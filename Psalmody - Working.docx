
<file path=[Content_Types].xml><?xml version="1.0" encoding="utf-8"?>
<Types xmlns="http://schemas.openxmlformats.org/package/2006/content-types">
  <Default Extension="xml" ContentType="application/xml"/>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8E8F62" w14:textId="5FE047E4" w:rsidR="009A11DD" w:rsidRDefault="009A11DD" w:rsidP="00FB5E62">
      <w:pPr>
        <w:pStyle w:val="Heading3"/>
        <w:rPr>
          <w:lang w:val="en-US"/>
        </w:rPr>
      </w:pPr>
      <w:bookmarkStart w:id="0" w:name="_Toc298681231"/>
      <w:bookmarkStart w:id="1" w:name="_Toc308441892"/>
      <w:bookmarkStart w:id="2" w:name="_Ref439328232"/>
      <w:bookmarkStart w:id="3" w:name="_Ref439518468"/>
      <w:bookmarkStart w:id="4" w:name="_Ref448062260"/>
      <w:bookmarkStart w:id="5" w:name="_Toc289108464"/>
      <w:bookmarkStart w:id="6" w:name="_Toc289112504"/>
      <w:bookmarkStart w:id="7" w:name="_Toc297322051"/>
      <w:bookmarkStart w:id="8" w:name="_Toc297407696"/>
      <w:r>
        <w:rPr>
          <w:lang w:val="en-US"/>
        </w:rPr>
        <w:t>Brief Table of Contents</w:t>
      </w:r>
      <w:bookmarkEnd w:id="0"/>
      <w:bookmarkEnd w:id="1"/>
      <w:bookmarkEnd w:id="2"/>
      <w:bookmarkEnd w:id="3"/>
      <w:bookmarkEnd w:id="4"/>
    </w:p>
    <w:p w14:paraId="0CC363D2" w14:textId="1F99A180" w:rsidR="00790D8D" w:rsidRDefault="003A78C2">
      <w:pPr>
        <w:pStyle w:val="TOC1"/>
        <w:tabs>
          <w:tab w:val="right" w:leader="dot" w:pos="8846"/>
        </w:tabs>
        <w:rPr>
          <w:rFonts w:asciiTheme="minorHAnsi" w:eastAsiaTheme="minorEastAsia" w:hAnsiTheme="minorHAnsi"/>
          <w:noProof/>
          <w:szCs w:val="24"/>
          <w:lang w:val="en-US"/>
        </w:rPr>
      </w:pPr>
      <w:r>
        <w:rPr>
          <w:lang w:val="en-US"/>
        </w:rPr>
        <w:fldChar w:fldCharType="begin"/>
      </w:r>
      <w:r w:rsidR="00236E2B">
        <w:rPr>
          <w:lang w:val="en-US"/>
        </w:rPr>
        <w:instrText xml:space="preserve"> TOC \o "1-2" \h \z \u </w:instrText>
      </w:r>
      <w:r>
        <w:rPr>
          <w:lang w:val="en-US"/>
        </w:rPr>
        <w:fldChar w:fldCharType="separate"/>
      </w:r>
      <w:hyperlink w:anchor="_Toc448696617" w:history="1">
        <w:r w:rsidR="00790D8D" w:rsidRPr="00174F57">
          <w:rPr>
            <w:rStyle w:val="Hyperlink"/>
            <w:noProof/>
          </w:rPr>
          <w:t>The Horologion: The Book of the Hour</w:t>
        </w:r>
        <w:r w:rsidR="00790D8D">
          <w:rPr>
            <w:noProof/>
            <w:webHidden/>
          </w:rPr>
          <w:tab/>
        </w:r>
        <w:r w:rsidR="00790D8D">
          <w:rPr>
            <w:noProof/>
            <w:webHidden/>
          </w:rPr>
          <w:fldChar w:fldCharType="begin"/>
        </w:r>
        <w:r w:rsidR="00790D8D">
          <w:rPr>
            <w:noProof/>
            <w:webHidden/>
          </w:rPr>
          <w:instrText xml:space="preserve"> PAGEREF _Toc448696617 \h </w:instrText>
        </w:r>
        <w:r w:rsidR="00790D8D">
          <w:rPr>
            <w:noProof/>
            <w:webHidden/>
          </w:rPr>
        </w:r>
        <w:r w:rsidR="00790D8D">
          <w:rPr>
            <w:noProof/>
            <w:webHidden/>
          </w:rPr>
          <w:fldChar w:fldCharType="separate"/>
        </w:r>
        <w:r w:rsidR="000C7DE2">
          <w:rPr>
            <w:noProof/>
            <w:webHidden/>
          </w:rPr>
          <w:t>3</w:t>
        </w:r>
        <w:r w:rsidR="00790D8D">
          <w:rPr>
            <w:noProof/>
            <w:webHidden/>
          </w:rPr>
          <w:fldChar w:fldCharType="end"/>
        </w:r>
      </w:hyperlink>
    </w:p>
    <w:p w14:paraId="3ED923AA" w14:textId="3CE9BF1D" w:rsidR="00790D8D" w:rsidRDefault="00BF6550">
      <w:pPr>
        <w:pStyle w:val="TOC2"/>
        <w:tabs>
          <w:tab w:val="right" w:leader="dot" w:pos="8846"/>
        </w:tabs>
        <w:rPr>
          <w:rFonts w:asciiTheme="minorHAnsi" w:eastAsiaTheme="minorEastAsia" w:hAnsiTheme="minorHAnsi"/>
          <w:noProof/>
          <w:szCs w:val="24"/>
          <w:lang w:val="en-US"/>
        </w:rPr>
      </w:pPr>
      <w:hyperlink w:anchor="_Toc448696618" w:history="1">
        <w:r w:rsidR="00790D8D" w:rsidRPr="00174F57">
          <w:rPr>
            <w:rStyle w:val="Hyperlink"/>
            <w:noProof/>
          </w:rPr>
          <w:t>The Setting of the Sun: Vespers (the Eleventh Hour)</w:t>
        </w:r>
        <w:r w:rsidR="00790D8D">
          <w:rPr>
            <w:noProof/>
            <w:webHidden/>
          </w:rPr>
          <w:tab/>
        </w:r>
        <w:r w:rsidR="00790D8D">
          <w:rPr>
            <w:noProof/>
            <w:webHidden/>
          </w:rPr>
          <w:fldChar w:fldCharType="begin"/>
        </w:r>
        <w:r w:rsidR="00790D8D">
          <w:rPr>
            <w:noProof/>
            <w:webHidden/>
          </w:rPr>
          <w:instrText xml:space="preserve"> PAGEREF _Toc448696618 \h </w:instrText>
        </w:r>
        <w:r w:rsidR="00790D8D">
          <w:rPr>
            <w:noProof/>
            <w:webHidden/>
          </w:rPr>
        </w:r>
        <w:r w:rsidR="00790D8D">
          <w:rPr>
            <w:noProof/>
            <w:webHidden/>
          </w:rPr>
          <w:fldChar w:fldCharType="separate"/>
        </w:r>
        <w:r w:rsidR="000C7DE2">
          <w:rPr>
            <w:noProof/>
            <w:webHidden/>
          </w:rPr>
          <w:t>4</w:t>
        </w:r>
        <w:r w:rsidR="00790D8D">
          <w:rPr>
            <w:noProof/>
            <w:webHidden/>
          </w:rPr>
          <w:fldChar w:fldCharType="end"/>
        </w:r>
      </w:hyperlink>
    </w:p>
    <w:p w14:paraId="2B3A0953" w14:textId="646FF41F" w:rsidR="00790D8D" w:rsidRDefault="00BF6550">
      <w:pPr>
        <w:pStyle w:val="TOC2"/>
        <w:tabs>
          <w:tab w:val="right" w:leader="dot" w:pos="8846"/>
        </w:tabs>
        <w:rPr>
          <w:rFonts w:asciiTheme="minorHAnsi" w:eastAsiaTheme="minorEastAsia" w:hAnsiTheme="minorHAnsi"/>
          <w:noProof/>
          <w:szCs w:val="24"/>
          <w:lang w:val="en-US"/>
        </w:rPr>
      </w:pPr>
      <w:hyperlink w:anchor="_Toc448696619" w:history="1">
        <w:r w:rsidR="00790D8D" w:rsidRPr="00174F57">
          <w:rPr>
            <w:rStyle w:val="Hyperlink"/>
            <w:noProof/>
          </w:rPr>
          <w:t>After Supper: Retiring (the Twelfth Hour)</w:t>
        </w:r>
        <w:r w:rsidR="00790D8D">
          <w:rPr>
            <w:noProof/>
            <w:webHidden/>
          </w:rPr>
          <w:tab/>
        </w:r>
        <w:r w:rsidR="00790D8D">
          <w:rPr>
            <w:noProof/>
            <w:webHidden/>
          </w:rPr>
          <w:fldChar w:fldCharType="begin"/>
        </w:r>
        <w:r w:rsidR="00790D8D">
          <w:rPr>
            <w:noProof/>
            <w:webHidden/>
          </w:rPr>
          <w:instrText xml:space="preserve"> PAGEREF _Toc448696619 \h </w:instrText>
        </w:r>
        <w:r w:rsidR="00790D8D">
          <w:rPr>
            <w:noProof/>
            <w:webHidden/>
          </w:rPr>
        </w:r>
        <w:r w:rsidR="00790D8D">
          <w:rPr>
            <w:noProof/>
            <w:webHidden/>
          </w:rPr>
          <w:fldChar w:fldCharType="separate"/>
        </w:r>
        <w:r w:rsidR="000C7DE2">
          <w:rPr>
            <w:noProof/>
            <w:webHidden/>
          </w:rPr>
          <w:t>17</w:t>
        </w:r>
        <w:r w:rsidR="00790D8D">
          <w:rPr>
            <w:noProof/>
            <w:webHidden/>
          </w:rPr>
          <w:fldChar w:fldCharType="end"/>
        </w:r>
      </w:hyperlink>
    </w:p>
    <w:p w14:paraId="6C848373" w14:textId="1CF67894" w:rsidR="00790D8D" w:rsidRDefault="00BF6550">
      <w:pPr>
        <w:pStyle w:val="TOC2"/>
        <w:tabs>
          <w:tab w:val="right" w:leader="dot" w:pos="8846"/>
        </w:tabs>
        <w:rPr>
          <w:rFonts w:asciiTheme="minorHAnsi" w:eastAsiaTheme="minorEastAsia" w:hAnsiTheme="minorHAnsi"/>
          <w:noProof/>
          <w:szCs w:val="24"/>
          <w:lang w:val="en-US"/>
        </w:rPr>
      </w:pPr>
      <w:hyperlink w:anchor="_Toc448696620" w:history="1">
        <w:r w:rsidR="00790D8D" w:rsidRPr="00174F57">
          <w:rPr>
            <w:rStyle w:val="Hyperlink"/>
            <w:noProof/>
          </w:rPr>
          <w:t>Midnight</w:t>
        </w:r>
        <w:r w:rsidR="00790D8D">
          <w:rPr>
            <w:noProof/>
            <w:webHidden/>
          </w:rPr>
          <w:tab/>
        </w:r>
        <w:r w:rsidR="00790D8D">
          <w:rPr>
            <w:noProof/>
            <w:webHidden/>
          </w:rPr>
          <w:fldChar w:fldCharType="begin"/>
        </w:r>
        <w:r w:rsidR="00790D8D">
          <w:rPr>
            <w:noProof/>
            <w:webHidden/>
          </w:rPr>
          <w:instrText xml:space="preserve"> PAGEREF _Toc448696620 \h </w:instrText>
        </w:r>
        <w:r w:rsidR="00790D8D">
          <w:rPr>
            <w:noProof/>
            <w:webHidden/>
          </w:rPr>
        </w:r>
        <w:r w:rsidR="00790D8D">
          <w:rPr>
            <w:noProof/>
            <w:webHidden/>
          </w:rPr>
          <w:fldChar w:fldCharType="separate"/>
        </w:r>
        <w:r w:rsidR="000C7DE2">
          <w:rPr>
            <w:noProof/>
            <w:webHidden/>
          </w:rPr>
          <w:t>32</w:t>
        </w:r>
        <w:r w:rsidR="00790D8D">
          <w:rPr>
            <w:noProof/>
            <w:webHidden/>
          </w:rPr>
          <w:fldChar w:fldCharType="end"/>
        </w:r>
      </w:hyperlink>
    </w:p>
    <w:p w14:paraId="32B3CBDD" w14:textId="633AEF0D" w:rsidR="00790D8D" w:rsidRDefault="00BF6550">
      <w:pPr>
        <w:pStyle w:val="TOC2"/>
        <w:tabs>
          <w:tab w:val="right" w:leader="dot" w:pos="8846"/>
        </w:tabs>
        <w:rPr>
          <w:rFonts w:asciiTheme="minorHAnsi" w:eastAsiaTheme="minorEastAsia" w:hAnsiTheme="minorHAnsi"/>
          <w:noProof/>
          <w:szCs w:val="24"/>
          <w:lang w:val="en-US"/>
        </w:rPr>
      </w:pPr>
      <w:hyperlink w:anchor="_Toc448696621" w:history="1">
        <w:r w:rsidR="00790D8D" w:rsidRPr="00174F57">
          <w:rPr>
            <w:rStyle w:val="Hyperlink"/>
            <w:noProof/>
          </w:rPr>
          <w:t>The Rising of the Sun: Matins (or Lauds)</w:t>
        </w:r>
        <w:r w:rsidR="00790D8D">
          <w:rPr>
            <w:noProof/>
            <w:webHidden/>
          </w:rPr>
          <w:tab/>
        </w:r>
        <w:r w:rsidR="00790D8D">
          <w:rPr>
            <w:noProof/>
            <w:webHidden/>
          </w:rPr>
          <w:fldChar w:fldCharType="begin"/>
        </w:r>
        <w:r w:rsidR="00790D8D">
          <w:rPr>
            <w:noProof/>
            <w:webHidden/>
          </w:rPr>
          <w:instrText xml:space="preserve"> PAGEREF _Toc448696621 \h </w:instrText>
        </w:r>
        <w:r w:rsidR="00790D8D">
          <w:rPr>
            <w:noProof/>
            <w:webHidden/>
          </w:rPr>
        </w:r>
        <w:r w:rsidR="00790D8D">
          <w:rPr>
            <w:noProof/>
            <w:webHidden/>
          </w:rPr>
          <w:fldChar w:fldCharType="separate"/>
        </w:r>
        <w:r w:rsidR="000C7DE2">
          <w:rPr>
            <w:noProof/>
            <w:webHidden/>
          </w:rPr>
          <w:t>47</w:t>
        </w:r>
        <w:r w:rsidR="00790D8D">
          <w:rPr>
            <w:noProof/>
            <w:webHidden/>
          </w:rPr>
          <w:fldChar w:fldCharType="end"/>
        </w:r>
      </w:hyperlink>
    </w:p>
    <w:p w14:paraId="36A0A524" w14:textId="6220BF57" w:rsidR="00790D8D" w:rsidRDefault="00BF6550">
      <w:pPr>
        <w:pStyle w:val="TOC2"/>
        <w:tabs>
          <w:tab w:val="right" w:leader="dot" w:pos="8846"/>
        </w:tabs>
        <w:rPr>
          <w:rFonts w:asciiTheme="minorHAnsi" w:eastAsiaTheme="minorEastAsia" w:hAnsiTheme="minorHAnsi"/>
          <w:noProof/>
          <w:szCs w:val="24"/>
          <w:lang w:val="en-US"/>
        </w:rPr>
      </w:pPr>
      <w:hyperlink w:anchor="_Toc448696622" w:history="1">
        <w:r w:rsidR="00790D8D" w:rsidRPr="00174F57">
          <w:rPr>
            <w:rStyle w:val="Hyperlink"/>
            <w:noProof/>
          </w:rPr>
          <w:t>Early Morning: Prime (The First Hour)</w:t>
        </w:r>
        <w:r w:rsidR="00790D8D">
          <w:rPr>
            <w:noProof/>
            <w:webHidden/>
          </w:rPr>
          <w:tab/>
        </w:r>
        <w:r w:rsidR="00790D8D">
          <w:rPr>
            <w:noProof/>
            <w:webHidden/>
          </w:rPr>
          <w:fldChar w:fldCharType="begin"/>
        </w:r>
        <w:r w:rsidR="00790D8D">
          <w:rPr>
            <w:noProof/>
            <w:webHidden/>
          </w:rPr>
          <w:instrText xml:space="preserve"> PAGEREF _Toc448696622 \h </w:instrText>
        </w:r>
        <w:r w:rsidR="00790D8D">
          <w:rPr>
            <w:noProof/>
            <w:webHidden/>
          </w:rPr>
        </w:r>
        <w:r w:rsidR="00790D8D">
          <w:rPr>
            <w:noProof/>
            <w:webHidden/>
          </w:rPr>
          <w:fldChar w:fldCharType="separate"/>
        </w:r>
        <w:r w:rsidR="000C7DE2">
          <w:rPr>
            <w:noProof/>
            <w:webHidden/>
          </w:rPr>
          <w:t>48</w:t>
        </w:r>
        <w:r w:rsidR="00790D8D">
          <w:rPr>
            <w:noProof/>
            <w:webHidden/>
          </w:rPr>
          <w:fldChar w:fldCharType="end"/>
        </w:r>
      </w:hyperlink>
    </w:p>
    <w:p w14:paraId="4BEC3756" w14:textId="073ABAB5" w:rsidR="00790D8D" w:rsidRDefault="00BF6550">
      <w:pPr>
        <w:pStyle w:val="TOC2"/>
        <w:tabs>
          <w:tab w:val="right" w:leader="dot" w:pos="8846"/>
        </w:tabs>
        <w:rPr>
          <w:rFonts w:asciiTheme="minorHAnsi" w:eastAsiaTheme="minorEastAsia" w:hAnsiTheme="minorHAnsi"/>
          <w:noProof/>
          <w:szCs w:val="24"/>
          <w:lang w:val="en-US"/>
        </w:rPr>
      </w:pPr>
      <w:hyperlink w:anchor="_Toc448696623" w:history="1">
        <w:r w:rsidR="00790D8D" w:rsidRPr="00174F57">
          <w:rPr>
            <w:rStyle w:val="Hyperlink"/>
            <w:noProof/>
          </w:rPr>
          <w:t>Mid-Morning (The Third Hour)</w:t>
        </w:r>
        <w:r w:rsidR="00790D8D">
          <w:rPr>
            <w:noProof/>
            <w:webHidden/>
          </w:rPr>
          <w:tab/>
        </w:r>
        <w:r w:rsidR="00790D8D">
          <w:rPr>
            <w:noProof/>
            <w:webHidden/>
          </w:rPr>
          <w:fldChar w:fldCharType="begin"/>
        </w:r>
        <w:r w:rsidR="00790D8D">
          <w:rPr>
            <w:noProof/>
            <w:webHidden/>
          </w:rPr>
          <w:instrText xml:space="preserve"> PAGEREF _Toc448696623 \h </w:instrText>
        </w:r>
        <w:r w:rsidR="00790D8D">
          <w:rPr>
            <w:noProof/>
            <w:webHidden/>
          </w:rPr>
        </w:r>
        <w:r w:rsidR="00790D8D">
          <w:rPr>
            <w:noProof/>
            <w:webHidden/>
          </w:rPr>
          <w:fldChar w:fldCharType="separate"/>
        </w:r>
        <w:r w:rsidR="000C7DE2">
          <w:rPr>
            <w:noProof/>
            <w:webHidden/>
          </w:rPr>
          <w:t>67</w:t>
        </w:r>
        <w:r w:rsidR="00790D8D">
          <w:rPr>
            <w:noProof/>
            <w:webHidden/>
          </w:rPr>
          <w:fldChar w:fldCharType="end"/>
        </w:r>
      </w:hyperlink>
    </w:p>
    <w:p w14:paraId="4013AF3D" w14:textId="30BA9531" w:rsidR="00790D8D" w:rsidRDefault="00BF6550">
      <w:pPr>
        <w:pStyle w:val="TOC2"/>
        <w:tabs>
          <w:tab w:val="right" w:leader="dot" w:pos="8846"/>
        </w:tabs>
        <w:rPr>
          <w:rFonts w:asciiTheme="minorHAnsi" w:eastAsiaTheme="minorEastAsia" w:hAnsiTheme="minorHAnsi"/>
          <w:noProof/>
          <w:szCs w:val="24"/>
          <w:lang w:val="en-US"/>
        </w:rPr>
      </w:pPr>
      <w:hyperlink w:anchor="_Toc448696624" w:history="1">
        <w:r w:rsidR="00790D8D" w:rsidRPr="00174F57">
          <w:rPr>
            <w:rStyle w:val="Hyperlink"/>
            <w:noProof/>
          </w:rPr>
          <w:t>Noon (The Sixth Hour)</w:t>
        </w:r>
        <w:r w:rsidR="00790D8D">
          <w:rPr>
            <w:noProof/>
            <w:webHidden/>
          </w:rPr>
          <w:tab/>
        </w:r>
        <w:r w:rsidR="00790D8D">
          <w:rPr>
            <w:noProof/>
            <w:webHidden/>
          </w:rPr>
          <w:fldChar w:fldCharType="begin"/>
        </w:r>
        <w:r w:rsidR="00790D8D">
          <w:rPr>
            <w:noProof/>
            <w:webHidden/>
          </w:rPr>
          <w:instrText xml:space="preserve"> PAGEREF _Toc448696624 \h </w:instrText>
        </w:r>
        <w:r w:rsidR="00790D8D">
          <w:rPr>
            <w:noProof/>
            <w:webHidden/>
          </w:rPr>
        </w:r>
        <w:r w:rsidR="00790D8D">
          <w:rPr>
            <w:noProof/>
            <w:webHidden/>
          </w:rPr>
          <w:fldChar w:fldCharType="separate"/>
        </w:r>
        <w:r w:rsidR="000C7DE2">
          <w:rPr>
            <w:noProof/>
            <w:webHidden/>
          </w:rPr>
          <w:t>70</w:t>
        </w:r>
        <w:r w:rsidR="00790D8D">
          <w:rPr>
            <w:noProof/>
            <w:webHidden/>
          </w:rPr>
          <w:fldChar w:fldCharType="end"/>
        </w:r>
      </w:hyperlink>
    </w:p>
    <w:p w14:paraId="4E369E90" w14:textId="1DB73576" w:rsidR="00790D8D" w:rsidRDefault="00BF6550">
      <w:pPr>
        <w:pStyle w:val="TOC2"/>
        <w:tabs>
          <w:tab w:val="right" w:leader="dot" w:pos="8846"/>
        </w:tabs>
        <w:rPr>
          <w:rFonts w:asciiTheme="minorHAnsi" w:eastAsiaTheme="minorEastAsia" w:hAnsiTheme="minorHAnsi"/>
          <w:noProof/>
          <w:szCs w:val="24"/>
          <w:lang w:val="en-US"/>
        </w:rPr>
      </w:pPr>
      <w:hyperlink w:anchor="_Toc448696625" w:history="1">
        <w:r w:rsidR="00790D8D" w:rsidRPr="00174F57">
          <w:rPr>
            <w:rStyle w:val="Hyperlink"/>
            <w:noProof/>
          </w:rPr>
          <w:t>Afternoon (The Ninth Hour)</w:t>
        </w:r>
        <w:r w:rsidR="00790D8D">
          <w:rPr>
            <w:noProof/>
            <w:webHidden/>
          </w:rPr>
          <w:tab/>
        </w:r>
        <w:r w:rsidR="00790D8D">
          <w:rPr>
            <w:noProof/>
            <w:webHidden/>
          </w:rPr>
          <w:fldChar w:fldCharType="begin"/>
        </w:r>
        <w:r w:rsidR="00790D8D">
          <w:rPr>
            <w:noProof/>
            <w:webHidden/>
          </w:rPr>
          <w:instrText xml:space="preserve"> PAGEREF _Toc448696625 \h </w:instrText>
        </w:r>
        <w:r w:rsidR="00790D8D">
          <w:rPr>
            <w:noProof/>
            <w:webHidden/>
          </w:rPr>
        </w:r>
        <w:r w:rsidR="00790D8D">
          <w:rPr>
            <w:noProof/>
            <w:webHidden/>
          </w:rPr>
          <w:fldChar w:fldCharType="separate"/>
        </w:r>
        <w:r w:rsidR="000C7DE2">
          <w:rPr>
            <w:noProof/>
            <w:webHidden/>
          </w:rPr>
          <w:t>74</w:t>
        </w:r>
        <w:r w:rsidR="00790D8D">
          <w:rPr>
            <w:noProof/>
            <w:webHidden/>
          </w:rPr>
          <w:fldChar w:fldCharType="end"/>
        </w:r>
      </w:hyperlink>
    </w:p>
    <w:p w14:paraId="206DC744" w14:textId="1A7DFA93" w:rsidR="00790D8D" w:rsidRDefault="00BF6550">
      <w:pPr>
        <w:pStyle w:val="TOC1"/>
        <w:tabs>
          <w:tab w:val="right" w:leader="dot" w:pos="8846"/>
        </w:tabs>
        <w:rPr>
          <w:rFonts w:asciiTheme="minorHAnsi" w:eastAsiaTheme="minorEastAsia" w:hAnsiTheme="minorHAnsi"/>
          <w:noProof/>
          <w:szCs w:val="24"/>
          <w:lang w:val="en-US"/>
        </w:rPr>
      </w:pPr>
      <w:hyperlink w:anchor="_Toc448696626" w:history="1">
        <w:r w:rsidR="00790D8D" w:rsidRPr="00174F57">
          <w:rPr>
            <w:rStyle w:val="Hyperlink"/>
            <w:noProof/>
          </w:rPr>
          <w:t>The Book of the Psalter</w:t>
        </w:r>
        <w:r w:rsidR="00790D8D">
          <w:rPr>
            <w:noProof/>
            <w:webHidden/>
          </w:rPr>
          <w:tab/>
        </w:r>
        <w:r w:rsidR="00790D8D">
          <w:rPr>
            <w:noProof/>
            <w:webHidden/>
          </w:rPr>
          <w:fldChar w:fldCharType="begin"/>
        </w:r>
        <w:r w:rsidR="00790D8D">
          <w:rPr>
            <w:noProof/>
            <w:webHidden/>
          </w:rPr>
          <w:instrText xml:space="preserve"> PAGEREF _Toc448696626 \h </w:instrText>
        </w:r>
        <w:r w:rsidR="00790D8D">
          <w:rPr>
            <w:noProof/>
            <w:webHidden/>
          </w:rPr>
        </w:r>
        <w:r w:rsidR="00790D8D">
          <w:rPr>
            <w:noProof/>
            <w:webHidden/>
          </w:rPr>
          <w:fldChar w:fldCharType="separate"/>
        </w:r>
        <w:r w:rsidR="000C7DE2">
          <w:rPr>
            <w:noProof/>
            <w:webHidden/>
          </w:rPr>
          <w:t>78</w:t>
        </w:r>
        <w:r w:rsidR="00790D8D">
          <w:rPr>
            <w:noProof/>
            <w:webHidden/>
          </w:rPr>
          <w:fldChar w:fldCharType="end"/>
        </w:r>
      </w:hyperlink>
    </w:p>
    <w:p w14:paraId="2E824416" w14:textId="754ED98A" w:rsidR="00790D8D" w:rsidRDefault="00BF6550">
      <w:pPr>
        <w:pStyle w:val="TOC2"/>
        <w:tabs>
          <w:tab w:val="right" w:leader="dot" w:pos="8846"/>
        </w:tabs>
        <w:rPr>
          <w:rFonts w:asciiTheme="minorHAnsi" w:eastAsiaTheme="minorEastAsia" w:hAnsiTheme="minorHAnsi"/>
          <w:noProof/>
          <w:szCs w:val="24"/>
          <w:lang w:val="en-US"/>
        </w:rPr>
      </w:pPr>
      <w:hyperlink w:anchor="_Toc448696627" w:history="1">
        <w:r w:rsidR="00790D8D" w:rsidRPr="00174F57">
          <w:rPr>
            <w:rStyle w:val="Hyperlink"/>
            <w:noProof/>
          </w:rPr>
          <w:t>The Psalms</w:t>
        </w:r>
        <w:r w:rsidR="00790D8D">
          <w:rPr>
            <w:noProof/>
            <w:webHidden/>
          </w:rPr>
          <w:tab/>
        </w:r>
        <w:r w:rsidR="00790D8D">
          <w:rPr>
            <w:noProof/>
            <w:webHidden/>
          </w:rPr>
          <w:fldChar w:fldCharType="begin"/>
        </w:r>
        <w:r w:rsidR="00790D8D">
          <w:rPr>
            <w:noProof/>
            <w:webHidden/>
          </w:rPr>
          <w:instrText xml:space="preserve"> PAGEREF _Toc448696627 \h </w:instrText>
        </w:r>
        <w:r w:rsidR="00790D8D">
          <w:rPr>
            <w:noProof/>
            <w:webHidden/>
          </w:rPr>
        </w:r>
        <w:r w:rsidR="00790D8D">
          <w:rPr>
            <w:noProof/>
            <w:webHidden/>
          </w:rPr>
          <w:fldChar w:fldCharType="separate"/>
        </w:r>
        <w:r w:rsidR="000C7DE2">
          <w:rPr>
            <w:noProof/>
            <w:webHidden/>
          </w:rPr>
          <w:t>85</w:t>
        </w:r>
        <w:r w:rsidR="00790D8D">
          <w:rPr>
            <w:noProof/>
            <w:webHidden/>
          </w:rPr>
          <w:fldChar w:fldCharType="end"/>
        </w:r>
      </w:hyperlink>
    </w:p>
    <w:p w14:paraId="567AC54D" w14:textId="2A7BB7B4" w:rsidR="00790D8D" w:rsidRDefault="00BF6550">
      <w:pPr>
        <w:pStyle w:val="TOC2"/>
        <w:tabs>
          <w:tab w:val="right" w:leader="dot" w:pos="8846"/>
        </w:tabs>
        <w:rPr>
          <w:rFonts w:asciiTheme="minorHAnsi" w:eastAsiaTheme="minorEastAsia" w:hAnsiTheme="minorHAnsi"/>
          <w:noProof/>
          <w:szCs w:val="24"/>
          <w:lang w:val="en-US"/>
        </w:rPr>
      </w:pPr>
      <w:hyperlink w:anchor="_Toc448696628" w:history="1">
        <w:r w:rsidR="00790D8D" w:rsidRPr="00174F57">
          <w:rPr>
            <w:rStyle w:val="Hyperlink"/>
            <w:noProof/>
          </w:rPr>
          <w:t>The Canticles</w:t>
        </w:r>
        <w:r w:rsidR="00790D8D">
          <w:rPr>
            <w:noProof/>
            <w:webHidden/>
          </w:rPr>
          <w:tab/>
        </w:r>
        <w:r w:rsidR="00790D8D">
          <w:rPr>
            <w:noProof/>
            <w:webHidden/>
          </w:rPr>
          <w:fldChar w:fldCharType="begin"/>
        </w:r>
        <w:r w:rsidR="00790D8D">
          <w:rPr>
            <w:noProof/>
            <w:webHidden/>
          </w:rPr>
          <w:instrText xml:space="preserve"> PAGEREF _Toc448696628 \h </w:instrText>
        </w:r>
        <w:r w:rsidR="00790D8D">
          <w:rPr>
            <w:noProof/>
            <w:webHidden/>
          </w:rPr>
        </w:r>
        <w:r w:rsidR="00790D8D">
          <w:rPr>
            <w:noProof/>
            <w:webHidden/>
          </w:rPr>
          <w:fldChar w:fldCharType="separate"/>
        </w:r>
        <w:r w:rsidR="000C7DE2">
          <w:rPr>
            <w:noProof/>
            <w:webHidden/>
          </w:rPr>
          <w:t>325</w:t>
        </w:r>
        <w:r w:rsidR="00790D8D">
          <w:rPr>
            <w:noProof/>
            <w:webHidden/>
          </w:rPr>
          <w:fldChar w:fldCharType="end"/>
        </w:r>
      </w:hyperlink>
    </w:p>
    <w:p w14:paraId="3EEFF57D" w14:textId="19206182" w:rsidR="00790D8D" w:rsidRDefault="00BF6550">
      <w:pPr>
        <w:pStyle w:val="TOC1"/>
        <w:tabs>
          <w:tab w:val="right" w:leader="dot" w:pos="8846"/>
        </w:tabs>
        <w:rPr>
          <w:rFonts w:asciiTheme="minorHAnsi" w:eastAsiaTheme="minorEastAsia" w:hAnsiTheme="minorHAnsi"/>
          <w:noProof/>
          <w:szCs w:val="24"/>
          <w:lang w:val="en-US"/>
        </w:rPr>
      </w:pPr>
      <w:hyperlink w:anchor="_Toc448696629" w:history="1">
        <w:r w:rsidR="00790D8D" w:rsidRPr="00174F57">
          <w:rPr>
            <w:rStyle w:val="Hyperlink"/>
            <w:noProof/>
          </w:rPr>
          <w:t>The Annual Psalis and Theotokia</w:t>
        </w:r>
        <w:r w:rsidR="00790D8D">
          <w:rPr>
            <w:noProof/>
            <w:webHidden/>
          </w:rPr>
          <w:tab/>
        </w:r>
        <w:r w:rsidR="00790D8D">
          <w:rPr>
            <w:noProof/>
            <w:webHidden/>
          </w:rPr>
          <w:fldChar w:fldCharType="begin"/>
        </w:r>
        <w:r w:rsidR="00790D8D">
          <w:rPr>
            <w:noProof/>
            <w:webHidden/>
          </w:rPr>
          <w:instrText xml:space="preserve"> PAGEREF _Toc448696629 \h </w:instrText>
        </w:r>
        <w:r w:rsidR="00790D8D">
          <w:rPr>
            <w:noProof/>
            <w:webHidden/>
          </w:rPr>
        </w:r>
        <w:r w:rsidR="00790D8D">
          <w:rPr>
            <w:noProof/>
            <w:webHidden/>
          </w:rPr>
          <w:fldChar w:fldCharType="separate"/>
        </w:r>
        <w:r w:rsidR="000C7DE2">
          <w:rPr>
            <w:noProof/>
            <w:webHidden/>
          </w:rPr>
          <w:t>412</w:t>
        </w:r>
        <w:r w:rsidR="00790D8D">
          <w:rPr>
            <w:noProof/>
            <w:webHidden/>
          </w:rPr>
          <w:fldChar w:fldCharType="end"/>
        </w:r>
      </w:hyperlink>
    </w:p>
    <w:p w14:paraId="16A98013" w14:textId="40F184D1" w:rsidR="00790D8D" w:rsidRDefault="00BF6550">
      <w:pPr>
        <w:pStyle w:val="TOC2"/>
        <w:tabs>
          <w:tab w:val="right" w:leader="dot" w:pos="8846"/>
        </w:tabs>
        <w:rPr>
          <w:rFonts w:asciiTheme="minorHAnsi" w:eastAsiaTheme="minorEastAsia" w:hAnsiTheme="minorHAnsi"/>
          <w:noProof/>
          <w:szCs w:val="24"/>
          <w:lang w:val="en-US"/>
        </w:rPr>
      </w:pPr>
      <w:hyperlink w:anchor="_Toc448696630" w:history="1">
        <w:r w:rsidR="00790D8D" w:rsidRPr="00174F57">
          <w:rPr>
            <w:rStyle w:val="Hyperlink"/>
            <w:noProof/>
          </w:rPr>
          <w:t>Sunday</w:t>
        </w:r>
        <w:r w:rsidR="00790D8D">
          <w:rPr>
            <w:noProof/>
            <w:webHidden/>
          </w:rPr>
          <w:tab/>
        </w:r>
        <w:r w:rsidR="00790D8D">
          <w:rPr>
            <w:noProof/>
            <w:webHidden/>
          </w:rPr>
          <w:fldChar w:fldCharType="begin"/>
        </w:r>
        <w:r w:rsidR="00790D8D">
          <w:rPr>
            <w:noProof/>
            <w:webHidden/>
          </w:rPr>
          <w:instrText xml:space="preserve"> PAGEREF _Toc448696630 \h </w:instrText>
        </w:r>
        <w:r w:rsidR="00790D8D">
          <w:rPr>
            <w:noProof/>
            <w:webHidden/>
          </w:rPr>
        </w:r>
        <w:r w:rsidR="00790D8D">
          <w:rPr>
            <w:noProof/>
            <w:webHidden/>
          </w:rPr>
          <w:fldChar w:fldCharType="separate"/>
        </w:r>
        <w:r w:rsidR="000C7DE2">
          <w:rPr>
            <w:noProof/>
            <w:webHidden/>
          </w:rPr>
          <w:t>413</w:t>
        </w:r>
        <w:r w:rsidR="00790D8D">
          <w:rPr>
            <w:noProof/>
            <w:webHidden/>
          </w:rPr>
          <w:fldChar w:fldCharType="end"/>
        </w:r>
      </w:hyperlink>
    </w:p>
    <w:p w14:paraId="7FA30D33" w14:textId="50F73083" w:rsidR="00790D8D" w:rsidRDefault="00BF6550">
      <w:pPr>
        <w:pStyle w:val="TOC2"/>
        <w:tabs>
          <w:tab w:val="right" w:leader="dot" w:pos="8846"/>
        </w:tabs>
        <w:rPr>
          <w:rFonts w:asciiTheme="minorHAnsi" w:eastAsiaTheme="minorEastAsia" w:hAnsiTheme="minorHAnsi"/>
          <w:noProof/>
          <w:szCs w:val="24"/>
          <w:lang w:val="en-US"/>
        </w:rPr>
      </w:pPr>
      <w:hyperlink w:anchor="_Toc448696631" w:history="1">
        <w:r w:rsidR="00790D8D" w:rsidRPr="00174F57">
          <w:rPr>
            <w:rStyle w:val="Hyperlink"/>
            <w:noProof/>
          </w:rPr>
          <w:t>The Conclusion of the Adam Theotokias</w:t>
        </w:r>
        <w:r w:rsidR="00790D8D">
          <w:rPr>
            <w:noProof/>
            <w:webHidden/>
          </w:rPr>
          <w:tab/>
        </w:r>
        <w:r w:rsidR="00790D8D">
          <w:rPr>
            <w:noProof/>
            <w:webHidden/>
          </w:rPr>
          <w:fldChar w:fldCharType="begin"/>
        </w:r>
        <w:r w:rsidR="00790D8D">
          <w:rPr>
            <w:noProof/>
            <w:webHidden/>
          </w:rPr>
          <w:instrText xml:space="preserve"> PAGEREF _Toc448696631 \h </w:instrText>
        </w:r>
        <w:r w:rsidR="00790D8D">
          <w:rPr>
            <w:noProof/>
            <w:webHidden/>
          </w:rPr>
        </w:r>
        <w:r w:rsidR="00790D8D">
          <w:rPr>
            <w:noProof/>
            <w:webHidden/>
          </w:rPr>
          <w:fldChar w:fldCharType="separate"/>
        </w:r>
        <w:r w:rsidR="000C7DE2">
          <w:rPr>
            <w:noProof/>
            <w:webHidden/>
          </w:rPr>
          <w:t>452</w:t>
        </w:r>
        <w:r w:rsidR="00790D8D">
          <w:rPr>
            <w:noProof/>
            <w:webHidden/>
          </w:rPr>
          <w:fldChar w:fldCharType="end"/>
        </w:r>
      </w:hyperlink>
    </w:p>
    <w:p w14:paraId="2D3E557D" w14:textId="29D01FB4" w:rsidR="00790D8D" w:rsidRDefault="00BF6550">
      <w:pPr>
        <w:pStyle w:val="TOC2"/>
        <w:tabs>
          <w:tab w:val="right" w:leader="dot" w:pos="8846"/>
        </w:tabs>
        <w:rPr>
          <w:rFonts w:asciiTheme="minorHAnsi" w:eastAsiaTheme="minorEastAsia" w:hAnsiTheme="minorHAnsi"/>
          <w:noProof/>
          <w:szCs w:val="24"/>
          <w:lang w:val="en-US"/>
        </w:rPr>
      </w:pPr>
      <w:hyperlink w:anchor="_Toc448696632" w:history="1">
        <w:r w:rsidR="00790D8D" w:rsidRPr="00174F57">
          <w:rPr>
            <w:rStyle w:val="Hyperlink"/>
            <w:noProof/>
          </w:rPr>
          <w:t>Monday</w:t>
        </w:r>
        <w:r w:rsidR="00790D8D">
          <w:rPr>
            <w:noProof/>
            <w:webHidden/>
          </w:rPr>
          <w:tab/>
        </w:r>
        <w:r w:rsidR="00790D8D">
          <w:rPr>
            <w:noProof/>
            <w:webHidden/>
          </w:rPr>
          <w:fldChar w:fldCharType="begin"/>
        </w:r>
        <w:r w:rsidR="00790D8D">
          <w:rPr>
            <w:noProof/>
            <w:webHidden/>
          </w:rPr>
          <w:instrText xml:space="preserve"> PAGEREF _Toc448696632 \h </w:instrText>
        </w:r>
        <w:r w:rsidR="00790D8D">
          <w:rPr>
            <w:noProof/>
            <w:webHidden/>
          </w:rPr>
        </w:r>
        <w:r w:rsidR="00790D8D">
          <w:rPr>
            <w:noProof/>
            <w:webHidden/>
          </w:rPr>
          <w:fldChar w:fldCharType="separate"/>
        </w:r>
        <w:r w:rsidR="000C7DE2">
          <w:rPr>
            <w:noProof/>
            <w:webHidden/>
          </w:rPr>
          <w:t>455</w:t>
        </w:r>
        <w:r w:rsidR="00790D8D">
          <w:rPr>
            <w:noProof/>
            <w:webHidden/>
          </w:rPr>
          <w:fldChar w:fldCharType="end"/>
        </w:r>
      </w:hyperlink>
    </w:p>
    <w:p w14:paraId="4B626EE8" w14:textId="79D51906" w:rsidR="00790D8D" w:rsidRDefault="00BF6550">
      <w:pPr>
        <w:pStyle w:val="TOC2"/>
        <w:tabs>
          <w:tab w:val="right" w:leader="dot" w:pos="8846"/>
        </w:tabs>
        <w:rPr>
          <w:rFonts w:asciiTheme="minorHAnsi" w:eastAsiaTheme="minorEastAsia" w:hAnsiTheme="minorHAnsi"/>
          <w:noProof/>
          <w:szCs w:val="24"/>
          <w:lang w:val="en-US"/>
        </w:rPr>
      </w:pPr>
      <w:hyperlink w:anchor="_Toc448696633" w:history="1">
        <w:r w:rsidR="00790D8D" w:rsidRPr="00174F57">
          <w:rPr>
            <w:rStyle w:val="Hyperlink"/>
            <w:noProof/>
          </w:rPr>
          <w:t>Tuesday</w:t>
        </w:r>
        <w:r w:rsidR="00790D8D">
          <w:rPr>
            <w:noProof/>
            <w:webHidden/>
          </w:rPr>
          <w:tab/>
        </w:r>
        <w:r w:rsidR="00790D8D">
          <w:rPr>
            <w:noProof/>
            <w:webHidden/>
          </w:rPr>
          <w:fldChar w:fldCharType="begin"/>
        </w:r>
        <w:r w:rsidR="00790D8D">
          <w:rPr>
            <w:noProof/>
            <w:webHidden/>
          </w:rPr>
          <w:instrText xml:space="preserve"> PAGEREF _Toc448696633 \h </w:instrText>
        </w:r>
        <w:r w:rsidR="00790D8D">
          <w:rPr>
            <w:noProof/>
            <w:webHidden/>
          </w:rPr>
        </w:r>
        <w:r w:rsidR="00790D8D">
          <w:rPr>
            <w:noProof/>
            <w:webHidden/>
          </w:rPr>
          <w:fldChar w:fldCharType="separate"/>
        </w:r>
        <w:r w:rsidR="000C7DE2">
          <w:rPr>
            <w:noProof/>
            <w:webHidden/>
          </w:rPr>
          <w:t>470</w:t>
        </w:r>
        <w:r w:rsidR="00790D8D">
          <w:rPr>
            <w:noProof/>
            <w:webHidden/>
          </w:rPr>
          <w:fldChar w:fldCharType="end"/>
        </w:r>
      </w:hyperlink>
    </w:p>
    <w:p w14:paraId="1A459399" w14:textId="1EECD490" w:rsidR="00790D8D" w:rsidRDefault="00BF6550">
      <w:pPr>
        <w:pStyle w:val="TOC2"/>
        <w:tabs>
          <w:tab w:val="right" w:leader="dot" w:pos="8846"/>
        </w:tabs>
        <w:rPr>
          <w:rFonts w:asciiTheme="minorHAnsi" w:eastAsiaTheme="minorEastAsia" w:hAnsiTheme="minorHAnsi"/>
          <w:noProof/>
          <w:szCs w:val="24"/>
          <w:lang w:val="en-US"/>
        </w:rPr>
      </w:pPr>
      <w:hyperlink w:anchor="_Toc448696634" w:history="1">
        <w:r w:rsidR="00790D8D" w:rsidRPr="00174F57">
          <w:rPr>
            <w:rStyle w:val="Hyperlink"/>
            <w:noProof/>
          </w:rPr>
          <w:t>Wednesday</w:t>
        </w:r>
        <w:r w:rsidR="00790D8D">
          <w:rPr>
            <w:noProof/>
            <w:webHidden/>
          </w:rPr>
          <w:tab/>
        </w:r>
        <w:r w:rsidR="00790D8D">
          <w:rPr>
            <w:noProof/>
            <w:webHidden/>
          </w:rPr>
          <w:fldChar w:fldCharType="begin"/>
        </w:r>
        <w:r w:rsidR="00790D8D">
          <w:rPr>
            <w:noProof/>
            <w:webHidden/>
          </w:rPr>
          <w:instrText xml:space="preserve"> PAGEREF _Toc448696634 \h </w:instrText>
        </w:r>
        <w:r w:rsidR="00790D8D">
          <w:rPr>
            <w:noProof/>
            <w:webHidden/>
          </w:rPr>
        </w:r>
        <w:r w:rsidR="00790D8D">
          <w:rPr>
            <w:noProof/>
            <w:webHidden/>
          </w:rPr>
          <w:fldChar w:fldCharType="separate"/>
        </w:r>
        <w:r w:rsidR="000C7DE2">
          <w:rPr>
            <w:noProof/>
            <w:webHidden/>
          </w:rPr>
          <w:t>482</w:t>
        </w:r>
        <w:r w:rsidR="00790D8D">
          <w:rPr>
            <w:noProof/>
            <w:webHidden/>
          </w:rPr>
          <w:fldChar w:fldCharType="end"/>
        </w:r>
      </w:hyperlink>
    </w:p>
    <w:p w14:paraId="7A3C1BD6" w14:textId="5B0F4580" w:rsidR="00790D8D" w:rsidRDefault="00BF6550">
      <w:pPr>
        <w:pStyle w:val="TOC2"/>
        <w:tabs>
          <w:tab w:val="right" w:leader="dot" w:pos="8846"/>
        </w:tabs>
        <w:rPr>
          <w:rFonts w:asciiTheme="minorHAnsi" w:eastAsiaTheme="minorEastAsia" w:hAnsiTheme="minorHAnsi"/>
          <w:noProof/>
          <w:szCs w:val="24"/>
          <w:lang w:val="en-US"/>
        </w:rPr>
      </w:pPr>
      <w:hyperlink w:anchor="_Toc448696635" w:history="1">
        <w:r w:rsidR="00790D8D" w:rsidRPr="00174F57">
          <w:rPr>
            <w:rStyle w:val="Hyperlink"/>
            <w:noProof/>
          </w:rPr>
          <w:t>Thursday</w:t>
        </w:r>
        <w:r w:rsidR="00790D8D">
          <w:rPr>
            <w:noProof/>
            <w:webHidden/>
          </w:rPr>
          <w:tab/>
        </w:r>
        <w:r w:rsidR="00790D8D">
          <w:rPr>
            <w:noProof/>
            <w:webHidden/>
          </w:rPr>
          <w:fldChar w:fldCharType="begin"/>
        </w:r>
        <w:r w:rsidR="00790D8D">
          <w:rPr>
            <w:noProof/>
            <w:webHidden/>
          </w:rPr>
          <w:instrText xml:space="preserve"> PAGEREF _Toc448696635 \h </w:instrText>
        </w:r>
        <w:r w:rsidR="00790D8D">
          <w:rPr>
            <w:noProof/>
            <w:webHidden/>
          </w:rPr>
        </w:r>
        <w:r w:rsidR="00790D8D">
          <w:rPr>
            <w:noProof/>
            <w:webHidden/>
          </w:rPr>
          <w:fldChar w:fldCharType="separate"/>
        </w:r>
        <w:r w:rsidR="000C7DE2">
          <w:rPr>
            <w:noProof/>
            <w:webHidden/>
          </w:rPr>
          <w:t>494</w:t>
        </w:r>
        <w:r w:rsidR="00790D8D">
          <w:rPr>
            <w:noProof/>
            <w:webHidden/>
          </w:rPr>
          <w:fldChar w:fldCharType="end"/>
        </w:r>
      </w:hyperlink>
    </w:p>
    <w:p w14:paraId="6F04D6FA" w14:textId="783F603D" w:rsidR="00790D8D" w:rsidRDefault="00BF6550">
      <w:pPr>
        <w:pStyle w:val="TOC2"/>
        <w:tabs>
          <w:tab w:val="right" w:leader="dot" w:pos="8846"/>
        </w:tabs>
        <w:rPr>
          <w:rFonts w:asciiTheme="minorHAnsi" w:eastAsiaTheme="minorEastAsia" w:hAnsiTheme="minorHAnsi"/>
          <w:noProof/>
          <w:szCs w:val="24"/>
          <w:lang w:val="en-US"/>
        </w:rPr>
      </w:pPr>
      <w:hyperlink w:anchor="_Toc448696636" w:history="1">
        <w:r w:rsidR="00790D8D" w:rsidRPr="00174F57">
          <w:rPr>
            <w:rStyle w:val="Hyperlink"/>
            <w:noProof/>
          </w:rPr>
          <w:t>Friday</w:t>
        </w:r>
        <w:r w:rsidR="00790D8D">
          <w:rPr>
            <w:noProof/>
            <w:webHidden/>
          </w:rPr>
          <w:tab/>
        </w:r>
        <w:r w:rsidR="00790D8D">
          <w:rPr>
            <w:noProof/>
            <w:webHidden/>
          </w:rPr>
          <w:fldChar w:fldCharType="begin"/>
        </w:r>
        <w:r w:rsidR="00790D8D">
          <w:rPr>
            <w:noProof/>
            <w:webHidden/>
          </w:rPr>
          <w:instrText xml:space="preserve"> PAGEREF _Toc448696636 \h </w:instrText>
        </w:r>
        <w:r w:rsidR="00790D8D">
          <w:rPr>
            <w:noProof/>
            <w:webHidden/>
          </w:rPr>
        </w:r>
        <w:r w:rsidR="00790D8D">
          <w:rPr>
            <w:noProof/>
            <w:webHidden/>
          </w:rPr>
          <w:fldChar w:fldCharType="separate"/>
        </w:r>
        <w:r w:rsidR="000C7DE2">
          <w:rPr>
            <w:noProof/>
            <w:webHidden/>
          </w:rPr>
          <w:t>509</w:t>
        </w:r>
        <w:r w:rsidR="00790D8D">
          <w:rPr>
            <w:noProof/>
            <w:webHidden/>
          </w:rPr>
          <w:fldChar w:fldCharType="end"/>
        </w:r>
      </w:hyperlink>
    </w:p>
    <w:p w14:paraId="27B826F0" w14:textId="0D3D4B43" w:rsidR="00790D8D" w:rsidRDefault="00BF6550">
      <w:pPr>
        <w:pStyle w:val="TOC2"/>
        <w:tabs>
          <w:tab w:val="right" w:leader="dot" w:pos="8846"/>
        </w:tabs>
        <w:rPr>
          <w:rFonts w:asciiTheme="minorHAnsi" w:eastAsiaTheme="minorEastAsia" w:hAnsiTheme="minorHAnsi"/>
          <w:noProof/>
          <w:szCs w:val="24"/>
          <w:lang w:val="en-US"/>
        </w:rPr>
      </w:pPr>
      <w:hyperlink w:anchor="_Toc448696637" w:history="1">
        <w:r w:rsidR="00790D8D" w:rsidRPr="00174F57">
          <w:rPr>
            <w:rStyle w:val="Hyperlink"/>
            <w:noProof/>
          </w:rPr>
          <w:t>Saturday</w:t>
        </w:r>
        <w:r w:rsidR="00790D8D">
          <w:rPr>
            <w:noProof/>
            <w:webHidden/>
          </w:rPr>
          <w:tab/>
        </w:r>
        <w:r w:rsidR="00790D8D">
          <w:rPr>
            <w:noProof/>
            <w:webHidden/>
          </w:rPr>
          <w:fldChar w:fldCharType="begin"/>
        </w:r>
        <w:r w:rsidR="00790D8D">
          <w:rPr>
            <w:noProof/>
            <w:webHidden/>
          </w:rPr>
          <w:instrText xml:space="preserve"> PAGEREF _Toc448696637 \h </w:instrText>
        </w:r>
        <w:r w:rsidR="00790D8D">
          <w:rPr>
            <w:noProof/>
            <w:webHidden/>
          </w:rPr>
        </w:r>
        <w:r w:rsidR="00790D8D">
          <w:rPr>
            <w:noProof/>
            <w:webHidden/>
          </w:rPr>
          <w:fldChar w:fldCharType="separate"/>
        </w:r>
        <w:r w:rsidR="000C7DE2">
          <w:rPr>
            <w:noProof/>
            <w:webHidden/>
          </w:rPr>
          <w:t>518</w:t>
        </w:r>
        <w:r w:rsidR="00790D8D">
          <w:rPr>
            <w:noProof/>
            <w:webHidden/>
          </w:rPr>
          <w:fldChar w:fldCharType="end"/>
        </w:r>
      </w:hyperlink>
    </w:p>
    <w:p w14:paraId="5EBA913D" w14:textId="6E3AC13D" w:rsidR="00790D8D" w:rsidRDefault="00BF6550">
      <w:pPr>
        <w:pStyle w:val="TOC2"/>
        <w:tabs>
          <w:tab w:val="right" w:leader="dot" w:pos="8846"/>
        </w:tabs>
        <w:rPr>
          <w:rFonts w:asciiTheme="minorHAnsi" w:eastAsiaTheme="minorEastAsia" w:hAnsiTheme="minorHAnsi"/>
          <w:noProof/>
          <w:szCs w:val="24"/>
          <w:lang w:val="en-US"/>
        </w:rPr>
      </w:pPr>
      <w:hyperlink w:anchor="_Toc448696638" w:history="1">
        <w:r w:rsidR="00790D8D" w:rsidRPr="00174F57">
          <w:rPr>
            <w:rStyle w:val="Hyperlink"/>
            <w:noProof/>
          </w:rPr>
          <w:t>The Ending of the Batos Theotokias</w:t>
        </w:r>
        <w:r w:rsidR="00790D8D">
          <w:rPr>
            <w:noProof/>
            <w:webHidden/>
          </w:rPr>
          <w:tab/>
        </w:r>
        <w:r w:rsidR="00790D8D">
          <w:rPr>
            <w:noProof/>
            <w:webHidden/>
          </w:rPr>
          <w:fldChar w:fldCharType="begin"/>
        </w:r>
        <w:r w:rsidR="00790D8D">
          <w:rPr>
            <w:noProof/>
            <w:webHidden/>
          </w:rPr>
          <w:instrText xml:space="preserve"> PAGEREF _Toc448696638 \h </w:instrText>
        </w:r>
        <w:r w:rsidR="00790D8D">
          <w:rPr>
            <w:noProof/>
            <w:webHidden/>
          </w:rPr>
        </w:r>
        <w:r w:rsidR="00790D8D">
          <w:rPr>
            <w:noProof/>
            <w:webHidden/>
          </w:rPr>
          <w:fldChar w:fldCharType="separate"/>
        </w:r>
        <w:r w:rsidR="000C7DE2">
          <w:rPr>
            <w:noProof/>
            <w:webHidden/>
          </w:rPr>
          <w:t>533</w:t>
        </w:r>
        <w:r w:rsidR="00790D8D">
          <w:rPr>
            <w:noProof/>
            <w:webHidden/>
          </w:rPr>
          <w:fldChar w:fldCharType="end"/>
        </w:r>
      </w:hyperlink>
    </w:p>
    <w:p w14:paraId="3662B903" w14:textId="277B3A31" w:rsidR="00790D8D" w:rsidRDefault="00BF6550">
      <w:pPr>
        <w:pStyle w:val="TOC1"/>
        <w:tabs>
          <w:tab w:val="right" w:leader="dot" w:pos="8846"/>
        </w:tabs>
        <w:rPr>
          <w:rFonts w:asciiTheme="minorHAnsi" w:eastAsiaTheme="minorEastAsia" w:hAnsiTheme="minorHAnsi"/>
          <w:noProof/>
          <w:szCs w:val="24"/>
          <w:lang w:val="en-US"/>
        </w:rPr>
      </w:pPr>
      <w:hyperlink w:anchor="_Toc448696639" w:history="1">
        <w:r w:rsidR="00790D8D" w:rsidRPr="00174F57">
          <w:rPr>
            <w:rStyle w:val="Hyperlink"/>
            <w:noProof/>
          </w:rPr>
          <w:t>The Raising of Incense</w:t>
        </w:r>
        <w:r w:rsidR="00790D8D">
          <w:rPr>
            <w:noProof/>
            <w:webHidden/>
          </w:rPr>
          <w:tab/>
        </w:r>
        <w:r w:rsidR="00790D8D">
          <w:rPr>
            <w:noProof/>
            <w:webHidden/>
          </w:rPr>
          <w:fldChar w:fldCharType="begin"/>
        </w:r>
        <w:r w:rsidR="00790D8D">
          <w:rPr>
            <w:noProof/>
            <w:webHidden/>
          </w:rPr>
          <w:instrText xml:space="preserve"> PAGEREF _Toc448696639 \h </w:instrText>
        </w:r>
        <w:r w:rsidR="00790D8D">
          <w:rPr>
            <w:noProof/>
            <w:webHidden/>
          </w:rPr>
        </w:r>
        <w:r w:rsidR="00790D8D">
          <w:rPr>
            <w:noProof/>
            <w:webHidden/>
          </w:rPr>
          <w:fldChar w:fldCharType="separate"/>
        </w:r>
        <w:r w:rsidR="000C7DE2">
          <w:rPr>
            <w:noProof/>
            <w:webHidden/>
          </w:rPr>
          <w:t>535</w:t>
        </w:r>
        <w:r w:rsidR="00790D8D">
          <w:rPr>
            <w:noProof/>
            <w:webHidden/>
          </w:rPr>
          <w:fldChar w:fldCharType="end"/>
        </w:r>
      </w:hyperlink>
    </w:p>
    <w:p w14:paraId="0460787E" w14:textId="2D20811C" w:rsidR="00790D8D" w:rsidRDefault="00BF6550">
      <w:pPr>
        <w:pStyle w:val="TOC1"/>
        <w:tabs>
          <w:tab w:val="right" w:leader="dot" w:pos="8846"/>
        </w:tabs>
        <w:rPr>
          <w:rFonts w:asciiTheme="minorHAnsi" w:eastAsiaTheme="minorEastAsia" w:hAnsiTheme="minorHAnsi"/>
          <w:noProof/>
          <w:szCs w:val="24"/>
          <w:lang w:val="en-US"/>
        </w:rPr>
      </w:pPr>
      <w:hyperlink w:anchor="_Toc448696640" w:history="1">
        <w:r w:rsidR="00790D8D" w:rsidRPr="00174F57">
          <w:rPr>
            <w:rStyle w:val="Hyperlink"/>
            <w:noProof/>
          </w:rPr>
          <w:t>Non-Traditional</w:t>
        </w:r>
        <w:r w:rsidR="00790D8D">
          <w:rPr>
            <w:noProof/>
            <w:webHidden/>
          </w:rPr>
          <w:tab/>
        </w:r>
        <w:r w:rsidR="00790D8D">
          <w:rPr>
            <w:noProof/>
            <w:webHidden/>
          </w:rPr>
          <w:fldChar w:fldCharType="begin"/>
        </w:r>
        <w:r w:rsidR="00790D8D">
          <w:rPr>
            <w:noProof/>
            <w:webHidden/>
          </w:rPr>
          <w:instrText xml:space="preserve"> PAGEREF _Toc448696640 \h </w:instrText>
        </w:r>
        <w:r w:rsidR="00790D8D">
          <w:rPr>
            <w:noProof/>
            <w:webHidden/>
          </w:rPr>
        </w:r>
        <w:r w:rsidR="00790D8D">
          <w:rPr>
            <w:noProof/>
            <w:webHidden/>
          </w:rPr>
          <w:fldChar w:fldCharType="separate"/>
        </w:r>
        <w:r w:rsidR="000C7DE2">
          <w:rPr>
            <w:noProof/>
            <w:webHidden/>
          </w:rPr>
          <w:t>569</w:t>
        </w:r>
        <w:r w:rsidR="00790D8D">
          <w:rPr>
            <w:noProof/>
            <w:webHidden/>
          </w:rPr>
          <w:fldChar w:fldCharType="end"/>
        </w:r>
      </w:hyperlink>
    </w:p>
    <w:p w14:paraId="03FB296F" w14:textId="22816404" w:rsidR="00790D8D" w:rsidRDefault="00BF6550">
      <w:pPr>
        <w:pStyle w:val="TOC2"/>
        <w:tabs>
          <w:tab w:val="right" w:leader="dot" w:pos="8846"/>
        </w:tabs>
        <w:rPr>
          <w:rFonts w:asciiTheme="minorHAnsi" w:eastAsiaTheme="minorEastAsia" w:hAnsiTheme="minorHAnsi"/>
          <w:noProof/>
          <w:szCs w:val="24"/>
          <w:lang w:val="en-US"/>
        </w:rPr>
      </w:pPr>
      <w:hyperlink w:anchor="_Toc448696641" w:history="1">
        <w:r w:rsidR="00790D8D" w:rsidRPr="00174F57">
          <w:rPr>
            <w:rStyle w:val="Hyperlink"/>
            <w:noProof/>
            <w:lang w:val="en-GB"/>
          </w:rPr>
          <w:t>Reader’s Service</w:t>
        </w:r>
        <w:r w:rsidR="00790D8D">
          <w:rPr>
            <w:noProof/>
            <w:webHidden/>
          </w:rPr>
          <w:tab/>
        </w:r>
        <w:r w:rsidR="00790D8D">
          <w:rPr>
            <w:noProof/>
            <w:webHidden/>
          </w:rPr>
          <w:fldChar w:fldCharType="begin"/>
        </w:r>
        <w:r w:rsidR="00790D8D">
          <w:rPr>
            <w:noProof/>
            <w:webHidden/>
          </w:rPr>
          <w:instrText xml:space="preserve"> PAGEREF _Toc448696641 \h </w:instrText>
        </w:r>
        <w:r w:rsidR="00790D8D">
          <w:rPr>
            <w:noProof/>
            <w:webHidden/>
          </w:rPr>
        </w:r>
        <w:r w:rsidR="00790D8D">
          <w:rPr>
            <w:noProof/>
            <w:webHidden/>
          </w:rPr>
          <w:fldChar w:fldCharType="separate"/>
        </w:r>
        <w:r w:rsidR="000C7DE2">
          <w:rPr>
            <w:noProof/>
            <w:webHidden/>
          </w:rPr>
          <w:t>570</w:t>
        </w:r>
        <w:r w:rsidR="00790D8D">
          <w:rPr>
            <w:noProof/>
            <w:webHidden/>
          </w:rPr>
          <w:fldChar w:fldCharType="end"/>
        </w:r>
      </w:hyperlink>
    </w:p>
    <w:p w14:paraId="55712884" w14:textId="274A8780" w:rsidR="00790D8D" w:rsidRDefault="00BF6550">
      <w:pPr>
        <w:pStyle w:val="TOC2"/>
        <w:tabs>
          <w:tab w:val="right" w:leader="dot" w:pos="8846"/>
        </w:tabs>
        <w:rPr>
          <w:rFonts w:asciiTheme="minorHAnsi" w:eastAsiaTheme="minorEastAsia" w:hAnsiTheme="minorHAnsi"/>
          <w:noProof/>
          <w:szCs w:val="24"/>
          <w:lang w:val="en-US"/>
        </w:rPr>
      </w:pPr>
      <w:hyperlink w:anchor="_Toc448696642" w:history="1">
        <w:r w:rsidR="00790D8D" w:rsidRPr="00174F57">
          <w:rPr>
            <w:rStyle w:val="Hyperlink"/>
            <w:noProof/>
          </w:rPr>
          <w:t>Prayers for Needs</w:t>
        </w:r>
        <w:r w:rsidR="00790D8D">
          <w:rPr>
            <w:noProof/>
            <w:webHidden/>
          </w:rPr>
          <w:tab/>
        </w:r>
        <w:r w:rsidR="00790D8D">
          <w:rPr>
            <w:noProof/>
            <w:webHidden/>
          </w:rPr>
          <w:fldChar w:fldCharType="begin"/>
        </w:r>
        <w:r w:rsidR="00790D8D">
          <w:rPr>
            <w:noProof/>
            <w:webHidden/>
          </w:rPr>
          <w:instrText xml:space="preserve"> PAGEREF _Toc448696642 \h </w:instrText>
        </w:r>
        <w:r w:rsidR="00790D8D">
          <w:rPr>
            <w:noProof/>
            <w:webHidden/>
          </w:rPr>
        </w:r>
        <w:r w:rsidR="00790D8D">
          <w:rPr>
            <w:noProof/>
            <w:webHidden/>
          </w:rPr>
          <w:fldChar w:fldCharType="separate"/>
        </w:r>
        <w:r w:rsidR="000C7DE2">
          <w:rPr>
            <w:noProof/>
            <w:webHidden/>
          </w:rPr>
          <w:t>591</w:t>
        </w:r>
        <w:r w:rsidR="00790D8D">
          <w:rPr>
            <w:noProof/>
            <w:webHidden/>
          </w:rPr>
          <w:fldChar w:fldCharType="end"/>
        </w:r>
      </w:hyperlink>
    </w:p>
    <w:p w14:paraId="712C3BB3" w14:textId="4AE5D2C6" w:rsidR="00790D8D" w:rsidRDefault="00BF6550">
      <w:pPr>
        <w:pStyle w:val="TOC1"/>
        <w:tabs>
          <w:tab w:val="right" w:leader="dot" w:pos="8846"/>
        </w:tabs>
        <w:rPr>
          <w:rFonts w:asciiTheme="minorHAnsi" w:eastAsiaTheme="minorEastAsia" w:hAnsiTheme="minorHAnsi"/>
          <w:noProof/>
          <w:szCs w:val="24"/>
          <w:lang w:val="en-US"/>
        </w:rPr>
      </w:pPr>
      <w:hyperlink w:anchor="_Toc448696643" w:history="1">
        <w:r w:rsidR="00790D8D" w:rsidRPr="00174F57">
          <w:rPr>
            <w:rStyle w:val="Hyperlink"/>
            <w:noProof/>
          </w:rPr>
          <w:t>The Book of Psalis and Doxologies</w:t>
        </w:r>
        <w:r w:rsidR="00790D8D">
          <w:rPr>
            <w:noProof/>
            <w:webHidden/>
          </w:rPr>
          <w:tab/>
        </w:r>
        <w:r w:rsidR="00790D8D">
          <w:rPr>
            <w:noProof/>
            <w:webHidden/>
          </w:rPr>
          <w:fldChar w:fldCharType="begin"/>
        </w:r>
        <w:r w:rsidR="00790D8D">
          <w:rPr>
            <w:noProof/>
            <w:webHidden/>
          </w:rPr>
          <w:instrText xml:space="preserve"> PAGEREF _Toc448696643 \h </w:instrText>
        </w:r>
        <w:r w:rsidR="00790D8D">
          <w:rPr>
            <w:noProof/>
            <w:webHidden/>
          </w:rPr>
        </w:r>
        <w:r w:rsidR="00790D8D">
          <w:rPr>
            <w:noProof/>
            <w:webHidden/>
          </w:rPr>
          <w:fldChar w:fldCharType="separate"/>
        </w:r>
        <w:r w:rsidR="000C7DE2">
          <w:rPr>
            <w:noProof/>
            <w:webHidden/>
          </w:rPr>
          <w:t>603</w:t>
        </w:r>
        <w:r w:rsidR="00790D8D">
          <w:rPr>
            <w:noProof/>
            <w:webHidden/>
          </w:rPr>
          <w:fldChar w:fldCharType="end"/>
        </w:r>
      </w:hyperlink>
    </w:p>
    <w:p w14:paraId="48FB2382" w14:textId="7368F821" w:rsidR="00790D8D" w:rsidRDefault="00BF6550">
      <w:pPr>
        <w:pStyle w:val="TOC2"/>
        <w:tabs>
          <w:tab w:val="right" w:leader="dot" w:pos="8846"/>
        </w:tabs>
        <w:rPr>
          <w:rFonts w:asciiTheme="minorHAnsi" w:eastAsiaTheme="minorEastAsia" w:hAnsiTheme="minorHAnsi"/>
          <w:noProof/>
          <w:szCs w:val="24"/>
          <w:lang w:val="en-US"/>
        </w:rPr>
      </w:pPr>
      <w:hyperlink w:anchor="_Toc448696644" w:history="1">
        <w:r w:rsidR="00790D8D" w:rsidRPr="00174F57">
          <w:rPr>
            <w:rStyle w:val="Hyperlink"/>
            <w:noProof/>
          </w:rPr>
          <w:t>General and Common Doxologies</w:t>
        </w:r>
        <w:r w:rsidR="00790D8D">
          <w:rPr>
            <w:noProof/>
            <w:webHidden/>
          </w:rPr>
          <w:tab/>
        </w:r>
        <w:r w:rsidR="00790D8D">
          <w:rPr>
            <w:noProof/>
            <w:webHidden/>
          </w:rPr>
          <w:fldChar w:fldCharType="begin"/>
        </w:r>
        <w:r w:rsidR="00790D8D">
          <w:rPr>
            <w:noProof/>
            <w:webHidden/>
          </w:rPr>
          <w:instrText xml:space="preserve"> PAGEREF _Toc448696644 \h </w:instrText>
        </w:r>
        <w:r w:rsidR="00790D8D">
          <w:rPr>
            <w:noProof/>
            <w:webHidden/>
          </w:rPr>
        </w:r>
        <w:r w:rsidR="00790D8D">
          <w:rPr>
            <w:noProof/>
            <w:webHidden/>
          </w:rPr>
          <w:fldChar w:fldCharType="separate"/>
        </w:r>
        <w:r w:rsidR="000C7DE2">
          <w:rPr>
            <w:noProof/>
            <w:webHidden/>
          </w:rPr>
          <w:t>604</w:t>
        </w:r>
        <w:r w:rsidR="00790D8D">
          <w:rPr>
            <w:noProof/>
            <w:webHidden/>
          </w:rPr>
          <w:fldChar w:fldCharType="end"/>
        </w:r>
      </w:hyperlink>
    </w:p>
    <w:p w14:paraId="658E1834" w14:textId="3EC2CEA7" w:rsidR="00790D8D" w:rsidRDefault="00BF6550">
      <w:pPr>
        <w:pStyle w:val="TOC2"/>
        <w:tabs>
          <w:tab w:val="right" w:leader="dot" w:pos="8846"/>
        </w:tabs>
        <w:rPr>
          <w:rFonts w:asciiTheme="minorHAnsi" w:eastAsiaTheme="minorEastAsia" w:hAnsiTheme="minorHAnsi"/>
          <w:noProof/>
          <w:szCs w:val="24"/>
          <w:lang w:val="en-US"/>
        </w:rPr>
      </w:pPr>
      <w:hyperlink w:anchor="_Toc448696645" w:history="1">
        <w:r w:rsidR="00790D8D" w:rsidRPr="00174F57">
          <w:rPr>
            <w:rStyle w:val="Hyperlink"/>
            <w:noProof/>
          </w:rPr>
          <w:t xml:space="preserve">September or </w:t>
        </w:r>
        <w:r w:rsidR="00790D8D" w:rsidRPr="00174F57">
          <w:rPr>
            <w:rStyle w:val="Hyperlink"/>
            <w:rFonts w:ascii="FreeSerifAvvaShenouda" w:eastAsia="Arial Unicode MS" w:hAnsi="FreeSerifAvvaShenouda" w:cs="FreeSerifAvvaShenouda"/>
            <w:noProof/>
            <w:lang w:val="en-US"/>
          </w:rPr>
          <w:t>Ⲑⲟⲟⲩⲧ</w:t>
        </w:r>
        <w:r w:rsidR="00790D8D">
          <w:rPr>
            <w:noProof/>
            <w:webHidden/>
          </w:rPr>
          <w:tab/>
        </w:r>
        <w:r w:rsidR="00790D8D">
          <w:rPr>
            <w:noProof/>
            <w:webHidden/>
          </w:rPr>
          <w:fldChar w:fldCharType="begin"/>
        </w:r>
        <w:r w:rsidR="00790D8D">
          <w:rPr>
            <w:noProof/>
            <w:webHidden/>
          </w:rPr>
          <w:instrText xml:space="preserve"> PAGEREF _Toc448696645 \h </w:instrText>
        </w:r>
        <w:r w:rsidR="00790D8D">
          <w:rPr>
            <w:noProof/>
            <w:webHidden/>
          </w:rPr>
        </w:r>
        <w:r w:rsidR="00790D8D">
          <w:rPr>
            <w:noProof/>
            <w:webHidden/>
          </w:rPr>
          <w:fldChar w:fldCharType="separate"/>
        </w:r>
        <w:r w:rsidR="000C7DE2">
          <w:rPr>
            <w:noProof/>
            <w:webHidden/>
          </w:rPr>
          <w:t>625</w:t>
        </w:r>
        <w:r w:rsidR="00790D8D">
          <w:rPr>
            <w:noProof/>
            <w:webHidden/>
          </w:rPr>
          <w:fldChar w:fldCharType="end"/>
        </w:r>
      </w:hyperlink>
    </w:p>
    <w:p w14:paraId="174364E6" w14:textId="60B99B94" w:rsidR="00790D8D" w:rsidRDefault="00BF6550">
      <w:pPr>
        <w:pStyle w:val="TOC2"/>
        <w:tabs>
          <w:tab w:val="right" w:leader="dot" w:pos="8846"/>
        </w:tabs>
        <w:rPr>
          <w:rFonts w:asciiTheme="minorHAnsi" w:eastAsiaTheme="minorEastAsia" w:hAnsiTheme="minorHAnsi"/>
          <w:noProof/>
          <w:szCs w:val="24"/>
          <w:lang w:val="en-US"/>
        </w:rPr>
      </w:pPr>
      <w:hyperlink w:anchor="_Toc448696646" w:history="1">
        <w:r w:rsidR="00790D8D" w:rsidRPr="00174F57">
          <w:rPr>
            <w:rStyle w:val="Hyperlink"/>
            <w:noProof/>
          </w:rPr>
          <w:t xml:space="preserve">October or </w:t>
        </w:r>
        <w:r w:rsidR="00790D8D" w:rsidRPr="00174F57">
          <w:rPr>
            <w:rStyle w:val="Hyperlink"/>
            <w:rFonts w:ascii="FreeSerifAvvaShenouda" w:hAnsi="FreeSerifAvvaShenouda" w:cs="FreeSerifAvvaShenouda"/>
            <w:noProof/>
          </w:rPr>
          <w:t>Ⲡⲁⲱⲡⲉ</w:t>
        </w:r>
        <w:r w:rsidR="00790D8D">
          <w:rPr>
            <w:noProof/>
            <w:webHidden/>
          </w:rPr>
          <w:tab/>
        </w:r>
        <w:r w:rsidR="00790D8D">
          <w:rPr>
            <w:noProof/>
            <w:webHidden/>
          </w:rPr>
          <w:fldChar w:fldCharType="begin"/>
        </w:r>
        <w:r w:rsidR="00790D8D">
          <w:rPr>
            <w:noProof/>
            <w:webHidden/>
          </w:rPr>
          <w:instrText xml:space="preserve"> PAGEREF _Toc448696646 \h </w:instrText>
        </w:r>
        <w:r w:rsidR="00790D8D">
          <w:rPr>
            <w:noProof/>
            <w:webHidden/>
          </w:rPr>
        </w:r>
        <w:r w:rsidR="00790D8D">
          <w:rPr>
            <w:noProof/>
            <w:webHidden/>
          </w:rPr>
          <w:fldChar w:fldCharType="separate"/>
        </w:r>
        <w:r w:rsidR="000C7DE2">
          <w:rPr>
            <w:noProof/>
            <w:webHidden/>
          </w:rPr>
          <w:t>674</w:t>
        </w:r>
        <w:r w:rsidR="00790D8D">
          <w:rPr>
            <w:noProof/>
            <w:webHidden/>
          </w:rPr>
          <w:fldChar w:fldCharType="end"/>
        </w:r>
      </w:hyperlink>
    </w:p>
    <w:p w14:paraId="0F829583" w14:textId="4CEDF1FB" w:rsidR="00790D8D" w:rsidRDefault="00BF6550">
      <w:pPr>
        <w:pStyle w:val="TOC2"/>
        <w:tabs>
          <w:tab w:val="right" w:leader="dot" w:pos="8846"/>
        </w:tabs>
        <w:rPr>
          <w:rFonts w:asciiTheme="minorHAnsi" w:eastAsiaTheme="minorEastAsia" w:hAnsiTheme="minorHAnsi"/>
          <w:noProof/>
          <w:szCs w:val="24"/>
          <w:lang w:val="en-US"/>
        </w:rPr>
      </w:pPr>
      <w:hyperlink w:anchor="_Toc448696647" w:history="1">
        <w:r w:rsidR="00790D8D" w:rsidRPr="00174F57">
          <w:rPr>
            <w:rStyle w:val="Hyperlink"/>
            <w:noProof/>
          </w:rPr>
          <w:t xml:space="preserve">November or </w:t>
        </w:r>
        <w:r w:rsidR="00790D8D" w:rsidRPr="00174F57">
          <w:rPr>
            <w:rStyle w:val="Hyperlink"/>
            <w:rFonts w:ascii="FreeSerifAvvaShenouda" w:eastAsia="Arial Unicode MS" w:hAnsi="FreeSerifAvvaShenouda" w:cs="FreeSerifAvvaShenouda"/>
            <w:noProof/>
          </w:rPr>
          <w:t>Ⲁⲑⲟⲣ</w:t>
        </w:r>
        <w:r w:rsidR="00790D8D">
          <w:rPr>
            <w:noProof/>
            <w:webHidden/>
          </w:rPr>
          <w:tab/>
        </w:r>
        <w:r w:rsidR="00790D8D">
          <w:rPr>
            <w:noProof/>
            <w:webHidden/>
          </w:rPr>
          <w:fldChar w:fldCharType="begin"/>
        </w:r>
        <w:r w:rsidR="00790D8D">
          <w:rPr>
            <w:noProof/>
            <w:webHidden/>
          </w:rPr>
          <w:instrText xml:space="preserve"> PAGEREF _Toc448696647 \h </w:instrText>
        </w:r>
        <w:r w:rsidR="00790D8D">
          <w:rPr>
            <w:noProof/>
            <w:webHidden/>
          </w:rPr>
        </w:r>
        <w:r w:rsidR="00790D8D">
          <w:rPr>
            <w:noProof/>
            <w:webHidden/>
          </w:rPr>
          <w:fldChar w:fldCharType="separate"/>
        </w:r>
        <w:r w:rsidR="000C7DE2">
          <w:rPr>
            <w:noProof/>
            <w:webHidden/>
          </w:rPr>
          <w:t>686</w:t>
        </w:r>
        <w:r w:rsidR="00790D8D">
          <w:rPr>
            <w:noProof/>
            <w:webHidden/>
          </w:rPr>
          <w:fldChar w:fldCharType="end"/>
        </w:r>
      </w:hyperlink>
    </w:p>
    <w:p w14:paraId="1FAE80C8" w14:textId="5D86AC6D" w:rsidR="00790D8D" w:rsidRDefault="00BF6550">
      <w:pPr>
        <w:pStyle w:val="TOC2"/>
        <w:tabs>
          <w:tab w:val="right" w:leader="dot" w:pos="8846"/>
        </w:tabs>
        <w:rPr>
          <w:rFonts w:asciiTheme="minorHAnsi" w:eastAsiaTheme="minorEastAsia" w:hAnsiTheme="minorHAnsi"/>
          <w:noProof/>
          <w:szCs w:val="24"/>
          <w:lang w:val="en-US"/>
        </w:rPr>
      </w:pPr>
      <w:hyperlink w:anchor="_Toc448696648" w:history="1">
        <w:r w:rsidR="00790D8D" w:rsidRPr="00174F57">
          <w:rPr>
            <w:rStyle w:val="Hyperlink"/>
            <w:noProof/>
          </w:rPr>
          <w:t xml:space="preserve">December or </w:t>
        </w:r>
        <w:r w:rsidR="00790D8D" w:rsidRPr="00174F57">
          <w:rPr>
            <w:rStyle w:val="Hyperlink"/>
            <w:rFonts w:ascii="FreeSerifAvvaShenouda" w:hAnsi="FreeSerifAvvaShenouda" w:cs="FreeSerifAvvaShenouda"/>
            <w:noProof/>
          </w:rPr>
          <w:t>Ⲕⲟⲓⲁϩⲕ</w:t>
        </w:r>
        <w:r w:rsidR="00790D8D">
          <w:rPr>
            <w:noProof/>
            <w:webHidden/>
          </w:rPr>
          <w:tab/>
        </w:r>
        <w:r w:rsidR="00790D8D">
          <w:rPr>
            <w:noProof/>
            <w:webHidden/>
          </w:rPr>
          <w:fldChar w:fldCharType="begin"/>
        </w:r>
        <w:r w:rsidR="00790D8D">
          <w:rPr>
            <w:noProof/>
            <w:webHidden/>
          </w:rPr>
          <w:instrText xml:space="preserve"> PAGEREF _Toc448696648 \h </w:instrText>
        </w:r>
        <w:r w:rsidR="00790D8D">
          <w:rPr>
            <w:noProof/>
            <w:webHidden/>
          </w:rPr>
        </w:r>
        <w:r w:rsidR="00790D8D">
          <w:rPr>
            <w:noProof/>
            <w:webHidden/>
          </w:rPr>
          <w:fldChar w:fldCharType="separate"/>
        </w:r>
        <w:r w:rsidR="000C7DE2">
          <w:rPr>
            <w:noProof/>
            <w:webHidden/>
          </w:rPr>
          <w:t>705</w:t>
        </w:r>
        <w:r w:rsidR="00790D8D">
          <w:rPr>
            <w:noProof/>
            <w:webHidden/>
          </w:rPr>
          <w:fldChar w:fldCharType="end"/>
        </w:r>
      </w:hyperlink>
    </w:p>
    <w:p w14:paraId="048F495C" w14:textId="78C120FD" w:rsidR="00790D8D" w:rsidRDefault="00BF6550">
      <w:pPr>
        <w:pStyle w:val="TOC2"/>
        <w:tabs>
          <w:tab w:val="right" w:leader="dot" w:pos="8846"/>
        </w:tabs>
        <w:rPr>
          <w:rFonts w:asciiTheme="minorHAnsi" w:eastAsiaTheme="minorEastAsia" w:hAnsiTheme="minorHAnsi"/>
          <w:noProof/>
          <w:szCs w:val="24"/>
          <w:lang w:val="en-US"/>
        </w:rPr>
      </w:pPr>
      <w:hyperlink w:anchor="_Toc448696649" w:history="1">
        <w:r w:rsidR="00790D8D" w:rsidRPr="00174F57">
          <w:rPr>
            <w:rStyle w:val="Hyperlink"/>
            <w:noProof/>
          </w:rPr>
          <w:t xml:space="preserve">January or </w:t>
        </w:r>
        <w:r w:rsidR="00790D8D" w:rsidRPr="00174F57">
          <w:rPr>
            <w:rStyle w:val="Hyperlink"/>
            <w:rFonts w:ascii="FreeSerifAvvaShenouda" w:hAnsi="FreeSerifAvvaShenouda" w:cs="FreeSerifAvvaShenouda"/>
            <w:noProof/>
          </w:rPr>
          <w:t>Ⲧⲱⲃⲓ</w:t>
        </w:r>
        <w:r w:rsidR="00790D8D">
          <w:rPr>
            <w:noProof/>
            <w:webHidden/>
          </w:rPr>
          <w:tab/>
        </w:r>
        <w:r w:rsidR="00790D8D">
          <w:rPr>
            <w:noProof/>
            <w:webHidden/>
          </w:rPr>
          <w:fldChar w:fldCharType="begin"/>
        </w:r>
        <w:r w:rsidR="00790D8D">
          <w:rPr>
            <w:noProof/>
            <w:webHidden/>
          </w:rPr>
          <w:instrText xml:space="preserve"> PAGEREF _Toc448696649 \h </w:instrText>
        </w:r>
        <w:r w:rsidR="00790D8D">
          <w:rPr>
            <w:noProof/>
            <w:webHidden/>
          </w:rPr>
        </w:r>
        <w:r w:rsidR="00790D8D">
          <w:rPr>
            <w:noProof/>
            <w:webHidden/>
          </w:rPr>
          <w:fldChar w:fldCharType="separate"/>
        </w:r>
        <w:r w:rsidR="000C7DE2">
          <w:rPr>
            <w:noProof/>
            <w:webHidden/>
          </w:rPr>
          <w:t>771</w:t>
        </w:r>
        <w:r w:rsidR="00790D8D">
          <w:rPr>
            <w:noProof/>
            <w:webHidden/>
          </w:rPr>
          <w:fldChar w:fldCharType="end"/>
        </w:r>
      </w:hyperlink>
    </w:p>
    <w:p w14:paraId="07FDF397" w14:textId="4BAE98F9" w:rsidR="00790D8D" w:rsidRDefault="00BF6550">
      <w:pPr>
        <w:pStyle w:val="TOC2"/>
        <w:tabs>
          <w:tab w:val="right" w:leader="dot" w:pos="8846"/>
        </w:tabs>
        <w:rPr>
          <w:rFonts w:asciiTheme="minorHAnsi" w:eastAsiaTheme="minorEastAsia" w:hAnsiTheme="minorHAnsi"/>
          <w:noProof/>
          <w:szCs w:val="24"/>
          <w:lang w:val="en-US"/>
        </w:rPr>
      </w:pPr>
      <w:hyperlink w:anchor="_Toc448696650" w:history="1">
        <w:r w:rsidR="00790D8D" w:rsidRPr="00174F57">
          <w:rPr>
            <w:rStyle w:val="Hyperlink"/>
            <w:noProof/>
          </w:rPr>
          <w:t xml:space="preserve">February or </w:t>
        </w:r>
        <w:r w:rsidR="00790D8D" w:rsidRPr="00174F57">
          <w:rPr>
            <w:rStyle w:val="Hyperlink"/>
            <w:rFonts w:ascii="FreeSerifAvvaShenouda" w:hAnsi="FreeSerifAvvaShenouda" w:cs="FreeSerifAvvaShenouda"/>
            <w:noProof/>
          </w:rPr>
          <w:t>Ⲙϣⲓⲣ</w:t>
        </w:r>
        <w:r w:rsidR="00790D8D">
          <w:rPr>
            <w:noProof/>
            <w:webHidden/>
          </w:rPr>
          <w:tab/>
        </w:r>
        <w:r w:rsidR="00790D8D">
          <w:rPr>
            <w:noProof/>
            <w:webHidden/>
          </w:rPr>
          <w:fldChar w:fldCharType="begin"/>
        </w:r>
        <w:r w:rsidR="00790D8D">
          <w:rPr>
            <w:noProof/>
            <w:webHidden/>
          </w:rPr>
          <w:instrText xml:space="preserve"> PAGEREF _Toc448696650 \h </w:instrText>
        </w:r>
        <w:r w:rsidR="00790D8D">
          <w:rPr>
            <w:noProof/>
            <w:webHidden/>
          </w:rPr>
        </w:r>
        <w:r w:rsidR="00790D8D">
          <w:rPr>
            <w:noProof/>
            <w:webHidden/>
          </w:rPr>
          <w:fldChar w:fldCharType="separate"/>
        </w:r>
        <w:r w:rsidR="000C7DE2">
          <w:rPr>
            <w:noProof/>
            <w:webHidden/>
          </w:rPr>
          <w:t>835</w:t>
        </w:r>
        <w:r w:rsidR="00790D8D">
          <w:rPr>
            <w:noProof/>
            <w:webHidden/>
          </w:rPr>
          <w:fldChar w:fldCharType="end"/>
        </w:r>
      </w:hyperlink>
    </w:p>
    <w:p w14:paraId="34769EEE" w14:textId="2B3953FF" w:rsidR="00790D8D" w:rsidRDefault="00BF6550">
      <w:pPr>
        <w:pStyle w:val="TOC2"/>
        <w:tabs>
          <w:tab w:val="right" w:leader="dot" w:pos="8846"/>
        </w:tabs>
        <w:rPr>
          <w:rFonts w:asciiTheme="minorHAnsi" w:eastAsiaTheme="minorEastAsia" w:hAnsiTheme="minorHAnsi"/>
          <w:noProof/>
          <w:szCs w:val="24"/>
          <w:lang w:val="en-US"/>
        </w:rPr>
      </w:pPr>
      <w:hyperlink w:anchor="_Toc448696651" w:history="1">
        <w:r w:rsidR="00790D8D" w:rsidRPr="00174F57">
          <w:rPr>
            <w:rStyle w:val="Hyperlink"/>
            <w:noProof/>
          </w:rPr>
          <w:t xml:space="preserve">March or </w:t>
        </w:r>
        <w:r w:rsidR="00790D8D" w:rsidRPr="00174F57">
          <w:rPr>
            <w:rStyle w:val="Hyperlink"/>
            <w:rFonts w:ascii="FreeSerifAvvaShenouda" w:hAnsi="FreeSerifAvvaShenouda" w:cs="FreeSerifAvvaShenouda"/>
            <w:noProof/>
          </w:rPr>
          <w:t>Ⲡⲁⲣⲙϩⲟⲧⲡ</w:t>
        </w:r>
        <w:r w:rsidR="00790D8D">
          <w:rPr>
            <w:noProof/>
            <w:webHidden/>
          </w:rPr>
          <w:tab/>
        </w:r>
        <w:r w:rsidR="00790D8D">
          <w:rPr>
            <w:noProof/>
            <w:webHidden/>
          </w:rPr>
          <w:fldChar w:fldCharType="begin"/>
        </w:r>
        <w:r w:rsidR="00790D8D">
          <w:rPr>
            <w:noProof/>
            <w:webHidden/>
          </w:rPr>
          <w:instrText xml:space="preserve"> PAGEREF _Toc448696651 \h </w:instrText>
        </w:r>
        <w:r w:rsidR="00790D8D">
          <w:rPr>
            <w:noProof/>
            <w:webHidden/>
          </w:rPr>
        </w:r>
        <w:r w:rsidR="00790D8D">
          <w:rPr>
            <w:noProof/>
            <w:webHidden/>
          </w:rPr>
          <w:fldChar w:fldCharType="separate"/>
        </w:r>
        <w:r w:rsidR="000C7DE2">
          <w:rPr>
            <w:noProof/>
            <w:webHidden/>
          </w:rPr>
          <w:t>841</w:t>
        </w:r>
        <w:r w:rsidR="00790D8D">
          <w:rPr>
            <w:noProof/>
            <w:webHidden/>
          </w:rPr>
          <w:fldChar w:fldCharType="end"/>
        </w:r>
      </w:hyperlink>
    </w:p>
    <w:p w14:paraId="45BBD758" w14:textId="3C6FA1DE" w:rsidR="00790D8D" w:rsidRDefault="00BF6550">
      <w:pPr>
        <w:pStyle w:val="TOC2"/>
        <w:tabs>
          <w:tab w:val="right" w:leader="dot" w:pos="8846"/>
        </w:tabs>
        <w:rPr>
          <w:rFonts w:asciiTheme="minorHAnsi" w:eastAsiaTheme="minorEastAsia" w:hAnsiTheme="minorHAnsi"/>
          <w:noProof/>
          <w:szCs w:val="24"/>
          <w:lang w:val="en-US"/>
        </w:rPr>
      </w:pPr>
      <w:hyperlink w:anchor="_Toc448696652" w:history="1">
        <w:r w:rsidR="00790D8D" w:rsidRPr="00174F57">
          <w:rPr>
            <w:rStyle w:val="Hyperlink"/>
            <w:noProof/>
          </w:rPr>
          <w:t>April</w:t>
        </w:r>
        <w:r w:rsidR="00790D8D" w:rsidRPr="00174F57">
          <w:rPr>
            <w:rStyle w:val="Hyperlink"/>
            <w:noProof/>
            <w:lang w:val="en-US"/>
          </w:rPr>
          <w:t xml:space="preserve"> or</w:t>
        </w:r>
        <w:r w:rsidR="00790D8D" w:rsidRPr="00174F57">
          <w:rPr>
            <w:rStyle w:val="Hyperlink"/>
            <w:noProof/>
          </w:rPr>
          <w:t xml:space="preserve"> </w:t>
        </w:r>
        <w:r w:rsidR="00790D8D" w:rsidRPr="00174F57">
          <w:rPr>
            <w:rStyle w:val="Hyperlink"/>
            <w:rFonts w:ascii="FreeSerifAvvaShenouda" w:hAnsi="FreeSerifAvvaShenouda" w:cs="FreeSerifAvvaShenouda"/>
            <w:noProof/>
          </w:rPr>
          <w:t>Ⲡⲁⲣⲙⲟⲩⲧⲉ</w:t>
        </w:r>
        <w:r w:rsidR="00790D8D">
          <w:rPr>
            <w:noProof/>
            <w:webHidden/>
          </w:rPr>
          <w:tab/>
        </w:r>
        <w:r w:rsidR="00790D8D">
          <w:rPr>
            <w:noProof/>
            <w:webHidden/>
          </w:rPr>
          <w:fldChar w:fldCharType="begin"/>
        </w:r>
        <w:r w:rsidR="00790D8D">
          <w:rPr>
            <w:noProof/>
            <w:webHidden/>
          </w:rPr>
          <w:instrText xml:space="preserve"> PAGEREF _Toc448696652 \h </w:instrText>
        </w:r>
        <w:r w:rsidR="00790D8D">
          <w:rPr>
            <w:noProof/>
            <w:webHidden/>
          </w:rPr>
        </w:r>
        <w:r w:rsidR="00790D8D">
          <w:rPr>
            <w:noProof/>
            <w:webHidden/>
          </w:rPr>
          <w:fldChar w:fldCharType="separate"/>
        </w:r>
        <w:r w:rsidR="000C7DE2">
          <w:rPr>
            <w:noProof/>
            <w:webHidden/>
          </w:rPr>
          <w:t>859</w:t>
        </w:r>
        <w:r w:rsidR="00790D8D">
          <w:rPr>
            <w:noProof/>
            <w:webHidden/>
          </w:rPr>
          <w:fldChar w:fldCharType="end"/>
        </w:r>
      </w:hyperlink>
    </w:p>
    <w:p w14:paraId="52411E5D" w14:textId="515AEA9F" w:rsidR="00790D8D" w:rsidRDefault="00BF6550">
      <w:pPr>
        <w:pStyle w:val="TOC2"/>
        <w:tabs>
          <w:tab w:val="right" w:leader="dot" w:pos="8846"/>
        </w:tabs>
        <w:rPr>
          <w:rFonts w:asciiTheme="minorHAnsi" w:eastAsiaTheme="minorEastAsia" w:hAnsiTheme="minorHAnsi"/>
          <w:noProof/>
          <w:szCs w:val="24"/>
          <w:lang w:val="en-US"/>
        </w:rPr>
      </w:pPr>
      <w:hyperlink w:anchor="_Toc448696653" w:history="1">
        <w:r w:rsidR="00790D8D" w:rsidRPr="00174F57">
          <w:rPr>
            <w:rStyle w:val="Hyperlink"/>
            <w:noProof/>
          </w:rPr>
          <w:t xml:space="preserve">May or </w:t>
        </w:r>
        <w:r w:rsidR="00790D8D" w:rsidRPr="00174F57">
          <w:rPr>
            <w:rStyle w:val="Hyperlink"/>
            <w:rFonts w:ascii="FreeSerifAvvaShenouda" w:eastAsia="Arial Unicode MS" w:hAnsi="FreeSerifAvvaShenouda" w:cs="FreeSerifAvvaShenouda"/>
            <w:noProof/>
            <w:lang w:val="en-US"/>
          </w:rPr>
          <w:t>Ⲡⲁϣⲁⲛⲥ</w:t>
        </w:r>
        <w:r w:rsidR="00790D8D">
          <w:rPr>
            <w:noProof/>
            <w:webHidden/>
          </w:rPr>
          <w:tab/>
        </w:r>
        <w:r w:rsidR="00790D8D">
          <w:rPr>
            <w:noProof/>
            <w:webHidden/>
          </w:rPr>
          <w:fldChar w:fldCharType="begin"/>
        </w:r>
        <w:r w:rsidR="00790D8D">
          <w:rPr>
            <w:noProof/>
            <w:webHidden/>
          </w:rPr>
          <w:instrText xml:space="preserve"> PAGEREF _Toc448696653 \h </w:instrText>
        </w:r>
        <w:r w:rsidR="00790D8D">
          <w:rPr>
            <w:noProof/>
            <w:webHidden/>
          </w:rPr>
        </w:r>
        <w:r w:rsidR="00790D8D">
          <w:rPr>
            <w:noProof/>
            <w:webHidden/>
          </w:rPr>
          <w:fldChar w:fldCharType="separate"/>
        </w:r>
        <w:r w:rsidR="000C7DE2">
          <w:rPr>
            <w:noProof/>
            <w:webHidden/>
          </w:rPr>
          <w:t>866</w:t>
        </w:r>
        <w:r w:rsidR="00790D8D">
          <w:rPr>
            <w:noProof/>
            <w:webHidden/>
          </w:rPr>
          <w:fldChar w:fldCharType="end"/>
        </w:r>
      </w:hyperlink>
    </w:p>
    <w:p w14:paraId="2736B5FF" w14:textId="0114386B" w:rsidR="00790D8D" w:rsidRDefault="00BF6550">
      <w:pPr>
        <w:pStyle w:val="TOC2"/>
        <w:tabs>
          <w:tab w:val="right" w:leader="dot" w:pos="8846"/>
        </w:tabs>
        <w:rPr>
          <w:rFonts w:asciiTheme="minorHAnsi" w:eastAsiaTheme="minorEastAsia" w:hAnsiTheme="minorHAnsi"/>
          <w:noProof/>
          <w:szCs w:val="24"/>
          <w:lang w:val="en-US"/>
        </w:rPr>
      </w:pPr>
      <w:hyperlink w:anchor="_Toc448696654" w:history="1">
        <w:r w:rsidR="00790D8D" w:rsidRPr="00174F57">
          <w:rPr>
            <w:rStyle w:val="Hyperlink"/>
            <w:noProof/>
          </w:rPr>
          <w:t xml:space="preserve">June or </w:t>
        </w:r>
        <w:r w:rsidR="00790D8D" w:rsidRPr="00174F57">
          <w:rPr>
            <w:rStyle w:val="Hyperlink"/>
            <w:rFonts w:ascii="FreeSerifAvvaShenouda" w:hAnsi="FreeSerifAvvaShenouda" w:cs="FreeSerifAvvaShenouda"/>
            <w:noProof/>
          </w:rPr>
          <w:t>Ⲡⲁⲱⲛⲉ</w:t>
        </w:r>
        <w:r w:rsidR="00790D8D">
          <w:rPr>
            <w:noProof/>
            <w:webHidden/>
          </w:rPr>
          <w:tab/>
        </w:r>
        <w:r w:rsidR="00790D8D">
          <w:rPr>
            <w:noProof/>
            <w:webHidden/>
          </w:rPr>
          <w:fldChar w:fldCharType="begin"/>
        </w:r>
        <w:r w:rsidR="00790D8D">
          <w:rPr>
            <w:noProof/>
            <w:webHidden/>
          </w:rPr>
          <w:instrText xml:space="preserve"> PAGEREF _Toc448696654 \h </w:instrText>
        </w:r>
        <w:r w:rsidR="00790D8D">
          <w:rPr>
            <w:noProof/>
            <w:webHidden/>
          </w:rPr>
        </w:r>
        <w:r w:rsidR="00790D8D">
          <w:rPr>
            <w:noProof/>
            <w:webHidden/>
          </w:rPr>
          <w:fldChar w:fldCharType="separate"/>
        </w:r>
        <w:r w:rsidR="000C7DE2">
          <w:rPr>
            <w:noProof/>
            <w:webHidden/>
          </w:rPr>
          <w:t>889</w:t>
        </w:r>
        <w:r w:rsidR="00790D8D">
          <w:rPr>
            <w:noProof/>
            <w:webHidden/>
          </w:rPr>
          <w:fldChar w:fldCharType="end"/>
        </w:r>
      </w:hyperlink>
    </w:p>
    <w:p w14:paraId="78F0B3CD" w14:textId="480BFC19" w:rsidR="00790D8D" w:rsidRDefault="00BF6550">
      <w:pPr>
        <w:pStyle w:val="TOC2"/>
        <w:tabs>
          <w:tab w:val="right" w:leader="dot" w:pos="8846"/>
        </w:tabs>
        <w:rPr>
          <w:rFonts w:asciiTheme="minorHAnsi" w:eastAsiaTheme="minorEastAsia" w:hAnsiTheme="minorHAnsi"/>
          <w:noProof/>
          <w:szCs w:val="24"/>
          <w:lang w:val="en-US"/>
        </w:rPr>
      </w:pPr>
      <w:hyperlink w:anchor="_Toc448696655" w:history="1">
        <w:r w:rsidR="00790D8D" w:rsidRPr="00174F57">
          <w:rPr>
            <w:rStyle w:val="Hyperlink"/>
            <w:noProof/>
          </w:rPr>
          <w:t xml:space="preserve">July or </w:t>
        </w:r>
        <w:r w:rsidR="00790D8D" w:rsidRPr="00174F57">
          <w:rPr>
            <w:rStyle w:val="Hyperlink"/>
            <w:rFonts w:ascii="FreeSerifAvvaShenouda" w:hAnsi="FreeSerifAvvaShenouda" w:cs="FreeSerifAvvaShenouda"/>
            <w:noProof/>
          </w:rPr>
          <w:t>Ⲉⲡⲏⲡ</w:t>
        </w:r>
        <w:r w:rsidR="00790D8D">
          <w:rPr>
            <w:noProof/>
            <w:webHidden/>
          </w:rPr>
          <w:tab/>
        </w:r>
        <w:r w:rsidR="00790D8D">
          <w:rPr>
            <w:noProof/>
            <w:webHidden/>
          </w:rPr>
          <w:fldChar w:fldCharType="begin"/>
        </w:r>
        <w:r w:rsidR="00790D8D">
          <w:rPr>
            <w:noProof/>
            <w:webHidden/>
          </w:rPr>
          <w:instrText xml:space="preserve"> PAGEREF _Toc448696655 \h </w:instrText>
        </w:r>
        <w:r w:rsidR="00790D8D">
          <w:rPr>
            <w:noProof/>
            <w:webHidden/>
          </w:rPr>
        </w:r>
        <w:r w:rsidR="00790D8D">
          <w:rPr>
            <w:noProof/>
            <w:webHidden/>
          </w:rPr>
          <w:fldChar w:fldCharType="separate"/>
        </w:r>
        <w:r w:rsidR="000C7DE2">
          <w:rPr>
            <w:noProof/>
            <w:webHidden/>
          </w:rPr>
          <w:t>916</w:t>
        </w:r>
        <w:r w:rsidR="00790D8D">
          <w:rPr>
            <w:noProof/>
            <w:webHidden/>
          </w:rPr>
          <w:fldChar w:fldCharType="end"/>
        </w:r>
      </w:hyperlink>
    </w:p>
    <w:p w14:paraId="452EBA35" w14:textId="55AF3E3B" w:rsidR="00790D8D" w:rsidRDefault="00BF6550">
      <w:pPr>
        <w:pStyle w:val="TOC2"/>
        <w:tabs>
          <w:tab w:val="right" w:leader="dot" w:pos="8846"/>
        </w:tabs>
        <w:rPr>
          <w:rFonts w:asciiTheme="minorHAnsi" w:eastAsiaTheme="minorEastAsia" w:hAnsiTheme="minorHAnsi"/>
          <w:noProof/>
          <w:szCs w:val="24"/>
          <w:lang w:val="en-US"/>
        </w:rPr>
      </w:pPr>
      <w:hyperlink w:anchor="_Toc448696656" w:history="1">
        <w:r w:rsidR="00790D8D" w:rsidRPr="00174F57">
          <w:rPr>
            <w:rStyle w:val="Hyperlink"/>
            <w:noProof/>
          </w:rPr>
          <w:t xml:space="preserve">August or </w:t>
        </w:r>
        <w:r w:rsidR="00790D8D" w:rsidRPr="00174F57">
          <w:rPr>
            <w:rStyle w:val="Hyperlink"/>
            <w:rFonts w:ascii="FreeSerifAvvaShenouda" w:hAnsi="FreeSerifAvvaShenouda" w:cs="FreeSerifAvvaShenouda"/>
            <w:noProof/>
          </w:rPr>
          <w:t>Ⲙⲉⲥⲟⲣⲏ and Ⲕⲟⲩϫⲓ ⲛ</w:t>
        </w:r>
        <w:r w:rsidR="00790D8D" w:rsidRPr="00174F57">
          <w:rPr>
            <w:rStyle w:val="Hyperlink"/>
            <w:rFonts w:ascii="FreeSerifAvvaShenouda" w:hAnsi="FreeSerifAvvaShenouda" w:cs="FreeSerifAvvaShenouda"/>
            <w:noProof/>
            <w:lang w:val="en-US"/>
          </w:rPr>
          <w:t xml:space="preserve">̀ⲁ̀ⲃⲟⲧ </w:t>
        </w:r>
        <w:r w:rsidR="00790D8D" w:rsidRPr="00174F57">
          <w:rPr>
            <w:rStyle w:val="Hyperlink"/>
            <w:noProof/>
          </w:rPr>
          <w:t>(The Little Month)</w:t>
        </w:r>
        <w:r w:rsidR="00790D8D">
          <w:rPr>
            <w:noProof/>
            <w:webHidden/>
          </w:rPr>
          <w:tab/>
        </w:r>
        <w:r w:rsidR="00790D8D">
          <w:rPr>
            <w:noProof/>
            <w:webHidden/>
          </w:rPr>
          <w:fldChar w:fldCharType="begin"/>
        </w:r>
        <w:r w:rsidR="00790D8D">
          <w:rPr>
            <w:noProof/>
            <w:webHidden/>
          </w:rPr>
          <w:instrText xml:space="preserve"> PAGEREF _Toc448696656 \h </w:instrText>
        </w:r>
        <w:r w:rsidR="00790D8D">
          <w:rPr>
            <w:noProof/>
            <w:webHidden/>
          </w:rPr>
        </w:r>
        <w:r w:rsidR="00790D8D">
          <w:rPr>
            <w:noProof/>
            <w:webHidden/>
          </w:rPr>
          <w:fldChar w:fldCharType="separate"/>
        </w:r>
        <w:r w:rsidR="000C7DE2">
          <w:rPr>
            <w:noProof/>
            <w:webHidden/>
          </w:rPr>
          <w:t>930</w:t>
        </w:r>
        <w:r w:rsidR="00790D8D">
          <w:rPr>
            <w:noProof/>
            <w:webHidden/>
          </w:rPr>
          <w:fldChar w:fldCharType="end"/>
        </w:r>
      </w:hyperlink>
    </w:p>
    <w:p w14:paraId="2CAA4B1D" w14:textId="1795DC53" w:rsidR="00790D8D" w:rsidRDefault="00BF6550">
      <w:pPr>
        <w:pStyle w:val="TOC2"/>
        <w:tabs>
          <w:tab w:val="right" w:leader="dot" w:pos="8846"/>
        </w:tabs>
        <w:rPr>
          <w:rFonts w:asciiTheme="minorHAnsi" w:eastAsiaTheme="minorEastAsia" w:hAnsiTheme="minorHAnsi"/>
          <w:noProof/>
          <w:szCs w:val="24"/>
          <w:lang w:val="en-US"/>
        </w:rPr>
      </w:pPr>
      <w:hyperlink w:anchor="_Toc448696657" w:history="1">
        <w:r w:rsidR="00790D8D" w:rsidRPr="00174F57">
          <w:rPr>
            <w:rStyle w:val="Hyperlink"/>
            <w:noProof/>
          </w:rPr>
          <w:t>The Pascal Cycle</w:t>
        </w:r>
        <w:r w:rsidR="00790D8D">
          <w:rPr>
            <w:noProof/>
            <w:webHidden/>
          </w:rPr>
          <w:tab/>
        </w:r>
        <w:r w:rsidR="00790D8D">
          <w:rPr>
            <w:noProof/>
            <w:webHidden/>
          </w:rPr>
          <w:fldChar w:fldCharType="begin"/>
        </w:r>
        <w:r w:rsidR="00790D8D">
          <w:rPr>
            <w:noProof/>
            <w:webHidden/>
          </w:rPr>
          <w:instrText xml:space="preserve"> PAGEREF _Toc448696657 \h </w:instrText>
        </w:r>
        <w:r w:rsidR="00790D8D">
          <w:rPr>
            <w:noProof/>
            <w:webHidden/>
          </w:rPr>
        </w:r>
        <w:r w:rsidR="00790D8D">
          <w:rPr>
            <w:noProof/>
            <w:webHidden/>
          </w:rPr>
          <w:fldChar w:fldCharType="separate"/>
        </w:r>
        <w:r w:rsidR="000C7DE2">
          <w:rPr>
            <w:noProof/>
            <w:webHidden/>
          </w:rPr>
          <w:t>955</w:t>
        </w:r>
        <w:r w:rsidR="00790D8D">
          <w:rPr>
            <w:noProof/>
            <w:webHidden/>
          </w:rPr>
          <w:fldChar w:fldCharType="end"/>
        </w:r>
      </w:hyperlink>
    </w:p>
    <w:p w14:paraId="1C10526E" w14:textId="7A54E7BE" w:rsidR="00790D8D" w:rsidRDefault="00BF6550">
      <w:pPr>
        <w:pStyle w:val="TOC2"/>
        <w:tabs>
          <w:tab w:val="right" w:leader="dot" w:pos="8846"/>
        </w:tabs>
        <w:rPr>
          <w:rFonts w:asciiTheme="minorHAnsi" w:eastAsiaTheme="minorEastAsia" w:hAnsiTheme="minorHAnsi"/>
          <w:noProof/>
          <w:szCs w:val="24"/>
          <w:lang w:val="en-US"/>
        </w:rPr>
      </w:pPr>
      <w:hyperlink w:anchor="_Toc448696658" w:history="1">
        <w:r w:rsidR="00790D8D" w:rsidRPr="00174F57">
          <w:rPr>
            <w:rStyle w:val="Hyperlink"/>
            <w:noProof/>
          </w:rPr>
          <w:t>Hymns for Koiak</w:t>
        </w:r>
        <w:r w:rsidR="00790D8D">
          <w:rPr>
            <w:noProof/>
            <w:webHidden/>
          </w:rPr>
          <w:tab/>
        </w:r>
        <w:r w:rsidR="00790D8D">
          <w:rPr>
            <w:noProof/>
            <w:webHidden/>
          </w:rPr>
          <w:fldChar w:fldCharType="begin"/>
        </w:r>
        <w:r w:rsidR="00790D8D">
          <w:rPr>
            <w:noProof/>
            <w:webHidden/>
          </w:rPr>
          <w:instrText xml:space="preserve"> PAGEREF _Toc448696658 \h </w:instrText>
        </w:r>
        <w:r w:rsidR="00790D8D">
          <w:rPr>
            <w:noProof/>
            <w:webHidden/>
          </w:rPr>
        </w:r>
        <w:r w:rsidR="00790D8D">
          <w:rPr>
            <w:noProof/>
            <w:webHidden/>
          </w:rPr>
          <w:fldChar w:fldCharType="separate"/>
        </w:r>
        <w:r w:rsidR="000C7DE2">
          <w:rPr>
            <w:noProof/>
            <w:webHidden/>
          </w:rPr>
          <w:t>1029</w:t>
        </w:r>
        <w:r w:rsidR="00790D8D">
          <w:rPr>
            <w:noProof/>
            <w:webHidden/>
          </w:rPr>
          <w:fldChar w:fldCharType="end"/>
        </w:r>
      </w:hyperlink>
    </w:p>
    <w:p w14:paraId="393716F6" w14:textId="361FCD82" w:rsidR="00790D8D" w:rsidRDefault="00BF6550">
      <w:pPr>
        <w:pStyle w:val="TOC2"/>
        <w:tabs>
          <w:tab w:val="right" w:leader="dot" w:pos="8846"/>
        </w:tabs>
        <w:rPr>
          <w:rFonts w:asciiTheme="minorHAnsi" w:eastAsiaTheme="minorEastAsia" w:hAnsiTheme="minorHAnsi"/>
          <w:noProof/>
          <w:szCs w:val="24"/>
          <w:lang w:val="en-US"/>
        </w:rPr>
      </w:pPr>
      <w:hyperlink w:anchor="_Toc448696659" w:history="1">
        <w:r w:rsidR="00790D8D" w:rsidRPr="00174F57">
          <w:rPr>
            <w:rStyle w:val="Hyperlink"/>
            <w:noProof/>
          </w:rPr>
          <w:t>Index of Psalis</w:t>
        </w:r>
        <w:r w:rsidR="00790D8D">
          <w:rPr>
            <w:noProof/>
            <w:webHidden/>
          </w:rPr>
          <w:tab/>
        </w:r>
        <w:r w:rsidR="00790D8D">
          <w:rPr>
            <w:noProof/>
            <w:webHidden/>
          </w:rPr>
          <w:fldChar w:fldCharType="begin"/>
        </w:r>
        <w:r w:rsidR="00790D8D">
          <w:rPr>
            <w:noProof/>
            <w:webHidden/>
          </w:rPr>
          <w:instrText xml:space="preserve"> PAGEREF _Toc448696659 \h </w:instrText>
        </w:r>
        <w:r w:rsidR="00790D8D">
          <w:rPr>
            <w:noProof/>
            <w:webHidden/>
          </w:rPr>
        </w:r>
        <w:r w:rsidR="00790D8D">
          <w:rPr>
            <w:noProof/>
            <w:webHidden/>
          </w:rPr>
          <w:fldChar w:fldCharType="separate"/>
        </w:r>
        <w:r w:rsidR="000C7DE2">
          <w:rPr>
            <w:noProof/>
            <w:webHidden/>
          </w:rPr>
          <w:t>1128</w:t>
        </w:r>
        <w:r w:rsidR="00790D8D">
          <w:rPr>
            <w:noProof/>
            <w:webHidden/>
          </w:rPr>
          <w:fldChar w:fldCharType="end"/>
        </w:r>
      </w:hyperlink>
    </w:p>
    <w:p w14:paraId="11789C68" w14:textId="2B7E7939" w:rsidR="00790D8D" w:rsidRDefault="00BF6550">
      <w:pPr>
        <w:pStyle w:val="TOC2"/>
        <w:tabs>
          <w:tab w:val="right" w:leader="dot" w:pos="8846"/>
        </w:tabs>
        <w:rPr>
          <w:rFonts w:asciiTheme="minorHAnsi" w:eastAsiaTheme="minorEastAsia" w:hAnsiTheme="minorHAnsi"/>
          <w:noProof/>
          <w:szCs w:val="24"/>
          <w:lang w:val="en-US"/>
        </w:rPr>
      </w:pPr>
      <w:hyperlink w:anchor="_Toc448696660" w:history="1">
        <w:r w:rsidR="00790D8D" w:rsidRPr="00174F57">
          <w:rPr>
            <w:rStyle w:val="Hyperlink"/>
            <w:noProof/>
          </w:rPr>
          <w:t>Index of Doxologies</w:t>
        </w:r>
        <w:r w:rsidR="00790D8D">
          <w:rPr>
            <w:noProof/>
            <w:webHidden/>
          </w:rPr>
          <w:tab/>
        </w:r>
        <w:r w:rsidR="00790D8D">
          <w:rPr>
            <w:noProof/>
            <w:webHidden/>
          </w:rPr>
          <w:fldChar w:fldCharType="begin"/>
        </w:r>
        <w:r w:rsidR="00790D8D">
          <w:rPr>
            <w:noProof/>
            <w:webHidden/>
          </w:rPr>
          <w:instrText xml:space="preserve"> PAGEREF _Toc448696660 \h </w:instrText>
        </w:r>
        <w:r w:rsidR="00790D8D">
          <w:rPr>
            <w:noProof/>
            <w:webHidden/>
          </w:rPr>
        </w:r>
        <w:r w:rsidR="00790D8D">
          <w:rPr>
            <w:noProof/>
            <w:webHidden/>
          </w:rPr>
          <w:fldChar w:fldCharType="separate"/>
        </w:r>
        <w:r w:rsidR="000C7DE2">
          <w:rPr>
            <w:noProof/>
            <w:webHidden/>
          </w:rPr>
          <w:t>1130</w:t>
        </w:r>
        <w:r w:rsidR="00790D8D">
          <w:rPr>
            <w:noProof/>
            <w:webHidden/>
          </w:rPr>
          <w:fldChar w:fldCharType="end"/>
        </w:r>
      </w:hyperlink>
    </w:p>
    <w:p w14:paraId="35FEF736" w14:textId="38BA49C3" w:rsidR="00964F23" w:rsidRPr="004A327A" w:rsidRDefault="003A78C2" w:rsidP="007D76F8">
      <w:r>
        <w:rPr>
          <w:lang w:val="en-US"/>
        </w:rPr>
        <w:fldChar w:fldCharType="end"/>
      </w:r>
      <w:bookmarkStart w:id="9" w:name="_Toc410196896"/>
      <w:r w:rsidR="00964F23" w:rsidRPr="00964F23">
        <w:t xml:space="preserve"> </w:t>
      </w:r>
      <w:bookmarkEnd w:id="9"/>
    </w:p>
    <w:p w14:paraId="115E935C" w14:textId="77777777" w:rsidR="00343753" w:rsidRPr="007D76F8" w:rsidRDefault="00236E2B" w:rsidP="007D76F8">
      <w:pPr>
        <w:sectPr w:rsidR="00343753" w:rsidRPr="007D76F8" w:rsidSect="001C41A6">
          <w:footerReference w:type="even" r:id="rId10"/>
          <w:footerReference w:type="default" r:id="rId11"/>
          <w:type w:val="oddPage"/>
          <w:pgSz w:w="11880" w:h="15480" w:code="1"/>
          <w:pgMar w:top="1080" w:right="1440" w:bottom="1440" w:left="1080" w:header="720" w:footer="720" w:gutter="504"/>
          <w:pgNumType w:fmt="lowerRoman"/>
          <w:cols w:space="720"/>
          <w:docGrid w:linePitch="360"/>
        </w:sectPr>
      </w:pPr>
      <w:r>
        <w:rPr>
          <w:lang w:val="en-US"/>
        </w:rPr>
        <w:br w:type="page"/>
      </w:r>
      <w:bookmarkEnd w:id="5"/>
      <w:bookmarkEnd w:id="6"/>
      <w:bookmarkEnd w:id="7"/>
      <w:bookmarkEnd w:id="8"/>
    </w:p>
    <w:p w14:paraId="603C4102" w14:textId="25011866" w:rsidR="00E00D27" w:rsidRDefault="00964F23" w:rsidP="003A7286">
      <w:pPr>
        <w:pStyle w:val="Heading1"/>
        <w:sectPr w:rsidR="00E00D27" w:rsidSect="0064541C">
          <w:headerReference w:type="even" r:id="rId12"/>
          <w:headerReference w:type="default" r:id="rId13"/>
          <w:footerReference w:type="default" r:id="rId14"/>
          <w:type w:val="oddPage"/>
          <w:pgSz w:w="11880" w:h="15480"/>
          <w:pgMar w:top="1080" w:right="1440" w:bottom="1440" w:left="1080" w:header="720" w:footer="720" w:gutter="504"/>
          <w:cols w:space="720"/>
          <w:docGrid w:linePitch="360"/>
        </w:sectPr>
      </w:pPr>
      <w:bookmarkStart w:id="10" w:name="_Toc410196903"/>
      <w:bookmarkStart w:id="11" w:name="_Toc448696617"/>
      <w:bookmarkStart w:id="12" w:name="_Toc289112505"/>
      <w:bookmarkStart w:id="13" w:name="_Toc297322052"/>
      <w:bookmarkStart w:id="14" w:name="_Toc297407697"/>
      <w:bookmarkStart w:id="15" w:name="_Toc298445749"/>
      <w:bookmarkStart w:id="16" w:name="_Toc298681232"/>
      <w:bookmarkStart w:id="17" w:name="_Toc298447474"/>
      <w:bookmarkStart w:id="18" w:name="_Toc308441893"/>
      <w:r w:rsidRPr="003A7286">
        <w:lastRenderedPageBreak/>
        <w:t>The Horologion: The Book of the Hour</w:t>
      </w:r>
      <w:bookmarkEnd w:id="10"/>
      <w:bookmarkEnd w:id="11"/>
    </w:p>
    <w:p w14:paraId="04A2C45E" w14:textId="77777777" w:rsidR="00964F23" w:rsidRDefault="00964F23" w:rsidP="00964F23">
      <w:pPr>
        <w:pStyle w:val="Heading2"/>
      </w:pPr>
      <w:bookmarkStart w:id="19" w:name="_Toc410196171"/>
      <w:bookmarkStart w:id="20" w:name="_Toc410196402"/>
      <w:bookmarkStart w:id="21" w:name="_Toc410196904"/>
      <w:bookmarkStart w:id="22" w:name="_Toc448696618"/>
      <w:bookmarkStart w:id="23" w:name="Vespers"/>
      <w:r>
        <w:lastRenderedPageBreak/>
        <w:t>The Setting of the Sun: Vespers (the Eleventh Hour)</w:t>
      </w:r>
      <w:bookmarkEnd w:id="19"/>
      <w:bookmarkEnd w:id="20"/>
      <w:bookmarkEnd w:id="21"/>
      <w:bookmarkEnd w:id="22"/>
    </w:p>
    <w:p w14:paraId="73540E1B" w14:textId="77777777" w:rsidR="00964F23" w:rsidRPr="00E06BD9" w:rsidRDefault="00964F23" w:rsidP="00964F23">
      <w:pPr>
        <w:rPr>
          <w:i/>
        </w:rPr>
      </w:pPr>
      <w:r>
        <w:rPr>
          <w:i/>
        </w:rPr>
        <w:t xml:space="preserve">The people gather at the setting of the sun. The lamps are solemnly lit while “Psalm 116: Glory be to our God. Praise the Lord, all you nations” is chanted in its known tune. The Evening Praise is said as the final service of the </w:t>
      </w:r>
      <w:r>
        <w:t>preceding</w:t>
      </w:r>
      <w:r>
        <w:rPr>
          <w:i/>
        </w:rPr>
        <w:t xml:space="preserve"> day, saying the Psali and Theotokia of that day. Afterwards, then sun having set and the new day begun, Vespers is said as the first service of the new day, either the laic Little Vespers, or the full presbyter lead community Vespers, which begins with the Little Vespers but proceeds after the Kyrie to the Raising of Incense). Today it is customary to say the Ninth hour before Vespers if it has not been said previously in the preceding day, in order to complete the rule of the previous day before beginning Vespers. It is also customary to group the Psalms of the 9</w:t>
      </w:r>
      <w:r w:rsidRPr="00E06BD9">
        <w:rPr>
          <w:i/>
          <w:vertAlign w:val="superscript"/>
        </w:rPr>
        <w:t>th</w:t>
      </w:r>
      <w:r>
        <w:rPr>
          <w:i/>
        </w:rPr>
        <w:t>, 11</w:t>
      </w:r>
      <w:r w:rsidRPr="00E06BD9">
        <w:rPr>
          <w:i/>
          <w:vertAlign w:val="superscript"/>
        </w:rPr>
        <w:t>th</w:t>
      </w:r>
      <w:r>
        <w:rPr>
          <w:i/>
        </w:rPr>
        <w:t>, and 12</w:t>
      </w:r>
      <w:r w:rsidRPr="00E06BD9">
        <w:rPr>
          <w:i/>
          <w:vertAlign w:val="superscript"/>
        </w:rPr>
        <w:t>th</w:t>
      </w:r>
      <w:r>
        <w:rPr>
          <w:i/>
        </w:rPr>
        <w:t xml:space="preserve"> hours together, and then say Vespers Praise, and finally raise incense in order to save time (though this practice confuses the order of services).</w:t>
      </w:r>
    </w:p>
    <w:bookmarkStart w:id="24" w:name="_Toc410196172" w:displacedByCustomXml="next"/>
    <w:bookmarkStart w:id="25" w:name="_Toc410196403" w:displacedByCustomXml="next"/>
    <w:bookmarkStart w:id="26" w:name="_Toc410196905" w:displacedByCustomXml="next"/>
    <w:bookmarkStart w:id="27" w:name="_Ref435790480" w:displacedByCustomXml="next"/>
    <w:bookmarkStart w:id="28" w:name="_Ref435790486" w:displacedByCustomXml="next"/>
    <w:sdt>
      <w:sdtPr>
        <w:id w:val="698976935"/>
        <w:docPartObj>
          <w:docPartGallery w:val="Table of Contents"/>
          <w:docPartUnique/>
        </w:docPartObj>
      </w:sdtPr>
      <w:sdtEndPr>
        <w:rPr>
          <w:b/>
          <w:bCs/>
          <w:noProof/>
        </w:rPr>
      </w:sdtEndPr>
      <w:sdtContent>
        <w:p w14:paraId="6CF2E257" w14:textId="3A0B302F"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Vespers</w:instrText>
          </w:r>
          <w:r>
            <w:rPr>
              <w:noProof/>
            </w:rPr>
            <w:fldChar w:fldCharType="separate"/>
          </w:r>
          <w:hyperlink w:anchor="_Toc448227455" w:history="1">
            <w:r w:rsidR="00E35F1F" w:rsidRPr="000F5C8A">
              <w:rPr>
                <w:rStyle w:val="Hyperlink"/>
                <w:noProof/>
              </w:rPr>
              <w:t>Vespers Praise</w:t>
            </w:r>
            <w:r w:rsidR="00E35F1F">
              <w:rPr>
                <w:noProof/>
                <w:webHidden/>
              </w:rPr>
              <w:tab/>
            </w:r>
            <w:r w:rsidR="00E35F1F">
              <w:rPr>
                <w:noProof/>
                <w:webHidden/>
              </w:rPr>
              <w:fldChar w:fldCharType="begin"/>
            </w:r>
            <w:r w:rsidR="00E35F1F">
              <w:rPr>
                <w:noProof/>
                <w:webHidden/>
              </w:rPr>
              <w:instrText xml:space="preserve"> PAGEREF _Toc448227455 \h </w:instrText>
            </w:r>
            <w:r w:rsidR="00E35F1F">
              <w:rPr>
                <w:noProof/>
                <w:webHidden/>
              </w:rPr>
            </w:r>
            <w:r w:rsidR="00E35F1F">
              <w:rPr>
                <w:noProof/>
                <w:webHidden/>
              </w:rPr>
              <w:fldChar w:fldCharType="separate"/>
            </w:r>
            <w:r w:rsidR="000C7DE2">
              <w:rPr>
                <w:noProof/>
                <w:webHidden/>
              </w:rPr>
              <w:t>5</w:t>
            </w:r>
            <w:r w:rsidR="00E35F1F">
              <w:rPr>
                <w:noProof/>
                <w:webHidden/>
              </w:rPr>
              <w:fldChar w:fldCharType="end"/>
            </w:r>
          </w:hyperlink>
        </w:p>
        <w:p w14:paraId="3CE22754" w14:textId="0B6EBBB1" w:rsidR="00E35F1F" w:rsidRDefault="00BF6550">
          <w:pPr>
            <w:pStyle w:val="TOC3"/>
            <w:tabs>
              <w:tab w:val="right" w:leader="dot" w:pos="8846"/>
            </w:tabs>
            <w:rPr>
              <w:rFonts w:asciiTheme="minorHAnsi" w:eastAsiaTheme="minorEastAsia" w:hAnsiTheme="minorHAnsi"/>
              <w:noProof/>
              <w:sz w:val="22"/>
              <w:lang w:val="en-US"/>
            </w:rPr>
          </w:pPr>
          <w:hyperlink w:anchor="_Toc448227456" w:history="1">
            <w:r w:rsidR="00E35F1F" w:rsidRPr="000F5C8A">
              <w:rPr>
                <w:rStyle w:val="Hyperlink"/>
                <w:noProof/>
              </w:rPr>
              <w:t>The Psalms of the Eleventh Hour (Little Vespers)</w:t>
            </w:r>
            <w:r w:rsidR="00E35F1F">
              <w:rPr>
                <w:noProof/>
                <w:webHidden/>
              </w:rPr>
              <w:tab/>
            </w:r>
            <w:r w:rsidR="00E35F1F">
              <w:rPr>
                <w:noProof/>
                <w:webHidden/>
              </w:rPr>
              <w:fldChar w:fldCharType="begin"/>
            </w:r>
            <w:r w:rsidR="00E35F1F">
              <w:rPr>
                <w:noProof/>
                <w:webHidden/>
              </w:rPr>
              <w:instrText xml:space="preserve"> PAGEREF _Toc448227456 \h </w:instrText>
            </w:r>
            <w:r w:rsidR="00E35F1F">
              <w:rPr>
                <w:noProof/>
                <w:webHidden/>
              </w:rPr>
            </w:r>
            <w:r w:rsidR="00E35F1F">
              <w:rPr>
                <w:noProof/>
                <w:webHidden/>
              </w:rPr>
              <w:fldChar w:fldCharType="separate"/>
            </w:r>
            <w:r w:rsidR="000C7DE2">
              <w:rPr>
                <w:noProof/>
                <w:webHidden/>
              </w:rPr>
              <w:t>10</w:t>
            </w:r>
            <w:r w:rsidR="00E35F1F">
              <w:rPr>
                <w:noProof/>
                <w:webHidden/>
              </w:rPr>
              <w:fldChar w:fldCharType="end"/>
            </w:r>
          </w:hyperlink>
        </w:p>
        <w:p w14:paraId="4B0BA7F1" w14:textId="090E5569" w:rsidR="00E35F1F" w:rsidRDefault="00BF6550">
          <w:pPr>
            <w:pStyle w:val="TOC3"/>
            <w:tabs>
              <w:tab w:val="right" w:leader="dot" w:pos="8846"/>
            </w:tabs>
            <w:rPr>
              <w:rFonts w:asciiTheme="minorHAnsi" w:eastAsiaTheme="minorEastAsia" w:hAnsiTheme="minorHAnsi"/>
              <w:noProof/>
              <w:sz w:val="22"/>
              <w:lang w:val="en-US"/>
            </w:rPr>
          </w:pPr>
          <w:hyperlink w:anchor="_Toc448227457" w:history="1">
            <w:r w:rsidR="00E35F1F" w:rsidRPr="000F5C8A">
              <w:rPr>
                <w:rStyle w:val="Hyperlink"/>
                <w:noProof/>
              </w:rPr>
              <w:t>The Raising of Evening (or Morning) Incense</w:t>
            </w:r>
            <w:r w:rsidR="00E35F1F">
              <w:rPr>
                <w:noProof/>
                <w:webHidden/>
              </w:rPr>
              <w:tab/>
            </w:r>
            <w:r w:rsidR="00E35F1F">
              <w:rPr>
                <w:noProof/>
                <w:webHidden/>
              </w:rPr>
              <w:fldChar w:fldCharType="begin"/>
            </w:r>
            <w:r w:rsidR="00E35F1F">
              <w:rPr>
                <w:noProof/>
                <w:webHidden/>
              </w:rPr>
              <w:instrText xml:space="preserve"> PAGEREF _Toc448227457 \h </w:instrText>
            </w:r>
            <w:r w:rsidR="00E35F1F">
              <w:rPr>
                <w:noProof/>
                <w:webHidden/>
              </w:rPr>
            </w:r>
            <w:r w:rsidR="00E35F1F">
              <w:rPr>
                <w:noProof/>
                <w:webHidden/>
              </w:rPr>
              <w:fldChar w:fldCharType="separate"/>
            </w:r>
            <w:r w:rsidR="000C7DE2">
              <w:rPr>
                <w:noProof/>
                <w:webHidden/>
              </w:rPr>
              <w:t>536</w:t>
            </w:r>
            <w:r w:rsidR="00E35F1F">
              <w:rPr>
                <w:noProof/>
                <w:webHidden/>
              </w:rPr>
              <w:fldChar w:fldCharType="end"/>
            </w:r>
          </w:hyperlink>
        </w:p>
        <w:p w14:paraId="50F528F7" w14:textId="77777777" w:rsidR="00143C5A" w:rsidRDefault="009800DB" w:rsidP="009800DB">
          <w:pPr>
            <w:rPr>
              <w:b/>
              <w:bCs/>
              <w:noProof/>
            </w:rPr>
          </w:pPr>
          <w:r>
            <w:rPr>
              <w:b/>
              <w:bCs/>
              <w:noProof/>
            </w:rPr>
            <w:fldChar w:fldCharType="end"/>
          </w:r>
        </w:p>
      </w:sdtContent>
    </w:sdt>
    <w:p w14:paraId="5B97C039" w14:textId="527AA084" w:rsidR="009800DB" w:rsidRDefault="00143C5A" w:rsidP="00143C5A">
      <w:pPr>
        <w:pStyle w:val="Rubric"/>
      </w:pPr>
      <w:r>
        <w:t>It 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647D0AA7" w14:textId="2B0181EC" w:rsidR="009800DB" w:rsidRDefault="009800DB" w:rsidP="00AB3348">
      <w:r>
        <w:br w:type="page"/>
      </w:r>
    </w:p>
    <w:p w14:paraId="7AAE1858" w14:textId="01458E9F" w:rsidR="00964F23" w:rsidRDefault="00964F23" w:rsidP="00964F23">
      <w:pPr>
        <w:pStyle w:val="Heading3"/>
      </w:pPr>
      <w:bookmarkStart w:id="29" w:name="_Toc448227455"/>
      <w:bookmarkStart w:id="30" w:name="_Ref448228965"/>
      <w:bookmarkStart w:id="31" w:name="_Ref448228969"/>
      <w:r>
        <w:lastRenderedPageBreak/>
        <w:t>Vespers Praise</w:t>
      </w:r>
      <w:bookmarkEnd w:id="28"/>
      <w:bookmarkEnd w:id="27"/>
      <w:bookmarkEnd w:id="26"/>
      <w:bookmarkEnd w:id="25"/>
      <w:bookmarkEnd w:id="24"/>
      <w:bookmarkEnd w:id="29"/>
      <w:bookmarkEnd w:id="30"/>
      <w:bookmarkEnd w:id="31"/>
    </w:p>
    <w:p w14:paraId="39060D07" w14:textId="725011D0" w:rsidR="00B102EF" w:rsidRDefault="00B102EF" w:rsidP="00B102EF">
      <w:pPr>
        <w:pStyle w:val="Rubric"/>
      </w:pPr>
      <w:r>
        <w:t>Lauds, or Matins Priase, is identical in order to Vespers Praise, but is today generally merged into a continuous service with Midnight Priase. Both consist of the Fourth Cantcile, the Psali of the Day or Season, and the Conclusion. Vespers Praise begins with Ps 116, while Mastins Priase follows immedtialy upon Midnight Priase. Vespers Praise uses the Psali and Theotokia of the ending day, while Matins Praise uses the Psali and Theotokia of the new day.</w:t>
      </w:r>
    </w:p>
    <w:p w14:paraId="382E9E09" w14:textId="47FAA0AF" w:rsidR="00B102EF" w:rsidRDefault="00B102EF" w:rsidP="00B102EF">
      <w:pPr>
        <w:pStyle w:val="Rubric"/>
      </w:pPr>
      <w:r>
        <w:t>The seasonal Psali replaces the Psali of the day. However, today, commonly the seasonal Psali is said, followed by the Annual Psali of the Day. It has become common to say the Psali of the Virgin,</w:t>
      </w:r>
      <w:r w:rsidRPr="00B102EF">
        <w:rPr>
          <w:lang w:val="en-US"/>
        </w:rPr>
        <w:t xml:space="preserve"> </w:t>
      </w:r>
      <w:r>
        <w:rPr>
          <w:lang w:val="en-US"/>
        </w:rPr>
        <w:t xml:space="preserve">page </w:t>
      </w:r>
      <w:r>
        <w:rPr>
          <w:lang w:val="en-US"/>
        </w:rPr>
        <w:fldChar w:fldCharType="begin"/>
      </w:r>
      <w:r>
        <w:rPr>
          <w:lang w:val="en-US"/>
        </w:rPr>
        <w:instrText xml:space="preserve"> PAGEREF _Ref435642763 \h </w:instrText>
      </w:r>
      <w:r>
        <w:rPr>
          <w:lang w:val="en-US"/>
        </w:rPr>
      </w:r>
      <w:r>
        <w:rPr>
          <w:lang w:val="en-US"/>
        </w:rPr>
        <w:fldChar w:fldCharType="separate"/>
      </w:r>
      <w:r w:rsidR="000C7DE2">
        <w:rPr>
          <w:noProof/>
          <w:lang w:val="en-US"/>
        </w:rPr>
        <w:t>940</w:t>
      </w:r>
      <w:r>
        <w:rPr>
          <w:lang w:val="en-US"/>
        </w:rPr>
        <w:fldChar w:fldCharType="end"/>
      </w:r>
      <w:r>
        <w:t xml:space="preserve"> always, and not only of feasts of the Virgin. This has resulted in the current practice of saying the Psali of the Virgin before the Annual Psali of the Day, which is directed towards the Lord.</w:t>
      </w:r>
    </w:p>
    <w:p w14:paraId="6F718699" w14:textId="1CE85F61" w:rsidR="00B102EF" w:rsidRDefault="00B102EF" w:rsidP="004D23BC">
      <w:pPr>
        <w:tabs>
          <w:tab w:val="left" w:pos="720"/>
          <w:tab w:val="left" w:leader="dot" w:pos="7920"/>
        </w:tabs>
      </w:pPr>
      <w:r>
        <w:fldChar w:fldCharType="begin"/>
      </w:r>
      <w:r>
        <w:instrText xml:space="preserve"> REF _Ref448228501 \h </w:instrText>
      </w:r>
      <w:r>
        <w:fldChar w:fldCharType="separate"/>
      </w:r>
      <w:r w:rsidR="000C7DE2">
        <w:t>The Fourth Canticle</w:t>
      </w:r>
      <w:r>
        <w:fldChar w:fldCharType="end"/>
      </w:r>
      <w:r>
        <w:tab/>
      </w:r>
      <w:r>
        <w:fldChar w:fldCharType="begin"/>
      </w:r>
      <w:r>
        <w:instrText xml:space="preserve"> PAGEREF _Ref448228505 \h </w:instrText>
      </w:r>
      <w:r>
        <w:fldChar w:fldCharType="separate"/>
      </w:r>
      <w:r w:rsidR="000C7DE2">
        <w:rPr>
          <w:noProof/>
        </w:rPr>
        <w:t>403</w:t>
      </w:r>
      <w:r>
        <w:fldChar w:fldCharType="end"/>
      </w:r>
    </w:p>
    <w:p w14:paraId="714598C9" w14:textId="48313731" w:rsidR="00B102EF" w:rsidRDefault="00B102EF" w:rsidP="004D23BC">
      <w:pPr>
        <w:tabs>
          <w:tab w:val="left" w:pos="720"/>
          <w:tab w:val="left" w:leader="dot" w:pos="7920"/>
        </w:tabs>
      </w:pPr>
      <w:r>
        <w:fldChar w:fldCharType="begin"/>
      </w:r>
      <w:r>
        <w:instrText xml:space="preserve"> REF _Ref448228521 \h </w:instrText>
      </w:r>
      <w:r>
        <w:fldChar w:fldCharType="separate"/>
      </w:r>
      <w:r w:rsidR="000C7DE2">
        <w:t>The Annual Psalis and Theotokia</w:t>
      </w:r>
      <w:r>
        <w:fldChar w:fldCharType="end"/>
      </w:r>
      <w:r>
        <w:tab/>
      </w:r>
      <w:r>
        <w:fldChar w:fldCharType="begin"/>
      </w:r>
      <w:r>
        <w:instrText xml:space="preserve"> PAGEREF _Ref448228524 \h </w:instrText>
      </w:r>
      <w:r>
        <w:fldChar w:fldCharType="separate"/>
      </w:r>
      <w:r w:rsidR="000C7DE2">
        <w:rPr>
          <w:noProof/>
        </w:rPr>
        <w:t>412</w:t>
      </w:r>
      <w:r>
        <w:fldChar w:fldCharType="end"/>
      </w:r>
    </w:p>
    <w:p w14:paraId="160344F1" w14:textId="347F2E1E" w:rsidR="00B102EF" w:rsidRDefault="00B102EF" w:rsidP="004D23BC">
      <w:pPr>
        <w:tabs>
          <w:tab w:val="left" w:pos="720"/>
          <w:tab w:val="left" w:leader="dot" w:pos="7920"/>
        </w:tabs>
      </w:pPr>
      <w:r>
        <w:tab/>
        <w:t xml:space="preserve">Or </w:t>
      </w:r>
      <w:r>
        <w:fldChar w:fldCharType="begin"/>
      </w:r>
      <w:r>
        <w:instrText xml:space="preserve"> REF _Ref448228543 \h </w:instrText>
      </w:r>
      <w:r>
        <w:fldChar w:fldCharType="separate"/>
      </w:r>
      <w:r w:rsidR="000C7DE2">
        <w:t>The Book of Psalis and Doxologies</w:t>
      </w:r>
      <w:r>
        <w:fldChar w:fldCharType="end"/>
      </w:r>
      <w:r>
        <w:tab/>
      </w:r>
      <w:r>
        <w:fldChar w:fldCharType="begin"/>
      </w:r>
      <w:r>
        <w:instrText xml:space="preserve"> PAGEREF _Ref448228546 \h </w:instrText>
      </w:r>
      <w:r>
        <w:fldChar w:fldCharType="separate"/>
      </w:r>
      <w:r w:rsidR="000C7DE2">
        <w:rPr>
          <w:noProof/>
        </w:rPr>
        <w:t>603</w:t>
      </w:r>
      <w:r>
        <w:fldChar w:fldCharType="end"/>
      </w:r>
    </w:p>
    <w:p w14:paraId="16789703" w14:textId="2446AE7A" w:rsidR="00B102EF" w:rsidRDefault="00B102EF" w:rsidP="00B102EF">
      <w:pPr>
        <w:pStyle w:val="Rubric"/>
      </w:pPr>
      <w:r>
        <w:t>After the Conclusion of the Theotokia, conclude with:</w:t>
      </w:r>
    </w:p>
    <w:p w14:paraId="46A0462D" w14:textId="7B40BAE6" w:rsidR="00E97A49" w:rsidRPr="00D31F38" w:rsidRDefault="00E97A49" w:rsidP="00E97A49">
      <w:pPr>
        <w:pStyle w:val="Heading4"/>
      </w:pPr>
      <w:bookmarkStart w:id="32" w:name="_Ref448471060"/>
      <w:r>
        <w:t>The Conclusion of the Midnight Praise</w:t>
      </w:r>
      <w:bookmarkEnd w:id="32"/>
    </w:p>
    <w:p w14:paraId="2B46102E" w14:textId="77777777" w:rsidR="00B102EF" w:rsidRDefault="00B102EF" w:rsidP="00E97A49">
      <w:pPr>
        <w:pStyle w:val="Heading5"/>
      </w:pPr>
      <w:bookmarkStart w:id="33" w:name="_Toc298445785"/>
      <w:bookmarkStart w:id="34" w:name="_Toc298681270"/>
      <w:bookmarkStart w:id="35" w:name="_Toc298447510"/>
      <w:bookmarkStart w:id="36" w:name="_Ref299212181"/>
      <w:bookmarkStart w:id="37" w:name="_Toc308441908"/>
      <w:r w:rsidRPr="00E97A49">
        <w:t>The</w:t>
      </w:r>
      <w:r>
        <w:t xml:space="preserve"> Creed</w:t>
      </w:r>
      <w:bookmarkEnd w:id="33"/>
      <w:bookmarkEnd w:id="34"/>
      <w:bookmarkEnd w:id="35"/>
      <w:bookmarkEnd w:id="36"/>
      <w:bookmarkEnd w:id="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7968A2F8" w14:textId="77777777" w:rsidTr="00B102EF">
        <w:tc>
          <w:tcPr>
            <w:tcW w:w="4536" w:type="dxa"/>
          </w:tcPr>
          <w:p w14:paraId="39E77021" w14:textId="77777777" w:rsidR="00B102EF" w:rsidRDefault="00B102EF" w:rsidP="00E97A49">
            <w:pPr>
              <w:pStyle w:val="Heading5"/>
              <w:outlineLvl w:val="4"/>
            </w:pPr>
            <w:bookmarkStart w:id="38" w:name="_Toc298445786"/>
            <w:bookmarkStart w:id="39" w:name="_Toc298681271"/>
            <w:bookmarkStart w:id="40" w:name="_Toc298447511"/>
            <w:bookmarkStart w:id="41" w:name="_Toc308441909"/>
            <w:r>
              <w:t>The Introduction to the Creed</w:t>
            </w:r>
            <w:bookmarkEnd w:id="38"/>
            <w:bookmarkEnd w:id="39"/>
            <w:bookmarkEnd w:id="40"/>
            <w:bookmarkEnd w:id="41"/>
          </w:p>
        </w:tc>
        <w:tc>
          <w:tcPr>
            <w:tcW w:w="4536" w:type="dxa"/>
          </w:tcPr>
          <w:p w14:paraId="7EC57D66" w14:textId="77777777" w:rsidR="00B102EF" w:rsidRDefault="00B102EF" w:rsidP="00B102EF"/>
        </w:tc>
      </w:tr>
      <w:tr w:rsidR="00B102EF" w14:paraId="697D4AC3" w14:textId="77777777" w:rsidTr="00B102EF">
        <w:tc>
          <w:tcPr>
            <w:tcW w:w="4536" w:type="dxa"/>
          </w:tcPr>
          <w:p w14:paraId="3E40FA1B" w14:textId="77777777" w:rsidR="00B102EF" w:rsidRPr="006458F1" w:rsidRDefault="00B102EF" w:rsidP="00B102EF">
            <w:pPr>
              <w:pStyle w:val="EngInd"/>
              <w:jc w:val="both"/>
            </w:pPr>
            <w:r w:rsidRPr="006458F1">
              <w:t>We exalt you, the Mother of the True Light</w:t>
            </w:r>
            <w:r>
              <w:t xml:space="preserve">. </w:t>
            </w:r>
            <w:r w:rsidRPr="006458F1">
              <w:t>We glorify you, O saint and Mother of God, for you brought forth unto us the Saviour of the whole world; He came and saved our souls.</w:t>
            </w:r>
          </w:p>
          <w:p w14:paraId="5DC7BAF1" w14:textId="77777777" w:rsidR="00B102EF" w:rsidRPr="006458F1" w:rsidRDefault="00B102EF" w:rsidP="00B102EF">
            <w:pPr>
              <w:pStyle w:val="EngInd"/>
              <w:jc w:val="both"/>
            </w:pPr>
            <w:r w:rsidRPr="006458F1">
              <w:t xml:space="preserve">Glory to </w:t>
            </w:r>
            <w:r>
              <w:t>You</w:t>
            </w:r>
            <w:r w:rsidRPr="006458F1">
              <w:t>, our Master, our King, Christ; the pride of the Apostles, the crown of the martyrs, the joy of the righteous, the firmness of the churches, the forgiveness of sins.</w:t>
            </w:r>
          </w:p>
          <w:p w14:paraId="525BA749" w14:textId="77777777" w:rsidR="00B102EF" w:rsidRPr="006458F1" w:rsidRDefault="00B102EF" w:rsidP="00B102EF">
            <w:pPr>
              <w:pStyle w:val="EngInd"/>
              <w:jc w:val="both"/>
            </w:pPr>
            <w:r w:rsidRPr="006458F1">
              <w:t>We proclaim the Holy Trinity in One Godhead</w:t>
            </w:r>
            <w:r>
              <w:t xml:space="preserve">. </w:t>
            </w:r>
            <w:r w:rsidRPr="006458F1">
              <w:t>We wor</w:t>
            </w:r>
            <w:r w:rsidRPr="006458F1">
              <w:softHyphen/>
              <w:t>ship Him</w:t>
            </w:r>
            <w:r>
              <w:t xml:space="preserve">. </w:t>
            </w:r>
            <w:r w:rsidRPr="006458F1">
              <w:t>We glorify Him</w:t>
            </w:r>
            <w:r>
              <w:t xml:space="preserve">. </w:t>
            </w:r>
            <w:r w:rsidRPr="006458F1">
              <w:t>Lord have mercy</w:t>
            </w:r>
            <w:r>
              <w:t xml:space="preserve">. </w:t>
            </w:r>
            <w:r w:rsidRPr="006458F1">
              <w:t>Lord have mercy</w:t>
            </w:r>
            <w:r>
              <w:t xml:space="preserve">. </w:t>
            </w:r>
            <w:r w:rsidRPr="006458F1">
              <w:t>Lord bless</w:t>
            </w:r>
            <w:r>
              <w:t xml:space="preserve">. </w:t>
            </w:r>
            <w:r w:rsidRPr="006458F1">
              <w:t>Amen.</w:t>
            </w:r>
          </w:p>
        </w:tc>
        <w:tc>
          <w:tcPr>
            <w:tcW w:w="4536" w:type="dxa"/>
          </w:tcPr>
          <w:p w14:paraId="212D7F67" w14:textId="77777777" w:rsidR="00B102EF" w:rsidRDefault="00B102EF" w:rsidP="00B102EF"/>
        </w:tc>
      </w:tr>
      <w:tr w:rsidR="00B102EF" w14:paraId="7259DE40" w14:textId="77777777" w:rsidTr="00B102EF">
        <w:tc>
          <w:tcPr>
            <w:tcW w:w="4536" w:type="dxa"/>
          </w:tcPr>
          <w:p w14:paraId="06AA0B76" w14:textId="77777777" w:rsidR="00B102EF" w:rsidRPr="006458F1" w:rsidRDefault="00B102EF" w:rsidP="00E97A49">
            <w:pPr>
              <w:pStyle w:val="Heading5"/>
              <w:outlineLvl w:val="4"/>
            </w:pPr>
            <w:bookmarkStart w:id="42" w:name="_Toc298445787"/>
            <w:bookmarkStart w:id="43" w:name="_Toc298681272"/>
            <w:bookmarkStart w:id="44" w:name="_Toc298447512"/>
            <w:bookmarkStart w:id="45" w:name="_Toc308441910"/>
            <w:r>
              <w:t>The Creed</w:t>
            </w:r>
            <w:bookmarkEnd w:id="42"/>
            <w:bookmarkEnd w:id="43"/>
            <w:bookmarkEnd w:id="44"/>
            <w:bookmarkEnd w:id="45"/>
          </w:p>
        </w:tc>
        <w:tc>
          <w:tcPr>
            <w:tcW w:w="4536" w:type="dxa"/>
          </w:tcPr>
          <w:p w14:paraId="44866191" w14:textId="77777777" w:rsidR="00B102EF" w:rsidRDefault="00B102EF" w:rsidP="00B102EF"/>
        </w:tc>
      </w:tr>
      <w:tr w:rsidR="00B102EF" w14:paraId="37FFC588" w14:textId="77777777" w:rsidTr="00B102EF">
        <w:tc>
          <w:tcPr>
            <w:tcW w:w="4536" w:type="dxa"/>
          </w:tcPr>
          <w:p w14:paraId="7CB030A3" w14:textId="77777777" w:rsidR="00B102EF" w:rsidRPr="009E64DA" w:rsidRDefault="00B102EF" w:rsidP="00B102EF">
            <w:pPr>
              <w:pStyle w:val="EngInd"/>
              <w:jc w:val="both"/>
              <w:rPr>
                <w:rFonts w:eastAsia="@MingLiU"/>
              </w:rPr>
            </w:pPr>
            <w:r w:rsidRPr="009E64DA">
              <w:rPr>
                <w:rFonts w:eastAsia="@MingLiU"/>
              </w:rPr>
              <w:t xml:space="preserve">We believe in one God; God the Father, the </w:t>
            </w:r>
            <w:r w:rsidRPr="009E64DA">
              <w:rPr>
                <w:rFonts w:eastAsia="@MingLiU"/>
              </w:rPr>
              <w:lastRenderedPageBreak/>
              <w:t>Pantocrator, Who created heaven and earth, and all things seen and unseen.</w:t>
            </w:r>
          </w:p>
          <w:p w14:paraId="0E46D2EE" w14:textId="77777777" w:rsidR="00B102EF" w:rsidRPr="009E64DA" w:rsidRDefault="00B102EF" w:rsidP="00B102EF">
            <w:pPr>
              <w:pStyle w:val="EngInd"/>
              <w:jc w:val="both"/>
              <w:rPr>
                <w:rFonts w:eastAsia="@MingLiU"/>
              </w:rPr>
            </w:pPr>
            <w:r w:rsidRPr="009E64DA">
              <w:rPr>
                <w:rFonts w:eastAsia="@MingLiU"/>
              </w:rPr>
              <w:t>We believe in one Lord; Jesus Christ, the Only</w:t>
            </w:r>
            <w:r w:rsidRPr="009E64DA">
              <w:rPr>
                <w:rFonts w:eastAsia="@MingLiU"/>
              </w:rPr>
              <w:noBreakHyphen/>
              <w:t>Begotten Son of God, begotten of the Father before all ages</w:t>
            </w:r>
            <w:r>
              <w:rPr>
                <w:rFonts w:eastAsia="@MingLiU"/>
              </w:rPr>
              <w:t xml:space="preserve">. </w:t>
            </w:r>
            <w:r w:rsidRPr="009E64DA">
              <w:rPr>
                <w:rFonts w:eastAsia="@MingLiU"/>
              </w:rPr>
              <w:t>Light of Light; True God of True God; begotten, not created; of One Essence with the Father; by Whom all things were made; Who, for us men and for our salvation, came down from heaven, and was incarnate of the Holy Spirit, and of the Vir</w:t>
            </w:r>
            <w:r w:rsidRPr="009E64DA">
              <w:rPr>
                <w:rFonts w:eastAsia="@MingLiU"/>
              </w:rPr>
              <w:softHyphen/>
              <w:t>gin Mary, and became man.</w:t>
            </w:r>
          </w:p>
          <w:p w14:paraId="4E16B5B9" w14:textId="77777777" w:rsidR="00B102EF" w:rsidRPr="009E64DA" w:rsidRDefault="00B102EF" w:rsidP="00B102EF">
            <w:pPr>
              <w:pStyle w:val="EngInd"/>
              <w:jc w:val="both"/>
              <w:rPr>
                <w:rFonts w:eastAsia="@MingLiU"/>
              </w:rPr>
            </w:pPr>
            <w:r w:rsidRPr="009E64DA">
              <w:rPr>
                <w:rFonts w:eastAsia="@MingLiU"/>
              </w:rPr>
              <w:t>And He was crucified for us under Pontius Pilate; suffered and was buried; and the third day He rose from the dead, ac</w:t>
            </w:r>
            <w:r w:rsidRPr="009E64DA">
              <w:rPr>
                <w:rFonts w:eastAsia="@MingLiU"/>
              </w:rPr>
              <w:softHyphen/>
              <w:t>cording to the scriptures</w:t>
            </w:r>
            <w:r>
              <w:rPr>
                <w:rFonts w:eastAsia="@MingLiU"/>
              </w:rPr>
              <w:t xml:space="preserve">. </w:t>
            </w:r>
            <w:r w:rsidRPr="009E64DA">
              <w:rPr>
                <w:rFonts w:eastAsia="@MingLiU"/>
              </w:rPr>
              <w:t>Ascended into the heavens, He sits at the right hand of His Father; and He is coming again in His glory, to judge the living and the dead; Whose kingdom shall have no end.</w:t>
            </w:r>
          </w:p>
          <w:p w14:paraId="58465C10" w14:textId="77777777" w:rsidR="00B102EF" w:rsidRPr="009E64DA" w:rsidRDefault="00B102EF" w:rsidP="00B102EF">
            <w:pPr>
              <w:pStyle w:val="EngInd"/>
              <w:jc w:val="both"/>
              <w:rPr>
                <w:rFonts w:eastAsia="@MingLiU"/>
              </w:rPr>
            </w:pPr>
            <w:r w:rsidRPr="009E64DA">
              <w:rPr>
                <w:rFonts w:eastAsia="@MingLiU"/>
              </w:rPr>
              <w:t>Yes, we believe in the Holy Spirit; the Lord, the Giver of Life; Who proceeds from the Father; Who, with the Father and the Son, is worshipped and glorified; Who spoke by the prophets.</w:t>
            </w:r>
          </w:p>
          <w:p w14:paraId="1E46B432" w14:textId="77777777" w:rsidR="00B102EF" w:rsidRPr="009E64DA" w:rsidRDefault="00B102EF" w:rsidP="00B102EF">
            <w:pPr>
              <w:pStyle w:val="EngInd"/>
              <w:jc w:val="both"/>
              <w:rPr>
                <w:rFonts w:eastAsia="@MingLiU"/>
              </w:rPr>
            </w:pPr>
            <w:r w:rsidRPr="009E64DA">
              <w:rPr>
                <w:rFonts w:eastAsia="@MingLiU"/>
              </w:rPr>
              <w:t>And in One, Holy, Catholic and Apostolic Church, we con</w:t>
            </w:r>
            <w:r w:rsidRPr="009E64DA">
              <w:rPr>
                <w:rFonts w:eastAsia="@MingLiU"/>
              </w:rPr>
              <w:softHyphen/>
              <w:t xml:space="preserve">fess one Baptism for the remission of sins. </w:t>
            </w:r>
          </w:p>
        </w:tc>
        <w:tc>
          <w:tcPr>
            <w:tcW w:w="4536" w:type="dxa"/>
          </w:tcPr>
          <w:p w14:paraId="197BA899" w14:textId="77777777" w:rsidR="00B102EF" w:rsidRDefault="00B102EF" w:rsidP="00B102EF"/>
        </w:tc>
      </w:tr>
      <w:tr w:rsidR="00B102EF" w14:paraId="1AE34DF2" w14:textId="77777777" w:rsidTr="00B102EF">
        <w:tc>
          <w:tcPr>
            <w:tcW w:w="4536" w:type="dxa"/>
          </w:tcPr>
          <w:p w14:paraId="6A49C4FA" w14:textId="77777777" w:rsidR="00B102EF" w:rsidRPr="006458F1" w:rsidRDefault="00B102EF" w:rsidP="00B102EF">
            <w:pPr>
              <w:pStyle w:val="EngIndEnd"/>
              <w:jc w:val="both"/>
            </w:pPr>
            <w:r w:rsidRPr="009E64DA">
              <w:lastRenderedPageBreak/>
              <w:t>We look for the resurrection of the dead, and the life of the coming age</w:t>
            </w:r>
            <w:r>
              <w:t xml:space="preserve">. </w:t>
            </w:r>
            <w:r w:rsidRPr="009E64DA">
              <w:t>Amen.</w:t>
            </w:r>
          </w:p>
        </w:tc>
        <w:tc>
          <w:tcPr>
            <w:tcW w:w="4536" w:type="dxa"/>
          </w:tcPr>
          <w:p w14:paraId="2B168B1B" w14:textId="77777777" w:rsidR="00B102EF" w:rsidRDefault="00B102EF" w:rsidP="00B102EF"/>
        </w:tc>
      </w:tr>
    </w:tbl>
    <w:p w14:paraId="1D320D2A" w14:textId="77777777" w:rsidR="00B102EF" w:rsidRDefault="00B102EF" w:rsidP="00E97A49">
      <w:pPr>
        <w:pStyle w:val="Heading5"/>
      </w:pPr>
      <w:bookmarkStart w:id="46" w:name="_Ref452621214"/>
      <w:r>
        <w:t>The Conclusion of the Midnight Praise</w:t>
      </w:r>
      <w:bookmarkEnd w:id="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4248"/>
        <w:gridCol w:w="288"/>
        <w:gridCol w:w="4248"/>
      </w:tblGrid>
      <w:tr w:rsidR="00B102EF" w14:paraId="1D94DA09" w14:textId="77777777" w:rsidTr="00B102EF">
        <w:trPr>
          <w:cantSplit/>
          <w:jc w:val="center"/>
        </w:trPr>
        <w:tc>
          <w:tcPr>
            <w:tcW w:w="4248" w:type="dxa"/>
          </w:tcPr>
          <w:p w14:paraId="242FCC57" w14:textId="77777777" w:rsidR="00B102EF" w:rsidRDefault="00B102EF" w:rsidP="00B102EF">
            <w:pPr>
              <w:pStyle w:val="EngHangEnd"/>
            </w:pPr>
            <w:r>
              <w:t>Lord have mercy. (3) (Kyrié eleison.) (3)</w:t>
            </w:r>
          </w:p>
        </w:tc>
        <w:tc>
          <w:tcPr>
            <w:tcW w:w="288" w:type="dxa"/>
          </w:tcPr>
          <w:p w14:paraId="58BEF567" w14:textId="77777777" w:rsidR="00B102EF" w:rsidRDefault="00B102EF" w:rsidP="00B102EF"/>
        </w:tc>
        <w:tc>
          <w:tcPr>
            <w:tcW w:w="4248" w:type="dxa"/>
          </w:tcPr>
          <w:p w14:paraId="30D95B6B" w14:textId="77777777" w:rsidR="00B102EF" w:rsidRDefault="00B102EF" w:rsidP="00B102EF">
            <w:pPr>
              <w:pStyle w:val="CopticVersemulti-line"/>
            </w:pPr>
          </w:p>
        </w:tc>
      </w:tr>
      <w:tr w:rsidR="00B102EF" w14:paraId="2766E58E" w14:textId="77777777" w:rsidTr="00B102EF">
        <w:trPr>
          <w:cantSplit/>
          <w:jc w:val="center"/>
        </w:trPr>
        <w:tc>
          <w:tcPr>
            <w:tcW w:w="4248" w:type="dxa"/>
          </w:tcPr>
          <w:p w14:paraId="727D4DA7" w14:textId="77777777" w:rsidR="00B102EF" w:rsidRDefault="00B102EF" w:rsidP="00B102EF">
            <w:pPr>
              <w:pStyle w:val="EngHang"/>
            </w:pPr>
            <w:r w:rsidRPr="007425E1">
              <w:rPr>
                <w:rFonts w:eastAsiaTheme="minorHAnsi"/>
              </w:rPr>
              <w:t>God have mercy upon us:</w:t>
            </w:r>
          </w:p>
        </w:tc>
        <w:tc>
          <w:tcPr>
            <w:tcW w:w="288" w:type="dxa"/>
          </w:tcPr>
          <w:p w14:paraId="4C18FD53" w14:textId="77777777" w:rsidR="00B102EF" w:rsidRDefault="00B102EF" w:rsidP="00B102EF"/>
        </w:tc>
        <w:tc>
          <w:tcPr>
            <w:tcW w:w="4248" w:type="dxa"/>
          </w:tcPr>
          <w:p w14:paraId="75BB2427" w14:textId="77777777" w:rsidR="00B102EF" w:rsidRPr="00F31CD1" w:rsidRDefault="00B102EF" w:rsidP="00B102EF">
            <w:pPr>
              <w:pStyle w:val="CopticVersemulti-line"/>
            </w:pPr>
            <w:r w:rsidRPr="00F31CD1">
              <w:t>Ⲫϯ ⲛⲁⲓ ⲛⲁⲛ</w:t>
            </w:r>
          </w:p>
        </w:tc>
      </w:tr>
      <w:tr w:rsidR="00B102EF" w14:paraId="7CA8F2AD" w14:textId="77777777" w:rsidTr="00B102EF">
        <w:trPr>
          <w:cantSplit/>
          <w:jc w:val="center"/>
        </w:trPr>
        <w:tc>
          <w:tcPr>
            <w:tcW w:w="4248" w:type="dxa"/>
          </w:tcPr>
          <w:p w14:paraId="318135F4" w14:textId="77777777" w:rsidR="00B102EF" w:rsidRPr="007425E1" w:rsidRDefault="00B102EF" w:rsidP="00B102EF">
            <w:pPr>
              <w:pStyle w:val="EngIndEnd"/>
            </w:pPr>
            <w:r>
              <w:t>Lord have mercy. (3)</w:t>
            </w:r>
          </w:p>
        </w:tc>
        <w:tc>
          <w:tcPr>
            <w:tcW w:w="288" w:type="dxa"/>
          </w:tcPr>
          <w:p w14:paraId="44FFA26A" w14:textId="77777777" w:rsidR="00B102EF" w:rsidRDefault="00B102EF" w:rsidP="00B102EF"/>
        </w:tc>
        <w:tc>
          <w:tcPr>
            <w:tcW w:w="4248" w:type="dxa"/>
          </w:tcPr>
          <w:p w14:paraId="1E068F02" w14:textId="77777777" w:rsidR="00B102EF" w:rsidRDefault="00B102EF" w:rsidP="00B102EF">
            <w:pPr>
              <w:pStyle w:val="CopticVersemulti-line"/>
            </w:pPr>
          </w:p>
        </w:tc>
      </w:tr>
      <w:tr w:rsidR="00B102EF" w14:paraId="00802E55" w14:textId="77777777" w:rsidTr="00B102EF">
        <w:trPr>
          <w:cantSplit/>
          <w:jc w:val="center"/>
        </w:trPr>
        <w:tc>
          <w:tcPr>
            <w:tcW w:w="4248" w:type="dxa"/>
          </w:tcPr>
          <w:p w14:paraId="7872C477" w14:textId="77777777" w:rsidR="00B102EF" w:rsidRDefault="00B102EF" w:rsidP="00B102EF">
            <w:pPr>
              <w:pStyle w:val="EngHang"/>
            </w:pPr>
            <w:r>
              <w:t>God hear us:</w:t>
            </w:r>
          </w:p>
        </w:tc>
        <w:tc>
          <w:tcPr>
            <w:tcW w:w="288" w:type="dxa"/>
          </w:tcPr>
          <w:p w14:paraId="65E7FF8A" w14:textId="77777777" w:rsidR="00B102EF" w:rsidRDefault="00B102EF" w:rsidP="00B102EF"/>
        </w:tc>
        <w:tc>
          <w:tcPr>
            <w:tcW w:w="4248" w:type="dxa"/>
          </w:tcPr>
          <w:p w14:paraId="10434A25" w14:textId="77777777" w:rsidR="00B102EF" w:rsidRDefault="00B102EF" w:rsidP="00B102EF">
            <w:pPr>
              <w:pStyle w:val="CopticVersemulti-line"/>
            </w:pPr>
            <w:r w:rsidRPr="00F31CD1">
              <w:t>Ⲫϯ ⲥⲱⲧⲉⲙ ⲉⲣⲟⲛ</w:t>
            </w:r>
          </w:p>
        </w:tc>
      </w:tr>
      <w:tr w:rsidR="00B102EF" w14:paraId="553C1ED1" w14:textId="77777777" w:rsidTr="00B102EF">
        <w:trPr>
          <w:cantSplit/>
          <w:jc w:val="center"/>
        </w:trPr>
        <w:tc>
          <w:tcPr>
            <w:tcW w:w="4248" w:type="dxa"/>
          </w:tcPr>
          <w:p w14:paraId="507E31E5" w14:textId="77777777" w:rsidR="00B102EF" w:rsidRPr="007425E1" w:rsidRDefault="00B102EF" w:rsidP="00B102EF">
            <w:pPr>
              <w:pStyle w:val="EngIndEnd"/>
            </w:pPr>
            <w:r>
              <w:lastRenderedPageBreak/>
              <w:t>Lord have mercy. (3)</w:t>
            </w:r>
          </w:p>
        </w:tc>
        <w:tc>
          <w:tcPr>
            <w:tcW w:w="288" w:type="dxa"/>
          </w:tcPr>
          <w:p w14:paraId="144CEED2" w14:textId="77777777" w:rsidR="00B102EF" w:rsidRDefault="00B102EF" w:rsidP="00B102EF"/>
        </w:tc>
        <w:tc>
          <w:tcPr>
            <w:tcW w:w="4248" w:type="dxa"/>
          </w:tcPr>
          <w:p w14:paraId="667297F2" w14:textId="77777777" w:rsidR="00B102EF" w:rsidRDefault="00B102EF" w:rsidP="00B102EF">
            <w:pPr>
              <w:pStyle w:val="CopticVersemulti-line"/>
            </w:pPr>
          </w:p>
        </w:tc>
      </w:tr>
      <w:tr w:rsidR="00B102EF" w14:paraId="0F2E4A97" w14:textId="77777777" w:rsidTr="00B102EF">
        <w:trPr>
          <w:cantSplit/>
          <w:jc w:val="center"/>
        </w:trPr>
        <w:tc>
          <w:tcPr>
            <w:tcW w:w="4248" w:type="dxa"/>
          </w:tcPr>
          <w:p w14:paraId="7E771416" w14:textId="77777777" w:rsidR="00B102EF" w:rsidRDefault="00B102EF" w:rsidP="00B102EF">
            <w:pPr>
              <w:pStyle w:val="EngHang"/>
            </w:pPr>
            <w:r w:rsidRPr="007425E1">
              <w:rPr>
                <w:rFonts w:eastAsiaTheme="minorHAnsi"/>
              </w:rPr>
              <w:t>God look unto us:</w:t>
            </w:r>
          </w:p>
        </w:tc>
        <w:tc>
          <w:tcPr>
            <w:tcW w:w="288" w:type="dxa"/>
          </w:tcPr>
          <w:p w14:paraId="394A79DE" w14:textId="77777777" w:rsidR="00B102EF" w:rsidRDefault="00B102EF" w:rsidP="00B102EF"/>
        </w:tc>
        <w:tc>
          <w:tcPr>
            <w:tcW w:w="4248" w:type="dxa"/>
          </w:tcPr>
          <w:p w14:paraId="79320672" w14:textId="77777777" w:rsidR="00B102EF" w:rsidRDefault="00B102EF" w:rsidP="00B102EF">
            <w:pPr>
              <w:pStyle w:val="CopticVersemulti-line"/>
            </w:pPr>
            <w:r w:rsidRPr="00F31CD1">
              <w:t>Ⲫϯ ⲥⲟⲙⲥ ⲉⲣⲟⲛ</w:t>
            </w:r>
          </w:p>
        </w:tc>
      </w:tr>
      <w:tr w:rsidR="00B102EF" w14:paraId="1D8211C0" w14:textId="77777777" w:rsidTr="00B102EF">
        <w:trPr>
          <w:cantSplit/>
          <w:jc w:val="center"/>
        </w:trPr>
        <w:tc>
          <w:tcPr>
            <w:tcW w:w="4248" w:type="dxa"/>
          </w:tcPr>
          <w:p w14:paraId="7DF02A0A" w14:textId="77777777" w:rsidR="00B102EF" w:rsidRPr="007425E1" w:rsidRDefault="00B102EF" w:rsidP="00B102EF">
            <w:pPr>
              <w:pStyle w:val="EngIndEnd"/>
            </w:pPr>
            <w:r>
              <w:t>Lord have mercy. (3)</w:t>
            </w:r>
          </w:p>
        </w:tc>
        <w:tc>
          <w:tcPr>
            <w:tcW w:w="288" w:type="dxa"/>
          </w:tcPr>
          <w:p w14:paraId="0189C1C4" w14:textId="77777777" w:rsidR="00B102EF" w:rsidRDefault="00B102EF" w:rsidP="00B102EF"/>
        </w:tc>
        <w:tc>
          <w:tcPr>
            <w:tcW w:w="4248" w:type="dxa"/>
          </w:tcPr>
          <w:p w14:paraId="1CDB20B2" w14:textId="77777777" w:rsidR="00B102EF" w:rsidRDefault="00B102EF" w:rsidP="00B102EF">
            <w:pPr>
              <w:pStyle w:val="CopticVersemulti-line"/>
            </w:pPr>
          </w:p>
        </w:tc>
      </w:tr>
      <w:tr w:rsidR="00B102EF" w14:paraId="4BECB2ED" w14:textId="77777777" w:rsidTr="00B102EF">
        <w:trPr>
          <w:cantSplit/>
          <w:jc w:val="center"/>
        </w:trPr>
        <w:tc>
          <w:tcPr>
            <w:tcW w:w="4248" w:type="dxa"/>
          </w:tcPr>
          <w:p w14:paraId="21EFC3DD" w14:textId="77777777" w:rsidR="00B102EF" w:rsidRDefault="00B102EF" w:rsidP="00B102EF">
            <w:pPr>
              <w:pStyle w:val="EngHang"/>
            </w:pPr>
            <w:r w:rsidRPr="007425E1">
              <w:rPr>
                <w:rFonts w:eastAsiaTheme="minorHAnsi"/>
              </w:rPr>
              <w:t>God behold us:</w:t>
            </w:r>
          </w:p>
        </w:tc>
        <w:tc>
          <w:tcPr>
            <w:tcW w:w="288" w:type="dxa"/>
          </w:tcPr>
          <w:p w14:paraId="0639AD99" w14:textId="77777777" w:rsidR="00B102EF" w:rsidRDefault="00B102EF" w:rsidP="00B102EF"/>
        </w:tc>
        <w:tc>
          <w:tcPr>
            <w:tcW w:w="4248" w:type="dxa"/>
          </w:tcPr>
          <w:p w14:paraId="6DC57A2B" w14:textId="77777777" w:rsidR="00B102EF" w:rsidRDefault="00B102EF" w:rsidP="00B102EF">
            <w:pPr>
              <w:pStyle w:val="CopticVersemulti-line"/>
            </w:pPr>
            <w:r w:rsidRPr="00F31CD1">
              <w:t>Ⲫϯ ϫⲟⲩϣⲧ ⲉⲣⲟⲛ</w:t>
            </w:r>
          </w:p>
        </w:tc>
      </w:tr>
      <w:tr w:rsidR="00B102EF" w14:paraId="76428559" w14:textId="77777777" w:rsidTr="00B102EF">
        <w:trPr>
          <w:cantSplit/>
          <w:jc w:val="center"/>
        </w:trPr>
        <w:tc>
          <w:tcPr>
            <w:tcW w:w="4248" w:type="dxa"/>
          </w:tcPr>
          <w:p w14:paraId="52991486" w14:textId="77777777" w:rsidR="00B102EF" w:rsidRPr="007425E1" w:rsidRDefault="00B102EF" w:rsidP="00B102EF">
            <w:pPr>
              <w:pStyle w:val="EngIndEnd"/>
            </w:pPr>
            <w:r>
              <w:t>Lord have mercy. (3)</w:t>
            </w:r>
          </w:p>
        </w:tc>
        <w:tc>
          <w:tcPr>
            <w:tcW w:w="288" w:type="dxa"/>
          </w:tcPr>
          <w:p w14:paraId="55B53E22" w14:textId="77777777" w:rsidR="00B102EF" w:rsidRDefault="00B102EF" w:rsidP="00B102EF"/>
        </w:tc>
        <w:tc>
          <w:tcPr>
            <w:tcW w:w="4248" w:type="dxa"/>
          </w:tcPr>
          <w:p w14:paraId="251D75F2" w14:textId="77777777" w:rsidR="00B102EF" w:rsidRDefault="00B102EF" w:rsidP="00B102EF">
            <w:pPr>
              <w:pStyle w:val="CopticVersemulti-line"/>
            </w:pPr>
          </w:p>
        </w:tc>
      </w:tr>
      <w:tr w:rsidR="00B102EF" w14:paraId="7283A8EF" w14:textId="77777777" w:rsidTr="00B102EF">
        <w:trPr>
          <w:cantSplit/>
          <w:jc w:val="center"/>
        </w:trPr>
        <w:tc>
          <w:tcPr>
            <w:tcW w:w="4248" w:type="dxa"/>
          </w:tcPr>
          <w:p w14:paraId="7102AFA0" w14:textId="77777777" w:rsidR="00B102EF" w:rsidRDefault="00B102EF" w:rsidP="00B102EF">
            <w:pPr>
              <w:pStyle w:val="EngHang"/>
            </w:pPr>
            <w:r w:rsidRPr="007425E1">
              <w:rPr>
                <w:rFonts w:eastAsiaTheme="minorHAnsi"/>
              </w:rPr>
              <w:t>God have compassion on us:</w:t>
            </w:r>
          </w:p>
        </w:tc>
        <w:tc>
          <w:tcPr>
            <w:tcW w:w="288" w:type="dxa"/>
          </w:tcPr>
          <w:p w14:paraId="0F18768D" w14:textId="77777777" w:rsidR="00B102EF" w:rsidRDefault="00B102EF" w:rsidP="00B102EF"/>
        </w:tc>
        <w:tc>
          <w:tcPr>
            <w:tcW w:w="4248" w:type="dxa"/>
          </w:tcPr>
          <w:p w14:paraId="3888C894" w14:textId="77777777" w:rsidR="00B102EF" w:rsidRDefault="00B102EF" w:rsidP="00B102EF">
            <w:pPr>
              <w:pStyle w:val="CopticVersemulti-line"/>
            </w:pPr>
            <w:r w:rsidRPr="00F31CD1">
              <w:t>Ⲫϯ ϣⲉⲛϩⲏⲧ ϧⲁⲣⲟⲛ</w:t>
            </w:r>
          </w:p>
        </w:tc>
      </w:tr>
      <w:tr w:rsidR="00B102EF" w14:paraId="02B9934B" w14:textId="77777777" w:rsidTr="00B102EF">
        <w:trPr>
          <w:cantSplit/>
          <w:jc w:val="center"/>
        </w:trPr>
        <w:tc>
          <w:tcPr>
            <w:tcW w:w="4248" w:type="dxa"/>
          </w:tcPr>
          <w:p w14:paraId="3FF4CA7E" w14:textId="77777777" w:rsidR="00B102EF" w:rsidRPr="007425E1" w:rsidRDefault="00B102EF" w:rsidP="00B102EF">
            <w:pPr>
              <w:pStyle w:val="EngIndEnd"/>
            </w:pPr>
            <w:r>
              <w:t>Lord have mercy. (3)</w:t>
            </w:r>
          </w:p>
        </w:tc>
        <w:tc>
          <w:tcPr>
            <w:tcW w:w="288" w:type="dxa"/>
          </w:tcPr>
          <w:p w14:paraId="2D090C61" w14:textId="77777777" w:rsidR="00B102EF" w:rsidRDefault="00B102EF" w:rsidP="00B102EF"/>
        </w:tc>
        <w:tc>
          <w:tcPr>
            <w:tcW w:w="4248" w:type="dxa"/>
          </w:tcPr>
          <w:p w14:paraId="4F2CBF74" w14:textId="77777777" w:rsidR="00B102EF" w:rsidRDefault="00B102EF" w:rsidP="00B102EF">
            <w:pPr>
              <w:pStyle w:val="CopticVersemulti-line"/>
            </w:pPr>
          </w:p>
        </w:tc>
      </w:tr>
      <w:tr w:rsidR="00B102EF" w14:paraId="67255159" w14:textId="77777777" w:rsidTr="00B102EF">
        <w:trPr>
          <w:cantSplit/>
          <w:jc w:val="center"/>
        </w:trPr>
        <w:tc>
          <w:tcPr>
            <w:tcW w:w="4248" w:type="dxa"/>
          </w:tcPr>
          <w:p w14:paraId="24546908" w14:textId="77777777" w:rsidR="00B102EF" w:rsidRPr="00F611E4" w:rsidRDefault="00B102EF" w:rsidP="00B102EF">
            <w:pPr>
              <w:pStyle w:val="EngHang"/>
              <w:rPr>
                <w:color w:val="auto"/>
                <w:szCs w:val="22"/>
              </w:rPr>
            </w:pPr>
            <w:r w:rsidRPr="007425E1">
              <w:rPr>
                <w:rFonts w:eastAsiaTheme="minorHAnsi"/>
              </w:rPr>
              <w:t xml:space="preserve">We are </w:t>
            </w:r>
            <w:r>
              <w:rPr>
                <w:rFonts w:eastAsiaTheme="minorHAnsi"/>
              </w:rPr>
              <w:t>Your</w:t>
            </w:r>
            <w:r w:rsidRPr="007425E1">
              <w:rPr>
                <w:rFonts w:eastAsiaTheme="minorHAnsi"/>
              </w:rPr>
              <w:t xml:space="preserve"> people:</w:t>
            </w:r>
          </w:p>
        </w:tc>
        <w:tc>
          <w:tcPr>
            <w:tcW w:w="288" w:type="dxa"/>
          </w:tcPr>
          <w:p w14:paraId="554E2802" w14:textId="77777777" w:rsidR="00B102EF" w:rsidRDefault="00B102EF" w:rsidP="00B102EF"/>
        </w:tc>
        <w:tc>
          <w:tcPr>
            <w:tcW w:w="4248" w:type="dxa"/>
          </w:tcPr>
          <w:p w14:paraId="3261A5E0" w14:textId="77777777" w:rsidR="00B102EF" w:rsidRDefault="00B102EF" w:rsidP="00B102EF">
            <w:pPr>
              <w:pStyle w:val="CopticVersemulti-line"/>
            </w:pPr>
            <w:r w:rsidRPr="00F31CD1">
              <w:t>Ⲁⲛⲟⲛ ϧⲁ ⲡⲉⲕⲗⲁⲟⲥ</w:t>
            </w:r>
          </w:p>
        </w:tc>
      </w:tr>
      <w:tr w:rsidR="00B102EF" w14:paraId="6734BC18" w14:textId="77777777" w:rsidTr="00B102EF">
        <w:trPr>
          <w:cantSplit/>
          <w:jc w:val="center"/>
        </w:trPr>
        <w:tc>
          <w:tcPr>
            <w:tcW w:w="4248" w:type="dxa"/>
          </w:tcPr>
          <w:p w14:paraId="1DAEAE68" w14:textId="77777777" w:rsidR="00B102EF" w:rsidRPr="007425E1" w:rsidRDefault="00B102EF" w:rsidP="00B102EF">
            <w:pPr>
              <w:pStyle w:val="EngIndEnd"/>
            </w:pPr>
            <w:r>
              <w:t>Lord have mercy. (3)</w:t>
            </w:r>
          </w:p>
        </w:tc>
        <w:tc>
          <w:tcPr>
            <w:tcW w:w="288" w:type="dxa"/>
          </w:tcPr>
          <w:p w14:paraId="516594E9" w14:textId="77777777" w:rsidR="00B102EF" w:rsidRDefault="00B102EF" w:rsidP="00B102EF"/>
        </w:tc>
        <w:tc>
          <w:tcPr>
            <w:tcW w:w="4248" w:type="dxa"/>
          </w:tcPr>
          <w:p w14:paraId="410E9346" w14:textId="77777777" w:rsidR="00B102EF" w:rsidRDefault="00B102EF" w:rsidP="00B102EF">
            <w:pPr>
              <w:pStyle w:val="CopticVersemulti-line"/>
            </w:pPr>
          </w:p>
        </w:tc>
      </w:tr>
      <w:tr w:rsidR="00B102EF" w14:paraId="3DD90254" w14:textId="77777777" w:rsidTr="00B102EF">
        <w:trPr>
          <w:cantSplit/>
          <w:jc w:val="center"/>
        </w:trPr>
        <w:tc>
          <w:tcPr>
            <w:tcW w:w="4248" w:type="dxa"/>
          </w:tcPr>
          <w:p w14:paraId="6D20D27C"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creation:</w:t>
            </w:r>
          </w:p>
        </w:tc>
        <w:tc>
          <w:tcPr>
            <w:tcW w:w="288" w:type="dxa"/>
          </w:tcPr>
          <w:p w14:paraId="1F37E339" w14:textId="77777777" w:rsidR="00B102EF" w:rsidRDefault="00B102EF" w:rsidP="00B102EF"/>
        </w:tc>
        <w:tc>
          <w:tcPr>
            <w:tcW w:w="4248" w:type="dxa"/>
          </w:tcPr>
          <w:p w14:paraId="3E14C511" w14:textId="77777777" w:rsidR="00B102EF" w:rsidRDefault="00B102EF" w:rsidP="00B102EF">
            <w:pPr>
              <w:pStyle w:val="CopticVersemulti-line"/>
            </w:pPr>
            <w:r w:rsidRPr="00F31CD1">
              <w:t>Ⲁⲛⲟⲛ ϧⲁ ⲡⲉⲕⲡ̀ⲗⲁⲥⲙⲁ</w:t>
            </w:r>
          </w:p>
        </w:tc>
      </w:tr>
      <w:tr w:rsidR="00B102EF" w14:paraId="15379DC2" w14:textId="77777777" w:rsidTr="00B102EF">
        <w:trPr>
          <w:cantSplit/>
          <w:jc w:val="center"/>
        </w:trPr>
        <w:tc>
          <w:tcPr>
            <w:tcW w:w="4248" w:type="dxa"/>
          </w:tcPr>
          <w:p w14:paraId="493B3299" w14:textId="77777777" w:rsidR="00B102EF" w:rsidRPr="007425E1" w:rsidRDefault="00B102EF" w:rsidP="00B102EF">
            <w:pPr>
              <w:pStyle w:val="EngIndEnd"/>
            </w:pPr>
            <w:r>
              <w:t>Lord have mercy. (3)</w:t>
            </w:r>
          </w:p>
        </w:tc>
        <w:tc>
          <w:tcPr>
            <w:tcW w:w="288" w:type="dxa"/>
          </w:tcPr>
          <w:p w14:paraId="7F10E880" w14:textId="77777777" w:rsidR="00B102EF" w:rsidRDefault="00B102EF" w:rsidP="00B102EF"/>
        </w:tc>
        <w:tc>
          <w:tcPr>
            <w:tcW w:w="4248" w:type="dxa"/>
          </w:tcPr>
          <w:p w14:paraId="46B47D4C" w14:textId="77777777" w:rsidR="00B102EF" w:rsidRDefault="00B102EF" w:rsidP="00B102EF">
            <w:pPr>
              <w:pStyle w:val="CopticVersemulti-line"/>
            </w:pPr>
          </w:p>
        </w:tc>
      </w:tr>
      <w:tr w:rsidR="00B102EF" w14:paraId="25B9E0C8" w14:textId="77777777" w:rsidTr="00B102EF">
        <w:trPr>
          <w:cantSplit/>
          <w:jc w:val="center"/>
        </w:trPr>
        <w:tc>
          <w:tcPr>
            <w:tcW w:w="4248" w:type="dxa"/>
          </w:tcPr>
          <w:p w14:paraId="11ABEA74" w14:textId="77777777" w:rsidR="00B102EF" w:rsidRPr="007425E1" w:rsidRDefault="00B102EF" w:rsidP="00B102EF">
            <w:pPr>
              <w:pStyle w:val="EngHang"/>
            </w:pPr>
            <w:r w:rsidRPr="007425E1">
              <w:rPr>
                <w:rFonts w:eastAsiaTheme="minorHAnsi"/>
              </w:rPr>
              <w:t>Deliver us from our enemies:</w:t>
            </w:r>
          </w:p>
        </w:tc>
        <w:tc>
          <w:tcPr>
            <w:tcW w:w="288" w:type="dxa"/>
          </w:tcPr>
          <w:p w14:paraId="0B4E28DA" w14:textId="77777777" w:rsidR="00B102EF" w:rsidRDefault="00B102EF" w:rsidP="00B102EF"/>
        </w:tc>
        <w:tc>
          <w:tcPr>
            <w:tcW w:w="4248" w:type="dxa"/>
          </w:tcPr>
          <w:p w14:paraId="5081FC53" w14:textId="77777777" w:rsidR="00B102EF" w:rsidRDefault="00B102EF" w:rsidP="00B102EF">
            <w:pPr>
              <w:pStyle w:val="CopticVersemulti-line"/>
            </w:pPr>
            <w:r w:rsidRPr="00F31CD1">
              <w:t>Ⲛⲁϩⲙⲉⲛ ⲉ̀ⲃⲟⲗϧⲉⲛ ⲛⲉⲛϫⲁϫⲓ</w:t>
            </w:r>
          </w:p>
        </w:tc>
      </w:tr>
      <w:tr w:rsidR="00B102EF" w14:paraId="7B5E5A32" w14:textId="77777777" w:rsidTr="00B102EF">
        <w:trPr>
          <w:cantSplit/>
          <w:jc w:val="center"/>
        </w:trPr>
        <w:tc>
          <w:tcPr>
            <w:tcW w:w="4248" w:type="dxa"/>
          </w:tcPr>
          <w:p w14:paraId="66F13052" w14:textId="77777777" w:rsidR="00B102EF" w:rsidRPr="007425E1" w:rsidRDefault="00B102EF" w:rsidP="00B102EF">
            <w:pPr>
              <w:pStyle w:val="EngIndEnd"/>
            </w:pPr>
            <w:r>
              <w:t>Lord have mercy. (3)</w:t>
            </w:r>
          </w:p>
        </w:tc>
        <w:tc>
          <w:tcPr>
            <w:tcW w:w="288" w:type="dxa"/>
          </w:tcPr>
          <w:p w14:paraId="4DD7A78F" w14:textId="77777777" w:rsidR="00B102EF" w:rsidRDefault="00B102EF" w:rsidP="00B102EF"/>
        </w:tc>
        <w:tc>
          <w:tcPr>
            <w:tcW w:w="4248" w:type="dxa"/>
          </w:tcPr>
          <w:p w14:paraId="6543F6C2" w14:textId="77777777" w:rsidR="00B102EF" w:rsidRDefault="00B102EF" w:rsidP="00B102EF">
            <w:pPr>
              <w:pStyle w:val="CopticVersemulti-line"/>
            </w:pPr>
          </w:p>
        </w:tc>
      </w:tr>
      <w:tr w:rsidR="00B102EF" w14:paraId="2C979FB5" w14:textId="77777777" w:rsidTr="00B102EF">
        <w:trPr>
          <w:cantSplit/>
          <w:jc w:val="center"/>
        </w:trPr>
        <w:tc>
          <w:tcPr>
            <w:tcW w:w="4248" w:type="dxa"/>
          </w:tcPr>
          <w:p w14:paraId="6DB73BAE" w14:textId="77777777" w:rsidR="00B102EF" w:rsidRPr="007425E1" w:rsidRDefault="00B102EF" w:rsidP="00B102EF">
            <w:pPr>
              <w:pStyle w:val="EngHang"/>
            </w:pPr>
            <w:r w:rsidRPr="007425E1">
              <w:rPr>
                <w:rFonts w:eastAsiaTheme="minorHAnsi"/>
              </w:rPr>
              <w:t>Deliver us from scarcity:</w:t>
            </w:r>
          </w:p>
        </w:tc>
        <w:tc>
          <w:tcPr>
            <w:tcW w:w="288" w:type="dxa"/>
          </w:tcPr>
          <w:p w14:paraId="29796472" w14:textId="77777777" w:rsidR="00B102EF" w:rsidRDefault="00B102EF" w:rsidP="00B102EF"/>
        </w:tc>
        <w:tc>
          <w:tcPr>
            <w:tcW w:w="4248" w:type="dxa"/>
          </w:tcPr>
          <w:p w14:paraId="310F21FC" w14:textId="77777777" w:rsidR="00B102EF" w:rsidRDefault="00B102EF" w:rsidP="00B102EF">
            <w:pPr>
              <w:pStyle w:val="CopticVersemulti-line"/>
            </w:pPr>
            <w:r w:rsidRPr="00F31CD1">
              <w:t>Ⲛⲁϩⲙⲉⲛ ⲉ̀ⲃⲟⲗϩⲁ ⲟⲩϩ̀ⲃⲱⲛ</w:t>
            </w:r>
          </w:p>
        </w:tc>
      </w:tr>
      <w:tr w:rsidR="00B102EF" w14:paraId="23B2E9CC" w14:textId="77777777" w:rsidTr="00B102EF">
        <w:trPr>
          <w:cantSplit/>
          <w:jc w:val="center"/>
        </w:trPr>
        <w:tc>
          <w:tcPr>
            <w:tcW w:w="4248" w:type="dxa"/>
          </w:tcPr>
          <w:p w14:paraId="4FD6B074" w14:textId="77777777" w:rsidR="00B102EF" w:rsidRPr="007425E1" w:rsidRDefault="00B102EF" w:rsidP="00B102EF">
            <w:pPr>
              <w:pStyle w:val="EngIndEnd"/>
            </w:pPr>
            <w:r>
              <w:t>Lord have mercy. (3)</w:t>
            </w:r>
          </w:p>
        </w:tc>
        <w:tc>
          <w:tcPr>
            <w:tcW w:w="288" w:type="dxa"/>
          </w:tcPr>
          <w:p w14:paraId="7A3C39D7" w14:textId="77777777" w:rsidR="00B102EF" w:rsidRDefault="00B102EF" w:rsidP="00B102EF"/>
        </w:tc>
        <w:tc>
          <w:tcPr>
            <w:tcW w:w="4248" w:type="dxa"/>
          </w:tcPr>
          <w:p w14:paraId="7383D5ED" w14:textId="77777777" w:rsidR="00B102EF" w:rsidRDefault="00B102EF" w:rsidP="00B102EF">
            <w:pPr>
              <w:pStyle w:val="CopticVersemulti-line"/>
            </w:pPr>
          </w:p>
        </w:tc>
      </w:tr>
      <w:tr w:rsidR="00B102EF" w14:paraId="58C247E7" w14:textId="77777777" w:rsidTr="00B102EF">
        <w:trPr>
          <w:cantSplit/>
          <w:jc w:val="center"/>
        </w:trPr>
        <w:tc>
          <w:tcPr>
            <w:tcW w:w="4248" w:type="dxa"/>
          </w:tcPr>
          <w:p w14:paraId="21C004F6" w14:textId="77777777" w:rsidR="00B102EF" w:rsidRPr="007425E1" w:rsidRDefault="00B102EF" w:rsidP="00B102EF">
            <w:pPr>
              <w:pStyle w:val="EngHang"/>
            </w:pPr>
            <w:r w:rsidRPr="007425E1">
              <w:rPr>
                <w:rFonts w:eastAsiaTheme="minorHAnsi"/>
              </w:rPr>
              <w:t xml:space="preserve">We are </w:t>
            </w:r>
            <w:r>
              <w:rPr>
                <w:rFonts w:eastAsiaTheme="minorHAnsi"/>
              </w:rPr>
              <w:t>Your</w:t>
            </w:r>
            <w:r w:rsidRPr="007425E1">
              <w:rPr>
                <w:rFonts w:eastAsiaTheme="minorHAnsi"/>
              </w:rPr>
              <w:t xml:space="preserve"> servants:</w:t>
            </w:r>
          </w:p>
        </w:tc>
        <w:tc>
          <w:tcPr>
            <w:tcW w:w="288" w:type="dxa"/>
          </w:tcPr>
          <w:p w14:paraId="5E8B20A4" w14:textId="77777777" w:rsidR="00B102EF" w:rsidRDefault="00B102EF" w:rsidP="00B102EF"/>
        </w:tc>
        <w:tc>
          <w:tcPr>
            <w:tcW w:w="4248" w:type="dxa"/>
          </w:tcPr>
          <w:p w14:paraId="1A70142A" w14:textId="77777777" w:rsidR="00B102EF" w:rsidRDefault="00B102EF" w:rsidP="00B102EF">
            <w:pPr>
              <w:pStyle w:val="CopticVersemulti-line"/>
            </w:pPr>
            <w:r w:rsidRPr="00F31CD1">
              <w:t>Ⲁⲛⲟⲛ ϧⲁ ⲛⲉⲕⲉ̀ⲃⲓⲁⲓⲕ</w:t>
            </w:r>
          </w:p>
        </w:tc>
      </w:tr>
      <w:tr w:rsidR="00B102EF" w14:paraId="5EA07AA4" w14:textId="77777777" w:rsidTr="00B102EF">
        <w:trPr>
          <w:cantSplit/>
          <w:jc w:val="center"/>
        </w:trPr>
        <w:tc>
          <w:tcPr>
            <w:tcW w:w="4248" w:type="dxa"/>
          </w:tcPr>
          <w:p w14:paraId="304D4F0C" w14:textId="77777777" w:rsidR="00B102EF" w:rsidRPr="007425E1" w:rsidRDefault="00B102EF" w:rsidP="00B102EF">
            <w:pPr>
              <w:pStyle w:val="EngIndEnd"/>
            </w:pPr>
            <w:r>
              <w:t>Lord have mercy. (3)</w:t>
            </w:r>
          </w:p>
        </w:tc>
        <w:tc>
          <w:tcPr>
            <w:tcW w:w="288" w:type="dxa"/>
          </w:tcPr>
          <w:p w14:paraId="20DE48F1" w14:textId="77777777" w:rsidR="00B102EF" w:rsidRDefault="00B102EF" w:rsidP="00B102EF"/>
        </w:tc>
        <w:tc>
          <w:tcPr>
            <w:tcW w:w="4248" w:type="dxa"/>
          </w:tcPr>
          <w:p w14:paraId="0AA10744" w14:textId="77777777" w:rsidR="00B102EF" w:rsidRDefault="00B102EF" w:rsidP="00B102EF">
            <w:pPr>
              <w:pStyle w:val="CopticVersemulti-line"/>
            </w:pPr>
          </w:p>
        </w:tc>
      </w:tr>
      <w:tr w:rsidR="00B102EF" w14:paraId="30EB4CB6" w14:textId="77777777" w:rsidTr="00B102EF">
        <w:trPr>
          <w:cantSplit/>
          <w:jc w:val="center"/>
        </w:trPr>
        <w:tc>
          <w:tcPr>
            <w:tcW w:w="4248" w:type="dxa"/>
          </w:tcPr>
          <w:p w14:paraId="4D8DD598" w14:textId="77777777" w:rsidR="00B102EF" w:rsidRPr="007425E1" w:rsidRDefault="00B102EF" w:rsidP="00B102EF">
            <w:pPr>
              <w:pStyle w:val="EngHang"/>
            </w:pPr>
            <w:r>
              <w:rPr>
                <w:rFonts w:eastAsiaTheme="minorHAnsi"/>
              </w:rPr>
              <w:t>You are</w:t>
            </w:r>
            <w:r w:rsidRPr="007425E1">
              <w:rPr>
                <w:rFonts w:eastAsiaTheme="minorHAnsi"/>
              </w:rPr>
              <w:t xml:space="preserve"> the Son of God:</w:t>
            </w:r>
          </w:p>
        </w:tc>
        <w:tc>
          <w:tcPr>
            <w:tcW w:w="288" w:type="dxa"/>
          </w:tcPr>
          <w:p w14:paraId="55481743" w14:textId="77777777" w:rsidR="00B102EF" w:rsidRDefault="00B102EF" w:rsidP="00B102EF"/>
        </w:tc>
        <w:tc>
          <w:tcPr>
            <w:tcW w:w="4248" w:type="dxa"/>
          </w:tcPr>
          <w:p w14:paraId="49B14686" w14:textId="77777777" w:rsidR="00B102EF" w:rsidRDefault="00B102EF" w:rsidP="00B102EF">
            <w:pPr>
              <w:pStyle w:val="CopticVersemulti-line"/>
            </w:pPr>
            <w:r>
              <w:t>Ⲩ̀ⲓⲟⲥ ⲑⲉⲟⲥ ⲛ̀ⲑⲟⲕ</w:t>
            </w:r>
          </w:p>
        </w:tc>
      </w:tr>
      <w:tr w:rsidR="00B102EF" w14:paraId="1742D76D" w14:textId="77777777" w:rsidTr="00B102EF">
        <w:trPr>
          <w:cantSplit/>
          <w:jc w:val="center"/>
        </w:trPr>
        <w:tc>
          <w:tcPr>
            <w:tcW w:w="4248" w:type="dxa"/>
          </w:tcPr>
          <w:p w14:paraId="4DEAA747" w14:textId="77777777" w:rsidR="00B102EF" w:rsidRPr="007425E1" w:rsidRDefault="00B102EF" w:rsidP="00B102EF">
            <w:pPr>
              <w:pStyle w:val="EngIndEnd"/>
            </w:pPr>
            <w:r>
              <w:t>Lord have mercy. (3)</w:t>
            </w:r>
          </w:p>
        </w:tc>
        <w:tc>
          <w:tcPr>
            <w:tcW w:w="288" w:type="dxa"/>
          </w:tcPr>
          <w:p w14:paraId="3E201B5F" w14:textId="77777777" w:rsidR="00B102EF" w:rsidRDefault="00B102EF" w:rsidP="00B102EF"/>
        </w:tc>
        <w:tc>
          <w:tcPr>
            <w:tcW w:w="4248" w:type="dxa"/>
          </w:tcPr>
          <w:p w14:paraId="70C6D769" w14:textId="77777777" w:rsidR="00B102EF" w:rsidRDefault="00B102EF" w:rsidP="00B102EF">
            <w:pPr>
              <w:pStyle w:val="CopticVersemulti-line"/>
            </w:pPr>
          </w:p>
        </w:tc>
      </w:tr>
      <w:tr w:rsidR="00B102EF" w14:paraId="78D18477" w14:textId="77777777" w:rsidTr="00B102EF">
        <w:trPr>
          <w:cantSplit/>
          <w:jc w:val="center"/>
        </w:trPr>
        <w:tc>
          <w:tcPr>
            <w:tcW w:w="4248" w:type="dxa"/>
          </w:tcPr>
          <w:p w14:paraId="7A4F22DF" w14:textId="77777777" w:rsidR="00B102EF" w:rsidRPr="007425E1" w:rsidRDefault="00B102EF" w:rsidP="00B102EF">
            <w:pPr>
              <w:pStyle w:val="EngHang"/>
            </w:pPr>
            <w:r w:rsidRPr="007425E1">
              <w:rPr>
                <w:rFonts w:eastAsiaTheme="minorHAnsi"/>
              </w:rPr>
              <w:t xml:space="preserve">We believe in </w:t>
            </w:r>
            <w:r>
              <w:rPr>
                <w:rFonts w:eastAsiaTheme="minorHAnsi"/>
              </w:rPr>
              <w:t>You</w:t>
            </w:r>
            <w:r w:rsidRPr="007425E1">
              <w:rPr>
                <w:rFonts w:eastAsiaTheme="minorHAnsi"/>
              </w:rPr>
              <w:t>:</w:t>
            </w:r>
          </w:p>
        </w:tc>
        <w:tc>
          <w:tcPr>
            <w:tcW w:w="288" w:type="dxa"/>
          </w:tcPr>
          <w:p w14:paraId="48F9C0A5" w14:textId="77777777" w:rsidR="00B102EF" w:rsidRDefault="00B102EF" w:rsidP="00B102EF"/>
        </w:tc>
        <w:tc>
          <w:tcPr>
            <w:tcW w:w="4248" w:type="dxa"/>
          </w:tcPr>
          <w:p w14:paraId="306048B1" w14:textId="77777777" w:rsidR="00B102EF" w:rsidRDefault="00B102EF" w:rsidP="00B102EF">
            <w:pPr>
              <w:pStyle w:val="CopticVersemulti-line"/>
            </w:pPr>
            <w:r w:rsidRPr="00F31CD1">
              <w:t>Ⲁⲛⲛⲁϩϯ ⲉ̀ⲣⲟⲕ</w:t>
            </w:r>
          </w:p>
        </w:tc>
      </w:tr>
      <w:tr w:rsidR="00B102EF" w14:paraId="312820E6" w14:textId="77777777" w:rsidTr="00B102EF">
        <w:trPr>
          <w:cantSplit/>
          <w:jc w:val="center"/>
        </w:trPr>
        <w:tc>
          <w:tcPr>
            <w:tcW w:w="4248" w:type="dxa"/>
          </w:tcPr>
          <w:p w14:paraId="18D3C517" w14:textId="77777777" w:rsidR="00B102EF" w:rsidRPr="007425E1" w:rsidRDefault="00B102EF" w:rsidP="00B102EF">
            <w:pPr>
              <w:pStyle w:val="EngIndEnd"/>
            </w:pPr>
            <w:r>
              <w:t>Lord have mercy. (3)</w:t>
            </w:r>
          </w:p>
        </w:tc>
        <w:tc>
          <w:tcPr>
            <w:tcW w:w="288" w:type="dxa"/>
          </w:tcPr>
          <w:p w14:paraId="0F3CC093" w14:textId="77777777" w:rsidR="00B102EF" w:rsidRDefault="00B102EF" w:rsidP="00B102EF"/>
        </w:tc>
        <w:tc>
          <w:tcPr>
            <w:tcW w:w="4248" w:type="dxa"/>
          </w:tcPr>
          <w:p w14:paraId="28B48A3D" w14:textId="77777777" w:rsidR="00B102EF" w:rsidRDefault="00B102EF" w:rsidP="00B102EF">
            <w:pPr>
              <w:pStyle w:val="CopticVersemulti-line"/>
            </w:pPr>
          </w:p>
        </w:tc>
      </w:tr>
      <w:tr w:rsidR="00B102EF" w14:paraId="368366FF" w14:textId="77777777" w:rsidTr="00B102EF">
        <w:trPr>
          <w:cantSplit/>
          <w:jc w:val="center"/>
        </w:trPr>
        <w:tc>
          <w:tcPr>
            <w:tcW w:w="4248" w:type="dxa"/>
          </w:tcPr>
          <w:p w14:paraId="6B82F01E" w14:textId="77777777" w:rsidR="00B102EF" w:rsidRPr="007425E1" w:rsidRDefault="00B102EF" w:rsidP="00B102EF">
            <w:pPr>
              <w:pStyle w:val="EngHang"/>
            </w:pPr>
            <w:r w:rsidRPr="007425E1">
              <w:rPr>
                <w:rFonts w:eastAsiaTheme="minorHAnsi"/>
              </w:rPr>
              <w:t xml:space="preserve">For </w:t>
            </w:r>
            <w:r>
              <w:rPr>
                <w:rFonts w:eastAsiaTheme="minorHAnsi"/>
              </w:rPr>
              <w:t>You have</w:t>
            </w:r>
            <w:r w:rsidRPr="007425E1">
              <w:rPr>
                <w:rFonts w:eastAsiaTheme="minorHAnsi"/>
              </w:rPr>
              <w:t xml:space="preserve"> </w:t>
            </w:r>
            <w:r>
              <w:t>{</w:t>
            </w:r>
            <w:r w:rsidRPr="007425E1">
              <w:rPr>
                <w:rFonts w:eastAsiaTheme="minorHAnsi"/>
              </w:rPr>
              <w:t>come</w:t>
            </w:r>
            <w:r>
              <w:t>}</w:t>
            </w:r>
            <w:r w:rsidRPr="007425E1">
              <w:rPr>
                <w:rFonts w:eastAsiaTheme="minorHAnsi"/>
              </w:rPr>
              <w:t xml:space="preserve"> and saved us:</w:t>
            </w:r>
          </w:p>
        </w:tc>
        <w:tc>
          <w:tcPr>
            <w:tcW w:w="288" w:type="dxa"/>
          </w:tcPr>
          <w:p w14:paraId="1942A391" w14:textId="77777777" w:rsidR="00B102EF" w:rsidRDefault="00B102EF" w:rsidP="00B102EF"/>
        </w:tc>
        <w:tc>
          <w:tcPr>
            <w:tcW w:w="4248" w:type="dxa"/>
          </w:tcPr>
          <w:p w14:paraId="2C899E1C" w14:textId="77777777" w:rsidR="00B102EF" w:rsidRDefault="00B102EF" w:rsidP="00B102EF">
            <w:pPr>
              <w:pStyle w:val="CopticVersemulti-line"/>
            </w:pPr>
            <w:r w:rsidRPr="00F31CD1">
              <w:t xml:space="preserve">Ϫⲉ </w:t>
            </w:r>
            <w:r>
              <w:t>{</w:t>
            </w:r>
            <w:r w:rsidRPr="00F31CD1">
              <w:t>ⲁⲕⲓ̀</w:t>
            </w:r>
            <w:r>
              <w:t>}</w:t>
            </w:r>
            <w:r w:rsidRPr="00F31CD1">
              <w:t xml:space="preserve"> ⲁⲕⲥⲱϯ ⲙ̀ⲙⲟⲛ</w:t>
            </w:r>
          </w:p>
        </w:tc>
      </w:tr>
      <w:tr w:rsidR="00B102EF" w14:paraId="4007ECFB" w14:textId="77777777" w:rsidTr="00B102EF">
        <w:trPr>
          <w:cantSplit/>
          <w:jc w:val="center"/>
        </w:trPr>
        <w:tc>
          <w:tcPr>
            <w:tcW w:w="4248" w:type="dxa"/>
          </w:tcPr>
          <w:p w14:paraId="6A1321C5" w14:textId="77777777" w:rsidR="00B102EF" w:rsidRPr="007425E1" w:rsidRDefault="00B102EF" w:rsidP="00B102EF">
            <w:pPr>
              <w:pStyle w:val="EngIndEnd"/>
            </w:pPr>
            <w:r>
              <w:lastRenderedPageBreak/>
              <w:t>Lord have mercy. (3)</w:t>
            </w:r>
          </w:p>
        </w:tc>
        <w:tc>
          <w:tcPr>
            <w:tcW w:w="288" w:type="dxa"/>
          </w:tcPr>
          <w:p w14:paraId="7B037A4C" w14:textId="77777777" w:rsidR="00B102EF" w:rsidRDefault="00B102EF" w:rsidP="00B102EF"/>
        </w:tc>
        <w:tc>
          <w:tcPr>
            <w:tcW w:w="4248" w:type="dxa"/>
          </w:tcPr>
          <w:p w14:paraId="4F77BFDA" w14:textId="77777777" w:rsidR="00B102EF" w:rsidRDefault="00B102EF" w:rsidP="00B102EF">
            <w:pPr>
              <w:pStyle w:val="CopticVersemulti-line"/>
            </w:pPr>
          </w:p>
        </w:tc>
      </w:tr>
      <w:tr w:rsidR="00B102EF" w14:paraId="283BE367" w14:textId="77777777" w:rsidTr="00B102EF">
        <w:trPr>
          <w:cantSplit/>
          <w:jc w:val="center"/>
        </w:trPr>
        <w:tc>
          <w:tcPr>
            <w:tcW w:w="4248" w:type="dxa"/>
          </w:tcPr>
          <w:p w14:paraId="0B1B2A69" w14:textId="77777777" w:rsidR="00B102EF" w:rsidRPr="007425E1" w:rsidRDefault="00B102EF" w:rsidP="00B102EF">
            <w:pPr>
              <w:pStyle w:val="EngHang"/>
            </w:pPr>
            <w:r w:rsidRPr="007425E1">
              <w:rPr>
                <w:rFonts w:eastAsiaTheme="minorHAnsi"/>
              </w:rPr>
              <w:t xml:space="preserve">Visit us with </w:t>
            </w:r>
            <w:r>
              <w:rPr>
                <w:rFonts w:eastAsiaTheme="minorHAnsi"/>
              </w:rPr>
              <w:t>Your</w:t>
            </w:r>
            <w:r w:rsidRPr="007425E1">
              <w:rPr>
                <w:rFonts w:eastAsiaTheme="minorHAnsi"/>
              </w:rPr>
              <w:t xml:space="preserve"> salvation:</w:t>
            </w:r>
          </w:p>
        </w:tc>
        <w:tc>
          <w:tcPr>
            <w:tcW w:w="288" w:type="dxa"/>
          </w:tcPr>
          <w:p w14:paraId="2C36ADBA" w14:textId="77777777" w:rsidR="00B102EF" w:rsidRDefault="00B102EF" w:rsidP="00B102EF"/>
        </w:tc>
        <w:tc>
          <w:tcPr>
            <w:tcW w:w="4248" w:type="dxa"/>
          </w:tcPr>
          <w:p w14:paraId="48B37929" w14:textId="77777777" w:rsidR="00B102EF" w:rsidRDefault="00B102EF" w:rsidP="00B102EF">
            <w:pPr>
              <w:pStyle w:val="CopticVersemulti-line"/>
            </w:pPr>
            <w:r w:rsidRPr="00F31CD1">
              <w:t>Ϫⲉⲙⲡⲉⲛϣⲓⲛⲓ ϧⲉⲛ ⲡⲉⲕⲟⲩϫⲁⲓ</w:t>
            </w:r>
          </w:p>
        </w:tc>
      </w:tr>
      <w:tr w:rsidR="00B102EF" w14:paraId="68DF88BD" w14:textId="77777777" w:rsidTr="00B102EF">
        <w:trPr>
          <w:cantSplit/>
          <w:jc w:val="center"/>
        </w:trPr>
        <w:tc>
          <w:tcPr>
            <w:tcW w:w="4248" w:type="dxa"/>
          </w:tcPr>
          <w:p w14:paraId="1C8FA12A" w14:textId="77777777" w:rsidR="00B102EF" w:rsidRPr="007425E1" w:rsidRDefault="00B102EF" w:rsidP="00B102EF">
            <w:pPr>
              <w:pStyle w:val="EngIndEnd"/>
            </w:pPr>
            <w:r>
              <w:t>Lord have mercy. (3)</w:t>
            </w:r>
          </w:p>
        </w:tc>
        <w:tc>
          <w:tcPr>
            <w:tcW w:w="288" w:type="dxa"/>
          </w:tcPr>
          <w:p w14:paraId="4D268B51" w14:textId="77777777" w:rsidR="00B102EF" w:rsidRDefault="00B102EF" w:rsidP="00B102EF"/>
        </w:tc>
        <w:tc>
          <w:tcPr>
            <w:tcW w:w="4248" w:type="dxa"/>
          </w:tcPr>
          <w:p w14:paraId="5ABB9211" w14:textId="77777777" w:rsidR="00B102EF" w:rsidRDefault="00B102EF" w:rsidP="00B102EF">
            <w:pPr>
              <w:pStyle w:val="CopticVersemulti-line"/>
            </w:pPr>
          </w:p>
        </w:tc>
      </w:tr>
      <w:tr w:rsidR="00B102EF" w14:paraId="12A5FDE3" w14:textId="77777777" w:rsidTr="00B102EF">
        <w:trPr>
          <w:cantSplit/>
          <w:jc w:val="center"/>
        </w:trPr>
        <w:tc>
          <w:tcPr>
            <w:tcW w:w="4248" w:type="dxa"/>
          </w:tcPr>
          <w:p w14:paraId="628DB072" w14:textId="77777777" w:rsidR="00B102EF" w:rsidRPr="007425E1" w:rsidRDefault="00B102EF" w:rsidP="00B102EF">
            <w:pPr>
              <w:pStyle w:val="EngHang"/>
            </w:pPr>
            <w:r w:rsidRPr="007425E1">
              <w:rPr>
                <w:rFonts w:eastAsiaTheme="minorHAnsi"/>
              </w:rPr>
              <w:t>And forgive us our sins:</w:t>
            </w:r>
          </w:p>
        </w:tc>
        <w:tc>
          <w:tcPr>
            <w:tcW w:w="288" w:type="dxa"/>
          </w:tcPr>
          <w:p w14:paraId="70B6F3EE" w14:textId="77777777" w:rsidR="00B102EF" w:rsidRDefault="00B102EF" w:rsidP="00B102EF"/>
        </w:tc>
        <w:tc>
          <w:tcPr>
            <w:tcW w:w="4248" w:type="dxa"/>
          </w:tcPr>
          <w:p w14:paraId="35B8EE98" w14:textId="77777777" w:rsidR="00B102EF" w:rsidRDefault="00B102EF" w:rsidP="00B102EF">
            <w:pPr>
              <w:pStyle w:val="CopticVersemulti-line"/>
            </w:pPr>
            <w:r w:rsidRPr="00F31CD1">
              <w:t>Ⲟⲩⲟϩ ⲭⲁ ⲛⲉⲛⲛⲟⲃⲓ ⲛⲁⲛ ⲉⲃⲟⲗ</w:t>
            </w:r>
          </w:p>
        </w:tc>
      </w:tr>
      <w:tr w:rsidR="00B102EF" w14:paraId="4B797EF6" w14:textId="77777777" w:rsidTr="00B102EF">
        <w:trPr>
          <w:cantSplit/>
          <w:jc w:val="center"/>
        </w:trPr>
        <w:tc>
          <w:tcPr>
            <w:tcW w:w="4248" w:type="dxa"/>
          </w:tcPr>
          <w:p w14:paraId="05099794" w14:textId="77777777" w:rsidR="00B102EF" w:rsidRPr="007425E1" w:rsidRDefault="00B102EF" w:rsidP="00B102EF">
            <w:pPr>
              <w:pStyle w:val="EngIndEnd"/>
            </w:pPr>
            <w:r>
              <w:t>Lord have mercy.</w:t>
            </w:r>
          </w:p>
        </w:tc>
        <w:tc>
          <w:tcPr>
            <w:tcW w:w="288" w:type="dxa"/>
          </w:tcPr>
          <w:p w14:paraId="5C08BF63" w14:textId="77777777" w:rsidR="00B102EF" w:rsidRDefault="00B102EF" w:rsidP="00B102EF"/>
        </w:tc>
        <w:tc>
          <w:tcPr>
            <w:tcW w:w="4248" w:type="dxa"/>
          </w:tcPr>
          <w:p w14:paraId="56A322C3" w14:textId="77777777" w:rsidR="00B102EF" w:rsidRDefault="00B102EF" w:rsidP="00B102EF">
            <w:pPr>
              <w:pStyle w:val="CopticVersemulti-line"/>
            </w:pPr>
          </w:p>
        </w:tc>
      </w:tr>
    </w:tbl>
    <w:p w14:paraId="0F088155" w14:textId="77777777" w:rsidR="00B102EF" w:rsidRDefault="00B102EF" w:rsidP="00B102E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B102EF" w14:paraId="273D50CA" w14:textId="77777777" w:rsidTr="00B102EF">
        <w:tc>
          <w:tcPr>
            <w:tcW w:w="4536" w:type="dxa"/>
          </w:tcPr>
          <w:p w14:paraId="545644D0" w14:textId="77777777" w:rsidR="00B102EF" w:rsidRPr="009E64DA" w:rsidRDefault="00B102EF" w:rsidP="00B102EF">
            <w:pPr>
              <w:pStyle w:val="Heading3"/>
              <w:outlineLvl w:val="2"/>
              <w:rPr>
                <w:rFonts w:eastAsia="@MingLiU"/>
              </w:rPr>
            </w:pPr>
            <w:bookmarkStart w:id="47" w:name="_Toc298445789"/>
            <w:bookmarkStart w:id="48" w:name="_Toc298681274"/>
            <w:bookmarkStart w:id="49" w:name="_Toc298447514"/>
            <w:bookmarkStart w:id="50" w:name="_Toc308441912"/>
            <w:r>
              <w:rPr>
                <w:rFonts w:eastAsia="@MingLiU"/>
              </w:rPr>
              <w:t>Holy, Holy, Holy</w:t>
            </w:r>
            <w:bookmarkEnd w:id="47"/>
            <w:bookmarkEnd w:id="48"/>
            <w:bookmarkEnd w:id="49"/>
            <w:bookmarkEnd w:id="50"/>
          </w:p>
        </w:tc>
        <w:tc>
          <w:tcPr>
            <w:tcW w:w="4536" w:type="dxa"/>
          </w:tcPr>
          <w:p w14:paraId="0C9ABC7A" w14:textId="77777777" w:rsidR="00B102EF" w:rsidRDefault="00B102EF" w:rsidP="00B102EF"/>
        </w:tc>
      </w:tr>
      <w:tr w:rsidR="00B102EF" w14:paraId="43609AFE" w14:textId="77777777" w:rsidTr="00B102EF">
        <w:tc>
          <w:tcPr>
            <w:tcW w:w="4536" w:type="dxa"/>
          </w:tcPr>
          <w:p w14:paraId="76511F42" w14:textId="77777777" w:rsidR="00B102EF" w:rsidRPr="006E3E75" w:rsidRDefault="00B102EF" w:rsidP="00B102EF">
            <w:pPr>
              <w:pStyle w:val="EngInd"/>
              <w:jc w:val="both"/>
              <w:rPr>
                <w:rFonts w:eastAsia="@MingLiU"/>
              </w:rPr>
            </w:pPr>
            <w:r w:rsidRPr="006E3E75">
              <w:rPr>
                <w:rFonts w:eastAsia="@MingLiU"/>
              </w:rPr>
              <w:t xml:space="preserve">Holy, Holy, Holy Lord of Hosts, heaven and earth are full of </w:t>
            </w:r>
            <w:r>
              <w:rPr>
                <w:rFonts w:eastAsia="@MingLiU"/>
              </w:rPr>
              <w:t>Your</w:t>
            </w:r>
            <w:r w:rsidRPr="006E3E75">
              <w:rPr>
                <w:rFonts w:eastAsia="@MingLiU"/>
              </w:rPr>
              <w:t xml:space="preserve"> glory and </w:t>
            </w:r>
            <w:r>
              <w:rPr>
                <w:rFonts w:eastAsia="@MingLiU"/>
              </w:rPr>
              <w:t>Your</w:t>
            </w:r>
            <w:r w:rsidRPr="006E3E75">
              <w:rPr>
                <w:rFonts w:eastAsia="@MingLiU"/>
              </w:rPr>
              <w:t xml:space="preserve"> honour</w:t>
            </w:r>
            <w:r>
              <w:rPr>
                <w:rFonts w:eastAsia="@MingLiU"/>
              </w:rPr>
              <w:t xml:space="preserve">. </w:t>
            </w:r>
            <w:r w:rsidRPr="006E3E75">
              <w:rPr>
                <w:rFonts w:eastAsia="@MingLiU"/>
              </w:rPr>
              <w:t>Have mercy on us, O God, the Father, the Pantocrator</w:t>
            </w:r>
            <w:r>
              <w:rPr>
                <w:rFonts w:eastAsia="@MingLiU"/>
              </w:rPr>
              <w:t xml:space="preserve">. </w:t>
            </w:r>
            <w:r w:rsidRPr="006E3E75">
              <w:rPr>
                <w:rFonts w:eastAsia="@MingLiU"/>
              </w:rPr>
              <w:t>All</w:t>
            </w:r>
            <w:r w:rsidRPr="006E3E75">
              <w:rPr>
                <w:rFonts w:eastAsia="@MingLiU"/>
              </w:rPr>
              <w:noBreakHyphen/>
              <w:t>Holy Trinity, have mercy on us</w:t>
            </w:r>
            <w:r>
              <w:rPr>
                <w:rFonts w:eastAsia="@MingLiU"/>
              </w:rPr>
              <w:t xml:space="preserve">. </w:t>
            </w:r>
            <w:r w:rsidRPr="006E3E75">
              <w:rPr>
                <w:rFonts w:eastAsia="@MingLiU"/>
              </w:rPr>
              <w:t xml:space="preserve">O Lord, God of the powers be with us, for we have no helper in our afflictions and our troubles, save </w:t>
            </w:r>
            <w:r>
              <w:rPr>
                <w:rFonts w:eastAsia="@MingLiU"/>
              </w:rPr>
              <w:t xml:space="preserve">You. </w:t>
            </w:r>
            <w:r w:rsidRPr="006E3E75">
              <w:rPr>
                <w:rFonts w:eastAsia="@MingLiU"/>
              </w:rPr>
              <w:t>Loose, remit and forgive us, O God, our iniquities, which we have committed willingly, and which we have committed unwillingly; which we have committed knowingly, and which we have committed unknowingly</w:t>
            </w:r>
            <w:r>
              <w:rPr>
                <w:rFonts w:eastAsia="@MingLiU"/>
              </w:rPr>
              <w:t xml:space="preserve">. </w:t>
            </w:r>
            <w:r w:rsidRPr="006E3E75">
              <w:rPr>
                <w:rFonts w:eastAsia="@MingLiU"/>
              </w:rPr>
              <w:t xml:space="preserve">The hidden and the manifest, O Lord, remit unto us, for the sake of </w:t>
            </w:r>
            <w:r>
              <w:rPr>
                <w:rFonts w:eastAsia="@MingLiU"/>
              </w:rPr>
              <w:t>Your</w:t>
            </w:r>
            <w:r w:rsidRPr="006E3E75">
              <w:rPr>
                <w:rFonts w:eastAsia="@MingLiU"/>
              </w:rPr>
              <w:t xml:space="preserve"> Holy Name which is called upon us.</w:t>
            </w:r>
          </w:p>
        </w:tc>
        <w:tc>
          <w:tcPr>
            <w:tcW w:w="4536" w:type="dxa"/>
          </w:tcPr>
          <w:p w14:paraId="21292AED" w14:textId="77777777" w:rsidR="00B102EF" w:rsidRDefault="00B102EF" w:rsidP="00B102EF"/>
        </w:tc>
      </w:tr>
      <w:tr w:rsidR="00B102EF" w14:paraId="5D272DFB" w14:textId="77777777" w:rsidTr="00B102EF">
        <w:tc>
          <w:tcPr>
            <w:tcW w:w="4536" w:type="dxa"/>
          </w:tcPr>
          <w:p w14:paraId="6C26D464" w14:textId="77777777" w:rsidR="00B102EF" w:rsidRPr="009E64DA" w:rsidRDefault="00B102EF" w:rsidP="00B102EF">
            <w:pPr>
              <w:pStyle w:val="EngIndEnd"/>
            </w:pPr>
            <w:r w:rsidRPr="006E3E75">
              <w:t xml:space="preserve">According to </w:t>
            </w:r>
            <w:r>
              <w:t>Your</w:t>
            </w:r>
            <w:r w:rsidRPr="006E3E75">
              <w:t xml:space="preserve"> mercy, O Lord, and not according to our sins.</w:t>
            </w:r>
          </w:p>
        </w:tc>
        <w:tc>
          <w:tcPr>
            <w:tcW w:w="4536" w:type="dxa"/>
          </w:tcPr>
          <w:p w14:paraId="28AF0388" w14:textId="77777777" w:rsidR="00B102EF" w:rsidRDefault="00B102EF" w:rsidP="00B102EF"/>
        </w:tc>
      </w:tr>
      <w:tr w:rsidR="00B102EF" w14:paraId="61D86CB1" w14:textId="77777777" w:rsidTr="00B102EF">
        <w:tc>
          <w:tcPr>
            <w:tcW w:w="4536" w:type="dxa"/>
          </w:tcPr>
          <w:p w14:paraId="431BCB27" w14:textId="77777777" w:rsidR="00B102EF" w:rsidRPr="009E64DA" w:rsidRDefault="00B102EF" w:rsidP="00B102EF">
            <w:pPr>
              <w:pStyle w:val="Heading3"/>
              <w:outlineLvl w:val="2"/>
              <w:rPr>
                <w:rFonts w:eastAsia="@MingLiU"/>
              </w:rPr>
            </w:pPr>
            <w:bookmarkStart w:id="51" w:name="_Toc298445790"/>
            <w:bookmarkStart w:id="52" w:name="_Toc298681275"/>
            <w:bookmarkStart w:id="53" w:name="_Toc298447515"/>
            <w:bookmarkStart w:id="54" w:name="_Toc308441913"/>
            <w:r>
              <w:rPr>
                <w:rFonts w:eastAsia="@MingLiU"/>
              </w:rPr>
              <w:t>The Lord’s Prayer</w:t>
            </w:r>
            <w:bookmarkEnd w:id="51"/>
            <w:bookmarkEnd w:id="52"/>
            <w:bookmarkEnd w:id="53"/>
            <w:bookmarkEnd w:id="54"/>
          </w:p>
        </w:tc>
        <w:tc>
          <w:tcPr>
            <w:tcW w:w="4536" w:type="dxa"/>
          </w:tcPr>
          <w:p w14:paraId="1C4D7043" w14:textId="77777777" w:rsidR="00B102EF" w:rsidRDefault="00B102EF" w:rsidP="00B102EF"/>
        </w:tc>
      </w:tr>
      <w:tr w:rsidR="00B102EF" w14:paraId="72FCF5A3" w14:textId="77777777" w:rsidTr="00B102EF">
        <w:tc>
          <w:tcPr>
            <w:tcW w:w="4536" w:type="dxa"/>
          </w:tcPr>
          <w:p w14:paraId="46CE9E8A" w14:textId="77777777" w:rsidR="00B102EF" w:rsidRPr="006E3E75" w:rsidRDefault="00B102EF" w:rsidP="00B102EF">
            <w:pPr>
              <w:pStyle w:val="EngIndEnd"/>
              <w:jc w:val="both"/>
            </w:pPr>
            <w:r w:rsidRPr="006E3E75">
              <w:t xml:space="preserve">Our Father Who in heaven, </w:t>
            </w:r>
            <w:r>
              <w:t>holy is</w:t>
            </w:r>
            <w:r w:rsidRPr="006E3E75">
              <w:t xml:space="preserve"> </w:t>
            </w:r>
            <w:r>
              <w:t>Your</w:t>
            </w:r>
            <w:r w:rsidRPr="006E3E75">
              <w:t xml:space="preserve"> Name</w:t>
            </w:r>
            <w:r>
              <w:t>. Your</w:t>
            </w:r>
            <w:r w:rsidRPr="006E3E75">
              <w:t xml:space="preserve"> Kingdom come</w:t>
            </w:r>
            <w:r>
              <w:t>. Your</w:t>
            </w:r>
            <w:r w:rsidRPr="006E3E75">
              <w:t xml:space="preserve"> will be done, on earth as it is in heaven</w:t>
            </w:r>
            <w:r>
              <w:t xml:space="preserve">. </w:t>
            </w:r>
            <w:r w:rsidRPr="006E3E75">
              <w:t xml:space="preserve">Our bread of </w:t>
            </w:r>
            <w:r>
              <w:t>to</w:t>
            </w:r>
            <w:r w:rsidRPr="006E3E75">
              <w:t>morrow, give us today, and forgive us our trespasses as we forgive those who trespass against us</w:t>
            </w:r>
            <w:r>
              <w:t xml:space="preserve">. </w:t>
            </w:r>
            <w:r w:rsidRPr="006E3E75">
              <w:t xml:space="preserve">And lead us not into temptation, but deliver us from the Evil One; </w:t>
            </w:r>
            <w:r w:rsidRPr="006E3E75">
              <w:lastRenderedPageBreak/>
              <w:t>in Christ Jesus our Lord</w:t>
            </w:r>
            <w:r>
              <w:t xml:space="preserve">. </w:t>
            </w:r>
            <w:r w:rsidRPr="006E3E75">
              <w:t xml:space="preserve">For </w:t>
            </w:r>
            <w:r>
              <w:t>Your</w:t>
            </w:r>
            <w:r w:rsidRPr="006E3E75">
              <w:t xml:space="preserve"> is the Kingdom, the power and the glory, forever and ever</w:t>
            </w:r>
            <w:r>
              <w:t xml:space="preserve">. </w:t>
            </w:r>
            <w:r w:rsidRPr="006E3E75">
              <w:t>Amen.</w:t>
            </w:r>
          </w:p>
        </w:tc>
        <w:tc>
          <w:tcPr>
            <w:tcW w:w="4536" w:type="dxa"/>
          </w:tcPr>
          <w:p w14:paraId="7FA4DE9C" w14:textId="77777777" w:rsidR="00B102EF" w:rsidRDefault="00B102EF" w:rsidP="00B102EF"/>
        </w:tc>
      </w:tr>
    </w:tbl>
    <w:p w14:paraId="2A5829F1" w14:textId="77777777" w:rsidR="00B102EF" w:rsidRPr="005C6C2F" w:rsidRDefault="00B102EF" w:rsidP="00964F23">
      <w:pPr>
        <w:rPr>
          <w:i/>
        </w:rPr>
      </w:pPr>
    </w:p>
    <w:p w14:paraId="7DDC8D5C" w14:textId="77777777" w:rsidR="00346189" w:rsidRDefault="00346189" w:rsidP="00837F89">
      <w:pPr>
        <w:pStyle w:val="Body"/>
      </w:pPr>
      <w:bookmarkStart w:id="55" w:name="_Toc410196173"/>
      <w:bookmarkStart w:id="56" w:name="_Toc410196405"/>
      <w:bookmarkStart w:id="57" w:name="_Toc410196907"/>
      <w:bookmarkStart w:id="58" w:name="_Ref435789546"/>
      <w:bookmarkStart w:id="59" w:name="_Ref435789552"/>
      <w:r>
        <w:br w:type="page"/>
      </w:r>
    </w:p>
    <w:p w14:paraId="25BA8728" w14:textId="2065D657" w:rsidR="00964F23" w:rsidRDefault="00964F23" w:rsidP="00964F23">
      <w:pPr>
        <w:pStyle w:val="Heading3"/>
      </w:pPr>
      <w:bookmarkStart w:id="60" w:name="_Ref445106453"/>
      <w:bookmarkStart w:id="61" w:name="_Toc448227456"/>
      <w:r>
        <w:lastRenderedPageBreak/>
        <w:t>The Psalms of the Eleventh Hour (Little Vespers)</w:t>
      </w:r>
      <w:bookmarkEnd w:id="55"/>
      <w:bookmarkEnd w:id="56"/>
      <w:bookmarkEnd w:id="57"/>
      <w:bookmarkEnd w:id="58"/>
      <w:bookmarkEnd w:id="59"/>
      <w:bookmarkEnd w:id="60"/>
      <w:bookmarkEnd w:id="61"/>
    </w:p>
    <w:p w14:paraId="7FDFCBD7" w14:textId="77777777" w:rsidR="001A38AB" w:rsidRDefault="001A38AB" w:rsidP="001A38AB">
      <w:pPr>
        <w:pStyle w:val="Heading4"/>
      </w:pPr>
      <w:r>
        <w:t>Introductory Prayers</w:t>
      </w:r>
    </w:p>
    <w:p w14:paraId="479BEDCB" w14:textId="77777777" w:rsidR="001A38AB" w:rsidRDefault="001A38AB" w:rsidP="001A38AB">
      <w:pPr>
        <w:pStyle w:val="Rubric"/>
      </w:pPr>
      <w:r>
        <w:t>The worshiper prays the introductory prayers,</w:t>
      </w:r>
    </w:p>
    <w:p w14:paraId="43FE53CC" w14:textId="77777777" w:rsidR="001A38AB" w:rsidRDefault="001A38AB" w:rsidP="00BD252D">
      <w:pPr>
        <w:pStyle w:val="Prose"/>
      </w:pPr>
      <w:r>
        <w:t>In the Name of the Father and the Son and the Holy Spirit, One God</w:t>
      </w:r>
      <w:r w:rsidR="001225FA">
        <w:t xml:space="preserve">. </w:t>
      </w:r>
      <w:r>
        <w:t>Amen.</w:t>
      </w:r>
    </w:p>
    <w:p w14:paraId="0EE184CA" w14:textId="77777777" w:rsidR="001A38AB" w:rsidRDefault="001A38AB" w:rsidP="00BD252D">
      <w:pPr>
        <w:pStyle w:val="Prose"/>
      </w:pPr>
      <w:r>
        <w:t>Lord have mercy, Lord have mercy, Lord bless</w:t>
      </w:r>
      <w:r w:rsidR="001225FA">
        <w:t xml:space="preserve">. </w:t>
      </w:r>
      <w:r>
        <w:t>Amen.</w:t>
      </w:r>
    </w:p>
    <w:p w14:paraId="7CAFFE63" w14:textId="77777777" w:rsidR="001A38AB" w:rsidRDefault="001A38AB" w:rsidP="00BD252D">
      <w:pPr>
        <w:pStyle w:val="Prose"/>
      </w:pPr>
      <w:r>
        <w:t>Glory be to the Father and to the Son and to the Holy Spirit, both now, and always, and unto the ages of ages. Amen.</w:t>
      </w:r>
    </w:p>
    <w:p w14:paraId="06BF2756" w14:textId="77777777" w:rsidR="001A38AB" w:rsidRDefault="001A38AB" w:rsidP="00BD252D">
      <w:pPr>
        <w:pStyle w:val="Prose"/>
      </w:pPr>
      <w:r>
        <w:t>Make us worthy to say thankfully,</w:t>
      </w:r>
    </w:p>
    <w:p w14:paraId="6E54BC05" w14:textId="77777777" w:rsidR="001A38AB" w:rsidRDefault="001A38AB" w:rsidP="001A38AB">
      <w:pPr>
        <w:pStyle w:val="Heading5"/>
      </w:pPr>
      <w:bookmarkStart w:id="62" w:name="_Ref411967832"/>
      <w:r>
        <w:t>The Lord's Prayer</w:t>
      </w:r>
      <w:bookmarkEnd w:id="62"/>
    </w:p>
    <w:p w14:paraId="43BE0B58" w14:textId="6AE6C040" w:rsidR="001A38AB" w:rsidRDefault="003C1C36" w:rsidP="003C1C36">
      <w:pPr>
        <w:pStyle w:val="Prose"/>
      </w:pPr>
      <w:r>
        <w:t xml:space="preserve">Our Father in heaven, </w:t>
      </w:r>
      <w:r w:rsidR="00BA4F06">
        <w:t>may Your Name be</w:t>
      </w:r>
      <w:r>
        <w:t xml:space="preserve"> holy</w:t>
      </w:r>
      <w:r w:rsidR="00BA4F06">
        <w:rPr>
          <w:rStyle w:val="FootnoteReference"/>
        </w:rPr>
        <w:footnoteReference w:id="1"/>
      </w:r>
      <w:r>
        <w:t>. May Your Kingdom come</w:t>
      </w:r>
      <w:r w:rsidR="001225FA">
        <w:t xml:space="preserve">. </w:t>
      </w:r>
      <w:r>
        <w:t>May Your will be done, on earth as it is in heaven</w:t>
      </w:r>
      <w:r w:rsidR="001225FA">
        <w:t xml:space="preserve">. </w:t>
      </w:r>
      <w:r>
        <w:t>Give us our bread of tomorrow, today. Forgive us our trespasses, as we forgive those who trespass against us. And lead us not into temptation, but deliver us from the evil one; in Christ Jesus our Lord. For Your is the Kingdom, the power and the glory, forever and ever</w:t>
      </w:r>
      <w:r w:rsidR="001225FA">
        <w:t xml:space="preserve">. </w:t>
      </w:r>
      <w:r>
        <w:t>Amen.</w:t>
      </w:r>
      <w:r w:rsidR="001A38AB">
        <w:t xml:space="preserve"> </w:t>
      </w:r>
    </w:p>
    <w:p w14:paraId="6CC60ECD" w14:textId="77777777" w:rsidR="001A38AB" w:rsidRDefault="001A38AB" w:rsidP="001A38AB">
      <w:pPr>
        <w:pStyle w:val="Heading5"/>
      </w:pPr>
      <w:bookmarkStart w:id="63" w:name="_Ref411967872"/>
      <w:r>
        <w:t>The Prayer of Thanksgiving</w:t>
      </w:r>
      <w:bookmarkEnd w:id="63"/>
    </w:p>
    <w:p w14:paraId="0532B487" w14:textId="0453CF06" w:rsidR="001A38AB" w:rsidRDefault="001A38AB" w:rsidP="00BD252D">
      <w:pPr>
        <w:pStyle w:val="Prose"/>
      </w:pPr>
      <w:r>
        <w:t xml:space="preserve">Let us give thanks to the beneficent and merciful God, the Father of our Lord, God and Saviour, Jesus </w:t>
      </w:r>
      <w:r w:rsidR="00A91B17">
        <w:t>Christ; f</w:t>
      </w:r>
      <w:r>
        <w:t>or He has covered us, helped us, guarded us, accepted us to Him</w:t>
      </w:r>
      <w:r w:rsidR="00270FEC">
        <w:t>self</w:t>
      </w:r>
      <w:r>
        <w:t>, spared us, supported us, and has brought us to this hour.</w:t>
      </w:r>
    </w:p>
    <w:p w14:paraId="054461CF" w14:textId="77777777" w:rsidR="001A38AB" w:rsidRDefault="001A38AB" w:rsidP="00BD252D">
      <w:pPr>
        <w:pStyle w:val="Prose"/>
      </w:pPr>
      <w:r>
        <w:t xml:space="preserve">Let us also ask Him, the Lord our God, the Pantocrator, to guard us in all peace this holy day and all the days of our life. </w:t>
      </w:r>
    </w:p>
    <w:p w14:paraId="2B68EF9B" w14:textId="77777777" w:rsidR="001A38AB" w:rsidRDefault="001A38AB" w:rsidP="00BD252D">
      <w:pPr>
        <w:pStyle w:val="Prose"/>
      </w:pPr>
      <w:r>
        <w:t xml:space="preserve">O Master, Lord, God the Pantocrator, the Father of our Lord, God and Saviour, Jesus Christ, we thank </w:t>
      </w:r>
      <w:r w:rsidR="001040C8">
        <w:t>You</w:t>
      </w:r>
      <w:r>
        <w:t xml:space="preserve"> for everything, concerning everything, and in everything. For </w:t>
      </w:r>
      <w:r w:rsidR="001040C8">
        <w:t>You</w:t>
      </w:r>
      <w:r>
        <w:t xml:space="preserve"> </w:t>
      </w:r>
      <w:r w:rsidR="00556387">
        <w:t>have</w:t>
      </w:r>
      <w:r>
        <w:t xml:space="preserve"> covered us, helped us, guarded us, accepted us to </w:t>
      </w:r>
      <w:r w:rsidR="001040C8">
        <w:t>You</w:t>
      </w:r>
      <w:r>
        <w:t xml:space="preserve">, spared us, supported us, and </w:t>
      </w:r>
      <w:r w:rsidR="00556387">
        <w:t>have</w:t>
      </w:r>
      <w:r>
        <w:t xml:space="preserve"> brought us to this hour.</w:t>
      </w:r>
    </w:p>
    <w:p w14:paraId="73BCE9FE" w14:textId="77777777" w:rsidR="001A38AB" w:rsidRDefault="001A38AB" w:rsidP="00BD252D">
      <w:pPr>
        <w:pStyle w:val="Prose"/>
      </w:pPr>
      <w:r>
        <w:t xml:space="preserve">Therefore, we ask and entreat </w:t>
      </w:r>
      <w:r w:rsidR="00E570CB">
        <w:t>Your</w:t>
      </w:r>
      <w:r>
        <w:t xml:space="preserve"> Goodness, O Lover of mankind, grant us to complete this holy day, and all the days of our life, in all peace with </w:t>
      </w:r>
      <w:r w:rsidR="00E570CB">
        <w:t>Your</w:t>
      </w:r>
      <w:r>
        <w:t xml:space="preserve"> fear.</w:t>
      </w:r>
    </w:p>
    <w:p w14:paraId="3169A990" w14:textId="77777777" w:rsidR="001A38AB" w:rsidRDefault="001A38AB" w:rsidP="00BD252D">
      <w:pPr>
        <w:pStyle w:val="Prose"/>
      </w:pPr>
      <w:r>
        <w:t>All envy, all temptation, all the work of Satan, the counsel of wicked men and the rising up of enemies,</w:t>
      </w:r>
      <w:r w:rsidR="00A91B17">
        <w:t xml:space="preserve"> hidden and manifest, take them</w:t>
      </w:r>
      <w:r>
        <w:t xml:space="preserve"> away from us, and from all </w:t>
      </w:r>
      <w:r w:rsidR="00E570CB">
        <w:t>Your</w:t>
      </w:r>
      <w:r>
        <w:t xml:space="preserve"> people, and from this holy place that is </w:t>
      </w:r>
      <w:r w:rsidR="001040C8">
        <w:t>Your</w:t>
      </w:r>
      <w:r>
        <w:t>.</w:t>
      </w:r>
    </w:p>
    <w:p w14:paraId="3D9ACF8E" w14:textId="3D3896D6" w:rsidR="001A38AB" w:rsidRDefault="001A38AB" w:rsidP="00BD252D">
      <w:pPr>
        <w:pStyle w:val="Prose"/>
      </w:pPr>
      <w:r>
        <w:t xml:space="preserve">But those things which are good and profitable do provide for us, for it is </w:t>
      </w:r>
      <w:r w:rsidR="001040C8">
        <w:t>You</w:t>
      </w:r>
      <w:r>
        <w:t xml:space="preserve"> Who </w:t>
      </w:r>
      <w:r w:rsidR="00270FEC">
        <w:t>have</w:t>
      </w:r>
      <w:r>
        <w:t xml:space="preserve"> given us the authority to tread on serpents and scorpions, and upon all the power of the enemy.</w:t>
      </w:r>
    </w:p>
    <w:p w14:paraId="7719570B" w14:textId="4EC80F00" w:rsidR="001A38AB" w:rsidRDefault="001A38AB" w:rsidP="00BD252D">
      <w:pPr>
        <w:pStyle w:val="Prose"/>
      </w:pPr>
      <w:r>
        <w:t>And lead us not into temptation, but deliver us from evil, by the grace,</w:t>
      </w:r>
      <w:r w:rsidR="00270FEC">
        <w:t xml:space="preserve"> compassion and love of mankind</w:t>
      </w:r>
      <w:r>
        <w:t xml:space="preserve"> of </w:t>
      </w:r>
      <w:r w:rsidR="001040C8">
        <w:t>Your</w:t>
      </w:r>
      <w:r>
        <w:t xml:space="preserve"> Only Begotten Son, our Lord, God and Saviour, Jesus Christ</w:t>
      </w:r>
      <w:r w:rsidR="001225FA">
        <w:t xml:space="preserve">. </w:t>
      </w:r>
      <w:r>
        <w:t xml:space="preserve">Through Whom the glory, the honour, the dominion, and the adoration are due unto </w:t>
      </w:r>
      <w:r w:rsidR="001040C8">
        <w:t>You</w:t>
      </w:r>
      <w:r>
        <w:t xml:space="preserve">, </w:t>
      </w:r>
      <w:r>
        <w:lastRenderedPageBreak/>
        <w:t xml:space="preserve">with Him, and the Holy Spirit, the </w:t>
      </w:r>
      <w:r w:rsidR="00270FEC">
        <w:t>Giver of Life</w:t>
      </w:r>
      <w:r w:rsidR="001225FA">
        <w:t xml:space="preserve">, </w:t>
      </w:r>
      <w:r>
        <w:t xml:space="preserve">Who is of One Essence with </w:t>
      </w:r>
      <w:r w:rsidR="001040C8">
        <w:t>You</w:t>
      </w:r>
      <w:r>
        <w:t>, now, and at all times, and unto the age of all ages</w:t>
      </w:r>
      <w:r w:rsidR="001225FA">
        <w:t xml:space="preserve">. </w:t>
      </w:r>
      <w:r>
        <w:t>Amen.</w:t>
      </w:r>
    </w:p>
    <w:p w14:paraId="222D46BF" w14:textId="77777777" w:rsidR="001A38AB" w:rsidRDefault="001A38AB" w:rsidP="001A38AB">
      <w:pPr>
        <w:pStyle w:val="Heading5"/>
      </w:pPr>
      <w:r>
        <w:t>Psalm 50</w:t>
      </w:r>
    </w:p>
    <w:p w14:paraId="3DFFC9B4" w14:textId="5D6D42FA" w:rsidR="000D0A3F" w:rsidRDefault="001744DD" w:rsidP="000D0A3F">
      <w:pPr>
        <w:tabs>
          <w:tab w:val="left" w:leader="dot" w:pos="8280"/>
        </w:tabs>
        <w:rPr>
          <w:lang w:val="en-GB"/>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D0A3F">
        <w:rPr>
          <w:lang w:val="en-GB"/>
        </w:rPr>
        <w:tab/>
      </w:r>
      <w:r w:rsidR="003A78C2">
        <w:rPr>
          <w:lang w:val="en-GB"/>
        </w:rPr>
        <w:fldChar w:fldCharType="begin"/>
      </w:r>
      <w:r w:rsidR="000D0A3F">
        <w:rPr>
          <w:lang w:val="en-GB"/>
        </w:rPr>
        <w:instrText xml:space="preserve"> PAGEREF _Ref411967565 \h </w:instrText>
      </w:r>
      <w:r w:rsidR="003A78C2">
        <w:rPr>
          <w:lang w:val="en-GB"/>
        </w:rPr>
      </w:r>
      <w:r w:rsidR="003A78C2">
        <w:rPr>
          <w:lang w:val="en-GB"/>
        </w:rPr>
        <w:fldChar w:fldCharType="separate"/>
      </w:r>
      <w:r w:rsidR="000C7DE2">
        <w:rPr>
          <w:noProof/>
          <w:lang w:val="en-GB"/>
        </w:rPr>
        <w:t>160</w:t>
      </w:r>
      <w:r w:rsidR="003A78C2">
        <w:rPr>
          <w:lang w:val="en-GB"/>
        </w:rPr>
        <w:fldChar w:fldCharType="end"/>
      </w:r>
    </w:p>
    <w:p w14:paraId="18E9E0B3" w14:textId="77777777" w:rsidR="001A38AB" w:rsidRPr="001A38AB" w:rsidRDefault="001A38AB" w:rsidP="001A38AB">
      <w:pPr>
        <w:pStyle w:val="Rubric"/>
        <w:rPr>
          <w:lang w:val="en-GB"/>
        </w:rPr>
      </w:pPr>
      <w:r w:rsidRPr="001A4291">
        <w:rPr>
          <w:lang w:val="en-GB"/>
        </w:rPr>
        <w:t>Then shall be said,</w:t>
      </w:r>
    </w:p>
    <w:p w14:paraId="5F5DF27D" w14:textId="77777777" w:rsidR="001A38AB" w:rsidRDefault="001A38AB" w:rsidP="00BD252D">
      <w:pPr>
        <w:pStyle w:val="Prose"/>
      </w:pPr>
      <w:r w:rsidRPr="001A4291">
        <w:t>The hymn of the blessed Ev</w:t>
      </w:r>
      <w:r w:rsidR="00F67B16">
        <w:t>ening</w:t>
      </w:r>
      <w:r w:rsidRPr="001A4291">
        <w:t xml:space="preserve"> I offe</w:t>
      </w:r>
      <w:r w:rsidR="00F67B16">
        <w:t>r to Christ, my King and my God.</w:t>
      </w:r>
      <w:r w:rsidRPr="001A4291">
        <w:t xml:space="preserve"> I will hope in Him that He may forgive me my sins.</w:t>
      </w:r>
    </w:p>
    <w:p w14:paraId="322C9FD8" w14:textId="77777777" w:rsidR="00F67B16" w:rsidRDefault="00F67B16" w:rsidP="00BD252D">
      <w:pPr>
        <w:pStyle w:val="Prose"/>
      </w:pPr>
      <w:r>
        <w:t>Of the Psalms of David the King and Prophet; may his blessing be upon us all. Amen.</w:t>
      </w:r>
    </w:p>
    <w:p w14:paraId="74FCF3AA" w14:textId="77777777" w:rsidR="001A38AB" w:rsidRDefault="001A38AB" w:rsidP="001A38AB">
      <w:pPr>
        <w:pStyle w:val="Heading5"/>
        <w:rPr>
          <w:lang w:val="en-GB"/>
        </w:rPr>
      </w:pPr>
      <w:bookmarkStart w:id="64" w:name="_Ref434576694"/>
      <w:r>
        <w:rPr>
          <w:lang w:val="en-GB"/>
        </w:rPr>
        <w:t>The Psalms</w:t>
      </w:r>
      <w:r w:rsidR="00F14AA6">
        <w:rPr>
          <w:lang w:val="en-GB"/>
        </w:rPr>
        <w:t xml:space="preserve"> of Sunset (Vespers)</w:t>
      </w:r>
      <w:bookmarkEnd w:id="64"/>
    </w:p>
    <w:p w14:paraId="271CA490" w14:textId="0992DA4E" w:rsidR="000D0A3F" w:rsidRDefault="001744DD" w:rsidP="00AC19C5">
      <w:pPr>
        <w:pStyle w:val="EngHang"/>
        <w:tabs>
          <w:tab w:val="left" w:leader="dot" w:pos="828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0D0A3F">
        <w:tab/>
      </w:r>
      <w:r w:rsidR="003A78C2">
        <w:fldChar w:fldCharType="begin"/>
      </w:r>
      <w:r w:rsidR="000D0A3F">
        <w:instrText xml:space="preserve"> PAGEREF _Ref411967180 \h </w:instrText>
      </w:r>
      <w:r w:rsidR="003A78C2">
        <w:fldChar w:fldCharType="separate"/>
      </w:r>
      <w:r w:rsidR="000C7DE2">
        <w:rPr>
          <w:noProof/>
        </w:rPr>
        <w:t>268</w:t>
      </w:r>
      <w:r w:rsidR="003A78C2">
        <w:fldChar w:fldCharType="end"/>
      </w:r>
    </w:p>
    <w:p w14:paraId="10E2000F" w14:textId="45B95525" w:rsidR="000D0A3F" w:rsidRDefault="001744DD" w:rsidP="00AC19C5">
      <w:pPr>
        <w:pStyle w:val="EngHang"/>
        <w:tabs>
          <w:tab w:val="left" w:leader="dot" w:pos="828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0D0A3F">
        <w:tab/>
      </w:r>
      <w:r w:rsidR="003A78C2">
        <w:fldChar w:fldCharType="begin"/>
      </w:r>
      <w:r w:rsidR="000D0A3F">
        <w:instrText xml:space="preserve"> PAGEREF _Ref411967211 \h </w:instrText>
      </w:r>
      <w:r w:rsidR="003A78C2">
        <w:fldChar w:fldCharType="separate"/>
      </w:r>
      <w:r w:rsidR="000C7DE2">
        <w:rPr>
          <w:noProof/>
        </w:rPr>
        <w:t>269</w:t>
      </w:r>
      <w:r w:rsidR="003A78C2">
        <w:fldChar w:fldCharType="end"/>
      </w:r>
    </w:p>
    <w:p w14:paraId="4928E776" w14:textId="3FD6F6FC" w:rsidR="000D0A3F" w:rsidRDefault="001744DD" w:rsidP="00AC19C5">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0D0A3F">
        <w:tab/>
      </w:r>
      <w:r w:rsidR="003A78C2">
        <w:fldChar w:fldCharType="begin"/>
      </w:r>
      <w:r w:rsidR="000D0A3F">
        <w:instrText xml:space="preserve"> PAGEREF _Ref411967235 \h </w:instrText>
      </w:r>
      <w:r w:rsidR="003A78C2">
        <w:fldChar w:fldCharType="separate"/>
      </w:r>
      <w:r w:rsidR="000C7DE2">
        <w:rPr>
          <w:noProof/>
        </w:rPr>
        <w:t>287</w:t>
      </w:r>
      <w:r w:rsidR="003A78C2">
        <w:fldChar w:fldCharType="end"/>
      </w:r>
    </w:p>
    <w:p w14:paraId="4144738E" w14:textId="3842359F" w:rsidR="001A38AB" w:rsidRDefault="001744DD" w:rsidP="00AC19C5">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0D0A3F">
        <w:tab/>
      </w:r>
      <w:r w:rsidR="003A78C2">
        <w:fldChar w:fldCharType="begin"/>
      </w:r>
      <w:r w:rsidR="000D0A3F">
        <w:instrText xml:space="preserve"> PAGEREF _Ref411967252 \h </w:instrText>
      </w:r>
      <w:r w:rsidR="003A78C2">
        <w:fldChar w:fldCharType="separate"/>
      </w:r>
      <w:r w:rsidR="000C7DE2">
        <w:rPr>
          <w:noProof/>
        </w:rPr>
        <w:t>288</w:t>
      </w:r>
      <w:r w:rsidR="003A78C2">
        <w:fldChar w:fldCharType="end"/>
      </w:r>
    </w:p>
    <w:p w14:paraId="7A11F8AE" w14:textId="2402DFE7" w:rsidR="000D0A3F" w:rsidRDefault="001744DD" w:rsidP="00AC19C5">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0D0A3F">
        <w:tab/>
      </w:r>
      <w:r w:rsidR="003A78C2">
        <w:fldChar w:fldCharType="begin"/>
      </w:r>
      <w:r w:rsidR="000D0A3F">
        <w:instrText xml:space="preserve"> PAGEREF _Ref411967283 \h </w:instrText>
      </w:r>
      <w:r w:rsidR="003A78C2">
        <w:fldChar w:fldCharType="separate"/>
      </w:r>
      <w:r w:rsidR="000C7DE2">
        <w:rPr>
          <w:noProof/>
        </w:rPr>
        <w:t>289</w:t>
      </w:r>
      <w:r w:rsidR="003A78C2">
        <w:fldChar w:fldCharType="end"/>
      </w:r>
    </w:p>
    <w:p w14:paraId="1E7E3335" w14:textId="070E7015" w:rsidR="00E54261" w:rsidRDefault="001744DD" w:rsidP="00AC19C5">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0D0A3F">
        <w:tab/>
      </w:r>
      <w:r w:rsidR="003A78C2">
        <w:fldChar w:fldCharType="begin"/>
      </w:r>
      <w:r w:rsidR="000D0A3F">
        <w:instrText xml:space="preserve"> PAGEREF _Ref411967299 \h </w:instrText>
      </w:r>
      <w:r w:rsidR="003A78C2">
        <w:fldChar w:fldCharType="separate"/>
      </w:r>
      <w:r w:rsidR="000C7DE2">
        <w:rPr>
          <w:noProof/>
        </w:rPr>
        <w:t>290</w:t>
      </w:r>
      <w:r w:rsidR="003A78C2">
        <w:fldChar w:fldCharType="end"/>
      </w:r>
    </w:p>
    <w:p w14:paraId="6A7F45CD" w14:textId="246319B5" w:rsidR="00E54261" w:rsidRDefault="001744DD" w:rsidP="00AC19C5">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0D0A3F">
        <w:tab/>
      </w:r>
      <w:r w:rsidR="003A78C2">
        <w:fldChar w:fldCharType="begin"/>
      </w:r>
      <w:r w:rsidR="000D0A3F">
        <w:instrText xml:space="preserve"> PAGEREF _Ref411967321 \h </w:instrText>
      </w:r>
      <w:r w:rsidR="003A78C2">
        <w:fldChar w:fldCharType="separate"/>
      </w:r>
      <w:r w:rsidR="000C7DE2">
        <w:rPr>
          <w:noProof/>
        </w:rPr>
        <w:t>291</w:t>
      </w:r>
      <w:r w:rsidR="003A78C2">
        <w:fldChar w:fldCharType="end"/>
      </w:r>
    </w:p>
    <w:p w14:paraId="2FA5C99A" w14:textId="3AD83C13" w:rsidR="000D0A3F" w:rsidRDefault="001744DD" w:rsidP="00AC19C5">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0D0A3F">
        <w:tab/>
      </w:r>
      <w:r w:rsidR="003A78C2">
        <w:fldChar w:fldCharType="begin"/>
      </w:r>
      <w:r w:rsidR="000D0A3F">
        <w:instrText xml:space="preserve"> PAGEREF _Ref411967338 \h </w:instrText>
      </w:r>
      <w:r w:rsidR="003A78C2">
        <w:fldChar w:fldCharType="separate"/>
      </w:r>
      <w:r w:rsidR="000C7DE2">
        <w:rPr>
          <w:noProof/>
        </w:rPr>
        <w:t>292</w:t>
      </w:r>
      <w:r w:rsidR="003A78C2">
        <w:fldChar w:fldCharType="end"/>
      </w:r>
    </w:p>
    <w:p w14:paraId="0633E3A7" w14:textId="63EA8FC3" w:rsidR="00E54261" w:rsidRDefault="001744DD" w:rsidP="00AC19C5">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0D0A3F">
        <w:tab/>
      </w:r>
      <w:r w:rsidR="003A78C2">
        <w:fldChar w:fldCharType="begin"/>
      </w:r>
      <w:r w:rsidR="000D0A3F">
        <w:instrText xml:space="preserve"> PAGEREF _Ref411967353 \h </w:instrText>
      </w:r>
      <w:r w:rsidR="003A78C2">
        <w:fldChar w:fldCharType="separate"/>
      </w:r>
      <w:r w:rsidR="000C7DE2">
        <w:rPr>
          <w:noProof/>
        </w:rPr>
        <w:t>293</w:t>
      </w:r>
      <w:r w:rsidR="003A78C2">
        <w:fldChar w:fldCharType="end"/>
      </w:r>
    </w:p>
    <w:p w14:paraId="0FB134D2" w14:textId="6AAAC169" w:rsidR="00E54261" w:rsidRDefault="001744DD" w:rsidP="00AC19C5">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0D0A3F">
        <w:tab/>
      </w:r>
      <w:r w:rsidR="003A78C2">
        <w:fldChar w:fldCharType="begin"/>
      </w:r>
      <w:r w:rsidR="000D0A3F">
        <w:instrText xml:space="preserve"> PAGEREF _Ref411967372 \h </w:instrText>
      </w:r>
      <w:r w:rsidR="003A78C2">
        <w:fldChar w:fldCharType="separate"/>
      </w:r>
      <w:r w:rsidR="000C7DE2">
        <w:rPr>
          <w:noProof/>
        </w:rPr>
        <w:t>293</w:t>
      </w:r>
      <w:r w:rsidR="003A78C2">
        <w:fldChar w:fldCharType="end"/>
      </w:r>
    </w:p>
    <w:p w14:paraId="1C4403C7" w14:textId="6E1122C3" w:rsidR="00E54261" w:rsidRDefault="001744DD" w:rsidP="00AC19C5">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0D0A3F">
        <w:tab/>
      </w:r>
      <w:r w:rsidR="003A78C2">
        <w:fldChar w:fldCharType="begin"/>
      </w:r>
      <w:r w:rsidR="000D0A3F">
        <w:instrText xml:space="preserve"> PAGEREF _Ref411967385 \h </w:instrText>
      </w:r>
      <w:r w:rsidR="003A78C2">
        <w:fldChar w:fldCharType="separate"/>
      </w:r>
      <w:r w:rsidR="000C7DE2">
        <w:rPr>
          <w:noProof/>
        </w:rPr>
        <w:t>294</w:t>
      </w:r>
      <w:r w:rsidR="003A78C2">
        <w:fldChar w:fldCharType="end"/>
      </w:r>
    </w:p>
    <w:p w14:paraId="7851B890" w14:textId="3E651623" w:rsidR="00E54261" w:rsidRDefault="001744DD" w:rsidP="00AC19C5">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0D0A3F">
        <w:tab/>
      </w:r>
      <w:r w:rsidR="003A78C2">
        <w:fldChar w:fldCharType="begin"/>
      </w:r>
      <w:r w:rsidR="000D0A3F">
        <w:instrText xml:space="preserve"> PAGEREF _Ref411967400 \h </w:instrText>
      </w:r>
      <w:r w:rsidR="003A78C2">
        <w:fldChar w:fldCharType="separate"/>
      </w:r>
      <w:r w:rsidR="000C7DE2">
        <w:rPr>
          <w:noProof/>
        </w:rPr>
        <w:t>295</w:t>
      </w:r>
      <w:r w:rsidR="003A78C2">
        <w:fldChar w:fldCharType="end"/>
      </w:r>
    </w:p>
    <w:p w14:paraId="72227341" w14:textId="77777777" w:rsidR="00E54261" w:rsidRPr="00E54261" w:rsidRDefault="00E54261" w:rsidP="00E54261">
      <w:pPr>
        <w:pStyle w:val="Heading5"/>
        <w:rPr>
          <w:lang w:val="en-GB"/>
        </w:rPr>
      </w:pPr>
      <w:r>
        <w:rPr>
          <w:lang w:val="en-GB"/>
        </w:rPr>
        <w:t>The Gospel from St. Luke</w:t>
      </w:r>
      <w:r w:rsidRPr="00E54261">
        <w:rPr>
          <w:lang w:val="en-GB"/>
        </w:rPr>
        <w:t xml:space="preserve"> 4</w:t>
      </w:r>
      <w:r w:rsidR="00FE0AE4">
        <w:rPr>
          <w:lang w:val="en-GB"/>
        </w:rPr>
        <w:t>:38 41</w:t>
      </w:r>
    </w:p>
    <w:p w14:paraId="2EAC8A10" w14:textId="77777777" w:rsidR="00E54261" w:rsidRPr="00E54261" w:rsidRDefault="00F67B16" w:rsidP="00BD252D">
      <w:pPr>
        <w:pStyle w:val="Prose"/>
      </w:pPr>
      <w:r>
        <w:t>Jesus left the synagogue and</w:t>
      </w:r>
      <w:r w:rsidR="00E54261" w:rsidRPr="00E54261">
        <w:t xml:space="preserve"> </w:t>
      </w:r>
      <w:r>
        <w:t>entered into Simon's house. Simon's mother-in-law had a great fever,</w:t>
      </w:r>
      <w:r w:rsidR="00E54261" w:rsidRPr="00E54261">
        <w:t xml:space="preserve"> </w:t>
      </w:r>
      <w:r>
        <w:t xml:space="preserve">and they entreated Him for her. </w:t>
      </w:r>
      <w:r w:rsidR="00E54261" w:rsidRPr="00E54261">
        <w:t>He stood over her, and rebuked the</w:t>
      </w:r>
      <w:r>
        <w:t xml:space="preserve"> fever, and it left her. I</w:t>
      </w:r>
      <w:r w:rsidR="00E54261">
        <w:t>m</w:t>
      </w:r>
      <w:r w:rsidR="00E54261" w:rsidRPr="00E54261">
        <w:t xml:space="preserve">mediately she rose and </w:t>
      </w:r>
      <w:r>
        <w:t>served</w:t>
      </w:r>
      <w:r w:rsidR="00E54261" w:rsidRPr="00E54261">
        <w:t xml:space="preserve"> them</w:t>
      </w:r>
      <w:r w:rsidR="001225FA">
        <w:t xml:space="preserve">. </w:t>
      </w:r>
    </w:p>
    <w:p w14:paraId="2C394E9F" w14:textId="03650EC7" w:rsidR="00E54261" w:rsidRDefault="00F67B16" w:rsidP="00BD252D">
      <w:pPr>
        <w:pStyle w:val="Prose"/>
      </w:pPr>
      <w:r>
        <w:t>W</w:t>
      </w:r>
      <w:r w:rsidR="00E54261" w:rsidRPr="00E54261">
        <w:t>hen the sun set, ev</w:t>
      </w:r>
      <w:r>
        <w:t>ery one that had any s</w:t>
      </w:r>
      <w:r w:rsidR="00270FEC">
        <w:t>ick with many kinds of diseases</w:t>
      </w:r>
      <w:r>
        <w:t xml:space="preserve"> brought them to</w:t>
      </w:r>
      <w:r w:rsidR="00E54261" w:rsidRPr="00E54261">
        <w:t xml:space="preserve"> Him; and He laid His hands on every one</w:t>
      </w:r>
      <w:r>
        <w:t xml:space="preserve"> of them, and healed them. Demons also came</w:t>
      </w:r>
      <w:r w:rsidR="00E54261" w:rsidRPr="00E54261">
        <w:t xml:space="preserve"> out</w:t>
      </w:r>
      <w:r>
        <w:t xml:space="preserve"> of many, crying out,</w:t>
      </w:r>
      <w:r w:rsidR="00E54261" w:rsidRPr="00E54261">
        <w:t xml:space="preserve"> </w:t>
      </w:r>
      <w:r>
        <w:t>“</w:t>
      </w:r>
      <w:r w:rsidR="001040C8">
        <w:t>You</w:t>
      </w:r>
      <w:r w:rsidR="00E54261" w:rsidRPr="00E54261">
        <w:t xml:space="preserve"> </w:t>
      </w:r>
      <w:r w:rsidR="00C104A1">
        <w:t>are</w:t>
      </w:r>
      <w:r>
        <w:t xml:space="preserve"> the Christ,</w:t>
      </w:r>
      <w:r w:rsidR="00E54261" w:rsidRPr="00E54261">
        <w:t xml:space="preserve"> the So</w:t>
      </w:r>
      <w:r>
        <w:t xml:space="preserve">n of God!” And </w:t>
      </w:r>
      <w:r w:rsidR="00E54261" w:rsidRPr="00E54261">
        <w:t>rebuking them</w:t>
      </w:r>
      <w:r>
        <w:t xml:space="preserve">, He did not allow </w:t>
      </w:r>
      <w:r w:rsidR="00E54261" w:rsidRPr="00E54261">
        <w:t xml:space="preserve">them </w:t>
      </w:r>
      <w:r>
        <w:t>to speak, because</w:t>
      </w:r>
      <w:r w:rsidR="00E54261" w:rsidRPr="00E54261">
        <w:t xml:space="preserve"> they knew that He was </w:t>
      </w:r>
      <w:r>
        <w:t xml:space="preserve">the </w:t>
      </w:r>
      <w:r w:rsidR="00E54261" w:rsidRPr="00E54261">
        <w:t>Christ</w:t>
      </w:r>
      <w:r w:rsidR="001225FA">
        <w:t xml:space="preserve">. </w:t>
      </w:r>
      <w:r w:rsidR="00E54261" w:rsidRPr="00075B6A">
        <w:rPr>
          <w:i/>
        </w:rPr>
        <w:t>Glory be to God forever.</w:t>
      </w:r>
    </w:p>
    <w:p w14:paraId="2D89F631" w14:textId="77777777" w:rsidR="00075B6A" w:rsidRDefault="00075B6A" w:rsidP="00075B6A">
      <w:pPr>
        <w:pStyle w:val="Rubric"/>
      </w:pPr>
      <w:r>
        <w:t>An earlier rite offers this alternate Gospel according to Saint Mark 1:29-34</w:t>
      </w:r>
    </w:p>
    <w:p w14:paraId="20B673C5" w14:textId="77777777" w:rsidR="00075B6A" w:rsidRPr="00075B6A" w:rsidRDefault="00F67B16" w:rsidP="00075B6A">
      <w:pPr>
        <w:pStyle w:val="Prose"/>
      </w:pPr>
      <w:r>
        <w:t>As soon as they left</w:t>
      </w:r>
      <w:r w:rsidR="00075B6A">
        <w:t xml:space="preserve"> the synagogue, they came to the house of Simon and Andrew, Jam</w:t>
      </w:r>
      <w:r>
        <w:t>es and John being with them. Now Simon’s mother-in-law lay with a fever,</w:t>
      </w:r>
      <w:r w:rsidR="00075B6A">
        <w:t xml:space="preserve"> and immediately</w:t>
      </w:r>
      <w:r>
        <w:t>,</w:t>
      </w:r>
      <w:r w:rsidR="00145EE7">
        <w:t xml:space="preserve"> they </w:t>
      </w:r>
      <w:r w:rsidR="00145EE7">
        <w:lastRenderedPageBreak/>
        <w:t>told [Jesus]</w:t>
      </w:r>
      <w:r w:rsidR="00075B6A">
        <w:t xml:space="preserve"> </w:t>
      </w:r>
      <w:r>
        <w:t>about</w:t>
      </w:r>
      <w:r w:rsidR="00075B6A">
        <w:t xml:space="preserve"> her. And He came, </w:t>
      </w:r>
      <w:r w:rsidR="00145EE7">
        <w:t>took her by the hand, and</w:t>
      </w:r>
      <w:r w:rsidR="00075B6A">
        <w:t xml:space="preserve"> raised her</w:t>
      </w:r>
      <w:r w:rsidR="00145EE7">
        <w:t>. The fever left her, and she served them. At</w:t>
      </w:r>
      <w:r w:rsidR="00075B6A">
        <w:t xml:space="preserve"> evening, w</w:t>
      </w:r>
      <w:r w:rsidR="00145EE7">
        <w:t>hen the sun set, they brought Him every</w:t>
      </w:r>
      <w:r w:rsidR="00075B6A">
        <w:t>one who was suffering, and th</w:t>
      </w:r>
      <w:r w:rsidR="00145EE7">
        <w:t>ose with whom were demons. All the city gathered at t</w:t>
      </w:r>
      <w:r w:rsidR="00075B6A">
        <w:t>h</w:t>
      </w:r>
      <w:r w:rsidR="00145EE7">
        <w:t>e door, a</w:t>
      </w:r>
      <w:r w:rsidR="00075B6A">
        <w:t>nd He healed a multitude who were suffering from sicknesses of many kinds, and He cast</w:t>
      </w:r>
      <w:r w:rsidR="00145EE7">
        <w:t xml:space="preserve"> out a multitude of demons. </w:t>
      </w:r>
      <w:r w:rsidR="00075B6A">
        <w:t xml:space="preserve">He did not let the demons speak, for, indeed, they </w:t>
      </w:r>
      <w:r w:rsidR="00145EE7">
        <w:t>knew</w:t>
      </w:r>
      <w:r w:rsidR="00075B6A">
        <w:t xml:space="preserve"> Him, that He is the Christ. </w:t>
      </w:r>
      <w:r w:rsidR="00075B6A">
        <w:rPr>
          <w:i/>
        </w:rPr>
        <w:t>Glory be to God forever.</w:t>
      </w:r>
    </w:p>
    <w:p w14:paraId="1284085D" w14:textId="77777777" w:rsidR="00E54261" w:rsidRPr="00E54261" w:rsidRDefault="00E54261" w:rsidP="00E54261">
      <w:pPr>
        <w:pStyle w:val="Rubric"/>
        <w:rPr>
          <w:lang w:val="en-GB"/>
        </w:rPr>
      </w:pPr>
      <w:r w:rsidRPr="00E54261">
        <w:rPr>
          <w:lang w:val="en-GB"/>
        </w:rPr>
        <w:t>Then shall these Troparia be said,</w:t>
      </w:r>
    </w:p>
    <w:p w14:paraId="6E41894F" w14:textId="6FCD1277" w:rsidR="00E54261" w:rsidRPr="00E54261" w:rsidRDefault="00E54261" w:rsidP="00BD252D">
      <w:pPr>
        <w:pStyle w:val="Prose"/>
      </w:pPr>
      <w:r w:rsidRPr="00E54261">
        <w:t xml:space="preserve">If the righteous is hardly saved, where </w:t>
      </w:r>
      <w:r w:rsidR="00270FEC">
        <w:t>will</w:t>
      </w:r>
      <w:r w:rsidRPr="00E54261">
        <w:t xml:space="preserve"> I the sinner appear</w:t>
      </w:r>
      <w:r w:rsidR="00FE0AE4">
        <w:t xml:space="preserve">? </w:t>
      </w:r>
      <w:r w:rsidR="00145EE7">
        <w:t>I could not bear t</w:t>
      </w:r>
      <w:r w:rsidRPr="00E54261">
        <w:t>he burden of the day</w:t>
      </w:r>
      <w:r w:rsidR="00145EE7">
        <w:t>,</w:t>
      </w:r>
      <w:r w:rsidRPr="00E54261">
        <w:t xml:space="preserve"> a</w:t>
      </w:r>
      <w:r>
        <w:t>nd its heat</w:t>
      </w:r>
      <w:r w:rsidR="00145EE7">
        <w:t>,</w:t>
      </w:r>
      <w:r>
        <w:t xml:space="preserve"> be</w:t>
      </w:r>
      <w:r w:rsidRPr="00E54261">
        <w:t>cau</w:t>
      </w:r>
      <w:r w:rsidR="00145EE7">
        <w:t>se of my human frailty</w:t>
      </w:r>
      <w:r w:rsidR="001225FA">
        <w:t xml:space="preserve">. </w:t>
      </w:r>
      <w:r w:rsidR="00145EE7">
        <w:t>But count me, O</w:t>
      </w:r>
      <w:r w:rsidRPr="00E54261">
        <w:t xml:space="preserve"> merciful God, among those of the eleventh h</w:t>
      </w:r>
      <w:r w:rsidR="00145EE7">
        <w:t>our. F</w:t>
      </w:r>
      <w:r>
        <w:t>or behold, I was con</w:t>
      </w:r>
      <w:r w:rsidRPr="00E54261">
        <w:t>ceived in iniquities</w:t>
      </w:r>
      <w:r w:rsidR="00145EE7">
        <w:t>,</w:t>
      </w:r>
      <w:r w:rsidRPr="00E54261">
        <w:t xml:space="preserve"> and in sin did my mother desire me</w:t>
      </w:r>
      <w:r w:rsidR="001225FA">
        <w:t xml:space="preserve">. </w:t>
      </w:r>
      <w:r w:rsidRPr="00E54261">
        <w:t xml:space="preserve">Therefore, I (dare) not lift up my eyes unto heaven, rather, I trust in the richness of </w:t>
      </w:r>
      <w:r w:rsidR="00E570CB">
        <w:t>Your</w:t>
      </w:r>
      <w:r w:rsidRPr="00E54261">
        <w:t xml:space="preserve"> mercy</w:t>
      </w:r>
      <w:r w:rsidR="00145EE7">
        <w:t>,</w:t>
      </w:r>
      <w:r w:rsidRPr="00E54261">
        <w:t xml:space="preserve"> and </w:t>
      </w:r>
      <w:r w:rsidR="00E570CB">
        <w:t>Your</w:t>
      </w:r>
      <w:r w:rsidRPr="00E54261">
        <w:t xml:space="preserve"> love to man</w:t>
      </w:r>
      <w:r w:rsidR="00270FEC">
        <w:t>kind, proclaiming and saying, “</w:t>
      </w:r>
      <w:r w:rsidRPr="00E54261">
        <w:t>O God, forgive</w:t>
      </w:r>
      <w:r w:rsidR="00FE0AE4">
        <w:t xml:space="preserve"> </w:t>
      </w:r>
      <w:r w:rsidRPr="00E54261">
        <w:t>me, a s</w:t>
      </w:r>
      <w:r w:rsidR="00270FEC">
        <w:t>inner, and have mercy upon me!”</w:t>
      </w:r>
    </w:p>
    <w:p w14:paraId="633D9E5F" w14:textId="77777777" w:rsidR="00E54261" w:rsidRPr="004E1800" w:rsidRDefault="00145EE7" w:rsidP="00145EE7">
      <w:pPr>
        <w:pStyle w:val="CopticHangingVerse"/>
        <w:rPr>
          <w:rFonts w:ascii="Garamond" w:hAnsi="Garamond"/>
        </w:rPr>
      </w:pPr>
      <w:r w:rsidRPr="005130A7">
        <w:t>Ⲇⲟⲝⲁ ⲡⲁⲧⲣⲓ ⲕⲉ ⲩⲓⲱ</w:t>
      </w:r>
      <w:r>
        <w:t xml:space="preserve"> </w:t>
      </w:r>
      <w:r w:rsidRPr="005130A7">
        <w:t>ⲕⲉ ⲁ̀ⲅⲓⲱ ⲡⲛⲉⲩⲙⲁⲧⲓ</w:t>
      </w:r>
      <w:r w:rsidR="00E54261" w:rsidRPr="000D0A3F">
        <w:t xml:space="preserve">. </w:t>
      </w:r>
      <w:r w:rsidR="00E54261" w:rsidRPr="004E1800">
        <w:rPr>
          <w:rFonts w:ascii="Garamond" w:hAnsi="Garamond"/>
        </w:rPr>
        <w:t>(Glory be to the Father</w:t>
      </w:r>
      <w:r w:rsidRPr="004E1800">
        <w:rPr>
          <w:rFonts w:ascii="Garamond" w:hAnsi="Garamond"/>
        </w:rPr>
        <w:t>,</w:t>
      </w:r>
      <w:r w:rsidR="00E54261" w:rsidRPr="004E1800">
        <w:rPr>
          <w:rFonts w:ascii="Garamond" w:hAnsi="Garamond"/>
        </w:rPr>
        <w:t xml:space="preserve"> and to the Son</w:t>
      </w:r>
      <w:r w:rsidRPr="004E1800">
        <w:rPr>
          <w:rFonts w:ascii="Garamond" w:hAnsi="Garamond"/>
        </w:rPr>
        <w:t>,</w:t>
      </w:r>
      <w:r w:rsidR="00E54261" w:rsidRPr="004E1800">
        <w:rPr>
          <w:rFonts w:ascii="Garamond" w:hAnsi="Garamond"/>
        </w:rPr>
        <w:t xml:space="preserve"> and to the Holy Spirit.)</w:t>
      </w:r>
    </w:p>
    <w:p w14:paraId="4DF19A52" w14:textId="79721285" w:rsidR="00E54261" w:rsidRPr="00E54261" w:rsidRDefault="00E54261" w:rsidP="00BD252D">
      <w:pPr>
        <w:pStyle w:val="Prose"/>
      </w:pPr>
      <w:r w:rsidRPr="00E54261">
        <w:t>Hasten, O my Saviour, to accept me in the Fatherly bosom, for I have destroyed my life in pleasures and lusts, and the day is over and spent</w:t>
      </w:r>
      <w:r w:rsidR="001225FA">
        <w:t xml:space="preserve">. </w:t>
      </w:r>
      <w:r w:rsidRPr="00E54261">
        <w:t>The</w:t>
      </w:r>
      <w:r>
        <w:t xml:space="preserve">refore, I now </w:t>
      </w:r>
      <w:r w:rsidR="00270FEC">
        <w:t>hope</w:t>
      </w:r>
      <w:r>
        <w:t xml:space="preserve"> </w:t>
      </w:r>
      <w:r w:rsidR="00145EE7">
        <w:t>in</w:t>
      </w:r>
      <w:r>
        <w:t xml:space="preserve"> the abun</w:t>
      </w:r>
      <w:r w:rsidRPr="00E54261">
        <w:t xml:space="preserve">dance of </w:t>
      </w:r>
      <w:r w:rsidR="00E570CB">
        <w:t>Your</w:t>
      </w:r>
      <w:r w:rsidRPr="00E54261">
        <w:t xml:space="preserve"> infinite compassion</w:t>
      </w:r>
      <w:r w:rsidR="001225FA">
        <w:t xml:space="preserve">. </w:t>
      </w:r>
      <w:r w:rsidR="00270FEC">
        <w:t>So</w:t>
      </w:r>
      <w:r w:rsidRPr="00E54261">
        <w:t xml:space="preserve"> do not be far away from a lowly heart, begging for </w:t>
      </w:r>
      <w:r w:rsidR="00E570CB">
        <w:t>Your</w:t>
      </w:r>
      <w:r w:rsidRPr="00E54261">
        <w:t xml:space="preserve"> mercy, for I cry to </w:t>
      </w:r>
      <w:r w:rsidR="001040C8">
        <w:t>You</w:t>
      </w:r>
      <w:r w:rsidR="007D76F8">
        <w:t>, O Lord, with fear, “</w:t>
      </w:r>
      <w:r w:rsidRPr="00E54261">
        <w:t xml:space="preserve">Father, I have sinned against heaven and before </w:t>
      </w:r>
      <w:r w:rsidR="001040C8">
        <w:t>You</w:t>
      </w:r>
      <w:r w:rsidRPr="00E54261">
        <w:t xml:space="preserve">, and I am not worthy to be called </w:t>
      </w:r>
      <w:r w:rsidR="00E570CB">
        <w:t>Your</w:t>
      </w:r>
      <w:r w:rsidRPr="00E54261">
        <w:t xml:space="preserve"> son, so make me like one of </w:t>
      </w:r>
      <w:r w:rsidR="001040C8">
        <w:t>Your</w:t>
      </w:r>
      <w:r w:rsidR="007D76F8">
        <w:t xml:space="preserve"> hired servants.”</w:t>
      </w:r>
    </w:p>
    <w:p w14:paraId="48BA26A3" w14:textId="77777777" w:rsidR="00E54261" w:rsidRPr="000D0A3F" w:rsidRDefault="00145EE7" w:rsidP="00145EE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00E54261" w:rsidRPr="004E1800">
        <w:rPr>
          <w:rFonts w:ascii="Garamond" w:hAnsi="Garamond"/>
        </w:rPr>
        <w:t>(Both now, and always, and unto the ages of ages</w:t>
      </w:r>
      <w:r w:rsidR="001225FA">
        <w:rPr>
          <w:rFonts w:ascii="Garamond" w:hAnsi="Garamond"/>
        </w:rPr>
        <w:t xml:space="preserve">. </w:t>
      </w:r>
      <w:r w:rsidR="00E54261" w:rsidRPr="004E1800">
        <w:rPr>
          <w:rFonts w:ascii="Garamond" w:hAnsi="Garamond"/>
        </w:rPr>
        <w:t>Amen.)</w:t>
      </w:r>
    </w:p>
    <w:p w14:paraId="286915CE" w14:textId="08DE76E9" w:rsidR="00E54261" w:rsidRDefault="00E54261" w:rsidP="00BD252D">
      <w:pPr>
        <w:pStyle w:val="Prose"/>
      </w:pPr>
      <w:r w:rsidRPr="00E54261">
        <w:t xml:space="preserve"> I have sinned with attention and eagerness</w:t>
      </w:r>
      <w:r w:rsidR="00145EE7">
        <w:t>,</w:t>
      </w:r>
      <w:r w:rsidRPr="00E54261">
        <w:t xml:space="preserve"> I have subjected (myself) to every sin with yearning and diligence</w:t>
      </w:r>
      <w:r w:rsidR="00145EE7">
        <w:t>,</w:t>
      </w:r>
      <w:r w:rsidRPr="00E54261">
        <w:t xml:space="preserve"> and I have become worthy of every torture and judgement</w:t>
      </w:r>
      <w:r w:rsidR="001225FA">
        <w:t xml:space="preserve">. </w:t>
      </w:r>
      <w:r w:rsidRPr="00E54261">
        <w:t xml:space="preserve">Prepare for me the causes of repentance, O Lady, the Virgin, </w:t>
      </w:r>
      <w:r w:rsidR="00145EE7">
        <w:t xml:space="preserve">I ask and entreat </w:t>
      </w:r>
      <w:r w:rsidR="00270FEC">
        <w:t xml:space="preserve">for </w:t>
      </w:r>
      <w:r w:rsidRPr="00E54261">
        <w:t>your intercessions</w:t>
      </w:r>
      <w:r w:rsidR="00145EE7">
        <w:t>.</w:t>
      </w:r>
      <w:r w:rsidRPr="00E54261">
        <w:t xml:space="preserve"> </w:t>
      </w:r>
      <w:r w:rsidR="00145EE7">
        <w:t>To you</w:t>
      </w:r>
      <w:r w:rsidR="00270FEC">
        <w:t xml:space="preserve"> only</w:t>
      </w:r>
      <w:r w:rsidRPr="00E54261">
        <w:t xml:space="preserve"> I cry to help me</w:t>
      </w:r>
      <w:r w:rsidR="00270FEC">
        <w:t>,</w:t>
      </w:r>
      <w:r w:rsidRPr="00E54261">
        <w:t xml:space="preserve"> lest I be ashamed. And when my soul flies</w:t>
      </w:r>
      <w:r w:rsidR="00145EE7">
        <w:t xml:space="preserve"> forth from me, be with me, defeat </w:t>
      </w:r>
      <w:r w:rsidRPr="00E54261">
        <w:t xml:space="preserve">the counsel of the enemies, and </w:t>
      </w:r>
      <w:r w:rsidR="00145EE7">
        <w:t xml:space="preserve">shut </w:t>
      </w:r>
      <w:r w:rsidRPr="00E54261">
        <w:t xml:space="preserve">the mouths of </w:t>
      </w:r>
      <w:r>
        <w:t>Hades</w:t>
      </w:r>
      <w:r w:rsidRPr="00E54261">
        <w:t>, lest they swallow me, O spotless</w:t>
      </w:r>
      <w:r>
        <w:t xml:space="preserve"> bride of the True Bridegroom. </w:t>
      </w:r>
    </w:p>
    <w:p w14:paraId="62764A76" w14:textId="77777777" w:rsidR="00075B6A" w:rsidRDefault="00075B6A" w:rsidP="00075B6A">
      <w:pPr>
        <w:pStyle w:val="Rubric"/>
      </w:pPr>
      <w:r>
        <w:t>An earlier rite has these alternate</w:t>
      </w:r>
      <w:r w:rsidR="003457C0">
        <w:t xml:space="preserve"> longer</w:t>
      </w:r>
      <w:r>
        <w:t xml:space="preserve"> Troparia,</w:t>
      </w:r>
    </w:p>
    <w:p w14:paraId="6F138DC5" w14:textId="53064800" w:rsidR="00075B6A" w:rsidRDefault="00075B6A" w:rsidP="00075B6A">
      <w:pPr>
        <w:pStyle w:val="Prose"/>
      </w:pPr>
      <w:r>
        <w:t xml:space="preserve">I have sinned against </w:t>
      </w:r>
      <w:r w:rsidR="001040C8">
        <w:t>You</w:t>
      </w:r>
      <w:r>
        <w:t xml:space="preserve">, Lord, as the son of </w:t>
      </w:r>
      <w:r w:rsidR="00270FEC">
        <w:t>debauchery</w:t>
      </w:r>
      <w:r>
        <w:t xml:space="preserve">, but receive me, Father, I </w:t>
      </w:r>
      <w:r w:rsidR="00031314">
        <w:t>am</w:t>
      </w:r>
      <w:r>
        <w:t xml:space="preserve"> repentant. God, have mercy upon me. I have lifted up my eyes to </w:t>
      </w:r>
      <w:r w:rsidR="001040C8">
        <w:t>You</w:t>
      </w:r>
      <w:r>
        <w:t xml:space="preserve">, Lord, Who dwells in the heavens. </w:t>
      </w:r>
      <w:r w:rsidR="00031314">
        <w:t>Behold</w:t>
      </w:r>
      <w:r>
        <w:t>, as the eyes of servants look to the hands of their masters, and as the eyes</w:t>
      </w:r>
      <w:r w:rsidR="00031314">
        <w:t xml:space="preserve"> of a handmaiden, to the hand o</w:t>
      </w:r>
      <w:r>
        <w:t xml:space="preserve">f her mistress, so our eyes look to </w:t>
      </w:r>
      <w:r w:rsidR="001040C8">
        <w:t>You</w:t>
      </w:r>
      <w:r>
        <w:t xml:space="preserve">, Lord our God, until </w:t>
      </w:r>
      <w:r w:rsidR="001040C8">
        <w:t>You</w:t>
      </w:r>
      <w:r>
        <w:t xml:space="preserve"> have compassion towards us. I will cry aloud to </w:t>
      </w:r>
      <w:r w:rsidR="001040C8">
        <w:t>You</w:t>
      </w:r>
      <w:r>
        <w:t xml:space="preserve">, my Lord, my Saviour, with the voice of the publican: God forgive me, as him, and have mercy upon me. Have mercy upon us, Lord, </w:t>
      </w:r>
      <w:r>
        <w:lastRenderedPageBreak/>
        <w:t xml:space="preserve">have mercy upon us, for we have been filled with a multitude of contempt, and our soul is </w:t>
      </w:r>
      <w:r w:rsidR="00031314">
        <w:t>greatly</w:t>
      </w:r>
      <w:r>
        <w:t xml:space="preserve"> filled with contempt. Show contempt to those who have abundance, and show contempt to the proud. </w:t>
      </w:r>
    </w:p>
    <w:p w14:paraId="5C32B6E6"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09F8AF8" w14:textId="77777777" w:rsidR="00075B6A" w:rsidRDefault="00075B6A" w:rsidP="00075B6A">
      <w:pPr>
        <w:pStyle w:val="Prose"/>
      </w:pPr>
      <w:r>
        <w:t xml:space="preserve">The athletes who </w:t>
      </w:r>
      <w:r w:rsidR="00031314">
        <w:t>did not yearn</w:t>
      </w:r>
      <w:r>
        <w:t xml:space="preserve"> </w:t>
      </w:r>
      <w:r w:rsidR="00031314">
        <w:t xml:space="preserve">for </w:t>
      </w:r>
      <w:r>
        <w:t xml:space="preserve">the happiness of the earth, </w:t>
      </w:r>
      <w:r w:rsidR="00031314">
        <w:t xml:space="preserve">were, on account of this, </w:t>
      </w:r>
      <w:r>
        <w:t>made worthy of the happiness of the heavens, and became companions of the angels. Through their intercessions, Lord, save us and have mercy upon us.</w:t>
      </w:r>
    </w:p>
    <w:p w14:paraId="23A317C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2D3CBF0" w14:textId="2A6152C9" w:rsidR="00075B6A" w:rsidRDefault="00075B6A" w:rsidP="00075B6A">
      <w:pPr>
        <w:pStyle w:val="Prose"/>
      </w:pPr>
      <w:r>
        <w:t xml:space="preserve">Save </w:t>
      </w:r>
      <w:r w:rsidR="00E570CB">
        <w:t>Your</w:t>
      </w:r>
      <w:r>
        <w:t xml:space="preserve"> flock, O </w:t>
      </w:r>
      <w:r w:rsidR="00031314">
        <w:t>Theotokos</w:t>
      </w:r>
      <w:r>
        <w:t>, from straits, for we all flee to you, after God, as to a strong wall. Be a protectress</w:t>
      </w:r>
      <w:r w:rsidR="00F94412">
        <w:t xml:space="preserve"> to us</w:t>
      </w:r>
      <w:r>
        <w:t xml:space="preserve">. Now, my Master, </w:t>
      </w:r>
      <w:r w:rsidR="001040C8">
        <w:t>You</w:t>
      </w:r>
      <w:r>
        <w:t xml:space="preserve"> </w:t>
      </w:r>
      <w:r w:rsidR="00031314">
        <w:t>are letting</w:t>
      </w:r>
      <w:r>
        <w:t xml:space="preserve"> </w:t>
      </w:r>
      <w:r w:rsidR="00E570CB">
        <w:t>Your</w:t>
      </w:r>
      <w:r>
        <w:t xml:space="preserve"> servant in peace</w:t>
      </w:r>
      <w:r w:rsidR="00031314">
        <w:t>,</w:t>
      </w:r>
      <w:r>
        <w:t xml:space="preserve"> according to </w:t>
      </w:r>
      <w:r w:rsidR="00E570CB">
        <w:t>Your</w:t>
      </w:r>
      <w:r w:rsidR="00031314">
        <w:t xml:space="preserve"> word; for my</w:t>
      </w:r>
      <w:r>
        <w:t xml:space="preserve"> eyes have seen </w:t>
      </w:r>
      <w:r w:rsidR="00E570CB">
        <w:t>Your</w:t>
      </w:r>
      <w:r>
        <w:t xml:space="preserve"> salvation which </w:t>
      </w:r>
      <w:r w:rsidR="001040C8">
        <w:t>You</w:t>
      </w:r>
      <w:r>
        <w:t xml:space="preserve"> </w:t>
      </w:r>
      <w:r w:rsidR="00556387">
        <w:t>have</w:t>
      </w:r>
      <w:r>
        <w:t xml:space="preserve"> prepared before </w:t>
      </w:r>
      <w:r w:rsidR="00031314">
        <w:t>the face of all</w:t>
      </w:r>
      <w:r>
        <w:t xml:space="preserve"> people</w:t>
      </w:r>
      <w:r w:rsidR="00031314">
        <w:t>s</w:t>
      </w:r>
      <w:r>
        <w:t xml:space="preserve">: a light for the revelation of the nations, and a glory of </w:t>
      </w:r>
      <w:r w:rsidR="00E570CB">
        <w:t>Your</w:t>
      </w:r>
      <w:r>
        <w:t xml:space="preserve"> people Israel.</w:t>
      </w:r>
    </w:p>
    <w:p w14:paraId="52439B31" w14:textId="77777777" w:rsidR="00075B6A" w:rsidRDefault="00031314" w:rsidP="00075B6A">
      <w:pPr>
        <w:pStyle w:val="Rubric"/>
      </w:pPr>
      <w:r>
        <w:t>If following the earlier rite, s</w:t>
      </w:r>
      <w:r w:rsidR="00075B6A">
        <w:t xml:space="preserve">ay </w:t>
      </w:r>
      <w:r w:rsidR="008C0538">
        <w:t>"Graciously Accord..."</w:t>
      </w:r>
      <w:r w:rsidR="00075B6A">
        <w:t>, the Trisagion, "Our Father...", then,</w:t>
      </w:r>
    </w:p>
    <w:p w14:paraId="06A57AF3" w14:textId="3108722C" w:rsidR="00075B6A" w:rsidRDefault="004D23BC" w:rsidP="00075B6A">
      <w:pPr>
        <w:pStyle w:val="Prose"/>
      </w:pPr>
      <w:r>
        <w:t>Rejoice</w:t>
      </w:r>
      <w:r w:rsidR="003457C0">
        <w:t xml:space="preserve">, </w:t>
      </w:r>
      <w:r w:rsidR="00C104A1">
        <w:t>you</w:t>
      </w:r>
      <w:r w:rsidR="003457C0">
        <w:t xml:space="preserve"> who </w:t>
      </w:r>
      <w:r w:rsidR="00556387">
        <w:t>have</w:t>
      </w:r>
      <w:r w:rsidR="003457C0">
        <w:t xml:space="preserve"> found grace, Holy </w:t>
      </w:r>
      <w:r w:rsidR="00F94412">
        <w:t>Theotokos Mary</w:t>
      </w:r>
      <w:r w:rsidR="003457C0">
        <w:t xml:space="preserve">: blessed </w:t>
      </w:r>
      <w:r w:rsidR="00C104A1">
        <w:t>are</w:t>
      </w:r>
      <w:r w:rsidR="003457C0">
        <w:t xml:space="preserve"> </w:t>
      </w:r>
      <w:r w:rsidR="00C104A1">
        <w:t>you</w:t>
      </w:r>
      <w:r w:rsidR="003457C0">
        <w:t xml:space="preserve"> among women</w:t>
      </w:r>
      <w:r w:rsidR="00031314">
        <w:t xml:space="preserve"> and blessed is the fruit of your</w:t>
      </w:r>
      <w:r w:rsidR="003457C0">
        <w:t xml:space="preserve"> womb, for </w:t>
      </w:r>
      <w:r w:rsidR="00C104A1">
        <w:t>you have</w:t>
      </w:r>
      <w:r w:rsidR="003457C0">
        <w:t xml:space="preserve"> born for us the Saviour of our souls. </w:t>
      </w:r>
    </w:p>
    <w:p w14:paraId="156A6F15" w14:textId="77777777" w:rsidR="004E1800" w:rsidRPr="004E1800" w:rsidRDefault="004E1800" w:rsidP="004E180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F3431F3" w14:textId="34AFAB9C" w:rsidR="003457C0" w:rsidRDefault="00031314" w:rsidP="00031314">
      <w:pPr>
        <w:pStyle w:val="Prose"/>
      </w:pPr>
      <w:r>
        <w:t>St. John, the Baptis</w:t>
      </w:r>
      <w:r w:rsidR="003457C0">
        <w:t>er of Christ, remember our congregations</w:t>
      </w:r>
      <w:r w:rsidR="00F94412">
        <w:rPr>
          <w:rStyle w:val="FootnoteReference"/>
        </w:rPr>
        <w:footnoteReference w:id="2"/>
      </w:r>
      <w:r w:rsidR="003457C0">
        <w:t>, that we may be delivered from our iniquities, for you have been given</w:t>
      </w:r>
      <w:r>
        <w:t xml:space="preserve"> boldness to intercede for us. </w:t>
      </w:r>
    </w:p>
    <w:p w14:paraId="006D0F66" w14:textId="77777777" w:rsidR="004E1800" w:rsidRPr="000D0A3F" w:rsidRDefault="004E1800" w:rsidP="004E1800">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72F4608B" w14:textId="3CD99B04" w:rsidR="00075B6A" w:rsidRPr="00E54261" w:rsidRDefault="003457C0" w:rsidP="00075B6A">
      <w:pPr>
        <w:pStyle w:val="Prose"/>
      </w:pPr>
      <w:r>
        <w:t xml:space="preserve">Our holy fathers, the great Abba Antony and the just Abba Paul, and Abba Macarius and Abba Macarius, and our father Abba John and our father Abba Pishoi, and our father Abba Pachomius, and our father Abba Theodore, intercede for us, in order that we may be delivered from afflictions and straits, for we have taken you to us as intercessor before Christ. O </w:t>
      </w:r>
      <w:r w:rsidR="00031314">
        <w:t>Theotokos</w:t>
      </w:r>
      <w:r>
        <w:t xml:space="preserve">, we have fled beneath the protection of your tender-mercies, disregard not our petitions in straits, but deliver us from perdition, O you who alone </w:t>
      </w:r>
      <w:r w:rsidR="00F94412">
        <w:t xml:space="preserve">are </w:t>
      </w:r>
      <w:r>
        <w:t>blessed.</w:t>
      </w:r>
    </w:p>
    <w:p w14:paraId="24289FF2" w14:textId="77777777" w:rsidR="00E54261" w:rsidRDefault="00E54261" w:rsidP="00E54261">
      <w:pPr>
        <w:pStyle w:val="Rubric"/>
        <w:rPr>
          <w:lang w:val="en-GB"/>
        </w:rPr>
      </w:pPr>
      <w:r w:rsidRPr="00E54261">
        <w:rPr>
          <w:lang w:val="en-GB"/>
        </w:rPr>
        <w:lastRenderedPageBreak/>
        <w:tab/>
        <w:t xml:space="preserve">Then shall be said: Lord hear us, have mercy on us and </w:t>
      </w:r>
      <w:r>
        <w:rPr>
          <w:lang w:val="en-GB"/>
        </w:rPr>
        <w:t>for</w:t>
      </w:r>
      <w:r w:rsidRPr="00E54261">
        <w:rPr>
          <w:lang w:val="en-GB"/>
        </w:rPr>
        <w:t xml:space="preserve">give us our sins, Lord have mercy (Kirié Eleison) </w:t>
      </w:r>
      <w:r w:rsidR="00C241B0">
        <w:rPr>
          <w:lang w:val="en-GB"/>
        </w:rPr>
        <w:t>50 (or 41</w:t>
      </w:r>
      <w:r w:rsidR="00C241B0">
        <w:rPr>
          <w:rStyle w:val="FootnoteReference"/>
          <w:lang w:val="en-GB"/>
        </w:rPr>
        <w:footnoteReference w:id="3"/>
      </w:r>
      <w:r w:rsidR="00C241B0">
        <w:rPr>
          <w:lang w:val="en-GB"/>
        </w:rPr>
        <w:t>)</w:t>
      </w:r>
      <w:r w:rsidRPr="00E54261">
        <w:rPr>
          <w:lang w:val="en-GB"/>
        </w:rPr>
        <w:t xml:space="preserve">, </w:t>
      </w:r>
      <w:r>
        <w:rPr>
          <w:lang w:val="en-GB"/>
        </w:rPr>
        <w:t>and the following prayer:</w:t>
      </w:r>
    </w:p>
    <w:p w14:paraId="458CD810" w14:textId="77777777" w:rsidR="00E54261" w:rsidRPr="00E54261" w:rsidRDefault="00E54261" w:rsidP="00BD252D">
      <w:pPr>
        <w:pStyle w:val="Heading5"/>
        <w:rPr>
          <w:lang w:val="en-GB"/>
        </w:rPr>
      </w:pPr>
      <w:bookmarkStart w:id="65" w:name="_Ref411969137"/>
      <w:r>
        <w:rPr>
          <w:lang w:val="en-GB"/>
        </w:rPr>
        <w:t>Holy, Holy, Holy</w:t>
      </w:r>
      <w:bookmarkEnd w:id="65"/>
    </w:p>
    <w:p w14:paraId="4749ACC9" w14:textId="77777777" w:rsidR="00E54261" w:rsidRPr="00E54261" w:rsidRDefault="00E54261" w:rsidP="00BD252D">
      <w:pPr>
        <w:pStyle w:val="Prose"/>
      </w:pPr>
      <w:r w:rsidRPr="00E54261">
        <w:t xml:space="preserve">Holy, Holy, Holy Lord of Hosts, heaven and earth are full of </w:t>
      </w:r>
      <w:r w:rsidR="00E570CB">
        <w:t>Your</w:t>
      </w:r>
      <w:r w:rsidRPr="00E54261">
        <w:t xml:space="preserve"> glory and </w:t>
      </w:r>
      <w:r w:rsidR="001040C8">
        <w:t>Your</w:t>
      </w:r>
      <w:r w:rsidRPr="00E54261">
        <w:t xml:space="preserve"> honour</w:t>
      </w:r>
      <w:r w:rsidR="001225FA">
        <w:t xml:space="preserve">. </w:t>
      </w:r>
      <w:r w:rsidRPr="00E54261">
        <w:t>Have mercy on us, O God, the Father, the Pantocrator</w:t>
      </w:r>
      <w:r w:rsidR="001225FA">
        <w:t xml:space="preserve">. </w:t>
      </w:r>
      <w:r w:rsidRPr="00E54261">
        <w:t>All Holy Trinity, have mercy on us</w:t>
      </w:r>
      <w:r w:rsidR="001225FA">
        <w:t xml:space="preserve">. </w:t>
      </w:r>
      <w:r w:rsidRPr="00E54261">
        <w:t xml:space="preserve">O Lord, God of the powers be with us, for we have no helper in our afflictions and our troubles, save </w:t>
      </w:r>
      <w:r w:rsidR="001040C8">
        <w:t>You</w:t>
      </w:r>
      <w:r w:rsidR="001225FA">
        <w:t xml:space="preserve">. </w:t>
      </w:r>
      <w:r w:rsidRPr="00E54261">
        <w:t xml:space="preserve">Loose, remit and forgive us, O God, our iniquities, which we have committed willingly, and which we have committed unwillingly; which we have committed knowingly, and which we have committed unknowingly. The hidden and the manifest, O Lord, remit unto us, for the sake of </w:t>
      </w:r>
      <w:r w:rsidR="001040C8">
        <w:t>Your</w:t>
      </w:r>
      <w:r w:rsidRPr="00E54261">
        <w:t xml:space="preserve"> Holy Name which is called upon us.</w:t>
      </w:r>
    </w:p>
    <w:p w14:paraId="70768617" w14:textId="77777777" w:rsidR="00E54261" w:rsidRPr="00E54261" w:rsidRDefault="00E54261" w:rsidP="00BD252D">
      <w:r w:rsidRPr="00E54261">
        <w:t xml:space="preserve">According to </w:t>
      </w:r>
      <w:r w:rsidR="00E570CB">
        <w:t>Your</w:t>
      </w:r>
      <w:r w:rsidRPr="00E54261">
        <w:t xml:space="preserve"> mercy, O Lord,</w:t>
      </w:r>
      <w:r>
        <w:t xml:space="preserve"> and not according to our sins.</w:t>
      </w:r>
    </w:p>
    <w:p w14:paraId="0E030FDA" w14:textId="48E729A7" w:rsidR="00E54261" w:rsidRDefault="00E54261" w:rsidP="00BD252D">
      <w:r w:rsidRPr="00E54261">
        <w:t>Our Father in Heaven...</w:t>
      </w:r>
    </w:p>
    <w:p w14:paraId="2683DC76" w14:textId="4AD736A2" w:rsidR="003457C0" w:rsidRDefault="00E54261" w:rsidP="003457C0">
      <w:r w:rsidRPr="001A4291">
        <w:rPr>
          <w:i/>
          <w:iCs/>
        </w:rPr>
        <w:t xml:space="preserve">Then this absolution </w:t>
      </w:r>
      <w:r w:rsidR="00F94412">
        <w:rPr>
          <w:i/>
          <w:iCs/>
        </w:rPr>
        <w:t>is</w:t>
      </w:r>
      <w:r w:rsidRPr="001A4291">
        <w:rPr>
          <w:i/>
          <w:iCs/>
        </w:rPr>
        <w:t xml:space="preserve"> said,</w:t>
      </w:r>
    </w:p>
    <w:p w14:paraId="2BAD7289" w14:textId="3D97FCAC" w:rsidR="00E54261" w:rsidRDefault="00E54261" w:rsidP="00BD252D">
      <w:pPr>
        <w:pStyle w:val="Prose"/>
      </w:pPr>
      <w:r w:rsidRPr="00E54261">
        <w:t xml:space="preserve">We thank </w:t>
      </w:r>
      <w:r w:rsidR="001040C8">
        <w:t>You</w:t>
      </w:r>
      <w:r w:rsidRPr="00E54261">
        <w:t xml:space="preserve">, our Master, the compassionate, that </w:t>
      </w:r>
      <w:r w:rsidR="001040C8">
        <w:t>You</w:t>
      </w:r>
      <w:r w:rsidRPr="00E54261">
        <w:t xml:space="preserve"> </w:t>
      </w:r>
      <w:r w:rsidR="00556387">
        <w:t>have</w:t>
      </w:r>
      <w:r w:rsidRPr="00E54261">
        <w:t xml:space="preserve"> granted us to pass this day in peace, brought us to the evening in thanksgiving, and made us worth</w:t>
      </w:r>
      <w:r>
        <w:t>y to behold the light until sun</w:t>
      </w:r>
      <w:r w:rsidRPr="00E54261">
        <w:t>set</w:t>
      </w:r>
      <w:r w:rsidR="001225FA">
        <w:t xml:space="preserve">. </w:t>
      </w:r>
      <w:r w:rsidRPr="00E54261">
        <w:t>Accept, O God, our doxology which has now been made, and deliver us from the wiles of the adversary, and abolish all his snares which are laid against us</w:t>
      </w:r>
      <w:r w:rsidR="001225FA">
        <w:t xml:space="preserve">. </w:t>
      </w:r>
      <w:r w:rsidRPr="00E54261">
        <w:t xml:space="preserve">Grant us in this coming night peace without suffering, nor trouble, nor weariness, nor phantasies, that we may pass it also in peace and chastity; that we may stand up for hymns and prayers, at all times and in all places, glorifying </w:t>
      </w:r>
      <w:r w:rsidR="001040C8">
        <w:t>Your</w:t>
      </w:r>
      <w:r w:rsidRPr="00E54261">
        <w:t xml:space="preserve"> Holy Name in all things, together with th</w:t>
      </w:r>
      <w:r>
        <w:t>e Father Who is in</w:t>
      </w:r>
      <w:r w:rsidRPr="00E54261">
        <w:t>comprehensible nor having any beginning, and the Holy Sp</w:t>
      </w:r>
      <w:r w:rsidR="007D76F8">
        <w:t>irit, the Life Giver, Who is Co-</w:t>
      </w:r>
      <w:r w:rsidRPr="00E54261">
        <w:t xml:space="preserve">Essential with </w:t>
      </w:r>
      <w:r w:rsidR="001040C8">
        <w:t>You</w:t>
      </w:r>
      <w:r w:rsidRPr="00E54261">
        <w:t>, now and unto the ages of ages</w:t>
      </w:r>
      <w:r w:rsidR="001225FA">
        <w:t xml:space="preserve">. </w:t>
      </w:r>
      <w:r w:rsidRPr="00E54261">
        <w:t>Amen.</w:t>
      </w:r>
    </w:p>
    <w:p w14:paraId="380FB92D" w14:textId="77777777" w:rsidR="003457C0" w:rsidRDefault="003457C0" w:rsidP="003457C0">
      <w:pPr>
        <w:pStyle w:val="Rubric"/>
      </w:pPr>
      <w:r>
        <w:t>And earlier rite has this additional absolution,</w:t>
      </w:r>
    </w:p>
    <w:p w14:paraId="4E3FD128" w14:textId="77777777" w:rsidR="003457C0" w:rsidRDefault="003457C0" w:rsidP="003457C0">
      <w:pPr>
        <w:pStyle w:val="Prose"/>
      </w:pPr>
      <w:r>
        <w:t xml:space="preserve">My Lord Jesus Christ, my God, give to me in my sleep repose of the body, and guard us from the darkness which is in the gloom of sin. Let the assaults of the passions be repulsed; quench the fire of the body, bring to nought the uprising of the flesh. Let the passions and fleshly memories sleep; give to me a </w:t>
      </w:r>
      <w:r w:rsidR="00031314">
        <w:t>watchful</w:t>
      </w:r>
      <w:r>
        <w:t xml:space="preserve"> mind, and a purified memory and a stainless sleeping-mat, and a manner of life full o</w:t>
      </w:r>
      <w:r w:rsidR="00031314">
        <w:t>f virtue, and a couch of rest. R</w:t>
      </w:r>
      <w:r>
        <w:t xml:space="preserve">ouse us up for the hymns of the night and the morning, that we may praise </w:t>
      </w:r>
      <w:r w:rsidR="001040C8">
        <w:t>Your</w:t>
      </w:r>
      <w:r>
        <w:t xml:space="preserve"> Holy Name, full of glory and all beauty, with </w:t>
      </w:r>
      <w:r w:rsidR="00E570CB">
        <w:t>Your</w:t>
      </w:r>
      <w:r>
        <w:t xml:space="preserve"> Good Father and the Holy Spirit, the Life-Giver, who is of one essence with </w:t>
      </w:r>
      <w:r w:rsidR="001040C8">
        <w:t>You</w:t>
      </w:r>
      <w:r>
        <w:t xml:space="preserve">, now and at all times, and to the age of all ages. Amen. </w:t>
      </w:r>
      <w:r w:rsidRPr="00031314">
        <w:rPr>
          <w:rStyle w:val="RubricsInBodyChar"/>
        </w:rPr>
        <w:t>Kyrie eleison fifty times.</w:t>
      </w:r>
    </w:p>
    <w:p w14:paraId="0147D542" w14:textId="77777777" w:rsidR="003457C0" w:rsidRPr="00E54261" w:rsidRDefault="003457C0" w:rsidP="00BD252D">
      <w:pPr>
        <w:pStyle w:val="Prose"/>
      </w:pPr>
      <w:r>
        <w:lastRenderedPageBreak/>
        <w:t xml:space="preserve">We give thanks to </w:t>
      </w:r>
      <w:r w:rsidR="001040C8">
        <w:t>You</w:t>
      </w:r>
      <w:r>
        <w:t xml:space="preserve">, our Master, the Compassionate, that </w:t>
      </w:r>
      <w:r w:rsidR="001040C8">
        <w:t>You</w:t>
      </w:r>
      <w:r>
        <w:t xml:space="preserve"> </w:t>
      </w:r>
      <w:r w:rsidR="00556387">
        <w:t>have</w:t>
      </w:r>
      <w:r>
        <w:t xml:space="preserve"> granted to us to pass this day in peace, and </w:t>
      </w:r>
      <w:r w:rsidR="00556387">
        <w:t>have</w:t>
      </w:r>
      <w:r>
        <w:t xml:space="preserve"> brought us to eventide in thanksgiving, and has made us fit to see the light of evening. Receive, God, our doxology, which hath now been made, and deliver us from the guiles of the Adversary, and bring to nought all his snares which are laid against us. And </w:t>
      </w:r>
      <w:r w:rsidR="008C0538">
        <w:t>graciously accord</w:t>
      </w:r>
      <w:r>
        <w:t xml:space="preserve"> to us </w:t>
      </w:r>
      <w:r w:rsidR="00E570CB">
        <w:t>Your</w:t>
      </w:r>
      <w:r>
        <w:t xml:space="preserve"> peace in this coming night also, a peace without pain or weariness or phantasies, that we may pass it also in peace and chastity, that we may stand for the hymns and prayers at all times in in all places, glorifying </w:t>
      </w:r>
      <w:r w:rsidR="001040C8">
        <w:t>Your</w:t>
      </w:r>
      <w:r>
        <w:t xml:space="preserve"> Holy Name in all things with the incomprehensible and beginningless Father with the Holy Spirit, the Life-Giver, who is of one essence with </w:t>
      </w:r>
      <w:r w:rsidR="001040C8">
        <w:t>You</w:t>
      </w:r>
      <w:r>
        <w:t>, now and at all times and to the age of all ages. Amen.</w:t>
      </w:r>
    </w:p>
    <w:p w14:paraId="3BCD03C4" w14:textId="77777777" w:rsidR="00E54261" w:rsidRDefault="00E54261" w:rsidP="00BD252D">
      <w:pPr>
        <w:pStyle w:val="Heading5"/>
      </w:pPr>
      <w:bookmarkStart w:id="66" w:name="_Ref411969145"/>
      <w:r>
        <w:t>The Prayer of the Hours</w:t>
      </w:r>
      <w:bookmarkEnd w:id="66"/>
    </w:p>
    <w:p w14:paraId="43165849" w14:textId="77777777" w:rsidR="00E54261" w:rsidRDefault="00E54261" w:rsidP="00BD252D">
      <w:pPr>
        <w:pStyle w:val="Prose"/>
      </w:pPr>
      <w:r>
        <w:t>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w:t>
      </w:r>
      <w:r w:rsidR="00031314">
        <w:t xml:space="preserve">ses of the good things to come; </w:t>
      </w:r>
      <w:r>
        <w:t xml:space="preserve">O Lord, receive our supplications at this very hour, and straiten our life to do </w:t>
      </w:r>
      <w:r w:rsidR="00E570CB">
        <w:t>Your</w:t>
      </w:r>
      <w:r>
        <w:t xml:space="preserve"> commandments</w:t>
      </w:r>
      <w:r w:rsidR="001225FA">
        <w:t xml:space="preserve">. </w:t>
      </w:r>
    </w:p>
    <w:p w14:paraId="4B45C4E8" w14:textId="77777777" w:rsidR="001A38AB" w:rsidRPr="001A38AB" w:rsidRDefault="00E54261" w:rsidP="00BD252D">
      <w:pPr>
        <w:pStyle w:val="Prose"/>
      </w:pPr>
      <w:r>
        <w:t>Sanctify our souls, purify our bodies, rectify our thoughts, cleanse our consciences, and deliver us from all evil affliction and grief</w:t>
      </w:r>
      <w:r w:rsidR="001225FA">
        <w:t xml:space="preserve">. </w:t>
      </w:r>
      <w:r>
        <w:t xml:space="preserve">Surround us with </w:t>
      </w:r>
      <w:r w:rsidR="001040C8">
        <w:t>Your</w:t>
      </w:r>
      <w:r w:rsidR="004E1800">
        <w:t xml:space="preserve"> holy Angels, that we—</w:t>
      </w:r>
      <w:r>
        <w:t xml:space="preserve">being guarded </w:t>
      </w:r>
      <w:r w:rsidR="004E1800">
        <w:t>and guided by their encampment—</w:t>
      </w:r>
      <w:r>
        <w:t xml:space="preserve">may attain to the unity of the faith, and the knowledge of </w:t>
      </w:r>
      <w:r w:rsidR="001040C8">
        <w:t>Your</w:t>
      </w:r>
      <w:r>
        <w:t xml:space="preserve"> unapproachable glory. For blessed </w:t>
      </w:r>
      <w:r w:rsidR="00C104A1">
        <w:t>are</w:t>
      </w:r>
      <w:r>
        <w:t xml:space="preserve"> </w:t>
      </w:r>
      <w:r w:rsidR="001040C8">
        <w:t>You</w:t>
      </w:r>
      <w:r>
        <w:t xml:space="preserve"> unto the ages of ages</w:t>
      </w:r>
      <w:r w:rsidR="001225FA">
        <w:t xml:space="preserve">. </w:t>
      </w:r>
      <w:r>
        <w:t>Amen</w:t>
      </w:r>
    </w:p>
    <w:p w14:paraId="22E9F60D" w14:textId="77777777" w:rsidR="006869EE" w:rsidRDefault="006869EE">
      <w:pPr>
        <w:jc w:val="left"/>
        <w:rPr>
          <w:rFonts w:eastAsiaTheme="majorEastAsia" w:cstheme="majorBidi"/>
          <w:b/>
          <w:bCs/>
          <w:sz w:val="28"/>
        </w:rPr>
      </w:pPr>
      <w:bookmarkStart w:id="67" w:name="_Toc410196174"/>
      <w:bookmarkStart w:id="68" w:name="_Toc410196406"/>
      <w:bookmarkStart w:id="69" w:name="_Toc410196908"/>
      <w:bookmarkStart w:id="70" w:name="_Ref434565022"/>
      <w:bookmarkStart w:id="71" w:name="_Ref434565029"/>
      <w:r>
        <w:br w:type="page"/>
      </w:r>
    </w:p>
    <w:p w14:paraId="52132DF2" w14:textId="77777777" w:rsidR="006869EE" w:rsidRDefault="006869EE" w:rsidP="006869EE">
      <w:pPr>
        <w:pStyle w:val="Heading3"/>
      </w:pPr>
      <w:r>
        <w:lastRenderedPageBreak/>
        <w:t>The Raising of Evening Incense</w:t>
      </w:r>
    </w:p>
    <w:p w14:paraId="01FE6B91" w14:textId="2BD49E95" w:rsidR="00A02728" w:rsidRPr="000D107E" w:rsidRDefault="006869EE" w:rsidP="006869EE">
      <w:pPr>
        <w:pStyle w:val="Body"/>
      </w:pPr>
      <w:r>
        <w:t xml:space="preserve">See </w:t>
      </w:r>
      <w:r>
        <w:fldChar w:fldCharType="begin"/>
      </w:r>
      <w:r>
        <w:instrText xml:space="preserve"> REF _Ref448227875 \h </w:instrText>
      </w:r>
      <w:r>
        <w:fldChar w:fldCharType="separate"/>
      </w:r>
      <w:r w:rsidR="000C7DE2">
        <w:t>The Raising of Incense</w:t>
      </w:r>
      <w:r>
        <w:fldChar w:fldCharType="end"/>
      </w:r>
      <w:r>
        <w:t xml:space="preserve">, page </w:t>
      </w:r>
      <w:r>
        <w:fldChar w:fldCharType="begin"/>
      </w:r>
      <w:r>
        <w:instrText xml:space="preserve"> PAGEREF _Ref448227880 \h </w:instrText>
      </w:r>
      <w:r>
        <w:fldChar w:fldCharType="separate"/>
      </w:r>
      <w:r w:rsidR="000C7DE2">
        <w:rPr>
          <w:noProof/>
        </w:rPr>
        <w:t>535</w:t>
      </w:r>
      <w:r>
        <w:fldChar w:fldCharType="end"/>
      </w:r>
      <w:r w:rsidR="00346189">
        <w:br w:type="page"/>
      </w:r>
      <w:bookmarkEnd w:id="67"/>
      <w:bookmarkEnd w:id="68"/>
      <w:bookmarkEnd w:id="69"/>
      <w:bookmarkEnd w:id="70"/>
      <w:bookmarkEnd w:id="71"/>
    </w:p>
    <w:p w14:paraId="18715C71" w14:textId="77777777" w:rsidR="00964F23" w:rsidRDefault="00964F23" w:rsidP="00964F23">
      <w:pPr>
        <w:pStyle w:val="Heading2"/>
      </w:pPr>
      <w:bookmarkStart w:id="72" w:name="_Toc410196175"/>
      <w:bookmarkStart w:id="73" w:name="_Toc410196407"/>
      <w:bookmarkStart w:id="74" w:name="_Toc410196909"/>
      <w:bookmarkStart w:id="75" w:name="_Toc448696619"/>
      <w:bookmarkStart w:id="76" w:name="Compline"/>
      <w:bookmarkEnd w:id="23"/>
      <w:r>
        <w:lastRenderedPageBreak/>
        <w:t>After Supper: Retiring</w:t>
      </w:r>
      <w:r>
        <w:rPr>
          <w:rStyle w:val="FootnoteReference"/>
        </w:rPr>
        <w:footnoteReference w:id="4"/>
      </w:r>
      <w:r>
        <w:t xml:space="preserve"> (the Twelfth Hour)</w:t>
      </w:r>
      <w:bookmarkEnd w:id="72"/>
      <w:bookmarkEnd w:id="73"/>
      <w:bookmarkEnd w:id="74"/>
      <w:bookmarkEnd w:id="75"/>
    </w:p>
    <w:bookmarkStart w:id="77" w:name="_Toc410196176" w:displacedByCustomXml="next"/>
    <w:bookmarkStart w:id="78" w:name="_Toc410196408" w:displacedByCustomXml="next"/>
    <w:bookmarkStart w:id="79" w:name="_Toc410196910" w:displacedByCustomXml="next"/>
    <w:bookmarkStart w:id="80" w:name="_Ref435434294" w:displacedByCustomXml="next"/>
    <w:bookmarkStart w:id="81" w:name="_Ref435434300" w:displacedByCustomXml="next"/>
    <w:bookmarkStart w:id="82" w:name="_Ref435789570" w:displacedByCustomXml="next"/>
    <w:bookmarkStart w:id="83" w:name="_Ref435789575" w:displacedByCustomXml="next"/>
    <w:sdt>
      <w:sdtPr>
        <w:id w:val="-1880776434"/>
        <w:docPartObj>
          <w:docPartGallery w:val="Table of Contents"/>
          <w:docPartUnique/>
        </w:docPartObj>
      </w:sdtPr>
      <w:sdtEndPr>
        <w:rPr>
          <w:b/>
          <w:bCs/>
          <w:noProof/>
        </w:rPr>
      </w:sdtEndPr>
      <w:sdtContent>
        <w:p w14:paraId="333F5C59" w14:textId="7476E02D"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Compline</w:instrText>
          </w:r>
          <w:r>
            <w:rPr>
              <w:noProof/>
            </w:rPr>
            <w:fldChar w:fldCharType="separate"/>
          </w:r>
          <w:hyperlink w:anchor="_Toc448227458" w:history="1">
            <w:r w:rsidR="00E35F1F" w:rsidRPr="001E3307">
              <w:rPr>
                <w:rStyle w:val="Hyperlink"/>
                <w:noProof/>
              </w:rPr>
              <w:t>The Psalms of the Twelfth Hour</w:t>
            </w:r>
            <w:r w:rsidR="00E35F1F">
              <w:rPr>
                <w:noProof/>
                <w:webHidden/>
              </w:rPr>
              <w:tab/>
            </w:r>
            <w:r w:rsidR="00E35F1F">
              <w:rPr>
                <w:noProof/>
                <w:webHidden/>
              </w:rPr>
              <w:fldChar w:fldCharType="begin"/>
            </w:r>
            <w:r w:rsidR="00E35F1F">
              <w:rPr>
                <w:noProof/>
                <w:webHidden/>
              </w:rPr>
              <w:instrText xml:space="preserve"> PAGEREF _Toc448227458 \h </w:instrText>
            </w:r>
            <w:r w:rsidR="00E35F1F">
              <w:rPr>
                <w:noProof/>
                <w:webHidden/>
              </w:rPr>
            </w:r>
            <w:r w:rsidR="00E35F1F">
              <w:rPr>
                <w:noProof/>
                <w:webHidden/>
              </w:rPr>
              <w:fldChar w:fldCharType="separate"/>
            </w:r>
            <w:r w:rsidR="000C7DE2">
              <w:rPr>
                <w:noProof/>
                <w:webHidden/>
              </w:rPr>
              <w:t>18</w:t>
            </w:r>
            <w:r w:rsidR="00E35F1F">
              <w:rPr>
                <w:noProof/>
                <w:webHidden/>
              </w:rPr>
              <w:fldChar w:fldCharType="end"/>
            </w:r>
          </w:hyperlink>
        </w:p>
        <w:p w14:paraId="20C68518" w14:textId="334C2393" w:rsidR="00E35F1F" w:rsidRDefault="00BF6550">
          <w:pPr>
            <w:pStyle w:val="TOC3"/>
            <w:tabs>
              <w:tab w:val="right" w:leader="dot" w:pos="8846"/>
            </w:tabs>
            <w:rPr>
              <w:rFonts w:asciiTheme="minorHAnsi" w:eastAsiaTheme="minorEastAsia" w:hAnsiTheme="minorHAnsi"/>
              <w:noProof/>
              <w:sz w:val="22"/>
              <w:lang w:val="en-US"/>
            </w:rPr>
          </w:pPr>
          <w:hyperlink w:anchor="_Toc448227459" w:history="1">
            <w:r w:rsidR="00E35F1F" w:rsidRPr="001E3307">
              <w:rPr>
                <w:rStyle w:val="Hyperlink"/>
                <w:noProof/>
              </w:rPr>
              <w:t>The Psalms of the Twelfth Hour (Old Rite)</w:t>
            </w:r>
            <w:r w:rsidR="00E35F1F">
              <w:rPr>
                <w:noProof/>
                <w:webHidden/>
              </w:rPr>
              <w:tab/>
            </w:r>
            <w:r w:rsidR="00E35F1F">
              <w:rPr>
                <w:noProof/>
                <w:webHidden/>
              </w:rPr>
              <w:fldChar w:fldCharType="begin"/>
            </w:r>
            <w:r w:rsidR="00E35F1F">
              <w:rPr>
                <w:noProof/>
                <w:webHidden/>
              </w:rPr>
              <w:instrText xml:space="preserve"> PAGEREF _Toc448227459 \h </w:instrText>
            </w:r>
            <w:r w:rsidR="00E35F1F">
              <w:rPr>
                <w:noProof/>
                <w:webHidden/>
              </w:rPr>
            </w:r>
            <w:r w:rsidR="00E35F1F">
              <w:rPr>
                <w:noProof/>
                <w:webHidden/>
              </w:rPr>
              <w:fldChar w:fldCharType="separate"/>
            </w:r>
            <w:r w:rsidR="000C7DE2">
              <w:rPr>
                <w:noProof/>
                <w:webHidden/>
              </w:rPr>
              <w:t>23</w:t>
            </w:r>
            <w:r w:rsidR="00E35F1F">
              <w:rPr>
                <w:noProof/>
                <w:webHidden/>
              </w:rPr>
              <w:fldChar w:fldCharType="end"/>
            </w:r>
          </w:hyperlink>
        </w:p>
        <w:p w14:paraId="7AECBD7C" w14:textId="3DA6B59E" w:rsidR="00E35F1F" w:rsidRDefault="00BF6550">
          <w:pPr>
            <w:pStyle w:val="TOC3"/>
            <w:tabs>
              <w:tab w:val="right" w:leader="dot" w:pos="8846"/>
            </w:tabs>
            <w:rPr>
              <w:rFonts w:asciiTheme="minorHAnsi" w:eastAsiaTheme="minorEastAsia" w:hAnsiTheme="minorHAnsi"/>
              <w:noProof/>
              <w:sz w:val="22"/>
              <w:lang w:val="en-US"/>
            </w:rPr>
          </w:pPr>
          <w:hyperlink w:anchor="_Toc448227460" w:history="1">
            <w:r w:rsidR="00E35F1F" w:rsidRPr="001E3307">
              <w:rPr>
                <w:rStyle w:val="Hyperlink"/>
                <w:noProof/>
              </w:rPr>
              <w:t>The Prayer of the Veil</w:t>
            </w:r>
            <w:r w:rsidR="00E35F1F">
              <w:rPr>
                <w:noProof/>
                <w:webHidden/>
              </w:rPr>
              <w:tab/>
            </w:r>
            <w:r w:rsidR="00E35F1F">
              <w:rPr>
                <w:noProof/>
                <w:webHidden/>
              </w:rPr>
              <w:fldChar w:fldCharType="begin"/>
            </w:r>
            <w:r w:rsidR="00E35F1F">
              <w:rPr>
                <w:noProof/>
                <w:webHidden/>
              </w:rPr>
              <w:instrText xml:space="preserve"> PAGEREF _Toc448227460 \h </w:instrText>
            </w:r>
            <w:r w:rsidR="00E35F1F">
              <w:rPr>
                <w:noProof/>
                <w:webHidden/>
              </w:rPr>
            </w:r>
            <w:r w:rsidR="00E35F1F">
              <w:rPr>
                <w:noProof/>
                <w:webHidden/>
              </w:rPr>
              <w:fldChar w:fldCharType="separate"/>
            </w:r>
            <w:r w:rsidR="000C7DE2">
              <w:rPr>
                <w:noProof/>
                <w:webHidden/>
              </w:rPr>
              <w:t>29</w:t>
            </w:r>
            <w:r w:rsidR="00E35F1F">
              <w:rPr>
                <w:noProof/>
                <w:webHidden/>
              </w:rPr>
              <w:fldChar w:fldCharType="end"/>
            </w:r>
          </w:hyperlink>
        </w:p>
        <w:p w14:paraId="6F3A0055" w14:textId="47A8D6A5" w:rsidR="009800DB" w:rsidRDefault="009800DB" w:rsidP="009800DB">
          <w:r>
            <w:rPr>
              <w:b/>
              <w:bCs/>
              <w:noProof/>
            </w:rPr>
            <w:fldChar w:fldCharType="end"/>
          </w:r>
        </w:p>
      </w:sdtContent>
    </w:sdt>
    <w:p w14:paraId="06C47253" w14:textId="77777777" w:rsidR="009800DB" w:rsidRDefault="009800DB" w:rsidP="00AB3348">
      <w:r>
        <w:br w:type="page"/>
      </w:r>
    </w:p>
    <w:p w14:paraId="5FF56431" w14:textId="601F7118" w:rsidR="00964F23" w:rsidRDefault="00964F23" w:rsidP="00964F23">
      <w:pPr>
        <w:pStyle w:val="Heading3"/>
      </w:pPr>
      <w:bookmarkStart w:id="84" w:name="_Ref436249938"/>
      <w:bookmarkStart w:id="85" w:name="_Ref436249949"/>
      <w:bookmarkStart w:id="86" w:name="_Toc448227458"/>
      <w:r>
        <w:lastRenderedPageBreak/>
        <w:t>The Psalms of the Twelfth Hour</w:t>
      </w:r>
      <w:bookmarkEnd w:id="83"/>
      <w:bookmarkEnd w:id="82"/>
      <w:bookmarkEnd w:id="81"/>
      <w:bookmarkEnd w:id="80"/>
      <w:bookmarkEnd w:id="79"/>
      <w:bookmarkEnd w:id="78"/>
      <w:bookmarkEnd w:id="77"/>
      <w:bookmarkEnd w:id="84"/>
      <w:bookmarkEnd w:id="85"/>
      <w:bookmarkEnd w:id="86"/>
    </w:p>
    <w:p w14:paraId="64119705" w14:textId="77777777" w:rsidR="00AC19C5" w:rsidRDefault="00AC19C5" w:rsidP="00AC19C5">
      <w:pPr>
        <w:pStyle w:val="Rubric"/>
        <w:rPr>
          <w:lang w:val="en-US"/>
        </w:rPr>
      </w:pPr>
      <w:r>
        <w:rPr>
          <w:lang w:val="en-US"/>
        </w:rPr>
        <w:t>The worshipper prays the introductory prayers,</w:t>
      </w:r>
    </w:p>
    <w:p w14:paraId="67B4B13F" w14:textId="77777777" w:rsidR="00FB6528" w:rsidRDefault="00FB6528" w:rsidP="00FB6528">
      <w:pPr>
        <w:pStyle w:val="Prose"/>
      </w:pPr>
      <w:r>
        <w:t>In the Name of the Father and the Son and the Holy Spirit, One God. Amen.</w:t>
      </w:r>
    </w:p>
    <w:p w14:paraId="1A009DF3" w14:textId="77777777" w:rsidR="00FB6528" w:rsidRDefault="00FB6528" w:rsidP="00FB6528">
      <w:pPr>
        <w:pStyle w:val="Prose"/>
      </w:pPr>
      <w:r>
        <w:t>Lord have mercy, Lord have mercy, Lord bless. Amen.</w:t>
      </w:r>
    </w:p>
    <w:p w14:paraId="24B82183" w14:textId="77777777" w:rsidR="00FB6528" w:rsidRDefault="00FB6528" w:rsidP="00FB6528">
      <w:pPr>
        <w:pStyle w:val="Prose"/>
      </w:pPr>
      <w:r>
        <w:t>Glory be to the Father and to the Son and to the Holy Spirit, both now, and always, and unto the ages of ages. Amen.</w:t>
      </w:r>
    </w:p>
    <w:p w14:paraId="46EA54D6" w14:textId="77777777" w:rsidR="00FB6528" w:rsidRDefault="00FB6528" w:rsidP="00FB6528">
      <w:pPr>
        <w:pStyle w:val="Prose"/>
      </w:pPr>
      <w:r>
        <w:t>Make us worthy to say thankfully,</w:t>
      </w:r>
    </w:p>
    <w:p w14:paraId="2B72A1C4" w14:textId="246EFD75" w:rsidR="00FB6528" w:rsidRDefault="00AD3852" w:rsidP="00AD3852">
      <w:pPr>
        <w:pStyle w:val="Prose"/>
        <w:tabs>
          <w:tab w:val="left" w:pos="3200"/>
        </w:tabs>
      </w:pPr>
      <w:r>
        <w:tab/>
      </w:r>
    </w:p>
    <w:p w14:paraId="11DB9840" w14:textId="560C5E56" w:rsidR="00AC19C5" w:rsidRDefault="001744DD" w:rsidP="00F94412">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AC19C5">
        <w:rPr>
          <w:lang w:val="en-US"/>
        </w:rPr>
        <w:tab/>
      </w:r>
      <w:r w:rsidR="003A78C2">
        <w:rPr>
          <w:lang w:val="en-US"/>
        </w:rPr>
        <w:fldChar w:fldCharType="begin"/>
      </w:r>
      <w:r w:rsidR="00AC19C5">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06C8546" w14:textId="744F1539" w:rsidR="00AC19C5" w:rsidRDefault="001744DD" w:rsidP="00F94412">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AC19C5">
        <w:rPr>
          <w:lang w:val="en-US"/>
        </w:rPr>
        <w:tab/>
      </w:r>
      <w:r w:rsidR="003A78C2">
        <w:rPr>
          <w:lang w:val="en-US"/>
        </w:rPr>
        <w:fldChar w:fldCharType="begin"/>
      </w:r>
      <w:r w:rsidR="00AC19C5">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E41A6D8" w14:textId="7BFFD91B" w:rsidR="00AC19C5" w:rsidRDefault="001744DD" w:rsidP="00F94412">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AC19C5">
        <w:rPr>
          <w:lang w:val="en-US"/>
        </w:rPr>
        <w:tab/>
      </w:r>
      <w:r w:rsidR="003A78C2">
        <w:rPr>
          <w:lang w:val="en-US"/>
        </w:rPr>
        <w:fldChar w:fldCharType="begin"/>
      </w:r>
      <w:r w:rsidR="00AC19C5">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7AA9332" w14:textId="77777777" w:rsidR="00AC19C5" w:rsidRDefault="00AC19C5" w:rsidP="00AC19C5">
      <w:pPr>
        <w:pStyle w:val="Rubric"/>
        <w:rPr>
          <w:lang w:val="en-US"/>
        </w:rPr>
      </w:pPr>
      <w:r>
        <w:rPr>
          <w:lang w:val="en-US"/>
        </w:rPr>
        <w:t>Then shall be said,</w:t>
      </w:r>
    </w:p>
    <w:p w14:paraId="75DDC020" w14:textId="77777777" w:rsidR="000D0A3F" w:rsidRDefault="00323889" w:rsidP="00BD252D">
      <w:pPr>
        <w:pStyle w:val="Prose"/>
      </w:pPr>
      <w:r>
        <w:t>The hymn of the blessed Sleep</w:t>
      </w:r>
      <w:r w:rsidR="00AC19C5">
        <w:t xml:space="preserve"> I offe</w:t>
      </w:r>
      <w:r>
        <w:t>r to Christ, my King and my God.</w:t>
      </w:r>
      <w:r w:rsidR="00AC19C5">
        <w:t xml:space="preserve"> I will hope in Him that He may forgive me my sins.</w:t>
      </w:r>
    </w:p>
    <w:p w14:paraId="57207918" w14:textId="77777777" w:rsidR="00323889" w:rsidRDefault="00323889" w:rsidP="00323889">
      <w:pPr>
        <w:pStyle w:val="Prose"/>
      </w:pPr>
      <w:r>
        <w:t>Of the Psalms of David the King and Prophet; may his blessing be upon us all. Amen.</w:t>
      </w:r>
    </w:p>
    <w:p w14:paraId="13D27619" w14:textId="77777777" w:rsidR="00AC19C5" w:rsidRDefault="00AC19C5" w:rsidP="00AC19C5">
      <w:pPr>
        <w:pStyle w:val="Heading5"/>
        <w:rPr>
          <w:lang w:val="en-GB"/>
        </w:rPr>
      </w:pPr>
      <w:bookmarkStart w:id="87" w:name="_Ref434576945"/>
      <w:r>
        <w:rPr>
          <w:lang w:val="en-GB"/>
        </w:rPr>
        <w:t>The Psalms</w:t>
      </w:r>
      <w:r w:rsidR="00F14AA6">
        <w:rPr>
          <w:lang w:val="en-GB"/>
        </w:rPr>
        <w:t xml:space="preserve"> of Retiring (the Twelfth Hour)</w:t>
      </w:r>
      <w:bookmarkEnd w:id="87"/>
    </w:p>
    <w:p w14:paraId="0C095189" w14:textId="3A0A6DCD" w:rsidR="00AC19C5" w:rsidRPr="00AC19C5" w:rsidRDefault="001744DD" w:rsidP="00AC19C5">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5C89ADF0" w14:textId="16DE862B" w:rsidR="00AC19C5" w:rsidRPr="00AC19C5" w:rsidRDefault="001744DD" w:rsidP="00AC19C5">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28E2C0BB" w14:textId="70FAB39D" w:rsidR="00AC19C5" w:rsidRPr="00AC19C5" w:rsidRDefault="001744DD" w:rsidP="00AC19C5">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1E089908" w14:textId="40305F3F" w:rsidR="00AC19C5" w:rsidRPr="00AC19C5" w:rsidRDefault="001744DD" w:rsidP="00AC19C5">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AE38C3E" w14:textId="0192F37F" w:rsidR="00AC19C5" w:rsidRPr="00AC19C5" w:rsidRDefault="001744DD" w:rsidP="00AC19C5">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687F32E" w14:textId="3279DFB8" w:rsidR="00AC19C5" w:rsidRPr="00AC19C5" w:rsidRDefault="001744DD" w:rsidP="00AC19C5">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7888D837" w14:textId="3A4424CC" w:rsidR="00AC19C5" w:rsidRPr="00AC19C5" w:rsidRDefault="001744DD" w:rsidP="00AC19C5">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34DBB223" w14:textId="6056EE6D" w:rsidR="00AC19C5" w:rsidRPr="00AC19C5" w:rsidRDefault="001744DD" w:rsidP="00AC19C5">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B4DC1CD" w14:textId="04913F90" w:rsidR="00AC19C5" w:rsidRPr="00AC19C5" w:rsidRDefault="001744DD" w:rsidP="00AC19C5">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110D48E" w14:textId="5402EF79" w:rsidR="00AC19C5" w:rsidRPr="00AC19C5" w:rsidRDefault="001744DD" w:rsidP="00AC19C5">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DB70176" w14:textId="20AF7110" w:rsidR="00AC19C5" w:rsidRPr="00AC19C5" w:rsidRDefault="001744DD" w:rsidP="00AC19C5">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10BFD659" w14:textId="444144DC" w:rsidR="00AC19C5" w:rsidRPr="00AC19C5" w:rsidRDefault="001744DD" w:rsidP="00AC19C5">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AC19C5" w:rsidRPr="00AC19C5">
        <w:rPr>
          <w:rFonts w:cstheme="minorBidi"/>
        </w:rPr>
        <w:tab/>
      </w:r>
      <w:r w:rsidR="003A78C2" w:rsidRPr="00AC19C5">
        <w:rPr>
          <w:rFonts w:cstheme="minorBidi"/>
        </w:rPr>
        <w:fldChar w:fldCharType="begin"/>
      </w:r>
      <w:r w:rsidR="00AC19C5"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A8EDCF0" w14:textId="77777777" w:rsidR="00BD252D" w:rsidRPr="001A4291" w:rsidRDefault="00BD252D" w:rsidP="00BD252D">
      <w:pPr>
        <w:pStyle w:val="Heading5"/>
        <w:rPr>
          <w:lang w:val="en-GB"/>
        </w:rPr>
      </w:pPr>
      <w:bookmarkStart w:id="88" w:name="_Toc410196177"/>
      <w:bookmarkStart w:id="89" w:name="_Toc410196409"/>
      <w:bookmarkStart w:id="90" w:name="_Toc410196911"/>
      <w:r>
        <w:rPr>
          <w:lang w:val="en-GB"/>
        </w:rPr>
        <w:t>The Gospel from Saint Luke</w:t>
      </w:r>
      <w:r w:rsidRPr="001A4291">
        <w:rPr>
          <w:lang w:val="en-GB"/>
        </w:rPr>
        <w:t xml:space="preserve"> 2:25</w:t>
      </w:r>
      <w:r w:rsidRPr="001A4291">
        <w:rPr>
          <w:lang w:val="en-GB"/>
        </w:rPr>
        <w:noBreakHyphen/>
        <w:t>32</w:t>
      </w:r>
    </w:p>
    <w:p w14:paraId="45BEBD67" w14:textId="77777777" w:rsidR="00BD252D" w:rsidRPr="001A4291" w:rsidRDefault="00323889" w:rsidP="00BD252D">
      <w:pPr>
        <w:pStyle w:val="Prose"/>
      </w:pPr>
      <w:r>
        <w:t>B</w:t>
      </w:r>
      <w:r w:rsidR="00BD252D" w:rsidRPr="001A4291">
        <w:t xml:space="preserve">ehold, there was a man in Jerusalem, whose name was </w:t>
      </w:r>
      <w:r>
        <w:t>Simeon; this man was righteous</w:t>
      </w:r>
      <w:r w:rsidR="00BD252D" w:rsidRPr="001A4291">
        <w:t xml:space="preserve"> and devout, waitin</w:t>
      </w:r>
      <w:r>
        <w:t>g for the consolation of Israel,</w:t>
      </w:r>
      <w:r w:rsidR="00BD252D" w:rsidRPr="001A4291">
        <w:t xml:space="preserve"> and the Holy Spirit was upon him.</w:t>
      </w:r>
      <w:r w:rsidR="00BD252D">
        <w:t xml:space="preserve"> </w:t>
      </w:r>
      <w:r>
        <w:t>I</w:t>
      </w:r>
      <w:r w:rsidR="00BD252D" w:rsidRPr="001A4291">
        <w:t xml:space="preserve">t </w:t>
      </w:r>
      <w:r>
        <w:t xml:space="preserve">had </w:t>
      </w:r>
      <w:r>
        <w:lastRenderedPageBreak/>
        <w:t>been revealed to him by the Holy Spirit that he would not see death before he had seen</w:t>
      </w:r>
      <w:r w:rsidR="00BD252D" w:rsidRPr="001A4291">
        <w:t xml:space="preserve"> the Lord Christ</w:t>
      </w:r>
      <w:r>
        <w:rPr>
          <w:rStyle w:val="FootnoteReference"/>
        </w:rPr>
        <w:footnoteReference w:id="5"/>
      </w:r>
      <w:r w:rsidR="00BD252D" w:rsidRPr="001A4291">
        <w:t>.</w:t>
      </w:r>
    </w:p>
    <w:p w14:paraId="4174E692" w14:textId="77777777" w:rsidR="00BD252D" w:rsidRDefault="00323889" w:rsidP="00BD252D">
      <w:pPr>
        <w:pStyle w:val="Prose"/>
        <w:rPr>
          <w:i/>
          <w:iCs/>
        </w:rPr>
      </w:pPr>
      <w:r>
        <w:t>H</w:t>
      </w:r>
      <w:r w:rsidR="00BD252D" w:rsidRPr="001A4291">
        <w:t>e came in the Spirit into</w:t>
      </w:r>
      <w:r w:rsidR="00130E47">
        <w:t xml:space="preserve"> the temple, and t</w:t>
      </w:r>
      <w:r w:rsidR="00BD252D" w:rsidRPr="001A4291">
        <w:t>he parents brought in the child Jesus, to do for Him that</w:t>
      </w:r>
      <w:r>
        <w:t xml:space="preserve"> which was required by the Law.</w:t>
      </w:r>
      <w:r w:rsidR="00BD252D" w:rsidRPr="001A4291">
        <w:t xml:space="preserve"> Simeon took Him up in his arms, and he blessed God, saying, </w:t>
      </w:r>
      <w:r>
        <w:t>“</w:t>
      </w:r>
      <w:r w:rsidR="00BD252D" w:rsidRPr="001A4291">
        <w:t xml:space="preserve">Now, O my master, </w:t>
      </w:r>
      <w:r w:rsidR="001040C8">
        <w:t>You</w:t>
      </w:r>
      <w:r>
        <w:t xml:space="preserve"> are</w:t>
      </w:r>
      <w:r w:rsidR="00BD252D" w:rsidRPr="001A4291">
        <w:t xml:space="preserve"> let</w:t>
      </w:r>
      <w:r>
        <w:t>ting</w:t>
      </w:r>
      <w:r w:rsidR="00BD252D" w:rsidRPr="001A4291">
        <w:t xml:space="preserve"> </w:t>
      </w:r>
      <w:r w:rsidR="00E570CB">
        <w:t>Your</w:t>
      </w:r>
      <w:r w:rsidR="00BD252D" w:rsidRPr="001A4291">
        <w:t xml:space="preserve"> servant depart in peace, according to </w:t>
      </w:r>
      <w:r w:rsidR="00E570CB">
        <w:t>Your</w:t>
      </w:r>
      <w:r>
        <w:t xml:space="preserve"> word,</w:t>
      </w:r>
      <w:r w:rsidR="00BD252D" w:rsidRPr="001A4291">
        <w:t xml:space="preserve"> for my eyes have seen </w:t>
      </w:r>
      <w:r w:rsidR="00E570CB">
        <w:t>Your</w:t>
      </w:r>
      <w:r>
        <w:t xml:space="preserve"> sal</w:t>
      </w:r>
      <w:r>
        <w:softHyphen/>
        <w:t>vation, w</w:t>
      </w:r>
      <w:r w:rsidR="00BD252D" w:rsidRPr="001A4291">
        <w:t xml:space="preserve">hich </w:t>
      </w:r>
      <w:r w:rsidR="001040C8">
        <w:t>You</w:t>
      </w:r>
      <w:r w:rsidR="00BD252D" w:rsidRPr="001A4291">
        <w:t xml:space="preserve"> </w:t>
      </w:r>
      <w:r w:rsidR="00556387">
        <w:t>have</w:t>
      </w:r>
      <w:r w:rsidR="00BD252D" w:rsidRPr="001A4291">
        <w:t xml:space="preserve"> prepared before the face o</w:t>
      </w:r>
      <w:r>
        <w:t>f all peoples; a light of</w:t>
      </w:r>
      <w:r w:rsidR="00BD252D" w:rsidRPr="001A4291">
        <w:t xml:space="preserve"> revelation to the nations, and the glory of </w:t>
      </w:r>
      <w:r w:rsidR="00E570CB">
        <w:t>Your</w:t>
      </w:r>
      <w:r w:rsidR="00BD252D" w:rsidRPr="001A4291">
        <w:t xml:space="preserve"> people Israel.</w:t>
      </w:r>
      <w:r>
        <w:t>”</w:t>
      </w:r>
      <w:r w:rsidR="00FE0AE4">
        <w:t xml:space="preserve"> </w:t>
      </w:r>
      <w:r w:rsidR="00BD252D" w:rsidRPr="001A4291">
        <w:rPr>
          <w:i/>
          <w:iCs/>
        </w:rPr>
        <w:t>Glory be to God forever.</w:t>
      </w:r>
    </w:p>
    <w:p w14:paraId="3CBE33D3" w14:textId="33A0D1A8" w:rsidR="00BD252D" w:rsidRPr="001A4291" w:rsidRDefault="00BD252D" w:rsidP="00BD252D">
      <w:pPr>
        <w:pStyle w:val="Rubric"/>
        <w:rPr>
          <w:lang w:val="en-GB"/>
        </w:rPr>
      </w:pPr>
      <w:r w:rsidRPr="001A4291">
        <w:rPr>
          <w:lang w:val="en-GB"/>
        </w:rPr>
        <w:t xml:space="preserve">Then these Troparia </w:t>
      </w:r>
      <w:r w:rsidR="00F94412">
        <w:rPr>
          <w:lang w:val="en-GB"/>
        </w:rPr>
        <w:t>are</w:t>
      </w:r>
      <w:r w:rsidRPr="001A4291">
        <w:rPr>
          <w:lang w:val="en-GB"/>
        </w:rPr>
        <w:t xml:space="preserve"> said,</w:t>
      </w:r>
    </w:p>
    <w:p w14:paraId="67D6F5C0" w14:textId="1A5B2191" w:rsidR="00BD252D" w:rsidRPr="001A4291" w:rsidRDefault="00BD252D" w:rsidP="00BD252D">
      <w:pPr>
        <w:pStyle w:val="Prose"/>
      </w:pPr>
      <w:r w:rsidRPr="00A763DB">
        <w:rPr>
          <w:b/>
          <w:bCs/>
        </w:rPr>
        <w:t>Behold,</w:t>
      </w:r>
      <w:r w:rsidRPr="001A4291">
        <w:t xml:space="preserve"> I am about to stand before the Just Judge, frightened and trembling because of the multitude of my sins, for the life that is spent in desires is worthy of judgement</w:t>
      </w:r>
      <w:r w:rsidR="001225FA">
        <w:t xml:space="preserve">. </w:t>
      </w:r>
      <w:r w:rsidRPr="001A4291">
        <w:t>Repent therefore, O my soul, as long as you dwell on this earth, for the dust in the grave offers no praise, and among the dead no one remem</w:t>
      </w:r>
      <w:r w:rsidRPr="001A4291">
        <w:softHyphen/>
        <w:t xml:space="preserve">bers God, nor do they who are in </w:t>
      </w:r>
      <w:r w:rsidR="00130E47">
        <w:t>Hades</w:t>
      </w:r>
      <w:r w:rsidRPr="001A4291">
        <w:t xml:space="preserve"> give thanks</w:t>
      </w:r>
      <w:r w:rsidR="001225FA">
        <w:t xml:space="preserve">. </w:t>
      </w:r>
      <w:r w:rsidRPr="001A4291">
        <w:t xml:space="preserve">But rise up from the sleep of negligence and entreat the </w:t>
      </w:r>
      <w:r w:rsidR="007D76F8">
        <w:t>Saviour in repentance, saying, “</w:t>
      </w:r>
      <w:r w:rsidRPr="001A4291">
        <w:t>O God</w:t>
      </w:r>
      <w:r w:rsidR="007D76F8">
        <w:t>, have mercy on me and save me!”</w:t>
      </w:r>
    </w:p>
    <w:p w14:paraId="3C9EA742" w14:textId="77777777" w:rsidR="00130E47" w:rsidRPr="004E1800" w:rsidRDefault="00130E47" w:rsidP="00130E47">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2D836705" w14:textId="197736FC" w:rsidR="00BD252D" w:rsidRPr="001A4291" w:rsidRDefault="00BD252D" w:rsidP="00BD252D">
      <w:pPr>
        <w:pStyle w:val="Prose"/>
      </w:pPr>
      <w:r w:rsidRPr="001A4291">
        <w:t>Had life been unending and this world eternal, O my soul, you would have had an excus</w:t>
      </w:r>
      <w:r>
        <w:t>e; but when your vile deeds and</w:t>
      </w:r>
      <w:r w:rsidRPr="001A4291">
        <w:t xml:space="preserve"> ugly evils are exposed before the Just Judge, what will you give in answer, while you are lying on the bed of sins and negligent in humiliating the flesh</w:t>
      </w:r>
      <w:r w:rsidR="00FE0AE4">
        <w:t xml:space="preserve">? </w:t>
      </w:r>
      <w:r w:rsidRPr="001A4291">
        <w:t xml:space="preserve">O Christ our God, before the awesome throne of </w:t>
      </w:r>
      <w:r w:rsidR="00E570CB">
        <w:t>Your</w:t>
      </w:r>
      <w:r w:rsidRPr="001A4291">
        <w:t xml:space="preserve"> judgement I am frightened; and because of the ray of </w:t>
      </w:r>
      <w:r w:rsidR="00E570CB">
        <w:t>Your</w:t>
      </w:r>
      <w:r w:rsidRPr="001A4291">
        <w:t xml:space="preserve"> Divinity I dread, I, the defiled wretch who is lying on my bed and careless about my life</w:t>
      </w:r>
      <w:r w:rsidR="001225FA">
        <w:t xml:space="preserve">. </w:t>
      </w:r>
      <w:r w:rsidRPr="001A4291">
        <w:t>Yet, I identify myself with the Publican, beat</w:t>
      </w:r>
      <w:r w:rsidR="007D76F8">
        <w:t>ing upon my breast and crying, “</w:t>
      </w:r>
      <w:r w:rsidRPr="001A4291">
        <w:t>G</w:t>
      </w:r>
      <w:r w:rsidR="007D76F8">
        <w:t>od be merciful to me, a sinner!”</w:t>
      </w:r>
    </w:p>
    <w:p w14:paraId="2513EEB4" w14:textId="77777777" w:rsidR="00130E47" w:rsidRPr="000D0A3F" w:rsidRDefault="00130E47" w:rsidP="00130E47">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8B93899" w14:textId="1B35303A" w:rsidR="00BD252D" w:rsidRDefault="00BD252D" w:rsidP="00BD252D">
      <w:pPr>
        <w:pStyle w:val="Prose"/>
      </w:pPr>
      <w:r w:rsidRPr="001A4291">
        <w:t>O undefiled Virgin, help me, I, who am your servant</w:t>
      </w:r>
      <w:r w:rsidR="001225FA">
        <w:t xml:space="preserve">. </w:t>
      </w:r>
      <w:r w:rsidR="00130E47">
        <w:t>K</w:t>
      </w:r>
      <w:r w:rsidRPr="001A4291">
        <w:t>eep away from me th</w:t>
      </w:r>
      <w:r w:rsidR="00130E47">
        <w:t>e waves of vile thoughts</w:t>
      </w:r>
      <w:r w:rsidR="001225FA">
        <w:t xml:space="preserve">. </w:t>
      </w:r>
      <w:r w:rsidR="00130E47">
        <w:t>R</w:t>
      </w:r>
      <w:r w:rsidRPr="001A4291">
        <w:t>aise my sickly soul to watch and pray</w:t>
      </w:r>
      <w:r w:rsidR="00F94412">
        <w:t>,</w:t>
      </w:r>
      <w:r w:rsidRPr="001A4291">
        <w:t xml:space="preserve"> </w:t>
      </w:r>
      <w:r w:rsidR="00F94412">
        <w:t>for</w:t>
      </w:r>
      <w:r w:rsidRPr="001A4291">
        <w:t xml:space="preserve"> it has long lain in heavy sleep</w:t>
      </w:r>
      <w:r w:rsidR="001225FA">
        <w:t xml:space="preserve">. </w:t>
      </w:r>
      <w:r w:rsidRPr="001A4291">
        <w:t>For you are an able, merciful and helpful mother, the Mother of the Fountain of Life, Jesus Christ my King, my God and my Hope.</w:t>
      </w:r>
    </w:p>
    <w:p w14:paraId="44BD0AD1" w14:textId="77777777" w:rsidR="00BD252D" w:rsidRPr="00BD252D" w:rsidRDefault="00BD252D" w:rsidP="00BD252D">
      <w:pPr>
        <w:pStyle w:val="Rubric"/>
        <w:rPr>
          <w:rFonts w:cs="Segoe Script"/>
          <w:sz w:val="22"/>
          <w:lang w:val="en-GB"/>
        </w:rPr>
      </w:pPr>
      <w:r w:rsidRPr="001A4291">
        <w:rPr>
          <w:lang w:val="en-GB"/>
        </w:rPr>
        <w:t>Then shall be said,</w:t>
      </w:r>
    </w:p>
    <w:p w14:paraId="63DCD075" w14:textId="77777777" w:rsidR="00952359" w:rsidRDefault="00952359" w:rsidP="00952359">
      <w:pPr>
        <w:pStyle w:val="Body"/>
        <w:rPr>
          <w:lang w:val="en-GB"/>
        </w:rPr>
      </w:pPr>
      <w:r>
        <w:rPr>
          <w:lang w:val="en-GB"/>
        </w:rPr>
        <w:lastRenderedPageBreak/>
        <w:t>Graciously accord, O Lord, to keep us this night without sin. You are blessed, O Lord, God of our fathers, and Your Holy Name is greatly blessed and full of glory forever. Amen.</w:t>
      </w:r>
    </w:p>
    <w:p w14:paraId="29360A8C"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193F61DF"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2F9A66A7"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160E8D0" w14:textId="77777777" w:rsidR="00952359" w:rsidRDefault="00952359" w:rsidP="00952359">
      <w:pPr>
        <w:pStyle w:val="Body"/>
        <w:rPr>
          <w:lang w:val="en-GB"/>
        </w:rPr>
      </w:pPr>
      <w:r>
        <w:rPr>
          <w:lang w:val="en-GB"/>
        </w:rPr>
        <w:t>Your mercy, O Lord, endures forever. O despise not the works of Your hands.</w:t>
      </w:r>
    </w:p>
    <w:p w14:paraId="0DD04CBB"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0B1C5B42" w14:textId="1FA915AB" w:rsidR="00952359" w:rsidRDefault="00952359" w:rsidP="00952359">
      <w:pPr>
        <w:pStyle w:val="Body"/>
        <w:rPr>
          <w:lang w:val="en-GB"/>
        </w:rPr>
      </w:pPr>
      <w:r>
        <w:rPr>
          <w:lang w:val="en-GB"/>
        </w:rPr>
        <w:t xml:space="preserve">Lord, I have fled to You; Deliver me and teach me to do Your will, for You are my God. With You is the Fountain of Life. In Your Light </w:t>
      </w:r>
      <w:r w:rsidR="00F94412">
        <w:rPr>
          <w:lang w:val="en-GB"/>
        </w:rPr>
        <w:t>will</w:t>
      </w:r>
      <w:r>
        <w:rPr>
          <w:lang w:val="en-GB"/>
        </w:rPr>
        <w:t xml:space="preserve"> we see Light. Let Your mercy come to those who know You, and Your righteousness to the upright in heart.</w:t>
      </w:r>
    </w:p>
    <w:p w14:paraId="59E5A4BA" w14:textId="4B1D3F76" w:rsidR="00952359" w:rsidRDefault="00541EC1"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w:t>
      </w:r>
      <w:r>
        <w:rPr>
          <w:lang w:val="en-GB"/>
        </w:rPr>
        <w:t xml:space="preserve">the </w:t>
      </w:r>
      <w:r w:rsidR="00952359">
        <w:rPr>
          <w:lang w:val="en-GB"/>
        </w:rPr>
        <w:t>glory belongs to You, O Father, Son and Holy Spirit, now, and forever and ever. Amen.</w:t>
      </w:r>
    </w:p>
    <w:p w14:paraId="59ED64C9" w14:textId="77777777" w:rsidR="00952359" w:rsidRPr="008D61EA" w:rsidRDefault="00952359" w:rsidP="00952359">
      <w:pPr>
        <w:pStyle w:val="Body"/>
        <w:rPr>
          <w:lang w:val="en-GB"/>
        </w:rPr>
      </w:pPr>
      <w:r>
        <w:rPr>
          <w:lang w:val="en-GB"/>
        </w:rPr>
        <w:t xml:space="preserve">It is a good thing to confess </w:t>
      </w:r>
      <w:commentRangeStart w:id="91"/>
      <w:r>
        <w:rPr>
          <w:lang w:val="en-GB"/>
        </w:rPr>
        <w:t xml:space="preserve">to </w:t>
      </w:r>
      <w:commentRangeEnd w:id="91"/>
      <w:r>
        <w:rPr>
          <w:rStyle w:val="CommentReference"/>
          <w:lang w:val="en-CA"/>
        </w:rPr>
        <w:commentReference w:id="91"/>
      </w:r>
      <w:r>
        <w:rPr>
          <w:lang w:val="en-GB"/>
        </w:rPr>
        <w:t>the Lord, and to sing praises unto Your Name, O Most High; to show forth Your loving</w:t>
      </w:r>
      <w:r>
        <w:rPr>
          <w:lang w:val="en-GB"/>
        </w:rPr>
        <w:noBreakHyphen/>
        <w:t>kindness in the morning, and Your faithfulness every night.</w:t>
      </w:r>
    </w:p>
    <w:p w14:paraId="59A0ECD0" w14:textId="77777777" w:rsidR="00BD252D" w:rsidRPr="001A4291" w:rsidRDefault="00D972E7" w:rsidP="00BD252D">
      <w:pPr>
        <w:pStyle w:val="Heading5"/>
        <w:rPr>
          <w:rFonts w:cs="@MingLiU"/>
          <w:lang w:val="en-GB"/>
        </w:rPr>
      </w:pPr>
      <w:r>
        <w:rPr>
          <w:lang w:val="en-GB"/>
        </w:rPr>
        <w:t>The Trisagion</w:t>
      </w:r>
    </w:p>
    <w:p w14:paraId="0DA9CAB2" w14:textId="77777777" w:rsidR="00BD252D" w:rsidRPr="001A4291" w:rsidRDefault="00BD252D" w:rsidP="00BD252D">
      <w:pPr>
        <w:pStyle w:val="Prose"/>
      </w:pPr>
      <w:r w:rsidRPr="001A4291">
        <w:t>Holy God, Holy Mighty, Holy Immortal, Who was born of the Virgin, have mercy on us.</w:t>
      </w:r>
    </w:p>
    <w:p w14:paraId="45D1CE0E" w14:textId="77777777" w:rsidR="00BD252D" w:rsidRPr="001A4291" w:rsidRDefault="00BD252D" w:rsidP="00BD252D">
      <w:pPr>
        <w:pStyle w:val="Prose"/>
      </w:pPr>
      <w:r w:rsidRPr="001A4291">
        <w:t>Holy God, Holy Mighty, Holy Immortal, Who was crucified for us, have mercy on us.</w:t>
      </w:r>
    </w:p>
    <w:p w14:paraId="1CDABC31" w14:textId="77777777" w:rsidR="00BD252D" w:rsidRPr="001A4291" w:rsidRDefault="00BD252D" w:rsidP="00BD252D">
      <w:pPr>
        <w:pStyle w:val="Prose"/>
      </w:pPr>
      <w:r w:rsidRPr="001A4291">
        <w:t>Holy God, Holy Mighty, Holy Immortal, Who rose from the dead and ascended into the heavens, have mercy on us.</w:t>
      </w:r>
    </w:p>
    <w:p w14:paraId="0E7253C2" w14:textId="77777777" w:rsidR="00BD252D" w:rsidRPr="001A4291" w:rsidRDefault="00BD252D" w:rsidP="00BD252D">
      <w:pPr>
        <w:pStyle w:val="Prose"/>
      </w:pPr>
      <w:r w:rsidRPr="001A4291">
        <w:t>Glory be to the Father, and to the Son, and to the Holy Spirit, both now, and always, and unto the ages of ages</w:t>
      </w:r>
      <w:r w:rsidR="001225FA">
        <w:t xml:space="preserve">. </w:t>
      </w:r>
      <w:r w:rsidRPr="001A4291">
        <w:t>Amen.</w:t>
      </w:r>
    </w:p>
    <w:p w14:paraId="5303F68B" w14:textId="77777777" w:rsidR="00BD252D" w:rsidRPr="001A4291" w:rsidRDefault="00BD252D" w:rsidP="00BD252D">
      <w:pPr>
        <w:pStyle w:val="Prose"/>
      </w:pPr>
      <w:r w:rsidRPr="001A4291">
        <w:t>O Holy Trinity, have mercy on us</w:t>
      </w:r>
      <w:r w:rsidR="001225FA">
        <w:t xml:space="preserve">. </w:t>
      </w:r>
      <w:r w:rsidRPr="001A4291">
        <w:t>All Holy Trinity, have mercy on us</w:t>
      </w:r>
      <w:r w:rsidR="001225FA">
        <w:t xml:space="preserve">. </w:t>
      </w:r>
      <w:r w:rsidRPr="001A4291">
        <w:t>O Holy Trinity, have mercy on us.</w:t>
      </w:r>
    </w:p>
    <w:p w14:paraId="5A160DC2" w14:textId="616F7B7D" w:rsidR="00BD252D" w:rsidRPr="001A4291" w:rsidRDefault="00BD252D" w:rsidP="00BD252D">
      <w:pPr>
        <w:pStyle w:val="Prose"/>
      </w:pPr>
      <w:r w:rsidRPr="001A4291">
        <w:t xml:space="preserve">O Lord, </w:t>
      </w:r>
      <w:r w:rsidR="00952359">
        <w:t>forgive</w:t>
      </w:r>
      <w:r w:rsidRPr="001A4291">
        <w:t xml:space="preserve"> our sins</w:t>
      </w:r>
      <w:r w:rsidR="001225FA">
        <w:t xml:space="preserve">. </w:t>
      </w:r>
      <w:r w:rsidRPr="001A4291">
        <w:t xml:space="preserve">O Lord, </w:t>
      </w:r>
      <w:r w:rsidR="00952359">
        <w:t>forgive</w:t>
      </w:r>
      <w:r w:rsidRPr="001A4291">
        <w:t xml:space="preserve"> our iniquities</w:t>
      </w:r>
      <w:r w:rsidR="001225FA">
        <w:t xml:space="preserve">. </w:t>
      </w:r>
      <w:r w:rsidRPr="001A4291">
        <w:t>O Lord, forgive us our trespasses.</w:t>
      </w:r>
    </w:p>
    <w:p w14:paraId="1B1AAE76" w14:textId="202E3A58" w:rsidR="00BD252D" w:rsidRPr="001A4291" w:rsidRDefault="00BD252D" w:rsidP="00BD252D">
      <w:pPr>
        <w:pStyle w:val="Prose"/>
      </w:pPr>
      <w:r w:rsidRPr="001A4291">
        <w:t xml:space="preserve">O Lord, visit the sick of </w:t>
      </w:r>
      <w:r w:rsidR="00E570CB">
        <w:t>Your</w:t>
      </w:r>
      <w:r w:rsidRPr="001A4291">
        <w:t xml:space="preserve"> people, heal them for the sake of </w:t>
      </w:r>
      <w:r w:rsidR="001040C8">
        <w:t>Your</w:t>
      </w:r>
      <w:r w:rsidRPr="001A4291">
        <w:t xml:space="preserve"> Holy Name</w:t>
      </w:r>
      <w:r w:rsidR="001225FA">
        <w:t xml:space="preserve">. </w:t>
      </w:r>
      <w:r w:rsidRPr="001A4291">
        <w:t xml:space="preserve">O Lord, repose </w:t>
      </w:r>
      <w:r w:rsidR="00952359">
        <w:t>the</w:t>
      </w:r>
      <w:r w:rsidRPr="001A4291">
        <w:t xml:space="preserve"> souls</w:t>
      </w:r>
      <w:r w:rsidR="00952359">
        <w:t xml:space="preserve"> of our fathers and our brethren who have fallen asleep</w:t>
      </w:r>
      <w:r w:rsidRPr="001A4291">
        <w:t>.</w:t>
      </w:r>
    </w:p>
    <w:p w14:paraId="69A39651" w14:textId="735F3515" w:rsidR="00BD252D" w:rsidRPr="001A4291" w:rsidRDefault="00BD252D" w:rsidP="00BD252D">
      <w:pPr>
        <w:pStyle w:val="Prose"/>
      </w:pPr>
      <w:r w:rsidRPr="001A4291">
        <w:t xml:space="preserve">O </w:t>
      </w:r>
      <w:r w:rsidR="001040C8">
        <w:t>You</w:t>
      </w:r>
      <w:r w:rsidRPr="001A4291">
        <w:t xml:space="preserve"> Who </w:t>
      </w:r>
      <w:r w:rsidR="00952359">
        <w:t>are</w:t>
      </w:r>
      <w:r w:rsidRPr="001A4291">
        <w:t xml:space="preserve"> sinless, Lord have mercy on us. O </w:t>
      </w:r>
      <w:r w:rsidR="001040C8">
        <w:t>You</w:t>
      </w:r>
      <w:r w:rsidRPr="001A4291">
        <w:t xml:space="preserve"> Who </w:t>
      </w:r>
      <w:r w:rsidR="00952359">
        <w:t>are</w:t>
      </w:r>
      <w:r w:rsidRPr="001A4291">
        <w:t xml:space="preserve"> sinless, Lord help us and receive our supplications</w:t>
      </w:r>
      <w:r w:rsidR="001225FA">
        <w:t xml:space="preserve">. </w:t>
      </w:r>
      <w:r w:rsidRPr="001A4291">
        <w:t>For the glory, the dominion, and the triple holiness</w:t>
      </w:r>
      <w:r w:rsidR="00952359">
        <w:t xml:space="preserve"> are Yours</w:t>
      </w:r>
      <w:r w:rsidRPr="001A4291">
        <w:t>. 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43CA9D22" w14:textId="77777777" w:rsidR="00BD252D" w:rsidRPr="001A4291" w:rsidRDefault="00BD252D" w:rsidP="00BD252D">
      <w:r w:rsidRPr="001A4291">
        <w:t>Our Father in Heaven...</w:t>
      </w:r>
    </w:p>
    <w:p w14:paraId="4EFAF6EB" w14:textId="77777777" w:rsidR="00BD252D" w:rsidRPr="001A4291" w:rsidRDefault="00D972E7" w:rsidP="00BD252D">
      <w:pPr>
        <w:pStyle w:val="Heading5"/>
        <w:rPr>
          <w:lang w:val="en-GB"/>
        </w:rPr>
      </w:pPr>
      <w:r>
        <w:rPr>
          <w:lang w:val="en-GB"/>
        </w:rPr>
        <w:t>Hail to You</w:t>
      </w:r>
    </w:p>
    <w:p w14:paraId="0CDF7FD9" w14:textId="456E5B21" w:rsidR="00BD252D" w:rsidRPr="001A4291" w:rsidRDefault="00BD252D" w:rsidP="00BD252D">
      <w:pPr>
        <w:pStyle w:val="Prose"/>
      </w:pPr>
      <w:r w:rsidRPr="001A4291">
        <w:t>Hail to you!</w:t>
      </w:r>
      <w:r w:rsidR="00FE0AE4">
        <w:t xml:space="preserve"> </w:t>
      </w:r>
      <w:r w:rsidRPr="001A4291">
        <w:t>We ask you, O saint full of glory, the ever</w:t>
      </w:r>
      <w:r w:rsidRPr="001A4291">
        <w:noBreakHyphen/>
        <w:t xml:space="preserve">virgin Mother of God, the Mother of Christ; offer our prayers </w:t>
      </w:r>
      <w:r w:rsidR="00541EC1">
        <w:t>to</w:t>
      </w:r>
      <w:r w:rsidRPr="001A4291">
        <w:t xml:space="preserve">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75385F93" w14:textId="2AAB601F" w:rsidR="00BD252D" w:rsidRPr="001A4291" w:rsidRDefault="00BD252D" w:rsidP="00BD252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0EB79001" w14:textId="77777777" w:rsidR="00BD252D" w:rsidRPr="001A4291" w:rsidRDefault="00D972E7" w:rsidP="00BD252D">
      <w:pPr>
        <w:pStyle w:val="Heading5"/>
        <w:rPr>
          <w:lang w:val="en-GB"/>
        </w:rPr>
      </w:pPr>
      <w:r>
        <w:rPr>
          <w:lang w:val="en-GB"/>
        </w:rPr>
        <w:lastRenderedPageBreak/>
        <w:t>The Introduction to the Creed</w:t>
      </w:r>
    </w:p>
    <w:p w14:paraId="331C24BF" w14:textId="77777777" w:rsidR="00BD252D" w:rsidRPr="001A4291" w:rsidRDefault="00BD252D" w:rsidP="00BD252D">
      <w:pPr>
        <w:pStyle w:val="Prose"/>
      </w:pPr>
      <w:r w:rsidRPr="001A4291">
        <w:t>We exalt you, the Mother of the True Light. We glorify you, O saint and Mother of God, for you brought forth unto us the Saviour of the whole world; He came and saved our souls.</w:t>
      </w:r>
    </w:p>
    <w:p w14:paraId="59BA7792" w14:textId="77777777" w:rsidR="00BD252D" w:rsidRPr="001A4291" w:rsidRDefault="00BD252D" w:rsidP="00BD252D">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618A011E" w14:textId="77777777" w:rsidR="00BD252D" w:rsidRPr="001A4291" w:rsidRDefault="00BD252D" w:rsidP="00BD252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0659B704" w14:textId="77777777" w:rsidR="00BD252D" w:rsidRPr="001A4291" w:rsidRDefault="00D972E7" w:rsidP="00BD252D">
      <w:pPr>
        <w:pStyle w:val="Heading5"/>
        <w:rPr>
          <w:rFonts w:cs="@MingLiU"/>
          <w:lang w:val="en-GB"/>
        </w:rPr>
      </w:pPr>
      <w:r>
        <w:rPr>
          <w:lang w:val="en-GB"/>
        </w:rPr>
        <w:t>The Orthodox Creed</w:t>
      </w:r>
    </w:p>
    <w:p w14:paraId="3ACEC322" w14:textId="77777777" w:rsidR="00BD252D" w:rsidRPr="001A4291" w:rsidRDefault="00BD252D" w:rsidP="00BD252D">
      <w:pPr>
        <w:pStyle w:val="Prose"/>
      </w:pPr>
      <w:r w:rsidRPr="001A4291">
        <w:t>We believe in one God; God the Father, the Pantocrator, Who created heaven and earth, and all things seen and unseen.</w:t>
      </w:r>
    </w:p>
    <w:p w14:paraId="2920CF69" w14:textId="77777777" w:rsidR="00BD252D" w:rsidRPr="001A4291" w:rsidRDefault="00BD252D" w:rsidP="00BD252D">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6AC1C3BC" w14:textId="77777777" w:rsidR="00BD252D" w:rsidRPr="001A4291" w:rsidRDefault="00BD252D" w:rsidP="00BD252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67F0646" w14:textId="77777777" w:rsidR="00BD252D" w:rsidRPr="001A4291" w:rsidRDefault="00BD252D" w:rsidP="00BD252D">
      <w:pPr>
        <w:pStyle w:val="Prose"/>
      </w:pPr>
      <w:r w:rsidRPr="001A4291">
        <w:t>Yes, we believe in the Holy Spirit; the Lord, the Giver of Life; Who comes forth from the Father; Who, with the Father and the Son, is worshipped and glorified; Who spoke by the prophets.</w:t>
      </w:r>
    </w:p>
    <w:p w14:paraId="72207262" w14:textId="77777777" w:rsidR="008E2712" w:rsidRPr="00757692" w:rsidRDefault="00BD252D" w:rsidP="00441BAC">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61D11A54" w14:textId="498F63CA" w:rsidR="00BD252D" w:rsidRDefault="00BD252D" w:rsidP="00BD252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6"/>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sidR="00251DB9">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2DEBE4C1" w14:textId="778E426C" w:rsidR="00BD252D" w:rsidRPr="001A4291" w:rsidRDefault="00BD252D" w:rsidP="00130E47">
      <w:pPr>
        <w:pStyle w:val="Prose"/>
        <w:ind w:firstLine="0"/>
      </w:pPr>
      <w:r w:rsidRPr="001A4291">
        <w:t xml:space="preserve">Lord, all things in which we have sinned against </w:t>
      </w:r>
      <w:r w:rsidR="001040C8">
        <w:t>You</w:t>
      </w:r>
      <w:r w:rsidRPr="001A4291">
        <w:t xml:space="preserve"> this day, whether in deed, or in word, or in thought, or by all senses, graciously forgive us, for the sake of </w:t>
      </w:r>
      <w:r w:rsidR="001040C8">
        <w:t>Your</w:t>
      </w:r>
      <w:r w:rsidRPr="001A4291">
        <w:t xml:space="preserve"> Holy Name, as a Good</w:t>
      </w:r>
      <w:r w:rsidR="00130E47">
        <w:t xml:space="preserve"> One and as a Lover of mankind. And grant</w:t>
      </w:r>
      <w:r w:rsidRPr="001A4291">
        <w:t xml:space="preserve"> us, O</w:t>
      </w:r>
      <w:r w:rsidR="00130E47">
        <w:t xml:space="preserve"> God, a peaceful night, and a pure sleep</w:t>
      </w:r>
      <w:r w:rsidR="001225FA">
        <w:t xml:space="preserve">. </w:t>
      </w:r>
      <w:r w:rsidRPr="001A4291">
        <w:t>A</w:t>
      </w:r>
      <w:r w:rsidR="00130E47">
        <w:t>nd send to us an angel of peace</w:t>
      </w:r>
      <w:r w:rsidRPr="001A4291">
        <w:t xml:space="preserve"> to keep us from every evil, ever</w:t>
      </w:r>
      <w:r w:rsidR="00130E47">
        <w:t>y calamity and every temptation</w:t>
      </w:r>
      <w:r w:rsidRPr="001A4291">
        <w:t xml:space="preserve"> of the enemy</w:t>
      </w:r>
      <w:r w:rsidR="001225FA">
        <w:t xml:space="preserve">. </w:t>
      </w:r>
    </w:p>
    <w:p w14:paraId="4DB38A97" w14:textId="77777777" w:rsidR="00BD252D" w:rsidRPr="00251DB9" w:rsidRDefault="00BD252D" w:rsidP="00251DB9">
      <w:pPr>
        <w:pStyle w:val="Prose"/>
      </w:pPr>
      <w:r w:rsidRPr="001A4291">
        <w:t xml:space="preserve">By the grace, compassion and love of mankind, of </w:t>
      </w:r>
      <w:r w:rsidR="001040C8">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w:t>
      </w:r>
      <w:r w:rsidRPr="001A4291">
        <w:lastRenderedPageBreak/>
        <w:t xml:space="preserve">adoration are due unto </w:t>
      </w:r>
      <w:r w:rsidR="001040C8">
        <w:t>You</w:t>
      </w:r>
      <w:r w:rsidRPr="001A4291">
        <w:t>, with Him, and the Holy Spirit, the Life</w:t>
      </w:r>
      <w:r w:rsidRPr="001A4291">
        <w:noBreakHyphen/>
        <w:t>Giver</w:t>
      </w:r>
      <w:r w:rsidR="001225FA">
        <w:t xml:space="preserve">, </w:t>
      </w:r>
      <w:r w:rsidRPr="001A4291">
        <w:t xml:space="preserve">Who is of One Essence with </w:t>
      </w:r>
      <w:r w:rsidR="001040C8">
        <w:t>You</w:t>
      </w:r>
      <w:r w:rsidRPr="001A4291">
        <w:t>, now, and at all times, and unto the age of all ages</w:t>
      </w:r>
      <w:r w:rsidR="001225FA">
        <w:t xml:space="preserve">. </w:t>
      </w:r>
      <w:r w:rsidRPr="001A4291">
        <w:t>Amen.</w:t>
      </w:r>
    </w:p>
    <w:p w14:paraId="7BD8B1D2" w14:textId="5A3C236E" w:rsidR="00BD252D" w:rsidRDefault="00BD252D" w:rsidP="005F5CA1">
      <w:pPr>
        <w:pStyle w:val="Rubric"/>
        <w:rPr>
          <w:lang w:val="en-GB"/>
        </w:rPr>
      </w:pPr>
      <w:r w:rsidRPr="001A4291">
        <w:rPr>
          <w:lang w:val="en-GB"/>
        </w:rPr>
        <w:t>Then shall be said "T</w:t>
      </w:r>
      <w:r w:rsidR="00251DB9">
        <w:rPr>
          <w:lang w:val="en-GB"/>
        </w:rPr>
        <w:t xml:space="preserve">he Prayer of the hours" (page </w:t>
      </w:r>
      <w:r w:rsidR="003A78C2">
        <w:rPr>
          <w:lang w:val="en-GB"/>
        </w:rPr>
        <w:fldChar w:fldCharType="begin"/>
      </w:r>
      <w:r w:rsidR="00251DB9">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80C42FD" w14:textId="77777777" w:rsidR="00346189" w:rsidRDefault="00346189" w:rsidP="00837F89">
      <w:pPr>
        <w:pStyle w:val="Body"/>
      </w:pPr>
      <w:r>
        <w:br w:type="page"/>
      </w:r>
    </w:p>
    <w:p w14:paraId="432AC5DE" w14:textId="4B9B189E" w:rsidR="00441BAC" w:rsidRDefault="00441BAC" w:rsidP="00441BAC">
      <w:pPr>
        <w:pStyle w:val="Heading3"/>
      </w:pPr>
      <w:bookmarkStart w:id="92" w:name="_Toc448227459"/>
      <w:r>
        <w:lastRenderedPageBreak/>
        <w:t>The Psalms of the Twelfth Hour (Old Rite)</w:t>
      </w:r>
      <w:bookmarkEnd w:id="92"/>
    </w:p>
    <w:p w14:paraId="5AF5A3CC" w14:textId="77777777" w:rsidR="00441BAC" w:rsidRDefault="00441BAC" w:rsidP="00441BAC">
      <w:pPr>
        <w:pStyle w:val="Rubric"/>
        <w:rPr>
          <w:lang w:val="en-US"/>
        </w:rPr>
      </w:pPr>
      <w:r>
        <w:rPr>
          <w:lang w:val="en-US"/>
        </w:rPr>
        <w:t>The worshipper prays the introductory prayers,</w:t>
      </w:r>
    </w:p>
    <w:p w14:paraId="1C99B442" w14:textId="44084E77" w:rsidR="00441BAC" w:rsidRDefault="001744DD" w:rsidP="00541EC1">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441BAC">
        <w:rPr>
          <w:lang w:val="en-US"/>
        </w:rPr>
        <w:tab/>
      </w:r>
      <w:r w:rsidR="003A78C2">
        <w:rPr>
          <w:lang w:val="en-US"/>
        </w:rPr>
        <w:fldChar w:fldCharType="begin"/>
      </w:r>
      <w:r w:rsidR="00441BAC">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FA51813" w14:textId="72FCAA77" w:rsidR="00441BAC" w:rsidRDefault="001744DD" w:rsidP="00541EC1">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441BAC">
        <w:rPr>
          <w:lang w:val="en-US"/>
        </w:rPr>
        <w:tab/>
      </w:r>
      <w:r w:rsidR="003A78C2">
        <w:rPr>
          <w:lang w:val="en-US"/>
        </w:rPr>
        <w:fldChar w:fldCharType="begin"/>
      </w:r>
      <w:r w:rsidR="00441BAC">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B99716A" w14:textId="5B796AA6" w:rsidR="00441BAC" w:rsidRDefault="001744DD" w:rsidP="00541EC1">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441BAC">
        <w:rPr>
          <w:lang w:val="en-US"/>
        </w:rPr>
        <w:tab/>
      </w:r>
      <w:r w:rsidR="003A78C2">
        <w:rPr>
          <w:lang w:val="en-US"/>
        </w:rPr>
        <w:fldChar w:fldCharType="begin"/>
      </w:r>
      <w:r w:rsidR="00441BAC">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8A0A130" w14:textId="77777777" w:rsidR="00441BAC" w:rsidRDefault="00441BAC" w:rsidP="00441BAC">
      <w:pPr>
        <w:pStyle w:val="Rubric"/>
        <w:rPr>
          <w:lang w:val="en-US"/>
        </w:rPr>
      </w:pPr>
      <w:r>
        <w:rPr>
          <w:lang w:val="en-US"/>
        </w:rPr>
        <w:t>Then shall be said,</w:t>
      </w:r>
    </w:p>
    <w:p w14:paraId="65547252" w14:textId="77777777" w:rsidR="00441BAC" w:rsidRDefault="00130E47" w:rsidP="00441BAC">
      <w:pPr>
        <w:pStyle w:val="Prose"/>
      </w:pPr>
      <w:r>
        <w:t>The hymn of the blessed Sleep</w:t>
      </w:r>
      <w:r w:rsidR="00441BAC">
        <w:t xml:space="preserve"> I offe</w:t>
      </w:r>
      <w:r>
        <w:t>r to Christ, my King and my God.</w:t>
      </w:r>
      <w:r w:rsidR="00441BAC">
        <w:t xml:space="preserve"> I will hope in Him that He may forgive me my sins.</w:t>
      </w:r>
    </w:p>
    <w:p w14:paraId="73B2A35B" w14:textId="77777777" w:rsidR="00130E47" w:rsidRDefault="00130E47" w:rsidP="00130E47">
      <w:pPr>
        <w:pStyle w:val="Prose"/>
      </w:pPr>
      <w:r>
        <w:t>Of the Psalms of David the King and Prophet; may his blessing be upon us all. Amen.</w:t>
      </w:r>
    </w:p>
    <w:p w14:paraId="2731C5A8" w14:textId="77777777" w:rsidR="00441BAC" w:rsidRDefault="00441BAC" w:rsidP="00441BAC">
      <w:pPr>
        <w:pStyle w:val="Heading5"/>
        <w:rPr>
          <w:lang w:val="en-GB"/>
        </w:rPr>
      </w:pPr>
      <w:r>
        <w:rPr>
          <w:lang w:val="en-GB"/>
        </w:rPr>
        <w:t>The Psalms</w:t>
      </w:r>
    </w:p>
    <w:p w14:paraId="3B789194" w14:textId="4E29C5EE" w:rsidR="00441BAC" w:rsidRPr="00AC19C5" w:rsidRDefault="001744DD" w:rsidP="00441BAC">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B75A28D" w14:textId="6A3D9FA4" w:rsidR="00441BAC" w:rsidRPr="00AC19C5" w:rsidRDefault="001744DD" w:rsidP="00441BAC">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0AE9AF27" w14:textId="78AC3CD5" w:rsidR="00441BAC" w:rsidRPr="00AC19C5" w:rsidRDefault="001744DD" w:rsidP="00441BAC">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41F119EC" w14:textId="3851FB7B" w:rsidR="00441BAC" w:rsidRPr="00AC19C5" w:rsidRDefault="001744DD" w:rsidP="00441BAC">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597C59C2" w14:textId="7DEBFED3" w:rsidR="00441BAC" w:rsidRPr="00AC19C5" w:rsidRDefault="001744DD" w:rsidP="00441BAC">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128C5E51" w14:textId="2B887EA8" w:rsidR="00441BAC" w:rsidRPr="00AC19C5" w:rsidRDefault="001744DD" w:rsidP="00441BAC">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2E0B000D" w14:textId="508198B8" w:rsidR="00441BAC" w:rsidRPr="00AC19C5" w:rsidRDefault="001744DD" w:rsidP="00441BAC">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770DB628" w14:textId="0079E917" w:rsidR="00441BAC" w:rsidRPr="00AC19C5" w:rsidRDefault="001744DD" w:rsidP="00441BAC">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641208A7" w14:textId="21A073FF" w:rsidR="00441BAC" w:rsidRPr="00AC19C5" w:rsidRDefault="001744DD" w:rsidP="00441BAC">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22E2CCB4" w14:textId="08D6F5F3" w:rsidR="00441BAC" w:rsidRPr="00AC19C5" w:rsidRDefault="001744DD" w:rsidP="00441BAC">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71D3EDA7" w14:textId="6EE07521" w:rsidR="00441BAC" w:rsidRPr="00AC19C5" w:rsidRDefault="001744DD" w:rsidP="00441BAC">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6A511ED2" w14:textId="7A421BD2" w:rsidR="00441BAC" w:rsidRPr="00AC19C5" w:rsidRDefault="001744DD" w:rsidP="00441BAC">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441BAC" w:rsidRPr="00AC19C5">
        <w:rPr>
          <w:rFonts w:cstheme="minorBidi"/>
        </w:rPr>
        <w:tab/>
      </w:r>
      <w:r w:rsidR="003A78C2" w:rsidRPr="00AC19C5">
        <w:rPr>
          <w:rFonts w:cstheme="minorBidi"/>
        </w:rPr>
        <w:fldChar w:fldCharType="begin"/>
      </w:r>
      <w:r w:rsidR="00441BAC"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45184192" w14:textId="77777777" w:rsidR="00441BAC" w:rsidRPr="001A4291" w:rsidRDefault="00441BAC" w:rsidP="00441BAC">
      <w:pPr>
        <w:pStyle w:val="Heading5"/>
        <w:rPr>
          <w:lang w:val="en-GB"/>
        </w:rPr>
      </w:pPr>
      <w:r>
        <w:rPr>
          <w:lang w:val="en-GB"/>
        </w:rPr>
        <w:t>The Gospel from Saint Luke</w:t>
      </w:r>
      <w:r w:rsidRPr="001A4291">
        <w:rPr>
          <w:lang w:val="en-GB"/>
        </w:rPr>
        <w:t xml:space="preserve"> 2:25</w:t>
      </w:r>
      <w:r w:rsidRPr="001A4291">
        <w:rPr>
          <w:lang w:val="en-GB"/>
        </w:rPr>
        <w:noBreakHyphen/>
        <w:t>32</w:t>
      </w:r>
    </w:p>
    <w:p w14:paraId="4E984B5D" w14:textId="77777777" w:rsidR="00130E47" w:rsidRPr="001A4291" w:rsidRDefault="00130E47" w:rsidP="00130E47">
      <w:pPr>
        <w:pStyle w:val="Prose"/>
      </w:pPr>
      <w:r>
        <w:t>B</w:t>
      </w:r>
      <w:r w:rsidRPr="001A4291">
        <w:t xml:space="preserve">ehold, there was a man in Jerusalem, whose name was </w:t>
      </w:r>
      <w:r>
        <w:t>Simeon; this man was righteous</w:t>
      </w:r>
      <w:r w:rsidRPr="001A4291">
        <w:t xml:space="preserve"> and devout, waitin</w:t>
      </w:r>
      <w:r>
        <w:t>g for the consolation of Israel,</w:t>
      </w:r>
      <w:r w:rsidRPr="001A4291">
        <w:t xml:space="preserve"> and the Holy Spirit was upon him.</w:t>
      </w:r>
      <w:r>
        <w:t xml:space="preserve"> I</w:t>
      </w:r>
      <w:r w:rsidRPr="001A4291">
        <w:t xml:space="preserve">t </w:t>
      </w:r>
      <w:r>
        <w:t>had been revealed to him by the Holy Spirit that he would not see death before he had seen</w:t>
      </w:r>
      <w:r w:rsidRPr="001A4291">
        <w:t xml:space="preserve"> the Lord Christ</w:t>
      </w:r>
      <w:r>
        <w:rPr>
          <w:rStyle w:val="FootnoteReference"/>
        </w:rPr>
        <w:footnoteReference w:id="7"/>
      </w:r>
      <w:r w:rsidRPr="001A4291">
        <w:t>.</w:t>
      </w:r>
    </w:p>
    <w:p w14:paraId="43901A02" w14:textId="77777777" w:rsidR="00130E47" w:rsidRDefault="00130E47" w:rsidP="00130E47">
      <w:pPr>
        <w:pStyle w:val="Prose"/>
        <w:rPr>
          <w:i/>
          <w:iCs/>
        </w:rPr>
      </w:pPr>
      <w:r>
        <w:t>H</w:t>
      </w:r>
      <w:r w:rsidRPr="001A4291">
        <w:t>e came in the Spirit into</w:t>
      </w:r>
      <w:r>
        <w:t xml:space="preserve"> the temple, and t</w:t>
      </w:r>
      <w:r w:rsidRPr="001A4291">
        <w:t>he parents brought in the child Jesus, to do for Him that</w:t>
      </w:r>
      <w:r>
        <w:t xml:space="preserve"> which was required by the Law.</w:t>
      </w:r>
      <w:r w:rsidRPr="001A4291">
        <w:t xml:space="preserve"> Simeon took Him up in his arms, and he blessed God, saying, </w:t>
      </w:r>
      <w:r>
        <w:t>“</w:t>
      </w:r>
      <w:r w:rsidRPr="001A4291">
        <w:t xml:space="preserve">Now, O my master, </w:t>
      </w:r>
      <w:r>
        <w:t>You are</w:t>
      </w:r>
      <w:r w:rsidRPr="001A4291">
        <w:t xml:space="preserve"> let</w:t>
      </w:r>
      <w:r>
        <w:t>ting</w:t>
      </w:r>
      <w:r w:rsidRPr="001A4291">
        <w:t xml:space="preserve"> </w:t>
      </w:r>
      <w:r>
        <w:t>Your</w:t>
      </w:r>
      <w:r w:rsidRPr="001A4291">
        <w:t xml:space="preserve"> servant depart in peace, according to </w:t>
      </w:r>
      <w:r>
        <w:lastRenderedPageBreak/>
        <w:t>Your word,</w:t>
      </w:r>
      <w:r w:rsidRPr="001A4291">
        <w:t xml:space="preserve"> for my eyes have seen </w:t>
      </w:r>
      <w:r>
        <w:t>Your sal</w:t>
      </w:r>
      <w:r>
        <w:softHyphen/>
        <w:t>vation, w</w:t>
      </w:r>
      <w:r w:rsidRPr="001A4291">
        <w:t xml:space="preserve">hich </w:t>
      </w:r>
      <w:r>
        <w:t>You</w:t>
      </w:r>
      <w:r w:rsidRPr="001A4291">
        <w:t xml:space="preserve"> </w:t>
      </w:r>
      <w:r>
        <w:t>have</w:t>
      </w:r>
      <w:r w:rsidRPr="001A4291">
        <w:t xml:space="preserve"> prepared before the face o</w:t>
      </w:r>
      <w:r>
        <w:t>f all peoples; a light of</w:t>
      </w:r>
      <w:r w:rsidRPr="001A4291">
        <w:t xml:space="preserve"> revelation to the nations, and the glory of </w:t>
      </w:r>
      <w:r>
        <w:t>Your</w:t>
      </w:r>
      <w:r w:rsidRPr="001A4291">
        <w:t xml:space="preserve"> people Israel.</w:t>
      </w:r>
      <w:r>
        <w:t>”</w:t>
      </w:r>
      <w:r w:rsidR="00FE0AE4">
        <w:t xml:space="preserve"> </w:t>
      </w:r>
      <w:r w:rsidRPr="001A4291">
        <w:rPr>
          <w:i/>
          <w:iCs/>
        </w:rPr>
        <w:t>Glory be to God forever.</w:t>
      </w:r>
    </w:p>
    <w:p w14:paraId="0A4295CC" w14:textId="77777777" w:rsidR="00441BAC" w:rsidRDefault="00441BAC" w:rsidP="00441BAC">
      <w:pPr>
        <w:pStyle w:val="Heading5"/>
      </w:pPr>
      <w:r>
        <w:t>Another Gospel According to Saint Matthew 24:45-51</w:t>
      </w:r>
    </w:p>
    <w:p w14:paraId="37796922" w14:textId="259F5372" w:rsidR="00441BAC" w:rsidRDefault="00130E47" w:rsidP="00441BAC">
      <w:pPr>
        <w:pStyle w:val="Prose"/>
        <w:rPr>
          <w:i/>
        </w:rPr>
      </w:pPr>
      <w:r>
        <w:t>Who then</w:t>
      </w:r>
      <w:r w:rsidR="00441BAC">
        <w:t xml:space="preserve"> </w:t>
      </w:r>
      <w:r>
        <w:t xml:space="preserve">is the faithful and wise </w:t>
      </w:r>
      <w:r w:rsidR="00541EC1">
        <w:t>servant</w:t>
      </w:r>
      <w:r w:rsidR="00441BAC">
        <w:t xml:space="preserve">, whom his lord will set over his </w:t>
      </w:r>
      <w:r w:rsidR="00541EC1">
        <w:t>servants</w:t>
      </w:r>
      <w:r w:rsidR="00441BAC">
        <w:t xml:space="preserve">, to give them their food in </w:t>
      </w:r>
      <w:r>
        <w:t xml:space="preserve">due season? </w:t>
      </w:r>
      <w:r w:rsidR="00541EC1">
        <w:t>T</w:t>
      </w:r>
      <w:r>
        <w:t xml:space="preserve">hat </w:t>
      </w:r>
      <w:r w:rsidR="00541EC1">
        <w:t>servant is blessed</w:t>
      </w:r>
      <w:r w:rsidR="00441BAC">
        <w:t xml:space="preserve">, if his lord should come and find him doing </w:t>
      </w:r>
      <w:r>
        <w:t>so</w:t>
      </w:r>
      <w:r w:rsidR="00441BAC">
        <w:t>. A</w:t>
      </w:r>
      <w:r w:rsidR="00A741EE">
        <w:t xml:space="preserve">men, I say to you, that he will set him over all that is his. But if that evil </w:t>
      </w:r>
      <w:r w:rsidR="00541EC1">
        <w:t>servant</w:t>
      </w:r>
      <w:r w:rsidR="00A741EE">
        <w:t xml:space="preserve"> should say in his heart,</w:t>
      </w:r>
      <w:r w:rsidR="00441BAC">
        <w:t xml:space="preserve"> </w:t>
      </w:r>
      <w:r w:rsidR="00A741EE">
        <w:t>“My l</w:t>
      </w:r>
      <w:r w:rsidR="00441BAC">
        <w:t>o</w:t>
      </w:r>
      <w:r w:rsidR="00A741EE">
        <w:t>r</w:t>
      </w:r>
      <w:r w:rsidR="00441BAC">
        <w:t>d will delay to come,</w:t>
      </w:r>
      <w:r w:rsidR="00A741EE">
        <w:t>” and</w:t>
      </w:r>
      <w:r w:rsidR="00441BAC">
        <w:t xml:space="preserve"> will b</w:t>
      </w:r>
      <w:r w:rsidR="00A741EE">
        <w:t xml:space="preserve">egin to beat his fellow </w:t>
      </w:r>
      <w:r w:rsidR="00541EC1">
        <w:t>servants</w:t>
      </w:r>
      <w:r w:rsidR="00441BAC">
        <w:t xml:space="preserve">, and to eat and to </w:t>
      </w:r>
      <w:r w:rsidR="00A741EE">
        <w:t xml:space="preserve">drink with those who are drunk, the lord of that </w:t>
      </w:r>
      <w:r w:rsidR="00541EC1">
        <w:t>servant</w:t>
      </w:r>
      <w:r w:rsidR="00441BAC">
        <w:t xml:space="preserve"> will come in a day which he does not expect, and in an hour which he does no</w:t>
      </w:r>
      <w:r w:rsidR="00A741EE">
        <w:t xml:space="preserve">t know, and he </w:t>
      </w:r>
      <w:r w:rsidR="00541EC1">
        <w:t>will</w:t>
      </w:r>
      <w:r w:rsidR="00A741EE">
        <w:t xml:space="preserve"> cut him into pieces, and he</w:t>
      </w:r>
      <w:r w:rsidR="00541EC1">
        <w:t xml:space="preserve"> will</w:t>
      </w:r>
      <w:r w:rsidR="00441BAC">
        <w:t xml:space="preserve"> set </w:t>
      </w:r>
      <w:r w:rsidR="00A741EE">
        <w:t>his portion with the hypocrites, in</w:t>
      </w:r>
      <w:r w:rsidR="00441BAC">
        <w:t xml:space="preserve"> the place in which </w:t>
      </w:r>
      <w:r w:rsidR="00A741EE">
        <w:t xml:space="preserve">there </w:t>
      </w:r>
      <w:r w:rsidR="00441BAC">
        <w:t xml:space="preserve">will be weeping and gnashing of teeth. </w:t>
      </w:r>
      <w:r w:rsidR="00441BAC">
        <w:rPr>
          <w:i/>
        </w:rPr>
        <w:t>Glory be to God forever.</w:t>
      </w:r>
    </w:p>
    <w:p w14:paraId="47C315C4" w14:textId="77777777" w:rsidR="00441BAC" w:rsidRDefault="00441BAC" w:rsidP="00441BAC">
      <w:pPr>
        <w:pStyle w:val="Heading5"/>
      </w:pPr>
      <w:r>
        <w:t>Another Gospel According to Saint Luke 21:34-38</w:t>
      </w:r>
    </w:p>
    <w:p w14:paraId="2226E6EF" w14:textId="0A66D175" w:rsidR="00441BAC" w:rsidRDefault="00A741EE" w:rsidP="00441BAC">
      <w:pPr>
        <w:pStyle w:val="Prose"/>
      </w:pPr>
      <w:r>
        <w:t>Be on guard, lest your hearts be weighed down with</w:t>
      </w:r>
      <w:r w:rsidR="00441BAC">
        <w:t xml:space="preserve"> </w:t>
      </w:r>
      <w:r>
        <w:t>entertaining distractions,</w:t>
      </w:r>
      <w:r w:rsidR="00441BAC">
        <w:t xml:space="preserve"> drunkenness</w:t>
      </w:r>
      <w:r>
        <w:t>,</w:t>
      </w:r>
      <w:r w:rsidR="00441BAC">
        <w:t xml:space="preserve"> and the </w:t>
      </w:r>
      <w:r>
        <w:t>worries</w:t>
      </w:r>
      <w:r w:rsidR="00441BAC">
        <w:t xml:space="preserve"> of </w:t>
      </w:r>
      <w:r>
        <w:t xml:space="preserve">this </w:t>
      </w:r>
      <w:r w:rsidR="00441BAC">
        <w:t>life, and suddenly that day come upon you</w:t>
      </w:r>
      <w:r>
        <w:t>. I</w:t>
      </w:r>
      <w:r w:rsidR="00441BAC">
        <w:t xml:space="preserve">t </w:t>
      </w:r>
      <w:r w:rsidR="00541EC1">
        <w:t>will</w:t>
      </w:r>
      <w:r w:rsidR="00441BAC">
        <w:t xml:space="preserve"> come </w:t>
      </w:r>
      <w:r>
        <w:t>as a snare upon every</w:t>
      </w:r>
      <w:r w:rsidR="00441BAC">
        <w:t xml:space="preserve">one who sits on the face of the earth. </w:t>
      </w:r>
      <w:r>
        <w:t>Be w</w:t>
      </w:r>
      <w:r w:rsidR="00441BAC">
        <w:t>atch</w:t>
      </w:r>
      <w:r>
        <w:t>ful</w:t>
      </w:r>
      <w:r w:rsidR="00441BAC">
        <w:t>, therefore, at all ti</w:t>
      </w:r>
      <w:r>
        <w:t>mes, praying that you may be worthy</w:t>
      </w:r>
      <w:r w:rsidR="00441BAC">
        <w:t xml:space="preserve"> to escape all these things which will happen, and </w:t>
      </w:r>
      <w:r>
        <w:t xml:space="preserve">to stand before the </w:t>
      </w:r>
      <w:r w:rsidR="00441BAC">
        <w:t xml:space="preserve">Son of Man. </w:t>
      </w:r>
      <w:r>
        <w:t>Jesus was</w:t>
      </w:r>
      <w:r w:rsidR="00441BAC">
        <w:t xml:space="preserve"> teaching </w:t>
      </w:r>
      <w:r>
        <w:t>every day in the Temple, and the evening He went out and rested</w:t>
      </w:r>
      <w:r w:rsidR="00441BAC">
        <w:t xml:space="preserve"> Himself o</w:t>
      </w:r>
      <w:r w:rsidR="00541EC1">
        <w:t>n the mountain which is called “of Olives.”</w:t>
      </w:r>
      <w:r w:rsidR="00441BAC">
        <w:t xml:space="preserve"> </w:t>
      </w:r>
      <w:r>
        <w:t xml:space="preserve">Then, early in the morning, all the people came to the Temple to listen to Him. </w:t>
      </w:r>
      <w:r>
        <w:rPr>
          <w:i/>
        </w:rPr>
        <w:t>Glory be to God forever.</w:t>
      </w:r>
    </w:p>
    <w:p w14:paraId="4976136C" w14:textId="77777777" w:rsidR="00441BAC" w:rsidRDefault="00441BAC" w:rsidP="00441BAC">
      <w:pPr>
        <w:pStyle w:val="Heading5"/>
      </w:pPr>
      <w:r>
        <w:t xml:space="preserve">Prophecy from </w:t>
      </w:r>
      <w:commentRangeStart w:id="93"/>
      <w:r>
        <w:t xml:space="preserve">Isaiah </w:t>
      </w:r>
      <w:commentRangeEnd w:id="93"/>
      <w:r w:rsidR="00A741EE">
        <w:rPr>
          <w:rStyle w:val="CommentReference"/>
          <w:rFonts w:eastAsiaTheme="minorHAnsi" w:cstheme="minorBidi"/>
        </w:rPr>
        <w:commentReference w:id="93"/>
      </w:r>
      <w:r>
        <w:t>8:8-9:6</w:t>
      </w:r>
    </w:p>
    <w:p w14:paraId="51D403B4" w14:textId="77777777" w:rsidR="00441BAC" w:rsidRPr="004D6AF7" w:rsidRDefault="00441BAC" w:rsidP="00441BAC">
      <w:pPr>
        <w:pStyle w:val="Prose"/>
      </w:pPr>
      <w:r>
        <w:t xml:space="preserve">God is with us. Know, all nations, that God is with us. Know to the end of the earth that God is with us. All your counsels will be brought to nought, and you should strengthen your hands again, you will become feeble, for God is with us. And all counsels which you shall counsel will not be able to stand, for God is with us; all your words will be brought to nought at once, for God is with us. And the fear of you we will not fear, neither will we be grieved at heart, for God is with us. And the Lord, you will bless Him, for He is our God: He it is Who gives strength to us, for God is with us. For we have trusted in Him, and on account of Him we will be saved, for God is with us. Behold, I and the children whom God hath given to me. The people who walk in darkness have seen a great light; and on them who sit in the land and the shadow of death a light hath shone, for God is with us, Whose government shall be upon His shoulders, Wonderful Counsellor, for God is with us. God Who is strong, Who is of authority, Prince of Peace and Father of the future ages, for God is with us. </w:t>
      </w:r>
      <w:r>
        <w:rPr>
          <w:i/>
        </w:rPr>
        <w:t>Glory to the holy Trinity.</w:t>
      </w:r>
    </w:p>
    <w:p w14:paraId="4D9EF8B1" w14:textId="77777777" w:rsidR="00441BAC" w:rsidRPr="001A4291" w:rsidRDefault="00441BAC" w:rsidP="00441BAC">
      <w:pPr>
        <w:pStyle w:val="Rubric"/>
        <w:rPr>
          <w:lang w:val="en-GB"/>
        </w:rPr>
      </w:pPr>
      <w:r w:rsidRPr="001A4291">
        <w:rPr>
          <w:lang w:val="en-GB"/>
        </w:rPr>
        <w:t>Then shall these Troparia be said,</w:t>
      </w:r>
    </w:p>
    <w:p w14:paraId="66B77225" w14:textId="77777777" w:rsidR="00441BAC" w:rsidRDefault="00441BAC" w:rsidP="00441BAC">
      <w:pPr>
        <w:pStyle w:val="Prose"/>
      </w:pPr>
      <w:r>
        <w:t>Behold the day has passed. We give thanks to</w:t>
      </w:r>
      <w:r w:rsidR="00A741EE">
        <w:t xml:space="preserve"> You, Lord, and we entreat You,</w:t>
      </w:r>
      <w:r>
        <w:t xml:space="preserve"> graciously accord to us</w:t>
      </w:r>
      <w:r w:rsidR="007955F4">
        <w:t xml:space="preserve"> that</w:t>
      </w:r>
      <w:r>
        <w:t xml:space="preserve"> this evening and this night, we </w:t>
      </w:r>
      <w:r w:rsidR="007955F4">
        <w:t xml:space="preserve">may </w:t>
      </w:r>
      <w:r>
        <w:t>be without sin, O Saviour, and deliver us.</w:t>
      </w:r>
    </w:p>
    <w:p w14:paraId="26A2D919" w14:textId="77777777" w:rsidR="00A741EE" w:rsidRPr="004E1800" w:rsidRDefault="00A741EE" w:rsidP="00A741EE">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506F5DE3" w14:textId="77777777" w:rsidR="007955F4" w:rsidRDefault="007955F4" w:rsidP="007955F4">
      <w:pPr>
        <w:pStyle w:val="Prose"/>
      </w:pPr>
      <w:commentRangeStart w:id="94"/>
      <w:r>
        <w:t xml:space="preserve">Behold </w:t>
      </w:r>
      <w:commentRangeEnd w:id="94"/>
      <w:r>
        <w:rPr>
          <w:rStyle w:val="CommentReference"/>
          <w:lang w:val="en-CA"/>
        </w:rPr>
        <w:commentReference w:id="94"/>
      </w:r>
      <w:r>
        <w:t>the day has passed. We give thanks to You, Lord, and we entreat You, graciously accord to us that this evening and this night, we may be without sin, O Saviour, and deliver us.</w:t>
      </w:r>
    </w:p>
    <w:p w14:paraId="5B71A415"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31B09292" w14:textId="77777777" w:rsidR="00441BAC" w:rsidRDefault="00441BAC" w:rsidP="00441BAC">
      <w:pPr>
        <w:pStyle w:val="Prose"/>
      </w:pPr>
      <w:r>
        <w:t xml:space="preserve">The </w:t>
      </w:r>
      <w:r w:rsidR="007955F4">
        <w:t>Incorporeal</w:t>
      </w:r>
      <w:r>
        <w:t xml:space="preserve"> Natures, the Cherubim who are a multitude of eyes</w:t>
      </w:r>
      <w:r w:rsidR="007955F4">
        <w:t>,</w:t>
      </w:r>
      <w:r>
        <w:t xml:space="preserve"> and the Seraphim who possess six wings, exalt You </w:t>
      </w:r>
      <w:r w:rsidR="007955F4">
        <w:t xml:space="preserve">with unceasing voices, </w:t>
      </w:r>
      <w:r>
        <w:t>together with the Angels</w:t>
      </w:r>
      <w:r w:rsidR="007955F4">
        <w:t>,</w:t>
      </w:r>
      <w:r>
        <w:t xml:space="preserve"> with the hymn of the </w:t>
      </w:r>
      <w:r w:rsidR="007955F4">
        <w:t>Trisagion</w:t>
      </w:r>
      <w:r>
        <w:t xml:space="preserve"> before the age. You, the beginningless Father and the </w:t>
      </w:r>
      <w:r w:rsidR="007955F4">
        <w:t>Coessential Son</w:t>
      </w:r>
      <w:r w:rsidR="00FE0AE4">
        <w:t xml:space="preserve"> </w:t>
      </w:r>
      <w:r>
        <w:t>with You</w:t>
      </w:r>
      <w:r w:rsidR="007955F4">
        <w:t>,</w:t>
      </w:r>
      <w:r>
        <w:t xml:space="preserve"> and the Holy Spirit, the Life-Give</w:t>
      </w:r>
      <w:r w:rsidR="007955F4">
        <w:t>r, an Undivided Trinity, You have</w:t>
      </w:r>
      <w:r>
        <w:t xml:space="preserve"> been manifested to us from the Holy Virgin through Your L</w:t>
      </w:r>
      <w:r w:rsidR="007955F4">
        <w:t>ogos, Christ our Helper. You have</w:t>
      </w:r>
      <w:r>
        <w:t xml:space="preserve"> called the ascetics and the prophets and the martyrs to an immortality from You; and these are gathered together, praying for the pardon of our transgressions, because we all have fled from toils through the deceit of the Enemy. Heal us, that we may sing</w:t>
      </w:r>
      <w:r w:rsidR="007955F4">
        <w:t xml:space="preserve"> to You with the angles, saying,</w:t>
      </w:r>
      <w:r>
        <w:t xml:space="preserve"> </w:t>
      </w:r>
      <w:r w:rsidR="007955F4">
        <w:t>“</w:t>
      </w:r>
      <w:r>
        <w:t>Holy, Holy, Holy, Lord of Hosts, the heavens and the earth are fully of Your holy glory.</w:t>
      </w:r>
      <w:r w:rsidR="007955F4">
        <w:t>”</w:t>
      </w:r>
    </w:p>
    <w:p w14:paraId="5DF3B5D1" w14:textId="77777777" w:rsidR="00B65D4D" w:rsidRPr="001A4291" w:rsidRDefault="00B65D4D" w:rsidP="00B65D4D">
      <w:pPr>
        <w:pStyle w:val="Heading5"/>
        <w:rPr>
          <w:lang w:val="en-GB"/>
        </w:rPr>
      </w:pPr>
      <w:r>
        <w:rPr>
          <w:lang w:val="en-GB"/>
        </w:rPr>
        <w:t>Hail to You</w:t>
      </w:r>
    </w:p>
    <w:p w14:paraId="6992F767" w14:textId="77777777" w:rsidR="00B65D4D" w:rsidRPr="001A4291" w:rsidRDefault="00B65D4D" w:rsidP="00B65D4D">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462A1A83" w14:textId="1629111E" w:rsidR="00B65D4D" w:rsidRPr="001A4291" w:rsidRDefault="00B65D4D" w:rsidP="00B65D4D">
      <w:pPr>
        <w:pStyle w:val="Prose"/>
      </w:pPr>
      <w:r w:rsidRPr="001A4291">
        <w:t xml:space="preserve">O Virgin Mary, the holy </w:t>
      </w:r>
      <w:r w:rsidR="00541EC1">
        <w:t>Theotokos</w:t>
      </w:r>
      <w:r w:rsidRPr="001A4291">
        <w:t>, the faithful advo</w:t>
      </w:r>
      <w:r w:rsidRPr="001A4291">
        <w:softHyphen/>
        <w:t xml:space="preserve">cate for all mankind, intercede on our behalf before Christ, Whom you have brought forth, that He may forgive us our sins. </w:t>
      </w:r>
    </w:p>
    <w:p w14:paraId="5847E33D" w14:textId="77777777" w:rsidR="00B65D4D" w:rsidRPr="001A4291" w:rsidRDefault="00B65D4D" w:rsidP="00B65D4D">
      <w:pPr>
        <w:pStyle w:val="Heading5"/>
        <w:rPr>
          <w:lang w:val="en-GB"/>
        </w:rPr>
      </w:pPr>
      <w:r>
        <w:rPr>
          <w:lang w:val="en-GB"/>
        </w:rPr>
        <w:t>The Introduction to the Creed</w:t>
      </w:r>
    </w:p>
    <w:p w14:paraId="58E57838" w14:textId="77777777" w:rsidR="00B65D4D" w:rsidRPr="001A4291" w:rsidRDefault="00B65D4D" w:rsidP="00B65D4D">
      <w:pPr>
        <w:pStyle w:val="Prose"/>
      </w:pPr>
      <w:r w:rsidRPr="001A4291">
        <w:t>We exalt you, the Mother of the True Light. We glorify you, O saint and Mother of God, for you brought forth unto us the Saviour of the whole world; He came and saved our souls.</w:t>
      </w:r>
    </w:p>
    <w:p w14:paraId="7641ED1C" w14:textId="77777777" w:rsidR="00B65D4D" w:rsidRPr="001A4291" w:rsidRDefault="00B65D4D" w:rsidP="00B65D4D">
      <w:pPr>
        <w:pStyle w:val="Prose"/>
      </w:pPr>
      <w:r w:rsidRPr="001A4291">
        <w:t xml:space="preserve">Glory to </w:t>
      </w:r>
      <w:r>
        <w:t>You</w:t>
      </w:r>
      <w:r w:rsidRPr="001A4291">
        <w:t>, our Master, our King, Christ; the pride of the Apostles, the crown of the martyrs, the joy of the righteous, the firmness of the churches, the forgiveness of sins.</w:t>
      </w:r>
    </w:p>
    <w:p w14:paraId="5A32332C" w14:textId="77777777" w:rsidR="00B65D4D" w:rsidRPr="001A4291" w:rsidRDefault="00B65D4D" w:rsidP="00B65D4D">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52E1FD51" w14:textId="77777777" w:rsidR="00B65D4D" w:rsidRPr="001A4291" w:rsidRDefault="00B65D4D" w:rsidP="00B65D4D">
      <w:pPr>
        <w:pStyle w:val="Heading5"/>
        <w:rPr>
          <w:rFonts w:cs="@MingLiU"/>
          <w:lang w:val="en-GB"/>
        </w:rPr>
      </w:pPr>
      <w:r>
        <w:rPr>
          <w:lang w:val="en-GB"/>
        </w:rPr>
        <w:t>The Orthodox Creed</w:t>
      </w:r>
    </w:p>
    <w:p w14:paraId="42C00091" w14:textId="77777777" w:rsidR="00B65D4D" w:rsidRPr="001A4291" w:rsidRDefault="00B65D4D" w:rsidP="00B65D4D">
      <w:pPr>
        <w:pStyle w:val="Prose"/>
      </w:pPr>
      <w:r w:rsidRPr="001A4291">
        <w:t>We believe in one God; God the Father, the Pantocrator, Who created heaven and earth, and all things seen and unseen.</w:t>
      </w:r>
    </w:p>
    <w:p w14:paraId="5AE282FB" w14:textId="77777777" w:rsidR="00B65D4D" w:rsidRPr="001A4291" w:rsidRDefault="00B65D4D" w:rsidP="00B65D4D">
      <w:pPr>
        <w:pStyle w:val="Prose"/>
      </w:pPr>
      <w:r w:rsidRPr="001A4291">
        <w:t>We believe in one Lord; Jesus Christ, the Only</w:t>
      </w:r>
      <w:r w:rsidRPr="001A4291">
        <w:noBreakHyphen/>
        <w:t>Begotten Son of God, begotten of the Father before all ages</w:t>
      </w:r>
      <w:r w:rsidR="001225FA">
        <w:t xml:space="preserve">. </w:t>
      </w:r>
      <w:r w:rsidRPr="001A4291">
        <w:t xml:space="preserve">Light of Light; True God of True God; begotten, not created; of One </w:t>
      </w:r>
      <w:r w:rsidRPr="001A4291">
        <w:lastRenderedPageBreak/>
        <w:t>Essence with the Father; by Whom all things were made; Who, for us men and for our salvation, came down from heaven, and was incarnate of the Holy Spirit, and of the Vir</w:t>
      </w:r>
      <w:r w:rsidRPr="001A4291">
        <w:softHyphen/>
        <w:t>gin Mary, and became man.</w:t>
      </w:r>
    </w:p>
    <w:p w14:paraId="3EC7BBE3" w14:textId="77777777" w:rsidR="00B65D4D" w:rsidRPr="001A4291" w:rsidRDefault="00B65D4D" w:rsidP="00B65D4D">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0F7FD21A" w14:textId="77777777" w:rsidR="00B65D4D" w:rsidRPr="001A4291" w:rsidRDefault="00B65D4D" w:rsidP="00B65D4D">
      <w:pPr>
        <w:pStyle w:val="Prose"/>
      </w:pPr>
      <w:r w:rsidRPr="001A4291">
        <w:t>Yes, we believe in the Holy Spirit; the Lord, the Giver of Life; Who comes forth from the Father; Who, with the Father and the Son, is worshipped and glorified; Who spoke by the prophets.</w:t>
      </w:r>
    </w:p>
    <w:p w14:paraId="35ABF2BB" w14:textId="77777777" w:rsidR="00B65D4D" w:rsidRDefault="00B65D4D" w:rsidP="00B65D4D">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208BCE1F" w14:textId="77777777" w:rsidR="00B65D4D" w:rsidRPr="00BD252D" w:rsidRDefault="00B65D4D" w:rsidP="00B65D4D">
      <w:pPr>
        <w:pStyle w:val="Prose"/>
      </w:pPr>
    </w:p>
    <w:p w14:paraId="2E6F3B1A" w14:textId="77777777" w:rsidR="00B65D4D" w:rsidRDefault="00B65D4D" w:rsidP="00B65D4D">
      <w:pPr>
        <w:pStyle w:val="Prose"/>
      </w:pPr>
      <w:r>
        <w:t>Holy Theotokos, intercede for us, we sinners. All heavenly Powers, the Angels and the Archangels, the Cherubim and the Seraphim, intercede for us, we sinners. Holy John the Forerunner, the Baptist and Martyr, intercede for us, we sinners. Holy Apostles, the Preachers and Evangelists, intercede for us, we sinners. All wonder-working Prophets, Moses and Aaron and Elijah and Elisha, and all the rest of the Prophets, intercede for us, we sinners. All the choir of the Martyrs, the Confessors, the holy Ascetics, intercede for us, we sinners. Our holy high-priestly fathers, the combatants for the Orthodox Faith, intercede for us, we sinners. Our holy Cross-bearing, Spirit-bearing, ascetic fathers, intercede for us, we sinners. Through the power of the saving, incomprehensible Cross, take not away from us Your mercy.</w:t>
      </w:r>
    </w:p>
    <w:p w14:paraId="7C3B24FD" w14:textId="77777777" w:rsidR="00B65D4D" w:rsidRDefault="00B65D4D" w:rsidP="00B65D4D">
      <w:pPr>
        <w:pStyle w:val="Prose"/>
      </w:pPr>
    </w:p>
    <w:p w14:paraId="0407083B" w14:textId="53E78B42" w:rsidR="00B65D4D" w:rsidRDefault="00B65D4D" w:rsidP="00B65D4D">
      <w:pPr>
        <w:pStyle w:val="Prose"/>
      </w:pPr>
      <w:r>
        <w:t>(</w:t>
      </w:r>
      <w:r w:rsidRPr="00B65D4D">
        <w:rPr>
          <w:rStyle w:val="RubricsInBodyChar"/>
        </w:rPr>
        <w:t>Thrice,</w:t>
      </w:r>
      <w:r>
        <w:t>) Lord, forgive me, I the sinner, and have mercy upon me, for You are blessed unto the age of all ages. Amen.</w:t>
      </w:r>
      <w:r w:rsidR="00541EC1">
        <w:rPr>
          <w:rStyle w:val="FootnoteReference"/>
        </w:rPr>
        <w:footnoteReference w:id="8"/>
      </w:r>
    </w:p>
    <w:p w14:paraId="1CD37EE6" w14:textId="77777777" w:rsidR="00B65D4D" w:rsidRDefault="00B65D4D" w:rsidP="00441BAC">
      <w:pPr>
        <w:pStyle w:val="Prose"/>
      </w:pPr>
    </w:p>
    <w:p w14:paraId="78B8119F" w14:textId="77777777" w:rsidR="00441BAC" w:rsidRPr="00BD252D" w:rsidRDefault="00441BAC" w:rsidP="00441BAC">
      <w:pPr>
        <w:pStyle w:val="Rubric"/>
        <w:rPr>
          <w:rFonts w:cs="Segoe Script"/>
          <w:sz w:val="22"/>
          <w:lang w:val="en-GB"/>
        </w:rPr>
      </w:pPr>
      <w:r w:rsidRPr="001A4291">
        <w:rPr>
          <w:lang w:val="en-GB"/>
        </w:rPr>
        <w:t>Then shall be said,</w:t>
      </w:r>
    </w:p>
    <w:p w14:paraId="5774E733" w14:textId="77777777" w:rsidR="00952359" w:rsidRDefault="00952359" w:rsidP="00952359">
      <w:pPr>
        <w:pStyle w:val="Body"/>
        <w:rPr>
          <w:lang w:val="en-GB"/>
        </w:rPr>
      </w:pPr>
      <w:r>
        <w:rPr>
          <w:lang w:val="en-GB"/>
        </w:rPr>
        <w:t>Graciously accord, O Lord, to keep us this night without sin. You are blessed, O Lord, God of our fathers, and Your Holy Name is greatly blessed and full of glory forever. Amen.</w:t>
      </w:r>
    </w:p>
    <w:p w14:paraId="3AD685EB" w14:textId="77777777" w:rsidR="00952359" w:rsidRDefault="00952359" w:rsidP="00952359">
      <w:pPr>
        <w:pStyle w:val="Body"/>
        <w:rPr>
          <w:lang w:val="en-GB"/>
        </w:rPr>
      </w:pPr>
      <w:r>
        <w:rPr>
          <w:lang w:val="en-GB"/>
        </w:rPr>
        <w:t>Let Your mercy be upon us, O Lord, even as we have set our hope in You. For the eyes of everyone wait upon You, for You give them their food in due season.</w:t>
      </w:r>
    </w:p>
    <w:p w14:paraId="52DC528D" w14:textId="77777777" w:rsidR="00952359" w:rsidRDefault="00952359" w:rsidP="00952359">
      <w:pPr>
        <w:pStyle w:val="Body"/>
        <w:rPr>
          <w:lang w:val="en-GB"/>
        </w:rPr>
      </w:pPr>
      <w:r>
        <w:rPr>
          <w:lang w:val="en-GB"/>
        </w:rPr>
        <w:t>Hearken to us, O God, our Redeemer, the hope of all the regions of the earth. And You, O Lord, will keep us, deliver us, and save us from this generation and forever. Amen.</w:t>
      </w:r>
    </w:p>
    <w:p w14:paraId="6957BE51" w14:textId="77777777" w:rsidR="00952359" w:rsidRDefault="00952359" w:rsidP="00952359">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662D141F" w14:textId="77777777" w:rsidR="00952359" w:rsidRDefault="00952359" w:rsidP="00952359">
      <w:pPr>
        <w:pStyle w:val="Body"/>
        <w:rPr>
          <w:lang w:val="en-GB"/>
        </w:rPr>
      </w:pPr>
      <w:r>
        <w:rPr>
          <w:lang w:val="en-GB"/>
        </w:rPr>
        <w:t>Your mercy, O Lord, endures forever. O despise not the works of Your hands.</w:t>
      </w:r>
    </w:p>
    <w:p w14:paraId="6A69DC46" w14:textId="77777777" w:rsidR="00952359" w:rsidRDefault="00952359" w:rsidP="00952359">
      <w:pPr>
        <w:pStyle w:val="Body"/>
        <w:rPr>
          <w:lang w:val="en-GB"/>
        </w:rPr>
      </w:pPr>
      <w:r>
        <w:rPr>
          <w:lang w:val="en-GB"/>
        </w:rPr>
        <w:t>Lord, You have been our refuge in all generations. I said, “Be merciful to me, heal my soul; for I have sinned against You.”</w:t>
      </w:r>
    </w:p>
    <w:p w14:paraId="7A3462A9" w14:textId="77777777" w:rsidR="00952359" w:rsidRDefault="00952359" w:rsidP="00952359">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46B9E98D" w14:textId="7AFED9C7" w:rsidR="00952359" w:rsidRDefault="00E064B4" w:rsidP="00952359">
      <w:pPr>
        <w:pStyle w:val="Body"/>
        <w:rPr>
          <w:lang w:val="en-GB"/>
        </w:rPr>
      </w:pPr>
      <w:r>
        <w:rPr>
          <w:lang w:val="en-GB"/>
        </w:rPr>
        <w:t>The b</w:t>
      </w:r>
      <w:r w:rsidR="00952359">
        <w:rPr>
          <w:lang w:val="en-GB"/>
        </w:rPr>
        <w:t xml:space="preserve">lessing belongs to You, </w:t>
      </w:r>
      <w:r>
        <w:rPr>
          <w:lang w:val="en-GB"/>
        </w:rPr>
        <w:t xml:space="preserve">the </w:t>
      </w:r>
      <w:r w:rsidR="00952359">
        <w:rPr>
          <w:lang w:val="en-GB"/>
        </w:rPr>
        <w:t xml:space="preserve">praise belongs to You praise, </w:t>
      </w:r>
      <w:r>
        <w:rPr>
          <w:lang w:val="en-GB"/>
        </w:rPr>
        <w:t xml:space="preserve">the </w:t>
      </w:r>
      <w:r w:rsidR="00952359">
        <w:rPr>
          <w:lang w:val="en-GB"/>
        </w:rPr>
        <w:t>glory belongs to You, O Father, Son and Holy Spirit, now, and forever and ever. Amen.</w:t>
      </w:r>
    </w:p>
    <w:p w14:paraId="65419F4F" w14:textId="77777777" w:rsidR="00952359" w:rsidRPr="008D61EA" w:rsidRDefault="00952359" w:rsidP="00952359">
      <w:pPr>
        <w:pStyle w:val="Body"/>
        <w:rPr>
          <w:lang w:val="en-GB"/>
        </w:rPr>
      </w:pPr>
      <w:r>
        <w:rPr>
          <w:lang w:val="en-GB"/>
        </w:rPr>
        <w:t xml:space="preserve">It is a good thing to confess </w:t>
      </w:r>
      <w:commentRangeStart w:id="95"/>
      <w:r>
        <w:rPr>
          <w:lang w:val="en-GB"/>
        </w:rPr>
        <w:t xml:space="preserve">to </w:t>
      </w:r>
      <w:commentRangeEnd w:id="95"/>
      <w:r>
        <w:rPr>
          <w:rStyle w:val="CommentReference"/>
          <w:lang w:val="en-CA"/>
        </w:rPr>
        <w:commentReference w:id="95"/>
      </w:r>
      <w:r>
        <w:rPr>
          <w:lang w:val="en-GB"/>
        </w:rPr>
        <w:t>the Lord, and to sing praises unto Your Name, O Most High; to show forth Your loving</w:t>
      </w:r>
      <w:r>
        <w:rPr>
          <w:lang w:val="en-GB"/>
        </w:rPr>
        <w:noBreakHyphen/>
        <w:t>kindness in the morning, and Your faithfulness every night.</w:t>
      </w:r>
    </w:p>
    <w:p w14:paraId="033CE297" w14:textId="77777777" w:rsidR="00441BAC" w:rsidRPr="001A4291" w:rsidRDefault="00D972E7" w:rsidP="00441BAC">
      <w:pPr>
        <w:pStyle w:val="Heading5"/>
        <w:rPr>
          <w:rFonts w:cs="@MingLiU"/>
          <w:lang w:val="en-GB"/>
        </w:rPr>
      </w:pPr>
      <w:r>
        <w:rPr>
          <w:lang w:val="en-GB"/>
        </w:rPr>
        <w:t>The Trisagion</w:t>
      </w:r>
    </w:p>
    <w:p w14:paraId="34083064" w14:textId="77777777" w:rsidR="00952359" w:rsidRPr="001A4291" w:rsidRDefault="00952359" w:rsidP="00952359">
      <w:pPr>
        <w:pStyle w:val="Prose"/>
      </w:pPr>
      <w:r w:rsidRPr="001A4291">
        <w:t>Holy God, Holy Mighty, Holy Immortal, Who was born of the Virgin, have mercy on us.</w:t>
      </w:r>
    </w:p>
    <w:p w14:paraId="39354ABD" w14:textId="77777777" w:rsidR="00952359" w:rsidRPr="001A4291" w:rsidRDefault="00952359" w:rsidP="00952359">
      <w:pPr>
        <w:pStyle w:val="Prose"/>
      </w:pPr>
      <w:r w:rsidRPr="001A4291">
        <w:t>Holy God, Holy Mighty, Holy Immortal, Who was crucified for us, have mercy on us.</w:t>
      </w:r>
    </w:p>
    <w:p w14:paraId="4C810967" w14:textId="77777777" w:rsidR="00952359" w:rsidRPr="001A4291" w:rsidRDefault="00952359" w:rsidP="00952359">
      <w:pPr>
        <w:pStyle w:val="Prose"/>
      </w:pPr>
      <w:r w:rsidRPr="001A4291">
        <w:t>Holy God, Holy Mighty, Holy Immortal, Who rose from the dead and ascended into the heavens, have mercy on us.</w:t>
      </w:r>
    </w:p>
    <w:p w14:paraId="0D529EF8"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35A94ECF"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3B413650"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FCD701B"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17529BDF"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2A15C04D" w14:textId="77777777" w:rsidR="00441BAC" w:rsidRPr="001A4291" w:rsidRDefault="00441BAC" w:rsidP="00441BAC">
      <w:commentRangeStart w:id="96"/>
      <w:r w:rsidRPr="001A4291">
        <w:t xml:space="preserve">Our </w:t>
      </w:r>
      <w:commentRangeEnd w:id="96"/>
      <w:r>
        <w:rPr>
          <w:rStyle w:val="CommentReference"/>
        </w:rPr>
        <w:commentReference w:id="96"/>
      </w:r>
      <w:r w:rsidRPr="001A4291">
        <w:t>Father in Heaven...</w:t>
      </w:r>
    </w:p>
    <w:p w14:paraId="1F7F174D" w14:textId="77777777" w:rsidR="00441BAC" w:rsidRPr="001A4291" w:rsidRDefault="00441BAC" w:rsidP="00441BAC">
      <w:pPr>
        <w:pStyle w:val="Rubric"/>
        <w:rPr>
          <w:lang w:val="en-GB"/>
        </w:rPr>
      </w:pPr>
      <w:r w:rsidRPr="001A4291">
        <w:rPr>
          <w:lang w:val="en-GB"/>
        </w:rPr>
        <w:t>Then shall these Troparia be said,</w:t>
      </w:r>
    </w:p>
    <w:p w14:paraId="69ADA9D4" w14:textId="008968F2" w:rsidR="00441BAC" w:rsidRDefault="00441BAC" w:rsidP="00441BAC">
      <w:pPr>
        <w:pStyle w:val="Prose"/>
      </w:pPr>
      <w:r>
        <w:t xml:space="preserve">You, Lord, </w:t>
      </w:r>
      <w:r w:rsidR="007955F4">
        <w:t>know</w:t>
      </w:r>
      <w:r>
        <w:t xml:space="preserve"> the rising up of mine enemies, and </w:t>
      </w:r>
      <w:r w:rsidR="007955F4">
        <w:t xml:space="preserve">You understand </w:t>
      </w:r>
      <w:r>
        <w:t>the feebleness of my nature, O Creator. Behold, I will commit my spirit into Your hands. Overshadow me with the wings of Your goodness, in order that I sleep not unto death. Enlighten my eyes to the greatness of Your word</w:t>
      </w:r>
      <w:r w:rsidR="007955F4">
        <w:t>s, raise me up at all times to</w:t>
      </w:r>
      <w:r w:rsidR="00E064B4">
        <w:t xml:space="preserve"> glorify</w:t>
      </w:r>
      <w:r>
        <w:t xml:space="preserve"> You, for You alone </w:t>
      </w:r>
      <w:r w:rsidR="00C104A1">
        <w:t>are</w:t>
      </w:r>
      <w:r>
        <w:t xml:space="preserve"> Good and the Lover of mankind.</w:t>
      </w:r>
    </w:p>
    <w:p w14:paraId="46592772" w14:textId="77777777" w:rsidR="007955F4" w:rsidRPr="004E1800" w:rsidRDefault="007955F4" w:rsidP="007955F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54B1CCC" w14:textId="1226AE27" w:rsidR="00441BAC" w:rsidRDefault="007955F4" w:rsidP="00441BAC">
      <w:pPr>
        <w:pStyle w:val="Prose"/>
      </w:pPr>
      <w:r>
        <w:t>Your judgment seat is f</w:t>
      </w:r>
      <w:r w:rsidR="00441BAC">
        <w:t>earful</w:t>
      </w:r>
      <w:r>
        <w:t>, Lord;</w:t>
      </w:r>
      <w:r w:rsidR="00441BAC">
        <w:t xml:space="preserve"> men are gathered together, and Angels stand, and the books are opened; the works will be revealed, and</w:t>
      </w:r>
      <w:r>
        <w:t xml:space="preserve"> the thoughts will make a defenc</w:t>
      </w:r>
      <w:r w:rsidR="00441BAC">
        <w:t>e. What judgment will be my judgment? I, who am bound in sin. Who will quench the flame of fire</w:t>
      </w:r>
      <w:r w:rsidR="00E064B4" w:rsidRPr="00E064B4">
        <w:t xml:space="preserve"> </w:t>
      </w:r>
      <w:r w:rsidR="00E064B4">
        <w:t xml:space="preserve">for </w:t>
      </w:r>
      <w:r w:rsidR="00E064B4">
        <w:lastRenderedPageBreak/>
        <w:t>me</w:t>
      </w:r>
      <w:r w:rsidR="00441BAC">
        <w:t xml:space="preserve">? Who will cause the darkness to </w:t>
      </w:r>
      <w:r>
        <w:t>b</w:t>
      </w:r>
      <w:r w:rsidR="00441BAC">
        <w:t xml:space="preserve">e lightened, if You </w:t>
      </w:r>
      <w:r w:rsidR="00E064B4">
        <w:t xml:space="preserve">do not </w:t>
      </w:r>
      <w:r w:rsidR="00441BAC">
        <w:t xml:space="preserve">have mercy upon me? For You </w:t>
      </w:r>
      <w:r w:rsidR="00C104A1">
        <w:t>are</w:t>
      </w:r>
      <w:r>
        <w:t xml:space="preserve"> a Compassionate One toward</w:t>
      </w:r>
      <w:r w:rsidR="00441BAC">
        <w:t xml:space="preserve"> </w:t>
      </w:r>
      <w:r w:rsidR="00CE1951">
        <w:t>mankind</w:t>
      </w:r>
      <w:r w:rsidR="00441BAC">
        <w:t>.</w:t>
      </w:r>
    </w:p>
    <w:p w14:paraId="0D9CBCE4" w14:textId="77777777" w:rsidR="007955F4" w:rsidRPr="000D0A3F" w:rsidRDefault="007955F4" w:rsidP="007955F4">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1073731" w14:textId="1EF753CF" w:rsidR="00441BAC" w:rsidRPr="00757692" w:rsidRDefault="00441BAC" w:rsidP="007955F4">
      <w:pPr>
        <w:pStyle w:val="Prose"/>
      </w:pPr>
      <w:r>
        <w:t xml:space="preserve">O </w:t>
      </w:r>
      <w:r w:rsidR="007955F4">
        <w:t>Theotokos</w:t>
      </w:r>
      <w:r>
        <w:t xml:space="preserve">, since we have confidence in </w:t>
      </w:r>
      <w:r w:rsidR="00C104A1">
        <w:t>you</w:t>
      </w:r>
      <w:r>
        <w:t xml:space="preserve">,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w:t>
      </w:r>
      <w:r w:rsidR="007955F4">
        <w:t>Theotokos</w:t>
      </w:r>
      <w:r>
        <w:t>, that you deliver us through your prayers, and that you raise us up from the sleep of darkness, to offer glorification through the power of God</w:t>
      </w:r>
      <w:r w:rsidR="007955F4">
        <w:t>, who took flesh from You.</w:t>
      </w:r>
    </w:p>
    <w:p w14:paraId="1CDD2DC4" w14:textId="031EB36C" w:rsidR="00441BAC" w:rsidRDefault="00441BAC" w:rsidP="00441BAC">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50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C317F4F" w14:textId="77777777" w:rsidR="00441BAC" w:rsidRDefault="00441BAC" w:rsidP="00441BAC">
      <w:pPr>
        <w:pStyle w:val="Prose"/>
      </w:pPr>
      <w:r>
        <w:t>Master, Lor</w:t>
      </w:r>
      <w:r w:rsidR="00CE1951">
        <w:t>d Jesus Christ, our God, give</w:t>
      </w:r>
      <w:r>
        <w:t xml:space="preser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w:t>
      </w:r>
      <w:r w:rsidR="00CE1951">
        <w:t xml:space="preserve">ry, </w:t>
      </w:r>
      <w:r>
        <w:t>a conduct full of virtue</w:t>
      </w:r>
      <w:r w:rsidR="00CE1951">
        <w:t xml:space="preserve">, </w:t>
      </w:r>
      <w:r>
        <w:t>a sleeping-mat undefiled</w:t>
      </w:r>
      <w:r w:rsidR="00CE1951">
        <w:t>,</w:t>
      </w:r>
      <w:r>
        <w:t xml:space="preserve">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p>
    <w:p w14:paraId="41EDE200" w14:textId="77777777" w:rsidR="00441BAC" w:rsidRPr="00BD252D" w:rsidRDefault="00441BAC" w:rsidP="00441BAC">
      <w:pPr>
        <w:pStyle w:val="Rubric"/>
      </w:pPr>
      <w:r>
        <w:t>Another absolution,</w:t>
      </w:r>
    </w:p>
    <w:p w14:paraId="5E03EDD8" w14:textId="00728692" w:rsidR="00441BAC" w:rsidRPr="001A4291" w:rsidRDefault="00441BAC" w:rsidP="00441BAC">
      <w:pPr>
        <w:pStyle w:val="Prose"/>
      </w:pPr>
      <w:r w:rsidRPr="001A4291">
        <w:t xml:space="preserve">Lord, all things in which we have sinned against </w:t>
      </w:r>
      <w:r>
        <w:t>You</w:t>
      </w:r>
      <w:r w:rsidRPr="001A4291">
        <w:t xml:space="preserve"> this day, whether in deed, or in word, or in thought, or by all senses, </w:t>
      </w:r>
      <w:r w:rsidR="00CE1951">
        <w:t>graciously forgive</w:t>
      </w:r>
      <w:r w:rsidRPr="001A4291">
        <w:t xml:space="preserve"> us, for the sake of </w:t>
      </w:r>
      <w:r>
        <w:t>Your</w:t>
      </w:r>
      <w:r w:rsidRPr="001A4291">
        <w:t xml:space="preserve"> Holy Name, as a Good One and as a L</w:t>
      </w:r>
      <w:r w:rsidR="00CE1951">
        <w:t>over of mankind</w:t>
      </w:r>
      <w:r w:rsidR="001225FA">
        <w:t xml:space="preserve">. </w:t>
      </w:r>
      <w:r w:rsidR="00CE1951">
        <w:t>And grant</w:t>
      </w:r>
      <w:r w:rsidRPr="001A4291">
        <w:t xml:space="preserve"> us, O</w:t>
      </w:r>
      <w:r w:rsidR="00CE1951">
        <w:t xml:space="preserve"> God, a peaceful night, and a pure sleep</w:t>
      </w:r>
      <w:r w:rsidR="001225FA">
        <w:t xml:space="preserve">. </w:t>
      </w:r>
      <w:r w:rsidRPr="001A4291">
        <w:t>A</w:t>
      </w:r>
      <w:r w:rsidR="00CE1951">
        <w:t>nd send to us an angel of peace</w:t>
      </w:r>
      <w:r w:rsidRPr="001A4291">
        <w:t xml:space="preserve"> to keep us from every evil, every calamity and every temptation</w:t>
      </w:r>
      <w:r w:rsidR="00FE0AE4">
        <w:t xml:space="preserve"> </w:t>
      </w:r>
      <w:r w:rsidRPr="001A4291">
        <w:t>of the enemy</w:t>
      </w:r>
      <w:r w:rsidR="001225FA">
        <w:t xml:space="preserve">. </w:t>
      </w:r>
    </w:p>
    <w:p w14:paraId="57C85B1F" w14:textId="77777777" w:rsidR="00441BAC" w:rsidRPr="00251DB9" w:rsidRDefault="00441BAC" w:rsidP="00441BAC">
      <w:pPr>
        <w:pStyle w:val="Prose"/>
      </w:pPr>
      <w:r w:rsidRPr="001A4291">
        <w:t xml:space="preserve">By the grace, compassion and love of mankind, of </w:t>
      </w:r>
      <w:r>
        <w:t>Your</w:t>
      </w:r>
      <w:r w:rsidRPr="001A4291">
        <w:t xml:space="preserve"> Only</w:t>
      </w:r>
      <w:r w:rsidRPr="001A4291">
        <w:noBreakHyphen/>
        <w:t>Begotten Son, our Lord, God and Saviour, Jesus Christ</w:t>
      </w:r>
      <w:r w:rsidR="001225FA">
        <w:t xml:space="preserve">. </w:t>
      </w:r>
      <w:r w:rsidRPr="001A4291">
        <w:t xml:space="preserve">Through Whom the glory, the honour, the dominion, and the adoration are due unto </w:t>
      </w:r>
      <w:r>
        <w:t>You</w:t>
      </w:r>
      <w:r w:rsidRPr="001A4291">
        <w:t>, with Him, and the Holy Spirit, the Life</w:t>
      </w:r>
      <w:r w:rsidRPr="001A4291">
        <w:noBreakHyphen/>
        <w:t>Giver</w:t>
      </w:r>
      <w:r w:rsidR="001225FA">
        <w:t xml:space="preserve">, </w:t>
      </w:r>
      <w:r w:rsidRPr="001A4291">
        <w:t xml:space="preserve">Who is of One Essence with </w:t>
      </w:r>
      <w:r>
        <w:t>You</w:t>
      </w:r>
      <w:r w:rsidRPr="001A4291">
        <w:t>, now, and at all times, and unto the age of all ages</w:t>
      </w:r>
      <w:r w:rsidR="001225FA">
        <w:t xml:space="preserve">. </w:t>
      </w:r>
      <w:r w:rsidRPr="001A4291">
        <w:t>Amen.</w:t>
      </w:r>
    </w:p>
    <w:p w14:paraId="3C5CA46E" w14:textId="666B7433" w:rsidR="00441BAC" w:rsidRPr="005F5CA1" w:rsidRDefault="00441BAC" w:rsidP="00441BAC">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0000C9EF" w14:textId="77777777" w:rsidR="00346189" w:rsidRDefault="00346189" w:rsidP="00837F89">
      <w:pPr>
        <w:pStyle w:val="Body"/>
      </w:pPr>
      <w:r>
        <w:br w:type="page"/>
      </w:r>
    </w:p>
    <w:p w14:paraId="491CE694" w14:textId="2B65EB4E" w:rsidR="00964F23" w:rsidRDefault="00964F23" w:rsidP="00964F23">
      <w:pPr>
        <w:pStyle w:val="Heading3"/>
      </w:pPr>
      <w:bookmarkStart w:id="97" w:name="_Toc448227460"/>
      <w:r>
        <w:lastRenderedPageBreak/>
        <w:t>The Prayer of the Veil</w:t>
      </w:r>
      <w:bookmarkEnd w:id="88"/>
      <w:bookmarkEnd w:id="89"/>
      <w:bookmarkEnd w:id="90"/>
      <w:bookmarkEnd w:id="97"/>
    </w:p>
    <w:p w14:paraId="74C694B4" w14:textId="77777777" w:rsidR="00520302" w:rsidRDefault="00520302" w:rsidP="00520302">
      <w:pPr>
        <w:pStyle w:val="Rubric"/>
        <w:rPr>
          <w:lang w:val="en-US"/>
        </w:rPr>
      </w:pPr>
      <w:r>
        <w:rPr>
          <w:lang w:val="en-US"/>
        </w:rPr>
        <w:t>The worshipper prays the introductory prayers,</w:t>
      </w:r>
    </w:p>
    <w:p w14:paraId="0143AE89" w14:textId="57287C9B" w:rsidR="00520302" w:rsidRDefault="001744DD" w:rsidP="004D23BC">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520302">
        <w:rPr>
          <w:lang w:val="en-US"/>
        </w:rPr>
        <w:tab/>
      </w:r>
      <w:r w:rsidR="003A78C2">
        <w:rPr>
          <w:lang w:val="en-US"/>
        </w:rPr>
        <w:fldChar w:fldCharType="begin"/>
      </w:r>
      <w:r w:rsidR="00520302">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1C8B7C0A" w14:textId="5E0C3A2A" w:rsidR="00520302" w:rsidRDefault="001744DD" w:rsidP="004D23BC">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520302">
        <w:rPr>
          <w:lang w:val="en-US"/>
        </w:rPr>
        <w:tab/>
      </w:r>
      <w:r w:rsidR="003A78C2">
        <w:rPr>
          <w:lang w:val="en-US"/>
        </w:rPr>
        <w:fldChar w:fldCharType="begin"/>
      </w:r>
      <w:r w:rsidR="00520302">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2E223CF0" w14:textId="1F27516C" w:rsidR="00520302" w:rsidRDefault="001744DD" w:rsidP="004D23BC">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520302">
        <w:rPr>
          <w:lang w:val="en-US"/>
        </w:rPr>
        <w:tab/>
      </w:r>
      <w:r w:rsidR="003A78C2">
        <w:rPr>
          <w:lang w:val="en-US"/>
        </w:rPr>
        <w:fldChar w:fldCharType="begin"/>
      </w:r>
      <w:r w:rsidR="00520302">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2889618" w14:textId="77777777" w:rsidR="00520302" w:rsidRDefault="00520302" w:rsidP="00520302">
      <w:pPr>
        <w:pStyle w:val="Rubric"/>
        <w:rPr>
          <w:lang w:val="en-US"/>
        </w:rPr>
      </w:pPr>
      <w:r>
        <w:rPr>
          <w:lang w:val="en-US"/>
        </w:rPr>
        <w:t>Then shall be said,</w:t>
      </w:r>
    </w:p>
    <w:p w14:paraId="7CF3032D" w14:textId="11773D0F" w:rsidR="00520302" w:rsidRDefault="00CE1951" w:rsidP="00520302">
      <w:pPr>
        <w:pStyle w:val="Prose"/>
      </w:pPr>
      <w:r>
        <w:t xml:space="preserve">The hymn of the </w:t>
      </w:r>
      <w:r w:rsidR="00E064B4">
        <w:t>Veil</w:t>
      </w:r>
      <w:r w:rsidR="00520302">
        <w:t xml:space="preserve"> I offe</w:t>
      </w:r>
      <w:r>
        <w:t>r to Christ, my King and my God,</w:t>
      </w:r>
      <w:r w:rsidR="00520302">
        <w:t xml:space="preserve"> I will hope in Him that He may forgive me my sins.</w:t>
      </w:r>
    </w:p>
    <w:p w14:paraId="11CDBF86" w14:textId="77777777" w:rsidR="00CE1951" w:rsidRDefault="00CE1951" w:rsidP="00CE1951">
      <w:pPr>
        <w:pStyle w:val="Prose"/>
      </w:pPr>
      <w:r>
        <w:t>Of the Psalms of David the King and Prophet; may his blessing be upon us all. Amen.</w:t>
      </w:r>
    </w:p>
    <w:p w14:paraId="1D3939FE" w14:textId="77777777" w:rsidR="00520302" w:rsidRDefault="00520302" w:rsidP="00520302">
      <w:pPr>
        <w:pStyle w:val="Heading5"/>
        <w:rPr>
          <w:lang w:val="en-GB"/>
        </w:rPr>
      </w:pPr>
      <w:bookmarkStart w:id="98" w:name="_Ref434578449"/>
      <w:r>
        <w:rPr>
          <w:lang w:val="en-GB"/>
        </w:rPr>
        <w:t>The Psalms</w:t>
      </w:r>
      <w:r w:rsidR="00494693">
        <w:rPr>
          <w:lang w:val="en-GB"/>
        </w:rPr>
        <w:t xml:space="preserve"> of the Veil</w:t>
      </w:r>
      <w:bookmarkEnd w:id="98"/>
    </w:p>
    <w:p w14:paraId="37729599" w14:textId="77777777" w:rsidR="00520302" w:rsidRPr="00520302" w:rsidRDefault="00520302" w:rsidP="00520302">
      <w:pPr>
        <w:pStyle w:val="Rubric"/>
        <w:rPr>
          <w:lang w:val="en-GB"/>
        </w:rPr>
      </w:pPr>
      <w:r>
        <w:rPr>
          <w:lang w:val="en-GB"/>
        </w:rPr>
        <w:t>Then the following Psalms from Prime are said:</w:t>
      </w:r>
    </w:p>
    <w:commentRangeStart w:id="99"/>
    <w:p w14:paraId="41E1DDA2" w14:textId="1BA98AE3" w:rsidR="00520302" w:rsidRDefault="001744DD" w:rsidP="00386527">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commentRangeEnd w:id="99"/>
      <w:r w:rsidR="00494693">
        <w:rPr>
          <w:rStyle w:val="CommentReference"/>
          <w:rFonts w:eastAsiaTheme="minorHAnsi" w:cstheme="minorBidi"/>
          <w:color w:val="auto"/>
          <w:lang w:val="en-CA"/>
        </w:rPr>
        <w:commentReference w:id="99"/>
      </w:r>
      <w:r w:rsidR="00520302">
        <w:tab/>
      </w:r>
      <w:r w:rsidR="003A78C2">
        <w:fldChar w:fldCharType="begin"/>
      </w:r>
      <w:r w:rsidR="00520302">
        <w:instrText xml:space="preserve"> PAGEREF _Ref412025808 \h </w:instrText>
      </w:r>
      <w:r w:rsidR="003A78C2">
        <w:fldChar w:fldCharType="separate"/>
      </w:r>
      <w:r w:rsidR="000C7DE2">
        <w:rPr>
          <w:noProof/>
        </w:rPr>
        <w:t>88</w:t>
      </w:r>
      <w:r w:rsidR="003A78C2">
        <w:fldChar w:fldCharType="end"/>
      </w:r>
    </w:p>
    <w:p w14:paraId="11005B88" w14:textId="0F34A3CD" w:rsidR="00520302" w:rsidRDefault="001744DD" w:rsidP="00386527">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520302">
        <w:tab/>
      </w:r>
      <w:r w:rsidR="003A78C2">
        <w:fldChar w:fldCharType="begin"/>
      </w:r>
      <w:r w:rsidR="00520302">
        <w:instrText xml:space="preserve"> PAGEREF _Ref412025822 \h </w:instrText>
      </w:r>
      <w:r w:rsidR="003A78C2">
        <w:fldChar w:fldCharType="separate"/>
      </w:r>
      <w:r w:rsidR="000C7DE2">
        <w:rPr>
          <w:noProof/>
        </w:rPr>
        <w:t>90</w:t>
      </w:r>
      <w:r w:rsidR="003A78C2">
        <w:fldChar w:fldCharType="end"/>
      </w:r>
    </w:p>
    <w:p w14:paraId="55C4356A" w14:textId="1B77248B" w:rsidR="00520302" w:rsidRDefault="001744DD" w:rsidP="00386527">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520302">
        <w:tab/>
      </w:r>
      <w:r w:rsidR="003A78C2">
        <w:fldChar w:fldCharType="begin"/>
      </w:r>
      <w:r w:rsidR="00520302">
        <w:instrText xml:space="preserve"> PAGEREF _Ref412025965 \h </w:instrText>
      </w:r>
      <w:r w:rsidR="003A78C2">
        <w:fldChar w:fldCharType="separate"/>
      </w:r>
      <w:r w:rsidR="000C7DE2">
        <w:rPr>
          <w:noProof/>
        </w:rPr>
        <w:t>99</w:t>
      </w:r>
      <w:r w:rsidR="003A78C2">
        <w:fldChar w:fldCharType="end"/>
      </w:r>
    </w:p>
    <w:p w14:paraId="63420882" w14:textId="3A704173" w:rsidR="00520302" w:rsidRDefault="001744DD" w:rsidP="00386527">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520302">
        <w:tab/>
      </w:r>
      <w:r w:rsidR="003A78C2">
        <w:fldChar w:fldCharType="begin"/>
      </w:r>
      <w:r w:rsidR="00520302">
        <w:instrText xml:space="preserve"> PAGEREF _Ref412025981 \h </w:instrText>
      </w:r>
      <w:r w:rsidR="003A78C2">
        <w:fldChar w:fldCharType="separate"/>
      </w:r>
      <w:r w:rsidR="000C7DE2">
        <w:rPr>
          <w:noProof/>
        </w:rPr>
        <w:t>101</w:t>
      </w:r>
      <w:r w:rsidR="003A78C2">
        <w:fldChar w:fldCharType="end"/>
      </w:r>
    </w:p>
    <w:p w14:paraId="774D5DBB" w14:textId="2CC59096" w:rsidR="00520302" w:rsidRDefault="001744DD" w:rsidP="00386527">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520302">
        <w:tab/>
      </w:r>
      <w:r w:rsidR="003A78C2">
        <w:fldChar w:fldCharType="begin"/>
      </w:r>
      <w:r w:rsidR="00520302">
        <w:instrText xml:space="preserve"> PAGEREF _Ref412026003 \h </w:instrText>
      </w:r>
      <w:r w:rsidR="003A78C2">
        <w:fldChar w:fldCharType="separate"/>
      </w:r>
      <w:r w:rsidR="000C7DE2">
        <w:rPr>
          <w:noProof/>
        </w:rPr>
        <w:t>116</w:t>
      </w:r>
      <w:r w:rsidR="003A78C2">
        <w:fldChar w:fldCharType="end"/>
      </w:r>
    </w:p>
    <w:p w14:paraId="6E11CE76" w14:textId="48828FA1" w:rsidR="00520302" w:rsidRDefault="001744DD" w:rsidP="00386527">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520302">
        <w:tab/>
      </w:r>
      <w:r w:rsidR="003A78C2">
        <w:fldChar w:fldCharType="begin"/>
      </w:r>
      <w:r w:rsidR="00520302">
        <w:instrText xml:space="preserve"> PAGEREF _Ref412026021 \h </w:instrText>
      </w:r>
      <w:r w:rsidR="003A78C2">
        <w:fldChar w:fldCharType="separate"/>
      </w:r>
      <w:r w:rsidR="000C7DE2">
        <w:rPr>
          <w:noProof/>
        </w:rPr>
        <w:t>120</w:t>
      </w:r>
      <w:r w:rsidR="003A78C2">
        <w:fldChar w:fldCharType="end"/>
      </w:r>
    </w:p>
    <w:p w14:paraId="3C2A64B3" w14:textId="4162A424" w:rsidR="00520302" w:rsidRDefault="001744DD" w:rsidP="00386527">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520302">
        <w:tab/>
      </w:r>
      <w:r w:rsidR="003A78C2">
        <w:fldChar w:fldCharType="begin"/>
      </w:r>
      <w:r w:rsidR="00520302">
        <w:instrText xml:space="preserve"> PAGEREF _Ref412026041 \h </w:instrText>
      </w:r>
      <w:r w:rsidR="003A78C2">
        <w:fldChar w:fldCharType="separate"/>
      </w:r>
      <w:r w:rsidR="000C7DE2">
        <w:rPr>
          <w:noProof/>
        </w:rPr>
        <w:t>180</w:t>
      </w:r>
      <w:r w:rsidR="003A78C2">
        <w:fldChar w:fldCharType="end"/>
      </w:r>
    </w:p>
    <w:p w14:paraId="41660D28" w14:textId="2CF02955" w:rsidR="00520302" w:rsidRDefault="001744DD" w:rsidP="00386527">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520302">
        <w:tab/>
      </w:r>
      <w:r w:rsidR="003A78C2">
        <w:fldChar w:fldCharType="begin"/>
      </w:r>
      <w:r w:rsidR="00520302">
        <w:instrText xml:space="preserve"> PAGEREF _Ref412026055 \h </w:instrText>
      </w:r>
      <w:r w:rsidR="003A78C2">
        <w:fldChar w:fldCharType="separate"/>
      </w:r>
      <w:r w:rsidR="000C7DE2">
        <w:rPr>
          <w:noProof/>
        </w:rPr>
        <w:t>188</w:t>
      </w:r>
      <w:r w:rsidR="003A78C2">
        <w:fldChar w:fldCharType="end"/>
      </w:r>
    </w:p>
    <w:p w14:paraId="0313811D" w14:textId="77777777" w:rsidR="00520302" w:rsidRDefault="00520302" w:rsidP="00520302">
      <w:pPr>
        <w:pStyle w:val="Rubric"/>
        <w:rPr>
          <w:lang w:val="en-GB"/>
        </w:rPr>
      </w:pPr>
      <w:r>
        <w:rPr>
          <w:lang w:val="en-GB"/>
        </w:rPr>
        <w:t>Then the following Psalm from Terce are said:</w:t>
      </w:r>
    </w:p>
    <w:p w14:paraId="1E4CF740" w14:textId="1FB7222A" w:rsidR="00520302" w:rsidRDefault="001744DD" w:rsidP="00386527">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520302">
        <w:tab/>
      </w:r>
      <w:r w:rsidR="003A78C2">
        <w:fldChar w:fldCharType="begin"/>
      </w:r>
      <w:r w:rsidR="00520302">
        <w:instrText xml:space="preserve"> PAGEREF _Ref412026111 \h </w:instrText>
      </w:r>
      <w:r w:rsidR="003A78C2">
        <w:fldChar w:fldCharType="separate"/>
      </w:r>
      <w:r w:rsidR="000C7DE2">
        <w:rPr>
          <w:noProof/>
        </w:rPr>
        <w:t>114</w:t>
      </w:r>
      <w:r w:rsidR="003A78C2">
        <w:fldChar w:fldCharType="end"/>
      </w:r>
    </w:p>
    <w:p w14:paraId="09B61132" w14:textId="70BAD8D0" w:rsidR="00520302" w:rsidRDefault="001744DD" w:rsidP="00386527">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520302">
        <w:tab/>
      </w:r>
      <w:r w:rsidR="003A78C2">
        <w:fldChar w:fldCharType="begin"/>
      </w:r>
      <w:r w:rsidR="00520302">
        <w:instrText xml:space="preserve"> PAGEREF _Ref412026124 \h </w:instrText>
      </w:r>
      <w:r w:rsidR="003A78C2">
        <w:fldChar w:fldCharType="separate"/>
      </w:r>
      <w:r w:rsidR="000C7DE2">
        <w:rPr>
          <w:noProof/>
        </w:rPr>
        <w:t>124</w:t>
      </w:r>
      <w:r w:rsidR="003A78C2">
        <w:fldChar w:fldCharType="end"/>
      </w:r>
    </w:p>
    <w:p w14:paraId="28BE6576" w14:textId="210A3436" w:rsidR="00520302" w:rsidRDefault="001744DD" w:rsidP="00386527">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520302">
        <w:tab/>
      </w:r>
      <w:r w:rsidR="003A78C2">
        <w:fldChar w:fldCharType="begin"/>
      </w:r>
      <w:r w:rsidR="00520302">
        <w:instrText xml:space="preserve"> PAGEREF _Ref412026139 \h </w:instrText>
      </w:r>
      <w:r w:rsidR="003A78C2">
        <w:fldChar w:fldCharType="separate"/>
      </w:r>
      <w:r w:rsidR="000C7DE2">
        <w:rPr>
          <w:noProof/>
        </w:rPr>
        <w:t>147</w:t>
      </w:r>
      <w:r w:rsidR="003A78C2">
        <w:fldChar w:fldCharType="end"/>
      </w:r>
    </w:p>
    <w:p w14:paraId="2B471F7C" w14:textId="77777777" w:rsidR="00520302" w:rsidRDefault="00520302" w:rsidP="00520302">
      <w:pPr>
        <w:pStyle w:val="Rubric"/>
        <w:rPr>
          <w:lang w:val="en-GB"/>
        </w:rPr>
      </w:pPr>
      <w:r>
        <w:rPr>
          <w:lang w:val="en-GB"/>
        </w:rPr>
        <w:t>Then the following Psalms from Sext are said:</w:t>
      </w:r>
    </w:p>
    <w:p w14:paraId="628F93B0" w14:textId="78B50A4B" w:rsidR="00520302" w:rsidRDefault="001744DD" w:rsidP="00386527">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520302">
        <w:tab/>
      </w:r>
      <w:r w:rsidR="003A78C2">
        <w:fldChar w:fldCharType="begin"/>
      </w:r>
      <w:r w:rsidR="00520302">
        <w:instrText xml:space="preserve"> PAGEREF _Ref412026190 \h </w:instrText>
      </w:r>
      <w:r w:rsidR="003A78C2">
        <w:fldChar w:fldCharType="separate"/>
      </w:r>
      <w:r w:rsidR="000C7DE2">
        <w:rPr>
          <w:noProof/>
        </w:rPr>
        <w:t>168</w:t>
      </w:r>
      <w:r w:rsidR="003A78C2">
        <w:fldChar w:fldCharType="end"/>
      </w:r>
    </w:p>
    <w:p w14:paraId="3921B741" w14:textId="33F41AF7" w:rsidR="00520302" w:rsidRDefault="001744DD" w:rsidP="00386527">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520302">
        <w:tab/>
      </w:r>
      <w:r w:rsidR="003A78C2">
        <w:fldChar w:fldCharType="begin"/>
      </w:r>
      <w:r w:rsidR="00520302">
        <w:instrText xml:space="preserve"> PAGEREF _Ref412026212 \h </w:instrText>
      </w:r>
      <w:r w:rsidR="003A78C2">
        <w:fldChar w:fldCharType="separate"/>
      </w:r>
      <w:r w:rsidR="000C7DE2">
        <w:rPr>
          <w:noProof/>
        </w:rPr>
        <w:t>215</w:t>
      </w:r>
      <w:r w:rsidR="003A78C2">
        <w:fldChar w:fldCharType="end"/>
      </w:r>
    </w:p>
    <w:p w14:paraId="5D801D2A" w14:textId="02D1F146" w:rsidR="00520302" w:rsidRDefault="001744DD" w:rsidP="00386527">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520302">
        <w:tab/>
      </w:r>
      <w:r w:rsidR="003A78C2">
        <w:fldChar w:fldCharType="begin"/>
      </w:r>
      <w:r w:rsidR="00520302">
        <w:instrText xml:space="preserve"> PAGEREF _Ref412026283 \h </w:instrText>
      </w:r>
      <w:r w:rsidR="003A78C2">
        <w:fldChar w:fldCharType="separate"/>
      </w:r>
      <w:r w:rsidR="000C7DE2">
        <w:rPr>
          <w:noProof/>
        </w:rPr>
        <w:t>225</w:t>
      </w:r>
      <w:r w:rsidR="003A78C2">
        <w:fldChar w:fldCharType="end"/>
      </w:r>
    </w:p>
    <w:p w14:paraId="16EBCB52" w14:textId="77777777" w:rsidR="00520302" w:rsidRDefault="00520302" w:rsidP="00520302">
      <w:pPr>
        <w:pStyle w:val="Rubric"/>
        <w:rPr>
          <w:lang w:val="en-GB"/>
        </w:rPr>
      </w:pPr>
      <w:r>
        <w:rPr>
          <w:lang w:val="en-GB"/>
        </w:rPr>
        <w:t>Then the following Psalms from None are said:</w:t>
      </w:r>
    </w:p>
    <w:p w14:paraId="6EE3D450" w14:textId="4D58D089" w:rsidR="00520302" w:rsidRDefault="001744DD" w:rsidP="00386527">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520302">
        <w:tab/>
      </w:r>
      <w:r w:rsidR="003A78C2">
        <w:fldChar w:fldCharType="begin"/>
      </w:r>
      <w:r w:rsidR="00520302">
        <w:instrText xml:space="preserve"> PAGEREF _Ref412026313 \h </w:instrText>
      </w:r>
      <w:r w:rsidR="003A78C2">
        <w:fldChar w:fldCharType="separate"/>
      </w:r>
      <w:r w:rsidR="000C7DE2">
        <w:rPr>
          <w:noProof/>
        </w:rPr>
        <w:t>233</w:t>
      </w:r>
      <w:r w:rsidR="003A78C2">
        <w:fldChar w:fldCharType="end"/>
      </w:r>
    </w:p>
    <w:p w14:paraId="355504DD" w14:textId="025437BC" w:rsidR="00520302" w:rsidRDefault="001744DD" w:rsidP="00386527">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520302">
        <w:tab/>
      </w:r>
      <w:r w:rsidR="003A78C2">
        <w:fldChar w:fldCharType="begin"/>
      </w:r>
      <w:r w:rsidR="00520302">
        <w:instrText xml:space="preserve"> PAGEREF _Ref412026343 \h </w:instrText>
      </w:r>
      <w:r w:rsidR="003A78C2">
        <w:fldChar w:fldCharType="separate"/>
      </w:r>
      <w:r w:rsidR="000C7DE2">
        <w:rPr>
          <w:noProof/>
        </w:rPr>
        <w:t>260</w:t>
      </w:r>
      <w:r w:rsidR="003A78C2">
        <w:fldChar w:fldCharType="end"/>
      </w:r>
    </w:p>
    <w:p w14:paraId="19A8593F" w14:textId="457B85BC" w:rsidR="00520302" w:rsidRDefault="001744DD" w:rsidP="00386527">
      <w:pPr>
        <w:pStyle w:val="EngHang"/>
        <w:tabs>
          <w:tab w:val="left" w:leader="dot" w:pos="8280"/>
        </w:tabs>
      </w:pPr>
      <w:r>
        <w:lastRenderedPageBreak/>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520302">
        <w:tab/>
      </w:r>
      <w:r w:rsidR="003A78C2">
        <w:fldChar w:fldCharType="begin"/>
      </w:r>
      <w:r w:rsidR="00520302">
        <w:instrText xml:space="preserve"> PAGEREF _Ref412026361 \h </w:instrText>
      </w:r>
      <w:r w:rsidR="003A78C2">
        <w:fldChar w:fldCharType="separate"/>
      </w:r>
      <w:r w:rsidR="000C7DE2">
        <w:rPr>
          <w:noProof/>
        </w:rPr>
        <w:t>266</w:t>
      </w:r>
      <w:r w:rsidR="003A78C2">
        <w:fldChar w:fldCharType="end"/>
      </w:r>
    </w:p>
    <w:p w14:paraId="6A7479E2" w14:textId="0D01DA84" w:rsidR="00520302" w:rsidRDefault="001744DD" w:rsidP="00386527">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520302">
        <w:tab/>
      </w:r>
      <w:r w:rsidR="003A78C2">
        <w:fldChar w:fldCharType="begin"/>
      </w:r>
      <w:r w:rsidR="00520302">
        <w:instrText xml:space="preserve"> PAGEREF _Ref412026376 \h </w:instrText>
      </w:r>
      <w:r w:rsidR="003A78C2">
        <w:fldChar w:fldCharType="separate"/>
      </w:r>
      <w:r w:rsidR="000C7DE2">
        <w:rPr>
          <w:noProof/>
        </w:rPr>
        <w:t>267</w:t>
      </w:r>
      <w:r w:rsidR="003A78C2">
        <w:fldChar w:fldCharType="end"/>
      </w:r>
    </w:p>
    <w:p w14:paraId="1174D58E" w14:textId="77777777" w:rsidR="00520302" w:rsidRDefault="00520302" w:rsidP="00520302">
      <w:pPr>
        <w:pStyle w:val="Rubric"/>
        <w:rPr>
          <w:lang w:val="en-GB"/>
        </w:rPr>
      </w:pPr>
      <w:r>
        <w:rPr>
          <w:lang w:val="en-GB"/>
        </w:rPr>
        <w:t>Then the following Psalms from Compline are said:</w:t>
      </w:r>
    </w:p>
    <w:p w14:paraId="4A316521" w14:textId="1134083D" w:rsidR="00520302" w:rsidRDefault="001744DD" w:rsidP="00386527">
      <w:pPr>
        <w:pStyle w:val="EngHang"/>
        <w:tabs>
          <w:tab w:val="left" w:leader="dot" w:pos="8280"/>
        </w:tabs>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520302">
        <w:tab/>
      </w:r>
      <w:r w:rsidR="003A78C2">
        <w:fldChar w:fldCharType="begin"/>
      </w:r>
      <w:r w:rsidR="00520302">
        <w:instrText xml:space="preserve"> PAGEREF _Ref411968046 \h </w:instrText>
      </w:r>
      <w:r w:rsidR="003A78C2">
        <w:fldChar w:fldCharType="separate"/>
      </w:r>
      <w:r w:rsidR="000C7DE2">
        <w:rPr>
          <w:noProof/>
        </w:rPr>
        <w:t>296</w:t>
      </w:r>
      <w:r w:rsidR="003A78C2">
        <w:fldChar w:fldCharType="end"/>
      </w:r>
    </w:p>
    <w:p w14:paraId="640173D6" w14:textId="388358A3" w:rsidR="00520302" w:rsidRDefault="001744DD" w:rsidP="00386527">
      <w:pPr>
        <w:pStyle w:val="EngHang"/>
        <w:tabs>
          <w:tab w:val="left" w:leader="dot" w:pos="8280"/>
        </w:tabs>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520302">
        <w:tab/>
      </w:r>
      <w:r w:rsidR="003A78C2">
        <w:fldChar w:fldCharType="begin"/>
      </w:r>
      <w:r w:rsidR="00520302">
        <w:instrText xml:space="preserve"> PAGEREF _Ref411968066 \h </w:instrText>
      </w:r>
      <w:r w:rsidR="003A78C2">
        <w:fldChar w:fldCharType="separate"/>
      </w:r>
      <w:r w:rsidR="000C7DE2">
        <w:rPr>
          <w:noProof/>
        </w:rPr>
        <w:t>297</w:t>
      </w:r>
      <w:r w:rsidR="003A78C2">
        <w:fldChar w:fldCharType="end"/>
      </w:r>
    </w:p>
    <w:p w14:paraId="26C5B235" w14:textId="559BC9DA" w:rsidR="00520302" w:rsidRDefault="001744DD" w:rsidP="00386527">
      <w:pPr>
        <w:pStyle w:val="EngHang"/>
        <w:tabs>
          <w:tab w:val="left" w:leader="dot" w:pos="8280"/>
        </w:tabs>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520302">
        <w:tab/>
      </w:r>
      <w:r w:rsidR="003A78C2">
        <w:fldChar w:fldCharType="begin"/>
      </w:r>
      <w:r w:rsidR="00520302">
        <w:instrText xml:space="preserve"> PAGEREF _Ref411968081 \h </w:instrText>
      </w:r>
      <w:r w:rsidR="003A78C2">
        <w:fldChar w:fldCharType="separate"/>
      </w:r>
      <w:r w:rsidR="000C7DE2">
        <w:rPr>
          <w:noProof/>
        </w:rPr>
        <w:t>298</w:t>
      </w:r>
      <w:r w:rsidR="003A78C2">
        <w:fldChar w:fldCharType="end"/>
      </w:r>
    </w:p>
    <w:p w14:paraId="09527073" w14:textId="5EDDC61E" w:rsidR="00520302" w:rsidRDefault="001744DD" w:rsidP="00386527">
      <w:pPr>
        <w:pStyle w:val="EngHang"/>
        <w:tabs>
          <w:tab w:val="left" w:leader="dot" w:pos="8280"/>
        </w:tabs>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520302">
        <w:tab/>
      </w:r>
      <w:r w:rsidR="003A78C2">
        <w:fldChar w:fldCharType="begin"/>
      </w:r>
      <w:r w:rsidR="00520302">
        <w:instrText xml:space="preserve"> PAGEREF _Ref411968095 \h </w:instrText>
      </w:r>
      <w:r w:rsidR="003A78C2">
        <w:fldChar w:fldCharType="separate"/>
      </w:r>
      <w:r w:rsidR="000C7DE2">
        <w:rPr>
          <w:noProof/>
        </w:rPr>
        <w:t>299</w:t>
      </w:r>
      <w:r w:rsidR="003A78C2">
        <w:fldChar w:fldCharType="end"/>
      </w:r>
    </w:p>
    <w:p w14:paraId="3AB0B369" w14:textId="39F6F539" w:rsidR="00520302" w:rsidRDefault="001744DD" w:rsidP="00386527">
      <w:pPr>
        <w:pStyle w:val="EngHang"/>
        <w:tabs>
          <w:tab w:val="left" w:leader="dot" w:pos="8280"/>
        </w:tabs>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520302">
        <w:tab/>
      </w:r>
      <w:r w:rsidR="003A78C2">
        <w:fldChar w:fldCharType="begin"/>
      </w:r>
      <w:r w:rsidR="00520302">
        <w:instrText xml:space="preserve"> PAGEREF _Ref411968119 \h </w:instrText>
      </w:r>
      <w:r w:rsidR="003A78C2">
        <w:fldChar w:fldCharType="separate"/>
      </w:r>
      <w:r w:rsidR="000C7DE2">
        <w:rPr>
          <w:noProof/>
        </w:rPr>
        <w:t>300</w:t>
      </w:r>
      <w:r w:rsidR="003A78C2">
        <w:fldChar w:fldCharType="end"/>
      </w:r>
    </w:p>
    <w:p w14:paraId="27DF8F80" w14:textId="4E582A8D" w:rsidR="00520302" w:rsidRDefault="001744DD" w:rsidP="00386527">
      <w:pPr>
        <w:pStyle w:val="EngHang"/>
        <w:tabs>
          <w:tab w:val="left" w:leader="dot" w:pos="8280"/>
        </w:tabs>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520302">
        <w:tab/>
      </w:r>
      <w:r w:rsidR="003A78C2">
        <w:fldChar w:fldCharType="begin"/>
      </w:r>
      <w:r w:rsidR="00520302">
        <w:instrText xml:space="preserve"> PAGEREF _Ref411968136 \h </w:instrText>
      </w:r>
      <w:r w:rsidR="003A78C2">
        <w:fldChar w:fldCharType="separate"/>
      </w:r>
      <w:r w:rsidR="000C7DE2">
        <w:rPr>
          <w:noProof/>
        </w:rPr>
        <w:t>305</w:t>
      </w:r>
      <w:r w:rsidR="003A78C2">
        <w:fldChar w:fldCharType="end"/>
      </w:r>
    </w:p>
    <w:p w14:paraId="4690D87F" w14:textId="0FC2E14E" w:rsidR="00520302" w:rsidRDefault="001744DD" w:rsidP="00386527">
      <w:pPr>
        <w:pStyle w:val="EngHang"/>
        <w:tabs>
          <w:tab w:val="left" w:leader="dot" w:pos="8280"/>
        </w:tabs>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520302">
        <w:tab/>
      </w:r>
      <w:r w:rsidR="003A78C2">
        <w:fldChar w:fldCharType="begin"/>
      </w:r>
      <w:r w:rsidR="00520302">
        <w:instrText xml:space="preserve"> PAGEREF _Ref411968172 \h </w:instrText>
      </w:r>
      <w:r w:rsidR="003A78C2">
        <w:fldChar w:fldCharType="separate"/>
      </w:r>
      <w:r w:rsidR="000C7DE2">
        <w:rPr>
          <w:noProof/>
        </w:rPr>
        <w:t>310</w:t>
      </w:r>
      <w:r w:rsidR="003A78C2">
        <w:fldChar w:fldCharType="end"/>
      </w:r>
    </w:p>
    <w:p w14:paraId="3DCE666A" w14:textId="374C2EF8" w:rsidR="00520302" w:rsidRDefault="001744DD" w:rsidP="00386527">
      <w:pPr>
        <w:pStyle w:val="EngHang"/>
        <w:tabs>
          <w:tab w:val="left" w:leader="dot" w:pos="8280"/>
        </w:tabs>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520302">
        <w:tab/>
      </w:r>
      <w:r w:rsidR="003A78C2">
        <w:fldChar w:fldCharType="begin"/>
      </w:r>
      <w:r w:rsidR="00520302">
        <w:instrText xml:space="preserve"> PAGEREF _Ref411968206 \h </w:instrText>
      </w:r>
      <w:r w:rsidR="003A78C2">
        <w:fldChar w:fldCharType="separate"/>
      </w:r>
      <w:r w:rsidR="000C7DE2">
        <w:rPr>
          <w:noProof/>
        </w:rPr>
        <w:t>317</w:t>
      </w:r>
      <w:r w:rsidR="003A78C2">
        <w:fldChar w:fldCharType="end"/>
      </w:r>
    </w:p>
    <w:p w14:paraId="323BC806" w14:textId="77777777" w:rsidR="00520302" w:rsidRDefault="00520302" w:rsidP="00520302">
      <w:pPr>
        <w:pStyle w:val="Rubric"/>
        <w:rPr>
          <w:lang w:val="en-GB"/>
        </w:rPr>
      </w:pPr>
      <w:r>
        <w:rPr>
          <w:lang w:val="en-GB"/>
        </w:rPr>
        <w:t>Then the following Psalms from the Midnight Hour are said:</w:t>
      </w:r>
    </w:p>
    <w:p w14:paraId="3A756E03" w14:textId="0E9BBF48" w:rsidR="008644DA" w:rsidRDefault="008644DA" w:rsidP="008644DA">
      <w:pPr>
        <w:pStyle w:val="EngHang"/>
        <w:tabs>
          <w:tab w:val="left" w:leader="dot" w:pos="8280"/>
        </w:tabs>
      </w:pPr>
      <w:r>
        <w:fldChar w:fldCharType="begin"/>
      </w:r>
      <w:r>
        <w:instrText xml:space="preserve"> REF _Ref434579036 \h  \* MERGEFORMAT </w:instrText>
      </w:r>
      <w:r>
        <w:fldChar w:fldCharType="separate"/>
      </w:r>
      <w:r w:rsidR="000C7DE2">
        <w:t>Psalm 118 Part 20 (</w:t>
      </w:r>
      <w:r w:rsidR="000C7DE2" w:rsidRPr="000C7DE2">
        <w:rPr>
          <w:rFonts w:ascii="Times New Roman" w:hAnsi="Times New Roman"/>
        </w:rPr>
        <w:t>ר</w:t>
      </w:r>
      <w:r w:rsidR="000C7DE2">
        <w:t>): “See my humiliation and deliver me”</w:t>
      </w:r>
      <w:r>
        <w:fldChar w:fldCharType="end"/>
      </w:r>
      <w:r>
        <w:tab/>
      </w:r>
      <w:r>
        <w:fldChar w:fldCharType="begin"/>
      </w:r>
      <w:r>
        <w:instrText xml:space="preserve"> PAGEREF _Ref434579036 \h </w:instrText>
      </w:r>
      <w:r>
        <w:fldChar w:fldCharType="separate"/>
      </w:r>
      <w:r w:rsidR="000C7DE2">
        <w:rPr>
          <w:noProof/>
        </w:rPr>
        <w:t>285</w:t>
      </w:r>
      <w:r>
        <w:fldChar w:fldCharType="end"/>
      </w:r>
    </w:p>
    <w:p w14:paraId="460A4F24" w14:textId="38921105" w:rsidR="008644DA" w:rsidRDefault="008644DA" w:rsidP="008644DA">
      <w:pPr>
        <w:pStyle w:val="EngHang"/>
        <w:tabs>
          <w:tab w:val="left" w:leader="dot" w:pos="8280"/>
        </w:tabs>
      </w:pPr>
      <w:r>
        <w:fldChar w:fldCharType="begin"/>
      </w:r>
      <w:r>
        <w:instrText xml:space="preserve"> REF _Ref434579051 \h  \* MERGEFORMAT </w:instrText>
      </w:r>
      <w:r>
        <w:fldChar w:fldCharType="separate"/>
      </w:r>
      <w:r w:rsidR="000C7DE2">
        <w:t>Psalm 118 Part 21 (</w:t>
      </w:r>
      <w:r w:rsidR="000C7DE2" w:rsidRPr="000C7DE2">
        <w:rPr>
          <w:rFonts w:ascii="Times New Roman" w:hAnsi="Times New Roman"/>
        </w:rPr>
        <w:t>ש</w:t>
      </w:r>
      <w:r w:rsidR="000C7DE2">
        <w:t>): “Rulers persecute me without cause”</w:t>
      </w:r>
      <w:r>
        <w:fldChar w:fldCharType="end"/>
      </w:r>
      <w:r>
        <w:tab/>
      </w:r>
      <w:r>
        <w:fldChar w:fldCharType="begin"/>
      </w:r>
      <w:r>
        <w:instrText xml:space="preserve"> PAGEREF _Ref434579051 \h </w:instrText>
      </w:r>
      <w:r>
        <w:fldChar w:fldCharType="separate"/>
      </w:r>
      <w:r w:rsidR="000C7DE2">
        <w:rPr>
          <w:noProof/>
        </w:rPr>
        <w:t>286</w:t>
      </w:r>
      <w:r>
        <w:fldChar w:fldCharType="end"/>
      </w:r>
    </w:p>
    <w:p w14:paraId="148B010E" w14:textId="1CCCED6D" w:rsidR="008644DA" w:rsidRDefault="008644DA" w:rsidP="008644DA">
      <w:pPr>
        <w:pStyle w:val="EngHang"/>
        <w:tabs>
          <w:tab w:val="left" w:leader="dot" w:pos="8280"/>
        </w:tabs>
      </w:pPr>
      <w:r>
        <w:fldChar w:fldCharType="begin"/>
      </w:r>
      <w:r>
        <w:instrText xml:space="preserve"> REF _Ref434579065 \h  \* MERGEFORMAT </w:instrText>
      </w:r>
      <w:r>
        <w:fldChar w:fldCharType="separate"/>
      </w:r>
      <w:r w:rsidR="000C7DE2">
        <w:t>Psalm 118 Part 22 (</w:t>
      </w:r>
      <w:r w:rsidR="000C7DE2" w:rsidRPr="000C7DE2">
        <w:rPr>
          <w:rFonts w:ascii="Times New Roman" w:hAnsi="Times New Roman"/>
        </w:rPr>
        <w:t>ת</w:t>
      </w:r>
      <w:r w:rsidR="000C7DE2">
        <w:t>): “Let my supplication come before You, O Lord”</w:t>
      </w:r>
      <w:r>
        <w:fldChar w:fldCharType="end"/>
      </w:r>
      <w:r>
        <w:tab/>
      </w:r>
      <w:r>
        <w:fldChar w:fldCharType="begin"/>
      </w:r>
      <w:r>
        <w:instrText xml:space="preserve"> PAGEREF _Ref434579065 \h </w:instrText>
      </w:r>
      <w:r>
        <w:fldChar w:fldCharType="separate"/>
      </w:r>
      <w:r w:rsidR="000C7DE2">
        <w:rPr>
          <w:noProof/>
        </w:rPr>
        <w:t>286</w:t>
      </w:r>
      <w:r>
        <w:fldChar w:fldCharType="end"/>
      </w:r>
    </w:p>
    <w:p w14:paraId="33B43BEC" w14:textId="77777777" w:rsidR="00520302" w:rsidRPr="001A4291" w:rsidRDefault="00D972E7" w:rsidP="00520302">
      <w:pPr>
        <w:pStyle w:val="Heading5"/>
        <w:rPr>
          <w:lang w:val="en-GB"/>
        </w:rPr>
      </w:pPr>
      <w:r>
        <w:rPr>
          <w:lang w:val="en-GB"/>
        </w:rPr>
        <w:t>The Gospel From Saint John</w:t>
      </w:r>
      <w:r w:rsidR="00520302" w:rsidRPr="001A4291">
        <w:rPr>
          <w:lang w:val="en-GB"/>
        </w:rPr>
        <w:t xml:space="preserve"> 6:16-23</w:t>
      </w:r>
    </w:p>
    <w:p w14:paraId="246B8B4D" w14:textId="77777777" w:rsidR="00520302" w:rsidRPr="00520302" w:rsidRDefault="00CE1951" w:rsidP="00CE1951">
      <w:pPr>
        <w:pStyle w:val="Prose"/>
      </w:pPr>
      <w:r>
        <w:t>W</w:t>
      </w:r>
      <w:r w:rsidR="00520302" w:rsidRPr="00520302">
        <w:t>hen it was evening, His disciples came down to the sea, and when they had gone up into the ship, they were coming to the opposite shor</w:t>
      </w:r>
      <w:r>
        <w:t>e of the sea to Capernaum. I</w:t>
      </w:r>
      <w:r w:rsidR="00520302" w:rsidRPr="00520302">
        <w:t>t was already dusk, and Jesus</w:t>
      </w:r>
      <w:r>
        <w:t xml:space="preserve"> had not yet come to them. T</w:t>
      </w:r>
      <w:r w:rsidR="00520302" w:rsidRPr="00520302">
        <w:t>he sea was rising, (because) a</w:t>
      </w:r>
      <w:r>
        <w:t xml:space="preserve"> great wind (was) blowing</w:t>
      </w:r>
      <w:r w:rsidR="001225FA">
        <w:t xml:space="preserve">. </w:t>
      </w:r>
      <w:r>
        <w:t>W</w:t>
      </w:r>
      <w:r w:rsidR="00520302" w:rsidRPr="00520302">
        <w:t xml:space="preserve">hen they were about </w:t>
      </w:r>
      <w:r>
        <w:t>three or four miles out, they saw Jesus walking on</w:t>
      </w:r>
      <w:r w:rsidR="00520302" w:rsidRPr="00520302">
        <w:t xml:space="preserve"> the sea, and approach</w:t>
      </w:r>
      <w:r>
        <w:t>ing the ship. They feared, but H</w:t>
      </w:r>
      <w:r w:rsidR="00520302" w:rsidRPr="00520302">
        <w:t xml:space="preserve">e said to them, </w:t>
      </w:r>
      <w:r>
        <w:t>“</w:t>
      </w:r>
      <w:r w:rsidR="00520302" w:rsidRPr="00520302">
        <w:t>It is I; fear not.</w:t>
      </w:r>
      <w:r>
        <w:t>”</w:t>
      </w:r>
      <w:r w:rsidR="00FE0AE4">
        <w:t xml:space="preserve"> </w:t>
      </w:r>
      <w:r w:rsidR="00520302" w:rsidRPr="00520302">
        <w:t>Then they willingly t</w:t>
      </w:r>
      <w:r>
        <w:t>ook him into the ship with them,</w:t>
      </w:r>
      <w:r w:rsidR="00520302" w:rsidRPr="00520302">
        <w:t xml:space="preserve"> and immediately the ship came to the shore, to the land to which they were </w:t>
      </w:r>
      <w:r>
        <w:t>going</w:t>
      </w:r>
      <w:r w:rsidR="00520302" w:rsidRPr="00520302">
        <w:t>.</w:t>
      </w:r>
    </w:p>
    <w:p w14:paraId="4CCBD626" w14:textId="607AF7A0" w:rsidR="00520302" w:rsidRPr="00520302" w:rsidRDefault="00CE1951" w:rsidP="00520302">
      <w:pPr>
        <w:pStyle w:val="Prose"/>
        <w:rPr>
          <w:i/>
        </w:rPr>
      </w:pPr>
      <w:r>
        <w:t>I</w:t>
      </w:r>
      <w:r w:rsidR="00520302" w:rsidRPr="00520302">
        <w:t>n the morning, the multitude which was standing on the other side of the sea saw that there was</w:t>
      </w:r>
      <w:r>
        <w:t xml:space="preserve"> not another ship there, except</w:t>
      </w:r>
      <w:r w:rsidR="00520302" w:rsidRPr="00520302">
        <w:t xml:space="preserve"> one, and that Jesus went not into the ship with his disciples, but that his disciples were gone away alone</w:t>
      </w:r>
      <w:r w:rsidR="001225FA">
        <w:t xml:space="preserve">. </w:t>
      </w:r>
      <w:r w:rsidR="00520302" w:rsidRPr="00520302">
        <w:t>O</w:t>
      </w:r>
      <w:r>
        <w:t xml:space="preserve">ther ships came from Tiberias </w:t>
      </w:r>
      <w:r w:rsidR="00520302" w:rsidRPr="00520302">
        <w:t>to the place where they have eaten the bread, on which the Lord had given thanks</w:t>
      </w:r>
      <w:r w:rsidR="001225FA">
        <w:t xml:space="preserve">. </w:t>
      </w:r>
      <w:r w:rsidR="00520302" w:rsidRPr="00520302">
        <w:rPr>
          <w:i/>
        </w:rPr>
        <w:t>Glory be to God forever.</w:t>
      </w:r>
    </w:p>
    <w:p w14:paraId="42E34D17" w14:textId="77777777" w:rsidR="00520302" w:rsidRPr="00520302" w:rsidRDefault="00520302" w:rsidP="00520302">
      <w:pPr>
        <w:pStyle w:val="Rubric"/>
        <w:rPr>
          <w:rFonts w:cs="@MingLiU"/>
          <w:lang w:val="en-GB"/>
        </w:rPr>
      </w:pPr>
      <w:r w:rsidRPr="001A4291">
        <w:rPr>
          <w:lang w:val="en-GB"/>
        </w:rPr>
        <w:t>Then shall these Troparia be said,</w:t>
      </w:r>
    </w:p>
    <w:p w14:paraId="25114AAB" w14:textId="77777777" w:rsidR="00CE1951" w:rsidRDefault="00CE1951" w:rsidP="00CE1951">
      <w:pPr>
        <w:pStyle w:val="Prose"/>
      </w:pPr>
      <w:r>
        <w:t>You, Lord, know the rising up of mine enemies, and You understand the feebleness of my nature, O Creator. Behold, I will commit my spirit into Your hands. Overshadow me with the wings of Your goodness, in order that I sleep not unto death. Enlighten my eyes to the greatness of Your words, raise me up at all times to glorifying You, for You alone are Good and the Lover of mankind.</w:t>
      </w:r>
    </w:p>
    <w:p w14:paraId="236A3766" w14:textId="77777777" w:rsidR="00CE1951" w:rsidRPr="004E1800" w:rsidRDefault="00CE1951" w:rsidP="00CE195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CDBFD27" w14:textId="77777777" w:rsidR="00CE1951" w:rsidRDefault="00CE1951" w:rsidP="00CE1951">
      <w:pPr>
        <w:pStyle w:val="Prose"/>
      </w:pPr>
      <w:r>
        <w:t>Your judgment seat is fearful, Lord; men are gathered together, and Angels stand, and the books are opened; the works will be revealed, and the thoughts will make a defence. What judgment will be my judgment? I, who am bound in sin. Who will quench for me the flame of fire? Who will cause the darkness to be lightened, if You have not mercy upon me? For You are a Compassionate One toward mankind.</w:t>
      </w:r>
    </w:p>
    <w:p w14:paraId="5E8B8461" w14:textId="77777777" w:rsidR="00520302" w:rsidRPr="00CE1951" w:rsidRDefault="00520302" w:rsidP="00CE1951">
      <w:pPr>
        <w:pStyle w:val="CopticHangingVerse"/>
      </w:pPr>
      <w:r>
        <w:rPr>
          <w:rFonts w:cs="@MingLiU"/>
          <w:b/>
          <w:bCs/>
          <w:i/>
          <w:iCs/>
          <w:sz w:val="22"/>
          <w:lang w:val="en-GB"/>
        </w:rPr>
        <w:tab/>
      </w:r>
      <w:r w:rsidR="00CE1951">
        <w:rPr>
          <w:smallCaps/>
        </w:rPr>
        <w:t>Ⲕ</w:t>
      </w:r>
      <w:r w:rsidR="00CE1951" w:rsidRPr="005130A7">
        <w:t>ⲉ ⲛⲩⲛ ⲕⲉ ⲁ̀ⲓ</w:t>
      </w:r>
      <w:r w:rsidR="00CE1951">
        <w:t xml:space="preserve"> </w:t>
      </w:r>
      <w:r w:rsidR="00CE1951" w:rsidRPr="005130A7">
        <w:t>ⲕⲉ ⲓⲥ ⲧⲟⲩⲥ ⲉ̀ⲱ̀ⲛⲁⲥ ⲧⲱⲛ ⲉ̀ⲱ̀ ⲛⲱⲛ ⲁⲙⲏⲛ</w:t>
      </w:r>
      <w:r w:rsidR="001225FA">
        <w:t xml:space="preserve">. </w:t>
      </w:r>
      <w:r w:rsidR="00CE1951" w:rsidRPr="004E1800">
        <w:rPr>
          <w:rFonts w:ascii="Garamond" w:hAnsi="Garamond"/>
        </w:rPr>
        <w:t>(Both now, and always, and unto the ages of ages</w:t>
      </w:r>
      <w:r w:rsidR="001225FA">
        <w:rPr>
          <w:rFonts w:ascii="Garamond" w:hAnsi="Garamond"/>
        </w:rPr>
        <w:t xml:space="preserve">. </w:t>
      </w:r>
      <w:r w:rsidR="00CE1951" w:rsidRPr="004E1800">
        <w:rPr>
          <w:rFonts w:ascii="Garamond" w:hAnsi="Garamond"/>
        </w:rPr>
        <w:t>Amen.)</w:t>
      </w:r>
    </w:p>
    <w:p w14:paraId="29625475" w14:textId="5FD3A4C8" w:rsidR="00CE1951" w:rsidRPr="00757692" w:rsidRDefault="00CE1951" w:rsidP="00CE1951">
      <w:pPr>
        <w:pStyle w:val="Prose"/>
      </w:pPr>
      <w:r>
        <w:t xml:space="preserve">O Theotokos, since we have confidence in you, we </w:t>
      </w:r>
      <w:r w:rsidR="00E064B4">
        <w:t>will</w:t>
      </w:r>
      <w:r>
        <w:t xml:space="preserve"> not be ashamed, but we </w:t>
      </w:r>
      <w:r w:rsidR="00E064B4">
        <w:t>will</w:t>
      </w:r>
      <w:r>
        <w:t xml:space="preserve"> be saved; and since we have obtained your aid and your mediation, O holy and perfectly pure one, we will not be afraid, but we will pursue our enemies and scatter them, having obtained the protection of your powerful aid in everything like a shield. And we ask and entreat and cry out to you, O Theotokos, that you deliver us through your prayers, and that you raise us up from the sleep of darkness, to offer glorification through the power of God, who took flesh from You.</w:t>
      </w:r>
    </w:p>
    <w:p w14:paraId="3C4ED077" w14:textId="7E6F48F8" w:rsidR="00520302" w:rsidRPr="00520302" w:rsidRDefault="00520302" w:rsidP="00CE1951">
      <w:pPr>
        <w:pStyle w:val="Rubric"/>
      </w:pPr>
      <w:r>
        <w:tab/>
      </w:r>
      <w:r w:rsidRPr="001A4291">
        <w:t>T</w:t>
      </w:r>
      <w:r>
        <w:t>hen shall be said: Lord hear us</w:t>
      </w:r>
      <w:r w:rsidRPr="001A4291">
        <w:t>, have mercy on us and for</w:t>
      </w:r>
      <w:r w:rsidRPr="001A4291">
        <w:softHyphen/>
        <w:t>give us our sins, Lord have mercy (Kirié</w:t>
      </w:r>
      <w:r>
        <w:t xml:space="preserve"> Eleison) </w:t>
      </w:r>
      <w:r w:rsidR="00C241B0">
        <w:t>50 (or 41</w:t>
      </w:r>
      <w:r w:rsidR="00C241B0">
        <w:rPr>
          <w:rStyle w:val="FootnoteReference"/>
          <w:lang w:val="en-GB"/>
        </w:rPr>
        <w:footnoteReference w:id="9"/>
      </w:r>
      <w:r w:rsidR="00C241B0">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the Lord's Prayer and this ab</w:t>
      </w:r>
      <w:r w:rsidRPr="001A4291">
        <w:softHyphen/>
        <w:t>solution:</w:t>
      </w:r>
    </w:p>
    <w:p w14:paraId="36A03568" w14:textId="77777777" w:rsidR="00520302" w:rsidRPr="00520302" w:rsidRDefault="00520302" w:rsidP="00D972E7">
      <w:pPr>
        <w:pStyle w:val="Prose"/>
      </w:pPr>
      <w:r>
        <w:tab/>
      </w:r>
      <w:r w:rsidR="00D972E7">
        <w:t>Master, Lord Jesus Christ, our God, give us rest in our sleep, rest for our bodies and purity in our souls, and keep us from the obscurity which is the darkness of sin. Let the movements of the passions be stilled; let the fire of the body be quenched. Bring to naught the uprisings of the flesh and grant to us a watchful mind and a humble memory, a conduct full of virtue, a sleeping-mat undefiled, and a pure couch. And raise us up for the hymn of the night and morning. Graciously accord to us the doxology of the whole night, that we may bless Your Holy Name which is full of glory and all beauty, with Your Good Father and the Holy Spirit, the Life-Giver, now and at all times and to the age of all ages. Amen.</w:t>
      </w:r>
      <w:r w:rsidRPr="001A4291">
        <w:t xml:space="preserve"> </w:t>
      </w:r>
    </w:p>
    <w:p w14:paraId="3B2D97E5" w14:textId="12041728" w:rsidR="00520302" w:rsidRPr="001A4291" w:rsidRDefault="00520302" w:rsidP="00520302">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F29001C" w14:textId="77777777" w:rsidR="00520302" w:rsidRDefault="00520302" w:rsidP="00520302"/>
    <w:p w14:paraId="42F61CCC" w14:textId="77777777" w:rsidR="00520302" w:rsidRPr="00520302" w:rsidRDefault="00520302" w:rsidP="00520302"/>
    <w:p w14:paraId="76BB83CA" w14:textId="77777777" w:rsidR="00964F23" w:rsidRDefault="00964F23" w:rsidP="00964F23">
      <w:pPr>
        <w:pStyle w:val="Heading2"/>
      </w:pPr>
      <w:bookmarkStart w:id="100" w:name="_Toc410196178"/>
      <w:bookmarkStart w:id="101" w:name="_Toc410196410"/>
      <w:bookmarkStart w:id="102" w:name="_Toc410196912"/>
      <w:bookmarkStart w:id="103" w:name="_Toc448696620"/>
      <w:bookmarkStart w:id="104" w:name="Midnight"/>
      <w:bookmarkEnd w:id="76"/>
      <w:r>
        <w:lastRenderedPageBreak/>
        <w:t>Midnight</w:t>
      </w:r>
      <w:bookmarkEnd w:id="100"/>
      <w:bookmarkEnd w:id="101"/>
      <w:bookmarkEnd w:id="102"/>
      <w:bookmarkEnd w:id="103"/>
    </w:p>
    <w:bookmarkStart w:id="105" w:name="_Toc410196179" w:displacedByCustomXml="next"/>
    <w:bookmarkStart w:id="106" w:name="_Toc410196411" w:displacedByCustomXml="next"/>
    <w:bookmarkStart w:id="107" w:name="_Toc410196913" w:displacedByCustomXml="next"/>
    <w:sdt>
      <w:sdtPr>
        <w:id w:val="-763460370"/>
        <w:docPartObj>
          <w:docPartGallery w:val="Table of Contents"/>
          <w:docPartUnique/>
        </w:docPartObj>
      </w:sdtPr>
      <w:sdtEndPr>
        <w:rPr>
          <w:b/>
          <w:bCs/>
          <w:noProof/>
        </w:rPr>
      </w:sdtEndPr>
      <w:sdtContent>
        <w:p w14:paraId="581004B7" w14:textId="0A15FBAB"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Midnight</w:instrText>
          </w:r>
          <w:r>
            <w:rPr>
              <w:noProof/>
            </w:rPr>
            <w:fldChar w:fldCharType="separate"/>
          </w:r>
          <w:hyperlink w:anchor="_Toc448227461" w:history="1">
            <w:r w:rsidR="00E35F1F" w:rsidRPr="002B70A3">
              <w:rPr>
                <w:rStyle w:val="Hyperlink"/>
                <w:noProof/>
              </w:rPr>
              <w:t>The Psalms of Midnight (The Beginning of Watches)</w:t>
            </w:r>
            <w:r w:rsidR="00E35F1F">
              <w:rPr>
                <w:noProof/>
                <w:webHidden/>
              </w:rPr>
              <w:tab/>
            </w:r>
            <w:r w:rsidR="00E35F1F">
              <w:rPr>
                <w:noProof/>
                <w:webHidden/>
              </w:rPr>
              <w:fldChar w:fldCharType="begin"/>
            </w:r>
            <w:r w:rsidR="00E35F1F">
              <w:rPr>
                <w:noProof/>
                <w:webHidden/>
              </w:rPr>
              <w:instrText xml:space="preserve"> PAGEREF _Toc448227461 \h </w:instrText>
            </w:r>
            <w:r w:rsidR="00E35F1F">
              <w:rPr>
                <w:noProof/>
                <w:webHidden/>
              </w:rPr>
            </w:r>
            <w:r w:rsidR="00E35F1F">
              <w:rPr>
                <w:noProof/>
                <w:webHidden/>
              </w:rPr>
              <w:fldChar w:fldCharType="separate"/>
            </w:r>
            <w:r w:rsidR="000C7DE2">
              <w:rPr>
                <w:noProof/>
                <w:webHidden/>
              </w:rPr>
              <w:t>33</w:t>
            </w:r>
            <w:r w:rsidR="00E35F1F">
              <w:rPr>
                <w:noProof/>
                <w:webHidden/>
              </w:rPr>
              <w:fldChar w:fldCharType="end"/>
            </w:r>
          </w:hyperlink>
        </w:p>
        <w:p w14:paraId="7991B885" w14:textId="1603B5F3" w:rsidR="00E35F1F" w:rsidRDefault="00BF6550">
          <w:pPr>
            <w:pStyle w:val="TOC3"/>
            <w:tabs>
              <w:tab w:val="right" w:leader="dot" w:pos="8846"/>
            </w:tabs>
            <w:rPr>
              <w:rFonts w:asciiTheme="minorHAnsi" w:eastAsiaTheme="minorEastAsia" w:hAnsiTheme="minorHAnsi"/>
              <w:noProof/>
              <w:sz w:val="22"/>
              <w:lang w:val="en-US"/>
            </w:rPr>
          </w:pPr>
          <w:hyperlink w:anchor="_Toc448227462" w:history="1">
            <w:r w:rsidR="00E35F1F" w:rsidRPr="002B70A3">
              <w:rPr>
                <w:rStyle w:val="Hyperlink"/>
                <w:noProof/>
              </w:rPr>
              <w:t>The Psalms of the Middle Watch</w:t>
            </w:r>
            <w:r w:rsidR="00E35F1F">
              <w:rPr>
                <w:noProof/>
                <w:webHidden/>
              </w:rPr>
              <w:tab/>
            </w:r>
            <w:r w:rsidR="00E35F1F">
              <w:rPr>
                <w:noProof/>
                <w:webHidden/>
              </w:rPr>
              <w:fldChar w:fldCharType="begin"/>
            </w:r>
            <w:r w:rsidR="00E35F1F">
              <w:rPr>
                <w:noProof/>
                <w:webHidden/>
              </w:rPr>
              <w:instrText xml:space="preserve"> PAGEREF _Toc448227462 \h </w:instrText>
            </w:r>
            <w:r w:rsidR="00E35F1F">
              <w:rPr>
                <w:noProof/>
                <w:webHidden/>
              </w:rPr>
            </w:r>
            <w:r w:rsidR="00E35F1F">
              <w:rPr>
                <w:noProof/>
                <w:webHidden/>
              </w:rPr>
              <w:fldChar w:fldCharType="separate"/>
            </w:r>
            <w:r w:rsidR="000C7DE2">
              <w:rPr>
                <w:noProof/>
                <w:webHidden/>
              </w:rPr>
              <w:t>36</w:t>
            </w:r>
            <w:r w:rsidR="00E35F1F">
              <w:rPr>
                <w:noProof/>
                <w:webHidden/>
              </w:rPr>
              <w:fldChar w:fldCharType="end"/>
            </w:r>
          </w:hyperlink>
        </w:p>
        <w:p w14:paraId="6660B090" w14:textId="5AA7D7F1" w:rsidR="00E35F1F" w:rsidRDefault="00BF6550">
          <w:pPr>
            <w:pStyle w:val="TOC3"/>
            <w:tabs>
              <w:tab w:val="right" w:leader="dot" w:pos="8846"/>
            </w:tabs>
            <w:rPr>
              <w:rFonts w:asciiTheme="minorHAnsi" w:eastAsiaTheme="minorEastAsia" w:hAnsiTheme="minorHAnsi"/>
              <w:noProof/>
              <w:sz w:val="22"/>
              <w:lang w:val="en-US"/>
            </w:rPr>
          </w:pPr>
          <w:hyperlink w:anchor="_Toc448227463" w:history="1">
            <w:r w:rsidR="00E35F1F" w:rsidRPr="002B70A3">
              <w:rPr>
                <w:rStyle w:val="Hyperlink"/>
                <w:noProof/>
              </w:rPr>
              <w:t>The Psalms of the Morning Watch</w:t>
            </w:r>
            <w:r w:rsidR="00E35F1F">
              <w:rPr>
                <w:noProof/>
                <w:webHidden/>
              </w:rPr>
              <w:tab/>
            </w:r>
            <w:r w:rsidR="00E35F1F">
              <w:rPr>
                <w:noProof/>
                <w:webHidden/>
              </w:rPr>
              <w:fldChar w:fldCharType="begin"/>
            </w:r>
            <w:r w:rsidR="00E35F1F">
              <w:rPr>
                <w:noProof/>
                <w:webHidden/>
              </w:rPr>
              <w:instrText xml:space="preserve"> PAGEREF _Toc448227463 \h </w:instrText>
            </w:r>
            <w:r w:rsidR="00E35F1F">
              <w:rPr>
                <w:noProof/>
                <w:webHidden/>
              </w:rPr>
            </w:r>
            <w:r w:rsidR="00E35F1F">
              <w:rPr>
                <w:noProof/>
                <w:webHidden/>
              </w:rPr>
              <w:fldChar w:fldCharType="separate"/>
            </w:r>
            <w:r w:rsidR="000C7DE2">
              <w:rPr>
                <w:noProof/>
                <w:webHidden/>
              </w:rPr>
              <w:t>38</w:t>
            </w:r>
            <w:r w:rsidR="00E35F1F">
              <w:rPr>
                <w:noProof/>
                <w:webHidden/>
              </w:rPr>
              <w:fldChar w:fldCharType="end"/>
            </w:r>
          </w:hyperlink>
        </w:p>
        <w:p w14:paraId="26627408" w14:textId="445C921C" w:rsidR="00E35F1F" w:rsidRDefault="00BF6550">
          <w:pPr>
            <w:pStyle w:val="TOC3"/>
            <w:tabs>
              <w:tab w:val="right" w:leader="dot" w:pos="8846"/>
            </w:tabs>
            <w:rPr>
              <w:rFonts w:asciiTheme="minorHAnsi" w:eastAsiaTheme="minorEastAsia" w:hAnsiTheme="minorHAnsi"/>
              <w:noProof/>
              <w:sz w:val="22"/>
              <w:lang w:val="en-US"/>
            </w:rPr>
          </w:pPr>
          <w:hyperlink w:anchor="_Toc448227464" w:history="1">
            <w:r w:rsidR="00E35F1F" w:rsidRPr="002B70A3">
              <w:rPr>
                <w:rStyle w:val="Hyperlink"/>
                <w:noProof/>
              </w:rPr>
              <w:t>The Midnight Praise</w:t>
            </w:r>
            <w:r w:rsidR="00E35F1F">
              <w:rPr>
                <w:noProof/>
                <w:webHidden/>
              </w:rPr>
              <w:tab/>
            </w:r>
            <w:r w:rsidR="00E35F1F">
              <w:rPr>
                <w:noProof/>
                <w:webHidden/>
              </w:rPr>
              <w:fldChar w:fldCharType="begin"/>
            </w:r>
            <w:r w:rsidR="00E35F1F">
              <w:rPr>
                <w:noProof/>
                <w:webHidden/>
              </w:rPr>
              <w:instrText xml:space="preserve"> PAGEREF _Toc448227464 \h </w:instrText>
            </w:r>
            <w:r w:rsidR="00E35F1F">
              <w:rPr>
                <w:noProof/>
                <w:webHidden/>
              </w:rPr>
            </w:r>
            <w:r w:rsidR="00E35F1F">
              <w:rPr>
                <w:noProof/>
                <w:webHidden/>
              </w:rPr>
              <w:fldChar w:fldCharType="separate"/>
            </w:r>
            <w:r w:rsidR="000C7DE2">
              <w:rPr>
                <w:noProof/>
                <w:webHidden/>
              </w:rPr>
              <w:t>42</w:t>
            </w:r>
            <w:r w:rsidR="00E35F1F">
              <w:rPr>
                <w:noProof/>
                <w:webHidden/>
              </w:rPr>
              <w:fldChar w:fldCharType="end"/>
            </w:r>
          </w:hyperlink>
        </w:p>
        <w:p w14:paraId="44C7334F" w14:textId="78AE76C9" w:rsidR="009800DB" w:rsidRDefault="009800DB" w:rsidP="009800DB">
          <w:r>
            <w:rPr>
              <w:b/>
              <w:bCs/>
              <w:noProof/>
            </w:rPr>
            <w:fldChar w:fldCharType="end"/>
          </w:r>
        </w:p>
      </w:sdtContent>
    </w:sdt>
    <w:p w14:paraId="7752302A" w14:textId="77777777" w:rsidR="009800DB" w:rsidRDefault="009800DB" w:rsidP="00AB3348">
      <w:r>
        <w:br w:type="page"/>
      </w:r>
    </w:p>
    <w:p w14:paraId="12BBD9BE" w14:textId="1E4C7C88" w:rsidR="00964F23" w:rsidRDefault="00964F23" w:rsidP="00964F23">
      <w:pPr>
        <w:pStyle w:val="Heading3"/>
      </w:pPr>
      <w:bookmarkStart w:id="108" w:name="_Ref448127130"/>
      <w:bookmarkStart w:id="109" w:name="_Toc448227461"/>
      <w:r>
        <w:lastRenderedPageBreak/>
        <w:t xml:space="preserve">The Psalms of </w:t>
      </w:r>
      <w:bookmarkEnd w:id="107"/>
      <w:bookmarkEnd w:id="106"/>
      <w:bookmarkEnd w:id="105"/>
      <w:r w:rsidR="006D16F9">
        <w:t>Midnight</w:t>
      </w:r>
      <w:r w:rsidR="009800DB">
        <w:t xml:space="preserve"> (The Beginning of Watches)</w:t>
      </w:r>
      <w:bookmarkEnd w:id="108"/>
      <w:bookmarkEnd w:id="109"/>
    </w:p>
    <w:p w14:paraId="4B9CFD27" w14:textId="77777777" w:rsidR="006A0403" w:rsidRDefault="006A0403" w:rsidP="006A0403">
      <w:pPr>
        <w:pStyle w:val="Rubric"/>
        <w:rPr>
          <w:lang w:val="en-US"/>
        </w:rPr>
      </w:pPr>
      <w:r>
        <w:rPr>
          <w:lang w:val="en-US"/>
        </w:rPr>
        <w:t>The worshipper prays the introductory prayers,</w:t>
      </w:r>
    </w:p>
    <w:p w14:paraId="0241D72E" w14:textId="77777777" w:rsidR="00FB6528" w:rsidRDefault="00FB6528" w:rsidP="00FB6528">
      <w:pPr>
        <w:pStyle w:val="Prose"/>
      </w:pPr>
      <w:r>
        <w:t>In the Name of the Father and the Son and the Holy Spirit, One God. Amen.</w:t>
      </w:r>
    </w:p>
    <w:p w14:paraId="32E8B570" w14:textId="77777777" w:rsidR="00FB6528" w:rsidRDefault="00FB6528" w:rsidP="00FB6528">
      <w:pPr>
        <w:pStyle w:val="Prose"/>
      </w:pPr>
      <w:r>
        <w:t>Lord have mercy, Lord have mercy, Lord bless. Amen.</w:t>
      </w:r>
    </w:p>
    <w:p w14:paraId="2485463C" w14:textId="77777777" w:rsidR="00FB6528" w:rsidRDefault="00FB6528" w:rsidP="00FB6528">
      <w:pPr>
        <w:pStyle w:val="Prose"/>
      </w:pPr>
      <w:r>
        <w:t>Glory be to the Father and to the Son and to the Holy Spirit, both now, and always, and unto the ages of ages. Amen.</w:t>
      </w:r>
    </w:p>
    <w:p w14:paraId="27E42D49" w14:textId="77777777" w:rsidR="00FB6528" w:rsidRDefault="00FB6528" w:rsidP="00FB6528">
      <w:pPr>
        <w:pStyle w:val="Prose"/>
      </w:pPr>
      <w:r>
        <w:t>Make us worthy to say thankfully,</w:t>
      </w:r>
    </w:p>
    <w:p w14:paraId="26C58310" w14:textId="77777777" w:rsidR="00FB6528" w:rsidRDefault="00FB6528" w:rsidP="006A0403">
      <w:pPr>
        <w:pStyle w:val="Prose"/>
        <w:tabs>
          <w:tab w:val="left" w:pos="8280"/>
        </w:tabs>
      </w:pPr>
    </w:p>
    <w:p w14:paraId="60A8A4AC" w14:textId="7899B8FB" w:rsidR="006A0403" w:rsidRDefault="001744DD" w:rsidP="00E97A49">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6A0403">
        <w:rPr>
          <w:lang w:val="en-US"/>
        </w:rPr>
        <w:tab/>
      </w:r>
      <w:r w:rsidR="003A78C2">
        <w:rPr>
          <w:lang w:val="en-US"/>
        </w:rPr>
        <w:fldChar w:fldCharType="begin"/>
      </w:r>
      <w:r w:rsidR="006A0403">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0C23CB7" w14:textId="4AC17511" w:rsidR="006A0403" w:rsidRDefault="001744DD" w:rsidP="00E97A49">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6A0403">
        <w:rPr>
          <w:lang w:val="en-US"/>
        </w:rPr>
        <w:tab/>
      </w:r>
      <w:r w:rsidR="003A78C2">
        <w:rPr>
          <w:lang w:val="en-US"/>
        </w:rPr>
        <w:fldChar w:fldCharType="begin"/>
      </w:r>
      <w:r w:rsidR="006A0403">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6A01756" w14:textId="7BB60FDB" w:rsidR="006A0403" w:rsidRDefault="001744DD" w:rsidP="00E97A49">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6A0403">
        <w:rPr>
          <w:lang w:val="en-US"/>
        </w:rPr>
        <w:tab/>
      </w:r>
      <w:r w:rsidR="003A78C2">
        <w:rPr>
          <w:lang w:val="en-US"/>
        </w:rPr>
        <w:fldChar w:fldCharType="begin"/>
      </w:r>
      <w:r w:rsidR="006A0403">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76AC3CCB" w14:textId="77777777" w:rsidR="006A0403" w:rsidRDefault="006A0403" w:rsidP="006A0403">
      <w:pPr>
        <w:pStyle w:val="Rubric"/>
        <w:rPr>
          <w:lang w:val="en-US"/>
        </w:rPr>
      </w:pPr>
      <w:r>
        <w:rPr>
          <w:lang w:val="en-US"/>
        </w:rPr>
        <w:t>Then shall be said,</w:t>
      </w:r>
    </w:p>
    <w:p w14:paraId="48A53001" w14:textId="77777777" w:rsidR="006A0403" w:rsidRPr="001A4291" w:rsidRDefault="001744DD" w:rsidP="006A0403">
      <w:pPr>
        <w:pStyle w:val="Prose"/>
      </w:pPr>
      <w:r>
        <w:t>Arise</w:t>
      </w:r>
      <w:r w:rsidR="006A0403" w:rsidRPr="001A4291">
        <w:t xml:space="preserve">, O children of the Light, </w:t>
      </w:r>
      <w:r>
        <w:t>let us</w:t>
      </w:r>
      <w:r w:rsidR="006A0403" w:rsidRPr="001A4291">
        <w:t xml:space="preserve"> praise the Lord of the powers, that He may grant us the salvation of our souls</w:t>
      </w:r>
      <w:r w:rsidR="001225FA">
        <w:t xml:space="preserve">. </w:t>
      </w:r>
      <w:r w:rsidR="006A0403" w:rsidRPr="001A4291">
        <w:t xml:space="preserve">When we stand before </w:t>
      </w:r>
      <w:r w:rsidR="001040C8">
        <w:t>You</w:t>
      </w:r>
      <w:r w:rsidR="006A0403" w:rsidRPr="001A4291">
        <w:t xml:space="preserve"> in the </w:t>
      </w:r>
      <w:r>
        <w:t>flesh</w:t>
      </w:r>
      <w:r w:rsidR="006A0403" w:rsidRPr="001A4291">
        <w:t>, take away from our minds the sleep of negligence</w:t>
      </w:r>
      <w:r w:rsidR="001225FA">
        <w:t xml:space="preserve">. </w:t>
      </w:r>
      <w:r w:rsidR="006A0403" w:rsidRPr="001A4291">
        <w:t>Grant us sobriety</w:t>
      </w:r>
      <w:r w:rsidR="006A0403" w:rsidRPr="001A4291">
        <w:rPr>
          <w:rStyle w:val="FootnoteReference"/>
          <w:rFonts w:cs="@MingLiU"/>
          <w:sz w:val="22"/>
        </w:rPr>
        <w:footnoteReference w:id="10"/>
      </w:r>
      <w:r w:rsidR="006A0403" w:rsidRPr="001A4291">
        <w:t xml:space="preserve">, O Lord, that we may understand how to stand before </w:t>
      </w:r>
      <w:r w:rsidR="001040C8">
        <w:t>You</w:t>
      </w:r>
      <w:r w:rsidR="006A0403" w:rsidRPr="001A4291">
        <w:t xml:space="preserve"> at time of prayer, and send up </w:t>
      </w:r>
      <w:r>
        <w:t>to</w:t>
      </w:r>
      <w:r w:rsidR="006A0403" w:rsidRPr="001A4291">
        <w:t xml:space="preserve"> </w:t>
      </w:r>
      <w:r w:rsidR="001040C8">
        <w:t>You</w:t>
      </w:r>
      <w:r w:rsidR="006A0403" w:rsidRPr="001A4291">
        <w:t xml:space="preserve"> a befitting doxology, and win the forgiveness of our many sins.</w:t>
      </w:r>
    </w:p>
    <w:p w14:paraId="042F84BD"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2E03E921" w14:textId="77777777" w:rsidR="006A0403" w:rsidRPr="001A4291" w:rsidRDefault="006A0403" w:rsidP="006A0403">
      <w:pPr>
        <w:pStyle w:val="Prose"/>
      </w:pPr>
      <w:r w:rsidRPr="001A4291">
        <w:t xml:space="preserve">Behold, bless the Lord, all </w:t>
      </w:r>
      <w:r w:rsidR="001744DD">
        <w:t>you</w:t>
      </w:r>
      <w:r w:rsidRPr="001A4291">
        <w:t xml:space="preserve"> servants of the Lord, who stand in the house of the Lord, in the </w:t>
      </w:r>
      <w:r w:rsidR="001744DD">
        <w:t>courts of the house of our God.</w:t>
      </w:r>
      <w:r w:rsidRPr="001A4291">
        <w:t xml:space="preserve"> In the nights, lift up your hands to the sanctuary, and bless the Lord</w:t>
      </w:r>
      <w:r w:rsidR="001225FA">
        <w:t xml:space="preserve">. </w:t>
      </w:r>
      <w:r w:rsidRPr="001A4291">
        <w:t xml:space="preserve">The </w:t>
      </w:r>
      <w:r w:rsidR="001744DD">
        <w:t xml:space="preserve">Lord, </w:t>
      </w:r>
      <w:r w:rsidR="001744DD" w:rsidRPr="001A4291">
        <w:t>Who has created the heaven and the earth</w:t>
      </w:r>
      <w:r w:rsidR="001744DD">
        <w:t>, will bless you out of Zion</w:t>
      </w:r>
      <w:r w:rsidRPr="001A4291">
        <w:t xml:space="preserve">. </w:t>
      </w:r>
    </w:p>
    <w:p w14:paraId="67135FBE" w14:textId="77777777" w:rsidR="006A0403" w:rsidRPr="001A4291" w:rsidRDefault="006A0403" w:rsidP="006A0403">
      <w:pPr>
        <w:rPr>
          <w:lang w:val="en-GB"/>
        </w:rPr>
      </w:pPr>
      <w:r w:rsidRPr="001A4291">
        <w:rPr>
          <w:b/>
          <w:bCs/>
          <w:i/>
          <w:iCs/>
          <w:lang w:val="en-GB"/>
        </w:rPr>
        <w:t>Doxa Si Philanethropi</w:t>
      </w:r>
      <w:r w:rsidRPr="001A4291">
        <w:rPr>
          <w:lang w:val="en-GB"/>
        </w:rPr>
        <w:t xml:space="preserve"> (Glory to </w:t>
      </w:r>
      <w:r w:rsidR="001040C8">
        <w:rPr>
          <w:lang w:val="en-GB"/>
        </w:rPr>
        <w:t>You</w:t>
      </w:r>
      <w:r w:rsidRPr="001A4291">
        <w:rPr>
          <w:lang w:val="en-GB"/>
        </w:rPr>
        <w:t xml:space="preserve"> O Lover of mankind)</w:t>
      </w:r>
    </w:p>
    <w:p w14:paraId="6D4CE42C" w14:textId="77777777" w:rsidR="006A0403" w:rsidRPr="001A4291" w:rsidRDefault="006A0403" w:rsidP="006A0403">
      <w:pPr>
        <w:pStyle w:val="Prose"/>
      </w:pPr>
      <w:r w:rsidRPr="001A4291">
        <w:t xml:space="preserve">Let my supplication come near before </w:t>
      </w:r>
      <w:r w:rsidR="001040C8">
        <w:t>You</w:t>
      </w:r>
      <w:r w:rsidRPr="001A4291">
        <w:t>, O Lord: give me un</w:t>
      </w:r>
      <w:r w:rsidRPr="001A4291">
        <w:softHyphen/>
        <w:t xml:space="preserve">derstanding according to </w:t>
      </w:r>
      <w:r w:rsidR="00E570CB">
        <w:t>Your</w:t>
      </w:r>
      <w:r w:rsidRPr="001A4291">
        <w:t xml:space="preserve"> word</w:t>
      </w:r>
      <w:r w:rsidR="001225FA">
        <w:t xml:space="preserve">. </w:t>
      </w:r>
      <w:r w:rsidRPr="001A4291">
        <w:t xml:space="preserve">My petition shall come in before </w:t>
      </w:r>
      <w:r w:rsidR="001040C8">
        <w:t>You</w:t>
      </w:r>
      <w:r w:rsidRPr="001A4291">
        <w:t xml:space="preserve">: revive me according to </w:t>
      </w:r>
      <w:r w:rsidR="00E570CB">
        <w:t>Your</w:t>
      </w:r>
      <w:r w:rsidRPr="001A4291">
        <w:t xml:space="preserve"> word</w:t>
      </w:r>
      <w:r w:rsidR="001225FA">
        <w:t xml:space="preserve">. </w:t>
      </w:r>
      <w:r w:rsidRPr="001A4291">
        <w:t xml:space="preserve">My lips shall pour forth blessing, if </w:t>
      </w:r>
      <w:r w:rsidR="001040C8">
        <w:t>You</w:t>
      </w:r>
      <w:r w:rsidRPr="001A4291">
        <w:t xml:space="preserve"> teach me </w:t>
      </w:r>
      <w:r w:rsidR="00E570CB">
        <w:t>Your</w:t>
      </w:r>
      <w:r w:rsidR="001744DD">
        <w:t xml:space="preserve"> truths.</w:t>
      </w:r>
      <w:r w:rsidRPr="001A4291">
        <w:t xml:space="preserve"> My tongue </w:t>
      </w:r>
      <w:r w:rsidR="008547B0">
        <w:t>will</w:t>
      </w:r>
      <w:r w:rsidRPr="001A4291">
        <w:t xml:space="preserve"> respond with </w:t>
      </w:r>
      <w:r w:rsidR="00E570CB">
        <w:t>Your</w:t>
      </w:r>
      <w:r w:rsidRPr="001A4291">
        <w:t xml:space="preserve"> words: for all </w:t>
      </w:r>
      <w:r w:rsidR="00E570CB">
        <w:t>Your</w:t>
      </w:r>
      <w:r w:rsidRPr="001A4291">
        <w:t xml:space="preserve"> commandments are righteous</w:t>
      </w:r>
      <w:r w:rsidR="001225FA">
        <w:t xml:space="preserve">. </w:t>
      </w:r>
      <w:r w:rsidRPr="001A4291">
        <w:t xml:space="preserve">Let </w:t>
      </w:r>
      <w:r w:rsidR="001040C8">
        <w:t>Your</w:t>
      </w:r>
      <w:r w:rsidRPr="001A4291">
        <w:t xml:space="preserve"> hand </w:t>
      </w:r>
      <w:r w:rsidR="008547B0">
        <w:t>deliver</w:t>
      </w:r>
      <w:r w:rsidRPr="001A4291">
        <w:t xml:space="preserve"> me; for I have desired </w:t>
      </w:r>
      <w:r w:rsidR="00E570CB">
        <w:t>Your</w:t>
      </w:r>
      <w:r w:rsidRPr="001A4291">
        <w:t xml:space="preserve"> commandments</w:t>
      </w:r>
      <w:r w:rsidR="001225FA">
        <w:t xml:space="preserve">. </w:t>
      </w:r>
      <w:r w:rsidRPr="001A4291">
        <w:t xml:space="preserve">I have longed for </w:t>
      </w:r>
      <w:r w:rsidR="00E570CB">
        <w:t>Your</w:t>
      </w:r>
      <w:r w:rsidRPr="001A4291">
        <w:t xml:space="preserve"> salvation, Lord; and </w:t>
      </w:r>
      <w:r w:rsidR="00E570CB">
        <w:t>Your</w:t>
      </w:r>
      <w:r w:rsidRPr="001A4291">
        <w:t xml:space="preserve"> Law is my meditation. My soul shall live, and it shall praise </w:t>
      </w:r>
      <w:r w:rsidR="001040C8">
        <w:t>You</w:t>
      </w:r>
      <w:r w:rsidRPr="001A4291">
        <w:t xml:space="preserve">; and </w:t>
      </w:r>
      <w:r w:rsidR="00E570CB">
        <w:t>Your</w:t>
      </w:r>
      <w:r w:rsidRPr="001A4291">
        <w:t xml:space="preserve"> judgments shall help me</w:t>
      </w:r>
      <w:r w:rsidR="001225FA">
        <w:t xml:space="preserve">. </w:t>
      </w:r>
      <w:r w:rsidRPr="001A4291">
        <w:t xml:space="preserve">I have gone astray like a lost sheep; seek after </w:t>
      </w:r>
      <w:r w:rsidR="00E570CB">
        <w:t>Your</w:t>
      </w:r>
      <w:r w:rsidRPr="001A4291">
        <w:t xml:space="preserve"> servant; for I have not forgotten </w:t>
      </w:r>
      <w:r w:rsidR="00E570CB">
        <w:t>Your</w:t>
      </w:r>
      <w:r w:rsidRPr="001A4291">
        <w:t xml:space="preserve"> command</w:t>
      </w:r>
      <w:r w:rsidRPr="001A4291">
        <w:softHyphen/>
        <w:t xml:space="preserve">ments. </w:t>
      </w:r>
    </w:p>
    <w:p w14:paraId="39DA5842" w14:textId="77777777" w:rsidR="006A0403" w:rsidRPr="001A4291" w:rsidRDefault="006A0403" w:rsidP="006A0403">
      <w:pPr>
        <w:pStyle w:val="Prose"/>
      </w:pPr>
      <w:r w:rsidRPr="001A4291">
        <w:t xml:space="preserve">Glory be to the Father, and the Son, and the Holy Spirit, </w:t>
      </w:r>
      <w:r>
        <w:t xml:space="preserve">both now, and </w:t>
      </w:r>
      <w:r w:rsidRPr="001A4291">
        <w:t>always, and unto the ages of ages</w:t>
      </w:r>
      <w:r w:rsidR="001225FA">
        <w:t xml:space="preserve">. </w:t>
      </w:r>
      <w:r w:rsidRPr="001A4291">
        <w:t>Amen.</w:t>
      </w:r>
    </w:p>
    <w:p w14:paraId="0878A197" w14:textId="77777777" w:rsidR="006A0403" w:rsidRPr="001A4291" w:rsidRDefault="006A0403" w:rsidP="006A0403">
      <w:pPr>
        <w:pStyle w:val="Prose"/>
      </w:pPr>
      <w:r w:rsidRPr="001A4291">
        <w:lastRenderedPageBreak/>
        <w:t>Glory be to the Father, and the Son and the Holy Spirit, from now and unto the age of all ages</w:t>
      </w:r>
      <w:r w:rsidR="001225FA">
        <w:t xml:space="preserve">. </w:t>
      </w:r>
      <w:r w:rsidRPr="001A4291">
        <w:t>Amen.</w:t>
      </w:r>
    </w:p>
    <w:p w14:paraId="16DBC785" w14:textId="77777777" w:rsidR="006A0403" w:rsidRPr="001A4291" w:rsidRDefault="006A0403" w:rsidP="006A0403">
      <w:pPr>
        <w:pStyle w:val="Prose"/>
      </w:pPr>
      <w:r w:rsidRPr="001A4291">
        <w:t xml:space="preserve">Glory to </w:t>
      </w:r>
      <w:r w:rsidR="001040C8">
        <w:t>You</w:t>
      </w:r>
      <w:r w:rsidRPr="001A4291">
        <w:t>, O Good One, the Lover of mankind</w:t>
      </w:r>
      <w:r w:rsidR="001225FA">
        <w:t xml:space="preserve">. </w:t>
      </w:r>
      <w:r w:rsidRPr="001A4291">
        <w:t xml:space="preserve">Glory to </w:t>
      </w:r>
      <w:r w:rsidR="00E570CB">
        <w:t>Your</w:t>
      </w:r>
      <w:r w:rsidRPr="001A4291">
        <w:t xml:space="preserve"> Mother, the Virgin, and all </w:t>
      </w:r>
      <w:r w:rsidR="00E570CB">
        <w:t>Your</w:t>
      </w:r>
      <w:r w:rsidRPr="001A4291">
        <w:t xml:space="preserve"> saints.</w:t>
      </w:r>
    </w:p>
    <w:p w14:paraId="0881EC7F" w14:textId="77777777" w:rsidR="006A0403" w:rsidRPr="001A4291" w:rsidRDefault="006A0403" w:rsidP="006A0403">
      <w:pPr>
        <w:rPr>
          <w:lang w:val="en-GB"/>
        </w:rPr>
      </w:pPr>
      <w:r w:rsidRPr="001A4291">
        <w:rPr>
          <w:lang w:val="en-GB"/>
        </w:rPr>
        <w:t xml:space="preserve">Glory to </w:t>
      </w:r>
      <w:r w:rsidR="001040C8">
        <w:rPr>
          <w:lang w:val="en-GB"/>
        </w:rPr>
        <w:t>You</w:t>
      </w:r>
      <w:r w:rsidRPr="001A4291">
        <w:rPr>
          <w:lang w:val="en-GB"/>
        </w:rPr>
        <w:t>, O Only</w:t>
      </w:r>
      <w:r w:rsidRPr="001A4291">
        <w:rPr>
          <w:lang w:val="en-GB"/>
        </w:rPr>
        <w:noBreakHyphen/>
        <w:t>Begotten</w:t>
      </w:r>
      <w:r w:rsidR="001225FA">
        <w:rPr>
          <w:lang w:val="en-GB"/>
        </w:rPr>
        <w:t xml:space="preserve">. </w:t>
      </w:r>
      <w:r w:rsidRPr="001A4291">
        <w:rPr>
          <w:lang w:val="en-GB"/>
        </w:rPr>
        <w:t>O Holy Trinity, have mercy upon us.</w:t>
      </w:r>
    </w:p>
    <w:p w14:paraId="7B5A79EF" w14:textId="77777777" w:rsidR="006A0403" w:rsidRPr="001A4291" w:rsidRDefault="006A0403" w:rsidP="006A0403">
      <w:pPr>
        <w:pStyle w:val="Prose"/>
      </w:pPr>
      <w:r w:rsidRPr="001A4291">
        <w:t>Let God arise and let all His enemies be scattered, and let all that hate His Holy Name flee before His face.</w:t>
      </w:r>
    </w:p>
    <w:p w14:paraId="5904AFB2" w14:textId="77777777" w:rsidR="006A0403" w:rsidRPr="001A4291" w:rsidRDefault="006A0403" w:rsidP="006A0403">
      <w:pPr>
        <w:pStyle w:val="Prose"/>
      </w:pPr>
      <w:r w:rsidRPr="001A4291">
        <w:t xml:space="preserve">But let </w:t>
      </w:r>
      <w:r w:rsidR="00E570CB">
        <w:t>Your</w:t>
      </w:r>
      <w:r w:rsidRPr="001A4291">
        <w:t xml:space="preserve"> people be in blessing, thousands of thousands, and ten thousand times ten thousands, doing </w:t>
      </w:r>
      <w:r w:rsidR="00E570CB">
        <w:t>Your</w:t>
      </w:r>
      <w:r w:rsidRPr="001A4291">
        <w:t xml:space="preserve"> will.</w:t>
      </w:r>
    </w:p>
    <w:p w14:paraId="23D532D5" w14:textId="77777777" w:rsidR="006A0403" w:rsidRPr="006A0403" w:rsidRDefault="006A0403" w:rsidP="006A0403">
      <w:pPr>
        <w:pStyle w:val="Prose"/>
      </w:pPr>
      <w:r w:rsidRPr="001A4291">
        <w:t xml:space="preserve">Lord, </w:t>
      </w:r>
      <w:r w:rsidR="001040C8">
        <w:t>You</w:t>
      </w:r>
      <w:r w:rsidRPr="001A4291">
        <w:t xml:space="preserve"> shalt open my lips, and my mouth shall utter </w:t>
      </w:r>
      <w:r w:rsidR="00E570CB">
        <w:t>Your</w:t>
      </w:r>
      <w:r w:rsidRPr="001A4291">
        <w:t xml:space="preserve"> praise</w:t>
      </w:r>
      <w:r w:rsidR="001225FA">
        <w:t xml:space="preserve">. </w:t>
      </w:r>
      <w:r w:rsidRPr="001A4291">
        <w:t>Amen</w:t>
      </w:r>
      <w:r w:rsidR="001225FA">
        <w:t xml:space="preserve">. </w:t>
      </w:r>
      <w:r w:rsidRPr="001A4291">
        <w:t>Alleluia.</w:t>
      </w:r>
    </w:p>
    <w:p w14:paraId="450BCFD3" w14:textId="77777777" w:rsidR="006A0403" w:rsidRPr="006A0403" w:rsidRDefault="006A0403" w:rsidP="006A0403">
      <w:pPr>
        <w:pStyle w:val="Rubric"/>
        <w:rPr>
          <w:rFonts w:cs="Segoe Script"/>
          <w:sz w:val="22"/>
          <w:lang w:val="en-GB"/>
        </w:rPr>
      </w:pPr>
      <w:r w:rsidRPr="001A4291">
        <w:rPr>
          <w:lang w:val="en-GB"/>
        </w:rPr>
        <w:t>Then shall be said,</w:t>
      </w:r>
    </w:p>
    <w:p w14:paraId="71309F33" w14:textId="77777777" w:rsidR="006A0403" w:rsidRDefault="006A0403" w:rsidP="006A0403">
      <w:pPr>
        <w:pStyle w:val="Prose"/>
      </w:pPr>
      <w:r w:rsidRPr="001A4291">
        <w:t xml:space="preserve">The hymn of </w:t>
      </w:r>
      <w:r w:rsidR="006D16F9">
        <w:t>the middle of the blessed night,</w:t>
      </w:r>
      <w:r w:rsidRPr="001A4291">
        <w:t xml:space="preserve"> I offe</w:t>
      </w:r>
      <w:r w:rsidR="006D16F9">
        <w:t>r to Christ, my King and my God.</w:t>
      </w:r>
      <w:r w:rsidRPr="001A4291">
        <w:t xml:space="preserve"> I will hope in Him that He may forgive me my sins.</w:t>
      </w:r>
    </w:p>
    <w:p w14:paraId="715867A7" w14:textId="77777777" w:rsidR="006D16F9" w:rsidRDefault="006D16F9" w:rsidP="006D16F9">
      <w:pPr>
        <w:pStyle w:val="Prose"/>
      </w:pPr>
      <w:r>
        <w:t>Of the Psalms of David the King and Prophet; may his blessing be upon us all. Amen.</w:t>
      </w:r>
    </w:p>
    <w:p w14:paraId="678D62E2" w14:textId="77777777" w:rsidR="006D16F9" w:rsidRPr="006D16F9" w:rsidRDefault="006D16F9" w:rsidP="006D16F9">
      <w:pPr>
        <w:pStyle w:val="Heading5"/>
        <w:rPr>
          <w:lang w:val="en-GB"/>
        </w:rPr>
      </w:pPr>
      <w:bookmarkStart w:id="110" w:name="_Ref434579602"/>
      <w:r>
        <w:rPr>
          <w:lang w:val="en-GB"/>
        </w:rPr>
        <w:t>The Psalms of the Beginning of Watches</w:t>
      </w:r>
      <w:bookmarkEnd w:id="110"/>
    </w:p>
    <w:p w14:paraId="361763A0" w14:textId="77777777" w:rsidR="006A0403" w:rsidRPr="006A0403" w:rsidRDefault="006A0403" w:rsidP="006A0403">
      <w:pPr>
        <w:pStyle w:val="Rubric"/>
        <w:rPr>
          <w:lang w:val="en-GB"/>
        </w:rPr>
      </w:pPr>
      <w:r w:rsidRPr="001A4291">
        <w:rPr>
          <w:lang w:val="en-GB"/>
        </w:rPr>
        <w:t>Then the following Psalms are said:</w:t>
      </w:r>
    </w:p>
    <w:p w14:paraId="3A55BDB4" w14:textId="3D48730C" w:rsidR="006A0403" w:rsidRDefault="001744DD" w:rsidP="00485E0C">
      <w:pPr>
        <w:pStyle w:val="EngHang"/>
        <w:tabs>
          <w:tab w:val="right" w:leader="dot" w:pos="855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6A0403">
        <w:tab/>
      </w:r>
      <w:r w:rsidR="003A78C2">
        <w:fldChar w:fldCharType="begin"/>
      </w:r>
      <w:r w:rsidR="006A0403">
        <w:instrText xml:space="preserve"> PAGEREF _Ref412026989 \h </w:instrText>
      </w:r>
      <w:r w:rsidR="003A78C2">
        <w:fldChar w:fldCharType="separate"/>
      </w:r>
      <w:r w:rsidR="000C7DE2">
        <w:rPr>
          <w:noProof/>
        </w:rPr>
        <w:t>87</w:t>
      </w:r>
      <w:r w:rsidR="003A78C2">
        <w:fldChar w:fldCharType="end"/>
      </w:r>
    </w:p>
    <w:p w14:paraId="065B6E4C" w14:textId="4D9F8E31" w:rsidR="006A0403" w:rsidRDefault="001744DD" w:rsidP="00485E0C">
      <w:pPr>
        <w:pStyle w:val="EngHang"/>
        <w:tabs>
          <w:tab w:val="right" w:leader="dot" w:pos="855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6A0403">
        <w:tab/>
      </w:r>
      <w:r w:rsidR="003A78C2">
        <w:fldChar w:fldCharType="begin"/>
      </w:r>
      <w:r w:rsidR="006A0403">
        <w:instrText xml:space="preserve"> PAGEREF _Ref412025822 \h </w:instrText>
      </w:r>
      <w:r w:rsidR="003A78C2">
        <w:fldChar w:fldCharType="separate"/>
      </w:r>
      <w:r w:rsidR="000C7DE2">
        <w:rPr>
          <w:noProof/>
        </w:rPr>
        <w:t>90</w:t>
      </w:r>
      <w:r w:rsidR="003A78C2">
        <w:fldChar w:fldCharType="end"/>
      </w:r>
    </w:p>
    <w:p w14:paraId="7CA30D28" w14:textId="06FE7821" w:rsidR="006A0403" w:rsidRDefault="001744DD" w:rsidP="00485E0C">
      <w:pPr>
        <w:pStyle w:val="EngHang"/>
        <w:tabs>
          <w:tab w:val="right" w:leader="dot" w:pos="855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6A0403">
        <w:tab/>
      </w:r>
      <w:r w:rsidR="003A78C2">
        <w:fldChar w:fldCharType="begin"/>
      </w:r>
      <w:r w:rsidR="006A0403">
        <w:instrText xml:space="preserve"> PAGEREF _Ref412025965 \h </w:instrText>
      </w:r>
      <w:r w:rsidR="003A78C2">
        <w:fldChar w:fldCharType="separate"/>
      </w:r>
      <w:r w:rsidR="000C7DE2">
        <w:rPr>
          <w:noProof/>
        </w:rPr>
        <w:t>99</w:t>
      </w:r>
      <w:r w:rsidR="003A78C2">
        <w:fldChar w:fldCharType="end"/>
      </w:r>
    </w:p>
    <w:p w14:paraId="163CB68A" w14:textId="26F7339A" w:rsidR="006A0403" w:rsidRDefault="001744DD" w:rsidP="00485E0C">
      <w:pPr>
        <w:pStyle w:val="EngHang"/>
        <w:tabs>
          <w:tab w:val="right" w:leader="dot" w:pos="855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6A0403">
        <w:tab/>
      </w:r>
      <w:r w:rsidR="003A78C2">
        <w:fldChar w:fldCharType="begin"/>
      </w:r>
      <w:r w:rsidR="006A0403">
        <w:instrText xml:space="preserve"> PAGEREF _Ref412026055 \h </w:instrText>
      </w:r>
      <w:r w:rsidR="003A78C2">
        <w:fldChar w:fldCharType="separate"/>
      </w:r>
      <w:r w:rsidR="000C7DE2">
        <w:rPr>
          <w:noProof/>
        </w:rPr>
        <w:t>188</w:t>
      </w:r>
      <w:r w:rsidR="003A78C2">
        <w:fldChar w:fldCharType="end"/>
      </w:r>
    </w:p>
    <w:p w14:paraId="32337B1D" w14:textId="17B3553F" w:rsidR="006A0403" w:rsidRDefault="001744DD" w:rsidP="00485E0C">
      <w:pPr>
        <w:pStyle w:val="EngHang"/>
        <w:tabs>
          <w:tab w:val="right" w:leader="dot" w:pos="855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6A0403">
        <w:tab/>
      </w:r>
      <w:r w:rsidR="003A78C2">
        <w:fldChar w:fldCharType="begin"/>
      </w:r>
      <w:r w:rsidR="006A0403">
        <w:instrText xml:space="preserve"> PAGEREF _Ref412026212 \h </w:instrText>
      </w:r>
      <w:r w:rsidR="003A78C2">
        <w:fldChar w:fldCharType="separate"/>
      </w:r>
      <w:r w:rsidR="000C7DE2">
        <w:rPr>
          <w:noProof/>
        </w:rPr>
        <w:t>215</w:t>
      </w:r>
      <w:r w:rsidR="003A78C2">
        <w:fldChar w:fldCharType="end"/>
      </w:r>
    </w:p>
    <w:p w14:paraId="7C06DD1A" w14:textId="7F7B6918" w:rsidR="006A0403" w:rsidRDefault="001744DD" w:rsidP="00485E0C">
      <w:pPr>
        <w:pStyle w:val="EngHang"/>
        <w:tabs>
          <w:tab w:val="right" w:leader="dot" w:pos="855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6A0403">
        <w:tab/>
      </w:r>
      <w:r w:rsidR="003A78C2">
        <w:fldChar w:fldCharType="begin"/>
      </w:r>
      <w:r w:rsidR="006A0403">
        <w:instrText xml:space="preserve"> PAGEREF _Ref412026283 \h </w:instrText>
      </w:r>
      <w:r w:rsidR="003A78C2">
        <w:fldChar w:fldCharType="separate"/>
      </w:r>
      <w:r w:rsidR="000C7DE2">
        <w:rPr>
          <w:noProof/>
        </w:rPr>
        <w:t>225</w:t>
      </w:r>
      <w:r w:rsidR="003A78C2">
        <w:fldChar w:fldCharType="end"/>
      </w:r>
    </w:p>
    <w:p w14:paraId="2E5D18EB" w14:textId="2D710628" w:rsidR="006A0403" w:rsidRDefault="001744DD" w:rsidP="00485E0C">
      <w:pPr>
        <w:pStyle w:val="EngHang"/>
        <w:tabs>
          <w:tab w:val="right" w:leader="dot" w:pos="8550"/>
        </w:tabs>
      </w:pPr>
      <w:r>
        <w:fldChar w:fldCharType="begin"/>
      </w:r>
      <w:r>
        <w:instrText xml:space="preserve"> REF _Ref411967180 \h  \* MERGEFORMAT </w:instrText>
      </w:r>
      <w:r>
        <w:fldChar w:fldCharType="separate"/>
      </w:r>
      <w:r w:rsidR="000C7DE2">
        <w:t>Psalm</w:t>
      </w:r>
      <w:r w:rsidR="000C7DE2" w:rsidRPr="00AB1781">
        <w:t xml:space="preserve"> 116</w:t>
      </w:r>
      <w:r w:rsidR="000C7DE2">
        <w:t>: “Praise the Lord, all you nations”</w:t>
      </w:r>
      <w:r>
        <w:fldChar w:fldCharType="end"/>
      </w:r>
      <w:r w:rsidR="006A0403">
        <w:tab/>
      </w:r>
      <w:r w:rsidR="003A78C2">
        <w:fldChar w:fldCharType="begin"/>
      </w:r>
      <w:r w:rsidR="006A0403">
        <w:instrText xml:space="preserve"> PAGEREF _Ref411967180 \h </w:instrText>
      </w:r>
      <w:r w:rsidR="003A78C2">
        <w:fldChar w:fldCharType="separate"/>
      </w:r>
      <w:r w:rsidR="000C7DE2">
        <w:rPr>
          <w:noProof/>
        </w:rPr>
        <w:t>268</w:t>
      </w:r>
      <w:r w:rsidR="003A78C2">
        <w:fldChar w:fldCharType="end"/>
      </w:r>
    </w:p>
    <w:p w14:paraId="110463A5" w14:textId="40730AE7" w:rsidR="003A7286" w:rsidRDefault="001744DD" w:rsidP="00485E0C">
      <w:pPr>
        <w:pStyle w:val="EngHang"/>
        <w:tabs>
          <w:tab w:val="right" w:leader="dot" w:pos="8550"/>
        </w:tabs>
      </w:pPr>
      <w:r>
        <w:fldChar w:fldCharType="begin"/>
      </w:r>
      <w:r>
        <w:instrText xml:space="preserve"> REF _Ref411967211 \h  \* MERGEFORMAT </w:instrText>
      </w:r>
      <w:r>
        <w:fldChar w:fldCharType="separate"/>
      </w:r>
      <w:r w:rsidR="000C7DE2">
        <w:t>Psalm</w:t>
      </w:r>
      <w:r w:rsidR="000C7DE2" w:rsidRPr="00AB1781">
        <w:t xml:space="preserve"> 117</w:t>
      </w:r>
      <w:r w:rsidR="000C7DE2">
        <w:t>: “Confess the Lord, He is good”</w:t>
      </w:r>
      <w:r>
        <w:fldChar w:fldCharType="end"/>
      </w:r>
      <w:r w:rsidR="006A0403">
        <w:tab/>
      </w:r>
      <w:r w:rsidR="003A78C2">
        <w:fldChar w:fldCharType="begin"/>
      </w:r>
      <w:r w:rsidR="006A0403">
        <w:instrText xml:space="preserve"> PAGEREF _Ref411967211 \h </w:instrText>
      </w:r>
      <w:r w:rsidR="003A78C2">
        <w:fldChar w:fldCharType="separate"/>
      </w:r>
      <w:r w:rsidR="000C7DE2">
        <w:rPr>
          <w:noProof/>
        </w:rPr>
        <w:t>269</w:t>
      </w:r>
      <w:r w:rsidR="003A78C2">
        <w:fldChar w:fldCharType="end"/>
      </w:r>
    </w:p>
    <w:p w14:paraId="2887A6CA" w14:textId="60A9B0C9" w:rsidR="006A0403" w:rsidRPr="006A0403" w:rsidRDefault="003A78C2" w:rsidP="00485E0C">
      <w:pPr>
        <w:pStyle w:val="EngHang"/>
        <w:tabs>
          <w:tab w:val="right" w:leader="dot" w:pos="8550"/>
        </w:tabs>
      </w:pPr>
      <w:r>
        <w:fldChar w:fldCharType="begin"/>
      </w:r>
      <w:r w:rsidR="006A0403">
        <w:instrText xml:space="preserve"> REF _Ref412027139 \h </w:instrText>
      </w:r>
      <w:r w:rsidR="003A7286">
        <w:instrText xml:space="preserve"> \* MERGEFORMAT </w:instrText>
      </w:r>
      <w:r>
        <w:fldChar w:fldCharType="separate"/>
      </w:r>
      <w:r w:rsidR="000C7DE2">
        <w:t>Psalm</w:t>
      </w:r>
      <w:r w:rsidR="000C7DE2" w:rsidRPr="00AB1781">
        <w:t xml:space="preserve"> 118</w:t>
      </w:r>
      <w:r w:rsidR="000C7DE2">
        <w:t>: “Blessed are the blameless in the way”</w:t>
      </w:r>
      <w:r>
        <w:fldChar w:fldCharType="end"/>
      </w:r>
      <w:r w:rsidR="006A0403">
        <w:tab/>
      </w:r>
      <w:r>
        <w:fldChar w:fldCharType="begin"/>
      </w:r>
      <w:r w:rsidR="006A0403">
        <w:instrText xml:space="preserve"> PAGEREF _Ref412027139 \h </w:instrText>
      </w:r>
      <w:r>
        <w:fldChar w:fldCharType="separate"/>
      </w:r>
      <w:r w:rsidR="000C7DE2">
        <w:rPr>
          <w:noProof/>
        </w:rPr>
        <w:t>272</w:t>
      </w:r>
      <w:r>
        <w:fldChar w:fldCharType="end"/>
      </w:r>
    </w:p>
    <w:p w14:paraId="771663ED" w14:textId="77777777" w:rsidR="006A0403" w:rsidRPr="001A4291" w:rsidRDefault="00115025" w:rsidP="006A0403">
      <w:pPr>
        <w:pStyle w:val="Heading5"/>
        <w:rPr>
          <w:lang w:val="en-GB"/>
        </w:rPr>
      </w:pPr>
      <w:bookmarkStart w:id="111" w:name="_Toc410196180"/>
      <w:bookmarkStart w:id="112" w:name="_Toc410196412"/>
      <w:bookmarkStart w:id="113" w:name="_Toc410196914"/>
      <w:r>
        <w:rPr>
          <w:lang w:val="en-GB"/>
        </w:rPr>
        <w:t>The G</w:t>
      </w:r>
      <w:r w:rsidR="00F87651">
        <w:rPr>
          <w:lang w:val="en-GB"/>
        </w:rPr>
        <w:t>ospel f</w:t>
      </w:r>
      <w:r w:rsidR="006A0403">
        <w:rPr>
          <w:lang w:val="en-GB"/>
        </w:rPr>
        <w:t>rom Saint</w:t>
      </w:r>
      <w:r w:rsidR="006A0403" w:rsidRPr="001A4291">
        <w:rPr>
          <w:lang w:val="en-GB"/>
        </w:rPr>
        <w:t xml:space="preserve"> </w:t>
      </w:r>
      <w:r w:rsidR="006A0403">
        <w:rPr>
          <w:lang w:val="en-GB"/>
        </w:rPr>
        <w:t>Matthew</w:t>
      </w:r>
      <w:r w:rsidR="006A0403" w:rsidRPr="001A4291">
        <w:rPr>
          <w:lang w:val="en-GB"/>
        </w:rPr>
        <w:t xml:space="preserve"> 25:1</w:t>
      </w:r>
      <w:r w:rsidR="006A0403" w:rsidRPr="001A4291">
        <w:rPr>
          <w:lang w:val="en-GB"/>
        </w:rPr>
        <w:noBreakHyphen/>
        <w:t>13</w:t>
      </w:r>
    </w:p>
    <w:p w14:paraId="3104856B" w14:textId="630F652C" w:rsidR="006A0403" w:rsidRPr="001A4291" w:rsidRDefault="006A0403" w:rsidP="006A0403">
      <w:pPr>
        <w:pStyle w:val="Prose"/>
      </w:pPr>
      <w:r w:rsidRPr="001A4291">
        <w:t>Then the kingdom of the heavens is liken</w:t>
      </w:r>
      <w:r w:rsidR="008547B0">
        <w:t>ed to ten vir</w:t>
      </w:r>
      <w:r w:rsidR="008547B0">
        <w:softHyphen/>
        <w:t>gins</w:t>
      </w:r>
      <w:r w:rsidRPr="001A4291">
        <w:t xml:space="preserve"> </w:t>
      </w:r>
      <w:r w:rsidR="008547B0">
        <w:t>who took their lamps and went out</w:t>
      </w:r>
      <w:r w:rsidRPr="001A4291">
        <w:t xml:space="preserve"> to meet the bridegroom</w:t>
      </w:r>
      <w:r w:rsidR="001225FA">
        <w:t xml:space="preserve">. </w:t>
      </w:r>
      <w:r w:rsidR="008547B0">
        <w:t>Five of them were foolish, and five wise. T</w:t>
      </w:r>
      <w:r w:rsidRPr="001A4291">
        <w:t xml:space="preserve">he foolish </w:t>
      </w:r>
      <w:r w:rsidR="008547B0">
        <w:t>ones took their lamps, but brought</w:t>
      </w:r>
      <w:r w:rsidR="00A22F02">
        <w:t xml:space="preserve"> no oil with them,</w:t>
      </w:r>
      <w:r w:rsidRPr="001A4291">
        <w:t xml:space="preserve"> </w:t>
      </w:r>
      <w:r w:rsidR="00A22F02">
        <w:t>while the wise brought</w:t>
      </w:r>
      <w:r w:rsidRPr="001A4291">
        <w:t xml:space="preserve"> oil in their vessels with their lamps</w:t>
      </w:r>
      <w:r w:rsidR="001225FA">
        <w:t xml:space="preserve">. </w:t>
      </w:r>
    </w:p>
    <w:p w14:paraId="157F1957" w14:textId="77777777" w:rsidR="006A0403" w:rsidRPr="001A4291" w:rsidRDefault="006A0403" w:rsidP="006A0403">
      <w:pPr>
        <w:pStyle w:val="Prose"/>
      </w:pPr>
      <w:r w:rsidRPr="001A4291">
        <w:t>When the br</w:t>
      </w:r>
      <w:r w:rsidR="00A22F02">
        <w:t>idegroom was late, they all became tired and s</w:t>
      </w:r>
      <w:r w:rsidRPr="001A4291">
        <w:t>lept</w:t>
      </w:r>
      <w:r w:rsidR="001225FA">
        <w:t xml:space="preserve">. </w:t>
      </w:r>
      <w:r w:rsidR="00A22F02">
        <w:t>At midnight there was a cry, “behold, the bridegroom is coming! A</w:t>
      </w:r>
      <w:r w:rsidRPr="001A4291">
        <w:t xml:space="preserve">rise, come </w:t>
      </w:r>
      <w:r w:rsidR="00A22F02">
        <w:t>out to meet him!”</w:t>
      </w:r>
      <w:r w:rsidR="00FE0AE4">
        <w:t xml:space="preserve"> </w:t>
      </w:r>
      <w:r w:rsidR="00A22F02">
        <w:t>Then all those vir</w:t>
      </w:r>
      <w:r w:rsidR="00A22F02">
        <w:softHyphen/>
        <w:t>gins arose and trimmed their lamps</w:t>
      </w:r>
      <w:r w:rsidR="001225FA">
        <w:t xml:space="preserve">. </w:t>
      </w:r>
      <w:r w:rsidR="00A22F02">
        <w:t>T</w:t>
      </w:r>
      <w:r w:rsidRPr="001A4291">
        <w:t xml:space="preserve">he foolish </w:t>
      </w:r>
      <w:r w:rsidR="00A22F02">
        <w:t xml:space="preserve">virgins </w:t>
      </w:r>
      <w:r w:rsidRPr="001A4291">
        <w:t xml:space="preserve">said to the wise, </w:t>
      </w:r>
      <w:r w:rsidR="00A22F02">
        <w:t>“</w:t>
      </w:r>
      <w:r w:rsidRPr="001A4291">
        <w:t xml:space="preserve">Give us </w:t>
      </w:r>
      <w:r w:rsidR="00A22F02">
        <w:t xml:space="preserve">some </w:t>
      </w:r>
      <w:r w:rsidRPr="001A4291">
        <w:t>o</w:t>
      </w:r>
      <w:r w:rsidR="00A22F02">
        <w:t>f your oil, because</w:t>
      </w:r>
      <w:r w:rsidRPr="001A4291">
        <w:t xml:space="preserve"> our lamps </w:t>
      </w:r>
      <w:r w:rsidR="00A22F02">
        <w:t>are going out</w:t>
      </w:r>
      <w:r w:rsidRPr="001A4291">
        <w:t>.</w:t>
      </w:r>
      <w:r w:rsidR="00A22F02">
        <w:t>”</w:t>
      </w:r>
      <w:r w:rsidR="00FE0AE4">
        <w:t xml:space="preserve"> </w:t>
      </w:r>
      <w:r w:rsidRPr="001A4291">
        <w:t xml:space="preserve">But the wise </w:t>
      </w:r>
      <w:r w:rsidR="00A22F02">
        <w:t>virgins answered</w:t>
      </w:r>
      <w:r w:rsidRPr="001A4291">
        <w:t xml:space="preserve">, </w:t>
      </w:r>
      <w:r w:rsidR="00A22F02">
        <w:t>“No,</w:t>
      </w:r>
      <w:r w:rsidRPr="001A4291">
        <w:t xml:space="preserve"> </w:t>
      </w:r>
      <w:r w:rsidR="00A22F02">
        <w:t>t</w:t>
      </w:r>
      <w:r w:rsidRPr="001A4291">
        <w:t xml:space="preserve">here </w:t>
      </w:r>
      <w:r w:rsidR="00A22F02">
        <w:t xml:space="preserve">may not </w:t>
      </w:r>
      <w:r w:rsidRPr="001A4291">
        <w:t>be</w:t>
      </w:r>
      <w:r w:rsidR="00A22F02">
        <w:t xml:space="preserve"> enough for us and you; but go</w:t>
      </w:r>
      <w:r w:rsidRPr="001A4291">
        <w:t xml:space="preserve"> rather to those who sell, and buy </w:t>
      </w:r>
      <w:r w:rsidR="00A22F02">
        <w:t xml:space="preserve">some </w:t>
      </w:r>
      <w:r w:rsidRPr="001A4291">
        <w:t>for yourselves.</w:t>
      </w:r>
      <w:r w:rsidR="00A22F02">
        <w:t>”</w:t>
      </w:r>
      <w:r w:rsidR="00FE0AE4">
        <w:t xml:space="preserve"> </w:t>
      </w:r>
      <w:r w:rsidR="00A22F02">
        <w:t>While</w:t>
      </w:r>
      <w:r w:rsidRPr="001A4291">
        <w:t xml:space="preserve"> </w:t>
      </w:r>
      <w:r w:rsidRPr="001A4291">
        <w:lastRenderedPageBreak/>
        <w:t>they went to buy</w:t>
      </w:r>
      <w:r w:rsidR="00A22F02">
        <w:t xml:space="preserve"> [oil], the bridegroom came, and those</w:t>
      </w:r>
      <w:r w:rsidRPr="001A4291">
        <w:t xml:space="preserve"> who were </w:t>
      </w:r>
      <w:r w:rsidR="00A22F02">
        <w:t>prepared went in with Him to the marriage feast,</w:t>
      </w:r>
      <w:r w:rsidRPr="001A4291">
        <w:t xml:space="preserve"> and the door was shut</w:t>
      </w:r>
      <w:r w:rsidR="001225FA">
        <w:t xml:space="preserve">. </w:t>
      </w:r>
    </w:p>
    <w:p w14:paraId="47FBCC50" w14:textId="77777777" w:rsidR="006A0403" w:rsidRPr="006A0403" w:rsidRDefault="00A22F02" w:rsidP="006A0403">
      <w:pPr>
        <w:pStyle w:val="Prose"/>
      </w:pPr>
      <w:r>
        <w:t>Afterwards</w:t>
      </w:r>
      <w:r w:rsidR="006A0403" w:rsidRPr="001A4291">
        <w:t xml:space="preserve">, the rest of the virgins came, saying, </w:t>
      </w:r>
      <w:r>
        <w:t>“Lord, Lord, open to us!”</w:t>
      </w:r>
      <w:r w:rsidR="00FE0AE4">
        <w:t xml:space="preserve"> </w:t>
      </w:r>
      <w:r w:rsidR="006A0403" w:rsidRPr="001A4291">
        <w:t xml:space="preserve">But He answered and said, </w:t>
      </w:r>
      <w:r>
        <w:t>“Amen,</w:t>
      </w:r>
      <w:r w:rsidR="006A0403" w:rsidRPr="001A4291">
        <w:t xml:space="preserve"> I </w:t>
      </w:r>
      <w:r>
        <w:t>tell you that</w:t>
      </w:r>
      <w:r w:rsidR="006A0403" w:rsidRPr="001A4291">
        <w:t xml:space="preserve"> I </w:t>
      </w:r>
      <w:r>
        <w:t>do not know you</w:t>
      </w:r>
      <w:r w:rsidR="006A0403" w:rsidRPr="001A4291">
        <w:t>.</w:t>
      </w:r>
      <w:r>
        <w:t>”</w:t>
      </w:r>
      <w:r w:rsidR="00FE0AE4">
        <w:t xml:space="preserve"> </w:t>
      </w:r>
      <w:r>
        <w:t xml:space="preserve">Watch therefore, for you do not know the day </w:t>
      </w:r>
      <w:r w:rsidR="006A0403" w:rsidRPr="001A4291">
        <w:t xml:space="preserve">or the hour </w:t>
      </w:r>
      <w:r>
        <w:t>that</w:t>
      </w:r>
      <w:r w:rsidR="006A0403" w:rsidRPr="001A4291">
        <w:t xml:space="preserve"> the Son of man </w:t>
      </w:r>
      <w:r>
        <w:t>is coming</w:t>
      </w:r>
      <w:r w:rsidR="001225FA">
        <w:t xml:space="preserve">. </w:t>
      </w:r>
      <w:r w:rsidR="006A0403" w:rsidRPr="001A4291">
        <w:rPr>
          <w:i/>
          <w:iCs/>
        </w:rPr>
        <w:t>Glory be to God forever.</w:t>
      </w:r>
    </w:p>
    <w:p w14:paraId="21D9EB43" w14:textId="77777777" w:rsidR="006A0403" w:rsidRPr="006A0403" w:rsidRDefault="006A0403" w:rsidP="006A0403">
      <w:pPr>
        <w:pStyle w:val="Rubric"/>
        <w:rPr>
          <w:lang w:val="en-GB"/>
        </w:rPr>
      </w:pPr>
      <w:r w:rsidRPr="001A4291">
        <w:rPr>
          <w:lang w:val="en-GB"/>
        </w:rPr>
        <w:t>Then shall these Troparia be said,</w:t>
      </w:r>
    </w:p>
    <w:p w14:paraId="402326C8" w14:textId="6715B4C1" w:rsidR="006A0403" w:rsidRPr="001A4291" w:rsidRDefault="006A0403" w:rsidP="006A0403">
      <w:pPr>
        <w:pStyle w:val="Prose"/>
      </w:pPr>
      <w:r w:rsidRPr="00A763DB">
        <w:rPr>
          <w:b/>
          <w:bCs/>
        </w:rPr>
        <w:t xml:space="preserve">Behold </w:t>
      </w:r>
      <w:r w:rsidRPr="00A763DB">
        <w:t>the Bridegroom</w:t>
      </w:r>
      <w:r w:rsidRPr="001A4291">
        <w:t xml:space="preserve"> is coming at midnight</w:t>
      </w:r>
      <w:r w:rsidR="001225FA">
        <w:t xml:space="preserve">. </w:t>
      </w:r>
      <w:r w:rsidRPr="001A4291">
        <w:t xml:space="preserve">Blessed is that servant whom He </w:t>
      </w:r>
      <w:r w:rsidR="00485E0C">
        <w:t>will</w:t>
      </w:r>
      <w:r w:rsidRPr="001A4291">
        <w:t xml:space="preserve"> find watching</w:t>
      </w:r>
      <w:r w:rsidR="001225FA">
        <w:t xml:space="preserve">. </w:t>
      </w:r>
      <w:r w:rsidRPr="001A4291">
        <w:t xml:space="preserve">But he whom He </w:t>
      </w:r>
      <w:r w:rsidR="00485E0C">
        <w:t>will</w:t>
      </w:r>
      <w:r w:rsidRPr="001A4291">
        <w:t xml:space="preserve"> find neglectful is unworthy to go with Him</w:t>
      </w:r>
      <w:r w:rsidR="001225FA">
        <w:t xml:space="preserve">. </w:t>
      </w:r>
      <w:r w:rsidRPr="001A4291">
        <w:t xml:space="preserve">See, O my soul, that you </w:t>
      </w:r>
      <w:r w:rsidR="00485E0C">
        <w:t>do not grow</w:t>
      </w:r>
      <w:r w:rsidRPr="001A4291">
        <w:t xml:space="preserve"> heavy with sleep,</w:t>
      </w:r>
      <w:r w:rsidR="000526E5">
        <w:t xml:space="preserve"> lest you be found outside the K</w:t>
      </w:r>
      <w:r w:rsidRPr="001A4291">
        <w:t>ingdom</w:t>
      </w:r>
      <w:r w:rsidR="001225FA">
        <w:t xml:space="preserve">. </w:t>
      </w:r>
      <w:r w:rsidRPr="001A4291">
        <w:t>But be w</w:t>
      </w:r>
      <w:r w:rsidR="00485E0C">
        <w:t>atchful and cry aloud, saying, “</w:t>
      </w:r>
      <w:r w:rsidRPr="001A4291">
        <w:t xml:space="preserve">Holy, Holy, Holy </w:t>
      </w:r>
      <w:r w:rsidR="00C104A1">
        <w:t>are</w:t>
      </w:r>
      <w:r w:rsidRPr="001A4291">
        <w:t xml:space="preserve"> </w:t>
      </w:r>
      <w:r w:rsidR="001040C8">
        <w:t>You</w:t>
      </w:r>
      <w:r w:rsidRPr="001A4291">
        <w:t xml:space="preserve"> O God</w:t>
      </w:r>
      <w:r w:rsidR="001225FA">
        <w:t xml:space="preserve">. </w:t>
      </w:r>
      <w:r w:rsidRPr="001A4291">
        <w:t xml:space="preserve">For the sake of the </w:t>
      </w:r>
      <w:r w:rsidR="00485E0C">
        <w:t>Theotokos, have mercy upon us.”</w:t>
      </w:r>
    </w:p>
    <w:p w14:paraId="1F939E6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7D307D6D" w14:textId="1E6D8428" w:rsidR="006A0403" w:rsidRPr="001A4291" w:rsidRDefault="006A0403" w:rsidP="006A0403">
      <w:pPr>
        <w:pStyle w:val="Prose"/>
      </w:pPr>
      <w:r w:rsidRPr="001A4291">
        <w:t xml:space="preserve">O my soul, consider that awesome day and be sober, and light your </w:t>
      </w:r>
      <w:r w:rsidR="000526E5">
        <w:t xml:space="preserve">lamp with the oil of gladness, </w:t>
      </w:r>
      <w:r w:rsidRPr="001A4291">
        <w:t xml:space="preserve">because you </w:t>
      </w:r>
      <w:r w:rsidR="000526E5">
        <w:t xml:space="preserve">do not </w:t>
      </w:r>
      <w:r w:rsidRPr="001A4291">
        <w:t xml:space="preserve">know </w:t>
      </w:r>
      <w:r w:rsidR="000526E5">
        <w:t xml:space="preserve">at </w:t>
      </w:r>
      <w:r w:rsidRPr="001A4291">
        <w:t xml:space="preserve">what hour you </w:t>
      </w:r>
      <w:r w:rsidR="000526E5">
        <w:t xml:space="preserve">will hear </w:t>
      </w:r>
      <w:r w:rsidR="00485E0C">
        <w:t>the voice saying, “</w:t>
      </w:r>
      <w:r w:rsidRPr="001A4291">
        <w:t>Behold the Bridegroom</w:t>
      </w:r>
      <w:r w:rsidR="00485E0C">
        <w:t>!”</w:t>
      </w:r>
      <w:r w:rsidR="00FE0AE4">
        <w:t xml:space="preserve"> </w:t>
      </w:r>
      <w:r w:rsidRPr="001A4291">
        <w:t xml:space="preserve">See, O my soul, that you </w:t>
      </w:r>
      <w:r w:rsidR="00485E0C">
        <w:t>do not slumber</w:t>
      </w:r>
      <w:r w:rsidRPr="001A4291">
        <w:t>, lest you stand outside, knocking like the five foolish virgins</w:t>
      </w:r>
      <w:r w:rsidR="001225FA">
        <w:t xml:space="preserve">. </w:t>
      </w:r>
      <w:r w:rsidRPr="001A4291">
        <w:t>But watch unto prayer, that you may meet Christ the Lord with sweet oil and that He may grant you the true marriage feast of His Divinity.</w:t>
      </w:r>
    </w:p>
    <w:p w14:paraId="4848BEA6"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9C6D07B" w14:textId="4DA00C03" w:rsidR="006A0403" w:rsidRPr="001A4291" w:rsidRDefault="006A0403" w:rsidP="006A0403">
      <w:pPr>
        <w:pStyle w:val="Prose"/>
      </w:pPr>
      <w:r w:rsidRPr="001A4291">
        <w:t xml:space="preserve">O Virgin </w:t>
      </w:r>
      <w:r w:rsidR="000526E5">
        <w:t>Theotokos</w:t>
      </w:r>
      <w:r w:rsidRPr="001A4291">
        <w:t>, the invincible fortress</w:t>
      </w:r>
      <w:r w:rsidRPr="001A4291">
        <w:rPr>
          <w:rStyle w:val="FootnoteReference"/>
          <w:rFonts w:cs="@MingLiU"/>
          <w:sz w:val="22"/>
        </w:rPr>
        <w:footnoteReference w:id="11"/>
      </w:r>
      <w:r w:rsidR="00485E0C">
        <w:t>,</w:t>
      </w:r>
      <w:r w:rsidR="001225FA">
        <w:t xml:space="preserve"> </w:t>
      </w:r>
      <w:r w:rsidR="00485E0C">
        <w:t>b</w:t>
      </w:r>
      <w:r w:rsidRPr="001A4291">
        <w:t xml:space="preserve">ring to naught the counsel of our adversaries, and turn the affliction of your servants </w:t>
      </w:r>
      <w:r w:rsidR="000526E5">
        <w:t>into joy</w:t>
      </w:r>
      <w:r w:rsidR="001225FA">
        <w:t xml:space="preserve">. </w:t>
      </w:r>
      <w:r w:rsidR="000526E5">
        <w:t xml:space="preserve">Fortify our city, </w:t>
      </w:r>
      <w:r w:rsidRPr="001A4291">
        <w:t>fight for our kings</w:t>
      </w:r>
      <w:r w:rsidR="000526E5">
        <w:t>,</w:t>
      </w:r>
      <w:r w:rsidRPr="001A4291">
        <w:t xml:space="preserve"> and inter</w:t>
      </w:r>
      <w:r w:rsidR="000526E5">
        <w:t>cede for the peace of the world, f</w:t>
      </w:r>
      <w:r w:rsidRPr="001A4291">
        <w:t xml:space="preserve">or you are our hope, O </w:t>
      </w:r>
      <w:r w:rsidR="000526E5">
        <w:t>Theotokos</w:t>
      </w:r>
      <w:r w:rsidRPr="001A4291">
        <w:t>.</w:t>
      </w:r>
    </w:p>
    <w:p w14:paraId="4B38C0EB"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4DE716" w14:textId="2184D038" w:rsidR="006A0403" w:rsidRPr="001A4291" w:rsidRDefault="006A0403" w:rsidP="006A0403">
      <w:pPr>
        <w:pStyle w:val="Prose"/>
      </w:pPr>
      <w:r w:rsidRPr="00A763DB">
        <w:rPr>
          <w:b/>
          <w:bCs/>
        </w:rPr>
        <w:t>O Heavenly King,</w:t>
      </w:r>
      <w:r w:rsidRPr="001A4291">
        <w:t xml:space="preserve"> the Paraclete, the Spirit of Truth, who </w:t>
      </w:r>
      <w:r w:rsidR="000526E5">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56A73086" w14:textId="77777777" w:rsidR="000526E5" w:rsidRPr="004E1800" w:rsidRDefault="000526E5" w:rsidP="000526E5">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6FD7658" w14:textId="6A6E9A57" w:rsidR="006A0403" w:rsidRPr="001A4291" w:rsidRDefault="006A0403" w:rsidP="006A0403">
      <w:pPr>
        <w:pStyle w:val="Prose"/>
      </w:pPr>
      <w:r w:rsidRPr="001A4291">
        <w:lastRenderedPageBreak/>
        <w:t xml:space="preserve">As </w:t>
      </w:r>
      <w:r w:rsidR="001040C8">
        <w:t>You</w:t>
      </w:r>
      <w:r w:rsidRPr="001A4291">
        <w:t xml:space="preserve"> </w:t>
      </w:r>
      <w:r w:rsidR="00556387">
        <w:t>were</w:t>
      </w:r>
      <w:r w:rsidRPr="001A4291">
        <w:t xml:space="preserve"> with </w:t>
      </w:r>
      <w:r w:rsidR="00E570CB">
        <w:t>Your</w:t>
      </w:r>
      <w:r w:rsidRPr="001A4291">
        <w:t xml:space="preserve"> </w:t>
      </w:r>
      <w:r w:rsidR="00485E0C">
        <w:t>disciples, O Saviour, and gave</w:t>
      </w:r>
      <w:r w:rsidRPr="001A4291">
        <w:t xml:space="preserve"> them peace, come also and be with us; save us and deliver our souls.</w:t>
      </w:r>
    </w:p>
    <w:p w14:paraId="24B1FCDD" w14:textId="77777777" w:rsidR="000526E5" w:rsidRPr="000D0A3F" w:rsidRDefault="000526E5" w:rsidP="000526E5">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5B3E7D87"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xml:space="preserve"> you are the gate of heaven; open to us the door of mercy.</w:t>
      </w:r>
    </w:p>
    <w:p w14:paraId="07629CAE" w14:textId="5A880645" w:rsid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2"/>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6D21839E" w14:textId="3B925DCD" w:rsidR="00964F23" w:rsidRDefault="00964F23" w:rsidP="00964F23">
      <w:pPr>
        <w:pStyle w:val="Heading3"/>
      </w:pPr>
      <w:bookmarkStart w:id="114" w:name="_Ref434580361"/>
      <w:bookmarkStart w:id="115" w:name="_Toc448227462"/>
      <w:r>
        <w:t>The Psalms of the</w:t>
      </w:r>
      <w:bookmarkEnd w:id="111"/>
      <w:bookmarkEnd w:id="112"/>
      <w:bookmarkEnd w:id="113"/>
      <w:r w:rsidR="006D16F9">
        <w:t xml:space="preserve"> Middle Watch</w:t>
      </w:r>
      <w:bookmarkEnd w:id="114"/>
      <w:bookmarkEnd w:id="115"/>
    </w:p>
    <w:p w14:paraId="39C33E62" w14:textId="77777777" w:rsidR="006A0403" w:rsidRPr="006A0403" w:rsidRDefault="006A0403" w:rsidP="006A0403">
      <w:pPr>
        <w:pStyle w:val="Rubric"/>
      </w:pPr>
      <w:r>
        <w:t>The Psalms of Vespers (except for 117 and 118) are recited,</w:t>
      </w:r>
    </w:p>
    <w:p w14:paraId="123D045B" w14:textId="61FD74B1" w:rsidR="006A0403" w:rsidRDefault="001744DD" w:rsidP="006A0403">
      <w:pPr>
        <w:pStyle w:val="EngHang"/>
        <w:tabs>
          <w:tab w:val="left" w:leader="dot" w:pos="8280"/>
        </w:tabs>
      </w:pPr>
      <w:r>
        <w:fldChar w:fldCharType="begin"/>
      </w:r>
      <w:r>
        <w:instrText xml:space="preserve"> REF _Ref411967235 \h  \* MERGEFORMAT </w:instrText>
      </w:r>
      <w:r>
        <w:fldChar w:fldCharType="separate"/>
      </w:r>
      <w:r w:rsidR="000C7DE2">
        <w:t>Psalm</w:t>
      </w:r>
      <w:r w:rsidR="000C7DE2" w:rsidRPr="00AB1781">
        <w:t xml:space="preserve"> 119</w:t>
      </w:r>
      <w:r w:rsidR="000C7DE2">
        <w:t>: “When I was afflicted, I cried out to the Lord”</w:t>
      </w:r>
      <w:r>
        <w:fldChar w:fldCharType="end"/>
      </w:r>
      <w:r w:rsidR="006A0403">
        <w:tab/>
      </w:r>
      <w:r w:rsidR="003A78C2">
        <w:fldChar w:fldCharType="begin"/>
      </w:r>
      <w:r w:rsidR="006A0403">
        <w:instrText xml:space="preserve"> PAGEREF _Ref411967235 \h </w:instrText>
      </w:r>
      <w:r w:rsidR="003A78C2">
        <w:fldChar w:fldCharType="separate"/>
      </w:r>
      <w:r w:rsidR="000C7DE2">
        <w:rPr>
          <w:noProof/>
        </w:rPr>
        <w:t>287</w:t>
      </w:r>
      <w:r w:rsidR="003A78C2">
        <w:fldChar w:fldCharType="end"/>
      </w:r>
    </w:p>
    <w:p w14:paraId="49DCC6DD" w14:textId="536EB412" w:rsidR="006A0403" w:rsidRDefault="001744DD" w:rsidP="006A0403">
      <w:pPr>
        <w:pStyle w:val="EngHang"/>
        <w:tabs>
          <w:tab w:val="left" w:leader="dot" w:pos="8280"/>
        </w:tabs>
      </w:pPr>
      <w:r>
        <w:fldChar w:fldCharType="begin"/>
      </w:r>
      <w:r>
        <w:instrText xml:space="preserve"> REF _Ref411967252 \h  \* MERGEFORMAT </w:instrText>
      </w:r>
      <w:r>
        <w:fldChar w:fldCharType="separate"/>
      </w:r>
      <w:r w:rsidR="000C7DE2">
        <w:t>Psalm</w:t>
      </w:r>
      <w:r w:rsidR="000C7DE2" w:rsidRPr="00AB1781">
        <w:t xml:space="preserve"> 120</w:t>
      </w:r>
      <w:r w:rsidR="000C7DE2">
        <w:t>: “I lifted up my eyes to the mountains”</w:t>
      </w:r>
      <w:r>
        <w:fldChar w:fldCharType="end"/>
      </w:r>
      <w:r w:rsidR="006A0403">
        <w:tab/>
      </w:r>
      <w:r w:rsidR="003A78C2">
        <w:fldChar w:fldCharType="begin"/>
      </w:r>
      <w:r w:rsidR="006A0403">
        <w:instrText xml:space="preserve"> PAGEREF _Ref411967252 \h </w:instrText>
      </w:r>
      <w:r w:rsidR="003A78C2">
        <w:fldChar w:fldCharType="separate"/>
      </w:r>
      <w:r w:rsidR="000C7DE2">
        <w:rPr>
          <w:noProof/>
        </w:rPr>
        <w:t>288</w:t>
      </w:r>
      <w:r w:rsidR="003A78C2">
        <w:fldChar w:fldCharType="end"/>
      </w:r>
    </w:p>
    <w:p w14:paraId="35C5E1C7" w14:textId="15AA923C" w:rsidR="006A0403" w:rsidRDefault="001744DD" w:rsidP="006A0403">
      <w:pPr>
        <w:pStyle w:val="EngHang"/>
        <w:tabs>
          <w:tab w:val="left" w:leader="dot" w:pos="8280"/>
        </w:tabs>
      </w:pPr>
      <w:r>
        <w:fldChar w:fldCharType="begin"/>
      </w:r>
      <w:r>
        <w:instrText xml:space="preserve"> REF _Ref411967283 \h  \* MERGEFORMAT </w:instrText>
      </w:r>
      <w:r>
        <w:fldChar w:fldCharType="separate"/>
      </w:r>
      <w:r w:rsidR="000C7DE2">
        <w:t>Psalm</w:t>
      </w:r>
      <w:r w:rsidR="000C7DE2" w:rsidRPr="00AB1781">
        <w:t xml:space="preserve"> 121</w:t>
      </w:r>
      <w:r w:rsidR="000C7DE2">
        <w:t>: “I was glad when they said to me, ‘we will go to the house of the Lord’”</w:t>
      </w:r>
      <w:r>
        <w:fldChar w:fldCharType="end"/>
      </w:r>
      <w:r w:rsidR="006A0403">
        <w:tab/>
      </w:r>
      <w:r w:rsidR="003A78C2">
        <w:fldChar w:fldCharType="begin"/>
      </w:r>
      <w:r w:rsidR="006A0403">
        <w:instrText xml:space="preserve"> PAGEREF _Ref411967283 \h </w:instrText>
      </w:r>
      <w:r w:rsidR="003A78C2">
        <w:fldChar w:fldCharType="separate"/>
      </w:r>
      <w:r w:rsidR="000C7DE2">
        <w:rPr>
          <w:noProof/>
        </w:rPr>
        <w:t>289</w:t>
      </w:r>
      <w:r w:rsidR="003A78C2">
        <w:fldChar w:fldCharType="end"/>
      </w:r>
    </w:p>
    <w:p w14:paraId="037372CD" w14:textId="1863C7F9" w:rsidR="006A0403" w:rsidRDefault="001744DD" w:rsidP="006A0403">
      <w:pPr>
        <w:pStyle w:val="EngHang"/>
        <w:tabs>
          <w:tab w:val="left" w:leader="dot" w:pos="8280"/>
        </w:tabs>
      </w:pPr>
      <w:r>
        <w:fldChar w:fldCharType="begin"/>
      </w:r>
      <w:r>
        <w:instrText xml:space="preserve"> REF _Ref411967299 \h  \* MERGEFORMAT </w:instrText>
      </w:r>
      <w:r>
        <w:fldChar w:fldCharType="separate"/>
      </w:r>
      <w:r w:rsidR="000C7DE2">
        <w:t>Psalm</w:t>
      </w:r>
      <w:r w:rsidR="000C7DE2" w:rsidRPr="00AB1781">
        <w:t xml:space="preserve"> 122</w:t>
      </w:r>
      <w:r w:rsidR="000C7DE2">
        <w:t>: “I lift up my eyes to You, Who dwells in heaven”</w:t>
      </w:r>
      <w:r>
        <w:fldChar w:fldCharType="end"/>
      </w:r>
      <w:r w:rsidR="006A0403">
        <w:tab/>
      </w:r>
      <w:r w:rsidR="003A78C2">
        <w:fldChar w:fldCharType="begin"/>
      </w:r>
      <w:r w:rsidR="006A0403">
        <w:instrText xml:space="preserve"> PAGEREF _Ref411967299 \h </w:instrText>
      </w:r>
      <w:r w:rsidR="003A78C2">
        <w:fldChar w:fldCharType="separate"/>
      </w:r>
      <w:r w:rsidR="000C7DE2">
        <w:rPr>
          <w:noProof/>
        </w:rPr>
        <w:t>290</w:t>
      </w:r>
      <w:r w:rsidR="003A78C2">
        <w:fldChar w:fldCharType="end"/>
      </w:r>
    </w:p>
    <w:p w14:paraId="7F07DE56" w14:textId="01D5E395" w:rsidR="006A0403" w:rsidRDefault="001744DD" w:rsidP="006A0403">
      <w:pPr>
        <w:pStyle w:val="EngHang"/>
        <w:tabs>
          <w:tab w:val="left" w:leader="dot" w:pos="8280"/>
        </w:tabs>
      </w:pPr>
      <w:r>
        <w:fldChar w:fldCharType="begin"/>
      </w:r>
      <w:r>
        <w:instrText xml:space="preserve"> REF _Ref411967321 \h  \* MERGEFORMAT </w:instrText>
      </w:r>
      <w:r>
        <w:fldChar w:fldCharType="separate"/>
      </w:r>
      <w:r w:rsidR="000C7DE2">
        <w:t>Psalm</w:t>
      </w:r>
      <w:r w:rsidR="000C7DE2" w:rsidRPr="00AB1781">
        <w:t xml:space="preserve"> 123</w:t>
      </w:r>
      <w:r w:rsidR="000C7DE2">
        <w:t>: “‘if the Lord had not been among us,”—let Israel now say”</w:t>
      </w:r>
      <w:r>
        <w:fldChar w:fldCharType="end"/>
      </w:r>
      <w:r w:rsidR="006A0403">
        <w:tab/>
      </w:r>
      <w:r w:rsidR="003A78C2">
        <w:fldChar w:fldCharType="begin"/>
      </w:r>
      <w:r w:rsidR="006A0403">
        <w:instrText xml:space="preserve"> PAGEREF _Ref411967321 \h </w:instrText>
      </w:r>
      <w:r w:rsidR="003A78C2">
        <w:fldChar w:fldCharType="separate"/>
      </w:r>
      <w:r w:rsidR="000C7DE2">
        <w:rPr>
          <w:noProof/>
        </w:rPr>
        <w:t>291</w:t>
      </w:r>
      <w:r w:rsidR="003A78C2">
        <w:fldChar w:fldCharType="end"/>
      </w:r>
    </w:p>
    <w:p w14:paraId="6BE98E76" w14:textId="368A52F8" w:rsidR="006A0403" w:rsidRDefault="001744DD" w:rsidP="006A0403">
      <w:pPr>
        <w:pStyle w:val="EngHang"/>
        <w:tabs>
          <w:tab w:val="left" w:leader="dot" w:pos="8280"/>
        </w:tabs>
      </w:pPr>
      <w:r>
        <w:fldChar w:fldCharType="begin"/>
      </w:r>
      <w:r>
        <w:instrText xml:space="preserve"> REF _Ref411967338 \h  \* MERGEFORMAT </w:instrText>
      </w:r>
      <w:r>
        <w:fldChar w:fldCharType="separate"/>
      </w:r>
      <w:r w:rsidR="000C7DE2">
        <w:t>Psalm</w:t>
      </w:r>
      <w:r w:rsidR="000C7DE2" w:rsidRPr="00AB1781">
        <w:t xml:space="preserve"> 124</w:t>
      </w:r>
      <w:r w:rsidR="000C7DE2">
        <w:t>: “Those who trust in the Lord are like Mount Zion”</w:t>
      </w:r>
      <w:r>
        <w:fldChar w:fldCharType="end"/>
      </w:r>
      <w:r w:rsidR="006A0403">
        <w:tab/>
      </w:r>
      <w:r w:rsidR="003A78C2">
        <w:fldChar w:fldCharType="begin"/>
      </w:r>
      <w:r w:rsidR="006A0403">
        <w:instrText xml:space="preserve"> PAGEREF _Ref411967338 \h </w:instrText>
      </w:r>
      <w:r w:rsidR="003A78C2">
        <w:fldChar w:fldCharType="separate"/>
      </w:r>
      <w:r w:rsidR="000C7DE2">
        <w:rPr>
          <w:noProof/>
        </w:rPr>
        <w:t>292</w:t>
      </w:r>
      <w:r w:rsidR="003A78C2">
        <w:fldChar w:fldCharType="end"/>
      </w:r>
    </w:p>
    <w:p w14:paraId="7A0B4391" w14:textId="7829D5F3" w:rsidR="006A0403" w:rsidRDefault="001744DD" w:rsidP="006A0403">
      <w:pPr>
        <w:pStyle w:val="EngHang"/>
        <w:tabs>
          <w:tab w:val="left" w:leader="dot" w:pos="8280"/>
        </w:tabs>
      </w:pPr>
      <w:r>
        <w:fldChar w:fldCharType="begin"/>
      </w:r>
      <w:r>
        <w:instrText xml:space="preserve"> REF _Ref411967353 \h  \* MERGEFORMAT </w:instrText>
      </w:r>
      <w:r>
        <w:fldChar w:fldCharType="separate"/>
      </w:r>
      <w:r w:rsidR="000C7DE2">
        <w:t>Psalm</w:t>
      </w:r>
      <w:r w:rsidR="000C7DE2" w:rsidRPr="00AB1781">
        <w:t xml:space="preserve"> 125</w:t>
      </w:r>
      <w:r w:rsidR="000C7DE2">
        <w:t>: “When the Lord brought back the captivy of Zion”</w:t>
      </w:r>
      <w:r>
        <w:fldChar w:fldCharType="end"/>
      </w:r>
      <w:r w:rsidR="006A0403">
        <w:tab/>
      </w:r>
      <w:r w:rsidR="003A78C2">
        <w:fldChar w:fldCharType="begin"/>
      </w:r>
      <w:r w:rsidR="006A0403">
        <w:instrText xml:space="preserve"> PAGEREF _Ref411967353 \h </w:instrText>
      </w:r>
      <w:r w:rsidR="003A78C2">
        <w:fldChar w:fldCharType="separate"/>
      </w:r>
      <w:r w:rsidR="000C7DE2">
        <w:rPr>
          <w:noProof/>
        </w:rPr>
        <w:t>293</w:t>
      </w:r>
      <w:r w:rsidR="003A78C2">
        <w:fldChar w:fldCharType="end"/>
      </w:r>
    </w:p>
    <w:p w14:paraId="1D2C17E0" w14:textId="07B62712" w:rsidR="006A0403" w:rsidRDefault="001744DD" w:rsidP="006A0403">
      <w:pPr>
        <w:pStyle w:val="EngHang"/>
        <w:tabs>
          <w:tab w:val="left" w:leader="dot" w:pos="8280"/>
        </w:tabs>
      </w:pPr>
      <w:r>
        <w:fldChar w:fldCharType="begin"/>
      </w:r>
      <w:r>
        <w:instrText xml:space="preserve"> REF _Ref411967372 \h  \* MERGEFORMAT </w:instrText>
      </w:r>
      <w:r>
        <w:fldChar w:fldCharType="separate"/>
      </w:r>
      <w:r w:rsidR="000C7DE2">
        <w:t>Psalm</w:t>
      </w:r>
      <w:r w:rsidR="000C7DE2" w:rsidRPr="00AB1781">
        <w:t xml:space="preserve"> 126</w:t>
      </w:r>
      <w:r w:rsidR="000C7DE2">
        <w:t>: “Unless the Lord builds the house, the builders labour in vain”</w:t>
      </w:r>
      <w:r>
        <w:fldChar w:fldCharType="end"/>
      </w:r>
      <w:r w:rsidR="006A0403">
        <w:tab/>
      </w:r>
      <w:r w:rsidR="003A78C2">
        <w:fldChar w:fldCharType="begin"/>
      </w:r>
      <w:r w:rsidR="006A0403">
        <w:instrText xml:space="preserve"> PAGEREF _Ref411967372 \h </w:instrText>
      </w:r>
      <w:r w:rsidR="003A78C2">
        <w:fldChar w:fldCharType="separate"/>
      </w:r>
      <w:r w:rsidR="000C7DE2">
        <w:rPr>
          <w:noProof/>
        </w:rPr>
        <w:t>293</w:t>
      </w:r>
      <w:r w:rsidR="003A78C2">
        <w:fldChar w:fldCharType="end"/>
      </w:r>
    </w:p>
    <w:p w14:paraId="3F9CAC24" w14:textId="106DB6C2" w:rsidR="006A0403" w:rsidRDefault="001744DD" w:rsidP="006A0403">
      <w:pPr>
        <w:pStyle w:val="EngHang"/>
        <w:tabs>
          <w:tab w:val="left" w:leader="dot" w:pos="8280"/>
        </w:tabs>
      </w:pPr>
      <w:r>
        <w:fldChar w:fldCharType="begin"/>
      </w:r>
      <w:r>
        <w:instrText xml:space="preserve"> REF _Ref411967385 \h  \* MERGEFORMAT </w:instrText>
      </w:r>
      <w:r>
        <w:fldChar w:fldCharType="separate"/>
      </w:r>
      <w:r w:rsidR="000C7DE2">
        <w:t>Psalm</w:t>
      </w:r>
      <w:r w:rsidR="000C7DE2" w:rsidRPr="00AB1781">
        <w:t xml:space="preserve"> 127</w:t>
      </w:r>
      <w:r w:rsidR="000C7DE2">
        <w:t>: “Blessed are all who fear the Lord, who walk in His ways”</w:t>
      </w:r>
      <w:r>
        <w:fldChar w:fldCharType="end"/>
      </w:r>
      <w:r w:rsidR="006A0403">
        <w:tab/>
      </w:r>
      <w:r w:rsidR="003A78C2">
        <w:fldChar w:fldCharType="begin"/>
      </w:r>
      <w:r w:rsidR="006A0403">
        <w:instrText xml:space="preserve"> PAGEREF _Ref411967385 \h </w:instrText>
      </w:r>
      <w:r w:rsidR="003A78C2">
        <w:fldChar w:fldCharType="separate"/>
      </w:r>
      <w:r w:rsidR="000C7DE2">
        <w:rPr>
          <w:noProof/>
        </w:rPr>
        <w:t>294</w:t>
      </w:r>
      <w:r w:rsidR="003A78C2">
        <w:fldChar w:fldCharType="end"/>
      </w:r>
    </w:p>
    <w:p w14:paraId="7884AAA8" w14:textId="785DE4D3" w:rsidR="006A0403" w:rsidRDefault="001744DD" w:rsidP="006A0403">
      <w:pPr>
        <w:pStyle w:val="EngHang"/>
        <w:tabs>
          <w:tab w:val="left" w:leader="dot" w:pos="8280"/>
        </w:tabs>
      </w:pPr>
      <w:r>
        <w:fldChar w:fldCharType="begin"/>
      </w:r>
      <w:r>
        <w:instrText xml:space="preserve"> REF _Ref411967400 \h  \* MERGEFORMAT </w:instrText>
      </w:r>
      <w:r>
        <w:fldChar w:fldCharType="separate"/>
      </w:r>
      <w:r w:rsidR="000C7DE2">
        <w:t>Psalm</w:t>
      </w:r>
      <w:r w:rsidR="000C7DE2" w:rsidRPr="00AB1781">
        <w:t xml:space="preserve"> 128</w:t>
      </w:r>
      <w:r w:rsidR="000C7DE2">
        <w:t>: “Many times have they warred against me from my youth”</w:t>
      </w:r>
      <w:r>
        <w:fldChar w:fldCharType="end"/>
      </w:r>
      <w:r w:rsidR="006A0403">
        <w:tab/>
      </w:r>
      <w:r w:rsidR="003A78C2">
        <w:fldChar w:fldCharType="begin"/>
      </w:r>
      <w:r w:rsidR="006A0403">
        <w:instrText xml:space="preserve"> PAGEREF _Ref411967400 \h </w:instrText>
      </w:r>
      <w:r w:rsidR="003A78C2">
        <w:fldChar w:fldCharType="separate"/>
      </w:r>
      <w:r w:rsidR="000C7DE2">
        <w:rPr>
          <w:noProof/>
        </w:rPr>
        <w:t>295</w:t>
      </w:r>
      <w:r w:rsidR="003A78C2">
        <w:fldChar w:fldCharType="end"/>
      </w:r>
    </w:p>
    <w:p w14:paraId="1493D71C" w14:textId="77777777" w:rsidR="006A0403" w:rsidRPr="006A0403" w:rsidRDefault="006A0403" w:rsidP="00FB5E62">
      <w:pPr>
        <w:pStyle w:val="Heading5"/>
        <w:rPr>
          <w:lang w:val="en-GB"/>
        </w:rPr>
      </w:pPr>
      <w:r>
        <w:rPr>
          <w:lang w:val="en-GB"/>
        </w:rPr>
        <w:t>The Gospel from Saint Luke</w:t>
      </w:r>
      <w:r w:rsidRPr="001A4291">
        <w:rPr>
          <w:lang w:val="en-GB"/>
        </w:rPr>
        <w:t xml:space="preserve"> 7:36</w:t>
      </w:r>
      <w:r w:rsidRPr="001A4291">
        <w:rPr>
          <w:lang w:val="en-GB"/>
        </w:rPr>
        <w:noBreakHyphen/>
        <w:t>50</w:t>
      </w:r>
    </w:p>
    <w:p w14:paraId="06B00C31" w14:textId="77777777" w:rsidR="006A0403" w:rsidRPr="001A4291" w:rsidRDefault="000526E5" w:rsidP="006A0403">
      <w:pPr>
        <w:pStyle w:val="Prose"/>
      </w:pPr>
      <w:r>
        <w:t>One of the Pharisees invited Jesus</w:t>
      </w:r>
      <w:r w:rsidR="006A0403" w:rsidRPr="001A4291">
        <w:t xml:space="preserve"> </w:t>
      </w:r>
      <w:r>
        <w:t>to</w:t>
      </w:r>
      <w:r w:rsidR="006A0403" w:rsidRPr="001A4291">
        <w:t xml:space="preserve"> eat with him. </w:t>
      </w:r>
      <w:r>
        <w:t>He had entered</w:t>
      </w:r>
      <w:r w:rsidR="006A0403" w:rsidRPr="001A4291">
        <w:t xml:space="preserve"> the Phari</w:t>
      </w:r>
      <w:r>
        <w:t>see's house, and sat at the table</w:t>
      </w:r>
      <w:r w:rsidR="001225FA">
        <w:t xml:space="preserve">. </w:t>
      </w:r>
      <w:r>
        <w:t>And</w:t>
      </w:r>
      <w:r w:rsidR="006A0403" w:rsidRPr="001A4291">
        <w:t xml:space="preserve"> behold, a woman who was a sinner in the city</w:t>
      </w:r>
      <w:r>
        <w:t xml:space="preserve">, when she knew that He was reclining in the Pharisee's house, brought an alabaster jar </w:t>
      </w:r>
      <w:r w:rsidR="006A0403">
        <w:t xml:space="preserve">of </w:t>
      </w:r>
      <w:r>
        <w:t>perfume. S</w:t>
      </w:r>
      <w:r w:rsidR="006A0403" w:rsidRPr="001A4291">
        <w:t>he stood behind at His feet, weeping, and began to wet His feet with her tears, a</w:t>
      </w:r>
      <w:r>
        <w:t>nd she wiped them with the hair</w:t>
      </w:r>
      <w:r w:rsidR="006A0403" w:rsidRPr="001A4291">
        <w:t xml:space="preserve"> of her head, and she kissed His feet, and anointed them with the </w:t>
      </w:r>
      <w:r>
        <w:t>perfumed oil</w:t>
      </w:r>
      <w:r w:rsidR="001225FA">
        <w:t xml:space="preserve">. </w:t>
      </w:r>
    </w:p>
    <w:p w14:paraId="2AD05E10" w14:textId="77777777" w:rsidR="006A0403" w:rsidRPr="001A4291" w:rsidRDefault="000526E5" w:rsidP="006A0403">
      <w:pPr>
        <w:pStyle w:val="Prose"/>
      </w:pPr>
      <w:r>
        <w:t>Now</w:t>
      </w:r>
      <w:r w:rsidR="006A0403" w:rsidRPr="001A4291">
        <w:t xml:space="preserve"> when the Pharisee who had invited Him saw</w:t>
      </w:r>
      <w:r>
        <w:t xml:space="preserve"> this</w:t>
      </w:r>
      <w:r w:rsidR="006A0403" w:rsidRPr="001A4291">
        <w:t xml:space="preserve">, he </w:t>
      </w:r>
      <w:r>
        <w:t>said to himself, “if this man were</w:t>
      </w:r>
      <w:r w:rsidR="006A0403" w:rsidRPr="001A4291">
        <w:t xml:space="preserve"> a prophet, he w</w:t>
      </w:r>
      <w:r>
        <w:t>ould have known what sort of</w:t>
      </w:r>
      <w:r w:rsidR="006A0403" w:rsidRPr="001A4291">
        <w:t xml:space="preserve"> woman </w:t>
      </w:r>
      <w:r>
        <w:t xml:space="preserve">this is </w:t>
      </w:r>
      <w:r w:rsidR="006A0403" w:rsidRPr="001A4291">
        <w:t xml:space="preserve">who </w:t>
      </w:r>
      <w:r>
        <w:t>is touching</w:t>
      </w:r>
      <w:r w:rsidR="006A0403" w:rsidRPr="001A4291">
        <w:t xml:space="preserve"> Him, for she is a sinner.</w:t>
      </w:r>
      <w:r>
        <w:t>”</w:t>
      </w:r>
      <w:r w:rsidR="00FE0AE4">
        <w:t xml:space="preserve"> </w:t>
      </w:r>
    </w:p>
    <w:p w14:paraId="16B55060" w14:textId="77777777" w:rsidR="006A0403" w:rsidRPr="001A4291" w:rsidRDefault="000526E5" w:rsidP="006A0403">
      <w:pPr>
        <w:pStyle w:val="Prose"/>
      </w:pPr>
      <w:r>
        <w:t xml:space="preserve">Jesus answered </w:t>
      </w:r>
      <w:r w:rsidR="006A0403" w:rsidRPr="001A4291">
        <w:t xml:space="preserve">him, </w:t>
      </w:r>
      <w:r>
        <w:t>“Simon, I have a word to say to</w:t>
      </w:r>
      <w:r w:rsidR="006A0403" w:rsidRPr="001A4291">
        <w:t xml:space="preserve"> you.</w:t>
      </w:r>
      <w:r>
        <w:t>”</w:t>
      </w:r>
      <w:r w:rsidR="006A0403" w:rsidRPr="001A4291">
        <w:t xml:space="preserve"> </w:t>
      </w:r>
      <w:r>
        <w:t>H</w:t>
      </w:r>
      <w:r w:rsidR="006A0403" w:rsidRPr="001A4291">
        <w:t xml:space="preserve">e said, </w:t>
      </w:r>
      <w:r>
        <w:t>“</w:t>
      </w:r>
      <w:r w:rsidR="006A0403" w:rsidRPr="001A4291">
        <w:t>Teacher, say it.</w:t>
      </w:r>
      <w:r>
        <w:t>”</w:t>
      </w:r>
      <w:r w:rsidR="006A0403" w:rsidRPr="001A4291">
        <w:t xml:space="preserve"> He said to him, </w:t>
      </w:r>
      <w:r w:rsidR="00EC5901">
        <w:t>“</w:t>
      </w:r>
      <w:r w:rsidR="006A0403" w:rsidRPr="001A4291">
        <w:t xml:space="preserve">There was a certain creditor </w:t>
      </w:r>
      <w:r w:rsidR="00EC5901">
        <w:t>that had two debtors. One owed five hundred danrii</w:t>
      </w:r>
      <w:r w:rsidR="006A0403" w:rsidRPr="001A4291">
        <w:t xml:space="preserve">, </w:t>
      </w:r>
      <w:r w:rsidR="006A0403" w:rsidRPr="001A4291">
        <w:lastRenderedPageBreak/>
        <w:t>and the other fifty</w:t>
      </w:r>
      <w:r w:rsidR="001225FA">
        <w:t xml:space="preserve">. </w:t>
      </w:r>
      <w:r w:rsidR="006A0403" w:rsidRPr="001A4291">
        <w:t>But when they had nothing to pay, he graciously for</w:t>
      </w:r>
      <w:r w:rsidR="00EC5901">
        <w:t>gave them both. Which of them will love him the most</w:t>
      </w:r>
      <w:r w:rsidR="006A0403" w:rsidRPr="001A4291">
        <w:t>?</w:t>
      </w:r>
      <w:r w:rsidR="00EC5901">
        <w:t>”</w:t>
      </w:r>
      <w:r w:rsidR="00FE0AE4">
        <w:t xml:space="preserve"> </w:t>
      </w:r>
    </w:p>
    <w:p w14:paraId="44D92E12" w14:textId="77777777" w:rsidR="006A0403" w:rsidRPr="001A4291" w:rsidRDefault="00EC5901" w:rsidP="006A0403">
      <w:pPr>
        <w:pStyle w:val="Prose"/>
      </w:pPr>
      <w:r>
        <w:t>Simon answered</w:t>
      </w:r>
      <w:r w:rsidR="006A0403" w:rsidRPr="001A4291">
        <w:t xml:space="preserve">, </w:t>
      </w:r>
      <w:r>
        <w:t>“I think the one</w:t>
      </w:r>
      <w:r w:rsidR="006A0403" w:rsidRPr="001A4291">
        <w:t xml:space="preserve"> to whom he forgave the most.</w:t>
      </w:r>
      <w:r>
        <w:t>”</w:t>
      </w:r>
      <w:r w:rsidR="006A0403" w:rsidRPr="001A4291">
        <w:t xml:space="preserve"> And He said to him, </w:t>
      </w:r>
      <w:r>
        <w:t>“</w:t>
      </w:r>
      <w:r w:rsidR="006A0403" w:rsidRPr="001A4291">
        <w:t>You have judged rightly.</w:t>
      </w:r>
      <w:r>
        <w:t>”</w:t>
      </w:r>
      <w:r w:rsidR="006A0403" w:rsidRPr="001A4291">
        <w:t xml:space="preserve"> </w:t>
      </w:r>
      <w:r>
        <w:t>Turning</w:t>
      </w:r>
      <w:r w:rsidR="006A0403" w:rsidRPr="001A4291">
        <w:t xml:space="preserve"> to the woman, He said to Simon, </w:t>
      </w:r>
      <w:r>
        <w:t>“</w:t>
      </w:r>
      <w:r w:rsidR="006A0403" w:rsidRPr="001A4291">
        <w:t>Do you see this woman? I entered your house</w:t>
      </w:r>
      <w:r>
        <w:t>, you gave no water for My feet,</w:t>
      </w:r>
      <w:r w:rsidR="006A0403" w:rsidRPr="001A4291">
        <w:t xml:space="preserve"> but she has washed my feet with her tears, and she has wiped them with her hair</w:t>
      </w:r>
      <w:r w:rsidR="001225FA">
        <w:t xml:space="preserve">. </w:t>
      </w:r>
      <w:r>
        <w:t xml:space="preserve">You gave no kiss, but </w:t>
      </w:r>
      <w:r w:rsidR="006A0403" w:rsidRPr="001A4291">
        <w:t>since the time I came in</w:t>
      </w:r>
      <w:r>
        <w:t>, she</w:t>
      </w:r>
      <w:r w:rsidR="006A0403" w:rsidRPr="001A4291">
        <w:t xml:space="preserve"> has not ceased kissing my f</w:t>
      </w:r>
      <w:r w:rsidR="006A0403">
        <w:t>eet</w:t>
      </w:r>
      <w:r w:rsidR="001225FA">
        <w:t xml:space="preserve">. </w:t>
      </w:r>
      <w:r>
        <w:t xml:space="preserve">You did not anoint </w:t>
      </w:r>
      <w:r w:rsidR="006A0403">
        <w:t>My head with oil</w:t>
      </w:r>
      <w:r>
        <w:t>,</w:t>
      </w:r>
      <w:r w:rsidR="006A0403" w:rsidRPr="001A4291">
        <w:t xml:space="preserve"> but </w:t>
      </w:r>
      <w:r>
        <w:t>she</w:t>
      </w:r>
      <w:r w:rsidR="006A0403" w:rsidRPr="001A4291">
        <w:t xml:space="preserve"> has anointed my feet with </w:t>
      </w:r>
      <w:r>
        <w:t>perfume</w:t>
      </w:r>
      <w:r w:rsidR="001225FA">
        <w:t xml:space="preserve">. </w:t>
      </w:r>
      <w:r w:rsidR="006A0403" w:rsidRPr="001A4291">
        <w:t>Therefore</w:t>
      </w:r>
      <w:r>
        <w:t>,</w:t>
      </w:r>
      <w:r w:rsidR="006A0403" w:rsidRPr="001A4291">
        <w:t xml:space="preserve"> I </w:t>
      </w:r>
      <w:r>
        <w:t>tell you, h</w:t>
      </w:r>
      <w:r w:rsidR="006A0403" w:rsidRPr="001A4291">
        <w:t>er sins, w</w:t>
      </w:r>
      <w:r>
        <w:t>hich are many, are for</w:t>
      </w:r>
      <w:r>
        <w:softHyphen/>
        <w:t>given because</w:t>
      </w:r>
      <w:r w:rsidR="006A0403" w:rsidRPr="001A4291">
        <w:t xml:space="preserve"> she has loved </w:t>
      </w:r>
      <w:r>
        <w:t>much. B</w:t>
      </w:r>
      <w:r w:rsidR="006A0403" w:rsidRPr="001A4291">
        <w:t>u</w:t>
      </w:r>
      <w:r>
        <w:t>t to whom little is forgiven</w:t>
      </w:r>
      <w:r w:rsidR="006A0403" w:rsidRPr="001A4291">
        <w:t xml:space="preserve"> loves little.</w:t>
      </w:r>
      <w:r>
        <w:t>”</w:t>
      </w:r>
      <w:r w:rsidR="00FE0AE4">
        <w:t xml:space="preserve"> </w:t>
      </w:r>
    </w:p>
    <w:p w14:paraId="5AC92F0C" w14:textId="77777777" w:rsidR="006A0403" w:rsidRPr="001A4291" w:rsidRDefault="006A0403" w:rsidP="006A0403">
      <w:pPr>
        <w:pStyle w:val="Prose"/>
      </w:pPr>
      <w:r w:rsidRPr="001A4291">
        <w:t xml:space="preserve">And He said to her, </w:t>
      </w:r>
      <w:r w:rsidR="00EC5901">
        <w:t>“</w:t>
      </w:r>
      <w:r w:rsidRPr="001A4291">
        <w:t>your sins are forgiven.</w:t>
      </w:r>
      <w:r w:rsidR="00EC5901">
        <w:t>”</w:t>
      </w:r>
      <w:r w:rsidRPr="001A4291">
        <w:t xml:space="preserve"> </w:t>
      </w:r>
    </w:p>
    <w:p w14:paraId="731EB646" w14:textId="77777777" w:rsidR="006A0403" w:rsidRPr="001A4291" w:rsidRDefault="006A0403" w:rsidP="006A0403">
      <w:pPr>
        <w:pStyle w:val="Prose"/>
        <w:rPr>
          <w:i/>
          <w:iCs/>
        </w:rPr>
      </w:pPr>
      <w:r w:rsidRPr="001A4291">
        <w:t xml:space="preserve">And those who </w:t>
      </w:r>
      <w:r w:rsidR="00EC5901">
        <w:t>sat at the table</w:t>
      </w:r>
      <w:r w:rsidRPr="001A4291">
        <w:t xml:space="preserve"> began to say within themselves, </w:t>
      </w:r>
      <w:r w:rsidR="00EC5901">
        <w:t>“w</w:t>
      </w:r>
      <w:r w:rsidRPr="001A4291">
        <w:t>ho is this that forgives sins also?</w:t>
      </w:r>
      <w:r w:rsidR="00EC5901">
        <w:t>”</w:t>
      </w:r>
      <w:r w:rsidR="00FE0AE4">
        <w:t xml:space="preserve"> </w:t>
      </w:r>
      <w:r w:rsidRPr="001A4291">
        <w:t xml:space="preserve">But He said to the woman, </w:t>
      </w:r>
      <w:r w:rsidR="00EC5901">
        <w:t>“Go in peace. Y</w:t>
      </w:r>
      <w:r w:rsidRPr="001A4291">
        <w:t>our faith has saved you.</w:t>
      </w:r>
      <w:r w:rsidR="00EC5901">
        <w:t>”</w:t>
      </w:r>
      <w:r w:rsidRPr="001A4291">
        <w:t xml:space="preserve"> </w:t>
      </w:r>
      <w:r w:rsidRPr="001A4291">
        <w:rPr>
          <w:i/>
          <w:iCs/>
        </w:rPr>
        <w:t>Glory be to God forever.</w:t>
      </w:r>
    </w:p>
    <w:p w14:paraId="7C43903D" w14:textId="77777777" w:rsidR="006A0403" w:rsidRPr="006A0403" w:rsidRDefault="006A0403" w:rsidP="006A0403">
      <w:pPr>
        <w:pStyle w:val="Rubric"/>
        <w:rPr>
          <w:rFonts w:cs="Segoe Script"/>
          <w:sz w:val="22"/>
          <w:lang w:val="en-GB"/>
        </w:rPr>
      </w:pPr>
      <w:r w:rsidRPr="001A4291">
        <w:rPr>
          <w:lang w:val="en-GB"/>
        </w:rPr>
        <w:t>Then shall these Troparia be said,</w:t>
      </w:r>
    </w:p>
    <w:p w14:paraId="47017B41" w14:textId="278C4FD4" w:rsidR="006A0403" w:rsidRPr="001A4291" w:rsidRDefault="006A0403" w:rsidP="006A0403">
      <w:pPr>
        <w:pStyle w:val="Prose"/>
      </w:pPr>
      <w:r w:rsidRPr="00A763DB">
        <w:rPr>
          <w:b/>
          <w:bCs/>
        </w:rPr>
        <w:t>Give me,</w:t>
      </w:r>
      <w:r w:rsidRPr="001A4291">
        <w:t xml:space="preserve"> O Lord, fountains of many tears like that which </w:t>
      </w:r>
      <w:r w:rsidR="001040C8">
        <w:t>You</w:t>
      </w:r>
      <w:r w:rsidRPr="001A4291">
        <w:t xml:space="preserve"> </w:t>
      </w:r>
      <w:r w:rsidR="00485E0C">
        <w:t>first gave</w:t>
      </w:r>
      <w:r w:rsidR="00EC5901">
        <w:t xml:space="preserve"> </w:t>
      </w:r>
      <w:r w:rsidRPr="001A4291">
        <w:t xml:space="preserve">to the woman that was a sinner, and make me worthy to wash </w:t>
      </w:r>
      <w:r w:rsidR="00E570CB">
        <w:t>Your</w:t>
      </w:r>
      <w:r w:rsidRPr="001A4291">
        <w:t xml:space="preserve"> feet</w:t>
      </w:r>
      <w:r w:rsidR="00485E0C">
        <w:t>,</w:t>
      </w:r>
      <w:r w:rsidRPr="001A4291">
        <w:t xml:space="preserve"> which have set me free from the pa</w:t>
      </w:r>
      <w:r w:rsidR="00EC5901">
        <w:t xml:space="preserve">th of error, that I may bring </w:t>
      </w:r>
      <w:r w:rsidRPr="001A4291">
        <w:t xml:space="preserve">to </w:t>
      </w:r>
      <w:r w:rsidR="001040C8">
        <w:t>You</w:t>
      </w:r>
      <w:r w:rsidRPr="001A4291">
        <w:t xml:space="preserve"> precious ointment, and gain through repentance a pure life, an</w:t>
      </w:r>
      <w:r w:rsidR="00485E0C">
        <w:t>d hear that voice full of joy, “</w:t>
      </w:r>
      <w:r w:rsidRPr="001A4291">
        <w:t>You</w:t>
      </w:r>
      <w:r w:rsidR="00485E0C">
        <w:t>r faith has saved you.”</w:t>
      </w:r>
    </w:p>
    <w:p w14:paraId="1EE259A3" w14:textId="77777777" w:rsidR="00EC5901" w:rsidRPr="004E1800" w:rsidRDefault="00EC5901" w:rsidP="00EC590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C9580B4" w14:textId="6FED5D8B" w:rsidR="006A0403" w:rsidRPr="001A4291" w:rsidRDefault="006A0403" w:rsidP="006A0403">
      <w:pPr>
        <w:pStyle w:val="Prose"/>
      </w:pPr>
      <w:r w:rsidRPr="001A4291">
        <w:t xml:space="preserve">When I consider the multitude of my wicked deeds, and the remembrance of that awesome judgment comes into my heart, trembling takes hold </w:t>
      </w:r>
      <w:r w:rsidR="00EC5901">
        <w:t>on me</w:t>
      </w:r>
      <w:r w:rsidR="001225FA">
        <w:t xml:space="preserve">. </w:t>
      </w:r>
      <w:r w:rsidR="00EC5901">
        <w:t xml:space="preserve">I will flee </w:t>
      </w:r>
      <w:r w:rsidRPr="001A4291">
        <w:t xml:space="preserve">to </w:t>
      </w:r>
      <w:r w:rsidR="001040C8">
        <w:t>You</w:t>
      </w:r>
      <w:r w:rsidRPr="001A4291">
        <w:t>, O God, the Lover of mankind</w:t>
      </w:r>
      <w:r w:rsidR="001225FA">
        <w:t xml:space="preserve">. </w:t>
      </w:r>
      <w:r w:rsidR="00EC5901">
        <w:t>Do not turn</w:t>
      </w:r>
      <w:r w:rsidRPr="001A4291">
        <w:t xml:space="preserve"> </w:t>
      </w:r>
      <w:r w:rsidR="00E570CB">
        <w:t>Your</w:t>
      </w:r>
      <w:r w:rsidRPr="001A4291">
        <w:t xml:space="preserve"> face away from me, I entreat </w:t>
      </w:r>
      <w:r w:rsidR="001040C8">
        <w:t>You</w:t>
      </w:r>
      <w:r w:rsidRPr="001A4291">
        <w:t xml:space="preserve">, Who alone </w:t>
      </w:r>
      <w:r w:rsidR="00C104A1">
        <w:t>are</w:t>
      </w:r>
      <w:r w:rsidR="00EC5901">
        <w:t xml:space="preserve"> sinless</w:t>
      </w:r>
      <w:r w:rsidR="001225FA">
        <w:t xml:space="preserve">. </w:t>
      </w:r>
      <w:r w:rsidR="00EC5901">
        <w:t xml:space="preserve">Grant to my wretched soul </w:t>
      </w:r>
      <w:r w:rsidR="00485E0C">
        <w:t>compunction</w:t>
      </w:r>
      <w:r w:rsidRPr="001A4291">
        <w:t xml:space="preserve"> before the end comes, and save me.</w:t>
      </w:r>
    </w:p>
    <w:p w14:paraId="3E7765F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58F6FDA" w14:textId="77777777" w:rsidR="006A0403" w:rsidRPr="001A4291" w:rsidRDefault="006A0403" w:rsidP="006A0403">
      <w:pPr>
        <w:pStyle w:val="Prose"/>
      </w:pPr>
      <w:r w:rsidRPr="001A4291">
        <w:t>The heavens praise you, O full of grace, the unwedded Bride</w:t>
      </w:r>
      <w:r w:rsidR="001225FA">
        <w:t xml:space="preserve">. </w:t>
      </w:r>
      <w:r w:rsidRPr="001A4291">
        <w:t xml:space="preserve">And we also glorify your unspeakable </w:t>
      </w:r>
      <w:r w:rsidR="00EC5901">
        <w:t>birth-giving</w:t>
      </w:r>
      <w:r w:rsidR="001225FA">
        <w:t xml:space="preserve">. </w:t>
      </w:r>
      <w:r w:rsidRPr="001A4291">
        <w:t xml:space="preserve">O </w:t>
      </w:r>
      <w:r w:rsidR="00EC5901">
        <w:t>Theotokos,</w:t>
      </w:r>
      <w:r w:rsidRPr="001A4291">
        <w:t xml:space="preserve"> </w:t>
      </w:r>
      <w:commentRangeStart w:id="116"/>
      <w:r w:rsidRPr="001A4291">
        <w:t xml:space="preserve">intercede </w:t>
      </w:r>
      <w:commentRangeEnd w:id="116"/>
      <w:r w:rsidR="00EC5901">
        <w:rPr>
          <w:rStyle w:val="CommentReference"/>
          <w:lang w:val="en-CA"/>
        </w:rPr>
        <w:commentReference w:id="116"/>
      </w:r>
      <w:r w:rsidRPr="001A4291">
        <w:t>for the salvation of our souls.</w:t>
      </w:r>
    </w:p>
    <w:p w14:paraId="6AC2BDBB"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BF5B056" w14:textId="5980B139" w:rsidR="006A0403" w:rsidRPr="001A4291" w:rsidRDefault="006A0403" w:rsidP="006A0403">
      <w:pPr>
        <w:pStyle w:val="Prose"/>
      </w:pPr>
      <w:r w:rsidRPr="00A763DB">
        <w:rPr>
          <w:b/>
          <w:bCs/>
        </w:rPr>
        <w:t>O Heavenly King,</w:t>
      </w:r>
      <w:r w:rsidRPr="001A4291">
        <w:t xml:space="preserve"> the Paraclete, the Spirit of Truth, who </w:t>
      </w:r>
      <w:r w:rsidR="00485E0C">
        <w:t>is</w:t>
      </w:r>
      <w:r w:rsidRPr="001A4291">
        <w:t xml:space="preserve"> i</w:t>
      </w:r>
      <w:r w:rsidR="00485E0C">
        <w:t>n every place and Who fills all,</w:t>
      </w:r>
      <w:r w:rsidRPr="001A4291">
        <w:t xml:space="preserve"> the Treasure of the good and the Giver of Life, graciously come and be in us, and cleanse us from every blemish, O Good One, and save our souls.</w:t>
      </w:r>
    </w:p>
    <w:p w14:paraId="2B7AA152" w14:textId="77777777" w:rsidR="00EC5901" w:rsidRPr="004E1800" w:rsidRDefault="00EC5901" w:rsidP="00EC5901">
      <w:pPr>
        <w:pStyle w:val="CopticHangingVerse"/>
        <w:rPr>
          <w:rFonts w:ascii="Garamond" w:hAnsi="Garamond"/>
        </w:rPr>
      </w:pPr>
      <w:r w:rsidRPr="005130A7">
        <w:lastRenderedPageBreak/>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A8B849C"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disciples, O </w:t>
      </w:r>
      <w:r w:rsidR="00EC5901">
        <w:t>Saviour, and gave</w:t>
      </w:r>
      <w:r w:rsidRPr="001A4291">
        <w:t xml:space="preserve"> them peace, come also and be with us; save us and deliver our souls.</w:t>
      </w:r>
    </w:p>
    <w:p w14:paraId="756B0286" w14:textId="77777777" w:rsidR="00EC5901" w:rsidRPr="000D0A3F" w:rsidRDefault="00EC5901" w:rsidP="00EC590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254CD52E" w14:textId="77777777" w:rsidR="006A0403"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0F9AFAFD" w14:textId="05E94FA8" w:rsidR="006A0403" w:rsidRPr="006A0403" w:rsidRDefault="006A0403" w:rsidP="006A0403">
      <w:pPr>
        <w:pStyle w:val="Rubric"/>
      </w:pPr>
      <w:r w:rsidRPr="001A4291">
        <w:t>T</w:t>
      </w:r>
      <w:r>
        <w:t>hen shall be said: Lord hear us</w:t>
      </w:r>
      <w:r w:rsidRPr="001A4291">
        <w:t>, have mercy on us and for</w:t>
      </w:r>
      <w:r w:rsidRPr="001A4291">
        <w:softHyphen/>
        <w:t>give us our sins, Lord have mercy (Kirié</w:t>
      </w:r>
      <w:r>
        <w:t xml:space="preserve"> Eleison) </w:t>
      </w:r>
      <w:r w:rsidR="00C241B0">
        <w:rPr>
          <w:lang w:val="en-GB"/>
        </w:rPr>
        <w:t>50 (or 41</w:t>
      </w:r>
      <w:r w:rsidR="00C241B0">
        <w:rPr>
          <w:rStyle w:val="FootnoteReference"/>
          <w:lang w:val="en-GB"/>
        </w:rPr>
        <w:footnoteReference w:id="13"/>
      </w:r>
      <w:r w:rsidR="00C241B0">
        <w:rPr>
          <w:lang w:val="en-GB"/>
        </w:rPr>
        <w:t>)</w:t>
      </w:r>
      <w:r>
        <w:t xml:space="preserve">, </w:t>
      </w:r>
      <w:r w:rsidRPr="001A4291">
        <w:t xml:space="preserve">Holy, </w:t>
      </w:r>
      <w:r>
        <w:t xml:space="preserve">Holy, Holy, (page </w:t>
      </w:r>
      <w:r w:rsidR="003A78C2">
        <w:fldChar w:fldCharType="begin"/>
      </w:r>
      <w:r>
        <w:instrText xml:space="preserve"> PAGEREF _Ref411969137 \h </w:instrText>
      </w:r>
      <w:r w:rsidR="003A78C2">
        <w:fldChar w:fldCharType="separate"/>
      </w:r>
      <w:r w:rsidR="000C7DE2">
        <w:rPr>
          <w:noProof/>
        </w:rPr>
        <w:t>14</w:t>
      </w:r>
      <w:r w:rsidR="003A78C2">
        <w:fldChar w:fldCharType="end"/>
      </w:r>
      <w:r w:rsidRPr="001A4291">
        <w:t xml:space="preserve">), </w:t>
      </w:r>
      <w:r>
        <w:t xml:space="preserve">and </w:t>
      </w:r>
      <w:r w:rsidRPr="001A4291">
        <w:t>the Lord's Prayer</w:t>
      </w:r>
    </w:p>
    <w:p w14:paraId="479B7501" w14:textId="470FFF90" w:rsidR="00964F23" w:rsidRDefault="00964F23" w:rsidP="00964F23">
      <w:pPr>
        <w:pStyle w:val="Heading3"/>
      </w:pPr>
      <w:bookmarkStart w:id="117" w:name="_Toc410196181"/>
      <w:bookmarkStart w:id="118" w:name="_Toc410196413"/>
      <w:bookmarkStart w:id="119" w:name="_Toc410196915"/>
      <w:bookmarkStart w:id="120" w:name="_Ref434580482"/>
      <w:bookmarkStart w:id="121" w:name="_Toc448227463"/>
      <w:r>
        <w:t xml:space="preserve">The Psalms of the </w:t>
      </w:r>
      <w:bookmarkEnd w:id="117"/>
      <w:bookmarkEnd w:id="118"/>
      <w:bookmarkEnd w:id="119"/>
      <w:r w:rsidR="006D16F9">
        <w:t>Morning Watch</w:t>
      </w:r>
      <w:bookmarkEnd w:id="120"/>
      <w:bookmarkEnd w:id="121"/>
    </w:p>
    <w:p w14:paraId="31E490F0" w14:textId="14BACB85" w:rsidR="006A0403" w:rsidRDefault="006A0403" w:rsidP="006A0403">
      <w:pPr>
        <w:pStyle w:val="Rubric"/>
      </w:pPr>
      <w:r>
        <w:t xml:space="preserve">The Psalms of </w:t>
      </w:r>
      <w:r w:rsidR="003A7286">
        <w:t>Retiring</w:t>
      </w:r>
      <w:r>
        <w:t xml:space="preserve"> shall be recited,</w:t>
      </w:r>
    </w:p>
    <w:p w14:paraId="28991E68" w14:textId="4C7AAE35" w:rsidR="006A0403" w:rsidRPr="00AC19C5" w:rsidRDefault="001744DD" w:rsidP="006A0403">
      <w:pPr>
        <w:pStyle w:val="EngHang"/>
        <w:tabs>
          <w:tab w:val="left" w:leader="dot" w:pos="8280"/>
        </w:tabs>
        <w:rPr>
          <w:rFonts w:cstheme="minorBidi"/>
        </w:rPr>
      </w:pPr>
      <w:r>
        <w:fldChar w:fldCharType="begin"/>
      </w:r>
      <w:r>
        <w:instrText xml:space="preserve"> REF _Ref411968046 \h  \* MERGEFORMAT </w:instrText>
      </w:r>
      <w:r>
        <w:fldChar w:fldCharType="separate"/>
      </w:r>
      <w:r w:rsidR="000C7DE2">
        <w:t>Psalm</w:t>
      </w:r>
      <w:r w:rsidR="000C7DE2" w:rsidRPr="00AB1781">
        <w:t xml:space="preserve"> 129</w:t>
      </w:r>
      <w:r w:rsidR="000C7DE2">
        <w:t>: “I cried to You, O Lord, out of the depths”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_Ref411968046 \h </w:instrText>
      </w:r>
      <w:r w:rsidR="003A78C2" w:rsidRPr="00AC19C5">
        <w:rPr>
          <w:rFonts w:cstheme="minorBidi"/>
        </w:rPr>
      </w:r>
      <w:r w:rsidR="003A78C2" w:rsidRPr="00AC19C5">
        <w:rPr>
          <w:rFonts w:cstheme="minorBidi"/>
        </w:rPr>
        <w:fldChar w:fldCharType="separate"/>
      </w:r>
      <w:r w:rsidR="000C7DE2">
        <w:rPr>
          <w:rFonts w:cstheme="minorBidi"/>
          <w:noProof/>
        </w:rPr>
        <w:t>296</w:t>
      </w:r>
      <w:r w:rsidR="003A78C2" w:rsidRPr="00AC19C5">
        <w:rPr>
          <w:rFonts w:cstheme="minorBidi"/>
        </w:rPr>
        <w:fldChar w:fldCharType="end"/>
      </w:r>
    </w:p>
    <w:p w14:paraId="15303FBF" w14:textId="3BA240D0" w:rsidR="006A0403" w:rsidRPr="00AC19C5" w:rsidRDefault="001744DD" w:rsidP="006A0403">
      <w:pPr>
        <w:pStyle w:val="EngHang"/>
        <w:tabs>
          <w:tab w:val="left" w:leader="dot" w:pos="8280"/>
        </w:tabs>
        <w:rPr>
          <w:rFonts w:cstheme="minorBidi"/>
        </w:rPr>
      </w:pPr>
      <w:r>
        <w:fldChar w:fldCharType="begin"/>
      </w:r>
      <w:r>
        <w:instrText xml:space="preserve"> REF _Ref411968066 \h  \* MERGEFORMAT </w:instrText>
      </w:r>
      <w:r>
        <w:fldChar w:fldCharType="separate"/>
      </w:r>
      <w:r w:rsidR="000C7DE2">
        <w:t>Psalm</w:t>
      </w:r>
      <w:r w:rsidR="000C7DE2" w:rsidRPr="00AB1781">
        <w:t xml:space="preserve"> 130</w:t>
      </w:r>
      <w:r w:rsidR="000C7DE2">
        <w:t>: “O Lord, my heart is not exalted, nor my eyes raised up”</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_Ref411968066 \h </w:instrText>
      </w:r>
      <w:r w:rsidR="003A78C2" w:rsidRPr="00AC19C5">
        <w:rPr>
          <w:rFonts w:cstheme="minorBidi"/>
        </w:rPr>
      </w:r>
      <w:r w:rsidR="003A78C2" w:rsidRPr="00AC19C5">
        <w:rPr>
          <w:rFonts w:cstheme="minorBidi"/>
        </w:rPr>
        <w:fldChar w:fldCharType="separate"/>
      </w:r>
      <w:r w:rsidR="000C7DE2">
        <w:rPr>
          <w:rFonts w:cstheme="minorBidi"/>
          <w:noProof/>
        </w:rPr>
        <w:t>297</w:t>
      </w:r>
      <w:r w:rsidR="003A78C2" w:rsidRPr="00AC19C5">
        <w:rPr>
          <w:rFonts w:cstheme="minorBidi"/>
        </w:rPr>
        <w:fldChar w:fldCharType="end"/>
      </w:r>
    </w:p>
    <w:p w14:paraId="770A2C32" w14:textId="507E6483" w:rsidR="006A0403" w:rsidRPr="00AC19C5" w:rsidRDefault="001744DD" w:rsidP="006A0403">
      <w:pPr>
        <w:pStyle w:val="EngHang"/>
        <w:tabs>
          <w:tab w:val="left" w:leader="dot" w:pos="8280"/>
        </w:tabs>
        <w:rPr>
          <w:rFonts w:cstheme="minorBidi"/>
        </w:rPr>
      </w:pPr>
      <w:r>
        <w:fldChar w:fldCharType="begin"/>
      </w:r>
      <w:r>
        <w:instrText xml:space="preserve"> REF _Ref411968081 \h  \* MERGEFORMAT </w:instrText>
      </w:r>
      <w:r>
        <w:fldChar w:fldCharType="separate"/>
      </w:r>
      <w:r w:rsidR="000C7DE2">
        <w:t>Psalm</w:t>
      </w:r>
      <w:r w:rsidR="000C7DE2" w:rsidRPr="00AB1781">
        <w:t xml:space="preserve"> 131</w:t>
      </w:r>
      <w:r w:rsidR="000C7DE2">
        <w:t>: “O Lord, remember David and all his meekness”</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_Ref411968081 \h </w:instrText>
      </w:r>
      <w:r w:rsidR="003A78C2" w:rsidRPr="00AC19C5">
        <w:rPr>
          <w:rFonts w:cstheme="minorBidi"/>
        </w:rPr>
      </w:r>
      <w:r w:rsidR="003A78C2" w:rsidRPr="00AC19C5">
        <w:rPr>
          <w:rFonts w:cstheme="minorBidi"/>
        </w:rPr>
        <w:fldChar w:fldCharType="separate"/>
      </w:r>
      <w:r w:rsidR="000C7DE2">
        <w:rPr>
          <w:rFonts w:cstheme="minorBidi"/>
          <w:noProof/>
        </w:rPr>
        <w:t>298</w:t>
      </w:r>
      <w:r w:rsidR="003A78C2" w:rsidRPr="00AC19C5">
        <w:rPr>
          <w:rFonts w:cstheme="minorBidi"/>
        </w:rPr>
        <w:fldChar w:fldCharType="end"/>
      </w:r>
    </w:p>
    <w:p w14:paraId="5C4E61A3" w14:textId="2782E069" w:rsidR="006A0403" w:rsidRPr="00AC19C5" w:rsidRDefault="001744DD" w:rsidP="006A0403">
      <w:pPr>
        <w:pStyle w:val="EngHang"/>
        <w:tabs>
          <w:tab w:val="left" w:leader="dot" w:pos="8280"/>
        </w:tabs>
        <w:rPr>
          <w:rFonts w:cstheme="minorBidi"/>
        </w:rPr>
      </w:pPr>
      <w:r>
        <w:fldChar w:fldCharType="begin"/>
      </w:r>
      <w:r>
        <w:instrText xml:space="preserve"> REF _Ref411968095 \h  \* MERGEFORMAT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_Ref411968095 \h </w:instrText>
      </w:r>
      <w:r w:rsidR="003A78C2" w:rsidRPr="00AC19C5">
        <w:rPr>
          <w:rFonts w:cstheme="minorBidi"/>
        </w:rPr>
      </w:r>
      <w:r w:rsidR="003A78C2" w:rsidRPr="00AC19C5">
        <w:rPr>
          <w:rFonts w:cstheme="minorBidi"/>
        </w:rPr>
        <w:fldChar w:fldCharType="separate"/>
      </w:r>
      <w:r w:rsidR="000C7DE2">
        <w:rPr>
          <w:rFonts w:cstheme="minorBidi"/>
          <w:noProof/>
        </w:rPr>
        <w:t>299</w:t>
      </w:r>
      <w:r w:rsidR="003A78C2" w:rsidRPr="00AC19C5">
        <w:rPr>
          <w:rFonts w:cstheme="minorBidi"/>
        </w:rPr>
        <w:fldChar w:fldCharType="end"/>
      </w:r>
    </w:p>
    <w:p w14:paraId="4604A493" w14:textId="013D7CE7" w:rsidR="006A0403" w:rsidRPr="00AC19C5" w:rsidRDefault="001744DD" w:rsidP="006A0403">
      <w:pPr>
        <w:pStyle w:val="EngHang"/>
        <w:tabs>
          <w:tab w:val="left" w:leader="dot" w:pos="8280"/>
        </w:tabs>
        <w:rPr>
          <w:rFonts w:cstheme="minorBidi"/>
        </w:rPr>
      </w:pPr>
      <w:r>
        <w:fldChar w:fldCharType="begin"/>
      </w:r>
      <w:r>
        <w:instrText xml:space="preserve"> REF _Ref411968119 \h  \* MERGEFORMAT </w:instrText>
      </w:r>
      <w:r>
        <w:fldChar w:fldCharType="separate"/>
      </w:r>
      <w:r w:rsidR="000C7DE2">
        <w:t>Psalm</w:t>
      </w:r>
      <w:r w:rsidR="000C7DE2" w:rsidRPr="00AB1781">
        <w:t xml:space="preserve"> 133</w:t>
      </w:r>
      <w:r w:rsidR="000C7DE2">
        <w:t>: “Behold now, bless the Lord, all you servants of the Lord”</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_Ref411968119 \h </w:instrText>
      </w:r>
      <w:r w:rsidR="003A78C2" w:rsidRPr="00AC19C5">
        <w:rPr>
          <w:rFonts w:cstheme="minorBidi"/>
        </w:rPr>
      </w:r>
      <w:r w:rsidR="003A78C2" w:rsidRPr="00AC19C5">
        <w:rPr>
          <w:rFonts w:cstheme="minorBidi"/>
        </w:rPr>
        <w:fldChar w:fldCharType="separate"/>
      </w:r>
      <w:r w:rsidR="000C7DE2">
        <w:rPr>
          <w:rFonts w:cstheme="minorBidi"/>
          <w:noProof/>
        </w:rPr>
        <w:t>300</w:t>
      </w:r>
      <w:r w:rsidR="003A78C2" w:rsidRPr="00AC19C5">
        <w:rPr>
          <w:rFonts w:cstheme="minorBidi"/>
        </w:rPr>
        <w:fldChar w:fldCharType="end"/>
      </w:r>
    </w:p>
    <w:p w14:paraId="3B2A66A2" w14:textId="60068CBC" w:rsidR="006A0403" w:rsidRPr="00AC19C5" w:rsidRDefault="001744DD" w:rsidP="006A0403">
      <w:pPr>
        <w:pStyle w:val="EngHang"/>
        <w:tabs>
          <w:tab w:val="left" w:leader="dot" w:pos="8280"/>
        </w:tabs>
        <w:rPr>
          <w:rFonts w:cstheme="minorBidi"/>
        </w:rPr>
      </w:pPr>
      <w:r>
        <w:fldChar w:fldCharType="begin"/>
      </w:r>
      <w:r>
        <w:instrText xml:space="preserve"> REF _Ref411968136 \h  \* MERGEFORMAT </w:instrText>
      </w:r>
      <w:r>
        <w:fldChar w:fldCharType="separate"/>
      </w:r>
      <w:r w:rsidR="000C7DE2">
        <w:t>Psalm</w:t>
      </w:r>
      <w:r w:rsidR="000C7DE2" w:rsidRPr="00AB1781">
        <w:t xml:space="preserve"> 136</w:t>
      </w:r>
      <w:r w:rsidR="000C7DE2">
        <w:t>: “By the rivers of Babylon—we sat down, and wept”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_Ref411968136 \h </w:instrText>
      </w:r>
      <w:r w:rsidR="003A78C2" w:rsidRPr="00AC19C5">
        <w:rPr>
          <w:rFonts w:cstheme="minorBidi"/>
        </w:rPr>
      </w:r>
      <w:r w:rsidR="003A78C2" w:rsidRPr="00AC19C5">
        <w:rPr>
          <w:rFonts w:cstheme="minorBidi"/>
        </w:rPr>
        <w:fldChar w:fldCharType="separate"/>
      </w:r>
      <w:r w:rsidR="000C7DE2">
        <w:rPr>
          <w:rFonts w:cstheme="minorBidi"/>
          <w:noProof/>
        </w:rPr>
        <w:t>305</w:t>
      </w:r>
      <w:r w:rsidR="003A78C2" w:rsidRPr="00AC19C5">
        <w:rPr>
          <w:rFonts w:cstheme="minorBidi"/>
        </w:rPr>
        <w:fldChar w:fldCharType="end"/>
      </w:r>
    </w:p>
    <w:p w14:paraId="64B01669" w14:textId="4CFD7A92" w:rsidR="006A0403" w:rsidRPr="00AC19C5" w:rsidRDefault="001744DD" w:rsidP="006A0403">
      <w:pPr>
        <w:pStyle w:val="EngHang"/>
        <w:tabs>
          <w:tab w:val="left" w:leader="dot" w:pos="8280"/>
        </w:tabs>
        <w:rPr>
          <w:rFonts w:cstheme="minorBidi"/>
        </w:rPr>
      </w:pPr>
      <w:r>
        <w:fldChar w:fldCharType="begin"/>
      </w:r>
      <w:r>
        <w:instrText xml:space="preserve"> REF _Ref411968152 \h  \* MERGEFORMAT </w:instrText>
      </w:r>
      <w:r>
        <w:fldChar w:fldCharType="separate"/>
      </w:r>
      <w:r w:rsidR="000C7DE2">
        <w:t>Psalm</w:t>
      </w:r>
      <w:r w:rsidR="000C7DE2" w:rsidRPr="00AB1781">
        <w:t xml:space="preserve"> 137</w:t>
      </w:r>
      <w:r w:rsidR="000C7DE2">
        <w:t>: “I will confess You, O Lord, with all my heart”</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_Ref411968152 \h </w:instrText>
      </w:r>
      <w:r w:rsidR="003A78C2" w:rsidRPr="00AC19C5">
        <w:rPr>
          <w:rFonts w:cstheme="minorBidi"/>
        </w:rPr>
      </w:r>
      <w:r w:rsidR="003A78C2" w:rsidRPr="00AC19C5">
        <w:rPr>
          <w:rFonts w:cstheme="minorBidi"/>
        </w:rPr>
        <w:fldChar w:fldCharType="separate"/>
      </w:r>
      <w:r w:rsidR="000C7DE2">
        <w:rPr>
          <w:rFonts w:cstheme="minorBidi"/>
          <w:noProof/>
        </w:rPr>
        <w:t>306</w:t>
      </w:r>
      <w:r w:rsidR="003A78C2" w:rsidRPr="00AC19C5">
        <w:rPr>
          <w:rFonts w:cstheme="minorBidi"/>
        </w:rPr>
        <w:fldChar w:fldCharType="end"/>
      </w:r>
    </w:p>
    <w:p w14:paraId="5258B7E0" w14:textId="6E401C67" w:rsidR="006A0403" w:rsidRPr="00AC19C5" w:rsidRDefault="001744DD" w:rsidP="006A0403">
      <w:pPr>
        <w:pStyle w:val="EngHang"/>
        <w:tabs>
          <w:tab w:val="left" w:leader="dot" w:pos="8280"/>
        </w:tabs>
        <w:rPr>
          <w:rFonts w:cstheme="minorBidi"/>
        </w:rPr>
      </w:pPr>
      <w:r>
        <w:fldChar w:fldCharType="begin"/>
      </w:r>
      <w:r>
        <w:instrText xml:space="preserve"> REF _Ref411968172 \h  \* MERGEFORMAT </w:instrText>
      </w:r>
      <w:r>
        <w:fldChar w:fldCharType="separate"/>
      </w:r>
      <w:r w:rsidR="000C7DE2">
        <w:t>Psalm</w:t>
      </w:r>
      <w:r w:rsidR="000C7DE2" w:rsidRPr="00AB1781">
        <w:t xml:space="preserve"> 140</w:t>
      </w:r>
      <w:r w:rsidR="000C7DE2">
        <w:t>: “O Lord, I have cried to You, hear me”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_Ref411968172 \h </w:instrText>
      </w:r>
      <w:r w:rsidR="003A78C2" w:rsidRPr="00AC19C5">
        <w:rPr>
          <w:rFonts w:cstheme="minorBidi"/>
        </w:rPr>
      </w:r>
      <w:r w:rsidR="003A78C2" w:rsidRPr="00AC19C5">
        <w:rPr>
          <w:rFonts w:cstheme="minorBidi"/>
        </w:rPr>
        <w:fldChar w:fldCharType="separate"/>
      </w:r>
      <w:r w:rsidR="000C7DE2">
        <w:rPr>
          <w:rFonts w:cstheme="minorBidi"/>
          <w:noProof/>
        </w:rPr>
        <w:t>310</w:t>
      </w:r>
      <w:r w:rsidR="003A78C2" w:rsidRPr="00AC19C5">
        <w:rPr>
          <w:rFonts w:cstheme="minorBidi"/>
        </w:rPr>
        <w:fldChar w:fldCharType="end"/>
      </w:r>
    </w:p>
    <w:p w14:paraId="3092DE46" w14:textId="676FC2BC" w:rsidR="006A0403" w:rsidRPr="00AC19C5" w:rsidRDefault="001744DD" w:rsidP="006A0403">
      <w:pPr>
        <w:pStyle w:val="EngHang"/>
        <w:tabs>
          <w:tab w:val="left" w:leader="dot" w:pos="8280"/>
        </w:tabs>
        <w:rPr>
          <w:rFonts w:cstheme="minorBidi"/>
        </w:rPr>
      </w:pPr>
      <w:r>
        <w:fldChar w:fldCharType="begin"/>
      </w:r>
      <w:r>
        <w:instrText xml:space="preserve"> REF _Ref411968182 \h  \* MERGEFORMAT </w:instrText>
      </w:r>
      <w:r>
        <w:fldChar w:fldCharType="separate"/>
      </w:r>
      <w:r w:rsidR="000C7DE2">
        <w:t>Psalm</w:t>
      </w:r>
      <w:r w:rsidR="000C7DE2" w:rsidRPr="00AB1781">
        <w:t xml:space="preserve"> 141</w:t>
      </w:r>
      <w:r w:rsidR="000C7DE2">
        <w:t>: “I cried to the Lord with my voice, I prayed with my voice”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_Ref411968182 \h </w:instrText>
      </w:r>
      <w:r w:rsidR="003A78C2" w:rsidRPr="00AC19C5">
        <w:rPr>
          <w:rFonts w:cstheme="minorBidi"/>
        </w:rPr>
      </w:r>
      <w:r w:rsidR="003A78C2" w:rsidRPr="00AC19C5">
        <w:rPr>
          <w:rFonts w:cstheme="minorBidi"/>
        </w:rPr>
        <w:fldChar w:fldCharType="separate"/>
      </w:r>
      <w:r w:rsidR="000C7DE2">
        <w:rPr>
          <w:rFonts w:cstheme="minorBidi"/>
          <w:noProof/>
        </w:rPr>
        <w:t>311</w:t>
      </w:r>
      <w:r w:rsidR="003A78C2" w:rsidRPr="00AC19C5">
        <w:rPr>
          <w:rFonts w:cstheme="minorBidi"/>
        </w:rPr>
        <w:fldChar w:fldCharType="end"/>
      </w:r>
    </w:p>
    <w:p w14:paraId="0D65EB5D" w14:textId="358C831A" w:rsidR="006A0403" w:rsidRPr="00AC19C5" w:rsidRDefault="001744DD" w:rsidP="006A0403">
      <w:pPr>
        <w:pStyle w:val="EngHang"/>
        <w:tabs>
          <w:tab w:val="left" w:leader="dot" w:pos="8280"/>
        </w:tabs>
        <w:rPr>
          <w:rFonts w:cstheme="minorBidi"/>
        </w:rPr>
      </w:pPr>
      <w:r>
        <w:fldChar w:fldCharType="begin"/>
      </w:r>
      <w:r>
        <w:instrText xml:space="preserve"> REF _Ref411968206 \h  \* MERGEFORMAT </w:instrText>
      </w:r>
      <w:r>
        <w:fldChar w:fldCharType="separate"/>
      </w:r>
      <w:r w:rsidR="000C7DE2">
        <w:t>Psalm</w:t>
      </w:r>
      <w:r w:rsidR="000C7DE2" w:rsidRPr="00AB1781">
        <w:t xml:space="preserve"> 145</w:t>
      </w:r>
      <w:r w:rsidR="000C7DE2">
        <w:t>: “Praise the Lord, O my soul! I will praise the Lord all my life”</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_Ref411968206 \h </w:instrText>
      </w:r>
      <w:r w:rsidR="003A78C2" w:rsidRPr="00AC19C5">
        <w:rPr>
          <w:rFonts w:cstheme="minorBidi"/>
        </w:rPr>
      </w:r>
      <w:r w:rsidR="003A78C2" w:rsidRPr="00AC19C5">
        <w:rPr>
          <w:rFonts w:cstheme="minorBidi"/>
        </w:rPr>
        <w:fldChar w:fldCharType="separate"/>
      </w:r>
      <w:r w:rsidR="000C7DE2">
        <w:rPr>
          <w:rFonts w:cstheme="minorBidi"/>
          <w:noProof/>
        </w:rPr>
        <w:t>317</w:t>
      </w:r>
      <w:r w:rsidR="003A78C2" w:rsidRPr="00AC19C5">
        <w:rPr>
          <w:rFonts w:cstheme="minorBidi"/>
        </w:rPr>
        <w:fldChar w:fldCharType="end"/>
      </w:r>
    </w:p>
    <w:p w14:paraId="1A0310A6" w14:textId="79C1364C" w:rsidR="006A0403" w:rsidRPr="00AC19C5" w:rsidRDefault="001744DD" w:rsidP="006A0403">
      <w:pPr>
        <w:pStyle w:val="EngHang"/>
        <w:tabs>
          <w:tab w:val="left" w:leader="dot" w:pos="8280"/>
        </w:tabs>
        <w:rPr>
          <w:rFonts w:cstheme="minorBidi"/>
        </w:rPr>
      </w:pPr>
      <w:r>
        <w:fldChar w:fldCharType="begin"/>
      </w:r>
      <w:r>
        <w:instrText xml:space="preserve"> REF _Ref411968226 \h  \* MERGEFORMAT </w:instrText>
      </w:r>
      <w:r>
        <w:fldChar w:fldCharType="separate"/>
      </w:r>
      <w:r w:rsidR="000C7DE2">
        <w:t>Psalm</w:t>
      </w:r>
      <w:r w:rsidR="000C7DE2" w:rsidRPr="00AB1781">
        <w:t xml:space="preserve"> 146</w:t>
      </w:r>
      <w:r w:rsidR="000C7DE2">
        <w:t>: “Praise the Lord, for psalmody a is good thing”</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_Ref411968226 \h </w:instrText>
      </w:r>
      <w:r w:rsidR="003A78C2" w:rsidRPr="00AC19C5">
        <w:rPr>
          <w:rFonts w:cstheme="minorBidi"/>
        </w:rPr>
      </w:r>
      <w:r w:rsidR="003A78C2" w:rsidRPr="00AC19C5">
        <w:rPr>
          <w:rFonts w:cstheme="minorBidi"/>
        </w:rPr>
        <w:fldChar w:fldCharType="separate"/>
      </w:r>
      <w:r w:rsidR="000C7DE2">
        <w:rPr>
          <w:rFonts w:cstheme="minorBidi"/>
          <w:noProof/>
        </w:rPr>
        <w:t>318</w:t>
      </w:r>
      <w:r w:rsidR="003A78C2" w:rsidRPr="00AC19C5">
        <w:rPr>
          <w:rFonts w:cstheme="minorBidi"/>
        </w:rPr>
        <w:fldChar w:fldCharType="end"/>
      </w:r>
    </w:p>
    <w:p w14:paraId="02A27D2F" w14:textId="424E6247" w:rsidR="006A0403" w:rsidRPr="00AC19C5" w:rsidRDefault="001744DD" w:rsidP="006A0403">
      <w:pPr>
        <w:pStyle w:val="EngHang"/>
        <w:tabs>
          <w:tab w:val="left" w:leader="dot" w:pos="8280"/>
        </w:tabs>
        <w:rPr>
          <w:rFonts w:cstheme="minorBidi"/>
        </w:rPr>
      </w:pPr>
      <w:r>
        <w:fldChar w:fldCharType="begin"/>
      </w:r>
      <w:r>
        <w:instrText xml:space="preserve"> REF _Ref411968245 \h  \* MERGEFORMAT </w:instrText>
      </w:r>
      <w:r>
        <w:fldChar w:fldCharType="separate"/>
      </w:r>
      <w:r w:rsidR="000C7DE2">
        <w:t>Psalm</w:t>
      </w:r>
      <w:r w:rsidR="000C7DE2" w:rsidRPr="00AB1781">
        <w:t xml:space="preserve"> 147</w:t>
      </w:r>
      <w:r w:rsidR="000C7DE2">
        <w:t>: “Praise the Lord, O Jerusalem! Praise your God, O Zion”</w:t>
      </w:r>
      <w:r>
        <w:fldChar w:fldCharType="end"/>
      </w:r>
      <w:r w:rsidR="006A0403" w:rsidRPr="00AC19C5">
        <w:rPr>
          <w:rFonts w:cstheme="minorBidi"/>
        </w:rPr>
        <w:tab/>
      </w:r>
      <w:r w:rsidR="003A78C2" w:rsidRPr="00AC19C5">
        <w:rPr>
          <w:rFonts w:cstheme="minorBidi"/>
        </w:rPr>
        <w:fldChar w:fldCharType="begin"/>
      </w:r>
      <w:r w:rsidR="006A0403" w:rsidRPr="00AC19C5">
        <w:rPr>
          <w:rFonts w:cstheme="minorBidi"/>
        </w:rPr>
        <w:instrText xml:space="preserve"> PAGEREF _Ref411968245 \h </w:instrText>
      </w:r>
      <w:r w:rsidR="003A78C2" w:rsidRPr="00AC19C5">
        <w:rPr>
          <w:rFonts w:cstheme="minorBidi"/>
        </w:rPr>
      </w:r>
      <w:r w:rsidR="003A78C2" w:rsidRPr="00AC19C5">
        <w:rPr>
          <w:rFonts w:cstheme="minorBidi"/>
        </w:rPr>
        <w:fldChar w:fldCharType="separate"/>
      </w:r>
      <w:r w:rsidR="000C7DE2">
        <w:rPr>
          <w:rFonts w:cstheme="minorBidi"/>
          <w:noProof/>
        </w:rPr>
        <w:t>319</w:t>
      </w:r>
      <w:r w:rsidR="003A78C2" w:rsidRPr="00AC19C5">
        <w:rPr>
          <w:rFonts w:cstheme="minorBidi"/>
        </w:rPr>
        <w:fldChar w:fldCharType="end"/>
      </w:r>
    </w:p>
    <w:p w14:paraId="2EA9357D" w14:textId="77777777" w:rsidR="006A0403" w:rsidRDefault="00F87651" w:rsidP="006A0403">
      <w:pPr>
        <w:pStyle w:val="Heading5"/>
      </w:pPr>
      <w:r>
        <w:t>The Gospel from Saint Luke</w:t>
      </w:r>
      <w:r w:rsidR="006A0403">
        <w:t xml:space="preserve"> 12:32 46</w:t>
      </w:r>
    </w:p>
    <w:p w14:paraId="2C75C5D8" w14:textId="77777777" w:rsidR="006A0403" w:rsidRDefault="00F82FC0" w:rsidP="006A0403">
      <w:pPr>
        <w:pStyle w:val="Prose"/>
      </w:pPr>
      <w:r>
        <w:t>“</w:t>
      </w:r>
      <w:r w:rsidR="00EC5901">
        <w:t>Fear not, little flock,</w:t>
      </w:r>
      <w:r w:rsidR="006A0403">
        <w:t xml:space="preserve"> for your Father has been pleased to give to you the </w:t>
      </w:r>
      <w:r w:rsidR="00EC5901">
        <w:t>Kingdom</w:t>
      </w:r>
      <w:r w:rsidR="001225FA">
        <w:t xml:space="preserve">. </w:t>
      </w:r>
      <w:r w:rsidR="00EC5901">
        <w:t>Sell your possessions and give to those in need</w:t>
      </w:r>
      <w:r>
        <w:t>. M</w:t>
      </w:r>
      <w:r w:rsidR="006A0403">
        <w:t xml:space="preserve">ake for yourselves purses which do not become </w:t>
      </w:r>
      <w:r w:rsidR="006A0403">
        <w:lastRenderedPageBreak/>
        <w:t>old, an unfailing tr</w:t>
      </w:r>
      <w:r>
        <w:t>easure in the heavens,</w:t>
      </w:r>
      <w:r w:rsidR="006A0403">
        <w:t xml:space="preserve"> where no thief </w:t>
      </w:r>
      <w:r>
        <w:t>can reach, and where</w:t>
      </w:r>
      <w:r w:rsidR="006A0403">
        <w:t xml:space="preserve"> moth </w:t>
      </w:r>
      <w:r>
        <w:t xml:space="preserve">cannot </w:t>
      </w:r>
      <w:r w:rsidR="006A0403">
        <w:t>de</w:t>
      </w:r>
      <w:r>
        <w:t>stroy</w:t>
      </w:r>
      <w:r w:rsidR="001225FA">
        <w:t xml:space="preserve">. </w:t>
      </w:r>
      <w:r w:rsidR="006A0403">
        <w:t>For where your treasure is, there will your heart be also.</w:t>
      </w:r>
    </w:p>
    <w:p w14:paraId="3D33BA3F" w14:textId="59D4064C" w:rsidR="006A0403" w:rsidRDefault="00F82FC0" w:rsidP="006A0403">
      <w:pPr>
        <w:pStyle w:val="Prose"/>
      </w:pPr>
      <w:r>
        <w:t xml:space="preserve">Let your loins be girded, and keep </w:t>
      </w:r>
      <w:r w:rsidR="006A0403">
        <w:t xml:space="preserve">your </w:t>
      </w:r>
      <w:r>
        <w:t>lamps burning.</w:t>
      </w:r>
      <w:r w:rsidR="006A0403">
        <w:t xml:space="preserve"> </w:t>
      </w:r>
      <w:r>
        <w:t>Be like people</w:t>
      </w:r>
      <w:r w:rsidR="006A0403">
        <w:t xml:space="preserve"> </w:t>
      </w:r>
      <w:r>
        <w:t>waiting for their Lord</w:t>
      </w:r>
      <w:r w:rsidR="006A0403">
        <w:t xml:space="preserve"> </w:t>
      </w:r>
      <w:r>
        <w:t>to return from the wedding feast,</w:t>
      </w:r>
      <w:r w:rsidR="006A0403">
        <w:t xml:space="preserve"> </w:t>
      </w:r>
      <w:r>
        <w:t>ready to immediately open to Him as soon as He comes and knocks</w:t>
      </w:r>
      <w:r w:rsidR="006A0403">
        <w:t xml:space="preserve">. Blessed are those </w:t>
      </w:r>
      <w:r w:rsidR="00BC3E53">
        <w:t>servants</w:t>
      </w:r>
      <w:r w:rsidR="006A0403">
        <w:t xml:space="preserve"> </w:t>
      </w:r>
      <w:r>
        <w:t>the Lord will</w:t>
      </w:r>
      <w:r w:rsidR="006A0403">
        <w:t xml:space="preserve"> find watching</w:t>
      </w:r>
      <w:r>
        <w:t xml:space="preserve"> when He comes!</w:t>
      </w:r>
      <w:r w:rsidR="006A0403">
        <w:t xml:space="preserve"> </w:t>
      </w:r>
      <w:r>
        <w:t>Amen, I say to you, He will dress</w:t>
      </w:r>
      <w:r w:rsidR="006A0403">
        <w:t xml:space="preserve"> Himself</w:t>
      </w:r>
      <w:r>
        <w:t xml:space="preserve"> [to serve], make them </w:t>
      </w:r>
      <w:r w:rsidR="006A0403">
        <w:t>recline</w:t>
      </w:r>
      <w:r>
        <w:t>, and will stand and serve them!</w:t>
      </w:r>
      <w:r w:rsidR="00FE0AE4">
        <w:t xml:space="preserve"> </w:t>
      </w:r>
      <w:r w:rsidR="006A0403">
        <w:t xml:space="preserve">And if He should come in the second watch, or come in the third watch, and find them </w:t>
      </w:r>
      <w:r>
        <w:t>so doing</w:t>
      </w:r>
      <w:r w:rsidR="006A0403">
        <w:t xml:space="preserve">, blessed are those servants. </w:t>
      </w:r>
    </w:p>
    <w:p w14:paraId="047CE75F" w14:textId="77777777" w:rsidR="006A0403" w:rsidRDefault="006A0403" w:rsidP="006A0403">
      <w:pPr>
        <w:pStyle w:val="Prose"/>
      </w:pPr>
      <w:r>
        <w:t xml:space="preserve">But know this, that if the master of the house </w:t>
      </w:r>
      <w:r w:rsidR="00F82FC0">
        <w:t xml:space="preserve">had known in what hour the </w:t>
      </w:r>
      <w:r>
        <w:t xml:space="preserve">thief </w:t>
      </w:r>
      <w:r w:rsidR="00F82FC0">
        <w:t>was coming</w:t>
      </w:r>
      <w:r>
        <w:t xml:space="preserve">, he would have </w:t>
      </w:r>
      <w:r w:rsidR="00F82FC0">
        <w:t>kept watch and not have allowed</w:t>
      </w:r>
      <w:r>
        <w:t xml:space="preserve"> his house to be broken </w:t>
      </w:r>
      <w:r w:rsidR="00F82FC0">
        <w:t>into</w:t>
      </w:r>
      <w:r w:rsidR="001225FA">
        <w:t xml:space="preserve">. </w:t>
      </w:r>
      <w:r w:rsidR="00F82FC0">
        <w:t>Therefore, be</w:t>
      </w:r>
      <w:r>
        <w:t xml:space="preserve"> </w:t>
      </w:r>
      <w:r w:rsidR="00F82FC0">
        <w:t xml:space="preserve">ready </w:t>
      </w:r>
      <w:r>
        <w:t>also</w:t>
      </w:r>
      <w:r w:rsidR="00F82FC0">
        <w:t>,</w:t>
      </w:r>
      <w:r>
        <w:t xml:space="preserve"> </w:t>
      </w:r>
      <w:r w:rsidR="00F82FC0">
        <w:t>for the Son of Man is coming at an hour when you do not expect Him.”</w:t>
      </w:r>
      <w:r>
        <w:tab/>
      </w:r>
    </w:p>
    <w:p w14:paraId="46C4CAE1" w14:textId="450F1831" w:rsidR="006A0403" w:rsidRDefault="006A0403" w:rsidP="006A0403">
      <w:pPr>
        <w:pStyle w:val="Prose"/>
      </w:pPr>
      <w:r>
        <w:t xml:space="preserve">But Peter said, </w:t>
      </w:r>
      <w:r w:rsidR="00F82FC0">
        <w:t>“</w:t>
      </w:r>
      <w:r>
        <w:t xml:space="preserve">Lord, </w:t>
      </w:r>
      <w:r w:rsidR="00556387">
        <w:t>have</w:t>
      </w:r>
      <w:r>
        <w:t xml:space="preserve"> </w:t>
      </w:r>
      <w:r w:rsidR="001040C8">
        <w:t>You</w:t>
      </w:r>
      <w:r>
        <w:t xml:space="preserve"> said this parable to us, or </w:t>
      </w:r>
      <w:r w:rsidR="00556387">
        <w:t>have</w:t>
      </w:r>
      <w:r>
        <w:t xml:space="preserve"> </w:t>
      </w:r>
      <w:r w:rsidR="001040C8">
        <w:t>You</w:t>
      </w:r>
      <w:r>
        <w:t xml:space="preserve"> said it to every one?</w:t>
      </w:r>
      <w:r w:rsidR="00F82FC0">
        <w:t>”</w:t>
      </w:r>
      <w:r w:rsidR="00FE0AE4">
        <w:t xml:space="preserve"> </w:t>
      </w:r>
      <w:r>
        <w:t xml:space="preserve">And the Lord said, </w:t>
      </w:r>
      <w:r w:rsidR="00F82FC0">
        <w:t>“w</w:t>
      </w:r>
      <w:r>
        <w:t>ho</w:t>
      </w:r>
      <w:r w:rsidR="00F82FC0">
        <w:t>,</w:t>
      </w:r>
      <w:r>
        <w:t xml:space="preserve"> then</w:t>
      </w:r>
      <w:r w:rsidR="00F82FC0">
        <w:t>,</w:t>
      </w:r>
      <w:r>
        <w:t xml:space="preserve"> is the faithful and wise steward, whom h</w:t>
      </w:r>
      <w:r w:rsidR="00F82FC0">
        <w:t xml:space="preserve">is Lord </w:t>
      </w:r>
      <w:r w:rsidR="00BC3E53">
        <w:t>will</w:t>
      </w:r>
      <w:r w:rsidR="00F82FC0">
        <w:t xml:space="preserve"> set over his household</w:t>
      </w:r>
      <w:r>
        <w:t xml:space="preserve"> </w:t>
      </w:r>
      <w:r w:rsidR="00F82FC0">
        <w:t>to</w:t>
      </w:r>
      <w:r>
        <w:t xml:space="preserve"> give them their food at the give</w:t>
      </w:r>
      <w:r w:rsidR="00F82FC0">
        <w:t>n time</w:t>
      </w:r>
      <w:r w:rsidR="00FE0AE4">
        <w:t xml:space="preserve">? </w:t>
      </w:r>
      <w:r w:rsidR="00F82FC0">
        <w:t xml:space="preserve">Blessed is that </w:t>
      </w:r>
      <w:r w:rsidR="00BC3E53">
        <w:t>servant</w:t>
      </w:r>
      <w:r>
        <w:t xml:space="preserve">, whom </w:t>
      </w:r>
      <w:r w:rsidR="00F87651">
        <w:t>his Lord will find so doing when he returns. Amen</w:t>
      </w:r>
      <w:r>
        <w:t>, I say to you, that He will set h</w:t>
      </w:r>
      <w:r w:rsidR="00F87651">
        <w:t>im over all that He has</w:t>
      </w:r>
      <w:r>
        <w:t xml:space="preserve">. </w:t>
      </w:r>
    </w:p>
    <w:p w14:paraId="06A7E964" w14:textId="4298A6F1" w:rsidR="006A0403" w:rsidRDefault="00F87651" w:rsidP="00F87651">
      <w:pPr>
        <w:pStyle w:val="Prose"/>
      </w:pPr>
      <w:r>
        <w:t xml:space="preserve">But what if the evil </w:t>
      </w:r>
      <w:r w:rsidR="00BC3E53">
        <w:t>servant</w:t>
      </w:r>
      <w:r w:rsidR="006A0403">
        <w:t xml:space="preserve"> </w:t>
      </w:r>
      <w:r>
        <w:t>s</w:t>
      </w:r>
      <w:r w:rsidR="006A0403">
        <w:t>ay</w:t>
      </w:r>
      <w:r>
        <w:t>s</w:t>
      </w:r>
      <w:r w:rsidR="006A0403">
        <w:t xml:space="preserve"> in his heart, </w:t>
      </w:r>
      <w:r>
        <w:t>‘</w:t>
      </w:r>
      <w:r w:rsidR="006A0403">
        <w:t>My Lord will dela</w:t>
      </w:r>
      <w:r>
        <w:t>y his coming’</w:t>
      </w:r>
      <w:r w:rsidR="006A0403">
        <w:t xml:space="preserve"> and begin</w:t>
      </w:r>
      <w:r>
        <w:t>s to beat the other slaves</w:t>
      </w:r>
      <w:r w:rsidR="006A0403">
        <w:t xml:space="preserve"> and the handmaids, and to eat and drink, and to be </w:t>
      </w:r>
      <w:r>
        <w:t>become drunk? The Lord of that slave</w:t>
      </w:r>
      <w:r w:rsidR="006A0403">
        <w:t xml:space="preserve"> will come in the day </w:t>
      </w:r>
      <w:r>
        <w:t>when he is not expecting Him</w:t>
      </w:r>
      <w:r w:rsidR="006A0403">
        <w:t xml:space="preserve">, and in the hour </w:t>
      </w:r>
      <w:r>
        <w:t xml:space="preserve">that </w:t>
      </w:r>
      <w:r w:rsidR="006A0403">
        <w:t xml:space="preserve">he </w:t>
      </w:r>
      <w:r>
        <w:t>does not know. He will cut him in two</w:t>
      </w:r>
      <w:r w:rsidR="006A0403">
        <w:t xml:space="preserve">, and </w:t>
      </w:r>
      <w:r>
        <w:t>assign him a place</w:t>
      </w:r>
      <w:r w:rsidR="006A0403">
        <w:t xml:space="preserve"> with the </w:t>
      </w:r>
      <w:commentRangeStart w:id="122"/>
      <w:r w:rsidR="006A0403">
        <w:t>unbelievers</w:t>
      </w:r>
      <w:commentRangeEnd w:id="122"/>
      <w:r w:rsidR="006A0403">
        <w:rPr>
          <w:rStyle w:val="CommentReference"/>
          <w:lang w:val="en-CA"/>
        </w:rPr>
        <w:commentReference w:id="122"/>
      </w:r>
      <w:r>
        <w:t xml:space="preserve">.” </w:t>
      </w:r>
      <w:r>
        <w:rPr>
          <w:i/>
        </w:rPr>
        <w:t>Glory be to God forever.</w:t>
      </w:r>
    </w:p>
    <w:p w14:paraId="72B15806" w14:textId="77777777" w:rsidR="006A0403" w:rsidRPr="006A0403" w:rsidRDefault="006A0403" w:rsidP="006A0403">
      <w:pPr>
        <w:pStyle w:val="Rubric"/>
        <w:rPr>
          <w:lang w:val="en-GB"/>
        </w:rPr>
      </w:pPr>
      <w:r w:rsidRPr="001A4291">
        <w:rPr>
          <w:lang w:val="en-GB"/>
        </w:rPr>
        <w:t>Then shall these Troparia be said,</w:t>
      </w:r>
    </w:p>
    <w:p w14:paraId="188ACEF3" w14:textId="7B96703A" w:rsidR="006A0403" w:rsidRPr="001A4291" w:rsidRDefault="006A0403" w:rsidP="006A0403">
      <w:pPr>
        <w:pStyle w:val="Prose"/>
      </w:pPr>
      <w:r w:rsidRPr="00A763DB">
        <w:rPr>
          <w:b/>
          <w:bCs/>
        </w:rPr>
        <w:t xml:space="preserve">With a merciful </w:t>
      </w:r>
      <w:r w:rsidRPr="001A4291">
        <w:t xml:space="preserve">eye, Lord, look upon </w:t>
      </w:r>
      <w:r w:rsidR="00BC3E53">
        <w:t>my weakness, for yet a little, [and]</w:t>
      </w:r>
      <w:r w:rsidRPr="001A4291">
        <w:t xml:space="preserve"> my life will cease, and from my deeds I have no salvation</w:t>
      </w:r>
      <w:r w:rsidR="001225FA">
        <w:t xml:space="preserve">. </w:t>
      </w:r>
      <w:r w:rsidR="00BC3E53">
        <w:t>Therefore, I ask [</w:t>
      </w:r>
      <w:r w:rsidR="001040C8">
        <w:t>You</w:t>
      </w:r>
      <w:r w:rsidR="00BC3E53">
        <w:t>]</w:t>
      </w:r>
      <w:r w:rsidRPr="001A4291">
        <w:t>, Lord, look with a merciful eye upon my poverty and save me.</w:t>
      </w:r>
    </w:p>
    <w:p w14:paraId="203201FE"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39832C37" w14:textId="08C597F2" w:rsidR="006A0403" w:rsidRPr="001A4291" w:rsidRDefault="006A0403" w:rsidP="006A0403">
      <w:pPr>
        <w:pStyle w:val="Prose"/>
      </w:pPr>
      <w:r w:rsidRPr="001A4291">
        <w:t>As though the Judge were present, be watchful and sober, O my soul</w:t>
      </w:r>
      <w:r w:rsidR="001225FA">
        <w:t xml:space="preserve">, </w:t>
      </w:r>
      <w:r w:rsidRPr="001A4291">
        <w:t xml:space="preserve">and understand that hour of terror; for there </w:t>
      </w:r>
      <w:r w:rsidR="00BC3E53">
        <w:t>will</w:t>
      </w:r>
      <w:r w:rsidRPr="001A4291">
        <w:t xml:space="preserve"> be no mercy at the judgme</w:t>
      </w:r>
      <w:r w:rsidR="00F87651">
        <w:t xml:space="preserve">nt for him who </w:t>
      </w:r>
      <w:r w:rsidR="00BC3E53">
        <w:t>did not show</w:t>
      </w:r>
      <w:r w:rsidR="00F87651">
        <w:t xml:space="preserve"> mercy</w:t>
      </w:r>
      <w:r w:rsidR="001225FA">
        <w:t xml:space="preserve">. </w:t>
      </w:r>
      <w:r w:rsidRPr="001A4291">
        <w:t>There</w:t>
      </w:r>
      <w:r w:rsidRPr="001A4291">
        <w:softHyphen/>
        <w:t xml:space="preserve">fore spare me, O Saviour, for </w:t>
      </w:r>
      <w:r w:rsidR="001040C8">
        <w:t>You</w:t>
      </w:r>
      <w:r w:rsidRPr="001A4291">
        <w:t xml:space="preserve"> alone </w:t>
      </w:r>
      <w:r w:rsidR="00C104A1">
        <w:t>are</w:t>
      </w:r>
      <w:r w:rsidRPr="001A4291">
        <w:t xml:space="preserve"> the Lover of mankind.</w:t>
      </w:r>
    </w:p>
    <w:p w14:paraId="784403A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644C4CE5" w14:textId="77777777" w:rsidR="006A0403" w:rsidRPr="001A4291" w:rsidRDefault="006A0403" w:rsidP="006A0403">
      <w:pPr>
        <w:pStyle w:val="Prose"/>
      </w:pPr>
      <w:r w:rsidRPr="001A4291">
        <w:t xml:space="preserve">O rational Gate of Life, honoured </w:t>
      </w:r>
      <w:r w:rsidR="00F87651">
        <w:t xml:space="preserve">Theotokos, save them who in faith fled </w:t>
      </w:r>
      <w:r w:rsidRPr="001A4291">
        <w:t>to you from dis</w:t>
      </w:r>
      <w:r w:rsidR="00F87651">
        <w:t>tress, t</w:t>
      </w:r>
      <w:r w:rsidRPr="001A4291">
        <w:t xml:space="preserve">hat in all things we may glorify your holy </w:t>
      </w:r>
      <w:r w:rsidR="00F87651">
        <w:t>birth-giving</w:t>
      </w:r>
      <w:r w:rsidRPr="001A4291">
        <w:t xml:space="preserve"> for the salvation of our souls.</w:t>
      </w:r>
    </w:p>
    <w:p w14:paraId="5E2ECE86" w14:textId="77777777" w:rsidR="00F87651" w:rsidRPr="000D0A3F" w:rsidRDefault="00F87651" w:rsidP="00F87651">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44B5C2A5" w14:textId="64E61197" w:rsidR="006A0403" w:rsidRPr="001A4291" w:rsidRDefault="006A0403" w:rsidP="006A0403">
      <w:pPr>
        <w:pStyle w:val="Prose"/>
      </w:pPr>
      <w:r w:rsidRPr="00A763DB">
        <w:rPr>
          <w:b/>
          <w:bCs/>
        </w:rPr>
        <w:t>O Heavenly King,</w:t>
      </w:r>
      <w:r w:rsidRPr="001A4291">
        <w:t xml:space="preserve"> the Paraclete, the Spirit of Truth, who </w:t>
      </w:r>
      <w:r w:rsidR="00BC3E53">
        <w:t>is</w:t>
      </w:r>
      <w:r w:rsidRPr="001A4291">
        <w:t xml:space="preserve"> i</w:t>
      </w:r>
      <w:r w:rsidR="00BC3E53">
        <w:t>n every place and Who fills all,</w:t>
      </w:r>
      <w:r w:rsidRPr="001A4291">
        <w:t xml:space="preserve"> the Treasure of the good and the Giver of Life, graciously come and be in us, and cleanse us from every blemish, O Good One, and save our souls.</w:t>
      </w:r>
    </w:p>
    <w:p w14:paraId="0BF9173A" w14:textId="77777777" w:rsidR="00F87651" w:rsidRPr="004E1800" w:rsidRDefault="00F87651" w:rsidP="00F87651">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DFCB308" w14:textId="77777777" w:rsidR="006A0403" w:rsidRPr="001A4291" w:rsidRDefault="006A0403" w:rsidP="006A0403">
      <w:pPr>
        <w:pStyle w:val="Prose"/>
      </w:pPr>
      <w:r w:rsidRPr="001A4291">
        <w:t xml:space="preserve">As </w:t>
      </w:r>
      <w:r w:rsidR="001040C8">
        <w:t>You</w:t>
      </w:r>
      <w:r w:rsidRPr="001A4291">
        <w:t xml:space="preserve"> </w:t>
      </w:r>
      <w:r w:rsidR="00556387">
        <w:t>were</w:t>
      </w:r>
      <w:r w:rsidRPr="001A4291">
        <w:t xml:space="preserve"> with </w:t>
      </w:r>
      <w:r w:rsidR="00E570CB">
        <w:t>Your</w:t>
      </w:r>
      <w:r w:rsidRPr="001A4291">
        <w:t xml:space="preserve"> </w:t>
      </w:r>
      <w:r w:rsidR="00F87651">
        <w:t>disciples, O Saviour, and gave</w:t>
      </w:r>
      <w:r w:rsidRPr="001A4291">
        <w:t xml:space="preserve"> them peace, come also and be with us; save us and deliver our souls.</w:t>
      </w:r>
    </w:p>
    <w:p w14:paraId="126D2522" w14:textId="77777777" w:rsidR="00F87651" w:rsidRPr="000D0A3F" w:rsidRDefault="00F87651" w:rsidP="00F87651">
      <w:pPr>
        <w:pStyle w:val="CopticHangingVerse"/>
      </w:pPr>
      <w:r>
        <w:rPr>
          <w:smallCaps/>
        </w:rPr>
        <w:t>Ⲕ</w:t>
      </w:r>
      <w:r w:rsidRPr="005130A7">
        <w:t>ⲉ ⲛⲩⲛ ⲕⲉ ⲁ̀ⲓ</w:t>
      </w:r>
      <w:r>
        <w:t xml:space="preserve"> </w:t>
      </w:r>
      <w:r w:rsidRPr="005130A7">
        <w:t>ⲕⲉ ⲓⲥ ⲧⲟⲩⲥ ⲉ̀ⲱ̀ⲛⲁⲥ ⲧⲱⲛ ⲉ̀ⲱ̀ ⲛⲱⲛ ⲁⲙⲏⲛ</w:t>
      </w:r>
      <w:r w:rsidR="001225FA">
        <w:t xml:space="preserve">. </w:t>
      </w:r>
      <w:r w:rsidRPr="004E1800">
        <w:rPr>
          <w:rFonts w:ascii="Garamond" w:hAnsi="Garamond"/>
        </w:rPr>
        <w:t>(Both now, and always, and unto the ages of ages</w:t>
      </w:r>
      <w:r w:rsidR="001225FA">
        <w:rPr>
          <w:rFonts w:ascii="Garamond" w:hAnsi="Garamond"/>
        </w:rPr>
        <w:t xml:space="preserve">. </w:t>
      </w:r>
      <w:r w:rsidRPr="004E1800">
        <w:rPr>
          <w:rFonts w:ascii="Garamond" w:hAnsi="Garamond"/>
        </w:rPr>
        <w:t>Amen.)</w:t>
      </w:r>
    </w:p>
    <w:p w14:paraId="00363A22" w14:textId="77777777" w:rsidR="006A0403" w:rsidRPr="001A4291" w:rsidRDefault="006A0403" w:rsidP="006A0403">
      <w:pPr>
        <w:pStyle w:val="Prose"/>
      </w:pPr>
      <w:r w:rsidRPr="001A4291">
        <w:t xml:space="preserve">If we stand in </w:t>
      </w:r>
      <w:r w:rsidR="001040C8">
        <w:t>Your</w:t>
      </w:r>
      <w:r w:rsidRPr="001A4291">
        <w:t xml:space="preserve"> holy temple, we count ourselves as those who stand in heaven</w:t>
      </w:r>
      <w:r w:rsidR="001225FA">
        <w:t xml:space="preserve">. </w:t>
      </w:r>
      <w:r w:rsidRPr="001A4291">
        <w:t xml:space="preserve">O </w:t>
      </w:r>
      <w:r w:rsidR="00F87651">
        <w:t>Theotokos</w:t>
      </w:r>
      <w:r w:rsidRPr="001A4291">
        <w:t>, you are the gate of heaven; open to us the door of mercy.</w:t>
      </w:r>
    </w:p>
    <w:p w14:paraId="3B60E758" w14:textId="79D5E265" w:rsidR="006A0403" w:rsidRPr="00BD252D" w:rsidRDefault="006A0403" w:rsidP="006A0403">
      <w:pPr>
        <w:pStyle w:val="Rubric"/>
        <w:rPr>
          <w:lang w:val="en-GB"/>
        </w:rPr>
      </w:pPr>
      <w:r w:rsidRPr="001A4291">
        <w:rPr>
          <w:lang w:val="en-GB"/>
        </w:rPr>
        <w:t>T</w:t>
      </w:r>
      <w:r>
        <w:rPr>
          <w:lang w:val="en-GB"/>
        </w:rPr>
        <w:t xml:space="preserve">hen shall be </w:t>
      </w:r>
      <w:r w:rsidRPr="006A0403">
        <w:t>said</w:t>
      </w:r>
      <w:r>
        <w:rPr>
          <w:lang w:val="en-GB"/>
        </w:rPr>
        <w:t>: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1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xml:space="preserve">), </w:t>
      </w:r>
      <w:r>
        <w:rPr>
          <w:lang w:val="en-GB"/>
        </w:rPr>
        <w:t xml:space="preserve">and </w:t>
      </w:r>
      <w:r w:rsidRPr="001A4291">
        <w:rPr>
          <w:lang w:val="en-GB"/>
        </w:rPr>
        <w:t xml:space="preserve">the Lord's Prayer </w:t>
      </w:r>
      <w:r>
        <w:rPr>
          <w:lang w:val="en-GB"/>
        </w:rPr>
        <w:t>.</w:t>
      </w:r>
    </w:p>
    <w:p w14:paraId="0F97EF45" w14:textId="77777777" w:rsidR="006A0403" w:rsidRPr="001A4291" w:rsidRDefault="00F87651" w:rsidP="006A0403">
      <w:pPr>
        <w:pStyle w:val="Heading5"/>
        <w:rPr>
          <w:lang w:val="en-GB"/>
        </w:rPr>
      </w:pPr>
      <w:r>
        <w:rPr>
          <w:lang w:val="en-GB"/>
        </w:rPr>
        <w:t>The Gospel from Saint Luke 21</w:t>
      </w:r>
      <w:r w:rsidR="006A0403" w:rsidRPr="001A4291">
        <w:rPr>
          <w:lang w:val="en-GB"/>
        </w:rPr>
        <w:t>:29</w:t>
      </w:r>
      <w:r w:rsidR="006A0403" w:rsidRPr="001A4291">
        <w:rPr>
          <w:lang w:val="en-GB"/>
        </w:rPr>
        <w:noBreakHyphen/>
        <w:t>32</w:t>
      </w:r>
    </w:p>
    <w:p w14:paraId="52C2D2D4" w14:textId="77777777" w:rsidR="006A0403" w:rsidRPr="001A4291" w:rsidRDefault="006A0403" w:rsidP="006A0403">
      <w:pPr>
        <w:pStyle w:val="Prose"/>
        <w:rPr>
          <w:i/>
          <w:iCs/>
        </w:rPr>
      </w:pPr>
      <w:r w:rsidRPr="001A4291">
        <w:t xml:space="preserve">Now, O my master, </w:t>
      </w:r>
      <w:r w:rsidR="001040C8">
        <w:t>You</w:t>
      </w:r>
      <w:r w:rsidRPr="001A4291">
        <w:t xml:space="preserve"> </w:t>
      </w:r>
      <w:r w:rsidR="00F87651">
        <w:t>are letting</w:t>
      </w:r>
      <w:r w:rsidRPr="001A4291">
        <w:t xml:space="preserve"> </w:t>
      </w:r>
      <w:r w:rsidR="00E570CB">
        <w:t>Your</w:t>
      </w:r>
      <w:r w:rsidRPr="001A4291">
        <w:t xml:space="preserve"> servant depart in peace, according to </w:t>
      </w:r>
      <w:r w:rsidR="00E570CB">
        <w:t>Your</w:t>
      </w:r>
      <w:r w:rsidR="00F87651">
        <w:t xml:space="preserve"> word. F</w:t>
      </w:r>
      <w:r w:rsidRPr="001A4291">
        <w:t xml:space="preserve">or my </w:t>
      </w:r>
      <w:r>
        <w:t xml:space="preserve">eyes have seen </w:t>
      </w:r>
      <w:r w:rsidR="00E570CB">
        <w:t>Your</w:t>
      </w:r>
      <w:r>
        <w:t xml:space="preserve"> sal</w:t>
      </w:r>
      <w:r>
        <w:softHyphen/>
        <w:t>vation,</w:t>
      </w:r>
      <w:r w:rsidRPr="001A4291">
        <w:t xml:space="preserve"> Which </w:t>
      </w:r>
      <w:r w:rsidR="001040C8">
        <w:t>You</w:t>
      </w:r>
      <w:r w:rsidRPr="001A4291">
        <w:t xml:space="preserve"> </w:t>
      </w:r>
      <w:r w:rsidR="00556387">
        <w:t>have</w:t>
      </w:r>
      <w:r w:rsidRPr="001A4291">
        <w:t xml:space="preserve"> prepared before the face of all </w:t>
      </w:r>
      <w:r>
        <w:t xml:space="preserve">peoples; </w:t>
      </w:r>
      <w:r w:rsidRPr="001A4291">
        <w:t xml:space="preserve">a light for a revelation to the nations, and the glory of </w:t>
      </w:r>
      <w:r w:rsidR="00E570CB">
        <w:t>Your</w:t>
      </w:r>
      <w:r w:rsidRPr="001A4291">
        <w:t xml:space="preserve"> people Israel</w:t>
      </w:r>
      <w:r w:rsidR="001225FA">
        <w:t xml:space="preserve">. </w:t>
      </w:r>
      <w:r w:rsidRPr="001A4291">
        <w:rPr>
          <w:i/>
          <w:iCs/>
        </w:rPr>
        <w:t>Glory be to God forever.</w:t>
      </w:r>
    </w:p>
    <w:p w14:paraId="171EE1AA" w14:textId="77777777" w:rsidR="006A0403" w:rsidRPr="006A0403" w:rsidRDefault="006A0403" w:rsidP="006A0403">
      <w:pPr>
        <w:pStyle w:val="Rubric"/>
        <w:rPr>
          <w:lang w:val="en-GB"/>
        </w:rPr>
      </w:pPr>
      <w:r w:rsidRPr="001A4291">
        <w:rPr>
          <w:lang w:val="en-GB"/>
        </w:rPr>
        <w:t>Then shall be said this absolution,</w:t>
      </w:r>
    </w:p>
    <w:p w14:paraId="16C3F7A6" w14:textId="3C42A912" w:rsidR="006A0403" w:rsidRPr="001A4291" w:rsidRDefault="006A0403" w:rsidP="006A0403">
      <w:pPr>
        <w:pStyle w:val="Prose"/>
      </w:pPr>
      <w:r w:rsidRPr="001A4291">
        <w:t xml:space="preserve">Master, Lord Jesus Christ, Son of the Living God, Who abides forever, enlighten our minds that we may understand </w:t>
      </w:r>
      <w:r w:rsidR="00E570CB">
        <w:t>Your</w:t>
      </w:r>
      <w:r w:rsidRPr="001A4291">
        <w:t xml:space="preserve"> life</w:t>
      </w:r>
      <w:r w:rsidRPr="001A4291">
        <w:noBreakHyphen/>
        <w:t>giving sayings</w:t>
      </w:r>
      <w:r w:rsidR="001225FA">
        <w:t xml:space="preserve">. </w:t>
      </w:r>
      <w:r w:rsidRPr="001A4291">
        <w:t>Raise us up from the darkness of sin that slays the soul</w:t>
      </w:r>
      <w:r w:rsidR="001225FA">
        <w:t xml:space="preserve">. </w:t>
      </w:r>
      <w:r w:rsidRPr="001A4291">
        <w:t>Make us worthy to be upright in well doing</w:t>
      </w:r>
      <w:r w:rsidR="001225FA">
        <w:t xml:space="preserve">, </w:t>
      </w:r>
      <w:r w:rsidRPr="001A4291">
        <w:t xml:space="preserve">and at </w:t>
      </w:r>
      <w:r w:rsidR="00E570CB">
        <w:t>Your</w:t>
      </w:r>
      <w:r w:rsidRPr="001A4291">
        <w:t xml:space="preserve"> Coming to judge the world, may we be worthy to hear </w:t>
      </w:r>
      <w:r w:rsidR="00BC3E53">
        <w:t>that voice full of joy saying, “</w:t>
      </w:r>
      <w:r w:rsidRPr="001A4291">
        <w:t xml:space="preserve">Come to me, </w:t>
      </w:r>
      <w:r w:rsidR="00F87651">
        <w:t>you</w:t>
      </w:r>
      <w:r w:rsidRPr="001A4291">
        <w:t xml:space="preserve"> blessed of my Father, inherit the kingdom prepared for you from the</w:t>
      </w:r>
      <w:r w:rsidR="00BC3E53">
        <w:t xml:space="preserve"> founda</w:t>
      </w:r>
      <w:r w:rsidR="00BC3E53">
        <w:softHyphen/>
        <w:t>tion of the world.”</w:t>
      </w:r>
      <w:r w:rsidR="00FE0AE4">
        <w:t xml:space="preserve"> </w:t>
      </w:r>
      <w:r w:rsidR="00F87651">
        <w:t>Yes</w:t>
      </w:r>
      <w:r w:rsidRPr="001A4291">
        <w:t>, Lord, straighten us, that we m</w:t>
      </w:r>
      <w:r w:rsidR="00F87651">
        <w:t>ay be fearless, unwavering, and unmoved</w:t>
      </w:r>
      <w:r w:rsidR="00BC3E53" w:rsidRPr="00BC3E53">
        <w:t xml:space="preserve"> </w:t>
      </w:r>
      <w:r w:rsidR="00BC3E53">
        <w:t>in that hour</w:t>
      </w:r>
      <w:r w:rsidR="00F87651">
        <w:t xml:space="preserve">. </w:t>
      </w:r>
      <w:r w:rsidR="00BC3E53">
        <w:t>Do not m</w:t>
      </w:r>
      <w:r w:rsidRPr="001A4291">
        <w:t xml:space="preserve">ake us ashamed </w:t>
      </w:r>
      <w:r w:rsidR="00F87651">
        <w:t>because</w:t>
      </w:r>
      <w:r w:rsidRPr="001A4291">
        <w:t xml:space="preserve"> of the multitude of our iniquities</w:t>
      </w:r>
      <w:r w:rsidR="001225FA">
        <w:t xml:space="preserve">. </w:t>
      </w:r>
      <w:r w:rsidRPr="001A4291">
        <w:t xml:space="preserve">For </w:t>
      </w:r>
      <w:r w:rsidR="001040C8">
        <w:t>You</w:t>
      </w:r>
      <w:r w:rsidRPr="001A4291">
        <w:t xml:space="preserve"> alone </w:t>
      </w:r>
      <w:r w:rsidR="00C104A1">
        <w:t>are</w:t>
      </w:r>
      <w:r w:rsidRPr="001A4291">
        <w:t xml:space="preserve"> the Compassionate, the Long</w:t>
      </w:r>
      <w:r w:rsidRPr="001A4291">
        <w:noBreakHyphen/>
        <w:t>suffering and plenteous in mercy</w:t>
      </w:r>
      <w:r w:rsidR="001225FA">
        <w:t xml:space="preserve">. </w:t>
      </w:r>
      <w:r w:rsidRPr="001A4291">
        <w:t xml:space="preserve">Through the intercession of the Lady of us all, the </w:t>
      </w:r>
      <w:r w:rsidR="00BC3E53">
        <w:t>Holy Theotokos</w:t>
      </w:r>
      <w:r w:rsidRPr="001A4291">
        <w:t xml:space="preserve"> Mary, and of all the choir of </w:t>
      </w:r>
      <w:r w:rsidR="00E570CB">
        <w:t>Your</w:t>
      </w:r>
      <w:r w:rsidRPr="001A4291">
        <w:t xml:space="preserve"> saints</w:t>
      </w:r>
      <w:r w:rsidR="001225FA">
        <w:t xml:space="preserve">. </w:t>
      </w:r>
      <w:r w:rsidRPr="001A4291">
        <w:t>Amen.</w:t>
      </w:r>
    </w:p>
    <w:p w14:paraId="77005A51" w14:textId="4C733A98" w:rsidR="006A0403" w:rsidRPr="006A0403" w:rsidRDefault="006A0403" w:rsidP="006A0403">
      <w:pPr>
        <w:pStyle w:val="Rubric"/>
        <w:rPr>
          <w:lang w:val="en-GB"/>
        </w:rPr>
      </w:pPr>
      <w:r w:rsidRPr="001A4291">
        <w:rPr>
          <w:lang w:val="en-GB"/>
        </w:rPr>
        <w:lastRenderedPageBreak/>
        <w:t xml:space="preserve">Then </w:t>
      </w:r>
      <w:r w:rsidR="00BC3E53">
        <w:rPr>
          <w:lang w:val="en-GB"/>
        </w:rPr>
        <w:t>“</w:t>
      </w:r>
      <w:r w:rsidRPr="001A4291">
        <w:rPr>
          <w:lang w:val="en-GB"/>
        </w:rPr>
        <w:t>T</w:t>
      </w:r>
      <w:r w:rsidR="00BC3E53">
        <w:rPr>
          <w:lang w:val="en-GB"/>
        </w:rPr>
        <w:t>he Prayer of the hours”</w:t>
      </w:r>
      <w:r>
        <w:rPr>
          <w:lang w:val="en-GB"/>
        </w:rPr>
        <w:t xml:space="preserve"> </w:t>
      </w:r>
      <w:r w:rsidR="00BC3E53">
        <w:rPr>
          <w:lang w:val="en-GB"/>
        </w:rPr>
        <w:t xml:space="preserve">is said </w:t>
      </w:r>
      <w:r>
        <w:rPr>
          <w:lang w:val="en-GB"/>
        </w:rPr>
        <w:t xml:space="preserve">(page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3293F1D3" w14:textId="77777777" w:rsidR="00346189" w:rsidRDefault="00346189" w:rsidP="00837F89">
      <w:pPr>
        <w:pStyle w:val="Body"/>
      </w:pPr>
      <w:bookmarkStart w:id="123" w:name="_Toc410196182"/>
      <w:bookmarkStart w:id="124" w:name="_Toc410196414"/>
      <w:bookmarkStart w:id="125" w:name="_Toc410196916"/>
      <w:r>
        <w:br w:type="page"/>
      </w:r>
    </w:p>
    <w:p w14:paraId="6395CC69" w14:textId="17D4D31A" w:rsidR="00964F23" w:rsidRDefault="00964F23" w:rsidP="00964F23">
      <w:pPr>
        <w:pStyle w:val="Heading3"/>
      </w:pPr>
      <w:bookmarkStart w:id="126" w:name="_Toc448227464"/>
      <w:r>
        <w:lastRenderedPageBreak/>
        <w:t>The Midnight Praise</w:t>
      </w:r>
      <w:bookmarkEnd w:id="123"/>
      <w:bookmarkEnd w:id="124"/>
      <w:bookmarkEnd w:id="125"/>
      <w:bookmarkEnd w:id="126"/>
    </w:p>
    <w:p w14:paraId="5AB33F3F" w14:textId="34B6A1D9" w:rsidR="00D31F38" w:rsidRDefault="006869EE" w:rsidP="00B102EF">
      <w:pPr>
        <w:pStyle w:val="Rubric"/>
      </w:pPr>
      <w:r>
        <w:t xml:space="preserve">Midnight Praise consists of three Canticles. Each canticle has lesser hymns before and/or after them. </w:t>
      </w:r>
      <w:r w:rsidR="00B102EF">
        <w:t>There is then a Communion of Saints, Doxologies, and a conclusion. Today, the conclusion is normally omitted, and Matins Praise (The Fourth Canticle, the Psali, and the Theotokia) is normally joined before concluding.</w:t>
      </w:r>
    </w:p>
    <w:p w14:paraId="5D6BE0FD" w14:textId="77777777" w:rsidR="00B102EF" w:rsidRPr="00D31F38" w:rsidRDefault="00B102EF" w:rsidP="00E97A49">
      <w:pPr>
        <w:pStyle w:val="EngHang"/>
        <w:tabs>
          <w:tab w:val="right" w:leader="dot" w:pos="8460"/>
        </w:tabs>
      </w:pPr>
    </w:p>
    <w:bookmarkEnd w:id="12"/>
    <w:bookmarkEnd w:id="13"/>
    <w:bookmarkEnd w:id="14"/>
    <w:bookmarkEnd w:id="15"/>
    <w:bookmarkEnd w:id="16"/>
    <w:bookmarkEnd w:id="17"/>
    <w:bookmarkEnd w:id="18"/>
    <w:p w14:paraId="71F212E4" w14:textId="338A049E" w:rsidR="00BE273A" w:rsidRDefault="00B102EF" w:rsidP="00E97A49">
      <w:pPr>
        <w:pStyle w:val="EngHang"/>
        <w:tabs>
          <w:tab w:val="right" w:leader="dot" w:pos="8460"/>
        </w:tabs>
      </w:pPr>
      <w:r>
        <w:fldChar w:fldCharType="begin"/>
      </w:r>
      <w:r>
        <w:instrText xml:space="preserve"> REF _Ref448228164 \h </w:instrText>
      </w:r>
      <w:r w:rsidR="00E97A49">
        <w:instrText xml:space="preserve"> \* MERGEFORMAT </w:instrText>
      </w:r>
      <w:r>
        <w:fldChar w:fldCharType="separate"/>
      </w:r>
      <w:r w:rsidR="000C7DE2">
        <w:t>The First Canticle</w:t>
      </w:r>
      <w:r>
        <w:fldChar w:fldCharType="end"/>
      </w:r>
      <w:r>
        <w:tab/>
      </w:r>
      <w:r>
        <w:fldChar w:fldCharType="begin"/>
      </w:r>
      <w:r>
        <w:instrText xml:space="preserve"> PAGEREF _Ref448228164 \h </w:instrText>
      </w:r>
      <w:r>
        <w:fldChar w:fldCharType="separate"/>
      </w:r>
      <w:r w:rsidR="000C7DE2">
        <w:rPr>
          <w:noProof/>
        </w:rPr>
        <w:t>325</w:t>
      </w:r>
      <w:r>
        <w:fldChar w:fldCharType="end"/>
      </w:r>
    </w:p>
    <w:p w14:paraId="5928D17A" w14:textId="774E52C7" w:rsidR="00B102EF" w:rsidRDefault="00BC3E53" w:rsidP="00E97A49">
      <w:pPr>
        <w:pStyle w:val="EngHang"/>
        <w:tabs>
          <w:tab w:val="right" w:leader="dot" w:pos="8460"/>
        </w:tabs>
      </w:pPr>
      <w:r>
        <w:fldChar w:fldCharType="begin"/>
      </w:r>
      <w:r>
        <w:instrText xml:space="preserve"> REF _Ref449954885 \h </w:instrText>
      </w:r>
      <w:r>
        <w:fldChar w:fldCharType="separate"/>
      </w:r>
      <w:r w:rsidR="000C7DE2">
        <w:t>The Second Canticle</w:t>
      </w:r>
      <w:r>
        <w:fldChar w:fldCharType="end"/>
      </w:r>
      <w:r w:rsidR="00B102EF">
        <w:tab/>
      </w:r>
      <w:r w:rsidR="00B102EF">
        <w:fldChar w:fldCharType="begin"/>
      </w:r>
      <w:r w:rsidR="00B102EF">
        <w:instrText xml:space="preserve"> PAGEREF _Ref448228178 \h </w:instrText>
      </w:r>
      <w:r w:rsidR="00B102EF">
        <w:fldChar w:fldCharType="separate"/>
      </w:r>
      <w:r w:rsidR="000C7DE2">
        <w:rPr>
          <w:noProof/>
        </w:rPr>
        <w:t>341</w:t>
      </w:r>
      <w:r w:rsidR="00B102EF">
        <w:fldChar w:fldCharType="end"/>
      </w:r>
    </w:p>
    <w:p w14:paraId="3796AB97" w14:textId="26BFD121" w:rsidR="00D9682B" w:rsidRDefault="00BC3E53" w:rsidP="00D9682B">
      <w:pPr>
        <w:pStyle w:val="EngHang"/>
        <w:tabs>
          <w:tab w:val="right" w:leader="dot" w:pos="8460"/>
        </w:tabs>
      </w:pPr>
      <w:r>
        <w:fldChar w:fldCharType="begin"/>
      </w:r>
      <w:r>
        <w:instrText xml:space="preserve"> REF _Ref449954950 \h </w:instrText>
      </w:r>
      <w:r>
        <w:fldChar w:fldCharType="separate"/>
      </w:r>
      <w:r w:rsidR="000C7DE2">
        <w:t>Additional Canticles for the Vigil of Joyous Saturday from the Old Testament</w:t>
      </w:r>
      <w:r>
        <w:fldChar w:fldCharType="end"/>
      </w:r>
      <w:r>
        <w:tab/>
      </w:r>
      <w:r w:rsidR="00D9682B">
        <w:fldChar w:fldCharType="begin"/>
      </w:r>
      <w:r w:rsidR="00D9682B">
        <w:instrText xml:space="preserve"> PAGEREF _Ref449954950 \h </w:instrText>
      </w:r>
      <w:r w:rsidR="00D9682B">
        <w:fldChar w:fldCharType="separate"/>
      </w:r>
      <w:r w:rsidR="000C7DE2">
        <w:rPr>
          <w:noProof/>
        </w:rPr>
        <w:t>346</w:t>
      </w:r>
      <w:r w:rsidR="00D9682B">
        <w:fldChar w:fldCharType="end"/>
      </w:r>
    </w:p>
    <w:p w14:paraId="3068653C" w14:textId="5AA2D197" w:rsidR="00D9682B" w:rsidRDefault="00D9682B" w:rsidP="00D9682B">
      <w:pPr>
        <w:pStyle w:val="EngHang"/>
        <w:tabs>
          <w:tab w:val="right" w:leader="dot" w:pos="8460"/>
        </w:tabs>
      </w:pPr>
      <w:r>
        <w:fldChar w:fldCharType="begin"/>
      </w:r>
      <w:r>
        <w:instrText xml:space="preserve"> REF _Ref450335240 \h </w:instrText>
      </w:r>
      <w:r>
        <w:fldChar w:fldCharType="separate"/>
      </w:r>
      <w:r w:rsidR="000C7DE2">
        <w:t>Additional Canticles for the Vigil of Joyous Saturday from the New Testament</w:t>
      </w:r>
      <w:r>
        <w:fldChar w:fldCharType="end"/>
      </w:r>
      <w:r>
        <w:tab/>
      </w:r>
      <w:r>
        <w:fldChar w:fldCharType="begin"/>
      </w:r>
      <w:r>
        <w:instrText xml:space="preserve"> PAGEREF _Ref450335240 \h </w:instrText>
      </w:r>
      <w:r>
        <w:fldChar w:fldCharType="separate"/>
      </w:r>
      <w:r w:rsidR="000C7DE2">
        <w:rPr>
          <w:noProof/>
        </w:rPr>
        <w:t>364</w:t>
      </w:r>
      <w:r>
        <w:fldChar w:fldCharType="end"/>
      </w:r>
    </w:p>
    <w:p w14:paraId="46EDCFEC" w14:textId="61D9FB8F" w:rsidR="00B102EF" w:rsidRDefault="00B102EF" w:rsidP="00E97A49">
      <w:pPr>
        <w:pStyle w:val="EngHang"/>
        <w:tabs>
          <w:tab w:val="right" w:leader="dot" w:pos="8460"/>
        </w:tabs>
      </w:pPr>
      <w:r>
        <w:fldChar w:fldCharType="begin"/>
      </w:r>
      <w:r>
        <w:instrText xml:space="preserve"> REF _Ref448228216 \h </w:instrText>
      </w:r>
      <w:r w:rsidR="00E97A49">
        <w:instrText xml:space="preserve"> \* MERGEFORMAT </w:instrText>
      </w:r>
      <w:r>
        <w:fldChar w:fldCharType="separate"/>
      </w:r>
      <w:r w:rsidR="000C7DE2">
        <w:t>The Communion of the Saints</w:t>
      </w:r>
      <w:r>
        <w:fldChar w:fldCharType="end"/>
      </w:r>
      <w:r>
        <w:tab/>
      </w:r>
      <w:r>
        <w:fldChar w:fldCharType="begin"/>
      </w:r>
      <w:r>
        <w:instrText xml:space="preserve"> PAGEREF _Ref448228224 \h </w:instrText>
      </w:r>
      <w:r>
        <w:fldChar w:fldCharType="separate"/>
      </w:r>
      <w:r w:rsidR="000C7DE2">
        <w:rPr>
          <w:noProof/>
        </w:rPr>
        <w:t>382</w:t>
      </w:r>
      <w:r>
        <w:fldChar w:fldCharType="end"/>
      </w:r>
    </w:p>
    <w:p w14:paraId="103CDB1E" w14:textId="008AC52F" w:rsidR="00B102EF" w:rsidRDefault="00B102EF" w:rsidP="00E97A49">
      <w:pPr>
        <w:pStyle w:val="EngHang"/>
        <w:tabs>
          <w:tab w:val="right" w:leader="dot" w:pos="8460"/>
        </w:tabs>
      </w:pPr>
      <w:r>
        <w:fldChar w:fldCharType="begin"/>
      </w:r>
      <w:r>
        <w:instrText xml:space="preserve"> REF _Ref448228235 \h </w:instrText>
      </w:r>
      <w:r w:rsidR="00E97A49">
        <w:instrText xml:space="preserve"> \* MERGEFORMAT </w:instrText>
      </w:r>
      <w:r>
        <w:fldChar w:fldCharType="separate"/>
      </w:r>
      <w:r w:rsidR="000C7DE2">
        <w:t>The Doxologies</w:t>
      </w:r>
      <w:r>
        <w:fldChar w:fldCharType="end"/>
      </w:r>
      <w:r>
        <w:tab/>
      </w:r>
      <w:r>
        <w:fldChar w:fldCharType="begin"/>
      </w:r>
      <w:r>
        <w:instrText xml:space="preserve"> PAGEREF _Ref448228235 \h </w:instrText>
      </w:r>
      <w:r>
        <w:fldChar w:fldCharType="separate"/>
      </w:r>
      <w:r w:rsidR="000C7DE2">
        <w:rPr>
          <w:noProof/>
        </w:rPr>
        <w:t>401</w:t>
      </w:r>
      <w:r>
        <w:fldChar w:fldCharType="end"/>
      </w:r>
    </w:p>
    <w:p w14:paraId="661E2504" w14:textId="2EC8E7C3" w:rsidR="00E97A49" w:rsidRDefault="00E97A49" w:rsidP="00E97A49">
      <w:pPr>
        <w:pStyle w:val="EngHang"/>
        <w:tabs>
          <w:tab w:val="right" w:leader="dot" w:pos="8460"/>
        </w:tabs>
      </w:pPr>
      <w:r>
        <w:fldChar w:fldCharType="begin"/>
      </w:r>
      <w:r>
        <w:instrText xml:space="preserve"> REF _Ref448471060 \h </w:instrText>
      </w:r>
      <w:r>
        <w:fldChar w:fldCharType="separate"/>
      </w:r>
      <w:r w:rsidR="000C7DE2">
        <w:t>The Conclusion of the Midnight Praise</w:t>
      </w:r>
      <w:r>
        <w:fldChar w:fldCharType="end"/>
      </w:r>
      <w:r>
        <w:tab/>
      </w:r>
      <w:r>
        <w:fldChar w:fldCharType="begin"/>
      </w:r>
      <w:r>
        <w:instrText xml:space="preserve"> PAGEREF _Ref448471060 \h </w:instrText>
      </w:r>
      <w:r>
        <w:fldChar w:fldCharType="separate"/>
      </w:r>
      <w:r w:rsidR="000C7DE2">
        <w:rPr>
          <w:noProof/>
        </w:rPr>
        <w:t>5</w:t>
      </w:r>
      <w:r>
        <w:fldChar w:fldCharType="end"/>
      </w:r>
    </w:p>
    <w:p w14:paraId="4AF2B63F" w14:textId="338B20F2" w:rsidR="00B102EF" w:rsidRDefault="00E97A49" w:rsidP="00E97A49">
      <w:pPr>
        <w:pStyle w:val="EngHang"/>
        <w:tabs>
          <w:tab w:val="right" w:leader="dot" w:pos="8460"/>
        </w:tabs>
      </w:pPr>
      <w:r>
        <w:tab/>
        <w:t xml:space="preserve">Or </w:t>
      </w:r>
      <w:r w:rsidR="00B102EF">
        <w:fldChar w:fldCharType="begin"/>
      </w:r>
      <w:r w:rsidR="00B102EF">
        <w:instrText xml:space="preserve"> REF _Ref411320700 \h </w:instrText>
      </w:r>
      <w:r>
        <w:instrText xml:space="preserve"> \* MERGEFORMAT </w:instrText>
      </w:r>
      <w:r w:rsidR="00B102EF">
        <w:fldChar w:fldCharType="separate"/>
      </w:r>
      <w:r w:rsidR="000C7DE2">
        <w:t>Matins</w:t>
      </w:r>
      <w:r w:rsidR="00B102EF">
        <w:fldChar w:fldCharType="end"/>
      </w:r>
      <w:r w:rsidR="00B102EF">
        <w:tab/>
      </w:r>
      <w:r w:rsidR="00B102EF">
        <w:fldChar w:fldCharType="begin"/>
      </w:r>
      <w:r w:rsidR="00B102EF">
        <w:instrText xml:space="preserve"> PAGEREF _Ref411320700 \h </w:instrText>
      </w:r>
      <w:r w:rsidR="00B102EF">
        <w:fldChar w:fldCharType="separate"/>
      </w:r>
      <w:r w:rsidR="000C7DE2">
        <w:rPr>
          <w:noProof/>
        </w:rPr>
        <w:t>47</w:t>
      </w:r>
      <w:r w:rsidR="00B102EF">
        <w:fldChar w:fldCharType="end"/>
      </w:r>
    </w:p>
    <w:p w14:paraId="713C1C81" w14:textId="77777777" w:rsidR="00B102EF" w:rsidRDefault="00B102EF" w:rsidP="00257627">
      <w:pPr>
        <w:sectPr w:rsidR="00B102EF" w:rsidSect="001C41A6">
          <w:footerReference w:type="default" r:id="rId17"/>
          <w:pgSz w:w="11880" w:h="15480" w:code="1"/>
          <w:pgMar w:top="1080" w:right="1440" w:bottom="1440" w:left="1080" w:header="720" w:footer="720" w:gutter="504"/>
          <w:cols w:space="720"/>
          <w:docGrid w:linePitch="360"/>
        </w:sectPr>
      </w:pPr>
    </w:p>
    <w:p w14:paraId="19D4A062" w14:textId="77777777" w:rsidR="00523190" w:rsidRDefault="00DE5308" w:rsidP="00DE5308">
      <w:pPr>
        <w:pStyle w:val="Heading4non-TOC"/>
        <w:rPr>
          <w:lang w:val="en-US"/>
        </w:rPr>
      </w:pPr>
      <w:r>
        <w:rPr>
          <w:lang w:val="en-US"/>
        </w:rPr>
        <w:lastRenderedPageBreak/>
        <w:t>The Conclusion of the Midnight Praise</w:t>
      </w:r>
    </w:p>
    <w:p w14:paraId="2678CB6E" w14:textId="273F8382" w:rsidR="00DE5308" w:rsidRDefault="00DE5308" w:rsidP="00DE5308">
      <w:pPr>
        <w:pStyle w:val="Rubric"/>
        <w:rPr>
          <w:lang w:val="en-US"/>
        </w:rPr>
      </w:pPr>
      <w:r>
        <w:rPr>
          <w:lang w:val="en-US"/>
        </w:rPr>
        <w:t>Conclude with the following, only if not proceeding directly to Matins:</w:t>
      </w:r>
      <w:r w:rsidR="000C38C3">
        <w:rPr>
          <w:lang w:val="en-US"/>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8C3" w14:paraId="22AB715D" w14:textId="77777777" w:rsidTr="009F2782">
        <w:trPr>
          <w:cantSplit/>
          <w:jc w:val="center"/>
        </w:trPr>
        <w:tc>
          <w:tcPr>
            <w:tcW w:w="288" w:type="dxa"/>
          </w:tcPr>
          <w:p w14:paraId="74CAAC01" w14:textId="77777777" w:rsidR="000C38C3" w:rsidRDefault="000C38C3" w:rsidP="009F2782">
            <w:pPr>
              <w:pStyle w:val="CopticCross"/>
            </w:pPr>
          </w:p>
        </w:tc>
        <w:tc>
          <w:tcPr>
            <w:tcW w:w="3960" w:type="dxa"/>
          </w:tcPr>
          <w:p w14:paraId="1E35A5CA" w14:textId="77777777" w:rsidR="000C38C3" w:rsidRPr="007425E1" w:rsidRDefault="000C38C3" w:rsidP="009F2782">
            <w:pPr>
              <w:pStyle w:val="EngHang"/>
              <w:rPr>
                <w:rFonts w:eastAsiaTheme="minorHAnsi"/>
              </w:rPr>
            </w:pPr>
            <w:commentRangeStart w:id="127"/>
            <w:r w:rsidRPr="007425E1">
              <w:rPr>
                <w:rFonts w:eastAsiaTheme="minorHAnsi"/>
              </w:rPr>
              <w:t>O our Lord, Jesus Christ</w:t>
            </w:r>
            <w:commentRangeEnd w:id="127"/>
            <w:r>
              <w:rPr>
                <w:rStyle w:val="CommentReference"/>
                <w:rFonts w:eastAsiaTheme="minorHAnsi" w:cstheme="minorBidi"/>
                <w:color w:val="auto"/>
                <w:lang w:val="en-CA"/>
              </w:rPr>
              <w:commentReference w:id="127"/>
            </w:r>
            <w:r w:rsidRPr="007425E1">
              <w:rPr>
                <w:rFonts w:eastAsiaTheme="minorHAnsi"/>
              </w:rPr>
              <w:t>,</w:t>
            </w:r>
          </w:p>
          <w:p w14:paraId="0B2600F1" w14:textId="77777777" w:rsidR="000C38C3" w:rsidRPr="007425E1" w:rsidRDefault="000C38C3" w:rsidP="009F2782">
            <w:pPr>
              <w:pStyle w:val="EngHang"/>
              <w:rPr>
                <w:rFonts w:eastAsiaTheme="minorHAnsi"/>
              </w:rPr>
            </w:pPr>
            <w:r w:rsidRPr="007425E1">
              <w:rPr>
                <w:rFonts w:eastAsiaTheme="minorHAnsi"/>
              </w:rPr>
              <w:t>Who carries the sin of the world,</w:t>
            </w:r>
          </w:p>
          <w:p w14:paraId="4BFEC6C3" w14:textId="77777777" w:rsidR="000C38C3" w:rsidRPr="007425E1" w:rsidRDefault="000C38C3" w:rsidP="009F2782">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081BFCF0" w14:textId="77777777" w:rsidR="000C38C3" w:rsidRPr="00F0646D" w:rsidRDefault="000C38C3" w:rsidP="009F2782">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34C32B5A" w14:textId="77777777" w:rsidR="000C38C3" w:rsidRDefault="000C38C3" w:rsidP="009F2782"/>
        </w:tc>
        <w:tc>
          <w:tcPr>
            <w:tcW w:w="288" w:type="dxa"/>
          </w:tcPr>
          <w:p w14:paraId="3E62DCF5" w14:textId="77777777" w:rsidR="000C38C3" w:rsidRDefault="000C38C3" w:rsidP="009F2782">
            <w:pPr>
              <w:pStyle w:val="CopticCross"/>
            </w:pPr>
          </w:p>
        </w:tc>
        <w:tc>
          <w:tcPr>
            <w:tcW w:w="3960" w:type="dxa"/>
          </w:tcPr>
          <w:p w14:paraId="71C384DC" w14:textId="77777777" w:rsidR="000C38C3" w:rsidRDefault="000C38C3" w:rsidP="009F2782">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74CCCE4D" w14:textId="77777777" w:rsidR="000C38C3" w:rsidRDefault="000C38C3" w:rsidP="009F2782">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0134CD7" w14:textId="77777777" w:rsidR="000C38C3" w:rsidRDefault="000C38C3" w:rsidP="009F2782">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2F77D176" w14:textId="77777777" w:rsidR="000C38C3" w:rsidRDefault="000C38C3" w:rsidP="009F2782">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0C38C3" w14:paraId="58A83346" w14:textId="77777777" w:rsidTr="009F2782">
        <w:trPr>
          <w:cantSplit/>
          <w:jc w:val="center"/>
        </w:trPr>
        <w:tc>
          <w:tcPr>
            <w:tcW w:w="288" w:type="dxa"/>
          </w:tcPr>
          <w:p w14:paraId="2628B9EE" w14:textId="77777777" w:rsidR="000C38C3" w:rsidRDefault="000C38C3" w:rsidP="009F2782">
            <w:pPr>
              <w:pStyle w:val="CopticCross"/>
            </w:pPr>
            <w:r w:rsidRPr="00FB5ACB">
              <w:t>¿</w:t>
            </w:r>
          </w:p>
        </w:tc>
        <w:tc>
          <w:tcPr>
            <w:tcW w:w="3960" w:type="dxa"/>
          </w:tcPr>
          <w:p w14:paraId="03719B55" w14:textId="77777777" w:rsidR="000C38C3" w:rsidRPr="007425E1" w:rsidRDefault="000C38C3" w:rsidP="009F2782">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860C460" w14:textId="77777777" w:rsidR="000C38C3" w:rsidRPr="007425E1" w:rsidRDefault="000C38C3" w:rsidP="009F2782">
            <w:pPr>
              <w:pStyle w:val="EngHang"/>
              <w:rPr>
                <w:rFonts w:eastAsiaTheme="minorHAnsi"/>
              </w:rPr>
            </w:pPr>
            <w:commentRangeStart w:id="128"/>
            <w:r w:rsidRPr="007425E1">
              <w:rPr>
                <w:rFonts w:eastAsiaTheme="minorHAnsi"/>
              </w:rPr>
              <w:t>Awesome and full of glory</w:t>
            </w:r>
            <w:commentRangeEnd w:id="128"/>
            <w:r>
              <w:rPr>
                <w:rStyle w:val="CommentReference"/>
                <w:rFonts w:ascii="Times New Roman" w:eastAsiaTheme="minorHAnsi" w:hAnsi="Times New Roman" w:cstheme="minorBidi"/>
                <w:color w:val="auto"/>
              </w:rPr>
              <w:commentReference w:id="128"/>
            </w:r>
            <w:r w:rsidRPr="007425E1">
              <w:rPr>
                <w:rFonts w:eastAsiaTheme="minorHAnsi"/>
              </w:rPr>
              <w:t>,</w:t>
            </w:r>
          </w:p>
          <w:p w14:paraId="735A6F10" w14:textId="77777777" w:rsidR="000C38C3" w:rsidRPr="007425E1" w:rsidRDefault="000C38C3" w:rsidP="009F2782">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6F63B0FF" w14:textId="77777777" w:rsidR="000C38C3" w:rsidRDefault="000C38C3" w:rsidP="009F2782">
            <w:pPr>
              <w:pStyle w:val="EngHangEnd"/>
            </w:pPr>
            <w:r>
              <w:rPr>
                <w:rFonts w:eastAsiaTheme="minorHAnsi"/>
              </w:rPr>
              <w:t>“</w:t>
            </w:r>
            <w:r w:rsidRPr="007425E1">
              <w:rPr>
                <w:rFonts w:eastAsiaTheme="minorHAnsi"/>
              </w:rPr>
              <w:t xml:space="preserve">I </w:t>
            </w:r>
            <w:r>
              <w:rPr>
                <w:rFonts w:eastAsiaTheme="minorHAnsi"/>
              </w:rPr>
              <w:t>do not know you.”</w:t>
            </w:r>
          </w:p>
        </w:tc>
        <w:tc>
          <w:tcPr>
            <w:tcW w:w="288" w:type="dxa"/>
          </w:tcPr>
          <w:p w14:paraId="5E8A0DF6" w14:textId="77777777" w:rsidR="000C38C3" w:rsidRDefault="000C38C3" w:rsidP="009F2782"/>
        </w:tc>
        <w:tc>
          <w:tcPr>
            <w:tcW w:w="288" w:type="dxa"/>
          </w:tcPr>
          <w:p w14:paraId="714682C9" w14:textId="77777777" w:rsidR="000C38C3" w:rsidRDefault="000C38C3" w:rsidP="009F2782">
            <w:pPr>
              <w:pStyle w:val="CopticCross"/>
            </w:pPr>
            <w:r w:rsidRPr="00FB5ACB">
              <w:t>¿</w:t>
            </w:r>
          </w:p>
        </w:tc>
        <w:tc>
          <w:tcPr>
            <w:tcW w:w="3960" w:type="dxa"/>
          </w:tcPr>
          <w:p w14:paraId="391452DB" w14:textId="77777777" w:rsidR="000C38C3" w:rsidRDefault="000C38C3" w:rsidP="009F2782">
            <w:pPr>
              <w:pStyle w:val="CopticVersemulti-line"/>
            </w:pPr>
            <w:r w:rsidRPr="008B5AA7">
              <w:t>Ⲁⲕϣⲁⲛⲓ̀ ϧⲉⲛ ⲧⲉⲕⲙⲁϩⲥ̀ⲛⲟⲩϯ</w:t>
            </w:r>
          </w:p>
          <w:p w14:paraId="5BBB5C85" w14:textId="77777777" w:rsidR="000C38C3" w:rsidRDefault="000C38C3" w:rsidP="009F2782">
            <w:pPr>
              <w:pStyle w:val="CopticVersemulti-line"/>
            </w:pPr>
            <w:r w:rsidRPr="008B5AA7">
              <w:t>ⲙ̀ⲡⲁⲣⲟⲩⲥⲓⲁ̀ ⲉⲧⲟⲓ ⲛ̀ϩⲟϯ</w:t>
            </w:r>
          </w:p>
          <w:p w14:paraId="3DD946AA" w14:textId="77777777" w:rsidR="000C38C3" w:rsidRDefault="000C38C3" w:rsidP="009F2782">
            <w:pPr>
              <w:pStyle w:val="CopticVersemulti-line"/>
            </w:pPr>
            <w:r w:rsidRPr="008B5AA7">
              <w:t>ⲙ̀ⲡⲉⲛⲑ̀ⲣⲉⲛⲥⲱⲧⲉⲙ ϧⲉⲛ ⲟⲩⲥ̀ⲑⲉⲣⲧⲉⲣ</w:t>
            </w:r>
          </w:p>
          <w:p w14:paraId="5378B442" w14:textId="77777777" w:rsidR="000C38C3" w:rsidRDefault="000C38C3" w:rsidP="009F2782">
            <w:pPr>
              <w:pStyle w:val="CopticVerse"/>
            </w:pPr>
            <w:r w:rsidRPr="008B5AA7">
              <w:t>ϫⲉ ϯⲥⲱⲟⲩⲛ ⲙ̀ⲙⲱⲧⲉⲛ ⲁⲛ</w:t>
            </w:r>
          </w:p>
        </w:tc>
      </w:tr>
      <w:tr w:rsidR="000C38C3" w14:paraId="04D68C2B" w14:textId="77777777" w:rsidTr="009F2782">
        <w:trPr>
          <w:cantSplit/>
          <w:jc w:val="center"/>
        </w:trPr>
        <w:tc>
          <w:tcPr>
            <w:tcW w:w="288" w:type="dxa"/>
          </w:tcPr>
          <w:p w14:paraId="47C3E277" w14:textId="77777777" w:rsidR="000C38C3" w:rsidRDefault="000C38C3" w:rsidP="009F2782">
            <w:pPr>
              <w:pStyle w:val="CopticCross"/>
            </w:pPr>
          </w:p>
        </w:tc>
        <w:tc>
          <w:tcPr>
            <w:tcW w:w="3960" w:type="dxa"/>
          </w:tcPr>
          <w:p w14:paraId="40D3C77F" w14:textId="77777777" w:rsidR="000C38C3" w:rsidRPr="007425E1" w:rsidRDefault="000C38C3" w:rsidP="009F2782">
            <w:pPr>
              <w:pStyle w:val="EngHang"/>
              <w:rPr>
                <w:rFonts w:eastAsiaTheme="minorHAnsi"/>
              </w:rPr>
            </w:pPr>
            <w:r w:rsidRPr="007425E1">
              <w:rPr>
                <w:rFonts w:eastAsiaTheme="minorHAnsi"/>
              </w:rPr>
              <w:t>Rather, may we be worthy</w:t>
            </w:r>
          </w:p>
          <w:p w14:paraId="17992BEE" w14:textId="77777777" w:rsidR="000C38C3" w:rsidRPr="007425E1" w:rsidRDefault="000C38C3" w:rsidP="009F2782">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37064D" w14:textId="77777777" w:rsidR="000C38C3" w:rsidRPr="007425E1" w:rsidRDefault="000C38C3" w:rsidP="009F2782">
            <w:pPr>
              <w:pStyle w:val="EngHang"/>
              <w:rPr>
                <w:rFonts w:eastAsiaTheme="minorHAnsi"/>
              </w:rPr>
            </w:pPr>
            <w:r w:rsidRPr="007425E1">
              <w:rPr>
                <w:rFonts w:eastAsiaTheme="minorHAnsi"/>
              </w:rPr>
              <w:t>Which is full of joy,</w:t>
            </w:r>
          </w:p>
          <w:p w14:paraId="5BF9A4B1" w14:textId="77777777" w:rsidR="000C38C3" w:rsidRDefault="000C38C3" w:rsidP="009F2782">
            <w:pPr>
              <w:pStyle w:val="EngHangEnd"/>
            </w:pPr>
            <w:r w:rsidRPr="00C80276">
              <w:rPr>
                <w:rFonts w:eastAsiaTheme="minorHAnsi"/>
              </w:rPr>
              <w:t>Proclaiming</w:t>
            </w:r>
            <w:r w:rsidRPr="007425E1">
              <w:rPr>
                <w:rFonts w:eastAsiaTheme="minorHAnsi"/>
              </w:rPr>
              <w:t xml:space="preserve"> and saying,</w:t>
            </w:r>
          </w:p>
        </w:tc>
        <w:tc>
          <w:tcPr>
            <w:tcW w:w="288" w:type="dxa"/>
          </w:tcPr>
          <w:p w14:paraId="133009A6" w14:textId="77777777" w:rsidR="000C38C3" w:rsidRDefault="000C38C3" w:rsidP="009F2782"/>
        </w:tc>
        <w:tc>
          <w:tcPr>
            <w:tcW w:w="288" w:type="dxa"/>
          </w:tcPr>
          <w:p w14:paraId="34EED5A2" w14:textId="77777777" w:rsidR="000C38C3" w:rsidRDefault="000C38C3" w:rsidP="009F2782">
            <w:pPr>
              <w:pStyle w:val="CopticCross"/>
            </w:pPr>
          </w:p>
        </w:tc>
        <w:tc>
          <w:tcPr>
            <w:tcW w:w="3960" w:type="dxa"/>
          </w:tcPr>
          <w:p w14:paraId="498687C2" w14:textId="77777777" w:rsidR="000C38C3" w:rsidRDefault="000C38C3" w:rsidP="009F2782">
            <w:pPr>
              <w:pStyle w:val="CopticVersemulti-line"/>
            </w:pPr>
            <w:r w:rsidRPr="008B5AA7">
              <w:t>Ⲁⲗⲗⲁ ⲙⲁⲣⲉⲛⲉⲣⲡ̀ⲉⲙⲡ̀ϣⲁ ⲛ̀ⲥⲱⲧⲉⲙ</w:t>
            </w:r>
          </w:p>
          <w:p w14:paraId="49130A7F" w14:textId="77777777" w:rsidR="000C38C3" w:rsidRDefault="000C38C3" w:rsidP="009F2782">
            <w:pPr>
              <w:pStyle w:val="CopticVersemulti-line"/>
            </w:pPr>
            <w:r w:rsidRPr="008B5AA7">
              <w:t>ⲉ̀ϯⲥ̀ⲙⲏ ⲉⲑⲙⲉϩ ⲛ̀ⲣⲁϣⲓ</w:t>
            </w:r>
          </w:p>
          <w:p w14:paraId="7A868EFD" w14:textId="77777777" w:rsidR="000C38C3" w:rsidRDefault="000C38C3" w:rsidP="009F2782">
            <w:pPr>
              <w:pStyle w:val="CopticVersemulti-line"/>
            </w:pPr>
            <w:r w:rsidRPr="008B5AA7">
              <w:t>ⲛ̀ⲧⲉ ⲛⲉⲕⲙⲉⲧϣⲁⲛⲁϩ̀ⲑⲏϥ</w:t>
            </w:r>
          </w:p>
          <w:p w14:paraId="17286C7C" w14:textId="77777777" w:rsidR="000C38C3" w:rsidRDefault="000C38C3" w:rsidP="009F2782">
            <w:pPr>
              <w:pStyle w:val="CopticVerse"/>
            </w:pPr>
            <w:r w:rsidRPr="008B5AA7">
              <w:t>ⲉⲥⲱϣ ⲉ̀ⲃⲟⲗ ⲉⲥϫⲱ ⲙ̀ⲙⲟⲥ</w:t>
            </w:r>
          </w:p>
        </w:tc>
      </w:tr>
      <w:tr w:rsidR="000C38C3" w14:paraId="7B6E76A3" w14:textId="77777777" w:rsidTr="009F2782">
        <w:trPr>
          <w:cantSplit/>
          <w:jc w:val="center"/>
        </w:trPr>
        <w:tc>
          <w:tcPr>
            <w:tcW w:w="288" w:type="dxa"/>
          </w:tcPr>
          <w:p w14:paraId="35CC0D29" w14:textId="77777777" w:rsidR="000C38C3" w:rsidRDefault="000C38C3" w:rsidP="009F2782">
            <w:pPr>
              <w:pStyle w:val="CopticCross"/>
            </w:pPr>
            <w:r w:rsidRPr="00FB5ACB">
              <w:t>¿</w:t>
            </w:r>
          </w:p>
        </w:tc>
        <w:tc>
          <w:tcPr>
            <w:tcW w:w="3960" w:type="dxa"/>
          </w:tcPr>
          <w:p w14:paraId="7021B8EE" w14:textId="77777777" w:rsidR="000C38C3" w:rsidRPr="007425E1" w:rsidRDefault="000C38C3" w:rsidP="009F2782">
            <w:pPr>
              <w:pStyle w:val="EngHang"/>
              <w:rPr>
                <w:rFonts w:eastAsiaTheme="minorHAnsi"/>
              </w:rPr>
            </w:pPr>
            <w:r>
              <w:rPr>
                <w:rFonts w:eastAsiaTheme="minorHAnsi"/>
              </w:rPr>
              <w:t>“</w:t>
            </w:r>
            <w:r w:rsidRPr="007425E1">
              <w:rPr>
                <w:rFonts w:eastAsiaTheme="minorHAnsi"/>
              </w:rPr>
              <w:t xml:space="preserve">Come </w:t>
            </w:r>
            <w:r>
              <w:rPr>
                <w:rFonts w:eastAsiaTheme="minorHAnsi"/>
              </w:rPr>
              <w:t xml:space="preserve">to </w:t>
            </w:r>
            <w:r w:rsidRPr="007425E1">
              <w:rPr>
                <w:rFonts w:eastAsiaTheme="minorHAnsi"/>
              </w:rPr>
              <w:t xml:space="preserve">me, </w:t>
            </w:r>
          </w:p>
          <w:p w14:paraId="58C076E6" w14:textId="77777777" w:rsidR="000C38C3" w:rsidRPr="007425E1" w:rsidRDefault="000C38C3" w:rsidP="009F2782">
            <w:pPr>
              <w:pStyle w:val="EngHang"/>
              <w:rPr>
                <w:rFonts w:eastAsiaTheme="minorHAnsi"/>
              </w:rPr>
            </w:pPr>
            <w:r w:rsidRPr="007425E1">
              <w:rPr>
                <w:rFonts w:eastAsiaTheme="minorHAnsi"/>
              </w:rPr>
              <w:t>O blessed of My Father,</w:t>
            </w:r>
          </w:p>
          <w:p w14:paraId="6A9E39E2" w14:textId="77777777" w:rsidR="000C38C3" w:rsidRPr="007425E1" w:rsidRDefault="000C38C3" w:rsidP="009F2782">
            <w:pPr>
              <w:pStyle w:val="EngHang"/>
              <w:rPr>
                <w:rFonts w:eastAsiaTheme="minorHAnsi"/>
              </w:rPr>
            </w:pPr>
            <w:r w:rsidRPr="007425E1">
              <w:rPr>
                <w:rFonts w:eastAsiaTheme="minorHAnsi"/>
              </w:rPr>
              <w:t>And inherit the life</w:t>
            </w:r>
          </w:p>
          <w:p w14:paraId="531F7542" w14:textId="77777777" w:rsidR="000C38C3" w:rsidRDefault="000C38C3" w:rsidP="009F2782">
            <w:pPr>
              <w:pStyle w:val="EngHangEnd"/>
            </w:pPr>
            <w:r>
              <w:rPr>
                <w:rFonts w:eastAsiaTheme="minorHAnsi"/>
              </w:rPr>
              <w:t>That endures forever.”</w:t>
            </w:r>
          </w:p>
        </w:tc>
        <w:tc>
          <w:tcPr>
            <w:tcW w:w="288" w:type="dxa"/>
          </w:tcPr>
          <w:p w14:paraId="78E23CDD" w14:textId="77777777" w:rsidR="000C38C3" w:rsidRDefault="000C38C3" w:rsidP="009F2782"/>
        </w:tc>
        <w:tc>
          <w:tcPr>
            <w:tcW w:w="288" w:type="dxa"/>
          </w:tcPr>
          <w:p w14:paraId="1A45ECF6" w14:textId="77777777" w:rsidR="000C38C3" w:rsidRDefault="000C38C3" w:rsidP="009F2782">
            <w:pPr>
              <w:pStyle w:val="CopticCross"/>
            </w:pPr>
            <w:r w:rsidRPr="00FB5ACB">
              <w:t>¿</w:t>
            </w:r>
          </w:p>
        </w:tc>
        <w:tc>
          <w:tcPr>
            <w:tcW w:w="3960" w:type="dxa"/>
          </w:tcPr>
          <w:p w14:paraId="07A06AD1" w14:textId="77777777" w:rsidR="000C38C3" w:rsidRDefault="000C38C3" w:rsidP="009F2782">
            <w:pPr>
              <w:pStyle w:val="CopticVersemulti-line"/>
            </w:pPr>
            <w:r w:rsidRPr="001A05D1">
              <w:t>Ϫⲉ ⲁ̀ⲙⲱⲓⲛⲓ ϩⲁⲣⲟⲓ</w:t>
            </w:r>
          </w:p>
          <w:p w14:paraId="302E9869" w14:textId="77777777" w:rsidR="000C38C3" w:rsidRDefault="000C38C3" w:rsidP="009F2782">
            <w:pPr>
              <w:pStyle w:val="CopticVersemulti-line"/>
            </w:pPr>
            <w:r w:rsidRPr="001A05D1">
              <w:t>ⲛⲏⲉⲧⲥ̀ⲙⲁⲣⲱⲟⲩⲧ ⲛ̀ⲧⲉ Ⲡⲁⲓⲱⲧ</w:t>
            </w:r>
          </w:p>
          <w:p w14:paraId="0699CEBD" w14:textId="77777777" w:rsidR="000C38C3" w:rsidRDefault="000C38C3" w:rsidP="009F2782">
            <w:pPr>
              <w:pStyle w:val="CopticVersemulti-line"/>
            </w:pPr>
            <w:r w:rsidRPr="001A05D1">
              <w:t>ⲁ̀ⲣⲓⲕ̀ⲗⲏⲣⲟⲛⲟⲙⲓⲛ ⲙ̀ⲡⲓⲱⲛϧ</w:t>
            </w:r>
          </w:p>
          <w:p w14:paraId="559CCCED" w14:textId="77777777" w:rsidR="000C38C3" w:rsidRDefault="000C38C3" w:rsidP="009F2782">
            <w:pPr>
              <w:pStyle w:val="CopticVerse"/>
            </w:pPr>
            <w:r w:rsidRPr="001A05D1">
              <w:t>ⲉⲑⲙⲏⲛ ⲉⲃⲟⲗ ϣⲁ ⲉⲛⲉϩ</w:t>
            </w:r>
          </w:p>
        </w:tc>
      </w:tr>
      <w:tr w:rsidR="000C38C3" w14:paraId="67D3A1AA" w14:textId="77777777" w:rsidTr="009F2782">
        <w:trPr>
          <w:cantSplit/>
          <w:jc w:val="center"/>
        </w:trPr>
        <w:tc>
          <w:tcPr>
            <w:tcW w:w="288" w:type="dxa"/>
          </w:tcPr>
          <w:p w14:paraId="57CA438C" w14:textId="77777777" w:rsidR="000C38C3" w:rsidRDefault="000C38C3" w:rsidP="009F2782">
            <w:pPr>
              <w:pStyle w:val="CopticCross"/>
            </w:pPr>
          </w:p>
        </w:tc>
        <w:tc>
          <w:tcPr>
            <w:tcW w:w="3960" w:type="dxa"/>
          </w:tcPr>
          <w:p w14:paraId="058E4747" w14:textId="77777777" w:rsidR="000C38C3" w:rsidRPr="007425E1" w:rsidRDefault="000C38C3" w:rsidP="009F2782">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3E51141C" w14:textId="77777777" w:rsidR="000C38C3" w:rsidRPr="007425E1" w:rsidRDefault="000C38C3" w:rsidP="009F2782">
            <w:pPr>
              <w:pStyle w:val="EngHang"/>
              <w:rPr>
                <w:rFonts w:eastAsiaTheme="minorHAnsi"/>
              </w:rPr>
            </w:pPr>
            <w:r w:rsidRPr="007425E1">
              <w:rPr>
                <w:rFonts w:eastAsiaTheme="minorHAnsi"/>
              </w:rPr>
              <w:t>Bearing their afflictions,</w:t>
            </w:r>
          </w:p>
          <w:p w14:paraId="477D3B2E" w14:textId="77777777" w:rsidR="000C38C3" w:rsidRPr="007425E1" w:rsidRDefault="000C38C3" w:rsidP="009F2782">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2A5438B7" w14:textId="77777777" w:rsidR="000C38C3" w:rsidRDefault="000C38C3" w:rsidP="009F2782">
            <w:pPr>
              <w:pStyle w:val="EngHangEnd"/>
            </w:pPr>
            <w:r w:rsidRPr="007425E1">
              <w:rPr>
                <w:rFonts w:eastAsiaTheme="minorHAnsi"/>
              </w:rPr>
              <w:t>Bearing all their virtues.</w:t>
            </w:r>
          </w:p>
        </w:tc>
        <w:tc>
          <w:tcPr>
            <w:tcW w:w="288" w:type="dxa"/>
          </w:tcPr>
          <w:p w14:paraId="7C10989F" w14:textId="77777777" w:rsidR="000C38C3" w:rsidRDefault="000C38C3" w:rsidP="009F2782"/>
        </w:tc>
        <w:tc>
          <w:tcPr>
            <w:tcW w:w="288" w:type="dxa"/>
          </w:tcPr>
          <w:p w14:paraId="23BC0B4B" w14:textId="77777777" w:rsidR="000C38C3" w:rsidRDefault="000C38C3" w:rsidP="009F2782">
            <w:pPr>
              <w:pStyle w:val="CopticCross"/>
            </w:pPr>
          </w:p>
        </w:tc>
        <w:tc>
          <w:tcPr>
            <w:tcW w:w="3960" w:type="dxa"/>
          </w:tcPr>
          <w:p w14:paraId="0009F5B8" w14:textId="77777777" w:rsidR="000C38C3" w:rsidRDefault="000C38C3" w:rsidP="009F2782">
            <w:pPr>
              <w:pStyle w:val="CopticVersemulti-line"/>
            </w:pPr>
            <w:r w:rsidRPr="001A05D1">
              <w:t>Ⲥⲉⲛⲁⲓ̀ ⲛ̀ϫⲉ ⲛⲓⲙⲁⲣⲧⲩⲣⲟⲥ</w:t>
            </w:r>
          </w:p>
          <w:p w14:paraId="19245389" w14:textId="77777777" w:rsidR="000C38C3" w:rsidRDefault="000C38C3" w:rsidP="009F2782">
            <w:pPr>
              <w:pStyle w:val="CopticVersemulti-line"/>
            </w:pPr>
            <w:r w:rsidRPr="001A05D1">
              <w:t>ⲉⲩϥⲁⲓ ϧⲁ ⲛⲟⲩⲃⲁⲥⲁⲛⲟⲥ</w:t>
            </w:r>
          </w:p>
          <w:p w14:paraId="21A57162" w14:textId="77777777" w:rsidR="000C38C3" w:rsidRDefault="000C38C3" w:rsidP="009F2782">
            <w:pPr>
              <w:pStyle w:val="CopticVersemulti-line"/>
            </w:pPr>
            <w:r w:rsidRPr="001A05D1">
              <w:t>ⲥⲉⲛⲁⲓ̀ ⲛ̀ϫⲉ ⲛⲓⲇⲓⲕⲉⲟⲥ</w:t>
            </w:r>
          </w:p>
          <w:p w14:paraId="62FB9017" w14:textId="77777777" w:rsidR="000C38C3" w:rsidRDefault="000C38C3" w:rsidP="009F2782">
            <w:pPr>
              <w:pStyle w:val="CopticVerse"/>
            </w:pPr>
            <w:r w:rsidRPr="001A05D1">
              <w:t>ⲉⲩϥⲁⲓ ϧⲁ ⲛⲟⲩⲡⲟⲗⲏⲧⲓⲁ̀</w:t>
            </w:r>
          </w:p>
        </w:tc>
      </w:tr>
      <w:tr w:rsidR="000C38C3" w14:paraId="4C736427" w14:textId="77777777" w:rsidTr="009F2782">
        <w:trPr>
          <w:cantSplit/>
          <w:jc w:val="center"/>
        </w:trPr>
        <w:tc>
          <w:tcPr>
            <w:tcW w:w="288" w:type="dxa"/>
          </w:tcPr>
          <w:p w14:paraId="3CEDD265" w14:textId="77777777" w:rsidR="000C38C3" w:rsidRDefault="000C38C3" w:rsidP="009F2782">
            <w:pPr>
              <w:pStyle w:val="CopticCross"/>
            </w:pPr>
            <w:r w:rsidRPr="00FB5ACB">
              <w:t>¿</w:t>
            </w:r>
          </w:p>
        </w:tc>
        <w:tc>
          <w:tcPr>
            <w:tcW w:w="3960" w:type="dxa"/>
          </w:tcPr>
          <w:p w14:paraId="0AAD4C27" w14:textId="77777777" w:rsidR="000C38C3" w:rsidRPr="007425E1" w:rsidRDefault="000C38C3" w:rsidP="009F2782">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354F3761" w14:textId="77777777" w:rsidR="000C38C3" w:rsidRPr="007425E1" w:rsidRDefault="000C38C3" w:rsidP="009F2782">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3B0C5B75" w14:textId="77777777" w:rsidR="000C38C3" w:rsidRPr="007425E1" w:rsidRDefault="000C38C3" w:rsidP="009F2782">
            <w:pPr>
              <w:pStyle w:val="EngHang"/>
              <w:rPr>
                <w:rFonts w:eastAsiaTheme="minorHAnsi"/>
              </w:rPr>
            </w:pPr>
            <w:r w:rsidRPr="007425E1">
              <w:rPr>
                <w:rFonts w:eastAsiaTheme="minorHAnsi"/>
              </w:rPr>
              <w:t>To reward everyone</w:t>
            </w:r>
          </w:p>
          <w:p w14:paraId="641D5B76" w14:textId="77777777" w:rsidR="000C38C3" w:rsidRDefault="000C38C3" w:rsidP="009F2782">
            <w:pPr>
              <w:pStyle w:val="EngHangEnd"/>
            </w:pPr>
            <w:r w:rsidRPr="007425E1">
              <w:rPr>
                <w:rFonts w:eastAsiaTheme="minorHAnsi"/>
              </w:rPr>
              <w:t xml:space="preserve">According to his </w:t>
            </w:r>
            <w:commentRangeStart w:id="129"/>
            <w:r w:rsidRPr="007425E1">
              <w:rPr>
                <w:rFonts w:eastAsiaTheme="minorHAnsi"/>
              </w:rPr>
              <w:t>works</w:t>
            </w:r>
            <w:commentRangeEnd w:id="129"/>
            <w:r>
              <w:rPr>
                <w:rStyle w:val="CommentReference"/>
                <w:rFonts w:ascii="Times New Roman" w:eastAsiaTheme="minorHAnsi" w:hAnsi="Times New Roman" w:cstheme="minorBidi"/>
                <w:color w:val="auto"/>
              </w:rPr>
              <w:commentReference w:id="129"/>
            </w:r>
            <w:r w:rsidRPr="007425E1">
              <w:rPr>
                <w:rFonts w:eastAsiaTheme="minorHAnsi"/>
              </w:rPr>
              <w:t>.</w:t>
            </w:r>
          </w:p>
        </w:tc>
        <w:tc>
          <w:tcPr>
            <w:tcW w:w="288" w:type="dxa"/>
          </w:tcPr>
          <w:p w14:paraId="554AB467" w14:textId="77777777" w:rsidR="000C38C3" w:rsidRDefault="000C38C3" w:rsidP="009F2782"/>
        </w:tc>
        <w:tc>
          <w:tcPr>
            <w:tcW w:w="288" w:type="dxa"/>
          </w:tcPr>
          <w:p w14:paraId="2DF7BAE5" w14:textId="77777777" w:rsidR="000C38C3" w:rsidRDefault="000C38C3" w:rsidP="009F2782">
            <w:pPr>
              <w:pStyle w:val="CopticCross"/>
            </w:pPr>
            <w:r w:rsidRPr="00FB5ACB">
              <w:t>¿</w:t>
            </w:r>
          </w:p>
        </w:tc>
        <w:tc>
          <w:tcPr>
            <w:tcW w:w="3960" w:type="dxa"/>
          </w:tcPr>
          <w:p w14:paraId="13C9B71D" w14:textId="77777777" w:rsidR="000C38C3" w:rsidRDefault="000C38C3" w:rsidP="009F2782">
            <w:pPr>
              <w:pStyle w:val="CopticVersemulti-line"/>
            </w:pPr>
            <w:r w:rsidRPr="001A05D1">
              <w:t>ϥ̀ⲛⲁⲓ̀ ⲛ̀ϫⲉ ⲡ̀ϣⲏⲣⲓ ⲙ̀Ⲫϯ</w:t>
            </w:r>
          </w:p>
          <w:p w14:paraId="3C8297CC" w14:textId="77777777" w:rsidR="000C38C3" w:rsidRDefault="000C38C3" w:rsidP="009F2782">
            <w:pPr>
              <w:pStyle w:val="CopticVersemulti-line"/>
            </w:pPr>
            <w:r w:rsidRPr="001A05D1">
              <w:t>ϧⲉⲛ ⲡⲉϥⲱ̀ⲟⲩ ⲛⲉⲙ ⲫⲁ Ⲡⲉϥⲓⲱⲧ</w:t>
            </w:r>
          </w:p>
          <w:p w14:paraId="790632CA" w14:textId="77777777" w:rsidR="000C38C3" w:rsidRDefault="000C38C3" w:rsidP="009F2782">
            <w:pPr>
              <w:pStyle w:val="CopticVersemulti-line"/>
            </w:pPr>
            <w:commentRangeStart w:id="130"/>
            <w:r w:rsidRPr="00582AD7">
              <w:t>ϥ̀ⲛⲁϯ ⲙ̀ⲡⲓⲟⲩⲁⲓ</w:t>
            </w:r>
            <w:commentRangeEnd w:id="130"/>
            <w:r>
              <w:rPr>
                <w:rStyle w:val="CommentReference"/>
                <w:rFonts w:ascii="Garamond" w:hAnsi="Garamond" w:cstheme="minorBidi"/>
                <w:noProof w:val="0"/>
                <w:lang w:val="en-CA"/>
              </w:rPr>
              <w:commentReference w:id="130"/>
            </w:r>
          </w:p>
          <w:p w14:paraId="7DD76CBC" w14:textId="77777777" w:rsidR="000C38C3" w:rsidRDefault="000C38C3" w:rsidP="009F2782">
            <w:pPr>
              <w:pStyle w:val="CopticVerse"/>
            </w:pPr>
            <w:r w:rsidRPr="001A05D1">
              <w:t>ⲕⲁⲧⲁ ⲛⲉϥϩ̀ⲃⲏⲟⲩⲓ̀ ⲉ̀ⲧⲁϥⲁⲓⲧⲟⲩ</w:t>
            </w:r>
          </w:p>
        </w:tc>
      </w:tr>
      <w:tr w:rsidR="000C38C3" w14:paraId="12E5E974" w14:textId="77777777" w:rsidTr="009F2782">
        <w:trPr>
          <w:cantSplit/>
          <w:jc w:val="center"/>
        </w:trPr>
        <w:tc>
          <w:tcPr>
            <w:tcW w:w="288" w:type="dxa"/>
          </w:tcPr>
          <w:p w14:paraId="01D60FC0" w14:textId="77777777" w:rsidR="000C38C3" w:rsidRDefault="000C38C3" w:rsidP="009F2782">
            <w:pPr>
              <w:pStyle w:val="CopticCross"/>
            </w:pPr>
          </w:p>
        </w:tc>
        <w:tc>
          <w:tcPr>
            <w:tcW w:w="3960" w:type="dxa"/>
          </w:tcPr>
          <w:p w14:paraId="0C26FB97" w14:textId="77777777" w:rsidR="000C38C3" w:rsidRPr="007425E1" w:rsidRDefault="000C38C3" w:rsidP="009F2782">
            <w:pPr>
              <w:pStyle w:val="EngHang"/>
              <w:rPr>
                <w:rFonts w:eastAsiaTheme="minorHAnsi"/>
              </w:rPr>
            </w:pPr>
            <w:r w:rsidRPr="007425E1">
              <w:rPr>
                <w:rFonts w:eastAsiaTheme="minorHAnsi"/>
              </w:rPr>
              <w:t>O Christ, Logos of the Father,</w:t>
            </w:r>
          </w:p>
          <w:p w14:paraId="4E8E843B" w14:textId="77777777" w:rsidR="000C38C3" w:rsidRPr="007425E1" w:rsidRDefault="000C38C3" w:rsidP="009F2782">
            <w:pPr>
              <w:pStyle w:val="EngHang"/>
              <w:rPr>
                <w:rFonts w:eastAsiaTheme="minorHAnsi"/>
              </w:rPr>
            </w:pPr>
            <w:r w:rsidRPr="007425E1">
              <w:rPr>
                <w:rFonts w:eastAsiaTheme="minorHAnsi"/>
              </w:rPr>
              <w:t>The Only-Begotten God,</w:t>
            </w:r>
          </w:p>
          <w:p w14:paraId="4C73BAFE" w14:textId="77777777" w:rsidR="000C38C3" w:rsidRPr="007425E1" w:rsidRDefault="000C38C3" w:rsidP="009F2782">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0ED97E97" w14:textId="77777777" w:rsidR="000C38C3" w:rsidRDefault="000C38C3" w:rsidP="009F2782">
            <w:pPr>
              <w:pStyle w:val="EngHangEnd"/>
            </w:pPr>
            <w:r w:rsidRPr="007425E1">
              <w:rPr>
                <w:rFonts w:eastAsiaTheme="minorHAnsi"/>
              </w:rPr>
              <w:t>Which is full of joy.</w:t>
            </w:r>
          </w:p>
        </w:tc>
        <w:tc>
          <w:tcPr>
            <w:tcW w:w="288" w:type="dxa"/>
          </w:tcPr>
          <w:p w14:paraId="48DA11F0" w14:textId="77777777" w:rsidR="000C38C3" w:rsidRDefault="000C38C3" w:rsidP="009F2782"/>
        </w:tc>
        <w:tc>
          <w:tcPr>
            <w:tcW w:w="288" w:type="dxa"/>
          </w:tcPr>
          <w:p w14:paraId="70EF0F08" w14:textId="77777777" w:rsidR="000C38C3" w:rsidRDefault="000C38C3" w:rsidP="009F2782">
            <w:pPr>
              <w:pStyle w:val="CopticCross"/>
            </w:pPr>
          </w:p>
        </w:tc>
        <w:tc>
          <w:tcPr>
            <w:tcW w:w="3960" w:type="dxa"/>
          </w:tcPr>
          <w:p w14:paraId="1E20A6DC" w14:textId="77777777" w:rsidR="000C38C3" w:rsidRDefault="000C38C3" w:rsidP="009F2782">
            <w:pPr>
              <w:pStyle w:val="CopticVersemulti-line"/>
            </w:pPr>
            <w:r w:rsidRPr="001A05D1">
              <w:t>Ⲡⲭ̅ⲥ ⲡⲓⲗⲟⲅⲟⲥ ⲛ̀ⲧⲉ Ⲫ̀ⲓⲱⲧ</w:t>
            </w:r>
          </w:p>
          <w:p w14:paraId="65AE10A0" w14:textId="77777777" w:rsidR="000C38C3" w:rsidRDefault="000C38C3" w:rsidP="009F2782">
            <w:pPr>
              <w:pStyle w:val="CopticVersemulti-line"/>
            </w:pPr>
            <w:r w:rsidRPr="001A05D1">
              <w:t>ⲡⲓⲙⲟⲛⲟⲅⲉⲛⲏⲥ ⲛ̀ⲛⲟⲩϯ</w:t>
            </w:r>
          </w:p>
          <w:p w14:paraId="61C0A7A2" w14:textId="77777777" w:rsidR="000C38C3" w:rsidRDefault="000C38C3" w:rsidP="009F2782">
            <w:pPr>
              <w:pStyle w:val="CopticVersemulti-line"/>
            </w:pPr>
            <w:r w:rsidRPr="001A05D1">
              <w:t>ⲉⲕⲉ̀ϯ ⲛⲁⲛ ⲛ̀ⲧⲉⲕϩⲓⲣⲏⲛⲏ</w:t>
            </w:r>
          </w:p>
          <w:p w14:paraId="36EBE611" w14:textId="77777777" w:rsidR="000C38C3" w:rsidRDefault="000C38C3" w:rsidP="009F2782">
            <w:pPr>
              <w:pStyle w:val="CopticVerse"/>
            </w:pPr>
            <w:r w:rsidRPr="001A05D1">
              <w:t>ⲑⲁⲓ ⲉⲑⲙⲉϩ ⲛ̀ⲣⲁϣⲓ ⲛⲓⲃⲉⲛ</w:t>
            </w:r>
          </w:p>
        </w:tc>
      </w:tr>
      <w:tr w:rsidR="000C38C3" w14:paraId="2DC3BCBE" w14:textId="77777777" w:rsidTr="009F2782">
        <w:trPr>
          <w:cantSplit/>
          <w:jc w:val="center"/>
        </w:trPr>
        <w:tc>
          <w:tcPr>
            <w:tcW w:w="288" w:type="dxa"/>
          </w:tcPr>
          <w:p w14:paraId="1939C15D" w14:textId="77777777" w:rsidR="000C38C3" w:rsidRDefault="000C38C3" w:rsidP="009F2782">
            <w:pPr>
              <w:pStyle w:val="CopticCross"/>
            </w:pPr>
            <w:r w:rsidRPr="00FB5ACB">
              <w:t>¿</w:t>
            </w:r>
          </w:p>
        </w:tc>
        <w:tc>
          <w:tcPr>
            <w:tcW w:w="3960" w:type="dxa"/>
          </w:tcPr>
          <w:p w14:paraId="57BBC56E" w14:textId="77777777" w:rsidR="000C38C3" w:rsidRPr="007425E1" w:rsidRDefault="000C38C3" w:rsidP="009F2782">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5991F316" w14:textId="77777777" w:rsidR="000C38C3" w:rsidRPr="007425E1" w:rsidRDefault="000C38C3" w:rsidP="009F2782">
            <w:pPr>
              <w:pStyle w:val="EngHang"/>
              <w:rPr>
                <w:rFonts w:eastAsiaTheme="minorHAnsi"/>
              </w:rPr>
            </w:pPr>
            <w:r>
              <w:rPr>
                <w:rFonts w:eastAsiaTheme="minorHAnsi"/>
              </w:rPr>
              <w:t>Your</w:t>
            </w:r>
            <w:r w:rsidRPr="007425E1">
              <w:rPr>
                <w:rFonts w:eastAsiaTheme="minorHAnsi"/>
              </w:rPr>
              <w:t xml:space="preserve"> holy Apostles,</w:t>
            </w:r>
          </w:p>
          <w:p w14:paraId="4F2782EF" w14:textId="77777777" w:rsidR="000C38C3" w:rsidRPr="007425E1" w:rsidRDefault="000C38C3" w:rsidP="009F2782">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39D6F2E6" w14:textId="77777777" w:rsidR="000C38C3" w:rsidRDefault="000C38C3" w:rsidP="009F2782">
            <w:pPr>
              <w:pStyle w:val="EngHangEnd"/>
            </w:pPr>
            <w:r>
              <w:t>“</w:t>
            </w:r>
            <w:r w:rsidRPr="007425E1">
              <w:t>My peace I give to you.</w:t>
            </w:r>
          </w:p>
        </w:tc>
        <w:tc>
          <w:tcPr>
            <w:tcW w:w="288" w:type="dxa"/>
          </w:tcPr>
          <w:p w14:paraId="063146DD" w14:textId="77777777" w:rsidR="000C38C3" w:rsidRDefault="000C38C3" w:rsidP="009F2782"/>
        </w:tc>
        <w:tc>
          <w:tcPr>
            <w:tcW w:w="288" w:type="dxa"/>
          </w:tcPr>
          <w:p w14:paraId="2B782F94" w14:textId="77777777" w:rsidR="000C38C3" w:rsidRDefault="000C38C3" w:rsidP="009F2782">
            <w:pPr>
              <w:pStyle w:val="CopticCross"/>
            </w:pPr>
            <w:r w:rsidRPr="00FB5ACB">
              <w:t>¿</w:t>
            </w:r>
          </w:p>
        </w:tc>
        <w:tc>
          <w:tcPr>
            <w:tcW w:w="3960" w:type="dxa"/>
          </w:tcPr>
          <w:p w14:paraId="3CC60972" w14:textId="77777777" w:rsidR="000C38C3" w:rsidRDefault="000C38C3" w:rsidP="009F2782">
            <w:pPr>
              <w:pStyle w:val="CopticVersemulti-line"/>
            </w:pPr>
            <w:r w:rsidRPr="001A05D1">
              <w:t>Ⲕⲁⲧⲁ ⲫ̀ⲣⲏϯ ⲉ̀ⲧⲁⲕⲧⲏⲓⲥ</w:t>
            </w:r>
          </w:p>
          <w:p w14:paraId="14653B99" w14:textId="77777777" w:rsidR="000C38C3" w:rsidRDefault="000C38C3" w:rsidP="009F2782">
            <w:pPr>
              <w:pStyle w:val="CopticVersemulti-line"/>
            </w:pPr>
            <w:r w:rsidRPr="001A05D1">
              <w:t>ⲛ̀ⲛⲉⲕⲁ̀ⲅⲓⲟⲥ ⲛ̀ⲁ̀ⲡⲟⲥⲧⲟⲗⲟⲥ</w:t>
            </w:r>
          </w:p>
          <w:p w14:paraId="0AAC269D" w14:textId="77777777" w:rsidR="000C38C3" w:rsidRDefault="000C38C3" w:rsidP="009F2782">
            <w:pPr>
              <w:pStyle w:val="CopticVersemulti-line"/>
            </w:pPr>
            <w:r w:rsidRPr="001A05D1">
              <w:t>ⲉⲕⲉ̀ϫⲟⲥ ⲛⲁⲛ ⲙ̀ⲡⲟⲩⲣⲏϯ</w:t>
            </w:r>
          </w:p>
          <w:p w14:paraId="09521A33" w14:textId="77777777" w:rsidR="000C38C3" w:rsidRDefault="000C38C3" w:rsidP="009F2782">
            <w:pPr>
              <w:pStyle w:val="CopticVerse"/>
            </w:pPr>
            <w:r w:rsidRPr="001A05D1">
              <w:t>ϫⲉ ⲧⲁϩⲓⲣⲏⲛⲏ ϯϯ ⲙ̀ⲙⲟⲥ ⲛⲱⲧⲉⲛ</w:t>
            </w:r>
          </w:p>
        </w:tc>
      </w:tr>
      <w:tr w:rsidR="000C38C3" w14:paraId="090A1F10" w14:textId="77777777" w:rsidTr="009F2782">
        <w:trPr>
          <w:cantSplit/>
          <w:jc w:val="center"/>
        </w:trPr>
        <w:tc>
          <w:tcPr>
            <w:tcW w:w="288" w:type="dxa"/>
          </w:tcPr>
          <w:p w14:paraId="492C90ED" w14:textId="77777777" w:rsidR="000C38C3" w:rsidRDefault="000C38C3" w:rsidP="009F2782">
            <w:pPr>
              <w:pStyle w:val="CopticCross"/>
            </w:pPr>
          </w:p>
        </w:tc>
        <w:tc>
          <w:tcPr>
            <w:tcW w:w="3960" w:type="dxa"/>
          </w:tcPr>
          <w:p w14:paraId="4DC0AE03" w14:textId="77777777" w:rsidR="000C38C3" w:rsidRPr="007425E1" w:rsidRDefault="000C38C3" w:rsidP="009F2782">
            <w:pPr>
              <w:pStyle w:val="EngHang"/>
              <w:rPr>
                <w:rFonts w:eastAsiaTheme="minorHAnsi"/>
              </w:rPr>
            </w:pPr>
            <w:r w:rsidRPr="007425E1">
              <w:rPr>
                <w:rFonts w:eastAsiaTheme="minorHAnsi"/>
              </w:rPr>
              <w:t>My peace, which I have taken</w:t>
            </w:r>
          </w:p>
          <w:p w14:paraId="73E081BA" w14:textId="77777777" w:rsidR="000C38C3" w:rsidRPr="007425E1" w:rsidRDefault="000C38C3" w:rsidP="009F2782">
            <w:pPr>
              <w:pStyle w:val="EngHang"/>
              <w:rPr>
                <w:rFonts w:eastAsiaTheme="minorHAnsi"/>
              </w:rPr>
            </w:pPr>
            <w:r w:rsidRPr="007425E1">
              <w:rPr>
                <w:rFonts w:eastAsiaTheme="minorHAnsi"/>
              </w:rPr>
              <w:t>From My Good Father,</w:t>
            </w:r>
          </w:p>
          <w:p w14:paraId="06DDB835" w14:textId="77777777" w:rsidR="000C38C3" w:rsidRPr="007425E1" w:rsidRDefault="000C38C3" w:rsidP="009F2782">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02F071A5" w14:textId="77777777" w:rsidR="000C38C3" w:rsidRDefault="000C38C3" w:rsidP="009F2782">
            <w:pPr>
              <w:pStyle w:val="EngHangEnd"/>
            </w:pPr>
            <w:r>
              <w:rPr>
                <w:rFonts w:eastAsiaTheme="minorHAnsi"/>
              </w:rPr>
              <w:t>Now and forever.”</w:t>
            </w:r>
          </w:p>
        </w:tc>
        <w:tc>
          <w:tcPr>
            <w:tcW w:w="288" w:type="dxa"/>
          </w:tcPr>
          <w:p w14:paraId="5D4476BF" w14:textId="77777777" w:rsidR="000C38C3" w:rsidRDefault="000C38C3" w:rsidP="009F2782"/>
        </w:tc>
        <w:tc>
          <w:tcPr>
            <w:tcW w:w="288" w:type="dxa"/>
          </w:tcPr>
          <w:p w14:paraId="268C52E2" w14:textId="77777777" w:rsidR="000C38C3" w:rsidRDefault="000C38C3" w:rsidP="009F2782">
            <w:pPr>
              <w:pStyle w:val="CopticCross"/>
            </w:pPr>
          </w:p>
        </w:tc>
        <w:tc>
          <w:tcPr>
            <w:tcW w:w="3960" w:type="dxa"/>
          </w:tcPr>
          <w:p w14:paraId="70547C3E" w14:textId="77777777" w:rsidR="000C38C3" w:rsidRDefault="000C38C3" w:rsidP="009F2782">
            <w:pPr>
              <w:pStyle w:val="CopticVersemulti-line"/>
            </w:pPr>
            <w:r w:rsidRPr="001A05D1">
              <w:t>Ⲧⲁϩⲓⲣⲏⲛⲏ ⲁ̀ⲛⲟⲕ</w:t>
            </w:r>
          </w:p>
          <w:p w14:paraId="742F560C" w14:textId="77777777" w:rsidR="000C38C3" w:rsidRDefault="000C38C3" w:rsidP="009F2782">
            <w:pPr>
              <w:pStyle w:val="CopticVersemulti-line"/>
            </w:pPr>
            <w:r w:rsidRPr="001A05D1">
              <w:t>ⲑⲏⲉ̀ⲧⲁⲓϭⲓⲧⲥ ϩⲓⲧⲉⲛ Ⲡⲁⲓⲱⲧ</w:t>
            </w:r>
          </w:p>
          <w:p w14:paraId="5705108E" w14:textId="77777777" w:rsidR="000C38C3" w:rsidRDefault="000C38C3" w:rsidP="009F2782">
            <w:pPr>
              <w:pStyle w:val="CopticVersemulti-line"/>
            </w:pPr>
            <w:r w:rsidRPr="001A05D1">
              <w:t xml:space="preserve">ⲁ̀ⲛⲟⲕ ϯⲭⲱ ⲙ̀ⲙⲟⲥ ⲛⲉⲙⲱⲧⲉⲛ </w:t>
            </w:r>
          </w:p>
          <w:p w14:paraId="7858FDB6" w14:textId="77777777" w:rsidR="000C38C3" w:rsidRDefault="000C38C3" w:rsidP="009F2782">
            <w:pPr>
              <w:pStyle w:val="CopticVerse"/>
            </w:pPr>
            <w:r w:rsidRPr="001A05D1">
              <w:t>ϯⲛⲟⲩ ⲛⲉⲙ ϣⲁ ⲉ̀ⲛⲉϩ</w:t>
            </w:r>
          </w:p>
        </w:tc>
      </w:tr>
      <w:tr w:rsidR="000C38C3" w14:paraId="574CDC7B" w14:textId="77777777" w:rsidTr="009F2782">
        <w:trPr>
          <w:cantSplit/>
          <w:jc w:val="center"/>
        </w:trPr>
        <w:tc>
          <w:tcPr>
            <w:tcW w:w="288" w:type="dxa"/>
          </w:tcPr>
          <w:p w14:paraId="64566AAC" w14:textId="77777777" w:rsidR="000C38C3" w:rsidRDefault="000C38C3" w:rsidP="009F2782">
            <w:pPr>
              <w:pStyle w:val="CopticCross"/>
            </w:pPr>
            <w:r w:rsidRPr="00FB5ACB">
              <w:t>¿</w:t>
            </w:r>
          </w:p>
        </w:tc>
        <w:tc>
          <w:tcPr>
            <w:tcW w:w="3960" w:type="dxa"/>
          </w:tcPr>
          <w:p w14:paraId="62473BB9" w14:textId="77777777" w:rsidR="000C38C3" w:rsidRPr="007425E1" w:rsidRDefault="000C38C3" w:rsidP="009F2782">
            <w:pPr>
              <w:pStyle w:val="EngHang"/>
              <w:rPr>
                <w:rFonts w:eastAsiaTheme="minorHAnsi"/>
              </w:rPr>
            </w:pPr>
            <w:r w:rsidRPr="007425E1">
              <w:rPr>
                <w:rFonts w:eastAsiaTheme="minorHAnsi"/>
              </w:rPr>
              <w:t xml:space="preserve">O angel of this </w:t>
            </w:r>
            <w:r>
              <w:t>{</w:t>
            </w:r>
            <w:r w:rsidRPr="007425E1">
              <w:rPr>
                <w:rFonts w:eastAsiaTheme="minorHAnsi"/>
              </w:rPr>
              <w:t>evening</w:t>
            </w:r>
            <w:r>
              <w:rPr>
                <w:rFonts w:eastAsiaTheme="minorHAnsi"/>
              </w:rPr>
              <w:t>/day</w:t>
            </w:r>
            <w:r>
              <w:t>}</w:t>
            </w:r>
            <w:r w:rsidRPr="007425E1">
              <w:rPr>
                <w:rFonts w:eastAsiaTheme="minorHAnsi"/>
              </w:rPr>
              <w:t>,</w:t>
            </w:r>
          </w:p>
          <w:p w14:paraId="61CB0FFB" w14:textId="77777777" w:rsidR="000C38C3" w:rsidRPr="007425E1" w:rsidRDefault="000C38C3" w:rsidP="009F2782">
            <w:pPr>
              <w:pStyle w:val="EngHang"/>
              <w:rPr>
                <w:rFonts w:eastAsiaTheme="minorHAnsi"/>
              </w:rPr>
            </w:pPr>
            <w:r w:rsidRPr="007425E1">
              <w:rPr>
                <w:rFonts w:eastAsiaTheme="minorHAnsi"/>
              </w:rPr>
              <w:t xml:space="preserve">Flying up </w:t>
            </w:r>
            <w:commentRangeStart w:id="131"/>
            <w:r w:rsidRPr="007425E1">
              <w:rPr>
                <w:rFonts w:eastAsiaTheme="minorHAnsi"/>
              </w:rPr>
              <w:t xml:space="preserve">with </w:t>
            </w:r>
            <w:commentRangeEnd w:id="131"/>
            <w:r>
              <w:rPr>
                <w:rStyle w:val="CommentReference"/>
                <w:rFonts w:ascii="Times New Roman" w:eastAsiaTheme="minorHAnsi" w:hAnsi="Times New Roman" w:cstheme="minorBidi"/>
                <w:color w:val="auto"/>
              </w:rPr>
              <w:commentReference w:id="131"/>
            </w:r>
            <w:r w:rsidRPr="007425E1">
              <w:rPr>
                <w:rFonts w:eastAsiaTheme="minorHAnsi"/>
              </w:rPr>
              <w:t>this hymn,</w:t>
            </w:r>
          </w:p>
          <w:p w14:paraId="4630FFFA" w14:textId="77777777" w:rsidR="000C38C3" w:rsidRPr="007425E1" w:rsidRDefault="000C38C3" w:rsidP="009F2782">
            <w:pPr>
              <w:pStyle w:val="EngHang"/>
              <w:rPr>
                <w:rFonts w:eastAsiaTheme="minorHAnsi"/>
              </w:rPr>
            </w:pPr>
            <w:r w:rsidRPr="007425E1">
              <w:rPr>
                <w:rFonts w:eastAsiaTheme="minorHAnsi"/>
              </w:rPr>
              <w:t>Remember us before the Lord,</w:t>
            </w:r>
          </w:p>
          <w:p w14:paraId="60D8F3F5" w14:textId="77777777" w:rsidR="000C38C3" w:rsidRDefault="000C38C3" w:rsidP="009F2782">
            <w:pPr>
              <w:pStyle w:val="EngHangEnd"/>
            </w:pPr>
            <w:r w:rsidRPr="007425E1">
              <w:t>That He may forgive us our sins</w:t>
            </w:r>
          </w:p>
        </w:tc>
        <w:tc>
          <w:tcPr>
            <w:tcW w:w="288" w:type="dxa"/>
          </w:tcPr>
          <w:p w14:paraId="7E13EB8C" w14:textId="77777777" w:rsidR="000C38C3" w:rsidRDefault="000C38C3" w:rsidP="009F2782"/>
        </w:tc>
        <w:tc>
          <w:tcPr>
            <w:tcW w:w="288" w:type="dxa"/>
          </w:tcPr>
          <w:p w14:paraId="5D404920" w14:textId="77777777" w:rsidR="000C38C3" w:rsidRDefault="000C38C3" w:rsidP="009F2782">
            <w:pPr>
              <w:pStyle w:val="CopticCross"/>
            </w:pPr>
            <w:r w:rsidRPr="00FB5ACB">
              <w:t>¿</w:t>
            </w:r>
          </w:p>
        </w:tc>
        <w:tc>
          <w:tcPr>
            <w:tcW w:w="3960" w:type="dxa"/>
          </w:tcPr>
          <w:p w14:paraId="064246CA" w14:textId="77777777" w:rsidR="000C38C3" w:rsidRDefault="000C38C3" w:rsidP="009F2782">
            <w:pPr>
              <w:pStyle w:val="CopticVersemulti-line"/>
            </w:pPr>
            <w:r w:rsidRPr="001A05D1">
              <w:t xml:space="preserve">Ⲡⲓⲁⲅⲅⲉⲗⲟⲥ ⲛ̀ⲧⲉ </w:t>
            </w:r>
            <w:commentRangeStart w:id="132"/>
            <w:r w:rsidRPr="00582AD7">
              <w:t>ⲡⲁⲓ ⲉ̀ϩⲟⲟⲩ</w:t>
            </w:r>
            <w:commentRangeEnd w:id="132"/>
            <w:r>
              <w:rPr>
                <w:rStyle w:val="CommentReference"/>
                <w:rFonts w:ascii="Garamond" w:hAnsi="Garamond" w:cstheme="minorBidi"/>
                <w:noProof w:val="0"/>
                <w:lang w:val="en-CA"/>
              </w:rPr>
              <w:commentReference w:id="132"/>
            </w:r>
          </w:p>
          <w:p w14:paraId="37A27805" w14:textId="77777777" w:rsidR="000C38C3" w:rsidRDefault="000C38C3" w:rsidP="009F2782">
            <w:pPr>
              <w:pStyle w:val="CopticVersemulti-line"/>
            </w:pPr>
            <w:r w:rsidRPr="001A05D1">
              <w:t>ⲉⲧϩⲏⲗ ⲉ̀ⲡ̀ϭⲓⲥⲓ ⲛⲉⲙ ⲡⲁⲓϩⲩⲙⲛⲟⲥ</w:t>
            </w:r>
          </w:p>
          <w:p w14:paraId="6EE319FA" w14:textId="77777777" w:rsidR="000C38C3" w:rsidRDefault="000C38C3" w:rsidP="009F2782">
            <w:pPr>
              <w:pStyle w:val="CopticVersemulti-line"/>
            </w:pPr>
            <w:r w:rsidRPr="001A05D1">
              <w:t>ⲁⲣⲓⲡⲉⲛⲙⲉⲩⲓ̀ ϧⲁⲧ̀ϩⲏ ⲙ̀Ⲡⲟ̅ⲥ̅</w:t>
            </w:r>
          </w:p>
          <w:p w14:paraId="19687493" w14:textId="77777777" w:rsidR="000C38C3" w:rsidRDefault="000C38C3" w:rsidP="009F2782">
            <w:pPr>
              <w:pStyle w:val="CopticVerse"/>
            </w:pPr>
            <w:r w:rsidRPr="001A05D1">
              <w:t>ⲛ̀ⲧⲉϥⲭⲁ ⲛⲉⲛⲛⲟⲃⲓ ⲛⲁⲛ ⲉ̀ⲃⲟⲗ</w:t>
            </w:r>
          </w:p>
        </w:tc>
      </w:tr>
      <w:tr w:rsidR="000C38C3" w14:paraId="11FA4885" w14:textId="77777777" w:rsidTr="009F2782">
        <w:trPr>
          <w:cantSplit/>
          <w:jc w:val="center"/>
        </w:trPr>
        <w:tc>
          <w:tcPr>
            <w:tcW w:w="288" w:type="dxa"/>
          </w:tcPr>
          <w:p w14:paraId="3AB3338D" w14:textId="77777777" w:rsidR="000C38C3" w:rsidRDefault="000C38C3" w:rsidP="009F2782">
            <w:pPr>
              <w:pStyle w:val="CopticCross"/>
            </w:pPr>
          </w:p>
        </w:tc>
        <w:tc>
          <w:tcPr>
            <w:tcW w:w="3960" w:type="dxa"/>
          </w:tcPr>
          <w:p w14:paraId="07CD6C09" w14:textId="77777777" w:rsidR="000C38C3" w:rsidRPr="007425E1" w:rsidRDefault="000C38C3" w:rsidP="009F2782">
            <w:pPr>
              <w:pStyle w:val="EngHang"/>
              <w:rPr>
                <w:rFonts w:eastAsiaTheme="minorHAnsi"/>
              </w:rPr>
            </w:pPr>
            <w:r w:rsidRPr="007425E1">
              <w:rPr>
                <w:rFonts w:eastAsiaTheme="minorHAnsi"/>
              </w:rPr>
              <w:t>The sick, O Lord, heal them;</w:t>
            </w:r>
          </w:p>
          <w:p w14:paraId="6EB65781" w14:textId="77777777" w:rsidR="000C38C3" w:rsidRPr="007425E1" w:rsidRDefault="000C38C3" w:rsidP="009F2782">
            <w:pPr>
              <w:pStyle w:val="EngHang"/>
              <w:rPr>
                <w:rFonts w:eastAsiaTheme="minorHAnsi"/>
              </w:rPr>
            </w:pPr>
            <w:r w:rsidRPr="007425E1">
              <w:rPr>
                <w:rFonts w:eastAsiaTheme="minorHAnsi"/>
              </w:rPr>
              <w:t>Those who slept, repose them;</w:t>
            </w:r>
          </w:p>
          <w:p w14:paraId="6447DF94" w14:textId="77777777" w:rsidR="000C38C3" w:rsidRPr="007425E1" w:rsidRDefault="000C38C3" w:rsidP="009F2782">
            <w:pPr>
              <w:pStyle w:val="EngHang"/>
              <w:rPr>
                <w:rFonts w:eastAsiaTheme="minorHAnsi"/>
              </w:rPr>
            </w:pPr>
            <w:r w:rsidRPr="007425E1">
              <w:rPr>
                <w:rFonts w:eastAsiaTheme="minorHAnsi"/>
              </w:rPr>
              <w:t>And all our brethren in distress,</w:t>
            </w:r>
          </w:p>
          <w:p w14:paraId="34592A60" w14:textId="77777777" w:rsidR="000C38C3" w:rsidRDefault="000C38C3" w:rsidP="009F2782">
            <w:pPr>
              <w:pStyle w:val="EngHangEnd"/>
            </w:pPr>
            <w:r w:rsidRPr="007425E1">
              <w:t>Help us, O Lord, and all of them.</w:t>
            </w:r>
          </w:p>
        </w:tc>
        <w:tc>
          <w:tcPr>
            <w:tcW w:w="288" w:type="dxa"/>
          </w:tcPr>
          <w:p w14:paraId="5BBB7725" w14:textId="77777777" w:rsidR="000C38C3" w:rsidRDefault="000C38C3" w:rsidP="009F2782"/>
        </w:tc>
        <w:tc>
          <w:tcPr>
            <w:tcW w:w="288" w:type="dxa"/>
          </w:tcPr>
          <w:p w14:paraId="41D6B137" w14:textId="77777777" w:rsidR="000C38C3" w:rsidRDefault="000C38C3" w:rsidP="009F2782">
            <w:pPr>
              <w:pStyle w:val="CopticCross"/>
            </w:pPr>
          </w:p>
        </w:tc>
        <w:tc>
          <w:tcPr>
            <w:tcW w:w="3960" w:type="dxa"/>
          </w:tcPr>
          <w:p w14:paraId="64595E99" w14:textId="77777777" w:rsidR="000C38C3" w:rsidRDefault="000C38C3" w:rsidP="009F2782">
            <w:pPr>
              <w:pStyle w:val="CopticVersemulti-line"/>
            </w:pPr>
            <w:r w:rsidRPr="001A05D1">
              <w:t xml:space="preserve">Ⲛⲏⲉⲧϣⲱⲛⲓ ⲙⲁⲧⲁⲗϭⲱⲟⲩ </w:t>
            </w:r>
          </w:p>
          <w:p w14:paraId="538F08B2" w14:textId="77777777" w:rsidR="000C38C3" w:rsidRDefault="000C38C3" w:rsidP="009F2782">
            <w:pPr>
              <w:pStyle w:val="CopticVersemulti-line"/>
            </w:pPr>
            <w:r w:rsidRPr="001A05D1">
              <w:t xml:space="preserve">ⲛⲏⲉ̀ⲧⲁⲩⲉⲛⲕⲟⲧ Ⲡⲟ̅ⲥ̅ ⲙⲁⲙ̀ⲧⲟⲛ ⲛⲱⲟⲩ </w:t>
            </w:r>
          </w:p>
          <w:p w14:paraId="314D6AD5" w14:textId="77777777" w:rsidR="000C38C3" w:rsidRDefault="000C38C3" w:rsidP="009F2782">
            <w:pPr>
              <w:pStyle w:val="CopticVersemulti-line"/>
            </w:pPr>
            <w:r w:rsidRPr="001A05D1">
              <w:t xml:space="preserve">ⲛⲉⲛⲥ̀ⲛⲏⲟⲩ ⲉⲧⲭⲏ ϧⲉⲛ ϩⲟϫϩⲉϫ ⲛⲓⲃⲉⲛ </w:t>
            </w:r>
          </w:p>
          <w:p w14:paraId="020842E0" w14:textId="77777777" w:rsidR="000C38C3" w:rsidRDefault="000C38C3" w:rsidP="009F2782">
            <w:pPr>
              <w:pStyle w:val="CopticVerse"/>
            </w:pPr>
            <w:r w:rsidRPr="001A05D1">
              <w:t>Ⲡⲁⲟ̅ⲥ̅ ⲁ̀ⲣⲓⲃⲟⲑⲓⲛ ⲉ̀ⲣⲟⲛ ⲛⲉⲙⲱⲟⲩ</w:t>
            </w:r>
          </w:p>
        </w:tc>
      </w:tr>
      <w:tr w:rsidR="000C38C3" w14:paraId="363CEDF0" w14:textId="77777777" w:rsidTr="009F2782">
        <w:trPr>
          <w:cantSplit/>
          <w:jc w:val="center"/>
        </w:trPr>
        <w:tc>
          <w:tcPr>
            <w:tcW w:w="288" w:type="dxa"/>
          </w:tcPr>
          <w:p w14:paraId="49BCD230" w14:textId="77777777" w:rsidR="000C38C3" w:rsidRDefault="000C38C3" w:rsidP="009F2782">
            <w:pPr>
              <w:pStyle w:val="CopticCross"/>
            </w:pPr>
            <w:r w:rsidRPr="00FB5ACB">
              <w:t>¿</w:t>
            </w:r>
          </w:p>
        </w:tc>
        <w:tc>
          <w:tcPr>
            <w:tcW w:w="3960" w:type="dxa"/>
          </w:tcPr>
          <w:p w14:paraId="6BD84AEF" w14:textId="77777777" w:rsidR="000C38C3" w:rsidRPr="007425E1" w:rsidRDefault="000C38C3" w:rsidP="009F2782">
            <w:pPr>
              <w:pStyle w:val="EngHang"/>
              <w:rPr>
                <w:rFonts w:eastAsiaTheme="minorHAnsi"/>
              </w:rPr>
            </w:pPr>
            <w:r w:rsidRPr="007425E1">
              <w:rPr>
                <w:rFonts w:eastAsiaTheme="minorHAnsi"/>
              </w:rPr>
              <w:t>May God bless us;</w:t>
            </w:r>
          </w:p>
          <w:p w14:paraId="63BFA84F" w14:textId="77777777" w:rsidR="000C38C3" w:rsidRPr="007425E1" w:rsidRDefault="000C38C3" w:rsidP="009F2782">
            <w:pPr>
              <w:pStyle w:val="EngHang"/>
              <w:rPr>
                <w:rFonts w:eastAsiaTheme="minorHAnsi"/>
              </w:rPr>
            </w:pPr>
            <w:r w:rsidRPr="007425E1">
              <w:rPr>
                <w:rFonts w:eastAsiaTheme="minorHAnsi"/>
              </w:rPr>
              <w:t xml:space="preserve">And let us </w:t>
            </w:r>
            <w:commentRangeStart w:id="133"/>
            <w:r w:rsidRPr="007425E1">
              <w:rPr>
                <w:rFonts w:eastAsiaTheme="minorHAnsi"/>
              </w:rPr>
              <w:t xml:space="preserve">bless </w:t>
            </w:r>
            <w:commentRangeEnd w:id="133"/>
            <w:r>
              <w:rPr>
                <w:rStyle w:val="CommentReference"/>
                <w:rFonts w:ascii="Times New Roman" w:eastAsiaTheme="minorHAnsi" w:hAnsi="Times New Roman" w:cstheme="minorBidi"/>
                <w:color w:val="auto"/>
              </w:rPr>
              <w:commentReference w:id="133"/>
            </w:r>
            <w:r w:rsidRPr="007425E1">
              <w:rPr>
                <w:rFonts w:eastAsiaTheme="minorHAnsi"/>
              </w:rPr>
              <w:t>His Holy Name;</w:t>
            </w:r>
          </w:p>
          <w:p w14:paraId="4AA8D7B5" w14:textId="77777777" w:rsidR="000C38C3" w:rsidRPr="007425E1" w:rsidRDefault="000C38C3" w:rsidP="009F2782">
            <w:pPr>
              <w:pStyle w:val="EngHang"/>
              <w:rPr>
                <w:rFonts w:eastAsiaTheme="minorHAnsi"/>
              </w:rPr>
            </w:pPr>
            <w:r w:rsidRPr="007425E1">
              <w:rPr>
                <w:rFonts w:eastAsiaTheme="minorHAnsi"/>
              </w:rPr>
              <w:t>And may His praise be</w:t>
            </w:r>
          </w:p>
          <w:p w14:paraId="4A682201" w14:textId="77777777" w:rsidR="000C38C3" w:rsidRDefault="000C38C3" w:rsidP="009F2782">
            <w:pPr>
              <w:pStyle w:val="EngHangEnd"/>
            </w:pPr>
            <w:r w:rsidRPr="007425E1">
              <w:t>Always on our lips.</w:t>
            </w:r>
          </w:p>
        </w:tc>
        <w:tc>
          <w:tcPr>
            <w:tcW w:w="288" w:type="dxa"/>
          </w:tcPr>
          <w:p w14:paraId="17ED65BE" w14:textId="77777777" w:rsidR="000C38C3" w:rsidRDefault="000C38C3" w:rsidP="009F2782"/>
        </w:tc>
        <w:tc>
          <w:tcPr>
            <w:tcW w:w="288" w:type="dxa"/>
          </w:tcPr>
          <w:p w14:paraId="0964FAA6" w14:textId="77777777" w:rsidR="000C38C3" w:rsidRDefault="000C38C3" w:rsidP="009F2782">
            <w:pPr>
              <w:pStyle w:val="CopticCross"/>
            </w:pPr>
            <w:r w:rsidRPr="00FB5ACB">
              <w:t>¿</w:t>
            </w:r>
          </w:p>
        </w:tc>
        <w:tc>
          <w:tcPr>
            <w:tcW w:w="3960" w:type="dxa"/>
          </w:tcPr>
          <w:p w14:paraId="01F076DE" w14:textId="77777777" w:rsidR="000C38C3" w:rsidRDefault="000C38C3" w:rsidP="009F2782">
            <w:pPr>
              <w:pStyle w:val="CopticVersemulti-line"/>
            </w:pPr>
            <w:r w:rsidRPr="001A05D1">
              <w:t>Ⲉϥⲉ̀ⲥ̀ⲙⲟⲩ ⲉ̀ⲣⲟⲛ ⲛ̀ϫⲉ Ⲫϯ</w:t>
            </w:r>
          </w:p>
          <w:p w14:paraId="010CDDD9" w14:textId="77777777" w:rsidR="000C38C3" w:rsidRDefault="000C38C3" w:rsidP="009F2782">
            <w:pPr>
              <w:pStyle w:val="CopticVersemulti-line"/>
            </w:pPr>
            <w:r w:rsidRPr="001A05D1">
              <w:t>ⲧⲉⲛⲛⲁ̀ⲥⲙⲟⲩ ⲉ̀ⲡⲉϥⲣⲁⲛ ⲉ̅ⲑ̅ⲩ</w:t>
            </w:r>
          </w:p>
          <w:p w14:paraId="65A76DFA" w14:textId="77777777" w:rsidR="000C38C3" w:rsidRDefault="000C38C3" w:rsidP="009F2782">
            <w:pPr>
              <w:pStyle w:val="CopticVersemulti-line"/>
            </w:pPr>
            <w:r w:rsidRPr="001A05D1">
              <w:t>ⲛ̀ⲥⲏⲟⲩ ⲛⲓⲃⲉⲛ ⲉ̀ⲣⲉ ⲡⲉϥⲥ̀ⲙⲟⲩ</w:t>
            </w:r>
          </w:p>
          <w:p w14:paraId="6332FDBC" w14:textId="77777777" w:rsidR="000C38C3" w:rsidRDefault="000C38C3" w:rsidP="009F2782">
            <w:pPr>
              <w:pStyle w:val="CopticVerse"/>
            </w:pPr>
            <w:r w:rsidRPr="001A05D1">
              <w:t>ⲛⲁϣⲱⲡⲓ ⲉϥⲙⲏⲛ ⲉ̀ⲃⲟⲗ ϧⲉⲛ ⲣⲱⲛ</w:t>
            </w:r>
          </w:p>
        </w:tc>
      </w:tr>
      <w:tr w:rsidR="000C38C3" w14:paraId="78ED1B02" w14:textId="77777777" w:rsidTr="009F2782">
        <w:trPr>
          <w:cantSplit/>
          <w:jc w:val="center"/>
        </w:trPr>
        <w:tc>
          <w:tcPr>
            <w:tcW w:w="288" w:type="dxa"/>
          </w:tcPr>
          <w:p w14:paraId="5A80E574" w14:textId="77777777" w:rsidR="000C38C3" w:rsidRDefault="000C38C3" w:rsidP="009F2782">
            <w:pPr>
              <w:pStyle w:val="CopticCross"/>
            </w:pPr>
          </w:p>
        </w:tc>
        <w:tc>
          <w:tcPr>
            <w:tcW w:w="3960" w:type="dxa"/>
          </w:tcPr>
          <w:p w14:paraId="1DEF881B" w14:textId="77777777" w:rsidR="000C38C3" w:rsidRPr="007425E1" w:rsidRDefault="000C38C3" w:rsidP="009F2782">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09453C0B" w14:textId="77777777" w:rsidR="000C38C3" w:rsidRPr="007425E1" w:rsidRDefault="000C38C3" w:rsidP="009F2782">
            <w:pPr>
              <w:pStyle w:val="EngHang"/>
              <w:rPr>
                <w:rFonts w:eastAsiaTheme="minorHAnsi"/>
              </w:rPr>
            </w:pPr>
            <w:r w:rsidRPr="007425E1">
              <w:rPr>
                <w:rFonts w:eastAsiaTheme="minorHAnsi"/>
              </w:rPr>
              <w:t>And the Holy Spirit,</w:t>
            </w:r>
          </w:p>
          <w:p w14:paraId="401D295E" w14:textId="77777777" w:rsidR="000C38C3" w:rsidRPr="007425E1" w:rsidRDefault="000C38C3" w:rsidP="009F2782">
            <w:pPr>
              <w:pStyle w:val="EngHang"/>
              <w:rPr>
                <w:rFonts w:eastAsiaTheme="minorHAnsi"/>
              </w:rPr>
            </w:pPr>
            <w:r w:rsidRPr="007425E1">
              <w:rPr>
                <w:rFonts w:eastAsiaTheme="minorHAnsi"/>
              </w:rPr>
              <w:t>The perfect Trinity:</w:t>
            </w:r>
          </w:p>
          <w:p w14:paraId="39C8DDE8" w14:textId="77777777" w:rsidR="000C38C3" w:rsidRDefault="000C38C3" w:rsidP="009F2782">
            <w:pPr>
              <w:pStyle w:val="EngHangEnd"/>
            </w:pPr>
            <w:r>
              <w:t xml:space="preserve">We worship Him, we </w:t>
            </w:r>
            <w:r w:rsidRPr="007425E1">
              <w:t>glorify Him.</w:t>
            </w:r>
          </w:p>
        </w:tc>
        <w:tc>
          <w:tcPr>
            <w:tcW w:w="288" w:type="dxa"/>
          </w:tcPr>
          <w:p w14:paraId="69F5D031" w14:textId="77777777" w:rsidR="000C38C3" w:rsidRDefault="000C38C3" w:rsidP="009F2782"/>
        </w:tc>
        <w:tc>
          <w:tcPr>
            <w:tcW w:w="288" w:type="dxa"/>
          </w:tcPr>
          <w:p w14:paraId="1640C983" w14:textId="77777777" w:rsidR="000C38C3" w:rsidRDefault="000C38C3" w:rsidP="009F2782">
            <w:pPr>
              <w:pStyle w:val="CopticCross"/>
            </w:pPr>
          </w:p>
        </w:tc>
        <w:tc>
          <w:tcPr>
            <w:tcW w:w="3960" w:type="dxa"/>
          </w:tcPr>
          <w:p w14:paraId="4E7F54AC" w14:textId="77777777" w:rsidR="000C38C3" w:rsidRDefault="000C38C3" w:rsidP="009F2782">
            <w:pPr>
              <w:pStyle w:val="CopticVersemulti-line"/>
            </w:pPr>
            <w:r w:rsidRPr="001A05D1">
              <w:t>Ϫⲉ ϥ̀ⲥ̀ⲙⲁⲣⲱⲟⲩⲧ ⲛ̀ϫⲉ Ⲫ̀ⲓⲱⲧ ⲛⲉⲙ ̀Ⲡϣⲏⲣⲓ</w:t>
            </w:r>
          </w:p>
          <w:p w14:paraId="05E0192A" w14:textId="77777777" w:rsidR="000C38C3" w:rsidRDefault="000C38C3" w:rsidP="009F2782">
            <w:pPr>
              <w:pStyle w:val="CopticVersemulti-line"/>
            </w:pPr>
            <w:r w:rsidRPr="001A05D1">
              <w:t>ⲛⲉⲙ Ⲡⲓⲡ̀ⲛⲉⲩⲙⲁ ⲉ̀ⲑⲟⲩⲁⲃ</w:t>
            </w:r>
          </w:p>
          <w:p w14:paraId="01320919" w14:textId="77777777" w:rsidR="000C38C3" w:rsidRDefault="000C38C3" w:rsidP="009F2782">
            <w:pPr>
              <w:pStyle w:val="CopticVersemulti-line"/>
            </w:pPr>
            <w:r w:rsidRPr="001A05D1">
              <w:t>Ϯⲧ̀ⲣⲓⲁⲥ ⲉⲧϫⲏⲕ ⲉ̀ⲃⲟⲗ</w:t>
            </w:r>
          </w:p>
          <w:p w14:paraId="7793B754" w14:textId="77777777" w:rsidR="000C38C3" w:rsidRDefault="000C38C3" w:rsidP="009F2782">
            <w:pPr>
              <w:pStyle w:val="CopticVerse"/>
            </w:pPr>
            <w:r w:rsidRPr="001A05D1">
              <w:t>ⲧⲉⲛⲟⲩⲱϣⲧ ⲙ̀ⲙⲟⲥ ⲧⲉⲛϯⲱ̀ⲟⲩ ⲛⲁⲥ</w:t>
            </w:r>
          </w:p>
        </w:tc>
      </w:tr>
      <w:tr w:rsidR="00DE5308" w14:paraId="051D74D5" w14:textId="77777777" w:rsidTr="00DE5308">
        <w:trPr>
          <w:cantSplit/>
          <w:jc w:val="center"/>
        </w:trPr>
        <w:tc>
          <w:tcPr>
            <w:tcW w:w="288" w:type="dxa"/>
          </w:tcPr>
          <w:p w14:paraId="03211088" w14:textId="77777777" w:rsidR="00DE5308" w:rsidRDefault="00DE5308" w:rsidP="00DE5308">
            <w:pPr>
              <w:pStyle w:val="CopticCross"/>
            </w:pPr>
          </w:p>
        </w:tc>
        <w:tc>
          <w:tcPr>
            <w:tcW w:w="3960" w:type="dxa"/>
          </w:tcPr>
          <w:p w14:paraId="2683F585" w14:textId="77777777" w:rsidR="00DE5308" w:rsidRPr="007425E1" w:rsidRDefault="00DE5308" w:rsidP="00DE5308">
            <w:pPr>
              <w:pStyle w:val="EngHang"/>
              <w:rPr>
                <w:rFonts w:eastAsiaTheme="minorHAnsi"/>
              </w:rPr>
            </w:pPr>
            <w:r w:rsidRPr="007425E1">
              <w:rPr>
                <w:rFonts w:eastAsiaTheme="minorHAnsi"/>
              </w:rPr>
              <w:t>The sick, O Lord, heal them;</w:t>
            </w:r>
          </w:p>
          <w:p w14:paraId="2F6EA711" w14:textId="77777777" w:rsidR="00DE5308" w:rsidRPr="007425E1" w:rsidRDefault="00DE5308" w:rsidP="00DE5308">
            <w:pPr>
              <w:pStyle w:val="EngHang"/>
              <w:rPr>
                <w:rFonts w:eastAsiaTheme="minorHAnsi"/>
              </w:rPr>
            </w:pPr>
            <w:r w:rsidRPr="007425E1">
              <w:rPr>
                <w:rFonts w:eastAsiaTheme="minorHAnsi"/>
              </w:rPr>
              <w:t>Those who slept, repose them;</w:t>
            </w:r>
          </w:p>
          <w:p w14:paraId="430C070D" w14:textId="77777777" w:rsidR="00DE5308" w:rsidRPr="007425E1" w:rsidRDefault="00DE5308" w:rsidP="00DE5308">
            <w:pPr>
              <w:pStyle w:val="EngHang"/>
              <w:rPr>
                <w:rFonts w:eastAsiaTheme="minorHAnsi"/>
              </w:rPr>
            </w:pPr>
            <w:r w:rsidRPr="007425E1">
              <w:rPr>
                <w:rFonts w:eastAsiaTheme="minorHAnsi"/>
              </w:rPr>
              <w:t>And all our brethren in distress,</w:t>
            </w:r>
          </w:p>
          <w:p w14:paraId="3F774953" w14:textId="77777777" w:rsidR="00DE5308" w:rsidRDefault="00DE5308" w:rsidP="00DE5308">
            <w:pPr>
              <w:pStyle w:val="EngHangEnd"/>
            </w:pPr>
            <w:r w:rsidRPr="007425E1">
              <w:t>Help us, O Lord, and all of them.</w:t>
            </w:r>
          </w:p>
        </w:tc>
        <w:tc>
          <w:tcPr>
            <w:tcW w:w="288" w:type="dxa"/>
          </w:tcPr>
          <w:p w14:paraId="5E44D98E" w14:textId="77777777" w:rsidR="00DE5308" w:rsidRDefault="00DE5308" w:rsidP="00DE5308"/>
        </w:tc>
        <w:tc>
          <w:tcPr>
            <w:tcW w:w="288" w:type="dxa"/>
          </w:tcPr>
          <w:p w14:paraId="125B05B7" w14:textId="77777777" w:rsidR="00DE5308" w:rsidRDefault="00DE5308" w:rsidP="00DE5308">
            <w:pPr>
              <w:pStyle w:val="CopticCross"/>
            </w:pPr>
          </w:p>
        </w:tc>
        <w:tc>
          <w:tcPr>
            <w:tcW w:w="3960" w:type="dxa"/>
          </w:tcPr>
          <w:p w14:paraId="48F6EAE3" w14:textId="77777777" w:rsidR="00DE5308" w:rsidRDefault="00DE5308" w:rsidP="00DE5308">
            <w:pPr>
              <w:pStyle w:val="CopticVersemulti-line"/>
            </w:pPr>
            <w:r w:rsidRPr="001A05D1">
              <w:t xml:space="preserve">Ⲛⲏⲉⲧϣⲱⲛⲓ ⲙⲁⲧⲁⲗϭⲱⲟⲩ </w:t>
            </w:r>
          </w:p>
          <w:p w14:paraId="439DE327" w14:textId="77777777" w:rsidR="00DE5308" w:rsidRDefault="00DE5308" w:rsidP="00DE5308">
            <w:pPr>
              <w:pStyle w:val="CopticVersemulti-line"/>
            </w:pPr>
            <w:r w:rsidRPr="001A05D1">
              <w:t xml:space="preserve">ⲛⲏⲉ̀ⲧⲁⲩⲉⲛⲕⲟⲧ Ⲡⲟ̅ⲥ̅ ⲙⲁⲙ̀ⲧⲟⲛ ⲛⲱⲟⲩ </w:t>
            </w:r>
          </w:p>
          <w:p w14:paraId="1B201D19" w14:textId="77777777" w:rsidR="00DE5308" w:rsidRDefault="00DE5308" w:rsidP="00DE5308">
            <w:pPr>
              <w:pStyle w:val="CopticVersemulti-line"/>
            </w:pPr>
            <w:r w:rsidRPr="001A05D1">
              <w:t xml:space="preserve">ⲛⲉⲛⲥ̀ⲛⲏⲟⲩ ⲉⲧⲭⲏ ϧⲉⲛ ϩⲟϫϩⲉϫ ⲛⲓⲃⲉⲛ </w:t>
            </w:r>
          </w:p>
          <w:p w14:paraId="3A08F7F6" w14:textId="77777777" w:rsidR="00DE5308" w:rsidRDefault="00DE5308" w:rsidP="00DE5308">
            <w:pPr>
              <w:pStyle w:val="CopticVerse"/>
            </w:pPr>
            <w:r w:rsidRPr="001A05D1">
              <w:t>Ⲡⲁⲟ̅ⲥ̅ ⲁ̀ⲣⲓⲃⲟⲑⲓⲛ ⲉ̀ⲣⲟⲛ ⲛⲉⲙⲱⲟⲩ</w:t>
            </w:r>
          </w:p>
        </w:tc>
      </w:tr>
      <w:tr w:rsidR="00DE5308" w14:paraId="75A8ADA2" w14:textId="77777777" w:rsidTr="00DE5308">
        <w:trPr>
          <w:cantSplit/>
          <w:jc w:val="center"/>
        </w:trPr>
        <w:tc>
          <w:tcPr>
            <w:tcW w:w="288" w:type="dxa"/>
          </w:tcPr>
          <w:p w14:paraId="5617C866" w14:textId="77777777" w:rsidR="00DE5308" w:rsidRDefault="00DE5308" w:rsidP="00DE5308">
            <w:pPr>
              <w:pStyle w:val="CopticCross"/>
            </w:pPr>
            <w:r>
              <w:t>¿</w:t>
            </w:r>
          </w:p>
        </w:tc>
        <w:tc>
          <w:tcPr>
            <w:tcW w:w="3960" w:type="dxa"/>
          </w:tcPr>
          <w:p w14:paraId="696FD3A8" w14:textId="77777777" w:rsidR="00DE5308" w:rsidRPr="007425E1" w:rsidRDefault="00DE5308" w:rsidP="00DE5308">
            <w:pPr>
              <w:pStyle w:val="EngHang"/>
              <w:rPr>
                <w:rFonts w:eastAsiaTheme="minorHAnsi"/>
              </w:rPr>
            </w:pPr>
            <w:r w:rsidRPr="007425E1">
              <w:rPr>
                <w:rFonts w:eastAsiaTheme="minorHAnsi"/>
              </w:rPr>
              <w:t>May God bless us;</w:t>
            </w:r>
          </w:p>
          <w:p w14:paraId="0217D5BC" w14:textId="77777777" w:rsidR="00DE5308" w:rsidRPr="007425E1" w:rsidRDefault="00DE5308" w:rsidP="00DE5308">
            <w:pPr>
              <w:pStyle w:val="EngHang"/>
              <w:rPr>
                <w:rFonts w:eastAsiaTheme="minorHAnsi"/>
              </w:rPr>
            </w:pPr>
            <w:r w:rsidRPr="007425E1">
              <w:rPr>
                <w:rFonts w:eastAsiaTheme="minorHAnsi"/>
              </w:rPr>
              <w:t xml:space="preserve">And let us </w:t>
            </w:r>
            <w:commentRangeStart w:id="134"/>
            <w:r w:rsidRPr="007425E1">
              <w:rPr>
                <w:rFonts w:eastAsiaTheme="minorHAnsi"/>
              </w:rPr>
              <w:t xml:space="preserve">bless </w:t>
            </w:r>
            <w:commentRangeEnd w:id="134"/>
            <w:r>
              <w:rPr>
                <w:rStyle w:val="CommentReference"/>
                <w:rFonts w:ascii="Times New Roman" w:eastAsiaTheme="minorHAnsi" w:hAnsi="Times New Roman" w:cstheme="minorBidi"/>
                <w:color w:val="auto"/>
              </w:rPr>
              <w:commentReference w:id="134"/>
            </w:r>
            <w:r w:rsidRPr="007425E1">
              <w:rPr>
                <w:rFonts w:eastAsiaTheme="minorHAnsi"/>
              </w:rPr>
              <w:t>His Holy Name;</w:t>
            </w:r>
          </w:p>
          <w:p w14:paraId="676F50E1" w14:textId="77777777" w:rsidR="00DE5308" w:rsidRPr="007425E1" w:rsidRDefault="00DE5308" w:rsidP="00DE5308">
            <w:pPr>
              <w:pStyle w:val="EngHang"/>
              <w:rPr>
                <w:rFonts w:eastAsiaTheme="minorHAnsi"/>
              </w:rPr>
            </w:pPr>
            <w:r w:rsidRPr="007425E1">
              <w:rPr>
                <w:rFonts w:eastAsiaTheme="minorHAnsi"/>
              </w:rPr>
              <w:t>And may His praise be</w:t>
            </w:r>
          </w:p>
          <w:p w14:paraId="347EC1CD" w14:textId="77777777" w:rsidR="00DE5308" w:rsidRDefault="00DE5308" w:rsidP="00DE5308">
            <w:pPr>
              <w:pStyle w:val="EngHangEnd"/>
            </w:pPr>
            <w:r w:rsidRPr="007425E1">
              <w:t>Always on our lips.</w:t>
            </w:r>
          </w:p>
        </w:tc>
        <w:tc>
          <w:tcPr>
            <w:tcW w:w="288" w:type="dxa"/>
          </w:tcPr>
          <w:p w14:paraId="7DDD9BD4" w14:textId="77777777" w:rsidR="00DE5308" w:rsidRDefault="00DE5308" w:rsidP="00DE5308"/>
        </w:tc>
        <w:tc>
          <w:tcPr>
            <w:tcW w:w="288" w:type="dxa"/>
          </w:tcPr>
          <w:p w14:paraId="39B0035C" w14:textId="77777777" w:rsidR="00DE5308" w:rsidRDefault="00DE5308" w:rsidP="00DE5308">
            <w:pPr>
              <w:pStyle w:val="CopticCross"/>
            </w:pPr>
            <w:r>
              <w:t>¿</w:t>
            </w:r>
          </w:p>
        </w:tc>
        <w:tc>
          <w:tcPr>
            <w:tcW w:w="3960" w:type="dxa"/>
          </w:tcPr>
          <w:p w14:paraId="307DB744" w14:textId="77777777" w:rsidR="00DE5308" w:rsidRDefault="00DE5308" w:rsidP="00DE5308">
            <w:pPr>
              <w:pStyle w:val="CopticVersemulti-line"/>
            </w:pPr>
            <w:r w:rsidRPr="001A05D1">
              <w:t>Ⲉϥⲉ̀ⲥ̀ⲙⲟⲩ ⲉ̀ⲣⲟⲛ ⲛ̀ϫⲉ Ⲫϯ</w:t>
            </w:r>
          </w:p>
          <w:p w14:paraId="61EC732F" w14:textId="77777777" w:rsidR="00DE5308" w:rsidRDefault="00DE5308" w:rsidP="00DE5308">
            <w:pPr>
              <w:pStyle w:val="CopticVersemulti-line"/>
            </w:pPr>
            <w:r w:rsidRPr="001A05D1">
              <w:t>ⲧⲉⲛⲛⲁ̀ⲥⲙⲟⲩ ⲉ̀ⲡⲉϥⲣⲁⲛ ⲉ̅ⲑ̅ⲩ</w:t>
            </w:r>
          </w:p>
          <w:p w14:paraId="470BB6DA" w14:textId="77777777" w:rsidR="00DE5308" w:rsidRDefault="00DE5308" w:rsidP="00DE5308">
            <w:pPr>
              <w:pStyle w:val="CopticVersemulti-line"/>
            </w:pPr>
            <w:r w:rsidRPr="001A05D1">
              <w:t>ⲛ̀ⲥⲏⲟⲩ ⲛⲓⲃⲉⲛ ⲉ̀ⲣⲉ ⲡⲉϥⲥ̀ⲙⲟⲩ</w:t>
            </w:r>
          </w:p>
          <w:p w14:paraId="2772AECD" w14:textId="77777777" w:rsidR="00DE5308" w:rsidRDefault="00DE5308" w:rsidP="00DE5308">
            <w:pPr>
              <w:pStyle w:val="CopticVerse"/>
            </w:pPr>
            <w:r w:rsidRPr="001A05D1">
              <w:t>ⲛⲁϣⲱⲡⲓ ⲉϥⲙⲏⲛ ⲉ̀ⲃⲟⲗ ϧⲉⲛ ⲣⲱⲛ</w:t>
            </w:r>
          </w:p>
        </w:tc>
      </w:tr>
      <w:tr w:rsidR="00DE5308" w14:paraId="4E2E6047" w14:textId="77777777" w:rsidTr="00DE5308">
        <w:trPr>
          <w:cantSplit/>
          <w:jc w:val="center"/>
        </w:trPr>
        <w:tc>
          <w:tcPr>
            <w:tcW w:w="288" w:type="dxa"/>
          </w:tcPr>
          <w:p w14:paraId="631A24C6" w14:textId="77777777" w:rsidR="00DE5308" w:rsidRDefault="00DE5308" w:rsidP="00DE5308">
            <w:pPr>
              <w:pStyle w:val="CopticCross"/>
            </w:pPr>
          </w:p>
        </w:tc>
        <w:tc>
          <w:tcPr>
            <w:tcW w:w="3960" w:type="dxa"/>
          </w:tcPr>
          <w:p w14:paraId="7D01A2C2" w14:textId="77777777" w:rsidR="00DE5308" w:rsidRPr="007425E1" w:rsidRDefault="00DE5308" w:rsidP="00DE5308">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42CDDCB8" w14:textId="77777777" w:rsidR="00DE5308" w:rsidRPr="007425E1" w:rsidRDefault="00DE5308" w:rsidP="00DE5308">
            <w:pPr>
              <w:pStyle w:val="EngHang"/>
              <w:rPr>
                <w:rFonts w:eastAsiaTheme="minorHAnsi"/>
              </w:rPr>
            </w:pPr>
            <w:r w:rsidRPr="007425E1">
              <w:rPr>
                <w:rFonts w:eastAsiaTheme="minorHAnsi"/>
              </w:rPr>
              <w:t>And the Holy Spirit,</w:t>
            </w:r>
          </w:p>
          <w:p w14:paraId="6E995C94" w14:textId="77777777" w:rsidR="00DE5308" w:rsidRPr="007425E1" w:rsidRDefault="00DE5308" w:rsidP="00DE5308">
            <w:pPr>
              <w:pStyle w:val="EngHang"/>
              <w:rPr>
                <w:rFonts w:eastAsiaTheme="minorHAnsi"/>
              </w:rPr>
            </w:pPr>
            <w:r w:rsidRPr="007425E1">
              <w:rPr>
                <w:rFonts w:eastAsiaTheme="minorHAnsi"/>
              </w:rPr>
              <w:t>The perfect Trinity:</w:t>
            </w:r>
          </w:p>
          <w:p w14:paraId="0C817C86" w14:textId="77777777" w:rsidR="00DE5308" w:rsidRDefault="00DE5308" w:rsidP="00DE5308">
            <w:pPr>
              <w:pStyle w:val="EngHangEnd"/>
            </w:pPr>
            <w:r>
              <w:t xml:space="preserve">We worship Him, we </w:t>
            </w:r>
            <w:r w:rsidRPr="007425E1">
              <w:t>glorify Him.</w:t>
            </w:r>
          </w:p>
        </w:tc>
        <w:tc>
          <w:tcPr>
            <w:tcW w:w="288" w:type="dxa"/>
          </w:tcPr>
          <w:p w14:paraId="5E92E3BD" w14:textId="77777777" w:rsidR="00DE5308" w:rsidRDefault="00DE5308" w:rsidP="00DE5308"/>
        </w:tc>
        <w:tc>
          <w:tcPr>
            <w:tcW w:w="288" w:type="dxa"/>
          </w:tcPr>
          <w:p w14:paraId="4437B94E" w14:textId="77777777" w:rsidR="00DE5308" w:rsidRDefault="00DE5308" w:rsidP="00DE5308">
            <w:pPr>
              <w:pStyle w:val="CopticCross"/>
            </w:pPr>
          </w:p>
        </w:tc>
        <w:tc>
          <w:tcPr>
            <w:tcW w:w="3960" w:type="dxa"/>
          </w:tcPr>
          <w:p w14:paraId="28CCB18A" w14:textId="77777777" w:rsidR="00DE5308" w:rsidRDefault="00DE5308" w:rsidP="00DE5308">
            <w:pPr>
              <w:pStyle w:val="CopticVersemulti-line"/>
            </w:pPr>
            <w:r w:rsidRPr="001A05D1">
              <w:t>Ϫⲉ ϥ̀ⲥ̀ⲙⲁⲣⲱⲟⲩⲧ ⲛ̀ϫⲉ Ⲫ̀ⲓⲱⲧ ⲛⲉⲙ ̀Ⲡϣⲏⲣⲓ</w:t>
            </w:r>
          </w:p>
          <w:p w14:paraId="4FC3CA8E" w14:textId="77777777" w:rsidR="00DE5308" w:rsidRDefault="00DE5308" w:rsidP="00DE5308">
            <w:pPr>
              <w:pStyle w:val="CopticVersemulti-line"/>
            </w:pPr>
            <w:r w:rsidRPr="001A05D1">
              <w:t>ⲛⲉⲙ Ⲡⲓⲡ̀ⲛⲉⲩⲙⲁ ⲉ̀ⲑⲟⲩⲁⲃ</w:t>
            </w:r>
          </w:p>
          <w:p w14:paraId="253E981B" w14:textId="77777777" w:rsidR="00DE5308" w:rsidRDefault="00DE5308" w:rsidP="00DE5308">
            <w:pPr>
              <w:pStyle w:val="CopticVersemulti-line"/>
            </w:pPr>
            <w:r w:rsidRPr="001A05D1">
              <w:t>Ϯⲧ̀ⲣⲓⲁⲥ ⲉⲧϫⲏⲕ ⲉ̀ⲃⲟⲗ</w:t>
            </w:r>
          </w:p>
          <w:p w14:paraId="6D5E1A93" w14:textId="77777777" w:rsidR="00DE5308" w:rsidRDefault="00DE5308" w:rsidP="00DE5308">
            <w:pPr>
              <w:pStyle w:val="CopticVerse"/>
            </w:pPr>
            <w:r w:rsidRPr="001A05D1">
              <w:t>ⲧⲉⲛⲟⲩⲱϣⲧ ⲙ̀ⲙⲟⲥ ⲧⲉⲛϯⲱ̀ⲟⲩ ⲛⲁⲥ</w:t>
            </w:r>
          </w:p>
        </w:tc>
      </w:tr>
    </w:tbl>
    <w:p w14:paraId="64306CC4" w14:textId="77777777" w:rsidR="00DE5308" w:rsidRDefault="00DE5308" w:rsidP="00DE5308">
      <w:pPr>
        <w:pStyle w:val="Rubric"/>
        <w:rPr>
          <w:lang w:val="en-US"/>
        </w:rPr>
        <w:sectPr w:rsidR="00DE5308" w:rsidSect="001C41A6">
          <w:pgSz w:w="11880" w:h="15480" w:code="1"/>
          <w:pgMar w:top="1080" w:right="1440" w:bottom="1440" w:left="1080" w:header="720" w:footer="720" w:gutter="504"/>
          <w:cols w:space="720"/>
          <w:docGrid w:linePitch="360"/>
        </w:sectPr>
      </w:pPr>
    </w:p>
    <w:p w14:paraId="30C98767" w14:textId="77777777" w:rsidR="00DE5308" w:rsidRDefault="00DE5308" w:rsidP="00DE5308">
      <w:pPr>
        <w:pStyle w:val="Heading2"/>
      </w:pPr>
      <w:bookmarkStart w:id="135" w:name="_Toc410196183"/>
      <w:bookmarkStart w:id="136" w:name="_Toc410196421"/>
      <w:bookmarkStart w:id="137" w:name="_Toc410196923"/>
      <w:bookmarkStart w:id="138" w:name="_Ref435790458"/>
      <w:bookmarkStart w:id="139" w:name="_Ref435790464"/>
      <w:bookmarkStart w:id="140" w:name="_Toc448696621"/>
      <w:bookmarkEnd w:id="104"/>
      <w:r>
        <w:lastRenderedPageBreak/>
        <w:t xml:space="preserve">The Rising of the Sun: Matins </w:t>
      </w:r>
      <w:bookmarkEnd w:id="135"/>
      <w:bookmarkEnd w:id="136"/>
      <w:bookmarkEnd w:id="137"/>
      <w:r>
        <w:t>(or Lauds)</w:t>
      </w:r>
      <w:bookmarkEnd w:id="138"/>
      <w:bookmarkEnd w:id="139"/>
      <w:bookmarkEnd w:id="140"/>
    </w:p>
    <w:p w14:paraId="3E5C38FC" w14:textId="5901D067" w:rsidR="00DE5308" w:rsidRDefault="00DE5308" w:rsidP="00DE5308">
      <w:pPr>
        <w:pStyle w:val="Heading3"/>
      </w:pPr>
      <w:bookmarkStart w:id="141" w:name="_Ref411320700"/>
      <w:r>
        <w:t>Matins</w:t>
      </w:r>
      <w:bookmarkEnd w:id="141"/>
    </w:p>
    <w:p w14:paraId="35A4E34C" w14:textId="1E0EF22C" w:rsidR="00B102EF" w:rsidRPr="00B102EF" w:rsidRDefault="00B102EF" w:rsidP="00B102EF">
      <w:pPr>
        <w:pStyle w:val="Rubric"/>
      </w:pPr>
      <w:r>
        <w:t xml:space="preserve">See </w:t>
      </w:r>
      <w:r>
        <w:fldChar w:fldCharType="begin"/>
      </w:r>
      <w:r>
        <w:instrText xml:space="preserve"> REF _Ref448228969 \h </w:instrText>
      </w:r>
      <w:r>
        <w:fldChar w:fldCharType="separate"/>
      </w:r>
      <w:r w:rsidR="000C7DE2">
        <w:t>Vespers Praise</w:t>
      </w:r>
      <w:r>
        <w:fldChar w:fldCharType="end"/>
      </w:r>
      <w:r>
        <w:t xml:space="preserve">, page </w:t>
      </w:r>
      <w:r>
        <w:fldChar w:fldCharType="begin"/>
      </w:r>
      <w:r>
        <w:instrText xml:space="preserve"> PAGEREF _Ref448228965 \h </w:instrText>
      </w:r>
      <w:r>
        <w:fldChar w:fldCharType="separate"/>
      </w:r>
      <w:r w:rsidR="000C7DE2">
        <w:rPr>
          <w:noProof/>
        </w:rPr>
        <w:t>5</w:t>
      </w:r>
      <w:r>
        <w:fldChar w:fldCharType="end"/>
      </w:r>
      <w:r>
        <w:t>.</w:t>
      </w:r>
    </w:p>
    <w:p w14:paraId="59F64A80" w14:textId="77777777" w:rsidR="00495F1A" w:rsidRDefault="00495F1A" w:rsidP="00495F1A">
      <w:pPr>
        <w:pStyle w:val="Heading2"/>
      </w:pPr>
      <w:bookmarkStart w:id="142" w:name="_Toc410196185"/>
      <w:bookmarkStart w:id="143" w:name="_Toc410196427"/>
      <w:bookmarkStart w:id="144" w:name="_Toc410196929"/>
      <w:bookmarkStart w:id="145" w:name="_Toc448696622"/>
      <w:bookmarkStart w:id="146" w:name="Prime"/>
      <w:r>
        <w:lastRenderedPageBreak/>
        <w:t>Early Morning: Prime (The First Hour)</w:t>
      </w:r>
      <w:bookmarkEnd w:id="142"/>
      <w:bookmarkEnd w:id="143"/>
      <w:bookmarkEnd w:id="144"/>
      <w:bookmarkEnd w:id="145"/>
    </w:p>
    <w:bookmarkStart w:id="147" w:name="_Toc410196186" w:displacedByCustomXml="next"/>
    <w:bookmarkStart w:id="148" w:name="_Toc410196428" w:displacedByCustomXml="next"/>
    <w:bookmarkStart w:id="149" w:name="_Toc410196930" w:displacedByCustomXml="next"/>
    <w:bookmarkStart w:id="150" w:name="_Ref435434336" w:displacedByCustomXml="next"/>
    <w:bookmarkStart w:id="151" w:name="_Ref435434342" w:displacedByCustomXml="next"/>
    <w:bookmarkStart w:id="152" w:name="_Ref435789623" w:displacedByCustomXml="next"/>
    <w:bookmarkStart w:id="153" w:name="_Ref435789629" w:displacedByCustomXml="next"/>
    <w:bookmarkStart w:id="154" w:name="_Ref435799254" w:displacedByCustomXml="next"/>
    <w:bookmarkStart w:id="155" w:name="_Ref435799261" w:displacedByCustomXml="next"/>
    <w:sdt>
      <w:sdtPr>
        <w:id w:val="467860529"/>
        <w:docPartObj>
          <w:docPartGallery w:val="Table of Contents"/>
          <w:docPartUnique/>
        </w:docPartObj>
      </w:sdtPr>
      <w:sdtEndPr>
        <w:rPr>
          <w:b/>
          <w:bCs/>
          <w:noProof/>
        </w:rPr>
      </w:sdtEndPr>
      <w:sdtContent>
        <w:p w14:paraId="13E67910" w14:textId="7EC2B760" w:rsidR="00E35F1F" w:rsidRDefault="009800DB">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Prime</w:instrText>
          </w:r>
          <w:r>
            <w:rPr>
              <w:noProof/>
            </w:rPr>
            <w:fldChar w:fldCharType="separate"/>
          </w:r>
          <w:hyperlink w:anchor="_Toc448227465" w:history="1">
            <w:r w:rsidR="00E35F1F" w:rsidRPr="001D3F16">
              <w:rPr>
                <w:rStyle w:val="Hyperlink"/>
                <w:noProof/>
              </w:rPr>
              <w:t>The Psalms of Prime</w:t>
            </w:r>
            <w:r w:rsidR="00E35F1F">
              <w:rPr>
                <w:noProof/>
                <w:webHidden/>
              </w:rPr>
              <w:tab/>
            </w:r>
            <w:r w:rsidR="00E35F1F">
              <w:rPr>
                <w:noProof/>
                <w:webHidden/>
              </w:rPr>
              <w:fldChar w:fldCharType="begin"/>
            </w:r>
            <w:r w:rsidR="00E35F1F">
              <w:rPr>
                <w:noProof/>
                <w:webHidden/>
              </w:rPr>
              <w:instrText xml:space="preserve"> PAGEREF _Toc448227465 \h </w:instrText>
            </w:r>
            <w:r w:rsidR="00E35F1F">
              <w:rPr>
                <w:noProof/>
                <w:webHidden/>
              </w:rPr>
            </w:r>
            <w:r w:rsidR="00E35F1F">
              <w:rPr>
                <w:noProof/>
                <w:webHidden/>
              </w:rPr>
              <w:fldChar w:fldCharType="separate"/>
            </w:r>
            <w:r w:rsidR="000C7DE2">
              <w:rPr>
                <w:noProof/>
                <w:webHidden/>
              </w:rPr>
              <w:t>49</w:t>
            </w:r>
            <w:r w:rsidR="00E35F1F">
              <w:rPr>
                <w:noProof/>
                <w:webHidden/>
              </w:rPr>
              <w:fldChar w:fldCharType="end"/>
            </w:r>
          </w:hyperlink>
        </w:p>
        <w:p w14:paraId="0BBF1C4E" w14:textId="5475453D" w:rsidR="00E35F1F" w:rsidRDefault="00BF6550">
          <w:pPr>
            <w:pStyle w:val="TOC3"/>
            <w:tabs>
              <w:tab w:val="right" w:leader="dot" w:pos="8846"/>
            </w:tabs>
            <w:rPr>
              <w:rFonts w:asciiTheme="minorHAnsi" w:eastAsiaTheme="minorEastAsia" w:hAnsiTheme="minorHAnsi"/>
              <w:noProof/>
              <w:sz w:val="22"/>
              <w:lang w:val="en-US"/>
            </w:rPr>
          </w:pPr>
          <w:hyperlink w:anchor="_Toc448227466" w:history="1">
            <w:r w:rsidR="00E35F1F" w:rsidRPr="001D3F16">
              <w:rPr>
                <w:rStyle w:val="Hyperlink"/>
                <w:noProof/>
              </w:rPr>
              <w:t>The Doxology of Prime</w:t>
            </w:r>
            <w:r w:rsidR="00E35F1F">
              <w:rPr>
                <w:noProof/>
                <w:webHidden/>
              </w:rPr>
              <w:tab/>
            </w:r>
            <w:r w:rsidR="00E35F1F">
              <w:rPr>
                <w:noProof/>
                <w:webHidden/>
              </w:rPr>
              <w:fldChar w:fldCharType="begin"/>
            </w:r>
            <w:r w:rsidR="00E35F1F">
              <w:rPr>
                <w:noProof/>
                <w:webHidden/>
              </w:rPr>
              <w:instrText xml:space="preserve"> PAGEREF _Toc448227466 \h </w:instrText>
            </w:r>
            <w:r w:rsidR="00E35F1F">
              <w:rPr>
                <w:noProof/>
                <w:webHidden/>
              </w:rPr>
            </w:r>
            <w:r w:rsidR="00E35F1F">
              <w:rPr>
                <w:noProof/>
                <w:webHidden/>
              </w:rPr>
              <w:fldChar w:fldCharType="separate"/>
            </w:r>
            <w:r w:rsidR="000C7DE2">
              <w:rPr>
                <w:noProof/>
                <w:webHidden/>
              </w:rPr>
              <w:t>55</w:t>
            </w:r>
            <w:r w:rsidR="00E35F1F">
              <w:rPr>
                <w:noProof/>
                <w:webHidden/>
              </w:rPr>
              <w:fldChar w:fldCharType="end"/>
            </w:r>
          </w:hyperlink>
        </w:p>
        <w:p w14:paraId="3DAD865F" w14:textId="14AE2595" w:rsidR="00E35F1F" w:rsidRDefault="00BF6550">
          <w:pPr>
            <w:pStyle w:val="TOC3"/>
            <w:tabs>
              <w:tab w:val="right" w:leader="dot" w:pos="8846"/>
            </w:tabs>
            <w:rPr>
              <w:rFonts w:asciiTheme="minorHAnsi" w:eastAsiaTheme="minorEastAsia" w:hAnsiTheme="minorHAnsi"/>
              <w:noProof/>
              <w:sz w:val="22"/>
              <w:lang w:val="en-US"/>
            </w:rPr>
          </w:pPr>
          <w:hyperlink w:anchor="_Toc448227467" w:history="1">
            <w:r w:rsidR="00E35F1F" w:rsidRPr="001D3F16">
              <w:rPr>
                <w:rStyle w:val="Hyperlink"/>
                <w:noProof/>
              </w:rPr>
              <w:t>The Raising of Morning Incense</w:t>
            </w:r>
            <w:r w:rsidR="00E35F1F">
              <w:rPr>
                <w:noProof/>
                <w:webHidden/>
              </w:rPr>
              <w:tab/>
            </w:r>
            <w:r w:rsidR="00E35F1F">
              <w:rPr>
                <w:noProof/>
                <w:webHidden/>
              </w:rPr>
              <w:fldChar w:fldCharType="begin"/>
            </w:r>
            <w:r w:rsidR="00E35F1F">
              <w:rPr>
                <w:noProof/>
                <w:webHidden/>
              </w:rPr>
              <w:instrText xml:space="preserve"> PAGEREF _Toc448227467 \h </w:instrText>
            </w:r>
            <w:r w:rsidR="00E35F1F">
              <w:rPr>
                <w:noProof/>
                <w:webHidden/>
              </w:rPr>
            </w:r>
            <w:r w:rsidR="00E35F1F">
              <w:rPr>
                <w:noProof/>
                <w:webHidden/>
              </w:rPr>
              <w:fldChar w:fldCharType="separate"/>
            </w:r>
            <w:r w:rsidR="000C7DE2">
              <w:rPr>
                <w:noProof/>
                <w:webHidden/>
              </w:rPr>
              <w:t>66</w:t>
            </w:r>
            <w:r w:rsidR="00E35F1F">
              <w:rPr>
                <w:noProof/>
                <w:webHidden/>
              </w:rPr>
              <w:fldChar w:fldCharType="end"/>
            </w:r>
          </w:hyperlink>
        </w:p>
        <w:p w14:paraId="36CF2147" w14:textId="476F4CEA" w:rsidR="009800DB" w:rsidRDefault="009800DB" w:rsidP="009800DB">
          <w:r>
            <w:rPr>
              <w:b/>
              <w:bCs/>
              <w:noProof/>
            </w:rPr>
            <w:fldChar w:fldCharType="end"/>
          </w:r>
        </w:p>
      </w:sdtContent>
    </w:sdt>
    <w:p w14:paraId="1F5374E0" w14:textId="77777777" w:rsidR="009800DB" w:rsidRDefault="009800DB" w:rsidP="00AB3348">
      <w:r>
        <w:br w:type="page"/>
      </w:r>
    </w:p>
    <w:p w14:paraId="5894F3EE" w14:textId="0F327F89" w:rsidR="00495F1A" w:rsidRDefault="00495F1A" w:rsidP="00495F1A">
      <w:pPr>
        <w:pStyle w:val="Heading3"/>
      </w:pPr>
      <w:bookmarkStart w:id="156" w:name="_Ref448061221"/>
      <w:bookmarkStart w:id="157" w:name="_Toc448227465"/>
      <w:r>
        <w:lastRenderedPageBreak/>
        <w:t>The Psalms of Prime</w:t>
      </w:r>
      <w:bookmarkEnd w:id="155"/>
      <w:bookmarkEnd w:id="154"/>
      <w:bookmarkEnd w:id="153"/>
      <w:bookmarkEnd w:id="152"/>
      <w:bookmarkEnd w:id="151"/>
      <w:bookmarkEnd w:id="150"/>
      <w:bookmarkEnd w:id="149"/>
      <w:bookmarkEnd w:id="148"/>
      <w:bookmarkEnd w:id="147"/>
      <w:bookmarkEnd w:id="156"/>
      <w:bookmarkEnd w:id="157"/>
    </w:p>
    <w:p w14:paraId="655ECCB9" w14:textId="77777777" w:rsidR="00CC066E" w:rsidRDefault="00CC066E" w:rsidP="00CC066E">
      <w:pPr>
        <w:pStyle w:val="Rubric"/>
        <w:rPr>
          <w:lang w:val="en-US"/>
        </w:rPr>
      </w:pPr>
      <w:r>
        <w:rPr>
          <w:lang w:val="en-US"/>
        </w:rPr>
        <w:t>The worshipper prays the introductory prayers,</w:t>
      </w:r>
    </w:p>
    <w:p w14:paraId="53B12263" w14:textId="77777777" w:rsidR="00FB6528" w:rsidRDefault="00FB6528" w:rsidP="00FB6528">
      <w:pPr>
        <w:pStyle w:val="Prose"/>
      </w:pPr>
      <w:r>
        <w:t>In the Name of the Father and the Son and the Holy Spirit, One God. Amen.</w:t>
      </w:r>
    </w:p>
    <w:p w14:paraId="4D811DE2" w14:textId="77777777" w:rsidR="00FB6528" w:rsidRDefault="00FB6528" w:rsidP="00FB6528">
      <w:pPr>
        <w:pStyle w:val="Prose"/>
      </w:pPr>
      <w:r>
        <w:t>Lord have mercy, Lord have mercy, Lord bless. Amen.</w:t>
      </w:r>
    </w:p>
    <w:p w14:paraId="6D6452D9" w14:textId="77777777" w:rsidR="00FB6528" w:rsidRDefault="00FB6528" w:rsidP="00FB6528">
      <w:pPr>
        <w:pStyle w:val="Prose"/>
      </w:pPr>
      <w:r>
        <w:t>Glory be to the Father and to the Son and to the Holy Spirit, both now, and always, and unto the ages of ages. Amen.</w:t>
      </w:r>
    </w:p>
    <w:p w14:paraId="3CCB3050" w14:textId="77777777" w:rsidR="00FB6528" w:rsidRDefault="00FB6528" w:rsidP="00FB6528">
      <w:pPr>
        <w:pStyle w:val="Prose"/>
      </w:pPr>
      <w:r>
        <w:t>Make us worthy to say thankfully,</w:t>
      </w:r>
    </w:p>
    <w:p w14:paraId="77AA19EA" w14:textId="77777777" w:rsidR="00FB6528" w:rsidRDefault="00FB6528" w:rsidP="00CC066E">
      <w:pPr>
        <w:pStyle w:val="Prose"/>
        <w:tabs>
          <w:tab w:val="left" w:pos="8280"/>
        </w:tabs>
      </w:pPr>
    </w:p>
    <w:p w14:paraId="00E0B831" w14:textId="5EF6FE25" w:rsidR="00CC066E" w:rsidRDefault="001744DD" w:rsidP="009E143A">
      <w:pPr>
        <w:pStyle w:val="Prose"/>
        <w:tabs>
          <w:tab w:val="right" w:leader="dot" w:pos="8467"/>
        </w:tabs>
        <w:rPr>
          <w:lang w:val="en-US"/>
        </w:rPr>
      </w:pPr>
      <w:r>
        <w:fldChar w:fldCharType="begin"/>
      </w:r>
      <w:r>
        <w:instrText xml:space="preserve"> REF _Ref411967832 \h  \* MERGEFORMAT </w:instrText>
      </w:r>
      <w:r>
        <w:fldChar w:fldCharType="separate"/>
      </w:r>
      <w:r w:rsidR="000C7DE2">
        <w:t>The Lord's Prayer</w:t>
      </w:r>
      <w:r>
        <w:fldChar w:fldCharType="end"/>
      </w:r>
      <w:r w:rsidR="00CC066E">
        <w:rPr>
          <w:lang w:val="en-US"/>
        </w:rPr>
        <w:tab/>
      </w:r>
      <w:r w:rsidR="003A78C2">
        <w:rPr>
          <w:lang w:val="en-US"/>
        </w:rPr>
        <w:fldChar w:fldCharType="begin"/>
      </w:r>
      <w:r w:rsidR="00CC066E">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806E141" w14:textId="036F6009" w:rsidR="00CC066E" w:rsidRDefault="001744DD" w:rsidP="009E143A">
      <w:pPr>
        <w:pStyle w:val="Prose"/>
        <w:tabs>
          <w:tab w:val="right" w:leader="dot" w:pos="8467"/>
        </w:tabs>
        <w:rPr>
          <w:lang w:val="en-US"/>
        </w:rPr>
      </w:pPr>
      <w:r>
        <w:fldChar w:fldCharType="begin"/>
      </w:r>
      <w:r>
        <w:instrText xml:space="preserve"> REF _Ref411967872 \h  \* MERGEFORMAT </w:instrText>
      </w:r>
      <w:r>
        <w:fldChar w:fldCharType="separate"/>
      </w:r>
      <w:r w:rsidR="000C7DE2">
        <w:t>The Prayer of Thanksgiving</w:t>
      </w:r>
      <w:r>
        <w:fldChar w:fldCharType="end"/>
      </w:r>
      <w:r w:rsidR="00CC066E">
        <w:rPr>
          <w:lang w:val="en-US"/>
        </w:rPr>
        <w:tab/>
      </w:r>
      <w:r w:rsidR="003A78C2">
        <w:rPr>
          <w:lang w:val="en-US"/>
        </w:rPr>
        <w:fldChar w:fldCharType="begin"/>
      </w:r>
      <w:r w:rsidR="00CC066E">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AFC4FF5" w14:textId="30FD1FD8" w:rsidR="00CC066E" w:rsidRDefault="001744DD" w:rsidP="009E143A">
      <w:pPr>
        <w:pStyle w:val="Prose"/>
        <w:tabs>
          <w:tab w:val="right" w:leader="dot" w:pos="8467"/>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CC066E">
        <w:rPr>
          <w:lang w:val="en-US"/>
        </w:rPr>
        <w:tab/>
      </w:r>
      <w:r w:rsidR="003A78C2">
        <w:rPr>
          <w:lang w:val="en-US"/>
        </w:rPr>
        <w:fldChar w:fldCharType="begin"/>
      </w:r>
      <w:r w:rsidR="00CC066E">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4C944B09" w14:textId="77777777" w:rsidR="00CC066E" w:rsidRDefault="00CC066E" w:rsidP="00CC066E">
      <w:pPr>
        <w:pStyle w:val="Rubric"/>
        <w:rPr>
          <w:lang w:val="en-US"/>
        </w:rPr>
      </w:pPr>
      <w:r>
        <w:rPr>
          <w:lang w:val="en-US"/>
        </w:rPr>
        <w:t>Then is said,</w:t>
      </w:r>
    </w:p>
    <w:p w14:paraId="700F7AB9" w14:textId="77777777" w:rsidR="00CC066E" w:rsidRDefault="00CC066E" w:rsidP="00CC066E">
      <w:pPr>
        <w:pStyle w:val="Prose"/>
      </w:pPr>
      <w:r>
        <w:t>O come, let us worship!</w:t>
      </w:r>
      <w:r w:rsidR="00FE0AE4">
        <w:t xml:space="preserve"> </w:t>
      </w:r>
      <w:r>
        <w:t>O come, let us ask Christ our God!</w:t>
      </w:r>
    </w:p>
    <w:p w14:paraId="1CE3FEF9" w14:textId="77777777" w:rsidR="00CC066E" w:rsidRDefault="00CC066E" w:rsidP="00CC066E">
      <w:pPr>
        <w:pStyle w:val="Prose"/>
      </w:pPr>
      <w:r>
        <w:t>O come, let us worship!</w:t>
      </w:r>
      <w:r w:rsidR="00FE0AE4">
        <w:t xml:space="preserve"> </w:t>
      </w:r>
      <w:r>
        <w:t>O come, let us ask Christ our King!</w:t>
      </w:r>
    </w:p>
    <w:p w14:paraId="71B9625B" w14:textId="77777777" w:rsidR="00CC066E" w:rsidRDefault="00CC066E" w:rsidP="00CC066E">
      <w:pPr>
        <w:pStyle w:val="Prose"/>
      </w:pPr>
      <w:r>
        <w:t>O come, let us worship!</w:t>
      </w:r>
      <w:r w:rsidR="00FE0AE4">
        <w:t xml:space="preserve"> </w:t>
      </w:r>
      <w:r>
        <w:t>O come, let us ask Christ our Saviour!</w:t>
      </w:r>
    </w:p>
    <w:p w14:paraId="6FFF3D55" w14:textId="77777777" w:rsidR="00CC066E" w:rsidRDefault="00CC066E" w:rsidP="00CC066E">
      <w:pPr>
        <w:pStyle w:val="Prose"/>
      </w:pPr>
      <w:r>
        <w:t xml:space="preserve">O our Lord Jesus Christ, the Logos of God, our God, through the intercessions of Saint Mary and of </w:t>
      </w:r>
      <w:r w:rsidR="00E570CB">
        <w:t>Your</w:t>
      </w:r>
      <w:r>
        <w:t xml:space="preserve"> saints, guard us, let us give glory with a good glorification</w:t>
      </w:r>
      <w:r w:rsidR="001225FA">
        <w:t xml:space="preserve">. </w:t>
      </w:r>
      <w:r>
        <w:t xml:space="preserve">Have mercy upon us according to </w:t>
      </w:r>
      <w:r w:rsidR="00E570CB">
        <w:t>Your</w:t>
      </w:r>
      <w:r>
        <w:t xml:space="preserve"> will forever. The night has gone by; we give thanks </w:t>
      </w:r>
      <w:r w:rsidR="009D062A">
        <w:t>to</w:t>
      </w:r>
      <w:r>
        <w:t xml:space="preserve"> </w:t>
      </w:r>
      <w:r w:rsidR="001040C8">
        <w:t>You</w:t>
      </w:r>
      <w:r>
        <w:t xml:space="preserve">, O Lord, and we pray </w:t>
      </w:r>
      <w:r w:rsidR="001040C8">
        <w:t>You</w:t>
      </w:r>
      <w:r>
        <w:t xml:space="preserve"> to guard us this day without sin and deliver us.</w:t>
      </w:r>
    </w:p>
    <w:p w14:paraId="2DE0E4E2" w14:textId="314ED982" w:rsidR="00CC066E" w:rsidRDefault="00AB78C6" w:rsidP="00CC066E">
      <w:pPr>
        <w:pStyle w:val="Heading5"/>
      </w:pPr>
      <w:bookmarkStart w:id="158" w:name="_Ref442855527"/>
      <w:r>
        <w:t>Ephesians</w:t>
      </w:r>
      <w:r w:rsidR="00CC066E">
        <w:t xml:space="preserve"> 4:1 5</w:t>
      </w:r>
      <w:bookmarkEnd w:id="158"/>
    </w:p>
    <w:p w14:paraId="27B98772" w14:textId="77777777" w:rsidR="009D062A" w:rsidRDefault="00CC066E" w:rsidP="00CC066E">
      <w:pPr>
        <w:pStyle w:val="Prose"/>
      </w:pPr>
      <w:r>
        <w:t xml:space="preserve">I who am </w:t>
      </w:r>
      <w:r w:rsidR="009D062A">
        <w:t>the prisoner in the</w:t>
      </w:r>
      <w:r>
        <w:t xml:space="preserve"> Lord, </w:t>
      </w:r>
      <w:r w:rsidR="009D062A">
        <w:t xml:space="preserve">beg you </w:t>
      </w:r>
      <w:r>
        <w:t>to walk worth</w:t>
      </w:r>
      <w:r w:rsidR="009D062A">
        <w:t>il</w:t>
      </w:r>
      <w:r>
        <w:t xml:space="preserve">y of the calling </w:t>
      </w:r>
      <w:r w:rsidR="009D062A">
        <w:t>with</w:t>
      </w:r>
      <w:r>
        <w:t xml:space="preserve"> which you have been called, with all lowliness of heart, and meekness, and long suffering, bearing with one another in love; hastening to keep the unity of the Spirit in the perfect bond of peace. </w:t>
      </w:r>
      <w:r w:rsidR="009D062A">
        <w:t>There is one B</w:t>
      </w:r>
      <w:r>
        <w:t xml:space="preserve">ody, and one Spirit, even as </w:t>
      </w:r>
      <w:r w:rsidR="009D062A">
        <w:t>you</w:t>
      </w:r>
      <w:r>
        <w:t xml:space="preserve"> have been called in one hope of your calling</w:t>
      </w:r>
      <w:r w:rsidR="001225FA">
        <w:t xml:space="preserve">; </w:t>
      </w:r>
      <w:r>
        <w:t>one Lord, one faith, one baptism</w:t>
      </w:r>
      <w:r w:rsidR="001225FA">
        <w:t>.</w:t>
      </w:r>
    </w:p>
    <w:p w14:paraId="138DF5FC" w14:textId="77777777" w:rsidR="00CC066E" w:rsidRDefault="001225FA" w:rsidP="00CC066E">
      <w:pPr>
        <w:pStyle w:val="Prose"/>
      </w:pPr>
      <w:r>
        <w:t xml:space="preserve"> </w:t>
      </w:r>
    </w:p>
    <w:p w14:paraId="482288A8" w14:textId="77777777" w:rsidR="00CC066E" w:rsidRDefault="00CC066E" w:rsidP="00CC066E">
      <w:pPr>
        <w:pStyle w:val="Prose"/>
      </w:pPr>
      <w:r>
        <w:t>One is God the Father of everyone</w:t>
      </w:r>
      <w:r w:rsidR="001225FA">
        <w:t xml:space="preserve">. </w:t>
      </w:r>
      <w:r>
        <w:t>One is His Son, Jesus Christ the Logos, Who was incarnate, died and rose again from the dead on the third day, and has raised us up with Him</w:t>
      </w:r>
      <w:r w:rsidR="001225FA">
        <w:t xml:space="preserve">. </w:t>
      </w:r>
      <w:r>
        <w:t>One is the Holy Spirit the Paraclete, the One and the same in His hypostasis; Who proceeds from the Father. He sanctifies the whole creation; He teaches us to worship the Holy Trinity in One Godhead and One nature</w:t>
      </w:r>
      <w:r w:rsidR="001225FA">
        <w:t xml:space="preserve">. </w:t>
      </w:r>
      <w:r>
        <w:t>We praise Him; we bless Him forever</w:t>
      </w:r>
      <w:r w:rsidR="001225FA">
        <w:t xml:space="preserve">. </w:t>
      </w:r>
      <w:r>
        <w:t>Amen.</w:t>
      </w:r>
    </w:p>
    <w:p w14:paraId="6FE17323" w14:textId="77777777" w:rsidR="009D062A" w:rsidRPr="009D062A" w:rsidRDefault="009D062A" w:rsidP="009D062A">
      <w:pPr>
        <w:pStyle w:val="Rubric"/>
        <w:rPr>
          <w:lang w:val="en-GB"/>
        </w:rPr>
      </w:pPr>
      <w:r w:rsidRPr="001A4291">
        <w:rPr>
          <w:lang w:val="en-GB"/>
        </w:rPr>
        <w:t>Then shall be said,</w:t>
      </w:r>
    </w:p>
    <w:p w14:paraId="370B0B50" w14:textId="77777777" w:rsidR="00CC066E" w:rsidRDefault="00CC066E" w:rsidP="009D062A">
      <w:pPr>
        <w:pStyle w:val="Prose"/>
      </w:pPr>
      <w:r>
        <w:t>The hymn of the morning of the blessed day I offe</w:t>
      </w:r>
      <w:r w:rsidR="009D062A">
        <w:t>r to Christ, my King and my God.</w:t>
      </w:r>
      <w:r>
        <w:t xml:space="preserve"> I will hope in Him that He may forgive me my sins.</w:t>
      </w:r>
    </w:p>
    <w:p w14:paraId="3DBDD0CF" w14:textId="77777777" w:rsidR="009D062A" w:rsidRDefault="009D062A" w:rsidP="009D062A">
      <w:pPr>
        <w:pStyle w:val="Prose"/>
      </w:pPr>
      <w:r>
        <w:lastRenderedPageBreak/>
        <w:t>Of the Psalms of David the King and Prophet; may his blessing be upon us all. Amen.</w:t>
      </w:r>
    </w:p>
    <w:p w14:paraId="4671E9AE" w14:textId="77777777" w:rsidR="00CC066E" w:rsidRDefault="00CC066E" w:rsidP="00CC066E">
      <w:pPr>
        <w:pStyle w:val="Heading5"/>
        <w:rPr>
          <w:lang w:val="en-GB"/>
        </w:rPr>
      </w:pPr>
      <w:bookmarkStart w:id="159" w:name="_Ref434575533"/>
      <w:r>
        <w:rPr>
          <w:lang w:val="en-GB"/>
        </w:rPr>
        <w:t>The Psalm</w:t>
      </w:r>
      <w:r w:rsidR="00F14AA6">
        <w:rPr>
          <w:lang w:val="en-GB"/>
        </w:rPr>
        <w:t>s of Early Morning (Prime)</w:t>
      </w:r>
      <w:bookmarkEnd w:id="159"/>
    </w:p>
    <w:p w14:paraId="1B1E9354" w14:textId="7FC49C55" w:rsidR="00CC066E" w:rsidRDefault="001744DD" w:rsidP="00CC066E">
      <w:pPr>
        <w:pStyle w:val="EngHang"/>
        <w:tabs>
          <w:tab w:val="left" w:leader="dot" w:pos="8280"/>
        </w:tabs>
      </w:pPr>
      <w:r>
        <w:fldChar w:fldCharType="begin"/>
      </w:r>
      <w:r>
        <w:instrText xml:space="preserve"> REF _Ref412098127 \h  \* MERGEFORMAT </w:instrText>
      </w:r>
      <w:r>
        <w:fldChar w:fldCharType="separate"/>
      </w:r>
      <w:r w:rsidR="000C7DE2">
        <w:t>Psalm 1: “Blessed is the man”</w:t>
      </w:r>
      <w:r>
        <w:fldChar w:fldCharType="end"/>
      </w:r>
      <w:r w:rsidR="00CC066E">
        <w:tab/>
      </w:r>
      <w:r w:rsidR="003A78C2">
        <w:fldChar w:fldCharType="begin"/>
      </w:r>
      <w:r w:rsidR="00CC066E">
        <w:instrText xml:space="preserve"> PAGEREF _Ref412098127 \h </w:instrText>
      </w:r>
      <w:r w:rsidR="003A78C2">
        <w:fldChar w:fldCharType="separate"/>
      </w:r>
      <w:r w:rsidR="000C7DE2">
        <w:rPr>
          <w:noProof/>
        </w:rPr>
        <w:t>85</w:t>
      </w:r>
      <w:r w:rsidR="003A78C2">
        <w:fldChar w:fldCharType="end"/>
      </w:r>
    </w:p>
    <w:p w14:paraId="7F06AC31" w14:textId="11A8407C" w:rsidR="00CC066E" w:rsidRDefault="001744DD" w:rsidP="00CC066E">
      <w:pPr>
        <w:pStyle w:val="EngHang"/>
        <w:tabs>
          <w:tab w:val="left" w:leader="dot" w:pos="8280"/>
        </w:tabs>
      </w:pPr>
      <w:r>
        <w:fldChar w:fldCharType="begin"/>
      </w:r>
      <w:r>
        <w:instrText xml:space="preserve"> REF _Ref412098168 \h  \* MERGEFORMAT </w:instrText>
      </w:r>
      <w:r>
        <w:fldChar w:fldCharType="separate"/>
      </w:r>
      <w:r w:rsidR="000C7DE2">
        <w:t>Psalm</w:t>
      </w:r>
      <w:r w:rsidR="000C7DE2" w:rsidRPr="00AB1781">
        <w:t xml:space="preserve"> 2</w:t>
      </w:r>
      <w:r w:rsidR="000C7DE2">
        <w:t>: “Why do the nations rage”</w:t>
      </w:r>
      <w:r>
        <w:fldChar w:fldCharType="end"/>
      </w:r>
      <w:r w:rsidR="00CC066E">
        <w:tab/>
      </w:r>
      <w:r w:rsidR="003A78C2">
        <w:fldChar w:fldCharType="begin"/>
      </w:r>
      <w:r w:rsidR="00CC066E">
        <w:instrText xml:space="preserve"> PAGEREF _Ref412098168 \h </w:instrText>
      </w:r>
      <w:r w:rsidR="003A78C2">
        <w:fldChar w:fldCharType="separate"/>
      </w:r>
      <w:r w:rsidR="000C7DE2">
        <w:rPr>
          <w:noProof/>
        </w:rPr>
        <w:t>85</w:t>
      </w:r>
      <w:r w:rsidR="003A78C2">
        <w:fldChar w:fldCharType="end"/>
      </w:r>
    </w:p>
    <w:p w14:paraId="3E08DA39" w14:textId="35F03FC4" w:rsidR="00CC066E" w:rsidRDefault="001744DD" w:rsidP="00CC066E">
      <w:pPr>
        <w:pStyle w:val="EngHang"/>
        <w:tabs>
          <w:tab w:val="left" w:leader="dot" w:pos="8280"/>
        </w:tabs>
      </w:pPr>
      <w:r>
        <w:fldChar w:fldCharType="begin"/>
      </w:r>
      <w:r>
        <w:instrText xml:space="preserve"> REF _Ref412026989 \h  \* MERGEFORMAT </w:instrText>
      </w:r>
      <w:r>
        <w:fldChar w:fldCharType="separate"/>
      </w:r>
      <w:r w:rsidR="000C7DE2">
        <w:t>Psalm</w:t>
      </w:r>
      <w:r w:rsidR="000C7DE2" w:rsidRPr="00AB1781">
        <w:t xml:space="preserve"> 3</w:t>
      </w:r>
      <w:r w:rsidR="000C7DE2">
        <w:t>: “Lord, why have those that afflict me increased”</w:t>
      </w:r>
      <w:r>
        <w:fldChar w:fldCharType="end"/>
      </w:r>
      <w:r w:rsidR="00CC066E">
        <w:tab/>
      </w:r>
      <w:r w:rsidR="003A78C2">
        <w:fldChar w:fldCharType="begin"/>
      </w:r>
      <w:r w:rsidR="00CC066E">
        <w:instrText xml:space="preserve"> PAGEREF _Ref412026989 \h </w:instrText>
      </w:r>
      <w:r w:rsidR="003A78C2">
        <w:fldChar w:fldCharType="separate"/>
      </w:r>
      <w:r w:rsidR="000C7DE2">
        <w:rPr>
          <w:noProof/>
        </w:rPr>
        <w:t>87</w:t>
      </w:r>
      <w:r w:rsidR="003A78C2">
        <w:fldChar w:fldCharType="end"/>
      </w:r>
    </w:p>
    <w:p w14:paraId="74A89173" w14:textId="36A6D478" w:rsidR="00CC066E" w:rsidRDefault="001744DD" w:rsidP="00CC066E">
      <w:pPr>
        <w:pStyle w:val="EngHang"/>
        <w:tabs>
          <w:tab w:val="left" w:leader="dot" w:pos="8280"/>
        </w:tabs>
      </w:pPr>
      <w:r>
        <w:fldChar w:fldCharType="begin"/>
      </w:r>
      <w:r>
        <w:instrText xml:space="preserve"> REF _Ref412025808 \h  \* MERGEFORMAT </w:instrText>
      </w:r>
      <w:r>
        <w:fldChar w:fldCharType="separate"/>
      </w:r>
      <w:r w:rsidR="000C7DE2">
        <w:t>Psalm</w:t>
      </w:r>
      <w:r w:rsidR="000C7DE2" w:rsidRPr="00AB1781">
        <w:t xml:space="preserve"> 4</w:t>
      </w:r>
      <w:r w:rsidR="000C7DE2">
        <w:t>: “You heard me when I called”</w:t>
      </w:r>
      <w:r>
        <w:fldChar w:fldCharType="end"/>
      </w:r>
      <w:r w:rsidR="00CC066E">
        <w:tab/>
      </w:r>
      <w:r w:rsidR="003A78C2">
        <w:fldChar w:fldCharType="begin"/>
      </w:r>
      <w:r w:rsidR="00CC066E">
        <w:instrText xml:space="preserve"> PAGEREF _Ref412025808 \h </w:instrText>
      </w:r>
      <w:r w:rsidR="003A78C2">
        <w:fldChar w:fldCharType="separate"/>
      </w:r>
      <w:r w:rsidR="000C7DE2">
        <w:rPr>
          <w:noProof/>
        </w:rPr>
        <w:t>88</w:t>
      </w:r>
      <w:r w:rsidR="003A78C2">
        <w:fldChar w:fldCharType="end"/>
      </w:r>
    </w:p>
    <w:p w14:paraId="01E0D354" w14:textId="57D967C2" w:rsidR="00CC066E" w:rsidRDefault="001744DD" w:rsidP="00CC066E">
      <w:pPr>
        <w:pStyle w:val="EngHang"/>
        <w:tabs>
          <w:tab w:val="left" w:leader="dot" w:pos="8280"/>
        </w:tabs>
      </w:pPr>
      <w:r>
        <w:fldChar w:fldCharType="begin"/>
      </w:r>
      <w:r>
        <w:instrText xml:space="preserve"> REF _Ref412098238 \h  \* MERGEFORMAT </w:instrText>
      </w:r>
      <w:r>
        <w:fldChar w:fldCharType="separate"/>
      </w:r>
      <w:r w:rsidR="000C7DE2">
        <w:t>Psalm</w:t>
      </w:r>
      <w:r w:rsidR="000C7DE2" w:rsidRPr="00AB1781">
        <w:t xml:space="preserve"> 5</w:t>
      </w:r>
      <w:r w:rsidR="000C7DE2">
        <w:t>: “Give ear to my words, O Lord”</w:t>
      </w:r>
      <w:r>
        <w:fldChar w:fldCharType="end"/>
      </w:r>
      <w:r w:rsidR="00CC066E">
        <w:tab/>
      </w:r>
      <w:r w:rsidR="003A78C2">
        <w:fldChar w:fldCharType="begin"/>
      </w:r>
      <w:r w:rsidR="00CC066E">
        <w:instrText xml:space="preserve"> PAGEREF _Ref412098238 \h </w:instrText>
      </w:r>
      <w:r w:rsidR="003A78C2">
        <w:fldChar w:fldCharType="separate"/>
      </w:r>
      <w:r w:rsidR="000C7DE2">
        <w:rPr>
          <w:noProof/>
        </w:rPr>
        <w:t>89</w:t>
      </w:r>
      <w:r w:rsidR="003A78C2">
        <w:fldChar w:fldCharType="end"/>
      </w:r>
    </w:p>
    <w:p w14:paraId="2917FC62" w14:textId="26BD22FC" w:rsidR="00CC066E" w:rsidRDefault="001744DD" w:rsidP="00CC066E">
      <w:pPr>
        <w:pStyle w:val="EngHang"/>
        <w:tabs>
          <w:tab w:val="left" w:leader="dot" w:pos="8280"/>
        </w:tabs>
      </w:pPr>
      <w:r>
        <w:fldChar w:fldCharType="begin"/>
      </w:r>
      <w:r>
        <w:instrText xml:space="preserve"> REF _Ref412025822 \h  \* MERGEFORMAT </w:instrText>
      </w:r>
      <w:r>
        <w:fldChar w:fldCharType="separate"/>
      </w:r>
      <w:r w:rsidR="000C7DE2">
        <w:t>Psalm</w:t>
      </w:r>
      <w:r w:rsidR="000C7DE2" w:rsidRPr="00AB1781">
        <w:t xml:space="preserve"> 6</w:t>
      </w:r>
      <w:r w:rsidR="000C7DE2">
        <w:t>: “O Lord, rebuke me, but not in Your anger”</w:t>
      </w:r>
      <w:r>
        <w:fldChar w:fldCharType="end"/>
      </w:r>
      <w:r w:rsidR="00CC066E">
        <w:tab/>
      </w:r>
      <w:r w:rsidR="003A78C2">
        <w:fldChar w:fldCharType="begin"/>
      </w:r>
      <w:r w:rsidR="00CC066E">
        <w:instrText xml:space="preserve"> PAGEREF _Ref412025822 \h </w:instrText>
      </w:r>
      <w:r w:rsidR="003A78C2">
        <w:fldChar w:fldCharType="separate"/>
      </w:r>
      <w:r w:rsidR="000C7DE2">
        <w:rPr>
          <w:noProof/>
        </w:rPr>
        <w:t>90</w:t>
      </w:r>
      <w:r w:rsidR="003A78C2">
        <w:fldChar w:fldCharType="end"/>
      </w:r>
    </w:p>
    <w:p w14:paraId="1839FE4B" w14:textId="7A1F41DE" w:rsidR="00CC066E" w:rsidRDefault="001744DD" w:rsidP="00CC066E">
      <w:pPr>
        <w:pStyle w:val="EngHang"/>
        <w:tabs>
          <w:tab w:val="left" w:leader="dot" w:pos="8280"/>
        </w:tabs>
      </w:pPr>
      <w:r>
        <w:fldChar w:fldCharType="begin"/>
      </w:r>
      <w:r>
        <w:instrText xml:space="preserve"> REF _Ref412098295 \h  \* MERGEFORMAT </w:instrText>
      </w:r>
      <w:r>
        <w:fldChar w:fldCharType="separate"/>
      </w:r>
      <w:r w:rsidR="000C7DE2">
        <w:t>Psalm</w:t>
      </w:r>
      <w:r w:rsidR="000C7DE2" w:rsidRPr="00AB1781">
        <w:t xml:space="preserve"> 8</w:t>
      </w:r>
      <w:r w:rsidR="000C7DE2">
        <w:t>: “O Lord, our Lord, how wonderful is Your Name”</w:t>
      </w:r>
      <w:r>
        <w:fldChar w:fldCharType="end"/>
      </w:r>
      <w:r w:rsidR="00CC066E">
        <w:tab/>
      </w:r>
      <w:r w:rsidR="003A78C2">
        <w:fldChar w:fldCharType="begin"/>
      </w:r>
      <w:r w:rsidR="00CC066E">
        <w:instrText xml:space="preserve"> PAGEREF _Ref412098295 \h </w:instrText>
      </w:r>
      <w:r w:rsidR="003A78C2">
        <w:fldChar w:fldCharType="separate"/>
      </w:r>
      <w:r w:rsidR="000C7DE2">
        <w:rPr>
          <w:noProof/>
        </w:rPr>
        <w:t>93</w:t>
      </w:r>
      <w:r w:rsidR="003A78C2">
        <w:fldChar w:fldCharType="end"/>
      </w:r>
    </w:p>
    <w:p w14:paraId="03DD40B1" w14:textId="174209F6" w:rsidR="00CC066E" w:rsidRDefault="001744DD" w:rsidP="00CC066E">
      <w:pPr>
        <w:pStyle w:val="EngHang"/>
        <w:tabs>
          <w:tab w:val="left" w:leader="dot" w:pos="8280"/>
        </w:tabs>
      </w:pPr>
      <w:r>
        <w:fldChar w:fldCharType="begin"/>
      </w:r>
      <w:r>
        <w:instrText xml:space="preserve"> REF _Ref412098310 \h  \* MERGEFORMAT </w:instrText>
      </w:r>
      <w:r>
        <w:fldChar w:fldCharType="separate"/>
      </w:r>
      <w:r w:rsidR="000C7DE2">
        <w:t>Psalm</w:t>
      </w:r>
      <w:r w:rsidR="000C7DE2" w:rsidRPr="00AB1781">
        <w:t xml:space="preserve"> 11</w:t>
      </w:r>
      <w:r w:rsidR="000C7DE2">
        <w:t>: “Save me, O Lord, for there is no saint left”</w:t>
      </w:r>
      <w:r>
        <w:fldChar w:fldCharType="end"/>
      </w:r>
      <w:r w:rsidR="00CC066E">
        <w:tab/>
      </w:r>
      <w:r w:rsidR="003A78C2">
        <w:fldChar w:fldCharType="begin"/>
      </w:r>
      <w:r w:rsidR="00CC066E">
        <w:instrText xml:space="preserve"> PAGEREF _Ref412098310 \h </w:instrText>
      </w:r>
      <w:r w:rsidR="003A78C2">
        <w:fldChar w:fldCharType="separate"/>
      </w:r>
      <w:r w:rsidR="000C7DE2">
        <w:rPr>
          <w:noProof/>
        </w:rPr>
        <w:t>98</w:t>
      </w:r>
      <w:r w:rsidR="003A78C2">
        <w:fldChar w:fldCharType="end"/>
      </w:r>
    </w:p>
    <w:p w14:paraId="5A0777AD" w14:textId="4C5EBF76" w:rsidR="00CC066E" w:rsidRDefault="001744DD" w:rsidP="00CC066E">
      <w:pPr>
        <w:pStyle w:val="EngHang"/>
        <w:tabs>
          <w:tab w:val="left" w:leader="dot" w:pos="8280"/>
        </w:tabs>
      </w:pPr>
      <w:r>
        <w:fldChar w:fldCharType="begin"/>
      </w:r>
      <w:r>
        <w:instrText xml:space="preserve"> REF _Ref412025965 \h  \* MERGEFORMAT </w:instrText>
      </w:r>
      <w:r>
        <w:fldChar w:fldCharType="separate"/>
      </w:r>
      <w:r w:rsidR="000C7DE2">
        <w:t>Psalm</w:t>
      </w:r>
      <w:r w:rsidR="000C7DE2" w:rsidRPr="00AB1781">
        <w:t xml:space="preserve"> 12</w:t>
      </w:r>
      <w:r w:rsidR="000C7DE2">
        <w:t>: “How long, O Lord, will You forget me”</w:t>
      </w:r>
      <w:r>
        <w:fldChar w:fldCharType="end"/>
      </w:r>
      <w:r w:rsidR="00CC066E">
        <w:tab/>
      </w:r>
      <w:r w:rsidR="003A78C2">
        <w:fldChar w:fldCharType="begin"/>
      </w:r>
      <w:r w:rsidR="00CC066E">
        <w:instrText xml:space="preserve"> PAGEREF _Ref412025965 \h </w:instrText>
      </w:r>
      <w:r w:rsidR="003A78C2">
        <w:fldChar w:fldCharType="separate"/>
      </w:r>
      <w:r w:rsidR="000C7DE2">
        <w:rPr>
          <w:noProof/>
        </w:rPr>
        <w:t>99</w:t>
      </w:r>
      <w:r w:rsidR="003A78C2">
        <w:fldChar w:fldCharType="end"/>
      </w:r>
    </w:p>
    <w:p w14:paraId="6B871C95" w14:textId="4F572C35" w:rsidR="00CC066E" w:rsidRDefault="001744DD" w:rsidP="00CC066E">
      <w:pPr>
        <w:pStyle w:val="EngHang"/>
        <w:tabs>
          <w:tab w:val="left" w:leader="dot" w:pos="8280"/>
        </w:tabs>
      </w:pPr>
      <w:r>
        <w:fldChar w:fldCharType="begin"/>
      </w:r>
      <w:r>
        <w:instrText xml:space="preserve"> REF _Ref412098343 \h  \* MERGEFORMAT </w:instrText>
      </w:r>
      <w:r>
        <w:fldChar w:fldCharType="separate"/>
      </w:r>
      <w:r w:rsidR="000C7DE2">
        <w:t>Psalm</w:t>
      </w:r>
      <w:r w:rsidR="000C7DE2" w:rsidRPr="00AB1781">
        <w:t xml:space="preserve"> 14</w:t>
      </w:r>
      <w:r w:rsidR="000C7DE2">
        <w:t>: “Lord, who can dwell in Your tabernacle”</w:t>
      </w:r>
      <w:r>
        <w:fldChar w:fldCharType="end"/>
      </w:r>
      <w:r w:rsidR="00CC066E">
        <w:tab/>
      </w:r>
      <w:r w:rsidR="003A78C2">
        <w:fldChar w:fldCharType="begin"/>
      </w:r>
      <w:r w:rsidR="00CC066E">
        <w:instrText xml:space="preserve"> PAGEREF _Ref412098343 \h </w:instrText>
      </w:r>
      <w:r w:rsidR="003A78C2">
        <w:fldChar w:fldCharType="separate"/>
      </w:r>
      <w:r w:rsidR="000C7DE2">
        <w:rPr>
          <w:noProof/>
        </w:rPr>
        <w:t>100</w:t>
      </w:r>
      <w:r w:rsidR="003A78C2">
        <w:fldChar w:fldCharType="end"/>
      </w:r>
    </w:p>
    <w:p w14:paraId="3960802F" w14:textId="1DE38BFC" w:rsidR="00CC066E" w:rsidRDefault="001744DD" w:rsidP="00CC066E">
      <w:pPr>
        <w:pStyle w:val="EngHang"/>
        <w:tabs>
          <w:tab w:val="left" w:leader="dot" w:pos="8280"/>
        </w:tabs>
      </w:pPr>
      <w:r>
        <w:fldChar w:fldCharType="begin"/>
      </w:r>
      <w:r>
        <w:instrText xml:space="preserve"> REF _Ref412025981 \h  \* MERGEFORMAT </w:instrText>
      </w:r>
      <w:r>
        <w:fldChar w:fldCharType="separate"/>
      </w:r>
      <w:r w:rsidR="000C7DE2">
        <w:t>Psalm</w:t>
      </w:r>
      <w:r w:rsidR="000C7DE2" w:rsidRPr="00AB1781">
        <w:t xml:space="preserve"> 15</w:t>
      </w:r>
      <w:r w:rsidR="000C7DE2">
        <w:t>: “Keep me, O Lord, I hope in You”</w:t>
      </w:r>
      <w:r>
        <w:fldChar w:fldCharType="end"/>
      </w:r>
      <w:r w:rsidR="00CC066E">
        <w:tab/>
      </w:r>
      <w:r w:rsidR="003A78C2">
        <w:fldChar w:fldCharType="begin"/>
      </w:r>
      <w:r w:rsidR="00CC066E">
        <w:instrText xml:space="preserve"> PAGEREF _Ref412025981 \h </w:instrText>
      </w:r>
      <w:r w:rsidR="003A78C2">
        <w:fldChar w:fldCharType="separate"/>
      </w:r>
      <w:r w:rsidR="000C7DE2">
        <w:rPr>
          <w:noProof/>
        </w:rPr>
        <w:t>101</w:t>
      </w:r>
      <w:r w:rsidR="003A78C2">
        <w:fldChar w:fldCharType="end"/>
      </w:r>
    </w:p>
    <w:p w14:paraId="46224EE2" w14:textId="146C1A11" w:rsidR="00CC066E" w:rsidRDefault="001744DD" w:rsidP="00CC066E">
      <w:pPr>
        <w:pStyle w:val="EngHang"/>
        <w:tabs>
          <w:tab w:val="left" w:leader="dot" w:pos="8280"/>
        </w:tabs>
      </w:pPr>
      <w:r>
        <w:fldChar w:fldCharType="begin"/>
      </w:r>
      <w:r>
        <w:instrText xml:space="preserve"> REF _Ref412098373 \h  \* MERGEFORMAT </w:instrText>
      </w:r>
      <w:r>
        <w:fldChar w:fldCharType="separate"/>
      </w:r>
      <w:r w:rsidR="000C7DE2">
        <w:t>Psalm</w:t>
      </w:r>
      <w:r w:rsidR="000C7DE2" w:rsidRPr="00AB1781">
        <w:t xml:space="preserve"> 18</w:t>
      </w:r>
      <w:r w:rsidR="000C7DE2">
        <w:t>: “The heavens declare the glory of God”</w:t>
      </w:r>
      <w:r>
        <w:fldChar w:fldCharType="end"/>
      </w:r>
      <w:r w:rsidR="00CC066E">
        <w:tab/>
      </w:r>
      <w:r w:rsidR="003A78C2">
        <w:fldChar w:fldCharType="begin"/>
      </w:r>
      <w:r w:rsidR="00CC066E">
        <w:instrText xml:space="preserve"> PAGEREF _Ref412098373 \h </w:instrText>
      </w:r>
      <w:r w:rsidR="003A78C2">
        <w:fldChar w:fldCharType="separate"/>
      </w:r>
      <w:r w:rsidR="000C7DE2">
        <w:rPr>
          <w:noProof/>
        </w:rPr>
        <w:t>108</w:t>
      </w:r>
      <w:r w:rsidR="003A78C2">
        <w:fldChar w:fldCharType="end"/>
      </w:r>
    </w:p>
    <w:p w14:paraId="2D391CB4" w14:textId="77777777" w:rsidR="00CC066E" w:rsidRDefault="00CC066E" w:rsidP="00CC066E">
      <w:pPr>
        <w:pStyle w:val="Rubric"/>
      </w:pPr>
      <w:r>
        <w:t xml:space="preserve">The following are a later </w:t>
      </w:r>
      <w:r w:rsidR="006F5235">
        <w:t>addition to the original twelve,</w:t>
      </w:r>
    </w:p>
    <w:p w14:paraId="030EEEC0" w14:textId="213C0BB5" w:rsidR="00CC066E" w:rsidRDefault="001744DD" w:rsidP="00CC066E">
      <w:pPr>
        <w:pStyle w:val="EngHang"/>
        <w:tabs>
          <w:tab w:val="left" w:leader="dot" w:pos="8280"/>
        </w:tabs>
      </w:pPr>
      <w:r>
        <w:fldChar w:fldCharType="begin"/>
      </w:r>
      <w:r>
        <w:instrText xml:space="preserve"> REF _Ref412026003 \h  \* MERGEFORMAT </w:instrText>
      </w:r>
      <w:r>
        <w:fldChar w:fldCharType="separate"/>
      </w:r>
      <w:r w:rsidR="000C7DE2">
        <w:t>Psalm</w:t>
      </w:r>
      <w:r w:rsidR="000C7DE2" w:rsidRPr="00AB1781">
        <w:t xml:space="preserve"> 24</w:t>
      </w:r>
      <w:r w:rsidR="000C7DE2">
        <w:t>: “To You, O Lord, I lift up my soul”</w:t>
      </w:r>
      <w:r>
        <w:fldChar w:fldCharType="end"/>
      </w:r>
      <w:r w:rsidR="00CC066E">
        <w:tab/>
      </w:r>
      <w:r w:rsidR="003A78C2">
        <w:fldChar w:fldCharType="begin"/>
      </w:r>
      <w:r w:rsidR="00CC066E">
        <w:instrText xml:space="preserve"> PAGEREF _Ref412026003 \h </w:instrText>
      </w:r>
      <w:r w:rsidR="003A78C2">
        <w:fldChar w:fldCharType="separate"/>
      </w:r>
      <w:r w:rsidR="000C7DE2">
        <w:rPr>
          <w:noProof/>
        </w:rPr>
        <w:t>116</w:t>
      </w:r>
      <w:r w:rsidR="003A78C2">
        <w:fldChar w:fldCharType="end"/>
      </w:r>
    </w:p>
    <w:p w14:paraId="6EE9E88E" w14:textId="746FB71B" w:rsidR="00CC066E" w:rsidRDefault="001744DD" w:rsidP="00CC066E">
      <w:pPr>
        <w:pStyle w:val="EngHang"/>
        <w:tabs>
          <w:tab w:val="left" w:leader="dot" w:pos="8280"/>
        </w:tabs>
      </w:pPr>
      <w:r>
        <w:fldChar w:fldCharType="begin"/>
      </w:r>
      <w:r>
        <w:instrText xml:space="preserve"> REF _Ref412026021 \h  \* MERGEFORMAT </w:instrText>
      </w:r>
      <w:r>
        <w:fldChar w:fldCharType="separate"/>
      </w:r>
      <w:r w:rsidR="000C7DE2">
        <w:t>Psalm</w:t>
      </w:r>
      <w:r w:rsidR="000C7DE2" w:rsidRPr="00AB1781">
        <w:t xml:space="preserve"> 26</w:t>
      </w:r>
      <w:r w:rsidR="000C7DE2">
        <w:t xml:space="preserve"> “The Lord is my light and my Saviour; whom shall I fear”</w:t>
      </w:r>
      <w:r>
        <w:fldChar w:fldCharType="end"/>
      </w:r>
      <w:r w:rsidR="00CC066E">
        <w:tab/>
      </w:r>
      <w:r w:rsidR="003A78C2">
        <w:fldChar w:fldCharType="begin"/>
      </w:r>
      <w:r w:rsidR="00CC066E">
        <w:instrText xml:space="preserve"> PAGEREF _Ref412026021 \h </w:instrText>
      </w:r>
      <w:r w:rsidR="003A78C2">
        <w:fldChar w:fldCharType="separate"/>
      </w:r>
      <w:r w:rsidR="000C7DE2">
        <w:rPr>
          <w:noProof/>
        </w:rPr>
        <w:t>120</w:t>
      </w:r>
      <w:r w:rsidR="003A78C2">
        <w:fldChar w:fldCharType="end"/>
      </w:r>
    </w:p>
    <w:p w14:paraId="1E8B8142" w14:textId="6CD745C8" w:rsidR="00CC066E" w:rsidRDefault="001744DD" w:rsidP="00CC066E">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CC066E">
        <w:tab/>
      </w:r>
      <w:r w:rsidR="003A78C2">
        <w:fldChar w:fldCharType="begin"/>
      </w:r>
      <w:r w:rsidR="00CC066E">
        <w:instrText xml:space="preserve"> PAGEREF _Ref412098429 \h </w:instrText>
      </w:r>
      <w:r w:rsidR="003A78C2">
        <w:fldChar w:fldCharType="separate"/>
      </w:r>
      <w:r w:rsidR="000C7DE2">
        <w:rPr>
          <w:noProof/>
        </w:rPr>
        <w:t>175</w:t>
      </w:r>
      <w:r w:rsidR="003A78C2">
        <w:fldChar w:fldCharType="end"/>
      </w:r>
    </w:p>
    <w:p w14:paraId="68EA7A25" w14:textId="37926019" w:rsidR="00CC066E" w:rsidRDefault="001744DD" w:rsidP="00CC066E">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CC066E">
        <w:tab/>
      </w:r>
      <w:r w:rsidR="003A78C2">
        <w:fldChar w:fldCharType="begin"/>
      </w:r>
      <w:r w:rsidR="00CC066E">
        <w:instrText xml:space="preserve"> PAGEREF _Ref412026041 \h </w:instrText>
      </w:r>
      <w:r w:rsidR="003A78C2">
        <w:fldChar w:fldCharType="separate"/>
      </w:r>
      <w:r w:rsidR="000C7DE2">
        <w:rPr>
          <w:noProof/>
        </w:rPr>
        <w:t>180</w:t>
      </w:r>
      <w:r w:rsidR="003A78C2">
        <w:fldChar w:fldCharType="end"/>
      </w:r>
    </w:p>
    <w:p w14:paraId="065CCDFD" w14:textId="1DB98606" w:rsidR="00CC066E" w:rsidRDefault="001744DD" w:rsidP="00CC066E">
      <w:pPr>
        <w:pStyle w:val="EngHang"/>
        <w:tabs>
          <w:tab w:val="left" w:leader="dot" w:pos="8280"/>
        </w:tabs>
      </w:pPr>
      <w:r>
        <w:fldChar w:fldCharType="begin"/>
      </w:r>
      <w:r>
        <w:instrText xml:space="preserve"> REF _Ref412026055 \h  \* MERGEFORMAT </w:instrText>
      </w:r>
      <w:r>
        <w:fldChar w:fldCharType="separate"/>
      </w:r>
      <w:r w:rsidR="000C7DE2">
        <w:t>Psalm</w:t>
      </w:r>
      <w:r w:rsidR="000C7DE2" w:rsidRPr="00AB1781">
        <w:t xml:space="preserve"> 69</w:t>
      </w:r>
      <w:r w:rsidR="000C7DE2">
        <w:t>: “O Lord, make haste to help me”</w:t>
      </w:r>
      <w:r>
        <w:fldChar w:fldCharType="end"/>
      </w:r>
      <w:r w:rsidR="00CC066E">
        <w:tab/>
      </w:r>
      <w:r w:rsidR="003A78C2">
        <w:fldChar w:fldCharType="begin"/>
      </w:r>
      <w:r w:rsidR="00CC066E">
        <w:instrText xml:space="preserve"> PAGEREF _Ref412026055 \h </w:instrText>
      </w:r>
      <w:r w:rsidR="003A78C2">
        <w:fldChar w:fldCharType="separate"/>
      </w:r>
      <w:r w:rsidR="000C7DE2">
        <w:rPr>
          <w:noProof/>
        </w:rPr>
        <w:t>188</w:t>
      </w:r>
      <w:r w:rsidR="003A78C2">
        <w:fldChar w:fldCharType="end"/>
      </w:r>
    </w:p>
    <w:p w14:paraId="31570FA5" w14:textId="5F663241" w:rsidR="00CC066E" w:rsidRDefault="001744DD" w:rsidP="00CC066E">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CC066E">
        <w:tab/>
      </w:r>
      <w:r w:rsidR="003A78C2">
        <w:fldChar w:fldCharType="begin"/>
      </w:r>
      <w:r w:rsidR="00CC066E">
        <w:instrText xml:space="preserve"> PAGEREF _Ref412098484 \h </w:instrText>
      </w:r>
      <w:r w:rsidR="003A78C2">
        <w:fldChar w:fldCharType="separate"/>
      </w:r>
      <w:r w:rsidR="000C7DE2">
        <w:rPr>
          <w:noProof/>
        </w:rPr>
        <w:t>263</w:t>
      </w:r>
      <w:r w:rsidR="003A78C2">
        <w:fldChar w:fldCharType="end"/>
      </w:r>
    </w:p>
    <w:p w14:paraId="73FFF146" w14:textId="38ED2FF9" w:rsidR="00CC066E" w:rsidRDefault="001744DD" w:rsidP="00CC066E">
      <w:pPr>
        <w:pStyle w:val="EngHang"/>
        <w:tabs>
          <w:tab w:val="left" w:leader="dot" w:pos="8280"/>
        </w:tabs>
      </w:pPr>
      <w:r>
        <w:fldChar w:fldCharType="begin"/>
      </w:r>
      <w:r>
        <w:instrText xml:space="preserve"> REF _Ref412098508 \h  \* MERGEFORMAT </w:instrText>
      </w:r>
      <w:r>
        <w:fldChar w:fldCharType="separate"/>
      </w:r>
      <w:r w:rsidR="000C7DE2">
        <w:t>Psalm</w:t>
      </w:r>
      <w:r w:rsidR="000C7DE2" w:rsidRPr="00AB1781">
        <w:t xml:space="preserve"> 142</w:t>
      </w:r>
      <w:r w:rsidR="000C7DE2">
        <w:t>: “O Lord, hear my prayer; give ear to my supplicaiton in Your truth”</w:t>
      </w:r>
      <w:r>
        <w:fldChar w:fldCharType="end"/>
      </w:r>
      <w:r w:rsidR="00CC066E">
        <w:tab/>
      </w:r>
      <w:r w:rsidR="003A78C2">
        <w:fldChar w:fldCharType="begin"/>
      </w:r>
      <w:r w:rsidR="00CC066E">
        <w:instrText xml:space="preserve"> PAGEREF _Ref412098508 \h </w:instrText>
      </w:r>
      <w:r w:rsidR="003A78C2">
        <w:fldChar w:fldCharType="separate"/>
      </w:r>
      <w:r w:rsidR="000C7DE2">
        <w:rPr>
          <w:noProof/>
        </w:rPr>
        <w:t>312</w:t>
      </w:r>
      <w:r w:rsidR="003A78C2">
        <w:fldChar w:fldCharType="end"/>
      </w:r>
    </w:p>
    <w:p w14:paraId="3CD7FD72" w14:textId="4F43604B" w:rsidR="00CC066E" w:rsidRDefault="00CC066E" w:rsidP="00CC066E">
      <w:pPr>
        <w:pStyle w:val="Heading5"/>
      </w:pPr>
      <w:bookmarkStart w:id="160" w:name="_Ref435799363"/>
      <w:r>
        <w:t>T</w:t>
      </w:r>
      <w:r w:rsidR="00AB78C6">
        <w:t>he Gospel from Saint John</w:t>
      </w:r>
      <w:r>
        <w:t xml:space="preserve"> 1:1 17</w:t>
      </w:r>
      <w:bookmarkEnd w:id="160"/>
    </w:p>
    <w:p w14:paraId="4522D15C" w14:textId="0ABE5A2D" w:rsidR="00CC066E" w:rsidRDefault="00CC066E" w:rsidP="00CC066E">
      <w:pPr>
        <w:pStyle w:val="Prose"/>
      </w:pPr>
      <w:r>
        <w:t xml:space="preserve">In the beginning was the </w:t>
      </w:r>
      <w:r w:rsidR="009D062A">
        <w:t>Logos</w:t>
      </w:r>
      <w:r>
        <w:t xml:space="preserve">, and the </w:t>
      </w:r>
      <w:r w:rsidR="009D062A">
        <w:t>Logos</w:t>
      </w:r>
      <w:r>
        <w:t xml:space="preserve"> was with God, a</w:t>
      </w:r>
      <w:r w:rsidR="009D062A">
        <w:t>nd the Logos</w:t>
      </w:r>
      <w:r>
        <w:t xml:space="preserve"> was </w:t>
      </w:r>
      <w:r w:rsidR="009D062A">
        <w:t xml:space="preserve">what </w:t>
      </w:r>
      <w:r>
        <w:t>God</w:t>
      </w:r>
      <w:r w:rsidR="009D062A">
        <w:t xml:space="preserve"> was</w:t>
      </w:r>
      <w:r w:rsidR="001225FA">
        <w:t xml:space="preserve">. </w:t>
      </w:r>
      <w:r>
        <w:t>The same was in the beginning with God</w:t>
      </w:r>
      <w:r w:rsidR="001225FA">
        <w:t xml:space="preserve">. </w:t>
      </w:r>
      <w:r>
        <w:t xml:space="preserve">All things </w:t>
      </w:r>
      <w:r w:rsidR="009D062A">
        <w:t>came into being through Him,</w:t>
      </w:r>
      <w:r>
        <w:t xml:space="preserve"> and witho</w:t>
      </w:r>
      <w:r w:rsidR="006F5235">
        <w:t>ut Him</w:t>
      </w:r>
      <w:r w:rsidR="009D062A">
        <w:t>,</w:t>
      </w:r>
      <w:r w:rsidR="006F5235">
        <w:t xml:space="preserve"> </w:t>
      </w:r>
      <w:r w:rsidR="009D062A">
        <w:t xml:space="preserve">nothing </w:t>
      </w:r>
      <w:r w:rsidR="000C38C3">
        <w:t xml:space="preserve">that has come into being </w:t>
      </w:r>
      <w:r w:rsidR="009D062A">
        <w:t>came into being</w:t>
      </w:r>
      <w:r w:rsidR="001225FA">
        <w:t xml:space="preserve">. </w:t>
      </w:r>
      <w:r w:rsidR="009D062A">
        <w:t xml:space="preserve">In Him was the life, </w:t>
      </w:r>
      <w:r>
        <w:t>life</w:t>
      </w:r>
      <w:r w:rsidR="009D062A">
        <w:t xml:space="preserve"> that was the light of mankind</w:t>
      </w:r>
      <w:r w:rsidR="001225FA">
        <w:t xml:space="preserve">. </w:t>
      </w:r>
      <w:r w:rsidR="009D062A">
        <w:t>T</w:t>
      </w:r>
      <w:r w:rsidR="006F5235">
        <w:t xml:space="preserve">he light shines in </w:t>
      </w:r>
      <w:r w:rsidR="009D062A">
        <w:t xml:space="preserve">the </w:t>
      </w:r>
      <w:r w:rsidR="006F5235">
        <w:t>dark</w:t>
      </w:r>
      <w:r w:rsidR="009D062A">
        <w:t>ness,</w:t>
      </w:r>
      <w:r>
        <w:t xml:space="preserve"> and the darkness </w:t>
      </w:r>
      <w:r w:rsidR="009D062A">
        <w:t>has not overcome</w:t>
      </w:r>
      <w:r w:rsidR="009D062A">
        <w:rPr>
          <w:rStyle w:val="FootnoteReference"/>
        </w:rPr>
        <w:footnoteReference w:id="15"/>
      </w:r>
      <w:r w:rsidR="009D062A">
        <w:t xml:space="preserve"> it</w:t>
      </w:r>
      <w:r w:rsidR="001225FA">
        <w:t xml:space="preserve">. </w:t>
      </w:r>
    </w:p>
    <w:p w14:paraId="63C6932E" w14:textId="42F6454E" w:rsidR="004C3E3E" w:rsidRDefault="00CC066E" w:rsidP="004C3E3E">
      <w:pPr>
        <w:pStyle w:val="Prose"/>
      </w:pPr>
      <w:r>
        <w:t>There was a man sent from God, whose name was John</w:t>
      </w:r>
      <w:r w:rsidR="001225FA">
        <w:t xml:space="preserve">. </w:t>
      </w:r>
      <w:r w:rsidR="004C3E3E">
        <w:t>John</w:t>
      </w:r>
      <w:r>
        <w:t xml:space="preserve"> </w:t>
      </w:r>
      <w:r w:rsidR="004C3E3E">
        <w:t>came as</w:t>
      </w:r>
      <w:r>
        <w:t xml:space="preserve"> a witness, to bear witness of the Light, </w:t>
      </w:r>
      <w:r w:rsidR="004C3E3E">
        <w:t>so that all</w:t>
      </w:r>
      <w:r>
        <w:t xml:space="preserve"> might believe through him</w:t>
      </w:r>
      <w:r w:rsidR="001225FA">
        <w:t xml:space="preserve">. </w:t>
      </w:r>
      <w:r>
        <w:t xml:space="preserve">He was not the Light, but (came) </w:t>
      </w:r>
      <w:r w:rsidR="004C3E3E">
        <w:t>to bear witness</w:t>
      </w:r>
      <w:r w:rsidR="000C38C3">
        <w:t xml:space="preserve"> of the Light; t</w:t>
      </w:r>
      <w:r>
        <w:t xml:space="preserve">he true Light, </w:t>
      </w:r>
      <w:r w:rsidR="004C3E3E">
        <w:t>who</w:t>
      </w:r>
      <w:r>
        <w:t xml:space="preserve"> </w:t>
      </w:r>
      <w:r w:rsidR="004C3E3E">
        <w:t>en</w:t>
      </w:r>
      <w:r>
        <w:t>light</w:t>
      </w:r>
      <w:r w:rsidR="004C3E3E">
        <w:t>ens everyone</w:t>
      </w:r>
      <w:r>
        <w:t xml:space="preserve"> </w:t>
      </w:r>
      <w:r w:rsidR="004C3E3E">
        <w:t>was coming</w:t>
      </w:r>
      <w:r>
        <w:t xml:space="preserve"> into the world</w:t>
      </w:r>
      <w:r w:rsidR="001225FA">
        <w:t>.</w:t>
      </w:r>
    </w:p>
    <w:p w14:paraId="540946F8" w14:textId="77777777" w:rsidR="00CC066E" w:rsidRDefault="001225FA" w:rsidP="004C3E3E">
      <w:pPr>
        <w:pStyle w:val="Prose"/>
      </w:pPr>
      <w:r>
        <w:t xml:space="preserve"> </w:t>
      </w:r>
      <w:r w:rsidR="00CC066E">
        <w:t xml:space="preserve">He was in the world, and the world </w:t>
      </w:r>
      <w:r w:rsidR="004C3E3E">
        <w:t>had come into existence</w:t>
      </w:r>
      <w:r w:rsidR="00CC066E">
        <w:t xml:space="preserve"> through Him, and the world </w:t>
      </w:r>
      <w:r w:rsidR="004C3E3E">
        <w:t>did not recognize Him</w:t>
      </w:r>
      <w:r>
        <w:t xml:space="preserve">. </w:t>
      </w:r>
      <w:r w:rsidR="00CC066E">
        <w:t xml:space="preserve">He came to His own, and </w:t>
      </w:r>
      <w:r w:rsidR="004C3E3E">
        <w:t>H</w:t>
      </w:r>
      <w:r w:rsidR="00CC066E">
        <w:t xml:space="preserve">is own </w:t>
      </w:r>
      <w:r w:rsidR="004C3E3E">
        <w:t>did not receive Him</w:t>
      </w:r>
      <w:r>
        <w:t xml:space="preserve">. </w:t>
      </w:r>
      <w:r w:rsidR="00CC066E">
        <w:t xml:space="preserve">But those who received Him, to them He </w:t>
      </w:r>
      <w:r w:rsidR="004C3E3E">
        <w:t>allowed</w:t>
      </w:r>
      <w:r w:rsidR="00CC066E">
        <w:t xml:space="preserve"> to become sons of God, </w:t>
      </w:r>
      <w:r w:rsidR="004C3E3E">
        <w:t>to those who believe in</w:t>
      </w:r>
      <w:r w:rsidR="00CC066E">
        <w:t xml:space="preserve"> His Name</w:t>
      </w:r>
      <w:r w:rsidR="004C3E3E">
        <w:t>.</w:t>
      </w:r>
      <w:r>
        <w:t xml:space="preserve"> </w:t>
      </w:r>
      <w:r w:rsidR="004C3E3E">
        <w:lastRenderedPageBreak/>
        <w:t>They</w:t>
      </w:r>
      <w:r w:rsidR="00CC066E">
        <w:t xml:space="preserve"> </w:t>
      </w:r>
      <w:r w:rsidR="004C3E3E">
        <w:t xml:space="preserve">were born </w:t>
      </w:r>
      <w:r w:rsidR="00CC066E">
        <w:t xml:space="preserve">not of blood, nor of the </w:t>
      </w:r>
      <w:r w:rsidR="004C3E3E">
        <w:t>will</w:t>
      </w:r>
      <w:r w:rsidR="00CC066E">
        <w:t xml:space="preserve"> of the flesh, nor of the </w:t>
      </w:r>
      <w:r w:rsidR="004C3E3E">
        <w:t>will</w:t>
      </w:r>
      <w:r w:rsidR="00CC066E">
        <w:t xml:space="preserve"> of man, but they were born of God</w:t>
      </w:r>
      <w:r>
        <w:t xml:space="preserve">. </w:t>
      </w:r>
    </w:p>
    <w:p w14:paraId="02F46A38" w14:textId="77777777" w:rsidR="00CC066E" w:rsidRDefault="004C3E3E" w:rsidP="00CC066E">
      <w:pPr>
        <w:pStyle w:val="Prose"/>
        <w:rPr>
          <w:i/>
        </w:rPr>
      </w:pPr>
      <w:r>
        <w:t>The Logos</w:t>
      </w:r>
      <w:r w:rsidR="00CC066E">
        <w:t xml:space="preserve"> became flesh, and dwelt among us, and we </w:t>
      </w:r>
      <w:r>
        <w:t>beheld</w:t>
      </w:r>
      <w:r w:rsidR="00CC066E">
        <w:t xml:space="preserve"> His glory, </w:t>
      </w:r>
      <w:r>
        <w:t>glory as</w:t>
      </w:r>
      <w:r w:rsidR="00CC066E">
        <w:t xml:space="preserve"> an</w:t>
      </w:r>
      <w:r>
        <w:t xml:space="preserve"> Only-B</w:t>
      </w:r>
      <w:r w:rsidR="00CC066E">
        <w:t>egotten</w:t>
      </w:r>
      <w:r>
        <w:rPr>
          <w:rStyle w:val="FootnoteReference"/>
        </w:rPr>
        <w:footnoteReference w:id="16"/>
      </w:r>
      <w:r w:rsidR="00CC066E">
        <w:t xml:space="preserve"> Son of His Father, full of grace and truth</w:t>
      </w:r>
      <w:r w:rsidR="001225FA">
        <w:t xml:space="preserve">. </w:t>
      </w:r>
      <w:r w:rsidR="00CC066E">
        <w:t xml:space="preserve">John </w:t>
      </w:r>
      <w:r>
        <w:t>bore</w:t>
      </w:r>
      <w:r w:rsidR="00CC066E">
        <w:t xml:space="preserve"> witness of Him, and cried</w:t>
      </w:r>
      <w:r>
        <w:t xml:space="preserve"> out</w:t>
      </w:r>
      <w:r w:rsidR="00CC066E">
        <w:t xml:space="preserve">, saying, </w:t>
      </w:r>
      <w:r>
        <w:t>“t</w:t>
      </w:r>
      <w:r w:rsidR="00CC066E">
        <w:t xml:space="preserve">his is He of whom I said, </w:t>
      </w:r>
      <w:r>
        <w:t>‘</w:t>
      </w:r>
      <w:r w:rsidR="00CC066E">
        <w:t xml:space="preserve">He Who comes after me </w:t>
      </w:r>
      <w:r>
        <w:t>is before me,</w:t>
      </w:r>
      <w:r w:rsidR="00CC066E">
        <w:t xml:space="preserve"> for He was indeed earlier than me</w:t>
      </w:r>
      <w:r w:rsidR="001225FA">
        <w:t>.</w:t>
      </w:r>
      <w:r w:rsidR="006800D4">
        <w:t>’”</w:t>
      </w:r>
      <w:r w:rsidR="001225FA">
        <w:t xml:space="preserve"> </w:t>
      </w:r>
      <w:r w:rsidR="006800D4">
        <w:t>From His fullness, we have all received</w:t>
      </w:r>
      <w:r w:rsidR="00CC066E">
        <w:t xml:space="preserve"> grace instead of grace</w:t>
      </w:r>
      <w:r w:rsidR="001225FA">
        <w:t xml:space="preserve">. </w:t>
      </w:r>
      <w:r w:rsidR="00CC066E">
        <w:t xml:space="preserve">For the Law was given through Moses, but grace and truth </w:t>
      </w:r>
      <w:r w:rsidR="006800D4">
        <w:t>come</w:t>
      </w:r>
      <w:r w:rsidR="00CC066E">
        <w:t xml:space="preserve"> through Jesus Christ</w:t>
      </w:r>
      <w:r w:rsidR="001225FA">
        <w:t xml:space="preserve">. </w:t>
      </w:r>
      <w:r w:rsidR="00CC066E" w:rsidRPr="00CC066E">
        <w:rPr>
          <w:i/>
        </w:rPr>
        <w:t>Glory be to God forever.</w:t>
      </w:r>
    </w:p>
    <w:p w14:paraId="759B9CD0" w14:textId="77777777" w:rsidR="00C241B0" w:rsidRDefault="00C241B0" w:rsidP="00C241B0">
      <w:pPr>
        <w:pStyle w:val="Rubric"/>
      </w:pPr>
      <w:r>
        <w:t>Or else the Gospel According to Saint Mark 1:1-3 is said</w:t>
      </w:r>
      <w:r>
        <w:rPr>
          <w:rStyle w:val="FootnoteReference"/>
        </w:rPr>
        <w:footnoteReference w:id="17"/>
      </w:r>
      <w:r>
        <w:t>,</w:t>
      </w:r>
    </w:p>
    <w:p w14:paraId="6DDBD9CA" w14:textId="77777777" w:rsidR="00C241B0" w:rsidRPr="00C241B0" w:rsidRDefault="00C241B0" w:rsidP="00C241B0">
      <w:pPr>
        <w:pStyle w:val="Rubric"/>
        <w:rPr>
          <w:i w:val="0"/>
        </w:rPr>
      </w:pPr>
      <w:r>
        <w:rPr>
          <w:i w:val="0"/>
        </w:rPr>
        <w:t xml:space="preserve">The beginning of the Gospel </w:t>
      </w:r>
      <w:r w:rsidR="006800D4">
        <w:rPr>
          <w:i w:val="0"/>
        </w:rPr>
        <w:t>of Jesus Christ, the Son of God.</w:t>
      </w:r>
      <w:r>
        <w:rPr>
          <w:i w:val="0"/>
        </w:rPr>
        <w:t xml:space="preserve"> </w:t>
      </w:r>
      <w:r w:rsidR="006800D4">
        <w:rPr>
          <w:i w:val="0"/>
        </w:rPr>
        <w:t>A</w:t>
      </w:r>
      <w:r>
        <w:rPr>
          <w:i w:val="0"/>
        </w:rPr>
        <w:t xml:space="preserve">s it is written in Isaiah the prophet: </w:t>
      </w:r>
      <w:r w:rsidR="006800D4">
        <w:rPr>
          <w:i w:val="0"/>
        </w:rPr>
        <w:t>“Behold</w:t>
      </w:r>
      <w:r>
        <w:rPr>
          <w:i w:val="0"/>
        </w:rPr>
        <w:t xml:space="preserve">, I </w:t>
      </w:r>
      <w:r w:rsidR="006800D4">
        <w:rPr>
          <w:i w:val="0"/>
        </w:rPr>
        <w:t>send My messenger</w:t>
      </w:r>
      <w:r>
        <w:rPr>
          <w:i w:val="0"/>
        </w:rPr>
        <w:t xml:space="preserve"> before </w:t>
      </w:r>
      <w:r w:rsidR="006800D4">
        <w:rPr>
          <w:i w:val="0"/>
        </w:rPr>
        <w:t>y</w:t>
      </w:r>
      <w:r w:rsidR="00E570CB">
        <w:rPr>
          <w:i w:val="0"/>
        </w:rPr>
        <w:t>our</w:t>
      </w:r>
      <w:r w:rsidR="006800D4">
        <w:rPr>
          <w:i w:val="0"/>
        </w:rPr>
        <w:t xml:space="preserve"> face, who will</w:t>
      </w:r>
      <w:r>
        <w:rPr>
          <w:i w:val="0"/>
        </w:rPr>
        <w:t xml:space="preserve"> prepare </w:t>
      </w:r>
      <w:r w:rsidR="00E570CB">
        <w:rPr>
          <w:i w:val="0"/>
        </w:rPr>
        <w:t>Your</w:t>
      </w:r>
      <w:r>
        <w:rPr>
          <w:i w:val="0"/>
        </w:rPr>
        <w:t xml:space="preserve"> way before </w:t>
      </w:r>
      <w:r w:rsidR="001040C8">
        <w:rPr>
          <w:i w:val="0"/>
        </w:rPr>
        <w:t>You</w:t>
      </w:r>
      <w:r>
        <w:rPr>
          <w:i w:val="0"/>
        </w:rPr>
        <w:t xml:space="preserve">. The voice of </w:t>
      </w:r>
      <w:r w:rsidR="006800D4">
        <w:rPr>
          <w:i w:val="0"/>
        </w:rPr>
        <w:t>one crying</w:t>
      </w:r>
      <w:r>
        <w:rPr>
          <w:i w:val="0"/>
        </w:rPr>
        <w:t xml:space="preserve"> in the </w:t>
      </w:r>
      <w:r w:rsidR="006800D4">
        <w:rPr>
          <w:i w:val="0"/>
        </w:rPr>
        <w:t>wilderness, ‘make ready the way of the Lord! M</w:t>
      </w:r>
      <w:r>
        <w:rPr>
          <w:i w:val="0"/>
        </w:rPr>
        <w:t>ake His paths</w:t>
      </w:r>
      <w:r w:rsidR="006800D4">
        <w:rPr>
          <w:i w:val="0"/>
        </w:rPr>
        <w:t xml:space="preserve"> straight!”</w:t>
      </w:r>
      <w:r>
        <w:rPr>
          <w:i w:val="0"/>
        </w:rPr>
        <w:t xml:space="preserve"> </w:t>
      </w:r>
      <w:r>
        <w:t>Glory be to God forever.</w:t>
      </w:r>
    </w:p>
    <w:p w14:paraId="263EFF77" w14:textId="4EB6900E" w:rsidR="00CC066E" w:rsidRDefault="00CC066E" w:rsidP="00CC066E">
      <w:pPr>
        <w:pStyle w:val="Rubric"/>
      </w:pPr>
      <w:r>
        <w:t xml:space="preserve">Then shall this Psali Adam be said (or else the whole Doxology of Prime on page </w:t>
      </w:r>
      <w:r w:rsidR="003A78C2">
        <w:fldChar w:fldCharType="begin"/>
      </w:r>
      <w:r>
        <w:instrText xml:space="preserve"> PAGEREF _Ref412098903 \h </w:instrText>
      </w:r>
      <w:r w:rsidR="003A78C2">
        <w:fldChar w:fldCharType="separate"/>
      </w:r>
      <w:r w:rsidR="000C7DE2">
        <w:rPr>
          <w:noProof/>
        </w:rPr>
        <w:t>55</w:t>
      </w:r>
      <w:r w:rsidR="003A78C2">
        <w:fldChar w:fldCharType="end"/>
      </w:r>
      <w:r w:rsidR="00C241B0">
        <w:t>. Originally, "O True Light" was said here in its entirety, rather than just the first parts, without the rest of modern Doxology of Prime</w:t>
      </w:r>
      <w:r w:rsidR="00163DA5">
        <w:t>. The current introduct, “we worship,” could be said between the prayer of Thanksgiving and Ps 50, to mirror its use in Morning Incense</w:t>
      </w:r>
      <w:r>
        <w:t>),</w:t>
      </w:r>
    </w:p>
    <w:p w14:paraId="59DB2D0E" w14:textId="77777777" w:rsidR="00CC066E" w:rsidRDefault="00CC066E" w:rsidP="00CC066E">
      <w:pPr>
        <w:pStyle w:val="Prose"/>
      </w:pPr>
      <w:r>
        <w:t xml:space="preserve">O True Light Which lights every man who comes to the world, </w:t>
      </w:r>
      <w:r w:rsidR="001040C8">
        <w:t>You</w:t>
      </w:r>
      <w:r>
        <w:t xml:space="preserve"> </w:t>
      </w:r>
      <w:r w:rsidR="00556387">
        <w:t>have</w:t>
      </w:r>
      <w:r>
        <w:t xml:space="preserve"> come to the world through </w:t>
      </w:r>
      <w:r w:rsidR="00E570CB">
        <w:t>Your</w:t>
      </w:r>
      <w:r>
        <w:t xml:space="preserve"> love toward man; all the creation rejoiced at </w:t>
      </w:r>
      <w:r w:rsidR="00E570CB">
        <w:t>Your</w:t>
      </w:r>
      <w:r>
        <w:t xml:space="preserve"> coming</w:t>
      </w:r>
      <w:r w:rsidR="001225FA">
        <w:t xml:space="preserve">. </w:t>
      </w:r>
      <w:r w:rsidR="001040C8">
        <w:t>You</w:t>
      </w:r>
      <w:r>
        <w:t xml:space="preserve"> </w:t>
      </w:r>
      <w:r w:rsidR="00556387">
        <w:t>have</w:t>
      </w:r>
      <w:r>
        <w:t xml:space="preserve"> saved Adam from the deceitfulness and set free Eve from the pangs of death</w:t>
      </w:r>
      <w:r w:rsidR="001225FA">
        <w:t xml:space="preserve">. </w:t>
      </w:r>
      <w:r w:rsidR="001040C8">
        <w:t>You</w:t>
      </w:r>
      <w:r>
        <w:t xml:space="preserve"> </w:t>
      </w:r>
      <w:r w:rsidR="00556387">
        <w:t>have</w:t>
      </w:r>
      <w:r>
        <w:t xml:space="preserve"> given to us the spirit of sonship. We praise </w:t>
      </w:r>
      <w:r w:rsidR="001040C8">
        <w:t>You</w:t>
      </w:r>
      <w:r>
        <w:t xml:space="preserve">, we bless </w:t>
      </w:r>
      <w:r w:rsidR="001040C8">
        <w:t>You</w:t>
      </w:r>
      <w:r>
        <w:t xml:space="preserve"> with </w:t>
      </w:r>
      <w:r w:rsidR="001040C8">
        <w:t>Your</w:t>
      </w:r>
      <w:r>
        <w:t xml:space="preserve"> angels.</w:t>
      </w:r>
    </w:p>
    <w:p w14:paraId="485C4E19" w14:textId="77777777" w:rsidR="006800D4" w:rsidRPr="004E1800" w:rsidRDefault="006800D4" w:rsidP="006800D4">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82CF106" w14:textId="20B4B71F" w:rsidR="00CC066E" w:rsidRDefault="00CC066E" w:rsidP="00CC066E">
      <w:pPr>
        <w:pStyle w:val="Prose"/>
      </w:pPr>
      <w:r>
        <w:t xml:space="preserve">When the morning hour comes upon us, O Christ our God, the True Light, let the thoughts of light arise within us, and let not the darkness of passions cover us; that we may praise </w:t>
      </w:r>
      <w:r w:rsidR="001040C8">
        <w:t>You</w:t>
      </w:r>
      <w:r>
        <w:t xml:space="preserve"> rationally with David, crying </w:t>
      </w:r>
      <w:r w:rsidR="000C38C3">
        <w:t>to</w:t>
      </w:r>
      <w:r>
        <w:t xml:space="preserve"> </w:t>
      </w:r>
      <w:r w:rsidR="001040C8">
        <w:t>You</w:t>
      </w:r>
      <w:r w:rsidR="006800D4">
        <w:t xml:space="preserve"> and saying, “</w:t>
      </w:r>
      <w:r>
        <w:t xml:space="preserve">My eyes are awake before the dawn time that I might meditate on all </w:t>
      </w:r>
      <w:r w:rsidR="00E570CB">
        <w:t>Your</w:t>
      </w:r>
      <w:r w:rsidR="006800D4">
        <w:t xml:space="preserve"> words.”</w:t>
      </w:r>
      <w:r w:rsidR="00FE0AE4">
        <w:t xml:space="preserve"> </w:t>
      </w:r>
      <w:r>
        <w:t xml:space="preserve">Hear our voices according to </w:t>
      </w:r>
      <w:r w:rsidR="00E570CB">
        <w:t>Your</w:t>
      </w:r>
      <w:r>
        <w:t xml:space="preserve"> great mercy; save us, O Lord our God, according to </w:t>
      </w:r>
      <w:r w:rsidR="00E570CB">
        <w:t>Your</w:t>
      </w:r>
      <w:r>
        <w:t xml:space="preserve"> compassions.</w:t>
      </w:r>
    </w:p>
    <w:p w14:paraId="0F2721CA" w14:textId="77777777" w:rsidR="006800D4" w:rsidRPr="000D0A3F" w:rsidRDefault="006800D4" w:rsidP="006800D4">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6B47F51B" w14:textId="77777777" w:rsidR="00CC066E" w:rsidRDefault="00CC066E" w:rsidP="00CC066E">
      <w:pPr>
        <w:pStyle w:val="Prose"/>
      </w:pPr>
      <w:r>
        <w:t>You are the Mother of the Light, who is honoured throughout the entire world</w:t>
      </w:r>
      <w:r w:rsidR="001225FA">
        <w:t xml:space="preserve">. </w:t>
      </w:r>
      <w:r>
        <w:t>Glorifica</w:t>
      </w:r>
      <w:r w:rsidR="006800D4">
        <w:t xml:space="preserve">tions are offered </w:t>
      </w:r>
      <w:r>
        <w:t xml:space="preserve">to you, O </w:t>
      </w:r>
      <w:r w:rsidR="006800D4">
        <w:t>Theotokos</w:t>
      </w:r>
      <w:r>
        <w:t>, the Second Heaven</w:t>
      </w:r>
      <w:r w:rsidR="001225FA">
        <w:t xml:space="preserve">. </w:t>
      </w:r>
      <w:r>
        <w:t>For you are the pure and unchang</w:t>
      </w:r>
      <w:r>
        <w:lastRenderedPageBreak/>
        <w:t>ing flower, and the ever virgin Mother</w:t>
      </w:r>
      <w:r w:rsidR="001225FA">
        <w:t xml:space="preserve">. </w:t>
      </w:r>
      <w:r>
        <w:t>For the Father has chosen yo</w:t>
      </w:r>
      <w:r w:rsidR="00C241B0">
        <w:t>u, and the Holy Spirit has over</w:t>
      </w:r>
      <w:r>
        <w:t>shadowed you, and the Son of God came and was incarnate of you</w:t>
      </w:r>
      <w:r w:rsidR="001225FA">
        <w:t xml:space="preserve">. </w:t>
      </w:r>
      <w:r>
        <w:t>Ask Him to grant deliverance unto the world that He has created, and to save it from the temptations</w:t>
      </w:r>
      <w:r w:rsidR="001225FA">
        <w:t xml:space="preserve">. </w:t>
      </w:r>
      <w:r>
        <w:t>That we may praise Him with a new hymn, and bless Him, now and forever</w:t>
      </w:r>
      <w:r w:rsidR="001225FA">
        <w:t xml:space="preserve">. </w:t>
      </w:r>
      <w:r>
        <w:t>Amen.</w:t>
      </w:r>
    </w:p>
    <w:p w14:paraId="42930BE3" w14:textId="2E2E4464" w:rsidR="00B5582D" w:rsidRDefault="00B5582D" w:rsidP="00B5582D">
      <w:pPr>
        <w:pStyle w:val="Rubric"/>
      </w:pPr>
      <w:r>
        <w:t xml:space="preserve">If praying Great Prime, i.e. continuing directly to the Raising of Morning Incense, omit the following, all of which are said in, or have equivalents in the Raising of Incense (which is simply the great or communal version of Prime), and proceed directly to the Raising of Morning Incense on page </w:t>
      </w:r>
      <w:r w:rsidR="003A78C2">
        <w:fldChar w:fldCharType="begin"/>
      </w:r>
      <w:r>
        <w:instrText xml:space="preserve"> PAGEREF _Ref412099016 \h </w:instrText>
      </w:r>
      <w:r w:rsidR="003A78C2">
        <w:fldChar w:fldCharType="separate"/>
      </w:r>
      <w:r w:rsidR="000C7DE2">
        <w:rPr>
          <w:noProof/>
        </w:rPr>
        <w:t>66</w:t>
      </w:r>
      <w:r w:rsidR="003A78C2">
        <w:fldChar w:fldCharType="end"/>
      </w:r>
      <w:r>
        <w:t>.</w:t>
      </w:r>
    </w:p>
    <w:p w14:paraId="1E3BDFB4" w14:textId="77777777" w:rsidR="00CC066E" w:rsidRDefault="00CC066E" w:rsidP="00CC066E">
      <w:pPr>
        <w:pStyle w:val="Heading5non-TOC"/>
      </w:pPr>
      <w:r>
        <w:t>THE GLORIA</w:t>
      </w:r>
    </w:p>
    <w:p w14:paraId="1A1BD452" w14:textId="77777777" w:rsidR="007010B8" w:rsidRDefault="007010B8" w:rsidP="007010B8">
      <w:pPr>
        <w:pStyle w:val="Prose"/>
      </w:pP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8AD17F8" w14:textId="77777777" w:rsidR="007010B8" w:rsidRDefault="007010B8" w:rsidP="007010B8">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37D5830" w14:textId="77777777" w:rsidR="007010B8" w:rsidRDefault="007010B8" w:rsidP="007010B8">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A1C290E" w14:textId="43D2E906" w:rsidR="00CC066E" w:rsidRPr="001A4291" w:rsidRDefault="00CC066E" w:rsidP="00CC066E">
      <w:pPr>
        <w:pStyle w:val="Heading5"/>
        <w:rPr>
          <w:rFonts w:cs="@MingLiU"/>
          <w:lang w:val="en-GB"/>
        </w:rPr>
      </w:pPr>
      <w:r w:rsidRPr="001A4291">
        <w:rPr>
          <w:lang w:val="en-GB"/>
        </w:rPr>
        <w:t>T</w:t>
      </w:r>
      <w:r w:rsidR="00AB78C6">
        <w:rPr>
          <w:lang w:val="en-GB"/>
        </w:rPr>
        <w:t>he Trisagion</w:t>
      </w:r>
    </w:p>
    <w:p w14:paraId="5732683E" w14:textId="77777777" w:rsidR="00952359" w:rsidRPr="001A4291" w:rsidRDefault="00952359" w:rsidP="00952359">
      <w:pPr>
        <w:pStyle w:val="Prose"/>
      </w:pPr>
      <w:r w:rsidRPr="001A4291">
        <w:t>Holy God, Holy Mighty, Holy Immortal, Who was born of the Virgin, have mercy on us.</w:t>
      </w:r>
    </w:p>
    <w:p w14:paraId="43D5EF23" w14:textId="77777777" w:rsidR="00952359" w:rsidRPr="001A4291" w:rsidRDefault="00952359" w:rsidP="00952359">
      <w:pPr>
        <w:pStyle w:val="Prose"/>
      </w:pPr>
      <w:r w:rsidRPr="001A4291">
        <w:t>Holy God, Holy Mighty, Holy Immortal, Who was crucified for us, have mercy on us.</w:t>
      </w:r>
    </w:p>
    <w:p w14:paraId="0143D8AD" w14:textId="77777777" w:rsidR="00952359" w:rsidRPr="001A4291" w:rsidRDefault="00952359" w:rsidP="00952359">
      <w:pPr>
        <w:pStyle w:val="Prose"/>
      </w:pPr>
      <w:r w:rsidRPr="001A4291">
        <w:t>Holy God, Holy Mighty, Holy Immortal, Who rose from the dead and ascended into the heavens, have mercy on us.</w:t>
      </w:r>
    </w:p>
    <w:p w14:paraId="22DC18DA" w14:textId="77777777" w:rsidR="00952359" w:rsidRPr="001A4291" w:rsidRDefault="00952359" w:rsidP="00952359">
      <w:pPr>
        <w:pStyle w:val="Prose"/>
      </w:pPr>
      <w:r w:rsidRPr="001A4291">
        <w:t>Glory be to the Father, and to the Son, and to the Holy Spirit, both now, and always, and unto the ages of ages</w:t>
      </w:r>
      <w:r>
        <w:t xml:space="preserve">. </w:t>
      </w:r>
      <w:r w:rsidRPr="001A4291">
        <w:t>Amen.</w:t>
      </w:r>
    </w:p>
    <w:p w14:paraId="70B218EB" w14:textId="77777777" w:rsidR="00952359" w:rsidRPr="001A4291" w:rsidRDefault="00952359" w:rsidP="00952359">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B72DDC6" w14:textId="77777777" w:rsidR="00952359" w:rsidRPr="001A4291" w:rsidRDefault="00952359" w:rsidP="00952359">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00B2FAD5" w14:textId="77777777" w:rsidR="00952359" w:rsidRPr="001A4291" w:rsidRDefault="00952359" w:rsidP="00952359">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6D4D6144" w14:textId="77777777" w:rsidR="00952359" w:rsidRPr="001A4291" w:rsidRDefault="00952359" w:rsidP="00952359">
      <w:pPr>
        <w:pStyle w:val="Prose"/>
      </w:pPr>
      <w:r w:rsidRPr="001A4291">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31C764C4" w14:textId="77777777" w:rsidR="00CC066E" w:rsidRPr="001A4291" w:rsidRDefault="006800D4" w:rsidP="00CC066E">
      <w:r>
        <w:t xml:space="preserve">Our Father </w:t>
      </w:r>
      <w:r w:rsidR="00CC066E" w:rsidRPr="001A4291">
        <w:t>in Heaven...</w:t>
      </w:r>
    </w:p>
    <w:p w14:paraId="497178F6" w14:textId="77777777" w:rsidR="00CC066E" w:rsidRPr="001A4291" w:rsidRDefault="006800D4" w:rsidP="00CC066E">
      <w:pPr>
        <w:pStyle w:val="Heading5"/>
        <w:rPr>
          <w:lang w:val="en-GB"/>
        </w:rPr>
      </w:pPr>
      <w:bookmarkStart w:id="161" w:name="_Toc410196187"/>
      <w:bookmarkStart w:id="162" w:name="_Toc410196429"/>
      <w:bookmarkStart w:id="163" w:name="_Toc410196931"/>
      <w:r>
        <w:rPr>
          <w:lang w:val="en-GB"/>
        </w:rPr>
        <w:lastRenderedPageBreak/>
        <w:t>Hail to You</w:t>
      </w:r>
    </w:p>
    <w:p w14:paraId="213A5354" w14:textId="77777777" w:rsidR="00CC066E" w:rsidRPr="001A4291" w:rsidRDefault="00CC066E" w:rsidP="00CC066E">
      <w:pPr>
        <w:pStyle w:val="Prose"/>
      </w:pPr>
      <w:r w:rsidRPr="001A4291">
        <w:t>Hail to you!</w:t>
      </w:r>
      <w:r w:rsidR="00FE0AE4">
        <w:t xml:space="preserve"> </w:t>
      </w:r>
      <w:r w:rsidRPr="001A4291">
        <w:t>We ask you, O saint full of glory, the ever</w:t>
      </w:r>
      <w:r w:rsidRPr="001A4291">
        <w:noBreakHyphen/>
        <w:t>virgin Mother of God, the Mother of Christ; offer our prayers unto your beloved Son, that He may forgive us our sins</w:t>
      </w:r>
      <w:r w:rsidR="001225FA">
        <w:t xml:space="preserve">. </w:t>
      </w:r>
      <w:r w:rsidRPr="001A4291">
        <w:t>Hail to the holy Virgin, who has brought forth unto us the True Light, Christ our God</w:t>
      </w:r>
      <w:r w:rsidR="001225FA">
        <w:t xml:space="preserve">. </w:t>
      </w:r>
      <w:r w:rsidRPr="001A4291">
        <w:t>Ask the Lord on our behalf, that He may have mercy on us and forgive us our sins.</w:t>
      </w:r>
    </w:p>
    <w:p w14:paraId="559B8ED0" w14:textId="27FB0255" w:rsidR="00CC066E" w:rsidRPr="001A4291" w:rsidRDefault="00CC066E" w:rsidP="00CC066E">
      <w:pPr>
        <w:pStyle w:val="Prose"/>
      </w:pPr>
      <w:r w:rsidRPr="001A4291">
        <w:t xml:space="preserve">O Virgin Mary, the holy </w:t>
      </w:r>
      <w:r w:rsidR="009F2782">
        <w:t>Theotokos</w:t>
      </w:r>
      <w:r w:rsidRPr="001A4291">
        <w:t>, the faithful advo</w:t>
      </w:r>
      <w:r w:rsidRPr="001A4291">
        <w:softHyphen/>
        <w:t xml:space="preserve">cate for all mankind, intercede on our behalf before Christ, Whom you have brought forth, that He may forgive us our sins. </w:t>
      </w:r>
    </w:p>
    <w:p w14:paraId="4BC29E79" w14:textId="77777777" w:rsidR="00CC066E" w:rsidRPr="001A4291" w:rsidRDefault="006800D4" w:rsidP="00CC066E">
      <w:pPr>
        <w:pStyle w:val="Heading5"/>
        <w:rPr>
          <w:lang w:val="en-GB"/>
        </w:rPr>
      </w:pPr>
      <w:bookmarkStart w:id="164" w:name="_Ref452621073"/>
      <w:r>
        <w:rPr>
          <w:lang w:val="en-GB"/>
        </w:rPr>
        <w:t>The Introduction to the Creed</w:t>
      </w:r>
      <w:bookmarkEnd w:id="164"/>
    </w:p>
    <w:p w14:paraId="04466ACB" w14:textId="77777777" w:rsidR="00CC066E" w:rsidRPr="001A4291" w:rsidRDefault="00CC066E" w:rsidP="00CC066E">
      <w:pPr>
        <w:pStyle w:val="Prose"/>
      </w:pPr>
      <w:r w:rsidRPr="001A4291">
        <w:t>We exalt you, the Mother of the True Light. We glorify you, O saint and Mother of God, for you brought forth unto us the Saviour of the whole world; He came and saved our souls.</w:t>
      </w:r>
    </w:p>
    <w:p w14:paraId="1C7B9144" w14:textId="77777777" w:rsidR="00CC066E" w:rsidRPr="001A4291" w:rsidRDefault="00CC066E" w:rsidP="00CC066E">
      <w:pPr>
        <w:pStyle w:val="Prose"/>
      </w:pPr>
      <w:r w:rsidRPr="001A4291">
        <w:t xml:space="preserve">Glory to </w:t>
      </w:r>
      <w:r w:rsidR="001040C8">
        <w:t>You</w:t>
      </w:r>
      <w:r w:rsidRPr="001A4291">
        <w:t>, our Master, our King, Christ; the pride of the Apostles, the crown of the martyrs, the joy of the righteous, the firmness of the churches, the forgiveness of sins.</w:t>
      </w:r>
    </w:p>
    <w:p w14:paraId="4B8094ED" w14:textId="77777777" w:rsidR="00CC066E" w:rsidRPr="001A4291" w:rsidRDefault="00CC066E" w:rsidP="00CC066E">
      <w:pPr>
        <w:pStyle w:val="Prose"/>
      </w:pPr>
      <w:r w:rsidRPr="001A4291">
        <w:t>We proclaim the Holy Trinity in One Godhead</w:t>
      </w:r>
      <w:r w:rsidR="001225FA">
        <w:t xml:space="preserve">. </w:t>
      </w:r>
      <w:r w:rsidRPr="001A4291">
        <w:t>We wor</w:t>
      </w:r>
      <w:r w:rsidRPr="001A4291">
        <w:softHyphen/>
        <w:t>ship Him</w:t>
      </w:r>
      <w:r w:rsidR="001225FA">
        <w:t xml:space="preserve">. </w:t>
      </w:r>
      <w:r w:rsidRPr="001A4291">
        <w:t>We glorify Him</w:t>
      </w:r>
      <w:r w:rsidR="001225FA">
        <w:t xml:space="preserve">. </w:t>
      </w:r>
      <w:r w:rsidRPr="001A4291">
        <w:t>Lord have mercy</w:t>
      </w:r>
      <w:r w:rsidR="001225FA">
        <w:t xml:space="preserve">. </w:t>
      </w:r>
      <w:r w:rsidRPr="001A4291">
        <w:t>Lord have mercy</w:t>
      </w:r>
      <w:r w:rsidR="001225FA">
        <w:t xml:space="preserve">. </w:t>
      </w:r>
      <w:r w:rsidRPr="001A4291">
        <w:t>Lord bless</w:t>
      </w:r>
      <w:r w:rsidR="001225FA">
        <w:t xml:space="preserve">. </w:t>
      </w:r>
      <w:r w:rsidRPr="001A4291">
        <w:t>Amen.</w:t>
      </w:r>
    </w:p>
    <w:p w14:paraId="1EDE1CEB" w14:textId="77777777" w:rsidR="00CC066E" w:rsidRPr="001A4291" w:rsidRDefault="006800D4" w:rsidP="00CC066E">
      <w:pPr>
        <w:pStyle w:val="Heading5"/>
        <w:rPr>
          <w:rFonts w:cs="@MingLiU"/>
          <w:lang w:val="en-GB"/>
        </w:rPr>
      </w:pPr>
      <w:bookmarkStart w:id="165" w:name="_Ref452621084"/>
      <w:r>
        <w:rPr>
          <w:lang w:val="en-GB"/>
        </w:rPr>
        <w:t>The Orthodox Creed</w:t>
      </w:r>
      <w:bookmarkEnd w:id="165"/>
    </w:p>
    <w:p w14:paraId="4A082E86" w14:textId="77777777" w:rsidR="00CC066E" w:rsidRPr="001A4291" w:rsidRDefault="00CC066E" w:rsidP="00CC066E">
      <w:pPr>
        <w:pStyle w:val="Prose"/>
      </w:pPr>
      <w:r w:rsidRPr="001A4291">
        <w:t>We believe in one God; God the Father, the Pantocrator, Who created heaven and earth, and all things seen and unseen.</w:t>
      </w:r>
    </w:p>
    <w:p w14:paraId="36EDABA3" w14:textId="77777777" w:rsidR="00CC066E" w:rsidRPr="001A4291" w:rsidRDefault="00CC066E" w:rsidP="00CC066E">
      <w:pPr>
        <w:pStyle w:val="Prose"/>
      </w:pPr>
      <w:r w:rsidRPr="001A4291">
        <w:t>We believe in one Lord; Jesus Christ, the Only</w:t>
      </w:r>
      <w:r w:rsidRPr="001A4291">
        <w:noBreakHyphen/>
        <w:t>Begotten Son of God, begotten of the Father before all ages</w:t>
      </w:r>
      <w:r w:rsidR="001225FA">
        <w:t xml:space="preserve">. </w:t>
      </w:r>
      <w:r w:rsidRPr="001A4291">
        <w:t>Light of Light; True God of True God; begotten, not created; of One Essence with the Father; by Whom all things were made; Who, for us men and for our salvation, came down from heaven, and was incarnate of the Holy Spirit, and of the Vir</w:t>
      </w:r>
      <w:r w:rsidRPr="001A4291">
        <w:softHyphen/>
        <w:t>gin Mary, and became man.</w:t>
      </w:r>
    </w:p>
    <w:p w14:paraId="56DE67B4" w14:textId="77777777" w:rsidR="00CC066E" w:rsidRPr="001A4291" w:rsidRDefault="00CC066E" w:rsidP="00CC066E">
      <w:pPr>
        <w:pStyle w:val="Prose"/>
      </w:pPr>
      <w:r w:rsidRPr="001A4291">
        <w:t>And He was crucified for us under Pontius Pilate; suffered and was buried; and the third day He rose from the dead, ac</w:t>
      </w:r>
      <w:r w:rsidRPr="001A4291">
        <w:softHyphen/>
        <w:t>cording to the scriptures. Ascended into the heavens, He sits at the right hand of His Father; and He is coming again in His glory, to judge the living and the dead; Whose kingdom shall have no end.</w:t>
      </w:r>
    </w:p>
    <w:p w14:paraId="2D3D35EA" w14:textId="77777777" w:rsidR="00CC066E" w:rsidRPr="001A4291" w:rsidRDefault="00CC066E" w:rsidP="00CC066E">
      <w:pPr>
        <w:pStyle w:val="Prose"/>
      </w:pPr>
      <w:r w:rsidRPr="001A4291">
        <w:t>Yes, we believe in the Holy Spirit; the Lord, the Giver of Life; Who comes forth from the Father; Who, with the Father and the Son, is worshipped and glorified; Who spoke by the prophets.</w:t>
      </w:r>
    </w:p>
    <w:p w14:paraId="204A1D76" w14:textId="77777777" w:rsidR="00CC066E" w:rsidRPr="00BD252D" w:rsidRDefault="00CC066E" w:rsidP="00CC066E">
      <w:pPr>
        <w:pStyle w:val="Prose"/>
      </w:pPr>
      <w:r w:rsidRPr="001A4291">
        <w:t>And in One, Holy, Catholic and Apostolic Church, we con</w:t>
      </w:r>
      <w:r w:rsidRPr="001A4291">
        <w:softHyphen/>
        <w:t>fess one Baptism for the remission of sins</w:t>
      </w:r>
      <w:r w:rsidR="001225FA">
        <w:t xml:space="preserve">. </w:t>
      </w:r>
      <w:r w:rsidRPr="001A4291">
        <w:t>We look for the resurrection of the dead, and the life of the coming age</w:t>
      </w:r>
      <w:r w:rsidR="001225FA">
        <w:t xml:space="preserve">. </w:t>
      </w:r>
      <w:r w:rsidRPr="001A4291">
        <w:t>Amen.</w:t>
      </w:r>
    </w:p>
    <w:p w14:paraId="56590E55" w14:textId="39CF4413" w:rsidR="00CC066E" w:rsidRPr="00BD252D" w:rsidRDefault="00CC066E" w:rsidP="00CC066E">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sidR="006F5235">
        <w:rPr>
          <w:lang w:val="en-GB"/>
        </w:rPr>
        <w:t xml:space="preserve"> Eleison) 50 (or 41</w:t>
      </w:r>
      <w:r w:rsidR="006F5235">
        <w:rPr>
          <w:rStyle w:val="FootnoteReference"/>
          <w:lang w:val="en-GB"/>
        </w:rPr>
        <w:footnoteReference w:id="18"/>
      </w:r>
      <w:r w:rsidR="006F5235">
        <w:rPr>
          <w:lang w:val="en-GB"/>
        </w:rPr>
        <w:t>)</w:t>
      </w:r>
      <w:r>
        <w:rPr>
          <w:lang w:val="en-GB"/>
        </w:rPr>
        <w:t xml:space="preserve"> times,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3187C43F" w14:textId="77777777" w:rsidR="00CC066E" w:rsidRPr="00CC066E" w:rsidRDefault="00CC066E" w:rsidP="00CC066E">
      <w:pPr>
        <w:pStyle w:val="Prose"/>
      </w:pPr>
      <w:r w:rsidRPr="00CC066E">
        <w:lastRenderedPageBreak/>
        <w:t xml:space="preserve">O Lord, God of hosts, Who </w:t>
      </w:r>
      <w:r w:rsidR="006800D4">
        <w:t>is</w:t>
      </w:r>
      <w:r w:rsidRPr="00CC066E">
        <w:t xml:space="preserve"> before the ages and Who abides forever; Who created the sun for a light of the day, and the night for a rest of all flesh</w:t>
      </w:r>
      <w:r w:rsidR="001225FA">
        <w:t xml:space="preserve">; </w:t>
      </w:r>
      <w:r w:rsidRPr="00CC066E">
        <w:t xml:space="preserve">we give thanks to </w:t>
      </w:r>
      <w:r w:rsidR="001040C8">
        <w:t>You</w:t>
      </w:r>
      <w:r w:rsidRPr="00CC066E">
        <w:t xml:space="preserve">, O King of the ages, for </w:t>
      </w:r>
      <w:r w:rsidR="001040C8">
        <w:t>You</w:t>
      </w:r>
      <w:r w:rsidRPr="00CC066E">
        <w:t xml:space="preserve"> </w:t>
      </w:r>
      <w:r w:rsidR="00556387">
        <w:t>have</w:t>
      </w:r>
      <w:r w:rsidRPr="00CC066E">
        <w:t xml:space="preserve"> made us to pass this night in peace, and </w:t>
      </w:r>
      <w:r w:rsidR="00556387">
        <w:t>have</w:t>
      </w:r>
      <w:r w:rsidRPr="00CC066E">
        <w:t xml:space="preserve"> brought us to the beginning of the day</w:t>
      </w:r>
      <w:r w:rsidR="001225FA">
        <w:t xml:space="preserve">. </w:t>
      </w:r>
      <w:r w:rsidRPr="00CC066E">
        <w:t xml:space="preserve">Therefore, we ask </w:t>
      </w:r>
      <w:r w:rsidR="001040C8">
        <w:t>You</w:t>
      </w:r>
      <w:r w:rsidRPr="00CC066E">
        <w:t>, O our Master, King of the ages: may the light of</w:t>
      </w:r>
      <w:r w:rsidR="00B5582D">
        <w:t xml:space="preserve"> </w:t>
      </w:r>
      <w:r w:rsidR="00E570CB">
        <w:t>Your</w:t>
      </w:r>
      <w:r w:rsidR="00FE0AE4">
        <w:t xml:space="preserve"> truth shine </w:t>
      </w:r>
      <w:r w:rsidR="00B5582D">
        <w:t>on us</w:t>
      </w:r>
      <w:r w:rsidR="001225FA">
        <w:t xml:space="preserve">, </w:t>
      </w:r>
      <w:r w:rsidR="00B5582D">
        <w:t xml:space="preserve">and </w:t>
      </w:r>
      <w:r w:rsidRPr="00CC066E">
        <w:t xml:space="preserve">enlighten us with the light of </w:t>
      </w:r>
      <w:r w:rsidR="00E570CB">
        <w:t>Your</w:t>
      </w:r>
      <w:r w:rsidRPr="00CC066E">
        <w:t xml:space="preserve"> divine knowledge</w:t>
      </w:r>
      <w:r w:rsidR="001225FA">
        <w:t xml:space="preserve">. </w:t>
      </w:r>
      <w:r w:rsidRPr="00CC066E">
        <w:t>Make us children of light, children of the day, that we may pass this day in purity, righteousness and good disposition, that we may complete the rest of our life without stumbling.</w:t>
      </w:r>
    </w:p>
    <w:p w14:paraId="408077E8" w14:textId="77777777" w:rsidR="00CC066E" w:rsidRDefault="00CC066E" w:rsidP="00CC066E">
      <w:pPr>
        <w:pStyle w:val="Prose"/>
      </w:pPr>
      <w:r w:rsidRPr="00CC066E">
        <w:t xml:space="preserve">By the grace, compassion and love of mankind, of </w:t>
      </w:r>
      <w:r w:rsidR="001040C8">
        <w:t>Your</w:t>
      </w:r>
      <w:r w:rsidRPr="00CC066E">
        <w:t xml:space="preserve"> Only Begotten Son, our Lord, God and Saviour, Jesus Christ</w:t>
      </w:r>
      <w:r w:rsidR="001225FA">
        <w:t xml:space="preserve">. </w:t>
      </w:r>
      <w:r w:rsidRPr="00CC066E">
        <w:t xml:space="preserve">Through Whom the glory, the honour, the dominion, and the adoration are due unto </w:t>
      </w:r>
      <w:r w:rsidR="001040C8">
        <w:t>You</w:t>
      </w:r>
      <w:r w:rsidRPr="00CC066E">
        <w:t>, with Him, and the Holy Spirit, the Life Giver</w:t>
      </w:r>
      <w:r w:rsidR="001225FA">
        <w:t xml:space="preserve">, </w:t>
      </w:r>
      <w:r w:rsidRPr="00CC066E">
        <w:t xml:space="preserve">Who is of One Essence with </w:t>
      </w:r>
      <w:r w:rsidR="001040C8">
        <w:t>You</w:t>
      </w:r>
      <w:r w:rsidRPr="00CC066E">
        <w:t>, now, and at all times, and u</w:t>
      </w:r>
      <w:r>
        <w:t>nto the age of all ages</w:t>
      </w:r>
      <w:r w:rsidR="001225FA">
        <w:t xml:space="preserve">. </w:t>
      </w:r>
      <w:r>
        <w:t>Amen.</w:t>
      </w:r>
    </w:p>
    <w:p w14:paraId="1B84E303" w14:textId="77777777" w:rsidR="00CC066E" w:rsidRDefault="00CC066E" w:rsidP="00CC066E">
      <w:pPr>
        <w:pStyle w:val="Rubric"/>
      </w:pPr>
      <w:r>
        <w:t>Another absolution:</w:t>
      </w:r>
    </w:p>
    <w:p w14:paraId="5405BADD" w14:textId="726EE418" w:rsidR="00CC066E" w:rsidRPr="00251DB9" w:rsidRDefault="001040C8" w:rsidP="00CC066E">
      <w:pPr>
        <w:pStyle w:val="Prose"/>
      </w:pPr>
      <w:r>
        <w:t>You</w:t>
      </w:r>
      <w:r w:rsidR="00FE0AE4">
        <w:t xml:space="preserve"> send</w:t>
      </w:r>
      <w:r w:rsidR="00CC066E">
        <w:t xml:space="preserve"> the light and it goes</w:t>
      </w:r>
      <w:r w:rsidR="009F2782">
        <w:t xml:space="preserve"> forth</w:t>
      </w:r>
      <w:r w:rsidR="00CC066E">
        <w:t xml:space="preserve">; </w:t>
      </w:r>
      <w:r w:rsidR="00FE0AE4">
        <w:t>Your</w:t>
      </w:r>
      <w:r w:rsidR="00CC066E">
        <w:t xml:space="preserve"> sun rises upon the righteous and upon the wick</w:t>
      </w:r>
      <w:r w:rsidR="00FE0AE4">
        <w:t>ed; You</w:t>
      </w:r>
      <w:r w:rsidR="00CC066E">
        <w:t xml:space="preserve"> created the light, which enlightens the world; enlighte</w:t>
      </w:r>
      <w:r w:rsidR="00B5582D">
        <w:t xml:space="preserve">n our hearts, O Master of all, </w:t>
      </w:r>
      <w:r w:rsidR="00FE0AE4">
        <w:t>and graciously grant</w:t>
      </w:r>
      <w:r w:rsidR="00CC066E">
        <w:t xml:space="preserve"> us that we may be pleasing to </w:t>
      </w:r>
      <w:r>
        <w:t>You</w:t>
      </w:r>
      <w:r w:rsidR="00CC066E">
        <w:t>, this present day</w:t>
      </w:r>
      <w:r w:rsidR="001225FA">
        <w:t xml:space="preserve">. </w:t>
      </w:r>
      <w:r w:rsidR="00CC066E">
        <w:t>Watch over us against every evil thing, ever</w:t>
      </w:r>
      <w:r w:rsidR="00B5582D">
        <w:t>y sin, and every adverse power;</w:t>
      </w:r>
      <w:r w:rsidR="00CC066E">
        <w:t xml:space="preserve"> in Christ Jesus our Lord, with Whom </w:t>
      </w:r>
      <w:r>
        <w:t>You</w:t>
      </w:r>
      <w:r w:rsidR="00CC066E">
        <w:t xml:space="preserve"> </w:t>
      </w:r>
      <w:r w:rsidR="00C104A1">
        <w:t>are</w:t>
      </w:r>
      <w:r w:rsidR="00CC066E">
        <w:t xml:space="preserve"> blessed together with the Holy Spirit, the Life Giver, Who is Co Essential with </w:t>
      </w:r>
      <w:r>
        <w:t>You</w:t>
      </w:r>
      <w:r w:rsidR="00CC066E">
        <w:t xml:space="preserve"> now, and</w:t>
      </w:r>
      <w:r w:rsidR="00FE0AE4">
        <w:t xml:space="preserve"> forever, and unto the ages of </w:t>
      </w:r>
      <w:r w:rsidR="00CC066E">
        <w:t>ages</w:t>
      </w:r>
      <w:r w:rsidR="001225FA">
        <w:t xml:space="preserve">. </w:t>
      </w:r>
      <w:r w:rsidR="00CC066E">
        <w:t>Amen.</w:t>
      </w:r>
    </w:p>
    <w:p w14:paraId="7ADE82C7" w14:textId="66A9F62E" w:rsidR="00CC066E" w:rsidRPr="005F5CA1" w:rsidRDefault="00CC066E" w:rsidP="00CC066E">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1D250703" w14:textId="77777777" w:rsidR="00346189" w:rsidRDefault="00346189" w:rsidP="00837F89">
      <w:pPr>
        <w:pStyle w:val="Body"/>
      </w:pPr>
      <w:bookmarkStart w:id="166" w:name="_Ref412098903"/>
      <w:r>
        <w:br w:type="page"/>
      </w:r>
    </w:p>
    <w:p w14:paraId="454C0BF9" w14:textId="4F7D835B" w:rsidR="00495F1A" w:rsidRDefault="00495F1A" w:rsidP="00495F1A">
      <w:pPr>
        <w:pStyle w:val="Heading3"/>
      </w:pPr>
      <w:bookmarkStart w:id="167" w:name="_Ref442855270"/>
      <w:bookmarkStart w:id="168" w:name="_Ref442855276"/>
      <w:bookmarkStart w:id="169" w:name="_Toc448227466"/>
      <w:r>
        <w:lastRenderedPageBreak/>
        <w:t>The Doxology of Prime</w:t>
      </w:r>
      <w:bookmarkEnd w:id="161"/>
      <w:bookmarkEnd w:id="162"/>
      <w:bookmarkEnd w:id="163"/>
      <w:bookmarkEnd w:id="166"/>
      <w:bookmarkEnd w:id="167"/>
      <w:bookmarkEnd w:id="168"/>
      <w:bookmarkEnd w:id="169"/>
    </w:p>
    <w:p w14:paraId="117416B8" w14:textId="0D40DA14" w:rsidR="00B5582D" w:rsidRPr="00B5582D" w:rsidRDefault="00B5582D" w:rsidP="00B5582D">
      <w:pPr>
        <w:pStyle w:val="Rubric"/>
      </w:pPr>
      <w:r>
        <w:t>The Doxology of Prime may be said after the Prime Hour (little Prime) and before the Raising of Morning Incense as a stand-alone service. Or it may be inserted into the Prime Hour after the Gospel, in place of the abbreviated form there, or it may be inserted into the Raising of Morning Incense.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4D312A01" w14:textId="77777777" w:rsidTr="0064784C">
        <w:trPr>
          <w:cantSplit/>
          <w:jc w:val="center"/>
        </w:trPr>
        <w:tc>
          <w:tcPr>
            <w:tcW w:w="288" w:type="dxa"/>
          </w:tcPr>
          <w:p w14:paraId="2D983A5B" w14:textId="77777777" w:rsidR="000278EC" w:rsidRDefault="000278EC" w:rsidP="0064784C">
            <w:pPr>
              <w:pStyle w:val="CopticCross"/>
            </w:pPr>
          </w:p>
        </w:tc>
        <w:tc>
          <w:tcPr>
            <w:tcW w:w="3960" w:type="dxa"/>
          </w:tcPr>
          <w:p w14:paraId="440380A9" w14:textId="77777777" w:rsidR="000278EC" w:rsidRPr="007425E1" w:rsidRDefault="000278EC" w:rsidP="000278EC">
            <w:pPr>
              <w:pStyle w:val="EngHang"/>
            </w:pPr>
            <w:r w:rsidRPr="007425E1">
              <w:t>We worship the Father and the Son</w:t>
            </w:r>
          </w:p>
          <w:p w14:paraId="556BB7CC" w14:textId="77777777" w:rsidR="000278EC" w:rsidRPr="007425E1" w:rsidRDefault="000278EC" w:rsidP="000278EC">
            <w:pPr>
              <w:pStyle w:val="EngHang"/>
            </w:pPr>
            <w:r w:rsidRPr="007425E1">
              <w:t>And the Holy Spirit.</w:t>
            </w:r>
          </w:p>
          <w:p w14:paraId="2076F63C" w14:textId="77777777" w:rsidR="000278EC" w:rsidRPr="007425E1" w:rsidRDefault="000278EC" w:rsidP="000278EC">
            <w:pPr>
              <w:pStyle w:val="EngHang"/>
            </w:pPr>
            <w:r w:rsidRPr="007425E1">
              <w:t>Hail to the church,</w:t>
            </w:r>
          </w:p>
          <w:p w14:paraId="0ED12F92" w14:textId="77777777" w:rsidR="000278EC" w:rsidRDefault="000278EC" w:rsidP="000278EC">
            <w:pPr>
              <w:pStyle w:val="EngHangEnd"/>
            </w:pPr>
            <w:r w:rsidRPr="007425E1">
              <w:t>The house of the angels.</w:t>
            </w:r>
          </w:p>
        </w:tc>
        <w:tc>
          <w:tcPr>
            <w:tcW w:w="288" w:type="dxa"/>
          </w:tcPr>
          <w:p w14:paraId="0A1AAA5E" w14:textId="77777777" w:rsidR="000278EC" w:rsidRDefault="000278EC" w:rsidP="00D23F8F"/>
        </w:tc>
        <w:tc>
          <w:tcPr>
            <w:tcW w:w="288" w:type="dxa"/>
          </w:tcPr>
          <w:p w14:paraId="3C067FB6" w14:textId="77777777" w:rsidR="000278EC" w:rsidRDefault="000278EC" w:rsidP="0064784C">
            <w:pPr>
              <w:pStyle w:val="CopticCross"/>
            </w:pPr>
          </w:p>
        </w:tc>
        <w:tc>
          <w:tcPr>
            <w:tcW w:w="3960" w:type="dxa"/>
          </w:tcPr>
          <w:p w14:paraId="605E3F5C" w14:textId="77777777" w:rsidR="000278EC" w:rsidRDefault="000278EC" w:rsidP="00540B24">
            <w:pPr>
              <w:pStyle w:val="CopticVersemulti-line"/>
            </w:pPr>
            <w:r>
              <w:t>Ⲧⲉⲛⲟⲩⲱϣⲧ ⲙ̀Ⲫⲓⲱⲧ ⲛⲉⲙ Ⲡϣⲏⲣⲓ:</w:t>
            </w:r>
          </w:p>
          <w:p w14:paraId="1AB188E3" w14:textId="77777777" w:rsidR="000278EC" w:rsidRDefault="000278EC" w:rsidP="00540B24">
            <w:pPr>
              <w:pStyle w:val="CopticVersemulti-line"/>
            </w:pPr>
            <w:r>
              <w:t>ⲛⲉⲙ Ⲡⲓⲡ̄ⲛ̄ⲁ̄ ⲉ̄ⲑ̄ⲩ̄:</w:t>
            </w:r>
          </w:p>
          <w:p w14:paraId="27DD257D" w14:textId="77777777" w:rsidR="000278EC" w:rsidRDefault="000278EC" w:rsidP="00540B24">
            <w:pPr>
              <w:pStyle w:val="CopticVersemulti-line"/>
            </w:pPr>
            <w:r>
              <w:t>ⲭⲉⲣⲉ ϯⲉⲕⲕ̀ⲗⲏⲥⲓⲁ̀:</w:t>
            </w:r>
          </w:p>
          <w:p w14:paraId="69F3E8A6" w14:textId="77777777" w:rsidR="000278EC" w:rsidRDefault="000278EC" w:rsidP="00540B24">
            <w:pPr>
              <w:pStyle w:val="CopticHangingVerse"/>
            </w:pPr>
            <w:r>
              <w:t>ⲡ̀ⲏⲓ ⲛ̀ⲧⲉ ⲛⲓⲁⲅⲅⲉⲗⲟⲥ.</w:t>
            </w:r>
          </w:p>
        </w:tc>
      </w:tr>
      <w:tr w:rsidR="000278EC" w14:paraId="59162751" w14:textId="77777777" w:rsidTr="0064784C">
        <w:trPr>
          <w:cantSplit/>
          <w:jc w:val="center"/>
        </w:trPr>
        <w:tc>
          <w:tcPr>
            <w:tcW w:w="288" w:type="dxa"/>
          </w:tcPr>
          <w:p w14:paraId="7225524F" w14:textId="77777777" w:rsidR="000278EC" w:rsidRDefault="000278EC" w:rsidP="0064784C">
            <w:pPr>
              <w:pStyle w:val="CopticCross"/>
            </w:pPr>
            <w:r w:rsidRPr="00FB5ACB">
              <w:t>¿</w:t>
            </w:r>
          </w:p>
        </w:tc>
        <w:tc>
          <w:tcPr>
            <w:tcW w:w="3960" w:type="dxa"/>
          </w:tcPr>
          <w:p w14:paraId="1CD39AC3" w14:textId="77777777" w:rsidR="000278EC" w:rsidRPr="007425E1" w:rsidRDefault="000278EC" w:rsidP="000278EC">
            <w:pPr>
              <w:pStyle w:val="EngHang"/>
            </w:pPr>
            <w:r w:rsidRPr="007425E1">
              <w:t>Hail to the Virgin,</w:t>
            </w:r>
          </w:p>
          <w:p w14:paraId="7CE4DA44" w14:textId="77777777" w:rsidR="000278EC" w:rsidRPr="007425E1" w:rsidRDefault="000278EC" w:rsidP="000278EC">
            <w:pPr>
              <w:pStyle w:val="EngHang"/>
            </w:pPr>
            <w:r w:rsidRPr="007425E1">
              <w:t>Who brought forth our Saviour.</w:t>
            </w:r>
          </w:p>
          <w:p w14:paraId="72966214" w14:textId="77777777" w:rsidR="000278EC" w:rsidRPr="007425E1" w:rsidRDefault="000278EC" w:rsidP="000278EC">
            <w:pPr>
              <w:pStyle w:val="EngHang"/>
            </w:pPr>
            <w:r w:rsidRPr="007425E1">
              <w:t>Hail to Gabriel,</w:t>
            </w:r>
          </w:p>
          <w:p w14:paraId="0E3D9161" w14:textId="77777777" w:rsidR="000278EC" w:rsidRDefault="000278EC" w:rsidP="000278EC">
            <w:pPr>
              <w:pStyle w:val="EngHangEnd"/>
            </w:pPr>
            <w:r w:rsidRPr="007425E1">
              <w:t>Who brought good news her.</w:t>
            </w:r>
          </w:p>
        </w:tc>
        <w:tc>
          <w:tcPr>
            <w:tcW w:w="288" w:type="dxa"/>
          </w:tcPr>
          <w:p w14:paraId="6AFEF04E" w14:textId="77777777" w:rsidR="000278EC" w:rsidRDefault="000278EC" w:rsidP="00D23F8F"/>
        </w:tc>
        <w:tc>
          <w:tcPr>
            <w:tcW w:w="288" w:type="dxa"/>
          </w:tcPr>
          <w:p w14:paraId="5155D7C5" w14:textId="77777777" w:rsidR="000278EC" w:rsidRDefault="000278EC" w:rsidP="0064784C">
            <w:pPr>
              <w:pStyle w:val="CopticCross"/>
            </w:pPr>
            <w:r w:rsidRPr="00FB5ACB">
              <w:t>¿</w:t>
            </w:r>
          </w:p>
        </w:tc>
        <w:tc>
          <w:tcPr>
            <w:tcW w:w="3960" w:type="dxa"/>
          </w:tcPr>
          <w:p w14:paraId="65438F15" w14:textId="77777777" w:rsidR="000278EC" w:rsidRDefault="000278EC" w:rsidP="00540B24">
            <w:pPr>
              <w:pStyle w:val="CopticVersemulti-line"/>
            </w:pPr>
            <w:r>
              <w:t>Ⲭⲉⲣⲉ ϯⲡⲁⲣⲑⲉⲛⲟⲥ:</w:t>
            </w:r>
          </w:p>
          <w:p w14:paraId="6BD515C2" w14:textId="77777777" w:rsidR="000278EC" w:rsidRDefault="000278EC" w:rsidP="00540B24">
            <w:pPr>
              <w:pStyle w:val="CopticVersemulti-line"/>
            </w:pPr>
            <w:r>
              <w:t>ⲉ̀ⲧⲁⲥⲙⲉⲥ Ⲡⲉⲛⲥⲱⲧⲏⲣ:</w:t>
            </w:r>
          </w:p>
          <w:p w14:paraId="68B09A5A" w14:textId="77777777" w:rsidR="000278EC" w:rsidRDefault="000278EC" w:rsidP="00540B24">
            <w:pPr>
              <w:pStyle w:val="CopticVersemulti-line"/>
            </w:pPr>
            <w:r>
              <w:t>ⲭⲉⲣⲉ Ⲅⲁⲃⲣⲓⲏⲗ:</w:t>
            </w:r>
          </w:p>
          <w:p w14:paraId="5A1E57AB" w14:textId="77777777" w:rsidR="000278EC" w:rsidRDefault="000278EC" w:rsidP="00540B24">
            <w:pPr>
              <w:pStyle w:val="CopticHangingVerse"/>
            </w:pPr>
            <w:r>
              <w:t>ⲉ̀ⲧⲁϥϩⲓϣⲉⲛⲛⲟⲩϥⲓ ⲛⲁⲥ.</w:t>
            </w:r>
          </w:p>
        </w:tc>
      </w:tr>
      <w:tr w:rsidR="000278EC" w14:paraId="0A2AE988" w14:textId="77777777" w:rsidTr="0064784C">
        <w:trPr>
          <w:cantSplit/>
          <w:jc w:val="center"/>
        </w:trPr>
        <w:tc>
          <w:tcPr>
            <w:tcW w:w="288" w:type="dxa"/>
          </w:tcPr>
          <w:p w14:paraId="41EF335B" w14:textId="77777777" w:rsidR="000278EC" w:rsidRDefault="000278EC" w:rsidP="0064784C">
            <w:pPr>
              <w:pStyle w:val="CopticCross"/>
            </w:pPr>
          </w:p>
        </w:tc>
        <w:tc>
          <w:tcPr>
            <w:tcW w:w="3960" w:type="dxa"/>
          </w:tcPr>
          <w:p w14:paraId="1091F73D" w14:textId="77777777" w:rsidR="000278EC" w:rsidRDefault="000278EC" w:rsidP="000278EC">
            <w:pPr>
              <w:pStyle w:val="EngHang"/>
            </w:pPr>
            <w:r>
              <w:t>Hail to Michael,</w:t>
            </w:r>
          </w:p>
          <w:p w14:paraId="4AC69615" w14:textId="77777777" w:rsidR="000278EC" w:rsidRDefault="000278EC" w:rsidP="000278EC">
            <w:pPr>
              <w:pStyle w:val="EngHang"/>
            </w:pPr>
            <w:r>
              <w:t>The archangel,</w:t>
            </w:r>
          </w:p>
          <w:p w14:paraId="3F7882F0" w14:textId="77777777" w:rsidR="000278EC" w:rsidRDefault="000278EC" w:rsidP="000278EC">
            <w:pPr>
              <w:pStyle w:val="EngHang"/>
            </w:pPr>
            <w:r>
              <w:t>Hail to the twenty four,</w:t>
            </w:r>
          </w:p>
          <w:p w14:paraId="0D440CD4" w14:textId="77777777" w:rsidR="000278EC" w:rsidRDefault="000278EC" w:rsidP="000278EC">
            <w:pPr>
              <w:pStyle w:val="EngHangEnd"/>
            </w:pPr>
            <w:r>
              <w:t>Presbyters.</w:t>
            </w:r>
          </w:p>
        </w:tc>
        <w:tc>
          <w:tcPr>
            <w:tcW w:w="288" w:type="dxa"/>
          </w:tcPr>
          <w:p w14:paraId="06ACDA1D" w14:textId="77777777" w:rsidR="000278EC" w:rsidRDefault="000278EC" w:rsidP="00D23F8F"/>
        </w:tc>
        <w:tc>
          <w:tcPr>
            <w:tcW w:w="288" w:type="dxa"/>
          </w:tcPr>
          <w:p w14:paraId="30384DBF" w14:textId="77777777" w:rsidR="000278EC" w:rsidRDefault="000278EC" w:rsidP="0064784C">
            <w:pPr>
              <w:pStyle w:val="CopticCross"/>
            </w:pPr>
          </w:p>
        </w:tc>
        <w:tc>
          <w:tcPr>
            <w:tcW w:w="3960" w:type="dxa"/>
          </w:tcPr>
          <w:p w14:paraId="7B0B6F9A" w14:textId="77777777" w:rsidR="000278EC" w:rsidRDefault="000278EC" w:rsidP="00540B24">
            <w:pPr>
              <w:pStyle w:val="CopticVersemulti-line"/>
            </w:pPr>
            <w:r>
              <w:t>Ⲭⲉⲣⲉ Ⲙⲓⲭⲁⲏⲗ:</w:t>
            </w:r>
          </w:p>
          <w:p w14:paraId="00C55146" w14:textId="77777777" w:rsidR="000278EC" w:rsidRDefault="000278EC" w:rsidP="00540B24">
            <w:pPr>
              <w:pStyle w:val="CopticVersemulti-line"/>
            </w:pPr>
            <w:r>
              <w:t>ⲡⲓⲁⲣⲭⲏⲁⲅⲅⲉⲗⲟⲥ:</w:t>
            </w:r>
          </w:p>
          <w:p w14:paraId="2CCB9451" w14:textId="77777777" w:rsidR="000278EC" w:rsidRDefault="000278EC" w:rsidP="00540B24">
            <w:pPr>
              <w:pStyle w:val="CopticVersemulti-line"/>
            </w:pPr>
            <w:r>
              <w:t>ⲭⲉⲣⲉ ⲡⲓϫⲟⲩⲧ ϥ̀ⲧⲟⲩ:</w:t>
            </w:r>
          </w:p>
          <w:p w14:paraId="1905AF83" w14:textId="77777777" w:rsidR="000278EC" w:rsidRDefault="000278EC" w:rsidP="00540B24">
            <w:pPr>
              <w:pStyle w:val="CopticHangingVerse"/>
            </w:pPr>
            <w:r>
              <w:t>ⲙ̀ⲡ̀ⲣⲉⲥⲃⲩⲧⲉⲣⲟⲥ.</w:t>
            </w:r>
          </w:p>
        </w:tc>
      </w:tr>
      <w:tr w:rsidR="000278EC" w14:paraId="6C1EB8ED" w14:textId="77777777" w:rsidTr="0064784C">
        <w:trPr>
          <w:cantSplit/>
          <w:jc w:val="center"/>
        </w:trPr>
        <w:tc>
          <w:tcPr>
            <w:tcW w:w="288" w:type="dxa"/>
          </w:tcPr>
          <w:p w14:paraId="2B4DB354" w14:textId="77777777" w:rsidR="000278EC" w:rsidRDefault="000278EC" w:rsidP="0064784C">
            <w:pPr>
              <w:pStyle w:val="CopticCross"/>
            </w:pPr>
            <w:r w:rsidRPr="00FB5ACB">
              <w:t>¿</w:t>
            </w:r>
          </w:p>
        </w:tc>
        <w:tc>
          <w:tcPr>
            <w:tcW w:w="3960" w:type="dxa"/>
          </w:tcPr>
          <w:p w14:paraId="5EE56016" w14:textId="77777777" w:rsidR="000278EC" w:rsidRPr="007425E1" w:rsidRDefault="000278EC" w:rsidP="000278EC">
            <w:pPr>
              <w:pStyle w:val="EngHang"/>
            </w:pPr>
            <w:r w:rsidRPr="007425E1">
              <w:t>Hail to the Cherubim.</w:t>
            </w:r>
          </w:p>
          <w:p w14:paraId="20A427E3" w14:textId="77777777" w:rsidR="000278EC" w:rsidRPr="007425E1" w:rsidRDefault="000278EC" w:rsidP="000278EC">
            <w:pPr>
              <w:pStyle w:val="EngHang"/>
            </w:pPr>
            <w:r w:rsidRPr="007425E1">
              <w:t>Hail to the Seraphim.</w:t>
            </w:r>
          </w:p>
          <w:p w14:paraId="549B033C" w14:textId="77777777" w:rsidR="000278EC" w:rsidRPr="007425E1" w:rsidRDefault="000278EC" w:rsidP="000278EC">
            <w:pPr>
              <w:pStyle w:val="EngHang"/>
            </w:pPr>
            <w:r w:rsidRPr="007425E1">
              <w:t>Hail to all</w:t>
            </w:r>
          </w:p>
          <w:p w14:paraId="59D7F17B" w14:textId="77777777" w:rsidR="000278EC" w:rsidRDefault="000278EC" w:rsidP="000278EC">
            <w:pPr>
              <w:pStyle w:val="EngHangEnd"/>
            </w:pPr>
            <w:r w:rsidRPr="007425E1">
              <w:t>The heavenly orders.</w:t>
            </w:r>
          </w:p>
        </w:tc>
        <w:tc>
          <w:tcPr>
            <w:tcW w:w="288" w:type="dxa"/>
          </w:tcPr>
          <w:p w14:paraId="4C57EFF9" w14:textId="77777777" w:rsidR="000278EC" w:rsidRDefault="000278EC" w:rsidP="00D23F8F"/>
        </w:tc>
        <w:tc>
          <w:tcPr>
            <w:tcW w:w="288" w:type="dxa"/>
          </w:tcPr>
          <w:p w14:paraId="649DF9B3" w14:textId="77777777" w:rsidR="000278EC" w:rsidRDefault="000278EC" w:rsidP="0064784C">
            <w:pPr>
              <w:pStyle w:val="CopticCross"/>
            </w:pPr>
            <w:r w:rsidRPr="00FB5ACB">
              <w:t>¿</w:t>
            </w:r>
          </w:p>
        </w:tc>
        <w:tc>
          <w:tcPr>
            <w:tcW w:w="3960" w:type="dxa"/>
          </w:tcPr>
          <w:p w14:paraId="1B81247E" w14:textId="77777777" w:rsidR="000278EC" w:rsidRDefault="000278EC" w:rsidP="00540B24">
            <w:pPr>
              <w:pStyle w:val="CopticVersemulti-line"/>
            </w:pPr>
            <w:r>
              <w:t>Ⲭⲉⲣⲉ Ⲛⲓⲭⲉⲣⲟⲩⲃⲓⲙ:</w:t>
            </w:r>
          </w:p>
          <w:p w14:paraId="4461AECB" w14:textId="77777777" w:rsidR="000278EC" w:rsidRDefault="000278EC" w:rsidP="00540B24">
            <w:pPr>
              <w:pStyle w:val="CopticVersemulti-line"/>
            </w:pPr>
            <w:r>
              <w:t>ⲭⲉⲣⲉ Ⲛⲓⲥⲉⲣⲁⲫⲓⲙ:</w:t>
            </w:r>
          </w:p>
          <w:p w14:paraId="727B8459" w14:textId="77777777" w:rsidR="000278EC" w:rsidRDefault="000278EC" w:rsidP="00540B24">
            <w:pPr>
              <w:pStyle w:val="CopticVersemulti-line"/>
            </w:pPr>
            <w:r>
              <w:t>ⲭⲉⲣⲉ ⲛⲓⲧⲁⲅⲙⲁ ⲧⲏⲣⲟⲩ:</w:t>
            </w:r>
          </w:p>
          <w:p w14:paraId="07914C09" w14:textId="77777777" w:rsidR="000278EC" w:rsidRDefault="000278EC" w:rsidP="00540B24">
            <w:pPr>
              <w:pStyle w:val="CopticHangingVerse"/>
            </w:pPr>
            <w:r>
              <w:t>ⲛ̀ⲉ̀ⲡⲣⲟⲩⲣⲁⲛⲓⲟⲛ.</w:t>
            </w:r>
          </w:p>
        </w:tc>
      </w:tr>
      <w:tr w:rsidR="000278EC" w14:paraId="3AFCA5D4" w14:textId="77777777" w:rsidTr="0064784C">
        <w:trPr>
          <w:cantSplit/>
          <w:jc w:val="center"/>
        </w:trPr>
        <w:tc>
          <w:tcPr>
            <w:tcW w:w="288" w:type="dxa"/>
          </w:tcPr>
          <w:p w14:paraId="71A95D1F" w14:textId="77777777" w:rsidR="000278EC" w:rsidRDefault="000278EC" w:rsidP="0064784C">
            <w:pPr>
              <w:pStyle w:val="CopticCross"/>
            </w:pPr>
          </w:p>
        </w:tc>
        <w:tc>
          <w:tcPr>
            <w:tcW w:w="3960" w:type="dxa"/>
          </w:tcPr>
          <w:p w14:paraId="09666660" w14:textId="77777777" w:rsidR="000278EC" w:rsidRPr="007425E1" w:rsidRDefault="000278EC" w:rsidP="000278EC">
            <w:pPr>
              <w:pStyle w:val="EngHang"/>
            </w:pPr>
            <w:r w:rsidRPr="007425E1">
              <w:t>Hail to John,</w:t>
            </w:r>
          </w:p>
          <w:p w14:paraId="38722AF2" w14:textId="77777777" w:rsidR="000278EC" w:rsidRPr="007425E1" w:rsidRDefault="000278EC" w:rsidP="000278EC">
            <w:pPr>
              <w:pStyle w:val="EngHang"/>
            </w:pPr>
            <w:r w:rsidRPr="007425E1">
              <w:t>The great fore-runner.</w:t>
            </w:r>
          </w:p>
          <w:p w14:paraId="0EE656FD" w14:textId="77777777" w:rsidR="000278EC" w:rsidRPr="007425E1" w:rsidRDefault="000278EC" w:rsidP="000278EC">
            <w:pPr>
              <w:pStyle w:val="EngHang"/>
            </w:pPr>
            <w:r w:rsidRPr="007425E1">
              <w:t>Hail to the</w:t>
            </w:r>
          </w:p>
          <w:p w14:paraId="35A3EFEB" w14:textId="77777777" w:rsidR="000278EC" w:rsidRDefault="000278EC" w:rsidP="000278EC">
            <w:pPr>
              <w:pStyle w:val="EngHangEnd"/>
            </w:pPr>
            <w:r w:rsidRPr="007425E1">
              <w:t>Twelve Apostles.</w:t>
            </w:r>
          </w:p>
        </w:tc>
        <w:tc>
          <w:tcPr>
            <w:tcW w:w="288" w:type="dxa"/>
          </w:tcPr>
          <w:p w14:paraId="6D37D333" w14:textId="77777777" w:rsidR="000278EC" w:rsidRDefault="000278EC" w:rsidP="00D23F8F"/>
        </w:tc>
        <w:tc>
          <w:tcPr>
            <w:tcW w:w="288" w:type="dxa"/>
          </w:tcPr>
          <w:p w14:paraId="11AE3AA6" w14:textId="77777777" w:rsidR="000278EC" w:rsidRDefault="000278EC" w:rsidP="0064784C">
            <w:pPr>
              <w:pStyle w:val="CopticCross"/>
            </w:pPr>
          </w:p>
        </w:tc>
        <w:tc>
          <w:tcPr>
            <w:tcW w:w="3960" w:type="dxa"/>
          </w:tcPr>
          <w:p w14:paraId="640CB42A" w14:textId="77777777" w:rsidR="000278EC" w:rsidRDefault="000278EC" w:rsidP="00540B24">
            <w:pPr>
              <w:pStyle w:val="CopticVersemulti-line"/>
            </w:pPr>
            <w:r>
              <w:t>Ⲭⲉⲣⲉ Ⲓⲱⲁⲛⲛⲏⲥ:</w:t>
            </w:r>
          </w:p>
          <w:p w14:paraId="5668A27F" w14:textId="77777777" w:rsidR="000278EC" w:rsidRDefault="000278EC" w:rsidP="00540B24">
            <w:pPr>
              <w:pStyle w:val="CopticVersemulti-line"/>
            </w:pPr>
            <w:r>
              <w:t>ⲡⲓⲛⲓϣϯ ⲙ̀̀ⲡ̀ⲣⲟⲇⲣⲟⲙⲟⲥ:</w:t>
            </w:r>
          </w:p>
          <w:p w14:paraId="072EC9EB" w14:textId="77777777" w:rsidR="000278EC" w:rsidRDefault="000278EC" w:rsidP="00540B24">
            <w:pPr>
              <w:pStyle w:val="CopticVersemulti-line"/>
            </w:pPr>
            <w:r>
              <w:t>ⲝⲉⲣⲉ ⲡⲓⲙⲏⲧ ⲥ̀ⲛⲁⲩ:</w:t>
            </w:r>
          </w:p>
          <w:p w14:paraId="2904DF70" w14:textId="77777777" w:rsidR="000278EC" w:rsidRDefault="000278EC" w:rsidP="00540B24">
            <w:pPr>
              <w:pStyle w:val="CopticHangingVerse"/>
            </w:pPr>
            <w:r>
              <w:t>ⲛ̀ⲁ̀ⲡⲁⲥⲧⲟⲗⲟⲥ.</w:t>
            </w:r>
          </w:p>
        </w:tc>
      </w:tr>
      <w:tr w:rsidR="000278EC" w14:paraId="602983CC" w14:textId="77777777" w:rsidTr="0064784C">
        <w:trPr>
          <w:cantSplit/>
          <w:jc w:val="center"/>
        </w:trPr>
        <w:tc>
          <w:tcPr>
            <w:tcW w:w="288" w:type="dxa"/>
          </w:tcPr>
          <w:p w14:paraId="09727D33" w14:textId="77777777" w:rsidR="000278EC" w:rsidRDefault="000278EC" w:rsidP="0064784C">
            <w:pPr>
              <w:pStyle w:val="CopticCross"/>
            </w:pPr>
            <w:r w:rsidRPr="00FB5ACB">
              <w:lastRenderedPageBreak/>
              <w:t>¿</w:t>
            </w:r>
          </w:p>
        </w:tc>
        <w:tc>
          <w:tcPr>
            <w:tcW w:w="3960" w:type="dxa"/>
          </w:tcPr>
          <w:p w14:paraId="0839D670" w14:textId="77777777" w:rsidR="000278EC" w:rsidRPr="007425E1" w:rsidRDefault="000278EC" w:rsidP="000278EC">
            <w:pPr>
              <w:pStyle w:val="EngHang"/>
            </w:pPr>
            <w:r w:rsidRPr="007425E1">
              <w:t>Hail to our father,</w:t>
            </w:r>
          </w:p>
          <w:p w14:paraId="2DE4300D" w14:textId="77777777" w:rsidR="000278EC" w:rsidRPr="007425E1" w:rsidRDefault="000278EC" w:rsidP="000278EC">
            <w:pPr>
              <w:pStyle w:val="EngHang"/>
            </w:pPr>
            <w:r w:rsidRPr="007425E1">
              <w:t>Mark the Evangelist,</w:t>
            </w:r>
          </w:p>
          <w:p w14:paraId="26142064" w14:textId="77777777" w:rsidR="000278EC" w:rsidRPr="007425E1" w:rsidRDefault="000278EC" w:rsidP="000278EC">
            <w:pPr>
              <w:pStyle w:val="EngHang"/>
            </w:pPr>
            <w:r w:rsidRPr="007425E1">
              <w:t xml:space="preserve">The destroyer </w:t>
            </w:r>
          </w:p>
          <w:p w14:paraId="6D2B629C" w14:textId="77777777" w:rsidR="000278EC" w:rsidRDefault="000278EC" w:rsidP="000278EC">
            <w:pPr>
              <w:pStyle w:val="EngHangEnd"/>
            </w:pPr>
            <w:r w:rsidRPr="007425E1">
              <w:t>Of the idols.</w:t>
            </w:r>
          </w:p>
        </w:tc>
        <w:tc>
          <w:tcPr>
            <w:tcW w:w="288" w:type="dxa"/>
          </w:tcPr>
          <w:p w14:paraId="3472E30C" w14:textId="77777777" w:rsidR="000278EC" w:rsidRDefault="000278EC" w:rsidP="00D23F8F"/>
        </w:tc>
        <w:tc>
          <w:tcPr>
            <w:tcW w:w="288" w:type="dxa"/>
          </w:tcPr>
          <w:p w14:paraId="367D1E40" w14:textId="77777777" w:rsidR="000278EC" w:rsidRDefault="000278EC" w:rsidP="0064784C">
            <w:pPr>
              <w:pStyle w:val="CopticCross"/>
            </w:pPr>
            <w:r w:rsidRPr="00FB5ACB">
              <w:t>¿</w:t>
            </w:r>
          </w:p>
        </w:tc>
        <w:tc>
          <w:tcPr>
            <w:tcW w:w="3960" w:type="dxa"/>
          </w:tcPr>
          <w:p w14:paraId="78FE3D63" w14:textId="77777777" w:rsidR="000278EC" w:rsidRDefault="000278EC" w:rsidP="00540B24">
            <w:pPr>
              <w:pStyle w:val="CopticVersemulti-line"/>
            </w:pPr>
            <w:r>
              <w:t>Ⲭⲉⲣⲉ ⲡⲉⲛⲓⲱⲧ Ⲙⲁⲣⲕⲟⲥ:</w:t>
            </w:r>
          </w:p>
          <w:p w14:paraId="4C85EB63" w14:textId="77777777" w:rsidR="000278EC" w:rsidRDefault="000278EC" w:rsidP="00540B24">
            <w:pPr>
              <w:pStyle w:val="CopticVersemulti-line"/>
            </w:pPr>
            <w:r>
              <w:t>ⲡⲓⲉⲩⲁⲅⲅⲉⲗⲓⲥⲧⲏⲥ:</w:t>
            </w:r>
          </w:p>
          <w:p w14:paraId="48A40882" w14:textId="77777777" w:rsidR="000278EC" w:rsidRDefault="000278EC" w:rsidP="00540B24">
            <w:pPr>
              <w:pStyle w:val="CopticVersemulti-line"/>
            </w:pPr>
            <w:r>
              <w:t>ⲡⲓⲣⲉϥϫⲱⲣ ⲉ̀ⲃⲟⲗ:</w:t>
            </w:r>
          </w:p>
          <w:p w14:paraId="57E7515F" w14:textId="77777777" w:rsidR="000278EC" w:rsidRDefault="000278EC" w:rsidP="00540B24">
            <w:pPr>
              <w:pStyle w:val="CopticHangingVerse"/>
            </w:pPr>
            <w:r>
              <w:t>ⲛ̀ⲧⲉ ⲛⲓ̀ⲓⲇⲱⲗⲟⲛ.</w:t>
            </w:r>
          </w:p>
        </w:tc>
      </w:tr>
      <w:tr w:rsidR="000278EC" w14:paraId="4DCFF913" w14:textId="77777777" w:rsidTr="0064784C">
        <w:trPr>
          <w:cantSplit/>
          <w:jc w:val="center"/>
        </w:trPr>
        <w:tc>
          <w:tcPr>
            <w:tcW w:w="288" w:type="dxa"/>
          </w:tcPr>
          <w:p w14:paraId="33B22498" w14:textId="77777777" w:rsidR="000278EC" w:rsidRDefault="000278EC" w:rsidP="0064784C">
            <w:pPr>
              <w:pStyle w:val="CopticCross"/>
            </w:pPr>
          </w:p>
        </w:tc>
        <w:tc>
          <w:tcPr>
            <w:tcW w:w="3960" w:type="dxa"/>
          </w:tcPr>
          <w:p w14:paraId="54329BE2" w14:textId="77777777" w:rsidR="000278EC" w:rsidRPr="007425E1" w:rsidRDefault="000278EC" w:rsidP="000278EC">
            <w:pPr>
              <w:pStyle w:val="EngHang"/>
            </w:pPr>
            <w:r w:rsidRPr="007425E1">
              <w:t>Hail to Stephen</w:t>
            </w:r>
          </w:p>
          <w:p w14:paraId="3492FD93" w14:textId="77777777" w:rsidR="000278EC" w:rsidRPr="007425E1" w:rsidRDefault="000278EC" w:rsidP="000278EC">
            <w:pPr>
              <w:pStyle w:val="EngHang"/>
            </w:pPr>
            <w:r w:rsidRPr="007425E1">
              <w:t>The First Martyr.</w:t>
            </w:r>
          </w:p>
          <w:p w14:paraId="0616CD64" w14:textId="77777777" w:rsidR="000278EC" w:rsidRPr="007425E1" w:rsidRDefault="000278EC" w:rsidP="000278EC">
            <w:pPr>
              <w:pStyle w:val="EngHang"/>
            </w:pPr>
            <w:r w:rsidRPr="007425E1">
              <w:t>Hail to George,</w:t>
            </w:r>
          </w:p>
          <w:p w14:paraId="33D238C4" w14:textId="575E40BE" w:rsidR="000278EC" w:rsidRDefault="000278EC" w:rsidP="000278EC">
            <w:pPr>
              <w:pStyle w:val="EngHangEnd"/>
            </w:pPr>
            <w:r w:rsidRPr="007425E1">
              <w:t>The morning star</w:t>
            </w:r>
            <w:r w:rsidR="00D17FB1">
              <w:rPr>
                <w:rStyle w:val="FootnoteReference"/>
              </w:rPr>
              <w:footnoteReference w:id="19"/>
            </w:r>
            <w:r w:rsidRPr="007425E1">
              <w:t>.</w:t>
            </w:r>
          </w:p>
        </w:tc>
        <w:tc>
          <w:tcPr>
            <w:tcW w:w="288" w:type="dxa"/>
          </w:tcPr>
          <w:p w14:paraId="22D87CF7" w14:textId="77777777" w:rsidR="000278EC" w:rsidRDefault="000278EC" w:rsidP="00D23F8F"/>
        </w:tc>
        <w:tc>
          <w:tcPr>
            <w:tcW w:w="288" w:type="dxa"/>
          </w:tcPr>
          <w:p w14:paraId="663EC753" w14:textId="77777777" w:rsidR="000278EC" w:rsidRDefault="000278EC" w:rsidP="0064784C">
            <w:pPr>
              <w:pStyle w:val="CopticCross"/>
            </w:pPr>
          </w:p>
        </w:tc>
        <w:tc>
          <w:tcPr>
            <w:tcW w:w="3960" w:type="dxa"/>
          </w:tcPr>
          <w:p w14:paraId="1171B2D1" w14:textId="77777777" w:rsidR="000278EC" w:rsidRDefault="000278EC" w:rsidP="00540B24">
            <w:pPr>
              <w:pStyle w:val="CopticVersemulti-line"/>
            </w:pPr>
            <w:r>
              <w:t>Ⲭⲉⲣⲉ Ⲥⲧⲉⲫⲁⲛⲟⲥ:</w:t>
            </w:r>
          </w:p>
          <w:p w14:paraId="51E5B279" w14:textId="77777777" w:rsidR="000278EC" w:rsidRDefault="000278EC" w:rsidP="00540B24">
            <w:pPr>
              <w:pStyle w:val="CopticVersemulti-line"/>
            </w:pPr>
            <w:r>
              <w:t>ⲡⲓϣⲟⲣⲡ ⲙ̀ⲙⲁⲣⲧⲩⲣⲟⲥ:</w:t>
            </w:r>
          </w:p>
          <w:p w14:paraId="73FCAEC9" w14:textId="77777777" w:rsidR="000278EC" w:rsidRDefault="000278EC" w:rsidP="00540B24">
            <w:pPr>
              <w:pStyle w:val="CopticVersemulti-line"/>
            </w:pPr>
            <w:r>
              <w:t>ⲭⲉⲣⲉ Ⲅⲱⲉⲣⲅⲓⲟⲥ:</w:t>
            </w:r>
          </w:p>
          <w:p w14:paraId="3FCA4543" w14:textId="77777777" w:rsidR="000278EC" w:rsidRDefault="000278EC" w:rsidP="00540B24">
            <w:pPr>
              <w:pStyle w:val="CopticHangingVerse"/>
            </w:pPr>
            <w:r>
              <w:t>ⲡⲓⲥⲓⲟⲩ ⲛ̀ⲧⲉ ϩⲁⲛⲁ̀ⲧⲟⲟⲩⲓ̀.</w:t>
            </w:r>
          </w:p>
        </w:tc>
      </w:tr>
      <w:tr w:rsidR="000278EC" w14:paraId="45515891" w14:textId="77777777" w:rsidTr="0064784C">
        <w:trPr>
          <w:cantSplit/>
          <w:jc w:val="center"/>
        </w:trPr>
        <w:tc>
          <w:tcPr>
            <w:tcW w:w="288" w:type="dxa"/>
          </w:tcPr>
          <w:p w14:paraId="3E9330A9" w14:textId="77777777" w:rsidR="000278EC" w:rsidRDefault="000278EC" w:rsidP="0064784C">
            <w:pPr>
              <w:pStyle w:val="CopticCross"/>
            </w:pPr>
            <w:r w:rsidRPr="00FB5ACB">
              <w:t>¿</w:t>
            </w:r>
          </w:p>
        </w:tc>
        <w:tc>
          <w:tcPr>
            <w:tcW w:w="3960" w:type="dxa"/>
          </w:tcPr>
          <w:p w14:paraId="2FBE864F" w14:textId="77777777" w:rsidR="000278EC" w:rsidRPr="007425E1" w:rsidRDefault="000278EC" w:rsidP="000278EC">
            <w:pPr>
              <w:pStyle w:val="EngHang"/>
            </w:pPr>
            <w:r w:rsidRPr="007425E1">
              <w:t>Hail to all the choirs</w:t>
            </w:r>
          </w:p>
          <w:p w14:paraId="3B33400B" w14:textId="77777777" w:rsidR="000278EC" w:rsidRPr="007425E1" w:rsidRDefault="000278EC" w:rsidP="000278EC">
            <w:pPr>
              <w:pStyle w:val="EngHang"/>
            </w:pPr>
            <w:r w:rsidRPr="007425E1">
              <w:t>Of the martyrs.</w:t>
            </w:r>
          </w:p>
          <w:p w14:paraId="382CBA71" w14:textId="77777777" w:rsidR="000278EC" w:rsidRPr="007425E1" w:rsidRDefault="000278EC" w:rsidP="000278EC">
            <w:pPr>
              <w:pStyle w:val="EngHang"/>
            </w:pPr>
            <w:r w:rsidRPr="007425E1">
              <w:t>Hail to Abba Antony,</w:t>
            </w:r>
          </w:p>
          <w:p w14:paraId="26F94FBA" w14:textId="31B80BBE" w:rsidR="000278EC" w:rsidRDefault="000278EC" w:rsidP="000278EC">
            <w:pPr>
              <w:pStyle w:val="EngHangEnd"/>
            </w:pPr>
            <w:r w:rsidRPr="007425E1">
              <w:t>And the three Macari</w:t>
            </w:r>
            <w:r w:rsidR="001F77F4">
              <w:t>us</w:t>
            </w:r>
          </w:p>
        </w:tc>
        <w:tc>
          <w:tcPr>
            <w:tcW w:w="288" w:type="dxa"/>
          </w:tcPr>
          <w:p w14:paraId="457461C5" w14:textId="77777777" w:rsidR="000278EC" w:rsidRDefault="000278EC" w:rsidP="00D23F8F"/>
        </w:tc>
        <w:tc>
          <w:tcPr>
            <w:tcW w:w="288" w:type="dxa"/>
          </w:tcPr>
          <w:p w14:paraId="1CD79C2F" w14:textId="77777777" w:rsidR="000278EC" w:rsidRDefault="000278EC" w:rsidP="0064784C">
            <w:pPr>
              <w:pStyle w:val="CopticCross"/>
            </w:pPr>
            <w:r w:rsidRPr="00FB5ACB">
              <w:t>¿</w:t>
            </w:r>
          </w:p>
        </w:tc>
        <w:tc>
          <w:tcPr>
            <w:tcW w:w="3960" w:type="dxa"/>
          </w:tcPr>
          <w:p w14:paraId="168F73D8" w14:textId="77777777" w:rsidR="000278EC" w:rsidRDefault="000278EC" w:rsidP="00540B24">
            <w:pPr>
              <w:pStyle w:val="CopticVersemulti-line"/>
            </w:pPr>
            <w:r>
              <w:t>Ⲭⲉⲣⲉ ⲡ̀ⲭⲟⲣⲟⲥ ⲧⲏⲣϥ:</w:t>
            </w:r>
          </w:p>
          <w:p w14:paraId="185BE4DC" w14:textId="77777777" w:rsidR="000278EC" w:rsidRDefault="000278EC" w:rsidP="00540B24">
            <w:pPr>
              <w:pStyle w:val="CopticVersemulti-line"/>
            </w:pPr>
            <w:r>
              <w:t>ⲛ̀ⲧⲉ ⲛⲓⲙⲁⲣⲧⲩⲣⲟⲥ:</w:t>
            </w:r>
          </w:p>
          <w:p w14:paraId="18679907" w14:textId="77777777" w:rsidR="000278EC" w:rsidRDefault="000278EC" w:rsidP="00540B24">
            <w:pPr>
              <w:pStyle w:val="CopticVersemulti-line"/>
            </w:pPr>
            <w:r>
              <w:t>ⲭⲉⲣⲉ Ⲁⲃⲃⲁ Ⲁⲛⲧⲱⲛⲓ:</w:t>
            </w:r>
          </w:p>
          <w:p w14:paraId="5966517F" w14:textId="77777777" w:rsidR="000278EC" w:rsidRDefault="000278EC" w:rsidP="00540B24">
            <w:pPr>
              <w:pStyle w:val="CopticHangingVerse"/>
            </w:pPr>
            <w:r>
              <w:t>ⲛⲉⲙ ⲡⲓϣⲱⲙⲧ Ⲙⲁⲕⲁⲣⲓⲟⲥ.</w:t>
            </w:r>
          </w:p>
        </w:tc>
      </w:tr>
      <w:tr w:rsidR="000278EC" w14:paraId="56097775" w14:textId="77777777" w:rsidTr="0064784C">
        <w:trPr>
          <w:cantSplit/>
          <w:jc w:val="center"/>
        </w:trPr>
        <w:tc>
          <w:tcPr>
            <w:tcW w:w="288" w:type="dxa"/>
          </w:tcPr>
          <w:p w14:paraId="5CBF8DF0" w14:textId="77777777" w:rsidR="000278EC" w:rsidRDefault="000278EC" w:rsidP="0064784C">
            <w:pPr>
              <w:pStyle w:val="CopticCross"/>
            </w:pPr>
          </w:p>
        </w:tc>
        <w:tc>
          <w:tcPr>
            <w:tcW w:w="3960" w:type="dxa"/>
          </w:tcPr>
          <w:p w14:paraId="3BB5132B" w14:textId="77777777" w:rsidR="000278EC" w:rsidRPr="007425E1" w:rsidRDefault="000278EC" w:rsidP="000278EC">
            <w:pPr>
              <w:pStyle w:val="EngHang"/>
            </w:pPr>
            <w:r w:rsidRPr="007425E1">
              <w:t>Hail to all the choirs</w:t>
            </w:r>
          </w:p>
          <w:p w14:paraId="2CAD3070" w14:textId="77777777" w:rsidR="000278EC" w:rsidRPr="007425E1" w:rsidRDefault="000278EC" w:rsidP="000278EC">
            <w:pPr>
              <w:pStyle w:val="EngHang"/>
            </w:pPr>
            <w:r w:rsidRPr="007425E1">
              <w:t>Of the cross-bearers.</w:t>
            </w:r>
          </w:p>
          <w:p w14:paraId="0B280E09" w14:textId="77777777" w:rsidR="000278EC" w:rsidRPr="007425E1" w:rsidRDefault="000278EC" w:rsidP="000278EC">
            <w:pPr>
              <w:pStyle w:val="EngHang"/>
            </w:pPr>
            <w:r w:rsidRPr="007425E1">
              <w:t xml:space="preserve">Hail to all the saints </w:t>
            </w:r>
          </w:p>
          <w:p w14:paraId="1AAF1E7A" w14:textId="77777777" w:rsidR="000278EC" w:rsidRDefault="000278EC" w:rsidP="000278EC">
            <w:pPr>
              <w:pStyle w:val="EngHangEnd"/>
            </w:pPr>
            <w:r w:rsidRPr="007425E1">
              <w:t>Who have pleased the Lord.</w:t>
            </w:r>
          </w:p>
        </w:tc>
        <w:tc>
          <w:tcPr>
            <w:tcW w:w="288" w:type="dxa"/>
          </w:tcPr>
          <w:p w14:paraId="4B30F26E" w14:textId="77777777" w:rsidR="000278EC" w:rsidRDefault="000278EC" w:rsidP="00D23F8F"/>
        </w:tc>
        <w:tc>
          <w:tcPr>
            <w:tcW w:w="288" w:type="dxa"/>
          </w:tcPr>
          <w:p w14:paraId="2FD14412" w14:textId="77777777" w:rsidR="000278EC" w:rsidRDefault="000278EC" w:rsidP="0064784C">
            <w:pPr>
              <w:pStyle w:val="CopticCross"/>
            </w:pPr>
          </w:p>
        </w:tc>
        <w:tc>
          <w:tcPr>
            <w:tcW w:w="3960" w:type="dxa"/>
          </w:tcPr>
          <w:p w14:paraId="0A2D45C7" w14:textId="77777777" w:rsidR="000278EC" w:rsidRDefault="000278EC" w:rsidP="00540B24">
            <w:pPr>
              <w:pStyle w:val="CopticVersemulti-line"/>
            </w:pPr>
            <w:r>
              <w:t>Ⲭⲉⲣⲉ ⲡ̀ⲭⲟⲣⲟⲥ ⲧⲏⲣϥ:</w:t>
            </w:r>
          </w:p>
          <w:p w14:paraId="05DA919A" w14:textId="77777777" w:rsidR="000278EC" w:rsidRDefault="000278EC" w:rsidP="00540B24">
            <w:pPr>
              <w:pStyle w:val="CopticVersemulti-line"/>
            </w:pPr>
            <w:r>
              <w:t>ⲛ̀ⲧⲉ ⲛⲓⲥ̀ⲧⲁⲩⲣⲟⲫⲟⲣⲟⲥ:</w:t>
            </w:r>
          </w:p>
          <w:p w14:paraId="2D107E2A" w14:textId="77777777" w:rsidR="000278EC" w:rsidRDefault="000278EC" w:rsidP="00540B24">
            <w:pPr>
              <w:pStyle w:val="CopticVersemulti-line"/>
            </w:pPr>
            <w:r>
              <w:t>ⲭⲉⲣⲉ ⲛⲏⲉ̄ⲑ̄ⲩ̄ⲓ̄ ⲧⲏⲣⲟⲩ:</w:t>
            </w:r>
          </w:p>
          <w:p w14:paraId="6CC4D417" w14:textId="77777777" w:rsidR="000278EC" w:rsidRDefault="000278EC" w:rsidP="00540B24">
            <w:pPr>
              <w:pStyle w:val="CopticHangingVerse"/>
            </w:pPr>
            <w:r>
              <w:t>ⲉ̀ⲧⲁϥⲣⲁⲛⲁϥ ⲙ̀Ⲡⲟ̄ⲥ̄.</w:t>
            </w:r>
          </w:p>
        </w:tc>
      </w:tr>
      <w:tr w:rsidR="000278EC" w14:paraId="20ADE701" w14:textId="77777777" w:rsidTr="0064784C">
        <w:trPr>
          <w:cantSplit/>
          <w:jc w:val="center"/>
        </w:trPr>
        <w:tc>
          <w:tcPr>
            <w:tcW w:w="288" w:type="dxa"/>
          </w:tcPr>
          <w:p w14:paraId="44389C25" w14:textId="77777777" w:rsidR="000278EC" w:rsidRDefault="000278EC" w:rsidP="0064784C">
            <w:pPr>
              <w:pStyle w:val="CopticCross"/>
            </w:pPr>
            <w:r w:rsidRPr="00FB5ACB">
              <w:t>¿</w:t>
            </w:r>
          </w:p>
        </w:tc>
        <w:tc>
          <w:tcPr>
            <w:tcW w:w="3960" w:type="dxa"/>
          </w:tcPr>
          <w:p w14:paraId="4ACB0CB6" w14:textId="77777777" w:rsidR="000278EC" w:rsidRPr="007425E1" w:rsidRDefault="000278EC" w:rsidP="000278EC">
            <w:pPr>
              <w:pStyle w:val="EngHang"/>
            </w:pPr>
            <w:r w:rsidRPr="007425E1">
              <w:t>Through their prayers,</w:t>
            </w:r>
          </w:p>
          <w:p w14:paraId="6AB370B7" w14:textId="77777777" w:rsidR="000278EC" w:rsidRPr="007425E1" w:rsidRDefault="000278EC" w:rsidP="000278EC">
            <w:pPr>
              <w:pStyle w:val="EngHang"/>
            </w:pPr>
            <w:r w:rsidRPr="007425E1">
              <w:t>O Christ our King,</w:t>
            </w:r>
          </w:p>
          <w:p w14:paraId="00F80B14" w14:textId="77777777" w:rsidR="000278EC" w:rsidRPr="007425E1" w:rsidRDefault="000278EC" w:rsidP="000278EC">
            <w:pPr>
              <w:pStyle w:val="EngHang"/>
            </w:pPr>
            <w:r w:rsidRPr="007425E1">
              <w:t>Accord to us mercy</w:t>
            </w:r>
          </w:p>
          <w:p w14:paraId="46CDB5A3" w14:textId="77777777" w:rsidR="000278EC" w:rsidRDefault="000278EC" w:rsidP="000278EC">
            <w:pPr>
              <w:pStyle w:val="EngHangEnd"/>
            </w:pPr>
            <w:r w:rsidRPr="007425E1">
              <w:t xml:space="preserve">In </w:t>
            </w:r>
            <w:r>
              <w:t>Your</w:t>
            </w:r>
            <w:r w:rsidRPr="007425E1">
              <w:t xml:space="preserve"> Kingdom.</w:t>
            </w:r>
          </w:p>
        </w:tc>
        <w:tc>
          <w:tcPr>
            <w:tcW w:w="288" w:type="dxa"/>
          </w:tcPr>
          <w:p w14:paraId="5CBE10F8" w14:textId="77777777" w:rsidR="000278EC" w:rsidRDefault="000278EC" w:rsidP="00D23F8F"/>
        </w:tc>
        <w:tc>
          <w:tcPr>
            <w:tcW w:w="288" w:type="dxa"/>
          </w:tcPr>
          <w:p w14:paraId="029DEED6" w14:textId="77777777" w:rsidR="000278EC" w:rsidRDefault="000278EC" w:rsidP="0064784C">
            <w:pPr>
              <w:pStyle w:val="CopticCross"/>
            </w:pPr>
            <w:r w:rsidRPr="00FB5ACB">
              <w:t>¿</w:t>
            </w:r>
          </w:p>
        </w:tc>
        <w:tc>
          <w:tcPr>
            <w:tcW w:w="3960" w:type="dxa"/>
          </w:tcPr>
          <w:p w14:paraId="7FE03B11" w14:textId="77777777" w:rsidR="000278EC" w:rsidRDefault="000278EC" w:rsidP="00540B24">
            <w:pPr>
              <w:pStyle w:val="CopticVersemulti-line"/>
            </w:pPr>
            <w:r>
              <w:t>Ϩⲓⲧⲉⲛ ⲛⲟⲓⲩⲉⲩⲭⲏ:</w:t>
            </w:r>
          </w:p>
          <w:p w14:paraId="5846E547" w14:textId="77777777" w:rsidR="000278EC" w:rsidRDefault="000278EC" w:rsidP="00540B24">
            <w:pPr>
              <w:pStyle w:val="CopticVersemulti-line"/>
            </w:pPr>
            <w:r>
              <w:t>Ⲡⲭ̄ⲥ̄ Ⲡⲉⲛⲟⲩⲣⲟ:</w:t>
            </w:r>
          </w:p>
          <w:p w14:paraId="32D6A724" w14:textId="77777777" w:rsidR="000278EC" w:rsidRDefault="000278EC" w:rsidP="00540B24">
            <w:pPr>
              <w:pStyle w:val="CopticVersemulti-line"/>
            </w:pPr>
            <w:r>
              <w:t>ⲁ̀ⲣⲓⲟⲩⲛⲁⲓ ⲛⲉⲙⲁⲛ:</w:t>
            </w:r>
          </w:p>
          <w:p w14:paraId="6FD6DB74" w14:textId="77777777" w:rsidR="000278EC" w:rsidRDefault="000278EC" w:rsidP="00540B24">
            <w:pPr>
              <w:pStyle w:val="CopticHangingVerse"/>
            </w:pPr>
            <w:r>
              <w:t>ϧⲉⲛ ⲧⲉⲕⲙⲉⲧⲟⲩⲣⲟ.</w:t>
            </w:r>
          </w:p>
        </w:tc>
      </w:tr>
    </w:tbl>
    <w:p w14:paraId="4A83E0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278EC" w14:paraId="05C85EFB" w14:textId="77777777" w:rsidTr="0064784C">
        <w:trPr>
          <w:cantSplit/>
          <w:jc w:val="center"/>
        </w:trPr>
        <w:tc>
          <w:tcPr>
            <w:tcW w:w="288" w:type="dxa"/>
          </w:tcPr>
          <w:p w14:paraId="404ACDED" w14:textId="77777777" w:rsidR="000278EC" w:rsidRDefault="000278EC" w:rsidP="0064784C">
            <w:pPr>
              <w:pStyle w:val="CopticCross"/>
            </w:pPr>
          </w:p>
        </w:tc>
        <w:tc>
          <w:tcPr>
            <w:tcW w:w="3960" w:type="dxa"/>
          </w:tcPr>
          <w:p w14:paraId="10CAE03B" w14:textId="77777777" w:rsidR="000278EC" w:rsidRDefault="000278EC" w:rsidP="000278EC">
            <w:pPr>
              <w:pStyle w:val="EngHang"/>
            </w:pPr>
            <w:r>
              <w:t>O True Light,</w:t>
            </w:r>
          </w:p>
          <w:p w14:paraId="5208F6D2" w14:textId="77777777" w:rsidR="000278EC" w:rsidRDefault="000278EC" w:rsidP="000278EC">
            <w:pPr>
              <w:pStyle w:val="EngHang"/>
            </w:pPr>
            <w:commentRangeStart w:id="170"/>
            <w:r>
              <w:t>That gives light,</w:t>
            </w:r>
            <w:commentRangeEnd w:id="170"/>
            <w:r>
              <w:rPr>
                <w:rStyle w:val="CommentReference"/>
                <w:rFonts w:ascii="Times New Roman" w:eastAsiaTheme="minorHAnsi" w:hAnsi="Times New Roman" w:cstheme="minorBidi"/>
                <w:color w:val="auto"/>
              </w:rPr>
              <w:commentReference w:id="170"/>
            </w:r>
          </w:p>
          <w:p w14:paraId="3CF1C9C1" w14:textId="77777777" w:rsidR="000278EC" w:rsidRDefault="000278EC" w:rsidP="000278EC">
            <w:pPr>
              <w:pStyle w:val="EngHang"/>
            </w:pPr>
            <w:r>
              <w:t>To every man,</w:t>
            </w:r>
          </w:p>
          <w:p w14:paraId="22D5C76F" w14:textId="77777777" w:rsidR="000278EC" w:rsidRDefault="000278EC" w:rsidP="000278EC">
            <w:pPr>
              <w:pStyle w:val="EngHangEnd"/>
            </w:pPr>
            <w:r>
              <w:t>That comes into the world.</w:t>
            </w:r>
          </w:p>
        </w:tc>
        <w:tc>
          <w:tcPr>
            <w:tcW w:w="288" w:type="dxa"/>
          </w:tcPr>
          <w:p w14:paraId="7E50AA63" w14:textId="77777777" w:rsidR="000278EC" w:rsidRDefault="000278EC" w:rsidP="0064784C"/>
        </w:tc>
        <w:tc>
          <w:tcPr>
            <w:tcW w:w="288" w:type="dxa"/>
          </w:tcPr>
          <w:p w14:paraId="77A59996" w14:textId="77777777" w:rsidR="000278EC" w:rsidRDefault="000278EC" w:rsidP="0064784C">
            <w:pPr>
              <w:pStyle w:val="CopticCross"/>
            </w:pPr>
          </w:p>
        </w:tc>
        <w:tc>
          <w:tcPr>
            <w:tcW w:w="3960" w:type="dxa"/>
          </w:tcPr>
          <w:p w14:paraId="270218FD" w14:textId="77777777" w:rsidR="000278EC" w:rsidRDefault="000278EC" w:rsidP="00540B24">
            <w:pPr>
              <w:pStyle w:val="CopticVersemulti-line"/>
            </w:pPr>
            <w:r>
              <w:t>Ⲡⲓⲟⲩⲱⲓⲛⲓ ⲛ̀ⲧⲁⲫ̀ⲙⲏⲓ:</w:t>
            </w:r>
          </w:p>
          <w:p w14:paraId="16856161" w14:textId="77777777" w:rsidR="000278EC" w:rsidRDefault="000278EC" w:rsidP="00540B24">
            <w:pPr>
              <w:pStyle w:val="CopticVersemulti-line"/>
            </w:pPr>
            <w:r>
              <w:t>ⲫⲏⲉ̀ⲧⲉⲣⲟⲩⲱⲓⲛⲓ:</w:t>
            </w:r>
          </w:p>
          <w:p w14:paraId="15F573F3" w14:textId="77777777" w:rsidR="000278EC" w:rsidRDefault="000278EC" w:rsidP="00540B24">
            <w:pPr>
              <w:pStyle w:val="CopticVersemulti-line"/>
            </w:pPr>
            <w:r>
              <w:t>ⲉ̀ⲣⲱⲙⲓ ⲛⲓⲃⲉⲛ:</w:t>
            </w:r>
          </w:p>
          <w:p w14:paraId="046DDD1D" w14:textId="77777777" w:rsidR="000278EC" w:rsidRDefault="000278EC" w:rsidP="00540B24">
            <w:pPr>
              <w:pStyle w:val="CopticHangingVerse"/>
            </w:pPr>
            <w:r>
              <w:t>ⲉⲑⲛⲏⲟⲩ ⲉ̀ⲡⲓⲕⲟⲥⲙⲟⲥ.</w:t>
            </w:r>
          </w:p>
        </w:tc>
      </w:tr>
      <w:tr w:rsidR="000278EC" w14:paraId="649DA8EB" w14:textId="77777777" w:rsidTr="0064784C">
        <w:trPr>
          <w:cantSplit/>
          <w:jc w:val="center"/>
        </w:trPr>
        <w:tc>
          <w:tcPr>
            <w:tcW w:w="288" w:type="dxa"/>
          </w:tcPr>
          <w:p w14:paraId="72F0748F" w14:textId="77777777" w:rsidR="000278EC" w:rsidRDefault="000278EC" w:rsidP="0064784C">
            <w:pPr>
              <w:pStyle w:val="CopticCross"/>
            </w:pPr>
            <w:r w:rsidRPr="00FB5ACB">
              <w:lastRenderedPageBreak/>
              <w:t>¿</w:t>
            </w:r>
          </w:p>
        </w:tc>
        <w:tc>
          <w:tcPr>
            <w:tcW w:w="3960" w:type="dxa"/>
          </w:tcPr>
          <w:p w14:paraId="0DB486B1"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come to the world</w:t>
            </w:r>
          </w:p>
          <w:p w14:paraId="619FE7C6" w14:textId="77777777" w:rsidR="000278EC" w:rsidRPr="007425E1" w:rsidRDefault="000278EC" w:rsidP="000278EC">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love for man:</w:t>
            </w:r>
          </w:p>
          <w:p w14:paraId="4E8B8EF7" w14:textId="77777777" w:rsidR="000278EC" w:rsidRPr="007425E1" w:rsidRDefault="000278EC" w:rsidP="000278EC">
            <w:pPr>
              <w:pStyle w:val="EngHang"/>
              <w:rPr>
                <w:rFonts w:eastAsiaTheme="minorHAnsi"/>
              </w:rPr>
            </w:pPr>
            <w:r w:rsidRPr="007425E1">
              <w:rPr>
                <w:rFonts w:eastAsiaTheme="minorHAnsi"/>
              </w:rPr>
              <w:t>All the creation</w:t>
            </w:r>
          </w:p>
          <w:p w14:paraId="5AF8731E" w14:textId="77777777" w:rsidR="000278EC" w:rsidRDefault="000278EC" w:rsidP="000278EC">
            <w:pPr>
              <w:pStyle w:val="EngHangEnd"/>
            </w:pPr>
            <w:r w:rsidRPr="007425E1">
              <w:t xml:space="preserve">Has rejoiced at </w:t>
            </w:r>
            <w:r>
              <w:t>Your</w:t>
            </w:r>
            <w:r w:rsidRPr="007425E1">
              <w:t xml:space="preserve"> coming.</w:t>
            </w:r>
          </w:p>
        </w:tc>
        <w:tc>
          <w:tcPr>
            <w:tcW w:w="288" w:type="dxa"/>
          </w:tcPr>
          <w:p w14:paraId="08653A7E" w14:textId="77777777" w:rsidR="000278EC" w:rsidRDefault="000278EC" w:rsidP="0064784C"/>
        </w:tc>
        <w:tc>
          <w:tcPr>
            <w:tcW w:w="288" w:type="dxa"/>
          </w:tcPr>
          <w:p w14:paraId="2E81992A" w14:textId="77777777" w:rsidR="000278EC" w:rsidRDefault="000278EC" w:rsidP="0064784C">
            <w:pPr>
              <w:pStyle w:val="CopticCross"/>
            </w:pPr>
            <w:r w:rsidRPr="00FB5ACB">
              <w:t>¿</w:t>
            </w:r>
          </w:p>
        </w:tc>
        <w:tc>
          <w:tcPr>
            <w:tcW w:w="3960" w:type="dxa"/>
          </w:tcPr>
          <w:p w14:paraId="3CDDAC3C" w14:textId="77777777" w:rsidR="000278EC" w:rsidRDefault="000278EC" w:rsidP="00540B24">
            <w:pPr>
              <w:pStyle w:val="CopticVersemulti-line"/>
            </w:pPr>
            <w:r>
              <w:t>Ⲁⲕⲓ ⲉ̀ⲡⲓⲕⲟⲥⲙⲟⲥ:</w:t>
            </w:r>
          </w:p>
          <w:p w14:paraId="1F255AAE" w14:textId="77777777" w:rsidR="000278EC" w:rsidRDefault="000278EC" w:rsidP="00540B24">
            <w:pPr>
              <w:pStyle w:val="CopticVersemulti-line"/>
            </w:pPr>
            <w:r>
              <w:t>Ϩⲓⲧⲉⲛ ⲧⲉⲕⲉⲧⲙⲁⲓⲣⲱⲙⲓ:</w:t>
            </w:r>
          </w:p>
          <w:p w14:paraId="771499BA" w14:textId="77777777" w:rsidR="000278EC" w:rsidRDefault="000278EC" w:rsidP="00540B24">
            <w:pPr>
              <w:pStyle w:val="CopticVersemulti-line"/>
            </w:pPr>
            <w:r>
              <w:t>ⲁ̀ϯⲕ̀ⲧⲏⲥⲓⲥ ⲧⲏⲣⲥ:</w:t>
            </w:r>
          </w:p>
          <w:p w14:paraId="6C5A7093" w14:textId="77777777" w:rsidR="000278EC" w:rsidRDefault="000278EC" w:rsidP="00540B24">
            <w:pPr>
              <w:pStyle w:val="CopticHangingVerse"/>
            </w:pPr>
            <w:r>
              <w:t>ⲑⲉⲗⲏⲗ ϧⲁ ⲡⲉⲕϫⲓⲛⲓ̀.</w:t>
            </w:r>
          </w:p>
        </w:tc>
      </w:tr>
      <w:tr w:rsidR="000278EC" w14:paraId="453F58C5" w14:textId="77777777" w:rsidTr="0064784C">
        <w:trPr>
          <w:cantSplit/>
          <w:jc w:val="center"/>
        </w:trPr>
        <w:tc>
          <w:tcPr>
            <w:tcW w:w="288" w:type="dxa"/>
          </w:tcPr>
          <w:p w14:paraId="0F662068" w14:textId="77777777" w:rsidR="000278EC" w:rsidRDefault="000278EC" w:rsidP="0064784C">
            <w:pPr>
              <w:pStyle w:val="CopticCross"/>
            </w:pPr>
          </w:p>
        </w:tc>
        <w:tc>
          <w:tcPr>
            <w:tcW w:w="3960" w:type="dxa"/>
          </w:tcPr>
          <w:p w14:paraId="5BF5F1D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saved Adam</w:t>
            </w:r>
          </w:p>
          <w:p w14:paraId="054CEBC8" w14:textId="77777777" w:rsidR="000278EC" w:rsidRPr="007425E1" w:rsidRDefault="000278EC" w:rsidP="000278EC">
            <w:pPr>
              <w:pStyle w:val="EngHang"/>
              <w:rPr>
                <w:rFonts w:eastAsiaTheme="minorHAnsi"/>
              </w:rPr>
            </w:pPr>
            <w:r w:rsidRPr="007425E1">
              <w:rPr>
                <w:rFonts w:eastAsiaTheme="minorHAnsi"/>
              </w:rPr>
              <w:t>From the beguiling;</w:t>
            </w:r>
          </w:p>
          <w:p w14:paraId="72FDFD1E"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delivered Eve </w:t>
            </w:r>
          </w:p>
          <w:p w14:paraId="14E46136" w14:textId="77777777" w:rsidR="000278EC" w:rsidRDefault="000278EC" w:rsidP="000278EC">
            <w:pPr>
              <w:pStyle w:val="EngHangEnd"/>
            </w:pPr>
            <w:r w:rsidRPr="007425E1">
              <w:rPr>
                <w:rFonts w:eastAsiaTheme="minorHAnsi"/>
              </w:rPr>
              <w:t>From the pangs of death.</w:t>
            </w:r>
          </w:p>
        </w:tc>
        <w:tc>
          <w:tcPr>
            <w:tcW w:w="288" w:type="dxa"/>
          </w:tcPr>
          <w:p w14:paraId="18720B18" w14:textId="77777777" w:rsidR="000278EC" w:rsidRDefault="000278EC" w:rsidP="0064784C"/>
        </w:tc>
        <w:tc>
          <w:tcPr>
            <w:tcW w:w="288" w:type="dxa"/>
          </w:tcPr>
          <w:p w14:paraId="6A204D37" w14:textId="77777777" w:rsidR="000278EC" w:rsidRDefault="000278EC" w:rsidP="0064784C">
            <w:pPr>
              <w:pStyle w:val="CopticCross"/>
            </w:pPr>
          </w:p>
        </w:tc>
        <w:tc>
          <w:tcPr>
            <w:tcW w:w="3960" w:type="dxa"/>
          </w:tcPr>
          <w:p w14:paraId="743F2B57" w14:textId="77777777" w:rsidR="000278EC" w:rsidRDefault="000278EC" w:rsidP="00540B24">
            <w:pPr>
              <w:pStyle w:val="CopticVersemulti-line"/>
            </w:pPr>
            <w:r>
              <w:t>Ⲁⲕⲥⲱϯ ⲛ̀Ⲁⲇⲁⲙ:</w:t>
            </w:r>
          </w:p>
          <w:p w14:paraId="366EAC2E" w14:textId="77777777" w:rsidR="000278EC" w:rsidRDefault="000278EC" w:rsidP="00540B24">
            <w:pPr>
              <w:pStyle w:val="CopticVersemulti-line"/>
            </w:pPr>
            <w:r>
              <w:t>ⲉ̀ⲃⲟⲗ ϧⲉⲛ ϯⲁ̀ⲡⲁⲧⲏ:</w:t>
            </w:r>
          </w:p>
          <w:p w14:paraId="4ED0390D" w14:textId="77777777" w:rsidR="000278EC" w:rsidRDefault="000278EC" w:rsidP="00540B24">
            <w:pPr>
              <w:pStyle w:val="CopticVersemulti-line"/>
            </w:pPr>
            <w:r>
              <w:t>ⲁⲕⲉⲣ Ⲉⲩⲁ ⲛ̀ⲣⲉⲙϩⲉ:</w:t>
            </w:r>
          </w:p>
          <w:p w14:paraId="2529877C" w14:textId="77777777" w:rsidR="000278EC" w:rsidRDefault="000278EC" w:rsidP="00540B24">
            <w:pPr>
              <w:pStyle w:val="CopticHangingVerse"/>
            </w:pPr>
            <w:r>
              <w:t>ϧⲉⲛ ⲛⲓⲛⲁⲕϩⲓ ⲛ̀ⲧⲉ ⲫ̀ⲙⲟⲩ.</w:t>
            </w:r>
          </w:p>
        </w:tc>
      </w:tr>
      <w:tr w:rsidR="000278EC" w14:paraId="07FDCD6E" w14:textId="77777777" w:rsidTr="0064784C">
        <w:trPr>
          <w:cantSplit/>
          <w:jc w:val="center"/>
        </w:trPr>
        <w:tc>
          <w:tcPr>
            <w:tcW w:w="288" w:type="dxa"/>
          </w:tcPr>
          <w:p w14:paraId="2A3D444D" w14:textId="77777777" w:rsidR="000278EC" w:rsidRDefault="000278EC" w:rsidP="0064784C">
            <w:pPr>
              <w:pStyle w:val="CopticCross"/>
            </w:pPr>
            <w:r w:rsidRPr="00FB5ACB">
              <w:t>¿</w:t>
            </w:r>
          </w:p>
        </w:tc>
        <w:tc>
          <w:tcPr>
            <w:tcW w:w="3960" w:type="dxa"/>
          </w:tcPr>
          <w:p w14:paraId="0B72036F" w14:textId="77777777" w:rsidR="000278EC" w:rsidRPr="007425E1" w:rsidRDefault="000278EC" w:rsidP="000278EC">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granted us</w:t>
            </w:r>
          </w:p>
          <w:p w14:paraId="2FFA7B6A" w14:textId="77777777" w:rsidR="000278EC" w:rsidRPr="007425E1" w:rsidRDefault="000278EC" w:rsidP="000278EC">
            <w:pPr>
              <w:pStyle w:val="EngHang"/>
              <w:rPr>
                <w:rFonts w:eastAsiaTheme="minorHAnsi"/>
              </w:rPr>
            </w:pPr>
            <w:r w:rsidRPr="007425E1">
              <w:rPr>
                <w:rFonts w:eastAsiaTheme="minorHAnsi"/>
              </w:rPr>
              <w:t>The Spirit of Sonship:</w:t>
            </w:r>
          </w:p>
          <w:p w14:paraId="375D4CED" w14:textId="77777777" w:rsidR="000278EC" w:rsidRPr="007425E1" w:rsidRDefault="000278EC" w:rsidP="000278EC">
            <w:pPr>
              <w:pStyle w:val="EngHang"/>
              <w:rPr>
                <w:rFonts w:eastAsiaTheme="minorHAnsi"/>
              </w:rPr>
            </w:pPr>
            <w:r w:rsidRPr="007425E1">
              <w:rPr>
                <w:rFonts w:eastAsiaTheme="minorHAnsi"/>
              </w:rPr>
              <w:t xml:space="preserve">We praise </w:t>
            </w:r>
            <w:r>
              <w:rPr>
                <w:rFonts w:eastAsiaTheme="minorHAnsi"/>
              </w:rPr>
              <w:t>You</w:t>
            </w:r>
            <w:r w:rsidRPr="007425E1">
              <w:rPr>
                <w:rFonts w:eastAsiaTheme="minorHAnsi"/>
              </w:rPr>
              <w:t xml:space="preserve">; we bless </w:t>
            </w:r>
            <w:r>
              <w:rPr>
                <w:rFonts w:eastAsiaTheme="minorHAnsi"/>
              </w:rPr>
              <w:t>You</w:t>
            </w:r>
          </w:p>
          <w:p w14:paraId="115CFB83" w14:textId="77777777" w:rsidR="000278EC" w:rsidRDefault="000278EC" w:rsidP="000278EC">
            <w:pPr>
              <w:pStyle w:val="EngHangEnd"/>
            </w:pPr>
            <w:r w:rsidRPr="007425E1">
              <w:rPr>
                <w:rFonts w:eastAsiaTheme="minorHAnsi"/>
              </w:rPr>
              <w:t xml:space="preserve">With </w:t>
            </w:r>
            <w:r>
              <w:rPr>
                <w:rFonts w:eastAsiaTheme="minorHAnsi"/>
              </w:rPr>
              <w:t>Your</w:t>
            </w:r>
            <w:r w:rsidRPr="007425E1">
              <w:rPr>
                <w:rFonts w:eastAsiaTheme="minorHAnsi"/>
              </w:rPr>
              <w:t xml:space="preserve"> angels.</w:t>
            </w:r>
          </w:p>
        </w:tc>
        <w:tc>
          <w:tcPr>
            <w:tcW w:w="288" w:type="dxa"/>
          </w:tcPr>
          <w:p w14:paraId="37299B25" w14:textId="77777777" w:rsidR="000278EC" w:rsidRDefault="000278EC" w:rsidP="0064784C"/>
        </w:tc>
        <w:tc>
          <w:tcPr>
            <w:tcW w:w="288" w:type="dxa"/>
          </w:tcPr>
          <w:p w14:paraId="5231AA04" w14:textId="77777777" w:rsidR="000278EC" w:rsidRDefault="000278EC" w:rsidP="0064784C">
            <w:pPr>
              <w:pStyle w:val="CopticCross"/>
            </w:pPr>
            <w:r w:rsidRPr="00FB5ACB">
              <w:t>¿</w:t>
            </w:r>
          </w:p>
        </w:tc>
        <w:tc>
          <w:tcPr>
            <w:tcW w:w="3960" w:type="dxa"/>
          </w:tcPr>
          <w:p w14:paraId="5654318B" w14:textId="77777777" w:rsidR="000278EC" w:rsidRDefault="000278EC" w:rsidP="00540B24">
            <w:pPr>
              <w:pStyle w:val="CopticVersemulti-line"/>
            </w:pPr>
            <w:r>
              <w:t>Ⲁⲕϯ ⲛⲁⲛ ⲙ̀ⲡⲓⲡ̄ⲛ̄ⲁ̄:</w:t>
            </w:r>
          </w:p>
          <w:p w14:paraId="76FD9662" w14:textId="77777777" w:rsidR="000278EC" w:rsidRDefault="000278EC" w:rsidP="00540B24">
            <w:pPr>
              <w:pStyle w:val="CopticVersemulti-line"/>
            </w:pPr>
            <w:r>
              <w:t>ⲛ̀ⲧⲉ ϯⲙⲉⲧϣⲏⲣⲓ:</w:t>
            </w:r>
          </w:p>
          <w:p w14:paraId="797F1539" w14:textId="77777777" w:rsidR="000278EC" w:rsidRDefault="000278EC" w:rsidP="00540B24">
            <w:pPr>
              <w:pStyle w:val="CopticVersemulti-line"/>
            </w:pPr>
            <w:r>
              <w:t>ⲉⲛϩⲱⲥ ⲉⲛⲥ̀ⲙⲟⲩ ⲉ̀ⲣⲟⲕ:</w:t>
            </w:r>
          </w:p>
          <w:p w14:paraId="1B5E3401" w14:textId="77777777" w:rsidR="000278EC" w:rsidRDefault="000278EC" w:rsidP="00540B24">
            <w:pPr>
              <w:pStyle w:val="CopticHangingVerse"/>
            </w:pPr>
            <w:r>
              <w:t>ⲛⲉⲙ ⲛⲉⲕⲁⲅⲅⲉⲗⲟⲥ.</w:t>
            </w:r>
          </w:p>
        </w:tc>
      </w:tr>
    </w:tbl>
    <w:p w14:paraId="2EBE97E1" w14:textId="77777777" w:rsidR="0064784C" w:rsidRDefault="0064784C" w:rsidP="0064784C"/>
    <w:p w14:paraId="60D55EF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784C" w14:paraId="6B921570" w14:textId="77777777" w:rsidTr="0064784C">
        <w:trPr>
          <w:cantSplit/>
          <w:jc w:val="center"/>
        </w:trPr>
        <w:tc>
          <w:tcPr>
            <w:tcW w:w="288" w:type="dxa"/>
          </w:tcPr>
          <w:p w14:paraId="74A812F9" w14:textId="77777777" w:rsidR="0064784C" w:rsidRDefault="0064784C" w:rsidP="0064784C">
            <w:pPr>
              <w:pStyle w:val="CopticCross"/>
            </w:pPr>
          </w:p>
        </w:tc>
        <w:tc>
          <w:tcPr>
            <w:tcW w:w="3960" w:type="dxa"/>
          </w:tcPr>
          <w:p w14:paraId="6EECC8F9" w14:textId="77777777" w:rsidR="00552687" w:rsidRPr="007425E1" w:rsidRDefault="00552687" w:rsidP="00552687">
            <w:pPr>
              <w:pStyle w:val="EngHang"/>
              <w:rPr>
                <w:rFonts w:eastAsiaTheme="minorHAnsi"/>
              </w:rPr>
            </w:pPr>
            <w:r w:rsidRPr="007425E1">
              <w:rPr>
                <w:rFonts w:eastAsiaTheme="minorHAnsi"/>
              </w:rPr>
              <w:t>When the morning hour</w:t>
            </w:r>
          </w:p>
          <w:p w14:paraId="0CE6F5AA" w14:textId="77777777" w:rsidR="00552687" w:rsidRPr="007425E1" w:rsidRDefault="00552687" w:rsidP="00552687">
            <w:pPr>
              <w:pStyle w:val="EngHang"/>
              <w:rPr>
                <w:rFonts w:eastAsiaTheme="minorHAnsi"/>
              </w:rPr>
            </w:pPr>
            <w:r w:rsidRPr="007425E1">
              <w:rPr>
                <w:rFonts w:eastAsiaTheme="minorHAnsi"/>
              </w:rPr>
              <w:t>Comes upon us,</w:t>
            </w:r>
          </w:p>
          <w:p w14:paraId="136B4251" w14:textId="77777777" w:rsidR="00552687" w:rsidRPr="007425E1" w:rsidRDefault="00552687" w:rsidP="00552687">
            <w:pPr>
              <w:pStyle w:val="EngHang"/>
              <w:rPr>
                <w:rFonts w:eastAsiaTheme="minorHAnsi"/>
              </w:rPr>
            </w:pPr>
            <w:r w:rsidRPr="007425E1">
              <w:rPr>
                <w:rFonts w:eastAsiaTheme="minorHAnsi"/>
              </w:rPr>
              <w:t>O Christ our God,</w:t>
            </w:r>
          </w:p>
          <w:p w14:paraId="14DBE2D0" w14:textId="77777777" w:rsidR="0064784C" w:rsidRDefault="00552687" w:rsidP="00552687">
            <w:pPr>
              <w:pStyle w:val="EngHangEnd"/>
            </w:pPr>
            <w:r w:rsidRPr="007425E1">
              <w:rPr>
                <w:rFonts w:eastAsiaTheme="minorHAnsi"/>
              </w:rPr>
              <w:t>The True Light,</w:t>
            </w:r>
          </w:p>
        </w:tc>
        <w:tc>
          <w:tcPr>
            <w:tcW w:w="288" w:type="dxa"/>
          </w:tcPr>
          <w:p w14:paraId="529900AE" w14:textId="77777777" w:rsidR="0064784C" w:rsidRDefault="0064784C" w:rsidP="0064784C"/>
        </w:tc>
        <w:tc>
          <w:tcPr>
            <w:tcW w:w="288" w:type="dxa"/>
          </w:tcPr>
          <w:p w14:paraId="52BBF91D" w14:textId="77777777" w:rsidR="0064784C" w:rsidRDefault="0064784C" w:rsidP="0064784C">
            <w:pPr>
              <w:pStyle w:val="CopticCross"/>
            </w:pPr>
          </w:p>
        </w:tc>
        <w:tc>
          <w:tcPr>
            <w:tcW w:w="3960" w:type="dxa"/>
          </w:tcPr>
          <w:p w14:paraId="1050A894" w14:textId="77777777" w:rsidR="00540B24" w:rsidRDefault="00540B24" w:rsidP="00540B24">
            <w:pPr>
              <w:pStyle w:val="CopticVersemulti-line"/>
            </w:pPr>
            <w:r>
              <w:t>Ϧⲉⲛ ⲛ̀ϫⲓⲛⲑ̀ⲣⲉϥⲓ̀ ⲛⲁⲛ ⲉ̀ϧⲟⲩⲛ:</w:t>
            </w:r>
          </w:p>
          <w:p w14:paraId="015FDD7B" w14:textId="77777777" w:rsidR="00540B24" w:rsidRDefault="00540B24" w:rsidP="00540B24">
            <w:pPr>
              <w:pStyle w:val="CopticVersemulti-line"/>
            </w:pPr>
            <w:r>
              <w:t>ⲛ̀ϫⲉ ⲫ̀ⲛⲁⲩ ⲛ̀ϣⲱⲣⲡ:</w:t>
            </w:r>
          </w:p>
          <w:p w14:paraId="55C07580" w14:textId="77777777" w:rsidR="00540B24" w:rsidRDefault="00540B24" w:rsidP="00540B24">
            <w:pPr>
              <w:pStyle w:val="CopticVersemulti-line"/>
            </w:pPr>
            <w:r>
              <w:t>ⲱ̀ Ⲡⲭ̄ⲥ̄ Ⲡⲉⲛⲛⲟⲩϯ:</w:t>
            </w:r>
          </w:p>
          <w:p w14:paraId="536883B8" w14:textId="77777777" w:rsidR="0064784C" w:rsidRDefault="00540B24" w:rsidP="00540B24">
            <w:pPr>
              <w:pStyle w:val="CopticHangingVerse"/>
            </w:pPr>
            <w:r>
              <w:t>ⲡⲓⲟⲩⲱⲓⲛⲓ ⲛ̀ⲧⲁⲫ̀ⲙⲏⲓ.</w:t>
            </w:r>
          </w:p>
        </w:tc>
      </w:tr>
      <w:tr w:rsidR="00552687" w14:paraId="2FF077A9" w14:textId="77777777" w:rsidTr="0064784C">
        <w:trPr>
          <w:cantSplit/>
          <w:jc w:val="center"/>
        </w:trPr>
        <w:tc>
          <w:tcPr>
            <w:tcW w:w="288" w:type="dxa"/>
          </w:tcPr>
          <w:p w14:paraId="5E4D6398" w14:textId="77777777" w:rsidR="00552687" w:rsidRDefault="00552687" w:rsidP="0064784C">
            <w:pPr>
              <w:pStyle w:val="CopticCross"/>
            </w:pPr>
            <w:r w:rsidRPr="00FB5ACB">
              <w:t>¿</w:t>
            </w:r>
          </w:p>
        </w:tc>
        <w:tc>
          <w:tcPr>
            <w:tcW w:w="3960" w:type="dxa"/>
          </w:tcPr>
          <w:p w14:paraId="59F2AC70" w14:textId="77777777" w:rsidR="00552687" w:rsidRPr="007425E1" w:rsidRDefault="00552687" w:rsidP="00552687">
            <w:pPr>
              <w:pStyle w:val="EngHang"/>
              <w:rPr>
                <w:rFonts w:eastAsiaTheme="minorHAnsi"/>
              </w:rPr>
            </w:pPr>
            <w:r w:rsidRPr="007425E1">
              <w:rPr>
                <w:rFonts w:eastAsiaTheme="minorHAnsi"/>
              </w:rPr>
              <w:t>Let the thoughts of light</w:t>
            </w:r>
          </w:p>
          <w:p w14:paraId="4DCE25F2" w14:textId="77777777" w:rsidR="00552687" w:rsidRPr="007425E1" w:rsidRDefault="00552687" w:rsidP="00552687">
            <w:pPr>
              <w:pStyle w:val="EngHang"/>
              <w:rPr>
                <w:rFonts w:eastAsiaTheme="minorHAnsi"/>
              </w:rPr>
            </w:pPr>
            <w:r w:rsidRPr="007425E1">
              <w:rPr>
                <w:rFonts w:eastAsiaTheme="minorHAnsi"/>
              </w:rPr>
              <w:t>Abound within us,</w:t>
            </w:r>
          </w:p>
          <w:p w14:paraId="789285E9" w14:textId="77777777" w:rsidR="00552687" w:rsidRPr="007425E1" w:rsidRDefault="00552687" w:rsidP="00552687">
            <w:pPr>
              <w:pStyle w:val="EngHang"/>
              <w:rPr>
                <w:rFonts w:eastAsiaTheme="minorHAnsi"/>
              </w:rPr>
            </w:pPr>
            <w:r w:rsidRPr="007425E1">
              <w:rPr>
                <w:rFonts w:eastAsiaTheme="minorHAnsi"/>
              </w:rPr>
              <w:t>And let not the darkness</w:t>
            </w:r>
          </w:p>
          <w:p w14:paraId="2828230C" w14:textId="77777777" w:rsidR="00552687" w:rsidRDefault="00552687" w:rsidP="00552687">
            <w:pPr>
              <w:pStyle w:val="EngHangEnd"/>
            </w:pPr>
            <w:r w:rsidRPr="007425E1">
              <w:rPr>
                <w:rFonts w:eastAsiaTheme="minorHAnsi"/>
              </w:rPr>
              <w:t>Of passion cover us.</w:t>
            </w:r>
          </w:p>
        </w:tc>
        <w:tc>
          <w:tcPr>
            <w:tcW w:w="288" w:type="dxa"/>
          </w:tcPr>
          <w:p w14:paraId="26D55050" w14:textId="77777777" w:rsidR="00552687" w:rsidRDefault="00552687" w:rsidP="0064784C"/>
        </w:tc>
        <w:tc>
          <w:tcPr>
            <w:tcW w:w="288" w:type="dxa"/>
          </w:tcPr>
          <w:p w14:paraId="6076D571" w14:textId="77777777" w:rsidR="00552687" w:rsidRDefault="00552687" w:rsidP="0064784C">
            <w:pPr>
              <w:pStyle w:val="CopticCross"/>
            </w:pPr>
            <w:r w:rsidRPr="00FB5ACB">
              <w:t>¿</w:t>
            </w:r>
          </w:p>
        </w:tc>
        <w:tc>
          <w:tcPr>
            <w:tcW w:w="3960" w:type="dxa"/>
          </w:tcPr>
          <w:p w14:paraId="49E73BB9" w14:textId="77777777" w:rsidR="00552687" w:rsidRDefault="00552687" w:rsidP="00540B24">
            <w:pPr>
              <w:pStyle w:val="CopticVersemulti-line"/>
            </w:pPr>
            <w:r>
              <w:t>Ⲙⲁⲣⲟⲩϣⲁⲓ ⲛ̀ϧⲏⲧⲉⲛ:</w:t>
            </w:r>
          </w:p>
          <w:p w14:paraId="46EB02B8" w14:textId="77777777" w:rsidR="00552687" w:rsidRDefault="00552687" w:rsidP="00540B24">
            <w:pPr>
              <w:pStyle w:val="CopticVersemulti-line"/>
            </w:pPr>
            <w:r>
              <w:t>ⲛ̀ϫⲉ ⲛⲓⲗⲟⲅⲓⲥⲙⲟⲥ ⲛ̀ⲧⲉ ⲡⲓⲟⲩⲱⲓⲛⲓ:</w:t>
            </w:r>
          </w:p>
          <w:p w14:paraId="40D436DE" w14:textId="77777777" w:rsidR="00552687" w:rsidRDefault="00552687" w:rsidP="00540B24">
            <w:pPr>
              <w:pStyle w:val="CopticVersemulti-line"/>
            </w:pPr>
            <w:r>
              <w:t>ⲟⲩⲟϩ ⲙ̀ⲡⲉⲛ ⲑ̀ⲣⲉϥϩⲟⲃⲥⲧⲉⲛ:</w:t>
            </w:r>
          </w:p>
          <w:p w14:paraId="2849BD50" w14:textId="77777777" w:rsidR="00552687" w:rsidRDefault="00552687" w:rsidP="00540B24">
            <w:pPr>
              <w:pStyle w:val="CopticHangingVerse"/>
            </w:pPr>
            <w:r>
              <w:t>ⲛ̀ϫⲉ ⲡ̀ⲭⲁⲕⲓ ⲛ̀ⲛⲓⲡⲁⲑⲟⲥ.</w:t>
            </w:r>
          </w:p>
        </w:tc>
      </w:tr>
      <w:tr w:rsidR="00552687" w14:paraId="2C587C6E" w14:textId="77777777" w:rsidTr="0064784C">
        <w:trPr>
          <w:cantSplit/>
          <w:jc w:val="center"/>
        </w:trPr>
        <w:tc>
          <w:tcPr>
            <w:tcW w:w="288" w:type="dxa"/>
          </w:tcPr>
          <w:p w14:paraId="372B60D1" w14:textId="77777777" w:rsidR="00552687" w:rsidRDefault="00552687" w:rsidP="0064784C">
            <w:pPr>
              <w:pStyle w:val="CopticCross"/>
            </w:pPr>
          </w:p>
        </w:tc>
        <w:tc>
          <w:tcPr>
            <w:tcW w:w="3960" w:type="dxa"/>
          </w:tcPr>
          <w:p w14:paraId="162E0446" w14:textId="77777777" w:rsidR="00552687" w:rsidRPr="007425E1" w:rsidRDefault="00552687" w:rsidP="00552687">
            <w:pPr>
              <w:pStyle w:val="EngHang"/>
              <w:rPr>
                <w:rFonts w:eastAsiaTheme="minorHAnsi"/>
              </w:rPr>
            </w:pPr>
            <w:r w:rsidRPr="007425E1">
              <w:rPr>
                <w:rFonts w:eastAsiaTheme="minorHAnsi"/>
              </w:rPr>
              <w:t xml:space="preserve">That we may praise </w:t>
            </w:r>
            <w:r>
              <w:rPr>
                <w:rFonts w:eastAsiaTheme="minorHAnsi"/>
              </w:rPr>
              <w:t>You</w:t>
            </w:r>
          </w:p>
          <w:p w14:paraId="7E66BCCE" w14:textId="77777777" w:rsidR="00552687" w:rsidRPr="007425E1" w:rsidRDefault="00552687" w:rsidP="00552687">
            <w:pPr>
              <w:pStyle w:val="EngHang"/>
              <w:rPr>
                <w:rFonts w:eastAsiaTheme="minorHAnsi"/>
              </w:rPr>
            </w:pPr>
            <w:r w:rsidRPr="007425E1">
              <w:rPr>
                <w:rFonts w:eastAsiaTheme="minorHAnsi"/>
              </w:rPr>
              <w:t>With understanding,</w:t>
            </w:r>
          </w:p>
          <w:p w14:paraId="466620B3" w14:textId="77777777" w:rsidR="00552687" w:rsidRPr="007425E1" w:rsidRDefault="00552687" w:rsidP="00552687">
            <w:pPr>
              <w:pStyle w:val="EngHang"/>
              <w:rPr>
                <w:rFonts w:eastAsiaTheme="minorHAnsi"/>
              </w:rPr>
            </w:pPr>
            <w:r w:rsidRPr="007425E1">
              <w:rPr>
                <w:rFonts w:eastAsiaTheme="minorHAnsi"/>
              </w:rPr>
              <w:t>With David,</w:t>
            </w:r>
          </w:p>
          <w:p w14:paraId="5701423A" w14:textId="77777777" w:rsidR="00552687" w:rsidRDefault="00552687" w:rsidP="00552687">
            <w:pPr>
              <w:pStyle w:val="EngHangEnd"/>
            </w:pPr>
            <w:r w:rsidRPr="007425E1">
              <w:rPr>
                <w:rFonts w:eastAsiaTheme="minorHAnsi"/>
              </w:rPr>
              <w:t>And proclaim and say,</w:t>
            </w:r>
          </w:p>
        </w:tc>
        <w:tc>
          <w:tcPr>
            <w:tcW w:w="288" w:type="dxa"/>
          </w:tcPr>
          <w:p w14:paraId="665684AF" w14:textId="77777777" w:rsidR="00552687" w:rsidRDefault="00552687" w:rsidP="0064784C"/>
        </w:tc>
        <w:tc>
          <w:tcPr>
            <w:tcW w:w="288" w:type="dxa"/>
          </w:tcPr>
          <w:p w14:paraId="202D10B5" w14:textId="77777777" w:rsidR="00552687" w:rsidRDefault="00552687" w:rsidP="0064784C">
            <w:pPr>
              <w:pStyle w:val="CopticCross"/>
            </w:pPr>
          </w:p>
        </w:tc>
        <w:tc>
          <w:tcPr>
            <w:tcW w:w="3960" w:type="dxa"/>
          </w:tcPr>
          <w:p w14:paraId="7BE6AF24" w14:textId="77777777" w:rsidR="00552687" w:rsidRDefault="00552687" w:rsidP="00540B24">
            <w:pPr>
              <w:pStyle w:val="CopticVersemulti-line"/>
            </w:pPr>
            <w:r>
              <w:t>Ϩⲓⲛⲁ ⲛ̀ⲧⲉⲛϩⲱⲥ ⲉ̀ⲣⲟⲕ:</w:t>
            </w:r>
          </w:p>
          <w:p w14:paraId="5BD9EB8B" w14:textId="77777777" w:rsidR="00552687" w:rsidRDefault="00552687" w:rsidP="00540B24">
            <w:pPr>
              <w:pStyle w:val="CopticVersemulti-line"/>
            </w:pPr>
            <w:r>
              <w:t>ⲛ̀ⲛⲟⲏ̀ⲧⲟⲥ ⲛⲉⲙ Ⲇⲁⲩⲓⲇ:</w:t>
            </w:r>
          </w:p>
          <w:p w14:paraId="522E09E3" w14:textId="77777777" w:rsidR="00552687" w:rsidRDefault="00552687" w:rsidP="00540B24">
            <w:pPr>
              <w:pStyle w:val="CopticVersemulti-line"/>
            </w:pPr>
            <w:r>
              <w:t>ⲉⲛⲱϣ ⲟⲩⲃⲏⲕ:</w:t>
            </w:r>
          </w:p>
          <w:p w14:paraId="4B3E33DD" w14:textId="77777777" w:rsidR="00552687" w:rsidRDefault="00552687" w:rsidP="00540B24">
            <w:pPr>
              <w:pStyle w:val="CopticHangingVerse"/>
            </w:pPr>
            <w:r>
              <w:t>ⲟⲩⲟϩ ⲉⲛϫⲱ ⲙ̀ⲙⲟⲥ.</w:t>
            </w:r>
          </w:p>
        </w:tc>
      </w:tr>
      <w:tr w:rsidR="00552687" w14:paraId="614F0C3B" w14:textId="77777777" w:rsidTr="0064784C">
        <w:trPr>
          <w:cantSplit/>
          <w:jc w:val="center"/>
        </w:trPr>
        <w:tc>
          <w:tcPr>
            <w:tcW w:w="288" w:type="dxa"/>
          </w:tcPr>
          <w:p w14:paraId="59AA44F4" w14:textId="77777777" w:rsidR="00552687" w:rsidRDefault="00552687" w:rsidP="0064784C">
            <w:pPr>
              <w:pStyle w:val="CopticCross"/>
            </w:pPr>
            <w:r w:rsidRPr="00FB5ACB">
              <w:lastRenderedPageBreak/>
              <w:t>¿</w:t>
            </w:r>
          </w:p>
        </w:tc>
        <w:tc>
          <w:tcPr>
            <w:tcW w:w="3960" w:type="dxa"/>
          </w:tcPr>
          <w:p w14:paraId="742418EF" w14:textId="77777777" w:rsidR="00552687" w:rsidRPr="007425E1" w:rsidRDefault="00552687" w:rsidP="00552687">
            <w:pPr>
              <w:pStyle w:val="EngHang"/>
              <w:rPr>
                <w:rFonts w:eastAsiaTheme="minorHAnsi"/>
              </w:rPr>
            </w:pPr>
            <w:r>
              <w:t>“</w:t>
            </w:r>
            <w:r>
              <w:rPr>
                <w:rFonts w:eastAsiaTheme="minorHAnsi"/>
              </w:rPr>
              <w:t>My</w:t>
            </w:r>
            <w:r w:rsidRPr="007425E1">
              <w:rPr>
                <w:rFonts w:eastAsiaTheme="minorHAnsi"/>
              </w:rPr>
              <w:t xml:space="preserve"> eyes prevent</w:t>
            </w:r>
          </w:p>
          <w:p w14:paraId="27DD6FED" w14:textId="77777777" w:rsidR="00552687" w:rsidRPr="007425E1" w:rsidRDefault="00552687" w:rsidP="00552687">
            <w:pPr>
              <w:pStyle w:val="EngHang"/>
              <w:rPr>
                <w:rFonts w:eastAsiaTheme="minorHAnsi"/>
              </w:rPr>
            </w:pPr>
            <w:r w:rsidRPr="007425E1">
              <w:rPr>
                <w:rFonts w:eastAsiaTheme="minorHAnsi"/>
              </w:rPr>
              <w:t>The night watches,</w:t>
            </w:r>
          </w:p>
          <w:p w14:paraId="751BAE89" w14:textId="77777777" w:rsidR="00552687" w:rsidRPr="007425E1" w:rsidRDefault="00552687" w:rsidP="00552687">
            <w:pPr>
              <w:pStyle w:val="EngHang"/>
              <w:rPr>
                <w:rFonts w:eastAsiaTheme="minorHAnsi"/>
              </w:rPr>
            </w:pPr>
            <w:r w:rsidRPr="007425E1">
              <w:rPr>
                <w:rFonts w:eastAsiaTheme="minorHAnsi"/>
              </w:rPr>
              <w:t>That I might</w:t>
            </w:r>
          </w:p>
          <w:p w14:paraId="4203BCFF" w14:textId="77777777" w:rsidR="00552687" w:rsidRDefault="00552687" w:rsidP="00552687">
            <w:pPr>
              <w:pStyle w:val="EngHangEnd"/>
            </w:pPr>
            <w:r w:rsidRPr="007425E1">
              <w:rPr>
                <w:rFonts w:eastAsiaTheme="minorHAnsi"/>
              </w:rPr>
              <w:t xml:space="preserve">Meditate in </w:t>
            </w:r>
            <w:r>
              <w:rPr>
                <w:rFonts w:eastAsiaTheme="minorHAnsi"/>
              </w:rPr>
              <w:t>Your</w:t>
            </w:r>
            <w:r w:rsidRPr="007425E1">
              <w:rPr>
                <w:rFonts w:eastAsiaTheme="minorHAnsi"/>
              </w:rPr>
              <w:t xml:space="preserve"> word.</w:t>
            </w:r>
            <w:r>
              <w:t>”</w:t>
            </w:r>
          </w:p>
        </w:tc>
        <w:tc>
          <w:tcPr>
            <w:tcW w:w="288" w:type="dxa"/>
          </w:tcPr>
          <w:p w14:paraId="24766CF6" w14:textId="77777777" w:rsidR="00552687" w:rsidRDefault="00552687" w:rsidP="0064784C"/>
        </w:tc>
        <w:tc>
          <w:tcPr>
            <w:tcW w:w="288" w:type="dxa"/>
          </w:tcPr>
          <w:p w14:paraId="6E3EE98A" w14:textId="77777777" w:rsidR="00552687" w:rsidRDefault="00552687" w:rsidP="0064784C">
            <w:pPr>
              <w:pStyle w:val="CopticCross"/>
            </w:pPr>
            <w:r w:rsidRPr="00FB5ACB">
              <w:t>¿</w:t>
            </w:r>
          </w:p>
        </w:tc>
        <w:tc>
          <w:tcPr>
            <w:tcW w:w="3960" w:type="dxa"/>
          </w:tcPr>
          <w:p w14:paraId="7E923A9B" w14:textId="77777777" w:rsidR="00552687" w:rsidRDefault="00552687" w:rsidP="00540B24">
            <w:pPr>
              <w:pStyle w:val="CopticVersemulti-line"/>
            </w:pPr>
            <w:r>
              <w:t>Ϫⲉ ⲉⲩⲉⲣϣⲟⲣⲡ ⲙ̀ⲫⲟϩ:</w:t>
            </w:r>
          </w:p>
          <w:p w14:paraId="4ADF46AB" w14:textId="77777777" w:rsidR="00552687" w:rsidRDefault="00552687" w:rsidP="00540B24">
            <w:pPr>
              <w:pStyle w:val="CopticVersemulti-line"/>
            </w:pPr>
            <w:r>
              <w:t>ⲛϫⲉ ⲛⲁⲃⲁⲗ ⲙ̀ⲫ̀ⲛⲁⲩ ⲛ̀ϣⲱⲣⲡ:</w:t>
            </w:r>
          </w:p>
          <w:p w14:paraId="72A6D96C" w14:textId="77777777" w:rsidR="00552687" w:rsidRDefault="00552687" w:rsidP="00540B24">
            <w:pPr>
              <w:pStyle w:val="CopticVersemulti-line"/>
            </w:pPr>
            <w:r>
              <w:t>ⲉ̀ⲣⲙⲏⲗⲉⲧⲁⲛ:</w:t>
            </w:r>
          </w:p>
          <w:p w14:paraId="05EFF322" w14:textId="77777777" w:rsidR="00552687" w:rsidRDefault="00552687" w:rsidP="00540B24">
            <w:pPr>
              <w:pStyle w:val="CopticHangingVerse"/>
            </w:pPr>
            <w:r>
              <w:t>ϧⲉⲛ ⲛⲉⲕⲥⲁϫⲓ ⲧⲏⲣⲟⲩ.</w:t>
            </w:r>
          </w:p>
        </w:tc>
      </w:tr>
      <w:tr w:rsidR="00552687" w14:paraId="7A94BDBC" w14:textId="77777777" w:rsidTr="0064784C">
        <w:trPr>
          <w:cantSplit/>
          <w:jc w:val="center"/>
        </w:trPr>
        <w:tc>
          <w:tcPr>
            <w:tcW w:w="288" w:type="dxa"/>
          </w:tcPr>
          <w:p w14:paraId="30952C12" w14:textId="77777777" w:rsidR="00552687" w:rsidRDefault="00552687" w:rsidP="0064784C">
            <w:pPr>
              <w:pStyle w:val="CopticCross"/>
            </w:pPr>
          </w:p>
        </w:tc>
        <w:tc>
          <w:tcPr>
            <w:tcW w:w="3960" w:type="dxa"/>
          </w:tcPr>
          <w:p w14:paraId="65C872F2" w14:textId="77777777" w:rsidR="00552687" w:rsidRPr="007425E1" w:rsidRDefault="00552687" w:rsidP="00552687">
            <w:pPr>
              <w:pStyle w:val="EngHang"/>
              <w:rPr>
                <w:rFonts w:eastAsiaTheme="minorHAnsi"/>
              </w:rPr>
            </w:pPr>
            <w:r w:rsidRPr="007425E1">
              <w:rPr>
                <w:rFonts w:eastAsiaTheme="minorHAnsi"/>
              </w:rPr>
              <w:t>Hear our voices,</w:t>
            </w:r>
          </w:p>
          <w:p w14:paraId="55EEA7E5" w14:textId="77777777" w:rsidR="00552687" w:rsidRPr="007425E1" w:rsidRDefault="00552687" w:rsidP="00552687">
            <w:pPr>
              <w:pStyle w:val="EngHang"/>
              <w:rPr>
                <w:rFonts w:eastAsiaTheme="minorHAnsi"/>
              </w:rPr>
            </w:pPr>
            <w:r w:rsidRPr="007425E1">
              <w:rPr>
                <w:rFonts w:eastAsiaTheme="minorHAnsi"/>
              </w:rPr>
              <w:t xml:space="preserve">According to </w:t>
            </w:r>
            <w:r>
              <w:rPr>
                <w:rFonts w:eastAsiaTheme="minorHAnsi"/>
              </w:rPr>
              <w:t>Your</w:t>
            </w:r>
            <w:r w:rsidRPr="007425E1">
              <w:rPr>
                <w:rFonts w:eastAsiaTheme="minorHAnsi"/>
              </w:rPr>
              <w:t xml:space="preserve"> great mercy.</w:t>
            </w:r>
          </w:p>
          <w:p w14:paraId="3FABF14E" w14:textId="77777777" w:rsidR="00552687" w:rsidRPr="007425E1" w:rsidRDefault="00552687" w:rsidP="00552687">
            <w:pPr>
              <w:pStyle w:val="EngHang"/>
              <w:rPr>
                <w:rFonts w:eastAsiaTheme="minorHAnsi"/>
              </w:rPr>
            </w:pPr>
            <w:r w:rsidRPr="007425E1">
              <w:rPr>
                <w:rFonts w:eastAsiaTheme="minorHAnsi"/>
              </w:rPr>
              <w:t>Save us, O Lord our God,</w:t>
            </w:r>
          </w:p>
          <w:p w14:paraId="42551381" w14:textId="77777777" w:rsidR="00552687" w:rsidRDefault="00552687" w:rsidP="00552687">
            <w:pPr>
              <w:pStyle w:val="EngHangEnd"/>
            </w:pPr>
            <w:r w:rsidRPr="007425E1">
              <w:rPr>
                <w:rFonts w:eastAsiaTheme="minorHAnsi"/>
              </w:rPr>
              <w:t xml:space="preserve">According to </w:t>
            </w:r>
            <w:r>
              <w:rPr>
                <w:rFonts w:eastAsiaTheme="minorHAnsi"/>
              </w:rPr>
              <w:t>Your</w:t>
            </w:r>
            <w:r w:rsidRPr="007425E1">
              <w:rPr>
                <w:rFonts w:eastAsiaTheme="minorHAnsi"/>
              </w:rPr>
              <w:t xml:space="preserve"> compassion.</w:t>
            </w:r>
          </w:p>
        </w:tc>
        <w:tc>
          <w:tcPr>
            <w:tcW w:w="288" w:type="dxa"/>
          </w:tcPr>
          <w:p w14:paraId="54DA115B" w14:textId="77777777" w:rsidR="00552687" w:rsidRDefault="00552687" w:rsidP="0064784C"/>
        </w:tc>
        <w:tc>
          <w:tcPr>
            <w:tcW w:w="288" w:type="dxa"/>
          </w:tcPr>
          <w:p w14:paraId="4CD8B390" w14:textId="77777777" w:rsidR="00552687" w:rsidRDefault="00552687" w:rsidP="0064784C">
            <w:pPr>
              <w:pStyle w:val="CopticCross"/>
            </w:pPr>
          </w:p>
        </w:tc>
        <w:tc>
          <w:tcPr>
            <w:tcW w:w="3960" w:type="dxa"/>
          </w:tcPr>
          <w:p w14:paraId="306D7D8B" w14:textId="77777777" w:rsidR="00552687" w:rsidRDefault="00552687" w:rsidP="00540B24">
            <w:pPr>
              <w:pStyle w:val="CopticVersemulti-line"/>
            </w:pPr>
            <w:r>
              <w:t>Ⲥⲱⲧⲉⲙ ⲉ̀ⲧⲉⲛⲥ̀ⲙⲏ:</w:t>
            </w:r>
          </w:p>
          <w:p w14:paraId="73761C5A" w14:textId="77777777" w:rsidR="00552687" w:rsidRDefault="00552687" w:rsidP="00540B24">
            <w:pPr>
              <w:pStyle w:val="CopticVersemulti-line"/>
            </w:pPr>
            <w:r>
              <w:t>ⲕⲁⲧⲁ ⲡⲉⲕⲛⲓϣϯ ⲛ̀ⲛⲁⲓ:</w:t>
            </w:r>
          </w:p>
          <w:p w14:paraId="152AA741" w14:textId="77777777" w:rsidR="00552687" w:rsidRDefault="00552687" w:rsidP="00540B24">
            <w:pPr>
              <w:pStyle w:val="CopticVersemulti-line"/>
            </w:pPr>
            <w:r>
              <w:t>ⲛⲁϩⲙⲉⲛ Ⲡⲟ̄ⲥ̄ Ⲡⲉⲛⲛⲟⲩϯ:</w:t>
            </w:r>
          </w:p>
          <w:p w14:paraId="205F1426" w14:textId="77777777" w:rsidR="00552687" w:rsidRDefault="00552687" w:rsidP="00540B24">
            <w:pPr>
              <w:pStyle w:val="CopticHangingVerse"/>
            </w:pPr>
            <w:r>
              <w:t>ⲕⲁⲧⲁ ⲛⲉⲕⲙⲉⲧϣⲉⲛϩⲏⲧ.</w:t>
            </w:r>
          </w:p>
        </w:tc>
      </w:tr>
      <w:tr w:rsidR="00552687" w14:paraId="4072E255" w14:textId="77777777" w:rsidTr="0064784C">
        <w:trPr>
          <w:cantSplit/>
          <w:jc w:val="center"/>
        </w:trPr>
        <w:tc>
          <w:tcPr>
            <w:tcW w:w="288" w:type="dxa"/>
          </w:tcPr>
          <w:p w14:paraId="373FBD86" w14:textId="77777777" w:rsidR="00552687" w:rsidRDefault="00552687" w:rsidP="0064784C">
            <w:pPr>
              <w:pStyle w:val="CopticCross"/>
            </w:pPr>
            <w:r w:rsidRPr="00FB5ACB">
              <w:t>¿</w:t>
            </w:r>
          </w:p>
        </w:tc>
        <w:tc>
          <w:tcPr>
            <w:tcW w:w="3960" w:type="dxa"/>
          </w:tcPr>
          <w:p w14:paraId="23568AA2" w14:textId="77777777" w:rsidR="00552687" w:rsidRPr="007425E1" w:rsidRDefault="00552687" w:rsidP="00552687">
            <w:pPr>
              <w:pStyle w:val="EngHang"/>
              <w:rPr>
                <w:rFonts w:eastAsiaTheme="minorHAnsi"/>
              </w:rPr>
            </w:pPr>
            <w:r w:rsidRPr="007425E1">
              <w:rPr>
                <w:rFonts w:eastAsiaTheme="minorHAnsi"/>
              </w:rPr>
              <w:t>O beneficent</w:t>
            </w:r>
          </w:p>
          <w:p w14:paraId="4A11313B" w14:textId="77777777" w:rsidR="00552687" w:rsidRPr="007425E1" w:rsidRDefault="00552687" w:rsidP="00552687">
            <w:pPr>
              <w:pStyle w:val="EngHang"/>
              <w:rPr>
                <w:rFonts w:eastAsiaTheme="minorHAnsi"/>
              </w:rPr>
            </w:pPr>
            <w:r w:rsidRPr="007425E1">
              <w:rPr>
                <w:rFonts w:eastAsiaTheme="minorHAnsi"/>
              </w:rPr>
              <w:t>And caring God,</w:t>
            </w:r>
          </w:p>
          <w:p w14:paraId="109A901C" w14:textId="77777777" w:rsidR="00552687" w:rsidRPr="007425E1" w:rsidRDefault="00552687" w:rsidP="00552687">
            <w:pPr>
              <w:pStyle w:val="EngHang"/>
              <w:rPr>
                <w:rFonts w:eastAsiaTheme="minorHAnsi"/>
              </w:rPr>
            </w:pPr>
            <w:r w:rsidRPr="007425E1">
              <w:rPr>
                <w:rFonts w:eastAsiaTheme="minorHAnsi"/>
              </w:rPr>
              <w:t>Who deals well</w:t>
            </w:r>
          </w:p>
          <w:p w14:paraId="14973653" w14:textId="77777777" w:rsidR="00552687" w:rsidRDefault="00552687" w:rsidP="00552687">
            <w:pPr>
              <w:pStyle w:val="EngHangEnd"/>
            </w:pPr>
            <w:r w:rsidRPr="007425E1">
              <w:rPr>
                <w:rFonts w:eastAsiaTheme="minorHAnsi"/>
              </w:rPr>
              <w:t>With His chosen ones.</w:t>
            </w:r>
          </w:p>
        </w:tc>
        <w:tc>
          <w:tcPr>
            <w:tcW w:w="288" w:type="dxa"/>
          </w:tcPr>
          <w:p w14:paraId="080BD1D1" w14:textId="77777777" w:rsidR="00552687" w:rsidRDefault="00552687" w:rsidP="0064784C"/>
        </w:tc>
        <w:tc>
          <w:tcPr>
            <w:tcW w:w="288" w:type="dxa"/>
          </w:tcPr>
          <w:p w14:paraId="487CF33A" w14:textId="77777777" w:rsidR="00552687" w:rsidRDefault="00552687" w:rsidP="0064784C">
            <w:pPr>
              <w:pStyle w:val="CopticCross"/>
            </w:pPr>
            <w:r w:rsidRPr="00FB5ACB">
              <w:t>¿</w:t>
            </w:r>
          </w:p>
        </w:tc>
        <w:tc>
          <w:tcPr>
            <w:tcW w:w="3960" w:type="dxa"/>
          </w:tcPr>
          <w:p w14:paraId="7C8BC9AA" w14:textId="77777777" w:rsidR="00552687" w:rsidRDefault="00552687" w:rsidP="00540B24">
            <w:pPr>
              <w:pStyle w:val="CopticVersemulti-line"/>
            </w:pPr>
            <w:r>
              <w:t>Ⲫϯ ⲡⲓϥⲁⲓⲣⲱⲟⲩϣ:</w:t>
            </w:r>
          </w:p>
          <w:p w14:paraId="19C4778B" w14:textId="77777777" w:rsidR="00552687" w:rsidRDefault="00552687" w:rsidP="00540B24">
            <w:pPr>
              <w:pStyle w:val="CopticVersemulti-line"/>
            </w:pPr>
            <w:r>
              <w:t>ⲛ̀ⲣⲉϥⲉⲣⲡⲉⲑⲛⲁⲛⲉϥ:</w:t>
            </w:r>
          </w:p>
          <w:p w14:paraId="212AE1D8" w14:textId="77777777" w:rsidR="00552687" w:rsidRDefault="00552687" w:rsidP="00540B24">
            <w:pPr>
              <w:pStyle w:val="CopticVersemulti-line"/>
            </w:pPr>
            <w:r>
              <w:t>ⲡⲓⲣⲉϥⲉⲣⲟⲓⲕⲟⲛⲟⲙⲓⲛ:</w:t>
            </w:r>
          </w:p>
          <w:p w14:paraId="0526E6DA" w14:textId="77777777" w:rsidR="00552687" w:rsidRDefault="00552687" w:rsidP="00540B24">
            <w:pPr>
              <w:pStyle w:val="CopticHangingVerse"/>
            </w:pPr>
            <w:r>
              <w:t>ⲛ̀ⲛⲉϥⲥⲱⲧⲡ ⲛ̀ⲕⲁⲗⲱⲥ.</w:t>
            </w:r>
          </w:p>
        </w:tc>
      </w:tr>
      <w:tr w:rsidR="00552687" w14:paraId="653D9C7B" w14:textId="77777777" w:rsidTr="0064784C">
        <w:trPr>
          <w:cantSplit/>
          <w:jc w:val="center"/>
        </w:trPr>
        <w:tc>
          <w:tcPr>
            <w:tcW w:w="288" w:type="dxa"/>
          </w:tcPr>
          <w:p w14:paraId="1261A602" w14:textId="77777777" w:rsidR="00552687" w:rsidRDefault="00552687" w:rsidP="0064784C">
            <w:pPr>
              <w:pStyle w:val="CopticCross"/>
            </w:pPr>
          </w:p>
        </w:tc>
        <w:tc>
          <w:tcPr>
            <w:tcW w:w="3960" w:type="dxa"/>
          </w:tcPr>
          <w:p w14:paraId="472A4702" w14:textId="77777777" w:rsidR="00552687" w:rsidRPr="007425E1" w:rsidRDefault="00552687" w:rsidP="00552687">
            <w:pPr>
              <w:pStyle w:val="EngHang"/>
              <w:rPr>
                <w:rFonts w:eastAsiaTheme="minorHAnsi"/>
              </w:rPr>
            </w:pPr>
            <w:r w:rsidRPr="007425E1">
              <w:rPr>
                <w:rFonts w:eastAsiaTheme="minorHAnsi"/>
              </w:rPr>
              <w:t>The Strong Refuge for those</w:t>
            </w:r>
          </w:p>
          <w:p w14:paraId="3BF2FEFA" w14:textId="77777777" w:rsidR="00552687" w:rsidRPr="007425E1" w:rsidRDefault="00552687" w:rsidP="00552687">
            <w:pPr>
              <w:pStyle w:val="EngHang"/>
              <w:rPr>
                <w:rFonts w:eastAsiaTheme="minorHAnsi"/>
              </w:rPr>
            </w:pPr>
            <w:r w:rsidRPr="007425E1">
              <w:rPr>
                <w:rFonts w:eastAsiaTheme="minorHAnsi"/>
              </w:rPr>
              <w:t>Who take refuge in Him,</w:t>
            </w:r>
          </w:p>
          <w:p w14:paraId="742CA232" w14:textId="77777777" w:rsidR="00552687" w:rsidRPr="007425E1" w:rsidRDefault="00552687" w:rsidP="00552687">
            <w:pPr>
              <w:pStyle w:val="EngHang"/>
              <w:rPr>
                <w:rFonts w:eastAsiaTheme="minorHAnsi"/>
              </w:rPr>
            </w:pPr>
            <w:r w:rsidRPr="007425E1">
              <w:rPr>
                <w:rFonts w:eastAsiaTheme="minorHAnsi"/>
              </w:rPr>
              <w:t>Who longs for the salvation</w:t>
            </w:r>
          </w:p>
          <w:p w14:paraId="6F574F26" w14:textId="77777777" w:rsidR="00552687" w:rsidRDefault="00552687" w:rsidP="00552687">
            <w:pPr>
              <w:pStyle w:val="EngHangEnd"/>
            </w:pPr>
            <w:r w:rsidRPr="007425E1">
              <w:rPr>
                <w:rFonts w:eastAsiaTheme="minorHAnsi"/>
              </w:rPr>
              <w:t>And deliverance of all.</w:t>
            </w:r>
          </w:p>
        </w:tc>
        <w:tc>
          <w:tcPr>
            <w:tcW w:w="288" w:type="dxa"/>
          </w:tcPr>
          <w:p w14:paraId="03844FBB" w14:textId="77777777" w:rsidR="00552687" w:rsidRDefault="00552687" w:rsidP="0064784C"/>
        </w:tc>
        <w:tc>
          <w:tcPr>
            <w:tcW w:w="288" w:type="dxa"/>
          </w:tcPr>
          <w:p w14:paraId="05F37435" w14:textId="77777777" w:rsidR="00552687" w:rsidRDefault="00552687" w:rsidP="0064784C">
            <w:pPr>
              <w:pStyle w:val="CopticCross"/>
            </w:pPr>
          </w:p>
        </w:tc>
        <w:tc>
          <w:tcPr>
            <w:tcW w:w="3960" w:type="dxa"/>
          </w:tcPr>
          <w:p w14:paraId="67BDBC5D" w14:textId="77777777" w:rsidR="00552687" w:rsidRDefault="00552687" w:rsidP="00540B24">
            <w:pPr>
              <w:pStyle w:val="CopticVersemulti-line"/>
            </w:pPr>
            <w:r>
              <w:t>Ⲡⲓⲡⲉϥⲉⲣϩⲉⲙⲓ ⲉⲧϫⲟⲡ:</w:t>
            </w:r>
          </w:p>
          <w:p w14:paraId="74F034F1" w14:textId="77777777" w:rsidR="00552687" w:rsidRDefault="00552687" w:rsidP="00540B24">
            <w:pPr>
              <w:pStyle w:val="CopticVersemulti-line"/>
            </w:pPr>
            <w:r>
              <w:t>ⲛ̀ⲛⲏⲉ̀ⲧⲁⲩⲫⲱⲧ ϩⲁⲣⲟϥ:</w:t>
            </w:r>
          </w:p>
          <w:p w14:paraId="3E2BF6BD" w14:textId="77777777" w:rsidR="00552687" w:rsidRDefault="00552687" w:rsidP="00540B24">
            <w:pPr>
              <w:pStyle w:val="CopticVersemulti-line"/>
            </w:pPr>
            <w:r>
              <w:t>ⲫ̀ⲣⲉϥϭⲓϣϣⲱⲟⲩ ⲛ̀ⲧⲉ ⲟⲩⲟⲛ ⲛⲓⲃⲉⲛ:</w:t>
            </w:r>
          </w:p>
          <w:p w14:paraId="37A58DCC" w14:textId="77777777" w:rsidR="00552687" w:rsidRDefault="00552687" w:rsidP="00540B24">
            <w:pPr>
              <w:pStyle w:val="CopticHangingVerse"/>
            </w:pPr>
            <w:r>
              <w:t>ⲛⲟϩⲉⲙ ⲛ̀ⲧⲟⲩⲟⲩϫⲁⲓ.</w:t>
            </w:r>
          </w:p>
        </w:tc>
      </w:tr>
      <w:tr w:rsidR="00552687" w14:paraId="3693033C" w14:textId="77777777" w:rsidTr="0064784C">
        <w:trPr>
          <w:cantSplit/>
          <w:jc w:val="center"/>
        </w:trPr>
        <w:tc>
          <w:tcPr>
            <w:tcW w:w="288" w:type="dxa"/>
          </w:tcPr>
          <w:p w14:paraId="07A8FE91" w14:textId="77777777" w:rsidR="00552687" w:rsidRDefault="00552687" w:rsidP="0064784C">
            <w:pPr>
              <w:pStyle w:val="CopticCross"/>
            </w:pPr>
            <w:r w:rsidRPr="00FB5ACB">
              <w:t>¿</w:t>
            </w:r>
          </w:p>
        </w:tc>
        <w:tc>
          <w:tcPr>
            <w:tcW w:w="3960" w:type="dxa"/>
          </w:tcPr>
          <w:p w14:paraId="793AB905" w14:textId="77777777" w:rsidR="00552687" w:rsidRPr="007425E1" w:rsidRDefault="00552687" w:rsidP="00552687">
            <w:pPr>
              <w:pStyle w:val="EngHang"/>
              <w:rPr>
                <w:rFonts w:eastAsiaTheme="minorHAnsi"/>
              </w:rPr>
            </w:pPr>
            <w:r w:rsidRPr="007425E1">
              <w:rPr>
                <w:rFonts w:eastAsiaTheme="minorHAnsi"/>
              </w:rPr>
              <w:t xml:space="preserve">Through </w:t>
            </w:r>
            <w:r>
              <w:rPr>
                <w:rFonts w:eastAsiaTheme="minorHAnsi"/>
              </w:rPr>
              <w:t>Your</w:t>
            </w:r>
            <w:r w:rsidRPr="007425E1">
              <w:rPr>
                <w:rFonts w:eastAsiaTheme="minorHAnsi"/>
              </w:rPr>
              <w:t xml:space="preserve"> goodness</w:t>
            </w:r>
          </w:p>
          <w:p w14:paraId="5CD8E56F"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prepared for us the night:</w:t>
            </w:r>
          </w:p>
          <w:p w14:paraId="07E6AD77" w14:textId="77777777" w:rsidR="00552687" w:rsidRPr="007425E1" w:rsidRDefault="00552687" w:rsidP="00552687">
            <w:pPr>
              <w:pStyle w:val="EngHang"/>
              <w:rPr>
                <w:rFonts w:eastAsiaTheme="minorHAnsi"/>
              </w:rPr>
            </w:pPr>
            <w:r w:rsidRPr="007425E1">
              <w:rPr>
                <w:rFonts w:eastAsiaTheme="minorHAnsi"/>
              </w:rPr>
              <w:t>Grant us to pass this day</w:t>
            </w:r>
          </w:p>
          <w:p w14:paraId="3799756A" w14:textId="77777777" w:rsidR="00552687" w:rsidRDefault="00552687" w:rsidP="00552687">
            <w:pPr>
              <w:pStyle w:val="EngHangEnd"/>
            </w:pPr>
            <w:r w:rsidRPr="007425E1">
              <w:rPr>
                <w:rFonts w:eastAsiaTheme="minorHAnsi"/>
              </w:rPr>
              <w:t>Without sin.</w:t>
            </w:r>
          </w:p>
        </w:tc>
        <w:tc>
          <w:tcPr>
            <w:tcW w:w="288" w:type="dxa"/>
          </w:tcPr>
          <w:p w14:paraId="153A2C6A" w14:textId="77777777" w:rsidR="00552687" w:rsidRDefault="00552687" w:rsidP="0064784C"/>
        </w:tc>
        <w:tc>
          <w:tcPr>
            <w:tcW w:w="288" w:type="dxa"/>
          </w:tcPr>
          <w:p w14:paraId="73C6AE3B" w14:textId="77777777" w:rsidR="00552687" w:rsidRDefault="00552687" w:rsidP="0064784C">
            <w:pPr>
              <w:pStyle w:val="CopticCross"/>
            </w:pPr>
            <w:r w:rsidRPr="00FB5ACB">
              <w:t>¿</w:t>
            </w:r>
          </w:p>
        </w:tc>
        <w:tc>
          <w:tcPr>
            <w:tcW w:w="3960" w:type="dxa"/>
          </w:tcPr>
          <w:p w14:paraId="2816F177" w14:textId="77777777" w:rsidR="00552687" w:rsidRDefault="00552687" w:rsidP="00540B24">
            <w:pPr>
              <w:pStyle w:val="CopticVersemulti-line"/>
            </w:pPr>
            <w:r>
              <w:t>Ϧⲉⲛ ⲧⲉⲕⲙⲉⲧⲭ̀ⲣⲏⲥⲧⲟⲥ:</w:t>
            </w:r>
          </w:p>
          <w:p w14:paraId="133A2897" w14:textId="77777777" w:rsidR="00552687" w:rsidRDefault="00552687" w:rsidP="00540B24">
            <w:pPr>
              <w:pStyle w:val="CopticVersemulti-line"/>
            </w:pPr>
            <w:r>
              <w:t>ⲁⲕⲥⲟⲃϯ ⲛⲁⲛ ⲙ̀ⲡⲓⲉϫⲱⲣϩ:</w:t>
            </w:r>
          </w:p>
          <w:p w14:paraId="3933F1D6" w14:textId="77777777" w:rsidR="00552687" w:rsidRDefault="00552687" w:rsidP="00540B24">
            <w:pPr>
              <w:pStyle w:val="CopticVersemulti-line"/>
            </w:pPr>
            <w:r>
              <w:t>ⲁⲣⲓϩ̀ⲙⲟⲧ ⲛⲁⲛ ⲙ̀ⲡⲁⲓⲉ̀ϩⲟⲟⲩ:</w:t>
            </w:r>
          </w:p>
          <w:p w14:paraId="18D17570" w14:textId="77777777" w:rsidR="00552687" w:rsidRDefault="00552687" w:rsidP="00540B24">
            <w:pPr>
              <w:pStyle w:val="CopticHangingVerse"/>
            </w:pPr>
            <w:r>
              <w:t>ⲉⲛⲟⲓ ⲛ̀ⲁⲑⲛⲟⲃⲓ.</w:t>
            </w:r>
          </w:p>
        </w:tc>
      </w:tr>
      <w:tr w:rsidR="00552687" w14:paraId="44856E80" w14:textId="77777777" w:rsidTr="0064784C">
        <w:trPr>
          <w:cantSplit/>
          <w:jc w:val="center"/>
        </w:trPr>
        <w:tc>
          <w:tcPr>
            <w:tcW w:w="288" w:type="dxa"/>
          </w:tcPr>
          <w:p w14:paraId="40EFDB74" w14:textId="77777777" w:rsidR="00552687" w:rsidRDefault="00552687" w:rsidP="0064784C">
            <w:pPr>
              <w:pStyle w:val="CopticCross"/>
            </w:pPr>
          </w:p>
        </w:tc>
        <w:tc>
          <w:tcPr>
            <w:tcW w:w="3960" w:type="dxa"/>
          </w:tcPr>
          <w:p w14:paraId="4CC2D5FE" w14:textId="77777777" w:rsidR="00552687" w:rsidRPr="007425E1" w:rsidRDefault="00552687" w:rsidP="00552687">
            <w:pPr>
              <w:pStyle w:val="EngHang"/>
              <w:rPr>
                <w:rFonts w:eastAsiaTheme="minorHAnsi"/>
              </w:rPr>
            </w:pPr>
            <w:r w:rsidRPr="007425E1">
              <w:rPr>
                <w:rFonts w:eastAsiaTheme="minorHAnsi"/>
              </w:rPr>
              <w:t>That we may be worthy</w:t>
            </w:r>
          </w:p>
          <w:p w14:paraId="69985DD8" w14:textId="77777777" w:rsidR="00552687" w:rsidRPr="007425E1" w:rsidRDefault="00552687" w:rsidP="00552687">
            <w:pPr>
              <w:pStyle w:val="EngHang"/>
              <w:rPr>
                <w:rFonts w:eastAsiaTheme="minorHAnsi"/>
              </w:rPr>
            </w:pPr>
            <w:r w:rsidRPr="007425E1">
              <w:rPr>
                <w:rFonts w:eastAsiaTheme="minorHAnsi"/>
              </w:rPr>
              <w:t>To lift up our hands</w:t>
            </w:r>
          </w:p>
          <w:p w14:paraId="155508E1" w14:textId="77777777" w:rsidR="00552687" w:rsidRPr="007425E1" w:rsidRDefault="00552687" w:rsidP="00552687">
            <w:pPr>
              <w:pStyle w:val="EngHang"/>
              <w:rPr>
                <w:rFonts w:eastAsiaTheme="minorHAnsi"/>
              </w:rPr>
            </w:pPr>
            <w:r w:rsidRPr="007425E1">
              <w:rPr>
                <w:rFonts w:eastAsiaTheme="minorHAnsi"/>
              </w:rPr>
              <w:t xml:space="preserve">Before </w:t>
            </w:r>
            <w:r>
              <w:rPr>
                <w:rFonts w:eastAsiaTheme="minorHAnsi"/>
              </w:rPr>
              <w:t>You</w:t>
            </w:r>
            <w:r w:rsidRPr="007425E1">
              <w:rPr>
                <w:rFonts w:eastAsiaTheme="minorHAnsi"/>
              </w:rPr>
              <w:t>, without anger</w:t>
            </w:r>
          </w:p>
          <w:p w14:paraId="7A42584E" w14:textId="77777777" w:rsidR="00552687" w:rsidRDefault="00552687" w:rsidP="00552687">
            <w:pPr>
              <w:pStyle w:val="EngHangEnd"/>
            </w:pPr>
            <w:r w:rsidRPr="007425E1">
              <w:rPr>
                <w:rFonts w:eastAsiaTheme="minorHAnsi"/>
              </w:rPr>
              <w:t>Or evil thoughts.</w:t>
            </w:r>
          </w:p>
        </w:tc>
        <w:tc>
          <w:tcPr>
            <w:tcW w:w="288" w:type="dxa"/>
          </w:tcPr>
          <w:p w14:paraId="5E42ADDB" w14:textId="77777777" w:rsidR="00552687" w:rsidRDefault="00552687" w:rsidP="0064784C"/>
        </w:tc>
        <w:tc>
          <w:tcPr>
            <w:tcW w:w="288" w:type="dxa"/>
          </w:tcPr>
          <w:p w14:paraId="3F149EC6" w14:textId="77777777" w:rsidR="00552687" w:rsidRDefault="00552687" w:rsidP="0064784C">
            <w:pPr>
              <w:pStyle w:val="CopticCross"/>
            </w:pPr>
          </w:p>
        </w:tc>
        <w:tc>
          <w:tcPr>
            <w:tcW w:w="3960" w:type="dxa"/>
          </w:tcPr>
          <w:p w14:paraId="151BE135" w14:textId="77777777" w:rsidR="00552687" w:rsidRDefault="00552687" w:rsidP="00540B24">
            <w:pPr>
              <w:pStyle w:val="CopticVersemulti-line"/>
            </w:pPr>
            <w:r>
              <w:t>Ⲉⲑⲣⲉⲛⲉⲣⲡ̀ⲉⲙⲡ̀ϣⲁ:</w:t>
            </w:r>
          </w:p>
          <w:p w14:paraId="699B6879" w14:textId="77777777" w:rsidR="00552687" w:rsidRDefault="00552687" w:rsidP="00540B24">
            <w:pPr>
              <w:pStyle w:val="CopticVersemulti-line"/>
            </w:pPr>
            <w:r>
              <w:t>ⲉ̀ϥⲁⲓ ⲛ̀ⲛⲉⲛϫⲓϫ ⲉ̀ⲡ̀ϣⲱⲓ:</w:t>
            </w:r>
          </w:p>
          <w:p w14:paraId="0A03C8F8" w14:textId="77777777" w:rsidR="00552687" w:rsidRDefault="00552687" w:rsidP="00540B24">
            <w:pPr>
              <w:pStyle w:val="CopticVersemulti-line"/>
            </w:pPr>
            <w:r>
              <w:t>ϩⲁⲣⲟⲕ ⲙ̀ⲡⲉⲕⲙ̀ⲑⲟ:</w:t>
            </w:r>
          </w:p>
          <w:p w14:paraId="4E4191DB" w14:textId="77777777" w:rsidR="00552687" w:rsidRDefault="00552687" w:rsidP="00540B24">
            <w:pPr>
              <w:pStyle w:val="CopticHangingVerse"/>
            </w:pPr>
            <w:r>
              <w:t>ⲭⲱⲣⲓⲥ ϫⲱⲛⲧ ⲛⲉⲙ ⲙⲟⲕⲙⲉⲕ ⲉϥϩⲱⲟⲩ.</w:t>
            </w:r>
          </w:p>
        </w:tc>
      </w:tr>
      <w:tr w:rsidR="00552687" w14:paraId="78A67534" w14:textId="77777777" w:rsidTr="0064784C">
        <w:trPr>
          <w:cantSplit/>
          <w:jc w:val="center"/>
        </w:trPr>
        <w:tc>
          <w:tcPr>
            <w:tcW w:w="288" w:type="dxa"/>
          </w:tcPr>
          <w:p w14:paraId="4DED0C93" w14:textId="77777777" w:rsidR="00552687" w:rsidRDefault="00552687" w:rsidP="0064784C">
            <w:pPr>
              <w:pStyle w:val="CopticCross"/>
            </w:pPr>
            <w:r w:rsidRPr="00FB5ACB">
              <w:t>¿</w:t>
            </w:r>
          </w:p>
        </w:tc>
        <w:tc>
          <w:tcPr>
            <w:tcW w:w="3960" w:type="dxa"/>
          </w:tcPr>
          <w:p w14:paraId="1A0848B5" w14:textId="77777777" w:rsidR="00552687" w:rsidRPr="007425E1" w:rsidRDefault="00552687" w:rsidP="00552687">
            <w:pPr>
              <w:pStyle w:val="EngHang"/>
              <w:rPr>
                <w:rFonts w:eastAsiaTheme="minorHAnsi"/>
              </w:rPr>
            </w:pPr>
            <w:r w:rsidRPr="007425E1">
              <w:rPr>
                <w:rFonts w:eastAsiaTheme="minorHAnsi"/>
              </w:rPr>
              <w:t>At this dawn, make straight</w:t>
            </w:r>
          </w:p>
          <w:p w14:paraId="4ADA1168" w14:textId="77777777" w:rsidR="00552687" w:rsidRPr="007425E1" w:rsidRDefault="00552687" w:rsidP="00552687">
            <w:pPr>
              <w:pStyle w:val="EngHang"/>
              <w:rPr>
                <w:rFonts w:eastAsiaTheme="minorHAnsi"/>
              </w:rPr>
            </w:pPr>
            <w:r w:rsidRPr="007425E1">
              <w:rPr>
                <w:rFonts w:eastAsiaTheme="minorHAnsi"/>
              </w:rPr>
              <w:t>Our inner and outer ways,</w:t>
            </w:r>
          </w:p>
          <w:p w14:paraId="2ADAB1D4" w14:textId="77777777" w:rsidR="00552687" w:rsidRPr="007425E1" w:rsidRDefault="00552687" w:rsidP="00552687">
            <w:pPr>
              <w:pStyle w:val="EngHang"/>
              <w:rPr>
                <w:rFonts w:eastAsiaTheme="minorHAnsi"/>
              </w:rPr>
            </w:pPr>
            <w:r w:rsidRPr="007425E1">
              <w:rPr>
                <w:rFonts w:eastAsiaTheme="minorHAnsi"/>
              </w:rPr>
              <w:t xml:space="preserve">In </w:t>
            </w:r>
            <w:r>
              <w:rPr>
                <w:rFonts w:eastAsiaTheme="minorHAnsi"/>
              </w:rPr>
              <w:t>Your</w:t>
            </w:r>
            <w:r w:rsidRPr="007425E1">
              <w:rPr>
                <w:rFonts w:eastAsiaTheme="minorHAnsi"/>
              </w:rPr>
              <w:t xml:space="preserve"> joyful</w:t>
            </w:r>
          </w:p>
          <w:p w14:paraId="22E4CCD6" w14:textId="77777777" w:rsidR="00552687" w:rsidRDefault="00552687" w:rsidP="00552687">
            <w:pPr>
              <w:pStyle w:val="EngHangEnd"/>
            </w:pPr>
            <w:r w:rsidRPr="007425E1">
              <w:rPr>
                <w:rFonts w:eastAsiaTheme="minorHAnsi"/>
              </w:rPr>
              <w:t>protection.</w:t>
            </w:r>
          </w:p>
        </w:tc>
        <w:tc>
          <w:tcPr>
            <w:tcW w:w="288" w:type="dxa"/>
          </w:tcPr>
          <w:p w14:paraId="3E92F7C6" w14:textId="77777777" w:rsidR="00552687" w:rsidRDefault="00552687" w:rsidP="0064784C"/>
        </w:tc>
        <w:tc>
          <w:tcPr>
            <w:tcW w:w="288" w:type="dxa"/>
          </w:tcPr>
          <w:p w14:paraId="27382C17" w14:textId="77777777" w:rsidR="00552687" w:rsidRDefault="00552687" w:rsidP="0064784C">
            <w:pPr>
              <w:pStyle w:val="CopticCross"/>
            </w:pPr>
            <w:r w:rsidRPr="00FB5ACB">
              <w:t>¿</w:t>
            </w:r>
          </w:p>
        </w:tc>
        <w:tc>
          <w:tcPr>
            <w:tcW w:w="3960" w:type="dxa"/>
          </w:tcPr>
          <w:p w14:paraId="31003AEF" w14:textId="77777777" w:rsidR="00552687" w:rsidRDefault="00552687" w:rsidP="00540B24">
            <w:pPr>
              <w:pStyle w:val="CopticVersemulti-line"/>
            </w:pPr>
            <w:r>
              <w:t>Ϧⲉⲛ ⲧⲁⲓ ϩⲁⲛⲁ̀ⲧⲟⲟⲩⲓ̀:</w:t>
            </w:r>
          </w:p>
          <w:p w14:paraId="70E1AEB9" w14:textId="77777777" w:rsidR="00552687" w:rsidRDefault="00552687" w:rsidP="00540B24">
            <w:pPr>
              <w:pStyle w:val="CopticVersemulti-line"/>
            </w:pPr>
            <w:r>
              <w:t>ⲥⲟⲩⲧⲱⲛ ⲛⲉⲛⲙⲱⲓⲧ ⲉ̀ϧⲟⲩⲛ:</w:t>
            </w:r>
          </w:p>
          <w:p w14:paraId="1CF8EF7D" w14:textId="77777777" w:rsidR="00552687" w:rsidRDefault="00552687" w:rsidP="00540B24">
            <w:pPr>
              <w:pStyle w:val="CopticVersemulti-line"/>
            </w:pPr>
            <w:r>
              <w:t>ⲛⲉⲙ ⲛⲉⲛⲙⲱⲓⲧ ⲉ̀ⲃⲟⲗ:</w:t>
            </w:r>
          </w:p>
          <w:p w14:paraId="150840B1" w14:textId="77777777" w:rsidR="00552687" w:rsidRDefault="00552687" w:rsidP="00540B24">
            <w:pPr>
              <w:pStyle w:val="CopticHangingVerse"/>
            </w:pPr>
            <w:r>
              <w:t>ϧⲉⲛ ⲡ̀ⲟⲩⲛⲟϥ ⲛ̀ⲧⲉ ⲧⲉⲕⲥ̀ⲕⲉⲡⲏ.</w:t>
            </w:r>
          </w:p>
        </w:tc>
      </w:tr>
      <w:tr w:rsidR="00552687" w14:paraId="4D714E3C" w14:textId="77777777" w:rsidTr="0064784C">
        <w:trPr>
          <w:cantSplit/>
          <w:jc w:val="center"/>
        </w:trPr>
        <w:tc>
          <w:tcPr>
            <w:tcW w:w="288" w:type="dxa"/>
          </w:tcPr>
          <w:p w14:paraId="24EB40DB" w14:textId="77777777" w:rsidR="00552687" w:rsidRDefault="00552687" w:rsidP="0064784C">
            <w:pPr>
              <w:pStyle w:val="CopticCross"/>
            </w:pPr>
          </w:p>
        </w:tc>
        <w:tc>
          <w:tcPr>
            <w:tcW w:w="3960" w:type="dxa"/>
          </w:tcPr>
          <w:p w14:paraId="7023D9DD" w14:textId="77777777" w:rsidR="00552687" w:rsidRPr="007425E1" w:rsidRDefault="00552687" w:rsidP="00552687">
            <w:pPr>
              <w:pStyle w:val="EngHang"/>
              <w:rPr>
                <w:rFonts w:eastAsiaTheme="minorHAnsi"/>
              </w:rPr>
            </w:pPr>
            <w:r w:rsidRPr="007425E1">
              <w:rPr>
                <w:rFonts w:eastAsiaTheme="minorHAnsi"/>
              </w:rPr>
              <w:t>That we may proclaim</w:t>
            </w:r>
          </w:p>
          <w:p w14:paraId="2A69D7F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righteousness </w:t>
            </w:r>
            <w:r w:rsidRPr="007425E1">
              <w:t>every day</w:t>
            </w:r>
            <w:r w:rsidRPr="007425E1">
              <w:rPr>
                <w:rFonts w:eastAsiaTheme="minorHAnsi"/>
              </w:rPr>
              <w:t>,</w:t>
            </w:r>
          </w:p>
          <w:p w14:paraId="398FE38C" w14:textId="77777777" w:rsidR="00552687" w:rsidRPr="007425E1" w:rsidRDefault="00552687" w:rsidP="00552687">
            <w:pPr>
              <w:pStyle w:val="EngHang"/>
              <w:rPr>
                <w:rFonts w:eastAsiaTheme="minorHAnsi"/>
              </w:rPr>
            </w:pPr>
            <w:r w:rsidRPr="007425E1">
              <w:rPr>
                <w:rFonts w:eastAsiaTheme="minorHAnsi"/>
              </w:rPr>
              <w:t xml:space="preserve">And glorify </w:t>
            </w:r>
            <w:r>
              <w:rPr>
                <w:rFonts w:eastAsiaTheme="minorHAnsi"/>
              </w:rPr>
              <w:t>Your</w:t>
            </w:r>
            <w:r w:rsidRPr="007425E1">
              <w:rPr>
                <w:rFonts w:eastAsiaTheme="minorHAnsi"/>
              </w:rPr>
              <w:t xml:space="preserve"> power,</w:t>
            </w:r>
          </w:p>
          <w:p w14:paraId="60193525" w14:textId="77777777" w:rsidR="00552687" w:rsidRDefault="00552687" w:rsidP="00552687">
            <w:pPr>
              <w:pStyle w:val="EngHangEnd"/>
            </w:pPr>
            <w:r w:rsidRPr="007425E1">
              <w:rPr>
                <w:rFonts w:eastAsiaTheme="minorHAnsi"/>
              </w:rPr>
              <w:t>With David the prophet,</w:t>
            </w:r>
          </w:p>
        </w:tc>
        <w:tc>
          <w:tcPr>
            <w:tcW w:w="288" w:type="dxa"/>
          </w:tcPr>
          <w:p w14:paraId="4218AAA0" w14:textId="77777777" w:rsidR="00552687" w:rsidRDefault="00552687" w:rsidP="0064784C"/>
        </w:tc>
        <w:tc>
          <w:tcPr>
            <w:tcW w:w="288" w:type="dxa"/>
          </w:tcPr>
          <w:p w14:paraId="4756A254" w14:textId="77777777" w:rsidR="00552687" w:rsidRDefault="00552687" w:rsidP="0064784C">
            <w:pPr>
              <w:pStyle w:val="CopticCross"/>
            </w:pPr>
          </w:p>
        </w:tc>
        <w:tc>
          <w:tcPr>
            <w:tcW w:w="3960" w:type="dxa"/>
          </w:tcPr>
          <w:p w14:paraId="619E4110" w14:textId="77777777" w:rsidR="00552687" w:rsidRDefault="00552687" w:rsidP="00540B24">
            <w:pPr>
              <w:pStyle w:val="CopticVersemulti-line"/>
            </w:pPr>
            <w:r>
              <w:t>Ⲉⲑⲣⲉⲛϫⲱ ⲛ̀ⲧⲉⲕⲙⲉⲑⲙⲏⲓ:</w:t>
            </w:r>
          </w:p>
          <w:p w14:paraId="0F32E6C5" w14:textId="77777777" w:rsidR="00552687" w:rsidRDefault="00552687" w:rsidP="00540B24">
            <w:pPr>
              <w:pStyle w:val="CopticVersemulti-line"/>
            </w:pPr>
            <w:r>
              <w:t>ⲛ̀ⲉ̀ϩⲟⲟⲩ ⲛⲓⲃⲉⲛ:</w:t>
            </w:r>
          </w:p>
          <w:p w14:paraId="2ECBD2E2" w14:textId="77777777" w:rsidR="00552687" w:rsidRDefault="00552687" w:rsidP="00540B24">
            <w:pPr>
              <w:pStyle w:val="CopticVersemulti-line"/>
            </w:pPr>
            <w:r>
              <w:t>ⲛ̀ⲧⲉⲛϩⲱⲥ ⲉ̀ⲧⲉⲕϫⲟⲙ:</w:t>
            </w:r>
          </w:p>
          <w:p w14:paraId="5C65EE3C" w14:textId="77777777" w:rsidR="00552687" w:rsidRDefault="00552687" w:rsidP="00540B24">
            <w:pPr>
              <w:pStyle w:val="CopticHangingVerse"/>
            </w:pPr>
            <w:r>
              <w:t>ⲛⲉⲙ Ⲇⲁⲩⲓⲇ ⲡⲓⲡ̀ⲣⲟⲫⲏⲧⲏⲥ.</w:t>
            </w:r>
          </w:p>
        </w:tc>
      </w:tr>
      <w:tr w:rsidR="00552687" w14:paraId="62C9F771" w14:textId="77777777" w:rsidTr="0064784C">
        <w:trPr>
          <w:cantSplit/>
          <w:jc w:val="center"/>
        </w:trPr>
        <w:tc>
          <w:tcPr>
            <w:tcW w:w="288" w:type="dxa"/>
          </w:tcPr>
          <w:p w14:paraId="0ED336DB" w14:textId="77777777" w:rsidR="00552687" w:rsidRDefault="00552687" w:rsidP="0064784C">
            <w:pPr>
              <w:pStyle w:val="CopticCross"/>
            </w:pPr>
            <w:r w:rsidRPr="00FB5ACB">
              <w:t>¿</w:t>
            </w:r>
          </w:p>
        </w:tc>
        <w:tc>
          <w:tcPr>
            <w:tcW w:w="3960" w:type="dxa"/>
          </w:tcPr>
          <w:p w14:paraId="57EC27FA" w14:textId="5F06D026" w:rsidR="00552687" w:rsidRPr="007425E1" w:rsidRDefault="001F77F4" w:rsidP="00552687">
            <w:pPr>
              <w:pStyle w:val="EngHang"/>
              <w:rPr>
                <w:rFonts w:eastAsiaTheme="minorHAnsi"/>
              </w:rPr>
            </w:pPr>
            <w:r>
              <w:rPr>
                <w:rFonts w:eastAsiaTheme="minorHAnsi"/>
              </w:rPr>
              <w:t>Saying, “</w:t>
            </w:r>
            <w:r w:rsidR="00552687" w:rsidRPr="007425E1">
              <w:rPr>
                <w:rFonts w:eastAsiaTheme="minorHAnsi"/>
              </w:rPr>
              <w:t xml:space="preserve">In </w:t>
            </w:r>
            <w:r w:rsidR="00552687">
              <w:rPr>
                <w:rFonts w:eastAsiaTheme="minorHAnsi"/>
              </w:rPr>
              <w:t>Your</w:t>
            </w:r>
            <w:r w:rsidR="00552687" w:rsidRPr="007425E1">
              <w:rPr>
                <w:rFonts w:eastAsiaTheme="minorHAnsi"/>
              </w:rPr>
              <w:t xml:space="preserve"> peace,</w:t>
            </w:r>
          </w:p>
          <w:p w14:paraId="19C69969" w14:textId="77777777" w:rsidR="00552687" w:rsidRPr="007425E1" w:rsidRDefault="00552687" w:rsidP="00552687">
            <w:pPr>
              <w:pStyle w:val="EngHang"/>
              <w:rPr>
                <w:rFonts w:eastAsiaTheme="minorHAnsi"/>
              </w:rPr>
            </w:pPr>
            <w:r w:rsidRPr="007425E1">
              <w:rPr>
                <w:rFonts w:eastAsiaTheme="minorHAnsi"/>
              </w:rPr>
              <w:t>O Christ our Saviour,</w:t>
            </w:r>
          </w:p>
          <w:p w14:paraId="72F800B9" w14:textId="77777777" w:rsidR="00552687" w:rsidRPr="007425E1" w:rsidRDefault="00552687" w:rsidP="00552687">
            <w:pPr>
              <w:pStyle w:val="EngHang"/>
              <w:rPr>
                <w:rFonts w:eastAsiaTheme="minorHAnsi"/>
              </w:rPr>
            </w:pPr>
            <w:r w:rsidRPr="007425E1">
              <w:rPr>
                <w:rFonts w:eastAsiaTheme="minorHAnsi"/>
              </w:rPr>
              <w:t>We slept and rose up,</w:t>
            </w:r>
          </w:p>
          <w:p w14:paraId="2F40A029" w14:textId="74599937" w:rsidR="00552687" w:rsidRDefault="00552687" w:rsidP="00552687">
            <w:pPr>
              <w:pStyle w:val="EngHangEnd"/>
            </w:pPr>
            <w:r w:rsidRPr="007425E1">
              <w:rPr>
                <w:rFonts w:eastAsiaTheme="minorHAnsi"/>
              </w:rPr>
              <w:t xml:space="preserve">For we have trusted in </w:t>
            </w:r>
            <w:r>
              <w:rPr>
                <w:rFonts w:eastAsiaTheme="minorHAnsi"/>
              </w:rPr>
              <w:t>You</w:t>
            </w:r>
            <w:r w:rsidR="001F77F4">
              <w:rPr>
                <w:rFonts w:eastAsiaTheme="minorHAnsi"/>
              </w:rPr>
              <w:t>.”</w:t>
            </w:r>
          </w:p>
        </w:tc>
        <w:tc>
          <w:tcPr>
            <w:tcW w:w="288" w:type="dxa"/>
          </w:tcPr>
          <w:p w14:paraId="5D4D0E8C" w14:textId="77777777" w:rsidR="00552687" w:rsidRDefault="00552687" w:rsidP="0064784C"/>
        </w:tc>
        <w:tc>
          <w:tcPr>
            <w:tcW w:w="288" w:type="dxa"/>
          </w:tcPr>
          <w:p w14:paraId="7033FFE7" w14:textId="77777777" w:rsidR="00552687" w:rsidRDefault="00552687" w:rsidP="0064784C">
            <w:pPr>
              <w:pStyle w:val="CopticCross"/>
            </w:pPr>
            <w:r w:rsidRPr="00FB5ACB">
              <w:t>¿</w:t>
            </w:r>
          </w:p>
        </w:tc>
        <w:tc>
          <w:tcPr>
            <w:tcW w:w="3960" w:type="dxa"/>
          </w:tcPr>
          <w:p w14:paraId="15ED221A" w14:textId="77777777" w:rsidR="00552687" w:rsidRDefault="00552687" w:rsidP="00540B24">
            <w:pPr>
              <w:pStyle w:val="CopticVersemulti-line"/>
            </w:pPr>
            <w:r>
              <w:t>Ϫⲉ ϧⲉⲛ ⲧⲉⲕϩⲓⲣⲏⲛⲏ:</w:t>
            </w:r>
          </w:p>
          <w:p w14:paraId="4542098D" w14:textId="77777777" w:rsidR="00552687" w:rsidRDefault="00552687" w:rsidP="00540B24">
            <w:pPr>
              <w:pStyle w:val="CopticVersemulti-line"/>
            </w:pPr>
            <w:r>
              <w:t xml:space="preserve">Ⲡⲭ̄ⲥ̄ Ⲡⲉⲛⲥ̄ⲱ̄ⲣ̄: </w:t>
            </w:r>
          </w:p>
          <w:p w14:paraId="1175325A" w14:textId="77777777" w:rsidR="00552687" w:rsidRDefault="00552687" w:rsidP="00540B24">
            <w:pPr>
              <w:pStyle w:val="CopticVersemulti-line"/>
            </w:pPr>
            <w:r>
              <w:t>ⲁⲛⲉⲛⲕⲟⲧ ⲁⲛⲧⲱⲟⲩⲛ:</w:t>
            </w:r>
          </w:p>
          <w:p w14:paraId="58196F26" w14:textId="77777777" w:rsidR="00552687" w:rsidRDefault="00552687" w:rsidP="00540B24">
            <w:pPr>
              <w:pStyle w:val="CopticHangingVerse"/>
            </w:pPr>
            <w:r>
              <w:t>ϫⲉ ⲁⲛⲉⲣϩⲉⲗⲡⲓⲥ ⲉ̀ⲣⲟⲕ.</w:t>
            </w:r>
          </w:p>
        </w:tc>
      </w:tr>
      <w:tr w:rsidR="00552687" w14:paraId="23972EBE" w14:textId="77777777" w:rsidTr="0064784C">
        <w:trPr>
          <w:cantSplit/>
          <w:jc w:val="center"/>
        </w:trPr>
        <w:tc>
          <w:tcPr>
            <w:tcW w:w="288" w:type="dxa"/>
          </w:tcPr>
          <w:p w14:paraId="7926A6CE" w14:textId="77777777" w:rsidR="00552687" w:rsidRDefault="00552687" w:rsidP="0064784C">
            <w:pPr>
              <w:pStyle w:val="CopticCross"/>
            </w:pPr>
          </w:p>
        </w:tc>
        <w:tc>
          <w:tcPr>
            <w:tcW w:w="3960" w:type="dxa"/>
          </w:tcPr>
          <w:p w14:paraId="5ADA173C" w14:textId="77777777" w:rsidR="00552687" w:rsidRPr="007425E1" w:rsidRDefault="00552687" w:rsidP="00552687">
            <w:pPr>
              <w:pStyle w:val="EngHang"/>
              <w:rPr>
                <w:rFonts w:eastAsiaTheme="minorHAnsi"/>
              </w:rPr>
            </w:pPr>
            <w:r w:rsidRPr="007425E1">
              <w:rPr>
                <w:rFonts w:eastAsiaTheme="minorHAnsi"/>
              </w:rPr>
              <w:t>Behold how good</w:t>
            </w:r>
          </w:p>
          <w:p w14:paraId="7BBA2FEF" w14:textId="77777777" w:rsidR="00552687" w:rsidRPr="007425E1" w:rsidRDefault="00552687" w:rsidP="00552687">
            <w:pPr>
              <w:pStyle w:val="EngHang"/>
              <w:rPr>
                <w:rFonts w:eastAsiaTheme="minorHAnsi"/>
              </w:rPr>
            </w:pPr>
            <w:r w:rsidRPr="007425E1">
              <w:rPr>
                <w:rFonts w:eastAsiaTheme="minorHAnsi"/>
              </w:rPr>
              <w:t>And how pleasant it is</w:t>
            </w:r>
          </w:p>
          <w:p w14:paraId="30CDED8B" w14:textId="77777777" w:rsidR="00552687" w:rsidRPr="007425E1" w:rsidRDefault="00552687" w:rsidP="00552687">
            <w:pPr>
              <w:pStyle w:val="EngHang"/>
              <w:rPr>
                <w:rFonts w:eastAsiaTheme="minorHAnsi"/>
              </w:rPr>
            </w:pPr>
            <w:r w:rsidRPr="007425E1">
              <w:rPr>
                <w:rFonts w:eastAsiaTheme="minorHAnsi"/>
              </w:rPr>
              <w:t>For brethren to dwell</w:t>
            </w:r>
          </w:p>
          <w:p w14:paraId="671EC1F0" w14:textId="77777777" w:rsidR="00552687" w:rsidRDefault="00552687" w:rsidP="00552687">
            <w:pPr>
              <w:pStyle w:val="EngHangEnd"/>
            </w:pPr>
            <w:r w:rsidRPr="007425E1">
              <w:rPr>
                <w:rFonts w:eastAsiaTheme="minorHAnsi"/>
              </w:rPr>
              <w:t>Together, in unity;</w:t>
            </w:r>
          </w:p>
        </w:tc>
        <w:tc>
          <w:tcPr>
            <w:tcW w:w="288" w:type="dxa"/>
          </w:tcPr>
          <w:p w14:paraId="2203093A" w14:textId="77777777" w:rsidR="00552687" w:rsidRDefault="00552687" w:rsidP="0064784C"/>
        </w:tc>
        <w:tc>
          <w:tcPr>
            <w:tcW w:w="288" w:type="dxa"/>
          </w:tcPr>
          <w:p w14:paraId="6985C544" w14:textId="77777777" w:rsidR="00552687" w:rsidRDefault="00552687" w:rsidP="0064784C">
            <w:pPr>
              <w:pStyle w:val="CopticCross"/>
            </w:pPr>
          </w:p>
        </w:tc>
        <w:tc>
          <w:tcPr>
            <w:tcW w:w="3960" w:type="dxa"/>
          </w:tcPr>
          <w:p w14:paraId="4BEDC1AE" w14:textId="77777777" w:rsidR="00552687" w:rsidRDefault="00552687" w:rsidP="00540B24">
            <w:pPr>
              <w:pStyle w:val="CopticVersemulti-line"/>
            </w:pPr>
            <w:r>
              <w:t>Ϩⲏⲡⲡⲉ ⲟⲩⲡⲉⲑⲛⲁⲛⲉϥ:</w:t>
            </w:r>
          </w:p>
          <w:p w14:paraId="7B2C1356" w14:textId="77777777" w:rsidR="00552687" w:rsidRDefault="00552687" w:rsidP="00540B24">
            <w:pPr>
              <w:pStyle w:val="CopticVersemulti-line"/>
            </w:pPr>
            <w:r>
              <w:t>ⲓⲉ ⲟⲩⲡⲉⲧϩⲟⲗϫ ⲉ̀ⲃⲏⲗ:</w:t>
            </w:r>
          </w:p>
          <w:p w14:paraId="64EED65B" w14:textId="77777777" w:rsidR="00552687" w:rsidRDefault="00552687" w:rsidP="00540B24">
            <w:pPr>
              <w:pStyle w:val="CopticVersemulti-line"/>
            </w:pPr>
            <w:r>
              <w:t>ⲉ̀ⲡ̀ϯⲙⲁϯ ⲛ̀ϩⲁⲛⲥ̀ⲛⲏⲟⲩ:</w:t>
            </w:r>
          </w:p>
          <w:p w14:paraId="39A254AC" w14:textId="77777777" w:rsidR="00552687" w:rsidRDefault="00552687" w:rsidP="00540B24">
            <w:pPr>
              <w:pStyle w:val="CopticHangingVerse"/>
            </w:pPr>
            <w:r>
              <w:t>ⲉⲩϣⲟⲡ ϩⲓ ⲟⲩⲙⲁ.</w:t>
            </w:r>
          </w:p>
        </w:tc>
      </w:tr>
      <w:tr w:rsidR="00552687" w14:paraId="75BC2D5B" w14:textId="77777777" w:rsidTr="0064784C">
        <w:trPr>
          <w:cantSplit/>
          <w:jc w:val="center"/>
        </w:trPr>
        <w:tc>
          <w:tcPr>
            <w:tcW w:w="288" w:type="dxa"/>
          </w:tcPr>
          <w:p w14:paraId="79E8E3D8" w14:textId="77777777" w:rsidR="00552687" w:rsidRDefault="00552687" w:rsidP="0064784C">
            <w:pPr>
              <w:pStyle w:val="CopticCross"/>
            </w:pPr>
            <w:r w:rsidRPr="00FB5ACB">
              <w:t>¿</w:t>
            </w:r>
          </w:p>
        </w:tc>
        <w:tc>
          <w:tcPr>
            <w:tcW w:w="3960" w:type="dxa"/>
          </w:tcPr>
          <w:p w14:paraId="7679D7D7" w14:textId="77777777" w:rsidR="00552687" w:rsidRPr="007425E1" w:rsidRDefault="00552687" w:rsidP="00552687">
            <w:pPr>
              <w:pStyle w:val="EngHang"/>
              <w:rPr>
                <w:rFonts w:eastAsiaTheme="minorHAnsi"/>
              </w:rPr>
            </w:pPr>
            <w:r w:rsidRPr="007425E1">
              <w:rPr>
                <w:rFonts w:eastAsiaTheme="minorHAnsi"/>
              </w:rPr>
              <w:t>United in true</w:t>
            </w:r>
          </w:p>
          <w:p w14:paraId="3B5A5568" w14:textId="77777777" w:rsidR="00552687" w:rsidRPr="007425E1" w:rsidRDefault="00552687" w:rsidP="00552687">
            <w:pPr>
              <w:pStyle w:val="EngHang"/>
              <w:rPr>
                <w:rFonts w:eastAsiaTheme="minorHAnsi"/>
              </w:rPr>
            </w:pPr>
            <w:r>
              <w:rPr>
                <w:rFonts w:eastAsiaTheme="minorHAnsi"/>
              </w:rPr>
              <w:t>Evangelical</w:t>
            </w:r>
            <w:r w:rsidRPr="007425E1">
              <w:rPr>
                <w:rFonts w:eastAsiaTheme="minorHAnsi"/>
              </w:rPr>
              <w:t xml:space="preserve"> love,</w:t>
            </w:r>
          </w:p>
          <w:p w14:paraId="138B4BD4" w14:textId="77777777" w:rsidR="00552687" w:rsidRPr="007425E1" w:rsidRDefault="00552687" w:rsidP="00552687">
            <w:pPr>
              <w:pStyle w:val="EngHang"/>
              <w:rPr>
                <w:rFonts w:eastAsiaTheme="minorHAnsi"/>
              </w:rPr>
            </w:pPr>
            <w:r w:rsidRPr="007425E1">
              <w:rPr>
                <w:rFonts w:eastAsiaTheme="minorHAnsi"/>
              </w:rPr>
              <w:t>Like unto</w:t>
            </w:r>
          </w:p>
          <w:p w14:paraId="61E8BDB5" w14:textId="77777777" w:rsidR="00552687" w:rsidRDefault="00552687" w:rsidP="00552687">
            <w:pPr>
              <w:pStyle w:val="EngHangEnd"/>
            </w:pPr>
            <w:r w:rsidRPr="007425E1">
              <w:rPr>
                <w:rFonts w:eastAsiaTheme="minorHAnsi"/>
              </w:rPr>
              <w:t>The Apostles</w:t>
            </w:r>
            <w:r>
              <w:t>.</w:t>
            </w:r>
          </w:p>
        </w:tc>
        <w:tc>
          <w:tcPr>
            <w:tcW w:w="288" w:type="dxa"/>
          </w:tcPr>
          <w:p w14:paraId="38C2C3B6" w14:textId="77777777" w:rsidR="00552687" w:rsidRDefault="00552687" w:rsidP="0064784C"/>
        </w:tc>
        <w:tc>
          <w:tcPr>
            <w:tcW w:w="288" w:type="dxa"/>
          </w:tcPr>
          <w:p w14:paraId="22DAF9BB" w14:textId="77777777" w:rsidR="00552687" w:rsidRDefault="00552687" w:rsidP="0064784C">
            <w:pPr>
              <w:pStyle w:val="CopticCross"/>
            </w:pPr>
            <w:r w:rsidRPr="00FB5ACB">
              <w:t>¿</w:t>
            </w:r>
          </w:p>
        </w:tc>
        <w:tc>
          <w:tcPr>
            <w:tcW w:w="3960" w:type="dxa"/>
          </w:tcPr>
          <w:p w14:paraId="45AB41E4" w14:textId="77777777" w:rsidR="00552687" w:rsidRDefault="00552687" w:rsidP="00540B24">
            <w:pPr>
              <w:pStyle w:val="CopticVersemulti-line"/>
            </w:pPr>
            <w:r>
              <w:t>Ⲉⲩⲉⲣⲥⲩⲙⲫⲱⲛⲓⲛ:</w:t>
            </w:r>
          </w:p>
          <w:p w14:paraId="560BA231" w14:textId="77777777" w:rsidR="00552687" w:rsidRDefault="00552687" w:rsidP="00540B24">
            <w:pPr>
              <w:pStyle w:val="CopticVersemulti-line"/>
            </w:pPr>
            <w:r>
              <w:t>Ϧⲉⲛ ⲟⲩⲁⲅⲁⲡⲏ ⲙ̀ⲙⲏⲓ:</w:t>
            </w:r>
          </w:p>
          <w:p w14:paraId="175A0DE4" w14:textId="77777777" w:rsidR="00552687" w:rsidRDefault="00552687" w:rsidP="00540B24">
            <w:pPr>
              <w:pStyle w:val="CopticVersemulti-line"/>
            </w:pPr>
            <w:r>
              <w:t>ⲛ̀ⲉⲩⲁⲅⲅⲉⲗⲓⲕⲏ:</w:t>
            </w:r>
          </w:p>
          <w:p w14:paraId="74D3A05E" w14:textId="77777777" w:rsidR="00552687" w:rsidRDefault="00552687" w:rsidP="00540B24">
            <w:pPr>
              <w:pStyle w:val="CopticHangingVerse"/>
            </w:pPr>
            <w:r>
              <w:t>ⲕⲁⲧⲁ ⲛⲓⲁ̀ⲡⲟⲥⲧⲟⲗⲟⲥ.</w:t>
            </w:r>
          </w:p>
        </w:tc>
      </w:tr>
      <w:tr w:rsidR="00552687" w14:paraId="61C7D291" w14:textId="77777777" w:rsidTr="0064784C">
        <w:trPr>
          <w:cantSplit/>
          <w:jc w:val="center"/>
        </w:trPr>
        <w:tc>
          <w:tcPr>
            <w:tcW w:w="288" w:type="dxa"/>
          </w:tcPr>
          <w:p w14:paraId="4F24FBF6" w14:textId="77777777" w:rsidR="00552687" w:rsidRDefault="00552687" w:rsidP="0064784C">
            <w:pPr>
              <w:pStyle w:val="CopticCross"/>
            </w:pPr>
          </w:p>
        </w:tc>
        <w:tc>
          <w:tcPr>
            <w:tcW w:w="3960" w:type="dxa"/>
          </w:tcPr>
          <w:p w14:paraId="58E2E89A" w14:textId="77777777" w:rsidR="00552687" w:rsidRPr="007425E1" w:rsidRDefault="00552687" w:rsidP="00552687">
            <w:pPr>
              <w:pStyle w:val="EngHang"/>
              <w:rPr>
                <w:rFonts w:eastAsiaTheme="minorHAnsi"/>
              </w:rPr>
            </w:pPr>
            <w:r w:rsidRPr="007425E1">
              <w:rPr>
                <w:rFonts w:eastAsiaTheme="minorHAnsi"/>
              </w:rPr>
              <w:t>Like the precious ointment,</w:t>
            </w:r>
          </w:p>
          <w:p w14:paraId="14024CCA" w14:textId="77777777" w:rsidR="00552687" w:rsidRPr="007425E1" w:rsidRDefault="00552687" w:rsidP="00552687">
            <w:pPr>
              <w:pStyle w:val="EngHang"/>
              <w:rPr>
                <w:rFonts w:eastAsiaTheme="minorHAnsi"/>
              </w:rPr>
            </w:pPr>
            <w:r w:rsidRPr="007425E1">
              <w:rPr>
                <w:rFonts w:eastAsiaTheme="minorHAnsi"/>
              </w:rPr>
              <w:t>On the head of Christ,</w:t>
            </w:r>
          </w:p>
          <w:p w14:paraId="3748A9FD" w14:textId="77777777" w:rsidR="00552687" w:rsidRPr="007425E1" w:rsidRDefault="00552687" w:rsidP="00552687">
            <w:pPr>
              <w:pStyle w:val="EngHang"/>
              <w:rPr>
                <w:rFonts w:eastAsiaTheme="minorHAnsi"/>
              </w:rPr>
            </w:pPr>
            <w:r w:rsidRPr="007425E1">
              <w:rPr>
                <w:rFonts w:eastAsiaTheme="minorHAnsi"/>
              </w:rPr>
              <w:t>Which ran down the beard,</w:t>
            </w:r>
          </w:p>
          <w:p w14:paraId="79AE291F" w14:textId="328DBE61" w:rsidR="00552687" w:rsidRDefault="00552687" w:rsidP="001F77F4">
            <w:pPr>
              <w:pStyle w:val="EngHangEnd"/>
            </w:pPr>
            <w:r w:rsidRPr="007425E1">
              <w:rPr>
                <w:rFonts w:eastAsiaTheme="minorHAnsi"/>
              </w:rPr>
              <w:t xml:space="preserve">Even down </w:t>
            </w:r>
            <w:r w:rsidR="001F77F4">
              <w:rPr>
                <w:rFonts w:eastAsiaTheme="minorHAnsi"/>
              </w:rPr>
              <w:t>to</w:t>
            </w:r>
            <w:r w:rsidRPr="007425E1">
              <w:rPr>
                <w:rFonts w:eastAsiaTheme="minorHAnsi"/>
              </w:rPr>
              <w:t xml:space="preserve"> the feet;</w:t>
            </w:r>
          </w:p>
        </w:tc>
        <w:tc>
          <w:tcPr>
            <w:tcW w:w="288" w:type="dxa"/>
          </w:tcPr>
          <w:p w14:paraId="296C7EC7" w14:textId="77777777" w:rsidR="00552687" w:rsidRDefault="00552687" w:rsidP="0064784C"/>
        </w:tc>
        <w:tc>
          <w:tcPr>
            <w:tcW w:w="288" w:type="dxa"/>
          </w:tcPr>
          <w:p w14:paraId="42485D27" w14:textId="77777777" w:rsidR="00552687" w:rsidRDefault="00552687" w:rsidP="0064784C">
            <w:pPr>
              <w:pStyle w:val="CopticCross"/>
            </w:pPr>
          </w:p>
        </w:tc>
        <w:tc>
          <w:tcPr>
            <w:tcW w:w="3960" w:type="dxa"/>
          </w:tcPr>
          <w:p w14:paraId="6D2A783B" w14:textId="77777777" w:rsidR="00552687" w:rsidRDefault="00552687" w:rsidP="00540B24">
            <w:pPr>
              <w:pStyle w:val="CopticVersemulti-line"/>
            </w:pPr>
            <w:r>
              <w:t>Ⲙⲫ̀ⲣⲏϯ ⲙ̀ⲡⲓⲥⲟϫⲉⲛ:</w:t>
            </w:r>
          </w:p>
          <w:p w14:paraId="11537230" w14:textId="77777777" w:rsidR="00552687" w:rsidRDefault="00552687" w:rsidP="00540B24">
            <w:pPr>
              <w:pStyle w:val="CopticVersemulti-line"/>
            </w:pPr>
            <w:r>
              <w:t>ⲉ̀ϯⲁ̀ⲫⲉ ⲙ̀Ⲡⲭ̄ⲥ̄:</w:t>
            </w:r>
          </w:p>
          <w:p w14:paraId="49504D90" w14:textId="77777777" w:rsidR="00552687" w:rsidRDefault="00552687" w:rsidP="00540B24">
            <w:pPr>
              <w:pStyle w:val="CopticVersemulti-line"/>
            </w:pPr>
            <w:r>
              <w:t>ⲉϥⲛⲏⲟⲩ ⲉ̀ϫⲉⲛ ϯⲙⲟⲣⲧ:</w:t>
            </w:r>
          </w:p>
          <w:p w14:paraId="28BC7B02" w14:textId="77777777" w:rsidR="00552687" w:rsidRDefault="00552687" w:rsidP="00540B24">
            <w:pPr>
              <w:pStyle w:val="CopticHangingVerse"/>
            </w:pPr>
            <w:r>
              <w:t>ϣⲁ ⲉ̀ϧ̀ⲣⲏⲓ ⲉ̀ⲛⲓϭⲁⲗⲁⲩϫ.</w:t>
            </w:r>
          </w:p>
        </w:tc>
      </w:tr>
      <w:tr w:rsidR="00552687" w14:paraId="0A2E1825" w14:textId="77777777" w:rsidTr="0064784C">
        <w:trPr>
          <w:cantSplit/>
          <w:jc w:val="center"/>
        </w:trPr>
        <w:tc>
          <w:tcPr>
            <w:tcW w:w="288" w:type="dxa"/>
          </w:tcPr>
          <w:p w14:paraId="49E5F285" w14:textId="77777777" w:rsidR="00552687" w:rsidRDefault="00552687" w:rsidP="0064784C">
            <w:pPr>
              <w:pStyle w:val="CopticCross"/>
            </w:pPr>
            <w:r w:rsidRPr="00FB5ACB">
              <w:t>¿</w:t>
            </w:r>
          </w:p>
        </w:tc>
        <w:tc>
          <w:tcPr>
            <w:tcW w:w="3960" w:type="dxa"/>
          </w:tcPr>
          <w:p w14:paraId="1595BD19" w14:textId="77777777" w:rsidR="00552687" w:rsidRPr="007425E1" w:rsidRDefault="00552687" w:rsidP="00552687">
            <w:pPr>
              <w:pStyle w:val="EngHang"/>
              <w:rPr>
                <w:rFonts w:eastAsiaTheme="minorHAnsi"/>
              </w:rPr>
            </w:pPr>
            <w:r w:rsidRPr="007425E1">
              <w:rPr>
                <w:rFonts w:eastAsiaTheme="minorHAnsi"/>
              </w:rPr>
              <w:t>Which anoints everyday</w:t>
            </w:r>
          </w:p>
          <w:p w14:paraId="2C842753" w14:textId="77777777" w:rsidR="00552687" w:rsidRPr="007425E1" w:rsidRDefault="00552687" w:rsidP="00552687">
            <w:pPr>
              <w:pStyle w:val="EngHang"/>
              <w:rPr>
                <w:rFonts w:eastAsiaTheme="minorHAnsi"/>
              </w:rPr>
            </w:pPr>
            <w:r w:rsidRPr="007425E1">
              <w:rPr>
                <w:rFonts w:eastAsiaTheme="minorHAnsi"/>
              </w:rPr>
              <w:t>The elders and the children,</w:t>
            </w:r>
          </w:p>
          <w:p w14:paraId="64E55A51" w14:textId="77777777" w:rsidR="00552687" w:rsidRPr="007425E1" w:rsidRDefault="00552687" w:rsidP="00552687">
            <w:pPr>
              <w:pStyle w:val="EngHang"/>
              <w:rPr>
                <w:rFonts w:eastAsiaTheme="minorHAnsi"/>
              </w:rPr>
            </w:pPr>
            <w:r w:rsidRPr="007425E1">
              <w:rPr>
                <w:rFonts w:eastAsiaTheme="minorHAnsi"/>
              </w:rPr>
              <w:t>The young men</w:t>
            </w:r>
          </w:p>
          <w:p w14:paraId="4DC6B3FC" w14:textId="77777777" w:rsidR="00552687" w:rsidRDefault="00552687" w:rsidP="00552687">
            <w:pPr>
              <w:pStyle w:val="EngHangEnd"/>
            </w:pPr>
            <w:r w:rsidRPr="007425E1">
              <w:rPr>
                <w:rFonts w:eastAsiaTheme="minorHAnsi"/>
              </w:rPr>
              <w:t>And the deacons.</w:t>
            </w:r>
          </w:p>
        </w:tc>
        <w:tc>
          <w:tcPr>
            <w:tcW w:w="288" w:type="dxa"/>
          </w:tcPr>
          <w:p w14:paraId="5AF3AD3A" w14:textId="77777777" w:rsidR="00552687" w:rsidRDefault="00552687" w:rsidP="0064784C"/>
        </w:tc>
        <w:tc>
          <w:tcPr>
            <w:tcW w:w="288" w:type="dxa"/>
          </w:tcPr>
          <w:p w14:paraId="51496C60" w14:textId="77777777" w:rsidR="00552687" w:rsidRDefault="00552687" w:rsidP="0064784C">
            <w:pPr>
              <w:pStyle w:val="CopticCross"/>
            </w:pPr>
            <w:r w:rsidRPr="00FB5ACB">
              <w:t>¿</w:t>
            </w:r>
          </w:p>
        </w:tc>
        <w:tc>
          <w:tcPr>
            <w:tcW w:w="3960" w:type="dxa"/>
          </w:tcPr>
          <w:p w14:paraId="08CF84B5" w14:textId="77777777" w:rsidR="00552687" w:rsidRDefault="00552687" w:rsidP="00540B24">
            <w:pPr>
              <w:pStyle w:val="CopticVersemulti-line"/>
            </w:pPr>
            <w:r>
              <w:t>Ⲉϥⲑⲱϩⲥ ⲙ̀ⲙⲏⲛⲓ ⲛⲓⲃⲉⲛ:</w:t>
            </w:r>
          </w:p>
          <w:p w14:paraId="1C22C176" w14:textId="77777777" w:rsidR="00552687" w:rsidRDefault="00552687" w:rsidP="00540B24">
            <w:pPr>
              <w:pStyle w:val="CopticVersemulti-line"/>
            </w:pPr>
            <w:r>
              <w:t>ⲛⲓϧⲉⲗⲗⲟⲓ ⲛⲉⲙ ⲛⲓⲁⲗⲱⲟⲩⲓ̀:</w:t>
            </w:r>
          </w:p>
          <w:p w14:paraId="7C649E0F" w14:textId="77777777" w:rsidR="00552687" w:rsidRDefault="00552687" w:rsidP="00540B24">
            <w:pPr>
              <w:pStyle w:val="CopticVersemulti-line"/>
            </w:pPr>
            <w:r>
              <w:t>ⲛⲉⲙ ⲛⲓϧⲉⲗϣⲓⲡⲓ:</w:t>
            </w:r>
          </w:p>
          <w:p w14:paraId="3B10AF9E" w14:textId="77777777" w:rsidR="00552687" w:rsidRDefault="00552687" w:rsidP="00540B24">
            <w:pPr>
              <w:pStyle w:val="CopticHangingVerse"/>
            </w:pPr>
            <w:r>
              <w:t>ⲛⲉⲙ ⲛⲓⲇⲓⲁ̀ⲕⲟⲛⲓⲥⲧⲏⲥ.</w:t>
            </w:r>
          </w:p>
        </w:tc>
      </w:tr>
      <w:tr w:rsidR="00552687" w14:paraId="5A604AA5" w14:textId="77777777" w:rsidTr="0064784C">
        <w:trPr>
          <w:cantSplit/>
          <w:jc w:val="center"/>
        </w:trPr>
        <w:tc>
          <w:tcPr>
            <w:tcW w:w="288" w:type="dxa"/>
          </w:tcPr>
          <w:p w14:paraId="2560EB74" w14:textId="77777777" w:rsidR="00552687" w:rsidRDefault="00552687" w:rsidP="0064784C">
            <w:pPr>
              <w:pStyle w:val="CopticCross"/>
            </w:pPr>
          </w:p>
        </w:tc>
        <w:tc>
          <w:tcPr>
            <w:tcW w:w="3960" w:type="dxa"/>
          </w:tcPr>
          <w:p w14:paraId="12359AD5" w14:textId="77777777" w:rsidR="00552687" w:rsidRPr="007425E1" w:rsidRDefault="00552687" w:rsidP="00552687">
            <w:pPr>
              <w:pStyle w:val="EngHang"/>
              <w:rPr>
                <w:rFonts w:eastAsiaTheme="minorHAnsi"/>
              </w:rPr>
            </w:pPr>
            <w:r>
              <w:rPr>
                <w:rFonts w:eastAsiaTheme="minorHAnsi"/>
              </w:rPr>
              <w:t>You</w:t>
            </w:r>
            <w:r w:rsidRPr="007425E1">
              <w:rPr>
                <w:rFonts w:eastAsiaTheme="minorHAnsi"/>
              </w:rPr>
              <w:t xml:space="preserve"> whom the Holy Spirit</w:t>
            </w:r>
          </w:p>
          <w:p w14:paraId="2D81A11E" w14:textId="77777777" w:rsidR="00552687" w:rsidRPr="007425E1" w:rsidRDefault="00552687" w:rsidP="00552687">
            <w:pPr>
              <w:pStyle w:val="EngHang"/>
              <w:rPr>
                <w:rFonts w:eastAsiaTheme="minorHAnsi"/>
              </w:rPr>
            </w:pPr>
            <w:r w:rsidRPr="007425E1">
              <w:rPr>
                <w:rFonts w:eastAsiaTheme="minorHAnsi"/>
              </w:rPr>
              <w:t>Has attuned together,</w:t>
            </w:r>
          </w:p>
          <w:p w14:paraId="610EB72A" w14:textId="77777777" w:rsidR="00552687" w:rsidRPr="007425E1" w:rsidRDefault="00552687" w:rsidP="00552687">
            <w:pPr>
              <w:pStyle w:val="EngHang"/>
              <w:rPr>
                <w:rFonts w:eastAsiaTheme="minorHAnsi"/>
              </w:rPr>
            </w:pPr>
            <w:r w:rsidRPr="007425E1">
              <w:rPr>
                <w:rFonts w:eastAsiaTheme="minorHAnsi"/>
              </w:rPr>
              <w:t>As a harp,</w:t>
            </w:r>
          </w:p>
          <w:p w14:paraId="0C95BA1A" w14:textId="77777777" w:rsidR="00552687" w:rsidRDefault="00552687" w:rsidP="00552687">
            <w:pPr>
              <w:pStyle w:val="EngHangEnd"/>
            </w:pPr>
            <w:r w:rsidRPr="007425E1">
              <w:rPr>
                <w:rFonts w:eastAsiaTheme="minorHAnsi"/>
              </w:rPr>
              <w:t>Always blessing God,</w:t>
            </w:r>
          </w:p>
        </w:tc>
        <w:tc>
          <w:tcPr>
            <w:tcW w:w="288" w:type="dxa"/>
          </w:tcPr>
          <w:p w14:paraId="671123E0" w14:textId="77777777" w:rsidR="00552687" w:rsidRDefault="00552687" w:rsidP="0064784C"/>
        </w:tc>
        <w:tc>
          <w:tcPr>
            <w:tcW w:w="288" w:type="dxa"/>
          </w:tcPr>
          <w:p w14:paraId="179A3D91" w14:textId="77777777" w:rsidR="00552687" w:rsidRDefault="00552687" w:rsidP="0064784C">
            <w:pPr>
              <w:pStyle w:val="CopticCross"/>
            </w:pPr>
          </w:p>
        </w:tc>
        <w:tc>
          <w:tcPr>
            <w:tcW w:w="3960" w:type="dxa"/>
          </w:tcPr>
          <w:p w14:paraId="13389A74" w14:textId="77777777" w:rsidR="00552687" w:rsidRDefault="00552687" w:rsidP="00540B24">
            <w:pPr>
              <w:pStyle w:val="CopticVersemulti-line"/>
            </w:pPr>
            <w:r>
              <w:t>Ⲛⲁⲓ ⲉ̀ⲧⲁϥϩⲟⲧⲡⲟⲩ ⲉⲩⲥⲟⲡ:</w:t>
            </w:r>
          </w:p>
          <w:p w14:paraId="7D89FF25" w14:textId="77777777" w:rsidR="00552687" w:rsidRDefault="00552687" w:rsidP="00540B24">
            <w:pPr>
              <w:pStyle w:val="CopticVersemulti-line"/>
            </w:pPr>
            <w:r>
              <w:t>ⲛ̀ϫⲉ Ⲡⲓⲡ̀ⲛⲉⲩⲙⲁ ⲉⲑⲟⲩⲁⲃ:</w:t>
            </w:r>
          </w:p>
          <w:p w14:paraId="320E38AF" w14:textId="77777777" w:rsidR="00552687" w:rsidRDefault="00552687" w:rsidP="00540B24">
            <w:pPr>
              <w:pStyle w:val="CopticVersemulti-line"/>
            </w:pPr>
            <w:r>
              <w:t>ⲙ̀ⲫ̀ⲣⲏϯ ⲛ̀ⲟⲩⲕⲩⲑⲁⲣⲁ:</w:t>
            </w:r>
          </w:p>
          <w:p w14:paraId="66A1705B" w14:textId="77777777" w:rsidR="00552687" w:rsidRDefault="00552687" w:rsidP="00540B24">
            <w:pPr>
              <w:pStyle w:val="CopticHangingVerse"/>
            </w:pPr>
            <w:r>
              <w:t>ⲉⲩⲥ̀ⲙⲟⲩ ⲉ̀Ⲫϯ ⲛ̀ⲥⲏⲟⲩ ⲛⲓⲃⲉⲛ.</w:t>
            </w:r>
          </w:p>
        </w:tc>
      </w:tr>
      <w:tr w:rsidR="00552687" w14:paraId="6AA9E909" w14:textId="77777777" w:rsidTr="0064784C">
        <w:trPr>
          <w:cantSplit/>
          <w:jc w:val="center"/>
        </w:trPr>
        <w:tc>
          <w:tcPr>
            <w:tcW w:w="288" w:type="dxa"/>
          </w:tcPr>
          <w:p w14:paraId="3B1C71E3" w14:textId="77777777" w:rsidR="00552687" w:rsidRDefault="00552687" w:rsidP="0064784C">
            <w:pPr>
              <w:pStyle w:val="CopticCross"/>
            </w:pPr>
            <w:r w:rsidRPr="00FB5ACB">
              <w:t>¿</w:t>
            </w:r>
          </w:p>
        </w:tc>
        <w:tc>
          <w:tcPr>
            <w:tcW w:w="3960" w:type="dxa"/>
          </w:tcPr>
          <w:p w14:paraId="4D49D20D" w14:textId="77777777" w:rsidR="00552687" w:rsidRPr="007425E1" w:rsidRDefault="00552687" w:rsidP="00552687">
            <w:pPr>
              <w:pStyle w:val="EngHang"/>
              <w:rPr>
                <w:rFonts w:eastAsiaTheme="minorHAnsi"/>
              </w:rPr>
            </w:pPr>
            <w:r w:rsidRPr="007425E1">
              <w:rPr>
                <w:rFonts w:eastAsiaTheme="minorHAnsi"/>
              </w:rPr>
              <w:t>In psalms and hymns</w:t>
            </w:r>
          </w:p>
          <w:p w14:paraId="240C2C98" w14:textId="77777777" w:rsidR="00552687" w:rsidRPr="007425E1" w:rsidRDefault="00552687" w:rsidP="00552687">
            <w:pPr>
              <w:pStyle w:val="EngHang"/>
              <w:rPr>
                <w:rFonts w:eastAsiaTheme="minorHAnsi"/>
              </w:rPr>
            </w:pPr>
            <w:r w:rsidRPr="007425E1">
              <w:rPr>
                <w:rFonts w:eastAsiaTheme="minorHAnsi"/>
              </w:rPr>
              <w:t>And spiritual songs,</w:t>
            </w:r>
          </w:p>
          <w:p w14:paraId="02177DF7" w14:textId="77777777" w:rsidR="00552687" w:rsidRPr="007425E1" w:rsidRDefault="00552687" w:rsidP="00552687">
            <w:pPr>
              <w:pStyle w:val="EngHang"/>
              <w:rPr>
                <w:rFonts w:eastAsiaTheme="minorHAnsi"/>
              </w:rPr>
            </w:pPr>
            <w:r w:rsidRPr="007425E1">
              <w:rPr>
                <w:rFonts w:eastAsiaTheme="minorHAnsi"/>
              </w:rPr>
              <w:t>Day and night, with a heart</w:t>
            </w:r>
          </w:p>
          <w:p w14:paraId="5A482FCA" w14:textId="77777777" w:rsidR="00552687" w:rsidRDefault="00552687" w:rsidP="00552687">
            <w:pPr>
              <w:pStyle w:val="EngHangEnd"/>
            </w:pPr>
            <w:r w:rsidRPr="007425E1">
              <w:rPr>
                <w:rFonts w:eastAsiaTheme="minorHAnsi"/>
              </w:rPr>
              <w:t>That keeps not silent.</w:t>
            </w:r>
          </w:p>
        </w:tc>
        <w:tc>
          <w:tcPr>
            <w:tcW w:w="288" w:type="dxa"/>
          </w:tcPr>
          <w:p w14:paraId="1E5E4808" w14:textId="77777777" w:rsidR="00552687" w:rsidRDefault="00552687" w:rsidP="0064784C"/>
        </w:tc>
        <w:tc>
          <w:tcPr>
            <w:tcW w:w="288" w:type="dxa"/>
          </w:tcPr>
          <w:p w14:paraId="21FE17C0" w14:textId="77777777" w:rsidR="00552687" w:rsidRDefault="00552687" w:rsidP="0064784C">
            <w:pPr>
              <w:pStyle w:val="CopticCross"/>
            </w:pPr>
            <w:r w:rsidRPr="00FB5ACB">
              <w:t>¿</w:t>
            </w:r>
          </w:p>
        </w:tc>
        <w:tc>
          <w:tcPr>
            <w:tcW w:w="3960" w:type="dxa"/>
          </w:tcPr>
          <w:p w14:paraId="2BE1E71C" w14:textId="77777777" w:rsidR="00552687" w:rsidRDefault="00552687" w:rsidP="00540B24">
            <w:pPr>
              <w:pStyle w:val="CopticVersemulti-line"/>
            </w:pPr>
            <w:r>
              <w:t>Ϧⲉⲛ ϩⲁⲛⲯⲁⲗⲙⲟⲥ ⲛⲉⲙ ϩⲁⲛϩⲱⲥ:</w:t>
            </w:r>
          </w:p>
          <w:p w14:paraId="146BE628" w14:textId="77777777" w:rsidR="00552687" w:rsidRDefault="00552687" w:rsidP="00540B24">
            <w:pPr>
              <w:pStyle w:val="CopticVersemulti-line"/>
            </w:pPr>
            <w:r>
              <w:t>ⲛⲉⲙ ϩⲁⲛϩⲱⲇⲏ ⲙ̀ⲡ̀ⲛⲩⲙⲁⲧⲓⲕⲟⲛ:</w:t>
            </w:r>
          </w:p>
          <w:p w14:paraId="0A693CDD" w14:textId="77777777" w:rsidR="00552687" w:rsidRDefault="00552687" w:rsidP="00540B24">
            <w:pPr>
              <w:pStyle w:val="CopticVersemulti-line"/>
            </w:pPr>
            <w:r>
              <w:t>ⲙ̀ⲡⲓⲉ̀ϩⲟⲟⲩ ⲛⲉⲙ ⲡⲓⲉ̀ϫⲱⲣϩ:</w:t>
            </w:r>
          </w:p>
          <w:p w14:paraId="0250A3D6" w14:textId="77777777" w:rsidR="00552687" w:rsidRDefault="00552687" w:rsidP="00540B24">
            <w:pPr>
              <w:pStyle w:val="CopticHangingVerse"/>
            </w:pPr>
            <w:r>
              <w:t>ϧⲉⲛ ⲟⲩϩⲏⲧ ⲛ̀ⲁⲧⲭⲁⲣⲱϥ.</w:t>
            </w:r>
          </w:p>
        </w:tc>
      </w:tr>
    </w:tbl>
    <w:p w14:paraId="135DE321" w14:textId="77777777" w:rsidR="0064784C" w:rsidRDefault="0064784C" w:rsidP="0064784C"/>
    <w:p w14:paraId="13DF1FD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3AD88C7E" w14:textId="77777777" w:rsidTr="00166B35">
        <w:trPr>
          <w:cantSplit/>
          <w:jc w:val="center"/>
        </w:trPr>
        <w:tc>
          <w:tcPr>
            <w:tcW w:w="288" w:type="dxa"/>
          </w:tcPr>
          <w:p w14:paraId="71D52D14" w14:textId="77777777" w:rsidR="00552687" w:rsidRDefault="00552687" w:rsidP="00166B35">
            <w:pPr>
              <w:pStyle w:val="CopticCross"/>
            </w:pPr>
          </w:p>
        </w:tc>
        <w:tc>
          <w:tcPr>
            <w:tcW w:w="3960" w:type="dxa"/>
          </w:tcPr>
          <w:p w14:paraId="1A2F5E64" w14:textId="77777777" w:rsidR="00552687" w:rsidRPr="007425E1" w:rsidRDefault="00552687" w:rsidP="00552687">
            <w:pPr>
              <w:pStyle w:val="EngHang"/>
            </w:pPr>
            <w:r w:rsidRPr="007425E1">
              <w:t>O honoured</w:t>
            </w:r>
          </w:p>
          <w:p w14:paraId="2644DB33" w14:textId="77777777" w:rsidR="00552687" w:rsidRPr="007425E1" w:rsidRDefault="00552687" w:rsidP="00552687">
            <w:pPr>
              <w:pStyle w:val="EngHang"/>
            </w:pPr>
            <w:r w:rsidRPr="007425E1">
              <w:t>Mother of the Light,</w:t>
            </w:r>
          </w:p>
          <w:p w14:paraId="3A9A0832" w14:textId="77777777" w:rsidR="00552687" w:rsidRPr="007425E1" w:rsidRDefault="00552687" w:rsidP="00552687">
            <w:pPr>
              <w:pStyle w:val="EngHang"/>
            </w:pPr>
            <w:r w:rsidRPr="007425E1">
              <w:t>You have borne</w:t>
            </w:r>
          </w:p>
          <w:p w14:paraId="423949BE" w14:textId="77777777" w:rsidR="00552687" w:rsidRDefault="00552687" w:rsidP="00552687">
            <w:pPr>
              <w:pStyle w:val="EngHangEnd"/>
            </w:pPr>
            <w:r w:rsidRPr="007425E1">
              <w:t xml:space="preserve">The </w:t>
            </w:r>
            <w:r>
              <w:t>Uncircumscript</w:t>
            </w:r>
            <w:r w:rsidRPr="007425E1">
              <w:t xml:space="preserve"> Logos.</w:t>
            </w:r>
          </w:p>
        </w:tc>
        <w:tc>
          <w:tcPr>
            <w:tcW w:w="288" w:type="dxa"/>
          </w:tcPr>
          <w:p w14:paraId="2ACEE739" w14:textId="77777777" w:rsidR="00552687" w:rsidRDefault="00552687" w:rsidP="0064784C"/>
        </w:tc>
        <w:tc>
          <w:tcPr>
            <w:tcW w:w="288" w:type="dxa"/>
          </w:tcPr>
          <w:p w14:paraId="5E895072" w14:textId="77777777" w:rsidR="00552687" w:rsidRDefault="00552687" w:rsidP="00166B35">
            <w:pPr>
              <w:pStyle w:val="CopticCross"/>
            </w:pPr>
          </w:p>
        </w:tc>
        <w:tc>
          <w:tcPr>
            <w:tcW w:w="3960" w:type="dxa"/>
          </w:tcPr>
          <w:p w14:paraId="54DFFDFA" w14:textId="77777777" w:rsidR="00552687" w:rsidRDefault="00552687" w:rsidP="00540B24">
            <w:pPr>
              <w:pStyle w:val="CopticVersemulti-line"/>
            </w:pPr>
            <w:r>
              <w:t>Ⲛⲑⲟ ⲑ̀ⲙⲁⲩ ⲛ̀ⲡⲓⲟⲩⲱⲓⲛⲓ:</w:t>
            </w:r>
          </w:p>
          <w:p w14:paraId="301F547C" w14:textId="77777777" w:rsidR="00552687" w:rsidRDefault="00552687" w:rsidP="00540B24">
            <w:pPr>
              <w:pStyle w:val="CopticVersemulti-line"/>
            </w:pPr>
            <w:r>
              <w:t>ⲉⲧⲧⲁⲓⲏⲟⲩⲧ ⲙ̀ⲙⲁⲥⲛⲟⲩϯ:</w:t>
            </w:r>
          </w:p>
          <w:p w14:paraId="3CF8EBC5" w14:textId="77777777" w:rsidR="00552687" w:rsidRDefault="00552687" w:rsidP="00540B24">
            <w:pPr>
              <w:pStyle w:val="CopticVersemulti-line"/>
            </w:pPr>
            <w:r>
              <w:t>ⲁ̀ⲣⲉϥⲁⲓ ϧⲁ ⲡⲓⲗⲟⲅⲟⲥ:</w:t>
            </w:r>
          </w:p>
          <w:p w14:paraId="3479AC6C" w14:textId="77777777" w:rsidR="00552687" w:rsidRDefault="00552687" w:rsidP="00540B24">
            <w:pPr>
              <w:pStyle w:val="CopticHangingVerse"/>
            </w:pPr>
            <w:r>
              <w:t>ⲡⲓⲁⲭⲱⲣⲓⲧⲟⲥ.</w:t>
            </w:r>
          </w:p>
        </w:tc>
      </w:tr>
      <w:tr w:rsidR="00552687" w14:paraId="2D99F274" w14:textId="77777777" w:rsidTr="00166B35">
        <w:trPr>
          <w:cantSplit/>
          <w:jc w:val="center"/>
        </w:trPr>
        <w:tc>
          <w:tcPr>
            <w:tcW w:w="288" w:type="dxa"/>
          </w:tcPr>
          <w:p w14:paraId="20928EC6" w14:textId="77777777" w:rsidR="00552687" w:rsidRDefault="00552687" w:rsidP="00166B35">
            <w:pPr>
              <w:pStyle w:val="CopticCross"/>
            </w:pPr>
            <w:r w:rsidRPr="00FB5ACB">
              <w:t>¿</w:t>
            </w:r>
          </w:p>
        </w:tc>
        <w:tc>
          <w:tcPr>
            <w:tcW w:w="3960" w:type="dxa"/>
          </w:tcPr>
          <w:p w14:paraId="317C02F8" w14:textId="77777777" w:rsidR="00552687" w:rsidRPr="007425E1" w:rsidRDefault="00552687" w:rsidP="00552687">
            <w:pPr>
              <w:pStyle w:val="EngHang"/>
            </w:pPr>
            <w:r w:rsidRPr="007425E1">
              <w:t>After having born Him,</w:t>
            </w:r>
          </w:p>
          <w:p w14:paraId="7D8AB10B" w14:textId="77777777" w:rsidR="00552687" w:rsidRPr="007425E1" w:rsidRDefault="00552687" w:rsidP="00552687">
            <w:pPr>
              <w:pStyle w:val="EngHang"/>
            </w:pPr>
            <w:r w:rsidRPr="007425E1">
              <w:t>You remained</w:t>
            </w:r>
            <w:r>
              <w:t xml:space="preserve"> a</w:t>
            </w:r>
            <w:r w:rsidRPr="007425E1">
              <w:t xml:space="preserve"> virgin:</w:t>
            </w:r>
          </w:p>
          <w:p w14:paraId="4CB6E1BD" w14:textId="77777777" w:rsidR="00552687" w:rsidRPr="007425E1" w:rsidRDefault="00552687" w:rsidP="00552687">
            <w:pPr>
              <w:pStyle w:val="EngHang"/>
            </w:pPr>
            <w:r w:rsidRPr="007425E1">
              <w:t>We magnify you</w:t>
            </w:r>
          </w:p>
          <w:p w14:paraId="1EFEFB7C" w14:textId="77777777" w:rsidR="00552687" w:rsidRDefault="00552687" w:rsidP="00552687">
            <w:pPr>
              <w:pStyle w:val="EngHangEnd"/>
            </w:pPr>
            <w:r w:rsidRPr="007425E1">
              <w:t>With praises and blessings.</w:t>
            </w:r>
          </w:p>
        </w:tc>
        <w:tc>
          <w:tcPr>
            <w:tcW w:w="288" w:type="dxa"/>
          </w:tcPr>
          <w:p w14:paraId="37028622" w14:textId="77777777" w:rsidR="00552687" w:rsidRDefault="00552687" w:rsidP="0064784C"/>
        </w:tc>
        <w:tc>
          <w:tcPr>
            <w:tcW w:w="288" w:type="dxa"/>
          </w:tcPr>
          <w:p w14:paraId="76E0A821" w14:textId="77777777" w:rsidR="00552687" w:rsidRDefault="00552687" w:rsidP="00166B35">
            <w:pPr>
              <w:pStyle w:val="CopticCross"/>
            </w:pPr>
            <w:r w:rsidRPr="00FB5ACB">
              <w:t>¿</w:t>
            </w:r>
          </w:p>
        </w:tc>
        <w:tc>
          <w:tcPr>
            <w:tcW w:w="3960" w:type="dxa"/>
          </w:tcPr>
          <w:p w14:paraId="239EFBC4" w14:textId="77777777" w:rsidR="00552687" w:rsidRDefault="00552687" w:rsidP="00540B24">
            <w:pPr>
              <w:pStyle w:val="CopticVersemulti-line"/>
            </w:pPr>
            <w:r>
              <w:t>Ⲙⲉⲛⲉⲛⲥⲁ ⲑ̀ⲣⲉⲙⲁⲥϥ:</w:t>
            </w:r>
          </w:p>
          <w:p w14:paraId="252D58C2" w14:textId="77777777" w:rsidR="00552687" w:rsidRDefault="00552687" w:rsidP="00540B24">
            <w:pPr>
              <w:pStyle w:val="CopticVersemulti-line"/>
            </w:pPr>
            <w:r>
              <w:t>ⲁ̀ⲣⲉⲟ̀ϩⲓ ⲉ̀ⲣⲉⲟⲓ ⲙ̀ⲡⲁⲣⲑⲉⲛⲟⲥ:</w:t>
            </w:r>
          </w:p>
          <w:p w14:paraId="57B2DA0D" w14:textId="77777777" w:rsidR="00552687" w:rsidRDefault="00552687" w:rsidP="00540B24">
            <w:pPr>
              <w:pStyle w:val="CopticVersemulti-line"/>
            </w:pPr>
            <w:r>
              <w:t>ϧⲉⲛ ϩⲁⲛϩⲱⲥ ⲛⲉⲙ ϩⲁⲛⲥ̀ⲙⲟⲩ:</w:t>
            </w:r>
          </w:p>
          <w:p w14:paraId="0363FAD2" w14:textId="77777777" w:rsidR="00552687" w:rsidRDefault="00552687" w:rsidP="00540B24">
            <w:pPr>
              <w:pStyle w:val="CopticHangingVerse"/>
            </w:pPr>
            <w:r>
              <w:t>ⲧⲉⲛϭⲓⲥⲓ ⲙ̀ⲙⲟ.</w:t>
            </w:r>
          </w:p>
        </w:tc>
      </w:tr>
      <w:tr w:rsidR="00552687" w14:paraId="13B5A44A" w14:textId="77777777" w:rsidTr="00166B35">
        <w:trPr>
          <w:cantSplit/>
          <w:jc w:val="center"/>
        </w:trPr>
        <w:tc>
          <w:tcPr>
            <w:tcW w:w="288" w:type="dxa"/>
          </w:tcPr>
          <w:p w14:paraId="05F70D68" w14:textId="77777777" w:rsidR="00552687" w:rsidRDefault="00552687" w:rsidP="00166B35">
            <w:pPr>
              <w:pStyle w:val="CopticCross"/>
            </w:pPr>
          </w:p>
        </w:tc>
        <w:tc>
          <w:tcPr>
            <w:tcW w:w="3960" w:type="dxa"/>
          </w:tcPr>
          <w:p w14:paraId="71CA0A46" w14:textId="77777777" w:rsidR="00552687" w:rsidRPr="007425E1" w:rsidRDefault="00552687" w:rsidP="00552687">
            <w:pPr>
              <w:pStyle w:val="EngHang"/>
            </w:pPr>
            <w:r w:rsidRPr="007425E1">
              <w:t>For of His own will,</w:t>
            </w:r>
          </w:p>
          <w:p w14:paraId="6EF901CF" w14:textId="77777777" w:rsidR="00552687" w:rsidRPr="007425E1" w:rsidRDefault="00552687" w:rsidP="00552687">
            <w:pPr>
              <w:pStyle w:val="EngHang"/>
            </w:pPr>
            <w:r w:rsidRPr="007425E1">
              <w:t>And the good will of His Father</w:t>
            </w:r>
          </w:p>
          <w:p w14:paraId="61C74F11" w14:textId="77777777" w:rsidR="00552687" w:rsidRPr="007425E1" w:rsidRDefault="00552687" w:rsidP="00552687">
            <w:pPr>
              <w:pStyle w:val="EngHang"/>
            </w:pPr>
            <w:r w:rsidRPr="007425E1">
              <w:t>And the Holy Spirit,</w:t>
            </w:r>
          </w:p>
          <w:p w14:paraId="36313C88" w14:textId="77777777" w:rsidR="00552687" w:rsidRDefault="00552687" w:rsidP="00552687">
            <w:pPr>
              <w:pStyle w:val="EngHangEnd"/>
            </w:pPr>
            <w:r w:rsidRPr="007425E1">
              <w:t>He came and saved us.</w:t>
            </w:r>
          </w:p>
        </w:tc>
        <w:tc>
          <w:tcPr>
            <w:tcW w:w="288" w:type="dxa"/>
          </w:tcPr>
          <w:p w14:paraId="19EC02D4" w14:textId="77777777" w:rsidR="00552687" w:rsidRDefault="00552687" w:rsidP="0064784C"/>
        </w:tc>
        <w:tc>
          <w:tcPr>
            <w:tcW w:w="288" w:type="dxa"/>
          </w:tcPr>
          <w:p w14:paraId="0E353531" w14:textId="77777777" w:rsidR="00552687" w:rsidRDefault="00552687" w:rsidP="00166B35">
            <w:pPr>
              <w:pStyle w:val="CopticCross"/>
            </w:pPr>
          </w:p>
        </w:tc>
        <w:tc>
          <w:tcPr>
            <w:tcW w:w="3960" w:type="dxa"/>
          </w:tcPr>
          <w:p w14:paraId="2A4658CB" w14:textId="77777777" w:rsidR="00552687" w:rsidRDefault="00552687" w:rsidP="00540B24">
            <w:pPr>
              <w:pStyle w:val="CopticVersemulti-line"/>
            </w:pPr>
            <w:r>
              <w:t>Ϫⲉ ⲛ̀ⲑⲟϥ ϧⲉⲛ ⲡⲉϥⲟⲩⲱϣ:</w:t>
            </w:r>
          </w:p>
          <w:p w14:paraId="67C91BDE" w14:textId="77777777" w:rsidR="00552687" w:rsidRDefault="00552687" w:rsidP="00540B24">
            <w:pPr>
              <w:pStyle w:val="CopticVersemulti-line"/>
            </w:pPr>
            <w:r>
              <w:t>ⲛⲉⲙ ⲡ̀ϯⲙⲁϯ ⲙ̀Ⲡⲉϥⲓⲱⲧ:</w:t>
            </w:r>
          </w:p>
          <w:p w14:paraId="293EEF5D" w14:textId="77777777" w:rsidR="00552687" w:rsidRDefault="00552687" w:rsidP="00540B24">
            <w:pPr>
              <w:pStyle w:val="CopticVersemulti-line"/>
            </w:pPr>
            <w:r>
              <w:t>ⲛⲉⲙ Ⲡⲓⲡ̄ⲛ̄ⲁ̄ ⲉ̄ⲑ̄ⲩ̄:</w:t>
            </w:r>
          </w:p>
          <w:p w14:paraId="6E7182D9" w14:textId="77777777" w:rsidR="00552687" w:rsidRDefault="00552687" w:rsidP="00540B24">
            <w:pPr>
              <w:pStyle w:val="CopticHangingVerse"/>
            </w:pPr>
            <w:r>
              <w:t>ⲁϥⲓ̀ ⲁϥⲥⲱϯ ⲙ̀ⲙⲟⲛ.</w:t>
            </w:r>
          </w:p>
        </w:tc>
      </w:tr>
      <w:tr w:rsidR="00552687" w14:paraId="51FBA5D7" w14:textId="77777777" w:rsidTr="00166B35">
        <w:trPr>
          <w:cantSplit/>
          <w:jc w:val="center"/>
        </w:trPr>
        <w:tc>
          <w:tcPr>
            <w:tcW w:w="288" w:type="dxa"/>
          </w:tcPr>
          <w:p w14:paraId="3A6C5C43" w14:textId="77777777" w:rsidR="00552687" w:rsidRDefault="00552687" w:rsidP="00166B35">
            <w:pPr>
              <w:pStyle w:val="CopticCross"/>
            </w:pPr>
            <w:r w:rsidRPr="00FB5ACB">
              <w:t>¿</w:t>
            </w:r>
          </w:p>
        </w:tc>
        <w:tc>
          <w:tcPr>
            <w:tcW w:w="3960" w:type="dxa"/>
          </w:tcPr>
          <w:p w14:paraId="6A1C44B6" w14:textId="77777777" w:rsidR="00552687" w:rsidRPr="007425E1" w:rsidRDefault="00552687" w:rsidP="00552687">
            <w:pPr>
              <w:pStyle w:val="EngHang"/>
            </w:pPr>
            <w:r w:rsidRPr="007425E1">
              <w:t>And we too,</w:t>
            </w:r>
          </w:p>
          <w:p w14:paraId="5984FA2B" w14:textId="77777777" w:rsidR="00552687" w:rsidRPr="007425E1" w:rsidRDefault="00552687" w:rsidP="00552687">
            <w:pPr>
              <w:pStyle w:val="EngHang"/>
            </w:pPr>
            <w:r w:rsidRPr="007425E1">
              <w:t>Hope to win mercy,</w:t>
            </w:r>
          </w:p>
          <w:p w14:paraId="5D7E2DB8" w14:textId="77777777" w:rsidR="00552687" w:rsidRPr="007425E1" w:rsidRDefault="00552687" w:rsidP="00552687">
            <w:pPr>
              <w:pStyle w:val="EngHang"/>
            </w:pPr>
            <w:r w:rsidRPr="007425E1">
              <w:t>Through your intercessions</w:t>
            </w:r>
          </w:p>
          <w:p w14:paraId="4CACCD7A" w14:textId="77777777" w:rsidR="00552687" w:rsidRDefault="00552687" w:rsidP="00552687">
            <w:pPr>
              <w:pStyle w:val="EngHangEnd"/>
            </w:pPr>
            <w:r w:rsidRPr="007425E1">
              <w:t>With the Lover of mankind.</w:t>
            </w:r>
          </w:p>
        </w:tc>
        <w:tc>
          <w:tcPr>
            <w:tcW w:w="288" w:type="dxa"/>
          </w:tcPr>
          <w:p w14:paraId="1C538ECC" w14:textId="77777777" w:rsidR="00552687" w:rsidRDefault="00552687" w:rsidP="0064784C"/>
        </w:tc>
        <w:tc>
          <w:tcPr>
            <w:tcW w:w="288" w:type="dxa"/>
          </w:tcPr>
          <w:p w14:paraId="4C99FAE8" w14:textId="77777777" w:rsidR="00552687" w:rsidRDefault="00552687" w:rsidP="00166B35">
            <w:pPr>
              <w:pStyle w:val="CopticCross"/>
            </w:pPr>
            <w:r w:rsidRPr="00FB5ACB">
              <w:t>¿</w:t>
            </w:r>
          </w:p>
        </w:tc>
        <w:tc>
          <w:tcPr>
            <w:tcW w:w="3960" w:type="dxa"/>
          </w:tcPr>
          <w:p w14:paraId="4A3B651B" w14:textId="77777777" w:rsidR="00552687" w:rsidRDefault="00552687" w:rsidP="00540B24">
            <w:pPr>
              <w:pStyle w:val="CopticVersemulti-line"/>
            </w:pPr>
            <w:commentRangeStart w:id="171"/>
            <w:r>
              <w:t>Ⲁⲛⲟⲛ ϩⲱⲛ ⲧⲉⲛⲧⲱⲃϩ:</w:t>
            </w:r>
          </w:p>
          <w:p w14:paraId="63A299F1" w14:textId="77777777" w:rsidR="00552687" w:rsidRDefault="00552687" w:rsidP="00540B24">
            <w:pPr>
              <w:pStyle w:val="CopticVersemulti-line"/>
            </w:pPr>
            <w:r>
              <w:t>ⲉⲑⲣⲉⲛϣⲁϣⲛⲓ ⲉⲩⲛⲁⲓ:</w:t>
            </w:r>
          </w:p>
          <w:p w14:paraId="6FF8AA49" w14:textId="77777777" w:rsidR="00552687" w:rsidRDefault="00552687" w:rsidP="00540B24">
            <w:pPr>
              <w:pStyle w:val="CopticVersemulti-line"/>
            </w:pPr>
            <w:r>
              <w:t>ϩⲓⲧⲉⲛ ⲛⲉⲡ̀ⲣⲉⲥⲃⲓⲁ̀:</w:t>
            </w:r>
          </w:p>
          <w:p w14:paraId="31A99666" w14:textId="77777777" w:rsidR="00552687" w:rsidRDefault="00552687" w:rsidP="00540B24">
            <w:pPr>
              <w:pStyle w:val="CopticHangingVerse"/>
            </w:pPr>
            <w:r>
              <w:t>ⲛ̀ⲧⲟⲧϥ ⲙ̀ⲡⲓⲙⲁⲓⲣⲱⲙⲓ.</w:t>
            </w:r>
            <w:commentRangeEnd w:id="171"/>
            <w:r>
              <w:rPr>
                <w:rStyle w:val="CommentReference"/>
                <w:rFonts w:ascii="Garamond" w:hAnsi="Garamond" w:cstheme="minorBidi"/>
                <w:noProof w:val="0"/>
                <w:lang w:val="en-CA"/>
              </w:rPr>
              <w:commentReference w:id="171"/>
            </w:r>
          </w:p>
        </w:tc>
      </w:tr>
      <w:tr w:rsidR="00552687" w14:paraId="2C2A7A4F" w14:textId="77777777" w:rsidTr="00166B35">
        <w:trPr>
          <w:cantSplit/>
          <w:jc w:val="center"/>
        </w:trPr>
        <w:tc>
          <w:tcPr>
            <w:tcW w:w="288" w:type="dxa"/>
          </w:tcPr>
          <w:p w14:paraId="3E15FA54" w14:textId="77777777" w:rsidR="00552687" w:rsidRDefault="00552687" w:rsidP="00166B35">
            <w:pPr>
              <w:pStyle w:val="CopticCross"/>
            </w:pPr>
          </w:p>
        </w:tc>
        <w:tc>
          <w:tcPr>
            <w:tcW w:w="3960" w:type="dxa"/>
          </w:tcPr>
          <w:p w14:paraId="6C313E75" w14:textId="77777777" w:rsidR="00552687" w:rsidRPr="007425E1" w:rsidRDefault="00552687" w:rsidP="00552687">
            <w:pPr>
              <w:pStyle w:val="EngHang"/>
              <w:rPr>
                <w:rFonts w:eastAsiaTheme="minorHAnsi"/>
              </w:rPr>
            </w:pPr>
            <w:r w:rsidRPr="007425E1">
              <w:rPr>
                <w:rFonts w:eastAsiaTheme="minorHAnsi"/>
              </w:rPr>
              <w:t>The elect incense</w:t>
            </w:r>
          </w:p>
          <w:p w14:paraId="3835F575" w14:textId="77777777" w:rsidR="00552687" w:rsidRPr="007425E1" w:rsidRDefault="00552687" w:rsidP="00552687">
            <w:pPr>
              <w:pStyle w:val="EngHang"/>
              <w:rPr>
                <w:rFonts w:eastAsiaTheme="minorHAnsi"/>
              </w:rPr>
            </w:pPr>
            <w:r w:rsidRPr="007425E1">
              <w:rPr>
                <w:rFonts w:eastAsiaTheme="minorHAnsi"/>
              </w:rPr>
              <w:t>Of your virginity</w:t>
            </w:r>
          </w:p>
          <w:p w14:paraId="09165329" w14:textId="77777777" w:rsidR="00552687" w:rsidRPr="007425E1" w:rsidRDefault="00552687" w:rsidP="00552687">
            <w:pPr>
              <w:pStyle w:val="EngHang"/>
              <w:rPr>
                <w:rFonts w:eastAsiaTheme="minorHAnsi"/>
              </w:rPr>
            </w:pPr>
            <w:r w:rsidRPr="007425E1">
              <w:rPr>
                <w:rFonts w:eastAsiaTheme="minorHAnsi"/>
              </w:rPr>
              <w:t>Ascended to</w:t>
            </w:r>
          </w:p>
          <w:p w14:paraId="38811493" w14:textId="77777777" w:rsidR="00552687" w:rsidRDefault="00552687" w:rsidP="00552687">
            <w:pPr>
              <w:pStyle w:val="EngHangEnd"/>
            </w:pPr>
            <w:r w:rsidRPr="007425E1">
              <w:rPr>
                <w:rFonts w:eastAsiaTheme="minorHAnsi"/>
              </w:rPr>
              <w:t>The throne of the Father;</w:t>
            </w:r>
          </w:p>
        </w:tc>
        <w:tc>
          <w:tcPr>
            <w:tcW w:w="288" w:type="dxa"/>
          </w:tcPr>
          <w:p w14:paraId="4AFF2C96" w14:textId="77777777" w:rsidR="00552687" w:rsidRDefault="00552687" w:rsidP="0064784C"/>
        </w:tc>
        <w:tc>
          <w:tcPr>
            <w:tcW w:w="288" w:type="dxa"/>
          </w:tcPr>
          <w:p w14:paraId="3A5E4086" w14:textId="77777777" w:rsidR="00552687" w:rsidRDefault="00552687" w:rsidP="00166B35">
            <w:pPr>
              <w:pStyle w:val="CopticCross"/>
            </w:pPr>
          </w:p>
        </w:tc>
        <w:tc>
          <w:tcPr>
            <w:tcW w:w="3960" w:type="dxa"/>
          </w:tcPr>
          <w:p w14:paraId="4CDE19D7" w14:textId="77777777" w:rsidR="00552687" w:rsidRDefault="00552687" w:rsidP="00540B24">
            <w:pPr>
              <w:pStyle w:val="CopticVersemulti-line"/>
            </w:pPr>
            <w:r>
              <w:t>Ⲁⲡⲓⲥ̀ⲑⲟⲓⲛⲟⲩϥⲓ ⲉⲧⲥⲱⲧⲡ:</w:t>
            </w:r>
          </w:p>
          <w:p w14:paraId="7F9219AE" w14:textId="77777777" w:rsidR="00552687" w:rsidRDefault="00552687" w:rsidP="00540B24">
            <w:pPr>
              <w:pStyle w:val="CopticVersemulti-line"/>
            </w:pPr>
            <w:r>
              <w:t>ⲛ̀ⲧⲉ ⲧⲉⲡⲁⲣⲑⲉⲛⲓⲁ̀:</w:t>
            </w:r>
          </w:p>
          <w:p w14:paraId="22F01A7B" w14:textId="77777777" w:rsidR="00552687" w:rsidRDefault="00552687" w:rsidP="00540B24">
            <w:pPr>
              <w:pStyle w:val="CopticVersemulti-line"/>
            </w:pPr>
            <w:r>
              <w:t>ⲁϥϣⲉⲛⲁϥ ⲉ̀ⲡ̀ϣⲱⲓ:</w:t>
            </w:r>
          </w:p>
          <w:p w14:paraId="7034944E" w14:textId="77777777" w:rsidR="00552687" w:rsidRDefault="00552687" w:rsidP="00F814FD">
            <w:pPr>
              <w:pStyle w:val="CopticHangingVerse"/>
            </w:pPr>
            <w:r>
              <w:t>ϣⲁ ⲡⲓⲑ̀ⲣⲟⲛⲟⲥ ⲙ̀Ⲫⲓⲱⲧ.</w:t>
            </w:r>
          </w:p>
        </w:tc>
      </w:tr>
      <w:tr w:rsidR="00552687" w14:paraId="37578F85" w14:textId="77777777" w:rsidTr="00166B35">
        <w:trPr>
          <w:cantSplit/>
          <w:jc w:val="center"/>
        </w:trPr>
        <w:tc>
          <w:tcPr>
            <w:tcW w:w="288" w:type="dxa"/>
          </w:tcPr>
          <w:p w14:paraId="74A2F9D8" w14:textId="77777777" w:rsidR="00552687" w:rsidRDefault="00552687" w:rsidP="00166B35">
            <w:pPr>
              <w:pStyle w:val="CopticCross"/>
            </w:pPr>
            <w:r w:rsidRPr="00FB5ACB">
              <w:t>¿</w:t>
            </w:r>
          </w:p>
        </w:tc>
        <w:tc>
          <w:tcPr>
            <w:tcW w:w="3960" w:type="dxa"/>
          </w:tcPr>
          <w:p w14:paraId="2B57C8CF" w14:textId="77777777" w:rsidR="00552687" w:rsidRPr="007425E1" w:rsidRDefault="00552687" w:rsidP="00552687">
            <w:pPr>
              <w:pStyle w:val="EngHang"/>
              <w:rPr>
                <w:rFonts w:eastAsiaTheme="minorHAnsi"/>
              </w:rPr>
            </w:pPr>
            <w:r w:rsidRPr="007425E1">
              <w:rPr>
                <w:rFonts w:eastAsiaTheme="minorHAnsi"/>
              </w:rPr>
              <w:t>Better than the incense</w:t>
            </w:r>
          </w:p>
          <w:p w14:paraId="61BF720E" w14:textId="77777777" w:rsidR="00552687" w:rsidRPr="007425E1" w:rsidRDefault="00552687" w:rsidP="00552687">
            <w:pPr>
              <w:pStyle w:val="EngHang"/>
              <w:rPr>
                <w:rFonts w:eastAsiaTheme="minorHAnsi"/>
              </w:rPr>
            </w:pPr>
            <w:r w:rsidRPr="007425E1">
              <w:rPr>
                <w:rFonts w:eastAsiaTheme="minorHAnsi"/>
              </w:rPr>
              <w:t>Of the Cherubim</w:t>
            </w:r>
          </w:p>
          <w:p w14:paraId="08878085" w14:textId="77777777" w:rsidR="00552687" w:rsidRPr="007425E1" w:rsidRDefault="00552687" w:rsidP="00552687">
            <w:pPr>
              <w:pStyle w:val="EngHang"/>
              <w:rPr>
                <w:rFonts w:eastAsiaTheme="minorHAnsi"/>
              </w:rPr>
            </w:pPr>
            <w:r w:rsidRPr="007425E1">
              <w:rPr>
                <w:rFonts w:eastAsiaTheme="minorHAnsi"/>
              </w:rPr>
              <w:t>And the Seraphim,</w:t>
            </w:r>
          </w:p>
          <w:p w14:paraId="515A2457" w14:textId="77777777" w:rsidR="00552687" w:rsidRDefault="00552687" w:rsidP="00552687">
            <w:pPr>
              <w:pStyle w:val="EngHangEnd"/>
            </w:pPr>
            <w:r w:rsidRPr="007425E1">
              <w:rPr>
                <w:rFonts w:eastAsiaTheme="minorHAnsi"/>
              </w:rPr>
              <w:t>O Virgin Mary.</w:t>
            </w:r>
          </w:p>
        </w:tc>
        <w:tc>
          <w:tcPr>
            <w:tcW w:w="288" w:type="dxa"/>
          </w:tcPr>
          <w:p w14:paraId="0A30F606" w14:textId="77777777" w:rsidR="00552687" w:rsidRDefault="00552687" w:rsidP="0064784C"/>
        </w:tc>
        <w:tc>
          <w:tcPr>
            <w:tcW w:w="288" w:type="dxa"/>
          </w:tcPr>
          <w:p w14:paraId="135B048C" w14:textId="77777777" w:rsidR="00552687" w:rsidRDefault="00552687" w:rsidP="00166B35">
            <w:pPr>
              <w:pStyle w:val="CopticCross"/>
            </w:pPr>
            <w:r w:rsidRPr="00FB5ACB">
              <w:t>¿</w:t>
            </w:r>
          </w:p>
        </w:tc>
        <w:tc>
          <w:tcPr>
            <w:tcW w:w="3960" w:type="dxa"/>
          </w:tcPr>
          <w:p w14:paraId="25CA2376" w14:textId="77777777" w:rsidR="00552687" w:rsidRDefault="00552687" w:rsidP="00540B24">
            <w:pPr>
              <w:pStyle w:val="CopticVersemulti-line"/>
            </w:pPr>
            <w:r>
              <w:t>Ⲉϩⲟⲧⲉ ⲡⲓⲥ̀ⲑⲟⲓⲛⲟⲩϥⲓ:</w:t>
            </w:r>
          </w:p>
          <w:p w14:paraId="56BF2CF9" w14:textId="77777777" w:rsidR="00552687" w:rsidRDefault="00552687" w:rsidP="00540B24">
            <w:pPr>
              <w:pStyle w:val="CopticVersemulti-line"/>
            </w:pPr>
            <w:r>
              <w:t>ⲛ̀ⲧⲉ Ⲛⲓⲭⲉⲣⲟⲩⲃⲓⲙ:</w:t>
            </w:r>
          </w:p>
          <w:p w14:paraId="7F2D34C1" w14:textId="77777777" w:rsidR="00552687" w:rsidRDefault="00552687" w:rsidP="00540B24">
            <w:pPr>
              <w:pStyle w:val="CopticVersemulti-line"/>
            </w:pPr>
            <w:r>
              <w:t>ⲛⲉⲙ Ⲛⲓⲥⲉⲣⲁⲫⲓⲙ:</w:t>
            </w:r>
          </w:p>
          <w:p w14:paraId="044DCA53" w14:textId="77777777" w:rsidR="00552687" w:rsidRDefault="00552687" w:rsidP="00F814FD">
            <w:pPr>
              <w:pStyle w:val="CopticHangingVerse"/>
            </w:pPr>
            <w:r>
              <w:t>Ⲙⲁⲣⲓⲁ̀ ϯⲡⲁⲣⲑⲉⲟⲛⲥ.</w:t>
            </w:r>
          </w:p>
        </w:tc>
      </w:tr>
      <w:tr w:rsidR="00552687" w14:paraId="58CD889D" w14:textId="77777777" w:rsidTr="00166B35">
        <w:trPr>
          <w:cantSplit/>
          <w:jc w:val="center"/>
        </w:trPr>
        <w:tc>
          <w:tcPr>
            <w:tcW w:w="288" w:type="dxa"/>
          </w:tcPr>
          <w:p w14:paraId="3529B217" w14:textId="77777777" w:rsidR="00552687" w:rsidRDefault="00552687" w:rsidP="00166B35">
            <w:pPr>
              <w:pStyle w:val="CopticCross"/>
            </w:pPr>
          </w:p>
        </w:tc>
        <w:tc>
          <w:tcPr>
            <w:tcW w:w="3960" w:type="dxa"/>
          </w:tcPr>
          <w:p w14:paraId="1BA1EEDB" w14:textId="77777777" w:rsidR="00552687" w:rsidRDefault="00552687" w:rsidP="00552687">
            <w:pPr>
              <w:pStyle w:val="EngHang"/>
            </w:pPr>
            <w:r>
              <w:t>Hail to the New heaven,</w:t>
            </w:r>
          </w:p>
          <w:p w14:paraId="2E54FA83" w14:textId="77777777" w:rsidR="00552687" w:rsidRDefault="00552687" w:rsidP="00552687">
            <w:pPr>
              <w:pStyle w:val="EngHang"/>
            </w:pPr>
            <w:r>
              <w:t>Whom the Father has created,</w:t>
            </w:r>
          </w:p>
          <w:p w14:paraId="0D1B3ADA" w14:textId="77777777" w:rsidR="00552687" w:rsidRDefault="00552687" w:rsidP="00552687">
            <w:pPr>
              <w:pStyle w:val="EngHang"/>
            </w:pPr>
            <w:r>
              <w:t>And made a place of rest,</w:t>
            </w:r>
          </w:p>
          <w:p w14:paraId="68AD66B4" w14:textId="77777777" w:rsidR="00552687" w:rsidRDefault="00552687" w:rsidP="00552687">
            <w:pPr>
              <w:pStyle w:val="EngHangEnd"/>
            </w:pPr>
            <w:r>
              <w:t>For His beloved Son.</w:t>
            </w:r>
          </w:p>
        </w:tc>
        <w:tc>
          <w:tcPr>
            <w:tcW w:w="288" w:type="dxa"/>
          </w:tcPr>
          <w:p w14:paraId="5F49F95B" w14:textId="77777777" w:rsidR="00552687" w:rsidRDefault="00552687" w:rsidP="0064784C"/>
        </w:tc>
        <w:tc>
          <w:tcPr>
            <w:tcW w:w="288" w:type="dxa"/>
          </w:tcPr>
          <w:p w14:paraId="33EFFC77" w14:textId="77777777" w:rsidR="00552687" w:rsidRDefault="00552687" w:rsidP="00166B35">
            <w:pPr>
              <w:pStyle w:val="CopticCross"/>
            </w:pPr>
          </w:p>
        </w:tc>
        <w:tc>
          <w:tcPr>
            <w:tcW w:w="3960" w:type="dxa"/>
          </w:tcPr>
          <w:p w14:paraId="18B523FF" w14:textId="77777777" w:rsidR="00552687" w:rsidRDefault="00552687" w:rsidP="00540B24">
            <w:pPr>
              <w:pStyle w:val="CopticVersemulti-line"/>
            </w:pPr>
            <w:r>
              <w:t>Ⲭⲉⲣⲉ ϯⲫⲉ ⲙ̀ⲃⲉⲣⲓ:</w:t>
            </w:r>
          </w:p>
          <w:p w14:paraId="78329B0A" w14:textId="77777777" w:rsidR="00552687" w:rsidRDefault="00552687" w:rsidP="00540B24">
            <w:pPr>
              <w:pStyle w:val="CopticVersemulti-line"/>
            </w:pPr>
            <w:r>
              <w:t>ⲑⲏⲉ̀ⲧⲁ Ⲫⲓⲱⲧ ⲑⲁⲙⲓⲟⲥ:</w:t>
            </w:r>
          </w:p>
          <w:p w14:paraId="4872D1AF" w14:textId="77777777" w:rsidR="00552687" w:rsidRDefault="00552687" w:rsidP="00540B24">
            <w:pPr>
              <w:pStyle w:val="CopticVersemulti-line"/>
            </w:pPr>
            <w:r>
              <w:t>ⲁϥⲭⲁⲥ ⲛ̀ⲟⲩⲙⲁⲛ̀ⲉⲙⲧⲟⲛ:</w:t>
            </w:r>
          </w:p>
          <w:p w14:paraId="77E2F492" w14:textId="77777777" w:rsidR="00552687" w:rsidRDefault="00552687" w:rsidP="00F814FD">
            <w:pPr>
              <w:pStyle w:val="CopticHangingVerse"/>
            </w:pPr>
            <w:r>
              <w:t>ⲙ̀Ⲡⲉϥϣⲏⲣⲓ ⲙ̀ⲙⲉⲛⲣⲓⲧ.</w:t>
            </w:r>
          </w:p>
        </w:tc>
      </w:tr>
      <w:tr w:rsidR="00552687" w14:paraId="06192162" w14:textId="77777777" w:rsidTr="00166B35">
        <w:trPr>
          <w:cantSplit/>
          <w:jc w:val="center"/>
        </w:trPr>
        <w:tc>
          <w:tcPr>
            <w:tcW w:w="288" w:type="dxa"/>
          </w:tcPr>
          <w:p w14:paraId="5FFEC760" w14:textId="77777777" w:rsidR="00552687" w:rsidRDefault="00552687" w:rsidP="00166B35">
            <w:pPr>
              <w:pStyle w:val="CopticCross"/>
            </w:pPr>
            <w:r w:rsidRPr="00FB5ACB">
              <w:t>¿</w:t>
            </w:r>
          </w:p>
        </w:tc>
        <w:tc>
          <w:tcPr>
            <w:tcW w:w="3960" w:type="dxa"/>
          </w:tcPr>
          <w:p w14:paraId="4C338DA2" w14:textId="77777777" w:rsidR="00552687" w:rsidRPr="007425E1" w:rsidRDefault="00552687" w:rsidP="00552687">
            <w:pPr>
              <w:pStyle w:val="EngHang"/>
              <w:rPr>
                <w:rFonts w:eastAsiaTheme="minorHAnsi"/>
              </w:rPr>
            </w:pPr>
            <w:r w:rsidRPr="007425E1">
              <w:rPr>
                <w:rFonts w:eastAsiaTheme="minorHAnsi"/>
              </w:rPr>
              <w:t>Hail to the Royal Throne</w:t>
            </w:r>
          </w:p>
          <w:p w14:paraId="70CD5EEF" w14:textId="77777777" w:rsidR="00552687" w:rsidRPr="007425E1" w:rsidRDefault="00552687" w:rsidP="00552687">
            <w:pPr>
              <w:pStyle w:val="EngHang"/>
              <w:rPr>
                <w:rFonts w:eastAsiaTheme="minorHAnsi"/>
              </w:rPr>
            </w:pPr>
            <w:r w:rsidRPr="007425E1">
              <w:rPr>
                <w:rFonts w:eastAsiaTheme="minorHAnsi"/>
              </w:rPr>
              <w:t xml:space="preserve">Of Him Who is </w:t>
            </w:r>
          </w:p>
          <w:p w14:paraId="11BFE3EC" w14:textId="77777777" w:rsidR="00552687" w:rsidRPr="007425E1" w:rsidRDefault="00552687" w:rsidP="00552687">
            <w:pPr>
              <w:pStyle w:val="EngHang"/>
              <w:rPr>
                <w:rFonts w:eastAsiaTheme="minorHAnsi"/>
              </w:rPr>
            </w:pPr>
            <w:r w:rsidRPr="007425E1">
              <w:rPr>
                <w:rFonts w:eastAsiaTheme="minorHAnsi"/>
              </w:rPr>
              <w:t xml:space="preserve">Carried by </w:t>
            </w:r>
          </w:p>
          <w:p w14:paraId="09979A32" w14:textId="77777777" w:rsidR="00552687" w:rsidRDefault="00552687" w:rsidP="00552687">
            <w:pPr>
              <w:pStyle w:val="EngHangEnd"/>
            </w:pPr>
            <w:r w:rsidRPr="007425E1">
              <w:rPr>
                <w:rFonts w:eastAsiaTheme="minorHAnsi"/>
              </w:rPr>
              <w:t>The Cherubim.</w:t>
            </w:r>
          </w:p>
        </w:tc>
        <w:tc>
          <w:tcPr>
            <w:tcW w:w="288" w:type="dxa"/>
          </w:tcPr>
          <w:p w14:paraId="18033241" w14:textId="77777777" w:rsidR="00552687" w:rsidRDefault="00552687" w:rsidP="0064784C"/>
        </w:tc>
        <w:tc>
          <w:tcPr>
            <w:tcW w:w="288" w:type="dxa"/>
          </w:tcPr>
          <w:p w14:paraId="4DABA308" w14:textId="77777777" w:rsidR="00552687" w:rsidRDefault="00552687" w:rsidP="00166B35">
            <w:pPr>
              <w:pStyle w:val="CopticCross"/>
            </w:pPr>
            <w:r w:rsidRPr="00FB5ACB">
              <w:t>¿</w:t>
            </w:r>
          </w:p>
        </w:tc>
        <w:tc>
          <w:tcPr>
            <w:tcW w:w="3960" w:type="dxa"/>
          </w:tcPr>
          <w:p w14:paraId="4C9A4551" w14:textId="77777777" w:rsidR="00552687" w:rsidRDefault="00552687" w:rsidP="00540B24">
            <w:pPr>
              <w:pStyle w:val="CopticVersemulti-line"/>
            </w:pPr>
            <w:r>
              <w:t>Ⲭⲉⲣⲉ ⲡⲓⲑ̀ⲣⲟⲛⲟⲥ:</w:t>
            </w:r>
          </w:p>
          <w:p w14:paraId="55622557" w14:textId="77777777" w:rsidR="00552687" w:rsidRDefault="00552687" w:rsidP="00540B24">
            <w:pPr>
              <w:pStyle w:val="CopticVersemulti-line"/>
            </w:pPr>
            <w:r>
              <w:t>ⲙ̀ⲃⲁⲥⲓⲗⲓⲕⲟⲛ:</w:t>
            </w:r>
          </w:p>
          <w:p w14:paraId="313F708B" w14:textId="77777777" w:rsidR="00552687" w:rsidRDefault="00552687" w:rsidP="00540B24">
            <w:pPr>
              <w:pStyle w:val="CopticVersemulti-line"/>
            </w:pPr>
            <w:r>
              <w:t>ⲙ̀ⲫⲏⲉ̀ⲧⲟⲩϥⲁⲓ ⲙ̀ⲙⲟϥ:</w:t>
            </w:r>
          </w:p>
          <w:p w14:paraId="69CD5A96" w14:textId="77777777" w:rsidR="00552687" w:rsidRDefault="00552687" w:rsidP="00F814FD">
            <w:pPr>
              <w:pStyle w:val="CopticHangingVerse"/>
            </w:pPr>
            <w:r>
              <w:t>ϩⲓϫⲉⲛ Ⲛⲓⲭⲉⲣⲟⲩⲃⲓⲙ.</w:t>
            </w:r>
          </w:p>
        </w:tc>
      </w:tr>
      <w:tr w:rsidR="00552687" w14:paraId="6A184A6A" w14:textId="77777777" w:rsidTr="00166B35">
        <w:trPr>
          <w:cantSplit/>
          <w:jc w:val="center"/>
        </w:trPr>
        <w:tc>
          <w:tcPr>
            <w:tcW w:w="288" w:type="dxa"/>
          </w:tcPr>
          <w:p w14:paraId="0D226DDE" w14:textId="77777777" w:rsidR="00552687" w:rsidRDefault="00552687" w:rsidP="00166B35">
            <w:pPr>
              <w:pStyle w:val="CopticCross"/>
            </w:pPr>
          </w:p>
        </w:tc>
        <w:tc>
          <w:tcPr>
            <w:tcW w:w="3960" w:type="dxa"/>
          </w:tcPr>
          <w:p w14:paraId="7CDD9923" w14:textId="77777777" w:rsidR="00552687" w:rsidRPr="007425E1" w:rsidRDefault="00552687" w:rsidP="00552687">
            <w:pPr>
              <w:pStyle w:val="EngHang"/>
              <w:rPr>
                <w:rFonts w:eastAsiaTheme="minorHAnsi"/>
              </w:rPr>
            </w:pPr>
            <w:r w:rsidRPr="007425E1">
              <w:rPr>
                <w:rFonts w:eastAsiaTheme="minorHAnsi"/>
              </w:rPr>
              <w:t>Hail to the advocate</w:t>
            </w:r>
          </w:p>
          <w:p w14:paraId="5C48DC75" w14:textId="77777777" w:rsidR="00552687" w:rsidRPr="007425E1" w:rsidRDefault="00552687" w:rsidP="00552687">
            <w:pPr>
              <w:pStyle w:val="EngHang"/>
              <w:rPr>
                <w:rFonts w:eastAsiaTheme="minorHAnsi"/>
              </w:rPr>
            </w:pPr>
            <w:r w:rsidRPr="007425E1">
              <w:rPr>
                <w:rFonts w:eastAsiaTheme="minorHAnsi"/>
              </w:rPr>
              <w:t>Of our souls:</w:t>
            </w:r>
          </w:p>
          <w:p w14:paraId="723E615F" w14:textId="77777777" w:rsidR="00552687" w:rsidRPr="007425E1" w:rsidRDefault="00552687" w:rsidP="00552687">
            <w:pPr>
              <w:pStyle w:val="EngHang"/>
              <w:rPr>
                <w:rFonts w:eastAsiaTheme="minorHAnsi"/>
              </w:rPr>
            </w:pPr>
            <w:r w:rsidRPr="007425E1">
              <w:rPr>
                <w:rFonts w:eastAsiaTheme="minorHAnsi"/>
              </w:rPr>
              <w:t>You are, indeed,</w:t>
            </w:r>
          </w:p>
          <w:p w14:paraId="5E2A76CA" w14:textId="77777777" w:rsidR="00552687" w:rsidRDefault="00552687" w:rsidP="00552687">
            <w:pPr>
              <w:pStyle w:val="EngHangEnd"/>
            </w:pPr>
            <w:r w:rsidRPr="007425E1">
              <w:rPr>
                <w:rFonts w:eastAsiaTheme="minorHAnsi"/>
              </w:rPr>
              <w:t>The pride of our race.</w:t>
            </w:r>
          </w:p>
        </w:tc>
        <w:tc>
          <w:tcPr>
            <w:tcW w:w="288" w:type="dxa"/>
          </w:tcPr>
          <w:p w14:paraId="1E1C1833" w14:textId="77777777" w:rsidR="00552687" w:rsidRDefault="00552687" w:rsidP="0064784C"/>
        </w:tc>
        <w:tc>
          <w:tcPr>
            <w:tcW w:w="288" w:type="dxa"/>
          </w:tcPr>
          <w:p w14:paraId="36D916D3" w14:textId="77777777" w:rsidR="00552687" w:rsidRDefault="00552687" w:rsidP="00166B35">
            <w:pPr>
              <w:pStyle w:val="CopticCross"/>
            </w:pPr>
          </w:p>
        </w:tc>
        <w:tc>
          <w:tcPr>
            <w:tcW w:w="3960" w:type="dxa"/>
          </w:tcPr>
          <w:p w14:paraId="414D5C44" w14:textId="77777777" w:rsidR="00552687" w:rsidRDefault="00552687" w:rsidP="00540B24">
            <w:pPr>
              <w:pStyle w:val="CopticVersemulti-line"/>
            </w:pPr>
            <w:r>
              <w:t>Ⲭⲉⲣⲉ ϯⲡ̀ⲣⲟⲥⲧⲁⲧⲏⲥ:</w:t>
            </w:r>
          </w:p>
          <w:p w14:paraId="4FD97EB5" w14:textId="77777777" w:rsidR="00552687" w:rsidRDefault="00552687" w:rsidP="00540B24">
            <w:pPr>
              <w:pStyle w:val="CopticVersemulti-line"/>
            </w:pPr>
            <w:r>
              <w:t>ⲛ̀ⲧⲉ ⲛⲉⲛⲯⲩⲭⲏ:</w:t>
            </w:r>
          </w:p>
          <w:p w14:paraId="65DED612" w14:textId="77777777" w:rsidR="00552687" w:rsidRDefault="00552687" w:rsidP="00540B24">
            <w:pPr>
              <w:pStyle w:val="CopticVersemulti-line"/>
            </w:pPr>
            <w:r>
              <w:t>ⲛ̀ⲑⲟ ⲅⲁⲣ ⲁ̀ⲗⲏⲑⲱⲥ:</w:t>
            </w:r>
          </w:p>
          <w:p w14:paraId="30C75518" w14:textId="77777777" w:rsidR="00552687" w:rsidRDefault="00552687" w:rsidP="00F814FD">
            <w:pPr>
              <w:pStyle w:val="CopticHangingVerse"/>
            </w:pPr>
            <w:r>
              <w:t>ⲡⲉ ⲡ̀ϣⲟⲩϣⲟⲩ ⲙ̀ⲡⲉⲛⲅⲉⲛⲟⲥ.</w:t>
            </w:r>
          </w:p>
        </w:tc>
      </w:tr>
      <w:tr w:rsidR="00552687" w14:paraId="37F29736" w14:textId="77777777" w:rsidTr="00166B35">
        <w:trPr>
          <w:cantSplit/>
          <w:jc w:val="center"/>
        </w:trPr>
        <w:tc>
          <w:tcPr>
            <w:tcW w:w="288" w:type="dxa"/>
          </w:tcPr>
          <w:p w14:paraId="40EBB666" w14:textId="77777777" w:rsidR="00552687" w:rsidRDefault="00552687" w:rsidP="00166B35">
            <w:pPr>
              <w:pStyle w:val="CopticCross"/>
            </w:pPr>
            <w:r w:rsidRPr="00FB5ACB">
              <w:t>¿</w:t>
            </w:r>
          </w:p>
        </w:tc>
        <w:tc>
          <w:tcPr>
            <w:tcW w:w="3960" w:type="dxa"/>
          </w:tcPr>
          <w:p w14:paraId="2DC1447E" w14:textId="77777777" w:rsidR="00552687" w:rsidRPr="007425E1" w:rsidRDefault="00552687" w:rsidP="00552687">
            <w:pPr>
              <w:pStyle w:val="EngHang"/>
              <w:rPr>
                <w:rFonts w:eastAsiaTheme="minorHAnsi"/>
              </w:rPr>
            </w:pPr>
            <w:r w:rsidRPr="007425E1">
              <w:rPr>
                <w:rFonts w:eastAsiaTheme="minorHAnsi"/>
              </w:rPr>
              <w:t>Intercede on our behalf,</w:t>
            </w:r>
          </w:p>
          <w:p w14:paraId="6A6D5CA7" w14:textId="77777777" w:rsidR="00552687" w:rsidRPr="007425E1" w:rsidRDefault="00552687" w:rsidP="00552687">
            <w:pPr>
              <w:pStyle w:val="EngHang"/>
              <w:rPr>
                <w:rFonts w:eastAsiaTheme="minorHAnsi"/>
              </w:rPr>
            </w:pPr>
            <w:r w:rsidRPr="007425E1">
              <w:rPr>
                <w:rFonts w:eastAsiaTheme="minorHAnsi"/>
              </w:rPr>
              <w:t>O full of grace,</w:t>
            </w:r>
          </w:p>
          <w:p w14:paraId="00886C6E" w14:textId="77777777" w:rsidR="00552687" w:rsidRPr="007425E1" w:rsidRDefault="00552687" w:rsidP="00552687">
            <w:pPr>
              <w:pStyle w:val="EngHang"/>
              <w:rPr>
                <w:rFonts w:eastAsiaTheme="minorHAnsi"/>
              </w:rPr>
            </w:pPr>
            <w:r w:rsidRPr="007425E1">
              <w:rPr>
                <w:rFonts w:eastAsiaTheme="minorHAnsi"/>
              </w:rPr>
              <w:t>Before our Lord,</w:t>
            </w:r>
          </w:p>
          <w:p w14:paraId="0CB471CF" w14:textId="77777777" w:rsidR="00552687" w:rsidRDefault="00552687" w:rsidP="00552687">
            <w:pPr>
              <w:pStyle w:val="EngHangEnd"/>
            </w:pPr>
            <w:r w:rsidRPr="007425E1">
              <w:rPr>
                <w:rFonts w:eastAsiaTheme="minorHAnsi"/>
              </w:rPr>
              <w:t>Jesus Christ.</w:t>
            </w:r>
          </w:p>
        </w:tc>
        <w:tc>
          <w:tcPr>
            <w:tcW w:w="288" w:type="dxa"/>
          </w:tcPr>
          <w:p w14:paraId="017ECE5F" w14:textId="77777777" w:rsidR="00552687" w:rsidRDefault="00552687" w:rsidP="0064784C"/>
        </w:tc>
        <w:tc>
          <w:tcPr>
            <w:tcW w:w="288" w:type="dxa"/>
          </w:tcPr>
          <w:p w14:paraId="78BFCC04" w14:textId="77777777" w:rsidR="00552687" w:rsidRDefault="00552687" w:rsidP="00166B35">
            <w:pPr>
              <w:pStyle w:val="CopticCross"/>
            </w:pPr>
            <w:r w:rsidRPr="00FB5ACB">
              <w:t>¿</w:t>
            </w:r>
          </w:p>
        </w:tc>
        <w:tc>
          <w:tcPr>
            <w:tcW w:w="3960" w:type="dxa"/>
          </w:tcPr>
          <w:p w14:paraId="7102B22B" w14:textId="77777777" w:rsidR="00552687" w:rsidRDefault="00552687" w:rsidP="00540B24">
            <w:pPr>
              <w:pStyle w:val="CopticVersemulti-line"/>
            </w:pPr>
            <w:r>
              <w:t>Ⲁⲣⲓⲡ̀ⲣⲉⲥⲃⲉⲩⲓⲛ ⲉ̀ϫⲱⲛ:</w:t>
            </w:r>
          </w:p>
          <w:p w14:paraId="0F7A2139" w14:textId="77777777" w:rsidR="00552687" w:rsidRDefault="00552687" w:rsidP="00540B24">
            <w:pPr>
              <w:pStyle w:val="CopticVersemulti-line"/>
            </w:pPr>
            <w:r>
              <w:t>ⲱ̀ ⲑⲏⲉⲑⲙⲉϩ ⲛ̀ϩ̀ⲙⲟⲧ:</w:t>
            </w:r>
          </w:p>
          <w:p w14:paraId="5B593616" w14:textId="77777777" w:rsidR="00552687" w:rsidRDefault="00552687" w:rsidP="00540B24">
            <w:pPr>
              <w:pStyle w:val="CopticVersemulti-line"/>
            </w:pPr>
            <w:r>
              <w:t>ⲛⲁϩⲣⲉⲛ Ⲡⲉⲛⲥ̄ⲱ̄ⲣ̄:</w:t>
            </w:r>
          </w:p>
          <w:p w14:paraId="087CD48B" w14:textId="77777777" w:rsidR="00552687" w:rsidRDefault="00552687" w:rsidP="00F814FD">
            <w:pPr>
              <w:pStyle w:val="CopticHangingVerse"/>
            </w:pPr>
            <w:r>
              <w:t>Ⲡⲉⲛⲟ̄ⲥ̄ Ⲓⲏ̄ⲥ̄ Ⲡⲭ̄ⲥ̄.</w:t>
            </w:r>
          </w:p>
        </w:tc>
      </w:tr>
      <w:tr w:rsidR="00552687" w14:paraId="4288E95F" w14:textId="77777777" w:rsidTr="00166B35">
        <w:trPr>
          <w:cantSplit/>
          <w:jc w:val="center"/>
        </w:trPr>
        <w:tc>
          <w:tcPr>
            <w:tcW w:w="288" w:type="dxa"/>
          </w:tcPr>
          <w:p w14:paraId="709FCDBA" w14:textId="77777777" w:rsidR="00552687" w:rsidRDefault="00552687" w:rsidP="00166B35">
            <w:pPr>
              <w:pStyle w:val="CopticCross"/>
            </w:pPr>
          </w:p>
        </w:tc>
        <w:tc>
          <w:tcPr>
            <w:tcW w:w="3960" w:type="dxa"/>
          </w:tcPr>
          <w:p w14:paraId="3DA453FA" w14:textId="77777777" w:rsidR="00552687" w:rsidRPr="007425E1" w:rsidRDefault="00552687" w:rsidP="00552687">
            <w:pPr>
              <w:pStyle w:val="EngHang"/>
              <w:rPr>
                <w:rFonts w:eastAsiaTheme="minorHAnsi"/>
              </w:rPr>
            </w:pPr>
            <w:r w:rsidRPr="007425E1">
              <w:rPr>
                <w:rFonts w:eastAsiaTheme="minorHAnsi"/>
              </w:rPr>
              <w:t>That He may confirm us</w:t>
            </w:r>
          </w:p>
          <w:p w14:paraId="64367DF4" w14:textId="77777777" w:rsidR="00552687" w:rsidRPr="007425E1" w:rsidRDefault="00552687" w:rsidP="00552687">
            <w:pPr>
              <w:pStyle w:val="EngHang"/>
              <w:rPr>
                <w:rFonts w:eastAsiaTheme="minorHAnsi"/>
              </w:rPr>
            </w:pPr>
            <w:r w:rsidRPr="007425E1">
              <w:rPr>
                <w:rFonts w:eastAsiaTheme="minorHAnsi"/>
              </w:rPr>
              <w:t>In the Orthodox Faith,</w:t>
            </w:r>
          </w:p>
          <w:p w14:paraId="198AD535" w14:textId="77777777" w:rsidR="00552687" w:rsidRPr="007425E1" w:rsidRDefault="00552687" w:rsidP="00552687">
            <w:pPr>
              <w:pStyle w:val="EngHang"/>
              <w:rPr>
                <w:rFonts w:eastAsiaTheme="minorHAnsi"/>
              </w:rPr>
            </w:pPr>
            <w:r w:rsidRPr="007425E1">
              <w:rPr>
                <w:rFonts w:eastAsiaTheme="minorHAnsi"/>
              </w:rPr>
              <w:t>And grant us</w:t>
            </w:r>
          </w:p>
          <w:p w14:paraId="7E220461" w14:textId="77777777" w:rsidR="00552687" w:rsidRDefault="00552687" w:rsidP="00552687">
            <w:pPr>
              <w:pStyle w:val="EngHangEnd"/>
            </w:pPr>
            <w:r w:rsidRPr="007425E1">
              <w:rPr>
                <w:rFonts w:eastAsiaTheme="minorHAnsi"/>
              </w:rPr>
              <w:t>The forgiveness of our sins.</w:t>
            </w:r>
          </w:p>
        </w:tc>
        <w:tc>
          <w:tcPr>
            <w:tcW w:w="288" w:type="dxa"/>
          </w:tcPr>
          <w:p w14:paraId="7A0EEAEE" w14:textId="77777777" w:rsidR="00552687" w:rsidRDefault="00552687" w:rsidP="0064784C"/>
        </w:tc>
        <w:tc>
          <w:tcPr>
            <w:tcW w:w="288" w:type="dxa"/>
          </w:tcPr>
          <w:p w14:paraId="2957A9AB" w14:textId="77777777" w:rsidR="00552687" w:rsidRDefault="00552687" w:rsidP="00166B35">
            <w:pPr>
              <w:pStyle w:val="CopticCross"/>
            </w:pPr>
          </w:p>
        </w:tc>
        <w:tc>
          <w:tcPr>
            <w:tcW w:w="3960" w:type="dxa"/>
          </w:tcPr>
          <w:p w14:paraId="2314CCAE" w14:textId="77777777" w:rsidR="00552687" w:rsidRDefault="00552687" w:rsidP="00540B24">
            <w:pPr>
              <w:pStyle w:val="CopticVersemulti-line"/>
            </w:pPr>
            <w:r>
              <w:t>Ϩⲟⲡⲱⲥ ⲛ̀ⲧⲉϥⲧⲁϫⲣⲟⲛ:</w:t>
            </w:r>
          </w:p>
          <w:p w14:paraId="6FFCF498" w14:textId="77777777" w:rsidR="00552687" w:rsidRDefault="00552687" w:rsidP="00540B24">
            <w:pPr>
              <w:pStyle w:val="CopticVersemulti-line"/>
            </w:pPr>
            <w:r>
              <w:t>Ϧⲉⲛ ⲡⲓⲛⲁϩϯ ⲉⲧⲥⲟⲩⲧⲱⲛ:</w:t>
            </w:r>
          </w:p>
          <w:p w14:paraId="56404CB3" w14:textId="77777777" w:rsidR="00552687" w:rsidRDefault="00552687" w:rsidP="00540B24">
            <w:pPr>
              <w:pStyle w:val="CopticVersemulti-line"/>
            </w:pPr>
            <w:r>
              <w:t>ⲟⲩⲟϩ ⲛ̀ⲧⲉϥⲉⲣϩ̀ⲙⲟⲧ ⲛⲁⲛ:</w:t>
            </w:r>
          </w:p>
          <w:p w14:paraId="7BCB5500" w14:textId="77777777" w:rsidR="00552687" w:rsidRDefault="00552687" w:rsidP="00F814FD">
            <w:pPr>
              <w:pStyle w:val="CopticHangingVerse"/>
            </w:pPr>
            <w:r>
              <w:t>ⲙ̀ⲡⲓⲭⲱ ⲉ̀ⲃⲟⲗ ⲛ̀ⲧⲉ ⲛⲉⲛⲛⲟⲃⲓ.</w:t>
            </w:r>
          </w:p>
        </w:tc>
      </w:tr>
      <w:tr w:rsidR="00552687" w14:paraId="2D01AE75" w14:textId="77777777" w:rsidTr="00166B35">
        <w:trPr>
          <w:cantSplit/>
          <w:jc w:val="center"/>
        </w:trPr>
        <w:tc>
          <w:tcPr>
            <w:tcW w:w="288" w:type="dxa"/>
          </w:tcPr>
          <w:p w14:paraId="196DAB78" w14:textId="77777777" w:rsidR="00552687" w:rsidRDefault="00552687" w:rsidP="00166B35">
            <w:pPr>
              <w:pStyle w:val="CopticCross"/>
            </w:pPr>
            <w:r w:rsidRPr="00FB5ACB">
              <w:t>¿</w:t>
            </w:r>
          </w:p>
        </w:tc>
        <w:tc>
          <w:tcPr>
            <w:tcW w:w="3960" w:type="dxa"/>
          </w:tcPr>
          <w:p w14:paraId="1F57D8C9" w14:textId="77777777" w:rsidR="00552687" w:rsidRPr="007425E1" w:rsidRDefault="00552687" w:rsidP="00552687">
            <w:pPr>
              <w:pStyle w:val="EngHang"/>
              <w:rPr>
                <w:rFonts w:eastAsiaTheme="minorHAnsi"/>
              </w:rPr>
            </w:pPr>
            <w:r w:rsidRPr="007425E1">
              <w:rPr>
                <w:rFonts w:eastAsiaTheme="minorHAnsi"/>
              </w:rPr>
              <w:t>Through the intercessions</w:t>
            </w:r>
          </w:p>
          <w:p w14:paraId="082467B9" w14:textId="19FA38B4" w:rsidR="00552687" w:rsidRPr="007425E1" w:rsidRDefault="00552687" w:rsidP="00552687">
            <w:pPr>
              <w:pStyle w:val="EngHang"/>
              <w:rPr>
                <w:rFonts w:eastAsiaTheme="minorHAnsi"/>
              </w:rPr>
            </w:pPr>
            <w:r w:rsidRPr="007425E1">
              <w:rPr>
                <w:rFonts w:eastAsiaTheme="minorHAnsi"/>
              </w:rPr>
              <w:t xml:space="preserve">Of the </w:t>
            </w:r>
            <w:r w:rsidR="001F77F4">
              <w:rPr>
                <w:rFonts w:eastAsiaTheme="minorHAnsi"/>
              </w:rPr>
              <w:t>Theotokos</w:t>
            </w:r>
            <w:r w:rsidRPr="007425E1">
              <w:rPr>
                <w:rFonts w:eastAsiaTheme="minorHAnsi"/>
              </w:rPr>
              <w:t>, Saint Mary,</w:t>
            </w:r>
          </w:p>
          <w:p w14:paraId="77ABC95E" w14:textId="77777777" w:rsidR="00552687" w:rsidRPr="007425E1" w:rsidRDefault="00552687" w:rsidP="00552687">
            <w:pPr>
              <w:pStyle w:val="EngHang"/>
              <w:rPr>
                <w:rFonts w:eastAsiaTheme="minorHAnsi"/>
              </w:rPr>
            </w:pPr>
            <w:r w:rsidRPr="007425E1">
              <w:rPr>
                <w:rFonts w:eastAsiaTheme="minorHAnsi"/>
              </w:rPr>
              <w:t>O Lord, grant us</w:t>
            </w:r>
          </w:p>
          <w:p w14:paraId="14591EF3" w14:textId="77777777" w:rsidR="00552687" w:rsidRDefault="00552687" w:rsidP="00552687">
            <w:pPr>
              <w:pStyle w:val="EngHangEnd"/>
            </w:pPr>
            <w:r w:rsidRPr="007425E1">
              <w:rPr>
                <w:rFonts w:eastAsiaTheme="minorHAnsi"/>
              </w:rPr>
              <w:t>The forgiveness of our sins.</w:t>
            </w:r>
          </w:p>
        </w:tc>
        <w:tc>
          <w:tcPr>
            <w:tcW w:w="288" w:type="dxa"/>
          </w:tcPr>
          <w:p w14:paraId="3A05173C" w14:textId="77777777" w:rsidR="00552687" w:rsidRDefault="00552687" w:rsidP="0064784C"/>
        </w:tc>
        <w:tc>
          <w:tcPr>
            <w:tcW w:w="288" w:type="dxa"/>
          </w:tcPr>
          <w:p w14:paraId="70593328" w14:textId="77777777" w:rsidR="00552687" w:rsidRDefault="00552687" w:rsidP="00166B35">
            <w:pPr>
              <w:pStyle w:val="CopticCross"/>
            </w:pPr>
            <w:r w:rsidRPr="00FB5ACB">
              <w:t>¿</w:t>
            </w:r>
          </w:p>
        </w:tc>
        <w:tc>
          <w:tcPr>
            <w:tcW w:w="3960" w:type="dxa"/>
          </w:tcPr>
          <w:p w14:paraId="290C87FC" w14:textId="77777777" w:rsidR="00552687" w:rsidRDefault="00552687" w:rsidP="00540B24">
            <w:pPr>
              <w:pStyle w:val="CopticVersemulti-line"/>
            </w:pPr>
            <w:r>
              <w:t>Ϩⲓⲧⲉⲛ ⲛⲓⲡ̀ⲣⲉⲥⲃⲓⲁ:</w:t>
            </w:r>
          </w:p>
          <w:p w14:paraId="60C98B2A" w14:textId="77777777" w:rsidR="00552687" w:rsidRDefault="00552687" w:rsidP="00540B24">
            <w:pPr>
              <w:pStyle w:val="CopticVersemulti-line"/>
            </w:pPr>
            <w:r>
              <w:t>ⲛ̀ⲧⲉ ϯⲑⲉⲟ̀ⲧⲟⲕⲟⲥ ⲉⲑⲟⲩⲁⲃ Ⲙⲁⲣⲓⲁ:</w:t>
            </w:r>
          </w:p>
          <w:p w14:paraId="2EECA213" w14:textId="77777777" w:rsidR="00552687" w:rsidRDefault="00552687" w:rsidP="00540B24">
            <w:pPr>
              <w:pStyle w:val="CopticVersemulti-line"/>
            </w:pPr>
            <w:r>
              <w:t>Ⲡϭⲟⲓⲥ ⲁ̀ⲣⲓϩ̀ⲙⲟⲧ:</w:t>
            </w:r>
          </w:p>
          <w:p w14:paraId="4712883F" w14:textId="77777777" w:rsidR="00552687" w:rsidRDefault="00552687" w:rsidP="00F814FD">
            <w:pPr>
              <w:pStyle w:val="CopticHangingVerse"/>
            </w:pPr>
            <w:r>
              <w:t>ⲛⲁⲛ ⲙ̀ⲡⲓⲭⲱ ⲉ̀ⲃⲟⲗ ⲛ̀ⲧⲉ ⲛⲉⲛⲛⲟⲃⲓ.</w:t>
            </w:r>
          </w:p>
        </w:tc>
      </w:tr>
    </w:tbl>
    <w:p w14:paraId="348E829D" w14:textId="77777777" w:rsidR="0064784C" w:rsidRDefault="0064784C" w:rsidP="0064784C"/>
    <w:p w14:paraId="5A359F25"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2BDFA2E2" w14:textId="77777777" w:rsidTr="00D01BB0">
        <w:trPr>
          <w:cantSplit/>
          <w:jc w:val="center"/>
        </w:trPr>
        <w:tc>
          <w:tcPr>
            <w:tcW w:w="288" w:type="dxa"/>
          </w:tcPr>
          <w:p w14:paraId="56272DAD" w14:textId="77777777" w:rsidR="00552687" w:rsidRDefault="00552687" w:rsidP="00D01BB0">
            <w:pPr>
              <w:pStyle w:val="CopticCross"/>
            </w:pPr>
          </w:p>
        </w:tc>
        <w:tc>
          <w:tcPr>
            <w:tcW w:w="3960" w:type="dxa"/>
          </w:tcPr>
          <w:p w14:paraId="38101A84" w14:textId="77777777" w:rsidR="00552687" w:rsidRPr="007425E1" w:rsidRDefault="00552687" w:rsidP="00552687">
            <w:pPr>
              <w:pStyle w:val="EngHang"/>
              <w:rPr>
                <w:rFonts w:eastAsiaTheme="minorHAnsi"/>
              </w:rPr>
            </w:pPr>
            <w:r w:rsidRPr="007425E1">
              <w:rPr>
                <w:rFonts w:eastAsiaTheme="minorHAnsi"/>
              </w:rPr>
              <w:t>Thousands of thousands,</w:t>
            </w:r>
          </w:p>
          <w:p w14:paraId="5CD61D88" w14:textId="77777777" w:rsidR="00552687" w:rsidRPr="007425E1" w:rsidRDefault="00552687" w:rsidP="00552687">
            <w:pPr>
              <w:pStyle w:val="EngHang"/>
              <w:rPr>
                <w:rFonts w:eastAsiaTheme="minorHAnsi"/>
              </w:rPr>
            </w:pPr>
            <w:r w:rsidRPr="007425E1">
              <w:rPr>
                <w:rFonts w:eastAsiaTheme="minorHAnsi"/>
              </w:rPr>
              <w:t>And myriads of myriads</w:t>
            </w:r>
          </w:p>
          <w:p w14:paraId="1D37D39C" w14:textId="77777777" w:rsidR="00552687" w:rsidRPr="007425E1" w:rsidRDefault="00552687" w:rsidP="00552687">
            <w:pPr>
              <w:pStyle w:val="EngHang"/>
              <w:rPr>
                <w:rFonts w:eastAsiaTheme="minorHAnsi"/>
              </w:rPr>
            </w:pPr>
            <w:r w:rsidRPr="007425E1">
              <w:rPr>
                <w:rFonts w:eastAsiaTheme="minorHAnsi"/>
              </w:rPr>
              <w:t>Of holy angels</w:t>
            </w:r>
          </w:p>
          <w:p w14:paraId="01BDBC0D" w14:textId="77777777" w:rsidR="00552687" w:rsidRDefault="00552687" w:rsidP="00552687">
            <w:pPr>
              <w:pStyle w:val="EngHangEnd"/>
            </w:pPr>
            <w:r w:rsidRPr="007425E1">
              <w:rPr>
                <w:rFonts w:eastAsiaTheme="minorHAnsi"/>
              </w:rPr>
              <w:t>And archangels</w:t>
            </w:r>
          </w:p>
        </w:tc>
        <w:tc>
          <w:tcPr>
            <w:tcW w:w="288" w:type="dxa"/>
          </w:tcPr>
          <w:p w14:paraId="66E3F0EC" w14:textId="77777777" w:rsidR="00552687" w:rsidRDefault="00552687" w:rsidP="0064784C"/>
        </w:tc>
        <w:tc>
          <w:tcPr>
            <w:tcW w:w="288" w:type="dxa"/>
          </w:tcPr>
          <w:p w14:paraId="519E8266" w14:textId="77777777" w:rsidR="00552687" w:rsidRDefault="00552687" w:rsidP="00D01BB0">
            <w:pPr>
              <w:pStyle w:val="CopticCross"/>
            </w:pPr>
          </w:p>
        </w:tc>
        <w:tc>
          <w:tcPr>
            <w:tcW w:w="3960" w:type="dxa"/>
          </w:tcPr>
          <w:p w14:paraId="48FD6CC7" w14:textId="77777777" w:rsidR="00552687" w:rsidRDefault="00552687" w:rsidP="00F814FD">
            <w:pPr>
              <w:pStyle w:val="CopticVersemulti-line"/>
            </w:pPr>
            <w:r>
              <w:t>Ϩⲁⲛⲁⲛϣⲟ ⲛ̀ϣⲟ:</w:t>
            </w:r>
          </w:p>
          <w:p w14:paraId="3D42F372" w14:textId="77777777" w:rsidR="00552687" w:rsidRDefault="00552687" w:rsidP="00F814FD">
            <w:pPr>
              <w:pStyle w:val="CopticVersemulti-line"/>
            </w:pPr>
            <w:r>
              <w:t>ⲛⲉⲙ ϩⲁⲛⲑ̀ⲃⲁ ⲛ̀ⲑ̀ⲃⲁ:</w:t>
            </w:r>
          </w:p>
          <w:p w14:paraId="4C823E7F" w14:textId="77777777" w:rsidR="00552687" w:rsidRDefault="00552687" w:rsidP="00F814FD">
            <w:pPr>
              <w:pStyle w:val="CopticVersemulti-line"/>
            </w:pPr>
            <w:r>
              <w:t>ⲛ̀ⲁⲣⲭⲏⲁⲅⲅⲉⲗⲟⲥ:</w:t>
            </w:r>
          </w:p>
          <w:p w14:paraId="3BA45F0F" w14:textId="77777777" w:rsidR="00552687" w:rsidRDefault="00552687" w:rsidP="00F814FD">
            <w:pPr>
              <w:pStyle w:val="CopticHangingVerse"/>
            </w:pPr>
            <w:r>
              <w:t>ⲛⲉⲙ ⲁⲅⲅⲉⲗⲟⲥ ⲉⲑⲟⲩⲁⲃ.</w:t>
            </w:r>
          </w:p>
        </w:tc>
      </w:tr>
      <w:tr w:rsidR="00552687" w14:paraId="59EC5410" w14:textId="77777777" w:rsidTr="00D01BB0">
        <w:trPr>
          <w:cantSplit/>
          <w:jc w:val="center"/>
        </w:trPr>
        <w:tc>
          <w:tcPr>
            <w:tcW w:w="288" w:type="dxa"/>
          </w:tcPr>
          <w:p w14:paraId="3D78892D" w14:textId="77777777" w:rsidR="00552687" w:rsidRDefault="00552687" w:rsidP="00D01BB0">
            <w:pPr>
              <w:pStyle w:val="CopticCross"/>
            </w:pPr>
            <w:r w:rsidRPr="00FB5ACB">
              <w:t>¿</w:t>
            </w:r>
          </w:p>
        </w:tc>
        <w:tc>
          <w:tcPr>
            <w:tcW w:w="3960" w:type="dxa"/>
          </w:tcPr>
          <w:p w14:paraId="54334B5A" w14:textId="77777777" w:rsidR="00552687" w:rsidRPr="007425E1" w:rsidRDefault="00552687" w:rsidP="00552687">
            <w:pPr>
              <w:pStyle w:val="EngHang"/>
              <w:rPr>
                <w:rFonts w:eastAsiaTheme="minorHAnsi"/>
              </w:rPr>
            </w:pPr>
            <w:r w:rsidRPr="007425E1">
              <w:rPr>
                <w:rFonts w:eastAsiaTheme="minorHAnsi"/>
              </w:rPr>
              <w:t>Stand before</w:t>
            </w:r>
          </w:p>
          <w:p w14:paraId="4EDEAAE3" w14:textId="77777777" w:rsidR="00552687" w:rsidRPr="007425E1" w:rsidRDefault="00552687" w:rsidP="00552687">
            <w:pPr>
              <w:pStyle w:val="EngHang"/>
              <w:rPr>
                <w:rFonts w:eastAsiaTheme="minorHAnsi"/>
              </w:rPr>
            </w:pPr>
            <w:r w:rsidRPr="007425E1">
              <w:rPr>
                <w:rFonts w:eastAsiaTheme="minorHAnsi"/>
              </w:rPr>
              <w:t>The throne of</w:t>
            </w:r>
          </w:p>
          <w:p w14:paraId="4F4EB595" w14:textId="77777777" w:rsidR="00552687" w:rsidRPr="007425E1" w:rsidRDefault="00552687" w:rsidP="00552687">
            <w:pPr>
              <w:pStyle w:val="EngHang"/>
              <w:rPr>
                <w:rFonts w:eastAsiaTheme="minorHAnsi"/>
              </w:rPr>
            </w:pPr>
            <w:r w:rsidRPr="007425E1">
              <w:rPr>
                <w:rFonts w:eastAsiaTheme="minorHAnsi"/>
              </w:rPr>
              <w:t>The Pantocrator,</w:t>
            </w:r>
          </w:p>
          <w:p w14:paraId="1998FD48" w14:textId="77777777" w:rsidR="00552687" w:rsidRDefault="00552687" w:rsidP="00552687">
            <w:pPr>
              <w:pStyle w:val="EngHangEnd"/>
            </w:pPr>
            <w:r w:rsidRPr="007425E1">
              <w:rPr>
                <w:rFonts w:eastAsiaTheme="minorHAnsi"/>
              </w:rPr>
              <w:t>Proclaiming and saying,</w:t>
            </w:r>
          </w:p>
        </w:tc>
        <w:tc>
          <w:tcPr>
            <w:tcW w:w="288" w:type="dxa"/>
          </w:tcPr>
          <w:p w14:paraId="1D397911" w14:textId="77777777" w:rsidR="00552687" w:rsidRDefault="00552687" w:rsidP="0064784C"/>
        </w:tc>
        <w:tc>
          <w:tcPr>
            <w:tcW w:w="288" w:type="dxa"/>
          </w:tcPr>
          <w:p w14:paraId="40E646B6" w14:textId="77777777" w:rsidR="00552687" w:rsidRDefault="00552687" w:rsidP="00D01BB0">
            <w:pPr>
              <w:pStyle w:val="CopticCross"/>
            </w:pPr>
            <w:r w:rsidRPr="00FB5ACB">
              <w:t>¿</w:t>
            </w:r>
          </w:p>
        </w:tc>
        <w:tc>
          <w:tcPr>
            <w:tcW w:w="3960" w:type="dxa"/>
          </w:tcPr>
          <w:p w14:paraId="5D337D2C" w14:textId="77777777" w:rsidR="00552687" w:rsidRDefault="00552687" w:rsidP="00F814FD">
            <w:pPr>
              <w:pStyle w:val="CopticVersemulti-line"/>
            </w:pPr>
            <w:r>
              <w:t>Ⲉⲩⲟ̀ϩⲓ ⲉ̀ⲣⲁⲧⲟⲩ:</w:t>
            </w:r>
          </w:p>
          <w:p w14:paraId="1B55DEA6" w14:textId="77777777" w:rsidR="00552687" w:rsidRDefault="00552687" w:rsidP="00F814FD">
            <w:pPr>
              <w:pStyle w:val="CopticVersemulti-line"/>
            </w:pPr>
            <w:r>
              <w:t>ⲙ̀ⲡⲉⲛⲙ̀ⲑⲟ ⲙ̀ⲡⲓⲑ̀ⲣⲟⲛⲟⲥ:</w:t>
            </w:r>
          </w:p>
          <w:p w14:paraId="484B3BBA" w14:textId="77777777" w:rsidR="00552687" w:rsidRDefault="00552687" w:rsidP="00F814FD">
            <w:pPr>
              <w:pStyle w:val="CopticVersemulti-line"/>
            </w:pPr>
            <w:r>
              <w:t>ⲛ̀ⲧⲉ ⲡⲓⲡⲁⲛⲧⲟⲕⲣⲁⲧⲱⲣ:</w:t>
            </w:r>
          </w:p>
          <w:p w14:paraId="093F3BF8" w14:textId="77777777" w:rsidR="00552687" w:rsidRDefault="00552687" w:rsidP="00F814FD">
            <w:pPr>
              <w:pStyle w:val="CopticHangingVerse"/>
            </w:pPr>
            <w:r>
              <w:t>ⲉⲩⲱϣ ⲉ̀ⲃⲟⲗ ⲉⲩϫⲱ ⲙ̀ⲙⲟⲥ.</w:t>
            </w:r>
          </w:p>
        </w:tc>
      </w:tr>
      <w:tr w:rsidR="00552687" w14:paraId="02718B8F" w14:textId="77777777" w:rsidTr="00D01BB0">
        <w:trPr>
          <w:cantSplit/>
          <w:jc w:val="center"/>
        </w:trPr>
        <w:tc>
          <w:tcPr>
            <w:tcW w:w="288" w:type="dxa"/>
          </w:tcPr>
          <w:p w14:paraId="5A61C1C7" w14:textId="77777777" w:rsidR="00552687" w:rsidRDefault="00552687" w:rsidP="00D01BB0">
            <w:pPr>
              <w:pStyle w:val="CopticCross"/>
            </w:pPr>
          </w:p>
        </w:tc>
        <w:tc>
          <w:tcPr>
            <w:tcW w:w="3960" w:type="dxa"/>
          </w:tcPr>
          <w:p w14:paraId="7353D292" w14:textId="5D003B8B" w:rsidR="00552687" w:rsidRPr="007425E1" w:rsidRDefault="001F77F4" w:rsidP="00552687">
            <w:pPr>
              <w:pStyle w:val="EngHang"/>
              <w:rPr>
                <w:rFonts w:eastAsiaTheme="minorHAnsi"/>
              </w:rPr>
            </w:pPr>
            <w:r>
              <w:rPr>
                <w:rFonts w:eastAsiaTheme="minorHAnsi"/>
              </w:rPr>
              <w:t>“</w:t>
            </w:r>
            <w:r w:rsidR="00552687" w:rsidRPr="007425E1">
              <w:rPr>
                <w:rFonts w:eastAsiaTheme="minorHAnsi"/>
              </w:rPr>
              <w:t>Holy, Holy,</w:t>
            </w:r>
          </w:p>
          <w:p w14:paraId="71C21EBA" w14:textId="77777777" w:rsidR="00552687" w:rsidRPr="007425E1" w:rsidRDefault="00552687" w:rsidP="00552687">
            <w:pPr>
              <w:pStyle w:val="EngHang"/>
              <w:rPr>
                <w:rFonts w:eastAsiaTheme="minorHAnsi"/>
              </w:rPr>
            </w:pPr>
            <w:r w:rsidRPr="007425E1">
              <w:rPr>
                <w:rFonts w:eastAsiaTheme="minorHAnsi"/>
              </w:rPr>
              <w:t xml:space="preserve">Holy: In truth, </w:t>
            </w:r>
          </w:p>
          <w:p w14:paraId="3F21B0CB" w14:textId="77777777" w:rsidR="00552687" w:rsidRPr="007425E1" w:rsidRDefault="00552687" w:rsidP="00552687">
            <w:pPr>
              <w:pStyle w:val="EngHang"/>
              <w:rPr>
                <w:rFonts w:eastAsiaTheme="minorHAnsi"/>
              </w:rPr>
            </w:pPr>
            <w:r w:rsidRPr="007425E1">
              <w:rPr>
                <w:rFonts w:eastAsiaTheme="minorHAnsi"/>
              </w:rPr>
              <w:t xml:space="preserve">The glory and honour </w:t>
            </w:r>
          </w:p>
          <w:p w14:paraId="0A8832E4" w14:textId="666ECBCD" w:rsidR="00552687" w:rsidRDefault="001F77F4" w:rsidP="00552687">
            <w:pPr>
              <w:pStyle w:val="EngHangEnd"/>
            </w:pPr>
            <w:r>
              <w:rPr>
                <w:rFonts w:eastAsiaTheme="minorHAnsi"/>
              </w:rPr>
              <w:t>Befit the Trinity.”</w:t>
            </w:r>
          </w:p>
        </w:tc>
        <w:tc>
          <w:tcPr>
            <w:tcW w:w="288" w:type="dxa"/>
          </w:tcPr>
          <w:p w14:paraId="261511D2" w14:textId="77777777" w:rsidR="00552687" w:rsidRDefault="00552687" w:rsidP="0064784C"/>
        </w:tc>
        <w:tc>
          <w:tcPr>
            <w:tcW w:w="288" w:type="dxa"/>
          </w:tcPr>
          <w:p w14:paraId="11597996" w14:textId="77777777" w:rsidR="00552687" w:rsidRDefault="00552687" w:rsidP="00D01BB0">
            <w:pPr>
              <w:pStyle w:val="CopticCross"/>
            </w:pPr>
          </w:p>
        </w:tc>
        <w:tc>
          <w:tcPr>
            <w:tcW w:w="3960" w:type="dxa"/>
          </w:tcPr>
          <w:p w14:paraId="309A303B" w14:textId="77777777" w:rsidR="00552687" w:rsidRDefault="00552687" w:rsidP="00F814FD">
            <w:pPr>
              <w:pStyle w:val="CopticVersemulti-line"/>
            </w:pPr>
            <w:r>
              <w:t>Ϫⲉ ⲭ̀ⲟⲩⲁⲃ ⲭ̀ⲟⲩⲁⲃ:</w:t>
            </w:r>
          </w:p>
          <w:p w14:paraId="26391EE0" w14:textId="77777777" w:rsidR="00552687" w:rsidRDefault="00552687" w:rsidP="00F814FD">
            <w:pPr>
              <w:pStyle w:val="CopticVersemulti-line"/>
            </w:pPr>
            <w:r>
              <w:t>ⲭ̀ⲟⲩⲁⲃ ϧⲉⲛ ⲟⲩⲙⲉⲑⲙⲏⲓ:</w:t>
            </w:r>
          </w:p>
          <w:p w14:paraId="7862503D" w14:textId="77777777" w:rsidR="00552687" w:rsidRDefault="00552687" w:rsidP="00F814FD">
            <w:pPr>
              <w:pStyle w:val="CopticVersemulti-line"/>
            </w:pPr>
            <w:r>
              <w:t>ⲡⲓⲱ̀ⲟⲩ ⲛⲉⲙ ⲡⲓⲧⲁⲓⲟ̀:</w:t>
            </w:r>
          </w:p>
          <w:p w14:paraId="6EAD1E55" w14:textId="77777777" w:rsidR="00552687" w:rsidRDefault="00552687" w:rsidP="00F814FD">
            <w:pPr>
              <w:pStyle w:val="CopticHangingVerse"/>
            </w:pPr>
            <w:r>
              <w:t>ⲉⲣⲡ̀ⲣⲉⲡⲓ ⲛ̀Ϯⲧ̀ⲣⲓⲁⲥ.</w:t>
            </w:r>
          </w:p>
        </w:tc>
      </w:tr>
      <w:tr w:rsidR="00552687" w14:paraId="28FE729A" w14:textId="77777777" w:rsidTr="00D01BB0">
        <w:trPr>
          <w:cantSplit/>
          <w:jc w:val="center"/>
        </w:trPr>
        <w:tc>
          <w:tcPr>
            <w:tcW w:w="288" w:type="dxa"/>
          </w:tcPr>
          <w:p w14:paraId="590396FC" w14:textId="77777777" w:rsidR="00552687" w:rsidRDefault="00552687" w:rsidP="00D01BB0">
            <w:pPr>
              <w:pStyle w:val="CopticCross"/>
            </w:pPr>
            <w:r w:rsidRPr="00FB5ACB">
              <w:t>¿</w:t>
            </w:r>
          </w:p>
        </w:tc>
        <w:tc>
          <w:tcPr>
            <w:tcW w:w="3960" w:type="dxa"/>
          </w:tcPr>
          <w:p w14:paraId="79C41790" w14:textId="77777777" w:rsidR="00552687" w:rsidRPr="007425E1" w:rsidRDefault="00552687" w:rsidP="00552687">
            <w:pPr>
              <w:pStyle w:val="EngHang"/>
              <w:rPr>
                <w:rFonts w:eastAsiaTheme="minorHAnsi"/>
              </w:rPr>
            </w:pPr>
            <w:r w:rsidRPr="007425E1">
              <w:rPr>
                <w:rFonts w:eastAsiaTheme="minorHAnsi"/>
              </w:rPr>
              <w:t>Through the intercessions</w:t>
            </w:r>
          </w:p>
          <w:p w14:paraId="72C8F43C" w14:textId="77777777" w:rsidR="00552687" w:rsidRPr="007425E1" w:rsidRDefault="00552687" w:rsidP="00552687">
            <w:pPr>
              <w:pStyle w:val="EngHang"/>
              <w:rPr>
                <w:rFonts w:eastAsiaTheme="minorHAnsi"/>
              </w:rPr>
            </w:pPr>
            <w:r w:rsidRPr="007425E1">
              <w:rPr>
                <w:rFonts w:eastAsiaTheme="minorHAnsi"/>
              </w:rPr>
              <w:t>Of all the choirs of the angels,</w:t>
            </w:r>
          </w:p>
          <w:p w14:paraId="224E84A1" w14:textId="77777777" w:rsidR="00552687" w:rsidRPr="007425E1" w:rsidRDefault="00552687" w:rsidP="00552687">
            <w:pPr>
              <w:pStyle w:val="EngHang"/>
              <w:rPr>
                <w:rFonts w:eastAsiaTheme="minorHAnsi"/>
              </w:rPr>
            </w:pPr>
            <w:r w:rsidRPr="007425E1">
              <w:rPr>
                <w:rFonts w:eastAsiaTheme="minorHAnsi"/>
              </w:rPr>
              <w:t xml:space="preserve">O Lord, grant us </w:t>
            </w:r>
          </w:p>
          <w:p w14:paraId="3942DE71" w14:textId="77777777" w:rsidR="00552687" w:rsidRDefault="00552687" w:rsidP="00552687">
            <w:pPr>
              <w:pStyle w:val="EngHangEnd"/>
            </w:pPr>
            <w:r w:rsidRPr="007425E1">
              <w:rPr>
                <w:rFonts w:eastAsiaTheme="minorHAnsi"/>
              </w:rPr>
              <w:t>The forgiveness of our sins.</w:t>
            </w:r>
          </w:p>
        </w:tc>
        <w:tc>
          <w:tcPr>
            <w:tcW w:w="288" w:type="dxa"/>
          </w:tcPr>
          <w:p w14:paraId="555C799B" w14:textId="77777777" w:rsidR="00552687" w:rsidRDefault="00552687" w:rsidP="0064784C"/>
        </w:tc>
        <w:tc>
          <w:tcPr>
            <w:tcW w:w="288" w:type="dxa"/>
          </w:tcPr>
          <w:p w14:paraId="57B20001" w14:textId="77777777" w:rsidR="00552687" w:rsidRDefault="00552687" w:rsidP="00D01BB0">
            <w:pPr>
              <w:pStyle w:val="CopticCross"/>
            </w:pPr>
            <w:r w:rsidRPr="00FB5ACB">
              <w:t>¿</w:t>
            </w:r>
          </w:p>
        </w:tc>
        <w:tc>
          <w:tcPr>
            <w:tcW w:w="3960" w:type="dxa"/>
          </w:tcPr>
          <w:p w14:paraId="62B71841" w14:textId="77777777" w:rsidR="00552687" w:rsidRDefault="00552687" w:rsidP="00F814FD">
            <w:pPr>
              <w:pStyle w:val="CopticVersemulti-line"/>
            </w:pPr>
            <w:r>
              <w:t>Ϩⲓⲧⲉⲛ ⲛⲓⲡ̀ⲣⲉⲥⲃⲓⲁ:</w:t>
            </w:r>
          </w:p>
          <w:p w14:paraId="252A530D" w14:textId="77777777" w:rsidR="00552687" w:rsidRDefault="00552687" w:rsidP="00F814FD">
            <w:pPr>
              <w:pStyle w:val="CopticVersemulti-line"/>
            </w:pPr>
            <w:r>
              <w:t>ⲛ̀ⲧⲉ ⲡ̀ⲭⲟⲣⲟⲥ ⲧⲏⲣϥ ⲛ̀ⲧⲉ ⲛⲓⲁⲅⲅⲉⲗⲟⲥ:</w:t>
            </w:r>
          </w:p>
          <w:p w14:paraId="63C0E09A" w14:textId="77777777" w:rsidR="00552687" w:rsidRDefault="00552687" w:rsidP="00F814FD">
            <w:pPr>
              <w:pStyle w:val="CopticVersemulti-line"/>
            </w:pPr>
            <w:r>
              <w:t>Ⲡⲟ̄ⲥ̄ ⲁ̀ⲣⲓϩ̀ⲙⲟⲧ</w:t>
            </w:r>
          </w:p>
          <w:p w14:paraId="79756DB3" w14:textId="77777777" w:rsidR="00552687" w:rsidRDefault="00552687" w:rsidP="00F814FD">
            <w:pPr>
              <w:pStyle w:val="CopticHangingVerse"/>
            </w:pPr>
            <w:r>
              <w:t>ⲛⲁⲛ ⲙ̀ⲡⲓⲭⲱ ⲉ̀ⲃⲟⲗ ⲛ̀ⲧⲉ ⲛⲉⲛⲛⲟⲃⲓ.</w:t>
            </w:r>
          </w:p>
        </w:tc>
      </w:tr>
    </w:tbl>
    <w:p w14:paraId="447F3A1D" w14:textId="77777777" w:rsidR="0064784C" w:rsidRDefault="0064784C" w:rsidP="0064784C"/>
    <w:p w14:paraId="5FE53EE7"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64DC06BC" w14:textId="77777777" w:rsidTr="00D01BB0">
        <w:trPr>
          <w:cantSplit/>
          <w:jc w:val="center"/>
        </w:trPr>
        <w:tc>
          <w:tcPr>
            <w:tcW w:w="288" w:type="dxa"/>
          </w:tcPr>
          <w:p w14:paraId="78AB11FC" w14:textId="77777777" w:rsidR="00552687" w:rsidRDefault="00552687" w:rsidP="00D01BB0">
            <w:pPr>
              <w:pStyle w:val="CopticCross"/>
            </w:pPr>
          </w:p>
        </w:tc>
        <w:tc>
          <w:tcPr>
            <w:tcW w:w="3960" w:type="dxa"/>
          </w:tcPr>
          <w:p w14:paraId="55DDEA3B" w14:textId="77777777" w:rsidR="00552687" w:rsidRPr="007425E1" w:rsidRDefault="00552687" w:rsidP="00552687">
            <w:pPr>
              <w:pStyle w:val="EngHang"/>
              <w:rPr>
                <w:rFonts w:eastAsiaTheme="minorHAnsi"/>
              </w:rPr>
            </w:pPr>
            <w:r w:rsidRPr="007425E1">
              <w:rPr>
                <w:rFonts w:eastAsiaTheme="minorHAnsi"/>
              </w:rPr>
              <w:t>Our fathers, the Apostles,</w:t>
            </w:r>
          </w:p>
          <w:p w14:paraId="3D6FB2AC" w14:textId="2E2849D1" w:rsidR="00552687" w:rsidRPr="007425E1" w:rsidRDefault="00552687" w:rsidP="00552687">
            <w:pPr>
              <w:pStyle w:val="EngHang"/>
              <w:rPr>
                <w:rFonts w:eastAsiaTheme="minorHAnsi"/>
              </w:rPr>
            </w:pPr>
            <w:r w:rsidRPr="007425E1">
              <w:rPr>
                <w:rFonts w:eastAsiaTheme="minorHAnsi"/>
              </w:rPr>
              <w:t xml:space="preserve">Preached </w:t>
            </w:r>
            <w:r w:rsidR="001F77F4">
              <w:rPr>
                <w:rFonts w:eastAsiaTheme="minorHAnsi"/>
              </w:rPr>
              <w:t>the Gospel</w:t>
            </w:r>
          </w:p>
          <w:p w14:paraId="01265724" w14:textId="5CFB3E98" w:rsidR="00552687" w:rsidRPr="007425E1" w:rsidRDefault="001F77F4" w:rsidP="00552687">
            <w:pPr>
              <w:pStyle w:val="EngHang"/>
              <w:rPr>
                <w:rFonts w:eastAsiaTheme="minorHAnsi"/>
              </w:rPr>
            </w:pPr>
            <w:r>
              <w:rPr>
                <w:rFonts w:eastAsiaTheme="minorHAnsi"/>
              </w:rPr>
              <w:t>Of Jesus Christ</w:t>
            </w:r>
          </w:p>
          <w:p w14:paraId="36E9ADB6" w14:textId="0F66D268" w:rsidR="00552687" w:rsidRDefault="001F77F4" w:rsidP="001F77F4">
            <w:pPr>
              <w:pStyle w:val="EngHangEnd"/>
            </w:pPr>
            <w:r>
              <w:rPr>
                <w:rFonts w:eastAsiaTheme="minorHAnsi"/>
              </w:rPr>
              <w:t>To the nations.</w:t>
            </w:r>
            <w:r w:rsidR="00552687" w:rsidRPr="007425E1">
              <w:rPr>
                <w:rFonts w:eastAsiaTheme="minorHAnsi"/>
              </w:rPr>
              <w:t>.</w:t>
            </w:r>
          </w:p>
        </w:tc>
        <w:tc>
          <w:tcPr>
            <w:tcW w:w="288" w:type="dxa"/>
          </w:tcPr>
          <w:p w14:paraId="3DB9EA59" w14:textId="77777777" w:rsidR="00552687" w:rsidRDefault="00552687" w:rsidP="0064784C"/>
        </w:tc>
        <w:tc>
          <w:tcPr>
            <w:tcW w:w="288" w:type="dxa"/>
          </w:tcPr>
          <w:p w14:paraId="2060255C" w14:textId="77777777" w:rsidR="00552687" w:rsidRDefault="00552687" w:rsidP="00D01BB0">
            <w:pPr>
              <w:pStyle w:val="CopticCross"/>
            </w:pPr>
          </w:p>
        </w:tc>
        <w:tc>
          <w:tcPr>
            <w:tcW w:w="3960" w:type="dxa"/>
          </w:tcPr>
          <w:p w14:paraId="238609C6" w14:textId="77777777" w:rsidR="00552687" w:rsidRDefault="00552687" w:rsidP="00F814FD">
            <w:pPr>
              <w:pStyle w:val="CopticVersemulti-line"/>
            </w:pPr>
            <w:r>
              <w:t>Ⲛⲉⲛⲓⲟϯ ⲛ̀ⲁ̀ⲡⲟⲥⲧⲟⲗⲟⲥ:</w:t>
            </w:r>
          </w:p>
          <w:p w14:paraId="6831B21D" w14:textId="77777777" w:rsidR="00552687" w:rsidRDefault="00552687" w:rsidP="00F814FD">
            <w:pPr>
              <w:pStyle w:val="CopticVersemulti-line"/>
            </w:pPr>
            <w:r>
              <w:t>ⲁⲩϩⲓⲱⲓϣ ϧⲉⲛ ⲛⲓⲉⲑⲛⲟⲥ:</w:t>
            </w:r>
          </w:p>
          <w:p w14:paraId="558B03C9" w14:textId="77777777" w:rsidR="00552687" w:rsidRDefault="00552687" w:rsidP="00F814FD">
            <w:pPr>
              <w:pStyle w:val="CopticVersemulti-line"/>
            </w:pPr>
            <w:r>
              <w:t>ϧⲉⲛ ⲡⲓⲉⲩⲁⲅⲅⲉⲗⲓⲟⲛ:</w:t>
            </w:r>
          </w:p>
          <w:p w14:paraId="511D1C85" w14:textId="77777777" w:rsidR="00552687" w:rsidRDefault="00552687" w:rsidP="00F814FD">
            <w:pPr>
              <w:pStyle w:val="CopticHangingVerse"/>
            </w:pPr>
            <w:r>
              <w:t>ⲛ̀ⲧⲉ Ⲓⲏ̄ⲥ̄ Ⲡⲭ̄ⲥ̄.</w:t>
            </w:r>
          </w:p>
        </w:tc>
      </w:tr>
      <w:tr w:rsidR="00552687" w14:paraId="4E3F1B16" w14:textId="77777777" w:rsidTr="00D01BB0">
        <w:trPr>
          <w:cantSplit/>
          <w:jc w:val="center"/>
        </w:trPr>
        <w:tc>
          <w:tcPr>
            <w:tcW w:w="288" w:type="dxa"/>
          </w:tcPr>
          <w:p w14:paraId="67FB5421" w14:textId="77777777" w:rsidR="00552687" w:rsidRDefault="00552687" w:rsidP="00D01BB0">
            <w:pPr>
              <w:pStyle w:val="CopticCross"/>
            </w:pPr>
            <w:r w:rsidRPr="00FB5ACB">
              <w:t>¿</w:t>
            </w:r>
          </w:p>
        </w:tc>
        <w:tc>
          <w:tcPr>
            <w:tcW w:w="3960" w:type="dxa"/>
          </w:tcPr>
          <w:p w14:paraId="2FD75D2A" w14:textId="77777777" w:rsidR="00552687" w:rsidRPr="007425E1" w:rsidRDefault="00552687" w:rsidP="00552687">
            <w:pPr>
              <w:pStyle w:val="EngHang"/>
              <w:rPr>
                <w:rFonts w:eastAsiaTheme="minorHAnsi"/>
              </w:rPr>
            </w:pPr>
            <w:r w:rsidRPr="007425E1">
              <w:rPr>
                <w:rFonts w:eastAsiaTheme="minorHAnsi"/>
              </w:rPr>
              <w:t>Their sound went forth</w:t>
            </w:r>
          </w:p>
          <w:p w14:paraId="741DF2AA" w14:textId="77777777" w:rsidR="00552687" w:rsidRPr="007425E1" w:rsidRDefault="00552687" w:rsidP="00552687">
            <w:pPr>
              <w:pStyle w:val="EngHang"/>
              <w:rPr>
                <w:rFonts w:eastAsiaTheme="minorHAnsi"/>
              </w:rPr>
            </w:pPr>
            <w:r w:rsidRPr="007425E1">
              <w:rPr>
                <w:rFonts w:eastAsiaTheme="minorHAnsi"/>
              </w:rPr>
              <w:t>Into all the earth,</w:t>
            </w:r>
          </w:p>
          <w:p w14:paraId="3BF35EDE" w14:textId="54B36052" w:rsidR="00552687" w:rsidRPr="007425E1" w:rsidRDefault="00552687" w:rsidP="00552687">
            <w:pPr>
              <w:pStyle w:val="EngHang"/>
              <w:rPr>
                <w:rFonts w:eastAsiaTheme="minorHAnsi"/>
              </w:rPr>
            </w:pPr>
            <w:r w:rsidRPr="007425E1">
              <w:rPr>
                <w:rFonts w:eastAsiaTheme="minorHAnsi"/>
              </w:rPr>
              <w:t xml:space="preserve">And their words </w:t>
            </w:r>
            <w:r w:rsidR="001F77F4">
              <w:rPr>
                <w:rFonts w:eastAsiaTheme="minorHAnsi"/>
              </w:rPr>
              <w:t>to</w:t>
            </w:r>
          </w:p>
          <w:p w14:paraId="028B2EEA" w14:textId="77777777" w:rsidR="00552687" w:rsidRDefault="00552687" w:rsidP="00552687">
            <w:pPr>
              <w:pStyle w:val="EngHangEnd"/>
            </w:pPr>
            <w:r w:rsidRPr="007425E1">
              <w:rPr>
                <w:rFonts w:eastAsiaTheme="minorHAnsi"/>
              </w:rPr>
              <w:t>The ends of the world.</w:t>
            </w:r>
          </w:p>
        </w:tc>
        <w:tc>
          <w:tcPr>
            <w:tcW w:w="288" w:type="dxa"/>
          </w:tcPr>
          <w:p w14:paraId="30936654" w14:textId="77777777" w:rsidR="00552687" w:rsidRDefault="00552687" w:rsidP="0064784C"/>
        </w:tc>
        <w:tc>
          <w:tcPr>
            <w:tcW w:w="288" w:type="dxa"/>
          </w:tcPr>
          <w:p w14:paraId="21C97B83" w14:textId="77777777" w:rsidR="00552687" w:rsidRDefault="00552687" w:rsidP="00D01BB0">
            <w:pPr>
              <w:pStyle w:val="CopticCross"/>
            </w:pPr>
            <w:r w:rsidRPr="00FB5ACB">
              <w:t>¿</w:t>
            </w:r>
          </w:p>
        </w:tc>
        <w:tc>
          <w:tcPr>
            <w:tcW w:w="3960" w:type="dxa"/>
          </w:tcPr>
          <w:p w14:paraId="499416A6" w14:textId="77777777" w:rsidR="00552687" w:rsidRDefault="00552687" w:rsidP="00F814FD">
            <w:pPr>
              <w:pStyle w:val="CopticVersemulti-line"/>
            </w:pPr>
            <w:r>
              <w:t>Ⲁⲡⲟⲩϧ̀ⲣⲱⲟⲩ ϣⲉⲛⲁϥ:</w:t>
            </w:r>
          </w:p>
          <w:p w14:paraId="5135B1C6" w14:textId="77777777" w:rsidR="00552687" w:rsidRDefault="00552687" w:rsidP="00F814FD">
            <w:pPr>
              <w:pStyle w:val="CopticVersemulti-line"/>
            </w:pPr>
            <w:r>
              <w:t>Ϩⲓϫⲉⲛ ⲡ̀ⲕⲁϩⲓ ⲧⲏⲣϥ:</w:t>
            </w:r>
          </w:p>
          <w:p w14:paraId="13F1E01C" w14:textId="77777777" w:rsidR="00552687" w:rsidRDefault="00552687" w:rsidP="00F814FD">
            <w:pPr>
              <w:pStyle w:val="CopticVersemulti-line"/>
            </w:pPr>
            <w:r>
              <w:t>ⲟⲩⲟϩ ⲛⲟⲩⲥⲁϫⲓ ⲁⲩⲫⲟϩ:</w:t>
            </w:r>
          </w:p>
          <w:p w14:paraId="412F4A38" w14:textId="77777777" w:rsidR="00552687" w:rsidRDefault="00552687" w:rsidP="00F814FD">
            <w:pPr>
              <w:pStyle w:val="CopticHangingVerse"/>
            </w:pPr>
            <w:r>
              <w:t>ϣⲁ ⲁⲩⲣⲏϫⲥ ⲛ̀ϯⲟⲓⲕⲟⲩⲙⲉⲛⲏ.</w:t>
            </w:r>
          </w:p>
        </w:tc>
      </w:tr>
      <w:tr w:rsidR="00552687" w14:paraId="3C9A9B17" w14:textId="77777777" w:rsidTr="00D01BB0">
        <w:trPr>
          <w:cantSplit/>
          <w:jc w:val="center"/>
        </w:trPr>
        <w:tc>
          <w:tcPr>
            <w:tcW w:w="288" w:type="dxa"/>
          </w:tcPr>
          <w:p w14:paraId="65FF058A" w14:textId="77777777" w:rsidR="00552687" w:rsidRDefault="00552687" w:rsidP="00D01BB0">
            <w:pPr>
              <w:pStyle w:val="CopticCross"/>
            </w:pPr>
          </w:p>
        </w:tc>
        <w:tc>
          <w:tcPr>
            <w:tcW w:w="3960" w:type="dxa"/>
          </w:tcPr>
          <w:p w14:paraId="03846437" w14:textId="77777777" w:rsidR="00552687" w:rsidRPr="007425E1" w:rsidRDefault="00552687" w:rsidP="00552687">
            <w:pPr>
              <w:pStyle w:val="EngHang"/>
              <w:rPr>
                <w:rFonts w:eastAsiaTheme="minorHAnsi"/>
              </w:rPr>
            </w:pPr>
            <w:r w:rsidRPr="007425E1">
              <w:rPr>
                <w:rFonts w:eastAsiaTheme="minorHAnsi"/>
              </w:rPr>
              <w:t>Through the prayers</w:t>
            </w:r>
          </w:p>
          <w:p w14:paraId="090546BC" w14:textId="77777777" w:rsidR="00552687" w:rsidRPr="007425E1" w:rsidRDefault="00552687" w:rsidP="00552687">
            <w:pPr>
              <w:pStyle w:val="EngHang"/>
              <w:rPr>
                <w:rFonts w:eastAsiaTheme="minorHAnsi"/>
              </w:rPr>
            </w:pPr>
            <w:r w:rsidRPr="007425E1">
              <w:rPr>
                <w:rFonts w:eastAsiaTheme="minorHAnsi"/>
              </w:rPr>
              <w:t>Of my lords and fathers, the Apostles,</w:t>
            </w:r>
          </w:p>
          <w:p w14:paraId="2A7748FB" w14:textId="77777777" w:rsidR="00552687" w:rsidRPr="007425E1" w:rsidRDefault="00552687" w:rsidP="00552687">
            <w:pPr>
              <w:pStyle w:val="EngHang"/>
              <w:rPr>
                <w:rFonts w:eastAsiaTheme="minorHAnsi"/>
              </w:rPr>
            </w:pPr>
            <w:r w:rsidRPr="007425E1">
              <w:rPr>
                <w:rFonts w:eastAsiaTheme="minorHAnsi"/>
              </w:rPr>
              <w:t>O Lord, grant us</w:t>
            </w:r>
          </w:p>
          <w:p w14:paraId="3D377EE1" w14:textId="77777777" w:rsidR="00552687" w:rsidRDefault="00552687" w:rsidP="00552687">
            <w:pPr>
              <w:pStyle w:val="EngHangEnd"/>
            </w:pPr>
            <w:r w:rsidRPr="007425E1">
              <w:rPr>
                <w:rFonts w:eastAsiaTheme="minorHAnsi"/>
              </w:rPr>
              <w:t>The forgiveness of our sins.</w:t>
            </w:r>
          </w:p>
        </w:tc>
        <w:tc>
          <w:tcPr>
            <w:tcW w:w="288" w:type="dxa"/>
          </w:tcPr>
          <w:p w14:paraId="150B5256" w14:textId="77777777" w:rsidR="00552687" w:rsidRDefault="00552687" w:rsidP="0064784C"/>
        </w:tc>
        <w:tc>
          <w:tcPr>
            <w:tcW w:w="288" w:type="dxa"/>
          </w:tcPr>
          <w:p w14:paraId="6E62637D" w14:textId="77777777" w:rsidR="00552687" w:rsidRDefault="00552687" w:rsidP="00D01BB0">
            <w:pPr>
              <w:pStyle w:val="CopticCross"/>
            </w:pPr>
          </w:p>
        </w:tc>
        <w:tc>
          <w:tcPr>
            <w:tcW w:w="3960" w:type="dxa"/>
          </w:tcPr>
          <w:p w14:paraId="4F8F9FBB" w14:textId="77777777" w:rsidR="00552687" w:rsidRDefault="00552687" w:rsidP="00F814FD">
            <w:pPr>
              <w:pStyle w:val="CopticVersemulti-line"/>
            </w:pPr>
            <w:r>
              <w:t>Ϩⲓⲧⲉⲛ ⲛⲓⲉⲩⲭⲏ:</w:t>
            </w:r>
          </w:p>
          <w:p w14:paraId="53EFA35F" w14:textId="77777777" w:rsidR="00552687" w:rsidRDefault="00552687" w:rsidP="00F814FD">
            <w:pPr>
              <w:pStyle w:val="CopticVersemulti-line"/>
            </w:pPr>
            <w:r>
              <w:t>ⲛ̀ⲧⲉ ⲛⲁⲟ̄ⲥ̄ ⲛ̀ⲓⲟϯ ⲛ̀ⲁ̀ⲡⲟⲥⲧⲟⲗⲟⲥ:</w:t>
            </w:r>
          </w:p>
          <w:p w14:paraId="2B5B5692" w14:textId="77777777" w:rsidR="00552687" w:rsidRDefault="00552687" w:rsidP="00F814FD">
            <w:pPr>
              <w:pStyle w:val="CopticVersemulti-line"/>
            </w:pPr>
            <w:r>
              <w:t>Ⲡⲟ̄ⲥ̄ ⲁ̀ⲣⲓϩ̀ⲙⲟⲧ</w:t>
            </w:r>
          </w:p>
          <w:p w14:paraId="6A14D775" w14:textId="77777777" w:rsidR="00552687" w:rsidRDefault="00552687" w:rsidP="00F814FD">
            <w:pPr>
              <w:pStyle w:val="CopticHangingVerse"/>
            </w:pPr>
            <w:r>
              <w:t>ⲛⲁⲛ ⲙ̀ⲡⲓⲭⲱ ⲉ̀ⲃⲟⲗ ⲙ̀ⲧⲉ ⲛⲉⲛⲛⲟⲃⲓ.</w:t>
            </w:r>
          </w:p>
        </w:tc>
      </w:tr>
    </w:tbl>
    <w:p w14:paraId="123C974D" w14:textId="77777777" w:rsidR="0064784C" w:rsidRDefault="0064784C" w:rsidP="0064784C"/>
    <w:p w14:paraId="39852590" w14:textId="77777777" w:rsidR="0064784C" w:rsidRPr="00A742AC" w:rsidRDefault="0064784C" w:rsidP="0064784C">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5CA533B6" w14:textId="77777777" w:rsidTr="00B268A8">
        <w:trPr>
          <w:cantSplit/>
          <w:jc w:val="center"/>
        </w:trPr>
        <w:tc>
          <w:tcPr>
            <w:tcW w:w="288" w:type="dxa"/>
          </w:tcPr>
          <w:p w14:paraId="43FECED1" w14:textId="77777777" w:rsidR="00552687" w:rsidRDefault="00552687" w:rsidP="00B268A8">
            <w:pPr>
              <w:pStyle w:val="CopticCross"/>
            </w:pPr>
            <w:r w:rsidRPr="00FB5ACB">
              <w:t>¿</w:t>
            </w:r>
          </w:p>
        </w:tc>
        <w:tc>
          <w:tcPr>
            <w:tcW w:w="3960" w:type="dxa"/>
          </w:tcPr>
          <w:p w14:paraId="21510909" w14:textId="77777777" w:rsidR="00552687" w:rsidRDefault="00552687" w:rsidP="00552687">
            <w:pPr>
              <w:pStyle w:val="EngHang"/>
            </w:pPr>
            <w:r>
              <w:t>The Lord has placed</w:t>
            </w:r>
          </w:p>
          <w:p w14:paraId="3CD46155" w14:textId="77777777" w:rsidR="00552687" w:rsidRDefault="00552687" w:rsidP="00552687">
            <w:pPr>
              <w:pStyle w:val="EngHang"/>
            </w:pPr>
            <w:r>
              <w:t>Unfading crowns</w:t>
            </w:r>
          </w:p>
          <w:p w14:paraId="3AA6C329" w14:textId="77777777" w:rsidR="00552687" w:rsidRDefault="00552687" w:rsidP="00552687">
            <w:pPr>
              <w:pStyle w:val="EngHang"/>
            </w:pPr>
            <w:r>
              <w:t>Upon all the choirs</w:t>
            </w:r>
          </w:p>
          <w:p w14:paraId="2A99C819" w14:textId="77777777" w:rsidR="00552687" w:rsidRDefault="00552687" w:rsidP="00552687">
            <w:pPr>
              <w:pStyle w:val="EngHangEnd"/>
            </w:pPr>
            <w:r>
              <w:t>Of the martyrs.</w:t>
            </w:r>
          </w:p>
        </w:tc>
        <w:tc>
          <w:tcPr>
            <w:tcW w:w="288" w:type="dxa"/>
          </w:tcPr>
          <w:p w14:paraId="689E3681" w14:textId="77777777" w:rsidR="00552687" w:rsidRDefault="00552687" w:rsidP="0064784C"/>
        </w:tc>
        <w:tc>
          <w:tcPr>
            <w:tcW w:w="288" w:type="dxa"/>
          </w:tcPr>
          <w:p w14:paraId="189DE163" w14:textId="77777777" w:rsidR="00552687" w:rsidRDefault="00552687" w:rsidP="00B268A8">
            <w:pPr>
              <w:pStyle w:val="CopticCross"/>
            </w:pPr>
            <w:r w:rsidRPr="00FB5ACB">
              <w:t>¿</w:t>
            </w:r>
          </w:p>
        </w:tc>
        <w:tc>
          <w:tcPr>
            <w:tcW w:w="3960" w:type="dxa"/>
          </w:tcPr>
          <w:p w14:paraId="7BDC435D" w14:textId="77777777" w:rsidR="00552687" w:rsidRDefault="00552687" w:rsidP="00F814FD">
            <w:pPr>
              <w:pStyle w:val="CopticVersemulti-line"/>
            </w:pPr>
            <w:r>
              <w:t>Ϩⲁⲛⲭ̀ⲗⲟⲙ ⲛ̀ⲁⲧⲗⲱⲙ:</w:t>
            </w:r>
          </w:p>
          <w:p w14:paraId="4C115406" w14:textId="77777777" w:rsidR="00552687" w:rsidRDefault="00552687" w:rsidP="00F814FD">
            <w:pPr>
              <w:pStyle w:val="CopticVersemulti-line"/>
            </w:pPr>
            <w:r>
              <w:t>ⲁϥⲧⲏⲓⲧⲟⲩ ⲛ̀ϫⲉ Ⲡⲟ̄ⲥ̄:</w:t>
            </w:r>
          </w:p>
          <w:p w14:paraId="4FD15327" w14:textId="77777777" w:rsidR="00552687" w:rsidRDefault="00552687" w:rsidP="00F814FD">
            <w:pPr>
              <w:pStyle w:val="CopticVersemulti-line"/>
            </w:pPr>
            <w:r>
              <w:t>ϩⲓϫⲉⲛ ⲡ̀ⲭⲟⲣⲟⲥ ⲧⲏⲣϥ:</w:t>
            </w:r>
          </w:p>
          <w:p w14:paraId="2C6FEB5E" w14:textId="77777777" w:rsidR="00552687" w:rsidRDefault="00552687" w:rsidP="00F814FD">
            <w:pPr>
              <w:pStyle w:val="CopticHangingVerse"/>
            </w:pPr>
            <w:r>
              <w:t>ⲛ̀ⲧⲉ ⲛⲓⲙⲁⲣⲧⲩⲣⲟⲥ.</w:t>
            </w:r>
          </w:p>
        </w:tc>
      </w:tr>
      <w:tr w:rsidR="00552687" w14:paraId="533A07E4" w14:textId="77777777" w:rsidTr="00B268A8">
        <w:trPr>
          <w:cantSplit/>
          <w:jc w:val="center"/>
        </w:trPr>
        <w:tc>
          <w:tcPr>
            <w:tcW w:w="288" w:type="dxa"/>
          </w:tcPr>
          <w:p w14:paraId="48BDC0A8" w14:textId="77777777" w:rsidR="00552687" w:rsidRDefault="00552687" w:rsidP="00B268A8">
            <w:pPr>
              <w:pStyle w:val="CopticCross"/>
            </w:pPr>
          </w:p>
        </w:tc>
        <w:tc>
          <w:tcPr>
            <w:tcW w:w="3960" w:type="dxa"/>
          </w:tcPr>
          <w:p w14:paraId="3294CA51" w14:textId="77777777" w:rsidR="00552687" w:rsidRPr="007425E1" w:rsidRDefault="00552687" w:rsidP="00552687">
            <w:pPr>
              <w:pStyle w:val="EngHang"/>
              <w:rPr>
                <w:rFonts w:eastAsiaTheme="minorHAnsi"/>
              </w:rPr>
            </w:pPr>
            <w:r w:rsidRPr="007425E1">
              <w:rPr>
                <w:rFonts w:eastAsiaTheme="minorHAnsi"/>
              </w:rPr>
              <w:t>He saved and delivered them,</w:t>
            </w:r>
          </w:p>
          <w:p w14:paraId="112264BD" w14:textId="77777777" w:rsidR="00552687" w:rsidRPr="007425E1" w:rsidRDefault="00552687" w:rsidP="00552687">
            <w:pPr>
              <w:pStyle w:val="EngHang"/>
              <w:rPr>
                <w:rFonts w:eastAsiaTheme="minorHAnsi"/>
              </w:rPr>
            </w:pPr>
            <w:r w:rsidRPr="007425E1">
              <w:rPr>
                <w:rFonts w:eastAsiaTheme="minorHAnsi"/>
              </w:rPr>
              <w:t>For they took refuge in Him,</w:t>
            </w:r>
          </w:p>
          <w:p w14:paraId="6F7F5BEE" w14:textId="77777777" w:rsidR="00552687" w:rsidRPr="007425E1" w:rsidRDefault="00552687" w:rsidP="00552687">
            <w:pPr>
              <w:pStyle w:val="EngHang"/>
              <w:rPr>
                <w:rFonts w:eastAsiaTheme="minorHAnsi"/>
              </w:rPr>
            </w:pPr>
            <w:r w:rsidRPr="007425E1">
              <w:rPr>
                <w:rFonts w:eastAsiaTheme="minorHAnsi"/>
              </w:rPr>
              <w:t>And they kept a feast</w:t>
            </w:r>
          </w:p>
          <w:p w14:paraId="03F6BF49" w14:textId="77777777" w:rsidR="00552687" w:rsidRDefault="00552687" w:rsidP="00552687">
            <w:pPr>
              <w:pStyle w:val="EngHangEnd"/>
            </w:pPr>
            <w:r w:rsidRPr="007425E1">
              <w:rPr>
                <w:rFonts w:eastAsiaTheme="minorHAnsi"/>
              </w:rPr>
              <w:t>With Him, in His Kingdom.</w:t>
            </w:r>
          </w:p>
        </w:tc>
        <w:tc>
          <w:tcPr>
            <w:tcW w:w="288" w:type="dxa"/>
          </w:tcPr>
          <w:p w14:paraId="2C1516E2" w14:textId="77777777" w:rsidR="00552687" w:rsidRDefault="00552687" w:rsidP="0064784C"/>
        </w:tc>
        <w:tc>
          <w:tcPr>
            <w:tcW w:w="288" w:type="dxa"/>
          </w:tcPr>
          <w:p w14:paraId="401B9AE4" w14:textId="77777777" w:rsidR="00552687" w:rsidRDefault="00552687" w:rsidP="00B268A8">
            <w:pPr>
              <w:pStyle w:val="CopticCross"/>
            </w:pPr>
          </w:p>
        </w:tc>
        <w:tc>
          <w:tcPr>
            <w:tcW w:w="3960" w:type="dxa"/>
          </w:tcPr>
          <w:p w14:paraId="7E11FEE8" w14:textId="77777777" w:rsidR="00552687" w:rsidRDefault="00552687" w:rsidP="00F814FD">
            <w:pPr>
              <w:pStyle w:val="CopticVersemulti-line"/>
            </w:pPr>
            <w:r>
              <w:t>Ⲁϥⲧⲟⲩϫⲱⲟⲩ ⲁϥⲛⲁϩⲙⲟⲩ:</w:t>
            </w:r>
          </w:p>
          <w:p w14:paraId="136D0192" w14:textId="77777777" w:rsidR="00552687" w:rsidRDefault="00552687" w:rsidP="00F814FD">
            <w:pPr>
              <w:pStyle w:val="CopticVersemulti-line"/>
            </w:pPr>
            <w:r>
              <w:t>Ϫⲉ ⲁⲩⲫⲱⲧ ϩⲁⲣⲟϥ:</w:t>
            </w:r>
          </w:p>
          <w:p w14:paraId="57E1F81B" w14:textId="77777777" w:rsidR="00552687" w:rsidRDefault="00552687" w:rsidP="00F814FD">
            <w:pPr>
              <w:pStyle w:val="CopticVersemulti-line"/>
            </w:pPr>
            <w:r>
              <w:t>ⲁⲩⲉⲣϣⲁⲓ ⲛⲉⲙⲁϥ:</w:t>
            </w:r>
          </w:p>
          <w:p w14:paraId="12F81B3F" w14:textId="77777777" w:rsidR="00552687" w:rsidRDefault="00552687" w:rsidP="00F814FD">
            <w:pPr>
              <w:pStyle w:val="CopticHangingVerse"/>
            </w:pPr>
            <w:r>
              <w:t>ϧⲉⲛ ⲧⲉϥⲙⲉⲧⲟⲩⲣⲟ.</w:t>
            </w:r>
          </w:p>
        </w:tc>
      </w:tr>
      <w:tr w:rsidR="00552687" w14:paraId="2CE1753C" w14:textId="77777777" w:rsidTr="00B268A8">
        <w:trPr>
          <w:cantSplit/>
          <w:jc w:val="center"/>
        </w:trPr>
        <w:tc>
          <w:tcPr>
            <w:tcW w:w="288" w:type="dxa"/>
          </w:tcPr>
          <w:p w14:paraId="744DA505" w14:textId="77777777" w:rsidR="00552687" w:rsidRDefault="00552687" w:rsidP="00B268A8">
            <w:pPr>
              <w:pStyle w:val="CopticCross"/>
            </w:pPr>
            <w:r w:rsidRPr="00FB5ACB">
              <w:t>¿</w:t>
            </w:r>
          </w:p>
        </w:tc>
        <w:tc>
          <w:tcPr>
            <w:tcW w:w="3960" w:type="dxa"/>
          </w:tcPr>
          <w:p w14:paraId="61C09FEF" w14:textId="77777777" w:rsidR="00552687" w:rsidRPr="007425E1" w:rsidRDefault="00552687" w:rsidP="00552687">
            <w:pPr>
              <w:pStyle w:val="EngHang"/>
              <w:rPr>
                <w:rFonts w:eastAsiaTheme="minorHAnsi"/>
              </w:rPr>
            </w:pPr>
            <w:r w:rsidRPr="007425E1">
              <w:rPr>
                <w:rFonts w:eastAsiaTheme="minorHAnsi"/>
              </w:rPr>
              <w:t>Through the prayers of all</w:t>
            </w:r>
          </w:p>
          <w:p w14:paraId="35C47C0D" w14:textId="77777777" w:rsidR="00552687" w:rsidRPr="007425E1" w:rsidRDefault="00552687" w:rsidP="00552687">
            <w:pPr>
              <w:pStyle w:val="EngHang"/>
              <w:rPr>
                <w:rFonts w:eastAsiaTheme="minorHAnsi"/>
              </w:rPr>
            </w:pPr>
            <w:r w:rsidRPr="007425E1">
              <w:rPr>
                <w:rFonts w:eastAsiaTheme="minorHAnsi"/>
              </w:rPr>
              <w:t>The choirs of the martyrs,</w:t>
            </w:r>
          </w:p>
          <w:p w14:paraId="4DD7CB99" w14:textId="77777777" w:rsidR="00552687" w:rsidRPr="007425E1" w:rsidRDefault="00552687" w:rsidP="00552687">
            <w:pPr>
              <w:pStyle w:val="EngHang"/>
              <w:rPr>
                <w:rFonts w:eastAsiaTheme="minorHAnsi"/>
              </w:rPr>
            </w:pPr>
            <w:r w:rsidRPr="007425E1">
              <w:rPr>
                <w:rFonts w:eastAsiaTheme="minorHAnsi"/>
              </w:rPr>
              <w:t>O Lord, grant us</w:t>
            </w:r>
          </w:p>
          <w:p w14:paraId="6AAA945B" w14:textId="77777777" w:rsidR="00552687" w:rsidRDefault="00552687" w:rsidP="00552687">
            <w:pPr>
              <w:pStyle w:val="EngHangEnd"/>
            </w:pPr>
            <w:r w:rsidRPr="007425E1">
              <w:rPr>
                <w:rFonts w:eastAsiaTheme="minorHAnsi"/>
              </w:rPr>
              <w:t>The forgiveness of our sins.</w:t>
            </w:r>
          </w:p>
        </w:tc>
        <w:tc>
          <w:tcPr>
            <w:tcW w:w="288" w:type="dxa"/>
          </w:tcPr>
          <w:p w14:paraId="2D0A56DA" w14:textId="77777777" w:rsidR="00552687" w:rsidRDefault="00552687" w:rsidP="0064784C"/>
        </w:tc>
        <w:tc>
          <w:tcPr>
            <w:tcW w:w="288" w:type="dxa"/>
          </w:tcPr>
          <w:p w14:paraId="00B2C357" w14:textId="77777777" w:rsidR="00552687" w:rsidRDefault="00552687" w:rsidP="00B268A8">
            <w:pPr>
              <w:pStyle w:val="CopticCross"/>
            </w:pPr>
            <w:r w:rsidRPr="00FB5ACB">
              <w:t>¿</w:t>
            </w:r>
          </w:p>
        </w:tc>
        <w:tc>
          <w:tcPr>
            <w:tcW w:w="3960" w:type="dxa"/>
          </w:tcPr>
          <w:p w14:paraId="64FC816C" w14:textId="77777777" w:rsidR="00552687" w:rsidRDefault="00552687" w:rsidP="00F814FD">
            <w:pPr>
              <w:pStyle w:val="CopticVersemulti-line"/>
            </w:pPr>
            <w:r>
              <w:t>Ϩⲓⲧⲉⲛ ⲛⲓⲉⲩⲭⲏ:</w:t>
            </w:r>
          </w:p>
          <w:p w14:paraId="45FDFB81" w14:textId="77777777" w:rsidR="00552687" w:rsidRDefault="00552687" w:rsidP="00F814FD">
            <w:pPr>
              <w:pStyle w:val="CopticVersemulti-line"/>
            </w:pPr>
            <w:r>
              <w:t>ⲛ̀ⲧⲉ ⲡ̀ⲭⲟⲣⲟⲥ ⲧⲏⲣϥ ⲛ̀ⲧⲉ ⲛⲓⲙⲁⲣⲧⲩⲣⲟⲥ:</w:t>
            </w:r>
          </w:p>
          <w:p w14:paraId="3BA65F0D" w14:textId="77777777" w:rsidR="00552687" w:rsidRDefault="00552687" w:rsidP="00F814FD">
            <w:pPr>
              <w:pStyle w:val="CopticVersemulti-line"/>
            </w:pPr>
            <w:r>
              <w:t>Ⲡⲟ̄ⲥ̄ ⲁ̀ⲣⲓϩ̀ⲙⲟⲧ</w:t>
            </w:r>
          </w:p>
          <w:p w14:paraId="789951BB" w14:textId="77777777" w:rsidR="00552687" w:rsidRDefault="00552687" w:rsidP="00F814FD">
            <w:pPr>
              <w:pStyle w:val="CopticHangingVerse"/>
            </w:pPr>
            <w:r>
              <w:t>ⲛⲁⲛ ⲙ̀ⲡⲓⲭⲱ ⲉ̀ⲃⲟⲗ ⲛ̀ⲧⲉ ⲛⲉⲛⲛⲟⲃⲓ.</w:t>
            </w:r>
          </w:p>
        </w:tc>
      </w:tr>
    </w:tbl>
    <w:p w14:paraId="605B53D7" w14:textId="77777777" w:rsidR="0064784C" w:rsidRDefault="0064784C" w:rsidP="0064784C"/>
    <w:p w14:paraId="2AAC3F2A" w14:textId="77777777" w:rsidR="00D01BB0" w:rsidRPr="00A742AC" w:rsidRDefault="00D01BB0" w:rsidP="00D01BB0">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2687" w14:paraId="1423B676" w14:textId="77777777" w:rsidTr="00B268A8">
        <w:trPr>
          <w:cantSplit/>
          <w:jc w:val="center"/>
        </w:trPr>
        <w:tc>
          <w:tcPr>
            <w:tcW w:w="288" w:type="dxa"/>
          </w:tcPr>
          <w:p w14:paraId="2D0002DA" w14:textId="77777777" w:rsidR="00552687" w:rsidRDefault="00552687" w:rsidP="00B268A8">
            <w:pPr>
              <w:pStyle w:val="CopticCross"/>
            </w:pPr>
          </w:p>
        </w:tc>
        <w:tc>
          <w:tcPr>
            <w:tcW w:w="3960" w:type="dxa"/>
          </w:tcPr>
          <w:p w14:paraId="747A41CE"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saints bless </w:t>
            </w:r>
            <w:r>
              <w:rPr>
                <w:rFonts w:eastAsiaTheme="minorHAnsi"/>
              </w:rPr>
              <w:t>You</w:t>
            </w:r>
            <w:r w:rsidRPr="007425E1">
              <w:rPr>
                <w:rFonts w:eastAsiaTheme="minorHAnsi"/>
              </w:rPr>
              <w:t>,</w:t>
            </w:r>
          </w:p>
          <w:p w14:paraId="113B6929" w14:textId="77777777" w:rsidR="00552687" w:rsidRPr="007425E1" w:rsidRDefault="00552687" w:rsidP="00552687">
            <w:pPr>
              <w:pStyle w:val="EngHang"/>
              <w:rPr>
                <w:rFonts w:eastAsiaTheme="minorHAnsi"/>
              </w:rPr>
            </w:pPr>
            <w:r w:rsidRPr="007425E1">
              <w:rPr>
                <w:rFonts w:eastAsiaTheme="minorHAnsi"/>
              </w:rPr>
              <w:t>And declare</w:t>
            </w:r>
          </w:p>
          <w:p w14:paraId="2F3DFDF9" w14:textId="77777777" w:rsidR="00552687" w:rsidRPr="007425E1" w:rsidRDefault="00552687" w:rsidP="00552687">
            <w:pPr>
              <w:pStyle w:val="EngHang"/>
              <w:rPr>
                <w:rFonts w:eastAsiaTheme="minorHAnsi"/>
              </w:rPr>
            </w:pPr>
            <w:r w:rsidRPr="007425E1">
              <w:rPr>
                <w:rFonts w:eastAsiaTheme="minorHAnsi"/>
              </w:rPr>
              <w:t>The glory</w:t>
            </w:r>
          </w:p>
          <w:p w14:paraId="7844F625" w14:textId="77777777" w:rsidR="00552687" w:rsidRDefault="00552687" w:rsidP="00552687">
            <w:pPr>
              <w:pStyle w:val="EngHangEnd"/>
            </w:pPr>
            <w:r w:rsidRPr="007425E1">
              <w:rPr>
                <w:rFonts w:eastAsiaTheme="minorHAnsi"/>
              </w:rPr>
              <w:t xml:space="preserve">Of </w:t>
            </w:r>
            <w:r>
              <w:rPr>
                <w:rFonts w:eastAsiaTheme="minorHAnsi"/>
              </w:rPr>
              <w:t>Your</w:t>
            </w:r>
            <w:r w:rsidRPr="007425E1">
              <w:rPr>
                <w:rFonts w:eastAsiaTheme="minorHAnsi"/>
              </w:rPr>
              <w:t xml:space="preserve"> Kingdom.</w:t>
            </w:r>
          </w:p>
        </w:tc>
        <w:tc>
          <w:tcPr>
            <w:tcW w:w="288" w:type="dxa"/>
          </w:tcPr>
          <w:p w14:paraId="08A3EE98" w14:textId="77777777" w:rsidR="00552687" w:rsidRDefault="00552687" w:rsidP="00D01BB0"/>
        </w:tc>
        <w:tc>
          <w:tcPr>
            <w:tcW w:w="288" w:type="dxa"/>
          </w:tcPr>
          <w:p w14:paraId="1404E828" w14:textId="77777777" w:rsidR="00552687" w:rsidRDefault="00552687" w:rsidP="00B268A8">
            <w:pPr>
              <w:pStyle w:val="CopticCross"/>
            </w:pPr>
          </w:p>
        </w:tc>
        <w:tc>
          <w:tcPr>
            <w:tcW w:w="3960" w:type="dxa"/>
          </w:tcPr>
          <w:p w14:paraId="1B4AFD15" w14:textId="77777777" w:rsidR="00552687" w:rsidRDefault="00552687" w:rsidP="00F814FD">
            <w:pPr>
              <w:pStyle w:val="CopticVersemulti-line"/>
            </w:pPr>
            <w:r>
              <w:t>Ⲛⲏⲉ̄ⲑ̄ⲩ̄ ⲛ̀ⲧⲁⲕ:</w:t>
            </w:r>
          </w:p>
          <w:p w14:paraId="26DBCB19" w14:textId="77777777" w:rsidR="00552687" w:rsidRDefault="00552687" w:rsidP="00F814FD">
            <w:pPr>
              <w:pStyle w:val="CopticVersemulti-line"/>
            </w:pPr>
            <w:r>
              <w:t>ⲉⲩⲉ̀ⲥ̀ⲙⲟⲩ ⲉ̀ⲣⲟⲕ:</w:t>
            </w:r>
          </w:p>
          <w:p w14:paraId="590B47F6" w14:textId="77777777" w:rsidR="00552687" w:rsidRDefault="00552687" w:rsidP="00F814FD">
            <w:pPr>
              <w:pStyle w:val="CopticVersemulti-line"/>
            </w:pPr>
            <w:r>
              <w:t>ⲉ̀ⲩⲉⲥⲁϫⲓ ⲙ̀ⲡ̀ⲱ̀ⲟⲩ:</w:t>
            </w:r>
          </w:p>
          <w:p w14:paraId="20D485F4" w14:textId="77777777" w:rsidR="00552687" w:rsidRDefault="00552687" w:rsidP="00F814FD">
            <w:pPr>
              <w:pStyle w:val="CopticHangingVerse"/>
            </w:pPr>
            <w:r>
              <w:t>ⲛ̀ⲧⲉ ⲧⲉⲕⲙⲉⲧⲟⲩⲣⲟ.</w:t>
            </w:r>
          </w:p>
        </w:tc>
      </w:tr>
      <w:tr w:rsidR="00552687" w14:paraId="50AE5AEC" w14:textId="77777777" w:rsidTr="00B268A8">
        <w:trPr>
          <w:cantSplit/>
          <w:jc w:val="center"/>
        </w:trPr>
        <w:tc>
          <w:tcPr>
            <w:tcW w:w="288" w:type="dxa"/>
          </w:tcPr>
          <w:p w14:paraId="391B9805" w14:textId="77777777" w:rsidR="00552687" w:rsidRDefault="00552687" w:rsidP="00B268A8">
            <w:pPr>
              <w:pStyle w:val="CopticCross"/>
            </w:pPr>
            <w:r w:rsidRPr="00FB5ACB">
              <w:t>¿</w:t>
            </w:r>
          </w:p>
        </w:tc>
        <w:tc>
          <w:tcPr>
            <w:tcW w:w="3960" w:type="dxa"/>
          </w:tcPr>
          <w:p w14:paraId="72A3D8C5" w14:textId="77777777" w:rsidR="00552687" w:rsidRPr="007425E1" w:rsidRDefault="00552687" w:rsidP="00552687">
            <w:pPr>
              <w:pStyle w:val="EngHang"/>
              <w:rPr>
                <w:rFonts w:eastAsiaTheme="minorHAnsi"/>
              </w:rPr>
            </w:pPr>
            <w:r>
              <w:rPr>
                <w:rFonts w:eastAsiaTheme="minorHAnsi"/>
              </w:rPr>
              <w:t>Your</w:t>
            </w:r>
            <w:r w:rsidRPr="007425E1">
              <w:rPr>
                <w:rFonts w:eastAsiaTheme="minorHAnsi"/>
              </w:rPr>
              <w:t xml:space="preserve"> Kingdom, O my Lord,</w:t>
            </w:r>
          </w:p>
          <w:p w14:paraId="12BFFF6C" w14:textId="77777777" w:rsidR="00552687" w:rsidRPr="007425E1" w:rsidRDefault="00552687" w:rsidP="00552687">
            <w:pPr>
              <w:pStyle w:val="EngHang"/>
              <w:rPr>
                <w:rFonts w:eastAsiaTheme="minorHAnsi"/>
              </w:rPr>
            </w:pPr>
            <w:r w:rsidRPr="007425E1">
              <w:rPr>
                <w:rFonts w:eastAsiaTheme="minorHAnsi"/>
              </w:rPr>
              <w:t>Is an eternal Kingdom,</w:t>
            </w:r>
          </w:p>
          <w:p w14:paraId="6AB67D77" w14:textId="77777777" w:rsidR="00552687" w:rsidRPr="007425E1" w:rsidRDefault="00552687" w:rsidP="00552687">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Lordship is</w:t>
            </w:r>
          </w:p>
          <w:p w14:paraId="75F83703" w14:textId="77777777" w:rsidR="00552687" w:rsidRDefault="00552687" w:rsidP="00552687">
            <w:pPr>
              <w:pStyle w:val="EngHangEnd"/>
            </w:pPr>
            <w:r w:rsidRPr="007425E1">
              <w:rPr>
                <w:rFonts w:eastAsiaTheme="minorHAnsi"/>
              </w:rPr>
              <w:t>Unto the age of ages.</w:t>
            </w:r>
          </w:p>
        </w:tc>
        <w:tc>
          <w:tcPr>
            <w:tcW w:w="288" w:type="dxa"/>
          </w:tcPr>
          <w:p w14:paraId="4E6366CC" w14:textId="77777777" w:rsidR="00552687" w:rsidRDefault="00552687" w:rsidP="00D01BB0"/>
        </w:tc>
        <w:tc>
          <w:tcPr>
            <w:tcW w:w="288" w:type="dxa"/>
          </w:tcPr>
          <w:p w14:paraId="566B91ED" w14:textId="77777777" w:rsidR="00552687" w:rsidRDefault="00552687" w:rsidP="00B268A8">
            <w:pPr>
              <w:pStyle w:val="CopticCross"/>
            </w:pPr>
            <w:r w:rsidRPr="00FB5ACB">
              <w:t>¿</w:t>
            </w:r>
          </w:p>
        </w:tc>
        <w:tc>
          <w:tcPr>
            <w:tcW w:w="3960" w:type="dxa"/>
          </w:tcPr>
          <w:p w14:paraId="77CA0790" w14:textId="77777777" w:rsidR="00552687" w:rsidRDefault="00552687" w:rsidP="00F814FD">
            <w:pPr>
              <w:pStyle w:val="CopticVersemulti-line"/>
            </w:pPr>
            <w:r>
              <w:t>Ⲧⲉⲕⲙⲉⲧⲟⲩⲣⲟ Ⲡⲁⲛⲟⲩϯ:</w:t>
            </w:r>
          </w:p>
          <w:p w14:paraId="1C9110AE" w14:textId="77777777" w:rsidR="00552687" w:rsidRDefault="00552687" w:rsidP="00F814FD">
            <w:pPr>
              <w:pStyle w:val="CopticVersemulti-line"/>
            </w:pPr>
            <w:r>
              <w:t>ⲟⲩⲙⲉⲧⲟⲩⲣⲟ ⲛ̀ⲉ̀ⲛⲉϩ:</w:t>
            </w:r>
          </w:p>
          <w:p w14:paraId="0439B64F" w14:textId="77777777" w:rsidR="00552687" w:rsidRDefault="00552687" w:rsidP="00F814FD">
            <w:pPr>
              <w:pStyle w:val="CopticVersemulti-line"/>
            </w:pPr>
            <w:r>
              <w:t>ⲟⲩⲟϩ ⲧⲉⲕⲙⲉⲧⲟ̄ⲥ̄:</w:t>
            </w:r>
          </w:p>
          <w:p w14:paraId="3513B909" w14:textId="77777777" w:rsidR="00552687" w:rsidRDefault="00552687" w:rsidP="00F814FD">
            <w:pPr>
              <w:pStyle w:val="CopticHangingVerse"/>
            </w:pPr>
            <w:r>
              <w:t>ϣⲁ ⲛⲓⲅⲉⲛⲉⲁ̀ ⲧⲏⲣⲟⲩ.</w:t>
            </w:r>
          </w:p>
        </w:tc>
      </w:tr>
      <w:tr w:rsidR="00552687" w14:paraId="5DBB8417" w14:textId="77777777" w:rsidTr="00B268A8">
        <w:trPr>
          <w:cantSplit/>
          <w:jc w:val="center"/>
        </w:trPr>
        <w:tc>
          <w:tcPr>
            <w:tcW w:w="288" w:type="dxa"/>
          </w:tcPr>
          <w:p w14:paraId="4BE2E29B" w14:textId="77777777" w:rsidR="00552687" w:rsidRDefault="00552687" w:rsidP="00B268A8">
            <w:pPr>
              <w:pStyle w:val="CopticCross"/>
            </w:pPr>
          </w:p>
        </w:tc>
        <w:tc>
          <w:tcPr>
            <w:tcW w:w="3960" w:type="dxa"/>
          </w:tcPr>
          <w:p w14:paraId="5A1C2A1A" w14:textId="77777777" w:rsidR="00552687" w:rsidRPr="007425E1" w:rsidRDefault="00552687" w:rsidP="00552687">
            <w:pPr>
              <w:pStyle w:val="EngHang"/>
              <w:rPr>
                <w:rFonts w:eastAsiaTheme="minorHAnsi"/>
              </w:rPr>
            </w:pPr>
            <w:r w:rsidRPr="007425E1">
              <w:rPr>
                <w:rFonts w:eastAsiaTheme="minorHAnsi"/>
              </w:rPr>
              <w:t>Through the prayers of all</w:t>
            </w:r>
          </w:p>
          <w:p w14:paraId="05880077" w14:textId="77777777" w:rsidR="00552687" w:rsidRPr="007425E1" w:rsidRDefault="00552687" w:rsidP="00552687">
            <w:pPr>
              <w:pStyle w:val="EngHang"/>
              <w:rPr>
                <w:rFonts w:eastAsiaTheme="minorHAnsi"/>
              </w:rPr>
            </w:pPr>
            <w:r w:rsidRPr="007425E1">
              <w:rPr>
                <w:rFonts w:eastAsiaTheme="minorHAnsi"/>
              </w:rPr>
              <w:t>The choirs of the cross-bearers, and the righteous and the just,</w:t>
            </w:r>
          </w:p>
          <w:p w14:paraId="4D86809D" w14:textId="77777777" w:rsidR="00552687" w:rsidRDefault="00552687" w:rsidP="00552687">
            <w:pPr>
              <w:pStyle w:val="EngHang"/>
              <w:rPr>
                <w:rFonts w:eastAsiaTheme="minorHAnsi"/>
              </w:rPr>
            </w:pPr>
            <w:r w:rsidRPr="007425E1">
              <w:rPr>
                <w:rFonts w:eastAsiaTheme="minorHAnsi"/>
              </w:rPr>
              <w:t>O Lord, grant us</w:t>
            </w:r>
          </w:p>
          <w:p w14:paraId="3C00E765" w14:textId="77777777" w:rsidR="00552687" w:rsidRDefault="00552687" w:rsidP="00552687">
            <w:pPr>
              <w:pStyle w:val="EngHangEnd"/>
            </w:pPr>
            <w:r w:rsidRPr="007425E1">
              <w:rPr>
                <w:rFonts w:eastAsiaTheme="minorHAnsi"/>
              </w:rPr>
              <w:t>The forgiveness of our sins.</w:t>
            </w:r>
          </w:p>
        </w:tc>
        <w:tc>
          <w:tcPr>
            <w:tcW w:w="288" w:type="dxa"/>
          </w:tcPr>
          <w:p w14:paraId="09B9D7CD" w14:textId="77777777" w:rsidR="00552687" w:rsidRDefault="00552687" w:rsidP="00D01BB0"/>
        </w:tc>
        <w:tc>
          <w:tcPr>
            <w:tcW w:w="288" w:type="dxa"/>
          </w:tcPr>
          <w:p w14:paraId="3998793D" w14:textId="77777777" w:rsidR="00552687" w:rsidRDefault="00552687" w:rsidP="00B268A8">
            <w:pPr>
              <w:pStyle w:val="CopticCross"/>
            </w:pPr>
          </w:p>
        </w:tc>
        <w:tc>
          <w:tcPr>
            <w:tcW w:w="3960" w:type="dxa"/>
          </w:tcPr>
          <w:p w14:paraId="296FE19E" w14:textId="77777777" w:rsidR="00552687" w:rsidRDefault="00552687" w:rsidP="00F814FD">
            <w:pPr>
              <w:pStyle w:val="CopticVersemulti-line"/>
            </w:pPr>
            <w:r>
              <w:t>Ϩⲓⲧⲉⲛ ⲛⲓⲉⲩⲭⲏ:</w:t>
            </w:r>
          </w:p>
          <w:p w14:paraId="442F36AD" w14:textId="77777777" w:rsidR="00552687" w:rsidRDefault="00552687" w:rsidP="00F814FD">
            <w:pPr>
              <w:pStyle w:val="CopticVersemulti-line"/>
            </w:pPr>
            <w:r>
              <w:t>ⲛ̀ⲧⲉ ⲡ̀ⲭⲟⲣⲟⲥ ⲧⲏⲣϥ ⲛ̀ⲧⲉ ⲛⲓⲥ̀ⲧⲁⲩⲣⲟⲫⲟⲣⲟⲥ:</w:t>
            </w:r>
          </w:p>
          <w:p w14:paraId="6251613D" w14:textId="77777777" w:rsidR="00552687" w:rsidRDefault="00552687" w:rsidP="00F814FD">
            <w:pPr>
              <w:pStyle w:val="CopticVersemulti-line"/>
            </w:pPr>
            <w:r>
              <w:t>ⲛⲉⲙ ⲛⲓⲑ̀ⲙⲏⲓ ⲛⲉⲙ ⲛⲓⲇⲓⲕⲉⲟⲥ:</w:t>
            </w:r>
          </w:p>
          <w:p w14:paraId="670C4B8E" w14:textId="77777777" w:rsidR="00552687" w:rsidRDefault="00552687" w:rsidP="00F814FD">
            <w:pPr>
              <w:pStyle w:val="CopticHangingVerse"/>
            </w:pPr>
            <w:r>
              <w:t>Ⲡⲟ̄ⲥ̄ ⲁ̀ⲣⲓϩ̀ⲙⲟⲧ ⲛⲁⲛ ⲉ̀ⲡⲓⲭⲱ ⲉ̀ⲃⲟⲗ ⲛ̀ⲧⲉ ⲛⲉⲛⲛⲟⲃⲓ.</w:t>
            </w:r>
          </w:p>
        </w:tc>
      </w:tr>
    </w:tbl>
    <w:p w14:paraId="7DC749B5" w14:textId="77777777" w:rsidR="00B268A8" w:rsidRPr="00A742AC" w:rsidRDefault="00B268A8" w:rsidP="00B268A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7A38" w14:paraId="2FF41DA5" w14:textId="77777777" w:rsidTr="00B268A8">
        <w:trPr>
          <w:cantSplit/>
          <w:jc w:val="center"/>
        </w:trPr>
        <w:tc>
          <w:tcPr>
            <w:tcW w:w="288" w:type="dxa"/>
          </w:tcPr>
          <w:p w14:paraId="61639F69" w14:textId="77777777" w:rsidR="00257A38" w:rsidRDefault="00257A38" w:rsidP="00B268A8">
            <w:pPr>
              <w:pStyle w:val="CopticCross"/>
            </w:pPr>
            <w:r w:rsidRPr="00FB5ACB">
              <w:t>¿</w:t>
            </w:r>
          </w:p>
        </w:tc>
        <w:tc>
          <w:tcPr>
            <w:tcW w:w="3960" w:type="dxa"/>
          </w:tcPr>
          <w:p w14:paraId="45E76652" w14:textId="77777777" w:rsidR="00257A38" w:rsidRPr="007425E1" w:rsidRDefault="00257A38" w:rsidP="00377E51">
            <w:pPr>
              <w:pStyle w:val="EngHang"/>
              <w:rPr>
                <w:rFonts w:eastAsiaTheme="minorHAnsi"/>
              </w:rPr>
            </w:pPr>
            <w:r w:rsidRPr="007425E1">
              <w:rPr>
                <w:rFonts w:eastAsiaTheme="minorHAnsi"/>
              </w:rPr>
              <w:t>Hail to Elijah,</w:t>
            </w:r>
          </w:p>
          <w:p w14:paraId="594D3633" w14:textId="77777777" w:rsidR="00257A38" w:rsidRPr="007425E1" w:rsidRDefault="00257A38" w:rsidP="00377E51">
            <w:pPr>
              <w:pStyle w:val="EngHang"/>
              <w:rPr>
                <w:rFonts w:eastAsiaTheme="minorHAnsi"/>
              </w:rPr>
            </w:pPr>
            <w:r w:rsidRPr="007425E1">
              <w:rPr>
                <w:rFonts w:eastAsiaTheme="minorHAnsi"/>
              </w:rPr>
              <w:t>The prophet of temperance,</w:t>
            </w:r>
          </w:p>
          <w:p w14:paraId="02251746" w14:textId="77777777" w:rsidR="00257A38" w:rsidRPr="007425E1" w:rsidRDefault="00257A38" w:rsidP="00377E51">
            <w:pPr>
              <w:pStyle w:val="EngHang"/>
              <w:rPr>
                <w:rFonts w:eastAsiaTheme="minorHAnsi"/>
              </w:rPr>
            </w:pPr>
            <w:r w:rsidRPr="007425E1">
              <w:rPr>
                <w:rFonts w:eastAsiaTheme="minorHAnsi"/>
              </w:rPr>
              <w:t>And to Elisha,</w:t>
            </w:r>
          </w:p>
          <w:p w14:paraId="63FA9C9D" w14:textId="77777777" w:rsidR="00257A38" w:rsidRDefault="00257A38" w:rsidP="00377E51">
            <w:pPr>
              <w:pStyle w:val="EngHangEnd"/>
            </w:pPr>
            <w:r w:rsidRPr="007425E1">
              <w:rPr>
                <w:rFonts w:eastAsiaTheme="minorHAnsi"/>
              </w:rPr>
              <w:t>His elect disciple.</w:t>
            </w:r>
          </w:p>
        </w:tc>
        <w:tc>
          <w:tcPr>
            <w:tcW w:w="288" w:type="dxa"/>
          </w:tcPr>
          <w:p w14:paraId="2057181E" w14:textId="77777777" w:rsidR="00257A38" w:rsidRDefault="00257A38" w:rsidP="00B268A8"/>
        </w:tc>
        <w:tc>
          <w:tcPr>
            <w:tcW w:w="288" w:type="dxa"/>
          </w:tcPr>
          <w:p w14:paraId="484502A7" w14:textId="77777777" w:rsidR="00257A38" w:rsidRDefault="00257A38" w:rsidP="00B268A8">
            <w:pPr>
              <w:pStyle w:val="CopticCross"/>
            </w:pPr>
            <w:r w:rsidRPr="00FB5ACB">
              <w:t>¿</w:t>
            </w:r>
          </w:p>
        </w:tc>
        <w:tc>
          <w:tcPr>
            <w:tcW w:w="3960" w:type="dxa"/>
          </w:tcPr>
          <w:p w14:paraId="1A838CA6" w14:textId="77777777" w:rsidR="00257A38" w:rsidRDefault="00257A38" w:rsidP="00F814FD">
            <w:pPr>
              <w:pStyle w:val="CopticVersemulti-line"/>
            </w:pPr>
            <w:r>
              <w:t>Ⲭⲉⲣⲉ Ⲏⲗⲓⲁⲥ:</w:t>
            </w:r>
          </w:p>
          <w:p w14:paraId="43B776D3" w14:textId="77777777" w:rsidR="00257A38" w:rsidRDefault="00257A38" w:rsidP="00F814FD">
            <w:pPr>
              <w:pStyle w:val="CopticVersemulti-line"/>
            </w:pPr>
            <w:r>
              <w:t>ⲡⲓⲥⲟⲫⲣⲟⲛ ⲙ̀ⲡ̀ⲣⲟⲫⲏⲧⲏⲥ:</w:t>
            </w:r>
          </w:p>
          <w:p w14:paraId="7056512B" w14:textId="77777777" w:rsidR="00257A38" w:rsidRDefault="00257A38" w:rsidP="00F814FD">
            <w:pPr>
              <w:pStyle w:val="CopticVersemulti-line"/>
            </w:pPr>
            <w:r>
              <w:t>ⲛⲉⲙ Ⲉⲗⲓⲥⲉⲟⲥ:</w:t>
            </w:r>
          </w:p>
          <w:p w14:paraId="3A74DAA1" w14:textId="77777777" w:rsidR="00257A38" w:rsidRDefault="00257A38" w:rsidP="00F814FD">
            <w:pPr>
              <w:pStyle w:val="CopticHangingVerse"/>
            </w:pPr>
            <w:r>
              <w:t>ⲛⲉϥⲥⲱⲧⲡ ⲙ̀ⲙⲁⲑⲏⲧⲏⲥ.</w:t>
            </w:r>
          </w:p>
        </w:tc>
      </w:tr>
      <w:tr w:rsidR="00257A38" w14:paraId="5999031E" w14:textId="77777777" w:rsidTr="00B268A8">
        <w:trPr>
          <w:cantSplit/>
          <w:jc w:val="center"/>
        </w:trPr>
        <w:tc>
          <w:tcPr>
            <w:tcW w:w="288" w:type="dxa"/>
          </w:tcPr>
          <w:p w14:paraId="4321FD89" w14:textId="77777777" w:rsidR="00257A38" w:rsidRDefault="00257A38" w:rsidP="00B268A8">
            <w:pPr>
              <w:pStyle w:val="CopticCross"/>
            </w:pPr>
          </w:p>
        </w:tc>
        <w:tc>
          <w:tcPr>
            <w:tcW w:w="3960" w:type="dxa"/>
          </w:tcPr>
          <w:p w14:paraId="0A084C43" w14:textId="2D515601" w:rsidR="00257A38" w:rsidRPr="007425E1" w:rsidRDefault="00D17FB1" w:rsidP="00377E51">
            <w:pPr>
              <w:pStyle w:val="EngHang"/>
              <w:rPr>
                <w:rFonts w:eastAsiaTheme="minorHAnsi"/>
              </w:rPr>
            </w:pPr>
            <w:r>
              <w:rPr>
                <w:rFonts w:eastAsiaTheme="minorHAnsi"/>
              </w:rPr>
              <w:t>Mark the Apostle,</w:t>
            </w:r>
          </w:p>
          <w:p w14:paraId="7B62517F" w14:textId="4D4BF0E9" w:rsidR="00257A38" w:rsidRPr="007425E1" w:rsidRDefault="00D17FB1" w:rsidP="00377E51">
            <w:pPr>
              <w:pStyle w:val="EngHang"/>
              <w:rPr>
                <w:rFonts w:eastAsiaTheme="minorHAnsi"/>
              </w:rPr>
            </w:pPr>
            <w:r>
              <w:rPr>
                <w:rFonts w:eastAsiaTheme="minorHAnsi"/>
              </w:rPr>
              <w:t>The great herald</w:t>
            </w:r>
            <w:r w:rsidR="00257A38" w:rsidRPr="007425E1">
              <w:rPr>
                <w:rFonts w:eastAsiaTheme="minorHAnsi"/>
              </w:rPr>
              <w:t>,</w:t>
            </w:r>
          </w:p>
          <w:p w14:paraId="05DD66F5" w14:textId="5AE3D0F6" w:rsidR="00257A38" w:rsidRPr="007425E1" w:rsidRDefault="00D17FB1" w:rsidP="00377E51">
            <w:pPr>
              <w:pStyle w:val="EngHang"/>
              <w:rPr>
                <w:rFonts w:eastAsiaTheme="minorHAnsi"/>
              </w:rPr>
            </w:pPr>
            <w:r>
              <w:rPr>
                <w:rFonts w:eastAsiaTheme="minorHAnsi"/>
              </w:rPr>
              <w:t>Was the first enlightener</w:t>
            </w:r>
            <w:r>
              <w:rPr>
                <w:rStyle w:val="FootnoteReference"/>
                <w:rFonts w:eastAsiaTheme="minorHAnsi"/>
              </w:rPr>
              <w:footnoteReference w:id="20"/>
            </w:r>
            <w:r w:rsidR="00257A38" w:rsidRPr="007425E1">
              <w:rPr>
                <w:rFonts w:eastAsiaTheme="minorHAnsi"/>
              </w:rPr>
              <w:t xml:space="preserve">, </w:t>
            </w:r>
          </w:p>
          <w:p w14:paraId="19C3752F" w14:textId="3E82D940" w:rsidR="00257A38" w:rsidRDefault="00D17FB1" w:rsidP="003918CB">
            <w:pPr>
              <w:pStyle w:val="EngHangEnd"/>
            </w:pPr>
            <w:r>
              <w:rPr>
                <w:rFonts w:eastAsiaTheme="minorHAnsi"/>
              </w:rPr>
              <w:t>Of the Land of Egypt</w:t>
            </w:r>
            <w:r w:rsidR="00257A38" w:rsidRPr="007425E1">
              <w:rPr>
                <w:rFonts w:eastAsiaTheme="minorHAnsi"/>
              </w:rPr>
              <w:t>.</w:t>
            </w:r>
          </w:p>
        </w:tc>
        <w:tc>
          <w:tcPr>
            <w:tcW w:w="288" w:type="dxa"/>
          </w:tcPr>
          <w:p w14:paraId="7A735E0B" w14:textId="77777777" w:rsidR="00257A38" w:rsidRDefault="00257A38" w:rsidP="00B268A8"/>
        </w:tc>
        <w:tc>
          <w:tcPr>
            <w:tcW w:w="288" w:type="dxa"/>
          </w:tcPr>
          <w:p w14:paraId="36EBC142" w14:textId="77777777" w:rsidR="00257A38" w:rsidRDefault="00257A38" w:rsidP="00B268A8">
            <w:pPr>
              <w:pStyle w:val="CopticCross"/>
            </w:pPr>
          </w:p>
        </w:tc>
        <w:tc>
          <w:tcPr>
            <w:tcW w:w="3960" w:type="dxa"/>
          </w:tcPr>
          <w:p w14:paraId="0D61E529" w14:textId="77777777" w:rsidR="00257A38" w:rsidRDefault="00257A38" w:rsidP="00F814FD">
            <w:pPr>
              <w:pStyle w:val="CopticVersemulti-line"/>
            </w:pPr>
            <w:r>
              <w:t>Ⲡⲓⲛⲓϣϯ ⲛ̀ⲣⲉϥϩⲓⲱⲓϣ:</w:t>
            </w:r>
          </w:p>
          <w:p w14:paraId="7FA103BF" w14:textId="77777777" w:rsidR="00257A38" w:rsidRDefault="00257A38" w:rsidP="00F814FD">
            <w:pPr>
              <w:pStyle w:val="CopticVersemulti-line"/>
            </w:pPr>
            <w:r>
              <w:t>ϧⲉⲛ ϯⲭⲱⲣⲁ ⲛ̀ⲧⲉ Ⲭⲏⲙⲓ:</w:t>
            </w:r>
          </w:p>
          <w:p w14:paraId="5F19BCE2" w14:textId="77777777" w:rsidR="00257A38" w:rsidRDefault="00257A38" w:rsidP="00F814FD">
            <w:pPr>
              <w:pStyle w:val="CopticVersemulti-line"/>
            </w:pPr>
            <w:r>
              <w:t>Ⲙⲁⲣⲕⲟⲥ ⲡⲓⲁ̀ⲡⲟⲥⲧⲟⲗⲗⲟⲥ:</w:t>
            </w:r>
          </w:p>
          <w:p w14:paraId="797005BC" w14:textId="77777777" w:rsidR="00257A38" w:rsidRDefault="00257A38" w:rsidP="00F814FD">
            <w:pPr>
              <w:pStyle w:val="CopticHangingVerse"/>
            </w:pPr>
            <w:r>
              <w:t>ⲡⲉⲥϣⲟⲣⲡ ⲛ̀ⲛⲉϥⲉⲣϩⲉⲙⲓ.</w:t>
            </w:r>
          </w:p>
        </w:tc>
      </w:tr>
      <w:tr w:rsidR="00257A38" w14:paraId="4C6347AB" w14:textId="77777777" w:rsidTr="00B268A8">
        <w:trPr>
          <w:cantSplit/>
          <w:jc w:val="center"/>
        </w:trPr>
        <w:tc>
          <w:tcPr>
            <w:tcW w:w="288" w:type="dxa"/>
          </w:tcPr>
          <w:p w14:paraId="5E197F9F" w14:textId="77777777" w:rsidR="00257A38" w:rsidRDefault="00257A38" w:rsidP="00B268A8">
            <w:pPr>
              <w:pStyle w:val="CopticCross"/>
            </w:pPr>
            <w:r w:rsidRPr="00FB5ACB">
              <w:lastRenderedPageBreak/>
              <w:t>¿</w:t>
            </w:r>
          </w:p>
        </w:tc>
        <w:tc>
          <w:tcPr>
            <w:tcW w:w="3960" w:type="dxa"/>
          </w:tcPr>
          <w:p w14:paraId="1341DBEB" w14:textId="77777777" w:rsidR="00257A38" w:rsidRPr="007425E1" w:rsidRDefault="00257A38" w:rsidP="00377E51">
            <w:pPr>
              <w:pStyle w:val="EngHang"/>
              <w:rPr>
                <w:rFonts w:eastAsiaTheme="minorHAnsi"/>
              </w:rPr>
            </w:pPr>
            <w:r w:rsidRPr="007425E1">
              <w:rPr>
                <w:rFonts w:eastAsiaTheme="minorHAnsi"/>
              </w:rPr>
              <w:t>You are the Mother of God,</w:t>
            </w:r>
          </w:p>
          <w:p w14:paraId="609E8216" w14:textId="77777777" w:rsidR="00257A38" w:rsidRPr="007425E1" w:rsidRDefault="00257A38" w:rsidP="00377E51">
            <w:pPr>
              <w:pStyle w:val="EngHang"/>
              <w:rPr>
                <w:rFonts w:eastAsiaTheme="minorHAnsi"/>
              </w:rPr>
            </w:pPr>
            <w:r w:rsidRPr="007425E1">
              <w:rPr>
                <w:rFonts w:eastAsiaTheme="minorHAnsi"/>
              </w:rPr>
              <w:t>O Virgin Mary:</w:t>
            </w:r>
          </w:p>
          <w:p w14:paraId="3BF17D47" w14:textId="77777777" w:rsidR="00257A38" w:rsidRPr="007425E1" w:rsidRDefault="00257A38" w:rsidP="00377E51">
            <w:pPr>
              <w:pStyle w:val="EngHang"/>
              <w:rPr>
                <w:rFonts w:eastAsiaTheme="minorHAnsi"/>
              </w:rPr>
            </w:pPr>
            <w:r w:rsidRPr="007425E1">
              <w:rPr>
                <w:rFonts w:eastAsiaTheme="minorHAnsi"/>
              </w:rPr>
              <w:t>Ask Him, on our behalf,</w:t>
            </w:r>
          </w:p>
          <w:p w14:paraId="3A5FED3A" w14:textId="77777777" w:rsidR="00257A38" w:rsidRDefault="00257A38" w:rsidP="00377E51">
            <w:pPr>
              <w:pStyle w:val="EngHangEnd"/>
            </w:pPr>
            <w:r w:rsidRPr="007425E1">
              <w:rPr>
                <w:rFonts w:eastAsiaTheme="minorHAnsi"/>
              </w:rPr>
              <w:t>To have mercy on our race.</w:t>
            </w:r>
          </w:p>
        </w:tc>
        <w:tc>
          <w:tcPr>
            <w:tcW w:w="288" w:type="dxa"/>
          </w:tcPr>
          <w:p w14:paraId="0D1C9B25" w14:textId="77777777" w:rsidR="00257A38" w:rsidRDefault="00257A38" w:rsidP="00B268A8"/>
        </w:tc>
        <w:tc>
          <w:tcPr>
            <w:tcW w:w="288" w:type="dxa"/>
          </w:tcPr>
          <w:p w14:paraId="1D78A273" w14:textId="77777777" w:rsidR="00257A38" w:rsidRDefault="00257A38" w:rsidP="00B268A8">
            <w:pPr>
              <w:pStyle w:val="CopticCross"/>
            </w:pPr>
            <w:r w:rsidRPr="00FB5ACB">
              <w:t>¿</w:t>
            </w:r>
          </w:p>
        </w:tc>
        <w:tc>
          <w:tcPr>
            <w:tcW w:w="3960" w:type="dxa"/>
          </w:tcPr>
          <w:p w14:paraId="37FCDE9C" w14:textId="77777777" w:rsidR="00257A38" w:rsidRDefault="00257A38" w:rsidP="00F814FD">
            <w:pPr>
              <w:pStyle w:val="CopticVersemulti-line"/>
            </w:pPr>
            <w:r>
              <w:t>Ⲛⲑⲟ ⲡⲉ ⲉ̀ⲙⲁⲩ ⲙ̀Ⲫϯ:</w:t>
            </w:r>
          </w:p>
          <w:p w14:paraId="7AF4CF6D" w14:textId="77777777" w:rsidR="00257A38" w:rsidRDefault="00257A38" w:rsidP="00F814FD">
            <w:pPr>
              <w:pStyle w:val="CopticVersemulti-line"/>
            </w:pPr>
            <w:r>
              <w:t>Ⲙⲁⲣⲓⲁ̀ ϯⲡⲁⲣⲑⲉⲟⲛⲥ:</w:t>
            </w:r>
          </w:p>
          <w:p w14:paraId="1CC670C0" w14:textId="77777777" w:rsidR="00257A38" w:rsidRDefault="00257A38" w:rsidP="00F814FD">
            <w:pPr>
              <w:pStyle w:val="CopticVersemulti-line"/>
            </w:pPr>
            <w:r>
              <w:t>ⲧⲱⲃϩ ⲙ̀ⲙⲟϥ ⲉ̀ϫⲱⲛ:</w:t>
            </w:r>
          </w:p>
          <w:p w14:paraId="03E03BD0" w14:textId="77777777" w:rsidR="00257A38" w:rsidRDefault="00257A38" w:rsidP="00F814FD">
            <w:pPr>
              <w:pStyle w:val="CopticHangingVerse"/>
            </w:pPr>
            <w:r>
              <w:t>ⲉⲑⲣⲉϥⲛⲁⲓ ϧⲁ ⲡⲉⲛⲅⲉⲛⲟⲥ.</w:t>
            </w:r>
          </w:p>
        </w:tc>
      </w:tr>
      <w:tr w:rsidR="00257A38" w14:paraId="4D266DC3" w14:textId="77777777" w:rsidTr="00B268A8">
        <w:trPr>
          <w:cantSplit/>
          <w:jc w:val="center"/>
        </w:trPr>
        <w:tc>
          <w:tcPr>
            <w:tcW w:w="288" w:type="dxa"/>
          </w:tcPr>
          <w:p w14:paraId="17C1524D" w14:textId="77777777" w:rsidR="00257A38" w:rsidRDefault="00257A38" w:rsidP="00B268A8">
            <w:pPr>
              <w:pStyle w:val="CopticCross"/>
            </w:pPr>
          </w:p>
        </w:tc>
        <w:tc>
          <w:tcPr>
            <w:tcW w:w="3960" w:type="dxa"/>
          </w:tcPr>
          <w:p w14:paraId="6E7F0C04" w14:textId="6A308FA4" w:rsidR="00257A38" w:rsidRPr="007425E1" w:rsidRDefault="00257A38" w:rsidP="00377E51">
            <w:pPr>
              <w:pStyle w:val="EngHang"/>
              <w:rPr>
                <w:rFonts w:eastAsiaTheme="minorHAnsi"/>
              </w:rPr>
            </w:pPr>
            <w:r w:rsidRPr="007425E1">
              <w:rPr>
                <w:rFonts w:eastAsiaTheme="minorHAnsi"/>
              </w:rPr>
              <w:t xml:space="preserve">The </w:t>
            </w:r>
            <w:r w:rsidR="001F77F4">
              <w:rPr>
                <w:rFonts w:eastAsiaTheme="minorHAnsi"/>
              </w:rPr>
              <w:t>holy teachings of</w:t>
            </w:r>
          </w:p>
          <w:p w14:paraId="1AFCF090" w14:textId="77777777" w:rsidR="00257A38" w:rsidRPr="007425E1" w:rsidRDefault="00257A38" w:rsidP="00377E51">
            <w:pPr>
              <w:pStyle w:val="EngHang"/>
              <w:rPr>
                <w:rFonts w:eastAsiaTheme="minorHAnsi"/>
              </w:rPr>
            </w:pPr>
            <w:r w:rsidRPr="007425E1">
              <w:rPr>
                <w:rFonts w:eastAsiaTheme="minorHAnsi"/>
              </w:rPr>
              <w:t>Our father Abba Severus,</w:t>
            </w:r>
          </w:p>
          <w:p w14:paraId="74A58892" w14:textId="66C7EA38" w:rsidR="00257A38" w:rsidRPr="007425E1" w:rsidRDefault="001F77F4" w:rsidP="00377E51">
            <w:pPr>
              <w:pStyle w:val="EngHang"/>
              <w:rPr>
                <w:rFonts w:eastAsiaTheme="minorHAnsi"/>
              </w:rPr>
            </w:pPr>
            <w:r>
              <w:rPr>
                <w:rFonts w:eastAsiaTheme="minorHAnsi"/>
              </w:rPr>
              <w:t>The great patriarch,</w:t>
            </w:r>
          </w:p>
          <w:p w14:paraId="0D753517" w14:textId="77777777" w:rsidR="00257A38" w:rsidRDefault="00257A38" w:rsidP="00377E51">
            <w:pPr>
              <w:pStyle w:val="EngHangEnd"/>
            </w:pPr>
            <w:r w:rsidRPr="007425E1">
              <w:rPr>
                <w:rFonts w:eastAsiaTheme="minorHAnsi"/>
              </w:rPr>
              <w:t>Enlightened our minds.</w:t>
            </w:r>
          </w:p>
        </w:tc>
        <w:tc>
          <w:tcPr>
            <w:tcW w:w="288" w:type="dxa"/>
          </w:tcPr>
          <w:p w14:paraId="64826422" w14:textId="77777777" w:rsidR="00257A38" w:rsidRDefault="00257A38" w:rsidP="00B268A8"/>
        </w:tc>
        <w:tc>
          <w:tcPr>
            <w:tcW w:w="288" w:type="dxa"/>
          </w:tcPr>
          <w:p w14:paraId="79484FB4" w14:textId="77777777" w:rsidR="00257A38" w:rsidRDefault="00257A38" w:rsidP="00B268A8">
            <w:pPr>
              <w:pStyle w:val="CopticCross"/>
            </w:pPr>
          </w:p>
        </w:tc>
        <w:tc>
          <w:tcPr>
            <w:tcW w:w="3960" w:type="dxa"/>
          </w:tcPr>
          <w:p w14:paraId="6626A70C" w14:textId="77777777" w:rsidR="00257A38" w:rsidRDefault="00257A38" w:rsidP="00F814FD">
            <w:pPr>
              <w:pStyle w:val="CopticVersemulti-line"/>
            </w:pPr>
            <w:r>
              <w:t>Ⲡⲓⲛⲓϣϯ ⲙ̀ⲡⲁⲧⲣⲓⲁⲣⲭⲏⲥ:</w:t>
            </w:r>
          </w:p>
          <w:p w14:paraId="73E35E88" w14:textId="77777777" w:rsidR="00257A38" w:rsidRDefault="00257A38" w:rsidP="00F814FD">
            <w:pPr>
              <w:pStyle w:val="CopticVersemulti-line"/>
            </w:pPr>
            <w:r>
              <w:t>ⲡⲉⲛⲓⲱⲧ ⲁⲃⲃⲁ Ⲥⲉⲩⲏⲣⲟⲥ:</w:t>
            </w:r>
          </w:p>
          <w:p w14:paraId="74AE8C2D" w14:textId="77777777" w:rsidR="00257A38" w:rsidRDefault="00257A38" w:rsidP="00F814FD">
            <w:pPr>
              <w:pStyle w:val="CopticVersemulti-line"/>
            </w:pPr>
            <w:r>
              <w:t>ⲫⲏⲉⲧⲁ ⲛⲉϥⲥ̀ⲃⲱⲟⲩⲓ̀ ⲉ̄ⲑ̄ⲩ̄:</w:t>
            </w:r>
          </w:p>
          <w:p w14:paraId="67449574" w14:textId="77777777" w:rsidR="00257A38" w:rsidRDefault="00257A38" w:rsidP="00F814FD">
            <w:pPr>
              <w:pStyle w:val="CopticHangingVerse"/>
            </w:pPr>
            <w:r>
              <w:t>ⲉ̀ⲣⲟⲩⲱⲓⲛⲓ ⲙ̀ⲡⲉⲛⲛⲟⲩⲥ.</w:t>
            </w:r>
          </w:p>
        </w:tc>
      </w:tr>
      <w:tr w:rsidR="00257A38" w14:paraId="312E1DE8" w14:textId="77777777" w:rsidTr="00B268A8">
        <w:trPr>
          <w:cantSplit/>
          <w:jc w:val="center"/>
        </w:trPr>
        <w:tc>
          <w:tcPr>
            <w:tcW w:w="288" w:type="dxa"/>
          </w:tcPr>
          <w:p w14:paraId="564DBDE3" w14:textId="77777777" w:rsidR="00257A38" w:rsidRDefault="00257A38" w:rsidP="00B268A8">
            <w:pPr>
              <w:pStyle w:val="CopticCross"/>
            </w:pPr>
            <w:r w:rsidRPr="00FB5ACB">
              <w:t>¿</w:t>
            </w:r>
          </w:p>
        </w:tc>
        <w:tc>
          <w:tcPr>
            <w:tcW w:w="3960" w:type="dxa"/>
          </w:tcPr>
          <w:p w14:paraId="7F7A8474" w14:textId="77777777" w:rsidR="00257A38" w:rsidRPr="007425E1" w:rsidRDefault="00257A38" w:rsidP="00377E51">
            <w:pPr>
              <w:pStyle w:val="EngHang"/>
              <w:rPr>
                <w:rFonts w:eastAsiaTheme="minorHAnsi"/>
              </w:rPr>
            </w:pPr>
            <w:r w:rsidRPr="007425E1">
              <w:rPr>
                <w:rFonts w:eastAsiaTheme="minorHAnsi"/>
              </w:rPr>
              <w:t>Our father, the confessor,</w:t>
            </w:r>
          </w:p>
          <w:p w14:paraId="1A3851ED" w14:textId="77777777" w:rsidR="00257A38" w:rsidRPr="007425E1" w:rsidRDefault="00257A38" w:rsidP="00377E51">
            <w:pPr>
              <w:pStyle w:val="EngHang"/>
              <w:rPr>
                <w:rFonts w:eastAsiaTheme="minorHAnsi"/>
              </w:rPr>
            </w:pPr>
            <w:r w:rsidRPr="007425E1">
              <w:rPr>
                <w:rFonts w:eastAsiaTheme="minorHAnsi"/>
              </w:rPr>
              <w:t>Abba Dioscorus,</w:t>
            </w:r>
          </w:p>
          <w:p w14:paraId="7DABA744" w14:textId="77777777" w:rsidR="00257A38" w:rsidRPr="007425E1" w:rsidRDefault="00257A38" w:rsidP="00377E51">
            <w:pPr>
              <w:pStyle w:val="EngHang"/>
              <w:rPr>
                <w:rFonts w:eastAsiaTheme="minorHAnsi"/>
              </w:rPr>
            </w:pPr>
            <w:r w:rsidRPr="007425E1">
              <w:rPr>
                <w:rFonts w:eastAsiaTheme="minorHAnsi"/>
              </w:rPr>
              <w:t>Defended the faith</w:t>
            </w:r>
          </w:p>
          <w:p w14:paraId="3D3CE86B" w14:textId="77777777" w:rsidR="00257A38" w:rsidRDefault="00257A38" w:rsidP="00377E51">
            <w:pPr>
              <w:pStyle w:val="EngHangEnd"/>
            </w:pPr>
            <w:r w:rsidRPr="007425E1">
              <w:rPr>
                <w:rFonts w:eastAsiaTheme="minorHAnsi"/>
              </w:rPr>
              <w:t>Against the heretics.</w:t>
            </w:r>
          </w:p>
        </w:tc>
        <w:tc>
          <w:tcPr>
            <w:tcW w:w="288" w:type="dxa"/>
          </w:tcPr>
          <w:p w14:paraId="64AD2F81" w14:textId="77777777" w:rsidR="00257A38" w:rsidRDefault="00257A38" w:rsidP="00B268A8"/>
        </w:tc>
        <w:tc>
          <w:tcPr>
            <w:tcW w:w="288" w:type="dxa"/>
          </w:tcPr>
          <w:p w14:paraId="63045183" w14:textId="77777777" w:rsidR="00257A38" w:rsidRDefault="00257A38" w:rsidP="00B268A8">
            <w:pPr>
              <w:pStyle w:val="CopticCross"/>
            </w:pPr>
            <w:r w:rsidRPr="00FB5ACB">
              <w:t>¿</w:t>
            </w:r>
          </w:p>
        </w:tc>
        <w:tc>
          <w:tcPr>
            <w:tcW w:w="3960" w:type="dxa"/>
          </w:tcPr>
          <w:p w14:paraId="37B7ECC7" w14:textId="77777777" w:rsidR="00257A38" w:rsidRDefault="00257A38" w:rsidP="00F814FD">
            <w:pPr>
              <w:pStyle w:val="CopticVersemulti-line"/>
            </w:pPr>
            <w:r>
              <w:t>Ⲡⲉⲛⲓⲱⲧ ⲛ̀ⲟ̀ⲙⲟⲗⲟⲅⲓⲧⲏⲥ:</w:t>
            </w:r>
          </w:p>
          <w:p w14:paraId="26034E22" w14:textId="77777777" w:rsidR="00257A38" w:rsidRDefault="00257A38" w:rsidP="00F814FD">
            <w:pPr>
              <w:pStyle w:val="CopticVersemulti-line"/>
            </w:pPr>
            <w:r>
              <w:t>ⲁⲃⲃⲁ ⲆⲒⲟⲥⲕⲟⲣⲟⲥ:</w:t>
            </w:r>
          </w:p>
          <w:p w14:paraId="67D93EE6" w14:textId="77777777" w:rsidR="00257A38" w:rsidRDefault="00257A38" w:rsidP="00F814FD">
            <w:pPr>
              <w:pStyle w:val="CopticVersemulti-line"/>
            </w:pPr>
            <w:r>
              <w:t>ⲁϥⲙⲓϣⲓ ⲉ̀ϫⲉⲛ ⲡⲓⲛⲁϩϯ:</w:t>
            </w:r>
          </w:p>
          <w:p w14:paraId="144EE183" w14:textId="77777777" w:rsidR="00257A38" w:rsidRDefault="00257A38" w:rsidP="00F814FD">
            <w:pPr>
              <w:pStyle w:val="CopticHangingVerse"/>
            </w:pPr>
            <w:r>
              <w:t>ⲟⲩⲃⲉ ⲛⲓϩⲉⲣⲉⲧⲓⲕⲟⲥ.</w:t>
            </w:r>
          </w:p>
        </w:tc>
      </w:tr>
      <w:tr w:rsidR="00257A38" w14:paraId="2A9E4317" w14:textId="77777777" w:rsidTr="00B268A8">
        <w:trPr>
          <w:cantSplit/>
          <w:jc w:val="center"/>
        </w:trPr>
        <w:tc>
          <w:tcPr>
            <w:tcW w:w="288" w:type="dxa"/>
          </w:tcPr>
          <w:p w14:paraId="513E136A" w14:textId="77777777" w:rsidR="00257A38" w:rsidRDefault="00257A38" w:rsidP="00B268A8">
            <w:pPr>
              <w:pStyle w:val="CopticCross"/>
            </w:pPr>
          </w:p>
        </w:tc>
        <w:tc>
          <w:tcPr>
            <w:tcW w:w="3960" w:type="dxa"/>
          </w:tcPr>
          <w:p w14:paraId="557BA3F2" w14:textId="6BCACC96" w:rsidR="00257A38" w:rsidRPr="007425E1" w:rsidRDefault="00257A38" w:rsidP="00377E51">
            <w:pPr>
              <w:pStyle w:val="EngHang"/>
              <w:rPr>
                <w:rFonts w:eastAsiaTheme="minorHAnsi"/>
              </w:rPr>
            </w:pPr>
            <w:r w:rsidRPr="007425E1">
              <w:rPr>
                <w:rFonts w:eastAsiaTheme="minorHAnsi"/>
              </w:rPr>
              <w:t xml:space="preserve">And </w:t>
            </w:r>
            <w:r w:rsidR="001F77F4">
              <w:rPr>
                <w:rFonts w:eastAsiaTheme="minorHAnsi"/>
              </w:rPr>
              <w:t>may the holy blessing</w:t>
            </w:r>
          </w:p>
          <w:p w14:paraId="034D5DF9" w14:textId="52E3EC9A" w:rsidR="00257A38" w:rsidRPr="007425E1" w:rsidRDefault="001F77F4" w:rsidP="00377E51">
            <w:pPr>
              <w:pStyle w:val="EngHang"/>
              <w:rPr>
                <w:rFonts w:eastAsiaTheme="minorHAnsi"/>
              </w:rPr>
            </w:pPr>
            <w:r>
              <w:rPr>
                <w:rFonts w:eastAsiaTheme="minorHAnsi"/>
              </w:rPr>
              <w:t>Of all of our fathers,</w:t>
            </w:r>
          </w:p>
          <w:p w14:paraId="4A1AD1E1" w14:textId="618D0A11" w:rsidR="00257A38" w:rsidRPr="007425E1" w:rsidRDefault="001F77F4" w:rsidP="00377E51">
            <w:pPr>
              <w:pStyle w:val="EngHang"/>
              <w:rPr>
                <w:rFonts w:eastAsiaTheme="minorHAnsi"/>
              </w:rPr>
            </w:pPr>
            <w:r>
              <w:rPr>
                <w:rFonts w:eastAsiaTheme="minorHAnsi"/>
              </w:rPr>
              <w:t>Who pleased the Lord,</w:t>
            </w:r>
          </w:p>
          <w:p w14:paraId="01F275F8" w14:textId="77777777" w:rsidR="00257A38" w:rsidRDefault="00257A38" w:rsidP="00377E51">
            <w:pPr>
              <w:pStyle w:val="EngHangEnd"/>
            </w:pPr>
            <w:r w:rsidRPr="007425E1">
              <w:rPr>
                <w:rFonts w:eastAsiaTheme="minorHAnsi"/>
              </w:rPr>
              <w:t>Be a keeper unto us.</w:t>
            </w:r>
          </w:p>
        </w:tc>
        <w:tc>
          <w:tcPr>
            <w:tcW w:w="288" w:type="dxa"/>
          </w:tcPr>
          <w:p w14:paraId="4DA44B50" w14:textId="77777777" w:rsidR="00257A38" w:rsidRDefault="00257A38" w:rsidP="00B268A8"/>
        </w:tc>
        <w:tc>
          <w:tcPr>
            <w:tcW w:w="288" w:type="dxa"/>
          </w:tcPr>
          <w:p w14:paraId="32EA19F3" w14:textId="77777777" w:rsidR="00257A38" w:rsidRDefault="00257A38" w:rsidP="00B268A8">
            <w:pPr>
              <w:pStyle w:val="CopticCross"/>
            </w:pPr>
          </w:p>
        </w:tc>
        <w:tc>
          <w:tcPr>
            <w:tcW w:w="3960" w:type="dxa"/>
          </w:tcPr>
          <w:p w14:paraId="59F2609C" w14:textId="77777777" w:rsidR="00257A38" w:rsidRDefault="00257A38" w:rsidP="00F814FD">
            <w:pPr>
              <w:pStyle w:val="CopticVersemulti-line"/>
            </w:pPr>
            <w:r>
              <w:t>Ⲛⲉⲙ ⲛⲉⲛⲓⲟϯ ⲧⲏⲣⲟⲩ:</w:t>
            </w:r>
          </w:p>
          <w:p w14:paraId="427118A3" w14:textId="77777777" w:rsidR="00257A38" w:rsidRDefault="00257A38" w:rsidP="00F814FD">
            <w:pPr>
              <w:pStyle w:val="CopticVersemulti-line"/>
            </w:pPr>
            <w:r>
              <w:t>ⲉ̀ⲧⲁⲩⲣⲁⲛⲁϥ ⲙ̀Ⲡⲟ̄ⲥ̄:</w:t>
            </w:r>
          </w:p>
          <w:p w14:paraId="07CB0880" w14:textId="77777777" w:rsidR="00257A38" w:rsidRDefault="00257A38" w:rsidP="00F814FD">
            <w:pPr>
              <w:pStyle w:val="CopticVersemulti-line"/>
            </w:pPr>
            <w:r>
              <w:t>ⲉ̀ⲣⲉ ⲡⲟⲩⲥ̀ⲙⲟⲩ ⲉ̄ⲑ̄ⲩ̄:</w:t>
            </w:r>
          </w:p>
          <w:p w14:paraId="1311BD77" w14:textId="77777777" w:rsidR="00257A38" w:rsidRDefault="00257A38" w:rsidP="00F814FD">
            <w:pPr>
              <w:pStyle w:val="CopticHangingVerse"/>
            </w:pPr>
            <w:r>
              <w:t>ϣⲱⲡⲓ ⲛⲁⲛ ⲛ̀ⲟⲩⲣⲉϥⲣⲱⲓⲥ.</w:t>
            </w:r>
          </w:p>
        </w:tc>
      </w:tr>
      <w:tr w:rsidR="00257A38" w14:paraId="4D46D2C5" w14:textId="77777777" w:rsidTr="00B268A8">
        <w:trPr>
          <w:cantSplit/>
          <w:jc w:val="center"/>
        </w:trPr>
        <w:tc>
          <w:tcPr>
            <w:tcW w:w="288" w:type="dxa"/>
          </w:tcPr>
          <w:p w14:paraId="1480A06D" w14:textId="77777777" w:rsidR="00257A38" w:rsidRDefault="00257A38" w:rsidP="00B268A8">
            <w:pPr>
              <w:pStyle w:val="CopticCross"/>
            </w:pPr>
            <w:r w:rsidRPr="00FB5ACB">
              <w:t>¿</w:t>
            </w:r>
          </w:p>
        </w:tc>
        <w:tc>
          <w:tcPr>
            <w:tcW w:w="3960" w:type="dxa"/>
          </w:tcPr>
          <w:p w14:paraId="25972B9F" w14:textId="77777777" w:rsidR="00257A38" w:rsidRPr="007425E1" w:rsidRDefault="00257A38" w:rsidP="00377E51">
            <w:pPr>
              <w:pStyle w:val="EngHang"/>
              <w:rPr>
                <w:rFonts w:eastAsiaTheme="minorHAnsi"/>
              </w:rPr>
            </w:pPr>
            <w:r w:rsidRPr="007425E1">
              <w:rPr>
                <w:rFonts w:eastAsiaTheme="minorHAnsi"/>
              </w:rPr>
              <w:t>Through their prayers,</w:t>
            </w:r>
          </w:p>
          <w:p w14:paraId="33714B2E" w14:textId="77777777" w:rsidR="00257A38" w:rsidRPr="007425E1" w:rsidRDefault="00257A38" w:rsidP="00377E51">
            <w:pPr>
              <w:pStyle w:val="EngHang"/>
              <w:rPr>
                <w:rFonts w:eastAsiaTheme="minorHAnsi"/>
              </w:rPr>
            </w:pPr>
            <w:r w:rsidRPr="007425E1">
              <w:rPr>
                <w:rFonts w:eastAsiaTheme="minorHAnsi"/>
              </w:rPr>
              <w:t xml:space="preserve">Grant us, O God, </w:t>
            </w:r>
          </w:p>
          <w:p w14:paraId="1C5DE414" w14:textId="77777777" w:rsidR="00257A38" w:rsidRPr="007425E1" w:rsidRDefault="00257A38" w:rsidP="00377E51">
            <w:pPr>
              <w:pStyle w:val="EngHang"/>
              <w:rPr>
                <w:rFonts w:eastAsiaTheme="minorHAnsi"/>
              </w:rPr>
            </w:pPr>
            <w:r w:rsidRPr="007425E1">
              <w:rPr>
                <w:rFonts w:eastAsiaTheme="minorHAnsi"/>
              </w:rPr>
              <w:t>The forgiveness of our sins,</w:t>
            </w:r>
          </w:p>
          <w:p w14:paraId="590387DD" w14:textId="77777777" w:rsidR="00257A38" w:rsidRDefault="00257A38" w:rsidP="00377E51">
            <w:pPr>
              <w:pStyle w:val="EngHangEnd"/>
            </w:pPr>
            <w:r w:rsidRPr="007425E1">
              <w:rPr>
                <w:rFonts w:eastAsiaTheme="minorHAnsi"/>
              </w:rPr>
              <w:t xml:space="preserve">And give us </w:t>
            </w:r>
            <w:r>
              <w:rPr>
                <w:rFonts w:eastAsiaTheme="minorHAnsi"/>
              </w:rPr>
              <w:t>Your</w:t>
            </w:r>
            <w:r w:rsidRPr="007425E1">
              <w:rPr>
                <w:rFonts w:eastAsiaTheme="minorHAnsi"/>
              </w:rPr>
              <w:t xml:space="preserve"> peace.</w:t>
            </w:r>
          </w:p>
        </w:tc>
        <w:tc>
          <w:tcPr>
            <w:tcW w:w="288" w:type="dxa"/>
          </w:tcPr>
          <w:p w14:paraId="778016C1" w14:textId="77777777" w:rsidR="00257A38" w:rsidRDefault="00257A38" w:rsidP="00B268A8"/>
        </w:tc>
        <w:tc>
          <w:tcPr>
            <w:tcW w:w="288" w:type="dxa"/>
          </w:tcPr>
          <w:p w14:paraId="07F5D26B" w14:textId="77777777" w:rsidR="00257A38" w:rsidRDefault="00257A38" w:rsidP="00B268A8">
            <w:pPr>
              <w:pStyle w:val="CopticCross"/>
            </w:pPr>
            <w:r w:rsidRPr="00FB5ACB">
              <w:t>¿</w:t>
            </w:r>
          </w:p>
        </w:tc>
        <w:tc>
          <w:tcPr>
            <w:tcW w:w="3960" w:type="dxa"/>
          </w:tcPr>
          <w:p w14:paraId="7C960059" w14:textId="77777777" w:rsidR="00257A38" w:rsidRDefault="00257A38" w:rsidP="00F814FD">
            <w:pPr>
              <w:pStyle w:val="CopticVersemulti-line"/>
            </w:pPr>
            <w:r>
              <w:t>Ϩⲓⲧⲉⲛ ⲛⲟⲩⲉⲩⲭⲏ:</w:t>
            </w:r>
          </w:p>
          <w:p w14:paraId="2198605A" w14:textId="77777777" w:rsidR="00257A38" w:rsidRDefault="00257A38" w:rsidP="00F814FD">
            <w:pPr>
              <w:pStyle w:val="CopticVersemulti-line"/>
            </w:pPr>
            <w:r>
              <w:t>ⲁ̀ⲣⲓϩ̀ⲙⲟⲧ ⲛⲁⲛ Ⲫϯ:</w:t>
            </w:r>
          </w:p>
          <w:p w14:paraId="6DB526A6" w14:textId="77777777" w:rsidR="00257A38" w:rsidRDefault="00257A38" w:rsidP="00F814FD">
            <w:pPr>
              <w:pStyle w:val="CopticVersemulti-line"/>
            </w:pPr>
            <w:r>
              <w:t>ⲙ̀ⲡⲓⲭⲱ ⲉ̀ⲃⲟⲗ ⲛ̀ⲧⲉ ⲛⲉⲛⲛⲟⲃⲓ:</w:t>
            </w:r>
          </w:p>
          <w:p w14:paraId="599892DB" w14:textId="77777777" w:rsidR="00257A38" w:rsidRDefault="00257A38" w:rsidP="00F814FD">
            <w:pPr>
              <w:pStyle w:val="CopticHangingVerse"/>
            </w:pPr>
            <w:r>
              <w:t>ⲙⲟⲓ ⲛⲁⲛ ⲛ̀ⲟⲩⲥⲱϯ.</w:t>
            </w:r>
          </w:p>
        </w:tc>
      </w:tr>
    </w:tbl>
    <w:p w14:paraId="3110A908" w14:textId="4198B2D2" w:rsidR="00A75013" w:rsidRPr="00A75013" w:rsidRDefault="00B14853" w:rsidP="00A75013">
      <w:pPr>
        <w:pStyle w:val="Rubrics0"/>
      </w:pPr>
      <w:r>
        <w:t xml:space="preserve">Continue with </w:t>
      </w:r>
      <w:r w:rsidR="00237D47">
        <w:fldChar w:fldCharType="begin"/>
      </w:r>
      <w:r w:rsidR="00237D47">
        <w:instrText xml:space="preserve"> REF _Ref434564976 \h </w:instrText>
      </w:r>
      <w:r w:rsidR="00237D47">
        <w:fldChar w:fldCharType="separate"/>
      </w:r>
      <w:r w:rsidR="000C7DE2">
        <w:t>The Conclusion of the Adam Theotokias</w:t>
      </w:r>
      <w:r w:rsidR="00237D47">
        <w:fldChar w:fldCharType="end"/>
      </w:r>
      <w:r w:rsidR="00237D47">
        <w:t xml:space="preserve">, </w:t>
      </w:r>
      <w:r>
        <w:t>“You</w:t>
      </w:r>
      <w:r w:rsidR="00237D47">
        <w:t xml:space="preserve">r mercies, O my God,” on page </w:t>
      </w:r>
      <w:r w:rsidR="00237D47">
        <w:fldChar w:fldCharType="begin"/>
      </w:r>
      <w:r w:rsidR="00237D47">
        <w:instrText xml:space="preserve"> PAGEREF _Ref434564976 \h </w:instrText>
      </w:r>
      <w:r w:rsidR="00237D47">
        <w:fldChar w:fldCharType="separate"/>
      </w:r>
      <w:r w:rsidR="000C7DE2">
        <w:rPr>
          <w:noProof/>
        </w:rPr>
        <w:t>452</w:t>
      </w:r>
      <w:r w:rsidR="00237D47">
        <w:fldChar w:fldCharType="end"/>
      </w:r>
      <w:r>
        <w:t>. Note that for the Doxology of Prime, the Adam conclusion is used on both Adam and Batos days.</w:t>
      </w:r>
    </w:p>
    <w:p w14:paraId="56BE6C37" w14:textId="77777777" w:rsidR="00346189" w:rsidRDefault="00346189" w:rsidP="00837F89">
      <w:pPr>
        <w:pStyle w:val="Body"/>
      </w:pPr>
      <w:bookmarkStart w:id="172" w:name="_Toc410196188"/>
      <w:bookmarkStart w:id="173" w:name="_Toc410196430"/>
      <w:bookmarkStart w:id="174" w:name="_Toc410196932"/>
      <w:bookmarkStart w:id="175" w:name="_Ref412099016"/>
      <w:bookmarkStart w:id="176" w:name="_Toc298681357"/>
      <w:bookmarkStart w:id="177" w:name="_Ref299211976"/>
      <w:bookmarkStart w:id="178" w:name="_Toc308441947"/>
      <w:r>
        <w:br w:type="page"/>
      </w:r>
    </w:p>
    <w:p w14:paraId="67316D19" w14:textId="56ECD544" w:rsidR="00495F1A" w:rsidRDefault="00495F1A" w:rsidP="00495F1A">
      <w:pPr>
        <w:pStyle w:val="Heading3"/>
      </w:pPr>
      <w:bookmarkStart w:id="179" w:name="_Toc448227467"/>
      <w:r>
        <w:lastRenderedPageBreak/>
        <w:t>The Raising of Morning Incense</w:t>
      </w:r>
      <w:bookmarkEnd w:id="172"/>
      <w:bookmarkEnd w:id="173"/>
      <w:bookmarkEnd w:id="174"/>
      <w:bookmarkEnd w:id="175"/>
      <w:bookmarkEnd w:id="179"/>
    </w:p>
    <w:p w14:paraId="6E334613" w14:textId="6468E113" w:rsidR="00495F1A" w:rsidRPr="003F5279" w:rsidRDefault="00495F1A" w:rsidP="00542C2E">
      <w:pPr>
        <w:rPr>
          <w:i/>
        </w:rPr>
      </w:pPr>
      <w:r>
        <w:rPr>
          <w:i/>
        </w:rPr>
        <w:t>This service is commonly called “Matins” on account of the fact that it is typically celebrated directly before the Liturgy, which is the time when the Byzantine Rite prays Matins. However, the Raising of Incense is uniquely Coptic, and the Matins Hour comes before it, at the Rising of the Sun, while Prime is properly prayed while the Sun is already in the sky.</w:t>
      </w:r>
      <w:r w:rsidR="00257A38">
        <w:rPr>
          <w:i/>
        </w:rPr>
        <w:t xml:space="preserve"> The service is found under “</w:t>
      </w:r>
      <w:r w:rsidR="00542C2E" w:rsidRPr="00542C2E">
        <w:rPr>
          <w:i/>
        </w:rPr>
        <w:fldChar w:fldCharType="begin"/>
      </w:r>
      <w:r w:rsidR="00542C2E" w:rsidRPr="00542C2E">
        <w:rPr>
          <w:i/>
        </w:rPr>
        <w:instrText xml:space="preserve"> REF _Ref448227875 \h  \* MERGEFORMAT </w:instrText>
      </w:r>
      <w:r w:rsidR="00542C2E" w:rsidRPr="00542C2E">
        <w:rPr>
          <w:i/>
        </w:rPr>
      </w:r>
      <w:r w:rsidR="00542C2E" w:rsidRPr="00542C2E">
        <w:rPr>
          <w:i/>
        </w:rPr>
        <w:fldChar w:fldCharType="separate"/>
      </w:r>
      <w:r w:rsidR="000C7DE2" w:rsidRPr="000C7DE2">
        <w:rPr>
          <w:i/>
        </w:rPr>
        <w:t>The Raising of Incense</w:t>
      </w:r>
      <w:r w:rsidR="00542C2E" w:rsidRPr="00542C2E">
        <w:rPr>
          <w:i/>
        </w:rPr>
        <w:fldChar w:fldCharType="end"/>
      </w:r>
      <w:r w:rsidR="00542C2E">
        <w:rPr>
          <w:i/>
        </w:rPr>
        <w:t xml:space="preserve">”, page </w:t>
      </w:r>
      <w:r w:rsidR="00542C2E">
        <w:rPr>
          <w:i/>
        </w:rPr>
        <w:fldChar w:fldCharType="begin"/>
      </w:r>
      <w:r w:rsidR="00542C2E">
        <w:rPr>
          <w:i/>
        </w:rPr>
        <w:instrText xml:space="preserve"> PAGEREF _Ref448227875 \h </w:instrText>
      </w:r>
      <w:r w:rsidR="00542C2E">
        <w:rPr>
          <w:i/>
        </w:rPr>
      </w:r>
      <w:r w:rsidR="00542C2E">
        <w:rPr>
          <w:i/>
        </w:rPr>
        <w:fldChar w:fldCharType="separate"/>
      </w:r>
      <w:r w:rsidR="000C7DE2">
        <w:rPr>
          <w:i/>
          <w:noProof/>
        </w:rPr>
        <w:t>535</w:t>
      </w:r>
      <w:r w:rsidR="00542C2E">
        <w:rPr>
          <w:i/>
        </w:rPr>
        <w:fldChar w:fldCharType="end"/>
      </w:r>
      <w:r w:rsidR="00542C2E">
        <w:rPr>
          <w:i/>
        </w:rPr>
        <w:t>.</w:t>
      </w:r>
    </w:p>
    <w:p w14:paraId="4014399E" w14:textId="77777777" w:rsidR="00495F1A" w:rsidRDefault="00495F1A" w:rsidP="00495F1A">
      <w:pPr>
        <w:pStyle w:val="Heading2"/>
      </w:pPr>
      <w:bookmarkStart w:id="180" w:name="_Toc410196189"/>
      <w:bookmarkStart w:id="181" w:name="_Toc410196431"/>
      <w:bookmarkStart w:id="182" w:name="_Toc410196933"/>
      <w:bookmarkStart w:id="183" w:name="_Toc448696623"/>
      <w:bookmarkEnd w:id="146"/>
      <w:r>
        <w:lastRenderedPageBreak/>
        <w:t>Mid-Morning (The Third Hour)</w:t>
      </w:r>
      <w:bookmarkEnd w:id="180"/>
      <w:bookmarkEnd w:id="181"/>
      <w:bookmarkEnd w:id="182"/>
      <w:bookmarkEnd w:id="183"/>
    </w:p>
    <w:p w14:paraId="62F33FD5" w14:textId="77777777" w:rsidR="00495F1A" w:rsidRDefault="00495F1A" w:rsidP="00495F1A">
      <w:pPr>
        <w:pStyle w:val="Heading3"/>
      </w:pPr>
      <w:bookmarkStart w:id="184" w:name="_Toc410196190"/>
      <w:bookmarkStart w:id="185" w:name="_Toc410196432"/>
      <w:bookmarkStart w:id="186" w:name="_Toc410196934"/>
      <w:bookmarkStart w:id="187" w:name="_Ref435434353"/>
      <w:bookmarkStart w:id="188" w:name="_Ref435434358"/>
      <w:bookmarkStart w:id="189" w:name="_Ref435800051"/>
      <w:bookmarkStart w:id="190" w:name="_Ref435800057"/>
      <w:bookmarkStart w:id="191" w:name="_Ref448124439"/>
      <w:bookmarkStart w:id="192" w:name="_Ref448124892"/>
      <w:bookmarkStart w:id="193" w:name="_Ref448124902"/>
      <w:r>
        <w:t>The Psalms of the Third Hour</w:t>
      </w:r>
      <w:bookmarkEnd w:id="184"/>
      <w:bookmarkEnd w:id="185"/>
      <w:bookmarkEnd w:id="186"/>
      <w:bookmarkEnd w:id="187"/>
      <w:bookmarkEnd w:id="188"/>
      <w:bookmarkEnd w:id="189"/>
      <w:bookmarkEnd w:id="190"/>
      <w:bookmarkEnd w:id="191"/>
      <w:bookmarkEnd w:id="192"/>
      <w:bookmarkEnd w:id="193"/>
    </w:p>
    <w:p w14:paraId="28E4BBA0" w14:textId="77777777" w:rsidR="00075EAD" w:rsidRDefault="00075EAD" w:rsidP="00075EAD">
      <w:pPr>
        <w:pStyle w:val="Rubric"/>
        <w:rPr>
          <w:lang w:val="en-US"/>
        </w:rPr>
      </w:pPr>
      <w:r>
        <w:rPr>
          <w:lang w:val="en-US"/>
        </w:rPr>
        <w:t>The worshipper prays the introductory prayers,</w:t>
      </w:r>
    </w:p>
    <w:p w14:paraId="32C388A4" w14:textId="77777777" w:rsidR="00FB6528" w:rsidRDefault="00FB6528" w:rsidP="00FB6528">
      <w:pPr>
        <w:pStyle w:val="Prose"/>
      </w:pPr>
      <w:r>
        <w:t>In the Name of the Father and the Son and the Holy Spirit, One God. Amen.</w:t>
      </w:r>
    </w:p>
    <w:p w14:paraId="125DC589" w14:textId="77777777" w:rsidR="00FB6528" w:rsidRDefault="00FB6528" w:rsidP="00FB6528">
      <w:pPr>
        <w:pStyle w:val="Prose"/>
      </w:pPr>
      <w:r>
        <w:t>Lord have mercy, Lord have mercy, Lord bless. Amen.</w:t>
      </w:r>
    </w:p>
    <w:p w14:paraId="326FD6F6" w14:textId="77777777" w:rsidR="00FB6528" w:rsidRDefault="00FB6528" w:rsidP="00FB6528">
      <w:pPr>
        <w:pStyle w:val="Prose"/>
      </w:pPr>
      <w:r>
        <w:t>Glory be to the Father and to the Son and to the Holy Spirit, both now, and always, and unto the ages of ages. Amen.</w:t>
      </w:r>
    </w:p>
    <w:p w14:paraId="07966C12" w14:textId="77777777" w:rsidR="00FB6528" w:rsidRDefault="00FB6528" w:rsidP="00FB6528">
      <w:pPr>
        <w:pStyle w:val="Prose"/>
      </w:pPr>
      <w:r>
        <w:t>Make us worthy to say thankfully,</w:t>
      </w:r>
    </w:p>
    <w:p w14:paraId="5A09530A" w14:textId="77777777" w:rsidR="00FB6528" w:rsidRDefault="00FB6528" w:rsidP="00075EAD">
      <w:pPr>
        <w:pStyle w:val="Prose"/>
        <w:tabs>
          <w:tab w:val="left" w:pos="8280"/>
        </w:tabs>
      </w:pPr>
    </w:p>
    <w:p w14:paraId="69FEBC85" w14:textId="7B0E847D" w:rsidR="00075EAD" w:rsidRDefault="001744DD" w:rsidP="00542C2E">
      <w:pPr>
        <w:pStyle w:val="Prose"/>
        <w:tabs>
          <w:tab w:val="right" w:leader="dot" w:pos="855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C931A86" w14:textId="2D0A877D" w:rsidR="00075EAD" w:rsidRDefault="001744DD" w:rsidP="00542C2E">
      <w:pPr>
        <w:pStyle w:val="Prose"/>
        <w:tabs>
          <w:tab w:val="right" w:leader="dot" w:pos="855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626D6935" w14:textId="03BA1644" w:rsidR="00075EAD" w:rsidRDefault="001744DD" w:rsidP="00542C2E">
      <w:pPr>
        <w:pStyle w:val="Prose"/>
        <w:tabs>
          <w:tab w:val="right" w:leader="dot" w:pos="855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1A6A1110" w14:textId="77777777" w:rsidR="00075EAD" w:rsidRDefault="00075EAD" w:rsidP="00075EAD">
      <w:pPr>
        <w:pStyle w:val="Rubric"/>
        <w:rPr>
          <w:lang w:val="en-US"/>
        </w:rPr>
      </w:pPr>
      <w:r>
        <w:rPr>
          <w:lang w:val="en-US"/>
        </w:rPr>
        <w:t>Then shall be said,</w:t>
      </w:r>
    </w:p>
    <w:p w14:paraId="721D617C" w14:textId="77777777" w:rsidR="00075EAD" w:rsidRDefault="00075EAD" w:rsidP="00075EAD">
      <w:pPr>
        <w:pStyle w:val="Prose"/>
      </w:pPr>
      <w:r>
        <w:t>The hymn of the third hour of the blessed day</w:t>
      </w:r>
      <w:r w:rsidR="005D1244">
        <w:t>,</w:t>
      </w:r>
      <w:r>
        <w:t xml:space="preserve"> I offe</w:t>
      </w:r>
      <w:r w:rsidR="005D1244">
        <w:t>r to Christ, my King and my God.</w:t>
      </w:r>
      <w:r>
        <w:t xml:space="preserve"> I will hope in Him that He may forgive me my sins.</w:t>
      </w:r>
    </w:p>
    <w:p w14:paraId="6C31C79B" w14:textId="77777777" w:rsidR="005D1244" w:rsidRDefault="005D1244" w:rsidP="00075EAD">
      <w:pPr>
        <w:pStyle w:val="Prose"/>
      </w:pPr>
      <w:r>
        <w:t>Of the Psalms of David the King and Prophet; may his blessing be upon us all. Amen.</w:t>
      </w:r>
    </w:p>
    <w:p w14:paraId="4CC3855C" w14:textId="77777777" w:rsidR="00075EAD" w:rsidRDefault="00075EAD" w:rsidP="00075EAD">
      <w:pPr>
        <w:pStyle w:val="Heading5"/>
        <w:rPr>
          <w:lang w:val="en-GB"/>
        </w:rPr>
      </w:pPr>
      <w:bookmarkStart w:id="194" w:name="_Ref434576019"/>
      <w:r>
        <w:rPr>
          <w:lang w:val="en-GB"/>
        </w:rPr>
        <w:t>The Psalms</w:t>
      </w:r>
      <w:r w:rsidR="00F14AA6">
        <w:rPr>
          <w:lang w:val="en-GB"/>
        </w:rPr>
        <w:t xml:space="preserve"> of Mid-Morning (The Third Hour)</w:t>
      </w:r>
      <w:bookmarkEnd w:id="194"/>
    </w:p>
    <w:p w14:paraId="03E00499" w14:textId="2A3F38BE" w:rsidR="00075EAD" w:rsidRDefault="001744DD" w:rsidP="00075EAD">
      <w:pPr>
        <w:pStyle w:val="EngHang"/>
        <w:tabs>
          <w:tab w:val="left" w:leader="dot" w:pos="8280"/>
        </w:tabs>
      </w:pPr>
      <w:r>
        <w:fldChar w:fldCharType="begin"/>
      </w:r>
      <w:r>
        <w:instrText xml:space="preserve"> REF _Ref412110716 \h  \* MERGEFORMAT </w:instrText>
      </w:r>
      <w:r>
        <w:fldChar w:fldCharType="separate"/>
      </w:r>
      <w:r w:rsidR="000C7DE2">
        <w:t>Psalm</w:t>
      </w:r>
      <w:r w:rsidR="000C7DE2" w:rsidRPr="00AB1781">
        <w:t xml:space="preserve"> 19</w:t>
      </w:r>
      <w:r w:rsidR="000C7DE2">
        <w:t>: “May the Lord hear you in the day of affliction”</w:t>
      </w:r>
      <w:r>
        <w:fldChar w:fldCharType="end"/>
      </w:r>
      <w:r w:rsidR="00075EAD">
        <w:tab/>
      </w:r>
      <w:r w:rsidR="003A78C2">
        <w:fldChar w:fldCharType="begin"/>
      </w:r>
      <w:r w:rsidR="00075EAD">
        <w:instrText xml:space="preserve"> PAGEREF _Ref412110716 \h </w:instrText>
      </w:r>
      <w:r w:rsidR="003A78C2">
        <w:fldChar w:fldCharType="separate"/>
      </w:r>
      <w:r w:rsidR="000C7DE2">
        <w:rPr>
          <w:noProof/>
        </w:rPr>
        <w:t>110</w:t>
      </w:r>
      <w:r w:rsidR="003A78C2">
        <w:fldChar w:fldCharType="end"/>
      </w:r>
    </w:p>
    <w:p w14:paraId="441D23D2" w14:textId="31F906F9" w:rsidR="00075EAD" w:rsidRDefault="001744DD" w:rsidP="00075EAD">
      <w:pPr>
        <w:pStyle w:val="EngHang"/>
        <w:tabs>
          <w:tab w:val="left" w:leader="dot" w:pos="8280"/>
        </w:tabs>
      </w:pPr>
      <w:r>
        <w:fldChar w:fldCharType="begin"/>
      </w:r>
      <w:r>
        <w:instrText xml:space="preserve"> REF _Ref412026111 \h  \* MERGEFORMAT </w:instrText>
      </w:r>
      <w:r>
        <w:fldChar w:fldCharType="separate"/>
      </w:r>
      <w:r w:rsidR="000C7DE2">
        <w:t>Psalm</w:t>
      </w:r>
      <w:r w:rsidR="000C7DE2" w:rsidRPr="00AB1781">
        <w:t xml:space="preserve"> 22</w:t>
      </w:r>
      <w:r w:rsidR="000C7DE2">
        <w:t>: “The Lord is my Shepherd, and I will lack nothing”</w:t>
      </w:r>
      <w:r>
        <w:fldChar w:fldCharType="end"/>
      </w:r>
      <w:r w:rsidR="00075EAD">
        <w:tab/>
      </w:r>
      <w:r w:rsidR="003A78C2">
        <w:fldChar w:fldCharType="begin"/>
      </w:r>
      <w:r w:rsidR="00075EAD">
        <w:instrText xml:space="preserve"> PAGEREF _Ref412026111 \h </w:instrText>
      </w:r>
      <w:r w:rsidR="003A78C2">
        <w:fldChar w:fldCharType="separate"/>
      </w:r>
      <w:r w:rsidR="000C7DE2">
        <w:rPr>
          <w:noProof/>
        </w:rPr>
        <w:t>114</w:t>
      </w:r>
      <w:r w:rsidR="003A78C2">
        <w:fldChar w:fldCharType="end"/>
      </w:r>
    </w:p>
    <w:p w14:paraId="2CF3F8A5" w14:textId="0A8C16EA" w:rsidR="00075EAD" w:rsidRDefault="001744DD" w:rsidP="00075EAD">
      <w:pPr>
        <w:pStyle w:val="EngHang"/>
        <w:tabs>
          <w:tab w:val="left" w:leader="dot" w:pos="8280"/>
        </w:tabs>
      </w:pPr>
      <w:r>
        <w:fldChar w:fldCharType="begin"/>
      </w:r>
      <w:r>
        <w:instrText xml:space="preserve"> REF _Ref412110755 \h  \* MERGEFORMAT </w:instrText>
      </w:r>
      <w:r>
        <w:fldChar w:fldCharType="separate"/>
      </w:r>
      <w:r w:rsidR="000C7DE2">
        <w:t>Psalm</w:t>
      </w:r>
      <w:r w:rsidR="000C7DE2" w:rsidRPr="00AB1781">
        <w:t xml:space="preserve"> 23</w:t>
      </w:r>
      <w:r w:rsidR="000C7DE2">
        <w:t>: “The earth is the Lord's and all that is in it”</w:t>
      </w:r>
      <w:r>
        <w:fldChar w:fldCharType="end"/>
      </w:r>
      <w:r w:rsidR="00075EAD">
        <w:tab/>
      </w:r>
      <w:r w:rsidR="003A78C2">
        <w:fldChar w:fldCharType="begin"/>
      </w:r>
      <w:r w:rsidR="00075EAD">
        <w:instrText xml:space="preserve"> PAGEREF _Ref412110755 \h </w:instrText>
      </w:r>
      <w:r w:rsidR="003A78C2">
        <w:fldChar w:fldCharType="separate"/>
      </w:r>
      <w:r w:rsidR="000C7DE2">
        <w:rPr>
          <w:noProof/>
        </w:rPr>
        <w:t>115</w:t>
      </w:r>
      <w:r w:rsidR="003A78C2">
        <w:fldChar w:fldCharType="end"/>
      </w:r>
    </w:p>
    <w:p w14:paraId="2696A51D" w14:textId="0DDAFD51" w:rsidR="00075EAD" w:rsidRDefault="001744DD" w:rsidP="00075EAD">
      <w:pPr>
        <w:pStyle w:val="EngHang"/>
        <w:tabs>
          <w:tab w:val="left" w:leader="dot" w:pos="8280"/>
        </w:tabs>
      </w:pPr>
      <w:r>
        <w:fldChar w:fldCharType="begin"/>
      </w:r>
      <w:r>
        <w:instrText xml:space="preserve"> REF _Ref412110770 \h  \* MERGEFORMAT </w:instrText>
      </w:r>
      <w:r>
        <w:fldChar w:fldCharType="separate"/>
      </w:r>
      <w:r w:rsidR="000C7DE2">
        <w:t>Psalm</w:t>
      </w:r>
      <w:r w:rsidR="000C7DE2" w:rsidRPr="00AB1781">
        <w:t xml:space="preserve"> 25</w:t>
      </w:r>
      <w:r w:rsidR="000C7DE2">
        <w:t>: “Judge me, O Lord, for I have walked in my innocence”</w:t>
      </w:r>
      <w:r>
        <w:fldChar w:fldCharType="end"/>
      </w:r>
      <w:r w:rsidR="00075EAD">
        <w:tab/>
      </w:r>
      <w:r w:rsidR="003A78C2">
        <w:fldChar w:fldCharType="begin"/>
      </w:r>
      <w:r w:rsidR="00075EAD">
        <w:instrText xml:space="preserve"> PAGEREF _Ref412110770 \h </w:instrText>
      </w:r>
      <w:r w:rsidR="003A78C2">
        <w:fldChar w:fldCharType="separate"/>
      </w:r>
      <w:r w:rsidR="000C7DE2">
        <w:rPr>
          <w:noProof/>
        </w:rPr>
        <w:t>118</w:t>
      </w:r>
      <w:r w:rsidR="003A78C2">
        <w:fldChar w:fldCharType="end"/>
      </w:r>
    </w:p>
    <w:p w14:paraId="7C4914D6" w14:textId="0FF85B43" w:rsidR="00075EAD" w:rsidRDefault="001744DD" w:rsidP="00075EAD">
      <w:pPr>
        <w:pStyle w:val="EngHang"/>
        <w:tabs>
          <w:tab w:val="left" w:leader="dot" w:pos="8280"/>
        </w:tabs>
      </w:pPr>
      <w:r>
        <w:fldChar w:fldCharType="begin"/>
      </w:r>
      <w:r>
        <w:instrText xml:space="preserve"> REF _Ref412110790 \h  \* MERGEFORMAT </w:instrText>
      </w:r>
      <w:r>
        <w:fldChar w:fldCharType="separate"/>
      </w:r>
      <w:r w:rsidR="000C7DE2">
        <w:t>Psalm</w:t>
      </w:r>
      <w:r w:rsidR="000C7DE2" w:rsidRPr="00AB1781">
        <w:t xml:space="preserve"> 28</w:t>
      </w:r>
      <w:r w:rsidR="000C7DE2">
        <w:t>: “Bring to the Lord, O sons of God”</w:t>
      </w:r>
      <w:r>
        <w:fldChar w:fldCharType="end"/>
      </w:r>
      <w:r w:rsidR="00075EAD">
        <w:tab/>
      </w:r>
      <w:r w:rsidR="003A78C2">
        <w:fldChar w:fldCharType="begin"/>
      </w:r>
      <w:r w:rsidR="00075EAD">
        <w:instrText xml:space="preserve"> PAGEREF _Ref412110790 \h </w:instrText>
      </w:r>
      <w:r w:rsidR="003A78C2">
        <w:fldChar w:fldCharType="separate"/>
      </w:r>
      <w:r w:rsidR="000C7DE2">
        <w:rPr>
          <w:noProof/>
        </w:rPr>
        <w:t>123</w:t>
      </w:r>
      <w:r w:rsidR="003A78C2">
        <w:fldChar w:fldCharType="end"/>
      </w:r>
    </w:p>
    <w:p w14:paraId="1AB144A3" w14:textId="42B0FC3D" w:rsidR="00075EAD" w:rsidRDefault="001744DD" w:rsidP="00075EAD">
      <w:pPr>
        <w:pStyle w:val="EngHang"/>
        <w:tabs>
          <w:tab w:val="left" w:leader="dot" w:pos="8280"/>
        </w:tabs>
      </w:pPr>
      <w:r>
        <w:fldChar w:fldCharType="begin"/>
      </w:r>
      <w:r>
        <w:instrText xml:space="preserve"> REF _Ref412026124 \h  \* MERGEFORMAT </w:instrText>
      </w:r>
      <w:r>
        <w:fldChar w:fldCharType="separate"/>
      </w:r>
      <w:r w:rsidR="000C7DE2">
        <w:t>Psalm</w:t>
      </w:r>
      <w:r w:rsidR="000C7DE2" w:rsidRPr="00AB1781">
        <w:t xml:space="preserve"> 29</w:t>
      </w:r>
      <w:r w:rsidR="000C7DE2">
        <w:t>: “I will exalt You, O Lord”</w:t>
      </w:r>
      <w:r>
        <w:fldChar w:fldCharType="end"/>
      </w:r>
      <w:r w:rsidR="00075EAD">
        <w:tab/>
      </w:r>
      <w:r w:rsidR="003A78C2">
        <w:fldChar w:fldCharType="begin"/>
      </w:r>
      <w:r w:rsidR="00075EAD">
        <w:instrText xml:space="preserve"> PAGEREF _Ref412026124 \h </w:instrText>
      </w:r>
      <w:r w:rsidR="003A78C2">
        <w:fldChar w:fldCharType="separate"/>
      </w:r>
      <w:r w:rsidR="000C7DE2">
        <w:rPr>
          <w:noProof/>
        </w:rPr>
        <w:t>124</w:t>
      </w:r>
      <w:r w:rsidR="003A78C2">
        <w:fldChar w:fldCharType="end"/>
      </w:r>
    </w:p>
    <w:p w14:paraId="1DA2F476" w14:textId="48E74E5F" w:rsidR="00075EAD" w:rsidRDefault="001744DD" w:rsidP="00075EAD">
      <w:pPr>
        <w:pStyle w:val="EngHang"/>
        <w:tabs>
          <w:tab w:val="left" w:leader="dot" w:pos="8280"/>
        </w:tabs>
      </w:pPr>
      <w:r>
        <w:fldChar w:fldCharType="begin"/>
      </w:r>
      <w:r>
        <w:instrText xml:space="preserve"> REF _Ref412110815 \h  \* MERGEFORMAT </w:instrText>
      </w:r>
      <w:r>
        <w:fldChar w:fldCharType="separate"/>
      </w:r>
      <w:r w:rsidR="000C7DE2">
        <w:t>Psalm</w:t>
      </w:r>
      <w:r w:rsidR="000C7DE2" w:rsidRPr="00AB1781">
        <w:t xml:space="preserve"> 33</w:t>
      </w:r>
      <w:r w:rsidR="000C7DE2">
        <w:t>: “I will bless the Lord at all times”</w:t>
      </w:r>
      <w:r>
        <w:fldChar w:fldCharType="end"/>
      </w:r>
      <w:r w:rsidR="00075EAD">
        <w:tab/>
      </w:r>
      <w:r w:rsidR="003A78C2">
        <w:fldChar w:fldCharType="begin"/>
      </w:r>
      <w:r w:rsidR="00075EAD">
        <w:instrText xml:space="preserve"> PAGEREF _Ref412110815 \h </w:instrText>
      </w:r>
      <w:r w:rsidR="003A78C2">
        <w:fldChar w:fldCharType="separate"/>
      </w:r>
      <w:r w:rsidR="000C7DE2">
        <w:rPr>
          <w:noProof/>
        </w:rPr>
        <w:t>131</w:t>
      </w:r>
      <w:r w:rsidR="003A78C2">
        <w:fldChar w:fldCharType="end"/>
      </w:r>
    </w:p>
    <w:p w14:paraId="0F892524" w14:textId="201155EE" w:rsidR="00075EAD" w:rsidRDefault="001744DD" w:rsidP="00075EAD">
      <w:pPr>
        <w:pStyle w:val="EngHang"/>
        <w:tabs>
          <w:tab w:val="left" w:leader="dot" w:pos="8280"/>
        </w:tabs>
      </w:pPr>
      <w:r>
        <w:fldChar w:fldCharType="begin"/>
      </w:r>
      <w:r>
        <w:instrText xml:space="preserve"> REF _Ref412110829 \h  \* MERGEFORMAT </w:instrText>
      </w:r>
      <w:r>
        <w:fldChar w:fldCharType="separate"/>
      </w:r>
      <w:r w:rsidR="000C7DE2">
        <w:t>Psalm</w:t>
      </w:r>
      <w:r w:rsidR="000C7DE2" w:rsidRPr="00AB1781">
        <w:t xml:space="preserve"> 40</w:t>
      </w:r>
      <w:r w:rsidR="000C7DE2">
        <w:t>: “Blessed is he who considers the poor and needy”</w:t>
      </w:r>
      <w:r>
        <w:fldChar w:fldCharType="end"/>
      </w:r>
      <w:r w:rsidR="00075EAD">
        <w:tab/>
      </w:r>
      <w:r w:rsidR="003A78C2">
        <w:fldChar w:fldCharType="begin"/>
      </w:r>
      <w:r w:rsidR="00075EAD">
        <w:instrText xml:space="preserve"> PAGEREF _Ref412110829 \h </w:instrText>
      </w:r>
      <w:r w:rsidR="003A78C2">
        <w:fldChar w:fldCharType="separate"/>
      </w:r>
      <w:r w:rsidR="000C7DE2">
        <w:rPr>
          <w:noProof/>
        </w:rPr>
        <w:t>145</w:t>
      </w:r>
      <w:r w:rsidR="003A78C2">
        <w:fldChar w:fldCharType="end"/>
      </w:r>
    </w:p>
    <w:p w14:paraId="1B629A7D" w14:textId="205F4986" w:rsidR="00075EAD" w:rsidRDefault="001744DD" w:rsidP="00075EAD">
      <w:pPr>
        <w:pStyle w:val="EngHang"/>
        <w:tabs>
          <w:tab w:val="left" w:leader="dot" w:pos="8280"/>
        </w:tabs>
      </w:pPr>
      <w:r>
        <w:fldChar w:fldCharType="begin"/>
      </w:r>
      <w:r>
        <w:instrText xml:space="preserve"> REF _Ref412026139 \h  \* MERGEFORMAT </w:instrText>
      </w:r>
      <w:r>
        <w:fldChar w:fldCharType="separate"/>
      </w:r>
      <w:r w:rsidR="000C7DE2">
        <w:t>Psalm</w:t>
      </w:r>
      <w:r w:rsidR="000C7DE2" w:rsidRPr="00AB1781">
        <w:t xml:space="preserve"> 42</w:t>
      </w:r>
      <w:r w:rsidR="000C7DE2">
        <w:t>: “Judge me, O God, and defend my cause”</w:t>
      </w:r>
      <w:r>
        <w:fldChar w:fldCharType="end"/>
      </w:r>
      <w:r w:rsidR="00075EAD">
        <w:tab/>
      </w:r>
      <w:r w:rsidR="003A78C2">
        <w:fldChar w:fldCharType="begin"/>
      </w:r>
      <w:r w:rsidR="00075EAD">
        <w:instrText xml:space="preserve"> PAGEREF _Ref412026139 \h </w:instrText>
      </w:r>
      <w:r w:rsidR="003A78C2">
        <w:fldChar w:fldCharType="separate"/>
      </w:r>
      <w:r w:rsidR="000C7DE2">
        <w:rPr>
          <w:noProof/>
        </w:rPr>
        <w:t>147</w:t>
      </w:r>
      <w:r w:rsidR="003A78C2">
        <w:fldChar w:fldCharType="end"/>
      </w:r>
    </w:p>
    <w:p w14:paraId="30CD8108" w14:textId="664C66FE" w:rsidR="00075EAD" w:rsidRDefault="001744DD" w:rsidP="00075EAD">
      <w:pPr>
        <w:pStyle w:val="EngHang"/>
        <w:tabs>
          <w:tab w:val="left" w:leader="dot" w:pos="8280"/>
        </w:tabs>
      </w:pPr>
      <w:r>
        <w:fldChar w:fldCharType="begin"/>
      </w:r>
      <w:r>
        <w:instrText xml:space="preserve"> REF _Ref412110857 \h  \* MERGEFORMAT </w:instrText>
      </w:r>
      <w:r>
        <w:fldChar w:fldCharType="separate"/>
      </w:r>
      <w:r w:rsidR="000C7DE2">
        <w:t>Psalm</w:t>
      </w:r>
      <w:r w:rsidR="000C7DE2" w:rsidRPr="00AB1781">
        <w:t xml:space="preserve"> 44</w:t>
      </w:r>
      <w:r w:rsidR="000C7DE2">
        <w:t>: “My heart erupted with a good word”</w:t>
      </w:r>
      <w:r>
        <w:fldChar w:fldCharType="end"/>
      </w:r>
      <w:r w:rsidR="00075EAD">
        <w:tab/>
      </w:r>
      <w:r w:rsidR="003A78C2">
        <w:fldChar w:fldCharType="begin"/>
      </w:r>
      <w:r w:rsidR="00075EAD">
        <w:instrText xml:space="preserve"> PAGEREF _Ref412110857 \h </w:instrText>
      </w:r>
      <w:r w:rsidR="003A78C2">
        <w:fldChar w:fldCharType="separate"/>
      </w:r>
      <w:r w:rsidR="000C7DE2">
        <w:rPr>
          <w:noProof/>
        </w:rPr>
        <w:t>151</w:t>
      </w:r>
      <w:r w:rsidR="003A78C2">
        <w:fldChar w:fldCharType="end"/>
      </w:r>
    </w:p>
    <w:p w14:paraId="56DBDEA8" w14:textId="19F8BC1C" w:rsidR="00075EAD" w:rsidRDefault="001744DD" w:rsidP="00075EAD">
      <w:pPr>
        <w:pStyle w:val="EngHang"/>
        <w:tabs>
          <w:tab w:val="left" w:leader="dot" w:pos="8280"/>
        </w:tabs>
      </w:pPr>
      <w:r>
        <w:fldChar w:fldCharType="begin"/>
      </w:r>
      <w:r>
        <w:instrText xml:space="preserve"> REF _Ref412110915 \h  \* MERGEFORMAT </w:instrText>
      </w:r>
      <w:r>
        <w:fldChar w:fldCharType="separate"/>
      </w:r>
      <w:r w:rsidR="000C7DE2">
        <w:t>Psalm</w:t>
      </w:r>
      <w:r w:rsidR="000C7DE2" w:rsidRPr="00AB1781">
        <w:t xml:space="preserve"> 45</w:t>
      </w:r>
      <w:r w:rsidR="000C7DE2">
        <w:t>: “God is our refuge and strength”</w:t>
      </w:r>
      <w:r>
        <w:fldChar w:fldCharType="end"/>
      </w:r>
      <w:r w:rsidR="00075EAD">
        <w:tab/>
      </w:r>
      <w:r w:rsidR="003A78C2">
        <w:fldChar w:fldCharType="begin"/>
      </w:r>
      <w:r w:rsidR="00075EAD">
        <w:instrText xml:space="preserve"> PAGEREF _Ref412110915 \h </w:instrText>
      </w:r>
      <w:r w:rsidR="003A78C2">
        <w:fldChar w:fldCharType="separate"/>
      </w:r>
      <w:r w:rsidR="000C7DE2">
        <w:rPr>
          <w:noProof/>
        </w:rPr>
        <w:t>152</w:t>
      </w:r>
      <w:r w:rsidR="003A78C2">
        <w:fldChar w:fldCharType="end"/>
      </w:r>
    </w:p>
    <w:p w14:paraId="4BF9A933" w14:textId="5B3CF289" w:rsidR="00075EAD" w:rsidRDefault="001744DD" w:rsidP="00075EAD">
      <w:pPr>
        <w:pStyle w:val="EngHang"/>
        <w:tabs>
          <w:tab w:val="left" w:leader="dot" w:pos="8280"/>
        </w:tabs>
      </w:pPr>
      <w:r>
        <w:fldChar w:fldCharType="begin"/>
      </w:r>
      <w:r>
        <w:instrText xml:space="preserve"> REF _Ref412110929 \h  \* MERGEFORMAT </w:instrText>
      </w:r>
      <w:r>
        <w:fldChar w:fldCharType="separate"/>
      </w:r>
      <w:r w:rsidR="000C7DE2">
        <w:t>Psalm</w:t>
      </w:r>
      <w:r w:rsidR="000C7DE2" w:rsidRPr="00AB1781">
        <w:t xml:space="preserve"> 46</w:t>
      </w:r>
      <w:r w:rsidR="000C7DE2">
        <w:t>: “Clap your hands, all you nations”</w:t>
      </w:r>
      <w:r>
        <w:fldChar w:fldCharType="end"/>
      </w:r>
      <w:r w:rsidR="00075EAD">
        <w:tab/>
      </w:r>
      <w:r w:rsidR="003A78C2">
        <w:fldChar w:fldCharType="begin"/>
      </w:r>
      <w:r w:rsidR="00075EAD">
        <w:instrText xml:space="preserve"> PAGEREF _Ref412110929 \h </w:instrText>
      </w:r>
      <w:r w:rsidR="003A78C2">
        <w:fldChar w:fldCharType="separate"/>
      </w:r>
      <w:r w:rsidR="000C7DE2">
        <w:rPr>
          <w:noProof/>
        </w:rPr>
        <w:t>153</w:t>
      </w:r>
      <w:r w:rsidR="003A78C2">
        <w:fldChar w:fldCharType="end"/>
      </w:r>
    </w:p>
    <w:p w14:paraId="43DCDF05" w14:textId="77777777" w:rsidR="00075EAD" w:rsidRDefault="00F14AA6" w:rsidP="00075EAD">
      <w:pPr>
        <w:pStyle w:val="Heading5"/>
      </w:pPr>
      <w:bookmarkStart w:id="195" w:name="_Ref435800080"/>
      <w:r>
        <w:lastRenderedPageBreak/>
        <w:t>The Gospel from Saint John</w:t>
      </w:r>
      <w:r w:rsidR="009407CD">
        <w:t xml:space="preserve"> 14:26—</w:t>
      </w:r>
      <w:r w:rsidR="00075EAD">
        <w:t>15:3</w:t>
      </w:r>
      <w:bookmarkEnd w:id="195"/>
    </w:p>
    <w:p w14:paraId="0B64A653" w14:textId="77777777" w:rsidR="00075EAD" w:rsidRDefault="00595D0A" w:rsidP="00075EAD">
      <w:pPr>
        <w:pStyle w:val="Prose"/>
      </w:pPr>
      <w:r>
        <w:t>“</w:t>
      </w:r>
      <w:r w:rsidR="005D1244">
        <w:t>But the Paraclete</w:t>
      </w:r>
      <w:r w:rsidR="00075EAD">
        <w:t>—the Holy Spirit, whom the Father will send in my Name—He Him</w:t>
      </w:r>
      <w:r w:rsidR="005D1244">
        <w:t>self will teach you all things</w:t>
      </w:r>
      <w:r w:rsidR="00075EAD">
        <w:t xml:space="preserve"> and</w:t>
      </w:r>
      <w:r w:rsidR="005D1244">
        <w:t xml:space="preserve"> remind you of all that</w:t>
      </w:r>
      <w:r w:rsidR="00075EAD">
        <w:t xml:space="preserve"> I have said to you</w:t>
      </w:r>
      <w:r w:rsidR="001225FA">
        <w:t xml:space="preserve">. </w:t>
      </w:r>
    </w:p>
    <w:p w14:paraId="2F4D7A05" w14:textId="77777777" w:rsidR="00075EAD" w:rsidRDefault="005D1244" w:rsidP="00595D0A">
      <w:pPr>
        <w:pStyle w:val="Prose"/>
      </w:pPr>
      <w:r>
        <w:t>I leave My peace with you! My peace I give to you! I do not give to you as the world gives.</w:t>
      </w:r>
      <w:r w:rsidR="001225FA">
        <w:t xml:space="preserve"> </w:t>
      </w:r>
      <w:r w:rsidR="00595D0A">
        <w:t>Do not let</w:t>
      </w:r>
      <w:r w:rsidR="00075EAD">
        <w:t xml:space="preserve"> your heart </w:t>
      </w:r>
      <w:r w:rsidR="00595D0A">
        <w:t>be troubled</w:t>
      </w:r>
      <w:r w:rsidR="00075EAD">
        <w:t xml:space="preserve">, </w:t>
      </w:r>
      <w:r w:rsidR="00595D0A">
        <w:t>and do not</w:t>
      </w:r>
      <w:r w:rsidR="00075EAD">
        <w:t xml:space="preserve"> let it be </w:t>
      </w:r>
      <w:r w:rsidR="00595D0A">
        <w:t>afraid</w:t>
      </w:r>
      <w:r w:rsidR="001225FA">
        <w:t xml:space="preserve">. </w:t>
      </w:r>
      <w:r w:rsidR="00595D0A">
        <w:t>You</w:t>
      </w:r>
      <w:r w:rsidR="00075EAD">
        <w:t xml:space="preserve"> heard </w:t>
      </w:r>
      <w:r w:rsidR="00595D0A">
        <w:t>me say</w:t>
      </w:r>
      <w:r w:rsidR="00075EAD">
        <w:t xml:space="preserve"> to you, </w:t>
      </w:r>
      <w:r w:rsidR="00595D0A">
        <w:t>‘I am</w:t>
      </w:r>
      <w:r w:rsidR="00075EAD">
        <w:t xml:space="preserve"> go</w:t>
      </w:r>
      <w:r w:rsidR="00595D0A">
        <w:t>ing away</w:t>
      </w:r>
      <w:r w:rsidR="00075EAD">
        <w:t xml:space="preserve">, and </w:t>
      </w:r>
      <w:r w:rsidR="00595D0A">
        <w:t>I will return to</w:t>
      </w:r>
      <w:r w:rsidR="00075EAD">
        <w:t xml:space="preserve"> you.</w:t>
      </w:r>
      <w:r w:rsidR="00595D0A">
        <w:t>’</w:t>
      </w:r>
      <w:r w:rsidR="00075EAD">
        <w:t xml:space="preserve"> If you love</w:t>
      </w:r>
      <w:r w:rsidR="00595D0A">
        <w:t>d</w:t>
      </w:r>
      <w:r w:rsidR="00075EAD">
        <w:t xml:space="preserve"> me, you would </w:t>
      </w:r>
      <w:r w:rsidR="00595D0A">
        <w:t xml:space="preserve">have </w:t>
      </w:r>
      <w:r w:rsidR="00075EAD">
        <w:t>rejoice</w:t>
      </w:r>
      <w:r w:rsidR="00595D0A">
        <w:t>d</w:t>
      </w:r>
      <w:r w:rsidR="00075EAD">
        <w:t xml:space="preserve"> because </w:t>
      </w:r>
      <w:r w:rsidR="00595D0A">
        <w:t>I said ‘I will go to the Father;’</w:t>
      </w:r>
      <w:r w:rsidR="00075EAD">
        <w:t xml:space="preserve"> for my Father is greater than I</w:t>
      </w:r>
      <w:r w:rsidR="001225FA">
        <w:t xml:space="preserve">. </w:t>
      </w:r>
      <w:r w:rsidR="00595D0A">
        <w:t>N</w:t>
      </w:r>
      <w:r w:rsidR="00075EAD">
        <w:t xml:space="preserve">ow I have told you before it happens, </w:t>
      </w:r>
      <w:r w:rsidR="00595D0A">
        <w:t>so that</w:t>
      </w:r>
      <w:r w:rsidR="00075EAD">
        <w:t xml:space="preserve"> </w:t>
      </w:r>
      <w:r w:rsidR="00595D0A">
        <w:t xml:space="preserve">when </w:t>
      </w:r>
      <w:r w:rsidR="00075EAD">
        <w:t>it happen</w:t>
      </w:r>
      <w:r w:rsidR="00595D0A">
        <w:t>s</w:t>
      </w:r>
      <w:r w:rsidR="00075EAD">
        <w:t>, you may believe.</w:t>
      </w:r>
    </w:p>
    <w:p w14:paraId="4A4EF0AD" w14:textId="77777777" w:rsidR="00075EAD" w:rsidRDefault="00595D0A" w:rsidP="00075EAD">
      <w:pPr>
        <w:pStyle w:val="Prose"/>
      </w:pPr>
      <w:r>
        <w:t>I will not speak with you much longer,</w:t>
      </w:r>
      <w:r w:rsidR="00075EAD">
        <w:t xml:space="preserve"> for the ruler of this world </w:t>
      </w:r>
      <w:r>
        <w:t>is coming</w:t>
      </w:r>
      <w:r w:rsidR="00075EAD">
        <w:t>, and he has nothing in Me</w:t>
      </w:r>
      <w:r w:rsidR="001225FA">
        <w:t xml:space="preserve">. </w:t>
      </w:r>
      <w:r w:rsidR="00075EAD">
        <w:t>But that the world</w:t>
      </w:r>
      <w:r>
        <w:t xml:space="preserve"> may know that I love My Father,</w:t>
      </w:r>
      <w:r w:rsidR="00075EAD">
        <w:t xml:space="preserve"> </w:t>
      </w:r>
      <w:r>
        <w:t>I do exactly as My Father has commanded me. Arise, let us be on our way!”</w:t>
      </w:r>
    </w:p>
    <w:p w14:paraId="5173F50A" w14:textId="77777777" w:rsidR="00075EAD" w:rsidRDefault="00595D0A" w:rsidP="00595D0A">
      <w:pPr>
        <w:pStyle w:val="Prose"/>
      </w:pPr>
      <w:r>
        <w:t>“</w:t>
      </w:r>
      <w:r w:rsidR="00075EAD">
        <w:t xml:space="preserve">I am the True </w:t>
      </w:r>
      <w:r>
        <w:t>Vine, and my Father is the vine</w:t>
      </w:r>
      <w:r w:rsidR="00075EAD">
        <w:t>dresser</w:t>
      </w:r>
      <w:r w:rsidR="001225FA">
        <w:t xml:space="preserve">. </w:t>
      </w:r>
      <w:r w:rsidR="00075EAD">
        <w:t xml:space="preserve">Every branch in me </w:t>
      </w:r>
      <w:r>
        <w:t>that does</w:t>
      </w:r>
      <w:r w:rsidR="00075EAD">
        <w:t xml:space="preserve"> not </w:t>
      </w:r>
      <w:r>
        <w:t>bear</w:t>
      </w:r>
      <w:r w:rsidR="00075EAD">
        <w:t xml:space="preserve"> fruit</w:t>
      </w:r>
      <w:r>
        <w:t>,</w:t>
      </w:r>
      <w:r w:rsidR="00075EAD">
        <w:t xml:space="preserve"> He </w:t>
      </w:r>
      <w:r>
        <w:t>cuts off;</w:t>
      </w:r>
      <w:r w:rsidR="00075EAD">
        <w:t xml:space="preserve"> and every </w:t>
      </w:r>
      <w:r>
        <w:t>branch</w:t>
      </w:r>
      <w:r w:rsidR="00075EAD">
        <w:t xml:space="preserve"> </w:t>
      </w:r>
      <w:r>
        <w:t>that</w:t>
      </w:r>
      <w:r w:rsidR="00075EAD">
        <w:t xml:space="preserve"> </w:t>
      </w:r>
      <w:r>
        <w:t>bears</w:t>
      </w:r>
      <w:r w:rsidR="00075EAD">
        <w:t xml:space="preserve"> fruit, He </w:t>
      </w:r>
      <w:r>
        <w:t>prunes</w:t>
      </w:r>
      <w:r w:rsidR="00075EAD">
        <w:t xml:space="preserve">, so that it may </w:t>
      </w:r>
      <w:r>
        <w:t>bear</w:t>
      </w:r>
      <w:r w:rsidR="00075EAD">
        <w:t xml:space="preserve"> more fruit</w:t>
      </w:r>
      <w:r w:rsidR="001225FA">
        <w:t xml:space="preserve">. </w:t>
      </w:r>
      <w:r>
        <w:t xml:space="preserve">You </w:t>
      </w:r>
      <w:r w:rsidR="00075EAD">
        <w:t xml:space="preserve">have </w:t>
      </w:r>
      <w:r>
        <w:t xml:space="preserve">already </w:t>
      </w:r>
      <w:r w:rsidR="00075EAD">
        <w:t xml:space="preserve">been </w:t>
      </w:r>
      <w:r>
        <w:t>cleansed</w:t>
      </w:r>
      <w:r w:rsidR="00075EAD">
        <w:t xml:space="preserve"> </w:t>
      </w:r>
      <w:r>
        <w:t>by</w:t>
      </w:r>
      <w:r w:rsidR="00075EAD">
        <w:t xml:space="preserve"> the word </w:t>
      </w:r>
      <w:r>
        <w:t xml:space="preserve">that I have spoken </w:t>
      </w:r>
      <w:r w:rsidR="00075EAD">
        <w:t>to you</w:t>
      </w:r>
      <w:r w:rsidR="001225FA">
        <w:t xml:space="preserve">. </w:t>
      </w:r>
      <w:r>
        <w:t>Abide</w:t>
      </w:r>
      <w:r w:rsidR="00075EAD">
        <w:t xml:space="preserve"> in me, and I in you.</w:t>
      </w:r>
      <w:r>
        <w:t>”</w:t>
      </w:r>
      <w:r w:rsidR="00075EAD">
        <w:t xml:space="preserve"> </w:t>
      </w:r>
      <w:r w:rsidR="00075EAD" w:rsidRPr="00075EAD">
        <w:rPr>
          <w:i/>
        </w:rPr>
        <w:t>Glory be to God forever.</w:t>
      </w:r>
    </w:p>
    <w:p w14:paraId="688C5274" w14:textId="77777777" w:rsidR="00075EAD" w:rsidRDefault="00075EAD" w:rsidP="00075EAD">
      <w:pPr>
        <w:pStyle w:val="Rubric"/>
      </w:pPr>
      <w:r>
        <w:t>Then shall these Troparia be said,</w:t>
      </w:r>
    </w:p>
    <w:p w14:paraId="6A441377" w14:textId="6F88DCE7" w:rsidR="00075EAD" w:rsidRDefault="00163DA5" w:rsidP="00075EAD">
      <w:pPr>
        <w:pStyle w:val="Prose"/>
      </w:pPr>
      <w:r>
        <w:t>Do not</w:t>
      </w:r>
      <w:r w:rsidR="00595D0A">
        <w:t xml:space="preserve"> take </w:t>
      </w:r>
      <w:r>
        <w:t>You Holy Spirit away from us</w:t>
      </w:r>
      <w:r w:rsidR="00075EAD">
        <w:t xml:space="preserve">, O Lord, Whom </w:t>
      </w:r>
      <w:r w:rsidR="001040C8">
        <w:t>You</w:t>
      </w:r>
      <w:r w:rsidR="00075EAD">
        <w:t xml:space="preserve"> </w:t>
      </w:r>
      <w:r w:rsidR="00556387">
        <w:t>have</w:t>
      </w:r>
      <w:r w:rsidR="00075EAD">
        <w:t xml:space="preserve"> sent forth upon </w:t>
      </w:r>
      <w:r w:rsidR="001040C8">
        <w:t>Your</w:t>
      </w:r>
      <w:r w:rsidR="00075EAD">
        <w:t xml:space="preserve"> holy disciples and the honoura</w:t>
      </w:r>
      <w:r w:rsidR="00595D0A">
        <w:t>ble Apostles at the third hour</w:t>
      </w:r>
      <w:r w:rsidR="00075EAD">
        <w:t>, O Good One, but renew Him within us</w:t>
      </w:r>
      <w:r w:rsidR="001225FA">
        <w:t xml:space="preserve">. </w:t>
      </w:r>
      <w:r w:rsidR="00595D0A">
        <w:t xml:space="preserve">You </w:t>
      </w:r>
      <w:r>
        <w:t>will</w:t>
      </w:r>
      <w:r w:rsidR="00595D0A">
        <w:t xml:space="preserve"> create a</w:t>
      </w:r>
      <w:r w:rsidR="00075EAD">
        <w:t xml:space="preserve"> pure heart in m</w:t>
      </w:r>
      <w:r w:rsidR="00AF1044">
        <w:t>e, O God,</w:t>
      </w:r>
      <w:r w:rsidR="00075EAD">
        <w:t xml:space="preserve"> and </w:t>
      </w:r>
      <w:r w:rsidR="00595D0A">
        <w:t xml:space="preserve">renew </w:t>
      </w:r>
      <w:r w:rsidR="00075EAD">
        <w:t>an upright spirit within me</w:t>
      </w:r>
      <w:r w:rsidR="001225FA">
        <w:t xml:space="preserve">. </w:t>
      </w:r>
      <w:r w:rsidR="00595D0A">
        <w:t>Do not c</w:t>
      </w:r>
      <w:r w:rsidR="00075EAD">
        <w:t xml:space="preserve">ast me away from </w:t>
      </w:r>
      <w:r w:rsidR="00E570CB">
        <w:t>Your</w:t>
      </w:r>
      <w:r w:rsidR="00AF1044">
        <w:t xml:space="preserve"> face,</w:t>
      </w:r>
      <w:r w:rsidR="00075EAD">
        <w:t xml:space="preserve"> and</w:t>
      </w:r>
      <w:r w:rsidR="00595D0A">
        <w:t xml:space="preserve"> do not take</w:t>
      </w:r>
      <w:r w:rsidR="00075EAD">
        <w:t xml:space="preserve"> </w:t>
      </w:r>
      <w:r w:rsidR="001040C8">
        <w:t>Your</w:t>
      </w:r>
      <w:r w:rsidR="00075EAD">
        <w:t xml:space="preserve"> Holy Spirit from me.</w:t>
      </w:r>
    </w:p>
    <w:p w14:paraId="50ABA893" w14:textId="77777777" w:rsidR="00595D0A" w:rsidRPr="004E1800" w:rsidRDefault="00595D0A" w:rsidP="00595D0A">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646F0244" w14:textId="463F6561" w:rsidR="00075EAD" w:rsidRDefault="00075EAD" w:rsidP="00075EAD">
      <w:pPr>
        <w:pStyle w:val="Prose"/>
      </w:pPr>
      <w:r>
        <w:t xml:space="preserve">O Lord, who sent forth </w:t>
      </w:r>
      <w:r w:rsidR="001040C8">
        <w:t>Your</w:t>
      </w:r>
      <w:r>
        <w:t xml:space="preserve"> Holy Spirit upon </w:t>
      </w:r>
      <w:r w:rsidR="001040C8">
        <w:t>Your</w:t>
      </w:r>
      <w:r>
        <w:t xml:space="preserve"> holy disciples and the honourable Apostles at the third hour, </w:t>
      </w:r>
      <w:r w:rsidR="009407CD">
        <w:t>do not take Him</w:t>
      </w:r>
      <w:r>
        <w:t xml:space="preserve"> way from us, O Good One, but we ask </w:t>
      </w:r>
      <w:r w:rsidR="001040C8">
        <w:t>You</w:t>
      </w:r>
      <w:r>
        <w:t xml:space="preserve"> to renew Him within us, O our Lord Jesus Christ, the Son of God, the Logos: an upright and life giving Spirit, a prophetic and re</w:t>
      </w:r>
      <w:r w:rsidR="00AF1044">
        <w:t>verent Spirit,</w:t>
      </w:r>
      <w:r w:rsidR="009407CD">
        <w:t xml:space="preserve"> a sanctifying,</w:t>
      </w:r>
      <w:r>
        <w:t xml:space="preserve"> righteous</w:t>
      </w:r>
      <w:r w:rsidR="009407CD">
        <w:t>,</w:t>
      </w:r>
      <w:r>
        <w:t xml:space="preserve"> and governing S</w:t>
      </w:r>
      <w:r w:rsidR="009407CD">
        <w:t>pirit, Who has power over every</w:t>
      </w:r>
      <w:r>
        <w:t>thing</w:t>
      </w:r>
      <w:r w:rsidR="001225FA">
        <w:t xml:space="preserve">. </w:t>
      </w:r>
      <w:r>
        <w:t xml:space="preserve">For </w:t>
      </w:r>
      <w:r w:rsidR="001040C8">
        <w:t>You</w:t>
      </w:r>
      <w:r>
        <w:t xml:space="preserve"> </w:t>
      </w:r>
      <w:r w:rsidR="00C104A1">
        <w:t>are</w:t>
      </w:r>
      <w:r>
        <w:t xml:space="preserve"> </w:t>
      </w:r>
      <w:r w:rsidR="009407CD">
        <w:t>the One</w:t>
      </w:r>
      <w:r>
        <w:t xml:space="preserve"> enlightens our souls, Who enlightens every man who comes into the world. Have mercy upon us. </w:t>
      </w:r>
    </w:p>
    <w:p w14:paraId="11B6D601" w14:textId="77777777" w:rsidR="00595D0A" w:rsidRPr="000D0A3F" w:rsidRDefault="00595D0A" w:rsidP="00595D0A">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E3C9C09" w14:textId="77777777" w:rsidR="00075EAD" w:rsidRDefault="00075EAD" w:rsidP="00075EAD">
      <w:pPr>
        <w:pStyle w:val="Prose"/>
      </w:pPr>
      <w:r>
        <w:t xml:space="preserve">O </w:t>
      </w:r>
      <w:r w:rsidR="009407CD">
        <w:t>Theotokos, you are the True Vine</w:t>
      </w:r>
      <w:r>
        <w:t xml:space="preserve"> who has born the cluster of life</w:t>
      </w:r>
      <w:r w:rsidR="001225FA">
        <w:t xml:space="preserve">. </w:t>
      </w:r>
      <w:r>
        <w:t>We ask you, O full of grace, together with the Apostles, concerning the salvation of our souls</w:t>
      </w:r>
      <w:r w:rsidR="001225FA">
        <w:t xml:space="preserve">. </w:t>
      </w:r>
      <w:r>
        <w:t>Blessed be the Lord our God</w:t>
      </w:r>
      <w:r w:rsidR="001225FA">
        <w:t xml:space="preserve">. </w:t>
      </w:r>
      <w:r>
        <w:t xml:space="preserve">Blessed be the Lord day by day. The God of our salvation shall prepare our way for us. </w:t>
      </w:r>
    </w:p>
    <w:p w14:paraId="663ADD88" w14:textId="77777777" w:rsidR="009407CD" w:rsidRPr="000D0A3F" w:rsidRDefault="009407CD" w:rsidP="009407CD">
      <w:pPr>
        <w:pStyle w:val="CopticHangingVerse"/>
      </w:pPr>
      <w:r>
        <w:rPr>
          <w:smallCaps/>
        </w:rPr>
        <w:lastRenderedPageBreak/>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B51A98E" w14:textId="77777777" w:rsidR="00C241B0" w:rsidRDefault="00C241B0" w:rsidP="00C241B0">
      <w:pPr>
        <w:pStyle w:val="Rubric"/>
      </w:pPr>
      <w:r>
        <w:t>The earlier rite is to here say the Trisagion, then "Our Father...", then</w:t>
      </w:r>
    </w:p>
    <w:p w14:paraId="06E2B628" w14:textId="77777777" w:rsidR="00075EAD" w:rsidRDefault="00075EAD" w:rsidP="00075EAD">
      <w:pPr>
        <w:pStyle w:val="Prose"/>
      </w:pPr>
      <w:r>
        <w:t xml:space="preserve">O Heavenly King, the Paraclete, the Spirit of Truth, who </w:t>
      </w:r>
      <w:r w:rsidR="00C104A1">
        <w:t>is</w:t>
      </w:r>
      <w:r>
        <w:t xml:space="preserve"> in every place and Who fills all; the Treasure of the good and the Giver of Life, graciously come and be in us, and cleanse us from every blemish, O Good One, and save our souls.</w:t>
      </w:r>
    </w:p>
    <w:p w14:paraId="4272E2E4" w14:textId="77777777" w:rsidR="009407CD" w:rsidRPr="004E1800" w:rsidRDefault="009407CD" w:rsidP="009407CD">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C770DCF" w14:textId="77777777" w:rsidR="00075EAD" w:rsidRDefault="00075EAD" w:rsidP="00075EAD">
      <w:pPr>
        <w:pStyle w:val="Prose"/>
      </w:pPr>
      <w:r>
        <w:t xml:space="preserve">As </w:t>
      </w:r>
      <w:r w:rsidR="001040C8">
        <w:t>You</w:t>
      </w:r>
      <w:r>
        <w:t xml:space="preserve"> </w:t>
      </w:r>
      <w:r w:rsidR="00556387">
        <w:t>were</w:t>
      </w:r>
      <w:r>
        <w:t xml:space="preserve"> with </w:t>
      </w:r>
      <w:r w:rsidR="00E570CB">
        <w:t>Your</w:t>
      </w:r>
      <w:r>
        <w:t xml:space="preserve"> </w:t>
      </w:r>
      <w:r w:rsidR="009407CD">
        <w:t>disciples, O Saviour, and gave</w:t>
      </w:r>
      <w:r>
        <w:t xml:space="preserve"> them peace, come also and be with us; save us and deliver our souls.</w:t>
      </w:r>
    </w:p>
    <w:p w14:paraId="0E5994E5" w14:textId="77777777" w:rsidR="009407CD" w:rsidRPr="000D0A3F" w:rsidRDefault="009407CD" w:rsidP="009407CD">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1DB1CEBD" w14:textId="77777777" w:rsidR="00075EAD" w:rsidRDefault="00075EAD" w:rsidP="00075EAD">
      <w:pPr>
        <w:pStyle w:val="Prose"/>
      </w:pPr>
      <w:r>
        <w:t xml:space="preserve"> If we stand in </w:t>
      </w:r>
      <w:r w:rsidR="001040C8">
        <w:t>Your</w:t>
      </w:r>
      <w:r>
        <w:t xml:space="preserve"> holy temple, we count ourselves as those who stand in heaven</w:t>
      </w:r>
      <w:r w:rsidR="001225FA">
        <w:t xml:space="preserve">. </w:t>
      </w:r>
      <w:r>
        <w:t xml:space="preserve">O </w:t>
      </w:r>
      <w:r w:rsidR="009407CD">
        <w:t>Theotokos</w:t>
      </w:r>
      <w:r>
        <w:t>, you are the gate of heaven; open to us the door of mercy.</w:t>
      </w:r>
    </w:p>
    <w:p w14:paraId="4954EF51" w14:textId="1B4264E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1"/>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5A6DDB47" w14:textId="77777777" w:rsidR="00075EAD" w:rsidRDefault="00075EAD" w:rsidP="00075EAD">
      <w:pPr>
        <w:pStyle w:val="Prose"/>
      </w:pPr>
      <w:r>
        <w:t xml:space="preserve">O God of all compassion and Lord of all comfort, Who has comforted us at all times with the comfort of </w:t>
      </w:r>
      <w:r w:rsidR="001040C8">
        <w:t>Your</w:t>
      </w:r>
      <w:r>
        <w:t xml:space="preserve"> Holy Spirit, we give thanks to </w:t>
      </w:r>
      <w:r w:rsidR="001040C8">
        <w:t>You</w:t>
      </w:r>
      <w:r>
        <w:t xml:space="preserve"> that </w:t>
      </w:r>
      <w:r w:rsidR="001040C8">
        <w:t>You</w:t>
      </w:r>
      <w:r>
        <w:t xml:space="preserve"> </w:t>
      </w:r>
      <w:r w:rsidR="00556387">
        <w:t>have</w:t>
      </w:r>
      <w:r>
        <w:t xml:space="preserve"> made us to stand for prayer at this holy hour in which </w:t>
      </w:r>
      <w:r w:rsidR="001040C8">
        <w:t>You</w:t>
      </w:r>
      <w:r>
        <w:t xml:space="preserve"> pour</w:t>
      </w:r>
      <w:r w:rsidR="009407CD">
        <w:t>ed</w:t>
      </w:r>
      <w:r>
        <w:t xml:space="preserve"> forth the grace of </w:t>
      </w:r>
      <w:r w:rsidR="001040C8">
        <w:t>Your</w:t>
      </w:r>
      <w:r>
        <w:t xml:space="preserve"> Holy Spirit in abun</w:t>
      </w:r>
      <w:r w:rsidR="009407CD">
        <w:t>dance</w:t>
      </w:r>
      <w:r>
        <w:t xml:space="preserve"> upon </w:t>
      </w:r>
      <w:r w:rsidR="001040C8">
        <w:t>Your</w:t>
      </w:r>
      <w:r w:rsidR="00871D97">
        <w:t xml:space="preserve"> own holy dis</w:t>
      </w:r>
      <w:r>
        <w:t>ciples and honourable and blessed Apostles, in the likeness of tongues of fire.</w:t>
      </w:r>
    </w:p>
    <w:p w14:paraId="43821F5D" w14:textId="77777777" w:rsidR="00075EAD" w:rsidRDefault="00075EAD" w:rsidP="00075EAD">
      <w:pPr>
        <w:pStyle w:val="Prose"/>
      </w:pPr>
      <w:r>
        <w:t xml:space="preserve">We ask and entreat </w:t>
      </w:r>
      <w:r w:rsidR="001040C8">
        <w:t>You</w:t>
      </w:r>
      <w:r>
        <w:t xml:space="preserve">, O Lover of mankind: receive our prayers, and send down upon us the grace of </w:t>
      </w:r>
      <w:r w:rsidR="001040C8">
        <w:t>Your</w:t>
      </w:r>
      <w:r>
        <w:t xml:space="preserve"> Holy Spirit</w:t>
      </w:r>
      <w:r w:rsidR="001225FA">
        <w:t xml:space="preserve">. </w:t>
      </w:r>
      <w:r>
        <w:t xml:space="preserve">Cleanse us from all stain of body and spirit, and translate us into a spiritual state, that we may walk in the Spirit and not </w:t>
      </w:r>
      <w:r w:rsidR="009407CD">
        <w:t>fulfil</w:t>
      </w:r>
      <w:r>
        <w:t xml:space="preserve"> the desire of the flesh</w:t>
      </w:r>
      <w:r w:rsidR="001225FA">
        <w:t xml:space="preserve">. </w:t>
      </w:r>
      <w:r w:rsidR="009407CD">
        <w:t>M</w:t>
      </w:r>
      <w:r>
        <w:t xml:space="preserve">ake us worthy to serve </w:t>
      </w:r>
      <w:r w:rsidR="001040C8">
        <w:t>You</w:t>
      </w:r>
      <w:r>
        <w:t xml:space="preserve"> in purity and righteousness all the days of our life</w:t>
      </w:r>
      <w:r w:rsidR="001225FA">
        <w:t xml:space="preserve">. </w:t>
      </w:r>
      <w:r>
        <w:t xml:space="preserve">For to </w:t>
      </w:r>
      <w:r w:rsidR="001040C8">
        <w:t>You</w:t>
      </w:r>
      <w:r>
        <w:t xml:space="preserve"> are due the glory, the honour and the might, with </w:t>
      </w:r>
      <w:r w:rsidR="00E570CB">
        <w:t>Your</w:t>
      </w:r>
      <w:r>
        <w:t xml:space="preserve"> Good Father and the Holy Spirit</w:t>
      </w:r>
      <w:r w:rsidR="001225FA">
        <w:t xml:space="preserve">. </w:t>
      </w:r>
      <w:r>
        <w:t>Now and ever, and unto the ages of ages</w:t>
      </w:r>
      <w:r w:rsidR="001225FA">
        <w:t xml:space="preserve">. </w:t>
      </w:r>
      <w:r>
        <w:t>Amen.</w:t>
      </w:r>
    </w:p>
    <w:p w14:paraId="71FA1430" w14:textId="3467A91D" w:rsidR="00075EAD" w:rsidRPr="00075EAD" w:rsidRDefault="00075EAD" w:rsidP="00075EAD">
      <w:pPr>
        <w:pStyle w:val="Rubric"/>
        <w:rPr>
          <w:lang w:val="en-GB"/>
        </w:rPr>
      </w:pPr>
      <w:r w:rsidRPr="001A4291">
        <w:rPr>
          <w:lang w:val="en-GB"/>
        </w:rPr>
        <w:t xml:space="preserve">Then </w:t>
      </w:r>
      <w:r w:rsidR="00AF1044">
        <w:rPr>
          <w:lang w:val="en-GB"/>
        </w:rPr>
        <w:t>“</w:t>
      </w:r>
      <w:r w:rsidRPr="001A4291">
        <w:rPr>
          <w:lang w:val="en-GB"/>
        </w:rPr>
        <w:t>T</w:t>
      </w:r>
      <w:r w:rsidR="00AF1044">
        <w:rPr>
          <w:lang w:val="en-GB"/>
        </w:rPr>
        <w:t>he Prayer of the hours” is said</w:t>
      </w:r>
      <w:r>
        <w:rPr>
          <w:lang w:val="en-GB"/>
        </w:rPr>
        <w:t xml:space="preserve">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21E57ABD" w14:textId="77777777" w:rsidR="00495F1A" w:rsidRDefault="00495F1A" w:rsidP="00495F1A">
      <w:pPr>
        <w:pStyle w:val="Heading2"/>
      </w:pPr>
      <w:bookmarkStart w:id="196" w:name="_Toc410196191"/>
      <w:bookmarkStart w:id="197" w:name="_Toc410196433"/>
      <w:bookmarkStart w:id="198" w:name="_Toc410196935"/>
      <w:bookmarkStart w:id="199" w:name="_Toc448696624"/>
      <w:r>
        <w:lastRenderedPageBreak/>
        <w:t>Noon (The Sixth Hour)</w:t>
      </w:r>
      <w:bookmarkEnd w:id="196"/>
      <w:bookmarkEnd w:id="197"/>
      <w:bookmarkEnd w:id="198"/>
      <w:bookmarkEnd w:id="199"/>
    </w:p>
    <w:p w14:paraId="7BA25D87" w14:textId="77777777" w:rsidR="00495F1A" w:rsidRDefault="00495F1A" w:rsidP="00495F1A">
      <w:pPr>
        <w:pStyle w:val="Heading3"/>
      </w:pPr>
      <w:bookmarkStart w:id="200" w:name="_Toc410196192"/>
      <w:bookmarkStart w:id="201" w:name="_Toc410196434"/>
      <w:bookmarkStart w:id="202" w:name="_Toc410196936"/>
      <w:bookmarkStart w:id="203" w:name="_Ref435434365"/>
      <w:bookmarkStart w:id="204" w:name="_Ref435434371"/>
      <w:r>
        <w:t>The Psalms of the Sixth Hour</w:t>
      </w:r>
      <w:bookmarkEnd w:id="200"/>
      <w:bookmarkEnd w:id="201"/>
      <w:bookmarkEnd w:id="202"/>
      <w:bookmarkEnd w:id="203"/>
      <w:bookmarkEnd w:id="204"/>
    </w:p>
    <w:p w14:paraId="1EEAFF14" w14:textId="77777777" w:rsidR="00075EAD" w:rsidRDefault="00075EAD" w:rsidP="00075EAD">
      <w:pPr>
        <w:pStyle w:val="Rubric"/>
        <w:rPr>
          <w:lang w:val="en-US"/>
        </w:rPr>
      </w:pPr>
      <w:r>
        <w:rPr>
          <w:lang w:val="en-US"/>
        </w:rPr>
        <w:t>The worshipper prays the introductory prayers,</w:t>
      </w:r>
    </w:p>
    <w:p w14:paraId="4D7B3DD3" w14:textId="77777777" w:rsidR="00FB6528" w:rsidRDefault="00FB6528" w:rsidP="00FB6528">
      <w:pPr>
        <w:pStyle w:val="Prose"/>
      </w:pPr>
      <w:r>
        <w:t>In the Name of the Father and the Son and the Holy Spirit, One God. Amen.</w:t>
      </w:r>
    </w:p>
    <w:p w14:paraId="0BFFB4E7" w14:textId="77777777" w:rsidR="00FB6528" w:rsidRDefault="00FB6528" w:rsidP="00FB6528">
      <w:pPr>
        <w:pStyle w:val="Prose"/>
      </w:pPr>
      <w:r>
        <w:t>Lord have mercy, Lord have mercy, Lord bless. Amen.</w:t>
      </w:r>
    </w:p>
    <w:p w14:paraId="6BCBAEF3" w14:textId="77777777" w:rsidR="00FB6528" w:rsidRDefault="00FB6528" w:rsidP="00FB6528">
      <w:pPr>
        <w:pStyle w:val="Prose"/>
      </w:pPr>
      <w:r>
        <w:t>Glory be to the Father and to the Son and to the Holy Spirit, both now, and always, and unto the ages of ages. Amen.</w:t>
      </w:r>
    </w:p>
    <w:p w14:paraId="0003807D" w14:textId="77777777" w:rsidR="00FB6528" w:rsidRDefault="00FB6528" w:rsidP="00FB6528">
      <w:pPr>
        <w:pStyle w:val="Prose"/>
      </w:pPr>
      <w:r>
        <w:t>Make us worthy to say thankfully,</w:t>
      </w:r>
    </w:p>
    <w:p w14:paraId="30BC93B4" w14:textId="77777777" w:rsidR="00FB6528" w:rsidRDefault="00FB6528" w:rsidP="00075EAD">
      <w:pPr>
        <w:pStyle w:val="Prose"/>
        <w:tabs>
          <w:tab w:val="left" w:pos="8280"/>
        </w:tabs>
      </w:pPr>
    </w:p>
    <w:p w14:paraId="38485FA2" w14:textId="4A358D7D"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4B899AA0" w14:textId="30675AC8"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78FDBE9E" w14:textId="34880C52"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3986B314" w14:textId="77777777" w:rsidR="00075EAD" w:rsidRDefault="00075EAD" w:rsidP="00075EAD">
      <w:pPr>
        <w:pStyle w:val="Rubric"/>
        <w:rPr>
          <w:lang w:val="en-US"/>
        </w:rPr>
      </w:pPr>
      <w:r>
        <w:rPr>
          <w:lang w:val="en-US"/>
        </w:rPr>
        <w:t>Then shall be said,</w:t>
      </w:r>
    </w:p>
    <w:p w14:paraId="7F90CD85" w14:textId="77777777" w:rsidR="00075EAD" w:rsidRDefault="00075EAD" w:rsidP="00075EAD">
      <w:pPr>
        <w:pStyle w:val="Prose"/>
      </w:pPr>
      <w:r>
        <w:t>The hymn of th</w:t>
      </w:r>
      <w:r w:rsidR="009407CD">
        <w:t>e sixth hour of the blessed day,</w:t>
      </w:r>
      <w:r>
        <w:t xml:space="preserve"> I offe</w:t>
      </w:r>
      <w:r w:rsidR="009407CD">
        <w:t>r to Christ, my King and my God.</w:t>
      </w:r>
      <w:r>
        <w:t xml:space="preserve"> I will hope in Him that He may forgive me my sins.</w:t>
      </w:r>
    </w:p>
    <w:p w14:paraId="71295D8D" w14:textId="77777777" w:rsidR="009407CD" w:rsidRDefault="009407CD" w:rsidP="009407CD">
      <w:pPr>
        <w:pStyle w:val="Prose"/>
      </w:pPr>
      <w:r>
        <w:t>Of the Psalms of David the King and Prophet; may his blessing be upon us all. Amen.</w:t>
      </w:r>
    </w:p>
    <w:p w14:paraId="5AF6DC56" w14:textId="77777777" w:rsidR="00075EAD" w:rsidRDefault="00075EAD" w:rsidP="00075EAD">
      <w:pPr>
        <w:pStyle w:val="Heading5"/>
        <w:rPr>
          <w:lang w:val="en-GB"/>
        </w:rPr>
      </w:pPr>
      <w:bookmarkStart w:id="205" w:name="_Ref434576249"/>
      <w:r>
        <w:rPr>
          <w:lang w:val="en-GB"/>
        </w:rPr>
        <w:t>The Psalms</w:t>
      </w:r>
      <w:r w:rsidR="00F14AA6">
        <w:rPr>
          <w:lang w:val="en-GB"/>
        </w:rPr>
        <w:t xml:space="preserve"> of Noon (The Sixth Hour)</w:t>
      </w:r>
      <w:bookmarkEnd w:id="205"/>
    </w:p>
    <w:p w14:paraId="4B6FC1A8" w14:textId="09649F97" w:rsidR="00075EAD" w:rsidRDefault="001744DD" w:rsidP="00075EAD">
      <w:pPr>
        <w:pStyle w:val="EngHang"/>
        <w:tabs>
          <w:tab w:val="left" w:leader="dot" w:pos="8280"/>
        </w:tabs>
      </w:pPr>
      <w:r>
        <w:fldChar w:fldCharType="begin"/>
      </w:r>
      <w:r>
        <w:instrText xml:space="preserve"> REF _Ref412111187 \h  \* MERGEFORMAT </w:instrText>
      </w:r>
      <w:r>
        <w:fldChar w:fldCharType="separate"/>
      </w:r>
      <w:r w:rsidR="000C7DE2">
        <w:t>Psalm</w:t>
      </w:r>
      <w:r w:rsidR="000C7DE2" w:rsidRPr="00AB1781">
        <w:t xml:space="preserve"> 53</w:t>
      </w:r>
      <w:r w:rsidR="000C7DE2">
        <w:t>: “O God, save me in Your Name”</w:t>
      </w:r>
      <w:r>
        <w:fldChar w:fldCharType="end"/>
      </w:r>
      <w:r w:rsidR="00075EAD">
        <w:tab/>
      </w:r>
      <w:r w:rsidR="003A78C2">
        <w:fldChar w:fldCharType="begin"/>
      </w:r>
      <w:r w:rsidR="00075EAD">
        <w:instrText xml:space="preserve"> PAGEREF _Ref412111187 \h </w:instrText>
      </w:r>
      <w:r w:rsidR="003A78C2">
        <w:fldChar w:fldCharType="separate"/>
      </w:r>
      <w:r w:rsidR="000C7DE2">
        <w:rPr>
          <w:noProof/>
        </w:rPr>
        <w:t>163</w:t>
      </w:r>
      <w:r w:rsidR="003A78C2">
        <w:fldChar w:fldCharType="end"/>
      </w:r>
    </w:p>
    <w:p w14:paraId="196531E2" w14:textId="5E0E66B9" w:rsidR="00075EAD" w:rsidRDefault="001744DD" w:rsidP="00075EAD">
      <w:pPr>
        <w:pStyle w:val="EngHang"/>
        <w:tabs>
          <w:tab w:val="left" w:leader="dot" w:pos="8280"/>
        </w:tabs>
      </w:pPr>
      <w:r>
        <w:fldChar w:fldCharType="begin"/>
      </w:r>
      <w:r>
        <w:instrText xml:space="preserve"> REF _Ref412026190 \h  \* MERGEFORMAT </w:instrText>
      </w:r>
      <w:r>
        <w:fldChar w:fldCharType="separate"/>
      </w:r>
      <w:r w:rsidR="000C7DE2">
        <w:t>Psalm</w:t>
      </w:r>
      <w:r w:rsidR="000C7DE2" w:rsidRPr="00AB1781">
        <w:t xml:space="preserve"> 56</w:t>
      </w:r>
      <w:r w:rsidR="000C7DE2">
        <w:t>: “Have mercy on me, O God, have mercy on me”</w:t>
      </w:r>
      <w:r>
        <w:fldChar w:fldCharType="end"/>
      </w:r>
      <w:r w:rsidR="00075EAD">
        <w:tab/>
      </w:r>
      <w:r w:rsidR="003A78C2">
        <w:fldChar w:fldCharType="begin"/>
      </w:r>
      <w:r w:rsidR="00075EAD">
        <w:instrText xml:space="preserve"> PAGEREF _Ref412026190 \h </w:instrText>
      </w:r>
      <w:r w:rsidR="003A78C2">
        <w:fldChar w:fldCharType="separate"/>
      </w:r>
      <w:r w:rsidR="000C7DE2">
        <w:rPr>
          <w:noProof/>
        </w:rPr>
        <w:t>168</w:t>
      </w:r>
      <w:r w:rsidR="003A78C2">
        <w:fldChar w:fldCharType="end"/>
      </w:r>
    </w:p>
    <w:p w14:paraId="5A377B80" w14:textId="5A46257B" w:rsidR="00075EAD" w:rsidRDefault="001744DD" w:rsidP="00075EAD">
      <w:pPr>
        <w:pStyle w:val="EngHang"/>
        <w:tabs>
          <w:tab w:val="left" w:leader="dot" w:pos="8280"/>
        </w:tabs>
      </w:pPr>
      <w:r>
        <w:fldChar w:fldCharType="begin"/>
      </w:r>
      <w:r>
        <w:instrText xml:space="preserve"> REF _Ref412111219 \h  \* MERGEFORMAT </w:instrText>
      </w:r>
      <w:r>
        <w:fldChar w:fldCharType="separate"/>
      </w:r>
      <w:r w:rsidR="000C7DE2">
        <w:t>Psalm</w:t>
      </w:r>
      <w:r w:rsidR="000C7DE2" w:rsidRPr="00AB1781">
        <w:t xml:space="preserve"> 60</w:t>
      </w:r>
      <w:r w:rsidR="000C7DE2">
        <w:t>: “Hear my supplication, O God”</w:t>
      </w:r>
      <w:r>
        <w:fldChar w:fldCharType="end"/>
      </w:r>
      <w:r w:rsidR="00075EAD">
        <w:tab/>
      </w:r>
      <w:r w:rsidR="003A78C2">
        <w:fldChar w:fldCharType="begin"/>
      </w:r>
      <w:r w:rsidR="00075EAD">
        <w:instrText xml:space="preserve"> PAGEREF _Ref412111219 \h </w:instrText>
      </w:r>
      <w:r w:rsidR="003A78C2">
        <w:fldChar w:fldCharType="separate"/>
      </w:r>
      <w:r w:rsidR="000C7DE2">
        <w:rPr>
          <w:noProof/>
        </w:rPr>
        <w:t>173</w:t>
      </w:r>
      <w:r w:rsidR="003A78C2">
        <w:fldChar w:fldCharType="end"/>
      </w:r>
    </w:p>
    <w:p w14:paraId="1D89B385" w14:textId="1227DFEB" w:rsidR="00075EAD" w:rsidRDefault="001744DD" w:rsidP="00075EAD">
      <w:pPr>
        <w:pStyle w:val="EngHang"/>
        <w:tabs>
          <w:tab w:val="left" w:leader="dot" w:pos="8280"/>
        </w:tabs>
      </w:pPr>
      <w:r>
        <w:fldChar w:fldCharType="begin"/>
      </w:r>
      <w:r>
        <w:instrText xml:space="preserve"> REF _Ref412098429 \h  \* MERGEFORMAT </w:instrText>
      </w:r>
      <w:r>
        <w:fldChar w:fldCharType="separate"/>
      </w:r>
      <w:r w:rsidR="000C7DE2">
        <w:t>Psalm</w:t>
      </w:r>
      <w:r w:rsidR="000C7DE2" w:rsidRPr="00AB1781">
        <w:t xml:space="preserve"> 62</w:t>
      </w:r>
      <w:r w:rsidR="000C7DE2">
        <w:t>: “O God, my God, I rise early to be with You”</w:t>
      </w:r>
      <w:r>
        <w:fldChar w:fldCharType="end"/>
      </w:r>
      <w:r w:rsidR="00075EAD">
        <w:tab/>
      </w:r>
      <w:r w:rsidR="003A78C2">
        <w:fldChar w:fldCharType="begin"/>
      </w:r>
      <w:r w:rsidR="00075EAD">
        <w:instrText xml:space="preserve"> PAGEREF _Ref412098429 \h </w:instrText>
      </w:r>
      <w:r w:rsidR="003A78C2">
        <w:fldChar w:fldCharType="separate"/>
      </w:r>
      <w:r w:rsidR="000C7DE2">
        <w:rPr>
          <w:noProof/>
        </w:rPr>
        <w:t>175</w:t>
      </w:r>
      <w:r w:rsidR="003A78C2">
        <w:fldChar w:fldCharType="end"/>
      </w:r>
    </w:p>
    <w:p w14:paraId="46B8BCDF" w14:textId="440090A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3832A2C2" w14:textId="614A9AFC" w:rsidR="00075EAD" w:rsidRDefault="001744DD" w:rsidP="00075EAD">
      <w:pPr>
        <w:pStyle w:val="EngHang"/>
        <w:tabs>
          <w:tab w:val="left" w:leader="dot" w:pos="8280"/>
        </w:tabs>
      </w:pPr>
      <w:r>
        <w:fldChar w:fldCharType="begin"/>
      </w:r>
      <w:r>
        <w:instrText xml:space="preserve"> REF _Ref412026041 \h  \* MERGEFORMAT </w:instrText>
      </w:r>
      <w:r>
        <w:fldChar w:fldCharType="separate"/>
      </w:r>
      <w:r w:rsidR="000C7DE2">
        <w:t>Psalm</w:t>
      </w:r>
      <w:r w:rsidR="000C7DE2" w:rsidRPr="00AB1781">
        <w:t xml:space="preserve"> 66</w:t>
      </w:r>
      <w:r w:rsidR="000C7DE2">
        <w:t>: “May God have compassion on us and bless us”</w:t>
      </w:r>
      <w:r>
        <w:fldChar w:fldCharType="end"/>
      </w:r>
      <w:r w:rsidR="00075EAD">
        <w:tab/>
      </w:r>
      <w:r w:rsidR="003A78C2">
        <w:fldChar w:fldCharType="begin"/>
      </w:r>
      <w:r w:rsidR="00075EAD">
        <w:instrText xml:space="preserve"> PAGEREF _Ref412026041 \h </w:instrText>
      </w:r>
      <w:r w:rsidR="003A78C2">
        <w:fldChar w:fldCharType="separate"/>
      </w:r>
      <w:r w:rsidR="000C7DE2">
        <w:rPr>
          <w:noProof/>
        </w:rPr>
        <w:t>180</w:t>
      </w:r>
      <w:r w:rsidR="003A78C2">
        <w:fldChar w:fldCharType="end"/>
      </w:r>
    </w:p>
    <w:p w14:paraId="099ACDF6" w14:textId="4061988B" w:rsidR="00075EAD" w:rsidRDefault="001744DD" w:rsidP="00075EAD">
      <w:pPr>
        <w:pStyle w:val="EngHang"/>
        <w:tabs>
          <w:tab w:val="left" w:leader="dot" w:pos="8280"/>
        </w:tabs>
      </w:pPr>
      <w:r>
        <w:fldChar w:fldCharType="begin"/>
      </w:r>
      <w:r>
        <w:instrText xml:space="preserve"> REF _Ref412111290 \h  \* MERGEFORMAT </w:instrText>
      </w:r>
      <w:r>
        <w:fldChar w:fldCharType="separate"/>
      </w:r>
      <w:r w:rsidR="000C7DE2">
        <w:t>Psalm</w:t>
      </w:r>
      <w:r w:rsidR="000C7DE2" w:rsidRPr="00AB1781">
        <w:t xml:space="preserve"> 83</w:t>
      </w:r>
      <w:r w:rsidR="000C7DE2">
        <w:t>: “How I love Your dwellings, O Lord of Hosts”</w:t>
      </w:r>
      <w:r>
        <w:fldChar w:fldCharType="end"/>
      </w:r>
      <w:r w:rsidR="00075EAD">
        <w:tab/>
      </w:r>
      <w:r w:rsidR="003A78C2">
        <w:fldChar w:fldCharType="begin"/>
      </w:r>
      <w:r w:rsidR="00075EAD">
        <w:instrText xml:space="preserve"> PAGEREF _Ref412111290 \h </w:instrText>
      </w:r>
      <w:r w:rsidR="003A78C2">
        <w:fldChar w:fldCharType="separate"/>
      </w:r>
      <w:r w:rsidR="000C7DE2">
        <w:rPr>
          <w:noProof/>
        </w:rPr>
        <w:t>213</w:t>
      </w:r>
      <w:r w:rsidR="003A78C2">
        <w:fldChar w:fldCharType="end"/>
      </w:r>
    </w:p>
    <w:p w14:paraId="12DC15E9" w14:textId="369D6DAC" w:rsidR="00075EAD" w:rsidRDefault="001744DD" w:rsidP="00075EAD">
      <w:pPr>
        <w:pStyle w:val="EngHang"/>
        <w:tabs>
          <w:tab w:val="left" w:leader="dot" w:pos="8280"/>
        </w:tabs>
      </w:pPr>
      <w:r>
        <w:fldChar w:fldCharType="begin"/>
      </w:r>
      <w:r>
        <w:instrText xml:space="preserve"> REF _Ref412111302 \h  \* MERGEFORMAT </w:instrText>
      </w:r>
      <w:r>
        <w:fldChar w:fldCharType="separate"/>
      </w:r>
      <w:r w:rsidR="000C7DE2">
        <w:t>Psalm</w:t>
      </w:r>
      <w:r w:rsidR="000C7DE2" w:rsidRPr="00AB1781">
        <w:t xml:space="preserve"> 84</w:t>
      </w:r>
      <w:r w:rsidR="000C7DE2">
        <w:t>:” O Lord, You were pleased with Your land”</w:t>
      </w:r>
      <w:r>
        <w:fldChar w:fldCharType="end"/>
      </w:r>
      <w:r w:rsidR="00075EAD">
        <w:tab/>
      </w:r>
      <w:r w:rsidR="003A78C2">
        <w:fldChar w:fldCharType="begin"/>
      </w:r>
      <w:r w:rsidR="00075EAD">
        <w:instrText xml:space="preserve"> PAGEREF _Ref412111302 \h </w:instrText>
      </w:r>
      <w:r w:rsidR="003A78C2">
        <w:fldChar w:fldCharType="separate"/>
      </w:r>
      <w:r w:rsidR="000C7DE2">
        <w:rPr>
          <w:noProof/>
        </w:rPr>
        <w:t>214</w:t>
      </w:r>
      <w:r w:rsidR="003A78C2">
        <w:fldChar w:fldCharType="end"/>
      </w:r>
    </w:p>
    <w:p w14:paraId="20414052" w14:textId="7D9B102D" w:rsidR="00075EAD" w:rsidRDefault="001744DD" w:rsidP="00075EAD">
      <w:pPr>
        <w:pStyle w:val="EngHang"/>
        <w:tabs>
          <w:tab w:val="left" w:leader="dot" w:pos="8280"/>
        </w:tabs>
      </w:pPr>
      <w:r>
        <w:fldChar w:fldCharType="begin"/>
      </w:r>
      <w:r>
        <w:instrText xml:space="preserve"> REF _Ref412026212 \h  \* MERGEFORMAT </w:instrText>
      </w:r>
      <w:r>
        <w:fldChar w:fldCharType="separate"/>
      </w:r>
      <w:r w:rsidR="000C7DE2">
        <w:t>Psalm</w:t>
      </w:r>
      <w:r w:rsidR="000C7DE2" w:rsidRPr="00AB1781">
        <w:t xml:space="preserve"> 85</w:t>
      </w:r>
      <w:r w:rsidR="000C7DE2">
        <w:t>: “Incline Your ear, O Lord, and hear me”</w:t>
      </w:r>
      <w:r>
        <w:fldChar w:fldCharType="end"/>
      </w:r>
      <w:r w:rsidR="00075EAD">
        <w:tab/>
      </w:r>
      <w:r w:rsidR="003A78C2">
        <w:fldChar w:fldCharType="begin"/>
      </w:r>
      <w:r w:rsidR="00075EAD">
        <w:instrText xml:space="preserve"> PAGEREF _Ref412026212 \h </w:instrText>
      </w:r>
      <w:r w:rsidR="003A78C2">
        <w:fldChar w:fldCharType="separate"/>
      </w:r>
      <w:r w:rsidR="000C7DE2">
        <w:rPr>
          <w:noProof/>
        </w:rPr>
        <w:t>215</w:t>
      </w:r>
      <w:r w:rsidR="003A78C2">
        <w:fldChar w:fldCharType="end"/>
      </w:r>
    </w:p>
    <w:p w14:paraId="024D57DE" w14:textId="0BBC70A7" w:rsidR="00075EAD" w:rsidRDefault="001744DD" w:rsidP="00075EAD">
      <w:pPr>
        <w:pStyle w:val="EngHang"/>
        <w:tabs>
          <w:tab w:val="left" w:leader="dot" w:pos="8280"/>
        </w:tabs>
      </w:pPr>
      <w:r>
        <w:fldChar w:fldCharType="begin"/>
      </w:r>
      <w:r>
        <w:instrText xml:space="preserve"> REF _Ref412111328 \h  \* MERGEFORMAT </w:instrText>
      </w:r>
      <w:r>
        <w:fldChar w:fldCharType="separate"/>
      </w:r>
      <w:r w:rsidR="000C7DE2">
        <w:t>Psalm</w:t>
      </w:r>
      <w:r w:rsidR="000C7DE2" w:rsidRPr="00AB1781">
        <w:t xml:space="preserve"> 86</w:t>
      </w:r>
      <w:r w:rsidR="000C7DE2">
        <w:t>: “His foundations are on the holy mountains”</w:t>
      </w:r>
      <w:r>
        <w:fldChar w:fldCharType="end"/>
      </w:r>
      <w:r w:rsidR="00075EAD">
        <w:tab/>
      </w:r>
      <w:r w:rsidR="003A78C2">
        <w:fldChar w:fldCharType="begin"/>
      </w:r>
      <w:r w:rsidR="00075EAD">
        <w:instrText xml:space="preserve"> PAGEREF _Ref412111328 \h </w:instrText>
      </w:r>
      <w:r w:rsidR="003A78C2">
        <w:fldChar w:fldCharType="separate"/>
      </w:r>
      <w:r w:rsidR="000C7DE2">
        <w:rPr>
          <w:noProof/>
        </w:rPr>
        <w:t>217</w:t>
      </w:r>
      <w:r w:rsidR="003A78C2">
        <w:fldChar w:fldCharType="end"/>
      </w:r>
    </w:p>
    <w:p w14:paraId="6C309D76" w14:textId="496E4885" w:rsidR="00075EAD" w:rsidRDefault="001744DD" w:rsidP="00075EAD">
      <w:pPr>
        <w:pStyle w:val="EngHang"/>
        <w:tabs>
          <w:tab w:val="left" w:leader="dot" w:pos="8280"/>
        </w:tabs>
      </w:pPr>
      <w:r>
        <w:fldChar w:fldCharType="begin"/>
      </w:r>
      <w:r>
        <w:instrText xml:space="preserve"> REF _Ref412026283 \h  \* MERGEFORMAT </w:instrText>
      </w:r>
      <w:r>
        <w:fldChar w:fldCharType="separate"/>
      </w:r>
      <w:r w:rsidR="000C7DE2">
        <w:t>Psalm</w:t>
      </w:r>
      <w:r w:rsidR="000C7DE2" w:rsidRPr="00AB1781">
        <w:t xml:space="preserve"> 90</w:t>
      </w:r>
      <w:r w:rsidR="000C7DE2">
        <w:t>: “He who dwells in the help of the Most High”</w:t>
      </w:r>
      <w:r>
        <w:fldChar w:fldCharType="end"/>
      </w:r>
      <w:r w:rsidR="00075EAD">
        <w:tab/>
      </w:r>
      <w:r w:rsidR="003A78C2">
        <w:fldChar w:fldCharType="begin"/>
      </w:r>
      <w:r w:rsidR="00075EAD">
        <w:instrText xml:space="preserve"> PAGEREF _Ref412026283 \h </w:instrText>
      </w:r>
      <w:r w:rsidR="003A78C2">
        <w:fldChar w:fldCharType="separate"/>
      </w:r>
      <w:r w:rsidR="000C7DE2">
        <w:rPr>
          <w:noProof/>
        </w:rPr>
        <w:t>225</w:t>
      </w:r>
      <w:r w:rsidR="003A78C2">
        <w:fldChar w:fldCharType="end"/>
      </w:r>
    </w:p>
    <w:p w14:paraId="2015B274" w14:textId="1BA00D1B" w:rsidR="00075EAD" w:rsidRDefault="001744DD" w:rsidP="00075EAD">
      <w:pPr>
        <w:pStyle w:val="EngHang"/>
        <w:tabs>
          <w:tab w:val="left" w:leader="dot" w:pos="8280"/>
        </w:tabs>
      </w:pPr>
      <w:r>
        <w:fldChar w:fldCharType="begin"/>
      </w:r>
      <w:r>
        <w:instrText xml:space="preserve"> REF _Ref412111374 \h  \* MERGEFORMAT </w:instrText>
      </w:r>
      <w:r>
        <w:fldChar w:fldCharType="separate"/>
      </w:r>
      <w:r w:rsidR="000C7DE2">
        <w:t>Psalm</w:t>
      </w:r>
      <w:r w:rsidR="000C7DE2" w:rsidRPr="00AB1781">
        <w:t xml:space="preserve"> 92</w:t>
      </w:r>
      <w:r w:rsidR="000C7DE2">
        <w:t>: “The Lord is reigns, He is robed in majesty”</w:t>
      </w:r>
      <w:r>
        <w:fldChar w:fldCharType="end"/>
      </w:r>
      <w:r w:rsidR="00075EAD">
        <w:tab/>
      </w:r>
      <w:r w:rsidR="003A78C2">
        <w:fldChar w:fldCharType="begin"/>
      </w:r>
      <w:r w:rsidR="00075EAD">
        <w:instrText xml:space="preserve"> PAGEREF _Ref412111374 \h </w:instrText>
      </w:r>
      <w:r w:rsidR="003A78C2">
        <w:fldChar w:fldCharType="separate"/>
      </w:r>
      <w:r w:rsidR="000C7DE2">
        <w:rPr>
          <w:noProof/>
        </w:rPr>
        <w:t>228</w:t>
      </w:r>
      <w:r w:rsidR="003A78C2">
        <w:fldChar w:fldCharType="end"/>
      </w:r>
    </w:p>
    <w:p w14:paraId="7B6BDCFC" w14:textId="77777777" w:rsidR="00075EAD" w:rsidRDefault="00075EAD" w:rsidP="00075EAD">
      <w:pPr>
        <w:pStyle w:val="Heading5"/>
      </w:pPr>
      <w:r>
        <w:t>Th</w:t>
      </w:r>
      <w:r w:rsidR="009407CD">
        <w:t>e Gospel From Saint Matthew 5:1—</w:t>
      </w:r>
      <w:r>
        <w:t>16</w:t>
      </w:r>
    </w:p>
    <w:p w14:paraId="7409AF5F" w14:textId="77777777" w:rsidR="00075EAD" w:rsidRDefault="009407CD" w:rsidP="00075EAD">
      <w:pPr>
        <w:pStyle w:val="Prose"/>
      </w:pPr>
      <w:r>
        <w:t>Seeing</w:t>
      </w:r>
      <w:r w:rsidR="00075EAD">
        <w:t xml:space="preserve"> the </w:t>
      </w:r>
      <w:r>
        <w:t>crowds</w:t>
      </w:r>
      <w:r w:rsidR="00075EAD">
        <w:t xml:space="preserve">, </w:t>
      </w:r>
      <w:r>
        <w:t>Jesus</w:t>
      </w:r>
      <w:r w:rsidR="00075EAD">
        <w:t xml:space="preserve"> went up </w:t>
      </w:r>
      <w:r>
        <w:t>to mountain,</w:t>
      </w:r>
      <w:r w:rsidR="00075EAD">
        <w:t xml:space="preserve"> and when He had sat down, His disci</w:t>
      </w:r>
      <w:r w:rsidR="005118C5">
        <w:t xml:space="preserve">ples came </w:t>
      </w:r>
      <w:r w:rsidR="00075EAD">
        <w:t>to Him</w:t>
      </w:r>
      <w:r w:rsidR="005118C5">
        <w:t>.</w:t>
      </w:r>
      <w:r w:rsidR="001225FA">
        <w:t xml:space="preserve"> </w:t>
      </w:r>
      <w:r w:rsidR="005118C5">
        <w:t>He began to speak</w:t>
      </w:r>
      <w:r w:rsidR="00075EAD">
        <w:t xml:space="preserve">, and </w:t>
      </w:r>
      <w:r w:rsidR="005118C5">
        <w:t xml:space="preserve">to teach </w:t>
      </w:r>
      <w:r w:rsidR="00075EAD">
        <w:t xml:space="preserve">them, saying, </w:t>
      </w:r>
    </w:p>
    <w:p w14:paraId="3299CB38" w14:textId="77777777" w:rsidR="00075EAD" w:rsidRDefault="005118C5" w:rsidP="00075EAD">
      <w:pPr>
        <w:pStyle w:val="Prose"/>
      </w:pPr>
      <w:r>
        <w:t>“Blessed are the poor in spirit,</w:t>
      </w:r>
      <w:r w:rsidR="00075EAD">
        <w:t xml:space="preserve"> for theirs is</w:t>
      </w:r>
      <w:r>
        <w:t xml:space="preserve"> the kingdom of the heavens!</w:t>
      </w:r>
      <w:r w:rsidR="00075EAD">
        <w:t xml:space="preserve"> </w:t>
      </w:r>
    </w:p>
    <w:p w14:paraId="5115F8FC" w14:textId="77777777" w:rsidR="00075EAD" w:rsidRDefault="005118C5" w:rsidP="00075EAD">
      <w:pPr>
        <w:pStyle w:val="Prose"/>
      </w:pPr>
      <w:r>
        <w:lastRenderedPageBreak/>
        <w:t>Blessed are those who mourn now,</w:t>
      </w:r>
      <w:r w:rsidR="00075EAD">
        <w:t xml:space="preserve"> for they shall be comforted</w:t>
      </w:r>
      <w:r>
        <w:t>!</w:t>
      </w:r>
      <w:r w:rsidR="001225FA">
        <w:t xml:space="preserve"> </w:t>
      </w:r>
    </w:p>
    <w:p w14:paraId="52FDCCFD" w14:textId="77777777" w:rsidR="00075EAD" w:rsidRDefault="005118C5" w:rsidP="00075EAD">
      <w:pPr>
        <w:pStyle w:val="Prose"/>
      </w:pPr>
      <w:r>
        <w:t>Blessed are the meek,</w:t>
      </w:r>
      <w:r w:rsidR="00075EAD">
        <w:t xml:space="preserve"> f</w:t>
      </w:r>
      <w:r>
        <w:t>or they shall inherit the earth!</w:t>
      </w:r>
    </w:p>
    <w:p w14:paraId="6DADDFE6" w14:textId="77777777" w:rsidR="00075EAD" w:rsidRDefault="00075EAD" w:rsidP="00075EAD">
      <w:pPr>
        <w:pStyle w:val="Prose"/>
      </w:pPr>
      <w:r>
        <w:t xml:space="preserve">Blessed are those who hunger </w:t>
      </w:r>
      <w:r w:rsidR="005118C5">
        <w:t>and</w:t>
      </w:r>
      <w:r>
        <w:t xml:space="preserve"> thirst </w:t>
      </w:r>
      <w:r w:rsidR="005118C5">
        <w:t>after righteousness,</w:t>
      </w:r>
      <w:r>
        <w:t xml:space="preserve"> for they shall be satisfied</w:t>
      </w:r>
      <w:r w:rsidR="005118C5">
        <w:t>!</w:t>
      </w:r>
      <w:r w:rsidR="001225FA">
        <w:t xml:space="preserve"> </w:t>
      </w:r>
    </w:p>
    <w:p w14:paraId="42735A2A" w14:textId="77777777" w:rsidR="00075EAD" w:rsidRDefault="00075EAD" w:rsidP="00075EAD">
      <w:pPr>
        <w:pStyle w:val="Prose"/>
      </w:pPr>
      <w:r>
        <w:t>Blessed a</w:t>
      </w:r>
      <w:r w:rsidR="005118C5">
        <w:t>re the merciful, for they shall obtain mercy!</w:t>
      </w:r>
    </w:p>
    <w:p w14:paraId="5E56CE67" w14:textId="77777777" w:rsidR="00075EAD" w:rsidRDefault="00075EAD" w:rsidP="00075EAD">
      <w:pPr>
        <w:pStyle w:val="Prose"/>
      </w:pPr>
      <w:r>
        <w:t>Bles</w:t>
      </w:r>
      <w:r w:rsidR="005118C5">
        <w:t>sed are the pure in their heart, for they shall see God!</w:t>
      </w:r>
    </w:p>
    <w:p w14:paraId="43393AC1" w14:textId="77777777" w:rsidR="00075EAD" w:rsidRDefault="005118C5" w:rsidP="00075EAD">
      <w:pPr>
        <w:pStyle w:val="Prose"/>
      </w:pPr>
      <w:r>
        <w:t>Blessed are the peacemakers,</w:t>
      </w:r>
      <w:r w:rsidR="00075EAD">
        <w:t xml:space="preserve"> for they shall be called the children of God</w:t>
      </w:r>
      <w:r>
        <w:t>!</w:t>
      </w:r>
      <w:r w:rsidR="001225FA">
        <w:t xml:space="preserve"> </w:t>
      </w:r>
    </w:p>
    <w:p w14:paraId="058FE931" w14:textId="77777777" w:rsidR="005118C5" w:rsidRDefault="00075EAD" w:rsidP="00075EAD">
      <w:pPr>
        <w:pStyle w:val="Prose"/>
      </w:pPr>
      <w:r>
        <w:t xml:space="preserve">Blessed are those who </w:t>
      </w:r>
      <w:r w:rsidR="005118C5">
        <w:t>are</w:t>
      </w:r>
      <w:r>
        <w:t xml:space="preserve"> persecuted </w:t>
      </w:r>
      <w:r w:rsidR="005118C5">
        <w:t>for</w:t>
      </w:r>
      <w:r>
        <w:t xml:space="preserve"> righteousness</w:t>
      </w:r>
      <w:r w:rsidR="005118C5">
        <w:t>’ sake,</w:t>
      </w:r>
      <w:r>
        <w:t xml:space="preserve"> for their</w:t>
      </w:r>
      <w:r w:rsidR="005118C5">
        <w:t>s is the kingdom of the heavens!</w:t>
      </w:r>
    </w:p>
    <w:p w14:paraId="7CF19F90" w14:textId="77777777" w:rsidR="00075EAD" w:rsidRDefault="00075EAD" w:rsidP="00075EAD">
      <w:pPr>
        <w:pStyle w:val="Prose"/>
      </w:pPr>
      <w:r>
        <w:t xml:space="preserve">Blessed are you </w:t>
      </w:r>
      <w:r w:rsidR="005118C5">
        <w:t>when people</w:t>
      </w:r>
      <w:r>
        <w:t xml:space="preserve"> </w:t>
      </w:r>
      <w:r w:rsidR="005118C5">
        <w:t>despise you, and persecute you</w:t>
      </w:r>
      <w:r>
        <w:t xml:space="preserve">, and say </w:t>
      </w:r>
      <w:r w:rsidR="005118C5">
        <w:t>all kinds of</w:t>
      </w:r>
      <w:r>
        <w:t xml:space="preserve"> evil against you false</w:t>
      </w:r>
      <w:r w:rsidR="005118C5">
        <w:t>ly</w:t>
      </w:r>
      <w:r>
        <w:t xml:space="preserve"> for my sake</w:t>
      </w:r>
      <w:r w:rsidR="005118C5">
        <w:t>!</w:t>
      </w:r>
      <w:r w:rsidR="001225FA">
        <w:t xml:space="preserve"> </w:t>
      </w:r>
      <w:r>
        <w:t xml:space="preserve">Rejoice, and be </w:t>
      </w:r>
      <w:r w:rsidR="005118C5">
        <w:t>extremely glad,</w:t>
      </w:r>
      <w:r>
        <w:t xml:space="preserve"> for grea</w:t>
      </w:r>
      <w:r w:rsidR="005118C5">
        <w:t>t is your reward in the heavens!</w:t>
      </w:r>
      <w:r>
        <w:t xml:space="preserve"> </w:t>
      </w:r>
      <w:r w:rsidR="005118C5">
        <w:t>This is how</w:t>
      </w:r>
      <w:r>
        <w:t xml:space="preserve"> they persecuted the prophets who</w:t>
      </w:r>
      <w:r w:rsidR="005118C5">
        <w:t xml:space="preserve"> were before you!</w:t>
      </w:r>
      <w:r>
        <w:t xml:space="preserve"> </w:t>
      </w:r>
    </w:p>
    <w:p w14:paraId="5C83624E" w14:textId="77777777" w:rsidR="00075EAD" w:rsidRDefault="005118C5" w:rsidP="00075EAD">
      <w:pPr>
        <w:pStyle w:val="Prose"/>
      </w:pPr>
      <w:r>
        <w:t>You are the salt of the earth, but if the salt has</w:t>
      </w:r>
      <w:r w:rsidR="00075EAD">
        <w:t xml:space="preserve"> lost its taste, </w:t>
      </w:r>
      <w:r>
        <w:t>how can it be made salty again</w:t>
      </w:r>
      <w:r w:rsidR="00FE0AE4">
        <w:t xml:space="preserve">? </w:t>
      </w:r>
      <w:r w:rsidR="00075EAD">
        <w:t xml:space="preserve">It is </w:t>
      </w:r>
      <w:r>
        <w:t xml:space="preserve">then </w:t>
      </w:r>
      <w:r w:rsidR="00075EAD">
        <w:t xml:space="preserve">good for </w:t>
      </w:r>
      <w:r>
        <w:t>no</w:t>
      </w:r>
      <w:r w:rsidR="00075EAD">
        <w:t xml:space="preserve">thing, </w:t>
      </w:r>
      <w:r>
        <w:t xml:space="preserve">only to be cast out </w:t>
      </w:r>
      <w:r w:rsidR="00075EAD">
        <w:t xml:space="preserve">and </w:t>
      </w:r>
      <w:r>
        <w:t>trampled</w:t>
      </w:r>
      <w:r w:rsidR="00075EAD">
        <w:t xml:space="preserve"> </w:t>
      </w:r>
      <w:r>
        <w:t>underfoot</w:t>
      </w:r>
      <w:r w:rsidR="001225FA">
        <w:t xml:space="preserve">. </w:t>
      </w:r>
    </w:p>
    <w:p w14:paraId="375F2214" w14:textId="77777777" w:rsidR="00075EAD" w:rsidRDefault="005118C5" w:rsidP="00075EAD">
      <w:pPr>
        <w:pStyle w:val="Prose"/>
      </w:pPr>
      <w:r>
        <w:t>You are the light of the world!</w:t>
      </w:r>
      <w:r w:rsidR="00075EAD">
        <w:t xml:space="preserve"> A city </w:t>
      </w:r>
      <w:r>
        <w:t xml:space="preserve">located </w:t>
      </w:r>
      <w:r w:rsidR="00075EAD">
        <w:t xml:space="preserve">on a </w:t>
      </w:r>
      <w:r>
        <w:t>hill</w:t>
      </w:r>
      <w:r w:rsidR="00075EAD">
        <w:t xml:space="preserve"> cannot be hidden</w:t>
      </w:r>
      <w:r w:rsidR="001225FA">
        <w:t xml:space="preserve">. </w:t>
      </w:r>
      <w:r w:rsidR="00075EAD">
        <w:t xml:space="preserve">Neither do </w:t>
      </w:r>
      <w:r>
        <w:t>you</w:t>
      </w:r>
      <w:r w:rsidR="00075EAD">
        <w:t xml:space="preserve"> light a lamp, and put it under a </w:t>
      </w:r>
      <w:r>
        <w:t>basket, but on a lampstand. A</w:t>
      </w:r>
      <w:r w:rsidR="00075EAD">
        <w:t xml:space="preserve">nd </w:t>
      </w:r>
      <w:r>
        <w:t xml:space="preserve">so </w:t>
      </w:r>
      <w:r w:rsidR="00075EAD">
        <w:t xml:space="preserve">it </w:t>
      </w:r>
      <w:r>
        <w:t xml:space="preserve">shines </w:t>
      </w:r>
      <w:r w:rsidR="00075EAD">
        <w:t xml:space="preserve">to </w:t>
      </w:r>
      <w:r>
        <w:t>all who are</w:t>
      </w:r>
      <w:r w:rsidR="00075EAD">
        <w:t xml:space="preserve"> in the house</w:t>
      </w:r>
      <w:r w:rsidR="001225FA">
        <w:t xml:space="preserve">. </w:t>
      </w:r>
      <w:r>
        <w:t>Likewise,</w:t>
      </w:r>
      <w:r w:rsidR="00075EAD">
        <w:t xml:space="preserve"> let your light shine before </w:t>
      </w:r>
      <w:r>
        <w:t>all</w:t>
      </w:r>
      <w:r w:rsidR="00075EAD">
        <w:t xml:space="preserve">, </w:t>
      </w:r>
      <w:r>
        <w:t xml:space="preserve">so </w:t>
      </w:r>
      <w:r w:rsidR="00075EAD">
        <w:t>that they may see your good works, and glorify your Father Who is in the heavens</w:t>
      </w:r>
      <w:r w:rsidR="001225FA">
        <w:t xml:space="preserve">. </w:t>
      </w:r>
      <w:r w:rsidR="00075EAD" w:rsidRPr="00075EAD">
        <w:rPr>
          <w:i/>
        </w:rPr>
        <w:t>Glory be to God forever.</w:t>
      </w:r>
    </w:p>
    <w:p w14:paraId="57AB27A4" w14:textId="77777777" w:rsidR="00075EAD" w:rsidRDefault="00075EAD" w:rsidP="00075EAD">
      <w:pPr>
        <w:pStyle w:val="Rubric"/>
      </w:pPr>
      <w:r>
        <w:t>Then shall these Troparia be said,</w:t>
      </w:r>
    </w:p>
    <w:p w14:paraId="5C1C9844" w14:textId="77777777" w:rsidR="00075EAD" w:rsidRDefault="00075EAD" w:rsidP="00075EAD">
      <w:pPr>
        <w:pStyle w:val="Prose"/>
      </w:pPr>
      <w:r>
        <w:t xml:space="preserve">O </w:t>
      </w:r>
      <w:r w:rsidR="001040C8">
        <w:t>You</w:t>
      </w:r>
      <w:r>
        <w:t xml:space="preserve"> Who on the sixth day, at the sixth hour was nailed to the cross because of the sin Adam dared to commit in Paradise, tear away the handwriting of our sins, O Christ our God and deliver us</w:t>
      </w:r>
      <w:r w:rsidR="001225FA">
        <w:t xml:space="preserve">. </w:t>
      </w:r>
    </w:p>
    <w:p w14:paraId="500A52CD" w14:textId="17113660" w:rsidR="00075EAD" w:rsidRDefault="00075EAD" w:rsidP="00075EAD">
      <w:pPr>
        <w:pStyle w:val="Prose"/>
      </w:pPr>
      <w:r>
        <w:t>I have cried unto God and the Lord has heard me</w:t>
      </w:r>
      <w:r w:rsidR="001225FA">
        <w:t xml:space="preserve">. </w:t>
      </w:r>
      <w:r>
        <w:t>O God hear my praye</w:t>
      </w:r>
      <w:r w:rsidR="00984EE6">
        <w:t xml:space="preserve">r and </w:t>
      </w:r>
      <w:r w:rsidR="00AF1044">
        <w:t xml:space="preserve">do not </w:t>
      </w:r>
      <w:r w:rsidR="00984EE6">
        <w:t>disregard my supplica</w:t>
      </w:r>
      <w:r>
        <w:t>tion; attend unto me and hear me</w:t>
      </w:r>
      <w:r w:rsidR="001225FA">
        <w:t xml:space="preserve">. </w:t>
      </w:r>
    </w:p>
    <w:p w14:paraId="3717641B" w14:textId="77777777" w:rsidR="00075EAD" w:rsidRDefault="00075EAD" w:rsidP="00075EAD">
      <w:pPr>
        <w:pStyle w:val="Prose"/>
      </w:pPr>
      <w:r>
        <w:t>At evening and at morning and at noontime will I say my words and He will hear my voice and save my soul in peace.</w:t>
      </w:r>
    </w:p>
    <w:p w14:paraId="17682D4A"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29E1C52" w14:textId="59A57EE5" w:rsidR="00075EAD" w:rsidRDefault="00075EAD" w:rsidP="00075EAD">
      <w:pPr>
        <w:pStyle w:val="Prose"/>
      </w:pPr>
      <w:r>
        <w:t xml:space="preserve">O Jesus Christ, our God, Who was nailed to the cross at the sixth hour, </w:t>
      </w:r>
      <w:r w:rsidR="001040C8">
        <w:t>You</w:t>
      </w:r>
      <w:r>
        <w:t xml:space="preserve"> </w:t>
      </w:r>
      <w:r w:rsidR="00556387">
        <w:t>have</w:t>
      </w:r>
      <w:r>
        <w:t xml:space="preserve"> slain sin by the Wood, and through </w:t>
      </w:r>
      <w:r w:rsidR="00E570CB">
        <w:t>Your</w:t>
      </w:r>
      <w:r w:rsidR="00FD3543">
        <w:t xml:space="preserve"> death gave</w:t>
      </w:r>
      <w:r>
        <w:t xml:space="preserve"> life to the dead, which is man, whom </w:t>
      </w:r>
      <w:r w:rsidR="001040C8">
        <w:t>You</w:t>
      </w:r>
      <w:r>
        <w:t xml:space="preserve"> created with </w:t>
      </w:r>
      <w:r w:rsidR="001040C8">
        <w:t>Your</w:t>
      </w:r>
      <w:r>
        <w:t xml:space="preserve"> own hands, who had died through sin</w:t>
      </w:r>
      <w:r w:rsidR="001225FA">
        <w:t xml:space="preserve">. </w:t>
      </w:r>
    </w:p>
    <w:p w14:paraId="56B11E40" w14:textId="77777777" w:rsidR="00075EAD" w:rsidRDefault="00075EAD" w:rsidP="00075EAD">
      <w:pPr>
        <w:pStyle w:val="Prose"/>
      </w:pPr>
      <w:r>
        <w:t xml:space="preserve">Slay our passions by </w:t>
      </w:r>
      <w:r w:rsidR="00E570CB">
        <w:t>Your</w:t>
      </w:r>
      <w:r w:rsidR="00FD3543">
        <w:t xml:space="preserve"> saving and life-</w:t>
      </w:r>
      <w:r>
        <w:t>giving sufferings</w:t>
      </w:r>
      <w:r w:rsidR="00FD3543">
        <w:t>,</w:t>
      </w:r>
      <w:r>
        <w:t xml:space="preserve"> and by the nails with which </w:t>
      </w:r>
      <w:r w:rsidR="001040C8">
        <w:t>You</w:t>
      </w:r>
      <w:r>
        <w:t xml:space="preserve"> </w:t>
      </w:r>
      <w:r w:rsidR="00556387">
        <w:t>were</w:t>
      </w:r>
      <w:r>
        <w:t xml:space="preserve"> nailed</w:t>
      </w:r>
      <w:r w:rsidR="00FD3543">
        <w:t>,</w:t>
      </w:r>
      <w:r>
        <w:t xml:space="preserve"> rescue our minds from the harm of material things and worldly lusts, unto the remembrance of </w:t>
      </w:r>
      <w:r w:rsidR="001040C8">
        <w:t>Your</w:t>
      </w:r>
      <w:r>
        <w:t xml:space="preserve"> heavenly judgments, according to </w:t>
      </w:r>
      <w:r w:rsidR="00E570CB">
        <w:t>Your</w:t>
      </w:r>
      <w:r>
        <w:t xml:space="preserve"> compassions.</w:t>
      </w:r>
    </w:p>
    <w:p w14:paraId="63E25A62"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7DB25955" w14:textId="0522601B" w:rsidR="00075EAD" w:rsidRDefault="00FD3543" w:rsidP="00075EAD">
      <w:pPr>
        <w:pStyle w:val="Prose"/>
      </w:pPr>
      <w:r>
        <w:lastRenderedPageBreak/>
        <w:t>We have no</w:t>
      </w:r>
      <w:r w:rsidR="00075EAD">
        <w:t xml:space="preserve"> </w:t>
      </w:r>
      <w:r>
        <w:t>opportunity</w:t>
      </w:r>
      <w:r w:rsidR="00075EAD">
        <w:t xml:space="preserve"> because of the multitude of our sins, yet, because of you, O Virgin </w:t>
      </w:r>
      <w:r>
        <w:t>Thotokos</w:t>
      </w:r>
      <w:r w:rsidR="00075EAD">
        <w:t xml:space="preserve">, we have boldness before Him Whom you </w:t>
      </w:r>
      <w:r>
        <w:t>bore</w:t>
      </w:r>
      <w:r w:rsidR="00075EAD">
        <w:t xml:space="preserve">, for </w:t>
      </w:r>
      <w:r>
        <w:t xml:space="preserve">your intercessions are </w:t>
      </w:r>
      <w:r w:rsidR="00075EAD">
        <w:t>abundant, strong</w:t>
      </w:r>
      <w:r>
        <w:t>,</w:t>
      </w:r>
      <w:r w:rsidR="00075EAD">
        <w:t xml:space="preserve"> and acceptable with our Saviour, O pure Mother. </w:t>
      </w:r>
      <w:r w:rsidR="00AF1044">
        <w:t>Do not r</w:t>
      </w:r>
      <w:r w:rsidR="00075EAD">
        <w:t xml:space="preserve">eject the sinners in your intercessions with Him Whom you </w:t>
      </w:r>
      <w:r w:rsidR="00AF1044">
        <w:t>bore</w:t>
      </w:r>
      <w:r w:rsidR="00075EAD">
        <w:t>, for He is mercif</w:t>
      </w:r>
      <w:r>
        <w:t>ul; for He has power to save us,</w:t>
      </w:r>
      <w:r w:rsidR="00075EAD">
        <w:t xml:space="preserve"> for truly He suffered on our behalf that He might deliver us</w:t>
      </w:r>
      <w:r w:rsidR="001225FA">
        <w:t xml:space="preserve">. </w:t>
      </w:r>
      <w:r w:rsidR="00075EAD">
        <w:t xml:space="preserve">Let </w:t>
      </w:r>
      <w:r w:rsidR="00E570CB">
        <w:t>Your</w:t>
      </w:r>
      <w:r w:rsidR="00075EAD">
        <w:t xml:space="preserve"> compassions speedily precede us</w:t>
      </w:r>
      <w:r>
        <w:t>,</w:t>
      </w:r>
      <w:r w:rsidR="00075EAD">
        <w:t xml:space="preserve"> for we have become exceedingly poor</w:t>
      </w:r>
      <w:r w:rsidR="001225FA">
        <w:t xml:space="preserve">. </w:t>
      </w:r>
      <w:r w:rsidR="00075EAD">
        <w:t xml:space="preserve">Help us, O God, our Saviour, for the sake of the glory of </w:t>
      </w:r>
      <w:r w:rsidR="00E570CB">
        <w:t>Your</w:t>
      </w:r>
      <w:r>
        <w:t xml:space="preserve"> Name;</w:t>
      </w:r>
      <w:r w:rsidR="00075EAD">
        <w:t xml:space="preserve"> O Lord </w:t>
      </w:r>
      <w:r w:rsidR="001040C8">
        <w:t>You</w:t>
      </w:r>
      <w:r w:rsidR="00075EAD">
        <w:t xml:space="preserve"> will deliver us and forgive our sins, for the sake of </w:t>
      </w:r>
      <w:r w:rsidR="001040C8">
        <w:t>Your</w:t>
      </w:r>
      <w:r w:rsidR="00075EAD">
        <w:t xml:space="preserve"> Holy Name.</w:t>
      </w:r>
    </w:p>
    <w:p w14:paraId="3E1A1C1F"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AB5B00D" w14:textId="77777777" w:rsidR="00984EE6" w:rsidRDefault="00984EE6" w:rsidP="00984EE6">
      <w:pPr>
        <w:pStyle w:val="Rubric"/>
      </w:pPr>
      <w:r>
        <w:t>According to an earlier rite, here the Trisagion, and "Our Father..." is said before,</w:t>
      </w:r>
    </w:p>
    <w:p w14:paraId="772F8D94" w14:textId="776D3876" w:rsidR="00075EAD" w:rsidRDefault="001040C8" w:rsidP="00075EAD">
      <w:pPr>
        <w:pStyle w:val="Prose"/>
      </w:pPr>
      <w:r>
        <w:t>You</w:t>
      </w:r>
      <w:r w:rsidR="00075EAD">
        <w:t xml:space="preserve"> </w:t>
      </w:r>
      <w:r w:rsidR="00556387">
        <w:t>have</w:t>
      </w:r>
      <w:r w:rsidR="00075EAD">
        <w:t xml:space="preserve"> wrought </w:t>
      </w:r>
      <w:r w:rsidR="00075EAD" w:rsidRPr="00075EAD">
        <w:t>salvation</w:t>
      </w:r>
      <w:r w:rsidR="00075EAD">
        <w:t xml:space="preserve"> in the midst of the earth, O Christ our God, in the stretching forth of </w:t>
      </w:r>
      <w:r>
        <w:t>Your</w:t>
      </w:r>
      <w:r w:rsidR="00075EAD">
        <w:t xml:space="preserve"> holy hands upon the Cross. Therefo</w:t>
      </w:r>
      <w:r w:rsidR="00AF1044">
        <w:t>re all nations cry out saying, “</w:t>
      </w:r>
      <w:r w:rsidR="00075EAD">
        <w:t xml:space="preserve">glory to </w:t>
      </w:r>
      <w:r>
        <w:t>You</w:t>
      </w:r>
      <w:r w:rsidR="00AF1044">
        <w:t>, O Lord!”</w:t>
      </w:r>
    </w:p>
    <w:p w14:paraId="76576312" w14:textId="77777777" w:rsidR="00FD3543" w:rsidRPr="004E1800" w:rsidRDefault="00FD3543" w:rsidP="00FD3543">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11809092" w14:textId="49F48899" w:rsidR="00075EAD" w:rsidRDefault="00075EAD" w:rsidP="00075EAD">
      <w:pPr>
        <w:pStyle w:val="Prose"/>
      </w:pPr>
      <w:r>
        <w:t xml:space="preserve">We </w:t>
      </w:r>
      <w:r w:rsidR="00E32AAC">
        <w:t>bow down before</w:t>
      </w:r>
      <w:r>
        <w:t xml:space="preserve"> </w:t>
      </w:r>
      <w:r w:rsidR="001040C8">
        <w:t>Your</w:t>
      </w:r>
      <w:r>
        <w:t xml:space="preserve"> </w:t>
      </w:r>
      <w:r w:rsidR="0065118F">
        <w:t>pure</w:t>
      </w:r>
      <w:r>
        <w:t xml:space="preserve"> </w:t>
      </w:r>
      <w:r w:rsidR="0065118F">
        <w:t>icon</w:t>
      </w:r>
      <w:r w:rsidR="00E32AAC">
        <w:rPr>
          <w:rStyle w:val="FootnoteReference"/>
        </w:rPr>
        <w:footnoteReference w:id="22"/>
      </w:r>
      <w:r>
        <w:t>, O Good</w:t>
      </w:r>
      <w:r w:rsidR="00AF1044">
        <w:t xml:space="preserve"> One</w:t>
      </w:r>
      <w:r w:rsidR="001225FA">
        <w:t xml:space="preserve">. </w:t>
      </w:r>
      <w:r>
        <w:t xml:space="preserve">We ask for the forgiveness of our sins, O Christ our God. For, truly, of </w:t>
      </w:r>
      <w:r w:rsidR="00E570CB">
        <w:t>Your</w:t>
      </w:r>
      <w:r>
        <w:t xml:space="preserve"> will </w:t>
      </w:r>
      <w:r w:rsidR="001040C8">
        <w:t>You</w:t>
      </w:r>
      <w:r>
        <w:t xml:space="preserve"> </w:t>
      </w:r>
      <w:r w:rsidR="00556387">
        <w:t>were</w:t>
      </w:r>
      <w:r>
        <w:t xml:space="preserve"> pleased to go upon the Cross to deliver those Whom </w:t>
      </w:r>
      <w:r w:rsidR="001040C8">
        <w:t>You</w:t>
      </w:r>
      <w:r>
        <w:t xml:space="preserve"> </w:t>
      </w:r>
      <w:r w:rsidR="00556387">
        <w:t>have</w:t>
      </w:r>
      <w:r>
        <w:t xml:space="preserve"> created from the servitude of the enemy</w:t>
      </w:r>
      <w:r w:rsidR="001225FA">
        <w:t xml:space="preserve">. </w:t>
      </w:r>
      <w:r>
        <w:t xml:space="preserve">We cry unto </w:t>
      </w:r>
      <w:r w:rsidR="001040C8">
        <w:t>You</w:t>
      </w:r>
      <w:r>
        <w:t xml:space="preserve">, we give thanks </w:t>
      </w:r>
      <w:r w:rsidR="00AF1044">
        <w:t>to</w:t>
      </w:r>
      <w:r>
        <w:t xml:space="preserve"> </w:t>
      </w:r>
      <w:r w:rsidR="001040C8">
        <w:t>You</w:t>
      </w:r>
      <w:r>
        <w:t xml:space="preserve">, for </w:t>
      </w:r>
      <w:r w:rsidR="001040C8">
        <w:t>You</w:t>
      </w:r>
      <w:r>
        <w:t xml:space="preserve"> </w:t>
      </w:r>
      <w:r w:rsidR="00556387">
        <w:t>have</w:t>
      </w:r>
      <w:r>
        <w:t xml:space="preserve"> filled all with joy, O Saviour, when </w:t>
      </w:r>
      <w:r w:rsidR="001040C8">
        <w:t>You</w:t>
      </w:r>
      <w:r w:rsidR="00FD3543">
        <w:t xml:space="preserve"> ca</w:t>
      </w:r>
      <w:r>
        <w:t>me to help the world</w:t>
      </w:r>
      <w:r w:rsidR="001225FA">
        <w:t xml:space="preserve">. </w:t>
      </w:r>
      <w:r>
        <w:t xml:space="preserve">Lord, </w:t>
      </w:r>
      <w:r w:rsidR="00FD3543">
        <w:t xml:space="preserve">the glory is </w:t>
      </w:r>
      <w:r w:rsidR="001040C8">
        <w:t>Your</w:t>
      </w:r>
      <w:r>
        <w:t xml:space="preserve">. </w:t>
      </w:r>
      <w:r>
        <w:tab/>
      </w:r>
    </w:p>
    <w:p w14:paraId="0C36DB3A" w14:textId="77777777" w:rsidR="00FD3543" w:rsidRPr="000D0A3F" w:rsidRDefault="00FD3543" w:rsidP="00FD3543">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F84FDAA" w14:textId="77777777" w:rsidR="00075EAD" w:rsidRDefault="00075EAD" w:rsidP="00075EAD">
      <w:pPr>
        <w:pStyle w:val="Prose"/>
      </w:pPr>
      <w:r>
        <w:t xml:space="preserve">You are full of grace, O Virgin </w:t>
      </w:r>
      <w:r w:rsidR="00FD3543">
        <w:t>Theotokos</w:t>
      </w:r>
      <w:r>
        <w:t>; we praise you</w:t>
      </w:r>
      <w:r w:rsidR="001225FA">
        <w:t xml:space="preserve">. </w:t>
      </w:r>
      <w:r>
        <w:t xml:space="preserve">For through the Cross of your Son, </w:t>
      </w:r>
      <w:r w:rsidR="00FD3543">
        <w:t>Hades</w:t>
      </w:r>
      <w:r>
        <w:t xml:space="preserve"> has fallen and death was destroyed</w:t>
      </w:r>
      <w:r w:rsidR="001225FA">
        <w:t xml:space="preserve">. </w:t>
      </w:r>
      <w:r>
        <w:t>We who were dead were raised and were made worthy of eternal life, and have obtained the joy of the first Paradise</w:t>
      </w:r>
      <w:r w:rsidR="001225FA">
        <w:t xml:space="preserve">. </w:t>
      </w:r>
      <w:r>
        <w:t xml:space="preserve">Therefore we, in thanksgiving, glorify Him, the mighty Christ our God. </w:t>
      </w:r>
    </w:p>
    <w:p w14:paraId="1C042213" w14:textId="7E1FE845" w:rsidR="00075EAD" w:rsidRPr="00075EA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3"/>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659BF909" w14:textId="77777777" w:rsidR="00075EAD" w:rsidRDefault="00075EAD" w:rsidP="00075EAD">
      <w:pPr>
        <w:pStyle w:val="Prose"/>
      </w:pPr>
      <w:r>
        <w:lastRenderedPageBreak/>
        <w:t xml:space="preserve">We give thanks to </w:t>
      </w:r>
      <w:r w:rsidR="001040C8">
        <w:t>You</w:t>
      </w:r>
      <w:r>
        <w:t xml:space="preserve">, O our Master, the Pantocrator, the Father of our Lord, God and Saviour Jesus Christ, and we glorify </w:t>
      </w:r>
      <w:r w:rsidR="001040C8">
        <w:t>You</w:t>
      </w:r>
      <w:r>
        <w:t xml:space="preserve">, for </w:t>
      </w:r>
      <w:r w:rsidR="001040C8">
        <w:t>You</w:t>
      </w:r>
      <w:r>
        <w:t xml:space="preserve"> </w:t>
      </w:r>
      <w:r w:rsidR="00556387">
        <w:t>have</w:t>
      </w:r>
      <w:r>
        <w:t xml:space="preserve"> ap</w:t>
      </w:r>
      <w:r w:rsidR="00984EE6">
        <w:t>pointed the hours of the suffer</w:t>
      </w:r>
      <w:r>
        <w:t xml:space="preserve">ing of </w:t>
      </w:r>
      <w:r w:rsidR="001040C8">
        <w:t>Your</w:t>
      </w:r>
      <w:r w:rsidR="00FD3543">
        <w:t xml:space="preserve"> Only-</w:t>
      </w:r>
      <w:r>
        <w:t>Begotten So</w:t>
      </w:r>
      <w:r w:rsidR="00984EE6">
        <w:t>n to be times of prayer and sup</w:t>
      </w:r>
      <w:r>
        <w:t>plication</w:t>
      </w:r>
      <w:r w:rsidR="001225FA">
        <w:t xml:space="preserve">. </w:t>
      </w:r>
      <w:r>
        <w:t>Receive our pr</w:t>
      </w:r>
      <w:r w:rsidR="00984EE6">
        <w:t>ayers and blot out the handwrit</w:t>
      </w:r>
      <w:r>
        <w:t xml:space="preserve">ing of our sins that is written against us, even as </w:t>
      </w:r>
      <w:r w:rsidR="001040C8">
        <w:t>You</w:t>
      </w:r>
      <w:r>
        <w:t xml:space="preserve"> </w:t>
      </w:r>
      <w:r w:rsidR="00556387">
        <w:t>have</w:t>
      </w:r>
      <w:r>
        <w:t xml:space="preserve"> rent it apart at this holy hour through the Cross of </w:t>
      </w:r>
      <w:r w:rsidR="001040C8">
        <w:t>Your</w:t>
      </w:r>
      <w:r w:rsidR="00FD3543">
        <w:t xml:space="preserve"> Only-</w:t>
      </w:r>
      <w:r>
        <w:t xml:space="preserve">Begotten Son, Jesus Christ our Lord and the Saviour of our souls, by Whom </w:t>
      </w:r>
      <w:r w:rsidR="001040C8">
        <w:t>You</w:t>
      </w:r>
      <w:r>
        <w:t xml:space="preserve"> </w:t>
      </w:r>
      <w:r w:rsidR="00556387">
        <w:t>have</w:t>
      </w:r>
      <w:r>
        <w:t xml:space="preserve"> shattered all the power of the enemy.</w:t>
      </w:r>
    </w:p>
    <w:p w14:paraId="2BADA8B6" w14:textId="77777777" w:rsidR="00075EAD" w:rsidRDefault="00FD3543" w:rsidP="00075EAD">
      <w:pPr>
        <w:pStyle w:val="Prose"/>
      </w:pPr>
      <w:r>
        <w:t>And give us</w:t>
      </w:r>
      <w:r w:rsidR="00075EAD">
        <w:t xml:space="preserve"> a bright and blameless life, and a calm living, that we may please </w:t>
      </w:r>
      <w:r w:rsidR="001040C8">
        <w:t>Your</w:t>
      </w:r>
      <w:r w:rsidR="00075EAD">
        <w:t xml:space="preserve"> holy worshipful Name, and may stand before the awesome and righteous judgment seat of </w:t>
      </w:r>
      <w:r w:rsidR="001040C8">
        <w:t>Your</w:t>
      </w:r>
      <w:r>
        <w:t xml:space="preserve"> Only Begotten-</w:t>
      </w:r>
      <w:r w:rsidR="00075EAD">
        <w:t>Son, Jesus Christ our Lord, without fal</w:t>
      </w:r>
      <w:r w:rsidR="00984EE6">
        <w:t>l</w:t>
      </w:r>
      <w:r w:rsidR="00075EAD">
        <w:t xml:space="preserve">ing into judgement; and that we may glorify </w:t>
      </w:r>
      <w:r w:rsidR="001040C8">
        <w:t>You</w:t>
      </w:r>
      <w:r w:rsidR="00075EAD">
        <w:t xml:space="preserve"> with all </w:t>
      </w:r>
      <w:r w:rsidR="00E570CB">
        <w:t>Your</w:t>
      </w:r>
      <w:r w:rsidR="00075EAD">
        <w:t xml:space="preserve"> saints; </w:t>
      </w:r>
      <w:r w:rsidR="001040C8">
        <w:t>You</w:t>
      </w:r>
      <w:r>
        <w:t>, the U</w:t>
      </w:r>
      <w:r w:rsidR="00075EAD">
        <w:t>noriginate</w:t>
      </w:r>
      <w:r>
        <w:t xml:space="preserve"> Father, and the Son, Who is Co-</w:t>
      </w:r>
      <w:r w:rsidR="00075EAD">
        <w:t xml:space="preserve">Essential with </w:t>
      </w:r>
      <w:r w:rsidR="001040C8">
        <w:t>You</w:t>
      </w:r>
      <w:r w:rsidR="00075EAD">
        <w:t xml:space="preserve">, and the Holy Spirit, the </w:t>
      </w:r>
      <w:commentRangeStart w:id="206"/>
      <w:r>
        <w:t>Life Giver</w:t>
      </w:r>
      <w:r w:rsidR="00075EAD">
        <w:t>,</w:t>
      </w:r>
      <w:commentRangeEnd w:id="206"/>
      <w:r>
        <w:rPr>
          <w:rStyle w:val="CommentReference"/>
          <w:lang w:val="en-CA"/>
        </w:rPr>
        <w:commentReference w:id="206"/>
      </w:r>
      <w:r w:rsidR="00075EAD">
        <w:t xml:space="preserve"> now, and ever, and unto the ages of ages</w:t>
      </w:r>
      <w:r w:rsidR="00984EE6">
        <w:t>.</w:t>
      </w:r>
    </w:p>
    <w:p w14:paraId="402E0ACF" w14:textId="77777777" w:rsidR="00984EE6" w:rsidRDefault="00984EE6" w:rsidP="00984EE6">
      <w:pPr>
        <w:pStyle w:val="Rubric"/>
      </w:pPr>
      <w:commentRangeStart w:id="207"/>
      <w:r>
        <w:t xml:space="preserve">An earlier rite adds "Lord, have mercy (x3). Holy Htirgy, God, our hope, have mercy upon </w:t>
      </w:r>
      <w:r w:rsidR="00E570CB">
        <w:t>Your</w:t>
      </w:r>
      <w:r>
        <w:t xml:space="preserve"> creatures and save our souls. Kyrie eleison." However, this is likely an isolated, late addition.</w:t>
      </w:r>
      <w:commentRangeEnd w:id="207"/>
      <w:r w:rsidR="00180AE1">
        <w:rPr>
          <w:rStyle w:val="CommentReference"/>
          <w:i w:val="0"/>
        </w:rPr>
        <w:commentReference w:id="207"/>
      </w:r>
    </w:p>
    <w:p w14:paraId="416185FC" w14:textId="14138B5F" w:rsidR="00075EAD" w:rsidRPr="005F5CA1"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555DE5C5" w14:textId="77777777" w:rsidR="00075EAD" w:rsidRPr="00075EAD" w:rsidRDefault="00075EAD" w:rsidP="00075EAD">
      <w:pPr>
        <w:pStyle w:val="Prose"/>
      </w:pPr>
    </w:p>
    <w:p w14:paraId="0E448C83" w14:textId="77777777" w:rsidR="00495F1A" w:rsidRDefault="00495F1A" w:rsidP="00495F1A">
      <w:pPr>
        <w:pStyle w:val="Heading2"/>
      </w:pPr>
      <w:bookmarkStart w:id="208" w:name="_Toc410196193"/>
      <w:bookmarkStart w:id="209" w:name="_Toc410196435"/>
      <w:bookmarkStart w:id="210" w:name="_Toc410196937"/>
      <w:bookmarkStart w:id="211" w:name="_Toc448696625"/>
      <w:r>
        <w:lastRenderedPageBreak/>
        <w:t>Afternoon (The Ninth Hour)</w:t>
      </w:r>
      <w:bookmarkEnd w:id="208"/>
      <w:bookmarkEnd w:id="209"/>
      <w:bookmarkEnd w:id="210"/>
      <w:bookmarkEnd w:id="211"/>
    </w:p>
    <w:p w14:paraId="76CF3E2D" w14:textId="77777777" w:rsidR="00495F1A" w:rsidRDefault="00495F1A" w:rsidP="00495F1A">
      <w:pPr>
        <w:pStyle w:val="Heading3"/>
      </w:pPr>
      <w:bookmarkStart w:id="212" w:name="_Toc410196194"/>
      <w:bookmarkStart w:id="213" w:name="_Toc410196436"/>
      <w:bookmarkStart w:id="214" w:name="_Toc410196938"/>
      <w:bookmarkStart w:id="215" w:name="_Ref435434381"/>
      <w:bookmarkStart w:id="216" w:name="_Ref435434387"/>
      <w:r>
        <w:t>The Psalms of the Ninth Hour</w:t>
      </w:r>
      <w:bookmarkEnd w:id="212"/>
      <w:bookmarkEnd w:id="213"/>
      <w:bookmarkEnd w:id="214"/>
      <w:bookmarkEnd w:id="215"/>
      <w:bookmarkEnd w:id="216"/>
    </w:p>
    <w:p w14:paraId="07913438" w14:textId="77777777" w:rsidR="00075EAD" w:rsidRDefault="00075EAD" w:rsidP="00075EAD">
      <w:pPr>
        <w:pStyle w:val="Rubric"/>
        <w:rPr>
          <w:lang w:val="en-US"/>
        </w:rPr>
      </w:pPr>
      <w:r>
        <w:rPr>
          <w:lang w:val="en-US"/>
        </w:rPr>
        <w:t>The worshipper prays the introductory prayers,</w:t>
      </w:r>
    </w:p>
    <w:p w14:paraId="397ABD23" w14:textId="77777777" w:rsidR="00FB6528" w:rsidRDefault="00FB6528" w:rsidP="00FB6528">
      <w:pPr>
        <w:pStyle w:val="Prose"/>
      </w:pPr>
      <w:r>
        <w:t>In the Name of the Father and the Son and the Holy Spirit, One God. Amen.</w:t>
      </w:r>
    </w:p>
    <w:p w14:paraId="34B6BD3F" w14:textId="77777777" w:rsidR="00FB6528" w:rsidRDefault="00FB6528" w:rsidP="00FB6528">
      <w:pPr>
        <w:pStyle w:val="Prose"/>
      </w:pPr>
      <w:r>
        <w:t>Lord have mercy, Lord have mercy, Lord bless. Amen.</w:t>
      </w:r>
    </w:p>
    <w:p w14:paraId="6186EDBB" w14:textId="77777777" w:rsidR="00FB6528" w:rsidRDefault="00FB6528" w:rsidP="00FB6528">
      <w:pPr>
        <w:pStyle w:val="Prose"/>
      </w:pPr>
      <w:r>
        <w:t>Glory be to the Father and to the Son and to the Holy Spirit, both now, and always, and unto the ages of ages. Amen.</w:t>
      </w:r>
    </w:p>
    <w:p w14:paraId="105B0297" w14:textId="77777777" w:rsidR="00FB6528" w:rsidRDefault="00FB6528" w:rsidP="00FB6528">
      <w:pPr>
        <w:pStyle w:val="Prose"/>
      </w:pPr>
      <w:r>
        <w:t>Make us worthy to say thankfully,</w:t>
      </w:r>
    </w:p>
    <w:p w14:paraId="2164F794" w14:textId="77777777" w:rsidR="00FB6528" w:rsidRDefault="00FB6528" w:rsidP="00075EAD">
      <w:pPr>
        <w:pStyle w:val="Prose"/>
        <w:tabs>
          <w:tab w:val="left" w:pos="8280"/>
        </w:tabs>
      </w:pPr>
    </w:p>
    <w:p w14:paraId="688D0329" w14:textId="4C3D77FC" w:rsidR="00075EAD" w:rsidRDefault="001744DD" w:rsidP="00AF1044">
      <w:pPr>
        <w:pStyle w:val="Prose"/>
        <w:tabs>
          <w:tab w:val="right" w:leader="dot" w:pos="8640"/>
        </w:tabs>
        <w:rPr>
          <w:lang w:val="en-US"/>
        </w:rPr>
      </w:pPr>
      <w:r>
        <w:fldChar w:fldCharType="begin"/>
      </w:r>
      <w:r>
        <w:instrText xml:space="preserve"> REF _Ref411967832 \h  \* MERGEFORMAT </w:instrText>
      </w:r>
      <w:r>
        <w:fldChar w:fldCharType="separate"/>
      </w:r>
      <w:r w:rsidR="000C7DE2">
        <w:t>The Lord's Prayer</w:t>
      </w:r>
      <w:r>
        <w:fldChar w:fldCharType="end"/>
      </w:r>
      <w:r w:rsidR="00075EAD">
        <w:rPr>
          <w:lang w:val="en-US"/>
        </w:rPr>
        <w:tab/>
      </w:r>
      <w:r w:rsidR="003A78C2">
        <w:rPr>
          <w:lang w:val="en-US"/>
        </w:rPr>
        <w:fldChar w:fldCharType="begin"/>
      </w:r>
      <w:r w:rsidR="00075EAD">
        <w:rPr>
          <w:lang w:val="en-US"/>
        </w:rPr>
        <w:instrText xml:space="preserve"> PAGEREF _Ref411967832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04BF2C4A" w14:textId="57C795BA" w:rsidR="00075EAD" w:rsidRDefault="001744DD" w:rsidP="00AF1044">
      <w:pPr>
        <w:pStyle w:val="Prose"/>
        <w:tabs>
          <w:tab w:val="right" w:leader="dot" w:pos="8640"/>
        </w:tabs>
        <w:rPr>
          <w:lang w:val="en-US"/>
        </w:rPr>
      </w:pPr>
      <w:r>
        <w:fldChar w:fldCharType="begin"/>
      </w:r>
      <w:r>
        <w:instrText xml:space="preserve"> REF _Ref411967872 \h  \* MERGEFORMAT </w:instrText>
      </w:r>
      <w:r>
        <w:fldChar w:fldCharType="separate"/>
      </w:r>
      <w:r w:rsidR="000C7DE2">
        <w:t>The Prayer of Thanksgiving</w:t>
      </w:r>
      <w:r>
        <w:fldChar w:fldCharType="end"/>
      </w:r>
      <w:r w:rsidR="00075EAD">
        <w:rPr>
          <w:lang w:val="en-US"/>
        </w:rPr>
        <w:tab/>
      </w:r>
      <w:r w:rsidR="003A78C2">
        <w:rPr>
          <w:lang w:val="en-US"/>
        </w:rPr>
        <w:fldChar w:fldCharType="begin"/>
      </w:r>
      <w:r w:rsidR="00075EAD">
        <w:rPr>
          <w:lang w:val="en-US"/>
        </w:rPr>
        <w:instrText xml:space="preserve"> PAGEREF _Ref411967872 \h </w:instrText>
      </w:r>
      <w:r w:rsidR="003A78C2">
        <w:rPr>
          <w:lang w:val="en-US"/>
        </w:rPr>
      </w:r>
      <w:r w:rsidR="003A78C2">
        <w:rPr>
          <w:lang w:val="en-US"/>
        </w:rPr>
        <w:fldChar w:fldCharType="separate"/>
      </w:r>
      <w:r w:rsidR="000C7DE2">
        <w:rPr>
          <w:noProof/>
          <w:lang w:val="en-US"/>
        </w:rPr>
        <w:t>10</w:t>
      </w:r>
      <w:r w:rsidR="003A78C2">
        <w:rPr>
          <w:lang w:val="en-US"/>
        </w:rPr>
        <w:fldChar w:fldCharType="end"/>
      </w:r>
    </w:p>
    <w:p w14:paraId="3512D80B" w14:textId="3346A1C7" w:rsidR="00075EAD" w:rsidRDefault="001744DD" w:rsidP="00AF1044">
      <w:pPr>
        <w:pStyle w:val="Prose"/>
        <w:tabs>
          <w:tab w:val="right" w:leader="dot" w:pos="864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sidR="00075EAD">
        <w:rPr>
          <w:lang w:val="en-US"/>
        </w:rPr>
        <w:tab/>
      </w:r>
      <w:r w:rsidR="003A78C2">
        <w:rPr>
          <w:lang w:val="en-US"/>
        </w:rPr>
        <w:fldChar w:fldCharType="begin"/>
      </w:r>
      <w:r w:rsidR="00075EAD">
        <w:rPr>
          <w:lang w:val="en-US"/>
        </w:rPr>
        <w:instrText xml:space="preserve"> PAGEREF _Ref411967565 \h </w:instrText>
      </w:r>
      <w:r w:rsidR="003A78C2">
        <w:rPr>
          <w:lang w:val="en-US"/>
        </w:rPr>
      </w:r>
      <w:r w:rsidR="003A78C2">
        <w:rPr>
          <w:lang w:val="en-US"/>
        </w:rPr>
        <w:fldChar w:fldCharType="separate"/>
      </w:r>
      <w:r w:rsidR="000C7DE2">
        <w:rPr>
          <w:noProof/>
          <w:lang w:val="en-US"/>
        </w:rPr>
        <w:t>160</w:t>
      </w:r>
      <w:r w:rsidR="003A78C2">
        <w:rPr>
          <w:lang w:val="en-US"/>
        </w:rPr>
        <w:fldChar w:fldCharType="end"/>
      </w:r>
    </w:p>
    <w:p w14:paraId="2EF6EA93" w14:textId="77777777" w:rsidR="00075EAD" w:rsidRDefault="00075EAD" w:rsidP="00075EAD">
      <w:pPr>
        <w:pStyle w:val="Rubric"/>
        <w:rPr>
          <w:lang w:val="en-US"/>
        </w:rPr>
      </w:pPr>
      <w:r>
        <w:rPr>
          <w:lang w:val="en-US"/>
        </w:rPr>
        <w:t>Then shall be said,</w:t>
      </w:r>
    </w:p>
    <w:p w14:paraId="5191D54E" w14:textId="77777777" w:rsidR="00075EAD" w:rsidRDefault="00075EAD" w:rsidP="00075EAD">
      <w:pPr>
        <w:pStyle w:val="Prose"/>
      </w:pPr>
      <w:r>
        <w:t>The hymn of th</w:t>
      </w:r>
      <w:r w:rsidR="00180AE1">
        <w:t xml:space="preserve">e ninth hour of the blessed day, </w:t>
      </w:r>
      <w:r>
        <w:t>I offe</w:t>
      </w:r>
      <w:r w:rsidR="00180AE1">
        <w:t>r to Christ, my King and my God.</w:t>
      </w:r>
      <w:r>
        <w:t xml:space="preserve"> I will hope in Him that He may forgive me my sins.</w:t>
      </w:r>
    </w:p>
    <w:p w14:paraId="62B0EB40" w14:textId="77777777" w:rsidR="00180AE1" w:rsidRDefault="00180AE1" w:rsidP="00075EAD">
      <w:pPr>
        <w:pStyle w:val="Prose"/>
      </w:pPr>
      <w:r>
        <w:t>Of the Psalms of David the King and Prophet; may his blessing be upon us all. Amen.</w:t>
      </w:r>
    </w:p>
    <w:p w14:paraId="383DCEE4" w14:textId="77777777" w:rsidR="00075EAD" w:rsidRDefault="00075EAD" w:rsidP="00075EAD">
      <w:pPr>
        <w:pStyle w:val="Heading5"/>
        <w:rPr>
          <w:lang w:val="en-GB"/>
        </w:rPr>
      </w:pPr>
      <w:bookmarkStart w:id="217" w:name="_Ref434576482"/>
      <w:r>
        <w:rPr>
          <w:lang w:val="en-GB"/>
        </w:rPr>
        <w:t>The Psalms</w:t>
      </w:r>
      <w:r w:rsidR="00F14AA6">
        <w:rPr>
          <w:lang w:val="en-GB"/>
        </w:rPr>
        <w:t xml:space="preserve"> of the Afternoon (Ninth hour)</w:t>
      </w:r>
      <w:bookmarkEnd w:id="217"/>
    </w:p>
    <w:p w14:paraId="3636D619" w14:textId="66531BD0" w:rsidR="00075EAD" w:rsidRDefault="001744DD" w:rsidP="00075EAD">
      <w:pPr>
        <w:pStyle w:val="EngHang"/>
        <w:tabs>
          <w:tab w:val="left" w:leader="dot" w:pos="8280"/>
        </w:tabs>
      </w:pPr>
      <w:r>
        <w:fldChar w:fldCharType="begin"/>
      </w:r>
      <w:r>
        <w:instrText xml:space="preserve"> REF _Ref412111699 \h  \* MERGEFORMAT </w:instrText>
      </w:r>
      <w:r>
        <w:fldChar w:fldCharType="separate"/>
      </w:r>
      <w:r w:rsidR="000C7DE2">
        <w:t>Psalm</w:t>
      </w:r>
      <w:r w:rsidR="000C7DE2" w:rsidRPr="00AB1781">
        <w:t xml:space="preserve"> 95</w:t>
      </w:r>
      <w:r w:rsidR="000C7DE2">
        <w:t>: “Sing a new song to the Lord, sing to the Lord, all the earth”</w:t>
      </w:r>
      <w:r>
        <w:fldChar w:fldCharType="end"/>
      </w:r>
      <w:r w:rsidR="00075EAD">
        <w:tab/>
      </w:r>
      <w:r w:rsidR="003A78C2">
        <w:fldChar w:fldCharType="begin"/>
      </w:r>
      <w:r w:rsidR="00075EAD">
        <w:instrText xml:space="preserve"> PAGEREF _Ref412111699 \h </w:instrText>
      </w:r>
      <w:r w:rsidR="003A78C2">
        <w:fldChar w:fldCharType="separate"/>
      </w:r>
      <w:r w:rsidR="000C7DE2">
        <w:rPr>
          <w:noProof/>
        </w:rPr>
        <w:t>232</w:t>
      </w:r>
      <w:r w:rsidR="003A78C2">
        <w:fldChar w:fldCharType="end"/>
      </w:r>
    </w:p>
    <w:p w14:paraId="70C04BAE" w14:textId="3107D02F" w:rsidR="00075EAD" w:rsidRDefault="001744DD" w:rsidP="00075EAD">
      <w:pPr>
        <w:pStyle w:val="EngHang"/>
        <w:tabs>
          <w:tab w:val="left" w:leader="dot" w:pos="8280"/>
        </w:tabs>
      </w:pPr>
      <w:r>
        <w:fldChar w:fldCharType="begin"/>
      </w:r>
      <w:r>
        <w:instrText xml:space="preserve"> REF _Ref412026313 \h  \* MERGEFORMAT </w:instrText>
      </w:r>
      <w:r>
        <w:fldChar w:fldCharType="separate"/>
      </w:r>
      <w:r w:rsidR="000C7DE2">
        <w:t>Psalm</w:t>
      </w:r>
      <w:r w:rsidR="000C7DE2" w:rsidRPr="00AB1781">
        <w:t xml:space="preserve"> 96</w:t>
      </w:r>
      <w:r w:rsidR="000C7DE2">
        <w:t>: “The Lord reigns, let the earth rejoice”</w:t>
      </w:r>
      <w:r>
        <w:fldChar w:fldCharType="end"/>
      </w:r>
      <w:r w:rsidR="00075EAD">
        <w:tab/>
      </w:r>
      <w:r w:rsidR="003A78C2">
        <w:fldChar w:fldCharType="begin"/>
      </w:r>
      <w:r w:rsidR="00075EAD">
        <w:instrText xml:space="preserve"> PAGEREF _Ref412026313 \h </w:instrText>
      </w:r>
      <w:r w:rsidR="003A78C2">
        <w:fldChar w:fldCharType="separate"/>
      </w:r>
      <w:r w:rsidR="000C7DE2">
        <w:rPr>
          <w:noProof/>
        </w:rPr>
        <w:t>233</w:t>
      </w:r>
      <w:r w:rsidR="003A78C2">
        <w:fldChar w:fldCharType="end"/>
      </w:r>
    </w:p>
    <w:p w14:paraId="1C2440CF" w14:textId="3A1E5C2F" w:rsidR="00075EAD" w:rsidRDefault="001744DD" w:rsidP="00075EAD">
      <w:pPr>
        <w:pStyle w:val="EngHang"/>
        <w:tabs>
          <w:tab w:val="left" w:leader="dot" w:pos="8280"/>
        </w:tabs>
      </w:pPr>
      <w:r>
        <w:fldChar w:fldCharType="begin"/>
      </w:r>
      <w:r>
        <w:instrText xml:space="preserve"> REF _Ref412111720 \h  \* MERGEFORMAT </w:instrText>
      </w:r>
      <w:r>
        <w:fldChar w:fldCharType="separate"/>
      </w:r>
      <w:r w:rsidR="000C7DE2">
        <w:t>Psalm</w:t>
      </w:r>
      <w:r w:rsidR="000C7DE2" w:rsidRPr="00AB1781">
        <w:t xml:space="preserve"> 97</w:t>
      </w:r>
      <w:r w:rsidR="000C7DE2">
        <w:t>: “Sing a new song to the Lord, for the Lord has done wondrous things”</w:t>
      </w:r>
      <w:r>
        <w:fldChar w:fldCharType="end"/>
      </w:r>
      <w:r w:rsidR="00075EAD">
        <w:tab/>
      </w:r>
      <w:r w:rsidR="003A78C2">
        <w:fldChar w:fldCharType="begin"/>
      </w:r>
      <w:r w:rsidR="00075EAD">
        <w:instrText xml:space="preserve"> PAGEREF _Ref412111720 \h </w:instrText>
      </w:r>
      <w:r w:rsidR="003A78C2">
        <w:fldChar w:fldCharType="separate"/>
      </w:r>
      <w:r w:rsidR="000C7DE2">
        <w:rPr>
          <w:noProof/>
        </w:rPr>
        <w:t>235</w:t>
      </w:r>
      <w:r w:rsidR="003A78C2">
        <w:fldChar w:fldCharType="end"/>
      </w:r>
    </w:p>
    <w:p w14:paraId="35D6FC92" w14:textId="4D405833" w:rsidR="00075EAD" w:rsidRDefault="001744DD" w:rsidP="00075EAD">
      <w:pPr>
        <w:pStyle w:val="EngHang"/>
        <w:tabs>
          <w:tab w:val="left" w:leader="dot" w:pos="8280"/>
        </w:tabs>
      </w:pPr>
      <w:r>
        <w:fldChar w:fldCharType="begin"/>
      </w:r>
      <w:r>
        <w:instrText xml:space="preserve"> REF _Ref412111731 \h  \* MERGEFORMAT </w:instrText>
      </w:r>
      <w:r>
        <w:fldChar w:fldCharType="separate"/>
      </w:r>
      <w:r w:rsidR="000C7DE2">
        <w:t>Psalm</w:t>
      </w:r>
      <w:r w:rsidR="000C7DE2" w:rsidRPr="00AB1781">
        <w:t xml:space="preserve"> 98</w:t>
      </w:r>
      <w:r w:rsidR="000C7DE2">
        <w:t>: “The Lord reigns, let the peoples rage”</w:t>
      </w:r>
      <w:r>
        <w:fldChar w:fldCharType="end"/>
      </w:r>
      <w:r w:rsidR="00075EAD">
        <w:tab/>
      </w:r>
      <w:r w:rsidR="003A78C2">
        <w:fldChar w:fldCharType="begin"/>
      </w:r>
      <w:r w:rsidR="00075EAD">
        <w:instrText xml:space="preserve"> PAGEREF _Ref412111731 \h </w:instrText>
      </w:r>
      <w:r w:rsidR="003A78C2">
        <w:fldChar w:fldCharType="separate"/>
      </w:r>
      <w:r w:rsidR="000C7DE2">
        <w:rPr>
          <w:noProof/>
        </w:rPr>
        <w:t>236</w:t>
      </w:r>
      <w:r w:rsidR="003A78C2">
        <w:fldChar w:fldCharType="end"/>
      </w:r>
    </w:p>
    <w:p w14:paraId="13A44FCC" w14:textId="0CE8E9E2" w:rsidR="00075EAD" w:rsidRDefault="001744DD" w:rsidP="00075EAD">
      <w:pPr>
        <w:pStyle w:val="EngHang"/>
        <w:tabs>
          <w:tab w:val="left" w:leader="dot" w:pos="8280"/>
        </w:tabs>
      </w:pPr>
      <w:r>
        <w:fldChar w:fldCharType="begin"/>
      </w:r>
      <w:r>
        <w:instrText xml:space="preserve"> REF _Ref412111741 \h  \* MERGEFORMAT </w:instrText>
      </w:r>
      <w:r>
        <w:fldChar w:fldCharType="separate"/>
      </w:r>
      <w:r w:rsidR="000C7DE2">
        <w:t>Psalm</w:t>
      </w:r>
      <w:r w:rsidR="000C7DE2" w:rsidRPr="00AB1781">
        <w:t xml:space="preserve"> 99</w:t>
      </w:r>
      <w:r w:rsidR="000C7DE2">
        <w:t>: “Shout for joy to the Lord, all the earth”</w:t>
      </w:r>
      <w:r>
        <w:fldChar w:fldCharType="end"/>
      </w:r>
      <w:r w:rsidR="00075EAD">
        <w:tab/>
      </w:r>
      <w:r w:rsidR="003A78C2">
        <w:fldChar w:fldCharType="begin"/>
      </w:r>
      <w:r w:rsidR="00075EAD">
        <w:instrText xml:space="preserve"> PAGEREF _Ref412111741 \h </w:instrText>
      </w:r>
      <w:r w:rsidR="003A78C2">
        <w:fldChar w:fldCharType="separate"/>
      </w:r>
      <w:r w:rsidR="000C7DE2">
        <w:rPr>
          <w:noProof/>
        </w:rPr>
        <w:t>237</w:t>
      </w:r>
      <w:r w:rsidR="003A78C2">
        <w:fldChar w:fldCharType="end"/>
      </w:r>
    </w:p>
    <w:p w14:paraId="21960806" w14:textId="506831B7" w:rsidR="00075EAD" w:rsidRDefault="001744DD" w:rsidP="00075EAD">
      <w:pPr>
        <w:pStyle w:val="EngHang"/>
        <w:tabs>
          <w:tab w:val="left" w:leader="dot" w:pos="8280"/>
        </w:tabs>
      </w:pPr>
      <w:r>
        <w:fldChar w:fldCharType="begin"/>
      </w:r>
      <w:r>
        <w:instrText xml:space="preserve"> REF _Ref412111752 \h  \* MERGEFORMAT </w:instrText>
      </w:r>
      <w:r>
        <w:fldChar w:fldCharType="separate"/>
      </w:r>
      <w:r w:rsidR="000C7DE2">
        <w:t>Psalm</w:t>
      </w:r>
      <w:r w:rsidR="000C7DE2" w:rsidRPr="00AB1781">
        <w:t xml:space="preserve"> 100</w:t>
      </w:r>
      <w:r w:rsidR="000C7DE2">
        <w:t>: “I will sing to You of mercy and judgment, O Lord”</w:t>
      </w:r>
      <w:r>
        <w:fldChar w:fldCharType="end"/>
      </w:r>
      <w:r w:rsidR="00075EAD">
        <w:tab/>
      </w:r>
      <w:r w:rsidR="003A78C2">
        <w:fldChar w:fldCharType="begin"/>
      </w:r>
      <w:r w:rsidR="00075EAD">
        <w:instrText xml:space="preserve"> PAGEREF _Ref412111752 \h </w:instrText>
      </w:r>
      <w:r w:rsidR="003A78C2">
        <w:fldChar w:fldCharType="separate"/>
      </w:r>
      <w:r w:rsidR="000C7DE2">
        <w:rPr>
          <w:noProof/>
        </w:rPr>
        <w:t>238</w:t>
      </w:r>
      <w:r w:rsidR="003A78C2">
        <w:fldChar w:fldCharType="end"/>
      </w:r>
    </w:p>
    <w:p w14:paraId="13BE8987" w14:textId="61E38F55" w:rsidR="00075EAD" w:rsidRDefault="001744DD" w:rsidP="00075EAD">
      <w:pPr>
        <w:pStyle w:val="EngHang"/>
        <w:tabs>
          <w:tab w:val="left" w:leader="dot" w:pos="8280"/>
        </w:tabs>
      </w:pPr>
      <w:r>
        <w:fldChar w:fldCharType="begin"/>
      </w:r>
      <w:r>
        <w:instrText xml:space="preserve"> REF _Ref412026343 \h  \* MERGEFORMAT </w:instrText>
      </w:r>
      <w:r>
        <w:fldChar w:fldCharType="separate"/>
      </w:r>
      <w:r w:rsidR="000C7DE2">
        <w:t>Psalm</w:t>
      </w:r>
      <w:r w:rsidR="000C7DE2" w:rsidRPr="00AB1781">
        <w:t xml:space="preserve"> 109</w:t>
      </w:r>
      <w:r w:rsidR="000C7DE2">
        <w:t>: “The Lord said to my Lord, “Sit at My right hand’”</w:t>
      </w:r>
      <w:r>
        <w:fldChar w:fldCharType="end"/>
      </w:r>
      <w:r w:rsidR="00075EAD">
        <w:tab/>
      </w:r>
      <w:r w:rsidR="003A78C2">
        <w:fldChar w:fldCharType="begin"/>
      </w:r>
      <w:r w:rsidR="00075EAD">
        <w:instrText xml:space="preserve"> PAGEREF _Ref412026343 \h </w:instrText>
      </w:r>
      <w:r w:rsidR="003A78C2">
        <w:fldChar w:fldCharType="separate"/>
      </w:r>
      <w:r w:rsidR="000C7DE2">
        <w:rPr>
          <w:noProof/>
        </w:rPr>
        <w:t>260</w:t>
      </w:r>
      <w:r w:rsidR="003A78C2">
        <w:fldChar w:fldCharType="end"/>
      </w:r>
    </w:p>
    <w:commentRangeStart w:id="218"/>
    <w:p w14:paraId="0FAEAE21" w14:textId="338C7601" w:rsidR="00075EAD" w:rsidRDefault="003A78C2" w:rsidP="00075EAD">
      <w:pPr>
        <w:pStyle w:val="EngHang"/>
        <w:tabs>
          <w:tab w:val="left" w:leader="dot" w:pos="8280"/>
        </w:tabs>
      </w:pPr>
      <w:r>
        <w:fldChar w:fldCharType="begin"/>
      </w:r>
      <w:r w:rsidR="00075EAD">
        <w:instrText xml:space="preserve"> REF _Ref412111792 \h  \* MERGEFORMAT </w:instrText>
      </w:r>
      <w:r>
        <w:fldChar w:fldCharType="separate"/>
      </w:r>
      <w:r w:rsidR="000C7DE2">
        <w:t>Psalm</w:t>
      </w:r>
      <w:r w:rsidR="000C7DE2" w:rsidRPr="00AB1781">
        <w:t xml:space="preserve"> 110</w:t>
      </w:r>
      <w:r w:rsidR="000C7DE2">
        <w:t>: “I will confess You, O Lord, with my whole heart”</w:t>
      </w:r>
      <w:r>
        <w:fldChar w:fldCharType="end"/>
      </w:r>
      <w:commentRangeEnd w:id="218"/>
      <w:r w:rsidR="00984EE6">
        <w:rPr>
          <w:rStyle w:val="CommentReference"/>
          <w:rFonts w:eastAsiaTheme="minorHAnsi" w:cstheme="minorBidi"/>
          <w:color w:val="auto"/>
          <w:lang w:val="en-CA"/>
        </w:rPr>
        <w:commentReference w:id="218"/>
      </w:r>
      <w:r w:rsidR="00075EAD">
        <w:tab/>
      </w:r>
      <w:r>
        <w:fldChar w:fldCharType="begin"/>
      </w:r>
      <w:r w:rsidR="00075EAD">
        <w:instrText xml:space="preserve"> PAGEREF _Ref412111792 \h </w:instrText>
      </w:r>
      <w:r>
        <w:fldChar w:fldCharType="separate"/>
      </w:r>
      <w:r w:rsidR="000C7DE2">
        <w:rPr>
          <w:noProof/>
        </w:rPr>
        <w:t>261</w:t>
      </w:r>
      <w:r>
        <w:fldChar w:fldCharType="end"/>
      </w:r>
    </w:p>
    <w:p w14:paraId="3B5AD04D" w14:textId="7910F354" w:rsidR="00075EAD" w:rsidRDefault="001744DD" w:rsidP="00075EAD">
      <w:pPr>
        <w:pStyle w:val="EngHang"/>
        <w:tabs>
          <w:tab w:val="left" w:leader="dot" w:pos="8280"/>
        </w:tabs>
      </w:pPr>
      <w:r>
        <w:fldChar w:fldCharType="begin"/>
      </w:r>
      <w:r>
        <w:instrText xml:space="preserve"> REF _Ref412111806 \h  \* MERGEFORMAT </w:instrText>
      </w:r>
      <w:r>
        <w:fldChar w:fldCharType="separate"/>
      </w:r>
      <w:r w:rsidR="000C7DE2">
        <w:t>Psalm</w:t>
      </w:r>
      <w:r w:rsidR="000C7DE2" w:rsidRPr="00AB1781">
        <w:t xml:space="preserve"> 111</w:t>
      </w:r>
      <w:r w:rsidR="000C7DE2">
        <w:t>: “Blessed is the man who fears the Lord”</w:t>
      </w:r>
      <w:r>
        <w:fldChar w:fldCharType="end"/>
      </w:r>
      <w:r w:rsidR="00075EAD">
        <w:tab/>
      </w:r>
      <w:r w:rsidR="003A78C2">
        <w:fldChar w:fldCharType="begin"/>
      </w:r>
      <w:r w:rsidR="00075EAD">
        <w:instrText xml:space="preserve"> PAGEREF _Ref412111806 \h </w:instrText>
      </w:r>
      <w:r w:rsidR="003A78C2">
        <w:fldChar w:fldCharType="separate"/>
      </w:r>
      <w:r w:rsidR="000C7DE2">
        <w:rPr>
          <w:noProof/>
        </w:rPr>
        <w:t>262</w:t>
      </w:r>
      <w:r w:rsidR="003A78C2">
        <w:fldChar w:fldCharType="end"/>
      </w:r>
    </w:p>
    <w:p w14:paraId="25F5E92C" w14:textId="3A0AE3CC" w:rsidR="00075EAD" w:rsidRDefault="001744DD" w:rsidP="00075EAD">
      <w:pPr>
        <w:pStyle w:val="EngHang"/>
        <w:tabs>
          <w:tab w:val="left" w:leader="dot" w:pos="8280"/>
        </w:tabs>
      </w:pPr>
      <w:r>
        <w:fldChar w:fldCharType="begin"/>
      </w:r>
      <w:r>
        <w:instrText xml:space="preserve"> REF _Ref412098484 \h  \* MERGEFORMAT </w:instrText>
      </w:r>
      <w:r>
        <w:fldChar w:fldCharType="separate"/>
      </w:r>
      <w:r w:rsidR="000C7DE2">
        <w:t>Psalm</w:t>
      </w:r>
      <w:r w:rsidR="000C7DE2" w:rsidRPr="00AB1781">
        <w:t xml:space="preserve"> 112</w:t>
      </w:r>
      <w:r w:rsidR="000C7DE2">
        <w:t>: “Praise the Lord, you children”</w:t>
      </w:r>
      <w:r>
        <w:fldChar w:fldCharType="end"/>
      </w:r>
      <w:r w:rsidR="00075EAD">
        <w:tab/>
      </w:r>
      <w:r w:rsidR="003A78C2">
        <w:fldChar w:fldCharType="begin"/>
      </w:r>
      <w:r w:rsidR="00075EAD">
        <w:instrText xml:space="preserve"> PAGEREF _Ref412098484 \h </w:instrText>
      </w:r>
      <w:r w:rsidR="003A78C2">
        <w:fldChar w:fldCharType="separate"/>
      </w:r>
      <w:r w:rsidR="000C7DE2">
        <w:rPr>
          <w:noProof/>
        </w:rPr>
        <w:t>263</w:t>
      </w:r>
      <w:r w:rsidR="003A78C2">
        <w:fldChar w:fldCharType="end"/>
      </w:r>
    </w:p>
    <w:p w14:paraId="65FF1699" w14:textId="7A7AC3B1" w:rsidR="00075EAD" w:rsidRDefault="001744DD" w:rsidP="00075EAD">
      <w:pPr>
        <w:pStyle w:val="EngHang"/>
        <w:tabs>
          <w:tab w:val="left" w:leader="dot" w:pos="8280"/>
        </w:tabs>
      </w:pPr>
      <w:r>
        <w:fldChar w:fldCharType="begin"/>
      </w:r>
      <w:r>
        <w:instrText xml:space="preserve"> REF _Ref412026361 \h  \* MERGEFORMAT </w:instrText>
      </w:r>
      <w:r>
        <w:fldChar w:fldCharType="separate"/>
      </w:r>
      <w:r w:rsidR="000C7DE2">
        <w:t>Psalm</w:t>
      </w:r>
      <w:r w:rsidR="000C7DE2" w:rsidRPr="00AB1781">
        <w:t xml:space="preserve"> 114</w:t>
      </w:r>
      <w:r w:rsidR="000C7DE2">
        <w:t>: “I love Him, because the Lord will hear”</w:t>
      </w:r>
      <w:r>
        <w:fldChar w:fldCharType="end"/>
      </w:r>
      <w:r w:rsidR="00075EAD">
        <w:tab/>
      </w:r>
      <w:r w:rsidR="003A78C2">
        <w:fldChar w:fldCharType="begin"/>
      </w:r>
      <w:r w:rsidR="00075EAD">
        <w:instrText xml:space="preserve"> PAGEREF _Ref412026361 \h </w:instrText>
      </w:r>
      <w:r w:rsidR="003A78C2">
        <w:fldChar w:fldCharType="separate"/>
      </w:r>
      <w:r w:rsidR="000C7DE2">
        <w:rPr>
          <w:noProof/>
        </w:rPr>
        <w:t>266</w:t>
      </w:r>
      <w:r w:rsidR="003A78C2">
        <w:fldChar w:fldCharType="end"/>
      </w:r>
    </w:p>
    <w:p w14:paraId="0612CEB7" w14:textId="4B3E75CE" w:rsidR="00075EAD" w:rsidRDefault="001744DD" w:rsidP="00075EAD">
      <w:pPr>
        <w:pStyle w:val="EngHang"/>
        <w:tabs>
          <w:tab w:val="left" w:leader="dot" w:pos="8280"/>
        </w:tabs>
      </w:pPr>
      <w:r>
        <w:fldChar w:fldCharType="begin"/>
      </w:r>
      <w:r>
        <w:instrText xml:space="preserve"> REF _Ref412026376 \h  \* MERGEFORMAT </w:instrText>
      </w:r>
      <w:r>
        <w:fldChar w:fldCharType="separate"/>
      </w:r>
      <w:r w:rsidR="000C7DE2">
        <w:t>Psalm</w:t>
      </w:r>
      <w:r w:rsidR="000C7DE2" w:rsidRPr="00AB1781">
        <w:t xml:space="preserve"> 115</w:t>
      </w:r>
      <w:r w:rsidR="000C7DE2">
        <w:t>: “I believed; therefore I spoke; but I was greatly humbled”</w:t>
      </w:r>
      <w:r>
        <w:fldChar w:fldCharType="end"/>
      </w:r>
      <w:r w:rsidR="00075EAD">
        <w:tab/>
      </w:r>
      <w:r w:rsidR="003A78C2">
        <w:fldChar w:fldCharType="begin"/>
      </w:r>
      <w:r w:rsidR="00075EAD">
        <w:instrText xml:space="preserve"> PAGEREF _Ref412026376 \h </w:instrText>
      </w:r>
      <w:r w:rsidR="003A78C2">
        <w:fldChar w:fldCharType="separate"/>
      </w:r>
      <w:r w:rsidR="000C7DE2">
        <w:rPr>
          <w:noProof/>
        </w:rPr>
        <w:t>267</w:t>
      </w:r>
      <w:r w:rsidR="003A78C2">
        <w:fldChar w:fldCharType="end"/>
      </w:r>
    </w:p>
    <w:p w14:paraId="1A9101DF" w14:textId="77777777" w:rsidR="00075EAD" w:rsidRDefault="00180AE1" w:rsidP="00075EAD">
      <w:pPr>
        <w:pStyle w:val="Heading5"/>
      </w:pPr>
      <w:r>
        <w:t>T</w:t>
      </w:r>
      <w:r w:rsidR="00F14AA6">
        <w:t>he Gospel from Saint Luke</w:t>
      </w:r>
      <w:r>
        <w:t xml:space="preserve"> 9:10—</w:t>
      </w:r>
      <w:r w:rsidR="00075EAD">
        <w:t>17</w:t>
      </w:r>
    </w:p>
    <w:p w14:paraId="4801951D" w14:textId="77777777" w:rsidR="00075EAD" w:rsidRDefault="00180AE1" w:rsidP="00075EAD">
      <w:pPr>
        <w:pStyle w:val="Prose"/>
      </w:pPr>
      <w:r>
        <w:t>When they</w:t>
      </w:r>
      <w:r w:rsidR="00075EAD">
        <w:t xml:space="preserve"> returned, </w:t>
      </w:r>
      <w:r>
        <w:t>the Apostles told Him all they had</w:t>
      </w:r>
      <w:r w:rsidR="00075EAD">
        <w:t xml:space="preserve"> done. </w:t>
      </w:r>
      <w:r>
        <w:t>Then [Jesus]</w:t>
      </w:r>
      <w:r w:rsidR="00075EAD">
        <w:t xml:space="preserve"> took them with Him, </w:t>
      </w:r>
      <w:r>
        <w:t>and they withdrew to a desert place of a</w:t>
      </w:r>
      <w:r w:rsidR="00075EAD">
        <w:t xml:space="preserve"> city called Bethsaida</w:t>
      </w:r>
      <w:r w:rsidR="001225FA">
        <w:t xml:space="preserve">. </w:t>
      </w:r>
    </w:p>
    <w:p w14:paraId="7FC24FD9" w14:textId="77777777" w:rsidR="00075EAD" w:rsidRDefault="00180AE1" w:rsidP="00075EAD">
      <w:pPr>
        <w:pStyle w:val="Prose"/>
      </w:pPr>
      <w:r>
        <w:lastRenderedPageBreak/>
        <w:t>However,</w:t>
      </w:r>
      <w:r w:rsidR="00075EAD">
        <w:t xml:space="preserve"> when the multitudes </w:t>
      </w:r>
      <w:r>
        <w:t>saw this, they followed Him.</w:t>
      </w:r>
      <w:r w:rsidR="00075EAD">
        <w:t xml:space="preserve"> </w:t>
      </w:r>
      <w:r>
        <w:t>[Jesus] received them, and spoke to them of the K</w:t>
      </w:r>
      <w:r w:rsidR="00075EAD">
        <w:t>ingdom of God, and healed those who had need of healing</w:t>
      </w:r>
      <w:r w:rsidR="001225FA">
        <w:t xml:space="preserve">. </w:t>
      </w:r>
    </w:p>
    <w:p w14:paraId="5C7E41A0" w14:textId="77777777" w:rsidR="00075EAD" w:rsidRDefault="00180AE1" w:rsidP="00075EAD">
      <w:pPr>
        <w:pStyle w:val="Prose"/>
      </w:pPr>
      <w:r>
        <w:t>Late in the afternoon</w:t>
      </w:r>
      <w:r w:rsidR="00075EAD">
        <w:t xml:space="preserve">, </w:t>
      </w:r>
      <w:r>
        <w:t>the twelve came to Him</w:t>
      </w:r>
      <w:r w:rsidR="00075EAD">
        <w:t xml:space="preserve"> and said, </w:t>
      </w:r>
      <w:r>
        <w:t>“</w:t>
      </w:r>
      <w:r w:rsidR="00075EAD">
        <w:t xml:space="preserve">Send the </w:t>
      </w:r>
      <w:r>
        <w:t>people</w:t>
      </w:r>
      <w:r w:rsidR="00075EAD">
        <w:t xml:space="preserve"> away, so that they may go into the </w:t>
      </w:r>
      <w:r w:rsidR="00EB47EB">
        <w:t xml:space="preserve">surrounding </w:t>
      </w:r>
      <w:r w:rsidR="00075EAD">
        <w:t xml:space="preserve">villages and </w:t>
      </w:r>
      <w:r w:rsidR="00EB47EB">
        <w:t>farms to find lodging and food,</w:t>
      </w:r>
      <w:r w:rsidR="00075EAD">
        <w:t xml:space="preserve"> for we are here in a desert place.</w:t>
      </w:r>
      <w:r w:rsidR="00EB47EB">
        <w:t>”</w:t>
      </w:r>
    </w:p>
    <w:p w14:paraId="72A87276" w14:textId="77777777" w:rsidR="00075EAD" w:rsidRDefault="00EB47EB" w:rsidP="00075EAD">
      <w:pPr>
        <w:pStyle w:val="Prose"/>
      </w:pPr>
      <w:r>
        <w:t xml:space="preserve">But [Jesus] said </w:t>
      </w:r>
      <w:r w:rsidR="00075EAD">
        <w:t xml:space="preserve">to them, </w:t>
      </w:r>
      <w:r>
        <w:t>“you give them something</w:t>
      </w:r>
      <w:r w:rsidR="00075EAD">
        <w:t xml:space="preserve"> to eat.</w:t>
      </w:r>
      <w:r>
        <w:t>”</w:t>
      </w:r>
      <w:r w:rsidR="00075EAD">
        <w:t xml:space="preserve"> </w:t>
      </w:r>
      <w:r>
        <w:t>They replied, “w</w:t>
      </w:r>
      <w:r w:rsidR="00075EAD">
        <w:t>e have no more</w:t>
      </w:r>
      <w:r>
        <w:t xml:space="preserve"> than five loaves and two fish,</w:t>
      </w:r>
      <w:r w:rsidR="00075EAD">
        <w:t xml:space="preserve"> </w:t>
      </w:r>
      <w:r>
        <w:t>unless</w:t>
      </w:r>
      <w:r w:rsidR="00075EAD">
        <w:t xml:space="preserve"> we go and buy food for all th</w:t>
      </w:r>
      <w:r>
        <w:t>ese</w:t>
      </w:r>
      <w:r w:rsidR="00075EAD">
        <w:t xml:space="preserve"> people</w:t>
      </w:r>
      <w:r w:rsidR="001225FA">
        <w:t>.</w:t>
      </w:r>
      <w:r>
        <w:t>”</w:t>
      </w:r>
      <w:r w:rsidR="001225FA">
        <w:t xml:space="preserve"> </w:t>
      </w:r>
      <w:r>
        <w:t>(For there</w:t>
      </w:r>
      <w:r w:rsidR="00075EAD">
        <w:t xml:space="preserve"> were about five thousand men</w:t>
      </w:r>
      <w:r>
        <w:t>)</w:t>
      </w:r>
      <w:r w:rsidR="00075EAD">
        <w:t xml:space="preserve">. </w:t>
      </w:r>
    </w:p>
    <w:p w14:paraId="433C02D1" w14:textId="77777777" w:rsidR="00075EAD" w:rsidRDefault="00EB47EB" w:rsidP="00EB47EB">
      <w:pPr>
        <w:pStyle w:val="Prose"/>
      </w:pPr>
      <w:r>
        <w:t>[Jesus] then</w:t>
      </w:r>
      <w:r w:rsidR="00075EAD">
        <w:t xml:space="preserve"> said to His disciples, </w:t>
      </w:r>
      <w:r>
        <w:t>“</w:t>
      </w:r>
      <w:r w:rsidR="00075EAD">
        <w:t>Make them sit down</w:t>
      </w:r>
      <w:r>
        <w:t xml:space="preserve"> in groups of fifty each</w:t>
      </w:r>
      <w:r w:rsidR="001225FA">
        <w:t>.</w:t>
      </w:r>
      <w:r>
        <w:t>”</w:t>
      </w:r>
      <w:r w:rsidR="001225FA">
        <w:t xml:space="preserve"> </w:t>
      </w:r>
      <w:r>
        <w:t>T</w:t>
      </w:r>
      <w:r w:rsidR="00075EAD">
        <w:t xml:space="preserve">hey did so, and </w:t>
      </w:r>
      <w:r>
        <w:t xml:space="preserve">made them all sit down. </w:t>
      </w:r>
      <w:r w:rsidR="00075EAD">
        <w:t>He took the</w:t>
      </w:r>
      <w:r>
        <w:t xml:space="preserve"> five loaves and the two fish,</w:t>
      </w:r>
      <w:r w:rsidR="00075EAD">
        <w:t xml:space="preserve"> and looking up to heaven, He blessed them, and bro</w:t>
      </w:r>
      <w:r>
        <w:t xml:space="preserve">ke them, and </w:t>
      </w:r>
      <w:r w:rsidR="00075EAD">
        <w:t xml:space="preserve">gave to the disciples </w:t>
      </w:r>
      <w:r>
        <w:t>to set before the multitude</w:t>
      </w:r>
      <w:r w:rsidR="001225FA">
        <w:t xml:space="preserve">. </w:t>
      </w:r>
      <w:r>
        <w:t>Everyone</w:t>
      </w:r>
      <w:r w:rsidR="00075EAD">
        <w:t xml:space="preserve"> </w:t>
      </w:r>
      <w:r>
        <w:t>ate, and all were satisfied.</w:t>
      </w:r>
      <w:r w:rsidR="00075EAD">
        <w:t xml:space="preserve"> </w:t>
      </w:r>
      <w:r>
        <w:t>The Disciples</w:t>
      </w:r>
      <w:r w:rsidR="00075EAD">
        <w:t xml:space="preserve"> </w:t>
      </w:r>
      <w:r>
        <w:t>gathered twelve baskets of the broken pieces that were left over</w:t>
      </w:r>
      <w:r w:rsidR="001225FA">
        <w:t xml:space="preserve">. </w:t>
      </w:r>
      <w:r w:rsidR="00075EAD" w:rsidRPr="00075EAD">
        <w:rPr>
          <w:i/>
        </w:rPr>
        <w:t>Glory be to God forever.</w:t>
      </w:r>
    </w:p>
    <w:p w14:paraId="7044DFC5" w14:textId="77777777" w:rsidR="00075EAD" w:rsidRDefault="00075EAD" w:rsidP="00075EAD">
      <w:pPr>
        <w:pStyle w:val="Rubric"/>
      </w:pPr>
      <w:r>
        <w:t>Then shall these Troparia be said,</w:t>
      </w:r>
    </w:p>
    <w:p w14:paraId="1D496C39" w14:textId="77777777" w:rsidR="00075EAD" w:rsidRDefault="001040C8" w:rsidP="00075EAD">
      <w:pPr>
        <w:pStyle w:val="Prose"/>
      </w:pPr>
      <w:r>
        <w:t>You</w:t>
      </w:r>
      <w:r w:rsidR="00075EAD">
        <w:t xml:space="preserve"> </w:t>
      </w:r>
      <w:r w:rsidR="00EB47EB">
        <w:t>tasted death in the flesh at t</w:t>
      </w:r>
      <w:r w:rsidR="00075EAD">
        <w:t>he ninth hou</w:t>
      </w:r>
      <w:r w:rsidR="00EB47EB">
        <w:t>r for our sakes, we the sinners;</w:t>
      </w:r>
      <w:r w:rsidR="00075EAD">
        <w:t xml:space="preserve"> slay our carnal thoughts, O Christ our God, and deliver us</w:t>
      </w:r>
      <w:r w:rsidR="001225FA">
        <w:t xml:space="preserve">. </w:t>
      </w:r>
    </w:p>
    <w:p w14:paraId="24C990AA" w14:textId="4F7FB25F" w:rsidR="00075EAD" w:rsidRDefault="00075EAD" w:rsidP="00075EAD">
      <w:pPr>
        <w:pStyle w:val="Prose"/>
      </w:pPr>
      <w:r>
        <w:t xml:space="preserve">Let my supplication come near before </w:t>
      </w:r>
      <w:r w:rsidR="001040C8">
        <w:t>You</w:t>
      </w:r>
      <w:r>
        <w:t xml:space="preserve">, O Lord; give me understanding according to </w:t>
      </w:r>
      <w:r w:rsidR="00E570CB">
        <w:t>Your</w:t>
      </w:r>
      <w:r>
        <w:t xml:space="preserve"> word</w:t>
      </w:r>
      <w:r w:rsidR="001225FA">
        <w:t xml:space="preserve">. </w:t>
      </w:r>
      <w:r>
        <w:t xml:space="preserve">My petition </w:t>
      </w:r>
      <w:r w:rsidR="00A30ECA">
        <w:t>will</w:t>
      </w:r>
      <w:r>
        <w:t xml:space="preserve"> come before </w:t>
      </w:r>
      <w:r w:rsidR="001040C8">
        <w:t>You</w:t>
      </w:r>
      <w:r>
        <w:t xml:space="preserve">; revive me according to </w:t>
      </w:r>
      <w:r w:rsidR="00E570CB">
        <w:t>Your</w:t>
      </w:r>
      <w:r>
        <w:t xml:space="preserve"> word.</w:t>
      </w:r>
    </w:p>
    <w:p w14:paraId="63BF87F2" w14:textId="77777777" w:rsidR="00EB47EB" w:rsidRPr="004E1800" w:rsidRDefault="00EB47EB" w:rsidP="00EB47EB">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5CF45FA" w14:textId="32A8A420" w:rsidR="00075EAD" w:rsidRDefault="001040C8" w:rsidP="00075EAD">
      <w:pPr>
        <w:pStyle w:val="Prose"/>
      </w:pPr>
      <w:r>
        <w:t>You</w:t>
      </w:r>
      <w:r w:rsidR="00075EAD">
        <w:t xml:space="preserve"> gave up the Spir</w:t>
      </w:r>
      <w:r w:rsidR="00EB47EB">
        <w:t>it into the hands of the Father</w:t>
      </w:r>
      <w:r w:rsidR="00075EAD">
        <w:t xml:space="preserve"> when </w:t>
      </w:r>
      <w:r>
        <w:t>You</w:t>
      </w:r>
      <w:r w:rsidR="00075EAD">
        <w:t xml:space="preserve"> </w:t>
      </w:r>
      <w:r w:rsidR="00EB47EB">
        <w:t>hung</w:t>
      </w:r>
      <w:r w:rsidR="00075EAD">
        <w:t xml:space="preserve"> upon the Cross at the </w:t>
      </w:r>
      <w:r w:rsidR="00EB47EB">
        <w:t>ninth hour, and</w:t>
      </w:r>
      <w:r w:rsidR="00075EAD">
        <w:t xml:space="preserve"> led </w:t>
      </w:r>
      <w:r w:rsidR="00EB47EB">
        <w:t xml:space="preserve">the thief who hung with You into </w:t>
      </w:r>
      <w:r w:rsidR="00075EAD">
        <w:t>Paradise</w:t>
      </w:r>
      <w:r w:rsidR="00EB47EB">
        <w:t>;</w:t>
      </w:r>
      <w:r w:rsidR="00984EE6">
        <w:t xml:space="preserve"> </w:t>
      </w:r>
      <w:r w:rsidR="00EB47EB">
        <w:t xml:space="preserve">do not </w:t>
      </w:r>
      <w:r w:rsidR="00984EE6">
        <w:t>for</w:t>
      </w:r>
      <w:r w:rsidR="00075EAD">
        <w:t>get</w:t>
      </w:r>
      <w:r w:rsidR="00EB47EB">
        <w:t xml:space="preserve"> me, O</w:t>
      </w:r>
      <w:r w:rsidR="00075EAD">
        <w:t xml:space="preserve"> Good</w:t>
      </w:r>
      <w:r w:rsidR="00EB47EB">
        <w:t xml:space="preserve"> One</w:t>
      </w:r>
      <w:r w:rsidR="001225FA">
        <w:t xml:space="preserve">. </w:t>
      </w:r>
      <w:r w:rsidR="00EB47EB">
        <w:t>Do not forget me,</w:t>
      </w:r>
      <w:r w:rsidR="00075EAD">
        <w:t xml:space="preserve"> but purify my soul and enlighten my understanding</w:t>
      </w:r>
      <w:r w:rsidR="001225FA">
        <w:t xml:space="preserve">. </w:t>
      </w:r>
      <w:r>
        <w:t>You</w:t>
      </w:r>
      <w:r w:rsidR="00D35FC0">
        <w:t xml:space="preserve"> </w:t>
      </w:r>
      <w:r w:rsidR="00A30ECA">
        <w:t>will</w:t>
      </w:r>
      <w:r w:rsidR="00075EAD">
        <w:t xml:space="preserve"> make me a partaker of the graces of </w:t>
      </w:r>
      <w:r>
        <w:t>Your</w:t>
      </w:r>
      <w:r w:rsidR="00D35FC0">
        <w:t xml:space="preserve"> immortal M</w:t>
      </w:r>
      <w:r w:rsidR="00075EAD">
        <w:t xml:space="preserve">ysteries, that when I have tasted of </w:t>
      </w:r>
      <w:r w:rsidR="00E570CB">
        <w:t>Your</w:t>
      </w:r>
      <w:r w:rsidR="00D35FC0">
        <w:t xml:space="preserve"> goodness, I might offer to</w:t>
      </w:r>
      <w:r w:rsidR="00075EAD">
        <w:t xml:space="preserve"> </w:t>
      </w:r>
      <w:r>
        <w:t>You</w:t>
      </w:r>
      <w:r w:rsidR="00D35FC0">
        <w:t xml:space="preserve"> praise without ceasing;</w:t>
      </w:r>
      <w:r w:rsidR="00075EAD">
        <w:t xml:space="preserve"> I </w:t>
      </w:r>
      <w:r w:rsidR="00D35FC0">
        <w:t>will</w:t>
      </w:r>
      <w:r w:rsidR="00075EAD">
        <w:t xml:space="preserve"> long for </w:t>
      </w:r>
      <w:r w:rsidR="00E570CB">
        <w:t>Your</w:t>
      </w:r>
      <w:r w:rsidR="00075EAD">
        <w:t xml:space="preserve"> beauty above a</w:t>
      </w:r>
      <w:r w:rsidR="00D35FC0">
        <w:t xml:space="preserve">ll things. O Christ our God, </w:t>
      </w:r>
      <w:r w:rsidR="00075EAD">
        <w:t xml:space="preserve">deliver us. </w:t>
      </w:r>
    </w:p>
    <w:p w14:paraId="3BBC5359"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42D65AC5" w14:textId="5040FE0C" w:rsidR="00075EAD" w:rsidRDefault="001040C8" w:rsidP="00D35FC0">
      <w:pPr>
        <w:pStyle w:val="Prose"/>
      </w:pPr>
      <w:r>
        <w:t>You</w:t>
      </w:r>
      <w:r w:rsidR="00D35FC0">
        <w:t xml:space="preserve"> were</w:t>
      </w:r>
      <w:r w:rsidR="00075EAD">
        <w:t xml:space="preserve"> born of the Virgin</w:t>
      </w:r>
      <w:r w:rsidR="00D35FC0">
        <w:t xml:space="preserve"> for our sakes</w:t>
      </w:r>
      <w:r w:rsidR="00075EAD">
        <w:t xml:space="preserve">, and </w:t>
      </w:r>
      <w:r w:rsidR="00556387">
        <w:t>have</w:t>
      </w:r>
      <w:r w:rsidR="00D35FC0">
        <w:t xml:space="preserve"> tolerated the Cross, O</w:t>
      </w:r>
      <w:r w:rsidR="00075EAD">
        <w:t xml:space="preserve"> Good</w:t>
      </w:r>
      <w:r w:rsidR="00D35FC0">
        <w:t xml:space="preserve"> One</w:t>
      </w:r>
      <w:r w:rsidR="001225FA">
        <w:t xml:space="preserve">. </w:t>
      </w:r>
      <w:r>
        <w:t>You</w:t>
      </w:r>
      <w:r w:rsidR="00075EAD">
        <w:t xml:space="preserve"> </w:t>
      </w:r>
      <w:r w:rsidR="00556387">
        <w:t>have</w:t>
      </w:r>
      <w:r w:rsidR="00075EAD">
        <w:t xml:space="preserve"> slain death by </w:t>
      </w:r>
      <w:r w:rsidR="00E570CB">
        <w:t>Your</w:t>
      </w:r>
      <w:r w:rsidR="00075EAD">
        <w:t xml:space="preserve"> death, and manifested forth the Resurrection</w:t>
      </w:r>
      <w:r w:rsidR="001225FA">
        <w:t xml:space="preserve">. </w:t>
      </w:r>
      <w:r w:rsidR="00075EAD">
        <w:t xml:space="preserve">O God, </w:t>
      </w:r>
      <w:r w:rsidR="00D35FC0">
        <w:t xml:space="preserve">do not leave </w:t>
      </w:r>
      <w:r w:rsidR="00075EAD">
        <w:t xml:space="preserve">those whom </w:t>
      </w:r>
      <w:r>
        <w:t>You</w:t>
      </w:r>
      <w:r w:rsidR="00075EAD">
        <w:t xml:space="preserve"> </w:t>
      </w:r>
      <w:r w:rsidR="00556387">
        <w:t>have</w:t>
      </w:r>
      <w:r w:rsidR="00075EAD">
        <w:t xml:space="preserve"> created with </w:t>
      </w:r>
      <w:r>
        <w:t>Your</w:t>
      </w:r>
      <w:r w:rsidR="00075EAD">
        <w:t xml:space="preserve"> hands</w:t>
      </w:r>
      <w:r w:rsidR="00D35FC0">
        <w:t xml:space="preserve"> behind</w:t>
      </w:r>
      <w:r w:rsidR="00075EAD">
        <w:t xml:space="preserve">; show forth </w:t>
      </w:r>
      <w:r w:rsidR="00E570CB">
        <w:t>Your</w:t>
      </w:r>
      <w:r w:rsidR="00075EAD">
        <w:t xml:space="preserve"> love toward mankind, O Good</w:t>
      </w:r>
      <w:r w:rsidR="00A30ECA">
        <w:t xml:space="preserve"> One</w:t>
      </w:r>
      <w:r w:rsidR="00075EAD">
        <w:t xml:space="preserve">, and accept the supplications of </w:t>
      </w:r>
      <w:r w:rsidR="00E570CB">
        <w:t>Your</w:t>
      </w:r>
      <w:r w:rsidR="00075EAD">
        <w:t xml:space="preserve"> Mother on our behalf</w:t>
      </w:r>
      <w:r w:rsidR="001225FA">
        <w:t xml:space="preserve">. </w:t>
      </w:r>
    </w:p>
    <w:p w14:paraId="3464FE73" w14:textId="0FEA220F" w:rsidR="00075EAD" w:rsidRDefault="00075EAD" w:rsidP="00075EAD">
      <w:pPr>
        <w:pStyle w:val="Prose"/>
      </w:pPr>
      <w:r>
        <w:lastRenderedPageBreak/>
        <w:t xml:space="preserve">O our Saviour, save </w:t>
      </w:r>
      <w:r w:rsidR="00D35FC0">
        <w:t xml:space="preserve">a humble people. </w:t>
      </w:r>
      <w:r w:rsidR="00A30ECA">
        <w:t>Do not l</w:t>
      </w:r>
      <w:r w:rsidR="00D35FC0">
        <w:t xml:space="preserve">eave to the end, and do not give us up </w:t>
      </w:r>
      <w:r>
        <w:t xml:space="preserve">to the age; </w:t>
      </w:r>
      <w:r w:rsidR="00D35FC0">
        <w:t xml:space="preserve">do not </w:t>
      </w:r>
      <w:r>
        <w:t xml:space="preserve">make </w:t>
      </w:r>
      <w:r w:rsidR="00D35FC0">
        <w:t xml:space="preserve">Your Covenant </w:t>
      </w:r>
      <w:r>
        <w:t>void</w:t>
      </w:r>
      <w:r w:rsidR="001225FA">
        <w:t xml:space="preserve">. </w:t>
      </w:r>
      <w:r w:rsidR="00D35FC0">
        <w:t>Do not t</w:t>
      </w:r>
      <w:r>
        <w:t xml:space="preserve">ake away </w:t>
      </w:r>
      <w:r w:rsidR="00E570CB">
        <w:t>Your</w:t>
      </w:r>
      <w:r>
        <w:t xml:space="preserve"> mercy from us, for the sake of Abraham </w:t>
      </w:r>
      <w:r w:rsidR="00E570CB">
        <w:t>Your</w:t>
      </w:r>
      <w:r>
        <w:t xml:space="preserve"> beloved, Isaac </w:t>
      </w:r>
      <w:r w:rsidR="00E570CB">
        <w:t>Your</w:t>
      </w:r>
      <w:r>
        <w:t xml:space="preserve"> servant and Israel </w:t>
      </w:r>
      <w:r w:rsidR="001040C8">
        <w:t>Your</w:t>
      </w:r>
      <w:r>
        <w:t xml:space="preserve"> holy one </w:t>
      </w:r>
    </w:p>
    <w:p w14:paraId="2182552D"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200A5932" w14:textId="77777777" w:rsidR="00984EE6" w:rsidRDefault="00984EE6" w:rsidP="00984EE6">
      <w:pPr>
        <w:pStyle w:val="Rubric"/>
      </w:pPr>
      <w:r>
        <w:t>And earlier rite adds here the Trisagion, "Our Father...", and then,</w:t>
      </w:r>
    </w:p>
    <w:p w14:paraId="480C8F55" w14:textId="462D59EF" w:rsidR="00075EAD" w:rsidRDefault="00075EAD" w:rsidP="00075EAD">
      <w:pPr>
        <w:pStyle w:val="Prose"/>
      </w:pPr>
      <w:r>
        <w:t xml:space="preserve">When the thief saw the Author of Life </w:t>
      </w:r>
      <w:r w:rsidR="00A30ECA">
        <w:t>hanging on the Cross, he said, “</w:t>
      </w:r>
      <w:r>
        <w:t>If He Who is hanging with us were not God</w:t>
      </w:r>
      <w:r w:rsidR="00D35FC0">
        <w:t>,</w:t>
      </w:r>
      <w:r>
        <w:t xml:space="preserve"> Who was Incarnate, the sun wou</w:t>
      </w:r>
      <w:r w:rsidR="00D35FC0">
        <w:t>ld not have hidden its rays, and</w:t>
      </w:r>
      <w:r>
        <w:t xml:space="preserve"> the earth </w:t>
      </w:r>
      <w:r w:rsidR="00D35FC0">
        <w:t xml:space="preserve">would not </w:t>
      </w:r>
      <w:r>
        <w:t>had quaked trembling</w:t>
      </w:r>
      <w:r w:rsidR="001225FA">
        <w:t xml:space="preserve">. </w:t>
      </w:r>
      <w:r w:rsidR="00D35FC0">
        <w:t xml:space="preserve">But </w:t>
      </w:r>
      <w:r w:rsidR="001040C8">
        <w:t>You</w:t>
      </w:r>
      <w:r>
        <w:t xml:space="preserve"> Who is able to do ever</w:t>
      </w:r>
      <w:r w:rsidR="00D35FC0">
        <w:t>ything, and Who tolerates every</w:t>
      </w:r>
      <w:r>
        <w:t xml:space="preserve">thing, remember me, O Lord, when </w:t>
      </w:r>
      <w:r w:rsidR="001040C8">
        <w:t>You</w:t>
      </w:r>
      <w:r w:rsidR="00D35FC0">
        <w:t xml:space="preserve"> come</w:t>
      </w:r>
      <w:r>
        <w:t xml:space="preserve"> into </w:t>
      </w:r>
      <w:r w:rsidR="00E570CB">
        <w:t>Your</w:t>
      </w:r>
      <w:r>
        <w:t xml:space="preserve"> Kin</w:t>
      </w:r>
      <w:r w:rsidR="00A30ECA">
        <w:t>gdom.”</w:t>
      </w:r>
    </w:p>
    <w:p w14:paraId="24E38440" w14:textId="77777777" w:rsidR="00D35FC0" w:rsidRPr="004E1800" w:rsidRDefault="00D35FC0" w:rsidP="00D35FC0">
      <w:pPr>
        <w:pStyle w:val="CopticHangingVerse"/>
        <w:rPr>
          <w:rFonts w:ascii="Garamond" w:hAnsi="Garamond"/>
        </w:rPr>
      </w:pPr>
      <w:r w:rsidRPr="005130A7">
        <w:t>Ⲇⲟⲝⲁ ⲡⲁⲧⲣⲓ ⲕⲉ ⲩⲓⲱ</w:t>
      </w:r>
      <w:r>
        <w:t xml:space="preserve"> </w:t>
      </w:r>
      <w:r w:rsidRPr="005130A7">
        <w:t>ⲕⲉ ⲁ̀ⲅⲓⲱ ⲡⲛⲉⲩⲙⲁⲧⲓ</w:t>
      </w:r>
      <w:r w:rsidRPr="000D0A3F">
        <w:t xml:space="preserve">. </w:t>
      </w:r>
      <w:r w:rsidRPr="004E1800">
        <w:rPr>
          <w:rFonts w:ascii="Garamond" w:hAnsi="Garamond"/>
        </w:rPr>
        <w:t>(Glory be to the Father, and to the Son, and to the Holy Spirit.)</w:t>
      </w:r>
    </w:p>
    <w:p w14:paraId="475552F5" w14:textId="77777777" w:rsidR="00075EAD" w:rsidRDefault="001040C8" w:rsidP="00075EAD">
      <w:pPr>
        <w:pStyle w:val="Prose"/>
      </w:pPr>
      <w:r>
        <w:t>You</w:t>
      </w:r>
      <w:r w:rsidR="00D35FC0">
        <w:t xml:space="preserve"> </w:t>
      </w:r>
      <w:r w:rsidR="00075EAD">
        <w:t>received the confession of the thief upon the Cross, receive us, O Good</w:t>
      </w:r>
      <w:r w:rsidR="00D35FC0">
        <w:t xml:space="preserve"> One</w:t>
      </w:r>
      <w:r w:rsidR="00075EAD">
        <w:t>, we who have fallen under sentence of death because of our sins</w:t>
      </w:r>
      <w:r w:rsidR="001225FA">
        <w:t xml:space="preserve">. </w:t>
      </w:r>
      <w:r w:rsidR="00D35FC0">
        <w:t>W</w:t>
      </w:r>
      <w:r w:rsidR="00075EAD">
        <w:t>e acknowledge our sins</w:t>
      </w:r>
      <w:r w:rsidR="00D35FC0">
        <w:t xml:space="preserve"> with him</w:t>
      </w:r>
      <w:r w:rsidR="00075EAD">
        <w:t xml:space="preserve">, confessing </w:t>
      </w:r>
      <w:r w:rsidR="00E570CB">
        <w:t>Your</w:t>
      </w:r>
      <w:r w:rsidR="00D35FC0">
        <w:t xml:space="preserve"> Divinity, crying </w:t>
      </w:r>
      <w:r w:rsidR="00075EAD">
        <w:t xml:space="preserve">to </w:t>
      </w:r>
      <w:r>
        <w:t>You</w:t>
      </w:r>
      <w:r w:rsidR="00D35FC0">
        <w:t xml:space="preserve"> with him</w:t>
      </w:r>
      <w:r w:rsidR="00075EAD">
        <w:t xml:space="preserve">, saying, "Remember us, O Lord, when </w:t>
      </w:r>
      <w:r>
        <w:t>You</w:t>
      </w:r>
      <w:r w:rsidR="00D35FC0">
        <w:t xml:space="preserve"> come</w:t>
      </w:r>
      <w:r w:rsidR="00075EAD">
        <w:t xml:space="preserve"> into </w:t>
      </w:r>
      <w:r w:rsidR="00E570CB">
        <w:t>Your</w:t>
      </w:r>
      <w:r w:rsidR="00075EAD">
        <w:t xml:space="preserve"> Kingdom."</w:t>
      </w:r>
    </w:p>
    <w:p w14:paraId="2F5C5453" w14:textId="77777777" w:rsidR="00D35FC0" w:rsidRPr="000D0A3F" w:rsidRDefault="00D35FC0" w:rsidP="00D35FC0">
      <w:pPr>
        <w:pStyle w:val="CopticHangingVerse"/>
      </w:pPr>
      <w:r>
        <w:rPr>
          <w:smallCaps/>
        </w:rPr>
        <w:t>Ⲕ</w:t>
      </w:r>
      <w:r w:rsidRPr="005130A7">
        <w:t>ⲉ ⲛⲩⲛ ⲕⲉ ⲁ̀ⲓ</w:t>
      </w:r>
      <w:r>
        <w:t xml:space="preserve"> </w:t>
      </w:r>
      <w:r w:rsidRPr="005130A7">
        <w:t>ⲕⲉ ⲓⲥ ⲧⲟⲩⲥ ⲉ̀ⲱ̀ⲛⲁⲥ ⲧⲱⲛ ⲉ̀ⲱ̀ ⲛⲱⲛ ⲁⲙⲏⲛ</w:t>
      </w:r>
      <w:r>
        <w:t xml:space="preserve">. </w:t>
      </w:r>
      <w:r w:rsidRPr="004E1800">
        <w:rPr>
          <w:rFonts w:ascii="Garamond" w:hAnsi="Garamond"/>
        </w:rPr>
        <w:t>(Both now, and always, and unto the ages of ages</w:t>
      </w:r>
      <w:r>
        <w:rPr>
          <w:rFonts w:ascii="Garamond" w:hAnsi="Garamond"/>
        </w:rPr>
        <w:t xml:space="preserve">. </w:t>
      </w:r>
      <w:r w:rsidRPr="004E1800">
        <w:rPr>
          <w:rFonts w:ascii="Garamond" w:hAnsi="Garamond"/>
        </w:rPr>
        <w:t>Amen.)</w:t>
      </w:r>
    </w:p>
    <w:p w14:paraId="041BCD65" w14:textId="210D1864" w:rsidR="00075EAD" w:rsidRDefault="00075EAD" w:rsidP="00075EAD">
      <w:pPr>
        <w:pStyle w:val="Prose"/>
      </w:pPr>
      <w:r>
        <w:t xml:space="preserve">When the Mother saw the Lamb and the Shepherd, </w:t>
      </w:r>
      <w:r w:rsidR="00D35FC0">
        <w:t>the Saviour of the world</w:t>
      </w:r>
      <w:r>
        <w:t xml:space="preserve"> hanging on</w:t>
      </w:r>
      <w:r w:rsidR="00A30ECA">
        <w:t xml:space="preserve"> the Cross, she said, weeping,</w:t>
      </w:r>
      <w:r w:rsidR="00D35FC0">
        <w:t xml:space="preserve"> “</w:t>
      </w:r>
      <w:r>
        <w:t>The world indeed rejoices, for it has received salvation</w:t>
      </w:r>
      <w:r w:rsidR="001225FA">
        <w:t xml:space="preserve">. </w:t>
      </w:r>
      <w:r>
        <w:t xml:space="preserve">But my bowels burn seeing </w:t>
      </w:r>
      <w:r w:rsidR="00E570CB">
        <w:t>Your</w:t>
      </w:r>
      <w:r>
        <w:t xml:space="preserve"> crucifixion, which </w:t>
      </w:r>
      <w:r w:rsidR="001040C8">
        <w:t>You</w:t>
      </w:r>
      <w:r>
        <w:t xml:space="preserve"> </w:t>
      </w:r>
      <w:r w:rsidR="00556387">
        <w:t>have</w:t>
      </w:r>
      <w:r>
        <w:t xml:space="preserve"> endured patientl</w:t>
      </w:r>
      <w:r w:rsidR="00D35FC0">
        <w:t>y for all, O my Son and my God!”</w:t>
      </w:r>
    </w:p>
    <w:p w14:paraId="39A35BFB" w14:textId="73F705AE" w:rsidR="00075EAD" w:rsidRPr="00BD252D" w:rsidRDefault="00075EAD" w:rsidP="00075EAD">
      <w:pPr>
        <w:pStyle w:val="Rubric"/>
        <w:rPr>
          <w:lang w:val="en-GB"/>
        </w:rPr>
      </w:pPr>
      <w:r w:rsidRPr="001A4291">
        <w:rPr>
          <w:lang w:val="en-GB"/>
        </w:rPr>
        <w:t>T</w:t>
      </w:r>
      <w:r>
        <w:rPr>
          <w:lang w:val="en-GB"/>
        </w:rPr>
        <w:t>hen shall be said: Lord hear us</w:t>
      </w:r>
      <w:r w:rsidRPr="001A4291">
        <w:rPr>
          <w:lang w:val="en-GB"/>
        </w:rPr>
        <w:t>, have mercy on us and for</w:t>
      </w:r>
      <w:r w:rsidRPr="001A4291">
        <w:rPr>
          <w:lang w:val="en-GB"/>
        </w:rPr>
        <w:softHyphen/>
        <w:t>give us our sins, Lord have mercy (Kirié</w:t>
      </w:r>
      <w:r>
        <w:rPr>
          <w:lang w:val="en-GB"/>
        </w:rPr>
        <w:t xml:space="preserve"> Eleison) </w:t>
      </w:r>
      <w:r w:rsidR="00C241B0">
        <w:rPr>
          <w:lang w:val="en-GB"/>
        </w:rPr>
        <w:t>50 (or 41</w:t>
      </w:r>
      <w:r w:rsidR="00C241B0">
        <w:rPr>
          <w:rStyle w:val="FootnoteReference"/>
          <w:lang w:val="en-GB"/>
        </w:rPr>
        <w:footnoteReference w:id="24"/>
      </w:r>
      <w:r w:rsidR="00C241B0">
        <w:rPr>
          <w:lang w:val="en-GB"/>
        </w:rPr>
        <w:t>)</w:t>
      </w:r>
      <w:r>
        <w:rPr>
          <w:lang w:val="en-GB"/>
        </w:rPr>
        <w:t xml:space="preserve">, </w:t>
      </w:r>
      <w:r w:rsidRPr="001A4291">
        <w:rPr>
          <w:lang w:val="en-GB"/>
        </w:rPr>
        <w:t xml:space="preserve">Holy, </w:t>
      </w:r>
      <w:r>
        <w:rPr>
          <w:lang w:val="en-GB"/>
        </w:rPr>
        <w:t xml:space="preserve">Holy, Holy, (page </w:t>
      </w:r>
      <w:r w:rsidR="003A78C2">
        <w:rPr>
          <w:lang w:val="en-GB"/>
        </w:rPr>
        <w:fldChar w:fldCharType="begin"/>
      </w:r>
      <w:r>
        <w:rPr>
          <w:lang w:val="en-GB"/>
        </w:rPr>
        <w:instrText xml:space="preserve"> PAGEREF _Ref411969137 \h </w:instrText>
      </w:r>
      <w:r w:rsidR="003A78C2">
        <w:rPr>
          <w:lang w:val="en-GB"/>
        </w:rPr>
      </w:r>
      <w:r w:rsidR="003A78C2">
        <w:rPr>
          <w:lang w:val="en-GB"/>
        </w:rPr>
        <w:fldChar w:fldCharType="separate"/>
      </w:r>
      <w:r w:rsidR="000C7DE2">
        <w:rPr>
          <w:noProof/>
          <w:lang w:val="en-GB"/>
        </w:rPr>
        <w:t>14</w:t>
      </w:r>
      <w:r w:rsidR="003A78C2">
        <w:rPr>
          <w:lang w:val="en-GB"/>
        </w:rPr>
        <w:fldChar w:fldCharType="end"/>
      </w:r>
      <w:r w:rsidRPr="001A4291">
        <w:rPr>
          <w:lang w:val="en-GB"/>
        </w:rPr>
        <w:t>), the Lord's Prayer and this ab</w:t>
      </w:r>
      <w:r w:rsidRPr="001A4291">
        <w:rPr>
          <w:lang w:val="en-GB"/>
        </w:rPr>
        <w:softHyphen/>
        <w:t>solution:</w:t>
      </w:r>
    </w:p>
    <w:p w14:paraId="4B0C802E" w14:textId="77777777" w:rsidR="00075EAD" w:rsidRDefault="00075EAD" w:rsidP="00075EAD">
      <w:pPr>
        <w:pStyle w:val="Prose"/>
      </w:pPr>
      <w:r>
        <w:t xml:space="preserve">O God, the Father of our Lord, God and Saviour, Jesus Christ, Who by His manifestation has redeemed us and delivered us from the servitude of the enemy; we entreat </w:t>
      </w:r>
      <w:r w:rsidR="001040C8">
        <w:t>You</w:t>
      </w:r>
      <w:r>
        <w:t xml:space="preserve"> in His blessed and great Name, turn our minds away from the cares</w:t>
      </w:r>
      <w:r w:rsidR="00D35FC0">
        <w:t xml:space="preserve"> of life and worldly desires, </w:t>
      </w:r>
      <w:r>
        <w:t xml:space="preserve">to the remembrance of </w:t>
      </w:r>
      <w:r w:rsidR="001040C8">
        <w:t>Your</w:t>
      </w:r>
      <w:r>
        <w:t xml:space="preserve"> heavenly judgments.</w:t>
      </w:r>
    </w:p>
    <w:p w14:paraId="399E2FF1" w14:textId="77777777" w:rsidR="00075EAD" w:rsidRDefault="00075EAD" w:rsidP="00075EAD">
      <w:pPr>
        <w:pStyle w:val="Prose"/>
      </w:pPr>
      <w:r>
        <w:t xml:space="preserve">Perfect in us </w:t>
      </w:r>
      <w:r w:rsidR="00E570CB">
        <w:t>Your</w:t>
      </w:r>
      <w:r w:rsidR="00D35FC0">
        <w:t xml:space="preserve"> love toward mankind, O</w:t>
      </w:r>
      <w:r>
        <w:t xml:space="preserve"> Good</w:t>
      </w:r>
      <w:r w:rsidR="00D35FC0">
        <w:t xml:space="preserve"> One</w:t>
      </w:r>
      <w:r>
        <w:t xml:space="preserve">, and let the prayer of the ninth hour before </w:t>
      </w:r>
      <w:r w:rsidR="001040C8">
        <w:t>You</w:t>
      </w:r>
      <w:r>
        <w:t xml:space="preserve"> be accepted in </w:t>
      </w:r>
      <w:r w:rsidR="00E570CB">
        <w:t>Your</w:t>
      </w:r>
      <w:r>
        <w:t xml:space="preserve"> presence at all times</w:t>
      </w:r>
      <w:r w:rsidR="00D35FC0">
        <w:t>. G</w:t>
      </w:r>
      <w:r>
        <w:t xml:space="preserve">rant </w:t>
      </w:r>
      <w:r w:rsidR="00D35FC0">
        <w:t>us to walk worthily</w:t>
      </w:r>
      <w:r>
        <w:t xml:space="preserve"> of the calling </w:t>
      </w:r>
      <w:r w:rsidR="00D35FC0">
        <w:t>with which</w:t>
      </w:r>
      <w:r>
        <w:t xml:space="preserve"> </w:t>
      </w:r>
      <w:r w:rsidR="001040C8">
        <w:t>You</w:t>
      </w:r>
      <w:r>
        <w:t xml:space="preserve"> </w:t>
      </w:r>
      <w:r w:rsidR="00556387">
        <w:t>have</w:t>
      </w:r>
      <w:r>
        <w:t xml:space="preserve"> called us, that when we pass out of the body, we may be num</w:t>
      </w:r>
      <w:r>
        <w:lastRenderedPageBreak/>
        <w:t xml:space="preserve">bered with the true worshippers of the passion of </w:t>
      </w:r>
      <w:r w:rsidR="001040C8">
        <w:t>Your</w:t>
      </w:r>
      <w:r w:rsidR="00D35FC0">
        <w:t xml:space="preserve"> Only-</w:t>
      </w:r>
      <w:r>
        <w:t xml:space="preserve">Begotten Son, Jesus Christ our Lord, and that we may obtain mercy and </w:t>
      </w:r>
      <w:r w:rsidR="00D35FC0">
        <w:t xml:space="preserve">the </w:t>
      </w:r>
      <w:r>
        <w:t xml:space="preserve">forgiveness of our sins and salvation, together with the choir of </w:t>
      </w:r>
      <w:r w:rsidR="00E570CB">
        <w:t>Your</w:t>
      </w:r>
      <w:r>
        <w:t xml:space="preserve"> saints, who have pleased </w:t>
      </w:r>
      <w:r w:rsidR="001040C8">
        <w:t>You</w:t>
      </w:r>
      <w:r>
        <w:t xml:space="preserve"> in truth from everlasting to everlasting</w:t>
      </w:r>
      <w:r w:rsidR="001225FA">
        <w:t xml:space="preserve">. </w:t>
      </w:r>
      <w:r>
        <w:t>Amen.</w:t>
      </w:r>
    </w:p>
    <w:p w14:paraId="04A1F21E" w14:textId="68DC09AC" w:rsidR="00075EAD" w:rsidRDefault="00075EAD" w:rsidP="00075EAD">
      <w:pPr>
        <w:pStyle w:val="Rubric"/>
        <w:rPr>
          <w:lang w:val="en-GB"/>
        </w:rPr>
      </w:pPr>
      <w:r w:rsidRPr="001A4291">
        <w:rPr>
          <w:lang w:val="en-GB"/>
        </w:rPr>
        <w:t>Then shall be said "T</w:t>
      </w:r>
      <w:r>
        <w:rPr>
          <w:lang w:val="en-GB"/>
        </w:rPr>
        <w:t xml:space="preserve">he Prayer of the hours" (page </w:t>
      </w:r>
      <w:r w:rsidR="003A78C2">
        <w:rPr>
          <w:lang w:val="en-GB"/>
        </w:rPr>
        <w:fldChar w:fldCharType="begin"/>
      </w:r>
      <w:r>
        <w:rPr>
          <w:lang w:val="en-GB"/>
        </w:rPr>
        <w:instrText xml:space="preserve"> PAGEREF _Ref411969145 \h </w:instrText>
      </w:r>
      <w:r w:rsidR="003A78C2">
        <w:rPr>
          <w:lang w:val="en-GB"/>
        </w:rPr>
      </w:r>
      <w:r w:rsidR="003A78C2">
        <w:rPr>
          <w:lang w:val="en-GB"/>
        </w:rPr>
        <w:fldChar w:fldCharType="separate"/>
      </w:r>
      <w:r w:rsidR="000C7DE2">
        <w:rPr>
          <w:noProof/>
          <w:lang w:val="en-GB"/>
        </w:rPr>
        <w:t>15</w:t>
      </w:r>
      <w:r w:rsidR="003A78C2">
        <w:rPr>
          <w:lang w:val="en-GB"/>
        </w:rPr>
        <w:fldChar w:fldCharType="end"/>
      </w:r>
      <w:r w:rsidRPr="001A4291">
        <w:rPr>
          <w:lang w:val="en-GB"/>
        </w:rPr>
        <w:t>).</w:t>
      </w:r>
    </w:p>
    <w:p w14:paraId="6B9081D1" w14:textId="305883A6" w:rsidR="003A7286" w:rsidRDefault="003A7286" w:rsidP="003A7286">
      <w:bookmarkStart w:id="219" w:name="_Toc410196195"/>
      <w:bookmarkStart w:id="220" w:name="_Toc410196437"/>
      <w:bookmarkStart w:id="221" w:name="_Toc410196939"/>
    </w:p>
    <w:p w14:paraId="21D10EFC" w14:textId="77777777" w:rsidR="003A7286" w:rsidRDefault="003A7286" w:rsidP="003A7286"/>
    <w:p w14:paraId="6C38AE23" w14:textId="77777777" w:rsidR="003A7286" w:rsidRDefault="003A7286" w:rsidP="003A7286"/>
    <w:p w14:paraId="557D77B0" w14:textId="77777777" w:rsidR="003A7286" w:rsidRDefault="003A7286" w:rsidP="003A7286"/>
    <w:p w14:paraId="49658842" w14:textId="77777777" w:rsidR="003A7286" w:rsidRDefault="003A7286" w:rsidP="003A7286"/>
    <w:p w14:paraId="57292657" w14:textId="77777777" w:rsidR="003A7286" w:rsidRDefault="003A7286" w:rsidP="003A7286"/>
    <w:p w14:paraId="60B0B3B1" w14:textId="77777777" w:rsidR="003A7286" w:rsidRDefault="003A7286" w:rsidP="003A7286"/>
    <w:p w14:paraId="75EA7034" w14:textId="77777777" w:rsidR="003A7286" w:rsidRDefault="003A7286" w:rsidP="003A7286"/>
    <w:p w14:paraId="3DDF721A" w14:textId="77777777" w:rsidR="003A7286" w:rsidRDefault="003A7286" w:rsidP="003A7286"/>
    <w:p w14:paraId="402928FC" w14:textId="77777777" w:rsidR="003A7286" w:rsidRPr="003A7286" w:rsidRDefault="003A7286" w:rsidP="003A7286"/>
    <w:p w14:paraId="3DDF9FD2" w14:textId="77777777" w:rsidR="00351A43" w:rsidRDefault="00351A43" w:rsidP="00351A43"/>
    <w:p w14:paraId="5E6F6582" w14:textId="77777777" w:rsidR="00351A43" w:rsidRDefault="00351A43" w:rsidP="00351A43"/>
    <w:p w14:paraId="72961772" w14:textId="77777777" w:rsidR="00351A43" w:rsidRDefault="00351A43" w:rsidP="00351A43"/>
    <w:p w14:paraId="030E6DD9" w14:textId="77777777" w:rsidR="00351A43" w:rsidRDefault="00351A43" w:rsidP="00351A43"/>
    <w:p w14:paraId="5B98D3DB" w14:textId="77777777" w:rsidR="00351A43" w:rsidRDefault="00351A43" w:rsidP="00351A43"/>
    <w:p w14:paraId="110450FB" w14:textId="77777777" w:rsidR="00351A43" w:rsidRDefault="00351A43" w:rsidP="00351A43"/>
    <w:p w14:paraId="6DA35E2F" w14:textId="77777777" w:rsidR="00351A43" w:rsidRDefault="00351A43" w:rsidP="00351A43"/>
    <w:p w14:paraId="2F612956" w14:textId="77777777" w:rsidR="00351A43" w:rsidRDefault="00351A43" w:rsidP="00351A43"/>
    <w:p w14:paraId="4844738E" w14:textId="77777777" w:rsidR="00CA3D47" w:rsidRDefault="00CA3D47" w:rsidP="00CA3D47">
      <w:pPr>
        <w:pStyle w:val="Body"/>
      </w:pPr>
    </w:p>
    <w:p w14:paraId="3E3884D1" w14:textId="72C3453F" w:rsidR="00495F1A" w:rsidRDefault="00495F1A" w:rsidP="003A7286">
      <w:pPr>
        <w:pStyle w:val="Heading1"/>
      </w:pPr>
      <w:bookmarkStart w:id="222" w:name="_Toc448696626"/>
      <w:r>
        <w:lastRenderedPageBreak/>
        <w:t>The Book of the Psalter</w:t>
      </w:r>
      <w:bookmarkEnd w:id="219"/>
      <w:bookmarkEnd w:id="220"/>
      <w:bookmarkEnd w:id="221"/>
      <w:bookmarkEnd w:id="222"/>
    </w:p>
    <w:p w14:paraId="4C8AEBE6" w14:textId="77777777" w:rsidR="00686912" w:rsidRDefault="00686912" w:rsidP="0044639B">
      <w:pPr>
        <w:sectPr w:rsidR="00686912" w:rsidSect="00686912">
          <w:headerReference w:type="even" r:id="rId18"/>
          <w:headerReference w:type="default" r:id="rId19"/>
          <w:type w:val="oddPage"/>
          <w:pgSz w:w="11880" w:h="15480" w:code="1"/>
          <w:pgMar w:top="1080" w:right="1440" w:bottom="1440" w:left="1080" w:header="720" w:footer="720" w:gutter="504"/>
          <w:cols w:space="720"/>
          <w:docGrid w:linePitch="360"/>
        </w:sectPr>
      </w:pPr>
    </w:p>
    <w:p w14:paraId="6FAC75D4" w14:textId="4C149452" w:rsidR="003A7286" w:rsidRDefault="003A7286" w:rsidP="0044639B">
      <w:r>
        <w:lastRenderedPageBreak/>
        <w:br w:type="page"/>
      </w:r>
    </w:p>
    <w:p w14:paraId="56CD18CB" w14:textId="4C78AFB3" w:rsidR="0044639B" w:rsidRDefault="0044639B" w:rsidP="0044639B">
      <w:r>
        <w:lastRenderedPageBreak/>
        <w:t>In the Coptic rite, each hour has fixed Psalms that are always said (listed under each hour). In the Byzantine rite, the psalms vary according to a schedule so that all are prayed.</w:t>
      </w:r>
      <w:r w:rsidR="00CB700D">
        <w:t xml:space="preserve"> The schedule is based on “Kathisma,” or groups of Psalms to be said while sitting.</w:t>
      </w:r>
      <w:r w:rsidR="00860FCB">
        <w:t xml:space="preserve"> Since at some point in time, the Coptic Rite (or at least some subset of it) did use a Kathisma system, the Byzantine one is placed here for reference.</w:t>
      </w:r>
      <w:r w:rsidR="00CB700D">
        <w:t xml:space="preserve"> Outside of Great Lent, they are divided between Morning and Evening prayer as follows:</w:t>
      </w:r>
    </w:p>
    <w:p w14:paraId="7A54D838" w14:textId="77777777" w:rsidR="000B1D6D" w:rsidRDefault="000B1D6D" w:rsidP="000B1D6D">
      <w:r w:rsidRPr="000B1D6D">
        <w:t>Sunday of St Thomas to Sunday following Exaltation of the Cross (Sept. 15)</w:t>
      </w:r>
      <w:r>
        <w:t>, D</w:t>
      </w:r>
      <w:r w:rsidRPr="000B1D6D">
        <w:t>ecember 20 to (but not including) January 15</w:t>
      </w:r>
      <w:r>
        <w:t xml:space="preserve">, </w:t>
      </w:r>
      <w:r w:rsidRPr="000B1D6D">
        <w:t>Sunday of the Prodigal Son to (but not including) first day of Great Lent</w:t>
      </w:r>
      <w:r>
        <w:t>:</w:t>
      </w:r>
    </w:p>
    <w:tbl>
      <w:tblPr>
        <w:tblStyle w:val="TableGrid"/>
        <w:tblW w:w="0" w:type="auto"/>
        <w:tblLook w:val="04A0" w:firstRow="1" w:lastRow="0" w:firstColumn="1" w:lastColumn="0" w:noHBand="0" w:noVBand="1"/>
      </w:tblPr>
      <w:tblGrid>
        <w:gridCol w:w="3024"/>
        <w:gridCol w:w="3024"/>
        <w:gridCol w:w="3024"/>
      </w:tblGrid>
      <w:tr w:rsidR="00CB700D" w14:paraId="222B0706" w14:textId="77777777" w:rsidTr="00CB700D">
        <w:tc>
          <w:tcPr>
            <w:tcW w:w="3024" w:type="dxa"/>
          </w:tcPr>
          <w:p w14:paraId="1A85014F" w14:textId="1F6E6A9D" w:rsidR="00CB700D" w:rsidRDefault="00CB700D" w:rsidP="0044639B">
            <w:r>
              <w:t>Weekday</w:t>
            </w:r>
          </w:p>
        </w:tc>
        <w:tc>
          <w:tcPr>
            <w:tcW w:w="3024" w:type="dxa"/>
          </w:tcPr>
          <w:p w14:paraId="7B8FED77" w14:textId="1F3A700A" w:rsidR="00CB700D" w:rsidRDefault="00CB700D" w:rsidP="0044639B">
            <w:r>
              <w:t>Eve (i.e. the evening before)</w:t>
            </w:r>
          </w:p>
        </w:tc>
        <w:tc>
          <w:tcPr>
            <w:tcW w:w="3024" w:type="dxa"/>
          </w:tcPr>
          <w:p w14:paraId="5B95F028" w14:textId="1E0EE1C5" w:rsidR="00CB700D" w:rsidRDefault="00CB700D" w:rsidP="0044639B">
            <w:r>
              <w:t>Morning</w:t>
            </w:r>
          </w:p>
        </w:tc>
      </w:tr>
      <w:tr w:rsidR="00CB700D" w14:paraId="01E5389E" w14:textId="77777777" w:rsidTr="00CB700D">
        <w:tc>
          <w:tcPr>
            <w:tcW w:w="3024" w:type="dxa"/>
          </w:tcPr>
          <w:p w14:paraId="67B93882" w14:textId="3BF8010F" w:rsidR="00CB700D" w:rsidRDefault="00CB700D" w:rsidP="0044639B">
            <w:r>
              <w:t>Sunday</w:t>
            </w:r>
          </w:p>
        </w:tc>
        <w:tc>
          <w:tcPr>
            <w:tcW w:w="3024" w:type="dxa"/>
          </w:tcPr>
          <w:p w14:paraId="47B9D06E" w14:textId="2F90925F" w:rsidR="00CB700D" w:rsidRDefault="00D44900" w:rsidP="00336170">
            <w:r>
              <w:fldChar w:fldCharType="begin"/>
            </w:r>
            <w:r>
              <w:instrText xml:space="preserve"> REF _Ref439535283 \h </w:instrText>
            </w:r>
            <w:r>
              <w:fldChar w:fldCharType="separate"/>
            </w:r>
            <w:r w:rsidR="000C7DE2">
              <w:t>Kathisma 1</w:t>
            </w:r>
            <w:r>
              <w:fldChar w:fldCharType="end"/>
            </w:r>
          </w:p>
        </w:tc>
        <w:tc>
          <w:tcPr>
            <w:tcW w:w="3024" w:type="dxa"/>
          </w:tcPr>
          <w:p w14:paraId="3E7DF9CE" w14:textId="0851062B" w:rsidR="00CB700D" w:rsidRDefault="00CB700D" w:rsidP="00336170">
            <w:pPr>
              <w:jc w:val="left"/>
            </w:pPr>
            <w:r>
              <w:fldChar w:fldCharType="begin"/>
            </w:r>
            <w:r>
              <w:instrText xml:space="preserve"> REF _Ref435438475 \h </w:instrText>
            </w:r>
            <w:r w:rsidR="00336170">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336170">
              <w:instrText xml:space="preserve"> \* MERGEFORMAT </w:instrText>
            </w:r>
            <w:r>
              <w:fldChar w:fldCharType="separate"/>
            </w:r>
            <w:r w:rsidR="000C7DE2" w:rsidRPr="00AB1781">
              <w:t>K</w:t>
            </w:r>
            <w:r w:rsidR="000C7DE2">
              <w:t>athisma 3</w:t>
            </w:r>
            <w:r>
              <w:fldChar w:fldCharType="end"/>
            </w:r>
            <w:r w:rsidR="000B1D6D">
              <w:t xml:space="preserve">, </w:t>
            </w:r>
            <w:r w:rsidR="000B1D6D">
              <w:fldChar w:fldCharType="begin"/>
            </w:r>
            <w:r w:rsidR="000B1D6D">
              <w:instrText xml:space="preserve"> REF _Ref435990063 \h </w:instrText>
            </w:r>
            <w:r w:rsidR="00336170">
              <w:instrText xml:space="preserve"> \* MERGEFORMAT </w:instrText>
            </w:r>
            <w:r w:rsidR="000B1D6D">
              <w:fldChar w:fldCharType="separate"/>
            </w:r>
            <w:r w:rsidR="000C7DE2">
              <w:t>Kathisma 18</w:t>
            </w:r>
            <w:r w:rsidR="000B1D6D">
              <w:fldChar w:fldCharType="end"/>
            </w:r>
          </w:p>
        </w:tc>
      </w:tr>
      <w:tr w:rsidR="00CB700D" w14:paraId="711C801B" w14:textId="77777777" w:rsidTr="00CB700D">
        <w:tc>
          <w:tcPr>
            <w:tcW w:w="3024" w:type="dxa"/>
          </w:tcPr>
          <w:p w14:paraId="51B9C4A3" w14:textId="6E20AF9F" w:rsidR="00CB700D" w:rsidRDefault="00CB700D" w:rsidP="0044639B">
            <w:r>
              <w:t>Monday</w:t>
            </w:r>
          </w:p>
        </w:tc>
        <w:tc>
          <w:tcPr>
            <w:tcW w:w="3024" w:type="dxa"/>
          </w:tcPr>
          <w:p w14:paraId="5EB986BE" w14:textId="0C0C69A5" w:rsidR="00CB700D" w:rsidRDefault="00CB700D" w:rsidP="0044639B">
            <w:r>
              <w:t>None</w:t>
            </w:r>
          </w:p>
        </w:tc>
        <w:tc>
          <w:tcPr>
            <w:tcW w:w="3024" w:type="dxa"/>
          </w:tcPr>
          <w:p w14:paraId="0E731C97" w14:textId="4A1F05F3" w:rsidR="00CB700D" w:rsidRDefault="00D016DC" w:rsidP="00336170">
            <w:pPr>
              <w:jc w:val="left"/>
            </w:pPr>
            <w:r>
              <w:fldChar w:fldCharType="begin"/>
            </w:r>
            <w:r>
              <w:instrText xml:space="preserve"> REF _Ref435989991 \h </w:instrText>
            </w:r>
            <w:r w:rsidR="00336170">
              <w:instrText xml:space="preserve"> \* MERGEFORMAT </w:instrText>
            </w:r>
            <w:r>
              <w:fldChar w:fldCharType="separate"/>
            </w:r>
            <w:r w:rsidR="000C7DE2">
              <w:t>Kathisma 4</w:t>
            </w:r>
            <w:r>
              <w:fldChar w:fldCharType="end"/>
            </w:r>
            <w:r w:rsidR="00CB700D">
              <w:t xml:space="preserve">, </w:t>
            </w:r>
            <w:r w:rsidR="00CB700D">
              <w:fldChar w:fldCharType="begin"/>
            </w:r>
            <w:r w:rsidR="00CB700D">
              <w:instrText xml:space="preserve"> REF _Ref435438533 \h </w:instrText>
            </w:r>
            <w:r w:rsidR="00336170">
              <w:instrText xml:space="preserve"> \* MERGEFORMAT </w:instrText>
            </w:r>
            <w:r w:rsidR="00CB700D">
              <w:fldChar w:fldCharType="separate"/>
            </w:r>
            <w:r w:rsidR="000C7DE2" w:rsidRPr="00AB1781">
              <w:t>K</w:t>
            </w:r>
            <w:r w:rsidR="000C7DE2">
              <w:t>athisma 5</w:t>
            </w:r>
            <w:r w:rsidR="00CB700D">
              <w:fldChar w:fldCharType="end"/>
            </w:r>
          </w:p>
        </w:tc>
      </w:tr>
      <w:tr w:rsidR="00CB700D" w14:paraId="77C20ABE" w14:textId="77777777" w:rsidTr="00CB700D">
        <w:tc>
          <w:tcPr>
            <w:tcW w:w="3024" w:type="dxa"/>
          </w:tcPr>
          <w:p w14:paraId="6D6B6EF0" w14:textId="76FE45EB" w:rsidR="00CB700D" w:rsidRDefault="00CB700D" w:rsidP="0044639B">
            <w:r>
              <w:t>Tuesday</w:t>
            </w:r>
          </w:p>
        </w:tc>
        <w:tc>
          <w:tcPr>
            <w:tcW w:w="3024" w:type="dxa"/>
          </w:tcPr>
          <w:p w14:paraId="4D8BD304" w14:textId="1CE10EB3" w:rsidR="00CB700D" w:rsidRDefault="00CB700D" w:rsidP="0044639B">
            <w:r>
              <w:fldChar w:fldCharType="begin"/>
            </w:r>
            <w:r>
              <w:instrText xml:space="preserve"> REF _Ref435438548 \h </w:instrText>
            </w:r>
            <w:r w:rsidR="00336170">
              <w:instrText xml:space="preserve"> \* MERGEFORMAT </w:instrText>
            </w:r>
            <w:r>
              <w:fldChar w:fldCharType="separate"/>
            </w:r>
            <w:r w:rsidR="000C7DE2" w:rsidRPr="00AB1781">
              <w:t>K</w:t>
            </w:r>
            <w:r w:rsidR="000C7DE2">
              <w:t>athisma 6</w:t>
            </w:r>
            <w:r>
              <w:fldChar w:fldCharType="end"/>
            </w:r>
          </w:p>
        </w:tc>
        <w:tc>
          <w:tcPr>
            <w:tcW w:w="3024" w:type="dxa"/>
          </w:tcPr>
          <w:p w14:paraId="082B149A" w14:textId="74881B84" w:rsidR="00CB700D" w:rsidRDefault="00D016DC" w:rsidP="00336170">
            <w:pPr>
              <w:jc w:val="left"/>
            </w:pPr>
            <w:r>
              <w:fldChar w:fldCharType="begin"/>
            </w:r>
            <w:r>
              <w:instrText xml:space="preserve"> REF _Ref435990010 \h </w:instrText>
            </w:r>
            <w:r w:rsidR="00336170">
              <w:instrText xml:space="preserve"> \* MERGEFORMAT </w:instrText>
            </w:r>
            <w:r>
              <w:fldChar w:fldCharType="separate"/>
            </w:r>
            <w:r w:rsidR="000C7DE2">
              <w:t>Kathisma 7</w:t>
            </w:r>
            <w:r>
              <w:fldChar w:fldCharType="end"/>
            </w:r>
            <w:r w:rsidR="00CB700D">
              <w:t xml:space="preserve">, </w:t>
            </w:r>
            <w:r w:rsidR="00CB700D">
              <w:fldChar w:fldCharType="begin"/>
            </w:r>
            <w:r w:rsidR="00CB700D">
              <w:instrText xml:space="preserve"> REF _Ref435438564 \h </w:instrText>
            </w:r>
            <w:r w:rsidR="00336170">
              <w:instrText xml:space="preserve"> \* MERGEFORMAT </w:instrText>
            </w:r>
            <w:r w:rsidR="00CB700D">
              <w:fldChar w:fldCharType="separate"/>
            </w:r>
            <w:r w:rsidR="000C7DE2" w:rsidRPr="00AB1781">
              <w:t>K</w:t>
            </w:r>
            <w:r w:rsidR="000C7DE2">
              <w:t>athisma 8</w:t>
            </w:r>
            <w:r w:rsidR="00CB700D">
              <w:fldChar w:fldCharType="end"/>
            </w:r>
          </w:p>
        </w:tc>
      </w:tr>
      <w:tr w:rsidR="00CB700D" w14:paraId="6E76ED70" w14:textId="77777777" w:rsidTr="00CB700D">
        <w:tc>
          <w:tcPr>
            <w:tcW w:w="3024" w:type="dxa"/>
          </w:tcPr>
          <w:p w14:paraId="6A232111" w14:textId="13CD3C70" w:rsidR="00CB700D" w:rsidRDefault="00CB700D" w:rsidP="0044639B">
            <w:r>
              <w:t>Wednesday</w:t>
            </w:r>
          </w:p>
        </w:tc>
        <w:tc>
          <w:tcPr>
            <w:tcW w:w="3024" w:type="dxa"/>
          </w:tcPr>
          <w:p w14:paraId="60B887BA" w14:textId="41B245C5" w:rsidR="00CB700D" w:rsidRDefault="00CB700D" w:rsidP="0044639B">
            <w:r>
              <w:fldChar w:fldCharType="begin"/>
            </w:r>
            <w:r>
              <w:instrText xml:space="preserve"> REF _Ref435438574 \h </w:instrText>
            </w:r>
            <w:r w:rsidR="00336170">
              <w:instrText xml:space="preserve"> \* MERGEFORMAT </w:instrText>
            </w:r>
            <w:r>
              <w:fldChar w:fldCharType="separate"/>
            </w:r>
            <w:r w:rsidR="000C7DE2" w:rsidRPr="00AB1781">
              <w:t>K</w:t>
            </w:r>
            <w:r w:rsidR="000C7DE2">
              <w:t>athisma 9</w:t>
            </w:r>
            <w:r>
              <w:fldChar w:fldCharType="end"/>
            </w:r>
          </w:p>
        </w:tc>
        <w:tc>
          <w:tcPr>
            <w:tcW w:w="3024" w:type="dxa"/>
          </w:tcPr>
          <w:p w14:paraId="223BE2C2" w14:textId="62EE68FA" w:rsidR="00CB700D" w:rsidRDefault="00CB700D" w:rsidP="00336170">
            <w:pPr>
              <w:jc w:val="left"/>
            </w:pPr>
            <w:r>
              <w:fldChar w:fldCharType="begin"/>
            </w:r>
            <w:r>
              <w:instrText xml:space="preserve"> REF _Ref435438582 \h </w:instrText>
            </w:r>
            <w:r w:rsidR="00336170">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CB700D" w14:paraId="2513BF52" w14:textId="77777777" w:rsidTr="00CB700D">
        <w:tc>
          <w:tcPr>
            <w:tcW w:w="3024" w:type="dxa"/>
          </w:tcPr>
          <w:p w14:paraId="637FCE08" w14:textId="4394561A" w:rsidR="00CB700D" w:rsidRDefault="00CB700D" w:rsidP="0044639B">
            <w:r>
              <w:t>Thursday</w:t>
            </w:r>
          </w:p>
        </w:tc>
        <w:tc>
          <w:tcPr>
            <w:tcW w:w="3024" w:type="dxa"/>
          </w:tcPr>
          <w:p w14:paraId="390FFBC6" w14:textId="56B39F9A" w:rsidR="00CB700D" w:rsidRPr="00926985" w:rsidRDefault="00D016DC" w:rsidP="0044639B">
            <w:r w:rsidRPr="00926985">
              <w:fldChar w:fldCharType="begin"/>
            </w:r>
            <w:r w:rsidRPr="00926985">
              <w:instrText xml:space="preserve"> REF _Ref435990025 \h </w:instrText>
            </w:r>
            <w:r w:rsidR="00336170">
              <w:instrText xml:space="preserve"> \* MERGEFORMAT </w:instrText>
            </w:r>
            <w:r w:rsidRPr="00926985">
              <w:fldChar w:fldCharType="separate"/>
            </w:r>
            <w:r w:rsidR="000C7DE2">
              <w:t>Kathisma 12</w:t>
            </w:r>
            <w:r w:rsidRPr="00926985">
              <w:fldChar w:fldCharType="end"/>
            </w:r>
          </w:p>
        </w:tc>
        <w:tc>
          <w:tcPr>
            <w:tcW w:w="3024" w:type="dxa"/>
          </w:tcPr>
          <w:p w14:paraId="353A9FDD" w14:textId="08F248AA" w:rsidR="00CB700D" w:rsidRDefault="00CB700D" w:rsidP="00336170">
            <w:pPr>
              <w:jc w:val="left"/>
            </w:pPr>
            <w:r>
              <w:fldChar w:fldCharType="begin"/>
            </w:r>
            <w:r>
              <w:instrText xml:space="preserve"> REF _Ref435438606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r>
      <w:tr w:rsidR="00CB700D" w14:paraId="3CE91BF3" w14:textId="77777777" w:rsidTr="00CB700D">
        <w:tc>
          <w:tcPr>
            <w:tcW w:w="3024" w:type="dxa"/>
          </w:tcPr>
          <w:p w14:paraId="019F850F" w14:textId="2CB7ECE0" w:rsidR="00CB700D" w:rsidRDefault="00CB700D" w:rsidP="0044639B">
            <w:r>
              <w:t>Friday</w:t>
            </w:r>
          </w:p>
        </w:tc>
        <w:tc>
          <w:tcPr>
            <w:tcW w:w="3024" w:type="dxa"/>
          </w:tcPr>
          <w:p w14:paraId="5FC042E0" w14:textId="6E34538A" w:rsidR="00CB700D" w:rsidRDefault="00CB700D" w:rsidP="0044639B">
            <w:r>
              <w:fldChar w:fldCharType="begin"/>
            </w:r>
            <w:r>
              <w:instrText xml:space="preserve"> REF _Ref435438622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3024" w:type="dxa"/>
          </w:tcPr>
          <w:p w14:paraId="6DD26E94" w14:textId="113E7A68" w:rsidR="00CB700D" w:rsidRDefault="00D016DC" w:rsidP="00336170">
            <w:pPr>
              <w:jc w:val="left"/>
            </w:pPr>
            <w:r>
              <w:fldChar w:fldCharType="begin"/>
            </w:r>
            <w:r>
              <w:instrText xml:space="preserve"> REF _Ref435990041 \h </w:instrText>
            </w:r>
            <w:r w:rsidR="00336170">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336170">
              <w:instrText xml:space="preserve"> \* MERGEFORMAT </w:instrText>
            </w:r>
            <w:r>
              <w:fldChar w:fldCharType="separate"/>
            </w:r>
            <w:r w:rsidR="000C7DE2">
              <w:t>Kathisma 17</w:t>
            </w:r>
            <w:r>
              <w:fldChar w:fldCharType="end"/>
            </w:r>
          </w:p>
        </w:tc>
      </w:tr>
      <w:tr w:rsidR="00CB700D" w14:paraId="1DE96FB0" w14:textId="77777777" w:rsidTr="00CB700D">
        <w:tc>
          <w:tcPr>
            <w:tcW w:w="3024" w:type="dxa"/>
          </w:tcPr>
          <w:p w14:paraId="55E2209A" w14:textId="27072784" w:rsidR="00CB700D" w:rsidRDefault="00CB700D" w:rsidP="0044639B">
            <w:r>
              <w:t>Saturday</w:t>
            </w:r>
          </w:p>
        </w:tc>
        <w:tc>
          <w:tcPr>
            <w:tcW w:w="3024" w:type="dxa"/>
          </w:tcPr>
          <w:p w14:paraId="5F09A04A" w14:textId="006AAD09" w:rsidR="00CB700D" w:rsidRDefault="00D016DC" w:rsidP="0044639B">
            <w:r>
              <w:fldChar w:fldCharType="begin"/>
            </w:r>
            <w:r>
              <w:instrText xml:space="preserve"> REF _Ref435990063 \h </w:instrText>
            </w:r>
            <w:r w:rsidR="00336170">
              <w:instrText xml:space="preserve"> \* MERGEFORMAT </w:instrText>
            </w:r>
            <w:r>
              <w:fldChar w:fldCharType="separate"/>
            </w:r>
            <w:r w:rsidR="000C7DE2">
              <w:t>Kathisma 18</w:t>
            </w:r>
            <w:r>
              <w:fldChar w:fldCharType="end"/>
            </w:r>
          </w:p>
        </w:tc>
        <w:tc>
          <w:tcPr>
            <w:tcW w:w="3024" w:type="dxa"/>
          </w:tcPr>
          <w:p w14:paraId="0F5729C0" w14:textId="78194323" w:rsidR="00CB700D" w:rsidRDefault="00CB700D" w:rsidP="00336170">
            <w:pPr>
              <w:jc w:val="left"/>
            </w:pPr>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336170">
              <w:instrText xml:space="preserve"> \* MERGEFORMAT </w:instrText>
            </w:r>
            <w:r>
              <w:fldChar w:fldCharType="separate"/>
            </w:r>
            <w:r w:rsidR="000C7DE2" w:rsidRPr="00AB1781">
              <w:t>K</w:t>
            </w:r>
            <w:r w:rsidR="000C7DE2">
              <w:t>athisma 20</w:t>
            </w:r>
            <w:r>
              <w:fldChar w:fldCharType="end"/>
            </w:r>
          </w:p>
        </w:tc>
      </w:tr>
    </w:tbl>
    <w:p w14:paraId="011D933D" w14:textId="66A64A2C" w:rsidR="000B1D6D" w:rsidRDefault="000B1D6D" w:rsidP="0044639B">
      <w:r w:rsidRPr="000B1D6D">
        <w:t>Monday on or after September 16 to (but not including) December 20</w:t>
      </w:r>
      <w:r>
        <w:t xml:space="preserve">, </w:t>
      </w:r>
      <w:r w:rsidRPr="000B1D6D">
        <w:t>January 15 to (but not including) Sunday of the Prodigal Son:</w:t>
      </w:r>
    </w:p>
    <w:tbl>
      <w:tblPr>
        <w:tblStyle w:val="TableGrid"/>
        <w:tblW w:w="0" w:type="auto"/>
        <w:tblLook w:val="04A0" w:firstRow="1" w:lastRow="0" w:firstColumn="1" w:lastColumn="0" w:noHBand="0" w:noVBand="1"/>
      </w:tblPr>
      <w:tblGrid>
        <w:gridCol w:w="3024"/>
        <w:gridCol w:w="3024"/>
        <w:gridCol w:w="3024"/>
      </w:tblGrid>
      <w:tr w:rsidR="000B1D6D" w14:paraId="01E68501" w14:textId="77777777" w:rsidTr="000B1D6D">
        <w:tc>
          <w:tcPr>
            <w:tcW w:w="3024" w:type="dxa"/>
          </w:tcPr>
          <w:p w14:paraId="014F7DB1" w14:textId="77777777" w:rsidR="000B1D6D" w:rsidRDefault="000B1D6D" w:rsidP="000B1D6D">
            <w:r>
              <w:t>Weekday</w:t>
            </w:r>
          </w:p>
        </w:tc>
        <w:tc>
          <w:tcPr>
            <w:tcW w:w="3024" w:type="dxa"/>
          </w:tcPr>
          <w:p w14:paraId="6195924B" w14:textId="77777777" w:rsidR="000B1D6D" w:rsidRDefault="000B1D6D" w:rsidP="000B1D6D">
            <w:r>
              <w:t>Eve (i.e. the evening before)</w:t>
            </w:r>
          </w:p>
        </w:tc>
        <w:tc>
          <w:tcPr>
            <w:tcW w:w="3024" w:type="dxa"/>
          </w:tcPr>
          <w:p w14:paraId="421A316A" w14:textId="77777777" w:rsidR="000B1D6D" w:rsidRDefault="000B1D6D" w:rsidP="000B1D6D">
            <w:r>
              <w:t>Morning</w:t>
            </w:r>
          </w:p>
        </w:tc>
      </w:tr>
      <w:tr w:rsidR="000B1D6D" w14:paraId="216EBE40" w14:textId="77777777" w:rsidTr="000B1D6D">
        <w:tc>
          <w:tcPr>
            <w:tcW w:w="3024" w:type="dxa"/>
          </w:tcPr>
          <w:p w14:paraId="03893482" w14:textId="77777777" w:rsidR="000B1D6D" w:rsidRDefault="000B1D6D" w:rsidP="000B1D6D">
            <w:r>
              <w:t>Sunday</w:t>
            </w:r>
          </w:p>
        </w:tc>
        <w:tc>
          <w:tcPr>
            <w:tcW w:w="3024" w:type="dxa"/>
          </w:tcPr>
          <w:p w14:paraId="41B01B19" w14:textId="3442BEC0" w:rsidR="000B1D6D" w:rsidRDefault="00D44900" w:rsidP="00AB3348">
            <w:r>
              <w:fldChar w:fldCharType="begin"/>
            </w:r>
            <w:r>
              <w:instrText xml:space="preserve"> REF _Ref439535283 \h </w:instrText>
            </w:r>
            <w:r>
              <w:fldChar w:fldCharType="separate"/>
            </w:r>
            <w:r w:rsidR="000C7DE2">
              <w:t>Kathisma 1</w:t>
            </w:r>
            <w:r>
              <w:fldChar w:fldCharType="end"/>
            </w:r>
          </w:p>
        </w:tc>
        <w:tc>
          <w:tcPr>
            <w:tcW w:w="3024" w:type="dxa"/>
          </w:tcPr>
          <w:p w14:paraId="1C0C5D94" w14:textId="2DFB2B72" w:rsidR="000B1D6D" w:rsidRDefault="000B1D6D" w:rsidP="00AB3348">
            <w:pPr>
              <w:jc w:val="left"/>
            </w:pPr>
            <w:r>
              <w:fldChar w:fldCharType="begin"/>
            </w:r>
            <w:r>
              <w:instrText xml:space="preserve"> REF _Ref435438475 \h </w:instrText>
            </w:r>
            <w:r w:rsidR="00AB3348">
              <w:instrText xml:space="preserve">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w:instrText>
            </w:r>
            <w:r w:rsidR="00AB3348">
              <w:instrText xml:space="preserve"> \* MERGEFORMAT </w:instrText>
            </w:r>
            <w:r>
              <w:fldChar w:fldCharType="separate"/>
            </w:r>
            <w:r w:rsidR="000C7DE2" w:rsidRPr="00AB1781">
              <w:t>K</w:t>
            </w:r>
            <w:r w:rsidR="000C7DE2">
              <w:t>athisma 3</w:t>
            </w:r>
            <w:r>
              <w:fldChar w:fldCharType="end"/>
            </w:r>
            <w:r w:rsidR="002F2287">
              <w:t>, Pss 134, 135</w:t>
            </w:r>
          </w:p>
        </w:tc>
      </w:tr>
      <w:tr w:rsidR="000B1D6D" w14:paraId="12ACDCD7" w14:textId="77777777" w:rsidTr="000B1D6D">
        <w:tc>
          <w:tcPr>
            <w:tcW w:w="3024" w:type="dxa"/>
          </w:tcPr>
          <w:p w14:paraId="30855BAB" w14:textId="77777777" w:rsidR="000B1D6D" w:rsidRDefault="000B1D6D" w:rsidP="000B1D6D">
            <w:r>
              <w:t>Monday</w:t>
            </w:r>
          </w:p>
        </w:tc>
        <w:tc>
          <w:tcPr>
            <w:tcW w:w="3024" w:type="dxa"/>
          </w:tcPr>
          <w:p w14:paraId="071A6E5D" w14:textId="77777777" w:rsidR="000B1D6D" w:rsidRDefault="000B1D6D" w:rsidP="000B1D6D">
            <w:r>
              <w:t>None</w:t>
            </w:r>
          </w:p>
        </w:tc>
        <w:tc>
          <w:tcPr>
            <w:tcW w:w="3024" w:type="dxa"/>
          </w:tcPr>
          <w:p w14:paraId="1C08A4F4" w14:textId="6EBCC758" w:rsidR="000B1D6D" w:rsidRDefault="000B1D6D" w:rsidP="00AB3348">
            <w:pPr>
              <w:jc w:val="left"/>
            </w:pPr>
            <w:r>
              <w:fldChar w:fldCharType="begin"/>
            </w:r>
            <w:r>
              <w:instrText xml:space="preserve"> REF _Ref435989991 \h </w:instrText>
            </w:r>
            <w:r w:rsidR="00AB3348">
              <w:instrText xml:space="preserve"> \* MERGEFORMAT </w:instrText>
            </w:r>
            <w:r>
              <w:fldChar w:fldCharType="separate"/>
            </w:r>
            <w:r w:rsidR="000C7DE2">
              <w:t>Kathisma 4</w:t>
            </w:r>
            <w:r>
              <w:fldChar w:fldCharType="end"/>
            </w:r>
            <w:r>
              <w:t xml:space="preserve">, </w:t>
            </w:r>
            <w:r>
              <w:fldChar w:fldCharType="begin"/>
            </w:r>
            <w:r>
              <w:instrText xml:space="preserve"> REF _Ref435438533 \h </w:instrText>
            </w:r>
            <w:r w:rsidR="00AB3348">
              <w:instrText xml:space="preserve"> \* MERGEFORMAT </w:instrText>
            </w:r>
            <w:r>
              <w:fldChar w:fldCharType="separate"/>
            </w:r>
            <w:r w:rsidR="000C7DE2" w:rsidRPr="00AB1781">
              <w:t>K</w:t>
            </w:r>
            <w:r w:rsidR="000C7DE2">
              <w:t>athisma 5</w:t>
            </w:r>
            <w:r>
              <w:fldChar w:fldCharType="end"/>
            </w:r>
            <w:r w:rsidR="002F2287">
              <w:t xml:space="preserve">, </w:t>
            </w:r>
            <w:r w:rsidR="002F2287">
              <w:fldChar w:fldCharType="begin"/>
            </w:r>
            <w:r w:rsidR="002F2287">
              <w:instrText xml:space="preserve"> REF _Ref435438548 \h </w:instrText>
            </w:r>
            <w:r w:rsidR="00AB3348">
              <w:instrText xml:space="preserve"> \* MERGEFORMAT </w:instrText>
            </w:r>
            <w:r w:rsidR="002F2287">
              <w:fldChar w:fldCharType="separate"/>
            </w:r>
            <w:r w:rsidR="000C7DE2" w:rsidRPr="00AB1781">
              <w:t>K</w:t>
            </w:r>
            <w:r w:rsidR="000C7DE2">
              <w:t>athisma 6</w:t>
            </w:r>
            <w:r w:rsidR="002F2287">
              <w:fldChar w:fldCharType="end"/>
            </w:r>
          </w:p>
        </w:tc>
      </w:tr>
      <w:tr w:rsidR="000B1D6D" w14:paraId="6EB9D16F" w14:textId="77777777" w:rsidTr="000B1D6D">
        <w:tc>
          <w:tcPr>
            <w:tcW w:w="3024" w:type="dxa"/>
          </w:tcPr>
          <w:p w14:paraId="0CA0E06D" w14:textId="77777777" w:rsidR="000B1D6D" w:rsidRDefault="000B1D6D" w:rsidP="000B1D6D">
            <w:r>
              <w:t>Tuesday</w:t>
            </w:r>
          </w:p>
        </w:tc>
        <w:tc>
          <w:tcPr>
            <w:tcW w:w="3024" w:type="dxa"/>
          </w:tcPr>
          <w:p w14:paraId="12CE718B" w14:textId="140FADE6"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E6A0F7" w14:textId="245A7CF2" w:rsidR="000B1D6D" w:rsidRDefault="000B1D6D" w:rsidP="00AB3348">
            <w:pPr>
              <w:jc w:val="left"/>
            </w:pPr>
            <w:r>
              <w:fldChar w:fldCharType="begin"/>
            </w:r>
            <w:r>
              <w:instrText xml:space="preserve"> REF _Ref435990010 \h </w:instrText>
            </w:r>
            <w:r w:rsidR="00AB3348">
              <w:instrText xml:space="preserve"> \* MERGEFORMAT </w:instrText>
            </w:r>
            <w:r>
              <w:fldChar w:fldCharType="separate"/>
            </w:r>
            <w:r w:rsidR="000C7DE2">
              <w:t>Kathisma 7</w:t>
            </w:r>
            <w:r>
              <w:fldChar w:fldCharType="end"/>
            </w:r>
            <w:r>
              <w:t xml:space="preserve">, </w:t>
            </w:r>
            <w:r>
              <w:fldChar w:fldCharType="begin"/>
            </w:r>
            <w:r>
              <w:instrText xml:space="preserve"> REF _Ref435438564 \h </w:instrText>
            </w:r>
            <w:r w:rsidR="00AB3348">
              <w:instrText xml:space="preserve"> \* MERGEFORMAT </w:instrText>
            </w:r>
            <w:r>
              <w:fldChar w:fldCharType="separate"/>
            </w:r>
            <w:r w:rsidR="000C7DE2" w:rsidRPr="00AB1781">
              <w:t>K</w:t>
            </w:r>
            <w:r w:rsidR="000C7DE2">
              <w:t>athisma 8</w:t>
            </w:r>
            <w:r>
              <w:fldChar w:fldCharType="end"/>
            </w:r>
            <w:r w:rsidR="002F2287">
              <w:t xml:space="preserve">, </w:t>
            </w:r>
            <w:r w:rsidR="002F2287">
              <w:fldChar w:fldCharType="begin"/>
            </w:r>
            <w:r w:rsidR="002F2287">
              <w:instrText xml:space="preserve"> REF _Ref435438574 \h </w:instrText>
            </w:r>
            <w:r w:rsidR="00AB3348">
              <w:instrText xml:space="preserve"> \* MERGEFORMAT </w:instrText>
            </w:r>
            <w:r w:rsidR="002F2287">
              <w:fldChar w:fldCharType="separate"/>
            </w:r>
            <w:r w:rsidR="000C7DE2" w:rsidRPr="00AB1781">
              <w:t>K</w:t>
            </w:r>
            <w:r w:rsidR="000C7DE2">
              <w:t>athisma 9</w:t>
            </w:r>
            <w:r w:rsidR="002F2287">
              <w:fldChar w:fldCharType="end"/>
            </w:r>
          </w:p>
        </w:tc>
      </w:tr>
      <w:tr w:rsidR="000B1D6D" w14:paraId="34A8F672" w14:textId="77777777" w:rsidTr="000B1D6D">
        <w:tc>
          <w:tcPr>
            <w:tcW w:w="3024" w:type="dxa"/>
          </w:tcPr>
          <w:p w14:paraId="69A487E2" w14:textId="77777777" w:rsidR="000B1D6D" w:rsidRDefault="000B1D6D" w:rsidP="000B1D6D">
            <w:r>
              <w:t>Wednesday</w:t>
            </w:r>
          </w:p>
        </w:tc>
        <w:tc>
          <w:tcPr>
            <w:tcW w:w="3024" w:type="dxa"/>
          </w:tcPr>
          <w:p w14:paraId="67FDCCFB" w14:textId="39428A95"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EAD97E5" w14:textId="16E983AA" w:rsidR="000B1D6D" w:rsidRDefault="000B1D6D" w:rsidP="00AB3348">
            <w:pPr>
              <w:jc w:val="left"/>
            </w:pPr>
            <w:r>
              <w:fldChar w:fldCharType="begin"/>
            </w:r>
            <w:r>
              <w:instrText xml:space="preserve"> REF _Ref435438582 \h </w:instrText>
            </w:r>
            <w:r w:rsidR="00AB3348">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rsidR="002F2287">
              <w:t xml:space="preserve">, </w:t>
            </w:r>
            <w:r w:rsidR="002F2287" w:rsidRPr="00926985">
              <w:fldChar w:fldCharType="begin"/>
            </w:r>
            <w:r w:rsidR="002F2287" w:rsidRPr="00926985">
              <w:instrText xml:space="preserve"> REF _Ref435990025 \h </w:instrText>
            </w:r>
            <w:r w:rsidR="00AB3348">
              <w:instrText xml:space="preserve"> \* MERGEFORMAT </w:instrText>
            </w:r>
            <w:r w:rsidR="002F2287" w:rsidRPr="00926985">
              <w:fldChar w:fldCharType="separate"/>
            </w:r>
            <w:r w:rsidR="000C7DE2">
              <w:t>Kathisma 12</w:t>
            </w:r>
            <w:r w:rsidR="002F2287" w:rsidRPr="00926985">
              <w:fldChar w:fldCharType="end"/>
            </w:r>
          </w:p>
        </w:tc>
      </w:tr>
      <w:tr w:rsidR="000B1D6D" w14:paraId="4210767A" w14:textId="77777777" w:rsidTr="000B1D6D">
        <w:tc>
          <w:tcPr>
            <w:tcW w:w="3024" w:type="dxa"/>
          </w:tcPr>
          <w:p w14:paraId="51034D7A" w14:textId="77777777" w:rsidR="000B1D6D" w:rsidRDefault="000B1D6D" w:rsidP="000B1D6D">
            <w:r>
              <w:t>Thursday</w:t>
            </w:r>
          </w:p>
        </w:tc>
        <w:tc>
          <w:tcPr>
            <w:tcW w:w="3024" w:type="dxa"/>
          </w:tcPr>
          <w:p w14:paraId="06C027E7" w14:textId="678F410C" w:rsidR="000B1D6D" w:rsidRPr="00926985"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14C76F95" w14:textId="64104F6D" w:rsidR="000B1D6D" w:rsidRDefault="000B1D6D" w:rsidP="00AB3348">
            <w:pPr>
              <w:jc w:val="left"/>
            </w:pPr>
            <w:r>
              <w:fldChar w:fldCharType="begin"/>
            </w:r>
            <w:r>
              <w:instrText xml:space="preserve"> REF _Ref435438606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rsidR="002F2287">
              <w:t xml:space="preserve">, </w:t>
            </w:r>
            <w:r w:rsidR="002F2287">
              <w:fldChar w:fldCharType="begin"/>
            </w:r>
            <w:r w:rsidR="002F2287">
              <w:instrText xml:space="preserve"> REF _Ref435438622 \h </w:instrText>
            </w:r>
            <w:r w:rsidR="00AB3348">
              <w:instrText xml:space="preserve"> \* MERGEFORMAT </w:instrText>
            </w:r>
            <w:r w:rsidR="002F2287">
              <w:fldChar w:fldCharType="separate"/>
            </w:r>
            <w:r w:rsidR="000C7DE2" w:rsidRPr="00AB1781">
              <w:t>K</w:t>
            </w:r>
            <w:r w:rsidR="000C7DE2">
              <w:t>athisma</w:t>
            </w:r>
            <w:r w:rsidR="000C7DE2" w:rsidRPr="00AB1781">
              <w:t xml:space="preserve"> 1</w:t>
            </w:r>
            <w:r w:rsidR="000C7DE2">
              <w:t>5</w:t>
            </w:r>
            <w:r w:rsidR="002F2287">
              <w:fldChar w:fldCharType="end"/>
            </w:r>
          </w:p>
        </w:tc>
      </w:tr>
      <w:tr w:rsidR="000B1D6D" w14:paraId="6EBB9981" w14:textId="77777777" w:rsidTr="000B1D6D">
        <w:tc>
          <w:tcPr>
            <w:tcW w:w="3024" w:type="dxa"/>
          </w:tcPr>
          <w:p w14:paraId="0C9E0DE0" w14:textId="77777777" w:rsidR="000B1D6D" w:rsidRDefault="000B1D6D" w:rsidP="000B1D6D">
            <w:r>
              <w:t>Friday</w:t>
            </w:r>
          </w:p>
        </w:tc>
        <w:tc>
          <w:tcPr>
            <w:tcW w:w="3024" w:type="dxa"/>
          </w:tcPr>
          <w:p w14:paraId="2686FEE7" w14:textId="6C5B63C4" w:rsidR="000B1D6D" w:rsidRDefault="002F2287"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23EDA40F" w14:textId="6E556B21" w:rsidR="000B1D6D" w:rsidRDefault="000B1D6D" w:rsidP="00AB3348">
            <w:pPr>
              <w:jc w:val="left"/>
            </w:pPr>
            <w:r>
              <w:fldChar w:fldCharType="begin"/>
            </w:r>
            <w:r>
              <w:instrText xml:space="preserve"> REF _Ref435990041 \h </w:instrText>
            </w:r>
            <w:r w:rsidR="00AB3348">
              <w:instrText xml:space="preserve"> \* MERGEFORMAT </w:instrText>
            </w:r>
            <w:r>
              <w:fldChar w:fldCharType="separate"/>
            </w:r>
            <w:r w:rsidR="000C7DE2">
              <w:t>Kathisma 16</w:t>
            </w:r>
            <w:r>
              <w:fldChar w:fldCharType="end"/>
            </w:r>
            <w:r>
              <w:t xml:space="preserve">, </w:t>
            </w:r>
            <w:r>
              <w:fldChar w:fldCharType="begin"/>
            </w:r>
            <w:r>
              <w:instrText xml:space="preserve"> REF _Ref435990049 \h </w:instrText>
            </w:r>
            <w:r w:rsidR="00AB3348">
              <w:instrText xml:space="preserve"> \* MERGEFORMAT </w:instrText>
            </w:r>
            <w:r>
              <w:fldChar w:fldCharType="separate"/>
            </w:r>
            <w:r w:rsidR="000C7DE2">
              <w:t>Kathisma 17</w:t>
            </w:r>
            <w:r>
              <w:fldChar w:fldCharType="end"/>
            </w:r>
          </w:p>
        </w:tc>
      </w:tr>
      <w:tr w:rsidR="000B1D6D" w14:paraId="72A774B2" w14:textId="77777777" w:rsidTr="000B1D6D">
        <w:tc>
          <w:tcPr>
            <w:tcW w:w="3024" w:type="dxa"/>
          </w:tcPr>
          <w:p w14:paraId="2DFCE3B3" w14:textId="77777777" w:rsidR="000B1D6D" w:rsidRDefault="000B1D6D" w:rsidP="000B1D6D">
            <w:r>
              <w:t>Saturday</w:t>
            </w:r>
          </w:p>
        </w:tc>
        <w:tc>
          <w:tcPr>
            <w:tcW w:w="3024" w:type="dxa"/>
          </w:tcPr>
          <w:p w14:paraId="59B80AD7" w14:textId="72CD81D3" w:rsidR="000B1D6D" w:rsidRDefault="000B1D6D" w:rsidP="000B1D6D">
            <w:r>
              <w:fldChar w:fldCharType="begin"/>
            </w:r>
            <w:r>
              <w:instrText xml:space="preserve"> REF _Ref435990063 \h </w:instrText>
            </w:r>
            <w:r w:rsidR="00AB3348">
              <w:instrText xml:space="preserve"> \* MERGEFORMAT </w:instrText>
            </w:r>
            <w:r>
              <w:fldChar w:fldCharType="separate"/>
            </w:r>
            <w:r w:rsidR="000C7DE2">
              <w:t>Kathisma 18</w:t>
            </w:r>
            <w:r>
              <w:fldChar w:fldCharType="end"/>
            </w:r>
          </w:p>
        </w:tc>
        <w:tc>
          <w:tcPr>
            <w:tcW w:w="3024" w:type="dxa"/>
          </w:tcPr>
          <w:p w14:paraId="0484B885" w14:textId="42AC70E7" w:rsidR="000B1D6D" w:rsidRDefault="000B1D6D" w:rsidP="00336170">
            <w:r>
              <w:fldChar w:fldCharType="begin"/>
            </w:r>
            <w:r>
              <w:instrText xml:space="preserve"> REF _Ref435438658 \h </w:instrText>
            </w:r>
            <w:r w:rsidR="00AB3348">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AB3348">
              <w:instrText xml:space="preserve"> \* MERGEFORMAT </w:instrText>
            </w:r>
            <w:r>
              <w:fldChar w:fldCharType="separate"/>
            </w:r>
            <w:r w:rsidR="000C7DE2" w:rsidRPr="00AB1781">
              <w:t>K</w:t>
            </w:r>
            <w:r w:rsidR="000C7DE2">
              <w:t>athisma 20</w:t>
            </w:r>
            <w:r>
              <w:fldChar w:fldCharType="end"/>
            </w:r>
          </w:p>
        </w:tc>
      </w:tr>
    </w:tbl>
    <w:p w14:paraId="2C260A6F" w14:textId="726A678B" w:rsidR="002F2287" w:rsidRDefault="002F2287" w:rsidP="0044639B">
      <w:r>
        <w:br w:type="page"/>
      </w:r>
    </w:p>
    <w:p w14:paraId="180CC246" w14:textId="364FBD83" w:rsidR="00CB700D" w:rsidRDefault="00CB700D" w:rsidP="0044639B">
      <w:r>
        <w:lastRenderedPageBreak/>
        <w:t>During Great Lent in the Byzantine Rite, the Psalms are divided between all the hours to be said t</w:t>
      </w:r>
      <w:r w:rsidR="00D016DC">
        <w:t>wice a week, in weeks 1-4, and 6</w:t>
      </w:r>
      <w:r>
        <w:t xml:space="preserve"> of Lent:</w:t>
      </w:r>
    </w:p>
    <w:tbl>
      <w:tblPr>
        <w:tblStyle w:val="TableGrid"/>
        <w:tblW w:w="0" w:type="auto"/>
        <w:tblLayout w:type="fixed"/>
        <w:tblLook w:val="04A0" w:firstRow="1" w:lastRow="0" w:firstColumn="1" w:lastColumn="0" w:noHBand="0" w:noVBand="1"/>
      </w:tblPr>
      <w:tblGrid>
        <w:gridCol w:w="1188"/>
        <w:gridCol w:w="1440"/>
        <w:gridCol w:w="1210"/>
        <w:gridCol w:w="1357"/>
        <w:gridCol w:w="1357"/>
        <w:gridCol w:w="1296"/>
        <w:gridCol w:w="1224"/>
      </w:tblGrid>
      <w:tr w:rsidR="0023608C" w14:paraId="622E93D5" w14:textId="308E745A" w:rsidTr="00860FCB">
        <w:tc>
          <w:tcPr>
            <w:tcW w:w="1188" w:type="dxa"/>
          </w:tcPr>
          <w:p w14:paraId="76A62B4A" w14:textId="412F66BB" w:rsidR="0023608C" w:rsidRDefault="0023608C" w:rsidP="0044639B">
            <w:r>
              <w:t>Weekday</w:t>
            </w:r>
          </w:p>
        </w:tc>
        <w:tc>
          <w:tcPr>
            <w:tcW w:w="1440" w:type="dxa"/>
          </w:tcPr>
          <w:p w14:paraId="373F8FE5" w14:textId="0D180C0B" w:rsidR="0023608C" w:rsidRDefault="0023608C" w:rsidP="0044639B">
            <w:r>
              <w:t>Lauds (Matins)</w:t>
            </w:r>
          </w:p>
        </w:tc>
        <w:tc>
          <w:tcPr>
            <w:tcW w:w="1210" w:type="dxa"/>
          </w:tcPr>
          <w:p w14:paraId="5FD7B88E" w14:textId="54115039" w:rsidR="0023608C" w:rsidRDefault="0023608C" w:rsidP="0044639B">
            <w:r>
              <w:t>Morning (Prime)</w:t>
            </w:r>
          </w:p>
        </w:tc>
        <w:tc>
          <w:tcPr>
            <w:tcW w:w="1357" w:type="dxa"/>
          </w:tcPr>
          <w:p w14:paraId="71D01765" w14:textId="3A94A890" w:rsidR="0023608C" w:rsidRDefault="0023608C" w:rsidP="0044639B">
            <w:r>
              <w:t>Mid-Morning (3</w:t>
            </w:r>
            <w:r w:rsidRPr="00CB700D">
              <w:rPr>
                <w:vertAlign w:val="superscript"/>
              </w:rPr>
              <w:t>rd</w:t>
            </w:r>
            <w:r>
              <w:t>)</w:t>
            </w:r>
          </w:p>
        </w:tc>
        <w:tc>
          <w:tcPr>
            <w:tcW w:w="1357" w:type="dxa"/>
          </w:tcPr>
          <w:p w14:paraId="571E688A" w14:textId="741373D3" w:rsidR="0023608C" w:rsidRDefault="0023608C" w:rsidP="0044639B">
            <w:r>
              <w:t>Noon (6</w:t>
            </w:r>
            <w:r w:rsidRPr="00CB700D">
              <w:rPr>
                <w:vertAlign w:val="superscript"/>
              </w:rPr>
              <w:t>th</w:t>
            </w:r>
            <w:r>
              <w:t>)</w:t>
            </w:r>
          </w:p>
        </w:tc>
        <w:tc>
          <w:tcPr>
            <w:tcW w:w="1296" w:type="dxa"/>
          </w:tcPr>
          <w:p w14:paraId="449D50B9" w14:textId="294F6BDA" w:rsidR="0023608C" w:rsidRDefault="0023608C" w:rsidP="0044639B">
            <w:r>
              <w:t>Afternoon (9</w:t>
            </w:r>
            <w:r w:rsidRPr="00CB700D">
              <w:rPr>
                <w:vertAlign w:val="superscript"/>
              </w:rPr>
              <w:t>th</w:t>
            </w:r>
            <w:r>
              <w:t>)</w:t>
            </w:r>
          </w:p>
        </w:tc>
        <w:tc>
          <w:tcPr>
            <w:tcW w:w="1224" w:type="dxa"/>
          </w:tcPr>
          <w:p w14:paraId="64126D7F" w14:textId="6E92B9BD" w:rsidR="0023608C" w:rsidRDefault="0023608C" w:rsidP="0044639B">
            <w:r>
              <w:t>Vespers</w:t>
            </w:r>
          </w:p>
        </w:tc>
      </w:tr>
      <w:tr w:rsidR="0023608C" w14:paraId="2580B485" w14:textId="31FF81F2" w:rsidTr="00860FCB">
        <w:tc>
          <w:tcPr>
            <w:tcW w:w="1188" w:type="dxa"/>
          </w:tcPr>
          <w:p w14:paraId="3863D989" w14:textId="559A1BF8" w:rsidR="0023608C" w:rsidRDefault="0023608C" w:rsidP="0044639B">
            <w:r>
              <w:t>Sunday</w:t>
            </w:r>
          </w:p>
        </w:tc>
        <w:tc>
          <w:tcPr>
            <w:tcW w:w="1440" w:type="dxa"/>
          </w:tcPr>
          <w:p w14:paraId="7A8B64E2" w14:textId="1F6699A8" w:rsidR="0023608C" w:rsidRDefault="0023608C" w:rsidP="00D016DC">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699D3BC7" w14:textId="1C802154" w:rsidR="0023608C" w:rsidRDefault="0023608C" w:rsidP="0044639B"/>
        </w:tc>
        <w:tc>
          <w:tcPr>
            <w:tcW w:w="1357" w:type="dxa"/>
          </w:tcPr>
          <w:p w14:paraId="500B276B" w14:textId="77777777" w:rsidR="0023608C" w:rsidRDefault="0023608C" w:rsidP="0044639B"/>
        </w:tc>
        <w:tc>
          <w:tcPr>
            <w:tcW w:w="1357" w:type="dxa"/>
          </w:tcPr>
          <w:p w14:paraId="56F423D0" w14:textId="77777777" w:rsidR="0023608C" w:rsidRDefault="0023608C" w:rsidP="0044639B"/>
        </w:tc>
        <w:tc>
          <w:tcPr>
            <w:tcW w:w="1296" w:type="dxa"/>
          </w:tcPr>
          <w:p w14:paraId="6F0ECAA3" w14:textId="77777777" w:rsidR="0023608C" w:rsidRDefault="0023608C" w:rsidP="0044639B"/>
        </w:tc>
        <w:tc>
          <w:tcPr>
            <w:tcW w:w="1224" w:type="dxa"/>
          </w:tcPr>
          <w:p w14:paraId="3228EE77" w14:textId="77777777" w:rsidR="0023608C" w:rsidRDefault="0023608C" w:rsidP="0044639B"/>
        </w:tc>
      </w:tr>
      <w:tr w:rsidR="0023608C" w14:paraId="52A25510" w14:textId="675124FE" w:rsidTr="00860FCB">
        <w:tc>
          <w:tcPr>
            <w:tcW w:w="1188" w:type="dxa"/>
          </w:tcPr>
          <w:p w14:paraId="2FEA4F49" w14:textId="5284DBCA" w:rsidR="0023608C" w:rsidRDefault="0023608C" w:rsidP="0044639B">
            <w:r>
              <w:t>Monday</w:t>
            </w:r>
          </w:p>
        </w:tc>
        <w:tc>
          <w:tcPr>
            <w:tcW w:w="1440" w:type="dxa"/>
          </w:tcPr>
          <w:p w14:paraId="2DD9DAC1" w14:textId="1020038C" w:rsidR="0023608C" w:rsidRDefault="00D016DC" w:rsidP="00860FCB">
            <w:pPr>
              <w:jc w:val="left"/>
            </w:pPr>
            <w:r>
              <w:fldChar w:fldCharType="begin"/>
            </w:r>
            <w:r>
              <w:instrText xml:space="preserve"> REF _Ref435989991 \h </w:instrText>
            </w:r>
            <w:r>
              <w:fldChar w:fldCharType="separate"/>
            </w:r>
            <w:r w:rsidR="000C7DE2">
              <w:t>Kathisma 4</w:t>
            </w:r>
            <w:r>
              <w:fldChar w:fldCharType="end"/>
            </w:r>
            <w:r w:rsidR="0023608C">
              <w:t xml:space="preserve">, </w:t>
            </w:r>
            <w:r w:rsidR="0023608C">
              <w:fldChar w:fldCharType="begin"/>
            </w:r>
            <w:r w:rsidR="0023608C">
              <w:instrText xml:space="preserve"> REF _Ref435438533 \h  \* MERGEFORMAT </w:instrText>
            </w:r>
            <w:r w:rsidR="0023608C">
              <w:fldChar w:fldCharType="separate"/>
            </w:r>
            <w:r w:rsidR="000C7DE2" w:rsidRPr="00AB1781">
              <w:t>K</w:t>
            </w:r>
            <w:r w:rsidR="000C7DE2">
              <w:t>athisma 5</w:t>
            </w:r>
            <w:r w:rsidR="0023608C">
              <w:fldChar w:fldCharType="end"/>
            </w:r>
            <w:r w:rsidR="0023608C">
              <w:t xml:space="preserve">, </w:t>
            </w:r>
            <w:r w:rsidR="0023608C">
              <w:fldChar w:fldCharType="begin"/>
            </w:r>
            <w:r w:rsidR="0023608C">
              <w:instrText xml:space="preserve"> REF _Ref435438548 \h  \* MERGEFORMAT </w:instrText>
            </w:r>
            <w:r w:rsidR="0023608C">
              <w:fldChar w:fldCharType="separate"/>
            </w:r>
            <w:r w:rsidR="000C7DE2" w:rsidRPr="00AB1781">
              <w:t>K</w:t>
            </w:r>
            <w:r w:rsidR="000C7DE2">
              <w:t>athisma 6</w:t>
            </w:r>
            <w:r w:rsidR="0023608C">
              <w:fldChar w:fldCharType="end"/>
            </w:r>
          </w:p>
        </w:tc>
        <w:tc>
          <w:tcPr>
            <w:tcW w:w="1210" w:type="dxa"/>
          </w:tcPr>
          <w:p w14:paraId="4AF0757E" w14:textId="50AA3C58" w:rsidR="0023608C" w:rsidRDefault="0023608C" w:rsidP="0044639B"/>
        </w:tc>
        <w:tc>
          <w:tcPr>
            <w:tcW w:w="1357" w:type="dxa"/>
          </w:tcPr>
          <w:p w14:paraId="05D831AD" w14:textId="62949EA1" w:rsidR="0023608C" w:rsidRDefault="00D016DC" w:rsidP="0044639B">
            <w:r>
              <w:fldChar w:fldCharType="begin"/>
            </w:r>
            <w:r>
              <w:instrText xml:space="preserve"> REF _Ref435990010 \h </w:instrText>
            </w:r>
            <w:r>
              <w:fldChar w:fldCharType="separate"/>
            </w:r>
            <w:r w:rsidR="000C7DE2">
              <w:t>Kathisma 7</w:t>
            </w:r>
            <w:r>
              <w:fldChar w:fldCharType="end"/>
            </w:r>
          </w:p>
        </w:tc>
        <w:tc>
          <w:tcPr>
            <w:tcW w:w="1357" w:type="dxa"/>
          </w:tcPr>
          <w:p w14:paraId="51F67796" w14:textId="6CFB01FF" w:rsidR="0023608C" w:rsidRDefault="0023608C" w:rsidP="0044639B">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296" w:type="dxa"/>
          </w:tcPr>
          <w:p w14:paraId="7756A91A" w14:textId="12CEBAFD" w:rsidR="0023608C" w:rsidRDefault="0023608C" w:rsidP="0044639B">
            <w:r>
              <w:fldChar w:fldCharType="begin"/>
            </w:r>
            <w:r>
              <w:instrText xml:space="preserve"> REF _Ref435438574 \h  \* MERGEFORMAT </w:instrText>
            </w:r>
            <w:r>
              <w:fldChar w:fldCharType="separate"/>
            </w:r>
            <w:r w:rsidR="000C7DE2" w:rsidRPr="00AB1781">
              <w:t>K</w:t>
            </w:r>
            <w:r w:rsidR="000C7DE2">
              <w:t>athisma 9</w:t>
            </w:r>
            <w:r>
              <w:fldChar w:fldCharType="end"/>
            </w:r>
          </w:p>
        </w:tc>
        <w:tc>
          <w:tcPr>
            <w:tcW w:w="1224" w:type="dxa"/>
          </w:tcPr>
          <w:p w14:paraId="2F051557" w14:textId="61A8FD53"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ED587EC" w14:textId="7110881D" w:rsidTr="00860FCB">
        <w:tc>
          <w:tcPr>
            <w:tcW w:w="1188" w:type="dxa"/>
          </w:tcPr>
          <w:p w14:paraId="38A62200" w14:textId="6822A066" w:rsidR="0023608C" w:rsidRDefault="0023608C" w:rsidP="0044639B">
            <w:r>
              <w:t>Tuesday</w:t>
            </w:r>
          </w:p>
        </w:tc>
        <w:tc>
          <w:tcPr>
            <w:tcW w:w="1440" w:type="dxa"/>
          </w:tcPr>
          <w:p w14:paraId="274F8C30" w14:textId="03980E38" w:rsidR="0023608C" w:rsidRDefault="0023608C" w:rsidP="00D016DC">
            <w:pPr>
              <w:jc w:val="left"/>
            </w:pPr>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r>
              <w:t>,</w:t>
            </w:r>
            <w:r w:rsidR="00D016DC">
              <w:t xml:space="preserve"> </w:t>
            </w:r>
            <w:r w:rsidR="00D016DC">
              <w:fldChar w:fldCharType="begin"/>
            </w:r>
            <w:r w:rsidR="00D016DC">
              <w:instrText xml:space="preserve"> REF _Ref435990025 \h </w:instrText>
            </w:r>
            <w:r w:rsidR="00D016DC">
              <w:fldChar w:fldCharType="separate"/>
            </w:r>
            <w:r w:rsidR="000C7DE2">
              <w:t>Kathisma 12</w:t>
            </w:r>
            <w:r w:rsidR="00D016DC">
              <w:fldChar w:fldCharType="end"/>
            </w:r>
            <w:r>
              <w:t xml:space="preserve"> </w:t>
            </w:r>
          </w:p>
        </w:tc>
        <w:tc>
          <w:tcPr>
            <w:tcW w:w="1210" w:type="dxa"/>
          </w:tcPr>
          <w:p w14:paraId="58733603" w14:textId="7E3B754E" w:rsidR="0023608C" w:rsidRDefault="0023608C" w:rsidP="0044639B">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57" w:type="dxa"/>
          </w:tcPr>
          <w:p w14:paraId="56EBED07" w14:textId="1500E37E" w:rsidR="0023608C" w:rsidRDefault="0023608C" w:rsidP="0044639B">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p>
        </w:tc>
        <w:tc>
          <w:tcPr>
            <w:tcW w:w="1357" w:type="dxa"/>
          </w:tcPr>
          <w:p w14:paraId="33F0FA83" w14:textId="0AAB31A1" w:rsidR="0023608C" w:rsidRDefault="0023608C" w:rsidP="0044639B">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96" w:type="dxa"/>
          </w:tcPr>
          <w:p w14:paraId="3EC74CAE" w14:textId="2BD21120" w:rsidR="0023608C" w:rsidRDefault="00D016DC" w:rsidP="0044639B">
            <w:r>
              <w:fldChar w:fldCharType="begin"/>
            </w:r>
            <w:r>
              <w:instrText xml:space="preserve"> REF _Ref435990049 \h </w:instrText>
            </w:r>
            <w:r>
              <w:fldChar w:fldCharType="separate"/>
            </w:r>
            <w:r w:rsidR="000C7DE2">
              <w:t>Kathisma 17</w:t>
            </w:r>
            <w:r>
              <w:fldChar w:fldCharType="end"/>
            </w:r>
          </w:p>
        </w:tc>
        <w:tc>
          <w:tcPr>
            <w:tcW w:w="1224" w:type="dxa"/>
          </w:tcPr>
          <w:p w14:paraId="2242B4C0" w14:textId="1DAC4970"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6E328F91" w14:textId="741CF919" w:rsidTr="00860FCB">
        <w:tc>
          <w:tcPr>
            <w:tcW w:w="1188" w:type="dxa"/>
          </w:tcPr>
          <w:p w14:paraId="60CC6B55" w14:textId="263107B5" w:rsidR="0023608C" w:rsidRDefault="0023608C" w:rsidP="0044639B">
            <w:r>
              <w:t>Wednesday</w:t>
            </w:r>
          </w:p>
        </w:tc>
        <w:bookmarkStart w:id="223" w:name="_Ref436249450"/>
        <w:tc>
          <w:tcPr>
            <w:tcW w:w="1440" w:type="dxa"/>
          </w:tcPr>
          <w:p w14:paraId="7309AC0B" w14:textId="70352FDC" w:rsidR="0023608C" w:rsidRDefault="0023608C" w:rsidP="00336170">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 xml:space="preserve">, </w:t>
            </w:r>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r>
              <w:t>,</w:t>
            </w:r>
            <w:bookmarkEnd w:id="223"/>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tc>
        <w:tc>
          <w:tcPr>
            <w:tcW w:w="1210" w:type="dxa"/>
          </w:tcPr>
          <w:p w14:paraId="1D3E8CCC" w14:textId="349FD011" w:rsidR="0023608C" w:rsidRDefault="0023608C" w:rsidP="0044639B">
            <w:r>
              <w:fldChar w:fldCharType="begin"/>
            </w:r>
            <w:r>
              <w:instrText xml:space="preserve"> REF _Ref435438475 \h </w:instrText>
            </w:r>
            <w:r w:rsidR="00860FCB">
              <w:instrText xml:space="preserve"> \* MERGEFORMAT </w:instrText>
            </w:r>
            <w:r>
              <w:fldChar w:fldCharType="separate"/>
            </w:r>
            <w:r w:rsidR="000C7DE2" w:rsidRPr="00AB1781">
              <w:t>K</w:t>
            </w:r>
            <w:r w:rsidR="000C7DE2">
              <w:t>athisma 2</w:t>
            </w:r>
            <w:r>
              <w:fldChar w:fldCharType="end"/>
            </w:r>
          </w:p>
        </w:tc>
        <w:tc>
          <w:tcPr>
            <w:tcW w:w="1357" w:type="dxa"/>
          </w:tcPr>
          <w:p w14:paraId="03AC3DB0" w14:textId="4C34E847" w:rsidR="0023608C" w:rsidRDefault="0023608C" w:rsidP="0044639B">
            <w:r>
              <w:fldChar w:fldCharType="begin"/>
            </w:r>
            <w:r>
              <w:instrText xml:space="preserve"> REF _Ref435438484 \h </w:instrText>
            </w:r>
            <w:r w:rsidR="00860FCB">
              <w:instrText xml:space="preserve"> \* MERGEFORMAT </w:instrText>
            </w:r>
            <w:r>
              <w:fldChar w:fldCharType="separate"/>
            </w:r>
            <w:r w:rsidR="000C7DE2" w:rsidRPr="00AB1781">
              <w:t>K</w:t>
            </w:r>
            <w:r w:rsidR="000C7DE2">
              <w:t>athisma 3</w:t>
            </w:r>
            <w:r>
              <w:fldChar w:fldCharType="end"/>
            </w:r>
          </w:p>
        </w:tc>
        <w:tc>
          <w:tcPr>
            <w:tcW w:w="1357" w:type="dxa"/>
          </w:tcPr>
          <w:p w14:paraId="01C738AC" w14:textId="4135B667" w:rsidR="0023608C" w:rsidRDefault="00D016DC" w:rsidP="0044639B">
            <w:r>
              <w:fldChar w:fldCharType="begin"/>
            </w:r>
            <w:r>
              <w:instrText xml:space="preserve"> REF _Ref435989991 \h </w:instrText>
            </w:r>
            <w:r>
              <w:fldChar w:fldCharType="separate"/>
            </w:r>
            <w:r w:rsidR="000C7DE2">
              <w:t>Kathisma 4</w:t>
            </w:r>
            <w:r>
              <w:fldChar w:fldCharType="end"/>
            </w:r>
          </w:p>
        </w:tc>
        <w:tc>
          <w:tcPr>
            <w:tcW w:w="1296" w:type="dxa"/>
          </w:tcPr>
          <w:p w14:paraId="52D5C6A5" w14:textId="1E0521AE" w:rsidR="0023608C" w:rsidRDefault="0023608C" w:rsidP="0044639B">
            <w:r>
              <w:fldChar w:fldCharType="begin"/>
            </w:r>
            <w:r>
              <w:instrText xml:space="preserve"> REF _Ref435438533 \h </w:instrText>
            </w:r>
            <w:r w:rsidR="00860FCB">
              <w:instrText xml:space="preserve"> \* MERGEFORMAT </w:instrText>
            </w:r>
            <w:r>
              <w:fldChar w:fldCharType="separate"/>
            </w:r>
            <w:r w:rsidR="000C7DE2" w:rsidRPr="00AB1781">
              <w:t>K</w:t>
            </w:r>
            <w:r w:rsidR="000C7DE2">
              <w:t>athisma 5</w:t>
            </w:r>
            <w:r>
              <w:fldChar w:fldCharType="end"/>
            </w:r>
          </w:p>
        </w:tc>
        <w:tc>
          <w:tcPr>
            <w:tcW w:w="1224" w:type="dxa"/>
          </w:tcPr>
          <w:p w14:paraId="168D1BA3" w14:textId="29865AB6"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154964D9" w14:textId="3E69F0BD" w:rsidTr="00860FCB">
        <w:tc>
          <w:tcPr>
            <w:tcW w:w="1188" w:type="dxa"/>
          </w:tcPr>
          <w:p w14:paraId="24BAA68A" w14:textId="772F5FCD" w:rsidR="0023608C" w:rsidRDefault="0023608C" w:rsidP="0044639B">
            <w:r>
              <w:t>Thursday</w:t>
            </w:r>
          </w:p>
        </w:tc>
        <w:tc>
          <w:tcPr>
            <w:tcW w:w="1440" w:type="dxa"/>
          </w:tcPr>
          <w:p w14:paraId="67B5A3A7" w14:textId="0AEC02A1" w:rsidR="0023608C" w:rsidRDefault="0023608C" w:rsidP="00D016DC">
            <w:pPr>
              <w:jc w:val="left"/>
            </w:pPr>
            <w:r>
              <w:fldChar w:fldCharType="begin"/>
            </w:r>
            <w:r>
              <w:instrText xml:space="preserve"> REF _Ref435438548 \h </w:instrText>
            </w:r>
            <w:r w:rsidR="00860FCB">
              <w:instrText xml:space="preserve"> \* MERGEFORMAT </w:instrText>
            </w:r>
            <w:r>
              <w:fldChar w:fldCharType="separate"/>
            </w:r>
            <w:r w:rsidR="000C7DE2" w:rsidRPr="00AB1781">
              <w:t>K</w:t>
            </w:r>
            <w:r w:rsidR="000C7DE2">
              <w:t>athisma 6</w:t>
            </w:r>
            <w:r>
              <w:fldChar w:fldCharType="end"/>
            </w:r>
            <w:r>
              <w:t xml:space="preserve">, </w:t>
            </w:r>
            <w:r w:rsidR="00D016DC">
              <w:fldChar w:fldCharType="begin"/>
            </w:r>
            <w:r w:rsidR="00D016DC">
              <w:instrText xml:space="preserve"> REF _Ref435990010 \h </w:instrText>
            </w:r>
            <w:r w:rsidR="00D016DC">
              <w:fldChar w:fldCharType="separate"/>
            </w:r>
            <w:r w:rsidR="000C7DE2">
              <w:t>Kathisma 7</w:t>
            </w:r>
            <w:r w:rsidR="00D016DC">
              <w:fldChar w:fldCharType="end"/>
            </w:r>
            <w:r>
              <w:t xml:space="preserve">, </w:t>
            </w:r>
            <w:r>
              <w:fldChar w:fldCharType="begin"/>
            </w:r>
            <w:r>
              <w:instrText xml:space="preserve"> REF _Ref435438564 \h </w:instrText>
            </w:r>
            <w:r w:rsidR="00860FCB">
              <w:instrText xml:space="preserve"> \* MERGEFORMAT </w:instrText>
            </w:r>
            <w:r>
              <w:fldChar w:fldCharType="separate"/>
            </w:r>
            <w:r w:rsidR="000C7DE2" w:rsidRPr="00AB1781">
              <w:t>K</w:t>
            </w:r>
            <w:r w:rsidR="000C7DE2">
              <w:t>athisma 8</w:t>
            </w:r>
            <w:r>
              <w:fldChar w:fldCharType="end"/>
            </w:r>
          </w:p>
        </w:tc>
        <w:tc>
          <w:tcPr>
            <w:tcW w:w="1210" w:type="dxa"/>
          </w:tcPr>
          <w:p w14:paraId="2793AF29" w14:textId="7061073A" w:rsidR="0023608C" w:rsidRDefault="0023608C" w:rsidP="0044639B">
            <w:r>
              <w:fldChar w:fldCharType="begin"/>
            </w:r>
            <w:r>
              <w:instrText xml:space="preserve"> REF _Ref435438574 \h </w:instrText>
            </w:r>
            <w:r w:rsidR="00860FCB">
              <w:instrText xml:space="preserve"> \* MERGEFORMAT </w:instrText>
            </w:r>
            <w:r>
              <w:fldChar w:fldCharType="separate"/>
            </w:r>
            <w:r w:rsidR="000C7DE2" w:rsidRPr="00AB1781">
              <w:t>K</w:t>
            </w:r>
            <w:r w:rsidR="000C7DE2">
              <w:t>athisma 9</w:t>
            </w:r>
            <w:r>
              <w:fldChar w:fldCharType="end"/>
            </w:r>
          </w:p>
        </w:tc>
        <w:tc>
          <w:tcPr>
            <w:tcW w:w="1357" w:type="dxa"/>
          </w:tcPr>
          <w:p w14:paraId="67B3861E" w14:textId="24892B26" w:rsidR="0023608C" w:rsidRDefault="0023608C" w:rsidP="0044639B">
            <w:r>
              <w:fldChar w:fldCharType="begin"/>
            </w:r>
            <w:r>
              <w:instrText xml:space="preserve"> REF _Ref435438582 \h </w:instrText>
            </w:r>
            <w:r w:rsidR="00860FCB">
              <w:instrText xml:space="preserve"> \* MERGEFORMAT </w:instrText>
            </w:r>
            <w:r>
              <w:fldChar w:fldCharType="separate"/>
            </w:r>
            <w:r w:rsidR="000C7DE2" w:rsidRPr="00AB1781">
              <w:t>K</w:t>
            </w:r>
            <w:r w:rsidR="000C7DE2">
              <w:t>athisma 10</w:t>
            </w:r>
            <w:r>
              <w:fldChar w:fldCharType="end"/>
            </w:r>
          </w:p>
        </w:tc>
        <w:tc>
          <w:tcPr>
            <w:tcW w:w="1357" w:type="dxa"/>
          </w:tcPr>
          <w:p w14:paraId="6D2D1F03" w14:textId="5EDC2EFF" w:rsidR="0023608C" w:rsidRDefault="0023608C" w:rsidP="0044639B">
            <w:r>
              <w:fldChar w:fldCharType="begin"/>
            </w:r>
            <w:r>
              <w:instrText xml:space="preserve"> REF _Ref435438587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296" w:type="dxa"/>
          </w:tcPr>
          <w:p w14:paraId="770BA86D" w14:textId="50795B28" w:rsidR="0023608C" w:rsidRDefault="00D016DC" w:rsidP="0044639B">
            <w:r>
              <w:fldChar w:fldCharType="begin"/>
            </w:r>
            <w:r>
              <w:instrText xml:space="preserve"> REF _Ref435990025 \h </w:instrText>
            </w:r>
            <w:r>
              <w:fldChar w:fldCharType="separate"/>
            </w:r>
            <w:r w:rsidR="000C7DE2">
              <w:t>Kathisma 12</w:t>
            </w:r>
            <w:r>
              <w:fldChar w:fldCharType="end"/>
            </w:r>
          </w:p>
        </w:tc>
        <w:tc>
          <w:tcPr>
            <w:tcW w:w="1224" w:type="dxa"/>
          </w:tcPr>
          <w:p w14:paraId="0145692B" w14:textId="751F2362" w:rsidR="0023608C" w:rsidRDefault="00D016DC" w:rsidP="00336170">
            <w:r>
              <w:fldChar w:fldCharType="begin"/>
            </w:r>
            <w:r>
              <w:instrText xml:space="preserve"> REF _Ref435990063 \h </w:instrText>
            </w:r>
            <w:r>
              <w:fldChar w:fldCharType="separate"/>
            </w:r>
            <w:r w:rsidR="000C7DE2">
              <w:t>Kathisma 18</w:t>
            </w:r>
            <w:r>
              <w:fldChar w:fldCharType="end"/>
            </w:r>
          </w:p>
        </w:tc>
      </w:tr>
      <w:tr w:rsidR="0023608C" w14:paraId="6DB992B0" w14:textId="5EE03650" w:rsidTr="00860FCB">
        <w:tc>
          <w:tcPr>
            <w:tcW w:w="1188" w:type="dxa"/>
          </w:tcPr>
          <w:p w14:paraId="3BAE8710" w14:textId="6F7B2EC9" w:rsidR="0023608C" w:rsidRDefault="0023608C" w:rsidP="0044639B">
            <w:r>
              <w:t>Friday</w:t>
            </w:r>
          </w:p>
        </w:tc>
        <w:tc>
          <w:tcPr>
            <w:tcW w:w="1440" w:type="dxa"/>
          </w:tcPr>
          <w:p w14:paraId="3E5B2244" w14:textId="7E0BCA65" w:rsidR="0023608C" w:rsidRDefault="0023608C" w:rsidP="00860FCB">
            <w:pPr>
              <w:jc w:val="left"/>
            </w:pPr>
            <w:r>
              <w:fldChar w:fldCharType="begin"/>
            </w:r>
            <w:r>
              <w:instrText xml:space="preserve"> REF _Ref435438606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210" w:type="dxa"/>
          </w:tcPr>
          <w:p w14:paraId="31804D6D" w14:textId="3E542D50" w:rsidR="0023608C" w:rsidRDefault="0023608C" w:rsidP="0044639B"/>
        </w:tc>
        <w:tc>
          <w:tcPr>
            <w:tcW w:w="1357" w:type="dxa"/>
          </w:tcPr>
          <w:p w14:paraId="2227158F" w14:textId="7D908A75" w:rsidR="0023608C" w:rsidRDefault="0023608C" w:rsidP="0044639B">
            <w:r>
              <w:fldChar w:fldCharType="begin"/>
            </w:r>
            <w:r>
              <w:instrText xml:space="preserve"> REF _Ref435438658 \h </w:instrText>
            </w:r>
            <w:r w:rsidR="00860FCB">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357" w:type="dxa"/>
          </w:tcPr>
          <w:p w14:paraId="5072C2F3" w14:textId="15781582" w:rsidR="0023608C" w:rsidRDefault="0023608C" w:rsidP="0044639B">
            <w:r>
              <w:fldChar w:fldCharType="begin"/>
            </w:r>
            <w:r>
              <w:instrText xml:space="preserve"> REF _Ref435438665 \h </w:instrText>
            </w:r>
            <w:r w:rsidR="00860FCB">
              <w:instrText xml:space="preserve"> \* MERGEFORMAT </w:instrText>
            </w:r>
            <w:r>
              <w:fldChar w:fldCharType="separate"/>
            </w:r>
            <w:r w:rsidR="000C7DE2" w:rsidRPr="00AB1781">
              <w:t>K</w:t>
            </w:r>
            <w:r w:rsidR="000C7DE2">
              <w:t>athisma 20</w:t>
            </w:r>
            <w:r>
              <w:fldChar w:fldCharType="end"/>
            </w:r>
          </w:p>
        </w:tc>
        <w:tc>
          <w:tcPr>
            <w:tcW w:w="1296" w:type="dxa"/>
          </w:tcPr>
          <w:p w14:paraId="5DADC05D" w14:textId="77777777" w:rsidR="0023608C" w:rsidRDefault="0023608C" w:rsidP="0044639B"/>
        </w:tc>
        <w:tc>
          <w:tcPr>
            <w:tcW w:w="1224" w:type="dxa"/>
          </w:tcPr>
          <w:p w14:paraId="5A9094E5" w14:textId="20343D91" w:rsidR="0023608C" w:rsidRDefault="00D016DC" w:rsidP="0044639B">
            <w:r>
              <w:fldChar w:fldCharType="begin"/>
            </w:r>
            <w:r>
              <w:instrText xml:space="preserve"> REF _Ref435990063 \h </w:instrText>
            </w:r>
            <w:r>
              <w:fldChar w:fldCharType="separate"/>
            </w:r>
            <w:r w:rsidR="000C7DE2">
              <w:t>Kathisma 18</w:t>
            </w:r>
            <w:r>
              <w:fldChar w:fldCharType="end"/>
            </w:r>
          </w:p>
        </w:tc>
      </w:tr>
      <w:tr w:rsidR="0023608C" w14:paraId="7139DE64" w14:textId="77AD07D4" w:rsidTr="00860FCB">
        <w:tc>
          <w:tcPr>
            <w:tcW w:w="1188" w:type="dxa"/>
          </w:tcPr>
          <w:p w14:paraId="430A96A9" w14:textId="63379AA4" w:rsidR="0023608C" w:rsidRDefault="0023608C" w:rsidP="0044639B">
            <w:r>
              <w:t>Saturday</w:t>
            </w:r>
          </w:p>
        </w:tc>
        <w:tc>
          <w:tcPr>
            <w:tcW w:w="1440" w:type="dxa"/>
          </w:tcPr>
          <w:p w14:paraId="78146C24" w14:textId="7619497F" w:rsidR="0023608C" w:rsidRDefault="00926985" w:rsidP="00860FCB">
            <w:pPr>
              <w:jc w:val="left"/>
            </w:pPr>
            <w:r>
              <w:fldChar w:fldCharType="begin"/>
            </w:r>
            <w:r>
              <w:instrText xml:space="preserve"> REF _Ref435990041 \h </w:instrText>
            </w:r>
            <w:r>
              <w:fldChar w:fldCharType="separate"/>
            </w:r>
            <w:r w:rsidR="000C7DE2">
              <w:t>Kathisma 16</w:t>
            </w:r>
            <w:r>
              <w:fldChar w:fldCharType="end"/>
            </w:r>
            <w:r w:rsidR="00D016DC">
              <w:t xml:space="preserve">, </w:t>
            </w:r>
            <w:r w:rsidR="00D016DC">
              <w:fldChar w:fldCharType="begin"/>
            </w:r>
            <w:r w:rsidR="00D016DC">
              <w:instrText xml:space="preserve"> REF _Ref435990049 \h </w:instrText>
            </w:r>
            <w:r w:rsidR="00D016DC">
              <w:fldChar w:fldCharType="separate"/>
            </w:r>
            <w:r w:rsidR="000C7DE2">
              <w:t>Kathisma 17</w:t>
            </w:r>
            <w:r w:rsidR="00D016DC">
              <w:fldChar w:fldCharType="end"/>
            </w:r>
          </w:p>
        </w:tc>
        <w:tc>
          <w:tcPr>
            <w:tcW w:w="1210" w:type="dxa"/>
          </w:tcPr>
          <w:p w14:paraId="0842A731" w14:textId="493E5A20" w:rsidR="0023608C" w:rsidRDefault="0023608C" w:rsidP="0044639B"/>
        </w:tc>
        <w:tc>
          <w:tcPr>
            <w:tcW w:w="1357" w:type="dxa"/>
          </w:tcPr>
          <w:p w14:paraId="0014B575" w14:textId="77777777" w:rsidR="0023608C" w:rsidRDefault="0023608C" w:rsidP="0044639B"/>
        </w:tc>
        <w:tc>
          <w:tcPr>
            <w:tcW w:w="1357" w:type="dxa"/>
          </w:tcPr>
          <w:p w14:paraId="3581F4E3" w14:textId="77777777" w:rsidR="0023608C" w:rsidRDefault="0023608C" w:rsidP="0044639B"/>
        </w:tc>
        <w:tc>
          <w:tcPr>
            <w:tcW w:w="1296" w:type="dxa"/>
          </w:tcPr>
          <w:p w14:paraId="559C88D3" w14:textId="77777777" w:rsidR="0023608C" w:rsidRDefault="0023608C" w:rsidP="0044639B"/>
        </w:tc>
        <w:tc>
          <w:tcPr>
            <w:tcW w:w="1224" w:type="dxa"/>
          </w:tcPr>
          <w:p w14:paraId="44124CC5" w14:textId="4CD2C11A" w:rsidR="0023608C" w:rsidRDefault="00D44900" w:rsidP="00336170">
            <w:r>
              <w:fldChar w:fldCharType="begin"/>
            </w:r>
            <w:r>
              <w:instrText xml:space="preserve"> REF _Ref439535283 \h </w:instrText>
            </w:r>
            <w:r>
              <w:fldChar w:fldCharType="separate"/>
            </w:r>
            <w:r w:rsidR="000C7DE2">
              <w:t>Kathisma 1</w:t>
            </w:r>
            <w:r>
              <w:fldChar w:fldCharType="end"/>
            </w:r>
          </w:p>
        </w:tc>
      </w:tr>
    </w:tbl>
    <w:p w14:paraId="24405091" w14:textId="77777777" w:rsidR="00926985" w:rsidRDefault="00926985" w:rsidP="003A7286">
      <w:pPr>
        <w:jc w:val="left"/>
      </w:pPr>
      <w:r>
        <w:br w:type="page"/>
      </w:r>
    </w:p>
    <w:p w14:paraId="3E1AE777" w14:textId="1007D826" w:rsidR="00CB700D" w:rsidRDefault="00CB700D" w:rsidP="003A7286">
      <w:pPr>
        <w:jc w:val="left"/>
      </w:pPr>
      <w:r>
        <w:lastRenderedPageBreak/>
        <w:t>Week 5 of Lent:</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860FCB" w14:paraId="344676AD" w14:textId="339C0B02" w:rsidTr="00860FCB">
        <w:tc>
          <w:tcPr>
            <w:tcW w:w="1441" w:type="dxa"/>
          </w:tcPr>
          <w:p w14:paraId="56B1F50F" w14:textId="77777777" w:rsidR="00860FCB" w:rsidRDefault="00860FCB" w:rsidP="00CB700D">
            <w:r>
              <w:t>Weekday</w:t>
            </w:r>
          </w:p>
        </w:tc>
        <w:tc>
          <w:tcPr>
            <w:tcW w:w="1134" w:type="dxa"/>
          </w:tcPr>
          <w:p w14:paraId="508BE92B" w14:textId="249A5EE3" w:rsidR="00860FCB" w:rsidRDefault="00860FCB" w:rsidP="00CB700D">
            <w:r>
              <w:t>Lauds (Matins)</w:t>
            </w:r>
          </w:p>
        </w:tc>
        <w:tc>
          <w:tcPr>
            <w:tcW w:w="1349" w:type="dxa"/>
          </w:tcPr>
          <w:p w14:paraId="041317F8" w14:textId="784A2C21" w:rsidR="00860FCB" w:rsidRDefault="00860FCB" w:rsidP="00CB700D">
            <w:r>
              <w:t>Morning (Prime)</w:t>
            </w:r>
          </w:p>
        </w:tc>
        <w:tc>
          <w:tcPr>
            <w:tcW w:w="1349" w:type="dxa"/>
          </w:tcPr>
          <w:p w14:paraId="6B8B3E90" w14:textId="77777777" w:rsidR="00860FCB" w:rsidRDefault="00860FCB" w:rsidP="00CB700D">
            <w:r>
              <w:t>Mid-Morning (3</w:t>
            </w:r>
            <w:r w:rsidRPr="00CB700D">
              <w:rPr>
                <w:vertAlign w:val="superscript"/>
              </w:rPr>
              <w:t>rd</w:t>
            </w:r>
            <w:r>
              <w:t>)</w:t>
            </w:r>
          </w:p>
        </w:tc>
        <w:tc>
          <w:tcPr>
            <w:tcW w:w="1349" w:type="dxa"/>
          </w:tcPr>
          <w:p w14:paraId="57EC005D" w14:textId="77777777" w:rsidR="00860FCB" w:rsidRDefault="00860FCB" w:rsidP="00CB700D">
            <w:r>
              <w:t>Noon (6</w:t>
            </w:r>
            <w:r w:rsidRPr="00CB700D">
              <w:rPr>
                <w:vertAlign w:val="superscript"/>
              </w:rPr>
              <w:t>th</w:t>
            </w:r>
            <w:r>
              <w:t>)</w:t>
            </w:r>
          </w:p>
        </w:tc>
        <w:tc>
          <w:tcPr>
            <w:tcW w:w="1397" w:type="dxa"/>
          </w:tcPr>
          <w:p w14:paraId="13D6D8C3" w14:textId="77777777" w:rsidR="00860FCB" w:rsidRDefault="00860FCB" w:rsidP="00CB700D">
            <w:r>
              <w:t>Afternoon (9</w:t>
            </w:r>
            <w:r w:rsidRPr="00CB700D">
              <w:rPr>
                <w:vertAlign w:val="superscript"/>
              </w:rPr>
              <w:t>th</w:t>
            </w:r>
            <w:r>
              <w:t>)</w:t>
            </w:r>
          </w:p>
        </w:tc>
        <w:tc>
          <w:tcPr>
            <w:tcW w:w="1053" w:type="dxa"/>
          </w:tcPr>
          <w:p w14:paraId="045F16CF" w14:textId="7197DE34" w:rsidR="00860FCB" w:rsidRDefault="00860FCB" w:rsidP="00CB700D">
            <w:r>
              <w:t>Vespers</w:t>
            </w:r>
          </w:p>
        </w:tc>
      </w:tr>
      <w:tr w:rsidR="00860FCB" w14:paraId="3F31F47D" w14:textId="4EFAB6D3" w:rsidTr="00860FCB">
        <w:tc>
          <w:tcPr>
            <w:tcW w:w="1441" w:type="dxa"/>
          </w:tcPr>
          <w:p w14:paraId="3EA6F4BE" w14:textId="7A7D2324" w:rsidR="00860FCB" w:rsidRDefault="00860FCB" w:rsidP="00CB700D">
            <w:r>
              <w:t>Sunday</w:t>
            </w:r>
          </w:p>
        </w:tc>
        <w:tc>
          <w:tcPr>
            <w:tcW w:w="1134" w:type="dxa"/>
          </w:tcPr>
          <w:p w14:paraId="31AE07AC" w14:textId="669B793D" w:rsidR="00860FCB" w:rsidRDefault="00860FCB" w:rsidP="00926985">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rsidR="00926985">
              <w:fldChar w:fldCharType="begin"/>
            </w:r>
            <w:r w:rsidR="00926985">
              <w:instrText xml:space="preserve"> REF _Ref435990049 \h </w:instrText>
            </w:r>
            <w:r w:rsidR="00926985">
              <w:fldChar w:fldCharType="separate"/>
            </w:r>
            <w:r w:rsidR="000C7DE2">
              <w:t>Kathisma 17</w:t>
            </w:r>
            <w:r w:rsidR="00926985">
              <w:fldChar w:fldCharType="end"/>
            </w:r>
          </w:p>
        </w:tc>
        <w:tc>
          <w:tcPr>
            <w:tcW w:w="1349" w:type="dxa"/>
          </w:tcPr>
          <w:p w14:paraId="2607EF39" w14:textId="227D0824" w:rsidR="00860FCB" w:rsidRDefault="00860FCB" w:rsidP="00CB700D"/>
        </w:tc>
        <w:tc>
          <w:tcPr>
            <w:tcW w:w="1349" w:type="dxa"/>
          </w:tcPr>
          <w:p w14:paraId="19711B27" w14:textId="77777777" w:rsidR="00860FCB" w:rsidRDefault="00860FCB" w:rsidP="00CB700D"/>
        </w:tc>
        <w:tc>
          <w:tcPr>
            <w:tcW w:w="1349" w:type="dxa"/>
          </w:tcPr>
          <w:p w14:paraId="232B588C" w14:textId="77777777" w:rsidR="00860FCB" w:rsidRDefault="00860FCB" w:rsidP="00CB700D"/>
        </w:tc>
        <w:tc>
          <w:tcPr>
            <w:tcW w:w="1397" w:type="dxa"/>
          </w:tcPr>
          <w:p w14:paraId="50F0C13C" w14:textId="77777777" w:rsidR="00860FCB" w:rsidRDefault="00860FCB" w:rsidP="00CB700D"/>
        </w:tc>
        <w:tc>
          <w:tcPr>
            <w:tcW w:w="1053" w:type="dxa"/>
          </w:tcPr>
          <w:p w14:paraId="03449C44" w14:textId="77777777" w:rsidR="00860FCB" w:rsidRDefault="00860FCB" w:rsidP="00CB700D"/>
        </w:tc>
      </w:tr>
      <w:tr w:rsidR="00860FCB" w14:paraId="6D2589FF" w14:textId="7A2B877C" w:rsidTr="00860FCB">
        <w:tc>
          <w:tcPr>
            <w:tcW w:w="1441" w:type="dxa"/>
          </w:tcPr>
          <w:p w14:paraId="0E43896B" w14:textId="77777777" w:rsidR="00860FCB" w:rsidRDefault="00860FCB" w:rsidP="00CB700D">
            <w:r>
              <w:t>Monday</w:t>
            </w:r>
          </w:p>
        </w:tc>
        <w:tc>
          <w:tcPr>
            <w:tcW w:w="1134" w:type="dxa"/>
          </w:tcPr>
          <w:p w14:paraId="3C025BE3" w14:textId="683D5B7D" w:rsidR="00860FCB" w:rsidRDefault="00926985" w:rsidP="00860FCB">
            <w:pPr>
              <w:jc w:val="left"/>
            </w:pPr>
            <w:r>
              <w:fldChar w:fldCharType="begin"/>
            </w:r>
            <w:r>
              <w:instrText xml:space="preserve"> REF _Ref435989991 \h </w:instrText>
            </w:r>
            <w:r>
              <w:fldChar w:fldCharType="separate"/>
            </w:r>
            <w:r w:rsidR="000C7DE2">
              <w:t>Kathisma 4</w:t>
            </w:r>
            <w:r>
              <w:fldChar w:fldCharType="end"/>
            </w:r>
            <w:r w:rsidR="00860FCB">
              <w:t xml:space="preserve">, </w:t>
            </w:r>
            <w:r w:rsidR="00860FCB">
              <w:fldChar w:fldCharType="begin"/>
            </w:r>
            <w:r w:rsidR="00860FCB">
              <w:instrText xml:space="preserve"> REF _Ref435438533 \h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 MERGEFORMAT </w:instrText>
            </w:r>
            <w:r w:rsidR="00860FCB">
              <w:fldChar w:fldCharType="separate"/>
            </w:r>
            <w:r w:rsidR="000C7DE2" w:rsidRPr="00AB1781">
              <w:t>K</w:t>
            </w:r>
            <w:r w:rsidR="000C7DE2">
              <w:t>athisma 6</w:t>
            </w:r>
            <w:r w:rsidR="00860FCB">
              <w:fldChar w:fldCharType="end"/>
            </w:r>
          </w:p>
          <w:p w14:paraId="69EF1DFA" w14:textId="77777777" w:rsidR="00860FCB" w:rsidRDefault="00860FCB" w:rsidP="00CB700D"/>
        </w:tc>
        <w:tc>
          <w:tcPr>
            <w:tcW w:w="1349" w:type="dxa"/>
          </w:tcPr>
          <w:p w14:paraId="4FFB74AF" w14:textId="7C692CF8" w:rsidR="00860FCB" w:rsidRDefault="00860FCB" w:rsidP="00CB700D"/>
        </w:tc>
        <w:tc>
          <w:tcPr>
            <w:tcW w:w="1349" w:type="dxa"/>
          </w:tcPr>
          <w:p w14:paraId="7CB83ADB" w14:textId="3321782B" w:rsidR="00860FCB" w:rsidRDefault="00926985" w:rsidP="00CB700D">
            <w:r>
              <w:fldChar w:fldCharType="begin"/>
            </w:r>
            <w:r>
              <w:instrText xml:space="preserve"> REF _Ref435990010 \h </w:instrText>
            </w:r>
            <w:r>
              <w:fldChar w:fldCharType="separate"/>
            </w:r>
            <w:r w:rsidR="000C7DE2">
              <w:t>Kathisma 7</w:t>
            </w:r>
            <w:r>
              <w:fldChar w:fldCharType="end"/>
            </w:r>
            <w:r>
              <w:t>,</w:t>
            </w:r>
          </w:p>
        </w:tc>
        <w:tc>
          <w:tcPr>
            <w:tcW w:w="1349" w:type="dxa"/>
          </w:tcPr>
          <w:p w14:paraId="42B6E93B" w14:textId="60FF14D0" w:rsidR="00860FCB" w:rsidRDefault="00860FCB" w:rsidP="00CB700D">
            <w:r>
              <w:fldChar w:fldCharType="begin"/>
            </w:r>
            <w:r>
              <w:instrText xml:space="preserve"> REF _Ref435438564 \h </w:instrText>
            </w:r>
            <w:r>
              <w:fldChar w:fldCharType="separate"/>
            </w:r>
            <w:r w:rsidR="000C7DE2" w:rsidRPr="00AB1781">
              <w:t>K</w:t>
            </w:r>
            <w:r w:rsidR="000C7DE2">
              <w:t>athisma 8</w:t>
            </w:r>
            <w:r>
              <w:fldChar w:fldCharType="end"/>
            </w:r>
          </w:p>
        </w:tc>
        <w:tc>
          <w:tcPr>
            <w:tcW w:w="1397" w:type="dxa"/>
          </w:tcPr>
          <w:p w14:paraId="7E1E5811" w14:textId="347E9816"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053" w:type="dxa"/>
          </w:tcPr>
          <w:p w14:paraId="72F99562" w14:textId="297C83BC" w:rsidR="00860FCB" w:rsidRDefault="00860FCB" w:rsidP="00CB700D">
            <w:r>
              <w:fldChar w:fldCharType="begin"/>
            </w:r>
            <w:r>
              <w:instrText xml:space="preserve"> REF _Ref435438582 \h  \* MERGEFORMAT </w:instrText>
            </w:r>
            <w:r>
              <w:fldChar w:fldCharType="separate"/>
            </w:r>
            <w:r w:rsidR="000C7DE2" w:rsidRPr="00AB1781">
              <w:t>K</w:t>
            </w:r>
            <w:r w:rsidR="000C7DE2">
              <w:t>athisma 10</w:t>
            </w:r>
            <w:r>
              <w:fldChar w:fldCharType="end"/>
            </w:r>
          </w:p>
        </w:tc>
      </w:tr>
      <w:tr w:rsidR="00860FCB" w14:paraId="7825E8AB" w14:textId="6BE4D29A" w:rsidTr="00860FCB">
        <w:tc>
          <w:tcPr>
            <w:tcW w:w="1441" w:type="dxa"/>
          </w:tcPr>
          <w:p w14:paraId="542BE536" w14:textId="77777777" w:rsidR="00860FCB" w:rsidRDefault="00860FCB" w:rsidP="00CB700D">
            <w:r>
              <w:t>Tuesday</w:t>
            </w:r>
          </w:p>
        </w:tc>
        <w:tc>
          <w:tcPr>
            <w:tcW w:w="1134" w:type="dxa"/>
          </w:tcPr>
          <w:p w14:paraId="500BD0AE" w14:textId="00D658DE" w:rsidR="00860FCB" w:rsidRDefault="00860FCB" w:rsidP="00926985">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r w:rsidR="00926985">
              <w:t xml:space="preserve">, </w:t>
            </w:r>
            <w:r w:rsidR="00926985">
              <w:fldChar w:fldCharType="begin"/>
            </w:r>
            <w:r w:rsidR="00926985">
              <w:instrText xml:space="preserve"> REF _Ref435990025 \h </w:instrText>
            </w:r>
            <w:r w:rsidR="00926985">
              <w:fldChar w:fldCharType="separate"/>
            </w:r>
            <w:r w:rsidR="000C7DE2">
              <w:t>Kathisma 12</w:t>
            </w:r>
            <w:r w:rsidR="00926985">
              <w:fldChar w:fldCharType="end"/>
            </w:r>
            <w:r>
              <w:t xml:space="preserve">, </w:t>
            </w:r>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33051FE9" w14:textId="79EAFD3F" w:rsidR="00860FCB" w:rsidRDefault="00860FCB" w:rsidP="00CB700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49" w:type="dxa"/>
          </w:tcPr>
          <w:p w14:paraId="66A5F892" w14:textId="2CAE45FD" w:rsidR="00860FCB" w:rsidRDefault="00860FCB" w:rsidP="00CB700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083DEB75" w14:textId="14ACF44B" w:rsidR="00860FCB" w:rsidRDefault="00926985" w:rsidP="00CB700D">
            <w:r>
              <w:fldChar w:fldCharType="begin"/>
            </w:r>
            <w:r>
              <w:instrText xml:space="preserve"> REF _Ref435990041 \h </w:instrText>
            </w:r>
            <w:r>
              <w:fldChar w:fldCharType="separate"/>
            </w:r>
            <w:r w:rsidR="000C7DE2">
              <w:t>Kathisma 16</w:t>
            </w:r>
            <w:r>
              <w:fldChar w:fldCharType="end"/>
            </w:r>
          </w:p>
        </w:tc>
        <w:tc>
          <w:tcPr>
            <w:tcW w:w="1397" w:type="dxa"/>
          </w:tcPr>
          <w:p w14:paraId="4A7EA8FE" w14:textId="5048CE38" w:rsidR="00860FCB" w:rsidRDefault="00926985" w:rsidP="00CB700D">
            <w:r>
              <w:fldChar w:fldCharType="begin"/>
            </w:r>
            <w:r>
              <w:instrText xml:space="preserve"> REF _Ref435990063 \h </w:instrText>
            </w:r>
            <w:r>
              <w:fldChar w:fldCharType="separate"/>
            </w:r>
            <w:r w:rsidR="000C7DE2">
              <w:t>Kathisma 18</w:t>
            </w:r>
            <w:r>
              <w:fldChar w:fldCharType="end"/>
            </w:r>
          </w:p>
        </w:tc>
        <w:tc>
          <w:tcPr>
            <w:tcW w:w="1053" w:type="dxa"/>
          </w:tcPr>
          <w:p w14:paraId="44703D7B" w14:textId="0848F82C" w:rsidR="00860FCB" w:rsidRDefault="00860FCB" w:rsidP="00926985">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r>
      <w:tr w:rsidR="00860FCB" w14:paraId="0D19A99F" w14:textId="20F361F1" w:rsidTr="00860FCB">
        <w:tc>
          <w:tcPr>
            <w:tcW w:w="1441" w:type="dxa"/>
          </w:tcPr>
          <w:p w14:paraId="615BE480" w14:textId="77777777" w:rsidR="00860FCB" w:rsidRDefault="00860FCB" w:rsidP="00CB700D">
            <w:r>
              <w:t>Wednesday</w:t>
            </w:r>
          </w:p>
        </w:tc>
        <w:tc>
          <w:tcPr>
            <w:tcW w:w="1134" w:type="dxa"/>
          </w:tcPr>
          <w:p w14:paraId="04BDC4CA" w14:textId="4708FAB7" w:rsidR="00860FCB" w:rsidRDefault="00860FCB" w:rsidP="00926985">
            <w:r>
              <w:fldChar w:fldCharType="begin"/>
            </w:r>
            <w:r>
              <w:instrText xml:space="preserve"> REF _Ref435438665 \h  \* MERGEFORMAT </w:instrText>
            </w:r>
            <w:r>
              <w:fldChar w:fldCharType="separate"/>
            </w:r>
            <w:r w:rsidR="000C7DE2" w:rsidRPr="00AB1781">
              <w:t>K</w:t>
            </w:r>
            <w:r w:rsidR="000C7DE2">
              <w:t>athisma 20</w:t>
            </w:r>
            <w:r>
              <w:fldChar w:fldCharType="end"/>
            </w:r>
            <w:r>
              <w:t>,</w:t>
            </w:r>
            <w:r w:rsidR="00926985">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r>
              <w:t xml:space="preserve">, </w:t>
            </w:r>
            <w:r>
              <w:fldChar w:fldCharType="begin"/>
            </w:r>
            <w:r>
              <w:instrText xml:space="preserve"> REF _Ref435438475 \h  \* MERGEFORMAT </w:instrText>
            </w:r>
            <w:r>
              <w:fldChar w:fldCharType="separate"/>
            </w:r>
            <w:r w:rsidR="000C7DE2" w:rsidRPr="00AB1781">
              <w:t>K</w:t>
            </w:r>
            <w:r w:rsidR="000C7DE2">
              <w:t>athisma 2</w:t>
            </w:r>
            <w:r>
              <w:fldChar w:fldCharType="end"/>
            </w:r>
          </w:p>
        </w:tc>
        <w:tc>
          <w:tcPr>
            <w:tcW w:w="1349" w:type="dxa"/>
          </w:tcPr>
          <w:p w14:paraId="1D59F06C" w14:textId="1A4A2675" w:rsidR="00860FCB" w:rsidRDefault="00860FCB" w:rsidP="00CB700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1E69249F" w14:textId="0C914186" w:rsidR="00860FCB" w:rsidRDefault="00926985" w:rsidP="00CB700D">
            <w:r>
              <w:fldChar w:fldCharType="begin"/>
            </w:r>
            <w:r>
              <w:instrText xml:space="preserve"> REF _Ref435989991 \h </w:instrText>
            </w:r>
            <w:r>
              <w:fldChar w:fldCharType="separate"/>
            </w:r>
            <w:r w:rsidR="000C7DE2">
              <w:t>Kathisma 4</w:t>
            </w:r>
            <w:r>
              <w:fldChar w:fldCharType="end"/>
            </w:r>
          </w:p>
        </w:tc>
        <w:tc>
          <w:tcPr>
            <w:tcW w:w="1349" w:type="dxa"/>
          </w:tcPr>
          <w:p w14:paraId="42AEA2E1" w14:textId="313F654F" w:rsidR="00860FCB" w:rsidRDefault="00860FCB" w:rsidP="00CB700D">
            <w:r>
              <w:fldChar w:fldCharType="begin"/>
            </w:r>
            <w:r>
              <w:instrText xml:space="preserve"> REF _Ref435438533 \h </w:instrText>
            </w:r>
            <w:r>
              <w:fldChar w:fldCharType="separate"/>
            </w:r>
            <w:r w:rsidR="000C7DE2" w:rsidRPr="00AB1781">
              <w:t>K</w:t>
            </w:r>
            <w:r w:rsidR="000C7DE2">
              <w:t>athisma 5</w:t>
            </w:r>
            <w:r>
              <w:fldChar w:fldCharType="end"/>
            </w:r>
          </w:p>
        </w:tc>
        <w:tc>
          <w:tcPr>
            <w:tcW w:w="1397" w:type="dxa"/>
          </w:tcPr>
          <w:p w14:paraId="40AB77A4" w14:textId="75AB130E" w:rsidR="00860FCB" w:rsidRDefault="00860FCB" w:rsidP="00CB700D">
            <w:r>
              <w:fldChar w:fldCharType="begin"/>
            </w:r>
            <w:r>
              <w:instrText xml:space="preserve"> REF _Ref435438548 \h </w:instrText>
            </w:r>
            <w:r>
              <w:fldChar w:fldCharType="separate"/>
            </w:r>
            <w:r w:rsidR="000C7DE2" w:rsidRPr="00AB1781">
              <w:t>K</w:t>
            </w:r>
            <w:r w:rsidR="000C7DE2">
              <w:t>athisma 6</w:t>
            </w:r>
            <w:r>
              <w:fldChar w:fldCharType="end"/>
            </w:r>
          </w:p>
        </w:tc>
        <w:tc>
          <w:tcPr>
            <w:tcW w:w="1053" w:type="dxa"/>
          </w:tcPr>
          <w:p w14:paraId="34010E41" w14:textId="210D4954" w:rsidR="00860FCB" w:rsidRDefault="00926985" w:rsidP="00CB700D">
            <w:r>
              <w:fldChar w:fldCharType="begin"/>
            </w:r>
            <w:r>
              <w:instrText xml:space="preserve"> REF _Ref435990010 \h </w:instrText>
            </w:r>
            <w:r>
              <w:fldChar w:fldCharType="separate"/>
            </w:r>
            <w:r w:rsidR="000C7DE2">
              <w:t>Kathisma 7</w:t>
            </w:r>
            <w:r>
              <w:fldChar w:fldCharType="end"/>
            </w:r>
          </w:p>
        </w:tc>
      </w:tr>
      <w:tr w:rsidR="00860FCB" w14:paraId="410E6D2B" w14:textId="278C93D4" w:rsidTr="00860FCB">
        <w:tc>
          <w:tcPr>
            <w:tcW w:w="1441" w:type="dxa"/>
          </w:tcPr>
          <w:p w14:paraId="2C8CE07A" w14:textId="77777777" w:rsidR="00860FCB" w:rsidRDefault="00860FCB" w:rsidP="00CB700D">
            <w:r>
              <w:t>Thursday</w:t>
            </w:r>
          </w:p>
        </w:tc>
        <w:tc>
          <w:tcPr>
            <w:tcW w:w="1134" w:type="dxa"/>
          </w:tcPr>
          <w:p w14:paraId="6AC83485" w14:textId="4A7F8BC8" w:rsidR="00860FCB" w:rsidRDefault="00860FCB" w:rsidP="00CB700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38C6623" w14:textId="7F3336BF" w:rsidR="00860FCB" w:rsidRDefault="00860FCB" w:rsidP="00CB700D"/>
        </w:tc>
        <w:tc>
          <w:tcPr>
            <w:tcW w:w="1349" w:type="dxa"/>
          </w:tcPr>
          <w:p w14:paraId="2C3720F0" w14:textId="4F951C0F" w:rsidR="00860FCB" w:rsidRDefault="00860FCB" w:rsidP="00CB700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59F750F5" w14:textId="5008B497" w:rsidR="00860FCB" w:rsidRDefault="00860FCB" w:rsidP="00CB700D">
            <w:r>
              <w:fldChar w:fldCharType="begin"/>
            </w:r>
            <w:r>
              <w:instrText xml:space="preserve"> REF _Ref435438582 \h </w:instrText>
            </w:r>
            <w:r>
              <w:fldChar w:fldCharType="separate"/>
            </w:r>
            <w:r w:rsidR="000C7DE2" w:rsidRPr="00AB1781">
              <w:t>K</w:t>
            </w:r>
            <w:r w:rsidR="000C7DE2">
              <w:t>athisma 10</w:t>
            </w:r>
            <w:r>
              <w:fldChar w:fldCharType="end"/>
            </w:r>
          </w:p>
        </w:tc>
        <w:tc>
          <w:tcPr>
            <w:tcW w:w="1397" w:type="dxa"/>
          </w:tcPr>
          <w:p w14:paraId="7FE9A290" w14:textId="714A1E08" w:rsidR="00860FCB" w:rsidRDefault="00860FCB" w:rsidP="00CB700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053" w:type="dxa"/>
          </w:tcPr>
          <w:p w14:paraId="570FF90A" w14:textId="37D0B87F" w:rsidR="00860FCB" w:rsidRDefault="00926985" w:rsidP="00CB700D">
            <w:r>
              <w:fldChar w:fldCharType="begin"/>
            </w:r>
            <w:r>
              <w:instrText xml:space="preserve"> REF _Ref435990025 \h </w:instrText>
            </w:r>
            <w:r>
              <w:fldChar w:fldCharType="separate"/>
            </w:r>
            <w:r w:rsidR="000C7DE2">
              <w:t>Kathisma 12</w:t>
            </w:r>
            <w:r>
              <w:fldChar w:fldCharType="end"/>
            </w:r>
          </w:p>
        </w:tc>
      </w:tr>
      <w:tr w:rsidR="00860FCB" w14:paraId="7B8BD342" w14:textId="1AD1EA59" w:rsidTr="00860FCB">
        <w:tc>
          <w:tcPr>
            <w:tcW w:w="1441" w:type="dxa"/>
          </w:tcPr>
          <w:p w14:paraId="617ED207" w14:textId="77777777" w:rsidR="00860FCB" w:rsidRDefault="00860FCB" w:rsidP="00CB700D">
            <w:r>
              <w:t>Friday</w:t>
            </w:r>
          </w:p>
        </w:tc>
        <w:tc>
          <w:tcPr>
            <w:tcW w:w="1134" w:type="dxa"/>
          </w:tcPr>
          <w:p w14:paraId="49E656BD" w14:textId="3758E89F" w:rsidR="00860FCB" w:rsidRDefault="00860FCB" w:rsidP="00CB700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594C345A" w14:textId="1D93CB2E" w:rsidR="00860FCB" w:rsidRDefault="00860FCB" w:rsidP="00CB700D"/>
        </w:tc>
        <w:tc>
          <w:tcPr>
            <w:tcW w:w="1349" w:type="dxa"/>
          </w:tcPr>
          <w:p w14:paraId="5B814A6B" w14:textId="5A499119" w:rsidR="00860FCB" w:rsidRDefault="00860FCB" w:rsidP="00CB700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0A10D007" w14:textId="4B62DE93" w:rsidR="00860FCB" w:rsidRDefault="00860FCB" w:rsidP="00CB700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42095843" w14:textId="77777777" w:rsidR="00860FCB" w:rsidRDefault="00860FCB" w:rsidP="00CB700D"/>
        </w:tc>
        <w:tc>
          <w:tcPr>
            <w:tcW w:w="1053" w:type="dxa"/>
          </w:tcPr>
          <w:p w14:paraId="02181986" w14:textId="27E11E8B" w:rsidR="00860FCB" w:rsidRDefault="00926985" w:rsidP="00CB700D">
            <w:r>
              <w:fldChar w:fldCharType="begin"/>
            </w:r>
            <w:r>
              <w:instrText xml:space="preserve"> REF _Ref435990063 \h </w:instrText>
            </w:r>
            <w:r>
              <w:fldChar w:fldCharType="separate"/>
            </w:r>
            <w:r w:rsidR="000C7DE2">
              <w:t>Kathisma 18</w:t>
            </w:r>
            <w:r>
              <w:fldChar w:fldCharType="end"/>
            </w:r>
          </w:p>
        </w:tc>
      </w:tr>
      <w:tr w:rsidR="00860FCB" w14:paraId="5A373678" w14:textId="77777777" w:rsidTr="00860FCB">
        <w:tc>
          <w:tcPr>
            <w:tcW w:w="1441" w:type="dxa"/>
          </w:tcPr>
          <w:p w14:paraId="2FF3BAE3" w14:textId="13316E6A" w:rsidR="00860FCB" w:rsidRDefault="00860FCB" w:rsidP="00CB700D">
            <w:r>
              <w:t>Saturday</w:t>
            </w:r>
          </w:p>
        </w:tc>
        <w:tc>
          <w:tcPr>
            <w:tcW w:w="1134" w:type="dxa"/>
          </w:tcPr>
          <w:p w14:paraId="34555C39" w14:textId="188AD260" w:rsidR="00860FCB" w:rsidRDefault="00926985" w:rsidP="00926985">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49BFD4AB" w14:textId="77777777" w:rsidR="00860FCB" w:rsidRDefault="00860FCB" w:rsidP="00CB700D"/>
        </w:tc>
        <w:tc>
          <w:tcPr>
            <w:tcW w:w="1349" w:type="dxa"/>
          </w:tcPr>
          <w:p w14:paraId="5F4E756B" w14:textId="77777777" w:rsidR="00860FCB" w:rsidRDefault="00860FCB" w:rsidP="00CB700D"/>
        </w:tc>
        <w:tc>
          <w:tcPr>
            <w:tcW w:w="1349" w:type="dxa"/>
          </w:tcPr>
          <w:p w14:paraId="5FFB66C8" w14:textId="77777777" w:rsidR="00860FCB" w:rsidRDefault="00860FCB" w:rsidP="00CB700D"/>
        </w:tc>
        <w:tc>
          <w:tcPr>
            <w:tcW w:w="1397" w:type="dxa"/>
          </w:tcPr>
          <w:p w14:paraId="4AA2E97D" w14:textId="77777777" w:rsidR="00860FCB" w:rsidRDefault="00860FCB" w:rsidP="00CB700D"/>
        </w:tc>
        <w:tc>
          <w:tcPr>
            <w:tcW w:w="1053" w:type="dxa"/>
          </w:tcPr>
          <w:p w14:paraId="66E42A4A" w14:textId="08F32FF2" w:rsidR="00860FCB" w:rsidRDefault="00D44900" w:rsidP="00336170">
            <w:r>
              <w:fldChar w:fldCharType="begin"/>
            </w:r>
            <w:r>
              <w:instrText xml:space="preserve"> REF _Ref439535283 \h </w:instrText>
            </w:r>
            <w:r>
              <w:fldChar w:fldCharType="separate"/>
            </w:r>
            <w:r w:rsidR="000C7DE2">
              <w:t>Kathisma 1</w:t>
            </w:r>
            <w:r>
              <w:fldChar w:fldCharType="end"/>
            </w:r>
          </w:p>
        </w:tc>
      </w:tr>
    </w:tbl>
    <w:p w14:paraId="61E07A75" w14:textId="77777777" w:rsidR="000B1D6D" w:rsidRDefault="000B1D6D" w:rsidP="000B1D6D">
      <w:pPr>
        <w:jc w:val="left"/>
      </w:pPr>
      <w:r>
        <w:br w:type="page"/>
      </w:r>
    </w:p>
    <w:p w14:paraId="134916CA" w14:textId="7BC6B9A9" w:rsidR="000B1D6D" w:rsidRDefault="000B1D6D" w:rsidP="000B1D6D">
      <w:pPr>
        <w:jc w:val="left"/>
      </w:pPr>
      <w:r>
        <w:lastRenderedPageBreak/>
        <w:t>Week 5 of Lent when Annunciation falls on Thursday:</w:t>
      </w:r>
    </w:p>
    <w:tbl>
      <w:tblPr>
        <w:tblStyle w:val="TableGrid"/>
        <w:tblW w:w="0" w:type="auto"/>
        <w:tblLook w:val="04A0" w:firstRow="1" w:lastRow="0" w:firstColumn="1" w:lastColumn="0" w:noHBand="0" w:noVBand="1"/>
      </w:tblPr>
      <w:tblGrid>
        <w:gridCol w:w="1441"/>
        <w:gridCol w:w="1134"/>
        <w:gridCol w:w="1349"/>
        <w:gridCol w:w="1349"/>
        <w:gridCol w:w="1349"/>
        <w:gridCol w:w="1397"/>
        <w:gridCol w:w="1053"/>
      </w:tblGrid>
      <w:tr w:rsidR="000B1D6D" w14:paraId="38825B23" w14:textId="77777777" w:rsidTr="000B1D6D">
        <w:tc>
          <w:tcPr>
            <w:tcW w:w="1441" w:type="dxa"/>
          </w:tcPr>
          <w:p w14:paraId="75FBEF83" w14:textId="77777777" w:rsidR="000B1D6D" w:rsidRDefault="000B1D6D" w:rsidP="000B1D6D">
            <w:r>
              <w:t>Weekday</w:t>
            </w:r>
          </w:p>
        </w:tc>
        <w:tc>
          <w:tcPr>
            <w:tcW w:w="1134" w:type="dxa"/>
          </w:tcPr>
          <w:p w14:paraId="5D207444" w14:textId="77777777" w:rsidR="000B1D6D" w:rsidRDefault="000B1D6D" w:rsidP="000B1D6D">
            <w:r>
              <w:t>Lauds (Matins)</w:t>
            </w:r>
          </w:p>
        </w:tc>
        <w:tc>
          <w:tcPr>
            <w:tcW w:w="1349" w:type="dxa"/>
          </w:tcPr>
          <w:p w14:paraId="41194253" w14:textId="77777777" w:rsidR="000B1D6D" w:rsidRDefault="000B1D6D" w:rsidP="000B1D6D">
            <w:r>
              <w:t>Morning (Prime)</w:t>
            </w:r>
          </w:p>
        </w:tc>
        <w:tc>
          <w:tcPr>
            <w:tcW w:w="1349" w:type="dxa"/>
          </w:tcPr>
          <w:p w14:paraId="01123A08" w14:textId="77777777" w:rsidR="000B1D6D" w:rsidRDefault="000B1D6D" w:rsidP="000B1D6D">
            <w:r>
              <w:t>Mid-Morning (3</w:t>
            </w:r>
            <w:r w:rsidRPr="00CB700D">
              <w:rPr>
                <w:vertAlign w:val="superscript"/>
              </w:rPr>
              <w:t>rd</w:t>
            </w:r>
            <w:r>
              <w:t>)</w:t>
            </w:r>
          </w:p>
        </w:tc>
        <w:tc>
          <w:tcPr>
            <w:tcW w:w="1349" w:type="dxa"/>
          </w:tcPr>
          <w:p w14:paraId="3348EA26" w14:textId="77777777" w:rsidR="000B1D6D" w:rsidRDefault="000B1D6D" w:rsidP="000B1D6D">
            <w:r>
              <w:t>Noon (6</w:t>
            </w:r>
            <w:r w:rsidRPr="00CB700D">
              <w:rPr>
                <w:vertAlign w:val="superscript"/>
              </w:rPr>
              <w:t>th</w:t>
            </w:r>
            <w:r>
              <w:t>)</w:t>
            </w:r>
          </w:p>
        </w:tc>
        <w:tc>
          <w:tcPr>
            <w:tcW w:w="1397" w:type="dxa"/>
          </w:tcPr>
          <w:p w14:paraId="0F4B71DA" w14:textId="77777777" w:rsidR="000B1D6D" w:rsidRDefault="000B1D6D" w:rsidP="000B1D6D">
            <w:r>
              <w:t>Afternoon (9</w:t>
            </w:r>
            <w:r w:rsidRPr="00CB700D">
              <w:rPr>
                <w:vertAlign w:val="superscript"/>
              </w:rPr>
              <w:t>th</w:t>
            </w:r>
            <w:r>
              <w:t>)</w:t>
            </w:r>
          </w:p>
        </w:tc>
        <w:tc>
          <w:tcPr>
            <w:tcW w:w="1053" w:type="dxa"/>
          </w:tcPr>
          <w:p w14:paraId="5C5B6018" w14:textId="77777777" w:rsidR="000B1D6D" w:rsidRDefault="000B1D6D" w:rsidP="000B1D6D">
            <w:r>
              <w:t>Vespers</w:t>
            </w:r>
          </w:p>
        </w:tc>
      </w:tr>
      <w:tr w:rsidR="000B1D6D" w14:paraId="2BBB6090" w14:textId="77777777" w:rsidTr="000B1D6D">
        <w:tc>
          <w:tcPr>
            <w:tcW w:w="1441" w:type="dxa"/>
          </w:tcPr>
          <w:p w14:paraId="7BEF2AD9" w14:textId="77777777" w:rsidR="000B1D6D" w:rsidRDefault="000B1D6D" w:rsidP="000B1D6D">
            <w:r>
              <w:t>Sunday</w:t>
            </w:r>
          </w:p>
        </w:tc>
        <w:tc>
          <w:tcPr>
            <w:tcW w:w="1134" w:type="dxa"/>
          </w:tcPr>
          <w:p w14:paraId="214BBE92" w14:textId="4E3D955F" w:rsidR="000B1D6D" w:rsidRDefault="000B1D6D" w:rsidP="000B1D6D">
            <w:r>
              <w:fldChar w:fldCharType="begin"/>
            </w:r>
            <w:r>
              <w:instrText xml:space="preserve"> REF _Ref435438475 \h  \* MERGEFORMAT </w:instrText>
            </w:r>
            <w:r>
              <w:fldChar w:fldCharType="separate"/>
            </w:r>
            <w:r w:rsidR="000C7DE2" w:rsidRPr="00AB1781">
              <w:t>K</w:t>
            </w:r>
            <w:r w:rsidR="000C7DE2">
              <w:t>athisma 2</w:t>
            </w:r>
            <w:r>
              <w:fldChar w:fldCharType="end"/>
            </w:r>
            <w:r>
              <w:t xml:space="preserve">, </w:t>
            </w:r>
            <w:r>
              <w:fldChar w:fldCharType="begin"/>
            </w:r>
            <w:r>
              <w:instrText xml:space="preserve"> REF _Ref435438484 \h  \* MERGEFORMAT </w:instrText>
            </w:r>
            <w:r>
              <w:fldChar w:fldCharType="separate"/>
            </w:r>
            <w:r w:rsidR="000C7DE2" w:rsidRPr="00AB1781">
              <w:t>K</w:t>
            </w:r>
            <w:r w:rsidR="000C7DE2">
              <w:t>athisma 3</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71DAA48D" w14:textId="77777777" w:rsidR="000B1D6D" w:rsidRDefault="000B1D6D" w:rsidP="000B1D6D"/>
        </w:tc>
        <w:tc>
          <w:tcPr>
            <w:tcW w:w="1349" w:type="dxa"/>
          </w:tcPr>
          <w:p w14:paraId="6BE7BA4B" w14:textId="77777777" w:rsidR="000B1D6D" w:rsidRDefault="000B1D6D" w:rsidP="000B1D6D"/>
        </w:tc>
        <w:tc>
          <w:tcPr>
            <w:tcW w:w="1349" w:type="dxa"/>
          </w:tcPr>
          <w:p w14:paraId="33E2BFDD" w14:textId="77777777" w:rsidR="000B1D6D" w:rsidRDefault="000B1D6D" w:rsidP="000B1D6D"/>
        </w:tc>
        <w:tc>
          <w:tcPr>
            <w:tcW w:w="1397" w:type="dxa"/>
          </w:tcPr>
          <w:p w14:paraId="1CE75B6D" w14:textId="77777777" w:rsidR="000B1D6D" w:rsidRDefault="000B1D6D" w:rsidP="000B1D6D"/>
        </w:tc>
        <w:tc>
          <w:tcPr>
            <w:tcW w:w="1053" w:type="dxa"/>
          </w:tcPr>
          <w:p w14:paraId="72AB2BC7" w14:textId="77777777" w:rsidR="000B1D6D" w:rsidRDefault="000B1D6D" w:rsidP="000B1D6D"/>
        </w:tc>
      </w:tr>
      <w:tr w:rsidR="000B1D6D" w14:paraId="0CC8C632" w14:textId="77777777" w:rsidTr="000B1D6D">
        <w:tc>
          <w:tcPr>
            <w:tcW w:w="1441" w:type="dxa"/>
          </w:tcPr>
          <w:p w14:paraId="4E74441C" w14:textId="77777777" w:rsidR="000B1D6D" w:rsidRDefault="000B1D6D" w:rsidP="000B1D6D">
            <w:r>
              <w:t>Monday</w:t>
            </w:r>
          </w:p>
        </w:tc>
        <w:tc>
          <w:tcPr>
            <w:tcW w:w="1134" w:type="dxa"/>
          </w:tcPr>
          <w:p w14:paraId="5D65D12B" w14:textId="5FA068C6" w:rsidR="000B1D6D" w:rsidRDefault="000B1D6D" w:rsidP="000B1D6D">
            <w:pPr>
              <w:jc w:val="left"/>
            </w:pPr>
            <w:r>
              <w:fldChar w:fldCharType="begin"/>
            </w:r>
            <w:r>
              <w:instrText xml:space="preserve"> REF _Ref435989991 \h </w:instrText>
            </w:r>
            <w:r>
              <w:fldChar w:fldCharType="separate"/>
            </w:r>
            <w:r w:rsidR="000C7DE2">
              <w:t>Kathisma 4</w:t>
            </w:r>
            <w:r>
              <w:fldChar w:fldCharType="end"/>
            </w:r>
            <w:r>
              <w:t xml:space="preserve">, </w:t>
            </w:r>
            <w:r>
              <w:fldChar w:fldCharType="begin"/>
            </w:r>
            <w:r>
              <w:instrText xml:space="preserve"> REF _Ref435438533 \h  \* MERGEFORMAT </w:instrText>
            </w:r>
            <w:r>
              <w:fldChar w:fldCharType="separate"/>
            </w:r>
            <w:r w:rsidR="000C7DE2" w:rsidRPr="00AB1781">
              <w:t>K</w:t>
            </w:r>
            <w:r w:rsidR="000C7DE2">
              <w:t>athisma 5</w:t>
            </w:r>
            <w:r>
              <w:fldChar w:fldCharType="end"/>
            </w:r>
            <w:r>
              <w:t xml:space="preserve">, </w:t>
            </w:r>
            <w:r>
              <w:fldChar w:fldCharType="begin"/>
            </w:r>
            <w:r>
              <w:instrText xml:space="preserve"> REF _Ref435438548 \h  \* MERGEFORMAT </w:instrText>
            </w:r>
            <w:r>
              <w:fldChar w:fldCharType="separate"/>
            </w:r>
            <w:r w:rsidR="000C7DE2" w:rsidRPr="00AB1781">
              <w:t>K</w:t>
            </w:r>
            <w:r w:rsidR="000C7DE2">
              <w:t>athisma 6</w:t>
            </w:r>
            <w:r>
              <w:fldChar w:fldCharType="end"/>
            </w:r>
          </w:p>
          <w:p w14:paraId="26164726" w14:textId="77777777" w:rsidR="000B1D6D" w:rsidRDefault="000B1D6D" w:rsidP="000B1D6D"/>
        </w:tc>
        <w:tc>
          <w:tcPr>
            <w:tcW w:w="1349" w:type="dxa"/>
          </w:tcPr>
          <w:p w14:paraId="3FB43F31" w14:textId="721AEBBF" w:rsidR="000B1D6D" w:rsidRDefault="000B1D6D" w:rsidP="000B1D6D">
            <w:r>
              <w:fldChar w:fldCharType="begin"/>
            </w:r>
            <w:r>
              <w:instrText xml:space="preserve"> REF _Ref435990010 \h </w:instrText>
            </w:r>
            <w:r>
              <w:fldChar w:fldCharType="separate"/>
            </w:r>
            <w:r w:rsidR="000C7DE2">
              <w:t>Kathisma 7</w:t>
            </w:r>
            <w:r>
              <w:fldChar w:fldCharType="end"/>
            </w:r>
          </w:p>
        </w:tc>
        <w:tc>
          <w:tcPr>
            <w:tcW w:w="1349" w:type="dxa"/>
          </w:tcPr>
          <w:p w14:paraId="00E91219" w14:textId="75543F42" w:rsidR="000B1D6D" w:rsidRDefault="000B1D6D" w:rsidP="000B1D6D">
            <w:r>
              <w:fldChar w:fldCharType="begin"/>
            </w:r>
            <w:r>
              <w:instrText xml:space="preserve"> REF _Ref435438564 \h </w:instrText>
            </w:r>
            <w:r>
              <w:fldChar w:fldCharType="separate"/>
            </w:r>
            <w:r w:rsidR="000C7DE2" w:rsidRPr="00AB1781">
              <w:t>K</w:t>
            </w:r>
            <w:r w:rsidR="000C7DE2">
              <w:t>athisma 8</w:t>
            </w:r>
            <w:r>
              <w:fldChar w:fldCharType="end"/>
            </w:r>
          </w:p>
        </w:tc>
        <w:tc>
          <w:tcPr>
            <w:tcW w:w="1349" w:type="dxa"/>
          </w:tcPr>
          <w:p w14:paraId="0867EDA7" w14:textId="25907F9D"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97" w:type="dxa"/>
          </w:tcPr>
          <w:p w14:paraId="1614C55C" w14:textId="6397B0F2" w:rsidR="000B1D6D" w:rsidRDefault="000B1D6D" w:rsidP="000B1D6D">
            <w:r>
              <w:fldChar w:fldCharType="begin"/>
            </w:r>
            <w:r>
              <w:instrText xml:space="preserve"> REF _Ref435438582 \h  \* MERGEFORMAT </w:instrText>
            </w:r>
            <w:r>
              <w:fldChar w:fldCharType="separate"/>
            </w:r>
            <w:r w:rsidR="000C7DE2" w:rsidRPr="00AB1781">
              <w:t>K</w:t>
            </w:r>
            <w:r w:rsidR="000C7DE2">
              <w:t>athisma 10</w:t>
            </w:r>
            <w:r>
              <w:fldChar w:fldCharType="end"/>
            </w:r>
          </w:p>
        </w:tc>
        <w:tc>
          <w:tcPr>
            <w:tcW w:w="1053" w:type="dxa"/>
          </w:tcPr>
          <w:p w14:paraId="35E42769" w14:textId="40F2C93D" w:rsidR="000B1D6D" w:rsidRDefault="000B1D6D" w:rsidP="000B1D6D">
            <w:r>
              <w:fldChar w:fldCharType="begin"/>
            </w:r>
            <w:r>
              <w:instrText xml:space="preserve"> REF _Ref435438587 \h  \* MERGEFORMAT </w:instrText>
            </w:r>
            <w:r>
              <w:fldChar w:fldCharType="separate"/>
            </w:r>
            <w:r w:rsidR="000C7DE2" w:rsidRPr="00AB1781">
              <w:t>K</w:t>
            </w:r>
            <w:r w:rsidR="000C7DE2">
              <w:t>athisma</w:t>
            </w:r>
            <w:r w:rsidR="000C7DE2" w:rsidRPr="00AB1781">
              <w:t xml:space="preserve"> 1</w:t>
            </w:r>
            <w:r w:rsidR="000C7DE2">
              <w:t>1</w:t>
            </w:r>
            <w:r>
              <w:fldChar w:fldCharType="end"/>
            </w:r>
          </w:p>
        </w:tc>
      </w:tr>
      <w:tr w:rsidR="000B1D6D" w14:paraId="797FDC30" w14:textId="77777777" w:rsidTr="000B1D6D">
        <w:tc>
          <w:tcPr>
            <w:tcW w:w="1441" w:type="dxa"/>
          </w:tcPr>
          <w:p w14:paraId="0D681C45" w14:textId="77777777" w:rsidR="000B1D6D" w:rsidRDefault="000B1D6D" w:rsidP="000B1D6D">
            <w:r>
              <w:t>Tuesday</w:t>
            </w:r>
          </w:p>
        </w:tc>
        <w:tc>
          <w:tcPr>
            <w:tcW w:w="1134" w:type="dxa"/>
          </w:tcPr>
          <w:p w14:paraId="6E114E11" w14:textId="7F4DA7B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349" w:type="dxa"/>
          </w:tcPr>
          <w:p w14:paraId="28ECDB90" w14:textId="3F0AB39C" w:rsidR="000B1D6D" w:rsidRDefault="000B1D6D" w:rsidP="000B1D6D"/>
        </w:tc>
        <w:tc>
          <w:tcPr>
            <w:tcW w:w="1349" w:type="dxa"/>
          </w:tcPr>
          <w:p w14:paraId="21AFE0AE" w14:textId="5709E0B5"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349" w:type="dxa"/>
          </w:tcPr>
          <w:p w14:paraId="734B43FB" w14:textId="3AC1C7B8" w:rsidR="000B1D6D" w:rsidRDefault="000B1D6D" w:rsidP="000B1D6D">
            <w:r>
              <w:fldChar w:fldCharType="begin"/>
            </w:r>
            <w:r>
              <w:instrText xml:space="preserve"> REF _Ref435438613 \h </w:instrText>
            </w:r>
            <w:r>
              <w:fldChar w:fldCharType="separate"/>
            </w:r>
            <w:r w:rsidR="000C7DE2" w:rsidRPr="00AB1781">
              <w:t>K</w:t>
            </w:r>
            <w:r w:rsidR="000C7DE2">
              <w:t>athisma</w:t>
            </w:r>
            <w:r w:rsidR="000C7DE2" w:rsidRPr="00AB1781">
              <w:t xml:space="preserve"> 1</w:t>
            </w:r>
            <w:r w:rsidR="000C7DE2">
              <w:t>4</w:t>
            </w:r>
            <w:r>
              <w:fldChar w:fldCharType="end"/>
            </w:r>
          </w:p>
        </w:tc>
        <w:tc>
          <w:tcPr>
            <w:tcW w:w="1397" w:type="dxa"/>
          </w:tcPr>
          <w:p w14:paraId="297BED0B" w14:textId="6E499955" w:rsidR="000B1D6D" w:rsidRDefault="000B1D6D" w:rsidP="000B1D6D">
            <w:r>
              <w:fldChar w:fldCharType="begin"/>
            </w:r>
            <w:r>
              <w:instrText xml:space="preserve"> REF _Ref435438622 \h </w:instrText>
            </w:r>
            <w:r>
              <w:fldChar w:fldCharType="separate"/>
            </w:r>
            <w:r w:rsidR="000C7DE2" w:rsidRPr="00AB1781">
              <w:t>K</w:t>
            </w:r>
            <w:r w:rsidR="000C7DE2">
              <w:t>athisma</w:t>
            </w:r>
            <w:r w:rsidR="000C7DE2" w:rsidRPr="00AB1781">
              <w:t xml:space="preserve"> 1</w:t>
            </w:r>
            <w:r w:rsidR="000C7DE2">
              <w:t>5</w:t>
            </w:r>
            <w:r>
              <w:fldChar w:fldCharType="end"/>
            </w:r>
          </w:p>
        </w:tc>
        <w:tc>
          <w:tcPr>
            <w:tcW w:w="1053" w:type="dxa"/>
          </w:tcPr>
          <w:p w14:paraId="12419863" w14:textId="0688C54C" w:rsidR="000B1D6D" w:rsidRDefault="000B1D6D" w:rsidP="000B1D6D">
            <w:r>
              <w:fldChar w:fldCharType="begin"/>
            </w:r>
            <w:r>
              <w:instrText xml:space="preserve"> REF _Ref435990041 \h </w:instrText>
            </w:r>
            <w:r>
              <w:fldChar w:fldCharType="separate"/>
            </w:r>
            <w:r w:rsidR="000C7DE2">
              <w:t>Kathisma 16</w:t>
            </w:r>
            <w:r>
              <w:fldChar w:fldCharType="end"/>
            </w:r>
            <w:r>
              <w:t>,</w:t>
            </w:r>
          </w:p>
        </w:tc>
      </w:tr>
      <w:tr w:rsidR="000B1D6D" w14:paraId="0684FA79" w14:textId="77777777" w:rsidTr="000B1D6D">
        <w:tc>
          <w:tcPr>
            <w:tcW w:w="1441" w:type="dxa"/>
          </w:tcPr>
          <w:p w14:paraId="392F0F8E" w14:textId="77777777" w:rsidR="000B1D6D" w:rsidRDefault="000B1D6D" w:rsidP="000B1D6D">
            <w:r>
              <w:t>Wednesday</w:t>
            </w:r>
          </w:p>
        </w:tc>
        <w:tc>
          <w:tcPr>
            <w:tcW w:w="1134" w:type="dxa"/>
          </w:tcPr>
          <w:p w14:paraId="21E35936" w14:textId="76A5586F" w:rsidR="000B1D6D" w:rsidRDefault="000B1D6D" w:rsidP="00336170">
            <w:r>
              <w:fldChar w:fldCharType="begin"/>
            </w:r>
            <w:r>
              <w:instrText xml:space="preserve"> REF _Ref435438658 \h </w:instrText>
            </w:r>
            <w:r w:rsidR="00336170">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r>
              <w:t>,</w:t>
            </w:r>
          </w:p>
          <w:p w14:paraId="761F72EF" w14:textId="1E7B5552" w:rsidR="00D44900" w:rsidRDefault="000B1D6D" w:rsidP="00D44900">
            <w:r>
              <w:fldChar w:fldCharType="begin"/>
            </w:r>
            <w:r>
              <w:instrText xml:space="preserve"> REF _Ref435438665 \h  \* MERGEFORMAT </w:instrText>
            </w:r>
            <w:r>
              <w:fldChar w:fldCharType="separate"/>
            </w:r>
            <w:r w:rsidR="000C7DE2" w:rsidRPr="00AB1781">
              <w:t>K</w:t>
            </w:r>
            <w:r w:rsidR="000C7DE2">
              <w:t>athisma 20</w:t>
            </w:r>
            <w:r>
              <w:fldChar w:fldCharType="end"/>
            </w:r>
            <w:r>
              <w:t xml:space="preserve">, </w:t>
            </w:r>
            <w:r w:rsidR="00D44900">
              <w:fldChar w:fldCharType="begin"/>
            </w:r>
            <w:r w:rsidR="00D44900">
              <w:instrText xml:space="preserve"> REF _Ref439535283 \h </w:instrText>
            </w:r>
            <w:r w:rsidR="00D44900">
              <w:fldChar w:fldCharType="separate"/>
            </w:r>
            <w:r w:rsidR="000C7DE2">
              <w:t>Kathisma 1</w:t>
            </w:r>
            <w:r w:rsidR="00D44900">
              <w:fldChar w:fldCharType="end"/>
            </w:r>
          </w:p>
          <w:p w14:paraId="5D7486A3" w14:textId="6375D308" w:rsidR="000B1D6D" w:rsidRDefault="000B1D6D" w:rsidP="00336170"/>
        </w:tc>
        <w:tc>
          <w:tcPr>
            <w:tcW w:w="1349" w:type="dxa"/>
          </w:tcPr>
          <w:p w14:paraId="5A5E0310" w14:textId="14A94442" w:rsidR="000B1D6D" w:rsidRDefault="000B1D6D" w:rsidP="000B1D6D">
            <w:r>
              <w:fldChar w:fldCharType="begin"/>
            </w:r>
            <w:r>
              <w:instrText xml:space="preserve"> REF _Ref435438475 \h </w:instrText>
            </w:r>
            <w:r>
              <w:fldChar w:fldCharType="separate"/>
            </w:r>
            <w:r w:rsidR="000C7DE2" w:rsidRPr="00AB1781">
              <w:t>K</w:t>
            </w:r>
            <w:r w:rsidR="000C7DE2">
              <w:t>athisma 2</w:t>
            </w:r>
            <w:r>
              <w:fldChar w:fldCharType="end"/>
            </w:r>
          </w:p>
        </w:tc>
        <w:tc>
          <w:tcPr>
            <w:tcW w:w="1349" w:type="dxa"/>
          </w:tcPr>
          <w:p w14:paraId="63A87392" w14:textId="4786BC9C" w:rsidR="000B1D6D" w:rsidRDefault="000B1D6D" w:rsidP="000B1D6D">
            <w:r>
              <w:fldChar w:fldCharType="begin"/>
            </w:r>
            <w:r>
              <w:instrText xml:space="preserve"> REF _Ref435438484 \h </w:instrText>
            </w:r>
            <w:r>
              <w:fldChar w:fldCharType="separate"/>
            </w:r>
            <w:r w:rsidR="000C7DE2" w:rsidRPr="00AB1781">
              <w:t>K</w:t>
            </w:r>
            <w:r w:rsidR="000C7DE2">
              <w:t>athisma 3</w:t>
            </w:r>
            <w:r>
              <w:fldChar w:fldCharType="end"/>
            </w:r>
          </w:p>
        </w:tc>
        <w:tc>
          <w:tcPr>
            <w:tcW w:w="1349" w:type="dxa"/>
          </w:tcPr>
          <w:p w14:paraId="5066A46B" w14:textId="455B8EDA" w:rsidR="000B1D6D" w:rsidRDefault="000B1D6D" w:rsidP="000B1D6D">
            <w:r>
              <w:fldChar w:fldCharType="begin"/>
            </w:r>
            <w:r>
              <w:instrText xml:space="preserve"> REF _Ref435989991 \h </w:instrText>
            </w:r>
            <w:r>
              <w:fldChar w:fldCharType="separate"/>
            </w:r>
            <w:r w:rsidR="000C7DE2">
              <w:t>Kathisma 4</w:t>
            </w:r>
            <w:r>
              <w:fldChar w:fldCharType="end"/>
            </w:r>
          </w:p>
        </w:tc>
        <w:tc>
          <w:tcPr>
            <w:tcW w:w="1397" w:type="dxa"/>
          </w:tcPr>
          <w:p w14:paraId="0CBE8ACB" w14:textId="118F594E" w:rsidR="000B1D6D" w:rsidRDefault="000B1D6D" w:rsidP="000B1D6D">
            <w:r>
              <w:fldChar w:fldCharType="begin"/>
            </w:r>
            <w:r>
              <w:instrText xml:space="preserve"> REF _Ref435438533 \h </w:instrText>
            </w:r>
            <w:r>
              <w:fldChar w:fldCharType="separate"/>
            </w:r>
            <w:r w:rsidR="000C7DE2" w:rsidRPr="00AB1781">
              <w:t>K</w:t>
            </w:r>
            <w:r w:rsidR="000C7DE2">
              <w:t>athisma 5</w:t>
            </w:r>
            <w:r>
              <w:fldChar w:fldCharType="end"/>
            </w:r>
          </w:p>
        </w:tc>
        <w:tc>
          <w:tcPr>
            <w:tcW w:w="1053" w:type="dxa"/>
          </w:tcPr>
          <w:p w14:paraId="04DF5322" w14:textId="3C7E5FFE" w:rsidR="000B1D6D" w:rsidRDefault="000B1D6D" w:rsidP="000B1D6D"/>
        </w:tc>
      </w:tr>
      <w:tr w:rsidR="000B1D6D" w14:paraId="0141EB23" w14:textId="77777777" w:rsidTr="000B1D6D">
        <w:tc>
          <w:tcPr>
            <w:tcW w:w="1441" w:type="dxa"/>
          </w:tcPr>
          <w:p w14:paraId="3689B37F" w14:textId="77777777" w:rsidR="000B1D6D" w:rsidRDefault="000B1D6D" w:rsidP="000B1D6D">
            <w:r>
              <w:t>Thursday</w:t>
            </w:r>
          </w:p>
        </w:tc>
        <w:tc>
          <w:tcPr>
            <w:tcW w:w="1134" w:type="dxa"/>
          </w:tcPr>
          <w:p w14:paraId="2555697B" w14:textId="47AD5AE8" w:rsidR="000B1D6D" w:rsidRDefault="000B1D6D" w:rsidP="000B1D6D">
            <w:r>
              <w:fldChar w:fldCharType="begin"/>
            </w:r>
            <w:r>
              <w:instrText xml:space="preserve"> REF _Ref435438548 \h </w:instrText>
            </w:r>
            <w:r>
              <w:fldChar w:fldCharType="separate"/>
            </w:r>
            <w:r w:rsidR="000C7DE2" w:rsidRPr="00AB1781">
              <w:t>K</w:t>
            </w:r>
            <w:r w:rsidR="000C7DE2">
              <w:t>athisma 6</w:t>
            </w:r>
            <w:r>
              <w:fldChar w:fldCharType="end"/>
            </w:r>
            <w:r>
              <w:t>,</w:t>
            </w:r>
          </w:p>
          <w:p w14:paraId="4FDC4FF4" w14:textId="71F7554F" w:rsidR="000B1D6D" w:rsidRDefault="000B1D6D" w:rsidP="000B1D6D">
            <w:r>
              <w:fldChar w:fldCharType="begin"/>
            </w:r>
            <w:r>
              <w:instrText xml:space="preserve"> REF _Ref435990010 \h </w:instrText>
            </w:r>
            <w:r>
              <w:fldChar w:fldCharType="separate"/>
            </w:r>
            <w:r w:rsidR="000C7DE2">
              <w:t>Kathisma 7</w:t>
            </w:r>
            <w:r>
              <w:fldChar w:fldCharType="end"/>
            </w:r>
            <w:r>
              <w:t>,</w:t>
            </w:r>
          </w:p>
          <w:p w14:paraId="5BB7EA2C" w14:textId="16DEE5DC" w:rsidR="000B1D6D" w:rsidRDefault="000B1D6D" w:rsidP="000B1D6D">
            <w:r>
              <w:fldChar w:fldCharType="begin"/>
            </w:r>
            <w:r>
              <w:instrText xml:space="preserve"> REF _Ref435438564 \h  \* MERGEFORMAT </w:instrText>
            </w:r>
            <w:r>
              <w:fldChar w:fldCharType="separate"/>
            </w:r>
            <w:r w:rsidR="000C7DE2" w:rsidRPr="00AB1781">
              <w:t>K</w:t>
            </w:r>
            <w:r w:rsidR="000C7DE2">
              <w:t>athisma 8</w:t>
            </w:r>
            <w:r>
              <w:fldChar w:fldCharType="end"/>
            </w:r>
          </w:p>
        </w:tc>
        <w:tc>
          <w:tcPr>
            <w:tcW w:w="1349" w:type="dxa"/>
          </w:tcPr>
          <w:p w14:paraId="399F8E6C" w14:textId="234E67AB" w:rsidR="000B1D6D" w:rsidRDefault="000B1D6D" w:rsidP="000B1D6D">
            <w:r>
              <w:fldChar w:fldCharType="begin"/>
            </w:r>
            <w:r>
              <w:instrText xml:space="preserve"> REF _Ref435438574 \h </w:instrText>
            </w:r>
            <w:r>
              <w:fldChar w:fldCharType="separate"/>
            </w:r>
            <w:r w:rsidR="000C7DE2" w:rsidRPr="00AB1781">
              <w:t>K</w:t>
            </w:r>
            <w:r w:rsidR="000C7DE2">
              <w:t>athisma 9</w:t>
            </w:r>
            <w:r>
              <w:fldChar w:fldCharType="end"/>
            </w:r>
          </w:p>
        </w:tc>
        <w:tc>
          <w:tcPr>
            <w:tcW w:w="1349" w:type="dxa"/>
          </w:tcPr>
          <w:p w14:paraId="3927A96A" w14:textId="79ABB966" w:rsidR="000B1D6D" w:rsidRDefault="000B1D6D" w:rsidP="000B1D6D">
            <w:r>
              <w:fldChar w:fldCharType="begin"/>
            </w:r>
            <w:r>
              <w:instrText xml:space="preserve"> REF _Ref435438582 \h </w:instrText>
            </w:r>
            <w:r>
              <w:fldChar w:fldCharType="separate"/>
            </w:r>
            <w:r w:rsidR="000C7DE2" w:rsidRPr="00AB1781">
              <w:t>K</w:t>
            </w:r>
            <w:r w:rsidR="000C7DE2">
              <w:t>athisma 10</w:t>
            </w:r>
            <w:r>
              <w:fldChar w:fldCharType="end"/>
            </w:r>
          </w:p>
        </w:tc>
        <w:tc>
          <w:tcPr>
            <w:tcW w:w="1349" w:type="dxa"/>
          </w:tcPr>
          <w:p w14:paraId="419B1BBA" w14:textId="2C204F1D" w:rsidR="000B1D6D" w:rsidRDefault="000B1D6D" w:rsidP="000B1D6D">
            <w:r>
              <w:fldChar w:fldCharType="begin"/>
            </w:r>
            <w:r>
              <w:instrText xml:space="preserve"> REF _Ref435438587 \h </w:instrText>
            </w:r>
            <w:r>
              <w:fldChar w:fldCharType="separate"/>
            </w:r>
            <w:r w:rsidR="000C7DE2" w:rsidRPr="00AB1781">
              <w:t>K</w:t>
            </w:r>
            <w:r w:rsidR="000C7DE2">
              <w:t>athisma</w:t>
            </w:r>
            <w:r w:rsidR="000C7DE2" w:rsidRPr="00AB1781">
              <w:t xml:space="preserve"> 1</w:t>
            </w:r>
            <w:r w:rsidR="000C7DE2">
              <w:t>1</w:t>
            </w:r>
            <w:r>
              <w:fldChar w:fldCharType="end"/>
            </w:r>
          </w:p>
        </w:tc>
        <w:tc>
          <w:tcPr>
            <w:tcW w:w="1397" w:type="dxa"/>
          </w:tcPr>
          <w:p w14:paraId="76838EB3" w14:textId="0EB62C44" w:rsidR="000B1D6D" w:rsidRDefault="000B1D6D" w:rsidP="000B1D6D">
            <w:r>
              <w:fldChar w:fldCharType="begin"/>
            </w:r>
            <w:r>
              <w:instrText xml:space="preserve"> REF _Ref435990025 \h </w:instrText>
            </w:r>
            <w:r>
              <w:fldChar w:fldCharType="separate"/>
            </w:r>
            <w:r w:rsidR="000C7DE2">
              <w:t>Kathisma 12</w:t>
            </w:r>
            <w:r>
              <w:fldChar w:fldCharType="end"/>
            </w:r>
          </w:p>
        </w:tc>
        <w:tc>
          <w:tcPr>
            <w:tcW w:w="1053" w:type="dxa"/>
          </w:tcPr>
          <w:p w14:paraId="30066AF4" w14:textId="038E944C" w:rsidR="000B1D6D" w:rsidRDefault="000B1D6D" w:rsidP="000B1D6D"/>
        </w:tc>
      </w:tr>
      <w:tr w:rsidR="000B1D6D" w14:paraId="02611A1C" w14:textId="77777777" w:rsidTr="000B1D6D">
        <w:tc>
          <w:tcPr>
            <w:tcW w:w="1441" w:type="dxa"/>
          </w:tcPr>
          <w:p w14:paraId="58E63EAF" w14:textId="58BC5625" w:rsidR="000B1D6D" w:rsidRDefault="000B1D6D" w:rsidP="000B1D6D">
            <w:r>
              <w:t>Friday</w:t>
            </w:r>
          </w:p>
        </w:tc>
        <w:tc>
          <w:tcPr>
            <w:tcW w:w="1134" w:type="dxa"/>
          </w:tcPr>
          <w:p w14:paraId="13FF966C" w14:textId="5BC412A0" w:rsidR="000B1D6D" w:rsidRDefault="000B1D6D" w:rsidP="000B1D6D">
            <w:r>
              <w:fldChar w:fldCharType="begin"/>
            </w:r>
            <w:r>
              <w:instrText xml:space="preserve"> REF _Ref435438606 \h  \* MERGEFORMAT </w:instrText>
            </w:r>
            <w:r>
              <w:fldChar w:fldCharType="separate"/>
            </w:r>
            <w:r w:rsidR="000C7DE2" w:rsidRPr="00AB1781">
              <w:t>K</w:t>
            </w:r>
            <w:r w:rsidR="000C7DE2">
              <w:t>athisma</w:t>
            </w:r>
            <w:r w:rsidR="000C7DE2" w:rsidRPr="00AB1781">
              <w:t xml:space="preserve"> 1</w:t>
            </w:r>
            <w:r w:rsidR="000C7DE2">
              <w:t>3</w:t>
            </w:r>
            <w:r>
              <w:fldChar w:fldCharType="end"/>
            </w:r>
            <w:r>
              <w:t xml:space="preserve">, </w:t>
            </w: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p>
        </w:tc>
        <w:tc>
          <w:tcPr>
            <w:tcW w:w="1349" w:type="dxa"/>
          </w:tcPr>
          <w:p w14:paraId="4F3A59D1" w14:textId="77777777" w:rsidR="000B1D6D" w:rsidRDefault="000B1D6D" w:rsidP="000B1D6D"/>
        </w:tc>
        <w:tc>
          <w:tcPr>
            <w:tcW w:w="1349" w:type="dxa"/>
          </w:tcPr>
          <w:p w14:paraId="0C9483B1" w14:textId="401B9CED" w:rsidR="000B1D6D" w:rsidRDefault="000B1D6D" w:rsidP="000B1D6D">
            <w:r>
              <w:fldChar w:fldCharType="begin"/>
            </w:r>
            <w:r>
              <w:instrText xml:space="preserve"> REF _Ref435438658 \h </w:instrText>
            </w:r>
            <w:r>
              <w:fldChar w:fldCharType="separate"/>
            </w:r>
            <w:r w:rsidR="000C7DE2" w:rsidRPr="00AB1781">
              <w:t>K</w:t>
            </w:r>
            <w:r w:rsidR="000C7DE2">
              <w:t>athisma</w:t>
            </w:r>
            <w:r w:rsidR="000C7DE2" w:rsidRPr="00AB1781">
              <w:t xml:space="preserve"> 1</w:t>
            </w:r>
            <w:r w:rsidR="000C7DE2">
              <w:t>9</w:t>
            </w:r>
            <w:r>
              <w:fldChar w:fldCharType="end"/>
            </w:r>
          </w:p>
        </w:tc>
        <w:tc>
          <w:tcPr>
            <w:tcW w:w="1349" w:type="dxa"/>
          </w:tcPr>
          <w:p w14:paraId="388CCBD5" w14:textId="5CEBAE22" w:rsidR="000B1D6D" w:rsidRDefault="000B1D6D" w:rsidP="000B1D6D">
            <w:r>
              <w:fldChar w:fldCharType="begin"/>
            </w:r>
            <w:r>
              <w:instrText xml:space="preserve"> REF _Ref435438665 \h </w:instrText>
            </w:r>
            <w:r>
              <w:fldChar w:fldCharType="separate"/>
            </w:r>
            <w:r w:rsidR="000C7DE2" w:rsidRPr="00AB1781">
              <w:t>K</w:t>
            </w:r>
            <w:r w:rsidR="000C7DE2">
              <w:t>athisma 20</w:t>
            </w:r>
            <w:r>
              <w:fldChar w:fldCharType="end"/>
            </w:r>
          </w:p>
        </w:tc>
        <w:tc>
          <w:tcPr>
            <w:tcW w:w="1397" w:type="dxa"/>
          </w:tcPr>
          <w:p w14:paraId="0C747C81" w14:textId="77777777" w:rsidR="000B1D6D" w:rsidRDefault="000B1D6D" w:rsidP="000B1D6D"/>
        </w:tc>
        <w:tc>
          <w:tcPr>
            <w:tcW w:w="1053" w:type="dxa"/>
          </w:tcPr>
          <w:p w14:paraId="6BD91755" w14:textId="42CD7BA3" w:rsidR="000B1D6D" w:rsidRDefault="000B1D6D" w:rsidP="000B1D6D">
            <w:r>
              <w:fldChar w:fldCharType="begin"/>
            </w:r>
            <w:r>
              <w:instrText xml:space="preserve"> REF _Ref435990063 \h </w:instrText>
            </w:r>
            <w:r>
              <w:fldChar w:fldCharType="separate"/>
            </w:r>
            <w:r w:rsidR="000C7DE2">
              <w:t>Kathisma 18</w:t>
            </w:r>
            <w:r>
              <w:fldChar w:fldCharType="end"/>
            </w:r>
          </w:p>
        </w:tc>
      </w:tr>
      <w:tr w:rsidR="000B1D6D" w14:paraId="2B746ABB" w14:textId="77777777" w:rsidTr="000B1D6D">
        <w:tc>
          <w:tcPr>
            <w:tcW w:w="1441" w:type="dxa"/>
          </w:tcPr>
          <w:p w14:paraId="62334BCF" w14:textId="77777777" w:rsidR="000B1D6D" w:rsidRDefault="000B1D6D" w:rsidP="000B1D6D">
            <w:r>
              <w:t>Saturday</w:t>
            </w:r>
          </w:p>
        </w:tc>
        <w:tc>
          <w:tcPr>
            <w:tcW w:w="1134" w:type="dxa"/>
          </w:tcPr>
          <w:p w14:paraId="64F02169" w14:textId="4F4B6E89" w:rsidR="000B1D6D" w:rsidRDefault="000B1D6D" w:rsidP="000B1D6D">
            <w:r>
              <w:fldChar w:fldCharType="begin"/>
            </w:r>
            <w:r>
              <w:instrText xml:space="preserve"> REF _Ref435990041 \h </w:instrText>
            </w:r>
            <w:r>
              <w:fldChar w:fldCharType="separate"/>
            </w:r>
            <w:r w:rsidR="000C7DE2">
              <w:t>Kathisma 16</w:t>
            </w:r>
            <w:r>
              <w:fldChar w:fldCharType="end"/>
            </w:r>
            <w:r>
              <w:t xml:space="preserve">, </w:t>
            </w:r>
            <w:r>
              <w:fldChar w:fldCharType="begin"/>
            </w:r>
            <w:r>
              <w:instrText xml:space="preserve"> REF _Ref435990049 \h </w:instrText>
            </w:r>
            <w:r>
              <w:fldChar w:fldCharType="separate"/>
            </w:r>
            <w:r w:rsidR="000C7DE2">
              <w:t>Kathisma 17</w:t>
            </w:r>
            <w:r>
              <w:fldChar w:fldCharType="end"/>
            </w:r>
          </w:p>
        </w:tc>
        <w:tc>
          <w:tcPr>
            <w:tcW w:w="1349" w:type="dxa"/>
          </w:tcPr>
          <w:p w14:paraId="6B3EA87C" w14:textId="77777777" w:rsidR="000B1D6D" w:rsidRDefault="000B1D6D" w:rsidP="000B1D6D"/>
        </w:tc>
        <w:tc>
          <w:tcPr>
            <w:tcW w:w="1349" w:type="dxa"/>
          </w:tcPr>
          <w:p w14:paraId="5DD29A1A" w14:textId="77777777" w:rsidR="000B1D6D" w:rsidRDefault="000B1D6D" w:rsidP="000B1D6D"/>
        </w:tc>
        <w:tc>
          <w:tcPr>
            <w:tcW w:w="1349" w:type="dxa"/>
          </w:tcPr>
          <w:p w14:paraId="736EB76D" w14:textId="77777777" w:rsidR="000B1D6D" w:rsidRDefault="000B1D6D" w:rsidP="000B1D6D"/>
        </w:tc>
        <w:tc>
          <w:tcPr>
            <w:tcW w:w="1397" w:type="dxa"/>
          </w:tcPr>
          <w:p w14:paraId="797FC495" w14:textId="77777777" w:rsidR="000B1D6D" w:rsidRDefault="000B1D6D" w:rsidP="000B1D6D"/>
        </w:tc>
        <w:tc>
          <w:tcPr>
            <w:tcW w:w="1053" w:type="dxa"/>
          </w:tcPr>
          <w:p w14:paraId="35A58F3A" w14:textId="17E6A1E4" w:rsidR="000B1D6D" w:rsidRDefault="00D44900" w:rsidP="00336170">
            <w:r>
              <w:fldChar w:fldCharType="begin"/>
            </w:r>
            <w:r>
              <w:instrText xml:space="preserve"> REF _Ref439535283 \h </w:instrText>
            </w:r>
            <w:r>
              <w:fldChar w:fldCharType="separate"/>
            </w:r>
            <w:r w:rsidR="000C7DE2">
              <w:t>Kathisma 1</w:t>
            </w:r>
            <w:r>
              <w:fldChar w:fldCharType="end"/>
            </w:r>
          </w:p>
        </w:tc>
      </w:tr>
    </w:tbl>
    <w:p w14:paraId="2C2F466D" w14:textId="77777777" w:rsidR="000B1D6D" w:rsidRDefault="000B1D6D" w:rsidP="000B1D6D"/>
    <w:p w14:paraId="78871D05" w14:textId="77777777" w:rsidR="00860FCB" w:rsidRDefault="00860FCB" w:rsidP="0044639B"/>
    <w:p w14:paraId="7D44EAFE" w14:textId="77777777" w:rsidR="00860FCB" w:rsidRDefault="00860FCB">
      <w:pPr>
        <w:jc w:val="left"/>
      </w:pPr>
      <w:r>
        <w:br w:type="page"/>
      </w:r>
    </w:p>
    <w:p w14:paraId="2CD23EA8" w14:textId="16A15806" w:rsidR="00CB700D" w:rsidRDefault="0023608C" w:rsidP="0044639B">
      <w:r>
        <w:lastRenderedPageBreak/>
        <w:t>Holy Week:</w:t>
      </w:r>
    </w:p>
    <w:tbl>
      <w:tblPr>
        <w:tblStyle w:val="TableGrid"/>
        <w:tblW w:w="0" w:type="auto"/>
        <w:tblLook w:val="04A0" w:firstRow="1" w:lastRow="0" w:firstColumn="1" w:lastColumn="0" w:noHBand="0" w:noVBand="1"/>
      </w:tblPr>
      <w:tblGrid>
        <w:gridCol w:w="1982"/>
        <w:gridCol w:w="1670"/>
        <w:gridCol w:w="1897"/>
        <w:gridCol w:w="1897"/>
        <w:gridCol w:w="1626"/>
      </w:tblGrid>
      <w:tr w:rsidR="00860FCB" w14:paraId="610CC866" w14:textId="4BE01B7D" w:rsidTr="00860FCB">
        <w:tc>
          <w:tcPr>
            <w:tcW w:w="1982" w:type="dxa"/>
          </w:tcPr>
          <w:p w14:paraId="43A43252" w14:textId="42FEBB29" w:rsidR="00860FCB" w:rsidRDefault="00860FCB" w:rsidP="0044639B">
            <w:r>
              <w:t>Day</w:t>
            </w:r>
          </w:p>
        </w:tc>
        <w:tc>
          <w:tcPr>
            <w:tcW w:w="1670" w:type="dxa"/>
          </w:tcPr>
          <w:p w14:paraId="395D31D3" w14:textId="5B6B3393" w:rsidR="00860FCB" w:rsidRDefault="00860FCB" w:rsidP="0044639B">
            <w:r>
              <w:t>Lauds (Matins)</w:t>
            </w:r>
          </w:p>
        </w:tc>
        <w:tc>
          <w:tcPr>
            <w:tcW w:w="1897" w:type="dxa"/>
          </w:tcPr>
          <w:p w14:paraId="0D2B3B0D" w14:textId="5C1F5719" w:rsidR="00860FCB" w:rsidRDefault="00860FCB" w:rsidP="0044639B">
            <w:r>
              <w:t>Mid-Morning (3</w:t>
            </w:r>
            <w:r w:rsidRPr="0023608C">
              <w:rPr>
                <w:vertAlign w:val="superscript"/>
              </w:rPr>
              <w:t>rd</w:t>
            </w:r>
            <w:r>
              <w:t>)</w:t>
            </w:r>
          </w:p>
        </w:tc>
        <w:tc>
          <w:tcPr>
            <w:tcW w:w="1897" w:type="dxa"/>
          </w:tcPr>
          <w:p w14:paraId="4E850B3B" w14:textId="578AED42" w:rsidR="00860FCB" w:rsidRDefault="00860FCB" w:rsidP="0044639B">
            <w:r>
              <w:t>Noon (6</w:t>
            </w:r>
            <w:r w:rsidRPr="0023608C">
              <w:rPr>
                <w:vertAlign w:val="superscript"/>
              </w:rPr>
              <w:t>th</w:t>
            </w:r>
            <w:r>
              <w:t>)</w:t>
            </w:r>
          </w:p>
        </w:tc>
        <w:tc>
          <w:tcPr>
            <w:tcW w:w="1626" w:type="dxa"/>
          </w:tcPr>
          <w:p w14:paraId="6F8B71F5" w14:textId="7B8BBE22" w:rsidR="00860FCB" w:rsidRDefault="00860FCB" w:rsidP="0044639B">
            <w:r>
              <w:t>Vespers</w:t>
            </w:r>
          </w:p>
        </w:tc>
      </w:tr>
      <w:tr w:rsidR="00860FCB" w14:paraId="2FA3BD02" w14:textId="539FC541" w:rsidTr="00860FCB">
        <w:tc>
          <w:tcPr>
            <w:tcW w:w="1982" w:type="dxa"/>
          </w:tcPr>
          <w:p w14:paraId="3C94F5BE" w14:textId="3796CE38" w:rsidR="00860FCB" w:rsidRDefault="00860FCB" w:rsidP="0044639B">
            <w:r>
              <w:t>Sunday</w:t>
            </w:r>
          </w:p>
        </w:tc>
        <w:tc>
          <w:tcPr>
            <w:tcW w:w="1670" w:type="dxa"/>
          </w:tcPr>
          <w:p w14:paraId="78B7F83B" w14:textId="5B6F9258" w:rsidR="00860FCB" w:rsidRDefault="00860FCB" w:rsidP="000B1D6D">
            <w:pPr>
              <w:jc w:val="left"/>
            </w:pPr>
            <w:r>
              <w:fldChar w:fldCharType="begin"/>
            </w:r>
            <w:r>
              <w:instrText xml:space="preserve"> REF _Ref435438475 \h  \* MERGEFORMAT </w:instrText>
            </w:r>
            <w:r>
              <w:fldChar w:fldCharType="separate"/>
            </w:r>
            <w:r w:rsidR="000C7DE2" w:rsidRPr="00AB1781">
              <w:t>K</w:t>
            </w:r>
            <w:r w:rsidR="000C7DE2">
              <w:t>athisma 2</w:t>
            </w:r>
            <w:r>
              <w:fldChar w:fldCharType="end"/>
            </w:r>
            <w:r w:rsidR="00926985">
              <w:t xml:space="preserve">, </w:t>
            </w:r>
            <w:r w:rsidR="00926985">
              <w:fldChar w:fldCharType="begin"/>
            </w:r>
            <w:r w:rsidR="00926985">
              <w:instrText xml:space="preserve"> REF _Ref435438484 \h </w:instrText>
            </w:r>
            <w:r w:rsidR="000B1D6D">
              <w:instrText xml:space="preserve"> \* MERGEFORMAT </w:instrText>
            </w:r>
            <w:r w:rsidR="00926985">
              <w:fldChar w:fldCharType="separate"/>
            </w:r>
            <w:r w:rsidR="000C7DE2" w:rsidRPr="00AB1781">
              <w:t>K</w:t>
            </w:r>
            <w:r w:rsidR="000C7DE2">
              <w:t>athisma 3</w:t>
            </w:r>
            <w:r w:rsidR="00926985">
              <w:fldChar w:fldCharType="end"/>
            </w:r>
          </w:p>
        </w:tc>
        <w:tc>
          <w:tcPr>
            <w:tcW w:w="1897" w:type="dxa"/>
          </w:tcPr>
          <w:p w14:paraId="39A43EE2" w14:textId="474D3A07" w:rsidR="00860FCB" w:rsidRDefault="00860FCB" w:rsidP="0044639B"/>
        </w:tc>
        <w:tc>
          <w:tcPr>
            <w:tcW w:w="1897" w:type="dxa"/>
          </w:tcPr>
          <w:p w14:paraId="6D0D3B2A" w14:textId="77777777" w:rsidR="00860FCB" w:rsidRDefault="00860FCB" w:rsidP="0044639B"/>
        </w:tc>
        <w:tc>
          <w:tcPr>
            <w:tcW w:w="1626" w:type="dxa"/>
          </w:tcPr>
          <w:p w14:paraId="335F3531" w14:textId="77777777" w:rsidR="00860FCB" w:rsidRDefault="00860FCB" w:rsidP="0044639B"/>
        </w:tc>
      </w:tr>
      <w:tr w:rsidR="00860FCB" w14:paraId="08AB46AB" w14:textId="668865D3" w:rsidTr="00860FCB">
        <w:tc>
          <w:tcPr>
            <w:tcW w:w="1982" w:type="dxa"/>
          </w:tcPr>
          <w:p w14:paraId="4270D575" w14:textId="415EF7B3" w:rsidR="00860FCB" w:rsidRDefault="00860FCB" w:rsidP="0044639B">
            <w:r>
              <w:t>Monday</w:t>
            </w:r>
          </w:p>
        </w:tc>
        <w:tc>
          <w:tcPr>
            <w:tcW w:w="1670" w:type="dxa"/>
          </w:tcPr>
          <w:p w14:paraId="4F38180A" w14:textId="5734F260" w:rsidR="00860FCB" w:rsidRDefault="00926985" w:rsidP="000B1D6D">
            <w:pPr>
              <w:jc w:val="left"/>
            </w:pPr>
            <w:r>
              <w:fldChar w:fldCharType="begin"/>
            </w:r>
            <w:r>
              <w:instrText xml:space="preserve"> REF _Ref435989991 \h </w:instrText>
            </w:r>
            <w:r w:rsidR="000B1D6D">
              <w:instrText xml:space="preserve"> \* MERGEFORMAT </w:instrText>
            </w:r>
            <w:r>
              <w:fldChar w:fldCharType="separate"/>
            </w:r>
            <w:r w:rsidR="000C7DE2">
              <w:t>Kathisma 4</w:t>
            </w:r>
            <w:r>
              <w:fldChar w:fldCharType="end"/>
            </w:r>
            <w:r w:rsidR="00860FCB">
              <w:t xml:space="preserve">, </w:t>
            </w:r>
            <w:r w:rsidR="00860FCB">
              <w:fldChar w:fldCharType="begin"/>
            </w:r>
            <w:r w:rsidR="00860FCB">
              <w:instrText xml:space="preserve"> REF _Ref435438533 \h </w:instrText>
            </w:r>
            <w:r w:rsidR="000B1D6D">
              <w:instrText xml:space="preserve"> \* MERGEFORMAT </w:instrText>
            </w:r>
            <w:r w:rsidR="00860FCB">
              <w:fldChar w:fldCharType="separate"/>
            </w:r>
            <w:r w:rsidR="000C7DE2" w:rsidRPr="00AB1781">
              <w:t>K</w:t>
            </w:r>
            <w:r w:rsidR="000C7DE2">
              <w:t>athisma 5</w:t>
            </w:r>
            <w:r w:rsidR="00860FCB">
              <w:fldChar w:fldCharType="end"/>
            </w:r>
            <w:r w:rsidR="00860FCB">
              <w:t xml:space="preserve">, </w:t>
            </w:r>
            <w:r w:rsidR="00860FCB">
              <w:fldChar w:fldCharType="begin"/>
            </w:r>
            <w:r w:rsidR="00860FCB">
              <w:instrText xml:space="preserve"> REF _Ref435438548 \h </w:instrText>
            </w:r>
            <w:r w:rsidR="000B1D6D">
              <w:instrText xml:space="preserve"> \* MERGEFORMAT </w:instrText>
            </w:r>
            <w:r w:rsidR="00860FCB">
              <w:fldChar w:fldCharType="separate"/>
            </w:r>
            <w:r w:rsidR="000C7DE2" w:rsidRPr="00AB1781">
              <w:t>K</w:t>
            </w:r>
            <w:r w:rsidR="000C7DE2">
              <w:t>athisma 6</w:t>
            </w:r>
            <w:r w:rsidR="00860FCB">
              <w:fldChar w:fldCharType="end"/>
            </w:r>
          </w:p>
        </w:tc>
        <w:tc>
          <w:tcPr>
            <w:tcW w:w="1897" w:type="dxa"/>
          </w:tcPr>
          <w:p w14:paraId="7DB9D2A0" w14:textId="1F08ADF4" w:rsidR="00860FCB" w:rsidRDefault="00926985" w:rsidP="0044639B">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5CD23E42" w14:textId="6509F5E2" w:rsidR="00860FCB" w:rsidRDefault="00860FCB" w:rsidP="0044639B">
            <w:r>
              <w:fldChar w:fldCharType="begin"/>
            </w:r>
            <w:r>
              <w:instrText xml:space="preserve"> REF _Ref435438564 \h </w:instrText>
            </w:r>
            <w:r w:rsidR="000B1D6D">
              <w:instrText xml:space="preserve"> \* MERGEFORMAT </w:instrText>
            </w:r>
            <w:r>
              <w:fldChar w:fldCharType="separate"/>
            </w:r>
            <w:r w:rsidR="000C7DE2" w:rsidRPr="00AB1781">
              <w:t>K</w:t>
            </w:r>
            <w:r w:rsidR="000C7DE2">
              <w:t>athisma 8</w:t>
            </w:r>
            <w:r>
              <w:fldChar w:fldCharType="end"/>
            </w:r>
          </w:p>
        </w:tc>
        <w:tc>
          <w:tcPr>
            <w:tcW w:w="1626" w:type="dxa"/>
          </w:tcPr>
          <w:p w14:paraId="19B7455E" w14:textId="133881A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12EFBB5A" w14:textId="26ECE857" w:rsidTr="00860FCB">
        <w:tc>
          <w:tcPr>
            <w:tcW w:w="1982" w:type="dxa"/>
          </w:tcPr>
          <w:p w14:paraId="2DC2B5AF" w14:textId="735165C4" w:rsidR="00860FCB" w:rsidRDefault="00860FCB" w:rsidP="0044639B">
            <w:r>
              <w:t>Tuesday</w:t>
            </w:r>
          </w:p>
        </w:tc>
        <w:tc>
          <w:tcPr>
            <w:tcW w:w="1670" w:type="dxa"/>
          </w:tcPr>
          <w:p w14:paraId="1373D5F8" w14:textId="1CF864ED" w:rsidR="00860FCB" w:rsidRDefault="00860FCB" w:rsidP="000B1D6D">
            <w:pPr>
              <w:jc w:val="left"/>
            </w:pPr>
            <w:r>
              <w:fldChar w:fldCharType="begin"/>
            </w:r>
            <w:r>
              <w:instrText xml:space="preserve"> REF _Ref435438574 \h </w:instrText>
            </w:r>
            <w:r w:rsidR="000B1D6D">
              <w:instrText xml:space="preserve"> \* MERGEFORMAT </w:instrText>
            </w:r>
            <w:r>
              <w:fldChar w:fldCharType="separate"/>
            </w:r>
            <w:r w:rsidR="000C7DE2" w:rsidRPr="00AB1781">
              <w:t>K</w:t>
            </w:r>
            <w:r w:rsidR="000C7DE2">
              <w:t>athisma 9</w:t>
            </w:r>
            <w:r>
              <w:fldChar w:fldCharType="end"/>
            </w:r>
            <w:r>
              <w:t xml:space="preserve">, </w:t>
            </w:r>
            <w:r>
              <w:fldChar w:fldCharType="begin"/>
            </w:r>
            <w:r>
              <w:instrText xml:space="preserve"> REF _Ref435438582 \h </w:instrText>
            </w:r>
            <w:r w:rsidR="000B1D6D">
              <w:instrText xml:space="preserve"> \* MERGEFORMAT </w:instrText>
            </w:r>
            <w:r>
              <w:fldChar w:fldCharType="separate"/>
            </w:r>
            <w:r w:rsidR="000C7DE2" w:rsidRPr="00AB1781">
              <w:t>K</w:t>
            </w:r>
            <w:r w:rsidR="000C7DE2">
              <w:t>athisma 10</w:t>
            </w:r>
            <w:r>
              <w:fldChar w:fldCharType="end"/>
            </w:r>
            <w:r>
              <w:t xml:space="preserve">, </w:t>
            </w:r>
            <w:r>
              <w:fldChar w:fldCharType="begin"/>
            </w:r>
            <w:r>
              <w:instrText xml:space="preserve"> REF _Ref435438587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1</w:t>
            </w:r>
            <w:r>
              <w:fldChar w:fldCharType="end"/>
            </w:r>
          </w:p>
        </w:tc>
        <w:tc>
          <w:tcPr>
            <w:tcW w:w="1897" w:type="dxa"/>
          </w:tcPr>
          <w:p w14:paraId="21C0D0D2" w14:textId="4FE08AE6" w:rsidR="00860FCB" w:rsidRDefault="00926985" w:rsidP="0044639B">
            <w:r w:rsidRPr="00926985">
              <w:fldChar w:fldCharType="begin"/>
            </w:r>
            <w:r w:rsidRPr="00926985">
              <w:instrText xml:space="preserve"> REF _Ref435990025 \h </w:instrText>
            </w:r>
            <w:r w:rsidR="000B1D6D">
              <w:instrText xml:space="preserve"> \* MERGEFORMAT </w:instrText>
            </w:r>
            <w:r w:rsidRPr="00926985">
              <w:fldChar w:fldCharType="separate"/>
            </w:r>
            <w:r w:rsidR="000C7DE2">
              <w:t>Kathisma 12</w:t>
            </w:r>
            <w:r w:rsidRPr="00926985">
              <w:fldChar w:fldCharType="end"/>
            </w:r>
          </w:p>
        </w:tc>
        <w:tc>
          <w:tcPr>
            <w:tcW w:w="1897" w:type="dxa"/>
          </w:tcPr>
          <w:p w14:paraId="7D17BE62" w14:textId="59FDFA49" w:rsidR="00860FCB" w:rsidRDefault="00860FCB" w:rsidP="0044639B">
            <w:r>
              <w:fldChar w:fldCharType="begin"/>
            </w:r>
            <w:r>
              <w:instrText xml:space="preserve"> REF _Ref435438606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3</w:t>
            </w:r>
            <w:r>
              <w:fldChar w:fldCharType="end"/>
            </w:r>
          </w:p>
        </w:tc>
        <w:tc>
          <w:tcPr>
            <w:tcW w:w="1626" w:type="dxa"/>
          </w:tcPr>
          <w:p w14:paraId="699A0621" w14:textId="7B24006F"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66B82F62" w14:textId="54EA067D" w:rsidTr="00860FCB">
        <w:tc>
          <w:tcPr>
            <w:tcW w:w="1982" w:type="dxa"/>
          </w:tcPr>
          <w:p w14:paraId="11F32804" w14:textId="14BA04F2" w:rsidR="00860FCB" w:rsidRDefault="00860FCB" w:rsidP="0044639B">
            <w:r>
              <w:t>Wednesday</w:t>
            </w:r>
          </w:p>
        </w:tc>
        <w:tc>
          <w:tcPr>
            <w:tcW w:w="1670" w:type="dxa"/>
          </w:tcPr>
          <w:p w14:paraId="1C5A6982" w14:textId="70A7AC3B" w:rsidR="00860FCB" w:rsidRDefault="00860FCB" w:rsidP="000B1D6D">
            <w:pPr>
              <w:jc w:val="left"/>
            </w:pPr>
            <w:r>
              <w:fldChar w:fldCharType="begin"/>
            </w:r>
            <w:r>
              <w:instrText xml:space="preserve"> REF _Ref435438613 \h  \* MERGEFORMAT </w:instrText>
            </w:r>
            <w:r>
              <w:fldChar w:fldCharType="separate"/>
            </w:r>
            <w:r w:rsidR="000C7DE2" w:rsidRPr="00AB1781">
              <w:t>K</w:t>
            </w:r>
            <w:r w:rsidR="000C7DE2">
              <w:t>athisma</w:t>
            </w:r>
            <w:r w:rsidR="000C7DE2" w:rsidRPr="00AB1781">
              <w:t xml:space="preserve"> 1</w:t>
            </w:r>
            <w:r w:rsidR="000C7DE2">
              <w:t>4</w:t>
            </w:r>
            <w:r>
              <w:fldChar w:fldCharType="end"/>
            </w:r>
            <w:r>
              <w:t xml:space="preserve">, </w:t>
            </w:r>
            <w:r>
              <w:fldChar w:fldCharType="begin"/>
            </w:r>
            <w:r>
              <w:instrText xml:space="preserve"> REF _Ref435438622 \h  \* MERGEFORMAT </w:instrText>
            </w:r>
            <w:r>
              <w:fldChar w:fldCharType="separate"/>
            </w:r>
            <w:r w:rsidR="000C7DE2" w:rsidRPr="00AB1781">
              <w:t>K</w:t>
            </w:r>
            <w:r w:rsidR="000C7DE2">
              <w:t>athisma</w:t>
            </w:r>
            <w:r w:rsidR="000C7DE2" w:rsidRPr="00AB1781">
              <w:t xml:space="preserve"> 1</w:t>
            </w:r>
            <w:r w:rsidR="000C7DE2">
              <w:t>5</w:t>
            </w:r>
            <w:r>
              <w:fldChar w:fldCharType="end"/>
            </w:r>
            <w:r>
              <w:t xml:space="preserve">, </w:t>
            </w:r>
            <w:r w:rsidR="00926985">
              <w:fldChar w:fldCharType="begin"/>
            </w:r>
            <w:r w:rsidR="00926985">
              <w:instrText xml:space="preserve"> REF _Ref435990041 \h </w:instrText>
            </w:r>
            <w:r w:rsidR="000B1D6D">
              <w:instrText xml:space="preserve"> \* MERGEFORMAT </w:instrText>
            </w:r>
            <w:r w:rsidR="00926985">
              <w:fldChar w:fldCharType="separate"/>
            </w:r>
            <w:r w:rsidR="000C7DE2">
              <w:t>Kathisma 16</w:t>
            </w:r>
            <w:r w:rsidR="00926985">
              <w:fldChar w:fldCharType="end"/>
            </w:r>
          </w:p>
        </w:tc>
        <w:tc>
          <w:tcPr>
            <w:tcW w:w="1897" w:type="dxa"/>
          </w:tcPr>
          <w:p w14:paraId="3852DD66" w14:textId="7A1E3D12" w:rsidR="00860FCB" w:rsidRDefault="00860FCB" w:rsidP="0044639B">
            <w:r>
              <w:fldChar w:fldCharType="begin"/>
            </w:r>
            <w:r>
              <w:instrText xml:space="preserve"> REF _Ref435438658 \h </w:instrText>
            </w:r>
            <w:r w:rsidR="000B1D6D">
              <w:instrText xml:space="preserve"> \* MERGEFORMAT </w:instrText>
            </w:r>
            <w:r>
              <w:fldChar w:fldCharType="separate"/>
            </w:r>
            <w:r w:rsidR="000C7DE2" w:rsidRPr="00AB1781">
              <w:t>K</w:t>
            </w:r>
            <w:r w:rsidR="000C7DE2">
              <w:t>athisma</w:t>
            </w:r>
            <w:r w:rsidR="000C7DE2" w:rsidRPr="00AB1781">
              <w:t xml:space="preserve"> 1</w:t>
            </w:r>
            <w:r w:rsidR="000C7DE2">
              <w:t>9</w:t>
            </w:r>
            <w:r>
              <w:fldChar w:fldCharType="end"/>
            </w:r>
          </w:p>
        </w:tc>
        <w:tc>
          <w:tcPr>
            <w:tcW w:w="1897" w:type="dxa"/>
          </w:tcPr>
          <w:p w14:paraId="5E045184" w14:textId="34B4CEBF" w:rsidR="00860FCB" w:rsidRDefault="00860FCB" w:rsidP="0044639B">
            <w:r>
              <w:fldChar w:fldCharType="begin"/>
            </w:r>
            <w:r>
              <w:instrText xml:space="preserve"> REF _Ref435438665 \h </w:instrText>
            </w:r>
            <w:r w:rsidR="000B1D6D">
              <w:instrText xml:space="preserve"> \* MERGEFORMAT </w:instrText>
            </w:r>
            <w:r>
              <w:fldChar w:fldCharType="separate"/>
            </w:r>
            <w:r w:rsidR="000C7DE2" w:rsidRPr="00AB1781">
              <w:t>K</w:t>
            </w:r>
            <w:r w:rsidR="000C7DE2">
              <w:t>athisma 20</w:t>
            </w:r>
            <w:r>
              <w:fldChar w:fldCharType="end"/>
            </w:r>
          </w:p>
        </w:tc>
        <w:tc>
          <w:tcPr>
            <w:tcW w:w="1626" w:type="dxa"/>
          </w:tcPr>
          <w:p w14:paraId="3107D5D5" w14:textId="236352E3" w:rsidR="00860FCB" w:rsidRDefault="00926985" w:rsidP="0044639B">
            <w:r>
              <w:fldChar w:fldCharType="begin"/>
            </w:r>
            <w:r>
              <w:instrText xml:space="preserve"> REF _Ref435990063 \h </w:instrText>
            </w:r>
            <w:r w:rsidR="000B1D6D">
              <w:instrText xml:space="preserve"> \* MERGEFORMAT </w:instrText>
            </w:r>
            <w:r>
              <w:fldChar w:fldCharType="separate"/>
            </w:r>
            <w:r w:rsidR="000C7DE2">
              <w:t>Kathisma 18</w:t>
            </w:r>
            <w:r>
              <w:fldChar w:fldCharType="end"/>
            </w:r>
          </w:p>
        </w:tc>
      </w:tr>
      <w:tr w:rsidR="00860FCB" w14:paraId="2DC2CAB0" w14:textId="14A31FDA" w:rsidTr="00860FCB">
        <w:tc>
          <w:tcPr>
            <w:tcW w:w="1982" w:type="dxa"/>
          </w:tcPr>
          <w:p w14:paraId="0B47F670" w14:textId="24E67E42" w:rsidR="00860FCB" w:rsidRDefault="00860FCB" w:rsidP="0044639B">
            <w:r>
              <w:t>Saturday</w:t>
            </w:r>
          </w:p>
        </w:tc>
        <w:tc>
          <w:tcPr>
            <w:tcW w:w="1670" w:type="dxa"/>
          </w:tcPr>
          <w:p w14:paraId="1AA8DE77" w14:textId="39A3B9EF" w:rsidR="00860FCB" w:rsidRDefault="00926985" w:rsidP="000B1D6D">
            <w:pPr>
              <w:jc w:val="left"/>
            </w:pPr>
            <w:r>
              <w:fldChar w:fldCharType="begin"/>
            </w:r>
            <w:r>
              <w:instrText xml:space="preserve"> REF _Ref435990010 \h </w:instrText>
            </w:r>
            <w:r w:rsidR="000B1D6D">
              <w:instrText xml:space="preserve"> \* MERGEFORMAT </w:instrText>
            </w:r>
            <w:r>
              <w:fldChar w:fldCharType="separate"/>
            </w:r>
            <w:r w:rsidR="000C7DE2">
              <w:t>Kathisma 7</w:t>
            </w:r>
            <w:r>
              <w:fldChar w:fldCharType="end"/>
            </w:r>
          </w:p>
        </w:tc>
        <w:tc>
          <w:tcPr>
            <w:tcW w:w="1897" w:type="dxa"/>
          </w:tcPr>
          <w:p w14:paraId="62C5E5ED" w14:textId="538E7199" w:rsidR="00860FCB" w:rsidRDefault="00860FCB" w:rsidP="0044639B"/>
        </w:tc>
        <w:tc>
          <w:tcPr>
            <w:tcW w:w="1897" w:type="dxa"/>
          </w:tcPr>
          <w:p w14:paraId="5D129AA0" w14:textId="77777777" w:rsidR="00860FCB" w:rsidRDefault="00860FCB" w:rsidP="0044639B"/>
        </w:tc>
        <w:tc>
          <w:tcPr>
            <w:tcW w:w="1626" w:type="dxa"/>
          </w:tcPr>
          <w:p w14:paraId="5109AF02" w14:textId="77777777" w:rsidR="00860FCB" w:rsidRDefault="00860FCB" w:rsidP="0044639B"/>
        </w:tc>
      </w:tr>
    </w:tbl>
    <w:p w14:paraId="10EE1616" w14:textId="78B2D664" w:rsidR="0023608C" w:rsidRDefault="00860FCB" w:rsidP="0044639B">
      <w:r>
        <w:t>In the Coptic Rite, each Psalm in the Hours is concluded with “Alleluia.”</w:t>
      </w:r>
    </w:p>
    <w:p w14:paraId="7FD7C47E" w14:textId="15EC97AC" w:rsidR="00860FCB" w:rsidRDefault="00860FCB" w:rsidP="0044639B">
      <w:r>
        <w:t xml:space="preserve">In the Byzantine rite, </w:t>
      </w:r>
      <w:r w:rsidR="00F933DE">
        <w:t xml:space="preserve">each Kathisma is divided into three sections, each of which is concluded by, </w:t>
      </w:r>
    </w:p>
    <w:p w14:paraId="5E71A54F" w14:textId="77777777" w:rsidR="00F933DE" w:rsidRDefault="00F933DE" w:rsidP="00F933DE">
      <w:r>
        <w:t>Glory to the Father, and to the Son, and to the Holy Spirit,</w:t>
      </w:r>
    </w:p>
    <w:p w14:paraId="48DFA416" w14:textId="77777777" w:rsidR="00F933DE" w:rsidRDefault="00F933DE" w:rsidP="00F933DE">
      <w:r>
        <w:tab/>
        <w:t>now and ever, and to the ages of ages. Amen.</w:t>
      </w:r>
    </w:p>
    <w:p w14:paraId="46A6B868" w14:textId="5B972F7E" w:rsidR="00F933DE" w:rsidRDefault="00F933DE" w:rsidP="00F933DE">
      <w:r>
        <w:tab/>
        <w:t xml:space="preserve">Alleluia. Alleluia. Alleluia. Glory to </w:t>
      </w:r>
      <w:r w:rsidR="009800DB">
        <w:t>You</w:t>
      </w:r>
      <w:r>
        <w:t>, O God.</w:t>
      </w:r>
    </w:p>
    <w:p w14:paraId="04FD5483" w14:textId="37DF8E86" w:rsidR="00F933DE" w:rsidRDefault="00F933DE" w:rsidP="00F933DE">
      <w:r>
        <w:tab/>
        <w:t xml:space="preserve">Alleluia. Alleluia. Alleluia. Glory to </w:t>
      </w:r>
      <w:r w:rsidR="009800DB">
        <w:t>You</w:t>
      </w:r>
      <w:r>
        <w:t>, O God.</w:t>
      </w:r>
    </w:p>
    <w:p w14:paraId="059FDA32" w14:textId="58E54221" w:rsidR="00F933DE" w:rsidRDefault="00F933DE" w:rsidP="00F933DE">
      <w:r>
        <w:tab/>
        <w:t xml:space="preserve">Alleluia. Alleluia. Alleluia. Glory to </w:t>
      </w:r>
      <w:r w:rsidR="009800DB">
        <w:t>You</w:t>
      </w:r>
      <w:r>
        <w:t>, O God.</w:t>
      </w:r>
    </w:p>
    <w:p w14:paraId="608250E8" w14:textId="77777777" w:rsidR="00F933DE" w:rsidRDefault="00F933DE" w:rsidP="00F933DE">
      <w:r>
        <w:tab/>
        <w:t>Lord, have mercy. Lord, have mercy. Lord, have mercy.</w:t>
      </w:r>
    </w:p>
    <w:p w14:paraId="0266BC96" w14:textId="77777777" w:rsidR="00F933DE" w:rsidRDefault="00F933DE" w:rsidP="00F933DE">
      <w:r>
        <w:tab/>
        <w:t>Glory to the Father, and to the Son, and to the Holy Spirit,</w:t>
      </w:r>
    </w:p>
    <w:p w14:paraId="740C27D2" w14:textId="0D12352E" w:rsidR="002F2287" w:rsidRDefault="00F933DE" w:rsidP="00336170">
      <w:r>
        <w:tab/>
        <w:t>now and ever, and to the ages of ages. Amen.</w:t>
      </w:r>
      <w:bookmarkStart w:id="224" w:name="_Ref436249665"/>
      <w:bookmarkStart w:id="225" w:name="_Ref435989970"/>
      <w:r w:rsidR="002F2287">
        <w:br w:type="page"/>
      </w:r>
      <w:bookmarkEnd w:id="224"/>
    </w:p>
    <w:p w14:paraId="2F3CFB28" w14:textId="23DA9205" w:rsidR="00D44900" w:rsidRDefault="00D44900" w:rsidP="00D44900">
      <w:pPr>
        <w:pStyle w:val="Heading2"/>
      </w:pPr>
      <w:bookmarkStart w:id="226" w:name="_Toc448696627"/>
      <w:r>
        <w:lastRenderedPageBreak/>
        <w:t>The Psalms</w:t>
      </w:r>
      <w:bookmarkEnd w:id="226"/>
    </w:p>
    <w:p w14:paraId="5D1E6FC7" w14:textId="06BF4D7B" w:rsidR="003A7286" w:rsidRDefault="003A7286" w:rsidP="003A7286">
      <w:pPr>
        <w:pStyle w:val="Heading3"/>
      </w:pPr>
      <w:bookmarkStart w:id="227" w:name="_Ref439535283"/>
      <w:r>
        <w:t>Kathisma 1</w:t>
      </w:r>
      <w:bookmarkEnd w:id="225"/>
      <w:bookmarkEnd w:id="227"/>
    </w:p>
    <w:p w14:paraId="692CF34C" w14:textId="3726214B" w:rsidR="00B73F37" w:rsidRPr="00B73F37" w:rsidRDefault="00B73F37" w:rsidP="00B73F37">
      <w:pPr>
        <w:pStyle w:val="Rubric"/>
      </w:pPr>
      <w:r>
        <w:t>Book I of the Psalms (Psalms 1 – 40) begins here.</w:t>
      </w:r>
    </w:p>
    <w:p w14:paraId="194C0DDC" w14:textId="04112EBD" w:rsidR="00980D99" w:rsidRDefault="00980D99" w:rsidP="00BF0205">
      <w:pPr>
        <w:pStyle w:val="Heading4"/>
      </w:pPr>
      <w:bookmarkStart w:id="228" w:name="_Ref412098127"/>
      <w:r>
        <w:t xml:space="preserve">Psalm 1: </w:t>
      </w:r>
      <w:r w:rsidR="005A728E">
        <w:t>“</w:t>
      </w:r>
      <w:r>
        <w:t>Blessed is the ma</w:t>
      </w:r>
      <w:r w:rsidR="00F017CA">
        <w:t>n”</w:t>
      </w:r>
      <w:bookmarkEnd w:id="228"/>
    </w:p>
    <w:p w14:paraId="15BC72C9" w14:textId="77777777" w:rsidR="00980D99" w:rsidRDefault="00980D99" w:rsidP="00E54261">
      <w:pPr>
        <w:jc w:val="center"/>
        <w:rPr>
          <w:b/>
        </w:rPr>
      </w:pPr>
      <w:r w:rsidRPr="00E54261">
        <w:rPr>
          <w:b/>
        </w:rPr>
        <w:t>The Two Ways: Tree or Dust</w:t>
      </w:r>
    </w:p>
    <w:p w14:paraId="798C55E5" w14:textId="128AB181" w:rsidR="00091E79" w:rsidRPr="00E54261" w:rsidRDefault="00F14AA6" w:rsidP="00091E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rsidR="00091E79">
        <w:t>. Reserved for the Presbyter if present.</w:t>
      </w:r>
    </w:p>
    <w:p w14:paraId="17C819F8" w14:textId="77777777" w:rsidR="00091E79" w:rsidRPr="00980D99" w:rsidRDefault="00980D99" w:rsidP="00AC2F2D">
      <w:pPr>
        <w:pStyle w:val="EnglishHangNoCoptic"/>
      </w:pPr>
      <w:r w:rsidRPr="00980D99">
        <w:t xml:space="preserve">1 </w:t>
      </w:r>
      <w:r w:rsidR="00091E79" w:rsidRPr="00980D99">
        <w:t>Blessed is the man</w:t>
      </w:r>
    </w:p>
    <w:p w14:paraId="72990898" w14:textId="77777777" w:rsidR="00091E79" w:rsidRPr="00980D99" w:rsidRDefault="00091E79" w:rsidP="00AC2F2D">
      <w:pPr>
        <w:pStyle w:val="EnglishHangNoCoptic"/>
      </w:pPr>
      <w:r w:rsidRPr="00980D99">
        <w:tab/>
      </w:r>
      <w:r>
        <w:t>who has not walked in the counsel of the ungodly</w:t>
      </w:r>
      <w:r w:rsidRPr="00980D99">
        <w:t>,</w:t>
      </w:r>
    </w:p>
    <w:p w14:paraId="73EBB6B0" w14:textId="44CAB55D" w:rsidR="00091E79" w:rsidRPr="00980D99" w:rsidRDefault="00091E79" w:rsidP="00AC2F2D">
      <w:pPr>
        <w:pStyle w:val="EnglishHangNoCoptic"/>
      </w:pPr>
      <w:r w:rsidRPr="00980D99">
        <w:tab/>
      </w:r>
      <w:r w:rsidR="00FA1244">
        <w:t>nor</w:t>
      </w:r>
      <w:r w:rsidRPr="00980D99">
        <w:t xml:space="preserve"> </w:t>
      </w:r>
      <w:r w:rsidR="00FA1244">
        <w:t>stands</w:t>
      </w:r>
      <w:r w:rsidRPr="00980D99">
        <w:t xml:space="preserve"> in the way of sinners,</w:t>
      </w:r>
    </w:p>
    <w:p w14:paraId="34CC675D" w14:textId="52A3794C" w:rsidR="00980D99" w:rsidRPr="00980D99" w:rsidRDefault="00091E79" w:rsidP="00091E79">
      <w:pPr>
        <w:pStyle w:val="EnglishHangEndNoCoptic"/>
      </w:pPr>
      <w:r w:rsidRPr="00980D99">
        <w:tab/>
        <w:t xml:space="preserve">nor sits in the </w:t>
      </w:r>
      <w:r w:rsidR="00FA1244">
        <w:t>seat of the pestilent;</w:t>
      </w:r>
    </w:p>
    <w:p w14:paraId="20A62424" w14:textId="66E0FF6B" w:rsidR="00980D99" w:rsidRPr="00980D99" w:rsidRDefault="00980D99" w:rsidP="00AC2F2D">
      <w:pPr>
        <w:pStyle w:val="EnglishHangNoCoptic"/>
      </w:pPr>
      <w:r w:rsidRPr="00980D99">
        <w:t xml:space="preserve">2 </w:t>
      </w:r>
      <w:r w:rsidR="00FA1244">
        <w:t>Rather, his</w:t>
      </w:r>
      <w:r w:rsidRPr="00980D99">
        <w:t xml:space="preserve"> </w:t>
      </w:r>
      <w:r w:rsidR="00FA1244">
        <w:t>will</w:t>
      </w:r>
      <w:r w:rsidRPr="00980D99">
        <w:t xml:space="preserve"> is in the law of the Lord,</w:t>
      </w:r>
    </w:p>
    <w:p w14:paraId="20C54C40" w14:textId="1AEB48CC" w:rsidR="00980D99" w:rsidRPr="00980D99" w:rsidRDefault="00980D99" w:rsidP="00980D99">
      <w:pPr>
        <w:pStyle w:val="EnglishHangEndNoCoptic"/>
      </w:pPr>
      <w:r w:rsidRPr="00980D99">
        <w:tab/>
        <w:t xml:space="preserve">and </w:t>
      </w:r>
      <w:r w:rsidR="00FA1244">
        <w:t xml:space="preserve">he meditates </w:t>
      </w:r>
      <w:r w:rsidRPr="00980D99">
        <w:t>on His law day and night.</w:t>
      </w:r>
    </w:p>
    <w:p w14:paraId="4C0AFE8D" w14:textId="370F905E" w:rsidR="00980D99" w:rsidRPr="00980D99" w:rsidRDefault="00980D99" w:rsidP="00AC2F2D">
      <w:pPr>
        <w:pStyle w:val="EnglishHangNoCoptic"/>
      </w:pPr>
      <w:r w:rsidRPr="00980D99">
        <w:t xml:space="preserve">3 He </w:t>
      </w:r>
      <w:r w:rsidR="00FA1244">
        <w:t>will be</w:t>
      </w:r>
      <w:r w:rsidRPr="00980D99">
        <w:t xml:space="preserve"> like a tree that is planted</w:t>
      </w:r>
    </w:p>
    <w:p w14:paraId="5CD4561D" w14:textId="4A70A885" w:rsidR="00980D99" w:rsidRPr="00980D99" w:rsidRDefault="00980D99" w:rsidP="00AC2F2D">
      <w:pPr>
        <w:pStyle w:val="EnglishHangNoCoptic"/>
      </w:pPr>
      <w:r w:rsidRPr="00980D99">
        <w:tab/>
      </w:r>
      <w:r w:rsidR="00FA1244">
        <w:t>by</w:t>
      </w:r>
      <w:r w:rsidRPr="00980D99">
        <w:t xml:space="preserve"> </w:t>
      </w:r>
      <w:r w:rsidR="00FA1244">
        <w:t>streams of</w:t>
      </w:r>
      <w:r w:rsidRPr="00980D99">
        <w:t xml:space="preserve"> waters,</w:t>
      </w:r>
    </w:p>
    <w:p w14:paraId="58F89024" w14:textId="62399B85" w:rsidR="00980D99" w:rsidRPr="00980D99" w:rsidRDefault="00980D99" w:rsidP="00AC2F2D">
      <w:pPr>
        <w:pStyle w:val="EnglishHangNoCoptic"/>
      </w:pPr>
      <w:r w:rsidRPr="00980D99">
        <w:tab/>
      </w:r>
      <w:r w:rsidR="00FA1244">
        <w:t>which</w:t>
      </w:r>
      <w:r w:rsidRPr="00980D99">
        <w:t xml:space="preserve"> </w:t>
      </w:r>
      <w:r w:rsidR="00FA1244">
        <w:t>will yield</w:t>
      </w:r>
      <w:r w:rsidRPr="00980D99">
        <w:t xml:space="preserve"> its fruit in due season</w:t>
      </w:r>
      <w:r w:rsidR="00091E79">
        <w:t>,</w:t>
      </w:r>
    </w:p>
    <w:p w14:paraId="52BEADB6" w14:textId="32A5AFD8" w:rsidR="00980D99" w:rsidRPr="00980D99" w:rsidRDefault="00980D99" w:rsidP="00AC2F2D">
      <w:pPr>
        <w:pStyle w:val="EnglishHangNoCoptic"/>
      </w:pPr>
      <w:r w:rsidRPr="00980D99">
        <w:tab/>
        <w:t xml:space="preserve">and </w:t>
      </w:r>
      <w:r w:rsidR="00FA1244">
        <w:t>his leaf</w:t>
      </w:r>
      <w:r w:rsidRPr="00980D99">
        <w:t xml:space="preserve"> </w:t>
      </w:r>
      <w:r w:rsidR="00FA1244">
        <w:t>will</w:t>
      </w:r>
      <w:r w:rsidRPr="00980D99">
        <w:t xml:space="preserve"> not fall</w:t>
      </w:r>
      <w:r w:rsidR="00FA1244">
        <w:t xml:space="preserve"> off,</w:t>
      </w:r>
    </w:p>
    <w:p w14:paraId="7951D056" w14:textId="63834C88" w:rsidR="00AC2F2D" w:rsidRPr="00980D99" w:rsidRDefault="00980D99" w:rsidP="00AC2F2D">
      <w:pPr>
        <w:pStyle w:val="EnglishHangEndNoCoptic"/>
      </w:pPr>
      <w:r w:rsidRPr="00980D99">
        <w:tab/>
        <w:t xml:space="preserve">and all that he does </w:t>
      </w:r>
      <w:r w:rsidR="00FA1244">
        <w:t>will prosper</w:t>
      </w:r>
      <w:r w:rsidRPr="00980D99">
        <w:t>.</w:t>
      </w:r>
    </w:p>
    <w:p w14:paraId="40574373" w14:textId="5FDDDCAB" w:rsidR="00980D99" w:rsidRPr="00980D99" w:rsidRDefault="00980D99" w:rsidP="00AC2F2D">
      <w:pPr>
        <w:pStyle w:val="EnglishHangNoCoptic"/>
      </w:pPr>
      <w:r w:rsidRPr="00980D99">
        <w:t xml:space="preserve">4 </w:t>
      </w:r>
      <w:r w:rsidR="00FA1244">
        <w:t>The ungodly are n</w:t>
      </w:r>
      <w:r w:rsidRPr="00980D99">
        <w:t>ot so!</w:t>
      </w:r>
    </w:p>
    <w:p w14:paraId="6EC36186" w14:textId="183B39AB" w:rsidR="00980D99" w:rsidRPr="00980D99" w:rsidRDefault="00980D99" w:rsidP="00AC2F2D">
      <w:pPr>
        <w:pStyle w:val="EnglishHangNoCoptic"/>
      </w:pPr>
      <w:r w:rsidRPr="00980D99">
        <w:tab/>
        <w:t xml:space="preserve">No, they are like </w:t>
      </w:r>
      <w:r w:rsidR="00FA1244">
        <w:t xml:space="preserve">the </w:t>
      </w:r>
      <w:r w:rsidRPr="00980D99">
        <w:t>dust</w:t>
      </w:r>
    </w:p>
    <w:p w14:paraId="58814E36" w14:textId="0D5570BB" w:rsidR="00980D99" w:rsidRPr="00980D99" w:rsidRDefault="00980D99" w:rsidP="00980D99">
      <w:pPr>
        <w:pStyle w:val="EnglishHangEndNoCoptic"/>
      </w:pPr>
      <w:r w:rsidRPr="00980D99">
        <w:tab/>
      </w:r>
      <w:r w:rsidR="00FA1244">
        <w:t xml:space="preserve">that </w:t>
      </w:r>
      <w:r w:rsidRPr="00980D99">
        <w:t xml:space="preserve">the wind </w:t>
      </w:r>
      <w:r w:rsidR="00FA1244">
        <w:t>drives</w:t>
      </w:r>
      <w:r w:rsidRPr="00980D99">
        <w:t xml:space="preserve"> from the face of the earth.</w:t>
      </w:r>
    </w:p>
    <w:p w14:paraId="73A24342" w14:textId="16BA2AC2" w:rsidR="00980D99" w:rsidRPr="00980D99" w:rsidRDefault="00980D99" w:rsidP="00AC2F2D">
      <w:pPr>
        <w:pStyle w:val="EnglishHangNoCoptic"/>
      </w:pPr>
      <w:r w:rsidRPr="00980D99">
        <w:t xml:space="preserve">5 </w:t>
      </w:r>
      <w:r w:rsidR="00FA1244">
        <w:t>Therefore</w:t>
      </w:r>
      <w:r w:rsidRPr="00980D99">
        <w:t xml:space="preserve"> the </w:t>
      </w:r>
      <w:r w:rsidR="00FA1244">
        <w:t>ungodly</w:t>
      </w:r>
      <w:r w:rsidRPr="00980D99">
        <w:t xml:space="preserve"> will not rise </w:t>
      </w:r>
      <w:r w:rsidR="00FA1244">
        <w:t>up in</w:t>
      </w:r>
      <w:r w:rsidRPr="00980D99">
        <w:t xml:space="preserve"> the judgment,</w:t>
      </w:r>
    </w:p>
    <w:p w14:paraId="32FB2C6B" w14:textId="05C22AAE" w:rsidR="00980D99" w:rsidRPr="00980D99" w:rsidRDefault="00980D99" w:rsidP="00980D99">
      <w:pPr>
        <w:pStyle w:val="EnglishHangEndNoCoptic"/>
      </w:pPr>
      <w:r w:rsidRPr="00980D99">
        <w:tab/>
        <w:t xml:space="preserve">nor sinners at the </w:t>
      </w:r>
      <w:r w:rsidR="00FA1244">
        <w:t>counsel of the righteous,</w:t>
      </w:r>
    </w:p>
    <w:p w14:paraId="68E3DF02" w14:textId="25B9D452" w:rsidR="00980D99" w:rsidRPr="00980D99" w:rsidRDefault="00FA1244" w:rsidP="00AC2F2D">
      <w:pPr>
        <w:pStyle w:val="EnglishHangNoCoptic"/>
      </w:pPr>
      <w:r>
        <w:t>6 f</w:t>
      </w:r>
      <w:r w:rsidR="00980D99" w:rsidRPr="00980D99">
        <w:t>or the Lord knows the way of the righteous,</w:t>
      </w:r>
      <w:r w:rsidR="00980D99" w:rsidRPr="00980D99">
        <w:rPr>
          <w:rStyle w:val="FootnoteReference"/>
        </w:rPr>
        <w:footnoteReference w:id="25"/>
      </w:r>
    </w:p>
    <w:p w14:paraId="08EF3D47" w14:textId="01EEF710" w:rsidR="00980D99" w:rsidRDefault="00980D99" w:rsidP="00F35AEA">
      <w:pPr>
        <w:pStyle w:val="EnglishHangEndNoCoptic"/>
      </w:pPr>
      <w:r w:rsidRPr="00980D99">
        <w:tab/>
        <w:t xml:space="preserve">but the way of the </w:t>
      </w:r>
      <w:r w:rsidR="00FA1244">
        <w:t>ungodly</w:t>
      </w:r>
      <w:r w:rsidRPr="00980D99">
        <w:t xml:space="preserve"> </w:t>
      </w:r>
      <w:r w:rsidR="00FA1244">
        <w:t>will perish</w:t>
      </w:r>
      <w:r w:rsidRPr="00980D99">
        <w:t>.</w:t>
      </w:r>
    </w:p>
    <w:p w14:paraId="54C5D7C7" w14:textId="40CD0FB5" w:rsidR="00B84AC6" w:rsidRPr="00980D99"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_Ref412098168 \h </w:instrText>
      </w:r>
      <w:r>
        <w:fldChar w:fldCharType="separate"/>
      </w:r>
      <w:r w:rsidR="000C7DE2">
        <w:t>Psalm</w:t>
      </w:r>
      <w:r w:rsidR="000C7DE2" w:rsidRPr="00AB1781">
        <w:t xml:space="preserve"> 2</w:t>
      </w:r>
      <w:r w:rsidR="000C7DE2">
        <w:t>: “Why do the nations rage”</w:t>
      </w:r>
      <w:r>
        <w:fldChar w:fldCharType="end"/>
      </w:r>
      <w:r>
        <w:t xml:space="preserve">, on page </w:t>
      </w:r>
      <w:r>
        <w:fldChar w:fldCharType="begin"/>
      </w:r>
      <w:r>
        <w:instrText xml:space="preserve"> PAGEREF _Ref412098168 \h </w:instrText>
      </w:r>
      <w:r>
        <w:fldChar w:fldCharType="separate"/>
      </w:r>
      <w:r w:rsidR="000C7DE2">
        <w:rPr>
          <w:noProof/>
        </w:rPr>
        <w:t>85</w:t>
      </w:r>
      <w:r>
        <w:fldChar w:fldCharType="end"/>
      </w:r>
      <w:r>
        <w:t>.</w:t>
      </w:r>
    </w:p>
    <w:p w14:paraId="5D0E6F55" w14:textId="63E886AD" w:rsidR="00E54261" w:rsidRPr="009C1C97" w:rsidRDefault="009C1C97" w:rsidP="00BF0205">
      <w:pPr>
        <w:pStyle w:val="Heading4"/>
      </w:pPr>
      <w:bookmarkStart w:id="229" w:name="_Ref412098168"/>
      <w:r>
        <w:t>Psalm</w:t>
      </w:r>
      <w:r w:rsidR="00E54261" w:rsidRPr="00AB1781">
        <w:t xml:space="preserve"> 2</w:t>
      </w:r>
      <w:r>
        <w:t xml:space="preserve">: </w:t>
      </w:r>
      <w:r w:rsidR="005A728E">
        <w:t>“</w:t>
      </w:r>
      <w:r>
        <w:t>Why do the nations rag</w:t>
      </w:r>
      <w:r w:rsidR="00F017CA">
        <w:t>e”</w:t>
      </w:r>
      <w:bookmarkEnd w:id="229"/>
    </w:p>
    <w:p w14:paraId="0DD205F8" w14:textId="77777777" w:rsidR="00E54261" w:rsidRDefault="00E54261" w:rsidP="007A1A59">
      <w:pPr>
        <w:jc w:val="center"/>
        <w:rPr>
          <w:b/>
        </w:rPr>
      </w:pPr>
      <w:r w:rsidRPr="007A1A59">
        <w:rPr>
          <w:b/>
        </w:rPr>
        <w:t>The Messianic Drama: Warnings to Rulers and Nations</w:t>
      </w:r>
    </w:p>
    <w:p w14:paraId="4D3BB8C2" w14:textId="5F2454C5" w:rsidR="00F14AA6" w:rsidRPr="007A1A59" w:rsidRDefault="00F14AA6" w:rsidP="00F14AA6">
      <w:pPr>
        <w:pStyle w:val="Rubric"/>
        <w:rPr>
          <w:b/>
        </w:rPr>
      </w:pPr>
      <w:r>
        <w:lastRenderedPageBreak/>
        <w:fldChar w:fldCharType="begin"/>
      </w:r>
      <w:r>
        <w:instrText xml:space="preserve"> REF _Ref434575533 \h  \* MERGEFORMAT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072BD720" w14:textId="77777777" w:rsidR="00E54261" w:rsidRPr="00AB1781" w:rsidRDefault="00E54261" w:rsidP="009C1C97">
      <w:pPr>
        <w:pStyle w:val="EnglishHangNoCoptic"/>
      </w:pPr>
      <w:r w:rsidRPr="00AB1781">
        <w:t>1 Why do the nations rage,</w:t>
      </w:r>
    </w:p>
    <w:p w14:paraId="37E8A8A3" w14:textId="336B68BC" w:rsidR="00E54261" w:rsidRPr="00AB1781" w:rsidRDefault="00E54261" w:rsidP="009C1C97">
      <w:pPr>
        <w:pStyle w:val="EnglishHangEndNoCoptic"/>
      </w:pPr>
      <w:r w:rsidRPr="00AB1781">
        <w:tab/>
        <w:t xml:space="preserve">and the peoples </w:t>
      </w:r>
      <w:r w:rsidR="00FA1244">
        <w:t>meditate on</w:t>
      </w:r>
      <w:r w:rsidRPr="00AB1781">
        <w:t xml:space="preserve"> vain </w:t>
      </w:r>
      <w:r w:rsidR="00FA1244">
        <w:t>things</w:t>
      </w:r>
      <w:r w:rsidRPr="00AB1781">
        <w:t>?</w:t>
      </w:r>
      <w:r w:rsidRPr="00AB1781">
        <w:rPr>
          <w:rStyle w:val="FootnoteReference"/>
        </w:rPr>
        <w:footnoteReference w:id="26"/>
      </w:r>
    </w:p>
    <w:p w14:paraId="739A5006" w14:textId="4206A9BB" w:rsidR="00E54261" w:rsidRPr="00AB1781" w:rsidRDefault="00E54261" w:rsidP="009C1C97">
      <w:pPr>
        <w:pStyle w:val="EnglishHangNoCoptic"/>
      </w:pPr>
      <w:r w:rsidRPr="00AB1781">
        <w:t xml:space="preserve">2 The kings of the earth </w:t>
      </w:r>
      <w:r w:rsidR="00FA1244">
        <w:t>made</w:t>
      </w:r>
      <w:r w:rsidRPr="00AB1781">
        <w:t xml:space="preserve"> their stand</w:t>
      </w:r>
    </w:p>
    <w:p w14:paraId="01FCFC15" w14:textId="57A5D2FD" w:rsidR="00E54261" w:rsidRPr="00AB1781" w:rsidRDefault="00E54261" w:rsidP="009C1C97">
      <w:pPr>
        <w:pStyle w:val="EnglishHangNoCoptic"/>
      </w:pPr>
      <w:r w:rsidRPr="00AB1781">
        <w:tab/>
        <w:t xml:space="preserve">and </w:t>
      </w:r>
      <w:r w:rsidR="00FA1244">
        <w:t>the</w:t>
      </w:r>
      <w:r w:rsidRPr="00AB1781">
        <w:t xml:space="preserve"> rulers </w:t>
      </w:r>
      <w:r w:rsidR="00FA1244">
        <w:t>gathered</w:t>
      </w:r>
      <w:r w:rsidRPr="00AB1781">
        <w:t xml:space="preserve"> together</w:t>
      </w:r>
    </w:p>
    <w:p w14:paraId="615F5585" w14:textId="42802FE2" w:rsidR="00E54261" w:rsidRPr="00AB1781" w:rsidRDefault="00E54261" w:rsidP="009C1C97">
      <w:pPr>
        <w:pStyle w:val="EnglishHangEndNoCoptic"/>
      </w:pPr>
      <w:r w:rsidRPr="00AB1781">
        <w:tab/>
        <w:t xml:space="preserve">against </w:t>
      </w:r>
      <w:r w:rsidR="006D65F6">
        <w:t>the Lord and against His Christ, [saying,]</w:t>
      </w:r>
    </w:p>
    <w:p w14:paraId="2160A962" w14:textId="77777777" w:rsidR="00E54261" w:rsidRPr="00AB1781" w:rsidRDefault="0019410A" w:rsidP="009C1C97">
      <w:pPr>
        <w:pStyle w:val="EnglishHangNoCoptic"/>
      </w:pPr>
      <w:r>
        <w:t>3 “</w:t>
      </w:r>
      <w:r w:rsidR="00E54261" w:rsidRPr="00AB1781">
        <w:t>Let us break their bonds asunder</w:t>
      </w:r>
    </w:p>
    <w:p w14:paraId="144EEBD2" w14:textId="7BB9C258" w:rsidR="00E54261" w:rsidRPr="009C1C97" w:rsidRDefault="00E54261" w:rsidP="009C1C97">
      <w:pPr>
        <w:pStyle w:val="EnglishHangEndNoCoptic"/>
      </w:pPr>
      <w:r w:rsidRPr="00AB1781">
        <w:tab/>
        <w:t>an</w:t>
      </w:r>
      <w:r w:rsidR="0019410A">
        <w:t xml:space="preserve">d </w:t>
      </w:r>
      <w:r w:rsidR="006D65F6">
        <w:t>cast</w:t>
      </w:r>
      <w:r w:rsidR="0019410A">
        <w:t xml:space="preserve"> </w:t>
      </w:r>
      <w:r w:rsidR="006D65F6">
        <w:t>away</w:t>
      </w:r>
      <w:r w:rsidR="0019410A">
        <w:t xml:space="preserve"> their yoke from us.”</w:t>
      </w:r>
    </w:p>
    <w:p w14:paraId="32B99B40" w14:textId="7BA4B8F3" w:rsidR="00E54261" w:rsidRPr="00AB1781" w:rsidRDefault="00E54261" w:rsidP="009C1C97">
      <w:pPr>
        <w:pStyle w:val="EnglishHangNoCoptic"/>
      </w:pPr>
      <w:r w:rsidRPr="00AB1781">
        <w:t xml:space="preserve">4 He Who dwells in </w:t>
      </w:r>
      <w:r w:rsidR="006D65F6">
        <w:t xml:space="preserve">the </w:t>
      </w:r>
      <w:r w:rsidRPr="00AB1781">
        <w:t>heaven</w:t>
      </w:r>
      <w:r w:rsidR="006D65F6">
        <w:t>s</w:t>
      </w:r>
      <w:r w:rsidRPr="00AB1781">
        <w:t xml:space="preserve"> will laugh at them;</w:t>
      </w:r>
    </w:p>
    <w:p w14:paraId="1585B66D" w14:textId="77777777" w:rsidR="00E54261" w:rsidRPr="00AB1781" w:rsidRDefault="00E54261" w:rsidP="009C1C97">
      <w:pPr>
        <w:pStyle w:val="EnglishHangNoCoptic"/>
      </w:pPr>
      <w:r w:rsidRPr="00AB1781">
        <w:tab/>
        <w:t xml:space="preserve">the Lord will </w:t>
      </w:r>
      <w:r w:rsidR="0019410A">
        <w:t>mock them</w:t>
      </w:r>
      <w:r w:rsidRPr="00AB1781">
        <w:t>.</w:t>
      </w:r>
    </w:p>
    <w:p w14:paraId="45B434B6" w14:textId="77777777" w:rsidR="00E54261" w:rsidRPr="00AB1781" w:rsidRDefault="00E54261" w:rsidP="009C1C97">
      <w:pPr>
        <w:pStyle w:val="EnglishHangNoCoptic"/>
      </w:pPr>
    </w:p>
    <w:p w14:paraId="2D56FE0A" w14:textId="77777777" w:rsidR="00E54261" w:rsidRPr="00AB1781" w:rsidRDefault="00E54261" w:rsidP="009C1C97">
      <w:pPr>
        <w:pStyle w:val="EnglishHangNoCoptic"/>
      </w:pPr>
      <w:r w:rsidRPr="00AB1781">
        <w:t>5 Then He will speak to them in His wrath,</w:t>
      </w:r>
    </w:p>
    <w:p w14:paraId="7D5C89E4" w14:textId="43496241" w:rsidR="00E54261" w:rsidRPr="00AB1781" w:rsidRDefault="00E54261" w:rsidP="009C1C97">
      <w:pPr>
        <w:pStyle w:val="EnglishHangEndNoCoptic"/>
      </w:pPr>
      <w:r w:rsidRPr="00AB1781">
        <w:tab/>
        <w:t xml:space="preserve">and </w:t>
      </w:r>
      <w:r w:rsidR="006D65F6">
        <w:t>trouble</w:t>
      </w:r>
      <w:r w:rsidRPr="00AB1781">
        <w:t xml:space="preserve"> them in His </w:t>
      </w:r>
      <w:r w:rsidR="006D65F6">
        <w:t>anger,</w:t>
      </w:r>
    </w:p>
    <w:p w14:paraId="6222DBDF" w14:textId="388F580D" w:rsidR="00E54261" w:rsidRPr="00AB1781" w:rsidRDefault="00E54261" w:rsidP="009C1C97">
      <w:pPr>
        <w:pStyle w:val="EnglishHangNoCoptic"/>
      </w:pPr>
      <w:r w:rsidRPr="00AB1781">
        <w:t xml:space="preserve">6 </w:t>
      </w:r>
      <w:r w:rsidR="0019410A">
        <w:t>“</w:t>
      </w:r>
      <w:r w:rsidRPr="00AB1781">
        <w:t xml:space="preserve">But I </w:t>
      </w:r>
      <w:r w:rsidR="006D65F6">
        <w:t>was</w:t>
      </w:r>
      <w:r w:rsidRPr="00AB1781">
        <w:t xml:space="preserve"> </w:t>
      </w:r>
      <w:r w:rsidR="006D65F6">
        <w:t>established as K</w:t>
      </w:r>
      <w:r w:rsidRPr="00AB1781">
        <w:t>ing by Him</w:t>
      </w:r>
    </w:p>
    <w:p w14:paraId="6E59F784" w14:textId="77777777" w:rsidR="00E54261" w:rsidRPr="00AB1781" w:rsidRDefault="00E54261" w:rsidP="009C1C97">
      <w:pPr>
        <w:pStyle w:val="EnglishHangNoCoptic"/>
      </w:pPr>
      <w:r w:rsidRPr="00AB1781">
        <w:tab/>
        <w:t>over Zion, His holy mountain,</w:t>
      </w:r>
      <w:r w:rsidRPr="00AB1781">
        <w:rPr>
          <w:rStyle w:val="FootnoteReference"/>
        </w:rPr>
        <w:footnoteReference w:id="27"/>
      </w:r>
    </w:p>
    <w:p w14:paraId="0C796650" w14:textId="77777777" w:rsidR="00E54261" w:rsidRPr="00AB1781" w:rsidRDefault="00E54261" w:rsidP="009C1C97">
      <w:pPr>
        <w:pStyle w:val="EnglishHangNoCoptic"/>
      </w:pPr>
    </w:p>
    <w:p w14:paraId="2856B925" w14:textId="77777777" w:rsidR="00E54261" w:rsidRPr="00AB1781" w:rsidRDefault="00E54261" w:rsidP="009C1C97">
      <w:pPr>
        <w:pStyle w:val="EnglishHangNoCoptic"/>
      </w:pPr>
      <w:r w:rsidRPr="00AB1781">
        <w:t>7 Proclaiming the Lord’s decree.</w:t>
      </w:r>
    </w:p>
    <w:p w14:paraId="22098F1E" w14:textId="77777777" w:rsidR="00E54261" w:rsidRPr="00AB1781" w:rsidRDefault="00E54261" w:rsidP="009C1C97">
      <w:pPr>
        <w:pStyle w:val="EnglishHangNoCoptic"/>
      </w:pPr>
      <w:r w:rsidRPr="00AB1781">
        <w:tab/>
        <w:t>The Lord said to me, ‘</w:t>
      </w:r>
      <w:r w:rsidR="001040C8">
        <w:t>You</w:t>
      </w:r>
      <w:r w:rsidRPr="00AB1781">
        <w:t xml:space="preserve"> </w:t>
      </w:r>
      <w:r w:rsidR="001040C8" w:rsidRPr="00AB1781">
        <w:t>are</w:t>
      </w:r>
      <w:r w:rsidRPr="00AB1781">
        <w:t xml:space="preserve"> my Son.</w:t>
      </w:r>
    </w:p>
    <w:p w14:paraId="63C44119" w14:textId="77777777" w:rsidR="00E54261" w:rsidRPr="00AB1781" w:rsidRDefault="00E54261" w:rsidP="009C1C97">
      <w:pPr>
        <w:pStyle w:val="EnglishHangEndNoCoptic"/>
      </w:pPr>
      <w:r w:rsidRPr="00AB1781">
        <w:tab/>
        <w:t xml:space="preserve">Today I have begotten </w:t>
      </w:r>
      <w:r w:rsidR="001040C8">
        <w:t>You</w:t>
      </w:r>
      <w:r w:rsidRPr="00AB1781">
        <w:t>.</w:t>
      </w:r>
      <w:r w:rsidRPr="00AB1781">
        <w:rPr>
          <w:rStyle w:val="FootnoteReference"/>
        </w:rPr>
        <w:footnoteReference w:id="28"/>
      </w:r>
    </w:p>
    <w:p w14:paraId="7B0235B1" w14:textId="77777777" w:rsidR="00E54261" w:rsidRPr="00AB1781" w:rsidRDefault="00E54261" w:rsidP="009C1C97">
      <w:pPr>
        <w:pStyle w:val="EnglishHangNoCoptic"/>
      </w:pPr>
      <w:r w:rsidRPr="00AB1781">
        <w:t xml:space="preserve">8 Ask of Me, and I will give </w:t>
      </w:r>
      <w:r w:rsidR="001040C8">
        <w:t>You</w:t>
      </w:r>
    </w:p>
    <w:p w14:paraId="1ED2D0CC" w14:textId="77777777" w:rsidR="00E54261" w:rsidRPr="00AB1781" w:rsidRDefault="00E54261" w:rsidP="009C1C97">
      <w:pPr>
        <w:pStyle w:val="EnglishHangNoCoptic"/>
      </w:pPr>
      <w:r w:rsidRPr="00AB1781">
        <w:tab/>
        <w:t xml:space="preserve">the nations for </w:t>
      </w:r>
      <w:r w:rsidR="00E570CB">
        <w:t>Your</w:t>
      </w:r>
      <w:r w:rsidRPr="00AB1781">
        <w:t xml:space="preserve"> inheritance,</w:t>
      </w:r>
    </w:p>
    <w:p w14:paraId="18A0E194" w14:textId="188B2983" w:rsidR="00E54261" w:rsidRPr="00AB1781" w:rsidRDefault="00E54261" w:rsidP="009C1C97">
      <w:pPr>
        <w:pStyle w:val="EnglishHangEndNoCoptic"/>
      </w:pPr>
      <w:r w:rsidRPr="00AB1781">
        <w:tab/>
        <w:t xml:space="preserve">and the ends of the earth for </w:t>
      </w:r>
      <w:r w:rsidR="00E570CB">
        <w:t>Your</w:t>
      </w:r>
      <w:r w:rsidRPr="00AB1781">
        <w:t xml:space="preserve"> possession</w:t>
      </w:r>
      <w:r w:rsidR="0070002E">
        <w:rPr>
          <w:rStyle w:val="FootnoteReference"/>
        </w:rPr>
        <w:footnoteReference w:id="29"/>
      </w:r>
      <w:r w:rsidRPr="00AB1781">
        <w:t>.</w:t>
      </w:r>
    </w:p>
    <w:p w14:paraId="6EFA9878" w14:textId="435EE14A" w:rsidR="00E54261" w:rsidRPr="00AB1781" w:rsidRDefault="00E54261" w:rsidP="009C1C97">
      <w:pPr>
        <w:pStyle w:val="EnglishHangNoCoptic"/>
      </w:pPr>
      <w:r w:rsidRPr="00AB1781">
        <w:t xml:space="preserve">9 </w:t>
      </w:r>
      <w:r w:rsidR="00390B7C">
        <w:t xml:space="preserve">You </w:t>
      </w:r>
      <w:r w:rsidR="006D65F6">
        <w:t>will</w:t>
      </w:r>
      <w:r w:rsidRPr="00AB1781">
        <w:t xml:space="preserve"> </w:t>
      </w:r>
      <w:r w:rsidR="006D65F6">
        <w:t>shepherd</w:t>
      </w:r>
      <w:r w:rsidRPr="00AB1781">
        <w:t xml:space="preserve"> them with a</w:t>
      </w:r>
      <w:r w:rsidR="006D65F6">
        <w:t>n iron rod</w:t>
      </w:r>
      <w:r w:rsidRPr="00AB1781">
        <w:t>,</w:t>
      </w:r>
    </w:p>
    <w:p w14:paraId="1EB82C28" w14:textId="5FCA10AF" w:rsidR="00E54261" w:rsidRPr="00AB1781" w:rsidRDefault="00E54261" w:rsidP="009C1C97">
      <w:pPr>
        <w:pStyle w:val="EnglishHangEndNoCoptic"/>
      </w:pPr>
      <w:r w:rsidRPr="00AB1781">
        <w:tab/>
        <w:t xml:space="preserve">and </w:t>
      </w:r>
      <w:r w:rsidR="006D65F6">
        <w:t>shatter</w:t>
      </w:r>
      <w:r w:rsidRPr="00AB1781">
        <w:t xml:space="preserve"> them like a potter’s vessel.’</w:t>
      </w:r>
      <w:r w:rsidR="00A84E81">
        <w:t>”</w:t>
      </w:r>
      <w:r w:rsidRPr="00AB1781">
        <w:rPr>
          <w:rStyle w:val="FootnoteReference"/>
        </w:rPr>
        <w:footnoteReference w:id="30"/>
      </w:r>
    </w:p>
    <w:p w14:paraId="1A82B80D" w14:textId="0FA805DA" w:rsidR="00E54261" w:rsidRPr="00AB1781" w:rsidRDefault="00E54261" w:rsidP="009C1C97">
      <w:pPr>
        <w:pStyle w:val="EnglishHangNoCoptic"/>
      </w:pPr>
      <w:r w:rsidRPr="00AB1781">
        <w:t xml:space="preserve">10 And now, </w:t>
      </w:r>
      <w:r w:rsidR="006D65F6">
        <w:t>O</w:t>
      </w:r>
      <w:r w:rsidRPr="00AB1781">
        <w:t xml:space="preserve"> kings, understand;</w:t>
      </w:r>
    </w:p>
    <w:p w14:paraId="23DB8312" w14:textId="043402E8" w:rsidR="00E54261" w:rsidRPr="00AB1781" w:rsidRDefault="00E54261" w:rsidP="009C1C97">
      <w:pPr>
        <w:pStyle w:val="EnglishHangEndNoCoptic"/>
      </w:pPr>
      <w:r w:rsidRPr="00AB1781">
        <w:tab/>
      </w:r>
      <w:r w:rsidR="006D65F6">
        <w:t>be instructed, all you rulers</w:t>
      </w:r>
      <w:r w:rsidR="006D65F6" w:rsidRPr="00AB1781">
        <w:rPr>
          <w:rStyle w:val="FootnoteReference"/>
        </w:rPr>
        <w:footnoteReference w:id="31"/>
      </w:r>
      <w:r w:rsidR="006D65F6">
        <w:t xml:space="preserve"> of the earth</w:t>
      </w:r>
      <w:r w:rsidRPr="00AB1781">
        <w:t>.</w:t>
      </w:r>
    </w:p>
    <w:p w14:paraId="374013CB" w14:textId="77777777" w:rsidR="00E54261" w:rsidRPr="00AB1781" w:rsidRDefault="00E54261" w:rsidP="009C1C97">
      <w:pPr>
        <w:pStyle w:val="EnglishHangNoCoptic"/>
      </w:pPr>
      <w:r w:rsidRPr="00AB1781">
        <w:t>11 Serve the Lord with fear,</w:t>
      </w:r>
    </w:p>
    <w:p w14:paraId="30442CD0" w14:textId="77777777" w:rsidR="00E54261" w:rsidRPr="00AB1781" w:rsidRDefault="00E54261" w:rsidP="009C1C97">
      <w:pPr>
        <w:pStyle w:val="EnglishHangEndNoCoptic"/>
      </w:pPr>
      <w:r w:rsidRPr="00AB1781">
        <w:tab/>
        <w:t>and rejoice in Him with trembling.</w:t>
      </w:r>
    </w:p>
    <w:p w14:paraId="4277E7C7" w14:textId="77777777" w:rsidR="00E54261" w:rsidRPr="00AB1781" w:rsidRDefault="00E54261" w:rsidP="009C1C97">
      <w:pPr>
        <w:pStyle w:val="EnglishHangNoCoptic"/>
      </w:pPr>
      <w:r w:rsidRPr="00AB1781">
        <w:lastRenderedPageBreak/>
        <w:t>12 Embrace correction and discipline,</w:t>
      </w:r>
    </w:p>
    <w:p w14:paraId="0D038A53" w14:textId="77777777" w:rsidR="00E54261" w:rsidRPr="00AB1781" w:rsidRDefault="00E54261" w:rsidP="009C1C97">
      <w:pPr>
        <w:pStyle w:val="EnglishHangNoCoptic"/>
      </w:pPr>
      <w:r w:rsidRPr="00AB1781">
        <w:tab/>
        <w:t>lest the Lord be angry,</w:t>
      </w:r>
    </w:p>
    <w:p w14:paraId="7022D23A" w14:textId="77777777" w:rsidR="006D65F6" w:rsidRDefault="00E54261" w:rsidP="006D65F6">
      <w:pPr>
        <w:pStyle w:val="EnglishHangNoCoptic"/>
      </w:pPr>
      <w:r w:rsidRPr="00AB1781">
        <w:tab/>
        <w:t>and you perish through leaving the right way</w:t>
      </w:r>
      <w:r w:rsidR="006D65F6">
        <w:t>,</w:t>
      </w:r>
    </w:p>
    <w:p w14:paraId="5BDE3B23" w14:textId="514DF337" w:rsidR="00E54261" w:rsidRPr="00AB1781" w:rsidRDefault="006D65F6" w:rsidP="006D65F6">
      <w:pPr>
        <w:pStyle w:val="EnglishHangEndNoCoptic"/>
        <w:ind w:firstLine="0"/>
      </w:pPr>
      <w:r>
        <w:t>when His fury suddenly blazes</w:t>
      </w:r>
      <w:r w:rsidR="00E54261" w:rsidRPr="00AB1781">
        <w:t>.</w:t>
      </w:r>
    </w:p>
    <w:p w14:paraId="5A5E2C97" w14:textId="29CA6B7A" w:rsidR="00E54261" w:rsidRDefault="00E54261" w:rsidP="006D65F6">
      <w:pPr>
        <w:pStyle w:val="EnglishHangEndNoCoptic"/>
      </w:pPr>
      <w:r w:rsidRPr="00AB1781">
        <w:t xml:space="preserve">13 </w:t>
      </w:r>
      <w:r w:rsidR="006D65F6">
        <w:tab/>
        <w:t>Bl</w:t>
      </w:r>
      <w:r w:rsidRPr="00AB1781">
        <w:t>essed are all who trust in Him.</w:t>
      </w:r>
    </w:p>
    <w:p w14:paraId="1D872214" w14:textId="0B135EED"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_Ref448061339 \h </w:instrText>
      </w:r>
      <w:r>
        <w:fldChar w:fldCharType="separate"/>
      </w:r>
      <w:r w:rsidR="000C7DE2">
        <w:t>Psalm</w:t>
      </w:r>
      <w:r w:rsidR="000C7DE2" w:rsidRPr="00AB1781">
        <w:t xml:space="preserve"> 3</w:t>
      </w:r>
      <w:r w:rsidR="000C7DE2">
        <w:t>: “Lord, why have those that afflict me increased”</w:t>
      </w:r>
      <w:r>
        <w:fldChar w:fldCharType="end"/>
      </w:r>
      <w:r>
        <w:t xml:space="preserve">, on page </w:t>
      </w:r>
      <w:r>
        <w:fldChar w:fldCharType="begin"/>
      </w:r>
      <w:r>
        <w:instrText xml:space="preserve"> PAGEREF _Ref448061339 \h </w:instrText>
      </w:r>
      <w:r>
        <w:fldChar w:fldCharType="separate"/>
      </w:r>
      <w:r w:rsidR="000C7DE2">
        <w:rPr>
          <w:noProof/>
        </w:rPr>
        <w:t>87</w:t>
      </w:r>
      <w:r>
        <w:fldChar w:fldCharType="end"/>
      </w:r>
      <w:r w:rsidR="005453DF">
        <w:t>.</w:t>
      </w:r>
    </w:p>
    <w:p w14:paraId="7C671E27" w14:textId="1D68CBD7" w:rsidR="005453DF" w:rsidRPr="009C1C97" w:rsidRDefault="005453DF" w:rsidP="00F35AEA">
      <w:pPr>
        <w:pStyle w:val="Rubric"/>
      </w:pPr>
      <w:r>
        <w:t xml:space="preserve">The first group of Psalms of David (Psalms 3 – 40) begins here. </w:t>
      </w:r>
    </w:p>
    <w:p w14:paraId="69E1836E" w14:textId="3AB50725" w:rsidR="00E54261" w:rsidRPr="009C1C97" w:rsidRDefault="009C1C97" w:rsidP="00BF0205">
      <w:pPr>
        <w:pStyle w:val="Heading4"/>
      </w:pPr>
      <w:bookmarkStart w:id="230" w:name="_Ref412026989"/>
      <w:bookmarkStart w:id="231" w:name="_Ref448061339"/>
      <w:r>
        <w:t>Psalm</w:t>
      </w:r>
      <w:r w:rsidR="00E54261" w:rsidRPr="00AB1781">
        <w:t xml:space="preserve"> 3</w:t>
      </w:r>
      <w:r>
        <w:t xml:space="preserve">: </w:t>
      </w:r>
      <w:r w:rsidR="005A728E">
        <w:t>“</w:t>
      </w:r>
      <w:r>
        <w:t xml:space="preserve">Lord, </w:t>
      </w:r>
      <w:r w:rsidR="00B6371D">
        <w:t xml:space="preserve">why have those that </w:t>
      </w:r>
      <w:r w:rsidR="005A728E">
        <w:t>afflict</w:t>
      </w:r>
      <w:r w:rsidR="00B6371D">
        <w:t xml:space="preserve"> me increase</w:t>
      </w:r>
      <w:r w:rsidR="00F017CA">
        <w:t>d”</w:t>
      </w:r>
      <w:bookmarkEnd w:id="230"/>
      <w:bookmarkEnd w:id="231"/>
    </w:p>
    <w:p w14:paraId="0B7C065B" w14:textId="77777777" w:rsidR="00E54261" w:rsidRPr="007A1A59" w:rsidRDefault="00E54261" w:rsidP="007A1A59">
      <w:pPr>
        <w:jc w:val="center"/>
        <w:rPr>
          <w:b/>
        </w:rPr>
      </w:pPr>
      <w:r w:rsidRPr="007A1A59">
        <w:rPr>
          <w:b/>
        </w:rPr>
        <w:t>A Morning Prayer for Protection and Salvation</w:t>
      </w:r>
    </w:p>
    <w:p w14:paraId="300C7A0C" w14:textId="3EF73205"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r w:rsidR="00EE2E1D">
        <w:t xml:space="preserve"> Reserved for the Presbyter, if present (Beginning of Watches only).</w:t>
      </w:r>
    </w:p>
    <w:p w14:paraId="69B2DF8B" w14:textId="77777777" w:rsidR="00E54261" w:rsidRPr="009C1C97" w:rsidRDefault="00E54261" w:rsidP="009C1C97">
      <w:pPr>
        <w:pStyle w:val="EnglishHangNoCoptic"/>
        <w:rPr>
          <w:i/>
        </w:rPr>
      </w:pPr>
      <w:r w:rsidRPr="00AB1781">
        <w:t xml:space="preserve">1 </w:t>
      </w:r>
      <w:r w:rsidRPr="009C1C97">
        <w:rPr>
          <w:i/>
        </w:rPr>
        <w:t>(A Psalm of David, when he fled from his son Absalom)</w:t>
      </w:r>
    </w:p>
    <w:p w14:paraId="0E36D8C0" w14:textId="77777777" w:rsidR="00E54261" w:rsidRPr="00AB1781" w:rsidRDefault="00E54261" w:rsidP="009C1C97">
      <w:pPr>
        <w:pStyle w:val="EnglishHangNoCoptic"/>
      </w:pPr>
    </w:p>
    <w:p w14:paraId="01FCD18B" w14:textId="1EF25C2F" w:rsidR="002B1624" w:rsidRPr="00AB1781" w:rsidRDefault="00E54261" w:rsidP="002B1624">
      <w:pPr>
        <w:pStyle w:val="EnglishHangNoCoptic"/>
      </w:pPr>
      <w:r w:rsidRPr="00AB1781">
        <w:t xml:space="preserve">2 </w:t>
      </w:r>
      <w:r w:rsidR="002B1624" w:rsidRPr="00AB1781">
        <w:t xml:space="preserve">Lord, </w:t>
      </w:r>
      <w:r w:rsidR="002B1624">
        <w:t xml:space="preserve">why have those that </w:t>
      </w:r>
      <w:r w:rsidR="006D65F6">
        <w:t>afflict</w:t>
      </w:r>
      <w:r w:rsidR="002B1624">
        <w:t xml:space="preserve"> me increased?</w:t>
      </w:r>
    </w:p>
    <w:p w14:paraId="7189D9E2" w14:textId="5AFF6E14" w:rsidR="00E54261" w:rsidRPr="00AB1781" w:rsidRDefault="002B1624" w:rsidP="002B1624">
      <w:pPr>
        <w:pStyle w:val="EnglishHangEndNoCoptic"/>
      </w:pPr>
      <w:r w:rsidRPr="00AB1781">
        <w:tab/>
      </w:r>
      <w:r>
        <w:t>Many rise</w:t>
      </w:r>
      <w:r w:rsidRPr="00AB1781">
        <w:t xml:space="preserve"> up against me!</w:t>
      </w:r>
    </w:p>
    <w:p w14:paraId="2733E9B2" w14:textId="653DBCE3" w:rsidR="002B1624" w:rsidRPr="00AB1781" w:rsidRDefault="00E54261" w:rsidP="002B1624">
      <w:pPr>
        <w:pStyle w:val="EnglishHangNoCoptic"/>
      </w:pPr>
      <w:r w:rsidRPr="00AB1781">
        <w:t xml:space="preserve">3 </w:t>
      </w:r>
      <w:r w:rsidR="002B1624">
        <w:t>M</w:t>
      </w:r>
      <w:r w:rsidR="002B1624" w:rsidRPr="00AB1781">
        <w:t xml:space="preserve">any </w:t>
      </w:r>
      <w:r w:rsidR="006D65F6">
        <w:t>say to my soul,</w:t>
      </w:r>
    </w:p>
    <w:p w14:paraId="408F3427" w14:textId="0D992450" w:rsidR="00E54261" w:rsidRPr="009C1C97" w:rsidRDefault="002B1624" w:rsidP="002B1624">
      <w:pPr>
        <w:pStyle w:val="EnglishHangEndNoCoptic"/>
      </w:pPr>
      <w:r>
        <w:tab/>
        <w:t>“</w:t>
      </w:r>
      <w:r w:rsidRPr="00AB1781">
        <w:t>There is n</w:t>
      </w:r>
      <w:r>
        <w:t>o salvation for him in his God.”</w:t>
      </w:r>
      <w:r w:rsidRPr="00AB1781">
        <w:t xml:space="preserve"> </w:t>
      </w:r>
      <w:r w:rsidR="00E54261" w:rsidRPr="00AB1781">
        <w:t xml:space="preserve"> </w:t>
      </w:r>
      <w:r w:rsidR="00E54261" w:rsidRPr="009C1C97">
        <w:rPr>
          <w:i/>
        </w:rPr>
        <w:t>(Pause)</w:t>
      </w:r>
      <w:r w:rsidR="00E54261" w:rsidRPr="009C1C97">
        <w:rPr>
          <w:rStyle w:val="FootnoteReference"/>
          <w:i/>
        </w:rPr>
        <w:footnoteReference w:id="32"/>
      </w:r>
    </w:p>
    <w:p w14:paraId="50D08226" w14:textId="7F46D8D6" w:rsidR="00E54261" w:rsidRPr="00AB1781" w:rsidRDefault="00E54261" w:rsidP="009C1C97">
      <w:pPr>
        <w:pStyle w:val="EnglishHangNoCoptic"/>
      </w:pPr>
      <w:r w:rsidRPr="00AB1781">
        <w:t xml:space="preserve">4 But </w:t>
      </w:r>
      <w:r w:rsidR="00390B7C">
        <w:t>You</w:t>
      </w:r>
      <w:r w:rsidR="002B1624">
        <w:t>, O Lord</w:t>
      </w:r>
      <w:r w:rsidR="006D65F6">
        <w:t>,</w:t>
      </w:r>
      <w:r w:rsidRPr="00AB1781">
        <w:t xml:space="preserve"> </w:t>
      </w:r>
      <w:r w:rsidR="00390B7C">
        <w:t>are</w:t>
      </w:r>
      <w:r w:rsidRPr="00AB1781">
        <w:t xml:space="preserve"> my protector,</w:t>
      </w:r>
    </w:p>
    <w:p w14:paraId="6A1DDEAB" w14:textId="3C93A4F7" w:rsidR="00E54261" w:rsidRPr="00AB1781" w:rsidRDefault="00E54261" w:rsidP="009C1C97">
      <w:pPr>
        <w:pStyle w:val="EnglishHangEndNoCoptic"/>
      </w:pPr>
      <w:r w:rsidRPr="00AB1781">
        <w:tab/>
        <w:t xml:space="preserve">my glory, and the </w:t>
      </w:r>
      <w:r w:rsidR="006D65F6">
        <w:t>one who lifts</w:t>
      </w:r>
      <w:r w:rsidRPr="00AB1781">
        <w:t xml:space="preserve"> up my head.</w:t>
      </w:r>
    </w:p>
    <w:p w14:paraId="16F4316C" w14:textId="40A0512F" w:rsidR="00E54261" w:rsidRPr="00AB1781" w:rsidRDefault="006D65F6" w:rsidP="009C1C97">
      <w:pPr>
        <w:pStyle w:val="EnglishHangNoCoptic"/>
      </w:pPr>
      <w:r>
        <w:t>5 I cried</w:t>
      </w:r>
      <w:r w:rsidR="00E54261" w:rsidRPr="00AB1781">
        <w:t xml:space="preserve"> to the Lord with my voice,</w:t>
      </w:r>
    </w:p>
    <w:p w14:paraId="3118B3E8" w14:textId="6942425A" w:rsidR="00E54261" w:rsidRPr="00AB1781" w:rsidRDefault="00E54261" w:rsidP="009C1C97">
      <w:pPr>
        <w:pStyle w:val="EnglishHangEndNoCoptic"/>
      </w:pPr>
      <w:r w:rsidRPr="00AB1781">
        <w:tab/>
        <w:t xml:space="preserve">and He </w:t>
      </w:r>
      <w:r w:rsidR="006D65F6">
        <w:t>heard</w:t>
      </w:r>
      <w:r w:rsidRPr="00AB1781">
        <w:t xml:space="preserve"> me from His holy mountain. </w:t>
      </w:r>
      <w:r w:rsidRPr="009C1C97">
        <w:rPr>
          <w:i/>
        </w:rPr>
        <w:t>(Pause)</w:t>
      </w:r>
    </w:p>
    <w:p w14:paraId="1BBAA38D" w14:textId="24888A80" w:rsidR="00E54261" w:rsidRPr="00AB1781" w:rsidRDefault="00E54261" w:rsidP="009C1C97">
      <w:pPr>
        <w:pStyle w:val="EnglishHangNoCoptic"/>
      </w:pPr>
      <w:r w:rsidRPr="00AB1781">
        <w:t xml:space="preserve">6 I </w:t>
      </w:r>
      <w:r w:rsidR="006D65F6">
        <w:t>lay</w:t>
      </w:r>
      <w:r w:rsidRPr="00AB1781">
        <w:t xml:space="preserve"> down </w:t>
      </w:r>
      <w:r w:rsidR="006D65F6">
        <w:t>and slept;</w:t>
      </w:r>
    </w:p>
    <w:p w14:paraId="62210AA6" w14:textId="3DE7A41F" w:rsidR="00E54261" w:rsidRPr="00AB1781" w:rsidRDefault="00E54261" w:rsidP="009C1C97">
      <w:pPr>
        <w:pStyle w:val="EnglishHangEndNoCoptic"/>
      </w:pPr>
      <w:r w:rsidRPr="00AB1781">
        <w:tab/>
        <w:t xml:space="preserve">I </w:t>
      </w:r>
      <w:r w:rsidR="006D65F6">
        <w:t>woke,</w:t>
      </w:r>
      <w:r w:rsidRPr="00AB1781">
        <w:t xml:space="preserve"> for the Lord </w:t>
      </w:r>
      <w:r w:rsidR="006D65F6">
        <w:t>will support</w:t>
      </w:r>
      <w:r w:rsidRPr="00AB1781">
        <w:t xml:space="preserve"> me.</w:t>
      </w:r>
    </w:p>
    <w:p w14:paraId="28A26583" w14:textId="04B22AE0" w:rsidR="00E54261" w:rsidRPr="00AB1781" w:rsidRDefault="00E54261" w:rsidP="009C1C97">
      <w:pPr>
        <w:pStyle w:val="EnglishHangNoCoptic"/>
      </w:pPr>
      <w:r w:rsidRPr="00AB1781">
        <w:t xml:space="preserve">7 I will not be afraid of </w:t>
      </w:r>
      <w:r w:rsidR="006D65F6">
        <w:t>ten thousands</w:t>
      </w:r>
      <w:r w:rsidRPr="00AB1781">
        <w:t xml:space="preserve"> of people</w:t>
      </w:r>
    </w:p>
    <w:p w14:paraId="791D18F2" w14:textId="1309DF58" w:rsidR="00E54261" w:rsidRPr="00AB1781" w:rsidRDefault="00E54261" w:rsidP="009C1C97">
      <w:pPr>
        <w:pStyle w:val="EnglishHangEndNoCoptic"/>
      </w:pPr>
      <w:r w:rsidRPr="00AB1781">
        <w:tab/>
      </w:r>
      <w:r w:rsidR="006D65F6">
        <w:t>who set themselves</w:t>
      </w:r>
      <w:r w:rsidRPr="00AB1781">
        <w:t xml:space="preserve"> </w:t>
      </w:r>
      <w:r w:rsidR="006D65F6">
        <w:t>against me all around</w:t>
      </w:r>
      <w:r w:rsidRPr="00AB1781">
        <w:t>.</w:t>
      </w:r>
    </w:p>
    <w:p w14:paraId="6C52EB41" w14:textId="35D28A61" w:rsidR="00E54261" w:rsidRPr="00AB1781" w:rsidRDefault="006D65F6" w:rsidP="009C1C97">
      <w:pPr>
        <w:pStyle w:val="EnglishHangNoCoptic"/>
      </w:pPr>
      <w:r>
        <w:t>8 Arise, O Lord! Save me, O my God,</w:t>
      </w:r>
    </w:p>
    <w:p w14:paraId="441819D2" w14:textId="6264EC4C" w:rsidR="00E54261" w:rsidRPr="00AB1781" w:rsidRDefault="006D65F6" w:rsidP="009C1C97">
      <w:pPr>
        <w:pStyle w:val="EnglishHangNoCoptic"/>
      </w:pPr>
      <w:r>
        <w:tab/>
        <w:t>f</w:t>
      </w:r>
      <w:r w:rsidR="00E54261" w:rsidRPr="00AB1781">
        <w:t xml:space="preserve">or </w:t>
      </w:r>
      <w:r w:rsidR="00390B7C">
        <w:t xml:space="preserve">You </w:t>
      </w:r>
      <w:r>
        <w:t>struck</w:t>
      </w:r>
      <w:r w:rsidR="00E54261" w:rsidRPr="00AB1781">
        <w:t xml:space="preserve"> all </w:t>
      </w:r>
      <w:r>
        <w:t xml:space="preserve">those </w:t>
      </w:r>
      <w:r w:rsidR="00E54261" w:rsidRPr="00AB1781">
        <w:t>who vainly oppose me;</w:t>
      </w:r>
    </w:p>
    <w:p w14:paraId="6BA354D8" w14:textId="00C2A13A" w:rsidR="00E54261" w:rsidRPr="00AB1781" w:rsidRDefault="00390B7C" w:rsidP="009C1C97">
      <w:pPr>
        <w:pStyle w:val="EnglishHangEndNoCoptic"/>
      </w:pPr>
      <w:r>
        <w:tab/>
        <w:t xml:space="preserve">You </w:t>
      </w:r>
      <w:r w:rsidR="006D65F6">
        <w:t>broke</w:t>
      </w:r>
      <w:r w:rsidR="00E54261" w:rsidRPr="00AB1781">
        <w:t xml:space="preserve"> the teeth of sinners.</w:t>
      </w:r>
    </w:p>
    <w:p w14:paraId="73FACE36" w14:textId="68D03B15" w:rsidR="00E54261" w:rsidRPr="00AB1781" w:rsidRDefault="00E54261" w:rsidP="009C1C97">
      <w:pPr>
        <w:pStyle w:val="EnglishHangNoCoptic"/>
      </w:pPr>
      <w:r w:rsidRPr="00AB1781">
        <w:lastRenderedPageBreak/>
        <w:t xml:space="preserve">9 Salvation </w:t>
      </w:r>
      <w:r w:rsidR="006D65F6">
        <w:t>is</w:t>
      </w:r>
      <w:r w:rsidRPr="00AB1781">
        <w:t xml:space="preserve"> </w:t>
      </w:r>
      <w:r w:rsidR="006D65F6">
        <w:t>of</w:t>
      </w:r>
      <w:r w:rsidRPr="00AB1781">
        <w:t xml:space="preserve"> the Lord,</w:t>
      </w:r>
    </w:p>
    <w:p w14:paraId="77C5F59C" w14:textId="77777777" w:rsidR="00E54261" w:rsidRDefault="00390B7C" w:rsidP="009C1C97">
      <w:pPr>
        <w:pStyle w:val="EnglishHangEndNoCoptic"/>
      </w:pPr>
      <w:r>
        <w:tab/>
        <w:t>and Your blessing is upon Your</w:t>
      </w:r>
      <w:r w:rsidR="00E54261" w:rsidRPr="00AB1781">
        <w:t xml:space="preserve"> people.</w:t>
      </w:r>
    </w:p>
    <w:p w14:paraId="1EA16AB1" w14:textId="286F02FD"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_Ref412025808 \h </w:instrText>
      </w:r>
      <w:r>
        <w:fldChar w:fldCharType="separate"/>
      </w:r>
      <w:r w:rsidR="000C7DE2">
        <w:t>Psalm</w:t>
      </w:r>
      <w:r w:rsidR="000C7DE2" w:rsidRPr="00AB1781">
        <w:t xml:space="preserve"> 4</w:t>
      </w:r>
      <w:r w:rsidR="000C7DE2">
        <w:t>: “You heard me when I called”</w:t>
      </w:r>
      <w:r>
        <w:fldChar w:fldCharType="end"/>
      </w:r>
      <w:r>
        <w:t xml:space="preserve">, page </w:t>
      </w:r>
      <w:r>
        <w:fldChar w:fldCharType="begin"/>
      </w:r>
      <w:r>
        <w:instrText xml:space="preserve"> PAGEREF _Ref412025808 \h </w:instrText>
      </w:r>
      <w:r>
        <w:fldChar w:fldCharType="separate"/>
      </w:r>
      <w:r w:rsidR="000C7DE2">
        <w:rPr>
          <w:noProof/>
        </w:rPr>
        <w:t>88</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_Ref412025822 \h </w:instrText>
      </w:r>
      <w:r w:rsidR="00E611C7">
        <w:fldChar w:fldCharType="separate"/>
      </w:r>
      <w:r w:rsidR="000C7DE2">
        <w:t>Psalm</w:t>
      </w:r>
      <w:r w:rsidR="000C7DE2" w:rsidRPr="00AB1781">
        <w:t xml:space="preserve"> 6</w:t>
      </w:r>
      <w:r w:rsidR="000C7DE2">
        <w:t>: “O Lord, rebuke me, but not in Your anger”</w:t>
      </w:r>
      <w:r w:rsidR="00E611C7">
        <w:fldChar w:fldCharType="end"/>
      </w:r>
      <w:r w:rsidR="00E611C7">
        <w:t xml:space="preserve">, page </w:t>
      </w:r>
      <w:r w:rsidR="00E611C7">
        <w:fldChar w:fldCharType="begin"/>
      </w:r>
      <w:r w:rsidR="00E611C7">
        <w:instrText xml:space="preserve"> PAGEREF _Ref412025822 \h </w:instrText>
      </w:r>
      <w:r w:rsidR="00E611C7">
        <w:fldChar w:fldCharType="separate"/>
      </w:r>
      <w:r w:rsidR="000C7DE2">
        <w:rPr>
          <w:noProof/>
        </w:rPr>
        <w:t>90</w:t>
      </w:r>
      <w:r w:rsidR="00E611C7">
        <w:fldChar w:fldCharType="end"/>
      </w:r>
      <w:r w:rsidR="00E611C7">
        <w:t>.</w:t>
      </w:r>
    </w:p>
    <w:p w14:paraId="006C5597" w14:textId="09E55916" w:rsidR="00E54261" w:rsidRPr="00AB1781" w:rsidRDefault="00F933DE" w:rsidP="00F933DE">
      <w:pPr>
        <w:pStyle w:val="Rubric"/>
      </w:pPr>
      <w:r>
        <w:t>Glory…</w:t>
      </w:r>
    </w:p>
    <w:p w14:paraId="571C3555" w14:textId="42600B96" w:rsidR="00E54261" w:rsidRPr="009C1C97" w:rsidRDefault="009C1C97" w:rsidP="00BF0205">
      <w:pPr>
        <w:pStyle w:val="Heading4"/>
      </w:pPr>
      <w:bookmarkStart w:id="232" w:name="_Ref412025808"/>
      <w:r>
        <w:t>Psalm</w:t>
      </w:r>
      <w:r w:rsidR="00E54261" w:rsidRPr="00AB1781">
        <w:t xml:space="preserve"> 4</w:t>
      </w:r>
      <w:r>
        <w:t xml:space="preserve">: </w:t>
      </w:r>
      <w:r w:rsidR="005A728E">
        <w:t>“</w:t>
      </w:r>
      <w:r w:rsidR="00390B7C">
        <w:t>You hear</w:t>
      </w:r>
      <w:r w:rsidR="005A728E">
        <w:t>d</w:t>
      </w:r>
      <w:r>
        <w:t xml:space="preserve"> me when I cal</w:t>
      </w:r>
      <w:r w:rsidR="00F017CA">
        <w:t>led”</w:t>
      </w:r>
      <w:bookmarkEnd w:id="232"/>
    </w:p>
    <w:p w14:paraId="7036CF8D" w14:textId="77777777" w:rsidR="00E54261" w:rsidRPr="007A1A59" w:rsidRDefault="00E54261" w:rsidP="007A1A59">
      <w:pPr>
        <w:jc w:val="center"/>
        <w:rPr>
          <w:b/>
        </w:rPr>
      </w:pPr>
      <w:r w:rsidRPr="007A1A59">
        <w:rPr>
          <w:b/>
        </w:rPr>
        <w:t>An Evening Prayer of Trust in God</w:t>
      </w:r>
    </w:p>
    <w:p w14:paraId="01C53915" w14:textId="77777777" w:rsidR="00E54261" w:rsidRPr="007A1A59" w:rsidRDefault="00E54261" w:rsidP="007A1A59">
      <w:pPr>
        <w:jc w:val="center"/>
        <w:rPr>
          <w:b/>
        </w:rPr>
      </w:pPr>
      <w:r w:rsidRPr="007A1A59">
        <w:rPr>
          <w:b/>
        </w:rPr>
        <w:t>The Sacrifice of Righteousness</w:t>
      </w:r>
    </w:p>
    <w:p w14:paraId="062B7AA1" w14:textId="610E89F1"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Reserved for the Presbyter, if present (Veil only).</w:t>
      </w:r>
    </w:p>
    <w:p w14:paraId="4D0C151B" w14:textId="77777777" w:rsidR="00E54261" w:rsidRPr="00AB1781" w:rsidRDefault="00E54261" w:rsidP="009C1C97">
      <w:pPr>
        <w:pStyle w:val="EnglishHangEndNoCoptic"/>
      </w:pPr>
      <w:r w:rsidRPr="00AB1781">
        <w:t xml:space="preserve">1 </w:t>
      </w:r>
      <w:r w:rsidRPr="009C1C97">
        <w:rPr>
          <w:i/>
        </w:rPr>
        <w:t>(With harps. A Song of David)</w:t>
      </w:r>
    </w:p>
    <w:p w14:paraId="63929A7E" w14:textId="137A3984" w:rsidR="00E54261" w:rsidRPr="00AB1781" w:rsidRDefault="009C1C97" w:rsidP="009C1C97">
      <w:pPr>
        <w:pStyle w:val="EnglishHangNoCoptic"/>
      </w:pPr>
      <w:r>
        <w:t xml:space="preserve">2 </w:t>
      </w:r>
      <w:r w:rsidR="00390B7C">
        <w:t>You</w:t>
      </w:r>
      <w:r>
        <w:t xml:space="preserve"> h</w:t>
      </w:r>
      <w:r w:rsidR="00390B7C">
        <w:t>ear</w:t>
      </w:r>
      <w:r w:rsidR="00AC01E8">
        <w:t>d</w:t>
      </w:r>
      <w:r w:rsidR="00E54261" w:rsidRPr="00AB1781">
        <w:t xml:space="preserve"> me when I call</w:t>
      </w:r>
      <w:r w:rsidR="00AC01E8">
        <w:t>ed</w:t>
      </w:r>
      <w:r w:rsidR="00E54261" w:rsidRPr="00AB1781">
        <w:t>,</w:t>
      </w:r>
    </w:p>
    <w:p w14:paraId="0A3DC1B2" w14:textId="58B0212E" w:rsidR="00E54261" w:rsidRPr="00AB1781" w:rsidRDefault="00E54261" w:rsidP="009C1C97">
      <w:pPr>
        <w:pStyle w:val="EnglishHangNoCoptic"/>
      </w:pPr>
      <w:r w:rsidRPr="00AB1781">
        <w:tab/>
        <w:t>O God of my ri</w:t>
      </w:r>
      <w:r w:rsidR="00AC01E8">
        <w:t>ghteousness.</w:t>
      </w:r>
    </w:p>
    <w:p w14:paraId="7E3C8F0B" w14:textId="77F5C92F" w:rsidR="00E54261" w:rsidRPr="00AB1781" w:rsidRDefault="00390B7C" w:rsidP="009C1C97">
      <w:pPr>
        <w:pStyle w:val="EnglishHangNoCoptic"/>
      </w:pPr>
      <w:r>
        <w:tab/>
      </w:r>
      <w:r w:rsidR="00332598">
        <w:t>In affliction, You gave me room</w:t>
      </w:r>
      <w:r w:rsidR="00AC01E8">
        <w:rPr>
          <w:rStyle w:val="FootnoteReference"/>
        </w:rPr>
        <w:footnoteReference w:id="33"/>
      </w:r>
      <w:r w:rsidR="00E54261" w:rsidRPr="00AB1781">
        <w:t>.</w:t>
      </w:r>
    </w:p>
    <w:p w14:paraId="7448A0D7" w14:textId="77777777" w:rsidR="00E54261" w:rsidRPr="00AB1781" w:rsidRDefault="00E54261" w:rsidP="009C1C97">
      <w:pPr>
        <w:pStyle w:val="EnglishHangNoCoptic"/>
      </w:pPr>
      <w:r w:rsidRPr="00AB1781">
        <w:tab/>
        <w:t>Have mercy on me,</w:t>
      </w:r>
    </w:p>
    <w:p w14:paraId="214F3E16" w14:textId="77777777" w:rsidR="00E54261" w:rsidRPr="00AB1781" w:rsidRDefault="00E54261" w:rsidP="009C1C97">
      <w:pPr>
        <w:pStyle w:val="EnglishHangEndNoCoptic"/>
      </w:pPr>
      <w:r w:rsidRPr="00AB1781">
        <w:tab/>
        <w:t>and hear my prayer.</w:t>
      </w:r>
    </w:p>
    <w:p w14:paraId="780D8DB5" w14:textId="77777777" w:rsidR="00E54261" w:rsidRPr="00AB1781" w:rsidRDefault="00E54261" w:rsidP="009C1C97">
      <w:pPr>
        <w:pStyle w:val="EnglishHangNoCoptic"/>
      </w:pPr>
      <w:r w:rsidRPr="00AB1781">
        <w:t>3 Sons of men, how long will you be heavy-hearted?</w:t>
      </w:r>
      <w:r w:rsidRPr="00AB1781">
        <w:rPr>
          <w:rStyle w:val="FootnoteReference"/>
        </w:rPr>
        <w:footnoteReference w:id="34"/>
      </w:r>
    </w:p>
    <w:p w14:paraId="3B02500A" w14:textId="2A7C5BCB" w:rsidR="00E54261" w:rsidRPr="009C1C97" w:rsidRDefault="00E54261" w:rsidP="009C1C97">
      <w:pPr>
        <w:pStyle w:val="EnglishHangEndNoCoptic"/>
        <w:rPr>
          <w:i/>
        </w:rPr>
      </w:pPr>
      <w:r w:rsidRPr="00AB1781">
        <w:tab/>
        <w:t>Why do you love vanity</w:t>
      </w:r>
      <w:r w:rsidR="00332598">
        <w:t>,</w:t>
      </w:r>
      <w:r w:rsidRPr="00AB1781">
        <w:t xml:space="preserve"> and seek falsehood? </w:t>
      </w:r>
      <w:r w:rsidRPr="009C1C97">
        <w:rPr>
          <w:i/>
        </w:rPr>
        <w:t>(Pause)</w:t>
      </w:r>
    </w:p>
    <w:p w14:paraId="62C57010" w14:textId="41948E39" w:rsidR="00E54261" w:rsidRPr="00AB1781" w:rsidRDefault="00E54261" w:rsidP="009C1C97">
      <w:pPr>
        <w:pStyle w:val="EnglishHangNoCoptic"/>
      </w:pPr>
      <w:r w:rsidRPr="00AB1781">
        <w:t xml:space="preserve">4 Know that the Lord made His Holy One </w:t>
      </w:r>
      <w:r w:rsidR="00332598">
        <w:t>wondrous</w:t>
      </w:r>
      <w:r w:rsidRPr="00AB1781">
        <w:t>;</w:t>
      </w:r>
    </w:p>
    <w:p w14:paraId="4B690D3F" w14:textId="77777777" w:rsidR="00E54261" w:rsidRPr="00AB1781" w:rsidRDefault="00E54261" w:rsidP="009C1C97">
      <w:pPr>
        <w:pStyle w:val="EnglishHangEndNoCoptic"/>
      </w:pPr>
      <w:r w:rsidRPr="00AB1781">
        <w:tab/>
        <w:t>the Lord will hear me when I cry to Him.</w:t>
      </w:r>
    </w:p>
    <w:p w14:paraId="182E1842" w14:textId="6EE6CEB5" w:rsidR="00E54261" w:rsidRPr="00AB1781" w:rsidRDefault="00E54261" w:rsidP="009C1C97">
      <w:pPr>
        <w:pStyle w:val="EnglishHangNoCoptic"/>
      </w:pPr>
      <w:r w:rsidRPr="00AB1781">
        <w:t xml:space="preserve">5 Be angry, </w:t>
      </w:r>
      <w:r w:rsidR="00AC01E8">
        <w:t>and</w:t>
      </w:r>
      <w:r w:rsidRPr="00AB1781">
        <w:t xml:space="preserve"> do not sin;</w:t>
      </w:r>
      <w:r w:rsidRPr="00AB1781">
        <w:rPr>
          <w:rStyle w:val="FootnoteReference"/>
        </w:rPr>
        <w:footnoteReference w:id="35"/>
      </w:r>
    </w:p>
    <w:p w14:paraId="3B6564CF" w14:textId="6B0694E8" w:rsidR="00E54261" w:rsidRPr="00AB1781" w:rsidRDefault="00E54261" w:rsidP="009C1C97">
      <w:pPr>
        <w:pStyle w:val="EnglishHangNoCoptic"/>
      </w:pPr>
      <w:r w:rsidRPr="00AB1781">
        <w:tab/>
      </w:r>
      <w:r w:rsidR="004E7308">
        <w:t>feel compunction on your beds</w:t>
      </w:r>
    </w:p>
    <w:p w14:paraId="3BD921F5" w14:textId="5EAFD4DE" w:rsidR="00E54261" w:rsidRPr="009C1C97" w:rsidRDefault="00E54261" w:rsidP="009C1C97">
      <w:pPr>
        <w:pStyle w:val="EnglishHangEndNoCoptic"/>
        <w:rPr>
          <w:i/>
        </w:rPr>
      </w:pPr>
      <w:r w:rsidRPr="00AB1781">
        <w:tab/>
      </w:r>
      <w:r w:rsidR="004E7308">
        <w:t>for what you say in your hearts</w:t>
      </w:r>
      <w:r w:rsidRPr="00AB1781">
        <w:t>.</w:t>
      </w:r>
      <w:r w:rsidRPr="00AB1781">
        <w:rPr>
          <w:rStyle w:val="FootnoteReference"/>
        </w:rPr>
        <w:footnoteReference w:id="36"/>
      </w:r>
      <w:r w:rsidRPr="00AB1781">
        <w:t xml:space="preserve"> </w:t>
      </w:r>
      <w:r w:rsidRPr="009C1C97">
        <w:rPr>
          <w:i/>
        </w:rPr>
        <w:t>(Pause)</w:t>
      </w:r>
    </w:p>
    <w:p w14:paraId="13F875CB" w14:textId="77777777" w:rsidR="00E54261" w:rsidRPr="00AB1781" w:rsidRDefault="00E54261" w:rsidP="009C1C97">
      <w:pPr>
        <w:pStyle w:val="EnglishHangNoCoptic"/>
      </w:pPr>
      <w:r w:rsidRPr="00AB1781">
        <w:t>6 Offer the sacrifice of righteousness,</w:t>
      </w:r>
      <w:r w:rsidRPr="00AB1781">
        <w:rPr>
          <w:rStyle w:val="FootnoteReference"/>
        </w:rPr>
        <w:footnoteReference w:id="37"/>
      </w:r>
    </w:p>
    <w:p w14:paraId="3DCBB2A8" w14:textId="17170D6D" w:rsidR="00E54261" w:rsidRPr="009C1C97" w:rsidRDefault="00E54261" w:rsidP="009C1C97">
      <w:pPr>
        <w:pStyle w:val="EnglishHangEndNoCoptic"/>
      </w:pPr>
      <w:r w:rsidRPr="00AB1781">
        <w:tab/>
        <w:t xml:space="preserve">and </w:t>
      </w:r>
      <w:r w:rsidR="00AC01E8">
        <w:t>hope</w:t>
      </w:r>
      <w:r w:rsidRPr="00AB1781">
        <w:t xml:space="preserve"> in the Lord.</w:t>
      </w:r>
    </w:p>
    <w:p w14:paraId="4A919C90" w14:textId="12722D47" w:rsidR="00E54261" w:rsidRPr="00AB1781" w:rsidRDefault="004E7308" w:rsidP="009C1C97">
      <w:pPr>
        <w:pStyle w:val="EnglishHangNoCoptic"/>
      </w:pPr>
      <w:r>
        <w:t>7 There are many who say, “</w:t>
      </w:r>
      <w:r w:rsidR="00E54261" w:rsidRPr="00AB1781">
        <w:t xml:space="preserve">Who will show us good </w:t>
      </w:r>
      <w:r>
        <w:t>things?”</w:t>
      </w:r>
    </w:p>
    <w:p w14:paraId="4F302FBB" w14:textId="16879468" w:rsidR="00E54261" w:rsidRPr="00AB1781" w:rsidRDefault="00E54261" w:rsidP="009C1C97">
      <w:pPr>
        <w:pStyle w:val="EnglishHangEndNoCoptic"/>
      </w:pPr>
      <w:r w:rsidRPr="00AB1781">
        <w:tab/>
        <w:t xml:space="preserve">The light of </w:t>
      </w:r>
      <w:r w:rsidR="00E570CB">
        <w:t>Your</w:t>
      </w:r>
      <w:r w:rsidRPr="00AB1781">
        <w:t xml:space="preserve"> presence</w:t>
      </w:r>
      <w:r w:rsidR="00AC01E8">
        <w:rPr>
          <w:rStyle w:val="FootnoteReference"/>
        </w:rPr>
        <w:footnoteReference w:id="38"/>
      </w:r>
      <w:r w:rsidRPr="00AB1781">
        <w:t xml:space="preserve"> has been signed upon us, O Lord.</w:t>
      </w:r>
    </w:p>
    <w:p w14:paraId="06A3F699" w14:textId="5215FB00" w:rsidR="00E54261" w:rsidRPr="00AB1781" w:rsidRDefault="00E54261" w:rsidP="009C1C97">
      <w:pPr>
        <w:pStyle w:val="EnglishHangNoCoptic"/>
      </w:pPr>
      <w:r w:rsidRPr="00AB1781">
        <w:lastRenderedPageBreak/>
        <w:t xml:space="preserve">8 </w:t>
      </w:r>
      <w:r w:rsidR="001040C8">
        <w:t>You</w:t>
      </w:r>
      <w:r w:rsidRPr="00AB1781">
        <w:t xml:space="preserve"> </w:t>
      </w:r>
      <w:r w:rsidR="00556387">
        <w:t>have</w:t>
      </w:r>
      <w:r w:rsidRPr="00AB1781">
        <w:t xml:space="preserve"> given </w:t>
      </w:r>
      <w:r w:rsidR="00AC01E8">
        <w:t>more gladness to my heart</w:t>
      </w:r>
    </w:p>
    <w:p w14:paraId="5B380101" w14:textId="2E9CA57E" w:rsidR="00E54261" w:rsidRPr="00AB1781" w:rsidRDefault="00E54261" w:rsidP="009C1C97">
      <w:pPr>
        <w:pStyle w:val="EnglishHangEndNoCoptic"/>
      </w:pPr>
      <w:r w:rsidRPr="00AB1781">
        <w:tab/>
        <w:t>than fills men at the harvest of their wheat, wine and oil.</w:t>
      </w:r>
      <w:r w:rsidR="0054429F">
        <w:rPr>
          <w:rStyle w:val="FootnoteReference"/>
        </w:rPr>
        <w:footnoteReference w:id="39"/>
      </w:r>
    </w:p>
    <w:p w14:paraId="0E8B70C3" w14:textId="34ED87A4" w:rsidR="00E54261" w:rsidRPr="00AB1781" w:rsidRDefault="00E54261" w:rsidP="009C1C97">
      <w:pPr>
        <w:pStyle w:val="EnglishHangNoCoptic"/>
      </w:pPr>
      <w:r w:rsidRPr="00AB1781">
        <w:t>9 I will rest and sleep</w:t>
      </w:r>
      <w:r w:rsidR="00AC01E8">
        <w:t xml:space="preserve"> in peace</w:t>
      </w:r>
      <w:r w:rsidRPr="00AB1781">
        <w:t>;</w:t>
      </w:r>
      <w:r w:rsidRPr="00AB1781">
        <w:rPr>
          <w:rStyle w:val="FootnoteReference"/>
        </w:rPr>
        <w:footnoteReference w:id="40"/>
      </w:r>
    </w:p>
    <w:p w14:paraId="1671A3D0" w14:textId="5ECAF99B" w:rsidR="00E54261" w:rsidRDefault="00E54261" w:rsidP="009C1C97">
      <w:pPr>
        <w:pStyle w:val="EnglishHangEndNoCoptic"/>
      </w:pPr>
      <w:r w:rsidRPr="00AB1781">
        <w:tab/>
        <w:t xml:space="preserve">for </w:t>
      </w:r>
      <w:r w:rsidR="00390B7C">
        <w:t>You</w:t>
      </w:r>
      <w:r w:rsidR="004E7308">
        <w:t xml:space="preserve"> alone</w:t>
      </w:r>
      <w:r w:rsidR="00390B7C">
        <w:t xml:space="preserve">, </w:t>
      </w:r>
      <w:r w:rsidR="00AC01E8">
        <w:t xml:space="preserve">O </w:t>
      </w:r>
      <w:r w:rsidR="00390B7C">
        <w:t xml:space="preserve">Lord, </w:t>
      </w:r>
      <w:r w:rsidR="00AC01E8">
        <w:t>have made</w:t>
      </w:r>
      <w:r w:rsidRPr="00AB1781">
        <w:t xml:space="preserve"> me to </w:t>
      </w:r>
      <w:r w:rsidR="004E7308">
        <w:t>live in hope</w:t>
      </w:r>
      <w:r w:rsidRPr="00AB1781">
        <w:t>.</w:t>
      </w:r>
      <w:r w:rsidRPr="00AB1781">
        <w:rPr>
          <w:rStyle w:val="FootnoteReference"/>
        </w:rPr>
        <w:footnoteReference w:id="41"/>
      </w:r>
    </w:p>
    <w:p w14:paraId="30E2736C" w14:textId="6DE43C6E"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_Ref412098238 \h </w:instrText>
      </w:r>
      <w:r>
        <w:fldChar w:fldCharType="separate"/>
      </w:r>
      <w:r w:rsidR="000C7DE2">
        <w:t>Psalm</w:t>
      </w:r>
      <w:r w:rsidR="000C7DE2" w:rsidRPr="00AB1781">
        <w:t xml:space="preserve"> 5</w:t>
      </w:r>
      <w:r w:rsidR="000C7DE2">
        <w:t>: “Give ear to my words, O Lord”</w:t>
      </w:r>
      <w:r>
        <w:fldChar w:fldCharType="end"/>
      </w:r>
      <w:r>
        <w:t xml:space="preserve">, page </w:t>
      </w:r>
      <w:r>
        <w:fldChar w:fldCharType="begin"/>
      </w:r>
      <w:r>
        <w:instrText xml:space="preserve"> PAGEREF _Ref412098238 \h </w:instrText>
      </w:r>
      <w:r>
        <w:fldChar w:fldCharType="separate"/>
      </w:r>
      <w:r w:rsidR="000C7DE2">
        <w:rPr>
          <w:noProof/>
        </w:rPr>
        <w:t>89</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_Ref412025822 \h </w:instrText>
      </w:r>
      <w:r w:rsidR="00B35B25">
        <w:fldChar w:fldCharType="separate"/>
      </w:r>
      <w:r w:rsidR="000C7DE2">
        <w:t>Psalm</w:t>
      </w:r>
      <w:r w:rsidR="000C7DE2" w:rsidRPr="00AB1781">
        <w:t xml:space="preserve"> 6</w:t>
      </w:r>
      <w:r w:rsidR="000C7DE2">
        <w:t>: “O Lord, rebuke me, but not in Your anger”</w:t>
      </w:r>
      <w:r w:rsidR="00B35B25">
        <w:fldChar w:fldCharType="end"/>
      </w:r>
      <w:r w:rsidR="00B35B25">
        <w:t xml:space="preserve">, page </w:t>
      </w:r>
      <w:r w:rsidR="00B35B25">
        <w:fldChar w:fldCharType="begin"/>
      </w:r>
      <w:r w:rsidR="00B35B25">
        <w:instrText xml:space="preserve"> PAGEREF _Ref412025822 \h </w:instrText>
      </w:r>
      <w:r w:rsidR="00B35B25">
        <w:fldChar w:fldCharType="separate"/>
      </w:r>
      <w:r w:rsidR="000C7DE2">
        <w:rPr>
          <w:noProof/>
        </w:rPr>
        <w:t>90</w:t>
      </w:r>
      <w:r w:rsidR="00B35B25">
        <w:fldChar w:fldCharType="end"/>
      </w:r>
      <w:r w:rsidR="00B35B25">
        <w:t>.</w:t>
      </w:r>
    </w:p>
    <w:p w14:paraId="20A6142B" w14:textId="54175D5B" w:rsidR="00E54261" w:rsidRPr="009C1C97" w:rsidRDefault="009C1C97" w:rsidP="00BF0205">
      <w:pPr>
        <w:pStyle w:val="Heading4"/>
      </w:pPr>
      <w:bookmarkStart w:id="233" w:name="_Ref412098238"/>
      <w:r>
        <w:t>Psalm</w:t>
      </w:r>
      <w:r w:rsidR="00E54261" w:rsidRPr="00AB1781">
        <w:t xml:space="preserve"> 5</w:t>
      </w:r>
      <w:r>
        <w:t xml:space="preserve">: </w:t>
      </w:r>
      <w:r w:rsidR="005A728E">
        <w:t>“</w:t>
      </w:r>
      <w:r w:rsidR="00F017CA">
        <w:t>Give ear to my words, O Lord”</w:t>
      </w:r>
      <w:bookmarkEnd w:id="233"/>
    </w:p>
    <w:p w14:paraId="1E60728A" w14:textId="77777777" w:rsidR="00E54261" w:rsidRPr="007A1A59" w:rsidRDefault="00E54261" w:rsidP="007A1A59">
      <w:pPr>
        <w:jc w:val="center"/>
        <w:rPr>
          <w:b/>
        </w:rPr>
      </w:pPr>
      <w:r w:rsidRPr="007A1A59">
        <w:rPr>
          <w:b/>
        </w:rPr>
        <w:t>A Morning Prayer for Guidance</w:t>
      </w:r>
    </w:p>
    <w:p w14:paraId="7516E575" w14:textId="77777777" w:rsidR="00E54261" w:rsidRPr="007A1A59" w:rsidRDefault="00E54261" w:rsidP="007A1A59">
      <w:pPr>
        <w:jc w:val="center"/>
        <w:rPr>
          <w:b/>
        </w:rPr>
      </w:pPr>
      <w:r w:rsidRPr="007A1A59">
        <w:rPr>
          <w:b/>
        </w:rPr>
        <w:t>The Joy of Life Indwelt by God</w:t>
      </w:r>
    </w:p>
    <w:p w14:paraId="0A6DA4BB" w14:textId="1D8AC233"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23E1A5BB" w14:textId="7F7CFFE4" w:rsidR="00C8505F" w:rsidRPr="009C1C97" w:rsidRDefault="00E54261" w:rsidP="00C8505F">
      <w:pPr>
        <w:pStyle w:val="EnglishHangEndNoCoptic"/>
        <w:rPr>
          <w:i/>
        </w:rPr>
      </w:pPr>
      <w:r w:rsidRPr="00AB1781">
        <w:t xml:space="preserve">1 </w:t>
      </w:r>
      <w:r w:rsidR="00C8505F" w:rsidRPr="009C1C97">
        <w:rPr>
          <w:i/>
        </w:rPr>
        <w:t>(</w:t>
      </w:r>
      <w:r w:rsidR="00AC01E8">
        <w:rPr>
          <w:i/>
        </w:rPr>
        <w:t>For the end;</w:t>
      </w:r>
      <w:r w:rsidR="00C8505F">
        <w:rPr>
          <w:i/>
        </w:rPr>
        <w:t xml:space="preserve"> </w:t>
      </w:r>
      <w:r w:rsidR="00AC01E8">
        <w:rPr>
          <w:i/>
        </w:rPr>
        <w:t>a</w:t>
      </w:r>
      <w:r w:rsidR="00C8505F" w:rsidRPr="009C1C97">
        <w:rPr>
          <w:i/>
        </w:rPr>
        <w:t xml:space="preserve"> Psalm by David</w:t>
      </w:r>
      <w:r w:rsidR="00C8505F">
        <w:rPr>
          <w:i/>
        </w:rPr>
        <w:t xml:space="preserve"> for her that obtained the inheritance</w:t>
      </w:r>
      <w:r w:rsidR="00C8505F" w:rsidRPr="009C1C97">
        <w:rPr>
          <w:i/>
        </w:rPr>
        <w:t>)</w:t>
      </w:r>
    </w:p>
    <w:p w14:paraId="02200B7A" w14:textId="60E505D7" w:rsidR="00E54261" w:rsidRPr="00AB1781" w:rsidRDefault="00AC01E8" w:rsidP="00AC01E8">
      <w:pPr>
        <w:pStyle w:val="EnglishHangNoCoptic"/>
      </w:pPr>
      <w:r>
        <w:t>2 Give ear to my words, O L</w:t>
      </w:r>
      <w:r w:rsidR="00E54261" w:rsidRPr="00AB1781">
        <w:t>ord,</w:t>
      </w:r>
    </w:p>
    <w:p w14:paraId="2264F541" w14:textId="0F33689B" w:rsidR="00E54261" w:rsidRPr="00AB1781" w:rsidRDefault="00E54261" w:rsidP="009C1C97">
      <w:pPr>
        <w:pStyle w:val="EnglishHangEndNoCoptic"/>
      </w:pPr>
      <w:r w:rsidRPr="00AB1781">
        <w:tab/>
      </w:r>
      <w:r w:rsidR="00AC01E8">
        <w:t>hear</w:t>
      </w:r>
      <w:r w:rsidRPr="00AB1781">
        <w:t xml:space="preserve"> my cry.</w:t>
      </w:r>
    </w:p>
    <w:p w14:paraId="16217F5B" w14:textId="3BBF674C" w:rsidR="00E54261" w:rsidRPr="00AB1781" w:rsidRDefault="00E54261" w:rsidP="009C1C97">
      <w:pPr>
        <w:pStyle w:val="EnglishHangNoCoptic"/>
      </w:pPr>
      <w:r w:rsidRPr="00AB1781">
        <w:t xml:space="preserve">3 Attend to the voice of my </w:t>
      </w:r>
      <w:r w:rsidR="00AC01E8">
        <w:t>supplication</w:t>
      </w:r>
      <w:r w:rsidRPr="00AB1781">
        <w:t>,</w:t>
      </w:r>
    </w:p>
    <w:p w14:paraId="1E1F8E24" w14:textId="1C028453" w:rsidR="00E54261" w:rsidRPr="00AB1781" w:rsidRDefault="00AC01E8" w:rsidP="009C1C97">
      <w:pPr>
        <w:pStyle w:val="EnglishHangNoCoptic"/>
      </w:pPr>
      <w:r>
        <w:tab/>
        <w:t>my King and my God,</w:t>
      </w:r>
    </w:p>
    <w:p w14:paraId="3B9CCAE1" w14:textId="05DD5688" w:rsidR="00E54261" w:rsidRPr="00AB1781" w:rsidRDefault="00AC01E8" w:rsidP="009C1C97">
      <w:pPr>
        <w:pStyle w:val="EnglishHangEndNoCoptic"/>
      </w:pPr>
      <w:r>
        <w:tab/>
        <w:t>f</w:t>
      </w:r>
      <w:r w:rsidR="00E54261" w:rsidRPr="00AB1781">
        <w:t xml:space="preserve">or to </w:t>
      </w:r>
      <w:r w:rsidR="00390B7C">
        <w:t>You</w:t>
      </w:r>
      <w:r w:rsidR="00E54261" w:rsidRPr="00AB1781">
        <w:t xml:space="preserve"> I will pray, O Lord.</w:t>
      </w:r>
    </w:p>
    <w:p w14:paraId="091FDE60" w14:textId="77777777" w:rsidR="00E54261" w:rsidRPr="00AB1781" w:rsidRDefault="00E54261" w:rsidP="009C1C97">
      <w:pPr>
        <w:pStyle w:val="EnglishHangNoCoptic"/>
      </w:pPr>
      <w:r w:rsidRPr="00AB1781">
        <w:t xml:space="preserve">4 </w:t>
      </w:r>
      <w:r w:rsidR="00390B7C">
        <w:t>You will</w:t>
      </w:r>
      <w:r w:rsidRPr="00AB1781">
        <w:t xml:space="preserve"> hear my voice in the morning.</w:t>
      </w:r>
    </w:p>
    <w:p w14:paraId="26A2CB0A" w14:textId="153E5A36" w:rsidR="00E54261" w:rsidRPr="00AB1781" w:rsidRDefault="00E54261" w:rsidP="009C1C97">
      <w:pPr>
        <w:pStyle w:val="EnglishHangNoCoptic"/>
      </w:pPr>
      <w:r w:rsidRPr="00AB1781">
        <w:tab/>
      </w:r>
      <w:r w:rsidR="00DC2AAA">
        <w:t>I will stand before You early i</w:t>
      </w:r>
      <w:r w:rsidRPr="00AB1781">
        <w:t>n the morning</w:t>
      </w:r>
    </w:p>
    <w:p w14:paraId="4E540105" w14:textId="3E69A5B9" w:rsidR="00E54261" w:rsidRPr="00AB1781" w:rsidRDefault="00390B7C" w:rsidP="009C1C97">
      <w:pPr>
        <w:pStyle w:val="EnglishHangEndNoCoptic"/>
      </w:pPr>
      <w:r>
        <w:tab/>
        <w:t>and You will</w:t>
      </w:r>
      <w:r w:rsidR="00E54261" w:rsidRPr="00AB1781">
        <w:t xml:space="preserve"> visit and watch over me</w:t>
      </w:r>
      <w:r w:rsidR="00FE33CB">
        <w:rPr>
          <w:rStyle w:val="FootnoteReference"/>
        </w:rPr>
        <w:footnoteReference w:id="42"/>
      </w:r>
      <w:r w:rsidR="00E54261" w:rsidRPr="00AB1781">
        <w:t>.</w:t>
      </w:r>
    </w:p>
    <w:p w14:paraId="07B7F41D" w14:textId="13A47569" w:rsidR="00E54261" w:rsidRPr="00AB1781" w:rsidRDefault="00E54261" w:rsidP="009C1C97">
      <w:pPr>
        <w:pStyle w:val="EnglishHangNoCoptic"/>
      </w:pPr>
      <w:r w:rsidRPr="00AB1781">
        <w:t xml:space="preserve">5 For </w:t>
      </w:r>
      <w:r w:rsidR="00390B7C">
        <w:t>You are</w:t>
      </w:r>
      <w:r w:rsidRPr="00AB1781">
        <w:t xml:space="preserve"> not a God Who wills iniquity</w:t>
      </w:r>
      <w:r w:rsidR="00DC2AAA">
        <w:rPr>
          <w:rStyle w:val="FootnoteReference"/>
        </w:rPr>
        <w:footnoteReference w:id="43"/>
      </w:r>
      <w:r w:rsidRPr="00AB1781">
        <w:t>;</w:t>
      </w:r>
    </w:p>
    <w:p w14:paraId="371CA11A" w14:textId="1CB19AE4" w:rsidR="00E54261" w:rsidRPr="00AB1781" w:rsidRDefault="00E54261" w:rsidP="009C1C97">
      <w:pPr>
        <w:pStyle w:val="EnglishHangEndNoCoptic"/>
      </w:pPr>
      <w:r w:rsidRPr="00AB1781">
        <w:tab/>
      </w:r>
      <w:r w:rsidR="00C165C8">
        <w:t xml:space="preserve">the </w:t>
      </w:r>
      <w:r w:rsidRPr="00AB1781">
        <w:t>ev</w:t>
      </w:r>
      <w:r w:rsidR="00390B7C">
        <w:t xml:space="preserve">il </w:t>
      </w:r>
      <w:r w:rsidR="00C165C8">
        <w:t>doer</w:t>
      </w:r>
      <w:r w:rsidR="00390B7C">
        <w:t xml:space="preserve"> </w:t>
      </w:r>
      <w:r w:rsidR="00C165C8">
        <w:t>will not</w:t>
      </w:r>
      <w:r w:rsidR="00390B7C">
        <w:t xml:space="preserve"> dwell with You</w:t>
      </w:r>
      <w:r w:rsidRPr="00AB1781">
        <w:t>.</w:t>
      </w:r>
    </w:p>
    <w:p w14:paraId="605D2E7F" w14:textId="16444CC7" w:rsidR="00E54261" w:rsidRPr="00AB1781" w:rsidRDefault="00E54261" w:rsidP="009C1C97">
      <w:pPr>
        <w:pStyle w:val="EnglishHangNoCoptic"/>
      </w:pPr>
      <w:r w:rsidRPr="00AB1781">
        <w:t xml:space="preserve">6 The </w:t>
      </w:r>
      <w:r w:rsidR="00DC2AAA">
        <w:t>transgressors</w:t>
      </w:r>
      <w:r w:rsidR="00390B7C">
        <w:t xml:space="preserve"> will not </w:t>
      </w:r>
      <w:r w:rsidR="00423962">
        <w:t>endure</w:t>
      </w:r>
      <w:r w:rsidR="00390B7C">
        <w:t xml:space="preserve"> before Your</w:t>
      </w:r>
      <w:r w:rsidR="00423962">
        <w:t xml:space="preserve"> eyes;</w:t>
      </w:r>
    </w:p>
    <w:p w14:paraId="71CDA5FC" w14:textId="2348CF57" w:rsidR="00E54261" w:rsidRPr="00AB1781" w:rsidRDefault="00390B7C" w:rsidP="009C1C97">
      <w:pPr>
        <w:pStyle w:val="EnglishHangEndNoCoptic"/>
      </w:pPr>
      <w:r>
        <w:tab/>
        <w:t>You hate</w:t>
      </w:r>
      <w:r w:rsidR="00DC2AAA">
        <w:t xml:space="preserve"> all who work iniquity</w:t>
      </w:r>
      <w:r w:rsidR="00E54261" w:rsidRPr="00AB1781">
        <w:t>.</w:t>
      </w:r>
    </w:p>
    <w:p w14:paraId="7965AB4E" w14:textId="4F92A672" w:rsidR="00E54261" w:rsidRPr="00AB1781" w:rsidRDefault="00390B7C" w:rsidP="009C1C97">
      <w:pPr>
        <w:pStyle w:val="EnglishHangNoCoptic"/>
      </w:pPr>
      <w:r>
        <w:t>7 You will</w:t>
      </w:r>
      <w:r w:rsidR="00E54261" w:rsidRPr="00AB1781">
        <w:t xml:space="preserve"> destroy all who </w:t>
      </w:r>
      <w:r w:rsidR="00423962">
        <w:t>speak</w:t>
      </w:r>
      <w:r w:rsidR="00E54261" w:rsidRPr="00AB1781">
        <w:t xml:space="preserve"> lies;</w:t>
      </w:r>
    </w:p>
    <w:p w14:paraId="4C69CBCB" w14:textId="4C53D1B8" w:rsidR="00E54261" w:rsidRPr="00AB1781" w:rsidRDefault="00E54261" w:rsidP="009C1C97">
      <w:pPr>
        <w:pStyle w:val="EnglishHangEndNoCoptic"/>
      </w:pPr>
      <w:r w:rsidRPr="00AB1781">
        <w:tab/>
        <w:t xml:space="preserve">the </w:t>
      </w:r>
      <w:r w:rsidR="00DC2AAA">
        <w:t>Lord abhors a blood-thirsty</w:t>
      </w:r>
      <w:r w:rsidRPr="00AB1781">
        <w:t xml:space="preserve"> and deceitful man.</w:t>
      </w:r>
    </w:p>
    <w:p w14:paraId="11BBF959" w14:textId="77777777" w:rsidR="00E54261" w:rsidRPr="00AB1781" w:rsidRDefault="00390B7C" w:rsidP="009C1C97">
      <w:pPr>
        <w:pStyle w:val="EnglishHangNoCoptic"/>
      </w:pPr>
      <w:r>
        <w:lastRenderedPageBreak/>
        <w:t>8 But as for me, in Your</w:t>
      </w:r>
      <w:r w:rsidR="00E54261" w:rsidRPr="00AB1781">
        <w:t xml:space="preserve"> abundant mercy</w:t>
      </w:r>
    </w:p>
    <w:p w14:paraId="7359938F" w14:textId="77777777" w:rsidR="00E54261" w:rsidRPr="00AB1781" w:rsidRDefault="00390B7C" w:rsidP="009C1C97">
      <w:pPr>
        <w:pStyle w:val="EnglishHangNoCoptic"/>
      </w:pPr>
      <w:r>
        <w:tab/>
        <w:t>I will enter Your</w:t>
      </w:r>
      <w:r w:rsidR="00E54261" w:rsidRPr="00AB1781">
        <w:t xml:space="preserve"> house;</w:t>
      </w:r>
    </w:p>
    <w:p w14:paraId="4E7ED90C" w14:textId="7F20127C" w:rsidR="00E54261" w:rsidRPr="00AB1781" w:rsidRDefault="00390B7C" w:rsidP="009C1C97">
      <w:pPr>
        <w:pStyle w:val="EnglishHangNoCoptic"/>
      </w:pPr>
      <w:r>
        <w:tab/>
      </w:r>
      <w:r w:rsidR="00DC2AAA">
        <w:t>I will bow down</w:t>
      </w:r>
      <w:r w:rsidR="00423962">
        <w:rPr>
          <w:rStyle w:val="FootnoteReference"/>
        </w:rPr>
        <w:footnoteReference w:id="44"/>
      </w:r>
      <w:r w:rsidR="00DC2AAA">
        <w:t xml:space="preserve"> towards Your holy temple</w:t>
      </w:r>
    </w:p>
    <w:p w14:paraId="73598430" w14:textId="6FB3C8F0" w:rsidR="00E54261" w:rsidRPr="00AB1781" w:rsidRDefault="00390B7C" w:rsidP="009C1C97">
      <w:pPr>
        <w:pStyle w:val="EnglishHangEndNoCoptic"/>
      </w:pPr>
      <w:r>
        <w:tab/>
      </w:r>
      <w:r w:rsidR="00DC2AAA">
        <w:t>in fear of You</w:t>
      </w:r>
      <w:r w:rsidR="00E54261" w:rsidRPr="00AB1781">
        <w:t>.</w:t>
      </w:r>
    </w:p>
    <w:p w14:paraId="4C3115AE" w14:textId="10FFE716" w:rsidR="00E54261" w:rsidRPr="00AB1781" w:rsidRDefault="00390B7C" w:rsidP="009C1C97">
      <w:pPr>
        <w:pStyle w:val="EnglishHangNoCoptic"/>
      </w:pPr>
      <w:r>
        <w:t xml:space="preserve">9 Guide me, O Lord, in </w:t>
      </w:r>
      <w:r w:rsidR="00904213">
        <w:t xml:space="preserve">the way of </w:t>
      </w:r>
      <w:r>
        <w:t>Your</w:t>
      </w:r>
      <w:r w:rsidR="00904213">
        <w:t xml:space="preserve"> righteousness</w:t>
      </w:r>
      <w:r w:rsidR="00423962">
        <w:t xml:space="preserve"> because of my enemies</w:t>
      </w:r>
      <w:r w:rsidR="00E54261" w:rsidRPr="00AB1781">
        <w:t>;</w:t>
      </w:r>
    </w:p>
    <w:p w14:paraId="121991F3" w14:textId="67F2BA27" w:rsidR="00E54261" w:rsidRPr="00AB1781" w:rsidRDefault="00390B7C" w:rsidP="009C1C97">
      <w:pPr>
        <w:pStyle w:val="EnglishHangEndNoCoptic"/>
      </w:pPr>
      <w:r>
        <w:tab/>
      </w:r>
      <w:r w:rsidR="00423962">
        <w:t>Make Your way straight before me</w:t>
      </w:r>
      <w:r w:rsidR="00E54261" w:rsidRPr="00AB1781">
        <w:t>.</w:t>
      </w:r>
    </w:p>
    <w:p w14:paraId="7A00D3AB" w14:textId="77777777" w:rsidR="00E54261" w:rsidRPr="00AB1781" w:rsidRDefault="00E54261" w:rsidP="009C1C97">
      <w:pPr>
        <w:pStyle w:val="EnglishHangNoCoptic"/>
      </w:pPr>
      <w:r w:rsidRPr="00AB1781">
        <w:t>10 For there is no truth in their mouth;</w:t>
      </w:r>
    </w:p>
    <w:p w14:paraId="0CC53066" w14:textId="77777777" w:rsidR="00E54261" w:rsidRPr="00AB1781" w:rsidRDefault="00E54261" w:rsidP="009C1C97">
      <w:pPr>
        <w:pStyle w:val="EnglishHangNoCoptic"/>
      </w:pPr>
      <w:r w:rsidRPr="00AB1781">
        <w:tab/>
        <w:t>their heart is vain.</w:t>
      </w:r>
    </w:p>
    <w:p w14:paraId="03DE747A" w14:textId="56AD0982" w:rsidR="00E54261" w:rsidRPr="00AB1781" w:rsidRDefault="00423962" w:rsidP="009C1C97">
      <w:pPr>
        <w:pStyle w:val="EnglishHangNoCoptic"/>
      </w:pPr>
      <w:r>
        <w:tab/>
        <w:t>Their throat is an open grave</w:t>
      </w:r>
      <w:r w:rsidR="00E54261" w:rsidRPr="00AB1781">
        <w:t>;</w:t>
      </w:r>
    </w:p>
    <w:p w14:paraId="08272160" w14:textId="14E2EFA3" w:rsidR="00E54261" w:rsidRPr="00AB1781" w:rsidRDefault="00E54261" w:rsidP="009C1C97">
      <w:pPr>
        <w:pStyle w:val="EnglishHangEndNoCoptic"/>
      </w:pPr>
      <w:r w:rsidRPr="00AB1781">
        <w:tab/>
      </w:r>
      <w:r w:rsidR="00423962">
        <w:t>they</w:t>
      </w:r>
      <w:r w:rsidRPr="00AB1781">
        <w:t xml:space="preserve"> </w:t>
      </w:r>
      <w:r w:rsidR="00423962">
        <w:t>deceive with their tongues</w:t>
      </w:r>
      <w:r w:rsidRPr="00AB1781">
        <w:t>.</w:t>
      </w:r>
    </w:p>
    <w:p w14:paraId="60380410" w14:textId="77777777" w:rsidR="00E54261" w:rsidRPr="00AB1781" w:rsidRDefault="00E54261" w:rsidP="009C1C97">
      <w:pPr>
        <w:pStyle w:val="EnglishHangNoCoptic"/>
      </w:pPr>
      <w:r w:rsidRPr="00AB1781">
        <w:t>11 Judge them, O God.</w:t>
      </w:r>
    </w:p>
    <w:p w14:paraId="6000CFBF" w14:textId="50B49A6F" w:rsidR="00E54261" w:rsidRPr="00AB1781" w:rsidRDefault="00E54261" w:rsidP="009C1C97">
      <w:pPr>
        <w:pStyle w:val="EnglishHangNoCoptic"/>
      </w:pPr>
      <w:r w:rsidRPr="00AB1781">
        <w:tab/>
        <w:t xml:space="preserve">Let them fall </w:t>
      </w:r>
      <w:r w:rsidR="00423962">
        <w:t>by</w:t>
      </w:r>
      <w:r w:rsidRPr="00AB1781">
        <w:t xml:space="preserve"> their own </w:t>
      </w:r>
      <w:r w:rsidR="00423962">
        <w:t>schemes</w:t>
      </w:r>
      <w:r w:rsidRPr="00AB1781">
        <w:t>;</w:t>
      </w:r>
    </w:p>
    <w:p w14:paraId="1A2ECED8" w14:textId="3015849A" w:rsidR="00E54261" w:rsidRPr="00AB1781" w:rsidRDefault="00E54261" w:rsidP="009C1C97">
      <w:pPr>
        <w:pStyle w:val="EnglishHangNoCoptic"/>
      </w:pPr>
      <w:r w:rsidRPr="00AB1781">
        <w:tab/>
      </w:r>
      <w:r w:rsidR="00423962">
        <w:t>cast them out in</w:t>
      </w:r>
      <w:r w:rsidR="00BA48D1">
        <w:t xml:space="preserve"> the multitude of their ungodli</w:t>
      </w:r>
      <w:r w:rsidR="00423962">
        <w:t>n</w:t>
      </w:r>
      <w:r w:rsidR="00BA48D1">
        <w:t>e</w:t>
      </w:r>
      <w:r w:rsidR="00423962">
        <w:t>ss</w:t>
      </w:r>
      <w:r w:rsidRPr="00AB1781">
        <w:t>,</w:t>
      </w:r>
    </w:p>
    <w:p w14:paraId="10C202FF" w14:textId="7816D150" w:rsidR="00E54261" w:rsidRPr="009C1C97" w:rsidRDefault="00390B7C" w:rsidP="009C1C97">
      <w:pPr>
        <w:pStyle w:val="EnglishHangEndNoCoptic"/>
      </w:pPr>
      <w:r>
        <w:tab/>
        <w:t>for they provoke</w:t>
      </w:r>
      <w:r w:rsidR="00423962">
        <w:t>d</w:t>
      </w:r>
      <w:r>
        <w:t xml:space="preserve"> You,</w:t>
      </w:r>
      <w:r w:rsidR="00E54261" w:rsidRPr="00AB1781">
        <w:t xml:space="preserve"> O Lord.</w:t>
      </w:r>
    </w:p>
    <w:p w14:paraId="7DF9B1E5" w14:textId="4C959C58" w:rsidR="00E54261" w:rsidRPr="00AB1781" w:rsidRDefault="00E54261" w:rsidP="009C1C97">
      <w:pPr>
        <w:pStyle w:val="EnglishHangNoCoptic"/>
      </w:pPr>
      <w:r w:rsidRPr="00AB1781">
        <w:t xml:space="preserve">12 But let all who </w:t>
      </w:r>
      <w:r w:rsidR="00423962">
        <w:t>hope</w:t>
      </w:r>
      <w:r w:rsidRPr="00AB1781">
        <w:t xml:space="preserve"> in </w:t>
      </w:r>
      <w:r w:rsidR="00423962">
        <w:t>You be glad;</w:t>
      </w:r>
    </w:p>
    <w:p w14:paraId="6F2AA669" w14:textId="2CF226E0" w:rsidR="00E54261" w:rsidRPr="00AB1781" w:rsidRDefault="00423962" w:rsidP="009C1C97">
      <w:pPr>
        <w:pStyle w:val="EnglishHangNoCoptic"/>
      </w:pPr>
      <w:r>
        <w:tab/>
        <w:t>t</w:t>
      </w:r>
      <w:r w:rsidR="00E54261" w:rsidRPr="00AB1781">
        <w:t xml:space="preserve">hey will rejoice </w:t>
      </w:r>
      <w:r w:rsidR="00A8396B">
        <w:t>forever</w:t>
      </w:r>
      <w:r>
        <w:t>,</w:t>
      </w:r>
    </w:p>
    <w:p w14:paraId="523EECAD" w14:textId="7FBEF360" w:rsidR="00E54261" w:rsidRPr="00AB1781" w:rsidRDefault="00390B7C" w:rsidP="009C1C97">
      <w:pPr>
        <w:pStyle w:val="EnglishHangNoCoptic"/>
      </w:pPr>
      <w:r>
        <w:tab/>
        <w:t>and You will</w:t>
      </w:r>
      <w:r w:rsidR="00E54261" w:rsidRPr="00AB1781">
        <w:t xml:space="preserve"> dwell in them</w:t>
      </w:r>
      <w:r w:rsidR="00423962">
        <w:t>;</w:t>
      </w:r>
      <w:r w:rsidR="00E54261" w:rsidRPr="00AB1781">
        <w:rPr>
          <w:rStyle w:val="FootnoteReference"/>
        </w:rPr>
        <w:footnoteReference w:id="45"/>
      </w:r>
    </w:p>
    <w:p w14:paraId="530A7D4A" w14:textId="270F73DF" w:rsidR="00E54261" w:rsidRPr="00AB1781" w:rsidRDefault="00423962" w:rsidP="009C1C97">
      <w:pPr>
        <w:pStyle w:val="EnglishHangEndNoCoptic"/>
      </w:pPr>
      <w:r>
        <w:tab/>
        <w:t>and a</w:t>
      </w:r>
      <w:r w:rsidR="00390B7C">
        <w:t>ll who love Your Name will glory in You</w:t>
      </w:r>
      <w:r w:rsidR="00E54261" w:rsidRPr="00AB1781">
        <w:t>.</w:t>
      </w:r>
    </w:p>
    <w:p w14:paraId="547574EB" w14:textId="34C7AADD" w:rsidR="00E54261" w:rsidRPr="00AB1781" w:rsidRDefault="00390B7C" w:rsidP="009C1C97">
      <w:pPr>
        <w:pStyle w:val="EnglishHangNoCoptic"/>
      </w:pPr>
      <w:r>
        <w:t>13 For You will</w:t>
      </w:r>
      <w:r w:rsidR="00E54261" w:rsidRPr="00AB1781">
        <w:t xml:space="preserve"> </w:t>
      </w:r>
      <w:r w:rsidR="00423962">
        <w:t>bless a righteous person</w:t>
      </w:r>
      <w:r w:rsidR="00E54261" w:rsidRPr="00AB1781">
        <w:t>;</w:t>
      </w:r>
    </w:p>
    <w:p w14:paraId="391350EF" w14:textId="198CA242" w:rsidR="00E54261" w:rsidRDefault="00390B7C" w:rsidP="009C1C97">
      <w:pPr>
        <w:pStyle w:val="EnglishHangEndNoCoptic"/>
      </w:pPr>
      <w:r>
        <w:tab/>
      </w:r>
      <w:r w:rsidR="00F05173">
        <w:t>O</w:t>
      </w:r>
      <w:r w:rsidR="00423962">
        <w:t xml:space="preserve"> Lord, </w:t>
      </w:r>
      <w:r>
        <w:t xml:space="preserve">You </w:t>
      </w:r>
      <w:r w:rsidR="00E54261" w:rsidRPr="00AB1781">
        <w:t xml:space="preserve">crowned us with </w:t>
      </w:r>
      <w:r w:rsidR="00423962">
        <w:t xml:space="preserve">the shield of Your </w:t>
      </w:r>
      <w:r w:rsidR="00E54261" w:rsidRPr="00AB1781">
        <w:t>goodwill.</w:t>
      </w:r>
    </w:p>
    <w:p w14:paraId="68BE1970" w14:textId="43FFFF81" w:rsidR="00F35AEA" w:rsidRPr="009C1C97"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_Ref412025822 \h </w:instrText>
      </w:r>
      <w:r>
        <w:fldChar w:fldCharType="separate"/>
      </w:r>
      <w:r w:rsidR="000C7DE2">
        <w:t>Psalm</w:t>
      </w:r>
      <w:r w:rsidR="000C7DE2" w:rsidRPr="00AB1781">
        <w:t xml:space="preserve"> 6</w:t>
      </w:r>
      <w:r w:rsidR="000C7DE2">
        <w:t>: “O Lord, rebuke me, but not in Your anger”</w:t>
      </w:r>
      <w:r>
        <w:fldChar w:fldCharType="end"/>
      </w:r>
      <w:r>
        <w:t xml:space="preserve">, page </w:t>
      </w:r>
      <w:r>
        <w:fldChar w:fldCharType="begin"/>
      </w:r>
      <w:r>
        <w:instrText xml:space="preserve"> PAGEREF _Ref412025822 \h </w:instrText>
      </w:r>
      <w:r>
        <w:fldChar w:fldCharType="separate"/>
      </w:r>
      <w:r w:rsidR="000C7DE2">
        <w:rPr>
          <w:noProof/>
        </w:rPr>
        <w:t>90</w:t>
      </w:r>
      <w:r>
        <w:fldChar w:fldCharType="end"/>
      </w:r>
      <w:r>
        <w:t>.</w:t>
      </w:r>
    </w:p>
    <w:p w14:paraId="3514BA70" w14:textId="3F9FE953" w:rsidR="00E54261" w:rsidRPr="009C1C97" w:rsidRDefault="009C1C97" w:rsidP="00BF0205">
      <w:pPr>
        <w:pStyle w:val="Heading4"/>
      </w:pPr>
      <w:bookmarkStart w:id="234" w:name="_Ref412025822"/>
      <w:r>
        <w:t>Psalm</w:t>
      </w:r>
      <w:r w:rsidR="00E54261" w:rsidRPr="00AB1781">
        <w:t xml:space="preserve"> 6</w:t>
      </w:r>
      <w:r>
        <w:t xml:space="preserve">: </w:t>
      </w:r>
      <w:r w:rsidR="005A728E">
        <w:t>“</w:t>
      </w:r>
      <w:r>
        <w:t xml:space="preserve">O Lord, rebuke me, but not in </w:t>
      </w:r>
      <w:r w:rsidR="00390B7C">
        <w:t>Your</w:t>
      </w:r>
      <w:r>
        <w:t xml:space="preserve"> ang</w:t>
      </w:r>
      <w:r w:rsidR="00F017CA">
        <w:t>er”</w:t>
      </w:r>
      <w:bookmarkEnd w:id="234"/>
    </w:p>
    <w:p w14:paraId="77413DD1" w14:textId="77777777" w:rsidR="00E54261" w:rsidRPr="007A1A59" w:rsidRDefault="00E54261" w:rsidP="007A1A59">
      <w:pPr>
        <w:jc w:val="center"/>
        <w:rPr>
          <w:b/>
        </w:rPr>
      </w:pPr>
      <w:r w:rsidRPr="007A1A59">
        <w:rPr>
          <w:b/>
        </w:rPr>
        <w:t>A Cry in Anguish of Body and Soul</w:t>
      </w:r>
    </w:p>
    <w:p w14:paraId="1CED60AE" w14:textId="77777777" w:rsidR="00E54261" w:rsidRPr="007A1A59" w:rsidRDefault="00E54261" w:rsidP="007A1A59">
      <w:pPr>
        <w:jc w:val="center"/>
        <w:rPr>
          <w:b/>
        </w:rPr>
      </w:pPr>
      <w:r w:rsidRPr="007A1A59">
        <w:rPr>
          <w:b/>
        </w:rPr>
        <w:t>Faith Receives the Answer to Prayer</w:t>
      </w:r>
    </w:p>
    <w:p w14:paraId="59A2C076" w14:textId="24B5AF8A"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3BE531F" w14:textId="05BA099F" w:rsidR="00E54261" w:rsidRPr="009C1C97" w:rsidRDefault="00E54261" w:rsidP="009C1C97">
      <w:pPr>
        <w:pStyle w:val="EnglishHangEndNoCoptic"/>
        <w:rPr>
          <w:i/>
        </w:rPr>
      </w:pPr>
      <w:r w:rsidRPr="00AB1781">
        <w:t xml:space="preserve">1 </w:t>
      </w:r>
      <w:r w:rsidRPr="009C1C97">
        <w:rPr>
          <w:i/>
        </w:rPr>
        <w:t>(</w:t>
      </w:r>
      <w:r w:rsidR="009038B2">
        <w:rPr>
          <w:i/>
        </w:rPr>
        <w:t xml:space="preserve">For the end, </w:t>
      </w:r>
      <w:r w:rsidR="00530F84">
        <w:rPr>
          <w:i/>
        </w:rPr>
        <w:t>a</w:t>
      </w:r>
      <w:r w:rsidRPr="009C1C97">
        <w:rPr>
          <w:i/>
        </w:rPr>
        <w:t xml:space="preserve"> Psalm by David</w:t>
      </w:r>
      <w:r w:rsidR="00DA5133">
        <w:rPr>
          <w:i/>
        </w:rPr>
        <w:t xml:space="preserve"> among the Hymns for the Octave</w:t>
      </w:r>
      <w:r w:rsidR="00DA5133">
        <w:rPr>
          <w:rStyle w:val="FootnoteReference"/>
          <w:i/>
        </w:rPr>
        <w:footnoteReference w:id="46"/>
      </w:r>
      <w:r w:rsidR="00DA5133">
        <w:rPr>
          <w:i/>
        </w:rPr>
        <w:t>)</w:t>
      </w:r>
    </w:p>
    <w:p w14:paraId="4787A773" w14:textId="751BECAC" w:rsidR="00E54261" w:rsidRPr="00AB1781" w:rsidRDefault="00E54261" w:rsidP="009C1C97">
      <w:pPr>
        <w:pStyle w:val="EnglishHangNoCoptic"/>
      </w:pPr>
      <w:r w:rsidRPr="00AB1781">
        <w:t>2 O Lord, rebuke me</w:t>
      </w:r>
      <w:r w:rsidR="00530F84">
        <w:t>[</w:t>
      </w:r>
      <w:r w:rsidRPr="00AB1781">
        <w:t>, but</w:t>
      </w:r>
      <w:r w:rsidR="00530F84">
        <w:t>]</w:t>
      </w:r>
      <w:r w:rsidRPr="00AB1781">
        <w:t xml:space="preserve"> not in </w:t>
      </w:r>
      <w:r w:rsidR="001040C8">
        <w:t>Your</w:t>
      </w:r>
      <w:r w:rsidRPr="00AB1781">
        <w:t xml:space="preserve"> anger;</w:t>
      </w:r>
    </w:p>
    <w:p w14:paraId="3A2FC2CA" w14:textId="6BAD6B58" w:rsidR="00E54261" w:rsidRPr="00AB1781" w:rsidRDefault="001040C8" w:rsidP="009C1C97">
      <w:pPr>
        <w:pStyle w:val="EnglishHangEndNoCoptic"/>
      </w:pPr>
      <w:r>
        <w:tab/>
        <w:t>and chasten me</w:t>
      </w:r>
      <w:r w:rsidR="00530F84">
        <w:t>[</w:t>
      </w:r>
      <w:r>
        <w:t>, but</w:t>
      </w:r>
      <w:r w:rsidR="00530F84">
        <w:t>]</w:t>
      </w:r>
      <w:r>
        <w:t xml:space="preserve"> not in Your</w:t>
      </w:r>
      <w:r w:rsidR="00E54261" w:rsidRPr="00AB1781">
        <w:t xml:space="preserve"> wrath.</w:t>
      </w:r>
      <w:r w:rsidR="00E54261" w:rsidRPr="00AB1781">
        <w:rPr>
          <w:rStyle w:val="FootnoteReference"/>
        </w:rPr>
        <w:footnoteReference w:id="47"/>
      </w:r>
    </w:p>
    <w:p w14:paraId="55509B52" w14:textId="77777777" w:rsidR="00E54261" w:rsidRPr="00AB1781" w:rsidRDefault="00E54261" w:rsidP="009C1C97">
      <w:pPr>
        <w:pStyle w:val="EnglishHangNoCoptic"/>
      </w:pPr>
      <w:r w:rsidRPr="00AB1781">
        <w:lastRenderedPageBreak/>
        <w:t>3 Have mercy on me, O Lord, for I am weak,</w:t>
      </w:r>
    </w:p>
    <w:p w14:paraId="10636DC3" w14:textId="63EB11E6" w:rsidR="00E54261" w:rsidRPr="00AB1781" w:rsidRDefault="00E54261" w:rsidP="009C1C97">
      <w:pPr>
        <w:pStyle w:val="EnglishHangEndNoCoptic"/>
      </w:pPr>
      <w:r w:rsidRPr="00AB1781">
        <w:tab/>
        <w:t xml:space="preserve">heal me, O Lord, for my bones </w:t>
      </w:r>
      <w:r w:rsidR="003D1190">
        <w:t>are troubled</w:t>
      </w:r>
      <w:r w:rsidRPr="00AB1781">
        <w:t>.</w:t>
      </w:r>
    </w:p>
    <w:p w14:paraId="51768491" w14:textId="68A80202" w:rsidR="00E54261" w:rsidRPr="00AB1781" w:rsidRDefault="00E54261" w:rsidP="009C1C97">
      <w:pPr>
        <w:pStyle w:val="EnglishHangNoCoptic"/>
      </w:pPr>
      <w:r w:rsidRPr="00AB1781">
        <w:t xml:space="preserve">4 </w:t>
      </w:r>
      <w:r w:rsidR="004B18E6">
        <w:t>And my</w:t>
      </w:r>
      <w:r w:rsidRPr="00AB1781">
        <w:t xml:space="preserve"> soul is </w:t>
      </w:r>
      <w:r w:rsidR="004B18E6">
        <w:t xml:space="preserve">greatly </w:t>
      </w:r>
      <w:r w:rsidRPr="00AB1781">
        <w:t>troubled.</w:t>
      </w:r>
    </w:p>
    <w:p w14:paraId="4AC88764" w14:textId="266E3450" w:rsidR="00E54261" w:rsidRPr="00AB1781" w:rsidRDefault="001040C8" w:rsidP="009C1C97">
      <w:pPr>
        <w:pStyle w:val="EnglishHangEndNoCoptic"/>
      </w:pPr>
      <w:r>
        <w:tab/>
        <w:t xml:space="preserve">But </w:t>
      </w:r>
      <w:r w:rsidR="004B18E6">
        <w:t xml:space="preserve">where are </w:t>
      </w:r>
      <w:r>
        <w:t>You</w:t>
      </w:r>
      <w:r w:rsidR="00E54261" w:rsidRPr="00AB1781">
        <w:t>, O Lord, how long</w:t>
      </w:r>
      <w:r w:rsidR="004B18E6">
        <w:t xml:space="preserve"> am I to suffer</w:t>
      </w:r>
      <w:r w:rsidR="00E54261" w:rsidRPr="00AB1781">
        <w:t>?</w:t>
      </w:r>
      <w:r w:rsidR="00E54261" w:rsidRPr="00AB1781">
        <w:rPr>
          <w:rStyle w:val="FootnoteReference"/>
        </w:rPr>
        <w:footnoteReference w:id="48"/>
      </w:r>
    </w:p>
    <w:p w14:paraId="09FEE392" w14:textId="77777777" w:rsidR="00E54261" w:rsidRPr="00AB1781" w:rsidRDefault="00E54261" w:rsidP="009C1C97">
      <w:pPr>
        <w:pStyle w:val="EnglishHangNoCoptic"/>
      </w:pPr>
      <w:r w:rsidRPr="00AB1781">
        <w:t>5 Return, O Lord, deliver my soul;</w:t>
      </w:r>
    </w:p>
    <w:p w14:paraId="126CFC28" w14:textId="05016C06" w:rsidR="00E54261" w:rsidRPr="00AB1781" w:rsidRDefault="00E54261" w:rsidP="009C1C97">
      <w:pPr>
        <w:pStyle w:val="EnglishHangEndNoCoptic"/>
      </w:pPr>
      <w:r w:rsidRPr="00AB1781">
        <w:tab/>
        <w:t xml:space="preserve">save me for </w:t>
      </w:r>
      <w:r w:rsidR="00530F84">
        <w:t xml:space="preserve">the sake of </w:t>
      </w:r>
      <w:r w:rsidR="00E570CB">
        <w:t>Your</w:t>
      </w:r>
      <w:r w:rsidRPr="00AB1781">
        <w:t xml:space="preserve"> mercy.</w:t>
      </w:r>
    </w:p>
    <w:p w14:paraId="7A125322" w14:textId="77777777" w:rsidR="00E54261" w:rsidRPr="00AB1781" w:rsidRDefault="00E54261" w:rsidP="009C1C97">
      <w:pPr>
        <w:pStyle w:val="EnglishHangNoCoptic"/>
      </w:pPr>
      <w:r w:rsidRPr="00AB1781">
        <w:t>6 Fo</w:t>
      </w:r>
      <w:r w:rsidR="001040C8">
        <w:t>r in death no one remembers You</w:t>
      </w:r>
      <w:r w:rsidRPr="00AB1781">
        <w:t>,</w:t>
      </w:r>
    </w:p>
    <w:p w14:paraId="2C0C3FEE" w14:textId="103D4225" w:rsidR="00E54261" w:rsidRPr="00AB1781" w:rsidRDefault="001040C8" w:rsidP="009C1C97">
      <w:pPr>
        <w:pStyle w:val="EnglishHangEndNoCoptic"/>
      </w:pPr>
      <w:r>
        <w:tab/>
        <w:t>and who will confess</w:t>
      </w:r>
      <w:r w:rsidR="00530F84">
        <w:rPr>
          <w:rStyle w:val="FootnoteReference"/>
        </w:rPr>
        <w:footnoteReference w:id="49"/>
      </w:r>
      <w:r>
        <w:t xml:space="preserve"> You </w:t>
      </w:r>
      <w:r w:rsidR="00E54261" w:rsidRPr="00AB1781">
        <w:t xml:space="preserve">in </w:t>
      </w:r>
      <w:r w:rsidR="00DA5133">
        <w:t>Hades</w:t>
      </w:r>
      <w:r w:rsidR="00E54261" w:rsidRPr="00AB1781">
        <w:t>?</w:t>
      </w:r>
    </w:p>
    <w:p w14:paraId="6CFD5B9C" w14:textId="73F0EF63" w:rsidR="00E54261" w:rsidRPr="00AB1781" w:rsidRDefault="001040C8" w:rsidP="009C1C97">
      <w:pPr>
        <w:pStyle w:val="EnglishHangNoCoptic"/>
      </w:pPr>
      <w:r>
        <w:t xml:space="preserve">7 I am weary </w:t>
      </w:r>
      <w:r w:rsidR="00530F84">
        <w:t>with my groaning;</w:t>
      </w:r>
    </w:p>
    <w:p w14:paraId="4EB05AD2" w14:textId="54EACB47" w:rsidR="00E54261" w:rsidRPr="00AB1781" w:rsidRDefault="00530F84" w:rsidP="009C1C97">
      <w:pPr>
        <w:pStyle w:val="EnglishHangNoCoptic"/>
      </w:pPr>
      <w:r>
        <w:tab/>
        <w:t>e</w:t>
      </w:r>
      <w:r w:rsidR="00E54261" w:rsidRPr="00AB1781">
        <w:t xml:space="preserve">very night I </w:t>
      </w:r>
      <w:r w:rsidR="00DA5133">
        <w:t>wash</w:t>
      </w:r>
      <w:r w:rsidR="00E54261" w:rsidRPr="00AB1781">
        <w:t xml:space="preserve"> my bed</w:t>
      </w:r>
      <w:r w:rsidR="00DA5133">
        <w:t>,</w:t>
      </w:r>
    </w:p>
    <w:p w14:paraId="5E98FA89" w14:textId="6EEBAB73" w:rsidR="00E54261" w:rsidRPr="00AB1781" w:rsidRDefault="00E54261" w:rsidP="009C1C97">
      <w:pPr>
        <w:pStyle w:val="EnglishHangEndNoCoptic"/>
      </w:pPr>
      <w:r w:rsidRPr="00AB1781">
        <w:tab/>
        <w:t xml:space="preserve">and </w:t>
      </w:r>
      <w:r w:rsidR="00DA5133">
        <w:t>drench</w:t>
      </w:r>
      <w:r w:rsidRPr="00AB1781">
        <w:t xml:space="preserve"> my couch with my tears.</w:t>
      </w:r>
    </w:p>
    <w:p w14:paraId="2DD04837" w14:textId="13FFA66B" w:rsidR="00E54261" w:rsidRPr="00AB1781" w:rsidRDefault="00E54261" w:rsidP="009C1C97">
      <w:pPr>
        <w:pStyle w:val="EnglishHangNoCoptic"/>
      </w:pPr>
      <w:r w:rsidRPr="00AB1781">
        <w:t xml:space="preserve">8 My eye is troubled </w:t>
      </w:r>
      <w:r w:rsidR="00530F84">
        <w:t>due to</w:t>
      </w:r>
      <w:r w:rsidRPr="00AB1781">
        <w:t xml:space="preserve"> anger;</w:t>
      </w:r>
    </w:p>
    <w:p w14:paraId="2A6F35C8" w14:textId="77777777" w:rsidR="00E54261" w:rsidRPr="00AB1781" w:rsidRDefault="00E54261" w:rsidP="009C1C97">
      <w:pPr>
        <w:pStyle w:val="EnglishHangEndNoCoptic"/>
      </w:pPr>
      <w:r w:rsidRPr="00AB1781">
        <w:tab/>
        <w:t>I grow old among all my enemies.</w:t>
      </w:r>
    </w:p>
    <w:p w14:paraId="076EFE4B" w14:textId="4AA30A11" w:rsidR="00E54261" w:rsidRPr="00AB1781" w:rsidRDefault="00E54261" w:rsidP="009C1C97">
      <w:pPr>
        <w:pStyle w:val="EnglishHangNoCoptic"/>
      </w:pPr>
      <w:r w:rsidRPr="00AB1781">
        <w:t xml:space="preserve">9 Depart from me, all you </w:t>
      </w:r>
      <w:r w:rsidR="00530F84">
        <w:t>workers of iniquity</w:t>
      </w:r>
      <w:r w:rsidRPr="00AB1781">
        <w:t>,</w:t>
      </w:r>
      <w:r w:rsidRPr="00AB1781">
        <w:rPr>
          <w:rStyle w:val="FootnoteReference"/>
        </w:rPr>
        <w:footnoteReference w:id="50"/>
      </w:r>
    </w:p>
    <w:p w14:paraId="481E4568" w14:textId="77777777" w:rsidR="00E54261" w:rsidRPr="00AB1781" w:rsidRDefault="00E54261" w:rsidP="009C1C97">
      <w:pPr>
        <w:pStyle w:val="EnglishHangEndNoCoptic"/>
      </w:pPr>
      <w:r w:rsidRPr="00AB1781">
        <w:tab/>
        <w:t>for the Lord has heard the voice of my weeping.</w:t>
      </w:r>
    </w:p>
    <w:p w14:paraId="4C598F88" w14:textId="77777777" w:rsidR="00E54261" w:rsidRPr="00AB1781" w:rsidRDefault="00E54261" w:rsidP="009C1C97">
      <w:pPr>
        <w:pStyle w:val="EnglishHangNoCoptic"/>
      </w:pPr>
      <w:r w:rsidRPr="00AB1781">
        <w:t>10 The Lord has heard my petition,</w:t>
      </w:r>
    </w:p>
    <w:p w14:paraId="22E42BB3" w14:textId="77777777" w:rsidR="00E54261" w:rsidRPr="00AB1781" w:rsidRDefault="00E54261" w:rsidP="009C1C97">
      <w:pPr>
        <w:pStyle w:val="EnglishHangEndNoCoptic"/>
      </w:pPr>
      <w:r w:rsidRPr="00AB1781">
        <w:tab/>
        <w:t>the Lord has received my prayer.</w:t>
      </w:r>
    </w:p>
    <w:p w14:paraId="266D3CF5" w14:textId="77777777" w:rsidR="00E54261" w:rsidRPr="00AB1781" w:rsidRDefault="00E54261" w:rsidP="009C1C97">
      <w:pPr>
        <w:pStyle w:val="EnglishHangNoCoptic"/>
      </w:pPr>
      <w:r w:rsidRPr="00AB1781">
        <w:t>11 May all my enemies be ashamed and deeply troubled;</w:t>
      </w:r>
    </w:p>
    <w:p w14:paraId="47C84F0E" w14:textId="6665D787" w:rsidR="00E54261" w:rsidRDefault="00E54261" w:rsidP="009C1C97">
      <w:pPr>
        <w:pStyle w:val="EnglishHangEndNoCoptic"/>
      </w:pPr>
      <w:r w:rsidRPr="00AB1781">
        <w:tab/>
        <w:t xml:space="preserve">may they be </w:t>
      </w:r>
      <w:r w:rsidR="00530F84">
        <w:t>turned back,</w:t>
      </w:r>
      <w:r w:rsidRPr="00AB1781">
        <w:t xml:space="preserve"> and </w:t>
      </w:r>
      <w:r w:rsidR="00530F84">
        <w:t>suddenly put to shame</w:t>
      </w:r>
      <w:r w:rsidRPr="00AB1781">
        <w:t>.</w:t>
      </w:r>
    </w:p>
    <w:p w14:paraId="2E1CC29B" w14:textId="2135BB68" w:rsidR="00F35AEA" w:rsidRPr="009C1C9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_Ref412098295 \h </w:instrText>
      </w:r>
      <w:r>
        <w:fldChar w:fldCharType="separate"/>
      </w:r>
      <w:r w:rsidR="000C7DE2">
        <w:t>Psalm</w:t>
      </w:r>
      <w:r w:rsidR="000C7DE2" w:rsidRPr="00AB1781">
        <w:t xml:space="preserve"> 8</w:t>
      </w:r>
      <w:r w:rsidR="000C7DE2">
        <w:t>: “O Lord, our Lord, how wonderful is Your Name”</w:t>
      </w:r>
      <w:r>
        <w:fldChar w:fldCharType="end"/>
      </w:r>
      <w:r>
        <w:t xml:space="preserve">, page </w:t>
      </w:r>
      <w:r>
        <w:fldChar w:fldCharType="begin"/>
      </w:r>
      <w:r>
        <w:instrText xml:space="preserve"> PAGEREF _Ref412098295 \h </w:instrText>
      </w:r>
      <w:r>
        <w:fldChar w:fldCharType="separate"/>
      </w:r>
      <w:r w:rsidR="000C7DE2">
        <w:rPr>
          <w:noProof/>
        </w:rPr>
        <w:t>93</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rsidR="00E611C7">
        <w:t xml:space="preserve">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 xml:space="preserve">continue with </w:t>
      </w:r>
      <w:r w:rsidR="00B35B25">
        <w:fldChar w:fldCharType="begin"/>
      </w:r>
      <w:r w:rsidR="00B35B25">
        <w:instrText xml:space="preserve"> REF _Ref412025965 \h </w:instrText>
      </w:r>
      <w:r w:rsidR="00B35B25">
        <w:fldChar w:fldCharType="separate"/>
      </w:r>
      <w:r w:rsidR="000C7DE2">
        <w:t>Psalm</w:t>
      </w:r>
      <w:r w:rsidR="000C7DE2" w:rsidRPr="00AB1781">
        <w:t xml:space="preserve"> 12</w:t>
      </w:r>
      <w:r w:rsidR="000C7DE2">
        <w:t>: “How long, O Lord, will You forget me”</w:t>
      </w:r>
      <w:r w:rsidR="00B35B25">
        <w:fldChar w:fldCharType="end"/>
      </w:r>
      <w:r w:rsidR="00B35B25">
        <w:t xml:space="preserve">, page </w:t>
      </w:r>
      <w:r w:rsidR="00B35B25">
        <w:fldChar w:fldCharType="begin"/>
      </w:r>
      <w:r w:rsidR="00B35B25">
        <w:instrText xml:space="preserve"> PAGEREF _Ref412025965 \h </w:instrText>
      </w:r>
      <w:r w:rsidR="00B35B25">
        <w:fldChar w:fldCharType="separate"/>
      </w:r>
      <w:r w:rsidR="000C7DE2">
        <w:rPr>
          <w:noProof/>
        </w:rPr>
        <w:t>99</w:t>
      </w:r>
      <w:r w:rsidR="00B35B25">
        <w:fldChar w:fldCharType="end"/>
      </w:r>
      <w:r w:rsidR="00B35B25">
        <w:t>.</w:t>
      </w:r>
      <w:r w:rsidR="00E611C7">
        <w:t xml:space="preserve"> </w:t>
      </w:r>
    </w:p>
    <w:p w14:paraId="6DD058FC" w14:textId="77777777" w:rsidR="00F933DE" w:rsidRPr="00AB1781" w:rsidRDefault="00F933DE" w:rsidP="00F933DE">
      <w:pPr>
        <w:pStyle w:val="Rubric"/>
      </w:pPr>
      <w:r>
        <w:t>Glory…</w:t>
      </w:r>
    </w:p>
    <w:p w14:paraId="6A8DB3EF" w14:textId="39F353F8" w:rsidR="00E54261" w:rsidRPr="009C1C97" w:rsidRDefault="009C1C97" w:rsidP="00BF0205">
      <w:pPr>
        <w:pStyle w:val="Heading4"/>
      </w:pPr>
      <w:r>
        <w:t>Psalm</w:t>
      </w:r>
      <w:r w:rsidR="00E54261" w:rsidRPr="00AB1781">
        <w:t xml:space="preserve"> 7</w:t>
      </w:r>
      <w:r>
        <w:t xml:space="preserve">: </w:t>
      </w:r>
      <w:r w:rsidR="005A728E">
        <w:t>“</w:t>
      </w:r>
      <w:r>
        <w:t xml:space="preserve">O Lord my God, </w:t>
      </w:r>
      <w:r w:rsidR="005A728E">
        <w:t>I hope in Y</w:t>
      </w:r>
      <w:r w:rsidR="00F017CA">
        <w:t>ou”</w:t>
      </w:r>
    </w:p>
    <w:p w14:paraId="593CCE96" w14:textId="77777777" w:rsidR="00E54261" w:rsidRPr="007A1A59" w:rsidRDefault="007A1A59" w:rsidP="007A1A59">
      <w:pPr>
        <w:jc w:val="center"/>
        <w:rPr>
          <w:b/>
        </w:rPr>
      </w:pPr>
      <w:r>
        <w:rPr>
          <w:b/>
        </w:rPr>
        <w:t>G</w:t>
      </w:r>
      <w:r w:rsidR="00E54261" w:rsidRPr="007A1A59">
        <w:rPr>
          <w:b/>
        </w:rPr>
        <w:t>od the Just Judge Strong and Patient</w:t>
      </w:r>
    </w:p>
    <w:p w14:paraId="0CCE2683" w14:textId="77777777" w:rsidR="00E54261" w:rsidRPr="00AB1781" w:rsidRDefault="00E54261" w:rsidP="007A1A59">
      <w:pPr>
        <w:jc w:val="center"/>
        <w:rPr>
          <w:rFonts w:ascii="Book Antiqua" w:hAnsi="Book Antiqua" w:cs="Lucida Grande"/>
        </w:rPr>
      </w:pPr>
      <w:r w:rsidRPr="007A1A59">
        <w:rPr>
          <w:b/>
        </w:rPr>
        <w:t>Evil is Self-Destructive</w:t>
      </w:r>
    </w:p>
    <w:p w14:paraId="5BA83725" w14:textId="77777777" w:rsidR="00E54261" w:rsidRPr="009C1C97" w:rsidRDefault="00E54261" w:rsidP="009C1C97">
      <w:pPr>
        <w:pStyle w:val="EnglishHangEndNoCoptic"/>
        <w:rPr>
          <w:i/>
        </w:rPr>
      </w:pPr>
      <w:r w:rsidRPr="00AB1781">
        <w:t>1</w:t>
      </w:r>
      <w:r w:rsidRPr="009C1C97">
        <w:rPr>
          <w:i/>
        </w:rPr>
        <w:t xml:space="preserve"> (A Psalm by David which he sang to the Lord concerning the words of Cush, the Benjamite)</w:t>
      </w:r>
    </w:p>
    <w:p w14:paraId="5F587230" w14:textId="31F7C24B" w:rsidR="00E54261" w:rsidRPr="00AB1781" w:rsidRDefault="00E54261" w:rsidP="009C1C97">
      <w:pPr>
        <w:pStyle w:val="EnglishHangNoCoptic"/>
      </w:pPr>
      <w:r w:rsidRPr="00AB1781">
        <w:lastRenderedPageBreak/>
        <w:t xml:space="preserve">2 O Lord my God, </w:t>
      </w:r>
      <w:r w:rsidR="00530F84">
        <w:t>I hope in You</w:t>
      </w:r>
      <w:r w:rsidRPr="00AB1781">
        <w:t>;</w:t>
      </w:r>
    </w:p>
    <w:p w14:paraId="5F217CEB" w14:textId="70093E08" w:rsidR="00E54261" w:rsidRPr="00AB1781" w:rsidRDefault="00E54261" w:rsidP="009C1C97">
      <w:pPr>
        <w:pStyle w:val="EnglishHangEndNoCoptic"/>
      </w:pPr>
      <w:r w:rsidRPr="00AB1781">
        <w:tab/>
        <w:t xml:space="preserve">save me from all who </w:t>
      </w:r>
      <w:r w:rsidR="00530F84">
        <w:t>pursue me, and deliver me,</w:t>
      </w:r>
    </w:p>
    <w:p w14:paraId="22C22947" w14:textId="0FC2E23C" w:rsidR="00E54261" w:rsidRPr="00AB1781" w:rsidRDefault="00E54261" w:rsidP="009C1C97">
      <w:pPr>
        <w:pStyle w:val="EnglishHangNoCoptic"/>
      </w:pPr>
      <w:r w:rsidRPr="00AB1781">
        <w:t xml:space="preserve">3 lest </w:t>
      </w:r>
      <w:r w:rsidR="00530F84">
        <w:t>he</w:t>
      </w:r>
      <w:r w:rsidR="00530F84">
        <w:rPr>
          <w:rStyle w:val="FootnoteReference"/>
        </w:rPr>
        <w:footnoteReference w:id="51"/>
      </w:r>
      <w:r w:rsidRPr="00AB1781">
        <w:t xml:space="preserve"> seize my soul like a lion,</w:t>
      </w:r>
      <w:r w:rsidRPr="00AB1781">
        <w:rPr>
          <w:rStyle w:val="FootnoteReference"/>
        </w:rPr>
        <w:footnoteReference w:id="52"/>
      </w:r>
    </w:p>
    <w:p w14:paraId="0DB63D79" w14:textId="556C1E18" w:rsidR="00E54261" w:rsidRPr="00AB1781" w:rsidRDefault="00E54261" w:rsidP="009C1C97">
      <w:pPr>
        <w:pStyle w:val="EnglishHangEndNoCoptic"/>
      </w:pPr>
      <w:r w:rsidRPr="00AB1781">
        <w:tab/>
        <w:t xml:space="preserve">when there is no one to redeem or save </w:t>
      </w:r>
      <w:r w:rsidR="00530F84">
        <w:t>[</w:t>
      </w:r>
      <w:r w:rsidRPr="00AB1781">
        <w:t>me</w:t>
      </w:r>
      <w:r w:rsidR="00530F84">
        <w:t>]</w:t>
      </w:r>
      <w:r w:rsidRPr="00AB1781">
        <w:t>.</w:t>
      </w:r>
    </w:p>
    <w:p w14:paraId="2360F2AC" w14:textId="721CD0B2" w:rsidR="00E54261" w:rsidRPr="00AB1781" w:rsidRDefault="00E54261" w:rsidP="009C1C97">
      <w:pPr>
        <w:pStyle w:val="EnglishHangNoCoptic"/>
      </w:pPr>
      <w:r w:rsidRPr="00AB1781">
        <w:t xml:space="preserve">4 O Lord my God, if I have done </w:t>
      </w:r>
      <w:r w:rsidR="00A978DB">
        <w:t>this</w:t>
      </w:r>
      <w:r w:rsidRPr="00AB1781">
        <w:t>,</w:t>
      </w:r>
    </w:p>
    <w:p w14:paraId="594A6E4D" w14:textId="265FCBF0" w:rsidR="00E54261" w:rsidRPr="00AB1781" w:rsidRDefault="00E54261" w:rsidP="009C1C97">
      <w:pPr>
        <w:pStyle w:val="EnglishHangEndNoCoptic"/>
      </w:pPr>
      <w:r w:rsidRPr="00AB1781">
        <w:tab/>
        <w:t xml:space="preserve">if there is </w:t>
      </w:r>
      <w:r w:rsidR="00A978DB">
        <w:t>wrongdoing</w:t>
      </w:r>
      <w:r w:rsidRPr="00AB1781">
        <w:t xml:space="preserve"> on my hands,</w:t>
      </w:r>
    </w:p>
    <w:p w14:paraId="17765432" w14:textId="6B66BC0C" w:rsidR="00E54261" w:rsidRPr="00AB1781" w:rsidRDefault="00E54261" w:rsidP="009C1C97">
      <w:pPr>
        <w:pStyle w:val="EnglishHangNoCoptic"/>
      </w:pPr>
      <w:r w:rsidRPr="00AB1781">
        <w:t xml:space="preserve">5 if I have repaid </w:t>
      </w:r>
      <w:r w:rsidR="00254E27">
        <w:t xml:space="preserve">those who wronged me </w:t>
      </w:r>
      <w:r w:rsidRPr="00AB1781">
        <w:t>with evil</w:t>
      </w:r>
      <w:r w:rsidR="00254E27">
        <w:t>,</w:t>
      </w:r>
    </w:p>
    <w:p w14:paraId="3188BBEF" w14:textId="5CA5A1C5" w:rsidR="00E54261" w:rsidRPr="00AB1781" w:rsidRDefault="00E54261" w:rsidP="009C1C97">
      <w:pPr>
        <w:pStyle w:val="EnglishHangEndNoCoptic"/>
      </w:pPr>
      <w:r w:rsidRPr="00AB1781">
        <w:tab/>
      </w:r>
      <w:r w:rsidR="00254E27">
        <w:t xml:space="preserve">then </w:t>
      </w:r>
      <w:r w:rsidRPr="00AB1781">
        <w:t>let me fall empty</w:t>
      </w:r>
      <w:r w:rsidRPr="00AB1781">
        <w:rPr>
          <w:rStyle w:val="FootnoteReference"/>
        </w:rPr>
        <w:footnoteReference w:id="53"/>
      </w:r>
      <w:r w:rsidRPr="00AB1781">
        <w:t xml:space="preserve"> </w:t>
      </w:r>
      <w:r w:rsidR="00254E27">
        <w:t>because of</w:t>
      </w:r>
      <w:r w:rsidRPr="00AB1781">
        <w:t xml:space="preserve"> my enemies,</w:t>
      </w:r>
    </w:p>
    <w:p w14:paraId="659E9B62" w14:textId="4075E578" w:rsidR="00E54261" w:rsidRPr="00AB1781" w:rsidRDefault="00E54261" w:rsidP="009C1C97">
      <w:pPr>
        <w:pStyle w:val="EnglishHangNoCoptic"/>
      </w:pPr>
      <w:r w:rsidRPr="00AB1781">
        <w:t xml:space="preserve">6 </w:t>
      </w:r>
      <w:r w:rsidR="00A978DB">
        <w:t>then may</w:t>
      </w:r>
      <w:r w:rsidRPr="00AB1781">
        <w:t xml:space="preserve"> </w:t>
      </w:r>
      <w:r w:rsidR="00A978DB">
        <w:t>the</w:t>
      </w:r>
      <w:r w:rsidRPr="00AB1781">
        <w:t xml:space="preserve"> enemy </w:t>
      </w:r>
      <w:r w:rsidR="00A978DB">
        <w:t>pursue</w:t>
      </w:r>
      <w:r w:rsidRPr="00AB1781">
        <w:t xml:space="preserve"> </w:t>
      </w:r>
      <w:r w:rsidR="00581458">
        <w:t xml:space="preserve">and </w:t>
      </w:r>
      <w:r w:rsidR="00A978DB">
        <w:t>overtake</w:t>
      </w:r>
      <w:r w:rsidR="00581458">
        <w:t xml:space="preserve"> </w:t>
      </w:r>
      <w:r w:rsidRPr="00AB1781">
        <w:t>my soul,</w:t>
      </w:r>
    </w:p>
    <w:p w14:paraId="10BBFD75" w14:textId="7D991D51" w:rsidR="00E54261" w:rsidRPr="00AB1781" w:rsidRDefault="00E54261" w:rsidP="009C1C97">
      <w:pPr>
        <w:pStyle w:val="EnglishHangNoCoptic"/>
      </w:pPr>
      <w:r w:rsidRPr="00AB1781">
        <w:tab/>
        <w:t xml:space="preserve">and trample my life into the </w:t>
      </w:r>
      <w:r w:rsidR="00A978DB">
        <w:t>ground</w:t>
      </w:r>
      <w:r w:rsidRPr="00AB1781">
        <w:t>,</w:t>
      </w:r>
    </w:p>
    <w:p w14:paraId="16F738D7" w14:textId="77777777" w:rsidR="00E54261" w:rsidRPr="00AB1781" w:rsidRDefault="00E54261" w:rsidP="009C1C97">
      <w:pPr>
        <w:pStyle w:val="EnglishHangEndNoCoptic"/>
      </w:pPr>
      <w:r w:rsidRPr="00AB1781">
        <w:tab/>
        <w:t xml:space="preserve">and bury my glory in the dust. </w:t>
      </w:r>
      <w:r w:rsidRPr="009C1C97">
        <w:rPr>
          <w:i/>
        </w:rPr>
        <w:t>(Pause)</w:t>
      </w:r>
      <w:r w:rsidRPr="00AB1781">
        <w:rPr>
          <w:rStyle w:val="FootnoteReference"/>
        </w:rPr>
        <w:footnoteReference w:id="54"/>
      </w:r>
    </w:p>
    <w:p w14:paraId="254C4096" w14:textId="77777777" w:rsidR="00E54261" w:rsidRPr="00AB1781" w:rsidRDefault="00E54261" w:rsidP="009C1C97">
      <w:pPr>
        <w:pStyle w:val="EnglishHangNoCoptic"/>
      </w:pPr>
      <w:r w:rsidRPr="00AB1781">
        <w:t xml:space="preserve">7 Arise, O Lord, in </w:t>
      </w:r>
      <w:r w:rsidR="001040C8">
        <w:t>Your</w:t>
      </w:r>
      <w:r w:rsidRPr="00AB1781">
        <w:t xml:space="preserve"> wrath;</w:t>
      </w:r>
    </w:p>
    <w:p w14:paraId="795681F8" w14:textId="26F82022" w:rsidR="00E54261" w:rsidRPr="00AB1781" w:rsidRDefault="00E54261" w:rsidP="009C1C97">
      <w:pPr>
        <w:pStyle w:val="EnglishHangNoCoptic"/>
      </w:pPr>
      <w:r w:rsidRPr="00AB1781">
        <w:tab/>
        <w:t xml:space="preserve">be exalted </w:t>
      </w:r>
      <w:r w:rsidR="00A978DB">
        <w:t>to</w:t>
      </w:r>
      <w:r w:rsidRPr="00AB1781">
        <w:t xml:space="preserve"> the </w:t>
      </w:r>
      <w:r w:rsidR="00581458">
        <w:t>very</w:t>
      </w:r>
      <w:r w:rsidRPr="00AB1781">
        <w:t xml:space="preserve"> </w:t>
      </w:r>
      <w:r w:rsidR="00581458">
        <w:t>boundaries</w:t>
      </w:r>
      <w:r w:rsidRPr="00AB1781">
        <w:t xml:space="preserve"> of </w:t>
      </w:r>
      <w:r w:rsidR="00A978DB">
        <w:t>my</w:t>
      </w:r>
      <w:r w:rsidRPr="00AB1781">
        <w:t xml:space="preserve"> enemies.</w:t>
      </w:r>
    </w:p>
    <w:p w14:paraId="06C5123D" w14:textId="02E6C08F" w:rsidR="00E54261" w:rsidRPr="00AB1781" w:rsidRDefault="00E54261" w:rsidP="009C1C97">
      <w:pPr>
        <w:pStyle w:val="EnglishHangNoCoptic"/>
      </w:pPr>
      <w:r w:rsidRPr="00AB1781">
        <w:tab/>
      </w:r>
      <w:r w:rsidR="00581458">
        <w:t>Awaken</w:t>
      </w:r>
      <w:r w:rsidRPr="00AB1781">
        <w:t>, O Lord my God,</w:t>
      </w:r>
    </w:p>
    <w:p w14:paraId="51596D79" w14:textId="53967E07" w:rsidR="00E54261" w:rsidRPr="00AB1781" w:rsidRDefault="00E54261" w:rsidP="009C1C97">
      <w:pPr>
        <w:pStyle w:val="EnglishHangEndNoCoptic"/>
      </w:pPr>
      <w:r w:rsidRPr="00AB1781">
        <w:tab/>
        <w:t xml:space="preserve">in the </w:t>
      </w:r>
      <w:r w:rsidR="00A978DB">
        <w:t>statute</w:t>
      </w:r>
      <w:r w:rsidRPr="00AB1781">
        <w:t xml:space="preserve"> </w:t>
      </w:r>
      <w:r w:rsidR="001040C8">
        <w:t>You have</w:t>
      </w:r>
      <w:r w:rsidRPr="00AB1781">
        <w:t xml:space="preserve"> </w:t>
      </w:r>
      <w:r w:rsidR="00581458">
        <w:t>commanded</w:t>
      </w:r>
      <w:r w:rsidRPr="00AB1781">
        <w:t>,</w:t>
      </w:r>
    </w:p>
    <w:p w14:paraId="6EC9A773" w14:textId="16F682CB" w:rsidR="00E54261" w:rsidRPr="00AB1781" w:rsidRDefault="00E54261" w:rsidP="009C1C97">
      <w:pPr>
        <w:pStyle w:val="EnglishHangNoCoptic"/>
      </w:pPr>
      <w:r w:rsidRPr="00AB1781">
        <w:t xml:space="preserve">8 and </w:t>
      </w:r>
      <w:r w:rsidR="00A978DB">
        <w:t>a</w:t>
      </w:r>
      <w:r w:rsidRPr="00AB1781">
        <w:t xml:space="preserve"> congregation of peoples will gather </w:t>
      </w:r>
      <w:r w:rsidR="00A978DB">
        <w:t>a</w:t>
      </w:r>
      <w:r w:rsidRPr="00AB1781">
        <w:t xml:space="preserve">round </w:t>
      </w:r>
      <w:r w:rsidR="001040C8">
        <w:t>You</w:t>
      </w:r>
      <w:r w:rsidR="00581458">
        <w:t>;</w:t>
      </w:r>
    </w:p>
    <w:p w14:paraId="4929E794" w14:textId="3B2738F0" w:rsidR="00E54261" w:rsidRPr="00AB1781" w:rsidRDefault="00E54261" w:rsidP="009C1C97">
      <w:pPr>
        <w:pStyle w:val="EnglishHangEndNoCoptic"/>
      </w:pPr>
      <w:r w:rsidRPr="00AB1781">
        <w:tab/>
      </w:r>
      <w:r w:rsidR="00581458">
        <w:t xml:space="preserve">for their sakes, </w:t>
      </w:r>
      <w:r w:rsidRPr="00AB1781">
        <w:t>ascend on high.</w:t>
      </w:r>
    </w:p>
    <w:p w14:paraId="67A5FBE5" w14:textId="7424AB80" w:rsidR="00E54261" w:rsidRPr="00AB1781" w:rsidRDefault="00E54261" w:rsidP="009C1C97">
      <w:pPr>
        <w:pStyle w:val="EnglishHangNoCoptic"/>
      </w:pPr>
      <w:r w:rsidRPr="00AB1781">
        <w:t>9 The Lord will judge the p</w:t>
      </w:r>
      <w:r w:rsidR="00A978DB">
        <w:t>eoples;</w:t>
      </w:r>
    </w:p>
    <w:p w14:paraId="65BD65F1" w14:textId="194D5906" w:rsidR="00E54261" w:rsidRPr="00AB1781" w:rsidRDefault="00A978DB" w:rsidP="009C1C97">
      <w:pPr>
        <w:pStyle w:val="EnglishHangNoCoptic"/>
      </w:pPr>
      <w:r>
        <w:tab/>
        <w:t>j</w:t>
      </w:r>
      <w:r w:rsidR="00E54261" w:rsidRPr="00AB1781">
        <w:t>udge me, O Lord,</w:t>
      </w:r>
    </w:p>
    <w:p w14:paraId="2DFCC204" w14:textId="5C2464D6" w:rsidR="00E54261" w:rsidRPr="00AB1781" w:rsidRDefault="00E54261" w:rsidP="009C1C97">
      <w:pPr>
        <w:pStyle w:val="EnglishHangNoCoptic"/>
      </w:pPr>
      <w:r w:rsidRPr="00AB1781">
        <w:tab/>
        <w:t>according to my righteousness</w:t>
      </w:r>
      <w:r w:rsidR="00581458">
        <w:t>,</w:t>
      </w:r>
    </w:p>
    <w:p w14:paraId="54ABE9C5" w14:textId="3AF23465" w:rsidR="00E54261" w:rsidRPr="00AB1781" w:rsidRDefault="00E54261" w:rsidP="009C1C97">
      <w:pPr>
        <w:pStyle w:val="EnglishHangEndNoCoptic"/>
      </w:pPr>
      <w:r w:rsidRPr="00AB1781">
        <w:tab/>
        <w:t xml:space="preserve">and according to the innocence </w:t>
      </w:r>
      <w:r w:rsidR="00A978DB">
        <w:t>within me</w:t>
      </w:r>
      <w:r w:rsidRPr="00AB1781">
        <w:t>.</w:t>
      </w:r>
    </w:p>
    <w:p w14:paraId="62340DFF" w14:textId="77777777" w:rsidR="00E54261" w:rsidRPr="00AB1781" w:rsidRDefault="00E54261" w:rsidP="009C1C97">
      <w:pPr>
        <w:pStyle w:val="EnglishHangNoCoptic"/>
      </w:pPr>
      <w:r w:rsidRPr="00AB1781">
        <w:t>10 O let the evil of sinners come to an end;</w:t>
      </w:r>
    </w:p>
    <w:p w14:paraId="0209CAE7" w14:textId="63A75C8E" w:rsidR="00E54261" w:rsidRPr="00AB1781" w:rsidRDefault="00E54261" w:rsidP="009C1C97">
      <w:pPr>
        <w:pStyle w:val="EnglishHangNoCoptic"/>
      </w:pPr>
      <w:r w:rsidRPr="00AB1781">
        <w:tab/>
      </w:r>
      <w:r w:rsidR="00A978DB">
        <w:t>and</w:t>
      </w:r>
      <w:r w:rsidRPr="00AB1781">
        <w:t xml:space="preserve"> guide the righteous.</w:t>
      </w:r>
    </w:p>
    <w:p w14:paraId="4CB9BC89" w14:textId="77777777" w:rsidR="00E54261" w:rsidRPr="00AB1781" w:rsidRDefault="00E54261" w:rsidP="009C1C97">
      <w:pPr>
        <w:pStyle w:val="EnglishHangEndNoCoptic"/>
      </w:pPr>
      <w:r w:rsidRPr="00AB1781">
        <w:tab/>
        <w:t>It is God Who tests hearts and minds.</w:t>
      </w:r>
    </w:p>
    <w:p w14:paraId="0C82AB97" w14:textId="4C837262" w:rsidR="00E54261" w:rsidRPr="00AB1781" w:rsidRDefault="00E54261" w:rsidP="009C1C97">
      <w:pPr>
        <w:pStyle w:val="EnglishHangNoCoptic"/>
      </w:pPr>
      <w:r w:rsidRPr="00AB1781">
        <w:t xml:space="preserve">11 </w:t>
      </w:r>
      <w:r w:rsidR="00A978DB">
        <w:t>Righteous</w:t>
      </w:r>
      <w:r w:rsidRPr="00AB1781">
        <w:t xml:space="preserve"> help comes to me from God,</w:t>
      </w:r>
    </w:p>
    <w:p w14:paraId="0BFD85D8" w14:textId="5FC11E35" w:rsidR="00E54261" w:rsidRPr="00AB1781" w:rsidRDefault="00581458" w:rsidP="009C1C97">
      <w:pPr>
        <w:pStyle w:val="EnglishHangEndNoCoptic"/>
      </w:pPr>
      <w:r>
        <w:tab/>
        <w:t>Who saves the upright in</w:t>
      </w:r>
      <w:r w:rsidR="00E54261" w:rsidRPr="00AB1781">
        <w:t xml:space="preserve"> heart.</w:t>
      </w:r>
    </w:p>
    <w:p w14:paraId="1804559C" w14:textId="2DFEBA2A" w:rsidR="00E54261" w:rsidRPr="00AB1781" w:rsidRDefault="00E54261" w:rsidP="009C1C97">
      <w:pPr>
        <w:pStyle w:val="EnglishHangNoCoptic"/>
      </w:pPr>
      <w:r w:rsidRPr="00AB1781">
        <w:t xml:space="preserve">12 God is a </w:t>
      </w:r>
      <w:r w:rsidR="00A978DB">
        <w:t>righteous</w:t>
      </w:r>
      <w:r w:rsidRPr="00AB1781">
        <w:t xml:space="preserve"> judge, strong and patient,</w:t>
      </w:r>
    </w:p>
    <w:p w14:paraId="7955069A" w14:textId="18D631B9" w:rsidR="00E54261" w:rsidRPr="00AB1781" w:rsidRDefault="00E54261" w:rsidP="009C1C97">
      <w:pPr>
        <w:pStyle w:val="EnglishHangEndNoCoptic"/>
      </w:pPr>
      <w:r w:rsidRPr="00AB1781">
        <w:tab/>
        <w:t xml:space="preserve">not </w:t>
      </w:r>
      <w:r w:rsidR="00A978DB">
        <w:t>bringing down</w:t>
      </w:r>
      <w:r w:rsidRPr="00AB1781">
        <w:t xml:space="preserve"> </w:t>
      </w:r>
      <w:r w:rsidR="00A978DB">
        <w:t>wrath</w:t>
      </w:r>
      <w:r w:rsidRPr="00AB1781">
        <w:t xml:space="preserve"> every day.</w:t>
      </w:r>
    </w:p>
    <w:p w14:paraId="4DEB4658" w14:textId="77777777" w:rsidR="00E54261" w:rsidRPr="00AB1781" w:rsidRDefault="00E54261" w:rsidP="009C1C97">
      <w:pPr>
        <w:pStyle w:val="EnglishHangNoCoptic"/>
      </w:pPr>
      <w:r w:rsidRPr="00AB1781">
        <w:t>13 If you do not return, He will polish His sword;</w:t>
      </w:r>
    </w:p>
    <w:p w14:paraId="55F6764F" w14:textId="77777777" w:rsidR="00E54261" w:rsidRPr="00AB1781" w:rsidRDefault="00E54261" w:rsidP="009C1C97">
      <w:pPr>
        <w:pStyle w:val="EnglishHangEndNoCoptic"/>
      </w:pPr>
      <w:r w:rsidRPr="00AB1781">
        <w:tab/>
        <w:t>He has drawn His bow and made it ready,</w:t>
      </w:r>
    </w:p>
    <w:p w14:paraId="6B259475" w14:textId="20F178E5" w:rsidR="00E54261" w:rsidRPr="00AB1781" w:rsidRDefault="00E54261" w:rsidP="009C1C97">
      <w:pPr>
        <w:pStyle w:val="EnglishHangNoCoptic"/>
      </w:pPr>
      <w:r w:rsidRPr="00AB1781">
        <w:t xml:space="preserve">14 and in it He has </w:t>
      </w:r>
      <w:r w:rsidR="00A978DB">
        <w:t>readied</w:t>
      </w:r>
      <w:r w:rsidRPr="00AB1781">
        <w:t xml:space="preserve"> </w:t>
      </w:r>
      <w:r w:rsidR="00A978DB">
        <w:t>[</w:t>
      </w:r>
      <w:r w:rsidRPr="00AB1781">
        <w:t>the arrows</w:t>
      </w:r>
      <w:r w:rsidR="00581458">
        <w:t>,</w:t>
      </w:r>
      <w:r w:rsidR="00A978DB">
        <w:t>]</w:t>
      </w:r>
      <w:r w:rsidR="00581458">
        <w:t xml:space="preserve"> instruments</w:t>
      </w:r>
      <w:r w:rsidRPr="00AB1781">
        <w:t xml:space="preserve"> of death;</w:t>
      </w:r>
    </w:p>
    <w:p w14:paraId="1BBD2B97" w14:textId="32B5D461" w:rsidR="00E54261" w:rsidRPr="009C1C97" w:rsidRDefault="00E54261" w:rsidP="009C1C97">
      <w:pPr>
        <w:pStyle w:val="EnglishHangEndNoCoptic"/>
      </w:pPr>
      <w:r w:rsidRPr="00AB1781">
        <w:tab/>
      </w:r>
      <w:r w:rsidR="00581458">
        <w:t xml:space="preserve">And he has prepared </w:t>
      </w:r>
      <w:r w:rsidR="00A978DB">
        <w:t>his arrows</w:t>
      </w:r>
      <w:r w:rsidR="00581458">
        <w:t xml:space="preserve"> to kindle a fire.</w:t>
      </w:r>
    </w:p>
    <w:p w14:paraId="433E06AA" w14:textId="456D4155" w:rsidR="00E54261" w:rsidRPr="00AB1781" w:rsidRDefault="00E54261" w:rsidP="009C1C97">
      <w:pPr>
        <w:pStyle w:val="EnglishHangNoCoptic"/>
      </w:pPr>
      <w:r w:rsidRPr="00AB1781">
        <w:lastRenderedPageBreak/>
        <w:t xml:space="preserve">15 </w:t>
      </w:r>
      <w:r w:rsidR="00741EF6">
        <w:t>Behold</w:t>
      </w:r>
      <w:r w:rsidR="00A978DB">
        <w:t>, he</w:t>
      </w:r>
      <w:r w:rsidRPr="00AB1781">
        <w:t xml:space="preserve"> </w:t>
      </w:r>
      <w:r w:rsidR="00A978DB">
        <w:t>suffered</w:t>
      </w:r>
      <w:r w:rsidR="00581458">
        <w:t xml:space="preserve"> the pains of childbirth</w:t>
      </w:r>
      <w:r w:rsidRPr="00AB1781">
        <w:t xml:space="preserve"> </w:t>
      </w:r>
      <w:r w:rsidR="00581458">
        <w:t>in</w:t>
      </w:r>
      <w:r w:rsidRPr="00AB1781">
        <w:t xml:space="preserve"> </w:t>
      </w:r>
      <w:r w:rsidR="00A978DB">
        <w:t>unrighteousness</w:t>
      </w:r>
      <w:r w:rsidRPr="00AB1781">
        <w:t>;</w:t>
      </w:r>
    </w:p>
    <w:p w14:paraId="3D92742F" w14:textId="29FB82A3" w:rsidR="00E54261" w:rsidRPr="00AB1781" w:rsidRDefault="00A978DB" w:rsidP="009C1C97">
      <w:pPr>
        <w:pStyle w:val="EnglishHangEndNoCoptic"/>
      </w:pPr>
      <w:r>
        <w:tab/>
        <w:t>He conceived</w:t>
      </w:r>
      <w:r w:rsidR="00E54261" w:rsidRPr="00AB1781">
        <w:t xml:space="preserve"> </w:t>
      </w:r>
      <w:r w:rsidR="00741EF6">
        <w:t>pain and gave</w:t>
      </w:r>
      <w:r w:rsidR="00E54261" w:rsidRPr="00AB1781">
        <w:t xml:space="preserve"> birth to iniquity.</w:t>
      </w:r>
    </w:p>
    <w:p w14:paraId="36801367" w14:textId="1F68595A" w:rsidR="00E54261" w:rsidRPr="00AB1781" w:rsidRDefault="00E54261" w:rsidP="009C1C97">
      <w:pPr>
        <w:pStyle w:val="EnglishHangNoCoptic"/>
      </w:pPr>
      <w:r w:rsidRPr="00AB1781">
        <w:t xml:space="preserve">16 He dug a pit and </w:t>
      </w:r>
      <w:r w:rsidR="002B1371">
        <w:t>cleaned</w:t>
      </w:r>
      <w:r w:rsidRPr="00AB1781">
        <w:t xml:space="preserve"> it out,</w:t>
      </w:r>
    </w:p>
    <w:p w14:paraId="6A753892" w14:textId="77777777" w:rsidR="00E54261" w:rsidRPr="00AB1781" w:rsidRDefault="00E54261" w:rsidP="009C1C97">
      <w:pPr>
        <w:pStyle w:val="EnglishHangEndNoCoptic"/>
      </w:pPr>
      <w:r w:rsidRPr="00AB1781">
        <w:tab/>
        <w:t>and he will fall into the hole he has made.</w:t>
      </w:r>
    </w:p>
    <w:p w14:paraId="2E08374B" w14:textId="589C50B7" w:rsidR="00E54261" w:rsidRPr="00AB1781" w:rsidRDefault="00E54261" w:rsidP="009C1C97">
      <w:pPr>
        <w:pStyle w:val="EnglishHangNoCoptic"/>
      </w:pPr>
      <w:r w:rsidRPr="00AB1781">
        <w:t xml:space="preserve">17 His </w:t>
      </w:r>
      <w:r w:rsidR="00741EF6">
        <w:t>toil</w:t>
      </w:r>
      <w:r w:rsidRPr="00AB1781">
        <w:t xml:space="preserve"> will </w:t>
      </w:r>
      <w:r w:rsidR="002B1371">
        <w:t>return</w:t>
      </w:r>
      <w:r w:rsidRPr="00AB1781">
        <w:t xml:space="preserve"> on his </w:t>
      </w:r>
      <w:r w:rsidR="002B1371">
        <w:t xml:space="preserve">own </w:t>
      </w:r>
      <w:r w:rsidRPr="00AB1781">
        <w:t>head,</w:t>
      </w:r>
    </w:p>
    <w:p w14:paraId="0C3E1490" w14:textId="6FB6EA80" w:rsidR="00E54261" w:rsidRPr="00AB1781" w:rsidRDefault="00E54261" w:rsidP="009C1C97">
      <w:pPr>
        <w:pStyle w:val="EnglishHangEndNoCoptic"/>
      </w:pPr>
      <w:r w:rsidRPr="00AB1781">
        <w:tab/>
        <w:t xml:space="preserve">and his wrongdoing will crash </w:t>
      </w:r>
      <w:r w:rsidR="002B1371">
        <w:t>down up</w:t>
      </w:r>
      <w:r w:rsidRPr="00AB1781">
        <w:t>on his crown.</w:t>
      </w:r>
    </w:p>
    <w:p w14:paraId="44A78365" w14:textId="3E9CD236" w:rsidR="00E54261" w:rsidRPr="00AB1781" w:rsidRDefault="00E54261" w:rsidP="009C1C97">
      <w:pPr>
        <w:pStyle w:val="EnglishHangNoCoptic"/>
      </w:pPr>
      <w:r w:rsidRPr="00AB1781">
        <w:t xml:space="preserve">18 I will </w:t>
      </w:r>
      <w:r w:rsidR="00741EF6">
        <w:t>confess</w:t>
      </w:r>
      <w:r w:rsidR="00741EF6">
        <w:rPr>
          <w:rStyle w:val="FootnoteReference"/>
        </w:rPr>
        <w:footnoteReference w:id="55"/>
      </w:r>
      <w:r w:rsidRPr="00AB1781">
        <w:t xml:space="preserve"> the Lord </w:t>
      </w:r>
      <w:r w:rsidR="00741EF6">
        <w:t>according to</w:t>
      </w:r>
      <w:r w:rsidRPr="00AB1781">
        <w:t xml:space="preserve"> His </w:t>
      </w:r>
      <w:r w:rsidR="002B1371">
        <w:t>righteousness</w:t>
      </w:r>
      <w:r w:rsidRPr="00AB1781">
        <w:t>;</w:t>
      </w:r>
    </w:p>
    <w:p w14:paraId="6968A489" w14:textId="3B2D806F" w:rsidR="00E54261" w:rsidRPr="009C1C97" w:rsidRDefault="00741EF6" w:rsidP="009C1C97">
      <w:pPr>
        <w:pStyle w:val="EnglishHangEndNoCoptic"/>
      </w:pPr>
      <w:r>
        <w:tab/>
        <w:t>and I will sing to the N</w:t>
      </w:r>
      <w:r w:rsidR="00E54261" w:rsidRPr="00AB1781">
        <w:t>ame of the Lord Most High.</w:t>
      </w:r>
    </w:p>
    <w:p w14:paraId="6E7D1CB8" w14:textId="56F39814" w:rsidR="00E54261" w:rsidRPr="009C1C97" w:rsidRDefault="009C1C97" w:rsidP="00BF0205">
      <w:pPr>
        <w:pStyle w:val="Heading4"/>
      </w:pPr>
      <w:bookmarkStart w:id="235" w:name="_Ref412098295"/>
      <w:r>
        <w:t>Psalm</w:t>
      </w:r>
      <w:r w:rsidR="00E54261" w:rsidRPr="00AB1781">
        <w:t xml:space="preserve"> 8</w:t>
      </w:r>
      <w:r>
        <w:t xml:space="preserve">: </w:t>
      </w:r>
      <w:r w:rsidR="005A728E">
        <w:t>“</w:t>
      </w:r>
      <w:r>
        <w:t xml:space="preserve">O Lord, our Lord, how wonderful is </w:t>
      </w:r>
      <w:r w:rsidR="001040C8">
        <w:t>Your N</w:t>
      </w:r>
      <w:r>
        <w:t>a</w:t>
      </w:r>
      <w:r w:rsidR="00F017CA">
        <w:t>me”</w:t>
      </w:r>
      <w:bookmarkEnd w:id="235"/>
    </w:p>
    <w:p w14:paraId="50C3AFD6" w14:textId="77777777" w:rsidR="00E54261" w:rsidRPr="007A1A59" w:rsidRDefault="00E54261" w:rsidP="007A1A59">
      <w:pPr>
        <w:jc w:val="center"/>
        <w:rPr>
          <w:b/>
        </w:rPr>
      </w:pPr>
      <w:r w:rsidRPr="007A1A59">
        <w:rPr>
          <w:b/>
        </w:rPr>
        <w:t>The Greatness of God and His Love for Men</w:t>
      </w:r>
    </w:p>
    <w:p w14:paraId="7E3D7B48" w14:textId="77777777" w:rsidR="00E54261" w:rsidRPr="007A1A59" w:rsidRDefault="00E54261" w:rsidP="007A1A59">
      <w:pPr>
        <w:jc w:val="center"/>
        <w:rPr>
          <w:b/>
        </w:rPr>
      </w:pPr>
      <w:r w:rsidRPr="007A1A59">
        <w:rPr>
          <w:b/>
        </w:rPr>
        <w:t>The Greatness of Man as God’s Plenipotentiary</w:t>
      </w:r>
    </w:p>
    <w:p w14:paraId="17AF717E" w14:textId="14E752CF" w:rsid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40A1BDD3" w14:textId="604C2B30" w:rsidR="00E54261" w:rsidRPr="00AB1781" w:rsidRDefault="00E54261" w:rsidP="009C1C97">
      <w:pPr>
        <w:pStyle w:val="EnglishHangEndNoCoptic"/>
      </w:pPr>
      <w:r w:rsidRPr="00AB1781">
        <w:t xml:space="preserve">1 </w:t>
      </w:r>
      <w:r w:rsidRPr="009C1C97">
        <w:rPr>
          <w:i/>
        </w:rPr>
        <w:t>(</w:t>
      </w:r>
      <w:r w:rsidR="00EB4284">
        <w:rPr>
          <w:i/>
        </w:rPr>
        <w:t xml:space="preserve">For the end; </w:t>
      </w:r>
      <w:r w:rsidRPr="009C1C97">
        <w:rPr>
          <w:i/>
        </w:rPr>
        <w:t>A Psalm by David</w:t>
      </w:r>
      <w:r w:rsidR="00EB4284">
        <w:rPr>
          <w:i/>
        </w:rPr>
        <w:t xml:space="preserve"> concerning the wine-presses</w:t>
      </w:r>
      <w:r w:rsidRPr="009C1C97">
        <w:rPr>
          <w:i/>
        </w:rPr>
        <w:t>)</w:t>
      </w:r>
    </w:p>
    <w:p w14:paraId="17FC1355" w14:textId="77777777" w:rsidR="00E54261" w:rsidRPr="00AB1781" w:rsidRDefault="00E54261" w:rsidP="009C1C97">
      <w:pPr>
        <w:pStyle w:val="EnglishHangNoCoptic"/>
      </w:pPr>
      <w:r w:rsidRPr="00AB1781">
        <w:t>2 O Lord, our Lord,</w:t>
      </w:r>
    </w:p>
    <w:p w14:paraId="3C7E68E3" w14:textId="77777777" w:rsidR="00E54261" w:rsidRPr="00AB1781" w:rsidRDefault="00E54261" w:rsidP="009C1C97">
      <w:pPr>
        <w:pStyle w:val="EnglishHangNoCoptic"/>
      </w:pPr>
      <w:r w:rsidRPr="00AB1781">
        <w:tab/>
        <w:t xml:space="preserve">how wonderful is </w:t>
      </w:r>
      <w:r w:rsidR="001040C8">
        <w:t>Your N</w:t>
      </w:r>
      <w:r w:rsidRPr="00AB1781">
        <w:t>ame in all the earth!</w:t>
      </w:r>
      <w:r w:rsidRPr="00AB1781">
        <w:rPr>
          <w:rStyle w:val="FootnoteReference"/>
        </w:rPr>
        <w:footnoteReference w:id="56"/>
      </w:r>
    </w:p>
    <w:p w14:paraId="588AB178" w14:textId="77777777" w:rsidR="00E54261" w:rsidRPr="00AB1781" w:rsidRDefault="00E54261" w:rsidP="009C1C97">
      <w:pPr>
        <w:pStyle w:val="EnglishHangEndNoCoptic"/>
      </w:pPr>
      <w:r w:rsidRPr="00AB1781">
        <w:tab/>
        <w:t xml:space="preserve">For </w:t>
      </w:r>
      <w:r w:rsidR="001040C8">
        <w:t>Your</w:t>
      </w:r>
      <w:r w:rsidRPr="00AB1781">
        <w:t xml:space="preserve"> majesty is exalted above the heavens.</w:t>
      </w:r>
    </w:p>
    <w:p w14:paraId="5BC71CBD" w14:textId="2EE9C22F" w:rsidR="00E54261" w:rsidRPr="00AB1781" w:rsidRDefault="00E54261" w:rsidP="009C1C97">
      <w:pPr>
        <w:pStyle w:val="EnglishHangNoCoptic"/>
      </w:pPr>
      <w:r w:rsidRPr="00AB1781">
        <w:t xml:space="preserve">3 </w:t>
      </w:r>
      <w:r w:rsidR="00EB4284">
        <w:t xml:space="preserve">You have </w:t>
      </w:r>
      <w:r w:rsidR="00741EF6">
        <w:t>prepared</w:t>
      </w:r>
      <w:r w:rsidR="00EB4284">
        <w:t xml:space="preserve"> praise</w:t>
      </w:r>
    </w:p>
    <w:p w14:paraId="00A657D4" w14:textId="6AFBDBFC" w:rsidR="00E54261" w:rsidRPr="00AB1781" w:rsidRDefault="00E54261" w:rsidP="009C1C97">
      <w:pPr>
        <w:pStyle w:val="EnglishHangNoCoptic"/>
      </w:pPr>
      <w:r w:rsidRPr="00AB1781">
        <w:tab/>
      </w:r>
      <w:r w:rsidR="00741EF6">
        <w:t>o</w:t>
      </w:r>
      <w:r w:rsidR="00EB4284" w:rsidRPr="00AB1781">
        <w:t xml:space="preserve">ut of the mouth of </w:t>
      </w:r>
      <w:r w:rsidR="00EB4284">
        <w:t>babies</w:t>
      </w:r>
      <w:r w:rsidR="00EB4284" w:rsidRPr="00AB1781">
        <w:t xml:space="preserve"> and </w:t>
      </w:r>
      <w:r w:rsidR="00EB4284">
        <w:t>nursing infants</w:t>
      </w:r>
      <w:r w:rsidRPr="00AB1781">
        <w:rPr>
          <w:rStyle w:val="FootnoteReference"/>
        </w:rPr>
        <w:footnoteReference w:id="57"/>
      </w:r>
      <w:r w:rsidR="00EB4284">
        <w:t>,</w:t>
      </w:r>
    </w:p>
    <w:p w14:paraId="08841957" w14:textId="77777777" w:rsidR="00E54261" w:rsidRPr="00AB1781" w:rsidRDefault="00E54261" w:rsidP="009C1C97">
      <w:pPr>
        <w:pStyle w:val="EnglishHangNoCoptic"/>
      </w:pPr>
      <w:r w:rsidRPr="00AB1781">
        <w:tab/>
        <w:t xml:space="preserve">because of </w:t>
      </w:r>
      <w:r w:rsidR="001040C8">
        <w:t>Your</w:t>
      </w:r>
      <w:r w:rsidRPr="00AB1781">
        <w:t xml:space="preserve"> enemies,</w:t>
      </w:r>
    </w:p>
    <w:p w14:paraId="4ECCD05C" w14:textId="77777777" w:rsidR="00E54261" w:rsidRPr="00AB1781" w:rsidRDefault="00E54261" w:rsidP="009C1C97">
      <w:pPr>
        <w:pStyle w:val="EnglishHangEndNoCoptic"/>
      </w:pPr>
      <w:r w:rsidRPr="00AB1781">
        <w:tab/>
        <w:t>to silence the enemy and the avenger.</w:t>
      </w:r>
    </w:p>
    <w:p w14:paraId="22622FC7" w14:textId="795B646B" w:rsidR="00E54261" w:rsidRPr="00AB1781" w:rsidRDefault="00E54261" w:rsidP="009C1C97">
      <w:pPr>
        <w:pStyle w:val="EnglishHangNoCoptic"/>
      </w:pPr>
      <w:r w:rsidRPr="00AB1781">
        <w:t xml:space="preserve">4 </w:t>
      </w:r>
      <w:r w:rsidR="00C21A20">
        <w:t xml:space="preserve">For </w:t>
      </w:r>
      <w:r w:rsidRPr="00AB1781">
        <w:t xml:space="preserve">I behold the heavens, the work of </w:t>
      </w:r>
      <w:r w:rsidR="001040C8">
        <w:t>Your</w:t>
      </w:r>
      <w:r w:rsidR="00630A24">
        <w:t xml:space="preserve"> fingers;</w:t>
      </w:r>
    </w:p>
    <w:p w14:paraId="2BCFB910" w14:textId="370EB470" w:rsidR="00E54261" w:rsidRPr="00AB1781" w:rsidRDefault="00E54261" w:rsidP="009C1C97">
      <w:pPr>
        <w:pStyle w:val="EnglishHangEndNoCoptic"/>
      </w:pPr>
      <w:r w:rsidRPr="00AB1781">
        <w:tab/>
      </w:r>
      <w:r w:rsidR="00741EF6">
        <w:t>You have established</w:t>
      </w:r>
      <w:r w:rsidR="00741EF6" w:rsidRPr="00AB1781">
        <w:rPr>
          <w:rStyle w:val="FootnoteReference"/>
        </w:rPr>
        <w:footnoteReference w:id="58"/>
      </w:r>
      <w:r w:rsidR="00741EF6">
        <w:t xml:space="preserve"> </w:t>
      </w:r>
      <w:r w:rsidR="0090738E">
        <w:t>the moon and stars.</w:t>
      </w:r>
    </w:p>
    <w:p w14:paraId="5AFB777F" w14:textId="3B5AA67C" w:rsidR="00E54261" w:rsidRPr="00AB1781" w:rsidRDefault="0090738E" w:rsidP="009C1C97">
      <w:pPr>
        <w:pStyle w:val="EnglishHangNoCoptic"/>
      </w:pPr>
      <w:r>
        <w:t>5 W</w:t>
      </w:r>
      <w:r w:rsidR="00E54261" w:rsidRPr="00AB1781">
        <w:t xml:space="preserve">hat is man that </w:t>
      </w:r>
      <w:r w:rsidR="001040C8">
        <w:t>You remember</w:t>
      </w:r>
      <w:r w:rsidR="00E54261" w:rsidRPr="00AB1781">
        <w:t xml:space="preserve"> him,</w:t>
      </w:r>
    </w:p>
    <w:p w14:paraId="7C24376C" w14:textId="70A7DCAD" w:rsidR="00E54261" w:rsidRPr="00AB1781" w:rsidRDefault="00741EF6" w:rsidP="009C1C97">
      <w:pPr>
        <w:pStyle w:val="EnglishHangEndNoCoptic"/>
      </w:pPr>
      <w:r>
        <w:tab/>
        <w:t>or the</w:t>
      </w:r>
      <w:r w:rsidR="001040C8">
        <w:t xml:space="preserve"> son of man that You visit</w:t>
      </w:r>
      <w:r w:rsidR="00E54261" w:rsidRPr="00AB1781">
        <w:t xml:space="preserve"> him?</w:t>
      </w:r>
    </w:p>
    <w:p w14:paraId="146F26D8" w14:textId="77777777" w:rsidR="00E54261" w:rsidRPr="00AB1781" w:rsidRDefault="001040C8" w:rsidP="009C1C97">
      <w:pPr>
        <w:pStyle w:val="EnglishHangNoCoptic"/>
      </w:pPr>
      <w:r>
        <w:t>6 You have</w:t>
      </w:r>
      <w:r w:rsidR="00E54261" w:rsidRPr="00AB1781">
        <w:t xml:space="preserve"> made him a little lower than the angels;</w:t>
      </w:r>
    </w:p>
    <w:p w14:paraId="0731E2A5" w14:textId="77777777" w:rsidR="00E54261" w:rsidRPr="00AB1781" w:rsidRDefault="001040C8" w:rsidP="009C1C97">
      <w:pPr>
        <w:pStyle w:val="EnglishHangEndNoCoptic"/>
      </w:pPr>
      <w:r>
        <w:tab/>
        <w:t>You have</w:t>
      </w:r>
      <w:r w:rsidR="00E54261" w:rsidRPr="00AB1781">
        <w:t xml:space="preserve"> crowned him with glory and honor,</w:t>
      </w:r>
    </w:p>
    <w:p w14:paraId="1FD093EF" w14:textId="77777777" w:rsidR="00E54261" w:rsidRPr="00AB1781" w:rsidRDefault="001040C8" w:rsidP="009C1C97">
      <w:pPr>
        <w:pStyle w:val="EnglishHangNoCoptic"/>
      </w:pPr>
      <w:r>
        <w:lastRenderedPageBreak/>
        <w:t>7 You have set him over the works of Your</w:t>
      </w:r>
      <w:r w:rsidR="00E54261" w:rsidRPr="00AB1781">
        <w:t xml:space="preserve"> hands;</w:t>
      </w:r>
    </w:p>
    <w:p w14:paraId="1FC7EFF3" w14:textId="51A99A6D" w:rsidR="00E54261" w:rsidRPr="00AB1781" w:rsidRDefault="00E54261" w:rsidP="009C1C97">
      <w:pPr>
        <w:pStyle w:val="EnglishHangEndNoCoptic"/>
      </w:pPr>
      <w:r w:rsidRPr="00AB1781">
        <w:tab/>
      </w:r>
      <w:r w:rsidR="001040C8">
        <w:t>You have</w:t>
      </w:r>
      <w:r w:rsidRPr="00AB1781">
        <w:t xml:space="preserve"> </w:t>
      </w:r>
      <w:r w:rsidR="00741EF6">
        <w:t>subjected all things under his feet,</w:t>
      </w:r>
      <w:r w:rsidRPr="00AB1781">
        <w:rPr>
          <w:rStyle w:val="FootnoteReference"/>
        </w:rPr>
        <w:footnoteReference w:id="59"/>
      </w:r>
    </w:p>
    <w:p w14:paraId="544CF2A0" w14:textId="77777777" w:rsidR="00E54261" w:rsidRPr="00AB1781" w:rsidRDefault="00E54261" w:rsidP="009C1C97">
      <w:pPr>
        <w:pStyle w:val="EnglishHangNoCoptic"/>
      </w:pPr>
      <w:r w:rsidRPr="00AB1781">
        <w:t>8 all sheep and cattle,</w:t>
      </w:r>
    </w:p>
    <w:p w14:paraId="2704CA8E" w14:textId="4BA75B19" w:rsidR="00E54261" w:rsidRPr="00AB1781" w:rsidRDefault="00E54261" w:rsidP="009C1C97">
      <w:pPr>
        <w:pStyle w:val="EnglishHangEndNoCoptic"/>
      </w:pPr>
      <w:r w:rsidRPr="00AB1781">
        <w:tab/>
        <w:t xml:space="preserve">and also the beasts of the </w:t>
      </w:r>
      <w:r w:rsidR="00C21A20">
        <w:t>field,</w:t>
      </w:r>
    </w:p>
    <w:p w14:paraId="7DDB68AC" w14:textId="78B7B9B8" w:rsidR="00E54261" w:rsidRPr="00AB1781" w:rsidRDefault="00C21A20" w:rsidP="009C1C97">
      <w:pPr>
        <w:pStyle w:val="EnglishHangNoCoptic"/>
      </w:pPr>
      <w:r>
        <w:t>9 the birds of</w:t>
      </w:r>
      <w:r w:rsidR="00E54261" w:rsidRPr="00AB1781">
        <w:t xml:space="preserve"> the sky</w:t>
      </w:r>
      <w:r>
        <w:t>,</w:t>
      </w:r>
      <w:r w:rsidR="00E54261" w:rsidRPr="00AB1781">
        <w:t xml:space="preserve"> and the fish in the sea,</w:t>
      </w:r>
    </w:p>
    <w:p w14:paraId="654B8C70" w14:textId="77777777" w:rsidR="00E54261" w:rsidRPr="00AB1781" w:rsidRDefault="00E54261" w:rsidP="009C1C97">
      <w:pPr>
        <w:pStyle w:val="EnglishHangEndNoCoptic"/>
      </w:pPr>
      <w:r w:rsidRPr="00AB1781">
        <w:tab/>
        <w:t>and the things that pass through the paths of the seas.</w:t>
      </w:r>
    </w:p>
    <w:p w14:paraId="1E578B91" w14:textId="77777777" w:rsidR="00E54261" w:rsidRPr="00AB1781" w:rsidRDefault="00E54261" w:rsidP="009C1C97">
      <w:pPr>
        <w:pStyle w:val="EnglishHangNoCoptic"/>
      </w:pPr>
      <w:r w:rsidRPr="00AB1781">
        <w:t>10 O Lord, our Lord,</w:t>
      </w:r>
    </w:p>
    <w:p w14:paraId="1F91FC37" w14:textId="77777777" w:rsidR="00980D99" w:rsidRDefault="001040C8" w:rsidP="009C1C97">
      <w:pPr>
        <w:pStyle w:val="EnglishHangEndNoCoptic"/>
      </w:pPr>
      <w:r>
        <w:tab/>
        <w:t>how wonderful is Your N</w:t>
      </w:r>
      <w:r w:rsidR="00E54261" w:rsidRPr="00AB1781">
        <w:t>ame in all the earth!</w:t>
      </w:r>
    </w:p>
    <w:p w14:paraId="52750B80" w14:textId="6B2E8DE8"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_Ref412098310 \h </w:instrText>
      </w:r>
      <w:r>
        <w:fldChar w:fldCharType="separate"/>
      </w:r>
      <w:r w:rsidR="000C7DE2">
        <w:t>Psalm</w:t>
      </w:r>
      <w:r w:rsidR="000C7DE2" w:rsidRPr="00AB1781">
        <w:t xml:space="preserve"> 11</w:t>
      </w:r>
      <w:r w:rsidR="000C7DE2">
        <w:t>: “Save me, O Lord, for there is no saint left”</w:t>
      </w:r>
      <w:r>
        <w:fldChar w:fldCharType="end"/>
      </w:r>
      <w:r>
        <w:t xml:space="preserve">, page </w:t>
      </w:r>
      <w:r>
        <w:fldChar w:fldCharType="begin"/>
      </w:r>
      <w:r>
        <w:instrText xml:space="preserve"> PAGEREF _Ref412098310 \h </w:instrText>
      </w:r>
      <w:r>
        <w:fldChar w:fldCharType="separate"/>
      </w:r>
      <w:r w:rsidR="000C7DE2">
        <w:rPr>
          <w:noProof/>
        </w:rPr>
        <w:t>98</w:t>
      </w:r>
      <w:r>
        <w:fldChar w:fldCharType="end"/>
      </w:r>
      <w:r>
        <w:t>.</w:t>
      </w:r>
    </w:p>
    <w:p w14:paraId="325C7D13" w14:textId="213708B6" w:rsidR="00F933DE" w:rsidRDefault="00F933DE" w:rsidP="00F933DE">
      <w:pPr>
        <w:pStyle w:val="Rubric"/>
      </w:pPr>
      <w:r>
        <w:t>Glory…</w:t>
      </w:r>
    </w:p>
    <w:p w14:paraId="3CD12203" w14:textId="1F0EEC32" w:rsidR="00646263" w:rsidRPr="00AB1781" w:rsidRDefault="00646263" w:rsidP="00BF0205">
      <w:pPr>
        <w:pStyle w:val="Heading3"/>
      </w:pPr>
      <w:bookmarkStart w:id="236" w:name="_Ref435438475"/>
      <w:r w:rsidRPr="00AB1781">
        <w:t>K</w:t>
      </w:r>
      <w:r>
        <w:t>athisma 2</w:t>
      </w:r>
      <w:bookmarkEnd w:id="236"/>
    </w:p>
    <w:p w14:paraId="3E8588D9" w14:textId="740A1164" w:rsidR="00435BD3" w:rsidRPr="00435BD3" w:rsidRDefault="00435BD3" w:rsidP="00BF0205">
      <w:pPr>
        <w:pStyle w:val="Heading4"/>
      </w:pPr>
      <w:r>
        <w:t>Psalm</w:t>
      </w:r>
      <w:r w:rsidRPr="00AB1781">
        <w:t xml:space="preserve"> 9</w:t>
      </w:r>
      <w:r>
        <w:t xml:space="preserve">: </w:t>
      </w:r>
      <w:r w:rsidR="005A728E">
        <w:t>“</w:t>
      </w:r>
      <w:r>
        <w:t xml:space="preserve">I will </w:t>
      </w:r>
      <w:r w:rsidR="005A728E">
        <w:t>confess</w:t>
      </w:r>
      <w:r>
        <w:t xml:space="preserve"> </w:t>
      </w:r>
      <w:r w:rsidR="001040C8">
        <w:t>You</w:t>
      </w:r>
      <w:r>
        <w:t>, O Lord, with my whole hea</w:t>
      </w:r>
      <w:r w:rsidR="00F017CA">
        <w:t>rt”</w:t>
      </w:r>
    </w:p>
    <w:p w14:paraId="23DFAF85" w14:textId="77777777" w:rsidR="00435BD3" w:rsidRPr="007A1A59" w:rsidRDefault="00435BD3" w:rsidP="007A1A59">
      <w:pPr>
        <w:jc w:val="center"/>
        <w:rPr>
          <w:b/>
        </w:rPr>
      </w:pPr>
      <w:r w:rsidRPr="007A1A59">
        <w:rPr>
          <w:b/>
        </w:rPr>
        <w:t>Praise of God’s Just Government</w:t>
      </w:r>
    </w:p>
    <w:p w14:paraId="575D4E1E" w14:textId="77777777" w:rsidR="00435BD3" w:rsidRPr="007A1A59" w:rsidRDefault="00435BD3" w:rsidP="007A1A59">
      <w:pPr>
        <w:jc w:val="center"/>
        <w:rPr>
          <w:b/>
        </w:rPr>
      </w:pPr>
      <w:r w:rsidRPr="007A1A59">
        <w:rPr>
          <w:b/>
        </w:rPr>
        <w:t>Call to Make God Known to the Nations</w:t>
      </w:r>
    </w:p>
    <w:p w14:paraId="318AB5B5" w14:textId="77777777" w:rsidR="00435BD3" w:rsidRPr="00AB1781" w:rsidRDefault="00435BD3" w:rsidP="00435BD3">
      <w:pPr>
        <w:pStyle w:val="Rubric"/>
      </w:pPr>
      <w:r w:rsidRPr="00AB1781">
        <w:t>1 (On the Mysteries of the Son. A Psalm by David)</w:t>
      </w:r>
    </w:p>
    <w:p w14:paraId="3169AE4E" w14:textId="22FDFC34" w:rsidR="00435BD3" w:rsidRPr="00AB1781" w:rsidRDefault="00435BD3" w:rsidP="00435BD3">
      <w:pPr>
        <w:pStyle w:val="EnglishHangNoCoptic"/>
      </w:pPr>
      <w:r w:rsidRPr="00AB1781">
        <w:t xml:space="preserve">2 I will </w:t>
      </w:r>
      <w:r w:rsidR="00741EF6">
        <w:t>confess</w:t>
      </w:r>
      <w:r w:rsidR="00741EF6">
        <w:rPr>
          <w:rStyle w:val="FootnoteReference"/>
        </w:rPr>
        <w:footnoteReference w:id="60"/>
      </w:r>
      <w:r w:rsidRPr="00AB1781">
        <w:t xml:space="preserve"> </w:t>
      </w:r>
      <w:r w:rsidR="001040C8">
        <w:t>You</w:t>
      </w:r>
      <w:r w:rsidR="0019202B">
        <w:rPr>
          <w:rStyle w:val="FootnoteReference"/>
        </w:rPr>
        <w:footnoteReference w:id="61"/>
      </w:r>
      <w:r w:rsidRPr="00AB1781">
        <w:t>, O Lord, with my whole heart;</w:t>
      </w:r>
    </w:p>
    <w:p w14:paraId="3E50C01A" w14:textId="77777777" w:rsidR="00435BD3" w:rsidRPr="00AB1781" w:rsidRDefault="00435BD3" w:rsidP="00435BD3">
      <w:pPr>
        <w:pStyle w:val="EnglishHangEndNoCoptic"/>
      </w:pPr>
      <w:r w:rsidRPr="00AB1781">
        <w:tab/>
        <w:t xml:space="preserve">I will tell of all </w:t>
      </w:r>
      <w:r w:rsidR="00E570CB">
        <w:t>Your</w:t>
      </w:r>
      <w:r w:rsidRPr="00AB1781">
        <w:t xml:space="preserve"> wonders.</w:t>
      </w:r>
    </w:p>
    <w:p w14:paraId="3AE67026" w14:textId="467F5928" w:rsidR="00435BD3" w:rsidRPr="00AB1781" w:rsidRDefault="00435BD3" w:rsidP="00435BD3">
      <w:pPr>
        <w:pStyle w:val="EnglishHangNoCoptic"/>
      </w:pPr>
      <w:r w:rsidRPr="00AB1781">
        <w:t xml:space="preserve">3 I will be glad and </w:t>
      </w:r>
      <w:r w:rsidR="005C7C41">
        <w:t>rejoice</w:t>
      </w:r>
      <w:r w:rsidRPr="00AB1781">
        <w:t xml:space="preserve"> in </w:t>
      </w:r>
      <w:r w:rsidR="001040C8">
        <w:t>You</w:t>
      </w:r>
      <w:r w:rsidRPr="00AB1781">
        <w:t>;</w:t>
      </w:r>
    </w:p>
    <w:p w14:paraId="35693F51" w14:textId="649EE39A" w:rsidR="00435BD3" w:rsidRPr="00AB1781" w:rsidRDefault="00435BD3" w:rsidP="00435BD3">
      <w:pPr>
        <w:pStyle w:val="EnglishHangEndNoCoptic"/>
      </w:pPr>
      <w:r w:rsidRPr="00AB1781">
        <w:tab/>
        <w:t xml:space="preserve">I will sing to </w:t>
      </w:r>
      <w:r w:rsidR="00E570CB">
        <w:t>Your</w:t>
      </w:r>
      <w:r w:rsidR="005F3BE1">
        <w:t xml:space="preserve"> N</w:t>
      </w:r>
      <w:r w:rsidRPr="00AB1781">
        <w:t>ame, O Most High.</w:t>
      </w:r>
    </w:p>
    <w:p w14:paraId="21AED447" w14:textId="6247D0B5" w:rsidR="00435BD3" w:rsidRPr="00AB1781" w:rsidRDefault="00435BD3" w:rsidP="00435BD3">
      <w:pPr>
        <w:pStyle w:val="EnglishHangNoCoptic"/>
      </w:pPr>
      <w:r w:rsidRPr="00AB1781">
        <w:t>4 When my</w:t>
      </w:r>
      <w:r w:rsidR="005C7C41">
        <w:t xml:space="preserve"> enemy is turned to back</w:t>
      </w:r>
      <w:r w:rsidRPr="00AB1781">
        <w:t>,</w:t>
      </w:r>
    </w:p>
    <w:p w14:paraId="4B127711" w14:textId="5559C9A4" w:rsidR="00435BD3" w:rsidRPr="00AB1781" w:rsidRDefault="005C7C41" w:rsidP="00435BD3">
      <w:pPr>
        <w:pStyle w:val="EnglishHangEndNoCoptic"/>
      </w:pPr>
      <w:r>
        <w:tab/>
        <w:t>they</w:t>
      </w:r>
      <w:r w:rsidR="00435BD3" w:rsidRPr="00AB1781">
        <w:t xml:space="preserve"> </w:t>
      </w:r>
      <w:r w:rsidR="00741EF6">
        <w:t xml:space="preserve">will </w:t>
      </w:r>
      <w:r w:rsidR="00435BD3" w:rsidRPr="00AB1781">
        <w:t xml:space="preserve">weaken and perish </w:t>
      </w:r>
      <w:r w:rsidR="00F456A1">
        <w:t>from</w:t>
      </w:r>
      <w:r w:rsidR="00435BD3" w:rsidRPr="00AB1781">
        <w:t xml:space="preserve"> </w:t>
      </w:r>
      <w:r w:rsidR="00E570CB">
        <w:t>Your</w:t>
      </w:r>
      <w:r w:rsidR="00435BD3" w:rsidRPr="00AB1781">
        <w:t xml:space="preserve"> presence</w:t>
      </w:r>
      <w:r w:rsidR="00741EF6">
        <w:rPr>
          <w:rStyle w:val="FootnoteReference"/>
        </w:rPr>
        <w:footnoteReference w:id="62"/>
      </w:r>
      <w:r w:rsidR="00435BD3" w:rsidRPr="00AB1781">
        <w:t>.</w:t>
      </w:r>
    </w:p>
    <w:p w14:paraId="1E6EA7C3" w14:textId="18F95F2F" w:rsidR="00435BD3" w:rsidRPr="00AB1781" w:rsidRDefault="00435BD3" w:rsidP="00435BD3">
      <w:pPr>
        <w:pStyle w:val="EnglishHangNoCoptic"/>
      </w:pPr>
      <w:r w:rsidRPr="00AB1781">
        <w:t xml:space="preserve">5 </w:t>
      </w:r>
      <w:r w:rsidR="00E8746A">
        <w:t xml:space="preserve">For </w:t>
      </w:r>
      <w:r w:rsidR="001040C8">
        <w:t>You</w:t>
      </w:r>
      <w:r w:rsidRPr="00AB1781">
        <w:t xml:space="preserve"> </w:t>
      </w:r>
      <w:r w:rsidR="001040C8">
        <w:t>uphold</w:t>
      </w:r>
      <w:r w:rsidRPr="00AB1781">
        <w:t xml:space="preserve"> my cause and my right,</w:t>
      </w:r>
    </w:p>
    <w:p w14:paraId="16269C7D" w14:textId="5713B6D0" w:rsidR="00435BD3" w:rsidRPr="00AB1781" w:rsidRDefault="00435BD3" w:rsidP="00435BD3">
      <w:pPr>
        <w:pStyle w:val="EnglishHangEndNoCoptic"/>
      </w:pPr>
      <w:r w:rsidRPr="00AB1781">
        <w:tab/>
        <w:t xml:space="preserve">sitting </w:t>
      </w:r>
      <w:r w:rsidR="00E8746A">
        <w:t>upon the throne</w:t>
      </w:r>
      <w:r w:rsidRPr="00AB1781">
        <w:t>, judging</w:t>
      </w:r>
      <w:r w:rsidR="00E8746A">
        <w:t xml:space="preserve"> in righteousness</w:t>
      </w:r>
      <w:r w:rsidRPr="00AB1781">
        <w:t>.</w:t>
      </w:r>
    </w:p>
    <w:p w14:paraId="624E272C" w14:textId="11408F0E" w:rsidR="00435BD3" w:rsidRPr="00AB1781" w:rsidRDefault="00435BD3" w:rsidP="00435BD3">
      <w:pPr>
        <w:pStyle w:val="EnglishHangNoCoptic"/>
      </w:pPr>
      <w:r w:rsidRPr="00AB1781">
        <w:t xml:space="preserve">6 </w:t>
      </w:r>
      <w:r w:rsidR="001040C8">
        <w:t>You</w:t>
      </w:r>
      <w:r w:rsidRPr="00AB1781">
        <w:t xml:space="preserve"> rebuked the nations,</w:t>
      </w:r>
    </w:p>
    <w:p w14:paraId="6B41B2ED" w14:textId="685F4A92" w:rsidR="00435BD3" w:rsidRPr="00AB1781" w:rsidRDefault="00E8746A" w:rsidP="00435BD3">
      <w:pPr>
        <w:pStyle w:val="EnglishHangNoCoptic"/>
      </w:pPr>
      <w:r>
        <w:tab/>
        <w:t>and the wicked</w:t>
      </w:r>
      <w:r w:rsidR="00435BD3" w:rsidRPr="00AB1781">
        <w:t xml:space="preserve"> perished;</w:t>
      </w:r>
      <w:r w:rsidR="00435BD3" w:rsidRPr="00AB1781">
        <w:rPr>
          <w:rStyle w:val="FootnoteReference"/>
        </w:rPr>
        <w:footnoteReference w:id="63"/>
      </w:r>
    </w:p>
    <w:p w14:paraId="527A162C" w14:textId="3D687786" w:rsidR="00435BD3" w:rsidRPr="00AB1781" w:rsidRDefault="00435BD3" w:rsidP="00435BD3">
      <w:pPr>
        <w:pStyle w:val="EnglishHangEndNoCoptic"/>
      </w:pPr>
      <w:r w:rsidRPr="00AB1781">
        <w:tab/>
      </w:r>
      <w:r w:rsidR="001040C8">
        <w:t>You</w:t>
      </w:r>
      <w:r w:rsidRPr="00AB1781">
        <w:t xml:space="preserve"> </w:t>
      </w:r>
      <w:r w:rsidR="00E8746A">
        <w:t>blotted</w:t>
      </w:r>
      <w:r w:rsidRPr="00AB1781">
        <w:t xml:space="preserve"> out </w:t>
      </w:r>
      <w:r w:rsidR="00E8746A">
        <w:t>their</w:t>
      </w:r>
      <w:r w:rsidRPr="00AB1781">
        <w:t xml:space="preserve"> name </w:t>
      </w:r>
      <w:r w:rsidR="00E8746A">
        <w:t>in their lifetime and unto ages of ages</w:t>
      </w:r>
      <w:r w:rsidRPr="00AB1781">
        <w:t>.</w:t>
      </w:r>
    </w:p>
    <w:p w14:paraId="30B17B5D" w14:textId="77777777" w:rsidR="00435BD3" w:rsidRPr="00AB1781" w:rsidRDefault="00435BD3" w:rsidP="00435BD3">
      <w:pPr>
        <w:pStyle w:val="EnglishHangNoCoptic"/>
      </w:pPr>
      <w:r w:rsidRPr="00AB1781">
        <w:lastRenderedPageBreak/>
        <w:t>7 The enemy’s swords have utterly failed,</w:t>
      </w:r>
    </w:p>
    <w:p w14:paraId="23D66F69" w14:textId="77777777" w:rsidR="00435BD3" w:rsidRPr="00AB1781" w:rsidRDefault="00435BD3" w:rsidP="00435BD3">
      <w:pPr>
        <w:pStyle w:val="EnglishHangNoCoptic"/>
      </w:pPr>
      <w:r w:rsidRPr="00AB1781">
        <w:tab/>
        <w:t xml:space="preserve">and </w:t>
      </w:r>
      <w:r w:rsidR="001040C8">
        <w:t>You</w:t>
      </w:r>
      <w:r w:rsidRPr="00AB1781">
        <w:t xml:space="preserve"> </w:t>
      </w:r>
      <w:r w:rsidR="00556387">
        <w:t>have</w:t>
      </w:r>
      <w:r w:rsidRPr="00AB1781">
        <w:t xml:space="preserve"> destroyed their cities;</w:t>
      </w:r>
    </w:p>
    <w:p w14:paraId="747CD3B3" w14:textId="3DE1C0E8" w:rsidR="00435BD3" w:rsidRPr="00AB1781" w:rsidRDefault="00435BD3" w:rsidP="00435BD3">
      <w:pPr>
        <w:pStyle w:val="EnglishHangEndNoCoptic"/>
      </w:pPr>
      <w:r w:rsidRPr="00AB1781">
        <w:tab/>
        <w:t xml:space="preserve">their memory </w:t>
      </w:r>
      <w:r w:rsidR="0019301C">
        <w:t xml:space="preserve">has </w:t>
      </w:r>
      <w:r w:rsidRPr="00AB1781">
        <w:t>perished</w:t>
      </w:r>
      <w:r w:rsidR="0019301C">
        <w:t xml:space="preserve"> resoundingly</w:t>
      </w:r>
      <w:r w:rsidRPr="00AB1781">
        <w:t>.</w:t>
      </w:r>
    </w:p>
    <w:p w14:paraId="73D281F2" w14:textId="32011D69" w:rsidR="00435BD3" w:rsidRPr="00AB1781" w:rsidRDefault="00435BD3" w:rsidP="00435BD3">
      <w:pPr>
        <w:pStyle w:val="EnglishHangNoCoptic"/>
      </w:pPr>
      <w:r w:rsidRPr="00AB1781">
        <w:t xml:space="preserve">8 But the Lord continues </w:t>
      </w:r>
      <w:r w:rsidR="00A8396B">
        <w:t>forever</w:t>
      </w:r>
      <w:r w:rsidRPr="00AB1781">
        <w:t>;</w:t>
      </w:r>
    </w:p>
    <w:p w14:paraId="6DD00DEF" w14:textId="77777777" w:rsidR="00435BD3" w:rsidRPr="00AB1781" w:rsidRDefault="00435BD3" w:rsidP="00435BD3">
      <w:pPr>
        <w:pStyle w:val="EnglishHangEndNoCoptic"/>
      </w:pPr>
      <w:r w:rsidRPr="00AB1781">
        <w:tab/>
        <w:t>He has prepared His throne for judgment.</w:t>
      </w:r>
    </w:p>
    <w:p w14:paraId="61B36EC0" w14:textId="34A670DA" w:rsidR="00435BD3" w:rsidRPr="00AB1781" w:rsidRDefault="00435BD3" w:rsidP="00435BD3">
      <w:pPr>
        <w:pStyle w:val="EnglishHangNoCoptic"/>
      </w:pPr>
      <w:r w:rsidRPr="00AB1781">
        <w:t xml:space="preserve">9 He will judge the world </w:t>
      </w:r>
      <w:r w:rsidR="0019301C">
        <w:t>in righteousness</w:t>
      </w:r>
      <w:r w:rsidRPr="00AB1781">
        <w:t>;</w:t>
      </w:r>
    </w:p>
    <w:p w14:paraId="3BACAF5D" w14:textId="6B6C0F9A" w:rsidR="00435BD3" w:rsidRPr="00AB1781" w:rsidRDefault="00435BD3" w:rsidP="00435BD3">
      <w:pPr>
        <w:pStyle w:val="EnglishHangEndNoCoptic"/>
      </w:pPr>
      <w:r w:rsidRPr="00AB1781">
        <w:tab/>
        <w:t xml:space="preserve">He will judge the peoples </w:t>
      </w:r>
      <w:r w:rsidR="00E8746A">
        <w:t>in uprightness</w:t>
      </w:r>
      <w:r w:rsidRPr="00AB1781">
        <w:t>.</w:t>
      </w:r>
    </w:p>
    <w:p w14:paraId="6AD06709" w14:textId="4BB1BD4F" w:rsidR="00435BD3" w:rsidRPr="00AB1781" w:rsidRDefault="00435BD3" w:rsidP="00435BD3">
      <w:pPr>
        <w:pStyle w:val="EnglishHangNoCoptic"/>
      </w:pPr>
      <w:r w:rsidRPr="00AB1781">
        <w:t xml:space="preserve">10 The Lord is the </w:t>
      </w:r>
      <w:r w:rsidR="0019301C">
        <w:t xml:space="preserve">refuge of a </w:t>
      </w:r>
      <w:r w:rsidRPr="00AB1781">
        <w:t>poor man,</w:t>
      </w:r>
    </w:p>
    <w:p w14:paraId="580DC5D2" w14:textId="0070755A" w:rsidR="00435BD3" w:rsidRPr="00AB1781" w:rsidRDefault="00435BD3" w:rsidP="00435BD3">
      <w:pPr>
        <w:pStyle w:val="EnglishHangEndNoCoptic"/>
      </w:pPr>
      <w:r w:rsidRPr="00AB1781">
        <w:tab/>
        <w:t xml:space="preserve">his helper in times of </w:t>
      </w:r>
      <w:r w:rsidR="00E8746A">
        <w:t>affliction</w:t>
      </w:r>
      <w:r w:rsidRPr="00AB1781">
        <w:t>.</w:t>
      </w:r>
    </w:p>
    <w:p w14:paraId="236AE561" w14:textId="4FBBB19C" w:rsidR="00435BD3" w:rsidRPr="00AB1781" w:rsidRDefault="00435BD3" w:rsidP="00435BD3">
      <w:pPr>
        <w:pStyle w:val="EnglishHangNoCoptic"/>
      </w:pPr>
      <w:r w:rsidRPr="00AB1781">
        <w:t xml:space="preserve">11 </w:t>
      </w:r>
      <w:r w:rsidR="00E8746A">
        <w:t>And l</w:t>
      </w:r>
      <w:r w:rsidRPr="00AB1781">
        <w:t xml:space="preserve">et those who know </w:t>
      </w:r>
      <w:r w:rsidR="00E570CB">
        <w:t>Your</w:t>
      </w:r>
      <w:r w:rsidR="00E8746A">
        <w:t xml:space="preserve"> N</w:t>
      </w:r>
      <w:r w:rsidRPr="00AB1781">
        <w:t xml:space="preserve">ame put their </w:t>
      </w:r>
      <w:r w:rsidR="00E8746A">
        <w:t>hope</w:t>
      </w:r>
      <w:r w:rsidRPr="00AB1781">
        <w:t xml:space="preserve"> in </w:t>
      </w:r>
      <w:r w:rsidR="001040C8">
        <w:t>You</w:t>
      </w:r>
      <w:r w:rsidRPr="00AB1781">
        <w:t>,</w:t>
      </w:r>
    </w:p>
    <w:p w14:paraId="56EE76C7" w14:textId="395EF453" w:rsidR="00435BD3" w:rsidRPr="00AB1781" w:rsidRDefault="00435BD3" w:rsidP="00435BD3">
      <w:pPr>
        <w:pStyle w:val="EnglishHangEndNoCoptic"/>
      </w:pPr>
      <w:r w:rsidRPr="00AB1781">
        <w:tab/>
        <w:t xml:space="preserve">for </w:t>
      </w:r>
      <w:r w:rsidR="001040C8">
        <w:t>You</w:t>
      </w:r>
      <w:r w:rsidRPr="00AB1781">
        <w:t xml:space="preserve"> </w:t>
      </w:r>
      <w:r w:rsidR="00556387">
        <w:t>have</w:t>
      </w:r>
      <w:r w:rsidRPr="00AB1781">
        <w:t xml:space="preserve"> never </w:t>
      </w:r>
      <w:r w:rsidR="00E8746A">
        <w:t>forsaken</w:t>
      </w:r>
      <w:r w:rsidRPr="00AB1781">
        <w:t xml:space="preserve"> those who seek </w:t>
      </w:r>
      <w:r w:rsidR="001040C8">
        <w:t>You</w:t>
      </w:r>
      <w:r w:rsidRPr="00AB1781">
        <w:t>, O Lord.</w:t>
      </w:r>
    </w:p>
    <w:p w14:paraId="154FA782" w14:textId="6948E3B5" w:rsidR="00435BD3" w:rsidRPr="00AB1781" w:rsidRDefault="00435BD3" w:rsidP="00435BD3">
      <w:pPr>
        <w:pStyle w:val="EnglishHangNoCoptic"/>
      </w:pPr>
      <w:r w:rsidRPr="00AB1781">
        <w:t>12 Sing</w:t>
      </w:r>
      <w:r w:rsidR="00E8746A">
        <w:t xml:space="preserve"> to the Lord Who dwells in Zion.</w:t>
      </w:r>
    </w:p>
    <w:p w14:paraId="2BD9D954" w14:textId="623411F4" w:rsidR="00435BD3" w:rsidRPr="00AB1781" w:rsidRDefault="001F1F82" w:rsidP="00435BD3">
      <w:pPr>
        <w:pStyle w:val="EnglishHangEndNoCoptic"/>
      </w:pPr>
      <w:r>
        <w:tab/>
        <w:t>D</w:t>
      </w:r>
      <w:r w:rsidR="00435BD3" w:rsidRPr="00AB1781">
        <w:t>ec</w:t>
      </w:r>
      <w:r w:rsidR="00E8746A">
        <w:t>lare His ways among the nations,</w:t>
      </w:r>
    </w:p>
    <w:p w14:paraId="5F7340B5" w14:textId="0223D8AD" w:rsidR="00435BD3" w:rsidRPr="00AB1781" w:rsidRDefault="00435BD3" w:rsidP="00435BD3">
      <w:pPr>
        <w:pStyle w:val="EnglishHangNoCoptic"/>
      </w:pPr>
      <w:r w:rsidRPr="00AB1781">
        <w:t xml:space="preserve">13 </w:t>
      </w:r>
      <w:r w:rsidR="00E8746A">
        <w:t>for</w:t>
      </w:r>
      <w:r w:rsidRPr="00AB1781">
        <w:t xml:space="preserve"> </w:t>
      </w:r>
      <w:r w:rsidR="00E8746A">
        <w:t xml:space="preserve">while avenging blood, </w:t>
      </w:r>
      <w:r w:rsidRPr="00AB1781">
        <w:t>He remembers them;</w:t>
      </w:r>
    </w:p>
    <w:p w14:paraId="63864DBF" w14:textId="4D043889" w:rsidR="00435BD3" w:rsidRPr="00AB1781" w:rsidRDefault="00435BD3" w:rsidP="00435BD3">
      <w:pPr>
        <w:pStyle w:val="EnglishHangEndNoCoptic"/>
      </w:pPr>
      <w:r w:rsidRPr="00AB1781">
        <w:tab/>
        <w:t xml:space="preserve">He does not forget the </w:t>
      </w:r>
      <w:r w:rsidR="00E8746A">
        <w:t>cry</w:t>
      </w:r>
      <w:r w:rsidRPr="00AB1781">
        <w:t xml:space="preserve"> of the poor.</w:t>
      </w:r>
    </w:p>
    <w:p w14:paraId="32618B1A" w14:textId="77777777" w:rsidR="00435BD3" w:rsidRPr="00AB1781" w:rsidRDefault="00435BD3" w:rsidP="00435BD3">
      <w:pPr>
        <w:pStyle w:val="EnglishHangNoCoptic"/>
      </w:pPr>
      <w:r w:rsidRPr="00AB1781">
        <w:t>14 Have mercy on me, O Lord;</w:t>
      </w:r>
    </w:p>
    <w:p w14:paraId="632241CE" w14:textId="6168AE18" w:rsidR="00435BD3" w:rsidRPr="00AB1781" w:rsidRDefault="00435BD3" w:rsidP="00435BD3">
      <w:pPr>
        <w:pStyle w:val="EnglishHangNoCoptic"/>
      </w:pPr>
      <w:r w:rsidRPr="00AB1781">
        <w:tab/>
        <w:t xml:space="preserve">see how my </w:t>
      </w:r>
      <w:r w:rsidR="00E8746A">
        <w:t>enemies have</w:t>
      </w:r>
      <w:r w:rsidRPr="00AB1781">
        <w:t xml:space="preserve"> humiliate</w:t>
      </w:r>
      <w:r w:rsidR="00E8746A">
        <w:t>d</w:t>
      </w:r>
      <w:r w:rsidRPr="00AB1781">
        <w:t xml:space="preserve"> me,</w:t>
      </w:r>
    </w:p>
    <w:p w14:paraId="3443621D" w14:textId="77777777" w:rsidR="00435BD3" w:rsidRPr="00AB1781" w:rsidRDefault="00435BD3" w:rsidP="00435BD3">
      <w:pPr>
        <w:pStyle w:val="EnglishHangEndNoCoptic"/>
      </w:pPr>
      <w:r w:rsidRPr="00AB1781">
        <w:tab/>
        <w:t xml:space="preserve">O </w:t>
      </w:r>
      <w:r w:rsidR="001040C8">
        <w:t>You</w:t>
      </w:r>
      <w:r w:rsidRPr="00AB1781">
        <w:t xml:space="preserve"> Who </w:t>
      </w:r>
      <w:r w:rsidR="001040C8" w:rsidRPr="00AB1781">
        <w:t>lifts</w:t>
      </w:r>
      <w:r w:rsidRPr="00AB1781">
        <w:t xml:space="preserve"> me from the gates of death,</w:t>
      </w:r>
    </w:p>
    <w:p w14:paraId="1817CA0E" w14:textId="30BFF1E3" w:rsidR="00435BD3" w:rsidRPr="00AB1781" w:rsidRDefault="00435BD3" w:rsidP="00435BD3">
      <w:pPr>
        <w:pStyle w:val="EnglishHangNoCoptic"/>
      </w:pPr>
      <w:r w:rsidRPr="00AB1781">
        <w:t xml:space="preserve">15 that I may </w:t>
      </w:r>
      <w:r w:rsidR="0019301C">
        <w:t>proclaim</w:t>
      </w:r>
      <w:r w:rsidRPr="00AB1781">
        <w:t xml:space="preserve"> all </w:t>
      </w:r>
      <w:r w:rsidR="00E570CB">
        <w:t>Your</w:t>
      </w:r>
      <w:r w:rsidRPr="00AB1781">
        <w:t xml:space="preserve"> praises</w:t>
      </w:r>
    </w:p>
    <w:p w14:paraId="63AF348E" w14:textId="4D618E46" w:rsidR="00435BD3" w:rsidRPr="00AB1781" w:rsidRDefault="0019301C" w:rsidP="00435BD3">
      <w:pPr>
        <w:pStyle w:val="EnglishHangNoCoptic"/>
      </w:pPr>
      <w:r>
        <w:tab/>
        <w:t>in the gates of daughter</w:t>
      </w:r>
      <w:r w:rsidR="00435BD3" w:rsidRPr="00AB1781">
        <w:t xml:space="preserve"> Zion.</w:t>
      </w:r>
    </w:p>
    <w:p w14:paraId="538011A3" w14:textId="77777777" w:rsidR="00435BD3" w:rsidRPr="00435BD3" w:rsidRDefault="00435BD3" w:rsidP="00435BD3">
      <w:pPr>
        <w:pStyle w:val="EnglishHangEndNoCoptic"/>
      </w:pPr>
      <w:r w:rsidRPr="00AB1781">
        <w:tab/>
        <w:t xml:space="preserve">I will rejoice in </w:t>
      </w:r>
      <w:r w:rsidR="00E570CB">
        <w:t>Your</w:t>
      </w:r>
      <w:r w:rsidRPr="00AB1781">
        <w:t xml:space="preserve"> salvation.</w:t>
      </w:r>
    </w:p>
    <w:p w14:paraId="73318330" w14:textId="7D047900" w:rsidR="00435BD3" w:rsidRPr="00AB1781" w:rsidRDefault="00435BD3" w:rsidP="00435BD3">
      <w:pPr>
        <w:pStyle w:val="EnglishHangNoCoptic"/>
      </w:pPr>
      <w:r w:rsidRPr="00AB1781">
        <w:t xml:space="preserve">16 The nations are </w:t>
      </w:r>
      <w:r w:rsidR="0019301C">
        <w:t>trapped in the destruction</w:t>
      </w:r>
      <w:r w:rsidRPr="00AB1781">
        <w:t xml:space="preserve"> they </w:t>
      </w:r>
      <w:r w:rsidR="0019301C">
        <w:t>caused</w:t>
      </w:r>
      <w:r w:rsidRPr="00AB1781">
        <w:t>;</w:t>
      </w:r>
      <w:r w:rsidRPr="00AB1781">
        <w:rPr>
          <w:rStyle w:val="FootnoteReference"/>
        </w:rPr>
        <w:footnoteReference w:id="64"/>
      </w:r>
    </w:p>
    <w:p w14:paraId="4D82B4A2" w14:textId="48C17A7D" w:rsidR="00435BD3" w:rsidRPr="00AB1781" w:rsidRDefault="00435BD3" w:rsidP="00435BD3">
      <w:pPr>
        <w:pStyle w:val="EnglishHangEndNoCoptic"/>
      </w:pPr>
      <w:r w:rsidRPr="00AB1781">
        <w:tab/>
      </w:r>
      <w:r w:rsidR="00E8746A">
        <w:t xml:space="preserve">their own foot is caught </w:t>
      </w:r>
      <w:r w:rsidRPr="00AB1781">
        <w:t>in this trap</w:t>
      </w:r>
      <w:r w:rsidR="0019301C">
        <w:t>,</w:t>
      </w:r>
      <w:r w:rsidRPr="00AB1781">
        <w:t xml:space="preserve"> which they hid.</w:t>
      </w:r>
      <w:r w:rsidRPr="00AB1781">
        <w:rPr>
          <w:rStyle w:val="FootnoteReference"/>
        </w:rPr>
        <w:footnoteReference w:id="65"/>
      </w:r>
    </w:p>
    <w:p w14:paraId="2A588FC8" w14:textId="77777777" w:rsidR="00435BD3" w:rsidRPr="00AB1781" w:rsidRDefault="00435BD3" w:rsidP="00435BD3">
      <w:pPr>
        <w:pStyle w:val="EnglishHangNoCoptic"/>
      </w:pPr>
      <w:r w:rsidRPr="00AB1781">
        <w:t>17 The Lord is known by the judgments He makes;</w:t>
      </w:r>
    </w:p>
    <w:p w14:paraId="2290B8D6" w14:textId="7538FDC1" w:rsidR="00435BD3" w:rsidRPr="00AB1781" w:rsidRDefault="00435BD3" w:rsidP="00435BD3">
      <w:pPr>
        <w:pStyle w:val="EnglishHangEndNoCoptic"/>
      </w:pPr>
      <w:r w:rsidRPr="00AB1781">
        <w:tab/>
        <w:t>the sinner is caught in the works of his own hands.</w:t>
      </w:r>
      <w:r w:rsidR="003A13C0" w:rsidRPr="00AB1781">
        <w:t xml:space="preserve"> (Pause)</w:t>
      </w:r>
    </w:p>
    <w:p w14:paraId="250FA0AB" w14:textId="2C6C954E" w:rsidR="00435BD3" w:rsidRPr="00AB1781" w:rsidRDefault="00435BD3" w:rsidP="00435BD3">
      <w:pPr>
        <w:pStyle w:val="EnglishHangNoCoptic"/>
      </w:pPr>
      <w:r w:rsidRPr="00AB1781">
        <w:t xml:space="preserve">18 Let the sinners be </w:t>
      </w:r>
      <w:r w:rsidR="003A13C0">
        <w:t xml:space="preserve">turned back </w:t>
      </w:r>
      <w:r w:rsidRPr="00AB1781">
        <w:t xml:space="preserve">to </w:t>
      </w:r>
      <w:r w:rsidR="003A13C0">
        <w:t>H</w:t>
      </w:r>
      <w:r w:rsidR="0019301C">
        <w:t>ades</w:t>
      </w:r>
      <w:r w:rsidRPr="00AB1781">
        <w:t>,</w:t>
      </w:r>
    </w:p>
    <w:p w14:paraId="63937911" w14:textId="77777777" w:rsidR="00435BD3" w:rsidRPr="00AB1781" w:rsidRDefault="00435BD3" w:rsidP="00435BD3">
      <w:pPr>
        <w:pStyle w:val="EnglishHangEndNoCoptic"/>
      </w:pPr>
      <w:r w:rsidRPr="00AB1781">
        <w:tab/>
        <w:t>all the nations that forget God.</w:t>
      </w:r>
    </w:p>
    <w:p w14:paraId="2B985CD1" w14:textId="77777777" w:rsidR="00435BD3" w:rsidRPr="00AB1781" w:rsidRDefault="00435BD3" w:rsidP="00435BD3">
      <w:pPr>
        <w:pStyle w:val="EnglishHangNoCoptic"/>
      </w:pPr>
      <w:r w:rsidRPr="00AB1781">
        <w:t>19 For the poor man will not always be forgotten;</w:t>
      </w:r>
    </w:p>
    <w:p w14:paraId="0F2D7706" w14:textId="31664526" w:rsidR="00435BD3" w:rsidRPr="00AB1781" w:rsidRDefault="00435BD3" w:rsidP="00435BD3">
      <w:pPr>
        <w:pStyle w:val="EnglishHangEndNoCoptic"/>
      </w:pPr>
      <w:r w:rsidRPr="00AB1781">
        <w:tab/>
        <w:t xml:space="preserve">the patience of the needy will </w:t>
      </w:r>
      <w:r w:rsidR="00A96394">
        <w:t xml:space="preserve">not </w:t>
      </w:r>
      <w:r w:rsidRPr="00AB1781">
        <w:t>perish</w:t>
      </w:r>
      <w:r w:rsidR="00A96394">
        <w:t xml:space="preserve"> forever</w:t>
      </w:r>
      <w:r w:rsidRPr="00AB1781">
        <w:t>.</w:t>
      </w:r>
    </w:p>
    <w:p w14:paraId="5E3BE464" w14:textId="1F29BAA8" w:rsidR="00435BD3" w:rsidRPr="00AB1781" w:rsidRDefault="00435BD3" w:rsidP="00435BD3">
      <w:pPr>
        <w:pStyle w:val="EnglishHangNoCoptic"/>
      </w:pPr>
      <w:r w:rsidRPr="00AB1781">
        <w:lastRenderedPageBreak/>
        <w:t>20 Arise, O Lord,</w:t>
      </w:r>
      <w:r w:rsidR="00A96394">
        <w:t xml:space="preserve"> do not let</w:t>
      </w:r>
      <w:r w:rsidRPr="00AB1781">
        <w:t xml:space="preserve"> man prevail!</w:t>
      </w:r>
    </w:p>
    <w:p w14:paraId="3AB5A78C" w14:textId="77777777" w:rsidR="00435BD3" w:rsidRPr="00AB1781" w:rsidRDefault="00435BD3" w:rsidP="00435BD3">
      <w:pPr>
        <w:pStyle w:val="EnglishHangEndNoCoptic"/>
      </w:pPr>
      <w:r w:rsidRPr="00AB1781">
        <w:tab/>
        <w:t xml:space="preserve">Let the nations be judged in </w:t>
      </w:r>
      <w:r w:rsidR="00E570CB">
        <w:t>Your</w:t>
      </w:r>
      <w:r w:rsidRPr="00AB1781">
        <w:t xml:space="preserve"> presence.</w:t>
      </w:r>
    </w:p>
    <w:p w14:paraId="65E969D1" w14:textId="77777777" w:rsidR="00435BD3" w:rsidRPr="00AB1781" w:rsidRDefault="00435BD3" w:rsidP="00435BD3">
      <w:pPr>
        <w:pStyle w:val="EnglishHangNoCoptic"/>
      </w:pPr>
      <w:r w:rsidRPr="00AB1781">
        <w:t>21 Set a lawgiver over them, O Lord;</w:t>
      </w:r>
    </w:p>
    <w:p w14:paraId="468D6D76" w14:textId="29FC3E08" w:rsidR="00435BD3" w:rsidRPr="00435BD3" w:rsidRDefault="00435BD3" w:rsidP="00435BD3">
      <w:pPr>
        <w:pStyle w:val="EnglishHangEndNoCoptic"/>
      </w:pPr>
      <w:r w:rsidRPr="00AB1781">
        <w:tab/>
        <w:t xml:space="preserve">let the nations know they are </w:t>
      </w:r>
      <w:r w:rsidR="003A13C0">
        <w:t>[</w:t>
      </w:r>
      <w:r w:rsidRPr="00AB1781">
        <w:t>only</w:t>
      </w:r>
      <w:r w:rsidR="003A13C0">
        <w:t>]</w:t>
      </w:r>
      <w:r w:rsidRPr="00AB1781">
        <w:t xml:space="preserve"> men. (Pause)</w:t>
      </w:r>
    </w:p>
    <w:p w14:paraId="3AAD2F58" w14:textId="77777777" w:rsidR="00435BD3" w:rsidRPr="00435BD3" w:rsidRDefault="00435BD3" w:rsidP="00435BD3">
      <w:pPr>
        <w:pStyle w:val="Rubric"/>
      </w:pPr>
      <w:r w:rsidRPr="00AB1781">
        <w:t>(Psalm 10 according to the Hebrew)</w:t>
      </w:r>
    </w:p>
    <w:p w14:paraId="20FE16E4" w14:textId="1BF7084C" w:rsidR="00435BD3" w:rsidRPr="00AB1781" w:rsidRDefault="00435BD3" w:rsidP="00435BD3">
      <w:pPr>
        <w:pStyle w:val="EnglishHangNoCoptic"/>
      </w:pPr>
      <w:r w:rsidRPr="00AB1781">
        <w:t xml:space="preserve">22 Why </w:t>
      </w:r>
      <w:r w:rsidR="00A96394">
        <w:t xml:space="preserve">do You </w:t>
      </w:r>
      <w:r w:rsidRPr="00AB1781">
        <w:t xml:space="preserve">stand </w:t>
      </w:r>
      <w:r w:rsidR="00A96394">
        <w:t>a</w:t>
      </w:r>
      <w:r w:rsidRPr="00AB1781">
        <w:t>far off, O Lord?</w:t>
      </w:r>
    </w:p>
    <w:p w14:paraId="4EC0ED16" w14:textId="312C9823" w:rsidR="00435BD3" w:rsidRPr="00AB1781" w:rsidRDefault="00435BD3" w:rsidP="00435BD3">
      <w:pPr>
        <w:pStyle w:val="EnglishHangEndNoCoptic"/>
      </w:pPr>
      <w:r w:rsidRPr="00AB1781">
        <w:tab/>
        <w:t xml:space="preserve">Why </w:t>
      </w:r>
      <w:r w:rsidR="00A96394">
        <w:t xml:space="preserve">do You </w:t>
      </w:r>
      <w:r w:rsidRPr="00AB1781">
        <w:t xml:space="preserve">disregard us in times of </w:t>
      </w:r>
      <w:r w:rsidR="003A13C0">
        <w:t>affliction</w:t>
      </w:r>
      <w:r w:rsidRPr="00AB1781">
        <w:t>?</w:t>
      </w:r>
    </w:p>
    <w:p w14:paraId="5A54510A" w14:textId="25A96433" w:rsidR="00435BD3" w:rsidRPr="00AB1781" w:rsidRDefault="00A96394" w:rsidP="00435BD3">
      <w:pPr>
        <w:pStyle w:val="EnglishHangNoCoptic"/>
      </w:pPr>
      <w:r>
        <w:t>23 When the ungodly one is arrogant</w:t>
      </w:r>
      <w:r w:rsidR="00435BD3" w:rsidRPr="00AB1781">
        <w:t>, the poor man burns;</w:t>
      </w:r>
    </w:p>
    <w:p w14:paraId="6FB5C39F" w14:textId="77777777" w:rsidR="00435BD3" w:rsidRPr="00AB1781" w:rsidRDefault="00435BD3" w:rsidP="00435BD3">
      <w:pPr>
        <w:pStyle w:val="EnglishHangEndNoCoptic"/>
      </w:pPr>
      <w:r w:rsidRPr="00AB1781">
        <w:tab/>
        <w:t>they are caught in the schemes they have planned.</w:t>
      </w:r>
    </w:p>
    <w:p w14:paraId="2B1EA68B" w14:textId="77777777" w:rsidR="00435BD3" w:rsidRPr="00AB1781" w:rsidRDefault="00435BD3" w:rsidP="00435BD3">
      <w:pPr>
        <w:pStyle w:val="EnglishHangNoCoptic"/>
      </w:pPr>
      <w:r w:rsidRPr="00AB1781">
        <w:t>24 For the sinner boasts of the desires of his soul,</w:t>
      </w:r>
    </w:p>
    <w:p w14:paraId="51E7FF08" w14:textId="77777777" w:rsidR="00435BD3" w:rsidRPr="00AB1781" w:rsidRDefault="00435BD3" w:rsidP="00435BD3">
      <w:pPr>
        <w:pStyle w:val="EnglishHangEndNoCoptic"/>
      </w:pPr>
      <w:r w:rsidRPr="00AB1781">
        <w:tab/>
        <w:t>and he who does wrong is praised for it.</w:t>
      </w:r>
    </w:p>
    <w:p w14:paraId="4C2FBC42" w14:textId="77777777" w:rsidR="00435BD3" w:rsidRPr="00AB1781" w:rsidRDefault="00435BD3" w:rsidP="00435BD3">
      <w:pPr>
        <w:pStyle w:val="EnglishHangNoCoptic"/>
      </w:pPr>
      <w:r w:rsidRPr="00AB1781">
        <w:t>25 The sinner provokes the Lord;</w:t>
      </w:r>
    </w:p>
    <w:p w14:paraId="5E560E76" w14:textId="113FA9E7" w:rsidR="00435BD3" w:rsidRPr="00AB1781" w:rsidRDefault="00435BD3" w:rsidP="00435BD3">
      <w:pPr>
        <w:pStyle w:val="EnglishHangNoCoptic"/>
      </w:pPr>
      <w:r w:rsidRPr="00AB1781">
        <w:tab/>
        <w:t>in his great anger he will not seek Him</w:t>
      </w:r>
      <w:r w:rsidR="003A13C0">
        <w:t xml:space="preserve"> out</w:t>
      </w:r>
      <w:r w:rsidRPr="00AB1781">
        <w:t>.</w:t>
      </w:r>
    </w:p>
    <w:p w14:paraId="2675A095" w14:textId="72467615" w:rsidR="00435BD3" w:rsidRPr="00AB1781" w:rsidRDefault="00435BD3" w:rsidP="00435BD3">
      <w:pPr>
        <w:pStyle w:val="EnglishHangEndNoCoptic"/>
      </w:pPr>
      <w:r w:rsidRPr="00AB1781">
        <w:tab/>
        <w:t>God is not before hi</w:t>
      </w:r>
      <w:r w:rsidR="003A13C0">
        <w:t>m</w:t>
      </w:r>
      <w:r w:rsidRPr="00AB1781">
        <w:t>.</w:t>
      </w:r>
    </w:p>
    <w:p w14:paraId="099E3432" w14:textId="77777777" w:rsidR="00435BD3" w:rsidRPr="00AB1781" w:rsidRDefault="00435BD3" w:rsidP="00435BD3">
      <w:pPr>
        <w:pStyle w:val="EnglishHangNoCoptic"/>
      </w:pPr>
      <w:r w:rsidRPr="00AB1781">
        <w:t>26 His ways are always defiled;</w:t>
      </w:r>
    </w:p>
    <w:p w14:paraId="15452142" w14:textId="2299CCF4" w:rsidR="00435BD3" w:rsidRPr="00AB1781" w:rsidRDefault="00435BD3" w:rsidP="00435BD3">
      <w:pPr>
        <w:pStyle w:val="EnglishHangNoCoptic"/>
      </w:pPr>
      <w:r w:rsidRPr="00AB1781">
        <w:tab/>
      </w:r>
      <w:r w:rsidR="00E570CB">
        <w:t>Your</w:t>
      </w:r>
      <w:r w:rsidRPr="00AB1781">
        <w:t xml:space="preserve"> judgments are far above his </w:t>
      </w:r>
      <w:r w:rsidR="00A96394">
        <w:t>sight</w:t>
      </w:r>
      <w:r w:rsidRPr="00AB1781">
        <w:t>.</w:t>
      </w:r>
    </w:p>
    <w:p w14:paraId="18199235" w14:textId="3C5FDBFB" w:rsidR="00435BD3" w:rsidRPr="00AB1781" w:rsidRDefault="00435BD3" w:rsidP="00435BD3">
      <w:pPr>
        <w:pStyle w:val="EnglishHangEndNoCoptic"/>
      </w:pPr>
      <w:r w:rsidRPr="00AB1781">
        <w:tab/>
        <w:t xml:space="preserve">He </w:t>
      </w:r>
      <w:r w:rsidR="003A13C0">
        <w:t>will dominate</w:t>
      </w:r>
      <w:r w:rsidRPr="00AB1781">
        <w:t xml:space="preserve"> </w:t>
      </w:r>
      <w:r w:rsidR="00A96394">
        <w:t xml:space="preserve">over </w:t>
      </w:r>
      <w:r w:rsidRPr="00AB1781">
        <w:t>all his enemies.</w:t>
      </w:r>
    </w:p>
    <w:p w14:paraId="280ABBB2" w14:textId="3608EDF0" w:rsidR="00435BD3" w:rsidRPr="00AB1781" w:rsidRDefault="00435BD3" w:rsidP="00435BD3">
      <w:pPr>
        <w:pStyle w:val="EnglishHangNoCoptic"/>
      </w:pPr>
      <w:r w:rsidRPr="00AB1781">
        <w:t xml:space="preserve">27 For he </w:t>
      </w:r>
      <w:r w:rsidR="003A13C0">
        <w:t>said in his heart, “</w:t>
      </w:r>
      <w:r w:rsidRPr="00AB1781">
        <w:t xml:space="preserve">I </w:t>
      </w:r>
      <w:r w:rsidR="003A13C0">
        <w:t>will</w:t>
      </w:r>
      <w:r w:rsidRPr="00AB1781">
        <w:t xml:space="preserve"> </w:t>
      </w:r>
      <w:r w:rsidR="003A13C0">
        <w:t>not</w:t>
      </w:r>
      <w:r w:rsidRPr="00AB1781">
        <w:t xml:space="preserve"> be shaken;</w:t>
      </w:r>
    </w:p>
    <w:p w14:paraId="3ECF573C" w14:textId="0D3B3C47" w:rsidR="00435BD3" w:rsidRPr="00AB1781" w:rsidRDefault="00435BD3" w:rsidP="00435BD3">
      <w:pPr>
        <w:pStyle w:val="EnglishHangEndNoCoptic"/>
      </w:pPr>
      <w:r w:rsidRPr="00AB1781">
        <w:tab/>
      </w:r>
      <w:r w:rsidR="003A13C0">
        <w:t>I will be without trouble from generation to generation.”</w:t>
      </w:r>
    </w:p>
    <w:p w14:paraId="33525BC9" w14:textId="707D401A" w:rsidR="00435BD3" w:rsidRPr="00AB1781" w:rsidRDefault="00435BD3" w:rsidP="00435BD3">
      <w:pPr>
        <w:pStyle w:val="EnglishHangNoCoptic"/>
      </w:pPr>
      <w:r w:rsidRPr="00AB1781">
        <w:t xml:space="preserve">28 His mouth is full of cursing, </w:t>
      </w:r>
      <w:r w:rsidR="00A96394">
        <w:t>bitterness</w:t>
      </w:r>
      <w:r w:rsidRPr="00AB1781">
        <w:t xml:space="preserve"> and deceit;</w:t>
      </w:r>
    </w:p>
    <w:p w14:paraId="7997F054" w14:textId="7ACA5B0C" w:rsidR="00435BD3" w:rsidRPr="00AB1781" w:rsidRDefault="00435BD3" w:rsidP="00435BD3">
      <w:pPr>
        <w:pStyle w:val="EnglishHangEndNoCoptic"/>
      </w:pPr>
      <w:r w:rsidRPr="00AB1781">
        <w:tab/>
      </w:r>
      <w:r w:rsidR="00A96394">
        <w:t xml:space="preserve">suffering and pain are </w:t>
      </w:r>
      <w:r w:rsidRPr="00AB1781">
        <w:t>under his tongue.</w:t>
      </w:r>
    </w:p>
    <w:p w14:paraId="54EBBD33" w14:textId="2410962B" w:rsidR="00435BD3" w:rsidRPr="00AB1781" w:rsidRDefault="00435BD3" w:rsidP="00435BD3">
      <w:pPr>
        <w:pStyle w:val="EnglishHangNoCoptic"/>
      </w:pPr>
      <w:r w:rsidRPr="00AB1781">
        <w:t xml:space="preserve">29 He </w:t>
      </w:r>
      <w:r w:rsidR="00A96394">
        <w:t>lies</w:t>
      </w:r>
      <w:r w:rsidRPr="00AB1781">
        <w:t xml:space="preserve"> in ambush with the rich</w:t>
      </w:r>
    </w:p>
    <w:p w14:paraId="72C642F0" w14:textId="2A8F5DB6" w:rsidR="00435BD3" w:rsidRPr="00AB1781" w:rsidRDefault="00435BD3" w:rsidP="00435BD3">
      <w:pPr>
        <w:pStyle w:val="EnglishHangNoCoptic"/>
      </w:pPr>
      <w:r w:rsidRPr="00AB1781">
        <w:tab/>
      </w:r>
      <w:r w:rsidR="00A96394">
        <w:t>he kills the innocent in secret places;</w:t>
      </w:r>
    </w:p>
    <w:p w14:paraId="3B02E33B" w14:textId="7EC8357F" w:rsidR="00435BD3" w:rsidRPr="00435BD3" w:rsidRDefault="003A13C0" w:rsidP="00435BD3">
      <w:pPr>
        <w:pStyle w:val="EnglishHangEndNoCoptic"/>
      </w:pPr>
      <w:r>
        <w:tab/>
        <w:t>his eyes are fixed on the poor;</w:t>
      </w:r>
    </w:p>
    <w:p w14:paraId="78D41397" w14:textId="2F9BC57F" w:rsidR="00435BD3" w:rsidRPr="00AB1781" w:rsidRDefault="003A13C0" w:rsidP="00435BD3">
      <w:pPr>
        <w:pStyle w:val="EnglishHangNoCoptic"/>
      </w:pPr>
      <w:r>
        <w:t>30 h</w:t>
      </w:r>
      <w:r w:rsidR="00435BD3" w:rsidRPr="00AB1781">
        <w:t>e lurks in secret like a lion in his den;</w:t>
      </w:r>
    </w:p>
    <w:p w14:paraId="7B007ACB" w14:textId="77777777" w:rsidR="00435BD3" w:rsidRPr="00AB1781" w:rsidRDefault="00435BD3" w:rsidP="00435BD3">
      <w:pPr>
        <w:pStyle w:val="EnglishHangNoCoptic"/>
      </w:pPr>
      <w:r w:rsidRPr="00AB1781">
        <w:tab/>
        <w:t>he lurks to make a prey of the poor,</w:t>
      </w:r>
    </w:p>
    <w:p w14:paraId="5C73B029" w14:textId="77777777" w:rsidR="00435BD3" w:rsidRPr="00AB1781" w:rsidRDefault="00435BD3" w:rsidP="00435BD3">
      <w:pPr>
        <w:pStyle w:val="EnglishHangEndNoCoptic"/>
      </w:pPr>
      <w:r w:rsidRPr="00AB1781">
        <w:tab/>
        <w:t>to make a prey of a poor man by drawing him in.</w:t>
      </w:r>
    </w:p>
    <w:p w14:paraId="5D39FCD2" w14:textId="1343188D" w:rsidR="00435BD3" w:rsidRPr="00AB1781" w:rsidRDefault="00435BD3" w:rsidP="00435BD3">
      <w:pPr>
        <w:pStyle w:val="EnglishHangNoCoptic"/>
      </w:pPr>
      <w:r w:rsidRPr="00AB1781">
        <w:t xml:space="preserve">31 </w:t>
      </w:r>
      <w:r w:rsidR="00A935C3">
        <w:t xml:space="preserve">He </w:t>
      </w:r>
      <w:r w:rsidR="003A13C0">
        <w:t>will humble</w:t>
      </w:r>
      <w:r w:rsidR="00A935C3">
        <w:t xml:space="preserve"> himself i</w:t>
      </w:r>
      <w:r w:rsidRPr="00AB1781">
        <w:t>n his</w:t>
      </w:r>
      <w:r w:rsidR="00A935C3">
        <w:t xml:space="preserve"> </w:t>
      </w:r>
      <w:r w:rsidR="003A13C0">
        <w:t>[</w:t>
      </w:r>
      <w:r w:rsidR="00A935C3">
        <w:t>own</w:t>
      </w:r>
      <w:r w:rsidR="003A13C0">
        <w:t>]</w:t>
      </w:r>
      <w:r w:rsidRPr="00AB1781">
        <w:t xml:space="preserve"> trap.</w:t>
      </w:r>
    </w:p>
    <w:p w14:paraId="14A4DBA9" w14:textId="49B48309" w:rsidR="00435BD3" w:rsidRPr="00AB1781" w:rsidRDefault="00435BD3" w:rsidP="00435BD3">
      <w:pPr>
        <w:pStyle w:val="EnglishHangEndNoCoptic"/>
      </w:pPr>
      <w:r w:rsidRPr="00AB1781">
        <w:tab/>
        <w:t xml:space="preserve">He </w:t>
      </w:r>
      <w:r w:rsidR="003A13C0">
        <w:t>will bow</w:t>
      </w:r>
      <w:r w:rsidRPr="00AB1781">
        <w:t xml:space="preserve"> </w:t>
      </w:r>
      <w:r w:rsidR="003A13C0">
        <w:t>down and fall</w:t>
      </w:r>
      <w:r w:rsidRPr="00AB1781">
        <w:t xml:space="preserve"> in </w:t>
      </w:r>
      <w:r w:rsidR="003A13C0">
        <w:t>dominating</w:t>
      </w:r>
      <w:r w:rsidR="00A935C3">
        <w:t xml:space="preserve"> the poor</w:t>
      </w:r>
      <w:r w:rsidRPr="00AB1781">
        <w:t>.</w:t>
      </w:r>
    </w:p>
    <w:p w14:paraId="138B8DEE" w14:textId="5B42871E" w:rsidR="00435BD3" w:rsidRPr="00AB1781" w:rsidRDefault="003A13C0" w:rsidP="00435BD3">
      <w:pPr>
        <w:pStyle w:val="EnglishHangNoCoptic"/>
      </w:pPr>
      <w:r>
        <w:t>32 For he says in his heart, “</w:t>
      </w:r>
      <w:r w:rsidR="00435BD3" w:rsidRPr="00AB1781">
        <w:t>God has forgotten.</w:t>
      </w:r>
    </w:p>
    <w:p w14:paraId="6BD0AB64" w14:textId="1A36A997" w:rsidR="00435BD3" w:rsidRPr="00AB1781" w:rsidRDefault="00435BD3" w:rsidP="00435BD3">
      <w:pPr>
        <w:pStyle w:val="EnglishHangEndNoCoptic"/>
      </w:pPr>
      <w:r w:rsidRPr="00AB1781">
        <w:tab/>
        <w:t xml:space="preserve">He has turned away His face, so He will never </w:t>
      </w:r>
      <w:r w:rsidR="003A13C0">
        <w:t>see.”</w:t>
      </w:r>
    </w:p>
    <w:p w14:paraId="3F4C038E" w14:textId="4F028D6B" w:rsidR="00435BD3" w:rsidRPr="00AB1781" w:rsidRDefault="00435BD3" w:rsidP="00435BD3">
      <w:pPr>
        <w:pStyle w:val="EnglishHangNoCoptic"/>
      </w:pPr>
      <w:r w:rsidRPr="00AB1781">
        <w:t xml:space="preserve">33 Arise, O Lord God, let </w:t>
      </w:r>
      <w:r w:rsidR="00E570CB">
        <w:t>Your</w:t>
      </w:r>
      <w:r w:rsidR="00A935C3">
        <w:t xml:space="preserve"> hand be </w:t>
      </w:r>
      <w:r w:rsidRPr="00AB1781">
        <w:t>lifted</w:t>
      </w:r>
      <w:r w:rsidR="00A935C3">
        <w:t xml:space="preserve"> up</w:t>
      </w:r>
      <w:r w:rsidR="00AF711D">
        <w:t>;</w:t>
      </w:r>
    </w:p>
    <w:p w14:paraId="62312B89" w14:textId="23715558" w:rsidR="00435BD3" w:rsidRPr="00AB1781" w:rsidRDefault="00435BD3" w:rsidP="00435BD3">
      <w:pPr>
        <w:pStyle w:val="EnglishHangEndNoCoptic"/>
      </w:pPr>
      <w:r w:rsidRPr="00AB1781">
        <w:tab/>
      </w:r>
      <w:r w:rsidR="00A935C3">
        <w:t xml:space="preserve">do not </w:t>
      </w:r>
      <w:r w:rsidRPr="00AB1781">
        <w:t>forget the poor.</w:t>
      </w:r>
    </w:p>
    <w:p w14:paraId="13601584" w14:textId="77777777" w:rsidR="00435BD3" w:rsidRPr="00AB1781" w:rsidRDefault="00435BD3" w:rsidP="00435BD3">
      <w:pPr>
        <w:pStyle w:val="EnglishHangNoCoptic"/>
      </w:pPr>
      <w:r w:rsidRPr="00AB1781">
        <w:lastRenderedPageBreak/>
        <w:t>34 Why does the wicked man provoke God?</w:t>
      </w:r>
    </w:p>
    <w:p w14:paraId="68262E42" w14:textId="4FA66317" w:rsidR="00435BD3" w:rsidRPr="00AB1781" w:rsidRDefault="00AF711D" w:rsidP="00435BD3">
      <w:pPr>
        <w:pStyle w:val="EnglishHangEndNoCoptic"/>
      </w:pPr>
      <w:r>
        <w:tab/>
        <w:t>Because he says in his heart, “</w:t>
      </w:r>
      <w:r w:rsidR="00435BD3" w:rsidRPr="00AB1781">
        <w:t xml:space="preserve">He will </w:t>
      </w:r>
      <w:r w:rsidR="00A935C3">
        <w:t>never</w:t>
      </w:r>
      <w:r w:rsidR="00435BD3" w:rsidRPr="00AB1781">
        <w:t xml:space="preserve"> </w:t>
      </w:r>
      <w:r w:rsidR="00A935C3">
        <w:t>call me to account for this</w:t>
      </w:r>
      <w:r>
        <w:t>.”</w:t>
      </w:r>
    </w:p>
    <w:p w14:paraId="1BC99ADB" w14:textId="36DDA60A" w:rsidR="00435BD3" w:rsidRPr="00AB1781" w:rsidRDefault="00435BD3" w:rsidP="00435BD3">
      <w:pPr>
        <w:pStyle w:val="EnglishHangNoCoptic"/>
      </w:pPr>
      <w:r w:rsidRPr="00AB1781">
        <w:t xml:space="preserve">35 But </w:t>
      </w:r>
      <w:r w:rsidR="001040C8">
        <w:t>You</w:t>
      </w:r>
      <w:r w:rsidR="00A935C3">
        <w:t xml:space="preserve"> do</w:t>
      </w:r>
      <w:r w:rsidRPr="00AB1781">
        <w:t xml:space="preserve"> </w:t>
      </w:r>
      <w:r w:rsidR="001040C8">
        <w:t>see</w:t>
      </w:r>
      <w:r w:rsidR="00A935C3">
        <w:t>,</w:t>
      </w:r>
      <w:r w:rsidRPr="00AB1781">
        <w:t xml:space="preserve"> </w:t>
      </w:r>
      <w:r w:rsidR="001040C8">
        <w:t>You</w:t>
      </w:r>
      <w:r w:rsidRPr="00AB1781">
        <w:t xml:space="preserve"> </w:t>
      </w:r>
      <w:r w:rsidR="00A935C3">
        <w:t xml:space="preserve">do </w:t>
      </w:r>
      <w:r w:rsidR="001040C8" w:rsidRPr="00AB1781">
        <w:t>behol</w:t>
      </w:r>
      <w:r w:rsidR="001040C8">
        <w:t>d</w:t>
      </w:r>
      <w:r w:rsidRPr="00AB1781">
        <w:t xml:space="preserve"> pain and passion</w:t>
      </w:r>
      <w:r w:rsidRPr="00AB1781">
        <w:rPr>
          <w:rStyle w:val="FootnoteReference"/>
        </w:rPr>
        <w:footnoteReference w:id="66"/>
      </w:r>
    </w:p>
    <w:p w14:paraId="20468739" w14:textId="77777777" w:rsidR="00435BD3" w:rsidRPr="00AB1781" w:rsidRDefault="00435BD3" w:rsidP="00435BD3">
      <w:pPr>
        <w:pStyle w:val="EnglishHangNoCoptic"/>
      </w:pPr>
      <w:r w:rsidRPr="00AB1781">
        <w:tab/>
        <w:t xml:space="preserve">that </w:t>
      </w:r>
      <w:r w:rsidR="001040C8">
        <w:t>You</w:t>
      </w:r>
      <w:r w:rsidRPr="00AB1781">
        <w:t xml:space="preserve"> </w:t>
      </w:r>
      <w:r w:rsidR="001040C8">
        <w:t>may</w:t>
      </w:r>
      <w:r w:rsidRPr="00AB1781">
        <w:t xml:space="preserve"> take them into </w:t>
      </w:r>
      <w:r w:rsidR="00E570CB">
        <w:t>Your</w:t>
      </w:r>
      <w:r w:rsidRPr="00AB1781">
        <w:t xml:space="preserve"> hands.</w:t>
      </w:r>
    </w:p>
    <w:p w14:paraId="4CBE4A02" w14:textId="77777777" w:rsidR="00435BD3" w:rsidRPr="00AB1781" w:rsidRDefault="00435BD3" w:rsidP="00435BD3">
      <w:pPr>
        <w:pStyle w:val="EnglishHangNoCoptic"/>
      </w:pPr>
      <w:r w:rsidRPr="00AB1781">
        <w:tab/>
        <w:t xml:space="preserve">The poor man is left to </w:t>
      </w:r>
      <w:r w:rsidR="001040C8">
        <w:t>You</w:t>
      </w:r>
      <w:r w:rsidRPr="00AB1781">
        <w:t>.</w:t>
      </w:r>
    </w:p>
    <w:p w14:paraId="3B2A0053" w14:textId="77777777" w:rsidR="00435BD3" w:rsidRPr="00AB1781" w:rsidRDefault="00435BD3" w:rsidP="00435BD3">
      <w:pPr>
        <w:pStyle w:val="EnglishHangEndNoCoptic"/>
      </w:pPr>
      <w:r w:rsidRPr="00AB1781">
        <w:tab/>
      </w:r>
      <w:r w:rsidR="001040C8">
        <w:t>You</w:t>
      </w:r>
      <w:r w:rsidRPr="00AB1781">
        <w:t xml:space="preserve"> </w:t>
      </w:r>
      <w:r w:rsidR="001040C8" w:rsidRPr="00AB1781">
        <w:t>are</w:t>
      </w:r>
      <w:r w:rsidRPr="00AB1781">
        <w:t xml:space="preserve"> the helper of the orphan.</w:t>
      </w:r>
    </w:p>
    <w:p w14:paraId="555B4293" w14:textId="3A8C5CE4" w:rsidR="00435BD3" w:rsidRPr="00AB1781" w:rsidRDefault="00435BD3" w:rsidP="00435BD3">
      <w:pPr>
        <w:pStyle w:val="EnglishHangNoCoptic"/>
      </w:pPr>
      <w:r w:rsidRPr="00AB1781">
        <w:t>36 Break the power</w:t>
      </w:r>
      <w:r w:rsidR="00AF711D">
        <w:rPr>
          <w:rStyle w:val="FootnoteReference"/>
        </w:rPr>
        <w:footnoteReference w:id="67"/>
      </w:r>
      <w:r w:rsidRPr="00AB1781">
        <w:t xml:space="preserve"> of the sinner and the evil one;</w:t>
      </w:r>
    </w:p>
    <w:p w14:paraId="2915D3C0" w14:textId="4C4419DF" w:rsidR="00435BD3" w:rsidRPr="00AB1781" w:rsidRDefault="00435BD3" w:rsidP="00435BD3">
      <w:pPr>
        <w:pStyle w:val="EnglishHangEndNoCoptic"/>
      </w:pPr>
      <w:r w:rsidRPr="00AB1781">
        <w:tab/>
        <w:t xml:space="preserve">his sin will be sought, and </w:t>
      </w:r>
      <w:r w:rsidR="00A935C3">
        <w:t xml:space="preserve">because of it he </w:t>
      </w:r>
      <w:r w:rsidRPr="00AB1781">
        <w:t>will not be found.</w:t>
      </w:r>
    </w:p>
    <w:p w14:paraId="45693821" w14:textId="2D8C5AC5" w:rsidR="00435BD3" w:rsidRPr="00AB1781" w:rsidRDefault="00435BD3" w:rsidP="00435BD3">
      <w:pPr>
        <w:pStyle w:val="EnglishHangNoCoptic"/>
      </w:pPr>
      <w:r w:rsidRPr="00AB1781">
        <w:t xml:space="preserve">37 The Lord will reign </w:t>
      </w:r>
      <w:r w:rsidR="00A8396B">
        <w:t>forever</w:t>
      </w:r>
      <w:r w:rsidRPr="00AB1781">
        <w:t xml:space="preserve"> and ever;</w:t>
      </w:r>
    </w:p>
    <w:p w14:paraId="709B197C" w14:textId="67E7824C" w:rsidR="00435BD3" w:rsidRPr="00AB1781" w:rsidRDefault="00435BD3" w:rsidP="00435BD3">
      <w:pPr>
        <w:pStyle w:val="EnglishHangEndNoCoptic"/>
      </w:pPr>
      <w:r w:rsidRPr="00AB1781">
        <w:tab/>
      </w:r>
      <w:r w:rsidR="00A935C3">
        <w:t xml:space="preserve">but </w:t>
      </w:r>
      <w:r w:rsidRPr="00AB1781">
        <w:t>you</w:t>
      </w:r>
      <w:r w:rsidR="00AF711D">
        <w:t>, O</w:t>
      </w:r>
      <w:r w:rsidRPr="00AB1781">
        <w:t xml:space="preserve"> nations</w:t>
      </w:r>
      <w:r w:rsidR="00AF711D">
        <w:t>,</w:t>
      </w:r>
      <w:r w:rsidRPr="00AB1781">
        <w:t xml:space="preserve"> will perish from His land.</w:t>
      </w:r>
    </w:p>
    <w:p w14:paraId="092D9F8A" w14:textId="77777777" w:rsidR="00435BD3" w:rsidRPr="00AB1781" w:rsidRDefault="00435BD3" w:rsidP="00435BD3">
      <w:pPr>
        <w:pStyle w:val="EnglishHangNoCoptic"/>
      </w:pPr>
      <w:r w:rsidRPr="00AB1781">
        <w:t xml:space="preserve">38 O Lord, </w:t>
      </w:r>
      <w:r w:rsidR="001040C8">
        <w:t>You</w:t>
      </w:r>
      <w:r w:rsidRPr="00AB1781">
        <w:t xml:space="preserve"> </w:t>
      </w:r>
      <w:r w:rsidR="001040C8">
        <w:t>hear</w:t>
      </w:r>
      <w:r w:rsidRPr="00AB1781">
        <w:t xml:space="preserve"> the desire of the poor,</w:t>
      </w:r>
    </w:p>
    <w:p w14:paraId="364E1D6B" w14:textId="26B6EB9E" w:rsidR="00435BD3" w:rsidRPr="00AB1781" w:rsidRDefault="00435BD3" w:rsidP="00435BD3">
      <w:pPr>
        <w:pStyle w:val="EnglishHangEndNoCoptic"/>
      </w:pPr>
      <w:r w:rsidRPr="00AB1781">
        <w:tab/>
      </w:r>
      <w:r w:rsidR="00E570CB">
        <w:t>Your</w:t>
      </w:r>
      <w:r w:rsidRPr="00AB1781">
        <w:t xml:space="preserve"> ear attends to </w:t>
      </w:r>
      <w:r w:rsidR="00AF711D">
        <w:t xml:space="preserve">the readiness of </w:t>
      </w:r>
      <w:r w:rsidRPr="00AB1781">
        <w:t>their heart,</w:t>
      </w:r>
    </w:p>
    <w:p w14:paraId="6DCB52C2" w14:textId="1E0D7276" w:rsidR="00435BD3" w:rsidRPr="00AB1781" w:rsidRDefault="00435BD3" w:rsidP="00435BD3">
      <w:pPr>
        <w:pStyle w:val="EnglishHangNoCoptic"/>
      </w:pPr>
      <w:r w:rsidRPr="00AB1781">
        <w:t>39 to judge the orphan and the humble,</w:t>
      </w:r>
    </w:p>
    <w:p w14:paraId="2C32C1DB" w14:textId="77777777" w:rsidR="00435BD3" w:rsidRPr="00435BD3" w:rsidRDefault="00435BD3" w:rsidP="00435BD3">
      <w:pPr>
        <w:pStyle w:val="EnglishHangEndNoCoptic"/>
      </w:pPr>
      <w:r w:rsidRPr="00AB1781">
        <w:tab/>
        <w:t>that no man on earth should continue to boast.</w:t>
      </w:r>
    </w:p>
    <w:p w14:paraId="3243BF42" w14:textId="69135218" w:rsidR="00435BD3" w:rsidRPr="00AB1781" w:rsidRDefault="00435BD3" w:rsidP="00BF0205">
      <w:pPr>
        <w:pStyle w:val="Heading4"/>
      </w:pPr>
      <w:r>
        <w:t>Psalm</w:t>
      </w:r>
      <w:r w:rsidRPr="00AB1781">
        <w:t xml:space="preserve"> 10</w:t>
      </w:r>
      <w:r>
        <w:t xml:space="preserve">: </w:t>
      </w:r>
      <w:r w:rsidR="005A728E">
        <w:t>“</w:t>
      </w:r>
      <w:r>
        <w:t>I have put my trus</w:t>
      </w:r>
      <w:r w:rsidR="00B6371D">
        <w:t>t in the Lord</w:t>
      </w:r>
      <w:r w:rsidR="005A728E">
        <w:t>”</w:t>
      </w:r>
    </w:p>
    <w:p w14:paraId="6C0D1280" w14:textId="77777777" w:rsidR="00435BD3" w:rsidRPr="007A1A59" w:rsidRDefault="00435BD3" w:rsidP="007A1A59">
      <w:pPr>
        <w:jc w:val="center"/>
        <w:rPr>
          <w:b/>
        </w:rPr>
      </w:pPr>
      <w:r w:rsidRPr="007A1A59">
        <w:rPr>
          <w:b/>
        </w:rPr>
        <w:t>An Act of Trust</w:t>
      </w:r>
    </w:p>
    <w:p w14:paraId="4C8BBC4C" w14:textId="77777777" w:rsidR="00435BD3" w:rsidRPr="007A1A59" w:rsidRDefault="00435BD3" w:rsidP="007A1A59">
      <w:pPr>
        <w:jc w:val="center"/>
        <w:rPr>
          <w:b/>
        </w:rPr>
      </w:pPr>
      <w:r w:rsidRPr="007A1A59">
        <w:rPr>
          <w:b/>
        </w:rPr>
        <w:t>The Sin-lover is a Self-hater</w:t>
      </w:r>
    </w:p>
    <w:p w14:paraId="27C39CEE" w14:textId="29B6C614" w:rsidR="00435BD3" w:rsidRPr="00AB1781" w:rsidRDefault="00435BD3" w:rsidP="00435BD3">
      <w:pPr>
        <w:pStyle w:val="Rubric"/>
      </w:pPr>
      <w:r w:rsidRPr="00AB1781">
        <w:t>(</w:t>
      </w:r>
      <w:r w:rsidR="001761FA">
        <w:t>For the end, a</w:t>
      </w:r>
      <w:r w:rsidRPr="00AB1781">
        <w:t xml:space="preserve"> Psalm by David)</w:t>
      </w:r>
    </w:p>
    <w:p w14:paraId="166830D4" w14:textId="6AAD826F" w:rsidR="00435BD3" w:rsidRPr="00AB1781" w:rsidRDefault="00435BD3" w:rsidP="00435BD3">
      <w:pPr>
        <w:pStyle w:val="EnglishHangNoCoptic"/>
      </w:pPr>
      <w:r w:rsidRPr="00AB1781">
        <w:t xml:space="preserve">1 </w:t>
      </w:r>
      <w:r w:rsidR="001761FA">
        <w:t>I have put my trust i</w:t>
      </w:r>
      <w:r w:rsidRPr="00AB1781">
        <w:t>n the Lord.</w:t>
      </w:r>
    </w:p>
    <w:p w14:paraId="3625EABD" w14:textId="38BB4456" w:rsidR="00435BD3" w:rsidRPr="00AB1781" w:rsidRDefault="001761FA" w:rsidP="00435BD3">
      <w:pPr>
        <w:pStyle w:val="EnglishHangNoCoptic"/>
      </w:pPr>
      <w:r>
        <w:tab/>
        <w:t xml:space="preserve">How </w:t>
      </w:r>
      <w:r w:rsidR="00AF711D">
        <w:t>will</w:t>
      </w:r>
      <w:r>
        <w:t xml:space="preserve"> you say to my soul,</w:t>
      </w:r>
    </w:p>
    <w:p w14:paraId="67AB3790" w14:textId="3C7A734D" w:rsidR="00435BD3" w:rsidRPr="00AB1781" w:rsidRDefault="00435BD3" w:rsidP="00435BD3">
      <w:pPr>
        <w:pStyle w:val="EnglishHangEndNoCoptic"/>
      </w:pPr>
      <w:r w:rsidRPr="00AB1781">
        <w:tab/>
      </w:r>
      <w:r w:rsidR="001761FA">
        <w:t>“flee</w:t>
      </w:r>
      <w:r w:rsidRPr="00AB1781">
        <w:t xml:space="preserve"> </w:t>
      </w:r>
      <w:r w:rsidR="001761FA">
        <w:t>to the mountains like a sparrow”</w:t>
      </w:r>
      <w:r w:rsidRPr="00AB1781">
        <w:t>?</w:t>
      </w:r>
    </w:p>
    <w:p w14:paraId="2E7F8686" w14:textId="1C60D230" w:rsidR="00435BD3" w:rsidRPr="00AB1781" w:rsidRDefault="001761FA" w:rsidP="00435BD3">
      <w:pPr>
        <w:pStyle w:val="EnglishHangNoCoptic"/>
      </w:pPr>
      <w:r>
        <w:t xml:space="preserve">2 </w:t>
      </w:r>
      <w:r w:rsidR="00AF711D">
        <w:t>For behold</w:t>
      </w:r>
      <w:r w:rsidR="00435BD3" w:rsidRPr="00AB1781">
        <w:t>, the sinners bend their bow;</w:t>
      </w:r>
    </w:p>
    <w:p w14:paraId="6D589C24" w14:textId="0EC84BBE" w:rsidR="00435BD3" w:rsidRPr="00AB1781" w:rsidRDefault="00435BD3" w:rsidP="00435BD3">
      <w:pPr>
        <w:pStyle w:val="EnglishHangNoCoptic"/>
      </w:pPr>
      <w:r w:rsidRPr="00AB1781">
        <w:tab/>
        <w:t xml:space="preserve">they have </w:t>
      </w:r>
      <w:r w:rsidR="001761FA">
        <w:t>prepared their arrows i</w:t>
      </w:r>
      <w:r w:rsidRPr="00AB1781">
        <w:t>n the quiver</w:t>
      </w:r>
      <w:r w:rsidR="001761FA">
        <w:t>,</w:t>
      </w:r>
    </w:p>
    <w:p w14:paraId="7B6B0CA2" w14:textId="58209AED" w:rsidR="00435BD3" w:rsidRPr="00AB1781" w:rsidRDefault="00435BD3" w:rsidP="00435BD3">
      <w:pPr>
        <w:pStyle w:val="EnglishHangEndNoCoptic"/>
      </w:pPr>
      <w:r w:rsidRPr="00AB1781">
        <w:tab/>
        <w:t>to shoot</w:t>
      </w:r>
      <w:r w:rsidR="00AF711D" w:rsidRPr="00AF711D">
        <w:t xml:space="preserve"> </w:t>
      </w:r>
      <w:r w:rsidR="00AF711D" w:rsidRPr="00AB1781">
        <w:t>at the upright in heart</w:t>
      </w:r>
      <w:r w:rsidRPr="00AB1781">
        <w:t xml:space="preserve"> in </w:t>
      </w:r>
      <w:r w:rsidR="001761FA">
        <w:t>a moonless night</w:t>
      </w:r>
      <w:r w:rsidRPr="00AB1781">
        <w:t>.</w:t>
      </w:r>
    </w:p>
    <w:p w14:paraId="54D090EC" w14:textId="34DD5425" w:rsidR="00435BD3" w:rsidRPr="00AB1781" w:rsidRDefault="00435BD3" w:rsidP="00435BD3">
      <w:pPr>
        <w:pStyle w:val="EnglishHangNoCoptic"/>
      </w:pPr>
      <w:r w:rsidRPr="00AB1781">
        <w:t xml:space="preserve">3 </w:t>
      </w:r>
      <w:r w:rsidR="00AF711D">
        <w:t>For t</w:t>
      </w:r>
      <w:r w:rsidRPr="00AB1781">
        <w:t xml:space="preserve">hey destroy what </w:t>
      </w:r>
      <w:r w:rsidR="001040C8">
        <w:t>You</w:t>
      </w:r>
      <w:r w:rsidRPr="00AB1781">
        <w:t xml:space="preserve"> </w:t>
      </w:r>
      <w:r w:rsidR="001761FA">
        <w:t>fashion</w:t>
      </w:r>
      <w:r w:rsidR="00AF711D">
        <w:t>ed</w:t>
      </w:r>
      <w:r w:rsidRPr="00AB1781">
        <w:t>.</w:t>
      </w:r>
    </w:p>
    <w:p w14:paraId="60548121" w14:textId="3F5D724A" w:rsidR="00435BD3" w:rsidRPr="00AB1781" w:rsidRDefault="00435BD3" w:rsidP="00435BD3">
      <w:pPr>
        <w:pStyle w:val="EnglishHangEndNoCoptic"/>
      </w:pPr>
      <w:r w:rsidRPr="00AB1781">
        <w:tab/>
        <w:t xml:space="preserve">But what has the </w:t>
      </w:r>
      <w:r w:rsidR="00AF711D">
        <w:t>righteous</w:t>
      </w:r>
      <w:r w:rsidRPr="00AB1781">
        <w:t xml:space="preserve"> man done?</w:t>
      </w:r>
    </w:p>
    <w:p w14:paraId="24EAAF33" w14:textId="2FD0B80A" w:rsidR="00435BD3" w:rsidRPr="00AB1781" w:rsidRDefault="00435BD3" w:rsidP="00435BD3">
      <w:pPr>
        <w:pStyle w:val="EnglishHangNoCoptic"/>
      </w:pPr>
      <w:r w:rsidRPr="00AB1781">
        <w:t>4 The Lord is in His holy temple</w:t>
      </w:r>
      <w:r w:rsidRPr="00AB1781">
        <w:rPr>
          <w:rStyle w:val="FootnoteReference"/>
        </w:rPr>
        <w:footnoteReference w:id="68"/>
      </w:r>
      <w:r w:rsidR="001761FA">
        <w:t>,</w:t>
      </w:r>
    </w:p>
    <w:p w14:paraId="5A4FF3B2" w14:textId="77777777" w:rsidR="00435BD3" w:rsidRPr="00AB1781" w:rsidRDefault="00435BD3" w:rsidP="00435BD3">
      <w:pPr>
        <w:pStyle w:val="EnglishHangNoCoptic"/>
      </w:pPr>
      <w:r w:rsidRPr="00AB1781">
        <w:tab/>
        <w:t>the Lord Whose throne is in heaven,</w:t>
      </w:r>
    </w:p>
    <w:p w14:paraId="4844C808" w14:textId="77777777" w:rsidR="00435BD3" w:rsidRPr="00AB1781" w:rsidRDefault="00435BD3" w:rsidP="00435BD3">
      <w:pPr>
        <w:pStyle w:val="EnglishHangNoCoptic"/>
      </w:pPr>
      <w:r w:rsidRPr="00AB1781">
        <w:tab/>
        <w:t>Whose eyes regard the poor,</w:t>
      </w:r>
    </w:p>
    <w:p w14:paraId="45BCF224" w14:textId="0FD45E1D" w:rsidR="00435BD3" w:rsidRPr="00AB1781" w:rsidRDefault="00435BD3" w:rsidP="00AF711D">
      <w:pPr>
        <w:pStyle w:val="EnglishHangEndNoCoptic"/>
      </w:pPr>
      <w:r w:rsidRPr="00AB1781">
        <w:tab/>
        <w:t>Whos</w:t>
      </w:r>
      <w:r w:rsidR="00AF711D">
        <w:t>e eyelids test the sons of men.</w:t>
      </w:r>
    </w:p>
    <w:p w14:paraId="7CA22850" w14:textId="1EF7E4F9" w:rsidR="00435BD3" w:rsidRPr="00AB1781" w:rsidRDefault="00435BD3" w:rsidP="00435BD3">
      <w:pPr>
        <w:pStyle w:val="EnglishHangNoCoptic"/>
      </w:pPr>
      <w:r w:rsidRPr="00AB1781">
        <w:lastRenderedPageBreak/>
        <w:t>5 The Lord</w:t>
      </w:r>
      <w:r w:rsidR="00852DD0">
        <w:t xml:space="preserve"> tests the </w:t>
      </w:r>
      <w:r w:rsidR="00AF711D">
        <w:t>righteous</w:t>
      </w:r>
      <w:r w:rsidR="00852DD0">
        <w:t xml:space="preserve"> and the </w:t>
      </w:r>
      <w:r w:rsidR="00AF711D">
        <w:t>ungodly</w:t>
      </w:r>
      <w:r w:rsidR="00852DD0">
        <w:t>,</w:t>
      </w:r>
    </w:p>
    <w:p w14:paraId="4BD6AEB4" w14:textId="2032ECCB" w:rsidR="00AC2F2D" w:rsidRPr="00AB1781" w:rsidRDefault="00435BD3" w:rsidP="00AC2F2D">
      <w:pPr>
        <w:pStyle w:val="EnglishHangEndNoCoptic"/>
      </w:pPr>
      <w:r w:rsidRPr="00AB1781">
        <w:tab/>
        <w:t>so he who loves wrongdoing hates his own soul.</w:t>
      </w:r>
    </w:p>
    <w:p w14:paraId="157DDD6A" w14:textId="465A7F75" w:rsidR="00435BD3" w:rsidRPr="00AB1781" w:rsidRDefault="00435BD3" w:rsidP="00435BD3">
      <w:pPr>
        <w:pStyle w:val="EnglishHangNoCoptic"/>
      </w:pPr>
      <w:r w:rsidRPr="00AB1781">
        <w:t>6 He will rain snares</w:t>
      </w:r>
      <w:r w:rsidR="00852DD0">
        <w:t xml:space="preserve"> upon sinners</w:t>
      </w:r>
      <w:r w:rsidR="00AF711D">
        <w:t>;</w:t>
      </w:r>
    </w:p>
    <w:p w14:paraId="18A3DE63" w14:textId="1D1E6691" w:rsidR="00435BD3" w:rsidRPr="00AB1781" w:rsidRDefault="00435BD3" w:rsidP="00435BD3">
      <w:pPr>
        <w:pStyle w:val="EnglishHangNoCoptic"/>
      </w:pPr>
      <w:r w:rsidRPr="00AB1781">
        <w:tab/>
        <w:t>fire and brimstone</w:t>
      </w:r>
      <w:r w:rsidR="00852DD0">
        <w:t>,</w:t>
      </w:r>
      <w:r w:rsidRPr="00AB1781">
        <w:t xml:space="preserve"> and a </w:t>
      </w:r>
      <w:r w:rsidR="00852DD0">
        <w:t>raging</w:t>
      </w:r>
      <w:r w:rsidRPr="00AB1781">
        <w:t xml:space="preserve"> wind</w:t>
      </w:r>
    </w:p>
    <w:p w14:paraId="61973C40" w14:textId="77777777" w:rsidR="00435BD3" w:rsidRPr="00AB1781" w:rsidRDefault="00435BD3" w:rsidP="00435BD3">
      <w:pPr>
        <w:pStyle w:val="EnglishHangEndNoCoptic"/>
      </w:pPr>
      <w:r w:rsidRPr="00AB1781">
        <w:tab/>
        <w:t>will be the portion of their cup.</w:t>
      </w:r>
    </w:p>
    <w:p w14:paraId="01EF5D9D" w14:textId="77777777" w:rsidR="00435BD3" w:rsidRPr="00AB1781" w:rsidRDefault="00435BD3" w:rsidP="00435BD3">
      <w:pPr>
        <w:pStyle w:val="EnglishHangNoCoptic"/>
      </w:pPr>
      <w:r w:rsidRPr="00AB1781">
        <w:t>7 For the Lord is righteous and loves righteousness;</w:t>
      </w:r>
    </w:p>
    <w:p w14:paraId="56E6F4E6" w14:textId="33D758D3" w:rsidR="00435BD3" w:rsidRDefault="00435BD3" w:rsidP="00435BD3">
      <w:pPr>
        <w:pStyle w:val="EnglishHangEndNoCoptic"/>
      </w:pPr>
      <w:r w:rsidRPr="00AB1781">
        <w:tab/>
        <w:t xml:space="preserve">His </w:t>
      </w:r>
      <w:r w:rsidR="00852DD0">
        <w:t>face</w:t>
      </w:r>
      <w:r w:rsidRPr="00AB1781">
        <w:t xml:space="preserve"> beholds </w:t>
      </w:r>
      <w:r w:rsidR="00852DD0">
        <w:t>the upright</w:t>
      </w:r>
      <w:r w:rsidRPr="00AB1781">
        <w:t>.</w:t>
      </w:r>
    </w:p>
    <w:p w14:paraId="4DE76375" w14:textId="51398EFA" w:rsidR="003A7286" w:rsidRPr="00435BD3" w:rsidRDefault="003A7286" w:rsidP="003A7286">
      <w:pPr>
        <w:pStyle w:val="Rubric"/>
      </w:pPr>
      <w:r>
        <w:t>Glory…</w:t>
      </w:r>
    </w:p>
    <w:p w14:paraId="754E037B" w14:textId="4A67810C" w:rsidR="00435BD3" w:rsidRPr="00435BD3" w:rsidRDefault="00435BD3" w:rsidP="00BF0205">
      <w:pPr>
        <w:pStyle w:val="Heading4"/>
      </w:pPr>
      <w:bookmarkStart w:id="237" w:name="_Ref412098310"/>
      <w:r>
        <w:t>Psalm</w:t>
      </w:r>
      <w:r w:rsidRPr="00AB1781">
        <w:t xml:space="preserve"> 11</w:t>
      </w:r>
      <w:r>
        <w:t xml:space="preserve">: </w:t>
      </w:r>
      <w:r w:rsidR="005A728E">
        <w:t>“</w:t>
      </w:r>
      <w:r>
        <w:t>Save me, O Lord, for there is no saint lef</w:t>
      </w:r>
      <w:r w:rsidR="005453DF">
        <w:t>t”</w:t>
      </w:r>
      <w:bookmarkEnd w:id="237"/>
    </w:p>
    <w:p w14:paraId="4CE8740D" w14:textId="77777777" w:rsidR="00435BD3" w:rsidRPr="007A1A59" w:rsidRDefault="00435BD3" w:rsidP="007A1A59">
      <w:pPr>
        <w:jc w:val="center"/>
        <w:rPr>
          <w:b/>
        </w:rPr>
      </w:pPr>
      <w:r w:rsidRPr="007A1A59">
        <w:rPr>
          <w:b/>
        </w:rPr>
        <w:t>The Safety of the Poor and Needy</w:t>
      </w:r>
    </w:p>
    <w:p w14:paraId="0CB905FF" w14:textId="77777777" w:rsidR="00435BD3" w:rsidRPr="007A1A59" w:rsidRDefault="00435BD3" w:rsidP="007A1A59">
      <w:pPr>
        <w:jc w:val="center"/>
        <w:rPr>
          <w:b/>
        </w:rPr>
      </w:pPr>
      <w:r w:rsidRPr="007A1A59">
        <w:rPr>
          <w:b/>
        </w:rPr>
        <w:t>Faith in the Truth of God’s Promises</w:t>
      </w:r>
    </w:p>
    <w:p w14:paraId="3127B100" w14:textId="37D0D2A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ABE0AAA" w14:textId="2B950A80" w:rsidR="00435BD3" w:rsidRPr="00AB1781" w:rsidRDefault="00435BD3" w:rsidP="00435BD3">
      <w:pPr>
        <w:pStyle w:val="Rubric"/>
      </w:pPr>
      <w:r w:rsidRPr="00AB1781">
        <w:t>1 (</w:t>
      </w:r>
      <w:r w:rsidR="00E7123D">
        <w:t xml:space="preserve">For the end. </w:t>
      </w:r>
      <w:r w:rsidRPr="00AB1781">
        <w:t>A Psalm by David</w:t>
      </w:r>
      <w:r w:rsidR="00E7123D">
        <w:t xml:space="preserve"> for the eighth.</w:t>
      </w:r>
      <w:r w:rsidRPr="00AB1781">
        <w:t>)</w:t>
      </w:r>
    </w:p>
    <w:p w14:paraId="47AC0867" w14:textId="476F3118" w:rsidR="00435BD3" w:rsidRPr="00AB1781" w:rsidRDefault="00435BD3" w:rsidP="00435BD3">
      <w:pPr>
        <w:pStyle w:val="EnglishHangNoCoptic"/>
      </w:pPr>
      <w:r w:rsidRPr="00AB1781">
        <w:t>2 Save me, O L</w:t>
      </w:r>
      <w:r w:rsidR="00E7123D">
        <w:t>ord, for there is no saint left,</w:t>
      </w:r>
    </w:p>
    <w:p w14:paraId="2DCB3FCB" w14:textId="70E35D3A" w:rsidR="00435BD3" w:rsidRPr="00AB1781" w:rsidRDefault="00E7123D" w:rsidP="00435BD3">
      <w:pPr>
        <w:pStyle w:val="EnglishHangEndNoCoptic"/>
      </w:pPr>
      <w:r>
        <w:tab/>
        <w:t>for truth</w:t>
      </w:r>
      <w:r w:rsidR="00435BD3" w:rsidRPr="00AB1781">
        <w:t xml:space="preserve"> </w:t>
      </w:r>
      <w:r>
        <w:t>is diminished</w:t>
      </w:r>
      <w:r w:rsidR="00435BD3" w:rsidRPr="00AB1781">
        <w:t xml:space="preserve"> from the sons of men.</w:t>
      </w:r>
    </w:p>
    <w:p w14:paraId="695B298F" w14:textId="74C80480" w:rsidR="00435BD3" w:rsidRPr="00AB1781" w:rsidRDefault="00435BD3" w:rsidP="00435BD3">
      <w:pPr>
        <w:pStyle w:val="EnglishHangNoCoptic"/>
      </w:pPr>
      <w:r w:rsidRPr="00AB1781">
        <w:t xml:space="preserve">3 </w:t>
      </w:r>
      <w:r w:rsidR="00E7123D">
        <w:t>Everyone speaks useless</w:t>
      </w:r>
      <w:r w:rsidRPr="00AB1781">
        <w:t xml:space="preserve"> </w:t>
      </w:r>
      <w:r w:rsidR="00E7123D">
        <w:t>things</w:t>
      </w:r>
      <w:r w:rsidRPr="00AB1781">
        <w:t xml:space="preserve"> with his neighbor;</w:t>
      </w:r>
    </w:p>
    <w:p w14:paraId="6956327B" w14:textId="281B1971" w:rsidR="00435BD3" w:rsidRPr="00AB1781" w:rsidRDefault="00435BD3" w:rsidP="00435BD3">
      <w:pPr>
        <w:pStyle w:val="EnglishHangEndNoCoptic"/>
      </w:pPr>
      <w:r w:rsidRPr="00AB1781">
        <w:tab/>
      </w:r>
      <w:r w:rsidR="00E7123D">
        <w:t>their lips are deceitful, they speak with a double heart.</w:t>
      </w:r>
    </w:p>
    <w:p w14:paraId="2ADB893A" w14:textId="5BA2BB9F" w:rsidR="00435BD3" w:rsidRPr="00AB1781" w:rsidRDefault="00435BD3" w:rsidP="00435BD3">
      <w:pPr>
        <w:pStyle w:val="EnglishHangNoCoptic"/>
      </w:pPr>
      <w:r w:rsidRPr="00AB1781">
        <w:t xml:space="preserve">4 May the Lord destroy all </w:t>
      </w:r>
      <w:r w:rsidR="00E7123D">
        <w:t>deceitful</w:t>
      </w:r>
      <w:r w:rsidRPr="00AB1781">
        <w:t xml:space="preserve"> lips,</w:t>
      </w:r>
    </w:p>
    <w:p w14:paraId="432C492A" w14:textId="4D02CC0A" w:rsidR="00435BD3" w:rsidRPr="00AB1781" w:rsidRDefault="00435BD3" w:rsidP="00435BD3">
      <w:pPr>
        <w:pStyle w:val="EnglishHangEndNoCoptic"/>
      </w:pPr>
      <w:r w:rsidRPr="00AB1781">
        <w:tab/>
      </w:r>
      <w:r w:rsidR="00E7123D">
        <w:t>and the</w:t>
      </w:r>
      <w:r w:rsidRPr="00AB1781">
        <w:t xml:space="preserve"> tongue that boasts and </w:t>
      </w:r>
      <w:r w:rsidR="00E7123D">
        <w:t>says,</w:t>
      </w:r>
    </w:p>
    <w:p w14:paraId="14FFBAF5" w14:textId="24407548" w:rsidR="00435BD3" w:rsidRPr="00AB1781" w:rsidRDefault="00E7123D" w:rsidP="00435BD3">
      <w:pPr>
        <w:pStyle w:val="EnglishHangNoCoptic"/>
      </w:pPr>
      <w:r>
        <w:t xml:space="preserve">5 “We will make </w:t>
      </w:r>
      <w:r w:rsidR="00435BD3" w:rsidRPr="00AB1781">
        <w:t>our tongue</w:t>
      </w:r>
      <w:r>
        <w:t xml:space="preserve"> more powerful</w:t>
      </w:r>
      <w:r w:rsidR="00435BD3" w:rsidRPr="00AB1781">
        <w:t>.</w:t>
      </w:r>
    </w:p>
    <w:p w14:paraId="31B415A8" w14:textId="77777777" w:rsidR="00435BD3" w:rsidRPr="00AB1781" w:rsidRDefault="00435BD3" w:rsidP="00435BD3">
      <w:pPr>
        <w:pStyle w:val="EnglishHangNoCoptic"/>
      </w:pPr>
      <w:r w:rsidRPr="00AB1781">
        <w:tab/>
        <w:t>Our lips are our own.</w:t>
      </w:r>
    </w:p>
    <w:p w14:paraId="64AFA0E6" w14:textId="078605C6" w:rsidR="00435BD3" w:rsidRPr="00AB1781" w:rsidRDefault="00E7123D" w:rsidP="00435BD3">
      <w:pPr>
        <w:pStyle w:val="EnglishHangEndNoCoptic"/>
      </w:pPr>
      <w:r>
        <w:tab/>
        <w:t>Who is lord over us?”</w:t>
      </w:r>
    </w:p>
    <w:p w14:paraId="40BC93B6" w14:textId="43E48335" w:rsidR="00435BD3" w:rsidRPr="00AB1781" w:rsidRDefault="00E7123D" w:rsidP="00435BD3">
      <w:pPr>
        <w:pStyle w:val="EnglishHangNoCoptic"/>
      </w:pPr>
      <w:r>
        <w:t>6 “</w:t>
      </w:r>
      <w:r w:rsidR="00435BD3" w:rsidRPr="00AB1781">
        <w:t>Because of the oppression of the needy</w:t>
      </w:r>
    </w:p>
    <w:p w14:paraId="1D7B8622" w14:textId="77777777" w:rsidR="00435BD3" w:rsidRPr="00AB1781" w:rsidRDefault="00435BD3" w:rsidP="00435BD3">
      <w:pPr>
        <w:pStyle w:val="EnglishHangNoCoptic"/>
      </w:pPr>
      <w:r w:rsidRPr="00AB1781">
        <w:tab/>
        <w:t>and the groaning of the poor,</w:t>
      </w:r>
    </w:p>
    <w:p w14:paraId="26D5981A" w14:textId="2E5CB3ED" w:rsidR="00435BD3" w:rsidRPr="00AB1781" w:rsidRDefault="00E7123D" w:rsidP="00435BD3">
      <w:pPr>
        <w:pStyle w:val="EnglishHangNoCoptic"/>
      </w:pPr>
      <w:r>
        <w:tab/>
        <w:t>now I will arise,”</w:t>
      </w:r>
      <w:r w:rsidR="00435BD3" w:rsidRPr="00AB1781">
        <w:t xml:space="preserve"> says the Lord;</w:t>
      </w:r>
    </w:p>
    <w:p w14:paraId="6B38D770" w14:textId="2F170FFE" w:rsidR="00435BD3" w:rsidRPr="00AB1781" w:rsidRDefault="00435BD3" w:rsidP="00435BD3">
      <w:pPr>
        <w:pStyle w:val="EnglishHangEndNoCoptic"/>
      </w:pPr>
      <w:r w:rsidRPr="00AB1781">
        <w:tab/>
      </w:r>
      <w:r w:rsidR="00E7123D">
        <w:t>“</w:t>
      </w:r>
      <w:r w:rsidRPr="00AB1781">
        <w:t xml:space="preserve">I will set him in safety and </w:t>
      </w:r>
      <w:r w:rsidR="007838C2">
        <w:t>manifest Myself in it</w:t>
      </w:r>
      <w:r w:rsidRPr="00AB1781">
        <w:t>.</w:t>
      </w:r>
      <w:r w:rsidR="00E7123D">
        <w:t>”</w:t>
      </w:r>
      <w:r w:rsidRPr="00AB1781">
        <w:rPr>
          <w:rStyle w:val="FootnoteReference"/>
        </w:rPr>
        <w:footnoteReference w:id="69"/>
      </w:r>
    </w:p>
    <w:p w14:paraId="7EADD427" w14:textId="77777777" w:rsidR="00435BD3" w:rsidRPr="00AB1781" w:rsidRDefault="00435BD3" w:rsidP="00435BD3">
      <w:pPr>
        <w:pStyle w:val="EnglishHangNoCoptic"/>
      </w:pPr>
      <w:r w:rsidRPr="00AB1781">
        <w:t>7 The words of the Lord are pure words,</w:t>
      </w:r>
    </w:p>
    <w:p w14:paraId="6DB0CEBB" w14:textId="77777777" w:rsidR="00435BD3" w:rsidRPr="00AB1781" w:rsidRDefault="00435BD3" w:rsidP="00435BD3">
      <w:pPr>
        <w:pStyle w:val="EnglishHangNoCoptic"/>
      </w:pPr>
      <w:r w:rsidRPr="00AB1781">
        <w:tab/>
        <w:t>like silver refined by fire, purged of earth,</w:t>
      </w:r>
    </w:p>
    <w:p w14:paraId="32F7D1CC" w14:textId="008699C0" w:rsidR="00435BD3" w:rsidRPr="00AB1781" w:rsidRDefault="00435BD3" w:rsidP="00435BD3">
      <w:pPr>
        <w:pStyle w:val="EnglishHangEndNoCoptic"/>
      </w:pPr>
      <w:r w:rsidRPr="00AB1781">
        <w:tab/>
      </w:r>
      <w:r w:rsidR="00BC7D0A">
        <w:t xml:space="preserve">purified </w:t>
      </w:r>
      <w:r w:rsidRPr="00AB1781">
        <w:t>seven times.</w:t>
      </w:r>
    </w:p>
    <w:p w14:paraId="68384E4E" w14:textId="7CA6C469" w:rsidR="00435BD3" w:rsidRPr="00AB1781" w:rsidRDefault="00435BD3" w:rsidP="00435BD3">
      <w:pPr>
        <w:pStyle w:val="EnglishHangNoCoptic"/>
      </w:pPr>
      <w:r w:rsidRPr="00AB1781">
        <w:t xml:space="preserve">8 </w:t>
      </w:r>
      <w:r w:rsidR="001040C8">
        <w:t>You</w:t>
      </w:r>
      <w:r w:rsidRPr="00AB1781">
        <w:t xml:space="preserve">, O Lord, </w:t>
      </w:r>
      <w:r w:rsidR="00556387">
        <w:t>will</w:t>
      </w:r>
      <w:r w:rsidRPr="00AB1781">
        <w:t xml:space="preserve"> </w:t>
      </w:r>
      <w:r w:rsidR="00FB7BD2">
        <w:t>guard</w:t>
      </w:r>
      <w:r w:rsidRPr="00AB1781">
        <w:t xml:space="preserve"> us</w:t>
      </w:r>
      <w:r w:rsidR="00BC7D0A">
        <w:t>,</w:t>
      </w:r>
    </w:p>
    <w:p w14:paraId="53210650" w14:textId="287E6823" w:rsidR="00435BD3" w:rsidRPr="00AB1781" w:rsidRDefault="00435BD3" w:rsidP="00435BD3">
      <w:pPr>
        <w:pStyle w:val="EnglishHangEndNoCoptic"/>
      </w:pPr>
      <w:r w:rsidRPr="00AB1781">
        <w:tab/>
        <w:t xml:space="preserve">and preserve us from this generation and </w:t>
      </w:r>
      <w:r w:rsidR="00A8396B">
        <w:t>forever</w:t>
      </w:r>
      <w:r w:rsidRPr="00AB1781">
        <w:t>.</w:t>
      </w:r>
    </w:p>
    <w:p w14:paraId="34FC0E32" w14:textId="4AE37845" w:rsidR="00435BD3" w:rsidRPr="00AB1781" w:rsidRDefault="00435BD3" w:rsidP="00435BD3">
      <w:pPr>
        <w:pStyle w:val="EnglishHangNoCoptic"/>
      </w:pPr>
      <w:r w:rsidRPr="00AB1781">
        <w:lastRenderedPageBreak/>
        <w:t xml:space="preserve">9 The </w:t>
      </w:r>
      <w:r w:rsidR="00FB7BD2">
        <w:t>ungodly</w:t>
      </w:r>
      <w:r w:rsidRPr="00AB1781">
        <w:t xml:space="preserve"> prowl around;</w:t>
      </w:r>
    </w:p>
    <w:p w14:paraId="44B9538E" w14:textId="173E9205" w:rsidR="00435BD3" w:rsidRDefault="00435BD3" w:rsidP="00435BD3">
      <w:pPr>
        <w:pStyle w:val="EnglishHangEndNoCoptic"/>
      </w:pPr>
      <w:r w:rsidRPr="00AB1781">
        <w:tab/>
      </w:r>
      <w:r w:rsidR="00BC7D0A">
        <w:t>according to Your</w:t>
      </w:r>
      <w:r w:rsidRPr="00AB1781">
        <w:t xml:space="preserve"> </w:t>
      </w:r>
      <w:r w:rsidR="00BC7D0A">
        <w:t>greatness</w:t>
      </w:r>
      <w:r w:rsidRPr="00AB1781">
        <w:t xml:space="preserve">, </w:t>
      </w:r>
      <w:r w:rsidR="00E570CB">
        <w:t>Your</w:t>
      </w:r>
      <w:r w:rsidR="00BC7D0A">
        <w:t xml:space="preserve"> care for</w:t>
      </w:r>
      <w:r w:rsidRPr="00AB1781">
        <w:t xml:space="preserve"> the sons of men.</w:t>
      </w:r>
    </w:p>
    <w:p w14:paraId="7BDEED30" w14:textId="6F8A6715" w:rsidR="00F35AEA" w:rsidRPr="00435BD3"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_Ref412025965 \h </w:instrText>
      </w:r>
      <w:r>
        <w:fldChar w:fldCharType="separate"/>
      </w:r>
      <w:r w:rsidR="000C7DE2">
        <w:t>Psalm</w:t>
      </w:r>
      <w:r w:rsidR="000C7DE2" w:rsidRPr="00AB1781">
        <w:t xml:space="preserve"> 12</w:t>
      </w:r>
      <w:r w:rsidR="000C7DE2">
        <w:t>: “How long, O Lord, will You forget me”</w:t>
      </w:r>
      <w:r>
        <w:fldChar w:fldCharType="end"/>
      </w:r>
      <w:r>
        <w:t xml:space="preserve">, page </w:t>
      </w:r>
      <w:r>
        <w:fldChar w:fldCharType="begin"/>
      </w:r>
      <w:r>
        <w:instrText xml:space="preserve"> PAGEREF _Ref412025965 \h </w:instrText>
      </w:r>
      <w:r>
        <w:fldChar w:fldCharType="separate"/>
      </w:r>
      <w:r w:rsidR="000C7DE2">
        <w:rPr>
          <w:noProof/>
        </w:rPr>
        <w:t>99</w:t>
      </w:r>
      <w:r>
        <w:fldChar w:fldCharType="end"/>
      </w:r>
      <w:r>
        <w:t>.</w:t>
      </w:r>
    </w:p>
    <w:p w14:paraId="14C73BB1" w14:textId="7218C759" w:rsidR="00435BD3" w:rsidRPr="00435BD3" w:rsidRDefault="00435BD3" w:rsidP="00BF0205">
      <w:pPr>
        <w:pStyle w:val="Heading4"/>
      </w:pPr>
      <w:bookmarkStart w:id="238" w:name="_Ref412025965"/>
      <w:r>
        <w:t>Psalm</w:t>
      </w:r>
      <w:r w:rsidRPr="00AB1781">
        <w:t xml:space="preserve"> 12</w:t>
      </w:r>
      <w:r w:rsidR="00B6371D">
        <w:t xml:space="preserve">: </w:t>
      </w:r>
      <w:r w:rsidR="005A728E">
        <w:t>“</w:t>
      </w:r>
      <w:r w:rsidR="00B6371D">
        <w:t>How long, O Lord, will</w:t>
      </w:r>
      <w:r>
        <w:t xml:space="preserve"> </w:t>
      </w:r>
      <w:r w:rsidR="001040C8">
        <w:t>You</w:t>
      </w:r>
      <w:r>
        <w:t xml:space="preserve"> forget m</w:t>
      </w:r>
      <w:r w:rsidR="00F017CA">
        <w:t>e”</w:t>
      </w:r>
      <w:bookmarkEnd w:id="238"/>
    </w:p>
    <w:p w14:paraId="3A49A541" w14:textId="77777777" w:rsidR="00435BD3" w:rsidRPr="007A1A59" w:rsidRDefault="00435BD3" w:rsidP="007A1A59">
      <w:pPr>
        <w:jc w:val="center"/>
        <w:rPr>
          <w:b/>
        </w:rPr>
      </w:pPr>
      <w:r w:rsidRPr="007A1A59">
        <w:rPr>
          <w:b/>
        </w:rPr>
        <w:t>Progress of a Soul from Desolation to Exultation</w:t>
      </w:r>
    </w:p>
    <w:p w14:paraId="3655920B" w14:textId="77777777" w:rsidR="00435BD3" w:rsidRPr="007A1A59" w:rsidRDefault="00435BD3" w:rsidP="007A1A59">
      <w:pPr>
        <w:jc w:val="center"/>
        <w:rPr>
          <w:b/>
        </w:rPr>
      </w:pPr>
      <w:r w:rsidRPr="007A1A59">
        <w:rPr>
          <w:b/>
        </w:rPr>
        <w:t xml:space="preserve">My Heart Rejoices in </w:t>
      </w:r>
      <w:r w:rsidR="00E570CB">
        <w:rPr>
          <w:b/>
        </w:rPr>
        <w:t>Your</w:t>
      </w:r>
      <w:r w:rsidRPr="007A1A59">
        <w:rPr>
          <w:b/>
        </w:rPr>
        <w:t xml:space="preserve"> Salvation</w:t>
      </w:r>
    </w:p>
    <w:p w14:paraId="0BD08B43" w14:textId="56BAF212"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A7B45F5" w14:textId="2AFFA87F" w:rsidR="00435BD3" w:rsidRPr="00AB1781" w:rsidRDefault="00435BD3" w:rsidP="00435BD3">
      <w:pPr>
        <w:pStyle w:val="Rubric"/>
      </w:pPr>
      <w:r w:rsidRPr="00AB1781">
        <w:t>1 (</w:t>
      </w:r>
      <w:r w:rsidR="00BC0AF3">
        <w:t xml:space="preserve">For the end. </w:t>
      </w:r>
      <w:r w:rsidRPr="00AB1781">
        <w:t>A Psalm by David)</w:t>
      </w:r>
    </w:p>
    <w:p w14:paraId="46379FD2" w14:textId="061B6911" w:rsidR="00435BD3" w:rsidRPr="00AB1781" w:rsidRDefault="00BC0AF3" w:rsidP="00435BD3">
      <w:pPr>
        <w:pStyle w:val="EnglishHangNoCoptic"/>
      </w:pPr>
      <w:r>
        <w:t>2 How long, O Lord, will</w:t>
      </w:r>
      <w:r w:rsidR="00435BD3" w:rsidRPr="00AB1781">
        <w:t xml:space="preserve"> </w:t>
      </w:r>
      <w:r w:rsidR="001040C8">
        <w:t>You</w:t>
      </w:r>
      <w:r w:rsidR="00435BD3" w:rsidRPr="00AB1781">
        <w:t xml:space="preserve"> forget me</w:t>
      </w:r>
      <w:r>
        <w:t xml:space="preserve">? </w:t>
      </w:r>
      <w:r w:rsidR="009043B3">
        <w:t>Forever</w:t>
      </w:r>
      <w:r w:rsidR="00435BD3" w:rsidRPr="00AB1781">
        <w:t>?</w:t>
      </w:r>
    </w:p>
    <w:p w14:paraId="5EFB10A1" w14:textId="604C1764" w:rsidR="00435BD3" w:rsidRPr="00435BD3" w:rsidRDefault="00435BD3" w:rsidP="00435BD3">
      <w:pPr>
        <w:pStyle w:val="EnglishHangEndNoCoptic"/>
      </w:pPr>
      <w:r w:rsidRPr="00AB1781">
        <w:tab/>
        <w:t xml:space="preserve">How long </w:t>
      </w:r>
      <w:r w:rsidR="00556387">
        <w:t>will</w:t>
      </w:r>
      <w:r w:rsidRPr="00AB1781">
        <w:t xml:space="preserve"> </w:t>
      </w:r>
      <w:r w:rsidR="001040C8">
        <w:t>You</w:t>
      </w:r>
      <w:r w:rsidRPr="00AB1781">
        <w:t xml:space="preserve"> turn </w:t>
      </w:r>
      <w:r w:rsidR="00E570CB">
        <w:t>Your</w:t>
      </w:r>
      <w:r w:rsidRPr="00AB1781">
        <w:t xml:space="preserve"> face from me?</w:t>
      </w:r>
    </w:p>
    <w:p w14:paraId="60B9EC6B" w14:textId="77777777" w:rsidR="00435BD3" w:rsidRPr="00AB1781" w:rsidRDefault="00435BD3" w:rsidP="00435BD3">
      <w:pPr>
        <w:pStyle w:val="EnglishHangNoCoptic"/>
      </w:pPr>
      <w:r w:rsidRPr="00AB1781">
        <w:t>3 How long must I make plans in my soul,</w:t>
      </w:r>
    </w:p>
    <w:p w14:paraId="57AFAF58" w14:textId="77777777" w:rsidR="00435BD3" w:rsidRPr="00AB1781" w:rsidRDefault="00435BD3" w:rsidP="00435BD3">
      <w:pPr>
        <w:pStyle w:val="EnglishHangNoCoptic"/>
      </w:pPr>
      <w:r w:rsidRPr="00AB1781">
        <w:tab/>
        <w:t>and have grief in my heart day and night?</w:t>
      </w:r>
    </w:p>
    <w:p w14:paraId="09E6A115" w14:textId="77777777" w:rsidR="00435BD3" w:rsidRPr="00AB1781" w:rsidRDefault="00435BD3" w:rsidP="00435BD3">
      <w:pPr>
        <w:pStyle w:val="EnglishHangEndNoCoptic"/>
      </w:pPr>
      <w:r w:rsidRPr="00AB1781">
        <w:tab/>
        <w:t>How long will my enemy be exalted over me?</w:t>
      </w:r>
    </w:p>
    <w:p w14:paraId="6FBE5B7F" w14:textId="4FB101B8" w:rsidR="00435BD3" w:rsidRPr="00AB1781" w:rsidRDefault="00435BD3" w:rsidP="00435BD3">
      <w:pPr>
        <w:pStyle w:val="EnglishHangNoCoptic"/>
      </w:pPr>
      <w:r w:rsidRPr="00AB1781">
        <w:t xml:space="preserve">4 </w:t>
      </w:r>
      <w:r w:rsidR="00BC0AF3">
        <w:t>Look upon me</w:t>
      </w:r>
      <w:r w:rsidRPr="00AB1781">
        <w:t xml:space="preserve"> and hear me, O Lord my God;</w:t>
      </w:r>
    </w:p>
    <w:p w14:paraId="74C9122B" w14:textId="77777777" w:rsidR="00435BD3" w:rsidRPr="00AB1781" w:rsidRDefault="00435BD3" w:rsidP="00435BD3">
      <w:pPr>
        <w:pStyle w:val="EnglishHangEndNoCoptic"/>
      </w:pPr>
      <w:r w:rsidRPr="00AB1781">
        <w:tab/>
        <w:t>enlighten my eyes lest I sleep in death,</w:t>
      </w:r>
    </w:p>
    <w:p w14:paraId="60CADF59" w14:textId="55D853D1" w:rsidR="00435BD3" w:rsidRPr="00AB1781" w:rsidRDefault="00BC0AF3" w:rsidP="00435BD3">
      <w:pPr>
        <w:pStyle w:val="EnglishHangNoCoptic"/>
      </w:pPr>
      <w:r>
        <w:t xml:space="preserve">5 lest my enemy say, “I prevailed </w:t>
      </w:r>
      <w:r w:rsidR="00FB7BD2">
        <w:t>against</w:t>
      </w:r>
      <w:r>
        <w:t xml:space="preserve"> him.”</w:t>
      </w:r>
    </w:p>
    <w:p w14:paraId="61E7508B" w14:textId="26CB933F" w:rsidR="00435BD3" w:rsidRPr="00AB1781" w:rsidRDefault="00435BD3" w:rsidP="00435BD3">
      <w:pPr>
        <w:pStyle w:val="EnglishHangEndNoCoptic"/>
      </w:pPr>
      <w:r w:rsidRPr="00AB1781">
        <w:tab/>
        <w:t xml:space="preserve">Those who </w:t>
      </w:r>
      <w:r w:rsidR="00FB7BD2">
        <w:t>afflict</w:t>
      </w:r>
      <w:r w:rsidRPr="00AB1781">
        <w:t xml:space="preserve"> me will rejoice if I am shaken.</w:t>
      </w:r>
    </w:p>
    <w:p w14:paraId="0209BDF7" w14:textId="753117E5" w:rsidR="00435BD3" w:rsidRPr="00AB1781" w:rsidRDefault="00435BD3" w:rsidP="00435BD3">
      <w:pPr>
        <w:pStyle w:val="EnglishHangNoCoptic"/>
      </w:pPr>
      <w:r w:rsidRPr="00AB1781">
        <w:t xml:space="preserve">6 But </w:t>
      </w:r>
      <w:r w:rsidR="001432F3">
        <w:t>I hope</w:t>
      </w:r>
      <w:r w:rsidRPr="00AB1781">
        <w:t xml:space="preserve"> in </w:t>
      </w:r>
      <w:r w:rsidR="00E570CB">
        <w:t>Your</w:t>
      </w:r>
      <w:r w:rsidRPr="00AB1781">
        <w:t xml:space="preserve"> mercy;</w:t>
      </w:r>
    </w:p>
    <w:p w14:paraId="4AC95B8F" w14:textId="4DA3EABA" w:rsidR="00435BD3" w:rsidRPr="00AB1781" w:rsidRDefault="00435BD3" w:rsidP="00435BD3">
      <w:pPr>
        <w:pStyle w:val="EnglishHangEndNoCoptic"/>
      </w:pPr>
      <w:r w:rsidRPr="00AB1781">
        <w:tab/>
        <w:t xml:space="preserve">my heart </w:t>
      </w:r>
      <w:r w:rsidR="006D69AF">
        <w:t>will rejoice</w:t>
      </w:r>
      <w:r w:rsidRPr="00AB1781">
        <w:t xml:space="preserve"> in </w:t>
      </w:r>
      <w:r w:rsidR="00E570CB">
        <w:t>Your</w:t>
      </w:r>
      <w:r w:rsidRPr="00AB1781">
        <w:t xml:space="preserve"> salvation.</w:t>
      </w:r>
    </w:p>
    <w:p w14:paraId="29CA6AF3" w14:textId="64B19EAA" w:rsidR="00435BD3" w:rsidRPr="00AB1781" w:rsidRDefault="00435BD3" w:rsidP="00435BD3">
      <w:pPr>
        <w:pStyle w:val="EnglishHangNoCoptic"/>
      </w:pPr>
      <w:r w:rsidRPr="00AB1781">
        <w:t>7 I will sing to the Lord</w:t>
      </w:r>
      <w:r w:rsidR="00FB7BD2">
        <w:t>,</w:t>
      </w:r>
      <w:r w:rsidRPr="00AB1781">
        <w:t xml:space="preserve"> my benefactor,</w:t>
      </w:r>
    </w:p>
    <w:p w14:paraId="5575A945" w14:textId="29F00542" w:rsidR="00435BD3" w:rsidRDefault="00FB7BD2" w:rsidP="00435BD3">
      <w:pPr>
        <w:pStyle w:val="EnglishHangEndNoCoptic"/>
      </w:pPr>
      <w:r>
        <w:tab/>
        <w:t>and I will praise the N</w:t>
      </w:r>
      <w:r w:rsidR="00435BD3" w:rsidRPr="00AB1781">
        <w:t>ame of the Lord Most High.</w:t>
      </w:r>
    </w:p>
    <w:p w14:paraId="3FAEC0A2" w14:textId="554F7036" w:rsidR="00F35AEA" w:rsidRPr="00435BD3"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_Ref412098343 \h </w:instrText>
      </w:r>
      <w:r>
        <w:fldChar w:fldCharType="separate"/>
      </w:r>
      <w:r w:rsidR="000C7DE2">
        <w:t>Psalm</w:t>
      </w:r>
      <w:r w:rsidR="000C7DE2" w:rsidRPr="00AB1781">
        <w:t xml:space="preserve"> 14</w:t>
      </w:r>
      <w:r w:rsidR="000C7DE2">
        <w:t>: “Lord, who can dwell in Your tabernacle”</w:t>
      </w:r>
      <w:r>
        <w:fldChar w:fldCharType="end"/>
      </w:r>
      <w:r>
        <w:t xml:space="preserve">, page </w:t>
      </w:r>
      <w:r>
        <w:fldChar w:fldCharType="begin"/>
      </w:r>
      <w:r>
        <w:instrText xml:space="preserve"> PAGEREF _Ref412098343 \h </w:instrText>
      </w:r>
      <w:r>
        <w:fldChar w:fldCharType="separate"/>
      </w:r>
      <w:r w:rsidR="000C7DE2">
        <w:rPr>
          <w:noProof/>
        </w:rPr>
        <w:t>100</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_Ref412025981 \h </w:instrText>
      </w:r>
      <w:r w:rsidR="00B35B25">
        <w:fldChar w:fldCharType="separate"/>
      </w:r>
      <w:r w:rsidR="000C7DE2">
        <w:t>Psalm</w:t>
      </w:r>
      <w:r w:rsidR="000C7DE2" w:rsidRPr="00AB1781">
        <w:t xml:space="preserve"> 15</w:t>
      </w:r>
      <w:r w:rsidR="000C7DE2">
        <w:t>: “Keep me, O Lord, I hope in You”</w:t>
      </w:r>
      <w:r w:rsidR="00B35B25">
        <w:fldChar w:fldCharType="end"/>
      </w:r>
      <w:r w:rsidR="00B35B25">
        <w:t xml:space="preserve">, page </w:t>
      </w:r>
      <w:r w:rsidR="00B35B25">
        <w:fldChar w:fldCharType="begin"/>
      </w:r>
      <w:r w:rsidR="00B35B25">
        <w:instrText xml:space="preserve"> PAGEREF _Ref412025981 \h </w:instrText>
      </w:r>
      <w:r w:rsidR="00B35B25">
        <w:fldChar w:fldCharType="separate"/>
      </w:r>
      <w:r w:rsidR="000C7DE2">
        <w:rPr>
          <w:noProof/>
        </w:rPr>
        <w:t>101</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_Ref412026055 \h </w:instrText>
      </w:r>
      <w:r w:rsidR="00E611C7">
        <w:fldChar w:fldCharType="separate"/>
      </w:r>
      <w:r w:rsidR="000C7DE2">
        <w:t>Psalm</w:t>
      </w:r>
      <w:r w:rsidR="000C7DE2" w:rsidRPr="00AB1781">
        <w:t xml:space="preserve"> 69</w:t>
      </w:r>
      <w:r w:rsidR="000C7DE2">
        <w:t>: “O Lord, make haste to help me”</w:t>
      </w:r>
      <w:r w:rsidR="00E611C7">
        <w:fldChar w:fldCharType="end"/>
      </w:r>
      <w:r w:rsidR="00E611C7">
        <w:t xml:space="preserve">, page </w:t>
      </w:r>
      <w:r w:rsidR="00E611C7">
        <w:fldChar w:fldCharType="begin"/>
      </w:r>
      <w:r w:rsidR="00E611C7">
        <w:instrText xml:space="preserve"> PAGEREF _Ref412026055 \h </w:instrText>
      </w:r>
      <w:r w:rsidR="00E611C7">
        <w:fldChar w:fldCharType="separate"/>
      </w:r>
      <w:r w:rsidR="000C7DE2">
        <w:rPr>
          <w:noProof/>
        </w:rPr>
        <w:t>188</w:t>
      </w:r>
      <w:r w:rsidR="00E611C7">
        <w:fldChar w:fldCharType="end"/>
      </w:r>
      <w:r w:rsidR="00E611C7">
        <w:t>.</w:t>
      </w:r>
    </w:p>
    <w:p w14:paraId="1DEB905D" w14:textId="77588EC8" w:rsidR="00435BD3" w:rsidRPr="00435BD3" w:rsidRDefault="00435BD3" w:rsidP="00BF0205">
      <w:pPr>
        <w:pStyle w:val="Heading4"/>
      </w:pPr>
      <w:r>
        <w:t>Psalm</w:t>
      </w:r>
      <w:r w:rsidRPr="00AB1781">
        <w:t xml:space="preserve"> 13</w:t>
      </w:r>
      <w:r w:rsidR="00B6371D">
        <w:t xml:space="preserve">: </w:t>
      </w:r>
      <w:r w:rsidR="005A728E">
        <w:t>“</w:t>
      </w:r>
      <w:r w:rsidR="00B6371D">
        <w:t xml:space="preserve">The fool says </w:t>
      </w:r>
      <w:r w:rsidR="005A728E">
        <w:t>in his heart, ‘There is no God’”</w:t>
      </w:r>
    </w:p>
    <w:p w14:paraId="710E0085" w14:textId="77777777" w:rsidR="00435BD3" w:rsidRPr="007A1A59" w:rsidRDefault="00435BD3" w:rsidP="007A1A59">
      <w:pPr>
        <w:jc w:val="center"/>
        <w:rPr>
          <w:b/>
        </w:rPr>
      </w:pPr>
      <w:r w:rsidRPr="007A1A59">
        <w:rPr>
          <w:b/>
        </w:rPr>
        <w:t>Unbelief leads to Universal Corruption</w:t>
      </w:r>
    </w:p>
    <w:p w14:paraId="4136EC1F" w14:textId="631E83B8" w:rsidR="00435BD3" w:rsidRPr="00AB1781" w:rsidRDefault="00435BD3" w:rsidP="00435BD3">
      <w:pPr>
        <w:pStyle w:val="Rubric"/>
      </w:pPr>
      <w:r w:rsidRPr="00AB1781">
        <w:t>1 (</w:t>
      </w:r>
      <w:r w:rsidR="003E72E2">
        <w:t xml:space="preserve">For the end. </w:t>
      </w:r>
      <w:r w:rsidRPr="00AB1781">
        <w:t>A Psalm by David)</w:t>
      </w:r>
    </w:p>
    <w:p w14:paraId="730D3A33" w14:textId="42B351BC" w:rsidR="00435BD3" w:rsidRPr="00AB1781" w:rsidRDefault="00B6371D" w:rsidP="00435BD3">
      <w:pPr>
        <w:pStyle w:val="EnglishHangNoCoptic"/>
      </w:pPr>
      <w:r>
        <w:lastRenderedPageBreak/>
        <w:t>The fool says in his heart, “</w:t>
      </w:r>
      <w:r w:rsidR="00435BD3" w:rsidRPr="00AB1781">
        <w:t>There is no God.</w:t>
      </w:r>
      <w:r>
        <w:t>”</w:t>
      </w:r>
      <w:r w:rsidR="00435BD3" w:rsidRPr="00AB1781">
        <w:rPr>
          <w:rStyle w:val="FootnoteReference"/>
        </w:rPr>
        <w:footnoteReference w:id="70"/>
      </w:r>
    </w:p>
    <w:p w14:paraId="5D7EA7AB" w14:textId="040BC8B0" w:rsidR="00435BD3" w:rsidRPr="00AB1781" w:rsidRDefault="00435BD3" w:rsidP="00435BD3">
      <w:pPr>
        <w:pStyle w:val="EnglishHangNoCoptic"/>
      </w:pPr>
      <w:r w:rsidRPr="00AB1781">
        <w:tab/>
        <w:t>They are corrupt</w:t>
      </w:r>
      <w:r w:rsidR="003E72E2">
        <w:t>,</w:t>
      </w:r>
      <w:r w:rsidRPr="00AB1781">
        <w:t xml:space="preserve"> and abominable in their ways;</w:t>
      </w:r>
    </w:p>
    <w:p w14:paraId="5EF32FC0" w14:textId="0A0EE4D2" w:rsidR="00435BD3" w:rsidRPr="00AB1781" w:rsidRDefault="00435BD3" w:rsidP="00435BD3">
      <w:pPr>
        <w:pStyle w:val="EnglishHangEndNoCoptic"/>
      </w:pPr>
      <w:r w:rsidRPr="00AB1781">
        <w:tab/>
        <w:t>there is not one that does good, no</w:t>
      </w:r>
      <w:r w:rsidR="003E72E2">
        <w:t>t even</w:t>
      </w:r>
      <w:r w:rsidRPr="00AB1781">
        <w:t xml:space="preserve"> one.</w:t>
      </w:r>
    </w:p>
    <w:p w14:paraId="327BB06B" w14:textId="7349D209" w:rsidR="00435BD3" w:rsidRPr="00AB1781" w:rsidRDefault="00435BD3" w:rsidP="00435BD3">
      <w:pPr>
        <w:pStyle w:val="EnglishHangNoCoptic"/>
      </w:pPr>
      <w:r w:rsidRPr="00AB1781">
        <w:t xml:space="preserve">2 The Lord looks </w:t>
      </w:r>
      <w:r w:rsidR="003E72E2">
        <w:t>down from heaven upon</w:t>
      </w:r>
      <w:r w:rsidRPr="00AB1781">
        <w:t xml:space="preserve"> the sons of men</w:t>
      </w:r>
      <w:r w:rsidR="003E72E2">
        <w:t>,</w:t>
      </w:r>
    </w:p>
    <w:p w14:paraId="35F63B3F" w14:textId="359868F0" w:rsidR="00AC2F2D" w:rsidRPr="00AB1781" w:rsidRDefault="00435BD3" w:rsidP="00AC2F2D">
      <w:pPr>
        <w:pStyle w:val="EnglishHangEndNoCoptic"/>
      </w:pPr>
      <w:r w:rsidRPr="00AB1781">
        <w:tab/>
        <w:t xml:space="preserve">to see if </w:t>
      </w:r>
      <w:r w:rsidR="00FB7BD2">
        <w:t xml:space="preserve">there were </w:t>
      </w:r>
      <w:r w:rsidRPr="00AB1781">
        <w:t xml:space="preserve">any </w:t>
      </w:r>
      <w:r w:rsidR="00FB7BD2">
        <w:t>who understood</w:t>
      </w:r>
      <w:r w:rsidRPr="00AB1781">
        <w:t xml:space="preserve"> or </w:t>
      </w:r>
      <w:r w:rsidR="00FB7BD2">
        <w:t>sought</w:t>
      </w:r>
      <w:r w:rsidRPr="00AB1781">
        <w:t xml:space="preserve"> God.</w:t>
      </w:r>
    </w:p>
    <w:p w14:paraId="7F7C419A" w14:textId="4A0B273D" w:rsidR="00435BD3" w:rsidRPr="00AB1781" w:rsidRDefault="00435BD3" w:rsidP="00435BD3">
      <w:pPr>
        <w:pStyle w:val="EnglishHangNoCoptic"/>
      </w:pPr>
      <w:r w:rsidRPr="00AB1781">
        <w:t xml:space="preserve">3 All have </w:t>
      </w:r>
      <w:r w:rsidR="00FB7BD2">
        <w:t>turned aside</w:t>
      </w:r>
      <w:r w:rsidRPr="00AB1781">
        <w:t xml:space="preserve">, nd all </w:t>
      </w:r>
      <w:r w:rsidR="00FB7BD2">
        <w:t>were</w:t>
      </w:r>
      <w:r w:rsidRPr="00AB1781">
        <w:t xml:space="preserve"> </w:t>
      </w:r>
      <w:r w:rsidR="00FB7BD2">
        <w:t>alotigether corrupted</w:t>
      </w:r>
      <w:r w:rsidRPr="00AB1781">
        <w:t>;</w:t>
      </w:r>
    </w:p>
    <w:p w14:paraId="5CED9AAB" w14:textId="4BC63CD4" w:rsidR="00435BD3" w:rsidRDefault="00435BD3" w:rsidP="00177A6C">
      <w:pPr>
        <w:pStyle w:val="EnglishHangNoCoptic"/>
      </w:pPr>
      <w:r w:rsidRPr="00AB1781">
        <w:tab/>
        <w:t xml:space="preserve">there </w:t>
      </w:r>
      <w:r w:rsidR="00FB7BD2">
        <w:t>was</w:t>
      </w:r>
      <w:r w:rsidRPr="00AB1781">
        <w:t xml:space="preserve"> not one that does good, no</w:t>
      </w:r>
      <w:r w:rsidR="003E72E2">
        <w:t>t</w:t>
      </w:r>
      <w:r w:rsidRPr="00AB1781">
        <w:t xml:space="preserve"> </w:t>
      </w:r>
      <w:r w:rsidR="003E72E2">
        <w:t>even</w:t>
      </w:r>
      <w:r w:rsidRPr="00AB1781">
        <w:t xml:space="preserve"> one.</w:t>
      </w:r>
    </w:p>
    <w:p w14:paraId="771CA889" w14:textId="77777777" w:rsidR="00177A6C" w:rsidRDefault="003E72E2" w:rsidP="00177A6C">
      <w:pPr>
        <w:pStyle w:val="EnglishHangNoCoptic"/>
        <w:ind w:left="864"/>
      </w:pPr>
      <w:r>
        <w:t>[</w:t>
      </w:r>
      <w:r w:rsidR="00177A6C">
        <w:t>Their throat is an open tomb;</w:t>
      </w:r>
    </w:p>
    <w:p w14:paraId="5645B1FE" w14:textId="77777777" w:rsidR="00177A6C" w:rsidRDefault="00177A6C" w:rsidP="00177A6C">
      <w:pPr>
        <w:pStyle w:val="EnglishHangNoCoptic"/>
        <w:ind w:left="864"/>
      </w:pPr>
      <w:r>
        <w:t>They use their tongues for deceit;</w:t>
      </w:r>
    </w:p>
    <w:p w14:paraId="547F52EC" w14:textId="3C2BB7D7" w:rsidR="00177A6C" w:rsidRDefault="00177A6C" w:rsidP="00177A6C">
      <w:pPr>
        <w:pStyle w:val="EnglishHangNoCoptic"/>
        <w:ind w:left="864"/>
      </w:pPr>
      <w:r>
        <w:t>The poison of serpents is under their lips,</w:t>
      </w:r>
    </w:p>
    <w:p w14:paraId="7438976E" w14:textId="77777777" w:rsidR="00177A6C" w:rsidRDefault="00177A6C" w:rsidP="00177A6C">
      <w:pPr>
        <w:pStyle w:val="EnglishHangNoCoptic"/>
        <w:ind w:left="864"/>
      </w:pPr>
      <w:r>
        <w:t>Whose mouth is full of cursing and bitterness;</w:t>
      </w:r>
    </w:p>
    <w:p w14:paraId="0759C9BA" w14:textId="77777777" w:rsidR="00177A6C" w:rsidRDefault="00177A6C" w:rsidP="00177A6C">
      <w:pPr>
        <w:pStyle w:val="EnglishHangNoCoptic"/>
        <w:ind w:left="864"/>
      </w:pPr>
      <w:r>
        <w:t>Their feet are swift to shed blood;</w:t>
      </w:r>
    </w:p>
    <w:p w14:paraId="06F759B6" w14:textId="77777777" w:rsidR="00177A6C" w:rsidRDefault="00177A6C" w:rsidP="00177A6C">
      <w:pPr>
        <w:pStyle w:val="EnglishHangNoCoptic"/>
        <w:ind w:left="864"/>
      </w:pPr>
      <w:r>
        <w:t>Destruction and suffering are in their ways,</w:t>
      </w:r>
    </w:p>
    <w:p w14:paraId="6632303D" w14:textId="77777777" w:rsidR="00177A6C" w:rsidRDefault="00177A6C" w:rsidP="00177A6C">
      <w:pPr>
        <w:pStyle w:val="EnglishHangNoCoptic"/>
        <w:ind w:left="864"/>
      </w:pPr>
      <w:r>
        <w:t>And they have not known the way of peace;</w:t>
      </w:r>
    </w:p>
    <w:p w14:paraId="09566289" w14:textId="727519B1" w:rsidR="003E72E2" w:rsidRPr="00AB1781" w:rsidRDefault="00177A6C" w:rsidP="00177A6C">
      <w:pPr>
        <w:pStyle w:val="EnglishHangEndNoCoptic"/>
        <w:ind w:left="864"/>
      </w:pPr>
      <w:r>
        <w:t>There is no fear of God before their eyes.</w:t>
      </w:r>
      <w:r w:rsidR="003E72E2">
        <w:t>]</w:t>
      </w:r>
      <w:r>
        <w:rPr>
          <w:rStyle w:val="FootnoteReference"/>
        </w:rPr>
        <w:footnoteReference w:id="71"/>
      </w:r>
    </w:p>
    <w:p w14:paraId="2253775A" w14:textId="3C7C1F6C" w:rsidR="00435BD3" w:rsidRPr="00AB1781" w:rsidRDefault="00177A6C" w:rsidP="00435BD3">
      <w:pPr>
        <w:pStyle w:val="EnglishHangNoCoptic"/>
      </w:pPr>
      <w:r>
        <w:t xml:space="preserve">4 Will all </w:t>
      </w:r>
      <w:r w:rsidR="00FB7BD2">
        <w:t>who</w:t>
      </w:r>
      <w:r>
        <w:t xml:space="preserve"> </w:t>
      </w:r>
      <w:r w:rsidR="00FB7BD2">
        <w:t>work iniquity</w:t>
      </w:r>
      <w:r>
        <w:t xml:space="preserve"> never learn,</w:t>
      </w:r>
    </w:p>
    <w:p w14:paraId="77167A61" w14:textId="607CE3D6" w:rsidR="00435BD3" w:rsidRPr="00AB1781" w:rsidRDefault="00435BD3" w:rsidP="00435BD3">
      <w:pPr>
        <w:pStyle w:val="EnglishHangNoCoptic"/>
      </w:pPr>
      <w:r w:rsidRPr="00AB1781">
        <w:tab/>
      </w:r>
      <w:r w:rsidR="00177A6C">
        <w:t>that</w:t>
      </w:r>
      <w:r w:rsidRPr="00AB1781">
        <w:t xml:space="preserve"> eat up my people like bread</w:t>
      </w:r>
      <w:r w:rsidR="00177A6C">
        <w:t>,</w:t>
      </w:r>
    </w:p>
    <w:p w14:paraId="3461CE67" w14:textId="2F23BB05" w:rsidR="00435BD3" w:rsidRPr="00AB1781" w:rsidRDefault="00435BD3" w:rsidP="00435BD3">
      <w:pPr>
        <w:pStyle w:val="EnglishHangEndNoCoptic"/>
      </w:pPr>
      <w:r w:rsidRPr="00AB1781">
        <w:tab/>
        <w:t xml:space="preserve">and </w:t>
      </w:r>
      <w:r w:rsidR="00FB7BD2">
        <w:t>do not</w:t>
      </w:r>
      <w:r w:rsidRPr="00AB1781">
        <w:t xml:space="preserve"> call </w:t>
      </w:r>
      <w:r w:rsidR="00FB7BD2">
        <w:t>up</w:t>
      </w:r>
      <w:r w:rsidRPr="00AB1781">
        <w:t>on the Lord?</w:t>
      </w:r>
    </w:p>
    <w:p w14:paraId="2738264D" w14:textId="2F9A7074" w:rsidR="00435BD3" w:rsidRPr="00AB1781" w:rsidRDefault="00435BD3" w:rsidP="00435BD3">
      <w:pPr>
        <w:pStyle w:val="EnglishHangNoCoptic"/>
      </w:pPr>
      <w:r w:rsidRPr="00AB1781">
        <w:t xml:space="preserve">5 They </w:t>
      </w:r>
      <w:r w:rsidR="00177A6C">
        <w:t>dread</w:t>
      </w:r>
      <w:r w:rsidRPr="00AB1781">
        <w:t xml:space="preserve"> with fear where there is nothing to fear;</w:t>
      </w:r>
    </w:p>
    <w:p w14:paraId="30222C7E" w14:textId="52D8D666" w:rsidR="00435BD3" w:rsidRPr="00AB1781" w:rsidRDefault="00435BD3" w:rsidP="00435BD3">
      <w:pPr>
        <w:pStyle w:val="EnglishHangEndNoCoptic"/>
      </w:pPr>
      <w:r w:rsidRPr="00AB1781">
        <w:tab/>
        <w:t>for God is with the righteous</w:t>
      </w:r>
      <w:r w:rsidR="00177A6C">
        <w:t xml:space="preserve"> generation</w:t>
      </w:r>
      <w:r w:rsidRPr="00AB1781">
        <w:t>.</w:t>
      </w:r>
    </w:p>
    <w:p w14:paraId="2A11B36B" w14:textId="0D628197" w:rsidR="00435BD3" w:rsidRPr="00AB1781" w:rsidRDefault="00435BD3" w:rsidP="00435BD3">
      <w:pPr>
        <w:pStyle w:val="EnglishHangNoCoptic"/>
      </w:pPr>
      <w:r w:rsidRPr="00AB1781">
        <w:t xml:space="preserve">6 You would </w:t>
      </w:r>
      <w:r w:rsidR="00177A6C">
        <w:t>shame</w:t>
      </w:r>
      <w:r w:rsidRPr="00AB1781">
        <w:t xml:space="preserve"> a poor man’s </w:t>
      </w:r>
      <w:r w:rsidR="00177A6C">
        <w:t>counsel</w:t>
      </w:r>
      <w:r w:rsidRPr="00AB1781">
        <w:t>,</w:t>
      </w:r>
    </w:p>
    <w:p w14:paraId="041CDAF4" w14:textId="77777777" w:rsidR="00435BD3" w:rsidRPr="00AB1781" w:rsidRDefault="00435BD3" w:rsidP="00435BD3">
      <w:pPr>
        <w:pStyle w:val="EnglishHangEndNoCoptic"/>
      </w:pPr>
      <w:r w:rsidRPr="00AB1781">
        <w:tab/>
        <w:t>but the Lord is his hope.</w:t>
      </w:r>
    </w:p>
    <w:p w14:paraId="62087644" w14:textId="79E1EA11" w:rsidR="00435BD3" w:rsidRPr="00AB1781" w:rsidRDefault="00435BD3" w:rsidP="00435BD3">
      <w:pPr>
        <w:pStyle w:val="EnglishHangNoCoptic"/>
      </w:pPr>
      <w:r w:rsidRPr="00AB1781">
        <w:t xml:space="preserve">7 </w:t>
      </w:r>
      <w:r w:rsidR="009B2259">
        <w:t>Who will bring</w:t>
      </w:r>
      <w:r w:rsidRPr="00AB1781">
        <w:t xml:space="preserve"> Israel’s salvation </w:t>
      </w:r>
      <w:r w:rsidR="009B2259">
        <w:t>out of Zion?</w:t>
      </w:r>
    </w:p>
    <w:p w14:paraId="79ADEE4F" w14:textId="2F24E302" w:rsidR="00435BD3" w:rsidRPr="00AB1781" w:rsidRDefault="00435BD3" w:rsidP="00435BD3">
      <w:pPr>
        <w:pStyle w:val="EnglishHangNoCoptic"/>
      </w:pPr>
      <w:r w:rsidRPr="00AB1781">
        <w:tab/>
        <w:t xml:space="preserve">When the Lord </w:t>
      </w:r>
      <w:r w:rsidR="009B2259">
        <w:t>returns</w:t>
      </w:r>
      <w:r w:rsidRPr="00AB1781">
        <w:t xml:space="preserve"> His people</w:t>
      </w:r>
      <w:r w:rsidR="009B2259">
        <w:t xml:space="preserve"> from captivity</w:t>
      </w:r>
      <w:r w:rsidRPr="00AB1781">
        <w:t>,</w:t>
      </w:r>
    </w:p>
    <w:p w14:paraId="209C4436" w14:textId="352595C6" w:rsidR="00435BD3" w:rsidRDefault="00435BD3" w:rsidP="00435BD3">
      <w:pPr>
        <w:pStyle w:val="EnglishHangEndNoCoptic"/>
      </w:pPr>
      <w:r w:rsidRPr="00AB1781">
        <w:tab/>
        <w:t>let Jacob rejoice</w:t>
      </w:r>
      <w:r w:rsidR="009B2259">
        <w:t>,</w:t>
      </w:r>
      <w:r w:rsidRPr="00AB1781">
        <w:t xml:space="preserve"> and let Israel be glad.</w:t>
      </w:r>
    </w:p>
    <w:p w14:paraId="09CFA2D0" w14:textId="7DA5B716" w:rsidR="00F933DE" w:rsidRPr="00435BD3" w:rsidRDefault="00F933DE" w:rsidP="00F933DE">
      <w:pPr>
        <w:pStyle w:val="Rubric"/>
      </w:pPr>
      <w:r>
        <w:t>Glory…</w:t>
      </w:r>
    </w:p>
    <w:p w14:paraId="25F19AAB" w14:textId="42E427DE" w:rsidR="00435BD3" w:rsidRPr="00435BD3" w:rsidRDefault="00435BD3" w:rsidP="00BF0205">
      <w:pPr>
        <w:pStyle w:val="Heading4"/>
      </w:pPr>
      <w:bookmarkStart w:id="239" w:name="_Ref412098343"/>
      <w:r>
        <w:t>Psalm</w:t>
      </w:r>
      <w:r w:rsidRPr="00AB1781">
        <w:t xml:space="preserve"> 14</w:t>
      </w:r>
      <w:r>
        <w:t xml:space="preserve">: </w:t>
      </w:r>
      <w:r w:rsidR="005A728E">
        <w:t>“</w:t>
      </w:r>
      <w:r>
        <w:t xml:space="preserve">Lord, who can dwell in </w:t>
      </w:r>
      <w:r w:rsidR="00E570CB">
        <w:t>You</w:t>
      </w:r>
      <w:r w:rsidR="005453DF">
        <w:t>r tabernacle”</w:t>
      </w:r>
      <w:bookmarkEnd w:id="239"/>
    </w:p>
    <w:p w14:paraId="40C75DCD" w14:textId="77777777" w:rsidR="00435BD3" w:rsidRPr="00435BD3" w:rsidRDefault="00435BD3" w:rsidP="007A1A59">
      <w:pPr>
        <w:jc w:val="center"/>
        <w:rPr>
          <w:rFonts w:ascii="Book Antiqua" w:hAnsi="Book Antiqua" w:cs="Lucida Grande"/>
          <w:b/>
          <w:bCs/>
        </w:rPr>
      </w:pPr>
      <w:r w:rsidRPr="00AB1781">
        <w:rPr>
          <w:rFonts w:ascii="Book Antiqua" w:hAnsi="Book Antiqua" w:cs="Lucida Grande"/>
          <w:b/>
          <w:bCs/>
        </w:rPr>
        <w:t xml:space="preserve">Life on the </w:t>
      </w:r>
      <w:r w:rsidRPr="007A1A59">
        <w:rPr>
          <w:b/>
        </w:rPr>
        <w:t>Mountain</w:t>
      </w:r>
      <w:r w:rsidRPr="00AB1781">
        <w:rPr>
          <w:rFonts w:ascii="Book Antiqua" w:hAnsi="Book Antiqua" w:cs="Lucida Grande"/>
          <w:b/>
          <w:bCs/>
        </w:rPr>
        <w:t xml:space="preserve"> Tops</w:t>
      </w:r>
    </w:p>
    <w:p w14:paraId="3B66467B" w14:textId="780336B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5DAAC1AF" w14:textId="77777777" w:rsidR="00435BD3" w:rsidRPr="00435BD3" w:rsidRDefault="00435BD3" w:rsidP="00435BD3">
      <w:pPr>
        <w:pStyle w:val="Rubric"/>
      </w:pPr>
      <w:r w:rsidRPr="00AB1781">
        <w:t>(A Psalm by David)</w:t>
      </w:r>
    </w:p>
    <w:p w14:paraId="7AD55114" w14:textId="7A883276" w:rsidR="00435BD3" w:rsidRPr="00AB1781" w:rsidRDefault="00435BD3" w:rsidP="00435BD3">
      <w:pPr>
        <w:pStyle w:val="EnglishHangNoCoptic"/>
      </w:pPr>
      <w:r w:rsidRPr="00AB1781">
        <w:t xml:space="preserve">1 </w:t>
      </w:r>
      <w:r w:rsidR="00FB7BD2">
        <w:t xml:space="preserve">O </w:t>
      </w:r>
      <w:r w:rsidRPr="00AB1781">
        <w:t xml:space="preserve">Lord, who </w:t>
      </w:r>
      <w:r w:rsidR="00FB7BD2">
        <w:t>will</w:t>
      </w:r>
      <w:r w:rsidRPr="00AB1781">
        <w:t xml:space="preserve"> dwell in </w:t>
      </w:r>
      <w:r w:rsidR="00E570CB">
        <w:t>Your</w:t>
      </w:r>
      <w:r w:rsidRPr="00AB1781">
        <w:t xml:space="preserve"> </w:t>
      </w:r>
      <w:r w:rsidR="00FB7BD2">
        <w:t>tabernacle</w:t>
      </w:r>
      <w:r w:rsidRPr="00AB1781">
        <w:t>,</w:t>
      </w:r>
    </w:p>
    <w:p w14:paraId="64946BCB" w14:textId="49E20078" w:rsidR="00435BD3" w:rsidRPr="00435BD3" w:rsidRDefault="00435BD3" w:rsidP="00435BD3">
      <w:pPr>
        <w:pStyle w:val="EnglishHangEndNoCoptic"/>
      </w:pPr>
      <w:r w:rsidRPr="00AB1781">
        <w:tab/>
        <w:t xml:space="preserve">or who </w:t>
      </w:r>
      <w:r w:rsidR="00FB7BD2">
        <w:t>will</w:t>
      </w:r>
      <w:r w:rsidRPr="00AB1781">
        <w:t xml:space="preserve"> </w:t>
      </w:r>
      <w:r w:rsidR="00FB7BD2">
        <w:t>live</w:t>
      </w:r>
      <w:r w:rsidR="003F1DDB">
        <w:t xml:space="preserve"> </w:t>
      </w:r>
      <w:r w:rsidRPr="00AB1781">
        <w:t xml:space="preserve">on </w:t>
      </w:r>
      <w:r w:rsidR="00E570CB">
        <w:t>Your</w:t>
      </w:r>
      <w:r w:rsidRPr="00AB1781">
        <w:t xml:space="preserve"> holy mountain?</w:t>
      </w:r>
    </w:p>
    <w:p w14:paraId="2CF82A95" w14:textId="5EA3DA1B" w:rsidR="00435BD3" w:rsidRPr="00AB1781" w:rsidRDefault="00435BD3" w:rsidP="00435BD3">
      <w:pPr>
        <w:pStyle w:val="EnglishHangNoCoptic"/>
      </w:pPr>
      <w:r w:rsidRPr="00AB1781">
        <w:lastRenderedPageBreak/>
        <w:t xml:space="preserve">2 He who </w:t>
      </w:r>
      <w:r w:rsidR="003F1DDB">
        <w:t xml:space="preserve">walks </w:t>
      </w:r>
      <w:r w:rsidRPr="00AB1781">
        <w:t>blameless</w:t>
      </w:r>
      <w:r w:rsidR="003F1DDB">
        <w:t>ly</w:t>
      </w:r>
      <w:r w:rsidR="00F060DE">
        <w:t>,</w:t>
      </w:r>
      <w:r w:rsidRPr="00AB1781">
        <w:t xml:space="preserve"> and </w:t>
      </w:r>
      <w:r w:rsidR="003F1DDB">
        <w:t>works righteousness</w:t>
      </w:r>
      <w:r w:rsidR="00F060DE">
        <w:t>,</w:t>
      </w:r>
    </w:p>
    <w:p w14:paraId="478655D1" w14:textId="633D9236" w:rsidR="00435BD3" w:rsidRPr="00AB1781" w:rsidRDefault="00F060DE" w:rsidP="00435BD3">
      <w:pPr>
        <w:pStyle w:val="EnglishHangEndNoCoptic"/>
      </w:pPr>
      <w:r>
        <w:tab/>
        <w:t>who</w:t>
      </w:r>
      <w:r w:rsidR="00435BD3" w:rsidRPr="00AB1781">
        <w:t xml:space="preserve"> speaks truth </w:t>
      </w:r>
      <w:r>
        <w:t>in</w:t>
      </w:r>
      <w:r w:rsidR="00435BD3" w:rsidRPr="00AB1781">
        <w:t xml:space="preserve"> his heart;</w:t>
      </w:r>
    </w:p>
    <w:p w14:paraId="07971BE7" w14:textId="77777777" w:rsidR="00435BD3" w:rsidRPr="00AB1781" w:rsidRDefault="00435BD3" w:rsidP="00435BD3">
      <w:pPr>
        <w:pStyle w:val="EnglishHangNoCoptic"/>
      </w:pPr>
      <w:r w:rsidRPr="00AB1781">
        <w:t>3 who does not deceive with his tongue,</w:t>
      </w:r>
    </w:p>
    <w:p w14:paraId="4B1632C0" w14:textId="7D6F61A9" w:rsidR="00435BD3" w:rsidRPr="00AB1781" w:rsidRDefault="00435BD3" w:rsidP="00435BD3">
      <w:pPr>
        <w:pStyle w:val="EnglishHangNoCoptic"/>
      </w:pPr>
      <w:r w:rsidRPr="00AB1781">
        <w:tab/>
        <w:t xml:space="preserve">or do evil to his </w:t>
      </w:r>
      <w:r w:rsidR="00F060DE">
        <w:t>neighbour;</w:t>
      </w:r>
    </w:p>
    <w:p w14:paraId="2DA5D4AE" w14:textId="3B97F02E" w:rsidR="00435BD3" w:rsidRPr="00AB1781" w:rsidRDefault="00435BD3" w:rsidP="00435BD3">
      <w:pPr>
        <w:pStyle w:val="EnglishHangEndNoCoptic"/>
      </w:pPr>
      <w:r w:rsidRPr="00AB1781">
        <w:tab/>
        <w:t xml:space="preserve">or </w:t>
      </w:r>
      <w:r w:rsidR="00F060DE">
        <w:t>find fault with those nearest him</w:t>
      </w:r>
      <w:r w:rsidRPr="00AB1781">
        <w:t>;</w:t>
      </w:r>
    </w:p>
    <w:p w14:paraId="4DDCE463" w14:textId="3023F8F5" w:rsidR="00435BD3" w:rsidRPr="00AB1781" w:rsidRDefault="00435BD3" w:rsidP="00435BD3">
      <w:pPr>
        <w:pStyle w:val="EnglishHangNoCoptic"/>
      </w:pPr>
      <w:r w:rsidRPr="00AB1781">
        <w:t xml:space="preserve">4 </w:t>
      </w:r>
      <w:r w:rsidR="00F060DE">
        <w:t>he disdains those who do evil in his sight</w:t>
      </w:r>
      <w:r w:rsidRPr="00AB1781">
        <w:t>,</w:t>
      </w:r>
    </w:p>
    <w:p w14:paraId="2E328741" w14:textId="3A659252" w:rsidR="00435BD3" w:rsidRPr="00AB1781" w:rsidRDefault="00435BD3" w:rsidP="00435BD3">
      <w:pPr>
        <w:pStyle w:val="EnglishHangNoCoptic"/>
      </w:pPr>
      <w:r w:rsidRPr="00AB1781">
        <w:tab/>
        <w:t xml:space="preserve">but </w:t>
      </w:r>
      <w:r w:rsidR="00F060DE">
        <w:t>he</w:t>
      </w:r>
      <w:r w:rsidRPr="00AB1781">
        <w:t xml:space="preserve"> honors those who fear the Lord;</w:t>
      </w:r>
    </w:p>
    <w:p w14:paraId="637B818F" w14:textId="1CCCD944" w:rsidR="00435BD3" w:rsidRPr="00AB1781" w:rsidRDefault="00435BD3" w:rsidP="00435BD3">
      <w:pPr>
        <w:pStyle w:val="EnglishHangEndNoCoptic"/>
      </w:pPr>
      <w:r w:rsidRPr="00AB1781">
        <w:tab/>
      </w:r>
      <w:r w:rsidR="00F060DE">
        <w:t>he</w:t>
      </w:r>
      <w:r w:rsidRPr="00AB1781">
        <w:t xml:space="preserve"> swears to </w:t>
      </w:r>
      <w:r w:rsidR="00F060DE">
        <w:t>his neighbour, and keeps his word;</w:t>
      </w:r>
    </w:p>
    <w:p w14:paraId="14262697" w14:textId="79B7CCCF" w:rsidR="00435BD3" w:rsidRPr="00AB1781" w:rsidRDefault="00435BD3" w:rsidP="00435BD3">
      <w:pPr>
        <w:pStyle w:val="EnglishHangNoCoptic"/>
      </w:pPr>
      <w:r w:rsidRPr="00AB1781">
        <w:t xml:space="preserve">5 </w:t>
      </w:r>
      <w:r w:rsidR="00F060DE">
        <w:t>he</w:t>
      </w:r>
      <w:r w:rsidRPr="00AB1781">
        <w:t xml:space="preserve"> does not lend his money at interest</w:t>
      </w:r>
      <w:r w:rsidR="00F060DE">
        <w:t>,</w:t>
      </w:r>
    </w:p>
    <w:p w14:paraId="16A327F4" w14:textId="40306A14" w:rsidR="00435BD3" w:rsidRPr="00AB1781" w:rsidRDefault="00435BD3" w:rsidP="00435BD3">
      <w:pPr>
        <w:pStyle w:val="EnglishHangEndNoCoptic"/>
      </w:pPr>
      <w:r w:rsidRPr="00AB1781">
        <w:tab/>
        <w:t xml:space="preserve">or take </w:t>
      </w:r>
      <w:r w:rsidR="00F060DE">
        <w:t>a b</w:t>
      </w:r>
      <w:r w:rsidRPr="00AB1781">
        <w:t>rib</w:t>
      </w:r>
      <w:r w:rsidR="00F060DE">
        <w:t>e</w:t>
      </w:r>
      <w:r w:rsidRPr="00AB1781">
        <w:t xml:space="preserve"> against the innocent.</w:t>
      </w:r>
    </w:p>
    <w:p w14:paraId="0C407EDB" w14:textId="77777777" w:rsidR="00435BD3" w:rsidRPr="00AB1781" w:rsidRDefault="00435BD3" w:rsidP="00F35AEA">
      <w:pPr>
        <w:pStyle w:val="EnglishHangEndNoCoptic"/>
      </w:pPr>
      <w:r w:rsidRPr="00AB1781">
        <w:t>6 He who does these things will never be shaken.</w:t>
      </w:r>
    </w:p>
    <w:p w14:paraId="214F486A" w14:textId="3B7C6822" w:rsidR="00435BD3" w:rsidRPr="00AB1781" w:rsidRDefault="00F35AEA" w:rsidP="00F35AEA">
      <w:pPr>
        <w:pStyle w:val="Rubric"/>
        <w:rPr>
          <w:rFonts w:ascii="Book Antiqua" w:hAnsi="Book Antiqua" w:cs="Lucida Grande"/>
        </w:rPr>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_Ref412025981 \h </w:instrText>
      </w:r>
      <w:r>
        <w:fldChar w:fldCharType="separate"/>
      </w:r>
      <w:r w:rsidR="000C7DE2">
        <w:t>Psalm</w:t>
      </w:r>
      <w:r w:rsidR="000C7DE2" w:rsidRPr="00AB1781">
        <w:t xml:space="preserve"> 15</w:t>
      </w:r>
      <w:r w:rsidR="000C7DE2">
        <w:t>: “Keep me, O Lord, I hope in You”</w:t>
      </w:r>
      <w:r>
        <w:fldChar w:fldCharType="end"/>
      </w:r>
      <w:r>
        <w:t xml:space="preserve">, page </w:t>
      </w:r>
      <w:r>
        <w:fldChar w:fldCharType="begin"/>
      </w:r>
      <w:r>
        <w:instrText xml:space="preserve"> PAGEREF _Ref412025981 \h </w:instrText>
      </w:r>
      <w:r>
        <w:fldChar w:fldCharType="separate"/>
      </w:r>
      <w:r w:rsidR="000C7DE2">
        <w:rPr>
          <w:noProof/>
        </w:rPr>
        <w:t>101</w:t>
      </w:r>
      <w:r>
        <w:fldChar w:fldCharType="end"/>
      </w:r>
      <w:r>
        <w:t>.</w:t>
      </w:r>
    </w:p>
    <w:p w14:paraId="7999CE77" w14:textId="36DDA5D9" w:rsidR="00435BD3" w:rsidRPr="00435BD3" w:rsidRDefault="00520302" w:rsidP="00BF0205">
      <w:pPr>
        <w:pStyle w:val="Heading4"/>
      </w:pPr>
      <w:bookmarkStart w:id="240" w:name="_Ref412025981"/>
      <w:r>
        <w:t>Psalm</w:t>
      </w:r>
      <w:r w:rsidR="00435BD3" w:rsidRPr="00AB1781">
        <w:t xml:space="preserve"> 15</w:t>
      </w:r>
      <w:r>
        <w:t xml:space="preserve">: </w:t>
      </w:r>
      <w:r w:rsidR="005A728E">
        <w:t>“</w:t>
      </w:r>
      <w:r>
        <w:t>Keep me, O Lord</w:t>
      </w:r>
      <w:r w:rsidR="00F017CA">
        <w:t>, I hope in You”</w:t>
      </w:r>
      <w:bookmarkEnd w:id="240"/>
    </w:p>
    <w:p w14:paraId="1C92A1C5" w14:textId="77777777" w:rsidR="00435BD3" w:rsidRPr="00AB1781" w:rsidRDefault="00435BD3" w:rsidP="007A1A59">
      <w:pPr>
        <w:jc w:val="center"/>
        <w:rPr>
          <w:rFonts w:ascii="Book Antiqua" w:hAnsi="Book Antiqua" w:cs="Lucida Grande"/>
        </w:rPr>
      </w:pPr>
      <w:r w:rsidRPr="00AB1781">
        <w:rPr>
          <w:rFonts w:ascii="Book Antiqua" w:hAnsi="Book Antiqua" w:cs="Lucida Grande"/>
          <w:b/>
          <w:bCs/>
        </w:rPr>
        <w:t xml:space="preserve">The Vision and Presence of </w:t>
      </w:r>
      <w:r w:rsidRPr="007A1A59">
        <w:rPr>
          <w:b/>
        </w:rPr>
        <w:t>God</w:t>
      </w:r>
      <w:r w:rsidRPr="00AB1781">
        <w:rPr>
          <w:rFonts w:ascii="Book Antiqua" w:hAnsi="Book Antiqua" w:cs="Lucida Grande"/>
          <w:b/>
          <w:bCs/>
        </w:rPr>
        <w:t xml:space="preserve"> is our Joy</w:t>
      </w:r>
    </w:p>
    <w:p w14:paraId="4054C3D4" w14:textId="473E395E" w:rsidR="00F14AA6" w:rsidRDefault="00F14AA6" w:rsidP="00435BD3">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EE97DE0" w14:textId="77777777" w:rsidR="00435BD3" w:rsidRPr="00435BD3" w:rsidRDefault="00435BD3" w:rsidP="00435BD3">
      <w:pPr>
        <w:pStyle w:val="Rubric"/>
      </w:pPr>
      <w:r w:rsidRPr="00AB1781">
        <w:t>(An inscription for a pillar. By David)</w:t>
      </w:r>
    </w:p>
    <w:p w14:paraId="2E8EB665" w14:textId="28C00EB7" w:rsidR="00435BD3" w:rsidRPr="00AB1781" w:rsidRDefault="00435BD3" w:rsidP="00435BD3">
      <w:pPr>
        <w:pStyle w:val="EnglishHangEndNoCoptic"/>
      </w:pPr>
      <w:r w:rsidRPr="00AB1781">
        <w:t xml:space="preserve">1 Keep me, O Lord, for </w:t>
      </w:r>
      <w:r w:rsidR="00A97438">
        <w:t>I hope in You</w:t>
      </w:r>
      <w:r w:rsidRPr="00AB1781">
        <w:t>.</w:t>
      </w:r>
    </w:p>
    <w:p w14:paraId="33F80720" w14:textId="1D94EB85" w:rsidR="00435BD3" w:rsidRPr="00AB1781" w:rsidRDefault="00A97438" w:rsidP="00435BD3">
      <w:pPr>
        <w:pStyle w:val="EnglishHangNoCoptic"/>
      </w:pPr>
      <w:r>
        <w:t>2 I said to the Lord, “</w:t>
      </w:r>
      <w:r w:rsidR="001040C8">
        <w:t>You</w:t>
      </w:r>
      <w:r w:rsidR="00435BD3" w:rsidRPr="00AB1781">
        <w:t xml:space="preserve"> </w:t>
      </w:r>
      <w:r w:rsidR="001040C8" w:rsidRPr="00AB1781">
        <w:t>are</w:t>
      </w:r>
      <w:r w:rsidR="00435BD3" w:rsidRPr="00AB1781">
        <w:t xml:space="preserve"> my God;</w:t>
      </w:r>
    </w:p>
    <w:p w14:paraId="4D362693" w14:textId="5F07F212" w:rsidR="00435BD3" w:rsidRPr="00AB1781" w:rsidRDefault="00435BD3" w:rsidP="00435BD3">
      <w:pPr>
        <w:pStyle w:val="EnglishHangEndNoCoptic"/>
      </w:pPr>
      <w:r w:rsidRPr="00AB1781">
        <w:tab/>
      </w:r>
      <w:r w:rsidR="001040C8">
        <w:t>You</w:t>
      </w:r>
      <w:r w:rsidRPr="00AB1781">
        <w:t xml:space="preserve"> </w:t>
      </w:r>
      <w:r w:rsidR="00556387">
        <w:t>have</w:t>
      </w:r>
      <w:r w:rsidR="00A97438">
        <w:t xml:space="preserve"> no need of my goods.”</w:t>
      </w:r>
    </w:p>
    <w:p w14:paraId="3172A7F9" w14:textId="7ABACE39" w:rsidR="00435BD3" w:rsidRPr="00AB1781" w:rsidRDefault="00435BD3" w:rsidP="00435BD3">
      <w:pPr>
        <w:pStyle w:val="EnglishHangNoCoptic"/>
      </w:pPr>
      <w:r w:rsidRPr="00AB1781">
        <w:t xml:space="preserve">3 </w:t>
      </w:r>
      <w:r w:rsidR="00A97438">
        <w:t xml:space="preserve">The Lord has </w:t>
      </w:r>
      <w:r w:rsidR="003F1DDB">
        <w:t>manifested</w:t>
      </w:r>
      <w:r w:rsidR="00A97438">
        <w:t xml:space="preserve"> the wonder of all His will</w:t>
      </w:r>
      <w:r w:rsidR="003F1DDB">
        <w:t>,</w:t>
      </w:r>
    </w:p>
    <w:p w14:paraId="513B799C" w14:textId="77777777" w:rsidR="003F1DDB" w:rsidRDefault="00435BD3" w:rsidP="003F1DDB">
      <w:pPr>
        <w:pStyle w:val="EnglishHangNoCoptic"/>
      </w:pPr>
      <w:r w:rsidRPr="00AB1781">
        <w:tab/>
      </w:r>
      <w:r w:rsidR="003F1DDB">
        <w:t>to the saints who are on</w:t>
      </w:r>
      <w:r w:rsidR="00A97438">
        <w:t xml:space="preserve"> His earth</w:t>
      </w:r>
      <w:r w:rsidR="003F1DDB">
        <w:t>,</w:t>
      </w:r>
    </w:p>
    <w:p w14:paraId="16A2DBBE" w14:textId="11A7CD22" w:rsidR="00435BD3" w:rsidRPr="00AB1781" w:rsidRDefault="003F1DDB" w:rsidP="003F1DDB">
      <w:pPr>
        <w:pStyle w:val="EnglishHangEndNoCoptic"/>
        <w:ind w:firstLine="0"/>
      </w:pPr>
      <w:r>
        <w:t>[and has wrought all His desires in them]</w:t>
      </w:r>
      <w:r>
        <w:rPr>
          <w:rStyle w:val="FootnoteReference"/>
        </w:rPr>
        <w:footnoteReference w:id="72"/>
      </w:r>
      <w:r w:rsidR="00A97438">
        <w:t>.</w:t>
      </w:r>
    </w:p>
    <w:p w14:paraId="00D4CB2A" w14:textId="32FCE57C" w:rsidR="00435BD3" w:rsidRPr="00AB1781" w:rsidRDefault="00435BD3" w:rsidP="00435BD3">
      <w:pPr>
        <w:pStyle w:val="EnglishHangNoCoptic"/>
      </w:pPr>
      <w:r w:rsidRPr="00AB1781">
        <w:t xml:space="preserve">4 Their </w:t>
      </w:r>
      <w:r w:rsidR="00A97438">
        <w:t>diseases</w:t>
      </w:r>
      <w:r w:rsidRPr="00AB1781">
        <w:t xml:space="preserve"> were multiplied;</w:t>
      </w:r>
    </w:p>
    <w:p w14:paraId="7E82B424" w14:textId="4CAC25DB" w:rsidR="00435BD3" w:rsidRPr="00AB1781" w:rsidRDefault="00435BD3" w:rsidP="00435BD3">
      <w:pPr>
        <w:pStyle w:val="EnglishHangNoCoptic"/>
      </w:pPr>
      <w:r w:rsidRPr="00AB1781">
        <w:tab/>
      </w:r>
      <w:r w:rsidR="00A97438">
        <w:t>they hastened after these things</w:t>
      </w:r>
      <w:r w:rsidRPr="00AB1781">
        <w:t>.</w:t>
      </w:r>
    </w:p>
    <w:p w14:paraId="7745B785" w14:textId="77777777" w:rsidR="00435BD3" w:rsidRPr="00AB1781" w:rsidRDefault="00435BD3" w:rsidP="00435BD3">
      <w:pPr>
        <w:pStyle w:val="EnglishHangNoCoptic"/>
      </w:pPr>
      <w:r w:rsidRPr="00AB1781">
        <w:tab/>
        <w:t>I will not enter their assemblies of blood,</w:t>
      </w:r>
    </w:p>
    <w:p w14:paraId="489E6B04" w14:textId="77777777" w:rsidR="00435BD3" w:rsidRPr="00AB1781" w:rsidRDefault="00435BD3" w:rsidP="00435BD3">
      <w:pPr>
        <w:pStyle w:val="EnglishHangEndNoCoptic"/>
      </w:pPr>
      <w:r w:rsidRPr="00AB1781">
        <w:tab/>
        <w:t>nor will I mention their names with my lips.</w:t>
      </w:r>
    </w:p>
    <w:p w14:paraId="007C627B" w14:textId="77777777" w:rsidR="00435BD3" w:rsidRPr="00AB1781" w:rsidRDefault="00435BD3" w:rsidP="00435BD3">
      <w:pPr>
        <w:pStyle w:val="EnglishHangNoCoptic"/>
      </w:pPr>
      <w:r w:rsidRPr="00AB1781">
        <w:t>5 The Lord is the portion of my inheritance and of my cup;</w:t>
      </w:r>
    </w:p>
    <w:p w14:paraId="3EDABCFC" w14:textId="77777777" w:rsidR="00435BD3" w:rsidRPr="00AB1781" w:rsidRDefault="00435BD3" w:rsidP="00435BD3">
      <w:pPr>
        <w:pStyle w:val="EnglishHangEndNoCoptic"/>
      </w:pPr>
      <w:r w:rsidRPr="00AB1781">
        <w:tab/>
        <w:t xml:space="preserve">it is </w:t>
      </w:r>
      <w:r w:rsidR="001040C8">
        <w:t>You</w:t>
      </w:r>
      <w:r w:rsidRPr="00AB1781">
        <w:t xml:space="preserve"> Who </w:t>
      </w:r>
      <w:r w:rsidR="001040C8" w:rsidRPr="00AB1781">
        <w:t>restores</w:t>
      </w:r>
      <w:r w:rsidRPr="00AB1781">
        <w:t xml:space="preserve"> my inheritance to me.</w:t>
      </w:r>
      <w:r w:rsidRPr="00AB1781">
        <w:rPr>
          <w:rStyle w:val="FootnoteReference"/>
        </w:rPr>
        <w:footnoteReference w:id="73"/>
      </w:r>
    </w:p>
    <w:p w14:paraId="6890E125" w14:textId="70E8477A" w:rsidR="00435BD3" w:rsidRPr="00AB1781" w:rsidRDefault="00435BD3" w:rsidP="00435BD3">
      <w:pPr>
        <w:pStyle w:val="EnglishHangNoCoptic"/>
      </w:pPr>
      <w:r w:rsidRPr="00AB1781">
        <w:lastRenderedPageBreak/>
        <w:t xml:space="preserve">6 </w:t>
      </w:r>
      <w:r w:rsidR="00A97438">
        <w:t>The best portions have fallen to me,</w:t>
      </w:r>
    </w:p>
    <w:p w14:paraId="191A2654" w14:textId="010C4A57" w:rsidR="00435BD3" w:rsidRPr="00AB1781" w:rsidRDefault="00435BD3" w:rsidP="00435BD3">
      <w:pPr>
        <w:pStyle w:val="EnglishHangEndNoCoptic"/>
      </w:pPr>
      <w:r w:rsidRPr="00AB1781">
        <w:tab/>
      </w:r>
      <w:r w:rsidR="00A97438">
        <w:t>and</w:t>
      </w:r>
      <w:r w:rsidRPr="00AB1781">
        <w:t xml:space="preserve"> I have a </w:t>
      </w:r>
      <w:r w:rsidR="00A97438">
        <w:t>finest inheritance.</w:t>
      </w:r>
    </w:p>
    <w:p w14:paraId="1B3D2ED9" w14:textId="443A6F30" w:rsidR="00435BD3" w:rsidRPr="00AB1781" w:rsidRDefault="00435BD3" w:rsidP="00435BD3">
      <w:pPr>
        <w:pStyle w:val="EnglishHangNoCoptic"/>
      </w:pPr>
      <w:r w:rsidRPr="00AB1781">
        <w:t xml:space="preserve">7 I will bless the Lord Who </w:t>
      </w:r>
      <w:r w:rsidR="003F1DDB">
        <w:t>makes me to understand</w:t>
      </w:r>
      <w:r w:rsidRPr="00AB1781">
        <w:t>,</w:t>
      </w:r>
    </w:p>
    <w:p w14:paraId="153AF581" w14:textId="77777777" w:rsidR="00435BD3" w:rsidRPr="00AB1781" w:rsidRDefault="00435BD3" w:rsidP="00435BD3">
      <w:pPr>
        <w:pStyle w:val="EnglishHangEndNoCoptic"/>
      </w:pPr>
      <w:r w:rsidRPr="00AB1781">
        <w:tab/>
        <w:t>so that even at night my heart instructs me.</w:t>
      </w:r>
      <w:r w:rsidRPr="00AB1781">
        <w:rPr>
          <w:rStyle w:val="FootnoteReference"/>
        </w:rPr>
        <w:footnoteReference w:id="74"/>
      </w:r>
    </w:p>
    <w:p w14:paraId="11E911F5" w14:textId="77777777" w:rsidR="00435BD3" w:rsidRPr="00AB1781" w:rsidRDefault="00435BD3" w:rsidP="00435BD3">
      <w:pPr>
        <w:pStyle w:val="EnglishHangNoCoptic"/>
      </w:pPr>
      <w:r w:rsidRPr="00AB1781">
        <w:t>8 I see the Lord before me continually,</w:t>
      </w:r>
    </w:p>
    <w:p w14:paraId="3562B168" w14:textId="2148DBFD" w:rsidR="00435BD3" w:rsidRPr="00AB1781" w:rsidRDefault="00435BD3" w:rsidP="00435BD3">
      <w:pPr>
        <w:pStyle w:val="EnglishHangEndNoCoptic"/>
      </w:pPr>
      <w:r w:rsidRPr="00AB1781">
        <w:tab/>
        <w:t xml:space="preserve">for He is </w:t>
      </w:r>
      <w:r w:rsidR="00A97438">
        <w:t>at my right hand,</w:t>
      </w:r>
      <w:r w:rsidR="005C6405">
        <w:t xml:space="preserve"> that I may not be shaken.</w:t>
      </w:r>
    </w:p>
    <w:p w14:paraId="263CAE9C" w14:textId="6965154A" w:rsidR="00435BD3" w:rsidRPr="00AB1781" w:rsidRDefault="005C6405" w:rsidP="00435BD3">
      <w:pPr>
        <w:pStyle w:val="EnglishHangNoCoptic"/>
      </w:pPr>
      <w:r>
        <w:t>9 Therefore</w:t>
      </w:r>
      <w:r w:rsidR="00435BD3" w:rsidRPr="00AB1781">
        <w:t xml:space="preserve"> my heart is g</w:t>
      </w:r>
      <w:r>
        <w:t>lad</w:t>
      </w:r>
      <w:r w:rsidR="003F1DDB">
        <w:t>,</w:t>
      </w:r>
      <w:r>
        <w:t xml:space="preserve"> and my tongue rejoices greatly</w:t>
      </w:r>
      <w:r w:rsidR="00435BD3" w:rsidRPr="00AB1781">
        <w:t>,</w:t>
      </w:r>
    </w:p>
    <w:p w14:paraId="0103699F" w14:textId="77777777" w:rsidR="00435BD3" w:rsidRPr="00435BD3" w:rsidRDefault="00435BD3" w:rsidP="00435BD3">
      <w:pPr>
        <w:pStyle w:val="EnglishHangEndNoCoptic"/>
      </w:pPr>
      <w:r w:rsidRPr="00AB1781">
        <w:tab/>
        <w:t>and even my flesh rests in hope.</w:t>
      </w:r>
    </w:p>
    <w:p w14:paraId="7AF7AF28" w14:textId="6370EAF8" w:rsidR="00435BD3" w:rsidRPr="00AB1781" w:rsidRDefault="00435BD3" w:rsidP="00435BD3">
      <w:pPr>
        <w:pStyle w:val="EnglishHangNoCoptic"/>
      </w:pPr>
      <w:r w:rsidRPr="00AB1781">
        <w:t xml:space="preserve">10 For </w:t>
      </w:r>
      <w:r w:rsidR="001040C8">
        <w:t>You</w:t>
      </w:r>
      <w:r w:rsidRPr="00AB1781">
        <w:t xml:space="preserve"> </w:t>
      </w:r>
      <w:r w:rsidR="001040C8" w:rsidRPr="00AB1781">
        <w:t>will</w:t>
      </w:r>
      <w:r w:rsidRPr="00AB1781">
        <w:t xml:space="preserve"> not leave my soul in </w:t>
      </w:r>
      <w:r w:rsidR="005C6405">
        <w:t>Hades</w:t>
      </w:r>
      <w:r w:rsidRPr="00AB1781">
        <w:t>,</w:t>
      </w:r>
    </w:p>
    <w:p w14:paraId="0B078CCB" w14:textId="713D8FFA" w:rsidR="00435BD3" w:rsidRPr="00AB1781" w:rsidRDefault="003F1DDB" w:rsidP="00435BD3">
      <w:pPr>
        <w:pStyle w:val="EnglishHangEndNoCoptic"/>
      </w:pPr>
      <w:r>
        <w:tab/>
        <w:t>nor</w:t>
      </w:r>
      <w:r w:rsidR="00435BD3" w:rsidRPr="00AB1781">
        <w:t xml:space="preserve"> </w:t>
      </w:r>
      <w:r w:rsidR="005C6405">
        <w:t>allow</w:t>
      </w:r>
      <w:r w:rsidR="00435BD3" w:rsidRPr="00AB1781">
        <w:t xml:space="preserve"> </w:t>
      </w:r>
      <w:r w:rsidR="00E570CB">
        <w:t>Your</w:t>
      </w:r>
      <w:r>
        <w:t xml:space="preserve"> Holy O</w:t>
      </w:r>
      <w:r w:rsidR="00435BD3" w:rsidRPr="00AB1781">
        <w:t>ne</w:t>
      </w:r>
      <w:r w:rsidR="005C6405">
        <w:t xml:space="preserve"> to</w:t>
      </w:r>
      <w:r w:rsidR="00435BD3" w:rsidRPr="00AB1781">
        <w:t xml:space="preserve"> see corruption.</w:t>
      </w:r>
    </w:p>
    <w:p w14:paraId="3BB0FF1E" w14:textId="21CB0BE1" w:rsidR="00435BD3" w:rsidRPr="00AB1781" w:rsidRDefault="00435BD3" w:rsidP="00435BD3">
      <w:pPr>
        <w:pStyle w:val="EnglishHangNoCoptic"/>
      </w:pPr>
      <w:r w:rsidRPr="00AB1781">
        <w:t xml:space="preserve">11 </w:t>
      </w:r>
      <w:r w:rsidR="001040C8">
        <w:t>You</w:t>
      </w:r>
      <w:r w:rsidRPr="00AB1781">
        <w:t xml:space="preserve"> made </w:t>
      </w:r>
      <w:r w:rsidR="003F1DDB" w:rsidRPr="00AB1781">
        <w:t xml:space="preserve">the ways of life </w:t>
      </w:r>
      <w:r w:rsidRPr="00AB1781">
        <w:t>known to me;</w:t>
      </w:r>
    </w:p>
    <w:p w14:paraId="103804A8" w14:textId="2CB983A1" w:rsidR="00435BD3" w:rsidRPr="00AB1781" w:rsidRDefault="00435BD3" w:rsidP="00435BD3">
      <w:pPr>
        <w:pStyle w:val="EnglishHangNoCoptic"/>
      </w:pPr>
      <w:r w:rsidRPr="00AB1781">
        <w:tab/>
      </w:r>
      <w:r w:rsidR="001040C8">
        <w:t>You</w:t>
      </w:r>
      <w:r w:rsidRPr="00AB1781">
        <w:t xml:space="preserve"> </w:t>
      </w:r>
      <w:r w:rsidR="00556387">
        <w:t>will</w:t>
      </w:r>
      <w:r w:rsidRPr="00AB1781">
        <w:t xml:space="preserve"> fill me with </w:t>
      </w:r>
      <w:r w:rsidR="003F1DDB">
        <w:t>gladness</w:t>
      </w:r>
      <w:r w:rsidRPr="00AB1781">
        <w:t xml:space="preserve"> </w:t>
      </w:r>
      <w:r w:rsidR="003F1DDB">
        <w:t>in</w:t>
      </w:r>
      <w:r w:rsidRPr="00AB1781">
        <w:t xml:space="preserve"> </w:t>
      </w:r>
      <w:r w:rsidR="00E570CB">
        <w:t>Your</w:t>
      </w:r>
      <w:r w:rsidRPr="00AB1781">
        <w:t xml:space="preserve"> presence.</w:t>
      </w:r>
      <w:r w:rsidRPr="00AB1781">
        <w:rPr>
          <w:rStyle w:val="FootnoteReference"/>
        </w:rPr>
        <w:footnoteReference w:id="75"/>
      </w:r>
    </w:p>
    <w:p w14:paraId="501763F1" w14:textId="5AC21FE1" w:rsidR="00435BD3" w:rsidRDefault="00435BD3" w:rsidP="00435BD3">
      <w:pPr>
        <w:pStyle w:val="EnglishHangEndNoCoptic"/>
      </w:pPr>
      <w:r w:rsidRPr="00AB1781">
        <w:tab/>
        <w:t>At</w:t>
      </w:r>
      <w:r w:rsidRPr="00AB1781">
        <w:rPr>
          <w:rStyle w:val="FootnoteReference"/>
        </w:rPr>
        <w:footnoteReference w:id="76"/>
      </w:r>
      <w:r w:rsidRPr="00AB1781">
        <w:t xml:space="preserve"> </w:t>
      </w:r>
      <w:r w:rsidR="00E570CB">
        <w:t>Your</w:t>
      </w:r>
      <w:r w:rsidRPr="00AB1781">
        <w:t xml:space="preserve"> right hand are delights</w:t>
      </w:r>
      <w:r w:rsidR="003F1DDB">
        <w:t xml:space="preserve"> forevermore</w:t>
      </w:r>
      <w:r w:rsidRPr="00AB1781">
        <w:t>.</w:t>
      </w:r>
    </w:p>
    <w:p w14:paraId="0A2D3621" w14:textId="4DCFA1A2" w:rsidR="00F35AEA" w:rsidRPr="00435BD3"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_Ref412098373 \h </w:instrText>
      </w:r>
      <w:r>
        <w:fldChar w:fldCharType="separate"/>
      </w:r>
      <w:r w:rsidR="000C7DE2">
        <w:t>Psalm</w:t>
      </w:r>
      <w:r w:rsidR="000C7DE2" w:rsidRPr="00AB1781">
        <w:t xml:space="preserve"> 18</w:t>
      </w:r>
      <w:r w:rsidR="000C7DE2">
        <w:t>: “The heavens declare the glory of God”</w:t>
      </w:r>
      <w:r>
        <w:fldChar w:fldCharType="end"/>
      </w:r>
      <w:r>
        <w:t xml:space="preserve">, page </w:t>
      </w:r>
      <w:r>
        <w:fldChar w:fldCharType="begin"/>
      </w:r>
      <w:r>
        <w:instrText xml:space="preserve"> PAGEREF _Ref412098373 \h </w:instrText>
      </w:r>
      <w:r>
        <w:fldChar w:fldCharType="separate"/>
      </w:r>
      <w:r w:rsidR="000C7DE2">
        <w:rPr>
          <w:noProof/>
        </w:rPr>
        <w:t>108</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_Ref412026003 \h </w:instrText>
      </w:r>
      <w:r w:rsidR="00B35B25">
        <w:fldChar w:fldCharType="separate"/>
      </w:r>
      <w:r w:rsidR="000C7DE2">
        <w:t>Psalm</w:t>
      </w:r>
      <w:r w:rsidR="000C7DE2" w:rsidRPr="00AB1781">
        <w:t xml:space="preserve"> 24</w:t>
      </w:r>
      <w:r w:rsidR="000C7DE2">
        <w:t>: “To You, O Lord, I lift up my soul”</w:t>
      </w:r>
      <w:r w:rsidR="00B35B25">
        <w:fldChar w:fldCharType="end"/>
      </w:r>
      <w:r w:rsidR="00B35B25">
        <w:t xml:space="preserve">, page </w:t>
      </w:r>
      <w:r w:rsidR="00B35B25">
        <w:fldChar w:fldCharType="begin"/>
      </w:r>
      <w:r w:rsidR="00B35B25">
        <w:instrText xml:space="preserve"> PAGEREF _Ref412026003 \h </w:instrText>
      </w:r>
      <w:r w:rsidR="00B35B25">
        <w:fldChar w:fldCharType="separate"/>
      </w:r>
      <w:r w:rsidR="000C7DE2">
        <w:rPr>
          <w:noProof/>
        </w:rPr>
        <w:t>116</w:t>
      </w:r>
      <w:r w:rsidR="00B35B25">
        <w:fldChar w:fldCharType="end"/>
      </w:r>
      <w:r w:rsidR="00B35B25">
        <w:t>.</w:t>
      </w:r>
    </w:p>
    <w:p w14:paraId="2C61F642" w14:textId="6101672E" w:rsidR="00435BD3" w:rsidRPr="00435BD3" w:rsidRDefault="00435BD3" w:rsidP="00BF0205">
      <w:pPr>
        <w:pStyle w:val="Heading4"/>
      </w:pPr>
      <w:r>
        <w:t>Psalm</w:t>
      </w:r>
      <w:r w:rsidRPr="00AB1781">
        <w:t xml:space="preserve"> 16</w:t>
      </w:r>
      <w:r>
        <w:t xml:space="preserve">: Hear, O Lord, my righteousness, attend to my </w:t>
      </w:r>
      <w:r w:rsidR="005A728E">
        <w:t>supplication”</w:t>
      </w:r>
    </w:p>
    <w:p w14:paraId="4531166C" w14:textId="77777777" w:rsidR="00435BD3" w:rsidRPr="007A1A59" w:rsidRDefault="00435BD3" w:rsidP="007A1A59">
      <w:pPr>
        <w:jc w:val="center"/>
        <w:rPr>
          <w:b/>
        </w:rPr>
      </w:pPr>
      <w:r w:rsidRPr="007A1A59">
        <w:rPr>
          <w:b/>
        </w:rPr>
        <w:t>Discipline leads to Vision</w:t>
      </w:r>
    </w:p>
    <w:p w14:paraId="0735FBEA" w14:textId="77777777" w:rsidR="00435BD3" w:rsidRPr="007A1A59" w:rsidRDefault="00435BD3" w:rsidP="007A1A59">
      <w:pPr>
        <w:jc w:val="center"/>
        <w:rPr>
          <w:b/>
        </w:rPr>
      </w:pPr>
      <w:r w:rsidRPr="007A1A59">
        <w:rPr>
          <w:b/>
        </w:rPr>
        <w:t>The Vision of God brings Likeness</w:t>
      </w:r>
    </w:p>
    <w:p w14:paraId="3D0DE8D8" w14:textId="77777777" w:rsidR="00435BD3" w:rsidRPr="00435BD3" w:rsidRDefault="00435BD3" w:rsidP="00435BD3">
      <w:pPr>
        <w:pStyle w:val="Rubric"/>
      </w:pPr>
      <w:r w:rsidRPr="00AB1781">
        <w:t>(A Prayer of David)</w:t>
      </w:r>
    </w:p>
    <w:p w14:paraId="59AA8015" w14:textId="2C825BC5" w:rsidR="00435BD3" w:rsidRPr="00AB1781" w:rsidRDefault="00435BD3" w:rsidP="00435BD3">
      <w:pPr>
        <w:pStyle w:val="EnglishHangNoCoptic"/>
      </w:pPr>
      <w:r w:rsidRPr="00AB1781">
        <w:t>1 Hear, O Lord, my righteousness;</w:t>
      </w:r>
      <w:r w:rsidRPr="00AB1781">
        <w:rPr>
          <w:rStyle w:val="FootnoteReference"/>
        </w:rPr>
        <w:footnoteReference w:id="77"/>
      </w:r>
      <w:r w:rsidRPr="00AB1781">
        <w:t xml:space="preserve"> attend to my </w:t>
      </w:r>
      <w:r w:rsidR="0088413A">
        <w:t>supplication</w:t>
      </w:r>
      <w:r w:rsidRPr="00AB1781">
        <w:t>.</w:t>
      </w:r>
    </w:p>
    <w:p w14:paraId="7D0088C1" w14:textId="6802BC8F" w:rsidR="00435BD3" w:rsidRPr="00AB1781" w:rsidRDefault="00435BD3" w:rsidP="00435BD3">
      <w:pPr>
        <w:pStyle w:val="EnglishHangEndNoCoptic"/>
      </w:pPr>
      <w:r w:rsidRPr="00AB1781">
        <w:tab/>
        <w:t>Give ear to my prayer</w:t>
      </w:r>
      <w:r w:rsidR="0088413A">
        <w:t>, [which is]</w:t>
      </w:r>
      <w:r w:rsidRPr="00AB1781">
        <w:t xml:space="preserve"> from lips without deceit.</w:t>
      </w:r>
    </w:p>
    <w:p w14:paraId="188B603B" w14:textId="26EFE02F" w:rsidR="00435BD3" w:rsidRPr="00AB1781" w:rsidRDefault="00435BD3" w:rsidP="00435BD3">
      <w:pPr>
        <w:pStyle w:val="EnglishHangNoCoptic"/>
      </w:pPr>
      <w:r w:rsidRPr="00AB1781">
        <w:t>2 Let my judgment come</w:t>
      </w:r>
      <w:r w:rsidR="007C28F0">
        <w:t xml:space="preserve"> forth</w:t>
      </w:r>
      <w:r w:rsidRPr="00AB1781">
        <w:t xml:space="preserve"> from </w:t>
      </w:r>
      <w:r w:rsidR="00E570CB">
        <w:t>Your</w:t>
      </w:r>
      <w:r w:rsidRPr="00AB1781">
        <w:t xml:space="preserve"> presence;</w:t>
      </w:r>
    </w:p>
    <w:p w14:paraId="35F784B0" w14:textId="56938EC0" w:rsidR="00435BD3" w:rsidRPr="00AB1781" w:rsidRDefault="00435BD3" w:rsidP="00435BD3">
      <w:pPr>
        <w:pStyle w:val="EnglishHangEndNoCoptic"/>
      </w:pPr>
      <w:r w:rsidRPr="00AB1781">
        <w:tab/>
        <w:t xml:space="preserve">let my eyes behold </w:t>
      </w:r>
      <w:r w:rsidR="0088413A">
        <w:t>uprightness</w:t>
      </w:r>
      <w:r w:rsidRPr="00AB1781">
        <w:t>.</w:t>
      </w:r>
    </w:p>
    <w:p w14:paraId="73AA11D3" w14:textId="55775837" w:rsidR="00435BD3" w:rsidRPr="00AB1781" w:rsidRDefault="00435BD3" w:rsidP="00435BD3">
      <w:pPr>
        <w:pStyle w:val="EnglishHangNoCoptic"/>
      </w:pPr>
      <w:r w:rsidRPr="00AB1781">
        <w:t xml:space="preserve">3 </w:t>
      </w:r>
      <w:r w:rsidR="001040C8">
        <w:t>You</w:t>
      </w:r>
      <w:r w:rsidRPr="00AB1781">
        <w:t xml:space="preserve"> </w:t>
      </w:r>
      <w:r w:rsidR="007C28F0">
        <w:t>tested</w:t>
      </w:r>
      <w:r w:rsidRPr="00AB1781">
        <w:t xml:space="preserve"> </w:t>
      </w:r>
      <w:r w:rsidR="007C28F0">
        <w:t>my heart when You</w:t>
      </w:r>
      <w:r w:rsidRPr="00AB1781">
        <w:t xml:space="preserve"> visited </w:t>
      </w:r>
      <w:r w:rsidR="007C28F0">
        <w:t>me</w:t>
      </w:r>
      <w:r w:rsidRPr="00AB1781">
        <w:t xml:space="preserve"> in the night;</w:t>
      </w:r>
    </w:p>
    <w:p w14:paraId="5E7ACD34" w14:textId="06589EA8" w:rsidR="00435BD3" w:rsidRPr="00AB1781" w:rsidRDefault="00435BD3" w:rsidP="00435BD3">
      <w:pPr>
        <w:pStyle w:val="EnglishHangNoCoptic"/>
      </w:pPr>
      <w:r w:rsidRPr="00AB1781">
        <w:tab/>
      </w:r>
      <w:r w:rsidR="001040C8">
        <w:t>You</w:t>
      </w:r>
      <w:r w:rsidRPr="00AB1781">
        <w:t xml:space="preserve"> tried me by fire</w:t>
      </w:r>
      <w:r w:rsidR="007C28F0">
        <w:t>,</w:t>
      </w:r>
    </w:p>
    <w:p w14:paraId="281F1FFB" w14:textId="31145F2B" w:rsidR="00435BD3" w:rsidRPr="00AB1781" w:rsidRDefault="00435BD3" w:rsidP="00435BD3">
      <w:pPr>
        <w:pStyle w:val="EnglishHangEndNoCoptic"/>
      </w:pPr>
      <w:r w:rsidRPr="00AB1781">
        <w:tab/>
        <w:t xml:space="preserve">and found nothing </w:t>
      </w:r>
      <w:r w:rsidR="007C28F0">
        <w:t>unjust</w:t>
      </w:r>
      <w:r w:rsidRPr="00AB1781">
        <w:t xml:space="preserve"> in me.</w:t>
      </w:r>
    </w:p>
    <w:p w14:paraId="4D1A9CBA" w14:textId="2F0F4F06" w:rsidR="00435BD3" w:rsidRPr="00AB1781" w:rsidRDefault="00435BD3" w:rsidP="00435BD3">
      <w:pPr>
        <w:pStyle w:val="EnglishHangNoCoptic"/>
      </w:pPr>
      <w:r w:rsidRPr="00AB1781">
        <w:lastRenderedPageBreak/>
        <w:t xml:space="preserve">4 That my mouth may not speak of the </w:t>
      </w:r>
      <w:r w:rsidR="007C28F0">
        <w:t>works</w:t>
      </w:r>
      <w:r w:rsidRPr="00AB1781">
        <w:t xml:space="preserve"> of men,</w:t>
      </w:r>
    </w:p>
    <w:p w14:paraId="10FB5C6C" w14:textId="6ED60329" w:rsidR="00435BD3" w:rsidRPr="00AB1781" w:rsidRDefault="00435BD3" w:rsidP="00435BD3">
      <w:pPr>
        <w:pStyle w:val="EnglishHangNoCoptic"/>
      </w:pPr>
      <w:r w:rsidRPr="00AB1781">
        <w:tab/>
      </w:r>
      <w:r w:rsidR="007C28F0">
        <w:t>I have kept hard ways</w:t>
      </w:r>
      <w:r w:rsidR="007C28F0" w:rsidRPr="00AB1781">
        <w:rPr>
          <w:rStyle w:val="FootnoteReference"/>
        </w:rPr>
        <w:footnoteReference w:id="78"/>
      </w:r>
    </w:p>
    <w:p w14:paraId="16154E57" w14:textId="0C7494D0" w:rsidR="00435BD3" w:rsidRPr="00AB1781" w:rsidRDefault="00435BD3" w:rsidP="00435BD3">
      <w:pPr>
        <w:pStyle w:val="EnglishHangEndNoCoptic"/>
      </w:pPr>
      <w:r w:rsidRPr="00AB1781">
        <w:tab/>
      </w:r>
      <w:r w:rsidR="007C28F0">
        <w:t>because</w:t>
      </w:r>
      <w:r w:rsidR="007C28F0" w:rsidRPr="00AB1781">
        <w:t xml:space="preserve"> of the words of </w:t>
      </w:r>
      <w:r w:rsidR="007C28F0">
        <w:t>Your</w:t>
      </w:r>
      <w:r w:rsidR="007C28F0" w:rsidRPr="00AB1781">
        <w:t xml:space="preserve"> lips</w:t>
      </w:r>
      <w:r w:rsidRPr="00AB1781">
        <w:t>.</w:t>
      </w:r>
    </w:p>
    <w:p w14:paraId="4A6B0E6F" w14:textId="53F66B8A" w:rsidR="00435BD3" w:rsidRPr="00AB1781" w:rsidRDefault="00435BD3" w:rsidP="00435BD3">
      <w:pPr>
        <w:pStyle w:val="EnglishHangNoCoptic"/>
      </w:pPr>
      <w:r w:rsidRPr="00AB1781">
        <w:t xml:space="preserve">5 </w:t>
      </w:r>
      <w:r w:rsidR="007C28F0">
        <w:t>Restore</w:t>
      </w:r>
      <w:r w:rsidRPr="00AB1781">
        <w:t xml:space="preserve"> my steps in </w:t>
      </w:r>
      <w:r w:rsidR="00E570CB">
        <w:t>Your</w:t>
      </w:r>
      <w:r w:rsidRPr="00AB1781">
        <w:t xml:space="preserve"> paths,</w:t>
      </w:r>
    </w:p>
    <w:p w14:paraId="0815A653" w14:textId="77777777" w:rsidR="00435BD3" w:rsidRPr="00AB1781" w:rsidRDefault="00435BD3" w:rsidP="00435BD3">
      <w:pPr>
        <w:pStyle w:val="EnglishHangEndNoCoptic"/>
      </w:pPr>
      <w:r w:rsidRPr="00AB1781">
        <w:tab/>
        <w:t>that my feet may not slip.</w:t>
      </w:r>
    </w:p>
    <w:p w14:paraId="419A6424" w14:textId="5C519609" w:rsidR="00435BD3" w:rsidRPr="00AB1781" w:rsidRDefault="00435BD3" w:rsidP="00435BD3">
      <w:pPr>
        <w:pStyle w:val="EnglishHangNoCoptic"/>
      </w:pPr>
      <w:r w:rsidRPr="00AB1781">
        <w:t>6 I cried</w:t>
      </w:r>
      <w:r w:rsidR="0088413A">
        <w:t xml:space="preserve"> out</w:t>
      </w:r>
      <w:r w:rsidRPr="00AB1781">
        <w:t xml:space="preserve">, O God, and </w:t>
      </w:r>
      <w:r w:rsidR="001040C8">
        <w:t>You</w:t>
      </w:r>
      <w:r w:rsidRPr="00AB1781">
        <w:t xml:space="preserve"> heard me;</w:t>
      </w:r>
    </w:p>
    <w:p w14:paraId="5B009670" w14:textId="77777777" w:rsidR="00435BD3" w:rsidRPr="00AB1781" w:rsidRDefault="00435BD3" w:rsidP="00435BD3">
      <w:pPr>
        <w:pStyle w:val="EnglishHangEndNoCoptic"/>
      </w:pPr>
      <w:r w:rsidRPr="00AB1781">
        <w:tab/>
        <w:t xml:space="preserve">incline </w:t>
      </w:r>
      <w:r w:rsidR="001040C8">
        <w:t>Your</w:t>
      </w:r>
      <w:r w:rsidRPr="00AB1781">
        <w:t xml:space="preserve"> ear to me, and hear my words.</w:t>
      </w:r>
    </w:p>
    <w:p w14:paraId="40982CF7" w14:textId="77777777" w:rsidR="00435BD3" w:rsidRPr="00AB1781" w:rsidRDefault="00435BD3" w:rsidP="00435BD3">
      <w:pPr>
        <w:pStyle w:val="EnglishHangNoCoptic"/>
      </w:pPr>
      <w:r w:rsidRPr="00AB1781">
        <w:t xml:space="preserve">7 Show me the wonder of </w:t>
      </w:r>
      <w:r w:rsidR="00E570CB">
        <w:t>Your</w:t>
      </w:r>
      <w:r w:rsidRPr="00AB1781">
        <w:t xml:space="preserve"> mercy,</w:t>
      </w:r>
    </w:p>
    <w:p w14:paraId="2901D740" w14:textId="77777777" w:rsidR="00435BD3" w:rsidRPr="00AB1781" w:rsidRDefault="00435BD3" w:rsidP="00435BD3">
      <w:pPr>
        <w:pStyle w:val="EnglishHangNoCoptic"/>
      </w:pPr>
      <w:r w:rsidRPr="00AB1781">
        <w:tab/>
        <w:t xml:space="preserve">O </w:t>
      </w:r>
      <w:r w:rsidR="001040C8">
        <w:t>You</w:t>
      </w:r>
      <w:r w:rsidRPr="00AB1781">
        <w:t xml:space="preserve"> Who </w:t>
      </w:r>
      <w:r w:rsidR="001040C8" w:rsidRPr="00AB1781">
        <w:t>saves</w:t>
      </w:r>
      <w:r w:rsidRPr="00AB1781">
        <w:t xml:space="preserve"> those who hope in </w:t>
      </w:r>
      <w:r w:rsidR="001040C8">
        <w:t>You</w:t>
      </w:r>
    </w:p>
    <w:p w14:paraId="46AB6BB8" w14:textId="77777777" w:rsidR="00435BD3" w:rsidRPr="00AB1781" w:rsidRDefault="00435BD3" w:rsidP="00435BD3">
      <w:pPr>
        <w:pStyle w:val="EnglishHangEndNoCoptic"/>
      </w:pPr>
      <w:r w:rsidRPr="00AB1781">
        <w:tab/>
        <w:t xml:space="preserve">from those who resist </w:t>
      </w:r>
      <w:r w:rsidR="00E570CB">
        <w:t>Your</w:t>
      </w:r>
      <w:r w:rsidRPr="00AB1781">
        <w:t xml:space="preserve"> right hand.</w:t>
      </w:r>
    </w:p>
    <w:p w14:paraId="395057E6" w14:textId="490F513B" w:rsidR="00435BD3" w:rsidRPr="00AB1781" w:rsidRDefault="00435BD3" w:rsidP="00435BD3">
      <w:pPr>
        <w:pStyle w:val="EnglishHangNoCoptic"/>
      </w:pPr>
      <w:r w:rsidRPr="00AB1781">
        <w:t>8 Keep me as the apple</w:t>
      </w:r>
      <w:r w:rsidRPr="00AB1781">
        <w:rPr>
          <w:rStyle w:val="FootnoteReference"/>
        </w:rPr>
        <w:footnoteReference w:id="79"/>
      </w:r>
      <w:r w:rsidR="0088413A">
        <w:t xml:space="preserve"> of an eye;</w:t>
      </w:r>
    </w:p>
    <w:p w14:paraId="37269875" w14:textId="2683341E" w:rsidR="00435BD3" w:rsidRPr="00AB1781" w:rsidRDefault="00435BD3" w:rsidP="0088413A">
      <w:pPr>
        <w:pStyle w:val="EnglishHangEndNoCoptic"/>
      </w:pPr>
      <w:r w:rsidRPr="00AB1781">
        <w:tab/>
      </w:r>
      <w:r w:rsidR="0088413A">
        <w:t>You will shelter me in the shadow of your wings</w:t>
      </w:r>
      <w:r w:rsidR="00332CD2">
        <w:t xml:space="preserve"> </w:t>
      </w:r>
    </w:p>
    <w:p w14:paraId="07AE8BC2" w14:textId="7F53E03C" w:rsidR="0088413A" w:rsidRDefault="0088413A" w:rsidP="0088413A">
      <w:pPr>
        <w:pStyle w:val="EnglishHangNoCoptic"/>
      </w:pPr>
      <w:r>
        <w:t xml:space="preserve">9 from the ungodly who afflict me. </w:t>
      </w:r>
      <w:r w:rsidR="00435BD3" w:rsidRPr="00AB1781">
        <w:tab/>
      </w:r>
    </w:p>
    <w:p w14:paraId="5EB37F11" w14:textId="0D0B4AEF" w:rsidR="00435BD3" w:rsidRPr="00AB1781" w:rsidRDefault="00435BD3" w:rsidP="0088413A">
      <w:pPr>
        <w:pStyle w:val="EnglishHangEndNoCoptic"/>
        <w:ind w:firstLine="0"/>
      </w:pPr>
      <w:r w:rsidRPr="00AB1781">
        <w:t>My</w:t>
      </w:r>
      <w:r w:rsidR="0088413A">
        <w:t xml:space="preserve"> enemies surround my soul;</w:t>
      </w:r>
    </w:p>
    <w:p w14:paraId="271EA2B8" w14:textId="7C0FF7BA" w:rsidR="00435BD3" w:rsidRPr="00AB1781" w:rsidRDefault="0088413A" w:rsidP="00435BD3">
      <w:pPr>
        <w:pStyle w:val="EnglishHangNoCoptic"/>
      </w:pPr>
      <w:r>
        <w:t>10 t</w:t>
      </w:r>
      <w:r w:rsidR="00435BD3" w:rsidRPr="00AB1781">
        <w:t>hey closed their heart;</w:t>
      </w:r>
    </w:p>
    <w:p w14:paraId="5D5523C4" w14:textId="17CF103D" w:rsidR="00435BD3" w:rsidRPr="00435BD3" w:rsidRDefault="00435BD3" w:rsidP="00435BD3">
      <w:pPr>
        <w:pStyle w:val="EnglishHangEndNoCoptic"/>
      </w:pPr>
      <w:r w:rsidRPr="00AB1781">
        <w:tab/>
        <w:t xml:space="preserve">their mouth </w:t>
      </w:r>
      <w:r w:rsidR="0088413A">
        <w:t>spoke</w:t>
      </w:r>
      <w:r w:rsidRPr="00AB1781">
        <w:t xml:space="preserve"> </w:t>
      </w:r>
      <w:r w:rsidR="0088413A">
        <w:t>arrogance</w:t>
      </w:r>
      <w:r w:rsidRPr="00AB1781">
        <w:t>.</w:t>
      </w:r>
    </w:p>
    <w:p w14:paraId="2649F584" w14:textId="77777777" w:rsidR="00435BD3" w:rsidRPr="00AB1781" w:rsidRDefault="00435BD3" w:rsidP="00435BD3">
      <w:pPr>
        <w:pStyle w:val="EnglishHangNoCoptic"/>
      </w:pPr>
      <w:r w:rsidRPr="00AB1781">
        <w:t>11 Those who cast me out have now surrounded me;</w:t>
      </w:r>
      <w:r w:rsidRPr="00AB1781">
        <w:rPr>
          <w:rStyle w:val="FootnoteReference"/>
        </w:rPr>
        <w:footnoteReference w:id="80"/>
      </w:r>
    </w:p>
    <w:p w14:paraId="7E5C7E39" w14:textId="2053794A" w:rsidR="00435BD3" w:rsidRPr="00AB1781" w:rsidRDefault="00435BD3" w:rsidP="00435BD3">
      <w:pPr>
        <w:pStyle w:val="EnglishHangEndNoCoptic"/>
      </w:pPr>
      <w:r w:rsidRPr="00AB1781">
        <w:tab/>
        <w:t xml:space="preserve">they have </w:t>
      </w:r>
      <w:r w:rsidR="00617AE1">
        <w:t>cast</w:t>
      </w:r>
      <w:r w:rsidRPr="00AB1781">
        <w:t xml:space="preserve"> their eyes down to the earth.</w:t>
      </w:r>
    </w:p>
    <w:p w14:paraId="3D635688" w14:textId="79958DE4" w:rsidR="00435BD3" w:rsidRPr="00AB1781" w:rsidRDefault="00435BD3" w:rsidP="00435BD3">
      <w:pPr>
        <w:pStyle w:val="EnglishHangNoCoptic"/>
      </w:pPr>
      <w:r w:rsidRPr="00AB1781">
        <w:t xml:space="preserve">12 They </w:t>
      </w:r>
      <w:r w:rsidR="00617AE1">
        <w:t>have seized</w:t>
      </w:r>
      <w:r w:rsidRPr="00AB1781">
        <w:t xml:space="preserve"> me like a lion eager for its prey,</w:t>
      </w:r>
    </w:p>
    <w:p w14:paraId="26FB62C5" w14:textId="33363492" w:rsidR="00435BD3" w:rsidRPr="00AB1781" w:rsidRDefault="00435BD3" w:rsidP="00435BD3">
      <w:pPr>
        <w:pStyle w:val="EnglishHangEndNoCoptic"/>
      </w:pPr>
      <w:r w:rsidRPr="00AB1781">
        <w:tab/>
        <w:t>like a young lion lurking in ambush.</w:t>
      </w:r>
    </w:p>
    <w:p w14:paraId="1508DE5C" w14:textId="378C5958" w:rsidR="00435BD3" w:rsidRPr="00AB1781" w:rsidRDefault="00435BD3" w:rsidP="00435BD3">
      <w:pPr>
        <w:pStyle w:val="EnglishHangNoCoptic"/>
      </w:pPr>
      <w:r w:rsidRPr="00AB1781">
        <w:t xml:space="preserve">13 Arise, O Lord, </w:t>
      </w:r>
      <w:r w:rsidR="00617AE1">
        <w:t>prevent</w:t>
      </w:r>
      <w:r w:rsidRPr="00AB1781">
        <w:t xml:space="preserve"> them and </w:t>
      </w:r>
      <w:r w:rsidR="00617AE1">
        <w:t>trip them up</w:t>
      </w:r>
      <w:r w:rsidRPr="00AB1781">
        <w:t>;</w:t>
      </w:r>
    </w:p>
    <w:p w14:paraId="10472B25" w14:textId="5727DABB" w:rsidR="00435BD3" w:rsidRPr="00AB1781" w:rsidRDefault="00435BD3" w:rsidP="00435BD3">
      <w:pPr>
        <w:pStyle w:val="EnglishHangNoCoptic"/>
      </w:pPr>
      <w:r w:rsidRPr="00AB1781">
        <w:tab/>
        <w:t>d</w:t>
      </w:r>
      <w:r w:rsidR="00B57847">
        <w:t xml:space="preserve">eliver my soul from the </w:t>
      </w:r>
      <w:r w:rsidR="0088413A">
        <w:t>ungodly</w:t>
      </w:r>
      <w:r w:rsidR="00B57847">
        <w:t>,</w:t>
      </w:r>
    </w:p>
    <w:p w14:paraId="154ED501" w14:textId="1E4C554B" w:rsidR="00435BD3" w:rsidRPr="00AB1781" w:rsidRDefault="00435BD3" w:rsidP="00435BD3">
      <w:pPr>
        <w:pStyle w:val="EnglishHangEndNoCoptic"/>
      </w:pPr>
      <w:r w:rsidRPr="00AB1781">
        <w:tab/>
      </w:r>
      <w:r w:rsidR="00617AE1">
        <w:t xml:space="preserve">and </w:t>
      </w:r>
      <w:r w:rsidR="00E570CB">
        <w:t>Your</w:t>
      </w:r>
      <w:r w:rsidRPr="00AB1781">
        <w:t xml:space="preserve"> sword from the enemies of </w:t>
      </w:r>
      <w:r w:rsidR="00E570CB">
        <w:t>Your</w:t>
      </w:r>
      <w:r w:rsidRPr="00AB1781">
        <w:t xml:space="preserve"> hand.</w:t>
      </w:r>
    </w:p>
    <w:p w14:paraId="0C4E4170" w14:textId="1A7F7192" w:rsidR="00435BD3" w:rsidRPr="00AB1781" w:rsidRDefault="00435BD3" w:rsidP="00435BD3">
      <w:pPr>
        <w:pStyle w:val="EnglishHangNoCoptic"/>
      </w:pPr>
      <w:r w:rsidRPr="00AB1781">
        <w:t xml:space="preserve">14 O Lord, </w:t>
      </w:r>
      <w:r w:rsidR="00617AE1">
        <w:t>destroy them from the earth,</w:t>
      </w:r>
    </w:p>
    <w:p w14:paraId="31311066" w14:textId="4D3F278E" w:rsidR="00435BD3" w:rsidRPr="00AB1781" w:rsidRDefault="00435BD3" w:rsidP="00617AE1">
      <w:pPr>
        <w:pStyle w:val="EnglishHangEndNoCoptic"/>
      </w:pPr>
      <w:r w:rsidRPr="00AB1781">
        <w:tab/>
      </w:r>
      <w:r w:rsidR="00617AE1">
        <w:t>scatter them in their life.</w:t>
      </w:r>
    </w:p>
    <w:p w14:paraId="671CEBA4" w14:textId="39700461" w:rsidR="00435BD3" w:rsidRPr="00AB1781" w:rsidRDefault="00435BD3" w:rsidP="00435BD3">
      <w:pPr>
        <w:pStyle w:val="EnglishHangNoCoptic"/>
      </w:pPr>
      <w:r w:rsidRPr="00AB1781">
        <w:t xml:space="preserve">15 </w:t>
      </w:r>
      <w:r w:rsidR="00617AE1">
        <w:t>Their stomachs are filled with Your hidden treasures</w:t>
      </w:r>
      <w:r w:rsidRPr="00AB1781">
        <w:t>,</w:t>
      </w:r>
    </w:p>
    <w:p w14:paraId="5B88E1B2" w14:textId="77777777" w:rsidR="00435BD3" w:rsidRPr="00AB1781" w:rsidRDefault="00435BD3" w:rsidP="00435BD3">
      <w:pPr>
        <w:pStyle w:val="EnglishHangNoCoptic"/>
      </w:pPr>
      <w:r w:rsidRPr="00AB1781">
        <w:tab/>
        <w:t>they are satisfied with children,</w:t>
      </w:r>
    </w:p>
    <w:p w14:paraId="2D4751D1" w14:textId="5A3CB73B" w:rsidR="00435BD3" w:rsidRPr="00AB1781" w:rsidRDefault="00435BD3" w:rsidP="00435BD3">
      <w:pPr>
        <w:pStyle w:val="EnglishHangEndNoCoptic"/>
      </w:pPr>
      <w:r w:rsidRPr="00AB1781">
        <w:tab/>
        <w:t xml:space="preserve">and they leave the surplus to their </w:t>
      </w:r>
      <w:r w:rsidR="00B57847">
        <w:t>children</w:t>
      </w:r>
      <w:r w:rsidRPr="00AB1781">
        <w:t>.</w:t>
      </w:r>
      <w:r w:rsidR="00453A38">
        <w:rPr>
          <w:rStyle w:val="FootnoteReference"/>
        </w:rPr>
        <w:footnoteReference w:id="81"/>
      </w:r>
    </w:p>
    <w:p w14:paraId="241A84D6" w14:textId="692B7959" w:rsidR="00435BD3" w:rsidRPr="00AB1781" w:rsidRDefault="00435BD3" w:rsidP="00435BD3">
      <w:pPr>
        <w:pStyle w:val="EnglishHangNoCoptic"/>
      </w:pPr>
      <w:r w:rsidRPr="00AB1781">
        <w:lastRenderedPageBreak/>
        <w:t xml:space="preserve">16 As for me, in righteousness </w:t>
      </w:r>
      <w:r w:rsidR="00B57847">
        <w:t xml:space="preserve">I will </w:t>
      </w:r>
      <w:r w:rsidRPr="00AB1781">
        <w:t xml:space="preserve">behold </w:t>
      </w:r>
      <w:r w:rsidR="00E570CB">
        <w:t>Your</w:t>
      </w:r>
      <w:r w:rsidRPr="00AB1781">
        <w:t xml:space="preserve"> face,</w:t>
      </w:r>
    </w:p>
    <w:p w14:paraId="2866CB47" w14:textId="3D65E5CA" w:rsidR="00435BD3" w:rsidRDefault="00435BD3" w:rsidP="009C1C97">
      <w:pPr>
        <w:pStyle w:val="EnglishHangEndNoCoptic"/>
      </w:pPr>
      <w:r w:rsidRPr="00AB1781">
        <w:tab/>
        <w:t xml:space="preserve">and </w:t>
      </w:r>
      <w:r w:rsidR="00C475A1">
        <w:t xml:space="preserve">will </w:t>
      </w:r>
      <w:r w:rsidRPr="00AB1781">
        <w:t xml:space="preserve">be satisfied </w:t>
      </w:r>
      <w:r w:rsidR="00B57847">
        <w:t>when</w:t>
      </w:r>
      <w:r w:rsidRPr="00AB1781">
        <w:t xml:space="preserve"> </w:t>
      </w:r>
      <w:r w:rsidR="00E570CB">
        <w:t>Your</w:t>
      </w:r>
      <w:r w:rsidRPr="00AB1781">
        <w:t xml:space="preserve"> glory</w:t>
      </w:r>
      <w:r w:rsidR="00B57847">
        <w:t xml:space="preserve"> is revealed</w:t>
      </w:r>
      <w:r w:rsidRPr="00AB1781">
        <w:t>.</w:t>
      </w:r>
    </w:p>
    <w:p w14:paraId="596DC9AA" w14:textId="63DE7691" w:rsidR="00F933DE" w:rsidRDefault="00F933DE" w:rsidP="00F933DE">
      <w:pPr>
        <w:pStyle w:val="Rubric"/>
      </w:pPr>
      <w:r>
        <w:t>Glory…</w:t>
      </w:r>
    </w:p>
    <w:p w14:paraId="6C66B63B" w14:textId="27D06797" w:rsidR="00646263" w:rsidRPr="00AB1781" w:rsidRDefault="00646263" w:rsidP="00BF0205">
      <w:pPr>
        <w:pStyle w:val="Heading3"/>
      </w:pPr>
      <w:bookmarkStart w:id="241" w:name="_Ref435438484"/>
      <w:r w:rsidRPr="00AB1781">
        <w:t>K</w:t>
      </w:r>
      <w:r>
        <w:t>athisma 3</w:t>
      </w:r>
      <w:bookmarkEnd w:id="241"/>
    </w:p>
    <w:p w14:paraId="0A912BDA" w14:textId="634B6C84" w:rsidR="00CF35A1" w:rsidRPr="00CF35A1" w:rsidRDefault="002D71F0" w:rsidP="00BF0205">
      <w:pPr>
        <w:pStyle w:val="Heading4"/>
      </w:pPr>
      <w:r>
        <w:t>Psalm</w:t>
      </w:r>
      <w:r w:rsidR="00CF35A1" w:rsidRPr="00AB1781">
        <w:t xml:space="preserve"> 17</w:t>
      </w:r>
      <w:r>
        <w:t xml:space="preserve">: </w:t>
      </w:r>
      <w:r w:rsidR="005A728E">
        <w:t>“</w:t>
      </w:r>
      <w:r>
        <w:t xml:space="preserve">I </w:t>
      </w:r>
      <w:r w:rsidR="005A728E">
        <w:t xml:space="preserve">will </w:t>
      </w:r>
      <w:r>
        <w:t xml:space="preserve">love </w:t>
      </w:r>
      <w:r w:rsidR="001040C8">
        <w:t>You</w:t>
      </w:r>
      <w:r>
        <w:t>, O Lord, my strength</w:t>
      </w:r>
      <w:r w:rsidR="005A728E">
        <w:t>”</w:t>
      </w:r>
    </w:p>
    <w:p w14:paraId="7E4C017D" w14:textId="77777777" w:rsidR="00CF35A1" w:rsidRPr="007A1A59" w:rsidRDefault="00CF35A1" w:rsidP="007A1A59">
      <w:pPr>
        <w:jc w:val="center"/>
        <w:rPr>
          <w:b/>
        </w:rPr>
      </w:pPr>
      <w:r w:rsidRPr="007A1A59">
        <w:rPr>
          <w:b/>
        </w:rPr>
        <w:t>Act of Love and Gratitude</w:t>
      </w:r>
    </w:p>
    <w:p w14:paraId="44E21A90" w14:textId="77777777" w:rsidR="00CF35A1" w:rsidRPr="007A1A59" w:rsidRDefault="00CF35A1" w:rsidP="007A1A59">
      <w:pPr>
        <w:jc w:val="center"/>
        <w:rPr>
          <w:b/>
        </w:rPr>
      </w:pPr>
      <w:r w:rsidRPr="007A1A59">
        <w:rPr>
          <w:b/>
        </w:rPr>
        <w:t>Earth-Shaking Prayer</w:t>
      </w:r>
    </w:p>
    <w:p w14:paraId="3121CD6C" w14:textId="36F8A36B" w:rsidR="00CF35A1" w:rsidRPr="00AB1781" w:rsidRDefault="00CF35A1" w:rsidP="00CF35A1">
      <w:pPr>
        <w:pStyle w:val="Rubric"/>
      </w:pPr>
      <w:r w:rsidRPr="00AB1781">
        <w:t>1 (</w:t>
      </w:r>
      <w:r w:rsidR="004E27AE">
        <w:t>For the end, b</w:t>
      </w:r>
      <w:r w:rsidRPr="00AB1781">
        <w:t>y David the servant of the Lord, who spoke to the Lord the words of this song on the day the Lord delivered him from the hand of Saul and from the hand of all his enemies; and he said:)</w:t>
      </w:r>
      <w:r w:rsidRPr="00AB1781">
        <w:rPr>
          <w:rStyle w:val="FootnoteReference"/>
        </w:rPr>
        <w:footnoteReference w:id="82"/>
      </w:r>
    </w:p>
    <w:p w14:paraId="78D26A2B" w14:textId="77777777" w:rsidR="00CF35A1" w:rsidRPr="00AB1781" w:rsidRDefault="00CF35A1" w:rsidP="00CF35A1">
      <w:pPr>
        <w:pStyle w:val="Psalms"/>
      </w:pPr>
    </w:p>
    <w:p w14:paraId="3B3FEDD4" w14:textId="756CBF14" w:rsidR="00CF35A1" w:rsidRPr="00AB1781" w:rsidRDefault="00CF35A1" w:rsidP="00CF35A1">
      <w:pPr>
        <w:pStyle w:val="EnglishHangEndNoCoptic"/>
      </w:pPr>
      <w:r w:rsidRPr="00AB1781">
        <w:t xml:space="preserve">2 I </w:t>
      </w:r>
      <w:r w:rsidR="004E27AE">
        <w:t xml:space="preserve">will </w:t>
      </w:r>
      <w:r w:rsidRPr="00AB1781">
        <w:t xml:space="preserve">love </w:t>
      </w:r>
      <w:r w:rsidR="001040C8">
        <w:t>You</w:t>
      </w:r>
      <w:r w:rsidRPr="00AB1781">
        <w:t>, O Lord, my strength.</w:t>
      </w:r>
    </w:p>
    <w:p w14:paraId="1E93C1BF" w14:textId="5E131724" w:rsidR="00CF35A1" w:rsidRPr="00AB1781" w:rsidRDefault="00D47452" w:rsidP="00CF35A1">
      <w:pPr>
        <w:pStyle w:val="EnglishHangNoCoptic"/>
      </w:pPr>
      <w:r>
        <w:t>3 The Lord is my support</w:t>
      </w:r>
      <w:r>
        <w:rPr>
          <w:rStyle w:val="FootnoteReference"/>
        </w:rPr>
        <w:footnoteReference w:id="83"/>
      </w:r>
      <w:r>
        <w:t>, my refuge, and my deliverer;</w:t>
      </w:r>
    </w:p>
    <w:p w14:paraId="257C8D29" w14:textId="52A5A3E9" w:rsidR="00CF35A1" w:rsidRPr="00AB1781" w:rsidRDefault="00D47452" w:rsidP="00CF35A1">
      <w:pPr>
        <w:pStyle w:val="EnglishHangNoCoptic"/>
      </w:pPr>
      <w:r>
        <w:tab/>
        <w:t>My God is my h</w:t>
      </w:r>
      <w:r w:rsidR="00CF35A1" w:rsidRPr="00AB1781">
        <w:t xml:space="preserve">elper, </w:t>
      </w:r>
      <w:r>
        <w:t>I will hope in Him,</w:t>
      </w:r>
    </w:p>
    <w:p w14:paraId="36403064" w14:textId="7BC7D57F" w:rsidR="00CF35A1" w:rsidRPr="00AB1781" w:rsidRDefault="00D47452" w:rsidP="00CF35A1">
      <w:pPr>
        <w:pStyle w:val="EnglishHangEndNoCoptic"/>
      </w:pPr>
      <w:r>
        <w:tab/>
        <w:t>my protector, the horn of my salvation</w:t>
      </w:r>
      <w:r>
        <w:rPr>
          <w:rStyle w:val="FootnoteReference"/>
        </w:rPr>
        <w:footnoteReference w:id="84"/>
      </w:r>
      <w:r>
        <w:t>, and my d</w:t>
      </w:r>
      <w:r w:rsidR="00CF35A1" w:rsidRPr="00AB1781">
        <w:t>efender.</w:t>
      </w:r>
    </w:p>
    <w:p w14:paraId="578D45A4" w14:textId="79923588" w:rsidR="00CF35A1" w:rsidRPr="00AB1781" w:rsidRDefault="00CF35A1" w:rsidP="00CF35A1">
      <w:pPr>
        <w:pStyle w:val="EnglishHangNoCoptic"/>
      </w:pPr>
      <w:r w:rsidRPr="00AB1781">
        <w:t xml:space="preserve">4 </w:t>
      </w:r>
      <w:r w:rsidR="004E27AE">
        <w:t>I will call upon the Lord with songs of praise</w:t>
      </w:r>
      <w:r w:rsidRPr="00AB1781">
        <w:t>,</w:t>
      </w:r>
    </w:p>
    <w:p w14:paraId="61B59232" w14:textId="0D454624" w:rsidR="00CF35A1" w:rsidRPr="00AB1781" w:rsidRDefault="00CF35A1" w:rsidP="00CF35A1">
      <w:pPr>
        <w:pStyle w:val="EnglishHangEndNoCoptic"/>
      </w:pPr>
      <w:r w:rsidRPr="00AB1781">
        <w:tab/>
        <w:t xml:space="preserve">and I </w:t>
      </w:r>
      <w:r w:rsidR="00D47452">
        <w:t>will</w:t>
      </w:r>
      <w:r w:rsidRPr="00AB1781">
        <w:t xml:space="preserve"> be saved from my enemies.</w:t>
      </w:r>
    </w:p>
    <w:p w14:paraId="0DB67E68" w14:textId="46B308BB" w:rsidR="00CF35A1" w:rsidRPr="00AB1781" w:rsidRDefault="00CF35A1" w:rsidP="00CF35A1">
      <w:pPr>
        <w:pStyle w:val="EnglishHangNoCoptic"/>
      </w:pPr>
      <w:r w:rsidRPr="00AB1781">
        <w:t xml:space="preserve">5 The pangs of death </w:t>
      </w:r>
      <w:r w:rsidR="004E27AE">
        <w:t>surrounded</w:t>
      </w:r>
      <w:r w:rsidRPr="00AB1781">
        <w:t xml:space="preserve"> me,</w:t>
      </w:r>
      <w:r w:rsidRPr="00AB1781">
        <w:rPr>
          <w:rStyle w:val="FootnoteReference"/>
        </w:rPr>
        <w:footnoteReference w:id="85"/>
      </w:r>
    </w:p>
    <w:p w14:paraId="2D1C0106" w14:textId="304DA773" w:rsidR="00CF35A1" w:rsidRPr="00CF35A1" w:rsidRDefault="00CF35A1" w:rsidP="00CF35A1">
      <w:pPr>
        <w:pStyle w:val="EnglishHangEndNoCoptic"/>
      </w:pPr>
      <w:r w:rsidRPr="00AB1781">
        <w:tab/>
        <w:t xml:space="preserve">and </w:t>
      </w:r>
      <w:r w:rsidR="004E27AE">
        <w:t>floods</w:t>
      </w:r>
      <w:r w:rsidRPr="00AB1781">
        <w:t xml:space="preserve"> of wickedness alarmed me.</w:t>
      </w:r>
    </w:p>
    <w:p w14:paraId="26600139" w14:textId="3E50D822" w:rsidR="00CF35A1" w:rsidRPr="00AB1781" w:rsidRDefault="00CF35A1" w:rsidP="00CF35A1">
      <w:pPr>
        <w:pStyle w:val="EnglishHangNoCoptic"/>
      </w:pPr>
      <w:r w:rsidRPr="00AB1781">
        <w:t xml:space="preserve">6 The pangs of </w:t>
      </w:r>
      <w:r w:rsidR="00D47452">
        <w:t>H</w:t>
      </w:r>
      <w:r w:rsidR="004E27AE">
        <w:t>ades</w:t>
      </w:r>
      <w:r w:rsidRPr="00AB1781">
        <w:t xml:space="preserve"> surrounded me,</w:t>
      </w:r>
    </w:p>
    <w:p w14:paraId="4C1BAA78" w14:textId="70A98263" w:rsidR="00CF35A1" w:rsidRPr="00AB1781" w:rsidRDefault="00CF35A1" w:rsidP="00CF35A1">
      <w:pPr>
        <w:pStyle w:val="EnglishHangEndNoCoptic"/>
      </w:pPr>
      <w:r w:rsidRPr="00AB1781">
        <w:tab/>
        <w:t xml:space="preserve">and </w:t>
      </w:r>
      <w:r w:rsidR="004E27AE">
        <w:t>snares of death</w:t>
      </w:r>
      <w:r w:rsidRPr="00AB1781">
        <w:t xml:space="preserve"> </w:t>
      </w:r>
      <w:r w:rsidR="004E27AE">
        <w:t>overtook me</w:t>
      </w:r>
      <w:r w:rsidRPr="00AB1781">
        <w:t>.</w:t>
      </w:r>
    </w:p>
    <w:p w14:paraId="5C67915D" w14:textId="266F0044" w:rsidR="00CF35A1" w:rsidRPr="00AB1781" w:rsidRDefault="00CF35A1" w:rsidP="00CF35A1">
      <w:pPr>
        <w:pStyle w:val="EnglishHangNoCoptic"/>
      </w:pPr>
      <w:r w:rsidRPr="00AB1781">
        <w:t xml:space="preserve">7 In my </w:t>
      </w:r>
      <w:r w:rsidR="00D47452">
        <w:t>affliction</w:t>
      </w:r>
      <w:r w:rsidRPr="00AB1781">
        <w:t xml:space="preserve"> I called upon the Lord</w:t>
      </w:r>
      <w:r w:rsidR="004E27AE">
        <w:t>,</w:t>
      </w:r>
    </w:p>
    <w:p w14:paraId="0C40797A" w14:textId="77777777" w:rsidR="00CF35A1" w:rsidRPr="00AB1781" w:rsidRDefault="00CF35A1" w:rsidP="00CF35A1">
      <w:pPr>
        <w:pStyle w:val="EnglishHangNoCoptic"/>
      </w:pPr>
      <w:r w:rsidRPr="00AB1781">
        <w:tab/>
        <w:t>and cried to my God.</w:t>
      </w:r>
    </w:p>
    <w:p w14:paraId="2080E4E2" w14:textId="77777777" w:rsidR="00CF35A1" w:rsidRPr="00AB1781" w:rsidRDefault="00CF35A1" w:rsidP="00CF35A1">
      <w:pPr>
        <w:pStyle w:val="EnglishHangNoCoptic"/>
      </w:pPr>
      <w:r w:rsidRPr="00AB1781">
        <w:tab/>
        <w:t>He heard my voice from His holy temple,</w:t>
      </w:r>
    </w:p>
    <w:p w14:paraId="0BD98859" w14:textId="38ABE4F3" w:rsidR="00CF35A1" w:rsidRPr="00AB1781" w:rsidRDefault="00CF35A1" w:rsidP="00CF35A1">
      <w:pPr>
        <w:pStyle w:val="EnglishHangEndNoCoptic"/>
      </w:pPr>
      <w:r w:rsidRPr="00AB1781">
        <w:tab/>
        <w:t xml:space="preserve">and my cry </w:t>
      </w:r>
      <w:r w:rsidR="004E27AE">
        <w:t xml:space="preserve">will come </w:t>
      </w:r>
      <w:r w:rsidRPr="00AB1781">
        <w:t>before Him</w:t>
      </w:r>
      <w:r w:rsidR="008148B0">
        <w:t>,</w:t>
      </w:r>
      <w:r w:rsidRPr="00AB1781">
        <w:t xml:space="preserve"> </w:t>
      </w:r>
      <w:r w:rsidR="008148B0">
        <w:t>into</w:t>
      </w:r>
      <w:r w:rsidRPr="00AB1781">
        <w:t xml:space="preserve"> His ears.</w:t>
      </w:r>
    </w:p>
    <w:p w14:paraId="3350746E" w14:textId="0AFD8255" w:rsidR="00CF35A1" w:rsidRPr="00AB1781" w:rsidRDefault="00CF35A1" w:rsidP="00CF35A1">
      <w:pPr>
        <w:pStyle w:val="EnglishHangNoCoptic"/>
      </w:pPr>
      <w:r w:rsidRPr="00AB1781">
        <w:t xml:space="preserve">8 </w:t>
      </w:r>
      <w:r w:rsidR="008148B0">
        <w:t>The earth trembled</w:t>
      </w:r>
      <w:r w:rsidRPr="00AB1781">
        <w:t xml:space="preserve"> and quaked,</w:t>
      </w:r>
    </w:p>
    <w:p w14:paraId="308F7F59" w14:textId="212AF99C" w:rsidR="00CF35A1" w:rsidRPr="00AB1781" w:rsidRDefault="00CF35A1" w:rsidP="00CF35A1">
      <w:pPr>
        <w:pStyle w:val="EnglishHangNoCoptic"/>
      </w:pPr>
      <w:r w:rsidRPr="00AB1781">
        <w:tab/>
        <w:t xml:space="preserve">and the mountains </w:t>
      </w:r>
      <w:r w:rsidR="00D47452">
        <w:t>were disturbed</w:t>
      </w:r>
      <w:r w:rsidRPr="00AB1781">
        <w:t xml:space="preserve"> to their foundations</w:t>
      </w:r>
    </w:p>
    <w:p w14:paraId="0C153594" w14:textId="0DF48BB4" w:rsidR="00CF35A1" w:rsidRPr="00AB1781" w:rsidRDefault="00CF35A1" w:rsidP="00CF35A1">
      <w:pPr>
        <w:pStyle w:val="EnglishHangEndNoCoptic"/>
      </w:pPr>
      <w:r w:rsidRPr="00AB1781">
        <w:tab/>
        <w:t xml:space="preserve">and </w:t>
      </w:r>
      <w:r w:rsidR="00D47452">
        <w:t>shook</w:t>
      </w:r>
      <w:r w:rsidRPr="00AB1781">
        <w:t>, because God was angry with them.</w:t>
      </w:r>
    </w:p>
    <w:p w14:paraId="24B523BE" w14:textId="59F755A7" w:rsidR="00CF35A1" w:rsidRPr="00AB1781" w:rsidRDefault="008148B0" w:rsidP="00CF35A1">
      <w:pPr>
        <w:pStyle w:val="EnglishHangNoCoptic"/>
      </w:pPr>
      <w:r>
        <w:lastRenderedPageBreak/>
        <w:t>9 S</w:t>
      </w:r>
      <w:r w:rsidR="00CF35A1" w:rsidRPr="00AB1781">
        <w:t xml:space="preserve">moke </w:t>
      </w:r>
      <w:r>
        <w:t xml:space="preserve">went up </w:t>
      </w:r>
      <w:r w:rsidR="00CF35A1" w:rsidRPr="00AB1781">
        <w:t>in His wrath,</w:t>
      </w:r>
    </w:p>
    <w:p w14:paraId="5428F39C" w14:textId="77777777" w:rsidR="00CF35A1" w:rsidRPr="00AB1781" w:rsidRDefault="00CF35A1" w:rsidP="00CF35A1">
      <w:pPr>
        <w:pStyle w:val="EnglishHangNoCoptic"/>
      </w:pPr>
      <w:r w:rsidRPr="00AB1781">
        <w:tab/>
        <w:t>and fire burst into flame at His presence.</w:t>
      </w:r>
    </w:p>
    <w:p w14:paraId="42167B5E" w14:textId="77777777" w:rsidR="00CF35A1" w:rsidRPr="00AB1781" w:rsidRDefault="00CF35A1" w:rsidP="00CF35A1">
      <w:pPr>
        <w:pStyle w:val="EnglishHangEndNoCoptic"/>
      </w:pPr>
      <w:r w:rsidRPr="00AB1781">
        <w:tab/>
        <w:t>Coals were kindled by it.</w:t>
      </w:r>
    </w:p>
    <w:p w14:paraId="58563DF9" w14:textId="77777777" w:rsidR="00660E8D" w:rsidRPr="00AB1781" w:rsidRDefault="00660E8D" w:rsidP="00660E8D">
      <w:pPr>
        <w:pStyle w:val="EnglishHangNoCoptic"/>
      </w:pPr>
      <w:r w:rsidRPr="00AB1781">
        <w:t>10 And He bowed the heavens and came down,</w:t>
      </w:r>
    </w:p>
    <w:p w14:paraId="7F9458EA" w14:textId="711CDCB0" w:rsidR="00660E8D" w:rsidRPr="00AB1781" w:rsidRDefault="00660E8D" w:rsidP="00660E8D">
      <w:pPr>
        <w:pStyle w:val="EnglishHangEndNoCoptic"/>
      </w:pPr>
      <w:r w:rsidRPr="00AB1781">
        <w:tab/>
        <w:t xml:space="preserve">and </w:t>
      </w:r>
      <w:r w:rsidR="008148B0">
        <w:t>thick darkness was</w:t>
      </w:r>
      <w:r w:rsidRPr="00AB1781">
        <w:t xml:space="preserve"> under His feet.</w:t>
      </w:r>
    </w:p>
    <w:p w14:paraId="0A536A9C" w14:textId="2633C95E" w:rsidR="00CF35A1" w:rsidRPr="00AB1781" w:rsidRDefault="00CF35A1" w:rsidP="00CF35A1">
      <w:pPr>
        <w:pStyle w:val="EnglishHangNoCoptic"/>
      </w:pPr>
      <w:r w:rsidRPr="00AB1781">
        <w:t>11 And He rode upon Cherubim</w:t>
      </w:r>
      <w:r w:rsidR="008148B0">
        <w:t>,</w:t>
      </w:r>
      <w:r w:rsidRPr="00AB1781">
        <w:t xml:space="preserve"> and flew;</w:t>
      </w:r>
    </w:p>
    <w:p w14:paraId="3D2DA343" w14:textId="63600A2E" w:rsidR="00CF35A1" w:rsidRPr="00AB1781" w:rsidRDefault="00CF35A1" w:rsidP="00CF35A1">
      <w:pPr>
        <w:pStyle w:val="EnglishHangEndNoCoptic"/>
      </w:pPr>
      <w:r w:rsidRPr="00AB1781">
        <w:tab/>
        <w:t xml:space="preserve">He </w:t>
      </w:r>
      <w:r w:rsidR="008148B0">
        <w:t>flew</w:t>
      </w:r>
      <w:r w:rsidRPr="00AB1781">
        <w:t xml:space="preserve"> </w:t>
      </w:r>
      <w:r w:rsidR="008148B0">
        <w:t>up</w:t>
      </w:r>
      <w:r w:rsidRPr="00AB1781">
        <w:t>on the wings of the wind.</w:t>
      </w:r>
    </w:p>
    <w:p w14:paraId="1ADD0AD9" w14:textId="77777777" w:rsidR="00CF35A1" w:rsidRPr="00AB1781" w:rsidRDefault="00CF35A1" w:rsidP="00CF35A1">
      <w:pPr>
        <w:pStyle w:val="EnglishHangNoCoptic"/>
      </w:pPr>
      <w:r w:rsidRPr="00AB1781">
        <w:t>12 He made darkness His hiding-place.</w:t>
      </w:r>
    </w:p>
    <w:p w14:paraId="2CF5E194" w14:textId="3FA1D286" w:rsidR="00CF35A1" w:rsidRPr="00AB1781" w:rsidRDefault="00CF35A1" w:rsidP="00CF35A1">
      <w:pPr>
        <w:pStyle w:val="EnglishHangNoCoptic"/>
      </w:pPr>
      <w:r w:rsidRPr="00AB1781">
        <w:tab/>
      </w:r>
      <w:r w:rsidR="00054249">
        <w:t>Dark thunder-clouds hung in the air,</w:t>
      </w:r>
    </w:p>
    <w:p w14:paraId="6FDBADD3" w14:textId="6A57A6AB" w:rsidR="00CF35A1" w:rsidRPr="00AB1781" w:rsidRDefault="00CF35A1" w:rsidP="00CF35A1">
      <w:pPr>
        <w:pStyle w:val="EnglishHangEndNoCoptic"/>
      </w:pPr>
      <w:r w:rsidRPr="00AB1781">
        <w:tab/>
      </w:r>
      <w:r w:rsidR="00054249">
        <w:t>[they were] His tent around Him.</w:t>
      </w:r>
    </w:p>
    <w:p w14:paraId="59A8674B" w14:textId="295DD040" w:rsidR="00CF35A1" w:rsidRPr="00AB1781" w:rsidRDefault="00CF35A1" w:rsidP="00CF35A1">
      <w:pPr>
        <w:pStyle w:val="EnglishHangNoCoptic"/>
      </w:pPr>
      <w:r w:rsidRPr="00AB1781">
        <w:t>13 From the brightness before Him</w:t>
      </w:r>
      <w:r w:rsidR="00054249">
        <w:t>,</w:t>
      </w:r>
    </w:p>
    <w:p w14:paraId="2C8F9AF6" w14:textId="77777777" w:rsidR="00CF35A1" w:rsidRPr="00AB1781" w:rsidRDefault="00CF35A1" w:rsidP="00CF35A1">
      <w:pPr>
        <w:pStyle w:val="EnglishHangNoCoptic"/>
      </w:pPr>
      <w:r w:rsidRPr="00AB1781">
        <w:tab/>
        <w:t>there broke through the clouds</w:t>
      </w:r>
    </w:p>
    <w:p w14:paraId="1C38ACBB" w14:textId="0F0AE239" w:rsidR="00CF35A1" w:rsidRPr="00AB1781" w:rsidRDefault="00CF35A1" w:rsidP="00CF35A1">
      <w:pPr>
        <w:pStyle w:val="EnglishHangEndNoCoptic"/>
      </w:pPr>
      <w:r w:rsidRPr="00AB1781">
        <w:tab/>
        <w:t>hailstones</w:t>
      </w:r>
      <w:r w:rsidR="00054249">
        <w:t>,</w:t>
      </w:r>
      <w:r w:rsidRPr="00AB1781">
        <w:t xml:space="preserve"> and coals of fire.</w:t>
      </w:r>
    </w:p>
    <w:p w14:paraId="454741D9" w14:textId="77777777" w:rsidR="00CF35A1" w:rsidRPr="00AB1781" w:rsidRDefault="00CF35A1" w:rsidP="00CF35A1">
      <w:pPr>
        <w:pStyle w:val="EnglishHangNoCoptic"/>
      </w:pPr>
      <w:r w:rsidRPr="00AB1781">
        <w:t>14 Then the Lord thundered from heaven,</w:t>
      </w:r>
    </w:p>
    <w:p w14:paraId="59B5F959" w14:textId="2DD7A760" w:rsidR="00CF35A1" w:rsidRPr="00AB1781" w:rsidRDefault="00CF35A1" w:rsidP="00CF35A1">
      <w:pPr>
        <w:pStyle w:val="EnglishHangEndNoCoptic"/>
      </w:pPr>
      <w:r w:rsidRPr="00AB1781">
        <w:tab/>
        <w:t xml:space="preserve">and the Most High </w:t>
      </w:r>
      <w:r w:rsidR="00D47452">
        <w:t>gave forth</w:t>
      </w:r>
      <w:r w:rsidRPr="00AB1781">
        <w:t xml:space="preserve"> His voice.</w:t>
      </w:r>
      <w:r w:rsidRPr="00AB1781">
        <w:rPr>
          <w:rStyle w:val="FootnoteReference"/>
        </w:rPr>
        <w:footnoteReference w:id="86"/>
      </w:r>
    </w:p>
    <w:p w14:paraId="352BAB2B" w14:textId="77777777" w:rsidR="00CF35A1" w:rsidRPr="00AB1781" w:rsidRDefault="00CF35A1" w:rsidP="00CF35A1">
      <w:pPr>
        <w:pStyle w:val="EnglishHangNoCoptic"/>
      </w:pPr>
      <w:r w:rsidRPr="00AB1781">
        <w:t>15 He shot His arrows and scattered the foes;</w:t>
      </w:r>
    </w:p>
    <w:p w14:paraId="6752504F" w14:textId="7695EA9C" w:rsidR="00CF35A1" w:rsidRPr="00AB1781" w:rsidRDefault="00CF35A1" w:rsidP="00CF35A1">
      <w:pPr>
        <w:pStyle w:val="EnglishHangEndNoCoptic"/>
      </w:pPr>
      <w:r w:rsidRPr="00AB1781">
        <w:tab/>
        <w:t xml:space="preserve">He </w:t>
      </w:r>
      <w:r w:rsidR="00054249">
        <w:t>multiplied</w:t>
      </w:r>
      <w:r w:rsidRPr="00AB1781">
        <w:t xml:space="preserve"> lightnings</w:t>
      </w:r>
      <w:r w:rsidR="00054249">
        <w:t>,</w:t>
      </w:r>
      <w:r w:rsidRPr="00AB1781">
        <w:t xml:space="preserve"> and </w:t>
      </w:r>
      <w:r w:rsidR="00054249">
        <w:t>confounded</w:t>
      </w:r>
      <w:r w:rsidRPr="00AB1781">
        <w:t xml:space="preserve"> them.</w:t>
      </w:r>
    </w:p>
    <w:p w14:paraId="5BDFCFAC" w14:textId="42ADA756" w:rsidR="00CF35A1" w:rsidRPr="00AB1781" w:rsidRDefault="00CF35A1" w:rsidP="00CF35A1">
      <w:pPr>
        <w:pStyle w:val="EnglishHangNoCoptic"/>
      </w:pPr>
      <w:r w:rsidRPr="00AB1781">
        <w:t>16 Then the ocean beds were exposed</w:t>
      </w:r>
      <w:r w:rsidR="00D47452">
        <w:rPr>
          <w:rStyle w:val="FootnoteReference"/>
        </w:rPr>
        <w:footnoteReference w:id="87"/>
      </w:r>
      <w:r w:rsidRPr="00AB1781">
        <w:t>,</w:t>
      </w:r>
    </w:p>
    <w:p w14:paraId="342EE5AF" w14:textId="77777777" w:rsidR="00CF35A1" w:rsidRPr="00AB1781" w:rsidRDefault="00CF35A1" w:rsidP="00CF35A1">
      <w:pPr>
        <w:pStyle w:val="EnglishHangNoCoptic"/>
      </w:pPr>
      <w:r w:rsidRPr="00AB1781">
        <w:tab/>
        <w:t>and the foundations of the world were uncovered</w:t>
      </w:r>
    </w:p>
    <w:p w14:paraId="062E2925" w14:textId="77777777" w:rsidR="00CF35A1" w:rsidRPr="00AB1781" w:rsidRDefault="00CF35A1" w:rsidP="00CF35A1">
      <w:pPr>
        <w:pStyle w:val="EnglishHangNoCoptic"/>
      </w:pPr>
      <w:r w:rsidRPr="00AB1781">
        <w:tab/>
        <w:t xml:space="preserve">at </w:t>
      </w:r>
      <w:r w:rsidR="00E570CB">
        <w:t>Your</w:t>
      </w:r>
      <w:r w:rsidRPr="00AB1781">
        <w:t xml:space="preserve"> rebuke, O Lord,</w:t>
      </w:r>
    </w:p>
    <w:p w14:paraId="33ED1741" w14:textId="77777777" w:rsidR="00CF35A1" w:rsidRPr="00AB1781" w:rsidRDefault="00CF35A1" w:rsidP="00CF35A1">
      <w:pPr>
        <w:pStyle w:val="EnglishHangEndNoCoptic"/>
      </w:pPr>
      <w:r w:rsidRPr="00AB1781">
        <w:tab/>
        <w:t>at the blast of the breath</w:t>
      </w:r>
      <w:r w:rsidRPr="00AB1781">
        <w:rPr>
          <w:rStyle w:val="FootnoteReference"/>
        </w:rPr>
        <w:footnoteReference w:id="88"/>
      </w:r>
      <w:r w:rsidRPr="00AB1781">
        <w:t xml:space="preserve"> of </w:t>
      </w:r>
      <w:r w:rsidR="00E570CB">
        <w:t>Your</w:t>
      </w:r>
      <w:r w:rsidRPr="00AB1781">
        <w:t xml:space="preserve"> wrath.</w:t>
      </w:r>
    </w:p>
    <w:p w14:paraId="29A1F5E7" w14:textId="60EC3C43" w:rsidR="00CF35A1" w:rsidRPr="00AB1781" w:rsidRDefault="00CF35A1" w:rsidP="00CF35A1">
      <w:pPr>
        <w:pStyle w:val="EnglishHangNoCoptic"/>
      </w:pPr>
      <w:r w:rsidRPr="00AB1781">
        <w:t xml:space="preserve">17 He </w:t>
      </w:r>
      <w:r w:rsidR="000516D8">
        <w:t>sent</w:t>
      </w:r>
      <w:r w:rsidRPr="00AB1781">
        <w:t xml:space="preserve"> from on high and took me;</w:t>
      </w:r>
    </w:p>
    <w:p w14:paraId="456357DD" w14:textId="27E58A8C" w:rsidR="00CF35A1" w:rsidRPr="00AB1781" w:rsidRDefault="00D47452" w:rsidP="00CF35A1">
      <w:pPr>
        <w:pStyle w:val="EnglishHangEndNoCoptic"/>
      </w:pPr>
      <w:r>
        <w:tab/>
        <w:t>He</w:t>
      </w:r>
      <w:r w:rsidR="00CF35A1" w:rsidRPr="00AB1781">
        <w:t xml:space="preserve"> drew me out of many waters.</w:t>
      </w:r>
    </w:p>
    <w:p w14:paraId="0F2E94ED" w14:textId="089E1884" w:rsidR="00CF35A1" w:rsidRPr="00AB1781" w:rsidRDefault="00CF35A1" w:rsidP="00CF35A1">
      <w:pPr>
        <w:pStyle w:val="EnglishHangNoCoptic"/>
      </w:pPr>
      <w:r w:rsidRPr="00AB1781">
        <w:t>18 He will deliver me from my powerful enemies</w:t>
      </w:r>
      <w:r w:rsidR="000516D8">
        <w:t>,</w:t>
      </w:r>
    </w:p>
    <w:p w14:paraId="09140132" w14:textId="77777777" w:rsidR="00CF35A1" w:rsidRPr="00AB1781" w:rsidRDefault="00CF35A1" w:rsidP="00CF35A1">
      <w:pPr>
        <w:pStyle w:val="EnglishHangNoCoptic"/>
      </w:pPr>
      <w:r w:rsidRPr="00AB1781">
        <w:tab/>
        <w:t>and from those who hate me,</w:t>
      </w:r>
    </w:p>
    <w:p w14:paraId="5F7E9E60" w14:textId="77777777" w:rsidR="00CF35A1" w:rsidRPr="00AB1781" w:rsidRDefault="00CF35A1" w:rsidP="00CF35A1">
      <w:pPr>
        <w:pStyle w:val="EnglishHangEndNoCoptic"/>
      </w:pPr>
      <w:r w:rsidRPr="00AB1781">
        <w:tab/>
        <w:t>for they are too strong for me.</w:t>
      </w:r>
    </w:p>
    <w:p w14:paraId="178EA018" w14:textId="4529DE48" w:rsidR="00CF35A1" w:rsidRPr="00AB1781" w:rsidRDefault="00CF35A1" w:rsidP="00CF35A1">
      <w:pPr>
        <w:pStyle w:val="EnglishHangNoCoptic"/>
      </w:pPr>
      <w:r w:rsidRPr="00AB1781">
        <w:t xml:space="preserve">19 They </w:t>
      </w:r>
      <w:r w:rsidR="000516D8">
        <w:t>overtook</w:t>
      </w:r>
      <w:r w:rsidRPr="00AB1781">
        <w:t xml:space="preserve"> me in the day of my </w:t>
      </w:r>
      <w:r w:rsidR="000516D8">
        <w:t>affliction</w:t>
      </w:r>
      <w:r w:rsidRPr="00AB1781">
        <w:t>,</w:t>
      </w:r>
    </w:p>
    <w:p w14:paraId="55A07CAD" w14:textId="4AFD6D1F" w:rsidR="00CF35A1" w:rsidRPr="00AB1781" w:rsidRDefault="00CF35A1" w:rsidP="00CF35A1">
      <w:pPr>
        <w:pStyle w:val="EnglishHangEndNoCoptic"/>
      </w:pPr>
      <w:r w:rsidRPr="00AB1781">
        <w:tab/>
        <w:t xml:space="preserve">but the Lord </w:t>
      </w:r>
      <w:r w:rsidR="000516D8">
        <w:t>became</w:t>
      </w:r>
      <w:r w:rsidRPr="00AB1781">
        <w:t xml:space="preserve"> my support.</w:t>
      </w:r>
    </w:p>
    <w:p w14:paraId="08DBEF63" w14:textId="77777777" w:rsidR="00CF35A1" w:rsidRPr="00AB1781" w:rsidRDefault="00CF35A1" w:rsidP="00CF35A1">
      <w:pPr>
        <w:pStyle w:val="EnglishHangNoCoptic"/>
      </w:pPr>
      <w:r w:rsidRPr="00AB1781">
        <w:t>20 And He brought me out into freedom;</w:t>
      </w:r>
    </w:p>
    <w:p w14:paraId="787B6A13" w14:textId="77777777" w:rsidR="00CF35A1" w:rsidRPr="00CF35A1" w:rsidRDefault="00CF35A1" w:rsidP="00CF35A1">
      <w:pPr>
        <w:pStyle w:val="EnglishHangEndNoCoptic"/>
      </w:pPr>
      <w:r w:rsidRPr="00AB1781">
        <w:tab/>
        <w:t>He will deliver me because He delights in me.</w:t>
      </w:r>
    </w:p>
    <w:p w14:paraId="31A15530" w14:textId="77777777" w:rsidR="00CF35A1" w:rsidRPr="00AB1781" w:rsidRDefault="00CF35A1" w:rsidP="00CF35A1">
      <w:pPr>
        <w:pStyle w:val="EnglishHangNoCoptic"/>
      </w:pPr>
      <w:r w:rsidRPr="00AB1781">
        <w:lastRenderedPageBreak/>
        <w:t>21 The Lord will reward me according to my righteousness,</w:t>
      </w:r>
    </w:p>
    <w:p w14:paraId="154DD6B3" w14:textId="11BDE72B" w:rsidR="00CF35A1" w:rsidRPr="00AB1781" w:rsidRDefault="00CF35A1" w:rsidP="00CF35A1">
      <w:pPr>
        <w:pStyle w:val="EnglishHangNoCoptic"/>
      </w:pPr>
      <w:r w:rsidRPr="00AB1781">
        <w:tab/>
        <w:t xml:space="preserve">and according to the cleanness of </w:t>
      </w:r>
      <w:r w:rsidR="000516D8">
        <w:t>my</w:t>
      </w:r>
      <w:r w:rsidRPr="00AB1781">
        <w:t xml:space="preserve"> hands</w:t>
      </w:r>
    </w:p>
    <w:p w14:paraId="663256B5" w14:textId="09EF403B" w:rsidR="00CF35A1" w:rsidRPr="00AB1781" w:rsidRDefault="004377F2" w:rsidP="00CF35A1">
      <w:pPr>
        <w:pStyle w:val="EnglishHangEndNoCoptic"/>
      </w:pPr>
      <w:r>
        <w:tab/>
        <w:t>He will recompense me,</w:t>
      </w:r>
    </w:p>
    <w:p w14:paraId="34355B1C" w14:textId="7EB4C303" w:rsidR="00CF35A1" w:rsidRPr="00AB1781" w:rsidRDefault="007F516C" w:rsidP="00CF35A1">
      <w:pPr>
        <w:pStyle w:val="EnglishHangNoCoptic"/>
      </w:pPr>
      <w:r>
        <w:t>22 f</w:t>
      </w:r>
      <w:r w:rsidR="00CF35A1" w:rsidRPr="00AB1781">
        <w:t>or I have kept the ways of the Lord</w:t>
      </w:r>
    </w:p>
    <w:p w14:paraId="7DF51696" w14:textId="4C52BDFD" w:rsidR="00CF35A1" w:rsidRPr="00AB1781" w:rsidRDefault="00CF35A1" w:rsidP="00CF35A1">
      <w:pPr>
        <w:pStyle w:val="EnglishHangEndNoCoptic"/>
      </w:pPr>
      <w:r w:rsidRPr="00AB1781">
        <w:tab/>
        <w:t xml:space="preserve">and have not </w:t>
      </w:r>
      <w:r w:rsidR="004377F2">
        <w:t>impiously</w:t>
      </w:r>
      <w:r w:rsidRPr="00AB1781">
        <w:t xml:space="preserve"> </w:t>
      </w:r>
      <w:r w:rsidR="004377F2">
        <w:t xml:space="preserve">turn </w:t>
      </w:r>
      <w:r w:rsidRPr="00AB1781">
        <w:t>from my God.</w:t>
      </w:r>
    </w:p>
    <w:p w14:paraId="3E707B64" w14:textId="77777777" w:rsidR="00CF35A1" w:rsidRPr="00AB1781" w:rsidRDefault="00CF35A1" w:rsidP="00CF35A1">
      <w:pPr>
        <w:pStyle w:val="EnglishHangNoCoptic"/>
      </w:pPr>
      <w:r w:rsidRPr="00AB1781">
        <w:t>23 For all His judgments are before me,</w:t>
      </w:r>
    </w:p>
    <w:p w14:paraId="7C3A91C0" w14:textId="6FED3068" w:rsidR="00CF35A1" w:rsidRPr="00AB1781" w:rsidRDefault="00CF35A1" w:rsidP="00CF35A1">
      <w:pPr>
        <w:pStyle w:val="EnglishHangEndNoCoptic"/>
      </w:pPr>
      <w:r w:rsidRPr="00AB1781">
        <w:tab/>
        <w:t xml:space="preserve">and </w:t>
      </w:r>
      <w:r w:rsidR="007F516C">
        <w:t>I have not put His statutes away from me.</w:t>
      </w:r>
    </w:p>
    <w:p w14:paraId="6DF67E90" w14:textId="3E1B610B" w:rsidR="00CF35A1" w:rsidRPr="00AB1781" w:rsidRDefault="00CF35A1" w:rsidP="00CF35A1">
      <w:pPr>
        <w:pStyle w:val="EnglishHangNoCoptic"/>
      </w:pPr>
      <w:r w:rsidRPr="00AB1781">
        <w:t xml:space="preserve">24 I will be </w:t>
      </w:r>
      <w:r w:rsidR="007F516C">
        <w:t>blameless</w:t>
      </w:r>
      <w:r w:rsidRPr="00AB1781">
        <w:t xml:space="preserve"> </w:t>
      </w:r>
      <w:r w:rsidR="007F516C">
        <w:t>before</w:t>
      </w:r>
      <w:r w:rsidRPr="00AB1781">
        <w:t xml:space="preserve"> Him,</w:t>
      </w:r>
    </w:p>
    <w:p w14:paraId="2462586B" w14:textId="57B089DC" w:rsidR="00CF35A1" w:rsidRPr="00AB1781" w:rsidRDefault="00CF35A1" w:rsidP="00CF35A1">
      <w:pPr>
        <w:pStyle w:val="EnglishHangEndNoCoptic"/>
      </w:pPr>
      <w:r w:rsidRPr="00AB1781">
        <w:tab/>
        <w:t xml:space="preserve">and will keep myself from my </w:t>
      </w:r>
      <w:r w:rsidR="007F516C">
        <w:t>iniquity</w:t>
      </w:r>
      <w:r w:rsidRPr="00AB1781">
        <w:t>.</w:t>
      </w:r>
    </w:p>
    <w:p w14:paraId="6BE6CF52" w14:textId="7D8EAF77" w:rsidR="00CF35A1" w:rsidRPr="00AB1781" w:rsidRDefault="00CF35A1" w:rsidP="00CF35A1">
      <w:pPr>
        <w:pStyle w:val="EnglishHangNoCoptic"/>
      </w:pPr>
      <w:r w:rsidRPr="00AB1781">
        <w:t>25 And the Lord will reward me according to my righteousness</w:t>
      </w:r>
      <w:r w:rsidR="007F516C">
        <w:t>,</w:t>
      </w:r>
    </w:p>
    <w:p w14:paraId="10AC5D73" w14:textId="77777777" w:rsidR="00CF35A1" w:rsidRPr="00AB1781" w:rsidRDefault="00CF35A1" w:rsidP="00CF35A1">
      <w:pPr>
        <w:pStyle w:val="EnglishHangEndNoCoptic"/>
      </w:pPr>
      <w:r w:rsidRPr="00AB1781">
        <w:tab/>
        <w:t>and according to the cleanness of my hands in His eyes.</w:t>
      </w:r>
    </w:p>
    <w:p w14:paraId="3F89C48B" w14:textId="77777777" w:rsidR="00CF35A1" w:rsidRPr="00AB1781" w:rsidRDefault="00CF35A1" w:rsidP="00CF35A1">
      <w:pPr>
        <w:pStyle w:val="EnglishHangNoCoptic"/>
      </w:pPr>
      <w:r w:rsidRPr="00AB1781">
        <w:t xml:space="preserve">26 With a holy man, </w:t>
      </w:r>
      <w:r w:rsidR="001040C8">
        <w:t>You</w:t>
      </w:r>
      <w:r w:rsidRPr="00AB1781">
        <w:t xml:space="preserve"> </w:t>
      </w:r>
      <w:r w:rsidR="00C104A1">
        <w:t>are</w:t>
      </w:r>
      <w:r w:rsidRPr="00AB1781">
        <w:t xml:space="preserve"> holy;</w:t>
      </w:r>
    </w:p>
    <w:p w14:paraId="2345D214" w14:textId="77777777" w:rsidR="00CF35A1" w:rsidRPr="00AB1781" w:rsidRDefault="00CF35A1" w:rsidP="00CF35A1">
      <w:pPr>
        <w:pStyle w:val="EnglishHangEndNoCoptic"/>
      </w:pPr>
      <w:r w:rsidRPr="00AB1781">
        <w:tab/>
        <w:t xml:space="preserve">and with an innocent man </w:t>
      </w:r>
      <w:r w:rsidR="001040C8">
        <w:t>You</w:t>
      </w:r>
      <w:r w:rsidRPr="00AB1781">
        <w:t xml:space="preserve"> </w:t>
      </w:r>
      <w:r w:rsidR="001040C8" w:rsidRPr="00AB1781">
        <w:t>are</w:t>
      </w:r>
      <w:r w:rsidRPr="00AB1781">
        <w:t xml:space="preserve"> innocent.</w:t>
      </w:r>
    </w:p>
    <w:p w14:paraId="48990AFA" w14:textId="77777777" w:rsidR="00CF35A1" w:rsidRPr="00AB1781" w:rsidRDefault="00CF35A1" w:rsidP="00CF35A1">
      <w:pPr>
        <w:pStyle w:val="EnglishHangNoCoptic"/>
      </w:pPr>
      <w:r w:rsidRPr="00AB1781">
        <w:t xml:space="preserve">27 With the chosen </w:t>
      </w:r>
      <w:r w:rsidR="001040C8">
        <w:t>You</w:t>
      </w:r>
      <w:r w:rsidRPr="00AB1781">
        <w:t xml:space="preserve"> </w:t>
      </w:r>
      <w:r w:rsidR="001040C8" w:rsidRPr="00AB1781">
        <w:t>are</w:t>
      </w:r>
      <w:r w:rsidRPr="00AB1781">
        <w:t xml:space="preserve"> chosen,</w:t>
      </w:r>
    </w:p>
    <w:p w14:paraId="3246FE20" w14:textId="4EF8BE30" w:rsidR="00CF35A1" w:rsidRPr="00AB1781" w:rsidRDefault="00CF35A1" w:rsidP="00CF35A1">
      <w:pPr>
        <w:pStyle w:val="EnglishHangEndNoCoptic"/>
      </w:pPr>
      <w:r w:rsidRPr="00AB1781">
        <w:tab/>
      </w:r>
      <w:commentRangeStart w:id="242"/>
      <w:r w:rsidRPr="00AB1781">
        <w:t xml:space="preserve">and with the </w:t>
      </w:r>
      <w:r w:rsidR="007F516C">
        <w:t>twisted</w:t>
      </w:r>
      <w:r w:rsidRPr="00AB1781">
        <w:t xml:space="preserve"> </w:t>
      </w:r>
      <w:r w:rsidR="001040C8">
        <w:t>You</w:t>
      </w:r>
      <w:r w:rsidRPr="00AB1781">
        <w:t xml:space="preserve"> </w:t>
      </w:r>
      <w:r w:rsidR="00556387">
        <w:t>will</w:t>
      </w:r>
      <w:r w:rsidRPr="00AB1781">
        <w:t xml:space="preserve"> </w:t>
      </w:r>
      <w:r w:rsidR="007F516C">
        <w:t>be twist</w:t>
      </w:r>
      <w:commentRangeEnd w:id="242"/>
      <w:r w:rsidR="007F516C">
        <w:rPr>
          <w:rStyle w:val="CommentReference"/>
          <w:rFonts w:eastAsiaTheme="minorHAnsi" w:cstheme="minorBidi"/>
          <w:color w:val="auto"/>
          <w:lang w:val="en-CA"/>
        </w:rPr>
        <w:commentReference w:id="242"/>
      </w:r>
      <w:r w:rsidRPr="00AB1781">
        <w:t>.</w:t>
      </w:r>
      <w:r w:rsidRPr="00AB1781">
        <w:rPr>
          <w:rStyle w:val="FootnoteReference"/>
        </w:rPr>
        <w:footnoteReference w:id="89"/>
      </w:r>
    </w:p>
    <w:p w14:paraId="688FDB47" w14:textId="45EC6E70" w:rsidR="00CF35A1" w:rsidRPr="00AB1781" w:rsidRDefault="00CF35A1" w:rsidP="00CF35A1">
      <w:pPr>
        <w:pStyle w:val="EnglishHangNoCoptic"/>
      </w:pPr>
      <w:r w:rsidRPr="00AB1781">
        <w:t xml:space="preserve">28 For </w:t>
      </w:r>
      <w:r w:rsidR="001040C8">
        <w:t>You</w:t>
      </w:r>
      <w:r w:rsidRPr="00AB1781">
        <w:t xml:space="preserve"> </w:t>
      </w:r>
      <w:r w:rsidR="007F516C">
        <w:t xml:space="preserve">will </w:t>
      </w:r>
      <w:r w:rsidRPr="00AB1781">
        <w:t>save a humble people,</w:t>
      </w:r>
    </w:p>
    <w:p w14:paraId="71DC21D5" w14:textId="67DDE022" w:rsidR="00CF35A1" w:rsidRPr="00AB1781" w:rsidRDefault="00CF35A1" w:rsidP="00CF35A1">
      <w:pPr>
        <w:pStyle w:val="EnglishHangEndNoCoptic"/>
      </w:pPr>
      <w:r w:rsidRPr="00AB1781">
        <w:tab/>
        <w:t>and humble the eyes of the proud.</w:t>
      </w:r>
    </w:p>
    <w:p w14:paraId="250AEFED" w14:textId="77777777" w:rsidR="00CF35A1" w:rsidRPr="00AB1781" w:rsidRDefault="00CF35A1" w:rsidP="00CF35A1">
      <w:pPr>
        <w:pStyle w:val="EnglishHangNoCoptic"/>
      </w:pPr>
      <w:r w:rsidRPr="00AB1781">
        <w:t xml:space="preserve">29 For </w:t>
      </w:r>
      <w:r w:rsidR="001040C8">
        <w:t>You</w:t>
      </w:r>
      <w:r w:rsidRPr="00AB1781">
        <w:t xml:space="preserve"> </w:t>
      </w:r>
      <w:r w:rsidR="00556387">
        <w:t>will</w:t>
      </w:r>
      <w:r w:rsidRPr="00AB1781">
        <w:t xml:space="preserve"> light my lamp, O Lord;</w:t>
      </w:r>
    </w:p>
    <w:p w14:paraId="2FA32134" w14:textId="77777777" w:rsidR="00CF35A1" w:rsidRPr="00AB1781" w:rsidRDefault="00CF35A1" w:rsidP="00CF35A1">
      <w:pPr>
        <w:pStyle w:val="EnglishHangEndNoCoptic"/>
      </w:pPr>
      <w:r w:rsidRPr="00AB1781">
        <w:tab/>
        <w:t xml:space="preserve">my God, </w:t>
      </w:r>
      <w:r w:rsidR="001040C8">
        <w:t>You</w:t>
      </w:r>
      <w:r w:rsidRPr="00AB1781">
        <w:t xml:space="preserve"> </w:t>
      </w:r>
      <w:r w:rsidR="00556387">
        <w:t>will</w:t>
      </w:r>
      <w:r w:rsidRPr="00AB1781">
        <w:t xml:space="preserve"> enlighten my darkness.</w:t>
      </w:r>
      <w:r w:rsidRPr="00AB1781">
        <w:rPr>
          <w:rStyle w:val="FootnoteReference"/>
        </w:rPr>
        <w:footnoteReference w:id="90"/>
      </w:r>
    </w:p>
    <w:p w14:paraId="203D9405" w14:textId="2017FF0F" w:rsidR="00CF35A1" w:rsidRPr="00AB1781" w:rsidRDefault="00CF35A1" w:rsidP="00CF35A1">
      <w:pPr>
        <w:pStyle w:val="EnglishHangNoCoptic"/>
      </w:pPr>
      <w:r w:rsidRPr="00AB1781">
        <w:t xml:space="preserve">30 For in </w:t>
      </w:r>
      <w:r w:rsidR="001040C8">
        <w:t>You</w:t>
      </w:r>
      <w:r w:rsidRPr="00AB1781">
        <w:t xml:space="preserve"> I </w:t>
      </w:r>
      <w:r w:rsidR="006303CE">
        <w:t>will be</w:t>
      </w:r>
      <w:r w:rsidRPr="00AB1781">
        <w:t xml:space="preserve"> delivered from temptation,</w:t>
      </w:r>
    </w:p>
    <w:p w14:paraId="75644C45" w14:textId="6E20486C" w:rsidR="00CF35A1" w:rsidRPr="00AB1781" w:rsidRDefault="00CF35A1" w:rsidP="00CF35A1">
      <w:pPr>
        <w:pStyle w:val="EnglishHangEndNoCoptic"/>
      </w:pPr>
      <w:r w:rsidRPr="00AB1781">
        <w:tab/>
        <w:t xml:space="preserve">and through my God I </w:t>
      </w:r>
      <w:r w:rsidR="006303CE">
        <w:t>will</w:t>
      </w:r>
      <w:r w:rsidRPr="00AB1781">
        <w:t xml:space="preserve"> scale </w:t>
      </w:r>
      <w:r w:rsidR="007F516C">
        <w:t>a</w:t>
      </w:r>
      <w:r w:rsidRPr="00AB1781">
        <w:t xml:space="preserve"> wall.</w:t>
      </w:r>
    </w:p>
    <w:p w14:paraId="23CEE5B5" w14:textId="77777777" w:rsidR="00CF35A1" w:rsidRPr="00AB1781" w:rsidRDefault="00CF35A1" w:rsidP="00CF35A1">
      <w:pPr>
        <w:pStyle w:val="EnglishHangNoCoptic"/>
      </w:pPr>
      <w:r w:rsidRPr="00AB1781">
        <w:t>31 As for my God, His way is perfect;</w:t>
      </w:r>
    </w:p>
    <w:p w14:paraId="534F274C" w14:textId="5F555B74" w:rsidR="00CF35A1" w:rsidRPr="00AB1781" w:rsidRDefault="00CF35A1" w:rsidP="00CF35A1">
      <w:pPr>
        <w:pStyle w:val="EnglishHangNoCoptic"/>
      </w:pPr>
      <w:r w:rsidRPr="00AB1781">
        <w:tab/>
        <w:t xml:space="preserve">the </w:t>
      </w:r>
      <w:r w:rsidR="006303CE">
        <w:t>sayings</w:t>
      </w:r>
      <w:r w:rsidRPr="00AB1781">
        <w:t xml:space="preserve"> of the Lord are tried by fire;</w:t>
      </w:r>
    </w:p>
    <w:p w14:paraId="1EA36095" w14:textId="77777777" w:rsidR="00CF35A1" w:rsidRPr="00AB1781" w:rsidRDefault="00CF35A1" w:rsidP="00CF35A1">
      <w:pPr>
        <w:pStyle w:val="EnglishHangEndNoCoptic"/>
      </w:pPr>
      <w:r w:rsidRPr="00AB1781">
        <w:tab/>
        <w:t>He is the protector of all who trust in Him.</w:t>
      </w:r>
    </w:p>
    <w:p w14:paraId="7CBD0306" w14:textId="77777777" w:rsidR="00CF35A1" w:rsidRPr="00AB1781" w:rsidRDefault="00CF35A1" w:rsidP="00CF35A1">
      <w:pPr>
        <w:pStyle w:val="EnglishHangNoCoptic"/>
      </w:pPr>
      <w:r w:rsidRPr="00AB1781">
        <w:t>32 For who is God but the Lord,</w:t>
      </w:r>
    </w:p>
    <w:p w14:paraId="7A2A07A5" w14:textId="77777777" w:rsidR="00CF35A1" w:rsidRPr="00AB1781" w:rsidRDefault="00CF35A1" w:rsidP="00CF35A1">
      <w:pPr>
        <w:pStyle w:val="EnglishHangEndNoCoptic"/>
      </w:pPr>
      <w:r w:rsidRPr="00AB1781">
        <w:tab/>
        <w:t>and who is God but our God?</w:t>
      </w:r>
    </w:p>
    <w:p w14:paraId="3974388E" w14:textId="77777777" w:rsidR="00CF35A1" w:rsidRPr="00AB1781" w:rsidRDefault="00CF35A1" w:rsidP="00CF35A1">
      <w:pPr>
        <w:pStyle w:val="EnglishHangNoCoptic"/>
      </w:pPr>
      <w:r w:rsidRPr="00AB1781">
        <w:t>33 It is God Who girds me with strength,</w:t>
      </w:r>
    </w:p>
    <w:p w14:paraId="3AAA83EA" w14:textId="77777777" w:rsidR="00CF35A1" w:rsidRPr="00AB1781" w:rsidRDefault="00CF35A1" w:rsidP="00CF35A1">
      <w:pPr>
        <w:pStyle w:val="EnglishHangEndNoCoptic"/>
      </w:pPr>
      <w:r w:rsidRPr="00AB1781">
        <w:tab/>
        <w:t>and makes my way perfect.</w:t>
      </w:r>
    </w:p>
    <w:p w14:paraId="3A938A2A" w14:textId="5B24DEA8" w:rsidR="00CF35A1" w:rsidRPr="00AB1781" w:rsidRDefault="00CF35A1" w:rsidP="00CF35A1">
      <w:pPr>
        <w:pStyle w:val="EnglishHangNoCoptic"/>
      </w:pPr>
      <w:r w:rsidRPr="00AB1781">
        <w:t xml:space="preserve">34 </w:t>
      </w:r>
      <w:r w:rsidR="006303CE">
        <w:t>Who</w:t>
      </w:r>
      <w:r w:rsidRPr="00AB1781">
        <w:t xml:space="preserve"> makes my feet like deer’s feet,</w:t>
      </w:r>
    </w:p>
    <w:p w14:paraId="49284526" w14:textId="331DEC51" w:rsidR="00CF35A1" w:rsidRPr="00AB1781" w:rsidRDefault="00CF35A1" w:rsidP="00CF35A1">
      <w:pPr>
        <w:pStyle w:val="EnglishHangEndNoCoptic"/>
      </w:pPr>
      <w:r w:rsidRPr="00AB1781">
        <w:tab/>
        <w:t xml:space="preserve">and sets me </w:t>
      </w:r>
      <w:r w:rsidR="002E1524">
        <w:t>up</w:t>
      </w:r>
      <w:r w:rsidRPr="00AB1781">
        <w:t xml:space="preserve">on the </w:t>
      </w:r>
      <w:r w:rsidR="002E1524">
        <w:t>high places;</w:t>
      </w:r>
    </w:p>
    <w:p w14:paraId="28F19F1E" w14:textId="04A20EEE" w:rsidR="00CF35A1" w:rsidRPr="00AB1781" w:rsidRDefault="006303CE" w:rsidP="00CF35A1">
      <w:pPr>
        <w:pStyle w:val="EnglishHangNoCoptic"/>
      </w:pPr>
      <w:r>
        <w:t>35 Who trains my hands for war;</w:t>
      </w:r>
    </w:p>
    <w:p w14:paraId="58721358" w14:textId="525CF61F" w:rsidR="00CF35A1" w:rsidRPr="00AB1781" w:rsidRDefault="006303CE" w:rsidP="00CF35A1">
      <w:pPr>
        <w:pStyle w:val="EnglishHangEndNoCoptic"/>
      </w:pPr>
      <w:r>
        <w:tab/>
        <w:t>a</w:t>
      </w:r>
      <w:r w:rsidR="00CF35A1" w:rsidRPr="00AB1781">
        <w:t xml:space="preserve">nd </w:t>
      </w:r>
      <w:r w:rsidR="001040C8">
        <w:t>You</w:t>
      </w:r>
      <w:r w:rsidR="00CF35A1" w:rsidRPr="00AB1781">
        <w:t xml:space="preserve"> made my arms like a </w:t>
      </w:r>
      <w:r w:rsidR="002E1524">
        <w:t xml:space="preserve">bronze </w:t>
      </w:r>
      <w:r w:rsidR="00CF35A1" w:rsidRPr="00AB1781">
        <w:t>bow.</w:t>
      </w:r>
    </w:p>
    <w:p w14:paraId="2B5D01D1" w14:textId="602C5204" w:rsidR="00CF35A1" w:rsidRPr="00AB1781" w:rsidRDefault="00CF35A1" w:rsidP="00CF35A1">
      <w:pPr>
        <w:pStyle w:val="EnglishHangNoCoptic"/>
      </w:pPr>
      <w:r w:rsidRPr="00AB1781">
        <w:lastRenderedPageBreak/>
        <w:t xml:space="preserve">36 </w:t>
      </w:r>
      <w:r w:rsidR="001040C8">
        <w:t>You</w:t>
      </w:r>
      <w:r w:rsidRPr="00AB1781">
        <w:t xml:space="preserve"> </w:t>
      </w:r>
      <w:r w:rsidR="00556387">
        <w:t>have</w:t>
      </w:r>
      <w:r w:rsidRPr="00AB1781">
        <w:t xml:space="preserve"> given me the </w:t>
      </w:r>
      <w:r w:rsidR="002E1524" w:rsidRPr="00AB1781">
        <w:t>defense</w:t>
      </w:r>
      <w:r w:rsidRPr="00AB1781">
        <w:t xml:space="preserve"> of </w:t>
      </w:r>
      <w:r w:rsidR="00E570CB">
        <w:t>Your</w:t>
      </w:r>
      <w:r w:rsidRPr="00AB1781">
        <w:t xml:space="preserve"> salvation,</w:t>
      </w:r>
    </w:p>
    <w:p w14:paraId="2A1B8984" w14:textId="77777777" w:rsidR="00CF35A1" w:rsidRPr="00AB1781" w:rsidRDefault="00CF35A1" w:rsidP="00CF35A1">
      <w:pPr>
        <w:pStyle w:val="EnglishHangNoCoptic"/>
      </w:pPr>
      <w:r w:rsidRPr="00AB1781">
        <w:tab/>
        <w:t xml:space="preserve">and </w:t>
      </w:r>
      <w:r w:rsidR="00E570CB">
        <w:t>Your</w:t>
      </w:r>
      <w:r w:rsidRPr="00AB1781">
        <w:t xml:space="preserve"> right hand has upheld me;</w:t>
      </w:r>
    </w:p>
    <w:p w14:paraId="7D775794" w14:textId="77777777" w:rsidR="00CF35A1" w:rsidRPr="00AB1781" w:rsidRDefault="00CF35A1" w:rsidP="00CF35A1">
      <w:pPr>
        <w:pStyle w:val="EnglishHangEndNoCoptic"/>
      </w:pPr>
      <w:r w:rsidRPr="00AB1781">
        <w:tab/>
        <w:t xml:space="preserve">and </w:t>
      </w:r>
      <w:r w:rsidR="00E570CB">
        <w:t>Your</w:t>
      </w:r>
      <w:r w:rsidRPr="00AB1781">
        <w:t xml:space="preserve"> correction teaches me.</w:t>
      </w:r>
    </w:p>
    <w:p w14:paraId="6667C5AB" w14:textId="77777777" w:rsidR="00CF35A1" w:rsidRPr="00AB1781" w:rsidRDefault="00CF35A1" w:rsidP="00CF35A1">
      <w:pPr>
        <w:pStyle w:val="EnglishHangNoCoptic"/>
      </w:pPr>
      <w:r w:rsidRPr="00AB1781">
        <w:t xml:space="preserve">37 </w:t>
      </w:r>
      <w:r w:rsidR="001040C8">
        <w:t>You</w:t>
      </w:r>
      <w:r w:rsidRPr="00AB1781">
        <w:t xml:space="preserve"> </w:t>
      </w:r>
      <w:r w:rsidR="00556387">
        <w:t>have</w:t>
      </w:r>
      <w:r w:rsidRPr="00AB1781">
        <w:t xml:space="preserve"> stretched my strides beneath me,</w:t>
      </w:r>
      <w:r w:rsidRPr="00AB1781">
        <w:rPr>
          <w:rStyle w:val="FootnoteReference"/>
        </w:rPr>
        <w:footnoteReference w:id="91"/>
      </w:r>
    </w:p>
    <w:p w14:paraId="36172988" w14:textId="4CCB667C" w:rsidR="00CF35A1" w:rsidRPr="00CF35A1" w:rsidRDefault="00CF35A1" w:rsidP="00CF35A1">
      <w:pPr>
        <w:pStyle w:val="EnglishHangEndNoCoptic"/>
      </w:pPr>
      <w:r w:rsidRPr="00AB1781">
        <w:tab/>
        <w:t xml:space="preserve">and my </w:t>
      </w:r>
      <w:r w:rsidR="002E1524">
        <w:t>footsteps did not weaken</w:t>
      </w:r>
      <w:r w:rsidRPr="00AB1781">
        <w:t>.</w:t>
      </w:r>
    </w:p>
    <w:p w14:paraId="31A11C46" w14:textId="77777777" w:rsidR="00CF35A1" w:rsidRPr="00AB1781" w:rsidRDefault="00CF35A1" w:rsidP="00CF35A1">
      <w:pPr>
        <w:pStyle w:val="EnglishHangNoCoptic"/>
      </w:pPr>
      <w:r w:rsidRPr="00AB1781">
        <w:t>38 I will pursue my enemies and overtake them;</w:t>
      </w:r>
    </w:p>
    <w:p w14:paraId="0CC6896B" w14:textId="361C099F" w:rsidR="00CF35A1" w:rsidRPr="00AB1781" w:rsidRDefault="00CF35A1" w:rsidP="00CF35A1">
      <w:pPr>
        <w:pStyle w:val="EnglishHangEndNoCoptic"/>
      </w:pPr>
      <w:r w:rsidRPr="00AB1781">
        <w:tab/>
        <w:t xml:space="preserve">and I will not turn back </w:t>
      </w:r>
      <w:r w:rsidR="002E1524">
        <w:t>un</w:t>
      </w:r>
      <w:r w:rsidR="002E1524" w:rsidRPr="00AB1781">
        <w:t>til</w:t>
      </w:r>
      <w:r w:rsidRPr="00AB1781">
        <w:t xml:space="preserve"> they </w:t>
      </w:r>
      <w:r w:rsidR="002E1524">
        <w:t>fail</w:t>
      </w:r>
      <w:r w:rsidRPr="00AB1781">
        <w:t>.</w:t>
      </w:r>
    </w:p>
    <w:p w14:paraId="37927522" w14:textId="77777777" w:rsidR="00CF35A1" w:rsidRPr="00AB1781" w:rsidRDefault="00CF35A1" w:rsidP="00CF35A1">
      <w:pPr>
        <w:pStyle w:val="EnglishHangNoCoptic"/>
      </w:pPr>
      <w:r w:rsidRPr="00AB1781">
        <w:t>39 I will crush them and they will be unable to stand;</w:t>
      </w:r>
    </w:p>
    <w:p w14:paraId="08A47A16" w14:textId="77777777" w:rsidR="00CF35A1" w:rsidRPr="00AB1781" w:rsidRDefault="00CF35A1" w:rsidP="00CF35A1">
      <w:pPr>
        <w:pStyle w:val="EnglishHangEndNoCoptic"/>
      </w:pPr>
      <w:r w:rsidRPr="00AB1781">
        <w:tab/>
        <w:t>they will fall under my feet.</w:t>
      </w:r>
    </w:p>
    <w:p w14:paraId="28EC6494" w14:textId="77777777" w:rsidR="00CF35A1" w:rsidRPr="00AB1781" w:rsidRDefault="00CF35A1" w:rsidP="00CF35A1">
      <w:pPr>
        <w:pStyle w:val="EnglishHangNoCoptic"/>
      </w:pPr>
      <w:r w:rsidRPr="00AB1781">
        <w:t xml:space="preserve">40 For </w:t>
      </w:r>
      <w:r w:rsidR="001040C8">
        <w:t>You</w:t>
      </w:r>
      <w:r w:rsidRPr="00AB1781">
        <w:t xml:space="preserve"> </w:t>
      </w:r>
      <w:r w:rsidR="00556387">
        <w:t>have</w:t>
      </w:r>
      <w:r w:rsidRPr="00AB1781">
        <w:t xml:space="preserve"> girded me with strength for battle,</w:t>
      </w:r>
    </w:p>
    <w:p w14:paraId="0FDB394A" w14:textId="7B237861" w:rsidR="00CF35A1" w:rsidRPr="00AB1781" w:rsidRDefault="00CF35A1" w:rsidP="00CF35A1">
      <w:pPr>
        <w:pStyle w:val="EnglishHangEndNoCoptic"/>
      </w:pPr>
      <w:r w:rsidRPr="00AB1781">
        <w:tab/>
        <w:t xml:space="preserve">and </w:t>
      </w:r>
      <w:r w:rsidR="00556387">
        <w:t>have</w:t>
      </w:r>
      <w:r w:rsidRPr="00AB1781">
        <w:t xml:space="preserve"> subdued under me all </w:t>
      </w:r>
      <w:r w:rsidR="002E1524">
        <w:t>who rose against me.</w:t>
      </w:r>
    </w:p>
    <w:p w14:paraId="68319636" w14:textId="661ED5D6" w:rsidR="00CF35A1" w:rsidRPr="00AB1781" w:rsidRDefault="00CF35A1" w:rsidP="00CF35A1">
      <w:pPr>
        <w:pStyle w:val="EnglishHangNoCoptic"/>
      </w:pPr>
      <w:r w:rsidRPr="00AB1781">
        <w:t xml:space="preserve">41 And </w:t>
      </w:r>
      <w:r w:rsidR="001040C8">
        <w:t>You</w:t>
      </w:r>
      <w:r w:rsidRPr="00AB1781">
        <w:t xml:space="preserve"> </w:t>
      </w:r>
      <w:r w:rsidR="00556387">
        <w:t>have</w:t>
      </w:r>
      <w:r w:rsidRPr="00AB1781">
        <w:t xml:space="preserve"> </w:t>
      </w:r>
      <w:r w:rsidR="00683A35">
        <w:t>made</w:t>
      </w:r>
      <w:r w:rsidRPr="00AB1781">
        <w:t xml:space="preserve"> my enemies to turn their backs to me,</w:t>
      </w:r>
    </w:p>
    <w:p w14:paraId="515C76A6" w14:textId="77777777" w:rsidR="00CF35A1" w:rsidRPr="00AB1781" w:rsidRDefault="00CF35A1" w:rsidP="00CF35A1">
      <w:pPr>
        <w:pStyle w:val="EnglishHangEndNoCoptic"/>
      </w:pPr>
      <w:r w:rsidRPr="00AB1781">
        <w:tab/>
        <w:t>and utterly destroyed those who hate me.</w:t>
      </w:r>
    </w:p>
    <w:p w14:paraId="6340A0C2" w14:textId="77777777" w:rsidR="00CF35A1" w:rsidRPr="00AB1781" w:rsidRDefault="00CF35A1" w:rsidP="00CF35A1">
      <w:pPr>
        <w:pStyle w:val="EnglishHangNoCoptic"/>
      </w:pPr>
      <w:r w:rsidRPr="00AB1781">
        <w:t>42 They cried for help, but there was none to save them;</w:t>
      </w:r>
    </w:p>
    <w:p w14:paraId="4164263E" w14:textId="77777777" w:rsidR="00CF35A1" w:rsidRPr="00AB1781" w:rsidRDefault="00CF35A1" w:rsidP="00CF35A1">
      <w:pPr>
        <w:pStyle w:val="EnglishHangEndNoCoptic"/>
      </w:pPr>
      <w:r w:rsidRPr="00AB1781">
        <w:tab/>
        <w:t>they cried to the Lord, but He did not answer them.</w:t>
      </w:r>
    </w:p>
    <w:p w14:paraId="3A1BE45A" w14:textId="0EE4CB80" w:rsidR="00CF35A1" w:rsidRPr="00AB1781" w:rsidRDefault="00CF35A1" w:rsidP="00CF35A1">
      <w:pPr>
        <w:pStyle w:val="EnglishHangNoCoptic"/>
      </w:pPr>
      <w:r w:rsidRPr="00AB1781">
        <w:t xml:space="preserve">43 I will </w:t>
      </w:r>
      <w:r w:rsidR="00FD0422">
        <w:t>pulverize them like dust before</w:t>
      </w:r>
      <w:r w:rsidRPr="00AB1781">
        <w:t xml:space="preserve"> th</w:t>
      </w:r>
      <w:r w:rsidR="00FD0422">
        <w:t>e wind;</w:t>
      </w:r>
    </w:p>
    <w:p w14:paraId="5B1423A4" w14:textId="3EBABA40" w:rsidR="00CF35A1" w:rsidRPr="00AB1781" w:rsidRDefault="00CF35A1" w:rsidP="00CF35A1">
      <w:pPr>
        <w:pStyle w:val="EnglishHangEndNoCoptic"/>
      </w:pPr>
      <w:r w:rsidRPr="00AB1781">
        <w:tab/>
        <w:t xml:space="preserve">I will </w:t>
      </w:r>
      <w:r w:rsidR="00FD0422">
        <w:t>grind them down</w:t>
      </w:r>
      <w:r w:rsidRPr="00AB1781">
        <w:t xml:space="preserve"> like</w:t>
      </w:r>
      <w:r w:rsidR="00FD0422">
        <w:t xml:space="preserve"> the</w:t>
      </w:r>
      <w:r w:rsidRPr="00AB1781">
        <w:t xml:space="preserve"> mud in the streets.</w:t>
      </w:r>
    </w:p>
    <w:p w14:paraId="2EA82757" w14:textId="58494DD8" w:rsidR="00CF35A1" w:rsidRPr="00AB1781" w:rsidRDefault="00CF35A1" w:rsidP="00CF35A1">
      <w:pPr>
        <w:pStyle w:val="EnglishHangNoCoptic"/>
      </w:pPr>
      <w:r w:rsidRPr="00AB1781">
        <w:t xml:space="preserve">44 Deliver </w:t>
      </w:r>
      <w:r w:rsidR="00FD0422">
        <w:t>me from this people’s arguments;</w:t>
      </w:r>
    </w:p>
    <w:p w14:paraId="03FA0981" w14:textId="171948E3"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w:t>
      </w:r>
      <w:r w:rsidR="00FD0422">
        <w:t>establish me as the head of nations;</w:t>
      </w:r>
    </w:p>
    <w:p w14:paraId="2A4B45A0" w14:textId="40085C6A" w:rsidR="00CF35A1" w:rsidRPr="00AB1781" w:rsidRDefault="006303CE" w:rsidP="00CF35A1">
      <w:pPr>
        <w:pStyle w:val="EnglishHangEndNoCoptic"/>
      </w:pPr>
      <w:r>
        <w:tab/>
        <w:t>a</w:t>
      </w:r>
      <w:r w:rsidR="00CF35A1" w:rsidRPr="00AB1781">
        <w:t xml:space="preserve"> people I did not know have served me.</w:t>
      </w:r>
    </w:p>
    <w:p w14:paraId="24BAC19A" w14:textId="77777777" w:rsidR="00CF35A1" w:rsidRPr="00AB1781" w:rsidRDefault="00CF35A1" w:rsidP="00CF35A1">
      <w:pPr>
        <w:pStyle w:val="EnglishHangNoCoptic"/>
      </w:pPr>
      <w:r w:rsidRPr="00AB1781">
        <w:t>45 As soon as they heard of me they obeyed me.</w:t>
      </w:r>
    </w:p>
    <w:p w14:paraId="2BA1E672" w14:textId="1F7A94E9" w:rsidR="00CF35A1" w:rsidRPr="00AB1781" w:rsidRDefault="00CF35A1" w:rsidP="00CF35A1">
      <w:pPr>
        <w:pStyle w:val="EnglishHangEndNoCoptic"/>
      </w:pPr>
      <w:r w:rsidRPr="00AB1781">
        <w:tab/>
        <w:t xml:space="preserve">But the </w:t>
      </w:r>
      <w:r w:rsidR="006303CE">
        <w:t>sons of strangers</w:t>
      </w:r>
      <w:r w:rsidRPr="00AB1781">
        <w:t xml:space="preserve"> </w:t>
      </w:r>
      <w:r w:rsidR="006303CE">
        <w:t>lied</w:t>
      </w:r>
      <w:r w:rsidRPr="00AB1781">
        <w:t xml:space="preserve"> to Me.</w:t>
      </w:r>
      <w:r w:rsidRPr="00AB1781">
        <w:rPr>
          <w:rStyle w:val="FootnoteReference"/>
        </w:rPr>
        <w:footnoteReference w:id="92"/>
      </w:r>
    </w:p>
    <w:p w14:paraId="7D127169" w14:textId="076284C6" w:rsidR="00CF35A1" w:rsidRPr="00AB1781" w:rsidRDefault="00CF35A1" w:rsidP="00CF35A1">
      <w:pPr>
        <w:pStyle w:val="EnglishHangNoCoptic"/>
      </w:pPr>
      <w:r w:rsidRPr="00AB1781">
        <w:t xml:space="preserve">46 </w:t>
      </w:r>
      <w:r w:rsidR="006303CE">
        <w:t>Sons of strangers</w:t>
      </w:r>
      <w:r w:rsidRPr="00AB1781">
        <w:t xml:space="preserve"> have grown old</w:t>
      </w:r>
      <w:r w:rsidR="00FD0422">
        <w:t>,</w:t>
      </w:r>
    </w:p>
    <w:p w14:paraId="4795CCB8" w14:textId="724F3721" w:rsidR="00CF35A1" w:rsidRPr="00AB1781" w:rsidRDefault="00CF35A1" w:rsidP="00CF35A1">
      <w:pPr>
        <w:pStyle w:val="EnglishHangEndNoCoptic"/>
      </w:pPr>
      <w:r w:rsidRPr="00AB1781">
        <w:tab/>
        <w:t>and limped from their paths.</w:t>
      </w:r>
    </w:p>
    <w:p w14:paraId="58DB872F" w14:textId="02CD90BC" w:rsidR="00CF35A1" w:rsidRPr="00AB1781" w:rsidRDefault="00CF35A1" w:rsidP="00CF35A1">
      <w:pPr>
        <w:pStyle w:val="EnglishHangNoCoptic"/>
      </w:pPr>
      <w:r w:rsidRPr="00AB1781">
        <w:t xml:space="preserve">47 </w:t>
      </w:r>
      <w:r w:rsidR="00FD0422">
        <w:t xml:space="preserve">The Lord lives! And </w:t>
      </w:r>
      <w:r w:rsidR="00BF5582">
        <w:t xml:space="preserve">my God is </w:t>
      </w:r>
      <w:r w:rsidR="00FD0422">
        <w:t>blessed;</w:t>
      </w:r>
    </w:p>
    <w:p w14:paraId="78DDF5D4" w14:textId="230387E0" w:rsidR="00CF35A1" w:rsidRPr="00AB1781" w:rsidRDefault="00CF35A1" w:rsidP="00CF35A1">
      <w:pPr>
        <w:pStyle w:val="EnglishHangEndNoCoptic"/>
      </w:pPr>
      <w:r w:rsidRPr="00AB1781">
        <w:tab/>
        <w:t xml:space="preserve">and </w:t>
      </w:r>
      <w:r w:rsidR="00FD0422">
        <w:t>let</w:t>
      </w:r>
      <w:r w:rsidRPr="00AB1781">
        <w:t xml:space="preserve"> the God of my </w:t>
      </w:r>
      <w:r w:rsidR="006303CE">
        <w:t>salvation be exalted,</w:t>
      </w:r>
    </w:p>
    <w:p w14:paraId="762CCB76" w14:textId="77777777" w:rsidR="00CF35A1" w:rsidRPr="00AB1781" w:rsidRDefault="00CF35A1" w:rsidP="00CF35A1">
      <w:pPr>
        <w:pStyle w:val="EnglishHangNoCoptic"/>
      </w:pPr>
      <w:r w:rsidRPr="00AB1781">
        <w:t>48 the God Who sees that I am avenged,</w:t>
      </w:r>
    </w:p>
    <w:p w14:paraId="2F865B0A" w14:textId="701CBB34" w:rsidR="00CF35A1" w:rsidRPr="00AB1781" w:rsidRDefault="006303CE" w:rsidP="00CF35A1">
      <w:pPr>
        <w:pStyle w:val="EnglishHangEndNoCoptic"/>
      </w:pPr>
      <w:r>
        <w:tab/>
        <w:t>and subdues peoples under me,</w:t>
      </w:r>
    </w:p>
    <w:p w14:paraId="505F5B22" w14:textId="54C86188" w:rsidR="00CF35A1" w:rsidRPr="00AB1781" w:rsidRDefault="00CF35A1" w:rsidP="00CF35A1">
      <w:pPr>
        <w:pStyle w:val="EnglishHangNoCoptic"/>
      </w:pPr>
      <w:r w:rsidRPr="00AB1781">
        <w:lastRenderedPageBreak/>
        <w:t xml:space="preserve">49 </w:t>
      </w:r>
      <w:r w:rsidR="00FD0422">
        <w:t>my deliverer from angry enemies;</w:t>
      </w:r>
    </w:p>
    <w:p w14:paraId="753812A5" w14:textId="77777777" w:rsidR="00CF35A1" w:rsidRPr="00AB1781" w:rsidRDefault="00CF35A1" w:rsidP="00CF35A1">
      <w:pPr>
        <w:pStyle w:val="EnglishHangNoCoptic"/>
      </w:pPr>
      <w:r w:rsidRPr="00AB1781">
        <w:tab/>
      </w:r>
      <w:r w:rsidR="001040C8">
        <w:t>You</w:t>
      </w:r>
      <w:r w:rsidRPr="00AB1781">
        <w:t xml:space="preserve"> </w:t>
      </w:r>
      <w:r w:rsidR="00556387">
        <w:t>will</w:t>
      </w:r>
      <w:r w:rsidRPr="00AB1781">
        <w:t xml:space="preserve"> lift me above my aggressors.</w:t>
      </w:r>
    </w:p>
    <w:p w14:paraId="03304858" w14:textId="0AEC9957"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deliver me from </w:t>
      </w:r>
      <w:r w:rsidR="00FD0422">
        <w:t>the unrighteous ma</w:t>
      </w:r>
      <w:r w:rsidRPr="00AB1781">
        <w:t>n.</w:t>
      </w:r>
    </w:p>
    <w:p w14:paraId="6E5409F2" w14:textId="6D235520" w:rsidR="00CF35A1" w:rsidRPr="00AB1781" w:rsidRDefault="00CF35A1" w:rsidP="00CF35A1">
      <w:pPr>
        <w:pStyle w:val="EnglishHangNoCoptic"/>
      </w:pPr>
      <w:r w:rsidRPr="00AB1781">
        <w:t xml:space="preserve">50 Therefore I will </w:t>
      </w:r>
      <w:r w:rsidR="006303CE">
        <w:t>confess</w:t>
      </w:r>
      <w:r w:rsidR="006303CE">
        <w:rPr>
          <w:rStyle w:val="FootnoteReference"/>
        </w:rPr>
        <w:footnoteReference w:id="93"/>
      </w:r>
      <w:r w:rsidRPr="00AB1781">
        <w:t xml:space="preserve"> </w:t>
      </w:r>
      <w:r w:rsidR="001040C8">
        <w:t>You</w:t>
      </w:r>
    </w:p>
    <w:p w14:paraId="290E68AD" w14:textId="77777777" w:rsidR="00CF35A1" w:rsidRPr="00AB1781" w:rsidRDefault="00CF35A1" w:rsidP="00CF35A1">
      <w:pPr>
        <w:pStyle w:val="EnglishHangNoCoptic"/>
      </w:pPr>
      <w:r w:rsidRPr="00AB1781">
        <w:tab/>
        <w:t>among the nations, O Lord,</w:t>
      </w:r>
    </w:p>
    <w:p w14:paraId="28D284A6" w14:textId="453817BA" w:rsidR="00CF35A1" w:rsidRPr="00AB1781" w:rsidRDefault="00CF35A1" w:rsidP="00CF35A1">
      <w:pPr>
        <w:pStyle w:val="EnglishHangEndNoCoptic"/>
      </w:pPr>
      <w:r w:rsidRPr="00AB1781">
        <w:tab/>
        <w:t xml:space="preserve">and </w:t>
      </w:r>
      <w:r w:rsidR="00FD0422">
        <w:t xml:space="preserve">I </w:t>
      </w:r>
      <w:r w:rsidRPr="00AB1781">
        <w:t xml:space="preserve">will sing praise to </w:t>
      </w:r>
      <w:r w:rsidR="00E570CB">
        <w:t>Your</w:t>
      </w:r>
      <w:r w:rsidR="00FD0422">
        <w:t xml:space="preserve"> N</w:t>
      </w:r>
      <w:r w:rsidRPr="00AB1781">
        <w:t>ame.</w:t>
      </w:r>
      <w:r w:rsidRPr="00AB1781">
        <w:rPr>
          <w:rStyle w:val="FootnoteReference"/>
        </w:rPr>
        <w:footnoteReference w:id="94"/>
      </w:r>
    </w:p>
    <w:p w14:paraId="2F3798F1" w14:textId="77777777" w:rsidR="00CF35A1" w:rsidRPr="00AB1781" w:rsidRDefault="00CF35A1" w:rsidP="00CF35A1">
      <w:pPr>
        <w:pStyle w:val="EnglishHangNoCoptic"/>
      </w:pPr>
      <w:r w:rsidRPr="00AB1781">
        <w:t>51 Great is the salvation He grants to His King,</w:t>
      </w:r>
    </w:p>
    <w:p w14:paraId="02F317B7" w14:textId="77777777" w:rsidR="00CF35A1" w:rsidRPr="00AB1781" w:rsidRDefault="00CF35A1" w:rsidP="00CF35A1">
      <w:pPr>
        <w:pStyle w:val="EnglishHangNoCoptic"/>
      </w:pPr>
      <w:r w:rsidRPr="00AB1781">
        <w:tab/>
        <w:t>and the mercy He shows to His anointed,</w:t>
      </w:r>
    </w:p>
    <w:p w14:paraId="42E189DE" w14:textId="2D642549" w:rsidR="00CF35A1" w:rsidRDefault="00CF35A1" w:rsidP="00CF35A1">
      <w:pPr>
        <w:pStyle w:val="EnglishHangEndNoCoptic"/>
      </w:pPr>
      <w:r w:rsidRPr="00AB1781">
        <w:tab/>
        <w:t xml:space="preserve">to David and his Son </w:t>
      </w:r>
      <w:r w:rsidR="00A8396B">
        <w:t>forever</w:t>
      </w:r>
      <w:r w:rsidRPr="00AB1781">
        <w:t>.</w:t>
      </w:r>
      <w:r w:rsidRPr="00AB1781">
        <w:rPr>
          <w:rStyle w:val="FootnoteReference"/>
        </w:rPr>
        <w:footnoteReference w:id="95"/>
      </w:r>
    </w:p>
    <w:p w14:paraId="68778385" w14:textId="4BFD8645" w:rsidR="00F933DE" w:rsidRPr="00CF35A1" w:rsidRDefault="00F933DE" w:rsidP="00F933DE">
      <w:pPr>
        <w:pStyle w:val="Rubric"/>
      </w:pPr>
      <w:r>
        <w:t>Glory…</w:t>
      </w:r>
    </w:p>
    <w:p w14:paraId="6172E0F1" w14:textId="3B1F8218" w:rsidR="00CF35A1" w:rsidRPr="00CF35A1" w:rsidRDefault="002D71F0" w:rsidP="00BF0205">
      <w:pPr>
        <w:pStyle w:val="Heading4"/>
        <w:rPr>
          <w:rFonts w:ascii="FreeSerifAvvaShenouda" w:hAnsi="FreeSerifAvvaShenouda" w:cs="FreeSerifAvvaShenouda"/>
        </w:rPr>
      </w:pPr>
      <w:bookmarkStart w:id="243" w:name="_Ref412098373"/>
      <w:r>
        <w:t>Psalm</w:t>
      </w:r>
      <w:r w:rsidR="00CF35A1" w:rsidRPr="00AB1781">
        <w:t xml:space="preserve"> 18</w:t>
      </w:r>
      <w:r>
        <w:t xml:space="preserve">: </w:t>
      </w:r>
      <w:r w:rsidR="005A728E">
        <w:t>“</w:t>
      </w:r>
      <w:r>
        <w:t>The heavens declare the glory of Go</w:t>
      </w:r>
      <w:r w:rsidR="005453DF">
        <w:t>d”</w:t>
      </w:r>
      <w:bookmarkEnd w:id="243"/>
    </w:p>
    <w:p w14:paraId="0F2C5F7C" w14:textId="77777777" w:rsidR="00CF35A1" w:rsidRPr="007A1A59" w:rsidRDefault="00CF35A1" w:rsidP="007A1A59">
      <w:pPr>
        <w:jc w:val="center"/>
        <w:rPr>
          <w:b/>
        </w:rPr>
      </w:pPr>
      <w:r w:rsidRPr="007A1A59">
        <w:rPr>
          <w:b/>
        </w:rPr>
        <w:t>The Sun of Righteousness: His Works and Words</w:t>
      </w:r>
    </w:p>
    <w:p w14:paraId="3457DB09" w14:textId="77777777" w:rsidR="00CF35A1" w:rsidRPr="007A1A59" w:rsidRDefault="00CF35A1" w:rsidP="007A1A59">
      <w:pPr>
        <w:jc w:val="center"/>
        <w:rPr>
          <w:b/>
        </w:rPr>
      </w:pPr>
      <w:r w:rsidRPr="007A1A59">
        <w:rPr>
          <w:b/>
        </w:rPr>
        <w:t>Sweeter than Honey, More Precious than Gold</w:t>
      </w:r>
    </w:p>
    <w:p w14:paraId="297AAA95" w14:textId="67D2130A" w:rsidR="00F14AA6" w:rsidRDefault="00F14AA6" w:rsidP="00CF35A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w:t>
      </w:r>
    </w:p>
    <w:p w14:paraId="61EEE673" w14:textId="4D833F35" w:rsidR="00CF35A1" w:rsidRPr="00AB1781" w:rsidRDefault="00CF35A1" w:rsidP="00CF35A1">
      <w:pPr>
        <w:pStyle w:val="Rubric"/>
      </w:pPr>
      <w:r w:rsidRPr="00AB1781">
        <w:t>1 (</w:t>
      </w:r>
      <w:r w:rsidR="00D019CA">
        <w:t>For the end; a</w:t>
      </w:r>
      <w:r w:rsidRPr="00AB1781">
        <w:t xml:space="preserve"> Psalm by David)</w:t>
      </w:r>
    </w:p>
    <w:p w14:paraId="250BBF31" w14:textId="77777777" w:rsidR="00CF35A1" w:rsidRPr="00AB1781" w:rsidRDefault="00CF35A1" w:rsidP="00CF35A1">
      <w:pPr>
        <w:pStyle w:val="EnglishHangNoCoptic"/>
      </w:pPr>
      <w:r w:rsidRPr="00AB1781">
        <w:t>2 The heavens declare the glory of God,</w:t>
      </w:r>
    </w:p>
    <w:p w14:paraId="4EB2867A" w14:textId="35C6DABB" w:rsidR="00CF35A1" w:rsidRPr="00AB1781" w:rsidRDefault="00CF35A1" w:rsidP="00CF35A1">
      <w:pPr>
        <w:pStyle w:val="EnglishHangEndNoCoptic"/>
      </w:pPr>
      <w:r w:rsidRPr="00AB1781">
        <w:tab/>
        <w:t xml:space="preserve">and the firmament </w:t>
      </w:r>
      <w:r w:rsidR="00D019CA">
        <w:t>proclaims</w:t>
      </w:r>
      <w:r w:rsidRPr="00AB1781">
        <w:t xml:space="preserve"> the work of His hands.</w:t>
      </w:r>
    </w:p>
    <w:p w14:paraId="31DDE1B2" w14:textId="45C09300" w:rsidR="00CF35A1" w:rsidRPr="00AB1781" w:rsidRDefault="00CF35A1" w:rsidP="00CF35A1">
      <w:pPr>
        <w:pStyle w:val="EnglishHangNoCoptic"/>
      </w:pPr>
      <w:r w:rsidRPr="00AB1781">
        <w:t xml:space="preserve">3 Day </w:t>
      </w:r>
      <w:r w:rsidR="00D019CA">
        <w:t>after</w:t>
      </w:r>
      <w:r w:rsidR="00D019CA">
        <w:rPr>
          <w:rStyle w:val="FootnoteReference"/>
        </w:rPr>
        <w:footnoteReference w:id="96"/>
      </w:r>
      <w:r w:rsidRPr="00AB1781">
        <w:t xml:space="preserve"> day </w:t>
      </w:r>
      <w:r w:rsidR="00D019CA">
        <w:t>utters</w:t>
      </w:r>
      <w:r w:rsidRPr="00AB1781">
        <w:t xml:space="preserve"> </w:t>
      </w:r>
      <w:r w:rsidR="00D019CA">
        <w:t>speech</w:t>
      </w:r>
      <w:r w:rsidRPr="00AB1781">
        <w:t>,</w:t>
      </w:r>
    </w:p>
    <w:p w14:paraId="2828284E" w14:textId="231DB54A" w:rsidR="00CF35A1" w:rsidRPr="00AB1781" w:rsidRDefault="00CF35A1" w:rsidP="00CF35A1">
      <w:pPr>
        <w:pStyle w:val="EnglishHangEndNoCoptic"/>
      </w:pPr>
      <w:r w:rsidRPr="00AB1781">
        <w:tab/>
        <w:t xml:space="preserve">and night </w:t>
      </w:r>
      <w:r w:rsidR="00D019CA">
        <w:t>after</w:t>
      </w:r>
      <w:r w:rsidRPr="00AB1781">
        <w:t xml:space="preserve"> night imparts knowledge.</w:t>
      </w:r>
    </w:p>
    <w:p w14:paraId="279F0C7B" w14:textId="678DA502" w:rsidR="00CF35A1" w:rsidRPr="00AB1781" w:rsidRDefault="00CF35A1" w:rsidP="00CF35A1">
      <w:pPr>
        <w:pStyle w:val="EnglishHangNoCoptic"/>
      </w:pPr>
      <w:r w:rsidRPr="00AB1781">
        <w:t xml:space="preserve">4 There is no speech </w:t>
      </w:r>
      <w:r w:rsidR="006303CE">
        <w:t>nor</w:t>
      </w:r>
      <w:r w:rsidRPr="00AB1781">
        <w:t xml:space="preserve"> </w:t>
      </w:r>
      <w:r w:rsidR="006303CE">
        <w:t>language,</w:t>
      </w:r>
    </w:p>
    <w:p w14:paraId="1BAEA3DA" w14:textId="297A21E9" w:rsidR="00CF35A1" w:rsidRPr="00AB1781" w:rsidRDefault="00CF35A1" w:rsidP="00CF35A1">
      <w:pPr>
        <w:pStyle w:val="EnglishHangEndNoCoptic"/>
      </w:pPr>
      <w:r w:rsidRPr="00AB1781">
        <w:tab/>
      </w:r>
      <w:r w:rsidR="00D019CA">
        <w:t>in which their voices are not heard</w:t>
      </w:r>
      <w:r w:rsidRPr="00AB1781">
        <w:t>.</w:t>
      </w:r>
      <w:r w:rsidR="00D019CA">
        <w:rPr>
          <w:rStyle w:val="FootnoteReference"/>
        </w:rPr>
        <w:footnoteReference w:id="97"/>
      </w:r>
    </w:p>
    <w:p w14:paraId="15D09B85" w14:textId="26F35A58" w:rsidR="00CF35A1" w:rsidRPr="00AB1781" w:rsidRDefault="00CF35A1" w:rsidP="00CF35A1">
      <w:pPr>
        <w:pStyle w:val="EnglishHangNoCoptic"/>
      </w:pPr>
      <w:r w:rsidRPr="00AB1781">
        <w:t xml:space="preserve">5 </w:t>
      </w:r>
      <w:r w:rsidR="00D019CA">
        <w:t>T</w:t>
      </w:r>
      <w:r w:rsidRPr="00AB1781">
        <w:t xml:space="preserve">heir message </w:t>
      </w:r>
      <w:r w:rsidR="006303CE">
        <w:t>went</w:t>
      </w:r>
      <w:r w:rsidR="006303CE" w:rsidRPr="00AB1781">
        <w:t xml:space="preserve"> </w:t>
      </w:r>
      <w:r w:rsidRPr="00AB1781">
        <w:t>out into all the earth,</w:t>
      </w:r>
    </w:p>
    <w:p w14:paraId="7EEAEF11" w14:textId="77777777" w:rsidR="00CF35A1" w:rsidRPr="00AB1781" w:rsidRDefault="00CF35A1" w:rsidP="00CF35A1">
      <w:pPr>
        <w:pStyle w:val="EnglishHangEndNoCoptic"/>
      </w:pPr>
      <w:r w:rsidRPr="00AB1781">
        <w:tab/>
        <w:t>and their words to the ends of the world.</w:t>
      </w:r>
      <w:r w:rsidRPr="00AB1781">
        <w:rPr>
          <w:rStyle w:val="FootnoteReference"/>
        </w:rPr>
        <w:footnoteReference w:id="98"/>
      </w:r>
    </w:p>
    <w:p w14:paraId="15E25065" w14:textId="001D18DA" w:rsidR="00CF35A1" w:rsidRPr="00AB1781" w:rsidRDefault="00CF35A1" w:rsidP="00CF35A1">
      <w:pPr>
        <w:pStyle w:val="EnglishHangNoCoptic"/>
      </w:pPr>
      <w:r w:rsidRPr="00AB1781">
        <w:t xml:space="preserve">6 He has set His </w:t>
      </w:r>
      <w:r w:rsidR="005E2409">
        <w:t>tabernacle</w:t>
      </w:r>
      <w:r w:rsidR="005E2409">
        <w:rPr>
          <w:rStyle w:val="FootnoteReference"/>
        </w:rPr>
        <w:footnoteReference w:id="99"/>
      </w:r>
      <w:r w:rsidRPr="00AB1781">
        <w:t xml:space="preserve"> in the sun;</w:t>
      </w:r>
      <w:r w:rsidRPr="00AB1781">
        <w:rPr>
          <w:rStyle w:val="FootnoteReference"/>
        </w:rPr>
        <w:footnoteReference w:id="100"/>
      </w:r>
    </w:p>
    <w:p w14:paraId="2632F7DA" w14:textId="38B07F06" w:rsidR="00CF35A1" w:rsidRPr="00AB1781" w:rsidRDefault="00CF35A1" w:rsidP="00CF35A1">
      <w:pPr>
        <w:pStyle w:val="EnglishHangNoCoptic"/>
      </w:pPr>
      <w:r w:rsidRPr="00AB1781">
        <w:tab/>
        <w:t xml:space="preserve">and He is like a bridegroom coming out of </w:t>
      </w:r>
      <w:r w:rsidR="005E2409">
        <w:t>bridal chamber,</w:t>
      </w:r>
    </w:p>
    <w:p w14:paraId="0C5B32C7" w14:textId="2B172124" w:rsidR="00CF35A1" w:rsidRPr="00AB1781" w:rsidRDefault="00CF35A1" w:rsidP="00CF35A1">
      <w:pPr>
        <w:pStyle w:val="EnglishHangEndNoCoptic"/>
      </w:pPr>
      <w:r w:rsidRPr="00AB1781">
        <w:tab/>
      </w:r>
      <w:r w:rsidR="005E2409">
        <w:t>rejoicing</w:t>
      </w:r>
      <w:r w:rsidRPr="00AB1781">
        <w:t xml:space="preserve"> like a</w:t>
      </w:r>
      <w:r w:rsidR="005E2409">
        <w:t xml:space="preserve"> strong man</w:t>
      </w:r>
      <w:r w:rsidR="005E2409">
        <w:rPr>
          <w:rStyle w:val="FootnoteReference"/>
        </w:rPr>
        <w:footnoteReference w:id="101"/>
      </w:r>
      <w:r w:rsidR="005E2409">
        <w:t xml:space="preserve"> </w:t>
      </w:r>
      <w:r w:rsidRPr="00AB1781">
        <w:t xml:space="preserve">to run </w:t>
      </w:r>
      <w:r w:rsidR="005E2409">
        <w:t>His race</w:t>
      </w:r>
      <w:r w:rsidRPr="00AB1781">
        <w:t>.</w:t>
      </w:r>
    </w:p>
    <w:p w14:paraId="21B7A1D6" w14:textId="2356A0B1" w:rsidR="00CF35A1" w:rsidRPr="00AB1781" w:rsidRDefault="00CF35A1" w:rsidP="00CF35A1">
      <w:pPr>
        <w:pStyle w:val="EnglishHangNoCoptic"/>
      </w:pPr>
      <w:r w:rsidRPr="00AB1781">
        <w:lastRenderedPageBreak/>
        <w:t xml:space="preserve">7 </w:t>
      </w:r>
      <w:r w:rsidR="005E2409">
        <w:t>He</w:t>
      </w:r>
      <w:r w:rsidR="005E2409">
        <w:rPr>
          <w:rStyle w:val="FootnoteReference"/>
        </w:rPr>
        <w:footnoteReference w:id="102"/>
      </w:r>
      <w:r w:rsidR="005E2409">
        <w:t xml:space="preserve"> begins at one end of the sky</w:t>
      </w:r>
      <w:r w:rsidRPr="00AB1781">
        <w:t>,</w:t>
      </w:r>
    </w:p>
    <w:p w14:paraId="1CC8424C" w14:textId="60798517" w:rsidR="00CF35A1" w:rsidRPr="00AB1781" w:rsidRDefault="00CF35A1" w:rsidP="00CF35A1">
      <w:pPr>
        <w:pStyle w:val="EnglishHangNoCoptic"/>
      </w:pPr>
      <w:r w:rsidRPr="00AB1781">
        <w:tab/>
      </w:r>
      <w:r w:rsidR="005E2409">
        <w:t>and runs to the far end of the sky</w:t>
      </w:r>
      <w:r w:rsidRPr="00AB1781">
        <w:t>,</w:t>
      </w:r>
    </w:p>
    <w:p w14:paraId="49A40FE3" w14:textId="30B4CE2F" w:rsidR="00CF35A1" w:rsidRPr="00AB1781" w:rsidRDefault="00CF35A1" w:rsidP="00CF35A1">
      <w:pPr>
        <w:pStyle w:val="EnglishHangEndNoCoptic"/>
      </w:pPr>
      <w:r w:rsidRPr="00AB1781">
        <w:tab/>
      </w:r>
      <w:r w:rsidR="005E2409">
        <w:t>and no one will be hidden from His heat</w:t>
      </w:r>
      <w:r w:rsidRPr="00AB1781">
        <w:t>.</w:t>
      </w:r>
    </w:p>
    <w:p w14:paraId="36024CBC" w14:textId="77777777" w:rsidR="00CF35A1" w:rsidRPr="00AB1781" w:rsidRDefault="00CF35A1" w:rsidP="00CF35A1">
      <w:pPr>
        <w:pStyle w:val="EnglishHangNoCoptic"/>
      </w:pPr>
      <w:r w:rsidRPr="00AB1781">
        <w:t>8 The law of the Lord is perfect, converting souls;</w:t>
      </w:r>
    </w:p>
    <w:p w14:paraId="114696E6" w14:textId="77777777" w:rsidR="00CF35A1" w:rsidRPr="00AB1781" w:rsidRDefault="00CF35A1" w:rsidP="00CF35A1">
      <w:pPr>
        <w:pStyle w:val="EnglishHangEndNoCoptic"/>
      </w:pPr>
      <w:r w:rsidRPr="00AB1781">
        <w:tab/>
        <w:t>the testimony of the Lord is sure, making children wise.</w:t>
      </w:r>
    </w:p>
    <w:p w14:paraId="5C17BDC9" w14:textId="71C0C9B2" w:rsidR="00CF35A1" w:rsidRPr="00AB1781" w:rsidRDefault="00CF35A1" w:rsidP="00CF35A1">
      <w:pPr>
        <w:pStyle w:val="EnglishHangNoCoptic"/>
      </w:pPr>
      <w:r w:rsidRPr="00AB1781">
        <w:t xml:space="preserve">9 The Lord’s </w:t>
      </w:r>
      <w:r w:rsidR="006303CE">
        <w:t>statutes</w:t>
      </w:r>
      <w:r w:rsidRPr="00AB1781">
        <w:t xml:space="preserve"> are </w:t>
      </w:r>
      <w:r w:rsidR="005E2409">
        <w:t>right</w:t>
      </w:r>
      <w:r w:rsidRPr="00AB1781">
        <w:t xml:space="preserve">, </w:t>
      </w:r>
      <w:r w:rsidR="005E2409">
        <w:t>giving joy to</w:t>
      </w:r>
      <w:r w:rsidRPr="00AB1781">
        <w:t xml:space="preserve"> the heart;</w:t>
      </w:r>
    </w:p>
    <w:p w14:paraId="15D8A5C2" w14:textId="0E39116A" w:rsidR="00CF35A1" w:rsidRPr="00AB1781" w:rsidRDefault="00CF35A1" w:rsidP="00CF35A1">
      <w:pPr>
        <w:pStyle w:val="EnglishHangEndNoCoptic"/>
      </w:pPr>
      <w:r w:rsidRPr="00AB1781">
        <w:tab/>
        <w:t xml:space="preserve">the Lord’s commandment is </w:t>
      </w:r>
      <w:r w:rsidR="00511F32">
        <w:t>radiant</w:t>
      </w:r>
      <w:r w:rsidRPr="00AB1781">
        <w:t xml:space="preserve">, </w:t>
      </w:r>
      <w:r w:rsidR="00511F32">
        <w:t>enlightening</w:t>
      </w:r>
      <w:r w:rsidRPr="00AB1781">
        <w:t xml:space="preserve"> the eyes.</w:t>
      </w:r>
    </w:p>
    <w:p w14:paraId="335BBFDF" w14:textId="5F198C7F" w:rsidR="00CF35A1" w:rsidRPr="00AB1781" w:rsidRDefault="00CF35A1" w:rsidP="00CF35A1">
      <w:pPr>
        <w:pStyle w:val="EnglishHangNoCoptic"/>
      </w:pPr>
      <w:r w:rsidRPr="00AB1781">
        <w:t xml:space="preserve">10 The fear of the Lord is pure, </w:t>
      </w:r>
      <w:r w:rsidR="00511F32">
        <w:t>enduring</w:t>
      </w:r>
      <w:r w:rsidR="006303CE">
        <w:t xml:space="preserve"> unto ages of ages</w:t>
      </w:r>
      <w:r w:rsidRPr="00AB1781">
        <w:t>;</w:t>
      </w:r>
    </w:p>
    <w:p w14:paraId="61DC90EC" w14:textId="71B3CC4F" w:rsidR="00CF35A1" w:rsidRPr="00AB1781" w:rsidRDefault="00511F32" w:rsidP="00CF35A1">
      <w:pPr>
        <w:pStyle w:val="EnglishHangEndNoCoptic"/>
      </w:pPr>
      <w:r>
        <w:tab/>
        <w:t>the</w:t>
      </w:r>
      <w:r w:rsidR="00CF35A1" w:rsidRPr="00AB1781">
        <w:t xml:space="preserve"> judgments </w:t>
      </w:r>
      <w:r>
        <w:t>of the Lord are true, and entirely just</w:t>
      </w:r>
      <w:r w:rsidR="00CF35A1" w:rsidRPr="00AB1781">
        <w:t>.</w:t>
      </w:r>
    </w:p>
    <w:p w14:paraId="65B08F70" w14:textId="17C201FA" w:rsidR="00CF35A1" w:rsidRPr="00AB1781" w:rsidRDefault="00CF35A1" w:rsidP="00CF35A1">
      <w:pPr>
        <w:pStyle w:val="EnglishHangNoCoptic"/>
      </w:pPr>
      <w:r w:rsidRPr="00AB1781">
        <w:t>11 They are more desirable than gold</w:t>
      </w:r>
    </w:p>
    <w:p w14:paraId="417BB67F" w14:textId="5F6D1B5D" w:rsidR="00CF35A1" w:rsidRPr="00AB1781" w:rsidRDefault="00CF35A1" w:rsidP="00CF35A1">
      <w:pPr>
        <w:pStyle w:val="EnglishHangNoCoptic"/>
      </w:pPr>
      <w:r w:rsidRPr="00AB1781">
        <w:tab/>
      </w:r>
      <w:r w:rsidR="00511F32">
        <w:t>and many</w:t>
      </w:r>
      <w:r w:rsidRPr="00AB1781">
        <w:t xml:space="preserve"> precious stone</w:t>
      </w:r>
      <w:r w:rsidR="00511F32">
        <w:t>s</w:t>
      </w:r>
      <w:r w:rsidRPr="00AB1781">
        <w:t>,</w:t>
      </w:r>
    </w:p>
    <w:p w14:paraId="4214F4D0" w14:textId="3E86DBD7" w:rsidR="00CF35A1" w:rsidRPr="00AB1781" w:rsidRDefault="00CF35A1" w:rsidP="00CF35A1">
      <w:pPr>
        <w:pStyle w:val="EnglishHangEndNoCoptic"/>
      </w:pPr>
      <w:r w:rsidRPr="00AB1781">
        <w:tab/>
        <w:t>and sweeter than honey and the honeycomb.</w:t>
      </w:r>
      <w:r w:rsidRPr="00AB1781">
        <w:rPr>
          <w:rStyle w:val="FootnoteReference"/>
        </w:rPr>
        <w:footnoteReference w:id="103"/>
      </w:r>
    </w:p>
    <w:p w14:paraId="39009EC3" w14:textId="5629E54B" w:rsidR="00CF35A1" w:rsidRPr="00AB1781" w:rsidRDefault="00CF35A1" w:rsidP="00CF35A1">
      <w:pPr>
        <w:pStyle w:val="EnglishHangNoCoptic"/>
      </w:pPr>
      <w:r w:rsidRPr="00AB1781">
        <w:t xml:space="preserve">12 </w:t>
      </w:r>
      <w:r w:rsidR="00511F32">
        <w:t>Therefore,</w:t>
      </w:r>
      <w:r w:rsidRPr="00AB1781">
        <w:t xml:space="preserve"> </w:t>
      </w:r>
      <w:r w:rsidR="00511F32">
        <w:t>Your</w:t>
      </w:r>
      <w:r w:rsidRPr="00AB1781">
        <w:t xml:space="preserve"> servant keeps them,</w:t>
      </w:r>
    </w:p>
    <w:p w14:paraId="67D77874" w14:textId="77777777" w:rsidR="00CF35A1" w:rsidRPr="00AB1781" w:rsidRDefault="00CF35A1" w:rsidP="00CF35A1">
      <w:pPr>
        <w:pStyle w:val="EnglishHangEndNoCoptic"/>
      </w:pPr>
      <w:r w:rsidRPr="00AB1781">
        <w:tab/>
        <w:t>and in keeping them there is great reward.</w:t>
      </w:r>
    </w:p>
    <w:p w14:paraId="5034DD45" w14:textId="7D9DD020" w:rsidR="00CF35A1" w:rsidRPr="00AB1781" w:rsidRDefault="00CF35A1" w:rsidP="00CF35A1">
      <w:pPr>
        <w:pStyle w:val="EnglishHangNoCoptic"/>
      </w:pPr>
      <w:r w:rsidRPr="00AB1781">
        <w:t xml:space="preserve">13 Who can know all his </w:t>
      </w:r>
      <w:r w:rsidR="00511F32">
        <w:t>transgressions</w:t>
      </w:r>
      <w:r w:rsidRPr="00AB1781">
        <w:t>?</w:t>
      </w:r>
    </w:p>
    <w:p w14:paraId="171985D2" w14:textId="30B2A514" w:rsidR="00CF35A1" w:rsidRPr="00AB1781" w:rsidRDefault="00CF35A1" w:rsidP="00CF35A1">
      <w:pPr>
        <w:pStyle w:val="EnglishHangEndNoCoptic"/>
      </w:pPr>
      <w:r w:rsidRPr="00AB1781">
        <w:tab/>
        <w:t xml:space="preserve">Cleanse me from my </w:t>
      </w:r>
      <w:r w:rsidR="00511F32">
        <w:t>hidden</w:t>
      </w:r>
      <w:r w:rsidRPr="00AB1781">
        <w:t xml:space="preserve"> ones</w:t>
      </w:r>
      <w:r w:rsidR="00511F32">
        <w:t>,</w:t>
      </w:r>
      <w:r w:rsidRPr="00AB1781">
        <w:rPr>
          <w:rStyle w:val="FootnoteReference"/>
        </w:rPr>
        <w:footnoteReference w:id="104"/>
      </w:r>
    </w:p>
    <w:p w14:paraId="492F9664" w14:textId="739AE0E1" w:rsidR="00CF35A1" w:rsidRPr="00AB1781" w:rsidRDefault="006303CE" w:rsidP="00CF35A1">
      <w:pPr>
        <w:pStyle w:val="EnglishHangNoCoptic"/>
      </w:pPr>
      <w:r>
        <w:t>14 a</w:t>
      </w:r>
      <w:r w:rsidR="00CF35A1" w:rsidRPr="00AB1781">
        <w:t xml:space="preserve">nd spare </w:t>
      </w:r>
      <w:r w:rsidR="00E570CB">
        <w:t>Your</w:t>
      </w:r>
      <w:r w:rsidR="00CF35A1" w:rsidRPr="00AB1781">
        <w:t xml:space="preserve"> servant</w:t>
      </w:r>
      <w:r w:rsidR="00511F32">
        <w:t xml:space="preserve"> </w:t>
      </w:r>
      <w:r w:rsidR="00511F32" w:rsidRPr="00AB1781">
        <w:t xml:space="preserve">from </w:t>
      </w:r>
      <w:r w:rsidR="00511F32">
        <w:t>unnatural sins</w:t>
      </w:r>
      <w:r w:rsidR="00CF35A1" w:rsidRPr="00AB1781">
        <w:t>.</w:t>
      </w:r>
      <w:r w:rsidR="00CF35A1" w:rsidRPr="00AB1781">
        <w:rPr>
          <w:rStyle w:val="FootnoteReference"/>
        </w:rPr>
        <w:footnoteReference w:id="105"/>
      </w:r>
    </w:p>
    <w:p w14:paraId="41A950A5" w14:textId="77777777" w:rsidR="00CF35A1" w:rsidRPr="00AB1781" w:rsidRDefault="00CF35A1" w:rsidP="00CF35A1">
      <w:pPr>
        <w:pStyle w:val="EnglishHangNoCoptic"/>
      </w:pPr>
      <w:r w:rsidRPr="00AB1781">
        <w:tab/>
        <w:t>If they have no dominion over me,</w:t>
      </w:r>
    </w:p>
    <w:p w14:paraId="1787AD60" w14:textId="77777777" w:rsidR="00CF35A1" w:rsidRPr="00AB1781" w:rsidRDefault="00CF35A1" w:rsidP="00CF35A1">
      <w:pPr>
        <w:pStyle w:val="EnglishHangNoCoptic"/>
      </w:pPr>
      <w:r w:rsidRPr="00AB1781">
        <w:tab/>
        <w:t>then I shall be blameless</w:t>
      </w:r>
    </w:p>
    <w:p w14:paraId="4B12F0C6" w14:textId="1E423D66" w:rsidR="00CF35A1" w:rsidRPr="00CF35A1" w:rsidRDefault="00CF35A1" w:rsidP="00CF35A1">
      <w:pPr>
        <w:pStyle w:val="EnglishHangEndNoCoptic"/>
      </w:pPr>
      <w:r w:rsidRPr="00AB1781">
        <w:tab/>
        <w:t xml:space="preserve">and </w:t>
      </w:r>
      <w:r w:rsidR="00511F32">
        <w:t>cleansed</w:t>
      </w:r>
      <w:r w:rsidRPr="00AB1781">
        <w:t xml:space="preserve"> of g</w:t>
      </w:r>
      <w:r w:rsidR="00511F32">
        <w:t>reat</w:t>
      </w:r>
      <w:r w:rsidRPr="00AB1781">
        <w:t xml:space="preserve"> sin.</w:t>
      </w:r>
    </w:p>
    <w:p w14:paraId="30ABBEE9" w14:textId="75BAD6B1" w:rsidR="00CF35A1" w:rsidRPr="00AB1781" w:rsidRDefault="00CF35A1" w:rsidP="00CF35A1">
      <w:pPr>
        <w:pStyle w:val="EnglishHangNoCoptic"/>
      </w:pPr>
      <w:r w:rsidRPr="00AB1781">
        <w:t>15 Then the words of my mouth</w:t>
      </w:r>
      <w:r w:rsidR="00511F32">
        <w:t>,</w:t>
      </w:r>
    </w:p>
    <w:p w14:paraId="47C7C876" w14:textId="77777777" w:rsidR="00CF35A1" w:rsidRPr="00AB1781" w:rsidRDefault="00CF35A1" w:rsidP="00CF35A1">
      <w:pPr>
        <w:pStyle w:val="EnglishHangNoCoptic"/>
      </w:pPr>
      <w:r w:rsidRPr="00AB1781">
        <w:tab/>
        <w:t>and the meditation of my heart</w:t>
      </w:r>
    </w:p>
    <w:p w14:paraId="56622C36" w14:textId="5D46FAAE" w:rsidR="00CF35A1" w:rsidRPr="00AB1781" w:rsidRDefault="00CF35A1" w:rsidP="00CF35A1">
      <w:pPr>
        <w:pStyle w:val="EnglishHangNoCoptic"/>
      </w:pPr>
      <w:r w:rsidRPr="00AB1781">
        <w:tab/>
        <w:t xml:space="preserve">will be </w:t>
      </w:r>
      <w:r w:rsidR="00511F32">
        <w:t>always</w:t>
      </w:r>
      <w:r w:rsidRPr="00AB1781">
        <w:t xml:space="preserve"> acceptable in </w:t>
      </w:r>
      <w:r w:rsidR="00E570CB">
        <w:t>Your</w:t>
      </w:r>
      <w:r w:rsidRPr="00AB1781">
        <w:t xml:space="preserve"> sight,</w:t>
      </w:r>
    </w:p>
    <w:p w14:paraId="0F46E930" w14:textId="0EE8C242" w:rsidR="00CF35A1" w:rsidRDefault="00511F32" w:rsidP="00CF35A1">
      <w:pPr>
        <w:pStyle w:val="EnglishHangEndNoCoptic"/>
      </w:pPr>
      <w:r>
        <w:tab/>
        <w:t>O Lord</w:t>
      </w:r>
      <w:r w:rsidR="006303CE">
        <w:t>, my helper and my r</w:t>
      </w:r>
      <w:r w:rsidR="00CF35A1" w:rsidRPr="00AB1781">
        <w:t>edeemer.</w:t>
      </w:r>
    </w:p>
    <w:p w14:paraId="7E9F0838" w14:textId="0AB55393" w:rsidR="00F35AEA" w:rsidRPr="00CF35A1"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conclude here (original 12), the later addition continue with </w:t>
      </w:r>
      <w:r>
        <w:fldChar w:fldCharType="begin"/>
      </w:r>
      <w:r>
        <w:instrText xml:space="preserve"> REF _Ref412026003 \h </w:instrText>
      </w:r>
      <w:r>
        <w:fldChar w:fldCharType="separate"/>
      </w:r>
      <w:r w:rsidR="000C7DE2">
        <w:t>Psalm</w:t>
      </w:r>
      <w:r w:rsidR="000C7DE2" w:rsidRPr="00AB1781">
        <w:t xml:space="preserve"> 24</w:t>
      </w:r>
      <w:r w:rsidR="000C7DE2">
        <w:t>: “To You, O Lord, I lift up my soul”</w:t>
      </w:r>
      <w:r>
        <w:fldChar w:fldCharType="end"/>
      </w:r>
      <w:r>
        <w:t xml:space="preserve">, page </w:t>
      </w:r>
      <w:r>
        <w:fldChar w:fldCharType="begin"/>
      </w:r>
      <w:r>
        <w:instrText xml:space="preserve"> PAGEREF _Ref412026003 \h </w:instrText>
      </w:r>
      <w:r>
        <w:fldChar w:fldCharType="separate"/>
      </w:r>
      <w:r w:rsidR="000C7DE2">
        <w:rPr>
          <w:noProof/>
        </w:rPr>
        <w:t>116</w:t>
      </w:r>
      <w:r>
        <w:fldChar w:fldCharType="end"/>
      </w:r>
      <w:r>
        <w:t>.</w:t>
      </w:r>
    </w:p>
    <w:p w14:paraId="2E6C9A8C" w14:textId="5A97DDA6" w:rsidR="00CF35A1" w:rsidRPr="00CF35A1" w:rsidRDefault="002D71F0" w:rsidP="00BF0205">
      <w:pPr>
        <w:pStyle w:val="Heading4"/>
      </w:pPr>
      <w:bookmarkStart w:id="244" w:name="_Ref412110716"/>
      <w:r>
        <w:lastRenderedPageBreak/>
        <w:t>Psalm</w:t>
      </w:r>
      <w:r w:rsidR="00CF35A1" w:rsidRPr="00AB1781">
        <w:t xml:space="preserve"> 19</w:t>
      </w:r>
      <w:r>
        <w:t xml:space="preserve">: </w:t>
      </w:r>
      <w:r w:rsidR="005A728E">
        <w:t>“</w:t>
      </w:r>
      <w:r>
        <w:t>May the Lord hear you in the day o</w:t>
      </w:r>
      <w:r w:rsidR="005453DF">
        <w:t>f affliction”</w:t>
      </w:r>
      <w:bookmarkEnd w:id="244"/>
    </w:p>
    <w:p w14:paraId="1771CAF9" w14:textId="77777777" w:rsidR="00CF35A1" w:rsidRPr="007A1A59" w:rsidRDefault="00CF35A1" w:rsidP="007A1A59">
      <w:pPr>
        <w:jc w:val="center"/>
        <w:rPr>
          <w:b/>
        </w:rPr>
      </w:pPr>
      <w:r w:rsidRPr="007A1A59">
        <w:rPr>
          <w:b/>
        </w:rPr>
        <w:t>A Prayer for the King Offering His Sacrifice</w:t>
      </w:r>
    </w:p>
    <w:p w14:paraId="03846B55" w14:textId="77777777" w:rsidR="00CF35A1" w:rsidRPr="007A1A59" w:rsidRDefault="00CF35A1" w:rsidP="007A1A59">
      <w:pPr>
        <w:jc w:val="center"/>
        <w:rPr>
          <w:b/>
        </w:rPr>
      </w:pPr>
      <w:r w:rsidRPr="007A1A59">
        <w:rPr>
          <w:b/>
        </w:rPr>
        <w:t xml:space="preserve">We will Rejoice in </w:t>
      </w:r>
      <w:r w:rsidR="00E570CB">
        <w:rPr>
          <w:b/>
        </w:rPr>
        <w:t>Your</w:t>
      </w:r>
      <w:r w:rsidRPr="007A1A59">
        <w:rPr>
          <w:b/>
        </w:rPr>
        <w:t xml:space="preserve"> Salvation</w:t>
      </w:r>
    </w:p>
    <w:p w14:paraId="0A164A30" w14:textId="77777777" w:rsidR="00CF35A1" w:rsidRPr="00AB1781" w:rsidRDefault="00CF35A1" w:rsidP="00CF35A1">
      <w:pPr>
        <w:widowControl w:val="0"/>
        <w:autoSpaceDE w:val="0"/>
        <w:autoSpaceDN w:val="0"/>
        <w:adjustRightInd w:val="0"/>
        <w:rPr>
          <w:rFonts w:ascii="Book Antiqua" w:hAnsi="Book Antiqua" w:cs="Lucida Grande"/>
        </w:rPr>
      </w:pPr>
    </w:p>
    <w:p w14:paraId="1428D0A8" w14:textId="1B6F1FE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7CD97FDD" w14:textId="6B4E8AD4" w:rsidR="00CF35A1" w:rsidRPr="00AB1781" w:rsidRDefault="00CF35A1" w:rsidP="00CF35A1">
      <w:pPr>
        <w:pStyle w:val="Rubric"/>
      </w:pPr>
      <w:r w:rsidRPr="00AB1781">
        <w:t>1 (</w:t>
      </w:r>
      <w:r w:rsidR="00331627">
        <w:t>For the end; a</w:t>
      </w:r>
      <w:r w:rsidRPr="00AB1781">
        <w:t xml:space="preserve"> Psalm by David)</w:t>
      </w:r>
    </w:p>
    <w:p w14:paraId="3F0B4263" w14:textId="0581AF7B" w:rsidR="00CF35A1" w:rsidRPr="00AB1781" w:rsidRDefault="00CF35A1" w:rsidP="00CF35A1">
      <w:pPr>
        <w:pStyle w:val="EnglishHangNoCoptic"/>
      </w:pPr>
      <w:r w:rsidRPr="00AB1781">
        <w:t xml:space="preserve">2 May the Lord hear you in the day of </w:t>
      </w:r>
      <w:r w:rsidR="006303CE">
        <w:t>affliction!</w:t>
      </w:r>
    </w:p>
    <w:p w14:paraId="2DFEA89B" w14:textId="24458DFD" w:rsidR="00CF35A1" w:rsidRPr="00AB1781" w:rsidRDefault="006303CE" w:rsidP="00CF35A1">
      <w:pPr>
        <w:pStyle w:val="EnglishHangEndNoCoptic"/>
      </w:pPr>
      <w:r>
        <w:tab/>
        <w:t>M</w:t>
      </w:r>
      <w:r w:rsidR="00331627">
        <w:t>ay the N</w:t>
      </w:r>
      <w:r w:rsidR="00CF35A1" w:rsidRPr="00AB1781">
        <w:t xml:space="preserve">ame </w:t>
      </w:r>
      <w:r>
        <w:t>of the God of Jacob protect you!</w:t>
      </w:r>
    </w:p>
    <w:p w14:paraId="1D971794" w14:textId="075E9438" w:rsidR="00CF35A1" w:rsidRPr="00AB1781" w:rsidRDefault="00CF35A1" w:rsidP="00CF35A1">
      <w:pPr>
        <w:pStyle w:val="EnglishHangNoCoptic"/>
      </w:pPr>
      <w:r w:rsidRPr="00AB1781">
        <w:t>3</w:t>
      </w:r>
      <w:r w:rsidR="00331627">
        <w:t xml:space="preserve"> May He send you help from the S</w:t>
      </w:r>
      <w:r w:rsidRPr="00AB1781">
        <w:t>anctuary</w:t>
      </w:r>
      <w:r w:rsidR="00331627">
        <w:rPr>
          <w:rStyle w:val="FootnoteReference"/>
        </w:rPr>
        <w:footnoteReference w:id="106"/>
      </w:r>
      <w:r w:rsidRPr="00AB1781">
        <w:t>,</w:t>
      </w:r>
    </w:p>
    <w:p w14:paraId="4870575D" w14:textId="77777777" w:rsidR="00CF35A1" w:rsidRPr="00AB1781" w:rsidRDefault="00CF35A1" w:rsidP="00CF35A1">
      <w:pPr>
        <w:pStyle w:val="EnglishHangEndNoCoptic"/>
      </w:pPr>
      <w:r w:rsidRPr="00AB1781">
        <w:tab/>
        <w:t>and support you out of Zion.</w:t>
      </w:r>
    </w:p>
    <w:p w14:paraId="18D47962" w14:textId="77777777" w:rsidR="00CF35A1" w:rsidRPr="00AB1781" w:rsidRDefault="00CF35A1" w:rsidP="00CF35A1">
      <w:pPr>
        <w:pStyle w:val="EnglishHangNoCoptic"/>
      </w:pPr>
      <w:r w:rsidRPr="00AB1781">
        <w:t>4 May He remember all your sacrifice,</w:t>
      </w:r>
    </w:p>
    <w:p w14:paraId="2A415BFA" w14:textId="622685D1" w:rsidR="00CF35A1" w:rsidRPr="00AB1781" w:rsidRDefault="00CF35A1" w:rsidP="00CF35A1">
      <w:pPr>
        <w:pStyle w:val="EnglishHangEndNoCoptic"/>
      </w:pPr>
      <w:r w:rsidRPr="00AB1781">
        <w:tab/>
        <w:t xml:space="preserve">and accept your </w:t>
      </w:r>
      <w:r w:rsidR="00223CB5">
        <w:t>whole burnt offerings</w:t>
      </w:r>
      <w:r w:rsidRPr="00AB1781">
        <w:t xml:space="preserve">. </w:t>
      </w:r>
      <w:r w:rsidRPr="00AB1781">
        <w:rPr>
          <w:i/>
        </w:rPr>
        <w:t>(Pause)</w:t>
      </w:r>
    </w:p>
    <w:p w14:paraId="28724237" w14:textId="77777777" w:rsidR="00CF35A1" w:rsidRPr="00AB1781" w:rsidRDefault="00CF35A1" w:rsidP="00CF35A1">
      <w:pPr>
        <w:pStyle w:val="EnglishHangNoCoptic"/>
      </w:pPr>
      <w:r w:rsidRPr="00AB1781">
        <w:t>5 May the Lord grant you your heart’s desire</w:t>
      </w:r>
    </w:p>
    <w:p w14:paraId="4262FAE4" w14:textId="4D23E70C" w:rsidR="00CF35A1" w:rsidRPr="00AB1781" w:rsidRDefault="00CF35A1" w:rsidP="00CF35A1">
      <w:pPr>
        <w:pStyle w:val="EnglishHangEndNoCoptic"/>
      </w:pPr>
      <w:r w:rsidRPr="00AB1781">
        <w:tab/>
        <w:t xml:space="preserve">and </w:t>
      </w:r>
      <w:r w:rsidR="001040C8" w:rsidRPr="00AB1781">
        <w:t>fulfill</w:t>
      </w:r>
      <w:r w:rsidRPr="00AB1781">
        <w:t xml:space="preserve"> </w:t>
      </w:r>
      <w:r w:rsidR="005A7201">
        <w:t>all your counsel</w:t>
      </w:r>
      <w:r w:rsidRPr="00AB1781">
        <w:t>.</w:t>
      </w:r>
    </w:p>
    <w:p w14:paraId="6A3FDE88" w14:textId="42F50A56" w:rsidR="00CF35A1" w:rsidRPr="00AB1781" w:rsidRDefault="00CF35A1" w:rsidP="00CF35A1">
      <w:pPr>
        <w:pStyle w:val="EnglishHangNoCoptic"/>
      </w:pPr>
      <w:r w:rsidRPr="00AB1781">
        <w:t>6 We will rejoice</w:t>
      </w:r>
      <w:r w:rsidR="005A7201">
        <w:t xml:space="preserve"> </w:t>
      </w:r>
      <w:r w:rsidRPr="00AB1781">
        <w:t xml:space="preserve">in </w:t>
      </w:r>
      <w:r w:rsidR="00E570CB">
        <w:t>Your</w:t>
      </w:r>
      <w:r w:rsidRPr="00AB1781">
        <w:t xml:space="preserve"> salvation</w:t>
      </w:r>
    </w:p>
    <w:p w14:paraId="2F490237" w14:textId="11F24A28" w:rsidR="00CF35A1" w:rsidRPr="00AB1781" w:rsidRDefault="00CF35A1" w:rsidP="00CF35A1">
      <w:pPr>
        <w:pStyle w:val="EnglishHangNoCoptic"/>
      </w:pPr>
      <w:r w:rsidRPr="00AB1781">
        <w:tab/>
        <w:t xml:space="preserve">and </w:t>
      </w:r>
      <w:r w:rsidR="005A7201">
        <w:t>in the Name of our God we will be magnified</w:t>
      </w:r>
      <w:r w:rsidRPr="00AB1781">
        <w:t>.</w:t>
      </w:r>
    </w:p>
    <w:p w14:paraId="1EE6C6A8" w14:textId="5495EC02" w:rsidR="00CF35A1" w:rsidRPr="00AB1781" w:rsidRDefault="00CF35A1" w:rsidP="00CF35A1">
      <w:pPr>
        <w:pStyle w:val="EnglishHangEndNoCoptic"/>
      </w:pPr>
      <w:r w:rsidRPr="00AB1781">
        <w:tab/>
        <w:t xml:space="preserve">May the Lord </w:t>
      </w:r>
      <w:r w:rsidR="001040C8" w:rsidRPr="00AB1781">
        <w:t>fulfill</w:t>
      </w:r>
      <w:r w:rsidRPr="00AB1781">
        <w:t xml:space="preserve"> all your petitions.</w:t>
      </w:r>
      <w:r w:rsidR="005A7201" w:rsidRPr="005A7201">
        <w:rPr>
          <w:rStyle w:val="FootnoteReference"/>
        </w:rPr>
        <w:t xml:space="preserve"> </w:t>
      </w:r>
      <w:r w:rsidR="005A7201">
        <w:rPr>
          <w:rStyle w:val="FootnoteReference"/>
        </w:rPr>
        <w:footnoteReference w:id="107"/>
      </w:r>
    </w:p>
    <w:p w14:paraId="165FEA3C" w14:textId="77777777" w:rsidR="00CF35A1" w:rsidRPr="00AB1781" w:rsidRDefault="00CF35A1" w:rsidP="00CF35A1">
      <w:pPr>
        <w:pStyle w:val="EnglishHangNoCoptic"/>
      </w:pPr>
      <w:r w:rsidRPr="00AB1781">
        <w:t>7 Now I know that the Lord has saved His Christ;</w:t>
      </w:r>
      <w:r w:rsidRPr="00AB1781">
        <w:rPr>
          <w:rStyle w:val="FootnoteReference"/>
        </w:rPr>
        <w:footnoteReference w:id="108"/>
      </w:r>
    </w:p>
    <w:p w14:paraId="78A9B30B" w14:textId="77777777" w:rsidR="00CF35A1" w:rsidRPr="00AB1781" w:rsidRDefault="00CF35A1" w:rsidP="00CF35A1">
      <w:pPr>
        <w:pStyle w:val="EnglishHangNoCoptic"/>
      </w:pPr>
      <w:r w:rsidRPr="00AB1781">
        <w:tab/>
        <w:t>He will hear Him from His holy heaven,</w:t>
      </w:r>
    </w:p>
    <w:p w14:paraId="2146B67E" w14:textId="77777777" w:rsidR="00CF35A1" w:rsidRPr="00AB1781" w:rsidRDefault="00CF35A1" w:rsidP="00CF35A1">
      <w:pPr>
        <w:pStyle w:val="EnglishHangEndNoCoptic"/>
      </w:pPr>
      <w:r w:rsidRPr="00AB1781">
        <w:tab/>
        <w:t>and with mighty acts show the salvation of His right hand.</w:t>
      </w:r>
    </w:p>
    <w:p w14:paraId="30D3BF3D" w14:textId="769AA928" w:rsidR="00CF35A1" w:rsidRPr="00AB1781" w:rsidRDefault="00CF35A1" w:rsidP="00CF35A1">
      <w:pPr>
        <w:pStyle w:val="EnglishHangNoCoptic"/>
      </w:pPr>
      <w:r w:rsidRPr="00AB1781">
        <w:t xml:space="preserve">8 Some </w:t>
      </w:r>
      <w:r w:rsidR="006303CE">
        <w:t>[</w:t>
      </w:r>
      <w:r w:rsidRPr="00AB1781">
        <w:t>trust</w:t>
      </w:r>
      <w:r w:rsidR="006303CE">
        <w:t>]</w:t>
      </w:r>
      <w:r w:rsidRPr="00AB1781">
        <w:t xml:space="preserve"> in chariots and some in horse</w:t>
      </w:r>
      <w:r w:rsidR="005A7201">
        <w:t>s,</w:t>
      </w:r>
    </w:p>
    <w:p w14:paraId="465C5B3B" w14:textId="6EE289EC" w:rsidR="00CF35A1" w:rsidRPr="00AB1781" w:rsidRDefault="00CF35A1" w:rsidP="005A7201">
      <w:pPr>
        <w:pStyle w:val="EnglishHangEndNoCoptic"/>
      </w:pPr>
      <w:r w:rsidRPr="00AB1781">
        <w:tab/>
        <w:t xml:space="preserve">but we will </w:t>
      </w:r>
      <w:r w:rsidR="005A7201">
        <w:t>be magnified in the N</w:t>
      </w:r>
      <w:r w:rsidRPr="00AB1781">
        <w:t>ame of the Lord our God.</w:t>
      </w:r>
    </w:p>
    <w:p w14:paraId="6024B8A1" w14:textId="2502FC08" w:rsidR="00CF35A1" w:rsidRPr="00AB1781" w:rsidRDefault="005A7201" w:rsidP="00CF35A1">
      <w:pPr>
        <w:pStyle w:val="EnglishHangNoCoptic"/>
      </w:pPr>
      <w:r>
        <w:t>9 Their feet were tied together</w:t>
      </w:r>
      <w:r w:rsidR="00CF35A1" w:rsidRPr="00AB1781">
        <w:t xml:space="preserve"> and </w:t>
      </w:r>
      <w:r>
        <w:t xml:space="preserve">they </w:t>
      </w:r>
      <w:r w:rsidR="00CF35A1" w:rsidRPr="00AB1781">
        <w:t>fell,</w:t>
      </w:r>
    </w:p>
    <w:p w14:paraId="7BCBDC4A" w14:textId="77777777" w:rsidR="00CF35A1" w:rsidRPr="00AB1781" w:rsidRDefault="00CF35A1" w:rsidP="00CF35A1">
      <w:pPr>
        <w:pStyle w:val="EnglishHangEndNoCoptic"/>
      </w:pPr>
      <w:r w:rsidRPr="00AB1781">
        <w:tab/>
        <w:t>but we are risen and stand upright.</w:t>
      </w:r>
    </w:p>
    <w:p w14:paraId="56CF00FC" w14:textId="6D9DD125" w:rsidR="00CF35A1" w:rsidRPr="00AB1781" w:rsidRDefault="005A7201" w:rsidP="00CF35A1">
      <w:pPr>
        <w:pStyle w:val="EnglishHangNoCoptic"/>
      </w:pPr>
      <w:r>
        <w:t>10</w:t>
      </w:r>
      <w:r w:rsidR="00CF35A1" w:rsidRPr="00AB1781">
        <w:t xml:space="preserve"> O Lord, save </w:t>
      </w:r>
      <w:r>
        <w:t>Your k</w:t>
      </w:r>
      <w:r w:rsidR="00CF35A1" w:rsidRPr="00AB1781">
        <w:t>ing,</w:t>
      </w:r>
    </w:p>
    <w:p w14:paraId="5E65B85C" w14:textId="7CD91522" w:rsidR="00CF35A1" w:rsidRDefault="00CF35A1" w:rsidP="00CF35A1">
      <w:pPr>
        <w:pStyle w:val="EnglishHangEndNoCoptic"/>
      </w:pPr>
      <w:r w:rsidRPr="00AB1781">
        <w:tab/>
        <w:t xml:space="preserve">and hear us when we call upon </w:t>
      </w:r>
      <w:r w:rsidR="001040C8">
        <w:t>You</w:t>
      </w:r>
      <w:r w:rsidRPr="00AB1781">
        <w:t>.</w:t>
      </w:r>
    </w:p>
    <w:p w14:paraId="2F0CAC71" w14:textId="4F132FE2"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_Ref412026111 \h </w:instrText>
      </w:r>
      <w:r>
        <w:fldChar w:fldCharType="separate"/>
      </w:r>
      <w:r w:rsidR="000C7DE2">
        <w:t>Psalm</w:t>
      </w:r>
      <w:r w:rsidR="000C7DE2" w:rsidRPr="00AB1781">
        <w:t xml:space="preserve"> 22</w:t>
      </w:r>
      <w:r w:rsidR="000C7DE2">
        <w:t>: “The Lord is my Shepherd, and I will lack nothing”</w:t>
      </w:r>
      <w:r>
        <w:fldChar w:fldCharType="end"/>
      </w:r>
      <w:r>
        <w:t xml:space="preserve">, page </w:t>
      </w:r>
      <w:r>
        <w:fldChar w:fldCharType="begin"/>
      </w:r>
      <w:r>
        <w:instrText xml:space="preserve"> PAGEREF _Ref412026111 \h </w:instrText>
      </w:r>
      <w:r>
        <w:fldChar w:fldCharType="separate"/>
      </w:r>
      <w:r w:rsidR="000C7DE2">
        <w:rPr>
          <w:noProof/>
        </w:rPr>
        <w:t>114</w:t>
      </w:r>
      <w:r>
        <w:fldChar w:fldCharType="end"/>
      </w:r>
      <w:r>
        <w:t>.</w:t>
      </w:r>
    </w:p>
    <w:p w14:paraId="7F5E8213" w14:textId="15303BC6" w:rsidR="00CF35A1" w:rsidRPr="00CF35A1" w:rsidRDefault="002D71F0" w:rsidP="00BF0205">
      <w:pPr>
        <w:pStyle w:val="Heading4"/>
      </w:pPr>
      <w:r>
        <w:lastRenderedPageBreak/>
        <w:t>Psalm</w:t>
      </w:r>
      <w:r w:rsidR="00CF35A1" w:rsidRPr="00AB1781">
        <w:t xml:space="preserve"> 20</w:t>
      </w:r>
      <w:r>
        <w:t xml:space="preserve">: </w:t>
      </w:r>
      <w:r w:rsidR="009216DA">
        <w:t>“</w:t>
      </w:r>
      <w:r>
        <w:t xml:space="preserve">The King </w:t>
      </w:r>
      <w:r w:rsidR="009216DA">
        <w:t>will be glad</w:t>
      </w:r>
      <w:r>
        <w:t xml:space="preserve"> in </w:t>
      </w:r>
      <w:r w:rsidR="00E570CB">
        <w:t>Your</w:t>
      </w:r>
      <w:r>
        <w:t xml:space="preserve"> power, O Lord</w:t>
      </w:r>
      <w:r w:rsidR="009216DA">
        <w:t>”</w:t>
      </w:r>
    </w:p>
    <w:p w14:paraId="67B11F3E" w14:textId="77777777" w:rsidR="00CF35A1" w:rsidRPr="007A1A59" w:rsidRDefault="00CF35A1" w:rsidP="007A1A59">
      <w:pPr>
        <w:jc w:val="center"/>
        <w:rPr>
          <w:b/>
        </w:rPr>
      </w:pPr>
      <w:r w:rsidRPr="007A1A59">
        <w:rPr>
          <w:b/>
        </w:rPr>
        <w:t>God’s Presence Fires Friends and Fries Enemies</w:t>
      </w:r>
    </w:p>
    <w:p w14:paraId="11086F9C" w14:textId="77777777" w:rsidR="00CF35A1" w:rsidRPr="007A1A59" w:rsidRDefault="00CF35A1" w:rsidP="007A1A59">
      <w:pPr>
        <w:jc w:val="center"/>
        <w:rPr>
          <w:b/>
        </w:rPr>
      </w:pPr>
      <w:r w:rsidRPr="007A1A59">
        <w:rPr>
          <w:b/>
        </w:rPr>
        <w:t xml:space="preserve">We will Sing and Praise </w:t>
      </w:r>
      <w:r w:rsidR="00E570CB">
        <w:rPr>
          <w:b/>
        </w:rPr>
        <w:t>Your</w:t>
      </w:r>
      <w:r w:rsidRPr="007A1A59">
        <w:rPr>
          <w:b/>
        </w:rPr>
        <w:t xml:space="preserve"> Power</w:t>
      </w:r>
    </w:p>
    <w:p w14:paraId="0BAE5E3C" w14:textId="4272F13C" w:rsidR="00CF35A1" w:rsidRPr="00AB1781" w:rsidRDefault="00CF35A1" w:rsidP="00CF35A1">
      <w:pPr>
        <w:pStyle w:val="Rubric"/>
      </w:pPr>
      <w:r w:rsidRPr="00AB1781">
        <w:t>1 (</w:t>
      </w:r>
      <w:r w:rsidR="0020672C">
        <w:t>For the end; a</w:t>
      </w:r>
      <w:r w:rsidRPr="00AB1781">
        <w:t xml:space="preserve"> Psalm by David)</w:t>
      </w:r>
    </w:p>
    <w:p w14:paraId="3B61DDDE" w14:textId="28642968" w:rsidR="00CF35A1" w:rsidRPr="00AB1781" w:rsidRDefault="00CF35A1" w:rsidP="00CF35A1">
      <w:pPr>
        <w:pStyle w:val="EnglishHangNoCoptic"/>
      </w:pPr>
      <w:r w:rsidRPr="00AB1781">
        <w:t xml:space="preserve">2 The king </w:t>
      </w:r>
      <w:r w:rsidR="006303CE">
        <w:t>will</w:t>
      </w:r>
      <w:r w:rsidRPr="00AB1781">
        <w:t xml:space="preserve"> </w:t>
      </w:r>
      <w:r w:rsidR="0020672C">
        <w:t>be glad</w:t>
      </w:r>
      <w:r w:rsidRPr="00AB1781">
        <w:t xml:space="preserve"> in </w:t>
      </w:r>
      <w:r w:rsidR="00E570CB">
        <w:t>Your</w:t>
      </w:r>
      <w:r w:rsidRPr="00AB1781">
        <w:t xml:space="preserve"> power, O Lord,</w:t>
      </w:r>
    </w:p>
    <w:p w14:paraId="34895EB9" w14:textId="160479FC" w:rsidR="00CF35A1" w:rsidRPr="00CF35A1" w:rsidRDefault="00CF35A1" w:rsidP="00CF35A1">
      <w:pPr>
        <w:pStyle w:val="EnglishHangEndNoCoptic"/>
      </w:pPr>
      <w:r w:rsidRPr="00AB1781">
        <w:tab/>
        <w:t xml:space="preserve">and greatly </w:t>
      </w:r>
      <w:r w:rsidR="0020672C">
        <w:t xml:space="preserve">rejoice </w:t>
      </w:r>
      <w:r w:rsidRPr="00AB1781">
        <w:t xml:space="preserve">in </w:t>
      </w:r>
      <w:r w:rsidR="00E570CB">
        <w:t>Your</w:t>
      </w:r>
      <w:r w:rsidRPr="00AB1781">
        <w:t xml:space="preserve"> salvation.</w:t>
      </w:r>
    </w:p>
    <w:p w14:paraId="1503A737" w14:textId="77777777" w:rsidR="00CF35A1" w:rsidRPr="00AB1781" w:rsidRDefault="00CF35A1" w:rsidP="00CF35A1">
      <w:pPr>
        <w:pStyle w:val="EnglishHangNoCoptic"/>
      </w:pPr>
      <w:r w:rsidRPr="00AB1781">
        <w:t xml:space="preserve">3 </w:t>
      </w:r>
      <w:r w:rsidR="001040C8">
        <w:t>You</w:t>
      </w:r>
      <w:r w:rsidRPr="00AB1781">
        <w:t xml:space="preserve"> </w:t>
      </w:r>
      <w:r w:rsidR="00556387">
        <w:t>have</w:t>
      </w:r>
      <w:r w:rsidRPr="00AB1781">
        <w:t xml:space="preserve"> given him his heart’s desire,</w:t>
      </w:r>
    </w:p>
    <w:p w14:paraId="4832B1D0" w14:textId="77777777" w:rsidR="00CF35A1" w:rsidRPr="00AB1781" w:rsidRDefault="00CF35A1" w:rsidP="00CF35A1">
      <w:pPr>
        <w:pStyle w:val="EnglishHangEndNoCoptic"/>
      </w:pPr>
      <w:r w:rsidRPr="00AB1781">
        <w:tab/>
        <w:t xml:space="preserve">and </w:t>
      </w:r>
      <w:r w:rsidR="00556387">
        <w:t>have</w:t>
      </w:r>
      <w:r w:rsidRPr="00AB1781">
        <w:t xml:space="preserve"> not denied him the request of his lips. </w:t>
      </w:r>
      <w:r w:rsidRPr="00AB1781">
        <w:rPr>
          <w:i/>
        </w:rPr>
        <w:t>(Pause)</w:t>
      </w:r>
    </w:p>
    <w:p w14:paraId="5BDC4151" w14:textId="444F6818" w:rsidR="00CF35A1" w:rsidRPr="00AB1781" w:rsidRDefault="00CF35A1" w:rsidP="00CF35A1">
      <w:pPr>
        <w:pStyle w:val="EnglishHangNoCoptic"/>
      </w:pPr>
      <w:r w:rsidRPr="00AB1781">
        <w:t xml:space="preserve">4 For </w:t>
      </w:r>
      <w:r w:rsidR="001040C8">
        <w:t>You</w:t>
      </w:r>
      <w:r w:rsidRPr="00AB1781">
        <w:t xml:space="preserve"> </w:t>
      </w:r>
      <w:r w:rsidR="00996B65">
        <w:t xml:space="preserve">have </w:t>
      </w:r>
      <w:r w:rsidR="0020672C">
        <w:t>anticipated</w:t>
      </w:r>
      <w:r w:rsidR="002E647A">
        <w:rPr>
          <w:rStyle w:val="FootnoteReference"/>
        </w:rPr>
        <w:footnoteReference w:id="109"/>
      </w:r>
      <w:r w:rsidR="0020672C">
        <w:t xml:space="preserve"> him</w:t>
      </w:r>
      <w:r w:rsidRPr="00AB1781">
        <w:t xml:space="preserve"> with the blessings of goodness;</w:t>
      </w:r>
    </w:p>
    <w:p w14:paraId="2BC2A894" w14:textId="0D24BAD1" w:rsidR="00CF35A1" w:rsidRPr="00AB1781" w:rsidRDefault="00CF35A1" w:rsidP="00CF35A1">
      <w:pPr>
        <w:pStyle w:val="EnglishHangEndNoCoptic"/>
      </w:pPr>
      <w:r w:rsidRPr="00AB1781">
        <w:tab/>
      </w:r>
      <w:r w:rsidR="001040C8">
        <w:t>You</w:t>
      </w:r>
      <w:r w:rsidR="00996B65">
        <w:t xml:space="preserve"> have</w:t>
      </w:r>
      <w:r w:rsidRPr="00AB1781">
        <w:t xml:space="preserve"> </w:t>
      </w:r>
      <w:r w:rsidR="0020672C">
        <w:t>placed</w:t>
      </w:r>
      <w:r w:rsidRPr="00AB1781">
        <w:t xml:space="preserve"> a crown of precious stones</w:t>
      </w:r>
      <w:r w:rsidR="0020672C">
        <w:t xml:space="preserve"> on his head</w:t>
      </w:r>
      <w:r w:rsidRPr="00AB1781">
        <w:t>.</w:t>
      </w:r>
    </w:p>
    <w:p w14:paraId="65C9FBAC" w14:textId="3598AC3B" w:rsidR="00CF35A1" w:rsidRPr="00AB1781" w:rsidRDefault="00CF35A1" w:rsidP="00CF35A1">
      <w:pPr>
        <w:pStyle w:val="EnglishHangNoCoptic"/>
      </w:pPr>
      <w:r w:rsidRPr="00AB1781">
        <w:t xml:space="preserve">5 He asked </w:t>
      </w:r>
      <w:r w:rsidR="001040C8">
        <w:t>You</w:t>
      </w:r>
      <w:r w:rsidRPr="00AB1781">
        <w:t xml:space="preserve"> for life, and </w:t>
      </w:r>
      <w:r w:rsidR="001040C8">
        <w:t>You</w:t>
      </w:r>
      <w:r w:rsidRPr="00AB1781">
        <w:t xml:space="preserve"> </w:t>
      </w:r>
      <w:r w:rsidR="004B5519">
        <w:t>gave</w:t>
      </w:r>
      <w:r w:rsidRPr="00AB1781">
        <w:t xml:space="preserve"> </w:t>
      </w:r>
      <w:r w:rsidR="0020672C">
        <w:t>it to him,</w:t>
      </w:r>
    </w:p>
    <w:p w14:paraId="10C8E162" w14:textId="723CD827" w:rsidR="00CF35A1" w:rsidRPr="00AB1781" w:rsidRDefault="00CF35A1" w:rsidP="00CF35A1">
      <w:pPr>
        <w:pStyle w:val="EnglishHangEndNoCoptic"/>
      </w:pPr>
      <w:r w:rsidRPr="00AB1781">
        <w:tab/>
        <w:t xml:space="preserve">length of days </w:t>
      </w:r>
      <w:r w:rsidR="00A8396B">
        <w:t>forever</w:t>
      </w:r>
      <w:r w:rsidRPr="00AB1781">
        <w:t xml:space="preserve"> and ever.</w:t>
      </w:r>
    </w:p>
    <w:p w14:paraId="057B35A9" w14:textId="69524CD1" w:rsidR="00CF35A1" w:rsidRPr="00AB1781" w:rsidRDefault="00CF35A1" w:rsidP="00CF35A1">
      <w:pPr>
        <w:pStyle w:val="EnglishHangNoCoptic"/>
      </w:pPr>
      <w:r w:rsidRPr="00AB1781">
        <w:t xml:space="preserve">6 Great is his glory in </w:t>
      </w:r>
      <w:r w:rsidR="00E570CB">
        <w:t>Your</w:t>
      </w:r>
      <w:r w:rsidRPr="00AB1781">
        <w:t xml:space="preserve"> salvation;</w:t>
      </w:r>
      <w:r w:rsidR="00A10A86">
        <w:rPr>
          <w:rStyle w:val="FootnoteReference"/>
        </w:rPr>
        <w:footnoteReference w:id="110"/>
      </w:r>
    </w:p>
    <w:p w14:paraId="62C64BB1" w14:textId="7F90F370" w:rsidR="00CF35A1" w:rsidRPr="00AB1781" w:rsidRDefault="00CF35A1" w:rsidP="00CF35A1">
      <w:pPr>
        <w:pStyle w:val="EnglishHangEndNoCoptic"/>
      </w:pPr>
      <w:r w:rsidRPr="00AB1781">
        <w:tab/>
      </w:r>
      <w:r w:rsidR="001040C8">
        <w:t>You</w:t>
      </w:r>
      <w:r w:rsidRPr="00AB1781">
        <w:t xml:space="preserve"> </w:t>
      </w:r>
      <w:r w:rsidR="001040C8" w:rsidRPr="00AB1781">
        <w:t>will</w:t>
      </w:r>
      <w:r w:rsidRPr="00AB1781">
        <w:t xml:space="preserve"> </w:t>
      </w:r>
      <w:r w:rsidR="0020672C">
        <w:t>bestow</w:t>
      </w:r>
      <w:r w:rsidRPr="00AB1781">
        <w:t xml:space="preserve"> glory and majesty</w:t>
      </w:r>
      <w:r w:rsidR="004B5519">
        <w:t xml:space="preserve"> up</w:t>
      </w:r>
      <w:r w:rsidR="004B5519" w:rsidRPr="00AB1781">
        <w:t>on him</w:t>
      </w:r>
      <w:r w:rsidRPr="00AB1781">
        <w:t>.</w:t>
      </w:r>
    </w:p>
    <w:p w14:paraId="6C52A116" w14:textId="7ADB90F8" w:rsidR="00CF35A1" w:rsidRPr="00AB1781" w:rsidRDefault="00CF35A1" w:rsidP="00CF35A1">
      <w:pPr>
        <w:pStyle w:val="EnglishHangNoCoptic"/>
      </w:pPr>
      <w:r w:rsidRPr="00AB1781">
        <w:t xml:space="preserve">7 For </w:t>
      </w:r>
      <w:r w:rsidR="001040C8">
        <w:t>You</w:t>
      </w:r>
      <w:r w:rsidRPr="00AB1781">
        <w:t xml:space="preserve"> </w:t>
      </w:r>
      <w:r w:rsidR="001040C8" w:rsidRPr="00AB1781">
        <w:t>will</w:t>
      </w:r>
      <w:r w:rsidRPr="00AB1781">
        <w:t xml:space="preserve"> give him blessing</w:t>
      </w:r>
      <w:r w:rsidR="00A10A86">
        <w:t xml:space="preserve"> forever and ever</w:t>
      </w:r>
      <w:r w:rsidRPr="00AB1781">
        <w:t>;</w:t>
      </w:r>
    </w:p>
    <w:p w14:paraId="38FAB663" w14:textId="77777777" w:rsidR="00CF35A1" w:rsidRPr="00AB1781" w:rsidRDefault="00CF35A1" w:rsidP="00CF35A1">
      <w:pPr>
        <w:pStyle w:val="EnglishHangEndNoCoptic"/>
      </w:pPr>
      <w:r w:rsidRPr="00AB1781">
        <w:tab/>
      </w:r>
      <w:r w:rsidR="001040C8">
        <w:t>You</w:t>
      </w:r>
      <w:r w:rsidRPr="00AB1781">
        <w:t xml:space="preserve"> </w:t>
      </w:r>
      <w:r w:rsidR="00556387">
        <w:t>will</w:t>
      </w:r>
      <w:r w:rsidRPr="00AB1781">
        <w:t xml:space="preserve"> gladden him with the joy of </w:t>
      </w:r>
      <w:r w:rsidR="00E570CB">
        <w:t>Your</w:t>
      </w:r>
      <w:r w:rsidRPr="00AB1781">
        <w:t xml:space="preserve"> presence.</w:t>
      </w:r>
      <w:r w:rsidRPr="00AB1781">
        <w:rPr>
          <w:rStyle w:val="FootnoteReference"/>
        </w:rPr>
        <w:footnoteReference w:id="111"/>
      </w:r>
    </w:p>
    <w:p w14:paraId="0533D54D" w14:textId="56851637" w:rsidR="00CF35A1" w:rsidRPr="00AB1781" w:rsidRDefault="00CF35A1" w:rsidP="00CF35A1">
      <w:pPr>
        <w:pStyle w:val="EnglishHangNoCoptic"/>
      </w:pPr>
      <w:r w:rsidRPr="00AB1781">
        <w:t xml:space="preserve">8 For the king </w:t>
      </w:r>
      <w:r w:rsidR="004B5519">
        <w:t>hopes</w:t>
      </w:r>
      <w:r w:rsidRPr="00AB1781">
        <w:t xml:space="preserve"> in the Lord,</w:t>
      </w:r>
    </w:p>
    <w:p w14:paraId="308A9C94" w14:textId="77777777" w:rsidR="00CF35A1" w:rsidRPr="00AB1781" w:rsidRDefault="00CF35A1" w:rsidP="00CF35A1">
      <w:pPr>
        <w:pStyle w:val="EnglishHangEndNoCoptic"/>
      </w:pPr>
      <w:r w:rsidRPr="00AB1781">
        <w:tab/>
        <w:t>and in the mercy of the Most High he will not be shaken.</w:t>
      </w:r>
    </w:p>
    <w:p w14:paraId="50A596AE" w14:textId="77777777" w:rsidR="00CF35A1" w:rsidRPr="00AB1781" w:rsidRDefault="00CF35A1" w:rsidP="00CF35A1">
      <w:pPr>
        <w:pStyle w:val="EnglishHangNoCoptic"/>
      </w:pPr>
      <w:r w:rsidRPr="00AB1781">
        <w:t xml:space="preserve">9 May all </w:t>
      </w:r>
      <w:r w:rsidR="00E570CB">
        <w:t>Your</w:t>
      </w:r>
      <w:r w:rsidRPr="00AB1781">
        <w:t xml:space="preserve"> enemies feel </w:t>
      </w:r>
      <w:r w:rsidR="00E570CB">
        <w:t>Your</w:t>
      </w:r>
      <w:r w:rsidRPr="00AB1781">
        <w:t xml:space="preserve"> hand;</w:t>
      </w:r>
    </w:p>
    <w:p w14:paraId="7B9284E6" w14:textId="77777777" w:rsidR="00CF35A1" w:rsidRPr="00AB1781" w:rsidRDefault="00CF35A1" w:rsidP="00CF35A1">
      <w:pPr>
        <w:pStyle w:val="EnglishHangEndNoCoptic"/>
      </w:pPr>
      <w:r w:rsidRPr="00AB1781">
        <w:tab/>
        <w:t xml:space="preserve">may </w:t>
      </w:r>
      <w:r w:rsidR="00E570CB">
        <w:t>Your</w:t>
      </w:r>
      <w:r w:rsidRPr="00AB1781">
        <w:t xml:space="preserve"> right hand find all who hate </w:t>
      </w:r>
      <w:r w:rsidR="001040C8">
        <w:t>You</w:t>
      </w:r>
      <w:r w:rsidRPr="00AB1781">
        <w:t>.</w:t>
      </w:r>
    </w:p>
    <w:p w14:paraId="3F0156C7" w14:textId="77777777" w:rsidR="00CF35A1" w:rsidRPr="00AB1781" w:rsidRDefault="00CF35A1" w:rsidP="00CF35A1">
      <w:pPr>
        <w:pStyle w:val="EnglishHangNoCoptic"/>
      </w:pPr>
      <w:r w:rsidRPr="00AB1781">
        <w:t xml:space="preserve">10 </w:t>
      </w:r>
      <w:r w:rsidR="001040C8">
        <w:t>You</w:t>
      </w:r>
      <w:r w:rsidRPr="00AB1781">
        <w:t xml:space="preserve"> </w:t>
      </w:r>
      <w:r w:rsidR="00556387">
        <w:t>will</w:t>
      </w:r>
      <w:r w:rsidRPr="00AB1781">
        <w:t xml:space="preserve"> make them like a fiery oven</w:t>
      </w:r>
    </w:p>
    <w:p w14:paraId="316AE770" w14:textId="437D281D" w:rsidR="00CF35A1" w:rsidRPr="00AB1781" w:rsidRDefault="00CF35A1" w:rsidP="00CF35A1">
      <w:pPr>
        <w:pStyle w:val="EnglishHangNoCoptic"/>
      </w:pPr>
      <w:r w:rsidRPr="00AB1781">
        <w:tab/>
        <w:t xml:space="preserve">at the time of </w:t>
      </w:r>
      <w:r w:rsidR="00E570CB">
        <w:t>Your</w:t>
      </w:r>
      <w:r w:rsidR="00A10A86">
        <w:t xml:space="preserve"> presence;</w:t>
      </w:r>
    </w:p>
    <w:p w14:paraId="6D3D70AD" w14:textId="4EAA2FB0" w:rsidR="00CF35A1" w:rsidRPr="00AB1781" w:rsidRDefault="00CF35A1" w:rsidP="00CF35A1">
      <w:pPr>
        <w:pStyle w:val="EnglishHangNoCoptic"/>
      </w:pPr>
      <w:r w:rsidRPr="00AB1781">
        <w:tab/>
        <w:t xml:space="preserve">The Lord will </w:t>
      </w:r>
      <w:r w:rsidR="00A10A86">
        <w:t>confound</w:t>
      </w:r>
      <w:r w:rsidRPr="00AB1781">
        <w:t xml:space="preserve"> them in His wrath,</w:t>
      </w:r>
    </w:p>
    <w:p w14:paraId="69189781" w14:textId="77777777" w:rsidR="00CF35A1" w:rsidRPr="00AB1781" w:rsidRDefault="00CF35A1" w:rsidP="00CF35A1">
      <w:pPr>
        <w:pStyle w:val="EnglishHangEndNoCoptic"/>
      </w:pPr>
      <w:r w:rsidRPr="00AB1781">
        <w:tab/>
        <w:t>and fire will devour them.</w:t>
      </w:r>
    </w:p>
    <w:p w14:paraId="6F791709" w14:textId="26657ED0" w:rsidR="00CF35A1" w:rsidRPr="00AB1781" w:rsidRDefault="00CF35A1" w:rsidP="00CF35A1">
      <w:pPr>
        <w:pStyle w:val="EnglishHangNoCoptic"/>
      </w:pPr>
      <w:r w:rsidRPr="00AB1781">
        <w:t xml:space="preserve">11 </w:t>
      </w:r>
      <w:r w:rsidR="001040C8">
        <w:t>You</w:t>
      </w:r>
      <w:r w:rsidRPr="00AB1781">
        <w:t xml:space="preserve"> </w:t>
      </w:r>
      <w:r w:rsidR="00556387">
        <w:t>will</w:t>
      </w:r>
      <w:r w:rsidRPr="00AB1781">
        <w:t xml:space="preserve"> destroy their </w:t>
      </w:r>
      <w:r w:rsidR="00A10A86">
        <w:t>offspring</w:t>
      </w:r>
      <w:r w:rsidRPr="00AB1781">
        <w:t xml:space="preserve"> from the earth,</w:t>
      </w:r>
    </w:p>
    <w:p w14:paraId="1375B90C" w14:textId="77777777" w:rsidR="00CF35A1" w:rsidRPr="00AB1781" w:rsidRDefault="00CF35A1" w:rsidP="00CF35A1">
      <w:pPr>
        <w:pStyle w:val="EnglishHangEndNoCoptic"/>
      </w:pPr>
      <w:r w:rsidRPr="00AB1781">
        <w:tab/>
        <w:t>and their race from the sons of men.</w:t>
      </w:r>
    </w:p>
    <w:p w14:paraId="2648AFBE" w14:textId="77777777" w:rsidR="00CF35A1" w:rsidRPr="00AB1781" w:rsidRDefault="00CF35A1" w:rsidP="00CF35A1">
      <w:pPr>
        <w:pStyle w:val="EnglishHangNoCoptic"/>
      </w:pPr>
      <w:r w:rsidRPr="00AB1781">
        <w:t xml:space="preserve">12 For they intended evil against </w:t>
      </w:r>
      <w:r w:rsidR="001040C8">
        <w:t>You</w:t>
      </w:r>
      <w:r w:rsidRPr="00AB1781">
        <w:t>;</w:t>
      </w:r>
    </w:p>
    <w:p w14:paraId="4D8AD035" w14:textId="77777777" w:rsidR="00CF35A1" w:rsidRPr="00AB1781" w:rsidRDefault="00CF35A1" w:rsidP="00CF35A1">
      <w:pPr>
        <w:pStyle w:val="EnglishHangEndNoCoptic"/>
      </w:pPr>
      <w:r w:rsidRPr="00AB1781">
        <w:tab/>
        <w:t>they devised plans which could never succeed.</w:t>
      </w:r>
      <w:r w:rsidRPr="00AB1781">
        <w:rPr>
          <w:rStyle w:val="FootnoteReference"/>
        </w:rPr>
        <w:footnoteReference w:id="112"/>
      </w:r>
    </w:p>
    <w:p w14:paraId="61626655" w14:textId="77777777" w:rsidR="00CF35A1" w:rsidRPr="00AB1781" w:rsidRDefault="00CF35A1" w:rsidP="00CF35A1">
      <w:pPr>
        <w:pStyle w:val="EnglishHangNoCoptic"/>
      </w:pPr>
      <w:r w:rsidRPr="00AB1781">
        <w:lastRenderedPageBreak/>
        <w:t xml:space="preserve">13 For </w:t>
      </w:r>
      <w:r w:rsidR="001040C8">
        <w:t>You</w:t>
      </w:r>
      <w:r w:rsidRPr="00AB1781">
        <w:t xml:space="preserve"> </w:t>
      </w:r>
      <w:r w:rsidR="00556387">
        <w:t>will</w:t>
      </w:r>
      <w:r w:rsidRPr="00AB1781">
        <w:t xml:space="preserve"> put them to flight;</w:t>
      </w:r>
    </w:p>
    <w:p w14:paraId="16FCA5FF" w14:textId="18043CCA" w:rsidR="00CF35A1" w:rsidRPr="00AB1781" w:rsidRDefault="00CF35A1" w:rsidP="00CF35A1">
      <w:pPr>
        <w:pStyle w:val="EnglishHangEndNoCoptic"/>
      </w:pPr>
      <w:r w:rsidRPr="00AB1781">
        <w:tab/>
      </w:r>
      <w:r w:rsidR="001040C8">
        <w:t>You</w:t>
      </w:r>
      <w:r w:rsidRPr="00AB1781">
        <w:t xml:space="preserve"> </w:t>
      </w:r>
      <w:r w:rsidR="004B5519">
        <w:t>will</w:t>
      </w:r>
      <w:r w:rsidRPr="00AB1781">
        <w:t xml:space="preserve"> prepare </w:t>
      </w:r>
      <w:r w:rsidR="00E570CB">
        <w:t>Your</w:t>
      </w:r>
      <w:r w:rsidRPr="00AB1781">
        <w:t xml:space="preserve"> remnants against their faces.</w:t>
      </w:r>
    </w:p>
    <w:p w14:paraId="7578D650" w14:textId="6E44C382" w:rsidR="00CF35A1" w:rsidRPr="00AB1781" w:rsidRDefault="00CF35A1" w:rsidP="00CF35A1">
      <w:pPr>
        <w:pStyle w:val="EnglishHangNoCoptic"/>
      </w:pPr>
      <w:r w:rsidRPr="00AB1781">
        <w:t xml:space="preserve">14 Be exalted, O Lord, in </w:t>
      </w:r>
      <w:r w:rsidR="00E570CB">
        <w:t>Your</w:t>
      </w:r>
      <w:r w:rsidRPr="00AB1781">
        <w:t xml:space="preserve"> strength</w:t>
      </w:r>
      <w:r w:rsidR="004B5519">
        <w:t>!</w:t>
      </w:r>
    </w:p>
    <w:p w14:paraId="37C2C17C" w14:textId="7CFCE3DA" w:rsidR="00CF35A1" w:rsidRDefault="004B5519" w:rsidP="00CF35A1">
      <w:pPr>
        <w:pStyle w:val="EnglishHangEndNoCoptic"/>
      </w:pPr>
      <w:r>
        <w:tab/>
        <w:t>W</w:t>
      </w:r>
      <w:r w:rsidR="00CF35A1" w:rsidRPr="00AB1781">
        <w:t xml:space="preserve">e will sing and praise </w:t>
      </w:r>
      <w:r w:rsidR="00E570CB">
        <w:t>Your</w:t>
      </w:r>
      <w:r w:rsidR="00CF35A1" w:rsidRPr="00AB1781">
        <w:t xml:space="preserve"> power.</w:t>
      </w:r>
    </w:p>
    <w:p w14:paraId="5814CFB2" w14:textId="3170B635" w:rsidR="00F933DE" w:rsidRPr="00CF35A1" w:rsidRDefault="00F933DE" w:rsidP="00F933DE">
      <w:pPr>
        <w:pStyle w:val="Rubric"/>
      </w:pPr>
      <w:r>
        <w:t>Glory…</w:t>
      </w:r>
    </w:p>
    <w:p w14:paraId="458586CA" w14:textId="267227A5" w:rsidR="00CF35A1" w:rsidRPr="00CF35A1" w:rsidRDefault="002D71F0" w:rsidP="00BF0205">
      <w:pPr>
        <w:pStyle w:val="Heading4"/>
      </w:pPr>
      <w:r>
        <w:t>Psalm</w:t>
      </w:r>
      <w:r w:rsidR="00CF35A1" w:rsidRPr="00AB1781">
        <w:t xml:space="preserve"> 21</w:t>
      </w:r>
      <w:r>
        <w:t xml:space="preserve">: </w:t>
      </w:r>
      <w:r w:rsidR="009216DA">
        <w:t>“</w:t>
      </w:r>
      <w:r>
        <w:t>O, God, my God, attend to me</w:t>
      </w:r>
      <w:r w:rsidR="009216DA">
        <w:t>”</w:t>
      </w:r>
    </w:p>
    <w:p w14:paraId="2E90DDEF" w14:textId="77777777" w:rsidR="00CF35A1" w:rsidRPr="007A1A59" w:rsidRDefault="00CF35A1" w:rsidP="007A1A59">
      <w:pPr>
        <w:jc w:val="center"/>
        <w:rPr>
          <w:b/>
        </w:rPr>
      </w:pPr>
      <w:r w:rsidRPr="007A1A59">
        <w:rPr>
          <w:b/>
        </w:rPr>
        <w:t>The Great Shepherd Gives His Life for the Sheep</w:t>
      </w:r>
    </w:p>
    <w:p w14:paraId="069ED88B" w14:textId="77777777" w:rsidR="00CF35A1" w:rsidRPr="007A1A59" w:rsidRDefault="00CF35A1" w:rsidP="007A1A59">
      <w:pPr>
        <w:jc w:val="center"/>
        <w:rPr>
          <w:b/>
        </w:rPr>
      </w:pPr>
      <w:r w:rsidRPr="007A1A59">
        <w:rPr>
          <w:b/>
        </w:rPr>
        <w:t>The Sufferings of Christ and the Redemption of the Nations</w:t>
      </w:r>
    </w:p>
    <w:p w14:paraId="16E60140" w14:textId="4F17D357" w:rsidR="00CF35A1" w:rsidRPr="00AB1781" w:rsidRDefault="00CF35A1" w:rsidP="00CF35A1">
      <w:pPr>
        <w:pStyle w:val="Rubric"/>
      </w:pPr>
      <w:r w:rsidRPr="00AB1781">
        <w:t>1 (</w:t>
      </w:r>
      <w:r w:rsidR="00614947">
        <w:t>For the end; a Psalm by David. Concerning</w:t>
      </w:r>
      <w:r w:rsidRPr="00AB1781">
        <w:t xml:space="preserve"> </w:t>
      </w:r>
      <w:r w:rsidR="00614947">
        <w:t xml:space="preserve">the </w:t>
      </w:r>
      <w:r w:rsidRPr="00AB1781">
        <w:t>help of the Dawn.</w:t>
      </w:r>
      <w:r w:rsidRPr="00AB1781">
        <w:rPr>
          <w:rStyle w:val="FootnoteReference"/>
        </w:rPr>
        <w:footnoteReference w:id="113"/>
      </w:r>
      <w:r w:rsidRPr="00AB1781">
        <w:t>)</w:t>
      </w:r>
    </w:p>
    <w:p w14:paraId="10CAA2EF" w14:textId="68AEE45E" w:rsidR="00CF35A1" w:rsidRPr="00AB1781" w:rsidRDefault="004B5519" w:rsidP="00CF35A1">
      <w:pPr>
        <w:pStyle w:val="EnglishHangNoCoptic"/>
      </w:pPr>
      <w:r>
        <w:t>2 O God, my God, attend to me;</w:t>
      </w:r>
    </w:p>
    <w:p w14:paraId="48D96485" w14:textId="77777777" w:rsidR="00CF35A1" w:rsidRPr="00AB1781" w:rsidRDefault="00CF35A1" w:rsidP="00CF35A1">
      <w:pPr>
        <w:pStyle w:val="EnglishHangNoCoptic"/>
      </w:pPr>
      <w:r w:rsidRPr="00AB1781">
        <w:tab/>
        <w:t xml:space="preserve">why </w:t>
      </w:r>
      <w:r w:rsidR="00556387">
        <w:t>have</w:t>
      </w:r>
      <w:r w:rsidRPr="00AB1781">
        <w:t xml:space="preserve"> </w:t>
      </w:r>
      <w:r w:rsidR="001040C8">
        <w:t>You</w:t>
      </w:r>
      <w:r w:rsidRPr="00AB1781">
        <w:t xml:space="preserve"> forsaken me?</w:t>
      </w:r>
      <w:r w:rsidRPr="00AB1781">
        <w:rPr>
          <w:rStyle w:val="FootnoteReference"/>
        </w:rPr>
        <w:footnoteReference w:id="114"/>
      </w:r>
    </w:p>
    <w:p w14:paraId="56F216E9" w14:textId="4F4A2D48" w:rsidR="00CF35A1" w:rsidRPr="00CF35A1" w:rsidRDefault="00CF35A1" w:rsidP="00CF35A1">
      <w:pPr>
        <w:pStyle w:val="EnglishHangEndNoCoptic"/>
      </w:pPr>
      <w:r w:rsidRPr="00AB1781">
        <w:tab/>
      </w:r>
      <w:r w:rsidR="00614947">
        <w:t>The words of my transgressions are far from my salvation.</w:t>
      </w:r>
    </w:p>
    <w:p w14:paraId="2065C542" w14:textId="566EBC20" w:rsidR="00CF35A1" w:rsidRPr="00AB1781" w:rsidRDefault="00CF35A1" w:rsidP="00CF35A1">
      <w:pPr>
        <w:pStyle w:val="EnglishHangNoCoptic"/>
      </w:pPr>
      <w:r w:rsidRPr="00AB1781">
        <w:t xml:space="preserve">3 O my God, I </w:t>
      </w:r>
      <w:r w:rsidR="004B5519">
        <w:t xml:space="preserve">will </w:t>
      </w:r>
      <w:r w:rsidRPr="00AB1781">
        <w:t xml:space="preserve">cry </w:t>
      </w:r>
      <w:r w:rsidR="004B5519">
        <w:t xml:space="preserve">out </w:t>
      </w:r>
      <w:r w:rsidRPr="00AB1781">
        <w:t>by day</w:t>
      </w:r>
      <w:r w:rsidR="004B5519">
        <w:t>,</w:t>
      </w:r>
      <w:r w:rsidRPr="00AB1781">
        <w:t xml:space="preserve"> and </w:t>
      </w:r>
      <w:r w:rsidR="001040C8">
        <w:t>You</w:t>
      </w:r>
      <w:r w:rsidRPr="00AB1781">
        <w:t xml:space="preserve"> </w:t>
      </w:r>
      <w:r w:rsidR="004B5519">
        <w:t>will</w:t>
      </w:r>
      <w:r w:rsidR="00614947">
        <w:t xml:space="preserve"> not </w:t>
      </w:r>
      <w:r w:rsidR="004B5519">
        <w:t>hear</w:t>
      </w:r>
      <w:r w:rsidRPr="00AB1781">
        <w:t>,</w:t>
      </w:r>
    </w:p>
    <w:p w14:paraId="7B4D3BEE" w14:textId="77777777" w:rsidR="00CF35A1" w:rsidRPr="00AB1781" w:rsidRDefault="00CF35A1" w:rsidP="00CF35A1">
      <w:pPr>
        <w:pStyle w:val="EnglishHangEndNoCoptic"/>
      </w:pPr>
      <w:r w:rsidRPr="00AB1781">
        <w:tab/>
        <w:t>and by night, yet it is not foolish of me.</w:t>
      </w:r>
    </w:p>
    <w:p w14:paraId="5D011A30" w14:textId="727BB30F" w:rsidR="00CF35A1" w:rsidRPr="00AB1781" w:rsidRDefault="00CF35A1" w:rsidP="00CF35A1">
      <w:pPr>
        <w:pStyle w:val="EnglishHangNoCoptic"/>
      </w:pPr>
      <w:r w:rsidRPr="00AB1781">
        <w:t>4 But</w:t>
      </w:r>
      <w:r w:rsidR="00614947">
        <w:t xml:space="preserve"> You, O praise of Israel,</w:t>
      </w:r>
    </w:p>
    <w:p w14:paraId="0E567FAD" w14:textId="74A9B0BD" w:rsidR="00CF35A1" w:rsidRPr="00AB1781" w:rsidRDefault="00CF35A1" w:rsidP="00CF35A1">
      <w:pPr>
        <w:pStyle w:val="EnglishHangEndNoCoptic"/>
      </w:pPr>
      <w:r w:rsidRPr="00AB1781">
        <w:tab/>
      </w:r>
      <w:r w:rsidR="00614947">
        <w:t xml:space="preserve">dwell </w:t>
      </w:r>
      <w:r w:rsidR="004B5519">
        <w:t>among the saints</w:t>
      </w:r>
      <w:r w:rsidR="00614947">
        <w:rPr>
          <w:rStyle w:val="FootnoteReference"/>
        </w:rPr>
        <w:footnoteReference w:id="115"/>
      </w:r>
      <w:r w:rsidR="00614947">
        <w:t>.</w:t>
      </w:r>
    </w:p>
    <w:p w14:paraId="276CDA54" w14:textId="21D8572D" w:rsidR="00CF35A1" w:rsidRPr="00AB1781" w:rsidRDefault="00CF35A1" w:rsidP="00CF35A1">
      <w:pPr>
        <w:pStyle w:val="EnglishHangNoCoptic"/>
      </w:pPr>
      <w:r w:rsidRPr="00AB1781">
        <w:t xml:space="preserve">5 Our fathers </w:t>
      </w:r>
      <w:r w:rsidR="004B5519">
        <w:t>hoped</w:t>
      </w:r>
      <w:r w:rsidRPr="00AB1781">
        <w:t xml:space="preserve"> in </w:t>
      </w:r>
      <w:r w:rsidR="001040C8">
        <w:t>You</w:t>
      </w:r>
      <w:r w:rsidRPr="00AB1781">
        <w:t>;</w:t>
      </w:r>
    </w:p>
    <w:p w14:paraId="16009120" w14:textId="47E99C38" w:rsidR="00CF35A1" w:rsidRPr="00AB1781" w:rsidRDefault="00CF35A1" w:rsidP="00CF35A1">
      <w:pPr>
        <w:pStyle w:val="EnglishHangEndNoCoptic"/>
      </w:pPr>
      <w:r w:rsidRPr="00AB1781">
        <w:tab/>
        <w:t xml:space="preserve">they </w:t>
      </w:r>
      <w:r w:rsidR="004B5519">
        <w:t>hoped</w:t>
      </w:r>
      <w:r w:rsidRPr="00AB1781">
        <w:t xml:space="preserve">, and </w:t>
      </w:r>
      <w:r w:rsidR="001040C8">
        <w:t>You</w:t>
      </w:r>
      <w:r w:rsidRPr="00AB1781">
        <w:t xml:space="preserve"> deliver</w:t>
      </w:r>
      <w:r w:rsidR="00830E10">
        <w:t>ed</w:t>
      </w:r>
      <w:r w:rsidRPr="00AB1781">
        <w:t xml:space="preserve"> them.</w:t>
      </w:r>
    </w:p>
    <w:p w14:paraId="2ECC2C7A" w14:textId="77777777" w:rsidR="00CF35A1" w:rsidRPr="00AB1781" w:rsidRDefault="00CF35A1" w:rsidP="00CF35A1">
      <w:pPr>
        <w:pStyle w:val="EnglishHangNoCoptic"/>
      </w:pPr>
      <w:r w:rsidRPr="00AB1781">
        <w:t xml:space="preserve">6 They cried to </w:t>
      </w:r>
      <w:r w:rsidR="001040C8">
        <w:t>You</w:t>
      </w:r>
      <w:r w:rsidRPr="00AB1781">
        <w:t xml:space="preserve"> and were saved;</w:t>
      </w:r>
    </w:p>
    <w:p w14:paraId="69D31278" w14:textId="5E291B07" w:rsidR="00CF35A1" w:rsidRPr="00AB1781" w:rsidRDefault="00CF35A1" w:rsidP="00CF35A1">
      <w:pPr>
        <w:pStyle w:val="EnglishHangEndNoCoptic"/>
      </w:pPr>
      <w:r w:rsidRPr="00AB1781">
        <w:tab/>
        <w:t xml:space="preserve">they </w:t>
      </w:r>
      <w:r w:rsidR="004B5519">
        <w:t>hoped</w:t>
      </w:r>
      <w:r w:rsidRPr="00AB1781">
        <w:t xml:space="preserve"> in </w:t>
      </w:r>
      <w:r w:rsidR="001040C8">
        <w:t>You</w:t>
      </w:r>
      <w:r w:rsidRPr="00AB1781">
        <w:t xml:space="preserve"> and were not </w:t>
      </w:r>
      <w:r w:rsidR="004B5519">
        <w:t>ashamed</w:t>
      </w:r>
      <w:r w:rsidRPr="00AB1781">
        <w:t>.</w:t>
      </w:r>
    </w:p>
    <w:p w14:paraId="617870BD" w14:textId="77777777" w:rsidR="00CF35A1" w:rsidRPr="00AB1781" w:rsidRDefault="00CF35A1" w:rsidP="00CF35A1">
      <w:pPr>
        <w:pStyle w:val="EnglishHangNoCoptic"/>
      </w:pPr>
      <w:r w:rsidRPr="00AB1781">
        <w:t>7 But I am a worm, and not a man;</w:t>
      </w:r>
    </w:p>
    <w:p w14:paraId="6489F91F" w14:textId="534EC9F4" w:rsidR="00CF35A1" w:rsidRPr="00AB1781" w:rsidRDefault="004B5519" w:rsidP="00CF35A1">
      <w:pPr>
        <w:pStyle w:val="EnglishHangEndNoCoptic"/>
      </w:pPr>
      <w:r>
        <w:tab/>
        <w:t>a</w:t>
      </w:r>
      <w:r w:rsidR="00CF35A1" w:rsidRPr="00AB1781">
        <w:t xml:space="preserve"> </w:t>
      </w:r>
      <w:r>
        <w:t>reproach</w:t>
      </w:r>
      <w:r w:rsidR="00CF35A1" w:rsidRPr="00AB1781">
        <w:t xml:space="preserve"> of men</w:t>
      </w:r>
      <w:r w:rsidR="00830E10">
        <w:t>,</w:t>
      </w:r>
      <w:r w:rsidR="00CF35A1" w:rsidRPr="00AB1781">
        <w:t xml:space="preserve"> and </w:t>
      </w:r>
      <w:r>
        <w:t>despised</w:t>
      </w:r>
      <w:r w:rsidR="00CF35A1" w:rsidRPr="00AB1781">
        <w:t xml:space="preserve"> </w:t>
      </w:r>
      <w:r>
        <w:t>by</w:t>
      </w:r>
      <w:r w:rsidR="00CF35A1" w:rsidRPr="00AB1781">
        <w:t xml:space="preserve"> the people.</w:t>
      </w:r>
    </w:p>
    <w:p w14:paraId="1C26FAC6" w14:textId="033E8594" w:rsidR="00CF35A1" w:rsidRPr="00AB1781" w:rsidRDefault="00CF35A1" w:rsidP="00CF35A1">
      <w:pPr>
        <w:pStyle w:val="EnglishHangNoCoptic"/>
      </w:pPr>
      <w:r w:rsidRPr="00AB1781">
        <w:t xml:space="preserve">8 All who see me </w:t>
      </w:r>
      <w:r w:rsidR="00830E10">
        <w:t>mock</w:t>
      </w:r>
      <w:r w:rsidRPr="00AB1781">
        <w:t xml:space="preserve"> me;</w:t>
      </w:r>
    </w:p>
    <w:p w14:paraId="1E6F2F9C" w14:textId="75E58301" w:rsidR="00CF35A1" w:rsidRPr="00AB1781" w:rsidRDefault="00CF35A1" w:rsidP="00CF35A1">
      <w:pPr>
        <w:pStyle w:val="EnglishHangEndNoCoptic"/>
      </w:pPr>
      <w:r w:rsidRPr="00AB1781">
        <w:tab/>
        <w:t xml:space="preserve">they say with their lips </w:t>
      </w:r>
      <w:r w:rsidR="00830E10">
        <w:t>and</w:t>
      </w:r>
      <w:r w:rsidR="004B5519">
        <w:t xml:space="preserve"> </w:t>
      </w:r>
      <w:r w:rsidR="0017625A">
        <w:t>shake</w:t>
      </w:r>
      <w:r w:rsidR="004B5519">
        <w:t xml:space="preserve"> their heads,</w:t>
      </w:r>
    </w:p>
    <w:p w14:paraId="2A82378F" w14:textId="72614373" w:rsidR="00CF35A1" w:rsidRPr="00AB1781" w:rsidRDefault="00830E10" w:rsidP="00CF35A1">
      <w:pPr>
        <w:pStyle w:val="EnglishHangNoCoptic"/>
      </w:pPr>
      <w:r>
        <w:t>9 “</w:t>
      </w:r>
      <w:r w:rsidR="00CF35A1" w:rsidRPr="00AB1781">
        <w:t xml:space="preserve">He trusted in </w:t>
      </w:r>
      <w:r>
        <w:t xml:space="preserve">the Lord. Let Him </w:t>
      </w:r>
      <w:r w:rsidR="004B5519">
        <w:t>rescue</w:t>
      </w:r>
      <w:r>
        <w:t xml:space="preserve"> him;</w:t>
      </w:r>
    </w:p>
    <w:p w14:paraId="1682EDC5" w14:textId="27E21962" w:rsidR="00CF35A1" w:rsidRPr="00AB1781" w:rsidRDefault="00CF35A1" w:rsidP="00830E10">
      <w:pPr>
        <w:pStyle w:val="EnglishHangEndNoCoptic"/>
      </w:pPr>
      <w:r w:rsidRPr="00AB1781">
        <w:tab/>
      </w:r>
      <w:r w:rsidR="004B5519">
        <w:t xml:space="preserve">let Him save him, </w:t>
      </w:r>
      <w:r w:rsidR="0017625A">
        <w:t>if</w:t>
      </w:r>
      <w:r w:rsidR="004B5519">
        <w:t xml:space="preserve"> He wanted</w:t>
      </w:r>
      <w:r w:rsidRPr="00AB1781">
        <w:t xml:space="preserve"> him.</w:t>
      </w:r>
      <w:r w:rsidR="00830E10">
        <w:t>”</w:t>
      </w:r>
      <w:r w:rsidRPr="00AB1781">
        <w:rPr>
          <w:rStyle w:val="FootnoteReference"/>
        </w:rPr>
        <w:footnoteReference w:id="116"/>
      </w:r>
    </w:p>
    <w:p w14:paraId="37E84BC0" w14:textId="5C234963" w:rsidR="00CF35A1" w:rsidRPr="00AB1781" w:rsidRDefault="00CF35A1" w:rsidP="00CF35A1">
      <w:pPr>
        <w:pStyle w:val="EnglishHangNoCoptic"/>
      </w:pPr>
      <w:r w:rsidRPr="00AB1781">
        <w:t xml:space="preserve">10 For </w:t>
      </w:r>
      <w:r w:rsidR="001040C8">
        <w:t>You</w:t>
      </w:r>
      <w:r w:rsidRPr="00AB1781">
        <w:t xml:space="preserve"> </w:t>
      </w:r>
      <w:r w:rsidR="00830E10">
        <w:t>drew</w:t>
      </w:r>
      <w:r w:rsidRPr="00AB1781">
        <w:t xml:space="preserve"> me from the womb.</w:t>
      </w:r>
    </w:p>
    <w:p w14:paraId="65AECC88"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been my hope from my mother’s breasts.</w:t>
      </w:r>
    </w:p>
    <w:p w14:paraId="7DE957B1" w14:textId="77777777" w:rsidR="00CF35A1" w:rsidRPr="00AB1781" w:rsidRDefault="00CF35A1" w:rsidP="00CF35A1">
      <w:pPr>
        <w:pStyle w:val="EnglishHangNoCoptic"/>
      </w:pPr>
      <w:r w:rsidRPr="00AB1781">
        <w:lastRenderedPageBreak/>
        <w:t xml:space="preserve">11 I have been cast on </w:t>
      </w:r>
      <w:r w:rsidR="00E570CB">
        <w:t>Your</w:t>
      </w:r>
      <w:r w:rsidRPr="00AB1781">
        <w:t xml:space="preserve"> care from my birth;</w:t>
      </w:r>
    </w:p>
    <w:p w14:paraId="7BD61CC7" w14:textId="352B2535" w:rsidR="00CF35A1" w:rsidRPr="00AB1781" w:rsidRDefault="00CF35A1" w:rsidP="00CF35A1">
      <w:pPr>
        <w:pStyle w:val="EnglishHangEndNoCoptic"/>
      </w:pPr>
      <w:r w:rsidRPr="00AB1781">
        <w:tab/>
      </w:r>
      <w:r w:rsidR="00830E10">
        <w:t xml:space="preserve">From my mother’s womb </w:t>
      </w:r>
      <w:r w:rsidR="001040C8">
        <w:t>You</w:t>
      </w:r>
      <w:r w:rsidRPr="00AB1781">
        <w:t xml:space="preserve"> </w:t>
      </w:r>
      <w:r w:rsidR="001040C8" w:rsidRPr="00AB1781">
        <w:t>are</w:t>
      </w:r>
      <w:r w:rsidRPr="00AB1781">
        <w:t xml:space="preserve"> my God.</w:t>
      </w:r>
    </w:p>
    <w:p w14:paraId="601B0BAE" w14:textId="13CCA5F0" w:rsidR="00CF35A1" w:rsidRPr="00AB1781" w:rsidRDefault="00CF35A1" w:rsidP="00CF35A1">
      <w:pPr>
        <w:pStyle w:val="EnglishHangNoCoptic"/>
      </w:pPr>
      <w:r w:rsidRPr="00AB1781">
        <w:t xml:space="preserve">12 </w:t>
      </w:r>
      <w:r w:rsidR="00830E10">
        <w:t>Do not l</w:t>
      </w:r>
      <w:r w:rsidRPr="00AB1781">
        <w:t>eave me when trouble is near,</w:t>
      </w:r>
    </w:p>
    <w:p w14:paraId="089C0920" w14:textId="77777777" w:rsidR="00CF35A1" w:rsidRPr="00AB1781" w:rsidRDefault="00CF35A1" w:rsidP="00CF35A1">
      <w:pPr>
        <w:pStyle w:val="EnglishHangEndNoCoptic"/>
      </w:pPr>
      <w:r w:rsidRPr="00AB1781">
        <w:tab/>
        <w:t>for there is no one to help.</w:t>
      </w:r>
    </w:p>
    <w:p w14:paraId="6516CE37" w14:textId="233F980B" w:rsidR="00CF35A1" w:rsidRPr="00AB1781" w:rsidRDefault="00CF35A1" w:rsidP="00CF35A1">
      <w:pPr>
        <w:pStyle w:val="EnglishHangNoCoptic"/>
      </w:pPr>
      <w:r w:rsidRPr="00AB1781">
        <w:t xml:space="preserve">13 Many </w:t>
      </w:r>
      <w:r w:rsidR="00830E10">
        <w:t>young bulls surround me;</w:t>
      </w:r>
    </w:p>
    <w:p w14:paraId="36F1F9A9" w14:textId="34A64615" w:rsidR="00CF35A1" w:rsidRPr="00AB1781" w:rsidRDefault="00CF35A1" w:rsidP="00CF35A1">
      <w:pPr>
        <w:pStyle w:val="EnglishHangEndNoCoptic"/>
      </w:pPr>
      <w:r w:rsidRPr="00AB1781">
        <w:tab/>
        <w:t xml:space="preserve">fat bulls </w:t>
      </w:r>
      <w:r w:rsidR="00830E10">
        <w:t>surround</w:t>
      </w:r>
      <w:r w:rsidRPr="00AB1781">
        <w:t xml:space="preserve"> me.</w:t>
      </w:r>
    </w:p>
    <w:p w14:paraId="7C038E86" w14:textId="77777777" w:rsidR="00CF35A1" w:rsidRPr="00AB1781" w:rsidRDefault="00CF35A1" w:rsidP="00CF35A1">
      <w:pPr>
        <w:pStyle w:val="EnglishHangNoCoptic"/>
      </w:pPr>
      <w:r w:rsidRPr="00AB1781">
        <w:t>14 They open their mouths at me,</w:t>
      </w:r>
      <w:r w:rsidRPr="00AB1781">
        <w:rPr>
          <w:rStyle w:val="FootnoteReference"/>
        </w:rPr>
        <w:footnoteReference w:id="117"/>
      </w:r>
    </w:p>
    <w:p w14:paraId="2F7FAB7C" w14:textId="74747DDD" w:rsidR="00CF35A1" w:rsidRPr="00AB1781" w:rsidRDefault="00CF35A1" w:rsidP="00CF35A1">
      <w:pPr>
        <w:pStyle w:val="EnglishHangEndNoCoptic"/>
      </w:pPr>
      <w:r w:rsidRPr="00AB1781">
        <w:tab/>
        <w:t xml:space="preserve">like a </w:t>
      </w:r>
      <w:r w:rsidR="00830E10">
        <w:t>raging</w:t>
      </w:r>
      <w:r w:rsidRPr="00AB1781">
        <w:t xml:space="preserve"> and roaring lion.</w:t>
      </w:r>
    </w:p>
    <w:p w14:paraId="4FE270D0" w14:textId="77777777" w:rsidR="00CF35A1" w:rsidRPr="00AB1781" w:rsidRDefault="00CF35A1" w:rsidP="00CF35A1">
      <w:pPr>
        <w:pStyle w:val="EnglishHangNoCoptic"/>
      </w:pPr>
      <w:r w:rsidRPr="00AB1781">
        <w:t>15 I am poured out like water,</w:t>
      </w:r>
    </w:p>
    <w:p w14:paraId="3D0EC151" w14:textId="2A965035" w:rsidR="00CF35A1" w:rsidRPr="00AB1781" w:rsidRDefault="00CF35A1" w:rsidP="00CF35A1">
      <w:pPr>
        <w:pStyle w:val="EnglishHangNoCoptic"/>
      </w:pPr>
      <w:r w:rsidRPr="00AB1781">
        <w:tab/>
      </w:r>
      <w:r w:rsidR="00830E10">
        <w:t>and all my bones are disjointed;</w:t>
      </w:r>
    </w:p>
    <w:p w14:paraId="7A1B0D86" w14:textId="6A2CA272" w:rsidR="00CF35A1" w:rsidRPr="00AB1781" w:rsidRDefault="00830E10" w:rsidP="00CF35A1">
      <w:pPr>
        <w:pStyle w:val="EnglishHangEndNoCoptic"/>
      </w:pPr>
      <w:r>
        <w:tab/>
        <w:t>my heart is like</w:t>
      </w:r>
      <w:r w:rsidR="00CF35A1" w:rsidRPr="00AB1781">
        <w:t xml:space="preserve"> wax</w:t>
      </w:r>
      <w:r w:rsidR="000651AA">
        <w:t>,</w:t>
      </w:r>
      <w:r w:rsidR="00CF35A1" w:rsidRPr="00AB1781">
        <w:t xml:space="preserve"> </w:t>
      </w:r>
      <w:r>
        <w:t xml:space="preserve">melting </w:t>
      </w:r>
      <w:r w:rsidR="000651AA">
        <w:t>into my belly</w:t>
      </w:r>
      <w:r w:rsidR="00CF35A1" w:rsidRPr="00AB1781">
        <w:t>.</w:t>
      </w:r>
    </w:p>
    <w:p w14:paraId="7AE2CA5B" w14:textId="62EE11DE" w:rsidR="00CF35A1" w:rsidRPr="00AB1781" w:rsidRDefault="00CF35A1" w:rsidP="00CF35A1">
      <w:pPr>
        <w:pStyle w:val="EnglishHangNoCoptic"/>
      </w:pPr>
      <w:r w:rsidRPr="00AB1781">
        <w:t xml:space="preserve">16 My strength is dried up like a </w:t>
      </w:r>
      <w:r w:rsidR="00830E10">
        <w:t>broken piece of pottery</w:t>
      </w:r>
      <w:r w:rsidRPr="00AB1781">
        <w:t>,</w:t>
      </w:r>
    </w:p>
    <w:p w14:paraId="697A0ED9" w14:textId="77777777" w:rsidR="00CF35A1" w:rsidRPr="00AB1781" w:rsidRDefault="00CF35A1" w:rsidP="00CF35A1">
      <w:pPr>
        <w:pStyle w:val="EnglishHangNoCoptic"/>
      </w:pPr>
      <w:r w:rsidRPr="00AB1781">
        <w:tab/>
        <w:t>and my tongue sticks to my throat;</w:t>
      </w:r>
    </w:p>
    <w:p w14:paraId="0A989C89" w14:textId="77777777" w:rsidR="00CF35A1" w:rsidRPr="00AB1781" w:rsidRDefault="00CF35A1" w:rsidP="00CF35A1">
      <w:pPr>
        <w:pStyle w:val="EnglishHangEndNoCoptic"/>
      </w:pPr>
      <w:r w:rsidRPr="00AB1781">
        <w:tab/>
      </w:r>
      <w:r w:rsidR="001040C8">
        <w:t>You</w:t>
      </w:r>
      <w:r w:rsidRPr="00AB1781">
        <w:t xml:space="preserve"> </w:t>
      </w:r>
      <w:r w:rsidR="00556387">
        <w:t>have</w:t>
      </w:r>
      <w:r w:rsidRPr="00AB1781">
        <w:t xml:space="preserve"> brought me down to the dust of death.</w:t>
      </w:r>
    </w:p>
    <w:p w14:paraId="1BB9F75B" w14:textId="77777777" w:rsidR="00CF35A1" w:rsidRPr="00AB1781" w:rsidRDefault="00CF35A1" w:rsidP="00CF35A1">
      <w:pPr>
        <w:pStyle w:val="EnglishHangNoCoptic"/>
      </w:pPr>
      <w:r w:rsidRPr="00AB1781">
        <w:t>17 For a pack of dogs surround me,</w:t>
      </w:r>
    </w:p>
    <w:p w14:paraId="485331C1" w14:textId="6B5C40E8" w:rsidR="00CF35A1" w:rsidRPr="00AB1781" w:rsidRDefault="00CF35A1" w:rsidP="00CF35A1">
      <w:pPr>
        <w:pStyle w:val="EnglishHangNoCoptic"/>
      </w:pPr>
      <w:r w:rsidRPr="00AB1781">
        <w:tab/>
        <w:t>and a</w:t>
      </w:r>
      <w:r w:rsidR="00ED0D70">
        <w:t>n assembly of evil doers</w:t>
      </w:r>
      <w:r w:rsidRPr="00AB1781">
        <w:t xml:space="preserve"> </w:t>
      </w:r>
      <w:r w:rsidR="00ED0D70">
        <w:t>enclose</w:t>
      </w:r>
      <w:r w:rsidRPr="00AB1781">
        <w:t xml:space="preserve"> me.</w:t>
      </w:r>
    </w:p>
    <w:p w14:paraId="3AA88ED5" w14:textId="77777777" w:rsidR="00CF35A1" w:rsidRPr="00AB1781" w:rsidRDefault="00CF35A1" w:rsidP="00CF35A1">
      <w:pPr>
        <w:pStyle w:val="EnglishHangEndNoCoptic"/>
      </w:pPr>
      <w:r w:rsidRPr="00AB1781">
        <w:tab/>
        <w:t>They have pierced my hands and my feet.</w:t>
      </w:r>
      <w:r w:rsidRPr="00AB1781">
        <w:rPr>
          <w:rStyle w:val="FootnoteReference"/>
        </w:rPr>
        <w:footnoteReference w:id="118"/>
      </w:r>
    </w:p>
    <w:p w14:paraId="6F7C536C" w14:textId="1501C2D7" w:rsidR="00CF35A1" w:rsidRPr="00AB1781" w:rsidRDefault="00CF35A1" w:rsidP="00CF35A1">
      <w:pPr>
        <w:pStyle w:val="EnglishHangNoCoptic"/>
      </w:pPr>
      <w:r w:rsidRPr="00AB1781">
        <w:t>18 They count</w:t>
      </w:r>
      <w:r w:rsidR="000651AA">
        <w:t>ed</w:t>
      </w:r>
      <w:r w:rsidRPr="00AB1781">
        <w:t xml:space="preserve"> all my bones;</w:t>
      </w:r>
    </w:p>
    <w:p w14:paraId="0F995278" w14:textId="1D359A66" w:rsidR="00CF35A1" w:rsidRPr="00AB1781" w:rsidRDefault="00CF35A1" w:rsidP="00CF35A1">
      <w:pPr>
        <w:pStyle w:val="EnglishHangEndNoCoptic"/>
      </w:pPr>
      <w:r w:rsidRPr="00AB1781">
        <w:tab/>
        <w:t xml:space="preserve">they </w:t>
      </w:r>
      <w:r w:rsidR="000651AA">
        <w:t>look</w:t>
      </w:r>
      <w:r w:rsidRPr="00AB1781">
        <w:t xml:space="preserve"> and </w:t>
      </w:r>
      <w:r w:rsidR="000651AA">
        <w:t>stare</w:t>
      </w:r>
      <w:r w:rsidRPr="00AB1781">
        <w:t xml:space="preserve"> </w:t>
      </w:r>
      <w:r w:rsidR="000651AA">
        <w:t>at</w:t>
      </w:r>
      <w:r w:rsidRPr="00AB1781">
        <w:t xml:space="preserve"> me.</w:t>
      </w:r>
    </w:p>
    <w:p w14:paraId="07FD7F5E" w14:textId="4C504B01" w:rsidR="00CF35A1" w:rsidRPr="00AB1781" w:rsidRDefault="00CF35A1" w:rsidP="00CF35A1">
      <w:pPr>
        <w:pStyle w:val="EnglishHangNoCoptic"/>
      </w:pPr>
      <w:r w:rsidRPr="00AB1781">
        <w:t>19 They divide</w:t>
      </w:r>
      <w:r w:rsidR="000651AA">
        <w:t>d</w:t>
      </w:r>
      <w:r w:rsidRPr="00AB1781">
        <w:t xml:space="preserve"> my garments among them</w:t>
      </w:r>
      <w:r w:rsidR="00ED0D70">
        <w:t>selves</w:t>
      </w:r>
      <w:r w:rsidRPr="00AB1781">
        <w:t>,</w:t>
      </w:r>
    </w:p>
    <w:p w14:paraId="230BEE5A" w14:textId="64C89275" w:rsidR="00CF35A1" w:rsidRPr="00AB1781" w:rsidRDefault="00CF35A1" w:rsidP="00CF35A1">
      <w:pPr>
        <w:pStyle w:val="EnglishHangEndNoCoptic"/>
      </w:pPr>
      <w:r w:rsidRPr="00AB1781">
        <w:tab/>
        <w:t xml:space="preserve">and </w:t>
      </w:r>
      <w:r w:rsidR="00ED0D70">
        <w:t xml:space="preserve">they cast lots </w:t>
      </w:r>
      <w:r w:rsidRPr="00AB1781">
        <w:t xml:space="preserve">for my </w:t>
      </w:r>
      <w:r w:rsidR="00ED0D70">
        <w:t>clothing</w:t>
      </w:r>
      <w:r w:rsidRPr="00AB1781">
        <w:t>.</w:t>
      </w:r>
      <w:r w:rsidRPr="00AB1781">
        <w:rPr>
          <w:rStyle w:val="FootnoteReference"/>
        </w:rPr>
        <w:footnoteReference w:id="119"/>
      </w:r>
    </w:p>
    <w:p w14:paraId="1BC3A4D3" w14:textId="34280946" w:rsidR="00CF35A1" w:rsidRPr="00AB1781" w:rsidRDefault="00CF35A1" w:rsidP="00CF35A1">
      <w:pPr>
        <w:pStyle w:val="EnglishHangNoCoptic"/>
      </w:pPr>
      <w:r w:rsidRPr="00AB1781">
        <w:t>20 But</w:t>
      </w:r>
      <w:r w:rsidR="000651AA">
        <w:t xml:space="preserve"> You</w:t>
      </w:r>
      <w:r w:rsidRPr="00AB1781">
        <w:t xml:space="preserve">, O Lord, </w:t>
      </w:r>
      <w:r w:rsidR="00ED0D70">
        <w:t>do not remove Your help</w:t>
      </w:r>
      <w:r w:rsidRPr="00AB1781">
        <w:t>;</w:t>
      </w:r>
    </w:p>
    <w:p w14:paraId="3B96F9FC" w14:textId="3B967048" w:rsidR="00CF35A1" w:rsidRPr="00CF35A1" w:rsidRDefault="00CF35A1" w:rsidP="00CF35A1">
      <w:pPr>
        <w:pStyle w:val="EnglishHangEndNoCoptic"/>
      </w:pPr>
      <w:r w:rsidRPr="00AB1781">
        <w:tab/>
        <w:t xml:space="preserve">attend to my </w:t>
      </w:r>
      <w:r w:rsidR="000651AA">
        <w:t>aid!</w:t>
      </w:r>
    </w:p>
    <w:p w14:paraId="2A010F64" w14:textId="77777777" w:rsidR="00CF35A1" w:rsidRPr="00AB1781" w:rsidRDefault="00CF35A1" w:rsidP="00CF35A1">
      <w:pPr>
        <w:pStyle w:val="EnglishHangNoCoptic"/>
      </w:pPr>
      <w:r w:rsidRPr="00AB1781">
        <w:t>21 Deliver my soul from the sword,</w:t>
      </w:r>
    </w:p>
    <w:p w14:paraId="05B836D0" w14:textId="43E733A7" w:rsidR="00CF35A1" w:rsidRPr="00AB1781" w:rsidRDefault="00CF35A1" w:rsidP="00CF35A1">
      <w:pPr>
        <w:pStyle w:val="EnglishHangEndNoCoptic"/>
      </w:pPr>
      <w:r w:rsidRPr="00AB1781">
        <w:tab/>
        <w:t>my only one</w:t>
      </w:r>
      <w:r w:rsidRPr="00AB1781">
        <w:rPr>
          <w:rStyle w:val="FootnoteReference"/>
        </w:rPr>
        <w:footnoteReference w:id="120"/>
      </w:r>
      <w:r w:rsidRPr="00AB1781">
        <w:t xml:space="preserve"> from the power of the dog.</w:t>
      </w:r>
      <w:r w:rsidR="00ED0D70">
        <w:rPr>
          <w:rStyle w:val="FootnoteReference"/>
        </w:rPr>
        <w:footnoteReference w:id="121"/>
      </w:r>
    </w:p>
    <w:p w14:paraId="071B87FB" w14:textId="77777777" w:rsidR="00CF35A1" w:rsidRPr="00AB1781" w:rsidRDefault="00CF35A1" w:rsidP="00CF35A1">
      <w:pPr>
        <w:pStyle w:val="EnglishHangNoCoptic"/>
      </w:pPr>
      <w:r w:rsidRPr="00AB1781">
        <w:t>22 Save me from the mouth of the lion,</w:t>
      </w:r>
    </w:p>
    <w:p w14:paraId="463C676C" w14:textId="0092BF5A" w:rsidR="00CF35A1" w:rsidRPr="00AB1781" w:rsidRDefault="00CF35A1" w:rsidP="00CF35A1">
      <w:pPr>
        <w:pStyle w:val="EnglishHangEndNoCoptic"/>
      </w:pPr>
      <w:r w:rsidRPr="00AB1781">
        <w:tab/>
        <w:t xml:space="preserve">and my </w:t>
      </w:r>
      <w:r w:rsidR="00ED0D70">
        <w:t>lowliness</w:t>
      </w:r>
      <w:r w:rsidRPr="00AB1781">
        <w:t xml:space="preserve"> fr</w:t>
      </w:r>
      <w:r w:rsidR="00ED0D70">
        <w:t>om the horns of</w:t>
      </w:r>
      <w:r w:rsidRPr="00AB1781">
        <w:t xml:space="preserve"> </w:t>
      </w:r>
      <w:r w:rsidR="00ED0D70">
        <w:t>unicorns</w:t>
      </w:r>
      <w:r w:rsidR="00ED0D70">
        <w:rPr>
          <w:rStyle w:val="FootnoteReference"/>
        </w:rPr>
        <w:footnoteReference w:id="122"/>
      </w:r>
      <w:r w:rsidRPr="00AB1781">
        <w:t>.</w:t>
      </w:r>
    </w:p>
    <w:p w14:paraId="16587FC4" w14:textId="01B6A414" w:rsidR="00CF35A1" w:rsidRPr="00AB1781" w:rsidRDefault="00CF35A1" w:rsidP="00CF35A1">
      <w:pPr>
        <w:pStyle w:val="EnglishHangNoCoptic"/>
      </w:pPr>
      <w:r w:rsidRPr="00AB1781">
        <w:lastRenderedPageBreak/>
        <w:t xml:space="preserve">23 I will declare </w:t>
      </w:r>
      <w:r w:rsidR="00E570CB">
        <w:t>Your</w:t>
      </w:r>
      <w:r w:rsidR="007A2D16">
        <w:t xml:space="preserve"> N</w:t>
      </w:r>
      <w:r w:rsidRPr="00AB1781">
        <w:t xml:space="preserve">ame to my </w:t>
      </w:r>
      <w:r w:rsidR="007A2D16">
        <w:t>Brethren</w:t>
      </w:r>
      <w:r w:rsidRPr="00AB1781">
        <w:t>;</w:t>
      </w:r>
    </w:p>
    <w:p w14:paraId="5C2A3A66" w14:textId="7E82D0FA" w:rsidR="00CF35A1" w:rsidRPr="00AB1781" w:rsidRDefault="00CF35A1" w:rsidP="00CF35A1">
      <w:pPr>
        <w:pStyle w:val="EnglishHangEndNoCoptic"/>
      </w:pPr>
      <w:r w:rsidRPr="00AB1781">
        <w:tab/>
      </w:r>
      <w:r w:rsidR="007A2D16">
        <w:t xml:space="preserve">I will praise You </w:t>
      </w:r>
      <w:r w:rsidRPr="00AB1781">
        <w:t>in the midst of the Church.</w:t>
      </w:r>
      <w:r w:rsidRPr="00AB1781">
        <w:rPr>
          <w:rStyle w:val="FootnoteReference"/>
        </w:rPr>
        <w:footnoteReference w:id="123"/>
      </w:r>
    </w:p>
    <w:p w14:paraId="5B0F3DBC" w14:textId="77777777" w:rsidR="00CF35A1" w:rsidRPr="00AB1781" w:rsidRDefault="00CF35A1" w:rsidP="00CF35A1">
      <w:pPr>
        <w:pStyle w:val="EnglishHangNoCoptic"/>
      </w:pPr>
      <w:r w:rsidRPr="00AB1781">
        <w:t>24 You who fear the Lord, praise Him;</w:t>
      </w:r>
    </w:p>
    <w:p w14:paraId="72C0379A" w14:textId="3BFE0CAF" w:rsidR="00CF35A1" w:rsidRPr="00AB1781" w:rsidRDefault="00CF35A1" w:rsidP="00CF35A1">
      <w:pPr>
        <w:pStyle w:val="EnglishHangNoCoptic"/>
      </w:pPr>
      <w:r w:rsidRPr="00AB1781">
        <w:tab/>
        <w:t>all you sons</w:t>
      </w:r>
      <w:r w:rsidR="000651AA">
        <w:rPr>
          <w:rStyle w:val="FootnoteReference"/>
        </w:rPr>
        <w:footnoteReference w:id="124"/>
      </w:r>
      <w:r w:rsidRPr="00AB1781">
        <w:t xml:space="preserve"> of Jacob, glorify Him.</w:t>
      </w:r>
    </w:p>
    <w:p w14:paraId="5321F4C6" w14:textId="77777777" w:rsidR="00CF35A1" w:rsidRPr="00AB1781" w:rsidRDefault="00CF35A1" w:rsidP="00CF35A1">
      <w:pPr>
        <w:pStyle w:val="EnglishHangEndNoCoptic"/>
      </w:pPr>
      <w:r w:rsidRPr="00AB1781">
        <w:tab/>
        <w:t>Let all the sons of Israel fear Him.</w:t>
      </w:r>
    </w:p>
    <w:p w14:paraId="58B82413" w14:textId="33F31C58" w:rsidR="00CF35A1" w:rsidRPr="00AB1781" w:rsidRDefault="00CF35A1" w:rsidP="00CF35A1">
      <w:pPr>
        <w:pStyle w:val="EnglishHangNoCoptic"/>
      </w:pPr>
      <w:r w:rsidRPr="00AB1781">
        <w:t xml:space="preserve">25 For He has not spurned or scorned the </w:t>
      </w:r>
      <w:r w:rsidR="000651AA">
        <w:t>supplication</w:t>
      </w:r>
      <w:r w:rsidRPr="00AB1781">
        <w:t xml:space="preserve"> of the poor,</w:t>
      </w:r>
    </w:p>
    <w:p w14:paraId="2B4CC612" w14:textId="77777777" w:rsidR="00CF35A1" w:rsidRPr="00AB1781" w:rsidRDefault="00CF35A1" w:rsidP="00CF35A1">
      <w:pPr>
        <w:pStyle w:val="EnglishHangNoCoptic"/>
      </w:pPr>
      <w:r w:rsidRPr="00AB1781">
        <w:tab/>
        <w:t>nor turned away His face from me,</w:t>
      </w:r>
    </w:p>
    <w:p w14:paraId="3B5759DC" w14:textId="632F7137" w:rsidR="00CF35A1" w:rsidRPr="00AB1781" w:rsidRDefault="00CF35A1" w:rsidP="00CF35A1">
      <w:pPr>
        <w:pStyle w:val="EnglishHangEndNoCoptic"/>
      </w:pPr>
      <w:r w:rsidRPr="00AB1781">
        <w:tab/>
        <w:t xml:space="preserve">but when I cried to Him He </w:t>
      </w:r>
      <w:r w:rsidR="000651AA">
        <w:t>heard</w:t>
      </w:r>
      <w:r w:rsidRPr="00AB1781">
        <w:t xml:space="preserve"> me.</w:t>
      </w:r>
    </w:p>
    <w:p w14:paraId="211F250A" w14:textId="584919DA" w:rsidR="00CF35A1" w:rsidRPr="00AB1781" w:rsidRDefault="00CF35A1" w:rsidP="00CF35A1">
      <w:pPr>
        <w:pStyle w:val="EnglishHangNoCoptic"/>
      </w:pPr>
      <w:r w:rsidRPr="00AB1781">
        <w:t xml:space="preserve">26 From </w:t>
      </w:r>
      <w:r w:rsidR="001040C8">
        <w:t>You</w:t>
      </w:r>
      <w:r w:rsidRPr="00AB1781">
        <w:t xml:space="preserve"> comes my praise in the great Church</w:t>
      </w:r>
      <w:r w:rsidR="007A2D16">
        <w:rPr>
          <w:rStyle w:val="FootnoteReference"/>
        </w:rPr>
        <w:footnoteReference w:id="125"/>
      </w:r>
      <w:r w:rsidRPr="00AB1781">
        <w:t>.</w:t>
      </w:r>
    </w:p>
    <w:p w14:paraId="42DCBB7D" w14:textId="3468CA76" w:rsidR="00CF35A1" w:rsidRPr="00AB1781" w:rsidRDefault="00CF35A1" w:rsidP="00CF35A1">
      <w:pPr>
        <w:pStyle w:val="EnglishHangNoCoptic"/>
      </w:pPr>
      <w:r w:rsidRPr="00AB1781">
        <w:tab/>
        <w:t xml:space="preserve">I will </w:t>
      </w:r>
      <w:r w:rsidR="007A2D16">
        <w:t>confess</w:t>
      </w:r>
      <w:r w:rsidR="007A2D16">
        <w:rPr>
          <w:rStyle w:val="FootnoteReference"/>
        </w:rPr>
        <w:footnoteReference w:id="126"/>
      </w:r>
      <w:r w:rsidRPr="00AB1781">
        <w:t xml:space="preserve"> </w:t>
      </w:r>
      <w:r w:rsidR="001040C8">
        <w:t>You</w:t>
      </w:r>
      <w:r w:rsidRPr="00AB1781">
        <w:t>.</w:t>
      </w:r>
    </w:p>
    <w:p w14:paraId="29116F7F" w14:textId="77777777" w:rsidR="00CF35A1" w:rsidRPr="00AB1781" w:rsidRDefault="00CF35A1" w:rsidP="00CF35A1">
      <w:pPr>
        <w:pStyle w:val="EnglishHangEndNoCoptic"/>
      </w:pPr>
      <w:r w:rsidRPr="00AB1781">
        <w:tab/>
        <w:t>I will pay my vows before those who fear Him.</w:t>
      </w:r>
    </w:p>
    <w:p w14:paraId="1CEF20BF" w14:textId="77777777" w:rsidR="00CF35A1" w:rsidRPr="00AB1781" w:rsidRDefault="00CF35A1" w:rsidP="00CF35A1">
      <w:pPr>
        <w:pStyle w:val="EnglishHangNoCoptic"/>
      </w:pPr>
      <w:r w:rsidRPr="00AB1781">
        <w:t>27 The poor shall eat and be satisfied,</w:t>
      </w:r>
    </w:p>
    <w:p w14:paraId="1CC80F6A" w14:textId="4845E949" w:rsidR="00CF35A1" w:rsidRPr="00AB1781" w:rsidRDefault="00CF35A1" w:rsidP="00CF35A1">
      <w:pPr>
        <w:pStyle w:val="EnglishHangNoCoptic"/>
      </w:pPr>
      <w:r w:rsidRPr="00AB1781">
        <w:tab/>
        <w:t>and those wh</w:t>
      </w:r>
      <w:r w:rsidR="007A2D16">
        <w:t>o seek the Lord will praise Him;</w:t>
      </w:r>
    </w:p>
    <w:p w14:paraId="420408AF" w14:textId="3D27883F" w:rsidR="00CF35A1" w:rsidRPr="00AB1781" w:rsidRDefault="007A2D16" w:rsidP="00CF35A1">
      <w:pPr>
        <w:pStyle w:val="EnglishHangEndNoCoptic"/>
      </w:pPr>
      <w:r>
        <w:tab/>
        <w:t>t</w:t>
      </w:r>
      <w:r w:rsidR="00CF35A1" w:rsidRPr="00AB1781">
        <w:t xml:space="preserve">heir hearts will live </w:t>
      </w:r>
      <w:r w:rsidR="00A8396B">
        <w:t>forever</w:t>
      </w:r>
      <w:r>
        <w:t xml:space="preserve"> and ever</w:t>
      </w:r>
      <w:r w:rsidR="00CF35A1" w:rsidRPr="00AB1781">
        <w:t>.</w:t>
      </w:r>
    </w:p>
    <w:p w14:paraId="2FCDFDBD" w14:textId="77777777" w:rsidR="00CF35A1" w:rsidRPr="00AB1781" w:rsidRDefault="00CF35A1" w:rsidP="00CF35A1">
      <w:pPr>
        <w:pStyle w:val="EnglishHangNoCoptic"/>
      </w:pPr>
      <w:r w:rsidRPr="00AB1781">
        <w:t>28 All the ends of the earth will remember</w:t>
      </w:r>
    </w:p>
    <w:p w14:paraId="0C8BFF2D" w14:textId="08762DA4" w:rsidR="00CF35A1" w:rsidRPr="00AB1781" w:rsidRDefault="007A2D16" w:rsidP="00CF35A1">
      <w:pPr>
        <w:pStyle w:val="EnglishHangNoCoptic"/>
      </w:pPr>
      <w:r>
        <w:tab/>
        <w:t xml:space="preserve">and </w:t>
      </w:r>
      <w:r w:rsidR="00CF35A1" w:rsidRPr="00AB1781">
        <w:t>turn to the Lord;</w:t>
      </w:r>
    </w:p>
    <w:p w14:paraId="71C907B5" w14:textId="77777777" w:rsidR="00CF35A1" w:rsidRPr="00AB1781" w:rsidRDefault="00CF35A1" w:rsidP="00CF35A1">
      <w:pPr>
        <w:pStyle w:val="EnglishHangNoCoptic"/>
      </w:pPr>
      <w:r w:rsidRPr="00AB1781">
        <w:tab/>
        <w:t>and all the families of the nations</w:t>
      </w:r>
    </w:p>
    <w:p w14:paraId="4839AAF5" w14:textId="77777777" w:rsidR="00CF35A1" w:rsidRPr="00AB1781" w:rsidRDefault="00CF35A1" w:rsidP="00CF35A1">
      <w:pPr>
        <w:pStyle w:val="EnglishHangEndNoCoptic"/>
      </w:pPr>
      <w:r w:rsidRPr="00AB1781">
        <w:tab/>
        <w:t>will worship before Him.</w:t>
      </w:r>
    </w:p>
    <w:p w14:paraId="67604AC0" w14:textId="77777777" w:rsidR="00CF35A1" w:rsidRPr="00AB1781" w:rsidRDefault="00CF35A1" w:rsidP="00CF35A1">
      <w:pPr>
        <w:pStyle w:val="EnglishHangNoCoptic"/>
      </w:pPr>
      <w:r w:rsidRPr="00AB1781">
        <w:t>29 For the Kingdom is the Lord’s,</w:t>
      </w:r>
    </w:p>
    <w:p w14:paraId="7420881B" w14:textId="77777777" w:rsidR="00CF35A1" w:rsidRPr="00AB1781" w:rsidRDefault="00CF35A1" w:rsidP="00CF35A1">
      <w:pPr>
        <w:pStyle w:val="EnglishHangEndNoCoptic"/>
      </w:pPr>
      <w:r w:rsidRPr="00AB1781">
        <w:tab/>
        <w:t>and it is He Who rules the nations.</w:t>
      </w:r>
    </w:p>
    <w:p w14:paraId="1F126447" w14:textId="46D102B3" w:rsidR="00CF35A1" w:rsidRPr="00AB1781" w:rsidRDefault="00CF35A1" w:rsidP="00CF35A1">
      <w:pPr>
        <w:pStyle w:val="EnglishHangNoCoptic"/>
      </w:pPr>
      <w:r w:rsidRPr="00AB1781">
        <w:t xml:space="preserve">30 All the </w:t>
      </w:r>
      <w:r w:rsidR="007A2D16">
        <w:t>prosperous o</w:t>
      </w:r>
      <w:r w:rsidRPr="00AB1781">
        <w:t xml:space="preserve">f the earth </w:t>
      </w:r>
      <w:r w:rsidR="000651AA">
        <w:t>ate</w:t>
      </w:r>
      <w:r w:rsidRPr="00AB1781">
        <w:t xml:space="preserve"> and worship</w:t>
      </w:r>
      <w:r w:rsidR="000651AA">
        <w:rPr>
          <w:rStyle w:val="FootnoteReference"/>
        </w:rPr>
        <w:footnoteReference w:id="127"/>
      </w:r>
      <w:r w:rsidRPr="00AB1781">
        <w:t xml:space="preserve"> </w:t>
      </w:r>
      <w:r w:rsidR="000651AA">
        <w:t>[</w:t>
      </w:r>
      <w:r w:rsidRPr="00AB1781">
        <w:t>in His presence</w:t>
      </w:r>
      <w:r w:rsidR="000651AA">
        <w:t>]</w:t>
      </w:r>
      <w:r w:rsidRPr="00AB1781">
        <w:t>;</w:t>
      </w:r>
    </w:p>
    <w:p w14:paraId="1F9DC3FF" w14:textId="77777777" w:rsidR="00CF35A1" w:rsidRPr="00AB1781" w:rsidRDefault="00CF35A1" w:rsidP="00CF35A1">
      <w:pPr>
        <w:pStyle w:val="EnglishHangNoCoptic"/>
      </w:pPr>
      <w:r w:rsidRPr="00AB1781">
        <w:tab/>
        <w:t>all who go down to the earth fall down before Him.</w:t>
      </w:r>
    </w:p>
    <w:p w14:paraId="0274DD11" w14:textId="77777777" w:rsidR="00CF35A1" w:rsidRPr="00AB1781" w:rsidRDefault="00CF35A1" w:rsidP="00CF35A1">
      <w:pPr>
        <w:pStyle w:val="EnglishHangEndNoCoptic"/>
      </w:pPr>
      <w:r w:rsidRPr="00AB1781">
        <w:tab/>
        <w:t>May my soul live for Him.</w:t>
      </w:r>
    </w:p>
    <w:p w14:paraId="585176F8" w14:textId="77777777" w:rsidR="00CF35A1" w:rsidRPr="00AB1781" w:rsidRDefault="00CF35A1" w:rsidP="00CF35A1">
      <w:pPr>
        <w:pStyle w:val="EnglishHangNoCoptic"/>
      </w:pPr>
      <w:r w:rsidRPr="00AB1781">
        <w:t>31 And my children</w:t>
      </w:r>
      <w:r w:rsidRPr="00AB1781">
        <w:rPr>
          <w:rStyle w:val="FootnoteReference"/>
        </w:rPr>
        <w:footnoteReference w:id="128"/>
      </w:r>
      <w:r w:rsidRPr="00AB1781">
        <w:t xml:space="preserve"> will serve Him;</w:t>
      </w:r>
    </w:p>
    <w:p w14:paraId="484DDEDD" w14:textId="65BE6165" w:rsidR="00CF35A1" w:rsidRPr="00AB1781" w:rsidRDefault="00CF35A1" w:rsidP="00CF35A1">
      <w:pPr>
        <w:pStyle w:val="EnglishHangEndNoCoptic"/>
      </w:pPr>
      <w:r w:rsidRPr="00AB1781">
        <w:tab/>
        <w:t>the coming g</w:t>
      </w:r>
      <w:r w:rsidR="000651AA">
        <w:t>eneration will tell of the Lord,</w:t>
      </w:r>
    </w:p>
    <w:p w14:paraId="6E6B9BCD" w14:textId="524B63C8" w:rsidR="00CF35A1" w:rsidRPr="00AB1781" w:rsidRDefault="00CF35A1" w:rsidP="00CF35A1">
      <w:pPr>
        <w:pStyle w:val="EnglishHangNoCoptic"/>
      </w:pPr>
      <w:r w:rsidRPr="00AB1781">
        <w:t xml:space="preserve">32 </w:t>
      </w:r>
      <w:r w:rsidR="000651AA">
        <w:t>and they</w:t>
      </w:r>
      <w:r w:rsidRPr="00AB1781">
        <w:t xml:space="preserve"> will tell of His righteousness to </w:t>
      </w:r>
      <w:r w:rsidR="007A2D16">
        <w:t xml:space="preserve">a </w:t>
      </w:r>
      <w:r w:rsidR="000651AA">
        <w:t>people yet to be born,</w:t>
      </w:r>
    </w:p>
    <w:p w14:paraId="3144E74F" w14:textId="4E762CEB" w:rsidR="00CF35A1" w:rsidRPr="00CF35A1" w:rsidRDefault="00CF35A1" w:rsidP="00CF35A1">
      <w:pPr>
        <w:pStyle w:val="EnglishHangEndNoCoptic"/>
      </w:pPr>
      <w:r w:rsidRPr="00AB1781">
        <w:tab/>
      </w:r>
      <w:r w:rsidR="000651AA">
        <w:t>because the Lord made them</w:t>
      </w:r>
      <w:r w:rsidRPr="00AB1781">
        <w:t>.</w:t>
      </w:r>
      <w:r w:rsidRPr="00AB1781">
        <w:rPr>
          <w:rStyle w:val="FootnoteReference"/>
        </w:rPr>
        <w:footnoteReference w:id="129"/>
      </w:r>
    </w:p>
    <w:p w14:paraId="3B6A8177" w14:textId="3FDB7992" w:rsidR="00CF35A1" w:rsidRPr="00CF35A1" w:rsidRDefault="002D71F0" w:rsidP="00BF0205">
      <w:pPr>
        <w:pStyle w:val="Heading4"/>
      </w:pPr>
      <w:bookmarkStart w:id="245" w:name="_Ref412026111"/>
      <w:r>
        <w:t>Psalm</w:t>
      </w:r>
      <w:r w:rsidR="00CF35A1" w:rsidRPr="00AB1781">
        <w:t xml:space="preserve"> 22</w:t>
      </w:r>
      <w:r>
        <w:t xml:space="preserve">: </w:t>
      </w:r>
      <w:r w:rsidR="009216DA">
        <w:t>“</w:t>
      </w:r>
      <w:r>
        <w:t>The Lord is my Shepherd, an</w:t>
      </w:r>
      <w:r w:rsidR="00F017CA">
        <w:t>d I will lack nothing”</w:t>
      </w:r>
      <w:bookmarkEnd w:id="245"/>
    </w:p>
    <w:p w14:paraId="7FF57BCE" w14:textId="77777777" w:rsidR="00CF35A1" w:rsidRPr="007A1A59" w:rsidRDefault="00CF35A1" w:rsidP="007A1A59">
      <w:pPr>
        <w:jc w:val="center"/>
        <w:rPr>
          <w:b/>
        </w:rPr>
      </w:pPr>
      <w:r w:rsidRPr="007A1A59">
        <w:rPr>
          <w:b/>
        </w:rPr>
        <w:t>God the Good Shepherd-King Guides and Keeps His Sheep</w:t>
      </w:r>
    </w:p>
    <w:p w14:paraId="079B9C47" w14:textId="77777777" w:rsidR="00CF35A1" w:rsidRPr="007A1A59" w:rsidRDefault="00CF35A1" w:rsidP="007A1A59">
      <w:pPr>
        <w:jc w:val="center"/>
        <w:rPr>
          <w:b/>
        </w:rPr>
      </w:pPr>
      <w:r w:rsidRPr="007A1A59">
        <w:rPr>
          <w:b/>
        </w:rPr>
        <w:t>Love follows the Followers of Love</w:t>
      </w:r>
    </w:p>
    <w:p w14:paraId="77C70ECE" w14:textId="46BC31ED" w:rsidR="00F14AA6" w:rsidRDefault="00F14AA6" w:rsidP="00CF35A1">
      <w:pPr>
        <w:pStyle w:val="Rubric"/>
      </w:pPr>
      <w:r>
        <w:lastRenderedPageBreak/>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2A8FEBD3" w14:textId="77777777" w:rsidR="00CF35A1" w:rsidRPr="00CF35A1" w:rsidRDefault="00CF35A1" w:rsidP="00CF35A1">
      <w:pPr>
        <w:pStyle w:val="Rubric"/>
      </w:pPr>
      <w:r w:rsidRPr="00AB1781">
        <w:t>(A Psalm by David)</w:t>
      </w:r>
    </w:p>
    <w:p w14:paraId="6E56C236" w14:textId="237F6BBB" w:rsidR="00CF35A1" w:rsidRPr="00CF35A1" w:rsidRDefault="00CF35A1" w:rsidP="00CF35A1">
      <w:pPr>
        <w:pStyle w:val="EnglishHangEndNoCoptic"/>
      </w:pPr>
      <w:r w:rsidRPr="00AB1781">
        <w:t xml:space="preserve">1 The Lord is my Shepherd, and </w:t>
      </w:r>
      <w:r w:rsidR="0057017E">
        <w:t>I will lack nothing</w:t>
      </w:r>
      <w:r w:rsidRPr="00AB1781">
        <w:t>.</w:t>
      </w:r>
    </w:p>
    <w:p w14:paraId="1165732D" w14:textId="58031379" w:rsidR="00CF35A1" w:rsidRPr="00AB1781" w:rsidRDefault="00CF35A1" w:rsidP="00CF35A1">
      <w:pPr>
        <w:pStyle w:val="EnglishHangNoCoptic"/>
      </w:pPr>
      <w:r w:rsidRPr="00AB1781">
        <w:t>2 He settles me in</w:t>
      </w:r>
      <w:r w:rsidR="0057017E">
        <w:t xml:space="preserve"> a place of green pastures</w:t>
      </w:r>
      <w:r w:rsidRPr="00AB1781">
        <w:t>,</w:t>
      </w:r>
    </w:p>
    <w:p w14:paraId="7C004C00" w14:textId="77777777" w:rsidR="00CF35A1" w:rsidRPr="00AB1781" w:rsidRDefault="00CF35A1" w:rsidP="00CF35A1">
      <w:pPr>
        <w:pStyle w:val="EnglishHangEndNoCoptic"/>
      </w:pPr>
      <w:r w:rsidRPr="00AB1781">
        <w:tab/>
        <w:t>and raises me on refreshing water.</w:t>
      </w:r>
      <w:r w:rsidRPr="00AB1781">
        <w:rPr>
          <w:rStyle w:val="FootnoteReference"/>
        </w:rPr>
        <w:footnoteReference w:id="130"/>
      </w:r>
    </w:p>
    <w:p w14:paraId="3270A738" w14:textId="079E24C3" w:rsidR="00CF35A1" w:rsidRPr="00AB1781" w:rsidRDefault="00CF35A1" w:rsidP="00CF35A1">
      <w:pPr>
        <w:pStyle w:val="EnglishHangNoCoptic"/>
      </w:pPr>
      <w:r w:rsidRPr="00AB1781">
        <w:t xml:space="preserve">3 He </w:t>
      </w:r>
      <w:r w:rsidR="0057017E">
        <w:t>restores my soul;</w:t>
      </w:r>
    </w:p>
    <w:p w14:paraId="26CBD5B4" w14:textId="22159E74" w:rsidR="00CF35A1" w:rsidRPr="00AB1781" w:rsidRDefault="00CF35A1" w:rsidP="00CF35A1">
      <w:pPr>
        <w:pStyle w:val="EnglishHangNoCoptic"/>
      </w:pPr>
      <w:r w:rsidRPr="00AB1781">
        <w:tab/>
      </w:r>
      <w:r w:rsidR="0057017E">
        <w:t>He</w:t>
      </w:r>
      <w:r w:rsidRPr="00AB1781">
        <w:t xml:space="preserve"> guides me on the </w:t>
      </w:r>
      <w:r w:rsidR="0057017E">
        <w:t>paths of righteousness</w:t>
      </w:r>
    </w:p>
    <w:p w14:paraId="74D2235E" w14:textId="77777777" w:rsidR="00CF35A1" w:rsidRPr="00AB1781" w:rsidRDefault="00CF35A1" w:rsidP="00CF35A1">
      <w:pPr>
        <w:pStyle w:val="EnglishHangEndNoCoptic"/>
      </w:pPr>
      <w:r w:rsidRPr="00AB1781">
        <w:tab/>
        <w:t>for His Name’s sake.</w:t>
      </w:r>
    </w:p>
    <w:p w14:paraId="3CA3CA34" w14:textId="62BA0115" w:rsidR="00CF35A1" w:rsidRPr="00AB1781" w:rsidRDefault="00CF35A1" w:rsidP="00CF35A1">
      <w:pPr>
        <w:pStyle w:val="EnglishHangNoCoptic"/>
      </w:pPr>
      <w:r w:rsidRPr="00AB1781">
        <w:t xml:space="preserve">4 For even though I </w:t>
      </w:r>
      <w:r w:rsidR="0057017E">
        <w:t>walk</w:t>
      </w:r>
      <w:r w:rsidRPr="00AB1781">
        <w:t xml:space="preserve"> through the shadow of death,</w:t>
      </w:r>
    </w:p>
    <w:p w14:paraId="72910CDF" w14:textId="77777777" w:rsidR="00CF35A1" w:rsidRPr="00AB1781" w:rsidRDefault="00CF35A1" w:rsidP="00CF35A1">
      <w:pPr>
        <w:pStyle w:val="EnglishHangNoCoptic"/>
      </w:pPr>
      <w:r w:rsidRPr="00AB1781">
        <w:tab/>
        <w:t xml:space="preserve">I will fear no evils, for </w:t>
      </w:r>
      <w:r w:rsidR="001040C8">
        <w:t>You</w:t>
      </w:r>
      <w:r w:rsidRPr="00AB1781">
        <w:t xml:space="preserve"> </w:t>
      </w:r>
      <w:r w:rsidR="00C104A1">
        <w:t>are</w:t>
      </w:r>
      <w:r w:rsidRPr="00AB1781">
        <w:t xml:space="preserve"> with me.</w:t>
      </w:r>
    </w:p>
    <w:p w14:paraId="41A7BB00" w14:textId="77777777" w:rsidR="00CF35A1" w:rsidRPr="00AB1781" w:rsidRDefault="00CF35A1" w:rsidP="00CF35A1">
      <w:pPr>
        <w:pStyle w:val="EnglishHangEndNoCoptic"/>
      </w:pPr>
      <w:r w:rsidRPr="00AB1781">
        <w:tab/>
      </w:r>
      <w:r w:rsidR="00E570CB">
        <w:t>Your</w:t>
      </w:r>
      <w:r w:rsidRPr="00AB1781">
        <w:t xml:space="preserve"> rod and </w:t>
      </w:r>
      <w:r w:rsidR="00E570CB">
        <w:t>Your</w:t>
      </w:r>
      <w:r w:rsidRPr="00AB1781">
        <w:t xml:space="preserve"> staff comfort me.</w:t>
      </w:r>
    </w:p>
    <w:p w14:paraId="5ABDCFBB" w14:textId="08C343B9" w:rsidR="00CF35A1" w:rsidRPr="00AB1781" w:rsidRDefault="00CF35A1" w:rsidP="00CF35A1">
      <w:pPr>
        <w:pStyle w:val="EnglishHangNoCoptic"/>
      </w:pPr>
      <w:r w:rsidRPr="00AB1781">
        <w:t xml:space="preserve">5 </w:t>
      </w:r>
      <w:r w:rsidR="001040C8">
        <w:t>You</w:t>
      </w:r>
      <w:r w:rsidRPr="00AB1781">
        <w:t xml:space="preserve"> </w:t>
      </w:r>
      <w:r w:rsidR="008B5978">
        <w:t xml:space="preserve">have </w:t>
      </w:r>
      <w:r w:rsidRPr="00AB1781">
        <w:t>prepared a table before me</w:t>
      </w:r>
    </w:p>
    <w:p w14:paraId="695930B7" w14:textId="0182AF54" w:rsidR="00184565" w:rsidRDefault="00CF35A1" w:rsidP="00184565">
      <w:pPr>
        <w:pStyle w:val="EnglishHangNoCoptic"/>
      </w:pPr>
      <w:r w:rsidRPr="00AB1781">
        <w:tab/>
      </w:r>
      <w:r w:rsidR="0057017E">
        <w:t>against</w:t>
      </w:r>
      <w:r w:rsidRPr="00AB1781">
        <w:t xml:space="preserve"> those </w:t>
      </w:r>
      <w:r w:rsidR="0057017E">
        <w:t>that</w:t>
      </w:r>
      <w:r w:rsidRPr="00AB1781">
        <w:t xml:space="preserve"> </w:t>
      </w:r>
      <w:r w:rsidR="00360CD6">
        <w:t>afflict me;</w:t>
      </w:r>
    </w:p>
    <w:p w14:paraId="5ED5069F" w14:textId="6FBF23AE" w:rsidR="00CF35A1" w:rsidRPr="00AB1781" w:rsidRDefault="001040C8" w:rsidP="00184565">
      <w:pPr>
        <w:pStyle w:val="EnglishHangNoCoptic"/>
        <w:ind w:left="864"/>
      </w:pPr>
      <w:r>
        <w:t>You</w:t>
      </w:r>
      <w:r w:rsidR="00CF35A1" w:rsidRPr="00AB1781">
        <w:t xml:space="preserve"> </w:t>
      </w:r>
      <w:r w:rsidR="0057017E">
        <w:t>anointed my head with oil,</w:t>
      </w:r>
    </w:p>
    <w:p w14:paraId="2D6BF275" w14:textId="002942E9" w:rsidR="00CF35A1" w:rsidRPr="00AB1781" w:rsidRDefault="0057017E" w:rsidP="00CF35A1">
      <w:pPr>
        <w:pStyle w:val="EnglishHangEndNoCoptic"/>
      </w:pPr>
      <w:r>
        <w:tab/>
        <w:t>a</w:t>
      </w:r>
      <w:r w:rsidR="00CF35A1" w:rsidRPr="00AB1781">
        <w:t xml:space="preserve">nd </w:t>
      </w:r>
      <w:r w:rsidR="00E570CB">
        <w:t>Your</w:t>
      </w:r>
      <w:r w:rsidR="00CF35A1" w:rsidRPr="00AB1781">
        <w:t xml:space="preserve"> chalice</w:t>
      </w:r>
      <w:r>
        <w:t xml:space="preserve"> has inebriated me as strong drink.</w:t>
      </w:r>
      <w:r w:rsidR="00CF35A1" w:rsidRPr="00AB1781">
        <w:rPr>
          <w:rStyle w:val="FootnoteReference"/>
        </w:rPr>
        <w:footnoteReference w:id="131"/>
      </w:r>
    </w:p>
    <w:p w14:paraId="3F6DF26C" w14:textId="786A9FBA" w:rsidR="00184565" w:rsidRDefault="00184565" w:rsidP="00184565">
      <w:pPr>
        <w:pStyle w:val="EnglishHangNoCoptic"/>
        <w:keepLines/>
        <w:ind w:left="431" w:hanging="431"/>
      </w:pPr>
      <w:r>
        <w:t>6</w:t>
      </w:r>
      <w:r w:rsidR="00CF35A1" w:rsidRPr="00AB1781">
        <w:t xml:space="preserve"> And </w:t>
      </w:r>
      <w:r w:rsidR="00E570CB">
        <w:t>Your</w:t>
      </w:r>
      <w:r w:rsidR="00CF35A1" w:rsidRPr="00AB1781">
        <w:t xml:space="preserve"> mercy will fo</w:t>
      </w:r>
      <w:r w:rsidR="0057017E">
        <w:t>llow me all the days of my life,</w:t>
      </w:r>
    </w:p>
    <w:p w14:paraId="22B26374" w14:textId="509FBE1C" w:rsidR="00CF35A1" w:rsidRPr="00AB1781" w:rsidRDefault="00184565" w:rsidP="00184565">
      <w:pPr>
        <w:pStyle w:val="EnglishHangNoCoptic"/>
        <w:ind w:left="864"/>
      </w:pPr>
      <w:r>
        <w:t>a</w:t>
      </w:r>
      <w:r w:rsidR="00CF35A1" w:rsidRPr="00AB1781">
        <w:t xml:space="preserve">nd I </w:t>
      </w:r>
      <w:r w:rsidR="00360CD6">
        <w:t>will</w:t>
      </w:r>
      <w:r w:rsidR="00CF35A1" w:rsidRPr="00AB1781">
        <w:t xml:space="preserve"> dwell in the house of the Lord</w:t>
      </w:r>
    </w:p>
    <w:p w14:paraId="309E24F8" w14:textId="282ECE28" w:rsidR="00CF35A1" w:rsidRDefault="00CF35A1" w:rsidP="00CF35A1">
      <w:pPr>
        <w:pStyle w:val="EnglishHangEndNoCoptic"/>
      </w:pPr>
      <w:r w:rsidRPr="00AB1781">
        <w:tab/>
        <w:t>throughout the length of my days.</w:t>
      </w:r>
      <w:r w:rsidRPr="00AB1781">
        <w:rPr>
          <w:rStyle w:val="FootnoteReference"/>
        </w:rPr>
        <w:footnoteReference w:id="132"/>
      </w:r>
    </w:p>
    <w:p w14:paraId="26A7A53B" w14:textId="307C9651" w:rsidR="00B35B25" w:rsidRPr="00CF35A1"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_Ref412110755 \h </w:instrText>
      </w:r>
      <w:r>
        <w:fldChar w:fldCharType="separate"/>
      </w:r>
      <w:r w:rsidR="000C7DE2">
        <w:t>Psalm</w:t>
      </w:r>
      <w:r w:rsidR="000C7DE2" w:rsidRPr="00AB1781">
        <w:t xml:space="preserve"> 23</w:t>
      </w:r>
      <w:r w:rsidR="000C7DE2">
        <w:t>: “The earth is the Lord's and all that is in it”</w:t>
      </w:r>
      <w:r>
        <w:fldChar w:fldCharType="end"/>
      </w:r>
      <w:r>
        <w:t xml:space="preserve">, page </w:t>
      </w:r>
      <w:r>
        <w:fldChar w:fldCharType="begin"/>
      </w:r>
      <w:r>
        <w:instrText xml:space="preserve"> PAGEREF _Ref412110755 \h </w:instrText>
      </w:r>
      <w:r>
        <w:fldChar w:fldCharType="separate"/>
      </w:r>
      <w:r w:rsidR="000C7DE2">
        <w:rPr>
          <w:noProof/>
        </w:rPr>
        <w:t>115</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3DFD110A" w14:textId="645B1EB9" w:rsidR="00CF35A1" w:rsidRPr="00CF35A1" w:rsidRDefault="002D71F0" w:rsidP="00BF0205">
      <w:pPr>
        <w:pStyle w:val="Heading4"/>
      </w:pPr>
      <w:bookmarkStart w:id="246" w:name="_Ref412110755"/>
      <w:r>
        <w:t>Psalm</w:t>
      </w:r>
      <w:r w:rsidR="00CF35A1" w:rsidRPr="00AB1781">
        <w:t xml:space="preserve"> 23</w:t>
      </w:r>
      <w:r>
        <w:t xml:space="preserve">: </w:t>
      </w:r>
      <w:r w:rsidR="009216DA">
        <w:t>“</w:t>
      </w:r>
      <w:r>
        <w:t>The earth is the Lord's and all that is in i</w:t>
      </w:r>
      <w:r w:rsidR="005453DF">
        <w:t>t”</w:t>
      </w:r>
      <w:bookmarkEnd w:id="246"/>
    </w:p>
    <w:p w14:paraId="30838965" w14:textId="77777777" w:rsidR="00CF35A1" w:rsidRPr="007A1A59" w:rsidRDefault="00CF35A1" w:rsidP="007A1A59">
      <w:pPr>
        <w:jc w:val="center"/>
        <w:rPr>
          <w:b/>
        </w:rPr>
      </w:pPr>
      <w:r w:rsidRPr="007A1A59">
        <w:rPr>
          <w:b/>
        </w:rPr>
        <w:t>The King of Glory enters His Sanctuary</w:t>
      </w:r>
    </w:p>
    <w:p w14:paraId="413ABC96" w14:textId="77777777" w:rsidR="00CF35A1" w:rsidRPr="00CF35A1" w:rsidRDefault="00CF35A1" w:rsidP="007A1A59">
      <w:pPr>
        <w:jc w:val="center"/>
        <w:rPr>
          <w:rFonts w:ascii="Book Antiqua" w:hAnsi="Book Antiqua" w:cs="Lucida Grande"/>
          <w:b/>
          <w:bCs/>
        </w:rPr>
      </w:pPr>
      <w:r w:rsidRPr="007A1A59">
        <w:rPr>
          <w:b/>
        </w:rPr>
        <w:t>Who can enter the Holy Mountain Temple</w:t>
      </w:r>
      <w:r w:rsidRPr="00AB1781">
        <w:rPr>
          <w:rFonts w:ascii="Book Antiqua" w:hAnsi="Book Antiqua" w:cs="Lucida Grande"/>
          <w:b/>
          <w:bCs/>
        </w:rPr>
        <w:t>?</w:t>
      </w:r>
    </w:p>
    <w:p w14:paraId="0561989E" w14:textId="60AD80B1" w:rsidR="00F14AA6" w:rsidRDefault="00F14AA6" w:rsidP="00CF35A1">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C289BE0" w14:textId="79A9FC4C" w:rsidR="00CF35A1" w:rsidRPr="00CF35A1" w:rsidRDefault="00CF35A1" w:rsidP="00CF35A1">
      <w:pPr>
        <w:pStyle w:val="Rubric"/>
      </w:pPr>
      <w:r w:rsidRPr="00AB1781">
        <w:t xml:space="preserve">(A Psalm by David. For the first </w:t>
      </w:r>
      <w:r w:rsidR="00D20A28">
        <w:t>day of the week</w:t>
      </w:r>
      <w:r w:rsidRPr="00AB1781">
        <w:t>)</w:t>
      </w:r>
    </w:p>
    <w:p w14:paraId="0CF095E1" w14:textId="6CD047FB" w:rsidR="00CF35A1" w:rsidRPr="00AB1781" w:rsidRDefault="00CF35A1" w:rsidP="00CF35A1">
      <w:pPr>
        <w:pStyle w:val="EnglishHangNoCoptic"/>
      </w:pPr>
      <w:r w:rsidRPr="00AB1781">
        <w:lastRenderedPageBreak/>
        <w:t xml:space="preserve">1 The earth is the Lord’s and all </w:t>
      </w:r>
      <w:r w:rsidR="00E06712">
        <w:t xml:space="preserve">that is in </w:t>
      </w:r>
      <w:r w:rsidR="00360CD6">
        <w:t>it</w:t>
      </w:r>
      <w:r w:rsidRPr="00AB1781">
        <w:t>,</w:t>
      </w:r>
      <w:r w:rsidRPr="00AB1781">
        <w:rPr>
          <w:rStyle w:val="FootnoteReference"/>
        </w:rPr>
        <w:footnoteReference w:id="133"/>
      </w:r>
    </w:p>
    <w:p w14:paraId="04B28061" w14:textId="77777777" w:rsidR="00CF35A1" w:rsidRPr="00AB1781" w:rsidRDefault="00CF35A1" w:rsidP="00CF35A1">
      <w:pPr>
        <w:pStyle w:val="EnglishHangEndNoCoptic"/>
      </w:pPr>
      <w:r w:rsidRPr="00AB1781">
        <w:tab/>
        <w:t>the world and all who dwell in it.</w:t>
      </w:r>
    </w:p>
    <w:p w14:paraId="4EF3C016" w14:textId="77777777" w:rsidR="00CF35A1" w:rsidRPr="00AB1781" w:rsidRDefault="00CF35A1" w:rsidP="00CF35A1">
      <w:pPr>
        <w:pStyle w:val="EnglishHangNoCoptic"/>
      </w:pPr>
      <w:r w:rsidRPr="00AB1781">
        <w:t>2 He has set it firmly on the seas,</w:t>
      </w:r>
    </w:p>
    <w:p w14:paraId="781CE454" w14:textId="7BC44F09" w:rsidR="00CF35A1" w:rsidRPr="00AB1781" w:rsidRDefault="00CF35A1" w:rsidP="00CF35A1">
      <w:pPr>
        <w:pStyle w:val="EnglishHangEndNoCoptic"/>
      </w:pPr>
      <w:r w:rsidRPr="00AB1781">
        <w:tab/>
        <w:t xml:space="preserve">and </w:t>
      </w:r>
      <w:r w:rsidR="009D58BD">
        <w:t>prepared it on the rivers</w:t>
      </w:r>
      <w:r w:rsidRPr="00AB1781">
        <w:t>.</w:t>
      </w:r>
    </w:p>
    <w:p w14:paraId="077070A4" w14:textId="77777777" w:rsidR="00CF35A1" w:rsidRPr="00AB1781" w:rsidRDefault="00CF35A1" w:rsidP="00CF35A1">
      <w:pPr>
        <w:pStyle w:val="EnglishHangNoCoptic"/>
      </w:pPr>
      <w:r w:rsidRPr="00AB1781">
        <w:t>3 Who will ascend into the mountain of the Lord,</w:t>
      </w:r>
      <w:r w:rsidRPr="00AB1781">
        <w:rPr>
          <w:rStyle w:val="FootnoteReference"/>
        </w:rPr>
        <w:footnoteReference w:id="134"/>
      </w:r>
    </w:p>
    <w:p w14:paraId="7F9DFC72" w14:textId="77777777" w:rsidR="00CF35A1" w:rsidRPr="00AB1781" w:rsidRDefault="00CF35A1" w:rsidP="00CF35A1">
      <w:pPr>
        <w:pStyle w:val="EnglishHangEndNoCoptic"/>
      </w:pPr>
      <w:r w:rsidRPr="00AB1781">
        <w:tab/>
        <w:t>or who will stand in His holy place?</w:t>
      </w:r>
    </w:p>
    <w:p w14:paraId="6AEA9C72" w14:textId="20718B88" w:rsidR="00CF35A1" w:rsidRPr="00AB1781" w:rsidRDefault="00CF35A1" w:rsidP="00CF35A1">
      <w:pPr>
        <w:pStyle w:val="EnglishHangNoCoptic"/>
      </w:pPr>
      <w:r w:rsidRPr="00AB1781">
        <w:t>4 He who h</w:t>
      </w:r>
      <w:r w:rsidR="000530F9">
        <w:t>as clean hands and a pure heart,</w:t>
      </w:r>
    </w:p>
    <w:p w14:paraId="4580A525" w14:textId="3F02A5DD" w:rsidR="00CF35A1" w:rsidRPr="00AB1781" w:rsidRDefault="00CF35A1" w:rsidP="00CF35A1">
      <w:pPr>
        <w:pStyle w:val="EnglishHangNoCoptic"/>
      </w:pPr>
      <w:r w:rsidRPr="00AB1781">
        <w:tab/>
        <w:t>who does not set his mind on vanity</w:t>
      </w:r>
      <w:r w:rsidR="000530F9">
        <w:t>,</w:t>
      </w:r>
    </w:p>
    <w:p w14:paraId="734C4D49" w14:textId="77777777" w:rsidR="00CF35A1" w:rsidRPr="00AB1781" w:rsidRDefault="00CF35A1" w:rsidP="00CF35A1">
      <w:pPr>
        <w:pStyle w:val="EnglishHangEndNoCoptic"/>
      </w:pPr>
      <w:r w:rsidRPr="00AB1781">
        <w:tab/>
        <w:t>or swear deceitfully to his neighbour.</w:t>
      </w:r>
    </w:p>
    <w:p w14:paraId="513DE959" w14:textId="77777777" w:rsidR="00CF35A1" w:rsidRPr="00AB1781" w:rsidRDefault="00CF35A1" w:rsidP="00CF35A1">
      <w:pPr>
        <w:pStyle w:val="EnglishHangNoCoptic"/>
      </w:pPr>
      <w:r w:rsidRPr="00AB1781">
        <w:t>5 He will receive blessing from the Lord,</w:t>
      </w:r>
    </w:p>
    <w:p w14:paraId="4F2DD0AD" w14:textId="77777777" w:rsidR="00CF35A1" w:rsidRPr="00AB1781" w:rsidRDefault="00CF35A1" w:rsidP="00CF35A1">
      <w:pPr>
        <w:pStyle w:val="EnglishHangEndNoCoptic"/>
      </w:pPr>
      <w:r w:rsidRPr="00AB1781">
        <w:tab/>
        <w:t>and mercy from God his Saviour.</w:t>
      </w:r>
    </w:p>
    <w:p w14:paraId="2BAB526B" w14:textId="7320F582" w:rsidR="00CF35A1" w:rsidRPr="00AB1781" w:rsidRDefault="00CF35A1" w:rsidP="00CF35A1">
      <w:pPr>
        <w:pStyle w:val="EnglishHangNoCoptic"/>
      </w:pPr>
      <w:r w:rsidRPr="00AB1781">
        <w:t xml:space="preserve">6 </w:t>
      </w:r>
      <w:r w:rsidR="000530F9">
        <w:t>This is the generation of those who seek Him</w:t>
      </w:r>
      <w:r w:rsidRPr="00AB1781">
        <w:t>,</w:t>
      </w:r>
    </w:p>
    <w:p w14:paraId="668596FB" w14:textId="4C57E06F" w:rsidR="00CF35A1" w:rsidRPr="00CF35A1" w:rsidRDefault="00CF35A1" w:rsidP="00CF35A1">
      <w:pPr>
        <w:pStyle w:val="EnglishHangEndNoCoptic"/>
      </w:pPr>
      <w:r w:rsidRPr="00AB1781">
        <w:tab/>
      </w:r>
      <w:r w:rsidR="000530F9">
        <w:t>who</w:t>
      </w:r>
      <w:r w:rsidRPr="00AB1781">
        <w:t xml:space="preserve"> seek the face of the God of Jacob. </w:t>
      </w:r>
      <w:r w:rsidRPr="00AB1781">
        <w:rPr>
          <w:i/>
        </w:rPr>
        <w:t>(Pause)</w:t>
      </w:r>
    </w:p>
    <w:p w14:paraId="2DFDF94C" w14:textId="73220A65" w:rsidR="00CF35A1" w:rsidRPr="00AB1781" w:rsidRDefault="00CF35A1" w:rsidP="00CF35A1">
      <w:pPr>
        <w:pStyle w:val="EnglishHangNoCoptic"/>
      </w:pPr>
      <w:r w:rsidRPr="00AB1781">
        <w:t xml:space="preserve">7 </w:t>
      </w:r>
      <w:r w:rsidR="000530F9">
        <w:t>Lift up</w:t>
      </w:r>
      <w:r w:rsidRPr="00AB1781">
        <w:t xml:space="preserve"> the gates, you r</w:t>
      </w:r>
      <w:r w:rsidR="000530F9">
        <w:t>ulers!</w:t>
      </w:r>
    </w:p>
    <w:p w14:paraId="0351917C" w14:textId="25508755" w:rsidR="00CF35A1" w:rsidRPr="00AB1781" w:rsidRDefault="00CF35A1" w:rsidP="00CF35A1">
      <w:pPr>
        <w:pStyle w:val="EnglishHangNoCoptic"/>
      </w:pPr>
      <w:r w:rsidRPr="00AB1781">
        <w:tab/>
      </w:r>
      <w:r w:rsidR="000530F9">
        <w:t>And be lifted up, you eternal doors!</w:t>
      </w:r>
    </w:p>
    <w:p w14:paraId="6B46F05A" w14:textId="3538C893" w:rsidR="00CF35A1" w:rsidRPr="00AB1781" w:rsidRDefault="000530F9" w:rsidP="00CF35A1">
      <w:pPr>
        <w:pStyle w:val="EnglishHangEndNoCoptic"/>
      </w:pPr>
      <w:r>
        <w:tab/>
        <w:t>An</w:t>
      </w:r>
      <w:r w:rsidR="00CF35A1" w:rsidRPr="00AB1781">
        <w:t>d the King of Glory will enter.</w:t>
      </w:r>
      <w:r w:rsidR="00CF35A1" w:rsidRPr="00AB1781">
        <w:rPr>
          <w:rStyle w:val="FootnoteReference"/>
        </w:rPr>
        <w:footnoteReference w:id="135"/>
      </w:r>
    </w:p>
    <w:p w14:paraId="1B7F9048" w14:textId="77777777" w:rsidR="00CF35A1" w:rsidRPr="00AB1781" w:rsidRDefault="00CF35A1" w:rsidP="00CF35A1">
      <w:pPr>
        <w:pStyle w:val="EnglishHangNoCoptic"/>
      </w:pPr>
      <w:r w:rsidRPr="00AB1781">
        <w:t>8 Who is this King of Glory?</w:t>
      </w:r>
    </w:p>
    <w:p w14:paraId="07CECDA3" w14:textId="77777777" w:rsidR="00CF35A1" w:rsidRPr="00AB1781" w:rsidRDefault="00CF35A1" w:rsidP="00CF35A1">
      <w:pPr>
        <w:pStyle w:val="EnglishHangNoCoptic"/>
      </w:pPr>
      <w:r w:rsidRPr="00AB1781">
        <w:tab/>
        <w:t>The Lord strong and mighty,</w:t>
      </w:r>
    </w:p>
    <w:p w14:paraId="23B39187" w14:textId="77777777" w:rsidR="00CF35A1" w:rsidRPr="00AB1781" w:rsidRDefault="00CF35A1" w:rsidP="00CF35A1">
      <w:pPr>
        <w:pStyle w:val="EnglishHangEndNoCoptic"/>
      </w:pPr>
      <w:r w:rsidRPr="00AB1781">
        <w:tab/>
        <w:t>the Lord mighty in battle.</w:t>
      </w:r>
    </w:p>
    <w:p w14:paraId="3AE29B12" w14:textId="6D8E6474" w:rsidR="00CF35A1" w:rsidRPr="00AB1781" w:rsidRDefault="00CF35A1" w:rsidP="00CF35A1">
      <w:pPr>
        <w:pStyle w:val="EnglishHangNoCoptic"/>
      </w:pPr>
      <w:r w:rsidRPr="00AB1781">
        <w:t xml:space="preserve">9 </w:t>
      </w:r>
      <w:r w:rsidR="000530F9">
        <w:t>Lift</w:t>
      </w:r>
      <w:r w:rsidRPr="00AB1781">
        <w:t xml:space="preserve"> </w:t>
      </w:r>
      <w:r w:rsidR="000530F9">
        <w:t>up the gates, you rulers!</w:t>
      </w:r>
    </w:p>
    <w:p w14:paraId="2263CFC4" w14:textId="0E1D86F6" w:rsidR="00CF35A1" w:rsidRPr="00AB1781" w:rsidRDefault="00CF35A1" w:rsidP="00CF35A1">
      <w:pPr>
        <w:pStyle w:val="EnglishHangNoCoptic"/>
      </w:pPr>
      <w:r w:rsidRPr="00AB1781">
        <w:tab/>
      </w:r>
      <w:r w:rsidR="000530F9">
        <w:t>And be lifted up, you eternal doors!</w:t>
      </w:r>
    </w:p>
    <w:p w14:paraId="6A265DF4" w14:textId="34B5DE9B" w:rsidR="00CF35A1" w:rsidRPr="00AB1781" w:rsidRDefault="000530F9" w:rsidP="00CF35A1">
      <w:pPr>
        <w:pStyle w:val="EnglishHangEndNoCoptic"/>
      </w:pPr>
      <w:r>
        <w:tab/>
        <w:t>A</w:t>
      </w:r>
      <w:r w:rsidR="00CF35A1" w:rsidRPr="00AB1781">
        <w:t>nd the King of Glory will enter.</w:t>
      </w:r>
    </w:p>
    <w:p w14:paraId="5CEF4BFB" w14:textId="77777777" w:rsidR="00CF35A1" w:rsidRPr="00AB1781" w:rsidRDefault="00CF35A1" w:rsidP="00CF35A1">
      <w:pPr>
        <w:pStyle w:val="EnglishHangNoCoptic"/>
      </w:pPr>
      <w:r w:rsidRPr="00AB1781">
        <w:t>10 Who is this King of Glory?</w:t>
      </w:r>
    </w:p>
    <w:p w14:paraId="6342BD10" w14:textId="57E45379" w:rsidR="00CF35A1" w:rsidRDefault="00CF35A1" w:rsidP="00CF35A1">
      <w:pPr>
        <w:pStyle w:val="EnglishHangEndNoCoptic"/>
      </w:pPr>
      <w:r w:rsidRPr="00AB1781">
        <w:tab/>
        <w:t>The Lord of Hosts, He is the King of Glory.</w:t>
      </w:r>
    </w:p>
    <w:p w14:paraId="6D631D8C" w14:textId="75FDEBAD"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_Ref412110770 \h </w:instrText>
      </w:r>
      <w:r>
        <w:fldChar w:fldCharType="separate"/>
      </w:r>
      <w:r w:rsidR="000C7DE2">
        <w:t>Psalm</w:t>
      </w:r>
      <w:r w:rsidR="000C7DE2" w:rsidRPr="00AB1781">
        <w:t xml:space="preserve"> 25</w:t>
      </w:r>
      <w:r w:rsidR="000C7DE2">
        <w:t>: “Judge me, O Lord, for I have walked in my innocence”</w:t>
      </w:r>
      <w:r>
        <w:fldChar w:fldCharType="end"/>
      </w:r>
      <w:r>
        <w:t xml:space="preserve">, page </w:t>
      </w:r>
      <w:r>
        <w:fldChar w:fldCharType="begin"/>
      </w:r>
      <w:r>
        <w:instrText xml:space="preserve"> PAGEREF _Ref412110770 \h </w:instrText>
      </w:r>
      <w:r>
        <w:fldChar w:fldCharType="separate"/>
      </w:r>
      <w:r w:rsidR="000C7DE2">
        <w:rPr>
          <w:noProof/>
        </w:rPr>
        <w:t>118</w:t>
      </w:r>
      <w:r>
        <w:fldChar w:fldCharType="end"/>
      </w:r>
      <w:r>
        <w:t>.</w:t>
      </w:r>
    </w:p>
    <w:p w14:paraId="4C0AE13A" w14:textId="586F3CF8" w:rsidR="00F933DE" w:rsidRDefault="00F933DE" w:rsidP="00F933DE">
      <w:pPr>
        <w:pStyle w:val="Rubric"/>
      </w:pPr>
      <w:r>
        <w:t>Glory…</w:t>
      </w:r>
    </w:p>
    <w:p w14:paraId="282EEE3B" w14:textId="2B760602" w:rsidR="003A7286" w:rsidRPr="00AB1781" w:rsidRDefault="003A7286" w:rsidP="003A7286">
      <w:pPr>
        <w:pStyle w:val="Heading3"/>
      </w:pPr>
      <w:bookmarkStart w:id="247" w:name="_Ref435989991"/>
      <w:r>
        <w:lastRenderedPageBreak/>
        <w:t>Kathisma 4</w:t>
      </w:r>
      <w:bookmarkEnd w:id="247"/>
    </w:p>
    <w:p w14:paraId="125C09B3" w14:textId="71EB341A" w:rsidR="002D71F0" w:rsidRPr="00AB1781" w:rsidRDefault="002D71F0" w:rsidP="00BF0205">
      <w:pPr>
        <w:pStyle w:val="Heading4"/>
      </w:pPr>
      <w:bookmarkStart w:id="248" w:name="_Ref412026003"/>
      <w:r>
        <w:t>Psalm</w:t>
      </w:r>
      <w:r w:rsidRPr="00AB1781">
        <w:t xml:space="preserve"> 24</w:t>
      </w:r>
      <w:r>
        <w:t xml:space="preserve">: </w:t>
      </w:r>
      <w:r w:rsidR="009216DA">
        <w:t>“</w:t>
      </w:r>
      <w:r>
        <w:t xml:space="preserve">To </w:t>
      </w:r>
      <w:r w:rsidR="001040C8">
        <w:t>You</w:t>
      </w:r>
      <w:r>
        <w:t>, O Lord, I lift up my sou</w:t>
      </w:r>
      <w:r w:rsidR="005453DF">
        <w:t>l”</w:t>
      </w:r>
      <w:bookmarkEnd w:id="248"/>
    </w:p>
    <w:p w14:paraId="6FECC74E" w14:textId="77777777" w:rsidR="002D71F0" w:rsidRPr="007A1A59" w:rsidRDefault="002D71F0" w:rsidP="007A1A59">
      <w:pPr>
        <w:jc w:val="center"/>
        <w:rPr>
          <w:b/>
        </w:rPr>
      </w:pPr>
      <w:r w:rsidRPr="007A1A59">
        <w:rPr>
          <w:b/>
        </w:rPr>
        <w:t>A Prayer for Guidance, Forgiveness and Redemption</w:t>
      </w:r>
    </w:p>
    <w:p w14:paraId="69A6ECC6" w14:textId="77777777" w:rsidR="002D71F0" w:rsidRPr="007A1A59" w:rsidRDefault="002D71F0" w:rsidP="007A1A59">
      <w:pPr>
        <w:jc w:val="center"/>
        <w:rPr>
          <w:b/>
        </w:rPr>
      </w:pPr>
      <w:r w:rsidRPr="007A1A59">
        <w:rPr>
          <w:b/>
        </w:rPr>
        <w:t>The Covenant Consciousness (v. 14)</w:t>
      </w:r>
    </w:p>
    <w:p w14:paraId="43D6686F" w14:textId="4F8A4137" w:rsidR="002D71F0" w:rsidRPr="00F14AA6" w:rsidRDefault="00F14AA6" w:rsidP="00F14AA6">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3713182" w14:textId="77777777" w:rsidR="002D71F0" w:rsidRPr="002D71F0" w:rsidRDefault="002D71F0" w:rsidP="002D71F0">
      <w:pPr>
        <w:pStyle w:val="Rubric"/>
      </w:pPr>
      <w:r w:rsidRPr="00AB1781">
        <w:t>(A Psalm by David)</w:t>
      </w:r>
    </w:p>
    <w:p w14:paraId="78851121" w14:textId="7466CBB1" w:rsidR="002D71F0" w:rsidRPr="00AB1781" w:rsidRDefault="002D71F0" w:rsidP="00906079">
      <w:pPr>
        <w:pStyle w:val="EnglishHangEndNoCoptic"/>
      </w:pPr>
      <w:r w:rsidRPr="00AB1781">
        <w:t xml:space="preserve">1 </w:t>
      </w:r>
      <w:r w:rsidR="0055185C">
        <w:t>(</w:t>
      </w:r>
      <w:r w:rsidR="0055185C" w:rsidRPr="0055185C">
        <w:rPr>
          <w:rFonts w:ascii="Tahoma" w:eastAsia="Tahoma" w:hAnsi="Tahoma" w:cs="Tahoma"/>
        </w:rPr>
        <w:t>א</w:t>
      </w:r>
      <w:r w:rsidR="0055185C">
        <w:rPr>
          <w:rFonts w:ascii="Tahoma" w:eastAsia="Tahoma" w:hAnsi="Tahoma" w:cs="Tahoma"/>
        </w:rPr>
        <w:t xml:space="preserve">) </w:t>
      </w:r>
      <w:r w:rsidRPr="00AB1781">
        <w:t>I lift up my soul</w:t>
      </w:r>
      <w:r w:rsidR="00E53F67">
        <w:t xml:space="preserve"> to You, O Lord</w:t>
      </w:r>
      <w:r w:rsidRPr="00AB1781">
        <w:t>.</w:t>
      </w:r>
    </w:p>
    <w:p w14:paraId="23EF1514" w14:textId="46E56559" w:rsidR="002D71F0" w:rsidRPr="00AB1781" w:rsidRDefault="002D71F0" w:rsidP="00906079">
      <w:pPr>
        <w:pStyle w:val="EnglishHangNoCoptic"/>
      </w:pPr>
      <w:r w:rsidRPr="00AB1781">
        <w:t xml:space="preserve">2 O my God, </w:t>
      </w:r>
      <w:r w:rsidR="0055185C">
        <w:t>I trust (</w:t>
      </w:r>
      <w:r w:rsidR="0055185C" w:rsidRPr="0055185C">
        <w:rPr>
          <w:rFonts w:ascii="Tahoma" w:eastAsia="Tahoma" w:hAnsi="Tahoma" w:cs="Tahoma"/>
        </w:rPr>
        <w:t>ב</w:t>
      </w:r>
      <w:r w:rsidR="0055185C">
        <w:t xml:space="preserve">) </w:t>
      </w:r>
      <w:r w:rsidRPr="00AB1781">
        <w:t xml:space="preserve">in </w:t>
      </w:r>
      <w:r w:rsidR="001040C8">
        <w:t>You</w:t>
      </w:r>
      <w:r w:rsidRPr="00AB1781">
        <w:t>;</w:t>
      </w:r>
    </w:p>
    <w:p w14:paraId="26085DEF" w14:textId="1796CBAB" w:rsidR="002D71F0" w:rsidRPr="00AB1781" w:rsidRDefault="002D71F0" w:rsidP="00906079">
      <w:pPr>
        <w:pStyle w:val="EnglishHangNoCoptic"/>
      </w:pPr>
      <w:r w:rsidRPr="00AB1781">
        <w:tab/>
      </w:r>
      <w:r w:rsidR="0055185C">
        <w:t xml:space="preserve">do not </w:t>
      </w:r>
      <w:r w:rsidRPr="00AB1781">
        <w:t>let me be put to shame</w:t>
      </w:r>
      <w:r w:rsidR="006B605B">
        <w:t xml:space="preserve"> [forever]</w:t>
      </w:r>
      <w:r w:rsidR="006B605B">
        <w:rPr>
          <w:rStyle w:val="FootnoteReference"/>
        </w:rPr>
        <w:footnoteReference w:id="136"/>
      </w:r>
      <w:r w:rsidRPr="00AB1781">
        <w:t>,</w:t>
      </w:r>
    </w:p>
    <w:p w14:paraId="2A08601C" w14:textId="77777777" w:rsidR="002D71F0" w:rsidRPr="00AB1781" w:rsidRDefault="002D71F0" w:rsidP="00906079">
      <w:pPr>
        <w:pStyle w:val="EnglishHangEndNoCoptic"/>
      </w:pPr>
      <w:r w:rsidRPr="00AB1781">
        <w:tab/>
        <w:t>nor let my enemies laugh at me.</w:t>
      </w:r>
    </w:p>
    <w:p w14:paraId="1E5BD430" w14:textId="2AB82DFF" w:rsidR="002D71F0" w:rsidRPr="00AB1781" w:rsidRDefault="002D71F0" w:rsidP="00906079">
      <w:pPr>
        <w:pStyle w:val="EnglishHangNoCoptic"/>
      </w:pPr>
      <w:r w:rsidRPr="00AB1781">
        <w:t xml:space="preserve">3 For none who wait for </w:t>
      </w:r>
      <w:r w:rsidR="001040C8">
        <w:t>You</w:t>
      </w:r>
      <w:r w:rsidRPr="00AB1781">
        <w:t xml:space="preserve"> </w:t>
      </w:r>
      <w:r w:rsidR="00550F3A">
        <w:t>will</w:t>
      </w:r>
      <w:r w:rsidRPr="00AB1781">
        <w:t xml:space="preserve"> be put to shame;</w:t>
      </w:r>
    </w:p>
    <w:p w14:paraId="43E7E9E3" w14:textId="693F1AFA" w:rsidR="002D71F0" w:rsidRPr="00AB1781" w:rsidRDefault="002D71F0" w:rsidP="00906079">
      <w:pPr>
        <w:pStyle w:val="EnglishHangEndNoCoptic"/>
      </w:pPr>
      <w:r w:rsidRPr="00AB1781">
        <w:tab/>
      </w:r>
      <w:r w:rsidR="0055185C">
        <w:t>(</w:t>
      </w:r>
      <w:r w:rsidR="0055185C" w:rsidRPr="0055185C">
        <w:rPr>
          <w:rFonts w:ascii="Tahoma" w:eastAsia="Tahoma" w:hAnsi="Tahoma" w:cs="Tahoma"/>
        </w:rPr>
        <w:t>ג</w:t>
      </w:r>
      <w:r w:rsidR="0055185C">
        <w:t xml:space="preserve">) </w:t>
      </w:r>
      <w:r w:rsidRPr="00AB1781">
        <w:t>let those who do wrong without cause</w:t>
      </w:r>
      <w:r w:rsidR="0055185C">
        <w:t xml:space="preserve"> be ashamed</w:t>
      </w:r>
      <w:r w:rsidRPr="00AB1781">
        <w:t>.</w:t>
      </w:r>
    </w:p>
    <w:p w14:paraId="33048900" w14:textId="5C1D520B" w:rsidR="002D71F0" w:rsidRPr="00AB1781" w:rsidRDefault="002D71F0" w:rsidP="00906079">
      <w:pPr>
        <w:pStyle w:val="EnglishHangNoCoptic"/>
      </w:pPr>
      <w:r w:rsidRPr="00AB1781">
        <w:t xml:space="preserve">4 </w:t>
      </w:r>
      <w:r w:rsidR="005A5E13">
        <w:t>(</w:t>
      </w:r>
      <w:r w:rsidR="005A5E13" w:rsidRPr="005A5E13">
        <w:rPr>
          <w:rFonts w:ascii="Tahoma" w:eastAsia="Tahoma" w:hAnsi="Tahoma" w:cs="Tahoma"/>
        </w:rPr>
        <w:t>ד</w:t>
      </w:r>
      <w:r w:rsidR="005A5E13">
        <w:t xml:space="preserve">) </w:t>
      </w:r>
      <w:r w:rsidR="00984A78">
        <w:t>M</w:t>
      </w:r>
      <w:r w:rsidRPr="00AB1781">
        <w:t xml:space="preserve">ake </w:t>
      </w:r>
      <w:r w:rsidR="00984A78">
        <w:t>Your ways</w:t>
      </w:r>
      <w:r w:rsidRPr="00AB1781">
        <w:t xml:space="preserve"> </w:t>
      </w:r>
      <w:r w:rsidR="00E53F67">
        <w:t xml:space="preserve">known </w:t>
      </w:r>
      <w:r w:rsidRPr="00AB1781">
        <w:t>to me,</w:t>
      </w:r>
      <w:r w:rsidR="00984A78">
        <w:t xml:space="preserve"> O Lord,</w:t>
      </w:r>
    </w:p>
    <w:p w14:paraId="50088F2E" w14:textId="77777777" w:rsidR="002D71F0" w:rsidRPr="00AB1781" w:rsidRDefault="002D71F0" w:rsidP="00906079">
      <w:pPr>
        <w:pStyle w:val="EnglishHangEndNoCoptic"/>
      </w:pPr>
      <w:r w:rsidRPr="00AB1781">
        <w:tab/>
        <w:t xml:space="preserve">and teach me </w:t>
      </w:r>
      <w:r w:rsidR="00E570CB">
        <w:t>Your</w:t>
      </w:r>
      <w:r w:rsidRPr="00AB1781">
        <w:t xml:space="preserve"> paths.</w:t>
      </w:r>
    </w:p>
    <w:p w14:paraId="7369AACE" w14:textId="38C7B986" w:rsidR="002D71F0" w:rsidRPr="00AB1781" w:rsidRDefault="002D71F0" w:rsidP="00906079">
      <w:pPr>
        <w:pStyle w:val="EnglishHangNoCoptic"/>
      </w:pPr>
      <w:r w:rsidRPr="00AB1781">
        <w:t xml:space="preserve">5 </w:t>
      </w:r>
      <w:r w:rsidR="005A5E13">
        <w:t>(</w:t>
      </w:r>
      <w:r w:rsidR="005A5E13" w:rsidRPr="005A5E13">
        <w:rPr>
          <w:rFonts w:ascii="Tahoma" w:eastAsia="Tahoma" w:hAnsi="Tahoma" w:cs="Tahoma"/>
        </w:rPr>
        <w:t>ה</w:t>
      </w:r>
      <w:r w:rsidR="005A5E13">
        <w:t xml:space="preserve">) </w:t>
      </w:r>
      <w:r w:rsidRPr="00AB1781">
        <w:t xml:space="preserve">Guide me in </w:t>
      </w:r>
      <w:r w:rsidR="00E570CB">
        <w:t>Your</w:t>
      </w:r>
      <w:r w:rsidRPr="00AB1781">
        <w:t xml:space="preserve"> truth </w:t>
      </w:r>
      <w:r w:rsidR="005A5E13">
        <w:t>(</w:t>
      </w:r>
      <w:r w:rsidR="005A5E13" w:rsidRPr="005A5E13">
        <w:rPr>
          <w:rFonts w:ascii="Tahoma" w:eastAsia="Tahoma" w:hAnsi="Tahoma" w:cs="Tahoma"/>
        </w:rPr>
        <w:t>ו</w:t>
      </w:r>
      <w:r w:rsidR="005A5E13">
        <w:t xml:space="preserve">) </w:t>
      </w:r>
      <w:r w:rsidRPr="00AB1781">
        <w:t>and teach me;</w:t>
      </w:r>
    </w:p>
    <w:p w14:paraId="37CA8B89" w14:textId="47230DE1" w:rsidR="002D71F0" w:rsidRPr="00AB1781" w:rsidRDefault="002D71F0" w:rsidP="00906079">
      <w:pPr>
        <w:pStyle w:val="EnglishHangNoCoptic"/>
      </w:pPr>
      <w:r w:rsidRPr="00AB1781">
        <w:tab/>
        <w:t xml:space="preserve">for </w:t>
      </w:r>
      <w:r w:rsidR="001040C8">
        <w:t>You</w:t>
      </w:r>
      <w:r w:rsidR="005A5E13">
        <w:t xml:space="preserve"> are God,</w:t>
      </w:r>
      <w:r w:rsidRPr="00AB1781">
        <w:t xml:space="preserve"> my Saviour,</w:t>
      </w:r>
    </w:p>
    <w:p w14:paraId="7057D36B" w14:textId="6DEA0EEC" w:rsidR="002D71F0" w:rsidRPr="00AB1781" w:rsidRDefault="002D71F0" w:rsidP="00906079">
      <w:pPr>
        <w:pStyle w:val="EnglishHangEndNoCoptic"/>
      </w:pPr>
      <w:r w:rsidRPr="00AB1781">
        <w:tab/>
        <w:t xml:space="preserve">and </w:t>
      </w:r>
      <w:r w:rsidR="005A5E13">
        <w:t>for</w:t>
      </w:r>
      <w:r w:rsidRPr="00AB1781">
        <w:t xml:space="preserve"> </w:t>
      </w:r>
      <w:r w:rsidR="001040C8">
        <w:t>You</w:t>
      </w:r>
      <w:r w:rsidRPr="00AB1781">
        <w:t xml:space="preserve"> I wait all day</w:t>
      </w:r>
      <w:r w:rsidR="005A5E13">
        <w:t xml:space="preserve"> long</w:t>
      </w:r>
      <w:r w:rsidRPr="00AB1781">
        <w:t>.</w:t>
      </w:r>
    </w:p>
    <w:p w14:paraId="7456A91A" w14:textId="5A6DF382" w:rsidR="002D71F0" w:rsidRPr="00AB1781" w:rsidRDefault="002D71F0" w:rsidP="00906079">
      <w:pPr>
        <w:pStyle w:val="EnglishHangNoCoptic"/>
      </w:pPr>
      <w:r w:rsidRPr="00AB1781">
        <w:t xml:space="preserve">6 Remember </w:t>
      </w:r>
      <w:r w:rsidR="00E570CB">
        <w:t>Your</w:t>
      </w:r>
      <w:r w:rsidRPr="00AB1781">
        <w:t xml:space="preserve"> compassions and </w:t>
      </w:r>
      <w:r w:rsidR="00E570CB">
        <w:t>Your</w:t>
      </w:r>
      <w:r w:rsidRPr="00AB1781">
        <w:t xml:space="preserve"> mercies, O Lord,</w:t>
      </w:r>
    </w:p>
    <w:p w14:paraId="3BA246C0" w14:textId="756D4262" w:rsidR="002D71F0" w:rsidRPr="00AB1781" w:rsidRDefault="002D71F0" w:rsidP="00906079">
      <w:pPr>
        <w:pStyle w:val="EnglishHangEndNoCoptic"/>
      </w:pPr>
      <w:r w:rsidRPr="00AB1781">
        <w:tab/>
        <w:t>for they are from all eternity.</w:t>
      </w:r>
      <w:r w:rsidR="005A5E13">
        <w:rPr>
          <w:rStyle w:val="FootnoteReference"/>
        </w:rPr>
        <w:footnoteReference w:id="137"/>
      </w:r>
    </w:p>
    <w:p w14:paraId="5B811AC6" w14:textId="76D235B6" w:rsidR="002D71F0" w:rsidRPr="00AB1781" w:rsidRDefault="002D71F0" w:rsidP="00906079">
      <w:pPr>
        <w:pStyle w:val="EnglishHangNoCoptic"/>
      </w:pPr>
      <w:r w:rsidRPr="00AB1781">
        <w:t xml:space="preserve">7 </w:t>
      </w:r>
      <w:r w:rsidR="005A5E13">
        <w:t>(</w:t>
      </w:r>
      <w:r w:rsidR="005A5E13" w:rsidRPr="005A5E13">
        <w:rPr>
          <w:rFonts w:ascii="Tahoma" w:eastAsia="Tahoma" w:hAnsi="Tahoma" w:cs="Tahoma"/>
        </w:rPr>
        <w:t>ז</w:t>
      </w:r>
      <w:r w:rsidR="005A5E13">
        <w:t>) Do not remember</w:t>
      </w:r>
      <w:r w:rsidRPr="00AB1781">
        <w:t xml:space="preserve"> the sins of my youth</w:t>
      </w:r>
      <w:r w:rsidR="00550F3A">
        <w:t>,</w:t>
      </w:r>
      <w:r w:rsidRPr="00AB1781">
        <w:t xml:space="preserve"> and </w:t>
      </w:r>
      <w:r w:rsidR="005A5E13">
        <w:t xml:space="preserve">my acts of </w:t>
      </w:r>
      <w:r w:rsidRPr="00AB1781">
        <w:t>ignorance,</w:t>
      </w:r>
    </w:p>
    <w:p w14:paraId="02ED14C5" w14:textId="0E9A50BC" w:rsidR="002D71F0" w:rsidRPr="00AB1781" w:rsidRDefault="002D71F0" w:rsidP="00906079">
      <w:pPr>
        <w:pStyle w:val="EnglishHangNoCoptic"/>
      </w:pPr>
      <w:r w:rsidRPr="00AB1781">
        <w:tab/>
        <w:t>but remember me</w:t>
      </w:r>
      <w:r w:rsidR="005A5E13">
        <w:t xml:space="preserve"> </w:t>
      </w:r>
      <w:r w:rsidR="005A5E13" w:rsidRPr="00AB1781">
        <w:t xml:space="preserve">in </w:t>
      </w:r>
      <w:r w:rsidR="005A5E13">
        <w:t>Your</w:t>
      </w:r>
      <w:r w:rsidR="005A5E13" w:rsidRPr="00AB1781">
        <w:t xml:space="preserve"> mercy</w:t>
      </w:r>
      <w:r w:rsidR="005A5E13">
        <w:t>,</w:t>
      </w:r>
    </w:p>
    <w:p w14:paraId="5C428030" w14:textId="4B2BBEE9" w:rsidR="002D71F0" w:rsidRPr="00AB1781" w:rsidRDefault="002D71F0" w:rsidP="00906079">
      <w:pPr>
        <w:pStyle w:val="EnglishHangEndNoCoptic"/>
      </w:pPr>
      <w:r w:rsidRPr="00AB1781">
        <w:tab/>
      </w:r>
      <w:r w:rsidR="005A5E13">
        <w:t>because of</w:t>
      </w:r>
      <w:r w:rsidRPr="00AB1781">
        <w:t xml:space="preserve"> </w:t>
      </w:r>
      <w:r w:rsidR="00E570CB">
        <w:t>Your</w:t>
      </w:r>
      <w:r w:rsidR="005A5E13">
        <w:t xml:space="preserve"> goodness</w:t>
      </w:r>
      <w:r w:rsidRPr="00AB1781">
        <w:t>, O Lord.</w:t>
      </w:r>
    </w:p>
    <w:p w14:paraId="7E3C9B3C" w14:textId="573A81C8" w:rsidR="002D71F0" w:rsidRPr="00AB1781" w:rsidRDefault="002D71F0" w:rsidP="00906079">
      <w:pPr>
        <w:pStyle w:val="EnglishHangNoCoptic"/>
      </w:pPr>
      <w:r w:rsidRPr="00AB1781">
        <w:t xml:space="preserve">8 </w:t>
      </w:r>
      <w:r w:rsidR="005A5E13">
        <w:t>(</w:t>
      </w:r>
      <w:r w:rsidR="005A5E13" w:rsidRPr="005A5E13">
        <w:rPr>
          <w:rFonts w:ascii="Tahoma" w:eastAsia="Tahoma" w:hAnsi="Tahoma" w:cs="Tahoma"/>
        </w:rPr>
        <w:t>ח</w:t>
      </w:r>
      <w:r w:rsidR="005A5E13">
        <w:t>) The Lord is g</w:t>
      </w:r>
      <w:r w:rsidRPr="00AB1781">
        <w:t xml:space="preserve">ood and </w:t>
      </w:r>
      <w:r w:rsidR="005A5E13">
        <w:t>upright</w:t>
      </w:r>
      <w:r w:rsidRPr="00AB1781">
        <w:t>;</w:t>
      </w:r>
    </w:p>
    <w:p w14:paraId="761C4FEB" w14:textId="74CF4BF5" w:rsidR="002D71F0" w:rsidRPr="00906079" w:rsidRDefault="002D71F0" w:rsidP="00906079">
      <w:pPr>
        <w:pStyle w:val="EnglishHangEndNoCoptic"/>
      </w:pPr>
      <w:r w:rsidRPr="00AB1781">
        <w:tab/>
        <w:t xml:space="preserve">so He </w:t>
      </w:r>
      <w:r w:rsidR="00550F3A">
        <w:t>will set</w:t>
      </w:r>
      <w:r w:rsidRPr="00AB1781">
        <w:t xml:space="preserve"> </w:t>
      </w:r>
      <w:r w:rsidR="00055722">
        <w:t>a law as</w:t>
      </w:r>
      <w:r w:rsidRPr="00AB1781">
        <w:t xml:space="preserve"> a path to those </w:t>
      </w:r>
      <w:r w:rsidR="00055722">
        <w:t xml:space="preserve">who are </w:t>
      </w:r>
      <w:r w:rsidRPr="00AB1781">
        <w:t>astray.</w:t>
      </w:r>
      <w:r w:rsidR="00055722">
        <w:rPr>
          <w:rStyle w:val="FootnoteReference"/>
        </w:rPr>
        <w:footnoteReference w:id="138"/>
      </w:r>
    </w:p>
    <w:p w14:paraId="3732E5C7" w14:textId="7D7D759D" w:rsidR="002D71F0" w:rsidRPr="00AB1781" w:rsidRDefault="002D71F0" w:rsidP="00906079">
      <w:pPr>
        <w:pStyle w:val="EnglishHangNoCoptic"/>
      </w:pPr>
      <w:r w:rsidRPr="00AB1781">
        <w:t xml:space="preserve">9 </w:t>
      </w:r>
      <w:r w:rsidR="00055722">
        <w:t>(</w:t>
      </w:r>
      <w:r w:rsidR="00055722" w:rsidRPr="00055722">
        <w:rPr>
          <w:rFonts w:ascii="Tahoma" w:eastAsia="Tahoma" w:hAnsi="Tahoma" w:cs="Tahoma"/>
        </w:rPr>
        <w:t>ט</w:t>
      </w:r>
      <w:r w:rsidR="00055722">
        <w:t xml:space="preserve">) </w:t>
      </w:r>
      <w:r w:rsidRPr="00AB1781">
        <w:t xml:space="preserve">He will guide the meek in </w:t>
      </w:r>
      <w:r w:rsidR="00055722">
        <w:t>judgment;</w:t>
      </w:r>
    </w:p>
    <w:p w14:paraId="36A5E36D" w14:textId="77777777" w:rsidR="002D71F0" w:rsidRPr="00AB1781" w:rsidRDefault="002D71F0" w:rsidP="00906079">
      <w:pPr>
        <w:pStyle w:val="EnglishHangEndNoCoptic"/>
      </w:pPr>
      <w:r w:rsidRPr="00AB1781">
        <w:tab/>
        <w:t>He will teach the meek His ways.</w:t>
      </w:r>
    </w:p>
    <w:p w14:paraId="1512A82A" w14:textId="435BA7CE" w:rsidR="002D71F0" w:rsidRPr="00AB1781" w:rsidRDefault="002D71F0" w:rsidP="00906079">
      <w:pPr>
        <w:pStyle w:val="EnglishHangNoCoptic"/>
      </w:pPr>
      <w:r w:rsidRPr="00AB1781">
        <w:lastRenderedPageBreak/>
        <w:t xml:space="preserve">10 </w:t>
      </w:r>
      <w:r w:rsidR="00055722">
        <w:t>(</w:t>
      </w:r>
      <w:r w:rsidR="00055722" w:rsidRPr="00055722">
        <w:rPr>
          <w:rFonts w:ascii="Tahoma" w:eastAsia="Tahoma" w:hAnsi="Tahoma" w:cs="Tahoma"/>
        </w:rPr>
        <w:t>י</w:t>
      </w:r>
      <w:r w:rsidR="00055722">
        <w:t xml:space="preserve">) </w:t>
      </w:r>
      <w:r w:rsidRPr="00AB1781">
        <w:t>All the ways of the Lord are mercy and truth</w:t>
      </w:r>
    </w:p>
    <w:p w14:paraId="07CA0563" w14:textId="15BF13B9" w:rsidR="002D71F0" w:rsidRPr="00AB1781" w:rsidRDefault="002D71F0" w:rsidP="00906079">
      <w:pPr>
        <w:pStyle w:val="EnglishHangEndNoCoptic"/>
      </w:pPr>
      <w:r w:rsidRPr="00AB1781">
        <w:tab/>
        <w:t>to those who seek</w:t>
      </w:r>
      <w:r w:rsidRPr="00AB1781">
        <w:rPr>
          <w:rStyle w:val="FootnoteReference"/>
        </w:rPr>
        <w:footnoteReference w:id="139"/>
      </w:r>
      <w:r w:rsidRPr="00AB1781">
        <w:t xml:space="preserve"> His covenant and His </w:t>
      </w:r>
      <w:r w:rsidR="00055722">
        <w:t>testimonies</w:t>
      </w:r>
      <w:r w:rsidRPr="00AB1781">
        <w:t>.</w:t>
      </w:r>
      <w:r w:rsidRPr="00AB1781">
        <w:rPr>
          <w:rStyle w:val="FootnoteReference"/>
        </w:rPr>
        <w:footnoteReference w:id="140"/>
      </w:r>
    </w:p>
    <w:p w14:paraId="6C3D6E4B" w14:textId="1BFF8281" w:rsidR="002D71F0" w:rsidRPr="00AB1781" w:rsidRDefault="002D71F0" w:rsidP="00906079">
      <w:pPr>
        <w:pStyle w:val="EnglishHangNoCoptic"/>
      </w:pPr>
      <w:r w:rsidRPr="00AB1781">
        <w:t xml:space="preserve">11 </w:t>
      </w:r>
      <w:r w:rsidR="00055722">
        <w:t>(</w:t>
      </w:r>
      <w:r w:rsidR="00055722" w:rsidRPr="00055722">
        <w:rPr>
          <w:rFonts w:ascii="Tahoma" w:eastAsia="Tahoma" w:hAnsi="Tahoma" w:cs="Tahoma"/>
        </w:rPr>
        <w:t>כ</w:t>
      </w:r>
      <w:r w:rsidR="00055722">
        <w:t xml:space="preserve">) </w:t>
      </w:r>
      <w:r w:rsidRPr="00AB1781">
        <w:t xml:space="preserve">For </w:t>
      </w:r>
      <w:r w:rsidR="00E570CB">
        <w:t>Your</w:t>
      </w:r>
      <w:r w:rsidRPr="00AB1781">
        <w:t xml:space="preserve"> Name’s sake, O Lord,</w:t>
      </w:r>
    </w:p>
    <w:p w14:paraId="0BBD3074" w14:textId="27F8D6E3" w:rsidR="002D71F0" w:rsidRPr="00AB1781" w:rsidRDefault="002D71F0" w:rsidP="00906079">
      <w:pPr>
        <w:pStyle w:val="EnglishHangEndNoCoptic"/>
      </w:pPr>
      <w:r w:rsidRPr="00AB1781">
        <w:tab/>
      </w:r>
      <w:r w:rsidR="00055722">
        <w:t>[You will]</w:t>
      </w:r>
      <w:r w:rsidR="00055722">
        <w:rPr>
          <w:rStyle w:val="FootnoteReference"/>
        </w:rPr>
        <w:footnoteReference w:id="141"/>
      </w:r>
      <w:r w:rsidR="00055722">
        <w:t xml:space="preserve"> </w:t>
      </w:r>
      <w:r w:rsidRPr="00AB1781">
        <w:t>pardon my sin, for it is great.</w:t>
      </w:r>
    </w:p>
    <w:p w14:paraId="73F899B2" w14:textId="22B53E99" w:rsidR="002D71F0" w:rsidRPr="00AB1781" w:rsidRDefault="002D71F0" w:rsidP="00906079">
      <w:pPr>
        <w:pStyle w:val="EnglishHangNoCoptic"/>
      </w:pPr>
      <w:r w:rsidRPr="00AB1781">
        <w:t xml:space="preserve">12 </w:t>
      </w:r>
      <w:r w:rsidR="003B7D97">
        <w:t>(</w:t>
      </w:r>
      <w:r w:rsidR="003B7D97" w:rsidRPr="003B7D97">
        <w:rPr>
          <w:rFonts w:ascii="Tahoma" w:eastAsia="Tahoma" w:hAnsi="Tahoma" w:cs="Tahoma"/>
        </w:rPr>
        <w:t>ל</w:t>
      </w:r>
      <w:r w:rsidR="003B7D97">
        <w:t xml:space="preserve">) </w:t>
      </w:r>
      <w:r w:rsidRPr="00AB1781">
        <w:t>Who is the man who fears the Lord?</w:t>
      </w:r>
    </w:p>
    <w:p w14:paraId="232D2D6A" w14:textId="04220A46" w:rsidR="002D71F0" w:rsidRPr="00AB1781" w:rsidRDefault="002D71F0" w:rsidP="00906079">
      <w:pPr>
        <w:pStyle w:val="EnglishHangEndNoCoptic"/>
      </w:pPr>
      <w:r w:rsidRPr="00AB1781">
        <w:tab/>
        <w:t xml:space="preserve">He will </w:t>
      </w:r>
      <w:r w:rsidR="005854B5">
        <w:t xml:space="preserve">give him a </w:t>
      </w:r>
      <w:r w:rsidR="003B7D97">
        <w:t>Law in the way He has chosen.</w:t>
      </w:r>
    </w:p>
    <w:p w14:paraId="1733F6C7" w14:textId="68CEBC71" w:rsidR="002D71F0" w:rsidRPr="00AB1781" w:rsidRDefault="002D71F0" w:rsidP="00906079">
      <w:pPr>
        <w:pStyle w:val="EnglishHangNoCoptic"/>
      </w:pPr>
      <w:r w:rsidRPr="00AB1781">
        <w:t xml:space="preserve">13 </w:t>
      </w:r>
      <w:r w:rsidR="003B7D97">
        <w:t>(</w:t>
      </w:r>
      <w:r w:rsidR="003B7D97" w:rsidRPr="003B7D97">
        <w:rPr>
          <w:rFonts w:ascii="Tahoma" w:eastAsia="Tahoma" w:hAnsi="Tahoma" w:cs="Tahoma"/>
        </w:rPr>
        <w:t>מ</w:t>
      </w:r>
      <w:r w:rsidR="003B7D97">
        <w:t xml:space="preserve">) </w:t>
      </w:r>
      <w:r w:rsidRPr="00AB1781">
        <w:t>His soul will dwell amid good things,</w:t>
      </w:r>
    </w:p>
    <w:p w14:paraId="3F8EFDC5" w14:textId="77777777" w:rsidR="002D71F0" w:rsidRPr="00AB1781" w:rsidRDefault="002D71F0" w:rsidP="00906079">
      <w:pPr>
        <w:pStyle w:val="EnglishHangEndNoCoptic"/>
      </w:pPr>
      <w:r w:rsidRPr="00AB1781">
        <w:tab/>
        <w:t>and his children</w:t>
      </w:r>
      <w:r w:rsidRPr="00AB1781">
        <w:rPr>
          <w:rStyle w:val="FootnoteReference"/>
        </w:rPr>
        <w:footnoteReference w:id="142"/>
      </w:r>
      <w:r w:rsidRPr="00AB1781">
        <w:t xml:space="preserve"> will inherit the earth.</w:t>
      </w:r>
    </w:p>
    <w:p w14:paraId="6BAA415C" w14:textId="32FD3D93" w:rsidR="002D71F0" w:rsidRDefault="002D71F0" w:rsidP="00906079">
      <w:pPr>
        <w:pStyle w:val="EnglishHangNoCoptic"/>
      </w:pPr>
      <w:r w:rsidRPr="00AB1781">
        <w:t xml:space="preserve">14 </w:t>
      </w:r>
      <w:r w:rsidR="003B7D97">
        <w:t>(</w:t>
      </w:r>
      <w:r w:rsidR="003B7D97" w:rsidRPr="003B7D97">
        <w:rPr>
          <w:rFonts w:ascii="Tahoma" w:eastAsia="Tahoma" w:hAnsi="Tahoma" w:cs="Tahoma"/>
        </w:rPr>
        <w:t>נ</w:t>
      </w:r>
      <w:r w:rsidR="003B7D97">
        <w:t xml:space="preserve">) </w:t>
      </w:r>
      <w:r w:rsidRPr="00AB1781">
        <w:t>The Lord is the</w:t>
      </w:r>
      <w:r w:rsidR="003B7D97">
        <w:t xml:space="preserve"> strength of those who fear Him,</w:t>
      </w:r>
    </w:p>
    <w:p w14:paraId="5F911933" w14:textId="2A3D6672" w:rsidR="003B7D97" w:rsidRPr="00AB1781" w:rsidRDefault="003B7D97" w:rsidP="003B7D97">
      <w:pPr>
        <w:pStyle w:val="EnglishHangNoCoptic"/>
        <w:ind w:left="864"/>
      </w:pPr>
      <w:r>
        <w:t>[</w:t>
      </w:r>
      <w:r w:rsidR="00550F3A">
        <w:t>and to those who fear Him, His N</w:t>
      </w:r>
      <w:r>
        <w:t>ame is the Lord,]</w:t>
      </w:r>
      <w:r>
        <w:rPr>
          <w:rStyle w:val="FootnoteReference"/>
        </w:rPr>
        <w:footnoteReference w:id="143"/>
      </w:r>
    </w:p>
    <w:p w14:paraId="7D9A5B9B" w14:textId="1B6F49F4" w:rsidR="002D71F0" w:rsidRPr="00AB1781" w:rsidRDefault="002D71F0" w:rsidP="00906079">
      <w:pPr>
        <w:pStyle w:val="EnglishHangEndNoCoptic"/>
      </w:pPr>
      <w:r w:rsidRPr="00AB1781">
        <w:tab/>
      </w:r>
      <w:r w:rsidR="003B7D97">
        <w:t>He will manifest His covenant to them</w:t>
      </w:r>
      <w:r w:rsidRPr="00AB1781">
        <w:t>.</w:t>
      </w:r>
      <w:r w:rsidRPr="00AB1781">
        <w:rPr>
          <w:rStyle w:val="FootnoteReference"/>
        </w:rPr>
        <w:footnoteReference w:id="144"/>
      </w:r>
    </w:p>
    <w:p w14:paraId="25B94CCF" w14:textId="2317E52C" w:rsidR="002D71F0" w:rsidRPr="00AB1781" w:rsidRDefault="002D71F0" w:rsidP="00906079">
      <w:pPr>
        <w:pStyle w:val="EnglishHangNoCoptic"/>
      </w:pPr>
      <w:r w:rsidRPr="00AB1781">
        <w:t xml:space="preserve">15 </w:t>
      </w:r>
      <w:r w:rsidR="003B7D97">
        <w:t>(</w:t>
      </w:r>
      <w:r w:rsidR="003B7D97" w:rsidRPr="003B7D97">
        <w:rPr>
          <w:rFonts w:ascii="Tahoma" w:eastAsia="Tahoma" w:hAnsi="Tahoma" w:cs="Tahoma"/>
        </w:rPr>
        <w:t>ס</w:t>
      </w:r>
      <w:r w:rsidR="003B7D97">
        <w:t xml:space="preserve">) </w:t>
      </w:r>
      <w:r w:rsidRPr="00AB1781">
        <w:t>My eyes are continually on the Lord,</w:t>
      </w:r>
    </w:p>
    <w:p w14:paraId="50C472A5" w14:textId="7D317F0A" w:rsidR="002D71F0" w:rsidRPr="00AB1781" w:rsidRDefault="002D71F0" w:rsidP="00906079">
      <w:pPr>
        <w:pStyle w:val="EnglishHangEndNoCoptic"/>
      </w:pPr>
      <w:r w:rsidRPr="00AB1781">
        <w:tab/>
        <w:t xml:space="preserve">for He will </w:t>
      </w:r>
      <w:r w:rsidR="003B7D97">
        <w:t>pull</w:t>
      </w:r>
      <w:r w:rsidRPr="00AB1781">
        <w:t xml:space="preserve"> my feet out of </w:t>
      </w:r>
      <w:r w:rsidR="003B7D97">
        <w:t>a snare</w:t>
      </w:r>
      <w:r w:rsidRPr="00AB1781">
        <w:t>.</w:t>
      </w:r>
    </w:p>
    <w:p w14:paraId="1B6F0ECB" w14:textId="5EA341AF" w:rsidR="002D71F0" w:rsidRPr="00AB1781" w:rsidRDefault="002D71F0" w:rsidP="00906079">
      <w:pPr>
        <w:pStyle w:val="EnglishHangNoCoptic"/>
      </w:pPr>
      <w:r w:rsidRPr="00AB1781">
        <w:t xml:space="preserve">16 </w:t>
      </w:r>
      <w:r w:rsidR="003B7D97">
        <w:t>(</w:t>
      </w:r>
      <w:r w:rsidR="0082523C" w:rsidRPr="0082523C">
        <w:rPr>
          <w:rFonts w:ascii="Tahoma" w:eastAsia="Tahoma" w:hAnsi="Tahoma" w:cs="Tahoma"/>
        </w:rPr>
        <w:t>ע</w:t>
      </w:r>
      <w:r w:rsidR="003B7D97">
        <w:t>) Look upon</w:t>
      </w:r>
      <w:r w:rsidRPr="00AB1781">
        <w:t xml:space="preserve"> me and have mercy on me,</w:t>
      </w:r>
    </w:p>
    <w:p w14:paraId="0E9735F9" w14:textId="68667D74" w:rsidR="002D71F0" w:rsidRPr="00AB1781" w:rsidRDefault="002D71F0" w:rsidP="00906079">
      <w:pPr>
        <w:pStyle w:val="EnglishHangEndNoCoptic"/>
      </w:pPr>
      <w:r w:rsidRPr="00AB1781">
        <w:tab/>
        <w:t xml:space="preserve">for I am </w:t>
      </w:r>
      <w:r w:rsidR="003B7D97">
        <w:t>an only son,</w:t>
      </w:r>
      <w:r w:rsidRPr="00AB1781">
        <w:t xml:space="preserve"> and </w:t>
      </w:r>
      <w:r w:rsidR="003B7D97">
        <w:t xml:space="preserve">I am </w:t>
      </w:r>
      <w:r w:rsidRPr="00AB1781">
        <w:t>poor.</w:t>
      </w:r>
      <w:r w:rsidR="003B7D97">
        <w:rPr>
          <w:rStyle w:val="FootnoteReference"/>
        </w:rPr>
        <w:footnoteReference w:id="145"/>
      </w:r>
    </w:p>
    <w:p w14:paraId="59FE5C16" w14:textId="6B70E041" w:rsidR="002D71F0" w:rsidRPr="00AB1781" w:rsidRDefault="002D71F0" w:rsidP="00906079">
      <w:pPr>
        <w:pStyle w:val="EnglishHangNoCoptic"/>
      </w:pPr>
      <w:r w:rsidRPr="00AB1781">
        <w:t xml:space="preserve">17 </w:t>
      </w:r>
      <w:r w:rsidR="0082523C">
        <w:t>(</w:t>
      </w:r>
      <w:r w:rsidR="0082523C" w:rsidRPr="0082523C">
        <w:rPr>
          <w:rFonts w:ascii="Tahoma" w:eastAsia="Tahoma" w:hAnsi="Tahoma" w:cs="Tahoma"/>
        </w:rPr>
        <w:t>פ</w:t>
      </w:r>
      <w:r w:rsidR="0082523C">
        <w:t xml:space="preserve">) </w:t>
      </w:r>
      <w:r w:rsidRPr="00AB1781">
        <w:t xml:space="preserve">The </w:t>
      </w:r>
      <w:r w:rsidR="00550F3A">
        <w:t>afflictions</w:t>
      </w:r>
      <w:r w:rsidRPr="00AB1781">
        <w:t xml:space="preserve"> of my heart are multiplied;</w:t>
      </w:r>
    </w:p>
    <w:p w14:paraId="0E1F8E8A" w14:textId="35B1CFF1" w:rsidR="002D71F0" w:rsidRPr="00AB1781" w:rsidRDefault="0082523C" w:rsidP="00906079">
      <w:pPr>
        <w:pStyle w:val="EnglishHangEndNoCoptic"/>
      </w:pPr>
      <w:r>
        <w:tab/>
      </w:r>
      <w:r w:rsidR="002D71F0" w:rsidRPr="00AB1781">
        <w:t>bring me out of my troubles.</w:t>
      </w:r>
      <w:r w:rsidR="002D71F0" w:rsidRPr="00AB1781">
        <w:rPr>
          <w:rStyle w:val="FootnoteReference"/>
        </w:rPr>
        <w:footnoteReference w:id="146"/>
      </w:r>
    </w:p>
    <w:p w14:paraId="6BABEFBD" w14:textId="3738904A" w:rsidR="002D71F0" w:rsidRPr="00AB1781" w:rsidRDefault="002D71F0" w:rsidP="00906079">
      <w:pPr>
        <w:pStyle w:val="EnglishHangNoCoptic"/>
      </w:pPr>
      <w:r w:rsidRPr="00AB1781">
        <w:t xml:space="preserve">18 </w:t>
      </w:r>
      <w:r w:rsidR="0082523C">
        <w:t>(</w:t>
      </w:r>
      <w:r w:rsidR="0082523C" w:rsidRPr="0082523C">
        <w:rPr>
          <w:rFonts w:ascii="Tahoma" w:eastAsia="Tahoma" w:hAnsi="Tahoma" w:cs="Tahoma"/>
        </w:rPr>
        <w:t>צ</w:t>
      </w:r>
      <w:r w:rsidR="0082523C">
        <w:t>) Look upon</w:t>
      </w:r>
      <w:r w:rsidRPr="00AB1781">
        <w:t xml:space="preserve"> my humiliation and my </w:t>
      </w:r>
      <w:r w:rsidR="00550F3A">
        <w:t>trouble</w:t>
      </w:r>
      <w:r w:rsidR="0082523C">
        <w:t>,</w:t>
      </w:r>
    </w:p>
    <w:p w14:paraId="3E191AEC" w14:textId="77777777" w:rsidR="002D71F0" w:rsidRPr="00AB1781" w:rsidRDefault="002D71F0" w:rsidP="00906079">
      <w:pPr>
        <w:pStyle w:val="EnglishHangEndNoCoptic"/>
      </w:pPr>
      <w:r w:rsidRPr="00AB1781">
        <w:tab/>
        <w:t>and forgive me all my sins.</w:t>
      </w:r>
    </w:p>
    <w:p w14:paraId="642AB3E9" w14:textId="5BA7FE8C" w:rsidR="002D71F0" w:rsidRPr="00AB1781" w:rsidRDefault="002D71F0" w:rsidP="00906079">
      <w:pPr>
        <w:pStyle w:val="EnglishHangNoCoptic"/>
      </w:pPr>
      <w:r w:rsidRPr="00AB1781">
        <w:t xml:space="preserve">19 </w:t>
      </w:r>
      <w:r w:rsidR="0082523C">
        <w:t>(</w:t>
      </w:r>
      <w:r w:rsidR="0082523C" w:rsidRPr="0082523C">
        <w:rPr>
          <w:rFonts w:ascii="Tahoma" w:eastAsia="Tahoma" w:hAnsi="Tahoma" w:cs="Tahoma"/>
        </w:rPr>
        <w:t>ק</w:t>
      </w:r>
      <w:r w:rsidR="0082523C">
        <w:t>) Look upon</w:t>
      </w:r>
      <w:r w:rsidRPr="00AB1781">
        <w:t xml:space="preserve"> my enemies</w:t>
      </w:r>
      <w:r w:rsidR="0082523C">
        <w:t>, for they</w:t>
      </w:r>
      <w:r w:rsidRPr="00AB1781">
        <w:t xml:space="preserve"> have </w:t>
      </w:r>
      <w:r w:rsidR="0082523C">
        <w:t>multiplied</w:t>
      </w:r>
      <w:r w:rsidRPr="00AB1781">
        <w:t>,</w:t>
      </w:r>
    </w:p>
    <w:p w14:paraId="5544EC3A" w14:textId="0DDA9F2C" w:rsidR="002D71F0" w:rsidRPr="00AB1781" w:rsidRDefault="002D71F0" w:rsidP="00906079">
      <w:pPr>
        <w:pStyle w:val="EnglishHangEndNoCoptic"/>
      </w:pPr>
      <w:r w:rsidRPr="00AB1781">
        <w:tab/>
        <w:t>and they hate me</w:t>
      </w:r>
      <w:r w:rsidR="0082523C">
        <w:t xml:space="preserve"> with an unjustified hatred</w:t>
      </w:r>
      <w:r w:rsidRPr="00AB1781">
        <w:t>.</w:t>
      </w:r>
    </w:p>
    <w:p w14:paraId="50274D34" w14:textId="5B8D0A6D" w:rsidR="002D71F0" w:rsidRPr="00AB1781" w:rsidRDefault="002D71F0" w:rsidP="00906079">
      <w:pPr>
        <w:pStyle w:val="EnglishHangNoCoptic"/>
      </w:pPr>
      <w:r w:rsidRPr="00AB1781">
        <w:t xml:space="preserve">20 </w:t>
      </w:r>
      <w:r w:rsidR="0082523C">
        <w:t>(</w:t>
      </w:r>
      <w:r w:rsidR="0082523C" w:rsidRPr="0082523C">
        <w:rPr>
          <w:rFonts w:ascii="Tahoma" w:eastAsia="Tahoma" w:hAnsi="Tahoma" w:cs="Tahoma"/>
        </w:rPr>
        <w:t>ר</w:t>
      </w:r>
      <w:r w:rsidR="0082523C">
        <w:t xml:space="preserve">) </w:t>
      </w:r>
      <w:r w:rsidRPr="00AB1781">
        <w:t>O keep my soul and deliver me;</w:t>
      </w:r>
    </w:p>
    <w:p w14:paraId="0EC99F75" w14:textId="72F6C44F" w:rsidR="002D71F0" w:rsidRPr="00AB1781" w:rsidRDefault="002D71F0" w:rsidP="00906079">
      <w:pPr>
        <w:pStyle w:val="EnglishHangEndNoCoptic"/>
      </w:pPr>
      <w:r w:rsidRPr="00AB1781">
        <w:tab/>
      </w:r>
      <w:r w:rsidR="0082523C">
        <w:t xml:space="preserve">do not </w:t>
      </w:r>
      <w:r w:rsidRPr="00AB1781">
        <w:t xml:space="preserve">let me be ashamed, for I have hoped in </w:t>
      </w:r>
      <w:r w:rsidR="001040C8">
        <w:t>You</w:t>
      </w:r>
      <w:r w:rsidRPr="00AB1781">
        <w:t>.</w:t>
      </w:r>
    </w:p>
    <w:p w14:paraId="67F6FDA1" w14:textId="56590D01" w:rsidR="002D71F0" w:rsidRPr="00AB1781" w:rsidRDefault="002D71F0" w:rsidP="00906079">
      <w:pPr>
        <w:pStyle w:val="EnglishHangNoCoptic"/>
      </w:pPr>
      <w:r w:rsidRPr="00AB1781">
        <w:t xml:space="preserve">21 </w:t>
      </w:r>
      <w:r w:rsidR="0082523C">
        <w:t>(</w:t>
      </w:r>
      <w:r w:rsidR="0082523C" w:rsidRPr="0082523C">
        <w:rPr>
          <w:rFonts w:ascii="Tahoma" w:eastAsia="Tahoma" w:hAnsi="Tahoma" w:cs="Tahoma"/>
        </w:rPr>
        <w:t>ש</w:t>
      </w:r>
      <w:r w:rsidR="0082523C">
        <w:t xml:space="preserve">) </w:t>
      </w:r>
      <w:r w:rsidRPr="00AB1781">
        <w:t xml:space="preserve">The </w:t>
      </w:r>
      <w:r w:rsidR="0082523C">
        <w:t>innocent</w:t>
      </w:r>
      <w:r w:rsidRPr="00AB1781">
        <w:t xml:space="preserve"> and </w:t>
      </w:r>
      <w:r w:rsidR="0082523C">
        <w:t xml:space="preserve">the </w:t>
      </w:r>
      <w:r w:rsidRPr="00AB1781">
        <w:t>upright have joined me,</w:t>
      </w:r>
    </w:p>
    <w:p w14:paraId="096CF730" w14:textId="77777777" w:rsidR="002D71F0" w:rsidRPr="00AB1781" w:rsidRDefault="002D71F0" w:rsidP="00906079">
      <w:pPr>
        <w:pStyle w:val="EnglishHangEndNoCoptic"/>
      </w:pPr>
      <w:r w:rsidRPr="00AB1781">
        <w:tab/>
        <w:t xml:space="preserve">because I wait for </w:t>
      </w:r>
      <w:r w:rsidR="001040C8">
        <w:t>You</w:t>
      </w:r>
      <w:r w:rsidRPr="00AB1781">
        <w:t>, O Lord.</w:t>
      </w:r>
    </w:p>
    <w:p w14:paraId="34539CEB" w14:textId="43D4B235" w:rsidR="002D71F0" w:rsidRPr="00AB1781" w:rsidRDefault="002D71F0" w:rsidP="00906079">
      <w:pPr>
        <w:pStyle w:val="EnglishHangNoCoptic"/>
      </w:pPr>
      <w:r w:rsidRPr="00AB1781">
        <w:t xml:space="preserve">22 </w:t>
      </w:r>
      <w:r w:rsidR="0082523C">
        <w:t>(</w:t>
      </w:r>
      <w:r w:rsidR="0082523C" w:rsidRPr="0082523C">
        <w:rPr>
          <w:rFonts w:ascii="Tahoma" w:eastAsia="Tahoma" w:hAnsi="Tahoma" w:cs="Tahoma"/>
        </w:rPr>
        <w:t>ת</w:t>
      </w:r>
      <w:r w:rsidR="0082523C">
        <w:t xml:space="preserve">) </w:t>
      </w:r>
      <w:r w:rsidRPr="00AB1781">
        <w:t>Redeem Israel, O God,</w:t>
      </w:r>
    </w:p>
    <w:p w14:paraId="06B7AADB" w14:textId="4C050529" w:rsidR="002D71F0" w:rsidRDefault="002D71F0" w:rsidP="00906079">
      <w:pPr>
        <w:pStyle w:val="EnglishHangEndNoCoptic"/>
      </w:pPr>
      <w:r w:rsidRPr="00AB1781">
        <w:tab/>
        <w:t xml:space="preserve">out of all his </w:t>
      </w:r>
      <w:r w:rsidR="0082523C">
        <w:t>afflictions</w:t>
      </w:r>
      <w:r w:rsidRPr="00AB1781">
        <w:t>.</w:t>
      </w:r>
    </w:p>
    <w:p w14:paraId="12D899F8" w14:textId="10E6489A" w:rsidR="00F35AEA" w:rsidRPr="00906079" w:rsidRDefault="00F35AEA" w:rsidP="00B35B25">
      <w:pPr>
        <w:pStyle w:val="Rubric"/>
      </w:pPr>
      <w:r>
        <w:lastRenderedPageBreak/>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_Ref412026021 \h </w:instrText>
      </w:r>
      <w:r>
        <w:fldChar w:fldCharType="separate"/>
      </w:r>
      <w:r w:rsidR="000C7DE2">
        <w:t>Psalm</w:t>
      </w:r>
      <w:r w:rsidR="000C7DE2" w:rsidRPr="00AB1781">
        <w:t xml:space="preserve"> 26</w:t>
      </w:r>
      <w:r w:rsidR="000C7DE2">
        <w:t xml:space="preserve"> “The Lord is my light and my Saviour; whom shall I fear”</w:t>
      </w:r>
      <w:r>
        <w:fldChar w:fldCharType="end"/>
      </w:r>
      <w:r>
        <w:t xml:space="preserve">, page </w:t>
      </w:r>
      <w:r>
        <w:fldChar w:fldCharType="begin"/>
      </w:r>
      <w:r>
        <w:instrText xml:space="preserve"> PAGEREF _Ref412026021 \h </w:instrText>
      </w:r>
      <w:r>
        <w:fldChar w:fldCharType="separate"/>
      </w:r>
      <w:r w:rsidR="000C7DE2">
        <w:rPr>
          <w:noProof/>
        </w:rPr>
        <w:t>120</w:t>
      </w:r>
      <w:r>
        <w:fldChar w:fldCharType="end"/>
      </w:r>
      <w:r>
        <w:t>.</w:t>
      </w:r>
    </w:p>
    <w:p w14:paraId="4F2251F9" w14:textId="2E14AC17" w:rsidR="002D71F0" w:rsidRPr="00906079" w:rsidRDefault="00906079" w:rsidP="00BF0205">
      <w:pPr>
        <w:pStyle w:val="Heading4"/>
      </w:pPr>
      <w:bookmarkStart w:id="249" w:name="_Ref412110770"/>
      <w:r>
        <w:t>Psalm</w:t>
      </w:r>
      <w:r w:rsidR="002D71F0" w:rsidRPr="00AB1781">
        <w:t xml:space="preserve"> 25</w:t>
      </w:r>
      <w:r>
        <w:t xml:space="preserve">: </w:t>
      </w:r>
      <w:r w:rsidR="009216DA">
        <w:t>“</w:t>
      </w:r>
      <w:r>
        <w:t>Judge me, O Lord, for I have walked in my innocenc</w:t>
      </w:r>
      <w:r w:rsidR="005453DF">
        <w:t>e”</w:t>
      </w:r>
      <w:bookmarkEnd w:id="249"/>
    </w:p>
    <w:p w14:paraId="72AFA30F" w14:textId="77777777" w:rsidR="002D71F0" w:rsidRPr="007A1A59" w:rsidRDefault="002D71F0" w:rsidP="007A1A59">
      <w:pPr>
        <w:jc w:val="center"/>
        <w:rPr>
          <w:b/>
        </w:rPr>
      </w:pPr>
      <w:r w:rsidRPr="007A1A59">
        <w:rPr>
          <w:b/>
        </w:rPr>
        <w:t>The Prayer of a Good Conscience</w:t>
      </w:r>
    </w:p>
    <w:p w14:paraId="570F5BFA" w14:textId="77777777" w:rsidR="002D71F0" w:rsidRPr="007A1A59" w:rsidRDefault="002D71F0" w:rsidP="007A1A59">
      <w:pPr>
        <w:jc w:val="center"/>
        <w:rPr>
          <w:b/>
        </w:rPr>
      </w:pPr>
      <w:r w:rsidRPr="007A1A59">
        <w:rPr>
          <w:b/>
        </w:rPr>
        <w:t>Concentration encircles the Altar</w:t>
      </w:r>
    </w:p>
    <w:p w14:paraId="03486475" w14:textId="4C9BC6FD"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0B429FCB" w14:textId="77777777" w:rsidR="002D71F0" w:rsidRPr="00906079" w:rsidRDefault="002D71F0" w:rsidP="00906079">
      <w:pPr>
        <w:pStyle w:val="Rubric"/>
      </w:pPr>
      <w:r w:rsidRPr="00AB1781">
        <w:t>(By David)</w:t>
      </w:r>
    </w:p>
    <w:p w14:paraId="15F8E693" w14:textId="77777777" w:rsidR="002D71F0" w:rsidRPr="00AB1781" w:rsidRDefault="002D71F0" w:rsidP="00906079">
      <w:pPr>
        <w:pStyle w:val="EnglishHangNoCoptic"/>
      </w:pPr>
      <w:r w:rsidRPr="00AB1781">
        <w:t>1 Judge me, O Lord,</w:t>
      </w:r>
    </w:p>
    <w:p w14:paraId="08B245E0" w14:textId="77777777" w:rsidR="002D71F0" w:rsidRPr="00AB1781" w:rsidRDefault="002D71F0" w:rsidP="00906079">
      <w:pPr>
        <w:pStyle w:val="EnglishHangNoCoptic"/>
      </w:pPr>
      <w:r w:rsidRPr="00AB1781">
        <w:tab/>
        <w:t>for I have walked in my innocence;</w:t>
      </w:r>
    </w:p>
    <w:p w14:paraId="3A2F5A9C" w14:textId="73957AEE" w:rsidR="002D71F0" w:rsidRPr="00AB1781" w:rsidRDefault="002D71F0" w:rsidP="00906079">
      <w:pPr>
        <w:pStyle w:val="EnglishHangNoCoptic"/>
      </w:pPr>
      <w:r w:rsidRPr="00AB1781">
        <w:tab/>
        <w:t xml:space="preserve">and by </w:t>
      </w:r>
      <w:r w:rsidR="00550F3A">
        <w:t>hoping</w:t>
      </w:r>
      <w:r w:rsidRPr="00AB1781">
        <w:t xml:space="preserve"> in the Lord</w:t>
      </w:r>
    </w:p>
    <w:p w14:paraId="45B3E5A8" w14:textId="77777777" w:rsidR="002D71F0" w:rsidRPr="00906079" w:rsidRDefault="002D71F0" w:rsidP="00906079">
      <w:pPr>
        <w:pStyle w:val="EnglishHangEndNoCoptic"/>
      </w:pPr>
      <w:r w:rsidRPr="00AB1781">
        <w:tab/>
        <w:t>I shall not grow weak.</w:t>
      </w:r>
    </w:p>
    <w:p w14:paraId="217E2B0F" w14:textId="77777777" w:rsidR="002D71F0" w:rsidRPr="00AB1781" w:rsidRDefault="002D71F0" w:rsidP="00906079">
      <w:pPr>
        <w:pStyle w:val="EnglishHangNoCoptic"/>
      </w:pPr>
      <w:r w:rsidRPr="00AB1781">
        <w:t>2 Prove me, O Lord, and try me;</w:t>
      </w:r>
    </w:p>
    <w:p w14:paraId="0046ADCD" w14:textId="6FDB6F40" w:rsidR="002D71F0" w:rsidRPr="00AB1781" w:rsidRDefault="002D71F0" w:rsidP="00906079">
      <w:pPr>
        <w:pStyle w:val="EnglishHangEndNoCoptic"/>
      </w:pPr>
      <w:r w:rsidRPr="00AB1781">
        <w:tab/>
      </w:r>
      <w:r w:rsidR="00D7225D">
        <w:t>test</w:t>
      </w:r>
      <w:r w:rsidRPr="00AB1781">
        <w:t xml:space="preserve"> my heart and mind</w:t>
      </w:r>
      <w:r w:rsidR="00D7225D">
        <w:t xml:space="preserve"> in fire</w:t>
      </w:r>
      <w:r w:rsidRPr="00AB1781">
        <w:t>.</w:t>
      </w:r>
    </w:p>
    <w:p w14:paraId="328652A9" w14:textId="77777777" w:rsidR="002D71F0" w:rsidRPr="00AB1781" w:rsidRDefault="002D71F0" w:rsidP="00906079">
      <w:pPr>
        <w:pStyle w:val="EnglishHangNoCoptic"/>
      </w:pPr>
      <w:r w:rsidRPr="00AB1781">
        <w:t xml:space="preserve">3 For </w:t>
      </w:r>
      <w:r w:rsidR="00E570CB">
        <w:t>Your</w:t>
      </w:r>
      <w:r w:rsidRPr="00AB1781">
        <w:t xml:space="preserve"> mercy is before my eyes,</w:t>
      </w:r>
    </w:p>
    <w:p w14:paraId="661DF848" w14:textId="77777777" w:rsidR="002D71F0" w:rsidRPr="00AB1781" w:rsidRDefault="002D71F0" w:rsidP="00906079">
      <w:pPr>
        <w:pStyle w:val="EnglishHangEndNoCoptic"/>
      </w:pPr>
      <w:r w:rsidRPr="00AB1781">
        <w:tab/>
        <w:t xml:space="preserve">and I delight in </w:t>
      </w:r>
      <w:r w:rsidR="00E570CB">
        <w:t>Your</w:t>
      </w:r>
      <w:r w:rsidRPr="00AB1781">
        <w:t xml:space="preserve"> truth.</w:t>
      </w:r>
    </w:p>
    <w:p w14:paraId="26CAD70C" w14:textId="77777777" w:rsidR="002D71F0" w:rsidRPr="00AB1781" w:rsidRDefault="002D71F0" w:rsidP="00906079">
      <w:pPr>
        <w:pStyle w:val="EnglishHangNoCoptic"/>
      </w:pPr>
      <w:r w:rsidRPr="00AB1781">
        <w:t>4 I do not sit in frivolous gatherings,</w:t>
      </w:r>
    </w:p>
    <w:p w14:paraId="4EA8A89F" w14:textId="77777777" w:rsidR="002D71F0" w:rsidRPr="00AB1781" w:rsidRDefault="002D71F0" w:rsidP="00906079">
      <w:pPr>
        <w:pStyle w:val="EnglishHangEndNoCoptic"/>
      </w:pPr>
      <w:r w:rsidRPr="00AB1781">
        <w:tab/>
        <w:t>nor do I consort with lawbreakers.</w:t>
      </w:r>
    </w:p>
    <w:p w14:paraId="3759BD9E" w14:textId="0B2E5022" w:rsidR="002D71F0" w:rsidRPr="00AB1781" w:rsidRDefault="002D71F0" w:rsidP="00906079">
      <w:pPr>
        <w:pStyle w:val="EnglishHangNoCoptic"/>
      </w:pPr>
      <w:r w:rsidRPr="00AB1781">
        <w:t xml:space="preserve">5 I hate the </w:t>
      </w:r>
      <w:r w:rsidR="00F54714">
        <w:t>assembly</w:t>
      </w:r>
      <w:r w:rsidRPr="00AB1781">
        <w:t xml:space="preserve"> of evildoers,</w:t>
      </w:r>
    </w:p>
    <w:p w14:paraId="08CC38C8" w14:textId="3C6BCE9D" w:rsidR="002D71F0" w:rsidRPr="00AB1781" w:rsidRDefault="002D71F0" w:rsidP="00906079">
      <w:pPr>
        <w:pStyle w:val="EnglishHangEndNoCoptic"/>
      </w:pPr>
      <w:r w:rsidRPr="00AB1781">
        <w:tab/>
        <w:t xml:space="preserve">and I will not sit with the </w:t>
      </w:r>
      <w:r w:rsidR="00F54714">
        <w:t>ungodly</w:t>
      </w:r>
      <w:r w:rsidRPr="00AB1781">
        <w:t>.</w:t>
      </w:r>
    </w:p>
    <w:p w14:paraId="1DAB1717" w14:textId="2DA16E64" w:rsidR="002D71F0" w:rsidRPr="00AB1781" w:rsidRDefault="00F54714" w:rsidP="00906079">
      <w:pPr>
        <w:pStyle w:val="EnglishHangNoCoptic"/>
      </w:pPr>
      <w:r>
        <w:t>6 I will wash my hands in innocence</w:t>
      </w:r>
      <w:r w:rsidR="002D71F0" w:rsidRPr="00AB1781">
        <w:t>,</w:t>
      </w:r>
    </w:p>
    <w:p w14:paraId="47A19D4E" w14:textId="63EEAFD3" w:rsidR="002D71F0" w:rsidRPr="00AB1781" w:rsidRDefault="002D71F0" w:rsidP="00906079">
      <w:pPr>
        <w:pStyle w:val="EnglishHangEndNoCoptic"/>
      </w:pPr>
      <w:r w:rsidRPr="00AB1781">
        <w:tab/>
        <w:t xml:space="preserve">and </w:t>
      </w:r>
      <w:r w:rsidR="00F54714">
        <w:t xml:space="preserve">I </w:t>
      </w:r>
      <w:r w:rsidRPr="00AB1781">
        <w:t>will</w:t>
      </w:r>
      <w:r w:rsidR="00F54714">
        <w:t xml:space="preserve"> go around</w:t>
      </w:r>
      <w:r w:rsidRPr="00AB1781">
        <w:t xml:space="preserve"> </w:t>
      </w:r>
      <w:r w:rsidR="00E570CB">
        <w:t>Your</w:t>
      </w:r>
      <w:r w:rsidRPr="00AB1781">
        <w:t xml:space="preserve"> Altar, O Lord,</w:t>
      </w:r>
    </w:p>
    <w:p w14:paraId="1E1C8BE9" w14:textId="77777777" w:rsidR="002D71F0" w:rsidRPr="00AB1781" w:rsidRDefault="002D71F0" w:rsidP="00906079">
      <w:pPr>
        <w:pStyle w:val="EnglishHangNoCoptic"/>
      </w:pPr>
      <w:r w:rsidRPr="00AB1781">
        <w:t>7 that I may hear the voice of praise</w:t>
      </w:r>
      <w:r w:rsidRPr="00AB1781">
        <w:rPr>
          <w:rStyle w:val="FootnoteReference"/>
        </w:rPr>
        <w:footnoteReference w:id="147"/>
      </w:r>
    </w:p>
    <w:p w14:paraId="48302390" w14:textId="77777777" w:rsidR="002D71F0" w:rsidRPr="00AB1781" w:rsidRDefault="002D71F0" w:rsidP="00906079">
      <w:pPr>
        <w:pStyle w:val="EnglishHangEndNoCoptic"/>
      </w:pPr>
      <w:r w:rsidRPr="00AB1781">
        <w:tab/>
        <w:t xml:space="preserve">and tell of all </w:t>
      </w:r>
      <w:r w:rsidR="00E570CB">
        <w:t>Your</w:t>
      </w:r>
      <w:r w:rsidRPr="00AB1781">
        <w:t xml:space="preserve"> wonders.</w:t>
      </w:r>
    </w:p>
    <w:p w14:paraId="79D134CF" w14:textId="77777777" w:rsidR="002D71F0" w:rsidRPr="00AB1781" w:rsidRDefault="002D71F0" w:rsidP="00906079">
      <w:pPr>
        <w:pStyle w:val="EnglishHangNoCoptic"/>
      </w:pPr>
      <w:r w:rsidRPr="00AB1781">
        <w:t xml:space="preserve">8 O Lord, I love the beauty of </w:t>
      </w:r>
      <w:r w:rsidR="00E570CB">
        <w:t>Your</w:t>
      </w:r>
      <w:r w:rsidRPr="00AB1781">
        <w:t xml:space="preserve"> house</w:t>
      </w:r>
      <w:r w:rsidRPr="00AB1781">
        <w:rPr>
          <w:rStyle w:val="FootnoteReference"/>
        </w:rPr>
        <w:footnoteReference w:id="148"/>
      </w:r>
    </w:p>
    <w:p w14:paraId="69E3DFCF" w14:textId="6E6C3788" w:rsidR="002D71F0" w:rsidRPr="00AB1781" w:rsidRDefault="002D71F0" w:rsidP="00906079">
      <w:pPr>
        <w:pStyle w:val="EnglishHangEndNoCoptic"/>
      </w:pPr>
      <w:r w:rsidRPr="00AB1781">
        <w:tab/>
        <w:t>and the sanctuary</w:t>
      </w:r>
      <w:r w:rsidR="00550F3A">
        <w:rPr>
          <w:rStyle w:val="FootnoteReference"/>
        </w:rPr>
        <w:footnoteReference w:id="149"/>
      </w:r>
      <w:r w:rsidRPr="00AB1781">
        <w:t xml:space="preserve"> </w:t>
      </w:r>
      <w:r w:rsidR="00F54714">
        <w:t>where</w:t>
      </w:r>
      <w:r w:rsidRPr="00AB1781">
        <w:t xml:space="preserve"> </w:t>
      </w:r>
      <w:r w:rsidR="00E570CB">
        <w:t>Your</w:t>
      </w:r>
      <w:r w:rsidRPr="00AB1781">
        <w:t xml:space="preserve"> glory</w:t>
      </w:r>
      <w:r w:rsidR="00F54714">
        <w:t xml:space="preserve"> dwells</w:t>
      </w:r>
      <w:r w:rsidRPr="00AB1781">
        <w:t>.</w:t>
      </w:r>
    </w:p>
    <w:p w14:paraId="660DF6B7" w14:textId="2C3DBA35" w:rsidR="002D71F0" w:rsidRPr="00AB1781" w:rsidRDefault="002D71F0" w:rsidP="00906079">
      <w:pPr>
        <w:pStyle w:val="EnglishHangNoCoptic"/>
      </w:pPr>
      <w:r w:rsidRPr="00AB1781">
        <w:lastRenderedPageBreak/>
        <w:t xml:space="preserve">9 </w:t>
      </w:r>
      <w:r w:rsidR="00F54714">
        <w:t>Do not destroy</w:t>
      </w:r>
      <w:r w:rsidRPr="00AB1781">
        <w:t xml:space="preserve"> my soul with the wicked,</w:t>
      </w:r>
    </w:p>
    <w:p w14:paraId="40BEC79C" w14:textId="77777777" w:rsidR="002D71F0" w:rsidRPr="00AB1781" w:rsidRDefault="002D71F0" w:rsidP="00906079">
      <w:pPr>
        <w:pStyle w:val="EnglishHangEndNoCoptic"/>
      </w:pPr>
      <w:r w:rsidRPr="00AB1781">
        <w:tab/>
        <w:t>nor my life with men of blood,</w:t>
      </w:r>
    </w:p>
    <w:p w14:paraId="71FC928C" w14:textId="77777777" w:rsidR="002D71F0" w:rsidRPr="00AB1781" w:rsidRDefault="002D71F0" w:rsidP="00906079">
      <w:pPr>
        <w:pStyle w:val="EnglishHangNoCoptic"/>
      </w:pPr>
      <w:r w:rsidRPr="00AB1781">
        <w:t>10 in whose hands are iniquities,</w:t>
      </w:r>
    </w:p>
    <w:p w14:paraId="018EEDC3" w14:textId="77777777" w:rsidR="002D71F0" w:rsidRPr="00AB1781" w:rsidRDefault="002D71F0" w:rsidP="00906079">
      <w:pPr>
        <w:pStyle w:val="EnglishHangEndNoCoptic"/>
      </w:pPr>
      <w:r w:rsidRPr="00AB1781">
        <w:tab/>
        <w:t>and whose right hand is full of bribes.</w:t>
      </w:r>
    </w:p>
    <w:p w14:paraId="634410B4" w14:textId="2CD24AF1" w:rsidR="002D71F0" w:rsidRPr="00AB1781" w:rsidRDefault="002D71F0" w:rsidP="00906079">
      <w:pPr>
        <w:pStyle w:val="EnglishHangNoCoptic"/>
      </w:pPr>
      <w:r w:rsidRPr="00AB1781">
        <w:t xml:space="preserve">11 But </w:t>
      </w:r>
      <w:r w:rsidR="00F54714">
        <w:t xml:space="preserve">as for me, </w:t>
      </w:r>
      <w:r w:rsidRPr="00AB1781">
        <w:t>I walk in my innocence;</w:t>
      </w:r>
    </w:p>
    <w:p w14:paraId="4541B271" w14:textId="77777777" w:rsidR="002D71F0" w:rsidRPr="00AB1781" w:rsidRDefault="002D71F0" w:rsidP="00906079">
      <w:pPr>
        <w:pStyle w:val="EnglishHangEndNoCoptic"/>
      </w:pPr>
      <w:r w:rsidRPr="00AB1781">
        <w:tab/>
        <w:t>redeem me and have mercy on me.</w:t>
      </w:r>
    </w:p>
    <w:p w14:paraId="04677152" w14:textId="77777777" w:rsidR="002D71F0" w:rsidRPr="00AB1781" w:rsidRDefault="002D71F0" w:rsidP="00906079">
      <w:pPr>
        <w:pStyle w:val="EnglishHangNoCoptic"/>
      </w:pPr>
      <w:r w:rsidRPr="00AB1781">
        <w:t>12 My foot stands on the straight path;</w:t>
      </w:r>
    </w:p>
    <w:p w14:paraId="0F730938" w14:textId="648FCD0A" w:rsidR="002D71F0" w:rsidRDefault="002D71F0" w:rsidP="00906079">
      <w:pPr>
        <w:pStyle w:val="EnglishHangEndNoCoptic"/>
      </w:pPr>
      <w:r w:rsidRPr="00AB1781">
        <w:tab/>
        <w:t xml:space="preserve">I will bless </w:t>
      </w:r>
      <w:r w:rsidR="001040C8">
        <w:t>You</w:t>
      </w:r>
      <w:r w:rsidRPr="00AB1781">
        <w:t>, O Lord, in the churches.</w:t>
      </w:r>
      <w:r w:rsidRPr="00AB1781">
        <w:rPr>
          <w:rStyle w:val="FootnoteReference"/>
        </w:rPr>
        <w:footnoteReference w:id="150"/>
      </w:r>
    </w:p>
    <w:p w14:paraId="7BB9F7DC" w14:textId="4EC7167F" w:rsidR="00B35B25" w:rsidRPr="00906079"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_Ref412110790 \h </w:instrText>
      </w:r>
      <w:r>
        <w:fldChar w:fldCharType="separate"/>
      </w:r>
      <w:r w:rsidR="000C7DE2">
        <w:t>Psalm</w:t>
      </w:r>
      <w:r w:rsidR="000C7DE2" w:rsidRPr="00AB1781">
        <w:t xml:space="preserve"> 28</w:t>
      </w:r>
      <w:r w:rsidR="000C7DE2">
        <w:t>: “Bring to the Lord, O sons of God”</w:t>
      </w:r>
      <w:r>
        <w:fldChar w:fldCharType="end"/>
      </w:r>
      <w:r>
        <w:t xml:space="preserve">, page </w:t>
      </w:r>
      <w:r>
        <w:fldChar w:fldCharType="begin"/>
      </w:r>
      <w:r>
        <w:instrText xml:space="preserve"> PAGEREF _Ref412110790 \h </w:instrText>
      </w:r>
      <w:r>
        <w:fldChar w:fldCharType="separate"/>
      </w:r>
      <w:r w:rsidR="000C7DE2">
        <w:rPr>
          <w:noProof/>
        </w:rPr>
        <w:t>123</w:t>
      </w:r>
      <w:r>
        <w:fldChar w:fldCharType="end"/>
      </w:r>
      <w:r>
        <w:t>.</w:t>
      </w:r>
    </w:p>
    <w:p w14:paraId="4B35662F" w14:textId="12BA05FF" w:rsidR="002D71F0" w:rsidRPr="00906079" w:rsidRDefault="00906079" w:rsidP="00BF0205">
      <w:pPr>
        <w:pStyle w:val="Heading4"/>
      </w:pPr>
      <w:bookmarkStart w:id="250" w:name="_Ref412026021"/>
      <w:r>
        <w:t>Psalm</w:t>
      </w:r>
      <w:r w:rsidR="002D71F0" w:rsidRPr="00AB1781">
        <w:t xml:space="preserve"> 26</w:t>
      </w:r>
      <w:r>
        <w:t xml:space="preserve"> </w:t>
      </w:r>
      <w:r w:rsidR="009216DA">
        <w:t>“</w:t>
      </w:r>
      <w:r>
        <w:t>The Lord is my light and my Saviour; whom shall I fea</w:t>
      </w:r>
      <w:r w:rsidR="005453DF">
        <w:t>r”</w:t>
      </w:r>
      <w:bookmarkEnd w:id="250"/>
    </w:p>
    <w:p w14:paraId="5A9E05CB" w14:textId="77777777" w:rsidR="002D71F0" w:rsidRPr="007A1A59" w:rsidRDefault="002D71F0" w:rsidP="007A1A59">
      <w:pPr>
        <w:jc w:val="center"/>
        <w:rPr>
          <w:b/>
        </w:rPr>
      </w:pPr>
      <w:r w:rsidRPr="007A1A59">
        <w:rPr>
          <w:b/>
        </w:rPr>
        <w:t>Contemplation of the Divine Beauty and Goodness</w:t>
      </w:r>
    </w:p>
    <w:p w14:paraId="7B512C16" w14:textId="77777777" w:rsidR="002D71F0" w:rsidRPr="007A1A59" w:rsidRDefault="002D71F0" w:rsidP="007A1A59">
      <w:pPr>
        <w:jc w:val="center"/>
        <w:rPr>
          <w:b/>
        </w:rPr>
      </w:pPr>
      <w:r w:rsidRPr="007A1A59">
        <w:rPr>
          <w:b/>
        </w:rPr>
        <w:t>The Believing Heart does not Shrink in Fear</w:t>
      </w:r>
    </w:p>
    <w:p w14:paraId="7415450B" w14:textId="3E4EF43F" w:rsidR="00F14AA6" w:rsidRDefault="00F14AA6" w:rsidP="00906079">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F06BD57" w14:textId="3C25BD35" w:rsidR="002D71F0" w:rsidRPr="00906079" w:rsidRDefault="002D71F0" w:rsidP="00906079">
      <w:pPr>
        <w:pStyle w:val="Rubric"/>
      </w:pPr>
      <w:r w:rsidRPr="00AB1781">
        <w:t>(A Psalm of David</w:t>
      </w:r>
      <w:r w:rsidR="00F80F0E">
        <w:t>,</w:t>
      </w:r>
      <w:r w:rsidRPr="00AB1781">
        <w:t xml:space="preserve"> before he was anointed)</w:t>
      </w:r>
    </w:p>
    <w:p w14:paraId="709AA6AB" w14:textId="77777777" w:rsidR="002D71F0" w:rsidRPr="00AB1781" w:rsidRDefault="002D71F0" w:rsidP="00906079">
      <w:pPr>
        <w:pStyle w:val="EnglishHangNoCoptic"/>
      </w:pPr>
      <w:r w:rsidRPr="00AB1781">
        <w:t>1 The Lord is my light and my Saviour;</w:t>
      </w:r>
    </w:p>
    <w:p w14:paraId="77F8D5E5" w14:textId="77777777" w:rsidR="002D71F0" w:rsidRPr="00AB1781" w:rsidRDefault="002D71F0" w:rsidP="00906079">
      <w:pPr>
        <w:pStyle w:val="EnglishHangNoCoptic"/>
      </w:pPr>
      <w:r w:rsidRPr="00AB1781">
        <w:tab/>
        <w:t>whom shall I fear?</w:t>
      </w:r>
    </w:p>
    <w:p w14:paraId="2032A210" w14:textId="0C89B4B9" w:rsidR="002D71F0" w:rsidRPr="00AB1781" w:rsidRDefault="002D71F0" w:rsidP="00906079">
      <w:pPr>
        <w:pStyle w:val="EnglishHangNoCoptic"/>
      </w:pPr>
      <w:r w:rsidRPr="00AB1781">
        <w:tab/>
        <w:t xml:space="preserve">The Lord is the </w:t>
      </w:r>
      <w:r w:rsidR="0011093B">
        <w:t>defender</w:t>
      </w:r>
      <w:r w:rsidRPr="00AB1781">
        <w:t xml:space="preserve"> of my life;</w:t>
      </w:r>
    </w:p>
    <w:p w14:paraId="517FFAA1" w14:textId="38E707D4" w:rsidR="002D71F0" w:rsidRPr="00906079" w:rsidRDefault="002D71F0" w:rsidP="00906079">
      <w:pPr>
        <w:pStyle w:val="EnglishHangEndNoCoptic"/>
      </w:pPr>
      <w:r w:rsidRPr="00AB1781">
        <w:tab/>
      </w:r>
      <w:r w:rsidR="0011093B">
        <w:t>of</w:t>
      </w:r>
      <w:r w:rsidRPr="00AB1781">
        <w:t xml:space="preserve"> whom shall I </w:t>
      </w:r>
      <w:r w:rsidR="0011093B">
        <w:t>be afraid</w:t>
      </w:r>
      <w:r w:rsidRPr="00AB1781">
        <w:t>?</w:t>
      </w:r>
    </w:p>
    <w:p w14:paraId="35BEE2E2" w14:textId="77777777" w:rsidR="002D71F0" w:rsidRPr="00AB1781" w:rsidRDefault="002D71F0" w:rsidP="00906079">
      <w:pPr>
        <w:pStyle w:val="EnglishHangNoCoptic"/>
      </w:pPr>
      <w:r w:rsidRPr="00AB1781">
        <w:t>2 When the wicked draw near me</w:t>
      </w:r>
    </w:p>
    <w:p w14:paraId="7712BD42" w14:textId="77777777" w:rsidR="002D71F0" w:rsidRPr="00AB1781" w:rsidRDefault="002D71F0" w:rsidP="00906079">
      <w:pPr>
        <w:pStyle w:val="EnglishHangNoCoptic"/>
      </w:pPr>
      <w:r w:rsidRPr="00AB1781">
        <w:tab/>
        <w:t>to eat my flesh,</w:t>
      </w:r>
    </w:p>
    <w:p w14:paraId="24F37FEB" w14:textId="1FCE8249" w:rsidR="002D71F0" w:rsidRPr="00AB1781" w:rsidRDefault="002D71F0" w:rsidP="00906079">
      <w:pPr>
        <w:pStyle w:val="EnglishHangNoCoptic"/>
      </w:pPr>
      <w:r w:rsidRPr="00AB1781">
        <w:tab/>
        <w:t xml:space="preserve">it is they, my oppressors and </w:t>
      </w:r>
      <w:r w:rsidR="001261D3">
        <w:t>enemies</w:t>
      </w:r>
      <w:r w:rsidRPr="00AB1781">
        <w:t>,</w:t>
      </w:r>
    </w:p>
    <w:p w14:paraId="2C7F266D" w14:textId="2BF01E8C" w:rsidR="002D71F0" w:rsidRPr="00AB1781" w:rsidRDefault="002D71F0" w:rsidP="00906079">
      <w:pPr>
        <w:pStyle w:val="EnglishHangEndNoCoptic"/>
      </w:pPr>
      <w:r w:rsidRPr="00AB1781">
        <w:tab/>
        <w:t xml:space="preserve">who grow </w:t>
      </w:r>
      <w:r w:rsidR="001261D3">
        <w:t>weak</w:t>
      </w:r>
      <w:r w:rsidRPr="00AB1781">
        <w:t xml:space="preserve"> and fall.</w:t>
      </w:r>
    </w:p>
    <w:p w14:paraId="24F1E516" w14:textId="77777777" w:rsidR="002D71F0" w:rsidRPr="00AB1781" w:rsidRDefault="002D71F0" w:rsidP="00906079">
      <w:pPr>
        <w:pStyle w:val="EnglishHangNoCoptic"/>
      </w:pPr>
      <w:r w:rsidRPr="00AB1781">
        <w:t>3 Though an army encamp against me,</w:t>
      </w:r>
    </w:p>
    <w:p w14:paraId="6EEE4D63" w14:textId="77777777" w:rsidR="002D71F0" w:rsidRPr="00AB1781" w:rsidRDefault="002D71F0" w:rsidP="00906079">
      <w:pPr>
        <w:pStyle w:val="EnglishHangNoCoptic"/>
      </w:pPr>
      <w:r w:rsidRPr="00AB1781">
        <w:tab/>
        <w:t>my heart shall not fear;</w:t>
      </w:r>
    </w:p>
    <w:p w14:paraId="471BCB58" w14:textId="77777777" w:rsidR="002D71F0" w:rsidRPr="00AB1781" w:rsidRDefault="002D71F0" w:rsidP="00906079">
      <w:pPr>
        <w:pStyle w:val="EnglishHangNoCoptic"/>
      </w:pPr>
      <w:r w:rsidRPr="00AB1781">
        <w:tab/>
        <w:t>though war rise against me,</w:t>
      </w:r>
    </w:p>
    <w:p w14:paraId="1054DCE4" w14:textId="77777777" w:rsidR="002D71F0" w:rsidRPr="00AB1781" w:rsidRDefault="002D71F0" w:rsidP="00906079">
      <w:pPr>
        <w:pStyle w:val="EnglishHangEndNoCoptic"/>
      </w:pPr>
      <w:r w:rsidRPr="00AB1781">
        <w:tab/>
        <w:t>in this I hope.</w:t>
      </w:r>
    </w:p>
    <w:p w14:paraId="22AADC37" w14:textId="77777777" w:rsidR="002D71F0" w:rsidRPr="00AB1781" w:rsidRDefault="002D71F0" w:rsidP="00906079">
      <w:pPr>
        <w:pStyle w:val="EnglishHangNoCoptic"/>
      </w:pPr>
      <w:r w:rsidRPr="00AB1781">
        <w:lastRenderedPageBreak/>
        <w:t>4 One thing I ask of the Lord,</w:t>
      </w:r>
    </w:p>
    <w:p w14:paraId="0FCEE51A" w14:textId="121BE1C3" w:rsidR="002D71F0" w:rsidRPr="00AB1781" w:rsidRDefault="002D71F0" w:rsidP="00906079">
      <w:pPr>
        <w:pStyle w:val="EnglishHangNoCoptic"/>
      </w:pPr>
      <w:r w:rsidRPr="00AB1781">
        <w:tab/>
      </w:r>
      <w:r w:rsidR="001261D3">
        <w:t>and seek after,</w:t>
      </w:r>
    </w:p>
    <w:p w14:paraId="0F37D5FD" w14:textId="77777777" w:rsidR="002D71F0" w:rsidRPr="00AB1781" w:rsidRDefault="002D71F0" w:rsidP="00906079">
      <w:pPr>
        <w:pStyle w:val="EnglishHangNoCoptic"/>
      </w:pPr>
      <w:r w:rsidRPr="00AB1781">
        <w:tab/>
        <w:t>that I may dwell in the house of the Lord</w:t>
      </w:r>
    </w:p>
    <w:p w14:paraId="6C18FF95" w14:textId="77777777" w:rsidR="002D71F0" w:rsidRPr="00AB1781" w:rsidRDefault="002D71F0" w:rsidP="00906079">
      <w:pPr>
        <w:pStyle w:val="EnglishHangNoCoptic"/>
      </w:pPr>
      <w:r w:rsidRPr="00AB1781">
        <w:tab/>
        <w:t>all the days of my life,</w:t>
      </w:r>
    </w:p>
    <w:p w14:paraId="1611EB92" w14:textId="2F658E42" w:rsidR="002D71F0" w:rsidRPr="00AB1781" w:rsidRDefault="002D71F0" w:rsidP="00906079">
      <w:pPr>
        <w:pStyle w:val="EnglishHangNoCoptic"/>
      </w:pPr>
      <w:r w:rsidRPr="00AB1781">
        <w:tab/>
      </w:r>
      <w:r w:rsidR="001261D3">
        <w:t>that I might behold</w:t>
      </w:r>
      <w:r w:rsidRPr="00AB1781">
        <w:t xml:space="preserve"> the</w:t>
      </w:r>
      <w:r w:rsidR="001261D3">
        <w:t xml:space="preserve"> delights of the</w:t>
      </w:r>
      <w:r w:rsidRPr="00AB1781">
        <w:t xml:space="preserve"> Lord</w:t>
      </w:r>
      <w:r w:rsidR="001261D3">
        <w:t>,</w:t>
      </w:r>
    </w:p>
    <w:p w14:paraId="4886FE01" w14:textId="77777777" w:rsidR="002D71F0" w:rsidRPr="00AB1781" w:rsidRDefault="002D71F0" w:rsidP="00906079">
      <w:pPr>
        <w:pStyle w:val="EnglishHangEndNoCoptic"/>
      </w:pPr>
      <w:r w:rsidRPr="00AB1781">
        <w:tab/>
        <w:t>and visit His holy temple.</w:t>
      </w:r>
    </w:p>
    <w:p w14:paraId="7DCB4E84" w14:textId="132FA13A" w:rsidR="002D71F0" w:rsidRPr="00AB1781" w:rsidRDefault="002D71F0" w:rsidP="00906079">
      <w:pPr>
        <w:pStyle w:val="EnglishHangNoCoptic"/>
      </w:pPr>
      <w:r w:rsidRPr="00AB1781">
        <w:t xml:space="preserve">5 For He hides me in His </w:t>
      </w:r>
      <w:r w:rsidR="001261D3">
        <w:t>tabernacle</w:t>
      </w:r>
    </w:p>
    <w:p w14:paraId="7B901C34" w14:textId="77777777" w:rsidR="002D71F0" w:rsidRPr="00AB1781" w:rsidRDefault="002D71F0" w:rsidP="00906079">
      <w:pPr>
        <w:pStyle w:val="EnglishHangNoCoptic"/>
      </w:pPr>
      <w:r w:rsidRPr="00AB1781">
        <w:tab/>
        <w:t>in the day of trouble;</w:t>
      </w:r>
    </w:p>
    <w:p w14:paraId="6296F9A4" w14:textId="5B9BC906" w:rsidR="002D71F0" w:rsidRPr="00AB1781" w:rsidRDefault="002D71F0" w:rsidP="00906079">
      <w:pPr>
        <w:pStyle w:val="EnglishHangNoCoptic"/>
      </w:pPr>
      <w:r w:rsidRPr="00AB1781">
        <w:tab/>
        <w:t xml:space="preserve">in the secrecy of His </w:t>
      </w:r>
      <w:r w:rsidR="008A40DF">
        <w:t>tabernacle</w:t>
      </w:r>
      <w:r w:rsidRPr="00AB1781">
        <w:t xml:space="preserve"> He shelters me;</w:t>
      </w:r>
    </w:p>
    <w:p w14:paraId="54F3E111" w14:textId="77777777" w:rsidR="002D71F0" w:rsidRPr="00AB1781" w:rsidRDefault="002D71F0" w:rsidP="00906079">
      <w:pPr>
        <w:pStyle w:val="EnglishHangEndNoCoptic"/>
      </w:pPr>
      <w:r w:rsidRPr="00AB1781">
        <w:tab/>
        <w:t>He lifts me high on a rock.</w:t>
      </w:r>
    </w:p>
    <w:p w14:paraId="2B0E36DF" w14:textId="68739521" w:rsidR="002D71F0" w:rsidRPr="00AB1781" w:rsidRDefault="002D71F0" w:rsidP="00906079">
      <w:pPr>
        <w:pStyle w:val="EnglishHangNoCoptic"/>
      </w:pPr>
      <w:r w:rsidRPr="00AB1781">
        <w:t>6 And now</w:t>
      </w:r>
      <w:r w:rsidR="008A40DF">
        <w:t>, behold,</w:t>
      </w:r>
      <w:r w:rsidRPr="00AB1781">
        <w:t xml:space="preserve"> He </w:t>
      </w:r>
      <w:r w:rsidR="008A40DF">
        <w:t>lifted</w:t>
      </w:r>
      <w:r w:rsidRPr="00AB1781">
        <w:t xml:space="preserve"> my head above my enemies;</w:t>
      </w:r>
    </w:p>
    <w:p w14:paraId="5B5BDFDA" w14:textId="1B027A23" w:rsidR="002D71F0" w:rsidRPr="00AB1781" w:rsidRDefault="002D71F0" w:rsidP="00906079">
      <w:pPr>
        <w:pStyle w:val="EnglishHangNoCoptic"/>
      </w:pPr>
      <w:r w:rsidRPr="00AB1781">
        <w:tab/>
        <w:t xml:space="preserve">I </w:t>
      </w:r>
      <w:r w:rsidR="008A40DF">
        <w:t>went</w:t>
      </w:r>
      <w:r w:rsidRPr="00AB1781">
        <w:t xml:space="preserve"> </w:t>
      </w:r>
      <w:r w:rsidR="001261D3">
        <w:t>a</w:t>
      </w:r>
      <w:r w:rsidRPr="00AB1781">
        <w:t>round and offer</w:t>
      </w:r>
      <w:r w:rsidR="008A40DF">
        <w:t>ed a sacrifice with shouts of joy</w:t>
      </w:r>
    </w:p>
    <w:p w14:paraId="6EA79C0A" w14:textId="6B7D2484" w:rsidR="002D71F0" w:rsidRPr="00AB1781" w:rsidRDefault="002D71F0" w:rsidP="00906079">
      <w:pPr>
        <w:pStyle w:val="EnglishHangNoCoptic"/>
      </w:pPr>
      <w:r w:rsidRPr="00AB1781">
        <w:tab/>
      </w:r>
      <w:r w:rsidR="008A40DF" w:rsidRPr="00AB1781">
        <w:t xml:space="preserve">in His </w:t>
      </w:r>
      <w:r w:rsidR="008A40DF">
        <w:t>tabernacle</w:t>
      </w:r>
      <w:r w:rsidRPr="00AB1781">
        <w:t>.</w:t>
      </w:r>
      <w:r w:rsidRPr="00AB1781">
        <w:rPr>
          <w:rStyle w:val="FootnoteReference"/>
        </w:rPr>
        <w:footnoteReference w:id="151"/>
      </w:r>
    </w:p>
    <w:p w14:paraId="2F1A106A" w14:textId="77777777" w:rsidR="002D71F0" w:rsidRPr="00AB1781" w:rsidRDefault="002D71F0" w:rsidP="00906079">
      <w:pPr>
        <w:pStyle w:val="EnglishHangEndNoCoptic"/>
      </w:pPr>
      <w:r w:rsidRPr="00AB1781">
        <w:tab/>
        <w:t>I will sing and praise the Lord.</w:t>
      </w:r>
      <w:r w:rsidRPr="00AB1781">
        <w:rPr>
          <w:rStyle w:val="FootnoteReference"/>
        </w:rPr>
        <w:footnoteReference w:id="152"/>
      </w:r>
    </w:p>
    <w:p w14:paraId="15F471D3" w14:textId="77777777" w:rsidR="002D71F0" w:rsidRPr="00AB1781" w:rsidRDefault="002D71F0" w:rsidP="00906079">
      <w:pPr>
        <w:pStyle w:val="EnglishHangNoCoptic"/>
      </w:pPr>
      <w:r w:rsidRPr="00AB1781">
        <w:t>7 Hear, O Lord, my voice when I cry;</w:t>
      </w:r>
    </w:p>
    <w:p w14:paraId="5DBF71C9" w14:textId="4E57737F" w:rsidR="002D71F0" w:rsidRPr="00AB1781" w:rsidRDefault="002D71F0" w:rsidP="00906079">
      <w:pPr>
        <w:pStyle w:val="EnglishHangEndNoCoptic"/>
      </w:pPr>
      <w:r w:rsidRPr="00AB1781">
        <w:tab/>
        <w:t xml:space="preserve">have mercy on me and </w:t>
      </w:r>
      <w:r w:rsidR="008A40DF">
        <w:t>hear</w:t>
      </w:r>
      <w:r w:rsidRPr="00AB1781">
        <w:t xml:space="preserve"> me.</w:t>
      </w:r>
    </w:p>
    <w:p w14:paraId="1B6D9990" w14:textId="11AFD841" w:rsidR="002D71F0" w:rsidRPr="00AB1781" w:rsidRDefault="002D71F0" w:rsidP="00105B31">
      <w:pPr>
        <w:pStyle w:val="EnglishHangNoCoptic"/>
      </w:pPr>
      <w:r w:rsidRPr="00AB1781">
        <w:t xml:space="preserve">8 My heart speaks to </w:t>
      </w:r>
      <w:r w:rsidR="001040C8">
        <w:t>You</w:t>
      </w:r>
      <w:r w:rsidR="001261D3">
        <w:t>,</w:t>
      </w:r>
    </w:p>
    <w:p w14:paraId="56A8E1BC" w14:textId="3A2FC98C" w:rsidR="002D71F0" w:rsidRPr="00AB1781" w:rsidRDefault="002D71F0" w:rsidP="00906079">
      <w:pPr>
        <w:pStyle w:val="EnglishHangNoCoptic"/>
      </w:pPr>
      <w:r w:rsidRPr="00AB1781">
        <w:tab/>
      </w:r>
      <w:r w:rsidR="001261D3">
        <w:t>“</w:t>
      </w:r>
      <w:r w:rsidRPr="00AB1781">
        <w:t xml:space="preserve">I have </w:t>
      </w:r>
      <w:r w:rsidR="001261D3">
        <w:t>sought after</w:t>
      </w:r>
      <w:r w:rsidRPr="00AB1781">
        <w:t xml:space="preserve"> </w:t>
      </w:r>
      <w:r w:rsidR="001040C8">
        <w:t>You</w:t>
      </w:r>
      <w:r w:rsidR="001261D3">
        <w:t>r face!”</w:t>
      </w:r>
    </w:p>
    <w:p w14:paraId="27E8BA85" w14:textId="2FA450DB" w:rsidR="002D71F0" w:rsidRPr="00AB1781" w:rsidRDefault="002D71F0" w:rsidP="00906079">
      <w:pPr>
        <w:pStyle w:val="EnglishHangEndNoCoptic"/>
      </w:pPr>
      <w:r w:rsidRPr="00AB1781">
        <w:tab/>
        <w:t>O Lord, will I seek</w:t>
      </w:r>
      <w:r w:rsidR="00105B31">
        <w:t xml:space="preserve"> after Your face</w:t>
      </w:r>
      <w:r w:rsidRPr="00AB1781">
        <w:t>.</w:t>
      </w:r>
    </w:p>
    <w:p w14:paraId="26485643" w14:textId="7685633B" w:rsidR="002D71F0" w:rsidRPr="00AB1781" w:rsidRDefault="002D71F0" w:rsidP="00906079">
      <w:pPr>
        <w:pStyle w:val="EnglishHangNoCoptic"/>
      </w:pPr>
      <w:r w:rsidRPr="00AB1781">
        <w:t xml:space="preserve">9 </w:t>
      </w:r>
      <w:r w:rsidR="00105B31">
        <w:t>Do not t</w:t>
      </w:r>
      <w:r w:rsidRPr="00AB1781">
        <w:t xml:space="preserve">urn </w:t>
      </w:r>
      <w:r w:rsidR="00E570CB">
        <w:t>Your</w:t>
      </w:r>
      <w:r w:rsidRPr="00AB1781">
        <w:t xml:space="preserve"> face from me,</w:t>
      </w:r>
    </w:p>
    <w:p w14:paraId="402208EE" w14:textId="6934952F" w:rsidR="002D71F0" w:rsidRPr="00AB1781" w:rsidRDefault="002D71F0" w:rsidP="00906079">
      <w:pPr>
        <w:pStyle w:val="EnglishHangNoCoptic"/>
      </w:pPr>
      <w:r w:rsidRPr="00AB1781">
        <w:tab/>
      </w:r>
      <w:r w:rsidR="00105B31">
        <w:t xml:space="preserve">do not </w:t>
      </w:r>
      <w:r w:rsidRPr="00AB1781">
        <w:t xml:space="preserve">withdraw in anger from </w:t>
      </w:r>
      <w:r w:rsidR="00E570CB">
        <w:t>Your</w:t>
      </w:r>
      <w:r w:rsidRPr="00AB1781">
        <w:t xml:space="preserve"> servant.</w:t>
      </w:r>
    </w:p>
    <w:p w14:paraId="74BD5BF6" w14:textId="553E19DA" w:rsidR="002D71F0" w:rsidRPr="00AB1781" w:rsidRDefault="002D71F0" w:rsidP="00906079">
      <w:pPr>
        <w:pStyle w:val="EnglishHangNoCoptic"/>
      </w:pPr>
      <w:r w:rsidRPr="00AB1781">
        <w:tab/>
        <w:t xml:space="preserve">Be my helper, </w:t>
      </w:r>
      <w:r w:rsidR="00105B31">
        <w:t>do not utterly cast me away</w:t>
      </w:r>
      <w:r w:rsidRPr="00AB1781">
        <w:t>;</w:t>
      </w:r>
    </w:p>
    <w:p w14:paraId="1F7DF3D7" w14:textId="3D33C8B9" w:rsidR="002D71F0" w:rsidRPr="00AB1781" w:rsidRDefault="002D71F0" w:rsidP="00906079">
      <w:pPr>
        <w:pStyle w:val="EnglishHangEndNoCoptic"/>
      </w:pPr>
      <w:r w:rsidRPr="00AB1781">
        <w:tab/>
      </w:r>
      <w:r w:rsidR="00105B31">
        <w:t>Do not forsake me</w:t>
      </w:r>
      <w:r w:rsidRPr="00AB1781">
        <w:t>, O God, my Saviour.</w:t>
      </w:r>
    </w:p>
    <w:p w14:paraId="3E00422B" w14:textId="77777777" w:rsidR="002D71F0" w:rsidRPr="00AB1781" w:rsidRDefault="002D71F0" w:rsidP="00906079">
      <w:pPr>
        <w:pStyle w:val="EnglishHangNoCoptic"/>
      </w:pPr>
      <w:r w:rsidRPr="00AB1781">
        <w:t>10 My father and mother abandoned me,</w:t>
      </w:r>
    </w:p>
    <w:p w14:paraId="2AF734E7" w14:textId="4691A8AB" w:rsidR="002D71F0" w:rsidRPr="00906079" w:rsidRDefault="002D71F0" w:rsidP="00906079">
      <w:pPr>
        <w:pStyle w:val="EnglishHangEndNoCoptic"/>
      </w:pPr>
      <w:r w:rsidRPr="00AB1781">
        <w:tab/>
        <w:t xml:space="preserve">but the Lord </w:t>
      </w:r>
      <w:r w:rsidR="00105B31">
        <w:t>took me to Himself</w:t>
      </w:r>
      <w:r w:rsidRPr="00AB1781">
        <w:t>.</w:t>
      </w:r>
      <w:r w:rsidRPr="00AB1781">
        <w:rPr>
          <w:rStyle w:val="FootnoteReference"/>
        </w:rPr>
        <w:footnoteReference w:id="153"/>
      </w:r>
    </w:p>
    <w:p w14:paraId="68B54E1E" w14:textId="1CB40D86" w:rsidR="002D71F0" w:rsidRPr="00AB1781" w:rsidRDefault="002D71F0" w:rsidP="00906079">
      <w:pPr>
        <w:pStyle w:val="EnglishHangNoCoptic"/>
      </w:pPr>
      <w:r w:rsidRPr="00AB1781">
        <w:t xml:space="preserve">11 </w:t>
      </w:r>
      <w:r w:rsidR="00105B31">
        <w:t>Set a Law for me, O Lord, in Your ways</w:t>
      </w:r>
      <w:r w:rsidRPr="00AB1781">
        <w:t>,</w:t>
      </w:r>
    </w:p>
    <w:p w14:paraId="0E82CAB0" w14:textId="77777777" w:rsidR="002D71F0" w:rsidRPr="00AB1781" w:rsidRDefault="002D71F0" w:rsidP="00906079">
      <w:pPr>
        <w:pStyle w:val="EnglishHangNoCoptic"/>
      </w:pPr>
      <w:r w:rsidRPr="00AB1781">
        <w:tab/>
        <w:t>and guide me in the right path</w:t>
      </w:r>
    </w:p>
    <w:p w14:paraId="4AA68A18" w14:textId="77777777" w:rsidR="002D71F0" w:rsidRPr="00AB1781" w:rsidRDefault="002D71F0" w:rsidP="00906079">
      <w:pPr>
        <w:pStyle w:val="EnglishHangEndNoCoptic"/>
      </w:pPr>
      <w:r w:rsidRPr="00AB1781">
        <w:tab/>
        <w:t>because of my enemies.</w:t>
      </w:r>
    </w:p>
    <w:p w14:paraId="720C917C" w14:textId="786394E7" w:rsidR="002D71F0" w:rsidRPr="00AB1781" w:rsidRDefault="002D71F0" w:rsidP="00906079">
      <w:pPr>
        <w:pStyle w:val="EnglishHangNoCoptic"/>
      </w:pPr>
      <w:r w:rsidRPr="00AB1781">
        <w:t xml:space="preserve">12 </w:t>
      </w:r>
      <w:r w:rsidR="00105B31">
        <w:t>Do not d</w:t>
      </w:r>
      <w:r w:rsidRPr="00AB1781">
        <w:t xml:space="preserve">eliver me </w:t>
      </w:r>
      <w:r w:rsidR="00105B31">
        <w:t>to</w:t>
      </w:r>
      <w:r w:rsidRPr="00AB1781">
        <w:t xml:space="preserve"> the </w:t>
      </w:r>
      <w:r w:rsidR="00105B31">
        <w:t>souls</w:t>
      </w:r>
      <w:r w:rsidRPr="00AB1781">
        <w:t xml:space="preserve"> of my oppressors,</w:t>
      </w:r>
    </w:p>
    <w:p w14:paraId="673628EC" w14:textId="77777777" w:rsidR="002D71F0" w:rsidRPr="00AB1781" w:rsidRDefault="002D71F0" w:rsidP="00906079">
      <w:pPr>
        <w:pStyle w:val="EnglishHangNoCoptic"/>
      </w:pPr>
      <w:r w:rsidRPr="00AB1781">
        <w:tab/>
        <w:t>for false witnesses have risen against me</w:t>
      </w:r>
    </w:p>
    <w:p w14:paraId="23CCCEB6" w14:textId="77777777" w:rsidR="002D71F0" w:rsidRPr="00AB1781" w:rsidRDefault="002D71F0" w:rsidP="00906079">
      <w:pPr>
        <w:pStyle w:val="EnglishHangEndNoCoptic"/>
      </w:pPr>
      <w:r w:rsidRPr="00AB1781">
        <w:tab/>
        <w:t>and injustice has deceived itself.</w:t>
      </w:r>
    </w:p>
    <w:p w14:paraId="0322E1F4" w14:textId="08F55638" w:rsidR="002D71F0" w:rsidRPr="00AB1781" w:rsidRDefault="002D71F0" w:rsidP="00906079">
      <w:pPr>
        <w:pStyle w:val="EnglishHangNoCoptic"/>
      </w:pPr>
      <w:r w:rsidRPr="00AB1781">
        <w:lastRenderedPageBreak/>
        <w:t xml:space="preserve">13 I believe that I </w:t>
      </w:r>
      <w:r w:rsidR="008A40DF">
        <w:t>will</w:t>
      </w:r>
      <w:r w:rsidRPr="00AB1781">
        <w:t xml:space="preserve"> see the goodness of the Lord</w:t>
      </w:r>
    </w:p>
    <w:p w14:paraId="6C430C34" w14:textId="77777777" w:rsidR="002D71F0" w:rsidRPr="00AB1781" w:rsidRDefault="002D71F0" w:rsidP="00906079">
      <w:pPr>
        <w:pStyle w:val="EnglishHangEndNoCoptic"/>
      </w:pPr>
      <w:r w:rsidRPr="00AB1781">
        <w:tab/>
        <w:t>in the land of the living.</w:t>
      </w:r>
    </w:p>
    <w:p w14:paraId="63381A6E" w14:textId="3C284F4C" w:rsidR="002D71F0" w:rsidRPr="00AB1781" w:rsidRDefault="002D71F0" w:rsidP="00906079">
      <w:pPr>
        <w:pStyle w:val="EnglishHangNoCoptic"/>
      </w:pPr>
      <w:r w:rsidRPr="00AB1781">
        <w:t xml:space="preserve">14 Wait </w:t>
      </w:r>
      <w:r w:rsidR="0002731A">
        <w:t>on</w:t>
      </w:r>
      <w:r w:rsidRPr="00AB1781">
        <w:t xml:space="preserve"> the Lord,</w:t>
      </w:r>
    </w:p>
    <w:p w14:paraId="7A5AE252" w14:textId="77777777" w:rsidR="002D71F0" w:rsidRPr="00AB1781" w:rsidRDefault="002D71F0" w:rsidP="00906079">
      <w:pPr>
        <w:pStyle w:val="EnglishHangNoCoptic"/>
      </w:pPr>
      <w:r w:rsidRPr="00AB1781">
        <w:tab/>
        <w:t>have courage, and let your heart be strong;</w:t>
      </w:r>
    </w:p>
    <w:p w14:paraId="0BA9675E" w14:textId="78529BB5" w:rsidR="002D71F0" w:rsidRDefault="00105B31" w:rsidP="00906079">
      <w:pPr>
        <w:pStyle w:val="EnglishHangEndNoCoptic"/>
      </w:pPr>
      <w:r>
        <w:tab/>
        <w:t xml:space="preserve">and wait </w:t>
      </w:r>
      <w:r w:rsidR="0002731A">
        <w:t>on</w:t>
      </w:r>
      <w:r>
        <w:t xml:space="preserve"> the Lord!</w:t>
      </w:r>
    </w:p>
    <w:p w14:paraId="266892E3" w14:textId="26C29CB5" w:rsidR="00F35AEA" w:rsidRPr="00906079"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_Ref412026041 \h </w:instrText>
      </w:r>
      <w:r w:rsidR="00B35B25">
        <w:fldChar w:fldCharType="separate"/>
      </w:r>
      <w:r w:rsidR="000C7DE2">
        <w:t>Psalm</w:t>
      </w:r>
      <w:r w:rsidR="000C7DE2" w:rsidRPr="00AB1781">
        <w:t xml:space="preserve"> 66</w:t>
      </w:r>
      <w:r w:rsidR="000C7DE2">
        <w:t>: “May God have compassion on us and bless us”</w:t>
      </w:r>
      <w:r w:rsidR="00B35B25">
        <w:fldChar w:fldCharType="end"/>
      </w:r>
      <w:r w:rsidR="00B35B25">
        <w:t xml:space="preserve">, page </w:t>
      </w:r>
      <w:r w:rsidR="00B35B25">
        <w:fldChar w:fldCharType="begin"/>
      </w:r>
      <w:r w:rsidR="00B35B25">
        <w:instrText xml:space="preserve"> PAGEREF _Ref412026041 \h </w:instrText>
      </w:r>
      <w:r w:rsidR="00B35B25">
        <w:fldChar w:fldCharType="separate"/>
      </w:r>
      <w:r w:rsidR="000C7DE2">
        <w:rPr>
          <w:noProof/>
        </w:rPr>
        <w:t>180</w:t>
      </w:r>
      <w:r w:rsidR="00B35B25">
        <w:fldChar w:fldCharType="end"/>
      </w:r>
      <w:r w:rsidR="00B35B25">
        <w:t>.</w:t>
      </w:r>
    </w:p>
    <w:p w14:paraId="3E82DA33" w14:textId="3CF9A3C7" w:rsidR="00F933DE" w:rsidRDefault="00F933DE" w:rsidP="00F933DE">
      <w:pPr>
        <w:pStyle w:val="Rubric"/>
      </w:pPr>
      <w:r>
        <w:t>Glory…</w:t>
      </w:r>
    </w:p>
    <w:p w14:paraId="7CEF331F" w14:textId="1EF7EEE8" w:rsidR="002D71F0" w:rsidRPr="00906079" w:rsidRDefault="00906079" w:rsidP="00BF0205">
      <w:pPr>
        <w:pStyle w:val="Heading4"/>
      </w:pPr>
      <w:r>
        <w:t>Psalm</w:t>
      </w:r>
      <w:r w:rsidR="002D71F0" w:rsidRPr="00AB1781">
        <w:t xml:space="preserve"> 27</w:t>
      </w:r>
      <w:r>
        <w:t xml:space="preserve">: </w:t>
      </w:r>
      <w:r w:rsidR="009216DA">
        <w:t>“I cry to You, O Lord”</w:t>
      </w:r>
    </w:p>
    <w:p w14:paraId="7F893261" w14:textId="77777777" w:rsidR="002D71F0" w:rsidRPr="007A1A59" w:rsidRDefault="002D71F0" w:rsidP="007A1A59">
      <w:pPr>
        <w:jc w:val="center"/>
        <w:rPr>
          <w:b/>
        </w:rPr>
      </w:pPr>
      <w:r w:rsidRPr="007A1A59">
        <w:rPr>
          <w:b/>
        </w:rPr>
        <w:t>God the Protection and Salvation of His Anointed</w:t>
      </w:r>
    </w:p>
    <w:p w14:paraId="4D5EB8D6" w14:textId="77777777" w:rsidR="002D71F0" w:rsidRPr="007A1A59" w:rsidRDefault="002D71F0" w:rsidP="007A1A59">
      <w:pPr>
        <w:jc w:val="center"/>
        <w:rPr>
          <w:b/>
        </w:rPr>
      </w:pPr>
      <w:r w:rsidRPr="007A1A59">
        <w:rPr>
          <w:b/>
        </w:rPr>
        <w:t>A Prayer of Faith with Thanksgiving</w:t>
      </w:r>
    </w:p>
    <w:p w14:paraId="45E5BE7C" w14:textId="77777777" w:rsidR="002D71F0" w:rsidRPr="00906079" w:rsidRDefault="002D71F0" w:rsidP="00906079">
      <w:pPr>
        <w:pStyle w:val="Rubric"/>
      </w:pPr>
      <w:r w:rsidRPr="00AB1781">
        <w:t>(By David)</w:t>
      </w:r>
    </w:p>
    <w:p w14:paraId="19C98599" w14:textId="4736EF9F" w:rsidR="002D71F0" w:rsidRPr="00AB1781" w:rsidRDefault="002D71F0" w:rsidP="00906079">
      <w:pPr>
        <w:pStyle w:val="EnglishHangNoCoptic"/>
      </w:pPr>
      <w:r w:rsidRPr="00AB1781">
        <w:t xml:space="preserve">1 </w:t>
      </w:r>
      <w:r w:rsidR="00F4017C">
        <w:t>I cry t</w:t>
      </w:r>
      <w:r w:rsidRPr="00AB1781">
        <w:t xml:space="preserve">o </w:t>
      </w:r>
      <w:r w:rsidR="001040C8">
        <w:t>You</w:t>
      </w:r>
      <w:r w:rsidR="00F4017C">
        <w:t>, O Lord;</w:t>
      </w:r>
    </w:p>
    <w:p w14:paraId="6316FD4C" w14:textId="4C7AA00C" w:rsidR="002D71F0" w:rsidRPr="00AB1781" w:rsidRDefault="002D71F0" w:rsidP="00906079">
      <w:pPr>
        <w:pStyle w:val="EnglishHangNoCoptic"/>
      </w:pPr>
      <w:r w:rsidRPr="00AB1781">
        <w:tab/>
        <w:t xml:space="preserve">O my God, </w:t>
      </w:r>
      <w:r w:rsidR="00F4017C">
        <w:t>do</w:t>
      </w:r>
      <w:r w:rsidRPr="00AB1781">
        <w:t xml:space="preserve"> not </w:t>
      </w:r>
      <w:r w:rsidR="00F4017C">
        <w:t>pass me by in silence</w:t>
      </w:r>
      <w:r w:rsidRPr="00AB1781">
        <w:t>;</w:t>
      </w:r>
    </w:p>
    <w:p w14:paraId="040027BA" w14:textId="0CEA35B1" w:rsidR="002D71F0" w:rsidRPr="00AB1781" w:rsidRDefault="002D71F0" w:rsidP="00906079">
      <w:pPr>
        <w:pStyle w:val="EnglishHangNoCoptic"/>
      </w:pPr>
      <w:r w:rsidRPr="00AB1781">
        <w:tab/>
      </w:r>
      <w:r w:rsidR="00F4017C">
        <w:t>if</w:t>
      </w:r>
      <w:r w:rsidRPr="00AB1781">
        <w:t xml:space="preserve"> </w:t>
      </w:r>
      <w:r w:rsidR="001040C8">
        <w:t>You</w:t>
      </w:r>
      <w:r w:rsidRPr="00AB1781">
        <w:t xml:space="preserve"> </w:t>
      </w:r>
      <w:r w:rsidR="00F4017C">
        <w:t>were to pass me by in silence</w:t>
      </w:r>
      <w:r w:rsidRPr="00AB1781">
        <w:t>,</w:t>
      </w:r>
    </w:p>
    <w:p w14:paraId="1500B941" w14:textId="21938D57" w:rsidR="002D71F0" w:rsidRPr="00AB1781" w:rsidRDefault="002D71F0" w:rsidP="00906079">
      <w:pPr>
        <w:pStyle w:val="EnglishHangEndNoCoptic"/>
      </w:pPr>
      <w:r w:rsidRPr="00AB1781">
        <w:tab/>
        <w:t xml:space="preserve">I </w:t>
      </w:r>
      <w:r w:rsidR="00F4017C">
        <w:t xml:space="preserve">would </w:t>
      </w:r>
      <w:r w:rsidRPr="00AB1781">
        <w:t xml:space="preserve">become like those who go down </w:t>
      </w:r>
      <w:r w:rsidR="00F4017C">
        <w:t>in</w:t>
      </w:r>
      <w:r w:rsidRPr="00AB1781">
        <w:t>to the pit.</w:t>
      </w:r>
    </w:p>
    <w:p w14:paraId="57CFAC4F" w14:textId="3A1B3B7F" w:rsidR="002D71F0" w:rsidRPr="00AB1781" w:rsidRDefault="002D71F0" w:rsidP="00906079">
      <w:pPr>
        <w:pStyle w:val="EnglishHangNoCoptic"/>
      </w:pPr>
      <w:r w:rsidRPr="00AB1781">
        <w:t xml:space="preserve">2 Hear, O Lord, the cry of my </w:t>
      </w:r>
      <w:r w:rsidR="008A40DF">
        <w:t>supplication</w:t>
      </w:r>
    </w:p>
    <w:p w14:paraId="5512274B" w14:textId="77777777" w:rsidR="002D71F0" w:rsidRPr="00AB1781" w:rsidRDefault="002D71F0" w:rsidP="00906079">
      <w:pPr>
        <w:pStyle w:val="EnglishHangNoCoptic"/>
      </w:pPr>
      <w:r w:rsidRPr="00AB1781">
        <w:tab/>
        <w:t xml:space="preserve">when I pray to </w:t>
      </w:r>
      <w:r w:rsidR="001040C8">
        <w:t>You</w:t>
      </w:r>
      <w:r w:rsidRPr="00AB1781">
        <w:t>,</w:t>
      </w:r>
    </w:p>
    <w:p w14:paraId="347A44DC" w14:textId="77777777" w:rsidR="002D71F0" w:rsidRPr="00AB1781" w:rsidRDefault="002D71F0" w:rsidP="00906079">
      <w:pPr>
        <w:pStyle w:val="EnglishHangNoCoptic"/>
      </w:pPr>
      <w:r w:rsidRPr="00AB1781">
        <w:tab/>
        <w:t>when I lift up my hands</w:t>
      </w:r>
    </w:p>
    <w:p w14:paraId="51B072E1" w14:textId="74CB216F" w:rsidR="002D71F0" w:rsidRPr="00AB1781" w:rsidRDefault="002D71F0" w:rsidP="00906079">
      <w:pPr>
        <w:pStyle w:val="EnglishHangEndNoCoptic"/>
      </w:pPr>
      <w:r w:rsidRPr="00AB1781">
        <w:tab/>
        <w:t>to</w:t>
      </w:r>
      <w:r w:rsidR="00F4017C">
        <w:t>wards</w:t>
      </w:r>
      <w:r w:rsidRPr="00AB1781">
        <w:t xml:space="preserve"> </w:t>
      </w:r>
      <w:r w:rsidR="00E570CB">
        <w:t>Your</w:t>
      </w:r>
      <w:r w:rsidRPr="00AB1781">
        <w:t xml:space="preserve"> holy temple.</w:t>
      </w:r>
    </w:p>
    <w:p w14:paraId="7933FC19" w14:textId="2F5F4E3D" w:rsidR="002D71F0" w:rsidRPr="00AB1781" w:rsidRDefault="002D71F0" w:rsidP="00906079">
      <w:pPr>
        <w:pStyle w:val="EnglishHangNoCoptic"/>
      </w:pPr>
      <w:r w:rsidRPr="00AB1781">
        <w:t>3 Do not drag away my soul with sinners</w:t>
      </w:r>
      <w:r w:rsidR="00F4017C">
        <w:t>,</w:t>
      </w:r>
    </w:p>
    <w:p w14:paraId="5A5B4D88" w14:textId="76B52F55" w:rsidR="002D71F0" w:rsidRPr="00AB1781" w:rsidRDefault="002D71F0" w:rsidP="00906079">
      <w:pPr>
        <w:pStyle w:val="EnglishHangNoCoptic"/>
      </w:pPr>
      <w:r w:rsidRPr="00AB1781">
        <w:tab/>
      </w:r>
      <w:r w:rsidR="00F4017C">
        <w:t>or</w:t>
      </w:r>
      <w:r w:rsidRPr="00AB1781">
        <w:t xml:space="preserve"> destroy me not with wrongdoers,</w:t>
      </w:r>
    </w:p>
    <w:p w14:paraId="7BBA3D62" w14:textId="1EB9974F" w:rsidR="002D71F0" w:rsidRPr="00AB1781" w:rsidRDefault="002D71F0" w:rsidP="00906079">
      <w:pPr>
        <w:pStyle w:val="EnglishHangNoCoptic"/>
      </w:pPr>
      <w:r w:rsidRPr="00AB1781">
        <w:tab/>
        <w:t xml:space="preserve">who speak peace with their </w:t>
      </w:r>
      <w:r w:rsidR="00F4017C">
        <w:t>neighbo</w:t>
      </w:r>
      <w:r w:rsidR="000106F6">
        <w:t>u</w:t>
      </w:r>
      <w:r w:rsidR="00F4017C">
        <w:t>r,</w:t>
      </w:r>
    </w:p>
    <w:p w14:paraId="32D1D6C8" w14:textId="524B9794" w:rsidR="002D71F0" w:rsidRPr="00AB1781" w:rsidRDefault="002D71F0" w:rsidP="00906079">
      <w:pPr>
        <w:pStyle w:val="EnglishHangEndNoCoptic"/>
      </w:pPr>
      <w:r w:rsidRPr="00AB1781">
        <w:tab/>
      </w:r>
      <w:r w:rsidR="00F4017C">
        <w:t>but</w:t>
      </w:r>
      <w:r w:rsidRPr="00AB1781">
        <w:t xml:space="preserve"> evil </w:t>
      </w:r>
      <w:r w:rsidR="00F4017C">
        <w:t>is</w:t>
      </w:r>
      <w:r w:rsidRPr="00AB1781">
        <w:t xml:space="preserve"> in their hearts.</w:t>
      </w:r>
    </w:p>
    <w:p w14:paraId="37298C00" w14:textId="77777777" w:rsidR="002D71F0" w:rsidRPr="00AB1781" w:rsidRDefault="002D71F0" w:rsidP="00906079">
      <w:pPr>
        <w:pStyle w:val="EnglishHangNoCoptic"/>
      </w:pPr>
      <w:r w:rsidRPr="00AB1781">
        <w:t>4 Give them, O Lord, according to their works,</w:t>
      </w:r>
    </w:p>
    <w:p w14:paraId="4FECB191" w14:textId="77777777" w:rsidR="002D71F0" w:rsidRPr="00AB1781" w:rsidRDefault="002D71F0" w:rsidP="00906079">
      <w:pPr>
        <w:pStyle w:val="EnglishHangNoCoptic"/>
      </w:pPr>
      <w:r w:rsidRPr="00AB1781">
        <w:tab/>
        <w:t>and according to the evil of their ways;</w:t>
      </w:r>
    </w:p>
    <w:p w14:paraId="4664F226" w14:textId="77777777" w:rsidR="002D71F0" w:rsidRPr="00AB1781" w:rsidRDefault="002D71F0" w:rsidP="00906079">
      <w:pPr>
        <w:pStyle w:val="EnglishHangNoCoptic"/>
      </w:pPr>
      <w:r w:rsidRPr="00AB1781">
        <w:tab/>
        <w:t>give them according to the works of their hands,</w:t>
      </w:r>
    </w:p>
    <w:p w14:paraId="29AA79EB" w14:textId="2728DC79" w:rsidR="002D71F0" w:rsidRPr="00AB1781" w:rsidRDefault="002D71F0" w:rsidP="00906079">
      <w:pPr>
        <w:pStyle w:val="EnglishHangEndNoCoptic"/>
      </w:pPr>
      <w:r w:rsidRPr="00AB1781">
        <w:tab/>
      </w:r>
      <w:r w:rsidR="00F4017C">
        <w:t xml:space="preserve">give them their </w:t>
      </w:r>
      <w:r w:rsidR="005922FD">
        <w:t>due</w:t>
      </w:r>
      <w:r w:rsidR="00F4017C">
        <w:t xml:space="preserve"> reward</w:t>
      </w:r>
      <w:r w:rsidRPr="00AB1781">
        <w:t>.</w:t>
      </w:r>
    </w:p>
    <w:p w14:paraId="0C13E53F" w14:textId="2D107639" w:rsidR="002D71F0" w:rsidRPr="00AB1781" w:rsidRDefault="002D71F0" w:rsidP="00906079">
      <w:pPr>
        <w:pStyle w:val="EnglishHangNoCoptic"/>
      </w:pPr>
      <w:r w:rsidRPr="00AB1781">
        <w:t>5 Because they do not regard the works of the Lord</w:t>
      </w:r>
      <w:r w:rsidR="005922FD">
        <w:t>,</w:t>
      </w:r>
    </w:p>
    <w:p w14:paraId="724E5031" w14:textId="77777777" w:rsidR="002D71F0" w:rsidRPr="00AB1781" w:rsidRDefault="002D71F0" w:rsidP="00906079">
      <w:pPr>
        <w:pStyle w:val="EnglishHangNoCoptic"/>
      </w:pPr>
      <w:r w:rsidRPr="00AB1781">
        <w:tab/>
        <w:t>or the workings of His hands,</w:t>
      </w:r>
      <w:r w:rsidRPr="00AB1781">
        <w:rPr>
          <w:rStyle w:val="FootnoteReference"/>
        </w:rPr>
        <w:footnoteReference w:id="154"/>
      </w:r>
    </w:p>
    <w:p w14:paraId="41674B61" w14:textId="3073B5EC" w:rsidR="002D71F0" w:rsidRPr="00AB1781" w:rsidRDefault="002D71F0" w:rsidP="00906079">
      <w:pPr>
        <w:pStyle w:val="EnglishHangEndNoCoptic"/>
      </w:pPr>
      <w:r w:rsidRPr="00AB1781">
        <w:tab/>
      </w:r>
      <w:r w:rsidR="001040C8">
        <w:t>You</w:t>
      </w:r>
      <w:r w:rsidRPr="00AB1781">
        <w:t xml:space="preserve"> </w:t>
      </w:r>
      <w:r w:rsidR="00556387">
        <w:t>will</w:t>
      </w:r>
      <w:r w:rsidRPr="00AB1781">
        <w:t xml:space="preserve"> pull them down and </w:t>
      </w:r>
      <w:r w:rsidR="005922FD">
        <w:t>never</w:t>
      </w:r>
      <w:r w:rsidRPr="00AB1781">
        <w:t xml:space="preserve"> build them up.</w:t>
      </w:r>
    </w:p>
    <w:p w14:paraId="32C3B183" w14:textId="33828460" w:rsidR="002D71F0" w:rsidRPr="00AB1781" w:rsidRDefault="002D71F0" w:rsidP="00906079">
      <w:pPr>
        <w:pStyle w:val="EnglishHangNoCoptic"/>
      </w:pPr>
      <w:r w:rsidRPr="00AB1781">
        <w:lastRenderedPageBreak/>
        <w:t xml:space="preserve">6 </w:t>
      </w:r>
      <w:r w:rsidR="00AE250E">
        <w:t>Blessed be the Lord</w:t>
      </w:r>
      <w:r w:rsidRPr="00AB1781">
        <w:t>, for He has heard</w:t>
      </w:r>
    </w:p>
    <w:p w14:paraId="187DD04D" w14:textId="7083BCFE" w:rsidR="002D71F0" w:rsidRPr="00AB1781" w:rsidRDefault="002D71F0" w:rsidP="00906079">
      <w:pPr>
        <w:pStyle w:val="EnglishHangEndNoCoptic"/>
      </w:pPr>
      <w:r w:rsidRPr="00AB1781">
        <w:tab/>
        <w:t xml:space="preserve">the voice of my </w:t>
      </w:r>
      <w:r w:rsidR="008A40DF">
        <w:t>supplication</w:t>
      </w:r>
      <w:r w:rsidRPr="00AB1781">
        <w:t>.</w:t>
      </w:r>
    </w:p>
    <w:p w14:paraId="2DACC80E" w14:textId="77777777" w:rsidR="002D71F0" w:rsidRPr="00AB1781" w:rsidRDefault="002D71F0" w:rsidP="00906079">
      <w:pPr>
        <w:pStyle w:val="EnglishHangNoCoptic"/>
      </w:pPr>
      <w:r w:rsidRPr="00AB1781">
        <w:t>7 The Lord is my helper and my protector;</w:t>
      </w:r>
    </w:p>
    <w:p w14:paraId="58838FC2" w14:textId="2A0380C8" w:rsidR="002D71F0" w:rsidRPr="00AB1781" w:rsidRDefault="002D71F0" w:rsidP="00906079">
      <w:pPr>
        <w:pStyle w:val="EnglishHangNoCoptic"/>
      </w:pPr>
      <w:r w:rsidRPr="00AB1781">
        <w:tab/>
      </w:r>
      <w:r w:rsidR="005922FD">
        <w:t xml:space="preserve">my heart hopes </w:t>
      </w:r>
      <w:r w:rsidR="00E7435F">
        <w:t>in</w:t>
      </w:r>
      <w:r w:rsidRPr="00AB1781">
        <w:t xml:space="preserve"> Him</w:t>
      </w:r>
      <w:r w:rsidR="005922FD">
        <w:t>, and I am helped;</w:t>
      </w:r>
    </w:p>
    <w:p w14:paraId="4A2EFB0A" w14:textId="1D5241B5" w:rsidR="002D71F0" w:rsidRPr="00AB1781" w:rsidRDefault="002D71F0" w:rsidP="00906079">
      <w:pPr>
        <w:pStyle w:val="EnglishHangNoCoptic"/>
      </w:pPr>
      <w:r w:rsidRPr="00AB1781">
        <w:tab/>
        <w:t>my flesh has revived,</w:t>
      </w:r>
    </w:p>
    <w:p w14:paraId="07618840" w14:textId="5C32B905" w:rsidR="002D71F0" w:rsidRPr="00906079" w:rsidRDefault="002D71F0" w:rsidP="00906079">
      <w:pPr>
        <w:pStyle w:val="EnglishHangEndNoCoptic"/>
      </w:pPr>
      <w:r w:rsidRPr="00AB1781">
        <w:tab/>
        <w:t xml:space="preserve">and with all my heart I will </w:t>
      </w:r>
      <w:r w:rsidR="005922FD">
        <w:t>confess</w:t>
      </w:r>
      <w:r w:rsidR="005922FD">
        <w:rPr>
          <w:rStyle w:val="FootnoteReference"/>
        </w:rPr>
        <w:footnoteReference w:id="155"/>
      </w:r>
      <w:r w:rsidRPr="00AB1781">
        <w:t xml:space="preserve"> Him.</w:t>
      </w:r>
    </w:p>
    <w:p w14:paraId="43B4BC04" w14:textId="77777777" w:rsidR="002D71F0" w:rsidRPr="00AB1781" w:rsidRDefault="002D71F0" w:rsidP="00906079">
      <w:pPr>
        <w:pStyle w:val="EnglishHangNoCoptic"/>
      </w:pPr>
      <w:r w:rsidRPr="00AB1781">
        <w:t>8 The Lord is the strength of His people,</w:t>
      </w:r>
    </w:p>
    <w:p w14:paraId="079DCB36" w14:textId="5F1BE26A" w:rsidR="002D71F0" w:rsidRPr="00AB1781" w:rsidRDefault="002D71F0" w:rsidP="00906079">
      <w:pPr>
        <w:pStyle w:val="EnglishHangEndNoCoptic"/>
      </w:pPr>
      <w:r w:rsidRPr="00AB1781">
        <w:tab/>
        <w:t xml:space="preserve">and the protector and </w:t>
      </w:r>
      <w:r w:rsidR="005922FD">
        <w:t xml:space="preserve">the </w:t>
      </w:r>
      <w:r w:rsidR="00C90EBA">
        <w:t>salvation of His A</w:t>
      </w:r>
      <w:r w:rsidRPr="00AB1781">
        <w:t>nointed.</w:t>
      </w:r>
    </w:p>
    <w:p w14:paraId="4B897D5B" w14:textId="77777777" w:rsidR="002D71F0" w:rsidRPr="00AB1781" w:rsidRDefault="002D71F0" w:rsidP="00906079">
      <w:pPr>
        <w:pStyle w:val="EnglishHangNoCoptic"/>
      </w:pPr>
      <w:r w:rsidRPr="00AB1781">
        <w:t xml:space="preserve">9 Save </w:t>
      </w:r>
      <w:r w:rsidR="00E570CB">
        <w:t>Your</w:t>
      </w:r>
      <w:r w:rsidRPr="00AB1781">
        <w:t xml:space="preserve"> people and bless </w:t>
      </w:r>
      <w:r w:rsidR="00E570CB">
        <w:t>Your</w:t>
      </w:r>
      <w:r w:rsidRPr="00AB1781">
        <w:t xml:space="preserve"> inheritance;</w:t>
      </w:r>
    </w:p>
    <w:p w14:paraId="749AE260" w14:textId="20B8D0FA" w:rsidR="002D71F0" w:rsidRPr="00906079" w:rsidRDefault="002D71F0" w:rsidP="00906079">
      <w:pPr>
        <w:pStyle w:val="EnglishHangEndNoCoptic"/>
      </w:pPr>
      <w:r w:rsidRPr="00AB1781">
        <w:tab/>
        <w:t xml:space="preserve">shepherd </w:t>
      </w:r>
      <w:r w:rsidR="005922FD">
        <w:t xml:space="preserve">them </w:t>
      </w:r>
      <w:r w:rsidRPr="00AB1781">
        <w:t xml:space="preserve">and </w:t>
      </w:r>
      <w:r w:rsidR="005922FD">
        <w:t>raise</w:t>
      </w:r>
      <w:r w:rsidRPr="00AB1781">
        <w:t xml:space="preserve"> them </w:t>
      </w:r>
      <w:r w:rsidR="005922FD">
        <w:t xml:space="preserve">up </w:t>
      </w:r>
      <w:r w:rsidR="00A8396B">
        <w:t>forever</w:t>
      </w:r>
      <w:r w:rsidRPr="00AB1781">
        <w:t>.</w:t>
      </w:r>
      <w:r w:rsidRPr="00AB1781">
        <w:rPr>
          <w:rStyle w:val="FootnoteReference"/>
        </w:rPr>
        <w:footnoteReference w:id="156"/>
      </w:r>
    </w:p>
    <w:p w14:paraId="74EB604D" w14:textId="1BE439E9" w:rsidR="002D71F0" w:rsidRPr="00906079" w:rsidRDefault="00906079" w:rsidP="00BF0205">
      <w:pPr>
        <w:pStyle w:val="Heading4"/>
      </w:pPr>
      <w:bookmarkStart w:id="251" w:name="_Ref412110790"/>
      <w:r>
        <w:t>Psalm</w:t>
      </w:r>
      <w:r w:rsidR="002D71F0" w:rsidRPr="00AB1781">
        <w:t xml:space="preserve"> 28</w:t>
      </w:r>
      <w:r>
        <w:t xml:space="preserve">: </w:t>
      </w:r>
      <w:r w:rsidR="009216DA">
        <w:t>“</w:t>
      </w:r>
      <w:r>
        <w:t>Bring to the Lord, O sons of Go</w:t>
      </w:r>
      <w:r w:rsidR="005453DF">
        <w:t>d”</w:t>
      </w:r>
      <w:bookmarkEnd w:id="251"/>
    </w:p>
    <w:p w14:paraId="04DA6BAD" w14:textId="77777777" w:rsidR="002D71F0" w:rsidRPr="007A1A59" w:rsidRDefault="002D71F0" w:rsidP="007A1A59">
      <w:pPr>
        <w:jc w:val="center"/>
        <w:rPr>
          <w:b/>
        </w:rPr>
      </w:pPr>
      <w:r w:rsidRPr="007A1A59">
        <w:rPr>
          <w:b/>
        </w:rPr>
        <w:t>The Voice of God: the Thunder of Silence</w:t>
      </w:r>
    </w:p>
    <w:p w14:paraId="4A618F82" w14:textId="77777777" w:rsidR="002D71F0" w:rsidRPr="007A1A59" w:rsidRDefault="002D71F0" w:rsidP="007A1A59">
      <w:pPr>
        <w:jc w:val="center"/>
        <w:rPr>
          <w:b/>
        </w:rPr>
      </w:pPr>
      <w:r w:rsidRPr="007A1A59">
        <w:rPr>
          <w:b/>
        </w:rPr>
        <w:t>God’s Power and Glory in a Thunderstorm</w:t>
      </w:r>
    </w:p>
    <w:p w14:paraId="1BCB48E4" w14:textId="268FBA27"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60B8246C" w14:textId="77777777" w:rsidR="002D71F0" w:rsidRPr="00AB1781" w:rsidRDefault="002D71F0" w:rsidP="00906079">
      <w:pPr>
        <w:pStyle w:val="Rubric"/>
      </w:pPr>
      <w:r w:rsidRPr="00AB1781">
        <w:t>(A Psalm by David at the Exit of the Ark or Tabernacle.</w:t>
      </w:r>
    </w:p>
    <w:p w14:paraId="135A3C06" w14:textId="77777777" w:rsidR="002D71F0" w:rsidRPr="00906079" w:rsidRDefault="002D71F0" w:rsidP="00906079">
      <w:pPr>
        <w:pStyle w:val="Rubric"/>
      </w:pPr>
      <w:r w:rsidRPr="00AB1781">
        <w:t>For the Feast of Tabernacles in commemoration of the Exodus)</w:t>
      </w:r>
    </w:p>
    <w:p w14:paraId="07BD5E2B" w14:textId="52CE32B4" w:rsidR="002D71F0" w:rsidRPr="00AB1781" w:rsidRDefault="002D71F0" w:rsidP="00906079">
      <w:pPr>
        <w:pStyle w:val="EnglishHangNoCoptic"/>
      </w:pPr>
      <w:r w:rsidRPr="00AB1781">
        <w:t xml:space="preserve">1 Bring to the Lord, O </w:t>
      </w:r>
      <w:r w:rsidR="00435953">
        <w:t xml:space="preserve">you </w:t>
      </w:r>
      <w:r w:rsidRPr="00AB1781">
        <w:t>sons of God,</w:t>
      </w:r>
    </w:p>
    <w:p w14:paraId="06D23CA4" w14:textId="77777777" w:rsidR="002D71F0" w:rsidRPr="00AB1781" w:rsidRDefault="002D71F0" w:rsidP="00906079">
      <w:pPr>
        <w:pStyle w:val="EnglishHangNoCoptic"/>
      </w:pPr>
      <w:r w:rsidRPr="00AB1781">
        <w:tab/>
        <w:t>bring to the Lord young rams;</w:t>
      </w:r>
    </w:p>
    <w:p w14:paraId="4A6D08B7" w14:textId="77777777" w:rsidR="002D71F0" w:rsidRPr="00AB1781" w:rsidRDefault="002D71F0" w:rsidP="00906079">
      <w:pPr>
        <w:pStyle w:val="EnglishHangEndNoCoptic"/>
      </w:pPr>
      <w:r w:rsidRPr="00AB1781">
        <w:tab/>
        <w:t>bring to the Lord honour and glory.</w:t>
      </w:r>
    </w:p>
    <w:p w14:paraId="53F4239B" w14:textId="07D7DBC3" w:rsidR="002D71F0" w:rsidRPr="00AB1781" w:rsidRDefault="002D71F0" w:rsidP="00906079">
      <w:pPr>
        <w:pStyle w:val="EnglishHangNoCoptic"/>
      </w:pPr>
      <w:r w:rsidRPr="00AB1781">
        <w:t xml:space="preserve">2 Bring to the Lord glory </w:t>
      </w:r>
      <w:r w:rsidR="00435953">
        <w:t xml:space="preserve">due </w:t>
      </w:r>
      <w:r w:rsidR="008A40DF">
        <w:t>to His N</w:t>
      </w:r>
      <w:r w:rsidRPr="00AB1781">
        <w:t>ame;</w:t>
      </w:r>
    </w:p>
    <w:p w14:paraId="5806C3F4" w14:textId="40DCD663" w:rsidR="002D71F0" w:rsidRPr="00AB1781" w:rsidRDefault="002D71F0" w:rsidP="00906079">
      <w:pPr>
        <w:pStyle w:val="EnglishHangEndNoCoptic"/>
      </w:pPr>
      <w:r w:rsidRPr="00AB1781">
        <w:tab/>
        <w:t>worship</w:t>
      </w:r>
      <w:r w:rsidR="008A40DF">
        <w:rPr>
          <w:rStyle w:val="FootnoteReference"/>
        </w:rPr>
        <w:footnoteReference w:id="157"/>
      </w:r>
      <w:r w:rsidRPr="00AB1781">
        <w:t xml:space="preserve"> the Lord in His holy court.</w:t>
      </w:r>
    </w:p>
    <w:p w14:paraId="16984EE5" w14:textId="4C245B55" w:rsidR="002D71F0" w:rsidRPr="00AB1781" w:rsidRDefault="002D71F0" w:rsidP="00906079">
      <w:pPr>
        <w:pStyle w:val="EnglishHangNoCoptic"/>
      </w:pPr>
      <w:r w:rsidRPr="00AB1781">
        <w:t xml:space="preserve">3 The voice of the Lord </w:t>
      </w:r>
      <w:r w:rsidR="00435953">
        <w:t>is upon</w:t>
      </w:r>
      <w:r w:rsidRPr="00AB1781">
        <w:t xml:space="preserve"> the waters.</w:t>
      </w:r>
    </w:p>
    <w:p w14:paraId="6C176634" w14:textId="59A05C34" w:rsidR="002D71F0" w:rsidRPr="00AB1781" w:rsidRDefault="00435953" w:rsidP="00906079">
      <w:pPr>
        <w:pStyle w:val="EnglishHangNoCoptic"/>
      </w:pPr>
      <w:r>
        <w:tab/>
        <w:t>T</w:t>
      </w:r>
      <w:r w:rsidR="002D71F0" w:rsidRPr="00AB1781">
        <w:t xml:space="preserve">he God of glory </w:t>
      </w:r>
      <w:r>
        <w:t xml:space="preserve">is </w:t>
      </w:r>
      <w:r w:rsidR="002D71F0" w:rsidRPr="00AB1781">
        <w:t>thundering.</w:t>
      </w:r>
    </w:p>
    <w:p w14:paraId="58B8CFE0" w14:textId="426A0CEC" w:rsidR="002D71F0" w:rsidRPr="00AB1781" w:rsidRDefault="002D71F0" w:rsidP="00906079">
      <w:pPr>
        <w:pStyle w:val="EnglishHangEndNoCoptic"/>
      </w:pPr>
      <w:r w:rsidRPr="00AB1781">
        <w:tab/>
        <w:t xml:space="preserve">The Lord is </w:t>
      </w:r>
      <w:r w:rsidR="00435953">
        <w:t>upon</w:t>
      </w:r>
      <w:r w:rsidRPr="00AB1781">
        <w:t xml:space="preserve"> many waters.</w:t>
      </w:r>
    </w:p>
    <w:p w14:paraId="450BAF4C" w14:textId="3247C415" w:rsidR="002D71F0" w:rsidRPr="00AB1781" w:rsidRDefault="002D71F0" w:rsidP="00906079">
      <w:pPr>
        <w:pStyle w:val="EnglishHangNoCoptic"/>
      </w:pPr>
      <w:r w:rsidRPr="00AB1781">
        <w:t xml:space="preserve">4 The voice of the Lord is </w:t>
      </w:r>
      <w:r w:rsidR="00435953">
        <w:t>strong</w:t>
      </w:r>
      <w:r w:rsidRPr="00AB1781">
        <w:t>;</w:t>
      </w:r>
    </w:p>
    <w:p w14:paraId="6C50D82A" w14:textId="01653950" w:rsidR="002D71F0" w:rsidRPr="00AB1781" w:rsidRDefault="002D71F0" w:rsidP="00906079">
      <w:pPr>
        <w:pStyle w:val="EnglishHangEndNoCoptic"/>
      </w:pPr>
      <w:r w:rsidRPr="00AB1781">
        <w:tab/>
        <w:t xml:space="preserve">the voice of the Lord is </w:t>
      </w:r>
      <w:r w:rsidR="00435953">
        <w:t>full of</w:t>
      </w:r>
      <w:r w:rsidRPr="00AB1781">
        <w:t xml:space="preserve"> majesty.</w:t>
      </w:r>
    </w:p>
    <w:p w14:paraId="7481B020" w14:textId="77777777" w:rsidR="002D71F0" w:rsidRPr="00AB1781" w:rsidRDefault="002D71F0" w:rsidP="00906079">
      <w:pPr>
        <w:pStyle w:val="EnglishHangNoCoptic"/>
      </w:pPr>
      <w:r w:rsidRPr="00AB1781">
        <w:t>5 The voice of the Lord shatters cedars;</w:t>
      </w:r>
    </w:p>
    <w:p w14:paraId="1D1B4AAE" w14:textId="5CC9A5BF" w:rsidR="002D71F0" w:rsidRPr="00AB1781" w:rsidRDefault="002D71F0" w:rsidP="00435953">
      <w:pPr>
        <w:pStyle w:val="EnglishHangEndNoCoptic"/>
      </w:pPr>
      <w:r w:rsidRPr="00AB1781">
        <w:tab/>
        <w:t>The Lord shatters the cedars of Lebanon</w:t>
      </w:r>
      <w:r w:rsidR="00435953">
        <w:t>;</w:t>
      </w:r>
    </w:p>
    <w:p w14:paraId="661D6D5C" w14:textId="6A115C9D" w:rsidR="00435953" w:rsidRDefault="002D71F0" w:rsidP="00906079">
      <w:pPr>
        <w:pStyle w:val="EnglishHangNoCoptic"/>
      </w:pPr>
      <w:r w:rsidRPr="00AB1781">
        <w:lastRenderedPageBreak/>
        <w:t>6</w:t>
      </w:r>
      <w:r w:rsidR="00435953">
        <w:t xml:space="preserve"> He will break them into pieces</w:t>
      </w:r>
      <w:r w:rsidRPr="00AB1781">
        <w:t xml:space="preserve"> </w:t>
      </w:r>
    </w:p>
    <w:p w14:paraId="3B0CB25A" w14:textId="40DA2938" w:rsidR="002D71F0" w:rsidRPr="00AB1781" w:rsidRDefault="00435953" w:rsidP="00435953">
      <w:pPr>
        <w:pStyle w:val="EnglishHangNoCoptic"/>
        <w:ind w:left="864"/>
      </w:pPr>
      <w:r>
        <w:t>a</w:t>
      </w:r>
      <w:r w:rsidR="002D71F0" w:rsidRPr="00AB1781">
        <w:t xml:space="preserve">s a young </w:t>
      </w:r>
      <w:r>
        <w:t>bull, and like Lebanon;</w:t>
      </w:r>
    </w:p>
    <w:p w14:paraId="712308EC" w14:textId="70A37981" w:rsidR="002D71F0" w:rsidRPr="00AB1781" w:rsidRDefault="002D71F0" w:rsidP="00906079">
      <w:pPr>
        <w:pStyle w:val="EnglishHangEndNoCoptic"/>
      </w:pPr>
      <w:r w:rsidRPr="00AB1781">
        <w:tab/>
      </w:r>
      <w:r w:rsidR="00435953">
        <w:t>But His</w:t>
      </w:r>
      <w:r w:rsidRPr="00AB1781">
        <w:t xml:space="preserve"> Beloved </w:t>
      </w:r>
      <w:r w:rsidR="00435953">
        <w:t>is like the son of unicorns</w:t>
      </w:r>
      <w:r w:rsidRPr="00AB1781">
        <w:t>.</w:t>
      </w:r>
    </w:p>
    <w:p w14:paraId="681A4AF4" w14:textId="3F732543" w:rsidR="002D71F0" w:rsidRPr="00AB1781" w:rsidRDefault="002D71F0" w:rsidP="00906079">
      <w:pPr>
        <w:pStyle w:val="EnglishHangEndNoCoptic"/>
      </w:pPr>
      <w:r w:rsidRPr="00AB1781">
        <w:t xml:space="preserve">7 The voice of the Lord </w:t>
      </w:r>
      <w:r w:rsidR="00FB486F">
        <w:t>divides</w:t>
      </w:r>
      <w:r w:rsidRPr="00AB1781">
        <w:t xml:space="preserve"> </w:t>
      </w:r>
      <w:r w:rsidR="00FB486F">
        <w:t>flames of fire</w:t>
      </w:r>
      <w:r w:rsidRPr="00AB1781">
        <w:t>.</w:t>
      </w:r>
    </w:p>
    <w:p w14:paraId="53BA7158" w14:textId="2820A087" w:rsidR="002D71F0" w:rsidRPr="00AB1781" w:rsidRDefault="002D71F0" w:rsidP="00906079">
      <w:pPr>
        <w:pStyle w:val="EnglishHangNoCoptic"/>
      </w:pPr>
      <w:r w:rsidRPr="00AB1781">
        <w:t xml:space="preserve">8 The voice of the Lord </w:t>
      </w:r>
      <w:r w:rsidR="00532D2C">
        <w:t>shakes</w:t>
      </w:r>
      <w:r w:rsidRPr="00AB1781">
        <w:t xml:space="preserve"> the </w:t>
      </w:r>
      <w:r w:rsidR="00532D2C">
        <w:t>wilderness</w:t>
      </w:r>
      <w:r w:rsidRPr="00AB1781">
        <w:t>;</w:t>
      </w:r>
    </w:p>
    <w:p w14:paraId="329B1CBA" w14:textId="53A9D926" w:rsidR="002D71F0" w:rsidRPr="00AB1781" w:rsidRDefault="002D71F0" w:rsidP="00906079">
      <w:pPr>
        <w:pStyle w:val="EnglishHangEndNoCoptic"/>
      </w:pPr>
      <w:r w:rsidRPr="00AB1781">
        <w:tab/>
        <w:t xml:space="preserve">the Lord </w:t>
      </w:r>
      <w:r w:rsidR="00532D2C">
        <w:t>shakes the wilderness</w:t>
      </w:r>
      <w:r w:rsidRPr="00AB1781">
        <w:t xml:space="preserve"> of Kadesh.</w:t>
      </w:r>
    </w:p>
    <w:p w14:paraId="03A9EAA9" w14:textId="77777777" w:rsidR="002D71F0" w:rsidRPr="00AB1781" w:rsidRDefault="002D71F0" w:rsidP="00906079">
      <w:pPr>
        <w:pStyle w:val="EnglishHangNoCoptic"/>
      </w:pPr>
      <w:r w:rsidRPr="00AB1781">
        <w:t>9 The voice of the Lord brings the birth-pangs on hinds,</w:t>
      </w:r>
      <w:r w:rsidRPr="00AB1781">
        <w:rPr>
          <w:rStyle w:val="FootnoteReference"/>
        </w:rPr>
        <w:footnoteReference w:id="158"/>
      </w:r>
    </w:p>
    <w:p w14:paraId="289BF5C4" w14:textId="77777777" w:rsidR="002D71F0" w:rsidRPr="00AB1781" w:rsidRDefault="002D71F0" w:rsidP="00906079">
      <w:pPr>
        <w:pStyle w:val="EnglishHangNoCoptic"/>
      </w:pPr>
      <w:r w:rsidRPr="00AB1781">
        <w:tab/>
        <w:t>and strips the forests bare;</w:t>
      </w:r>
    </w:p>
    <w:p w14:paraId="023025AA" w14:textId="0567684F" w:rsidR="002D71F0" w:rsidRPr="00AB1781" w:rsidRDefault="008A40DF" w:rsidP="00906079">
      <w:pPr>
        <w:pStyle w:val="EnglishHangEndNoCoptic"/>
      </w:pPr>
      <w:r>
        <w:tab/>
        <w:t>and in His temple all say, “Glory!”</w:t>
      </w:r>
      <w:r w:rsidR="002D71F0" w:rsidRPr="00AB1781">
        <w:rPr>
          <w:rStyle w:val="FootnoteReference"/>
        </w:rPr>
        <w:footnoteReference w:id="159"/>
      </w:r>
    </w:p>
    <w:p w14:paraId="0C21ACD9" w14:textId="7D1E3EBF" w:rsidR="002D71F0" w:rsidRPr="00AB1781" w:rsidRDefault="002D71F0" w:rsidP="00906079">
      <w:pPr>
        <w:pStyle w:val="EnglishHangNoCoptic"/>
      </w:pPr>
      <w:r w:rsidRPr="00AB1781">
        <w:t xml:space="preserve">10 The Lord </w:t>
      </w:r>
      <w:r w:rsidR="00532D2C">
        <w:t>dwells in</w:t>
      </w:r>
      <w:r w:rsidRPr="00AB1781">
        <w:t xml:space="preserve"> the flood;</w:t>
      </w:r>
    </w:p>
    <w:p w14:paraId="02F0BC42" w14:textId="222994E1" w:rsidR="002D71F0" w:rsidRPr="00AB1781" w:rsidRDefault="002D71F0" w:rsidP="00906079">
      <w:pPr>
        <w:pStyle w:val="EnglishHangEndNoCoptic"/>
      </w:pPr>
      <w:r w:rsidRPr="00AB1781">
        <w:tab/>
        <w:t xml:space="preserve">and the Lord sits enthroned as King </w:t>
      </w:r>
      <w:r w:rsidR="00A8396B">
        <w:t>forever</w:t>
      </w:r>
      <w:r w:rsidRPr="00AB1781">
        <w:t>.</w:t>
      </w:r>
    </w:p>
    <w:p w14:paraId="6872D5A7" w14:textId="77777777" w:rsidR="002D71F0" w:rsidRPr="00AB1781" w:rsidRDefault="002D71F0" w:rsidP="00906079">
      <w:pPr>
        <w:pStyle w:val="EnglishHangNoCoptic"/>
      </w:pPr>
      <w:r w:rsidRPr="00AB1781">
        <w:t>11 The Lord will give strength to His people;</w:t>
      </w:r>
    </w:p>
    <w:p w14:paraId="187B66A1" w14:textId="1E237EB9" w:rsidR="002D71F0" w:rsidRDefault="002D71F0" w:rsidP="00906079">
      <w:pPr>
        <w:pStyle w:val="EnglishHangEndNoCoptic"/>
      </w:pPr>
      <w:r w:rsidRPr="00AB1781">
        <w:tab/>
        <w:t>the Lord will bless His people with peace.</w:t>
      </w:r>
    </w:p>
    <w:p w14:paraId="52C14111" w14:textId="4B604F8D"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_Ref412026124 \h </w:instrText>
      </w:r>
      <w:r>
        <w:fldChar w:fldCharType="separate"/>
      </w:r>
      <w:r w:rsidR="000C7DE2">
        <w:t>Psalm</w:t>
      </w:r>
      <w:r w:rsidR="000C7DE2" w:rsidRPr="00AB1781">
        <w:t xml:space="preserve"> 29</w:t>
      </w:r>
      <w:r w:rsidR="000C7DE2">
        <w:t>: “I will exalt You, O Lord”</w:t>
      </w:r>
      <w:r>
        <w:fldChar w:fldCharType="end"/>
      </w:r>
      <w:r>
        <w:t xml:space="preserve">, page </w:t>
      </w:r>
      <w:r>
        <w:fldChar w:fldCharType="begin"/>
      </w:r>
      <w:r>
        <w:instrText xml:space="preserve"> PAGEREF _Ref412026124 \h </w:instrText>
      </w:r>
      <w:r>
        <w:fldChar w:fldCharType="separate"/>
      </w:r>
      <w:r w:rsidR="000C7DE2">
        <w:rPr>
          <w:noProof/>
        </w:rPr>
        <w:t>124</w:t>
      </w:r>
      <w:r>
        <w:fldChar w:fldCharType="end"/>
      </w:r>
      <w:r>
        <w:t>.</w:t>
      </w:r>
    </w:p>
    <w:p w14:paraId="511CF4D8" w14:textId="0112890B" w:rsidR="002D71F0" w:rsidRPr="00906079" w:rsidRDefault="00906079" w:rsidP="00BF0205">
      <w:pPr>
        <w:pStyle w:val="Heading4"/>
      </w:pPr>
      <w:bookmarkStart w:id="252" w:name="_Ref412026124"/>
      <w:r>
        <w:t>Psalm</w:t>
      </w:r>
      <w:r w:rsidR="002D71F0" w:rsidRPr="00AB1781">
        <w:t xml:space="preserve"> 29</w:t>
      </w:r>
      <w:r>
        <w:t xml:space="preserve">: </w:t>
      </w:r>
      <w:r w:rsidR="009216DA">
        <w:t>“</w:t>
      </w:r>
      <w:r>
        <w:t xml:space="preserve">I will </w:t>
      </w:r>
      <w:r w:rsidR="009216DA">
        <w:t>exalt You</w:t>
      </w:r>
      <w:r>
        <w:t>, O Lor</w:t>
      </w:r>
      <w:r w:rsidR="005453DF">
        <w:t>d”</w:t>
      </w:r>
      <w:bookmarkEnd w:id="252"/>
    </w:p>
    <w:p w14:paraId="5EE9F1D0" w14:textId="77777777" w:rsidR="002D71F0" w:rsidRPr="007A1A59" w:rsidRDefault="002D71F0" w:rsidP="007A1A59">
      <w:pPr>
        <w:jc w:val="center"/>
        <w:rPr>
          <w:b/>
        </w:rPr>
      </w:pPr>
      <w:r w:rsidRPr="007A1A59">
        <w:rPr>
          <w:b/>
        </w:rPr>
        <w:t xml:space="preserve">Song of Praise and Thanksgiving: </w:t>
      </w:r>
      <w:r w:rsidR="001040C8">
        <w:rPr>
          <w:b/>
        </w:rPr>
        <w:t>You</w:t>
      </w:r>
      <w:r w:rsidRPr="007A1A59">
        <w:rPr>
          <w:b/>
        </w:rPr>
        <w:t xml:space="preserve"> </w:t>
      </w:r>
      <w:r w:rsidR="00556387">
        <w:rPr>
          <w:b/>
        </w:rPr>
        <w:t>have</w:t>
      </w:r>
      <w:r w:rsidRPr="007A1A59">
        <w:rPr>
          <w:b/>
        </w:rPr>
        <w:t xml:space="preserve"> Healed Me</w:t>
      </w:r>
    </w:p>
    <w:p w14:paraId="4FEE8F41" w14:textId="77777777" w:rsidR="002D71F0" w:rsidRPr="007A1A59" w:rsidRDefault="002D71F0" w:rsidP="007A1A59">
      <w:pPr>
        <w:jc w:val="center"/>
        <w:rPr>
          <w:b/>
        </w:rPr>
      </w:pPr>
      <w:r w:rsidRPr="007A1A59">
        <w:rPr>
          <w:b/>
        </w:rPr>
        <w:t>In His Will is Life and Security</w:t>
      </w:r>
    </w:p>
    <w:p w14:paraId="0DFA9086" w14:textId="692BA311" w:rsidR="00F14AA6" w:rsidRDefault="00F14AA6" w:rsidP="00906079">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0872B56" w14:textId="77777777" w:rsidR="002D71F0" w:rsidRPr="00AB1781" w:rsidRDefault="002D71F0" w:rsidP="00906079">
      <w:pPr>
        <w:pStyle w:val="Rubric"/>
      </w:pPr>
      <w:r w:rsidRPr="00AB1781">
        <w:t>1 (A Song for the Dedication of David’s Palace)</w:t>
      </w:r>
    </w:p>
    <w:p w14:paraId="3C966719" w14:textId="4534C575" w:rsidR="002D71F0" w:rsidRPr="00AB1781" w:rsidRDefault="002D71F0" w:rsidP="00906079">
      <w:pPr>
        <w:pStyle w:val="EnglishHangNoCoptic"/>
      </w:pPr>
      <w:r w:rsidRPr="00AB1781">
        <w:t xml:space="preserve">2 I will </w:t>
      </w:r>
      <w:r w:rsidR="00043BEF">
        <w:t>exalt</w:t>
      </w:r>
      <w:r w:rsidRPr="00AB1781">
        <w:t xml:space="preserve"> </w:t>
      </w:r>
      <w:r w:rsidR="001040C8">
        <w:t>You</w:t>
      </w:r>
      <w:r w:rsidRPr="00AB1781">
        <w:t>, O Lord,</w:t>
      </w:r>
    </w:p>
    <w:p w14:paraId="70FDF04A" w14:textId="2F30BFDB" w:rsidR="002D71F0" w:rsidRPr="00AB1781" w:rsidRDefault="002D71F0" w:rsidP="00906079">
      <w:pPr>
        <w:pStyle w:val="EnglishHangNoCoptic"/>
      </w:pPr>
      <w:r w:rsidRPr="00AB1781">
        <w:tab/>
        <w:t xml:space="preserve">for </w:t>
      </w:r>
      <w:r w:rsidR="001040C8">
        <w:t>You</w:t>
      </w:r>
      <w:r w:rsidRPr="00AB1781">
        <w:t xml:space="preserve"> </w:t>
      </w:r>
      <w:r w:rsidR="0065732B">
        <w:t>upheld me</w:t>
      </w:r>
      <w:r w:rsidRPr="00AB1781">
        <w:t>,</w:t>
      </w:r>
    </w:p>
    <w:p w14:paraId="58F8284A" w14:textId="77777777" w:rsidR="002D71F0" w:rsidRPr="00AB1781" w:rsidRDefault="002D71F0" w:rsidP="00906079">
      <w:pPr>
        <w:pStyle w:val="EnglishHangEndNoCoptic"/>
      </w:pPr>
      <w:r w:rsidRPr="00AB1781">
        <w:tab/>
        <w:t xml:space="preserve">and </w:t>
      </w:r>
      <w:r w:rsidR="00556387">
        <w:t>have</w:t>
      </w:r>
      <w:r w:rsidRPr="00AB1781">
        <w:t xml:space="preserve"> not let my enemies rejoice over me.</w:t>
      </w:r>
    </w:p>
    <w:p w14:paraId="432E7DD1" w14:textId="7B4E7975" w:rsidR="002D71F0" w:rsidRPr="00AB1781" w:rsidRDefault="002D71F0" w:rsidP="00906079">
      <w:pPr>
        <w:pStyle w:val="EnglishHangNoCoptic"/>
      </w:pPr>
      <w:r w:rsidRPr="00AB1781">
        <w:t xml:space="preserve">3 O Lord, my God, I cried to </w:t>
      </w:r>
      <w:r w:rsidR="001040C8">
        <w:t>You</w:t>
      </w:r>
      <w:r w:rsidR="0065732B">
        <w:t>,</w:t>
      </w:r>
    </w:p>
    <w:p w14:paraId="699D9A15" w14:textId="77777777" w:rsidR="002D71F0" w:rsidRPr="00AB1781" w:rsidRDefault="002D71F0" w:rsidP="00906079">
      <w:pPr>
        <w:pStyle w:val="EnglishHangEndNoCoptic"/>
      </w:pPr>
      <w:r w:rsidRPr="00AB1781">
        <w:tab/>
        <w:t xml:space="preserve">and </w:t>
      </w:r>
      <w:r w:rsidR="001040C8">
        <w:t>You</w:t>
      </w:r>
      <w:r w:rsidRPr="00AB1781">
        <w:t xml:space="preserve"> </w:t>
      </w:r>
      <w:r w:rsidR="00556387">
        <w:t>have</w:t>
      </w:r>
      <w:r w:rsidRPr="00AB1781">
        <w:t xml:space="preserve"> healed me.</w:t>
      </w:r>
    </w:p>
    <w:p w14:paraId="5E2D0BB1" w14:textId="116477BF" w:rsidR="002D71F0" w:rsidRPr="00AB1781" w:rsidRDefault="002D71F0" w:rsidP="00906079">
      <w:pPr>
        <w:pStyle w:val="EnglishHangNoCoptic"/>
      </w:pPr>
      <w:r w:rsidRPr="00AB1781">
        <w:t xml:space="preserve">4 O Lord, </w:t>
      </w:r>
      <w:r w:rsidR="001040C8">
        <w:t>You</w:t>
      </w:r>
      <w:r w:rsidRPr="00AB1781">
        <w:t xml:space="preserve"> </w:t>
      </w:r>
      <w:r w:rsidR="00556387">
        <w:t>have</w:t>
      </w:r>
      <w:r w:rsidRPr="00AB1781">
        <w:t xml:space="preserve"> bro</w:t>
      </w:r>
      <w:r w:rsidR="00333F46">
        <w:t>ught</w:t>
      </w:r>
      <w:r w:rsidRPr="00AB1781">
        <w:t xml:space="preserve"> my soul </w:t>
      </w:r>
      <w:r w:rsidR="00333F46">
        <w:t xml:space="preserve">up </w:t>
      </w:r>
      <w:r w:rsidRPr="00AB1781">
        <w:t xml:space="preserve">from </w:t>
      </w:r>
      <w:r w:rsidR="0065732B">
        <w:t>Hades</w:t>
      </w:r>
      <w:r w:rsidRPr="00AB1781">
        <w:t>;</w:t>
      </w:r>
    </w:p>
    <w:p w14:paraId="01266D01" w14:textId="08D05FFF"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saved me from those </w:t>
      </w:r>
      <w:r w:rsidR="0065732B">
        <w:t xml:space="preserve">who go </w:t>
      </w:r>
      <w:r w:rsidRPr="00AB1781">
        <w:t>down to the pit.</w:t>
      </w:r>
    </w:p>
    <w:p w14:paraId="3A3081D3" w14:textId="6A492EAC" w:rsidR="002D71F0" w:rsidRPr="00AB1781" w:rsidRDefault="0065732B" w:rsidP="00906079">
      <w:pPr>
        <w:pStyle w:val="EnglishHangNoCoptic"/>
      </w:pPr>
      <w:r>
        <w:t>5 Sing to the Lord, you s</w:t>
      </w:r>
      <w:r w:rsidR="002D71F0" w:rsidRPr="00AB1781">
        <w:t>aints</w:t>
      </w:r>
      <w:r>
        <w:t xml:space="preserve"> of His</w:t>
      </w:r>
      <w:r w:rsidR="002D71F0" w:rsidRPr="00AB1781">
        <w:t>,</w:t>
      </w:r>
    </w:p>
    <w:p w14:paraId="71F159E9" w14:textId="15460CFA" w:rsidR="002D71F0" w:rsidRPr="00AB1781" w:rsidRDefault="002D71F0" w:rsidP="00906079">
      <w:pPr>
        <w:pStyle w:val="EnglishHangEndNoCoptic"/>
      </w:pPr>
      <w:r w:rsidRPr="00AB1781">
        <w:tab/>
        <w:t xml:space="preserve">and </w:t>
      </w:r>
      <w:r w:rsidR="0065732B">
        <w:t>confess</w:t>
      </w:r>
      <w:r w:rsidRPr="00AB1781">
        <w:t xml:space="preserve"> </w:t>
      </w:r>
      <w:r w:rsidR="00754B88">
        <w:t xml:space="preserve">at </w:t>
      </w:r>
      <w:r w:rsidRPr="00AB1781">
        <w:t>the remembrance of His holiness.</w:t>
      </w:r>
    </w:p>
    <w:p w14:paraId="53133847" w14:textId="46F3740B" w:rsidR="002D71F0" w:rsidRPr="00AB1781" w:rsidRDefault="002D71F0" w:rsidP="00906079">
      <w:pPr>
        <w:pStyle w:val="EnglishHangNoCoptic"/>
      </w:pPr>
      <w:r w:rsidRPr="00AB1781">
        <w:lastRenderedPageBreak/>
        <w:t xml:space="preserve">6 For </w:t>
      </w:r>
      <w:r w:rsidR="0065732B">
        <w:t xml:space="preserve">there is </w:t>
      </w:r>
      <w:r w:rsidRPr="00AB1781">
        <w:t>wrath is in His anger,</w:t>
      </w:r>
      <w:r w:rsidRPr="00AB1781">
        <w:rPr>
          <w:rStyle w:val="FootnoteReference"/>
        </w:rPr>
        <w:footnoteReference w:id="160"/>
      </w:r>
    </w:p>
    <w:p w14:paraId="2362E6B8" w14:textId="14099AEF" w:rsidR="002D71F0" w:rsidRPr="00AB1781" w:rsidRDefault="002D71F0" w:rsidP="00906079">
      <w:pPr>
        <w:pStyle w:val="EnglishHangNoCoptic"/>
      </w:pPr>
      <w:r w:rsidRPr="00AB1781">
        <w:tab/>
        <w:t>but life</w:t>
      </w:r>
      <w:r w:rsidR="0065732B">
        <w:t xml:space="preserve"> is His will</w:t>
      </w:r>
      <w:r w:rsidRPr="00AB1781">
        <w:t>;</w:t>
      </w:r>
    </w:p>
    <w:p w14:paraId="2439DC0A" w14:textId="77777777" w:rsidR="002D71F0" w:rsidRPr="00AB1781" w:rsidRDefault="002D71F0" w:rsidP="00906079">
      <w:pPr>
        <w:pStyle w:val="EnglishHangNoCoptic"/>
      </w:pPr>
      <w:r w:rsidRPr="00AB1781">
        <w:tab/>
        <w:t>in the evening weeping may pitch its tent,</w:t>
      </w:r>
    </w:p>
    <w:p w14:paraId="5ABB3224" w14:textId="77777777" w:rsidR="002D71F0" w:rsidRPr="00AB1781" w:rsidRDefault="002D71F0" w:rsidP="00906079">
      <w:pPr>
        <w:pStyle w:val="EnglishHangEndNoCoptic"/>
      </w:pPr>
      <w:r w:rsidRPr="00AB1781">
        <w:tab/>
        <w:t>but joy comes with the morning.</w:t>
      </w:r>
    </w:p>
    <w:p w14:paraId="5A7F65FE" w14:textId="6E0C3BB9" w:rsidR="002D71F0" w:rsidRPr="00AB1781" w:rsidRDefault="002D71F0" w:rsidP="00906079">
      <w:pPr>
        <w:pStyle w:val="EnglishHangNoCoptic"/>
      </w:pPr>
      <w:r w:rsidRPr="00AB1781">
        <w:t xml:space="preserve">7 </w:t>
      </w:r>
      <w:r w:rsidR="0065732B">
        <w:t xml:space="preserve">As for me, </w:t>
      </w:r>
      <w:r w:rsidRPr="00AB1781">
        <w:t xml:space="preserve">I </w:t>
      </w:r>
      <w:r w:rsidR="0065732B">
        <w:t>said to myself in my prosperity,</w:t>
      </w:r>
    </w:p>
    <w:p w14:paraId="6478B616" w14:textId="78ED4E73" w:rsidR="002D71F0" w:rsidRPr="00AB1781" w:rsidRDefault="0065732B" w:rsidP="00906079">
      <w:pPr>
        <w:pStyle w:val="EnglishHangEndNoCoptic"/>
      </w:pPr>
      <w:r>
        <w:tab/>
        <w:t xml:space="preserve">“I </w:t>
      </w:r>
      <w:r w:rsidR="00643BB8">
        <w:t>will</w:t>
      </w:r>
      <w:r>
        <w:t xml:space="preserve"> never be shaken.”</w:t>
      </w:r>
    </w:p>
    <w:p w14:paraId="05EE4AA7" w14:textId="4E0E9BAC" w:rsidR="002D71F0" w:rsidRPr="00AB1781" w:rsidRDefault="002D71F0" w:rsidP="00906079">
      <w:pPr>
        <w:pStyle w:val="EnglishHangNoCoptic"/>
      </w:pPr>
      <w:r w:rsidRPr="00AB1781">
        <w:t xml:space="preserve">8 O Lord, in </w:t>
      </w:r>
      <w:r w:rsidR="00E570CB">
        <w:t>Your</w:t>
      </w:r>
      <w:r w:rsidRPr="00AB1781">
        <w:t xml:space="preserve"> love grant</w:t>
      </w:r>
      <w:r w:rsidR="00BF6550">
        <w:rPr>
          <w:rStyle w:val="FootnoteReference"/>
        </w:rPr>
        <w:footnoteReference w:id="161"/>
      </w:r>
      <w:r w:rsidRPr="00AB1781">
        <w:t xml:space="preserve"> power to my beauty</w:t>
      </w:r>
      <w:r w:rsidR="0065732B">
        <w:t>;</w:t>
      </w:r>
      <w:r w:rsidRPr="00AB1781">
        <w:rPr>
          <w:rStyle w:val="FootnoteReference"/>
        </w:rPr>
        <w:footnoteReference w:id="162"/>
      </w:r>
    </w:p>
    <w:p w14:paraId="21B2A849" w14:textId="71FF51BF" w:rsidR="002D71F0" w:rsidRPr="00AB1781" w:rsidRDefault="002D71F0" w:rsidP="00906079">
      <w:pPr>
        <w:pStyle w:val="EnglishHangNoCoptic"/>
      </w:pPr>
      <w:r w:rsidRPr="00AB1781">
        <w:tab/>
      </w:r>
      <w:r w:rsidR="0065732B">
        <w:t>but</w:t>
      </w:r>
      <w:r w:rsidRPr="00AB1781">
        <w:t xml:space="preserve"> </w:t>
      </w:r>
      <w:r w:rsidR="001040C8">
        <w:t>You</w:t>
      </w:r>
      <w:r w:rsidRPr="00AB1781">
        <w:t xml:space="preserve"> turn</w:t>
      </w:r>
      <w:r w:rsidR="0065732B">
        <w:t>ed</w:t>
      </w:r>
      <w:r w:rsidRPr="00AB1781">
        <w:t xml:space="preserve"> away </w:t>
      </w:r>
      <w:r w:rsidR="00E570CB">
        <w:t>Your</w:t>
      </w:r>
      <w:r w:rsidRPr="00AB1781">
        <w:t xml:space="preserve"> face,</w:t>
      </w:r>
    </w:p>
    <w:p w14:paraId="5DEEB429" w14:textId="77777777" w:rsidR="002D71F0" w:rsidRPr="00AB1781" w:rsidRDefault="002D71F0" w:rsidP="00906079">
      <w:pPr>
        <w:pStyle w:val="EnglishHangEndNoCoptic"/>
      </w:pPr>
      <w:r w:rsidRPr="00AB1781">
        <w:tab/>
        <w:t>and I became troubled.</w:t>
      </w:r>
    </w:p>
    <w:p w14:paraId="29827937" w14:textId="5BF11CA1" w:rsidR="002D71F0" w:rsidRPr="00AB1781" w:rsidRDefault="002D71F0" w:rsidP="00906079">
      <w:pPr>
        <w:pStyle w:val="EnglishHangNoCoptic"/>
      </w:pPr>
      <w:r w:rsidRPr="00AB1781">
        <w:t xml:space="preserve">9 </w:t>
      </w:r>
      <w:r w:rsidR="0065732B">
        <w:t>I will cry to t</w:t>
      </w:r>
      <w:r w:rsidRPr="00AB1781">
        <w:t xml:space="preserve">o </w:t>
      </w:r>
      <w:r w:rsidR="00C104A1">
        <w:t>You</w:t>
      </w:r>
      <w:r w:rsidRPr="00AB1781">
        <w:t>, O Lord</w:t>
      </w:r>
      <w:r w:rsidR="0065732B">
        <w:t>,</w:t>
      </w:r>
    </w:p>
    <w:p w14:paraId="0D70F12D" w14:textId="5C703EBD" w:rsidR="002D71F0" w:rsidRPr="00AB1781" w:rsidRDefault="002D71F0" w:rsidP="00906079">
      <w:pPr>
        <w:pStyle w:val="EnglishHangEndNoCoptic"/>
      </w:pPr>
      <w:r w:rsidRPr="00AB1781">
        <w:tab/>
        <w:t xml:space="preserve">and I will </w:t>
      </w:r>
      <w:r w:rsidR="00994707">
        <w:t>make supplication to my God,</w:t>
      </w:r>
    </w:p>
    <w:p w14:paraId="40E0F5AF" w14:textId="29D29C4D" w:rsidR="002D71F0" w:rsidRPr="00AB1781" w:rsidRDefault="00994707" w:rsidP="00906079">
      <w:pPr>
        <w:pStyle w:val="EnglishHangNoCoptic"/>
      </w:pPr>
      <w:r>
        <w:t>10 “</w:t>
      </w:r>
      <w:r w:rsidR="002D71F0" w:rsidRPr="00AB1781">
        <w:t>What profit is there in my blood,</w:t>
      </w:r>
      <w:r w:rsidR="002D71F0" w:rsidRPr="00AB1781">
        <w:rPr>
          <w:rStyle w:val="FootnoteReference"/>
        </w:rPr>
        <w:footnoteReference w:id="163"/>
      </w:r>
    </w:p>
    <w:p w14:paraId="113E061B" w14:textId="77777777" w:rsidR="002D71F0" w:rsidRPr="00AB1781" w:rsidRDefault="002D71F0" w:rsidP="00906079">
      <w:pPr>
        <w:pStyle w:val="EnglishHangNoCoptic"/>
      </w:pPr>
      <w:r w:rsidRPr="00AB1781">
        <w:tab/>
        <w:t>by my going down to corruption?</w:t>
      </w:r>
    </w:p>
    <w:p w14:paraId="137CF0E2" w14:textId="2E7CCB73" w:rsidR="002D71F0" w:rsidRPr="00AB1781" w:rsidRDefault="002D71F0" w:rsidP="00906079">
      <w:pPr>
        <w:pStyle w:val="EnglishHangNoCoptic"/>
      </w:pPr>
      <w:r w:rsidRPr="00AB1781">
        <w:tab/>
        <w:t xml:space="preserve">Will the dust </w:t>
      </w:r>
      <w:r w:rsidR="00994707">
        <w:t>confess</w:t>
      </w:r>
      <w:r w:rsidRPr="00AB1781">
        <w:t xml:space="preserve"> </w:t>
      </w:r>
      <w:r w:rsidR="001040C8">
        <w:t>You</w:t>
      </w:r>
      <w:r w:rsidRPr="00AB1781">
        <w:t>,</w:t>
      </w:r>
    </w:p>
    <w:p w14:paraId="3B31D4FC" w14:textId="22FA6FEB" w:rsidR="002D71F0" w:rsidRPr="00AB1781" w:rsidRDefault="002D71F0" w:rsidP="00906079">
      <w:pPr>
        <w:pStyle w:val="EnglishHangEndNoCoptic"/>
      </w:pPr>
      <w:r w:rsidRPr="00AB1781">
        <w:tab/>
        <w:t xml:space="preserve">or will it declare </w:t>
      </w:r>
      <w:r w:rsidR="00E570CB">
        <w:t>Your</w:t>
      </w:r>
      <w:r w:rsidR="00994707">
        <w:t xml:space="preserve"> truth?”</w:t>
      </w:r>
    </w:p>
    <w:p w14:paraId="01C49AF2" w14:textId="1F36FF54" w:rsidR="002D71F0" w:rsidRPr="00AB1781" w:rsidRDefault="002D71F0" w:rsidP="00906079">
      <w:pPr>
        <w:pStyle w:val="EnglishHangNoCoptic"/>
      </w:pPr>
      <w:r w:rsidRPr="00AB1781">
        <w:t>11 The Lord heard and had mercy on me;</w:t>
      </w:r>
    </w:p>
    <w:p w14:paraId="6E78EFC2" w14:textId="49EFD712" w:rsidR="002D71F0" w:rsidRPr="00AB1781" w:rsidRDefault="002D71F0" w:rsidP="00906079">
      <w:pPr>
        <w:pStyle w:val="EnglishHangEndNoCoptic"/>
      </w:pPr>
      <w:r w:rsidRPr="00AB1781">
        <w:tab/>
        <w:t xml:space="preserve">the Lord </w:t>
      </w:r>
      <w:r w:rsidR="00994707">
        <w:t>became</w:t>
      </w:r>
      <w:r w:rsidRPr="00AB1781">
        <w:t xml:space="preserve"> my helper.</w:t>
      </w:r>
    </w:p>
    <w:p w14:paraId="3092C803" w14:textId="1454EA14" w:rsidR="002D71F0" w:rsidRPr="00AB1781" w:rsidRDefault="002D71F0" w:rsidP="00906079">
      <w:pPr>
        <w:pStyle w:val="EnglishHangNoCoptic"/>
      </w:pPr>
      <w:r w:rsidRPr="00AB1781">
        <w:t xml:space="preserve">12 </w:t>
      </w:r>
      <w:r w:rsidR="001040C8">
        <w:t>You</w:t>
      </w:r>
      <w:r w:rsidRPr="00AB1781">
        <w:t xml:space="preserve"> </w:t>
      </w:r>
      <w:r w:rsidR="00556387">
        <w:t>have</w:t>
      </w:r>
      <w:r w:rsidRPr="00AB1781">
        <w:t xml:space="preserve"> turned my mourning into </w:t>
      </w:r>
      <w:r w:rsidR="00994707">
        <w:t>dancing</w:t>
      </w:r>
      <w:r w:rsidRPr="00AB1781">
        <w:t>;</w:t>
      </w:r>
    </w:p>
    <w:p w14:paraId="0A0FE01A" w14:textId="5C8B2E18" w:rsidR="002D71F0" w:rsidRPr="00AB1781" w:rsidRDefault="002D71F0" w:rsidP="00906079">
      <w:pPr>
        <w:pStyle w:val="EnglishHangNoCoptic"/>
      </w:pPr>
      <w:r w:rsidRPr="00AB1781">
        <w:tab/>
      </w:r>
      <w:r w:rsidR="001040C8">
        <w:t>You</w:t>
      </w:r>
      <w:r w:rsidRPr="00AB1781">
        <w:t xml:space="preserve"> </w:t>
      </w:r>
      <w:r w:rsidR="00556387">
        <w:t>have</w:t>
      </w:r>
      <w:r w:rsidRPr="00AB1781">
        <w:t xml:space="preserve"> </w:t>
      </w:r>
      <w:r w:rsidR="00B95914">
        <w:t>torn</w:t>
      </w:r>
      <w:r w:rsidRPr="00AB1781">
        <w:t xml:space="preserve"> off my sackcloth</w:t>
      </w:r>
    </w:p>
    <w:p w14:paraId="1E150416" w14:textId="77777777" w:rsidR="002D71F0" w:rsidRPr="00906079" w:rsidRDefault="002D71F0" w:rsidP="00906079">
      <w:pPr>
        <w:pStyle w:val="EnglishHangEndNoCoptic"/>
      </w:pPr>
      <w:r w:rsidRPr="00AB1781">
        <w:tab/>
        <w:t>and clothed me with gladness,</w:t>
      </w:r>
    </w:p>
    <w:p w14:paraId="274A9423" w14:textId="77777777" w:rsidR="002D71F0" w:rsidRPr="00AB1781" w:rsidRDefault="002D71F0" w:rsidP="00906079">
      <w:pPr>
        <w:pStyle w:val="EnglishHangNoCoptic"/>
      </w:pPr>
      <w:r w:rsidRPr="00AB1781">
        <w:t>13 that my glory</w:t>
      </w:r>
      <w:r w:rsidRPr="00AB1781">
        <w:rPr>
          <w:rStyle w:val="FootnoteReference"/>
        </w:rPr>
        <w:footnoteReference w:id="164"/>
      </w:r>
      <w:r w:rsidRPr="00AB1781">
        <w:t xml:space="preserve"> may sing to </w:t>
      </w:r>
      <w:r w:rsidR="001040C8">
        <w:t>You</w:t>
      </w:r>
      <w:r w:rsidRPr="00AB1781">
        <w:t>,</w:t>
      </w:r>
    </w:p>
    <w:p w14:paraId="7321DBE0" w14:textId="4000ABDB" w:rsidR="002D71F0" w:rsidRPr="00AB1781" w:rsidRDefault="002D71F0" w:rsidP="00906079">
      <w:pPr>
        <w:pStyle w:val="EnglishHangNoCoptic"/>
      </w:pPr>
      <w:r w:rsidRPr="00AB1781">
        <w:tab/>
        <w:t xml:space="preserve">and that I may not be pierced </w:t>
      </w:r>
      <w:r w:rsidR="00643BB8">
        <w:t>[</w:t>
      </w:r>
      <w:r w:rsidRPr="00AB1781">
        <w:t>with sorrow</w:t>
      </w:r>
      <w:r w:rsidR="00643BB8">
        <w:t>]</w:t>
      </w:r>
      <w:r w:rsidRPr="00AB1781">
        <w:t>.</w:t>
      </w:r>
    </w:p>
    <w:p w14:paraId="74FD266B" w14:textId="078D5D98" w:rsidR="002D71F0" w:rsidRDefault="002D71F0" w:rsidP="00906079">
      <w:pPr>
        <w:pStyle w:val="EnglishHangEndNoCoptic"/>
      </w:pPr>
      <w:r w:rsidRPr="00AB1781">
        <w:tab/>
        <w:t xml:space="preserve">O Lord my God, I will </w:t>
      </w:r>
      <w:r w:rsidR="00643BB8">
        <w:t>confess</w:t>
      </w:r>
      <w:r w:rsidR="00643BB8">
        <w:rPr>
          <w:rStyle w:val="FootnoteReference"/>
        </w:rPr>
        <w:footnoteReference w:id="165"/>
      </w:r>
      <w:r w:rsidRPr="00AB1781">
        <w:t xml:space="preserve"> </w:t>
      </w:r>
      <w:r w:rsidR="001040C8">
        <w:t>You</w:t>
      </w:r>
      <w:r w:rsidRPr="00AB1781">
        <w:t xml:space="preserve"> </w:t>
      </w:r>
      <w:r w:rsidR="00A8396B">
        <w:t>forever</w:t>
      </w:r>
      <w:r w:rsidRPr="00AB1781">
        <w:t>.</w:t>
      </w:r>
    </w:p>
    <w:p w14:paraId="554C34EF" w14:textId="0491A1A2" w:rsidR="00B35B25" w:rsidRPr="00906079"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_Ref412110815 \h </w:instrText>
      </w:r>
      <w:r>
        <w:fldChar w:fldCharType="separate"/>
      </w:r>
      <w:r w:rsidR="000C7DE2">
        <w:t>Psalm</w:t>
      </w:r>
      <w:r w:rsidR="000C7DE2" w:rsidRPr="00AB1781">
        <w:t xml:space="preserve"> 33</w:t>
      </w:r>
      <w:r w:rsidR="000C7DE2">
        <w:t>: “I will bless the Lord at all times”</w:t>
      </w:r>
      <w:r>
        <w:fldChar w:fldCharType="end"/>
      </w:r>
      <w:r>
        <w:t xml:space="preserve">, page </w:t>
      </w:r>
      <w:r>
        <w:fldChar w:fldCharType="begin"/>
      </w:r>
      <w:r>
        <w:instrText xml:space="preserve"> PAGEREF _Ref412110815 \h </w:instrText>
      </w:r>
      <w:r>
        <w:fldChar w:fldCharType="separate"/>
      </w:r>
      <w:r w:rsidR="000C7DE2">
        <w:rPr>
          <w:noProof/>
        </w:rPr>
        <w:t>131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00CED8C" w14:textId="1B01EF0D" w:rsidR="00F933DE" w:rsidRDefault="00F933DE" w:rsidP="00F933DE">
      <w:pPr>
        <w:pStyle w:val="Rubric"/>
      </w:pPr>
      <w:r>
        <w:t>Glory…</w:t>
      </w:r>
    </w:p>
    <w:p w14:paraId="2EB7D56D" w14:textId="41E97C29" w:rsidR="002D71F0" w:rsidRPr="00906079" w:rsidRDefault="00906079" w:rsidP="00BF0205">
      <w:pPr>
        <w:pStyle w:val="Heading4"/>
      </w:pPr>
      <w:r>
        <w:lastRenderedPageBreak/>
        <w:t>Psalm</w:t>
      </w:r>
      <w:r w:rsidR="002D71F0" w:rsidRPr="00AB1781">
        <w:t xml:space="preserve"> 30</w:t>
      </w:r>
      <w:r>
        <w:t xml:space="preserve">: </w:t>
      </w:r>
      <w:r w:rsidR="009216DA">
        <w:t>“I have hoped in You, O Lord”</w:t>
      </w:r>
    </w:p>
    <w:p w14:paraId="5D83887E" w14:textId="77777777" w:rsidR="002D71F0" w:rsidRPr="007A1A59" w:rsidRDefault="002D71F0" w:rsidP="007A1A59">
      <w:pPr>
        <w:jc w:val="center"/>
        <w:rPr>
          <w:b/>
        </w:rPr>
      </w:pPr>
      <w:r w:rsidRPr="007A1A59">
        <w:rPr>
          <w:b/>
        </w:rPr>
        <w:t>A Passion Psalm. Confident Prayer in Trouble</w:t>
      </w:r>
    </w:p>
    <w:p w14:paraId="1A183812" w14:textId="77777777" w:rsidR="002D71F0" w:rsidRPr="007A1A59" w:rsidRDefault="001040C8" w:rsidP="007A1A59">
      <w:pPr>
        <w:jc w:val="center"/>
        <w:rPr>
          <w:b/>
        </w:rPr>
      </w:pPr>
      <w:r>
        <w:rPr>
          <w:b/>
        </w:rPr>
        <w:t>You</w:t>
      </w:r>
      <w:r w:rsidR="002D71F0" w:rsidRPr="007A1A59">
        <w:rPr>
          <w:b/>
        </w:rPr>
        <w:t xml:space="preserve"> </w:t>
      </w:r>
      <w:r w:rsidR="00556387">
        <w:rPr>
          <w:b/>
        </w:rPr>
        <w:t>have</w:t>
      </w:r>
      <w:r w:rsidR="002D71F0" w:rsidRPr="007A1A59">
        <w:rPr>
          <w:b/>
        </w:rPr>
        <w:t xml:space="preserve"> Redeemed Me, O Lord God of Truth</w:t>
      </w:r>
    </w:p>
    <w:p w14:paraId="2E2BCC67" w14:textId="22F3F698" w:rsidR="002D71F0" w:rsidRPr="00AB1781" w:rsidRDefault="002D71F0" w:rsidP="00906079">
      <w:pPr>
        <w:pStyle w:val="Rubric"/>
      </w:pPr>
      <w:r w:rsidRPr="00AB1781">
        <w:t xml:space="preserve">1 (A Psalm by David. Of </w:t>
      </w:r>
      <w:r w:rsidR="00BE7BA2">
        <w:t>alarm</w:t>
      </w:r>
      <w:r w:rsidRPr="00AB1781">
        <w:t>)</w:t>
      </w:r>
    </w:p>
    <w:p w14:paraId="614D584B" w14:textId="3D5C5D8A" w:rsidR="002D71F0" w:rsidRPr="00AB1781" w:rsidRDefault="002D71F0" w:rsidP="00906079">
      <w:pPr>
        <w:pStyle w:val="EnglishHangNoCoptic"/>
      </w:pPr>
      <w:r w:rsidRPr="00AB1781">
        <w:t xml:space="preserve">2 I </w:t>
      </w:r>
      <w:r w:rsidR="00480956">
        <w:t xml:space="preserve">have </w:t>
      </w:r>
      <w:r w:rsidRPr="00AB1781">
        <w:t>hope</w:t>
      </w:r>
      <w:r w:rsidR="00480956">
        <w:t>d in You, O Lord</w:t>
      </w:r>
      <w:r w:rsidRPr="00AB1781">
        <w:t>;</w:t>
      </w:r>
    </w:p>
    <w:p w14:paraId="6F411D05" w14:textId="7688B1F4" w:rsidR="002D71F0" w:rsidRPr="00AB1781" w:rsidRDefault="00480956" w:rsidP="00906079">
      <w:pPr>
        <w:pStyle w:val="EnglishHangNoCoptic"/>
      </w:pPr>
      <w:r>
        <w:tab/>
        <w:t>let me never be put to shame;</w:t>
      </w:r>
    </w:p>
    <w:p w14:paraId="3003389C" w14:textId="7DD819F3" w:rsidR="002D71F0" w:rsidRPr="00AB1781" w:rsidRDefault="002D71F0" w:rsidP="00906079">
      <w:pPr>
        <w:pStyle w:val="EnglishHangEndNoCoptic"/>
      </w:pPr>
      <w:r w:rsidRPr="00AB1781">
        <w:tab/>
      </w:r>
      <w:r w:rsidR="00480956">
        <w:t>r</w:t>
      </w:r>
      <w:r w:rsidRPr="00AB1781">
        <w:t xml:space="preserve">escue me and deliver me in </w:t>
      </w:r>
      <w:r w:rsidR="00E570CB">
        <w:t>Your</w:t>
      </w:r>
      <w:r w:rsidRPr="00AB1781">
        <w:t xml:space="preserve"> righteousness.</w:t>
      </w:r>
      <w:r w:rsidRPr="00AB1781">
        <w:rPr>
          <w:rStyle w:val="FootnoteReference"/>
        </w:rPr>
        <w:footnoteReference w:id="166"/>
      </w:r>
    </w:p>
    <w:p w14:paraId="069F92D0" w14:textId="77777777" w:rsidR="002D71F0" w:rsidRPr="00AB1781" w:rsidRDefault="002D71F0" w:rsidP="00906079">
      <w:pPr>
        <w:pStyle w:val="EnglishHangNoCoptic"/>
      </w:pPr>
      <w:r w:rsidRPr="00AB1781">
        <w:t xml:space="preserve">3 Incline </w:t>
      </w:r>
      <w:r w:rsidR="001040C8">
        <w:t>Your</w:t>
      </w:r>
      <w:r w:rsidRPr="00AB1781">
        <w:t xml:space="preserve"> ear to me;</w:t>
      </w:r>
    </w:p>
    <w:p w14:paraId="32CFFCBF" w14:textId="77777777" w:rsidR="002D71F0" w:rsidRPr="00AB1781" w:rsidRDefault="002D71F0" w:rsidP="00906079">
      <w:pPr>
        <w:pStyle w:val="EnglishHangNoCoptic"/>
      </w:pPr>
      <w:r w:rsidRPr="00AB1781">
        <w:tab/>
        <w:t>make haste to deliver me.</w:t>
      </w:r>
    </w:p>
    <w:p w14:paraId="701FF44A" w14:textId="5BC5630D" w:rsidR="002D71F0" w:rsidRPr="00AB1781" w:rsidRDefault="002D71F0" w:rsidP="00906079">
      <w:pPr>
        <w:pStyle w:val="EnglishHangNoCoptic"/>
      </w:pPr>
      <w:r w:rsidRPr="00AB1781">
        <w:tab/>
        <w:t xml:space="preserve">Be my </w:t>
      </w:r>
      <w:r w:rsidR="00C1759A">
        <w:t>protector-</w:t>
      </w:r>
      <w:r w:rsidRPr="00AB1781">
        <w:t>God,</w:t>
      </w:r>
    </w:p>
    <w:p w14:paraId="14EBB0F9" w14:textId="1766448A" w:rsidR="002D71F0" w:rsidRPr="00AB1781" w:rsidRDefault="002D71F0" w:rsidP="00906079">
      <w:pPr>
        <w:pStyle w:val="EnglishHangEndNoCoptic"/>
      </w:pPr>
      <w:r w:rsidRPr="00AB1781">
        <w:tab/>
      </w:r>
      <w:r w:rsidR="00C1759A">
        <w:t>and a</w:t>
      </w:r>
      <w:r w:rsidRPr="00AB1781">
        <w:t xml:space="preserve"> house of refuge</w:t>
      </w:r>
      <w:r w:rsidR="00C1759A">
        <w:t>,</w:t>
      </w:r>
      <w:r w:rsidRPr="00AB1781">
        <w:t xml:space="preserve"> to save me.</w:t>
      </w:r>
    </w:p>
    <w:p w14:paraId="30F0FE20" w14:textId="77777777" w:rsidR="002D71F0" w:rsidRPr="00AB1781" w:rsidRDefault="002D71F0" w:rsidP="00906079">
      <w:pPr>
        <w:pStyle w:val="EnglishHangNoCoptic"/>
      </w:pPr>
      <w:r w:rsidRPr="00AB1781">
        <w:t xml:space="preserve">4 For </w:t>
      </w:r>
      <w:r w:rsidR="001040C8">
        <w:t>You</w:t>
      </w:r>
      <w:r w:rsidRPr="00AB1781">
        <w:t xml:space="preserve"> </w:t>
      </w:r>
      <w:r w:rsidR="001040C8" w:rsidRPr="00AB1781">
        <w:t>are</w:t>
      </w:r>
      <w:r w:rsidRPr="00AB1781">
        <w:t xml:space="preserve"> my strength and my refuge,</w:t>
      </w:r>
    </w:p>
    <w:p w14:paraId="2851D7E9" w14:textId="525264C7" w:rsidR="002D71F0" w:rsidRPr="00AB1781" w:rsidRDefault="002D71F0" w:rsidP="00906079">
      <w:pPr>
        <w:pStyle w:val="EnglishHangNoCoptic"/>
      </w:pPr>
      <w:r w:rsidRPr="00AB1781">
        <w:tab/>
        <w:t xml:space="preserve">and </w:t>
      </w:r>
      <w:r w:rsidR="00C1759A">
        <w:t xml:space="preserve">You will guide me and sustain me </w:t>
      </w:r>
    </w:p>
    <w:p w14:paraId="66D4C7A8" w14:textId="0D08BA70" w:rsidR="002D71F0" w:rsidRPr="00AB1781" w:rsidRDefault="002D71F0" w:rsidP="00906079">
      <w:pPr>
        <w:pStyle w:val="EnglishHangEndNoCoptic"/>
      </w:pPr>
      <w:r w:rsidRPr="00AB1781">
        <w:tab/>
      </w:r>
      <w:r w:rsidR="00C1759A">
        <w:t>f</w:t>
      </w:r>
      <w:r w:rsidR="00C1759A" w:rsidRPr="00AB1781">
        <w:t xml:space="preserve">or </w:t>
      </w:r>
      <w:r w:rsidR="00C1759A">
        <w:t>Your</w:t>
      </w:r>
      <w:r w:rsidR="00C1759A" w:rsidRPr="00AB1781">
        <w:t xml:space="preserve"> Name’s sake</w:t>
      </w:r>
      <w:r w:rsidRPr="00AB1781">
        <w:t>.</w:t>
      </w:r>
    </w:p>
    <w:p w14:paraId="0BFC52D9" w14:textId="3E97ADB7" w:rsidR="002D71F0" w:rsidRPr="00AB1781" w:rsidRDefault="002D71F0" w:rsidP="00906079">
      <w:pPr>
        <w:pStyle w:val="EnglishHangNoCoptic"/>
      </w:pPr>
      <w:r w:rsidRPr="00AB1781">
        <w:t xml:space="preserve">5 </w:t>
      </w:r>
      <w:r w:rsidR="001040C8">
        <w:t>You</w:t>
      </w:r>
      <w:r w:rsidRPr="00AB1781">
        <w:t xml:space="preserve"> </w:t>
      </w:r>
      <w:r w:rsidR="00C1759A">
        <w:t>will bring me out from this snare,</w:t>
      </w:r>
    </w:p>
    <w:p w14:paraId="6A030800" w14:textId="77777777" w:rsidR="002D71F0" w:rsidRPr="00AB1781" w:rsidRDefault="002D71F0" w:rsidP="00906079">
      <w:pPr>
        <w:pStyle w:val="EnglishHangNoCoptic"/>
      </w:pPr>
      <w:r w:rsidRPr="00AB1781">
        <w:tab/>
        <w:t>which they have hidden for me,</w:t>
      </w:r>
    </w:p>
    <w:p w14:paraId="1156D88C" w14:textId="77777777" w:rsidR="002D71F0" w:rsidRPr="00AB1781" w:rsidRDefault="002D71F0" w:rsidP="00906079">
      <w:pPr>
        <w:pStyle w:val="EnglishHangEndNoCoptic"/>
      </w:pPr>
      <w:r w:rsidRPr="00AB1781">
        <w:tab/>
        <w:t xml:space="preserve">for </w:t>
      </w:r>
      <w:r w:rsidR="001040C8">
        <w:t>You</w:t>
      </w:r>
      <w:r w:rsidRPr="00AB1781">
        <w:t xml:space="preserve"> </w:t>
      </w:r>
      <w:r w:rsidR="001040C8" w:rsidRPr="00AB1781">
        <w:t>are</w:t>
      </w:r>
      <w:r w:rsidRPr="00AB1781">
        <w:t xml:space="preserve"> my protector, O Lord.</w:t>
      </w:r>
    </w:p>
    <w:p w14:paraId="4BBE1F97" w14:textId="2C573313" w:rsidR="002D71F0" w:rsidRPr="00AB1781" w:rsidRDefault="00480956" w:rsidP="00906079">
      <w:pPr>
        <w:pStyle w:val="EnglishHangNoCoptic"/>
      </w:pPr>
      <w:r>
        <w:t xml:space="preserve">6 </w:t>
      </w:r>
      <w:r w:rsidR="002D71F0" w:rsidRPr="00AB1781">
        <w:t xml:space="preserve">I </w:t>
      </w:r>
      <w:r>
        <w:t xml:space="preserve">will </w:t>
      </w:r>
      <w:r w:rsidR="002D71F0" w:rsidRPr="00AB1781">
        <w:t>entrust my spirit</w:t>
      </w:r>
      <w:r>
        <w:t xml:space="preserve"> into Your hands</w:t>
      </w:r>
      <w:r w:rsidR="002D71F0" w:rsidRPr="00AB1781">
        <w:t>;</w:t>
      </w:r>
      <w:r w:rsidR="002D71F0" w:rsidRPr="00AB1781">
        <w:rPr>
          <w:rStyle w:val="FootnoteReference"/>
        </w:rPr>
        <w:footnoteReference w:id="167"/>
      </w:r>
    </w:p>
    <w:p w14:paraId="57CECE8D" w14:textId="7C94F6DC" w:rsidR="002D71F0" w:rsidRPr="00AB1781" w:rsidRDefault="002D71F0" w:rsidP="00906079">
      <w:pPr>
        <w:pStyle w:val="EnglishHangEndNoCoptic"/>
      </w:pPr>
      <w:r w:rsidRPr="00AB1781">
        <w:tab/>
      </w:r>
      <w:r w:rsidR="001040C8">
        <w:t>You</w:t>
      </w:r>
      <w:r w:rsidRPr="00AB1781">
        <w:t xml:space="preserve"> </w:t>
      </w:r>
      <w:r w:rsidR="00556387">
        <w:t>have</w:t>
      </w:r>
      <w:r w:rsidRPr="00AB1781">
        <w:t xml:space="preserve"> r</w:t>
      </w:r>
      <w:r w:rsidR="00C1759A">
        <w:t>edeemed me, O Lord God of truth.</w:t>
      </w:r>
    </w:p>
    <w:p w14:paraId="33D6EA3D" w14:textId="3CD6345D" w:rsidR="002D71F0" w:rsidRPr="00AB1781" w:rsidRDefault="002D71F0" w:rsidP="00906079">
      <w:pPr>
        <w:pStyle w:val="EnglishHangNoCoptic"/>
      </w:pPr>
      <w:r w:rsidRPr="00AB1781">
        <w:t xml:space="preserve">7 </w:t>
      </w:r>
      <w:r w:rsidR="001040C8">
        <w:t>You</w:t>
      </w:r>
      <w:r w:rsidRPr="00AB1781">
        <w:t xml:space="preserve"> </w:t>
      </w:r>
      <w:r w:rsidR="001040C8">
        <w:t>hate</w:t>
      </w:r>
      <w:r w:rsidRPr="00AB1781">
        <w:t xml:space="preserve"> those who observe empty </w:t>
      </w:r>
      <w:r w:rsidR="00C1759A">
        <w:t>vanities</w:t>
      </w:r>
      <w:r w:rsidRPr="00AB1781">
        <w:t>;</w:t>
      </w:r>
      <w:r w:rsidRPr="00AB1781">
        <w:rPr>
          <w:rStyle w:val="FootnoteReference"/>
        </w:rPr>
        <w:footnoteReference w:id="168"/>
      </w:r>
    </w:p>
    <w:p w14:paraId="56E4F908" w14:textId="23D552F4" w:rsidR="002D71F0" w:rsidRPr="00AB1781" w:rsidRDefault="002D71F0" w:rsidP="00906079">
      <w:pPr>
        <w:pStyle w:val="EnglishHangEndNoCoptic"/>
      </w:pPr>
      <w:r w:rsidRPr="00AB1781">
        <w:tab/>
        <w:t xml:space="preserve">but I </w:t>
      </w:r>
      <w:r w:rsidR="00C1759A">
        <w:t>hope</w:t>
      </w:r>
      <w:r w:rsidRPr="00AB1781">
        <w:t xml:space="preserve"> in the Lord.</w:t>
      </w:r>
    </w:p>
    <w:p w14:paraId="29327DB3" w14:textId="77777777" w:rsidR="002D71F0" w:rsidRPr="00AB1781" w:rsidRDefault="002D71F0" w:rsidP="00906079">
      <w:pPr>
        <w:pStyle w:val="EnglishHangNoCoptic"/>
      </w:pPr>
      <w:r w:rsidRPr="00AB1781">
        <w:t xml:space="preserve">8 I will rejoice and be glad in </w:t>
      </w:r>
      <w:r w:rsidR="00E570CB">
        <w:t>Your</w:t>
      </w:r>
      <w:r w:rsidRPr="00AB1781">
        <w:t xml:space="preserve"> mercy,</w:t>
      </w:r>
    </w:p>
    <w:p w14:paraId="110D150C" w14:textId="7E7CDCF3" w:rsidR="002D71F0" w:rsidRPr="00AB1781" w:rsidRDefault="002D71F0" w:rsidP="00906079">
      <w:pPr>
        <w:pStyle w:val="EnglishHangNoCoptic"/>
      </w:pPr>
      <w:r w:rsidRPr="00AB1781">
        <w:tab/>
        <w:t xml:space="preserve">for </w:t>
      </w:r>
      <w:r w:rsidR="001040C8">
        <w:t>You</w:t>
      </w:r>
      <w:r w:rsidRPr="00AB1781">
        <w:t xml:space="preserve"> </w:t>
      </w:r>
      <w:r w:rsidR="00556387">
        <w:t>have</w:t>
      </w:r>
      <w:r w:rsidRPr="00AB1781">
        <w:t xml:space="preserve"> regarded my </w:t>
      </w:r>
      <w:r w:rsidR="00C1759A">
        <w:t>humiliation;</w:t>
      </w:r>
    </w:p>
    <w:p w14:paraId="3DED18BE" w14:textId="3A046E0C" w:rsidR="002D71F0" w:rsidRPr="00AB1781" w:rsidRDefault="002D71F0" w:rsidP="00906079">
      <w:pPr>
        <w:pStyle w:val="EnglishHangEndNoCoptic"/>
      </w:pPr>
      <w:r w:rsidRPr="00AB1781">
        <w:tab/>
      </w:r>
      <w:r w:rsidR="00C1759A">
        <w:t>You</w:t>
      </w:r>
      <w:r w:rsidRPr="00AB1781">
        <w:t xml:space="preserve"> saved my soul from </w:t>
      </w:r>
      <w:r w:rsidR="00C1759A">
        <w:t>dire straits</w:t>
      </w:r>
      <w:r w:rsidR="00480956">
        <w:t>,</w:t>
      </w:r>
    </w:p>
    <w:p w14:paraId="4BDB1161" w14:textId="230EB63D" w:rsidR="002D71F0" w:rsidRPr="00AB1781" w:rsidRDefault="00480956" w:rsidP="00906079">
      <w:pPr>
        <w:pStyle w:val="EnglishHangNoCoptic"/>
      </w:pPr>
      <w:r>
        <w:t>9 a</w:t>
      </w:r>
      <w:r w:rsidR="002D71F0" w:rsidRPr="00AB1781">
        <w:t xml:space="preserve">nd </w:t>
      </w:r>
      <w:r w:rsidR="001040C8">
        <w:t>You</w:t>
      </w:r>
      <w:r w:rsidR="002D71F0" w:rsidRPr="00AB1781">
        <w:t xml:space="preserve"> </w:t>
      </w:r>
      <w:r w:rsidR="00556387">
        <w:t>have</w:t>
      </w:r>
      <w:r w:rsidR="002D71F0" w:rsidRPr="00AB1781">
        <w:t xml:space="preserve"> not </w:t>
      </w:r>
      <w:r w:rsidR="00542DE2">
        <w:t>imprisoned me</w:t>
      </w:r>
    </w:p>
    <w:p w14:paraId="2E36A6B5" w14:textId="1C5B1F28" w:rsidR="002D71F0" w:rsidRPr="00AB1781" w:rsidRDefault="002D71F0" w:rsidP="00906079">
      <w:pPr>
        <w:pStyle w:val="EnglishHangNoCoptic"/>
      </w:pPr>
      <w:r w:rsidRPr="00AB1781">
        <w:tab/>
        <w:t xml:space="preserve">in the hands of </w:t>
      </w:r>
      <w:r w:rsidR="00480956">
        <w:t>the enemy</w:t>
      </w:r>
      <w:r w:rsidRPr="00AB1781">
        <w:t>,</w:t>
      </w:r>
    </w:p>
    <w:p w14:paraId="01A639E3" w14:textId="77777777" w:rsidR="002D71F0" w:rsidRPr="00906079" w:rsidRDefault="002D71F0" w:rsidP="00906079">
      <w:pPr>
        <w:pStyle w:val="EnglishHangEndNoCoptic"/>
      </w:pPr>
      <w:r w:rsidRPr="00AB1781">
        <w:tab/>
        <w:t xml:space="preserve">but </w:t>
      </w:r>
      <w:r w:rsidR="00556387">
        <w:t>have</w:t>
      </w:r>
      <w:r w:rsidRPr="00AB1781">
        <w:t xml:space="preserve"> set my feet in fields of freedom.</w:t>
      </w:r>
    </w:p>
    <w:p w14:paraId="61075B8E" w14:textId="77777777" w:rsidR="002D71F0" w:rsidRPr="00AB1781" w:rsidRDefault="002D71F0" w:rsidP="00906079">
      <w:pPr>
        <w:pStyle w:val="EnglishHangNoCoptic"/>
      </w:pPr>
      <w:r w:rsidRPr="00AB1781">
        <w:t>10 Have mercy on me, O Lord,</w:t>
      </w:r>
    </w:p>
    <w:p w14:paraId="7250493A" w14:textId="747CBBA9" w:rsidR="002D71F0" w:rsidRPr="00AB1781" w:rsidRDefault="002D71F0" w:rsidP="00906079">
      <w:pPr>
        <w:pStyle w:val="EnglishHangNoCoptic"/>
      </w:pPr>
      <w:r w:rsidRPr="00AB1781">
        <w:tab/>
        <w:t xml:space="preserve">for I am </w:t>
      </w:r>
      <w:r w:rsidR="005F7989">
        <w:t>afflicted</w:t>
      </w:r>
      <w:r w:rsidRPr="00AB1781">
        <w:t>;</w:t>
      </w:r>
    </w:p>
    <w:p w14:paraId="0D1617EE" w14:textId="77777777" w:rsidR="002D71F0" w:rsidRPr="00AB1781" w:rsidRDefault="002D71F0" w:rsidP="00906079">
      <w:pPr>
        <w:pStyle w:val="EnglishHangNoCoptic"/>
      </w:pPr>
      <w:r w:rsidRPr="00AB1781">
        <w:tab/>
        <w:t>my eye is troubled with anger,</w:t>
      </w:r>
    </w:p>
    <w:p w14:paraId="23A0C1A1" w14:textId="3A164128" w:rsidR="002D71F0" w:rsidRPr="00AB1781" w:rsidRDefault="002D71F0" w:rsidP="00906079">
      <w:pPr>
        <w:pStyle w:val="EnglishHangEndNoCoptic"/>
      </w:pPr>
      <w:r w:rsidRPr="00AB1781">
        <w:tab/>
      </w:r>
      <w:r w:rsidR="005F7989">
        <w:t xml:space="preserve">so are </w:t>
      </w:r>
      <w:r w:rsidRPr="00AB1781">
        <w:t>my soul and my body.</w:t>
      </w:r>
    </w:p>
    <w:p w14:paraId="693111DB" w14:textId="7335FD30" w:rsidR="002D71F0" w:rsidRPr="00AB1781" w:rsidRDefault="002D71F0" w:rsidP="00906079">
      <w:pPr>
        <w:pStyle w:val="EnglishHangNoCoptic"/>
      </w:pPr>
      <w:r w:rsidRPr="00AB1781">
        <w:lastRenderedPageBreak/>
        <w:t xml:space="preserve">11 For my life is </w:t>
      </w:r>
      <w:r w:rsidR="009E3E9E">
        <w:t>wasted</w:t>
      </w:r>
      <w:r w:rsidRPr="00AB1781">
        <w:t xml:space="preserve"> with grief</w:t>
      </w:r>
    </w:p>
    <w:p w14:paraId="1A86ECA2" w14:textId="77777777" w:rsidR="002D71F0" w:rsidRPr="00AB1781" w:rsidRDefault="002D71F0" w:rsidP="00906079">
      <w:pPr>
        <w:pStyle w:val="EnglishHangNoCoptic"/>
      </w:pPr>
      <w:r w:rsidRPr="00AB1781">
        <w:tab/>
        <w:t>and my years with sighing;</w:t>
      </w:r>
    </w:p>
    <w:p w14:paraId="4530AFCF" w14:textId="77777777" w:rsidR="002D71F0" w:rsidRPr="00AB1781" w:rsidRDefault="002D71F0" w:rsidP="00906079">
      <w:pPr>
        <w:pStyle w:val="EnglishHangNoCoptic"/>
      </w:pPr>
      <w:r w:rsidRPr="00AB1781">
        <w:tab/>
        <w:t>my strength has weakened from poverty,</w:t>
      </w:r>
    </w:p>
    <w:p w14:paraId="77D57170" w14:textId="77777777" w:rsidR="002D71F0" w:rsidRPr="00AB1781" w:rsidRDefault="002D71F0" w:rsidP="00906079">
      <w:pPr>
        <w:pStyle w:val="EnglishHangEndNoCoptic"/>
      </w:pPr>
      <w:r w:rsidRPr="00AB1781">
        <w:tab/>
        <w:t>and my bones are troubled.</w:t>
      </w:r>
    </w:p>
    <w:p w14:paraId="526DBC57" w14:textId="77777777" w:rsidR="002D71F0" w:rsidRPr="00AB1781" w:rsidRDefault="002D71F0" w:rsidP="00906079">
      <w:pPr>
        <w:pStyle w:val="EnglishHangNoCoptic"/>
      </w:pPr>
      <w:r w:rsidRPr="00AB1781">
        <w:t>12 I have become a reproach among all my enemies,</w:t>
      </w:r>
    </w:p>
    <w:p w14:paraId="56DF29C0" w14:textId="77777777" w:rsidR="002D71F0" w:rsidRPr="00AB1781" w:rsidRDefault="002D71F0" w:rsidP="00906079">
      <w:pPr>
        <w:pStyle w:val="EnglishHangNoCoptic"/>
      </w:pPr>
      <w:r w:rsidRPr="00AB1781">
        <w:tab/>
        <w:t>and especially among my neighbours,</w:t>
      </w:r>
    </w:p>
    <w:p w14:paraId="4A5183EA" w14:textId="77777777" w:rsidR="002D71F0" w:rsidRPr="00AB1781" w:rsidRDefault="002D71F0" w:rsidP="00906079">
      <w:pPr>
        <w:pStyle w:val="EnglishHangNoCoptic"/>
      </w:pPr>
      <w:r w:rsidRPr="00AB1781">
        <w:tab/>
        <w:t>and a horror to my acquaintances;</w:t>
      </w:r>
    </w:p>
    <w:p w14:paraId="343E87B1" w14:textId="228D921A" w:rsidR="002D71F0" w:rsidRPr="00AB1781" w:rsidRDefault="002D71F0" w:rsidP="00906079">
      <w:pPr>
        <w:pStyle w:val="EnglishHangEndNoCoptic"/>
      </w:pPr>
      <w:r w:rsidRPr="00AB1781">
        <w:tab/>
        <w:t xml:space="preserve">those who see me outside </w:t>
      </w:r>
      <w:r w:rsidR="009E3E9E">
        <w:t>fled from</w:t>
      </w:r>
      <w:r w:rsidRPr="00AB1781">
        <w:t xml:space="preserve"> me.</w:t>
      </w:r>
    </w:p>
    <w:p w14:paraId="5DE8696A" w14:textId="77777777" w:rsidR="002D71F0" w:rsidRPr="00AB1781" w:rsidRDefault="002D71F0" w:rsidP="00906079">
      <w:pPr>
        <w:pStyle w:val="EnglishHangNoCoptic"/>
      </w:pPr>
      <w:r w:rsidRPr="00AB1781">
        <w:t>13 I am forgotten like a buried corpse;</w:t>
      </w:r>
    </w:p>
    <w:p w14:paraId="3820F8BA" w14:textId="77777777" w:rsidR="002D71F0" w:rsidRPr="00AB1781" w:rsidRDefault="002D71F0" w:rsidP="00906079">
      <w:pPr>
        <w:pStyle w:val="EnglishHangEndNoCoptic"/>
      </w:pPr>
      <w:r w:rsidRPr="00AB1781">
        <w:tab/>
        <w:t>I am become like a broken pitcher.</w:t>
      </w:r>
    </w:p>
    <w:p w14:paraId="63F2BCA7" w14:textId="09ECA2EF" w:rsidR="002D71F0" w:rsidRPr="00AB1781" w:rsidRDefault="002D71F0" w:rsidP="00906079">
      <w:pPr>
        <w:pStyle w:val="EnglishHangNoCoptic"/>
      </w:pPr>
      <w:r w:rsidRPr="00AB1781">
        <w:t>14 For I hear</w:t>
      </w:r>
      <w:r w:rsidR="00480956">
        <w:t>d</w:t>
      </w:r>
      <w:r w:rsidRPr="00AB1781">
        <w:t xml:space="preserve"> the blame</w:t>
      </w:r>
      <w:r w:rsidR="00237BCB">
        <w:rPr>
          <w:rStyle w:val="FootnoteReference"/>
        </w:rPr>
        <w:footnoteReference w:id="169"/>
      </w:r>
      <w:r w:rsidRPr="00AB1781">
        <w:t xml:space="preserve"> of many</w:t>
      </w:r>
    </w:p>
    <w:p w14:paraId="723C3EA3" w14:textId="3F89289E" w:rsidR="002D71F0" w:rsidRPr="00AB1781" w:rsidRDefault="002D71F0" w:rsidP="00906079">
      <w:pPr>
        <w:pStyle w:val="EnglishHangNoCoptic"/>
      </w:pPr>
      <w:r w:rsidRPr="00AB1781">
        <w:tab/>
        <w:t xml:space="preserve">who hover </w:t>
      </w:r>
      <w:r w:rsidR="000768DF">
        <w:t>a</w:t>
      </w:r>
      <w:r w:rsidRPr="00AB1781">
        <w:t>round me,</w:t>
      </w:r>
    </w:p>
    <w:p w14:paraId="0C3BE99B" w14:textId="4ADE024F" w:rsidR="002D71F0" w:rsidRPr="00AB1781" w:rsidRDefault="002D71F0" w:rsidP="00906079">
      <w:pPr>
        <w:pStyle w:val="EnglishHangNoCoptic"/>
      </w:pPr>
      <w:r w:rsidRPr="00AB1781">
        <w:tab/>
        <w:t xml:space="preserve">as they </w:t>
      </w:r>
      <w:r w:rsidR="00480956">
        <w:t>gathered</w:t>
      </w:r>
      <w:r w:rsidRPr="00AB1781">
        <w:t xml:space="preserve"> together against me</w:t>
      </w:r>
    </w:p>
    <w:p w14:paraId="717D927B" w14:textId="6D59F08A" w:rsidR="002D71F0" w:rsidRPr="00AB1781" w:rsidRDefault="002D71F0" w:rsidP="00906079">
      <w:pPr>
        <w:pStyle w:val="EnglishHangEndNoCoptic"/>
      </w:pPr>
      <w:r w:rsidRPr="00AB1781">
        <w:tab/>
        <w:t>and plot</w:t>
      </w:r>
      <w:r w:rsidR="00480956">
        <w:t>ted</w:t>
      </w:r>
      <w:r w:rsidRPr="00AB1781">
        <w:t xml:space="preserve"> to take my life.</w:t>
      </w:r>
    </w:p>
    <w:p w14:paraId="79697B35" w14:textId="4C83A361" w:rsidR="002D71F0" w:rsidRPr="00AB1781" w:rsidRDefault="002D71F0" w:rsidP="00906079">
      <w:pPr>
        <w:pStyle w:val="EnglishHangNoCoptic"/>
      </w:pPr>
      <w:r w:rsidRPr="00AB1781">
        <w:t>15 But</w:t>
      </w:r>
      <w:r w:rsidR="000768DF">
        <w:t xml:space="preserve"> as for me,</w:t>
      </w:r>
      <w:r w:rsidRPr="00AB1781">
        <w:t xml:space="preserve"> I </w:t>
      </w:r>
      <w:r w:rsidR="00480956">
        <w:t>hope</w:t>
      </w:r>
      <w:r w:rsidRPr="00AB1781">
        <w:t xml:space="preserve"> in </w:t>
      </w:r>
      <w:r w:rsidR="001040C8">
        <w:t>You</w:t>
      </w:r>
      <w:r w:rsidR="00480956">
        <w:t>, O Lord;</w:t>
      </w:r>
    </w:p>
    <w:p w14:paraId="5EA88A47" w14:textId="4639A98C" w:rsidR="002D71F0" w:rsidRPr="00AB1781" w:rsidRDefault="00480956" w:rsidP="00906079">
      <w:pPr>
        <w:pStyle w:val="EnglishHangEndNoCoptic"/>
      </w:pPr>
      <w:r>
        <w:tab/>
        <w:t>I said, “</w:t>
      </w:r>
      <w:r w:rsidR="001040C8">
        <w:t>You</w:t>
      </w:r>
      <w:r w:rsidR="002D71F0" w:rsidRPr="00AB1781">
        <w:t xml:space="preserve"> </w:t>
      </w:r>
      <w:r w:rsidR="001040C8" w:rsidRPr="00AB1781">
        <w:t>are</w:t>
      </w:r>
      <w:r>
        <w:t xml:space="preserve"> my God.”</w:t>
      </w:r>
    </w:p>
    <w:p w14:paraId="02CDA089" w14:textId="77777777" w:rsidR="002D71F0" w:rsidRPr="00AB1781" w:rsidRDefault="002D71F0" w:rsidP="00906079">
      <w:pPr>
        <w:pStyle w:val="EnglishHangNoCoptic"/>
      </w:pPr>
      <w:r w:rsidRPr="00AB1781">
        <w:t xml:space="preserve">16 My life is in </w:t>
      </w:r>
      <w:r w:rsidR="00E570CB">
        <w:t>Your</w:t>
      </w:r>
      <w:r w:rsidRPr="00AB1781">
        <w:t xml:space="preserve"> hands.</w:t>
      </w:r>
    </w:p>
    <w:p w14:paraId="259459F9" w14:textId="5A8990EA" w:rsidR="002D71F0" w:rsidRPr="00AB1781" w:rsidRDefault="002D71F0" w:rsidP="00906079">
      <w:pPr>
        <w:pStyle w:val="EnglishHangNoCoptic"/>
      </w:pPr>
      <w:r w:rsidRPr="00AB1781">
        <w:tab/>
        <w:t>Deliver me from the hand of my enemies</w:t>
      </w:r>
      <w:r w:rsidR="000768DF">
        <w:t>,</w:t>
      </w:r>
    </w:p>
    <w:p w14:paraId="474C73C2" w14:textId="77777777" w:rsidR="002D71F0" w:rsidRPr="00AB1781" w:rsidRDefault="002D71F0" w:rsidP="00906079">
      <w:pPr>
        <w:pStyle w:val="EnglishHangEndNoCoptic"/>
      </w:pPr>
      <w:r w:rsidRPr="00AB1781">
        <w:tab/>
        <w:t>and from those who persecute me.</w:t>
      </w:r>
    </w:p>
    <w:p w14:paraId="5B01C333" w14:textId="5CC1FB65" w:rsidR="002D71F0" w:rsidRPr="00AB1781" w:rsidRDefault="002D71F0" w:rsidP="00906079">
      <w:pPr>
        <w:pStyle w:val="EnglishHangNoCoptic"/>
      </w:pPr>
      <w:r w:rsidRPr="00AB1781">
        <w:t xml:space="preserve">17 </w:t>
      </w:r>
      <w:r w:rsidR="00480956">
        <w:t>Sine</w:t>
      </w:r>
      <w:r w:rsidRPr="00AB1781">
        <w:t xml:space="preserve"> </w:t>
      </w:r>
      <w:r w:rsidR="00E570CB">
        <w:t>Your</w:t>
      </w:r>
      <w:r w:rsidRPr="00AB1781">
        <w:t xml:space="preserve"> face </w:t>
      </w:r>
      <w:r w:rsidR="00480956">
        <w:t>up</w:t>
      </w:r>
      <w:r w:rsidRPr="00AB1781">
        <w:t xml:space="preserve">on </w:t>
      </w:r>
      <w:r w:rsidR="00E570CB">
        <w:t>Your</w:t>
      </w:r>
      <w:r w:rsidRPr="00AB1781">
        <w:t xml:space="preserve"> servant;</w:t>
      </w:r>
    </w:p>
    <w:p w14:paraId="6DAA60AE" w14:textId="77777777" w:rsidR="002D71F0" w:rsidRPr="00AB1781" w:rsidRDefault="002D71F0" w:rsidP="00906079">
      <w:pPr>
        <w:pStyle w:val="EnglishHangEndNoCoptic"/>
      </w:pPr>
      <w:r w:rsidRPr="00AB1781">
        <w:tab/>
        <w:t xml:space="preserve">save me in </w:t>
      </w:r>
      <w:r w:rsidR="00E570CB">
        <w:t>Your</w:t>
      </w:r>
      <w:r w:rsidRPr="00AB1781">
        <w:t xml:space="preserve"> mercy.</w:t>
      </w:r>
    </w:p>
    <w:p w14:paraId="3C4BD54B" w14:textId="3C5AE8D3" w:rsidR="002D71F0" w:rsidRPr="00AB1781" w:rsidRDefault="002D71F0" w:rsidP="00906079">
      <w:pPr>
        <w:pStyle w:val="EnglishHangNoCoptic"/>
      </w:pPr>
      <w:r w:rsidRPr="00AB1781">
        <w:t xml:space="preserve">18 O Lord, </w:t>
      </w:r>
      <w:r w:rsidR="000768DF">
        <w:t>m</w:t>
      </w:r>
      <w:r w:rsidR="00480956">
        <w:t>a</w:t>
      </w:r>
      <w:r w:rsidR="000768DF">
        <w:t>y I not be put to shame</w:t>
      </w:r>
      <w:r w:rsidRPr="00AB1781">
        <w:t>,</w:t>
      </w:r>
    </w:p>
    <w:p w14:paraId="44426F3E" w14:textId="77777777" w:rsidR="002D71F0" w:rsidRPr="00AB1781" w:rsidRDefault="002D71F0" w:rsidP="00906079">
      <w:pPr>
        <w:pStyle w:val="EnglishHangNoCoptic"/>
      </w:pPr>
      <w:r w:rsidRPr="00AB1781">
        <w:tab/>
        <w:t xml:space="preserve">for I call upon </w:t>
      </w:r>
      <w:r w:rsidR="001040C8">
        <w:t>You</w:t>
      </w:r>
      <w:r w:rsidRPr="00AB1781">
        <w:t>.</w:t>
      </w:r>
    </w:p>
    <w:p w14:paraId="43B284ED" w14:textId="3BC4300B" w:rsidR="002D71F0" w:rsidRPr="00AB1781" w:rsidRDefault="002D71F0" w:rsidP="00906079">
      <w:pPr>
        <w:pStyle w:val="EnglishHangNoCoptic"/>
      </w:pPr>
      <w:r w:rsidRPr="00AB1781">
        <w:tab/>
        <w:t xml:space="preserve">Let the </w:t>
      </w:r>
      <w:r w:rsidR="00480956">
        <w:t>ungoldy</w:t>
      </w:r>
      <w:r w:rsidRPr="00AB1781">
        <w:t xml:space="preserve"> be </w:t>
      </w:r>
      <w:r w:rsidR="000768DF">
        <w:t>ashamed,</w:t>
      </w:r>
    </w:p>
    <w:p w14:paraId="32A2450D" w14:textId="6C73F3DB" w:rsidR="002D71F0" w:rsidRPr="00AB1781" w:rsidRDefault="002D71F0" w:rsidP="00906079">
      <w:pPr>
        <w:pStyle w:val="EnglishHangEndNoCoptic"/>
      </w:pPr>
      <w:r w:rsidRPr="00AB1781">
        <w:tab/>
        <w:t xml:space="preserve">and brought down to </w:t>
      </w:r>
      <w:r w:rsidR="00480956">
        <w:t>H</w:t>
      </w:r>
      <w:r w:rsidR="000768DF">
        <w:t>ades</w:t>
      </w:r>
      <w:r w:rsidRPr="00AB1781">
        <w:t>.</w:t>
      </w:r>
    </w:p>
    <w:p w14:paraId="163FCC1B" w14:textId="51BDB699" w:rsidR="002D71F0" w:rsidRPr="00AB1781" w:rsidRDefault="002D71F0" w:rsidP="00906079">
      <w:pPr>
        <w:pStyle w:val="EnglishHangNoCoptic"/>
      </w:pPr>
      <w:r w:rsidRPr="00AB1781">
        <w:t>19 Let lying lips be</w:t>
      </w:r>
      <w:r w:rsidR="000768DF">
        <w:t>come</w:t>
      </w:r>
      <w:r w:rsidRPr="00AB1781">
        <w:t xml:space="preserve"> </w:t>
      </w:r>
      <w:r w:rsidR="000768DF">
        <w:t>speechless,</w:t>
      </w:r>
    </w:p>
    <w:p w14:paraId="2885ED1E" w14:textId="4DB33502" w:rsidR="002D71F0" w:rsidRPr="00AB1781" w:rsidRDefault="002D71F0" w:rsidP="00906079">
      <w:pPr>
        <w:pStyle w:val="EnglishHangNoCoptic"/>
      </w:pPr>
      <w:r w:rsidRPr="00AB1781">
        <w:tab/>
      </w:r>
      <w:r w:rsidR="000768DF">
        <w:t>when they speak</w:t>
      </w:r>
      <w:r w:rsidRPr="00AB1781">
        <w:t xml:space="preserve"> iniquity against the righteous</w:t>
      </w:r>
    </w:p>
    <w:p w14:paraId="34E6726A" w14:textId="36A44C73" w:rsidR="002D71F0" w:rsidRPr="00AB1781" w:rsidRDefault="00480956" w:rsidP="00906079">
      <w:pPr>
        <w:pStyle w:val="EnglishHangEndNoCoptic"/>
      </w:pPr>
      <w:r>
        <w:tab/>
        <w:t>with</w:t>
      </w:r>
      <w:r w:rsidR="002D71F0" w:rsidRPr="00AB1781">
        <w:t xml:space="preserve"> </w:t>
      </w:r>
      <w:r>
        <w:t>arrogance</w:t>
      </w:r>
      <w:r w:rsidR="002D71F0" w:rsidRPr="00AB1781">
        <w:t xml:space="preserve"> and contempt.</w:t>
      </w:r>
    </w:p>
    <w:p w14:paraId="07C0102C" w14:textId="6D55FD08" w:rsidR="002D71F0" w:rsidRPr="00AB1781" w:rsidRDefault="000768DF" w:rsidP="00906079">
      <w:pPr>
        <w:pStyle w:val="EnglishHangNoCoptic"/>
      </w:pPr>
      <w:r>
        <w:t>20 H</w:t>
      </w:r>
      <w:r w:rsidR="002D71F0" w:rsidRPr="00AB1781">
        <w:t xml:space="preserve">ow great is </w:t>
      </w:r>
      <w:r w:rsidR="00E570CB">
        <w:t>Your</w:t>
      </w:r>
      <w:r w:rsidR="002D71F0" w:rsidRPr="00AB1781">
        <w:t xml:space="preserve"> infinite goodness, O Lord,</w:t>
      </w:r>
      <w:r w:rsidR="002D71F0" w:rsidRPr="00AB1781">
        <w:rPr>
          <w:rStyle w:val="FootnoteReference"/>
        </w:rPr>
        <w:footnoteReference w:id="170"/>
      </w:r>
    </w:p>
    <w:p w14:paraId="6E391C48" w14:textId="08B716E5" w:rsidR="002D71F0" w:rsidRPr="00AB1781" w:rsidRDefault="002D71F0" w:rsidP="00906079">
      <w:pPr>
        <w:pStyle w:val="EnglishHangNoCoptic"/>
      </w:pPr>
      <w:r w:rsidRPr="00AB1781">
        <w:tab/>
        <w:t xml:space="preserve">which </w:t>
      </w:r>
      <w:r w:rsidR="001040C8">
        <w:t>You</w:t>
      </w:r>
      <w:r w:rsidRPr="00AB1781">
        <w:t xml:space="preserve"> </w:t>
      </w:r>
      <w:r w:rsidR="00556387">
        <w:t>have</w:t>
      </w:r>
      <w:r w:rsidRPr="00AB1781">
        <w:t xml:space="preserve"> hidden for those who fear </w:t>
      </w:r>
      <w:r w:rsidR="001040C8">
        <w:t>You</w:t>
      </w:r>
      <w:r w:rsidR="000768DF">
        <w:t>,</w:t>
      </w:r>
    </w:p>
    <w:p w14:paraId="1FFEEE1E" w14:textId="75AC2297" w:rsidR="002D71F0" w:rsidRPr="00AB1781" w:rsidRDefault="002D71F0" w:rsidP="00906079">
      <w:pPr>
        <w:pStyle w:val="EnglishHangNoCoptic"/>
      </w:pPr>
      <w:r w:rsidRPr="00AB1781">
        <w:tab/>
        <w:t xml:space="preserve">and </w:t>
      </w:r>
      <w:r w:rsidR="000768DF">
        <w:t>which You work</w:t>
      </w:r>
      <w:r w:rsidRPr="00AB1781">
        <w:t xml:space="preserve"> for those who </w:t>
      </w:r>
      <w:r w:rsidR="00480956">
        <w:t>hope</w:t>
      </w:r>
      <w:r w:rsidRPr="00AB1781">
        <w:t xml:space="preserve"> in </w:t>
      </w:r>
      <w:r w:rsidR="001040C8">
        <w:t>You</w:t>
      </w:r>
      <w:r w:rsidR="000768DF">
        <w:t>,</w:t>
      </w:r>
    </w:p>
    <w:p w14:paraId="1201C766" w14:textId="77777777" w:rsidR="002D71F0" w:rsidRPr="00906079" w:rsidRDefault="002D71F0" w:rsidP="00906079">
      <w:pPr>
        <w:pStyle w:val="EnglishHangEndNoCoptic"/>
      </w:pPr>
      <w:r w:rsidRPr="00AB1781">
        <w:tab/>
        <w:t>before the sons of men!</w:t>
      </w:r>
    </w:p>
    <w:p w14:paraId="694B4701" w14:textId="4CCE847B" w:rsidR="002D71F0" w:rsidRPr="00AB1781" w:rsidRDefault="002D71F0" w:rsidP="00906079">
      <w:pPr>
        <w:pStyle w:val="EnglishHangNoCoptic"/>
      </w:pPr>
      <w:r w:rsidRPr="00AB1781">
        <w:lastRenderedPageBreak/>
        <w:t xml:space="preserve">21 </w:t>
      </w:r>
      <w:r w:rsidR="001040C8">
        <w:t>You</w:t>
      </w:r>
      <w:r w:rsidRPr="00AB1781">
        <w:t xml:space="preserve"> </w:t>
      </w:r>
      <w:r w:rsidR="00480956">
        <w:t xml:space="preserve">will </w:t>
      </w:r>
      <w:r w:rsidR="001040C8">
        <w:t>hide</w:t>
      </w:r>
      <w:r w:rsidRPr="00AB1781">
        <w:t xml:space="preserve"> them in the </w:t>
      </w:r>
      <w:r w:rsidR="00C12C57">
        <w:t>secret place</w:t>
      </w:r>
      <w:r w:rsidRPr="00AB1781">
        <w:t xml:space="preserve"> of </w:t>
      </w:r>
      <w:r w:rsidR="00E570CB">
        <w:t>Your</w:t>
      </w:r>
      <w:r w:rsidRPr="00AB1781">
        <w:t xml:space="preserve"> presence</w:t>
      </w:r>
      <w:r w:rsidR="00C12C57">
        <w:t>,</w:t>
      </w:r>
    </w:p>
    <w:p w14:paraId="07EFDEFD" w14:textId="7A0F604F" w:rsidR="002D71F0" w:rsidRPr="00AB1781" w:rsidRDefault="002D71F0" w:rsidP="00906079">
      <w:pPr>
        <w:pStyle w:val="EnglishHangNoCoptic"/>
      </w:pPr>
      <w:r w:rsidRPr="00AB1781">
        <w:tab/>
      </w:r>
      <w:r w:rsidR="00C12C57">
        <w:t xml:space="preserve">free </w:t>
      </w:r>
      <w:r w:rsidRPr="00AB1781">
        <w:t>from the disturbance of men;</w:t>
      </w:r>
    </w:p>
    <w:p w14:paraId="184A396C" w14:textId="2EADDD27" w:rsidR="002D71F0" w:rsidRPr="00AB1781" w:rsidRDefault="002D71F0" w:rsidP="00906079">
      <w:pPr>
        <w:pStyle w:val="EnglishHangNoCoptic"/>
      </w:pPr>
      <w:r w:rsidRPr="00AB1781">
        <w:tab/>
      </w:r>
      <w:r w:rsidR="001040C8">
        <w:t>You</w:t>
      </w:r>
      <w:r w:rsidRPr="00AB1781">
        <w:t xml:space="preserve"> </w:t>
      </w:r>
      <w:r w:rsidR="00E87C17">
        <w:t xml:space="preserve">will </w:t>
      </w:r>
      <w:r w:rsidR="001040C8">
        <w:t>shelter</w:t>
      </w:r>
      <w:r w:rsidRPr="00AB1781">
        <w:t xml:space="preserve"> them in </w:t>
      </w:r>
      <w:r w:rsidR="00E570CB">
        <w:t>Your</w:t>
      </w:r>
      <w:r w:rsidRPr="00AB1781">
        <w:t xml:space="preserve"> </w:t>
      </w:r>
      <w:r w:rsidR="00C12C57">
        <w:t>tabernacle</w:t>
      </w:r>
    </w:p>
    <w:p w14:paraId="7289AFD6" w14:textId="77777777" w:rsidR="002D71F0" w:rsidRPr="00AB1781" w:rsidRDefault="002D71F0" w:rsidP="00906079">
      <w:pPr>
        <w:pStyle w:val="EnglishHangEndNoCoptic"/>
      </w:pPr>
      <w:r w:rsidRPr="00AB1781">
        <w:tab/>
        <w:t>from the strife of tongues.</w:t>
      </w:r>
    </w:p>
    <w:p w14:paraId="272B8926" w14:textId="77777777" w:rsidR="002D71F0" w:rsidRPr="00AB1781" w:rsidRDefault="002D71F0" w:rsidP="00906079">
      <w:pPr>
        <w:pStyle w:val="EnglishHangNoCoptic"/>
      </w:pPr>
      <w:r w:rsidRPr="00AB1781">
        <w:t>22 Blessed is the Lord,</w:t>
      </w:r>
    </w:p>
    <w:p w14:paraId="4C393991" w14:textId="77777777" w:rsidR="002D71F0" w:rsidRPr="00AB1781" w:rsidRDefault="002D71F0" w:rsidP="00906079">
      <w:pPr>
        <w:pStyle w:val="EnglishHangNoCoptic"/>
      </w:pPr>
      <w:r w:rsidRPr="00AB1781">
        <w:tab/>
        <w:t>for He has shown the wonder of His mercy</w:t>
      </w:r>
    </w:p>
    <w:p w14:paraId="4A624372" w14:textId="77777777" w:rsidR="002D71F0" w:rsidRPr="00AB1781" w:rsidRDefault="002D71F0" w:rsidP="00906079">
      <w:pPr>
        <w:pStyle w:val="EnglishHangEndNoCoptic"/>
      </w:pPr>
      <w:r w:rsidRPr="00AB1781">
        <w:tab/>
        <w:t>in a besieged city.</w:t>
      </w:r>
    </w:p>
    <w:p w14:paraId="36C2491A" w14:textId="2D922C08" w:rsidR="002D71F0" w:rsidRPr="00AB1781" w:rsidRDefault="002D71F0" w:rsidP="00906079">
      <w:pPr>
        <w:pStyle w:val="EnglishHangNoCoptic"/>
      </w:pPr>
      <w:r w:rsidRPr="00AB1781">
        <w:t xml:space="preserve">23 Yet I said in my </w:t>
      </w:r>
      <w:r w:rsidR="00110257">
        <w:t>alarm</w:t>
      </w:r>
      <w:r w:rsidR="00110257">
        <w:rPr>
          <w:rStyle w:val="FootnoteReference"/>
        </w:rPr>
        <w:footnoteReference w:id="171"/>
      </w:r>
      <w:r w:rsidRPr="00AB1781">
        <w:t>:</w:t>
      </w:r>
    </w:p>
    <w:p w14:paraId="567B385F" w14:textId="31133FDE" w:rsidR="002D71F0" w:rsidRPr="00AB1781" w:rsidRDefault="00110257" w:rsidP="00906079">
      <w:pPr>
        <w:pStyle w:val="EnglishHangNoCoptic"/>
      </w:pPr>
      <w:r>
        <w:tab/>
        <w:t>“I have been cast from before Your eyes.”</w:t>
      </w:r>
      <w:r w:rsidR="002D71F0" w:rsidRPr="00AB1781">
        <w:rPr>
          <w:rStyle w:val="FootnoteReference"/>
        </w:rPr>
        <w:footnoteReference w:id="172"/>
      </w:r>
    </w:p>
    <w:p w14:paraId="502E6AC1" w14:textId="458DF8D0" w:rsidR="002D71F0" w:rsidRPr="00AB1781" w:rsidRDefault="002D71F0" w:rsidP="00906079">
      <w:pPr>
        <w:pStyle w:val="EnglishHangNoCoptic"/>
      </w:pPr>
      <w:r w:rsidRPr="00AB1781">
        <w:tab/>
      </w:r>
      <w:r w:rsidR="00110257">
        <w:t>Therefore You heard</w:t>
      </w:r>
      <w:r w:rsidRPr="00AB1781">
        <w:t xml:space="preserve"> the voice of my </w:t>
      </w:r>
      <w:r w:rsidR="00E87C17">
        <w:t>supplication</w:t>
      </w:r>
    </w:p>
    <w:p w14:paraId="1FC24A94" w14:textId="77777777" w:rsidR="002D71F0" w:rsidRPr="00AB1781" w:rsidRDefault="002D71F0" w:rsidP="00906079">
      <w:pPr>
        <w:pStyle w:val="EnglishHangEndNoCoptic"/>
      </w:pPr>
      <w:r w:rsidRPr="00AB1781">
        <w:tab/>
        <w:t xml:space="preserve">when I cried to </w:t>
      </w:r>
      <w:r w:rsidR="001040C8">
        <w:t>You</w:t>
      </w:r>
      <w:r w:rsidRPr="00AB1781">
        <w:t>.</w:t>
      </w:r>
    </w:p>
    <w:p w14:paraId="7BB3C8C8" w14:textId="64F51756" w:rsidR="002D71F0" w:rsidRPr="00AB1781" w:rsidRDefault="002D71F0" w:rsidP="00906079">
      <w:pPr>
        <w:pStyle w:val="EnglishHangNoCoptic"/>
      </w:pPr>
      <w:r w:rsidRPr="00AB1781">
        <w:t>24 Love the Lord, all you His Saints</w:t>
      </w:r>
      <w:r w:rsidR="00E87C17">
        <w:t>,</w:t>
      </w:r>
    </w:p>
    <w:p w14:paraId="3B2AA9A0" w14:textId="2D5BC06B" w:rsidR="002D71F0" w:rsidRPr="00AB1781" w:rsidRDefault="002D71F0" w:rsidP="00906079">
      <w:pPr>
        <w:pStyle w:val="EnglishHangNoCoptic"/>
      </w:pPr>
      <w:r w:rsidRPr="00AB1781">
        <w:tab/>
        <w:t>for the Lord requires</w:t>
      </w:r>
      <w:r w:rsidR="00E87C17">
        <w:rPr>
          <w:rStyle w:val="FootnoteReference"/>
        </w:rPr>
        <w:footnoteReference w:id="173"/>
      </w:r>
      <w:r w:rsidRPr="00AB1781">
        <w:t xml:space="preserve"> truth</w:t>
      </w:r>
      <w:r w:rsidR="007F2564">
        <w:rPr>
          <w:rStyle w:val="FootnoteReference"/>
        </w:rPr>
        <w:footnoteReference w:id="174"/>
      </w:r>
      <w:r w:rsidR="00110257">
        <w:t>,</w:t>
      </w:r>
    </w:p>
    <w:p w14:paraId="6EBA3A76" w14:textId="3D8EC11F" w:rsidR="002D71F0" w:rsidRPr="00AB1781" w:rsidRDefault="002D71F0" w:rsidP="00906079">
      <w:pPr>
        <w:pStyle w:val="EnglishHangEndNoCoptic"/>
      </w:pPr>
      <w:r w:rsidRPr="00AB1781">
        <w:tab/>
        <w:t>and repays those who act with</w:t>
      </w:r>
      <w:r w:rsidR="00E87C17">
        <w:t xml:space="preserve"> great</w:t>
      </w:r>
      <w:r w:rsidRPr="00AB1781">
        <w:t xml:space="preserve"> </w:t>
      </w:r>
      <w:r w:rsidR="00E87C17">
        <w:t>arrogance</w:t>
      </w:r>
      <w:r w:rsidRPr="00AB1781">
        <w:t>.</w:t>
      </w:r>
      <w:r w:rsidRPr="00AB1781">
        <w:rPr>
          <w:rStyle w:val="FootnoteReference"/>
        </w:rPr>
        <w:footnoteReference w:id="175"/>
      </w:r>
    </w:p>
    <w:p w14:paraId="7961AAD0" w14:textId="5AD0F993" w:rsidR="002D71F0" w:rsidRPr="00AB1781" w:rsidRDefault="002D71F0" w:rsidP="00906079">
      <w:pPr>
        <w:pStyle w:val="EnglishHangNoCoptic"/>
      </w:pPr>
      <w:r w:rsidRPr="00AB1781">
        <w:t xml:space="preserve">25 </w:t>
      </w:r>
      <w:r w:rsidR="00110257">
        <w:t>Take</w:t>
      </w:r>
      <w:r w:rsidRPr="00AB1781">
        <w:t xml:space="preserve"> courage and let your heart be strong,</w:t>
      </w:r>
    </w:p>
    <w:p w14:paraId="32E2E7C6" w14:textId="01EDB03E" w:rsidR="002D71F0" w:rsidRPr="00906079" w:rsidRDefault="002D71F0" w:rsidP="00906079">
      <w:pPr>
        <w:pStyle w:val="EnglishHangEndNoCoptic"/>
      </w:pPr>
      <w:r w:rsidRPr="00AB1781">
        <w:tab/>
        <w:t xml:space="preserve">all you who </w:t>
      </w:r>
      <w:r w:rsidR="00110257">
        <w:t>hope</w:t>
      </w:r>
      <w:r w:rsidRPr="00AB1781">
        <w:t xml:space="preserve"> in the Lord.</w:t>
      </w:r>
    </w:p>
    <w:p w14:paraId="45E2544C" w14:textId="679E1A15" w:rsidR="002D71F0" w:rsidRPr="00906079" w:rsidRDefault="00906079" w:rsidP="00BF0205">
      <w:pPr>
        <w:pStyle w:val="Heading4"/>
      </w:pPr>
      <w:r>
        <w:t>Psalm</w:t>
      </w:r>
      <w:r w:rsidR="002D71F0" w:rsidRPr="00AB1781">
        <w:t xml:space="preserve"> 31</w:t>
      </w:r>
      <w:r>
        <w:t xml:space="preserve">: </w:t>
      </w:r>
      <w:r w:rsidR="009216DA">
        <w:t>“</w:t>
      </w:r>
      <w:r>
        <w:t>Blessed are they whose iniquities are forgiven</w:t>
      </w:r>
      <w:r w:rsidR="009216DA">
        <w:t>”</w:t>
      </w:r>
    </w:p>
    <w:p w14:paraId="16C8B863" w14:textId="77777777" w:rsidR="002D71F0" w:rsidRPr="007A1A59" w:rsidRDefault="002D71F0" w:rsidP="007A1A59">
      <w:pPr>
        <w:jc w:val="center"/>
        <w:rPr>
          <w:b/>
        </w:rPr>
      </w:pPr>
      <w:r w:rsidRPr="007A1A59">
        <w:rPr>
          <w:b/>
        </w:rPr>
        <w:t>A Prayer of Repentance and Confession</w:t>
      </w:r>
    </w:p>
    <w:p w14:paraId="2D565A19" w14:textId="77777777" w:rsidR="002D71F0" w:rsidRPr="007A1A59" w:rsidRDefault="002D71F0" w:rsidP="007A1A59">
      <w:pPr>
        <w:jc w:val="center"/>
        <w:rPr>
          <w:b/>
        </w:rPr>
      </w:pPr>
      <w:r w:rsidRPr="007A1A59">
        <w:rPr>
          <w:b/>
        </w:rPr>
        <w:t>The Joy of Being Forgiven</w:t>
      </w:r>
    </w:p>
    <w:p w14:paraId="64CB4A65" w14:textId="066C4A20" w:rsidR="002D71F0" w:rsidRPr="00906079" w:rsidRDefault="002D71F0" w:rsidP="00906079">
      <w:pPr>
        <w:pStyle w:val="Rubric"/>
      </w:pPr>
      <w:r w:rsidRPr="00AB1781">
        <w:t xml:space="preserve">(By David. Of </w:t>
      </w:r>
      <w:r w:rsidR="00522CF1">
        <w:t>Understanding</w:t>
      </w:r>
      <w:r w:rsidRPr="00AB1781">
        <w:t>)</w:t>
      </w:r>
    </w:p>
    <w:p w14:paraId="65F1F24F" w14:textId="77777777" w:rsidR="002D71F0" w:rsidRPr="00AB1781" w:rsidRDefault="002D71F0" w:rsidP="00906079">
      <w:pPr>
        <w:pStyle w:val="EnglishHangNoCoptic"/>
      </w:pPr>
      <w:r w:rsidRPr="00AB1781">
        <w:t>1 Blessed are they whose iniquities are forgiven,</w:t>
      </w:r>
    </w:p>
    <w:p w14:paraId="0DE9B6F0" w14:textId="77777777" w:rsidR="002D71F0" w:rsidRPr="00AB1781" w:rsidRDefault="002D71F0" w:rsidP="00906079">
      <w:pPr>
        <w:pStyle w:val="EnglishHangEndNoCoptic"/>
      </w:pPr>
      <w:r w:rsidRPr="00AB1781">
        <w:tab/>
        <w:t>and whose sins are covered.</w:t>
      </w:r>
      <w:r w:rsidRPr="00AB1781">
        <w:rPr>
          <w:rStyle w:val="FootnoteReference"/>
        </w:rPr>
        <w:footnoteReference w:id="176"/>
      </w:r>
    </w:p>
    <w:p w14:paraId="5A1BE0CA" w14:textId="64A95C13" w:rsidR="002D71F0" w:rsidRPr="00AB1781" w:rsidRDefault="002D71F0" w:rsidP="00906079">
      <w:pPr>
        <w:pStyle w:val="EnglishHangNoCoptic"/>
      </w:pPr>
      <w:r w:rsidRPr="00AB1781">
        <w:t xml:space="preserve">2 Blessed is the man </w:t>
      </w:r>
      <w:r w:rsidR="00643B80">
        <w:t xml:space="preserve">whose sin the Lord does not </w:t>
      </w:r>
      <w:r w:rsidR="00E87C17">
        <w:t>take into account</w:t>
      </w:r>
      <w:r w:rsidR="00643B80">
        <w:t>,</w:t>
      </w:r>
    </w:p>
    <w:p w14:paraId="7A8B89C9" w14:textId="77777777" w:rsidR="002D71F0" w:rsidRPr="00AB1781" w:rsidRDefault="002D71F0" w:rsidP="00906079">
      <w:pPr>
        <w:pStyle w:val="EnglishHangEndNoCoptic"/>
      </w:pPr>
      <w:r w:rsidRPr="00AB1781">
        <w:tab/>
        <w:t>and in whose mouth there is no deceit.</w:t>
      </w:r>
    </w:p>
    <w:p w14:paraId="5631CD25" w14:textId="7A7538B1" w:rsidR="002D71F0" w:rsidRPr="00AB1781" w:rsidRDefault="002D71F0" w:rsidP="00906079">
      <w:pPr>
        <w:pStyle w:val="EnglishHangNoCoptic"/>
      </w:pPr>
      <w:r w:rsidRPr="00AB1781">
        <w:t>3 When I kept silent,</w:t>
      </w:r>
      <w:r w:rsidRPr="00AB1781">
        <w:rPr>
          <w:rStyle w:val="FootnoteReference"/>
        </w:rPr>
        <w:footnoteReference w:id="177"/>
      </w:r>
      <w:r w:rsidRPr="00AB1781">
        <w:t xml:space="preserve"> my bones grew old</w:t>
      </w:r>
      <w:r w:rsidR="00DE3F89">
        <w:rPr>
          <w:rStyle w:val="FootnoteReference"/>
        </w:rPr>
        <w:footnoteReference w:id="178"/>
      </w:r>
    </w:p>
    <w:p w14:paraId="4F97D849" w14:textId="77777777" w:rsidR="002D71F0" w:rsidRPr="00AB1781" w:rsidRDefault="002D71F0" w:rsidP="00906079">
      <w:pPr>
        <w:pStyle w:val="EnglishHangEndNoCoptic"/>
      </w:pPr>
      <w:r w:rsidRPr="00AB1781">
        <w:tab/>
        <w:t>from my groaning all day long.</w:t>
      </w:r>
    </w:p>
    <w:p w14:paraId="0F514C2D" w14:textId="77777777" w:rsidR="002D71F0" w:rsidRPr="00AB1781" w:rsidRDefault="002D71F0" w:rsidP="00906079">
      <w:pPr>
        <w:pStyle w:val="EnglishHangNoCoptic"/>
      </w:pPr>
      <w:r w:rsidRPr="00AB1781">
        <w:lastRenderedPageBreak/>
        <w:t xml:space="preserve">4 For day and night </w:t>
      </w:r>
      <w:r w:rsidR="00E570CB">
        <w:t>Your</w:t>
      </w:r>
      <w:r w:rsidRPr="00AB1781">
        <w:t xml:space="preserve"> hand was heavy upon me;</w:t>
      </w:r>
    </w:p>
    <w:p w14:paraId="3CE42427" w14:textId="67C25459" w:rsidR="002D71F0" w:rsidRPr="00AB1781" w:rsidRDefault="002D71F0" w:rsidP="00906079">
      <w:pPr>
        <w:pStyle w:val="EnglishHangEndNoCoptic"/>
      </w:pPr>
      <w:r w:rsidRPr="00AB1781">
        <w:tab/>
        <w:t xml:space="preserve">I was reduced to misery </w:t>
      </w:r>
      <w:r w:rsidR="00643B80">
        <w:t>when the thorn pierced me.</w:t>
      </w:r>
      <w:r w:rsidRPr="00AB1781">
        <w:t xml:space="preserve"> </w:t>
      </w:r>
      <w:r w:rsidRPr="00AB1781">
        <w:rPr>
          <w:i/>
        </w:rPr>
        <w:t>(Pause)</w:t>
      </w:r>
    </w:p>
    <w:p w14:paraId="174BC2CA" w14:textId="53A124E1" w:rsidR="002D71F0" w:rsidRPr="00AB1781" w:rsidRDefault="002D71F0" w:rsidP="00906079">
      <w:pPr>
        <w:pStyle w:val="EnglishHangNoCoptic"/>
      </w:pPr>
      <w:r w:rsidRPr="00AB1781">
        <w:t xml:space="preserve">5 I made </w:t>
      </w:r>
      <w:r w:rsidR="00643B80">
        <w:t xml:space="preserve">my sin </w:t>
      </w:r>
      <w:r w:rsidRPr="00AB1781">
        <w:t xml:space="preserve">known to </w:t>
      </w:r>
      <w:r w:rsidR="001040C8">
        <w:t>You</w:t>
      </w:r>
      <w:r w:rsidR="00E87C17">
        <w:t>,</w:t>
      </w:r>
    </w:p>
    <w:p w14:paraId="507C71F5" w14:textId="77777777" w:rsidR="002D71F0" w:rsidRPr="00AB1781" w:rsidRDefault="002D71F0" w:rsidP="00906079">
      <w:pPr>
        <w:pStyle w:val="EnglishHangNoCoptic"/>
      </w:pPr>
      <w:r w:rsidRPr="00AB1781">
        <w:tab/>
        <w:t>and no longer hid my iniquity.</w:t>
      </w:r>
    </w:p>
    <w:p w14:paraId="512CB525" w14:textId="722B3156" w:rsidR="002D71F0" w:rsidRPr="00AB1781" w:rsidRDefault="002D71F0" w:rsidP="00906079">
      <w:pPr>
        <w:pStyle w:val="EnglishHangNoCoptic"/>
      </w:pPr>
      <w:r w:rsidRPr="00AB1781">
        <w:tab/>
        <w:t>I s</w:t>
      </w:r>
      <w:r w:rsidR="00E87C17">
        <w:t>aid,</w:t>
      </w:r>
      <w:r w:rsidR="00643B80">
        <w:t xml:space="preserve"> “</w:t>
      </w:r>
      <w:r w:rsidRPr="00AB1781">
        <w:t xml:space="preserve">I will confess </w:t>
      </w:r>
      <w:r w:rsidR="00643B80">
        <w:t xml:space="preserve">to the Lord </w:t>
      </w:r>
      <w:r w:rsidRPr="00AB1781">
        <w:t>aga</w:t>
      </w:r>
      <w:r w:rsidR="00643B80">
        <w:t>inst myself, declaring my sin,”</w:t>
      </w:r>
    </w:p>
    <w:p w14:paraId="3B2E30EC" w14:textId="595F57BF" w:rsidR="002D71F0" w:rsidRPr="00906079" w:rsidRDefault="00643B80" w:rsidP="00906079">
      <w:pPr>
        <w:pStyle w:val="EnglishHangEndNoCoptic"/>
      </w:pPr>
      <w:r>
        <w:tab/>
        <w:t>a</w:t>
      </w:r>
      <w:r w:rsidR="002D71F0" w:rsidRPr="00AB1781">
        <w:t xml:space="preserve">nd </w:t>
      </w:r>
      <w:r w:rsidR="001040C8">
        <w:t>You</w:t>
      </w:r>
      <w:r w:rsidR="002D71F0" w:rsidRPr="00AB1781">
        <w:t xml:space="preserve"> </w:t>
      </w:r>
      <w:r w:rsidR="001040C8">
        <w:t>forgave</w:t>
      </w:r>
      <w:r w:rsidR="002D71F0" w:rsidRPr="00AB1781">
        <w:t xml:space="preserve"> the </w:t>
      </w:r>
      <w:r>
        <w:t>ungodliness</w:t>
      </w:r>
      <w:r w:rsidR="002D71F0" w:rsidRPr="00AB1781">
        <w:t xml:space="preserve"> of my</w:t>
      </w:r>
      <w:r>
        <w:t xml:space="preserve"> sin</w:t>
      </w:r>
      <w:r w:rsidR="002D71F0" w:rsidRPr="00AB1781">
        <w:t xml:space="preserve">. </w:t>
      </w:r>
      <w:r w:rsidR="002D71F0" w:rsidRPr="00AB1781">
        <w:rPr>
          <w:i/>
        </w:rPr>
        <w:t>(Pause)</w:t>
      </w:r>
    </w:p>
    <w:p w14:paraId="76179776" w14:textId="7CFCEC45" w:rsidR="002D71F0" w:rsidRPr="00AB1781" w:rsidRDefault="002D71F0" w:rsidP="00906079">
      <w:pPr>
        <w:pStyle w:val="EnglishHangNoCoptic"/>
      </w:pPr>
      <w:r w:rsidRPr="00AB1781">
        <w:t xml:space="preserve">6 </w:t>
      </w:r>
      <w:r w:rsidR="000F2DC4">
        <w:t>Therefore,</w:t>
      </w:r>
      <w:r w:rsidRPr="00AB1781">
        <w:t xml:space="preserve"> every</w:t>
      </w:r>
      <w:r w:rsidR="000F2DC4">
        <w:t>one who is holy</w:t>
      </w:r>
      <w:r w:rsidRPr="00AB1781">
        <w:t xml:space="preserve"> </w:t>
      </w:r>
      <w:r w:rsidR="000F2DC4">
        <w:t>will</w:t>
      </w:r>
      <w:r w:rsidRPr="00AB1781">
        <w:t xml:space="preserve"> pray to </w:t>
      </w:r>
      <w:r w:rsidR="001040C8">
        <w:t>You</w:t>
      </w:r>
    </w:p>
    <w:p w14:paraId="021A7FE2" w14:textId="331A24A7" w:rsidR="002D71F0" w:rsidRPr="00AB1781" w:rsidRDefault="002D71F0" w:rsidP="00906079">
      <w:pPr>
        <w:pStyle w:val="EnglishHangNoCoptic"/>
      </w:pPr>
      <w:r w:rsidRPr="00AB1781">
        <w:tab/>
        <w:t xml:space="preserve">at </w:t>
      </w:r>
      <w:r w:rsidR="000F2DC4">
        <w:t>an appropriate time;</w:t>
      </w:r>
    </w:p>
    <w:p w14:paraId="4DA8B7E0" w14:textId="33C5BFEC" w:rsidR="002D71F0" w:rsidRPr="00AB1781" w:rsidRDefault="002D71F0" w:rsidP="00906079">
      <w:pPr>
        <w:pStyle w:val="EnglishHangNoCoptic"/>
      </w:pPr>
      <w:r w:rsidRPr="00AB1781">
        <w:tab/>
      </w:r>
      <w:r w:rsidR="000F2DC4">
        <w:t xml:space="preserve">in </w:t>
      </w:r>
      <w:r w:rsidRPr="00AB1781">
        <w:t>a flood of many waters</w:t>
      </w:r>
      <w:r w:rsidR="000F2DC4">
        <w:t>,</w:t>
      </w:r>
    </w:p>
    <w:p w14:paraId="5CA2DDBF" w14:textId="5632E758" w:rsidR="002D71F0" w:rsidRPr="00AB1781" w:rsidRDefault="002D71F0" w:rsidP="00906079">
      <w:pPr>
        <w:pStyle w:val="EnglishHangEndNoCoptic"/>
      </w:pPr>
      <w:r w:rsidRPr="00AB1781">
        <w:tab/>
      </w:r>
      <w:r w:rsidR="00E87C17">
        <w:t>[</w:t>
      </w:r>
      <w:r w:rsidRPr="00AB1781">
        <w:t>the waves</w:t>
      </w:r>
      <w:r w:rsidR="00E87C17">
        <w:t>]</w:t>
      </w:r>
      <w:r w:rsidRPr="00AB1781">
        <w:t xml:space="preserve"> will not </w:t>
      </w:r>
      <w:r w:rsidR="000F2DC4">
        <w:t>reach</w:t>
      </w:r>
      <w:r w:rsidRPr="00AB1781">
        <w:t xml:space="preserve"> him.</w:t>
      </w:r>
    </w:p>
    <w:p w14:paraId="6F21E344" w14:textId="384FE2E4" w:rsidR="002D71F0" w:rsidRPr="00AB1781" w:rsidRDefault="002D71F0" w:rsidP="00906079">
      <w:pPr>
        <w:pStyle w:val="EnglishHangNoCoptic"/>
      </w:pPr>
      <w:r w:rsidRPr="00AB1781">
        <w:t xml:space="preserve">7 </w:t>
      </w:r>
      <w:r w:rsidR="001040C8">
        <w:t>You</w:t>
      </w:r>
      <w:r w:rsidRPr="00AB1781">
        <w:t xml:space="preserve"> </w:t>
      </w:r>
      <w:r w:rsidR="001040C8" w:rsidRPr="00AB1781">
        <w:t>are</w:t>
      </w:r>
      <w:r w:rsidRPr="00AB1781">
        <w:t xml:space="preserve"> my refuge from the </w:t>
      </w:r>
      <w:r w:rsidR="00E87C17">
        <w:t>affliction</w:t>
      </w:r>
      <w:r w:rsidRPr="00AB1781">
        <w:t xml:space="preserve"> </w:t>
      </w:r>
      <w:r w:rsidR="001B7A47">
        <w:t>surrounding</w:t>
      </w:r>
      <w:r w:rsidRPr="00AB1781">
        <w:t xml:space="preserve"> me;</w:t>
      </w:r>
    </w:p>
    <w:p w14:paraId="0218A3B7" w14:textId="708B3C43" w:rsidR="002D71F0" w:rsidRPr="00AB1781" w:rsidRDefault="002D71F0" w:rsidP="00906079">
      <w:pPr>
        <w:pStyle w:val="EnglishHangEndNoCoptic"/>
      </w:pPr>
      <w:r w:rsidRPr="00AB1781">
        <w:tab/>
      </w:r>
      <w:r w:rsidR="000F2DC4">
        <w:t xml:space="preserve">O </w:t>
      </w:r>
      <w:r w:rsidRPr="00AB1781">
        <w:t xml:space="preserve">my joy, deliver me from those who surround me. </w:t>
      </w:r>
      <w:r w:rsidRPr="00AB1781">
        <w:rPr>
          <w:i/>
        </w:rPr>
        <w:t>(Pause)</w:t>
      </w:r>
    </w:p>
    <w:p w14:paraId="064D4846" w14:textId="63AA5247" w:rsidR="002D71F0" w:rsidRPr="00AB1781" w:rsidRDefault="00121720" w:rsidP="00906079">
      <w:pPr>
        <w:pStyle w:val="EnglishHangNoCoptic"/>
      </w:pPr>
      <w:r>
        <w:t>8 “</w:t>
      </w:r>
      <w:r w:rsidR="002D71F0" w:rsidRPr="00AB1781">
        <w:t xml:space="preserve">I will instruct you and teach you the way </w:t>
      </w:r>
      <w:r>
        <w:t>you should walk</w:t>
      </w:r>
      <w:r w:rsidR="002D71F0" w:rsidRPr="00AB1781">
        <w:t>;</w:t>
      </w:r>
    </w:p>
    <w:p w14:paraId="5DDA6006" w14:textId="357EAFE8" w:rsidR="002D71F0" w:rsidRPr="00AB1781" w:rsidRDefault="00121720" w:rsidP="00906079">
      <w:pPr>
        <w:pStyle w:val="EnglishHangEndNoCoptic"/>
      </w:pPr>
      <w:r>
        <w:tab/>
        <w:t>I will fix My eyes upon you.</w:t>
      </w:r>
    </w:p>
    <w:p w14:paraId="1DA2B8AA" w14:textId="5A01E24C" w:rsidR="002D71F0" w:rsidRPr="00AB1781" w:rsidRDefault="002D71F0" w:rsidP="00906079">
      <w:pPr>
        <w:pStyle w:val="EnglishHangNoCoptic"/>
      </w:pPr>
      <w:r w:rsidRPr="00AB1781">
        <w:t xml:space="preserve">9 </w:t>
      </w:r>
      <w:r w:rsidR="00121720">
        <w:t>Do not b</w:t>
      </w:r>
      <w:r w:rsidRPr="00AB1781">
        <w:t>e like a horse or a mule,</w:t>
      </w:r>
    </w:p>
    <w:p w14:paraId="06930AEF" w14:textId="3B1A93C2" w:rsidR="002D71F0" w:rsidRPr="00AB1781" w:rsidRDefault="002D71F0" w:rsidP="00906079">
      <w:pPr>
        <w:pStyle w:val="EnglishHangNoCoptic"/>
      </w:pPr>
      <w:r w:rsidRPr="00AB1781">
        <w:tab/>
        <w:t>which have no underst</w:t>
      </w:r>
      <w:r w:rsidR="00121720">
        <w:t>anding;</w:t>
      </w:r>
    </w:p>
    <w:p w14:paraId="521716A4" w14:textId="77777777" w:rsidR="002D71F0" w:rsidRPr="00AB1781" w:rsidRDefault="002D71F0" w:rsidP="00906079">
      <w:pPr>
        <w:pStyle w:val="EnglishHangNoCoptic"/>
      </w:pPr>
      <w:r w:rsidRPr="00AB1781">
        <w:tab/>
        <w:t>whose mouth must be held with bit and bridle,</w:t>
      </w:r>
    </w:p>
    <w:p w14:paraId="5ACC64AC" w14:textId="1D6C11C0" w:rsidR="002D71F0" w:rsidRPr="00AB1781" w:rsidRDefault="002D71F0" w:rsidP="00906079">
      <w:pPr>
        <w:pStyle w:val="EnglishHangEndNoCoptic"/>
      </w:pPr>
      <w:r w:rsidRPr="00AB1781">
        <w:tab/>
        <w:t>or they will not come near you.</w:t>
      </w:r>
      <w:r w:rsidR="00E87C17">
        <w:t>”</w:t>
      </w:r>
    </w:p>
    <w:p w14:paraId="6E3F052E" w14:textId="77777777" w:rsidR="002D71F0" w:rsidRPr="00AB1781" w:rsidRDefault="002D71F0" w:rsidP="00906079">
      <w:pPr>
        <w:pStyle w:val="EnglishHangNoCoptic"/>
      </w:pPr>
      <w:r w:rsidRPr="00AB1781">
        <w:t>10 Many are the scourges of the sinner,</w:t>
      </w:r>
    </w:p>
    <w:p w14:paraId="02B6A8BB" w14:textId="072FA4EF" w:rsidR="002D71F0" w:rsidRPr="00AB1781" w:rsidRDefault="002D71F0" w:rsidP="00906079">
      <w:pPr>
        <w:pStyle w:val="EnglishHangEndNoCoptic"/>
      </w:pPr>
      <w:r w:rsidRPr="00AB1781">
        <w:tab/>
        <w:t xml:space="preserve">but mercy surrounds him who </w:t>
      </w:r>
      <w:r w:rsidR="00121720">
        <w:t>hopes</w:t>
      </w:r>
      <w:r w:rsidRPr="00AB1781">
        <w:t xml:space="preserve"> in the Lord.</w:t>
      </w:r>
    </w:p>
    <w:p w14:paraId="3473BA84" w14:textId="56D356B8" w:rsidR="002D71F0" w:rsidRPr="00AB1781" w:rsidRDefault="002D71F0" w:rsidP="00906079">
      <w:pPr>
        <w:pStyle w:val="EnglishHangNoCoptic"/>
      </w:pPr>
      <w:r w:rsidRPr="00AB1781">
        <w:t xml:space="preserve">11 Be glad in the Lord and rejoice, </w:t>
      </w:r>
      <w:r w:rsidR="00121720">
        <w:t xml:space="preserve">O </w:t>
      </w:r>
      <w:r w:rsidRPr="00AB1781">
        <w:t>you righteous</w:t>
      </w:r>
      <w:r w:rsidR="00121720">
        <w:t xml:space="preserve"> ones,</w:t>
      </w:r>
    </w:p>
    <w:p w14:paraId="56C736B7" w14:textId="618C610C" w:rsidR="00CF35A1" w:rsidRDefault="002D71F0" w:rsidP="009C1C97">
      <w:pPr>
        <w:pStyle w:val="EnglishHangEndNoCoptic"/>
      </w:pPr>
      <w:r w:rsidRPr="00AB1781">
        <w:tab/>
        <w:t xml:space="preserve">and </w:t>
      </w:r>
      <w:r w:rsidR="00E87C17">
        <w:t>glory</w:t>
      </w:r>
      <w:r w:rsidR="00E87C17">
        <w:rPr>
          <w:rStyle w:val="FootnoteReference"/>
        </w:rPr>
        <w:footnoteReference w:id="179"/>
      </w:r>
      <w:r w:rsidR="00E87C17">
        <w:t>,</w:t>
      </w:r>
      <w:r w:rsidRPr="00AB1781">
        <w:t xml:space="preserve"> all you </w:t>
      </w:r>
      <w:r w:rsidR="00121720">
        <w:t>upright in</w:t>
      </w:r>
      <w:r w:rsidRPr="00AB1781">
        <w:t xml:space="preserve"> heart.</w:t>
      </w:r>
      <w:r w:rsidRPr="00AB1781">
        <w:rPr>
          <w:rStyle w:val="FootnoteReference"/>
        </w:rPr>
        <w:footnoteReference w:id="180"/>
      </w:r>
    </w:p>
    <w:p w14:paraId="343C7B5F" w14:textId="0F55C774" w:rsidR="00F933DE" w:rsidRDefault="00F933DE" w:rsidP="00F933DE">
      <w:pPr>
        <w:pStyle w:val="Rubric"/>
      </w:pPr>
      <w:r>
        <w:t>Glory…</w:t>
      </w:r>
    </w:p>
    <w:p w14:paraId="79E0322A" w14:textId="5FC5F7A2" w:rsidR="00646263" w:rsidRPr="00AB1781" w:rsidRDefault="00646263" w:rsidP="00BF0205">
      <w:pPr>
        <w:pStyle w:val="Heading3"/>
      </w:pPr>
      <w:bookmarkStart w:id="253" w:name="_Ref435438533"/>
      <w:r w:rsidRPr="00AB1781">
        <w:t>K</w:t>
      </w:r>
      <w:r>
        <w:t>athisma 5</w:t>
      </w:r>
      <w:bookmarkEnd w:id="253"/>
    </w:p>
    <w:p w14:paraId="338AF661" w14:textId="0B2BA978" w:rsidR="00950468" w:rsidRPr="00950468" w:rsidRDefault="00950468" w:rsidP="00BF0205">
      <w:pPr>
        <w:pStyle w:val="Heading4"/>
      </w:pPr>
      <w:r>
        <w:t>Psalm</w:t>
      </w:r>
      <w:r w:rsidRPr="00AB1781">
        <w:t xml:space="preserve"> 32</w:t>
      </w:r>
      <w:r>
        <w:t xml:space="preserve">: </w:t>
      </w:r>
      <w:r w:rsidR="009216DA">
        <w:t>“</w:t>
      </w:r>
      <w:r>
        <w:t>Rejoice in the Lord, you righteous</w:t>
      </w:r>
      <w:r w:rsidR="009216DA">
        <w:t>”</w:t>
      </w:r>
    </w:p>
    <w:p w14:paraId="751AB04A" w14:textId="77777777" w:rsidR="00950468" w:rsidRPr="007A1A59" w:rsidRDefault="00950468" w:rsidP="007A1A59">
      <w:pPr>
        <w:jc w:val="center"/>
        <w:rPr>
          <w:b/>
        </w:rPr>
      </w:pPr>
      <w:r w:rsidRPr="007A1A59">
        <w:rPr>
          <w:b/>
        </w:rPr>
        <w:t>The New Song of Victory and Heavenly Earthquake</w:t>
      </w:r>
    </w:p>
    <w:p w14:paraId="1BEA0AE9" w14:textId="77777777" w:rsidR="00950468" w:rsidRPr="007A1A59" w:rsidRDefault="00950468" w:rsidP="007A1A59">
      <w:pPr>
        <w:jc w:val="center"/>
        <w:rPr>
          <w:b/>
        </w:rPr>
      </w:pPr>
      <w:r w:rsidRPr="007A1A59">
        <w:rPr>
          <w:b/>
        </w:rPr>
        <w:t>Praise of God’s Perfection in Word and Work</w:t>
      </w:r>
    </w:p>
    <w:p w14:paraId="0CAF6141" w14:textId="05ECDBC5" w:rsidR="00643986" w:rsidRDefault="00643986" w:rsidP="00643986">
      <w:pPr>
        <w:pStyle w:val="Rubric"/>
      </w:pPr>
      <w:r w:rsidRPr="00AB1781">
        <w:t>(</w:t>
      </w:r>
      <w:r>
        <w:t>A Psalm b</w:t>
      </w:r>
      <w:r w:rsidRPr="00AB1781">
        <w:t xml:space="preserve">y David. </w:t>
      </w:r>
      <w:r>
        <w:t>Without superscription in the Hebrew.</w:t>
      </w:r>
      <w:r w:rsidRPr="00AB1781">
        <w:t>)</w:t>
      </w:r>
    </w:p>
    <w:p w14:paraId="7CB14237" w14:textId="4DDC51BB" w:rsidR="00950468" w:rsidRPr="00AB1781" w:rsidRDefault="00950468" w:rsidP="00950468">
      <w:pPr>
        <w:pStyle w:val="EnglishHangNoCoptic"/>
      </w:pPr>
      <w:r w:rsidRPr="00AB1781">
        <w:lastRenderedPageBreak/>
        <w:t>1 Rejoice in the Lord, you righteous</w:t>
      </w:r>
      <w:r w:rsidR="00643986">
        <w:t xml:space="preserve"> ones</w:t>
      </w:r>
      <w:r w:rsidRPr="00AB1781">
        <w:t>!</w:t>
      </w:r>
    </w:p>
    <w:p w14:paraId="37463350" w14:textId="77777777" w:rsidR="00950468" w:rsidRPr="00AB1781" w:rsidRDefault="00950468" w:rsidP="00950468">
      <w:pPr>
        <w:pStyle w:val="EnglishHangEndNoCoptic"/>
      </w:pPr>
      <w:r w:rsidRPr="00AB1781">
        <w:tab/>
        <w:t>Praise befits the upright.</w:t>
      </w:r>
    </w:p>
    <w:p w14:paraId="1B2B5D4E" w14:textId="3B916F5D" w:rsidR="00950468" w:rsidRPr="00AB1781" w:rsidRDefault="00950468" w:rsidP="00950468">
      <w:pPr>
        <w:pStyle w:val="EnglishHangNoCoptic"/>
      </w:pPr>
      <w:r w:rsidRPr="00AB1781">
        <w:t xml:space="preserve">2 </w:t>
      </w:r>
      <w:r w:rsidR="00E87C17">
        <w:t>Confess</w:t>
      </w:r>
      <w:r w:rsidR="00E87C17">
        <w:rPr>
          <w:rStyle w:val="FootnoteReference"/>
        </w:rPr>
        <w:footnoteReference w:id="181"/>
      </w:r>
      <w:r w:rsidRPr="00AB1781">
        <w:t xml:space="preserve"> the Lord with the </w:t>
      </w:r>
      <w:r w:rsidR="00643986">
        <w:t>lyre</w:t>
      </w:r>
      <w:r w:rsidR="00643986">
        <w:rPr>
          <w:rStyle w:val="FootnoteReference"/>
        </w:rPr>
        <w:footnoteReference w:id="182"/>
      </w:r>
      <w:r w:rsidRPr="00AB1781">
        <w:t>;</w:t>
      </w:r>
    </w:p>
    <w:p w14:paraId="69A7399F" w14:textId="22EFC950" w:rsidR="00950468" w:rsidRPr="00AB1781" w:rsidRDefault="00950468" w:rsidP="00950468">
      <w:pPr>
        <w:pStyle w:val="EnglishHangEndNoCoptic"/>
      </w:pPr>
      <w:r w:rsidRPr="00AB1781">
        <w:tab/>
        <w:t xml:space="preserve">sing praises to Him with a ten-stringed </w:t>
      </w:r>
      <w:r w:rsidR="00643986">
        <w:t>harp</w:t>
      </w:r>
      <w:r w:rsidRPr="00AB1781">
        <w:t>.</w:t>
      </w:r>
    </w:p>
    <w:p w14:paraId="4F5A831E" w14:textId="1A1E954C" w:rsidR="00950468" w:rsidRPr="00AB1781" w:rsidRDefault="00950468" w:rsidP="00950468">
      <w:pPr>
        <w:pStyle w:val="EnglishHangNoCoptic"/>
      </w:pPr>
      <w:r w:rsidRPr="00AB1781">
        <w:t xml:space="preserve">3 Sing a </w:t>
      </w:r>
      <w:r w:rsidR="00643986">
        <w:t xml:space="preserve">new </w:t>
      </w:r>
      <w:r w:rsidRPr="00AB1781">
        <w:t xml:space="preserve">song </w:t>
      </w:r>
      <w:r w:rsidR="00643986">
        <w:t>to Him;</w:t>
      </w:r>
    </w:p>
    <w:p w14:paraId="5E65077D" w14:textId="6E63A081" w:rsidR="00950468" w:rsidRPr="00AB1781" w:rsidRDefault="00950468" w:rsidP="00950468">
      <w:pPr>
        <w:pStyle w:val="EnglishHangEndNoCoptic"/>
      </w:pPr>
      <w:r w:rsidRPr="00AB1781">
        <w:tab/>
        <w:t xml:space="preserve">sing </w:t>
      </w:r>
      <w:r w:rsidR="00643986">
        <w:t>praises beautifully with a shout,</w:t>
      </w:r>
    </w:p>
    <w:p w14:paraId="64DD2E55" w14:textId="09527DB5" w:rsidR="00950468" w:rsidRPr="00AB1781" w:rsidRDefault="00950468" w:rsidP="00950468">
      <w:pPr>
        <w:pStyle w:val="EnglishHangNoCoptic"/>
      </w:pPr>
      <w:r w:rsidRPr="00AB1781">
        <w:t xml:space="preserve">4 </w:t>
      </w:r>
      <w:r w:rsidR="00E87C17">
        <w:t>f</w:t>
      </w:r>
      <w:r w:rsidRPr="00AB1781">
        <w:t>or the word of the Lord is true,</w:t>
      </w:r>
    </w:p>
    <w:p w14:paraId="1447709D" w14:textId="6AA9FC45" w:rsidR="00950468" w:rsidRPr="00AB1781" w:rsidRDefault="00950468" w:rsidP="00950468">
      <w:pPr>
        <w:pStyle w:val="EnglishHangEndNoCoptic"/>
      </w:pPr>
      <w:r w:rsidRPr="00AB1781">
        <w:tab/>
        <w:t xml:space="preserve">and all His works are </w:t>
      </w:r>
      <w:r w:rsidR="00643986">
        <w:t>faithful</w:t>
      </w:r>
      <w:r w:rsidRPr="00AB1781">
        <w:t>.</w:t>
      </w:r>
    </w:p>
    <w:p w14:paraId="13B7E292" w14:textId="77777777" w:rsidR="00950468" w:rsidRPr="00AB1781" w:rsidRDefault="00950468" w:rsidP="00950468">
      <w:pPr>
        <w:pStyle w:val="EnglishHangNoCoptic"/>
      </w:pPr>
      <w:r w:rsidRPr="00AB1781">
        <w:t>5 H</w:t>
      </w:r>
      <w:r>
        <w:t>e loves m</w:t>
      </w:r>
      <w:r w:rsidRPr="00AB1781">
        <w:t>ercy and justice;</w:t>
      </w:r>
    </w:p>
    <w:p w14:paraId="107BC2F9" w14:textId="178E2F35" w:rsidR="00950468" w:rsidRPr="00AB1781" w:rsidRDefault="00950468" w:rsidP="00950468">
      <w:pPr>
        <w:pStyle w:val="EnglishHangEndNoCoptic"/>
      </w:pPr>
      <w:r w:rsidRPr="00AB1781">
        <w:tab/>
        <w:t xml:space="preserve">the earth is full of the </w:t>
      </w:r>
      <w:r w:rsidR="00643986">
        <w:t>Lord’s mercy</w:t>
      </w:r>
      <w:r w:rsidRPr="00AB1781">
        <w:t>.</w:t>
      </w:r>
    </w:p>
    <w:p w14:paraId="76F38C51" w14:textId="02BA363D" w:rsidR="00950468" w:rsidRPr="00AB1781" w:rsidRDefault="00950468" w:rsidP="00950468">
      <w:pPr>
        <w:pStyle w:val="EnglishHangNoCoptic"/>
      </w:pPr>
      <w:r w:rsidRPr="00AB1781">
        <w:t xml:space="preserve">6 By the Word of the Lord the heavens were </w:t>
      </w:r>
      <w:r w:rsidR="00643986">
        <w:t>established</w:t>
      </w:r>
      <w:r w:rsidRPr="00AB1781">
        <w:t>,</w:t>
      </w:r>
    </w:p>
    <w:p w14:paraId="785AF2AA" w14:textId="191EF3BC" w:rsidR="00950468" w:rsidRPr="00950468" w:rsidRDefault="00950468" w:rsidP="00950468">
      <w:pPr>
        <w:pStyle w:val="EnglishHangEndNoCoptic"/>
      </w:pPr>
      <w:r w:rsidRPr="00AB1781">
        <w:tab/>
      </w:r>
      <w:r w:rsidR="00643986">
        <w:t>and by the breath of His mouth, all their hosts,</w:t>
      </w:r>
      <w:r w:rsidRPr="00AB1781">
        <w:rPr>
          <w:rStyle w:val="FootnoteReference"/>
        </w:rPr>
        <w:footnoteReference w:id="183"/>
      </w:r>
    </w:p>
    <w:p w14:paraId="541C4BAF" w14:textId="1A837481" w:rsidR="00950468" w:rsidRPr="00AB1781" w:rsidRDefault="00950468" w:rsidP="00950468">
      <w:pPr>
        <w:pStyle w:val="EnglishHangNoCoptic"/>
      </w:pPr>
      <w:r w:rsidRPr="00AB1781">
        <w:t xml:space="preserve">7 </w:t>
      </w:r>
      <w:r w:rsidR="00831460">
        <w:t>Who</w:t>
      </w:r>
      <w:r w:rsidRPr="00AB1781">
        <w:t xml:space="preserve"> gathers the </w:t>
      </w:r>
      <w:r w:rsidR="00643986">
        <w:t>waters of the sea</w:t>
      </w:r>
      <w:r w:rsidRPr="00AB1781">
        <w:t xml:space="preserve"> </w:t>
      </w:r>
      <w:r w:rsidR="00643986">
        <w:t>like</w:t>
      </w:r>
      <w:r w:rsidRPr="00AB1781">
        <w:t xml:space="preserve"> in a wineskin,</w:t>
      </w:r>
    </w:p>
    <w:p w14:paraId="5C905004" w14:textId="23A2FE73" w:rsidR="00950468" w:rsidRPr="00AB1781" w:rsidRDefault="00831460" w:rsidP="00950468">
      <w:pPr>
        <w:pStyle w:val="EnglishHangEndNoCoptic"/>
      </w:pPr>
      <w:r>
        <w:tab/>
        <w:t>Who</w:t>
      </w:r>
      <w:r w:rsidR="00950468" w:rsidRPr="00AB1781">
        <w:t xml:space="preserve"> puts the </w:t>
      </w:r>
      <w:r w:rsidR="002C27B3">
        <w:t>deeps</w:t>
      </w:r>
      <w:r w:rsidR="00950468" w:rsidRPr="00AB1781">
        <w:t xml:space="preserve"> in </w:t>
      </w:r>
      <w:r w:rsidR="002C27B3">
        <w:t>storehouses</w:t>
      </w:r>
      <w:r w:rsidR="00950468" w:rsidRPr="00AB1781">
        <w:t>.</w:t>
      </w:r>
    </w:p>
    <w:p w14:paraId="275A8252" w14:textId="2814A3C6" w:rsidR="00950468" w:rsidRPr="00AB1781" w:rsidRDefault="00950468" w:rsidP="00950468">
      <w:pPr>
        <w:pStyle w:val="EnglishHangNoCoptic"/>
      </w:pPr>
      <w:r w:rsidRPr="00AB1781">
        <w:t xml:space="preserve">8 </w:t>
      </w:r>
      <w:r w:rsidR="002C27B3">
        <w:t>Let all the earth fear the Lord;</w:t>
      </w:r>
    </w:p>
    <w:p w14:paraId="56464799" w14:textId="266D0113" w:rsidR="00950468" w:rsidRPr="00AB1781" w:rsidRDefault="00950468" w:rsidP="00950468">
      <w:pPr>
        <w:pStyle w:val="EnglishHangEndNoCoptic"/>
      </w:pPr>
      <w:r w:rsidRPr="00AB1781">
        <w:tab/>
      </w:r>
      <w:r w:rsidR="002C27B3">
        <w:t xml:space="preserve">let </w:t>
      </w:r>
      <w:r w:rsidRPr="00AB1781">
        <w:t>all who dwell in the world be shaken by Him.</w:t>
      </w:r>
      <w:r w:rsidRPr="00AB1781">
        <w:rPr>
          <w:rStyle w:val="FootnoteReference"/>
        </w:rPr>
        <w:footnoteReference w:id="184"/>
      </w:r>
    </w:p>
    <w:p w14:paraId="6135A12E" w14:textId="3C43173C" w:rsidR="00950468" w:rsidRPr="00AB1781" w:rsidRDefault="00950468" w:rsidP="00950468">
      <w:pPr>
        <w:pStyle w:val="EnglishHangNoCoptic"/>
      </w:pPr>
      <w:r w:rsidRPr="00AB1781">
        <w:t xml:space="preserve">9 For He spoke, and they </w:t>
      </w:r>
      <w:r w:rsidR="002C27B3">
        <w:t>came to be</w:t>
      </w:r>
      <w:r w:rsidRPr="00AB1781">
        <w:t>;</w:t>
      </w:r>
      <w:r w:rsidRPr="00AB1781">
        <w:rPr>
          <w:rStyle w:val="FootnoteReference"/>
        </w:rPr>
        <w:footnoteReference w:id="185"/>
      </w:r>
    </w:p>
    <w:p w14:paraId="6175516D" w14:textId="77777777" w:rsidR="00950468" w:rsidRPr="00AB1781" w:rsidRDefault="00950468" w:rsidP="00950468">
      <w:pPr>
        <w:pStyle w:val="EnglishHangEndNoCoptic"/>
      </w:pPr>
      <w:r w:rsidRPr="00AB1781">
        <w:tab/>
        <w:t>He commanded, and they were created.</w:t>
      </w:r>
    </w:p>
    <w:p w14:paraId="6CC1BC21" w14:textId="579F9EA6" w:rsidR="00950468" w:rsidRPr="00AB1781" w:rsidRDefault="00950468" w:rsidP="00950468">
      <w:pPr>
        <w:pStyle w:val="EnglishHangNoCoptic"/>
      </w:pPr>
      <w:r w:rsidRPr="00AB1781">
        <w:t xml:space="preserve">10 The Lord </w:t>
      </w:r>
      <w:r w:rsidR="002C27B3">
        <w:t>scatters</w:t>
      </w:r>
      <w:r w:rsidRPr="00AB1781">
        <w:t xml:space="preserve"> the </w:t>
      </w:r>
      <w:r w:rsidR="002C27B3">
        <w:t>counsels</w:t>
      </w:r>
      <w:r w:rsidR="002C27B3">
        <w:rPr>
          <w:rStyle w:val="FootnoteReference"/>
        </w:rPr>
        <w:footnoteReference w:id="186"/>
      </w:r>
      <w:r w:rsidR="002C27B3">
        <w:t xml:space="preserve"> of nations,</w:t>
      </w:r>
    </w:p>
    <w:p w14:paraId="5F5B2FA7" w14:textId="20CC5271" w:rsidR="00950468" w:rsidRPr="00AB1781" w:rsidRDefault="00950468" w:rsidP="00950468">
      <w:pPr>
        <w:pStyle w:val="EnglishHangNoCoptic"/>
      </w:pPr>
      <w:r w:rsidRPr="00AB1781">
        <w:tab/>
        <w:t xml:space="preserve">He </w:t>
      </w:r>
      <w:r w:rsidR="002C27B3">
        <w:t>frustrates</w:t>
      </w:r>
      <w:r w:rsidRPr="00AB1781">
        <w:t xml:space="preserve"> the thoughts of peoples,</w:t>
      </w:r>
    </w:p>
    <w:p w14:paraId="484008A3" w14:textId="43BECD68" w:rsidR="00950468" w:rsidRPr="00AB1781" w:rsidRDefault="00950468" w:rsidP="00950468">
      <w:pPr>
        <w:pStyle w:val="EnglishHangEndNoCoptic"/>
      </w:pPr>
      <w:r w:rsidRPr="00AB1781">
        <w:tab/>
        <w:t xml:space="preserve">and rejects the </w:t>
      </w:r>
      <w:r w:rsidR="002C27B3">
        <w:t>counsels</w:t>
      </w:r>
      <w:r w:rsidRPr="00AB1781">
        <w:t xml:space="preserve"> of rulers.</w:t>
      </w:r>
    </w:p>
    <w:p w14:paraId="5B982F6D" w14:textId="5F39135C" w:rsidR="00950468" w:rsidRPr="00AB1781" w:rsidRDefault="00950468" w:rsidP="00950468">
      <w:pPr>
        <w:pStyle w:val="EnglishHangNoCoptic"/>
      </w:pPr>
      <w:r w:rsidRPr="00AB1781">
        <w:t xml:space="preserve">11 But the </w:t>
      </w:r>
      <w:r w:rsidR="002C27B3">
        <w:t xml:space="preserve">counsel of the </w:t>
      </w:r>
      <w:r w:rsidRPr="00AB1781">
        <w:t>Lord</w:t>
      </w:r>
      <w:r w:rsidR="002C27B3">
        <w:t xml:space="preserve"> endures</w:t>
      </w:r>
      <w:r w:rsidRPr="00AB1781">
        <w:t xml:space="preserve"> </w:t>
      </w:r>
      <w:r w:rsidR="00A8396B">
        <w:t>forever</w:t>
      </w:r>
      <w:r w:rsidRPr="00AB1781">
        <w:t>,</w:t>
      </w:r>
    </w:p>
    <w:p w14:paraId="78605D1C" w14:textId="77777777" w:rsidR="00950468" w:rsidRPr="00AB1781" w:rsidRDefault="00950468" w:rsidP="00950468">
      <w:pPr>
        <w:pStyle w:val="EnglishHangEndNoCoptic"/>
      </w:pPr>
      <w:r w:rsidRPr="00AB1781">
        <w:tab/>
        <w:t>the thoughts of His heart from generation to generation.</w:t>
      </w:r>
    </w:p>
    <w:p w14:paraId="23E0E652" w14:textId="77777777" w:rsidR="00950468" w:rsidRPr="00AB1781" w:rsidRDefault="00950468" w:rsidP="00950468">
      <w:pPr>
        <w:pStyle w:val="EnglishHangNoCoptic"/>
      </w:pPr>
      <w:r w:rsidRPr="00AB1781">
        <w:t>12 Blessed is the nation whose God is the Lord,</w:t>
      </w:r>
    </w:p>
    <w:p w14:paraId="05F0A80B" w14:textId="71597366" w:rsidR="00950468" w:rsidRPr="00AB1781" w:rsidRDefault="00950468" w:rsidP="00950468">
      <w:pPr>
        <w:pStyle w:val="EnglishHangEndNoCoptic"/>
      </w:pPr>
      <w:r w:rsidRPr="00AB1781">
        <w:tab/>
        <w:t xml:space="preserve">the people He </w:t>
      </w:r>
      <w:r w:rsidR="002C27B3">
        <w:t>chose</w:t>
      </w:r>
      <w:r w:rsidRPr="00AB1781">
        <w:t xml:space="preserve"> as His own inheritance.</w:t>
      </w:r>
    </w:p>
    <w:p w14:paraId="7C6B4FB6" w14:textId="77777777" w:rsidR="00950468" w:rsidRPr="00AB1781" w:rsidRDefault="00950468" w:rsidP="00950468">
      <w:pPr>
        <w:pStyle w:val="EnglishHangNoCoptic"/>
      </w:pPr>
      <w:r w:rsidRPr="00AB1781">
        <w:t>13 The Lord looks down from heaven,</w:t>
      </w:r>
    </w:p>
    <w:p w14:paraId="3BDDEF48" w14:textId="77777777" w:rsidR="00950468" w:rsidRPr="00AB1781" w:rsidRDefault="00950468" w:rsidP="00950468">
      <w:pPr>
        <w:pStyle w:val="EnglishHangEndNoCoptic"/>
      </w:pPr>
      <w:r w:rsidRPr="00AB1781">
        <w:tab/>
        <w:t>He sees all the sons of men.</w:t>
      </w:r>
    </w:p>
    <w:p w14:paraId="4C3161DD" w14:textId="7F0E37E0" w:rsidR="00950468" w:rsidRPr="00AB1781" w:rsidRDefault="00950468" w:rsidP="00950468">
      <w:pPr>
        <w:pStyle w:val="EnglishHangNoCoptic"/>
      </w:pPr>
      <w:r w:rsidRPr="00AB1781">
        <w:t xml:space="preserve">14 From His </w:t>
      </w:r>
      <w:r w:rsidR="002C27B3">
        <w:t>prepared</w:t>
      </w:r>
      <w:r w:rsidRPr="00AB1781">
        <w:t xml:space="preserve"> </w:t>
      </w:r>
      <w:r w:rsidR="00831460">
        <w:t>dwelling-place</w:t>
      </w:r>
    </w:p>
    <w:p w14:paraId="1D844AC8" w14:textId="59ADFE17" w:rsidR="00950468" w:rsidRPr="00AB1781" w:rsidRDefault="00950468" w:rsidP="00950468">
      <w:pPr>
        <w:pStyle w:val="EnglishHangEndNoCoptic"/>
      </w:pPr>
      <w:r w:rsidRPr="00AB1781">
        <w:tab/>
        <w:t xml:space="preserve">He </w:t>
      </w:r>
      <w:r w:rsidR="00831460">
        <w:t>looked</w:t>
      </w:r>
      <w:r w:rsidR="002C27B3">
        <w:t xml:space="preserve"> down upon</w:t>
      </w:r>
      <w:r w:rsidRPr="00AB1781">
        <w:t xml:space="preserve"> all </w:t>
      </w:r>
      <w:r w:rsidR="002C27B3">
        <w:t>the inhabitants of the earth,</w:t>
      </w:r>
    </w:p>
    <w:p w14:paraId="773598EB" w14:textId="1E117500" w:rsidR="00950468" w:rsidRPr="00AB1781" w:rsidRDefault="00950468" w:rsidP="00950468">
      <w:pPr>
        <w:pStyle w:val="EnglishHangNoCoptic"/>
      </w:pPr>
      <w:r w:rsidRPr="00AB1781">
        <w:lastRenderedPageBreak/>
        <w:t xml:space="preserve">15 He Who </w:t>
      </w:r>
      <w:r w:rsidR="002C27B3">
        <w:t xml:space="preserve">alone </w:t>
      </w:r>
      <w:r w:rsidR="00831460">
        <w:t>formed</w:t>
      </w:r>
      <w:r w:rsidR="00831460">
        <w:rPr>
          <w:rStyle w:val="FootnoteReference"/>
        </w:rPr>
        <w:footnoteReference w:id="187"/>
      </w:r>
      <w:r w:rsidRPr="00AB1781">
        <w:t xml:space="preserve"> their hearts,</w:t>
      </w:r>
    </w:p>
    <w:p w14:paraId="5E386D66" w14:textId="38EDE255" w:rsidR="00950468" w:rsidRPr="00AB1781" w:rsidRDefault="00950468" w:rsidP="00950468">
      <w:pPr>
        <w:pStyle w:val="EnglishHangEndNoCoptic"/>
      </w:pPr>
      <w:r w:rsidRPr="00AB1781">
        <w:tab/>
        <w:t>W</w:t>
      </w:r>
      <w:r w:rsidR="002C27B3">
        <w:t>ho understands all their works.</w:t>
      </w:r>
    </w:p>
    <w:p w14:paraId="35C9CFFA" w14:textId="77777777" w:rsidR="00950468" w:rsidRPr="00AB1781" w:rsidRDefault="00950468" w:rsidP="00950468">
      <w:pPr>
        <w:pStyle w:val="EnglishHangNoCoptic"/>
      </w:pPr>
      <w:r w:rsidRPr="00AB1781">
        <w:t>16 A king is not saved by a great army,</w:t>
      </w:r>
    </w:p>
    <w:p w14:paraId="1A3C6F35" w14:textId="77777777" w:rsidR="00950468" w:rsidRPr="00AB1781" w:rsidRDefault="00950468" w:rsidP="00950468">
      <w:pPr>
        <w:pStyle w:val="EnglishHangEndNoCoptic"/>
      </w:pPr>
      <w:r w:rsidRPr="00AB1781">
        <w:tab/>
        <w:t>and a giant is not saved by his great strength.</w:t>
      </w:r>
    </w:p>
    <w:p w14:paraId="1B82FF60" w14:textId="3171CBF3" w:rsidR="00950468" w:rsidRPr="00AB1781" w:rsidRDefault="00950468" w:rsidP="00950468">
      <w:pPr>
        <w:pStyle w:val="EnglishHangNoCoptic"/>
      </w:pPr>
      <w:r w:rsidRPr="00AB1781">
        <w:t xml:space="preserve">17 A horse is a </w:t>
      </w:r>
      <w:r w:rsidR="002C27B3">
        <w:t>false hope</w:t>
      </w:r>
      <w:r w:rsidRPr="00AB1781">
        <w:t xml:space="preserve"> for </w:t>
      </w:r>
      <w:r w:rsidR="002C27B3">
        <w:t>deliverance</w:t>
      </w:r>
      <w:r w:rsidRPr="00AB1781">
        <w:t>,</w:t>
      </w:r>
    </w:p>
    <w:p w14:paraId="0B8BC56B" w14:textId="77777777" w:rsidR="00950468" w:rsidRPr="00AB1781" w:rsidRDefault="00950468" w:rsidP="00950468">
      <w:pPr>
        <w:pStyle w:val="EnglishHangEndNoCoptic"/>
      </w:pPr>
      <w:r w:rsidRPr="00AB1781">
        <w:tab/>
        <w:t>and with all its power it cannot save.</w:t>
      </w:r>
    </w:p>
    <w:p w14:paraId="0C214E8D" w14:textId="77777777" w:rsidR="00950468" w:rsidRPr="00AB1781" w:rsidRDefault="00950468" w:rsidP="00950468">
      <w:pPr>
        <w:pStyle w:val="EnglishHangNoCoptic"/>
      </w:pPr>
      <w:r w:rsidRPr="00AB1781">
        <w:t>18 Behold, the eyes of the Lord are on those who fear Him,</w:t>
      </w:r>
    </w:p>
    <w:p w14:paraId="74CF1EEF" w14:textId="60A73A94" w:rsidR="00950468" w:rsidRPr="00AB1781" w:rsidRDefault="00950468" w:rsidP="00950468">
      <w:pPr>
        <w:pStyle w:val="EnglishHangEndNoCoptic"/>
      </w:pPr>
      <w:r w:rsidRPr="00AB1781">
        <w:tab/>
        <w:t xml:space="preserve">on those who hope </w:t>
      </w:r>
      <w:r w:rsidR="000F1929">
        <w:t>in</w:t>
      </w:r>
      <w:r w:rsidRPr="00AB1781">
        <w:t xml:space="preserve"> His mercy,</w:t>
      </w:r>
    </w:p>
    <w:p w14:paraId="48E29B01" w14:textId="77777777" w:rsidR="00950468" w:rsidRPr="00AB1781" w:rsidRDefault="00950468" w:rsidP="00950468">
      <w:pPr>
        <w:pStyle w:val="EnglishHangNoCoptic"/>
      </w:pPr>
      <w:r w:rsidRPr="00AB1781">
        <w:t>19 to deliver their souls from death,</w:t>
      </w:r>
    </w:p>
    <w:p w14:paraId="386149A9" w14:textId="76A41367" w:rsidR="00950468" w:rsidRPr="00AB1781" w:rsidRDefault="00950468" w:rsidP="00950468">
      <w:pPr>
        <w:pStyle w:val="EnglishHangEndNoCoptic"/>
      </w:pPr>
      <w:r w:rsidRPr="00AB1781">
        <w:tab/>
        <w:t xml:space="preserve">and to </w:t>
      </w:r>
      <w:r w:rsidR="000F1929">
        <w:t xml:space="preserve">keep them alive in </w:t>
      </w:r>
      <w:r w:rsidRPr="00AB1781">
        <w:t>famine.</w:t>
      </w:r>
    </w:p>
    <w:p w14:paraId="07539923" w14:textId="77777777" w:rsidR="00950468" w:rsidRPr="00AB1781" w:rsidRDefault="00950468" w:rsidP="00950468">
      <w:pPr>
        <w:pStyle w:val="EnglishHangNoCoptic"/>
      </w:pPr>
      <w:r w:rsidRPr="00AB1781">
        <w:t>20 Our soul waits for the Lord;</w:t>
      </w:r>
    </w:p>
    <w:p w14:paraId="2D2684CB" w14:textId="0402D6DB" w:rsidR="00950468" w:rsidRPr="00AB1781" w:rsidRDefault="00950468" w:rsidP="00950468">
      <w:pPr>
        <w:pStyle w:val="EnglishHangEndNoCoptic"/>
      </w:pPr>
      <w:r w:rsidRPr="00AB1781">
        <w:tab/>
        <w:t>for</w:t>
      </w:r>
      <w:r w:rsidR="000F1929">
        <w:t xml:space="preserve"> He is our helper and protector;</w:t>
      </w:r>
    </w:p>
    <w:p w14:paraId="39C1389D" w14:textId="5A4E8FA4" w:rsidR="00950468" w:rsidRPr="00AB1781" w:rsidRDefault="00950468" w:rsidP="00950468">
      <w:pPr>
        <w:pStyle w:val="EnglishHangNoCoptic"/>
      </w:pPr>
      <w:r w:rsidRPr="00AB1781">
        <w:t xml:space="preserve">21 </w:t>
      </w:r>
      <w:r w:rsidR="000F1929">
        <w:t>For o</w:t>
      </w:r>
      <w:r w:rsidRPr="00AB1781">
        <w:t>ur heart rejoices in Him,</w:t>
      </w:r>
    </w:p>
    <w:p w14:paraId="44A5A2D8" w14:textId="12B26652" w:rsidR="00950468" w:rsidRPr="00AB1781" w:rsidRDefault="00950468" w:rsidP="00950468">
      <w:pPr>
        <w:pStyle w:val="EnglishHangEndNoCoptic"/>
      </w:pPr>
      <w:r w:rsidRPr="00AB1781">
        <w:tab/>
        <w:t xml:space="preserve">and we </w:t>
      </w:r>
      <w:r w:rsidR="000F1929">
        <w:t>hope in His holy N</w:t>
      </w:r>
      <w:r w:rsidRPr="00AB1781">
        <w:t>ame.</w:t>
      </w:r>
    </w:p>
    <w:p w14:paraId="21652112" w14:textId="77777777" w:rsidR="00950468" w:rsidRPr="00AB1781" w:rsidRDefault="00950468" w:rsidP="00950468">
      <w:pPr>
        <w:pStyle w:val="EnglishHangNoCoptic"/>
      </w:pPr>
      <w:r w:rsidRPr="00AB1781">
        <w:t xml:space="preserve">22 May </w:t>
      </w:r>
      <w:r w:rsidR="00E570CB">
        <w:t>Your</w:t>
      </w:r>
      <w:r w:rsidRPr="00AB1781">
        <w:t xml:space="preserve"> mercy, O Lord, be upon us,</w:t>
      </w:r>
    </w:p>
    <w:p w14:paraId="3FB278E5" w14:textId="3F982FA6" w:rsidR="00950468" w:rsidRPr="00950468" w:rsidRDefault="00950468" w:rsidP="00950468">
      <w:pPr>
        <w:pStyle w:val="EnglishHangEndNoCoptic"/>
      </w:pPr>
      <w:r w:rsidRPr="00AB1781">
        <w:tab/>
        <w:t xml:space="preserve">as </w:t>
      </w:r>
      <w:r w:rsidR="000F1929">
        <w:t xml:space="preserve">we hope in </w:t>
      </w:r>
      <w:r w:rsidR="001040C8">
        <w:t>You</w:t>
      </w:r>
      <w:r w:rsidRPr="00AB1781">
        <w:t>.</w:t>
      </w:r>
    </w:p>
    <w:p w14:paraId="3CD4BC5D" w14:textId="589582D3" w:rsidR="00950468" w:rsidRPr="00950468" w:rsidRDefault="00950468" w:rsidP="00BF0205">
      <w:pPr>
        <w:pStyle w:val="Heading4"/>
      </w:pPr>
      <w:bookmarkStart w:id="254" w:name="_Ref412110815"/>
      <w:r>
        <w:t>Psalm</w:t>
      </w:r>
      <w:r w:rsidRPr="00AB1781">
        <w:t xml:space="preserve"> 33</w:t>
      </w:r>
      <w:r>
        <w:t xml:space="preserve">: </w:t>
      </w:r>
      <w:r w:rsidR="009216DA">
        <w:t>“</w:t>
      </w:r>
      <w:r>
        <w:t>I will bless the Lord at all time</w:t>
      </w:r>
      <w:r w:rsidR="005453DF">
        <w:t>s”</w:t>
      </w:r>
      <w:bookmarkEnd w:id="254"/>
    </w:p>
    <w:p w14:paraId="484B0717" w14:textId="77777777" w:rsidR="00950468" w:rsidRPr="007A1A59" w:rsidRDefault="00950468" w:rsidP="007A1A59">
      <w:pPr>
        <w:jc w:val="center"/>
        <w:rPr>
          <w:b/>
        </w:rPr>
      </w:pPr>
      <w:r w:rsidRPr="007A1A59">
        <w:rPr>
          <w:b/>
        </w:rPr>
        <w:t>His Praise Continually in my Month</w:t>
      </w:r>
    </w:p>
    <w:p w14:paraId="015BC5E4" w14:textId="77777777" w:rsidR="00950468" w:rsidRPr="007A1A59" w:rsidRDefault="00950468" w:rsidP="007A1A59">
      <w:pPr>
        <w:jc w:val="center"/>
        <w:rPr>
          <w:b/>
        </w:rPr>
      </w:pPr>
      <w:r w:rsidRPr="007A1A59">
        <w:rPr>
          <w:b/>
        </w:rPr>
        <w:t>Taste and See that the Lord is Good</w:t>
      </w:r>
    </w:p>
    <w:p w14:paraId="38C368B6" w14:textId="1DA2E9CE" w:rsidR="00F14AA6" w:rsidRDefault="00F14AA6" w:rsidP="00950468">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B94E064" w14:textId="163B1832" w:rsidR="00950468" w:rsidRPr="00AB1781" w:rsidRDefault="00950468" w:rsidP="00950468">
      <w:pPr>
        <w:pStyle w:val="Rubric"/>
      </w:pPr>
      <w:r w:rsidRPr="00AB1781">
        <w:t xml:space="preserve">1 (By David, when he disguised his character before Abimelech, who let him go, and he </w:t>
      </w:r>
      <w:r w:rsidR="004A623E">
        <w:t>departed</w:t>
      </w:r>
      <w:r w:rsidRPr="00AB1781">
        <w:t>)</w:t>
      </w:r>
    </w:p>
    <w:p w14:paraId="59712C33" w14:textId="54A08D28" w:rsidR="00950468" w:rsidRPr="00AB1781" w:rsidRDefault="00950468" w:rsidP="00950468">
      <w:pPr>
        <w:pStyle w:val="EnglishHangNoCoptic"/>
      </w:pPr>
      <w:r w:rsidRPr="00AB1781">
        <w:t xml:space="preserve">2 </w:t>
      </w:r>
      <w:r w:rsidR="004A623E">
        <w:t>(</w:t>
      </w:r>
      <w:r w:rsidR="004A623E" w:rsidRPr="004A623E">
        <w:rPr>
          <w:rFonts w:ascii="Tahoma" w:eastAsia="Tahoma" w:hAnsi="Tahoma" w:cs="Tahoma"/>
        </w:rPr>
        <w:t>א</w:t>
      </w:r>
      <w:r w:rsidR="004A623E">
        <w:t xml:space="preserve">) </w:t>
      </w:r>
      <w:r w:rsidRPr="00AB1781">
        <w:t>I will bless the Lord at all times,</w:t>
      </w:r>
    </w:p>
    <w:p w14:paraId="65B9927E" w14:textId="65489DE1" w:rsidR="00950468" w:rsidRPr="00AB1781" w:rsidRDefault="00950468" w:rsidP="00950468">
      <w:pPr>
        <w:pStyle w:val="EnglishHangEndNoCoptic"/>
      </w:pPr>
      <w:r w:rsidRPr="00AB1781">
        <w:tab/>
        <w:t xml:space="preserve">His praise </w:t>
      </w:r>
      <w:r w:rsidR="00831460">
        <w:t>will</w:t>
      </w:r>
      <w:r w:rsidRPr="00AB1781">
        <w:t xml:space="preserve"> be continually in my mouth.</w:t>
      </w:r>
    </w:p>
    <w:p w14:paraId="1B35D02E" w14:textId="755A19FC" w:rsidR="00950468" w:rsidRPr="00AB1781" w:rsidRDefault="00950468" w:rsidP="00950468">
      <w:pPr>
        <w:pStyle w:val="EnglishHangNoCoptic"/>
      </w:pPr>
      <w:r w:rsidRPr="00AB1781">
        <w:t xml:space="preserve">3 </w:t>
      </w:r>
      <w:r w:rsidR="004A623E">
        <w:t>(</w:t>
      </w:r>
      <w:r w:rsidR="004A623E" w:rsidRPr="004A623E">
        <w:rPr>
          <w:rFonts w:ascii="Tahoma" w:eastAsia="Tahoma" w:hAnsi="Tahoma" w:cs="Tahoma"/>
        </w:rPr>
        <w:t>ב</w:t>
      </w:r>
      <w:r w:rsidR="004A623E">
        <w:t xml:space="preserve">) </w:t>
      </w:r>
      <w:r w:rsidRPr="00AB1781">
        <w:t>My soul will be praised in the Lord</w:t>
      </w:r>
      <w:r w:rsidR="00366380">
        <w:rPr>
          <w:rStyle w:val="FootnoteReference"/>
        </w:rPr>
        <w:footnoteReference w:id="188"/>
      </w:r>
      <w:r w:rsidRPr="00AB1781">
        <w:t>;</w:t>
      </w:r>
    </w:p>
    <w:p w14:paraId="7A803778" w14:textId="7B002169" w:rsidR="00950468" w:rsidRPr="00AB1781" w:rsidRDefault="00950468" w:rsidP="00950468">
      <w:pPr>
        <w:pStyle w:val="EnglishHangEndNoCoptic"/>
      </w:pPr>
      <w:r w:rsidRPr="00AB1781">
        <w:tab/>
        <w:t xml:space="preserve">let the meek hear and </w:t>
      </w:r>
      <w:r w:rsidR="004A623E">
        <w:t>be glad</w:t>
      </w:r>
      <w:r w:rsidRPr="00AB1781">
        <w:t>.</w:t>
      </w:r>
    </w:p>
    <w:p w14:paraId="23DCF0BB" w14:textId="5D467633" w:rsidR="00950468" w:rsidRPr="00AB1781" w:rsidRDefault="00950468" w:rsidP="00950468">
      <w:pPr>
        <w:pStyle w:val="EnglishHangNoCoptic"/>
      </w:pPr>
      <w:r w:rsidRPr="00AB1781">
        <w:t xml:space="preserve">4 </w:t>
      </w:r>
      <w:r w:rsidR="004A623E">
        <w:t>(</w:t>
      </w:r>
      <w:r w:rsidR="004A623E" w:rsidRPr="004A623E">
        <w:rPr>
          <w:rFonts w:ascii="Tahoma" w:eastAsia="Tahoma" w:hAnsi="Tahoma" w:cs="Tahoma"/>
        </w:rPr>
        <w:t>ג</w:t>
      </w:r>
      <w:r w:rsidR="004A623E">
        <w:t xml:space="preserve">) </w:t>
      </w:r>
      <w:r w:rsidRPr="00AB1781">
        <w:t>O magnify the Lord with me,</w:t>
      </w:r>
    </w:p>
    <w:p w14:paraId="6E0BEC67" w14:textId="3BA1581B" w:rsidR="00950468" w:rsidRPr="00AB1781" w:rsidRDefault="00831460" w:rsidP="00950468">
      <w:pPr>
        <w:pStyle w:val="EnglishHangEndNoCoptic"/>
      </w:pPr>
      <w:r>
        <w:tab/>
        <w:t>and let us exalt His N</w:t>
      </w:r>
      <w:r w:rsidR="00950468" w:rsidRPr="00AB1781">
        <w:t>ame together.</w:t>
      </w:r>
    </w:p>
    <w:p w14:paraId="5A792DA4" w14:textId="04A7D788" w:rsidR="00950468" w:rsidRPr="00AB1781" w:rsidRDefault="00950468" w:rsidP="00950468">
      <w:pPr>
        <w:pStyle w:val="EnglishHangNoCoptic"/>
      </w:pPr>
      <w:r w:rsidRPr="00AB1781">
        <w:lastRenderedPageBreak/>
        <w:t xml:space="preserve">5 </w:t>
      </w:r>
      <w:r w:rsidR="004A623E">
        <w:t>(</w:t>
      </w:r>
      <w:r w:rsidR="004A623E" w:rsidRPr="004A623E">
        <w:rPr>
          <w:rFonts w:ascii="Tahoma" w:eastAsia="Tahoma" w:hAnsi="Tahoma" w:cs="Tahoma"/>
        </w:rPr>
        <w:t>ד</w:t>
      </w:r>
      <w:r w:rsidR="004A623E">
        <w:t xml:space="preserve">) </w:t>
      </w:r>
      <w:r w:rsidRPr="00AB1781">
        <w:t xml:space="preserve">I sought the Lord and He </w:t>
      </w:r>
      <w:r w:rsidR="004A623E">
        <w:t>heard</w:t>
      </w:r>
      <w:r w:rsidRPr="00AB1781">
        <w:t xml:space="preserve"> me;</w:t>
      </w:r>
    </w:p>
    <w:p w14:paraId="75D8E117" w14:textId="5757DDAC" w:rsidR="00950468" w:rsidRPr="00AB1781" w:rsidRDefault="00950468" w:rsidP="00950468">
      <w:pPr>
        <w:pStyle w:val="EnglishHangEndNoCoptic"/>
      </w:pPr>
      <w:r w:rsidRPr="00AB1781">
        <w:tab/>
        <w:t xml:space="preserve">and He delivered me out of all my </w:t>
      </w:r>
      <w:r w:rsidR="004A623E">
        <w:t>sojourning</w:t>
      </w:r>
      <w:r w:rsidRPr="00AB1781">
        <w:t>.</w:t>
      </w:r>
    </w:p>
    <w:p w14:paraId="1C401A81" w14:textId="05A2D021" w:rsidR="00950468" w:rsidRPr="00AB1781" w:rsidRDefault="00950468" w:rsidP="00950468">
      <w:pPr>
        <w:pStyle w:val="EnglishHangNoCoptic"/>
      </w:pPr>
      <w:r w:rsidRPr="00AB1781">
        <w:t xml:space="preserve">6 </w:t>
      </w:r>
      <w:r w:rsidR="00366380">
        <w:t>(</w:t>
      </w:r>
      <w:r w:rsidR="00366380" w:rsidRPr="00366380">
        <w:rPr>
          <w:rFonts w:ascii="Tahoma" w:eastAsia="Tahoma" w:hAnsi="Tahoma" w:cs="Tahoma"/>
        </w:rPr>
        <w:t>ה</w:t>
      </w:r>
      <w:r w:rsidR="00366380">
        <w:t>) Come</w:t>
      </w:r>
      <w:r w:rsidRPr="00AB1781">
        <w:t xml:space="preserve"> to Him and be </w:t>
      </w:r>
      <w:r w:rsidR="00366380">
        <w:t>enlightened</w:t>
      </w:r>
      <w:r w:rsidRPr="00AB1781">
        <w:t>,</w:t>
      </w:r>
    </w:p>
    <w:p w14:paraId="6245971C" w14:textId="77777777" w:rsidR="00950468" w:rsidRPr="00AB1781" w:rsidRDefault="00950468" w:rsidP="00950468">
      <w:pPr>
        <w:pStyle w:val="EnglishHangEndNoCoptic"/>
      </w:pPr>
      <w:r w:rsidRPr="00AB1781">
        <w:tab/>
        <w:t>and your faces will never be ashamed.</w:t>
      </w:r>
    </w:p>
    <w:p w14:paraId="22C2FB9E" w14:textId="2BFFEA64" w:rsidR="00950468" w:rsidRPr="00AB1781" w:rsidRDefault="00950468" w:rsidP="00950468">
      <w:pPr>
        <w:pStyle w:val="EnglishHangNoCoptic"/>
      </w:pPr>
      <w:r w:rsidRPr="00AB1781">
        <w:t xml:space="preserve">7 </w:t>
      </w:r>
      <w:r w:rsidR="00366380">
        <w:t>(</w:t>
      </w:r>
      <w:r w:rsidR="00366380" w:rsidRPr="00366380">
        <w:rPr>
          <w:rFonts w:ascii="Tahoma" w:eastAsia="Tahoma" w:hAnsi="Tahoma" w:cs="Tahoma"/>
        </w:rPr>
        <w:t>ו</w:t>
      </w:r>
      <w:r w:rsidR="00366380">
        <w:t xml:space="preserve">) </w:t>
      </w:r>
      <w:r w:rsidRPr="00AB1781">
        <w:t>This poor man cried</w:t>
      </w:r>
      <w:r w:rsidR="00366380">
        <w:t>,</w:t>
      </w:r>
      <w:r w:rsidRPr="00AB1781">
        <w:t xml:space="preserve"> and the Lord heard him</w:t>
      </w:r>
      <w:r w:rsidR="00366380">
        <w:t>,</w:t>
      </w:r>
    </w:p>
    <w:p w14:paraId="2D3BAC33" w14:textId="044142F8" w:rsidR="00950468" w:rsidRPr="00AB1781" w:rsidRDefault="00950468" w:rsidP="00950468">
      <w:pPr>
        <w:pStyle w:val="EnglishHangEndNoCoptic"/>
      </w:pPr>
      <w:r w:rsidRPr="00AB1781">
        <w:tab/>
        <w:t xml:space="preserve">and saved him out of all his </w:t>
      </w:r>
      <w:r w:rsidR="00831460">
        <w:t>afflictions</w:t>
      </w:r>
      <w:r w:rsidRPr="00AB1781">
        <w:t>.</w:t>
      </w:r>
    </w:p>
    <w:p w14:paraId="6549E529" w14:textId="5C3A4FB0" w:rsidR="00950468" w:rsidRPr="00AB1781" w:rsidRDefault="00950468" w:rsidP="00950468">
      <w:pPr>
        <w:pStyle w:val="EnglishHangNoCoptic"/>
      </w:pPr>
      <w:r w:rsidRPr="00AB1781">
        <w:t xml:space="preserve">8 </w:t>
      </w:r>
      <w:r w:rsidR="00366380">
        <w:t>(</w:t>
      </w:r>
      <w:r w:rsidR="00366380" w:rsidRPr="00366380">
        <w:rPr>
          <w:rFonts w:ascii="Tahoma" w:eastAsia="Tahoma" w:hAnsi="Tahoma" w:cs="Tahoma"/>
        </w:rPr>
        <w:t>ז</w:t>
      </w:r>
      <w:r w:rsidR="00366380">
        <w:t xml:space="preserve">) </w:t>
      </w:r>
      <w:r w:rsidRPr="00AB1781">
        <w:t xml:space="preserve">The Angel of the Lord </w:t>
      </w:r>
      <w:r w:rsidR="00831460">
        <w:t>will encamp</w:t>
      </w:r>
      <w:r w:rsidR="00366380">
        <w:t xml:space="preserve"> a</w:t>
      </w:r>
      <w:r w:rsidR="00366380" w:rsidRPr="00AB1781">
        <w:t>round those who fear Him</w:t>
      </w:r>
      <w:r w:rsidR="00366380">
        <w:t>,</w:t>
      </w:r>
    </w:p>
    <w:p w14:paraId="5EE93E6B" w14:textId="15B8BECF" w:rsidR="00950468" w:rsidRPr="00AB1781" w:rsidRDefault="00950468" w:rsidP="00950468">
      <w:pPr>
        <w:pStyle w:val="EnglishHangEndNoCoptic"/>
      </w:pPr>
      <w:r w:rsidRPr="00AB1781">
        <w:tab/>
        <w:t xml:space="preserve">and </w:t>
      </w:r>
      <w:r w:rsidR="00366380">
        <w:t>He will deliver</w:t>
      </w:r>
      <w:r w:rsidRPr="00AB1781">
        <w:t xml:space="preserve"> them.</w:t>
      </w:r>
    </w:p>
    <w:p w14:paraId="350C779F" w14:textId="5B1CD1D2" w:rsidR="00950468" w:rsidRPr="00AB1781" w:rsidRDefault="00950468" w:rsidP="00950468">
      <w:pPr>
        <w:pStyle w:val="EnglishHangNoCoptic"/>
      </w:pPr>
      <w:r w:rsidRPr="00AB1781">
        <w:t xml:space="preserve">9 </w:t>
      </w:r>
      <w:r w:rsidR="00366380">
        <w:t>(</w:t>
      </w:r>
      <w:r w:rsidR="00366380" w:rsidRPr="00366380">
        <w:rPr>
          <w:rFonts w:ascii="Tahoma" w:eastAsia="Tahoma" w:hAnsi="Tahoma" w:cs="Tahoma"/>
        </w:rPr>
        <w:t>ח</w:t>
      </w:r>
      <w:r w:rsidR="00366380">
        <w:t xml:space="preserve">) </w:t>
      </w:r>
      <w:r w:rsidRPr="00AB1781">
        <w:t>O taste and see that the Lord is good;</w:t>
      </w:r>
    </w:p>
    <w:p w14:paraId="3A55E60E" w14:textId="420C6B9C" w:rsidR="00950468" w:rsidRPr="00AB1781" w:rsidRDefault="00950468" w:rsidP="00950468">
      <w:pPr>
        <w:pStyle w:val="EnglishHangEndNoCoptic"/>
      </w:pPr>
      <w:r w:rsidRPr="00AB1781">
        <w:tab/>
        <w:t xml:space="preserve">blessed is the man who </w:t>
      </w:r>
      <w:r w:rsidR="00366380">
        <w:t>hopes</w:t>
      </w:r>
      <w:r w:rsidRPr="00AB1781">
        <w:t xml:space="preserve"> in Him.</w:t>
      </w:r>
    </w:p>
    <w:p w14:paraId="0C677205" w14:textId="08F2791A" w:rsidR="00950468" w:rsidRPr="00AB1781" w:rsidRDefault="00950468" w:rsidP="00950468">
      <w:pPr>
        <w:pStyle w:val="EnglishHangNoCoptic"/>
      </w:pPr>
      <w:r w:rsidRPr="00AB1781">
        <w:t xml:space="preserve">10 </w:t>
      </w:r>
      <w:r w:rsidR="00366380">
        <w:t>(</w:t>
      </w:r>
      <w:r w:rsidR="00366380" w:rsidRPr="00366380">
        <w:rPr>
          <w:rFonts w:ascii="Tahoma" w:eastAsia="Tahoma" w:hAnsi="Tahoma" w:cs="Tahoma"/>
        </w:rPr>
        <w:t>ט</w:t>
      </w:r>
      <w:r w:rsidR="00366380">
        <w:t xml:space="preserve">) </w:t>
      </w:r>
      <w:r w:rsidRPr="00AB1781">
        <w:t>Fe</w:t>
      </w:r>
      <w:r w:rsidR="00366380">
        <w:t>ar the Lord, all you His saints,</w:t>
      </w:r>
    </w:p>
    <w:p w14:paraId="778DCF81" w14:textId="20D79FDE" w:rsidR="00950468" w:rsidRPr="00AB1781" w:rsidRDefault="00950468" w:rsidP="00950468">
      <w:pPr>
        <w:pStyle w:val="EnglishHangEndNoCoptic"/>
      </w:pPr>
      <w:r w:rsidRPr="00AB1781">
        <w:tab/>
        <w:t xml:space="preserve">for those who fear Him </w:t>
      </w:r>
      <w:r w:rsidR="00366380">
        <w:t>want</w:t>
      </w:r>
      <w:r w:rsidRPr="00AB1781">
        <w:t xml:space="preserve"> nothing.</w:t>
      </w:r>
    </w:p>
    <w:p w14:paraId="165E6FB7" w14:textId="734B3DD3" w:rsidR="00950468" w:rsidRPr="00AB1781" w:rsidRDefault="00950468" w:rsidP="00950468">
      <w:pPr>
        <w:pStyle w:val="EnglishHangNoCoptic"/>
      </w:pPr>
      <w:r w:rsidRPr="00AB1781">
        <w:t xml:space="preserve">11 </w:t>
      </w:r>
      <w:r w:rsidR="00366380">
        <w:t>(</w:t>
      </w:r>
      <w:r w:rsidR="00366380" w:rsidRPr="00366380">
        <w:rPr>
          <w:rFonts w:ascii="Tahoma" w:eastAsia="Tahoma" w:hAnsi="Tahoma" w:cs="Tahoma"/>
        </w:rPr>
        <w:t>י</w:t>
      </w:r>
      <w:r w:rsidR="00366380">
        <w:t xml:space="preserve">) </w:t>
      </w:r>
      <w:r w:rsidRPr="00AB1781">
        <w:t>The rich</w:t>
      </w:r>
      <w:r w:rsidRPr="00AB1781">
        <w:rPr>
          <w:rStyle w:val="FootnoteReference"/>
        </w:rPr>
        <w:footnoteReference w:id="189"/>
      </w:r>
      <w:r w:rsidRPr="00AB1781">
        <w:t xml:space="preserve"> become poor and hungry,</w:t>
      </w:r>
    </w:p>
    <w:p w14:paraId="3FF09007" w14:textId="1EA52129" w:rsidR="00950468" w:rsidRPr="00AB1781" w:rsidRDefault="00950468" w:rsidP="00950468">
      <w:pPr>
        <w:pStyle w:val="EnglishHangEndNoCoptic"/>
      </w:pPr>
      <w:r w:rsidRPr="00AB1781">
        <w:tab/>
        <w:t xml:space="preserve">but those who seek the Lord </w:t>
      </w:r>
      <w:r w:rsidR="00366380">
        <w:t>will not lack any good thing</w:t>
      </w:r>
      <w:r w:rsidRPr="00AB1781">
        <w:t xml:space="preserve">. </w:t>
      </w:r>
      <w:r w:rsidRPr="00AB1781">
        <w:rPr>
          <w:i/>
        </w:rPr>
        <w:t>(Pause)</w:t>
      </w:r>
    </w:p>
    <w:p w14:paraId="0AD24080" w14:textId="7E3750FA" w:rsidR="00950468" w:rsidRPr="00AB1781" w:rsidRDefault="00950468" w:rsidP="00950468">
      <w:pPr>
        <w:pStyle w:val="EnglishHangNoCoptic"/>
      </w:pPr>
      <w:r w:rsidRPr="00AB1781">
        <w:t xml:space="preserve">12 </w:t>
      </w:r>
      <w:r w:rsidR="00366380">
        <w:t>(</w:t>
      </w:r>
      <w:r w:rsidR="00366380" w:rsidRPr="00366380">
        <w:rPr>
          <w:rFonts w:ascii="Tahoma" w:eastAsia="Tahoma" w:hAnsi="Tahoma" w:cs="Tahoma"/>
        </w:rPr>
        <w:t>כ</w:t>
      </w:r>
      <w:r w:rsidR="00366380">
        <w:t xml:space="preserve">) </w:t>
      </w:r>
      <w:r w:rsidRPr="00AB1781">
        <w:t xml:space="preserve">Come, </w:t>
      </w:r>
      <w:r w:rsidR="00366380">
        <w:t xml:space="preserve">you </w:t>
      </w:r>
      <w:r w:rsidRPr="00AB1781">
        <w:t xml:space="preserve">children, </w:t>
      </w:r>
      <w:r w:rsidR="00831460">
        <w:t>hear</w:t>
      </w:r>
      <w:r w:rsidRPr="00AB1781">
        <w:t xml:space="preserve"> me;</w:t>
      </w:r>
    </w:p>
    <w:p w14:paraId="3F012DD1" w14:textId="77777777" w:rsidR="00950468" w:rsidRPr="00AB1781" w:rsidRDefault="00950468" w:rsidP="00950468">
      <w:pPr>
        <w:pStyle w:val="EnglishHangEndNoCoptic"/>
      </w:pPr>
      <w:r w:rsidRPr="00AB1781">
        <w:tab/>
        <w:t>I will teach you the fear of the Lord.</w:t>
      </w:r>
    </w:p>
    <w:p w14:paraId="2B47710F" w14:textId="314F073D" w:rsidR="00950468" w:rsidRPr="00AB1781" w:rsidRDefault="00950468" w:rsidP="00950468">
      <w:pPr>
        <w:pStyle w:val="EnglishHangNoCoptic"/>
      </w:pPr>
      <w:r w:rsidRPr="00AB1781">
        <w:t xml:space="preserve">13 </w:t>
      </w:r>
      <w:r w:rsidR="00366380">
        <w:t>(</w:t>
      </w:r>
      <w:r w:rsidR="00366380" w:rsidRPr="00366380">
        <w:rPr>
          <w:rFonts w:ascii="Tahoma" w:eastAsia="Tahoma" w:hAnsi="Tahoma" w:cs="Tahoma"/>
        </w:rPr>
        <w:t>ל</w:t>
      </w:r>
      <w:r w:rsidR="00366380">
        <w:t xml:space="preserve">) </w:t>
      </w:r>
      <w:r w:rsidRPr="00AB1781">
        <w:t>Who is the man who desires life</w:t>
      </w:r>
      <w:r w:rsidR="00831460">
        <w:t>,</w:t>
      </w:r>
    </w:p>
    <w:p w14:paraId="6EC926E3" w14:textId="77777777" w:rsidR="00950468" w:rsidRPr="00AB1781" w:rsidRDefault="00950468" w:rsidP="00950468">
      <w:pPr>
        <w:pStyle w:val="EnglishHangEndNoCoptic"/>
      </w:pPr>
      <w:r w:rsidRPr="00AB1781">
        <w:tab/>
        <w:t>and loves to see good days?</w:t>
      </w:r>
    </w:p>
    <w:p w14:paraId="35E5B585" w14:textId="6B7E0B20" w:rsidR="00950468" w:rsidRPr="00AB1781" w:rsidRDefault="00950468" w:rsidP="00950468">
      <w:pPr>
        <w:pStyle w:val="EnglishHangNoCoptic"/>
      </w:pPr>
      <w:r w:rsidRPr="00AB1781">
        <w:t xml:space="preserve">14 </w:t>
      </w:r>
      <w:r w:rsidR="00373AE1">
        <w:t>(</w:t>
      </w:r>
      <w:r w:rsidR="00373AE1" w:rsidRPr="00373AE1">
        <w:rPr>
          <w:rFonts w:ascii="Tahoma" w:eastAsia="Tahoma" w:hAnsi="Tahoma" w:cs="Tahoma"/>
        </w:rPr>
        <w:t>מ</w:t>
      </w:r>
      <w:r w:rsidR="00373AE1">
        <w:t xml:space="preserve">) </w:t>
      </w:r>
      <w:r w:rsidRPr="00AB1781">
        <w:t>Keep your tongue from evil,</w:t>
      </w:r>
    </w:p>
    <w:p w14:paraId="48718E40" w14:textId="77777777" w:rsidR="00950468" w:rsidRPr="00AB1781" w:rsidRDefault="00950468" w:rsidP="00950468">
      <w:pPr>
        <w:pStyle w:val="EnglishHangEndNoCoptic"/>
      </w:pPr>
      <w:r w:rsidRPr="00AB1781">
        <w:tab/>
        <w:t>and your lips from speaking deceit.</w:t>
      </w:r>
    </w:p>
    <w:p w14:paraId="476B0C69" w14:textId="5C57159B" w:rsidR="00950468" w:rsidRPr="00AB1781" w:rsidRDefault="00950468" w:rsidP="00950468">
      <w:pPr>
        <w:pStyle w:val="EnglishHangNoCoptic"/>
      </w:pPr>
      <w:r w:rsidRPr="00AB1781">
        <w:t xml:space="preserve">15 </w:t>
      </w:r>
      <w:r w:rsidR="00373AE1">
        <w:t>(</w:t>
      </w:r>
      <w:r w:rsidR="00373AE1" w:rsidRPr="00373AE1">
        <w:rPr>
          <w:rFonts w:ascii="Tahoma" w:eastAsia="Tahoma" w:hAnsi="Tahoma" w:cs="Tahoma"/>
        </w:rPr>
        <w:t>נ</w:t>
      </w:r>
      <w:r w:rsidR="00373AE1">
        <w:t>) Turn away from</w:t>
      </w:r>
      <w:r w:rsidRPr="00AB1781">
        <w:t xml:space="preserve"> evil</w:t>
      </w:r>
      <w:r w:rsidR="00373AE1">
        <w:t>,</w:t>
      </w:r>
      <w:r w:rsidRPr="00AB1781">
        <w:t xml:space="preserve"> and do good;</w:t>
      </w:r>
    </w:p>
    <w:p w14:paraId="70C7E5D8" w14:textId="77777777" w:rsidR="00950468" w:rsidRPr="00AB1781" w:rsidRDefault="00950468" w:rsidP="00950468">
      <w:pPr>
        <w:pStyle w:val="EnglishHangEndNoCoptic"/>
      </w:pPr>
      <w:r w:rsidRPr="00AB1781">
        <w:tab/>
        <w:t>seek peace and pursue it.</w:t>
      </w:r>
    </w:p>
    <w:p w14:paraId="3FC9772B" w14:textId="1635481A" w:rsidR="00950468" w:rsidRPr="00AB1781" w:rsidRDefault="00950468" w:rsidP="00950468">
      <w:pPr>
        <w:pStyle w:val="EnglishHangNoCoptic"/>
      </w:pPr>
      <w:r w:rsidRPr="00AB1781">
        <w:t xml:space="preserve">16 </w:t>
      </w:r>
      <w:r w:rsidR="00E42174">
        <w:t>(</w:t>
      </w:r>
      <w:r w:rsidR="00E42174" w:rsidRPr="00E42174">
        <w:rPr>
          <w:rFonts w:ascii="Tahoma" w:eastAsia="Tahoma" w:hAnsi="Tahoma" w:cs="Tahoma"/>
        </w:rPr>
        <w:t>ס</w:t>
      </w:r>
      <w:r w:rsidR="00E42174">
        <w:t xml:space="preserve">) </w:t>
      </w:r>
      <w:r w:rsidRPr="00AB1781">
        <w:t xml:space="preserve">The eyes of the Lord are </w:t>
      </w:r>
      <w:r w:rsidR="00E42174">
        <w:t>up</w:t>
      </w:r>
      <w:r w:rsidRPr="00AB1781">
        <w:t>on the righteous,</w:t>
      </w:r>
    </w:p>
    <w:p w14:paraId="2EED9572" w14:textId="62A3934E" w:rsidR="00950468" w:rsidRPr="00AB1781" w:rsidRDefault="00950468" w:rsidP="00950468">
      <w:pPr>
        <w:pStyle w:val="EnglishHangEndNoCoptic"/>
      </w:pPr>
      <w:r w:rsidRPr="00AB1781">
        <w:tab/>
        <w:t xml:space="preserve">and His ears are open to their </w:t>
      </w:r>
      <w:r w:rsidR="00E42174">
        <w:t>supplications</w:t>
      </w:r>
      <w:r w:rsidRPr="00AB1781">
        <w:t>.</w:t>
      </w:r>
    </w:p>
    <w:p w14:paraId="6B8B14AC" w14:textId="18E950ED" w:rsidR="00950468" w:rsidRPr="00AB1781" w:rsidRDefault="00950468" w:rsidP="00950468">
      <w:pPr>
        <w:pStyle w:val="EnglishHangNoCoptic"/>
      </w:pPr>
      <w:r w:rsidRPr="00AB1781">
        <w:t xml:space="preserve">17 </w:t>
      </w:r>
      <w:r w:rsidR="00E42174">
        <w:t>(</w:t>
      </w:r>
      <w:r w:rsidR="00E42174" w:rsidRPr="00E42174">
        <w:rPr>
          <w:rFonts w:ascii="Tahoma" w:eastAsia="Tahoma" w:hAnsi="Tahoma" w:cs="Tahoma"/>
        </w:rPr>
        <w:t>ע</w:t>
      </w:r>
      <w:r w:rsidR="00E42174">
        <w:t xml:space="preserve">) </w:t>
      </w:r>
      <w:r w:rsidRPr="00AB1781">
        <w:t>But the face of the Lord is against evildoers,</w:t>
      </w:r>
    </w:p>
    <w:p w14:paraId="51A4F7A7" w14:textId="4FB624C8" w:rsidR="00950468" w:rsidRPr="00950468" w:rsidRDefault="00950468" w:rsidP="00950468">
      <w:pPr>
        <w:pStyle w:val="EnglishHangEndNoCoptic"/>
      </w:pPr>
      <w:r w:rsidRPr="00AB1781">
        <w:tab/>
        <w:t xml:space="preserve">to </w:t>
      </w:r>
      <w:r w:rsidR="00E42174">
        <w:t>destroy</w:t>
      </w:r>
      <w:r w:rsidRPr="00AB1781">
        <w:t xml:space="preserve"> their </w:t>
      </w:r>
      <w:r w:rsidR="00E42174">
        <w:t>remembrance</w:t>
      </w:r>
      <w:r w:rsidRPr="00AB1781">
        <w:t xml:space="preserve"> from the land.</w:t>
      </w:r>
      <w:r w:rsidRPr="00AB1781">
        <w:rPr>
          <w:rStyle w:val="FootnoteReference"/>
        </w:rPr>
        <w:footnoteReference w:id="190"/>
      </w:r>
    </w:p>
    <w:p w14:paraId="40BDB489" w14:textId="7208FBB8" w:rsidR="00950468" w:rsidRPr="00AB1781" w:rsidRDefault="00950468" w:rsidP="00950468">
      <w:pPr>
        <w:pStyle w:val="EnglishHangNoCoptic"/>
      </w:pPr>
      <w:r w:rsidRPr="00AB1781">
        <w:t xml:space="preserve">18 </w:t>
      </w:r>
      <w:r w:rsidR="00E42174">
        <w:t>(</w:t>
      </w:r>
      <w:r w:rsidR="00E42174" w:rsidRPr="00E42174">
        <w:rPr>
          <w:rFonts w:ascii="Tahoma" w:eastAsia="Tahoma" w:hAnsi="Tahoma" w:cs="Tahoma"/>
        </w:rPr>
        <w:t>פ</w:t>
      </w:r>
      <w:r w:rsidR="00E42174">
        <w:t xml:space="preserve">) </w:t>
      </w:r>
      <w:r w:rsidR="00831460">
        <w:t>The righteous cried and the Lord heard</w:t>
      </w:r>
      <w:r w:rsidRPr="00AB1781">
        <w:t xml:space="preserve"> them</w:t>
      </w:r>
      <w:r w:rsidR="00E42174">
        <w:t>,</w:t>
      </w:r>
    </w:p>
    <w:p w14:paraId="48C3B0B4" w14:textId="5D89E434" w:rsidR="00950468" w:rsidRPr="00AB1781" w:rsidRDefault="00831460" w:rsidP="00950468">
      <w:pPr>
        <w:pStyle w:val="EnglishHangEndNoCoptic"/>
      </w:pPr>
      <w:r>
        <w:tab/>
        <w:t>and delivered</w:t>
      </w:r>
      <w:r w:rsidR="00950468" w:rsidRPr="00AB1781">
        <w:t xml:space="preserve"> them from all their </w:t>
      </w:r>
      <w:r>
        <w:t>afflictions</w:t>
      </w:r>
      <w:r w:rsidR="00950468" w:rsidRPr="00AB1781">
        <w:t>.</w:t>
      </w:r>
    </w:p>
    <w:p w14:paraId="165EC76E" w14:textId="4535AE5E" w:rsidR="00950468" w:rsidRPr="00AB1781" w:rsidRDefault="00E42174" w:rsidP="00950468">
      <w:pPr>
        <w:pStyle w:val="EnglishHangNoCoptic"/>
      </w:pPr>
      <w:r>
        <w:t>19 (</w:t>
      </w:r>
      <w:r w:rsidRPr="00E42174">
        <w:rPr>
          <w:rFonts w:ascii="Tahoma" w:eastAsia="Tahoma" w:hAnsi="Tahoma" w:cs="Tahoma"/>
        </w:rPr>
        <w:t>צ</w:t>
      </w:r>
      <w:r>
        <w:t>) The Lord is near the broken</w:t>
      </w:r>
      <w:r w:rsidR="00950468" w:rsidRPr="00AB1781">
        <w:t>hearted</w:t>
      </w:r>
      <w:r>
        <w:rPr>
          <w:rStyle w:val="FootnoteReference"/>
        </w:rPr>
        <w:footnoteReference w:id="191"/>
      </w:r>
      <w:r w:rsidR="00950468" w:rsidRPr="00AB1781">
        <w:t>,</w:t>
      </w:r>
    </w:p>
    <w:p w14:paraId="4D1578DD" w14:textId="77777777" w:rsidR="00950468" w:rsidRPr="00AB1781" w:rsidRDefault="00950468" w:rsidP="00950468">
      <w:pPr>
        <w:pStyle w:val="EnglishHangEndNoCoptic"/>
      </w:pPr>
      <w:r w:rsidRPr="00AB1781">
        <w:tab/>
        <w:t>and will save those who are humble in spirit.</w:t>
      </w:r>
    </w:p>
    <w:p w14:paraId="4BCA8F13" w14:textId="18D29C94" w:rsidR="00950468" w:rsidRPr="00AB1781" w:rsidRDefault="00950468" w:rsidP="00950468">
      <w:pPr>
        <w:pStyle w:val="EnglishHangNoCoptic"/>
      </w:pPr>
      <w:r w:rsidRPr="00AB1781">
        <w:lastRenderedPageBreak/>
        <w:t xml:space="preserve">20 </w:t>
      </w:r>
      <w:r w:rsidR="00E42174">
        <w:t>(</w:t>
      </w:r>
      <w:r w:rsidR="00E42174" w:rsidRPr="00E42174">
        <w:rPr>
          <w:rFonts w:ascii="Tahoma" w:eastAsia="Tahoma" w:hAnsi="Tahoma" w:cs="Tahoma"/>
        </w:rPr>
        <w:t>ק</w:t>
      </w:r>
      <w:r w:rsidR="00E42174">
        <w:t xml:space="preserve">) </w:t>
      </w:r>
      <w:r w:rsidRPr="00AB1781">
        <w:t xml:space="preserve">Many are the </w:t>
      </w:r>
      <w:r w:rsidR="00E42174">
        <w:t>afflictions</w:t>
      </w:r>
      <w:r w:rsidRPr="00AB1781">
        <w:t xml:space="preserve"> of the righteous,</w:t>
      </w:r>
    </w:p>
    <w:p w14:paraId="34DFAF1C" w14:textId="6E46D83A" w:rsidR="00950468" w:rsidRPr="00AB1781" w:rsidRDefault="00950468" w:rsidP="00950468">
      <w:pPr>
        <w:pStyle w:val="EnglishHangEndNoCoptic"/>
      </w:pPr>
      <w:r w:rsidRPr="00AB1781">
        <w:tab/>
        <w:t>but the Lord will deliver them from all</w:t>
      </w:r>
      <w:r w:rsidR="00E42174">
        <w:t xml:space="preserve"> of them</w:t>
      </w:r>
      <w:r w:rsidRPr="00AB1781">
        <w:t>.</w:t>
      </w:r>
    </w:p>
    <w:p w14:paraId="044D8B89" w14:textId="5295F7F0" w:rsidR="00950468" w:rsidRPr="00AB1781" w:rsidRDefault="00950468" w:rsidP="00950468">
      <w:pPr>
        <w:pStyle w:val="EnglishHangNoCoptic"/>
      </w:pPr>
      <w:r w:rsidRPr="00AB1781">
        <w:t xml:space="preserve">21 </w:t>
      </w:r>
      <w:r w:rsidR="00E42174">
        <w:t>(</w:t>
      </w:r>
      <w:r w:rsidR="00E42174" w:rsidRPr="00E42174">
        <w:rPr>
          <w:rFonts w:ascii="Tahoma" w:eastAsia="Tahoma" w:hAnsi="Tahoma" w:cs="Tahoma"/>
        </w:rPr>
        <w:t>ר</w:t>
      </w:r>
      <w:r w:rsidR="00E42174">
        <w:t xml:space="preserve">) </w:t>
      </w:r>
      <w:r w:rsidRPr="00AB1781">
        <w:t xml:space="preserve">The Lord </w:t>
      </w:r>
      <w:r w:rsidR="00831460">
        <w:t xml:space="preserve">will guard </w:t>
      </w:r>
      <w:r w:rsidRPr="00AB1781">
        <w:t>all their bones,</w:t>
      </w:r>
    </w:p>
    <w:p w14:paraId="2DEEA963" w14:textId="77777777" w:rsidR="00950468" w:rsidRPr="00AB1781" w:rsidRDefault="00950468" w:rsidP="00950468">
      <w:pPr>
        <w:pStyle w:val="EnglishHangEndNoCoptic"/>
      </w:pPr>
      <w:r w:rsidRPr="00AB1781">
        <w:tab/>
        <w:t>not one of them will be broken.</w:t>
      </w:r>
    </w:p>
    <w:p w14:paraId="37E511A8" w14:textId="275E2C81" w:rsidR="00950468" w:rsidRPr="00AB1781" w:rsidRDefault="00950468" w:rsidP="00950468">
      <w:pPr>
        <w:pStyle w:val="EnglishHangNoCoptic"/>
      </w:pPr>
      <w:r w:rsidRPr="00AB1781">
        <w:t xml:space="preserve">22 </w:t>
      </w:r>
      <w:r w:rsidR="00E42174">
        <w:t>(</w:t>
      </w:r>
      <w:r w:rsidR="00F803AB" w:rsidRPr="00F803AB">
        <w:rPr>
          <w:rFonts w:ascii="Tahoma" w:eastAsia="Tahoma" w:hAnsi="Tahoma" w:cs="Tahoma"/>
        </w:rPr>
        <w:t>ש</w:t>
      </w:r>
      <w:r w:rsidR="00E42174">
        <w:t xml:space="preserve">) </w:t>
      </w:r>
      <w:r w:rsidRPr="00AB1781">
        <w:t>The death of sinners is evil,</w:t>
      </w:r>
    </w:p>
    <w:p w14:paraId="69E339F0" w14:textId="3D98F47D" w:rsidR="00950468" w:rsidRPr="00AB1781" w:rsidRDefault="00950468" w:rsidP="00950468">
      <w:pPr>
        <w:pStyle w:val="EnglishHangEndNoCoptic"/>
      </w:pPr>
      <w:r w:rsidRPr="00AB1781">
        <w:tab/>
        <w:t xml:space="preserve">and those who hate the </w:t>
      </w:r>
      <w:r w:rsidR="00E42174">
        <w:t>righteous</w:t>
      </w:r>
      <w:r w:rsidRPr="00AB1781">
        <w:t xml:space="preserve"> </w:t>
      </w:r>
      <w:r w:rsidR="00831460">
        <w:t>will</w:t>
      </w:r>
      <w:r w:rsidR="00E42174">
        <w:t xml:space="preserve"> go wrong</w:t>
      </w:r>
      <w:r w:rsidR="00F803AB">
        <w:rPr>
          <w:rStyle w:val="FootnoteReference"/>
        </w:rPr>
        <w:footnoteReference w:id="192"/>
      </w:r>
      <w:r w:rsidRPr="00AB1781">
        <w:t>.</w:t>
      </w:r>
    </w:p>
    <w:p w14:paraId="4D329935" w14:textId="60C5B468" w:rsidR="00950468" w:rsidRPr="00AB1781" w:rsidRDefault="00950468" w:rsidP="00950468">
      <w:pPr>
        <w:pStyle w:val="EnglishHangNoCoptic"/>
      </w:pPr>
      <w:r w:rsidRPr="00AB1781">
        <w:t xml:space="preserve">23 </w:t>
      </w:r>
      <w:r w:rsidR="00F803AB">
        <w:t>(</w:t>
      </w:r>
      <w:r w:rsidR="00F803AB" w:rsidRPr="00F803AB">
        <w:rPr>
          <w:rFonts w:ascii="Tahoma" w:eastAsia="Tahoma" w:hAnsi="Tahoma" w:cs="Tahoma"/>
        </w:rPr>
        <w:t>ת</w:t>
      </w:r>
      <w:r w:rsidR="00F803AB">
        <w:t xml:space="preserve">) </w:t>
      </w:r>
      <w:r w:rsidRPr="00AB1781">
        <w:t>The Lord will redeem the souls of His servants,</w:t>
      </w:r>
    </w:p>
    <w:p w14:paraId="292C6B1C" w14:textId="10BB289A" w:rsidR="00950468" w:rsidRDefault="00950468" w:rsidP="00950468">
      <w:pPr>
        <w:pStyle w:val="EnglishHangEndNoCoptic"/>
      </w:pPr>
      <w:r w:rsidRPr="00AB1781">
        <w:tab/>
        <w:t xml:space="preserve">and none </w:t>
      </w:r>
      <w:r w:rsidR="00F803AB">
        <w:t>of those who hope in Him will go wrong</w:t>
      </w:r>
      <w:r w:rsidR="00F803AB">
        <w:rPr>
          <w:rStyle w:val="FootnoteReference"/>
        </w:rPr>
        <w:footnoteReference w:id="193"/>
      </w:r>
      <w:r w:rsidRPr="00AB1781">
        <w:t>.</w:t>
      </w:r>
    </w:p>
    <w:p w14:paraId="77115137" w14:textId="6B7847EB" w:rsidR="00B35B25" w:rsidRPr="00950468"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_Ref412110829 \h </w:instrText>
      </w:r>
      <w:r>
        <w:fldChar w:fldCharType="separate"/>
      </w:r>
      <w:r w:rsidR="000C7DE2">
        <w:t>Psalm</w:t>
      </w:r>
      <w:r w:rsidR="000C7DE2" w:rsidRPr="00AB1781">
        <w:t xml:space="preserve"> 40</w:t>
      </w:r>
      <w:r w:rsidR="000C7DE2">
        <w:t>: “Blessed is he who considers the poor and needy”</w:t>
      </w:r>
      <w:r>
        <w:fldChar w:fldCharType="end"/>
      </w:r>
      <w:r>
        <w:t xml:space="preserve">, page </w:t>
      </w:r>
      <w:r>
        <w:fldChar w:fldCharType="begin"/>
      </w:r>
      <w:r>
        <w:instrText xml:space="preserve"> PAGEREF _Ref412110829 \h </w:instrText>
      </w:r>
      <w:r>
        <w:fldChar w:fldCharType="separate"/>
      </w:r>
      <w:r w:rsidR="000C7DE2">
        <w:rPr>
          <w:noProof/>
        </w:rPr>
        <w:t>145</w:t>
      </w:r>
      <w:r>
        <w:fldChar w:fldCharType="end"/>
      </w:r>
      <w:r>
        <w:t>.</w:t>
      </w:r>
    </w:p>
    <w:p w14:paraId="68D15BBE" w14:textId="42B9877A" w:rsidR="00F933DE" w:rsidRDefault="00F933DE" w:rsidP="00F933DE">
      <w:pPr>
        <w:pStyle w:val="Rubric"/>
      </w:pPr>
      <w:r>
        <w:t>Glory…</w:t>
      </w:r>
    </w:p>
    <w:p w14:paraId="2815D762" w14:textId="25C3C88B" w:rsidR="00950468" w:rsidRPr="00950468" w:rsidRDefault="00950468" w:rsidP="00BF0205">
      <w:pPr>
        <w:pStyle w:val="Heading4"/>
      </w:pPr>
      <w:r>
        <w:t>Psalm</w:t>
      </w:r>
      <w:r w:rsidRPr="00AB1781">
        <w:t xml:space="preserve"> 34</w:t>
      </w:r>
      <w:r>
        <w:t xml:space="preserve">: </w:t>
      </w:r>
      <w:r w:rsidR="009216DA">
        <w:t>“</w:t>
      </w:r>
      <w:r>
        <w:t>Judge those who wrong me, O Lord</w:t>
      </w:r>
      <w:r w:rsidR="009216DA">
        <w:t>”</w:t>
      </w:r>
    </w:p>
    <w:p w14:paraId="68F485A5" w14:textId="77777777" w:rsidR="00950468" w:rsidRPr="007A1A59" w:rsidRDefault="00950468" w:rsidP="007A1A59">
      <w:pPr>
        <w:jc w:val="center"/>
        <w:rPr>
          <w:b/>
        </w:rPr>
      </w:pPr>
      <w:r w:rsidRPr="007A1A59">
        <w:rPr>
          <w:b/>
        </w:rPr>
        <w:t>Christ’s Passion seen in the Psalmist’s Struggle</w:t>
      </w:r>
    </w:p>
    <w:p w14:paraId="07B7E9E1" w14:textId="77777777" w:rsidR="00950468" w:rsidRPr="007A1A59" w:rsidRDefault="00950468" w:rsidP="007A1A59">
      <w:pPr>
        <w:jc w:val="center"/>
        <w:rPr>
          <w:b/>
        </w:rPr>
      </w:pPr>
      <w:r w:rsidRPr="007A1A59">
        <w:rPr>
          <w:b/>
        </w:rPr>
        <w:t>The Lord be Magnified</w:t>
      </w:r>
    </w:p>
    <w:p w14:paraId="35941589" w14:textId="77777777" w:rsidR="00950468" w:rsidRPr="00950468" w:rsidRDefault="00950468" w:rsidP="00950468">
      <w:pPr>
        <w:pStyle w:val="Rubric"/>
      </w:pPr>
      <w:r w:rsidRPr="00AB1781">
        <w:t>(By David)</w:t>
      </w:r>
    </w:p>
    <w:p w14:paraId="0D0AF679" w14:textId="1166E2DF" w:rsidR="00950468" w:rsidRPr="00AB1781" w:rsidRDefault="00950468" w:rsidP="00950468">
      <w:pPr>
        <w:pStyle w:val="EnglishHangNoCoptic"/>
      </w:pPr>
      <w:r w:rsidRPr="00AB1781">
        <w:t>1 J</w:t>
      </w:r>
      <w:r w:rsidR="00BD31CA">
        <w:t>udge those who wrong me, O Lord;</w:t>
      </w:r>
    </w:p>
    <w:p w14:paraId="789E414B" w14:textId="7F8A4A76" w:rsidR="00950468" w:rsidRPr="00AB1781" w:rsidRDefault="00950468" w:rsidP="00950468">
      <w:pPr>
        <w:pStyle w:val="EnglishHangEndNoCoptic"/>
      </w:pPr>
      <w:r w:rsidRPr="00AB1781">
        <w:tab/>
        <w:t xml:space="preserve">fight </w:t>
      </w:r>
      <w:r w:rsidR="00BD31CA">
        <w:t xml:space="preserve">against </w:t>
      </w:r>
      <w:r w:rsidRPr="00AB1781">
        <w:t xml:space="preserve">those who fight </w:t>
      </w:r>
      <w:r w:rsidR="00BD31CA">
        <w:t>against me!</w:t>
      </w:r>
    </w:p>
    <w:p w14:paraId="6A3BC312" w14:textId="0AEB47B4" w:rsidR="00950468" w:rsidRPr="00AB1781" w:rsidRDefault="00950468" w:rsidP="00950468">
      <w:pPr>
        <w:pStyle w:val="EnglishHangNoCoptic"/>
      </w:pPr>
      <w:r w:rsidRPr="00AB1781">
        <w:t>2 Take</w:t>
      </w:r>
      <w:r w:rsidR="00BD31CA">
        <w:t xml:space="preserve"> hold of</w:t>
      </w:r>
      <w:r w:rsidRPr="00AB1781">
        <w:t xml:space="preserve"> </w:t>
      </w:r>
      <w:r w:rsidR="00BD31CA">
        <w:t>weapon</w:t>
      </w:r>
      <w:r w:rsidRPr="00AB1781">
        <w:t xml:space="preserve"> and shield,</w:t>
      </w:r>
    </w:p>
    <w:p w14:paraId="11B767E0" w14:textId="7B6756B1" w:rsidR="00950468" w:rsidRPr="00AB1781" w:rsidRDefault="00950468" w:rsidP="00950468">
      <w:pPr>
        <w:pStyle w:val="EnglishHangEndNoCoptic"/>
      </w:pPr>
      <w:r w:rsidRPr="00AB1781">
        <w:tab/>
        <w:t>and rise</w:t>
      </w:r>
      <w:r w:rsidR="00BD31CA">
        <w:t xml:space="preserve"> up</w:t>
      </w:r>
      <w:r w:rsidRPr="00AB1781">
        <w:t xml:space="preserve"> to help me</w:t>
      </w:r>
      <w:r w:rsidR="00BD31CA">
        <w:t>!</w:t>
      </w:r>
      <w:r w:rsidRPr="00AB1781">
        <w:rPr>
          <w:rStyle w:val="FootnoteReference"/>
        </w:rPr>
        <w:footnoteReference w:id="194"/>
      </w:r>
    </w:p>
    <w:p w14:paraId="4418CA27" w14:textId="4BB06F5E" w:rsidR="00950468" w:rsidRPr="00AB1781" w:rsidRDefault="00BD31CA" w:rsidP="00950468">
      <w:pPr>
        <w:pStyle w:val="EnglishHangNoCoptic"/>
      </w:pPr>
      <w:r>
        <w:t>3 Draw the sword,</w:t>
      </w:r>
    </w:p>
    <w:p w14:paraId="0610027A" w14:textId="734BDCF3" w:rsidR="00950468" w:rsidRPr="00AB1781" w:rsidRDefault="00950468" w:rsidP="00950468">
      <w:pPr>
        <w:pStyle w:val="EnglishHangNoCoptic"/>
      </w:pPr>
      <w:r w:rsidRPr="00AB1781">
        <w:tab/>
      </w:r>
      <w:r w:rsidR="00BD31CA">
        <w:t>and block my pursuers;</w:t>
      </w:r>
    </w:p>
    <w:p w14:paraId="2F3BC0A9" w14:textId="092ACAC2" w:rsidR="00950468" w:rsidRPr="00AB1781" w:rsidRDefault="00BD31CA" w:rsidP="00950468">
      <w:pPr>
        <w:pStyle w:val="EnglishHangEndNoCoptic"/>
      </w:pPr>
      <w:r>
        <w:tab/>
        <w:t>say to my soul, “I am your salvation.”</w:t>
      </w:r>
    </w:p>
    <w:p w14:paraId="225AF208" w14:textId="0605DEC8" w:rsidR="00950468" w:rsidRPr="00AB1781" w:rsidRDefault="00950468" w:rsidP="00950468">
      <w:pPr>
        <w:pStyle w:val="EnglishHangNoCoptic"/>
      </w:pPr>
      <w:r w:rsidRPr="00AB1781">
        <w:t xml:space="preserve">4 Let those who seek my </w:t>
      </w:r>
      <w:r w:rsidR="00BD31CA">
        <w:t>soul</w:t>
      </w:r>
      <w:r w:rsidRPr="00AB1781">
        <w:t xml:space="preserve"> be ashamed and </w:t>
      </w:r>
      <w:r w:rsidR="00BD31CA">
        <w:t>embarrassed</w:t>
      </w:r>
      <w:r w:rsidRPr="00AB1781">
        <w:t>;</w:t>
      </w:r>
    </w:p>
    <w:p w14:paraId="1603E032" w14:textId="0D331BA8" w:rsidR="00950468" w:rsidRPr="00AB1781" w:rsidRDefault="00950468" w:rsidP="00950468">
      <w:pPr>
        <w:pStyle w:val="EnglishHangEndNoCoptic"/>
      </w:pPr>
      <w:r w:rsidRPr="00AB1781">
        <w:tab/>
        <w:t xml:space="preserve">let those who </w:t>
      </w:r>
      <w:r w:rsidR="00BD31CA">
        <w:t>plot evil against</w:t>
      </w:r>
      <w:r w:rsidRPr="00AB1781">
        <w:t xml:space="preserve"> me be </w:t>
      </w:r>
      <w:r w:rsidR="00BD31CA">
        <w:t>turned back</w:t>
      </w:r>
      <w:r w:rsidRPr="00AB1781">
        <w:t xml:space="preserve"> and </w:t>
      </w:r>
      <w:r w:rsidR="00BD31CA">
        <w:t>disappointed</w:t>
      </w:r>
      <w:r w:rsidRPr="00AB1781">
        <w:t>.</w:t>
      </w:r>
    </w:p>
    <w:p w14:paraId="2DBC95FD" w14:textId="3238BF97" w:rsidR="00950468" w:rsidRPr="00AB1781" w:rsidRDefault="00950468" w:rsidP="00950468">
      <w:pPr>
        <w:pStyle w:val="EnglishHangNoCoptic"/>
      </w:pPr>
      <w:r w:rsidRPr="00AB1781">
        <w:t xml:space="preserve">5 Let them be like dust </w:t>
      </w:r>
      <w:r w:rsidR="00BD31CA">
        <w:t>before</w:t>
      </w:r>
      <w:r w:rsidRPr="00AB1781">
        <w:t xml:space="preserve"> the wind,</w:t>
      </w:r>
    </w:p>
    <w:p w14:paraId="36D2CAC0" w14:textId="65578980" w:rsidR="00950468" w:rsidRPr="00AB1781" w:rsidRDefault="00950468" w:rsidP="00950468">
      <w:pPr>
        <w:pStyle w:val="EnglishHangEndNoCoptic"/>
      </w:pPr>
      <w:r w:rsidRPr="00AB1781">
        <w:tab/>
      </w:r>
      <w:r w:rsidR="00BD31CA">
        <w:t>with the Angel of the Lord driving</w:t>
      </w:r>
      <w:r w:rsidRPr="00AB1781">
        <w:t xml:space="preserve"> them</w:t>
      </w:r>
      <w:r w:rsidR="00BD31CA">
        <w:t xml:space="preserve"> on</w:t>
      </w:r>
      <w:r w:rsidRPr="00AB1781">
        <w:t>.</w:t>
      </w:r>
    </w:p>
    <w:p w14:paraId="4FB8F84C" w14:textId="77777777" w:rsidR="00950468" w:rsidRPr="00AB1781" w:rsidRDefault="00950468" w:rsidP="00950468">
      <w:pPr>
        <w:pStyle w:val="EnglishHangNoCoptic"/>
      </w:pPr>
      <w:r w:rsidRPr="00AB1781">
        <w:lastRenderedPageBreak/>
        <w:t>6 Let their way be dark and slippery,</w:t>
      </w:r>
    </w:p>
    <w:p w14:paraId="061A5F91" w14:textId="1C9EFA0E" w:rsidR="00950468" w:rsidRPr="00AB1781" w:rsidRDefault="00950468" w:rsidP="00950468">
      <w:pPr>
        <w:pStyle w:val="EnglishHangEndNoCoptic"/>
      </w:pPr>
      <w:r w:rsidRPr="00AB1781">
        <w:tab/>
      </w:r>
      <w:r w:rsidR="00DB5C12">
        <w:t>with the Angel of the Lord pursuing</w:t>
      </w:r>
      <w:r w:rsidRPr="00AB1781">
        <w:t xml:space="preserve"> them.</w:t>
      </w:r>
    </w:p>
    <w:p w14:paraId="3CD0FCFE" w14:textId="1209EBF7" w:rsidR="00950468" w:rsidRPr="00AB1781" w:rsidRDefault="00950468" w:rsidP="00950468">
      <w:pPr>
        <w:pStyle w:val="EnglishHangNoCoptic"/>
      </w:pPr>
      <w:r w:rsidRPr="00AB1781">
        <w:t xml:space="preserve">7 For they hid their destructive </w:t>
      </w:r>
      <w:r w:rsidR="00DB5C12">
        <w:t>trap</w:t>
      </w:r>
      <w:r w:rsidRPr="00AB1781">
        <w:t xml:space="preserve"> for me without</w:t>
      </w:r>
      <w:r w:rsidR="00DB5C12">
        <w:t xml:space="preserve"> a</w:t>
      </w:r>
      <w:r w:rsidRPr="00AB1781">
        <w:t xml:space="preserve"> </w:t>
      </w:r>
      <w:r w:rsidR="00DB5C12">
        <w:t>reason</w:t>
      </w:r>
      <w:r w:rsidRPr="00AB1781">
        <w:t>;</w:t>
      </w:r>
    </w:p>
    <w:p w14:paraId="38866268" w14:textId="172FBFA6" w:rsidR="00950468" w:rsidRPr="00AB1781" w:rsidRDefault="00950468" w:rsidP="00950468">
      <w:pPr>
        <w:pStyle w:val="EnglishHangEndNoCoptic"/>
      </w:pPr>
      <w:r w:rsidRPr="00AB1781">
        <w:tab/>
      </w:r>
      <w:r w:rsidR="00DB5C12">
        <w:t>they cast reproach on</w:t>
      </w:r>
      <w:r w:rsidRPr="00AB1781">
        <w:t xml:space="preserve"> my soul</w:t>
      </w:r>
      <w:r w:rsidR="00DB5C12">
        <w:t xml:space="preserve"> without cause</w:t>
      </w:r>
      <w:r w:rsidRPr="00AB1781">
        <w:t>.</w:t>
      </w:r>
    </w:p>
    <w:p w14:paraId="167A0A39" w14:textId="6FE61F10" w:rsidR="00950468" w:rsidRPr="00AB1781" w:rsidRDefault="00950468" w:rsidP="00950468">
      <w:pPr>
        <w:pStyle w:val="EnglishHangNoCoptic"/>
      </w:pPr>
      <w:r w:rsidRPr="00AB1781">
        <w:t xml:space="preserve">8 Let a </w:t>
      </w:r>
      <w:r w:rsidR="00DB5C12">
        <w:t>trap they do not recognize</w:t>
      </w:r>
      <w:r w:rsidRPr="00AB1781">
        <w:t xml:space="preserve"> come upon them;</w:t>
      </w:r>
    </w:p>
    <w:p w14:paraId="62E6E966" w14:textId="77777777" w:rsidR="00950468" w:rsidRPr="00AB1781" w:rsidRDefault="00950468" w:rsidP="00950468">
      <w:pPr>
        <w:pStyle w:val="EnglishHangNoCoptic"/>
      </w:pPr>
      <w:r w:rsidRPr="00AB1781">
        <w:tab/>
        <w:t>and let them be caught in the trap they have hidden,</w:t>
      </w:r>
    </w:p>
    <w:p w14:paraId="4F94CCD7" w14:textId="77777777" w:rsidR="00950468" w:rsidRPr="00950468" w:rsidRDefault="00950468" w:rsidP="00950468">
      <w:pPr>
        <w:pStyle w:val="EnglishHangEndNoCoptic"/>
      </w:pPr>
      <w:r w:rsidRPr="00AB1781">
        <w:tab/>
        <w:t>and let them fall into their own trap.</w:t>
      </w:r>
    </w:p>
    <w:p w14:paraId="1A832555" w14:textId="19D962EC" w:rsidR="00950468" w:rsidRPr="00AB1781" w:rsidRDefault="00950468" w:rsidP="00950468">
      <w:pPr>
        <w:pStyle w:val="EnglishHangNoCoptic"/>
      </w:pPr>
      <w:r w:rsidRPr="00AB1781">
        <w:t xml:space="preserve">9 But my soul </w:t>
      </w:r>
      <w:r w:rsidR="00831460">
        <w:t>will</w:t>
      </w:r>
      <w:r w:rsidRPr="00AB1781">
        <w:t xml:space="preserve"> rejoice in the Lord</w:t>
      </w:r>
      <w:r w:rsidR="00DB5C12">
        <w:t>,</w:t>
      </w:r>
    </w:p>
    <w:p w14:paraId="343BDD76" w14:textId="77777777" w:rsidR="00950468" w:rsidRPr="00AB1781" w:rsidRDefault="00950468" w:rsidP="00950468">
      <w:pPr>
        <w:pStyle w:val="EnglishHangEndNoCoptic"/>
      </w:pPr>
      <w:r w:rsidRPr="00AB1781">
        <w:tab/>
        <w:t>and delight in His salvation.</w:t>
      </w:r>
    </w:p>
    <w:p w14:paraId="77ABB874" w14:textId="408B2B03" w:rsidR="00950468" w:rsidRPr="00AB1781" w:rsidRDefault="00831460" w:rsidP="00950468">
      <w:pPr>
        <w:pStyle w:val="EnglishHangNoCoptic"/>
      </w:pPr>
      <w:r>
        <w:t>10 All my bones will say,</w:t>
      </w:r>
      <w:r w:rsidR="00DB5C12">
        <w:t xml:space="preserve"> “O </w:t>
      </w:r>
      <w:r w:rsidR="00950468" w:rsidRPr="00AB1781">
        <w:t xml:space="preserve">Lord, who is like </w:t>
      </w:r>
      <w:r w:rsidR="001040C8">
        <w:t>You</w:t>
      </w:r>
      <w:r w:rsidR="00DB5C12">
        <w:t>?</w:t>
      </w:r>
    </w:p>
    <w:p w14:paraId="11D02A03" w14:textId="0097E0E8" w:rsidR="00950468" w:rsidRPr="00AB1781" w:rsidRDefault="00950468" w:rsidP="00950468">
      <w:pPr>
        <w:pStyle w:val="EnglishHangNoCoptic"/>
      </w:pPr>
      <w:r w:rsidRPr="00AB1781">
        <w:tab/>
      </w:r>
      <w:r w:rsidR="00DB5C12">
        <w:t>You</w:t>
      </w:r>
      <w:r w:rsidRPr="00AB1781">
        <w:t xml:space="preserve"> rescues the poor from the </w:t>
      </w:r>
      <w:r w:rsidR="00DB5C12">
        <w:t xml:space="preserve">hands of those stronger than </w:t>
      </w:r>
      <w:r w:rsidR="004E0429">
        <w:t>he</w:t>
      </w:r>
      <w:r w:rsidRPr="00AB1781">
        <w:t>,</w:t>
      </w:r>
    </w:p>
    <w:p w14:paraId="79E86FE8" w14:textId="46E31EAC" w:rsidR="00950468" w:rsidRPr="00AB1781" w:rsidRDefault="00950468" w:rsidP="00950468">
      <w:pPr>
        <w:pStyle w:val="EnglishHangEndNoCoptic"/>
      </w:pPr>
      <w:r w:rsidRPr="00AB1781">
        <w:tab/>
        <w:t>and the poor and</w:t>
      </w:r>
      <w:r w:rsidR="00DB5C12">
        <w:t xml:space="preserve"> needy from those who rob him.”</w:t>
      </w:r>
    </w:p>
    <w:p w14:paraId="651A07AC" w14:textId="77777777" w:rsidR="00950468" w:rsidRPr="00AB1781" w:rsidRDefault="00950468" w:rsidP="00950468">
      <w:pPr>
        <w:pStyle w:val="EnglishHangNoCoptic"/>
      </w:pPr>
      <w:r w:rsidRPr="00AB1781">
        <w:t>11 False witnesses rose up against me,</w:t>
      </w:r>
    </w:p>
    <w:p w14:paraId="32A53D02" w14:textId="167739FA" w:rsidR="00950468" w:rsidRPr="00AB1781" w:rsidRDefault="00950468" w:rsidP="00950468">
      <w:pPr>
        <w:pStyle w:val="EnglishHangEndNoCoptic"/>
      </w:pPr>
      <w:r w:rsidRPr="00AB1781">
        <w:tab/>
      </w:r>
      <w:r w:rsidR="00442FE7">
        <w:t>asking me things I knew nothing about;</w:t>
      </w:r>
    </w:p>
    <w:p w14:paraId="0822424F" w14:textId="77777777" w:rsidR="00950468" w:rsidRPr="00AB1781" w:rsidRDefault="00950468" w:rsidP="00950468">
      <w:pPr>
        <w:pStyle w:val="EnglishHangNoCoptic"/>
      </w:pPr>
      <w:r w:rsidRPr="00AB1781">
        <w:t>12 They repaid me evil for good,</w:t>
      </w:r>
    </w:p>
    <w:p w14:paraId="2556763E" w14:textId="461D61D3" w:rsidR="00950468" w:rsidRPr="00AB1781" w:rsidRDefault="00950468" w:rsidP="00950468">
      <w:pPr>
        <w:pStyle w:val="EnglishHangEndNoCoptic"/>
      </w:pPr>
      <w:r w:rsidRPr="00AB1781">
        <w:tab/>
        <w:t>to the desolation of my soul.</w:t>
      </w:r>
      <w:r w:rsidR="00442FE7">
        <w:rPr>
          <w:rStyle w:val="FootnoteReference"/>
        </w:rPr>
        <w:footnoteReference w:id="195"/>
      </w:r>
    </w:p>
    <w:p w14:paraId="0102DC14" w14:textId="7B6D8EDF" w:rsidR="00950468" w:rsidRPr="00AB1781" w:rsidRDefault="00442FE7" w:rsidP="00950468">
      <w:pPr>
        <w:pStyle w:val="EnglishHangNoCoptic"/>
      </w:pPr>
      <w:r>
        <w:t>13 But I put on sackcloth</w:t>
      </w:r>
    </w:p>
    <w:p w14:paraId="65C19D8A" w14:textId="18501387" w:rsidR="00950468" w:rsidRPr="00AB1781" w:rsidRDefault="00950468" w:rsidP="00950468">
      <w:pPr>
        <w:pStyle w:val="EnglishHangNoCoptic"/>
      </w:pPr>
      <w:r w:rsidRPr="00AB1781">
        <w:tab/>
        <w:t xml:space="preserve">when they </w:t>
      </w:r>
      <w:r w:rsidR="00442FE7">
        <w:t>troubled</w:t>
      </w:r>
      <w:r w:rsidRPr="00AB1781">
        <w:t xml:space="preserve"> me,</w:t>
      </w:r>
    </w:p>
    <w:p w14:paraId="4FC5B2C4" w14:textId="77777777" w:rsidR="00950468" w:rsidRPr="00AB1781" w:rsidRDefault="00950468" w:rsidP="00950468">
      <w:pPr>
        <w:pStyle w:val="EnglishHangNoCoptic"/>
      </w:pPr>
      <w:r w:rsidRPr="00AB1781">
        <w:tab/>
        <w:t>and I humbled my soul with fasting;</w:t>
      </w:r>
    </w:p>
    <w:p w14:paraId="6E67E344" w14:textId="3D98A6BC" w:rsidR="00950468" w:rsidRPr="00AB1781" w:rsidRDefault="00950468" w:rsidP="00950468">
      <w:pPr>
        <w:pStyle w:val="EnglishHangEndNoCoptic"/>
      </w:pPr>
      <w:r w:rsidRPr="00AB1781">
        <w:tab/>
        <w:t xml:space="preserve">and my prayer will return </w:t>
      </w:r>
      <w:r w:rsidR="00442FE7">
        <w:t>in</w:t>
      </w:r>
      <w:r w:rsidRPr="00AB1781">
        <w:t>to my bosom.</w:t>
      </w:r>
    </w:p>
    <w:p w14:paraId="22868E48" w14:textId="20D1C940" w:rsidR="00950468" w:rsidRPr="00AB1781" w:rsidRDefault="00950468" w:rsidP="00950468">
      <w:pPr>
        <w:pStyle w:val="EnglishHangNoCoptic"/>
      </w:pPr>
      <w:r w:rsidRPr="00AB1781">
        <w:t xml:space="preserve">14 </w:t>
      </w:r>
      <w:r w:rsidR="00442FE7">
        <w:t>I tried to please them</w:t>
      </w:r>
      <w:r w:rsidRPr="00AB1781">
        <w:t>,</w:t>
      </w:r>
    </w:p>
    <w:p w14:paraId="1F0D2D43" w14:textId="4813B77D" w:rsidR="00950468" w:rsidRPr="00AB1781" w:rsidRDefault="00950468" w:rsidP="00950468">
      <w:pPr>
        <w:pStyle w:val="EnglishHangNoCoptic"/>
      </w:pPr>
      <w:r w:rsidRPr="00AB1781">
        <w:tab/>
      </w:r>
      <w:r w:rsidR="00442FE7">
        <w:t>like a</w:t>
      </w:r>
      <w:r w:rsidR="00442FE7" w:rsidRPr="00AB1781">
        <w:t xml:space="preserve"> </w:t>
      </w:r>
      <w:r w:rsidR="00442FE7">
        <w:t>neighbour</w:t>
      </w:r>
      <w:r w:rsidR="00442FE7" w:rsidRPr="00AB1781">
        <w:t xml:space="preserve">, </w:t>
      </w:r>
      <w:r w:rsidR="00442FE7">
        <w:t xml:space="preserve">like </w:t>
      </w:r>
      <w:r w:rsidR="00442FE7" w:rsidRPr="00AB1781">
        <w:t xml:space="preserve">our </w:t>
      </w:r>
      <w:r w:rsidR="00442FE7">
        <w:t>own brother</w:t>
      </w:r>
      <w:r w:rsidRPr="00AB1781">
        <w:t>.</w:t>
      </w:r>
    </w:p>
    <w:p w14:paraId="578E134B" w14:textId="2FD742AB" w:rsidR="00950468" w:rsidRPr="00AB1781" w:rsidRDefault="00950468" w:rsidP="00950468">
      <w:pPr>
        <w:pStyle w:val="EnglishHangEndNoCoptic"/>
      </w:pPr>
      <w:r w:rsidRPr="00AB1781">
        <w:tab/>
      </w:r>
      <w:r w:rsidR="00442FE7">
        <w:t>I humbled myself like one mourning and grieving.</w:t>
      </w:r>
    </w:p>
    <w:p w14:paraId="008707AE" w14:textId="06AFCE17" w:rsidR="00950468" w:rsidRPr="00AB1781" w:rsidRDefault="00950468" w:rsidP="00950468">
      <w:pPr>
        <w:pStyle w:val="EnglishHangNoCoptic"/>
      </w:pPr>
      <w:r w:rsidRPr="00AB1781">
        <w:t xml:space="preserve">15 But they </w:t>
      </w:r>
      <w:r w:rsidR="00D226AB">
        <w:t>were glad,</w:t>
      </w:r>
      <w:r w:rsidRPr="00AB1781">
        <w:t xml:space="preserve"> and gathered together against me.</w:t>
      </w:r>
    </w:p>
    <w:p w14:paraId="573E531C" w14:textId="438689C9" w:rsidR="00950468" w:rsidRPr="00AB1781" w:rsidRDefault="00950468" w:rsidP="00950468">
      <w:pPr>
        <w:pStyle w:val="EnglishHangNoCoptic"/>
      </w:pPr>
      <w:r w:rsidRPr="00AB1781">
        <w:tab/>
        <w:t xml:space="preserve">The </w:t>
      </w:r>
      <w:r w:rsidR="00810FF2">
        <w:t>whips were</w:t>
      </w:r>
      <w:r w:rsidRPr="00AB1781">
        <w:t xml:space="preserve"> gathered against me, and I </w:t>
      </w:r>
      <w:r w:rsidR="004E0429">
        <w:t>did not kno</w:t>
      </w:r>
      <w:r w:rsidRPr="00AB1781">
        <w:t>w why</w:t>
      </w:r>
      <w:r w:rsidR="00810FF2">
        <w:t>;</w:t>
      </w:r>
      <w:r w:rsidRPr="00AB1781">
        <w:rPr>
          <w:rStyle w:val="FootnoteReference"/>
        </w:rPr>
        <w:footnoteReference w:id="196"/>
      </w:r>
    </w:p>
    <w:p w14:paraId="0D073C28" w14:textId="7EE6C7C5" w:rsidR="00950468" w:rsidRPr="00AB1781" w:rsidRDefault="00950468" w:rsidP="00950468">
      <w:pPr>
        <w:pStyle w:val="EnglishHangEndNoCoptic"/>
      </w:pPr>
      <w:r w:rsidRPr="00AB1781">
        <w:tab/>
        <w:t xml:space="preserve">They were </w:t>
      </w:r>
      <w:r w:rsidR="00810FF2">
        <w:t>torn apart,</w:t>
      </w:r>
      <w:r w:rsidRPr="00AB1781">
        <w:t xml:space="preserve"> </w:t>
      </w:r>
      <w:r w:rsidR="00810FF2">
        <w:t>yet</w:t>
      </w:r>
      <w:r w:rsidRPr="00AB1781">
        <w:t xml:space="preserve"> felt no compunction.</w:t>
      </w:r>
    </w:p>
    <w:p w14:paraId="699B8772" w14:textId="48F8E4E8" w:rsidR="00950468" w:rsidRPr="00AB1781" w:rsidRDefault="00950468" w:rsidP="00950468">
      <w:pPr>
        <w:pStyle w:val="EnglishHangNoCoptic"/>
      </w:pPr>
      <w:r w:rsidRPr="00AB1781">
        <w:t>16 They</w:t>
      </w:r>
      <w:r w:rsidR="00810FF2">
        <w:t xml:space="preserve"> tempted me, they </w:t>
      </w:r>
      <w:r w:rsidR="004E0429">
        <w:t>mocked</w:t>
      </w:r>
      <w:r w:rsidR="00810FF2">
        <w:t xml:space="preserve"> </w:t>
      </w:r>
      <w:r w:rsidR="004E0429">
        <w:t xml:space="preserve">and sneered at </w:t>
      </w:r>
      <w:r w:rsidR="00810FF2">
        <w:t>me;</w:t>
      </w:r>
    </w:p>
    <w:p w14:paraId="0EA8141B" w14:textId="77777777" w:rsidR="00950468" w:rsidRPr="00AB1781" w:rsidRDefault="00950468" w:rsidP="00950468">
      <w:pPr>
        <w:pStyle w:val="EnglishHangEndNoCoptic"/>
      </w:pPr>
      <w:r w:rsidRPr="00AB1781">
        <w:tab/>
        <w:t>they gnashed their teeth at me.</w:t>
      </w:r>
    </w:p>
    <w:p w14:paraId="611814AA" w14:textId="17D081B2" w:rsidR="00950468" w:rsidRPr="00AB1781" w:rsidRDefault="00950468" w:rsidP="00950468">
      <w:pPr>
        <w:pStyle w:val="EnglishHangNoCoptic"/>
      </w:pPr>
      <w:r w:rsidRPr="00AB1781">
        <w:t xml:space="preserve">17 O Lord, </w:t>
      </w:r>
      <w:r w:rsidR="00810FF2">
        <w:t>when</w:t>
      </w:r>
      <w:r w:rsidRPr="00AB1781">
        <w:t xml:space="preserve"> </w:t>
      </w:r>
      <w:r w:rsidR="00556387">
        <w:t>will</w:t>
      </w:r>
      <w:r w:rsidRPr="00AB1781">
        <w:t xml:space="preserve"> </w:t>
      </w:r>
      <w:r w:rsidR="001040C8">
        <w:t>You</w:t>
      </w:r>
      <w:r w:rsidR="00810FF2">
        <w:t xml:space="preserve"> look upon me</w:t>
      </w:r>
      <w:r w:rsidRPr="00AB1781">
        <w:t>?</w:t>
      </w:r>
    </w:p>
    <w:p w14:paraId="73DDBB2F" w14:textId="31C1CD9E" w:rsidR="00950468" w:rsidRPr="00AB1781" w:rsidRDefault="00950468" w:rsidP="00950468">
      <w:pPr>
        <w:pStyle w:val="EnglishHangNoCoptic"/>
      </w:pPr>
      <w:r w:rsidRPr="00AB1781">
        <w:tab/>
        <w:t>R</w:t>
      </w:r>
      <w:r w:rsidR="00810FF2">
        <w:t>escue my soul from their malice,</w:t>
      </w:r>
    </w:p>
    <w:p w14:paraId="1C62FCD4" w14:textId="32C9DEC8" w:rsidR="00950468" w:rsidRPr="00AB1781" w:rsidRDefault="00950468" w:rsidP="00950468">
      <w:pPr>
        <w:pStyle w:val="EnglishHangEndNoCoptic"/>
      </w:pPr>
      <w:r w:rsidRPr="00AB1781">
        <w:tab/>
        <w:t>my only</w:t>
      </w:r>
      <w:r w:rsidR="00810FF2">
        <w:t>-begotten</w:t>
      </w:r>
      <w:r w:rsidRPr="00AB1781">
        <w:rPr>
          <w:rStyle w:val="FootnoteReference"/>
        </w:rPr>
        <w:footnoteReference w:id="197"/>
      </w:r>
      <w:r w:rsidR="00810FF2">
        <w:t xml:space="preserve"> from the lions.</w:t>
      </w:r>
    </w:p>
    <w:p w14:paraId="1C8A0325" w14:textId="54CEB760" w:rsidR="00950468" w:rsidRPr="00AB1781" w:rsidRDefault="00950468" w:rsidP="00950468">
      <w:pPr>
        <w:pStyle w:val="EnglishHangNoCoptic"/>
      </w:pPr>
      <w:r w:rsidRPr="00AB1781">
        <w:lastRenderedPageBreak/>
        <w:t xml:space="preserve">18 I will </w:t>
      </w:r>
      <w:r w:rsidR="00810FF2">
        <w:t>confess</w:t>
      </w:r>
      <w:r w:rsidR="004E0429">
        <w:rPr>
          <w:rStyle w:val="FootnoteReference"/>
        </w:rPr>
        <w:footnoteReference w:id="198"/>
      </w:r>
      <w:r w:rsidRPr="00AB1781">
        <w:t xml:space="preserve"> </w:t>
      </w:r>
      <w:r w:rsidR="001040C8">
        <w:t>You</w:t>
      </w:r>
      <w:r w:rsidR="00E14083">
        <w:t>[, O Lord]</w:t>
      </w:r>
      <w:r w:rsidR="00E14083">
        <w:rPr>
          <w:rStyle w:val="FootnoteReference"/>
        </w:rPr>
        <w:footnoteReference w:id="199"/>
      </w:r>
      <w:r w:rsidRPr="00AB1781">
        <w:t xml:space="preserve"> in a great assembly.</w:t>
      </w:r>
    </w:p>
    <w:p w14:paraId="75A769C5" w14:textId="0E02D3E5" w:rsidR="00950468" w:rsidRPr="00AB1781" w:rsidRDefault="00950468" w:rsidP="00950468">
      <w:pPr>
        <w:pStyle w:val="EnglishHangEndNoCoptic"/>
      </w:pPr>
      <w:r w:rsidRPr="00AB1781">
        <w:tab/>
        <w:t xml:space="preserve">I will praise </w:t>
      </w:r>
      <w:r w:rsidR="001040C8">
        <w:t>You</w:t>
      </w:r>
      <w:r w:rsidRPr="00AB1781">
        <w:t xml:space="preserve"> </w:t>
      </w:r>
      <w:r w:rsidR="00810FF2">
        <w:t>among many</w:t>
      </w:r>
      <w:r w:rsidRPr="00AB1781">
        <w:t xml:space="preserve"> people.</w:t>
      </w:r>
    </w:p>
    <w:p w14:paraId="3291A7C6" w14:textId="19221CE6" w:rsidR="00950468" w:rsidRPr="00AB1781" w:rsidRDefault="00950468" w:rsidP="00950468">
      <w:pPr>
        <w:pStyle w:val="EnglishHangNoCoptic"/>
      </w:pPr>
      <w:r w:rsidRPr="00AB1781">
        <w:t xml:space="preserve">19 </w:t>
      </w:r>
      <w:r w:rsidR="00810FF2">
        <w:t>Do not l</w:t>
      </w:r>
      <w:r w:rsidRPr="00AB1781">
        <w:t xml:space="preserve">et those who are my enemies </w:t>
      </w:r>
      <w:r w:rsidR="00810FF2" w:rsidRPr="00AB1781">
        <w:t xml:space="preserve">unjustly </w:t>
      </w:r>
      <w:r w:rsidR="00810FF2">
        <w:t>rejoice over me,</w:t>
      </w:r>
    </w:p>
    <w:p w14:paraId="18DE1E7D" w14:textId="4CC6DFE5" w:rsidR="00950468" w:rsidRPr="00AB1781" w:rsidRDefault="00950468" w:rsidP="00950468">
      <w:pPr>
        <w:pStyle w:val="EnglishHangEndNoCoptic"/>
      </w:pPr>
      <w:r w:rsidRPr="00AB1781">
        <w:tab/>
        <w:t>those who hate me without cause</w:t>
      </w:r>
      <w:r w:rsidR="00810FF2">
        <w:t>, and</w:t>
      </w:r>
      <w:r w:rsidRPr="00AB1781">
        <w:t xml:space="preserve"> wink their eyes.</w:t>
      </w:r>
      <w:r w:rsidRPr="00AB1781">
        <w:rPr>
          <w:rStyle w:val="FootnoteReference"/>
        </w:rPr>
        <w:footnoteReference w:id="200"/>
      </w:r>
    </w:p>
    <w:p w14:paraId="1C4466CC" w14:textId="4F735C29" w:rsidR="00950468" w:rsidRPr="00AB1781" w:rsidRDefault="00810FF2" w:rsidP="00950468">
      <w:pPr>
        <w:pStyle w:val="EnglishHangNoCoptic"/>
      </w:pPr>
      <w:r>
        <w:t xml:space="preserve">20 For </w:t>
      </w:r>
      <w:r w:rsidR="00950468" w:rsidRPr="00AB1781">
        <w:t>they spoke words of peace</w:t>
      </w:r>
      <w:r>
        <w:t xml:space="preserve"> to me</w:t>
      </w:r>
      <w:r w:rsidR="00950468" w:rsidRPr="00AB1781">
        <w:t>,</w:t>
      </w:r>
    </w:p>
    <w:p w14:paraId="07285B3B" w14:textId="29075567" w:rsidR="00950468" w:rsidRPr="00AB1781" w:rsidRDefault="00950468" w:rsidP="00950468">
      <w:pPr>
        <w:pStyle w:val="EnglishHangEndNoCoptic"/>
      </w:pPr>
      <w:r w:rsidRPr="00AB1781">
        <w:tab/>
        <w:t xml:space="preserve">while devising </w:t>
      </w:r>
      <w:r w:rsidR="00810FF2">
        <w:t>treachery in wrath,</w:t>
      </w:r>
    </w:p>
    <w:p w14:paraId="3240A5F9" w14:textId="67DF56AF" w:rsidR="00950468" w:rsidRPr="00AB1781" w:rsidRDefault="00810FF2" w:rsidP="00950468">
      <w:pPr>
        <w:pStyle w:val="EnglishHangNoCoptic"/>
      </w:pPr>
      <w:r>
        <w:t>21 a</w:t>
      </w:r>
      <w:r w:rsidR="00950468" w:rsidRPr="00AB1781">
        <w:t>nd they open</w:t>
      </w:r>
      <w:r>
        <w:t>ed their mouths wide against me,</w:t>
      </w:r>
    </w:p>
    <w:p w14:paraId="384E0236" w14:textId="79F8F585" w:rsidR="00950468" w:rsidRPr="00AB1781" w:rsidRDefault="00950468" w:rsidP="000106F6">
      <w:pPr>
        <w:pStyle w:val="EnglishHangEndNoCoptic"/>
      </w:pPr>
      <w:r w:rsidRPr="00AB1781">
        <w:tab/>
      </w:r>
      <w:r w:rsidR="00810FF2">
        <w:t>saying, “good, good!</w:t>
      </w:r>
      <w:r w:rsidR="004E0429">
        <w:rPr>
          <w:rStyle w:val="FootnoteReference"/>
        </w:rPr>
        <w:footnoteReference w:id="201"/>
      </w:r>
      <w:r w:rsidR="00810FF2">
        <w:t xml:space="preserve"> Our eyes have seen it.”</w:t>
      </w:r>
    </w:p>
    <w:p w14:paraId="23B7B5F3" w14:textId="3413087D" w:rsidR="00950468" w:rsidRPr="00AB1781" w:rsidRDefault="00950468" w:rsidP="00950468">
      <w:pPr>
        <w:pStyle w:val="EnglishHangNoCoptic"/>
      </w:pPr>
      <w:r w:rsidRPr="00AB1781">
        <w:t xml:space="preserve">22 </w:t>
      </w:r>
      <w:r w:rsidR="001040C8">
        <w:t>You</w:t>
      </w:r>
      <w:r w:rsidRPr="00AB1781">
        <w:t xml:space="preserve"> </w:t>
      </w:r>
      <w:r w:rsidR="00556387">
        <w:t>have</w:t>
      </w:r>
      <w:r w:rsidRPr="00AB1781">
        <w:t xml:space="preserve"> seen</w:t>
      </w:r>
      <w:r w:rsidR="00810FF2">
        <w:t xml:space="preserve"> this, O Lord;</w:t>
      </w:r>
      <w:r w:rsidRPr="00AB1781">
        <w:t xml:space="preserve"> </w:t>
      </w:r>
      <w:r w:rsidR="00810FF2">
        <w:t>do not be silent!</w:t>
      </w:r>
    </w:p>
    <w:p w14:paraId="59CBE712" w14:textId="3EC9DF32" w:rsidR="00950468" w:rsidRPr="00AB1781" w:rsidRDefault="00950468" w:rsidP="00950468">
      <w:pPr>
        <w:pStyle w:val="EnglishHangEndNoCoptic"/>
      </w:pPr>
      <w:r w:rsidRPr="00AB1781">
        <w:tab/>
        <w:t xml:space="preserve">O Lord, </w:t>
      </w:r>
      <w:r w:rsidR="00810FF2">
        <w:t>do not be far from me!</w:t>
      </w:r>
    </w:p>
    <w:p w14:paraId="7E6C756D" w14:textId="4F35BB7E" w:rsidR="00950468" w:rsidRPr="00AB1781" w:rsidRDefault="00950468" w:rsidP="00950468">
      <w:pPr>
        <w:pStyle w:val="EnglishHangNoCoptic"/>
      </w:pPr>
      <w:r w:rsidRPr="00AB1781">
        <w:t xml:space="preserve">23 Arise, O </w:t>
      </w:r>
      <w:r w:rsidR="00810FF2">
        <w:t>Lord, and attend to my judgment,</w:t>
      </w:r>
    </w:p>
    <w:p w14:paraId="21E1D946" w14:textId="4E749030" w:rsidR="00950468" w:rsidRPr="00AB1781" w:rsidRDefault="00950468" w:rsidP="00950468">
      <w:pPr>
        <w:pStyle w:val="EnglishHangEndNoCoptic"/>
      </w:pPr>
      <w:r w:rsidRPr="00AB1781">
        <w:tab/>
        <w:t>my God and my Lord</w:t>
      </w:r>
      <w:r w:rsidR="00810FF2">
        <w:t>, attend to my cause!</w:t>
      </w:r>
    </w:p>
    <w:p w14:paraId="705923E0" w14:textId="22F8225B" w:rsidR="00950468" w:rsidRPr="00AB1781" w:rsidRDefault="00950468" w:rsidP="00950468">
      <w:pPr>
        <w:pStyle w:val="EnglishHangNoCoptic"/>
      </w:pPr>
      <w:r w:rsidRPr="00AB1781">
        <w:t>24 Judge me</w:t>
      </w:r>
      <w:r w:rsidR="00C9792F">
        <w:t xml:space="preserve"> according to Your righteousness</w:t>
      </w:r>
      <w:r w:rsidRPr="00AB1781">
        <w:t>, O Lord</w:t>
      </w:r>
      <w:r w:rsidR="00C9792F">
        <w:t xml:space="preserve"> my God,</w:t>
      </w:r>
    </w:p>
    <w:p w14:paraId="26C2333A" w14:textId="72DA7329" w:rsidR="00950468" w:rsidRPr="00950468" w:rsidRDefault="00950468" w:rsidP="00950468">
      <w:pPr>
        <w:pStyle w:val="EnglishHangEndNoCoptic"/>
      </w:pPr>
      <w:r w:rsidRPr="00AB1781">
        <w:tab/>
      </w:r>
      <w:r w:rsidR="00C9792F">
        <w:t xml:space="preserve">and do not let them </w:t>
      </w:r>
      <w:r w:rsidRPr="00AB1781">
        <w:t xml:space="preserve">rejoice </w:t>
      </w:r>
      <w:r w:rsidR="00C9792F">
        <w:t>against</w:t>
      </w:r>
      <w:r w:rsidRPr="00AB1781">
        <w:t xml:space="preserve"> me.</w:t>
      </w:r>
    </w:p>
    <w:p w14:paraId="0333EC73" w14:textId="521E1137" w:rsidR="00950468" w:rsidRPr="00AB1781" w:rsidRDefault="00950468" w:rsidP="00950468">
      <w:pPr>
        <w:pStyle w:val="EnglishHangNoCoptic"/>
      </w:pPr>
      <w:r w:rsidRPr="00AB1781">
        <w:t xml:space="preserve">25 </w:t>
      </w:r>
      <w:r w:rsidR="00C9792F">
        <w:t>Do not let them say in their hearts, “good</w:t>
      </w:r>
      <w:r w:rsidRPr="00AB1781">
        <w:t xml:space="preserve">, </w:t>
      </w:r>
      <w:r w:rsidR="00C9792F">
        <w:t>good</w:t>
      </w:r>
      <w:r w:rsidRPr="00AB1781">
        <w:t>!</w:t>
      </w:r>
    </w:p>
    <w:p w14:paraId="7A02A9FA" w14:textId="72059451" w:rsidR="00950468" w:rsidRPr="00AB1781" w:rsidRDefault="00C9792F" w:rsidP="00950468">
      <w:pPr>
        <w:pStyle w:val="EnglishHangNoCoptic"/>
      </w:pPr>
      <w:r>
        <w:tab/>
        <w:t>As our soul desired!”</w:t>
      </w:r>
    </w:p>
    <w:p w14:paraId="533FD07C" w14:textId="79199099" w:rsidR="00950468" w:rsidRPr="00AB1781" w:rsidRDefault="00C9792F" w:rsidP="00950468">
      <w:pPr>
        <w:pStyle w:val="EnglishHangEndNoCoptic"/>
      </w:pPr>
      <w:r>
        <w:tab/>
        <w:t>Nor let them say, “We have swallowed him up!”</w:t>
      </w:r>
    </w:p>
    <w:p w14:paraId="522E0EC5" w14:textId="29613D74" w:rsidR="00950468" w:rsidRPr="00AB1781" w:rsidRDefault="00950468" w:rsidP="00950468">
      <w:pPr>
        <w:pStyle w:val="EnglishHangNoCoptic"/>
      </w:pPr>
      <w:r w:rsidRPr="00AB1781">
        <w:t xml:space="preserve">26 </w:t>
      </w:r>
      <w:r w:rsidR="00C9792F">
        <w:t>May</w:t>
      </w:r>
      <w:r w:rsidRPr="00AB1781">
        <w:t xml:space="preserve"> those who rejoice at my troubles</w:t>
      </w:r>
    </w:p>
    <w:p w14:paraId="4BF980B8" w14:textId="5515A310" w:rsidR="00950468" w:rsidRPr="00AB1781" w:rsidRDefault="00950468" w:rsidP="00950468">
      <w:pPr>
        <w:pStyle w:val="EnglishHangNoCoptic"/>
      </w:pPr>
      <w:r w:rsidRPr="00AB1781">
        <w:tab/>
        <w:t xml:space="preserve">be </w:t>
      </w:r>
      <w:r w:rsidR="00C9792F">
        <w:t xml:space="preserve">both </w:t>
      </w:r>
      <w:r w:rsidRPr="00AB1781">
        <w:t xml:space="preserve">ashamed and </w:t>
      </w:r>
      <w:r w:rsidR="00C9792F">
        <w:t>embarrassed</w:t>
      </w:r>
      <w:r w:rsidRPr="00AB1781">
        <w:t>.</w:t>
      </w:r>
    </w:p>
    <w:p w14:paraId="3DCBF4ED" w14:textId="1721590F" w:rsidR="00950468" w:rsidRPr="00AB1781" w:rsidRDefault="00950468" w:rsidP="00950468">
      <w:pPr>
        <w:pStyle w:val="EnglishHangNoCoptic"/>
      </w:pPr>
      <w:r w:rsidRPr="00AB1781">
        <w:tab/>
        <w:t xml:space="preserve">Let those who boast </w:t>
      </w:r>
      <w:r w:rsidR="00C9792F">
        <w:t>against</w:t>
      </w:r>
      <w:r w:rsidRPr="00AB1781">
        <w:t xml:space="preserve"> me</w:t>
      </w:r>
    </w:p>
    <w:p w14:paraId="547FF905" w14:textId="69E6D471" w:rsidR="00950468" w:rsidRPr="00AB1781" w:rsidRDefault="00950468" w:rsidP="00950468">
      <w:pPr>
        <w:pStyle w:val="EnglishHangEndNoCoptic"/>
      </w:pPr>
      <w:r w:rsidRPr="00AB1781">
        <w:tab/>
        <w:t xml:space="preserve">be </w:t>
      </w:r>
      <w:r w:rsidR="00C9792F">
        <w:t>clothed</w:t>
      </w:r>
      <w:r w:rsidRPr="00AB1781">
        <w:t xml:space="preserve"> with shame and </w:t>
      </w:r>
      <w:r w:rsidR="00C9792F">
        <w:t>humiliation</w:t>
      </w:r>
      <w:r w:rsidRPr="00AB1781">
        <w:t>.</w:t>
      </w:r>
    </w:p>
    <w:p w14:paraId="4C811540" w14:textId="7D91981A" w:rsidR="00950468" w:rsidRPr="00AB1781" w:rsidRDefault="00950468" w:rsidP="00950468">
      <w:pPr>
        <w:pStyle w:val="EnglishHangNoCoptic"/>
      </w:pPr>
      <w:r w:rsidRPr="00AB1781">
        <w:t>27 Let those who desire my justification</w:t>
      </w:r>
      <w:r w:rsidR="004D4897">
        <w:rPr>
          <w:rStyle w:val="FootnoteReference"/>
        </w:rPr>
        <w:footnoteReference w:id="202"/>
      </w:r>
    </w:p>
    <w:p w14:paraId="0F190953" w14:textId="77777777" w:rsidR="00950468" w:rsidRPr="00AB1781" w:rsidRDefault="00950468" w:rsidP="00950468">
      <w:pPr>
        <w:pStyle w:val="EnglishHangNoCoptic"/>
      </w:pPr>
      <w:r w:rsidRPr="00AB1781">
        <w:tab/>
        <w:t>rejoice and be glad.</w:t>
      </w:r>
    </w:p>
    <w:p w14:paraId="4E877D28" w14:textId="77777777" w:rsidR="00950468" w:rsidRPr="00AB1781" w:rsidRDefault="00950468" w:rsidP="00950468">
      <w:pPr>
        <w:pStyle w:val="EnglishHangNoCoptic"/>
      </w:pPr>
      <w:r w:rsidRPr="00AB1781">
        <w:tab/>
        <w:t xml:space="preserve">Let those who wish the peace of </w:t>
      </w:r>
      <w:r w:rsidR="00E570CB">
        <w:t>Your</w:t>
      </w:r>
      <w:r w:rsidRPr="00AB1781">
        <w:t xml:space="preserve"> servant</w:t>
      </w:r>
    </w:p>
    <w:p w14:paraId="3ED956BA" w14:textId="4BFB7A8D" w:rsidR="00950468" w:rsidRPr="00AB1781" w:rsidRDefault="00950468" w:rsidP="00950468">
      <w:pPr>
        <w:pStyle w:val="EnglishHangEndNoCoptic"/>
      </w:pPr>
      <w:r w:rsidRPr="00AB1781">
        <w:tab/>
        <w:t>say continuall</w:t>
      </w:r>
      <w:r w:rsidR="00123302">
        <w:t>y,</w:t>
      </w:r>
      <w:r w:rsidR="004E0429">
        <w:t xml:space="preserve"> “</w:t>
      </w:r>
      <w:r w:rsidR="00123302">
        <w:t>let the Lord be magnified.”</w:t>
      </w:r>
    </w:p>
    <w:p w14:paraId="32E0E654" w14:textId="5E8DD5DE" w:rsidR="00950468" w:rsidRPr="00AB1781" w:rsidRDefault="00950468" w:rsidP="00950468">
      <w:pPr>
        <w:pStyle w:val="EnglishHangNoCoptic"/>
      </w:pPr>
      <w:r w:rsidRPr="00AB1781">
        <w:t xml:space="preserve">28 And my tongue </w:t>
      </w:r>
      <w:r w:rsidR="004E0429">
        <w:t>will</w:t>
      </w:r>
      <w:r w:rsidRPr="00AB1781">
        <w:t xml:space="preserve"> tell of </w:t>
      </w:r>
      <w:r w:rsidR="00E570CB">
        <w:t>Your</w:t>
      </w:r>
      <w:r w:rsidRPr="00AB1781">
        <w:t xml:space="preserve"> </w:t>
      </w:r>
      <w:r w:rsidR="00123302">
        <w:t>righteousness,</w:t>
      </w:r>
    </w:p>
    <w:p w14:paraId="78F0E64D" w14:textId="5A64251F" w:rsidR="00950468" w:rsidRPr="00950468" w:rsidRDefault="00950468" w:rsidP="00950468">
      <w:pPr>
        <w:pStyle w:val="EnglishHangEndNoCoptic"/>
      </w:pPr>
      <w:r w:rsidRPr="00AB1781">
        <w:tab/>
        <w:t xml:space="preserve">and </w:t>
      </w:r>
      <w:r w:rsidR="00123302">
        <w:t xml:space="preserve">sing Your praise </w:t>
      </w:r>
      <w:r w:rsidRPr="00AB1781">
        <w:t>all the day long.</w:t>
      </w:r>
    </w:p>
    <w:p w14:paraId="4CC0043E" w14:textId="279BEE16" w:rsidR="00950468" w:rsidRPr="00950468" w:rsidRDefault="00950468" w:rsidP="00BF0205">
      <w:pPr>
        <w:pStyle w:val="Heading4"/>
      </w:pPr>
      <w:r>
        <w:lastRenderedPageBreak/>
        <w:t>Psalm</w:t>
      </w:r>
      <w:r w:rsidRPr="00AB1781">
        <w:t xml:space="preserve"> 35</w:t>
      </w:r>
      <w:r>
        <w:t xml:space="preserve">: </w:t>
      </w:r>
      <w:r w:rsidR="009216DA">
        <w:t xml:space="preserve">“In </w:t>
      </w:r>
      <w:r>
        <w:t xml:space="preserve">order to sin, </w:t>
      </w:r>
      <w:r w:rsidR="009216DA">
        <w:t>the sinner says within himself”</w:t>
      </w:r>
    </w:p>
    <w:p w14:paraId="7D6FAA7E" w14:textId="77777777" w:rsidR="00950468" w:rsidRPr="007A1A59" w:rsidRDefault="00950468" w:rsidP="007A1A59">
      <w:pPr>
        <w:jc w:val="center"/>
        <w:rPr>
          <w:b/>
        </w:rPr>
      </w:pPr>
      <w:r w:rsidRPr="007A1A59">
        <w:rPr>
          <w:b/>
        </w:rPr>
        <w:t>Fountain of Life, Torrent of Delight</w:t>
      </w:r>
    </w:p>
    <w:p w14:paraId="3FEC9A29" w14:textId="77777777" w:rsidR="00950468" w:rsidRPr="007A1A59" w:rsidRDefault="00950468" w:rsidP="007A1A59">
      <w:pPr>
        <w:jc w:val="center"/>
        <w:rPr>
          <w:b/>
        </w:rPr>
      </w:pPr>
      <w:r w:rsidRPr="007A1A59">
        <w:rPr>
          <w:b/>
        </w:rPr>
        <w:t>Man’s Malice and God’s Goodness</w:t>
      </w:r>
    </w:p>
    <w:p w14:paraId="72E2F06E" w14:textId="77777777" w:rsidR="00950468" w:rsidRPr="00AB1781" w:rsidRDefault="00950468" w:rsidP="00950468">
      <w:pPr>
        <w:pStyle w:val="Rubric"/>
      </w:pPr>
      <w:r w:rsidRPr="00AB1781">
        <w:t>1 (By David the Servant of the Lord)</w:t>
      </w:r>
    </w:p>
    <w:p w14:paraId="072EAE7D" w14:textId="6F266B62" w:rsidR="00950468" w:rsidRPr="00AB1781" w:rsidRDefault="00950468" w:rsidP="00950468">
      <w:pPr>
        <w:pStyle w:val="EnglishHangNoCoptic"/>
      </w:pPr>
      <w:r w:rsidRPr="00AB1781">
        <w:t xml:space="preserve">2 </w:t>
      </w:r>
      <w:r w:rsidR="0086556F">
        <w:t>In order to sin, the sinner</w:t>
      </w:r>
      <w:r w:rsidRPr="00AB1781">
        <w:t xml:space="preserve"> </w:t>
      </w:r>
      <w:r w:rsidR="0086556F">
        <w:t>says within himself</w:t>
      </w:r>
    </w:p>
    <w:p w14:paraId="24E8B513" w14:textId="13F70725" w:rsidR="00950468" w:rsidRPr="00AB1781" w:rsidRDefault="00950468" w:rsidP="00950468">
      <w:pPr>
        <w:pStyle w:val="EnglishHangEndNoCoptic"/>
      </w:pPr>
      <w:r w:rsidRPr="00AB1781">
        <w:tab/>
      </w:r>
      <w:r w:rsidR="0086556F">
        <w:t>that t</w:t>
      </w:r>
      <w:r w:rsidRPr="00AB1781">
        <w:t>here is no fear of God before his eyes.</w:t>
      </w:r>
    </w:p>
    <w:p w14:paraId="0E774E35" w14:textId="56193DBA" w:rsidR="00950468" w:rsidRPr="00AB1781" w:rsidRDefault="00950468" w:rsidP="00950468">
      <w:pPr>
        <w:pStyle w:val="EnglishHangNoCoptic"/>
      </w:pPr>
      <w:r w:rsidRPr="00AB1781">
        <w:t xml:space="preserve">3 </w:t>
      </w:r>
      <w:r w:rsidR="0086556F">
        <w:t>He acts deceitfully before Him,</w:t>
      </w:r>
    </w:p>
    <w:p w14:paraId="11FFF27E" w14:textId="5BBD026B" w:rsidR="00950468" w:rsidRPr="00AB1781" w:rsidRDefault="00950468" w:rsidP="00950468">
      <w:pPr>
        <w:pStyle w:val="EnglishHangEndNoCoptic"/>
      </w:pPr>
      <w:r w:rsidRPr="00AB1781">
        <w:tab/>
      </w:r>
      <w:r w:rsidR="0086556F">
        <w:t>that he might find</w:t>
      </w:r>
      <w:r w:rsidRPr="00AB1781">
        <w:t xml:space="preserve"> </w:t>
      </w:r>
      <w:r w:rsidR="004E0429">
        <w:t>iniquity</w:t>
      </w:r>
      <w:r w:rsidRPr="00AB1781">
        <w:t xml:space="preserve"> </w:t>
      </w:r>
      <w:r w:rsidR="0086556F">
        <w:t xml:space="preserve">in Him and hate </w:t>
      </w:r>
      <w:r w:rsidR="004E0429">
        <w:t>it</w:t>
      </w:r>
      <w:r w:rsidRPr="00AB1781">
        <w:t>.</w:t>
      </w:r>
    </w:p>
    <w:p w14:paraId="230677D5" w14:textId="74291668" w:rsidR="00950468" w:rsidRPr="00AB1781" w:rsidRDefault="00950468" w:rsidP="00950468">
      <w:pPr>
        <w:pStyle w:val="EnglishHangNoCoptic"/>
      </w:pPr>
      <w:r w:rsidRPr="00AB1781">
        <w:t xml:space="preserve">4 The words of his mouth are </w:t>
      </w:r>
      <w:r w:rsidR="004E0429">
        <w:t>iniquity</w:t>
      </w:r>
      <w:r w:rsidR="0086556F">
        <w:t xml:space="preserve"> and deceit;</w:t>
      </w:r>
    </w:p>
    <w:p w14:paraId="4A2FF8BA" w14:textId="10AB9FBF" w:rsidR="00950468" w:rsidRPr="00AB1781" w:rsidRDefault="00950468" w:rsidP="00950468">
      <w:pPr>
        <w:pStyle w:val="EnglishHangEndNoCoptic"/>
      </w:pPr>
      <w:r w:rsidRPr="00AB1781">
        <w:tab/>
        <w:t xml:space="preserve">he </w:t>
      </w:r>
      <w:r w:rsidR="0086556F">
        <w:t>is unwilling</w:t>
      </w:r>
      <w:r w:rsidRPr="00AB1781">
        <w:t xml:space="preserve"> to </w:t>
      </w:r>
      <w:r w:rsidR="0086556F">
        <w:t>understand how to do good</w:t>
      </w:r>
      <w:r w:rsidRPr="00AB1781">
        <w:t>.</w:t>
      </w:r>
    </w:p>
    <w:p w14:paraId="2D65C2F3" w14:textId="7CF7C3DB" w:rsidR="00950468" w:rsidRPr="00AB1781" w:rsidRDefault="00950468" w:rsidP="00950468">
      <w:pPr>
        <w:pStyle w:val="EnglishHangNoCoptic"/>
      </w:pPr>
      <w:r w:rsidRPr="00AB1781">
        <w:t xml:space="preserve">5 He plans </w:t>
      </w:r>
      <w:r w:rsidR="004E0429">
        <w:t>iniquity</w:t>
      </w:r>
      <w:r w:rsidR="0086556F">
        <w:t xml:space="preserve"> on his bed;</w:t>
      </w:r>
    </w:p>
    <w:p w14:paraId="33F4B3C7" w14:textId="05DDD663" w:rsidR="00950468" w:rsidRPr="00AB1781" w:rsidRDefault="00950468" w:rsidP="00950468">
      <w:pPr>
        <w:pStyle w:val="EnglishHangNoCoptic"/>
      </w:pPr>
      <w:r w:rsidRPr="00AB1781">
        <w:tab/>
        <w:t xml:space="preserve">he </w:t>
      </w:r>
      <w:r w:rsidR="0086556F">
        <w:t xml:space="preserve">sets himself in every way that is </w:t>
      </w:r>
      <w:r w:rsidRPr="00AB1781">
        <w:t>not good,</w:t>
      </w:r>
    </w:p>
    <w:p w14:paraId="4DA1A86B" w14:textId="16888CC3" w:rsidR="00950468" w:rsidRPr="00AB1781" w:rsidRDefault="00950468" w:rsidP="00950468">
      <w:pPr>
        <w:pStyle w:val="EnglishHangEndNoCoptic"/>
      </w:pPr>
      <w:r w:rsidRPr="00AB1781">
        <w:tab/>
        <w:t xml:space="preserve">and </w:t>
      </w:r>
      <w:r w:rsidR="0086556F">
        <w:t>does not hate evil.</w:t>
      </w:r>
    </w:p>
    <w:p w14:paraId="4DC6E384" w14:textId="61DB74F5" w:rsidR="00950468" w:rsidRPr="00AB1781" w:rsidRDefault="00950468" w:rsidP="00950468">
      <w:pPr>
        <w:pStyle w:val="EnglishHangNoCoptic"/>
      </w:pPr>
      <w:r w:rsidRPr="00AB1781">
        <w:t xml:space="preserve">6 O Lord, </w:t>
      </w:r>
      <w:r w:rsidR="00E570CB">
        <w:t>Your</w:t>
      </w:r>
      <w:r w:rsidRPr="00AB1781">
        <w:t xml:space="preserve"> mercy </w:t>
      </w:r>
      <w:r w:rsidR="0086556F">
        <w:t>is in</w:t>
      </w:r>
      <w:r w:rsidRPr="00AB1781">
        <w:t xml:space="preserve"> heaven</w:t>
      </w:r>
      <w:r w:rsidR="0086556F">
        <w:t>,</w:t>
      </w:r>
    </w:p>
    <w:p w14:paraId="62132634" w14:textId="3B22B8E4" w:rsidR="00950468" w:rsidRPr="00AB1781" w:rsidRDefault="00950468" w:rsidP="00950468">
      <w:pPr>
        <w:pStyle w:val="EnglishHangEndNoCoptic"/>
      </w:pPr>
      <w:r w:rsidRPr="00AB1781">
        <w:tab/>
        <w:t xml:space="preserve">and </w:t>
      </w:r>
      <w:r w:rsidR="00E570CB">
        <w:t>Your</w:t>
      </w:r>
      <w:r w:rsidRPr="00AB1781">
        <w:t xml:space="preserve"> truth </w:t>
      </w:r>
      <w:r w:rsidR="0086556F">
        <w:t xml:space="preserve">reaches </w:t>
      </w:r>
      <w:r w:rsidRPr="00AB1781">
        <w:t>to the clouds.</w:t>
      </w:r>
    </w:p>
    <w:p w14:paraId="13AD7E46" w14:textId="2CC3497F" w:rsidR="00950468" w:rsidRPr="00AB1781" w:rsidRDefault="00950468" w:rsidP="00950468">
      <w:pPr>
        <w:pStyle w:val="EnglishHangNoCoptic"/>
      </w:pPr>
      <w:r w:rsidRPr="00AB1781">
        <w:t xml:space="preserve">7 </w:t>
      </w:r>
      <w:r w:rsidR="00E570CB">
        <w:t>Your</w:t>
      </w:r>
      <w:r w:rsidRPr="00AB1781">
        <w:t xml:space="preserve"> </w:t>
      </w:r>
      <w:r w:rsidR="0086556F">
        <w:t xml:space="preserve">righteousness is like </w:t>
      </w:r>
      <w:r w:rsidR="004E0429">
        <w:t xml:space="preserve">the </w:t>
      </w:r>
      <w:r w:rsidR="0086556F">
        <w:t>mountains</w:t>
      </w:r>
      <w:r w:rsidR="004E0429">
        <w:t xml:space="preserve"> of God</w:t>
      </w:r>
      <w:r w:rsidR="004E0429">
        <w:rPr>
          <w:rStyle w:val="FootnoteReference"/>
        </w:rPr>
        <w:footnoteReference w:id="203"/>
      </w:r>
      <w:r w:rsidR="0086556F">
        <w:t>;</w:t>
      </w:r>
    </w:p>
    <w:p w14:paraId="01D1EDB2" w14:textId="1571898E" w:rsidR="00950468" w:rsidRPr="00AB1781" w:rsidRDefault="00950468" w:rsidP="00950468">
      <w:pPr>
        <w:pStyle w:val="EnglishHangNoCoptic"/>
      </w:pPr>
      <w:r w:rsidRPr="00AB1781">
        <w:tab/>
      </w:r>
      <w:r w:rsidR="00E570CB">
        <w:t>Your</w:t>
      </w:r>
      <w:r w:rsidRPr="00AB1781">
        <w:t xml:space="preserve"> judgments </w:t>
      </w:r>
      <w:r w:rsidR="0086556F">
        <w:t>are a</w:t>
      </w:r>
      <w:r w:rsidRPr="00AB1781">
        <w:t xml:space="preserve"> great deep.</w:t>
      </w:r>
    </w:p>
    <w:p w14:paraId="6D9863DC" w14:textId="11E4E551" w:rsidR="00950468" w:rsidRPr="00AB1781" w:rsidRDefault="00950468" w:rsidP="00950468">
      <w:pPr>
        <w:pStyle w:val="EnglishHangEndNoCoptic"/>
      </w:pPr>
      <w:r w:rsidRPr="00AB1781">
        <w:tab/>
      </w:r>
      <w:r w:rsidR="001040C8">
        <w:t>You</w:t>
      </w:r>
      <w:r w:rsidRPr="00AB1781">
        <w:t xml:space="preserve"> </w:t>
      </w:r>
      <w:r w:rsidR="001040C8">
        <w:t>save</w:t>
      </w:r>
      <w:r w:rsidRPr="00AB1781">
        <w:t xml:space="preserve"> men and </w:t>
      </w:r>
      <w:r w:rsidR="0086556F">
        <w:t>animals</w:t>
      </w:r>
      <w:r w:rsidRPr="00AB1781">
        <w:t>, O Lord.</w:t>
      </w:r>
    </w:p>
    <w:p w14:paraId="0A3BD07C" w14:textId="77777777" w:rsidR="00950468" w:rsidRPr="00AB1781" w:rsidRDefault="00950468" w:rsidP="00950468">
      <w:pPr>
        <w:pStyle w:val="EnglishHangNoCoptic"/>
      </w:pPr>
      <w:r w:rsidRPr="00AB1781">
        <w:t xml:space="preserve">8 How great is </w:t>
      </w:r>
      <w:r w:rsidR="00E570CB">
        <w:t>Your</w:t>
      </w:r>
      <w:r w:rsidRPr="00AB1781">
        <w:t xml:space="preserve"> mercy, O God!</w:t>
      </w:r>
    </w:p>
    <w:p w14:paraId="33B9DC45" w14:textId="32BDDA26" w:rsidR="00950468" w:rsidRPr="00AB1781" w:rsidRDefault="00950468" w:rsidP="00950468">
      <w:pPr>
        <w:pStyle w:val="EnglishHangEndNoCoptic"/>
      </w:pPr>
      <w:r w:rsidRPr="00AB1781">
        <w:tab/>
        <w:t xml:space="preserve">The children of men </w:t>
      </w:r>
      <w:r w:rsidR="0028222B">
        <w:t>will hope</w:t>
      </w:r>
      <w:r w:rsidRPr="00AB1781">
        <w:t xml:space="preserve"> in the shelter of </w:t>
      </w:r>
      <w:r w:rsidR="00E570CB">
        <w:t>Your</w:t>
      </w:r>
      <w:r w:rsidRPr="00AB1781">
        <w:t xml:space="preserve"> wings.</w:t>
      </w:r>
    </w:p>
    <w:p w14:paraId="7C4417E2" w14:textId="213CB5B9" w:rsidR="00950468" w:rsidRPr="00AB1781" w:rsidRDefault="00950468" w:rsidP="00950468">
      <w:pPr>
        <w:pStyle w:val="EnglishHangNoCoptic"/>
      </w:pPr>
      <w:r w:rsidRPr="00AB1781">
        <w:t xml:space="preserve">9 They will become </w:t>
      </w:r>
      <w:r w:rsidR="0028222B">
        <w:t>intoxicated</w:t>
      </w:r>
      <w:r w:rsidRPr="00AB1781">
        <w:t xml:space="preserve"> with the fat</w:t>
      </w:r>
      <w:r w:rsidR="0028222B">
        <w:t>ness</w:t>
      </w:r>
      <w:r w:rsidRPr="00AB1781">
        <w:rPr>
          <w:rStyle w:val="FootnoteReference"/>
        </w:rPr>
        <w:footnoteReference w:id="204"/>
      </w:r>
      <w:r w:rsidRPr="00AB1781">
        <w:t xml:space="preserve"> of </w:t>
      </w:r>
      <w:r w:rsidR="00E570CB">
        <w:t>Your</w:t>
      </w:r>
      <w:r w:rsidRPr="00AB1781">
        <w:t xml:space="preserve"> house,</w:t>
      </w:r>
    </w:p>
    <w:p w14:paraId="5B552A9E" w14:textId="35E243A6" w:rsidR="00950468" w:rsidRPr="00950468" w:rsidRDefault="00950468" w:rsidP="00950468">
      <w:pPr>
        <w:pStyle w:val="EnglishHangEndNoCoptic"/>
      </w:pPr>
      <w:r w:rsidRPr="00AB1781">
        <w:tab/>
        <w:t xml:space="preserve">and </w:t>
      </w:r>
      <w:r w:rsidR="0028222B">
        <w:t>You will give them drink from the</w:t>
      </w:r>
      <w:r w:rsidRPr="00AB1781">
        <w:t xml:space="preserve"> torrent</w:t>
      </w:r>
      <w:r w:rsidR="00090695">
        <w:rPr>
          <w:rStyle w:val="FootnoteReference"/>
        </w:rPr>
        <w:footnoteReference w:id="205"/>
      </w:r>
      <w:r w:rsidRPr="00AB1781">
        <w:t xml:space="preserve"> of </w:t>
      </w:r>
      <w:r w:rsidR="00E570CB">
        <w:t>Your</w:t>
      </w:r>
      <w:r w:rsidR="0028222B">
        <w:t xml:space="preserve"> delight,</w:t>
      </w:r>
    </w:p>
    <w:p w14:paraId="6D50D06E" w14:textId="05372D08" w:rsidR="00950468" w:rsidRPr="00AB1781" w:rsidRDefault="0028222B" w:rsidP="00950468">
      <w:pPr>
        <w:pStyle w:val="EnglishHangNoCoptic"/>
      </w:pPr>
      <w:r>
        <w:t>10 f</w:t>
      </w:r>
      <w:r w:rsidR="00950468" w:rsidRPr="00AB1781">
        <w:t xml:space="preserve">or </w:t>
      </w:r>
      <w:r>
        <w:t xml:space="preserve">the fountain of life is </w:t>
      </w:r>
      <w:r w:rsidR="00950468" w:rsidRPr="00AB1781">
        <w:t xml:space="preserve">with </w:t>
      </w:r>
      <w:r w:rsidR="001040C8">
        <w:t>You</w:t>
      </w:r>
      <w:r w:rsidR="00950468" w:rsidRPr="00AB1781">
        <w:t>,</w:t>
      </w:r>
    </w:p>
    <w:p w14:paraId="5058EE6B" w14:textId="1F3ACF1F" w:rsidR="00950468" w:rsidRPr="00AB1781" w:rsidRDefault="00950468" w:rsidP="00950468">
      <w:pPr>
        <w:pStyle w:val="EnglishHangEndNoCoptic"/>
      </w:pPr>
      <w:r w:rsidRPr="00AB1781">
        <w:tab/>
        <w:t xml:space="preserve">and </w:t>
      </w:r>
      <w:r w:rsidR="0028222B">
        <w:t xml:space="preserve">we see light </w:t>
      </w:r>
      <w:r w:rsidRPr="00AB1781">
        <w:t xml:space="preserve">in </w:t>
      </w:r>
      <w:r w:rsidR="00E570CB">
        <w:t>Your</w:t>
      </w:r>
      <w:r w:rsidRPr="00AB1781">
        <w:t xml:space="preserve"> light.</w:t>
      </w:r>
      <w:r w:rsidRPr="00AB1781">
        <w:rPr>
          <w:rStyle w:val="FootnoteReference"/>
        </w:rPr>
        <w:footnoteReference w:id="206"/>
      </w:r>
    </w:p>
    <w:p w14:paraId="7EBF4C6B" w14:textId="77777777" w:rsidR="00950468" w:rsidRPr="00AB1781" w:rsidRDefault="00950468" w:rsidP="00950468">
      <w:pPr>
        <w:pStyle w:val="EnglishHangNoCoptic"/>
      </w:pPr>
      <w:r w:rsidRPr="00AB1781">
        <w:t xml:space="preserve">11 O continue </w:t>
      </w:r>
      <w:r w:rsidR="00E570CB">
        <w:t>Your</w:t>
      </w:r>
      <w:r w:rsidRPr="00AB1781">
        <w:t xml:space="preserve"> mercy to those who know </w:t>
      </w:r>
      <w:r w:rsidR="001040C8">
        <w:t>You</w:t>
      </w:r>
      <w:r w:rsidRPr="00AB1781">
        <w:t>,</w:t>
      </w:r>
    </w:p>
    <w:p w14:paraId="0BE3A501" w14:textId="07854C9A" w:rsidR="00950468" w:rsidRPr="00AB1781" w:rsidRDefault="00950468" w:rsidP="00950468">
      <w:pPr>
        <w:pStyle w:val="EnglishHangEndNoCoptic"/>
      </w:pPr>
      <w:r w:rsidRPr="00AB1781">
        <w:tab/>
        <w:t xml:space="preserve">and </w:t>
      </w:r>
      <w:r w:rsidR="00E570CB">
        <w:t>Your</w:t>
      </w:r>
      <w:r w:rsidRPr="00AB1781">
        <w:t xml:space="preserve"> </w:t>
      </w:r>
      <w:r w:rsidR="0028222B">
        <w:t>righteousness to the upright in heart!</w:t>
      </w:r>
    </w:p>
    <w:p w14:paraId="373DBBDB" w14:textId="6C7932F7" w:rsidR="00950468" w:rsidRPr="00AB1781" w:rsidRDefault="00950468" w:rsidP="00950468">
      <w:pPr>
        <w:pStyle w:val="EnglishHangNoCoptic"/>
      </w:pPr>
      <w:r w:rsidRPr="00AB1781">
        <w:t xml:space="preserve">12 </w:t>
      </w:r>
      <w:r w:rsidR="0028222B">
        <w:t>Do not l</w:t>
      </w:r>
      <w:r w:rsidRPr="00AB1781">
        <w:t xml:space="preserve">et the foot of </w:t>
      </w:r>
      <w:r w:rsidR="0028222B">
        <w:t>arrogance come against</w:t>
      </w:r>
      <w:r w:rsidRPr="00AB1781">
        <w:t xml:space="preserve"> me,</w:t>
      </w:r>
      <w:r w:rsidRPr="00AB1781">
        <w:rPr>
          <w:rStyle w:val="FootnoteReference"/>
        </w:rPr>
        <w:footnoteReference w:id="207"/>
      </w:r>
    </w:p>
    <w:p w14:paraId="565C85A4" w14:textId="5A254F7C" w:rsidR="00950468" w:rsidRPr="00AB1781" w:rsidRDefault="00950468" w:rsidP="00950468">
      <w:pPr>
        <w:pStyle w:val="EnglishHangEndNoCoptic"/>
      </w:pPr>
      <w:r w:rsidRPr="00AB1781">
        <w:tab/>
        <w:t xml:space="preserve">and </w:t>
      </w:r>
      <w:r w:rsidR="0028222B">
        <w:t xml:space="preserve">do not </w:t>
      </w:r>
      <w:r w:rsidRPr="00AB1781">
        <w:t>let the hand of sinners shake me.</w:t>
      </w:r>
    </w:p>
    <w:p w14:paraId="367FD08D" w14:textId="1348DDA5" w:rsidR="00950468" w:rsidRPr="00AB1781" w:rsidRDefault="00950468" w:rsidP="00950468">
      <w:pPr>
        <w:pStyle w:val="EnglishHangNoCoptic"/>
      </w:pPr>
      <w:r w:rsidRPr="00AB1781">
        <w:lastRenderedPageBreak/>
        <w:t xml:space="preserve">13 </w:t>
      </w:r>
      <w:r w:rsidR="0028222B">
        <w:t xml:space="preserve">Those who </w:t>
      </w:r>
      <w:r w:rsidR="00090695">
        <w:t>work</w:t>
      </w:r>
      <w:r w:rsidR="0028222B">
        <w:t xml:space="preserve"> </w:t>
      </w:r>
      <w:r w:rsidR="00090695">
        <w:t>iniquity</w:t>
      </w:r>
      <w:r w:rsidR="0028222B">
        <w:t xml:space="preserve"> fell</w:t>
      </w:r>
      <w:r w:rsidRPr="00AB1781">
        <w:t>;</w:t>
      </w:r>
    </w:p>
    <w:p w14:paraId="6070813F" w14:textId="77777777" w:rsidR="00950468" w:rsidRPr="00950468" w:rsidRDefault="00950468" w:rsidP="00950468">
      <w:pPr>
        <w:pStyle w:val="EnglishHangEndNoCoptic"/>
      </w:pPr>
      <w:r w:rsidRPr="00AB1781">
        <w:tab/>
        <w:t>they are thrust out and cannot stand.</w:t>
      </w:r>
    </w:p>
    <w:p w14:paraId="628F2C09" w14:textId="29993182" w:rsidR="00F933DE" w:rsidRDefault="00F933DE" w:rsidP="00F933DE">
      <w:pPr>
        <w:pStyle w:val="Rubric"/>
      </w:pPr>
      <w:r>
        <w:t>Glory…</w:t>
      </w:r>
    </w:p>
    <w:p w14:paraId="571B276D" w14:textId="11C66EEA" w:rsidR="00950468" w:rsidRPr="00950468" w:rsidRDefault="00950468" w:rsidP="00BF0205">
      <w:pPr>
        <w:pStyle w:val="Heading4"/>
      </w:pPr>
      <w:r>
        <w:t>Psalm</w:t>
      </w:r>
      <w:r w:rsidRPr="00AB1781">
        <w:t xml:space="preserve"> 36</w:t>
      </w:r>
      <w:r>
        <w:t xml:space="preserve">: </w:t>
      </w:r>
      <w:r w:rsidR="009216DA">
        <w:t>“</w:t>
      </w:r>
      <w:r>
        <w:t>Do not fre</w:t>
      </w:r>
      <w:r w:rsidR="009216DA">
        <w:t>t because of evildoers nor envy”</w:t>
      </w:r>
    </w:p>
    <w:p w14:paraId="47C45CC2" w14:textId="77777777" w:rsidR="00950468" w:rsidRPr="007A1A59" w:rsidRDefault="00950468" w:rsidP="007A1A59">
      <w:pPr>
        <w:jc w:val="center"/>
        <w:rPr>
          <w:b/>
        </w:rPr>
      </w:pPr>
      <w:r w:rsidRPr="007A1A59">
        <w:rPr>
          <w:b/>
        </w:rPr>
        <w:t>The Meek inherit the Land of Peace</w:t>
      </w:r>
    </w:p>
    <w:p w14:paraId="53276859" w14:textId="77777777" w:rsidR="00950468" w:rsidRPr="007A1A59" w:rsidRDefault="00950468" w:rsidP="007A1A59">
      <w:pPr>
        <w:jc w:val="center"/>
        <w:rPr>
          <w:b/>
        </w:rPr>
      </w:pPr>
      <w:r w:rsidRPr="007A1A59">
        <w:rPr>
          <w:b/>
        </w:rPr>
        <w:t>Insecurity in Apparent Prosperity of Sinners</w:t>
      </w:r>
    </w:p>
    <w:p w14:paraId="29DB116C" w14:textId="77777777" w:rsidR="00950468" w:rsidRPr="00950468" w:rsidRDefault="00950468" w:rsidP="00950468">
      <w:pPr>
        <w:pStyle w:val="Rubric"/>
      </w:pPr>
      <w:r w:rsidRPr="00AB1781">
        <w:t>(By David)</w:t>
      </w:r>
    </w:p>
    <w:p w14:paraId="54383613" w14:textId="62A5E5B5" w:rsidR="00950468" w:rsidRPr="00AB1781" w:rsidRDefault="00950468" w:rsidP="00950468">
      <w:pPr>
        <w:pStyle w:val="EnglishHangNoCoptic"/>
      </w:pPr>
      <w:r w:rsidRPr="00AB1781">
        <w:t xml:space="preserve">1 </w:t>
      </w:r>
      <w:r w:rsidR="00402CB0">
        <w:t>(</w:t>
      </w:r>
      <w:r w:rsidR="00402CB0" w:rsidRPr="00402CB0">
        <w:rPr>
          <w:rFonts w:ascii="Tahoma" w:eastAsia="Tahoma" w:hAnsi="Tahoma" w:cs="Tahoma"/>
        </w:rPr>
        <w:t>א</w:t>
      </w:r>
      <w:r w:rsidR="00402CB0">
        <w:t xml:space="preserve">) </w:t>
      </w:r>
      <w:r w:rsidRPr="00AB1781">
        <w:t>Do not fret because of evildoers,</w:t>
      </w:r>
      <w:r w:rsidRPr="00AB1781">
        <w:rPr>
          <w:rStyle w:val="FootnoteReference"/>
        </w:rPr>
        <w:footnoteReference w:id="208"/>
      </w:r>
    </w:p>
    <w:p w14:paraId="0B7F4894" w14:textId="1A1015B1" w:rsidR="00950468" w:rsidRPr="00AB1781" w:rsidRDefault="00950468" w:rsidP="00950468">
      <w:pPr>
        <w:pStyle w:val="EnglishHangEndNoCoptic"/>
      </w:pPr>
      <w:r w:rsidRPr="00AB1781">
        <w:tab/>
        <w:t xml:space="preserve">nor envy those who </w:t>
      </w:r>
      <w:r w:rsidR="00402CB0">
        <w:t>work iniquity,</w:t>
      </w:r>
    </w:p>
    <w:p w14:paraId="2D1008CB" w14:textId="26FD305B" w:rsidR="00950468" w:rsidRPr="00AB1781" w:rsidRDefault="00402CB0" w:rsidP="00950468">
      <w:pPr>
        <w:pStyle w:val="EnglishHangNoCoptic"/>
      </w:pPr>
      <w:r>
        <w:t>2 f</w:t>
      </w:r>
      <w:r w:rsidR="00950468" w:rsidRPr="00AB1781">
        <w:t>or they will soon wither like grass,</w:t>
      </w:r>
    </w:p>
    <w:p w14:paraId="5B2E21F8" w14:textId="0C591D1C" w:rsidR="00950468" w:rsidRPr="00AB1781" w:rsidRDefault="00950468" w:rsidP="00950468">
      <w:pPr>
        <w:pStyle w:val="EnglishHangEndNoCoptic"/>
      </w:pPr>
      <w:r w:rsidRPr="00AB1781">
        <w:tab/>
        <w:t>and they will soon fall</w:t>
      </w:r>
      <w:r w:rsidR="00402CB0">
        <w:t xml:space="preserve"> </w:t>
      </w:r>
      <w:r w:rsidR="00402CB0" w:rsidRPr="00AB1781">
        <w:t>like green herbs</w:t>
      </w:r>
      <w:r w:rsidRPr="00AB1781">
        <w:t>.</w:t>
      </w:r>
    </w:p>
    <w:p w14:paraId="13DA1936" w14:textId="17C36AF4" w:rsidR="00950468" w:rsidRPr="00AB1781" w:rsidRDefault="00950468" w:rsidP="00950468">
      <w:pPr>
        <w:pStyle w:val="EnglishHangNoCoptic"/>
      </w:pPr>
      <w:r w:rsidRPr="00AB1781">
        <w:t xml:space="preserve">3 </w:t>
      </w:r>
      <w:r w:rsidR="00402CB0">
        <w:t>(</w:t>
      </w:r>
      <w:r w:rsidR="00402CB0" w:rsidRPr="00402CB0">
        <w:rPr>
          <w:rFonts w:ascii="Tahoma" w:eastAsia="Tahoma" w:hAnsi="Tahoma" w:cs="Tahoma"/>
        </w:rPr>
        <w:t>ב</w:t>
      </w:r>
      <w:r w:rsidR="00402CB0">
        <w:t>) Hope</w:t>
      </w:r>
      <w:r w:rsidRPr="00AB1781">
        <w:t xml:space="preserve"> in the Lord, and do good;</w:t>
      </w:r>
    </w:p>
    <w:p w14:paraId="3105F899" w14:textId="52AD7CD1" w:rsidR="00950468" w:rsidRPr="00AB1781" w:rsidRDefault="00950468" w:rsidP="00950468">
      <w:pPr>
        <w:pStyle w:val="EnglishHangEndNoCoptic"/>
      </w:pPr>
      <w:r w:rsidRPr="00AB1781">
        <w:tab/>
        <w:t>dwell in the land</w:t>
      </w:r>
      <w:r w:rsidRPr="00AB1781">
        <w:rPr>
          <w:rStyle w:val="FootnoteReference"/>
        </w:rPr>
        <w:footnoteReference w:id="209"/>
      </w:r>
      <w:r w:rsidRPr="00AB1781">
        <w:t xml:space="preserve"> and be fed </w:t>
      </w:r>
      <w:r w:rsidR="00402CB0">
        <w:t>by</w:t>
      </w:r>
      <w:r w:rsidRPr="00AB1781">
        <w:t xml:space="preserve"> its wealth.</w:t>
      </w:r>
      <w:r w:rsidRPr="00AB1781">
        <w:rPr>
          <w:rStyle w:val="FootnoteReference"/>
        </w:rPr>
        <w:footnoteReference w:id="210"/>
      </w:r>
    </w:p>
    <w:p w14:paraId="4D1EC01A" w14:textId="77777777" w:rsidR="00950468" w:rsidRPr="00AB1781" w:rsidRDefault="00950468" w:rsidP="00950468">
      <w:pPr>
        <w:pStyle w:val="EnglishHangNoCoptic"/>
      </w:pPr>
      <w:r w:rsidRPr="00AB1781">
        <w:t>4 Delight in the Lord,</w:t>
      </w:r>
      <w:r w:rsidRPr="00AB1781">
        <w:rPr>
          <w:rStyle w:val="FootnoteReference"/>
        </w:rPr>
        <w:footnoteReference w:id="211"/>
      </w:r>
    </w:p>
    <w:p w14:paraId="2FBC79F7" w14:textId="3CEA9A2C" w:rsidR="00950468" w:rsidRPr="00AB1781" w:rsidRDefault="00950468" w:rsidP="00950468">
      <w:pPr>
        <w:pStyle w:val="EnglishHangEndNoCoptic"/>
      </w:pPr>
      <w:r w:rsidRPr="00AB1781">
        <w:tab/>
        <w:t xml:space="preserve">and He will grant you </w:t>
      </w:r>
      <w:r w:rsidR="00402CB0">
        <w:t>the requests of your heart</w:t>
      </w:r>
      <w:r w:rsidRPr="00AB1781">
        <w:t>.</w:t>
      </w:r>
    </w:p>
    <w:p w14:paraId="6C9FCE5F" w14:textId="34C42460" w:rsidR="00950468" w:rsidRPr="00AB1781" w:rsidRDefault="00950468" w:rsidP="00950468">
      <w:pPr>
        <w:pStyle w:val="EnglishHangNoCoptic"/>
      </w:pPr>
      <w:r w:rsidRPr="00AB1781">
        <w:t xml:space="preserve">5 </w:t>
      </w:r>
      <w:r w:rsidR="00402CB0">
        <w:t>(</w:t>
      </w:r>
      <w:r w:rsidR="00402CB0" w:rsidRPr="00402CB0">
        <w:rPr>
          <w:rFonts w:ascii="Tahoma" w:eastAsia="Tahoma" w:hAnsi="Tahoma" w:cs="Tahoma"/>
        </w:rPr>
        <w:t>ג</w:t>
      </w:r>
      <w:r w:rsidR="00402CB0">
        <w:t>) Reveal your way to the Lord,</w:t>
      </w:r>
    </w:p>
    <w:p w14:paraId="49BD03F4" w14:textId="18D6FCDC" w:rsidR="00950468" w:rsidRPr="00AB1781" w:rsidRDefault="00950468" w:rsidP="00950468">
      <w:pPr>
        <w:pStyle w:val="EnglishHangEndNoCoptic"/>
      </w:pPr>
      <w:r w:rsidRPr="00AB1781">
        <w:tab/>
      </w:r>
      <w:r w:rsidR="00402CB0">
        <w:t>and hope</w:t>
      </w:r>
      <w:r w:rsidRPr="00AB1781">
        <w:t xml:space="preserve"> in Him, and He will act.</w:t>
      </w:r>
    </w:p>
    <w:p w14:paraId="734D81C7" w14:textId="24BA8A46" w:rsidR="00950468" w:rsidRPr="00AB1781" w:rsidRDefault="00950468" w:rsidP="00950468">
      <w:pPr>
        <w:pStyle w:val="EnglishHangNoCoptic"/>
      </w:pPr>
      <w:r w:rsidRPr="00AB1781">
        <w:t xml:space="preserve">6 And He will bring </w:t>
      </w:r>
      <w:r w:rsidR="00402CB0">
        <w:t xml:space="preserve">your honesty </w:t>
      </w:r>
      <w:r w:rsidRPr="00AB1781">
        <w:t>to light</w:t>
      </w:r>
      <w:r w:rsidR="00402CB0">
        <w:t>,</w:t>
      </w:r>
    </w:p>
    <w:p w14:paraId="7F789CD6" w14:textId="23576B1C" w:rsidR="00950468" w:rsidRPr="00AB1781" w:rsidRDefault="00950468" w:rsidP="00950468">
      <w:pPr>
        <w:pStyle w:val="EnglishHangEndNoCoptic"/>
      </w:pPr>
      <w:r w:rsidRPr="00AB1781">
        <w:tab/>
        <w:t>and make your cause</w:t>
      </w:r>
      <w:r w:rsidR="00402CB0">
        <w:rPr>
          <w:rStyle w:val="FootnoteReference"/>
        </w:rPr>
        <w:footnoteReference w:id="212"/>
      </w:r>
      <w:r w:rsidRPr="00AB1781">
        <w:t xml:space="preserve"> clear as noonday.</w:t>
      </w:r>
    </w:p>
    <w:p w14:paraId="5125AD29" w14:textId="1E546BCF" w:rsidR="00950468" w:rsidRPr="00AB1781" w:rsidRDefault="00950468" w:rsidP="00950468">
      <w:pPr>
        <w:pStyle w:val="EnglishHangNoCoptic"/>
      </w:pPr>
      <w:r w:rsidRPr="00AB1781">
        <w:t xml:space="preserve">7 </w:t>
      </w:r>
      <w:r w:rsidR="00402CB0">
        <w:t>(</w:t>
      </w:r>
      <w:r w:rsidR="00402CB0" w:rsidRPr="00402CB0">
        <w:rPr>
          <w:rFonts w:ascii="Tahoma" w:eastAsia="Tahoma" w:hAnsi="Tahoma" w:cs="Tahoma"/>
        </w:rPr>
        <w:t>ד</w:t>
      </w:r>
      <w:r w:rsidR="00402CB0">
        <w:t xml:space="preserve">) </w:t>
      </w:r>
      <w:r w:rsidRPr="00AB1781">
        <w:t xml:space="preserve">Submit to the Lord and </w:t>
      </w:r>
      <w:r w:rsidR="00090695">
        <w:t>supplicate</w:t>
      </w:r>
      <w:r w:rsidR="00402CB0">
        <w:t xml:space="preserve"> Him;</w:t>
      </w:r>
    </w:p>
    <w:p w14:paraId="2D70DBA2" w14:textId="77777777" w:rsidR="00950468" w:rsidRPr="00AB1781" w:rsidRDefault="00950468" w:rsidP="00950468">
      <w:pPr>
        <w:pStyle w:val="EnglishHangNoCoptic"/>
      </w:pPr>
      <w:r w:rsidRPr="00AB1781">
        <w:tab/>
        <w:t>Do not fret over one who prospers in his way,</w:t>
      </w:r>
      <w:r w:rsidRPr="00AB1781">
        <w:rPr>
          <w:rStyle w:val="FootnoteReference"/>
        </w:rPr>
        <w:footnoteReference w:id="213"/>
      </w:r>
    </w:p>
    <w:p w14:paraId="5DA6923E" w14:textId="57D193AC" w:rsidR="00950468" w:rsidRPr="00950468" w:rsidRDefault="00950468" w:rsidP="00950468">
      <w:pPr>
        <w:pStyle w:val="EnglishHangEndNoCoptic"/>
      </w:pPr>
      <w:r w:rsidRPr="00AB1781">
        <w:tab/>
        <w:t xml:space="preserve">the man who </w:t>
      </w:r>
      <w:r w:rsidR="00402CB0">
        <w:t>transgresses the Law</w:t>
      </w:r>
      <w:r w:rsidRPr="00AB1781">
        <w:t>.</w:t>
      </w:r>
    </w:p>
    <w:p w14:paraId="5A453DCC" w14:textId="4A69C24D" w:rsidR="00950468" w:rsidRPr="00AB1781" w:rsidRDefault="00950468" w:rsidP="00950468">
      <w:pPr>
        <w:pStyle w:val="EnglishHangNoCoptic"/>
      </w:pPr>
      <w:r w:rsidRPr="00AB1781">
        <w:t xml:space="preserve">8 </w:t>
      </w:r>
      <w:r w:rsidR="00402CB0">
        <w:t>(</w:t>
      </w:r>
      <w:r w:rsidR="00402CB0" w:rsidRPr="00402CB0">
        <w:rPr>
          <w:rFonts w:ascii="Tahoma" w:eastAsia="Tahoma" w:hAnsi="Tahoma" w:cs="Tahoma"/>
        </w:rPr>
        <w:t>ה</w:t>
      </w:r>
      <w:r w:rsidR="00402CB0">
        <w:t xml:space="preserve">) </w:t>
      </w:r>
      <w:r w:rsidRPr="00AB1781">
        <w:t>Cease from wrath and forsake anger;</w:t>
      </w:r>
    </w:p>
    <w:p w14:paraId="2D609CD1" w14:textId="1FBB3CF4" w:rsidR="00950468" w:rsidRPr="00AB1781" w:rsidRDefault="00950468" w:rsidP="00950468">
      <w:pPr>
        <w:pStyle w:val="EnglishHangEndNoCoptic"/>
      </w:pPr>
      <w:r w:rsidRPr="00AB1781">
        <w:tab/>
        <w:t xml:space="preserve">do not </w:t>
      </w:r>
      <w:r w:rsidR="00402CB0">
        <w:t>be envious</w:t>
      </w:r>
      <w:r w:rsidR="00402CB0">
        <w:rPr>
          <w:rStyle w:val="FootnoteReference"/>
        </w:rPr>
        <w:footnoteReference w:id="214"/>
      </w:r>
      <w:r w:rsidRPr="00AB1781">
        <w:t xml:space="preserve"> </w:t>
      </w:r>
      <w:r w:rsidR="00402CB0">
        <w:t>and so do</w:t>
      </w:r>
      <w:r w:rsidRPr="00AB1781">
        <w:t xml:space="preserve"> evil</w:t>
      </w:r>
      <w:r w:rsidR="00402CB0">
        <w:t>,</w:t>
      </w:r>
    </w:p>
    <w:p w14:paraId="6E6CD25E" w14:textId="35883EA2" w:rsidR="00950468" w:rsidRPr="00AB1781" w:rsidRDefault="00402CB0" w:rsidP="00950468">
      <w:pPr>
        <w:pStyle w:val="EnglishHangNoCoptic"/>
      </w:pPr>
      <w:r>
        <w:lastRenderedPageBreak/>
        <w:t>9 f</w:t>
      </w:r>
      <w:r w:rsidR="00950468" w:rsidRPr="00AB1781">
        <w:t>or the evildoers will be destroyed,</w:t>
      </w:r>
    </w:p>
    <w:p w14:paraId="5FCF552F" w14:textId="04CEDE60" w:rsidR="00950468" w:rsidRPr="00AB1781" w:rsidRDefault="00950468" w:rsidP="00950468">
      <w:pPr>
        <w:pStyle w:val="EnglishHangEndNoCoptic"/>
      </w:pPr>
      <w:r w:rsidRPr="00AB1781">
        <w:tab/>
        <w:t xml:space="preserve">but those who wait for the Lord will inherit the </w:t>
      </w:r>
      <w:r w:rsidR="00414006">
        <w:t>earth</w:t>
      </w:r>
      <w:r w:rsidR="00414006">
        <w:rPr>
          <w:rStyle w:val="FootnoteReference"/>
        </w:rPr>
        <w:footnoteReference w:id="215"/>
      </w:r>
      <w:r w:rsidRPr="00AB1781">
        <w:t>.</w:t>
      </w:r>
    </w:p>
    <w:p w14:paraId="3003E1CA" w14:textId="4BD7A754" w:rsidR="00950468" w:rsidRPr="00AB1781" w:rsidRDefault="00950468" w:rsidP="00950468">
      <w:pPr>
        <w:pStyle w:val="EnglishHangNoCoptic"/>
      </w:pPr>
      <w:r w:rsidRPr="00AB1781">
        <w:t xml:space="preserve">10 </w:t>
      </w:r>
      <w:r w:rsidR="00414006">
        <w:t>(</w:t>
      </w:r>
      <w:r w:rsidR="00414006" w:rsidRPr="00414006">
        <w:rPr>
          <w:rFonts w:ascii="Tahoma" w:eastAsia="Tahoma" w:hAnsi="Tahoma" w:cs="Tahoma"/>
        </w:rPr>
        <w:t>ו</w:t>
      </w:r>
      <w:r w:rsidR="00414006">
        <w:t xml:space="preserve">) </w:t>
      </w:r>
      <w:r w:rsidRPr="00AB1781">
        <w:t xml:space="preserve">Yet a little while, and the sinner </w:t>
      </w:r>
      <w:r w:rsidR="00414006">
        <w:t>will be no more</w:t>
      </w:r>
      <w:r w:rsidRPr="00AB1781">
        <w:t>;</w:t>
      </w:r>
    </w:p>
    <w:p w14:paraId="4BD092ED" w14:textId="13F204E9" w:rsidR="00950468" w:rsidRPr="00AB1781" w:rsidRDefault="00950468" w:rsidP="00414006">
      <w:pPr>
        <w:pStyle w:val="EnglishHangEndNoCoptic"/>
      </w:pPr>
      <w:r w:rsidRPr="00AB1781">
        <w:tab/>
        <w:t>you will seek his place and never find it.</w:t>
      </w:r>
    </w:p>
    <w:p w14:paraId="1BA1749A" w14:textId="6118466C" w:rsidR="00950468" w:rsidRPr="00AB1781" w:rsidRDefault="00950468" w:rsidP="00950468">
      <w:pPr>
        <w:pStyle w:val="EnglishHangNoCoptic"/>
      </w:pPr>
      <w:r w:rsidRPr="00AB1781">
        <w:t xml:space="preserve">11 But the meek will inherit the </w:t>
      </w:r>
      <w:r w:rsidR="00414006">
        <w:t>earth</w:t>
      </w:r>
      <w:r w:rsidRPr="00AB1781">
        <w:t>,</w:t>
      </w:r>
      <w:r w:rsidRPr="00AB1781">
        <w:rPr>
          <w:rStyle w:val="FootnoteReference"/>
        </w:rPr>
        <w:footnoteReference w:id="216"/>
      </w:r>
    </w:p>
    <w:p w14:paraId="1C02FE01" w14:textId="24307D2B" w:rsidR="00950468" w:rsidRPr="00AB1781" w:rsidRDefault="00950468" w:rsidP="00950468">
      <w:pPr>
        <w:pStyle w:val="EnglishHangEndNoCoptic"/>
      </w:pPr>
      <w:r w:rsidRPr="00AB1781">
        <w:tab/>
        <w:t xml:space="preserve">and will delight in </w:t>
      </w:r>
      <w:r w:rsidR="00414006">
        <w:t>the fullness</w:t>
      </w:r>
      <w:r w:rsidRPr="00AB1781">
        <w:t xml:space="preserve"> of peace.</w:t>
      </w:r>
    </w:p>
    <w:p w14:paraId="39D73FD6" w14:textId="1887D9A6" w:rsidR="00950468" w:rsidRPr="00AB1781" w:rsidRDefault="00950468" w:rsidP="00950468">
      <w:pPr>
        <w:pStyle w:val="EnglishHangNoCoptic"/>
      </w:pPr>
      <w:r w:rsidRPr="00AB1781">
        <w:t xml:space="preserve">12 </w:t>
      </w:r>
      <w:r w:rsidR="00414006">
        <w:t>(</w:t>
      </w:r>
      <w:r w:rsidR="00414006" w:rsidRPr="00414006">
        <w:rPr>
          <w:rFonts w:ascii="Tahoma" w:eastAsia="Tahoma" w:hAnsi="Tahoma" w:cs="Tahoma"/>
        </w:rPr>
        <w:t>ז</w:t>
      </w:r>
      <w:r w:rsidR="00414006">
        <w:t xml:space="preserve">) </w:t>
      </w:r>
      <w:r w:rsidRPr="00AB1781">
        <w:t>The sinner watches the righteous man</w:t>
      </w:r>
      <w:r w:rsidR="00414006">
        <w:t xml:space="preserve"> closely</w:t>
      </w:r>
      <w:r w:rsidRPr="00AB1781">
        <w:t>,</w:t>
      </w:r>
    </w:p>
    <w:p w14:paraId="11B8B58F" w14:textId="77777777" w:rsidR="00950468" w:rsidRPr="00AB1781" w:rsidRDefault="00950468" w:rsidP="00950468">
      <w:pPr>
        <w:pStyle w:val="EnglishHangEndNoCoptic"/>
      </w:pPr>
      <w:r w:rsidRPr="00AB1781">
        <w:tab/>
        <w:t>and gnashes his teeth at him.</w:t>
      </w:r>
    </w:p>
    <w:p w14:paraId="7619E6FE" w14:textId="47D07220" w:rsidR="00950468" w:rsidRPr="00AB1781" w:rsidRDefault="00950468" w:rsidP="00950468">
      <w:pPr>
        <w:pStyle w:val="EnglishHangNoCoptic"/>
      </w:pPr>
      <w:r w:rsidRPr="00AB1781">
        <w:t>13 But the</w:t>
      </w:r>
      <w:r w:rsidR="00414006">
        <w:t xml:space="preserve"> Lord will laugh</w:t>
      </w:r>
      <w:r w:rsidRPr="00AB1781">
        <w:t xml:space="preserve"> at him,</w:t>
      </w:r>
    </w:p>
    <w:p w14:paraId="5ABF9961" w14:textId="383A0CEC" w:rsidR="00950468" w:rsidRPr="00AB1781" w:rsidRDefault="00950468" w:rsidP="00950468">
      <w:pPr>
        <w:pStyle w:val="EnglishHangEndNoCoptic"/>
      </w:pPr>
      <w:r w:rsidRPr="00AB1781">
        <w:tab/>
      </w:r>
      <w:r w:rsidR="00414006">
        <w:t>because</w:t>
      </w:r>
      <w:r w:rsidRPr="00AB1781">
        <w:t xml:space="preserve"> He sees that his day is coming.</w:t>
      </w:r>
      <w:r w:rsidRPr="00AB1781">
        <w:rPr>
          <w:rStyle w:val="FootnoteReference"/>
        </w:rPr>
        <w:footnoteReference w:id="217"/>
      </w:r>
    </w:p>
    <w:p w14:paraId="036C08DE" w14:textId="305D919E" w:rsidR="00950468" w:rsidRPr="00AB1781" w:rsidRDefault="00950468" w:rsidP="00950468">
      <w:pPr>
        <w:pStyle w:val="EnglishHangNoCoptic"/>
      </w:pPr>
      <w:r w:rsidRPr="00AB1781">
        <w:t xml:space="preserve">14 </w:t>
      </w:r>
      <w:r w:rsidR="00414006">
        <w:t>(</w:t>
      </w:r>
      <w:r w:rsidR="00414006" w:rsidRPr="00414006">
        <w:rPr>
          <w:rFonts w:ascii="Tahoma" w:eastAsia="Tahoma" w:hAnsi="Tahoma" w:cs="Tahoma"/>
        </w:rPr>
        <w:t>ח</w:t>
      </w:r>
      <w:r w:rsidR="00414006">
        <w:t xml:space="preserve">) </w:t>
      </w:r>
      <w:r w:rsidRPr="00AB1781">
        <w:t>The sinners draw their sword and bend their bow,</w:t>
      </w:r>
    </w:p>
    <w:p w14:paraId="629CCBF7" w14:textId="77777777" w:rsidR="00950468" w:rsidRPr="00AB1781" w:rsidRDefault="00950468" w:rsidP="00950468">
      <w:pPr>
        <w:pStyle w:val="EnglishHangNoCoptic"/>
      </w:pPr>
      <w:r w:rsidRPr="00AB1781">
        <w:tab/>
        <w:t>to bring down the poor and needy,</w:t>
      </w:r>
    </w:p>
    <w:p w14:paraId="3449C016" w14:textId="15518F7F" w:rsidR="00950468" w:rsidRPr="00AB1781" w:rsidRDefault="00950468" w:rsidP="00950468">
      <w:pPr>
        <w:pStyle w:val="EnglishHangEndNoCoptic"/>
      </w:pPr>
      <w:r w:rsidRPr="00AB1781">
        <w:tab/>
        <w:t xml:space="preserve">and </w:t>
      </w:r>
      <w:r w:rsidR="00414006">
        <w:t>slay</w:t>
      </w:r>
      <w:r w:rsidRPr="00AB1781">
        <w:t xml:space="preserve"> the </w:t>
      </w:r>
      <w:r w:rsidR="00414006">
        <w:t>upright in heart</w:t>
      </w:r>
      <w:r w:rsidRPr="00AB1781">
        <w:t>.</w:t>
      </w:r>
    </w:p>
    <w:p w14:paraId="0C5AE16A" w14:textId="73ACBC00" w:rsidR="00950468" w:rsidRPr="00AB1781" w:rsidRDefault="00950468" w:rsidP="00950468">
      <w:pPr>
        <w:pStyle w:val="EnglishHangNoCoptic"/>
      </w:pPr>
      <w:r w:rsidRPr="00AB1781">
        <w:t xml:space="preserve">15 </w:t>
      </w:r>
      <w:r w:rsidR="00414006">
        <w:t>May</w:t>
      </w:r>
      <w:r w:rsidRPr="00AB1781">
        <w:t xml:space="preserve"> their sword enter their own heart,</w:t>
      </w:r>
    </w:p>
    <w:p w14:paraId="158655AF" w14:textId="03BF5DF8" w:rsidR="00950468" w:rsidRPr="00AB1781" w:rsidRDefault="00414006" w:rsidP="00950468">
      <w:pPr>
        <w:pStyle w:val="EnglishHangEndNoCoptic"/>
      </w:pPr>
      <w:r>
        <w:tab/>
        <w:t>and may</w:t>
      </w:r>
      <w:r w:rsidR="00950468" w:rsidRPr="00AB1781">
        <w:t xml:space="preserve"> their </w:t>
      </w:r>
      <w:r w:rsidR="001040C8">
        <w:t>b</w:t>
      </w:r>
      <w:r w:rsidR="001040C8" w:rsidRPr="00AB1781">
        <w:t>ows</w:t>
      </w:r>
      <w:r w:rsidR="00950468" w:rsidRPr="00AB1781">
        <w:t xml:space="preserve"> be </w:t>
      </w:r>
      <w:r>
        <w:t>crushed</w:t>
      </w:r>
      <w:r w:rsidR="00950468" w:rsidRPr="00AB1781">
        <w:t>.</w:t>
      </w:r>
    </w:p>
    <w:p w14:paraId="5D91DA90" w14:textId="51399D72" w:rsidR="00950468" w:rsidRPr="00AB1781" w:rsidRDefault="00950468" w:rsidP="00950468">
      <w:pPr>
        <w:pStyle w:val="EnglishHangNoCoptic"/>
      </w:pPr>
      <w:r w:rsidRPr="00AB1781">
        <w:t xml:space="preserve">16 </w:t>
      </w:r>
      <w:r w:rsidR="00414006">
        <w:t>(</w:t>
      </w:r>
      <w:r w:rsidR="00414006" w:rsidRPr="00414006">
        <w:rPr>
          <w:rFonts w:ascii="Tahoma" w:eastAsia="Tahoma" w:hAnsi="Tahoma" w:cs="Tahoma"/>
        </w:rPr>
        <w:t>ט</w:t>
      </w:r>
      <w:r w:rsidR="00414006">
        <w:t>) The</w:t>
      </w:r>
      <w:r w:rsidRPr="00AB1781">
        <w:t xml:space="preserve"> little that the righteous man has</w:t>
      </w:r>
      <w:r w:rsidR="00414006">
        <w:t xml:space="preserve"> is better</w:t>
      </w:r>
    </w:p>
    <w:p w14:paraId="3F7AA4CC" w14:textId="055DF07C" w:rsidR="00950468" w:rsidRPr="00AB1781" w:rsidRDefault="00950468" w:rsidP="00950468">
      <w:pPr>
        <w:pStyle w:val="EnglishHangEndNoCoptic"/>
      </w:pPr>
      <w:r w:rsidRPr="00AB1781">
        <w:tab/>
        <w:t>t</w:t>
      </w:r>
      <w:r w:rsidR="00402D26">
        <w:t>han the great wealth of sinners,</w:t>
      </w:r>
    </w:p>
    <w:p w14:paraId="5F1101D2" w14:textId="3FF7F0DF" w:rsidR="00950468" w:rsidRPr="00AB1781" w:rsidRDefault="00950468" w:rsidP="00950468">
      <w:pPr>
        <w:pStyle w:val="EnglishHangNoCoptic"/>
      </w:pPr>
      <w:r w:rsidRPr="00AB1781">
        <w:t xml:space="preserve">17 </w:t>
      </w:r>
      <w:r w:rsidR="00402D26">
        <w:t>for</w:t>
      </w:r>
      <w:r w:rsidRPr="00AB1781">
        <w:t xml:space="preserve"> the </w:t>
      </w:r>
      <w:r w:rsidR="00402D26">
        <w:t xml:space="preserve">sinners’ </w:t>
      </w:r>
      <w:r w:rsidRPr="00AB1781">
        <w:t xml:space="preserve">arms will be </w:t>
      </w:r>
      <w:r w:rsidR="00402D26">
        <w:t>crushed</w:t>
      </w:r>
      <w:r w:rsidRPr="00AB1781">
        <w:t>,</w:t>
      </w:r>
    </w:p>
    <w:p w14:paraId="2A7FBBB8" w14:textId="307C4F05" w:rsidR="00950468" w:rsidRPr="00AB1781" w:rsidRDefault="00950468" w:rsidP="00950468">
      <w:pPr>
        <w:pStyle w:val="EnglishHangEndNoCoptic"/>
      </w:pPr>
      <w:r w:rsidRPr="00AB1781">
        <w:tab/>
        <w:t xml:space="preserve">but the Lord </w:t>
      </w:r>
      <w:r w:rsidR="00402D26">
        <w:t>supports</w:t>
      </w:r>
      <w:r w:rsidRPr="00AB1781">
        <w:t xml:space="preserve"> the righteous.</w:t>
      </w:r>
    </w:p>
    <w:p w14:paraId="015140F0" w14:textId="2A41B44B" w:rsidR="00950468" w:rsidRPr="00AB1781" w:rsidRDefault="00950468" w:rsidP="00950468">
      <w:pPr>
        <w:pStyle w:val="EnglishHangNoCoptic"/>
      </w:pPr>
      <w:r w:rsidRPr="00AB1781">
        <w:t xml:space="preserve">18 </w:t>
      </w:r>
      <w:r w:rsidR="00402D26">
        <w:t>(</w:t>
      </w:r>
      <w:r w:rsidR="00402D26" w:rsidRPr="00402D26">
        <w:rPr>
          <w:rFonts w:ascii="Tahoma" w:eastAsia="Tahoma" w:hAnsi="Tahoma" w:cs="Tahoma"/>
        </w:rPr>
        <w:t>י</w:t>
      </w:r>
      <w:r w:rsidR="00402D26">
        <w:t xml:space="preserve">) </w:t>
      </w:r>
      <w:r w:rsidRPr="00AB1781">
        <w:t>The Lord knows the ways of the blameless,</w:t>
      </w:r>
    </w:p>
    <w:p w14:paraId="2534E86B" w14:textId="77777777" w:rsidR="00950468" w:rsidRPr="00AB1781" w:rsidRDefault="00950468" w:rsidP="00950468">
      <w:pPr>
        <w:pStyle w:val="EnglishHangEndNoCoptic"/>
      </w:pPr>
      <w:r w:rsidRPr="00AB1781">
        <w:tab/>
        <w:t>and their inheritance will be eternal.</w:t>
      </w:r>
    </w:p>
    <w:p w14:paraId="79C5114F" w14:textId="317AFCF4" w:rsidR="00950468" w:rsidRPr="00AB1781" w:rsidRDefault="00950468" w:rsidP="00950468">
      <w:pPr>
        <w:pStyle w:val="EnglishHangNoCoptic"/>
      </w:pPr>
      <w:r w:rsidRPr="00AB1781">
        <w:t xml:space="preserve">19 They </w:t>
      </w:r>
      <w:r w:rsidR="00090695">
        <w:t>will</w:t>
      </w:r>
      <w:r w:rsidRPr="00AB1781">
        <w:t xml:space="preserve"> not </w:t>
      </w:r>
      <w:r w:rsidR="00090695">
        <w:t xml:space="preserve">be </w:t>
      </w:r>
      <w:r w:rsidR="00402D26">
        <w:t>put to shame</w:t>
      </w:r>
      <w:r w:rsidRPr="00AB1781">
        <w:t xml:space="preserve"> in </w:t>
      </w:r>
      <w:r w:rsidR="00402D26">
        <w:t>an evil time</w:t>
      </w:r>
      <w:r w:rsidRPr="00AB1781">
        <w:t>,</w:t>
      </w:r>
    </w:p>
    <w:p w14:paraId="1835F122" w14:textId="4869AE9B" w:rsidR="00950468" w:rsidRPr="00AB1781" w:rsidRDefault="00950468" w:rsidP="00950468">
      <w:pPr>
        <w:pStyle w:val="EnglishHangEndNoCoptic"/>
      </w:pPr>
      <w:r w:rsidRPr="00AB1781">
        <w:tab/>
        <w:t xml:space="preserve">and </w:t>
      </w:r>
      <w:r w:rsidR="00402D26">
        <w:t xml:space="preserve">they </w:t>
      </w:r>
      <w:r w:rsidR="00090695">
        <w:t>will be</w:t>
      </w:r>
      <w:r w:rsidR="00402D26">
        <w:t xml:space="preserve"> satisfied </w:t>
      </w:r>
      <w:r w:rsidRPr="00AB1781">
        <w:t xml:space="preserve">in days of </w:t>
      </w:r>
      <w:r w:rsidR="00402D26">
        <w:t>famine,</w:t>
      </w:r>
    </w:p>
    <w:p w14:paraId="68707719" w14:textId="4B1ABF06" w:rsidR="00950468" w:rsidRPr="00AB1781" w:rsidRDefault="00950468" w:rsidP="00950468">
      <w:pPr>
        <w:pStyle w:val="EnglishHangNoCoptic"/>
      </w:pPr>
      <w:r w:rsidRPr="00AB1781">
        <w:t xml:space="preserve">20 </w:t>
      </w:r>
      <w:r w:rsidR="00402D26">
        <w:t>(</w:t>
      </w:r>
      <w:r w:rsidR="00402D26" w:rsidRPr="00402D26">
        <w:rPr>
          <w:rFonts w:ascii="Tahoma" w:eastAsia="Tahoma" w:hAnsi="Tahoma" w:cs="Tahoma"/>
        </w:rPr>
        <w:t>כ</w:t>
      </w:r>
      <w:r w:rsidR="00402D26">
        <w:t>) because the</w:t>
      </w:r>
      <w:r w:rsidRPr="00AB1781">
        <w:t xml:space="preserve"> sinners will perish,</w:t>
      </w:r>
    </w:p>
    <w:p w14:paraId="3D95DA71" w14:textId="00173BA3" w:rsidR="00950468" w:rsidRPr="00AB1781" w:rsidRDefault="00950468" w:rsidP="00950468">
      <w:pPr>
        <w:pStyle w:val="EnglishHangNoCoptic"/>
      </w:pPr>
      <w:r w:rsidRPr="00AB1781">
        <w:tab/>
      </w:r>
      <w:r w:rsidR="00402D26">
        <w:t>and the enemies of the Lord</w:t>
      </w:r>
    </w:p>
    <w:p w14:paraId="38E9EB28" w14:textId="26284E22" w:rsidR="00950468" w:rsidRPr="00AB1781" w:rsidRDefault="00950468" w:rsidP="00950468">
      <w:pPr>
        <w:pStyle w:val="EnglishHangNoCoptic"/>
      </w:pPr>
      <w:r w:rsidRPr="00AB1781">
        <w:tab/>
      </w:r>
      <w:r w:rsidR="00402D26">
        <w:t>vanish like smoke</w:t>
      </w:r>
    </w:p>
    <w:p w14:paraId="00EF29AA" w14:textId="78683CDC" w:rsidR="00950468" w:rsidRPr="00AB1781" w:rsidRDefault="00950468" w:rsidP="00950468">
      <w:pPr>
        <w:pStyle w:val="EnglishHangEndNoCoptic"/>
      </w:pPr>
      <w:r w:rsidRPr="00AB1781">
        <w:tab/>
      </w:r>
      <w:r w:rsidR="00402D26">
        <w:t>as soon as they are glorified and exalted.</w:t>
      </w:r>
    </w:p>
    <w:p w14:paraId="721E00D9" w14:textId="2422F7E9" w:rsidR="00950468" w:rsidRPr="00AB1781" w:rsidRDefault="00950468" w:rsidP="00950468">
      <w:pPr>
        <w:pStyle w:val="EnglishHangNoCoptic"/>
      </w:pPr>
      <w:r w:rsidRPr="00AB1781">
        <w:t xml:space="preserve">21 </w:t>
      </w:r>
      <w:r w:rsidR="00402D26">
        <w:t>(</w:t>
      </w:r>
      <w:r w:rsidR="00402D26" w:rsidRPr="00402D26">
        <w:rPr>
          <w:rFonts w:ascii="Tahoma" w:eastAsia="Tahoma" w:hAnsi="Tahoma" w:cs="Tahoma"/>
        </w:rPr>
        <w:t>ל</w:t>
      </w:r>
      <w:r w:rsidR="00402D26">
        <w:t xml:space="preserve">) </w:t>
      </w:r>
      <w:r w:rsidRPr="00AB1781">
        <w:t xml:space="preserve">The sinner borrows and </w:t>
      </w:r>
      <w:r w:rsidR="00090695">
        <w:t>will</w:t>
      </w:r>
      <w:r w:rsidRPr="00AB1781">
        <w:t xml:space="preserve"> not repay;</w:t>
      </w:r>
    </w:p>
    <w:p w14:paraId="0413777A" w14:textId="051EB2EA" w:rsidR="00950468" w:rsidRPr="00AB1781" w:rsidRDefault="00950468" w:rsidP="00950468">
      <w:pPr>
        <w:pStyle w:val="EnglishHangEndNoCoptic"/>
      </w:pPr>
      <w:r w:rsidRPr="00AB1781">
        <w:tab/>
        <w:t xml:space="preserve">but the </w:t>
      </w:r>
      <w:r w:rsidR="00402D26">
        <w:t>righteous</w:t>
      </w:r>
      <w:r w:rsidRPr="00AB1781">
        <w:t xml:space="preserve"> man </w:t>
      </w:r>
      <w:r w:rsidR="00402D26">
        <w:t>is</w:t>
      </w:r>
      <w:r w:rsidRPr="00AB1781">
        <w:t xml:space="preserve"> compassion</w:t>
      </w:r>
      <w:r w:rsidR="00402D26">
        <w:t>ate</w:t>
      </w:r>
      <w:r w:rsidRPr="00AB1781">
        <w:t xml:space="preserve"> and </w:t>
      </w:r>
      <w:r w:rsidR="00402D26">
        <w:t>keeps giving;</w:t>
      </w:r>
    </w:p>
    <w:p w14:paraId="79DB3EE3" w14:textId="4225F746" w:rsidR="00950468" w:rsidRPr="00AB1781" w:rsidRDefault="00950468" w:rsidP="00950468">
      <w:pPr>
        <w:pStyle w:val="EnglishHangNoCoptic"/>
      </w:pPr>
      <w:r w:rsidRPr="00AB1781">
        <w:t xml:space="preserve">22 </w:t>
      </w:r>
      <w:r w:rsidR="00090695">
        <w:t>f</w:t>
      </w:r>
      <w:r w:rsidR="00402D26">
        <w:t>or those who bless H</w:t>
      </w:r>
      <w:r w:rsidRPr="00AB1781">
        <w:t xml:space="preserve">im will inherit the </w:t>
      </w:r>
      <w:r w:rsidR="00402D26">
        <w:t>earth</w:t>
      </w:r>
      <w:r w:rsidRPr="00AB1781">
        <w:t>,</w:t>
      </w:r>
    </w:p>
    <w:p w14:paraId="6B0873D0" w14:textId="14C582E9" w:rsidR="00950468" w:rsidRPr="00AB1781" w:rsidRDefault="00402D26" w:rsidP="00950468">
      <w:pPr>
        <w:pStyle w:val="EnglishHangEndNoCoptic"/>
      </w:pPr>
      <w:r>
        <w:tab/>
        <w:t>but those who curse H</w:t>
      </w:r>
      <w:r w:rsidR="00950468" w:rsidRPr="00AB1781">
        <w:t xml:space="preserve">im will be </w:t>
      </w:r>
      <w:r>
        <w:t>destroyed</w:t>
      </w:r>
      <w:r w:rsidR="00950468" w:rsidRPr="00AB1781">
        <w:t>.</w:t>
      </w:r>
    </w:p>
    <w:p w14:paraId="3E4FDB63" w14:textId="43BE9937" w:rsidR="00950468" w:rsidRPr="00AB1781" w:rsidRDefault="00950468" w:rsidP="00950468">
      <w:pPr>
        <w:pStyle w:val="EnglishHangNoCoptic"/>
      </w:pPr>
      <w:r w:rsidRPr="00AB1781">
        <w:lastRenderedPageBreak/>
        <w:t xml:space="preserve">23 </w:t>
      </w:r>
      <w:r w:rsidR="00402D26">
        <w:t>(</w:t>
      </w:r>
      <w:r w:rsidR="00402D26" w:rsidRPr="00402D26">
        <w:rPr>
          <w:rFonts w:ascii="Tahoma" w:eastAsia="Tahoma" w:hAnsi="Tahoma" w:cs="Tahoma"/>
        </w:rPr>
        <w:t>מ</w:t>
      </w:r>
      <w:r w:rsidR="00402D26">
        <w:t xml:space="preserve">) A person’s steps </w:t>
      </w:r>
      <w:r w:rsidRPr="00AB1781">
        <w:t>are directed by the Lord,</w:t>
      </w:r>
    </w:p>
    <w:p w14:paraId="18A0434D" w14:textId="165A7E87" w:rsidR="00950468" w:rsidRPr="00AB1781" w:rsidRDefault="00402D26" w:rsidP="00950468">
      <w:pPr>
        <w:pStyle w:val="EnglishHangEndNoCoptic"/>
      </w:pPr>
      <w:r>
        <w:tab/>
        <w:t xml:space="preserve">when he desires </w:t>
      </w:r>
      <w:r w:rsidR="00950468" w:rsidRPr="00AB1781">
        <w:t>His way.</w:t>
      </w:r>
    </w:p>
    <w:p w14:paraId="5742AEBF" w14:textId="5DEBF203" w:rsidR="00950468" w:rsidRPr="00AB1781" w:rsidRDefault="00950468" w:rsidP="00950468">
      <w:pPr>
        <w:pStyle w:val="EnglishHangNoCoptic"/>
      </w:pPr>
      <w:r w:rsidRPr="00AB1781">
        <w:t>24 When he fall</w:t>
      </w:r>
      <w:r w:rsidR="00402D26">
        <w:t>s</w:t>
      </w:r>
      <w:r w:rsidRPr="00AB1781">
        <w:t xml:space="preserve">, he will not </w:t>
      </w:r>
      <w:r w:rsidR="00402D26">
        <w:t>be broken,</w:t>
      </w:r>
    </w:p>
    <w:p w14:paraId="3436C40F" w14:textId="66C98208" w:rsidR="00950468" w:rsidRPr="00950468" w:rsidRDefault="00950468" w:rsidP="00950468">
      <w:pPr>
        <w:pStyle w:val="EnglishHangEndNoCoptic"/>
      </w:pPr>
      <w:r w:rsidRPr="00AB1781">
        <w:tab/>
        <w:t xml:space="preserve">for the Lord </w:t>
      </w:r>
      <w:r w:rsidR="00915F9F">
        <w:t>supports him with His</w:t>
      </w:r>
      <w:r w:rsidRPr="00AB1781">
        <w:t xml:space="preserve"> hand.</w:t>
      </w:r>
    </w:p>
    <w:p w14:paraId="340C31CA" w14:textId="0B87FC53" w:rsidR="00950468" w:rsidRPr="00AB1781" w:rsidRDefault="00950468" w:rsidP="00950468">
      <w:pPr>
        <w:pStyle w:val="EnglishHangNoCoptic"/>
      </w:pPr>
      <w:r w:rsidRPr="00AB1781">
        <w:t xml:space="preserve">25 </w:t>
      </w:r>
      <w:r w:rsidR="00915F9F">
        <w:t>(</w:t>
      </w:r>
      <w:r w:rsidR="00915F9F" w:rsidRPr="00915F9F">
        <w:rPr>
          <w:rFonts w:ascii="Tahoma" w:eastAsia="Tahoma" w:hAnsi="Tahoma" w:cs="Tahoma"/>
        </w:rPr>
        <w:t>נ</w:t>
      </w:r>
      <w:r w:rsidR="00915F9F">
        <w:t xml:space="preserve">) I was young, and </w:t>
      </w:r>
      <w:r w:rsidRPr="00AB1781">
        <w:t xml:space="preserve">now I </w:t>
      </w:r>
      <w:r w:rsidR="00915F9F">
        <w:t>have grown</w:t>
      </w:r>
      <w:r w:rsidRPr="00AB1781">
        <w:t xml:space="preserve"> old,</w:t>
      </w:r>
    </w:p>
    <w:p w14:paraId="52DEF104" w14:textId="07A47051" w:rsidR="00950468" w:rsidRPr="00AB1781" w:rsidRDefault="00950468" w:rsidP="00950468">
      <w:pPr>
        <w:pStyle w:val="EnglishHangNoCoptic"/>
      </w:pPr>
      <w:r w:rsidRPr="00AB1781">
        <w:tab/>
      </w:r>
      <w:r w:rsidR="00915F9F">
        <w:t>and</w:t>
      </w:r>
      <w:r w:rsidRPr="00AB1781">
        <w:t xml:space="preserve"> I have not seen a </w:t>
      </w:r>
      <w:r w:rsidR="00915F9F">
        <w:t>righteous</w:t>
      </w:r>
      <w:r w:rsidRPr="00AB1781">
        <w:t xml:space="preserve"> man forsaken</w:t>
      </w:r>
      <w:r w:rsidR="00915F9F">
        <w:t>,</w:t>
      </w:r>
    </w:p>
    <w:p w14:paraId="4DD1101A" w14:textId="4BD9F1B6" w:rsidR="00950468" w:rsidRPr="00AB1781" w:rsidRDefault="00950468" w:rsidP="00950468">
      <w:pPr>
        <w:pStyle w:val="EnglishHangEndNoCoptic"/>
      </w:pPr>
      <w:r w:rsidRPr="00AB1781">
        <w:tab/>
      </w:r>
      <w:r w:rsidR="00915F9F">
        <w:t>n</w:t>
      </w:r>
      <w:r w:rsidRPr="00AB1781">
        <w:t>or his children</w:t>
      </w:r>
      <w:r w:rsidR="00090695">
        <w:rPr>
          <w:rStyle w:val="FootnoteReference"/>
        </w:rPr>
        <w:footnoteReference w:id="218"/>
      </w:r>
      <w:r w:rsidRPr="00AB1781">
        <w:t xml:space="preserve"> begging bread.</w:t>
      </w:r>
    </w:p>
    <w:p w14:paraId="686393A1" w14:textId="3FEDC030" w:rsidR="00950468" w:rsidRPr="00AB1781" w:rsidRDefault="00950468" w:rsidP="00950468">
      <w:pPr>
        <w:pStyle w:val="EnglishHangNoCoptic"/>
      </w:pPr>
      <w:r w:rsidRPr="00AB1781">
        <w:t xml:space="preserve">26 All day long </w:t>
      </w:r>
      <w:r w:rsidR="00915F9F">
        <w:t>he is</w:t>
      </w:r>
      <w:r w:rsidRPr="00AB1781">
        <w:t xml:space="preserve"> merciful and lend</w:t>
      </w:r>
      <w:r w:rsidR="00915F9F">
        <w:t>s,</w:t>
      </w:r>
    </w:p>
    <w:p w14:paraId="4F236DB1" w14:textId="41CD1336" w:rsidR="00950468" w:rsidRPr="00AB1781" w:rsidRDefault="00950468" w:rsidP="00950468">
      <w:pPr>
        <w:pStyle w:val="EnglishHangEndNoCoptic"/>
      </w:pPr>
      <w:r w:rsidRPr="00AB1781">
        <w:tab/>
        <w:t xml:space="preserve">and </w:t>
      </w:r>
      <w:r w:rsidR="00915F9F">
        <w:t>his</w:t>
      </w:r>
      <w:r w:rsidRPr="00AB1781">
        <w:t xml:space="preserve"> children </w:t>
      </w:r>
      <w:r w:rsidR="00915F9F">
        <w:t>will be</w:t>
      </w:r>
      <w:r w:rsidRPr="00AB1781">
        <w:t xml:space="preserve"> a blessing.</w:t>
      </w:r>
    </w:p>
    <w:p w14:paraId="1D33EFDA" w14:textId="14C1EA18" w:rsidR="00950468" w:rsidRPr="00AB1781" w:rsidRDefault="00950468" w:rsidP="00950468">
      <w:pPr>
        <w:pStyle w:val="EnglishHangNoCoptic"/>
      </w:pPr>
      <w:r w:rsidRPr="00AB1781">
        <w:t xml:space="preserve">27 </w:t>
      </w:r>
      <w:r w:rsidR="00915F9F">
        <w:t>(</w:t>
      </w:r>
      <w:r w:rsidR="00915F9F" w:rsidRPr="00915F9F">
        <w:rPr>
          <w:rFonts w:ascii="Tahoma" w:eastAsia="Tahoma" w:hAnsi="Tahoma" w:cs="Tahoma"/>
        </w:rPr>
        <w:t>ס</w:t>
      </w:r>
      <w:r w:rsidR="00915F9F">
        <w:t>) Turn away from</w:t>
      </w:r>
      <w:r w:rsidRPr="00AB1781">
        <w:t xml:space="preserve"> evil</w:t>
      </w:r>
      <w:r w:rsidR="00915F9F">
        <w:t>,</w:t>
      </w:r>
      <w:r w:rsidRPr="00AB1781">
        <w:t xml:space="preserve"> and do good</w:t>
      </w:r>
      <w:r w:rsidR="00915F9F">
        <w:t>,</w:t>
      </w:r>
    </w:p>
    <w:p w14:paraId="6C853BC9" w14:textId="7D2D39C9" w:rsidR="00950468" w:rsidRPr="00AB1781" w:rsidRDefault="00950468" w:rsidP="00950468">
      <w:pPr>
        <w:pStyle w:val="EnglishHangEndNoCoptic"/>
      </w:pPr>
      <w:r w:rsidRPr="00AB1781">
        <w:tab/>
        <w:t xml:space="preserve">and </w:t>
      </w:r>
      <w:r w:rsidR="00915F9F">
        <w:t xml:space="preserve">life </w:t>
      </w:r>
      <w:r w:rsidR="00090695">
        <w:t>unto ages of ages</w:t>
      </w:r>
      <w:r w:rsidRPr="00AB1781">
        <w:t>.</w:t>
      </w:r>
    </w:p>
    <w:p w14:paraId="4E5373B2" w14:textId="1B3F4611" w:rsidR="00950468" w:rsidRPr="00AB1781" w:rsidRDefault="00950468" w:rsidP="00950468">
      <w:pPr>
        <w:pStyle w:val="EnglishHangNoCoptic"/>
      </w:pPr>
      <w:r w:rsidRPr="00AB1781">
        <w:t xml:space="preserve">28 </w:t>
      </w:r>
      <w:r w:rsidR="00915F9F">
        <w:t>(</w:t>
      </w:r>
      <w:r w:rsidR="00915F9F" w:rsidRPr="00915F9F">
        <w:rPr>
          <w:rFonts w:ascii="Tahoma" w:eastAsia="Tahoma" w:hAnsi="Tahoma" w:cs="Tahoma"/>
        </w:rPr>
        <w:t>ע</w:t>
      </w:r>
      <w:r w:rsidR="00915F9F">
        <w:t xml:space="preserve">) </w:t>
      </w:r>
      <w:r w:rsidRPr="00AB1781">
        <w:t>For the Lord loves justice</w:t>
      </w:r>
    </w:p>
    <w:p w14:paraId="728A603B" w14:textId="308B2A80" w:rsidR="00950468" w:rsidRPr="00AB1781" w:rsidRDefault="00950468" w:rsidP="00950468">
      <w:pPr>
        <w:pStyle w:val="EnglishHangNoCoptic"/>
      </w:pPr>
      <w:r w:rsidRPr="00AB1781">
        <w:tab/>
        <w:t xml:space="preserve">and will not forsake His </w:t>
      </w:r>
      <w:r w:rsidR="00915F9F">
        <w:t>holy ones,</w:t>
      </w:r>
    </w:p>
    <w:p w14:paraId="419ABF34" w14:textId="7FDC4585" w:rsidR="00950468" w:rsidRPr="00AB1781" w:rsidRDefault="00950468" w:rsidP="00950468">
      <w:pPr>
        <w:pStyle w:val="EnglishHangNoCoptic"/>
      </w:pPr>
      <w:r w:rsidRPr="00AB1781">
        <w:tab/>
        <w:t xml:space="preserve">they will be kept </w:t>
      </w:r>
      <w:r w:rsidR="00A8396B">
        <w:t>forever</w:t>
      </w:r>
      <w:r w:rsidRPr="00AB1781">
        <w:t>.</w:t>
      </w:r>
    </w:p>
    <w:p w14:paraId="68A60CD3" w14:textId="77777777" w:rsidR="00950468" w:rsidRPr="00AB1781" w:rsidRDefault="00950468" w:rsidP="00950468">
      <w:pPr>
        <w:pStyle w:val="EnglishHangNoCoptic"/>
      </w:pPr>
      <w:r w:rsidRPr="00AB1781">
        <w:tab/>
        <w:t>But the lawless will be driven out,</w:t>
      </w:r>
    </w:p>
    <w:p w14:paraId="4546D9D0" w14:textId="3957A966" w:rsidR="00950468" w:rsidRPr="00AB1781" w:rsidRDefault="00950468" w:rsidP="00950468">
      <w:pPr>
        <w:pStyle w:val="EnglishHangEndNoCoptic"/>
      </w:pPr>
      <w:r w:rsidRPr="00AB1781">
        <w:tab/>
        <w:t xml:space="preserve">and the </w:t>
      </w:r>
      <w:r w:rsidR="00915F9F">
        <w:t>children</w:t>
      </w:r>
      <w:r w:rsidRPr="00AB1781">
        <w:t xml:space="preserve"> of the </w:t>
      </w:r>
      <w:r w:rsidR="00915F9F">
        <w:t>ungodly</w:t>
      </w:r>
      <w:r w:rsidRPr="00AB1781">
        <w:t xml:space="preserve"> will be </w:t>
      </w:r>
      <w:r w:rsidR="00915F9F">
        <w:t>destroyed</w:t>
      </w:r>
      <w:r w:rsidRPr="00AB1781">
        <w:t>.</w:t>
      </w:r>
    </w:p>
    <w:p w14:paraId="4A1ECE43" w14:textId="1B8BB612" w:rsidR="00950468" w:rsidRPr="00AB1781" w:rsidRDefault="00950468" w:rsidP="00950468">
      <w:pPr>
        <w:pStyle w:val="EnglishHangNoCoptic"/>
      </w:pPr>
      <w:r w:rsidRPr="00AB1781">
        <w:t xml:space="preserve">29 The righteous will inherit the </w:t>
      </w:r>
      <w:r w:rsidR="00915F9F">
        <w:t>earth</w:t>
      </w:r>
      <w:r w:rsidRPr="00AB1781">
        <w:t>,</w:t>
      </w:r>
    </w:p>
    <w:p w14:paraId="1ADBC80B" w14:textId="4DEFB9A4" w:rsidR="00950468" w:rsidRPr="00AB1781" w:rsidRDefault="00950468" w:rsidP="00950468">
      <w:pPr>
        <w:pStyle w:val="EnglishHangEndNoCoptic"/>
      </w:pPr>
      <w:r w:rsidRPr="00AB1781">
        <w:tab/>
        <w:t xml:space="preserve">and dwell in it </w:t>
      </w:r>
      <w:r w:rsidR="00090695">
        <w:t>unto ages of ages</w:t>
      </w:r>
      <w:r w:rsidRPr="00AB1781">
        <w:t>.</w:t>
      </w:r>
    </w:p>
    <w:p w14:paraId="7C961074" w14:textId="048728A2" w:rsidR="00950468" w:rsidRPr="00AB1781" w:rsidRDefault="00950468" w:rsidP="00950468">
      <w:pPr>
        <w:pStyle w:val="EnglishHangNoCoptic"/>
      </w:pPr>
      <w:r w:rsidRPr="00AB1781">
        <w:t xml:space="preserve">30 </w:t>
      </w:r>
      <w:r w:rsidR="00915F9F">
        <w:t>(</w:t>
      </w:r>
      <w:r w:rsidR="00915F9F" w:rsidRPr="00915F9F">
        <w:rPr>
          <w:rFonts w:ascii="Tahoma" w:eastAsia="Tahoma" w:hAnsi="Tahoma" w:cs="Tahoma"/>
        </w:rPr>
        <w:t>פ</w:t>
      </w:r>
      <w:r w:rsidR="00915F9F">
        <w:t>) A righteous</w:t>
      </w:r>
      <w:r w:rsidRPr="00AB1781">
        <w:t xml:space="preserve"> man’s mouth </w:t>
      </w:r>
      <w:r w:rsidR="00090695">
        <w:t>will meditate</w:t>
      </w:r>
      <w:r w:rsidRPr="00AB1781">
        <w:t xml:space="preserve"> wisdom,</w:t>
      </w:r>
    </w:p>
    <w:p w14:paraId="240236C4" w14:textId="77777777" w:rsidR="00950468" w:rsidRPr="00AB1781" w:rsidRDefault="00950468" w:rsidP="00950468">
      <w:pPr>
        <w:pStyle w:val="EnglishHangEndNoCoptic"/>
      </w:pPr>
      <w:r w:rsidRPr="00AB1781">
        <w:tab/>
        <w:t>and his tongue speaks justice.</w:t>
      </w:r>
    </w:p>
    <w:p w14:paraId="03FBC42A" w14:textId="77777777" w:rsidR="00950468" w:rsidRPr="00AB1781" w:rsidRDefault="00950468" w:rsidP="00950468">
      <w:pPr>
        <w:pStyle w:val="EnglishHangNoCoptic"/>
      </w:pPr>
      <w:r w:rsidRPr="00AB1781">
        <w:t>31 The law of his God is in his heart,</w:t>
      </w:r>
    </w:p>
    <w:p w14:paraId="6CA13341" w14:textId="15A7E816" w:rsidR="00950468" w:rsidRPr="00AB1781" w:rsidRDefault="00950468" w:rsidP="00950468">
      <w:pPr>
        <w:pStyle w:val="EnglishHangEndNoCoptic"/>
      </w:pPr>
      <w:r w:rsidRPr="00AB1781">
        <w:tab/>
        <w:t xml:space="preserve">and his steps </w:t>
      </w:r>
      <w:r w:rsidR="00915F9F">
        <w:t>will</w:t>
      </w:r>
      <w:r w:rsidRPr="00AB1781">
        <w:t xml:space="preserve"> not slip.</w:t>
      </w:r>
    </w:p>
    <w:p w14:paraId="7F38470F" w14:textId="2FCA34F0" w:rsidR="00950468" w:rsidRPr="00AB1781" w:rsidRDefault="00950468" w:rsidP="00950468">
      <w:pPr>
        <w:pStyle w:val="EnglishHangNoCoptic"/>
      </w:pPr>
      <w:r w:rsidRPr="00AB1781">
        <w:t xml:space="preserve">32 </w:t>
      </w:r>
      <w:r w:rsidR="00915F9F">
        <w:t>(</w:t>
      </w:r>
      <w:r w:rsidR="00915F9F" w:rsidRPr="00915F9F">
        <w:rPr>
          <w:rFonts w:ascii="Tahoma" w:eastAsia="Tahoma" w:hAnsi="Tahoma" w:cs="Tahoma"/>
        </w:rPr>
        <w:t>צ</w:t>
      </w:r>
      <w:r w:rsidR="00915F9F">
        <w:t xml:space="preserve">) </w:t>
      </w:r>
      <w:r w:rsidRPr="00AB1781">
        <w:t>The sinner watches the righteous man</w:t>
      </w:r>
    </w:p>
    <w:p w14:paraId="2D0B13CB" w14:textId="29682352" w:rsidR="00950468" w:rsidRPr="00AB1781" w:rsidRDefault="00950468" w:rsidP="00950468">
      <w:pPr>
        <w:pStyle w:val="EnglishHangEndNoCoptic"/>
      </w:pPr>
      <w:r w:rsidRPr="00AB1781">
        <w:tab/>
        <w:t>and seeks occa</w:t>
      </w:r>
      <w:r w:rsidR="00915F9F">
        <w:t>sion to kill him;</w:t>
      </w:r>
    </w:p>
    <w:p w14:paraId="1D032AA4" w14:textId="4AE374E5" w:rsidR="00950468" w:rsidRPr="00AB1781" w:rsidRDefault="00950468" w:rsidP="00950468">
      <w:pPr>
        <w:pStyle w:val="EnglishHangNoCoptic"/>
      </w:pPr>
      <w:r w:rsidRPr="00AB1781">
        <w:t xml:space="preserve">33 But the Lord will not </w:t>
      </w:r>
      <w:r w:rsidR="00915F9F">
        <w:t>abandon</w:t>
      </w:r>
      <w:r w:rsidRPr="00AB1781">
        <w:t xml:space="preserve"> him </w:t>
      </w:r>
      <w:r w:rsidR="00915F9F">
        <w:t>to</w:t>
      </w:r>
      <w:r w:rsidRPr="00AB1781">
        <w:t xml:space="preserve"> his hands,</w:t>
      </w:r>
    </w:p>
    <w:p w14:paraId="1D878B87" w14:textId="6CD3E631" w:rsidR="00950468" w:rsidRPr="00AB1781" w:rsidRDefault="00950468" w:rsidP="00950468">
      <w:pPr>
        <w:pStyle w:val="EnglishHangEndNoCoptic"/>
      </w:pPr>
      <w:r w:rsidRPr="00AB1781">
        <w:tab/>
        <w:t xml:space="preserve">nor </w:t>
      </w:r>
      <w:r w:rsidR="00915F9F">
        <w:t xml:space="preserve">let him be </w:t>
      </w:r>
      <w:r w:rsidRPr="00AB1781">
        <w:t>condemn</w:t>
      </w:r>
      <w:r w:rsidR="00915F9F">
        <w:t>ed should he bring him to trial.</w:t>
      </w:r>
    </w:p>
    <w:p w14:paraId="74008B7D" w14:textId="2883F893" w:rsidR="00950468" w:rsidRPr="00AB1781" w:rsidRDefault="00950468" w:rsidP="00950468">
      <w:pPr>
        <w:pStyle w:val="EnglishHangNoCoptic"/>
      </w:pPr>
      <w:r w:rsidRPr="00AB1781">
        <w:t xml:space="preserve">34 </w:t>
      </w:r>
      <w:r w:rsidR="00915F9F">
        <w:t>(</w:t>
      </w:r>
      <w:r w:rsidR="00915F9F" w:rsidRPr="00915F9F">
        <w:rPr>
          <w:rFonts w:ascii="Tahoma" w:eastAsia="Tahoma" w:hAnsi="Tahoma" w:cs="Tahoma"/>
        </w:rPr>
        <w:t>ק</w:t>
      </w:r>
      <w:r w:rsidR="00915F9F">
        <w:t xml:space="preserve">) </w:t>
      </w:r>
      <w:r w:rsidRPr="00AB1781">
        <w:t xml:space="preserve">Wait </w:t>
      </w:r>
      <w:r w:rsidR="00915F9F">
        <w:t>on</w:t>
      </w:r>
      <w:r w:rsidRPr="00AB1781">
        <w:t xml:space="preserve"> the Lord</w:t>
      </w:r>
      <w:r w:rsidR="00915F9F">
        <w:t>,</w:t>
      </w:r>
      <w:r w:rsidRPr="00AB1781">
        <w:t xml:space="preserve"> and keep His way,</w:t>
      </w:r>
    </w:p>
    <w:p w14:paraId="53F42542" w14:textId="74A62591" w:rsidR="00950468" w:rsidRPr="00AB1781" w:rsidRDefault="00950468" w:rsidP="00950468">
      <w:pPr>
        <w:pStyle w:val="EnglishHangNoCoptic"/>
      </w:pPr>
      <w:r w:rsidRPr="00AB1781">
        <w:tab/>
        <w:t xml:space="preserve">and He will </w:t>
      </w:r>
      <w:r w:rsidR="00915F9F">
        <w:t>lift</w:t>
      </w:r>
      <w:r w:rsidRPr="00AB1781">
        <w:t xml:space="preserve"> you </w:t>
      </w:r>
      <w:r w:rsidR="00915F9F">
        <w:t xml:space="preserve">up </w:t>
      </w:r>
      <w:r w:rsidRPr="00AB1781">
        <w:t xml:space="preserve">to inherit the </w:t>
      </w:r>
      <w:r w:rsidR="00915F9F">
        <w:t>earth</w:t>
      </w:r>
      <w:r w:rsidR="004F72BF">
        <w:t>;</w:t>
      </w:r>
    </w:p>
    <w:p w14:paraId="58462FB7" w14:textId="2F51ADCD" w:rsidR="00950468" w:rsidRPr="00AB1781" w:rsidRDefault="00950468" w:rsidP="00950468">
      <w:pPr>
        <w:pStyle w:val="EnglishHangEndNoCoptic"/>
      </w:pPr>
      <w:r w:rsidRPr="00AB1781">
        <w:tab/>
      </w:r>
      <w:r w:rsidR="004F72BF">
        <w:t>You will see the sinners</w:t>
      </w:r>
      <w:r w:rsidRPr="00AB1781">
        <w:t xml:space="preserve"> destroyed.</w:t>
      </w:r>
    </w:p>
    <w:p w14:paraId="17A1580C" w14:textId="5D189F83" w:rsidR="00950468" w:rsidRPr="00AB1781" w:rsidRDefault="00950468" w:rsidP="00950468">
      <w:pPr>
        <w:pStyle w:val="EnglishHangNoCoptic"/>
      </w:pPr>
      <w:r w:rsidRPr="00AB1781">
        <w:t xml:space="preserve">35 </w:t>
      </w:r>
      <w:r w:rsidR="004F72BF">
        <w:t>(</w:t>
      </w:r>
      <w:r w:rsidR="004F72BF" w:rsidRPr="004F72BF">
        <w:rPr>
          <w:rFonts w:ascii="Tahoma" w:eastAsia="Tahoma" w:hAnsi="Tahoma" w:cs="Tahoma"/>
        </w:rPr>
        <w:t>ר</w:t>
      </w:r>
      <w:r w:rsidR="004F72BF">
        <w:t xml:space="preserve">) </w:t>
      </w:r>
      <w:r w:rsidRPr="00AB1781">
        <w:t xml:space="preserve">I have seen a </w:t>
      </w:r>
      <w:r w:rsidR="004F72BF">
        <w:t>ungodly</w:t>
      </w:r>
      <w:r w:rsidRPr="00AB1781">
        <w:t xml:space="preserve"> man highly exalted</w:t>
      </w:r>
      <w:r w:rsidR="004F72BF">
        <w:t>,</w:t>
      </w:r>
    </w:p>
    <w:p w14:paraId="23BB92A9" w14:textId="73E8AB1F" w:rsidR="00950468" w:rsidRPr="00AB1781" w:rsidRDefault="00950468" w:rsidP="00950468">
      <w:pPr>
        <w:pStyle w:val="EnglishHangEndNoCoptic"/>
      </w:pPr>
      <w:r w:rsidRPr="00AB1781">
        <w:tab/>
        <w:t xml:space="preserve">and </w:t>
      </w:r>
      <w:r w:rsidR="004F72BF">
        <w:t>lifting himself up like the cedars of Lebanon;</w:t>
      </w:r>
    </w:p>
    <w:p w14:paraId="6DF6301D" w14:textId="53F782F6" w:rsidR="00950468" w:rsidRPr="00AB1781" w:rsidRDefault="00950468" w:rsidP="00950468">
      <w:pPr>
        <w:pStyle w:val="EnglishHangNoCoptic"/>
      </w:pPr>
      <w:r w:rsidRPr="00AB1781">
        <w:lastRenderedPageBreak/>
        <w:t xml:space="preserve">36 And I passed by, and </w:t>
      </w:r>
      <w:r w:rsidR="004F72BF">
        <w:t>behold! He was gone;</w:t>
      </w:r>
    </w:p>
    <w:p w14:paraId="18A0B6C2" w14:textId="02D6F8DA" w:rsidR="00950468" w:rsidRPr="00AB1781" w:rsidRDefault="00950468" w:rsidP="00950468">
      <w:pPr>
        <w:pStyle w:val="EnglishHangEndNoCoptic"/>
      </w:pPr>
      <w:r w:rsidRPr="00AB1781">
        <w:tab/>
        <w:t xml:space="preserve">I looked for him, </w:t>
      </w:r>
      <w:r w:rsidR="004F72BF">
        <w:t>but</w:t>
      </w:r>
      <w:r w:rsidRPr="00AB1781">
        <w:t xml:space="preserve"> he was nowhere to be found.</w:t>
      </w:r>
      <w:r w:rsidRPr="00AB1781">
        <w:rPr>
          <w:rStyle w:val="FootnoteReference"/>
        </w:rPr>
        <w:footnoteReference w:id="219"/>
      </w:r>
    </w:p>
    <w:p w14:paraId="688FEB71" w14:textId="64167B63" w:rsidR="00950468" w:rsidRPr="00AB1781" w:rsidRDefault="00950468" w:rsidP="00950468">
      <w:pPr>
        <w:pStyle w:val="EnglishHangNoCoptic"/>
      </w:pPr>
      <w:r w:rsidRPr="00AB1781">
        <w:t xml:space="preserve">37 </w:t>
      </w:r>
      <w:r w:rsidR="004F72BF">
        <w:t>(</w:t>
      </w:r>
      <w:r w:rsidR="004F72BF" w:rsidRPr="004F72BF">
        <w:rPr>
          <w:rFonts w:ascii="Tahoma" w:eastAsia="Tahoma" w:hAnsi="Tahoma" w:cs="Tahoma"/>
        </w:rPr>
        <w:t>ש</w:t>
      </w:r>
      <w:r w:rsidR="004F72BF">
        <w:t>) Mark</w:t>
      </w:r>
      <w:r w:rsidRPr="00AB1781">
        <w:t xml:space="preserve"> innocence, and behold </w:t>
      </w:r>
      <w:r w:rsidR="004F72BF">
        <w:t>uprightness</w:t>
      </w:r>
      <w:r w:rsidRPr="00AB1781">
        <w:t>,</w:t>
      </w:r>
    </w:p>
    <w:p w14:paraId="74484C61" w14:textId="6A22A7D2" w:rsidR="00950468" w:rsidRPr="00AB1781" w:rsidRDefault="00950468" w:rsidP="00950468">
      <w:pPr>
        <w:pStyle w:val="EnglishHangEndNoCoptic"/>
      </w:pPr>
      <w:r w:rsidRPr="00AB1781">
        <w:tab/>
        <w:t xml:space="preserve">for there is a </w:t>
      </w:r>
      <w:r w:rsidR="004F72BF">
        <w:t>remnant for the peaceful man</w:t>
      </w:r>
      <w:r w:rsidRPr="00AB1781">
        <w:t>.</w:t>
      </w:r>
      <w:r w:rsidRPr="00AB1781">
        <w:rPr>
          <w:rStyle w:val="FootnoteReference"/>
        </w:rPr>
        <w:footnoteReference w:id="220"/>
      </w:r>
    </w:p>
    <w:p w14:paraId="14A70885" w14:textId="462B18E4" w:rsidR="00950468" w:rsidRPr="00AB1781" w:rsidRDefault="00950468" w:rsidP="00950468">
      <w:pPr>
        <w:pStyle w:val="EnglishHangNoCoptic"/>
      </w:pPr>
      <w:r w:rsidRPr="00AB1781">
        <w:t xml:space="preserve">38 But </w:t>
      </w:r>
      <w:r w:rsidR="00090695">
        <w:t>transgressors</w:t>
      </w:r>
      <w:r w:rsidRPr="00AB1781">
        <w:t xml:space="preserve"> will be </w:t>
      </w:r>
      <w:r w:rsidR="004F72BF">
        <w:t>destroyed</w:t>
      </w:r>
      <w:r w:rsidRPr="00AB1781">
        <w:t xml:space="preserve"> together;</w:t>
      </w:r>
    </w:p>
    <w:p w14:paraId="66FEA3B7" w14:textId="757FE589" w:rsidR="00950468" w:rsidRPr="00AB1781" w:rsidRDefault="00950468" w:rsidP="00950468">
      <w:pPr>
        <w:pStyle w:val="EnglishHangEndNoCoptic"/>
      </w:pPr>
      <w:r w:rsidRPr="00AB1781">
        <w:tab/>
        <w:t xml:space="preserve">the remnants of the </w:t>
      </w:r>
      <w:r w:rsidR="004F72BF">
        <w:t>ungodly</w:t>
      </w:r>
      <w:r w:rsidRPr="00AB1781">
        <w:t xml:space="preserve"> will be destroyed.</w:t>
      </w:r>
    </w:p>
    <w:p w14:paraId="51DB95AC" w14:textId="4902FB4A" w:rsidR="00950468" w:rsidRPr="00AB1781" w:rsidRDefault="00950468" w:rsidP="00950468">
      <w:pPr>
        <w:pStyle w:val="EnglishHangNoCoptic"/>
      </w:pPr>
      <w:r w:rsidRPr="00AB1781">
        <w:t xml:space="preserve">39 </w:t>
      </w:r>
      <w:r w:rsidR="004F72BF">
        <w:t>(</w:t>
      </w:r>
      <w:r w:rsidR="004F72BF" w:rsidRPr="004F72BF">
        <w:rPr>
          <w:rFonts w:ascii="Tahoma" w:eastAsia="Tahoma" w:hAnsi="Tahoma" w:cs="Tahoma"/>
        </w:rPr>
        <w:t>ת</w:t>
      </w:r>
      <w:r w:rsidR="004F72BF">
        <w:t xml:space="preserve">) </w:t>
      </w:r>
      <w:r w:rsidRPr="00AB1781">
        <w:t xml:space="preserve">The </w:t>
      </w:r>
      <w:r w:rsidR="004F72BF">
        <w:t>deliverance</w:t>
      </w:r>
      <w:r w:rsidRPr="00AB1781">
        <w:t xml:space="preserve"> of the righteous is from the Lord,</w:t>
      </w:r>
    </w:p>
    <w:p w14:paraId="7009BA6D" w14:textId="778C0F71" w:rsidR="00950468" w:rsidRPr="00AB1781" w:rsidRDefault="00950468" w:rsidP="00950468">
      <w:pPr>
        <w:pStyle w:val="EnglishHangEndNoCoptic"/>
      </w:pPr>
      <w:r w:rsidRPr="00AB1781">
        <w:tab/>
        <w:t xml:space="preserve">and He is their protector in time of </w:t>
      </w:r>
      <w:r w:rsidR="004F72BF">
        <w:t>affliction;</w:t>
      </w:r>
    </w:p>
    <w:p w14:paraId="4041EAB9" w14:textId="78710AE1" w:rsidR="00950468" w:rsidRPr="00AB1781" w:rsidRDefault="00090695" w:rsidP="00950468">
      <w:pPr>
        <w:pStyle w:val="EnglishHangNoCoptic"/>
      </w:pPr>
      <w:r>
        <w:t>40 t</w:t>
      </w:r>
      <w:r w:rsidR="00950468" w:rsidRPr="00AB1781">
        <w:t>he Lord will help them and deliver them;</w:t>
      </w:r>
    </w:p>
    <w:p w14:paraId="3BD69040" w14:textId="680E5626" w:rsidR="00950468" w:rsidRPr="00AB1781" w:rsidRDefault="00950468" w:rsidP="00950468">
      <w:pPr>
        <w:pStyle w:val="EnglishHangNoCoptic"/>
      </w:pPr>
      <w:r w:rsidRPr="00AB1781">
        <w:tab/>
        <w:t xml:space="preserve">He will </w:t>
      </w:r>
      <w:r w:rsidR="004F72BF">
        <w:t>deliver</w:t>
      </w:r>
      <w:r w:rsidRPr="00AB1781">
        <w:t xml:space="preserve"> them from sinners,</w:t>
      </w:r>
    </w:p>
    <w:p w14:paraId="3168C74F" w14:textId="290C1986" w:rsidR="00950468" w:rsidRDefault="00950468" w:rsidP="00950468">
      <w:pPr>
        <w:pStyle w:val="EnglishHangEndNoCoptic"/>
      </w:pPr>
      <w:r w:rsidRPr="00AB1781">
        <w:tab/>
      </w:r>
      <w:r w:rsidR="004F72BF">
        <w:t xml:space="preserve">and save them, </w:t>
      </w:r>
      <w:r w:rsidRPr="00AB1781">
        <w:t xml:space="preserve">because </w:t>
      </w:r>
      <w:r w:rsidR="004F72BF">
        <w:t>they hope</w:t>
      </w:r>
      <w:r w:rsidRPr="00AB1781">
        <w:t xml:space="preserve"> in Him.</w:t>
      </w:r>
    </w:p>
    <w:p w14:paraId="750D12B4" w14:textId="1193725D" w:rsidR="00F933DE" w:rsidRPr="00950468" w:rsidRDefault="00F933DE" w:rsidP="00F933DE">
      <w:pPr>
        <w:pStyle w:val="Rubric"/>
      </w:pPr>
      <w:r>
        <w:t>Glory…</w:t>
      </w:r>
    </w:p>
    <w:p w14:paraId="48B9FD1C" w14:textId="1438E425" w:rsidR="00646263" w:rsidRDefault="00646263" w:rsidP="00BF0205">
      <w:pPr>
        <w:pStyle w:val="Heading3"/>
      </w:pPr>
      <w:bookmarkStart w:id="255" w:name="_Ref435438548"/>
      <w:r w:rsidRPr="00AB1781">
        <w:t>K</w:t>
      </w:r>
      <w:r>
        <w:t>athisma 6</w:t>
      </w:r>
      <w:bookmarkEnd w:id="255"/>
    </w:p>
    <w:p w14:paraId="1BB2F64C" w14:textId="25DD73E3" w:rsidR="00950468" w:rsidRPr="004E0D33" w:rsidRDefault="004E0D33" w:rsidP="00BF0205">
      <w:pPr>
        <w:pStyle w:val="Heading4"/>
      </w:pPr>
      <w:r>
        <w:t>Psalm</w:t>
      </w:r>
      <w:r w:rsidR="00950468" w:rsidRPr="00AB1781">
        <w:t xml:space="preserve"> 37</w:t>
      </w:r>
      <w:r>
        <w:t xml:space="preserve">: </w:t>
      </w:r>
      <w:r w:rsidR="009216DA">
        <w:t>“</w:t>
      </w:r>
      <w:r>
        <w:t xml:space="preserve">O Lord, rebuke me, but not in </w:t>
      </w:r>
      <w:r w:rsidR="001040C8">
        <w:t>Your</w:t>
      </w:r>
      <w:r>
        <w:t xml:space="preserve"> anger</w:t>
      </w:r>
      <w:r w:rsidR="009216DA">
        <w:t>”</w:t>
      </w:r>
    </w:p>
    <w:p w14:paraId="3B9F77DC" w14:textId="77777777" w:rsidR="00950468" w:rsidRPr="007A1A59" w:rsidRDefault="00950468" w:rsidP="00950468">
      <w:pPr>
        <w:jc w:val="center"/>
        <w:rPr>
          <w:b/>
        </w:rPr>
      </w:pPr>
      <w:r w:rsidRPr="007A1A59">
        <w:rPr>
          <w:b/>
        </w:rPr>
        <w:t>The Saviour’s Passion</w:t>
      </w:r>
    </w:p>
    <w:p w14:paraId="6FC5F9E0" w14:textId="77777777" w:rsidR="00950468" w:rsidRPr="007A1A59" w:rsidRDefault="00950468" w:rsidP="004E0D33">
      <w:pPr>
        <w:jc w:val="center"/>
        <w:rPr>
          <w:b/>
        </w:rPr>
      </w:pPr>
      <w:r w:rsidRPr="007A1A59">
        <w:rPr>
          <w:b/>
        </w:rPr>
        <w:t>The Suffering Saint and the Isolation of Sin</w:t>
      </w:r>
    </w:p>
    <w:p w14:paraId="1910071B" w14:textId="77777777" w:rsidR="00950468" w:rsidRPr="00AB1781" w:rsidRDefault="00950468" w:rsidP="004E0D33">
      <w:pPr>
        <w:pStyle w:val="Rubric"/>
      </w:pPr>
      <w:r w:rsidRPr="00AB1781">
        <w:t>1 (A Psalm by David. For a Memorial. Concerning the Sabbath)</w:t>
      </w:r>
    </w:p>
    <w:p w14:paraId="16ED4CAF" w14:textId="77777777" w:rsidR="00950468" w:rsidRPr="00AB1781" w:rsidRDefault="00950468" w:rsidP="004E0D33">
      <w:pPr>
        <w:pStyle w:val="EnglishHangNoCoptic"/>
      </w:pPr>
      <w:r w:rsidRPr="00AB1781">
        <w:t xml:space="preserve">2 O Lord, rebuke me, but not in </w:t>
      </w:r>
      <w:r w:rsidR="001040C8">
        <w:t>Your</w:t>
      </w:r>
      <w:r w:rsidRPr="00AB1781">
        <w:t xml:space="preserve"> anger;</w:t>
      </w:r>
    </w:p>
    <w:p w14:paraId="28A3A00E" w14:textId="77777777" w:rsidR="00950468" w:rsidRPr="00AB1781" w:rsidRDefault="00950468" w:rsidP="004E0D33">
      <w:pPr>
        <w:pStyle w:val="EnglishHangEndNoCoptic"/>
      </w:pPr>
      <w:r w:rsidRPr="00AB1781">
        <w:tab/>
        <w:t xml:space="preserve">and chasten me, but not in </w:t>
      </w:r>
      <w:r w:rsidR="00E570CB">
        <w:t>Your</w:t>
      </w:r>
      <w:r w:rsidRPr="00AB1781">
        <w:t xml:space="preserve"> wrath.</w:t>
      </w:r>
      <w:r w:rsidRPr="00AB1781">
        <w:rPr>
          <w:rStyle w:val="FootnoteReference"/>
        </w:rPr>
        <w:footnoteReference w:id="221"/>
      </w:r>
    </w:p>
    <w:p w14:paraId="284001B1" w14:textId="77777777" w:rsidR="00950468" w:rsidRPr="00AB1781" w:rsidRDefault="00950468" w:rsidP="004E0D33">
      <w:pPr>
        <w:pStyle w:val="EnglishHangNoCoptic"/>
      </w:pPr>
      <w:r w:rsidRPr="00AB1781">
        <w:t xml:space="preserve">3 For </w:t>
      </w:r>
      <w:r w:rsidR="00E570CB">
        <w:t>Your</w:t>
      </w:r>
      <w:r w:rsidRPr="00AB1781">
        <w:t xml:space="preserve"> arrows stick fast in me,</w:t>
      </w:r>
    </w:p>
    <w:p w14:paraId="3A8DBD84" w14:textId="591B86CC" w:rsidR="00950468" w:rsidRPr="00AB1781" w:rsidRDefault="00950468" w:rsidP="004E0D33">
      <w:pPr>
        <w:pStyle w:val="EnglishHangEndNoCoptic"/>
      </w:pPr>
      <w:r w:rsidRPr="00AB1781">
        <w:tab/>
        <w:t xml:space="preserve">and </w:t>
      </w:r>
      <w:r w:rsidR="001040C8">
        <w:t>You</w:t>
      </w:r>
      <w:r w:rsidRPr="00AB1781">
        <w:t xml:space="preserve"> </w:t>
      </w:r>
      <w:r w:rsidR="003F50A7">
        <w:t>clamp Your hand on</w:t>
      </w:r>
      <w:r w:rsidRPr="00AB1781">
        <w:t xml:space="preserve"> me.</w:t>
      </w:r>
    </w:p>
    <w:p w14:paraId="6AAC3F1A" w14:textId="3BC9A67F" w:rsidR="00950468" w:rsidRPr="00AB1781" w:rsidRDefault="00950468" w:rsidP="004E0D33">
      <w:pPr>
        <w:pStyle w:val="EnglishHangNoCoptic"/>
      </w:pPr>
      <w:r w:rsidRPr="00AB1781">
        <w:t xml:space="preserve">4 There is no healing in my flesh because of </w:t>
      </w:r>
      <w:r w:rsidR="00E570CB">
        <w:t>Your</w:t>
      </w:r>
      <w:r w:rsidR="003F50A7">
        <w:t xml:space="preserve"> wrath;</w:t>
      </w:r>
    </w:p>
    <w:p w14:paraId="6CFDB397" w14:textId="77777777" w:rsidR="00950468" w:rsidRPr="00AB1781" w:rsidRDefault="00950468" w:rsidP="004E0D33">
      <w:pPr>
        <w:pStyle w:val="EnglishHangEndNoCoptic"/>
      </w:pPr>
      <w:r w:rsidRPr="00AB1781">
        <w:tab/>
        <w:t>there is no peace in my bones because of my sins.</w:t>
      </w:r>
    </w:p>
    <w:p w14:paraId="5BDF9E51" w14:textId="2A0639AE" w:rsidR="00950468" w:rsidRPr="00AB1781" w:rsidRDefault="003F50A7" w:rsidP="004E0D33">
      <w:pPr>
        <w:pStyle w:val="EnglishHangNoCoptic"/>
      </w:pPr>
      <w:r>
        <w:t>5 For my transgressions</w:t>
      </w:r>
      <w:r w:rsidR="00950468" w:rsidRPr="00AB1781">
        <w:t xml:space="preserve"> </w:t>
      </w:r>
      <w:r>
        <w:t>rise up</w:t>
      </w:r>
      <w:r w:rsidR="00950468" w:rsidRPr="00AB1781">
        <w:t xml:space="preserve"> over my head;</w:t>
      </w:r>
    </w:p>
    <w:p w14:paraId="2CC96A03" w14:textId="77777777" w:rsidR="00950468" w:rsidRPr="00AB1781" w:rsidRDefault="00950468" w:rsidP="004E0D33">
      <w:pPr>
        <w:pStyle w:val="EnglishHangEndNoCoptic"/>
      </w:pPr>
      <w:r w:rsidRPr="00AB1781">
        <w:tab/>
        <w:t>they weigh upon me like a heavy burden.</w:t>
      </w:r>
    </w:p>
    <w:p w14:paraId="45F4ADBC" w14:textId="77777777" w:rsidR="00950468" w:rsidRPr="00AB1781" w:rsidRDefault="00950468" w:rsidP="004E0D33">
      <w:pPr>
        <w:pStyle w:val="EnglishHangNoCoptic"/>
      </w:pPr>
      <w:r w:rsidRPr="00AB1781">
        <w:t>6 My wounds stink and fester</w:t>
      </w:r>
    </w:p>
    <w:p w14:paraId="56B9EB6C" w14:textId="773E6DDF" w:rsidR="00950468" w:rsidRPr="00AB1781" w:rsidRDefault="00950468" w:rsidP="004E0D33">
      <w:pPr>
        <w:pStyle w:val="EnglishHangEndNoCoptic"/>
      </w:pPr>
      <w:r w:rsidRPr="00AB1781">
        <w:tab/>
      </w:r>
      <w:r w:rsidR="003F50A7">
        <w:t>because of</w:t>
      </w:r>
      <w:r w:rsidRPr="00AB1781">
        <w:t xml:space="preserve"> my foolishness.</w:t>
      </w:r>
    </w:p>
    <w:p w14:paraId="35897E2E" w14:textId="0E82AC75" w:rsidR="00950468" w:rsidRPr="00AB1781" w:rsidRDefault="00950468" w:rsidP="004E0D33">
      <w:pPr>
        <w:pStyle w:val="EnglishHangNoCoptic"/>
      </w:pPr>
      <w:r w:rsidRPr="00AB1781">
        <w:t xml:space="preserve">7 I am miserable and utterly </w:t>
      </w:r>
      <w:r w:rsidR="003F50A7">
        <w:t>bowed down</w:t>
      </w:r>
      <w:r w:rsidRPr="00AB1781">
        <w:t>;</w:t>
      </w:r>
    </w:p>
    <w:p w14:paraId="76BA6C6C" w14:textId="461EBE80" w:rsidR="00950468" w:rsidRPr="00AB1781" w:rsidRDefault="00950468" w:rsidP="004E0D33">
      <w:pPr>
        <w:pStyle w:val="EnglishHangEndNoCoptic"/>
      </w:pPr>
      <w:r w:rsidRPr="00AB1781">
        <w:tab/>
        <w:t>I go mourning</w:t>
      </w:r>
      <w:r w:rsidR="003F50A7">
        <w:rPr>
          <w:rStyle w:val="FootnoteReference"/>
        </w:rPr>
        <w:footnoteReference w:id="222"/>
      </w:r>
      <w:r w:rsidRPr="00AB1781">
        <w:t xml:space="preserve"> all day long.</w:t>
      </w:r>
    </w:p>
    <w:p w14:paraId="68DE5089" w14:textId="53DE753C" w:rsidR="00950468" w:rsidRPr="00AB1781" w:rsidRDefault="00950468" w:rsidP="004E0D33">
      <w:pPr>
        <w:pStyle w:val="EnglishHangNoCoptic"/>
      </w:pPr>
      <w:r w:rsidRPr="00AB1781">
        <w:lastRenderedPageBreak/>
        <w:t>8 For my soul</w:t>
      </w:r>
      <w:r w:rsidR="003F50A7">
        <w:rPr>
          <w:rStyle w:val="FootnoteReference"/>
        </w:rPr>
        <w:footnoteReference w:id="223"/>
      </w:r>
      <w:r w:rsidRPr="00AB1781">
        <w:t xml:space="preserve"> is filled with </w:t>
      </w:r>
      <w:r w:rsidR="003F50A7">
        <w:t>mockeries</w:t>
      </w:r>
      <w:r w:rsidRPr="00AB1781">
        <w:t>,</w:t>
      </w:r>
    </w:p>
    <w:p w14:paraId="33C487CA" w14:textId="77777777" w:rsidR="00950468" w:rsidRPr="00AB1781" w:rsidRDefault="00950468" w:rsidP="004E0D33">
      <w:pPr>
        <w:pStyle w:val="EnglishHangEndNoCoptic"/>
      </w:pPr>
      <w:r w:rsidRPr="00AB1781">
        <w:tab/>
        <w:t>and there is no healing in my flesh.</w:t>
      </w:r>
    </w:p>
    <w:p w14:paraId="159A1911" w14:textId="67021257" w:rsidR="00950468" w:rsidRPr="00AB1781" w:rsidRDefault="00950468" w:rsidP="004E0D33">
      <w:pPr>
        <w:pStyle w:val="EnglishHangNoCoptic"/>
      </w:pPr>
      <w:r w:rsidRPr="00AB1781">
        <w:t xml:space="preserve">9 I am afflicted and </w:t>
      </w:r>
      <w:r w:rsidR="003F50A7">
        <w:t xml:space="preserve">greatly </w:t>
      </w:r>
      <w:r w:rsidRPr="00AB1781">
        <w:t>humbled;</w:t>
      </w:r>
    </w:p>
    <w:p w14:paraId="53C05BFE" w14:textId="77777777" w:rsidR="00950468" w:rsidRPr="00AB1781" w:rsidRDefault="00950468" w:rsidP="004E0D33">
      <w:pPr>
        <w:pStyle w:val="EnglishHangEndNoCoptic"/>
      </w:pPr>
      <w:r w:rsidRPr="00AB1781">
        <w:tab/>
        <w:t>I roar from the anguish of my heart.</w:t>
      </w:r>
    </w:p>
    <w:p w14:paraId="15960FAB" w14:textId="4CE3ED8F" w:rsidR="00950468" w:rsidRPr="00AB1781" w:rsidRDefault="00950468" w:rsidP="004E0D33">
      <w:pPr>
        <w:pStyle w:val="EnglishHangNoCoptic"/>
      </w:pPr>
      <w:r w:rsidRPr="00AB1781">
        <w:t xml:space="preserve">10 </w:t>
      </w:r>
      <w:r w:rsidR="003F50A7">
        <w:t xml:space="preserve">O </w:t>
      </w:r>
      <w:r w:rsidRPr="00AB1781">
        <w:t>Lord,</w:t>
      </w:r>
      <w:r w:rsidR="003F50A7">
        <w:t xml:space="preserve"> all my desire is before</w:t>
      </w:r>
      <w:r w:rsidRPr="00AB1781">
        <w:t xml:space="preserve"> </w:t>
      </w:r>
      <w:r w:rsidR="001040C8">
        <w:t>You</w:t>
      </w:r>
      <w:r w:rsidRPr="00AB1781">
        <w:t>,</w:t>
      </w:r>
    </w:p>
    <w:p w14:paraId="38E3D848" w14:textId="77777777" w:rsidR="00950468" w:rsidRPr="00AB1781" w:rsidRDefault="00950468" w:rsidP="004E0D33">
      <w:pPr>
        <w:pStyle w:val="EnglishHangEndNoCoptic"/>
      </w:pPr>
      <w:r w:rsidRPr="00AB1781">
        <w:tab/>
        <w:t xml:space="preserve">and my groaning is not hidden from </w:t>
      </w:r>
      <w:r w:rsidR="001040C8">
        <w:t>You</w:t>
      </w:r>
      <w:r w:rsidRPr="00AB1781">
        <w:t>.</w:t>
      </w:r>
    </w:p>
    <w:p w14:paraId="17ED0EBC" w14:textId="6C9A05A1" w:rsidR="00950468" w:rsidRPr="00AB1781" w:rsidRDefault="003F50A7" w:rsidP="004E0D33">
      <w:pPr>
        <w:pStyle w:val="EnglishHangNoCoptic"/>
      </w:pPr>
      <w:r>
        <w:t>11 My heart is troubled; my strength fails me,</w:t>
      </w:r>
    </w:p>
    <w:p w14:paraId="7C5B0E32" w14:textId="77777777" w:rsidR="00950468" w:rsidRPr="00AB1781" w:rsidRDefault="00950468" w:rsidP="004E0D33">
      <w:pPr>
        <w:pStyle w:val="EnglishHangEndNoCoptic"/>
      </w:pPr>
      <w:r w:rsidRPr="00AB1781">
        <w:tab/>
        <w:t>and the very light of my eyes is no longer with me.</w:t>
      </w:r>
    </w:p>
    <w:p w14:paraId="4C3C9471" w14:textId="60D3EBC0" w:rsidR="00950468" w:rsidRPr="00AB1781" w:rsidRDefault="00950468" w:rsidP="004E0D33">
      <w:pPr>
        <w:pStyle w:val="EnglishHangNoCoptic"/>
      </w:pPr>
      <w:r w:rsidRPr="00AB1781">
        <w:t xml:space="preserve">12 My friends and my neighbours draw near and </w:t>
      </w:r>
      <w:r w:rsidR="003F50A7">
        <w:t>oppose</w:t>
      </w:r>
      <w:r w:rsidRPr="00AB1781">
        <w:t xml:space="preserve"> me;</w:t>
      </w:r>
    </w:p>
    <w:p w14:paraId="4B178BB1" w14:textId="51808E66" w:rsidR="00950468" w:rsidRPr="00AB1781" w:rsidRDefault="00950468" w:rsidP="004E0D33">
      <w:pPr>
        <w:pStyle w:val="EnglishHangEndNoCoptic"/>
      </w:pPr>
      <w:r w:rsidRPr="00AB1781">
        <w:tab/>
        <w:t xml:space="preserve">and my nearest </w:t>
      </w:r>
      <w:r w:rsidR="003F50A7">
        <w:t>kin stand afar off;</w:t>
      </w:r>
    </w:p>
    <w:p w14:paraId="6156DA91" w14:textId="13F0FEDA" w:rsidR="00950468" w:rsidRPr="00AB1781" w:rsidRDefault="00950468" w:rsidP="004E0D33">
      <w:pPr>
        <w:pStyle w:val="EnglishHangNoCoptic"/>
      </w:pPr>
      <w:r w:rsidRPr="00AB1781">
        <w:t xml:space="preserve">13 </w:t>
      </w:r>
      <w:r w:rsidR="003F50A7">
        <w:t>and t</w:t>
      </w:r>
      <w:r w:rsidRPr="00AB1781">
        <w:t>hose wh</w:t>
      </w:r>
      <w:r w:rsidR="003F50A7">
        <w:t>o seek my life take to violence,</w:t>
      </w:r>
    </w:p>
    <w:p w14:paraId="5C0BE1A3" w14:textId="1F1F8D1C" w:rsidR="00950468" w:rsidRPr="00AB1781" w:rsidRDefault="00950468" w:rsidP="004E0D33">
      <w:pPr>
        <w:pStyle w:val="EnglishHangNoCoptic"/>
      </w:pPr>
      <w:r w:rsidRPr="00AB1781">
        <w:tab/>
        <w:t>and those who seek evil</w:t>
      </w:r>
      <w:r w:rsidR="003F50A7">
        <w:t xml:space="preserve"> for me</w:t>
      </w:r>
      <w:r w:rsidRPr="00AB1781">
        <w:t xml:space="preserve"> </w:t>
      </w:r>
      <w:r w:rsidR="003F50A7">
        <w:t>speak</w:t>
      </w:r>
      <w:r w:rsidRPr="00AB1781">
        <w:t xml:space="preserve"> </w:t>
      </w:r>
      <w:r w:rsidR="003F50A7">
        <w:t>vanity,</w:t>
      </w:r>
    </w:p>
    <w:p w14:paraId="4EDC18CF" w14:textId="621121DC" w:rsidR="00950468" w:rsidRPr="00AB1781" w:rsidRDefault="003F50A7" w:rsidP="004E0D33">
      <w:pPr>
        <w:pStyle w:val="EnglishHangEndNoCoptic"/>
      </w:pPr>
      <w:r>
        <w:tab/>
        <w:t>and imagine deceit</w:t>
      </w:r>
      <w:r w:rsidR="00950468" w:rsidRPr="00AB1781">
        <w:t xml:space="preserve"> all the day long.</w:t>
      </w:r>
    </w:p>
    <w:p w14:paraId="6CB09AEF" w14:textId="6659D23F" w:rsidR="00950468" w:rsidRPr="00AB1781" w:rsidRDefault="00950468" w:rsidP="004E0D33">
      <w:pPr>
        <w:pStyle w:val="EnglishHangNoCoptic"/>
      </w:pPr>
      <w:r w:rsidRPr="00AB1781">
        <w:t>14 But I am like a deaf man who cannot hear</w:t>
      </w:r>
      <w:r w:rsidR="0079572F">
        <w:t>,</w:t>
      </w:r>
    </w:p>
    <w:p w14:paraId="4E34A594" w14:textId="2F9F25DC" w:rsidR="00950468" w:rsidRPr="00AB1781" w:rsidRDefault="00950468" w:rsidP="004E0D33">
      <w:pPr>
        <w:pStyle w:val="EnglishHangEndNoCoptic"/>
      </w:pPr>
      <w:r w:rsidRPr="00AB1781">
        <w:tab/>
        <w:t xml:space="preserve">and like a </w:t>
      </w:r>
      <w:r w:rsidR="0079572F">
        <w:t>mute</w:t>
      </w:r>
      <w:r w:rsidRPr="00AB1781">
        <w:t xml:space="preserve"> who </w:t>
      </w:r>
      <w:r w:rsidR="0079572F">
        <w:t>does not</w:t>
      </w:r>
      <w:r w:rsidRPr="00AB1781">
        <w:t xml:space="preserve"> open his mouth.</w:t>
      </w:r>
    </w:p>
    <w:p w14:paraId="54C10830" w14:textId="7C1ADCD8" w:rsidR="00950468" w:rsidRPr="00AB1781" w:rsidRDefault="00950468" w:rsidP="004E0D33">
      <w:pPr>
        <w:pStyle w:val="EnglishHangNoCoptic"/>
      </w:pPr>
      <w:r w:rsidRPr="00AB1781">
        <w:t xml:space="preserve">15 I have become like a man who </w:t>
      </w:r>
      <w:r w:rsidR="0079572F">
        <w:t>does not hear,</w:t>
      </w:r>
    </w:p>
    <w:p w14:paraId="0C640916" w14:textId="6288F640" w:rsidR="00950468" w:rsidRPr="00AB1781" w:rsidRDefault="00950468" w:rsidP="004E0D33">
      <w:pPr>
        <w:pStyle w:val="EnglishHangEndNoCoptic"/>
      </w:pPr>
      <w:r w:rsidRPr="00AB1781">
        <w:tab/>
        <w:t xml:space="preserve">and </w:t>
      </w:r>
      <w:r w:rsidR="0079572F">
        <w:t xml:space="preserve">that has no retort </w:t>
      </w:r>
      <w:r w:rsidRPr="00AB1781">
        <w:t>in his mouth.</w:t>
      </w:r>
    </w:p>
    <w:p w14:paraId="74BD36D4" w14:textId="09C1B108" w:rsidR="00950468" w:rsidRPr="00AB1781" w:rsidRDefault="00950468" w:rsidP="004E0D33">
      <w:pPr>
        <w:pStyle w:val="EnglishHangNoCoptic"/>
      </w:pPr>
      <w:r w:rsidRPr="00AB1781">
        <w:t xml:space="preserve">16 For in </w:t>
      </w:r>
      <w:r w:rsidR="001040C8">
        <w:t>You</w:t>
      </w:r>
      <w:r w:rsidRPr="00AB1781">
        <w:t xml:space="preserve">, O Lord, I </w:t>
      </w:r>
      <w:r w:rsidR="0079572F">
        <w:t>hope</w:t>
      </w:r>
      <w:r w:rsidRPr="00AB1781">
        <w:t>;</w:t>
      </w:r>
    </w:p>
    <w:p w14:paraId="19ED58CE" w14:textId="0EEAF3DD" w:rsidR="00950468" w:rsidRPr="004E0D33" w:rsidRDefault="00950468" w:rsidP="004E0D33">
      <w:pPr>
        <w:pStyle w:val="EnglishHangEndNoCoptic"/>
      </w:pPr>
      <w:r w:rsidRPr="00AB1781">
        <w:tab/>
      </w:r>
      <w:r w:rsidR="001040C8">
        <w:t>You</w:t>
      </w:r>
      <w:r w:rsidRPr="00AB1781">
        <w:t xml:space="preserve"> </w:t>
      </w:r>
      <w:r w:rsidR="00556387">
        <w:t>will</w:t>
      </w:r>
      <w:r w:rsidRPr="00AB1781">
        <w:t xml:space="preserve"> </w:t>
      </w:r>
      <w:r w:rsidR="0079572F">
        <w:t>hear me, O Lord my God;</w:t>
      </w:r>
    </w:p>
    <w:p w14:paraId="41749EFE" w14:textId="34F9779F" w:rsidR="00950468" w:rsidRPr="00AB1781" w:rsidRDefault="00950468" w:rsidP="004E0D33">
      <w:pPr>
        <w:pStyle w:val="EnglishHangNoCoptic"/>
      </w:pPr>
      <w:r w:rsidRPr="00AB1781">
        <w:t xml:space="preserve">17 </w:t>
      </w:r>
      <w:r w:rsidR="0079572F">
        <w:t>for I pray, “</w:t>
      </w:r>
      <w:r w:rsidRPr="00AB1781">
        <w:t>Do not let my enemies rejoice over me</w:t>
      </w:r>
      <w:r w:rsidR="0079572F">
        <w:t>,</w:t>
      </w:r>
    </w:p>
    <w:p w14:paraId="32044D0B" w14:textId="01D72029" w:rsidR="00950468" w:rsidRPr="00AB1781" w:rsidRDefault="00950468" w:rsidP="004E0D33">
      <w:pPr>
        <w:pStyle w:val="EnglishHangEndNoCoptic"/>
      </w:pPr>
      <w:r w:rsidRPr="00AB1781">
        <w:tab/>
        <w:t>and</w:t>
      </w:r>
      <w:r w:rsidR="0079572F">
        <w:t xml:space="preserve"> exult over me if my feet slip.”</w:t>
      </w:r>
    </w:p>
    <w:p w14:paraId="6A0C5F82" w14:textId="77777777" w:rsidR="00950468" w:rsidRPr="00AB1781" w:rsidRDefault="00950468" w:rsidP="004E0D33">
      <w:pPr>
        <w:pStyle w:val="EnglishHangNoCoptic"/>
      </w:pPr>
      <w:r w:rsidRPr="00AB1781">
        <w:t>18 For I am ready for scourges,</w:t>
      </w:r>
    </w:p>
    <w:p w14:paraId="77B8E720" w14:textId="7C5E2972" w:rsidR="00950468" w:rsidRPr="00AB1781" w:rsidRDefault="00950468" w:rsidP="004E0D33">
      <w:pPr>
        <w:pStyle w:val="EnglishHangEndNoCoptic"/>
      </w:pPr>
      <w:r w:rsidRPr="00AB1781">
        <w:tab/>
        <w:t xml:space="preserve">and my pain is </w:t>
      </w:r>
      <w:r w:rsidR="0079572F">
        <w:t>ever with me</w:t>
      </w:r>
      <w:r w:rsidRPr="00AB1781">
        <w:t>.</w:t>
      </w:r>
    </w:p>
    <w:p w14:paraId="0B879BDB" w14:textId="37187C0D" w:rsidR="00950468" w:rsidRPr="00AB1781" w:rsidRDefault="00950468" w:rsidP="004E0D33">
      <w:pPr>
        <w:pStyle w:val="EnglishHangNoCoptic"/>
      </w:pPr>
      <w:r w:rsidRPr="00AB1781">
        <w:t xml:space="preserve">19 For I confess my </w:t>
      </w:r>
      <w:r w:rsidR="002538F7">
        <w:t>iniquity</w:t>
      </w:r>
      <w:r w:rsidR="0079572F">
        <w:t>,</w:t>
      </w:r>
    </w:p>
    <w:p w14:paraId="6C72E351" w14:textId="5EB5F25C" w:rsidR="00950468" w:rsidRPr="00AB1781" w:rsidRDefault="00950468" w:rsidP="004E0D33">
      <w:pPr>
        <w:pStyle w:val="EnglishHangEndNoCoptic"/>
      </w:pPr>
      <w:r w:rsidRPr="00AB1781">
        <w:tab/>
        <w:t xml:space="preserve">and I am </w:t>
      </w:r>
      <w:r w:rsidR="0079572F">
        <w:t>anxious</w:t>
      </w:r>
      <w:r w:rsidRPr="00AB1781">
        <w:t xml:space="preserve"> about my sin.</w:t>
      </w:r>
    </w:p>
    <w:p w14:paraId="0E879490" w14:textId="5C2ED6BF" w:rsidR="00950468" w:rsidRPr="00AB1781" w:rsidRDefault="00950468" w:rsidP="004E0D33">
      <w:pPr>
        <w:pStyle w:val="EnglishHangNoCoptic"/>
      </w:pPr>
      <w:r w:rsidRPr="00AB1781">
        <w:t>20 But my enemies live</w:t>
      </w:r>
      <w:r w:rsidR="0079572F">
        <w:t>, and are stronger than I</w:t>
      </w:r>
      <w:r w:rsidRPr="00AB1781">
        <w:t>,</w:t>
      </w:r>
    </w:p>
    <w:p w14:paraId="025B0ECA" w14:textId="42B4DD27" w:rsidR="00950468" w:rsidRPr="00AB1781" w:rsidRDefault="00950468" w:rsidP="004E0D33">
      <w:pPr>
        <w:pStyle w:val="EnglishHangEndNoCoptic"/>
      </w:pPr>
      <w:r w:rsidRPr="00AB1781">
        <w:tab/>
        <w:t xml:space="preserve">and those who hate me </w:t>
      </w:r>
      <w:r w:rsidR="0079572F">
        <w:t>unjustly</w:t>
      </w:r>
      <w:r w:rsidRPr="00AB1781">
        <w:t xml:space="preserve"> have multiplied.</w:t>
      </w:r>
    </w:p>
    <w:p w14:paraId="7A5310E1" w14:textId="2BC851F7" w:rsidR="00950468" w:rsidRPr="00AB1781" w:rsidRDefault="00950468" w:rsidP="004E0D33">
      <w:pPr>
        <w:pStyle w:val="EnglishHangNoCoptic"/>
      </w:pPr>
      <w:r w:rsidRPr="00AB1781">
        <w:t xml:space="preserve">21 Those who repay me evil for </w:t>
      </w:r>
      <w:r w:rsidR="0079572F">
        <w:t>good</w:t>
      </w:r>
    </w:p>
    <w:p w14:paraId="5FBB7C1A" w14:textId="11402CF9" w:rsidR="00950468" w:rsidRDefault="00950468" w:rsidP="0079572F">
      <w:pPr>
        <w:pStyle w:val="EnglishHangNoCoptic"/>
      </w:pPr>
      <w:r w:rsidRPr="00AB1781">
        <w:tab/>
      </w:r>
      <w:r w:rsidR="0079572F">
        <w:t xml:space="preserve">slandered me </w:t>
      </w:r>
      <w:r w:rsidRPr="00AB1781">
        <w:t xml:space="preserve">because I pursue </w:t>
      </w:r>
      <w:r w:rsidR="0079572F">
        <w:t>righteousness</w:t>
      </w:r>
      <w:r w:rsidRPr="00AB1781">
        <w:t>.</w:t>
      </w:r>
    </w:p>
    <w:p w14:paraId="64CFBF4B" w14:textId="5238F993" w:rsidR="0079572F" w:rsidRDefault="0079572F" w:rsidP="0079572F">
      <w:pPr>
        <w:pStyle w:val="EnglishHangEndNoCoptic"/>
        <w:ind w:left="864"/>
      </w:pPr>
      <w:r>
        <w:t xml:space="preserve">And they cast me off, </w:t>
      </w:r>
      <w:r w:rsidR="002538F7">
        <w:t>[</w:t>
      </w:r>
      <w:r>
        <w:t>I,</w:t>
      </w:r>
      <w:r w:rsidR="002538F7">
        <w:t>]</w:t>
      </w:r>
      <w:r>
        <w:t xml:space="preserve"> the beloved, like a horrid corpse</w:t>
      </w:r>
      <w:r w:rsidR="0017625A">
        <w:t>[</w:t>
      </w:r>
      <w:r>
        <w:t>.</w:t>
      </w:r>
    </w:p>
    <w:p w14:paraId="6ECB4EF9" w14:textId="6EC23ADA" w:rsidR="0017625A" w:rsidRPr="00AB1781" w:rsidRDefault="0017625A" w:rsidP="0079572F">
      <w:pPr>
        <w:pStyle w:val="EnglishHangEndNoCoptic"/>
        <w:ind w:left="864"/>
      </w:pPr>
      <w:r>
        <w:lastRenderedPageBreak/>
        <w:t>And they put nails in My flesh.]</w:t>
      </w:r>
      <w:r>
        <w:rPr>
          <w:rStyle w:val="FootnoteReference"/>
        </w:rPr>
        <w:footnoteReference w:id="224"/>
      </w:r>
    </w:p>
    <w:p w14:paraId="3694E5A9" w14:textId="12FABA0A" w:rsidR="00950468" w:rsidRPr="00AB1781" w:rsidRDefault="00950468" w:rsidP="004E0D33">
      <w:pPr>
        <w:pStyle w:val="EnglishHangNoCoptic"/>
      </w:pPr>
      <w:r w:rsidRPr="00AB1781">
        <w:t xml:space="preserve">22 </w:t>
      </w:r>
      <w:r w:rsidR="0079572F">
        <w:t>Do not f</w:t>
      </w:r>
      <w:r w:rsidRPr="00AB1781">
        <w:t>orsake me, O Lord;</w:t>
      </w:r>
    </w:p>
    <w:p w14:paraId="093B53AC" w14:textId="519AE49F" w:rsidR="00950468" w:rsidRPr="00AB1781" w:rsidRDefault="00950468" w:rsidP="004E0D33">
      <w:pPr>
        <w:pStyle w:val="EnglishHangEndNoCoptic"/>
      </w:pPr>
      <w:r w:rsidRPr="00AB1781">
        <w:tab/>
        <w:t xml:space="preserve">O my God, </w:t>
      </w:r>
      <w:r w:rsidR="0079572F">
        <w:t xml:space="preserve">do not be </w:t>
      </w:r>
      <w:r w:rsidRPr="00AB1781">
        <w:t>far from me.</w:t>
      </w:r>
    </w:p>
    <w:p w14:paraId="4405A7B4" w14:textId="77777777" w:rsidR="00950468" w:rsidRPr="00AB1781" w:rsidRDefault="00950468" w:rsidP="004E0D33">
      <w:pPr>
        <w:pStyle w:val="EnglishHangNoCoptic"/>
      </w:pPr>
      <w:r w:rsidRPr="00AB1781">
        <w:t>23 Come to my help,</w:t>
      </w:r>
    </w:p>
    <w:p w14:paraId="27FF8367" w14:textId="77777777" w:rsidR="00950468" w:rsidRPr="004E0D33" w:rsidRDefault="00950468" w:rsidP="004E0D33">
      <w:pPr>
        <w:pStyle w:val="EnglishHangEndNoCoptic"/>
      </w:pPr>
      <w:r w:rsidRPr="00AB1781">
        <w:tab/>
        <w:t>O Lord of my salvation.</w:t>
      </w:r>
    </w:p>
    <w:p w14:paraId="1060C62F" w14:textId="7198E1A9" w:rsidR="00950468" w:rsidRPr="004E0D33" w:rsidRDefault="004E0D33" w:rsidP="00BF0205">
      <w:pPr>
        <w:pStyle w:val="Heading4"/>
      </w:pPr>
      <w:r>
        <w:t>Psalm</w:t>
      </w:r>
      <w:r w:rsidR="00950468" w:rsidRPr="00AB1781">
        <w:t xml:space="preserve"> 38</w:t>
      </w:r>
      <w:r>
        <w:t xml:space="preserve">: </w:t>
      </w:r>
      <w:r w:rsidR="009216DA">
        <w:t>“I said, ‘</w:t>
      </w:r>
      <w:r>
        <w:t xml:space="preserve">I will </w:t>
      </w:r>
      <w:r w:rsidR="009216DA">
        <w:t>guard</w:t>
      </w:r>
      <w:r>
        <w:t xml:space="preserve"> my ways, </w:t>
      </w:r>
      <w:r w:rsidR="009216DA">
        <w:t>that I might not’”</w:t>
      </w:r>
    </w:p>
    <w:p w14:paraId="6B9FC2A7" w14:textId="77777777" w:rsidR="00950468" w:rsidRPr="007A1A59" w:rsidRDefault="00950468" w:rsidP="007A1A59">
      <w:pPr>
        <w:jc w:val="center"/>
        <w:rPr>
          <w:b/>
        </w:rPr>
      </w:pPr>
      <w:r w:rsidRPr="007A1A59">
        <w:rPr>
          <w:b/>
        </w:rPr>
        <w:t>Pilgrims and Strangers, Nomads and Guests</w:t>
      </w:r>
    </w:p>
    <w:p w14:paraId="6AFB68BE" w14:textId="77777777" w:rsidR="00950468" w:rsidRPr="007A1A59" w:rsidRDefault="00950468" w:rsidP="007A1A59">
      <w:pPr>
        <w:jc w:val="center"/>
        <w:rPr>
          <w:b/>
        </w:rPr>
      </w:pPr>
      <w:r w:rsidRPr="007A1A59">
        <w:rPr>
          <w:b/>
        </w:rPr>
        <w:t>The Lord is my Patience and my Courage</w:t>
      </w:r>
    </w:p>
    <w:p w14:paraId="49EE2667" w14:textId="4FF87C95" w:rsidR="00950468" w:rsidRPr="00AB1781" w:rsidRDefault="00950468" w:rsidP="004E0D33">
      <w:pPr>
        <w:pStyle w:val="Rubric"/>
      </w:pPr>
      <w:r w:rsidRPr="00AB1781">
        <w:t xml:space="preserve">1 (For </w:t>
      </w:r>
      <w:r w:rsidR="00D94A4F">
        <w:t xml:space="preserve">the end; for </w:t>
      </w:r>
      <w:r w:rsidRPr="00AB1781">
        <w:t>Jeduthun. A Song by David)</w:t>
      </w:r>
    </w:p>
    <w:p w14:paraId="50440E1D" w14:textId="0C7B7F0D" w:rsidR="00950468" w:rsidRPr="00AB1781" w:rsidRDefault="00182A92" w:rsidP="004E0D33">
      <w:pPr>
        <w:pStyle w:val="EnglishHangNoCoptic"/>
      </w:pPr>
      <w:r>
        <w:t>2 I said, “</w:t>
      </w:r>
      <w:r w:rsidR="00950468" w:rsidRPr="00AB1781">
        <w:t xml:space="preserve">I will </w:t>
      </w:r>
      <w:r>
        <w:t>guard</w:t>
      </w:r>
      <w:r w:rsidR="00950468" w:rsidRPr="00AB1781">
        <w:t xml:space="preserve"> my ways,</w:t>
      </w:r>
    </w:p>
    <w:p w14:paraId="5DDE606D" w14:textId="6311F7CF" w:rsidR="00950468" w:rsidRPr="00AB1781" w:rsidRDefault="00950468" w:rsidP="004E0D33">
      <w:pPr>
        <w:pStyle w:val="EnglishHangNoCoptic"/>
      </w:pPr>
      <w:r w:rsidRPr="00AB1781">
        <w:tab/>
      </w:r>
      <w:r w:rsidR="00182A92">
        <w:t>that</w:t>
      </w:r>
      <w:r w:rsidRPr="00AB1781">
        <w:t xml:space="preserve"> I</w:t>
      </w:r>
      <w:r w:rsidR="00182A92">
        <w:t xml:space="preserve"> </w:t>
      </w:r>
      <w:r w:rsidR="009216DA">
        <w:t>might</w:t>
      </w:r>
      <w:r w:rsidR="00182A92">
        <w:t xml:space="preserve"> not sin with my tongue;</w:t>
      </w:r>
    </w:p>
    <w:p w14:paraId="37261309" w14:textId="0C5F72D3" w:rsidR="00950468" w:rsidRPr="00AB1781" w:rsidRDefault="00950468" w:rsidP="004E0D33">
      <w:pPr>
        <w:pStyle w:val="EnglishHangNoCoptic"/>
      </w:pPr>
      <w:r w:rsidRPr="00AB1781">
        <w:tab/>
        <w:t xml:space="preserve">I </w:t>
      </w:r>
      <w:r w:rsidR="00182A92">
        <w:t>set a watch upon</w:t>
      </w:r>
      <w:r w:rsidRPr="00AB1781">
        <w:t xml:space="preserve"> my mouth</w:t>
      </w:r>
    </w:p>
    <w:p w14:paraId="4AB50727" w14:textId="1914CCFF" w:rsidR="00950468" w:rsidRPr="00AB1781" w:rsidRDefault="00950468" w:rsidP="004E0D33">
      <w:pPr>
        <w:pStyle w:val="EnglishHangEndNoCoptic"/>
      </w:pPr>
      <w:r w:rsidRPr="00AB1781">
        <w:tab/>
      </w:r>
      <w:r w:rsidR="00182A92">
        <w:t>as long as sinners are with me.”</w:t>
      </w:r>
    </w:p>
    <w:p w14:paraId="1DE03691" w14:textId="77777777" w:rsidR="00950468" w:rsidRPr="00AB1781" w:rsidRDefault="00950468" w:rsidP="004E0D33">
      <w:pPr>
        <w:pStyle w:val="EnglishHangNoCoptic"/>
      </w:pPr>
      <w:r w:rsidRPr="00AB1781">
        <w:t>3 I became dumb and was humble,</w:t>
      </w:r>
    </w:p>
    <w:p w14:paraId="3D9A1285" w14:textId="6FF2EF79" w:rsidR="00950468" w:rsidRPr="00AB1781" w:rsidRDefault="00950468" w:rsidP="004E0D33">
      <w:pPr>
        <w:pStyle w:val="EnglishHangNoCoptic"/>
      </w:pPr>
      <w:r w:rsidRPr="00AB1781">
        <w:tab/>
        <w:t xml:space="preserve">and </w:t>
      </w:r>
      <w:r w:rsidR="00182A92">
        <w:t xml:space="preserve">I kept silent, even from </w:t>
      </w:r>
      <w:r w:rsidRPr="00AB1781">
        <w:t>good,</w:t>
      </w:r>
    </w:p>
    <w:p w14:paraId="5AC55AD9" w14:textId="2BB2F229" w:rsidR="00950468" w:rsidRPr="00AB1781" w:rsidRDefault="00950468" w:rsidP="004E0D33">
      <w:pPr>
        <w:pStyle w:val="EnglishHangEndNoCoptic"/>
      </w:pPr>
      <w:r w:rsidRPr="00AB1781">
        <w:tab/>
        <w:t xml:space="preserve">yet my </w:t>
      </w:r>
      <w:r w:rsidR="00182A92">
        <w:t>suffering</w:t>
      </w:r>
      <w:r w:rsidRPr="00AB1781">
        <w:t xml:space="preserve"> </w:t>
      </w:r>
      <w:r w:rsidR="00182A92">
        <w:t>was renewed</w:t>
      </w:r>
      <w:r w:rsidRPr="00AB1781">
        <w:t>.</w:t>
      </w:r>
    </w:p>
    <w:p w14:paraId="603B0B33" w14:textId="77777777" w:rsidR="00950468" w:rsidRPr="00AB1781" w:rsidRDefault="00950468" w:rsidP="004E0D33">
      <w:pPr>
        <w:pStyle w:val="EnglishHangNoCoptic"/>
      </w:pPr>
      <w:r w:rsidRPr="00AB1781">
        <w:t>4 My heart burned within me,</w:t>
      </w:r>
    </w:p>
    <w:p w14:paraId="54299199" w14:textId="237585CC" w:rsidR="00950468" w:rsidRPr="00AB1781" w:rsidRDefault="00950468" w:rsidP="004E0D33">
      <w:pPr>
        <w:pStyle w:val="EnglishHangNoCoptic"/>
      </w:pPr>
      <w:r w:rsidRPr="00AB1781">
        <w:tab/>
        <w:t xml:space="preserve">and </w:t>
      </w:r>
      <w:r w:rsidR="00182A92">
        <w:t>in my meditation, a fire will burn</w:t>
      </w:r>
      <w:r w:rsidRPr="00AB1781">
        <w:t>.</w:t>
      </w:r>
    </w:p>
    <w:p w14:paraId="59C36DE7" w14:textId="76CD9584" w:rsidR="00950468" w:rsidRPr="00AB1781" w:rsidRDefault="00950468" w:rsidP="004E0D33">
      <w:pPr>
        <w:pStyle w:val="EnglishHangEndNoCoptic"/>
      </w:pPr>
      <w:r w:rsidRPr="00AB1781">
        <w:tab/>
        <w:t xml:space="preserve">I </w:t>
      </w:r>
      <w:r w:rsidR="00182A92">
        <w:t>spoke with my tongue,</w:t>
      </w:r>
    </w:p>
    <w:p w14:paraId="395C1029" w14:textId="01434D3C" w:rsidR="00950468" w:rsidRPr="00AB1781" w:rsidRDefault="00182A92" w:rsidP="004E0D33">
      <w:pPr>
        <w:pStyle w:val="EnglishHangNoCoptic"/>
      </w:pPr>
      <w:r>
        <w:t xml:space="preserve">5 “O </w:t>
      </w:r>
      <w:r w:rsidR="00950468" w:rsidRPr="00AB1781">
        <w:t>Lord, let me know my end</w:t>
      </w:r>
      <w:r>
        <w:t>,</w:t>
      </w:r>
    </w:p>
    <w:p w14:paraId="1BE4B52F" w14:textId="77777777" w:rsidR="00950468" w:rsidRPr="00AB1781" w:rsidRDefault="00950468" w:rsidP="004E0D33">
      <w:pPr>
        <w:pStyle w:val="EnglishHangNoCoptic"/>
      </w:pPr>
      <w:r w:rsidRPr="00AB1781">
        <w:tab/>
        <w:t>and the number of my days,</w:t>
      </w:r>
    </w:p>
    <w:p w14:paraId="3007A012" w14:textId="0DF6A927" w:rsidR="00950468" w:rsidRPr="00AB1781" w:rsidRDefault="00950468" w:rsidP="004E0D33">
      <w:pPr>
        <w:pStyle w:val="EnglishHangEndNoCoptic"/>
      </w:pPr>
      <w:r w:rsidRPr="00AB1781">
        <w:tab/>
        <w:t>that I may know what I lack.</w:t>
      </w:r>
      <w:r w:rsidRPr="00AB1781">
        <w:rPr>
          <w:rStyle w:val="FootnoteReference"/>
        </w:rPr>
        <w:footnoteReference w:id="225"/>
      </w:r>
    </w:p>
    <w:p w14:paraId="2F949DC5" w14:textId="68CB687D" w:rsidR="00950468" w:rsidRPr="00AB1781" w:rsidRDefault="00950468" w:rsidP="004E0D33">
      <w:pPr>
        <w:pStyle w:val="EnglishHangNoCoptic"/>
      </w:pPr>
      <w:r w:rsidRPr="00AB1781">
        <w:t xml:space="preserve">6 </w:t>
      </w:r>
      <w:r w:rsidR="00182A92">
        <w:t xml:space="preserve">behold, </w:t>
      </w:r>
      <w:r w:rsidR="001040C8">
        <w:t>You</w:t>
      </w:r>
      <w:r w:rsidRPr="00AB1781">
        <w:t xml:space="preserve"> made my days a few </w:t>
      </w:r>
      <w:r w:rsidR="00182A92">
        <w:t>handbredths</w:t>
      </w:r>
      <w:r w:rsidRPr="00AB1781">
        <w:t>,</w:t>
      </w:r>
    </w:p>
    <w:p w14:paraId="73755020" w14:textId="336C391E" w:rsidR="00950468" w:rsidRPr="00AB1781" w:rsidRDefault="00950468" w:rsidP="004E0D33">
      <w:pPr>
        <w:pStyle w:val="EnglishHangNoCoptic"/>
      </w:pPr>
      <w:r w:rsidRPr="00AB1781">
        <w:tab/>
        <w:t xml:space="preserve">and my existence is nothing in </w:t>
      </w:r>
      <w:r w:rsidR="00E570CB">
        <w:t>Your</w:t>
      </w:r>
      <w:r w:rsidR="00182A92">
        <w:t xml:space="preserve"> sight.”</w:t>
      </w:r>
    </w:p>
    <w:p w14:paraId="768FD95A" w14:textId="59D80EC9" w:rsidR="00950468" w:rsidRPr="00AB1781" w:rsidRDefault="00950468" w:rsidP="004E0D33">
      <w:pPr>
        <w:pStyle w:val="EnglishHangEndNoCoptic"/>
      </w:pPr>
      <w:r w:rsidRPr="00AB1781">
        <w:tab/>
        <w:t>Truly</w:t>
      </w:r>
      <w:r w:rsidR="00182A92">
        <w:t>,</w:t>
      </w:r>
      <w:r w:rsidRPr="00AB1781">
        <w:t xml:space="preserve"> </w:t>
      </w:r>
      <w:r w:rsidR="00182A92">
        <w:t xml:space="preserve">every man alive is the sum of </w:t>
      </w:r>
      <w:r w:rsidRPr="00AB1781">
        <w:t xml:space="preserve">vanity. </w:t>
      </w:r>
      <w:r w:rsidRPr="00AB1781">
        <w:rPr>
          <w:i/>
        </w:rPr>
        <w:t>(Pause)</w:t>
      </w:r>
    </w:p>
    <w:p w14:paraId="07924A1C" w14:textId="0146129A" w:rsidR="00950468" w:rsidRPr="00AB1781" w:rsidRDefault="00950468" w:rsidP="004E0D33">
      <w:pPr>
        <w:pStyle w:val="EnglishHangNoCoptic"/>
      </w:pPr>
      <w:r w:rsidRPr="00AB1781">
        <w:t>7 Surely man passes like a shadow</w:t>
      </w:r>
      <w:r w:rsidR="002538F7">
        <w:rPr>
          <w:rStyle w:val="FootnoteReference"/>
        </w:rPr>
        <w:footnoteReference w:id="226"/>
      </w:r>
      <w:r w:rsidRPr="00AB1781">
        <w:t>,</w:t>
      </w:r>
    </w:p>
    <w:p w14:paraId="1231C3C1" w14:textId="77777777" w:rsidR="00950468" w:rsidRPr="00AB1781" w:rsidRDefault="00950468" w:rsidP="004E0D33">
      <w:pPr>
        <w:pStyle w:val="EnglishHangNoCoptic"/>
      </w:pPr>
      <w:r w:rsidRPr="00AB1781">
        <w:tab/>
        <w:t>and disquiets himself in vain;</w:t>
      </w:r>
    </w:p>
    <w:p w14:paraId="1A2F83B4" w14:textId="77777777" w:rsidR="00950468" w:rsidRPr="00AB1781" w:rsidRDefault="00950468" w:rsidP="004E0D33">
      <w:pPr>
        <w:pStyle w:val="EnglishHangNoCoptic"/>
      </w:pPr>
      <w:r w:rsidRPr="00AB1781">
        <w:tab/>
        <w:t>he hoards wealth and does not know</w:t>
      </w:r>
    </w:p>
    <w:p w14:paraId="2BDC59E6" w14:textId="77777777" w:rsidR="00950468" w:rsidRPr="004E0D33" w:rsidRDefault="00950468" w:rsidP="004E0D33">
      <w:pPr>
        <w:pStyle w:val="EnglishHangEndNoCoptic"/>
      </w:pPr>
      <w:r w:rsidRPr="00AB1781">
        <w:tab/>
        <w:t>for whom he is gathering it.</w:t>
      </w:r>
    </w:p>
    <w:p w14:paraId="3F71874D" w14:textId="12399449" w:rsidR="00950468" w:rsidRPr="00AB1781" w:rsidRDefault="00950468" w:rsidP="004E0D33">
      <w:pPr>
        <w:pStyle w:val="EnglishHangNoCoptic"/>
      </w:pPr>
      <w:r w:rsidRPr="00AB1781">
        <w:t xml:space="preserve">8 And now, </w:t>
      </w:r>
      <w:r w:rsidR="00FD175B">
        <w:t>what</w:t>
      </w:r>
      <w:r w:rsidRPr="00AB1781">
        <w:t xml:space="preserve"> is my </w:t>
      </w:r>
      <w:r w:rsidR="00FD175B">
        <w:t>endurance</w:t>
      </w:r>
      <w:r w:rsidRPr="00AB1781">
        <w:t>?</w:t>
      </w:r>
      <w:r w:rsidRPr="00AB1781">
        <w:rPr>
          <w:rStyle w:val="FootnoteReference"/>
        </w:rPr>
        <w:footnoteReference w:id="227"/>
      </w:r>
    </w:p>
    <w:p w14:paraId="0160580A" w14:textId="77777777" w:rsidR="00950468" w:rsidRPr="00AB1781" w:rsidRDefault="00950468" w:rsidP="004E0D33">
      <w:pPr>
        <w:pStyle w:val="EnglishHangNoCoptic"/>
      </w:pPr>
      <w:r w:rsidRPr="00AB1781">
        <w:tab/>
        <w:t>Is it not the Lord?</w:t>
      </w:r>
    </w:p>
    <w:p w14:paraId="681E1A8C" w14:textId="4C5B879B" w:rsidR="00950468" w:rsidRPr="00AB1781" w:rsidRDefault="00950468" w:rsidP="004E0D33">
      <w:pPr>
        <w:pStyle w:val="EnglishHangEndNoCoptic"/>
      </w:pPr>
      <w:r w:rsidRPr="00AB1781">
        <w:tab/>
        <w:t xml:space="preserve">And my </w:t>
      </w:r>
      <w:r w:rsidR="00FD175B">
        <w:t>existence</w:t>
      </w:r>
      <w:r w:rsidRPr="00AB1781">
        <w:t xml:space="preserve"> is from </w:t>
      </w:r>
      <w:r w:rsidR="001040C8">
        <w:t>You</w:t>
      </w:r>
      <w:r w:rsidRPr="00AB1781">
        <w:t>.</w:t>
      </w:r>
    </w:p>
    <w:p w14:paraId="65ED5F6D" w14:textId="0088D347" w:rsidR="00950468" w:rsidRPr="00AB1781" w:rsidRDefault="00950468" w:rsidP="004E0D33">
      <w:pPr>
        <w:pStyle w:val="EnglishHangNoCoptic"/>
      </w:pPr>
      <w:r w:rsidRPr="00AB1781">
        <w:lastRenderedPageBreak/>
        <w:t xml:space="preserve">9 Deliver me from all my </w:t>
      </w:r>
      <w:r w:rsidR="00FD175B">
        <w:t>transgressions</w:t>
      </w:r>
      <w:r w:rsidRPr="00AB1781">
        <w:t>;</w:t>
      </w:r>
    </w:p>
    <w:p w14:paraId="5E72B37C" w14:textId="4EBAC680" w:rsidR="00950468" w:rsidRPr="00AB1781" w:rsidRDefault="00950468" w:rsidP="004E0D33">
      <w:pPr>
        <w:pStyle w:val="EnglishHangEndNoCoptic"/>
      </w:pPr>
      <w:r w:rsidRPr="00AB1781">
        <w:tab/>
      </w:r>
      <w:r w:rsidR="001040C8">
        <w:t>You</w:t>
      </w:r>
      <w:r w:rsidRPr="00AB1781">
        <w:t xml:space="preserve"> </w:t>
      </w:r>
      <w:r w:rsidR="00556387">
        <w:t>have</w:t>
      </w:r>
      <w:r w:rsidRPr="00AB1781">
        <w:t xml:space="preserve"> made me </w:t>
      </w:r>
      <w:r w:rsidR="00FD175B">
        <w:t>a reproach</w:t>
      </w:r>
      <w:r w:rsidRPr="00AB1781">
        <w:t xml:space="preserve"> </w:t>
      </w:r>
      <w:r w:rsidR="006F62CB">
        <w:t>to</w:t>
      </w:r>
      <w:r w:rsidRPr="00AB1781">
        <w:t xml:space="preserve"> the fool.</w:t>
      </w:r>
    </w:p>
    <w:p w14:paraId="715C828C" w14:textId="51799EBD" w:rsidR="00950468" w:rsidRPr="00AB1781" w:rsidRDefault="006F62CB" w:rsidP="004E0D33">
      <w:pPr>
        <w:pStyle w:val="EnglishHangNoCoptic"/>
      </w:pPr>
      <w:r>
        <w:t>10 I because</w:t>
      </w:r>
      <w:r w:rsidR="00950468" w:rsidRPr="00AB1781">
        <w:t xml:space="preserve"> dumb and </w:t>
      </w:r>
      <w:r>
        <w:t>did not open my mouth;</w:t>
      </w:r>
    </w:p>
    <w:p w14:paraId="05092149" w14:textId="3C04B00C" w:rsidR="00950468" w:rsidRPr="00AB1781" w:rsidRDefault="00950468" w:rsidP="004E0D33">
      <w:pPr>
        <w:pStyle w:val="EnglishHangEndNoCoptic"/>
      </w:pPr>
      <w:r w:rsidRPr="00AB1781">
        <w:tab/>
      </w:r>
      <w:r w:rsidR="006F62CB">
        <w:t>You are He Who made me</w:t>
      </w:r>
      <w:r w:rsidRPr="00AB1781">
        <w:t>.</w:t>
      </w:r>
    </w:p>
    <w:p w14:paraId="4A4E9AB3" w14:textId="77777777" w:rsidR="00950468" w:rsidRPr="00AB1781" w:rsidRDefault="00950468" w:rsidP="004E0D33">
      <w:pPr>
        <w:pStyle w:val="EnglishHangNoCoptic"/>
      </w:pPr>
      <w:r w:rsidRPr="00AB1781">
        <w:t xml:space="preserve">11 Remove </w:t>
      </w:r>
      <w:r w:rsidR="00E570CB">
        <w:t>Your</w:t>
      </w:r>
      <w:r w:rsidRPr="00AB1781">
        <w:t xml:space="preserve"> scourges from me,</w:t>
      </w:r>
    </w:p>
    <w:p w14:paraId="4491B32C" w14:textId="0FA940D0" w:rsidR="00950468" w:rsidRPr="00AB1781" w:rsidRDefault="00950468" w:rsidP="004E0D33">
      <w:pPr>
        <w:pStyle w:val="EnglishHangEndNoCoptic"/>
      </w:pPr>
      <w:r w:rsidRPr="00AB1781">
        <w:tab/>
        <w:t xml:space="preserve">for I faint at the </w:t>
      </w:r>
      <w:r w:rsidR="006F62CB">
        <w:t>strength</w:t>
      </w:r>
      <w:r w:rsidRPr="00AB1781">
        <w:t xml:space="preserve"> of </w:t>
      </w:r>
      <w:r w:rsidR="00E570CB">
        <w:t>Your</w:t>
      </w:r>
      <w:r w:rsidRPr="00AB1781">
        <w:t xml:space="preserve"> hand.</w:t>
      </w:r>
    </w:p>
    <w:p w14:paraId="24937946" w14:textId="0146207A" w:rsidR="00950468" w:rsidRPr="00AB1781" w:rsidRDefault="00950468" w:rsidP="004E0D33">
      <w:pPr>
        <w:pStyle w:val="EnglishHangNoCoptic"/>
      </w:pPr>
      <w:r w:rsidRPr="00AB1781">
        <w:t xml:space="preserve">12 </w:t>
      </w:r>
      <w:r w:rsidR="006F62CB">
        <w:t>You chasten a man for his transgressions w</w:t>
      </w:r>
      <w:r w:rsidRPr="00AB1781">
        <w:t>ith rebukes,</w:t>
      </w:r>
    </w:p>
    <w:p w14:paraId="47E5ACE3" w14:textId="098CCCA4" w:rsidR="00950468" w:rsidRPr="00AB1781" w:rsidRDefault="00950468" w:rsidP="006F62CB">
      <w:pPr>
        <w:pStyle w:val="EnglishHangNoCoptic"/>
      </w:pPr>
      <w:r w:rsidRPr="00AB1781">
        <w:tab/>
        <w:t>a</w:t>
      </w:r>
      <w:r w:rsidR="006F62CB">
        <w:t>nd melt his soul like a spider’s web;</w:t>
      </w:r>
    </w:p>
    <w:p w14:paraId="512650F0" w14:textId="4991E46B" w:rsidR="00950468" w:rsidRPr="00AB1781" w:rsidRDefault="002538F7" w:rsidP="004E0D33">
      <w:pPr>
        <w:pStyle w:val="EnglishHangEndNoCoptic"/>
      </w:pPr>
      <w:r>
        <w:tab/>
        <w:t>y</w:t>
      </w:r>
      <w:r w:rsidR="00950468" w:rsidRPr="00AB1781">
        <w:t xml:space="preserve">et every man </w:t>
      </w:r>
      <w:r w:rsidR="006F62CB">
        <w:t xml:space="preserve">stirs </w:t>
      </w:r>
      <w:r w:rsidR="00950468" w:rsidRPr="00AB1781">
        <w:t xml:space="preserve">himself </w:t>
      </w:r>
      <w:r w:rsidR="006F62CB">
        <w:t xml:space="preserve">up </w:t>
      </w:r>
      <w:r w:rsidR="00950468" w:rsidRPr="00AB1781">
        <w:t xml:space="preserve">in vain. </w:t>
      </w:r>
      <w:r w:rsidR="00950468" w:rsidRPr="00AB1781">
        <w:rPr>
          <w:i/>
        </w:rPr>
        <w:t>(Pause)</w:t>
      </w:r>
    </w:p>
    <w:p w14:paraId="45FBE42C" w14:textId="1FF3CD7C" w:rsidR="00950468" w:rsidRPr="00AB1781" w:rsidRDefault="00950468" w:rsidP="004E0D33">
      <w:pPr>
        <w:pStyle w:val="EnglishHangNoCoptic"/>
      </w:pPr>
      <w:r w:rsidRPr="00AB1781">
        <w:t xml:space="preserve">13 </w:t>
      </w:r>
      <w:r w:rsidR="006F62CB">
        <w:t>“</w:t>
      </w:r>
      <w:r w:rsidRPr="00AB1781">
        <w:t>Hear my prayer, O Lord,</w:t>
      </w:r>
    </w:p>
    <w:p w14:paraId="6B6D55C8" w14:textId="636F496B" w:rsidR="00950468" w:rsidRPr="00AB1781" w:rsidRDefault="00950468" w:rsidP="004E0D33">
      <w:pPr>
        <w:pStyle w:val="EnglishHangNoCoptic"/>
      </w:pPr>
      <w:r w:rsidRPr="00AB1781">
        <w:tab/>
        <w:t xml:space="preserve">and give ear to my </w:t>
      </w:r>
      <w:r w:rsidR="002538F7">
        <w:t>supplication</w:t>
      </w:r>
      <w:r w:rsidRPr="00AB1781">
        <w:t>;</w:t>
      </w:r>
    </w:p>
    <w:p w14:paraId="5C80C5C7" w14:textId="29704CC5" w:rsidR="00950468" w:rsidRPr="00AB1781" w:rsidRDefault="00950468" w:rsidP="004E0D33">
      <w:pPr>
        <w:pStyle w:val="EnglishHangNoCoptic"/>
      </w:pPr>
      <w:r w:rsidRPr="00AB1781">
        <w:tab/>
      </w:r>
      <w:r w:rsidR="006F62CB">
        <w:t>do not be</w:t>
      </w:r>
      <w:r w:rsidRPr="00AB1781">
        <w:t xml:space="preserve"> silent at my tears.</w:t>
      </w:r>
    </w:p>
    <w:p w14:paraId="53304154" w14:textId="0D5EBFAD" w:rsidR="00950468" w:rsidRPr="00AB1781" w:rsidRDefault="00950468" w:rsidP="004E0D33">
      <w:pPr>
        <w:pStyle w:val="EnglishHangNoCoptic"/>
      </w:pPr>
      <w:r w:rsidRPr="00AB1781">
        <w:tab/>
        <w:t xml:space="preserve">For I am a </w:t>
      </w:r>
      <w:r w:rsidR="006F62CB">
        <w:t>sojourner</w:t>
      </w:r>
      <w:r w:rsidRPr="00AB1781">
        <w:t xml:space="preserve"> </w:t>
      </w:r>
      <w:r w:rsidR="006F62CB">
        <w:t>before</w:t>
      </w:r>
      <w:r w:rsidRPr="00AB1781">
        <w:t xml:space="preserve"> </w:t>
      </w:r>
      <w:r w:rsidR="001040C8">
        <w:t>You</w:t>
      </w:r>
      <w:r w:rsidR="006F62CB">
        <w:t>,</w:t>
      </w:r>
    </w:p>
    <w:p w14:paraId="7D470BC7" w14:textId="12DF1105" w:rsidR="00950468" w:rsidRPr="00AB1781" w:rsidRDefault="00950468" w:rsidP="004E0D33">
      <w:pPr>
        <w:pStyle w:val="EnglishHangEndNoCoptic"/>
      </w:pPr>
      <w:r w:rsidRPr="00AB1781">
        <w:tab/>
      </w:r>
      <w:r w:rsidR="006F62CB">
        <w:t xml:space="preserve">and a stranger, </w:t>
      </w:r>
      <w:r w:rsidRPr="00AB1781">
        <w:t>as all my fathers were.</w:t>
      </w:r>
    </w:p>
    <w:p w14:paraId="299BD073" w14:textId="2EE84CD8" w:rsidR="00950468" w:rsidRPr="00AB1781" w:rsidRDefault="00950468" w:rsidP="004E0D33">
      <w:pPr>
        <w:pStyle w:val="EnglishHangNoCoptic"/>
      </w:pPr>
      <w:r w:rsidRPr="00AB1781">
        <w:t xml:space="preserve">14 </w:t>
      </w:r>
      <w:r w:rsidR="006F62CB">
        <w:t>Let me be</w:t>
      </w:r>
      <w:r w:rsidRPr="00AB1781">
        <w:t xml:space="preserve">, that I may </w:t>
      </w:r>
      <w:r w:rsidR="006F62CB">
        <w:t>revive</w:t>
      </w:r>
      <w:r w:rsidRPr="00AB1781">
        <w:t>,</w:t>
      </w:r>
    </w:p>
    <w:p w14:paraId="599888B1" w14:textId="0DFF8B42" w:rsidR="00950468" w:rsidRPr="004E0D33" w:rsidRDefault="00950468" w:rsidP="004E0D33">
      <w:pPr>
        <w:pStyle w:val="EnglishHangEndNoCoptic"/>
      </w:pPr>
      <w:r w:rsidRPr="00AB1781">
        <w:tab/>
        <w:t>before I depart and exist no more.</w:t>
      </w:r>
      <w:r w:rsidR="006F62CB">
        <w:t>”</w:t>
      </w:r>
    </w:p>
    <w:p w14:paraId="4BC0E1FD" w14:textId="439B8E95" w:rsidR="00950468" w:rsidRPr="004E0D33" w:rsidRDefault="004E0D33" w:rsidP="00BF0205">
      <w:pPr>
        <w:pStyle w:val="Heading4"/>
      </w:pPr>
      <w:r>
        <w:t>Psalm</w:t>
      </w:r>
      <w:r w:rsidR="00950468" w:rsidRPr="00AB1781">
        <w:t xml:space="preserve"> 39</w:t>
      </w:r>
      <w:r>
        <w:t xml:space="preserve">: </w:t>
      </w:r>
      <w:r w:rsidR="009216DA">
        <w:t>“</w:t>
      </w:r>
      <w:r>
        <w:t xml:space="preserve">I waited </w:t>
      </w:r>
      <w:r w:rsidR="009216DA">
        <w:t>patiently</w:t>
      </w:r>
      <w:r>
        <w:t xml:space="preserve"> for the Lord</w:t>
      </w:r>
      <w:r w:rsidR="009216DA">
        <w:t>”</w:t>
      </w:r>
    </w:p>
    <w:p w14:paraId="41AA9222" w14:textId="77777777" w:rsidR="00950468" w:rsidRPr="007A1A59" w:rsidRDefault="00950468" w:rsidP="007A1A59">
      <w:pPr>
        <w:jc w:val="center"/>
        <w:rPr>
          <w:b/>
        </w:rPr>
      </w:pPr>
      <w:r w:rsidRPr="007A1A59">
        <w:rPr>
          <w:b/>
        </w:rPr>
        <w:t>A New Song: Praise to our God</w:t>
      </w:r>
    </w:p>
    <w:p w14:paraId="47B4F96B" w14:textId="77777777" w:rsidR="00950468" w:rsidRPr="007A1A59" w:rsidRDefault="00950468" w:rsidP="007A1A59">
      <w:pPr>
        <w:jc w:val="center"/>
        <w:rPr>
          <w:b/>
        </w:rPr>
      </w:pPr>
      <w:r w:rsidRPr="007A1A59">
        <w:rPr>
          <w:b/>
        </w:rPr>
        <w:t xml:space="preserve">A Body Prepared for the Redeemer: I come to do </w:t>
      </w:r>
      <w:r w:rsidR="00E570CB">
        <w:rPr>
          <w:b/>
        </w:rPr>
        <w:t>Your</w:t>
      </w:r>
      <w:r w:rsidRPr="007A1A59">
        <w:rPr>
          <w:b/>
        </w:rPr>
        <w:t xml:space="preserve"> w</w:t>
      </w:r>
      <w:r w:rsidR="007A1A59">
        <w:rPr>
          <w:b/>
        </w:rPr>
        <w:t>i</w:t>
      </w:r>
      <w:r w:rsidRPr="007A1A59">
        <w:rPr>
          <w:b/>
        </w:rPr>
        <w:t>ll</w:t>
      </w:r>
    </w:p>
    <w:p w14:paraId="04D15A43" w14:textId="77777777" w:rsidR="00950468" w:rsidRPr="00AB1781" w:rsidRDefault="00950468" w:rsidP="004E0D33">
      <w:pPr>
        <w:pStyle w:val="Rubric"/>
      </w:pPr>
      <w:r w:rsidRPr="00AB1781">
        <w:t>1 (A Psalm by David)</w:t>
      </w:r>
    </w:p>
    <w:p w14:paraId="6E806E64" w14:textId="0D0C8F7A" w:rsidR="00950468" w:rsidRPr="00AB1781" w:rsidRDefault="00950468" w:rsidP="004E0D33">
      <w:pPr>
        <w:pStyle w:val="EnglishHangNoCoptic"/>
      </w:pPr>
      <w:r w:rsidRPr="00AB1781">
        <w:t xml:space="preserve">2 I waited </w:t>
      </w:r>
      <w:r w:rsidR="00B04094">
        <w:t>patiently</w:t>
      </w:r>
      <w:r w:rsidRPr="00AB1781">
        <w:t xml:space="preserve"> for the Lord,</w:t>
      </w:r>
    </w:p>
    <w:p w14:paraId="5017D90E" w14:textId="220D3E6B" w:rsidR="00950468" w:rsidRPr="00AB1781" w:rsidRDefault="00950468" w:rsidP="004E0D33">
      <w:pPr>
        <w:pStyle w:val="EnglishHangEndNoCoptic"/>
      </w:pPr>
      <w:r w:rsidRPr="00AB1781">
        <w:tab/>
        <w:t xml:space="preserve">and He attended to me and heard my </w:t>
      </w:r>
      <w:r w:rsidR="002538F7">
        <w:t>supplication</w:t>
      </w:r>
      <w:r w:rsidRPr="00AB1781">
        <w:t>.</w:t>
      </w:r>
    </w:p>
    <w:p w14:paraId="3DEEC920" w14:textId="77777777" w:rsidR="00950468" w:rsidRPr="00AB1781" w:rsidRDefault="00950468" w:rsidP="004E0D33">
      <w:pPr>
        <w:pStyle w:val="EnglishHangNoCoptic"/>
      </w:pPr>
      <w:r w:rsidRPr="00AB1781">
        <w:t>3 And He brought me up out of the pit of misery</w:t>
      </w:r>
    </w:p>
    <w:p w14:paraId="0CA69EB4" w14:textId="77777777" w:rsidR="00950468" w:rsidRPr="00AB1781" w:rsidRDefault="00950468" w:rsidP="004E0D33">
      <w:pPr>
        <w:pStyle w:val="EnglishHangNoCoptic"/>
      </w:pPr>
      <w:r w:rsidRPr="00AB1781">
        <w:tab/>
        <w:t>and from the miry clay,</w:t>
      </w:r>
    </w:p>
    <w:p w14:paraId="6F231D34" w14:textId="69123819" w:rsidR="00950468" w:rsidRPr="00AB1781" w:rsidRDefault="00950468" w:rsidP="004E0D33">
      <w:pPr>
        <w:pStyle w:val="EnglishHangEndNoCoptic"/>
      </w:pPr>
      <w:r w:rsidRPr="00AB1781">
        <w:tab/>
        <w:t xml:space="preserve">and </w:t>
      </w:r>
      <w:r w:rsidR="00D72FDC">
        <w:t xml:space="preserve">has </w:t>
      </w:r>
      <w:r w:rsidRPr="00AB1781">
        <w:t>He set my feet on a rock</w:t>
      </w:r>
      <w:r w:rsidR="00D51613">
        <w:t>,</w:t>
      </w:r>
      <w:r w:rsidRPr="00AB1781">
        <w:t xml:space="preserve"> and </w:t>
      </w:r>
      <w:r w:rsidR="00D72FDC">
        <w:t xml:space="preserve">has </w:t>
      </w:r>
      <w:r w:rsidRPr="00AB1781">
        <w:t>directed my steps.</w:t>
      </w:r>
    </w:p>
    <w:p w14:paraId="31244E79" w14:textId="77777777" w:rsidR="00950468" w:rsidRPr="00AB1781" w:rsidRDefault="00950468" w:rsidP="004E0D33">
      <w:pPr>
        <w:pStyle w:val="EnglishHangNoCoptic"/>
      </w:pPr>
      <w:r w:rsidRPr="00AB1781">
        <w:t>4 And He has put a new song in my mouth,</w:t>
      </w:r>
    </w:p>
    <w:p w14:paraId="58E35817" w14:textId="3111139A" w:rsidR="00950468" w:rsidRPr="00AB1781" w:rsidRDefault="00950468" w:rsidP="004E0D33">
      <w:pPr>
        <w:pStyle w:val="EnglishHangNoCoptic"/>
      </w:pPr>
      <w:r w:rsidRPr="00AB1781">
        <w:tab/>
      </w:r>
      <w:r w:rsidR="00D51613">
        <w:t xml:space="preserve">a hymn </w:t>
      </w:r>
      <w:r w:rsidRPr="00AB1781">
        <w:t>to our God.</w:t>
      </w:r>
      <w:r w:rsidRPr="00AB1781">
        <w:rPr>
          <w:rStyle w:val="FootnoteReference"/>
        </w:rPr>
        <w:footnoteReference w:id="228"/>
      </w:r>
    </w:p>
    <w:p w14:paraId="24B745EB" w14:textId="77777777" w:rsidR="00950468" w:rsidRPr="00AB1781" w:rsidRDefault="00950468" w:rsidP="004E0D33">
      <w:pPr>
        <w:pStyle w:val="EnglishHangNoCoptic"/>
      </w:pPr>
      <w:r w:rsidRPr="00AB1781">
        <w:tab/>
        <w:t>Many will see and fear,</w:t>
      </w:r>
    </w:p>
    <w:p w14:paraId="260220DD" w14:textId="47C0620E" w:rsidR="00950468" w:rsidRPr="00AB1781" w:rsidRDefault="00950468" w:rsidP="004E0D33">
      <w:pPr>
        <w:pStyle w:val="EnglishHangEndNoCoptic"/>
      </w:pPr>
      <w:r w:rsidRPr="00AB1781">
        <w:tab/>
        <w:t xml:space="preserve">and will </w:t>
      </w:r>
      <w:r w:rsidR="00D51613">
        <w:t>put their hope</w:t>
      </w:r>
      <w:r w:rsidRPr="00AB1781">
        <w:t xml:space="preserve"> in the Lord.</w:t>
      </w:r>
    </w:p>
    <w:p w14:paraId="3AB3859E" w14:textId="77777777" w:rsidR="00950468" w:rsidRPr="00AB1781" w:rsidRDefault="00950468" w:rsidP="004E0D33">
      <w:pPr>
        <w:pStyle w:val="EnglishHangNoCoptic"/>
      </w:pPr>
      <w:r w:rsidRPr="00AB1781">
        <w:lastRenderedPageBreak/>
        <w:t>5 Blessed is the man</w:t>
      </w:r>
    </w:p>
    <w:p w14:paraId="1419D53E" w14:textId="26960D66" w:rsidR="00950468" w:rsidRPr="00AB1781" w:rsidRDefault="00D51613" w:rsidP="004E0D33">
      <w:pPr>
        <w:pStyle w:val="EnglishHangNoCoptic"/>
      </w:pPr>
      <w:r>
        <w:tab/>
        <w:t>whose hope is the N</w:t>
      </w:r>
      <w:r w:rsidR="00950468" w:rsidRPr="00AB1781">
        <w:t>ame of the Lord,</w:t>
      </w:r>
    </w:p>
    <w:p w14:paraId="3E167301" w14:textId="77777777" w:rsidR="00950468" w:rsidRPr="00AB1781" w:rsidRDefault="00950468" w:rsidP="004E0D33">
      <w:pPr>
        <w:pStyle w:val="EnglishHangNoCoptic"/>
      </w:pPr>
      <w:r w:rsidRPr="00AB1781">
        <w:tab/>
        <w:t>and who pays no regard to vanities</w:t>
      </w:r>
    </w:p>
    <w:p w14:paraId="7E46D223" w14:textId="77777777" w:rsidR="00950468" w:rsidRPr="004E0D33" w:rsidRDefault="00950468" w:rsidP="004E0D33">
      <w:pPr>
        <w:pStyle w:val="EnglishHangEndNoCoptic"/>
      </w:pPr>
      <w:r w:rsidRPr="00AB1781">
        <w:tab/>
        <w:t>or mad delusions.</w:t>
      </w:r>
    </w:p>
    <w:p w14:paraId="7DF894AD" w14:textId="2E006796" w:rsidR="00950468" w:rsidRPr="00AB1781" w:rsidRDefault="00950468" w:rsidP="004E0D33">
      <w:pPr>
        <w:pStyle w:val="EnglishHangNoCoptic"/>
      </w:pPr>
      <w:r w:rsidRPr="00AB1781">
        <w:t xml:space="preserve">6 Many are </w:t>
      </w:r>
      <w:r w:rsidR="00E570CB">
        <w:t>Your</w:t>
      </w:r>
      <w:r w:rsidRPr="00AB1781">
        <w:t xml:space="preserve"> works</w:t>
      </w:r>
      <w:r w:rsidR="00D51613">
        <w:t>, O Lord my God,</w:t>
      </w:r>
    </w:p>
    <w:p w14:paraId="446CBCBD" w14:textId="1C9D5969" w:rsidR="00950468" w:rsidRPr="00AB1781" w:rsidRDefault="00950468" w:rsidP="004E0D33">
      <w:pPr>
        <w:pStyle w:val="EnglishHangNoCoptic"/>
      </w:pPr>
      <w:r w:rsidRPr="00AB1781">
        <w:tab/>
      </w:r>
      <w:r w:rsidR="00D51613">
        <w:t>the wondrous things</w:t>
      </w:r>
      <w:r w:rsidRPr="00AB1781">
        <w:t xml:space="preserve"> </w:t>
      </w:r>
      <w:r w:rsidR="001040C8">
        <w:t>You</w:t>
      </w:r>
      <w:r w:rsidRPr="00AB1781">
        <w:t xml:space="preserve"> </w:t>
      </w:r>
      <w:r w:rsidR="00556387">
        <w:t>have</w:t>
      </w:r>
      <w:r w:rsidRPr="00AB1781">
        <w:t xml:space="preserve"> </w:t>
      </w:r>
      <w:r w:rsidR="00D51613">
        <w:t>made.</w:t>
      </w:r>
    </w:p>
    <w:p w14:paraId="1A917D4C" w14:textId="7AC30880" w:rsidR="00950468" w:rsidRPr="00AB1781" w:rsidRDefault="00950468" w:rsidP="004E0D33">
      <w:pPr>
        <w:pStyle w:val="EnglishHangNoCoptic"/>
      </w:pPr>
      <w:r w:rsidRPr="00AB1781">
        <w:tab/>
      </w:r>
      <w:r w:rsidR="00D51613">
        <w:t>There is no one who can be likened to You</w:t>
      </w:r>
    </w:p>
    <w:p w14:paraId="5A808FE5" w14:textId="0E1D2E6C" w:rsidR="00950468" w:rsidRPr="00AB1781" w:rsidRDefault="00950468" w:rsidP="004E0D33">
      <w:pPr>
        <w:pStyle w:val="EnglishHangNoCoptic"/>
      </w:pPr>
      <w:r w:rsidRPr="00AB1781">
        <w:tab/>
      </w:r>
      <w:r w:rsidR="00D51613">
        <w:t>in Your thoughts</w:t>
      </w:r>
      <w:r w:rsidRPr="00AB1781">
        <w:t>.</w:t>
      </w:r>
    </w:p>
    <w:p w14:paraId="111D2261" w14:textId="77777777" w:rsidR="00950468" w:rsidRPr="00AB1781" w:rsidRDefault="00950468" w:rsidP="004E0D33">
      <w:pPr>
        <w:pStyle w:val="EnglishHangNoCoptic"/>
      </w:pPr>
      <w:r w:rsidRPr="00AB1781">
        <w:tab/>
        <w:t>If I recount or speak of them,</w:t>
      </w:r>
    </w:p>
    <w:p w14:paraId="25BCA314" w14:textId="77777777" w:rsidR="00950468" w:rsidRPr="00AB1781" w:rsidRDefault="00950468" w:rsidP="004E0D33">
      <w:pPr>
        <w:pStyle w:val="EnglishHangEndNoCoptic"/>
      </w:pPr>
      <w:r w:rsidRPr="00AB1781">
        <w:tab/>
        <w:t>they are more than I can tell.</w:t>
      </w:r>
    </w:p>
    <w:p w14:paraId="50C906D0" w14:textId="381D3D40" w:rsidR="00950468" w:rsidRPr="00AB1781" w:rsidRDefault="00950468" w:rsidP="004E0D33">
      <w:pPr>
        <w:pStyle w:val="EnglishHangNoCoptic"/>
      </w:pPr>
      <w:r w:rsidRPr="00AB1781">
        <w:t xml:space="preserve">7 </w:t>
      </w:r>
      <w:r w:rsidR="00D51613">
        <w:t>You have not desired s</w:t>
      </w:r>
      <w:r w:rsidRPr="00AB1781">
        <w:t>acrifice and offering,</w:t>
      </w:r>
      <w:r w:rsidRPr="00AB1781">
        <w:rPr>
          <w:rStyle w:val="FootnoteReference"/>
        </w:rPr>
        <w:footnoteReference w:id="229"/>
      </w:r>
    </w:p>
    <w:p w14:paraId="4B173D84" w14:textId="6F37934F" w:rsidR="00950468" w:rsidRPr="00AB1781" w:rsidRDefault="00950468" w:rsidP="004E0D33">
      <w:pPr>
        <w:pStyle w:val="EnglishHangNoCoptic"/>
      </w:pPr>
      <w:r w:rsidRPr="00AB1781">
        <w:tab/>
        <w:t xml:space="preserve">but </w:t>
      </w:r>
      <w:r w:rsidR="00D51613">
        <w:t xml:space="preserve">You have prepared </w:t>
      </w:r>
      <w:r w:rsidRPr="00AB1781">
        <w:t>a body for me.</w:t>
      </w:r>
    </w:p>
    <w:p w14:paraId="559FD6A1" w14:textId="089BC6F8" w:rsidR="00950468" w:rsidRPr="00AB1781" w:rsidRDefault="00950468" w:rsidP="004E0D33">
      <w:pPr>
        <w:pStyle w:val="EnglishHangNoCoptic"/>
      </w:pPr>
      <w:r w:rsidRPr="00AB1781">
        <w:tab/>
      </w:r>
      <w:r w:rsidR="00D51613">
        <w:t>You have not required</w:t>
      </w:r>
    </w:p>
    <w:p w14:paraId="6FF9CAFB" w14:textId="319BE659" w:rsidR="00950468" w:rsidRPr="00AB1781" w:rsidRDefault="00950468" w:rsidP="004E0D33">
      <w:pPr>
        <w:pStyle w:val="EnglishHangEndNoCoptic"/>
      </w:pPr>
      <w:r w:rsidRPr="00AB1781">
        <w:tab/>
      </w:r>
      <w:r w:rsidR="00D51613">
        <w:t xml:space="preserve">whole burnt offerings and sin </w:t>
      </w:r>
      <w:r w:rsidR="00D51613" w:rsidRPr="00AB1781">
        <w:t>offerings</w:t>
      </w:r>
      <w:r w:rsidRPr="00AB1781">
        <w:t>.</w:t>
      </w:r>
    </w:p>
    <w:p w14:paraId="5CECFFFC" w14:textId="56986C05" w:rsidR="00950468" w:rsidRPr="00AB1781" w:rsidRDefault="00D51613" w:rsidP="004E0D33">
      <w:pPr>
        <w:pStyle w:val="EnglishHangNoCoptic"/>
      </w:pPr>
      <w:r>
        <w:t>8 Then I said, “Behold</w:t>
      </w:r>
      <w:r w:rsidR="00950468" w:rsidRPr="00AB1781">
        <w:t>, I come</w:t>
      </w:r>
    </w:p>
    <w:p w14:paraId="0B2549AE" w14:textId="74EE1449" w:rsidR="00950468" w:rsidRPr="00AB1781" w:rsidRDefault="00950468" w:rsidP="004E0D33">
      <w:pPr>
        <w:pStyle w:val="EnglishHangEndNoCoptic"/>
      </w:pPr>
      <w:r w:rsidRPr="00AB1781">
        <w:tab/>
        <w:t>(</w:t>
      </w:r>
      <w:r w:rsidR="00D51613">
        <w:t>it is written of me on a scroll of a book</w:t>
      </w:r>
      <w:r w:rsidRPr="00AB1781">
        <w:t>)</w:t>
      </w:r>
    </w:p>
    <w:p w14:paraId="79957C0B" w14:textId="7B3767AA" w:rsidR="00950468" w:rsidRPr="00AB1781" w:rsidRDefault="00950468" w:rsidP="00D51613">
      <w:pPr>
        <w:pStyle w:val="EnglishHangNoCoptic"/>
      </w:pPr>
      <w:r w:rsidRPr="00AB1781">
        <w:t xml:space="preserve">9 </w:t>
      </w:r>
      <w:r w:rsidR="00D51613">
        <w:t xml:space="preserve">I desire </w:t>
      </w:r>
      <w:r w:rsidRPr="00AB1781">
        <w:t xml:space="preserve">to do </w:t>
      </w:r>
      <w:r w:rsidR="00E570CB">
        <w:t>Your</w:t>
      </w:r>
      <w:r w:rsidRPr="00AB1781">
        <w:t xml:space="preserve"> will, O my God!</w:t>
      </w:r>
      <w:r w:rsidRPr="00AB1781">
        <w:rPr>
          <w:rStyle w:val="FootnoteReference"/>
        </w:rPr>
        <w:footnoteReference w:id="230"/>
      </w:r>
    </w:p>
    <w:p w14:paraId="76C4AEAC" w14:textId="25E88682" w:rsidR="00950468" w:rsidRPr="00AB1781" w:rsidRDefault="00D51613" w:rsidP="004E0D33">
      <w:pPr>
        <w:pStyle w:val="EnglishHangEndNoCoptic"/>
      </w:pPr>
      <w:r>
        <w:tab/>
      </w:r>
      <w:r w:rsidR="00E570CB">
        <w:t>Your</w:t>
      </w:r>
      <w:r w:rsidR="00950468" w:rsidRPr="00AB1781">
        <w:t xml:space="preserve"> law is within my heart.</w:t>
      </w:r>
      <w:r>
        <w:t>”</w:t>
      </w:r>
    </w:p>
    <w:p w14:paraId="726E0646" w14:textId="2207B827" w:rsidR="00950468" w:rsidRPr="00AB1781" w:rsidRDefault="00950468" w:rsidP="004E0D33">
      <w:pPr>
        <w:pStyle w:val="EnglishHangNoCoptic"/>
      </w:pPr>
      <w:r w:rsidRPr="00AB1781">
        <w:t xml:space="preserve">10 I have </w:t>
      </w:r>
      <w:r w:rsidR="00214049">
        <w:t>proclaimed</w:t>
      </w:r>
      <w:r w:rsidRPr="00AB1781">
        <w:t xml:space="preserve"> righteousness</w:t>
      </w:r>
    </w:p>
    <w:p w14:paraId="01F3AD22" w14:textId="3E632151" w:rsidR="00950468" w:rsidRPr="00AB1781" w:rsidRDefault="00950468" w:rsidP="004E0D33">
      <w:pPr>
        <w:pStyle w:val="EnglishHangNoCoptic"/>
      </w:pPr>
      <w:r w:rsidRPr="00AB1781">
        <w:tab/>
        <w:t xml:space="preserve">in the great </w:t>
      </w:r>
      <w:r w:rsidR="00214049">
        <w:t>assembly</w:t>
      </w:r>
      <w:r w:rsidRPr="00AB1781">
        <w:t>.</w:t>
      </w:r>
      <w:r w:rsidRPr="00AB1781">
        <w:rPr>
          <w:rStyle w:val="FootnoteReference"/>
        </w:rPr>
        <w:footnoteReference w:id="231"/>
      </w:r>
    </w:p>
    <w:p w14:paraId="7C45B502" w14:textId="77777777" w:rsidR="00950468" w:rsidRPr="00AB1781" w:rsidRDefault="00950468" w:rsidP="004E0D33">
      <w:pPr>
        <w:pStyle w:val="EnglishHangNoCoptic"/>
      </w:pPr>
      <w:r w:rsidRPr="00AB1781">
        <w:tab/>
        <w:t>I will not restrain my lips;</w:t>
      </w:r>
    </w:p>
    <w:p w14:paraId="193E0EC2" w14:textId="5A66C58A" w:rsidR="00950468" w:rsidRPr="00AB1781" w:rsidRDefault="00950468" w:rsidP="004E0D33">
      <w:pPr>
        <w:pStyle w:val="EnglishHangEndNoCoptic"/>
      </w:pPr>
      <w:r w:rsidRPr="00AB1781">
        <w:tab/>
      </w:r>
      <w:r w:rsidR="00214049">
        <w:t xml:space="preserve">O Lord, </w:t>
      </w:r>
      <w:r w:rsidR="001040C8">
        <w:t>You</w:t>
      </w:r>
      <w:r w:rsidRPr="00AB1781">
        <w:t xml:space="preserve"> </w:t>
      </w:r>
      <w:r w:rsidR="001040C8">
        <w:t>know</w:t>
      </w:r>
      <w:r w:rsidR="000F12A5">
        <w:rPr>
          <w:rStyle w:val="FootnoteReference"/>
        </w:rPr>
        <w:footnoteReference w:id="232"/>
      </w:r>
      <w:r w:rsidRPr="00AB1781">
        <w:t>.</w:t>
      </w:r>
    </w:p>
    <w:p w14:paraId="7CC8EAC9" w14:textId="77777777" w:rsidR="00950468" w:rsidRPr="00AB1781" w:rsidRDefault="00950468" w:rsidP="004E0D33">
      <w:pPr>
        <w:pStyle w:val="EnglishHangNoCoptic"/>
      </w:pPr>
      <w:r w:rsidRPr="00AB1781">
        <w:t xml:space="preserve">11 I have not hidden </w:t>
      </w:r>
      <w:r w:rsidR="00E570CB">
        <w:t>Your</w:t>
      </w:r>
      <w:r w:rsidRPr="00AB1781">
        <w:t xml:space="preserve"> righteousness</w:t>
      </w:r>
    </w:p>
    <w:p w14:paraId="42E417B5" w14:textId="77777777" w:rsidR="00950468" w:rsidRPr="00AB1781" w:rsidRDefault="00950468" w:rsidP="004E0D33">
      <w:pPr>
        <w:pStyle w:val="EnglishHangNoCoptic"/>
      </w:pPr>
      <w:r w:rsidRPr="00AB1781">
        <w:tab/>
        <w:t>within my heart;</w:t>
      </w:r>
    </w:p>
    <w:p w14:paraId="436E49CE" w14:textId="77777777" w:rsidR="00950468" w:rsidRPr="00AB1781" w:rsidRDefault="00950468" w:rsidP="004E0D33">
      <w:pPr>
        <w:pStyle w:val="EnglishHangNoCoptic"/>
      </w:pPr>
      <w:r w:rsidRPr="00AB1781">
        <w:tab/>
        <w:t xml:space="preserve">I have declared </w:t>
      </w:r>
      <w:r w:rsidR="00E570CB">
        <w:t>Your</w:t>
      </w:r>
      <w:r w:rsidRPr="00AB1781">
        <w:t xml:space="preserve"> truth and </w:t>
      </w:r>
      <w:r w:rsidR="00E570CB">
        <w:t>Your</w:t>
      </w:r>
      <w:r w:rsidRPr="00AB1781">
        <w:t xml:space="preserve"> salvation.</w:t>
      </w:r>
    </w:p>
    <w:p w14:paraId="79122F83" w14:textId="77777777" w:rsidR="00950468" w:rsidRPr="00AB1781" w:rsidRDefault="00950468" w:rsidP="004E0D33">
      <w:pPr>
        <w:pStyle w:val="EnglishHangNoCoptic"/>
      </w:pPr>
      <w:r w:rsidRPr="00AB1781">
        <w:tab/>
        <w:t xml:space="preserve">I have not hidden </w:t>
      </w:r>
      <w:r w:rsidR="00E570CB">
        <w:t>Your</w:t>
      </w:r>
      <w:r w:rsidRPr="00AB1781">
        <w:t xml:space="preserve"> mercy and </w:t>
      </w:r>
      <w:r w:rsidR="00E570CB">
        <w:t>Your</w:t>
      </w:r>
      <w:r w:rsidRPr="00AB1781">
        <w:t xml:space="preserve"> truth</w:t>
      </w:r>
    </w:p>
    <w:p w14:paraId="49B59FF6" w14:textId="47E3F4AE" w:rsidR="00950468" w:rsidRPr="00AB1781" w:rsidRDefault="00214049" w:rsidP="004E0D33">
      <w:pPr>
        <w:pStyle w:val="EnglishHangEndNoCoptic"/>
      </w:pPr>
      <w:r>
        <w:tab/>
        <w:t xml:space="preserve">from the great </w:t>
      </w:r>
      <w:r w:rsidR="0023720F">
        <w:t>congregation</w:t>
      </w:r>
      <w:r w:rsidR="00950468" w:rsidRPr="00AB1781">
        <w:t>.</w:t>
      </w:r>
    </w:p>
    <w:p w14:paraId="57C68572" w14:textId="0B47E3A6" w:rsidR="00950468" w:rsidRPr="00AB1781" w:rsidRDefault="00950468" w:rsidP="004E0D33">
      <w:pPr>
        <w:pStyle w:val="EnglishHangNoCoptic"/>
      </w:pPr>
      <w:r w:rsidRPr="00AB1781">
        <w:t xml:space="preserve">12 </w:t>
      </w:r>
      <w:r w:rsidR="0023720F">
        <w:t>Do not remove</w:t>
      </w:r>
      <w:r w:rsidRPr="00AB1781">
        <w:t xml:space="preserve"> then, O Lord,</w:t>
      </w:r>
    </w:p>
    <w:p w14:paraId="75FA4186" w14:textId="77777777" w:rsidR="00950468" w:rsidRPr="00AB1781" w:rsidRDefault="00950468" w:rsidP="004E0D33">
      <w:pPr>
        <w:pStyle w:val="EnglishHangNoCoptic"/>
      </w:pPr>
      <w:r w:rsidRPr="00AB1781">
        <w:tab/>
      </w:r>
      <w:r w:rsidR="00E570CB">
        <w:t>Your</w:t>
      </w:r>
      <w:r w:rsidRPr="00AB1781">
        <w:t xml:space="preserve"> compassion from me;</w:t>
      </w:r>
    </w:p>
    <w:p w14:paraId="1CB0AD17" w14:textId="578E821C" w:rsidR="00950468" w:rsidRPr="00AB1781" w:rsidRDefault="00950468" w:rsidP="004E0D33">
      <w:pPr>
        <w:pStyle w:val="EnglishHangNoCoptic"/>
      </w:pPr>
      <w:r w:rsidRPr="00AB1781">
        <w:tab/>
      </w:r>
      <w:r w:rsidR="0023720F">
        <w:t>may</w:t>
      </w:r>
      <w:r w:rsidRPr="00AB1781">
        <w:t xml:space="preserve"> </w:t>
      </w:r>
      <w:r w:rsidR="00E570CB">
        <w:t>Your</w:t>
      </w:r>
      <w:r w:rsidRPr="00AB1781">
        <w:t xml:space="preserve"> mercy and </w:t>
      </w:r>
      <w:r w:rsidR="00E570CB">
        <w:t>Your</w:t>
      </w:r>
      <w:r w:rsidRPr="00AB1781">
        <w:t xml:space="preserve"> truth</w:t>
      </w:r>
    </w:p>
    <w:p w14:paraId="40ED0520" w14:textId="0637D3FB" w:rsidR="00950468" w:rsidRPr="00AB1781" w:rsidRDefault="00950468" w:rsidP="004E0D33">
      <w:pPr>
        <w:pStyle w:val="EnglishHangEndNoCoptic"/>
      </w:pPr>
      <w:r w:rsidRPr="00AB1781">
        <w:tab/>
      </w:r>
      <w:r w:rsidR="002538F7">
        <w:t>always</w:t>
      </w:r>
      <w:r w:rsidRPr="00AB1781">
        <w:t xml:space="preserve"> </w:t>
      </w:r>
      <w:r w:rsidR="0023720F">
        <w:t>support</w:t>
      </w:r>
      <w:r w:rsidRPr="00AB1781">
        <w:t xml:space="preserve"> me.</w:t>
      </w:r>
    </w:p>
    <w:p w14:paraId="5FEA7830" w14:textId="77777777" w:rsidR="00950468" w:rsidRPr="00AB1781" w:rsidRDefault="00950468" w:rsidP="004E0D33">
      <w:pPr>
        <w:pStyle w:val="EnglishHangNoCoptic"/>
      </w:pPr>
      <w:r w:rsidRPr="00AB1781">
        <w:t>13 For countless evils surround me;</w:t>
      </w:r>
    </w:p>
    <w:p w14:paraId="4111A1EE" w14:textId="562D0341" w:rsidR="00950468" w:rsidRPr="00AB1781" w:rsidRDefault="00950468" w:rsidP="004E0D33">
      <w:pPr>
        <w:pStyle w:val="EnglishHangNoCoptic"/>
      </w:pPr>
      <w:r w:rsidRPr="00AB1781">
        <w:tab/>
        <w:t xml:space="preserve">my </w:t>
      </w:r>
      <w:r w:rsidR="00E34ACE">
        <w:t>transgressions</w:t>
      </w:r>
      <w:r w:rsidRPr="00AB1781">
        <w:t xml:space="preserve"> have caught </w:t>
      </w:r>
      <w:r w:rsidR="00E34ACE">
        <w:t xml:space="preserve">up with </w:t>
      </w:r>
      <w:r w:rsidRPr="00AB1781">
        <w:t>me</w:t>
      </w:r>
      <w:r w:rsidR="00E34ACE">
        <w:t>,</w:t>
      </w:r>
      <w:r w:rsidRPr="00AB1781">
        <w:t xml:space="preserve"> so I cannot </w:t>
      </w:r>
      <w:r w:rsidR="00E34ACE">
        <w:t>see</w:t>
      </w:r>
      <w:r w:rsidRPr="00AB1781">
        <w:t>.</w:t>
      </w:r>
    </w:p>
    <w:p w14:paraId="5C7DEECB" w14:textId="6545600D" w:rsidR="00950468" w:rsidRPr="00AB1781" w:rsidRDefault="00950468" w:rsidP="004E0D33">
      <w:pPr>
        <w:pStyle w:val="EnglishHangNoCoptic"/>
      </w:pPr>
      <w:r w:rsidRPr="00AB1781">
        <w:tab/>
        <w:t xml:space="preserve">They </w:t>
      </w:r>
      <w:r w:rsidR="00050F75">
        <w:t>multiplied</w:t>
      </w:r>
      <w:r w:rsidRPr="00AB1781">
        <w:t xml:space="preserve"> more than the hairs of my head,</w:t>
      </w:r>
    </w:p>
    <w:p w14:paraId="663EB896" w14:textId="77777777" w:rsidR="00950468" w:rsidRPr="00AB1781" w:rsidRDefault="00950468" w:rsidP="004E0D33">
      <w:pPr>
        <w:pStyle w:val="EnglishHangEndNoCoptic"/>
      </w:pPr>
      <w:r w:rsidRPr="00AB1781">
        <w:tab/>
        <w:t>and my heart fails me.</w:t>
      </w:r>
    </w:p>
    <w:p w14:paraId="0F3C4057" w14:textId="77777777" w:rsidR="00950468" w:rsidRPr="00AB1781" w:rsidRDefault="00950468" w:rsidP="004E0D33">
      <w:pPr>
        <w:pStyle w:val="EnglishHangNoCoptic"/>
      </w:pPr>
      <w:r w:rsidRPr="00AB1781">
        <w:lastRenderedPageBreak/>
        <w:t>14 Be pleased, O Lord, to deliver me:</w:t>
      </w:r>
    </w:p>
    <w:p w14:paraId="157D0806" w14:textId="63B4149A" w:rsidR="00950468" w:rsidRPr="00AB1781" w:rsidRDefault="00950468" w:rsidP="004E0D33">
      <w:pPr>
        <w:pStyle w:val="EnglishHangEndNoCoptic"/>
      </w:pPr>
      <w:r w:rsidRPr="00AB1781">
        <w:tab/>
        <w:t xml:space="preserve">O Lord, </w:t>
      </w:r>
      <w:r w:rsidR="00050F75">
        <w:t>be attentive</w:t>
      </w:r>
      <w:r w:rsidRPr="00AB1781">
        <w:t xml:space="preserve"> </w:t>
      </w:r>
      <w:r w:rsidR="00050F75">
        <w:t xml:space="preserve">to </w:t>
      </w:r>
      <w:r w:rsidRPr="00AB1781">
        <w:t>help</w:t>
      </w:r>
      <w:r w:rsidR="00050F75">
        <w:t>ing</w:t>
      </w:r>
      <w:r w:rsidRPr="00AB1781">
        <w:t xml:space="preserve"> me.</w:t>
      </w:r>
    </w:p>
    <w:p w14:paraId="78A98D6B" w14:textId="77777777" w:rsidR="00950468" w:rsidRPr="00AB1781" w:rsidRDefault="00950468" w:rsidP="004E0D33">
      <w:pPr>
        <w:pStyle w:val="EnglishHangNoCoptic"/>
      </w:pPr>
      <w:r w:rsidRPr="00AB1781">
        <w:t>15 Let those who seek to destroy my soul</w:t>
      </w:r>
    </w:p>
    <w:p w14:paraId="1BA32767" w14:textId="190FB8A7" w:rsidR="00950468" w:rsidRPr="00AB1781" w:rsidRDefault="00950468" w:rsidP="004E0D33">
      <w:pPr>
        <w:pStyle w:val="EnglishHangNoCoptic"/>
      </w:pPr>
      <w:r w:rsidRPr="00AB1781">
        <w:tab/>
        <w:t xml:space="preserve">be </w:t>
      </w:r>
      <w:r w:rsidR="00050F75">
        <w:t xml:space="preserve">both </w:t>
      </w:r>
      <w:r w:rsidRPr="00AB1781">
        <w:t>ashamed and confounded;</w:t>
      </w:r>
    </w:p>
    <w:p w14:paraId="5D2B52B0" w14:textId="77777777" w:rsidR="00950468" w:rsidRPr="00AB1781" w:rsidRDefault="00950468" w:rsidP="004E0D33">
      <w:pPr>
        <w:pStyle w:val="EnglishHangNoCoptic"/>
      </w:pPr>
      <w:r w:rsidRPr="00AB1781">
        <w:tab/>
        <w:t>let those who wish me evil</w:t>
      </w:r>
    </w:p>
    <w:p w14:paraId="62101396" w14:textId="77777777" w:rsidR="00950468" w:rsidRPr="004E0D33" w:rsidRDefault="00950468" w:rsidP="004E0D33">
      <w:pPr>
        <w:pStyle w:val="EnglishHangEndNoCoptic"/>
      </w:pPr>
      <w:r w:rsidRPr="00AB1781">
        <w:tab/>
        <w:t>be turned back and put to shame.</w:t>
      </w:r>
    </w:p>
    <w:p w14:paraId="1DCC3FAE" w14:textId="54281929" w:rsidR="00950468" w:rsidRPr="00AB1781" w:rsidRDefault="00050F75" w:rsidP="004E0D33">
      <w:pPr>
        <w:pStyle w:val="EnglishHangNoCoptic"/>
      </w:pPr>
      <w:r>
        <w:t>16</w:t>
      </w:r>
      <w:r w:rsidR="005B3452">
        <w:t xml:space="preserve"> Let those who say to me, “good!</w:t>
      </w:r>
      <w:r>
        <w:t xml:space="preserve"> good!”</w:t>
      </w:r>
      <w:r w:rsidR="005B3452">
        <w:rPr>
          <w:rStyle w:val="FootnoteReference"/>
        </w:rPr>
        <w:footnoteReference w:id="233"/>
      </w:r>
    </w:p>
    <w:p w14:paraId="3FB3B60D" w14:textId="78545F25" w:rsidR="00950468" w:rsidRPr="00AB1781" w:rsidRDefault="00950468" w:rsidP="004E0D33">
      <w:pPr>
        <w:pStyle w:val="EnglishHangEndNoCoptic"/>
      </w:pPr>
      <w:r w:rsidRPr="00AB1781">
        <w:tab/>
      </w:r>
      <w:r w:rsidR="00050F75">
        <w:t>immediately</w:t>
      </w:r>
      <w:r w:rsidRPr="00AB1781">
        <w:t xml:space="preserve"> </w:t>
      </w:r>
      <w:r w:rsidR="00050F75">
        <w:t>receive</w:t>
      </w:r>
      <w:r w:rsidRPr="00AB1781">
        <w:t xml:space="preserve"> their shame.</w:t>
      </w:r>
    </w:p>
    <w:p w14:paraId="6C5BE145" w14:textId="24521889" w:rsidR="00950468" w:rsidRPr="00AB1781" w:rsidRDefault="00950468" w:rsidP="004E0D33">
      <w:pPr>
        <w:pStyle w:val="EnglishHangNoCoptic"/>
      </w:pPr>
      <w:r w:rsidRPr="00AB1781">
        <w:t xml:space="preserve">17 </w:t>
      </w:r>
      <w:r w:rsidR="00050F75">
        <w:t>May</w:t>
      </w:r>
      <w:r w:rsidRPr="00AB1781">
        <w:t xml:space="preserve"> all who seek </w:t>
      </w:r>
      <w:r w:rsidR="001040C8">
        <w:t>You</w:t>
      </w:r>
      <w:r w:rsidR="00050F75">
        <w:t>, O Lord,</w:t>
      </w:r>
    </w:p>
    <w:p w14:paraId="1BDDF806" w14:textId="2F567EFA" w:rsidR="00950468" w:rsidRPr="00AB1781" w:rsidRDefault="00950468" w:rsidP="004E0D33">
      <w:pPr>
        <w:pStyle w:val="EnglishHangNoCoptic"/>
      </w:pPr>
      <w:r w:rsidRPr="00AB1781">
        <w:tab/>
      </w:r>
      <w:r w:rsidR="00050F75">
        <w:t xml:space="preserve">greatly rejoice </w:t>
      </w:r>
      <w:r w:rsidRPr="00AB1781">
        <w:t xml:space="preserve">and be glad in </w:t>
      </w:r>
      <w:r w:rsidR="001040C8">
        <w:t>You</w:t>
      </w:r>
      <w:r w:rsidRPr="00AB1781">
        <w:t>;</w:t>
      </w:r>
    </w:p>
    <w:p w14:paraId="2D80BDA5" w14:textId="77777777" w:rsidR="00950468" w:rsidRPr="00AB1781" w:rsidRDefault="00950468" w:rsidP="004E0D33">
      <w:pPr>
        <w:pStyle w:val="EnglishHangNoCoptic"/>
      </w:pPr>
      <w:r w:rsidRPr="00AB1781">
        <w:tab/>
        <w:t xml:space="preserve">and let those who love </w:t>
      </w:r>
      <w:r w:rsidR="00E570CB">
        <w:t>Your</w:t>
      </w:r>
      <w:r w:rsidRPr="00AB1781">
        <w:t xml:space="preserve"> salvation</w:t>
      </w:r>
    </w:p>
    <w:p w14:paraId="3EF83703" w14:textId="63A55AEA" w:rsidR="00950468" w:rsidRPr="00AB1781" w:rsidRDefault="00050F75" w:rsidP="004E0D33">
      <w:pPr>
        <w:pStyle w:val="EnglishHangEndNoCoptic"/>
      </w:pPr>
      <w:r>
        <w:tab/>
        <w:t>say continually, “</w:t>
      </w:r>
      <w:r w:rsidR="00950468" w:rsidRPr="00AB1781">
        <w:t>The Lord be magnifie</w:t>
      </w:r>
      <w:r>
        <w:t>d!”</w:t>
      </w:r>
    </w:p>
    <w:p w14:paraId="53634049" w14:textId="77777777" w:rsidR="00950468" w:rsidRPr="00AB1781" w:rsidRDefault="00950468" w:rsidP="004E0D33">
      <w:pPr>
        <w:pStyle w:val="EnglishHangNoCoptic"/>
      </w:pPr>
      <w:r w:rsidRPr="00AB1781">
        <w:t>18 But I am poor and needy;</w:t>
      </w:r>
    </w:p>
    <w:p w14:paraId="21A61454" w14:textId="427B5CCB" w:rsidR="00950468" w:rsidRPr="00AB1781" w:rsidRDefault="00950468" w:rsidP="004E0D33">
      <w:pPr>
        <w:pStyle w:val="EnglishHangNoCoptic"/>
      </w:pPr>
      <w:r w:rsidRPr="00AB1781">
        <w:tab/>
        <w:t xml:space="preserve">the Lord will </w:t>
      </w:r>
      <w:r w:rsidR="00050F75">
        <w:t>take care of</w:t>
      </w:r>
      <w:r w:rsidRPr="00AB1781">
        <w:t xml:space="preserve"> me.</w:t>
      </w:r>
    </w:p>
    <w:p w14:paraId="7B668BE4" w14:textId="77777777" w:rsidR="00950468" w:rsidRPr="00AB1781" w:rsidRDefault="00950468" w:rsidP="004E0D33">
      <w:pPr>
        <w:pStyle w:val="EnglishHangNoCoptic"/>
      </w:pPr>
      <w:r w:rsidRPr="00AB1781">
        <w:tab/>
      </w:r>
      <w:r w:rsidR="001040C8">
        <w:t>You</w:t>
      </w:r>
      <w:r w:rsidRPr="00AB1781">
        <w:t xml:space="preserve"> </w:t>
      </w:r>
      <w:r w:rsidR="001040C8" w:rsidRPr="00AB1781">
        <w:t>are</w:t>
      </w:r>
      <w:r w:rsidRPr="00AB1781">
        <w:t xml:space="preserve"> my helper and my protector;</w:t>
      </w:r>
    </w:p>
    <w:p w14:paraId="28119E91" w14:textId="74720746" w:rsidR="00950468" w:rsidRDefault="00950468" w:rsidP="004E0D33">
      <w:pPr>
        <w:pStyle w:val="EnglishHangEndNoCoptic"/>
      </w:pPr>
      <w:r w:rsidRPr="00AB1781">
        <w:tab/>
        <w:t xml:space="preserve">O my God, </w:t>
      </w:r>
      <w:r w:rsidR="00050F75">
        <w:t>do not</w:t>
      </w:r>
      <w:r w:rsidRPr="00AB1781">
        <w:t xml:space="preserve"> delay.</w:t>
      </w:r>
    </w:p>
    <w:p w14:paraId="59A626BB" w14:textId="082E99CE" w:rsidR="003A7286" w:rsidRPr="004E0D33" w:rsidRDefault="003A7286" w:rsidP="003A7286">
      <w:pPr>
        <w:pStyle w:val="Rubric"/>
      </w:pPr>
      <w:r>
        <w:t>Glory…</w:t>
      </w:r>
    </w:p>
    <w:p w14:paraId="46FCFA84" w14:textId="09DA876E" w:rsidR="00950468" w:rsidRPr="004E0D33" w:rsidRDefault="004E0D33" w:rsidP="00BF0205">
      <w:pPr>
        <w:pStyle w:val="Heading4"/>
      </w:pPr>
      <w:bookmarkStart w:id="256" w:name="_Ref412110829"/>
      <w:r>
        <w:t>Psalm</w:t>
      </w:r>
      <w:r w:rsidR="00950468" w:rsidRPr="00AB1781">
        <w:t xml:space="preserve"> 40</w:t>
      </w:r>
      <w:r>
        <w:t xml:space="preserve">: </w:t>
      </w:r>
      <w:r w:rsidR="009216DA">
        <w:t>“</w:t>
      </w:r>
      <w:r>
        <w:t>Blessed is he who considers the poor and need</w:t>
      </w:r>
      <w:r w:rsidR="005453DF">
        <w:t>y”</w:t>
      </w:r>
      <w:bookmarkEnd w:id="256"/>
    </w:p>
    <w:p w14:paraId="72236B9F" w14:textId="77777777" w:rsidR="00950468" w:rsidRPr="007A1A59" w:rsidRDefault="00950468" w:rsidP="007A1A59">
      <w:pPr>
        <w:jc w:val="center"/>
        <w:rPr>
          <w:b/>
        </w:rPr>
      </w:pPr>
      <w:r w:rsidRPr="007A1A59">
        <w:rPr>
          <w:b/>
        </w:rPr>
        <w:t>The Blessing of Compassion: Prayer for Healing</w:t>
      </w:r>
    </w:p>
    <w:p w14:paraId="53E4B283" w14:textId="77777777" w:rsidR="00950468" w:rsidRPr="007A1A59" w:rsidRDefault="00950468" w:rsidP="007A1A59">
      <w:pPr>
        <w:jc w:val="center"/>
        <w:rPr>
          <w:b/>
        </w:rPr>
      </w:pPr>
      <w:r w:rsidRPr="007A1A59">
        <w:rPr>
          <w:b/>
        </w:rPr>
        <w:t>Christ’s Betrayal Foreshadowed</w:t>
      </w:r>
    </w:p>
    <w:p w14:paraId="07A14042" w14:textId="49147E39"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502AD055" w14:textId="2C93A7E5" w:rsidR="00950468" w:rsidRPr="00AB1781" w:rsidRDefault="00950468" w:rsidP="004E0D33">
      <w:pPr>
        <w:pStyle w:val="Rubric"/>
      </w:pPr>
      <w:r w:rsidRPr="00AB1781">
        <w:t>1 (</w:t>
      </w:r>
      <w:r w:rsidR="0079328E">
        <w:t>For the end; a</w:t>
      </w:r>
      <w:r w:rsidRPr="00AB1781">
        <w:t xml:space="preserve"> Psalm by David)</w:t>
      </w:r>
    </w:p>
    <w:p w14:paraId="15873B1A" w14:textId="77777777" w:rsidR="00950468" w:rsidRPr="00AB1781" w:rsidRDefault="00950468" w:rsidP="004E0D33">
      <w:pPr>
        <w:pStyle w:val="EnglishHangNoCoptic"/>
      </w:pPr>
      <w:r w:rsidRPr="00AB1781">
        <w:t>2 Blessed is he who considers the poor and needy;</w:t>
      </w:r>
    </w:p>
    <w:p w14:paraId="7FF30F56" w14:textId="76B9BB92" w:rsidR="00950468" w:rsidRPr="00AB1781" w:rsidRDefault="00950468" w:rsidP="004E0D33">
      <w:pPr>
        <w:pStyle w:val="EnglishHangEndNoCoptic"/>
      </w:pPr>
      <w:r w:rsidRPr="00AB1781">
        <w:tab/>
        <w:t xml:space="preserve">the Lord will deliver him in </w:t>
      </w:r>
      <w:r w:rsidR="00823E69">
        <w:t>an evil day</w:t>
      </w:r>
      <w:r w:rsidRPr="00AB1781">
        <w:t>.</w:t>
      </w:r>
    </w:p>
    <w:p w14:paraId="2AA04D9B" w14:textId="77777777" w:rsidR="00950468" w:rsidRPr="00AB1781" w:rsidRDefault="00950468" w:rsidP="004E0D33">
      <w:pPr>
        <w:pStyle w:val="EnglishHangNoCoptic"/>
      </w:pPr>
      <w:r w:rsidRPr="00AB1781">
        <w:t>3 The Lord will guard him and give him life,</w:t>
      </w:r>
    </w:p>
    <w:p w14:paraId="62CDF46B" w14:textId="7B939C4D" w:rsidR="00950468" w:rsidRPr="00AB1781" w:rsidRDefault="00950468" w:rsidP="004E0D33">
      <w:pPr>
        <w:pStyle w:val="EnglishHangNoCoptic"/>
      </w:pPr>
      <w:r w:rsidRPr="00AB1781">
        <w:tab/>
        <w:t xml:space="preserve">and will bless him </w:t>
      </w:r>
      <w:r w:rsidR="00823E69">
        <w:t>on the earth</w:t>
      </w:r>
      <w:r w:rsidRPr="00AB1781">
        <w:t>,</w:t>
      </w:r>
    </w:p>
    <w:p w14:paraId="1226A728" w14:textId="77777777" w:rsidR="00950468" w:rsidRPr="00AB1781" w:rsidRDefault="00950468" w:rsidP="004E0D33">
      <w:pPr>
        <w:pStyle w:val="EnglishHangEndNoCoptic"/>
      </w:pPr>
      <w:r w:rsidRPr="00AB1781">
        <w:tab/>
        <w:t>and will not give him up into the hands of his enemies.</w:t>
      </w:r>
    </w:p>
    <w:p w14:paraId="6FE76DCA" w14:textId="77777777" w:rsidR="00950468" w:rsidRPr="00AB1781" w:rsidRDefault="00950468" w:rsidP="004E0D33">
      <w:pPr>
        <w:pStyle w:val="EnglishHangNoCoptic"/>
      </w:pPr>
      <w:r w:rsidRPr="00AB1781">
        <w:t>4 The Lord will help him on his bed of pain;</w:t>
      </w:r>
    </w:p>
    <w:p w14:paraId="1C6BCA6F" w14:textId="2A262532" w:rsidR="00950468" w:rsidRPr="00AB1781" w:rsidRDefault="00950468" w:rsidP="004E0D33">
      <w:pPr>
        <w:pStyle w:val="EnglishHangEndNoCoptic"/>
      </w:pPr>
      <w:r w:rsidRPr="00AB1781">
        <w:tab/>
      </w:r>
      <w:r w:rsidR="001040C8">
        <w:t>You</w:t>
      </w:r>
      <w:r w:rsidRPr="00AB1781">
        <w:t xml:space="preserve"> </w:t>
      </w:r>
      <w:r w:rsidR="00556387">
        <w:t>will</w:t>
      </w:r>
      <w:r w:rsidRPr="00AB1781">
        <w:t xml:space="preserve"> turn </w:t>
      </w:r>
      <w:r w:rsidR="00823E69">
        <w:t>his bed from sickness to wholeness</w:t>
      </w:r>
      <w:r w:rsidRPr="00AB1781">
        <w:t>.</w:t>
      </w:r>
    </w:p>
    <w:p w14:paraId="6E41B51A" w14:textId="627D9CD4" w:rsidR="00950468" w:rsidRPr="00AB1781" w:rsidRDefault="00950468" w:rsidP="004E0D33">
      <w:pPr>
        <w:pStyle w:val="EnglishHangNoCoptic"/>
      </w:pPr>
      <w:r w:rsidRPr="00AB1781">
        <w:lastRenderedPageBreak/>
        <w:t xml:space="preserve">5 </w:t>
      </w:r>
      <w:r w:rsidR="00823E69">
        <w:t>I said, “</w:t>
      </w:r>
      <w:r w:rsidRPr="00AB1781">
        <w:t xml:space="preserve">Lord, </w:t>
      </w:r>
      <w:r w:rsidR="00823E69">
        <w:t>have mercy on me</w:t>
      </w:r>
      <w:r w:rsidRPr="00AB1781">
        <w:t>;</w:t>
      </w:r>
    </w:p>
    <w:p w14:paraId="69CD89CC" w14:textId="68AB017F" w:rsidR="00950468" w:rsidRPr="00AB1781" w:rsidRDefault="00950468" w:rsidP="004E0D33">
      <w:pPr>
        <w:pStyle w:val="EnglishHangEndNoCoptic"/>
      </w:pPr>
      <w:r w:rsidRPr="00AB1781">
        <w:tab/>
        <w:t xml:space="preserve">heal my soul, for I have sinned against </w:t>
      </w:r>
      <w:r w:rsidR="001040C8">
        <w:t>You</w:t>
      </w:r>
      <w:r w:rsidR="00823E69">
        <w:t>.”</w:t>
      </w:r>
    </w:p>
    <w:p w14:paraId="0D2C51EC" w14:textId="57E33B61" w:rsidR="00950468" w:rsidRPr="00AB1781" w:rsidRDefault="00950468" w:rsidP="004E0D33">
      <w:pPr>
        <w:pStyle w:val="EnglishHangNoCoptic"/>
      </w:pPr>
      <w:r w:rsidRPr="00AB1781">
        <w:t xml:space="preserve">6 My enemies </w:t>
      </w:r>
      <w:r w:rsidR="00823E69">
        <w:t>speak evil things</w:t>
      </w:r>
      <w:r w:rsidRPr="00AB1781">
        <w:t xml:space="preserve"> against me:</w:t>
      </w:r>
    </w:p>
    <w:p w14:paraId="784F730B" w14:textId="76FA1E5D" w:rsidR="00950468" w:rsidRPr="00AB1781" w:rsidRDefault="00823E69" w:rsidP="004E0D33">
      <w:pPr>
        <w:pStyle w:val="EnglishHangEndNoCoptic"/>
      </w:pPr>
      <w:r>
        <w:tab/>
        <w:t>“</w:t>
      </w:r>
      <w:r w:rsidR="00950468" w:rsidRPr="00AB1781">
        <w:t>When w</w:t>
      </w:r>
      <w:r>
        <w:t>ill he die and his name perish?”</w:t>
      </w:r>
    </w:p>
    <w:p w14:paraId="1AFD6290" w14:textId="54746CAD" w:rsidR="00950468" w:rsidRPr="00AB1781" w:rsidRDefault="00950468" w:rsidP="004E0D33">
      <w:pPr>
        <w:pStyle w:val="EnglishHangNoCoptic"/>
      </w:pPr>
      <w:r w:rsidRPr="00AB1781">
        <w:t xml:space="preserve">7 And if </w:t>
      </w:r>
      <w:r w:rsidR="00823E69">
        <w:t>he</w:t>
      </w:r>
      <w:r w:rsidRPr="00AB1781">
        <w:t xml:space="preserve"> comes to see me, he </w:t>
      </w:r>
      <w:r w:rsidR="00823E69">
        <w:t>speaks</w:t>
      </w:r>
      <w:r w:rsidRPr="00AB1781">
        <w:t xml:space="preserve"> </w:t>
      </w:r>
      <w:r w:rsidR="00823E69">
        <w:t>vanity</w:t>
      </w:r>
      <w:r w:rsidRPr="00AB1781">
        <w:t>;</w:t>
      </w:r>
    </w:p>
    <w:p w14:paraId="05BAE1A4" w14:textId="77777777" w:rsidR="00950468" w:rsidRPr="00AB1781" w:rsidRDefault="00950468" w:rsidP="004E0D33">
      <w:pPr>
        <w:pStyle w:val="EnglishHangNoCoptic"/>
      </w:pPr>
      <w:r w:rsidRPr="00AB1781">
        <w:tab/>
        <w:t>his heart gathers iniquity to itself.</w:t>
      </w:r>
    </w:p>
    <w:p w14:paraId="6D6F1450" w14:textId="77777777" w:rsidR="00950468" w:rsidRPr="00AB1781" w:rsidRDefault="00950468" w:rsidP="004E0D33">
      <w:pPr>
        <w:pStyle w:val="EnglishHangEndNoCoptic"/>
      </w:pPr>
      <w:r w:rsidRPr="00AB1781">
        <w:tab/>
        <w:t>He goes out, and speaks of it.</w:t>
      </w:r>
      <w:r w:rsidRPr="00AB1781">
        <w:rPr>
          <w:rStyle w:val="FootnoteReference"/>
        </w:rPr>
        <w:footnoteReference w:id="234"/>
      </w:r>
    </w:p>
    <w:p w14:paraId="596B22B1" w14:textId="3B8B22B0" w:rsidR="00950468" w:rsidRPr="00AB1781" w:rsidRDefault="00950468" w:rsidP="004E0D33">
      <w:pPr>
        <w:pStyle w:val="EnglishHangNoCoptic"/>
      </w:pPr>
      <w:r w:rsidRPr="00AB1781">
        <w:t xml:space="preserve">8 </w:t>
      </w:r>
      <w:r w:rsidR="00823E69">
        <w:t>M</w:t>
      </w:r>
      <w:r w:rsidRPr="00AB1781">
        <w:t>y enemies whisper</w:t>
      </w:r>
      <w:r w:rsidR="00823E69">
        <w:t xml:space="preserve"> together</w:t>
      </w:r>
      <w:r w:rsidRPr="00AB1781">
        <w:t xml:space="preserve"> against me;</w:t>
      </w:r>
    </w:p>
    <w:p w14:paraId="7E1ED436" w14:textId="77777777" w:rsidR="00950468" w:rsidRPr="00AB1781" w:rsidRDefault="00950468" w:rsidP="004E0D33">
      <w:pPr>
        <w:pStyle w:val="EnglishHangEndNoCoptic"/>
      </w:pPr>
      <w:r w:rsidRPr="00AB1781">
        <w:tab/>
        <w:t>they devise evils against me.</w:t>
      </w:r>
    </w:p>
    <w:p w14:paraId="7FC01BBE" w14:textId="77777777" w:rsidR="00950468" w:rsidRPr="00AB1781" w:rsidRDefault="00950468" w:rsidP="004E0D33">
      <w:pPr>
        <w:pStyle w:val="EnglishHangNoCoptic"/>
      </w:pPr>
      <w:r w:rsidRPr="00AB1781">
        <w:t>9 They spread a false report against me.</w:t>
      </w:r>
    </w:p>
    <w:p w14:paraId="07F5393E" w14:textId="7A9BC95F" w:rsidR="00950468" w:rsidRPr="00AB1781" w:rsidRDefault="00950468" w:rsidP="004E0D33">
      <w:pPr>
        <w:pStyle w:val="EnglishHangEndNoCoptic"/>
      </w:pPr>
      <w:r w:rsidRPr="00AB1781">
        <w:tab/>
      </w:r>
      <w:r w:rsidR="00823E69">
        <w:t>“Surely since He is asleep, He will not rise up again?”</w:t>
      </w:r>
      <w:r w:rsidRPr="00AB1781">
        <w:rPr>
          <w:rStyle w:val="FootnoteReference"/>
        </w:rPr>
        <w:footnoteReference w:id="235"/>
      </w:r>
    </w:p>
    <w:p w14:paraId="65A1C4AE" w14:textId="1E816138" w:rsidR="00950468" w:rsidRPr="00AB1781" w:rsidRDefault="00950468" w:rsidP="004E0D33">
      <w:pPr>
        <w:pStyle w:val="EnglishHangNoCoptic"/>
      </w:pPr>
      <w:r w:rsidRPr="00AB1781">
        <w:t xml:space="preserve">10 </w:t>
      </w:r>
      <w:r w:rsidR="00823E69">
        <w:t>Indeed</w:t>
      </w:r>
      <w:r w:rsidRPr="00AB1781">
        <w:t xml:space="preserve">, even friend in whom I </w:t>
      </w:r>
      <w:r w:rsidR="005B3452">
        <w:t>hoped</w:t>
      </w:r>
      <w:r w:rsidRPr="00AB1781">
        <w:t>,</w:t>
      </w:r>
    </w:p>
    <w:p w14:paraId="0A033A28" w14:textId="1E057F00" w:rsidR="00950468" w:rsidRPr="00AB1781" w:rsidRDefault="00950468" w:rsidP="004E0D33">
      <w:pPr>
        <w:pStyle w:val="EnglishHangNoCoptic"/>
      </w:pPr>
      <w:r w:rsidRPr="00AB1781">
        <w:tab/>
        <w:t xml:space="preserve">who </w:t>
      </w:r>
      <w:r w:rsidR="00823E69">
        <w:t>ate of</w:t>
      </w:r>
      <w:r w:rsidRPr="00AB1781">
        <w:t xml:space="preserve"> my bread,</w:t>
      </w:r>
    </w:p>
    <w:p w14:paraId="38DAB612" w14:textId="35A39E00" w:rsidR="00950468" w:rsidRPr="004E0D33" w:rsidRDefault="00950468" w:rsidP="004E0D33">
      <w:pPr>
        <w:pStyle w:val="EnglishHangEndNoCoptic"/>
      </w:pPr>
      <w:r w:rsidRPr="00AB1781">
        <w:tab/>
        <w:t xml:space="preserve">has </w:t>
      </w:r>
      <w:r w:rsidR="00823E69">
        <w:t>magnified deceit against me</w:t>
      </w:r>
      <w:r w:rsidRPr="00AB1781">
        <w:t>.</w:t>
      </w:r>
      <w:r w:rsidRPr="00AB1781">
        <w:rPr>
          <w:rStyle w:val="FootnoteReference"/>
        </w:rPr>
        <w:footnoteReference w:id="236"/>
      </w:r>
    </w:p>
    <w:p w14:paraId="3987AA74" w14:textId="1B443818" w:rsidR="00950468" w:rsidRPr="00AB1781" w:rsidRDefault="00950468" w:rsidP="004E0D33">
      <w:pPr>
        <w:pStyle w:val="EnglishHangNoCoptic"/>
      </w:pPr>
      <w:r w:rsidRPr="00AB1781">
        <w:t xml:space="preserve">11 But </w:t>
      </w:r>
      <w:r w:rsidR="001040C8">
        <w:t>You</w:t>
      </w:r>
      <w:r w:rsidRPr="00AB1781">
        <w:t>, O Lord, have mercy on me</w:t>
      </w:r>
      <w:r w:rsidR="008612F3">
        <w:t>,</w:t>
      </w:r>
      <w:r w:rsidRPr="00AB1781">
        <w:rPr>
          <w:rStyle w:val="FootnoteReference"/>
        </w:rPr>
        <w:footnoteReference w:id="237"/>
      </w:r>
    </w:p>
    <w:p w14:paraId="24A2FCC8" w14:textId="77777777" w:rsidR="00950468" w:rsidRPr="00AB1781" w:rsidRDefault="00950468" w:rsidP="004E0D33">
      <w:pPr>
        <w:pStyle w:val="EnglishHangEndNoCoptic"/>
      </w:pPr>
      <w:r w:rsidRPr="00AB1781">
        <w:tab/>
        <w:t>and raise me up, and I will repay them.</w:t>
      </w:r>
    </w:p>
    <w:p w14:paraId="1BC859ED" w14:textId="30683069" w:rsidR="00950468" w:rsidRPr="00AB1781" w:rsidRDefault="00950468" w:rsidP="004E0D33">
      <w:pPr>
        <w:pStyle w:val="EnglishHangNoCoptic"/>
      </w:pPr>
      <w:r w:rsidRPr="00AB1781">
        <w:t xml:space="preserve">12 By this I know that </w:t>
      </w:r>
      <w:r w:rsidR="001040C8">
        <w:t>You</w:t>
      </w:r>
      <w:r w:rsidRPr="00AB1781">
        <w:t xml:space="preserve"> </w:t>
      </w:r>
      <w:r w:rsidR="008612F3">
        <w:t>are pleased with</w:t>
      </w:r>
      <w:r w:rsidRPr="00AB1781">
        <w:t xml:space="preserve"> me,</w:t>
      </w:r>
    </w:p>
    <w:p w14:paraId="702EA7B2" w14:textId="6C9D8C7F" w:rsidR="00950468" w:rsidRPr="00AB1781" w:rsidRDefault="00950468" w:rsidP="004E0D33">
      <w:pPr>
        <w:pStyle w:val="EnglishHangEndNoCoptic"/>
      </w:pPr>
      <w:r w:rsidRPr="00AB1781">
        <w:tab/>
        <w:t xml:space="preserve">that my enemy does not </w:t>
      </w:r>
      <w:r w:rsidR="008612F3">
        <w:t>rejoice</w:t>
      </w:r>
      <w:r w:rsidRPr="00AB1781">
        <w:t xml:space="preserve"> over me.</w:t>
      </w:r>
    </w:p>
    <w:p w14:paraId="48E44642" w14:textId="2C604E19" w:rsidR="00950468" w:rsidRPr="00AB1781" w:rsidRDefault="00950468" w:rsidP="004E0D33">
      <w:pPr>
        <w:pStyle w:val="EnglishHangNoCoptic"/>
      </w:pPr>
      <w:r w:rsidRPr="00AB1781">
        <w:t xml:space="preserve">13 And because of my innocence </w:t>
      </w:r>
      <w:r w:rsidR="001040C8">
        <w:t>You</w:t>
      </w:r>
      <w:r w:rsidRPr="00AB1781">
        <w:t xml:space="preserve"> </w:t>
      </w:r>
      <w:r w:rsidR="00CC373E">
        <w:t xml:space="preserve">have </w:t>
      </w:r>
      <w:r w:rsidR="008612F3">
        <w:t>support</w:t>
      </w:r>
      <w:r w:rsidR="00CC373E">
        <w:t>ed</w:t>
      </w:r>
      <w:r w:rsidRPr="00AB1781">
        <w:t xml:space="preserve"> me</w:t>
      </w:r>
      <w:r w:rsidR="008612F3">
        <w:t>,</w:t>
      </w:r>
    </w:p>
    <w:p w14:paraId="78682FB5" w14:textId="0285B270" w:rsidR="00950468" w:rsidRPr="00AB1781" w:rsidRDefault="00950468" w:rsidP="004E0D33">
      <w:pPr>
        <w:pStyle w:val="EnglishHangEndNoCoptic"/>
      </w:pPr>
      <w:r w:rsidRPr="00AB1781">
        <w:tab/>
        <w:t xml:space="preserve">and </w:t>
      </w:r>
      <w:r w:rsidR="008612F3">
        <w:t>established</w:t>
      </w:r>
      <w:r w:rsidRPr="00AB1781">
        <w:t xml:space="preserve"> </w:t>
      </w:r>
      <w:r w:rsidR="00F0002C">
        <w:t xml:space="preserve">me </w:t>
      </w:r>
      <w:r w:rsidR="008612F3">
        <w:t>before You</w:t>
      </w:r>
      <w:r w:rsidRPr="00AB1781">
        <w:t xml:space="preserve"> </w:t>
      </w:r>
      <w:r w:rsidR="00A8396B">
        <w:t>forever</w:t>
      </w:r>
      <w:r w:rsidRPr="00AB1781">
        <w:t>.</w:t>
      </w:r>
    </w:p>
    <w:p w14:paraId="4FFB3BDF" w14:textId="1C4E85CF" w:rsidR="00950468" w:rsidRPr="00AB1781" w:rsidRDefault="006145E0" w:rsidP="004E0D33">
      <w:pPr>
        <w:pStyle w:val="EnglishHangNoCoptic"/>
      </w:pPr>
      <w:r>
        <w:t>14 Blessed be</w:t>
      </w:r>
      <w:r w:rsidR="00950468" w:rsidRPr="00AB1781">
        <w:t xml:space="preserve"> the Lord God of Israel</w:t>
      </w:r>
    </w:p>
    <w:p w14:paraId="7434C36F" w14:textId="27C5EF60" w:rsidR="00950468" w:rsidRPr="00AB1781" w:rsidRDefault="00950468" w:rsidP="004E0D33">
      <w:pPr>
        <w:pStyle w:val="EnglishHangNoCoptic"/>
      </w:pPr>
      <w:r w:rsidRPr="00AB1781">
        <w:tab/>
        <w:t xml:space="preserve">from </w:t>
      </w:r>
      <w:r w:rsidR="008612F3">
        <w:t>everlasting</w:t>
      </w:r>
      <w:r w:rsidRPr="00AB1781">
        <w:t xml:space="preserve"> to </w:t>
      </w:r>
      <w:r w:rsidR="008612F3">
        <w:t>everlasting</w:t>
      </w:r>
      <w:r w:rsidRPr="00AB1781">
        <w:t>.</w:t>
      </w:r>
    </w:p>
    <w:p w14:paraId="273A68F8" w14:textId="4B05DD4A" w:rsidR="00950468" w:rsidRDefault="008612F3" w:rsidP="004E0D33">
      <w:pPr>
        <w:pStyle w:val="EnglishHangEndNoCoptic"/>
      </w:pPr>
      <w:r>
        <w:tab/>
        <w:t>Amen! Amen!</w:t>
      </w:r>
      <w:r>
        <w:rPr>
          <w:rStyle w:val="FootnoteReference"/>
        </w:rPr>
        <w:footnoteReference w:id="238"/>
      </w:r>
    </w:p>
    <w:p w14:paraId="3B07415D" w14:textId="45E2BAEA" w:rsidR="00B35B25"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continue with </w:t>
      </w:r>
      <w:r>
        <w:fldChar w:fldCharType="begin"/>
      </w:r>
      <w:r>
        <w:instrText xml:space="preserve"> REF _Ref412026139 \h </w:instrText>
      </w:r>
      <w:r>
        <w:fldChar w:fldCharType="separate"/>
      </w:r>
      <w:r w:rsidR="000C7DE2">
        <w:t>Psalm</w:t>
      </w:r>
      <w:r w:rsidR="000C7DE2" w:rsidRPr="00AB1781">
        <w:t xml:space="preserve"> 42</w:t>
      </w:r>
      <w:r w:rsidR="000C7DE2">
        <w:t>: “Judge me, O God, and defend my cause”</w:t>
      </w:r>
      <w:r>
        <w:fldChar w:fldCharType="end"/>
      </w:r>
      <w:r>
        <w:t xml:space="preserve">, page </w:t>
      </w:r>
      <w:r>
        <w:fldChar w:fldCharType="begin"/>
      </w:r>
      <w:r>
        <w:instrText xml:space="preserve"> PAGEREF _Ref412026139 \h </w:instrText>
      </w:r>
      <w:r>
        <w:fldChar w:fldCharType="separate"/>
      </w:r>
      <w:r w:rsidR="000C7DE2">
        <w:rPr>
          <w:noProof/>
        </w:rPr>
        <w:t>147</w:t>
      </w:r>
      <w:r>
        <w:fldChar w:fldCharType="end"/>
      </w:r>
      <w:r>
        <w:t>.</w:t>
      </w:r>
    </w:p>
    <w:p w14:paraId="51C8355E" w14:textId="1F0A7D99" w:rsidR="00D71939" w:rsidRDefault="00D71939" w:rsidP="00D71939">
      <w:pPr>
        <w:pStyle w:val="Rubric"/>
      </w:pPr>
      <w:r>
        <w:t>Book II of the Psalms (Psalms 41 – 71) begins here.</w:t>
      </w:r>
    </w:p>
    <w:p w14:paraId="042CC665" w14:textId="269225FD" w:rsidR="00D71939" w:rsidRPr="004E0D33" w:rsidRDefault="00D71939" w:rsidP="00D71939">
      <w:pPr>
        <w:pStyle w:val="Rubric"/>
      </w:pPr>
      <w:r>
        <w:t>The first group of Psalms of the Sons of Korah (Psalms 41 – 48) begins here.</w:t>
      </w:r>
    </w:p>
    <w:p w14:paraId="06D9BE73" w14:textId="4FA4FFF3" w:rsidR="00950468" w:rsidRPr="004E0D33" w:rsidRDefault="004E0D33" w:rsidP="00BF0205">
      <w:pPr>
        <w:pStyle w:val="Heading4"/>
      </w:pPr>
      <w:r>
        <w:t>Psalm</w:t>
      </w:r>
      <w:r w:rsidR="00950468" w:rsidRPr="00AB1781">
        <w:t xml:space="preserve"> 41</w:t>
      </w:r>
      <w:r>
        <w:t xml:space="preserve">: </w:t>
      </w:r>
      <w:r w:rsidR="009216DA">
        <w:t>“My soul longs for You, O God”</w:t>
      </w:r>
    </w:p>
    <w:p w14:paraId="6A6BF8C6" w14:textId="77777777" w:rsidR="00950468" w:rsidRPr="005B3452" w:rsidRDefault="00950468" w:rsidP="005B3452">
      <w:pPr>
        <w:jc w:val="center"/>
        <w:rPr>
          <w:b/>
        </w:rPr>
      </w:pPr>
      <w:r w:rsidRPr="005B3452">
        <w:rPr>
          <w:b/>
        </w:rPr>
        <w:t>The Ultimate Sorrow: Loss of God</w:t>
      </w:r>
    </w:p>
    <w:p w14:paraId="4B33AA35" w14:textId="77777777" w:rsidR="00950468" w:rsidRPr="005B3452" w:rsidRDefault="00950468" w:rsidP="005B3452">
      <w:pPr>
        <w:jc w:val="center"/>
        <w:rPr>
          <w:b/>
        </w:rPr>
      </w:pPr>
      <w:r w:rsidRPr="005B3452">
        <w:rPr>
          <w:b/>
        </w:rPr>
        <w:lastRenderedPageBreak/>
        <w:t>I Thirst: Deep calls to Deep</w:t>
      </w:r>
    </w:p>
    <w:p w14:paraId="18158AC6" w14:textId="2EECB376" w:rsidR="00950468" w:rsidRPr="00AB1781" w:rsidRDefault="00950468" w:rsidP="004E0D33">
      <w:pPr>
        <w:pStyle w:val="Rubric"/>
      </w:pPr>
      <w:r w:rsidRPr="00AB1781">
        <w:t>1 (</w:t>
      </w:r>
      <w:r w:rsidR="0058107C">
        <w:t xml:space="preserve">For the end. </w:t>
      </w:r>
      <w:r w:rsidRPr="00AB1781">
        <w:t xml:space="preserve">For </w:t>
      </w:r>
      <w:r w:rsidR="0058107C">
        <w:t>understanding</w:t>
      </w:r>
      <w:r w:rsidRPr="00AB1781">
        <w:t>. For the sons of Korah)</w:t>
      </w:r>
    </w:p>
    <w:p w14:paraId="0D798767" w14:textId="451455A5" w:rsidR="00950468" w:rsidRPr="00AB1781" w:rsidRDefault="00950468" w:rsidP="004E0D33">
      <w:pPr>
        <w:pStyle w:val="EnglishHangNoCoptic"/>
      </w:pPr>
      <w:r w:rsidRPr="00AB1781">
        <w:t xml:space="preserve">2 </w:t>
      </w:r>
      <w:r w:rsidR="0058107C">
        <w:t>My soul longs for You, O God</w:t>
      </w:r>
      <w:r w:rsidRPr="00AB1781">
        <w:t>,</w:t>
      </w:r>
    </w:p>
    <w:p w14:paraId="0A4C3A1C" w14:textId="36860C64" w:rsidR="00950468" w:rsidRPr="00AB1781" w:rsidRDefault="00950468" w:rsidP="004E0D33">
      <w:pPr>
        <w:pStyle w:val="EnglishHangEndNoCoptic"/>
      </w:pPr>
      <w:r w:rsidRPr="00AB1781">
        <w:tab/>
      </w:r>
      <w:r w:rsidR="0058107C">
        <w:t>as the deer longs for springs of water.</w:t>
      </w:r>
      <w:r w:rsidR="0058107C" w:rsidRPr="0058107C">
        <w:rPr>
          <w:rStyle w:val="FootnoteReference"/>
        </w:rPr>
        <w:t xml:space="preserve"> </w:t>
      </w:r>
      <w:r w:rsidR="0058107C" w:rsidRPr="00AB1781">
        <w:rPr>
          <w:rStyle w:val="FootnoteReference"/>
        </w:rPr>
        <w:footnoteReference w:id="239"/>
      </w:r>
    </w:p>
    <w:p w14:paraId="295E06C9" w14:textId="2DB8E637" w:rsidR="00950468" w:rsidRPr="00AB1781" w:rsidRDefault="00950468" w:rsidP="004E0D33">
      <w:pPr>
        <w:pStyle w:val="EnglishHangNoCoptic"/>
      </w:pPr>
      <w:r w:rsidRPr="00AB1781">
        <w:t>3 My soul thirsts for</w:t>
      </w:r>
      <w:r w:rsidR="0058107C">
        <w:t xml:space="preserve"> the</w:t>
      </w:r>
      <w:r w:rsidRPr="00AB1781">
        <w:t xml:space="preserve"> living God.</w:t>
      </w:r>
    </w:p>
    <w:p w14:paraId="173712DB" w14:textId="14EF7E54" w:rsidR="00950468" w:rsidRPr="00AB1781" w:rsidRDefault="00950468" w:rsidP="004E0D33">
      <w:pPr>
        <w:pStyle w:val="EnglishHangEndNoCoptic"/>
      </w:pPr>
      <w:r w:rsidRPr="00AB1781">
        <w:tab/>
        <w:t xml:space="preserve">When shall I come and </w:t>
      </w:r>
      <w:r w:rsidR="0058107C">
        <w:t>appear before</w:t>
      </w:r>
      <w:r w:rsidRPr="00AB1781">
        <w:t xml:space="preserve"> the face of God?</w:t>
      </w:r>
    </w:p>
    <w:p w14:paraId="36DB1A20" w14:textId="77777777" w:rsidR="00950468" w:rsidRPr="00AB1781" w:rsidRDefault="00950468" w:rsidP="004E0D33">
      <w:pPr>
        <w:pStyle w:val="EnglishHangNoCoptic"/>
      </w:pPr>
      <w:r w:rsidRPr="00AB1781">
        <w:t>4 My tears are my bread day and night,</w:t>
      </w:r>
    </w:p>
    <w:p w14:paraId="0E860ACE" w14:textId="7D478DED" w:rsidR="00950468" w:rsidRPr="00AB1781" w:rsidRDefault="0058107C" w:rsidP="004E0D33">
      <w:pPr>
        <w:pStyle w:val="EnglishHangEndNoCoptic"/>
      </w:pPr>
      <w:r>
        <w:tab/>
        <w:t>while they say to me daily, “</w:t>
      </w:r>
      <w:r w:rsidR="00950468" w:rsidRPr="00AB1781">
        <w:t>Wh</w:t>
      </w:r>
      <w:r>
        <w:t>ere is your God?”</w:t>
      </w:r>
    </w:p>
    <w:p w14:paraId="475937C2" w14:textId="0424434A" w:rsidR="00950468" w:rsidRPr="00AB1781" w:rsidRDefault="00950468" w:rsidP="004E0D33">
      <w:pPr>
        <w:pStyle w:val="EnglishHangNoCoptic"/>
      </w:pPr>
      <w:r w:rsidRPr="00AB1781">
        <w:t xml:space="preserve">5 </w:t>
      </w:r>
      <w:r w:rsidR="0058107C">
        <w:t>I remember these things,</w:t>
      </w:r>
      <w:r w:rsidRPr="00AB1781">
        <w:t xml:space="preserve"> and pour out my soul within me.</w:t>
      </w:r>
    </w:p>
    <w:p w14:paraId="44BCECC9" w14:textId="1AD0E1A2" w:rsidR="00950468" w:rsidRPr="00AB1781" w:rsidRDefault="00950468" w:rsidP="004E0D33">
      <w:pPr>
        <w:pStyle w:val="EnglishHangNoCoptic"/>
      </w:pPr>
      <w:r w:rsidRPr="00AB1781">
        <w:tab/>
        <w:t xml:space="preserve">I will </w:t>
      </w:r>
      <w:r w:rsidR="0058107C">
        <w:t>enter the</w:t>
      </w:r>
      <w:r w:rsidRPr="00AB1781">
        <w:t xml:space="preserve"> place of </w:t>
      </w:r>
      <w:r w:rsidR="0058107C">
        <w:t xml:space="preserve">the </w:t>
      </w:r>
      <w:r w:rsidRPr="00AB1781">
        <w:t xml:space="preserve">wondrous </w:t>
      </w:r>
      <w:r w:rsidR="0058107C">
        <w:t>tabernacle,</w:t>
      </w:r>
    </w:p>
    <w:p w14:paraId="1ED4B6A9" w14:textId="21AD806B" w:rsidR="00950468" w:rsidRPr="00AB1781" w:rsidRDefault="00950468" w:rsidP="004E0D33">
      <w:pPr>
        <w:pStyle w:val="EnglishHangNoCoptic"/>
      </w:pPr>
      <w:r w:rsidRPr="00AB1781">
        <w:tab/>
      </w:r>
      <w:r w:rsidR="0058107C">
        <w:t xml:space="preserve">even </w:t>
      </w:r>
      <w:r w:rsidRPr="00AB1781">
        <w:t>to the house of God</w:t>
      </w:r>
      <w:r w:rsidR="0058107C">
        <w:t>,</w:t>
      </w:r>
    </w:p>
    <w:p w14:paraId="61702A7D" w14:textId="546686FE" w:rsidR="00950468" w:rsidRPr="00AB1781" w:rsidRDefault="00950468" w:rsidP="004E0D33">
      <w:pPr>
        <w:pStyle w:val="EnglishHangNoCoptic"/>
      </w:pPr>
      <w:r w:rsidRPr="00AB1781">
        <w:tab/>
        <w:t xml:space="preserve">with shouts of joy and </w:t>
      </w:r>
      <w:r w:rsidR="005B3452">
        <w:t>confession</w:t>
      </w:r>
      <w:r w:rsidR="005B3452">
        <w:rPr>
          <w:rStyle w:val="FootnoteReference"/>
        </w:rPr>
        <w:footnoteReference w:id="240"/>
      </w:r>
      <w:r w:rsidR="0058107C">
        <w:t>,</w:t>
      </w:r>
    </w:p>
    <w:p w14:paraId="271AE6FC" w14:textId="77777777" w:rsidR="00950468" w:rsidRPr="00AB1781" w:rsidRDefault="00950468" w:rsidP="004E0D33">
      <w:pPr>
        <w:pStyle w:val="EnglishHangEndNoCoptic"/>
      </w:pPr>
      <w:r w:rsidRPr="00AB1781">
        <w:tab/>
        <w:t>and festive singing.</w:t>
      </w:r>
    </w:p>
    <w:p w14:paraId="4E1C28C3" w14:textId="07911F73" w:rsidR="00950468" w:rsidRPr="00AB1781" w:rsidRDefault="00950468" w:rsidP="004E0D33">
      <w:pPr>
        <w:pStyle w:val="EnglishHangNoCoptic"/>
      </w:pPr>
      <w:r w:rsidRPr="00AB1781">
        <w:t xml:space="preserve">6 Why are you </w:t>
      </w:r>
      <w:r w:rsidR="0058107C">
        <w:t>deeply grieved</w:t>
      </w:r>
      <w:r w:rsidRPr="00AB1781">
        <w:t>, O my soul?</w:t>
      </w:r>
    </w:p>
    <w:p w14:paraId="2954AB2A" w14:textId="1B112720" w:rsidR="00950468" w:rsidRPr="00AB1781" w:rsidRDefault="00950468" w:rsidP="004E0D33">
      <w:pPr>
        <w:pStyle w:val="EnglishHangNoCoptic"/>
      </w:pPr>
      <w:r w:rsidRPr="00AB1781">
        <w:tab/>
        <w:t xml:space="preserve">And why are you </w:t>
      </w:r>
      <w:r w:rsidR="0058107C">
        <w:t>troubling</w:t>
      </w:r>
      <w:r w:rsidRPr="00AB1781">
        <w:t xml:space="preserve"> me?</w:t>
      </w:r>
    </w:p>
    <w:p w14:paraId="30373A6F" w14:textId="1B448EB9" w:rsidR="00950468" w:rsidRPr="00AB1781" w:rsidRDefault="00950468" w:rsidP="004E0D33">
      <w:pPr>
        <w:pStyle w:val="EnglishHangNoCoptic"/>
      </w:pPr>
      <w:r w:rsidRPr="00AB1781">
        <w:tab/>
      </w:r>
      <w:r w:rsidR="0058107C">
        <w:t>Hope</w:t>
      </w:r>
      <w:r w:rsidRPr="00AB1781">
        <w:t xml:space="preserve"> in God, for I will </w:t>
      </w:r>
      <w:r w:rsidR="00E80F0D">
        <w:t>confess</w:t>
      </w:r>
      <w:r w:rsidR="008A1194">
        <w:rPr>
          <w:rStyle w:val="FootnoteReference"/>
        </w:rPr>
        <w:footnoteReference w:id="241"/>
      </w:r>
      <w:r w:rsidR="008A1194">
        <w:t xml:space="preserve"> </w:t>
      </w:r>
      <w:r w:rsidRPr="00AB1781">
        <w:t>Him;</w:t>
      </w:r>
    </w:p>
    <w:p w14:paraId="51C97570" w14:textId="57526D6C" w:rsidR="00950468" w:rsidRPr="00AB1781" w:rsidRDefault="00950468" w:rsidP="004E0D33">
      <w:pPr>
        <w:pStyle w:val="EnglishHangEndNoCoptic"/>
      </w:pPr>
      <w:r w:rsidRPr="00AB1781">
        <w:tab/>
      </w:r>
      <w:r w:rsidR="005B3452">
        <w:t>m</w:t>
      </w:r>
      <w:r w:rsidR="008A1194">
        <w:t>y God is the salvation of my face</w:t>
      </w:r>
      <w:r w:rsidRPr="00AB1781">
        <w:t>.</w:t>
      </w:r>
    </w:p>
    <w:p w14:paraId="38AB1D9C" w14:textId="21EF86BE" w:rsidR="00950468" w:rsidRPr="00AB1781" w:rsidRDefault="008A1194" w:rsidP="004E0D33">
      <w:pPr>
        <w:pStyle w:val="EnglishHangNoCoptic"/>
      </w:pPr>
      <w:r>
        <w:t>7 My soul is troubled within me;</w:t>
      </w:r>
    </w:p>
    <w:p w14:paraId="179BADEF" w14:textId="2BE14CAA" w:rsidR="00950468" w:rsidRPr="00AB1781" w:rsidRDefault="008A1194" w:rsidP="004E0D33">
      <w:pPr>
        <w:pStyle w:val="EnglishHangNoCoptic"/>
      </w:pPr>
      <w:r>
        <w:tab/>
        <w:t>t</w:t>
      </w:r>
      <w:r w:rsidR="00950468" w:rsidRPr="00AB1781">
        <w:t xml:space="preserve">herefore I will remember </w:t>
      </w:r>
      <w:r w:rsidR="001040C8">
        <w:t>You</w:t>
      </w:r>
    </w:p>
    <w:p w14:paraId="4A6C6F82" w14:textId="77777777" w:rsidR="00950468" w:rsidRPr="00AB1781" w:rsidRDefault="00950468" w:rsidP="004E0D33">
      <w:pPr>
        <w:pStyle w:val="EnglishHangNoCoptic"/>
      </w:pPr>
      <w:r w:rsidRPr="00AB1781">
        <w:tab/>
        <w:t>from the land of Jordan</w:t>
      </w:r>
    </w:p>
    <w:p w14:paraId="3CFEA538" w14:textId="608689E3" w:rsidR="00950468" w:rsidRPr="00AB1781" w:rsidRDefault="00950468" w:rsidP="004E0D33">
      <w:pPr>
        <w:pStyle w:val="EnglishHangEndNoCoptic"/>
      </w:pPr>
      <w:r w:rsidRPr="00AB1781">
        <w:tab/>
        <w:t xml:space="preserve">and </w:t>
      </w:r>
      <w:r w:rsidR="008A1194">
        <w:t>Hermon</w:t>
      </w:r>
      <w:r w:rsidRPr="00AB1781">
        <w:t>, from the small mountain.</w:t>
      </w:r>
    </w:p>
    <w:p w14:paraId="10152AC4" w14:textId="4A5223DE" w:rsidR="00950468" w:rsidRPr="00AB1781" w:rsidRDefault="00950468" w:rsidP="004E0D33">
      <w:pPr>
        <w:pStyle w:val="EnglishHangNoCoptic"/>
      </w:pPr>
      <w:r w:rsidRPr="00AB1781">
        <w:t xml:space="preserve">8 Deep calls to deep at the roar of </w:t>
      </w:r>
      <w:r w:rsidR="00E570CB">
        <w:t>Your</w:t>
      </w:r>
      <w:r w:rsidRPr="00AB1781">
        <w:t xml:space="preserve"> </w:t>
      </w:r>
      <w:r w:rsidR="008A1194">
        <w:t>waterfalls</w:t>
      </w:r>
      <w:r w:rsidRPr="00AB1781">
        <w:t>;</w:t>
      </w:r>
    </w:p>
    <w:p w14:paraId="17165761" w14:textId="77777777" w:rsidR="00950468" w:rsidRPr="004E0D33" w:rsidRDefault="00950468" w:rsidP="004E0D33">
      <w:pPr>
        <w:pStyle w:val="EnglishHangEndNoCoptic"/>
      </w:pPr>
      <w:r w:rsidRPr="00AB1781">
        <w:tab/>
        <w:t xml:space="preserve">all </w:t>
      </w:r>
      <w:r w:rsidR="00E570CB">
        <w:t>Your</w:t>
      </w:r>
      <w:r w:rsidRPr="00AB1781">
        <w:t xml:space="preserve"> waves and </w:t>
      </w:r>
      <w:r w:rsidR="00E570CB">
        <w:t>Your</w:t>
      </w:r>
      <w:r w:rsidRPr="00AB1781">
        <w:t xml:space="preserve"> billows sweep over me.</w:t>
      </w:r>
    </w:p>
    <w:p w14:paraId="4F22E43A" w14:textId="331644AD" w:rsidR="00950468" w:rsidRPr="00AB1781" w:rsidRDefault="00950468" w:rsidP="004E0D33">
      <w:pPr>
        <w:pStyle w:val="EnglishHangNoCoptic"/>
      </w:pPr>
      <w:r w:rsidRPr="00AB1781">
        <w:t xml:space="preserve">9 The Lord will </w:t>
      </w:r>
      <w:r w:rsidR="005B3452">
        <w:t>command</w:t>
      </w:r>
      <w:r w:rsidRPr="00AB1781">
        <w:t xml:space="preserve"> His mercy in the daytime,</w:t>
      </w:r>
    </w:p>
    <w:p w14:paraId="089A638F" w14:textId="77777777" w:rsidR="00950468" w:rsidRPr="00AB1781" w:rsidRDefault="00950468" w:rsidP="004E0D33">
      <w:pPr>
        <w:pStyle w:val="EnglishHangNoCoptic"/>
      </w:pPr>
      <w:r w:rsidRPr="00AB1781">
        <w:tab/>
        <w:t>and in the night His song is with me,</w:t>
      </w:r>
    </w:p>
    <w:p w14:paraId="25EA1A4D" w14:textId="77777777" w:rsidR="00950468" w:rsidRPr="00AB1781" w:rsidRDefault="00950468" w:rsidP="004E0D33">
      <w:pPr>
        <w:pStyle w:val="EnglishHangEndNoCoptic"/>
      </w:pPr>
      <w:r w:rsidRPr="00AB1781">
        <w:tab/>
        <w:t>a prayer to the God of my life.</w:t>
      </w:r>
    </w:p>
    <w:p w14:paraId="20FFBC0A" w14:textId="7BA286CB" w:rsidR="00950468" w:rsidRPr="00AB1781" w:rsidRDefault="008A1194" w:rsidP="004E0D33">
      <w:pPr>
        <w:pStyle w:val="EnglishHangNoCoptic"/>
      </w:pPr>
      <w:r>
        <w:t>10 I will say to God, “</w:t>
      </w:r>
      <w:r w:rsidR="001040C8">
        <w:t>You</w:t>
      </w:r>
      <w:r w:rsidR="00950468" w:rsidRPr="00AB1781">
        <w:t xml:space="preserve"> </w:t>
      </w:r>
      <w:r w:rsidR="001040C8" w:rsidRPr="00AB1781">
        <w:t>are</w:t>
      </w:r>
      <w:r w:rsidR="00950468" w:rsidRPr="00AB1781">
        <w:t xml:space="preserve"> my protector.</w:t>
      </w:r>
    </w:p>
    <w:p w14:paraId="0DDD8ABA"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forgotten me?</w:t>
      </w:r>
    </w:p>
    <w:p w14:paraId="071FB2CD" w14:textId="7E3F77D2" w:rsidR="00950468" w:rsidRPr="00AB1781" w:rsidRDefault="00950468" w:rsidP="004E0D33">
      <w:pPr>
        <w:pStyle w:val="EnglishHangNoCoptic"/>
      </w:pPr>
      <w:r w:rsidRPr="00AB1781">
        <w:tab/>
        <w:t>And why must I go</w:t>
      </w:r>
      <w:r w:rsidR="008A1194">
        <w:t xml:space="preserve"> about</w:t>
      </w:r>
      <w:r w:rsidRPr="00AB1781">
        <w:t xml:space="preserve"> mourning</w:t>
      </w:r>
      <w:r w:rsidR="008A1194">
        <w:t>,</w:t>
      </w:r>
    </w:p>
    <w:p w14:paraId="661B22E9" w14:textId="1D79DF49" w:rsidR="00950468" w:rsidRPr="00AB1781" w:rsidRDefault="008A1194" w:rsidP="004E0D33">
      <w:pPr>
        <w:pStyle w:val="EnglishHangEndNoCoptic"/>
      </w:pPr>
      <w:r>
        <w:tab/>
        <w:t>as my enemy afflicts me?</w:t>
      </w:r>
    </w:p>
    <w:p w14:paraId="3A172694" w14:textId="1CA19B23" w:rsidR="00950468" w:rsidRPr="00AB1781" w:rsidRDefault="00950468" w:rsidP="004E0D33">
      <w:pPr>
        <w:pStyle w:val="EnglishHangNoCoptic"/>
      </w:pPr>
      <w:r w:rsidRPr="00AB1781">
        <w:lastRenderedPageBreak/>
        <w:t xml:space="preserve">11 As </w:t>
      </w:r>
      <w:r w:rsidR="008A1194">
        <w:t>those who afflict me crush my bones, and insult me,</w:t>
      </w:r>
    </w:p>
    <w:p w14:paraId="252FBEC1" w14:textId="7FC382AF" w:rsidR="00950468" w:rsidRPr="00AB1781" w:rsidRDefault="00950468" w:rsidP="004E0D33">
      <w:pPr>
        <w:pStyle w:val="EnglishHangEndNoCoptic"/>
      </w:pPr>
      <w:r w:rsidRPr="00AB1781">
        <w:tab/>
      </w:r>
      <w:r w:rsidR="008A1194">
        <w:t>while they say to me daily,</w:t>
      </w:r>
      <w:r w:rsidR="005B3452">
        <w:t xml:space="preserve"> ‘</w:t>
      </w:r>
      <w:r w:rsidRPr="00AB1781">
        <w:t>Where is your God?’</w:t>
      </w:r>
      <w:r w:rsidR="008A1194">
        <w:t>”</w:t>
      </w:r>
    </w:p>
    <w:p w14:paraId="33B5B46D" w14:textId="3090948D" w:rsidR="00950468" w:rsidRPr="00AB1781" w:rsidRDefault="00950468" w:rsidP="004E0D33">
      <w:pPr>
        <w:pStyle w:val="EnglishHangNoCoptic"/>
      </w:pPr>
      <w:r w:rsidRPr="00AB1781">
        <w:t xml:space="preserve">12 Why are you </w:t>
      </w:r>
      <w:r w:rsidR="008A1194">
        <w:t>deeply grieved</w:t>
      </w:r>
      <w:r w:rsidRPr="00AB1781">
        <w:t>, O my soul?</w:t>
      </w:r>
    </w:p>
    <w:p w14:paraId="5CD789EB" w14:textId="488387C0" w:rsidR="00950468" w:rsidRPr="00AB1781" w:rsidRDefault="00950468" w:rsidP="004E0D33">
      <w:pPr>
        <w:pStyle w:val="EnglishHangNoCoptic"/>
      </w:pPr>
      <w:r w:rsidRPr="00AB1781">
        <w:tab/>
        <w:t xml:space="preserve">And why are you </w:t>
      </w:r>
      <w:r w:rsidR="008A1194">
        <w:t>troubling</w:t>
      </w:r>
      <w:r w:rsidRPr="00AB1781">
        <w:t xml:space="preserve"> me?</w:t>
      </w:r>
    </w:p>
    <w:p w14:paraId="53D2F1C8" w14:textId="0400B54D" w:rsidR="00950468" w:rsidRPr="00AB1781" w:rsidRDefault="00950468" w:rsidP="004E0D33">
      <w:pPr>
        <w:pStyle w:val="EnglishHangNoCoptic"/>
      </w:pPr>
      <w:r w:rsidRPr="00AB1781">
        <w:tab/>
      </w:r>
      <w:r w:rsidR="008A1194">
        <w:t>Hope</w:t>
      </w:r>
      <w:r w:rsidRPr="00AB1781">
        <w:t xml:space="preserve"> in God, for I will </w:t>
      </w:r>
      <w:r w:rsidR="008A1194">
        <w:t xml:space="preserve">give </w:t>
      </w:r>
      <w:r w:rsidR="0054429F">
        <w:t>confess</w:t>
      </w:r>
      <w:r w:rsidRPr="00AB1781">
        <w:t xml:space="preserve"> Him</w:t>
      </w:r>
      <w:r w:rsidR="0054429F">
        <w:rPr>
          <w:rStyle w:val="FootnoteReference"/>
        </w:rPr>
        <w:footnoteReference w:id="242"/>
      </w:r>
      <w:r w:rsidRPr="00AB1781">
        <w:t>;</w:t>
      </w:r>
    </w:p>
    <w:p w14:paraId="5E9277B2" w14:textId="3CFAA88F" w:rsidR="00950468" w:rsidRPr="004E0D33" w:rsidRDefault="00950468" w:rsidP="004E0D33">
      <w:pPr>
        <w:pStyle w:val="EnglishHangEndNoCoptic"/>
      </w:pPr>
      <w:r w:rsidRPr="00AB1781">
        <w:tab/>
      </w:r>
      <w:r w:rsidR="008A1194">
        <w:t>My God is the salvation of my face</w:t>
      </w:r>
      <w:r w:rsidRPr="00AB1781">
        <w:t>.</w:t>
      </w:r>
    </w:p>
    <w:p w14:paraId="3406D30A" w14:textId="7B7CFBFF" w:rsidR="00950468" w:rsidRPr="004E0D33" w:rsidRDefault="004E0D33" w:rsidP="00BF0205">
      <w:pPr>
        <w:pStyle w:val="Heading4"/>
      </w:pPr>
      <w:bookmarkStart w:id="257" w:name="_Ref412026139"/>
      <w:r>
        <w:t>Psalm</w:t>
      </w:r>
      <w:r w:rsidR="00950468" w:rsidRPr="00AB1781">
        <w:t xml:space="preserve"> 42</w:t>
      </w:r>
      <w:r>
        <w:t xml:space="preserve">: </w:t>
      </w:r>
      <w:r w:rsidR="009216DA">
        <w:t>“</w:t>
      </w:r>
      <w:r>
        <w:t>Judge me, O God, and defend my caus</w:t>
      </w:r>
      <w:r w:rsidR="00F017CA">
        <w:t>e”</w:t>
      </w:r>
      <w:bookmarkEnd w:id="257"/>
    </w:p>
    <w:p w14:paraId="04DAE547"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Light and Truth from God’s Holy Mountain</w:t>
      </w:r>
    </w:p>
    <w:p w14:paraId="5C9A8293" w14:textId="77777777" w:rsidR="00950468" w:rsidRPr="00AB1781" w:rsidRDefault="00950468" w:rsidP="0095046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Way to God is the Way of the Altar</w:t>
      </w:r>
    </w:p>
    <w:p w14:paraId="2E901A92" w14:textId="0E94C2D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80C5B" w14:textId="65C2CE99" w:rsidR="00950468" w:rsidRPr="004E0D33" w:rsidRDefault="00950468" w:rsidP="004E0D33">
      <w:pPr>
        <w:pStyle w:val="Rubric"/>
      </w:pPr>
      <w:r w:rsidRPr="00AB1781">
        <w:t>(</w:t>
      </w:r>
      <w:r w:rsidR="00AD1AC9">
        <w:t>For the end; a</w:t>
      </w:r>
      <w:r w:rsidRPr="00AB1781">
        <w:t xml:space="preserve"> Psalm by David</w:t>
      </w:r>
      <w:r w:rsidR="00AD1AC9">
        <w:t>; without superscription in the Hebrew</w:t>
      </w:r>
      <w:r w:rsidRPr="00AB1781">
        <w:t>)</w:t>
      </w:r>
    </w:p>
    <w:p w14:paraId="71DEFD89" w14:textId="77777777" w:rsidR="00950468" w:rsidRPr="00AB1781" w:rsidRDefault="00950468" w:rsidP="004E0D33">
      <w:pPr>
        <w:pStyle w:val="EnglishHangNoCoptic"/>
      </w:pPr>
      <w:r w:rsidRPr="00AB1781">
        <w:t>1 Judge me, O God, and defend my cause</w:t>
      </w:r>
    </w:p>
    <w:p w14:paraId="12B161FD" w14:textId="77777777" w:rsidR="00950468" w:rsidRPr="00AB1781" w:rsidRDefault="00950468" w:rsidP="004E0D33">
      <w:pPr>
        <w:pStyle w:val="EnglishHangNoCoptic"/>
      </w:pPr>
      <w:r w:rsidRPr="00AB1781">
        <w:tab/>
        <w:t>from an unholy nation;</w:t>
      </w:r>
    </w:p>
    <w:p w14:paraId="3A08EC12" w14:textId="403C0266" w:rsidR="00950468" w:rsidRPr="00AB1781" w:rsidRDefault="00950468" w:rsidP="004E0D33">
      <w:pPr>
        <w:pStyle w:val="EnglishHangEndNoCoptic"/>
      </w:pPr>
      <w:r w:rsidRPr="00AB1781">
        <w:tab/>
        <w:t xml:space="preserve">deliver me from the </w:t>
      </w:r>
      <w:r w:rsidR="00AD1AC9">
        <w:t>unjust</w:t>
      </w:r>
      <w:r w:rsidRPr="00AB1781">
        <w:t xml:space="preserve"> and </w:t>
      </w:r>
      <w:r w:rsidR="00AD1AC9">
        <w:t>deceitful man!</w:t>
      </w:r>
    </w:p>
    <w:p w14:paraId="03553B1F" w14:textId="77777777" w:rsidR="00950468" w:rsidRPr="00AB1781" w:rsidRDefault="00950468" w:rsidP="004E0D33">
      <w:pPr>
        <w:pStyle w:val="EnglishHangNoCoptic"/>
      </w:pPr>
      <w:r w:rsidRPr="00AB1781">
        <w:t xml:space="preserve">2 For </w:t>
      </w:r>
      <w:r w:rsidR="00C104A1">
        <w:t>You</w:t>
      </w:r>
      <w:r w:rsidRPr="00AB1781">
        <w:t xml:space="preserve">, O God, </w:t>
      </w:r>
      <w:r w:rsidR="00C104A1">
        <w:t>are</w:t>
      </w:r>
      <w:r w:rsidRPr="00AB1781">
        <w:t xml:space="preserve"> my strength.</w:t>
      </w:r>
    </w:p>
    <w:p w14:paraId="77C9B9CC" w14:textId="77777777" w:rsidR="00950468" w:rsidRPr="00AB1781" w:rsidRDefault="00950468" w:rsidP="004E0D33">
      <w:pPr>
        <w:pStyle w:val="EnglishHangNoCoptic"/>
      </w:pPr>
      <w:r w:rsidRPr="00AB1781">
        <w:tab/>
        <w:t xml:space="preserve">Why </w:t>
      </w:r>
      <w:r w:rsidR="00556387">
        <w:t>have</w:t>
      </w:r>
      <w:r w:rsidRPr="00AB1781">
        <w:t xml:space="preserve"> </w:t>
      </w:r>
      <w:r w:rsidR="001040C8">
        <w:t>You</w:t>
      </w:r>
      <w:r w:rsidRPr="00AB1781">
        <w:t xml:space="preserve"> rejected me?</w:t>
      </w:r>
    </w:p>
    <w:p w14:paraId="10E9C764" w14:textId="44717CE4" w:rsidR="00950468" w:rsidRPr="00AB1781" w:rsidRDefault="00950468" w:rsidP="004E0D33">
      <w:pPr>
        <w:pStyle w:val="EnglishHangNoCoptic"/>
      </w:pPr>
      <w:r w:rsidRPr="00AB1781">
        <w:tab/>
        <w:t>And why must I go</w:t>
      </w:r>
      <w:r w:rsidR="00AD1AC9">
        <w:t xml:space="preserve"> about</w:t>
      </w:r>
      <w:r w:rsidRPr="00AB1781">
        <w:t xml:space="preserve"> mourning</w:t>
      </w:r>
    </w:p>
    <w:p w14:paraId="739310AE" w14:textId="28985A19" w:rsidR="00950468" w:rsidRPr="00AB1781" w:rsidRDefault="00950468" w:rsidP="004E0D33">
      <w:pPr>
        <w:pStyle w:val="EnglishHangEndNoCoptic"/>
      </w:pPr>
      <w:r w:rsidRPr="00AB1781">
        <w:tab/>
      </w:r>
      <w:r w:rsidR="00AD1AC9">
        <w:t>at my enemy oppresses</w:t>
      </w:r>
      <w:r w:rsidRPr="00AB1781">
        <w:t xml:space="preserve"> me?</w:t>
      </w:r>
    </w:p>
    <w:p w14:paraId="6BF3DCBE" w14:textId="19C535E6" w:rsidR="00950468" w:rsidRPr="00AB1781" w:rsidRDefault="00AD1AC9" w:rsidP="004E0D33">
      <w:pPr>
        <w:pStyle w:val="EnglishHangNoCoptic"/>
      </w:pPr>
      <w:r>
        <w:t>3 S</w:t>
      </w:r>
      <w:r w:rsidR="00950468" w:rsidRPr="00AB1781">
        <w:t xml:space="preserve">end out </w:t>
      </w:r>
      <w:r w:rsidR="00E570CB">
        <w:t>Your</w:t>
      </w:r>
      <w:r w:rsidR="00950468" w:rsidRPr="00AB1781">
        <w:t xml:space="preserve"> light and </w:t>
      </w:r>
      <w:r w:rsidR="00E570CB">
        <w:t>Your</w:t>
      </w:r>
      <w:r w:rsidR="00950468" w:rsidRPr="00AB1781">
        <w:t xml:space="preserve"> truth</w:t>
      </w:r>
      <w:r>
        <w:t>,</w:t>
      </w:r>
    </w:p>
    <w:p w14:paraId="056856D8" w14:textId="7418234D" w:rsidR="00950468" w:rsidRPr="00AB1781" w:rsidRDefault="00950468" w:rsidP="004E0D33">
      <w:pPr>
        <w:pStyle w:val="EnglishHangNoCoptic"/>
      </w:pPr>
      <w:r w:rsidRPr="00AB1781">
        <w:tab/>
        <w:t xml:space="preserve">that they may </w:t>
      </w:r>
      <w:r w:rsidR="00AD1AC9">
        <w:t>guide</w:t>
      </w:r>
      <w:r w:rsidRPr="00AB1781">
        <w:t xml:space="preserve"> me and </w:t>
      </w:r>
      <w:r w:rsidR="00AD1AC9">
        <w:t>lead</w:t>
      </w:r>
      <w:r w:rsidRPr="00AB1781">
        <w:t xml:space="preserve"> me</w:t>
      </w:r>
    </w:p>
    <w:p w14:paraId="0ED84CA7" w14:textId="5B85EC70" w:rsidR="00950468" w:rsidRPr="00AB1781" w:rsidRDefault="00950468" w:rsidP="004E0D33">
      <w:pPr>
        <w:pStyle w:val="EnglishHangEndNoCoptic"/>
      </w:pPr>
      <w:r w:rsidRPr="00AB1781">
        <w:tab/>
        <w:t xml:space="preserve">to </w:t>
      </w:r>
      <w:r w:rsidR="00E570CB">
        <w:t>Your</w:t>
      </w:r>
      <w:r w:rsidRPr="00AB1781">
        <w:t xml:space="preserve"> holy mountain</w:t>
      </w:r>
      <w:r w:rsidR="00AD1AC9">
        <w:t>,</w:t>
      </w:r>
      <w:r w:rsidRPr="00AB1781">
        <w:t xml:space="preserve"> and to </w:t>
      </w:r>
      <w:r w:rsidR="00E570CB">
        <w:t>Your</w:t>
      </w:r>
      <w:r w:rsidRPr="00AB1781">
        <w:t xml:space="preserve"> </w:t>
      </w:r>
      <w:r w:rsidR="00AD1AC9">
        <w:t>Tabernacle</w:t>
      </w:r>
      <w:r w:rsidR="00AD1AC9">
        <w:rPr>
          <w:rStyle w:val="FootnoteReference"/>
        </w:rPr>
        <w:footnoteReference w:id="243"/>
      </w:r>
      <w:r w:rsidRPr="00AB1781">
        <w:t>.</w:t>
      </w:r>
    </w:p>
    <w:p w14:paraId="1B014E47" w14:textId="77777777" w:rsidR="00950468" w:rsidRPr="00AB1781" w:rsidRDefault="00950468" w:rsidP="004E0D33">
      <w:pPr>
        <w:pStyle w:val="EnglishHangNoCoptic"/>
      </w:pPr>
      <w:r w:rsidRPr="00AB1781">
        <w:t>4 And I will go to the altar of God,</w:t>
      </w:r>
    </w:p>
    <w:p w14:paraId="1C24C8B2" w14:textId="69E5DB13" w:rsidR="00950468" w:rsidRPr="00AB1781" w:rsidRDefault="00950468" w:rsidP="004E0D33">
      <w:pPr>
        <w:pStyle w:val="EnglishHangNoCoptic"/>
      </w:pPr>
      <w:r w:rsidRPr="00AB1781">
        <w:tab/>
        <w:t xml:space="preserve">to </w:t>
      </w:r>
      <w:r w:rsidR="0076363B">
        <w:t xml:space="preserve">the God who makes </w:t>
      </w:r>
      <w:r w:rsidR="001158B6">
        <w:t>glad</w:t>
      </w:r>
      <w:r w:rsidRPr="00AB1781">
        <w:t xml:space="preserve"> my youth.</w:t>
      </w:r>
      <w:r w:rsidRPr="00AB1781">
        <w:rPr>
          <w:rStyle w:val="FootnoteReference"/>
        </w:rPr>
        <w:footnoteReference w:id="244"/>
      </w:r>
    </w:p>
    <w:p w14:paraId="4A341268" w14:textId="76712AAE" w:rsidR="00950468" w:rsidRPr="00AB1781" w:rsidRDefault="00950468" w:rsidP="004E0D33">
      <w:pPr>
        <w:pStyle w:val="EnglishHangNoCoptic"/>
      </w:pPr>
      <w:r w:rsidRPr="00AB1781">
        <w:tab/>
        <w:t xml:space="preserve">I will </w:t>
      </w:r>
      <w:r w:rsidR="001158B6">
        <w:t>confess</w:t>
      </w:r>
      <w:r w:rsidRPr="00AB1781">
        <w:t xml:space="preserve"> </w:t>
      </w:r>
      <w:r w:rsidR="001040C8">
        <w:t>You</w:t>
      </w:r>
      <w:r w:rsidR="001158B6">
        <w:t xml:space="preserve"> thankfully</w:t>
      </w:r>
      <w:r w:rsidR="005B3452">
        <w:rPr>
          <w:rStyle w:val="FootnoteReference"/>
        </w:rPr>
        <w:footnoteReference w:id="245"/>
      </w:r>
    </w:p>
    <w:p w14:paraId="4AB2ED08" w14:textId="77777777" w:rsidR="00950468" w:rsidRPr="00AB1781" w:rsidRDefault="00950468" w:rsidP="004E0D33">
      <w:pPr>
        <w:pStyle w:val="EnglishHangEndNoCoptic"/>
      </w:pPr>
      <w:r w:rsidRPr="00AB1781">
        <w:tab/>
        <w:t>on the harp, O God, my God.</w:t>
      </w:r>
    </w:p>
    <w:p w14:paraId="4D3C3029" w14:textId="1D9BF4E7" w:rsidR="00950468" w:rsidRPr="00AB1781" w:rsidRDefault="00950468" w:rsidP="004E0D33">
      <w:pPr>
        <w:pStyle w:val="EnglishHangNoCoptic"/>
      </w:pPr>
      <w:r w:rsidRPr="00AB1781">
        <w:t xml:space="preserve">5 Why are you </w:t>
      </w:r>
      <w:r w:rsidR="001158B6">
        <w:t>deeply grieved</w:t>
      </w:r>
      <w:r w:rsidRPr="00AB1781">
        <w:t>, O my soul?</w:t>
      </w:r>
    </w:p>
    <w:p w14:paraId="19107016" w14:textId="74D9BC75" w:rsidR="00950468" w:rsidRPr="00AB1781" w:rsidRDefault="00950468" w:rsidP="00AD1AC9">
      <w:pPr>
        <w:pStyle w:val="EnglishHangNoCoptic"/>
      </w:pPr>
      <w:r w:rsidRPr="00AB1781">
        <w:tab/>
        <w:t xml:space="preserve">And why </w:t>
      </w:r>
      <w:r w:rsidR="001158B6">
        <w:t>do you trouble</w:t>
      </w:r>
      <w:r w:rsidRPr="00AB1781">
        <w:t xml:space="preserve"> me?</w:t>
      </w:r>
    </w:p>
    <w:p w14:paraId="26A8B1A5" w14:textId="64AB049C" w:rsidR="00950468" w:rsidRPr="00AB1781" w:rsidRDefault="001158B6" w:rsidP="00AD1AC9">
      <w:pPr>
        <w:pStyle w:val="EnglishHangNoCoptic"/>
        <w:ind w:left="864"/>
      </w:pPr>
      <w:r>
        <w:t>Hope</w:t>
      </w:r>
      <w:r w:rsidR="00950468" w:rsidRPr="00AB1781">
        <w:t xml:space="preserve"> in God, for I will </w:t>
      </w:r>
      <w:r>
        <w:t>confess Him</w:t>
      </w:r>
      <w:r w:rsidR="006C1793">
        <w:rPr>
          <w:rStyle w:val="FootnoteReference"/>
        </w:rPr>
        <w:footnoteReference w:id="246"/>
      </w:r>
      <w:r w:rsidR="00950468" w:rsidRPr="00AB1781">
        <w:t>;</w:t>
      </w:r>
    </w:p>
    <w:p w14:paraId="30B3BC84" w14:textId="3F522557" w:rsidR="00950468" w:rsidRDefault="00950468" w:rsidP="004E0D33">
      <w:pPr>
        <w:pStyle w:val="EnglishHangEndNoCoptic"/>
      </w:pPr>
      <w:r w:rsidRPr="00AB1781">
        <w:tab/>
        <w:t xml:space="preserve">He is the salvation of my </w:t>
      </w:r>
      <w:r w:rsidR="001158B6">
        <w:t>face,</w:t>
      </w:r>
      <w:r w:rsidRPr="00AB1781">
        <w:t xml:space="preserve"> and my God.</w:t>
      </w:r>
    </w:p>
    <w:p w14:paraId="4D6F5CE9" w14:textId="28DD1949" w:rsidR="00B35B25" w:rsidRPr="004E0D33" w:rsidRDefault="00B35B25" w:rsidP="00B35B25">
      <w:pPr>
        <w:pStyle w:val="Rubric"/>
      </w:pPr>
      <w:r>
        <w:lastRenderedPageBreak/>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_Ref412110857 \h </w:instrText>
      </w:r>
      <w:r>
        <w:fldChar w:fldCharType="separate"/>
      </w:r>
      <w:r w:rsidR="000C7DE2">
        <w:t>Psalm</w:t>
      </w:r>
      <w:r w:rsidR="000C7DE2" w:rsidRPr="00AB1781">
        <w:t xml:space="preserve"> 44</w:t>
      </w:r>
      <w:r w:rsidR="000C7DE2">
        <w:t>: “My heart erupted with a good word”</w:t>
      </w:r>
      <w:r>
        <w:fldChar w:fldCharType="end"/>
      </w:r>
      <w:r>
        <w:t xml:space="preserve">, page </w:t>
      </w:r>
      <w:r>
        <w:fldChar w:fldCharType="begin"/>
      </w:r>
      <w:r>
        <w:instrText xml:space="preserve"> PAGEREF _Ref412110857 \h </w:instrText>
      </w:r>
      <w:r>
        <w:fldChar w:fldCharType="separate"/>
      </w:r>
      <w:r w:rsidR="000C7DE2">
        <w:rPr>
          <w:noProof/>
        </w:rPr>
        <w:t>151</w:t>
      </w:r>
      <w:r>
        <w:fldChar w:fldCharType="end"/>
      </w:r>
      <w:r>
        <w:t xml:space="preserve">.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7ADBE8D2" w14:textId="617FB720" w:rsidR="00F933DE" w:rsidRDefault="00F933DE" w:rsidP="00F933DE">
      <w:pPr>
        <w:pStyle w:val="Rubric"/>
      </w:pPr>
      <w:r>
        <w:t>Glory…</w:t>
      </w:r>
    </w:p>
    <w:p w14:paraId="7A53E8EB" w14:textId="6CB34BCB" w:rsidR="00950468" w:rsidRPr="004E0D33" w:rsidRDefault="004E0D33" w:rsidP="00BF0205">
      <w:pPr>
        <w:pStyle w:val="Heading4"/>
      </w:pPr>
      <w:r>
        <w:t>Psalm</w:t>
      </w:r>
      <w:r w:rsidR="00950468" w:rsidRPr="00AB1781">
        <w:t xml:space="preserve"> 43</w:t>
      </w:r>
      <w:r>
        <w:t xml:space="preserve">: </w:t>
      </w:r>
      <w:r w:rsidR="009216DA">
        <w:t>“</w:t>
      </w:r>
      <w:r>
        <w:t>O God, we have heard with our ears</w:t>
      </w:r>
      <w:r w:rsidR="009216DA">
        <w:t>”</w:t>
      </w:r>
    </w:p>
    <w:p w14:paraId="001B7ED4"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Saved for Love, Service and Suffering</w:t>
      </w:r>
    </w:p>
    <w:p w14:paraId="39DD3D71"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God We Glory and are Killed All Day Long</w:t>
      </w:r>
    </w:p>
    <w:p w14:paraId="778AFB41" w14:textId="35EF82C7" w:rsidR="00950468" w:rsidRPr="00AB1781" w:rsidRDefault="00950468" w:rsidP="004E0D33">
      <w:pPr>
        <w:pStyle w:val="Rubric"/>
      </w:pPr>
      <w:r w:rsidRPr="00AB1781">
        <w:t>1 (</w:t>
      </w:r>
      <w:r w:rsidR="002B46CE">
        <w:t xml:space="preserve">For the end. </w:t>
      </w:r>
      <w:r w:rsidRPr="00AB1781">
        <w:t>For the sons of Korah. A Psalm for Contemplation)</w:t>
      </w:r>
    </w:p>
    <w:p w14:paraId="29D5E7B9" w14:textId="1DCA36A4" w:rsidR="00950468" w:rsidRPr="00AB1781" w:rsidRDefault="00950468" w:rsidP="004E0D33">
      <w:pPr>
        <w:pStyle w:val="EnglishHangNoCoptic"/>
      </w:pPr>
      <w:r w:rsidRPr="00AB1781">
        <w:t>2 O God, we have heard with our ears</w:t>
      </w:r>
      <w:r w:rsidR="002B46CE">
        <w:t>,</w:t>
      </w:r>
    </w:p>
    <w:p w14:paraId="0E276878" w14:textId="1A4680DC" w:rsidR="00950468" w:rsidRPr="00AB1781" w:rsidRDefault="00950468" w:rsidP="004E0D33">
      <w:pPr>
        <w:pStyle w:val="EnglishHangNoCoptic"/>
      </w:pPr>
      <w:r w:rsidRPr="00AB1781">
        <w:tab/>
        <w:t xml:space="preserve">and our fathers have </w:t>
      </w:r>
      <w:r w:rsidR="002B46CE">
        <w:t>reported to</w:t>
      </w:r>
      <w:r w:rsidRPr="00AB1781">
        <w:t xml:space="preserve"> us</w:t>
      </w:r>
    </w:p>
    <w:p w14:paraId="18DF8948" w14:textId="172AA3F9" w:rsidR="00950468" w:rsidRPr="00AB1781" w:rsidRDefault="00950468" w:rsidP="004E0D33">
      <w:pPr>
        <w:pStyle w:val="EnglishHangNoCoptic"/>
      </w:pPr>
      <w:r w:rsidRPr="00AB1781">
        <w:tab/>
        <w:t xml:space="preserve">the work </w:t>
      </w:r>
      <w:r w:rsidR="001040C8">
        <w:t>You</w:t>
      </w:r>
      <w:r w:rsidRPr="00AB1781">
        <w:t xml:space="preserve"> </w:t>
      </w:r>
      <w:r w:rsidR="002B46CE">
        <w:t>performed</w:t>
      </w:r>
      <w:r w:rsidRPr="00AB1781">
        <w:t xml:space="preserve"> in their days,</w:t>
      </w:r>
    </w:p>
    <w:p w14:paraId="52A23FC9" w14:textId="5350877B" w:rsidR="00950468" w:rsidRPr="00AB1781" w:rsidRDefault="00950468" w:rsidP="004E0D33">
      <w:pPr>
        <w:pStyle w:val="EnglishHangEndNoCoptic"/>
      </w:pPr>
      <w:r w:rsidRPr="00AB1781">
        <w:tab/>
        <w:t xml:space="preserve">in the days of </w:t>
      </w:r>
      <w:r w:rsidR="002B46CE">
        <w:t>old</w:t>
      </w:r>
      <w:r w:rsidRPr="00AB1781">
        <w:t>.</w:t>
      </w:r>
    </w:p>
    <w:p w14:paraId="3575D770" w14:textId="29C0E7DB" w:rsidR="00950468" w:rsidRPr="00AB1781" w:rsidRDefault="00950468" w:rsidP="004E0D33">
      <w:pPr>
        <w:pStyle w:val="EnglishHangNoCoptic"/>
      </w:pPr>
      <w:r w:rsidRPr="00AB1781">
        <w:t xml:space="preserve">3 </w:t>
      </w:r>
      <w:r w:rsidR="00E570CB">
        <w:t>Your</w:t>
      </w:r>
      <w:r w:rsidRPr="00AB1781">
        <w:t xml:space="preserve"> hand </w:t>
      </w:r>
      <w:r w:rsidR="002B46CE">
        <w:t xml:space="preserve">utterly </w:t>
      </w:r>
      <w:r w:rsidRPr="00AB1781">
        <w:t>destroyed the nations,</w:t>
      </w:r>
    </w:p>
    <w:p w14:paraId="04D6C03A" w14:textId="05373A66" w:rsidR="00950468" w:rsidRPr="00AB1781" w:rsidRDefault="00950468" w:rsidP="004E0D33">
      <w:pPr>
        <w:pStyle w:val="EnglishHangNoCoptic"/>
      </w:pPr>
      <w:r w:rsidRPr="00AB1781">
        <w:tab/>
        <w:t xml:space="preserve">and </w:t>
      </w:r>
      <w:r w:rsidR="001040C8">
        <w:t xml:space="preserve">You </w:t>
      </w:r>
      <w:r w:rsidRPr="00AB1781">
        <w:t>plant</w:t>
      </w:r>
      <w:r w:rsidR="006C1793">
        <w:t>ed</w:t>
      </w:r>
      <w:r w:rsidRPr="00AB1781">
        <w:t xml:space="preserve"> our fathers.</w:t>
      </w:r>
      <w:r w:rsidRPr="00AB1781">
        <w:rPr>
          <w:rStyle w:val="FootnoteReference"/>
        </w:rPr>
        <w:footnoteReference w:id="247"/>
      </w:r>
    </w:p>
    <w:p w14:paraId="3D99310F" w14:textId="748ADA62" w:rsidR="00950468" w:rsidRPr="00AB1781" w:rsidRDefault="00950468" w:rsidP="004E0D33">
      <w:pPr>
        <w:pStyle w:val="EnglishHangEndNoCoptic"/>
      </w:pPr>
      <w:r w:rsidRPr="00AB1781">
        <w:tab/>
      </w:r>
      <w:r w:rsidR="001040C8">
        <w:t>You affl</w:t>
      </w:r>
      <w:r w:rsidRPr="00AB1781">
        <w:t>ict</w:t>
      </w:r>
      <w:r w:rsidR="002B46CE">
        <w:t>ed</w:t>
      </w:r>
      <w:r w:rsidRPr="00AB1781">
        <w:t xml:space="preserve"> peoples</w:t>
      </w:r>
      <w:r w:rsidR="002B46CE">
        <w:t>,</w:t>
      </w:r>
      <w:r w:rsidRPr="00AB1781">
        <w:t xml:space="preserve"> and </w:t>
      </w:r>
      <w:r w:rsidR="002B46CE">
        <w:t>cast them out</w:t>
      </w:r>
      <w:r w:rsidRPr="00AB1781">
        <w:t>.</w:t>
      </w:r>
    </w:p>
    <w:p w14:paraId="38FBEAEF" w14:textId="1E7B5A87" w:rsidR="00950468" w:rsidRPr="00AB1781" w:rsidRDefault="00950468" w:rsidP="004E0D33">
      <w:pPr>
        <w:pStyle w:val="EnglishHangNoCoptic"/>
      </w:pPr>
      <w:r w:rsidRPr="00AB1781">
        <w:t xml:space="preserve">4 For </w:t>
      </w:r>
      <w:r w:rsidR="002B46CE">
        <w:t>they did not take possession of the land</w:t>
      </w:r>
    </w:p>
    <w:p w14:paraId="3370AE8A" w14:textId="26A3D66E" w:rsidR="00950468" w:rsidRPr="00AB1781" w:rsidRDefault="00950468" w:rsidP="004E0D33">
      <w:pPr>
        <w:pStyle w:val="EnglishHangNoCoptic"/>
      </w:pPr>
      <w:r w:rsidRPr="00AB1781">
        <w:tab/>
      </w:r>
      <w:r w:rsidR="002B46CE">
        <w:t>By their own sword</w:t>
      </w:r>
      <w:r w:rsidRPr="00AB1781">
        <w:t>,</w:t>
      </w:r>
    </w:p>
    <w:p w14:paraId="04E4A433" w14:textId="43E1BEDA" w:rsidR="00950468" w:rsidRPr="00AB1781" w:rsidRDefault="00950468" w:rsidP="004E0D33">
      <w:pPr>
        <w:pStyle w:val="EnglishHangNoCoptic"/>
      </w:pPr>
      <w:r w:rsidRPr="00AB1781">
        <w:tab/>
        <w:t xml:space="preserve">and </w:t>
      </w:r>
      <w:r w:rsidR="002B46CE">
        <w:t>their own arm did not save them</w:t>
      </w:r>
      <w:r w:rsidRPr="00AB1781">
        <w:t>;</w:t>
      </w:r>
    </w:p>
    <w:p w14:paraId="527BF79E" w14:textId="4663996C" w:rsidR="00950468" w:rsidRPr="00AB1781" w:rsidRDefault="00950468" w:rsidP="004E0D33">
      <w:pPr>
        <w:pStyle w:val="EnglishHangNoCoptic"/>
      </w:pPr>
      <w:r w:rsidRPr="00AB1781">
        <w:tab/>
        <w:t xml:space="preserve">but it was </w:t>
      </w:r>
      <w:r w:rsidR="00E570CB">
        <w:t>Your</w:t>
      </w:r>
      <w:r w:rsidRPr="00AB1781">
        <w:t xml:space="preserve"> right hand and </w:t>
      </w:r>
      <w:r w:rsidR="00E570CB">
        <w:t>Your</w:t>
      </w:r>
      <w:r w:rsidRPr="00AB1781">
        <w:t xml:space="preserve"> arm</w:t>
      </w:r>
      <w:r w:rsidR="002B46CE">
        <w:t>,</w:t>
      </w:r>
    </w:p>
    <w:p w14:paraId="78D73FFD" w14:textId="12C0486A" w:rsidR="00950468" w:rsidRPr="00AB1781" w:rsidRDefault="00950468" w:rsidP="004E0D33">
      <w:pPr>
        <w:pStyle w:val="EnglishHangNoCoptic"/>
      </w:pPr>
      <w:r w:rsidRPr="00AB1781">
        <w:tab/>
        <w:t xml:space="preserve">and the light of </w:t>
      </w:r>
      <w:r w:rsidR="00E570CB">
        <w:t>Your</w:t>
      </w:r>
      <w:r w:rsidRPr="00AB1781">
        <w:t xml:space="preserve"> face</w:t>
      </w:r>
      <w:r w:rsidR="006C1793">
        <w:rPr>
          <w:rStyle w:val="FootnoteReference"/>
        </w:rPr>
        <w:footnoteReference w:id="248"/>
      </w:r>
      <w:r w:rsidRPr="00AB1781">
        <w:t>,</w:t>
      </w:r>
    </w:p>
    <w:p w14:paraId="74BEB3B5" w14:textId="5ACDD6C3" w:rsidR="00950468" w:rsidRPr="00AB1781" w:rsidRDefault="00950468" w:rsidP="004E0D33">
      <w:pPr>
        <w:pStyle w:val="EnglishHangEndNoCoptic"/>
      </w:pPr>
      <w:r w:rsidRPr="00AB1781">
        <w:tab/>
        <w:t xml:space="preserve">because </w:t>
      </w:r>
      <w:r w:rsidR="002B46CE">
        <w:t>You took pleasure in them</w:t>
      </w:r>
      <w:r w:rsidRPr="00AB1781">
        <w:t>.</w:t>
      </w:r>
    </w:p>
    <w:p w14:paraId="53012F0C" w14:textId="465A8C49" w:rsidR="00950468" w:rsidRPr="00AB1781" w:rsidRDefault="00950468" w:rsidP="004E0D33">
      <w:pPr>
        <w:pStyle w:val="EnglishHangNoCoptic"/>
      </w:pPr>
      <w:r w:rsidRPr="00AB1781">
        <w:t xml:space="preserve">5 </w:t>
      </w:r>
      <w:r w:rsidR="001040C8">
        <w:t>You</w:t>
      </w:r>
      <w:r w:rsidRPr="00AB1781">
        <w:t xml:space="preserve"> </w:t>
      </w:r>
      <w:r w:rsidR="00C104A1">
        <w:t>are</w:t>
      </w:r>
      <w:r w:rsidRPr="00AB1781">
        <w:t xml:space="preserve"> </w:t>
      </w:r>
      <w:r w:rsidR="002B46CE">
        <w:t xml:space="preserve">indeed </w:t>
      </w:r>
      <w:r w:rsidRPr="00AB1781">
        <w:t>my King and my God,</w:t>
      </w:r>
    </w:p>
    <w:p w14:paraId="6F76C8C8" w14:textId="05938492" w:rsidR="00950468" w:rsidRPr="00AB1781" w:rsidRDefault="00950468" w:rsidP="004E0D33">
      <w:pPr>
        <w:pStyle w:val="EnglishHangEndNoCoptic"/>
      </w:pPr>
      <w:r w:rsidRPr="00AB1781">
        <w:tab/>
        <w:t>Who command</w:t>
      </w:r>
      <w:r w:rsidR="002B46CE">
        <w:t>s</w:t>
      </w:r>
      <w:r w:rsidRPr="00AB1781">
        <w:t xml:space="preserve"> the salvation of Jacob.</w:t>
      </w:r>
    </w:p>
    <w:p w14:paraId="3B01904D" w14:textId="17E2FB75" w:rsidR="00950468" w:rsidRPr="00AB1781" w:rsidRDefault="00950468" w:rsidP="004E0D33">
      <w:pPr>
        <w:pStyle w:val="EnglishHangNoCoptic"/>
      </w:pPr>
      <w:r w:rsidRPr="00AB1781">
        <w:t xml:space="preserve">6 Through </w:t>
      </w:r>
      <w:r w:rsidR="001040C8">
        <w:t>You</w:t>
      </w:r>
      <w:r w:rsidRPr="00AB1781">
        <w:t xml:space="preserve"> we </w:t>
      </w:r>
      <w:r w:rsidR="002B46CE">
        <w:t>will gore</w:t>
      </w:r>
      <w:r w:rsidRPr="00AB1781">
        <w:t xml:space="preserve"> our enemies,</w:t>
      </w:r>
    </w:p>
    <w:p w14:paraId="4609A653" w14:textId="79D570E5" w:rsidR="00950468" w:rsidRPr="00AB1781" w:rsidRDefault="00950468" w:rsidP="004E0D33">
      <w:pPr>
        <w:pStyle w:val="EnglishHangEndNoCoptic"/>
      </w:pPr>
      <w:r w:rsidRPr="00AB1781">
        <w:tab/>
        <w:t xml:space="preserve">and </w:t>
      </w:r>
      <w:r w:rsidR="002B46CE">
        <w:t>by</w:t>
      </w:r>
      <w:r w:rsidRPr="00AB1781">
        <w:t xml:space="preserve"> </w:t>
      </w:r>
      <w:r w:rsidR="002B46CE">
        <w:t>Your N</w:t>
      </w:r>
      <w:r w:rsidRPr="00AB1781">
        <w:t xml:space="preserve">ame we </w:t>
      </w:r>
      <w:r w:rsidR="002B46CE">
        <w:t xml:space="preserve">will </w:t>
      </w:r>
      <w:r w:rsidRPr="00AB1781">
        <w:t>scorn our assailants.</w:t>
      </w:r>
    </w:p>
    <w:p w14:paraId="7B3E9B82" w14:textId="573208D4" w:rsidR="00950468" w:rsidRPr="00AB1781" w:rsidRDefault="00950468" w:rsidP="004E0D33">
      <w:pPr>
        <w:pStyle w:val="EnglishHangNoCoptic"/>
      </w:pPr>
      <w:r w:rsidRPr="00AB1781">
        <w:t xml:space="preserve">7 For I will not </w:t>
      </w:r>
      <w:r w:rsidR="002B46CE">
        <w:t>hope</w:t>
      </w:r>
      <w:r w:rsidRPr="00AB1781">
        <w:t xml:space="preserve"> in my bow,</w:t>
      </w:r>
    </w:p>
    <w:p w14:paraId="2BE0D6DE" w14:textId="56A33444" w:rsidR="00950468" w:rsidRPr="00AB1781" w:rsidRDefault="00950468" w:rsidP="004E0D33">
      <w:pPr>
        <w:pStyle w:val="EnglishHangEndNoCoptic"/>
      </w:pPr>
      <w:r w:rsidRPr="00AB1781">
        <w:tab/>
        <w:t>and</w:t>
      </w:r>
      <w:r w:rsidR="002B46CE">
        <w:t xml:space="preserve"> my sword</w:t>
      </w:r>
      <w:r w:rsidRPr="00AB1781">
        <w:t xml:space="preserve"> will</w:t>
      </w:r>
      <w:r w:rsidR="002B46CE">
        <w:t xml:space="preserve"> not</w:t>
      </w:r>
      <w:r w:rsidRPr="00AB1781">
        <w:t xml:space="preserve"> save me.</w:t>
      </w:r>
    </w:p>
    <w:p w14:paraId="6B9FDA3D" w14:textId="420396EF" w:rsidR="00950468" w:rsidRPr="00AB1781" w:rsidRDefault="00950468" w:rsidP="004E0D33">
      <w:pPr>
        <w:pStyle w:val="EnglishHangNoCoptic"/>
      </w:pPr>
      <w:r w:rsidRPr="00AB1781">
        <w:t xml:space="preserve">8 </w:t>
      </w:r>
      <w:r w:rsidR="002B46CE">
        <w:t>For</w:t>
      </w:r>
      <w:r w:rsidRPr="00AB1781">
        <w:t xml:space="preserve"> </w:t>
      </w:r>
      <w:r w:rsidR="001040C8">
        <w:t>You</w:t>
      </w:r>
      <w:r w:rsidRPr="00AB1781">
        <w:t xml:space="preserve"> </w:t>
      </w:r>
      <w:r w:rsidR="002B46CE">
        <w:t>saved</w:t>
      </w:r>
      <w:r w:rsidRPr="00AB1781">
        <w:t xml:space="preserve"> us from our oppressors,</w:t>
      </w:r>
    </w:p>
    <w:p w14:paraId="6E843CF6" w14:textId="021C53ED" w:rsidR="00950468" w:rsidRPr="00AB1781" w:rsidRDefault="00950468" w:rsidP="004E0D33">
      <w:pPr>
        <w:pStyle w:val="EnglishHangEndNoCoptic"/>
      </w:pPr>
      <w:r w:rsidRPr="00AB1781">
        <w:tab/>
        <w:t xml:space="preserve">and </w:t>
      </w:r>
      <w:r w:rsidR="002B46CE">
        <w:t>put</w:t>
      </w:r>
      <w:r w:rsidRPr="00AB1781">
        <w:t xml:space="preserve"> to shame those who hate us.</w:t>
      </w:r>
    </w:p>
    <w:p w14:paraId="62238B4C" w14:textId="478A0404" w:rsidR="00950468" w:rsidRPr="00AB1781" w:rsidRDefault="003F24AF" w:rsidP="004E0D33">
      <w:pPr>
        <w:pStyle w:val="EnglishHangNoCoptic"/>
      </w:pPr>
      <w:r>
        <w:lastRenderedPageBreak/>
        <w:t>9 W</w:t>
      </w:r>
      <w:r w:rsidR="00950468" w:rsidRPr="00AB1781">
        <w:t xml:space="preserve">e </w:t>
      </w:r>
      <w:r>
        <w:t xml:space="preserve">will </w:t>
      </w:r>
      <w:r w:rsidR="00950468" w:rsidRPr="00AB1781">
        <w:t xml:space="preserve">glory </w:t>
      </w:r>
      <w:r>
        <w:t>in</w:t>
      </w:r>
      <w:r w:rsidR="006C1793">
        <w:rPr>
          <w:rStyle w:val="FootnoteReference"/>
        </w:rPr>
        <w:footnoteReference w:id="249"/>
      </w:r>
      <w:r>
        <w:t xml:space="preserve"> God </w:t>
      </w:r>
      <w:r w:rsidR="00950468" w:rsidRPr="00AB1781">
        <w:t>all day long,</w:t>
      </w:r>
    </w:p>
    <w:p w14:paraId="08A3CC0A" w14:textId="171A4A55" w:rsidR="00950468" w:rsidRPr="00AB1781" w:rsidRDefault="00950468" w:rsidP="004E0D33">
      <w:pPr>
        <w:pStyle w:val="EnglishHangEndNoCoptic"/>
      </w:pPr>
      <w:r w:rsidRPr="00AB1781">
        <w:tab/>
        <w:t xml:space="preserve">and we </w:t>
      </w:r>
      <w:r w:rsidR="003F24AF">
        <w:t>will confess</w:t>
      </w:r>
      <w:r w:rsidR="006C1793">
        <w:rPr>
          <w:rStyle w:val="FootnoteReference"/>
        </w:rPr>
        <w:footnoteReference w:id="250"/>
      </w:r>
      <w:r w:rsidRPr="00AB1781">
        <w:t xml:space="preserve"> </w:t>
      </w:r>
      <w:r w:rsidR="00E570CB">
        <w:t>Your</w:t>
      </w:r>
      <w:r w:rsidR="003F24AF">
        <w:t xml:space="preserve"> N</w:t>
      </w:r>
      <w:r w:rsidRPr="00AB1781">
        <w:t xml:space="preserve">ame </w:t>
      </w:r>
      <w:r w:rsidR="00A8396B">
        <w:t>forever</w:t>
      </w:r>
      <w:r w:rsidRPr="00AB1781">
        <w:t xml:space="preserve">. </w:t>
      </w:r>
      <w:r w:rsidRPr="00AB1781">
        <w:rPr>
          <w:i/>
        </w:rPr>
        <w:t>(Pause)</w:t>
      </w:r>
    </w:p>
    <w:p w14:paraId="0ED73E8D" w14:textId="76750ADA" w:rsidR="00950468" w:rsidRPr="00AB1781" w:rsidRDefault="00950468" w:rsidP="004E0D33">
      <w:pPr>
        <w:pStyle w:val="EnglishHangNoCoptic"/>
      </w:pPr>
      <w:r w:rsidRPr="00AB1781">
        <w:t xml:space="preserve">10 Yet now </w:t>
      </w:r>
      <w:r w:rsidR="001040C8">
        <w:t>You</w:t>
      </w:r>
      <w:r w:rsidRPr="00AB1781">
        <w:t xml:space="preserve"> </w:t>
      </w:r>
      <w:r w:rsidR="00556387">
        <w:t>have</w:t>
      </w:r>
      <w:r w:rsidRPr="00AB1781">
        <w:t xml:space="preserve"> rejected us</w:t>
      </w:r>
      <w:r w:rsidR="003F24AF">
        <w:t xml:space="preserve"> and put us to shame</w:t>
      </w:r>
    </w:p>
    <w:p w14:paraId="7287736C" w14:textId="77777777" w:rsidR="00950468" w:rsidRPr="00AB1781" w:rsidRDefault="00950468" w:rsidP="004E0D33">
      <w:pPr>
        <w:pStyle w:val="EnglishHangEndNoCoptic"/>
      </w:pPr>
      <w:r w:rsidRPr="00AB1781">
        <w:tab/>
        <w:t>by not going out with our armies, O God.</w:t>
      </w:r>
    </w:p>
    <w:p w14:paraId="5163EC05" w14:textId="55DB3310" w:rsidR="00950468" w:rsidRPr="00AB1781" w:rsidRDefault="00950468" w:rsidP="004E0D33">
      <w:pPr>
        <w:pStyle w:val="EnglishHangNoCoptic"/>
      </w:pPr>
      <w:r w:rsidRPr="00AB1781">
        <w:t xml:space="preserve">11 </w:t>
      </w:r>
      <w:r w:rsidR="001040C8">
        <w:t>You</w:t>
      </w:r>
      <w:r w:rsidRPr="00AB1781">
        <w:t xml:space="preserve"> </w:t>
      </w:r>
      <w:r w:rsidR="006C1793">
        <w:t>turned us back</w:t>
      </w:r>
      <w:r w:rsidRPr="00AB1781">
        <w:t xml:space="preserve"> </w:t>
      </w:r>
      <w:r w:rsidR="003F24AF">
        <w:t>rather than</w:t>
      </w:r>
      <w:r w:rsidRPr="00AB1781">
        <w:t xml:space="preserve"> our enemies,</w:t>
      </w:r>
    </w:p>
    <w:p w14:paraId="01626A57" w14:textId="77777777" w:rsidR="00950468" w:rsidRPr="00AB1781" w:rsidRDefault="00950468" w:rsidP="004E0D33">
      <w:pPr>
        <w:pStyle w:val="EnglishHangEndNoCoptic"/>
      </w:pPr>
      <w:r w:rsidRPr="00AB1781">
        <w:tab/>
        <w:t>and those who hate us plunder us as they please.</w:t>
      </w:r>
    </w:p>
    <w:p w14:paraId="37963C03" w14:textId="1774611F" w:rsidR="00950468" w:rsidRPr="00AB1781" w:rsidRDefault="00950468" w:rsidP="004E0D33">
      <w:pPr>
        <w:pStyle w:val="EnglishHangNoCoptic"/>
      </w:pPr>
      <w:r w:rsidRPr="00AB1781">
        <w:t xml:space="preserve">12 </w:t>
      </w:r>
      <w:r w:rsidR="001040C8">
        <w:t>You</w:t>
      </w:r>
      <w:r w:rsidRPr="00AB1781">
        <w:t xml:space="preserve"> </w:t>
      </w:r>
      <w:r w:rsidR="006C1793">
        <w:t>gave</w:t>
      </w:r>
      <w:r w:rsidRPr="00AB1781">
        <w:t xml:space="preserve"> us up like sheep to be eaten</w:t>
      </w:r>
      <w:r w:rsidR="003F24AF">
        <w:t>,</w:t>
      </w:r>
    </w:p>
    <w:p w14:paraId="1988FF9B" w14:textId="71C97E4D" w:rsidR="00950468" w:rsidRPr="00AB1781" w:rsidRDefault="006C1793" w:rsidP="004E0D33">
      <w:pPr>
        <w:pStyle w:val="EnglishHangEndNoCoptic"/>
      </w:pPr>
      <w:r>
        <w:tab/>
        <w:t>and</w:t>
      </w:r>
      <w:r w:rsidR="00950468" w:rsidRPr="00AB1781">
        <w:t xml:space="preserve"> scattered us among the nations.</w:t>
      </w:r>
    </w:p>
    <w:p w14:paraId="37C2AB4F" w14:textId="1AA44A84" w:rsidR="00950468" w:rsidRPr="00AB1781" w:rsidRDefault="00950468" w:rsidP="004E0D33">
      <w:pPr>
        <w:pStyle w:val="EnglishHangNoCoptic"/>
      </w:pPr>
      <w:r w:rsidRPr="00AB1781">
        <w:t xml:space="preserve">13 </w:t>
      </w:r>
      <w:r w:rsidR="001040C8">
        <w:t>You</w:t>
      </w:r>
      <w:r w:rsidRPr="00AB1781">
        <w:t xml:space="preserve"> sold </w:t>
      </w:r>
      <w:r w:rsidR="00E570CB">
        <w:t>Your</w:t>
      </w:r>
      <w:r w:rsidRPr="00AB1781">
        <w:t xml:space="preserve"> people for nothing,</w:t>
      </w:r>
    </w:p>
    <w:p w14:paraId="4232D2E9" w14:textId="4E426F85" w:rsidR="00950468" w:rsidRPr="004E0D33" w:rsidRDefault="006C1793" w:rsidP="004E0D33">
      <w:pPr>
        <w:pStyle w:val="EnglishHangEndNoCoptic"/>
      </w:pPr>
      <w:r>
        <w:tab/>
        <w:t>t</w:t>
      </w:r>
      <w:r w:rsidR="003F24AF">
        <w:t>hey were exchanged for a pittance</w:t>
      </w:r>
      <w:r w:rsidR="00950468" w:rsidRPr="00AB1781">
        <w:t>.</w:t>
      </w:r>
    </w:p>
    <w:p w14:paraId="32D20CFC" w14:textId="25C9E219" w:rsidR="00950468" w:rsidRPr="00AB1781" w:rsidRDefault="00950468" w:rsidP="004E0D33">
      <w:pPr>
        <w:pStyle w:val="EnglishHangNoCoptic"/>
      </w:pPr>
      <w:r w:rsidRPr="00AB1781">
        <w:t xml:space="preserve">14 </w:t>
      </w:r>
      <w:r w:rsidR="001040C8">
        <w:t>You</w:t>
      </w:r>
      <w:r w:rsidRPr="00AB1781">
        <w:t xml:space="preserve"> </w:t>
      </w:r>
      <w:r w:rsidR="00556387">
        <w:t>have</w:t>
      </w:r>
      <w:r w:rsidRPr="00AB1781">
        <w:t xml:space="preserve"> made us </w:t>
      </w:r>
      <w:r w:rsidR="003F24AF">
        <w:t>a reproach to</w:t>
      </w:r>
      <w:r w:rsidRPr="00AB1781">
        <w:t xml:space="preserve"> our neighbors,</w:t>
      </w:r>
    </w:p>
    <w:p w14:paraId="3F48FF4E" w14:textId="1DA76466" w:rsidR="00950468" w:rsidRPr="00AB1781" w:rsidRDefault="00950468" w:rsidP="004E0D33">
      <w:pPr>
        <w:pStyle w:val="EnglishHangEndNoCoptic"/>
      </w:pPr>
      <w:r w:rsidRPr="00AB1781">
        <w:tab/>
        <w:t xml:space="preserve">a </w:t>
      </w:r>
      <w:r w:rsidR="003F24AF">
        <w:t>mockery</w:t>
      </w:r>
      <w:r w:rsidRPr="00AB1781">
        <w:t xml:space="preserve"> and </w:t>
      </w:r>
      <w:r w:rsidR="003F24AF">
        <w:t>laughingstock</w:t>
      </w:r>
      <w:r w:rsidRPr="00AB1781">
        <w:t xml:space="preserve"> to those around us.</w:t>
      </w:r>
    </w:p>
    <w:p w14:paraId="6E77326B" w14:textId="5B5883D1" w:rsidR="00950468" w:rsidRPr="00AB1781" w:rsidRDefault="00950468" w:rsidP="004E0D33">
      <w:pPr>
        <w:pStyle w:val="EnglishHangNoCoptic"/>
      </w:pPr>
      <w:r w:rsidRPr="00AB1781">
        <w:t xml:space="preserve">15 </w:t>
      </w:r>
      <w:r w:rsidR="001040C8">
        <w:t>You</w:t>
      </w:r>
      <w:r w:rsidRPr="00AB1781">
        <w:t xml:space="preserve"> </w:t>
      </w:r>
      <w:r w:rsidR="00556387">
        <w:t>have</w:t>
      </w:r>
      <w:r w:rsidRPr="00AB1781">
        <w:t xml:space="preserve"> made us a </w:t>
      </w:r>
      <w:r w:rsidR="003F24AF">
        <w:t>proverb</w:t>
      </w:r>
      <w:r w:rsidRPr="00AB1781">
        <w:t xml:space="preserve"> among the nations,</w:t>
      </w:r>
    </w:p>
    <w:p w14:paraId="6DD61FF7" w14:textId="77777777" w:rsidR="00950468" w:rsidRPr="00AB1781" w:rsidRDefault="00950468" w:rsidP="004E0D33">
      <w:pPr>
        <w:pStyle w:val="EnglishHangEndNoCoptic"/>
      </w:pPr>
      <w:r w:rsidRPr="00AB1781">
        <w:tab/>
        <w:t>a shaking of the head among the peoples.</w:t>
      </w:r>
    </w:p>
    <w:p w14:paraId="4A95328D" w14:textId="6CC33C3F" w:rsidR="00950468" w:rsidRPr="00AB1781" w:rsidRDefault="00950468" w:rsidP="004E0D33">
      <w:pPr>
        <w:pStyle w:val="EnglishHangNoCoptic"/>
      </w:pPr>
      <w:r w:rsidRPr="00AB1781">
        <w:t xml:space="preserve">16 </w:t>
      </w:r>
      <w:r w:rsidR="003F24AF">
        <w:t>My disgrace is before me a</w:t>
      </w:r>
      <w:r w:rsidRPr="00AB1781">
        <w:t xml:space="preserve">ll </w:t>
      </w:r>
      <w:r w:rsidR="003F24AF">
        <w:t xml:space="preserve">the </w:t>
      </w:r>
      <w:r w:rsidRPr="00AB1781">
        <w:t>day long,</w:t>
      </w:r>
    </w:p>
    <w:p w14:paraId="58C133BF" w14:textId="77777777" w:rsidR="00950468" w:rsidRPr="00AB1781" w:rsidRDefault="00950468" w:rsidP="004E0D33">
      <w:pPr>
        <w:pStyle w:val="EnglishHangEndNoCoptic"/>
      </w:pPr>
      <w:r w:rsidRPr="00AB1781">
        <w:tab/>
        <w:t>and my face is covered with shame,</w:t>
      </w:r>
    </w:p>
    <w:p w14:paraId="06EB0F24" w14:textId="3701B38E" w:rsidR="00950468" w:rsidRPr="00AB1781" w:rsidRDefault="00950468" w:rsidP="004E0D33">
      <w:pPr>
        <w:pStyle w:val="EnglishHangNoCoptic"/>
      </w:pPr>
      <w:r w:rsidRPr="00AB1781">
        <w:t xml:space="preserve">17 at the voice of </w:t>
      </w:r>
      <w:r w:rsidR="00757E19">
        <w:t>one who reproaches and babbles</w:t>
      </w:r>
      <w:r w:rsidRPr="00AB1781">
        <w:t>,</w:t>
      </w:r>
    </w:p>
    <w:p w14:paraId="02B08903" w14:textId="5C0A3A39" w:rsidR="00950468" w:rsidRPr="00AB1781" w:rsidRDefault="00950468" w:rsidP="004E0D33">
      <w:pPr>
        <w:pStyle w:val="EnglishHangEndNoCoptic"/>
      </w:pPr>
      <w:r w:rsidRPr="00AB1781">
        <w:tab/>
        <w:t xml:space="preserve">at the sight of the enemy and </w:t>
      </w:r>
      <w:r w:rsidR="00757E19">
        <w:t>persecutor</w:t>
      </w:r>
      <w:r w:rsidRPr="00AB1781">
        <w:t>.</w:t>
      </w:r>
    </w:p>
    <w:p w14:paraId="4984DCA8" w14:textId="77777777" w:rsidR="00950468" w:rsidRPr="00AB1781" w:rsidRDefault="00950468" w:rsidP="004E0D33">
      <w:pPr>
        <w:pStyle w:val="EnglishHangNoCoptic"/>
      </w:pPr>
      <w:r w:rsidRPr="00AB1781">
        <w:t>18 All this has come upon us,</w:t>
      </w:r>
    </w:p>
    <w:p w14:paraId="0911E517" w14:textId="40B2820D" w:rsidR="00950468" w:rsidRPr="00AB1781" w:rsidRDefault="00950468" w:rsidP="004E0D33">
      <w:pPr>
        <w:pStyle w:val="EnglishHangNoCoptic"/>
      </w:pPr>
      <w:r w:rsidRPr="00AB1781">
        <w:tab/>
        <w:t xml:space="preserve">yet we had not forgotten </w:t>
      </w:r>
      <w:r w:rsidR="001040C8">
        <w:t>You</w:t>
      </w:r>
      <w:r w:rsidR="00757E19">
        <w:t>,</w:t>
      </w:r>
    </w:p>
    <w:p w14:paraId="0E8E557C" w14:textId="34823CF1" w:rsidR="00950468" w:rsidRPr="00AB1781" w:rsidRDefault="00950468" w:rsidP="004E0D33">
      <w:pPr>
        <w:pStyle w:val="EnglishHangEndNoCoptic"/>
      </w:pPr>
      <w:r w:rsidRPr="00AB1781">
        <w:tab/>
      </w:r>
      <w:r w:rsidR="00757E19">
        <w:t xml:space="preserve">and we do no wrong against </w:t>
      </w:r>
      <w:r w:rsidR="00E570CB">
        <w:t>Your</w:t>
      </w:r>
      <w:r w:rsidRPr="00AB1781">
        <w:t xml:space="preserve"> covenant.</w:t>
      </w:r>
    </w:p>
    <w:p w14:paraId="05723D62" w14:textId="77777777" w:rsidR="00950468" w:rsidRPr="00AB1781" w:rsidRDefault="00950468" w:rsidP="004E0D33">
      <w:pPr>
        <w:pStyle w:val="EnglishHangNoCoptic"/>
      </w:pPr>
      <w:r w:rsidRPr="00AB1781">
        <w:t xml:space="preserve">19 We have not withdrawn our hearts from </w:t>
      </w:r>
      <w:r w:rsidR="001040C8">
        <w:t>You</w:t>
      </w:r>
      <w:r w:rsidRPr="00AB1781">
        <w:t>,</w:t>
      </w:r>
    </w:p>
    <w:p w14:paraId="0AA98915" w14:textId="77777777" w:rsidR="00950468" w:rsidRPr="00AB1781" w:rsidRDefault="00950468" w:rsidP="004E0D33">
      <w:pPr>
        <w:pStyle w:val="EnglishHangEndNoCoptic"/>
      </w:pPr>
      <w:r w:rsidRPr="00AB1781">
        <w:tab/>
        <w:t xml:space="preserve">yet </w:t>
      </w:r>
      <w:r w:rsidR="001040C8">
        <w:t>You</w:t>
      </w:r>
      <w:r w:rsidRPr="00AB1781">
        <w:t xml:space="preserve"> </w:t>
      </w:r>
      <w:r w:rsidR="00556387">
        <w:t>have</w:t>
      </w:r>
      <w:r w:rsidRPr="00AB1781">
        <w:t xml:space="preserve"> turned our steps from </w:t>
      </w:r>
      <w:r w:rsidR="00E570CB">
        <w:t>Your</w:t>
      </w:r>
      <w:r w:rsidRPr="00AB1781">
        <w:t xml:space="preserve"> way.</w:t>
      </w:r>
    </w:p>
    <w:p w14:paraId="24FCB21D" w14:textId="52CBD8DA" w:rsidR="00950468" w:rsidRPr="00AB1781" w:rsidRDefault="00950468" w:rsidP="004E0D33">
      <w:pPr>
        <w:pStyle w:val="EnglishHangNoCoptic"/>
      </w:pPr>
      <w:r w:rsidRPr="00AB1781">
        <w:t xml:space="preserve">20 For </w:t>
      </w:r>
      <w:r w:rsidR="001040C8">
        <w:t>You</w:t>
      </w:r>
      <w:r w:rsidRPr="00AB1781">
        <w:t xml:space="preserve"> humbled us in a place of affliction</w:t>
      </w:r>
      <w:r w:rsidR="00757E19">
        <w:t>,</w:t>
      </w:r>
    </w:p>
    <w:p w14:paraId="0D49C0F4" w14:textId="77777777" w:rsidR="00950468" w:rsidRPr="00AB1781" w:rsidRDefault="00950468" w:rsidP="004E0D33">
      <w:pPr>
        <w:pStyle w:val="EnglishHangEndNoCoptic"/>
      </w:pPr>
      <w:r w:rsidRPr="00AB1781">
        <w:tab/>
        <w:t>and covered us with the shadow of death.</w:t>
      </w:r>
    </w:p>
    <w:p w14:paraId="617C0FE1" w14:textId="10E5E4D2" w:rsidR="00950468" w:rsidRPr="00AB1781" w:rsidRDefault="00950468" w:rsidP="004E0D33">
      <w:pPr>
        <w:pStyle w:val="EnglishHangNoCoptic"/>
      </w:pPr>
      <w:r w:rsidRPr="00AB1781">
        <w:t xml:space="preserve">21 If we </w:t>
      </w:r>
      <w:r w:rsidR="00757E19">
        <w:t>forget the N</w:t>
      </w:r>
      <w:r w:rsidRPr="00AB1781">
        <w:t>ame of our God,</w:t>
      </w:r>
      <w:r w:rsidRPr="00AB1781">
        <w:rPr>
          <w:rStyle w:val="FootnoteReference"/>
        </w:rPr>
        <w:footnoteReference w:id="251"/>
      </w:r>
    </w:p>
    <w:p w14:paraId="38CEDF43" w14:textId="46E9EF55" w:rsidR="00950468" w:rsidRPr="00AB1781" w:rsidRDefault="00757E19" w:rsidP="00BD61DC">
      <w:pPr>
        <w:pStyle w:val="EnglishHangEndNoCoptic"/>
      </w:pPr>
      <w:r>
        <w:tab/>
        <w:t>and stretch</w:t>
      </w:r>
      <w:r w:rsidR="00950468" w:rsidRPr="00AB1781">
        <w:t xml:space="preserve"> </w:t>
      </w:r>
      <w:r w:rsidR="00BD61DC">
        <w:t>out our hands to a strange god,</w:t>
      </w:r>
    </w:p>
    <w:p w14:paraId="7357F02B" w14:textId="23074F43" w:rsidR="00950468" w:rsidRPr="00AB1781" w:rsidRDefault="00950468" w:rsidP="004E0D33">
      <w:pPr>
        <w:pStyle w:val="EnglishHangNoCoptic"/>
      </w:pPr>
      <w:r w:rsidRPr="00AB1781">
        <w:t xml:space="preserve">22 </w:t>
      </w:r>
      <w:r w:rsidR="006C1793">
        <w:t>w</w:t>
      </w:r>
      <w:r w:rsidR="00757E19">
        <w:t>ould</w:t>
      </w:r>
      <w:r w:rsidRPr="00AB1781">
        <w:t xml:space="preserve"> God </w:t>
      </w:r>
      <w:r w:rsidR="00757E19">
        <w:t>not search this out</w:t>
      </w:r>
      <w:r w:rsidRPr="00AB1781">
        <w:t>?</w:t>
      </w:r>
    </w:p>
    <w:p w14:paraId="0FA591DE" w14:textId="77777777" w:rsidR="00950468" w:rsidRPr="00AB1781" w:rsidRDefault="00950468" w:rsidP="004E0D33">
      <w:pPr>
        <w:pStyle w:val="EnglishHangEndNoCoptic"/>
      </w:pPr>
      <w:r w:rsidRPr="00AB1781">
        <w:tab/>
        <w:t>For He knows the secrets of the heart.</w:t>
      </w:r>
    </w:p>
    <w:p w14:paraId="5DD9A905" w14:textId="521D0459" w:rsidR="00950468" w:rsidRPr="00AB1781" w:rsidRDefault="00950468" w:rsidP="004E0D33">
      <w:pPr>
        <w:pStyle w:val="EnglishHangNoCoptic"/>
      </w:pPr>
      <w:r w:rsidRPr="00AB1781">
        <w:lastRenderedPageBreak/>
        <w:t xml:space="preserve">23 Yet for </w:t>
      </w:r>
      <w:r w:rsidR="00E570CB">
        <w:t>Your</w:t>
      </w:r>
      <w:r w:rsidRPr="00AB1781">
        <w:t xml:space="preserve"> sake we are being </w:t>
      </w:r>
      <w:r w:rsidR="00757E19">
        <w:t>put to death</w:t>
      </w:r>
      <w:r w:rsidRPr="00AB1781">
        <w:t xml:space="preserve"> all day long,</w:t>
      </w:r>
      <w:r w:rsidRPr="00AB1781">
        <w:rPr>
          <w:rStyle w:val="FootnoteReference"/>
        </w:rPr>
        <w:footnoteReference w:id="252"/>
      </w:r>
    </w:p>
    <w:p w14:paraId="02360793" w14:textId="77777777" w:rsidR="00950468" w:rsidRPr="00AB1781" w:rsidRDefault="00950468" w:rsidP="004E0D33">
      <w:pPr>
        <w:pStyle w:val="EnglishHangEndNoCoptic"/>
      </w:pPr>
      <w:r w:rsidRPr="00AB1781">
        <w:tab/>
        <w:t>we are counted as sheep for slaughter.</w:t>
      </w:r>
    </w:p>
    <w:p w14:paraId="6DCD5550" w14:textId="34D9D874" w:rsidR="00950468" w:rsidRPr="00AB1781" w:rsidRDefault="00757E19" w:rsidP="004E0D33">
      <w:pPr>
        <w:pStyle w:val="EnglishHangNoCoptic"/>
      </w:pPr>
      <w:r>
        <w:t>24 Awake! W</w:t>
      </w:r>
      <w:r w:rsidR="00950468" w:rsidRPr="00AB1781">
        <w:t xml:space="preserve">hy </w:t>
      </w:r>
      <w:r w:rsidR="001040C8">
        <w:t>do You sleep</w:t>
      </w:r>
      <w:r w:rsidR="00950468" w:rsidRPr="00AB1781">
        <w:t>, O Lord?</w:t>
      </w:r>
    </w:p>
    <w:p w14:paraId="794EBFC5" w14:textId="0CA711D8" w:rsidR="00950468" w:rsidRPr="00AB1781" w:rsidRDefault="00950468" w:rsidP="004E0D33">
      <w:pPr>
        <w:pStyle w:val="EnglishHangEndNoCoptic"/>
      </w:pPr>
      <w:r w:rsidRPr="00AB1781">
        <w:tab/>
        <w:t xml:space="preserve">Arise, </w:t>
      </w:r>
      <w:r w:rsidR="00757E19">
        <w:t xml:space="preserve">and do not </w:t>
      </w:r>
      <w:r w:rsidRPr="00AB1781">
        <w:t xml:space="preserve">reject us </w:t>
      </w:r>
      <w:r w:rsidR="00A8396B">
        <w:t>forever</w:t>
      </w:r>
      <w:r w:rsidRPr="00AB1781">
        <w:t>.</w:t>
      </w:r>
    </w:p>
    <w:p w14:paraId="5D1FD416" w14:textId="08CF8EE3" w:rsidR="00950468" w:rsidRPr="00AB1781" w:rsidRDefault="00950468" w:rsidP="004E0D33">
      <w:pPr>
        <w:pStyle w:val="EnglishHangNoCoptic"/>
      </w:pPr>
      <w:r w:rsidRPr="00AB1781">
        <w:t xml:space="preserve">25 Why </w:t>
      </w:r>
      <w:r w:rsidR="00757E19">
        <w:t xml:space="preserve">do You </w:t>
      </w:r>
      <w:r w:rsidRPr="00AB1781">
        <w:t xml:space="preserve">turn </w:t>
      </w:r>
      <w:r w:rsidR="00757E19">
        <w:t xml:space="preserve">away </w:t>
      </w:r>
      <w:r w:rsidR="00E570CB">
        <w:t>Your</w:t>
      </w:r>
      <w:r w:rsidRPr="00AB1781">
        <w:t xml:space="preserve"> face</w:t>
      </w:r>
      <w:r w:rsidR="00757E19">
        <w:t>,</w:t>
      </w:r>
    </w:p>
    <w:p w14:paraId="29184302" w14:textId="245E5568" w:rsidR="00950468" w:rsidRPr="00AB1781" w:rsidRDefault="00950468" w:rsidP="004E0D33">
      <w:pPr>
        <w:pStyle w:val="EnglishHangEndNoCoptic"/>
      </w:pPr>
      <w:r w:rsidRPr="00AB1781">
        <w:tab/>
        <w:t xml:space="preserve">and forget our </w:t>
      </w:r>
      <w:r w:rsidR="00757E19">
        <w:t>poverty</w:t>
      </w:r>
      <w:r w:rsidRPr="00AB1781">
        <w:t xml:space="preserve"> and our affliction?</w:t>
      </w:r>
    </w:p>
    <w:p w14:paraId="22CF7699" w14:textId="0A64274D" w:rsidR="00950468" w:rsidRPr="00AB1781" w:rsidRDefault="00950468" w:rsidP="004E0D33">
      <w:pPr>
        <w:pStyle w:val="EnglishHangNoCoptic"/>
      </w:pPr>
      <w:r w:rsidRPr="00AB1781">
        <w:t xml:space="preserve">26 For our soul </w:t>
      </w:r>
      <w:r w:rsidR="00757E19">
        <w:t>was humbled to the dust,</w:t>
      </w:r>
    </w:p>
    <w:p w14:paraId="0C05A161" w14:textId="780EB176" w:rsidR="00950468" w:rsidRPr="00AB1781" w:rsidRDefault="00950468" w:rsidP="004E0D33">
      <w:pPr>
        <w:pStyle w:val="EnglishHangEndNoCoptic"/>
      </w:pPr>
      <w:r w:rsidRPr="00AB1781">
        <w:tab/>
      </w:r>
      <w:r w:rsidR="00757E19">
        <w:t xml:space="preserve">and </w:t>
      </w:r>
      <w:r w:rsidRPr="00AB1781">
        <w:t xml:space="preserve">our belly hugs the </w:t>
      </w:r>
      <w:r w:rsidR="006C1793">
        <w:t>ground</w:t>
      </w:r>
      <w:r w:rsidRPr="00AB1781">
        <w:t>.</w:t>
      </w:r>
    </w:p>
    <w:p w14:paraId="4F0CB8E4" w14:textId="0588599C" w:rsidR="00950468" w:rsidRPr="00AB1781" w:rsidRDefault="00950468" w:rsidP="004E0D33">
      <w:pPr>
        <w:pStyle w:val="EnglishHangNoCoptic"/>
      </w:pPr>
      <w:r w:rsidRPr="00AB1781">
        <w:t>27 Ar</w:t>
      </w:r>
      <w:r w:rsidR="00757E19">
        <w:t>ise, O Lord;</w:t>
      </w:r>
      <w:r w:rsidRPr="00AB1781">
        <w:t xml:space="preserve"> help us</w:t>
      </w:r>
      <w:r w:rsidR="00757E19">
        <w:t>,</w:t>
      </w:r>
    </w:p>
    <w:p w14:paraId="361DD493" w14:textId="5972EA9F" w:rsidR="00950468" w:rsidRPr="004E0D33" w:rsidRDefault="00950468" w:rsidP="004E0D33">
      <w:pPr>
        <w:pStyle w:val="EnglishHangEndNoCoptic"/>
      </w:pPr>
      <w:r w:rsidRPr="00AB1781">
        <w:tab/>
        <w:t xml:space="preserve">and redeem us for </w:t>
      </w:r>
      <w:r w:rsidR="00757E19">
        <w:t xml:space="preserve">the sake of </w:t>
      </w:r>
      <w:r w:rsidR="00E570CB">
        <w:t>Your</w:t>
      </w:r>
      <w:r w:rsidR="00757E19">
        <w:t xml:space="preserve"> Name</w:t>
      </w:r>
      <w:r w:rsidRPr="00AB1781">
        <w:t>.</w:t>
      </w:r>
    </w:p>
    <w:p w14:paraId="3170EBC3" w14:textId="723F636F" w:rsidR="00950468" w:rsidRPr="004E0D33" w:rsidRDefault="004E0D33" w:rsidP="00BF0205">
      <w:pPr>
        <w:pStyle w:val="Heading4"/>
      </w:pPr>
      <w:bookmarkStart w:id="258" w:name="_Ref412110857"/>
      <w:r>
        <w:t>Psalm</w:t>
      </w:r>
      <w:r w:rsidR="00950468" w:rsidRPr="00AB1781">
        <w:t xml:space="preserve"> 44</w:t>
      </w:r>
      <w:r>
        <w:t xml:space="preserve">: </w:t>
      </w:r>
      <w:r w:rsidR="009216DA">
        <w:t>“</w:t>
      </w:r>
      <w:r>
        <w:t xml:space="preserve">My heart </w:t>
      </w:r>
      <w:r w:rsidR="009216DA">
        <w:t>erupted</w:t>
      </w:r>
      <w:r>
        <w:t xml:space="preserve"> with a good wor</w:t>
      </w:r>
      <w:r w:rsidR="005453DF">
        <w:t>d”</w:t>
      </w:r>
      <w:bookmarkEnd w:id="258"/>
    </w:p>
    <w:p w14:paraId="541161F1"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in His Beauty and Universal Rule</w:t>
      </w:r>
    </w:p>
    <w:p w14:paraId="39E74D0B" w14:textId="77777777" w:rsidR="00950468" w:rsidRPr="00AB1781" w:rsidRDefault="00950468" w:rsidP="004E0D33">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Wedding Song of the Warrior King</w:t>
      </w:r>
    </w:p>
    <w:p w14:paraId="79836773" w14:textId="21A2DBC5" w:rsidR="00F14AA6" w:rsidRDefault="00F14AA6" w:rsidP="004E0D33">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4124996B" w14:textId="269DE27F" w:rsidR="00950468" w:rsidRPr="00AB1781" w:rsidRDefault="00950468" w:rsidP="004E0D33">
      <w:pPr>
        <w:pStyle w:val="Rubric"/>
      </w:pPr>
      <w:r w:rsidRPr="00AB1781">
        <w:t>1 (</w:t>
      </w:r>
      <w:r w:rsidR="008A76D3">
        <w:t>For the end. Over</w:t>
      </w:r>
      <w:r w:rsidRPr="00AB1781">
        <w:t xml:space="preserve"> those </w:t>
      </w:r>
      <w:r w:rsidR="008A76D3">
        <w:t>things</w:t>
      </w:r>
      <w:r w:rsidRPr="00AB1781">
        <w:t xml:space="preserve"> </w:t>
      </w:r>
      <w:r w:rsidR="008A76D3">
        <w:t>which will</w:t>
      </w:r>
      <w:r w:rsidRPr="00AB1781">
        <w:t xml:space="preserve"> be changed. For the sons of Korab. For contemplation. A song of the Beloved)</w:t>
      </w:r>
    </w:p>
    <w:p w14:paraId="341E746A" w14:textId="0433F40E" w:rsidR="00950468" w:rsidRPr="00AB1781" w:rsidRDefault="00950468" w:rsidP="004E0D33">
      <w:pPr>
        <w:pStyle w:val="EnglishHangNoCoptic"/>
      </w:pPr>
      <w:r w:rsidRPr="00AB1781">
        <w:t xml:space="preserve">2 My heart </w:t>
      </w:r>
      <w:r w:rsidR="008A76D3">
        <w:t>erupted</w:t>
      </w:r>
      <w:r w:rsidRPr="00AB1781">
        <w:t xml:space="preserve"> with a good word;</w:t>
      </w:r>
      <w:r w:rsidRPr="00AB1781">
        <w:rPr>
          <w:rStyle w:val="FootnoteReference"/>
        </w:rPr>
        <w:footnoteReference w:id="253"/>
      </w:r>
    </w:p>
    <w:p w14:paraId="0F64D87C" w14:textId="78E19493" w:rsidR="00950468" w:rsidRPr="00AB1781" w:rsidRDefault="008A76D3" w:rsidP="004E0D33">
      <w:pPr>
        <w:pStyle w:val="EnglishHangNoCoptic"/>
      </w:pPr>
      <w:r>
        <w:tab/>
        <w:t xml:space="preserve">I </w:t>
      </w:r>
      <w:r w:rsidR="008E59B4">
        <w:t>declare</w:t>
      </w:r>
      <w:r>
        <w:t xml:space="preserve"> my works to the King;</w:t>
      </w:r>
    </w:p>
    <w:p w14:paraId="2AD1B596" w14:textId="7E8D6C94" w:rsidR="00950468" w:rsidRPr="00AB1781" w:rsidRDefault="00950468" w:rsidP="008242AB">
      <w:pPr>
        <w:pStyle w:val="EnglishHangEndNoCoptic"/>
      </w:pPr>
      <w:r w:rsidRPr="00AB1781">
        <w:tab/>
        <w:t xml:space="preserve">My tongue is the pen of a </w:t>
      </w:r>
      <w:r w:rsidR="008A76D3">
        <w:t>swift</w:t>
      </w:r>
      <w:r w:rsidRPr="00AB1781">
        <w:t xml:space="preserve"> </w:t>
      </w:r>
      <w:r w:rsidR="008A76D3">
        <w:t>scribe</w:t>
      </w:r>
      <w:r w:rsidRPr="00AB1781">
        <w:t>.</w:t>
      </w:r>
    </w:p>
    <w:p w14:paraId="4A2FF93C" w14:textId="585DBA79" w:rsidR="00950468" w:rsidRPr="00AB1781" w:rsidRDefault="00950468" w:rsidP="004E0D33">
      <w:pPr>
        <w:pStyle w:val="EnglishHangNoCoptic"/>
      </w:pPr>
      <w:r w:rsidRPr="00AB1781">
        <w:t xml:space="preserve">3 </w:t>
      </w:r>
      <w:r w:rsidR="001040C8">
        <w:t>You</w:t>
      </w:r>
      <w:r w:rsidRPr="00AB1781">
        <w:t xml:space="preserve"> </w:t>
      </w:r>
      <w:r w:rsidR="001040C8" w:rsidRPr="00AB1781">
        <w:t>are</w:t>
      </w:r>
      <w:r w:rsidRPr="00AB1781">
        <w:t xml:space="preserve"> </w:t>
      </w:r>
      <w:r w:rsidR="008A76D3">
        <w:t xml:space="preserve">more beautiful than </w:t>
      </w:r>
      <w:r w:rsidRPr="00AB1781">
        <w:t>the sons of men;</w:t>
      </w:r>
    </w:p>
    <w:p w14:paraId="2D79400D" w14:textId="7E709964" w:rsidR="00950468" w:rsidRPr="00AB1781" w:rsidRDefault="00950468" w:rsidP="004E0D33">
      <w:pPr>
        <w:pStyle w:val="EnglishHangNoCoptic"/>
      </w:pPr>
      <w:r w:rsidRPr="00AB1781">
        <w:tab/>
        <w:t xml:space="preserve">grace </w:t>
      </w:r>
      <w:r w:rsidR="00676E6A">
        <w:t>has</w:t>
      </w:r>
      <w:r w:rsidR="008A76D3">
        <w:t xml:space="preserve"> poured out</w:t>
      </w:r>
      <w:r w:rsidRPr="00AB1781">
        <w:t xml:space="preserve"> </w:t>
      </w:r>
      <w:r w:rsidR="00676E6A">
        <w:t>from</w:t>
      </w:r>
      <w:r w:rsidR="008A76D3">
        <w:t xml:space="preserve"> </w:t>
      </w:r>
      <w:r w:rsidR="00E570CB">
        <w:t>Your</w:t>
      </w:r>
      <w:r w:rsidRPr="00AB1781">
        <w:t xml:space="preserve"> lips</w:t>
      </w:r>
      <w:r w:rsidR="00676E6A">
        <w:rPr>
          <w:rStyle w:val="FootnoteReference"/>
        </w:rPr>
        <w:footnoteReference w:id="254"/>
      </w:r>
      <w:r w:rsidRPr="00AB1781">
        <w:t>;</w:t>
      </w:r>
    </w:p>
    <w:p w14:paraId="1F9AF09E" w14:textId="0ACFBE16" w:rsidR="00950468" w:rsidRPr="00AB1781" w:rsidRDefault="00950468" w:rsidP="008242AB">
      <w:pPr>
        <w:pStyle w:val="EnglishHangEndNoCoptic"/>
      </w:pPr>
      <w:r w:rsidRPr="00AB1781">
        <w:tab/>
        <w:t xml:space="preserve">therefore God has blessed </w:t>
      </w:r>
      <w:r w:rsidR="001040C8">
        <w:t>You</w:t>
      </w:r>
      <w:r w:rsidRPr="00AB1781">
        <w:t xml:space="preserve"> </w:t>
      </w:r>
      <w:r w:rsidR="00A8396B">
        <w:t>forever</w:t>
      </w:r>
      <w:r w:rsidRPr="00AB1781">
        <w:t>.</w:t>
      </w:r>
    </w:p>
    <w:p w14:paraId="160D923A" w14:textId="6C8B26DA" w:rsidR="00950468" w:rsidRPr="00AB1781" w:rsidRDefault="00950468" w:rsidP="004E0D33">
      <w:pPr>
        <w:pStyle w:val="EnglishHangNoCoptic"/>
      </w:pPr>
      <w:r w:rsidRPr="00AB1781">
        <w:t xml:space="preserve">4 Gird </w:t>
      </w:r>
      <w:r w:rsidR="00E570CB">
        <w:t>Your</w:t>
      </w:r>
      <w:r w:rsidRPr="00AB1781">
        <w:t xml:space="preserve"> sword on </w:t>
      </w:r>
      <w:r w:rsidR="00E570CB">
        <w:t>Your</w:t>
      </w:r>
      <w:r w:rsidRPr="00AB1781">
        <w:t xml:space="preserve"> thigh, O Mighty </w:t>
      </w:r>
      <w:r w:rsidR="008A76D3">
        <w:t>One</w:t>
      </w:r>
      <w:r w:rsidRPr="00AB1781">
        <w:t>,</w:t>
      </w:r>
      <w:r w:rsidRPr="00AB1781">
        <w:rPr>
          <w:rStyle w:val="FootnoteReference"/>
        </w:rPr>
        <w:footnoteReference w:id="255"/>
      </w:r>
    </w:p>
    <w:p w14:paraId="21AF70B9" w14:textId="0F643B64" w:rsidR="00950468" w:rsidRPr="00AB1781" w:rsidRDefault="00950468" w:rsidP="008242AB">
      <w:pPr>
        <w:pStyle w:val="EnglishHangEndNoCoptic"/>
      </w:pPr>
      <w:r w:rsidRPr="00AB1781">
        <w:tab/>
        <w:t xml:space="preserve">in </w:t>
      </w:r>
      <w:r w:rsidR="008A76D3">
        <w:t>Your</w:t>
      </w:r>
      <w:r w:rsidRPr="00AB1781">
        <w:t xml:space="preserve"> splendor and beauty.</w:t>
      </w:r>
    </w:p>
    <w:p w14:paraId="62841EC7" w14:textId="094006C3" w:rsidR="00950468" w:rsidRPr="00AB1781" w:rsidRDefault="00950468" w:rsidP="004E0D33">
      <w:pPr>
        <w:pStyle w:val="EnglishHangNoCoptic"/>
      </w:pPr>
      <w:r w:rsidRPr="00AB1781">
        <w:lastRenderedPageBreak/>
        <w:t xml:space="preserve">5 Draw </w:t>
      </w:r>
      <w:r w:rsidR="00E570CB">
        <w:t>Your</w:t>
      </w:r>
      <w:r w:rsidRPr="00AB1781">
        <w:t xml:space="preserve"> bow</w:t>
      </w:r>
      <w:r w:rsidR="008A76D3">
        <w:t>,</w:t>
      </w:r>
      <w:r w:rsidRPr="00AB1781">
        <w:t xml:space="preserve"> and prosper</w:t>
      </w:r>
      <w:r w:rsidR="008A76D3">
        <w:t>,</w:t>
      </w:r>
      <w:r w:rsidRPr="00AB1781">
        <w:t xml:space="preserve"> and reign</w:t>
      </w:r>
    </w:p>
    <w:p w14:paraId="019DB3A1" w14:textId="478B819C" w:rsidR="00950468" w:rsidRPr="00AB1781" w:rsidRDefault="00950468" w:rsidP="004E0D33">
      <w:pPr>
        <w:pStyle w:val="EnglishHangNoCoptic"/>
      </w:pPr>
      <w:r w:rsidRPr="00AB1781">
        <w:tab/>
      </w:r>
      <w:r w:rsidR="008A76D3">
        <w:t>for the sake</w:t>
      </w:r>
      <w:r w:rsidRPr="00AB1781">
        <w:t xml:space="preserve"> of truth and meekness and </w:t>
      </w:r>
      <w:r w:rsidR="008A76D3">
        <w:t>righteousness,</w:t>
      </w:r>
    </w:p>
    <w:p w14:paraId="1A00DA38" w14:textId="4165D15E" w:rsidR="00950468" w:rsidRPr="00AB1781" w:rsidRDefault="00950468" w:rsidP="008242AB">
      <w:pPr>
        <w:pStyle w:val="EnglishHangEndNoCoptic"/>
      </w:pPr>
      <w:r w:rsidRPr="00AB1781">
        <w:tab/>
        <w:t xml:space="preserve">and </w:t>
      </w:r>
      <w:r w:rsidR="00E570CB">
        <w:t>Your</w:t>
      </w:r>
      <w:r w:rsidRPr="00AB1781">
        <w:t xml:space="preserve"> right hand will guide </w:t>
      </w:r>
      <w:r w:rsidR="001040C8">
        <w:t>You</w:t>
      </w:r>
      <w:r w:rsidRPr="00AB1781">
        <w:t xml:space="preserve"> </w:t>
      </w:r>
      <w:r w:rsidR="008A76D3">
        <w:t>wondrously</w:t>
      </w:r>
      <w:r w:rsidRPr="00AB1781">
        <w:t>.</w:t>
      </w:r>
    </w:p>
    <w:p w14:paraId="2DC048B3" w14:textId="081BCC62" w:rsidR="00950468" w:rsidRPr="00AB1781" w:rsidRDefault="00950468" w:rsidP="004E0D33">
      <w:pPr>
        <w:pStyle w:val="EnglishHangNoCoptic"/>
      </w:pPr>
      <w:r w:rsidRPr="00AB1781">
        <w:t xml:space="preserve">6 </w:t>
      </w:r>
      <w:r w:rsidR="00E570CB">
        <w:t>Your</w:t>
      </w:r>
      <w:r w:rsidRPr="00AB1781">
        <w:t xml:space="preserve"> arrows are sharp, O Mighty </w:t>
      </w:r>
      <w:r w:rsidR="008A76D3">
        <w:t>One</w:t>
      </w:r>
      <w:r w:rsidRPr="00AB1781">
        <w:t>,</w:t>
      </w:r>
    </w:p>
    <w:p w14:paraId="44B1BC67" w14:textId="77777777" w:rsidR="00950468" w:rsidRPr="00AB1781" w:rsidRDefault="00950468" w:rsidP="004E0D33">
      <w:pPr>
        <w:pStyle w:val="EnglishHangNoCoptic"/>
      </w:pPr>
      <w:r w:rsidRPr="00AB1781">
        <w:tab/>
        <w:t>in the heart of the King’s enemies;</w:t>
      </w:r>
      <w:r w:rsidRPr="00AB1781">
        <w:rPr>
          <w:rStyle w:val="FootnoteReference"/>
        </w:rPr>
        <w:footnoteReference w:id="256"/>
      </w:r>
    </w:p>
    <w:p w14:paraId="7195948B" w14:textId="77777777" w:rsidR="00950468" w:rsidRPr="00AB1781" w:rsidRDefault="00950468" w:rsidP="008242AB">
      <w:pPr>
        <w:pStyle w:val="EnglishHangEndNoCoptic"/>
      </w:pPr>
      <w:r w:rsidRPr="00AB1781">
        <w:tab/>
        <w:t xml:space="preserve">peoples will fall under </w:t>
      </w:r>
      <w:r w:rsidR="001040C8">
        <w:t>You</w:t>
      </w:r>
      <w:r w:rsidRPr="00AB1781">
        <w:t>.</w:t>
      </w:r>
    </w:p>
    <w:p w14:paraId="127087D8" w14:textId="49BB7555" w:rsidR="00950468" w:rsidRPr="00AB1781" w:rsidRDefault="00950468" w:rsidP="004E0D33">
      <w:pPr>
        <w:pStyle w:val="EnglishHangNoCoptic"/>
      </w:pPr>
      <w:r w:rsidRPr="00AB1781">
        <w:t xml:space="preserve">7 </w:t>
      </w:r>
      <w:r w:rsidR="00E570CB">
        <w:t>Your</w:t>
      </w:r>
      <w:r w:rsidRPr="00AB1781">
        <w:t xml:space="preserve"> throne, O God, is </w:t>
      </w:r>
      <w:r w:rsidR="00A8396B">
        <w:t>forever</w:t>
      </w:r>
      <w:r w:rsidRPr="00AB1781">
        <w:t xml:space="preserve"> and ever;</w:t>
      </w:r>
    </w:p>
    <w:p w14:paraId="021819F4" w14:textId="6D76DF94" w:rsidR="00950468" w:rsidRPr="00AB1781" w:rsidRDefault="00950468" w:rsidP="008242AB">
      <w:pPr>
        <w:pStyle w:val="EnglishHangEndNoCoptic"/>
      </w:pPr>
      <w:r w:rsidRPr="00AB1781">
        <w:tab/>
        <w:t xml:space="preserve">the sceptre of </w:t>
      </w:r>
      <w:r w:rsidR="00E570CB">
        <w:t>Your</w:t>
      </w:r>
      <w:r w:rsidRPr="00AB1781">
        <w:t xml:space="preserve"> Kingdom is a </w:t>
      </w:r>
      <w:r w:rsidR="008E59B4" w:rsidRPr="00AB1781">
        <w:t xml:space="preserve">sceptre </w:t>
      </w:r>
      <w:r w:rsidRPr="00AB1781">
        <w:t>of justice.</w:t>
      </w:r>
    </w:p>
    <w:p w14:paraId="71A846C2" w14:textId="0BE8A614" w:rsidR="00950468" w:rsidRPr="00AB1781" w:rsidRDefault="00950468" w:rsidP="004E0D33">
      <w:pPr>
        <w:pStyle w:val="EnglishHangNoCoptic"/>
      </w:pPr>
      <w:r w:rsidRPr="00AB1781">
        <w:t xml:space="preserve">8 </w:t>
      </w:r>
      <w:r w:rsidR="001040C8">
        <w:t>You</w:t>
      </w:r>
      <w:r w:rsidRPr="00AB1781">
        <w:t xml:space="preserve"> </w:t>
      </w:r>
      <w:r w:rsidR="00556387">
        <w:t>have</w:t>
      </w:r>
      <w:r w:rsidRPr="00AB1781">
        <w:t xml:space="preserve"> loved </w:t>
      </w:r>
      <w:r w:rsidR="005E56A9">
        <w:t>righteousness</w:t>
      </w:r>
      <w:r w:rsidRPr="00AB1781">
        <w:t xml:space="preserve"> and hated </w:t>
      </w:r>
      <w:r w:rsidR="005E56A9">
        <w:t>iniquity</w:t>
      </w:r>
      <w:r w:rsidRPr="00AB1781">
        <w:t>.</w:t>
      </w:r>
    </w:p>
    <w:p w14:paraId="5FAF6541" w14:textId="43DF0004" w:rsidR="00950468" w:rsidRPr="00AB1781" w:rsidRDefault="00950468" w:rsidP="004E0D33">
      <w:pPr>
        <w:pStyle w:val="EnglishHangNoCoptic"/>
      </w:pPr>
      <w:r w:rsidRPr="00AB1781">
        <w:tab/>
        <w:t>Therefore</w:t>
      </w:r>
      <w:r w:rsidR="005E56A9">
        <w:t xml:space="preserve"> God,</w:t>
      </w:r>
      <w:r w:rsidRPr="00AB1781">
        <w:t xml:space="preserve"> </w:t>
      </w:r>
      <w:r w:rsidR="00E570CB">
        <w:t>Your</w:t>
      </w:r>
      <w:r w:rsidRPr="00AB1781">
        <w:t xml:space="preserve"> God, </w:t>
      </w:r>
      <w:r w:rsidR="008E59B4">
        <w:t xml:space="preserve">has </w:t>
      </w:r>
      <w:r w:rsidRPr="00AB1781">
        <w:t xml:space="preserve">anointed </w:t>
      </w:r>
      <w:r w:rsidR="001040C8">
        <w:t>You</w:t>
      </w:r>
    </w:p>
    <w:p w14:paraId="66CC6B38" w14:textId="093602E2" w:rsidR="00950468" w:rsidRPr="00AB1781" w:rsidRDefault="00950468" w:rsidP="008242AB">
      <w:pPr>
        <w:pStyle w:val="EnglishHangEndNoCoptic"/>
      </w:pPr>
      <w:r w:rsidRPr="00AB1781">
        <w:tab/>
        <w:t xml:space="preserve">with the oil of gladness beyond </w:t>
      </w:r>
      <w:r w:rsidR="00E570CB">
        <w:t>Your</w:t>
      </w:r>
      <w:r w:rsidRPr="00AB1781">
        <w:t xml:space="preserve"> </w:t>
      </w:r>
      <w:r w:rsidR="005E56A9">
        <w:t>companions</w:t>
      </w:r>
      <w:r w:rsidRPr="00AB1781">
        <w:t>.</w:t>
      </w:r>
      <w:r w:rsidRPr="00AB1781">
        <w:rPr>
          <w:rStyle w:val="FootnoteReference"/>
        </w:rPr>
        <w:footnoteReference w:id="257"/>
      </w:r>
    </w:p>
    <w:p w14:paraId="4B3A1FCE" w14:textId="4D474D41" w:rsidR="00950468" w:rsidRPr="00AB1781" w:rsidRDefault="00950468" w:rsidP="004E0D33">
      <w:pPr>
        <w:pStyle w:val="EnglishHangNoCoptic"/>
      </w:pPr>
      <w:r w:rsidRPr="00AB1781">
        <w:t xml:space="preserve">9 </w:t>
      </w:r>
      <w:r w:rsidR="00E570CB">
        <w:t>Your</w:t>
      </w:r>
      <w:r w:rsidRPr="00AB1781">
        <w:t xml:space="preserve"> garments are fragrant with myrrh, </w:t>
      </w:r>
      <w:r w:rsidR="005E56A9">
        <w:t>stacte</w:t>
      </w:r>
      <w:r w:rsidRPr="00AB1781">
        <w:t xml:space="preserve"> and cassia,</w:t>
      </w:r>
      <w:r w:rsidR="005E56A9" w:rsidRPr="005E56A9">
        <w:rPr>
          <w:rStyle w:val="FootnoteReference"/>
        </w:rPr>
        <w:t xml:space="preserve"> </w:t>
      </w:r>
      <w:r w:rsidR="005E56A9">
        <w:rPr>
          <w:rStyle w:val="FootnoteReference"/>
        </w:rPr>
        <w:footnoteReference w:id="258"/>
      </w:r>
    </w:p>
    <w:p w14:paraId="0FE30139" w14:textId="5AB97AB4" w:rsidR="00950468" w:rsidRPr="00AB1781" w:rsidRDefault="00950468" w:rsidP="008242AB">
      <w:pPr>
        <w:pStyle w:val="EnglishHangEndNoCoptic"/>
      </w:pPr>
      <w:r w:rsidRPr="00AB1781">
        <w:tab/>
        <w:t>from the ivory palaces which gladden</w:t>
      </w:r>
      <w:r w:rsidR="005E56A9">
        <w:t>ed</w:t>
      </w:r>
      <w:r w:rsidRPr="00AB1781">
        <w:t xml:space="preserve"> </w:t>
      </w:r>
      <w:r w:rsidR="001040C8">
        <w:t>You</w:t>
      </w:r>
      <w:r w:rsidRPr="00AB1781">
        <w:t>.</w:t>
      </w:r>
    </w:p>
    <w:p w14:paraId="12B2A3F4" w14:textId="32BFFC49" w:rsidR="00950468" w:rsidRPr="00AB1781" w:rsidRDefault="00950468" w:rsidP="004E0D33">
      <w:pPr>
        <w:pStyle w:val="EnglishHangNoCoptic"/>
      </w:pPr>
      <w:r w:rsidRPr="00AB1781">
        <w:t xml:space="preserve">10 Kings’ daughters are among </w:t>
      </w:r>
      <w:r w:rsidR="00E570CB">
        <w:t>Your</w:t>
      </w:r>
      <w:r w:rsidR="005E56A9">
        <w:t xml:space="preserve"> ladies of honor;</w:t>
      </w:r>
    </w:p>
    <w:p w14:paraId="6A487C9D" w14:textId="4A21B5CC" w:rsidR="00950468" w:rsidRPr="00AB1781" w:rsidRDefault="005E56A9" w:rsidP="004E0D33">
      <w:pPr>
        <w:pStyle w:val="EnglishHangNoCoptic"/>
      </w:pPr>
      <w:r>
        <w:tab/>
        <w:t>o</w:t>
      </w:r>
      <w:r w:rsidR="00950468" w:rsidRPr="00AB1781">
        <w:t xml:space="preserve">n </w:t>
      </w:r>
      <w:r w:rsidR="00E570CB">
        <w:t>Your</w:t>
      </w:r>
      <w:r w:rsidR="00950468" w:rsidRPr="00AB1781">
        <w:t xml:space="preserve"> right hand stands the queen</w:t>
      </w:r>
      <w:r>
        <w:t xml:space="preserve"> in apparel interwoven with gold,</w:t>
      </w:r>
    </w:p>
    <w:p w14:paraId="79E17CFB" w14:textId="487F3851" w:rsidR="00950468" w:rsidRPr="00AB1781" w:rsidRDefault="00950468" w:rsidP="008242AB">
      <w:pPr>
        <w:pStyle w:val="EnglishHangEndNoCoptic"/>
      </w:pPr>
      <w:r w:rsidRPr="00AB1781">
        <w:tab/>
      </w:r>
      <w:r w:rsidR="005E56A9">
        <w:t>adorned and embroidered</w:t>
      </w:r>
      <w:r w:rsidRPr="00AB1781">
        <w:t xml:space="preserve"> with many colors.</w:t>
      </w:r>
    </w:p>
    <w:p w14:paraId="5A84A33E" w14:textId="589E0F03" w:rsidR="00950468" w:rsidRPr="00AB1781" w:rsidRDefault="00950468" w:rsidP="004E0D33">
      <w:pPr>
        <w:pStyle w:val="EnglishHangNoCoptic"/>
      </w:pPr>
      <w:r w:rsidRPr="00AB1781">
        <w:t xml:space="preserve">11 Listen, </w:t>
      </w:r>
      <w:r w:rsidR="005E56A9">
        <w:t>O</w:t>
      </w:r>
      <w:r w:rsidRPr="00AB1781">
        <w:t xml:space="preserve"> daughter</w:t>
      </w:r>
      <w:r w:rsidR="005E56A9">
        <w:t>, and see, and incline your ear,</w:t>
      </w:r>
    </w:p>
    <w:p w14:paraId="2D775751" w14:textId="6DC239F3" w:rsidR="00950468" w:rsidRPr="00AB1781" w:rsidRDefault="00950468" w:rsidP="008242AB">
      <w:pPr>
        <w:pStyle w:val="EnglishHangEndNoCoptic"/>
      </w:pPr>
      <w:r w:rsidRPr="00AB1781">
        <w:tab/>
        <w:t>and forget your</w:t>
      </w:r>
      <w:r w:rsidR="00E10FAF">
        <w:t xml:space="preserve"> people and your father’s house,</w:t>
      </w:r>
    </w:p>
    <w:p w14:paraId="565D9771" w14:textId="59FEFF59" w:rsidR="00950468" w:rsidRPr="00AB1781" w:rsidRDefault="00950468" w:rsidP="004E0D33">
      <w:pPr>
        <w:pStyle w:val="EnglishHangNoCoptic"/>
      </w:pPr>
      <w:r w:rsidRPr="00AB1781">
        <w:t xml:space="preserve">12 </w:t>
      </w:r>
      <w:r w:rsidR="00E10FAF">
        <w:t>f</w:t>
      </w:r>
      <w:r w:rsidR="005E56A9">
        <w:t xml:space="preserve">or the King </w:t>
      </w:r>
      <w:r w:rsidRPr="00AB1781">
        <w:t>desire</w:t>
      </w:r>
      <w:r w:rsidR="005E56A9">
        <w:t>d</w:t>
      </w:r>
      <w:r w:rsidRPr="00AB1781">
        <w:t xml:space="preserve"> your beauty,</w:t>
      </w:r>
    </w:p>
    <w:p w14:paraId="5F879BCC" w14:textId="0F72394E" w:rsidR="00950468" w:rsidRPr="008242AB" w:rsidRDefault="00950468" w:rsidP="008242AB">
      <w:pPr>
        <w:pStyle w:val="EnglishHangEndNoCoptic"/>
      </w:pPr>
      <w:r w:rsidRPr="00AB1781">
        <w:tab/>
        <w:t>for He is your Lord.</w:t>
      </w:r>
    </w:p>
    <w:p w14:paraId="7070C177" w14:textId="471DC3FF" w:rsidR="00950468" w:rsidRPr="00AB1781" w:rsidRDefault="00950468" w:rsidP="004E0D33">
      <w:pPr>
        <w:pStyle w:val="EnglishHangNoCoptic"/>
      </w:pPr>
      <w:r w:rsidRPr="00AB1781">
        <w:t>13 And the daughter of Tyre will worship</w:t>
      </w:r>
      <w:r w:rsidR="00E10FAF">
        <w:rPr>
          <w:rStyle w:val="FootnoteReference"/>
        </w:rPr>
        <w:footnoteReference w:id="259"/>
      </w:r>
      <w:r w:rsidRPr="00AB1781">
        <w:t xml:space="preserve"> </w:t>
      </w:r>
      <w:r w:rsidR="005E56A9">
        <w:t>Him</w:t>
      </w:r>
      <w:r w:rsidRPr="00AB1781">
        <w:t xml:space="preserve"> with gifts;</w:t>
      </w:r>
    </w:p>
    <w:p w14:paraId="30BAE2B3" w14:textId="0A2932C9" w:rsidR="00950468" w:rsidRPr="00AB1781" w:rsidRDefault="00950468" w:rsidP="008242AB">
      <w:pPr>
        <w:pStyle w:val="EnglishHangEndNoCoptic"/>
      </w:pPr>
      <w:r w:rsidRPr="00AB1781">
        <w:tab/>
        <w:t xml:space="preserve">the richest of the people will entreat </w:t>
      </w:r>
      <w:r w:rsidR="005E56A9">
        <w:t>your</w:t>
      </w:r>
      <w:r w:rsidRPr="00AB1781">
        <w:t xml:space="preserve"> favor.</w:t>
      </w:r>
      <w:r w:rsidRPr="00AB1781">
        <w:rPr>
          <w:rStyle w:val="FootnoteReference"/>
        </w:rPr>
        <w:footnoteReference w:id="260"/>
      </w:r>
    </w:p>
    <w:p w14:paraId="0C97B93C" w14:textId="77777777" w:rsidR="00950468" w:rsidRPr="00AB1781" w:rsidRDefault="00950468" w:rsidP="004E0D33">
      <w:pPr>
        <w:pStyle w:val="EnglishHangNoCoptic"/>
      </w:pPr>
      <w:r w:rsidRPr="00AB1781">
        <w:t>14 All the glory of the King’s daughter is within,</w:t>
      </w:r>
    </w:p>
    <w:p w14:paraId="33A9DBDC" w14:textId="260F08D7" w:rsidR="00950468" w:rsidRPr="00AB1781" w:rsidRDefault="00950468" w:rsidP="008242AB">
      <w:pPr>
        <w:pStyle w:val="EnglishHangEndNoCoptic"/>
      </w:pPr>
      <w:r w:rsidRPr="00AB1781">
        <w:tab/>
      </w:r>
      <w:r w:rsidR="000727EB">
        <w:t>adorned and embroidered with golden tassels, with many colours</w:t>
      </w:r>
      <w:r w:rsidRPr="00AB1781">
        <w:t>.</w:t>
      </w:r>
    </w:p>
    <w:p w14:paraId="16644F15" w14:textId="77777777" w:rsidR="00950468" w:rsidRPr="00AB1781" w:rsidRDefault="00950468" w:rsidP="004E0D33">
      <w:pPr>
        <w:pStyle w:val="EnglishHangNoCoptic"/>
      </w:pPr>
      <w:r w:rsidRPr="00AB1781">
        <w:t>15 The virgins in her train will be brought to the King;</w:t>
      </w:r>
    </w:p>
    <w:p w14:paraId="213A8909" w14:textId="0A6E2755" w:rsidR="00950468" w:rsidRPr="00AB1781" w:rsidRDefault="00950468" w:rsidP="008242AB">
      <w:pPr>
        <w:pStyle w:val="EnglishHangEndNoCoptic"/>
      </w:pPr>
      <w:r w:rsidRPr="00AB1781">
        <w:tab/>
      </w:r>
      <w:r w:rsidR="000727EB">
        <w:t>her companions</w:t>
      </w:r>
      <w:r w:rsidRPr="00AB1781">
        <w:t xml:space="preserve"> will be brought to </w:t>
      </w:r>
      <w:r w:rsidR="001040C8">
        <w:t>You</w:t>
      </w:r>
      <w:r w:rsidRPr="00AB1781">
        <w:t>.</w:t>
      </w:r>
    </w:p>
    <w:p w14:paraId="5DA7DEC8" w14:textId="65D3849B" w:rsidR="00950468" w:rsidRPr="00AB1781" w:rsidRDefault="00950468" w:rsidP="004E0D33">
      <w:pPr>
        <w:pStyle w:val="EnglishHangNoCoptic"/>
      </w:pPr>
      <w:r w:rsidRPr="00AB1781">
        <w:t>16 They will be brought with gladness</w:t>
      </w:r>
      <w:r w:rsidR="000727EB">
        <w:t xml:space="preserve"> and rejoicing</w:t>
      </w:r>
      <w:r w:rsidRPr="00AB1781">
        <w:t>;</w:t>
      </w:r>
    </w:p>
    <w:p w14:paraId="0C1A878F" w14:textId="6478C184" w:rsidR="00950468" w:rsidRPr="00AB1781" w:rsidRDefault="00950468" w:rsidP="008242AB">
      <w:pPr>
        <w:pStyle w:val="EnglishHangEndNoCoptic"/>
      </w:pPr>
      <w:r w:rsidRPr="00AB1781">
        <w:tab/>
        <w:t xml:space="preserve">they will be led into the </w:t>
      </w:r>
      <w:r w:rsidR="000727EB">
        <w:t>temple of the King</w:t>
      </w:r>
      <w:r w:rsidRPr="00AB1781">
        <w:t>.</w:t>
      </w:r>
    </w:p>
    <w:p w14:paraId="70CF37D0" w14:textId="6225157C" w:rsidR="00950468" w:rsidRPr="00AB1781" w:rsidRDefault="00950468" w:rsidP="004E0D33">
      <w:pPr>
        <w:pStyle w:val="EnglishHangNoCoptic"/>
      </w:pPr>
      <w:r w:rsidRPr="00AB1781">
        <w:t xml:space="preserve">17 Instead of </w:t>
      </w:r>
      <w:r w:rsidR="00E570CB">
        <w:t>Your</w:t>
      </w:r>
      <w:r w:rsidRPr="00AB1781">
        <w:t xml:space="preserve"> fathers, sons </w:t>
      </w:r>
      <w:r w:rsidR="000727EB">
        <w:t>will be</w:t>
      </w:r>
      <w:r w:rsidRPr="00AB1781">
        <w:t xml:space="preserve"> born to </w:t>
      </w:r>
      <w:r w:rsidR="001040C8">
        <w:t>You</w:t>
      </w:r>
      <w:r w:rsidRPr="00AB1781">
        <w:t>;</w:t>
      </w:r>
    </w:p>
    <w:p w14:paraId="589D0F9C" w14:textId="3BFF1874" w:rsidR="00950468" w:rsidRPr="00AB1781" w:rsidRDefault="00950468" w:rsidP="008242AB">
      <w:pPr>
        <w:pStyle w:val="EnglishHangEndNoCoptic"/>
      </w:pPr>
      <w:r w:rsidRPr="00AB1781">
        <w:tab/>
      </w:r>
      <w:r w:rsidR="001040C8">
        <w:t>You</w:t>
      </w:r>
      <w:r w:rsidRPr="00AB1781">
        <w:t xml:space="preserve"> </w:t>
      </w:r>
      <w:r w:rsidR="000727EB">
        <w:t>will</w:t>
      </w:r>
      <w:r w:rsidRPr="00AB1781">
        <w:t xml:space="preserve"> make them rulers over all the earth.</w:t>
      </w:r>
    </w:p>
    <w:p w14:paraId="1C6CC6FD" w14:textId="77777777" w:rsidR="00950468" w:rsidRPr="00AB1781" w:rsidRDefault="00950468" w:rsidP="004E0D33">
      <w:pPr>
        <w:pStyle w:val="EnglishHangNoCoptic"/>
      </w:pPr>
      <w:r w:rsidRPr="00AB1781">
        <w:lastRenderedPageBreak/>
        <w:t xml:space="preserve">18 I will remember </w:t>
      </w:r>
      <w:r w:rsidR="00E570CB">
        <w:t>Your</w:t>
      </w:r>
      <w:r w:rsidRPr="00AB1781">
        <w:t xml:space="preserve"> name throughout all generations;</w:t>
      </w:r>
    </w:p>
    <w:p w14:paraId="141AA04B" w14:textId="3F4E9729" w:rsidR="00950468" w:rsidRDefault="00950468" w:rsidP="008242AB">
      <w:pPr>
        <w:pStyle w:val="EnglishHangEndNoCoptic"/>
      </w:pPr>
      <w:r w:rsidRPr="00AB1781">
        <w:tab/>
        <w:t>therefore people</w:t>
      </w:r>
      <w:r w:rsidR="000727EB">
        <w:t>s</w:t>
      </w:r>
      <w:r w:rsidRPr="00AB1781">
        <w:t xml:space="preserve"> will </w:t>
      </w:r>
      <w:r w:rsidR="000727EB">
        <w:t>confess</w:t>
      </w:r>
      <w:r w:rsidRPr="00AB1781">
        <w:t xml:space="preserve"> </w:t>
      </w:r>
      <w:r w:rsidR="001040C8">
        <w:t>You</w:t>
      </w:r>
      <w:r w:rsidRPr="00AB1781">
        <w:t xml:space="preserve"> </w:t>
      </w:r>
      <w:r w:rsidR="00A8396B">
        <w:t>forever</w:t>
      </w:r>
      <w:r w:rsidRPr="00AB1781">
        <w:t xml:space="preserve"> and </w:t>
      </w:r>
      <w:r w:rsidR="00E10FAF">
        <w:t>un</w:t>
      </w:r>
      <w:r w:rsidR="008E59B4">
        <w:t>to age</w:t>
      </w:r>
      <w:r w:rsidR="00E10FAF">
        <w:t>s</w:t>
      </w:r>
      <w:r w:rsidR="008E59B4">
        <w:t xml:space="preserve"> of ages</w:t>
      </w:r>
      <w:r w:rsidRPr="00AB1781">
        <w:t>.</w:t>
      </w:r>
    </w:p>
    <w:p w14:paraId="4509D9F5" w14:textId="52444EE8" w:rsidR="00B35B25" w:rsidRPr="008242AB"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_Ref412110915 \h </w:instrText>
      </w:r>
      <w:r>
        <w:fldChar w:fldCharType="separate"/>
      </w:r>
      <w:r w:rsidR="000C7DE2">
        <w:t>Psalm</w:t>
      </w:r>
      <w:r w:rsidR="000C7DE2" w:rsidRPr="00AB1781">
        <w:t xml:space="preserve"> 45</w:t>
      </w:r>
      <w:r w:rsidR="000C7DE2">
        <w:t>: “God is our refuge and strength”</w:t>
      </w:r>
      <w:r>
        <w:fldChar w:fldCharType="end"/>
      </w:r>
      <w:r>
        <w:t xml:space="preserve">, page </w:t>
      </w:r>
      <w:r>
        <w:fldChar w:fldCharType="begin"/>
      </w:r>
      <w:r>
        <w:instrText xml:space="preserve"> PAGEREF _Ref412110915 \h </w:instrText>
      </w:r>
      <w:r>
        <w:fldChar w:fldCharType="separate"/>
      </w:r>
      <w:r w:rsidR="000C7DE2">
        <w:rPr>
          <w:noProof/>
        </w:rPr>
        <w:t>152</w:t>
      </w:r>
      <w:r>
        <w:fldChar w:fldCharType="end"/>
      </w:r>
      <w:r>
        <w:t>.</w:t>
      </w:r>
    </w:p>
    <w:p w14:paraId="5C84228E" w14:textId="1E068D83" w:rsidR="00950468" w:rsidRPr="008242AB" w:rsidRDefault="008242AB" w:rsidP="00BF0205">
      <w:pPr>
        <w:pStyle w:val="Heading4"/>
      </w:pPr>
      <w:bookmarkStart w:id="259" w:name="_Ref412110915"/>
      <w:r>
        <w:t>Psalm</w:t>
      </w:r>
      <w:r w:rsidR="00950468" w:rsidRPr="00AB1781">
        <w:t xml:space="preserve"> 45</w:t>
      </w:r>
      <w:r>
        <w:t xml:space="preserve">: </w:t>
      </w:r>
      <w:r w:rsidR="009216DA">
        <w:t>“</w:t>
      </w:r>
      <w:r>
        <w:t>God is our refuge and strengt</w:t>
      </w:r>
      <w:r w:rsidR="005453DF">
        <w:t>h”</w:t>
      </w:r>
      <w:bookmarkEnd w:id="259"/>
    </w:p>
    <w:p w14:paraId="542E7C19" w14:textId="77777777" w:rsidR="00950468" w:rsidRPr="00AB1781" w:rsidRDefault="00950468" w:rsidP="0095046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is with Us: Lifted Up on the Cross</w:t>
      </w:r>
    </w:p>
    <w:p w14:paraId="165BB51C" w14:textId="77777777" w:rsidR="00950468" w:rsidRPr="00AB1781" w:rsidRDefault="00950468" w:rsidP="008242A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Warrior King is Abolishing War</w:t>
      </w:r>
    </w:p>
    <w:p w14:paraId="573FA779" w14:textId="4B079C30" w:rsidR="00F14AA6" w:rsidRDefault="00F14AA6" w:rsidP="008242AB">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w:t>
      </w:r>
    </w:p>
    <w:p w14:paraId="388B38C9" w14:textId="77777777" w:rsidR="00714A98" w:rsidRPr="00AB1781" w:rsidRDefault="00714A98" w:rsidP="00714A98">
      <w:pPr>
        <w:pStyle w:val="Rubric"/>
      </w:pPr>
      <w:r w:rsidRPr="00AB1781">
        <w:t>1 (</w:t>
      </w:r>
      <w:r>
        <w:t xml:space="preserve">For the end. </w:t>
      </w:r>
      <w:r w:rsidRPr="00AB1781">
        <w:t>For the sons of Korah. A Psalm concerning hidden things</w:t>
      </w:r>
      <w:r>
        <w:t>.</w:t>
      </w:r>
      <w:r w:rsidRPr="00AB1781">
        <w:t>)</w:t>
      </w:r>
    </w:p>
    <w:p w14:paraId="68DB5C03" w14:textId="2A7A0CA4" w:rsidR="00714A98" w:rsidRPr="00AB1781" w:rsidRDefault="00714A98" w:rsidP="00714A98">
      <w:pPr>
        <w:pStyle w:val="EnglishHangNoCoptic"/>
      </w:pPr>
      <w:r w:rsidRPr="00AB1781">
        <w:t>2 God is our refuge and strength,</w:t>
      </w:r>
    </w:p>
    <w:p w14:paraId="4265CB70" w14:textId="77777777" w:rsidR="00714A98" w:rsidRDefault="00714A98" w:rsidP="00714A98">
      <w:pPr>
        <w:pStyle w:val="EnglishHangEndNoCoptic"/>
      </w:pPr>
      <w:r w:rsidRPr="00AB1781">
        <w:tab/>
        <w:t xml:space="preserve">our helper in </w:t>
      </w:r>
      <w:r>
        <w:t>afflictions</w:t>
      </w:r>
      <w:r w:rsidRPr="00AB1781">
        <w:t xml:space="preserve"> that grievously befall us.</w:t>
      </w:r>
    </w:p>
    <w:p w14:paraId="5D6F2A55" w14:textId="77777777" w:rsidR="00714A98" w:rsidRPr="00AB1781" w:rsidRDefault="00714A98" w:rsidP="00714A98">
      <w:pPr>
        <w:pStyle w:val="EnglishHangNoCoptic"/>
      </w:pPr>
      <w:r w:rsidRPr="00AB1781">
        <w:t xml:space="preserve">3 </w:t>
      </w:r>
      <w:r>
        <w:t>Therefore</w:t>
      </w:r>
      <w:r w:rsidRPr="00AB1781">
        <w:t xml:space="preserve"> we will not fear </w:t>
      </w:r>
      <w:r>
        <w:t>when</w:t>
      </w:r>
      <w:r w:rsidRPr="00AB1781">
        <w:t xml:space="preserve"> the earth </w:t>
      </w:r>
      <w:r>
        <w:t>trembles,</w:t>
      </w:r>
    </w:p>
    <w:p w14:paraId="0CB7D726" w14:textId="77777777" w:rsidR="00714A98" w:rsidRPr="00AB1781" w:rsidRDefault="00714A98" w:rsidP="00714A98">
      <w:pPr>
        <w:pStyle w:val="EnglishHangEndNoCoptic"/>
      </w:pPr>
      <w:r w:rsidRPr="00AB1781">
        <w:tab/>
        <w:t xml:space="preserve">and mountains </w:t>
      </w:r>
      <w:r>
        <w:t>are</w:t>
      </w:r>
      <w:r w:rsidRPr="00AB1781">
        <w:t xml:space="preserve"> hurled into the heart of the sea</w:t>
      </w:r>
      <w:r>
        <w:t>s</w:t>
      </w:r>
      <w:r w:rsidRPr="00AB1781">
        <w:t>,</w:t>
      </w:r>
    </w:p>
    <w:p w14:paraId="3179A2F0" w14:textId="77777777" w:rsidR="00714A98" w:rsidRPr="00AB1781" w:rsidRDefault="00714A98" w:rsidP="00714A98">
      <w:pPr>
        <w:pStyle w:val="EnglishHangNoCoptic"/>
      </w:pPr>
      <w:r w:rsidRPr="00AB1781">
        <w:t xml:space="preserve">4 though </w:t>
      </w:r>
      <w:r>
        <w:t>the</w:t>
      </w:r>
      <w:r w:rsidRPr="00AB1781">
        <w:t xml:space="preserve"> waters roar and foam,</w:t>
      </w:r>
    </w:p>
    <w:p w14:paraId="226C9A2B" w14:textId="77777777" w:rsidR="00714A98" w:rsidRPr="00AB1781" w:rsidRDefault="00714A98" w:rsidP="00714A98">
      <w:pPr>
        <w:pStyle w:val="EnglishHangEndNoCoptic"/>
      </w:pPr>
      <w:r w:rsidRPr="00AB1781">
        <w:tab/>
        <w:t xml:space="preserve">though the mountains are </w:t>
      </w:r>
      <w:r>
        <w:t>troubled</w:t>
      </w:r>
      <w:r w:rsidRPr="00AB1781">
        <w:t xml:space="preserve"> by His </w:t>
      </w:r>
      <w:r>
        <w:t>might</w:t>
      </w:r>
      <w:r w:rsidRPr="00AB1781">
        <w:t xml:space="preserve">. </w:t>
      </w:r>
      <w:r w:rsidRPr="00AB1781">
        <w:rPr>
          <w:i/>
        </w:rPr>
        <w:t>(Pause)</w:t>
      </w:r>
    </w:p>
    <w:p w14:paraId="0A228AF5" w14:textId="77777777" w:rsidR="00714A98" w:rsidRPr="00AB1781" w:rsidRDefault="00714A98" w:rsidP="00714A98">
      <w:pPr>
        <w:pStyle w:val="EnglishHangNoCoptic"/>
      </w:pPr>
      <w:r w:rsidRPr="00AB1781">
        <w:t xml:space="preserve">5 The </w:t>
      </w:r>
      <w:r>
        <w:t>strong currents</w:t>
      </w:r>
      <w:r w:rsidRPr="00AB1781">
        <w:t xml:space="preserve"> of the river gladden the city of God;</w:t>
      </w:r>
      <w:r w:rsidRPr="00AB1781">
        <w:rPr>
          <w:rStyle w:val="FootnoteReference"/>
        </w:rPr>
        <w:footnoteReference w:id="261"/>
      </w:r>
    </w:p>
    <w:p w14:paraId="6A39818A" w14:textId="77777777" w:rsidR="00714A98" w:rsidRPr="00AB1781" w:rsidRDefault="00714A98" w:rsidP="00714A98">
      <w:pPr>
        <w:pStyle w:val="EnglishHangEndNoCoptic"/>
      </w:pPr>
      <w:r w:rsidRPr="00AB1781">
        <w:tab/>
        <w:t xml:space="preserve">the Most High sanctified His </w:t>
      </w:r>
      <w:r>
        <w:t>tabernacle</w:t>
      </w:r>
      <w:r>
        <w:rPr>
          <w:rStyle w:val="FootnoteReference"/>
        </w:rPr>
        <w:footnoteReference w:id="262"/>
      </w:r>
      <w:r w:rsidRPr="00AB1781">
        <w:t>.</w:t>
      </w:r>
    </w:p>
    <w:p w14:paraId="1B692154" w14:textId="77777777" w:rsidR="00714A98" w:rsidRPr="00AB1781" w:rsidRDefault="00714A98" w:rsidP="00714A98">
      <w:pPr>
        <w:pStyle w:val="EnglishHangNoCoptic"/>
      </w:pPr>
      <w:r w:rsidRPr="00AB1781">
        <w:t xml:space="preserve">6 God is </w:t>
      </w:r>
      <w:r>
        <w:t xml:space="preserve">in </w:t>
      </w:r>
      <w:r w:rsidRPr="00AB1781">
        <w:t>her</w:t>
      </w:r>
      <w:r>
        <w:rPr>
          <w:rStyle w:val="FootnoteReference"/>
        </w:rPr>
        <w:footnoteReference w:id="263"/>
      </w:r>
      <w:r>
        <w:t xml:space="preserve"> midst</w:t>
      </w:r>
      <w:r w:rsidRPr="00AB1781">
        <w:t xml:space="preserve">, she </w:t>
      </w:r>
      <w:r>
        <w:t>shall not</w:t>
      </w:r>
      <w:r w:rsidRPr="00AB1781">
        <w:t xml:space="preserve"> be shaken;</w:t>
      </w:r>
    </w:p>
    <w:p w14:paraId="2B305095" w14:textId="77777777" w:rsidR="00714A98" w:rsidRPr="00AB1781" w:rsidRDefault="00714A98" w:rsidP="00714A98">
      <w:pPr>
        <w:pStyle w:val="EnglishHangEndNoCoptic"/>
      </w:pPr>
      <w:r w:rsidRPr="00AB1781">
        <w:tab/>
        <w:t xml:space="preserve">God will help her at </w:t>
      </w:r>
      <w:r>
        <w:t xml:space="preserve">the </w:t>
      </w:r>
      <w:r w:rsidRPr="00AB1781">
        <w:t>break of dawn.</w:t>
      </w:r>
      <w:r w:rsidRPr="00AB1781">
        <w:rPr>
          <w:rStyle w:val="FootnoteReference"/>
        </w:rPr>
        <w:footnoteReference w:id="264"/>
      </w:r>
    </w:p>
    <w:p w14:paraId="2D3EF404" w14:textId="77777777" w:rsidR="00714A98" w:rsidRPr="00AB1781" w:rsidRDefault="00714A98" w:rsidP="00714A98">
      <w:pPr>
        <w:pStyle w:val="EnglishHangNoCoptic"/>
      </w:pPr>
      <w:r w:rsidRPr="00AB1781">
        <w:t xml:space="preserve">7 Nations </w:t>
      </w:r>
      <w:r>
        <w:t>were troubled</w:t>
      </w:r>
      <w:r w:rsidRPr="00AB1781">
        <w:t xml:space="preserve">, kingdoms </w:t>
      </w:r>
      <w:r>
        <w:t>fell</w:t>
      </w:r>
      <w:r w:rsidRPr="00AB1781">
        <w:t>;</w:t>
      </w:r>
    </w:p>
    <w:p w14:paraId="632404C8" w14:textId="77777777" w:rsidR="00714A98" w:rsidRDefault="00714A98" w:rsidP="00714A98">
      <w:pPr>
        <w:pStyle w:val="EnglishHangEndNoCoptic"/>
      </w:pPr>
      <w:r w:rsidRPr="00AB1781">
        <w:tab/>
        <w:t xml:space="preserve">He </w:t>
      </w:r>
      <w:r>
        <w:t>utters His voice;</w:t>
      </w:r>
      <w:r w:rsidRPr="00AB1781">
        <w:t xml:space="preserve"> the earth </w:t>
      </w:r>
      <w:r>
        <w:t>was shaken.</w:t>
      </w:r>
    </w:p>
    <w:p w14:paraId="3D76BB61" w14:textId="77777777" w:rsidR="00950468" w:rsidRPr="00AB1781" w:rsidRDefault="00950468" w:rsidP="008242AB">
      <w:pPr>
        <w:pStyle w:val="EnglishHangNoCoptic"/>
      </w:pPr>
      <w:r w:rsidRPr="00AB1781">
        <w:t>8 The Lord of Hosts is with us;</w:t>
      </w:r>
    </w:p>
    <w:p w14:paraId="0EFF500F" w14:textId="77777777" w:rsidR="00950468" w:rsidRPr="00AB1781" w:rsidRDefault="00950468" w:rsidP="008242AB">
      <w:pPr>
        <w:pStyle w:val="EnglishHangEndNoCoptic"/>
      </w:pPr>
      <w:r w:rsidRPr="00AB1781">
        <w:tab/>
        <w:t xml:space="preserve">the God of Jacob is our protector. </w:t>
      </w:r>
      <w:r w:rsidRPr="00AB1781">
        <w:rPr>
          <w:i/>
        </w:rPr>
        <w:t>(Pause)</w:t>
      </w:r>
    </w:p>
    <w:p w14:paraId="2C300B8D" w14:textId="77777777" w:rsidR="00714A98" w:rsidRPr="00AB1781" w:rsidRDefault="00714A98" w:rsidP="00714A98">
      <w:pPr>
        <w:pStyle w:val="EnglishHangNoCoptic"/>
      </w:pPr>
      <w:r w:rsidRPr="00AB1781">
        <w:t xml:space="preserve">9 Come and see the works of </w:t>
      </w:r>
      <w:r>
        <w:t>the Lord</w:t>
      </w:r>
      <w:r w:rsidRPr="00AB1781">
        <w:t>,</w:t>
      </w:r>
    </w:p>
    <w:p w14:paraId="5D9E4AB8" w14:textId="77777777" w:rsidR="00714A98" w:rsidRDefault="00714A98" w:rsidP="00714A98">
      <w:pPr>
        <w:pStyle w:val="EnglishHangEndNoCoptic"/>
      </w:pPr>
      <w:r w:rsidRPr="00AB1781">
        <w:tab/>
        <w:t xml:space="preserve">the wonders He has </w:t>
      </w:r>
      <w:r>
        <w:t>performed</w:t>
      </w:r>
      <w:r w:rsidRPr="00AB1781">
        <w:t xml:space="preserve"> on </w:t>
      </w:r>
      <w:r>
        <w:t xml:space="preserve">the </w:t>
      </w:r>
      <w:r w:rsidRPr="00AB1781">
        <w:t>earth.</w:t>
      </w:r>
    </w:p>
    <w:p w14:paraId="6D8BE51A" w14:textId="77777777" w:rsidR="00714A98" w:rsidRPr="00AB1781" w:rsidRDefault="00714A98" w:rsidP="00714A98">
      <w:pPr>
        <w:pStyle w:val="EnglishHangNoCoptic"/>
      </w:pPr>
      <w:r w:rsidRPr="00AB1781">
        <w:t xml:space="preserve">10 </w:t>
      </w:r>
      <w:r>
        <w:t xml:space="preserve">When He </w:t>
      </w:r>
      <w:r w:rsidRPr="00AB1781">
        <w:t>a</w:t>
      </w:r>
      <w:r>
        <w:t xml:space="preserve">bolishes </w:t>
      </w:r>
      <w:r w:rsidRPr="00AB1781">
        <w:t xml:space="preserve">wars </w:t>
      </w:r>
      <w:r>
        <w:t>to the ends of the earth,</w:t>
      </w:r>
    </w:p>
    <w:p w14:paraId="2AE10FE8" w14:textId="77777777" w:rsidR="00714A98" w:rsidRPr="00AB1781" w:rsidRDefault="00714A98" w:rsidP="00714A98">
      <w:pPr>
        <w:pStyle w:val="EnglishHangNoCoptic"/>
      </w:pPr>
      <w:r w:rsidRPr="00AB1781">
        <w:tab/>
        <w:t>He</w:t>
      </w:r>
      <w:r>
        <w:t xml:space="preserve"> will break the bow and shatter</w:t>
      </w:r>
      <w:r w:rsidRPr="00AB1781">
        <w:t xml:space="preserve"> the </w:t>
      </w:r>
      <w:r>
        <w:t>weapon</w:t>
      </w:r>
      <w:r w:rsidRPr="00AB1781">
        <w:t>,</w:t>
      </w:r>
    </w:p>
    <w:p w14:paraId="172BFBB2" w14:textId="77777777" w:rsidR="00714A98" w:rsidRDefault="00714A98" w:rsidP="00714A98">
      <w:pPr>
        <w:pStyle w:val="EnglishHangEndNoCoptic"/>
      </w:pPr>
      <w:r>
        <w:tab/>
        <w:t>and He will burn</w:t>
      </w:r>
      <w:r w:rsidRPr="00AB1781">
        <w:t xml:space="preserve"> up all the shields with fire.</w:t>
      </w:r>
      <w:r w:rsidRPr="00AB1781">
        <w:rPr>
          <w:rStyle w:val="FootnoteReference"/>
        </w:rPr>
        <w:footnoteReference w:id="265"/>
      </w:r>
    </w:p>
    <w:p w14:paraId="55C308DF" w14:textId="77777777" w:rsidR="00714A98" w:rsidRPr="00AB1781" w:rsidRDefault="00714A98" w:rsidP="00714A98">
      <w:pPr>
        <w:pStyle w:val="EnglishHangNoCoptic"/>
      </w:pPr>
      <w:r w:rsidRPr="00AB1781">
        <w:lastRenderedPageBreak/>
        <w:t xml:space="preserve">11 </w:t>
      </w:r>
      <w:r>
        <w:t>“</w:t>
      </w:r>
      <w:r w:rsidRPr="00AB1781">
        <w:t>Be still and know that I am God;</w:t>
      </w:r>
    </w:p>
    <w:p w14:paraId="36384787" w14:textId="77777777" w:rsidR="00714A98" w:rsidRPr="00AB1781" w:rsidRDefault="00714A98" w:rsidP="00714A98">
      <w:pPr>
        <w:pStyle w:val="EnglishHangNoCoptic"/>
      </w:pPr>
      <w:r w:rsidRPr="00AB1781">
        <w:tab/>
        <w:t>I will be exalted among the nations,</w:t>
      </w:r>
    </w:p>
    <w:p w14:paraId="281CCAD4" w14:textId="77777777" w:rsidR="00714A98" w:rsidRPr="00AB1781" w:rsidRDefault="00714A98" w:rsidP="00714A98">
      <w:pPr>
        <w:pStyle w:val="EnglishHangEndNoCoptic"/>
      </w:pPr>
      <w:r w:rsidRPr="00AB1781">
        <w:tab/>
        <w:t xml:space="preserve">I will be </w:t>
      </w:r>
      <w:r>
        <w:t>exalted</w:t>
      </w:r>
      <w:r w:rsidRPr="00AB1781">
        <w:t xml:space="preserve"> </w:t>
      </w:r>
      <w:r>
        <w:t>in</w:t>
      </w:r>
      <w:r w:rsidRPr="00AB1781">
        <w:t xml:space="preserve"> the earth.</w:t>
      </w:r>
      <w:r>
        <w:t>”</w:t>
      </w:r>
      <w:r w:rsidRPr="00AB1781">
        <w:rPr>
          <w:rStyle w:val="FootnoteReference"/>
        </w:rPr>
        <w:footnoteReference w:id="266"/>
      </w:r>
    </w:p>
    <w:p w14:paraId="0A379824" w14:textId="77777777" w:rsidR="00714A98" w:rsidRPr="00AB1781" w:rsidRDefault="00714A98" w:rsidP="00714A98">
      <w:pPr>
        <w:pStyle w:val="EnglishHangNoCoptic"/>
      </w:pPr>
      <w:r>
        <w:t>12 The Lord of h</w:t>
      </w:r>
      <w:r w:rsidRPr="00AB1781">
        <w:t>osts is with us;</w:t>
      </w:r>
    </w:p>
    <w:p w14:paraId="179B6446" w14:textId="5A55630A" w:rsidR="00950468" w:rsidRDefault="00714A98" w:rsidP="00714A98">
      <w:pPr>
        <w:pStyle w:val="EnglishHangEndNoCoptic"/>
      </w:pPr>
      <w:r w:rsidRPr="00AB1781">
        <w:tab/>
        <w:t>the God of Jacob is our protector.</w:t>
      </w:r>
    </w:p>
    <w:p w14:paraId="18C55AF7" w14:textId="2FD253B6" w:rsidR="00B35B25" w:rsidRDefault="00B35B25" w:rsidP="00B35B25">
      <w:pPr>
        <w:pStyle w:val="Rubric"/>
      </w:pPr>
      <w:r>
        <w:t xml:space="preserve">Alleluia. </w:t>
      </w:r>
      <w:r>
        <w:fldChar w:fldCharType="begin"/>
      </w:r>
      <w:r>
        <w:instrText xml:space="preserve"> REF _Ref448124439 \h </w:instrText>
      </w:r>
      <w:r>
        <w:fldChar w:fldCharType="separate"/>
      </w:r>
      <w:r w:rsidR="000C7DE2">
        <w:t>The Psalms of the Third Hour</w:t>
      </w:r>
      <w:r>
        <w:fldChar w:fldCharType="end"/>
      </w:r>
      <w:r>
        <w:t xml:space="preserve"> continue with </w:t>
      </w:r>
      <w:r>
        <w:fldChar w:fldCharType="begin"/>
      </w:r>
      <w:r>
        <w:instrText xml:space="preserve"> REF _Ref412110929 \h </w:instrText>
      </w:r>
      <w:r>
        <w:fldChar w:fldCharType="separate"/>
      </w:r>
      <w:r w:rsidR="000C7DE2">
        <w:t>Psalm</w:t>
      </w:r>
      <w:r w:rsidR="000C7DE2" w:rsidRPr="00AB1781">
        <w:t xml:space="preserve"> 46</w:t>
      </w:r>
      <w:r w:rsidR="000C7DE2">
        <w:t>: “Clap your hands, all you nations”</w:t>
      </w:r>
      <w:r>
        <w:fldChar w:fldCharType="end"/>
      </w:r>
      <w:r>
        <w:t xml:space="preserve">, page </w:t>
      </w:r>
      <w:r>
        <w:fldChar w:fldCharType="begin"/>
      </w:r>
      <w:r>
        <w:instrText xml:space="preserve"> PAGEREF _Ref412110929 \h </w:instrText>
      </w:r>
      <w:r>
        <w:fldChar w:fldCharType="separate"/>
      </w:r>
      <w:r w:rsidR="000C7DE2">
        <w:rPr>
          <w:noProof/>
        </w:rPr>
        <w:t>153</w:t>
      </w:r>
      <w:r>
        <w:fldChar w:fldCharType="end"/>
      </w:r>
      <w:r>
        <w:t>.</w:t>
      </w:r>
    </w:p>
    <w:p w14:paraId="7BA1239C" w14:textId="6FE00178" w:rsidR="00F933DE" w:rsidRDefault="00F933DE" w:rsidP="00F933DE">
      <w:pPr>
        <w:pStyle w:val="Rubric"/>
      </w:pPr>
      <w:r>
        <w:t>Glory…</w:t>
      </w:r>
    </w:p>
    <w:p w14:paraId="024CC3F0" w14:textId="56057945" w:rsidR="003A7286" w:rsidRDefault="003A7286" w:rsidP="003A7286">
      <w:pPr>
        <w:pStyle w:val="Heading3"/>
      </w:pPr>
      <w:bookmarkStart w:id="260" w:name="_Ref435990010"/>
      <w:r>
        <w:t>Kathisma 7</w:t>
      </w:r>
      <w:bookmarkEnd w:id="260"/>
    </w:p>
    <w:p w14:paraId="3F629085" w14:textId="3F034B79" w:rsidR="00A6346F" w:rsidRPr="00A6346F" w:rsidRDefault="00A6346F" w:rsidP="00BF0205">
      <w:pPr>
        <w:pStyle w:val="Heading4"/>
      </w:pPr>
      <w:bookmarkStart w:id="261" w:name="_Ref412110929"/>
      <w:r>
        <w:t>Psalm</w:t>
      </w:r>
      <w:r w:rsidRPr="00AB1781">
        <w:t xml:space="preserve"> 46</w:t>
      </w:r>
      <w:r>
        <w:t xml:space="preserve">: </w:t>
      </w:r>
      <w:r w:rsidR="009216DA">
        <w:t>“C</w:t>
      </w:r>
      <w:r>
        <w:t>lap your hand</w:t>
      </w:r>
      <w:r w:rsidR="005453DF">
        <w:t>s, all you nations”</w:t>
      </w:r>
      <w:bookmarkEnd w:id="261"/>
    </w:p>
    <w:p w14:paraId="434F15E8"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Great King of the Earth: His Triumphant Ascension</w:t>
      </w:r>
    </w:p>
    <w:p w14:paraId="4C084C1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Call to All Nations to clap for Joy: Love Reigns</w:t>
      </w:r>
    </w:p>
    <w:p w14:paraId="755BA38F" w14:textId="271698B0" w:rsidR="00F14AA6" w:rsidRDefault="00F14AA6" w:rsidP="00A6346F">
      <w:pPr>
        <w:pStyle w:val="Rubric"/>
      </w:pPr>
      <w:r>
        <w:fldChar w:fldCharType="begin"/>
      </w:r>
      <w:r>
        <w:instrText xml:space="preserve"> REF _Ref434576019 \h </w:instrText>
      </w:r>
      <w:r>
        <w:fldChar w:fldCharType="separate"/>
      </w:r>
      <w:r w:rsidR="000C7DE2">
        <w:rPr>
          <w:lang w:val="en-GB"/>
        </w:rPr>
        <w:t>The Psalms of Mid-Morning (The Third Hour)</w:t>
      </w:r>
      <w:r>
        <w:fldChar w:fldCharType="end"/>
      </w:r>
      <w:r>
        <w:t xml:space="preserve">, page </w:t>
      </w:r>
      <w:r>
        <w:fldChar w:fldCharType="begin"/>
      </w:r>
      <w:r>
        <w:instrText xml:space="preserve"> PAGEREF _Ref434576019 \h </w:instrText>
      </w:r>
      <w:r>
        <w:fldChar w:fldCharType="separate"/>
      </w:r>
      <w:r w:rsidR="000C7DE2">
        <w:rPr>
          <w:noProof/>
        </w:rPr>
        <w:t>67</w:t>
      </w:r>
      <w:r>
        <w:fldChar w:fldCharType="end"/>
      </w:r>
      <w:r>
        <w:t>. Reserved for the Presbyter, if present.</w:t>
      </w:r>
    </w:p>
    <w:p w14:paraId="579E8E4C" w14:textId="1A925DB0" w:rsidR="00A6346F" w:rsidRPr="00AB1781" w:rsidRDefault="00A6346F" w:rsidP="00A6346F">
      <w:pPr>
        <w:pStyle w:val="Rubric"/>
      </w:pPr>
      <w:r w:rsidRPr="00AB1781">
        <w:t>1 (</w:t>
      </w:r>
      <w:r w:rsidR="00F21DF2">
        <w:t>For the end; a</w:t>
      </w:r>
      <w:r w:rsidRPr="00AB1781">
        <w:t xml:space="preserve"> Psalm for the sons of Korah)</w:t>
      </w:r>
    </w:p>
    <w:p w14:paraId="78C5E26E" w14:textId="713DA93F" w:rsidR="00A6346F" w:rsidRPr="00AB1781" w:rsidRDefault="00A6346F" w:rsidP="00A6346F">
      <w:pPr>
        <w:pStyle w:val="EnglishHangNoCoptic"/>
      </w:pPr>
      <w:r w:rsidRPr="00AB1781">
        <w:t xml:space="preserve">2 </w:t>
      </w:r>
      <w:r w:rsidR="007C3F83">
        <w:t>Clap your hands, a</w:t>
      </w:r>
      <w:r w:rsidRPr="00AB1781">
        <w:t>ll you nations;</w:t>
      </w:r>
      <w:r w:rsidRPr="00AB1781">
        <w:rPr>
          <w:rStyle w:val="FootnoteReference"/>
        </w:rPr>
        <w:footnoteReference w:id="267"/>
      </w:r>
    </w:p>
    <w:p w14:paraId="5A8C9A95" w14:textId="4F66F534" w:rsidR="00A6346F" w:rsidRPr="00AB1781" w:rsidRDefault="00A6346F" w:rsidP="00A6346F">
      <w:pPr>
        <w:pStyle w:val="EnglishHangEndNoCoptic"/>
      </w:pPr>
      <w:r w:rsidRPr="00AB1781">
        <w:tab/>
        <w:t xml:space="preserve">shout to God with </w:t>
      </w:r>
      <w:r w:rsidR="007C3F83">
        <w:t>a voice of rejoicing</w:t>
      </w:r>
      <w:r w:rsidRPr="00AB1781">
        <w:t>.</w:t>
      </w:r>
    </w:p>
    <w:p w14:paraId="5F133373" w14:textId="1C0035F4" w:rsidR="00A6346F" w:rsidRPr="00AB1781" w:rsidRDefault="00A6346F" w:rsidP="00A6346F">
      <w:pPr>
        <w:pStyle w:val="EnglishHangNoCoptic"/>
      </w:pPr>
      <w:r w:rsidRPr="00AB1781">
        <w:t xml:space="preserve">3 For the Lord Most High is </w:t>
      </w:r>
      <w:r w:rsidR="007C3F83">
        <w:t>awesome,</w:t>
      </w:r>
      <w:r w:rsidRPr="00AB1781">
        <w:rPr>
          <w:rStyle w:val="FootnoteReference"/>
        </w:rPr>
        <w:footnoteReference w:id="268"/>
      </w:r>
    </w:p>
    <w:p w14:paraId="7EA99D23" w14:textId="7E3954F3" w:rsidR="00A6346F" w:rsidRPr="00AB1781" w:rsidRDefault="00A6346F" w:rsidP="00A6346F">
      <w:pPr>
        <w:pStyle w:val="EnglishHangEndNoCoptic"/>
      </w:pPr>
      <w:r w:rsidRPr="00AB1781">
        <w:tab/>
      </w:r>
      <w:r w:rsidR="007C3F83">
        <w:t>a</w:t>
      </w:r>
      <w:r w:rsidRPr="00AB1781">
        <w:t xml:space="preserve"> great King over all the earth.</w:t>
      </w:r>
    </w:p>
    <w:p w14:paraId="4BFE4A2A" w14:textId="0D9EB516" w:rsidR="00A6346F" w:rsidRPr="00AB1781" w:rsidRDefault="007C3F83" w:rsidP="00A6346F">
      <w:pPr>
        <w:pStyle w:val="EnglishHangNoCoptic"/>
      </w:pPr>
      <w:r>
        <w:t>4 He subdued</w:t>
      </w:r>
      <w:r w:rsidR="00A6346F" w:rsidRPr="00AB1781">
        <w:t xml:space="preserve"> peoples under us,</w:t>
      </w:r>
    </w:p>
    <w:p w14:paraId="7570103C" w14:textId="77777777" w:rsidR="00A6346F" w:rsidRPr="00AB1781" w:rsidRDefault="00A6346F" w:rsidP="00A6346F">
      <w:pPr>
        <w:pStyle w:val="EnglishHangEndNoCoptic"/>
      </w:pPr>
      <w:r w:rsidRPr="00AB1781">
        <w:tab/>
        <w:t>and nations under our feet.</w:t>
      </w:r>
    </w:p>
    <w:p w14:paraId="672BCBF9" w14:textId="7EDB2C54" w:rsidR="00A6346F" w:rsidRPr="00AB1781" w:rsidRDefault="00A6346F" w:rsidP="00A6346F">
      <w:pPr>
        <w:pStyle w:val="EnglishHangNoCoptic"/>
      </w:pPr>
      <w:r w:rsidRPr="00AB1781">
        <w:t xml:space="preserve">5 He </w:t>
      </w:r>
      <w:r w:rsidR="007C3F83">
        <w:t>chose</w:t>
      </w:r>
      <w:r w:rsidRPr="00AB1781">
        <w:t xml:space="preserve"> for us </w:t>
      </w:r>
      <w:r w:rsidR="007C3F83">
        <w:t>His own inheritance</w:t>
      </w:r>
      <w:r w:rsidRPr="00AB1781">
        <w:t>,</w:t>
      </w:r>
      <w:r w:rsidRPr="00AB1781">
        <w:rPr>
          <w:rStyle w:val="FootnoteReference"/>
        </w:rPr>
        <w:footnoteReference w:id="269"/>
      </w:r>
    </w:p>
    <w:p w14:paraId="163D0B2B" w14:textId="317E509F" w:rsidR="00A6346F" w:rsidRPr="00AB1781" w:rsidRDefault="00A6346F" w:rsidP="00A6346F">
      <w:pPr>
        <w:pStyle w:val="EnglishHangEndNoCoptic"/>
      </w:pPr>
      <w:r w:rsidRPr="00AB1781">
        <w:tab/>
        <w:t>the beauty of</w:t>
      </w:r>
      <w:r w:rsidR="007C3F83">
        <w:t xml:space="preserve"> Jacob</w:t>
      </w:r>
      <w:r w:rsidR="008C19B4">
        <w:t>,</w:t>
      </w:r>
      <w:r w:rsidR="007C3F83">
        <w:t xml:space="preserve"> whom He loved</w:t>
      </w:r>
      <w:r w:rsidRPr="00AB1781">
        <w:t xml:space="preserve">. </w:t>
      </w:r>
      <w:r w:rsidRPr="00AB1781">
        <w:rPr>
          <w:i/>
        </w:rPr>
        <w:t>(Pause)</w:t>
      </w:r>
    </w:p>
    <w:p w14:paraId="3EE21FD4" w14:textId="1D752DF5" w:rsidR="00A6346F" w:rsidRPr="00AB1781" w:rsidRDefault="00A6346F" w:rsidP="00A6346F">
      <w:pPr>
        <w:pStyle w:val="EnglishHangNoCoptic"/>
      </w:pPr>
      <w:r w:rsidRPr="00AB1781">
        <w:t xml:space="preserve">6 God </w:t>
      </w:r>
      <w:r w:rsidR="008C19B4">
        <w:t>ascended</w:t>
      </w:r>
      <w:r w:rsidRPr="00AB1781">
        <w:t xml:space="preserve"> with a shout,</w:t>
      </w:r>
    </w:p>
    <w:p w14:paraId="03EBCC21" w14:textId="1F9F2309" w:rsidR="00A6346F" w:rsidRPr="00AB1781" w:rsidRDefault="007C3F83" w:rsidP="00A6346F">
      <w:pPr>
        <w:pStyle w:val="EnglishHangEndNoCoptic"/>
      </w:pPr>
      <w:r>
        <w:tab/>
        <w:t>the Lord with the sound of the trumpet</w:t>
      </w:r>
      <w:r w:rsidR="00A6346F" w:rsidRPr="00AB1781">
        <w:t>.</w:t>
      </w:r>
    </w:p>
    <w:p w14:paraId="0802C5BD" w14:textId="30FAD8AA" w:rsidR="00A6346F" w:rsidRPr="00AB1781" w:rsidRDefault="00A6346F" w:rsidP="00A6346F">
      <w:pPr>
        <w:pStyle w:val="EnglishHangNoCoptic"/>
      </w:pPr>
      <w:r w:rsidRPr="00AB1781">
        <w:t>7 Sing praises</w:t>
      </w:r>
      <w:r w:rsidR="007C3F83">
        <w:t xml:space="preserve"> to our God</w:t>
      </w:r>
      <w:r w:rsidRPr="00AB1781">
        <w:t>, sing praises;</w:t>
      </w:r>
    </w:p>
    <w:p w14:paraId="6D689C87" w14:textId="7221B40D" w:rsidR="00A6346F" w:rsidRPr="00AB1781" w:rsidRDefault="00A6346F" w:rsidP="00A6346F">
      <w:pPr>
        <w:pStyle w:val="EnglishHangEndNoCoptic"/>
      </w:pPr>
      <w:r w:rsidRPr="00AB1781">
        <w:tab/>
        <w:t>Sing praises</w:t>
      </w:r>
      <w:r w:rsidR="007C3F83">
        <w:t xml:space="preserve"> to our King</w:t>
      </w:r>
      <w:r w:rsidRPr="00AB1781">
        <w:t>, sing praises.</w:t>
      </w:r>
    </w:p>
    <w:p w14:paraId="6149E213" w14:textId="77777777" w:rsidR="00A6346F" w:rsidRPr="00AB1781" w:rsidRDefault="00A6346F" w:rsidP="00A6346F">
      <w:pPr>
        <w:pStyle w:val="EnglishHangNoCoptic"/>
      </w:pPr>
      <w:r w:rsidRPr="00AB1781">
        <w:lastRenderedPageBreak/>
        <w:t>8 For God is King of all the earth;</w:t>
      </w:r>
    </w:p>
    <w:p w14:paraId="6A72D6A1" w14:textId="77777777" w:rsidR="00A6346F" w:rsidRPr="00AB1781" w:rsidRDefault="00A6346F" w:rsidP="00A6346F">
      <w:pPr>
        <w:pStyle w:val="EnglishHangEndNoCoptic"/>
      </w:pPr>
      <w:r w:rsidRPr="00AB1781">
        <w:tab/>
        <w:t>sing praises with understanding.</w:t>
      </w:r>
    </w:p>
    <w:p w14:paraId="52A0D5A0" w14:textId="01C9CFB3" w:rsidR="00A6346F" w:rsidRPr="00AB1781" w:rsidRDefault="007C3F83" w:rsidP="00A6346F">
      <w:pPr>
        <w:pStyle w:val="EnglishHangNoCoptic"/>
      </w:pPr>
      <w:r>
        <w:t>9 God reigns</w:t>
      </w:r>
      <w:r w:rsidR="00A6346F" w:rsidRPr="00AB1781">
        <w:t xml:space="preserve"> over the nations;</w:t>
      </w:r>
    </w:p>
    <w:p w14:paraId="7F302D9E" w14:textId="77777777" w:rsidR="00A6346F" w:rsidRPr="00AB1781" w:rsidRDefault="00A6346F" w:rsidP="00A6346F">
      <w:pPr>
        <w:pStyle w:val="EnglishHangEndNoCoptic"/>
      </w:pPr>
      <w:r w:rsidRPr="00AB1781">
        <w:tab/>
        <w:t>God is seated on His holy throne.</w:t>
      </w:r>
    </w:p>
    <w:p w14:paraId="76530613" w14:textId="77777777" w:rsidR="00A6346F" w:rsidRPr="00AB1781" w:rsidRDefault="00A6346F" w:rsidP="00A6346F">
      <w:pPr>
        <w:pStyle w:val="EnglishHangNoCoptic"/>
      </w:pPr>
      <w:r w:rsidRPr="00AB1781">
        <w:t>10 Rulers of peoples gather together</w:t>
      </w:r>
    </w:p>
    <w:p w14:paraId="6A1CF485" w14:textId="51BC8A6E" w:rsidR="00A6346F" w:rsidRPr="00AB1781" w:rsidRDefault="008C19B4" w:rsidP="00A6346F">
      <w:pPr>
        <w:pStyle w:val="EnglishHangNoCoptic"/>
      </w:pPr>
      <w:r>
        <w:tab/>
        <w:t xml:space="preserve">With </w:t>
      </w:r>
      <w:r w:rsidR="00A6346F" w:rsidRPr="00AB1781">
        <w:t>the God of Abraham,</w:t>
      </w:r>
    </w:p>
    <w:p w14:paraId="73DD88A0" w14:textId="2BA5F0A2" w:rsidR="00A6346F" w:rsidRPr="00AB1781" w:rsidRDefault="00A6346F" w:rsidP="00A6346F">
      <w:pPr>
        <w:pStyle w:val="EnglishHangNoCoptic"/>
      </w:pPr>
      <w:r w:rsidRPr="00AB1781">
        <w:tab/>
        <w:t xml:space="preserve">for God’s </w:t>
      </w:r>
      <w:r w:rsidR="007C3F83">
        <w:t>mighty</w:t>
      </w:r>
      <w:r w:rsidRPr="00AB1781">
        <w:t xml:space="preserve"> </w:t>
      </w:r>
      <w:r w:rsidR="007C3F83">
        <w:t>ones</w:t>
      </w:r>
      <w:r w:rsidRPr="00AB1781">
        <w:t xml:space="preserve"> of the earth</w:t>
      </w:r>
    </w:p>
    <w:p w14:paraId="14CF5B10" w14:textId="2CD944B2" w:rsidR="00A6346F" w:rsidRDefault="00A6346F" w:rsidP="00A6346F">
      <w:pPr>
        <w:pStyle w:val="EnglishHangEndNoCoptic"/>
      </w:pPr>
      <w:r w:rsidRPr="00AB1781">
        <w:tab/>
        <w:t xml:space="preserve">are </w:t>
      </w:r>
      <w:r w:rsidR="007C3F83">
        <w:t>greatly</w:t>
      </w:r>
      <w:r w:rsidRPr="00AB1781">
        <w:t xml:space="preserve"> exalted.</w:t>
      </w:r>
      <w:r w:rsidRPr="00AB1781">
        <w:rPr>
          <w:rStyle w:val="FootnoteReference"/>
        </w:rPr>
        <w:footnoteReference w:id="270"/>
      </w:r>
    </w:p>
    <w:p w14:paraId="262D1E8F" w14:textId="7A56AE03" w:rsidR="00B35B25" w:rsidRPr="00A6346F" w:rsidRDefault="00B35B25" w:rsidP="00B35B25">
      <w:pPr>
        <w:pStyle w:val="Rubric"/>
      </w:pPr>
      <w:r>
        <w:t xml:space="preserve">Alleluia. </w:t>
      </w:r>
      <w:r>
        <w:fldChar w:fldCharType="begin"/>
      </w:r>
      <w:r>
        <w:instrText xml:space="preserve"> REF _Ref448124439 \h  \* MERGEFORMAT </w:instrText>
      </w:r>
      <w:r>
        <w:fldChar w:fldCharType="separate"/>
      </w:r>
      <w:r w:rsidR="000C7DE2">
        <w:t>The Psalms of the Third Hour</w:t>
      </w:r>
      <w:r>
        <w:fldChar w:fldCharType="end"/>
      </w:r>
      <w:r>
        <w:t xml:space="preserve"> are completed.</w:t>
      </w:r>
    </w:p>
    <w:p w14:paraId="71E52EE1" w14:textId="1435EB3D" w:rsidR="00A6346F" w:rsidRPr="00A6346F" w:rsidRDefault="00A6346F" w:rsidP="00BF0205">
      <w:pPr>
        <w:pStyle w:val="Heading4"/>
      </w:pPr>
      <w:r>
        <w:t>Psalm</w:t>
      </w:r>
      <w:r w:rsidRPr="00AB1781">
        <w:t xml:space="preserve"> 47</w:t>
      </w:r>
      <w:r>
        <w:t xml:space="preserve">: </w:t>
      </w:r>
      <w:r w:rsidR="009216DA">
        <w:t>“T</w:t>
      </w:r>
      <w:r>
        <w:t xml:space="preserve">he Lord </w:t>
      </w:r>
      <w:r w:rsidR="009216DA">
        <w:t xml:space="preserve">is great, </w:t>
      </w:r>
      <w:r>
        <w:t>and greatly to be praised</w:t>
      </w:r>
      <w:r w:rsidR="009216DA">
        <w:t>”</w:t>
      </w:r>
    </w:p>
    <w:p w14:paraId="0044652E"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Glory of Mount Zion, God’s Eternal City</w:t>
      </w:r>
    </w:p>
    <w:p w14:paraId="5AEA378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Invincibility of the Church</w:t>
      </w:r>
    </w:p>
    <w:p w14:paraId="666026A1" w14:textId="5799A519" w:rsidR="00A6346F" w:rsidRPr="00AB1781" w:rsidRDefault="00A6346F" w:rsidP="00A6346F">
      <w:pPr>
        <w:pStyle w:val="Rubric"/>
      </w:pPr>
      <w:r w:rsidRPr="00AB1781">
        <w:t>1 (</w:t>
      </w:r>
      <w:r w:rsidR="00004BA4" w:rsidRPr="00AB1781">
        <w:t>Psalm</w:t>
      </w:r>
      <w:r w:rsidR="006F3226">
        <w:t xml:space="preserve"> of an ode </w:t>
      </w:r>
      <w:r w:rsidRPr="00AB1781">
        <w:t xml:space="preserve">for the Songs of Korah. For the second </w:t>
      </w:r>
      <w:r w:rsidR="006F3226">
        <w:t>day of the week.</w:t>
      </w:r>
      <w:r w:rsidRPr="00AB1781">
        <w:t>)</w:t>
      </w:r>
    </w:p>
    <w:p w14:paraId="11B6E3C1" w14:textId="643A9FAA" w:rsidR="00A6346F" w:rsidRPr="00AB1781" w:rsidRDefault="00A6346F" w:rsidP="00A6346F">
      <w:pPr>
        <w:pStyle w:val="EnglishHangNoCoptic"/>
      </w:pPr>
      <w:r w:rsidRPr="00AB1781">
        <w:t xml:space="preserve">2 </w:t>
      </w:r>
      <w:r w:rsidR="008C19B4">
        <w:t xml:space="preserve">The Lord is </w:t>
      </w:r>
      <w:r w:rsidRPr="00AB1781">
        <w:t>Great</w:t>
      </w:r>
      <w:r w:rsidR="006F3226">
        <w:t>,</w:t>
      </w:r>
      <w:r w:rsidRPr="00AB1781">
        <w:t xml:space="preserve"> and greatly to be praised</w:t>
      </w:r>
    </w:p>
    <w:p w14:paraId="304C20DB" w14:textId="48E62183" w:rsidR="00A6346F" w:rsidRPr="00AB1781" w:rsidRDefault="00A6346F" w:rsidP="00A6346F">
      <w:pPr>
        <w:pStyle w:val="EnglishHangEndNoCoptic"/>
      </w:pPr>
      <w:r w:rsidRPr="00AB1781">
        <w:tab/>
        <w:t xml:space="preserve">in the city of our God, </w:t>
      </w:r>
      <w:r w:rsidR="006F3226">
        <w:t>in</w:t>
      </w:r>
      <w:r w:rsidRPr="00AB1781">
        <w:t xml:space="preserve"> His holy mountain,</w:t>
      </w:r>
    </w:p>
    <w:p w14:paraId="73953ECF" w14:textId="5A7AD02A" w:rsidR="00A6346F" w:rsidRPr="00AB1781" w:rsidRDefault="00A6346F" w:rsidP="00A6346F">
      <w:pPr>
        <w:pStyle w:val="EnglishHangNoCoptic"/>
      </w:pPr>
      <w:r w:rsidRPr="00AB1781">
        <w:t xml:space="preserve">3 </w:t>
      </w:r>
      <w:r w:rsidR="008C19B4">
        <w:t>which</w:t>
      </w:r>
      <w:r w:rsidR="006F3226">
        <w:t xml:space="preserve"> He planted well</w:t>
      </w:r>
      <w:r w:rsidR="008C19B4">
        <w:rPr>
          <w:rStyle w:val="FootnoteReference"/>
        </w:rPr>
        <w:footnoteReference w:id="271"/>
      </w:r>
      <w:r w:rsidRPr="00AB1781">
        <w:t>, the joy of all the earth.</w:t>
      </w:r>
    </w:p>
    <w:p w14:paraId="3F976F74" w14:textId="4B65E317" w:rsidR="00A6346F" w:rsidRPr="00AB1781" w:rsidRDefault="00A6346F" w:rsidP="00A6346F">
      <w:pPr>
        <w:pStyle w:val="EnglishHangNoCoptic"/>
      </w:pPr>
      <w:r w:rsidRPr="00AB1781">
        <w:tab/>
      </w:r>
      <w:r w:rsidR="006F3226">
        <w:t xml:space="preserve">The northern slopes of </w:t>
      </w:r>
      <w:r w:rsidRPr="00AB1781">
        <w:t>Mount Zion</w:t>
      </w:r>
      <w:r w:rsidR="006F3226">
        <w:t>,</w:t>
      </w:r>
    </w:p>
    <w:p w14:paraId="2F9B907B" w14:textId="26BCCFA0" w:rsidR="00A6346F" w:rsidRPr="00AB1781" w:rsidRDefault="006F3226" w:rsidP="00A6346F">
      <w:pPr>
        <w:pStyle w:val="EnglishHangEndNoCoptic"/>
      </w:pPr>
      <w:r>
        <w:tab/>
        <w:t>the city of the great King—</w:t>
      </w:r>
      <w:r w:rsidR="00A6346F" w:rsidRPr="00AB1781">
        <w:rPr>
          <w:rStyle w:val="FootnoteReference"/>
        </w:rPr>
        <w:footnoteReference w:id="272"/>
      </w:r>
    </w:p>
    <w:p w14:paraId="7E028244" w14:textId="77777777" w:rsidR="00A6346F" w:rsidRPr="00AB1781" w:rsidRDefault="00A6346F" w:rsidP="00A6346F">
      <w:pPr>
        <w:pStyle w:val="EnglishHangNoCoptic"/>
      </w:pPr>
      <w:r w:rsidRPr="00AB1781">
        <w:t>4 God is known within her citadels</w:t>
      </w:r>
    </w:p>
    <w:p w14:paraId="414C64C3" w14:textId="77777777" w:rsidR="00A6346F" w:rsidRPr="00AB1781" w:rsidRDefault="00A6346F" w:rsidP="00A6346F">
      <w:pPr>
        <w:pStyle w:val="EnglishHangEndNoCoptic"/>
      </w:pPr>
      <w:r w:rsidRPr="00AB1781">
        <w:tab/>
        <w:t>when He defends her.</w:t>
      </w:r>
    </w:p>
    <w:p w14:paraId="2AC262A2" w14:textId="130A9526" w:rsidR="00A6346F" w:rsidRPr="00AB1781" w:rsidRDefault="006F3226" w:rsidP="00A6346F">
      <w:pPr>
        <w:pStyle w:val="EnglishHangNoCoptic"/>
      </w:pPr>
      <w:r>
        <w:t>5 For behold</w:t>
      </w:r>
      <w:r w:rsidR="00A6346F" w:rsidRPr="00AB1781">
        <w:t xml:space="preserve">, the kings </w:t>
      </w:r>
      <w:r>
        <w:t xml:space="preserve">[of the earth] </w:t>
      </w:r>
      <w:r w:rsidR="00A6346F" w:rsidRPr="00AB1781">
        <w:t xml:space="preserve">of the earth </w:t>
      </w:r>
      <w:r>
        <w:t>assembled;</w:t>
      </w:r>
    </w:p>
    <w:p w14:paraId="7E4EB9DD" w14:textId="5E803125" w:rsidR="00A6346F" w:rsidRPr="00AB1781" w:rsidRDefault="00A6346F" w:rsidP="00A6346F">
      <w:pPr>
        <w:pStyle w:val="EnglishHangEndNoCoptic"/>
      </w:pPr>
      <w:r w:rsidRPr="00AB1781">
        <w:tab/>
      </w:r>
      <w:r w:rsidR="006F3226">
        <w:t>they came together;</w:t>
      </w:r>
    </w:p>
    <w:p w14:paraId="2D3D4B66" w14:textId="037CF62A" w:rsidR="00A6346F" w:rsidRPr="00AB1781" w:rsidRDefault="006F3226" w:rsidP="00A6346F">
      <w:pPr>
        <w:pStyle w:val="EnglishHangNoCoptic"/>
      </w:pPr>
      <w:r>
        <w:t>6 when they saw her</w:t>
      </w:r>
      <w:r w:rsidR="00A6346F" w:rsidRPr="00AB1781">
        <w:t xml:space="preserve"> they were lost in wonder;</w:t>
      </w:r>
    </w:p>
    <w:p w14:paraId="23824220" w14:textId="188D6754" w:rsidR="00A6346F" w:rsidRPr="00AB1781" w:rsidRDefault="00A6346F" w:rsidP="00A6346F">
      <w:pPr>
        <w:pStyle w:val="EnglishHangEndNoCoptic"/>
      </w:pPr>
      <w:r w:rsidRPr="00AB1781">
        <w:tab/>
        <w:t xml:space="preserve">they were </w:t>
      </w:r>
      <w:r w:rsidR="006F3226">
        <w:t>troubled</w:t>
      </w:r>
      <w:r w:rsidRPr="00AB1781">
        <w:t>, they were shaken.</w:t>
      </w:r>
    </w:p>
    <w:p w14:paraId="572F96B2" w14:textId="73BBE570" w:rsidR="00A6346F" w:rsidRPr="00AB1781" w:rsidRDefault="00A6346F" w:rsidP="00A6346F">
      <w:pPr>
        <w:pStyle w:val="EnglishHangNoCoptic"/>
      </w:pPr>
      <w:r w:rsidRPr="00AB1781">
        <w:t xml:space="preserve">7 Trembling </w:t>
      </w:r>
      <w:r w:rsidR="006F3226">
        <w:t>took hold of</w:t>
      </w:r>
      <w:r w:rsidRPr="00AB1781">
        <w:t xml:space="preserve"> them there,</w:t>
      </w:r>
    </w:p>
    <w:p w14:paraId="57B51908" w14:textId="755D5391" w:rsidR="00A6346F" w:rsidRPr="00AB1781" w:rsidRDefault="00A6346F" w:rsidP="00A6346F">
      <w:pPr>
        <w:pStyle w:val="EnglishHangEndNoCoptic"/>
      </w:pPr>
      <w:r w:rsidRPr="00AB1781">
        <w:tab/>
        <w:t xml:space="preserve">like the </w:t>
      </w:r>
      <w:r w:rsidR="006F3226">
        <w:t>pain of a woman in childbirth.</w:t>
      </w:r>
    </w:p>
    <w:p w14:paraId="598E3719" w14:textId="77429E09" w:rsidR="00A6346F" w:rsidRPr="00AB1781" w:rsidRDefault="00A6346F" w:rsidP="00A6346F">
      <w:pPr>
        <w:pStyle w:val="EnglishHangNoCoptic"/>
      </w:pPr>
      <w:r w:rsidRPr="00AB1781">
        <w:lastRenderedPageBreak/>
        <w:t xml:space="preserve">8 </w:t>
      </w:r>
      <w:r w:rsidR="008C19B4">
        <w:t>You will wreck the ships of Tarshish</w:t>
      </w:r>
      <w:r w:rsidR="008C19B4" w:rsidRPr="00AB1781">
        <w:rPr>
          <w:rStyle w:val="FootnoteReference"/>
        </w:rPr>
        <w:footnoteReference w:id="273"/>
      </w:r>
    </w:p>
    <w:p w14:paraId="3FE4A933" w14:textId="64916F3F" w:rsidR="00A6346F" w:rsidRPr="00AB1781" w:rsidRDefault="00A6346F" w:rsidP="00A6346F">
      <w:pPr>
        <w:pStyle w:val="EnglishHangEndNoCoptic"/>
      </w:pPr>
      <w:r w:rsidRPr="00AB1781">
        <w:tab/>
      </w:r>
      <w:r w:rsidR="008C19B4">
        <w:t>with a violent wind</w:t>
      </w:r>
      <w:r w:rsidRPr="00AB1781">
        <w:t>.</w:t>
      </w:r>
    </w:p>
    <w:p w14:paraId="423BF1AE" w14:textId="76E824E1" w:rsidR="00A6346F" w:rsidRPr="00AB1781" w:rsidRDefault="00A6346F" w:rsidP="00A6346F">
      <w:pPr>
        <w:pStyle w:val="EnglishHangNoCoptic"/>
      </w:pPr>
      <w:r w:rsidRPr="00AB1781">
        <w:t xml:space="preserve">9 As we </w:t>
      </w:r>
      <w:r w:rsidR="00CB797F">
        <w:t xml:space="preserve">have </w:t>
      </w:r>
      <w:r w:rsidRPr="00AB1781">
        <w:t xml:space="preserve">heard, so we have </w:t>
      </w:r>
      <w:r w:rsidR="00046281">
        <w:t>s</w:t>
      </w:r>
      <w:r w:rsidR="00CB797F">
        <w:t>een</w:t>
      </w:r>
      <w:r w:rsidRPr="00AB1781">
        <w:rPr>
          <w:rStyle w:val="FootnoteReference"/>
        </w:rPr>
        <w:footnoteReference w:id="274"/>
      </w:r>
    </w:p>
    <w:p w14:paraId="10B3661F" w14:textId="77777777" w:rsidR="00A6346F" w:rsidRPr="00AB1781" w:rsidRDefault="00A6346F" w:rsidP="00A6346F">
      <w:pPr>
        <w:pStyle w:val="EnglishHangNoCoptic"/>
      </w:pPr>
      <w:r w:rsidRPr="00AB1781">
        <w:tab/>
        <w:t>in the city of the Lord of Hosts,</w:t>
      </w:r>
    </w:p>
    <w:p w14:paraId="4D6178CB" w14:textId="77777777" w:rsidR="00A6346F" w:rsidRPr="00AB1781" w:rsidRDefault="00A6346F" w:rsidP="00A6346F">
      <w:pPr>
        <w:pStyle w:val="EnglishHangNoCoptic"/>
      </w:pPr>
      <w:r w:rsidRPr="00AB1781">
        <w:tab/>
        <w:t>in the city of our God;</w:t>
      </w:r>
    </w:p>
    <w:p w14:paraId="2F63F32A" w14:textId="478897FD" w:rsidR="00A6346F" w:rsidRPr="00AB1781" w:rsidRDefault="00046281" w:rsidP="00A6346F">
      <w:pPr>
        <w:pStyle w:val="EnglishHangEndNoCoptic"/>
      </w:pPr>
      <w:r>
        <w:tab/>
        <w:t xml:space="preserve">God founded her </w:t>
      </w:r>
      <w:r w:rsidR="00A8396B">
        <w:t>forever</w:t>
      </w:r>
      <w:r>
        <w:t>!</w:t>
      </w:r>
      <w:r w:rsidR="00A6346F" w:rsidRPr="00AB1781">
        <w:t xml:space="preserve"> </w:t>
      </w:r>
      <w:r w:rsidR="00A6346F" w:rsidRPr="00AB1781">
        <w:rPr>
          <w:i/>
        </w:rPr>
        <w:t>(Pause)</w:t>
      </w:r>
    </w:p>
    <w:p w14:paraId="28746FEC" w14:textId="6443DED2" w:rsidR="00A6346F" w:rsidRPr="00AB1781" w:rsidRDefault="00A6346F" w:rsidP="00A6346F">
      <w:pPr>
        <w:pStyle w:val="EnglishHangNoCoptic"/>
      </w:pPr>
      <w:r w:rsidRPr="00AB1781">
        <w:t xml:space="preserve">10 We </w:t>
      </w:r>
      <w:r w:rsidR="00046281">
        <w:t xml:space="preserve">thought of </w:t>
      </w:r>
      <w:r w:rsidR="00E570CB">
        <w:t>Your</w:t>
      </w:r>
      <w:r w:rsidRPr="00AB1781">
        <w:t xml:space="preserve"> mercy, O God,</w:t>
      </w:r>
    </w:p>
    <w:p w14:paraId="15F66629" w14:textId="40CB137A" w:rsidR="00A6346F" w:rsidRPr="00AB1781" w:rsidRDefault="00A6346F" w:rsidP="00A6346F">
      <w:pPr>
        <w:pStyle w:val="EnglishHangEndNoCoptic"/>
      </w:pPr>
      <w:r w:rsidRPr="00AB1781">
        <w:tab/>
        <w:t xml:space="preserve">in the midst of </w:t>
      </w:r>
      <w:r w:rsidR="00E570CB">
        <w:t>Your</w:t>
      </w:r>
      <w:r w:rsidRPr="00AB1781">
        <w:t xml:space="preserve"> </w:t>
      </w:r>
      <w:r w:rsidR="00046281">
        <w:t>Temple</w:t>
      </w:r>
      <w:r w:rsidRPr="00AB1781">
        <w:t>.</w:t>
      </w:r>
    </w:p>
    <w:p w14:paraId="28B9F9EE" w14:textId="3A3A6F81" w:rsidR="00A6346F" w:rsidRPr="00AB1781" w:rsidRDefault="00A6346F" w:rsidP="00A6346F">
      <w:pPr>
        <w:pStyle w:val="EnglishHangNoCoptic"/>
      </w:pPr>
      <w:r w:rsidRPr="00AB1781">
        <w:t xml:space="preserve">11 </w:t>
      </w:r>
      <w:r w:rsidR="00E570CB">
        <w:t>Your</w:t>
      </w:r>
      <w:r w:rsidRPr="00AB1781">
        <w:t xml:space="preserve"> praise, O God, </w:t>
      </w:r>
      <w:r w:rsidR="00046281">
        <w:t>reaches the ends of the earth,</w:t>
      </w:r>
    </w:p>
    <w:p w14:paraId="01B5DA6F" w14:textId="03BA661B" w:rsidR="00A6346F" w:rsidRPr="00AB1781" w:rsidRDefault="00A6346F" w:rsidP="00A6346F">
      <w:pPr>
        <w:pStyle w:val="EnglishHangNoCoptic"/>
      </w:pPr>
      <w:r w:rsidRPr="00AB1781">
        <w:tab/>
      </w:r>
      <w:r w:rsidR="00046281">
        <w:t>just as Your Name does</w:t>
      </w:r>
      <w:r w:rsidRPr="00AB1781">
        <w:t>.</w:t>
      </w:r>
    </w:p>
    <w:p w14:paraId="0EE3B862" w14:textId="41500ECD" w:rsidR="00A6346F" w:rsidRPr="00AB1781" w:rsidRDefault="00A6346F" w:rsidP="00183599">
      <w:pPr>
        <w:pStyle w:val="EnglishHangEndNoCoptic"/>
      </w:pPr>
      <w:r w:rsidRPr="00AB1781">
        <w:tab/>
      </w:r>
      <w:r w:rsidR="00E570CB">
        <w:t>Your</w:t>
      </w:r>
      <w:r w:rsidRPr="00AB1781">
        <w:t xml:space="preserve"> right hand is full of </w:t>
      </w:r>
      <w:r w:rsidR="008C19B4">
        <w:t>righteousness</w:t>
      </w:r>
      <w:r w:rsidR="00183599">
        <w:t>.</w:t>
      </w:r>
      <w:r w:rsidR="00183599">
        <w:rPr>
          <w:rStyle w:val="FootnoteReference"/>
        </w:rPr>
        <w:footnoteReference w:id="275"/>
      </w:r>
    </w:p>
    <w:p w14:paraId="51254591" w14:textId="3193F6DC" w:rsidR="00A6346F" w:rsidRPr="00AB1781" w:rsidRDefault="00A6346F" w:rsidP="00A6346F">
      <w:pPr>
        <w:pStyle w:val="EnglishHangNoCoptic"/>
      </w:pPr>
      <w:r w:rsidRPr="00AB1781">
        <w:t>12 Let Mount Zion be glad</w:t>
      </w:r>
      <w:r w:rsidR="00046281">
        <w:t>,</w:t>
      </w:r>
    </w:p>
    <w:p w14:paraId="1DEAADD6" w14:textId="23106CD0" w:rsidR="00A6346F" w:rsidRPr="00AB1781" w:rsidRDefault="00A6346F" w:rsidP="00A6346F">
      <w:pPr>
        <w:pStyle w:val="EnglishHangNoCoptic"/>
      </w:pPr>
      <w:r w:rsidRPr="00AB1781">
        <w:tab/>
      </w:r>
      <w:r w:rsidR="00046281">
        <w:t xml:space="preserve">and </w:t>
      </w:r>
      <w:r w:rsidRPr="00AB1781">
        <w:t>let the daughters of Judah rejoice</w:t>
      </w:r>
      <w:r w:rsidR="00046281">
        <w:t>,</w:t>
      </w:r>
    </w:p>
    <w:p w14:paraId="4F1B9C45" w14:textId="77777777" w:rsidR="00A6346F" w:rsidRPr="00AB1781" w:rsidRDefault="00A6346F" w:rsidP="00A6346F">
      <w:pPr>
        <w:pStyle w:val="EnglishHangEndNoCoptic"/>
      </w:pPr>
      <w:r w:rsidRPr="00AB1781">
        <w:tab/>
        <w:t xml:space="preserve">because of </w:t>
      </w:r>
      <w:r w:rsidR="00E570CB">
        <w:t>Your</w:t>
      </w:r>
      <w:r w:rsidRPr="00AB1781">
        <w:t xml:space="preserve"> judgments, O Lord.</w:t>
      </w:r>
    </w:p>
    <w:p w14:paraId="7146DF60" w14:textId="77777777" w:rsidR="00A6346F" w:rsidRPr="00AB1781" w:rsidRDefault="00A6346F" w:rsidP="00A6346F">
      <w:pPr>
        <w:pStyle w:val="EnglishHangNoCoptic"/>
      </w:pPr>
      <w:r w:rsidRPr="00AB1781">
        <w:t>13 Encircle Zion and make the round of her;</w:t>
      </w:r>
      <w:r w:rsidRPr="00AB1781">
        <w:rPr>
          <w:rStyle w:val="FootnoteReference"/>
        </w:rPr>
        <w:footnoteReference w:id="276"/>
      </w:r>
    </w:p>
    <w:p w14:paraId="46F45DAF" w14:textId="77777777" w:rsidR="00A6346F" w:rsidRPr="00A6346F" w:rsidRDefault="00A6346F" w:rsidP="00A6346F">
      <w:pPr>
        <w:pStyle w:val="EnglishHangEndNoCoptic"/>
      </w:pPr>
      <w:r w:rsidRPr="00AB1781">
        <w:tab/>
        <w:t>take count of her towers.</w:t>
      </w:r>
    </w:p>
    <w:p w14:paraId="27BAED80" w14:textId="77777777" w:rsidR="00A6346F" w:rsidRPr="00AB1781" w:rsidRDefault="00A6346F" w:rsidP="00A6346F">
      <w:pPr>
        <w:pStyle w:val="EnglishHangNoCoptic"/>
      </w:pPr>
      <w:r w:rsidRPr="00AB1781">
        <w:t>14 Give your mind to her power,</w:t>
      </w:r>
      <w:r w:rsidRPr="00AB1781">
        <w:rPr>
          <w:rStyle w:val="FootnoteReference"/>
        </w:rPr>
        <w:footnoteReference w:id="277"/>
      </w:r>
    </w:p>
    <w:p w14:paraId="493602B1" w14:textId="77777777" w:rsidR="00A6346F" w:rsidRPr="00AB1781" w:rsidRDefault="00A6346F" w:rsidP="00A6346F">
      <w:pPr>
        <w:pStyle w:val="EnglishHangNoCoptic"/>
      </w:pPr>
      <w:r w:rsidRPr="00AB1781">
        <w:tab/>
        <w:t>and inspect her citadels,</w:t>
      </w:r>
    </w:p>
    <w:p w14:paraId="38122D2C" w14:textId="3CB0708C" w:rsidR="00A6346F" w:rsidRPr="00AB1781" w:rsidRDefault="00A6346F" w:rsidP="00046281">
      <w:pPr>
        <w:pStyle w:val="EnglishHangEndNoCoptic"/>
        <w:ind w:firstLine="0"/>
      </w:pPr>
      <w:r w:rsidRPr="00AB1781">
        <w:t xml:space="preserve">that you may </w:t>
      </w:r>
      <w:r w:rsidR="00046281">
        <w:t>recount to the next generation,</w:t>
      </w:r>
    </w:p>
    <w:p w14:paraId="19C9AFD3" w14:textId="77777777" w:rsidR="00046281" w:rsidRDefault="00A6346F" w:rsidP="00A6346F">
      <w:pPr>
        <w:pStyle w:val="EnglishHangNoCoptic"/>
      </w:pPr>
      <w:r w:rsidRPr="00AB1781">
        <w:t xml:space="preserve">15 </w:t>
      </w:r>
      <w:r w:rsidR="00046281">
        <w:t>For He</w:t>
      </w:r>
      <w:r w:rsidRPr="00AB1781">
        <w:t xml:space="preserve"> is </w:t>
      </w:r>
      <w:r w:rsidR="00046281">
        <w:t xml:space="preserve">God, </w:t>
      </w:r>
      <w:r w:rsidRPr="00AB1781">
        <w:t>our God</w:t>
      </w:r>
      <w:r w:rsidR="00046281">
        <w:t>,</w:t>
      </w:r>
    </w:p>
    <w:p w14:paraId="2C5BC7E7" w14:textId="4FD55115" w:rsidR="00A6346F" w:rsidRPr="00AB1781" w:rsidRDefault="00046281" w:rsidP="00046281">
      <w:pPr>
        <w:pStyle w:val="EnglishHangNoCoptic"/>
      </w:pPr>
      <w:r>
        <w:tab/>
      </w:r>
      <w:r w:rsidR="00A8396B">
        <w:t>forever</w:t>
      </w:r>
      <w:r w:rsidR="00A6346F" w:rsidRPr="00AB1781">
        <w:t xml:space="preserve"> and </w:t>
      </w:r>
      <w:r w:rsidR="00183599">
        <w:t>un</w:t>
      </w:r>
      <w:r>
        <w:t>to the ages of ages;</w:t>
      </w:r>
    </w:p>
    <w:p w14:paraId="5810B75E" w14:textId="6E052184" w:rsidR="00A6346F" w:rsidRPr="00A6346F" w:rsidRDefault="00183599" w:rsidP="00A6346F">
      <w:pPr>
        <w:pStyle w:val="EnglishHangEndNoCoptic"/>
      </w:pPr>
      <w:r>
        <w:tab/>
        <w:t>He will shepherd us unto the ages</w:t>
      </w:r>
      <w:r>
        <w:rPr>
          <w:rStyle w:val="FootnoteReference"/>
        </w:rPr>
        <w:footnoteReference w:id="278"/>
      </w:r>
      <w:r w:rsidR="00A6346F" w:rsidRPr="00AB1781">
        <w:t>.</w:t>
      </w:r>
    </w:p>
    <w:p w14:paraId="145771CF" w14:textId="3C77FD86" w:rsidR="00A6346F" w:rsidRPr="00A6346F" w:rsidRDefault="00A6346F" w:rsidP="00BF0205">
      <w:pPr>
        <w:pStyle w:val="Heading4"/>
      </w:pPr>
      <w:r>
        <w:t>Psalm</w:t>
      </w:r>
      <w:r w:rsidRPr="00AB1781">
        <w:t xml:space="preserve"> 48</w:t>
      </w:r>
      <w:r>
        <w:t xml:space="preserve">: </w:t>
      </w:r>
      <w:r w:rsidR="009216DA">
        <w:t>“</w:t>
      </w:r>
      <w:r>
        <w:t>Hear this, all you nations</w:t>
      </w:r>
      <w:r w:rsidR="009216DA">
        <w:t>”</w:t>
      </w:r>
    </w:p>
    <w:p w14:paraId="79B5D1C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Riches and Honor and the Grim Shepherd Death</w:t>
      </w:r>
    </w:p>
    <w:p w14:paraId="4F3EFA91"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will Redeem my Soul</w:t>
      </w:r>
    </w:p>
    <w:p w14:paraId="3E1F7CFE" w14:textId="2184D817" w:rsidR="00A6346F" w:rsidRPr="00AB1781" w:rsidRDefault="00A6346F" w:rsidP="00A6346F">
      <w:pPr>
        <w:pStyle w:val="Rubric"/>
      </w:pPr>
      <w:r w:rsidRPr="00AB1781">
        <w:t>1 (</w:t>
      </w:r>
      <w:r w:rsidR="003D6ADC">
        <w:t>For the end; a</w:t>
      </w:r>
      <w:r w:rsidRPr="00AB1781">
        <w:t xml:space="preserve"> Psalm for the Sons of Korah</w:t>
      </w:r>
      <w:r w:rsidR="003D6ADC">
        <w:t>.</w:t>
      </w:r>
      <w:r w:rsidRPr="00AB1781">
        <w:t>)</w:t>
      </w:r>
    </w:p>
    <w:p w14:paraId="590B00D3" w14:textId="77777777" w:rsidR="00A6346F" w:rsidRPr="00AB1781" w:rsidRDefault="00A6346F" w:rsidP="00A6346F">
      <w:pPr>
        <w:pStyle w:val="EnglishHangNoCoptic"/>
      </w:pPr>
      <w:r w:rsidRPr="00AB1781">
        <w:t>2 Hear this, all you nations;</w:t>
      </w:r>
    </w:p>
    <w:p w14:paraId="162B95B7" w14:textId="7320AD6E" w:rsidR="00A6346F" w:rsidRPr="00AB1781" w:rsidRDefault="00A6346F" w:rsidP="00A6346F">
      <w:pPr>
        <w:pStyle w:val="EnglishHangEndNoCoptic"/>
      </w:pPr>
      <w:r w:rsidRPr="00AB1781">
        <w:tab/>
        <w:t xml:space="preserve">give ear, all </w:t>
      </w:r>
      <w:r w:rsidR="00183599">
        <w:t xml:space="preserve">you </w:t>
      </w:r>
      <w:r w:rsidR="003D6ADC">
        <w:t>inhabitants of</w:t>
      </w:r>
      <w:r w:rsidRPr="00AB1781">
        <w:t xml:space="preserve"> the world,</w:t>
      </w:r>
    </w:p>
    <w:p w14:paraId="211B5903" w14:textId="432D3D03" w:rsidR="00A6346F" w:rsidRPr="00AB1781" w:rsidRDefault="00A6346F" w:rsidP="00A6346F">
      <w:pPr>
        <w:pStyle w:val="EnglishHangNoCoptic"/>
      </w:pPr>
      <w:r w:rsidRPr="00AB1781">
        <w:lastRenderedPageBreak/>
        <w:t xml:space="preserve">3 </w:t>
      </w:r>
      <w:r w:rsidR="003D6ADC">
        <w:t>both earthborn</w:t>
      </w:r>
      <w:r w:rsidRPr="00AB1781">
        <w:t xml:space="preserve"> and </w:t>
      </w:r>
      <w:r w:rsidR="003D6ADC">
        <w:t xml:space="preserve">the sons of </w:t>
      </w:r>
      <w:r w:rsidRPr="00AB1781">
        <w:t>men</w:t>
      </w:r>
      <w:r w:rsidR="003D6ADC">
        <w:rPr>
          <w:rStyle w:val="FootnoteReference"/>
        </w:rPr>
        <w:footnoteReference w:id="279"/>
      </w:r>
      <w:r w:rsidRPr="00AB1781">
        <w:t>,</w:t>
      </w:r>
    </w:p>
    <w:p w14:paraId="31327F2A" w14:textId="3AEA2228" w:rsidR="00A6346F" w:rsidRPr="00AB1781" w:rsidRDefault="00A6346F" w:rsidP="00A6346F">
      <w:pPr>
        <w:pStyle w:val="EnglishHangEndNoCoptic"/>
      </w:pPr>
      <w:r w:rsidRPr="00AB1781">
        <w:tab/>
        <w:t xml:space="preserve">rich and poor </w:t>
      </w:r>
      <w:r w:rsidR="003D6ADC">
        <w:t>together</w:t>
      </w:r>
      <w:r w:rsidRPr="00AB1781">
        <w:t>.</w:t>
      </w:r>
    </w:p>
    <w:p w14:paraId="79453523" w14:textId="77777777" w:rsidR="00A6346F" w:rsidRPr="00AB1781" w:rsidRDefault="00A6346F" w:rsidP="00A6346F">
      <w:pPr>
        <w:pStyle w:val="EnglishHangNoCoptic"/>
      </w:pPr>
      <w:r w:rsidRPr="00AB1781">
        <w:t>4 My mouth will speak wisdom</w:t>
      </w:r>
    </w:p>
    <w:p w14:paraId="6F147979" w14:textId="77777777" w:rsidR="00A6346F" w:rsidRPr="00AB1781" w:rsidRDefault="00A6346F" w:rsidP="00A6346F">
      <w:pPr>
        <w:pStyle w:val="EnglishHangEndNoCoptic"/>
      </w:pPr>
      <w:r w:rsidRPr="00AB1781">
        <w:tab/>
        <w:t>as the meditation of my heart brings understanding.</w:t>
      </w:r>
    </w:p>
    <w:p w14:paraId="7F84F73D" w14:textId="77777777" w:rsidR="00A6346F" w:rsidRPr="00AB1781" w:rsidRDefault="00A6346F" w:rsidP="00A6346F">
      <w:pPr>
        <w:pStyle w:val="EnglishHangNoCoptic"/>
      </w:pPr>
      <w:r w:rsidRPr="00AB1781">
        <w:t>5 I will incline my ear to a parable;</w:t>
      </w:r>
    </w:p>
    <w:p w14:paraId="2B0DC8BC" w14:textId="26F44A80" w:rsidR="00A6346F" w:rsidRPr="00AB1781" w:rsidRDefault="00A6346F" w:rsidP="00A6346F">
      <w:pPr>
        <w:pStyle w:val="EnglishHangEndNoCoptic"/>
      </w:pPr>
      <w:r w:rsidRPr="00AB1781">
        <w:tab/>
        <w:t xml:space="preserve">I will </w:t>
      </w:r>
      <w:r w:rsidR="0057450D">
        <w:t>work out</w:t>
      </w:r>
      <w:r w:rsidRPr="00AB1781">
        <w:t xml:space="preserve"> my problem on the harp.</w:t>
      </w:r>
    </w:p>
    <w:p w14:paraId="4ADAAB97" w14:textId="477093A1" w:rsidR="00A6346F" w:rsidRPr="00AB1781" w:rsidRDefault="00A6346F" w:rsidP="00A6346F">
      <w:pPr>
        <w:pStyle w:val="EnglishHangNoCoptic"/>
      </w:pPr>
      <w:r w:rsidRPr="00AB1781">
        <w:t>6 W</w:t>
      </w:r>
      <w:r w:rsidR="0057450D">
        <w:t>hy should I fear on an evil day?</w:t>
      </w:r>
    </w:p>
    <w:p w14:paraId="41F58AC9" w14:textId="7EA57CA7" w:rsidR="00A6346F" w:rsidRPr="00AB1781" w:rsidRDefault="00A6346F" w:rsidP="00A6346F">
      <w:pPr>
        <w:pStyle w:val="EnglishHangEndNoCoptic"/>
      </w:pPr>
      <w:r w:rsidRPr="00AB1781">
        <w:tab/>
      </w:r>
      <w:r w:rsidR="0057450D">
        <w:t>The lawless</w:t>
      </w:r>
      <w:r w:rsidR="00183599">
        <w:rPr>
          <w:rStyle w:val="FootnoteReference"/>
        </w:rPr>
        <w:footnoteReference w:id="280"/>
      </w:r>
      <w:r w:rsidR="0057450D">
        <w:t xml:space="preserve"> at</w:t>
      </w:r>
      <w:r w:rsidRPr="00AB1781">
        <w:t xml:space="preserve"> my heel</w:t>
      </w:r>
      <w:r w:rsidR="0057450D">
        <w:t xml:space="preserve"> will</w:t>
      </w:r>
      <w:r w:rsidRPr="00AB1781">
        <w:t xml:space="preserve"> </w:t>
      </w:r>
      <w:r w:rsidR="0057450D">
        <w:t>surround me—</w:t>
      </w:r>
    </w:p>
    <w:p w14:paraId="03DA0D13" w14:textId="677E9102" w:rsidR="00A6346F" w:rsidRPr="00AB1781" w:rsidRDefault="00A6346F" w:rsidP="00A6346F">
      <w:pPr>
        <w:pStyle w:val="EnglishHangNoCoptic"/>
      </w:pPr>
      <w:r w:rsidRPr="00AB1781">
        <w:t xml:space="preserve">7 </w:t>
      </w:r>
      <w:r w:rsidR="0057450D">
        <w:t>those who</w:t>
      </w:r>
      <w:r w:rsidRPr="00AB1781">
        <w:t xml:space="preserve"> trust in their power,</w:t>
      </w:r>
    </w:p>
    <w:p w14:paraId="5F345363" w14:textId="5257DDB4" w:rsidR="00A6346F" w:rsidRPr="00AB1781" w:rsidRDefault="00A6346F" w:rsidP="00A6346F">
      <w:pPr>
        <w:pStyle w:val="EnglishHangEndNoCoptic"/>
      </w:pPr>
      <w:r w:rsidRPr="00AB1781">
        <w:tab/>
        <w:t xml:space="preserve">and boast of the </w:t>
      </w:r>
      <w:r w:rsidR="0057450D">
        <w:t>abundance</w:t>
      </w:r>
      <w:r w:rsidRPr="00AB1781">
        <w:t xml:space="preserve"> of their wealth.</w:t>
      </w:r>
    </w:p>
    <w:p w14:paraId="756FF3B9" w14:textId="6101DC4F" w:rsidR="00A6346F" w:rsidRPr="00AB1781" w:rsidRDefault="00A6346F" w:rsidP="00A6346F">
      <w:pPr>
        <w:pStyle w:val="EnglishHangNoCoptic"/>
      </w:pPr>
      <w:r w:rsidRPr="00AB1781">
        <w:t xml:space="preserve">8 A brother </w:t>
      </w:r>
      <w:r w:rsidR="0057450D">
        <w:t>does not</w:t>
      </w:r>
      <w:r w:rsidRPr="00AB1781">
        <w:t xml:space="preserve"> redeem; </w:t>
      </w:r>
      <w:r w:rsidR="0057450D">
        <w:t>will</w:t>
      </w:r>
      <w:r w:rsidRPr="00AB1781">
        <w:t xml:space="preserve"> a man redeem?</w:t>
      </w:r>
      <w:r w:rsidRPr="00AB1781">
        <w:rPr>
          <w:rStyle w:val="FootnoteReference"/>
        </w:rPr>
        <w:footnoteReference w:id="281"/>
      </w:r>
    </w:p>
    <w:p w14:paraId="62E5FC96" w14:textId="08A21D49" w:rsidR="00A6346F" w:rsidRPr="00AB1781" w:rsidRDefault="00A6346F" w:rsidP="00A6346F">
      <w:pPr>
        <w:pStyle w:val="EnglishHangEndNoCoptic"/>
      </w:pPr>
      <w:r w:rsidRPr="00AB1781">
        <w:tab/>
        <w:t xml:space="preserve">He </w:t>
      </w:r>
      <w:r w:rsidR="0057450D">
        <w:t>will not</w:t>
      </w:r>
      <w:r w:rsidRPr="00AB1781">
        <w:t xml:space="preserve"> give </w:t>
      </w:r>
      <w:r w:rsidR="0057450D">
        <w:t>his atonement</w:t>
      </w:r>
      <w:r w:rsidR="00183599">
        <w:rPr>
          <w:rStyle w:val="FootnoteReference"/>
        </w:rPr>
        <w:footnoteReference w:id="282"/>
      </w:r>
      <w:r w:rsidRPr="00AB1781">
        <w:t xml:space="preserve"> to God,</w:t>
      </w:r>
    </w:p>
    <w:p w14:paraId="2C17F46A" w14:textId="100FDBC4" w:rsidR="00A6346F" w:rsidRPr="00AB1781" w:rsidRDefault="00A6346F" w:rsidP="001B710E">
      <w:pPr>
        <w:pStyle w:val="EnglishHangEndNoCoptic"/>
      </w:pPr>
      <w:r w:rsidRPr="00AB1781">
        <w:t>9 or the</w:t>
      </w:r>
      <w:r w:rsidR="001B710E">
        <w:t xml:space="preserve"> price of his soul’s redemption.</w:t>
      </w:r>
    </w:p>
    <w:p w14:paraId="0F544B50" w14:textId="13B1E0D1" w:rsidR="00A6346F" w:rsidRPr="00AB1781" w:rsidRDefault="00A6346F" w:rsidP="00A6346F">
      <w:pPr>
        <w:pStyle w:val="EnglishHangNoCoptic"/>
      </w:pPr>
      <w:r w:rsidRPr="00AB1781">
        <w:t xml:space="preserve">10 </w:t>
      </w:r>
      <w:r w:rsidR="001B710E">
        <w:t>And he rested forever, and will yet live to the end,</w:t>
      </w:r>
    </w:p>
    <w:p w14:paraId="2FD9FB9A" w14:textId="4A76AFD6" w:rsidR="00A6346F" w:rsidRPr="00AB1781" w:rsidRDefault="00A6346F" w:rsidP="00A6346F">
      <w:pPr>
        <w:pStyle w:val="EnglishHangNoCoptic"/>
      </w:pPr>
      <w:r w:rsidRPr="00AB1781">
        <w:tab/>
      </w:r>
      <w:r w:rsidR="001B710E">
        <w:t xml:space="preserve">because </w:t>
      </w:r>
      <w:r w:rsidRPr="00AB1781">
        <w:t xml:space="preserve">he </w:t>
      </w:r>
      <w:r w:rsidR="001B710E">
        <w:t xml:space="preserve">will not </w:t>
      </w:r>
      <w:r w:rsidRPr="00AB1781">
        <w:t>see corruption</w:t>
      </w:r>
    </w:p>
    <w:p w14:paraId="58961DFB" w14:textId="2DF3C394" w:rsidR="00A6346F" w:rsidRPr="00AB1781" w:rsidRDefault="00A6346F" w:rsidP="00A6346F">
      <w:pPr>
        <w:pStyle w:val="EnglishHangEndNoCoptic"/>
      </w:pPr>
      <w:r w:rsidRPr="00AB1781">
        <w:tab/>
        <w:t xml:space="preserve">when he sees the wise </w:t>
      </w:r>
      <w:r w:rsidR="001B710E">
        <w:t>people die.</w:t>
      </w:r>
    </w:p>
    <w:p w14:paraId="12091AA0" w14:textId="357EE8DD" w:rsidR="00A6346F" w:rsidRPr="00AB1781" w:rsidRDefault="00A6346F" w:rsidP="00A6346F">
      <w:pPr>
        <w:pStyle w:val="EnglishHangNoCoptic"/>
      </w:pPr>
      <w:r w:rsidRPr="00AB1781">
        <w:t xml:space="preserve">11 </w:t>
      </w:r>
      <w:r w:rsidR="001B710E">
        <w:t>F</w:t>
      </w:r>
      <w:r w:rsidRPr="00AB1781">
        <w:t xml:space="preserve">ool and </w:t>
      </w:r>
      <w:r w:rsidR="001B710E">
        <w:t>senseless men</w:t>
      </w:r>
      <w:r w:rsidRPr="00AB1781">
        <w:t xml:space="preserve"> perish together,</w:t>
      </w:r>
    </w:p>
    <w:p w14:paraId="024F29F2" w14:textId="14A4C565" w:rsidR="00A6346F" w:rsidRPr="00AB1781" w:rsidRDefault="001B710E" w:rsidP="00A6346F">
      <w:pPr>
        <w:pStyle w:val="EnglishHangEndNoCoptic"/>
      </w:pPr>
      <w:r>
        <w:tab/>
        <w:t xml:space="preserve">and </w:t>
      </w:r>
      <w:r w:rsidR="00A6346F" w:rsidRPr="00AB1781">
        <w:t xml:space="preserve">leave their </w:t>
      </w:r>
      <w:r>
        <w:t>wealth to strangers;</w:t>
      </w:r>
    </w:p>
    <w:p w14:paraId="3208D6C5" w14:textId="22AB4773" w:rsidR="00A6346F" w:rsidRPr="00AB1781" w:rsidRDefault="001B710E" w:rsidP="00A6346F">
      <w:pPr>
        <w:pStyle w:val="EnglishHangNoCoptic"/>
      </w:pPr>
      <w:r>
        <w:t>12 a</w:t>
      </w:r>
      <w:r w:rsidR="00A6346F" w:rsidRPr="00AB1781">
        <w:t xml:space="preserve">nd their graves are their homes </w:t>
      </w:r>
      <w:r w:rsidR="00A8396B">
        <w:t>forever</w:t>
      </w:r>
      <w:r w:rsidR="00A6346F" w:rsidRPr="00AB1781">
        <w:t>,</w:t>
      </w:r>
    </w:p>
    <w:p w14:paraId="182423B4" w14:textId="0CDD63AD" w:rsidR="00A6346F" w:rsidRPr="00AB1781" w:rsidRDefault="00A6346F" w:rsidP="00A6346F">
      <w:pPr>
        <w:pStyle w:val="EnglishHangNoCoptic"/>
      </w:pPr>
      <w:r w:rsidRPr="00AB1781">
        <w:tab/>
        <w:t>their dwelling-places</w:t>
      </w:r>
      <w:r w:rsidR="001B710E">
        <w:rPr>
          <w:rStyle w:val="FootnoteReference"/>
        </w:rPr>
        <w:footnoteReference w:id="283"/>
      </w:r>
      <w:r w:rsidRPr="00AB1781">
        <w:t xml:space="preserve"> </w:t>
      </w:r>
      <w:r w:rsidR="001B710E">
        <w:t>from generation to generation.</w:t>
      </w:r>
    </w:p>
    <w:p w14:paraId="3D7A7C98" w14:textId="2991D2BB" w:rsidR="00A6346F" w:rsidRPr="00AB1781" w:rsidRDefault="001B710E" w:rsidP="00A6346F">
      <w:pPr>
        <w:pStyle w:val="EnglishHangEndNoCoptic"/>
      </w:pPr>
      <w:r>
        <w:tab/>
        <w:t>T</w:t>
      </w:r>
      <w:r w:rsidR="00A6346F" w:rsidRPr="00AB1781">
        <w:t>hey call</w:t>
      </w:r>
      <w:r>
        <w:t>ed</w:t>
      </w:r>
      <w:r w:rsidR="00A6346F" w:rsidRPr="00AB1781">
        <w:t xml:space="preserve"> their lands after their own names.</w:t>
      </w:r>
    </w:p>
    <w:p w14:paraId="1F0AA2A5" w14:textId="29F73486" w:rsidR="00A6346F" w:rsidRPr="00AB1781" w:rsidRDefault="00A6346F" w:rsidP="00A6346F">
      <w:pPr>
        <w:pStyle w:val="EnglishHangNoCoptic"/>
      </w:pPr>
      <w:r w:rsidRPr="00AB1781">
        <w:t xml:space="preserve">13 </w:t>
      </w:r>
      <w:r w:rsidR="001B710E">
        <w:t>An honoured</w:t>
      </w:r>
      <w:r w:rsidRPr="00AB1781">
        <w:t xml:space="preserve"> man d</w:t>
      </w:r>
      <w:r w:rsidR="001B710E">
        <w:t>id not understand;</w:t>
      </w:r>
    </w:p>
    <w:p w14:paraId="760E5C18" w14:textId="69F418E0" w:rsidR="00A6346F" w:rsidRPr="00AB1781" w:rsidRDefault="00A6346F" w:rsidP="00A6346F">
      <w:pPr>
        <w:pStyle w:val="EnglishHangNoCoptic"/>
      </w:pPr>
      <w:r w:rsidRPr="00AB1781">
        <w:tab/>
        <w:t xml:space="preserve">he </w:t>
      </w:r>
      <w:r w:rsidR="001B710E">
        <w:t>resembled</w:t>
      </w:r>
      <w:r w:rsidRPr="00AB1781">
        <w:t xml:space="preserve"> </w:t>
      </w:r>
      <w:r w:rsidR="001B710E">
        <w:t>senseless</w:t>
      </w:r>
      <w:r w:rsidRPr="00AB1781">
        <w:t xml:space="preserve"> </w:t>
      </w:r>
      <w:r w:rsidR="001B710E">
        <w:t>beasts,</w:t>
      </w:r>
    </w:p>
    <w:p w14:paraId="1FF001DA" w14:textId="6968976B" w:rsidR="00A6346F" w:rsidRPr="00A6346F" w:rsidRDefault="00A6346F" w:rsidP="00A6346F">
      <w:pPr>
        <w:pStyle w:val="EnglishHangEndNoCoptic"/>
      </w:pPr>
      <w:r w:rsidRPr="00AB1781">
        <w:tab/>
        <w:t xml:space="preserve">and </w:t>
      </w:r>
      <w:r w:rsidR="001B710E">
        <w:t>became</w:t>
      </w:r>
      <w:r w:rsidRPr="00AB1781">
        <w:t xml:space="preserve"> like them.</w:t>
      </w:r>
    </w:p>
    <w:p w14:paraId="3BBD7065" w14:textId="629C5C05" w:rsidR="00A6346F" w:rsidRPr="00AB1781" w:rsidRDefault="00A6346F" w:rsidP="00A6346F">
      <w:pPr>
        <w:pStyle w:val="EnglishHangNoCoptic"/>
      </w:pPr>
      <w:r w:rsidRPr="00AB1781">
        <w:t xml:space="preserve">14 </w:t>
      </w:r>
      <w:r w:rsidR="001B710E">
        <w:t>Their</w:t>
      </w:r>
      <w:r w:rsidRPr="00AB1781">
        <w:t xml:space="preserve"> way</w:t>
      </w:r>
      <w:r w:rsidR="001B710E">
        <w:t xml:space="preserve"> i</w:t>
      </w:r>
      <w:r w:rsidRPr="00AB1781">
        <w:t>s a pitfall to them,</w:t>
      </w:r>
    </w:p>
    <w:p w14:paraId="6F9969A5" w14:textId="5A3CB7FA" w:rsidR="00A6346F" w:rsidRPr="00AB1781" w:rsidRDefault="00A6346F" w:rsidP="001B710E">
      <w:pPr>
        <w:pStyle w:val="EnglishHangEndNoCoptic"/>
      </w:pPr>
      <w:r w:rsidRPr="00AB1781">
        <w:tab/>
        <w:t xml:space="preserve">yet </w:t>
      </w:r>
      <w:r w:rsidR="001B710E">
        <w:t>afterwards their mouths express contentment</w:t>
      </w:r>
      <w:r w:rsidRPr="00AB1781">
        <w:t xml:space="preserve">. </w:t>
      </w:r>
      <w:r w:rsidRPr="00AB1781">
        <w:rPr>
          <w:i/>
        </w:rPr>
        <w:t>(Pause)</w:t>
      </w:r>
    </w:p>
    <w:p w14:paraId="6B76CB10" w14:textId="4A7B5BD7" w:rsidR="00A6346F" w:rsidRPr="00AB1781" w:rsidRDefault="00A6346F" w:rsidP="00A6346F">
      <w:pPr>
        <w:pStyle w:val="EnglishHangNoCoptic"/>
      </w:pPr>
      <w:r w:rsidRPr="00AB1781">
        <w:lastRenderedPageBreak/>
        <w:t xml:space="preserve">15 They </w:t>
      </w:r>
      <w:r w:rsidR="00183599">
        <w:t>are</w:t>
      </w:r>
      <w:r w:rsidR="001B710E">
        <w:t xml:space="preserve"> placed in</w:t>
      </w:r>
      <w:r w:rsidRPr="00AB1781">
        <w:t xml:space="preserve"> </w:t>
      </w:r>
      <w:r w:rsidR="001B710E">
        <w:t>Hades like sheep;</w:t>
      </w:r>
    </w:p>
    <w:p w14:paraId="475902D9" w14:textId="7A6277B1" w:rsidR="00A6346F" w:rsidRPr="00AB1781" w:rsidRDefault="00A6346F" w:rsidP="00A6346F">
      <w:pPr>
        <w:pStyle w:val="EnglishHangNoCoptic"/>
      </w:pPr>
      <w:r w:rsidRPr="00AB1781">
        <w:tab/>
        <w:t>d</w:t>
      </w:r>
      <w:r w:rsidR="001B710E">
        <w:t xml:space="preserve">eath </w:t>
      </w:r>
      <w:r w:rsidR="00183599">
        <w:t>will shepherd</w:t>
      </w:r>
      <w:r w:rsidR="001B710E">
        <w:t xml:space="preserve"> them;</w:t>
      </w:r>
    </w:p>
    <w:p w14:paraId="3CCF172C" w14:textId="4E2BBEC6" w:rsidR="00A6346F" w:rsidRPr="00AB1781" w:rsidRDefault="00A6346F" w:rsidP="00A6346F">
      <w:pPr>
        <w:pStyle w:val="EnglishHangNoCoptic"/>
      </w:pPr>
      <w:r w:rsidRPr="00AB1781">
        <w:tab/>
        <w:t xml:space="preserve">But </w:t>
      </w:r>
      <w:r w:rsidR="001D2DF6">
        <w:t>the upright will have dominion over them at</w:t>
      </w:r>
      <w:r w:rsidR="00183599">
        <w:t xml:space="preserve"> d</w:t>
      </w:r>
      <w:r w:rsidRPr="00AB1781">
        <w:t>awn,</w:t>
      </w:r>
    </w:p>
    <w:p w14:paraId="6FB8D2BD" w14:textId="06AD5C4D" w:rsidR="00A6346F" w:rsidRPr="00AB1781" w:rsidRDefault="00A6346F" w:rsidP="001D2DF6">
      <w:pPr>
        <w:pStyle w:val="EnglishHangEndNoCoptic"/>
      </w:pPr>
      <w:r w:rsidRPr="00AB1781">
        <w:tab/>
        <w:t xml:space="preserve">and their help will </w:t>
      </w:r>
      <w:r w:rsidR="001D2DF6">
        <w:t>grow old</w:t>
      </w:r>
      <w:r w:rsidRPr="00AB1781">
        <w:t xml:space="preserve"> in </w:t>
      </w:r>
      <w:r w:rsidR="001D2DF6">
        <w:t>Hades, away from their glory</w:t>
      </w:r>
      <w:r w:rsidRPr="00AB1781">
        <w:t>.</w:t>
      </w:r>
    </w:p>
    <w:p w14:paraId="754CD2FA" w14:textId="77777777" w:rsidR="00A6346F" w:rsidRPr="00AB1781" w:rsidRDefault="00A6346F" w:rsidP="00A6346F">
      <w:pPr>
        <w:pStyle w:val="EnglishHangNoCoptic"/>
      </w:pPr>
      <w:r w:rsidRPr="00AB1781">
        <w:t>16 But God will redeem my soul</w:t>
      </w:r>
    </w:p>
    <w:p w14:paraId="1F46B39D" w14:textId="3E4F77E4" w:rsidR="00A6346F" w:rsidRPr="00AB1781" w:rsidRDefault="00A6346F" w:rsidP="00A6346F">
      <w:pPr>
        <w:pStyle w:val="EnglishHangNoCoptic"/>
      </w:pPr>
      <w:r w:rsidRPr="00AB1781">
        <w:tab/>
        <w:t xml:space="preserve">from the </w:t>
      </w:r>
      <w:r w:rsidR="001D2DF6">
        <w:t>hand</w:t>
      </w:r>
      <w:r w:rsidRPr="00AB1781">
        <w:t xml:space="preserve"> of </w:t>
      </w:r>
      <w:r w:rsidR="001D2DF6">
        <w:t>Hades</w:t>
      </w:r>
      <w:r w:rsidRPr="00AB1781">
        <w:t>,</w:t>
      </w:r>
    </w:p>
    <w:p w14:paraId="76654BFF" w14:textId="77777777" w:rsidR="00A6346F" w:rsidRPr="00AB1781" w:rsidRDefault="00A6346F" w:rsidP="00A6346F">
      <w:pPr>
        <w:pStyle w:val="EnglishHangEndNoCoptic"/>
      </w:pPr>
      <w:r w:rsidRPr="00AB1781">
        <w:tab/>
        <w:t xml:space="preserve">when He receives me. </w:t>
      </w:r>
      <w:r w:rsidRPr="00AB1781">
        <w:rPr>
          <w:i/>
        </w:rPr>
        <w:t>(Pause)</w:t>
      </w:r>
    </w:p>
    <w:p w14:paraId="27217E28" w14:textId="2DF5BD85" w:rsidR="00A6346F" w:rsidRPr="00AB1781" w:rsidRDefault="00A6346F" w:rsidP="00A6346F">
      <w:pPr>
        <w:pStyle w:val="EnglishHangNoCoptic"/>
      </w:pPr>
      <w:r w:rsidRPr="00AB1781">
        <w:t xml:space="preserve">17 </w:t>
      </w:r>
      <w:r w:rsidR="001D2DF6">
        <w:t>Do not be afraid</w:t>
      </w:r>
      <w:r w:rsidRPr="00AB1781">
        <w:t xml:space="preserve"> when a man </w:t>
      </w:r>
      <w:r w:rsidR="001D2DF6">
        <w:t>becomes</w:t>
      </w:r>
      <w:r w:rsidRPr="00AB1781">
        <w:t xml:space="preserve"> rich</w:t>
      </w:r>
      <w:r w:rsidR="001D2DF6">
        <w:t>,</w:t>
      </w:r>
    </w:p>
    <w:p w14:paraId="4AF19C92" w14:textId="72D4E29A" w:rsidR="00A6346F" w:rsidRPr="00AB1781" w:rsidRDefault="00A6346F" w:rsidP="00A6346F">
      <w:pPr>
        <w:pStyle w:val="EnglishHangEndNoCoptic"/>
      </w:pPr>
      <w:r w:rsidRPr="00AB1781">
        <w:tab/>
      </w:r>
      <w:r w:rsidR="001D2DF6">
        <w:t>and</w:t>
      </w:r>
      <w:r w:rsidRPr="00AB1781">
        <w:t xml:space="preserve"> when the glory of his house </w:t>
      </w:r>
      <w:r w:rsidR="001D2DF6">
        <w:t>increases,</w:t>
      </w:r>
    </w:p>
    <w:p w14:paraId="3210774A" w14:textId="77777777" w:rsidR="00A6346F" w:rsidRPr="00AB1781" w:rsidRDefault="00A6346F" w:rsidP="00A6346F">
      <w:pPr>
        <w:pStyle w:val="EnglishHangNoCoptic"/>
      </w:pPr>
      <w:r w:rsidRPr="00AB1781">
        <w:t>18 for he will take nothing with him when he dies,</w:t>
      </w:r>
    </w:p>
    <w:p w14:paraId="3CBD1B17" w14:textId="7732FD59" w:rsidR="00A6346F" w:rsidRPr="00AB1781" w:rsidRDefault="00A6346F" w:rsidP="00A6346F">
      <w:pPr>
        <w:pStyle w:val="EnglishHangEndNoCoptic"/>
      </w:pPr>
      <w:r w:rsidRPr="00AB1781">
        <w:tab/>
        <w:t xml:space="preserve">and his </w:t>
      </w:r>
      <w:r w:rsidR="001D2DF6">
        <w:t>glory will not descend with him,</w:t>
      </w:r>
    </w:p>
    <w:p w14:paraId="3DC50697" w14:textId="7A202A8E" w:rsidR="00A6346F" w:rsidRPr="00AB1781" w:rsidRDefault="00A6346F" w:rsidP="00A6346F">
      <w:pPr>
        <w:pStyle w:val="EnglishHangNoCoptic"/>
      </w:pPr>
      <w:r w:rsidRPr="00AB1781">
        <w:t xml:space="preserve">19 </w:t>
      </w:r>
      <w:r w:rsidR="001D2DF6">
        <w:t>because</w:t>
      </w:r>
      <w:r w:rsidRPr="00AB1781">
        <w:t xml:space="preserve"> during his life his soul </w:t>
      </w:r>
      <w:r w:rsidR="001D2DF6">
        <w:t>will be</w:t>
      </w:r>
      <w:r w:rsidRPr="00AB1781">
        <w:t xml:space="preserve"> blessed</w:t>
      </w:r>
      <w:r w:rsidR="001D2DF6">
        <w:t>;</w:t>
      </w:r>
    </w:p>
    <w:p w14:paraId="4A9AA266" w14:textId="75FE29C9" w:rsidR="00A6346F" w:rsidRPr="00AB1781" w:rsidRDefault="00A6346F" w:rsidP="00A6346F">
      <w:pPr>
        <w:pStyle w:val="EnglishHangEndNoCoptic"/>
      </w:pPr>
      <w:r w:rsidRPr="00AB1781">
        <w:tab/>
      </w:r>
      <w:r w:rsidR="001D2DF6">
        <w:t>h</w:t>
      </w:r>
      <w:r w:rsidRPr="00AB1781">
        <w:t xml:space="preserve">e </w:t>
      </w:r>
      <w:r w:rsidR="001D2DF6">
        <w:t>will confess</w:t>
      </w:r>
      <w:r w:rsidR="00183599">
        <w:rPr>
          <w:rStyle w:val="FootnoteReference"/>
        </w:rPr>
        <w:footnoteReference w:id="284"/>
      </w:r>
      <w:r w:rsidRPr="00AB1781">
        <w:t xml:space="preserve"> </w:t>
      </w:r>
      <w:r w:rsidR="001040C8">
        <w:t>You</w:t>
      </w:r>
      <w:r w:rsidRPr="00AB1781">
        <w:t xml:space="preserve"> when </w:t>
      </w:r>
      <w:r w:rsidR="001040C8">
        <w:t>You</w:t>
      </w:r>
      <w:r w:rsidRPr="00AB1781">
        <w:t xml:space="preserve"> </w:t>
      </w:r>
      <w:r w:rsidR="001D2DF6">
        <w:t>treat</w:t>
      </w:r>
      <w:r w:rsidRPr="00AB1781">
        <w:t xml:space="preserve"> him</w:t>
      </w:r>
      <w:r w:rsidR="001D2DF6">
        <w:t xml:space="preserve"> well;</w:t>
      </w:r>
    </w:p>
    <w:p w14:paraId="29551133" w14:textId="3E42F21A" w:rsidR="00A6346F" w:rsidRPr="00AB1781" w:rsidRDefault="00A6346F" w:rsidP="00A6346F">
      <w:pPr>
        <w:pStyle w:val="EnglishHangNoCoptic"/>
      </w:pPr>
      <w:r w:rsidRPr="00AB1781">
        <w:t xml:space="preserve">20 </w:t>
      </w:r>
      <w:r w:rsidR="001D2DF6">
        <w:t>h</w:t>
      </w:r>
      <w:r w:rsidRPr="00AB1781">
        <w:t>e will join his fathers</w:t>
      </w:r>
      <w:r w:rsidR="001D2DF6">
        <w:t>;</w:t>
      </w:r>
    </w:p>
    <w:p w14:paraId="3F81ABD1" w14:textId="21CD1AF8" w:rsidR="00A6346F" w:rsidRPr="00AB1781" w:rsidRDefault="00A6346F" w:rsidP="00A6346F">
      <w:pPr>
        <w:pStyle w:val="EnglishHangEndNoCoptic"/>
      </w:pPr>
      <w:r w:rsidRPr="00AB1781">
        <w:tab/>
      </w:r>
      <w:r w:rsidR="001D2DF6">
        <w:t>he</w:t>
      </w:r>
      <w:r w:rsidRPr="00AB1781">
        <w:t xml:space="preserve"> will never see the light</w:t>
      </w:r>
      <w:r w:rsidR="001D2DF6">
        <w:t xml:space="preserve"> again</w:t>
      </w:r>
      <w:r w:rsidRPr="00AB1781">
        <w:t>.</w:t>
      </w:r>
    </w:p>
    <w:p w14:paraId="6CA9460B" w14:textId="1B3A7603" w:rsidR="00A6346F" w:rsidRPr="00AB1781" w:rsidRDefault="00A6346F" w:rsidP="00A6346F">
      <w:pPr>
        <w:pStyle w:val="EnglishHangNoCoptic"/>
      </w:pPr>
      <w:r w:rsidRPr="00AB1781">
        <w:t xml:space="preserve">21 </w:t>
      </w:r>
      <w:r w:rsidR="005E4259">
        <w:t>An honoured m</w:t>
      </w:r>
      <w:r w:rsidRPr="00AB1781">
        <w:t xml:space="preserve">an </w:t>
      </w:r>
      <w:r w:rsidR="001D2DF6">
        <w:t>did not understand;</w:t>
      </w:r>
    </w:p>
    <w:p w14:paraId="6EE848C2" w14:textId="77777777" w:rsidR="001D2DF6" w:rsidRPr="00AB1781" w:rsidRDefault="00A6346F" w:rsidP="001D2DF6">
      <w:pPr>
        <w:pStyle w:val="EnglishHangNoCoptic"/>
      </w:pPr>
      <w:r w:rsidRPr="00AB1781">
        <w:tab/>
      </w:r>
      <w:r w:rsidR="001D2DF6" w:rsidRPr="00AB1781">
        <w:t xml:space="preserve">he </w:t>
      </w:r>
      <w:r w:rsidR="001D2DF6">
        <w:t>resembled</w:t>
      </w:r>
      <w:r w:rsidR="001D2DF6" w:rsidRPr="00AB1781">
        <w:t xml:space="preserve"> </w:t>
      </w:r>
      <w:r w:rsidR="001D2DF6">
        <w:t>senseless</w:t>
      </w:r>
      <w:r w:rsidR="001D2DF6" w:rsidRPr="00AB1781">
        <w:t xml:space="preserve"> </w:t>
      </w:r>
      <w:r w:rsidR="001D2DF6">
        <w:t>beasts,</w:t>
      </w:r>
    </w:p>
    <w:p w14:paraId="603C29F8" w14:textId="77777777" w:rsidR="001D2DF6" w:rsidRPr="00A6346F" w:rsidRDefault="001D2DF6" w:rsidP="001D2DF6">
      <w:pPr>
        <w:pStyle w:val="EnglishHangEndNoCoptic"/>
      </w:pPr>
      <w:r w:rsidRPr="00AB1781">
        <w:tab/>
        <w:t xml:space="preserve">and </w:t>
      </w:r>
      <w:r>
        <w:t>became</w:t>
      </w:r>
      <w:r w:rsidRPr="00AB1781">
        <w:t xml:space="preserve"> like them.</w:t>
      </w:r>
    </w:p>
    <w:p w14:paraId="7FA544B6" w14:textId="08819971" w:rsidR="00F933DE" w:rsidRDefault="00F933DE" w:rsidP="001D2DF6">
      <w:pPr>
        <w:pStyle w:val="EnglishHangNoCoptic"/>
      </w:pPr>
      <w:r>
        <w:t>Glory…</w:t>
      </w:r>
    </w:p>
    <w:p w14:paraId="37ABF487" w14:textId="396B9161" w:rsidR="00A6346F" w:rsidRPr="00A6346F" w:rsidRDefault="00A6346F" w:rsidP="00BF0205">
      <w:pPr>
        <w:pStyle w:val="Heading4"/>
      </w:pPr>
      <w:r>
        <w:t>Psalm</w:t>
      </w:r>
      <w:r w:rsidRPr="00AB1781">
        <w:t xml:space="preserve"> 49</w:t>
      </w:r>
      <w:r>
        <w:t xml:space="preserve">: </w:t>
      </w:r>
      <w:r w:rsidR="009216DA">
        <w:t>“</w:t>
      </w:r>
      <w:r>
        <w:t xml:space="preserve">The God of gods, the Lord, </w:t>
      </w:r>
      <w:r w:rsidR="009216DA">
        <w:t>spoke”</w:t>
      </w:r>
    </w:p>
    <w:p w14:paraId="5AD09E5B"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Sacrifice of Praise: Worship in Spirit</w:t>
      </w:r>
    </w:p>
    <w:p w14:paraId="1057F58F"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Sins of Formalism and Hypocrisy</w:t>
      </w:r>
    </w:p>
    <w:p w14:paraId="19742307" w14:textId="77777777" w:rsidR="00A6346F" w:rsidRPr="00A6346F" w:rsidRDefault="00A6346F" w:rsidP="00A6346F">
      <w:pPr>
        <w:pStyle w:val="Rubric"/>
      </w:pPr>
      <w:r w:rsidRPr="00AB1781">
        <w:t>(A Psalm by Asaph)</w:t>
      </w:r>
    </w:p>
    <w:p w14:paraId="1770803D" w14:textId="15DE964D" w:rsidR="00A6346F" w:rsidRPr="00AB1781" w:rsidRDefault="00A6346F" w:rsidP="00A6346F">
      <w:pPr>
        <w:pStyle w:val="EnglishHangNoCoptic"/>
      </w:pPr>
      <w:r w:rsidRPr="00AB1781">
        <w:t xml:space="preserve">1 The God of gods, the Lord, </w:t>
      </w:r>
      <w:r w:rsidR="00402CDA">
        <w:t>spoke,</w:t>
      </w:r>
    </w:p>
    <w:p w14:paraId="51F45C95" w14:textId="31932D98" w:rsidR="00A6346F" w:rsidRPr="00AB1781" w:rsidRDefault="00A6346F" w:rsidP="00A6346F">
      <w:pPr>
        <w:pStyle w:val="EnglishHangNoCoptic"/>
      </w:pPr>
      <w:r w:rsidRPr="00AB1781">
        <w:tab/>
        <w:t xml:space="preserve">and </w:t>
      </w:r>
      <w:r w:rsidR="00402CDA">
        <w:t>summoned</w:t>
      </w:r>
      <w:r w:rsidRPr="00AB1781">
        <w:t xml:space="preserve"> the earth</w:t>
      </w:r>
    </w:p>
    <w:p w14:paraId="2690915A" w14:textId="77777777" w:rsidR="00A6346F" w:rsidRPr="00AB1781" w:rsidRDefault="00A6346F" w:rsidP="00A6346F">
      <w:pPr>
        <w:pStyle w:val="EnglishHangEndNoCoptic"/>
      </w:pPr>
      <w:r w:rsidRPr="00AB1781">
        <w:tab/>
        <w:t>from sunrise to sunset.</w:t>
      </w:r>
    </w:p>
    <w:p w14:paraId="1324FFA4" w14:textId="39490061" w:rsidR="00A6346F" w:rsidRPr="00AB1781" w:rsidRDefault="00A6346F" w:rsidP="00A6346F">
      <w:pPr>
        <w:pStyle w:val="EnglishHangNoCoptic"/>
      </w:pPr>
      <w:r w:rsidRPr="00AB1781">
        <w:t xml:space="preserve">2 </w:t>
      </w:r>
      <w:r w:rsidR="00402CDA">
        <w:t>The splendor of His beauty has appeared out of Zion.</w:t>
      </w:r>
    </w:p>
    <w:p w14:paraId="0D6FF72B" w14:textId="6544D995" w:rsidR="00A6346F" w:rsidRPr="00AB1781" w:rsidRDefault="00A6346F" w:rsidP="00A6346F">
      <w:pPr>
        <w:pStyle w:val="EnglishHangEndNoCoptic"/>
      </w:pPr>
      <w:r w:rsidRPr="00AB1781">
        <w:tab/>
      </w:r>
      <w:r w:rsidR="00402CDA">
        <w:t>God will come openly,</w:t>
      </w:r>
    </w:p>
    <w:p w14:paraId="4B140ABB" w14:textId="5B89B042" w:rsidR="00A6346F" w:rsidRPr="00AB1781" w:rsidRDefault="00A6346F" w:rsidP="00402CDA">
      <w:pPr>
        <w:pStyle w:val="EnglishHangNoCoptic"/>
      </w:pPr>
      <w:r w:rsidRPr="00AB1781">
        <w:t xml:space="preserve">3 </w:t>
      </w:r>
      <w:r w:rsidR="00402CDA">
        <w:t>our God—He will not pass by in</w:t>
      </w:r>
      <w:r w:rsidRPr="00AB1781">
        <w:t xml:space="preserve"> si</w:t>
      </w:r>
      <w:r w:rsidR="00402CDA">
        <w:t>lence;</w:t>
      </w:r>
    </w:p>
    <w:p w14:paraId="5AEC915B" w14:textId="77777777" w:rsidR="00A6346F" w:rsidRPr="00AB1781" w:rsidRDefault="00A6346F" w:rsidP="00A6346F">
      <w:pPr>
        <w:pStyle w:val="EnglishHangNoCoptic"/>
      </w:pPr>
      <w:r w:rsidRPr="00AB1781">
        <w:tab/>
        <w:t>A fire will burn before Him,</w:t>
      </w:r>
    </w:p>
    <w:p w14:paraId="40913FB4" w14:textId="77777777" w:rsidR="00A6346F" w:rsidRPr="00AB1781" w:rsidRDefault="00A6346F" w:rsidP="00A6346F">
      <w:pPr>
        <w:pStyle w:val="EnglishHangEndNoCoptic"/>
      </w:pPr>
      <w:r w:rsidRPr="00AB1781">
        <w:tab/>
        <w:t>and a mighty storm will rage round Him.</w:t>
      </w:r>
    </w:p>
    <w:p w14:paraId="1F45A898" w14:textId="77777777" w:rsidR="00A6346F" w:rsidRPr="00AB1781" w:rsidRDefault="00A6346F" w:rsidP="00A6346F">
      <w:pPr>
        <w:pStyle w:val="EnglishHangNoCoptic"/>
      </w:pPr>
      <w:r w:rsidRPr="00AB1781">
        <w:lastRenderedPageBreak/>
        <w:t>4 He will summon heaven above</w:t>
      </w:r>
    </w:p>
    <w:p w14:paraId="4E619EA4" w14:textId="77777777" w:rsidR="00A6346F" w:rsidRPr="00AB1781" w:rsidRDefault="00A6346F" w:rsidP="00A6346F">
      <w:pPr>
        <w:pStyle w:val="EnglishHangEndNoCoptic"/>
      </w:pPr>
      <w:r w:rsidRPr="00AB1781">
        <w:tab/>
        <w:t>and the earth to judge His people.</w:t>
      </w:r>
    </w:p>
    <w:p w14:paraId="120FE81A" w14:textId="77777777" w:rsidR="00A6346F" w:rsidRPr="00AB1781" w:rsidRDefault="00A6346F" w:rsidP="00A6346F">
      <w:pPr>
        <w:pStyle w:val="EnglishHangNoCoptic"/>
      </w:pPr>
      <w:r w:rsidRPr="00AB1781">
        <w:t>5 Gather His saints together to Him—</w:t>
      </w:r>
    </w:p>
    <w:p w14:paraId="0747DDDA" w14:textId="5F5B38C6" w:rsidR="00A6346F" w:rsidRPr="00AB1781" w:rsidRDefault="00A6346F" w:rsidP="00A6346F">
      <w:pPr>
        <w:pStyle w:val="EnglishHangEndNoCoptic"/>
      </w:pPr>
      <w:r w:rsidRPr="00AB1781">
        <w:tab/>
        <w:t xml:space="preserve">those who </w:t>
      </w:r>
      <w:r w:rsidR="00402CDA">
        <w:t>establish His</w:t>
      </w:r>
      <w:r w:rsidRPr="00AB1781">
        <w:t xml:space="preserve"> covenant </w:t>
      </w:r>
      <w:r w:rsidR="00402CDA">
        <w:t>by</w:t>
      </w:r>
      <w:r w:rsidRPr="00AB1781">
        <w:t xml:space="preserve"> sacrifice</w:t>
      </w:r>
      <w:r w:rsidR="00402CDA">
        <w:t>s;</w:t>
      </w:r>
    </w:p>
    <w:p w14:paraId="6B16B4B5" w14:textId="666FD349" w:rsidR="00A6346F" w:rsidRPr="00AB1781" w:rsidRDefault="00A6346F" w:rsidP="00A6346F">
      <w:pPr>
        <w:pStyle w:val="EnglishHangNoCoptic"/>
      </w:pPr>
      <w:r w:rsidRPr="00AB1781">
        <w:t xml:space="preserve">6 And the heavens will declare His </w:t>
      </w:r>
      <w:r w:rsidR="00402CDA">
        <w:t>righteousness</w:t>
      </w:r>
      <w:r w:rsidRPr="00AB1781">
        <w:t>,</w:t>
      </w:r>
    </w:p>
    <w:p w14:paraId="611F6CA7" w14:textId="77777777" w:rsidR="00A6346F" w:rsidRPr="00AB1781" w:rsidRDefault="00A6346F" w:rsidP="00A6346F">
      <w:pPr>
        <w:pStyle w:val="EnglishHangEndNoCoptic"/>
      </w:pPr>
      <w:r w:rsidRPr="00AB1781">
        <w:tab/>
        <w:t xml:space="preserve">for God is judge. </w:t>
      </w:r>
      <w:r w:rsidRPr="00AB1781">
        <w:rPr>
          <w:i/>
        </w:rPr>
        <w:t>(Pause)</w:t>
      </w:r>
    </w:p>
    <w:p w14:paraId="0D9827E6" w14:textId="06FF3371" w:rsidR="00A6346F" w:rsidRPr="00AB1781" w:rsidRDefault="00402CDA" w:rsidP="00A6346F">
      <w:pPr>
        <w:pStyle w:val="EnglishHangNoCoptic"/>
      </w:pPr>
      <w:r>
        <w:t>7 “Hear</w:t>
      </w:r>
      <w:r w:rsidR="00A6346F" w:rsidRPr="00AB1781">
        <w:t xml:space="preserve">, </w:t>
      </w:r>
      <w:r>
        <w:t xml:space="preserve">O </w:t>
      </w:r>
      <w:r w:rsidR="00A6346F" w:rsidRPr="00AB1781">
        <w:t>My people, and I will speak</w:t>
      </w:r>
      <w:r>
        <w:t xml:space="preserve"> to you,</w:t>
      </w:r>
    </w:p>
    <w:p w14:paraId="213F653E" w14:textId="4E16BBCD" w:rsidR="00A6346F" w:rsidRPr="00AB1781" w:rsidRDefault="00A6346F" w:rsidP="00A6346F">
      <w:pPr>
        <w:pStyle w:val="EnglishHangNoCoptic"/>
      </w:pPr>
      <w:r w:rsidRPr="00AB1781">
        <w:tab/>
        <w:t xml:space="preserve">O Israel, </w:t>
      </w:r>
      <w:r w:rsidR="00402CDA">
        <w:t>and I will testify against you;</w:t>
      </w:r>
    </w:p>
    <w:p w14:paraId="181BC854" w14:textId="77777777" w:rsidR="00A6346F" w:rsidRPr="00AB1781" w:rsidRDefault="00A6346F" w:rsidP="00A6346F">
      <w:pPr>
        <w:pStyle w:val="EnglishHangEndNoCoptic"/>
      </w:pPr>
      <w:r w:rsidRPr="00AB1781">
        <w:tab/>
        <w:t>I am God, your God.</w:t>
      </w:r>
    </w:p>
    <w:p w14:paraId="7CE0F8F5" w14:textId="34F47FEA" w:rsidR="00A6346F" w:rsidRPr="00AB1781" w:rsidRDefault="00A6346F" w:rsidP="00A6346F">
      <w:pPr>
        <w:pStyle w:val="EnglishHangNoCoptic"/>
      </w:pPr>
      <w:r w:rsidRPr="00AB1781">
        <w:t xml:space="preserve">8 </w:t>
      </w:r>
      <w:r w:rsidR="005E4259">
        <w:t>[It is] not for</w:t>
      </w:r>
      <w:r w:rsidR="00402CDA">
        <w:t xml:space="preserve"> your sacrifices</w:t>
      </w:r>
      <w:r w:rsidR="005E4259">
        <w:t xml:space="preserve"> [that] I will rebuke you</w:t>
      </w:r>
      <w:r w:rsidR="00402CDA">
        <w:t>,</w:t>
      </w:r>
      <w:r w:rsidR="005E4259">
        <w:rPr>
          <w:rStyle w:val="FootnoteReference"/>
        </w:rPr>
        <w:footnoteReference w:id="285"/>
      </w:r>
    </w:p>
    <w:p w14:paraId="5DBBC2EB" w14:textId="2592F97D" w:rsidR="00A6346F" w:rsidRPr="00AB1781" w:rsidRDefault="00A6346F" w:rsidP="00A6346F">
      <w:pPr>
        <w:pStyle w:val="EnglishHangEndNoCoptic"/>
      </w:pPr>
      <w:r w:rsidRPr="00AB1781">
        <w:tab/>
        <w:t xml:space="preserve">your whole burnt-offerings are </w:t>
      </w:r>
      <w:r w:rsidR="00402CDA">
        <w:t xml:space="preserve">continually </w:t>
      </w:r>
      <w:r w:rsidRPr="00AB1781">
        <w:t>before Me.</w:t>
      </w:r>
    </w:p>
    <w:p w14:paraId="07318B37" w14:textId="5D642BBF" w:rsidR="00A6346F" w:rsidRPr="00AB1781" w:rsidRDefault="00A6346F" w:rsidP="00A6346F">
      <w:pPr>
        <w:pStyle w:val="EnglishHangNoCoptic"/>
      </w:pPr>
      <w:r w:rsidRPr="00AB1781">
        <w:t xml:space="preserve">9 </w:t>
      </w:r>
      <w:r w:rsidR="00402CDA">
        <w:t>I will not accept calves</w:t>
      </w:r>
      <w:r w:rsidRPr="00AB1781">
        <w:t xml:space="preserve"> from your </w:t>
      </w:r>
      <w:r w:rsidR="00402CDA">
        <w:t>house</w:t>
      </w:r>
      <w:r w:rsidRPr="00AB1781">
        <w:t>,</w:t>
      </w:r>
    </w:p>
    <w:p w14:paraId="12B6684B" w14:textId="7DD8E6C2" w:rsidR="00A6346F" w:rsidRPr="00AB1781" w:rsidRDefault="00A6346F" w:rsidP="00A6346F">
      <w:pPr>
        <w:pStyle w:val="EnglishHangEndNoCoptic"/>
      </w:pPr>
      <w:r w:rsidRPr="00AB1781">
        <w:tab/>
        <w:t xml:space="preserve">nor he-goats from your </w:t>
      </w:r>
      <w:r w:rsidR="00402CDA">
        <w:t>flocks</w:t>
      </w:r>
      <w:r w:rsidRPr="00AB1781">
        <w:t>.</w:t>
      </w:r>
    </w:p>
    <w:p w14:paraId="7ACBB845" w14:textId="757E818D" w:rsidR="00A6346F" w:rsidRPr="00AB1781" w:rsidRDefault="00A6346F" w:rsidP="00A6346F">
      <w:pPr>
        <w:pStyle w:val="EnglishHangNoCoptic"/>
      </w:pPr>
      <w:r w:rsidRPr="00AB1781">
        <w:t xml:space="preserve">10 For all the </w:t>
      </w:r>
      <w:r w:rsidR="00402CDA">
        <w:t>wild animals</w:t>
      </w:r>
      <w:r w:rsidRPr="00AB1781">
        <w:t xml:space="preserve"> of the forest are Mine,</w:t>
      </w:r>
    </w:p>
    <w:p w14:paraId="746923A7" w14:textId="2262F96A" w:rsidR="00A6346F" w:rsidRPr="00AB1781" w:rsidRDefault="00A6346F" w:rsidP="00A6346F">
      <w:pPr>
        <w:pStyle w:val="EnglishHangEndNoCoptic"/>
      </w:pPr>
      <w:r w:rsidRPr="00AB1781">
        <w:tab/>
        <w:t xml:space="preserve">the cattle </w:t>
      </w:r>
      <w:r w:rsidR="00402CDA">
        <w:t xml:space="preserve">and beasts </w:t>
      </w:r>
      <w:r w:rsidRPr="00AB1781">
        <w:t>on the mountains.</w:t>
      </w:r>
    </w:p>
    <w:p w14:paraId="0089AFCA" w14:textId="4654042F" w:rsidR="00A6346F" w:rsidRPr="00AB1781" w:rsidRDefault="00A6346F" w:rsidP="00A6346F">
      <w:pPr>
        <w:pStyle w:val="EnglishHangNoCoptic"/>
      </w:pPr>
      <w:r w:rsidRPr="00AB1781">
        <w:t xml:space="preserve">11 I know all the birds of the </w:t>
      </w:r>
      <w:r w:rsidR="00402CDA">
        <w:t>air</w:t>
      </w:r>
      <w:r w:rsidRPr="00AB1781">
        <w:t>,</w:t>
      </w:r>
    </w:p>
    <w:p w14:paraId="3D297E12" w14:textId="0B2AE69B" w:rsidR="00A6346F" w:rsidRPr="00AB1781" w:rsidRDefault="00A6346F" w:rsidP="00A6346F">
      <w:pPr>
        <w:pStyle w:val="EnglishHangEndNoCoptic"/>
      </w:pPr>
      <w:r w:rsidRPr="00AB1781">
        <w:tab/>
        <w:t xml:space="preserve">and the beauty of the </w:t>
      </w:r>
      <w:r w:rsidR="00402CDA">
        <w:t>field</w:t>
      </w:r>
      <w:r w:rsidRPr="00AB1781">
        <w:t xml:space="preserve"> is </w:t>
      </w:r>
      <w:r w:rsidR="00402CDA">
        <w:t>with Me</w:t>
      </w:r>
      <w:r w:rsidRPr="00AB1781">
        <w:t>.</w:t>
      </w:r>
    </w:p>
    <w:p w14:paraId="7BD66063" w14:textId="728FD2CA" w:rsidR="00A6346F" w:rsidRPr="00AB1781" w:rsidRDefault="00A6346F" w:rsidP="00A6346F">
      <w:pPr>
        <w:pStyle w:val="EnglishHangNoCoptic"/>
      </w:pPr>
      <w:r w:rsidRPr="00AB1781">
        <w:t xml:space="preserve">12 If I </w:t>
      </w:r>
      <w:r w:rsidR="005E4259">
        <w:t>were</w:t>
      </w:r>
      <w:r w:rsidRPr="00AB1781">
        <w:t xml:space="preserve"> hungr</w:t>
      </w:r>
      <w:r w:rsidR="00402CDA">
        <w:t xml:space="preserve">y, I </w:t>
      </w:r>
      <w:r w:rsidR="005E4259">
        <w:t>would</w:t>
      </w:r>
      <w:r w:rsidR="00402CDA">
        <w:t xml:space="preserve"> not tell you,</w:t>
      </w:r>
    </w:p>
    <w:p w14:paraId="6A3CB830" w14:textId="77777777" w:rsidR="00A6346F" w:rsidRPr="00AB1781" w:rsidRDefault="00A6346F" w:rsidP="00A6346F">
      <w:pPr>
        <w:pStyle w:val="EnglishHangEndNoCoptic"/>
      </w:pPr>
      <w:r w:rsidRPr="00AB1781">
        <w:tab/>
        <w:t>for the world is Mine, and all that is in it.</w:t>
      </w:r>
    </w:p>
    <w:p w14:paraId="3672FDF4" w14:textId="77777777" w:rsidR="00A6346F" w:rsidRPr="00AB1781" w:rsidRDefault="00A6346F" w:rsidP="00A6346F">
      <w:pPr>
        <w:pStyle w:val="EnglishHangNoCoptic"/>
      </w:pPr>
      <w:r w:rsidRPr="00AB1781">
        <w:t>13 Am I to eat bulls’ flesh,</w:t>
      </w:r>
    </w:p>
    <w:p w14:paraId="74853E6C" w14:textId="77777777" w:rsidR="00A6346F" w:rsidRPr="00AB1781" w:rsidRDefault="00A6346F" w:rsidP="00A6346F">
      <w:pPr>
        <w:pStyle w:val="EnglishHangEndNoCoptic"/>
      </w:pPr>
      <w:r w:rsidRPr="00AB1781">
        <w:tab/>
        <w:t>or drink the blood of goats?</w:t>
      </w:r>
    </w:p>
    <w:p w14:paraId="36B8ABB2" w14:textId="77777777" w:rsidR="00A6346F" w:rsidRPr="00AB1781" w:rsidRDefault="00A6346F" w:rsidP="00A6346F">
      <w:pPr>
        <w:pStyle w:val="EnglishHangNoCoptic"/>
      </w:pPr>
      <w:r w:rsidRPr="00AB1781">
        <w:t>14 Offer to God a sacrifice of praise,</w:t>
      </w:r>
    </w:p>
    <w:p w14:paraId="659FAC3F" w14:textId="77777777" w:rsidR="00A6346F" w:rsidRPr="00AB1781" w:rsidRDefault="00A6346F" w:rsidP="00A6346F">
      <w:pPr>
        <w:pStyle w:val="EnglishHangEndNoCoptic"/>
      </w:pPr>
      <w:r w:rsidRPr="00AB1781">
        <w:tab/>
        <w:t>and pay your vows to the Most High.</w:t>
      </w:r>
    </w:p>
    <w:p w14:paraId="399FCBE6" w14:textId="1FAC8962" w:rsidR="00A6346F" w:rsidRPr="00AB1781" w:rsidRDefault="00A6346F" w:rsidP="00A6346F">
      <w:pPr>
        <w:pStyle w:val="EnglishHangNoCoptic"/>
      </w:pPr>
      <w:r w:rsidRPr="00AB1781">
        <w:t xml:space="preserve">15 </w:t>
      </w:r>
      <w:r w:rsidR="00402CDA">
        <w:t>And</w:t>
      </w:r>
      <w:r w:rsidRPr="00AB1781">
        <w:t xml:space="preserve"> call upon Me in the day of </w:t>
      </w:r>
      <w:r w:rsidR="00402CDA">
        <w:t>affliction</w:t>
      </w:r>
      <w:r w:rsidRPr="00AB1781">
        <w:t>,</w:t>
      </w:r>
    </w:p>
    <w:p w14:paraId="425DF652" w14:textId="55FFE02F" w:rsidR="00A6346F" w:rsidRPr="00AB1781" w:rsidRDefault="00A6346F" w:rsidP="00A6346F">
      <w:pPr>
        <w:pStyle w:val="EnglishHangEndNoCoptic"/>
      </w:pPr>
      <w:r w:rsidRPr="00AB1781">
        <w:tab/>
        <w:t>and I will deliver you</w:t>
      </w:r>
      <w:r w:rsidR="00402CDA">
        <w:t>, and you will glorify Me.”</w:t>
      </w:r>
      <w:r w:rsidRPr="00AB1781">
        <w:t xml:space="preserve"> </w:t>
      </w:r>
      <w:r w:rsidRPr="00AB1781">
        <w:rPr>
          <w:i/>
        </w:rPr>
        <w:t>(Pause)</w:t>
      </w:r>
    </w:p>
    <w:p w14:paraId="29BF715F" w14:textId="4ADFCC52" w:rsidR="00A6346F" w:rsidRPr="00AB1781" w:rsidRDefault="00A6346F" w:rsidP="00A6346F">
      <w:pPr>
        <w:pStyle w:val="EnglishHangNoCoptic"/>
      </w:pPr>
      <w:r w:rsidRPr="00AB1781">
        <w:t xml:space="preserve">16 But </w:t>
      </w:r>
      <w:r w:rsidR="00402CDA">
        <w:t>to the sinner God says,</w:t>
      </w:r>
    </w:p>
    <w:p w14:paraId="306D0B3A" w14:textId="1E669FAE" w:rsidR="00A6346F" w:rsidRPr="00AB1781" w:rsidRDefault="00402CDA" w:rsidP="00A6346F">
      <w:pPr>
        <w:pStyle w:val="EnglishHangNoCoptic"/>
      </w:pPr>
      <w:r>
        <w:tab/>
        <w:t>“</w:t>
      </w:r>
      <w:r w:rsidR="00A6346F" w:rsidRPr="00AB1781">
        <w:t xml:space="preserve">Why do you declare My </w:t>
      </w:r>
      <w:r w:rsidR="005E4259">
        <w:t>statutes</w:t>
      </w:r>
      <w:r w:rsidR="00A6346F" w:rsidRPr="00AB1781">
        <w:t>,</w:t>
      </w:r>
    </w:p>
    <w:p w14:paraId="62546F02" w14:textId="66AB5326" w:rsidR="00A6346F" w:rsidRPr="00AB1781" w:rsidRDefault="00A6346F" w:rsidP="00A6346F">
      <w:pPr>
        <w:pStyle w:val="EnglishHangEndNoCoptic"/>
      </w:pPr>
      <w:r w:rsidRPr="00AB1781">
        <w:tab/>
        <w:t xml:space="preserve">and take My covenant </w:t>
      </w:r>
      <w:r w:rsidR="00402CDA">
        <w:t>on your lips?</w:t>
      </w:r>
    </w:p>
    <w:p w14:paraId="5C338FBE" w14:textId="0FF09413" w:rsidR="00A6346F" w:rsidRPr="00AB1781" w:rsidRDefault="00A6346F" w:rsidP="00A6346F">
      <w:pPr>
        <w:pStyle w:val="EnglishHangNoCoptic"/>
      </w:pPr>
      <w:r w:rsidRPr="00AB1781">
        <w:t xml:space="preserve">17 </w:t>
      </w:r>
      <w:r w:rsidR="00402CDA">
        <w:t>Y</w:t>
      </w:r>
      <w:r w:rsidRPr="00AB1781">
        <w:t xml:space="preserve">ou hate </w:t>
      </w:r>
      <w:r w:rsidR="00402CDA">
        <w:t>discipline</w:t>
      </w:r>
      <w:r w:rsidRPr="00AB1781">
        <w:t>,</w:t>
      </w:r>
    </w:p>
    <w:p w14:paraId="411E5B11" w14:textId="58393177" w:rsidR="00A6346F" w:rsidRPr="00AB1781" w:rsidRDefault="00A6346F" w:rsidP="00A6346F">
      <w:pPr>
        <w:pStyle w:val="EnglishHangEndNoCoptic"/>
      </w:pPr>
      <w:r w:rsidRPr="00AB1781">
        <w:tab/>
        <w:t xml:space="preserve">and </w:t>
      </w:r>
      <w:r w:rsidR="00402CDA">
        <w:t>you cast My words behind you.</w:t>
      </w:r>
      <w:r w:rsidRPr="00AB1781">
        <w:rPr>
          <w:rStyle w:val="FootnoteReference"/>
        </w:rPr>
        <w:footnoteReference w:id="286"/>
      </w:r>
    </w:p>
    <w:p w14:paraId="44987C5C" w14:textId="77777777" w:rsidR="00A6346F" w:rsidRPr="00AB1781" w:rsidRDefault="00A6346F" w:rsidP="00A6346F">
      <w:pPr>
        <w:pStyle w:val="EnglishHangNoCoptic"/>
      </w:pPr>
      <w:r>
        <w:lastRenderedPageBreak/>
        <w:t>18 If you see a t</w:t>
      </w:r>
      <w:r w:rsidRPr="00AB1781">
        <w:t>hief, you run with him,</w:t>
      </w:r>
    </w:p>
    <w:p w14:paraId="58DCEA4C" w14:textId="71FCAA62" w:rsidR="00A6346F" w:rsidRPr="00AB1781" w:rsidRDefault="00A6346F" w:rsidP="00402CDA">
      <w:pPr>
        <w:pStyle w:val="EnglishHangEndNoCoptic"/>
      </w:pPr>
      <w:r w:rsidRPr="00AB1781">
        <w:tab/>
        <w:t xml:space="preserve">and you </w:t>
      </w:r>
      <w:r w:rsidR="00402CDA">
        <w:t>keep company</w:t>
      </w:r>
      <w:r w:rsidRPr="00AB1781">
        <w:t xml:space="preserve"> with adulterers.</w:t>
      </w:r>
    </w:p>
    <w:p w14:paraId="2E15588D" w14:textId="74243FD7" w:rsidR="00A6346F" w:rsidRPr="00AB1781" w:rsidRDefault="00A6346F" w:rsidP="00A6346F">
      <w:pPr>
        <w:pStyle w:val="EnglishHangNoCoptic"/>
      </w:pPr>
      <w:r w:rsidRPr="00AB1781">
        <w:t xml:space="preserve">19 Your mouth </w:t>
      </w:r>
      <w:r w:rsidR="00402CDA">
        <w:t>is filled with evil,</w:t>
      </w:r>
    </w:p>
    <w:p w14:paraId="184CD68B" w14:textId="052154BC" w:rsidR="00A6346F" w:rsidRPr="00AB1781" w:rsidRDefault="00A6346F" w:rsidP="00402CDA">
      <w:pPr>
        <w:pStyle w:val="EnglishHangEndNoCoptic"/>
      </w:pPr>
      <w:r w:rsidRPr="00AB1781">
        <w:tab/>
        <w:t>and your tongue weaves deceit.</w:t>
      </w:r>
    </w:p>
    <w:p w14:paraId="56CF44C6" w14:textId="77777777" w:rsidR="00A6346F" w:rsidRPr="00AB1781" w:rsidRDefault="00A6346F" w:rsidP="00A6346F">
      <w:pPr>
        <w:pStyle w:val="EnglishHangNoCoptic"/>
      </w:pPr>
      <w:r w:rsidRPr="00AB1781">
        <w:t>20 You sit and speak against your brother,</w:t>
      </w:r>
    </w:p>
    <w:p w14:paraId="688E3532" w14:textId="700763BA" w:rsidR="00A6346F" w:rsidRPr="00AB1781" w:rsidRDefault="00A6346F" w:rsidP="00A6346F">
      <w:pPr>
        <w:pStyle w:val="EnglishHangEndNoCoptic"/>
      </w:pPr>
      <w:r w:rsidRPr="00AB1781">
        <w:tab/>
        <w:t xml:space="preserve">and </w:t>
      </w:r>
      <w:r w:rsidR="00402CDA">
        <w:t xml:space="preserve">place a stumbling block before </w:t>
      </w:r>
      <w:r w:rsidRPr="00AB1781">
        <w:t>your own mother’s son.</w:t>
      </w:r>
    </w:p>
    <w:p w14:paraId="1A5A1E39" w14:textId="492BD323" w:rsidR="00A6346F" w:rsidRPr="00AB1781" w:rsidRDefault="00A6346F" w:rsidP="00A6346F">
      <w:pPr>
        <w:pStyle w:val="EnglishHangNoCoptic"/>
      </w:pPr>
      <w:r w:rsidRPr="00AB1781">
        <w:t xml:space="preserve">21 </w:t>
      </w:r>
      <w:r w:rsidR="00402CDA">
        <w:t>You did these things</w:t>
      </w:r>
      <w:r w:rsidRPr="00AB1781">
        <w:t xml:space="preserve">, and I </w:t>
      </w:r>
      <w:r w:rsidR="00402CDA">
        <w:t>kept</w:t>
      </w:r>
      <w:r w:rsidRPr="00AB1781">
        <w:t xml:space="preserve"> sile</w:t>
      </w:r>
      <w:r w:rsidR="00402CDA">
        <w:t>nt;</w:t>
      </w:r>
    </w:p>
    <w:p w14:paraId="0E462815" w14:textId="5B40BE96" w:rsidR="00A6346F" w:rsidRPr="00AB1781" w:rsidRDefault="00A6346F" w:rsidP="00A6346F">
      <w:pPr>
        <w:pStyle w:val="EnglishHangNoCoptic"/>
      </w:pPr>
      <w:r w:rsidRPr="00AB1781">
        <w:tab/>
        <w:t>You assumed t</w:t>
      </w:r>
      <w:r w:rsidR="00402CDA">
        <w:t>he profanity that I am like you.</w:t>
      </w:r>
    </w:p>
    <w:p w14:paraId="23FC2B18" w14:textId="09F2AEFD" w:rsidR="00A6346F" w:rsidRPr="00402CDA" w:rsidRDefault="00A6346F" w:rsidP="00402CDA">
      <w:pPr>
        <w:pStyle w:val="EnglishHangEndNoCoptic"/>
      </w:pPr>
      <w:r w:rsidRPr="00AB1781">
        <w:tab/>
        <w:t xml:space="preserve">I will </w:t>
      </w:r>
      <w:r w:rsidR="00402CDA">
        <w:t>rebuke</w:t>
      </w:r>
      <w:r w:rsidRPr="00AB1781">
        <w:t xml:space="preserve"> you</w:t>
      </w:r>
      <w:r w:rsidR="00402CDA">
        <w:t>,</w:t>
      </w:r>
      <w:r w:rsidRPr="00AB1781">
        <w:t xml:space="preserve"> and set your sins before your face.</w:t>
      </w:r>
    </w:p>
    <w:p w14:paraId="1C0DF311" w14:textId="162D8D69" w:rsidR="00A6346F" w:rsidRPr="00AB1781" w:rsidRDefault="00A6346F" w:rsidP="00A6346F">
      <w:pPr>
        <w:pStyle w:val="EnglishHangNoCoptic"/>
      </w:pPr>
      <w:r w:rsidRPr="00AB1781">
        <w:t xml:space="preserve">22 </w:t>
      </w:r>
      <w:r w:rsidR="00402CDA">
        <w:t>Mark</w:t>
      </w:r>
      <w:r w:rsidRPr="00AB1781">
        <w:t xml:space="preserve"> this, you who forget God,</w:t>
      </w:r>
    </w:p>
    <w:p w14:paraId="5E328141" w14:textId="114F1E61" w:rsidR="00A6346F" w:rsidRPr="00AB1781" w:rsidRDefault="00A6346F" w:rsidP="00A6346F">
      <w:pPr>
        <w:pStyle w:val="EnglishHangNoCoptic"/>
      </w:pPr>
      <w:r w:rsidRPr="00AB1781">
        <w:tab/>
      </w:r>
      <w:r w:rsidR="00402CDA">
        <w:t>Or He will seize</w:t>
      </w:r>
      <w:r w:rsidRPr="00AB1781">
        <w:t xml:space="preserve"> you</w:t>
      </w:r>
      <w:r w:rsidR="00402CDA">
        <w:t>,</w:t>
      </w:r>
    </w:p>
    <w:p w14:paraId="4EB4C8DE" w14:textId="5FB87BDD" w:rsidR="00A6346F" w:rsidRPr="00AB1781" w:rsidRDefault="00A6346F" w:rsidP="00402CDA">
      <w:pPr>
        <w:pStyle w:val="EnglishHangEndNoCoptic"/>
      </w:pPr>
      <w:r w:rsidRPr="00AB1781">
        <w:tab/>
        <w:t xml:space="preserve">and there </w:t>
      </w:r>
      <w:r w:rsidR="00402CDA">
        <w:t>will be no one to save you.”</w:t>
      </w:r>
    </w:p>
    <w:p w14:paraId="088AC644" w14:textId="7258221C" w:rsidR="00A6346F" w:rsidRPr="00AB1781" w:rsidRDefault="00A6346F" w:rsidP="00A6346F">
      <w:pPr>
        <w:pStyle w:val="EnglishHangNoCoptic"/>
      </w:pPr>
      <w:r w:rsidRPr="00AB1781">
        <w:t xml:space="preserve">23 </w:t>
      </w:r>
      <w:r w:rsidR="00402CDA">
        <w:t>A</w:t>
      </w:r>
      <w:r w:rsidRPr="00AB1781">
        <w:t xml:space="preserve"> sacrifice of praise</w:t>
      </w:r>
      <w:r w:rsidR="00402CDA">
        <w:t xml:space="preserve"> will glorify</w:t>
      </w:r>
      <w:r w:rsidRPr="00AB1781">
        <w:t xml:space="preserve"> Me,</w:t>
      </w:r>
    </w:p>
    <w:p w14:paraId="4EE4DB78" w14:textId="39017934" w:rsidR="00A6346F" w:rsidRDefault="00A6346F" w:rsidP="00A6346F">
      <w:pPr>
        <w:pStyle w:val="EnglishHangEndNoCoptic"/>
      </w:pPr>
      <w:r w:rsidRPr="00AB1781">
        <w:tab/>
        <w:t xml:space="preserve">and this is the way </w:t>
      </w:r>
      <w:r w:rsidR="00402CDA">
        <w:t xml:space="preserve">by which </w:t>
      </w:r>
      <w:r w:rsidRPr="00AB1781">
        <w:t xml:space="preserve">I will show him </w:t>
      </w:r>
      <w:r w:rsidR="00402CDA">
        <w:t>the salvation of God.</w:t>
      </w:r>
    </w:p>
    <w:p w14:paraId="4FC83439" w14:textId="199ABBDE" w:rsidR="00D71939" w:rsidRPr="00A6346F" w:rsidRDefault="00D71939" w:rsidP="00D71939">
      <w:pPr>
        <w:pStyle w:val="Rubric"/>
      </w:pPr>
      <w:r>
        <w:t>The second group of Psalms of David (Psalms 50 – 64) begins here.</w:t>
      </w:r>
    </w:p>
    <w:p w14:paraId="3CC47059" w14:textId="6F54B522" w:rsidR="00A6346F" w:rsidRPr="00A6346F" w:rsidRDefault="00A6346F" w:rsidP="00BF0205">
      <w:pPr>
        <w:pStyle w:val="Heading4"/>
      </w:pPr>
      <w:bookmarkStart w:id="262" w:name="_Ref411967565"/>
      <w:r>
        <w:t>Psalm</w:t>
      </w:r>
      <w:r w:rsidRPr="00AB1781">
        <w:t xml:space="preserve"> 50</w:t>
      </w:r>
      <w:r>
        <w:t xml:space="preserve">: </w:t>
      </w:r>
      <w:r w:rsidR="009216DA">
        <w:t>“</w:t>
      </w:r>
      <w:r>
        <w:t xml:space="preserve">Have mercy on me, O God, in </w:t>
      </w:r>
      <w:r w:rsidR="00E570CB">
        <w:t>Your</w:t>
      </w:r>
      <w:r>
        <w:t xml:space="preserve"> great merc</w:t>
      </w:r>
      <w:r w:rsidR="004D23BC">
        <w:t>y”</w:t>
      </w:r>
      <w:bookmarkEnd w:id="262"/>
    </w:p>
    <w:p w14:paraId="5716D36F"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Broken-Hearted Repentance</w:t>
      </w:r>
    </w:p>
    <w:p w14:paraId="21BA1FA5" w14:textId="77777777" w:rsidR="00A6346F" w:rsidRPr="00AB1781" w:rsidRDefault="00A6346F" w:rsidP="00A6346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Renewal of the Holy Spirit</w:t>
      </w:r>
    </w:p>
    <w:p w14:paraId="64CCF1D8" w14:textId="5B506AB8" w:rsidR="00C06875" w:rsidRDefault="00C06875" w:rsidP="00336170">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336170">
        <w:t xml:space="preserve"> </w:t>
      </w:r>
      <w:r w:rsidR="00336170">
        <w:fldChar w:fldCharType="begin"/>
      </w:r>
      <w:r w:rsidR="00336170">
        <w:instrText xml:space="preserve"> REF _Ref436249938 \h </w:instrText>
      </w:r>
      <w:r w:rsidR="00336170">
        <w:fldChar w:fldCharType="separate"/>
      </w:r>
      <w:r w:rsidR="000C7DE2">
        <w:t>The Psalms of the Twelfth Hour</w:t>
      </w:r>
      <w:r w:rsidR="00336170">
        <w:fldChar w:fldCharType="end"/>
      </w:r>
      <w:r w:rsidR="00336170">
        <w:t xml:space="preserve">, page </w:t>
      </w:r>
      <w:r w:rsidR="00336170">
        <w:fldChar w:fldCharType="begin"/>
      </w:r>
      <w:r w:rsidR="00336170">
        <w:instrText xml:space="preserve"> PAGEREF _Ref436249949 \h </w:instrText>
      </w:r>
      <w:r w:rsidR="00336170">
        <w:fldChar w:fldCharType="separate"/>
      </w:r>
      <w:r w:rsidR="000C7DE2">
        <w:rPr>
          <w:noProof/>
        </w:rPr>
        <w:t>18</w:t>
      </w:r>
      <w:r w:rsidR="00336170">
        <w:fldChar w:fldCharType="end"/>
      </w:r>
      <w:r w:rsidR="00336170">
        <w:t xml:space="preserve">; </w:t>
      </w:r>
      <w:r w:rsidR="00336170">
        <w:fldChar w:fldCharType="begin"/>
      </w:r>
      <w:r w:rsidR="00336170">
        <w:instrText xml:space="preserve"> REF _Ref434575533 \h </w:instrText>
      </w:r>
      <w:r w:rsidR="00336170">
        <w:fldChar w:fldCharType="separate"/>
      </w:r>
      <w:r w:rsidR="000C7DE2">
        <w:rPr>
          <w:lang w:val="en-GB"/>
        </w:rPr>
        <w:t>The Psalms of Early Morning (Prime)</w:t>
      </w:r>
      <w:r w:rsidR="00336170">
        <w:fldChar w:fldCharType="end"/>
      </w:r>
      <w:r>
        <w:t xml:space="preserve">, page </w:t>
      </w:r>
      <w:r>
        <w:fldChar w:fldCharType="begin"/>
      </w:r>
      <w:r>
        <w:instrText xml:space="preserve"> PAGEREF _Ref435434342 \h </w:instrText>
      </w:r>
      <w:r>
        <w:fldChar w:fldCharType="separate"/>
      </w:r>
      <w:r w:rsidR="000C7DE2">
        <w:rPr>
          <w:noProof/>
        </w:rPr>
        <w:t>48</w:t>
      </w:r>
      <w:r>
        <w:fldChar w:fldCharType="end"/>
      </w:r>
      <w:r>
        <w:t xml:space="preserve">; </w:t>
      </w:r>
      <w:r>
        <w:fldChar w:fldCharType="begin"/>
      </w:r>
      <w:r>
        <w:instrText xml:space="preserve"> REF _Ref435434353 \h </w:instrText>
      </w:r>
      <w:r>
        <w:fldChar w:fldCharType="separate"/>
      </w:r>
      <w:r w:rsidR="000C7DE2">
        <w:t>The Psalms of the Third Hour</w:t>
      </w:r>
      <w:r>
        <w:fldChar w:fldCharType="end"/>
      </w:r>
      <w:r>
        <w:t xml:space="preserve">, page </w:t>
      </w:r>
      <w:r>
        <w:fldChar w:fldCharType="begin"/>
      </w:r>
      <w:r>
        <w:instrText xml:space="preserve"> PAGEREF _Ref435434358 \h </w:instrText>
      </w:r>
      <w:r>
        <w:fldChar w:fldCharType="separate"/>
      </w:r>
      <w:r w:rsidR="000C7DE2">
        <w:rPr>
          <w:noProof/>
        </w:rPr>
        <w:t>67</w:t>
      </w:r>
      <w:r>
        <w:fldChar w:fldCharType="end"/>
      </w:r>
      <w:r>
        <w:t xml:space="preserve">; </w:t>
      </w:r>
      <w:r>
        <w:fldChar w:fldCharType="begin"/>
      </w:r>
      <w:r>
        <w:instrText xml:space="preserve"> REF _Ref435434365 \h </w:instrText>
      </w:r>
      <w:r>
        <w:fldChar w:fldCharType="separate"/>
      </w:r>
      <w:r w:rsidR="000C7DE2">
        <w:t>The Psalms of the Sixth Hour</w:t>
      </w:r>
      <w:r>
        <w:fldChar w:fldCharType="end"/>
      </w:r>
      <w:r>
        <w:t xml:space="preserve">, page </w:t>
      </w:r>
      <w:r>
        <w:fldChar w:fldCharType="begin"/>
      </w:r>
      <w:r>
        <w:instrText xml:space="preserve"> PAGEREF _Ref435434371 \p \h </w:instrText>
      </w:r>
      <w:r>
        <w:fldChar w:fldCharType="separate"/>
      </w:r>
      <w:r w:rsidR="000C7DE2">
        <w:rPr>
          <w:noProof/>
        </w:rPr>
        <w:t>on page 70</w:t>
      </w:r>
      <w:r>
        <w:fldChar w:fldCharType="end"/>
      </w:r>
      <w:r>
        <w:t xml:space="preserve">; </w:t>
      </w:r>
      <w:r>
        <w:fldChar w:fldCharType="begin"/>
      </w:r>
      <w:r>
        <w:instrText xml:space="preserve"> REF _Ref435434381 \h </w:instrText>
      </w:r>
      <w:r>
        <w:fldChar w:fldCharType="separate"/>
      </w:r>
      <w:r w:rsidR="000C7DE2">
        <w:t>The Psalms of the Ninth Hour</w:t>
      </w:r>
      <w:r>
        <w:fldChar w:fldCharType="end"/>
      </w:r>
      <w:r>
        <w:t xml:space="preserve">, page </w:t>
      </w:r>
      <w:r>
        <w:fldChar w:fldCharType="begin"/>
      </w:r>
      <w:r>
        <w:instrText xml:space="preserve"> PAGEREF _Ref435434387 \h </w:instrText>
      </w:r>
      <w:r>
        <w:fldChar w:fldCharType="separate"/>
      </w:r>
      <w:r w:rsidR="000C7DE2">
        <w:rPr>
          <w:noProof/>
        </w:rPr>
        <w:t>74</w:t>
      </w:r>
      <w:r>
        <w:fldChar w:fldCharType="end"/>
      </w:r>
      <w:r>
        <w:t>.</w:t>
      </w:r>
    </w:p>
    <w:p w14:paraId="7C5CBA01" w14:textId="774BB1AB" w:rsidR="00A6346F" w:rsidRPr="00AB1781" w:rsidRDefault="00A6346F" w:rsidP="00FD3FDA">
      <w:pPr>
        <w:pStyle w:val="Rubric"/>
      </w:pPr>
      <w:r w:rsidRPr="00AB1781">
        <w:t>1 (</w:t>
      </w:r>
      <w:r w:rsidR="007E0330">
        <w:t>For the end; a</w:t>
      </w:r>
      <w:r w:rsidRPr="00AB1781">
        <w:t xml:space="preserve"> Psalm by David, when Nathan the Prophet came to him</w:t>
      </w:r>
    </w:p>
    <w:p w14:paraId="0C58B9FE" w14:textId="761979B5" w:rsidR="00A6346F" w:rsidRPr="00AB1781" w:rsidRDefault="00A6346F" w:rsidP="00FD3FDA">
      <w:pPr>
        <w:pStyle w:val="Rubric"/>
      </w:pPr>
      <w:r w:rsidRPr="00AB1781">
        <w:t xml:space="preserve">2 </w:t>
      </w:r>
      <w:r w:rsidR="007E0330">
        <w:t>after he had gone into Bathsheba</w:t>
      </w:r>
      <w:r w:rsidRPr="00AB1781">
        <w:t>)</w:t>
      </w:r>
    </w:p>
    <w:p w14:paraId="42E4020A" w14:textId="77777777" w:rsidR="00A6346F" w:rsidRPr="00AB1781" w:rsidRDefault="00A6346F" w:rsidP="00FD3FDA">
      <w:pPr>
        <w:pStyle w:val="EnglishHangNoCoptic"/>
      </w:pPr>
      <w:r w:rsidRPr="00AB1781">
        <w:t>3 Have mercy on me, O God,</w:t>
      </w:r>
    </w:p>
    <w:p w14:paraId="402F1F63" w14:textId="77777777" w:rsidR="00A6346F" w:rsidRPr="00AB1781" w:rsidRDefault="00A6346F" w:rsidP="00FD3FDA">
      <w:pPr>
        <w:pStyle w:val="EnglishHangNoCoptic"/>
      </w:pPr>
      <w:r w:rsidRPr="00AB1781">
        <w:tab/>
        <w:t xml:space="preserve">in </w:t>
      </w:r>
      <w:r w:rsidR="00E570CB">
        <w:t>Your</w:t>
      </w:r>
      <w:r w:rsidRPr="00AB1781">
        <w:t xml:space="preserve"> great mercy;</w:t>
      </w:r>
    </w:p>
    <w:p w14:paraId="6AD3E610" w14:textId="31C2CACA" w:rsidR="00A6346F" w:rsidRPr="00AB1781" w:rsidRDefault="00A6346F" w:rsidP="00FD3FDA">
      <w:pPr>
        <w:pStyle w:val="EnglishHangNoCoptic"/>
      </w:pPr>
      <w:r w:rsidRPr="00AB1781">
        <w:tab/>
        <w:t xml:space="preserve">and </w:t>
      </w:r>
      <w:r w:rsidR="007E0330">
        <w:t>according to the abundance of</w:t>
      </w:r>
      <w:r w:rsidRPr="00AB1781">
        <w:t xml:space="preserve"> </w:t>
      </w:r>
      <w:r w:rsidR="00E570CB">
        <w:t>Your</w:t>
      </w:r>
      <w:r w:rsidRPr="00AB1781">
        <w:t xml:space="preserve"> compassion</w:t>
      </w:r>
      <w:r w:rsidR="007E0330">
        <w:t>,</w:t>
      </w:r>
    </w:p>
    <w:p w14:paraId="5E2DF07E" w14:textId="25B249F6" w:rsidR="00A6346F" w:rsidRPr="00AB1781" w:rsidRDefault="00A6346F" w:rsidP="00FD3FDA">
      <w:pPr>
        <w:pStyle w:val="EnglishHangEndNoCoptic"/>
      </w:pPr>
      <w:r w:rsidRPr="00AB1781">
        <w:tab/>
      </w:r>
      <w:r w:rsidR="007E0330">
        <w:t>[You will]</w:t>
      </w:r>
      <w:r w:rsidR="007E0330">
        <w:rPr>
          <w:rStyle w:val="FootnoteReference"/>
        </w:rPr>
        <w:footnoteReference w:id="287"/>
      </w:r>
      <w:r w:rsidR="007E0330">
        <w:t xml:space="preserve"> </w:t>
      </w:r>
      <w:r w:rsidRPr="00AB1781">
        <w:t>blot out my transgression.</w:t>
      </w:r>
    </w:p>
    <w:p w14:paraId="236FF535" w14:textId="77777777" w:rsidR="00A6346F" w:rsidRPr="00AB1781" w:rsidRDefault="00A6346F" w:rsidP="00FD3FDA">
      <w:pPr>
        <w:pStyle w:val="EnglishHangNoCoptic"/>
      </w:pPr>
      <w:r w:rsidRPr="00AB1781">
        <w:t>4 Wash me thoroughly from my iniquity,</w:t>
      </w:r>
    </w:p>
    <w:p w14:paraId="191EA728" w14:textId="39CD65E0" w:rsidR="00A6346F" w:rsidRPr="00AB1781" w:rsidRDefault="007E0330" w:rsidP="00FD3FDA">
      <w:pPr>
        <w:pStyle w:val="EnglishHangEndNoCoptic"/>
      </w:pPr>
      <w:r>
        <w:tab/>
        <w:t>and cleanse me from my sin,</w:t>
      </w:r>
    </w:p>
    <w:p w14:paraId="47FF6626" w14:textId="070ECEAA" w:rsidR="00A6346F" w:rsidRPr="00AB1781" w:rsidRDefault="007E0330" w:rsidP="00FD3FDA">
      <w:pPr>
        <w:pStyle w:val="EnglishHangNoCoptic"/>
      </w:pPr>
      <w:r>
        <w:t>5 f</w:t>
      </w:r>
      <w:r w:rsidR="00A6346F" w:rsidRPr="00AB1781">
        <w:t xml:space="preserve">or I </w:t>
      </w:r>
      <w:r>
        <w:t>know</w:t>
      </w:r>
      <w:r w:rsidR="00A6346F" w:rsidRPr="00AB1781">
        <w:t xml:space="preserve"> my iniquity,</w:t>
      </w:r>
    </w:p>
    <w:p w14:paraId="2BFE979F" w14:textId="57093901" w:rsidR="00A6346F" w:rsidRPr="00AB1781" w:rsidRDefault="00A6346F" w:rsidP="00FD3FDA">
      <w:pPr>
        <w:pStyle w:val="EnglishHangEndNoCoptic"/>
      </w:pPr>
      <w:r w:rsidRPr="00AB1781">
        <w:tab/>
        <w:t xml:space="preserve">and my sin is </w:t>
      </w:r>
      <w:r w:rsidR="007E0330">
        <w:t xml:space="preserve">ever </w:t>
      </w:r>
      <w:r w:rsidRPr="00AB1781">
        <w:t>before me.</w:t>
      </w:r>
    </w:p>
    <w:p w14:paraId="610B841A" w14:textId="10D869F5" w:rsidR="00A6346F" w:rsidRPr="00AB1781" w:rsidRDefault="00A6346F" w:rsidP="00FD3FDA">
      <w:pPr>
        <w:pStyle w:val="EnglishHangNoCoptic"/>
      </w:pPr>
      <w:r w:rsidRPr="00AB1781">
        <w:lastRenderedPageBreak/>
        <w:t xml:space="preserve">6 Against </w:t>
      </w:r>
      <w:r w:rsidR="001040C8">
        <w:t>You</w:t>
      </w:r>
      <w:r w:rsidRPr="00AB1781">
        <w:t xml:space="preserve"> only have I sinned</w:t>
      </w:r>
      <w:r w:rsidR="007E0330">
        <w:t>,</w:t>
      </w:r>
    </w:p>
    <w:p w14:paraId="11D7D561" w14:textId="2915C9A8" w:rsidR="00A6346F" w:rsidRPr="00AB1781" w:rsidRDefault="00A6346F" w:rsidP="00FD3FDA">
      <w:pPr>
        <w:pStyle w:val="EnglishHangNoCoptic"/>
      </w:pPr>
      <w:r w:rsidRPr="00AB1781">
        <w:tab/>
        <w:t xml:space="preserve">and done evil in </w:t>
      </w:r>
      <w:r w:rsidR="00E570CB">
        <w:t>Your</w:t>
      </w:r>
      <w:r w:rsidR="007E0330">
        <w:t xml:space="preserve"> sight;</w:t>
      </w:r>
    </w:p>
    <w:p w14:paraId="2021AE5A" w14:textId="77777777" w:rsidR="00A6346F" w:rsidRPr="00AB1781" w:rsidRDefault="00A6346F" w:rsidP="00FD3FDA">
      <w:pPr>
        <w:pStyle w:val="EnglishHangNoCoptic"/>
      </w:pPr>
      <w:r w:rsidRPr="00AB1781">
        <w:tab/>
        <w:t xml:space="preserve">that </w:t>
      </w:r>
      <w:r w:rsidR="001040C8">
        <w:t>You</w:t>
      </w:r>
      <w:r w:rsidRPr="00AB1781">
        <w:t xml:space="preserve"> </w:t>
      </w:r>
      <w:r w:rsidR="00004BA4">
        <w:t>may</w:t>
      </w:r>
      <w:r w:rsidRPr="00AB1781">
        <w:t xml:space="preserve"> be justified in </w:t>
      </w:r>
      <w:r w:rsidR="00E570CB">
        <w:t>Your</w:t>
      </w:r>
      <w:r w:rsidRPr="00AB1781">
        <w:t xml:space="preserve"> words</w:t>
      </w:r>
    </w:p>
    <w:p w14:paraId="472A6A71" w14:textId="6AFDA035" w:rsidR="00A6346F" w:rsidRPr="00AB1781" w:rsidRDefault="00A6346F" w:rsidP="00FD3FDA">
      <w:pPr>
        <w:pStyle w:val="EnglishHangEndNoCoptic"/>
      </w:pPr>
      <w:r w:rsidRPr="00AB1781">
        <w:tab/>
        <w:t xml:space="preserve">and </w:t>
      </w:r>
      <w:r w:rsidR="007E0330">
        <w:t>overcome</w:t>
      </w:r>
      <w:r w:rsidRPr="00AB1781">
        <w:t xml:space="preserve"> when </w:t>
      </w:r>
      <w:r w:rsidR="001040C8">
        <w:t>You</w:t>
      </w:r>
      <w:r w:rsidRPr="00AB1781">
        <w:t xml:space="preserve"> </w:t>
      </w:r>
      <w:r w:rsidR="00004BA4" w:rsidRPr="00AB1781">
        <w:t>are</w:t>
      </w:r>
      <w:r w:rsidRPr="00AB1781">
        <w:t xml:space="preserve"> judged.</w:t>
      </w:r>
      <w:r w:rsidRPr="00AB1781">
        <w:rPr>
          <w:rStyle w:val="FootnoteReference"/>
        </w:rPr>
        <w:footnoteReference w:id="288"/>
      </w:r>
    </w:p>
    <w:p w14:paraId="41425049" w14:textId="3F9B16E0" w:rsidR="00A6346F" w:rsidRPr="00AB1781" w:rsidRDefault="007E0330" w:rsidP="00FD3FDA">
      <w:pPr>
        <w:pStyle w:val="EnglishHangNoCoptic"/>
      </w:pPr>
      <w:r>
        <w:t>7 For</w:t>
      </w:r>
      <w:r w:rsidR="00A6346F" w:rsidRPr="00AB1781">
        <w:t xml:space="preserve"> behold, I was conceived in iniquities,</w:t>
      </w:r>
    </w:p>
    <w:p w14:paraId="280ED531" w14:textId="3A20C5C8" w:rsidR="00A6346F" w:rsidRPr="00AB1781" w:rsidRDefault="007E0330" w:rsidP="00FD3FDA">
      <w:pPr>
        <w:pStyle w:val="EnglishHangEndNoCoptic"/>
      </w:pPr>
      <w:r>
        <w:tab/>
        <w:t>and in sin</w:t>
      </w:r>
      <w:r w:rsidR="00A6346F" w:rsidRPr="00AB1781">
        <w:t xml:space="preserve"> did my mother desire me.</w:t>
      </w:r>
    </w:p>
    <w:p w14:paraId="5C157604" w14:textId="3F4C1713" w:rsidR="00A6346F" w:rsidRPr="00AB1781" w:rsidRDefault="007E0330" w:rsidP="00FD3FDA">
      <w:pPr>
        <w:pStyle w:val="EnglishHangNoCoptic"/>
      </w:pPr>
      <w:r>
        <w:t>8 For behold</w:t>
      </w:r>
      <w:r w:rsidR="00A6346F" w:rsidRPr="00AB1781">
        <w:t xml:space="preserve">, </w:t>
      </w:r>
      <w:r w:rsidR="001040C8">
        <w:t>You</w:t>
      </w:r>
      <w:r w:rsidR="00A6346F" w:rsidRPr="00AB1781">
        <w:t xml:space="preserve"> </w:t>
      </w:r>
      <w:r w:rsidR="00004BA4">
        <w:t>love</w:t>
      </w:r>
      <w:r w:rsidR="00A6346F" w:rsidRPr="00AB1781">
        <w:t xml:space="preserve"> truth;</w:t>
      </w:r>
    </w:p>
    <w:p w14:paraId="2FE3184A" w14:textId="76F0587E" w:rsidR="007E0330" w:rsidRDefault="00A6346F" w:rsidP="007E0330">
      <w:pPr>
        <w:pStyle w:val="EnglishHangNoCoptic"/>
      </w:pPr>
      <w:r w:rsidRPr="00AB1781">
        <w:tab/>
      </w:r>
      <w:r w:rsidR="007E0330">
        <w:t>You showed</w:t>
      </w:r>
      <w:r w:rsidR="007E0330">
        <w:rPr>
          <w:rStyle w:val="FootnoteReference"/>
        </w:rPr>
        <w:footnoteReference w:id="289"/>
      </w:r>
      <w:r w:rsidR="007E0330">
        <w:t xml:space="preserve"> me the unknown</w:t>
      </w:r>
    </w:p>
    <w:p w14:paraId="1F51C169" w14:textId="36278B93" w:rsidR="00A6346F" w:rsidRPr="00AB1781" w:rsidRDefault="007E0330" w:rsidP="007E0330">
      <w:pPr>
        <w:pStyle w:val="EnglishHangEndNoCoptic"/>
        <w:ind w:firstLine="0"/>
      </w:pPr>
      <w:r>
        <w:t>and secret things of Your wisdom.</w:t>
      </w:r>
    </w:p>
    <w:p w14:paraId="1E758B59" w14:textId="348008BE" w:rsidR="00A6346F" w:rsidRPr="00AB1781" w:rsidRDefault="00A6346F" w:rsidP="00FD3FDA">
      <w:pPr>
        <w:pStyle w:val="EnglishHangNoCoptic"/>
      </w:pPr>
      <w:r w:rsidRPr="00AB1781">
        <w:t xml:space="preserve">9 </w:t>
      </w:r>
      <w:r w:rsidR="001040C8">
        <w:t>You</w:t>
      </w:r>
      <w:r w:rsidRPr="00AB1781">
        <w:t xml:space="preserve"> </w:t>
      </w:r>
      <w:r w:rsidR="007E0330">
        <w:t>will</w:t>
      </w:r>
      <w:r w:rsidRPr="00AB1781">
        <w:t xml:space="preserve"> sprinkle me with hyssop,</w:t>
      </w:r>
      <w:r w:rsidRPr="00AB1781">
        <w:rPr>
          <w:rStyle w:val="FootnoteReference"/>
        </w:rPr>
        <w:footnoteReference w:id="290"/>
      </w:r>
    </w:p>
    <w:p w14:paraId="1E6FA3A2" w14:textId="50A5CF26" w:rsidR="00A6346F" w:rsidRPr="00AB1781" w:rsidRDefault="00A6346F" w:rsidP="00FD3FDA">
      <w:pPr>
        <w:pStyle w:val="EnglishHangNoCoptic"/>
      </w:pPr>
      <w:r w:rsidRPr="00AB1781">
        <w:tab/>
        <w:t xml:space="preserve">and I </w:t>
      </w:r>
      <w:r w:rsidR="007E0330">
        <w:t>will</w:t>
      </w:r>
      <w:r w:rsidRPr="00AB1781">
        <w:t xml:space="preserve"> be cleansed;</w:t>
      </w:r>
    </w:p>
    <w:p w14:paraId="3BE55093" w14:textId="5E36153C" w:rsidR="00A6346F" w:rsidRPr="00AB1781" w:rsidRDefault="00A6346F" w:rsidP="00FD3FDA">
      <w:pPr>
        <w:pStyle w:val="EnglishHangNoCoptic"/>
      </w:pPr>
      <w:r w:rsidRPr="00AB1781">
        <w:tab/>
      </w:r>
      <w:r w:rsidR="001040C8">
        <w:t>You</w:t>
      </w:r>
      <w:r w:rsidRPr="00AB1781">
        <w:t xml:space="preserve"> </w:t>
      </w:r>
      <w:r w:rsidR="007E0330">
        <w:t>will</w:t>
      </w:r>
      <w:r w:rsidRPr="00AB1781">
        <w:t xml:space="preserve"> wash me,</w:t>
      </w:r>
    </w:p>
    <w:p w14:paraId="6750DF42" w14:textId="40F01725" w:rsidR="00A6346F" w:rsidRPr="00AB1781" w:rsidRDefault="00A6346F" w:rsidP="00FD3FDA">
      <w:pPr>
        <w:pStyle w:val="EnglishHangEndNoCoptic"/>
      </w:pPr>
      <w:r w:rsidRPr="00AB1781">
        <w:tab/>
        <w:t xml:space="preserve">and I </w:t>
      </w:r>
      <w:r w:rsidR="007E0330">
        <w:t>will</w:t>
      </w:r>
      <w:r w:rsidRPr="00AB1781">
        <w:t xml:space="preserve"> be whiter than snow.</w:t>
      </w:r>
    </w:p>
    <w:p w14:paraId="2491C83C" w14:textId="0DB75242" w:rsidR="00A6346F" w:rsidRPr="00AB1781" w:rsidRDefault="00A6346F" w:rsidP="00FD3FDA">
      <w:pPr>
        <w:pStyle w:val="EnglishHangNoCoptic"/>
      </w:pPr>
      <w:r w:rsidRPr="00AB1781">
        <w:t xml:space="preserve">10 </w:t>
      </w:r>
      <w:r w:rsidR="001040C8">
        <w:t>You</w:t>
      </w:r>
      <w:r w:rsidRPr="00AB1781">
        <w:t xml:space="preserve"> </w:t>
      </w:r>
      <w:r w:rsidR="007E0330">
        <w:t>will</w:t>
      </w:r>
      <w:r w:rsidRPr="00AB1781">
        <w:t xml:space="preserve"> make me hear joy and gladness;</w:t>
      </w:r>
    </w:p>
    <w:p w14:paraId="07BB76CC" w14:textId="7AFDA9D0" w:rsidR="00A6346F" w:rsidRPr="00AB1781" w:rsidRDefault="00A6346F" w:rsidP="00FD3FDA">
      <w:pPr>
        <w:pStyle w:val="EnglishHangEndNoCoptic"/>
      </w:pPr>
      <w:r w:rsidRPr="00AB1781">
        <w:tab/>
      </w:r>
      <w:r w:rsidR="007E0330">
        <w:t>my</w:t>
      </w:r>
      <w:r w:rsidRPr="00AB1781">
        <w:t xml:space="preserve"> bones that </w:t>
      </w:r>
      <w:r w:rsidR="007E0330">
        <w:t>were</w:t>
      </w:r>
      <w:r w:rsidRPr="00AB1781">
        <w:t xml:space="preserve"> humbled will rejoice.</w:t>
      </w:r>
    </w:p>
    <w:p w14:paraId="3DC93126" w14:textId="77777777" w:rsidR="00A6346F" w:rsidRPr="00AB1781" w:rsidRDefault="00A6346F" w:rsidP="00FD3FDA">
      <w:pPr>
        <w:pStyle w:val="EnglishHangNoCoptic"/>
      </w:pPr>
      <w:r w:rsidRPr="00AB1781">
        <w:t xml:space="preserve">11 Turn </w:t>
      </w:r>
      <w:r w:rsidR="00E570CB">
        <w:t>Your</w:t>
      </w:r>
      <w:r w:rsidRPr="00AB1781">
        <w:t xml:space="preserve"> face from my sins,</w:t>
      </w:r>
    </w:p>
    <w:p w14:paraId="6A6F4BC1" w14:textId="77777777" w:rsidR="00A6346F" w:rsidRPr="00FD3FDA" w:rsidRDefault="00A6346F" w:rsidP="00FD3FDA">
      <w:pPr>
        <w:pStyle w:val="EnglishHangEndNoCoptic"/>
      </w:pPr>
      <w:r w:rsidRPr="00AB1781">
        <w:tab/>
        <w:t>and blot out all my iniquities.</w:t>
      </w:r>
    </w:p>
    <w:p w14:paraId="4ABA19DB" w14:textId="1F9BF80D" w:rsidR="00A6346F" w:rsidRPr="00AB1781" w:rsidRDefault="00A6346F" w:rsidP="00FD3FDA">
      <w:pPr>
        <w:pStyle w:val="EnglishHangNoCoptic"/>
      </w:pPr>
      <w:r w:rsidRPr="00AB1781">
        <w:t>12 Create</w:t>
      </w:r>
      <w:r w:rsidR="007E0330">
        <w:t xml:space="preserve"> a clean heart</w:t>
      </w:r>
      <w:r w:rsidRPr="00AB1781">
        <w:t xml:space="preserve"> in me</w:t>
      </w:r>
      <w:r w:rsidR="007E0330">
        <w:t>, O God,</w:t>
      </w:r>
    </w:p>
    <w:p w14:paraId="607ED23B" w14:textId="6527E73A" w:rsidR="00A6346F" w:rsidRPr="00AB1781" w:rsidRDefault="00A6346F" w:rsidP="00FD3FDA">
      <w:pPr>
        <w:pStyle w:val="EnglishHangEndNoCoptic"/>
      </w:pPr>
      <w:r w:rsidRPr="00AB1781">
        <w:tab/>
        <w:t xml:space="preserve">and renew </w:t>
      </w:r>
      <w:r w:rsidR="007E0330">
        <w:t>an</w:t>
      </w:r>
      <w:r w:rsidRPr="00AB1781">
        <w:t xml:space="preserve"> </w:t>
      </w:r>
      <w:r w:rsidR="007E0330">
        <w:t>upright s</w:t>
      </w:r>
      <w:r w:rsidRPr="00AB1781">
        <w:t>pirit within me.</w:t>
      </w:r>
    </w:p>
    <w:p w14:paraId="7C53FBF2" w14:textId="38096966" w:rsidR="00A6346F" w:rsidRPr="00AB1781" w:rsidRDefault="00A6346F" w:rsidP="00FD3FDA">
      <w:pPr>
        <w:pStyle w:val="EnglishHangNoCoptic"/>
      </w:pPr>
      <w:r w:rsidRPr="00AB1781">
        <w:t xml:space="preserve">13 </w:t>
      </w:r>
      <w:r w:rsidR="007E0330">
        <w:t>Do not c</w:t>
      </w:r>
      <w:r w:rsidRPr="00AB1781">
        <w:t xml:space="preserve">ast me away from </w:t>
      </w:r>
      <w:r w:rsidR="00E570CB">
        <w:t>Your</w:t>
      </w:r>
      <w:r w:rsidRPr="00AB1781">
        <w:t xml:space="preserve"> </w:t>
      </w:r>
      <w:r w:rsidR="007E0330">
        <w:t>presence</w:t>
      </w:r>
      <w:r w:rsidR="007E0330">
        <w:rPr>
          <w:rStyle w:val="FootnoteReference"/>
        </w:rPr>
        <w:footnoteReference w:id="291"/>
      </w:r>
      <w:r w:rsidRPr="00AB1781">
        <w:t>,</w:t>
      </w:r>
    </w:p>
    <w:p w14:paraId="3CF55CF0" w14:textId="37EE0DF5" w:rsidR="00A6346F" w:rsidRPr="00AB1781" w:rsidRDefault="00A6346F" w:rsidP="00FD3FDA">
      <w:pPr>
        <w:pStyle w:val="EnglishHangEndNoCoptic"/>
      </w:pPr>
      <w:r w:rsidRPr="00AB1781">
        <w:tab/>
        <w:t xml:space="preserve">and </w:t>
      </w:r>
      <w:r w:rsidR="007E0330">
        <w:t>do</w:t>
      </w:r>
      <w:r w:rsidRPr="00AB1781">
        <w:t xml:space="preserve"> not</w:t>
      </w:r>
      <w:r w:rsidR="007E0330">
        <w:t xml:space="preserve"> take </w:t>
      </w:r>
      <w:r w:rsidR="00E570CB">
        <w:t>Your</w:t>
      </w:r>
      <w:r w:rsidRPr="00AB1781">
        <w:t xml:space="preserve"> Holy Spirit from me.</w:t>
      </w:r>
    </w:p>
    <w:p w14:paraId="2BFB3DED" w14:textId="0A1F0E55" w:rsidR="00A6346F" w:rsidRPr="00AB1781" w:rsidRDefault="00A6346F" w:rsidP="00FD3FDA">
      <w:pPr>
        <w:pStyle w:val="EnglishHangNoCoptic"/>
      </w:pPr>
      <w:r w:rsidRPr="00AB1781">
        <w:t xml:space="preserve">14 Restore the joy of </w:t>
      </w:r>
      <w:r w:rsidR="00E570CB">
        <w:t>Your</w:t>
      </w:r>
      <w:r w:rsidRPr="00AB1781">
        <w:t xml:space="preserve"> salvation</w:t>
      </w:r>
      <w:r w:rsidR="007E0330">
        <w:t xml:space="preserve"> to me</w:t>
      </w:r>
      <w:r w:rsidRPr="00AB1781">
        <w:t>,</w:t>
      </w:r>
    </w:p>
    <w:p w14:paraId="608385A9" w14:textId="0EC3BF4C" w:rsidR="00A6346F" w:rsidRPr="00AB1781" w:rsidRDefault="00A6346F" w:rsidP="00FD3FDA">
      <w:pPr>
        <w:pStyle w:val="EnglishHangEndNoCoptic"/>
      </w:pPr>
      <w:r w:rsidRPr="00AB1781">
        <w:tab/>
        <w:t xml:space="preserve">and strengthen me with </w:t>
      </w:r>
      <w:r w:rsidR="00E570CB">
        <w:t>Your</w:t>
      </w:r>
      <w:r w:rsidRPr="00AB1781">
        <w:t xml:space="preserve"> </w:t>
      </w:r>
      <w:r w:rsidR="007E0330">
        <w:t>guiding</w:t>
      </w:r>
      <w:r w:rsidRPr="00AB1781">
        <w:t xml:space="preserve"> Spirit.</w:t>
      </w:r>
    </w:p>
    <w:p w14:paraId="30AB990F" w14:textId="6859CBA5" w:rsidR="00A6346F" w:rsidRPr="00AB1781" w:rsidRDefault="00A6346F" w:rsidP="00FD3FDA">
      <w:pPr>
        <w:pStyle w:val="EnglishHangNoCoptic"/>
      </w:pPr>
      <w:r w:rsidRPr="00AB1781">
        <w:t xml:space="preserve">15 I </w:t>
      </w:r>
      <w:r w:rsidR="007E0330">
        <w:t>will</w:t>
      </w:r>
      <w:r w:rsidRPr="00AB1781">
        <w:t xml:space="preserve"> teach </w:t>
      </w:r>
      <w:r w:rsidR="007E0330">
        <w:t xml:space="preserve">transgressors </w:t>
      </w:r>
      <w:r w:rsidR="00E570CB">
        <w:t>Your</w:t>
      </w:r>
      <w:r w:rsidRPr="00AB1781">
        <w:t xml:space="preserve"> ways,</w:t>
      </w:r>
    </w:p>
    <w:p w14:paraId="421BA72C" w14:textId="37473FB7" w:rsidR="00A6346F" w:rsidRPr="00AB1781" w:rsidRDefault="00A6346F" w:rsidP="00FD3FDA">
      <w:pPr>
        <w:pStyle w:val="EnglishHangEndNoCoptic"/>
      </w:pPr>
      <w:r w:rsidRPr="00AB1781">
        <w:tab/>
        <w:t xml:space="preserve">and the </w:t>
      </w:r>
      <w:r w:rsidR="007E0330">
        <w:t>ungodly</w:t>
      </w:r>
      <w:r w:rsidRPr="00AB1781">
        <w:t xml:space="preserve"> will </w:t>
      </w:r>
      <w:r w:rsidR="007E0330">
        <w:t>turn back</w:t>
      </w:r>
      <w:r w:rsidRPr="00AB1781">
        <w:t xml:space="preserve"> to </w:t>
      </w:r>
      <w:r w:rsidR="001040C8">
        <w:t>You</w:t>
      </w:r>
      <w:r w:rsidRPr="00AB1781">
        <w:t>.</w:t>
      </w:r>
    </w:p>
    <w:p w14:paraId="39E90AD7" w14:textId="5456C3BB" w:rsidR="00A6346F" w:rsidRPr="00AB1781" w:rsidRDefault="00A6346F" w:rsidP="00FD3FDA">
      <w:pPr>
        <w:pStyle w:val="EnglishHangNoCoptic"/>
      </w:pPr>
      <w:r w:rsidRPr="00AB1781">
        <w:t>16 Deliver me from blood</w:t>
      </w:r>
      <w:r w:rsidR="005E4259">
        <w:rPr>
          <w:rStyle w:val="FootnoteReference"/>
        </w:rPr>
        <w:footnoteReference w:id="292"/>
      </w:r>
      <w:r w:rsidRPr="00AB1781">
        <w:t>, O God,</w:t>
      </w:r>
    </w:p>
    <w:p w14:paraId="3C51BB5D" w14:textId="77777777" w:rsidR="00A6346F" w:rsidRPr="00AB1781" w:rsidRDefault="00A6346F" w:rsidP="00FD3FDA">
      <w:pPr>
        <w:pStyle w:val="EnglishHangNoCoptic"/>
      </w:pPr>
      <w:r w:rsidRPr="00AB1781">
        <w:tab/>
        <w:t>O God of my salvation,</w:t>
      </w:r>
    </w:p>
    <w:p w14:paraId="268DAFC9" w14:textId="7B5CCE4F" w:rsidR="00A6346F" w:rsidRPr="00AB1781" w:rsidRDefault="00A6346F" w:rsidP="00FD3FDA">
      <w:pPr>
        <w:pStyle w:val="EnglishHangEndNoCoptic"/>
      </w:pPr>
      <w:r w:rsidRPr="00AB1781">
        <w:tab/>
        <w:t xml:space="preserve">and my tongue will </w:t>
      </w:r>
      <w:r w:rsidR="00875DB6">
        <w:t>rejoice in</w:t>
      </w:r>
      <w:r w:rsidRPr="00AB1781">
        <w:t xml:space="preserve"> </w:t>
      </w:r>
      <w:r w:rsidR="00E570CB">
        <w:t>Your</w:t>
      </w:r>
      <w:r w:rsidRPr="00AB1781">
        <w:t xml:space="preserve"> </w:t>
      </w:r>
      <w:r w:rsidR="00875DB6">
        <w:t>righteousness</w:t>
      </w:r>
      <w:r w:rsidRPr="00AB1781">
        <w:t>.</w:t>
      </w:r>
    </w:p>
    <w:p w14:paraId="249D730F" w14:textId="77777777" w:rsidR="00A6346F" w:rsidRPr="00AB1781" w:rsidRDefault="00A6346F" w:rsidP="00FD3FDA">
      <w:pPr>
        <w:pStyle w:val="EnglishHangNoCoptic"/>
      </w:pPr>
      <w:r w:rsidRPr="00AB1781">
        <w:t xml:space="preserve">17 O Lord, </w:t>
      </w:r>
      <w:r w:rsidR="001040C8">
        <w:t>You</w:t>
      </w:r>
      <w:r w:rsidRPr="00AB1781">
        <w:t xml:space="preserve"> </w:t>
      </w:r>
      <w:r w:rsidR="00004BA4" w:rsidRPr="00AB1781">
        <w:t>will</w:t>
      </w:r>
      <w:r w:rsidRPr="00AB1781">
        <w:t xml:space="preserve"> open my lips,</w:t>
      </w:r>
    </w:p>
    <w:p w14:paraId="4753D367" w14:textId="38A4B971" w:rsidR="00A6346F" w:rsidRPr="00AB1781" w:rsidRDefault="00A6346F" w:rsidP="00FD3FDA">
      <w:pPr>
        <w:pStyle w:val="EnglishHangEndNoCoptic"/>
      </w:pPr>
      <w:r w:rsidRPr="00AB1781">
        <w:tab/>
        <w:t xml:space="preserve">and my mouth </w:t>
      </w:r>
      <w:r w:rsidR="00875DB6">
        <w:t>will</w:t>
      </w:r>
      <w:r w:rsidRPr="00AB1781">
        <w:t xml:space="preserve"> declare </w:t>
      </w:r>
      <w:r w:rsidR="00E570CB">
        <w:t>Your</w:t>
      </w:r>
      <w:r w:rsidRPr="00AB1781">
        <w:t xml:space="preserve"> praise.</w:t>
      </w:r>
    </w:p>
    <w:p w14:paraId="75E1DECC" w14:textId="77777777" w:rsidR="00A6346F" w:rsidRPr="00AB1781" w:rsidRDefault="00A6346F" w:rsidP="00FD3FDA">
      <w:pPr>
        <w:pStyle w:val="EnglishHangNoCoptic"/>
      </w:pPr>
      <w:r w:rsidRPr="00AB1781">
        <w:lastRenderedPageBreak/>
        <w:t xml:space="preserve">18 For if </w:t>
      </w:r>
      <w:r w:rsidR="001040C8">
        <w:t>You</w:t>
      </w:r>
      <w:r w:rsidRPr="00AB1781">
        <w:t xml:space="preserve"> </w:t>
      </w:r>
      <w:r w:rsidR="00004BA4">
        <w:t>had</w:t>
      </w:r>
      <w:r w:rsidRPr="00AB1781">
        <w:t xml:space="preserve"> desired sacrifice,</w:t>
      </w:r>
    </w:p>
    <w:p w14:paraId="752D23C7" w14:textId="2B9DC222" w:rsidR="00A6346F" w:rsidRPr="00AB1781" w:rsidRDefault="00875DB6" w:rsidP="00FD3FDA">
      <w:pPr>
        <w:pStyle w:val="EnglishHangNoCoptic"/>
      </w:pPr>
      <w:r>
        <w:tab/>
        <w:t>I would have given it;</w:t>
      </w:r>
    </w:p>
    <w:p w14:paraId="5FC28A3E" w14:textId="2E8AA976" w:rsidR="00A6346F" w:rsidRPr="00AB1781" w:rsidRDefault="00A6346F" w:rsidP="00FD3FDA">
      <w:pPr>
        <w:pStyle w:val="EnglishHangEndNoCoptic"/>
      </w:pPr>
      <w:r w:rsidRPr="00AB1781">
        <w:tab/>
      </w:r>
      <w:r w:rsidR="00875DB6">
        <w:t>You will not be pleased with whole burnt offerings</w:t>
      </w:r>
      <w:r w:rsidRPr="00AB1781">
        <w:t>.</w:t>
      </w:r>
    </w:p>
    <w:p w14:paraId="453E5D97" w14:textId="345944CF" w:rsidR="00A6346F" w:rsidRPr="00AB1781" w:rsidRDefault="00A6346F" w:rsidP="00FD3FDA">
      <w:pPr>
        <w:pStyle w:val="EnglishHangNoCoptic"/>
      </w:pPr>
      <w:r w:rsidRPr="00AB1781">
        <w:t xml:space="preserve">19 </w:t>
      </w:r>
      <w:r w:rsidR="00875DB6">
        <w:t>A</w:t>
      </w:r>
      <w:r w:rsidRPr="00AB1781">
        <w:t xml:space="preserve"> sacrifice </w:t>
      </w:r>
      <w:r w:rsidR="00875DB6">
        <w:t>to</w:t>
      </w:r>
      <w:r w:rsidRPr="00AB1781">
        <w:t xml:space="preserve"> God is a broken spirit;</w:t>
      </w:r>
    </w:p>
    <w:p w14:paraId="0499475F" w14:textId="36D9410B" w:rsidR="00A6346F" w:rsidRPr="00AB1781" w:rsidRDefault="00A6346F" w:rsidP="00FD3FDA">
      <w:pPr>
        <w:pStyle w:val="EnglishHangEndNoCoptic"/>
      </w:pPr>
      <w:r w:rsidRPr="00AB1781">
        <w:tab/>
      </w:r>
      <w:r w:rsidR="00875DB6">
        <w:t xml:space="preserve">God will not despise </w:t>
      </w:r>
      <w:r w:rsidRPr="00AB1781">
        <w:t>a broken and humbled heart.</w:t>
      </w:r>
    </w:p>
    <w:p w14:paraId="0753AF01" w14:textId="62CC9300" w:rsidR="00A6346F" w:rsidRPr="00AB1781" w:rsidRDefault="00A6346F" w:rsidP="00FD3FDA">
      <w:pPr>
        <w:pStyle w:val="EnglishHangNoCoptic"/>
      </w:pPr>
      <w:r w:rsidRPr="00AB1781">
        <w:t xml:space="preserve">20 </w:t>
      </w:r>
      <w:r w:rsidR="00875DB6">
        <w:t>Do good, O Lord, in Your good pleasure to</w:t>
      </w:r>
      <w:r w:rsidRPr="00AB1781">
        <w:t xml:space="preserve"> Zion,</w:t>
      </w:r>
    </w:p>
    <w:p w14:paraId="306D6247" w14:textId="77777777" w:rsidR="00A6346F" w:rsidRPr="00AB1781" w:rsidRDefault="00A6346F" w:rsidP="00FD3FDA">
      <w:pPr>
        <w:pStyle w:val="EnglishHangEndNoCoptic"/>
      </w:pPr>
      <w:r w:rsidRPr="00AB1781">
        <w:tab/>
        <w:t>and let the walls of Jerusalem be built.</w:t>
      </w:r>
    </w:p>
    <w:p w14:paraId="6F5FF802" w14:textId="77777777" w:rsidR="00A6346F" w:rsidRPr="00AB1781" w:rsidRDefault="00A6346F" w:rsidP="00FD3FDA">
      <w:pPr>
        <w:pStyle w:val="EnglishHangNoCoptic"/>
      </w:pPr>
      <w:r w:rsidRPr="00AB1781">
        <w:t xml:space="preserve">21 Then </w:t>
      </w:r>
      <w:r w:rsidR="001040C8">
        <w:t>You</w:t>
      </w:r>
      <w:r w:rsidRPr="00AB1781">
        <w:t xml:space="preserve"> </w:t>
      </w:r>
      <w:r w:rsidR="00004BA4" w:rsidRPr="00AB1781">
        <w:t>will</w:t>
      </w:r>
      <w:r w:rsidRPr="00AB1781">
        <w:t xml:space="preserve"> be pleased</w:t>
      </w:r>
    </w:p>
    <w:p w14:paraId="4FBA6A19" w14:textId="44B7D35D" w:rsidR="00A6346F" w:rsidRPr="00AB1781" w:rsidRDefault="00A6346F" w:rsidP="00FD3FDA">
      <w:pPr>
        <w:pStyle w:val="EnglishHangNoCoptic"/>
      </w:pPr>
      <w:r w:rsidRPr="00AB1781">
        <w:tab/>
        <w:t xml:space="preserve">with </w:t>
      </w:r>
      <w:r w:rsidR="00875DB6">
        <w:t>a</w:t>
      </w:r>
      <w:r w:rsidRPr="00AB1781">
        <w:t xml:space="preserve"> sacrifice of righteousness,</w:t>
      </w:r>
    </w:p>
    <w:p w14:paraId="3D852736" w14:textId="3677457E" w:rsidR="00A6346F" w:rsidRPr="00AB1781" w:rsidRDefault="00A6346F" w:rsidP="00FD3FDA">
      <w:pPr>
        <w:pStyle w:val="EnglishHangNoCoptic"/>
      </w:pPr>
      <w:r w:rsidRPr="00AB1781">
        <w:tab/>
        <w:t xml:space="preserve">the oblation and </w:t>
      </w:r>
      <w:r w:rsidR="00875DB6">
        <w:t xml:space="preserve">whole burnt </w:t>
      </w:r>
      <w:r w:rsidRPr="00AB1781">
        <w:t>offerings;</w:t>
      </w:r>
    </w:p>
    <w:p w14:paraId="383E0C33" w14:textId="77777777" w:rsidR="00A6346F" w:rsidRPr="00FD3FDA" w:rsidRDefault="00A6346F" w:rsidP="00FD3FDA">
      <w:pPr>
        <w:pStyle w:val="EnglishHangEndNoCoptic"/>
      </w:pPr>
      <w:r w:rsidRPr="00AB1781">
        <w:tab/>
        <w:t xml:space="preserve">then they will offer calves on </w:t>
      </w:r>
      <w:r w:rsidR="00E570CB">
        <w:t>Your</w:t>
      </w:r>
      <w:r w:rsidRPr="00AB1781">
        <w:t xml:space="preserve"> altar.</w:t>
      </w:r>
    </w:p>
    <w:p w14:paraId="6BB5E64B" w14:textId="3C50AB02" w:rsidR="00F933DE" w:rsidRDefault="00F933DE" w:rsidP="00F933DE">
      <w:pPr>
        <w:pStyle w:val="Rubrics0"/>
      </w:pPr>
      <w:r>
        <w:t>Glory…</w:t>
      </w:r>
    </w:p>
    <w:p w14:paraId="3F66C23D" w14:textId="46BB3C22" w:rsidR="00A6346F" w:rsidRPr="00FD3FDA" w:rsidRDefault="00FD3FDA" w:rsidP="00BF0205">
      <w:pPr>
        <w:pStyle w:val="Heading4"/>
      </w:pPr>
      <w:r>
        <w:t>Psalm</w:t>
      </w:r>
      <w:r w:rsidR="00A6346F" w:rsidRPr="00AB1781">
        <w:t xml:space="preserve"> 51</w:t>
      </w:r>
      <w:r>
        <w:t xml:space="preserve">: </w:t>
      </w:r>
      <w:r w:rsidR="009216DA">
        <w:t>“Why do you boast in evil”</w:t>
      </w:r>
    </w:p>
    <w:p w14:paraId="64368376"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Fruitful Tree in God’s House</w:t>
      </w:r>
    </w:p>
    <w:p w14:paraId="1A5E35E3"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Fate of Liars and Worshippers of the Beast</w:t>
      </w:r>
    </w:p>
    <w:p w14:paraId="2B460E26" w14:textId="77777777" w:rsidR="00A6346F" w:rsidRPr="00AB1781" w:rsidRDefault="00A6346F" w:rsidP="00FD3FDA">
      <w:pPr>
        <w:pStyle w:val="Rubric"/>
      </w:pPr>
      <w:r w:rsidRPr="00AB1781">
        <w:t>1 (Of Contemplation. By David; when Doeg the Edomite came and</w:t>
      </w:r>
    </w:p>
    <w:p w14:paraId="399982A0" w14:textId="6E28AC01" w:rsidR="00A6346F" w:rsidRPr="00AB1781" w:rsidRDefault="00912170" w:rsidP="00FD3FDA">
      <w:pPr>
        <w:pStyle w:val="Rubric"/>
      </w:pPr>
      <w:r>
        <w:t>2 reported to Saul and said, “</w:t>
      </w:r>
      <w:r w:rsidR="00A6346F" w:rsidRPr="00AB1781">
        <w:t>D</w:t>
      </w:r>
      <w:r>
        <w:t>avid went to Abimelech’s house.”</w:t>
      </w:r>
      <w:r w:rsidR="00A6346F" w:rsidRPr="00AB1781">
        <w:t>)</w:t>
      </w:r>
    </w:p>
    <w:p w14:paraId="5134FE27" w14:textId="055F9028" w:rsidR="00A6346F" w:rsidRPr="00AB1781" w:rsidRDefault="00A6346F" w:rsidP="00FD3FDA">
      <w:pPr>
        <w:pStyle w:val="EnglishHangNoCoptic"/>
      </w:pPr>
      <w:r w:rsidRPr="00AB1781">
        <w:t xml:space="preserve">3 Why do you </w:t>
      </w:r>
      <w:r w:rsidR="00912170">
        <w:t>boast in evil—O mighty man—</w:t>
      </w:r>
    </w:p>
    <w:p w14:paraId="790709B0" w14:textId="4AAFF2F5" w:rsidR="00A6346F" w:rsidRPr="00AB1781" w:rsidRDefault="00A6346F" w:rsidP="00FD3FDA">
      <w:pPr>
        <w:pStyle w:val="EnglishHangEndNoCoptic"/>
      </w:pPr>
      <w:r w:rsidRPr="00AB1781">
        <w:tab/>
      </w:r>
      <w:r w:rsidR="00912170">
        <w:t>Of</w:t>
      </w:r>
      <w:r w:rsidRPr="00AB1781">
        <w:t xml:space="preserve"> iniquity all day long?</w:t>
      </w:r>
    </w:p>
    <w:p w14:paraId="1E0B97E1" w14:textId="716DAE2B" w:rsidR="00A6346F" w:rsidRPr="00AB1781" w:rsidRDefault="00912170" w:rsidP="00FD3FDA">
      <w:pPr>
        <w:pStyle w:val="EnglishHangNoCoptic"/>
      </w:pPr>
      <w:r>
        <w:t>4 Your tongue devised injustice</w:t>
      </w:r>
      <w:r w:rsidR="00A6346F" w:rsidRPr="00AB1781">
        <w:t>;</w:t>
      </w:r>
    </w:p>
    <w:p w14:paraId="3DCE5ECA" w14:textId="05470FF6" w:rsidR="00A6346F" w:rsidRPr="00AB1781" w:rsidRDefault="00A6346F" w:rsidP="00FD3FDA">
      <w:pPr>
        <w:pStyle w:val="EnglishHangEndNoCoptic"/>
      </w:pPr>
      <w:r w:rsidRPr="00AB1781">
        <w:tab/>
        <w:t xml:space="preserve">you </w:t>
      </w:r>
      <w:r w:rsidR="00912170">
        <w:t>produce</w:t>
      </w:r>
      <w:r w:rsidRPr="00AB1781">
        <w:t xml:space="preserve"> deceit</w:t>
      </w:r>
      <w:r w:rsidR="00912170">
        <w:t xml:space="preserve"> </w:t>
      </w:r>
      <w:r w:rsidR="00912170" w:rsidRPr="00AB1781">
        <w:t>like a sharp razor</w:t>
      </w:r>
      <w:r w:rsidRPr="00AB1781">
        <w:t>.</w:t>
      </w:r>
    </w:p>
    <w:p w14:paraId="3117533C" w14:textId="77777777" w:rsidR="00A6346F" w:rsidRPr="00AB1781" w:rsidRDefault="00A6346F" w:rsidP="00FD3FDA">
      <w:pPr>
        <w:pStyle w:val="EnglishHangNoCoptic"/>
      </w:pPr>
      <w:r w:rsidRPr="00AB1781">
        <w:t>5 You love evil more than goodness,</w:t>
      </w:r>
    </w:p>
    <w:p w14:paraId="66E0F531" w14:textId="5818FD98" w:rsidR="00A6346F" w:rsidRPr="00AB1781" w:rsidRDefault="00A6346F" w:rsidP="00FD3FDA">
      <w:pPr>
        <w:pStyle w:val="EnglishHangEndNoCoptic"/>
      </w:pPr>
      <w:r w:rsidRPr="00AB1781">
        <w:tab/>
      </w:r>
      <w:r w:rsidR="00912170">
        <w:t>injustice</w:t>
      </w:r>
      <w:r w:rsidRPr="00AB1781">
        <w:t xml:space="preserve"> </w:t>
      </w:r>
      <w:r w:rsidR="00912170">
        <w:t>more</w:t>
      </w:r>
      <w:r w:rsidRPr="00AB1781">
        <w:t xml:space="preserve"> than speaking </w:t>
      </w:r>
      <w:r w:rsidR="00912170">
        <w:t>righteousness</w:t>
      </w:r>
      <w:r w:rsidRPr="00AB1781">
        <w:t xml:space="preserve">. </w:t>
      </w:r>
      <w:r w:rsidRPr="00AB1781">
        <w:rPr>
          <w:i/>
        </w:rPr>
        <w:t>(Pause)</w:t>
      </w:r>
    </w:p>
    <w:p w14:paraId="5F2B552E" w14:textId="720E8063" w:rsidR="00A6346F" w:rsidRPr="00AB1781" w:rsidRDefault="00A6346F" w:rsidP="00FD3FDA">
      <w:pPr>
        <w:pStyle w:val="EnglishHangNoCoptic"/>
      </w:pPr>
      <w:r w:rsidRPr="00AB1781">
        <w:t>6 You love all</w:t>
      </w:r>
      <w:r w:rsidR="00912170">
        <w:t xml:space="preserve"> the words of</w:t>
      </w:r>
      <w:r w:rsidRPr="00AB1781">
        <w:t xml:space="preserve"> </w:t>
      </w:r>
      <w:r w:rsidR="00912170">
        <w:t>destruction</w:t>
      </w:r>
      <w:r w:rsidRPr="00AB1781">
        <w:t>,</w:t>
      </w:r>
    </w:p>
    <w:p w14:paraId="1C6FB3A2" w14:textId="77777777" w:rsidR="00A6346F" w:rsidRPr="00AB1781" w:rsidRDefault="00A6346F" w:rsidP="00FD3FDA">
      <w:pPr>
        <w:pStyle w:val="EnglishHangEndNoCoptic"/>
      </w:pPr>
      <w:r w:rsidRPr="00AB1781">
        <w:tab/>
        <w:t>and a deceitful tongue.</w:t>
      </w:r>
    </w:p>
    <w:p w14:paraId="044B133D" w14:textId="2E3957DC" w:rsidR="00A6346F" w:rsidRPr="00AB1781" w:rsidRDefault="00A6346F" w:rsidP="00FD3FDA">
      <w:pPr>
        <w:pStyle w:val="EnglishHangNoCoptic"/>
      </w:pPr>
      <w:r w:rsidRPr="00AB1781">
        <w:t xml:space="preserve">7 </w:t>
      </w:r>
      <w:r w:rsidR="00912170">
        <w:t>Therefore</w:t>
      </w:r>
      <w:r w:rsidRPr="00AB1781">
        <w:t xml:space="preserve"> God will </w:t>
      </w:r>
      <w:r w:rsidR="00912170">
        <w:t xml:space="preserve">completely </w:t>
      </w:r>
      <w:r w:rsidRPr="00AB1781">
        <w:t>destroy you;</w:t>
      </w:r>
    </w:p>
    <w:p w14:paraId="2A1C77B2" w14:textId="2E7540F8" w:rsidR="00A6346F" w:rsidRPr="00AB1781" w:rsidRDefault="00A6346F" w:rsidP="00912170">
      <w:pPr>
        <w:pStyle w:val="EnglishHangNoCoptic"/>
      </w:pPr>
      <w:r w:rsidRPr="00AB1781">
        <w:tab/>
        <w:t xml:space="preserve">He will </w:t>
      </w:r>
      <w:r w:rsidR="00912170">
        <w:t xml:space="preserve">snatch you </w:t>
      </w:r>
      <w:r w:rsidRPr="00AB1781">
        <w:t>and drive you from your dwelling,</w:t>
      </w:r>
    </w:p>
    <w:p w14:paraId="2128C2B4" w14:textId="66F45AE2" w:rsidR="00A6346F" w:rsidRPr="00AB1781" w:rsidRDefault="00A6346F" w:rsidP="00FD3FDA">
      <w:pPr>
        <w:pStyle w:val="EnglishHangEndNoCoptic"/>
      </w:pPr>
      <w:r w:rsidRPr="00AB1781">
        <w:tab/>
        <w:t xml:space="preserve">and </w:t>
      </w:r>
      <w:r w:rsidR="00912170">
        <w:t>uproot you</w:t>
      </w:r>
      <w:r w:rsidRPr="00AB1781">
        <w:t xml:space="preserve"> </w:t>
      </w:r>
      <w:r w:rsidR="00912170">
        <w:t>from</w:t>
      </w:r>
      <w:r w:rsidRPr="00AB1781">
        <w:t xml:space="preserve"> the land of the living. </w:t>
      </w:r>
      <w:r w:rsidRPr="00AB1781">
        <w:rPr>
          <w:i/>
        </w:rPr>
        <w:t>(Pause)</w:t>
      </w:r>
    </w:p>
    <w:p w14:paraId="33C24178" w14:textId="1E278CF4" w:rsidR="00A6346F" w:rsidRPr="00AB1781" w:rsidRDefault="00A6346F" w:rsidP="00FD3FDA">
      <w:pPr>
        <w:pStyle w:val="EnglishHangNoCoptic"/>
      </w:pPr>
      <w:r w:rsidRPr="00AB1781">
        <w:t xml:space="preserve">8 </w:t>
      </w:r>
      <w:r w:rsidR="00912170">
        <w:t>The righteous will see and fear,</w:t>
      </w:r>
    </w:p>
    <w:p w14:paraId="3E565669" w14:textId="67279C8C" w:rsidR="00A6346F" w:rsidRPr="00AB1781" w:rsidRDefault="00A6346F" w:rsidP="00FD3FDA">
      <w:pPr>
        <w:pStyle w:val="EnglishHangEndNoCoptic"/>
      </w:pPr>
      <w:r w:rsidRPr="00AB1781">
        <w:tab/>
        <w:t xml:space="preserve">and </w:t>
      </w:r>
      <w:r w:rsidR="00912170">
        <w:t>they will laugh at him, and say,</w:t>
      </w:r>
    </w:p>
    <w:p w14:paraId="113DCE5E" w14:textId="60782B38" w:rsidR="00A6346F" w:rsidRPr="00AB1781" w:rsidRDefault="00912170" w:rsidP="00FD3FDA">
      <w:pPr>
        <w:pStyle w:val="EnglishHangNoCoptic"/>
      </w:pPr>
      <w:r>
        <w:lastRenderedPageBreak/>
        <w:t>9 “</w:t>
      </w:r>
      <w:r w:rsidR="00A6346F" w:rsidRPr="00AB1781">
        <w:t>Behold</w:t>
      </w:r>
      <w:r>
        <w:t>,</w:t>
      </w:r>
      <w:r w:rsidR="00A6346F" w:rsidRPr="00AB1781">
        <w:t xml:space="preserve"> the man who </w:t>
      </w:r>
      <w:r>
        <w:t>did</w:t>
      </w:r>
      <w:r w:rsidR="00A6346F" w:rsidRPr="00AB1781">
        <w:t xml:space="preserve"> not make God his helper,</w:t>
      </w:r>
    </w:p>
    <w:p w14:paraId="0B22A5EC" w14:textId="543DD0A5" w:rsidR="00A6346F" w:rsidRPr="00AB1781" w:rsidRDefault="00A6346F" w:rsidP="00FD3FDA">
      <w:pPr>
        <w:pStyle w:val="EnglishHangNoCoptic"/>
      </w:pPr>
      <w:r w:rsidRPr="00AB1781">
        <w:tab/>
        <w:t xml:space="preserve">but trusted in the </w:t>
      </w:r>
      <w:r w:rsidR="00912170">
        <w:t>abundance</w:t>
      </w:r>
      <w:r w:rsidRPr="00AB1781">
        <w:t xml:space="preserve"> of his riches,</w:t>
      </w:r>
    </w:p>
    <w:p w14:paraId="4B4403EF" w14:textId="47DDB1C3" w:rsidR="00A6346F" w:rsidRPr="00AB1781" w:rsidRDefault="00A6346F" w:rsidP="00FD3FDA">
      <w:pPr>
        <w:pStyle w:val="EnglishHangEndNoCoptic"/>
      </w:pPr>
      <w:r w:rsidRPr="00AB1781">
        <w:tab/>
        <w:t xml:space="preserve">and </w:t>
      </w:r>
      <w:r w:rsidR="00912170">
        <w:t>was made powerful by his vanity!”</w:t>
      </w:r>
    </w:p>
    <w:p w14:paraId="0B57C051" w14:textId="77777777" w:rsidR="00A6346F" w:rsidRPr="00AB1781" w:rsidRDefault="00A6346F" w:rsidP="00FD3FDA">
      <w:pPr>
        <w:pStyle w:val="EnglishHangNoCoptic"/>
      </w:pPr>
      <w:r w:rsidRPr="00AB1781">
        <w:t>10 But I am like a fruitful olive tree</w:t>
      </w:r>
    </w:p>
    <w:p w14:paraId="4079AAC2" w14:textId="77777777" w:rsidR="00A6346F" w:rsidRPr="00AB1781" w:rsidRDefault="00A6346F" w:rsidP="00FD3FDA">
      <w:pPr>
        <w:pStyle w:val="EnglishHangNoCoptic"/>
      </w:pPr>
      <w:r w:rsidRPr="00AB1781">
        <w:tab/>
        <w:t>in the house of God;</w:t>
      </w:r>
    </w:p>
    <w:p w14:paraId="1698AB52" w14:textId="2A61471C" w:rsidR="00A6346F" w:rsidRPr="00AB1781" w:rsidRDefault="00A6346F" w:rsidP="00FD3FDA">
      <w:pPr>
        <w:pStyle w:val="EnglishHangNoCoptic"/>
      </w:pPr>
      <w:r w:rsidRPr="00AB1781">
        <w:tab/>
        <w:t xml:space="preserve">I </w:t>
      </w:r>
      <w:r w:rsidR="00284568">
        <w:t>hope</w:t>
      </w:r>
      <w:r w:rsidRPr="00AB1781">
        <w:t xml:space="preserve"> in the mercy of God</w:t>
      </w:r>
    </w:p>
    <w:p w14:paraId="79F13044" w14:textId="5EF7122A" w:rsidR="00A6346F" w:rsidRPr="00AB1781" w:rsidRDefault="00A6346F" w:rsidP="00FD3FDA">
      <w:pPr>
        <w:pStyle w:val="EnglishHangEndNoCoptic"/>
      </w:pPr>
      <w:r w:rsidRPr="00AB1781">
        <w:tab/>
      </w:r>
      <w:r w:rsidR="00213271">
        <w:t xml:space="preserve">Forever and </w:t>
      </w:r>
      <w:r w:rsidR="00284568">
        <w:t>un</w:t>
      </w:r>
      <w:r w:rsidR="00213271">
        <w:t>to the age of ages</w:t>
      </w:r>
      <w:r w:rsidRPr="00AB1781">
        <w:t>.</w:t>
      </w:r>
    </w:p>
    <w:p w14:paraId="34D5ABD9" w14:textId="716739CC" w:rsidR="00A6346F" w:rsidRPr="00AB1781" w:rsidRDefault="00A6346F" w:rsidP="00FD3FDA">
      <w:pPr>
        <w:pStyle w:val="EnglishHangNoCoptic"/>
      </w:pPr>
      <w:r w:rsidRPr="00AB1781">
        <w:t xml:space="preserve">11 I will </w:t>
      </w:r>
      <w:r w:rsidR="00213271">
        <w:t>confess</w:t>
      </w:r>
      <w:r w:rsidR="00284568">
        <w:rPr>
          <w:rStyle w:val="FootnoteReference"/>
        </w:rPr>
        <w:footnoteReference w:id="293"/>
      </w:r>
      <w:r w:rsidRPr="00AB1781">
        <w:t xml:space="preserve"> </w:t>
      </w:r>
      <w:r w:rsidR="001040C8">
        <w:t>You</w:t>
      </w:r>
      <w:r w:rsidRPr="00AB1781">
        <w:t xml:space="preserve"> </w:t>
      </w:r>
      <w:r w:rsidR="00A8396B">
        <w:t>forever</w:t>
      </w:r>
    </w:p>
    <w:p w14:paraId="042E6327" w14:textId="17046E9D" w:rsidR="00A6346F" w:rsidRPr="00AB1781" w:rsidRDefault="00A6346F" w:rsidP="00FD3FDA">
      <w:pPr>
        <w:pStyle w:val="EnglishHangNoCoptic"/>
      </w:pPr>
      <w:r w:rsidRPr="00AB1781">
        <w:tab/>
      </w:r>
      <w:r w:rsidR="00213271">
        <w:t>because of what you have done,</w:t>
      </w:r>
    </w:p>
    <w:p w14:paraId="029E6EF1" w14:textId="7615B50A" w:rsidR="00A6346F" w:rsidRPr="00AB1781" w:rsidRDefault="00A6346F" w:rsidP="00FD3FDA">
      <w:pPr>
        <w:pStyle w:val="EnglishHangNoCoptic"/>
      </w:pPr>
      <w:r w:rsidRPr="00AB1781">
        <w:tab/>
        <w:t xml:space="preserve">and I will </w:t>
      </w:r>
      <w:r w:rsidR="00213271">
        <w:t>wait on</w:t>
      </w:r>
      <w:r w:rsidRPr="00AB1781">
        <w:t xml:space="preserve"> </w:t>
      </w:r>
      <w:r w:rsidR="00E570CB">
        <w:t>Your</w:t>
      </w:r>
      <w:r w:rsidR="00213271">
        <w:t xml:space="preserve"> N</w:t>
      </w:r>
      <w:r w:rsidRPr="00AB1781">
        <w:t>ame,</w:t>
      </w:r>
    </w:p>
    <w:p w14:paraId="1312C7A1" w14:textId="2326006C" w:rsidR="00A6346F" w:rsidRPr="00FD3FDA" w:rsidRDefault="00A6346F" w:rsidP="00FD3FDA">
      <w:pPr>
        <w:pStyle w:val="EnglishHangEndNoCoptic"/>
      </w:pPr>
      <w:r w:rsidRPr="00AB1781">
        <w:tab/>
        <w:t xml:space="preserve">for it is good </w:t>
      </w:r>
      <w:r w:rsidR="00213271">
        <w:t>in the sight of</w:t>
      </w:r>
      <w:r w:rsidRPr="00AB1781">
        <w:t xml:space="preserve"> </w:t>
      </w:r>
      <w:r w:rsidR="00E570CB">
        <w:t>Your</w:t>
      </w:r>
      <w:r w:rsidRPr="00AB1781">
        <w:t xml:space="preserve"> saints.</w:t>
      </w:r>
    </w:p>
    <w:p w14:paraId="5281282F" w14:textId="165995B2" w:rsidR="00A6346F" w:rsidRPr="00FD3FDA" w:rsidRDefault="00FD3FDA" w:rsidP="00BF0205">
      <w:pPr>
        <w:pStyle w:val="Heading4"/>
      </w:pPr>
      <w:r>
        <w:t>Psalm</w:t>
      </w:r>
      <w:r w:rsidR="00A6346F" w:rsidRPr="00AB1781">
        <w:t xml:space="preserve"> 52</w:t>
      </w:r>
      <w:r>
        <w:t xml:space="preserve">: </w:t>
      </w:r>
      <w:r w:rsidR="009216DA">
        <w:t>“The fool says in his heart: ‘There is no God’”</w:t>
      </w:r>
    </w:p>
    <w:p w14:paraId="3FEF6280"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Unbelief leads to Idolatry and Immorality</w:t>
      </w:r>
    </w:p>
    <w:p w14:paraId="5DA290A8"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Evildoers Haunted by Fear and Shame</w:t>
      </w:r>
    </w:p>
    <w:p w14:paraId="409453CC" w14:textId="5445C9C4" w:rsidR="00A6346F" w:rsidRPr="00AB1781" w:rsidRDefault="00A6346F" w:rsidP="00FD3FDA">
      <w:pPr>
        <w:pStyle w:val="Rubric"/>
      </w:pPr>
      <w:r w:rsidRPr="00AB1781">
        <w:t>1 (A Prayer of Contemplation. By David</w:t>
      </w:r>
      <w:r w:rsidR="000E138E">
        <w:t>; for Mahaleth, for instruction</w:t>
      </w:r>
      <w:r w:rsidRPr="00AB1781">
        <w:t>)</w:t>
      </w:r>
    </w:p>
    <w:p w14:paraId="155F9FFD" w14:textId="61263C6D" w:rsidR="00A6346F" w:rsidRPr="00AB1781" w:rsidRDefault="000E138E" w:rsidP="00FD3FDA">
      <w:pPr>
        <w:pStyle w:val="EnglishHangNoCoptic"/>
      </w:pPr>
      <w:r>
        <w:t>2 The fool said in his heart, “</w:t>
      </w:r>
      <w:r w:rsidR="00A6346F" w:rsidRPr="00AB1781">
        <w:t>There is no God.</w:t>
      </w:r>
      <w:r>
        <w:t>”</w:t>
      </w:r>
    </w:p>
    <w:p w14:paraId="10896F73" w14:textId="0892AA26" w:rsidR="00A6346F" w:rsidRPr="00AB1781" w:rsidRDefault="00A6346F" w:rsidP="00FD3FDA">
      <w:pPr>
        <w:pStyle w:val="EnglishHangNoCoptic"/>
      </w:pPr>
      <w:r w:rsidRPr="00AB1781">
        <w:tab/>
        <w:t xml:space="preserve">They are corrupt and abominable in </w:t>
      </w:r>
      <w:r w:rsidR="00284568">
        <w:t>iniquities</w:t>
      </w:r>
      <w:r w:rsidRPr="00AB1781">
        <w:t>;</w:t>
      </w:r>
    </w:p>
    <w:p w14:paraId="03854DA5" w14:textId="238E943F" w:rsidR="00A6346F" w:rsidRPr="00AB1781" w:rsidRDefault="00A6346F" w:rsidP="00FD3FDA">
      <w:pPr>
        <w:pStyle w:val="EnglishHangEndNoCoptic"/>
      </w:pPr>
      <w:r w:rsidRPr="00AB1781">
        <w:tab/>
        <w:t xml:space="preserve">there is </w:t>
      </w:r>
      <w:r w:rsidR="000E138E">
        <w:t>no one</w:t>
      </w:r>
      <w:r w:rsidRPr="00AB1781">
        <w:t xml:space="preserve"> </w:t>
      </w:r>
      <w:r w:rsidR="000E138E">
        <w:t>who</w:t>
      </w:r>
      <w:r w:rsidRPr="00AB1781">
        <w:t xml:space="preserve"> does good.</w:t>
      </w:r>
    </w:p>
    <w:p w14:paraId="2C0075A1" w14:textId="2186C361" w:rsidR="00A6346F" w:rsidRPr="00AB1781" w:rsidRDefault="00A6346F" w:rsidP="00FD3FDA">
      <w:pPr>
        <w:pStyle w:val="EnglishHangNoCoptic"/>
      </w:pPr>
      <w:r w:rsidRPr="00AB1781">
        <w:t xml:space="preserve">3 God </w:t>
      </w:r>
      <w:r w:rsidR="000E138E">
        <w:t>looked</w:t>
      </w:r>
      <w:r w:rsidRPr="00AB1781">
        <w:t xml:space="preserve"> </w:t>
      </w:r>
      <w:r w:rsidR="000E138E">
        <w:t>from heaven upon</w:t>
      </w:r>
      <w:r w:rsidRPr="00AB1781">
        <w:t xml:space="preserve"> the sons of men</w:t>
      </w:r>
    </w:p>
    <w:p w14:paraId="206CEDB1" w14:textId="703F0959" w:rsidR="00A6346F" w:rsidRPr="00AB1781" w:rsidRDefault="00A6346F" w:rsidP="00213271">
      <w:pPr>
        <w:pStyle w:val="EnglishHangEndNoCoptic"/>
      </w:pPr>
      <w:r w:rsidRPr="00AB1781">
        <w:tab/>
        <w:t>to see</w:t>
      </w:r>
      <w:r w:rsidR="00213271">
        <w:t xml:space="preserve"> if </w:t>
      </w:r>
      <w:r w:rsidR="000E138E">
        <w:t xml:space="preserve">there were </w:t>
      </w:r>
      <w:r w:rsidR="00213271">
        <w:t xml:space="preserve">any </w:t>
      </w:r>
      <w:r w:rsidR="000E138E">
        <w:t>who understood</w:t>
      </w:r>
      <w:r w:rsidR="00213271">
        <w:t xml:space="preserve"> or </w:t>
      </w:r>
      <w:r w:rsidR="000E138E">
        <w:t>sought</w:t>
      </w:r>
      <w:r w:rsidR="00213271">
        <w:t xml:space="preserve"> God.</w:t>
      </w:r>
    </w:p>
    <w:p w14:paraId="0DE76CDB" w14:textId="476BC33C" w:rsidR="00A6346F" w:rsidRPr="00AB1781" w:rsidRDefault="00A6346F" w:rsidP="00FD3FDA">
      <w:pPr>
        <w:pStyle w:val="EnglishHangNoCoptic"/>
      </w:pPr>
      <w:r w:rsidRPr="00AB1781">
        <w:t xml:space="preserve">4 All </w:t>
      </w:r>
      <w:r w:rsidR="000E138E">
        <w:t>turned aside from the way</w:t>
      </w:r>
      <w:r w:rsidRPr="00AB1781">
        <w:t xml:space="preserve">, </w:t>
      </w:r>
      <w:r w:rsidR="000E138E">
        <w:t>and became</w:t>
      </w:r>
      <w:r w:rsidR="00082C25">
        <w:t xml:space="preserve"> useless</w:t>
      </w:r>
      <w:r w:rsidRPr="00AB1781">
        <w:t>;</w:t>
      </w:r>
    </w:p>
    <w:p w14:paraId="0247C0F7" w14:textId="145F5662" w:rsidR="00A6346F" w:rsidRPr="00AB1781" w:rsidRDefault="00A6346F" w:rsidP="00FD3FDA">
      <w:pPr>
        <w:pStyle w:val="EnglishHangEndNoCoptic"/>
      </w:pPr>
      <w:r w:rsidRPr="00AB1781">
        <w:tab/>
        <w:t xml:space="preserve">there is </w:t>
      </w:r>
      <w:r w:rsidR="00082C25">
        <w:t>no</w:t>
      </w:r>
      <w:r w:rsidRPr="00AB1781">
        <w:t xml:space="preserve"> one that does good, not </w:t>
      </w:r>
      <w:r w:rsidR="00082C25">
        <w:t xml:space="preserve">even </w:t>
      </w:r>
      <w:r w:rsidRPr="00AB1781">
        <w:t>one.</w:t>
      </w:r>
    </w:p>
    <w:p w14:paraId="15C26813" w14:textId="3EC5B102" w:rsidR="00A6346F" w:rsidRPr="00AB1781" w:rsidRDefault="00A6346F" w:rsidP="00FD3FDA">
      <w:pPr>
        <w:pStyle w:val="EnglishHangNoCoptic"/>
      </w:pPr>
      <w:r w:rsidRPr="00AB1781">
        <w:t>5 Will</w:t>
      </w:r>
      <w:r w:rsidR="00082C25">
        <w:t xml:space="preserve"> all those </w:t>
      </w:r>
      <w:r w:rsidR="00284568">
        <w:t>the workers of iniquity</w:t>
      </w:r>
      <w:r w:rsidR="00082C25">
        <w:t xml:space="preserve"> never learn?</w:t>
      </w:r>
    </w:p>
    <w:p w14:paraId="5E1F580D" w14:textId="354B3E5D" w:rsidR="00A6346F" w:rsidRPr="00AB1781" w:rsidRDefault="00A6346F" w:rsidP="00FD3FDA">
      <w:pPr>
        <w:pStyle w:val="EnglishHangNoCoptic"/>
      </w:pPr>
      <w:r w:rsidRPr="00AB1781">
        <w:tab/>
      </w:r>
      <w:r w:rsidR="00082C25">
        <w:t>They</w:t>
      </w:r>
      <w:r w:rsidRPr="00AB1781">
        <w:t xml:space="preserve"> eat up My people like eating bread,</w:t>
      </w:r>
    </w:p>
    <w:p w14:paraId="7381CF93" w14:textId="5B1331D3" w:rsidR="00A6346F" w:rsidRPr="00AB1781" w:rsidRDefault="00082C25" w:rsidP="00FD3FDA">
      <w:pPr>
        <w:pStyle w:val="EnglishHangEndNoCoptic"/>
      </w:pPr>
      <w:r>
        <w:tab/>
        <w:t>and do not call upon God.</w:t>
      </w:r>
    </w:p>
    <w:p w14:paraId="560526F9" w14:textId="58C74430" w:rsidR="00A6346F" w:rsidRPr="00AB1781" w:rsidRDefault="00A6346F" w:rsidP="00FD3FDA">
      <w:pPr>
        <w:pStyle w:val="EnglishHangNoCoptic"/>
      </w:pPr>
      <w:r w:rsidRPr="00AB1781">
        <w:t xml:space="preserve">6 They </w:t>
      </w:r>
      <w:r w:rsidR="00082C25">
        <w:t>will be in great fear</w:t>
      </w:r>
      <w:r w:rsidRPr="00AB1781">
        <w:t>,</w:t>
      </w:r>
    </w:p>
    <w:p w14:paraId="1EB4FFF1" w14:textId="73BBA1CB" w:rsidR="00A6346F" w:rsidRPr="00AB1781" w:rsidRDefault="00082C25" w:rsidP="00FD3FDA">
      <w:pPr>
        <w:pStyle w:val="EnglishHangNoCoptic"/>
      </w:pPr>
      <w:r>
        <w:tab/>
        <w:t>for God scattered</w:t>
      </w:r>
      <w:r w:rsidR="00A6346F" w:rsidRPr="00AB1781">
        <w:t xml:space="preserve"> the bones of men-pleasers;</w:t>
      </w:r>
    </w:p>
    <w:p w14:paraId="20CB8018" w14:textId="2582BE0D" w:rsidR="00A6346F" w:rsidRPr="00AB1781" w:rsidRDefault="00A6346F" w:rsidP="00FD3FDA">
      <w:pPr>
        <w:pStyle w:val="EnglishHangEndNoCoptic"/>
      </w:pPr>
      <w:r w:rsidRPr="00AB1781">
        <w:tab/>
        <w:t>they are put to shame</w:t>
      </w:r>
      <w:r w:rsidR="00082C25">
        <w:t>,</w:t>
      </w:r>
      <w:r w:rsidRPr="00AB1781">
        <w:t xml:space="preserve"> because God </w:t>
      </w:r>
      <w:r w:rsidR="00082C25">
        <w:t>despised</w:t>
      </w:r>
      <w:r w:rsidRPr="00AB1781">
        <w:t xml:space="preserve"> them.</w:t>
      </w:r>
    </w:p>
    <w:p w14:paraId="39FDCD65" w14:textId="77777777" w:rsidR="00A6346F" w:rsidRPr="00AB1781" w:rsidRDefault="00A6346F" w:rsidP="00FD3FDA">
      <w:pPr>
        <w:pStyle w:val="EnglishHangNoCoptic"/>
      </w:pPr>
      <w:r w:rsidRPr="00AB1781">
        <w:t>7 Who will give salvation to Israel out of Zion?</w:t>
      </w:r>
    </w:p>
    <w:p w14:paraId="58BD69C4" w14:textId="173D177D" w:rsidR="00A6346F" w:rsidRPr="00AB1781" w:rsidRDefault="00A6346F" w:rsidP="00FD3FDA">
      <w:pPr>
        <w:pStyle w:val="EnglishHangNoCoptic"/>
      </w:pPr>
      <w:r w:rsidRPr="00AB1781">
        <w:tab/>
        <w:t xml:space="preserve">When the Lord </w:t>
      </w:r>
      <w:r w:rsidR="00082C25">
        <w:t>brings back the captivity</w:t>
      </w:r>
      <w:r w:rsidRPr="00AB1781">
        <w:t xml:space="preserve"> of His people,</w:t>
      </w:r>
    </w:p>
    <w:p w14:paraId="758F6861" w14:textId="1DBAD4E7" w:rsidR="00A6346F" w:rsidRPr="00FD3FDA" w:rsidRDefault="00A6346F" w:rsidP="00FD3FDA">
      <w:pPr>
        <w:pStyle w:val="EnglishHangEndNoCoptic"/>
      </w:pPr>
      <w:r w:rsidRPr="00AB1781">
        <w:tab/>
        <w:t>Jacob will rejoice</w:t>
      </w:r>
      <w:r w:rsidR="00082C25">
        <w:t>,</w:t>
      </w:r>
      <w:r w:rsidRPr="00AB1781">
        <w:t xml:space="preserve"> and Israel will be glad.</w:t>
      </w:r>
    </w:p>
    <w:p w14:paraId="19A44BD3" w14:textId="6B48DF85" w:rsidR="00A6346F" w:rsidRPr="00FD3FDA" w:rsidRDefault="00FD3FDA" w:rsidP="00BF0205">
      <w:pPr>
        <w:pStyle w:val="Heading4"/>
      </w:pPr>
      <w:bookmarkStart w:id="263" w:name="_Ref412111187"/>
      <w:r>
        <w:lastRenderedPageBreak/>
        <w:t>Psalm</w:t>
      </w:r>
      <w:r w:rsidR="00A6346F" w:rsidRPr="00AB1781">
        <w:t xml:space="preserve"> 53</w:t>
      </w:r>
      <w:r>
        <w:t xml:space="preserve">: </w:t>
      </w:r>
      <w:r w:rsidR="009216DA">
        <w:t>“</w:t>
      </w:r>
      <w:r>
        <w:t xml:space="preserve">O God, save me </w:t>
      </w:r>
      <w:r w:rsidR="009216DA">
        <w:t>in</w:t>
      </w:r>
      <w:r>
        <w:t xml:space="preserve"> </w:t>
      </w:r>
      <w:r w:rsidR="00E570CB">
        <w:t>Your</w:t>
      </w:r>
      <w:r>
        <w:t xml:space="preserve"> Nam</w:t>
      </w:r>
      <w:r w:rsidR="005453DF">
        <w:t>e”</w:t>
      </w:r>
      <w:bookmarkEnd w:id="263"/>
    </w:p>
    <w:p w14:paraId="4EFD976C"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Faith in God’s Full Redemption</w:t>
      </w:r>
    </w:p>
    <w:p w14:paraId="71A6E5CB"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Faith Sees and Receives the Answer</w:t>
      </w:r>
    </w:p>
    <w:p w14:paraId="2ACA9B9A" w14:textId="5F4DCE05" w:rsidR="00F14AA6" w:rsidRDefault="00F14AA6" w:rsidP="00FD3FDA">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39C02A5A" w14:textId="77777777" w:rsidR="00A6346F" w:rsidRPr="00AB1781" w:rsidRDefault="00A6346F" w:rsidP="00FD3FDA">
      <w:pPr>
        <w:pStyle w:val="Rubric"/>
      </w:pPr>
      <w:r w:rsidRPr="00AB1781">
        <w:t>1 (With songs. Of contemplation. By David; when the Ziphites came and told Saul that David was hiding among them)</w:t>
      </w:r>
    </w:p>
    <w:p w14:paraId="7BE05F5D" w14:textId="66B5066E" w:rsidR="00085F4C" w:rsidRDefault="00A6346F" w:rsidP="00085F4C">
      <w:pPr>
        <w:pStyle w:val="EnglishHangNoCoptic"/>
      </w:pPr>
      <w:r w:rsidRPr="00AB1781">
        <w:t xml:space="preserve">2 O God, save me </w:t>
      </w:r>
      <w:r w:rsidR="00085F4C">
        <w:t>in</w:t>
      </w:r>
      <w:r w:rsidRPr="00AB1781">
        <w:t xml:space="preserve"> </w:t>
      </w:r>
      <w:r w:rsidR="00E570CB">
        <w:t>Your</w:t>
      </w:r>
      <w:r w:rsidR="00085F4C">
        <w:t xml:space="preserve"> Name,</w:t>
      </w:r>
    </w:p>
    <w:p w14:paraId="69F1EA96" w14:textId="110D5171" w:rsidR="00A6346F" w:rsidRPr="00AB1781" w:rsidRDefault="00A6346F" w:rsidP="00085F4C">
      <w:pPr>
        <w:pStyle w:val="EnglishHangEndNoCoptic"/>
        <w:ind w:firstLine="0"/>
      </w:pPr>
      <w:r w:rsidRPr="00AB1781">
        <w:t xml:space="preserve">and judge me </w:t>
      </w:r>
      <w:r w:rsidR="00085F4C">
        <w:t>in</w:t>
      </w:r>
      <w:r w:rsidRPr="00AB1781">
        <w:t xml:space="preserve"> </w:t>
      </w:r>
      <w:r w:rsidR="00E570CB">
        <w:t>Your</w:t>
      </w:r>
      <w:r w:rsidRPr="00AB1781">
        <w:t xml:space="preserve"> power.</w:t>
      </w:r>
      <w:r w:rsidRPr="00AB1781">
        <w:rPr>
          <w:rStyle w:val="FootnoteReference"/>
        </w:rPr>
        <w:footnoteReference w:id="294"/>
      </w:r>
    </w:p>
    <w:p w14:paraId="00C161A6" w14:textId="06DD5D6F" w:rsidR="00A6346F" w:rsidRPr="00AB1781" w:rsidRDefault="00085F4C" w:rsidP="00FD3FDA">
      <w:pPr>
        <w:pStyle w:val="EnglishHangNoCoptic"/>
      </w:pPr>
      <w:r>
        <w:t>3</w:t>
      </w:r>
      <w:r w:rsidR="00A6346F" w:rsidRPr="00AB1781">
        <w:t xml:space="preserve"> </w:t>
      </w:r>
      <w:r>
        <w:t>O God, Hear my prayer</w:t>
      </w:r>
      <w:r w:rsidR="00A6346F" w:rsidRPr="00AB1781">
        <w:t>;</w:t>
      </w:r>
    </w:p>
    <w:p w14:paraId="15CBD907" w14:textId="77777777" w:rsidR="00A6346F" w:rsidRPr="00AB1781" w:rsidRDefault="00A6346F" w:rsidP="00FD3FDA">
      <w:pPr>
        <w:pStyle w:val="EnglishHangEndNoCoptic"/>
      </w:pPr>
      <w:r w:rsidRPr="00AB1781">
        <w:tab/>
        <w:t>give ear to the words of my mouth.</w:t>
      </w:r>
    </w:p>
    <w:p w14:paraId="48518C1A" w14:textId="5EA9003C" w:rsidR="00A6346F" w:rsidRPr="00AB1781" w:rsidRDefault="00085F4C" w:rsidP="00FD3FDA">
      <w:pPr>
        <w:pStyle w:val="EnglishHangNoCoptic"/>
      </w:pPr>
      <w:r>
        <w:t>4</w:t>
      </w:r>
      <w:r w:rsidR="00A6346F" w:rsidRPr="00AB1781">
        <w:t xml:space="preserve"> For strangers have risen against me,</w:t>
      </w:r>
    </w:p>
    <w:p w14:paraId="7B78AD60" w14:textId="5A659EEB" w:rsidR="00A6346F" w:rsidRPr="00AB1781" w:rsidRDefault="00A6346F" w:rsidP="00FD3FDA">
      <w:pPr>
        <w:pStyle w:val="EnglishHangNoCoptic"/>
      </w:pPr>
      <w:r w:rsidRPr="00AB1781">
        <w:tab/>
        <w:t xml:space="preserve">and the </w:t>
      </w:r>
      <w:r w:rsidR="00085F4C">
        <w:t>powerful</w:t>
      </w:r>
      <w:r w:rsidRPr="00AB1781">
        <w:t xml:space="preserve"> have sought my </w:t>
      </w:r>
      <w:r w:rsidR="00085F4C">
        <w:t>soul;</w:t>
      </w:r>
    </w:p>
    <w:p w14:paraId="5FA041FF" w14:textId="7979776B" w:rsidR="00A6346F" w:rsidRPr="00AB1781" w:rsidRDefault="00A6346F" w:rsidP="00FD3FDA">
      <w:pPr>
        <w:pStyle w:val="EnglishHangEndNoCoptic"/>
      </w:pPr>
      <w:r w:rsidRPr="00AB1781">
        <w:tab/>
      </w:r>
      <w:r w:rsidR="00085F4C">
        <w:t>they</w:t>
      </w:r>
      <w:r w:rsidRPr="00AB1781">
        <w:t xml:space="preserve"> have not set God before them.</w:t>
      </w:r>
    </w:p>
    <w:p w14:paraId="2210B2DF" w14:textId="41DA5D46" w:rsidR="00A6346F" w:rsidRPr="00AB1781" w:rsidRDefault="00085F4C" w:rsidP="00FD3FDA">
      <w:pPr>
        <w:pStyle w:val="EnglishHangNoCoptic"/>
      </w:pPr>
      <w:r>
        <w:t>5</w:t>
      </w:r>
      <w:r w:rsidR="00A6346F" w:rsidRPr="00AB1781">
        <w:t xml:space="preserve"> </w:t>
      </w:r>
      <w:r>
        <w:t>For behold!</w:t>
      </w:r>
      <w:r w:rsidR="00A6346F" w:rsidRPr="00AB1781">
        <w:t xml:space="preserve"> God </w:t>
      </w:r>
      <w:r>
        <w:t>helps</w:t>
      </w:r>
      <w:r w:rsidR="00A6346F" w:rsidRPr="00AB1781">
        <w:t xml:space="preserve"> me;</w:t>
      </w:r>
    </w:p>
    <w:p w14:paraId="75AAE9AE" w14:textId="626C2DAD" w:rsidR="00A6346F" w:rsidRPr="00AB1781" w:rsidRDefault="00A6346F" w:rsidP="00FD3FDA">
      <w:pPr>
        <w:pStyle w:val="EnglishHangEndNoCoptic"/>
      </w:pPr>
      <w:r w:rsidRPr="00AB1781">
        <w:tab/>
        <w:t xml:space="preserve">the Lord is the </w:t>
      </w:r>
      <w:r w:rsidR="00085F4C">
        <w:t>protector</w:t>
      </w:r>
      <w:r w:rsidRPr="00AB1781">
        <w:t xml:space="preserve"> of my soul.</w:t>
      </w:r>
    </w:p>
    <w:p w14:paraId="38D39BCB" w14:textId="18295539" w:rsidR="00A6346F" w:rsidRPr="00AB1781" w:rsidRDefault="00085F4C" w:rsidP="00FD3FDA">
      <w:pPr>
        <w:pStyle w:val="EnglishHangNoCoptic"/>
      </w:pPr>
      <w:r>
        <w:t>6</w:t>
      </w:r>
      <w:r w:rsidR="00A6346F" w:rsidRPr="00AB1781">
        <w:t xml:space="preserve"> He will </w:t>
      </w:r>
      <w:r>
        <w:t>repay</w:t>
      </w:r>
      <w:r w:rsidR="00A6346F" w:rsidRPr="00AB1781">
        <w:t xml:space="preserve"> the evils </w:t>
      </w:r>
      <w:r>
        <w:t>to</w:t>
      </w:r>
      <w:r w:rsidR="00A6346F" w:rsidRPr="00AB1781">
        <w:t xml:space="preserve"> my enemies.</w:t>
      </w:r>
      <w:r w:rsidR="00A6346F" w:rsidRPr="00AB1781">
        <w:rPr>
          <w:rStyle w:val="FootnoteReference"/>
        </w:rPr>
        <w:footnoteReference w:id="295"/>
      </w:r>
    </w:p>
    <w:p w14:paraId="290C7DA9" w14:textId="77777777" w:rsidR="00A6346F" w:rsidRPr="00AB1781" w:rsidRDefault="00A6346F" w:rsidP="00FD3FDA">
      <w:pPr>
        <w:pStyle w:val="EnglishHangEndNoCoptic"/>
      </w:pPr>
      <w:r w:rsidRPr="00AB1781">
        <w:tab/>
        <w:t xml:space="preserve">Destroy them in </w:t>
      </w:r>
      <w:r w:rsidR="00E570CB">
        <w:t>Your</w:t>
      </w:r>
      <w:r w:rsidRPr="00AB1781">
        <w:t xml:space="preserve"> truth.</w:t>
      </w:r>
    </w:p>
    <w:p w14:paraId="5F3D77BC" w14:textId="4F95C4DC" w:rsidR="00A6346F" w:rsidRPr="00AB1781" w:rsidRDefault="00085F4C" w:rsidP="00FD3FDA">
      <w:pPr>
        <w:pStyle w:val="EnglishHangNoCoptic"/>
      </w:pPr>
      <w:r>
        <w:t>7</w:t>
      </w:r>
      <w:r w:rsidR="00A6346F" w:rsidRPr="00AB1781">
        <w:t xml:space="preserve"> I will freely sacrifice to </w:t>
      </w:r>
      <w:r w:rsidR="001040C8">
        <w:t>You</w:t>
      </w:r>
      <w:r w:rsidR="00A6346F" w:rsidRPr="00AB1781">
        <w:t>;</w:t>
      </w:r>
    </w:p>
    <w:p w14:paraId="5427621A" w14:textId="6C7AFFBB" w:rsidR="00A6346F" w:rsidRPr="00AB1781" w:rsidRDefault="00A6346F" w:rsidP="00FD3FDA">
      <w:pPr>
        <w:pStyle w:val="EnglishHangEndNoCoptic"/>
      </w:pPr>
      <w:r w:rsidRPr="00AB1781">
        <w:tab/>
        <w:t xml:space="preserve">I will </w:t>
      </w:r>
      <w:r w:rsidR="00085F4C">
        <w:t>confess</w:t>
      </w:r>
      <w:r w:rsidR="00284568">
        <w:rPr>
          <w:rStyle w:val="FootnoteReference"/>
        </w:rPr>
        <w:footnoteReference w:id="296"/>
      </w:r>
      <w:r w:rsidRPr="00AB1781">
        <w:t xml:space="preserve"> </w:t>
      </w:r>
      <w:r w:rsidR="00E570CB">
        <w:t>Your</w:t>
      </w:r>
      <w:r w:rsidRPr="00AB1781">
        <w:t xml:space="preserve"> Name, O Lord, for it is good.</w:t>
      </w:r>
      <w:r w:rsidRPr="00AB1781">
        <w:rPr>
          <w:rStyle w:val="FootnoteReference"/>
        </w:rPr>
        <w:footnoteReference w:id="297"/>
      </w:r>
    </w:p>
    <w:p w14:paraId="05EB747D" w14:textId="44C5BD8E" w:rsidR="00A6346F" w:rsidRPr="00AB1781" w:rsidRDefault="00085F4C" w:rsidP="00FD3FDA">
      <w:pPr>
        <w:pStyle w:val="EnglishHangNoCoptic"/>
      </w:pPr>
      <w:r>
        <w:t>8</w:t>
      </w:r>
      <w:r w:rsidR="00A6346F" w:rsidRPr="00AB1781">
        <w:t xml:space="preserve"> For </w:t>
      </w:r>
      <w:r w:rsidR="001040C8">
        <w:t>You</w:t>
      </w:r>
      <w:r w:rsidR="00A6346F" w:rsidRPr="00AB1781">
        <w:t xml:space="preserve"> </w:t>
      </w:r>
      <w:r w:rsidR="00556387">
        <w:t>have</w:t>
      </w:r>
      <w:r w:rsidR="00A6346F" w:rsidRPr="00AB1781">
        <w:t xml:space="preserve"> delivered me out of all my </w:t>
      </w:r>
      <w:r w:rsidR="00CB04AB">
        <w:t>afflictions</w:t>
      </w:r>
      <w:r w:rsidR="00A6346F" w:rsidRPr="00AB1781">
        <w:t>,</w:t>
      </w:r>
    </w:p>
    <w:p w14:paraId="34E0883F" w14:textId="56011113" w:rsidR="00A6346F" w:rsidRDefault="00A6346F" w:rsidP="00FD3FDA">
      <w:pPr>
        <w:pStyle w:val="EnglishHangEndNoCoptic"/>
      </w:pPr>
      <w:r w:rsidRPr="00AB1781">
        <w:tab/>
        <w:t xml:space="preserve">and my eye </w:t>
      </w:r>
      <w:r w:rsidR="00CB04AB">
        <w:t>looked upon</w:t>
      </w:r>
      <w:r w:rsidRPr="00AB1781">
        <w:t xml:space="preserve"> my enemies.</w:t>
      </w:r>
      <w:r w:rsidRPr="00AB1781">
        <w:rPr>
          <w:rStyle w:val="FootnoteReference"/>
        </w:rPr>
        <w:footnoteReference w:id="298"/>
      </w:r>
    </w:p>
    <w:p w14:paraId="01F8EC09" w14:textId="7772B394" w:rsidR="00B35B25" w:rsidRPr="00FD3FDA"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_Ref412026190 \h </w:instrText>
      </w:r>
      <w:r>
        <w:fldChar w:fldCharType="separate"/>
      </w:r>
      <w:r w:rsidR="000C7DE2">
        <w:t>Psalm</w:t>
      </w:r>
      <w:r w:rsidR="000C7DE2" w:rsidRPr="00AB1781">
        <w:t xml:space="preserve"> 56</w:t>
      </w:r>
      <w:r w:rsidR="000C7DE2">
        <w:t>: “Have mercy on me, O God, have mercy on me”</w:t>
      </w:r>
      <w:r>
        <w:fldChar w:fldCharType="end"/>
      </w:r>
      <w:r>
        <w:t xml:space="preserve">, page </w:t>
      </w:r>
      <w:r>
        <w:fldChar w:fldCharType="begin"/>
      </w:r>
      <w:r>
        <w:instrText xml:space="preserve"> PAGEREF _Ref412026190 \h </w:instrText>
      </w:r>
      <w:r>
        <w:fldChar w:fldCharType="separate"/>
      </w:r>
      <w:r w:rsidR="000C7DE2">
        <w:rPr>
          <w:noProof/>
        </w:rPr>
        <w:t>168</w:t>
      </w:r>
      <w:r>
        <w:fldChar w:fldCharType="end"/>
      </w:r>
      <w:r>
        <w:t>.</w:t>
      </w:r>
    </w:p>
    <w:p w14:paraId="24D7B281" w14:textId="532728E6" w:rsidR="00A6346F" w:rsidRPr="00FD3FDA" w:rsidRDefault="00FD3FDA" w:rsidP="00BF0205">
      <w:pPr>
        <w:pStyle w:val="Heading4"/>
      </w:pPr>
      <w:r>
        <w:t>Psalm</w:t>
      </w:r>
      <w:r w:rsidR="00A6346F" w:rsidRPr="00AB1781">
        <w:t xml:space="preserve"> 54</w:t>
      </w:r>
      <w:r>
        <w:t xml:space="preserve">: </w:t>
      </w:r>
      <w:r w:rsidR="009216DA">
        <w:t>“</w:t>
      </w:r>
      <w:r>
        <w:t>Give ear, O God, to my prayer</w:t>
      </w:r>
      <w:r w:rsidR="009216DA">
        <w:t>”</w:t>
      </w:r>
    </w:p>
    <w:p w14:paraId="01E7BBA2" w14:textId="77777777" w:rsidR="00A6346F" w:rsidRPr="00AB1781" w:rsidRDefault="00A6346F" w:rsidP="00A6346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Wings of a Dove: Cast your Care on the Lord</w:t>
      </w:r>
    </w:p>
    <w:p w14:paraId="3215F53E" w14:textId="77777777" w:rsidR="00A6346F" w:rsidRPr="00AB1781" w:rsidRDefault="00A6346F" w:rsidP="00FD3FDA">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Care is a Burden that Stoops the Heart</w:t>
      </w:r>
    </w:p>
    <w:p w14:paraId="0F6E18A1" w14:textId="7DF68BBA" w:rsidR="00A6346F" w:rsidRPr="00AB1781" w:rsidRDefault="00A6346F" w:rsidP="00FD3FDA">
      <w:pPr>
        <w:pStyle w:val="Rubric"/>
      </w:pPr>
      <w:r w:rsidRPr="00AB1781">
        <w:t xml:space="preserve">1 </w:t>
      </w:r>
      <w:r w:rsidR="00FD3FDA">
        <w:t>(</w:t>
      </w:r>
      <w:r w:rsidR="00D30D2D">
        <w:t xml:space="preserve">For the end; </w:t>
      </w:r>
      <w:r w:rsidR="00FD3FDA">
        <w:t xml:space="preserve">A </w:t>
      </w:r>
      <w:r w:rsidRPr="00AB1781">
        <w:t>Prayer of Contemplation. By David)</w:t>
      </w:r>
    </w:p>
    <w:p w14:paraId="0DB39F73" w14:textId="77777777" w:rsidR="00A6346F" w:rsidRPr="00AB1781" w:rsidRDefault="00A6346F" w:rsidP="00FD3FDA">
      <w:pPr>
        <w:pStyle w:val="EnglishHangNoCoptic"/>
      </w:pPr>
      <w:r w:rsidRPr="00AB1781">
        <w:t>2 Give ear, O God, to my prayer,</w:t>
      </w:r>
    </w:p>
    <w:p w14:paraId="3EF8B2C7" w14:textId="365127B8" w:rsidR="00A6346F" w:rsidRPr="00AB1781" w:rsidRDefault="00A6346F" w:rsidP="00FD3FDA">
      <w:pPr>
        <w:pStyle w:val="EnglishHangEndNoCoptic"/>
      </w:pPr>
      <w:r w:rsidRPr="00AB1781">
        <w:tab/>
        <w:t xml:space="preserve">and </w:t>
      </w:r>
      <w:r w:rsidR="00D30D2D">
        <w:t>do not despise</w:t>
      </w:r>
      <w:r w:rsidRPr="00AB1781">
        <w:t xml:space="preserve"> my </w:t>
      </w:r>
      <w:r w:rsidR="00284568">
        <w:t>supplication</w:t>
      </w:r>
      <w:r w:rsidRPr="00AB1781">
        <w:t>.</w:t>
      </w:r>
    </w:p>
    <w:p w14:paraId="65EF5861" w14:textId="23F6EB15" w:rsidR="00A6346F" w:rsidRPr="00AB1781" w:rsidRDefault="00A6346F" w:rsidP="00FD3FDA">
      <w:pPr>
        <w:pStyle w:val="EnglishHangNoCoptic"/>
      </w:pPr>
      <w:r w:rsidRPr="00AB1781">
        <w:t>3 Attend to me</w:t>
      </w:r>
      <w:r w:rsidR="00D30D2D">
        <w:t>, and hear me;</w:t>
      </w:r>
    </w:p>
    <w:p w14:paraId="2A1E6425" w14:textId="43DF4FFF" w:rsidR="00A6346F" w:rsidRPr="00FD3FDA" w:rsidRDefault="00A6346F" w:rsidP="00FD3FDA">
      <w:pPr>
        <w:pStyle w:val="EnglishHangEndNoCoptic"/>
      </w:pPr>
      <w:r w:rsidRPr="00AB1781">
        <w:tab/>
        <w:t xml:space="preserve">I am </w:t>
      </w:r>
      <w:r w:rsidR="00D30D2D">
        <w:t>vexed</w:t>
      </w:r>
      <w:r w:rsidRPr="00AB1781">
        <w:t xml:space="preserve"> </w:t>
      </w:r>
      <w:r w:rsidR="00D30D2D">
        <w:t>in</w:t>
      </w:r>
      <w:r w:rsidRPr="00AB1781">
        <w:t xml:space="preserve"> my </w:t>
      </w:r>
      <w:r w:rsidR="00D30D2D">
        <w:t>prayer, and am troubled</w:t>
      </w:r>
    </w:p>
    <w:p w14:paraId="6AF4B049" w14:textId="7CA78BA3" w:rsidR="00A6346F" w:rsidRPr="00AB1781" w:rsidRDefault="00A6346F" w:rsidP="00FD3FDA">
      <w:pPr>
        <w:pStyle w:val="EnglishHangNoCoptic"/>
      </w:pPr>
      <w:r w:rsidRPr="00AB1781">
        <w:t xml:space="preserve">4 </w:t>
      </w:r>
      <w:r w:rsidR="00D30D2D">
        <w:t>by</w:t>
      </w:r>
      <w:r w:rsidRPr="00AB1781">
        <w:t xml:space="preserve"> of the voice of the enemy,</w:t>
      </w:r>
    </w:p>
    <w:p w14:paraId="481BE059" w14:textId="23B8B8AF" w:rsidR="00A6346F" w:rsidRPr="00AB1781" w:rsidRDefault="00A6346F" w:rsidP="00FD3FDA">
      <w:pPr>
        <w:pStyle w:val="EnglishHangNoCoptic"/>
      </w:pPr>
      <w:r w:rsidRPr="00AB1781">
        <w:tab/>
        <w:t xml:space="preserve">and </w:t>
      </w:r>
      <w:r w:rsidR="00D30D2D">
        <w:t>by</w:t>
      </w:r>
      <w:r w:rsidRPr="00AB1781">
        <w:t xml:space="preserve"> of the oppression of the sinner;</w:t>
      </w:r>
    </w:p>
    <w:p w14:paraId="707A8BAC" w14:textId="01248C38" w:rsidR="00A6346F" w:rsidRPr="00AB1781" w:rsidRDefault="00A6346F" w:rsidP="00FD3FDA">
      <w:pPr>
        <w:pStyle w:val="EnglishHangNoCoptic"/>
      </w:pPr>
      <w:r w:rsidRPr="00AB1781">
        <w:tab/>
      </w:r>
      <w:r w:rsidR="00D30D2D">
        <w:t>because</w:t>
      </w:r>
      <w:r w:rsidRPr="00AB1781">
        <w:t xml:space="preserve"> they have</w:t>
      </w:r>
      <w:r w:rsidR="00D30D2D">
        <w:t xml:space="preserve"> turned their </w:t>
      </w:r>
      <w:r w:rsidR="00284568">
        <w:t>iniquity</w:t>
      </w:r>
      <w:r w:rsidR="00D30D2D">
        <w:t xml:space="preserve"> upon me</w:t>
      </w:r>
      <w:r w:rsidRPr="00AB1781">
        <w:t>,</w:t>
      </w:r>
    </w:p>
    <w:p w14:paraId="284D416B" w14:textId="024CFB4B" w:rsidR="00A6346F" w:rsidRPr="00AB1781" w:rsidRDefault="00A6346F" w:rsidP="00FD3FDA">
      <w:pPr>
        <w:pStyle w:val="EnglishHangEndNoCoptic"/>
      </w:pPr>
      <w:r w:rsidRPr="00AB1781">
        <w:tab/>
        <w:t xml:space="preserve">and </w:t>
      </w:r>
      <w:r w:rsidR="00D30D2D">
        <w:t>were indignant against me in wrath</w:t>
      </w:r>
      <w:r w:rsidRPr="00AB1781">
        <w:t>.</w:t>
      </w:r>
    </w:p>
    <w:p w14:paraId="36D36A22" w14:textId="77777777" w:rsidR="00A6346F" w:rsidRPr="00AB1781" w:rsidRDefault="00A6346F" w:rsidP="00FD3FDA">
      <w:pPr>
        <w:pStyle w:val="EnglishHangNoCoptic"/>
      </w:pPr>
      <w:r w:rsidRPr="00AB1781">
        <w:t>5 My heart was troubled within me,</w:t>
      </w:r>
    </w:p>
    <w:p w14:paraId="679B6008" w14:textId="458FC901" w:rsidR="00A6346F" w:rsidRPr="00AB1781" w:rsidRDefault="00A6346F" w:rsidP="00FD3FDA">
      <w:pPr>
        <w:pStyle w:val="EnglishHangEndNoCoptic"/>
      </w:pPr>
      <w:r w:rsidRPr="00AB1781">
        <w:tab/>
        <w:t xml:space="preserve">and </w:t>
      </w:r>
      <w:r w:rsidR="00D30D2D">
        <w:t>death’s terror</w:t>
      </w:r>
      <w:r w:rsidRPr="00AB1781">
        <w:t xml:space="preserve"> fell upon me.</w:t>
      </w:r>
    </w:p>
    <w:p w14:paraId="4EC01043" w14:textId="77777777" w:rsidR="00A6346F" w:rsidRPr="00AB1781" w:rsidRDefault="00A6346F" w:rsidP="00FD3FDA">
      <w:pPr>
        <w:pStyle w:val="EnglishHangNoCoptic"/>
      </w:pPr>
      <w:r w:rsidRPr="00AB1781">
        <w:t>6 Fear and trembling came upon me,</w:t>
      </w:r>
    </w:p>
    <w:p w14:paraId="393CAFC2" w14:textId="3F0B0851" w:rsidR="00A6346F" w:rsidRPr="00AB1781" w:rsidRDefault="00A6346F" w:rsidP="00FD3FDA">
      <w:pPr>
        <w:pStyle w:val="EnglishHangEndNoCoptic"/>
      </w:pPr>
      <w:r w:rsidRPr="00AB1781">
        <w:tab/>
        <w:t xml:space="preserve">and darkness </w:t>
      </w:r>
      <w:r w:rsidR="00D30D2D">
        <w:t>covered</w:t>
      </w:r>
      <w:r w:rsidRPr="00AB1781">
        <w:t xml:space="preserve"> me.</w:t>
      </w:r>
    </w:p>
    <w:p w14:paraId="682F8203" w14:textId="1AC7812E" w:rsidR="00A6346F" w:rsidRPr="00AB1781" w:rsidRDefault="00D30D2D" w:rsidP="00FD3FDA">
      <w:pPr>
        <w:pStyle w:val="EnglishHangNoCoptic"/>
      </w:pPr>
      <w:r>
        <w:t>7 And I said, “</w:t>
      </w:r>
      <w:r w:rsidR="00A6346F" w:rsidRPr="00AB1781">
        <w:t>Who will give me wings like a dove,</w:t>
      </w:r>
    </w:p>
    <w:p w14:paraId="019B9372" w14:textId="4F18C4FA" w:rsidR="00A6346F" w:rsidRPr="00AB1781" w:rsidRDefault="00A6346F" w:rsidP="00FD3FDA">
      <w:pPr>
        <w:pStyle w:val="EnglishHangEndNoCoptic"/>
      </w:pPr>
      <w:r w:rsidRPr="00AB1781">
        <w:tab/>
        <w:t xml:space="preserve">and </w:t>
      </w:r>
      <w:r w:rsidR="00D30D2D">
        <w:t>I will fly away and be at rest?”</w:t>
      </w:r>
      <w:r w:rsidRPr="00AB1781">
        <w:rPr>
          <w:rStyle w:val="FootnoteReference"/>
        </w:rPr>
        <w:footnoteReference w:id="299"/>
      </w:r>
    </w:p>
    <w:p w14:paraId="48743489" w14:textId="44297A70" w:rsidR="00A6346F" w:rsidRPr="00AB1781" w:rsidRDefault="00A6346F" w:rsidP="00FD3FDA">
      <w:pPr>
        <w:pStyle w:val="EnglishHangNoCoptic"/>
      </w:pPr>
      <w:r w:rsidRPr="00AB1781">
        <w:t xml:space="preserve">8 </w:t>
      </w:r>
      <w:r w:rsidR="00D30D2D">
        <w:t>Behold</w:t>
      </w:r>
      <w:r w:rsidRPr="00AB1781">
        <w:t xml:space="preserve">, </w:t>
      </w:r>
      <w:r w:rsidR="00D30D2D">
        <w:t>I became a fugitive far away</w:t>
      </w:r>
      <w:r w:rsidRPr="00AB1781">
        <w:t>,</w:t>
      </w:r>
    </w:p>
    <w:p w14:paraId="2D10477C" w14:textId="177D44C4" w:rsidR="00A6346F" w:rsidRPr="00AB1781" w:rsidRDefault="00A6346F" w:rsidP="00FD3FDA">
      <w:pPr>
        <w:pStyle w:val="EnglishHangEndNoCoptic"/>
      </w:pPr>
      <w:r w:rsidRPr="00AB1781">
        <w:tab/>
        <w:t xml:space="preserve">and </w:t>
      </w:r>
      <w:r w:rsidR="00D30D2D">
        <w:t xml:space="preserve">lodged </w:t>
      </w:r>
      <w:r w:rsidRPr="00AB1781">
        <w:t xml:space="preserve">in the </w:t>
      </w:r>
      <w:r w:rsidR="00D30D2D">
        <w:t>wilderness</w:t>
      </w:r>
      <w:r w:rsidRPr="00AB1781">
        <w:t>.</w:t>
      </w:r>
      <w:r w:rsidR="00D30D2D">
        <w:t xml:space="preserve"> </w:t>
      </w:r>
      <w:r w:rsidR="00D30D2D" w:rsidRPr="00D30D2D">
        <w:rPr>
          <w:i/>
        </w:rPr>
        <w:t>(Pause)</w:t>
      </w:r>
    </w:p>
    <w:p w14:paraId="64932B93" w14:textId="0FF3E7BD" w:rsidR="00A6346F" w:rsidRPr="00AB1781" w:rsidRDefault="00A6346F" w:rsidP="00FD3FDA">
      <w:pPr>
        <w:pStyle w:val="EnglishHangNoCoptic"/>
      </w:pPr>
      <w:r w:rsidRPr="00AB1781">
        <w:t xml:space="preserve">9 I waited for </w:t>
      </w:r>
      <w:r w:rsidR="00592E38">
        <w:t>the One</w:t>
      </w:r>
      <w:r w:rsidRPr="00AB1781">
        <w:t xml:space="preserve"> Who saves me</w:t>
      </w:r>
    </w:p>
    <w:p w14:paraId="7CFB83D6" w14:textId="6CC53DB4" w:rsidR="00A6346F" w:rsidRPr="00AB1781" w:rsidRDefault="00592E38" w:rsidP="00FD3FDA">
      <w:pPr>
        <w:pStyle w:val="EnglishHangEndNoCoptic"/>
      </w:pPr>
      <w:r>
        <w:tab/>
        <w:t>from faint</w:t>
      </w:r>
      <w:r w:rsidR="00A6346F" w:rsidRPr="00AB1781">
        <w:t xml:space="preserve">heartedness and </w:t>
      </w:r>
      <w:r>
        <w:t xml:space="preserve">from </w:t>
      </w:r>
      <w:r w:rsidR="00A6346F" w:rsidRPr="00AB1781">
        <w:t>storm.</w:t>
      </w:r>
    </w:p>
    <w:p w14:paraId="57FD95FD" w14:textId="5DD99B96" w:rsidR="00A6346F" w:rsidRPr="00AB1781" w:rsidRDefault="00A6346F" w:rsidP="00FD3FDA">
      <w:pPr>
        <w:pStyle w:val="EnglishHangNoCoptic"/>
      </w:pPr>
      <w:r w:rsidRPr="00AB1781">
        <w:t xml:space="preserve">10 Drown their voices, O Lord, and </w:t>
      </w:r>
      <w:r w:rsidR="00592E38">
        <w:t>confuse</w:t>
      </w:r>
      <w:r w:rsidRPr="00AB1781">
        <w:t xml:space="preserve"> their </w:t>
      </w:r>
      <w:r w:rsidR="00592E38">
        <w:t>speech</w:t>
      </w:r>
      <w:r w:rsidRPr="00AB1781">
        <w:t>,</w:t>
      </w:r>
    </w:p>
    <w:p w14:paraId="366FDE75" w14:textId="0032A728" w:rsidR="00A6346F" w:rsidRPr="00AB1781" w:rsidRDefault="00A6346F" w:rsidP="00FD3FDA">
      <w:pPr>
        <w:pStyle w:val="EnglishHangEndNoCoptic"/>
      </w:pPr>
      <w:r w:rsidRPr="00AB1781">
        <w:tab/>
        <w:t>for I see iniquity and strife in the city.</w:t>
      </w:r>
    </w:p>
    <w:p w14:paraId="7CB5F648" w14:textId="735C645C" w:rsidR="00A6346F" w:rsidRPr="00AB1781" w:rsidRDefault="00A6346F" w:rsidP="00FD3FDA">
      <w:pPr>
        <w:pStyle w:val="EnglishHangNoCoptic"/>
      </w:pPr>
      <w:r w:rsidRPr="00AB1781">
        <w:t xml:space="preserve">11 Day and night </w:t>
      </w:r>
      <w:r w:rsidR="00125EB7">
        <w:t>it</w:t>
      </w:r>
      <w:r w:rsidR="00125EB7">
        <w:rPr>
          <w:rStyle w:val="FootnoteReference"/>
        </w:rPr>
        <w:footnoteReference w:id="300"/>
      </w:r>
      <w:r w:rsidR="00125EB7">
        <w:t xml:space="preserve"> </w:t>
      </w:r>
      <w:r w:rsidR="00284568">
        <w:t>will surround</w:t>
      </w:r>
      <w:r w:rsidR="00125EB7">
        <w:t xml:space="preserve"> her upon her walls</w:t>
      </w:r>
      <w:r w:rsidRPr="00AB1781">
        <w:t>.</w:t>
      </w:r>
    </w:p>
    <w:p w14:paraId="6BB628CE" w14:textId="53826990" w:rsidR="00A6346F" w:rsidRPr="00AB1781" w:rsidRDefault="00A6346F" w:rsidP="00FD3FDA">
      <w:pPr>
        <w:pStyle w:val="EnglishHangEndNoCoptic"/>
      </w:pPr>
      <w:r w:rsidRPr="00AB1781">
        <w:tab/>
        <w:t xml:space="preserve">Iniquity and trouble are in the midst of </w:t>
      </w:r>
      <w:r w:rsidR="003E4AFE">
        <w:t>her</w:t>
      </w:r>
      <w:r w:rsidRPr="00AB1781">
        <w:t>,</w:t>
      </w:r>
    </w:p>
    <w:p w14:paraId="46486265" w14:textId="77777777" w:rsidR="00A6346F" w:rsidRPr="00AB1781" w:rsidRDefault="00A6346F" w:rsidP="00FD3FDA">
      <w:pPr>
        <w:pStyle w:val="EnglishHangNoCoptic"/>
      </w:pPr>
      <w:r w:rsidRPr="00AB1781">
        <w:t>12 and injustice;</w:t>
      </w:r>
    </w:p>
    <w:p w14:paraId="61F38465" w14:textId="12465962" w:rsidR="00A6346F" w:rsidRPr="00AB1781" w:rsidRDefault="00592E38" w:rsidP="00FD3FDA">
      <w:pPr>
        <w:pStyle w:val="EnglishHangEndNoCoptic"/>
      </w:pPr>
      <w:r>
        <w:tab/>
        <w:t>usury and fraud never leave her</w:t>
      </w:r>
      <w:r w:rsidR="00A6346F" w:rsidRPr="00AB1781">
        <w:t xml:space="preserve"> streets.</w:t>
      </w:r>
    </w:p>
    <w:p w14:paraId="562B1060" w14:textId="0EFBA4AD" w:rsidR="00A6346F" w:rsidRPr="00AB1781" w:rsidRDefault="00A6346F" w:rsidP="00FD3FDA">
      <w:pPr>
        <w:pStyle w:val="EnglishHangNoCoptic"/>
      </w:pPr>
      <w:r w:rsidRPr="00AB1781">
        <w:t xml:space="preserve">13 For if an enemy had </w:t>
      </w:r>
      <w:r w:rsidR="00125EB7">
        <w:t>reproached</w:t>
      </w:r>
      <w:r w:rsidRPr="00AB1781">
        <w:t xml:space="preserve"> me,</w:t>
      </w:r>
    </w:p>
    <w:p w14:paraId="4D200C1D" w14:textId="0A69E876" w:rsidR="00A6346F" w:rsidRPr="00AB1781" w:rsidRDefault="00125EB7" w:rsidP="00FD3FDA">
      <w:pPr>
        <w:pStyle w:val="EnglishHangNoCoptic"/>
      </w:pPr>
      <w:r>
        <w:tab/>
        <w:t xml:space="preserve">I could have </w:t>
      </w:r>
      <w:r w:rsidR="00237BCB">
        <w:t>endured</w:t>
      </w:r>
      <w:r>
        <w:t xml:space="preserve"> it;</w:t>
      </w:r>
    </w:p>
    <w:p w14:paraId="617D9B2F" w14:textId="19806FA2" w:rsidR="00A6346F" w:rsidRPr="00AB1781" w:rsidRDefault="00125EB7" w:rsidP="00FD3FDA">
      <w:pPr>
        <w:pStyle w:val="EnglishHangNoCoptic"/>
      </w:pPr>
      <w:r>
        <w:tab/>
        <w:t>a</w:t>
      </w:r>
      <w:r w:rsidR="00A6346F" w:rsidRPr="00AB1781">
        <w:t>nd if one who hated me had boasted against me,</w:t>
      </w:r>
    </w:p>
    <w:p w14:paraId="2AB7546F" w14:textId="66E93B97" w:rsidR="00A6346F" w:rsidRPr="00AB1781" w:rsidRDefault="00A6346F" w:rsidP="00FD3FDA">
      <w:pPr>
        <w:pStyle w:val="EnglishHangEndNoCoptic"/>
      </w:pPr>
      <w:r w:rsidRPr="00AB1781">
        <w:tab/>
        <w:t>I would have hidden from him.</w:t>
      </w:r>
    </w:p>
    <w:p w14:paraId="562EF18D" w14:textId="77777777" w:rsidR="00A6346F" w:rsidRPr="00AB1781" w:rsidRDefault="00A6346F" w:rsidP="00FD3FDA">
      <w:pPr>
        <w:pStyle w:val="EnglishHangNoCoptic"/>
      </w:pPr>
      <w:r w:rsidRPr="00AB1781">
        <w:lastRenderedPageBreak/>
        <w:t>14 But it was you, a man my equal,</w:t>
      </w:r>
    </w:p>
    <w:p w14:paraId="61F59625" w14:textId="0D7D8667" w:rsidR="00A6346F" w:rsidRPr="00AB1781" w:rsidRDefault="00A6346F" w:rsidP="00FD3FDA">
      <w:pPr>
        <w:pStyle w:val="EnglishHangEndNoCoptic"/>
      </w:pPr>
      <w:r w:rsidRPr="00AB1781">
        <w:tab/>
        <w:t xml:space="preserve">my </w:t>
      </w:r>
      <w:r w:rsidR="00125EB7">
        <w:t>leader</w:t>
      </w:r>
      <w:r w:rsidRPr="00AB1781">
        <w:t>, and my friend,</w:t>
      </w:r>
    </w:p>
    <w:p w14:paraId="258E072C" w14:textId="0B7EB0D8" w:rsidR="00A6346F" w:rsidRPr="00AB1781" w:rsidRDefault="00A6346F" w:rsidP="00FD3FDA">
      <w:pPr>
        <w:pStyle w:val="EnglishHangNoCoptic"/>
      </w:pPr>
      <w:r w:rsidRPr="00AB1781">
        <w:t>15 who made sw</w:t>
      </w:r>
      <w:r w:rsidR="00125EB7">
        <w:t>eet the food we shared together;</w:t>
      </w:r>
    </w:p>
    <w:p w14:paraId="54B5F4E1" w14:textId="03AC8531" w:rsidR="00A6346F" w:rsidRPr="00AB1781" w:rsidRDefault="00125EB7" w:rsidP="00FD3FDA">
      <w:pPr>
        <w:pStyle w:val="EnglishHangEndNoCoptic"/>
      </w:pPr>
      <w:r>
        <w:tab/>
        <w:t>w</w:t>
      </w:r>
      <w:r w:rsidR="00A6346F" w:rsidRPr="00AB1781">
        <w:t xml:space="preserve">e walked </w:t>
      </w:r>
      <w:r>
        <w:t>in</w:t>
      </w:r>
      <w:r w:rsidR="00A6346F" w:rsidRPr="00AB1781">
        <w:t xml:space="preserve"> the house of God in harmony.</w:t>
      </w:r>
    </w:p>
    <w:p w14:paraId="63804A08" w14:textId="77777777" w:rsidR="00A6346F" w:rsidRPr="00AB1781" w:rsidRDefault="00A6346F" w:rsidP="00FD3FDA">
      <w:pPr>
        <w:pStyle w:val="EnglishHangNoCoptic"/>
      </w:pPr>
      <w:r w:rsidRPr="00AB1781">
        <w:t>16 Let death come upon them,</w:t>
      </w:r>
    </w:p>
    <w:p w14:paraId="4BA4FD22" w14:textId="78ECA7C2" w:rsidR="00A6346F" w:rsidRPr="00AB1781" w:rsidRDefault="00A6346F" w:rsidP="00FD3FDA">
      <w:pPr>
        <w:pStyle w:val="EnglishHangNoCoptic"/>
      </w:pPr>
      <w:r w:rsidRPr="00AB1781">
        <w:tab/>
        <w:t xml:space="preserve">and let them go down alive </w:t>
      </w:r>
      <w:r w:rsidR="00125EB7">
        <w:t>into</w:t>
      </w:r>
      <w:r w:rsidRPr="00AB1781">
        <w:t xml:space="preserve"> </w:t>
      </w:r>
      <w:r w:rsidR="00125EB7">
        <w:t>Hades</w:t>
      </w:r>
      <w:r w:rsidRPr="00AB1781">
        <w:t>;</w:t>
      </w:r>
    </w:p>
    <w:p w14:paraId="138FCE3B" w14:textId="31A84A15" w:rsidR="00A6346F" w:rsidRPr="00AB1781" w:rsidRDefault="00A6346F" w:rsidP="00FD3FDA">
      <w:pPr>
        <w:pStyle w:val="EnglishHangEndNoCoptic"/>
      </w:pPr>
      <w:r w:rsidRPr="00AB1781">
        <w:tab/>
        <w:t>for evil</w:t>
      </w:r>
      <w:r w:rsidR="00125EB7">
        <w:t>s</w:t>
      </w:r>
      <w:r w:rsidRPr="00AB1781">
        <w:t xml:space="preserve"> </w:t>
      </w:r>
      <w:r w:rsidR="00125EB7">
        <w:t>are</w:t>
      </w:r>
      <w:r w:rsidRPr="00AB1781">
        <w:t xml:space="preserve"> in their hearts and homes.</w:t>
      </w:r>
    </w:p>
    <w:p w14:paraId="0EE76ED9" w14:textId="6891F24E" w:rsidR="00A6346F" w:rsidRPr="00AB1781" w:rsidRDefault="00A6346F" w:rsidP="00FD3FDA">
      <w:pPr>
        <w:pStyle w:val="EnglishHangNoCoptic"/>
      </w:pPr>
      <w:r w:rsidRPr="00AB1781">
        <w:t xml:space="preserve">17 </w:t>
      </w:r>
      <w:r w:rsidR="00125EB7">
        <w:t>But</w:t>
      </w:r>
      <w:r w:rsidRPr="00AB1781">
        <w:t xml:space="preserve"> I cried to God,</w:t>
      </w:r>
    </w:p>
    <w:p w14:paraId="5F944443" w14:textId="77777777" w:rsidR="00A6346F" w:rsidRPr="00AB1781" w:rsidRDefault="00A6346F" w:rsidP="00FD3FDA">
      <w:pPr>
        <w:pStyle w:val="EnglishHangEndNoCoptic"/>
      </w:pPr>
      <w:r w:rsidRPr="00AB1781">
        <w:tab/>
        <w:t>and the Lord heard me.</w:t>
      </w:r>
    </w:p>
    <w:p w14:paraId="560B987A" w14:textId="79372D1D" w:rsidR="00A6346F" w:rsidRPr="00AB1781" w:rsidRDefault="00A6346F" w:rsidP="00FD3FDA">
      <w:pPr>
        <w:pStyle w:val="EnglishHangNoCoptic"/>
      </w:pPr>
      <w:r w:rsidRPr="00AB1781">
        <w:t xml:space="preserve">18 </w:t>
      </w:r>
      <w:r w:rsidR="00125EB7">
        <w:t>At</w:t>
      </w:r>
      <w:r w:rsidRPr="00AB1781">
        <w:t xml:space="preserve"> evening and </w:t>
      </w:r>
      <w:r w:rsidR="00125EB7">
        <w:t xml:space="preserve">[at] </w:t>
      </w:r>
      <w:r w:rsidRPr="00AB1781">
        <w:t>morning and at noon</w:t>
      </w:r>
    </w:p>
    <w:p w14:paraId="15E56DDE" w14:textId="31044FA0" w:rsidR="00A6346F" w:rsidRPr="00AB1781" w:rsidRDefault="00A6346F" w:rsidP="00FD3FDA">
      <w:pPr>
        <w:pStyle w:val="EnglishHangNoCoptic"/>
      </w:pPr>
      <w:r w:rsidRPr="00AB1781">
        <w:tab/>
        <w:t>I will tell</w:t>
      </w:r>
      <w:r w:rsidR="00125EB7">
        <w:t>,</w:t>
      </w:r>
      <w:r w:rsidRPr="00AB1781">
        <w:t xml:space="preserve"> </w:t>
      </w:r>
      <w:r w:rsidR="00125EB7">
        <w:t xml:space="preserve">I will </w:t>
      </w:r>
      <w:r w:rsidRPr="00AB1781">
        <w:t>declare</w:t>
      </w:r>
      <w:r w:rsidR="00125EB7">
        <w:t>,</w:t>
      </w:r>
    </w:p>
    <w:p w14:paraId="1DB4A68E" w14:textId="77777777" w:rsidR="00A6346F" w:rsidRPr="00AB1781" w:rsidRDefault="00A6346F" w:rsidP="00FD3FDA">
      <w:pPr>
        <w:pStyle w:val="EnglishHangEndNoCoptic"/>
      </w:pPr>
      <w:r w:rsidRPr="00AB1781">
        <w:tab/>
        <w:t xml:space="preserve">and He </w:t>
      </w:r>
      <w:r w:rsidRPr="00FD3FDA">
        <w:t>will</w:t>
      </w:r>
      <w:r w:rsidRPr="00AB1781">
        <w:t xml:space="preserve"> hear my voice.</w:t>
      </w:r>
    </w:p>
    <w:p w14:paraId="36666550" w14:textId="77777777" w:rsidR="00A6346F" w:rsidRPr="00AB1781" w:rsidRDefault="00A6346F" w:rsidP="00FD3FDA">
      <w:pPr>
        <w:pStyle w:val="EnglishHangNoCoptic"/>
      </w:pPr>
      <w:r w:rsidRPr="00AB1781">
        <w:t>19 He will redeem my soul in peace</w:t>
      </w:r>
    </w:p>
    <w:p w14:paraId="11496BBB" w14:textId="77777777" w:rsidR="00A6346F" w:rsidRPr="00AB1781" w:rsidRDefault="00A6346F" w:rsidP="00FD3FDA">
      <w:pPr>
        <w:pStyle w:val="EnglishHangNoCoptic"/>
      </w:pPr>
      <w:r w:rsidRPr="00AB1781">
        <w:tab/>
        <w:t>from those who come near me,</w:t>
      </w:r>
    </w:p>
    <w:p w14:paraId="48B6AB37" w14:textId="437F0E6D" w:rsidR="00A6346F" w:rsidRPr="00FD3FDA" w:rsidRDefault="00A6346F" w:rsidP="00FD3FDA">
      <w:pPr>
        <w:pStyle w:val="EnglishHangEndNoCoptic"/>
      </w:pPr>
      <w:r w:rsidRPr="00AB1781">
        <w:tab/>
        <w:t xml:space="preserve">for they were in crowds </w:t>
      </w:r>
      <w:r w:rsidR="00006CCF">
        <w:t>around</w:t>
      </w:r>
      <w:r w:rsidRPr="00AB1781">
        <w:t xml:space="preserve"> me.</w:t>
      </w:r>
    </w:p>
    <w:p w14:paraId="22D3455C" w14:textId="0D021C1F" w:rsidR="00A6346F" w:rsidRPr="00AB1781" w:rsidRDefault="00A6346F" w:rsidP="00FD3FDA">
      <w:pPr>
        <w:pStyle w:val="EnglishHangNoCoptic"/>
      </w:pPr>
      <w:r w:rsidRPr="00AB1781">
        <w:t>20 God</w:t>
      </w:r>
      <w:r w:rsidR="00006CCF">
        <w:t xml:space="preserve">, </w:t>
      </w:r>
      <w:r w:rsidR="00006CCF" w:rsidRPr="00AB1781">
        <w:t xml:space="preserve">He Who </w:t>
      </w:r>
      <w:r w:rsidR="00006CCF">
        <w:t>exists</w:t>
      </w:r>
      <w:r w:rsidR="00006CCF" w:rsidRPr="00AB1781">
        <w:t xml:space="preserve"> before the ages</w:t>
      </w:r>
      <w:r w:rsidR="00006CCF">
        <w:t>,</w:t>
      </w:r>
    </w:p>
    <w:p w14:paraId="1E188EE0" w14:textId="02392F08" w:rsidR="00A6346F" w:rsidRPr="00AB1781" w:rsidRDefault="00A6346F" w:rsidP="00FD3FDA">
      <w:pPr>
        <w:pStyle w:val="EnglishHangNoCoptic"/>
      </w:pPr>
      <w:r w:rsidRPr="00AB1781">
        <w:tab/>
      </w:r>
      <w:r w:rsidR="00006CCF">
        <w:t>will hear and will humble them</w:t>
      </w:r>
      <w:r w:rsidRPr="00AB1781">
        <w:t xml:space="preserve">. </w:t>
      </w:r>
      <w:r w:rsidRPr="00AB1781">
        <w:rPr>
          <w:i/>
        </w:rPr>
        <w:t>(Pause)</w:t>
      </w:r>
    </w:p>
    <w:p w14:paraId="2F2DE08C" w14:textId="77777777" w:rsidR="00A6346F" w:rsidRPr="00AB1781" w:rsidRDefault="00A6346F" w:rsidP="00FD3FDA">
      <w:pPr>
        <w:pStyle w:val="EnglishHangNoCoptic"/>
      </w:pPr>
      <w:r w:rsidRPr="00AB1781">
        <w:tab/>
        <w:t>There is no change of heart for them,</w:t>
      </w:r>
    </w:p>
    <w:p w14:paraId="0E0C250B" w14:textId="523DE2F0" w:rsidR="00A6346F" w:rsidRPr="00AB1781" w:rsidRDefault="00A6346F" w:rsidP="00FD3FDA">
      <w:pPr>
        <w:pStyle w:val="EnglishHangEndNoCoptic"/>
      </w:pPr>
      <w:r w:rsidRPr="00AB1781">
        <w:tab/>
      </w:r>
      <w:r w:rsidR="00006CCF">
        <w:t>and</w:t>
      </w:r>
      <w:r w:rsidRPr="00AB1781">
        <w:t xml:space="preserve"> they </w:t>
      </w:r>
      <w:r w:rsidR="00006CCF">
        <w:t>have</w:t>
      </w:r>
      <w:r w:rsidRPr="00AB1781">
        <w:t xml:space="preserve"> not fear</w:t>
      </w:r>
      <w:r w:rsidR="00006CCF">
        <w:t>ed</w:t>
      </w:r>
      <w:r w:rsidRPr="00AB1781">
        <w:t xml:space="preserve"> God.</w:t>
      </w:r>
    </w:p>
    <w:p w14:paraId="02F5C3BB" w14:textId="6B17F715" w:rsidR="00A6346F" w:rsidRPr="00AB1781" w:rsidRDefault="00A6346F" w:rsidP="00FD3FDA">
      <w:pPr>
        <w:pStyle w:val="EnglishHangNoCoptic"/>
      </w:pPr>
      <w:r w:rsidRPr="00AB1781">
        <w:t xml:space="preserve">21 He stretched out His hand to </w:t>
      </w:r>
      <w:r w:rsidR="00006CCF">
        <w:t>repay them;</w:t>
      </w:r>
    </w:p>
    <w:p w14:paraId="2962A145" w14:textId="0B7C55A9" w:rsidR="00A6346F" w:rsidRPr="00AB1781" w:rsidRDefault="00006CCF" w:rsidP="00FD3FDA">
      <w:pPr>
        <w:pStyle w:val="EnglishHangEndNoCoptic"/>
      </w:pPr>
      <w:r>
        <w:tab/>
        <w:t>t</w:t>
      </w:r>
      <w:r w:rsidR="00A6346F" w:rsidRPr="00AB1781">
        <w:t xml:space="preserve">hey </w:t>
      </w:r>
      <w:r>
        <w:t>defiled</w:t>
      </w:r>
      <w:r w:rsidR="00A6346F" w:rsidRPr="00AB1781">
        <w:t xml:space="preserve"> His covenant.</w:t>
      </w:r>
    </w:p>
    <w:p w14:paraId="47D1A0B8" w14:textId="455089AD" w:rsidR="00A6346F" w:rsidRPr="00AB1781" w:rsidRDefault="00A6346F" w:rsidP="00FD3FDA">
      <w:pPr>
        <w:pStyle w:val="EnglishHangNoCoptic"/>
      </w:pPr>
      <w:r w:rsidRPr="00AB1781">
        <w:t xml:space="preserve">22 They were </w:t>
      </w:r>
      <w:r w:rsidR="00006CCF">
        <w:t>scattered</w:t>
      </w:r>
      <w:r w:rsidRPr="00AB1781">
        <w:t xml:space="preserve"> by the wrath of His </w:t>
      </w:r>
      <w:r w:rsidR="00006CCF">
        <w:t>face</w:t>
      </w:r>
      <w:r w:rsidRPr="00AB1781">
        <w:t>,</w:t>
      </w:r>
    </w:p>
    <w:p w14:paraId="500F9CB7" w14:textId="2C2ECC4B" w:rsidR="00A6346F" w:rsidRPr="00AB1781" w:rsidRDefault="00A6346F" w:rsidP="00FD3FDA">
      <w:pPr>
        <w:pStyle w:val="EnglishHangNoCoptic"/>
      </w:pPr>
      <w:r w:rsidRPr="00AB1781">
        <w:tab/>
        <w:t xml:space="preserve">and </w:t>
      </w:r>
      <w:r w:rsidR="00006CCF">
        <w:t>His heart drew near;</w:t>
      </w:r>
    </w:p>
    <w:p w14:paraId="01FC0B93" w14:textId="74E5A392" w:rsidR="00A6346F" w:rsidRPr="00AB1781" w:rsidRDefault="00A6346F" w:rsidP="00FD3FDA">
      <w:pPr>
        <w:pStyle w:val="EnglishHangNoCoptic"/>
      </w:pPr>
      <w:r w:rsidRPr="00AB1781">
        <w:tab/>
      </w:r>
      <w:r w:rsidR="00006CCF">
        <w:t>his words were</w:t>
      </w:r>
      <w:r w:rsidRPr="00AB1781">
        <w:t xml:space="preserve"> smoother than oil,</w:t>
      </w:r>
    </w:p>
    <w:p w14:paraId="3D54B9E1" w14:textId="4F18D46E" w:rsidR="00A6346F" w:rsidRPr="00AB1781" w:rsidRDefault="00A6346F" w:rsidP="00FD3FDA">
      <w:pPr>
        <w:pStyle w:val="EnglishHangEndNoCoptic"/>
      </w:pPr>
      <w:r w:rsidRPr="00AB1781">
        <w:tab/>
        <w:t xml:space="preserve">and yet they are </w:t>
      </w:r>
      <w:r w:rsidR="00006CCF">
        <w:t>arrows</w:t>
      </w:r>
      <w:r w:rsidRPr="00AB1781">
        <w:t>.</w:t>
      </w:r>
    </w:p>
    <w:p w14:paraId="766BBE69" w14:textId="77777777" w:rsidR="00A6346F" w:rsidRPr="00AB1781" w:rsidRDefault="00A6346F" w:rsidP="00FD3FDA">
      <w:pPr>
        <w:pStyle w:val="EnglishHangNoCoptic"/>
      </w:pPr>
      <w:r w:rsidRPr="00AB1781">
        <w:t>23 Cast your care on the Lord,</w:t>
      </w:r>
      <w:r w:rsidRPr="00AB1781">
        <w:rPr>
          <w:rStyle w:val="FootnoteReference"/>
        </w:rPr>
        <w:footnoteReference w:id="301"/>
      </w:r>
    </w:p>
    <w:p w14:paraId="1E74B28A" w14:textId="77777777" w:rsidR="00A6346F" w:rsidRPr="00AB1781" w:rsidRDefault="00A6346F" w:rsidP="00FD3FDA">
      <w:pPr>
        <w:pStyle w:val="EnglishHangNoCoptic"/>
      </w:pPr>
      <w:r w:rsidRPr="00AB1781">
        <w:tab/>
        <w:t>and He will support you.</w:t>
      </w:r>
    </w:p>
    <w:p w14:paraId="7DF21D4A" w14:textId="75C2414A" w:rsidR="00A6346F" w:rsidRPr="00AB1781" w:rsidRDefault="00A6346F" w:rsidP="00FD3FDA">
      <w:pPr>
        <w:pStyle w:val="EnglishHangEndNoCoptic"/>
      </w:pPr>
      <w:r w:rsidRPr="00AB1781">
        <w:tab/>
        <w:t xml:space="preserve">He will never </w:t>
      </w:r>
      <w:r w:rsidR="00006CCF">
        <w:t>allow</w:t>
      </w:r>
      <w:r w:rsidRPr="00AB1781">
        <w:t xml:space="preserve"> </w:t>
      </w:r>
      <w:r w:rsidR="00006CCF">
        <w:t>the righteous to  be</w:t>
      </w:r>
      <w:r w:rsidRPr="00AB1781">
        <w:t xml:space="preserve"> </w:t>
      </w:r>
      <w:r w:rsidR="00006CCF">
        <w:t>shaken</w:t>
      </w:r>
      <w:r w:rsidRPr="00AB1781">
        <w:t>.</w:t>
      </w:r>
    </w:p>
    <w:p w14:paraId="4C5A92D3" w14:textId="77777777" w:rsidR="00A6346F" w:rsidRPr="00AB1781" w:rsidRDefault="00A6346F" w:rsidP="00FD3FDA">
      <w:pPr>
        <w:pStyle w:val="EnglishHangNoCoptic"/>
      </w:pPr>
      <w:r w:rsidRPr="00AB1781">
        <w:t xml:space="preserve">24 But </w:t>
      </w:r>
      <w:r w:rsidR="001040C8">
        <w:t>You</w:t>
      </w:r>
      <w:r w:rsidRPr="00AB1781">
        <w:t xml:space="preserve">, O God, </w:t>
      </w:r>
      <w:r w:rsidR="00556387">
        <w:t>will</w:t>
      </w:r>
      <w:r w:rsidRPr="00AB1781">
        <w:t xml:space="preserve"> bring them</w:t>
      </w:r>
    </w:p>
    <w:p w14:paraId="49BF74B4" w14:textId="32D3E5FB" w:rsidR="00A6346F" w:rsidRPr="00AB1781" w:rsidRDefault="00A6346F" w:rsidP="00FD3FDA">
      <w:pPr>
        <w:pStyle w:val="EnglishHangNoCoptic"/>
      </w:pPr>
      <w:r w:rsidRPr="00AB1781">
        <w:tab/>
      </w:r>
      <w:r w:rsidR="00C277E8">
        <w:t xml:space="preserve">down </w:t>
      </w:r>
      <w:r w:rsidRPr="00AB1781">
        <w:t xml:space="preserve">into the pit of </w:t>
      </w:r>
      <w:r w:rsidR="00C277E8">
        <w:t>corruption;</w:t>
      </w:r>
    </w:p>
    <w:p w14:paraId="50ED053E" w14:textId="2613936A" w:rsidR="00A6346F" w:rsidRPr="00AB1781" w:rsidRDefault="003E4AFE" w:rsidP="00FD3FDA">
      <w:pPr>
        <w:pStyle w:val="EnglishHangNoCoptic"/>
      </w:pPr>
      <w:r>
        <w:tab/>
        <w:t>m</w:t>
      </w:r>
      <w:r w:rsidR="00A6346F" w:rsidRPr="00AB1781">
        <w:t xml:space="preserve">en of blood and </w:t>
      </w:r>
      <w:r w:rsidR="00C277E8">
        <w:t>treachery</w:t>
      </w:r>
    </w:p>
    <w:p w14:paraId="2FEEEBEC" w14:textId="77777777" w:rsidR="00A6346F" w:rsidRPr="00AB1781" w:rsidRDefault="00A6346F" w:rsidP="00FD3FDA">
      <w:pPr>
        <w:pStyle w:val="EnglishHangNoCoptic"/>
      </w:pPr>
      <w:r w:rsidRPr="00AB1781">
        <w:tab/>
        <w:t>will not live half their days.</w:t>
      </w:r>
    </w:p>
    <w:p w14:paraId="7BDD92C0" w14:textId="73568C47" w:rsidR="00A6346F" w:rsidRDefault="00A6346F" w:rsidP="009C1C97">
      <w:pPr>
        <w:pStyle w:val="EnglishHangEndNoCoptic"/>
      </w:pPr>
      <w:r w:rsidRPr="00AB1781">
        <w:tab/>
        <w:t xml:space="preserve">But I will </w:t>
      </w:r>
      <w:r w:rsidR="00C277E8">
        <w:t>hope</w:t>
      </w:r>
      <w:r w:rsidRPr="00AB1781">
        <w:t xml:space="preserve"> in </w:t>
      </w:r>
      <w:r w:rsidR="001040C8">
        <w:t>You</w:t>
      </w:r>
      <w:r w:rsidRPr="00AB1781">
        <w:t>, O Lord.</w:t>
      </w:r>
    </w:p>
    <w:p w14:paraId="7DBD3B5F" w14:textId="5F9BAEEF" w:rsidR="00F933DE" w:rsidRDefault="00F933DE" w:rsidP="00F933DE">
      <w:pPr>
        <w:pStyle w:val="Rubric"/>
      </w:pPr>
      <w:r>
        <w:t>Glory…</w:t>
      </w:r>
    </w:p>
    <w:p w14:paraId="51511FFD" w14:textId="236A3E51" w:rsidR="00646263" w:rsidRPr="00AB1781" w:rsidRDefault="00646263" w:rsidP="00BF0205">
      <w:pPr>
        <w:pStyle w:val="Heading3"/>
      </w:pPr>
      <w:bookmarkStart w:id="264" w:name="_Ref435438564"/>
      <w:r w:rsidRPr="00AB1781">
        <w:lastRenderedPageBreak/>
        <w:t>K</w:t>
      </w:r>
      <w:r>
        <w:t>athisma</w:t>
      </w:r>
      <w:r w:rsidR="0044639B">
        <w:t xml:space="preserve"> 8</w:t>
      </w:r>
      <w:bookmarkEnd w:id="264"/>
    </w:p>
    <w:p w14:paraId="7E53BDAB" w14:textId="1BEE0EA9" w:rsidR="009E7111" w:rsidRPr="009E7111" w:rsidRDefault="009E7111" w:rsidP="00BF0205">
      <w:pPr>
        <w:pStyle w:val="Heading4"/>
      </w:pPr>
      <w:r>
        <w:t>Psalm</w:t>
      </w:r>
      <w:r w:rsidRPr="00AB1781">
        <w:t xml:space="preserve"> 55</w:t>
      </w:r>
      <w:r>
        <w:t xml:space="preserve">: </w:t>
      </w:r>
      <w:r w:rsidR="009216DA">
        <w:t>“Have mercy on me, O God,</w:t>
      </w:r>
      <w:r>
        <w:t xml:space="preserve"> for man tramples </w:t>
      </w:r>
      <w:r w:rsidR="009216DA">
        <w:t>on</w:t>
      </w:r>
      <w:r>
        <w:t xml:space="preserve"> me</w:t>
      </w:r>
      <w:r w:rsidR="009216DA">
        <w:t>”</w:t>
      </w:r>
    </w:p>
    <w:p w14:paraId="6DA034F1"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Victory of Faith over Fear</w:t>
      </w:r>
    </w:p>
    <w:p w14:paraId="361BEA14"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67EFC3BA" w14:textId="23185EC1" w:rsidR="009E7111" w:rsidRPr="00AB1781" w:rsidRDefault="009E7111" w:rsidP="009E7111">
      <w:pPr>
        <w:pStyle w:val="Rubric"/>
      </w:pPr>
      <w:r w:rsidRPr="00AB1781">
        <w:t>1 (</w:t>
      </w:r>
      <w:r w:rsidR="00A8553A">
        <w:t>For the end,</w:t>
      </w:r>
      <w:r w:rsidR="009F45DC">
        <w:t xml:space="preserve"> </w:t>
      </w:r>
      <w:r w:rsidR="00A8553A">
        <w:t>f</w:t>
      </w:r>
      <w:r w:rsidRPr="00AB1781">
        <w:t xml:space="preserve">or people far from </w:t>
      </w:r>
      <w:r w:rsidR="00A8553A">
        <w:t xml:space="preserve">their </w:t>
      </w:r>
      <w:r w:rsidRPr="00AB1781">
        <w:t>holy things. By David, for a pillar inscription, when the Philistines held him at Gath)</w:t>
      </w:r>
    </w:p>
    <w:p w14:paraId="743494D4" w14:textId="4ECA344C" w:rsidR="009E7111" w:rsidRPr="00AB1781" w:rsidRDefault="009E7111" w:rsidP="009E7111">
      <w:pPr>
        <w:pStyle w:val="EnglishHangNoCoptic"/>
      </w:pPr>
      <w:r w:rsidRPr="00AB1781">
        <w:t xml:space="preserve">2 </w:t>
      </w:r>
      <w:r w:rsidR="00A8553A">
        <w:t>Have mercy on me</w:t>
      </w:r>
      <w:r w:rsidRPr="00AB1781">
        <w:t>, O God,</w:t>
      </w:r>
    </w:p>
    <w:p w14:paraId="203E7630" w14:textId="7BC53A18" w:rsidR="009E7111" w:rsidRPr="00AB1781" w:rsidRDefault="009E7111" w:rsidP="009E7111">
      <w:pPr>
        <w:pStyle w:val="EnglishHangNoCoptic"/>
      </w:pPr>
      <w:r w:rsidRPr="00AB1781">
        <w:tab/>
        <w:t>for man tramp</w:t>
      </w:r>
      <w:r w:rsidR="00A8553A">
        <w:t xml:space="preserve">les </w:t>
      </w:r>
      <w:r w:rsidRPr="00AB1781">
        <w:t>on me;</w:t>
      </w:r>
    </w:p>
    <w:p w14:paraId="1748DBF1" w14:textId="0508276C" w:rsidR="009E7111" w:rsidRPr="00AB1781" w:rsidRDefault="009E7111" w:rsidP="009E7111">
      <w:pPr>
        <w:pStyle w:val="EnglishHangEndNoCoptic"/>
      </w:pPr>
      <w:r w:rsidRPr="00AB1781">
        <w:tab/>
      </w:r>
      <w:r w:rsidR="00A8553A">
        <w:t xml:space="preserve">he afflicts me </w:t>
      </w:r>
      <w:r w:rsidR="00EF0D59">
        <w:t>in</w:t>
      </w:r>
      <w:r w:rsidR="00A8553A">
        <w:t xml:space="preserve"> war, </w:t>
      </w:r>
      <w:r w:rsidRPr="00AB1781">
        <w:t>all day long.</w:t>
      </w:r>
    </w:p>
    <w:p w14:paraId="612A717C" w14:textId="01876181" w:rsidR="009E7111" w:rsidRPr="00AB1781" w:rsidRDefault="009E7111" w:rsidP="009E7111">
      <w:pPr>
        <w:pStyle w:val="EnglishHangNoCoptic"/>
      </w:pPr>
      <w:r w:rsidRPr="00AB1781">
        <w:t>3 My ene</w:t>
      </w:r>
      <w:r w:rsidR="00A8553A">
        <w:t>mies trample on me all day long,</w:t>
      </w:r>
    </w:p>
    <w:p w14:paraId="34508015" w14:textId="7C865744" w:rsidR="009E7111" w:rsidRPr="00AB1781" w:rsidRDefault="009E7111" w:rsidP="009E7111">
      <w:pPr>
        <w:pStyle w:val="EnglishHangNoCoptic"/>
      </w:pPr>
      <w:r w:rsidRPr="00AB1781">
        <w:tab/>
      </w:r>
      <w:r w:rsidR="00A8553A">
        <w:t>for there are many</w:t>
      </w:r>
    </w:p>
    <w:p w14:paraId="0F4E7DE6" w14:textId="77777777" w:rsidR="009E7111" w:rsidRPr="00AB1781" w:rsidRDefault="009E7111" w:rsidP="009E7111">
      <w:pPr>
        <w:pStyle w:val="EnglishHangEndNoCoptic"/>
      </w:pPr>
      <w:r w:rsidRPr="00AB1781">
        <w:tab/>
        <w:t>who war against me from on high.</w:t>
      </w:r>
      <w:r w:rsidRPr="00AB1781">
        <w:rPr>
          <w:rStyle w:val="FootnoteReference"/>
        </w:rPr>
        <w:footnoteReference w:id="302"/>
      </w:r>
    </w:p>
    <w:p w14:paraId="514092FB" w14:textId="24569B8A" w:rsidR="009E7111" w:rsidRPr="00AB1781" w:rsidRDefault="009E7111" w:rsidP="009E7111">
      <w:pPr>
        <w:pStyle w:val="EnglishHangNoCoptic"/>
      </w:pPr>
      <w:r w:rsidRPr="00AB1781">
        <w:t xml:space="preserve">4 </w:t>
      </w:r>
      <w:r w:rsidR="00A8553A">
        <w:t>I will not</w:t>
      </w:r>
      <w:r w:rsidR="00A8553A">
        <w:rPr>
          <w:rStyle w:val="FootnoteReference"/>
        </w:rPr>
        <w:footnoteReference w:id="303"/>
      </w:r>
      <w:r w:rsidR="00A8553A">
        <w:t xml:space="preserve"> fear by day</w:t>
      </w:r>
      <w:r w:rsidRPr="00AB1781">
        <w:t>,</w:t>
      </w:r>
    </w:p>
    <w:p w14:paraId="35538A64" w14:textId="5EE6B6AA" w:rsidR="009E7111" w:rsidRPr="00AB1781" w:rsidRDefault="009E7111" w:rsidP="009E7111">
      <w:pPr>
        <w:pStyle w:val="EnglishHangEndNoCoptic"/>
      </w:pPr>
      <w:r w:rsidRPr="00AB1781">
        <w:tab/>
        <w:t xml:space="preserve">but I will </w:t>
      </w:r>
      <w:r w:rsidR="003E4AFE">
        <w:t>hope</w:t>
      </w:r>
      <w:r w:rsidRPr="00AB1781">
        <w:t xml:space="preserve"> in </w:t>
      </w:r>
      <w:r w:rsidR="001040C8">
        <w:t>You</w:t>
      </w:r>
      <w:r w:rsidRPr="00AB1781">
        <w:t>.</w:t>
      </w:r>
    </w:p>
    <w:p w14:paraId="60F0E4AF" w14:textId="4FDC79B8" w:rsidR="009E7111" w:rsidRPr="00AB1781" w:rsidRDefault="009E7111" w:rsidP="009E7111">
      <w:pPr>
        <w:pStyle w:val="EnglishHangNoCoptic"/>
      </w:pPr>
      <w:r w:rsidRPr="00AB1781">
        <w:t xml:space="preserve">5 </w:t>
      </w:r>
      <w:r w:rsidR="00DC1C91">
        <w:t>I will praise God with my words all day long;</w:t>
      </w:r>
    </w:p>
    <w:p w14:paraId="1481FCEC" w14:textId="7DB41F4B" w:rsidR="009E7111" w:rsidRPr="00AB1781" w:rsidRDefault="009E7111" w:rsidP="009E7111">
      <w:pPr>
        <w:pStyle w:val="EnglishHangNoCoptic"/>
      </w:pPr>
      <w:r w:rsidRPr="00AB1781">
        <w:tab/>
      </w:r>
      <w:r w:rsidR="005B785B">
        <w:t>I hope in God</w:t>
      </w:r>
      <w:r w:rsidRPr="00AB1781">
        <w:t xml:space="preserve">; I will </w:t>
      </w:r>
      <w:r w:rsidR="00DC1C91">
        <w:t>not fear</w:t>
      </w:r>
    </w:p>
    <w:p w14:paraId="59D09A10" w14:textId="35CCE896" w:rsidR="009E7111" w:rsidRPr="009E7111" w:rsidRDefault="00DC1C91" w:rsidP="009E7111">
      <w:pPr>
        <w:pStyle w:val="EnglishHangEndNoCoptic"/>
      </w:pPr>
      <w:r>
        <w:tab/>
        <w:t xml:space="preserve">what </w:t>
      </w:r>
      <w:r w:rsidR="009E7111" w:rsidRPr="00AB1781">
        <w:t xml:space="preserve">flesh </w:t>
      </w:r>
      <w:r>
        <w:t>may do to me.</w:t>
      </w:r>
    </w:p>
    <w:p w14:paraId="32B337B9" w14:textId="442FA3C1" w:rsidR="009E7111" w:rsidRPr="00AB1781" w:rsidRDefault="009E7111" w:rsidP="009E7111">
      <w:pPr>
        <w:pStyle w:val="EnglishHangNoCoptic"/>
      </w:pPr>
      <w:r w:rsidRPr="00AB1781">
        <w:t xml:space="preserve">6 </w:t>
      </w:r>
      <w:r w:rsidR="00DC1C91">
        <w:t>They make my words repulsive all day long</w:t>
      </w:r>
      <w:r w:rsidRPr="00AB1781">
        <w:t>;</w:t>
      </w:r>
    </w:p>
    <w:p w14:paraId="206D7ADE" w14:textId="77777777" w:rsidR="009E7111" w:rsidRPr="00AB1781" w:rsidRDefault="009E7111" w:rsidP="009E7111">
      <w:pPr>
        <w:pStyle w:val="EnglishHangEndNoCoptic"/>
      </w:pPr>
      <w:r w:rsidRPr="00AB1781">
        <w:tab/>
        <w:t>all their thoughts are against me for evil.</w:t>
      </w:r>
    </w:p>
    <w:p w14:paraId="230F5524" w14:textId="58AEBF52" w:rsidR="009E7111" w:rsidRPr="00AB1781" w:rsidRDefault="009E7111" w:rsidP="009E7111">
      <w:pPr>
        <w:pStyle w:val="EnglishHangNoCoptic"/>
      </w:pPr>
      <w:r w:rsidRPr="00AB1781">
        <w:t xml:space="preserve">7 They </w:t>
      </w:r>
      <w:r w:rsidR="003E4AFE">
        <w:t xml:space="preserve">will </w:t>
      </w:r>
      <w:r w:rsidRPr="00AB1781">
        <w:t xml:space="preserve">keep close and </w:t>
      </w:r>
      <w:r w:rsidR="00DC1C91">
        <w:t>hide</w:t>
      </w:r>
      <w:r w:rsidRPr="00AB1781">
        <w:t>;</w:t>
      </w:r>
    </w:p>
    <w:p w14:paraId="1E420C4A" w14:textId="7BC05C6E" w:rsidR="009E7111" w:rsidRPr="00AB1781" w:rsidRDefault="009E7111" w:rsidP="009E7111">
      <w:pPr>
        <w:pStyle w:val="EnglishHangNoCoptic"/>
      </w:pPr>
      <w:r w:rsidRPr="00AB1781">
        <w:tab/>
        <w:t xml:space="preserve">they </w:t>
      </w:r>
      <w:r w:rsidR="003E4AFE">
        <w:t xml:space="preserve">will </w:t>
      </w:r>
      <w:r w:rsidRPr="00AB1781">
        <w:t>watch my steps</w:t>
      </w:r>
    </w:p>
    <w:p w14:paraId="66DE2DED" w14:textId="197CFB8F" w:rsidR="009E7111" w:rsidRPr="00AB1781" w:rsidRDefault="009E7111" w:rsidP="009E7111">
      <w:pPr>
        <w:pStyle w:val="EnglishHangEndNoCoptic"/>
      </w:pPr>
      <w:r w:rsidRPr="00AB1781">
        <w:tab/>
        <w:t xml:space="preserve">as they </w:t>
      </w:r>
      <w:r w:rsidR="003E4AFE">
        <w:t>wait</w:t>
      </w:r>
      <w:r w:rsidRPr="00AB1781">
        <w:t xml:space="preserve"> for my soul.</w:t>
      </w:r>
    </w:p>
    <w:p w14:paraId="7494BC07" w14:textId="2B43DAF0" w:rsidR="009E7111" w:rsidRPr="00AB1781" w:rsidRDefault="009E7111" w:rsidP="009E7111">
      <w:pPr>
        <w:pStyle w:val="EnglishHangNoCoptic"/>
      </w:pPr>
      <w:r w:rsidRPr="00AB1781">
        <w:t xml:space="preserve">8 </w:t>
      </w:r>
      <w:r w:rsidR="00EF0D59">
        <w:t>By no means will you save them</w:t>
      </w:r>
      <w:r w:rsidRPr="00AB1781">
        <w:t>;</w:t>
      </w:r>
      <w:r w:rsidRPr="00AB1781">
        <w:rPr>
          <w:rStyle w:val="FootnoteReference"/>
        </w:rPr>
        <w:footnoteReference w:id="304"/>
      </w:r>
    </w:p>
    <w:p w14:paraId="08FE5E12" w14:textId="2E03BAD1" w:rsidR="009E7111" w:rsidRPr="00AB1781" w:rsidRDefault="009E7111" w:rsidP="009E7111">
      <w:pPr>
        <w:pStyle w:val="EnglishHangEndNoCoptic"/>
      </w:pPr>
      <w:r w:rsidRPr="00AB1781">
        <w:tab/>
      </w:r>
      <w:r w:rsidR="001040C8">
        <w:t>You</w:t>
      </w:r>
      <w:r w:rsidRPr="00AB1781">
        <w:t xml:space="preserve"> </w:t>
      </w:r>
      <w:r w:rsidR="00004BA4" w:rsidRPr="00AB1781">
        <w:t>will</w:t>
      </w:r>
      <w:r w:rsidRPr="00AB1781">
        <w:t xml:space="preserve"> bring people</w:t>
      </w:r>
      <w:r w:rsidR="00EF0D59">
        <w:t>s</w:t>
      </w:r>
      <w:r w:rsidRPr="00AB1781">
        <w:t xml:space="preserve"> down in </w:t>
      </w:r>
      <w:r w:rsidR="00EF0D59">
        <w:t>wrath, O God</w:t>
      </w:r>
      <w:r w:rsidRPr="00AB1781">
        <w:t>.</w:t>
      </w:r>
    </w:p>
    <w:p w14:paraId="216B8007" w14:textId="2AD681D5" w:rsidR="009E7111" w:rsidRPr="00AB1781" w:rsidRDefault="00EF0D59" w:rsidP="009E7111">
      <w:pPr>
        <w:pStyle w:val="EnglishHangNoCoptic"/>
      </w:pPr>
      <w:r>
        <w:t xml:space="preserve">9 </w:t>
      </w:r>
      <w:r w:rsidR="009E7111" w:rsidRPr="00AB1781">
        <w:t xml:space="preserve">I have </w:t>
      </w:r>
      <w:r w:rsidR="003E4AFE">
        <w:t>declared my life to</w:t>
      </w:r>
      <w:r w:rsidR="009E7111" w:rsidRPr="00AB1781">
        <w:t xml:space="preserve"> </w:t>
      </w:r>
      <w:r w:rsidR="001040C8">
        <w:t>You</w:t>
      </w:r>
      <w:r w:rsidR="009E7111" w:rsidRPr="00AB1781">
        <w:t>;</w:t>
      </w:r>
    </w:p>
    <w:p w14:paraId="341B5BD1" w14:textId="77777777" w:rsidR="009E7111" w:rsidRPr="00AB1781" w:rsidRDefault="009E7111" w:rsidP="009E7111">
      <w:pPr>
        <w:pStyle w:val="EnglishHangNoCoptic"/>
      </w:pPr>
      <w:r w:rsidRPr="00AB1781">
        <w:tab/>
      </w:r>
      <w:r w:rsidR="001040C8">
        <w:t>You</w:t>
      </w:r>
      <w:r w:rsidRPr="00AB1781">
        <w:t xml:space="preserve"> </w:t>
      </w:r>
      <w:r w:rsidR="00556387">
        <w:t>have</w:t>
      </w:r>
      <w:r w:rsidRPr="00AB1781">
        <w:t xml:space="preserve"> set my tears before </w:t>
      </w:r>
      <w:r w:rsidR="001040C8">
        <w:t>You</w:t>
      </w:r>
      <w:r w:rsidRPr="00AB1781">
        <w:t>,</w:t>
      </w:r>
    </w:p>
    <w:p w14:paraId="189E4183" w14:textId="77777777" w:rsidR="009E7111" w:rsidRPr="00AB1781" w:rsidRDefault="009E7111" w:rsidP="009E7111">
      <w:pPr>
        <w:pStyle w:val="EnglishHangEndNoCoptic"/>
      </w:pPr>
      <w:r w:rsidRPr="00AB1781">
        <w:tab/>
        <w:t xml:space="preserve">according to </w:t>
      </w:r>
      <w:r w:rsidR="00E570CB">
        <w:t>Your</w:t>
      </w:r>
      <w:r w:rsidRPr="00AB1781">
        <w:t xml:space="preserve"> promise.</w:t>
      </w:r>
    </w:p>
    <w:p w14:paraId="0A43F73D" w14:textId="0E194276" w:rsidR="009E7111" w:rsidRPr="00AB1781" w:rsidRDefault="00EF0D59" w:rsidP="009E7111">
      <w:pPr>
        <w:pStyle w:val="EnglishHangNoCoptic"/>
      </w:pPr>
      <w:r>
        <w:lastRenderedPageBreak/>
        <w:t>10 M</w:t>
      </w:r>
      <w:r w:rsidR="009E7111" w:rsidRPr="00AB1781">
        <w:t>y enemies will turn back</w:t>
      </w:r>
    </w:p>
    <w:p w14:paraId="6C709EEC" w14:textId="40C06589" w:rsidR="009E7111" w:rsidRPr="00AB1781" w:rsidRDefault="00EF0D59" w:rsidP="009E7111">
      <w:pPr>
        <w:pStyle w:val="EnglishHangNoCoptic"/>
      </w:pPr>
      <w:r>
        <w:tab/>
        <w:t>in</w:t>
      </w:r>
      <w:r w:rsidR="009E7111" w:rsidRPr="00AB1781">
        <w:t xml:space="preserve"> the day when I call upon </w:t>
      </w:r>
      <w:r w:rsidR="001040C8">
        <w:t>You</w:t>
      </w:r>
      <w:r w:rsidR="009E7111" w:rsidRPr="00AB1781">
        <w:t>.</w:t>
      </w:r>
    </w:p>
    <w:p w14:paraId="378DB3AE" w14:textId="346D2D95" w:rsidR="009E7111" w:rsidRPr="00AB1781" w:rsidRDefault="009E7111" w:rsidP="009E7111">
      <w:pPr>
        <w:pStyle w:val="EnglishHangEndNoCoptic"/>
      </w:pPr>
      <w:r w:rsidRPr="00AB1781">
        <w:tab/>
      </w:r>
      <w:r w:rsidR="00EF0D59">
        <w:t>Behold, I know</w:t>
      </w:r>
      <w:r w:rsidRPr="00AB1781">
        <w:t xml:space="preserve"> that </w:t>
      </w:r>
      <w:r w:rsidR="001040C8">
        <w:t>You</w:t>
      </w:r>
      <w:r w:rsidRPr="00AB1781">
        <w:t xml:space="preserve"> </w:t>
      </w:r>
      <w:r w:rsidR="00004BA4" w:rsidRPr="00AB1781">
        <w:t>are</w:t>
      </w:r>
      <w:r w:rsidRPr="00AB1781">
        <w:t xml:space="preserve"> my God.</w:t>
      </w:r>
    </w:p>
    <w:p w14:paraId="5232DC12" w14:textId="36FA7034" w:rsidR="009E7111" w:rsidRPr="00AB1781" w:rsidRDefault="00EF0D59" w:rsidP="009E7111">
      <w:pPr>
        <w:pStyle w:val="EnglishHangNoCoptic"/>
      </w:pPr>
      <w:r>
        <w:t>11 In God, I will praise His Word;</w:t>
      </w:r>
    </w:p>
    <w:p w14:paraId="043191C8" w14:textId="66CF5458" w:rsidR="009E7111" w:rsidRPr="00AB1781" w:rsidRDefault="00EF0D59" w:rsidP="009E7111">
      <w:pPr>
        <w:pStyle w:val="EnglishHangEndNoCoptic"/>
      </w:pPr>
      <w:r>
        <w:tab/>
        <w:t xml:space="preserve">in the Lord, </w:t>
      </w:r>
      <w:r w:rsidR="009E7111" w:rsidRPr="00AB1781">
        <w:t>I will praise His Wor</w:t>
      </w:r>
      <w:r>
        <w:t>d.</w:t>
      </w:r>
    </w:p>
    <w:p w14:paraId="7CB26711" w14:textId="434EEF45" w:rsidR="009E7111" w:rsidRPr="00AB1781" w:rsidRDefault="009E7111" w:rsidP="009E7111">
      <w:pPr>
        <w:pStyle w:val="EnglishHangNoCoptic"/>
      </w:pPr>
      <w:r w:rsidRPr="00AB1781">
        <w:t xml:space="preserve">12 In </w:t>
      </w:r>
      <w:r w:rsidR="00EF0D59">
        <w:t>God</w:t>
      </w:r>
      <w:r w:rsidRPr="00AB1781">
        <w:t xml:space="preserve"> I</w:t>
      </w:r>
      <w:r w:rsidR="00EF0D59">
        <w:t xml:space="preserve"> </w:t>
      </w:r>
      <w:r w:rsidR="003E4AFE">
        <w:t>hope</w:t>
      </w:r>
      <w:r w:rsidRPr="00AB1781">
        <w:t>; I will not</w:t>
      </w:r>
      <w:r w:rsidR="00EF0D59">
        <w:t xml:space="preserve"> be afraid;</w:t>
      </w:r>
    </w:p>
    <w:p w14:paraId="6328E6F8" w14:textId="2C361EEB" w:rsidR="009E7111" w:rsidRPr="00AB1781" w:rsidRDefault="00EF0D59" w:rsidP="009E7111">
      <w:pPr>
        <w:pStyle w:val="EnglishHangEndNoCoptic"/>
      </w:pPr>
      <w:r>
        <w:tab/>
        <w:t>w</w:t>
      </w:r>
      <w:r w:rsidR="009E7111" w:rsidRPr="00AB1781">
        <w:t>hat can man do to me?</w:t>
      </w:r>
    </w:p>
    <w:p w14:paraId="3331923C" w14:textId="77777777" w:rsidR="009E7111" w:rsidRPr="00AB1781" w:rsidRDefault="009E7111" w:rsidP="009E7111">
      <w:pPr>
        <w:pStyle w:val="EnglishHangNoCoptic"/>
      </w:pPr>
      <w:r w:rsidRPr="00AB1781">
        <w:t xml:space="preserve">13 I am under vows to </w:t>
      </w:r>
      <w:r w:rsidR="001040C8">
        <w:t>You</w:t>
      </w:r>
      <w:r w:rsidRPr="00AB1781">
        <w:t>, O God;</w:t>
      </w:r>
    </w:p>
    <w:p w14:paraId="0FC3CEFB" w14:textId="77777777" w:rsidR="009E7111" w:rsidRPr="00AB1781" w:rsidRDefault="009E7111" w:rsidP="009E7111">
      <w:pPr>
        <w:pStyle w:val="EnglishHangEndNoCoptic"/>
      </w:pPr>
      <w:r w:rsidRPr="00AB1781">
        <w:tab/>
        <w:t xml:space="preserve">I will pay </w:t>
      </w:r>
      <w:r w:rsidR="001040C8">
        <w:t>You</w:t>
      </w:r>
      <w:r w:rsidRPr="00AB1781">
        <w:t xml:space="preserve"> my due of praise.</w:t>
      </w:r>
    </w:p>
    <w:p w14:paraId="65E83C16" w14:textId="5DD4CEBC" w:rsidR="009E7111" w:rsidRPr="00AB1781" w:rsidRDefault="009E7111" w:rsidP="009E7111">
      <w:pPr>
        <w:pStyle w:val="EnglishHangNoCoptic"/>
      </w:pPr>
      <w:r w:rsidRPr="00AB1781">
        <w:t xml:space="preserve">14 For </w:t>
      </w:r>
      <w:r w:rsidR="001040C8">
        <w:t>You</w:t>
      </w:r>
      <w:r w:rsidRPr="00AB1781">
        <w:t xml:space="preserve"> delivered my soul from death,</w:t>
      </w:r>
    </w:p>
    <w:p w14:paraId="19560E15" w14:textId="1AFE9BCF" w:rsidR="009E7111" w:rsidRPr="00AB1781" w:rsidRDefault="009E7111" w:rsidP="009E7111">
      <w:pPr>
        <w:pStyle w:val="EnglishHangNoCoptic"/>
      </w:pPr>
      <w:r w:rsidRPr="00AB1781">
        <w:tab/>
      </w:r>
      <w:r w:rsidR="00EF0D59">
        <w:t>and my feet from slipping,</w:t>
      </w:r>
    </w:p>
    <w:p w14:paraId="1566F94C" w14:textId="3D7979D5" w:rsidR="009E7111" w:rsidRPr="00AB1781" w:rsidRDefault="009E7111" w:rsidP="009E7111">
      <w:pPr>
        <w:pStyle w:val="EnglishHangNoCoptic"/>
      </w:pPr>
      <w:r w:rsidRPr="00AB1781">
        <w:tab/>
      </w:r>
      <w:r w:rsidR="00EF0D59">
        <w:t>that I may be pleasing before God</w:t>
      </w:r>
    </w:p>
    <w:p w14:paraId="2A769EE5" w14:textId="77777777" w:rsidR="009E7111" w:rsidRPr="009E7111" w:rsidRDefault="009E7111" w:rsidP="009E7111">
      <w:pPr>
        <w:pStyle w:val="EnglishHangEndNoCoptic"/>
      </w:pPr>
      <w:r w:rsidRPr="00AB1781">
        <w:tab/>
        <w:t>in the light of the living.</w:t>
      </w:r>
    </w:p>
    <w:p w14:paraId="23BA7935" w14:textId="43511143" w:rsidR="009E7111" w:rsidRPr="009E7111" w:rsidRDefault="009E7111" w:rsidP="00BF0205">
      <w:pPr>
        <w:pStyle w:val="Heading4"/>
      </w:pPr>
      <w:bookmarkStart w:id="265" w:name="_Ref412026190"/>
      <w:r>
        <w:t>Psalm</w:t>
      </w:r>
      <w:r w:rsidRPr="00AB1781">
        <w:t xml:space="preserve"> 56</w:t>
      </w:r>
      <w:r>
        <w:t xml:space="preserve">: </w:t>
      </w:r>
      <w:r w:rsidR="009216DA">
        <w:t>“</w:t>
      </w:r>
      <w:r>
        <w:t>Have mercy on me, O God, have mercy on m</w:t>
      </w:r>
      <w:r w:rsidR="00F017CA">
        <w:t>e”</w:t>
      </w:r>
      <w:bookmarkEnd w:id="265"/>
    </w:p>
    <w:p w14:paraId="43C89AB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Two Environments: Wings and Lions</w:t>
      </w:r>
    </w:p>
    <w:p w14:paraId="01E3CAE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the Midst of Lions: My Heart is Ready, I will Sing</w:t>
      </w:r>
    </w:p>
    <w:p w14:paraId="1AECB047" w14:textId="33898720" w:rsidR="00F14AA6" w:rsidRDefault="00F14AA6" w:rsidP="009E7111">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53366E5" w14:textId="698CD595" w:rsidR="009E7111" w:rsidRPr="00AB1781" w:rsidRDefault="009E7111" w:rsidP="009E7111">
      <w:pPr>
        <w:pStyle w:val="Rubric"/>
      </w:pPr>
      <w:r w:rsidRPr="00AB1781">
        <w:t>1 (</w:t>
      </w:r>
      <w:r w:rsidR="005C5BE0">
        <w:t>For the end; d</w:t>
      </w:r>
      <w:r w:rsidRPr="00AB1781">
        <w:t>o not destroy. By David, for a pillar inscription, when he fled from Saul to the cave)</w:t>
      </w:r>
    </w:p>
    <w:p w14:paraId="1FFF142B" w14:textId="7D5D446A" w:rsidR="009E7111" w:rsidRPr="00AB1781" w:rsidRDefault="009E7111" w:rsidP="009E7111">
      <w:pPr>
        <w:pStyle w:val="EnglishHangNoCoptic"/>
      </w:pPr>
      <w:r w:rsidRPr="00AB1781">
        <w:t>2 Have mercy on me, O God,</w:t>
      </w:r>
      <w:r w:rsidR="005C5BE0">
        <w:t xml:space="preserve"> have mercy on me,</w:t>
      </w:r>
    </w:p>
    <w:p w14:paraId="17B57936" w14:textId="77777777" w:rsidR="009E7111" w:rsidRPr="00AB1781" w:rsidRDefault="009E7111" w:rsidP="009E7111">
      <w:pPr>
        <w:pStyle w:val="EnglishHangNoCoptic"/>
      </w:pPr>
      <w:r w:rsidRPr="00AB1781">
        <w:tab/>
        <w:t xml:space="preserve">for my soul trusts in </w:t>
      </w:r>
      <w:r w:rsidR="001040C8">
        <w:t>You</w:t>
      </w:r>
      <w:r w:rsidRPr="00AB1781">
        <w:t>;</w:t>
      </w:r>
    </w:p>
    <w:p w14:paraId="27F7B9F3" w14:textId="55CFC496" w:rsidR="009E7111" w:rsidRPr="00AB1781" w:rsidRDefault="009E7111" w:rsidP="009E7111">
      <w:pPr>
        <w:pStyle w:val="EnglishHangNoCoptic"/>
      </w:pPr>
      <w:r w:rsidRPr="00AB1781">
        <w:tab/>
        <w:t>and</w:t>
      </w:r>
      <w:r w:rsidR="005C5BE0">
        <w:t xml:space="preserve"> I will hope</w:t>
      </w:r>
      <w:r w:rsidRPr="00AB1781">
        <w:t xml:space="preserve"> in the shadow of </w:t>
      </w:r>
      <w:r w:rsidR="00E570CB">
        <w:t>Your</w:t>
      </w:r>
      <w:r w:rsidRPr="00AB1781">
        <w:t xml:space="preserve"> wings</w:t>
      </w:r>
    </w:p>
    <w:p w14:paraId="65A574FE" w14:textId="45202913" w:rsidR="009E7111" w:rsidRPr="00AB1781" w:rsidRDefault="009E7111" w:rsidP="009E7111">
      <w:pPr>
        <w:pStyle w:val="EnglishHangEndNoCoptic"/>
      </w:pPr>
      <w:r w:rsidRPr="00AB1781">
        <w:tab/>
      </w:r>
      <w:r w:rsidR="005C5BE0">
        <w:t>until</w:t>
      </w:r>
      <w:r w:rsidRPr="00AB1781">
        <w:t xml:space="preserve"> iniquity passes</w:t>
      </w:r>
      <w:r w:rsidR="005C5BE0">
        <w:t xml:space="preserve"> away</w:t>
      </w:r>
      <w:r w:rsidRPr="00AB1781">
        <w:t>.</w:t>
      </w:r>
    </w:p>
    <w:p w14:paraId="17862CB0" w14:textId="77777777" w:rsidR="009E7111" w:rsidRPr="00AB1781" w:rsidRDefault="009E7111" w:rsidP="009E7111">
      <w:pPr>
        <w:pStyle w:val="EnglishHangNoCoptic"/>
      </w:pPr>
      <w:r w:rsidRPr="00AB1781">
        <w:t>3 I will cry to God Most High,</w:t>
      </w:r>
    </w:p>
    <w:p w14:paraId="116D0B72" w14:textId="77777777" w:rsidR="009E7111" w:rsidRPr="00AB1781" w:rsidRDefault="009E7111" w:rsidP="009E7111">
      <w:pPr>
        <w:pStyle w:val="EnglishHangEndNoCoptic"/>
      </w:pPr>
      <w:r w:rsidRPr="00AB1781">
        <w:tab/>
        <w:t>to God my benefactor.</w:t>
      </w:r>
    </w:p>
    <w:p w14:paraId="1F5CCE09" w14:textId="77777777" w:rsidR="009E7111" w:rsidRPr="00AB1781" w:rsidRDefault="009E7111" w:rsidP="009E7111">
      <w:pPr>
        <w:pStyle w:val="EnglishHangNoCoptic"/>
      </w:pPr>
      <w:r w:rsidRPr="00AB1781">
        <w:t>4 He sent from heaven and saved me;</w:t>
      </w:r>
    </w:p>
    <w:p w14:paraId="4658FCE5" w14:textId="095674F4" w:rsidR="009E7111" w:rsidRPr="00AB1781" w:rsidRDefault="009E7111" w:rsidP="009E7111">
      <w:pPr>
        <w:pStyle w:val="EnglishHangNoCoptic"/>
      </w:pPr>
      <w:r w:rsidRPr="00AB1781">
        <w:tab/>
        <w:t xml:space="preserve">He </w:t>
      </w:r>
      <w:r w:rsidR="005C5BE0">
        <w:t>gave</w:t>
      </w:r>
      <w:r w:rsidRPr="00AB1781">
        <w:t xml:space="preserve"> my oppressors </w:t>
      </w:r>
      <w:r w:rsidR="005C5BE0">
        <w:t xml:space="preserve">over </w:t>
      </w:r>
      <w:r w:rsidRPr="00AB1781">
        <w:t>to reproach.</w:t>
      </w:r>
      <w:r w:rsidRPr="00AB1781">
        <w:rPr>
          <w:rStyle w:val="FootnoteReference"/>
        </w:rPr>
        <w:footnoteReference w:id="305"/>
      </w:r>
      <w:r w:rsidRPr="00AB1781">
        <w:t xml:space="preserve"> </w:t>
      </w:r>
      <w:r w:rsidRPr="00AB1781">
        <w:rPr>
          <w:i/>
        </w:rPr>
        <w:t>(Pause)</w:t>
      </w:r>
    </w:p>
    <w:p w14:paraId="5EEABDEC" w14:textId="4A988E5D" w:rsidR="009E7111" w:rsidRPr="009E7111" w:rsidRDefault="009E7111" w:rsidP="009E7111">
      <w:pPr>
        <w:pStyle w:val="EnglishHangEndNoCoptic"/>
      </w:pPr>
      <w:r w:rsidRPr="00AB1781">
        <w:tab/>
        <w:t>G</w:t>
      </w:r>
      <w:r w:rsidR="005C5BE0">
        <w:t>od sent His mercy and His truth,</w:t>
      </w:r>
    </w:p>
    <w:p w14:paraId="6E84F3AD" w14:textId="5F9001B5" w:rsidR="009E7111" w:rsidRPr="00AB1781" w:rsidRDefault="009E7111" w:rsidP="009E7111">
      <w:pPr>
        <w:pStyle w:val="EnglishHangNoCoptic"/>
      </w:pPr>
      <w:r w:rsidRPr="00AB1781">
        <w:t xml:space="preserve">5 </w:t>
      </w:r>
      <w:r w:rsidR="002F7B19">
        <w:t>and</w:t>
      </w:r>
      <w:r w:rsidRPr="00AB1781">
        <w:t xml:space="preserve"> delivered my soul from the </w:t>
      </w:r>
      <w:r w:rsidR="002F7B19">
        <w:t>among</w:t>
      </w:r>
      <w:r w:rsidRPr="00AB1781">
        <w:t xml:space="preserve"> lions</w:t>
      </w:r>
      <w:r w:rsidR="002F7B19">
        <w:t xml:space="preserve"> cubs</w:t>
      </w:r>
      <w:r w:rsidRPr="00AB1781">
        <w:t>.</w:t>
      </w:r>
    </w:p>
    <w:p w14:paraId="7D853818" w14:textId="1E90FDEC" w:rsidR="009E7111" w:rsidRPr="00AB1781" w:rsidRDefault="009E7111" w:rsidP="009E7111">
      <w:pPr>
        <w:pStyle w:val="EnglishHangNoCoptic"/>
      </w:pPr>
      <w:r w:rsidRPr="00AB1781">
        <w:tab/>
        <w:t xml:space="preserve">I slept, </w:t>
      </w:r>
      <w:r w:rsidR="002F7B19">
        <w:t xml:space="preserve">though </w:t>
      </w:r>
      <w:r w:rsidRPr="00AB1781">
        <w:t>troubled</w:t>
      </w:r>
      <w:r w:rsidR="002F7B19">
        <w:t>.</w:t>
      </w:r>
    </w:p>
    <w:p w14:paraId="7AC5E17C" w14:textId="77777777" w:rsidR="009E7111" w:rsidRPr="00AB1781" w:rsidRDefault="009E7111" w:rsidP="009E7111">
      <w:pPr>
        <w:pStyle w:val="EnglishHangNoCoptic"/>
      </w:pPr>
      <w:r w:rsidRPr="00AB1781">
        <w:tab/>
        <w:t>As for the sons of men,</w:t>
      </w:r>
    </w:p>
    <w:p w14:paraId="14683A20" w14:textId="0CFFAD26" w:rsidR="009E7111" w:rsidRPr="00AB1781" w:rsidRDefault="009E7111" w:rsidP="009E7111">
      <w:pPr>
        <w:pStyle w:val="EnglishHangNoCoptic"/>
      </w:pPr>
      <w:r w:rsidRPr="00AB1781">
        <w:tab/>
        <w:t xml:space="preserve">their teeth are </w:t>
      </w:r>
      <w:r w:rsidR="002F7B19">
        <w:t>a weapon</w:t>
      </w:r>
      <w:r w:rsidRPr="00AB1781">
        <w:t xml:space="preserve"> and arrows,</w:t>
      </w:r>
    </w:p>
    <w:p w14:paraId="7D8A9CA3" w14:textId="43862BA9" w:rsidR="009E7111" w:rsidRPr="00AB1781" w:rsidRDefault="009E7111" w:rsidP="009E7111">
      <w:pPr>
        <w:pStyle w:val="EnglishHangEndNoCoptic"/>
      </w:pPr>
      <w:r w:rsidRPr="00AB1781">
        <w:tab/>
        <w:t xml:space="preserve">and their tongue is a sharp </w:t>
      </w:r>
      <w:r w:rsidR="002F7B19">
        <w:t>dagger</w:t>
      </w:r>
      <w:r w:rsidRPr="00AB1781">
        <w:t>.</w:t>
      </w:r>
    </w:p>
    <w:p w14:paraId="49A81033" w14:textId="77777777" w:rsidR="009E7111" w:rsidRPr="00AB1781" w:rsidRDefault="009E7111" w:rsidP="009E7111">
      <w:pPr>
        <w:pStyle w:val="EnglishHangNoCoptic"/>
      </w:pPr>
      <w:r w:rsidRPr="00AB1781">
        <w:lastRenderedPageBreak/>
        <w:t>6 Be exalted, O God, above the heavens,</w:t>
      </w:r>
    </w:p>
    <w:p w14:paraId="4F825F73" w14:textId="413BBED9" w:rsidR="009E7111" w:rsidRPr="00AB1781" w:rsidRDefault="009E7111" w:rsidP="009E7111">
      <w:pPr>
        <w:pStyle w:val="EnglishHangEndNoCoptic"/>
      </w:pPr>
      <w:r w:rsidRPr="00AB1781">
        <w:tab/>
        <w:t xml:space="preserve">and </w:t>
      </w:r>
      <w:r w:rsidR="00E570CB">
        <w:t>Your</w:t>
      </w:r>
      <w:r w:rsidR="002F7B19">
        <w:t xml:space="preserve"> glory over all the earth.</w:t>
      </w:r>
    </w:p>
    <w:p w14:paraId="5794A055" w14:textId="77777777" w:rsidR="009E7111" w:rsidRPr="00AB1781" w:rsidRDefault="009E7111" w:rsidP="009E7111">
      <w:pPr>
        <w:pStyle w:val="EnglishHangNoCoptic"/>
      </w:pPr>
      <w:r w:rsidRPr="00AB1781">
        <w:t>7 They prepared a trap for my feet,</w:t>
      </w:r>
    </w:p>
    <w:p w14:paraId="7BD7C9BF" w14:textId="77777777" w:rsidR="009E7111" w:rsidRPr="00AB1781" w:rsidRDefault="009E7111" w:rsidP="009E7111">
      <w:pPr>
        <w:pStyle w:val="EnglishHangNoCoptic"/>
      </w:pPr>
      <w:r w:rsidRPr="00AB1781">
        <w:tab/>
        <w:t>and they bowed down my soul.</w:t>
      </w:r>
    </w:p>
    <w:p w14:paraId="2063A1AB" w14:textId="77777777" w:rsidR="009E7111" w:rsidRPr="00AB1781" w:rsidRDefault="009E7111" w:rsidP="009E7111">
      <w:pPr>
        <w:pStyle w:val="EnglishHangNoCoptic"/>
      </w:pPr>
      <w:r w:rsidRPr="00AB1781">
        <w:tab/>
        <w:t>They dug a pit before me,</w:t>
      </w:r>
    </w:p>
    <w:p w14:paraId="293DEB93" w14:textId="77777777" w:rsidR="009E7111" w:rsidRPr="00AB1781" w:rsidRDefault="009E7111" w:rsidP="009E7111">
      <w:pPr>
        <w:pStyle w:val="EnglishHangEndNoCoptic"/>
      </w:pPr>
      <w:r w:rsidRPr="00AB1781">
        <w:tab/>
        <w:t xml:space="preserve">and fell into it themselves. </w:t>
      </w:r>
      <w:r w:rsidRPr="00AB1781">
        <w:rPr>
          <w:i/>
        </w:rPr>
        <w:t>(Pause)</w:t>
      </w:r>
    </w:p>
    <w:p w14:paraId="478320B2" w14:textId="77777777" w:rsidR="009E7111" w:rsidRPr="00AB1781" w:rsidRDefault="009E7111" w:rsidP="009E7111">
      <w:pPr>
        <w:pStyle w:val="EnglishHangNoCoptic"/>
      </w:pPr>
      <w:r w:rsidRPr="00AB1781">
        <w:t>8 My heart is ready, O God, my heart is ready;</w:t>
      </w:r>
    </w:p>
    <w:p w14:paraId="0C8A32A5" w14:textId="7EC885B2" w:rsidR="009E7111" w:rsidRPr="00AB1781" w:rsidRDefault="002F7B19" w:rsidP="009E7111">
      <w:pPr>
        <w:pStyle w:val="EnglishHangEndNoCoptic"/>
      </w:pPr>
      <w:r>
        <w:tab/>
        <w:t>I will sing and chant psalms</w:t>
      </w:r>
      <w:r w:rsidR="003E4AFE">
        <w:rPr>
          <w:rStyle w:val="FootnoteReference"/>
        </w:rPr>
        <w:footnoteReference w:id="306"/>
      </w:r>
      <w:r w:rsidR="009E7111" w:rsidRPr="00AB1781">
        <w:t>.</w:t>
      </w:r>
    </w:p>
    <w:p w14:paraId="2CC59F96" w14:textId="42CC31BF" w:rsidR="009E7111" w:rsidRPr="00AB1781" w:rsidRDefault="002F7B19" w:rsidP="009E7111">
      <w:pPr>
        <w:pStyle w:val="EnglishHangNoCoptic"/>
      </w:pPr>
      <w:r>
        <w:t>9 Awake, my glory! A</w:t>
      </w:r>
      <w:r w:rsidR="009E7111" w:rsidRPr="00AB1781">
        <w:t xml:space="preserve">wake, </w:t>
      </w:r>
      <w:r>
        <w:t>harp</w:t>
      </w:r>
      <w:r w:rsidR="009E7111" w:rsidRPr="00AB1781">
        <w:t xml:space="preserve"> and </w:t>
      </w:r>
      <w:r>
        <w:t>lyre</w:t>
      </w:r>
      <w:r w:rsidR="009E7111" w:rsidRPr="00AB1781">
        <w:t>!</w:t>
      </w:r>
    </w:p>
    <w:p w14:paraId="34880773" w14:textId="72279E2A" w:rsidR="009E7111" w:rsidRPr="00AB1781" w:rsidRDefault="009E7111" w:rsidP="009E7111">
      <w:pPr>
        <w:pStyle w:val="EnglishHangEndNoCoptic"/>
      </w:pPr>
      <w:r w:rsidRPr="00AB1781">
        <w:tab/>
        <w:t xml:space="preserve">I will </w:t>
      </w:r>
      <w:r w:rsidR="002F7B19">
        <w:t>arise</w:t>
      </w:r>
      <w:r w:rsidRPr="00AB1781">
        <w:t xml:space="preserve"> </w:t>
      </w:r>
      <w:r w:rsidR="002F7B19">
        <w:t>at dawn</w:t>
      </w:r>
      <w:r w:rsidRPr="00AB1781">
        <w:t>.</w:t>
      </w:r>
    </w:p>
    <w:p w14:paraId="619284F7" w14:textId="0C3EC1E1" w:rsidR="009E7111" w:rsidRPr="00AB1781" w:rsidRDefault="009E7111" w:rsidP="009E7111">
      <w:pPr>
        <w:pStyle w:val="EnglishHangNoCoptic"/>
      </w:pPr>
      <w:r w:rsidRPr="00AB1781">
        <w:t xml:space="preserve">10 I will </w:t>
      </w:r>
      <w:r w:rsidR="002F7B19">
        <w:t>confess</w:t>
      </w:r>
      <w:r w:rsidR="003E4AFE">
        <w:rPr>
          <w:rStyle w:val="FootnoteReference"/>
        </w:rPr>
        <w:footnoteReference w:id="307"/>
      </w:r>
      <w:r w:rsidRPr="00AB1781">
        <w:t xml:space="preserve"> </w:t>
      </w:r>
      <w:r w:rsidR="001040C8">
        <w:t>You</w:t>
      </w:r>
      <w:r w:rsidRPr="00AB1781">
        <w:t>, O Lord, among the peoples;</w:t>
      </w:r>
    </w:p>
    <w:p w14:paraId="4D03EECB" w14:textId="1EDC8B0C" w:rsidR="009E7111" w:rsidRPr="00AB1781" w:rsidRDefault="009E7111" w:rsidP="009E7111">
      <w:pPr>
        <w:pStyle w:val="EnglishHangEndNoCoptic"/>
      </w:pPr>
      <w:r w:rsidRPr="00AB1781">
        <w:tab/>
        <w:t xml:space="preserve">I will sing praises to </w:t>
      </w:r>
      <w:r w:rsidR="001040C8">
        <w:t>You</w:t>
      </w:r>
      <w:r w:rsidR="002F7B19">
        <w:t xml:space="preserve"> among the nations,</w:t>
      </w:r>
    </w:p>
    <w:p w14:paraId="2AECAD47" w14:textId="16CC196D" w:rsidR="009E7111" w:rsidRPr="00AB1781" w:rsidRDefault="002F7B19" w:rsidP="009E7111">
      <w:pPr>
        <w:pStyle w:val="EnglishHangNoCoptic"/>
      </w:pPr>
      <w:r>
        <w:t>11 f</w:t>
      </w:r>
      <w:r w:rsidR="009E7111" w:rsidRPr="00AB1781">
        <w:t xml:space="preserve">or </w:t>
      </w:r>
      <w:r w:rsidR="00E570CB">
        <w:t>Your</w:t>
      </w:r>
      <w:r w:rsidR="009E7111" w:rsidRPr="00AB1781">
        <w:t xml:space="preserve"> mercy</w:t>
      </w:r>
      <w:r w:rsidR="005C1F97">
        <w:rPr>
          <w:rStyle w:val="FootnoteReference"/>
        </w:rPr>
        <w:footnoteReference w:id="308"/>
      </w:r>
      <w:r w:rsidR="009E7111" w:rsidRPr="00AB1781">
        <w:t xml:space="preserve"> </w:t>
      </w:r>
      <w:r>
        <w:t xml:space="preserve">is magnified </w:t>
      </w:r>
      <w:r w:rsidR="009E7111" w:rsidRPr="00AB1781">
        <w:t>to the heavens,</w:t>
      </w:r>
    </w:p>
    <w:p w14:paraId="54C033DD" w14:textId="77777777" w:rsidR="009E7111" w:rsidRPr="00AB1781" w:rsidRDefault="009E7111" w:rsidP="009E7111">
      <w:pPr>
        <w:pStyle w:val="EnglishHangEndNoCoptic"/>
      </w:pPr>
      <w:r w:rsidRPr="00AB1781">
        <w:tab/>
        <w:t xml:space="preserve">and </w:t>
      </w:r>
      <w:r w:rsidR="00E570CB">
        <w:t>Your</w:t>
      </w:r>
      <w:r w:rsidRPr="00AB1781">
        <w:t xml:space="preserve"> truth to the clouds.</w:t>
      </w:r>
    </w:p>
    <w:p w14:paraId="6C929287" w14:textId="77777777" w:rsidR="009E7111" w:rsidRPr="00AB1781" w:rsidRDefault="009E7111" w:rsidP="009E7111">
      <w:pPr>
        <w:pStyle w:val="EnglishHangNoCoptic"/>
      </w:pPr>
      <w:r w:rsidRPr="00AB1781">
        <w:t>12 Be exalted, O God, above the heavens;</w:t>
      </w:r>
    </w:p>
    <w:p w14:paraId="4E0C3ECD" w14:textId="07CFB536" w:rsidR="009E7111" w:rsidRDefault="009E7111" w:rsidP="009E7111">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309"/>
      </w:r>
    </w:p>
    <w:p w14:paraId="46679648" w14:textId="339842B5" w:rsidR="00B35B25" w:rsidRPr="009E7111"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_Ref412111219 \h </w:instrText>
      </w:r>
      <w:r>
        <w:fldChar w:fldCharType="separate"/>
      </w:r>
      <w:r w:rsidR="000C7DE2">
        <w:t>Psalm</w:t>
      </w:r>
      <w:r w:rsidR="000C7DE2" w:rsidRPr="00AB1781">
        <w:t xml:space="preserve"> 60</w:t>
      </w:r>
      <w:r w:rsidR="000C7DE2">
        <w:t>: “Hear my supplication, O God”</w:t>
      </w:r>
      <w:r>
        <w:fldChar w:fldCharType="end"/>
      </w:r>
      <w:r>
        <w:t xml:space="preserve">, page </w:t>
      </w:r>
      <w:r>
        <w:fldChar w:fldCharType="begin"/>
      </w:r>
      <w:r>
        <w:instrText xml:space="preserve"> PAGEREF _Ref412111219 \h </w:instrText>
      </w:r>
      <w:r>
        <w:fldChar w:fldCharType="separate"/>
      </w:r>
      <w:r w:rsidR="000C7DE2">
        <w:rPr>
          <w:noProof/>
        </w:rPr>
        <w:t>173</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46D21EC1" w14:textId="70F09C1E" w:rsidR="009E7111" w:rsidRPr="009E7111" w:rsidRDefault="00520302" w:rsidP="00BF0205">
      <w:pPr>
        <w:pStyle w:val="Heading4"/>
      </w:pPr>
      <w:r>
        <w:t>Psalm</w:t>
      </w:r>
      <w:r w:rsidR="009E7111" w:rsidRPr="00AB1781">
        <w:t xml:space="preserve"> 57</w:t>
      </w:r>
      <w:r w:rsidR="009E7111">
        <w:t xml:space="preserve">: </w:t>
      </w:r>
      <w:r w:rsidR="009216DA">
        <w:t>“</w:t>
      </w:r>
      <w:r w:rsidR="009E7111">
        <w:t>Do you truly speak righteousness</w:t>
      </w:r>
      <w:r w:rsidR="009216DA">
        <w:t>”</w:t>
      </w:r>
    </w:p>
    <w:p w14:paraId="05F2BB9E"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Judgment is True Government</w:t>
      </w:r>
    </w:p>
    <w:p w14:paraId="4C144648"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Doom of Wicked Judges and Rulers</w:t>
      </w:r>
    </w:p>
    <w:p w14:paraId="40D9269A" w14:textId="164CB299" w:rsidR="009E7111" w:rsidRPr="00AB1781" w:rsidRDefault="009E7111" w:rsidP="009E7111">
      <w:pPr>
        <w:pStyle w:val="Rubric"/>
      </w:pPr>
      <w:r w:rsidRPr="00AB1781">
        <w:t>1 (</w:t>
      </w:r>
      <w:r w:rsidR="005B0FAB">
        <w:t>For the end; do</w:t>
      </w:r>
      <w:r w:rsidRPr="00AB1781">
        <w:t xml:space="preserve"> not destroy. By David, for a pillar inscription)</w:t>
      </w:r>
    </w:p>
    <w:p w14:paraId="65AAB1BE" w14:textId="77777777" w:rsidR="009E7111" w:rsidRPr="00AB1781" w:rsidRDefault="009E7111" w:rsidP="009E7111">
      <w:pPr>
        <w:pStyle w:val="EnglishHangNoCoptic"/>
      </w:pPr>
      <w:r w:rsidRPr="00AB1781">
        <w:t>2 Do you truly speak righteousness?</w:t>
      </w:r>
    </w:p>
    <w:p w14:paraId="6071B105" w14:textId="2C966D0B" w:rsidR="009E7111" w:rsidRPr="00AB1781" w:rsidRDefault="009E7111" w:rsidP="009E7111">
      <w:pPr>
        <w:pStyle w:val="EnglishHangEndNoCoptic"/>
      </w:pPr>
      <w:r w:rsidRPr="00AB1781">
        <w:tab/>
        <w:t xml:space="preserve">Do you judge </w:t>
      </w:r>
      <w:r w:rsidR="005B0FAB">
        <w:t>fairly</w:t>
      </w:r>
      <w:r w:rsidRPr="00AB1781">
        <w:t>, you sons of men?</w:t>
      </w:r>
    </w:p>
    <w:p w14:paraId="04A0F558" w14:textId="3192ECBA" w:rsidR="009E7111" w:rsidRPr="00AB1781" w:rsidRDefault="009E7111" w:rsidP="009E7111">
      <w:pPr>
        <w:pStyle w:val="EnglishHangNoCoptic"/>
      </w:pPr>
      <w:r w:rsidRPr="00AB1781">
        <w:t xml:space="preserve">3 </w:t>
      </w:r>
      <w:r w:rsidR="005B0FAB">
        <w:t>For</w:t>
      </w:r>
      <w:r w:rsidRPr="00AB1781">
        <w:t xml:space="preserve"> in heart you </w:t>
      </w:r>
      <w:r w:rsidR="005B0FAB">
        <w:t xml:space="preserve">devise </w:t>
      </w:r>
      <w:r w:rsidR="003E4AFE">
        <w:t>iniquity</w:t>
      </w:r>
      <w:r w:rsidRPr="00AB1781">
        <w:t xml:space="preserve"> </w:t>
      </w:r>
      <w:r w:rsidR="003E4AFE">
        <w:t>on</w:t>
      </w:r>
      <w:r w:rsidRPr="00AB1781">
        <w:t xml:space="preserve"> the earth;</w:t>
      </w:r>
    </w:p>
    <w:p w14:paraId="2DF0F35B" w14:textId="1468AE9E" w:rsidR="009E7111" w:rsidRPr="00AB1781" w:rsidRDefault="009E7111" w:rsidP="009E7111">
      <w:pPr>
        <w:pStyle w:val="EnglishHangEndNoCoptic"/>
      </w:pPr>
      <w:r w:rsidRPr="00AB1781">
        <w:tab/>
        <w:t>your</w:t>
      </w:r>
      <w:r w:rsidR="005B0FAB">
        <w:t xml:space="preserve"> hands weave injustice</w:t>
      </w:r>
      <w:r w:rsidRPr="00AB1781">
        <w:t>.</w:t>
      </w:r>
    </w:p>
    <w:p w14:paraId="0FB4C15A" w14:textId="77777777" w:rsidR="009E7111" w:rsidRPr="00AB1781" w:rsidRDefault="009E7111" w:rsidP="009E7111">
      <w:pPr>
        <w:pStyle w:val="EnglishHangNoCoptic"/>
      </w:pPr>
      <w:r w:rsidRPr="00AB1781">
        <w:lastRenderedPageBreak/>
        <w:t>4 Sinners are estranged from the womb;</w:t>
      </w:r>
    </w:p>
    <w:p w14:paraId="246A64A0" w14:textId="509338C0" w:rsidR="009E7111" w:rsidRPr="00AB1781" w:rsidRDefault="009E7111" w:rsidP="009E7111">
      <w:pPr>
        <w:pStyle w:val="EnglishHangNoCoptic"/>
      </w:pPr>
      <w:r w:rsidRPr="00AB1781">
        <w:tab/>
        <w:t xml:space="preserve">they </w:t>
      </w:r>
      <w:r w:rsidR="00ED3B3E">
        <w:t>are lead</w:t>
      </w:r>
      <w:r w:rsidRPr="00AB1781">
        <w:t xml:space="preserve"> astray </w:t>
      </w:r>
      <w:r w:rsidR="00ED3B3E">
        <w:t>from birth</w:t>
      </w:r>
      <w:r w:rsidRPr="00AB1781">
        <w:t>;</w:t>
      </w:r>
    </w:p>
    <w:p w14:paraId="20A31A2E" w14:textId="58BF2D6B" w:rsidR="009E7111" w:rsidRPr="00AB1781" w:rsidRDefault="009E7111" w:rsidP="009E7111">
      <w:pPr>
        <w:pStyle w:val="EnglishHangEndNoCoptic"/>
      </w:pPr>
      <w:r w:rsidRPr="00AB1781">
        <w:tab/>
        <w:t xml:space="preserve">they </w:t>
      </w:r>
      <w:r w:rsidR="00ED3B3E">
        <w:t xml:space="preserve">speak </w:t>
      </w:r>
      <w:r w:rsidRPr="00AB1781">
        <w:t>lies.</w:t>
      </w:r>
    </w:p>
    <w:p w14:paraId="2C301833" w14:textId="3986C261" w:rsidR="009E7111" w:rsidRPr="00AB1781" w:rsidRDefault="009E7111" w:rsidP="009E7111">
      <w:pPr>
        <w:pStyle w:val="EnglishHangNoCoptic"/>
      </w:pPr>
      <w:r w:rsidRPr="00AB1781">
        <w:t xml:space="preserve">5 Their </w:t>
      </w:r>
      <w:r w:rsidR="00ED3B3E">
        <w:t>wrath</w:t>
      </w:r>
      <w:r w:rsidRPr="00AB1781">
        <w:t xml:space="preserve"> is like</w:t>
      </w:r>
      <w:r w:rsidR="00ED3B3E">
        <w:t xml:space="preserve"> serpent,</w:t>
      </w:r>
    </w:p>
    <w:p w14:paraId="4C1D2CED" w14:textId="03FDB153" w:rsidR="009E7111" w:rsidRPr="00AB1781" w:rsidRDefault="009E7111" w:rsidP="009E7111">
      <w:pPr>
        <w:pStyle w:val="EnglishHangEndNoCoptic"/>
      </w:pPr>
      <w:r w:rsidRPr="00AB1781">
        <w:tab/>
      </w:r>
      <w:r w:rsidR="00ED3B3E">
        <w:t>Like a deaf adder plugging its ears</w:t>
      </w:r>
      <w:r w:rsidRPr="00AB1781">
        <w:t>,</w:t>
      </w:r>
    </w:p>
    <w:p w14:paraId="1651561E" w14:textId="7FBC4BD8" w:rsidR="009E7111" w:rsidRPr="00AB1781" w:rsidRDefault="009E7111" w:rsidP="009E7111">
      <w:pPr>
        <w:pStyle w:val="EnglishHangNoCoptic"/>
      </w:pPr>
      <w:r w:rsidRPr="00AB1781">
        <w:t xml:space="preserve">6 </w:t>
      </w:r>
      <w:r w:rsidR="00ED3B3E">
        <w:t>which will not</w:t>
      </w:r>
      <w:r w:rsidRPr="00AB1781">
        <w:t xml:space="preserve"> hear the snake-charmer’s voice,</w:t>
      </w:r>
    </w:p>
    <w:p w14:paraId="49618474" w14:textId="5E89F14E" w:rsidR="009E7111" w:rsidRPr="009E7111" w:rsidRDefault="009E7111" w:rsidP="009E7111">
      <w:pPr>
        <w:pStyle w:val="EnglishHangEndNoCoptic"/>
      </w:pPr>
      <w:r w:rsidRPr="00AB1781">
        <w:tab/>
      </w:r>
      <w:r w:rsidR="00ED3B3E">
        <w:t>nor the charm</w:t>
      </w:r>
      <w:r w:rsidRPr="00AB1781">
        <w:t xml:space="preserve"> </w:t>
      </w:r>
      <w:r w:rsidR="00ED3B3E">
        <w:t>of</w:t>
      </w:r>
      <w:r w:rsidRPr="00AB1781">
        <w:t xml:space="preserve"> a wise man.</w:t>
      </w:r>
    </w:p>
    <w:p w14:paraId="3D2341E3" w14:textId="2BAA29D1" w:rsidR="009E7111" w:rsidRPr="00AB1781" w:rsidRDefault="00ED3B3E" w:rsidP="009E7111">
      <w:pPr>
        <w:pStyle w:val="EnglishHangNoCoptic"/>
      </w:pPr>
      <w:r>
        <w:t>7 God crushed</w:t>
      </w:r>
      <w:r w:rsidR="009E7111" w:rsidRPr="00AB1781">
        <w:t xml:space="preserve"> their teeth in their mouths;</w:t>
      </w:r>
    </w:p>
    <w:p w14:paraId="0CA382F3" w14:textId="604329C4" w:rsidR="009E7111" w:rsidRPr="00AB1781" w:rsidRDefault="009E7111" w:rsidP="009E7111">
      <w:pPr>
        <w:pStyle w:val="EnglishHangEndNoCoptic"/>
      </w:pPr>
      <w:r w:rsidRPr="00AB1781">
        <w:tab/>
        <w:t xml:space="preserve">the Lord </w:t>
      </w:r>
      <w:r w:rsidR="00ED3B3E">
        <w:t>shattered</w:t>
      </w:r>
      <w:r w:rsidRPr="00AB1781">
        <w:t xml:space="preserve"> the lions’ </w:t>
      </w:r>
      <w:r w:rsidR="00ED3B3E">
        <w:t>molars!</w:t>
      </w:r>
    </w:p>
    <w:p w14:paraId="77E363D0" w14:textId="5370A68E" w:rsidR="009E7111" w:rsidRPr="00AB1781" w:rsidRDefault="009E7111" w:rsidP="009E7111">
      <w:pPr>
        <w:pStyle w:val="EnglishHangNoCoptic"/>
      </w:pPr>
      <w:r w:rsidRPr="00AB1781">
        <w:t xml:space="preserve">8 They will </w:t>
      </w:r>
      <w:r w:rsidR="004E070B">
        <w:t>vanish</w:t>
      </w:r>
      <w:r w:rsidRPr="00AB1781">
        <w:t xml:space="preserve"> like leaking water;</w:t>
      </w:r>
    </w:p>
    <w:p w14:paraId="697923F6" w14:textId="4A6D9507" w:rsidR="009E7111" w:rsidRPr="00AB1781" w:rsidRDefault="009E7111" w:rsidP="009E7111">
      <w:pPr>
        <w:pStyle w:val="EnglishHangEndNoCoptic"/>
      </w:pPr>
      <w:r w:rsidRPr="00AB1781">
        <w:tab/>
        <w:t xml:space="preserve">He will bend His bow until they </w:t>
      </w:r>
      <w:r w:rsidR="004E070B">
        <w:t>become weak</w:t>
      </w:r>
      <w:r w:rsidRPr="00AB1781">
        <w:t>.</w:t>
      </w:r>
    </w:p>
    <w:p w14:paraId="676588E1" w14:textId="4348BE98" w:rsidR="009E7111" w:rsidRPr="00AB1781" w:rsidRDefault="009E7111" w:rsidP="009E7111">
      <w:pPr>
        <w:pStyle w:val="EnglishHangNoCoptic"/>
      </w:pPr>
      <w:r w:rsidRPr="00AB1781">
        <w:t xml:space="preserve">9 </w:t>
      </w:r>
      <w:r w:rsidR="004E070B">
        <w:t>They will be consumed l</w:t>
      </w:r>
      <w:r w:rsidRPr="00AB1781">
        <w:t>ike melting wax;</w:t>
      </w:r>
    </w:p>
    <w:p w14:paraId="3D410AE3" w14:textId="05E2BEDA" w:rsidR="009E7111" w:rsidRPr="00AB1781" w:rsidRDefault="009E7111" w:rsidP="009E7111">
      <w:pPr>
        <w:pStyle w:val="EnglishHangEndNoCoptic"/>
      </w:pPr>
      <w:r w:rsidRPr="00AB1781">
        <w:tab/>
        <w:t xml:space="preserve">fire </w:t>
      </w:r>
      <w:r w:rsidR="004E070B">
        <w:t>fell</w:t>
      </w:r>
      <w:r w:rsidRPr="00AB1781">
        <w:t xml:space="preserve"> on them, and they </w:t>
      </w:r>
      <w:r w:rsidR="004E070B">
        <w:t>never saw</w:t>
      </w:r>
      <w:r w:rsidRPr="00AB1781">
        <w:t xml:space="preserve"> the sun.</w:t>
      </w:r>
    </w:p>
    <w:p w14:paraId="034B7691" w14:textId="140F2498" w:rsidR="009E7111" w:rsidRPr="00AB1781" w:rsidRDefault="009E7111" w:rsidP="009E7111">
      <w:pPr>
        <w:pStyle w:val="EnglishHangNoCoptic"/>
      </w:pPr>
      <w:r w:rsidRPr="00AB1781">
        <w:t xml:space="preserve">10 Before </w:t>
      </w:r>
      <w:r w:rsidR="004E070B">
        <w:t>your</w:t>
      </w:r>
      <w:r w:rsidRPr="00AB1781">
        <w:t xml:space="preserve"> </w:t>
      </w:r>
      <w:r w:rsidR="004E070B">
        <w:t>thistles</w:t>
      </w:r>
      <w:r w:rsidRPr="00AB1781">
        <w:t xml:space="preserve"> grow to a thorn-tree,</w:t>
      </w:r>
    </w:p>
    <w:p w14:paraId="011052D3" w14:textId="055B8379" w:rsidR="009E7111" w:rsidRPr="00AB1781" w:rsidRDefault="009E7111" w:rsidP="009E7111">
      <w:pPr>
        <w:pStyle w:val="EnglishHangEndNoCoptic"/>
      </w:pPr>
      <w:r w:rsidRPr="00AB1781">
        <w:tab/>
        <w:t xml:space="preserve">He </w:t>
      </w:r>
      <w:r w:rsidR="0080248C">
        <w:t>will devour</w:t>
      </w:r>
      <w:r w:rsidR="004E070B">
        <w:t xml:space="preserve"> you</w:t>
      </w:r>
      <w:r w:rsidRPr="00AB1781">
        <w:t xml:space="preserve"> alive</w:t>
      </w:r>
      <w:r w:rsidR="004E070B">
        <w:t>,</w:t>
      </w:r>
      <w:r w:rsidRPr="00AB1781">
        <w:t xml:space="preserve"> in His </w:t>
      </w:r>
      <w:r w:rsidR="004E070B">
        <w:t>anger</w:t>
      </w:r>
      <w:r w:rsidRPr="00AB1781">
        <w:t>.</w:t>
      </w:r>
    </w:p>
    <w:p w14:paraId="6A461A54" w14:textId="6C7B9A27" w:rsidR="009E7111" w:rsidRPr="00AB1781" w:rsidRDefault="009E7111" w:rsidP="009E7111">
      <w:pPr>
        <w:pStyle w:val="EnglishHangNoCoptic"/>
      </w:pPr>
      <w:r w:rsidRPr="00AB1781">
        <w:t xml:space="preserve">11 </w:t>
      </w:r>
      <w:r w:rsidR="007D05C6">
        <w:t>A</w:t>
      </w:r>
      <w:r w:rsidRPr="00AB1781">
        <w:t xml:space="preserve"> righteous </w:t>
      </w:r>
      <w:r w:rsidR="007D05C6">
        <w:t xml:space="preserve">man </w:t>
      </w:r>
      <w:r w:rsidRPr="00AB1781">
        <w:t xml:space="preserve">will </w:t>
      </w:r>
      <w:r w:rsidR="007D05C6">
        <w:t>be glad</w:t>
      </w:r>
    </w:p>
    <w:p w14:paraId="1E6D09C3" w14:textId="27E71F22" w:rsidR="009E7111" w:rsidRPr="00AB1781" w:rsidRDefault="007D05C6" w:rsidP="009E7111">
      <w:pPr>
        <w:pStyle w:val="EnglishHangNoCoptic"/>
      </w:pPr>
      <w:r>
        <w:tab/>
        <w:t>when he sees</w:t>
      </w:r>
      <w:r w:rsidR="009E7111" w:rsidRPr="00AB1781">
        <w:t xml:space="preserve"> vengeance</w:t>
      </w:r>
      <w:r>
        <w:t xml:space="preserve"> upon the ungodly</w:t>
      </w:r>
      <w:r w:rsidR="009E7111" w:rsidRPr="00AB1781">
        <w:t>;</w:t>
      </w:r>
    </w:p>
    <w:p w14:paraId="581C513C" w14:textId="77777777" w:rsidR="009E7111" w:rsidRPr="00AB1781" w:rsidRDefault="009E7111" w:rsidP="009E7111">
      <w:pPr>
        <w:pStyle w:val="EnglishHangNoCoptic"/>
      </w:pPr>
      <w:r w:rsidRPr="00AB1781">
        <w:tab/>
        <w:t>he will wash his hands</w:t>
      </w:r>
    </w:p>
    <w:p w14:paraId="51654B01" w14:textId="77777777" w:rsidR="009E7111" w:rsidRPr="00AB1781" w:rsidRDefault="009E7111" w:rsidP="009E7111">
      <w:pPr>
        <w:pStyle w:val="EnglishHangEndNoCoptic"/>
      </w:pPr>
      <w:r w:rsidRPr="00AB1781">
        <w:tab/>
        <w:t>in the blood of the sinner.</w:t>
      </w:r>
    </w:p>
    <w:p w14:paraId="35FB47E5" w14:textId="712C6693" w:rsidR="009E7111" w:rsidRPr="00AB1781" w:rsidRDefault="009E7111" w:rsidP="009E7111">
      <w:pPr>
        <w:pStyle w:val="EnglishHangNoCoptic"/>
      </w:pPr>
      <w:r w:rsidRPr="00AB1781">
        <w:t xml:space="preserve">12 And </w:t>
      </w:r>
      <w:r w:rsidR="007D05C6">
        <w:t>a man will say,</w:t>
      </w:r>
    </w:p>
    <w:p w14:paraId="0401F091" w14:textId="27C97804" w:rsidR="009E7111" w:rsidRPr="00AB1781" w:rsidRDefault="007D05C6" w:rsidP="009E7111">
      <w:pPr>
        <w:pStyle w:val="EnglishHangNoCoptic"/>
      </w:pPr>
      <w:r>
        <w:tab/>
        <w:t>“if</w:t>
      </w:r>
      <w:r w:rsidR="009E7111" w:rsidRPr="00AB1781">
        <w:t xml:space="preserve"> </w:t>
      </w:r>
      <w:r>
        <w:t xml:space="preserve">there is </w:t>
      </w:r>
      <w:r w:rsidR="009E7111" w:rsidRPr="00AB1781">
        <w:t xml:space="preserve">indeed </w:t>
      </w:r>
      <w:r>
        <w:t>fruit for the righteous,</w:t>
      </w:r>
    </w:p>
    <w:p w14:paraId="59768C05" w14:textId="290AA5F3" w:rsidR="009E7111" w:rsidRPr="00AB1781" w:rsidRDefault="009E7111" w:rsidP="009E7111">
      <w:pPr>
        <w:pStyle w:val="EnglishHangNoCoptic"/>
      </w:pPr>
      <w:r w:rsidRPr="00AB1781">
        <w:tab/>
      </w:r>
      <w:r w:rsidR="007D05C6">
        <w:t>then God exists,</w:t>
      </w:r>
    </w:p>
    <w:p w14:paraId="33E66F23" w14:textId="3A724BEF" w:rsidR="009E7111" w:rsidRPr="009E7111" w:rsidRDefault="007D05C6" w:rsidP="009E7111">
      <w:pPr>
        <w:pStyle w:val="EnglishHangEndNoCoptic"/>
      </w:pPr>
      <w:r>
        <w:tab/>
        <w:t>judging them on the earth.”</w:t>
      </w:r>
    </w:p>
    <w:p w14:paraId="7292F797" w14:textId="0B3143DC" w:rsidR="00F933DE" w:rsidRDefault="00F933DE" w:rsidP="00F933DE">
      <w:pPr>
        <w:pStyle w:val="Rubric"/>
      </w:pPr>
      <w:r>
        <w:t>Glory…</w:t>
      </w:r>
    </w:p>
    <w:p w14:paraId="2A426AF5" w14:textId="33B904C4" w:rsidR="009E7111" w:rsidRPr="009E7111" w:rsidRDefault="009E7111" w:rsidP="00BF0205">
      <w:pPr>
        <w:pStyle w:val="Heading4"/>
      </w:pPr>
      <w:r>
        <w:t>Psalm</w:t>
      </w:r>
      <w:r w:rsidRPr="00AB1781">
        <w:t xml:space="preserve"> 58</w:t>
      </w:r>
      <w:r>
        <w:t xml:space="preserve">: </w:t>
      </w:r>
      <w:r w:rsidR="009216DA">
        <w:t>“</w:t>
      </w:r>
      <w:r>
        <w:t>Deliver me from my enemies, O God</w:t>
      </w:r>
      <w:r w:rsidR="009216DA">
        <w:t>”</w:t>
      </w:r>
    </w:p>
    <w:p w14:paraId="510DF94B"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Rules the Universe</w:t>
      </w:r>
    </w:p>
    <w:p w14:paraId="2021863E" w14:textId="77777777" w:rsidR="009E7111" w:rsidRPr="00AB1781" w:rsidRDefault="009E7111" w:rsidP="009E711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Power</w:t>
      </w:r>
    </w:p>
    <w:p w14:paraId="4127C3C0" w14:textId="7A8BB569" w:rsidR="009E7111" w:rsidRPr="00AB1781" w:rsidRDefault="009E7111" w:rsidP="009E7111">
      <w:pPr>
        <w:pStyle w:val="Rubric"/>
      </w:pPr>
      <w:r w:rsidRPr="00AB1781">
        <w:t>1 (</w:t>
      </w:r>
      <w:r w:rsidR="00914E21">
        <w:t>For the end; d</w:t>
      </w:r>
      <w:r w:rsidRPr="00AB1781">
        <w:t>o not destroy</w:t>
      </w:r>
      <w:r w:rsidR="001225FA">
        <w:t xml:space="preserve">. </w:t>
      </w:r>
      <w:r w:rsidRPr="00AB1781">
        <w:t>By David, for a pillar inscription, when Saul sent men to watch his house and kill him)</w:t>
      </w:r>
    </w:p>
    <w:p w14:paraId="2D8D84AD" w14:textId="3ED934E0" w:rsidR="009E7111" w:rsidRPr="00AB1781" w:rsidRDefault="009E7111" w:rsidP="00035647">
      <w:pPr>
        <w:pStyle w:val="EnglishHangNoCoptic"/>
      </w:pPr>
      <w:r w:rsidRPr="00AB1781">
        <w:t>2 De</w:t>
      </w:r>
      <w:r w:rsidR="0080248C">
        <w:t>liver me from my enemies, O God,</w:t>
      </w:r>
    </w:p>
    <w:p w14:paraId="2927B837" w14:textId="77777777" w:rsidR="009E7111" w:rsidRPr="00AB1781" w:rsidRDefault="009E7111" w:rsidP="00035647">
      <w:pPr>
        <w:pStyle w:val="EnglishHangEndNoCoptic"/>
      </w:pPr>
      <w:r w:rsidRPr="00AB1781">
        <w:tab/>
        <w:t>and redeem me from those who rise up against me.</w:t>
      </w:r>
    </w:p>
    <w:p w14:paraId="73D2E7E0" w14:textId="536CB6B7" w:rsidR="009E7111" w:rsidRPr="00AB1781" w:rsidRDefault="009E7111" w:rsidP="00035647">
      <w:pPr>
        <w:pStyle w:val="EnglishHangNoCoptic"/>
      </w:pPr>
      <w:r w:rsidRPr="00AB1781">
        <w:t xml:space="preserve">3 Rescue me from </w:t>
      </w:r>
      <w:r w:rsidR="00914E21">
        <w:t xml:space="preserve">workers of </w:t>
      </w:r>
      <w:r w:rsidR="0080248C">
        <w:t>iniquity</w:t>
      </w:r>
      <w:r w:rsidRPr="00AB1781">
        <w:t>,</w:t>
      </w:r>
    </w:p>
    <w:p w14:paraId="7D166AAB" w14:textId="77777777" w:rsidR="009E7111" w:rsidRPr="00AB1781" w:rsidRDefault="009E7111" w:rsidP="00035647">
      <w:pPr>
        <w:pStyle w:val="EnglishHangEndNoCoptic"/>
      </w:pPr>
      <w:r w:rsidRPr="00AB1781">
        <w:tab/>
        <w:t>and save me from men of blood.</w:t>
      </w:r>
    </w:p>
    <w:p w14:paraId="60070A58" w14:textId="17B08268" w:rsidR="009E7111" w:rsidRPr="00AB1781" w:rsidRDefault="009E7111" w:rsidP="00035647">
      <w:pPr>
        <w:pStyle w:val="EnglishHangNoCoptic"/>
      </w:pPr>
      <w:r w:rsidRPr="00AB1781">
        <w:lastRenderedPageBreak/>
        <w:t xml:space="preserve">4 For </w:t>
      </w:r>
      <w:r w:rsidR="00914E21">
        <w:t>behold</w:t>
      </w:r>
      <w:r w:rsidRPr="00AB1781">
        <w:t>, they hunt my soul;</w:t>
      </w:r>
    </w:p>
    <w:p w14:paraId="0924C549" w14:textId="77777777" w:rsidR="009E7111" w:rsidRPr="00AB1781" w:rsidRDefault="009E7111" w:rsidP="00035647">
      <w:pPr>
        <w:pStyle w:val="EnglishHangNoCoptic"/>
      </w:pPr>
      <w:r w:rsidRPr="00AB1781">
        <w:tab/>
        <w:t>the mighty set upon me!</w:t>
      </w:r>
    </w:p>
    <w:p w14:paraId="62B149E6" w14:textId="372F8301" w:rsidR="009E7111" w:rsidRPr="00AB1781" w:rsidRDefault="009E7111" w:rsidP="00035647">
      <w:pPr>
        <w:pStyle w:val="EnglishHangEndNoCoptic"/>
      </w:pPr>
      <w:r w:rsidRPr="00AB1781">
        <w:tab/>
        <w:t>It is</w:t>
      </w:r>
      <w:r w:rsidR="004D601A">
        <w:t xml:space="preserve"> not my fault or my sin, O Lord;</w:t>
      </w:r>
    </w:p>
    <w:p w14:paraId="466CE83A" w14:textId="61A0401E" w:rsidR="009E7111" w:rsidRPr="00AB1781" w:rsidRDefault="009E7111" w:rsidP="00035647">
      <w:pPr>
        <w:pStyle w:val="EnglishHangNoCoptic"/>
      </w:pPr>
      <w:r w:rsidRPr="00AB1781">
        <w:t xml:space="preserve">5 I have run without </w:t>
      </w:r>
      <w:r w:rsidR="0080248C">
        <w:t>iniquity</w:t>
      </w:r>
    </w:p>
    <w:p w14:paraId="5B15D395" w14:textId="0E107E31" w:rsidR="009E7111" w:rsidRPr="00AB1781" w:rsidRDefault="009E7111" w:rsidP="00035647">
      <w:pPr>
        <w:pStyle w:val="EnglishHangNoCoptic"/>
      </w:pPr>
      <w:r w:rsidRPr="00AB1781">
        <w:tab/>
        <w:t xml:space="preserve">and have kept </w:t>
      </w:r>
      <w:r w:rsidR="004D601A">
        <w:t xml:space="preserve">a </w:t>
      </w:r>
      <w:r w:rsidRPr="00AB1781">
        <w:t>straight</w:t>
      </w:r>
      <w:r w:rsidR="004D601A">
        <w:t xml:space="preserve"> path</w:t>
      </w:r>
      <w:r w:rsidRPr="00AB1781">
        <w:t>.</w:t>
      </w:r>
    </w:p>
    <w:p w14:paraId="6F62E526" w14:textId="4C2BDC02" w:rsidR="009E7111" w:rsidRPr="00AB1781" w:rsidRDefault="009E7111" w:rsidP="00035647">
      <w:pPr>
        <w:pStyle w:val="EnglishHangEndNoCoptic"/>
      </w:pPr>
      <w:r w:rsidRPr="00AB1781">
        <w:tab/>
      </w:r>
      <w:r w:rsidR="004D601A">
        <w:t>Arise and</w:t>
      </w:r>
      <w:r w:rsidRPr="00AB1781">
        <w:t xml:space="preserve"> meet me</w:t>
      </w:r>
      <w:r w:rsidR="004D601A">
        <w:t>, and see!</w:t>
      </w:r>
    </w:p>
    <w:p w14:paraId="3FFDE3D5" w14:textId="46E424C2" w:rsidR="009E7111" w:rsidRPr="00AB1781" w:rsidRDefault="009E7111" w:rsidP="00035647">
      <w:pPr>
        <w:pStyle w:val="EnglishHangNoCoptic"/>
      </w:pPr>
      <w:r w:rsidRPr="00AB1781">
        <w:t xml:space="preserve">6 </w:t>
      </w:r>
      <w:r w:rsidR="004D601A">
        <w:t xml:space="preserve">And </w:t>
      </w:r>
      <w:r w:rsidR="001040C8">
        <w:t>You</w:t>
      </w:r>
      <w:r w:rsidRPr="00AB1781">
        <w:t>, O Lord God of hosts, God of Israel,</w:t>
      </w:r>
    </w:p>
    <w:p w14:paraId="0A1A3421" w14:textId="77777777" w:rsidR="009E7111" w:rsidRPr="00AB1781" w:rsidRDefault="009E7111" w:rsidP="00035647">
      <w:pPr>
        <w:pStyle w:val="EnglishHangNoCoptic"/>
      </w:pPr>
      <w:r w:rsidRPr="00AB1781">
        <w:tab/>
        <w:t>take care to visit all the nations;</w:t>
      </w:r>
    </w:p>
    <w:p w14:paraId="2A4E8FFC" w14:textId="74108F91" w:rsidR="009E7111" w:rsidRPr="00AB1781" w:rsidRDefault="009E7111" w:rsidP="00035647">
      <w:pPr>
        <w:pStyle w:val="EnglishHangEndNoCoptic"/>
      </w:pPr>
      <w:r w:rsidRPr="00AB1781">
        <w:tab/>
      </w:r>
      <w:r w:rsidR="004D601A">
        <w:t xml:space="preserve">do not be merciful to </w:t>
      </w:r>
      <w:r w:rsidRPr="00AB1781">
        <w:t xml:space="preserve">the </w:t>
      </w:r>
      <w:r w:rsidR="0080248C">
        <w:t>workers of iniquity</w:t>
      </w:r>
      <w:r w:rsidR="0080248C">
        <w:rPr>
          <w:rStyle w:val="FootnoteReference"/>
        </w:rPr>
        <w:footnoteReference w:id="310"/>
      </w:r>
      <w:r w:rsidRPr="00AB1781">
        <w:t xml:space="preserve">. </w:t>
      </w:r>
      <w:r w:rsidRPr="00AB1781">
        <w:rPr>
          <w:i/>
        </w:rPr>
        <w:t>(Pause)</w:t>
      </w:r>
    </w:p>
    <w:p w14:paraId="22F680A7" w14:textId="304DFEC4" w:rsidR="009E7111" w:rsidRPr="00AB1781" w:rsidRDefault="009E7111" w:rsidP="00035647">
      <w:pPr>
        <w:pStyle w:val="EnglishHangNoCoptic"/>
      </w:pPr>
      <w:r w:rsidRPr="00AB1781">
        <w:t xml:space="preserve">7 They will return at </w:t>
      </w:r>
      <w:r w:rsidR="004D601A">
        <w:t>evening</w:t>
      </w:r>
      <w:r w:rsidRPr="00AB1781">
        <w:t>, hungry as dogs,</w:t>
      </w:r>
    </w:p>
    <w:p w14:paraId="65B252CB" w14:textId="7F2E61A4" w:rsidR="009E7111" w:rsidRPr="00AB1781" w:rsidRDefault="009E7111" w:rsidP="00035647">
      <w:pPr>
        <w:pStyle w:val="EnglishHangEndNoCoptic"/>
      </w:pPr>
      <w:r w:rsidRPr="00AB1781">
        <w:tab/>
        <w:t>and will</w:t>
      </w:r>
      <w:r w:rsidR="004D601A">
        <w:t xml:space="preserve"> </w:t>
      </w:r>
      <w:r w:rsidR="0080248C">
        <w:t>surround</w:t>
      </w:r>
      <w:r w:rsidRPr="00AB1781">
        <w:t xml:space="preserve"> the city.</w:t>
      </w:r>
    </w:p>
    <w:p w14:paraId="051F2492" w14:textId="00B03DD6" w:rsidR="009E7111" w:rsidRPr="00AB1781" w:rsidRDefault="009E7111" w:rsidP="00035647">
      <w:pPr>
        <w:pStyle w:val="EnglishHangNoCoptic"/>
      </w:pPr>
      <w:r w:rsidRPr="00AB1781">
        <w:t xml:space="preserve">8 Behold, they </w:t>
      </w:r>
      <w:r w:rsidR="004D601A">
        <w:t>will bellow</w:t>
      </w:r>
      <w:r w:rsidRPr="00AB1781">
        <w:t xml:space="preserve"> with their mouth</w:t>
      </w:r>
      <w:r w:rsidR="004D601A">
        <w:t>s,</w:t>
      </w:r>
    </w:p>
    <w:p w14:paraId="16CA9AF5" w14:textId="77777777" w:rsidR="009E7111" w:rsidRPr="00AB1781" w:rsidRDefault="009E7111" w:rsidP="00035647">
      <w:pPr>
        <w:pStyle w:val="EnglishHangNoCoptic"/>
      </w:pPr>
      <w:r w:rsidRPr="00AB1781">
        <w:tab/>
        <w:t>and a sword is in their lips—</w:t>
      </w:r>
    </w:p>
    <w:p w14:paraId="75A75908" w14:textId="7A0EF981" w:rsidR="009E7111" w:rsidRPr="00AB1781" w:rsidRDefault="004D601A" w:rsidP="00035647">
      <w:pPr>
        <w:pStyle w:val="EnglishHangEndNoCoptic"/>
      </w:pPr>
      <w:r>
        <w:tab/>
        <w:t>for “Who,” they think, “will hear us?”</w:t>
      </w:r>
    </w:p>
    <w:p w14:paraId="300F724E" w14:textId="77777777" w:rsidR="009E7111" w:rsidRPr="00AB1781" w:rsidRDefault="009E7111" w:rsidP="00035647">
      <w:pPr>
        <w:pStyle w:val="EnglishHangNoCoptic"/>
      </w:pPr>
      <w:r w:rsidRPr="00AB1781">
        <w:t xml:space="preserve">9 But </w:t>
      </w:r>
      <w:r w:rsidR="001040C8">
        <w:t>You</w:t>
      </w:r>
      <w:r w:rsidRPr="00AB1781">
        <w:t xml:space="preserve">, O Lord, </w:t>
      </w:r>
      <w:r w:rsidR="00556387">
        <w:t>will</w:t>
      </w:r>
      <w:r w:rsidRPr="00AB1781">
        <w:t xml:space="preserve"> laugh at them;</w:t>
      </w:r>
    </w:p>
    <w:p w14:paraId="5BA0F17A" w14:textId="33EDAF1D" w:rsidR="009E7111" w:rsidRPr="00AB1781" w:rsidRDefault="009E7111" w:rsidP="00035647">
      <w:pPr>
        <w:pStyle w:val="EnglishHangEndNoCoptic"/>
      </w:pPr>
      <w:r w:rsidRPr="00AB1781">
        <w:tab/>
      </w:r>
      <w:r w:rsidR="001040C8">
        <w:t>You</w:t>
      </w:r>
      <w:r w:rsidRPr="00AB1781">
        <w:t xml:space="preserve"> </w:t>
      </w:r>
      <w:r w:rsidR="00004BA4" w:rsidRPr="00AB1781">
        <w:t>will</w:t>
      </w:r>
      <w:r w:rsidRPr="00AB1781">
        <w:t xml:space="preserve"> </w:t>
      </w:r>
      <w:r w:rsidR="004D601A">
        <w:t>hold</w:t>
      </w:r>
      <w:r w:rsidRPr="00AB1781">
        <w:t xml:space="preserve"> all the nations</w:t>
      </w:r>
      <w:r w:rsidR="004D601A">
        <w:t xml:space="preserve"> in contempt</w:t>
      </w:r>
      <w:r w:rsidRPr="00AB1781">
        <w:t>.</w:t>
      </w:r>
    </w:p>
    <w:p w14:paraId="485CB8AD" w14:textId="202E784C" w:rsidR="009E7111" w:rsidRPr="00AB1781" w:rsidRDefault="009E7111" w:rsidP="00035647">
      <w:pPr>
        <w:pStyle w:val="EnglishHangNoCoptic"/>
      </w:pPr>
      <w:r w:rsidRPr="00AB1781">
        <w:t xml:space="preserve">10 O my strength, I </w:t>
      </w:r>
      <w:r w:rsidR="0080248C">
        <w:t xml:space="preserve">will </w:t>
      </w:r>
      <w:r w:rsidRPr="00AB1781">
        <w:t xml:space="preserve">watch for </w:t>
      </w:r>
      <w:r w:rsidR="001040C8">
        <w:t>You</w:t>
      </w:r>
      <w:r w:rsidRPr="00AB1781">
        <w:t>;</w:t>
      </w:r>
    </w:p>
    <w:p w14:paraId="28259925" w14:textId="77777777" w:rsidR="009E7111" w:rsidRPr="00AB1781"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w:t>
      </w:r>
    </w:p>
    <w:p w14:paraId="4570E12E" w14:textId="5F2414AD" w:rsidR="009E7111" w:rsidRPr="00AB1781" w:rsidRDefault="004D601A" w:rsidP="00035647">
      <w:pPr>
        <w:pStyle w:val="EnglishHangNoCoptic"/>
      </w:pPr>
      <w:r>
        <w:t>11 My God—</w:t>
      </w:r>
      <w:r w:rsidR="009E7111" w:rsidRPr="00AB1781">
        <w:t xml:space="preserve">His mercy </w:t>
      </w:r>
      <w:r>
        <w:t>will go</w:t>
      </w:r>
      <w:r w:rsidR="009E7111" w:rsidRPr="00AB1781">
        <w:t xml:space="preserve"> before me;</w:t>
      </w:r>
    </w:p>
    <w:p w14:paraId="167B7928" w14:textId="77777777" w:rsidR="009E7111" w:rsidRPr="00AB1781" w:rsidRDefault="009E7111" w:rsidP="00035647">
      <w:pPr>
        <w:pStyle w:val="EnglishHangEndNoCoptic"/>
      </w:pPr>
      <w:r w:rsidRPr="00AB1781">
        <w:tab/>
        <w:t>my God will show me His mercy among my enemies.</w:t>
      </w:r>
    </w:p>
    <w:p w14:paraId="19E3A609" w14:textId="7F4F42B3" w:rsidR="009E7111" w:rsidRPr="00AB1781" w:rsidRDefault="009E7111" w:rsidP="00035647">
      <w:pPr>
        <w:pStyle w:val="EnglishHangNoCoptic"/>
      </w:pPr>
      <w:r w:rsidRPr="00AB1781">
        <w:t xml:space="preserve">12 </w:t>
      </w:r>
      <w:r w:rsidR="004D601A">
        <w:t xml:space="preserve">Do not kill </w:t>
      </w:r>
      <w:r w:rsidRPr="00AB1781">
        <w:t>t</w:t>
      </w:r>
      <w:r w:rsidR="004D601A">
        <w:t>hem</w:t>
      </w:r>
      <w:r w:rsidRPr="00AB1781">
        <w:t xml:space="preserve">, </w:t>
      </w:r>
      <w:r w:rsidR="004D601A">
        <w:t>or they may forget my people;</w:t>
      </w:r>
    </w:p>
    <w:p w14:paraId="4D656B14" w14:textId="1EBEC118" w:rsidR="009E7111" w:rsidRPr="00AB1781" w:rsidRDefault="009E7111" w:rsidP="00035647">
      <w:pPr>
        <w:pStyle w:val="EnglishHangNoCoptic"/>
      </w:pPr>
      <w:r w:rsidRPr="00AB1781">
        <w:tab/>
        <w:t xml:space="preserve">scatter them by </w:t>
      </w:r>
      <w:r w:rsidR="00E570CB">
        <w:t>Your</w:t>
      </w:r>
      <w:r w:rsidRPr="00AB1781">
        <w:t xml:space="preserve"> power</w:t>
      </w:r>
      <w:r w:rsidR="004D601A">
        <w:t>,</w:t>
      </w:r>
    </w:p>
    <w:p w14:paraId="46C9C6DE" w14:textId="43D9FECC" w:rsidR="009E7111" w:rsidRPr="00AB1781" w:rsidRDefault="009E7111" w:rsidP="00035647">
      <w:pPr>
        <w:pStyle w:val="EnglishHangEndNoCoptic"/>
      </w:pPr>
      <w:r w:rsidRPr="00AB1781">
        <w:tab/>
        <w:t xml:space="preserve">and bring them down, O Lord my </w:t>
      </w:r>
      <w:r w:rsidR="004D601A">
        <w:t>protector</w:t>
      </w:r>
      <w:r w:rsidRPr="00AB1781">
        <w:t>.</w:t>
      </w:r>
    </w:p>
    <w:p w14:paraId="45DEFC01" w14:textId="6D4CEDB6" w:rsidR="009E7111" w:rsidRPr="00AB1781" w:rsidRDefault="009E7111" w:rsidP="00035647">
      <w:pPr>
        <w:pStyle w:val="EnglishHangNoCoptic"/>
      </w:pPr>
      <w:r w:rsidRPr="00AB1781">
        <w:t xml:space="preserve">13 </w:t>
      </w:r>
      <w:r w:rsidR="004D601A">
        <w:t>Bring down the</w:t>
      </w:r>
      <w:r w:rsidRPr="00AB1781">
        <w:t xml:space="preserve"> sin of their mouth</w:t>
      </w:r>
      <w:r w:rsidR="004D601A">
        <w:t>, the word of their lips,</w:t>
      </w:r>
    </w:p>
    <w:p w14:paraId="16768589" w14:textId="163F3207" w:rsidR="009E7111" w:rsidRPr="00AB1781" w:rsidRDefault="004D601A" w:rsidP="00035647">
      <w:pPr>
        <w:pStyle w:val="EnglishHangNoCoptic"/>
      </w:pPr>
      <w:r>
        <w:tab/>
        <w:t>let them be trapped</w:t>
      </w:r>
      <w:r w:rsidR="009E7111" w:rsidRPr="00AB1781">
        <w:t xml:space="preserve"> in their pride.</w:t>
      </w:r>
    </w:p>
    <w:p w14:paraId="5BEDA412" w14:textId="626D5C97" w:rsidR="009E7111" w:rsidRPr="00AB1781" w:rsidRDefault="009E7111" w:rsidP="00035647">
      <w:pPr>
        <w:pStyle w:val="EnglishHangNoCoptic"/>
      </w:pPr>
      <w:r w:rsidRPr="00AB1781">
        <w:tab/>
        <w:t>And by their curs</w:t>
      </w:r>
      <w:r w:rsidR="004D601A">
        <w:t>e and lie,</w:t>
      </w:r>
    </w:p>
    <w:p w14:paraId="46BC356F" w14:textId="7E61B947" w:rsidR="009E7111" w:rsidRPr="00AB1781" w:rsidRDefault="009E7111" w:rsidP="00035647">
      <w:pPr>
        <w:pStyle w:val="EnglishHangEndNoCoptic"/>
      </w:pPr>
      <w:r w:rsidRPr="00AB1781">
        <w:tab/>
      </w:r>
      <w:r w:rsidR="004D601A">
        <w:t>Their end will be proclaimed,</w:t>
      </w:r>
    </w:p>
    <w:p w14:paraId="3D5AB692" w14:textId="05DF1946" w:rsidR="009E7111" w:rsidRPr="00AB1781" w:rsidRDefault="004D601A" w:rsidP="00035647">
      <w:pPr>
        <w:pStyle w:val="EnglishHangNoCoptic"/>
      </w:pPr>
      <w:r>
        <w:t>14 i</w:t>
      </w:r>
      <w:r w:rsidR="009E7111" w:rsidRPr="00AB1781">
        <w:t>n the final wrath they will cease to be;</w:t>
      </w:r>
    </w:p>
    <w:p w14:paraId="5C1AD14F" w14:textId="5F1347A8" w:rsidR="009E7111" w:rsidRPr="00AB1781" w:rsidRDefault="009E7111" w:rsidP="00035647">
      <w:pPr>
        <w:pStyle w:val="EnglishHangNoCoptic"/>
      </w:pPr>
      <w:r w:rsidRPr="00AB1781">
        <w:tab/>
        <w:t xml:space="preserve">and they will know that God rules </w:t>
      </w:r>
      <w:r w:rsidR="004D601A">
        <w:t xml:space="preserve">over </w:t>
      </w:r>
      <w:r w:rsidRPr="00AB1781">
        <w:t>Jacob</w:t>
      </w:r>
      <w:r w:rsidR="004D601A">
        <w:t>,</w:t>
      </w:r>
    </w:p>
    <w:p w14:paraId="0BDCAE7A" w14:textId="01B0D193" w:rsidR="009E7111" w:rsidRPr="00AB1781" w:rsidRDefault="009E7111" w:rsidP="00035647">
      <w:pPr>
        <w:pStyle w:val="EnglishHangEndNoCoptic"/>
      </w:pPr>
      <w:r w:rsidRPr="00AB1781">
        <w:tab/>
        <w:t xml:space="preserve">and </w:t>
      </w:r>
      <w:r w:rsidR="004D601A">
        <w:t xml:space="preserve">over </w:t>
      </w:r>
      <w:r w:rsidRPr="00AB1781">
        <w:t xml:space="preserve">the ends of the earth. </w:t>
      </w:r>
      <w:r w:rsidRPr="00AB1781">
        <w:rPr>
          <w:i/>
        </w:rPr>
        <w:t>(Pause)</w:t>
      </w:r>
    </w:p>
    <w:p w14:paraId="2C1E2B94" w14:textId="32EE32EA" w:rsidR="009E7111" w:rsidRPr="00AB1781" w:rsidRDefault="009E7111" w:rsidP="00035647">
      <w:pPr>
        <w:pStyle w:val="EnglishHangNoCoptic"/>
      </w:pPr>
      <w:r w:rsidRPr="00AB1781">
        <w:t xml:space="preserve">15 They will return at </w:t>
      </w:r>
      <w:r w:rsidR="00001DFD">
        <w:t>evening</w:t>
      </w:r>
      <w:r w:rsidRPr="00AB1781">
        <w:t>, hungry as dogs,</w:t>
      </w:r>
    </w:p>
    <w:p w14:paraId="1C7A9B85" w14:textId="7470F582" w:rsidR="009E7111" w:rsidRPr="00AB1781" w:rsidRDefault="009E7111" w:rsidP="00035647">
      <w:pPr>
        <w:pStyle w:val="EnglishHangEndNoCoptic"/>
      </w:pPr>
      <w:r w:rsidRPr="00AB1781">
        <w:tab/>
        <w:t xml:space="preserve">and will </w:t>
      </w:r>
      <w:r w:rsidR="0080248C">
        <w:t>surround</w:t>
      </w:r>
      <w:r w:rsidRPr="00AB1781">
        <w:t xml:space="preserve"> the city.</w:t>
      </w:r>
    </w:p>
    <w:p w14:paraId="26ACED1F" w14:textId="58EAED97" w:rsidR="009E7111" w:rsidRPr="00AB1781" w:rsidRDefault="009E7111" w:rsidP="00035647">
      <w:pPr>
        <w:pStyle w:val="EnglishHangNoCoptic"/>
      </w:pPr>
      <w:r w:rsidRPr="00AB1781">
        <w:lastRenderedPageBreak/>
        <w:t>16 They</w:t>
      </w:r>
      <w:r w:rsidR="00001DFD">
        <w:t xml:space="preserve"> will scatter in search of food,</w:t>
      </w:r>
    </w:p>
    <w:p w14:paraId="531193C1" w14:textId="754F7808" w:rsidR="009E7111" w:rsidRPr="00AB1781" w:rsidRDefault="009E7111" w:rsidP="00035647">
      <w:pPr>
        <w:pStyle w:val="EnglishHangEndNoCoptic"/>
      </w:pPr>
      <w:r w:rsidRPr="00AB1781">
        <w:tab/>
        <w:t xml:space="preserve">and they will </w:t>
      </w:r>
      <w:r w:rsidR="00001DFD">
        <w:t>grumble</w:t>
      </w:r>
      <w:r w:rsidRPr="00AB1781">
        <w:t xml:space="preserve"> when they are not satisfied.</w:t>
      </w:r>
    </w:p>
    <w:p w14:paraId="645E369E" w14:textId="77777777" w:rsidR="009E7111" w:rsidRPr="00AB1781" w:rsidRDefault="009E7111" w:rsidP="00035647">
      <w:pPr>
        <w:pStyle w:val="EnglishHangNoCoptic"/>
      </w:pPr>
      <w:r w:rsidRPr="00AB1781">
        <w:t xml:space="preserve">17 But I will sing of </w:t>
      </w:r>
      <w:r w:rsidR="00E570CB">
        <w:t>Your</w:t>
      </w:r>
      <w:r w:rsidRPr="00AB1781">
        <w:t xml:space="preserve"> power,</w:t>
      </w:r>
    </w:p>
    <w:p w14:paraId="0D622DA2" w14:textId="77777777" w:rsidR="009E7111" w:rsidRPr="00AB1781" w:rsidRDefault="009E7111" w:rsidP="00035647">
      <w:pPr>
        <w:pStyle w:val="EnglishHangNoCoptic"/>
      </w:pPr>
      <w:r w:rsidRPr="00AB1781">
        <w:tab/>
        <w:t xml:space="preserve">and will rejoice at </w:t>
      </w:r>
      <w:r w:rsidR="00E570CB">
        <w:t>Your</w:t>
      </w:r>
      <w:r w:rsidRPr="00AB1781">
        <w:t xml:space="preserve"> mercy in the morning;</w:t>
      </w:r>
    </w:p>
    <w:p w14:paraId="0A7D585A" w14:textId="641F0FC6" w:rsidR="009E7111" w:rsidRPr="00AB1781" w:rsidRDefault="009E7111" w:rsidP="00035647">
      <w:pPr>
        <w:pStyle w:val="EnglishHangNoCoptic"/>
      </w:pPr>
      <w:r w:rsidRPr="00AB1781">
        <w:tab/>
        <w:t xml:space="preserve">for </w:t>
      </w:r>
      <w:r w:rsidR="001040C8">
        <w:t>You</w:t>
      </w:r>
      <w:r w:rsidRPr="00AB1781">
        <w:t xml:space="preserve"> </w:t>
      </w:r>
      <w:r w:rsidR="00001DFD">
        <w:t>are</w:t>
      </w:r>
      <w:r w:rsidRPr="00AB1781">
        <w:t xml:space="preserve"> my protector</w:t>
      </w:r>
      <w:r w:rsidR="00001DFD">
        <w:t>,</w:t>
      </w:r>
    </w:p>
    <w:p w14:paraId="05B32687" w14:textId="56736EB8" w:rsidR="009E7111" w:rsidRPr="00AB1781" w:rsidRDefault="009E7111" w:rsidP="00035647">
      <w:pPr>
        <w:pStyle w:val="EnglishHangEndNoCoptic"/>
      </w:pPr>
      <w:r w:rsidRPr="00AB1781">
        <w:tab/>
        <w:t xml:space="preserve">and my refuge in the day of my </w:t>
      </w:r>
      <w:r w:rsidR="00001DFD">
        <w:t>affliction</w:t>
      </w:r>
      <w:r w:rsidRPr="00AB1781">
        <w:t>.</w:t>
      </w:r>
    </w:p>
    <w:p w14:paraId="44D9B480" w14:textId="49CEFDD1" w:rsidR="009E7111" w:rsidRPr="00AB1781" w:rsidRDefault="009E7111" w:rsidP="00035647">
      <w:pPr>
        <w:pStyle w:val="EnglishHangNoCoptic"/>
      </w:pPr>
      <w:r w:rsidRPr="00AB1781">
        <w:t xml:space="preserve">18 </w:t>
      </w:r>
      <w:r w:rsidR="001040C8">
        <w:t>You</w:t>
      </w:r>
      <w:r w:rsidRPr="00AB1781">
        <w:t xml:space="preserve"> </w:t>
      </w:r>
      <w:r w:rsidR="00004BA4" w:rsidRPr="00AB1781">
        <w:t>are</w:t>
      </w:r>
      <w:r w:rsidR="00001DFD">
        <w:t xml:space="preserve"> my helper,</w:t>
      </w:r>
      <w:r w:rsidRPr="00AB1781">
        <w:t xml:space="preserve"> I will sing</w:t>
      </w:r>
      <w:r w:rsidR="00001DFD">
        <w:t xml:space="preserve"> to You,</w:t>
      </w:r>
    </w:p>
    <w:p w14:paraId="6EEE79D3" w14:textId="77777777" w:rsidR="009E7111" w:rsidRPr="00035647" w:rsidRDefault="009E7111" w:rsidP="00035647">
      <w:pPr>
        <w:pStyle w:val="EnglishHangEndNoCoptic"/>
      </w:pPr>
      <w:r w:rsidRPr="00AB1781">
        <w:tab/>
        <w:t xml:space="preserve">for </w:t>
      </w:r>
      <w:r w:rsidR="001040C8">
        <w:t>You</w:t>
      </w:r>
      <w:r w:rsidRPr="00AB1781">
        <w:t xml:space="preserve">, O God, </w:t>
      </w:r>
      <w:r w:rsidR="00C104A1">
        <w:t>are</w:t>
      </w:r>
      <w:r w:rsidRPr="00AB1781">
        <w:t xml:space="preserve"> my protector, my God, my mercy.</w:t>
      </w:r>
      <w:r w:rsidRPr="00AB1781">
        <w:rPr>
          <w:rStyle w:val="FootnoteReference"/>
        </w:rPr>
        <w:footnoteReference w:id="311"/>
      </w:r>
    </w:p>
    <w:p w14:paraId="4DC48000" w14:textId="7C9539B0" w:rsidR="009E7111" w:rsidRPr="00035647" w:rsidRDefault="00035647" w:rsidP="00BF0205">
      <w:pPr>
        <w:pStyle w:val="Heading4"/>
      </w:pPr>
      <w:r>
        <w:t>Psalm</w:t>
      </w:r>
      <w:r w:rsidR="009E7111" w:rsidRPr="00AB1781">
        <w:t xml:space="preserve"> 59</w:t>
      </w:r>
      <w:r>
        <w:t xml:space="preserve">: </w:t>
      </w:r>
      <w:r w:rsidR="009216DA">
        <w:t>“</w:t>
      </w:r>
      <w:r>
        <w:t xml:space="preserve">O God, </w:t>
      </w:r>
      <w:r w:rsidR="001040C8">
        <w:t>You</w:t>
      </w:r>
      <w:r>
        <w:t xml:space="preserve"> reject</w:t>
      </w:r>
      <w:r w:rsidR="009216DA">
        <w:t>ed</w:t>
      </w:r>
      <w:r>
        <w:t xml:space="preserve"> us and crush</w:t>
      </w:r>
      <w:r w:rsidR="009216DA">
        <w:t>ed</w:t>
      </w:r>
      <w:r>
        <w:t xml:space="preserve"> us</w:t>
      </w:r>
      <w:r w:rsidR="009216DA">
        <w:t>”</w:t>
      </w:r>
    </w:p>
    <w:p w14:paraId="066F4CA8"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After a Defeat</w:t>
      </w:r>
    </w:p>
    <w:p w14:paraId="76DC7589"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Earth-shaking Catastrophe</w:t>
      </w:r>
    </w:p>
    <w:p w14:paraId="029604EE" w14:textId="6CC7E114" w:rsidR="009E7111" w:rsidRPr="00AB1781" w:rsidRDefault="009E7111" w:rsidP="00035647">
      <w:pPr>
        <w:pStyle w:val="Rubric"/>
      </w:pPr>
      <w:r w:rsidRPr="00AB1781">
        <w:t>1 (</w:t>
      </w:r>
      <w:r w:rsidR="003D0DAD">
        <w:t xml:space="preserve">For the end; </w:t>
      </w:r>
      <w:r w:rsidRPr="00AB1781">
        <w:t>For those who are still to be changed. For a pillar inscription, by David:</w:t>
      </w:r>
    </w:p>
    <w:p w14:paraId="5047D130" w14:textId="1AB573EE" w:rsidR="009E7111" w:rsidRPr="00AB1781" w:rsidRDefault="009E7111" w:rsidP="00035647">
      <w:pPr>
        <w:pStyle w:val="Rubric"/>
      </w:pPr>
      <w:r w:rsidRPr="00AB1781">
        <w:t>2 For teaching; when he burned</w:t>
      </w:r>
      <w:r w:rsidR="003D0DAD">
        <w:t xml:space="preserve"> Syrian Mesopotamia and Syrian Soba</w:t>
      </w:r>
      <w:r w:rsidRPr="00AB1781">
        <w:t>, and Jacob returned and defeated 12,000 Edomites in the Valley of Salt.)</w:t>
      </w:r>
    </w:p>
    <w:p w14:paraId="6E30F727" w14:textId="0207A384" w:rsidR="009E7111" w:rsidRPr="00AB1781" w:rsidRDefault="009E7111" w:rsidP="00035647">
      <w:pPr>
        <w:pStyle w:val="EnglishHangNoCoptic"/>
      </w:pPr>
      <w:r w:rsidRPr="00AB1781">
        <w:t xml:space="preserve">3 O God, </w:t>
      </w:r>
      <w:r w:rsidR="001040C8">
        <w:t>You</w:t>
      </w:r>
      <w:r w:rsidRPr="00AB1781">
        <w:t xml:space="preserve"> reject</w:t>
      </w:r>
      <w:r w:rsidR="0080248C">
        <w:t>ed</w:t>
      </w:r>
      <w:r w:rsidRPr="00AB1781">
        <w:t xml:space="preserve"> us and crush</w:t>
      </w:r>
      <w:r w:rsidR="0080248C">
        <w:t>ed</w:t>
      </w:r>
      <w:r w:rsidRPr="00AB1781">
        <w:t xml:space="preserve"> us.</w:t>
      </w:r>
    </w:p>
    <w:p w14:paraId="67868668" w14:textId="280DA56B" w:rsidR="009E7111" w:rsidRPr="00AB1781" w:rsidRDefault="009E7111" w:rsidP="00035647">
      <w:pPr>
        <w:pStyle w:val="EnglishHangEndNoCoptic"/>
      </w:pPr>
      <w:r w:rsidRPr="00AB1781">
        <w:tab/>
      </w:r>
      <w:r w:rsidR="001040C8">
        <w:t>You</w:t>
      </w:r>
      <w:r w:rsidR="00004BA4">
        <w:t xml:space="preserve"> </w:t>
      </w:r>
      <w:r w:rsidR="00556387">
        <w:t>were</w:t>
      </w:r>
      <w:r w:rsidR="00004BA4">
        <w:t xml:space="preserve"> angry, but </w:t>
      </w:r>
      <w:r w:rsidRPr="00AB1781">
        <w:t>had compassion on us.</w:t>
      </w:r>
    </w:p>
    <w:p w14:paraId="2EDF2BB5" w14:textId="5D27DC5D" w:rsidR="009E7111" w:rsidRPr="00AB1781" w:rsidRDefault="009E7111" w:rsidP="00035647">
      <w:pPr>
        <w:pStyle w:val="EnglishHangNoCoptic"/>
      </w:pPr>
      <w:r w:rsidRPr="00AB1781">
        <w:t xml:space="preserve">4 </w:t>
      </w:r>
      <w:r w:rsidR="001040C8">
        <w:t>You</w:t>
      </w:r>
      <w:r w:rsidRPr="00AB1781">
        <w:t xml:space="preserve"> </w:t>
      </w:r>
      <w:r w:rsidR="0080248C">
        <w:t>made the earth quake</w:t>
      </w:r>
      <w:r w:rsidR="003D0DAD">
        <w:t>,</w:t>
      </w:r>
      <w:r w:rsidRPr="00AB1781">
        <w:t xml:space="preserve"> and troubled it;</w:t>
      </w:r>
    </w:p>
    <w:p w14:paraId="429C961F" w14:textId="41012E0D" w:rsidR="009E7111" w:rsidRPr="00AB1781" w:rsidRDefault="003D0DAD" w:rsidP="00035647">
      <w:pPr>
        <w:pStyle w:val="EnglishHangEndNoCoptic"/>
      </w:pPr>
      <w:r>
        <w:tab/>
        <w:t>heal its wounds, for it was shaken</w:t>
      </w:r>
      <w:r w:rsidR="009E7111" w:rsidRPr="00AB1781">
        <w:t>.</w:t>
      </w:r>
    </w:p>
    <w:p w14:paraId="0C37F529" w14:textId="56F5D98F" w:rsidR="009E7111" w:rsidRPr="00AB1781" w:rsidRDefault="009E7111" w:rsidP="00035647">
      <w:pPr>
        <w:pStyle w:val="EnglishHangNoCoptic"/>
      </w:pPr>
      <w:r w:rsidRPr="00AB1781">
        <w:t xml:space="preserve">5 </w:t>
      </w:r>
      <w:r w:rsidR="001040C8">
        <w:t>You</w:t>
      </w:r>
      <w:r w:rsidRPr="00AB1781">
        <w:t xml:space="preserve"> </w:t>
      </w:r>
      <w:r w:rsidR="003D0DAD">
        <w:t>showed</w:t>
      </w:r>
      <w:r w:rsidRPr="00AB1781">
        <w:t xml:space="preserve"> </w:t>
      </w:r>
      <w:r w:rsidR="00E570CB">
        <w:t>Your</w:t>
      </w:r>
      <w:r w:rsidRPr="00AB1781">
        <w:t xml:space="preserve"> people </w:t>
      </w:r>
      <w:r w:rsidR="0080248C">
        <w:t>difficult</w:t>
      </w:r>
      <w:r w:rsidRPr="00AB1781">
        <w:t xml:space="preserve"> things;</w:t>
      </w:r>
    </w:p>
    <w:p w14:paraId="59C4EDD3" w14:textId="23BC8029" w:rsidR="009E7111" w:rsidRPr="00035647" w:rsidRDefault="009E7111" w:rsidP="00035647">
      <w:pPr>
        <w:pStyle w:val="EnglishHangEndNoCoptic"/>
      </w:pPr>
      <w:r w:rsidRPr="00AB1781">
        <w:tab/>
      </w:r>
      <w:r w:rsidR="001040C8">
        <w:t>You</w:t>
      </w:r>
      <w:r w:rsidRPr="00AB1781">
        <w:t xml:space="preserve"> </w:t>
      </w:r>
      <w:r w:rsidR="003D0DAD">
        <w:t>made</w:t>
      </w:r>
      <w:r w:rsidRPr="00AB1781">
        <w:t xml:space="preserve"> us drink the wine of </w:t>
      </w:r>
      <w:r w:rsidR="003D0DAD">
        <w:t>bewilderment</w:t>
      </w:r>
      <w:r w:rsidRPr="00AB1781">
        <w:t>.</w:t>
      </w:r>
    </w:p>
    <w:p w14:paraId="72E49FE0" w14:textId="10F3457F" w:rsidR="009E7111" w:rsidRPr="00AB1781" w:rsidRDefault="009E7111" w:rsidP="00035647">
      <w:pPr>
        <w:pStyle w:val="EnglishHangNoCoptic"/>
      </w:pPr>
      <w:r w:rsidRPr="00AB1781">
        <w:t xml:space="preserve">6 </w:t>
      </w:r>
      <w:r w:rsidR="001040C8">
        <w:t>You</w:t>
      </w:r>
      <w:r w:rsidRPr="00AB1781">
        <w:t xml:space="preserve"> </w:t>
      </w:r>
      <w:r w:rsidR="00556387">
        <w:t>have</w:t>
      </w:r>
      <w:r w:rsidR="003D0DAD">
        <w:t xml:space="preserve"> given </w:t>
      </w:r>
      <w:r w:rsidR="003D0DAD" w:rsidRPr="00AB1781">
        <w:t>a signal</w:t>
      </w:r>
      <w:r w:rsidR="003D0DAD" w:rsidRPr="00AB1781">
        <w:rPr>
          <w:rStyle w:val="FootnoteReference"/>
        </w:rPr>
        <w:footnoteReference w:id="312"/>
      </w:r>
      <w:r w:rsidR="003D0DAD">
        <w:t xml:space="preserve"> to </w:t>
      </w:r>
      <w:r w:rsidRPr="00AB1781">
        <w:t xml:space="preserve">those who fear </w:t>
      </w:r>
      <w:r w:rsidR="001040C8">
        <w:t>You</w:t>
      </w:r>
      <w:r w:rsidR="003D0DAD">
        <w:t>,</w:t>
      </w:r>
    </w:p>
    <w:p w14:paraId="47D6479D" w14:textId="0F331E41" w:rsidR="009E7111" w:rsidRPr="00AB1781" w:rsidRDefault="009E7111" w:rsidP="00035647">
      <w:pPr>
        <w:pStyle w:val="EnglishHangEndNoCoptic"/>
      </w:pPr>
      <w:r w:rsidRPr="00AB1781">
        <w:tab/>
      </w:r>
      <w:r w:rsidR="003D0DAD">
        <w:t>so they may</w:t>
      </w:r>
      <w:r w:rsidRPr="00AB1781">
        <w:t xml:space="preserve"> escape from before the bow. </w:t>
      </w:r>
      <w:r w:rsidRPr="00AB1781">
        <w:rPr>
          <w:i/>
        </w:rPr>
        <w:t>(Pause)</w:t>
      </w:r>
    </w:p>
    <w:p w14:paraId="028639F7" w14:textId="3F1D5D3F" w:rsidR="009E7111" w:rsidRPr="00AB1781" w:rsidRDefault="009E7111" w:rsidP="00035647">
      <w:pPr>
        <w:pStyle w:val="EnglishHangNoCoptic"/>
      </w:pPr>
      <w:r w:rsidRPr="00AB1781">
        <w:t xml:space="preserve">7 </w:t>
      </w:r>
      <w:r w:rsidR="003D0DAD">
        <w:t>Save with You right hand, and hear me,</w:t>
      </w:r>
    </w:p>
    <w:p w14:paraId="726A69BB" w14:textId="58653E8C" w:rsidR="009E7111" w:rsidRPr="00AB1781" w:rsidRDefault="009E7111" w:rsidP="00035647">
      <w:pPr>
        <w:pStyle w:val="EnglishHangEndNoCoptic"/>
      </w:pPr>
      <w:r w:rsidRPr="00AB1781">
        <w:tab/>
      </w:r>
      <w:r w:rsidR="003D0DAD">
        <w:t>that Your beloved might be rescued.</w:t>
      </w:r>
    </w:p>
    <w:p w14:paraId="77672331" w14:textId="12EAD27A" w:rsidR="009E7111" w:rsidRPr="00AB1781" w:rsidRDefault="009E7111" w:rsidP="00035647">
      <w:pPr>
        <w:pStyle w:val="EnglishHangNoCoptic"/>
      </w:pPr>
      <w:r w:rsidRPr="00AB1781">
        <w:t xml:space="preserve">8 God </w:t>
      </w:r>
      <w:r w:rsidR="003D0DAD">
        <w:t>spoke</w:t>
      </w:r>
      <w:r w:rsidRPr="00AB1781">
        <w:t xml:space="preserve"> in His </w:t>
      </w:r>
      <w:r w:rsidR="003D0DAD">
        <w:t>holy place,</w:t>
      </w:r>
    </w:p>
    <w:p w14:paraId="4ABE1419" w14:textId="6DB2D3C7" w:rsidR="009E7111" w:rsidRPr="00AB1781" w:rsidRDefault="003D0DAD" w:rsidP="00035647">
      <w:pPr>
        <w:pStyle w:val="EnglishHangNoCoptic"/>
      </w:pPr>
      <w:r>
        <w:tab/>
        <w:t>“</w:t>
      </w:r>
      <w:r w:rsidR="009E7111" w:rsidRPr="00AB1781">
        <w:t>I will rejoice</w:t>
      </w:r>
      <w:r>
        <w:t>,</w:t>
      </w:r>
      <w:r w:rsidR="00E76B49">
        <w:t xml:space="preserve"> and divide Shech</w:t>
      </w:r>
      <w:r w:rsidR="009E7111" w:rsidRPr="00AB1781">
        <w:t>em,</w:t>
      </w:r>
    </w:p>
    <w:p w14:paraId="7915E250" w14:textId="26078362" w:rsidR="009E7111" w:rsidRPr="00AB1781" w:rsidRDefault="009E7111" w:rsidP="00035647">
      <w:pPr>
        <w:pStyle w:val="EnglishHangEndNoCoptic"/>
      </w:pPr>
      <w:r w:rsidRPr="00AB1781">
        <w:tab/>
        <w:t xml:space="preserve">and </w:t>
      </w:r>
      <w:r w:rsidR="00E76B49">
        <w:t>I will portion</w:t>
      </w:r>
      <w:r w:rsidRPr="00AB1781">
        <w:t xml:space="preserve"> out the valley of tents.</w:t>
      </w:r>
    </w:p>
    <w:p w14:paraId="57981218" w14:textId="77777777" w:rsidR="009E7111" w:rsidRPr="00AB1781" w:rsidRDefault="009E7111" w:rsidP="00035647">
      <w:pPr>
        <w:pStyle w:val="EnglishHangNoCoptic"/>
      </w:pPr>
      <w:r w:rsidRPr="00AB1781">
        <w:t>9 Gilead is Mine, and Manasseh is Mine,</w:t>
      </w:r>
    </w:p>
    <w:p w14:paraId="7FFB0672" w14:textId="77777777" w:rsidR="009E7111" w:rsidRPr="00AB1781" w:rsidRDefault="009E7111" w:rsidP="00035647">
      <w:pPr>
        <w:pStyle w:val="EnglishHangNoCoptic"/>
      </w:pPr>
      <w:r w:rsidRPr="00AB1781">
        <w:tab/>
        <w:t>and Ephraim is the strength of My head;</w:t>
      </w:r>
    </w:p>
    <w:p w14:paraId="5C333A8C" w14:textId="77777777" w:rsidR="009E7111" w:rsidRPr="00AB1781" w:rsidRDefault="009E7111" w:rsidP="00035647">
      <w:pPr>
        <w:pStyle w:val="EnglishHangEndNoCoptic"/>
      </w:pPr>
      <w:r w:rsidRPr="00AB1781">
        <w:tab/>
        <w:t>Judah is My King.</w:t>
      </w:r>
    </w:p>
    <w:p w14:paraId="345A05DF" w14:textId="0C6F69CF" w:rsidR="009E7111" w:rsidRPr="00AB1781" w:rsidRDefault="009E7111" w:rsidP="00035647">
      <w:pPr>
        <w:pStyle w:val="EnglishHangNoCoptic"/>
      </w:pPr>
      <w:r w:rsidRPr="00AB1781">
        <w:lastRenderedPageBreak/>
        <w:t xml:space="preserve">10 Moab </w:t>
      </w:r>
      <w:r w:rsidR="00E76B49">
        <w:t>is the washbowl</w:t>
      </w:r>
      <w:r w:rsidRPr="00AB1781">
        <w:rPr>
          <w:rStyle w:val="FootnoteReference"/>
        </w:rPr>
        <w:footnoteReference w:id="313"/>
      </w:r>
      <w:r w:rsidR="00E76B49">
        <w:t xml:space="preserve"> of my hope;</w:t>
      </w:r>
    </w:p>
    <w:p w14:paraId="7C9FFCE5" w14:textId="04883E16" w:rsidR="009E7111" w:rsidRPr="00AB1781" w:rsidRDefault="009E7111" w:rsidP="00035647">
      <w:pPr>
        <w:pStyle w:val="EnglishHangNoCoptic"/>
      </w:pPr>
      <w:r w:rsidRPr="00AB1781">
        <w:tab/>
      </w:r>
      <w:r w:rsidR="00E76B49">
        <w:t xml:space="preserve">I will extend my sway </w:t>
      </w:r>
      <w:r w:rsidRPr="00AB1781">
        <w:t>over Edom,</w:t>
      </w:r>
      <w:r w:rsidRPr="00AB1781">
        <w:rPr>
          <w:rStyle w:val="FootnoteReference"/>
        </w:rPr>
        <w:footnoteReference w:id="314"/>
      </w:r>
    </w:p>
    <w:p w14:paraId="20B5E8EF" w14:textId="14BB680C" w:rsidR="009E7111" w:rsidRPr="00AB1781" w:rsidRDefault="00E76B49" w:rsidP="00035647">
      <w:pPr>
        <w:pStyle w:val="EnglishHangEndNoCoptic"/>
      </w:pPr>
      <w:r>
        <w:tab/>
        <w:t>foreign tribes were subjected to me.”</w:t>
      </w:r>
    </w:p>
    <w:p w14:paraId="7DB5E985" w14:textId="163E3E11" w:rsidR="009E7111" w:rsidRPr="00AB1781" w:rsidRDefault="009E7111" w:rsidP="00035647">
      <w:pPr>
        <w:pStyle w:val="EnglishHangNoCoptic"/>
      </w:pPr>
      <w:r w:rsidRPr="00AB1781">
        <w:t xml:space="preserve">11 Who will </w:t>
      </w:r>
      <w:r w:rsidR="00E76B49">
        <w:t>bring</w:t>
      </w:r>
      <w:r w:rsidRPr="00AB1781">
        <w:t xml:space="preserve"> me to </w:t>
      </w:r>
      <w:r w:rsidR="00E76B49">
        <w:t>a</w:t>
      </w:r>
      <w:r w:rsidRPr="00AB1781">
        <w:t xml:space="preserve"> fortified city?</w:t>
      </w:r>
    </w:p>
    <w:p w14:paraId="46CC8535" w14:textId="454964D3" w:rsidR="009E7111" w:rsidRPr="00AB1781" w:rsidRDefault="009E7111" w:rsidP="00035647">
      <w:pPr>
        <w:pStyle w:val="EnglishHangEndNoCoptic"/>
      </w:pPr>
      <w:r w:rsidRPr="00AB1781">
        <w:tab/>
      </w:r>
      <w:r w:rsidR="00E76B49">
        <w:t>W</w:t>
      </w:r>
      <w:r w:rsidRPr="00AB1781">
        <w:t xml:space="preserve">ho will guide me </w:t>
      </w:r>
      <w:r w:rsidR="00E76B49">
        <w:t>as far as</w:t>
      </w:r>
      <w:r w:rsidRPr="00AB1781">
        <w:t xml:space="preserve"> Edom?</w:t>
      </w:r>
    </w:p>
    <w:p w14:paraId="2F1F1FB1" w14:textId="687F2457" w:rsidR="009E7111" w:rsidRPr="00AB1781" w:rsidRDefault="00E76B49" w:rsidP="00035647">
      <w:pPr>
        <w:pStyle w:val="EnglishHangNoCoptic"/>
      </w:pPr>
      <w:r>
        <w:t>12 Will</w:t>
      </w:r>
      <w:r w:rsidR="009E7111" w:rsidRPr="00AB1781">
        <w:t xml:space="preserve"> </w:t>
      </w:r>
      <w:r w:rsidR="001040C8">
        <w:t>You</w:t>
      </w:r>
      <w:r>
        <w:t xml:space="preserve"> not</w:t>
      </w:r>
      <w:r w:rsidR="009E7111" w:rsidRPr="00AB1781">
        <w:t xml:space="preserve">, O God, Who </w:t>
      </w:r>
      <w:r>
        <w:t>has</w:t>
      </w:r>
      <w:r w:rsidR="009E7111" w:rsidRPr="00AB1781">
        <w:t xml:space="preserve"> rejected us?</w:t>
      </w:r>
    </w:p>
    <w:p w14:paraId="580F902F" w14:textId="612310CD" w:rsidR="009E7111" w:rsidRPr="00AB1781" w:rsidRDefault="00E76B49" w:rsidP="00035647">
      <w:pPr>
        <w:pStyle w:val="EnglishHangEndNoCoptic"/>
      </w:pPr>
      <w:r>
        <w:tab/>
        <w:t xml:space="preserve">And will </w:t>
      </w:r>
      <w:r w:rsidR="001040C8">
        <w:t>You</w:t>
      </w:r>
      <w:r>
        <w:t xml:space="preserve"> not</w:t>
      </w:r>
      <w:r w:rsidR="009E7111" w:rsidRPr="00AB1781">
        <w:t>, O God, go out with our armies?</w:t>
      </w:r>
    </w:p>
    <w:p w14:paraId="681B2E78" w14:textId="11A7F3D3" w:rsidR="009E7111" w:rsidRPr="00AB1781" w:rsidRDefault="009E7111" w:rsidP="00035647">
      <w:pPr>
        <w:pStyle w:val="EnglishHangNoCoptic"/>
      </w:pPr>
      <w:r w:rsidRPr="00AB1781">
        <w:t xml:space="preserve">13 Grant us help from </w:t>
      </w:r>
      <w:r w:rsidR="00E76B49">
        <w:t>affliction</w:t>
      </w:r>
      <w:r w:rsidRPr="00AB1781">
        <w:t>,</w:t>
      </w:r>
    </w:p>
    <w:p w14:paraId="75D291CC" w14:textId="4C071D1A" w:rsidR="009E7111" w:rsidRPr="00AB1781" w:rsidRDefault="009E7111" w:rsidP="00035647">
      <w:pPr>
        <w:pStyle w:val="EnglishHangEndNoCoptic"/>
      </w:pPr>
      <w:r w:rsidRPr="00AB1781">
        <w:tab/>
      </w:r>
      <w:r w:rsidR="00E76B49">
        <w:t>f</w:t>
      </w:r>
      <w:r w:rsidRPr="00AB1781">
        <w:t>or</w:t>
      </w:r>
      <w:r w:rsidR="00E76B49">
        <w:t xml:space="preserve"> the </w:t>
      </w:r>
      <w:r w:rsidRPr="00AB1781">
        <w:t>salvation of man</w:t>
      </w:r>
      <w:r w:rsidR="00E76B49">
        <w:t xml:space="preserve"> is worthless</w:t>
      </w:r>
      <w:r w:rsidRPr="00AB1781">
        <w:t>.</w:t>
      </w:r>
    </w:p>
    <w:p w14:paraId="2A304801" w14:textId="77777777" w:rsidR="009E7111" w:rsidRPr="00AB1781" w:rsidRDefault="009E7111" w:rsidP="00035647">
      <w:pPr>
        <w:pStyle w:val="EnglishHangNoCoptic"/>
      </w:pPr>
      <w:r w:rsidRPr="00AB1781">
        <w:t>14 In God we shall win a mighty victory,</w:t>
      </w:r>
      <w:r w:rsidRPr="00AB1781">
        <w:rPr>
          <w:rStyle w:val="FootnoteReference"/>
        </w:rPr>
        <w:footnoteReference w:id="315"/>
      </w:r>
    </w:p>
    <w:p w14:paraId="194722CF" w14:textId="664335E1" w:rsidR="009E7111" w:rsidRPr="00035647" w:rsidRDefault="009E7111" w:rsidP="00035647">
      <w:pPr>
        <w:pStyle w:val="EnglishHangEndNoCoptic"/>
      </w:pPr>
      <w:r w:rsidRPr="00AB1781">
        <w:tab/>
        <w:t xml:space="preserve">and He will </w:t>
      </w:r>
      <w:r w:rsidR="00E76B49">
        <w:t>utterly scorn</w:t>
      </w:r>
      <w:r w:rsidRPr="00AB1781">
        <w:t xml:space="preserve"> our oppressors.</w:t>
      </w:r>
    </w:p>
    <w:p w14:paraId="590F2DDF" w14:textId="52050F06" w:rsidR="009E7111" w:rsidRPr="00035647" w:rsidRDefault="00035647" w:rsidP="00BF0205">
      <w:pPr>
        <w:pStyle w:val="Heading4"/>
      </w:pPr>
      <w:bookmarkStart w:id="266" w:name="_Ref412111219"/>
      <w:r>
        <w:t>Psalm</w:t>
      </w:r>
      <w:r w:rsidR="009E7111" w:rsidRPr="00AB1781">
        <w:t xml:space="preserve"> 60</w:t>
      </w:r>
      <w:r>
        <w:t xml:space="preserve">: </w:t>
      </w:r>
      <w:r w:rsidR="009216DA">
        <w:t>“Hear</w:t>
      </w:r>
      <w:r>
        <w:t xml:space="preserve"> my supplicatio</w:t>
      </w:r>
      <w:r w:rsidR="005453DF">
        <w:t>n, O God”</w:t>
      </w:r>
      <w:bookmarkEnd w:id="266"/>
    </w:p>
    <w:p w14:paraId="365FB993"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Exiled Prayer of Faith</w:t>
      </w:r>
    </w:p>
    <w:p w14:paraId="115F1605"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Love Lifted me to the Rock Sanctuary</w:t>
      </w:r>
    </w:p>
    <w:p w14:paraId="07DC7A96" w14:textId="1DFC2ABF" w:rsidR="00F14AA6" w:rsidRDefault="00F14AA6" w:rsidP="0003564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30578BE2" w14:textId="105DDB45" w:rsidR="009E7111" w:rsidRPr="00AB1781" w:rsidRDefault="009E7111" w:rsidP="00035647">
      <w:pPr>
        <w:pStyle w:val="Rubric"/>
      </w:pPr>
      <w:r w:rsidRPr="00AB1781">
        <w:t>1 (</w:t>
      </w:r>
      <w:r w:rsidR="002E7061">
        <w:t>For the end; in</w:t>
      </w:r>
      <w:r w:rsidRPr="00AB1781">
        <w:t xml:space="preserve"> </w:t>
      </w:r>
      <w:r w:rsidR="002E7061">
        <w:t>hymns</w:t>
      </w:r>
      <w:r w:rsidRPr="00AB1781">
        <w:t>. By David)</w:t>
      </w:r>
    </w:p>
    <w:p w14:paraId="299E2A34" w14:textId="0A4BDF14" w:rsidR="009E7111" w:rsidRPr="00AB1781" w:rsidRDefault="002E7061" w:rsidP="00035647">
      <w:pPr>
        <w:pStyle w:val="EnglishHangNoCoptic"/>
      </w:pPr>
      <w:r>
        <w:t>2 Hear</w:t>
      </w:r>
      <w:r w:rsidR="009E7111" w:rsidRPr="00AB1781">
        <w:t xml:space="preserve"> my supplication</w:t>
      </w:r>
      <w:r>
        <w:t>, O God</w:t>
      </w:r>
      <w:r w:rsidR="009E7111" w:rsidRPr="00AB1781">
        <w:t>;</w:t>
      </w:r>
    </w:p>
    <w:p w14:paraId="33C5E336" w14:textId="77777777" w:rsidR="009E7111" w:rsidRPr="00AB1781" w:rsidRDefault="009E7111" w:rsidP="00035647">
      <w:pPr>
        <w:pStyle w:val="EnglishHangEndNoCoptic"/>
      </w:pPr>
      <w:r w:rsidRPr="00AB1781">
        <w:tab/>
        <w:t>attend to my prayer.</w:t>
      </w:r>
    </w:p>
    <w:p w14:paraId="49AA4BAF" w14:textId="41052D05" w:rsidR="009E7111" w:rsidRPr="00AB1781" w:rsidRDefault="009E7111" w:rsidP="00035647">
      <w:pPr>
        <w:pStyle w:val="EnglishHangNoCoptic"/>
      </w:pPr>
      <w:r w:rsidRPr="00AB1781">
        <w:t xml:space="preserve">3 </w:t>
      </w:r>
      <w:r w:rsidR="002E7061">
        <w:t>I cried to You from the ends of the earth,</w:t>
      </w:r>
    </w:p>
    <w:p w14:paraId="252653D7" w14:textId="4F0AA4E2" w:rsidR="009E7111" w:rsidRPr="00AB1781" w:rsidRDefault="002E7061" w:rsidP="00035647">
      <w:pPr>
        <w:pStyle w:val="EnglishHangNoCoptic"/>
      </w:pPr>
      <w:r>
        <w:tab/>
        <w:t>when my heart was</w:t>
      </w:r>
      <w:r w:rsidR="009E7111" w:rsidRPr="00AB1781">
        <w:t xml:space="preserve"> </w:t>
      </w:r>
      <w:r>
        <w:t>weary;</w:t>
      </w:r>
    </w:p>
    <w:p w14:paraId="0A136007" w14:textId="1B861F6F" w:rsidR="009E7111" w:rsidRPr="00AB1781" w:rsidRDefault="009E7111" w:rsidP="002E7061">
      <w:pPr>
        <w:pStyle w:val="EnglishHangEndNoCoptic"/>
      </w:pPr>
      <w:r w:rsidRPr="00AB1781">
        <w:tab/>
      </w:r>
      <w:r w:rsidR="001040C8">
        <w:t>You</w:t>
      </w:r>
      <w:r w:rsidRPr="00AB1781">
        <w:t xml:space="preserve"> </w:t>
      </w:r>
      <w:r w:rsidR="002E7061">
        <w:t>lifted me high on a rock.</w:t>
      </w:r>
    </w:p>
    <w:p w14:paraId="773FF4D1" w14:textId="37915924" w:rsidR="002E7061" w:rsidRDefault="009E7111" w:rsidP="00035647">
      <w:pPr>
        <w:pStyle w:val="EnglishHangNoCoptic"/>
      </w:pPr>
      <w:r w:rsidRPr="00AB1781">
        <w:t xml:space="preserve">4 </w:t>
      </w:r>
      <w:r w:rsidR="002E7061">
        <w:t>You</w:t>
      </w:r>
      <w:r w:rsidR="002E7061" w:rsidRPr="00AB1781">
        <w:t xml:space="preserve"> </w:t>
      </w:r>
      <w:r w:rsidR="002E7061">
        <w:t>guided me,</w:t>
      </w:r>
    </w:p>
    <w:p w14:paraId="24579B86" w14:textId="60BA1A13" w:rsidR="009E7111" w:rsidRPr="00AB1781" w:rsidRDefault="002E7061" w:rsidP="002E7061">
      <w:pPr>
        <w:pStyle w:val="EnglishHangNoCoptic"/>
        <w:ind w:left="0" w:firstLine="432"/>
      </w:pPr>
      <w:r>
        <w:t>f</w:t>
      </w:r>
      <w:r w:rsidR="009E7111" w:rsidRPr="00AB1781">
        <w:t xml:space="preserve">or </w:t>
      </w:r>
      <w:r w:rsidR="001040C8">
        <w:t>You</w:t>
      </w:r>
      <w:r w:rsidR="009E7111" w:rsidRPr="00AB1781">
        <w:t xml:space="preserve"> </w:t>
      </w:r>
      <w:r>
        <w:t>became</w:t>
      </w:r>
      <w:r w:rsidR="009E7111" w:rsidRPr="00AB1781">
        <w:t xml:space="preserve"> my hope,</w:t>
      </w:r>
    </w:p>
    <w:p w14:paraId="4FF6393F" w14:textId="77777777" w:rsidR="009E7111" w:rsidRPr="00AB1781" w:rsidRDefault="009E7111" w:rsidP="00035647">
      <w:pPr>
        <w:pStyle w:val="EnglishHangNoCoptic"/>
      </w:pPr>
      <w:r w:rsidRPr="00AB1781">
        <w:tab/>
        <w:t>a tower of strength</w:t>
      </w:r>
    </w:p>
    <w:p w14:paraId="33FF105C" w14:textId="77777777" w:rsidR="009E7111" w:rsidRPr="00035647" w:rsidRDefault="009E7111" w:rsidP="00035647">
      <w:pPr>
        <w:pStyle w:val="EnglishHangEndNoCoptic"/>
      </w:pPr>
      <w:r w:rsidRPr="00AB1781">
        <w:tab/>
        <w:t>from the face of the enemy.</w:t>
      </w:r>
    </w:p>
    <w:p w14:paraId="5B237788" w14:textId="369ADAE9" w:rsidR="009E7111" w:rsidRPr="00AB1781" w:rsidRDefault="009E7111" w:rsidP="00035647">
      <w:pPr>
        <w:pStyle w:val="EnglishHangNoCoptic"/>
      </w:pPr>
      <w:r w:rsidRPr="00AB1781">
        <w:t xml:space="preserve">5 I will dwell in </w:t>
      </w:r>
      <w:r w:rsidR="00E570CB">
        <w:t>Your</w:t>
      </w:r>
      <w:r w:rsidRPr="00AB1781">
        <w:t xml:space="preserve"> </w:t>
      </w:r>
      <w:r w:rsidR="00DC4A15">
        <w:t>tabernacle</w:t>
      </w:r>
      <w:r w:rsidRPr="00AB1781">
        <w:t xml:space="preserve"> </w:t>
      </w:r>
      <w:r w:rsidR="00A8396B">
        <w:t>forever</w:t>
      </w:r>
      <w:r w:rsidRPr="00AB1781">
        <w:t>.</w:t>
      </w:r>
    </w:p>
    <w:p w14:paraId="7AAD7BA3" w14:textId="67DB4066" w:rsidR="009E7111" w:rsidRPr="00AB1781" w:rsidRDefault="009E7111" w:rsidP="00035647">
      <w:pPr>
        <w:pStyle w:val="EnglishHangEndNoCoptic"/>
      </w:pPr>
      <w:r w:rsidRPr="00AB1781">
        <w:tab/>
        <w:t xml:space="preserve">I will take </w:t>
      </w:r>
      <w:r w:rsidR="00DC4A15">
        <w:t>shelter</w:t>
      </w:r>
      <w:r w:rsidRPr="00AB1781">
        <w:t xml:space="preserve"> in the shelter of </w:t>
      </w:r>
      <w:r w:rsidR="00E570CB">
        <w:t>Your</w:t>
      </w:r>
      <w:r w:rsidRPr="00AB1781">
        <w:t xml:space="preserve"> wings. </w:t>
      </w:r>
      <w:r w:rsidRPr="00AB1781">
        <w:rPr>
          <w:i/>
        </w:rPr>
        <w:t>(Pause)</w:t>
      </w:r>
    </w:p>
    <w:p w14:paraId="6C6D173F" w14:textId="1D9CA113" w:rsidR="009E7111" w:rsidRPr="00AB1781" w:rsidRDefault="009E7111" w:rsidP="00035647">
      <w:pPr>
        <w:pStyle w:val="EnglishHangNoCoptic"/>
      </w:pPr>
      <w:r w:rsidRPr="00AB1781">
        <w:lastRenderedPageBreak/>
        <w:t xml:space="preserve">6 For </w:t>
      </w:r>
      <w:r w:rsidR="001040C8">
        <w:t>You</w:t>
      </w:r>
      <w:r w:rsidRPr="00AB1781">
        <w:t xml:space="preserve">, O God, </w:t>
      </w:r>
      <w:r w:rsidR="00DC4A15">
        <w:t>hear</w:t>
      </w:r>
      <w:r w:rsidRPr="00AB1781">
        <w:t xml:space="preserve"> my prayers;</w:t>
      </w:r>
    </w:p>
    <w:p w14:paraId="3021AF9E" w14:textId="127AA1A3" w:rsidR="009E7111" w:rsidRPr="00AB1781" w:rsidRDefault="009E7111" w:rsidP="00035647">
      <w:pPr>
        <w:pStyle w:val="EnglishHangNoCoptic"/>
      </w:pPr>
      <w:r w:rsidRPr="00AB1781">
        <w:tab/>
      </w:r>
      <w:r w:rsidR="001040C8">
        <w:t>You</w:t>
      </w:r>
      <w:r w:rsidRPr="00AB1781">
        <w:t xml:space="preserve"> </w:t>
      </w:r>
      <w:r w:rsidR="00DC4A15">
        <w:t>give</w:t>
      </w:r>
      <w:r w:rsidRPr="00AB1781">
        <w:t xml:space="preserve"> an inheritance</w:t>
      </w:r>
    </w:p>
    <w:p w14:paraId="175B1140" w14:textId="3DBA9618" w:rsidR="009E7111" w:rsidRPr="00AB1781" w:rsidRDefault="009E7111" w:rsidP="00035647">
      <w:pPr>
        <w:pStyle w:val="EnglishHangEndNoCoptic"/>
      </w:pPr>
      <w:r w:rsidRPr="00AB1781">
        <w:tab/>
        <w:t xml:space="preserve">to those who fear </w:t>
      </w:r>
      <w:r w:rsidR="00E570CB">
        <w:t>Your</w:t>
      </w:r>
      <w:r w:rsidR="00DC4A15">
        <w:t xml:space="preserve"> N</w:t>
      </w:r>
      <w:r w:rsidRPr="00AB1781">
        <w:t>ame.</w:t>
      </w:r>
    </w:p>
    <w:p w14:paraId="1BB1775B" w14:textId="77777777" w:rsidR="009E7111" w:rsidRPr="00AB1781" w:rsidRDefault="009E7111" w:rsidP="00035647">
      <w:pPr>
        <w:pStyle w:val="EnglishHangNoCoptic"/>
      </w:pPr>
      <w:r w:rsidRPr="00AB1781">
        <w:t xml:space="preserve">7 </w:t>
      </w:r>
      <w:r w:rsidR="001040C8">
        <w:t>You</w:t>
      </w:r>
      <w:r w:rsidRPr="00AB1781">
        <w:t xml:space="preserve"> </w:t>
      </w:r>
      <w:r w:rsidR="00004BA4" w:rsidRPr="00AB1781">
        <w:t>will</w:t>
      </w:r>
      <w:r w:rsidRPr="00AB1781">
        <w:t xml:space="preserve"> add days to the days of the King,</w:t>
      </w:r>
    </w:p>
    <w:p w14:paraId="023C8CE5" w14:textId="6E16D987" w:rsidR="009E7111" w:rsidRPr="00AB1781" w:rsidRDefault="009E7111" w:rsidP="00035647">
      <w:pPr>
        <w:pStyle w:val="EnglishHangEndNoCoptic"/>
      </w:pPr>
      <w:r w:rsidRPr="00AB1781">
        <w:tab/>
        <w:t xml:space="preserve">and </w:t>
      </w:r>
      <w:r w:rsidR="00DC4A15">
        <w:t>to his years days</w:t>
      </w:r>
      <w:r w:rsidRPr="00AB1781">
        <w:t xml:space="preserve"> </w:t>
      </w:r>
      <w:r w:rsidR="00DC4A15">
        <w:t>from generation to generation</w:t>
      </w:r>
      <w:r w:rsidRPr="00AB1781">
        <w:t>.</w:t>
      </w:r>
    </w:p>
    <w:p w14:paraId="67F5CE75" w14:textId="17E4FFF5" w:rsidR="009E7111" w:rsidRPr="00AB1781" w:rsidRDefault="009E7111" w:rsidP="00035647">
      <w:pPr>
        <w:pStyle w:val="EnglishHangNoCoptic"/>
      </w:pPr>
      <w:r w:rsidRPr="00AB1781">
        <w:t xml:space="preserve">8 He will </w:t>
      </w:r>
      <w:r w:rsidR="00DC4A15">
        <w:t>abide before God forever;</w:t>
      </w:r>
    </w:p>
    <w:p w14:paraId="5BFE5138" w14:textId="4585409E" w:rsidR="009E7111" w:rsidRPr="00AB1781" w:rsidRDefault="00DC4A15" w:rsidP="00035647">
      <w:pPr>
        <w:pStyle w:val="EnglishHangEndNoCoptic"/>
      </w:pPr>
      <w:r>
        <w:tab/>
        <w:t>w</w:t>
      </w:r>
      <w:r w:rsidR="009E7111" w:rsidRPr="00AB1781">
        <w:t xml:space="preserve">ho will </w:t>
      </w:r>
      <w:r>
        <w:t>seek</w:t>
      </w:r>
      <w:r w:rsidR="009E7111" w:rsidRPr="00AB1781">
        <w:t xml:space="preserve"> </w:t>
      </w:r>
      <w:r>
        <w:t>after</w:t>
      </w:r>
      <w:r w:rsidR="009E7111" w:rsidRPr="00AB1781">
        <w:t xml:space="preserve"> His mercy and truth?</w:t>
      </w:r>
    </w:p>
    <w:p w14:paraId="467EC5B5" w14:textId="0B2EAB47" w:rsidR="009E7111" w:rsidRPr="00AB1781" w:rsidRDefault="009E7111" w:rsidP="00035647">
      <w:pPr>
        <w:pStyle w:val="EnglishHangNoCoptic"/>
      </w:pPr>
      <w:r w:rsidRPr="00AB1781">
        <w:t xml:space="preserve">9 So I will sing praise to </w:t>
      </w:r>
      <w:r w:rsidR="00E570CB">
        <w:t>Your</w:t>
      </w:r>
      <w:r w:rsidR="00DC4A15">
        <w:t xml:space="preserve"> N</w:t>
      </w:r>
      <w:r w:rsidRPr="00AB1781">
        <w:t xml:space="preserve">ame </w:t>
      </w:r>
      <w:r w:rsidR="00A8396B">
        <w:t>forever</w:t>
      </w:r>
      <w:r w:rsidR="00DC4A15">
        <w:t xml:space="preserve"> and ever</w:t>
      </w:r>
      <w:r w:rsidRPr="00AB1781">
        <w:t>,</w:t>
      </w:r>
    </w:p>
    <w:p w14:paraId="08738DF8" w14:textId="6F7AB328" w:rsidR="009E7111" w:rsidRDefault="009E7111" w:rsidP="00035647">
      <w:pPr>
        <w:pStyle w:val="EnglishHangEndNoCoptic"/>
      </w:pPr>
      <w:r w:rsidRPr="00AB1781">
        <w:tab/>
        <w:t>that I may perform my vows from day to day.</w:t>
      </w:r>
    </w:p>
    <w:p w14:paraId="513806C8" w14:textId="4EC96F00" w:rsidR="00B35B25" w:rsidRPr="00035647"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_Ref412098429 \h </w:instrText>
      </w:r>
      <w:r>
        <w:fldChar w:fldCharType="separate"/>
      </w:r>
      <w:r w:rsidR="000C7DE2">
        <w:t>Psalm</w:t>
      </w:r>
      <w:r w:rsidR="000C7DE2" w:rsidRPr="00AB1781">
        <w:t xml:space="preserve"> 62</w:t>
      </w:r>
      <w:r w:rsidR="000C7DE2">
        <w:t>: “O God, my God, I rise early to be with You”</w:t>
      </w:r>
      <w:r>
        <w:fldChar w:fldCharType="end"/>
      </w:r>
      <w:r>
        <w:t xml:space="preserve">, page </w:t>
      </w:r>
      <w:r>
        <w:fldChar w:fldCharType="begin"/>
      </w:r>
      <w:r>
        <w:instrText xml:space="preserve"> PAGEREF _Ref412098429 \h </w:instrText>
      </w:r>
      <w:r>
        <w:fldChar w:fldCharType="separate"/>
      </w:r>
      <w:r w:rsidR="000C7DE2">
        <w:rPr>
          <w:noProof/>
        </w:rPr>
        <w:t>175</w:t>
      </w:r>
      <w:r>
        <w:fldChar w:fldCharType="end"/>
      </w:r>
      <w:r>
        <w:t>.</w:t>
      </w:r>
    </w:p>
    <w:p w14:paraId="7C0506E4" w14:textId="67E64CF7" w:rsidR="00F933DE" w:rsidRDefault="00F933DE" w:rsidP="00F933DE">
      <w:pPr>
        <w:pStyle w:val="Rubric"/>
      </w:pPr>
      <w:r>
        <w:t>Glory…</w:t>
      </w:r>
    </w:p>
    <w:p w14:paraId="541A1512" w14:textId="313A2E13" w:rsidR="009E7111" w:rsidRPr="00035647" w:rsidRDefault="00035647" w:rsidP="00BF0205">
      <w:pPr>
        <w:pStyle w:val="Heading4"/>
      </w:pPr>
      <w:r>
        <w:t>Psalm</w:t>
      </w:r>
      <w:r w:rsidR="009E7111" w:rsidRPr="00AB1781">
        <w:t xml:space="preserve"> 61</w:t>
      </w:r>
      <w:r>
        <w:t xml:space="preserve">: </w:t>
      </w:r>
      <w:r w:rsidR="009216DA">
        <w:t>“Will</w:t>
      </w:r>
      <w:r>
        <w:t xml:space="preserve"> my soul </w:t>
      </w:r>
      <w:r w:rsidR="009216DA">
        <w:t>not be subject</w:t>
      </w:r>
      <w:r>
        <w:t xml:space="preserve"> to God</w:t>
      </w:r>
      <w:r w:rsidR="009216DA">
        <w:t>”</w:t>
      </w:r>
    </w:p>
    <w:p w14:paraId="07A7334D"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Two are One: Power that is Love</w:t>
      </w:r>
    </w:p>
    <w:p w14:paraId="3467C9B2"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Repays Everyone According to his Works</w:t>
      </w:r>
    </w:p>
    <w:p w14:paraId="0CB17866" w14:textId="764093FA" w:rsidR="009E7111" w:rsidRPr="00AB1781" w:rsidRDefault="009E7111" w:rsidP="00035647">
      <w:pPr>
        <w:pStyle w:val="Rubric"/>
      </w:pPr>
      <w:r w:rsidRPr="00AB1781">
        <w:t>1 (</w:t>
      </w:r>
      <w:r w:rsidR="00AC03E3">
        <w:t>For the end; f</w:t>
      </w:r>
      <w:r w:rsidRPr="00AB1781">
        <w:t>or Jeduthun. A Psalm by David)</w:t>
      </w:r>
    </w:p>
    <w:p w14:paraId="0F64A684" w14:textId="20280779" w:rsidR="009E7111" w:rsidRPr="00AB1781" w:rsidRDefault="009E7111" w:rsidP="00035647">
      <w:pPr>
        <w:pStyle w:val="EnglishHangNoCoptic"/>
      </w:pPr>
      <w:r w:rsidRPr="00AB1781">
        <w:t xml:space="preserve">2 </w:t>
      </w:r>
      <w:r w:rsidR="004F49CE">
        <w:t>Will</w:t>
      </w:r>
      <w:r w:rsidRPr="00AB1781">
        <w:t xml:space="preserve"> my soul </w:t>
      </w:r>
      <w:r w:rsidR="004F49CE">
        <w:t xml:space="preserve">not </w:t>
      </w:r>
      <w:r w:rsidR="00AC03E3">
        <w:t>be subject</w:t>
      </w:r>
      <w:r w:rsidRPr="00AB1781">
        <w:t xml:space="preserve"> to God?</w:t>
      </w:r>
    </w:p>
    <w:p w14:paraId="2354D80B" w14:textId="7988AF48" w:rsidR="009E7111" w:rsidRPr="00AB1781" w:rsidRDefault="00AC03E3" w:rsidP="00035647">
      <w:pPr>
        <w:pStyle w:val="EnglishHangEndNoCoptic"/>
      </w:pPr>
      <w:r>
        <w:tab/>
        <w:t>For</w:t>
      </w:r>
      <w:r w:rsidR="009E7111" w:rsidRPr="00AB1781">
        <w:t xml:space="preserve"> my salvation</w:t>
      </w:r>
      <w:r>
        <w:t xml:space="preserve"> is from Him</w:t>
      </w:r>
      <w:r w:rsidR="009E7111" w:rsidRPr="00AB1781">
        <w:t>.</w:t>
      </w:r>
    </w:p>
    <w:p w14:paraId="08F0D96B" w14:textId="43166EE7" w:rsidR="009E7111" w:rsidRPr="00AB1781" w:rsidRDefault="009E7111" w:rsidP="00035647">
      <w:pPr>
        <w:pStyle w:val="EnglishHangNoCoptic"/>
      </w:pPr>
      <w:r w:rsidRPr="00AB1781">
        <w:t xml:space="preserve">3 </w:t>
      </w:r>
      <w:r w:rsidR="00AC03E3">
        <w:t>For He is my God and my Saviour,</w:t>
      </w:r>
    </w:p>
    <w:p w14:paraId="1AD192EC" w14:textId="555777F9" w:rsidR="009E7111" w:rsidRPr="00AB1781" w:rsidRDefault="009E7111" w:rsidP="00035647">
      <w:pPr>
        <w:pStyle w:val="EnglishHangNoCoptic"/>
      </w:pPr>
      <w:r w:rsidRPr="00AB1781">
        <w:tab/>
        <w:t>my Protector</w:t>
      </w:r>
      <w:r w:rsidR="00AC03E3">
        <w:t>;</w:t>
      </w:r>
    </w:p>
    <w:p w14:paraId="74FE3249" w14:textId="4CD76C5F" w:rsidR="009E7111" w:rsidRPr="00AB1781" w:rsidRDefault="009E7111" w:rsidP="00035647">
      <w:pPr>
        <w:pStyle w:val="EnglishHangEndNoCoptic"/>
      </w:pPr>
      <w:r w:rsidRPr="00AB1781">
        <w:tab/>
        <w:t xml:space="preserve">I </w:t>
      </w:r>
      <w:r w:rsidR="004F49CE">
        <w:t>will</w:t>
      </w:r>
      <w:r w:rsidRPr="00AB1781">
        <w:t xml:space="preserve"> not be shaken</w:t>
      </w:r>
      <w:r w:rsidR="00AC03E3">
        <w:t xml:space="preserve"> any more</w:t>
      </w:r>
      <w:r w:rsidR="002820F7">
        <w:rPr>
          <w:rStyle w:val="FootnoteReference"/>
        </w:rPr>
        <w:footnoteReference w:id="316"/>
      </w:r>
      <w:r w:rsidRPr="00AB1781">
        <w:t>.</w:t>
      </w:r>
    </w:p>
    <w:p w14:paraId="56DC1075" w14:textId="6A6620C3" w:rsidR="009E7111" w:rsidRPr="00AB1781" w:rsidRDefault="009E7111" w:rsidP="00035647">
      <w:pPr>
        <w:pStyle w:val="EnglishHangNoCoptic"/>
      </w:pPr>
      <w:r w:rsidRPr="00AB1781">
        <w:t>4 How long will you all attack a man</w:t>
      </w:r>
      <w:r w:rsidR="009C1AC4">
        <w:t>?</w:t>
      </w:r>
    </w:p>
    <w:p w14:paraId="53702EBF" w14:textId="11A25C6E" w:rsidR="009E7111" w:rsidRPr="00AB1781" w:rsidRDefault="009E7111" w:rsidP="00035647">
      <w:pPr>
        <w:pStyle w:val="EnglishHangNoCoptic"/>
      </w:pPr>
      <w:r w:rsidRPr="00AB1781">
        <w:tab/>
      </w:r>
      <w:r w:rsidR="009C1AC4">
        <w:t>All of you murder him,</w:t>
      </w:r>
    </w:p>
    <w:p w14:paraId="11BE31DA" w14:textId="3FE072BE" w:rsidR="009E7111" w:rsidRPr="00AB1781" w:rsidRDefault="009E7111" w:rsidP="00035647">
      <w:pPr>
        <w:pStyle w:val="EnglishHangEndNoCoptic"/>
      </w:pPr>
      <w:r w:rsidRPr="00AB1781">
        <w:tab/>
      </w:r>
      <w:r w:rsidR="009C1AC4">
        <w:t>By means of a leaning wall and a slanted fence.</w:t>
      </w:r>
    </w:p>
    <w:p w14:paraId="488B3137" w14:textId="3F40556C" w:rsidR="009E7111" w:rsidRPr="00AB1781" w:rsidRDefault="009E7111" w:rsidP="00035647">
      <w:pPr>
        <w:pStyle w:val="EnglishHangNoCoptic"/>
      </w:pPr>
      <w:r w:rsidRPr="00AB1781">
        <w:t xml:space="preserve">5 They </w:t>
      </w:r>
      <w:r w:rsidR="009C1AC4">
        <w:t>also</w:t>
      </w:r>
      <w:r w:rsidRPr="00AB1781">
        <w:t xml:space="preserve"> plan</w:t>
      </w:r>
      <w:r w:rsidR="009C1AC4">
        <w:t>ned</w:t>
      </w:r>
      <w:r w:rsidRPr="00AB1781">
        <w:t xml:space="preserve"> to </w:t>
      </w:r>
      <w:r w:rsidR="004F49CE">
        <w:t>remove</w:t>
      </w:r>
      <w:r w:rsidRPr="00AB1781">
        <w:t xml:space="preserve"> my honour;</w:t>
      </w:r>
    </w:p>
    <w:p w14:paraId="1EEBED97" w14:textId="78990AF3" w:rsidR="009E7111" w:rsidRPr="00AB1781" w:rsidRDefault="009E7111" w:rsidP="00035647">
      <w:pPr>
        <w:pStyle w:val="EnglishHangNoCoptic"/>
      </w:pPr>
      <w:r w:rsidRPr="00AB1781">
        <w:tab/>
        <w:t xml:space="preserve">they </w:t>
      </w:r>
      <w:r w:rsidR="009C1AC4">
        <w:t>ran</w:t>
      </w:r>
      <w:r w:rsidRPr="00AB1781">
        <w:t xml:space="preserve"> </w:t>
      </w:r>
      <w:r w:rsidR="009C1AC4">
        <w:t>with a lie;</w:t>
      </w:r>
    </w:p>
    <w:p w14:paraId="5C066ED4" w14:textId="77777777" w:rsidR="009E7111" w:rsidRPr="00AB1781" w:rsidRDefault="009E7111" w:rsidP="00035647">
      <w:pPr>
        <w:pStyle w:val="EnglishHangNoCoptic"/>
      </w:pPr>
      <w:r w:rsidRPr="00AB1781">
        <w:tab/>
        <w:t>They bless with their mouth,</w:t>
      </w:r>
    </w:p>
    <w:p w14:paraId="7DD6A4F6" w14:textId="72C44EBD" w:rsidR="009E7111" w:rsidRPr="00AB1781" w:rsidRDefault="009E7111" w:rsidP="00035647">
      <w:pPr>
        <w:pStyle w:val="EnglishHangEndNoCoptic"/>
      </w:pPr>
      <w:r w:rsidRPr="00AB1781">
        <w:tab/>
      </w:r>
      <w:r w:rsidR="009C1AC4">
        <w:t>and</w:t>
      </w:r>
      <w:r w:rsidRPr="00AB1781">
        <w:t xml:space="preserve"> curse with their heart. </w:t>
      </w:r>
      <w:r w:rsidRPr="00AB1781">
        <w:rPr>
          <w:i/>
        </w:rPr>
        <w:t>(Pause)</w:t>
      </w:r>
    </w:p>
    <w:p w14:paraId="2E836B6D" w14:textId="788B4704" w:rsidR="009E7111" w:rsidRPr="00AB1781" w:rsidRDefault="009E7111" w:rsidP="00035647">
      <w:pPr>
        <w:pStyle w:val="EnglishHangNoCoptic"/>
      </w:pPr>
      <w:r w:rsidRPr="00AB1781">
        <w:t xml:space="preserve">6 But submit to God, </w:t>
      </w:r>
      <w:r w:rsidR="009C1AC4">
        <w:t xml:space="preserve">O </w:t>
      </w:r>
      <w:r w:rsidRPr="00AB1781">
        <w:t>my soul,</w:t>
      </w:r>
    </w:p>
    <w:p w14:paraId="02BD0A65" w14:textId="63B2484C" w:rsidR="009E7111" w:rsidRPr="00AB1781" w:rsidRDefault="009E7111" w:rsidP="00035647">
      <w:pPr>
        <w:pStyle w:val="EnglishHangEndNoCoptic"/>
      </w:pPr>
      <w:r w:rsidRPr="00AB1781">
        <w:tab/>
        <w:t xml:space="preserve">for </w:t>
      </w:r>
      <w:r w:rsidR="009C1AC4">
        <w:t xml:space="preserve">my endurance is </w:t>
      </w:r>
      <w:r w:rsidRPr="00AB1781">
        <w:t>from Him.</w:t>
      </w:r>
    </w:p>
    <w:p w14:paraId="29447758" w14:textId="0BBE7908" w:rsidR="009E7111" w:rsidRPr="00AB1781" w:rsidRDefault="009E7111" w:rsidP="00035647">
      <w:pPr>
        <w:pStyle w:val="EnglishHangNoCoptic"/>
      </w:pPr>
      <w:r w:rsidRPr="00AB1781">
        <w:lastRenderedPageBreak/>
        <w:t xml:space="preserve">7 </w:t>
      </w:r>
      <w:r w:rsidR="009C1AC4">
        <w:t>For He is my God and my Saviour,</w:t>
      </w:r>
    </w:p>
    <w:p w14:paraId="42A33CB8" w14:textId="791335EB" w:rsidR="009E7111" w:rsidRPr="00AB1781" w:rsidRDefault="009E7111" w:rsidP="00035647">
      <w:pPr>
        <w:pStyle w:val="EnglishHangEndNoCoptic"/>
      </w:pPr>
      <w:r w:rsidRPr="00AB1781">
        <w:tab/>
      </w:r>
      <w:r w:rsidR="009C1AC4">
        <w:t>my Protector;</w:t>
      </w:r>
      <w:r w:rsidRPr="00AB1781">
        <w:t xml:space="preserve"> I will </w:t>
      </w:r>
      <w:r w:rsidR="009C1AC4">
        <w:t>never be moved</w:t>
      </w:r>
      <w:r w:rsidRPr="00AB1781">
        <w:t>.</w:t>
      </w:r>
    </w:p>
    <w:p w14:paraId="0B5D2FD8" w14:textId="1514D78E" w:rsidR="009E7111" w:rsidRPr="00AB1781" w:rsidRDefault="009E7111" w:rsidP="00035647">
      <w:pPr>
        <w:pStyle w:val="EnglishHangNoCoptic"/>
      </w:pPr>
      <w:r w:rsidRPr="00AB1781">
        <w:t xml:space="preserve">8 My salvation and my glory </w:t>
      </w:r>
      <w:r w:rsidR="009C1AC4">
        <w:t>are in</w:t>
      </w:r>
      <w:r w:rsidRPr="00AB1781">
        <w:t xml:space="preserve"> God;</w:t>
      </w:r>
    </w:p>
    <w:p w14:paraId="11013282" w14:textId="77777777" w:rsidR="009E7111" w:rsidRPr="00AB1781" w:rsidRDefault="009E7111" w:rsidP="00035647">
      <w:pPr>
        <w:pStyle w:val="EnglishHangNoCoptic"/>
      </w:pPr>
      <w:r w:rsidRPr="00AB1781">
        <w:tab/>
        <w:t>He is the God of my help,</w:t>
      </w:r>
    </w:p>
    <w:p w14:paraId="75FB722D" w14:textId="77777777" w:rsidR="009E7111" w:rsidRPr="00AB1781" w:rsidRDefault="009E7111" w:rsidP="00035647">
      <w:pPr>
        <w:pStyle w:val="EnglishHangEndNoCoptic"/>
      </w:pPr>
      <w:r w:rsidRPr="00AB1781">
        <w:tab/>
        <w:t>and my hope is in God.</w:t>
      </w:r>
    </w:p>
    <w:p w14:paraId="4A581717" w14:textId="64AC57CB" w:rsidR="009E7111" w:rsidRPr="00AB1781" w:rsidRDefault="009E7111" w:rsidP="00035647">
      <w:pPr>
        <w:pStyle w:val="EnglishHangNoCoptic"/>
      </w:pPr>
      <w:r w:rsidRPr="00AB1781">
        <w:t xml:space="preserve">9 </w:t>
      </w:r>
      <w:r w:rsidR="009C1AC4">
        <w:t>Hope</w:t>
      </w:r>
      <w:r w:rsidRPr="00AB1781">
        <w:t xml:space="preserve"> in Him, all you assemblies of people;</w:t>
      </w:r>
    </w:p>
    <w:p w14:paraId="307AB92E" w14:textId="176DE31D" w:rsidR="009E7111" w:rsidRPr="00AB1781" w:rsidRDefault="009E7111" w:rsidP="00035647">
      <w:pPr>
        <w:pStyle w:val="EnglishHangNoCoptic"/>
      </w:pPr>
      <w:r w:rsidRPr="00AB1781">
        <w:tab/>
      </w:r>
      <w:r w:rsidR="009C1AC4">
        <w:t>pour out your hearts before Him;</w:t>
      </w:r>
    </w:p>
    <w:p w14:paraId="6F1EDBCC" w14:textId="7AD2E723" w:rsidR="009E7111" w:rsidRPr="00AB1781" w:rsidRDefault="009C1AC4" w:rsidP="00035647">
      <w:pPr>
        <w:pStyle w:val="EnglishHangEndNoCoptic"/>
      </w:pPr>
      <w:r>
        <w:tab/>
      </w:r>
      <w:r w:rsidR="009E7111" w:rsidRPr="00AB1781">
        <w:t xml:space="preserve">God is our helper. </w:t>
      </w:r>
      <w:r w:rsidR="009E7111" w:rsidRPr="00AB1781">
        <w:rPr>
          <w:i/>
        </w:rPr>
        <w:t>(Pause)</w:t>
      </w:r>
    </w:p>
    <w:p w14:paraId="0DE302E5" w14:textId="55619D98" w:rsidR="009E7111" w:rsidRPr="00AB1781" w:rsidRDefault="009E7111" w:rsidP="00035647">
      <w:pPr>
        <w:pStyle w:val="EnglishHangNoCoptic"/>
      </w:pPr>
      <w:r w:rsidRPr="00AB1781">
        <w:t>10 But the sons of men</w:t>
      </w:r>
      <w:r w:rsidR="009C1AC4">
        <w:t xml:space="preserve"> are useless</w:t>
      </w:r>
      <w:r w:rsidRPr="00AB1781">
        <w:t>;</w:t>
      </w:r>
    </w:p>
    <w:p w14:paraId="58F2C050" w14:textId="77777777" w:rsidR="009E7111" w:rsidRPr="00AB1781" w:rsidRDefault="009E7111" w:rsidP="00035647">
      <w:pPr>
        <w:pStyle w:val="EnglishHangNoCoptic"/>
      </w:pPr>
      <w:r w:rsidRPr="00AB1781">
        <w:tab/>
        <w:t>the sons of men are liars</w:t>
      </w:r>
    </w:p>
    <w:p w14:paraId="73C8B4F2" w14:textId="00E956CE" w:rsidR="009E7111" w:rsidRPr="00AB1781" w:rsidRDefault="009E7111" w:rsidP="00035647">
      <w:pPr>
        <w:pStyle w:val="EnglishHangNoCoptic"/>
      </w:pPr>
      <w:r w:rsidRPr="00AB1781">
        <w:tab/>
      </w:r>
      <w:r w:rsidR="009C1AC4">
        <w:t>who do wrong</w:t>
      </w:r>
      <w:r w:rsidRPr="00AB1781">
        <w:t xml:space="preserve"> with their scales;</w:t>
      </w:r>
      <w:r w:rsidRPr="00AB1781">
        <w:rPr>
          <w:rStyle w:val="FootnoteReference"/>
        </w:rPr>
        <w:footnoteReference w:id="317"/>
      </w:r>
    </w:p>
    <w:p w14:paraId="75D299BA" w14:textId="77777777" w:rsidR="009E7111" w:rsidRPr="00AB1781" w:rsidRDefault="009E7111" w:rsidP="00035647">
      <w:pPr>
        <w:pStyle w:val="EnglishHangNoCoptic"/>
      </w:pPr>
      <w:r w:rsidRPr="00AB1781">
        <w:tab/>
        <w:t>they themselves, the whole brood,</w:t>
      </w:r>
      <w:r w:rsidRPr="00AB1781">
        <w:rPr>
          <w:rStyle w:val="FootnoteReference"/>
        </w:rPr>
        <w:footnoteReference w:id="318"/>
      </w:r>
    </w:p>
    <w:p w14:paraId="2B60717A" w14:textId="1771799F" w:rsidR="009E7111" w:rsidRPr="00AB1781" w:rsidRDefault="009E7111" w:rsidP="00035647">
      <w:pPr>
        <w:pStyle w:val="EnglishHangEndNoCoptic"/>
      </w:pPr>
      <w:r w:rsidRPr="00AB1781">
        <w:tab/>
      </w:r>
      <w:r w:rsidR="009C1AC4">
        <w:t>derive from</w:t>
      </w:r>
      <w:r w:rsidRPr="00AB1781">
        <w:t xml:space="preserve"> vanity.</w:t>
      </w:r>
      <w:r w:rsidR="009C1AC4">
        <w:rPr>
          <w:rStyle w:val="FootnoteReference"/>
        </w:rPr>
        <w:footnoteReference w:id="319"/>
      </w:r>
    </w:p>
    <w:p w14:paraId="2DEE275E" w14:textId="00F6A94B" w:rsidR="009E7111" w:rsidRPr="00AB1781" w:rsidRDefault="009E7111" w:rsidP="00035647">
      <w:pPr>
        <w:pStyle w:val="EnglishHangNoCoptic"/>
      </w:pPr>
      <w:r w:rsidRPr="00AB1781">
        <w:t xml:space="preserve">11 Put no hope in </w:t>
      </w:r>
      <w:r w:rsidR="009C1AC4">
        <w:t>wrongdoing,</w:t>
      </w:r>
    </w:p>
    <w:p w14:paraId="24691705" w14:textId="09D7B038" w:rsidR="009E7111" w:rsidRPr="00AB1781" w:rsidRDefault="009E7111" w:rsidP="00035647">
      <w:pPr>
        <w:pStyle w:val="EnglishHangNoCoptic"/>
      </w:pPr>
      <w:r w:rsidRPr="00AB1781">
        <w:tab/>
        <w:t xml:space="preserve">and </w:t>
      </w:r>
      <w:r w:rsidR="009C1AC4">
        <w:t>do n</w:t>
      </w:r>
      <w:r w:rsidRPr="00AB1781">
        <w:t>o</w:t>
      </w:r>
      <w:r w:rsidR="009C1AC4">
        <w:t>t long</w:t>
      </w:r>
      <w:r w:rsidRPr="00AB1781">
        <w:t xml:space="preserve"> for plunder;</w:t>
      </w:r>
    </w:p>
    <w:p w14:paraId="6EA4D46F" w14:textId="77777777" w:rsidR="009E7111" w:rsidRPr="00AB1781" w:rsidRDefault="009E7111" w:rsidP="00035647">
      <w:pPr>
        <w:pStyle w:val="EnglishHangNoCoptic"/>
      </w:pPr>
      <w:r w:rsidRPr="00AB1781">
        <w:tab/>
        <w:t>if riches flow in,</w:t>
      </w:r>
    </w:p>
    <w:p w14:paraId="44769A50" w14:textId="0F522CCB" w:rsidR="009E7111" w:rsidRPr="00AB1781" w:rsidRDefault="009E7111" w:rsidP="00035647">
      <w:pPr>
        <w:pStyle w:val="EnglishHangEndNoCoptic"/>
      </w:pPr>
      <w:r w:rsidRPr="00AB1781">
        <w:tab/>
      </w:r>
      <w:r w:rsidR="009C1AC4">
        <w:t>do not set</w:t>
      </w:r>
      <w:r w:rsidRPr="00AB1781">
        <w:t xml:space="preserve"> your heart on them.</w:t>
      </w:r>
    </w:p>
    <w:p w14:paraId="150ACFCC" w14:textId="4F0476AD" w:rsidR="009E7111" w:rsidRPr="00AB1781" w:rsidRDefault="009C1AC4" w:rsidP="00035647">
      <w:pPr>
        <w:pStyle w:val="EnglishHangNoCoptic"/>
      </w:pPr>
      <w:r>
        <w:t>12 God spoke once;</w:t>
      </w:r>
      <w:r w:rsidR="009E7111" w:rsidRPr="00AB1781">
        <w:t xml:space="preserve"> </w:t>
      </w:r>
    </w:p>
    <w:p w14:paraId="5AD28BB1" w14:textId="19C11FCB" w:rsidR="009E7111" w:rsidRPr="00AB1781" w:rsidRDefault="009E7111" w:rsidP="00035647">
      <w:pPr>
        <w:pStyle w:val="EnglishHangEndNoCoptic"/>
      </w:pPr>
      <w:r w:rsidRPr="00AB1781">
        <w:tab/>
      </w:r>
      <w:r w:rsidR="009C1AC4">
        <w:t xml:space="preserve">I heard </w:t>
      </w:r>
      <w:r w:rsidR="009C1AC4" w:rsidRPr="00AB1781">
        <w:t>these two things:</w:t>
      </w:r>
      <w:r w:rsidR="009C1AC4" w:rsidRPr="00AB1781">
        <w:rPr>
          <w:rStyle w:val="FootnoteReference"/>
        </w:rPr>
        <w:footnoteReference w:id="320"/>
      </w:r>
    </w:p>
    <w:p w14:paraId="5A45E32F" w14:textId="7D3C088A" w:rsidR="009E7111" w:rsidRPr="00AB1781" w:rsidRDefault="009E7111" w:rsidP="00035647">
      <w:pPr>
        <w:pStyle w:val="EnglishHangNoCoptic"/>
      </w:pPr>
      <w:r w:rsidRPr="00AB1781">
        <w:t xml:space="preserve">13 </w:t>
      </w:r>
      <w:r w:rsidR="009C1AC4">
        <w:t xml:space="preserve">That power is God’s, </w:t>
      </w:r>
    </w:p>
    <w:p w14:paraId="462972C4" w14:textId="7BEAA3F7" w:rsidR="009E7111" w:rsidRPr="00AB1781" w:rsidRDefault="009E7111" w:rsidP="00035647">
      <w:pPr>
        <w:pStyle w:val="EnglishHangNoCoptic"/>
      </w:pPr>
      <w:r w:rsidRPr="00AB1781">
        <w:tab/>
      </w:r>
      <w:r w:rsidR="009C1AC4">
        <w:t>a</w:t>
      </w:r>
      <w:r w:rsidR="009C1AC4" w:rsidRPr="00AB1781">
        <w:t xml:space="preserve">nd to </w:t>
      </w:r>
      <w:r w:rsidR="009C1AC4">
        <w:t xml:space="preserve">You, O Lord, belongs mercy, </w:t>
      </w:r>
    </w:p>
    <w:p w14:paraId="3F24AA3C" w14:textId="0A30E23B" w:rsidR="009E7111" w:rsidRPr="00035647" w:rsidRDefault="009E7111" w:rsidP="00035647">
      <w:pPr>
        <w:pStyle w:val="EnglishHangEndNoCoptic"/>
      </w:pPr>
      <w:r w:rsidRPr="00AB1781">
        <w:tab/>
      </w:r>
      <w:r w:rsidR="009C1AC4">
        <w:t>f</w:t>
      </w:r>
      <w:r w:rsidR="009C1AC4" w:rsidRPr="00AB1781">
        <w:t xml:space="preserve">or </w:t>
      </w:r>
      <w:r w:rsidR="009C1AC4">
        <w:t>You</w:t>
      </w:r>
      <w:r w:rsidR="009C1AC4" w:rsidRPr="00AB1781">
        <w:t xml:space="preserve"> </w:t>
      </w:r>
      <w:r w:rsidR="009C1AC4">
        <w:t>will</w:t>
      </w:r>
      <w:r w:rsidR="009C1AC4" w:rsidRPr="00AB1781">
        <w:t xml:space="preserve"> repay everyone </w:t>
      </w:r>
      <w:r w:rsidRPr="00AB1781">
        <w:t>according to his works.</w:t>
      </w:r>
    </w:p>
    <w:p w14:paraId="7CA3A240" w14:textId="398F2A83" w:rsidR="009E7111" w:rsidRPr="00AB1781" w:rsidRDefault="00035647" w:rsidP="00BF0205">
      <w:pPr>
        <w:pStyle w:val="Heading4"/>
      </w:pPr>
      <w:bookmarkStart w:id="267" w:name="_Ref412098429"/>
      <w:r>
        <w:t>Psalm</w:t>
      </w:r>
      <w:r w:rsidR="009E7111" w:rsidRPr="00AB1781">
        <w:t xml:space="preserve"> 62</w:t>
      </w:r>
      <w:r>
        <w:t xml:space="preserve">: </w:t>
      </w:r>
      <w:r w:rsidR="009216DA">
        <w:t>“</w:t>
      </w:r>
      <w:r>
        <w:t xml:space="preserve">O God, my God, I rise early </w:t>
      </w:r>
      <w:r w:rsidR="009216DA">
        <w:t>to be with</w:t>
      </w:r>
      <w:r>
        <w:t xml:space="preserve"> </w:t>
      </w:r>
      <w:r w:rsidR="001040C8">
        <w:t>Yo</w:t>
      </w:r>
      <w:r w:rsidR="005453DF">
        <w:t>u”</w:t>
      </w:r>
      <w:bookmarkEnd w:id="267"/>
    </w:p>
    <w:p w14:paraId="2C946504"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Desert</w:t>
      </w:r>
    </w:p>
    <w:p w14:paraId="53F4165B"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Thirst for </w:t>
      </w:r>
      <w:r w:rsidR="001040C8">
        <w:rPr>
          <w:rFonts w:ascii="Book Antiqua" w:hAnsi="Book Antiqua" w:cs="Lucida Grande"/>
          <w:b/>
          <w:bCs/>
        </w:rPr>
        <w:t>You</w:t>
      </w:r>
      <w:r w:rsidRPr="00AB1781">
        <w:rPr>
          <w:rFonts w:ascii="Book Antiqua" w:hAnsi="Book Antiqua" w:cs="Lucida Grande"/>
          <w:b/>
          <w:bCs/>
        </w:rPr>
        <w:t xml:space="preserve">: </w:t>
      </w:r>
      <w:r w:rsidR="00E570CB">
        <w:rPr>
          <w:rFonts w:ascii="Book Antiqua" w:hAnsi="Book Antiqua" w:cs="Lucida Grande"/>
          <w:b/>
          <w:bCs/>
        </w:rPr>
        <w:t>Your</w:t>
      </w:r>
      <w:r w:rsidRPr="00AB1781">
        <w:rPr>
          <w:rFonts w:ascii="Book Antiqua" w:hAnsi="Book Antiqua" w:cs="Lucida Grande"/>
          <w:b/>
          <w:bCs/>
        </w:rPr>
        <w:t xml:space="preserve"> Love is Better than Life</w:t>
      </w:r>
    </w:p>
    <w:p w14:paraId="560A7AF9" w14:textId="637051B4" w:rsidR="00F14AA6" w:rsidRDefault="00F14AA6" w:rsidP="00035647">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6B1C7B18" w14:textId="77777777" w:rsidR="009E7111" w:rsidRPr="00AB1781" w:rsidRDefault="009E7111" w:rsidP="00035647">
      <w:pPr>
        <w:pStyle w:val="Rubric"/>
      </w:pPr>
      <w:r w:rsidRPr="00AB1781">
        <w:t>1 (A Psalm by David, when he was in the desert of Judah)</w:t>
      </w:r>
    </w:p>
    <w:p w14:paraId="3EAB435A" w14:textId="3367084D" w:rsidR="009E7111" w:rsidRPr="00AB1781" w:rsidRDefault="009E7111" w:rsidP="00035647">
      <w:pPr>
        <w:pStyle w:val="EnglishHangNoCoptic"/>
      </w:pPr>
      <w:r w:rsidRPr="00AB1781">
        <w:lastRenderedPageBreak/>
        <w:t xml:space="preserve">2 O God, my God, I rise early </w:t>
      </w:r>
      <w:r w:rsidR="00B2668D">
        <w:t>to be with</w:t>
      </w:r>
      <w:r w:rsidRPr="00AB1781">
        <w:t xml:space="preserve"> </w:t>
      </w:r>
      <w:r w:rsidR="001040C8">
        <w:t>You</w:t>
      </w:r>
      <w:r w:rsidR="00B2668D">
        <w:t>;</w:t>
      </w:r>
    </w:p>
    <w:p w14:paraId="4B43A272" w14:textId="11F7A22D" w:rsidR="009E7111" w:rsidRPr="00AB1781" w:rsidRDefault="009E7111" w:rsidP="00035647">
      <w:pPr>
        <w:pStyle w:val="EnglishHangNoCoptic"/>
      </w:pPr>
      <w:r w:rsidRPr="00AB1781">
        <w:tab/>
        <w:t xml:space="preserve">My soul thirsts for </w:t>
      </w:r>
      <w:r w:rsidR="001040C8">
        <w:t>You</w:t>
      </w:r>
      <w:r w:rsidR="00B2668D">
        <w:t>.</w:t>
      </w:r>
    </w:p>
    <w:p w14:paraId="7CBBC594" w14:textId="109C6849" w:rsidR="009E7111" w:rsidRDefault="009E7111" w:rsidP="00035647">
      <w:pPr>
        <w:pStyle w:val="EnglishHangNoCoptic"/>
      </w:pPr>
      <w:r w:rsidRPr="00AB1781">
        <w:tab/>
      </w:r>
      <w:r w:rsidR="00B2668D">
        <w:t xml:space="preserve">How many times </w:t>
      </w:r>
      <w:r w:rsidR="00A22869">
        <w:t>has</w:t>
      </w:r>
      <w:r w:rsidRPr="00AB1781">
        <w:t xml:space="preserve"> my flesh </w:t>
      </w:r>
      <w:r w:rsidR="00B2668D">
        <w:t>thirst</w:t>
      </w:r>
      <w:r w:rsidR="00A22869">
        <w:t>ed</w:t>
      </w:r>
      <w:r w:rsidRPr="00AB1781">
        <w:t xml:space="preserve"> for </w:t>
      </w:r>
      <w:r w:rsidR="001040C8">
        <w:t>You</w:t>
      </w:r>
    </w:p>
    <w:p w14:paraId="07D9C25C" w14:textId="4F90EF1D" w:rsidR="00A22869" w:rsidRPr="00AB1781" w:rsidRDefault="00A22869" w:rsidP="00A22869">
      <w:pPr>
        <w:pStyle w:val="EnglishHangNoCoptic"/>
        <w:ind w:firstLine="0"/>
      </w:pPr>
      <w:r>
        <w:t>[that my flesh might blossom for You]</w:t>
      </w:r>
      <w:r w:rsidRPr="00A22869">
        <w:rPr>
          <w:rStyle w:val="FootnoteReference"/>
        </w:rPr>
        <w:t xml:space="preserve"> </w:t>
      </w:r>
      <w:r>
        <w:rPr>
          <w:rStyle w:val="FootnoteReference"/>
        </w:rPr>
        <w:footnoteReference w:id="321"/>
      </w:r>
    </w:p>
    <w:p w14:paraId="4A97BA9F" w14:textId="77F95263" w:rsidR="009E7111" w:rsidRPr="00AB1781" w:rsidRDefault="009E7111" w:rsidP="00035647">
      <w:pPr>
        <w:pStyle w:val="EnglishHangEndNoCoptic"/>
      </w:pPr>
      <w:r w:rsidRPr="00AB1781">
        <w:tab/>
        <w:t>in a desolate, trackless and waterless</w:t>
      </w:r>
      <w:r w:rsidR="00B2668D">
        <w:t xml:space="preserve"> land?</w:t>
      </w:r>
    </w:p>
    <w:p w14:paraId="39DF4958" w14:textId="2BB0F905" w:rsidR="009E7111" w:rsidRPr="00AB1781" w:rsidRDefault="009E7111" w:rsidP="00035647">
      <w:pPr>
        <w:pStyle w:val="EnglishHangNoCoptic"/>
      </w:pPr>
      <w:r w:rsidRPr="00AB1781">
        <w:t xml:space="preserve">3 So I appear before </w:t>
      </w:r>
      <w:r w:rsidR="001040C8">
        <w:t>You</w:t>
      </w:r>
      <w:r w:rsidRPr="00AB1781">
        <w:t xml:space="preserve"> in the sanctuary</w:t>
      </w:r>
      <w:r w:rsidR="004F49CE">
        <w:rPr>
          <w:rStyle w:val="FootnoteReference"/>
        </w:rPr>
        <w:footnoteReference w:id="322"/>
      </w:r>
      <w:r w:rsidR="00B2668D">
        <w:t>,</w:t>
      </w:r>
    </w:p>
    <w:p w14:paraId="460D77CE" w14:textId="77777777" w:rsidR="009E7111" w:rsidRPr="00AB1781" w:rsidRDefault="009E7111" w:rsidP="00035647">
      <w:pPr>
        <w:pStyle w:val="EnglishHangEndNoCoptic"/>
      </w:pPr>
      <w:r w:rsidRPr="00AB1781">
        <w:tab/>
        <w:t xml:space="preserve">to see </w:t>
      </w:r>
      <w:r w:rsidR="00E570CB">
        <w:t>Your</w:t>
      </w:r>
      <w:r w:rsidRPr="00AB1781">
        <w:t xml:space="preserve"> power and </w:t>
      </w:r>
      <w:r w:rsidR="00E570CB">
        <w:t>Your</w:t>
      </w:r>
      <w:r w:rsidRPr="00AB1781">
        <w:t xml:space="preserve"> glory.</w:t>
      </w:r>
    </w:p>
    <w:p w14:paraId="0DB9F494" w14:textId="7B7C2263" w:rsidR="009E7111" w:rsidRPr="00AB1781" w:rsidRDefault="009E7111" w:rsidP="00035647">
      <w:pPr>
        <w:pStyle w:val="EnglishHangNoCoptic"/>
      </w:pPr>
      <w:r w:rsidRPr="00AB1781">
        <w:t xml:space="preserve">4 </w:t>
      </w:r>
      <w:r w:rsidR="00B2668D">
        <w:t>My lips will praise You,</w:t>
      </w:r>
    </w:p>
    <w:p w14:paraId="31E883F8" w14:textId="64403B41" w:rsidR="009E7111" w:rsidRPr="00AB1781" w:rsidRDefault="009E7111" w:rsidP="00035647">
      <w:pPr>
        <w:pStyle w:val="EnglishHangEndNoCoptic"/>
      </w:pPr>
      <w:r w:rsidRPr="00AB1781">
        <w:tab/>
      </w:r>
      <w:r w:rsidR="00B2668D">
        <w:t>because Your mercy is better than life.</w:t>
      </w:r>
    </w:p>
    <w:p w14:paraId="401B8F65" w14:textId="01B2060B" w:rsidR="009E7111" w:rsidRPr="00AB1781" w:rsidRDefault="009E7111" w:rsidP="00035647">
      <w:pPr>
        <w:pStyle w:val="EnglishHangNoCoptic"/>
      </w:pPr>
      <w:r w:rsidRPr="00AB1781">
        <w:t xml:space="preserve">5 So I will bless </w:t>
      </w:r>
      <w:r w:rsidR="001040C8">
        <w:t>You</w:t>
      </w:r>
      <w:r w:rsidRPr="00AB1781">
        <w:t xml:space="preserve"> </w:t>
      </w:r>
      <w:r w:rsidR="00B2668D">
        <w:t>in my life;</w:t>
      </w:r>
    </w:p>
    <w:p w14:paraId="7C58E869" w14:textId="20776E47" w:rsidR="009E7111" w:rsidRPr="00AB1781" w:rsidRDefault="009E7111" w:rsidP="00035647">
      <w:pPr>
        <w:pStyle w:val="EnglishHangEndNoCoptic"/>
      </w:pPr>
      <w:r w:rsidRPr="00AB1781">
        <w:tab/>
      </w:r>
      <w:r w:rsidR="00B2668D">
        <w:t>I will</w:t>
      </w:r>
      <w:r w:rsidRPr="00AB1781">
        <w:t xml:space="preserve"> lift up my hands in </w:t>
      </w:r>
      <w:r w:rsidR="00E570CB">
        <w:t>Your</w:t>
      </w:r>
      <w:r w:rsidR="00B2668D">
        <w:t xml:space="preserve"> N</w:t>
      </w:r>
      <w:r w:rsidRPr="00AB1781">
        <w:t>ame.</w:t>
      </w:r>
    </w:p>
    <w:p w14:paraId="79D8F25C" w14:textId="5A2F9D6D" w:rsidR="009E7111" w:rsidRPr="00AB1781" w:rsidRDefault="009E7111" w:rsidP="00035647">
      <w:pPr>
        <w:pStyle w:val="EnglishHangNoCoptic"/>
      </w:pPr>
      <w:r w:rsidRPr="00AB1781">
        <w:t>6 My soul is satisfied</w:t>
      </w:r>
      <w:r w:rsidR="00B2668D">
        <w:t>,</w:t>
      </w:r>
      <w:r w:rsidRPr="00AB1781">
        <w:t xml:space="preserve"> as with marrow and fatness,</w:t>
      </w:r>
    </w:p>
    <w:p w14:paraId="12D6BB1F" w14:textId="651C39EA" w:rsidR="009E7111" w:rsidRPr="00AB1781" w:rsidRDefault="009E7111" w:rsidP="00035647">
      <w:pPr>
        <w:pStyle w:val="EnglishHangEndNoCoptic"/>
      </w:pPr>
      <w:r w:rsidRPr="00AB1781">
        <w:tab/>
        <w:t xml:space="preserve">and my mouth praises </w:t>
      </w:r>
      <w:r w:rsidR="001040C8">
        <w:t>You</w:t>
      </w:r>
      <w:r w:rsidR="00B2668D">
        <w:t xml:space="preserve"> with joyful lips.</w:t>
      </w:r>
    </w:p>
    <w:p w14:paraId="52D545F0" w14:textId="6C7FB248" w:rsidR="009E7111" w:rsidRPr="00AB1781" w:rsidRDefault="009E7111" w:rsidP="00035647">
      <w:pPr>
        <w:pStyle w:val="EnglishHangNoCoptic"/>
      </w:pPr>
      <w:r w:rsidRPr="00AB1781">
        <w:t xml:space="preserve">7 </w:t>
      </w:r>
      <w:r w:rsidR="00B2668D">
        <w:t>[If]</w:t>
      </w:r>
      <w:r w:rsidRPr="00AB1781">
        <w:t xml:space="preserve"> I remember </w:t>
      </w:r>
      <w:r w:rsidR="001040C8">
        <w:t>You</w:t>
      </w:r>
      <w:r w:rsidR="00B2668D">
        <w:t xml:space="preserve"> on my bed,</w:t>
      </w:r>
    </w:p>
    <w:p w14:paraId="5AE8F26F" w14:textId="3992B025" w:rsidR="009E7111" w:rsidRPr="00AB1781" w:rsidRDefault="009E7111" w:rsidP="00035647">
      <w:pPr>
        <w:pStyle w:val="EnglishHangEndNoCoptic"/>
      </w:pPr>
      <w:r w:rsidRPr="00AB1781">
        <w:tab/>
      </w:r>
      <w:r w:rsidR="00B2668D">
        <w:t>I</w:t>
      </w:r>
      <w:r w:rsidRPr="00AB1781">
        <w:t xml:space="preserve"> meditate on </w:t>
      </w:r>
      <w:r w:rsidR="001040C8">
        <w:t>You</w:t>
      </w:r>
      <w:r w:rsidRPr="00AB1781">
        <w:t xml:space="preserve"> </w:t>
      </w:r>
      <w:r w:rsidR="00B2668D">
        <w:t>at daybreak,</w:t>
      </w:r>
    </w:p>
    <w:p w14:paraId="35A97BE5" w14:textId="2765C49C" w:rsidR="009E7111" w:rsidRPr="00AB1781" w:rsidRDefault="00B2668D" w:rsidP="00035647">
      <w:pPr>
        <w:pStyle w:val="EnglishHangNoCoptic"/>
      </w:pPr>
      <w:r>
        <w:t>8 f</w:t>
      </w:r>
      <w:r w:rsidR="009E7111" w:rsidRPr="00AB1781">
        <w:t xml:space="preserve">or </w:t>
      </w:r>
      <w:r w:rsidR="001040C8">
        <w:t>You</w:t>
      </w:r>
      <w:r w:rsidR="009E7111" w:rsidRPr="00AB1781">
        <w:t xml:space="preserve"> </w:t>
      </w:r>
      <w:r>
        <w:t>became</w:t>
      </w:r>
      <w:r w:rsidR="009E7111" w:rsidRPr="00AB1781">
        <w:t xml:space="preserve"> my Helper,</w:t>
      </w:r>
    </w:p>
    <w:p w14:paraId="4202C56D" w14:textId="3EFEC1F6" w:rsidR="009E7111" w:rsidRPr="00AB1781" w:rsidRDefault="009E7111" w:rsidP="00035647">
      <w:pPr>
        <w:pStyle w:val="EnglishHangEndNoCoptic"/>
      </w:pPr>
      <w:r w:rsidRPr="00AB1781">
        <w:tab/>
        <w:t xml:space="preserve">and </w:t>
      </w:r>
      <w:r w:rsidR="0034203B">
        <w:t xml:space="preserve">I will rejoice </w:t>
      </w:r>
      <w:r w:rsidRPr="00AB1781">
        <w:t xml:space="preserve">in the shelter of </w:t>
      </w:r>
      <w:r w:rsidR="00E570CB">
        <w:t>Your</w:t>
      </w:r>
      <w:r w:rsidR="004F49CE">
        <w:t xml:space="preserve"> wings</w:t>
      </w:r>
      <w:r w:rsidRPr="00AB1781">
        <w:t>.</w:t>
      </w:r>
    </w:p>
    <w:p w14:paraId="7F5CBA24" w14:textId="3AA5EDC9" w:rsidR="009E7111" w:rsidRPr="00AB1781" w:rsidRDefault="009E7111" w:rsidP="00035647">
      <w:pPr>
        <w:pStyle w:val="EnglishHangNoCoptic"/>
      </w:pPr>
      <w:r w:rsidRPr="00AB1781">
        <w:t xml:space="preserve">9 My soul </w:t>
      </w:r>
      <w:r w:rsidR="0034203B">
        <w:t>clung</w:t>
      </w:r>
      <w:r w:rsidRPr="00AB1781">
        <w:rPr>
          <w:rStyle w:val="FootnoteReference"/>
        </w:rPr>
        <w:footnoteReference w:id="323"/>
      </w:r>
      <w:r w:rsidRPr="00AB1781">
        <w:t xml:space="preserve"> to </w:t>
      </w:r>
      <w:r w:rsidR="001040C8">
        <w:t>You</w:t>
      </w:r>
      <w:r w:rsidRPr="00AB1781">
        <w:t>;</w:t>
      </w:r>
    </w:p>
    <w:p w14:paraId="235DE53A" w14:textId="0A252516" w:rsidR="009E7111" w:rsidRPr="00035647" w:rsidRDefault="009E7111" w:rsidP="00035647">
      <w:pPr>
        <w:pStyle w:val="EnglishHangEndNoCoptic"/>
      </w:pPr>
      <w:r w:rsidRPr="00AB1781">
        <w:tab/>
      </w:r>
      <w:r w:rsidR="00E570CB">
        <w:t>Your</w:t>
      </w:r>
      <w:r w:rsidRPr="00AB1781">
        <w:t xml:space="preserve"> right hand </w:t>
      </w:r>
      <w:r w:rsidR="0034203B">
        <w:t>upheld me</w:t>
      </w:r>
      <w:r w:rsidRPr="00AB1781">
        <w:t>.</w:t>
      </w:r>
    </w:p>
    <w:p w14:paraId="642F9625" w14:textId="07B288A3" w:rsidR="009E7111" w:rsidRPr="00AB1781" w:rsidRDefault="009E7111" w:rsidP="00035647">
      <w:pPr>
        <w:pStyle w:val="EnglishHangNoCoptic"/>
      </w:pPr>
      <w:r w:rsidRPr="00AB1781">
        <w:t xml:space="preserve">10 But those who </w:t>
      </w:r>
      <w:r w:rsidR="0034203B">
        <w:t>sought</w:t>
      </w:r>
      <w:r w:rsidRPr="00AB1781">
        <w:t xml:space="preserve"> my soul</w:t>
      </w:r>
      <w:r w:rsidR="004F49CE">
        <w:t xml:space="preserve"> for no good reason</w:t>
      </w:r>
    </w:p>
    <w:p w14:paraId="109FEC80" w14:textId="2DAE6964" w:rsidR="009E7111" w:rsidRPr="00AB1781" w:rsidRDefault="009E7111" w:rsidP="00035647">
      <w:pPr>
        <w:pStyle w:val="EnglishHangEndNoCoptic"/>
      </w:pPr>
      <w:r w:rsidRPr="00AB1781">
        <w:tab/>
      </w:r>
      <w:r w:rsidR="0034203B">
        <w:t>will</w:t>
      </w:r>
      <w:r w:rsidRPr="00AB1781">
        <w:t xml:space="preserve"> go into </w:t>
      </w:r>
      <w:r w:rsidR="0034203B">
        <w:t>the deepest parts of the earth;</w:t>
      </w:r>
    </w:p>
    <w:p w14:paraId="6240A2EB" w14:textId="6BF89E2D" w:rsidR="009E7111" w:rsidRPr="00AB1781" w:rsidRDefault="0034203B" w:rsidP="00035647">
      <w:pPr>
        <w:pStyle w:val="EnglishHangNoCoptic"/>
      </w:pPr>
      <w:r>
        <w:t>11 t</w:t>
      </w:r>
      <w:r w:rsidR="009E7111" w:rsidRPr="00AB1781">
        <w:t xml:space="preserve">hey </w:t>
      </w:r>
      <w:r>
        <w:t>will</w:t>
      </w:r>
      <w:r w:rsidR="009E7111" w:rsidRPr="00AB1781">
        <w:t xml:space="preserve"> be </w:t>
      </w:r>
      <w:r>
        <w:t>given over</w:t>
      </w:r>
      <w:r w:rsidR="009E7111" w:rsidRPr="00AB1781">
        <w:t xml:space="preserve"> to the edge of the sword;</w:t>
      </w:r>
    </w:p>
    <w:p w14:paraId="64B708F4" w14:textId="417B52B9" w:rsidR="009E7111" w:rsidRPr="00AB1781" w:rsidRDefault="0034203B" w:rsidP="00035647">
      <w:pPr>
        <w:pStyle w:val="EnglishHangEndNoCoptic"/>
      </w:pPr>
      <w:r>
        <w:tab/>
        <w:t>they will</w:t>
      </w:r>
      <w:r w:rsidR="009E7111" w:rsidRPr="00AB1781">
        <w:t xml:space="preserve"> be </w:t>
      </w:r>
      <w:r>
        <w:t>a portion</w:t>
      </w:r>
      <w:r w:rsidR="009E7111" w:rsidRPr="00AB1781">
        <w:t xml:space="preserve"> for foxes.</w:t>
      </w:r>
    </w:p>
    <w:p w14:paraId="5CDF74F2" w14:textId="0C9CBA29" w:rsidR="009E7111" w:rsidRPr="00AB1781" w:rsidRDefault="009E7111" w:rsidP="00035647">
      <w:pPr>
        <w:pStyle w:val="EnglishHangNoCoptic"/>
      </w:pPr>
      <w:r w:rsidRPr="00AB1781">
        <w:t xml:space="preserve">12 But the king </w:t>
      </w:r>
      <w:r w:rsidR="0034203B">
        <w:t>will</w:t>
      </w:r>
      <w:r w:rsidRPr="00AB1781">
        <w:t xml:space="preserve"> </w:t>
      </w:r>
      <w:r w:rsidR="0034203B">
        <w:t>be glad</w:t>
      </w:r>
      <w:r w:rsidRPr="00AB1781">
        <w:t xml:space="preserve"> in God;</w:t>
      </w:r>
    </w:p>
    <w:p w14:paraId="03964EDF" w14:textId="1F217329" w:rsidR="009E7111" w:rsidRPr="00AB1781" w:rsidRDefault="0034203B" w:rsidP="00035647">
      <w:pPr>
        <w:pStyle w:val="EnglishHangNoCoptic"/>
      </w:pPr>
      <w:r>
        <w:tab/>
        <w:t>all who swear by Him will</w:t>
      </w:r>
      <w:r w:rsidR="009E7111" w:rsidRPr="00AB1781">
        <w:t xml:space="preserve"> be praised,</w:t>
      </w:r>
    </w:p>
    <w:p w14:paraId="385C6427" w14:textId="4445FB0D" w:rsidR="009E7111" w:rsidRDefault="009E7111" w:rsidP="00035647">
      <w:pPr>
        <w:pStyle w:val="EnglishHangEndNoCoptic"/>
      </w:pPr>
      <w:r w:rsidRPr="00AB1781">
        <w:tab/>
        <w:t>for the mouth</w:t>
      </w:r>
      <w:r w:rsidR="0034203B">
        <w:t>s</w:t>
      </w:r>
      <w:r w:rsidRPr="00AB1781">
        <w:t xml:space="preserve"> </w:t>
      </w:r>
      <w:r w:rsidR="0034203B">
        <w:t>speaking unrighteous things</w:t>
      </w:r>
      <w:r w:rsidRPr="00AB1781">
        <w:t xml:space="preserve"> </w:t>
      </w:r>
      <w:r w:rsidR="0034203B">
        <w:t>will</w:t>
      </w:r>
      <w:r w:rsidRPr="00AB1781">
        <w:t xml:space="preserve"> be stopped.</w:t>
      </w:r>
    </w:p>
    <w:p w14:paraId="52125F1F" w14:textId="0EF9D146" w:rsidR="00F35AEA" w:rsidRPr="00035647"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w:t>
      </w:r>
      <w:r w:rsidR="00B35B25">
        <w:t xml:space="preserve">and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w:t>
      </w:r>
      <w:r>
        <w:t xml:space="preserve">continue with </w:t>
      </w:r>
      <w:r>
        <w:fldChar w:fldCharType="begin"/>
      </w:r>
      <w:r>
        <w:instrText xml:space="preserve"> REF _Ref412026041 \h </w:instrText>
      </w:r>
      <w:r>
        <w:fldChar w:fldCharType="separate"/>
      </w:r>
      <w:r w:rsidR="000C7DE2">
        <w:t>Psalm</w:t>
      </w:r>
      <w:r w:rsidR="000C7DE2" w:rsidRPr="00AB1781">
        <w:t xml:space="preserve"> 66</w:t>
      </w:r>
      <w:r w:rsidR="000C7DE2">
        <w:t>: “May God have compassion on us and bless us”</w:t>
      </w:r>
      <w:r>
        <w:fldChar w:fldCharType="end"/>
      </w:r>
      <w:r>
        <w:t xml:space="preserve">, page </w:t>
      </w:r>
      <w:r>
        <w:fldChar w:fldCharType="begin"/>
      </w:r>
      <w:r>
        <w:instrText xml:space="preserve"> PAGEREF _Ref412026041 \h </w:instrText>
      </w:r>
      <w:r>
        <w:fldChar w:fldCharType="separate"/>
      </w:r>
      <w:r w:rsidR="000C7DE2">
        <w:rPr>
          <w:noProof/>
        </w:rPr>
        <w:t>180</w:t>
      </w:r>
      <w:r>
        <w:fldChar w:fldCharType="end"/>
      </w:r>
      <w:r>
        <w:t>.</w:t>
      </w:r>
    </w:p>
    <w:p w14:paraId="4B7B0D46" w14:textId="2B7BBECC" w:rsidR="009E7111" w:rsidRPr="00035647" w:rsidRDefault="00035647" w:rsidP="00BF0205">
      <w:pPr>
        <w:pStyle w:val="Heading4"/>
      </w:pPr>
      <w:r>
        <w:t>Psalm</w:t>
      </w:r>
      <w:r w:rsidR="009E7111" w:rsidRPr="00AB1781">
        <w:t xml:space="preserve"> 63</w:t>
      </w:r>
      <w:r>
        <w:t xml:space="preserve">: </w:t>
      </w:r>
      <w:r w:rsidR="009216DA">
        <w:t>“Hear my voice, O God</w:t>
      </w:r>
      <w:r>
        <w:t xml:space="preserve"> when I </w:t>
      </w:r>
      <w:r w:rsidR="009216DA">
        <w:t>make supplication”</w:t>
      </w:r>
    </w:p>
    <w:p w14:paraId="4AB91FDA" w14:textId="77777777" w:rsidR="009E7111" w:rsidRPr="00AB1781" w:rsidRDefault="009E7111" w:rsidP="009E711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Defeat of God’s Enemies: Fear of Fear runs to God</w:t>
      </w:r>
    </w:p>
    <w:p w14:paraId="3B07DDD7" w14:textId="77777777" w:rsidR="009E7111" w:rsidRPr="00AB1781" w:rsidRDefault="009E7111" w:rsidP="0003564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Man will Come Whose Heart is Deep and God will be Exalted</w:t>
      </w:r>
    </w:p>
    <w:p w14:paraId="37D64D4F" w14:textId="5AC0222F" w:rsidR="009E7111" w:rsidRPr="00AB1781" w:rsidRDefault="009E7111" w:rsidP="00035647">
      <w:pPr>
        <w:pStyle w:val="Rubric"/>
      </w:pPr>
      <w:r w:rsidRPr="00AB1781">
        <w:t>1 (</w:t>
      </w:r>
      <w:r w:rsidR="00241C85">
        <w:t>For the end; a</w:t>
      </w:r>
      <w:r w:rsidRPr="00AB1781">
        <w:t xml:space="preserve"> Psalm by David)</w:t>
      </w:r>
    </w:p>
    <w:p w14:paraId="33609F20" w14:textId="3420DABA" w:rsidR="009E7111" w:rsidRPr="00AB1781" w:rsidRDefault="0057749F" w:rsidP="00035647">
      <w:pPr>
        <w:pStyle w:val="EnglishHangNoCoptic"/>
      </w:pPr>
      <w:r>
        <w:t>2 Hear my voice, O God,</w:t>
      </w:r>
      <w:r w:rsidR="004F49CE">
        <w:t xml:space="preserve"> when I make supplication</w:t>
      </w:r>
      <w:r w:rsidR="009E7111" w:rsidRPr="00AB1781">
        <w:t>;</w:t>
      </w:r>
    </w:p>
    <w:p w14:paraId="1CC556C9" w14:textId="77777777" w:rsidR="009E7111" w:rsidRPr="00AB1781" w:rsidRDefault="009E7111" w:rsidP="00035647">
      <w:pPr>
        <w:pStyle w:val="EnglishHangEndNoCoptic"/>
      </w:pPr>
      <w:r w:rsidRPr="00AB1781">
        <w:tab/>
        <w:t>deliver my soul from fear of the enemy.</w:t>
      </w:r>
    </w:p>
    <w:p w14:paraId="599F0D6C" w14:textId="412E4903" w:rsidR="009E7111" w:rsidRPr="00AB1781" w:rsidRDefault="009E7111" w:rsidP="00035647">
      <w:pPr>
        <w:pStyle w:val="EnglishHangNoCoptic"/>
      </w:pPr>
      <w:r w:rsidRPr="00AB1781">
        <w:t xml:space="preserve">3 </w:t>
      </w:r>
      <w:r w:rsidR="001040C8">
        <w:t>You</w:t>
      </w:r>
      <w:r w:rsidRPr="00AB1781">
        <w:t xml:space="preserve"> </w:t>
      </w:r>
      <w:r w:rsidR="0057749F">
        <w:t>sheltered me from a</w:t>
      </w:r>
      <w:r w:rsidRPr="00AB1781">
        <w:t xml:space="preserve"> swarm of evildoers,</w:t>
      </w:r>
    </w:p>
    <w:p w14:paraId="45D2CF1C" w14:textId="3AE7EDD8" w:rsidR="009E7111" w:rsidRPr="00AB1781" w:rsidRDefault="0057749F" w:rsidP="00035647">
      <w:pPr>
        <w:pStyle w:val="EnglishHangEndNoCoptic"/>
      </w:pPr>
      <w:r>
        <w:tab/>
        <w:t>from the crowd of those</w:t>
      </w:r>
      <w:r w:rsidR="009E7111" w:rsidRPr="00AB1781">
        <w:t xml:space="preserve"> work is iniquity,</w:t>
      </w:r>
    </w:p>
    <w:p w14:paraId="43604E12" w14:textId="022EA726" w:rsidR="009E7111" w:rsidRPr="00AB1781" w:rsidRDefault="009E7111" w:rsidP="00035647">
      <w:pPr>
        <w:pStyle w:val="EnglishHangNoCoptic"/>
      </w:pPr>
      <w:r w:rsidRPr="00AB1781">
        <w:t xml:space="preserve">4 </w:t>
      </w:r>
      <w:r w:rsidR="0057749F">
        <w:t>who sharpen their</w:t>
      </w:r>
      <w:r w:rsidRPr="00AB1781">
        <w:t xml:space="preserve"> tongues </w:t>
      </w:r>
      <w:r w:rsidR="0057749F">
        <w:t>like a sword</w:t>
      </w:r>
      <w:r w:rsidRPr="00AB1781">
        <w:t>,</w:t>
      </w:r>
    </w:p>
    <w:p w14:paraId="609FEDC4" w14:textId="77777777" w:rsidR="009E7111" w:rsidRPr="00AB1781" w:rsidRDefault="009E7111" w:rsidP="00035647">
      <w:pPr>
        <w:pStyle w:val="EnglishHangEndNoCoptic"/>
      </w:pPr>
      <w:r w:rsidRPr="00AB1781">
        <w:tab/>
        <w:t>who bend their bow to shoot a bitter word</w:t>
      </w:r>
    </w:p>
    <w:p w14:paraId="72716140" w14:textId="77777777" w:rsidR="009E7111" w:rsidRPr="00AB1781" w:rsidRDefault="009E7111" w:rsidP="00035647">
      <w:pPr>
        <w:pStyle w:val="EnglishHangNoCoptic"/>
      </w:pPr>
      <w:r w:rsidRPr="00AB1781">
        <w:t>5 at an innocent man in secret.</w:t>
      </w:r>
    </w:p>
    <w:p w14:paraId="02ACC76B" w14:textId="1975453B" w:rsidR="009E7111" w:rsidRPr="00AB1781" w:rsidRDefault="0057749F" w:rsidP="00035647">
      <w:pPr>
        <w:pStyle w:val="EnglishHangEndNoCoptic"/>
      </w:pPr>
      <w:r>
        <w:tab/>
        <w:t>Suddenly they shoot him down, and will not be afraid.</w:t>
      </w:r>
    </w:p>
    <w:p w14:paraId="396B0E64" w14:textId="7A72894C" w:rsidR="009E7111" w:rsidRPr="00AB1781" w:rsidRDefault="009E7111" w:rsidP="00035647">
      <w:pPr>
        <w:pStyle w:val="EnglishHangNoCoptic"/>
      </w:pPr>
      <w:r w:rsidRPr="00AB1781">
        <w:t>6 They encourage</w:t>
      </w:r>
      <w:r w:rsidR="0057749F">
        <w:t>d</w:t>
      </w:r>
      <w:r w:rsidRPr="00AB1781">
        <w:t xml:space="preserve"> one another in an evil design;</w:t>
      </w:r>
    </w:p>
    <w:p w14:paraId="5B13E6D9" w14:textId="0597610A" w:rsidR="009E7111" w:rsidRPr="00AB1781" w:rsidRDefault="009E7111" w:rsidP="00035647">
      <w:pPr>
        <w:pStyle w:val="EnglishHangNoCoptic"/>
      </w:pPr>
      <w:r w:rsidRPr="00AB1781">
        <w:tab/>
        <w:t>they talk</w:t>
      </w:r>
      <w:r w:rsidR="0057749F">
        <w:t>ed</w:t>
      </w:r>
      <w:r w:rsidRPr="00AB1781">
        <w:t xml:space="preserve"> of hiding snares.</w:t>
      </w:r>
    </w:p>
    <w:p w14:paraId="258BFF7B" w14:textId="11A823CF" w:rsidR="009E7111" w:rsidRPr="00AB1781" w:rsidRDefault="0057749F" w:rsidP="00035647">
      <w:pPr>
        <w:pStyle w:val="EnglishHangEndNoCoptic"/>
      </w:pPr>
      <w:r>
        <w:tab/>
        <w:t>They said, “Who will see them?”</w:t>
      </w:r>
    </w:p>
    <w:p w14:paraId="06D4D3B3" w14:textId="77777777" w:rsidR="009E7111" w:rsidRPr="00AB1781" w:rsidRDefault="009E7111" w:rsidP="00035647">
      <w:pPr>
        <w:pStyle w:val="EnglishHangNoCoptic"/>
      </w:pPr>
      <w:r w:rsidRPr="00AB1781">
        <w:t>7 They search out iniquity;</w:t>
      </w:r>
    </w:p>
    <w:p w14:paraId="2DCA2E7B" w14:textId="61311E1E" w:rsidR="009E7111" w:rsidRPr="00AB1781" w:rsidRDefault="009E7111" w:rsidP="00035647">
      <w:pPr>
        <w:pStyle w:val="EnglishHangNoCoptic"/>
      </w:pPr>
      <w:r w:rsidRPr="00AB1781">
        <w:tab/>
        <w:t xml:space="preserve">they </w:t>
      </w:r>
      <w:r w:rsidR="0057749F">
        <w:t>expired while</w:t>
      </w:r>
      <w:r w:rsidRPr="00AB1781">
        <w:t xml:space="preserve"> in their search.</w:t>
      </w:r>
    </w:p>
    <w:p w14:paraId="4065DDDB" w14:textId="77777777" w:rsidR="009E7111" w:rsidRPr="00AB1781" w:rsidRDefault="009E7111" w:rsidP="00035647">
      <w:pPr>
        <w:pStyle w:val="EnglishHangEndNoCoptic"/>
      </w:pPr>
      <w:r w:rsidRPr="00AB1781">
        <w:tab/>
        <w:t>A man will come whose heart is deep,</w:t>
      </w:r>
    </w:p>
    <w:p w14:paraId="1EFCE4BD" w14:textId="77777777" w:rsidR="009E7111" w:rsidRPr="00AB1781" w:rsidRDefault="009E7111" w:rsidP="00035647">
      <w:pPr>
        <w:pStyle w:val="EnglishHangNoCoptic"/>
      </w:pPr>
      <w:r w:rsidRPr="00AB1781">
        <w:t>8 and God will be exalted.</w:t>
      </w:r>
    </w:p>
    <w:p w14:paraId="66DFF9C1" w14:textId="3D6F560D" w:rsidR="009E7111" w:rsidRPr="00AB1781" w:rsidRDefault="009E7111" w:rsidP="00035647">
      <w:pPr>
        <w:pStyle w:val="EnglishHangEndNoCoptic"/>
      </w:pPr>
      <w:r w:rsidRPr="00AB1781">
        <w:tab/>
        <w:t xml:space="preserve">Their blows </w:t>
      </w:r>
      <w:r w:rsidR="0057749F">
        <w:t>became like an infant’s dart</w:t>
      </w:r>
      <w:r w:rsidRPr="00AB1781">
        <w:t>,</w:t>
      </w:r>
    </w:p>
    <w:p w14:paraId="397D4BD0" w14:textId="14C2B0D7" w:rsidR="009E7111" w:rsidRPr="00AB1781" w:rsidRDefault="009E7111" w:rsidP="00035647">
      <w:pPr>
        <w:pStyle w:val="EnglishHangNoCoptic"/>
      </w:pPr>
      <w:r w:rsidRPr="00AB1781">
        <w:t xml:space="preserve">9 and their tongues </w:t>
      </w:r>
      <w:r w:rsidR="0057749F">
        <w:t>became feeble against them</w:t>
      </w:r>
      <w:r w:rsidRPr="00AB1781">
        <w:t>.</w:t>
      </w:r>
    </w:p>
    <w:p w14:paraId="16D23738" w14:textId="74434A7E" w:rsidR="009E7111" w:rsidRPr="00AB1781" w:rsidRDefault="0057749F" w:rsidP="00035647">
      <w:pPr>
        <w:pStyle w:val="EnglishHangEndNoCoptic"/>
      </w:pPr>
      <w:r>
        <w:tab/>
        <w:t>All who saw</w:t>
      </w:r>
      <w:r w:rsidR="009E7111" w:rsidRPr="00AB1781">
        <w:t xml:space="preserve"> them </w:t>
      </w:r>
      <w:r>
        <w:t>were troubled,</w:t>
      </w:r>
    </w:p>
    <w:p w14:paraId="199D0BDB" w14:textId="7823A1A4" w:rsidR="009E7111" w:rsidRPr="00AB1781" w:rsidRDefault="009E7111" w:rsidP="00035647">
      <w:pPr>
        <w:pStyle w:val="EnglishHangNoCoptic"/>
      </w:pPr>
      <w:r w:rsidRPr="00AB1781">
        <w:t xml:space="preserve">10 </w:t>
      </w:r>
      <w:r w:rsidR="0057749F">
        <w:t>and every man was</w:t>
      </w:r>
      <w:r w:rsidRPr="00AB1781">
        <w:t xml:space="preserve"> afraid,</w:t>
      </w:r>
    </w:p>
    <w:p w14:paraId="38DC7FFD" w14:textId="25931E31" w:rsidR="009E7111" w:rsidRPr="00AB1781" w:rsidRDefault="009E7111" w:rsidP="00035647">
      <w:pPr>
        <w:pStyle w:val="EnglishHangNoCoptic"/>
      </w:pPr>
      <w:r w:rsidRPr="00AB1781">
        <w:tab/>
        <w:t xml:space="preserve">and they </w:t>
      </w:r>
      <w:r w:rsidR="0057749F">
        <w:t>proclaimed</w:t>
      </w:r>
      <w:r w:rsidRPr="00AB1781">
        <w:t xml:space="preserve"> the works of God</w:t>
      </w:r>
      <w:r w:rsidR="0057749F">
        <w:t>,</w:t>
      </w:r>
    </w:p>
    <w:p w14:paraId="7E26E5EC" w14:textId="6BB8364E" w:rsidR="009E7111" w:rsidRPr="00AB1781" w:rsidRDefault="009E7111" w:rsidP="00035647">
      <w:pPr>
        <w:pStyle w:val="EnglishHangEndNoCoptic"/>
      </w:pPr>
      <w:r w:rsidRPr="00AB1781">
        <w:tab/>
        <w:t xml:space="preserve">and </w:t>
      </w:r>
      <w:r w:rsidR="0057749F">
        <w:t>understood</w:t>
      </w:r>
      <w:r w:rsidRPr="00AB1781">
        <w:t xml:space="preserve"> His actions.</w:t>
      </w:r>
    </w:p>
    <w:p w14:paraId="354F86D8" w14:textId="1FC3CFED" w:rsidR="009E7111" w:rsidRPr="00AB1781" w:rsidRDefault="009E7111" w:rsidP="00035647">
      <w:pPr>
        <w:pStyle w:val="EnglishHangNoCoptic"/>
      </w:pPr>
      <w:r w:rsidRPr="00AB1781">
        <w:t xml:space="preserve">11 The righteous man will </w:t>
      </w:r>
      <w:r w:rsidR="0057749F">
        <w:t>be glad</w:t>
      </w:r>
      <w:r w:rsidRPr="00AB1781">
        <w:t xml:space="preserve"> in the Lord,</w:t>
      </w:r>
    </w:p>
    <w:p w14:paraId="46F4ECE7" w14:textId="19AE498C" w:rsidR="009E7111" w:rsidRPr="00AB1781" w:rsidRDefault="009E7111" w:rsidP="00035647">
      <w:pPr>
        <w:pStyle w:val="EnglishHangNoCoptic"/>
      </w:pPr>
      <w:r w:rsidRPr="00AB1781">
        <w:tab/>
        <w:t xml:space="preserve">and will </w:t>
      </w:r>
      <w:r w:rsidR="0057749F">
        <w:t>hope</w:t>
      </w:r>
      <w:r w:rsidRPr="00AB1781">
        <w:t xml:space="preserve"> in Him;</w:t>
      </w:r>
    </w:p>
    <w:p w14:paraId="3D312AFE" w14:textId="05669796" w:rsidR="009E7111" w:rsidRDefault="009E7111" w:rsidP="009C1C97">
      <w:pPr>
        <w:pStyle w:val="EnglishHangEndNoCoptic"/>
      </w:pPr>
      <w:r w:rsidRPr="00AB1781">
        <w:tab/>
        <w:t>and all the upright in heart will be praised</w:t>
      </w:r>
      <w:r w:rsidR="00C0729B">
        <w:rPr>
          <w:rStyle w:val="FootnoteReference"/>
        </w:rPr>
        <w:footnoteReference w:id="324"/>
      </w:r>
      <w:r w:rsidRPr="00AB1781">
        <w:t>.</w:t>
      </w:r>
    </w:p>
    <w:p w14:paraId="09238E67" w14:textId="341AC3C2" w:rsidR="00F933DE" w:rsidRDefault="00F933DE" w:rsidP="00F933DE">
      <w:pPr>
        <w:pStyle w:val="Rubric"/>
      </w:pPr>
      <w:r>
        <w:t>Glory…</w:t>
      </w:r>
    </w:p>
    <w:p w14:paraId="3DE57D32" w14:textId="301C8B81" w:rsidR="0044639B" w:rsidRPr="00AB1781" w:rsidRDefault="0044639B" w:rsidP="00BF0205">
      <w:pPr>
        <w:pStyle w:val="Heading3"/>
      </w:pPr>
      <w:bookmarkStart w:id="268" w:name="_Ref435438574"/>
      <w:r w:rsidRPr="00AB1781">
        <w:lastRenderedPageBreak/>
        <w:t>K</w:t>
      </w:r>
      <w:r>
        <w:t>athisma 9</w:t>
      </w:r>
      <w:bookmarkEnd w:id="268"/>
    </w:p>
    <w:p w14:paraId="224B1A48" w14:textId="0A9E6A73" w:rsidR="00C879D4" w:rsidRPr="00C879D4" w:rsidRDefault="00C879D4" w:rsidP="00BF0205">
      <w:pPr>
        <w:pStyle w:val="Heading4"/>
      </w:pPr>
      <w:r>
        <w:t>Psalm</w:t>
      </w:r>
      <w:r w:rsidRPr="00AB1781">
        <w:t xml:space="preserve"> 64</w:t>
      </w:r>
      <w:r>
        <w:t xml:space="preserve">: </w:t>
      </w:r>
      <w:r w:rsidR="009216DA">
        <w:t>“</w:t>
      </w:r>
      <w:r>
        <w:t xml:space="preserve">Praise is due to </w:t>
      </w:r>
      <w:r w:rsidR="001040C8">
        <w:t>You</w:t>
      </w:r>
      <w:r>
        <w:t>, O God, in Zion</w:t>
      </w:r>
      <w:r w:rsidR="009216DA">
        <w:t>”</w:t>
      </w:r>
    </w:p>
    <w:p w14:paraId="363C04F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Springtime Song: Showers of the Holy Spirit</w:t>
      </w:r>
    </w:p>
    <w:p w14:paraId="379826AB"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Abundant Harvests</w:t>
      </w:r>
    </w:p>
    <w:p w14:paraId="63102FE8" w14:textId="513A0EDC" w:rsidR="00C879D4" w:rsidRPr="00AB1781" w:rsidRDefault="00C879D4" w:rsidP="00C879D4">
      <w:pPr>
        <w:pStyle w:val="Rubric"/>
      </w:pPr>
      <w:r w:rsidRPr="00AB1781">
        <w:t>1 (</w:t>
      </w:r>
      <w:r w:rsidR="00417B7F">
        <w:t>For the end; a</w:t>
      </w:r>
      <w:r w:rsidRPr="00AB1781">
        <w:t xml:space="preserve"> Psalm by David</w:t>
      </w:r>
      <w:r w:rsidR="00417B7F">
        <w:t>; an ode; sung by Jeremiah and Ezekiel when they were about to be led away captive.</w:t>
      </w:r>
      <w:r w:rsidRPr="00AB1781">
        <w:t>)</w:t>
      </w:r>
    </w:p>
    <w:p w14:paraId="7F0AC38D" w14:textId="6525AF85" w:rsidR="00C879D4" w:rsidRPr="00AB1781" w:rsidRDefault="00C879D4" w:rsidP="00C879D4">
      <w:pPr>
        <w:pStyle w:val="EnglishHangNoCoptic"/>
      </w:pPr>
      <w:r w:rsidRPr="00AB1781">
        <w:t xml:space="preserve">2 Praise is due to </w:t>
      </w:r>
      <w:r w:rsidR="001040C8">
        <w:t>You</w:t>
      </w:r>
      <w:r w:rsidR="00417B7F">
        <w:t>, O God, in Zion,</w:t>
      </w:r>
    </w:p>
    <w:p w14:paraId="5AFCE41E" w14:textId="66A1538E" w:rsidR="00C879D4" w:rsidRPr="00AB1781" w:rsidRDefault="00C879D4" w:rsidP="00C879D4">
      <w:pPr>
        <w:pStyle w:val="EnglishHangEndNoCoptic"/>
      </w:pPr>
      <w:r w:rsidRPr="00AB1781">
        <w:tab/>
        <w:t xml:space="preserve">and </w:t>
      </w:r>
      <w:r w:rsidR="00627006">
        <w:t>prayer</w:t>
      </w:r>
      <w:r w:rsidRPr="00AB1781">
        <w:t xml:space="preserve"> </w:t>
      </w:r>
      <w:r w:rsidR="004F49CE">
        <w:t>will</w:t>
      </w:r>
      <w:r w:rsidRPr="00AB1781">
        <w:t xml:space="preserve"> be </w:t>
      </w:r>
      <w:r w:rsidR="00627006">
        <w:t>offered</w:t>
      </w:r>
      <w:r w:rsidRPr="00AB1781">
        <w:t xml:space="preserve"> to </w:t>
      </w:r>
      <w:r w:rsidR="001040C8">
        <w:t>You</w:t>
      </w:r>
      <w:r w:rsidRPr="00AB1781">
        <w:t xml:space="preserve"> in Jerusalem.</w:t>
      </w:r>
      <w:r w:rsidR="00627006">
        <w:rPr>
          <w:rStyle w:val="FootnoteReference"/>
        </w:rPr>
        <w:footnoteReference w:id="325"/>
      </w:r>
    </w:p>
    <w:p w14:paraId="32C84251" w14:textId="14B4D2C8" w:rsidR="00C879D4" w:rsidRPr="00AB1781" w:rsidRDefault="00417B7F" w:rsidP="00C879D4">
      <w:pPr>
        <w:pStyle w:val="EnglishHangNoCoptic"/>
      </w:pPr>
      <w:r>
        <w:t>3 Hear my prayer</w:t>
      </w:r>
      <w:r w:rsidR="00722B95">
        <w:t xml:space="preserve"> [O God]</w:t>
      </w:r>
      <w:r w:rsidR="00722B95">
        <w:rPr>
          <w:rStyle w:val="FootnoteReference"/>
        </w:rPr>
        <w:footnoteReference w:id="326"/>
      </w:r>
      <w:r>
        <w:t>!</w:t>
      </w:r>
    </w:p>
    <w:p w14:paraId="47A4FB16" w14:textId="5EC2C1FC" w:rsidR="00C879D4" w:rsidRPr="00AB1781" w:rsidRDefault="00417B7F" w:rsidP="00C879D4">
      <w:pPr>
        <w:pStyle w:val="EnglishHangEndNoCoptic"/>
      </w:pPr>
      <w:r>
        <w:tab/>
        <w:t>A</w:t>
      </w:r>
      <w:r w:rsidR="00C879D4" w:rsidRPr="00AB1781">
        <w:t>ll flesh will come</w:t>
      </w:r>
      <w:r>
        <w:t xml:space="preserve"> to You</w:t>
      </w:r>
      <w:r w:rsidR="00C879D4" w:rsidRPr="00AB1781">
        <w:t>.</w:t>
      </w:r>
    </w:p>
    <w:p w14:paraId="1F4156C8" w14:textId="15495AB9" w:rsidR="00C879D4" w:rsidRPr="00AB1781" w:rsidRDefault="00C879D4" w:rsidP="00C879D4">
      <w:pPr>
        <w:pStyle w:val="EnglishHangNoCoptic"/>
      </w:pPr>
      <w:r w:rsidRPr="00AB1781">
        <w:t xml:space="preserve">4 The words of </w:t>
      </w:r>
      <w:r w:rsidR="004F49CE">
        <w:t>the ungodly</w:t>
      </w:r>
      <w:r w:rsidRPr="00AB1781">
        <w:t xml:space="preserve"> </w:t>
      </w:r>
      <w:r w:rsidR="00BA5CEF">
        <w:t xml:space="preserve">have </w:t>
      </w:r>
      <w:r w:rsidRPr="00AB1781">
        <w:t>overwhelm us,</w:t>
      </w:r>
    </w:p>
    <w:p w14:paraId="28AAFDB1" w14:textId="20F77BA2" w:rsidR="00C879D4" w:rsidRPr="00AB1781" w:rsidRDefault="00C879D4" w:rsidP="00C879D4">
      <w:pPr>
        <w:pStyle w:val="EnglishHangEndNoCoptic"/>
      </w:pPr>
      <w:r w:rsidRPr="00AB1781">
        <w:tab/>
        <w:t xml:space="preserve">but </w:t>
      </w:r>
      <w:r w:rsidR="001040C8">
        <w:t>You</w:t>
      </w:r>
      <w:r w:rsidRPr="00AB1781">
        <w:t xml:space="preserve"> </w:t>
      </w:r>
      <w:r w:rsidR="00556387">
        <w:t>will</w:t>
      </w:r>
      <w:r w:rsidRPr="00AB1781">
        <w:t xml:space="preserve"> </w:t>
      </w:r>
      <w:r w:rsidR="00417B7F">
        <w:t>atone</w:t>
      </w:r>
      <w:r w:rsidRPr="00AB1781">
        <w:t xml:space="preserve"> our impieties.</w:t>
      </w:r>
    </w:p>
    <w:p w14:paraId="42D32A45" w14:textId="77777777" w:rsidR="00C879D4" w:rsidRPr="00AB1781" w:rsidRDefault="00C879D4" w:rsidP="00C879D4">
      <w:pPr>
        <w:pStyle w:val="EnglishHangNoCoptic"/>
      </w:pPr>
      <w:r w:rsidRPr="00AB1781">
        <w:t xml:space="preserve">5 Blessed is he whom </w:t>
      </w:r>
      <w:r w:rsidR="001040C8">
        <w:t>You</w:t>
      </w:r>
      <w:r w:rsidRPr="00AB1781">
        <w:t xml:space="preserve"> </w:t>
      </w:r>
      <w:r w:rsidR="00556387">
        <w:t>have</w:t>
      </w:r>
      <w:r w:rsidRPr="00AB1781">
        <w:t xml:space="preserve"> chosen</w:t>
      </w:r>
    </w:p>
    <w:p w14:paraId="3A097108" w14:textId="77777777" w:rsidR="00C879D4" w:rsidRPr="00AB1781" w:rsidRDefault="00C879D4" w:rsidP="00C879D4">
      <w:pPr>
        <w:pStyle w:val="EnglishHangNoCoptic"/>
      </w:pPr>
      <w:r w:rsidRPr="00AB1781">
        <w:tab/>
        <w:t xml:space="preserve">and taken to </w:t>
      </w:r>
      <w:r w:rsidR="00556387">
        <w:t>Yourself</w:t>
      </w:r>
      <w:r w:rsidRPr="00AB1781">
        <w:t>;</w:t>
      </w:r>
    </w:p>
    <w:p w14:paraId="17422330" w14:textId="7CD0ED1C" w:rsidR="00C879D4" w:rsidRPr="00AB1781" w:rsidRDefault="00C879D4" w:rsidP="00C879D4">
      <w:pPr>
        <w:pStyle w:val="EnglishHangNoCoptic"/>
      </w:pPr>
      <w:r w:rsidRPr="00AB1781">
        <w:tab/>
        <w:t xml:space="preserve">he </w:t>
      </w:r>
      <w:r w:rsidR="00417B7F">
        <w:t>will</w:t>
      </w:r>
      <w:r w:rsidRPr="00AB1781">
        <w:t xml:space="preserve"> dwell in </w:t>
      </w:r>
      <w:r w:rsidR="00E570CB">
        <w:t>Your</w:t>
      </w:r>
      <w:r w:rsidRPr="00AB1781">
        <w:t xml:space="preserve"> courts</w:t>
      </w:r>
      <w:r w:rsidR="005E733D">
        <w:t xml:space="preserve"> [forever]</w:t>
      </w:r>
      <w:r w:rsidR="005E733D">
        <w:rPr>
          <w:rStyle w:val="FootnoteReference"/>
        </w:rPr>
        <w:footnoteReference w:id="327"/>
      </w:r>
      <w:r w:rsidRPr="00AB1781">
        <w:t>.</w:t>
      </w:r>
    </w:p>
    <w:p w14:paraId="5F4CB5C3" w14:textId="4E48D799" w:rsidR="00C879D4" w:rsidRPr="00AB1781" w:rsidRDefault="00C879D4" w:rsidP="00C879D4">
      <w:pPr>
        <w:pStyle w:val="EnglishHangNoCoptic"/>
      </w:pPr>
      <w:r w:rsidRPr="00AB1781">
        <w:tab/>
        <w:t xml:space="preserve">We </w:t>
      </w:r>
      <w:r w:rsidR="00417B7F">
        <w:t>will</w:t>
      </w:r>
      <w:r w:rsidRPr="00AB1781">
        <w:t xml:space="preserve"> be filled with the </w:t>
      </w:r>
      <w:r w:rsidR="00417B7F">
        <w:t>good things</w:t>
      </w:r>
      <w:r w:rsidRPr="00AB1781">
        <w:t xml:space="preserve"> of </w:t>
      </w:r>
      <w:r w:rsidR="00E570CB">
        <w:t>Your</w:t>
      </w:r>
      <w:r w:rsidRPr="00AB1781">
        <w:t xml:space="preserve"> house;</w:t>
      </w:r>
    </w:p>
    <w:p w14:paraId="1CE5E511" w14:textId="1F6F21A3" w:rsidR="00C879D4" w:rsidRPr="00AB1781" w:rsidRDefault="00417B7F" w:rsidP="00C879D4">
      <w:pPr>
        <w:pStyle w:val="EnglishHangEndNoCoptic"/>
      </w:pPr>
      <w:r>
        <w:tab/>
      </w:r>
      <w:r w:rsidR="00E570CB">
        <w:t>Your</w:t>
      </w:r>
      <w:r w:rsidR="00C879D4" w:rsidRPr="00AB1781">
        <w:t xml:space="preserve"> temple</w:t>
      </w:r>
      <w:r>
        <w:t xml:space="preserve"> is holy</w:t>
      </w:r>
      <w:r w:rsidR="00C879D4" w:rsidRPr="00AB1781">
        <w:t xml:space="preserve">, wonderful in </w:t>
      </w:r>
      <w:r>
        <w:t>righteousness</w:t>
      </w:r>
      <w:r w:rsidR="00C879D4" w:rsidRPr="00AB1781">
        <w:t>.</w:t>
      </w:r>
      <w:r w:rsidR="00C879D4" w:rsidRPr="00AB1781">
        <w:rPr>
          <w:rStyle w:val="FootnoteReference"/>
        </w:rPr>
        <w:footnoteReference w:id="328"/>
      </w:r>
    </w:p>
    <w:p w14:paraId="3A916DE1" w14:textId="77777777" w:rsidR="00C879D4" w:rsidRPr="00AB1781" w:rsidRDefault="00C879D4" w:rsidP="00C879D4">
      <w:pPr>
        <w:pStyle w:val="EnglishHangNoCoptic"/>
      </w:pPr>
      <w:r w:rsidRPr="00AB1781">
        <w:t>6 Hear us, O God our Saviour,</w:t>
      </w:r>
    </w:p>
    <w:p w14:paraId="78312D1F" w14:textId="77777777" w:rsidR="00C879D4" w:rsidRPr="00AB1781" w:rsidRDefault="00C879D4" w:rsidP="00C879D4">
      <w:pPr>
        <w:pStyle w:val="EnglishHangNoCoptic"/>
      </w:pPr>
      <w:r w:rsidRPr="00AB1781">
        <w:tab/>
        <w:t>the hope of all the ends of the earth,</w:t>
      </w:r>
    </w:p>
    <w:p w14:paraId="119CFD0B" w14:textId="394BA4B2" w:rsidR="00C879D4" w:rsidRPr="00AB1781" w:rsidRDefault="00C879D4" w:rsidP="00C879D4">
      <w:pPr>
        <w:pStyle w:val="EnglishHangEndNoCoptic"/>
      </w:pPr>
      <w:r w:rsidRPr="00AB1781">
        <w:tab/>
        <w:t>and o</w:t>
      </w:r>
      <w:r w:rsidR="00417B7F">
        <w:t>f those who are far away at sea,</w:t>
      </w:r>
    </w:p>
    <w:p w14:paraId="4EA44F5C" w14:textId="014747A0" w:rsidR="00C879D4" w:rsidRPr="00AB1781" w:rsidRDefault="00C879D4" w:rsidP="00C879D4">
      <w:pPr>
        <w:pStyle w:val="EnglishHangNoCoptic"/>
      </w:pPr>
      <w:r w:rsidRPr="00AB1781">
        <w:t xml:space="preserve">7 Who </w:t>
      </w:r>
      <w:r w:rsidR="005438BF">
        <w:t>prepares</w:t>
      </w:r>
      <w:r w:rsidRPr="00AB1781">
        <w:t xml:space="preserve"> </w:t>
      </w:r>
      <w:r w:rsidR="005438BF">
        <w:t>mountains in His</w:t>
      </w:r>
      <w:r w:rsidRPr="00AB1781">
        <w:t xml:space="preserve"> strength,</w:t>
      </w:r>
    </w:p>
    <w:p w14:paraId="10855763" w14:textId="6C1BA744" w:rsidR="00C879D4" w:rsidRPr="00AB1781" w:rsidRDefault="00C879D4" w:rsidP="00C879D4">
      <w:pPr>
        <w:pStyle w:val="EnglishHangEndNoCoptic"/>
      </w:pPr>
      <w:r w:rsidRPr="00AB1781">
        <w:tab/>
        <w:t xml:space="preserve">Who </w:t>
      </w:r>
      <w:r w:rsidR="005438BF">
        <w:t>is girded with power,</w:t>
      </w:r>
    </w:p>
    <w:p w14:paraId="66763812" w14:textId="2D2CD841" w:rsidR="00C879D4" w:rsidRPr="00AB1781" w:rsidRDefault="00C879D4" w:rsidP="00C879D4">
      <w:pPr>
        <w:pStyle w:val="EnglishHangNoCoptic"/>
      </w:pPr>
      <w:r w:rsidRPr="00AB1781">
        <w:t xml:space="preserve">8 Who </w:t>
      </w:r>
      <w:r w:rsidR="00004BA4">
        <w:t>stirs</w:t>
      </w:r>
      <w:r w:rsidRPr="00AB1781">
        <w:t xml:space="preserve"> the depths of the sea</w:t>
      </w:r>
      <w:r w:rsidR="005438BF">
        <w:t>,</w:t>
      </w:r>
    </w:p>
    <w:p w14:paraId="6051F2D6" w14:textId="79559185" w:rsidR="00C879D4" w:rsidRPr="00AB1781" w:rsidRDefault="005438BF" w:rsidP="00C879D4">
      <w:pPr>
        <w:pStyle w:val="EnglishHangEndNoCoptic"/>
      </w:pPr>
      <w:r>
        <w:tab/>
        <w:t>and stills</w:t>
      </w:r>
      <w:r w:rsidR="00C879D4" w:rsidRPr="00AB1781">
        <w:t xml:space="preserve"> its roaring waves.</w:t>
      </w:r>
      <w:r w:rsidR="00C879D4" w:rsidRPr="00AB1781">
        <w:rPr>
          <w:rStyle w:val="FootnoteReference"/>
        </w:rPr>
        <w:footnoteReference w:id="329"/>
      </w:r>
    </w:p>
    <w:p w14:paraId="42DDF5F3" w14:textId="7FBA1CFE" w:rsidR="00C879D4" w:rsidRPr="00AB1781" w:rsidRDefault="00C879D4" w:rsidP="00C879D4">
      <w:pPr>
        <w:pStyle w:val="EnglishHangNoCoptic"/>
      </w:pPr>
      <w:r w:rsidRPr="00AB1781">
        <w:t xml:space="preserve">9 The nations </w:t>
      </w:r>
      <w:r w:rsidR="005438BF">
        <w:t>will be</w:t>
      </w:r>
      <w:r w:rsidRPr="00AB1781">
        <w:t xml:space="preserve"> </w:t>
      </w:r>
      <w:r w:rsidR="005438BF">
        <w:t>troubled,</w:t>
      </w:r>
    </w:p>
    <w:p w14:paraId="58314EEE" w14:textId="24A510AD" w:rsidR="00C879D4" w:rsidRPr="00AB1781" w:rsidRDefault="00C879D4" w:rsidP="00C879D4">
      <w:pPr>
        <w:pStyle w:val="EnglishHangNoCoptic"/>
      </w:pPr>
      <w:r w:rsidRPr="00AB1781">
        <w:tab/>
        <w:t xml:space="preserve">and those who inhabit the </w:t>
      </w:r>
      <w:r w:rsidR="005438BF">
        <w:t>ends of the earth</w:t>
      </w:r>
    </w:p>
    <w:p w14:paraId="76ADF0A0" w14:textId="511EF823" w:rsidR="00C879D4" w:rsidRPr="00AB1781" w:rsidRDefault="00C879D4" w:rsidP="00C879D4">
      <w:pPr>
        <w:pStyle w:val="EnglishHangNoCoptic"/>
      </w:pPr>
      <w:r w:rsidRPr="00AB1781">
        <w:tab/>
      </w:r>
      <w:r w:rsidR="005438BF">
        <w:t>will be</w:t>
      </w:r>
      <w:r w:rsidRPr="00AB1781">
        <w:t xml:space="preserve"> afraid at </w:t>
      </w:r>
      <w:r w:rsidR="005438BF">
        <w:t>Your signs</w:t>
      </w:r>
      <w:r w:rsidRPr="00AB1781">
        <w:t>.</w:t>
      </w:r>
    </w:p>
    <w:p w14:paraId="09F5271C" w14:textId="74547A92" w:rsidR="00C879D4" w:rsidRPr="00AB1781" w:rsidRDefault="00C879D4" w:rsidP="00C879D4">
      <w:pPr>
        <w:pStyle w:val="EnglishHangEndNoCoptic"/>
      </w:pPr>
      <w:r w:rsidRPr="00AB1781">
        <w:tab/>
      </w:r>
      <w:r w:rsidR="001040C8">
        <w:t>You</w:t>
      </w:r>
      <w:r w:rsidR="005438BF">
        <w:t xml:space="preserve"> will gladden</w:t>
      </w:r>
      <w:r w:rsidRPr="00AB1781">
        <w:t xml:space="preserve"> </w:t>
      </w:r>
      <w:r w:rsidR="005438BF">
        <w:t xml:space="preserve">the </w:t>
      </w:r>
      <w:r w:rsidRPr="00AB1781">
        <w:t>sunrise and sunset.</w:t>
      </w:r>
    </w:p>
    <w:p w14:paraId="1CEA0FC0" w14:textId="548D6EBC" w:rsidR="00C879D4" w:rsidRPr="00AB1781" w:rsidRDefault="00C879D4" w:rsidP="00C879D4">
      <w:pPr>
        <w:pStyle w:val="EnglishHangNoCoptic"/>
      </w:pPr>
      <w:r w:rsidRPr="00AB1781">
        <w:lastRenderedPageBreak/>
        <w:t xml:space="preserve">10 </w:t>
      </w:r>
      <w:r w:rsidR="001040C8">
        <w:t>You</w:t>
      </w:r>
      <w:r w:rsidRPr="00AB1781">
        <w:t xml:space="preserve"> visit</w:t>
      </w:r>
      <w:r w:rsidR="005438BF">
        <w:t>ed</w:t>
      </w:r>
      <w:r w:rsidRPr="00AB1781">
        <w:t xml:space="preserve"> the earth and water</w:t>
      </w:r>
      <w:r w:rsidR="005438BF">
        <w:t>ed</w:t>
      </w:r>
      <w:r w:rsidRPr="00AB1781">
        <w:t xml:space="preserve"> it;</w:t>
      </w:r>
    </w:p>
    <w:p w14:paraId="5A6B0387" w14:textId="7D255F3E" w:rsidR="00C879D4" w:rsidRPr="00AB1781" w:rsidRDefault="00C879D4" w:rsidP="00C879D4">
      <w:pPr>
        <w:pStyle w:val="EnglishHangNoCoptic"/>
      </w:pPr>
      <w:r w:rsidRPr="00AB1781">
        <w:tab/>
      </w:r>
      <w:r w:rsidR="001040C8">
        <w:t>You</w:t>
      </w:r>
      <w:r w:rsidRPr="00AB1781">
        <w:t xml:space="preserve"> </w:t>
      </w:r>
      <w:r w:rsidR="005438BF">
        <w:t>enriched it abundantly;</w:t>
      </w:r>
    </w:p>
    <w:p w14:paraId="56733685" w14:textId="795F358D" w:rsidR="00C879D4" w:rsidRPr="00AB1781" w:rsidRDefault="00C879D4" w:rsidP="00C879D4">
      <w:pPr>
        <w:pStyle w:val="EnglishHangNoCoptic"/>
      </w:pPr>
      <w:r w:rsidRPr="00AB1781">
        <w:tab/>
        <w:t>Th</w:t>
      </w:r>
      <w:r w:rsidR="005438BF">
        <w:t>e river of God is full of water;</w:t>
      </w:r>
    </w:p>
    <w:p w14:paraId="1CFF7C69" w14:textId="0CF579EB" w:rsidR="00C879D4" w:rsidRPr="00AB1781" w:rsidRDefault="00C879D4" w:rsidP="00C879D4">
      <w:pPr>
        <w:pStyle w:val="EnglishHangNoCoptic"/>
      </w:pPr>
      <w:r w:rsidRPr="00AB1781">
        <w:tab/>
      </w:r>
      <w:r w:rsidR="001040C8">
        <w:t>You</w:t>
      </w:r>
      <w:r w:rsidRPr="00AB1781">
        <w:t xml:space="preserve"> </w:t>
      </w:r>
      <w:r w:rsidR="005438BF">
        <w:t>prepare their flood</w:t>
      </w:r>
      <w:r w:rsidRPr="00AB1781">
        <w:t>,</w:t>
      </w:r>
    </w:p>
    <w:p w14:paraId="105497CC" w14:textId="77777777" w:rsidR="00C879D4" w:rsidRPr="00AB1781" w:rsidRDefault="00C879D4" w:rsidP="00C879D4">
      <w:pPr>
        <w:pStyle w:val="EnglishHangEndNoCoptic"/>
      </w:pPr>
      <w:r w:rsidRPr="00AB1781">
        <w:tab/>
        <w:t xml:space="preserve">for such is </w:t>
      </w:r>
      <w:r w:rsidR="00E570CB">
        <w:t>Your</w:t>
      </w:r>
      <w:r w:rsidRPr="00AB1781">
        <w:t xml:space="preserve"> provision.</w:t>
      </w:r>
    </w:p>
    <w:p w14:paraId="185023CF" w14:textId="7AFB36A1" w:rsidR="00C879D4" w:rsidRPr="00AB1781" w:rsidRDefault="00C879D4" w:rsidP="00C879D4">
      <w:pPr>
        <w:pStyle w:val="EnglishHangNoCoptic"/>
      </w:pPr>
      <w:r w:rsidRPr="00AB1781">
        <w:t xml:space="preserve">11 Water </w:t>
      </w:r>
      <w:r w:rsidR="005438BF">
        <w:t>its</w:t>
      </w:r>
      <w:r w:rsidRPr="00AB1781">
        <w:t xml:space="preserve"> furrows, </w:t>
      </w:r>
      <w:r w:rsidR="005438BF">
        <w:t>multiply</w:t>
      </w:r>
      <w:r w:rsidRPr="00AB1781">
        <w:t xml:space="preserve"> </w:t>
      </w:r>
      <w:r w:rsidR="005438BF">
        <w:t>its</w:t>
      </w:r>
      <w:r w:rsidRPr="00AB1781">
        <w:t xml:space="preserve"> crops;</w:t>
      </w:r>
    </w:p>
    <w:p w14:paraId="557A869A" w14:textId="66625E41" w:rsidR="00C879D4" w:rsidRPr="00AB1781" w:rsidRDefault="00C879D4" w:rsidP="00C879D4">
      <w:pPr>
        <w:pStyle w:val="EnglishHangEndNoCoptic"/>
      </w:pPr>
      <w:r w:rsidRPr="00AB1781">
        <w:tab/>
        <w:t>they w</w:t>
      </w:r>
      <w:r w:rsidR="005438BF">
        <w:t>ill sprout</w:t>
      </w:r>
      <w:r w:rsidRPr="00AB1781">
        <w:t xml:space="preserve"> and rejoice in the showers.</w:t>
      </w:r>
    </w:p>
    <w:p w14:paraId="588AA9F2" w14:textId="77777777" w:rsidR="00C879D4" w:rsidRPr="00AB1781" w:rsidRDefault="00C879D4" w:rsidP="00C879D4">
      <w:pPr>
        <w:pStyle w:val="EnglishHangNoCoptic"/>
      </w:pPr>
      <w:r w:rsidRPr="00AB1781">
        <w:t xml:space="preserve">12 </w:t>
      </w:r>
      <w:r w:rsidR="001040C8">
        <w:t>You</w:t>
      </w:r>
      <w:r w:rsidRPr="00AB1781">
        <w:t xml:space="preserve"> </w:t>
      </w:r>
      <w:r w:rsidR="00556387">
        <w:t>will</w:t>
      </w:r>
      <w:r w:rsidRPr="00AB1781">
        <w:t xml:space="preserve"> bless the crown of the year with </w:t>
      </w:r>
      <w:r w:rsidR="00E570CB">
        <w:t>Your</w:t>
      </w:r>
      <w:r w:rsidRPr="00AB1781">
        <w:t xml:space="preserve"> goodness,</w:t>
      </w:r>
    </w:p>
    <w:p w14:paraId="5AA6873F" w14:textId="34BE8280" w:rsidR="00C879D4" w:rsidRDefault="00C879D4" w:rsidP="009448D2">
      <w:pPr>
        <w:pStyle w:val="EnglishHangEndNoCoptic"/>
      </w:pPr>
      <w:r w:rsidRPr="00AB1781">
        <w:tab/>
        <w:t>and the fields will be full of fat stock</w:t>
      </w:r>
      <w:r w:rsidR="005438BF" w:rsidRPr="000676C7">
        <w:rPr>
          <w:rStyle w:val="FootnoteReference"/>
        </w:rPr>
        <w:footnoteReference w:id="330"/>
      </w:r>
      <w:r w:rsidRPr="000676C7">
        <w:rPr>
          <w:rStyle w:val="FootnoteReference"/>
        </w:rPr>
        <w:t>.</w:t>
      </w:r>
    </w:p>
    <w:p w14:paraId="419F7007" w14:textId="794BEEB0" w:rsidR="00C879D4" w:rsidRPr="00AB1781" w:rsidRDefault="00C879D4" w:rsidP="00C879D4">
      <w:pPr>
        <w:pStyle w:val="EnglishHangNoCoptic"/>
      </w:pPr>
      <w:r w:rsidRPr="00AB1781">
        <w:t xml:space="preserve">13 The desert </w:t>
      </w:r>
      <w:r w:rsidR="005438BF">
        <w:t>fruit will be made fat</w:t>
      </w:r>
      <w:r w:rsidRPr="00AB1781">
        <w:t>,</w:t>
      </w:r>
    </w:p>
    <w:p w14:paraId="1C9984DA" w14:textId="76D0F2ED" w:rsidR="00C879D4" w:rsidRPr="00AB1781" w:rsidRDefault="00C879D4" w:rsidP="00C879D4">
      <w:pPr>
        <w:pStyle w:val="EnglishHangEndNoCoptic"/>
      </w:pPr>
      <w:r w:rsidRPr="00AB1781">
        <w:tab/>
        <w:t xml:space="preserve">and the hills will </w:t>
      </w:r>
      <w:r w:rsidR="005438BF">
        <w:t>girdle themselves with</w:t>
      </w:r>
      <w:r w:rsidRPr="00AB1781">
        <w:t xml:space="preserve"> joy.</w:t>
      </w:r>
    </w:p>
    <w:p w14:paraId="488A5D89" w14:textId="3C4DB5AE" w:rsidR="00C879D4" w:rsidRPr="00AB1781" w:rsidRDefault="00C879D4" w:rsidP="00C879D4">
      <w:pPr>
        <w:pStyle w:val="EnglishHangNoCoptic"/>
      </w:pPr>
      <w:r w:rsidRPr="00AB1781">
        <w:t xml:space="preserve">14 The rams of the flocks </w:t>
      </w:r>
      <w:r w:rsidR="005438BF">
        <w:t>are clothed with wool</w:t>
      </w:r>
      <w:r w:rsidRPr="00AB1781">
        <w:t>,</w:t>
      </w:r>
    </w:p>
    <w:p w14:paraId="7F332F67" w14:textId="76DF1780" w:rsidR="00C879D4" w:rsidRPr="00AB1781" w:rsidRDefault="00C879D4" w:rsidP="00C879D4">
      <w:pPr>
        <w:pStyle w:val="EnglishHangNoCoptic"/>
      </w:pPr>
      <w:r w:rsidRPr="00AB1781">
        <w:tab/>
        <w:t xml:space="preserve">and the valleys will </w:t>
      </w:r>
      <w:r w:rsidR="005438BF">
        <w:t>abound in grain;</w:t>
      </w:r>
    </w:p>
    <w:p w14:paraId="69AE6C11" w14:textId="67959371" w:rsidR="00C879D4" w:rsidRPr="00C879D4" w:rsidRDefault="00C879D4" w:rsidP="00C879D4">
      <w:pPr>
        <w:pStyle w:val="EnglishHangEndNoCoptic"/>
      </w:pPr>
      <w:r w:rsidRPr="00AB1781">
        <w:tab/>
        <w:t>They will shout and sing</w:t>
      </w:r>
      <w:r w:rsidR="005438BF">
        <w:t xml:space="preserve"> hymns</w:t>
      </w:r>
      <w:r w:rsidRPr="00AB1781">
        <w:t>.</w:t>
      </w:r>
    </w:p>
    <w:p w14:paraId="6374A682" w14:textId="2C2EF404" w:rsidR="00C879D4" w:rsidRPr="00C879D4" w:rsidRDefault="00C879D4" w:rsidP="00BF0205">
      <w:pPr>
        <w:pStyle w:val="Heading4"/>
      </w:pPr>
      <w:r>
        <w:t>Psalm</w:t>
      </w:r>
      <w:r w:rsidRPr="00AB1781">
        <w:t xml:space="preserve"> 65</w:t>
      </w:r>
      <w:r>
        <w:t xml:space="preserve">: </w:t>
      </w:r>
      <w:r w:rsidR="009216DA">
        <w:t>“Make a joyful noise to God, all the earth”</w:t>
      </w:r>
    </w:p>
    <w:p w14:paraId="0D24BD5E"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You are My Witnesses</w:t>
      </w:r>
    </w:p>
    <w:p w14:paraId="55818774"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and Thanksgiving for Answered Prayer</w:t>
      </w:r>
    </w:p>
    <w:p w14:paraId="653651D8" w14:textId="10E37459" w:rsidR="00C879D4" w:rsidRPr="00AB1781" w:rsidRDefault="00C879D4" w:rsidP="00C879D4">
      <w:pPr>
        <w:pStyle w:val="Rubric"/>
      </w:pPr>
      <w:r w:rsidRPr="00AB1781">
        <w:t>1 (</w:t>
      </w:r>
      <w:r w:rsidR="007048F2">
        <w:t>For the end; a</w:t>
      </w:r>
      <w:r w:rsidRPr="00AB1781">
        <w:t xml:space="preserve"> Song of a Psalm of Resurrection)</w:t>
      </w:r>
      <w:r w:rsidRPr="00AB1781">
        <w:rPr>
          <w:rStyle w:val="FootnoteReference"/>
        </w:rPr>
        <w:footnoteReference w:id="331"/>
      </w:r>
    </w:p>
    <w:p w14:paraId="6FEEAA1A" w14:textId="4565AFD5" w:rsidR="00C879D4" w:rsidRPr="00AB1781" w:rsidRDefault="000E01D1" w:rsidP="00C879D4">
      <w:pPr>
        <w:pStyle w:val="EnglishHangEndNoCoptic"/>
      </w:pPr>
      <w:r>
        <w:t>Make a joyful noise to God</w:t>
      </w:r>
      <w:r w:rsidR="00C879D4" w:rsidRPr="00AB1781">
        <w:t>, all the earth.</w:t>
      </w:r>
      <w:r w:rsidR="00C879D4" w:rsidRPr="00AB1781">
        <w:rPr>
          <w:rStyle w:val="FootnoteReference"/>
        </w:rPr>
        <w:footnoteReference w:id="332"/>
      </w:r>
    </w:p>
    <w:p w14:paraId="32009118" w14:textId="0DCCD6C8" w:rsidR="00C879D4" w:rsidRPr="00AB1781" w:rsidRDefault="007D2678" w:rsidP="00C879D4">
      <w:pPr>
        <w:pStyle w:val="EnglishHangEndNoCoptic"/>
      </w:pPr>
      <w:r>
        <w:t>2 Sing to His N</w:t>
      </w:r>
      <w:r w:rsidR="00C879D4" w:rsidRPr="00AB1781">
        <w:t>ame; give glory to His praise.</w:t>
      </w:r>
    </w:p>
    <w:p w14:paraId="5ACB240D" w14:textId="20786E1E" w:rsidR="00C879D4" w:rsidRPr="00AB1781" w:rsidRDefault="000E01D1" w:rsidP="00C879D4">
      <w:pPr>
        <w:pStyle w:val="EnglishHangNoCoptic"/>
      </w:pPr>
      <w:r>
        <w:t>3 Say to God, “</w:t>
      </w:r>
      <w:r w:rsidR="00C879D4" w:rsidRPr="00AB1781">
        <w:t xml:space="preserve">How </w:t>
      </w:r>
      <w:r>
        <w:t>awesome</w:t>
      </w:r>
      <w:r w:rsidR="00C879D4" w:rsidRPr="00AB1781">
        <w:t xml:space="preserve"> are </w:t>
      </w:r>
      <w:r w:rsidR="00E570CB">
        <w:t>Your</w:t>
      </w:r>
      <w:r>
        <w:t xml:space="preserve"> works!”</w:t>
      </w:r>
    </w:p>
    <w:p w14:paraId="3E32FADD" w14:textId="77777777" w:rsidR="00C879D4" w:rsidRPr="00AB1781" w:rsidRDefault="00C879D4" w:rsidP="00C879D4">
      <w:pPr>
        <w:pStyle w:val="EnglishHangNoCoptic"/>
      </w:pPr>
      <w:r w:rsidRPr="00AB1781">
        <w:tab/>
        <w:t xml:space="preserve">At the greatness of </w:t>
      </w:r>
      <w:r w:rsidR="00E570CB">
        <w:t>Your</w:t>
      </w:r>
      <w:r w:rsidRPr="00AB1781">
        <w:t xml:space="preserve"> power</w:t>
      </w:r>
    </w:p>
    <w:p w14:paraId="44CEB897" w14:textId="77777777" w:rsidR="00C879D4" w:rsidRPr="00AB1781" w:rsidRDefault="00C879D4" w:rsidP="00C879D4">
      <w:pPr>
        <w:pStyle w:val="EnglishHangEndNoCoptic"/>
      </w:pPr>
      <w:r w:rsidRPr="00AB1781">
        <w:tab/>
      </w:r>
      <w:r w:rsidR="00E570CB">
        <w:t>Your</w:t>
      </w:r>
      <w:r w:rsidRPr="00AB1781">
        <w:t xml:space="preserve"> enemies play false with </w:t>
      </w:r>
      <w:r w:rsidR="001040C8">
        <w:t>You</w:t>
      </w:r>
      <w:r w:rsidRPr="00AB1781">
        <w:t>.</w:t>
      </w:r>
      <w:r w:rsidRPr="00AB1781">
        <w:rPr>
          <w:rStyle w:val="FootnoteReference"/>
        </w:rPr>
        <w:footnoteReference w:id="333"/>
      </w:r>
    </w:p>
    <w:p w14:paraId="498C5D8F" w14:textId="5D576AE6" w:rsidR="00C879D4" w:rsidRPr="00AB1781" w:rsidRDefault="00C879D4" w:rsidP="00C879D4">
      <w:pPr>
        <w:pStyle w:val="EnglishHangNoCoptic"/>
      </w:pPr>
      <w:r w:rsidRPr="00AB1781">
        <w:t>4 Let all the earth</w:t>
      </w:r>
      <w:r w:rsidRPr="00AB1781">
        <w:rPr>
          <w:rStyle w:val="FootnoteReference"/>
        </w:rPr>
        <w:footnoteReference w:id="334"/>
      </w:r>
      <w:r w:rsidRPr="00AB1781">
        <w:t xml:space="preserve"> worship</w:t>
      </w:r>
      <w:r w:rsidR="000E01D1">
        <w:rPr>
          <w:rStyle w:val="FootnoteReference"/>
        </w:rPr>
        <w:footnoteReference w:id="335"/>
      </w:r>
      <w:r w:rsidRPr="00AB1781">
        <w:t xml:space="preserve"> </w:t>
      </w:r>
      <w:r w:rsidR="001040C8">
        <w:t>You</w:t>
      </w:r>
    </w:p>
    <w:p w14:paraId="28EE1596" w14:textId="77777777" w:rsidR="00C879D4" w:rsidRPr="00AB1781" w:rsidRDefault="00C879D4" w:rsidP="00C879D4">
      <w:pPr>
        <w:pStyle w:val="EnglishHangNoCoptic"/>
      </w:pPr>
      <w:r w:rsidRPr="00AB1781">
        <w:tab/>
        <w:t xml:space="preserve">and sing to </w:t>
      </w:r>
      <w:r w:rsidR="001040C8">
        <w:t>You</w:t>
      </w:r>
      <w:r w:rsidRPr="00AB1781">
        <w:t>;</w:t>
      </w:r>
    </w:p>
    <w:p w14:paraId="50BEDEC7" w14:textId="7DACDACF" w:rsidR="00C879D4" w:rsidRPr="00AB1781" w:rsidRDefault="00C879D4" w:rsidP="00C879D4">
      <w:pPr>
        <w:pStyle w:val="EnglishHangEndNoCoptic"/>
      </w:pPr>
      <w:r w:rsidRPr="00AB1781">
        <w:tab/>
        <w:t xml:space="preserve">let them sing to </w:t>
      </w:r>
      <w:r w:rsidR="00E570CB">
        <w:t>Your</w:t>
      </w:r>
      <w:r w:rsidRPr="00AB1781">
        <w:t xml:space="preserve"> Name. </w:t>
      </w:r>
      <w:r w:rsidRPr="00AB1781">
        <w:rPr>
          <w:i/>
        </w:rPr>
        <w:t>(Pause)</w:t>
      </w:r>
    </w:p>
    <w:p w14:paraId="4575567A" w14:textId="77777777" w:rsidR="00C879D4" w:rsidRPr="00AB1781" w:rsidRDefault="00C879D4" w:rsidP="00C879D4">
      <w:pPr>
        <w:pStyle w:val="EnglishHangNoCoptic"/>
      </w:pPr>
      <w:r w:rsidRPr="00AB1781">
        <w:lastRenderedPageBreak/>
        <w:t>5 Come and see the works of God,</w:t>
      </w:r>
      <w:r w:rsidRPr="00AB1781">
        <w:rPr>
          <w:rStyle w:val="FootnoteReference"/>
        </w:rPr>
        <w:footnoteReference w:id="336"/>
      </w:r>
    </w:p>
    <w:p w14:paraId="41836C86" w14:textId="164D3F31" w:rsidR="00C879D4" w:rsidRPr="00AB1781" w:rsidRDefault="00C879D4" w:rsidP="00C879D4">
      <w:pPr>
        <w:pStyle w:val="EnglishHangNoCoptic"/>
      </w:pPr>
      <w:r w:rsidRPr="00AB1781">
        <w:tab/>
      </w:r>
      <w:r w:rsidR="000E01D1">
        <w:t>He is awesome</w:t>
      </w:r>
      <w:r w:rsidRPr="00AB1781">
        <w:t xml:space="preserve"> in His plans</w:t>
      </w:r>
      <w:r w:rsidRPr="00AB1781">
        <w:rPr>
          <w:rStyle w:val="FootnoteReference"/>
        </w:rPr>
        <w:footnoteReference w:id="337"/>
      </w:r>
    </w:p>
    <w:p w14:paraId="69E7213A" w14:textId="171D42E3" w:rsidR="00C879D4" w:rsidRPr="00AB1781" w:rsidRDefault="00C879D4" w:rsidP="00C879D4">
      <w:pPr>
        <w:pStyle w:val="EnglishHangEndNoCoptic"/>
      </w:pPr>
      <w:r w:rsidRPr="00AB1781">
        <w:tab/>
      </w:r>
      <w:r w:rsidR="000E01D1">
        <w:t>than</w:t>
      </w:r>
      <w:r w:rsidR="000E01D1">
        <w:rPr>
          <w:rStyle w:val="FootnoteReference"/>
        </w:rPr>
        <w:footnoteReference w:id="338"/>
      </w:r>
      <w:r w:rsidRPr="00AB1781">
        <w:t xml:space="preserve"> the sons of men,</w:t>
      </w:r>
    </w:p>
    <w:p w14:paraId="62F29206" w14:textId="77777777" w:rsidR="00C879D4" w:rsidRPr="00AB1781" w:rsidRDefault="00C879D4" w:rsidP="00C879D4">
      <w:pPr>
        <w:pStyle w:val="EnglishHangNoCoptic"/>
      </w:pPr>
      <w:r w:rsidRPr="00AB1781">
        <w:t>6 Who turns the sea into dry land;</w:t>
      </w:r>
    </w:p>
    <w:p w14:paraId="0ED8D5DC" w14:textId="77777777" w:rsidR="00C879D4" w:rsidRPr="00AB1781" w:rsidRDefault="00C879D4" w:rsidP="00C879D4">
      <w:pPr>
        <w:pStyle w:val="EnglishHangNoCoptic"/>
      </w:pPr>
      <w:r w:rsidRPr="00AB1781">
        <w:tab/>
        <w:t>they pass through the river on foot.</w:t>
      </w:r>
    </w:p>
    <w:p w14:paraId="2F911F0E" w14:textId="7DA37D63" w:rsidR="00C879D4" w:rsidRPr="00AB1781" w:rsidRDefault="00C879D4" w:rsidP="00C879D4">
      <w:pPr>
        <w:pStyle w:val="EnglishHangEndNoCoptic"/>
      </w:pPr>
      <w:r w:rsidRPr="00AB1781">
        <w:tab/>
      </w:r>
      <w:r w:rsidR="000E01D1">
        <w:t>We will be glad in Him there,</w:t>
      </w:r>
    </w:p>
    <w:p w14:paraId="6D613686" w14:textId="55F8BCF3" w:rsidR="00C879D4" w:rsidRPr="00AB1781" w:rsidRDefault="00C879D4" w:rsidP="00C879D4">
      <w:pPr>
        <w:pStyle w:val="EnglishHangNoCoptic"/>
      </w:pPr>
      <w:r w:rsidRPr="00AB1781">
        <w:t xml:space="preserve">7 </w:t>
      </w:r>
      <w:r w:rsidR="000E01D1">
        <w:t xml:space="preserve">[In Him] </w:t>
      </w:r>
      <w:r w:rsidRPr="00AB1781">
        <w:t xml:space="preserve">Who rules </w:t>
      </w:r>
      <w:r w:rsidR="000E01D1">
        <w:t>eternity in</w:t>
      </w:r>
      <w:r w:rsidRPr="00AB1781">
        <w:t xml:space="preserve"> His </w:t>
      </w:r>
      <w:r w:rsidR="000E01D1">
        <w:t>power;</w:t>
      </w:r>
    </w:p>
    <w:p w14:paraId="457595BC" w14:textId="4BF90035" w:rsidR="00C879D4" w:rsidRPr="00AB1781" w:rsidRDefault="00C879D4" w:rsidP="00C879D4">
      <w:pPr>
        <w:pStyle w:val="EnglishHangNoCoptic"/>
      </w:pPr>
      <w:r w:rsidRPr="00AB1781">
        <w:tab/>
        <w:t>His eyes watch over the nation</w:t>
      </w:r>
      <w:r w:rsidR="000E01D1">
        <w:t>s;</w:t>
      </w:r>
      <w:r w:rsidRPr="00AB1781">
        <w:rPr>
          <w:rStyle w:val="FootnoteReference"/>
        </w:rPr>
        <w:footnoteReference w:id="339"/>
      </w:r>
    </w:p>
    <w:p w14:paraId="4AFE2C3B" w14:textId="07586826" w:rsidR="00C879D4" w:rsidRPr="00AB1781" w:rsidRDefault="00C879D4" w:rsidP="00C879D4">
      <w:pPr>
        <w:pStyle w:val="EnglishHangNoCoptic"/>
      </w:pPr>
      <w:r w:rsidRPr="00AB1781">
        <w:tab/>
      </w:r>
      <w:r w:rsidR="000E01D1">
        <w:t>Do not let</w:t>
      </w:r>
      <w:r w:rsidRPr="00AB1781">
        <w:t xml:space="preserve"> those who </w:t>
      </w:r>
      <w:r w:rsidR="000E01D1">
        <w:t>provoke</w:t>
      </w:r>
      <w:r w:rsidRPr="00AB1781">
        <w:t xml:space="preserve"> Him</w:t>
      </w:r>
    </w:p>
    <w:p w14:paraId="13F3B298" w14:textId="77777777" w:rsidR="00C879D4" w:rsidRPr="00AB1781" w:rsidRDefault="00C879D4" w:rsidP="00C879D4">
      <w:pPr>
        <w:pStyle w:val="EnglishHangEndNoCoptic"/>
      </w:pPr>
      <w:r w:rsidRPr="00AB1781">
        <w:tab/>
        <w:t xml:space="preserve">be exalted in themselves. </w:t>
      </w:r>
      <w:r w:rsidRPr="00AB1781">
        <w:rPr>
          <w:i/>
        </w:rPr>
        <w:t>(Pause)</w:t>
      </w:r>
    </w:p>
    <w:p w14:paraId="07173EEC" w14:textId="52E3C13C" w:rsidR="00C879D4" w:rsidRPr="00AB1781" w:rsidRDefault="00C879D4" w:rsidP="00C879D4">
      <w:pPr>
        <w:pStyle w:val="EnglishHangNoCoptic"/>
      </w:pPr>
      <w:r w:rsidRPr="00AB1781">
        <w:t xml:space="preserve">8 Bless our God, </w:t>
      </w:r>
      <w:r w:rsidR="000E01D1">
        <w:t>O</w:t>
      </w:r>
      <w:r w:rsidRPr="00AB1781">
        <w:t xml:space="preserve"> nations,</w:t>
      </w:r>
    </w:p>
    <w:p w14:paraId="21D5A513" w14:textId="5BBD0CFF" w:rsidR="00C879D4" w:rsidRPr="00C879D4" w:rsidRDefault="00C879D4" w:rsidP="00C879D4">
      <w:pPr>
        <w:pStyle w:val="EnglishHangEndNoCoptic"/>
      </w:pPr>
      <w:r w:rsidRPr="00AB1781">
        <w:tab/>
        <w:t xml:space="preserve">and </w:t>
      </w:r>
      <w:r w:rsidR="000E01D1">
        <w:t>make</w:t>
      </w:r>
      <w:r w:rsidRPr="00AB1781">
        <w:t xml:space="preserve"> the </w:t>
      </w:r>
      <w:r w:rsidR="000E01D1">
        <w:t>voice</w:t>
      </w:r>
      <w:r w:rsidRPr="00AB1781">
        <w:t xml:space="preserve"> of His praise be heard,</w:t>
      </w:r>
    </w:p>
    <w:p w14:paraId="1C2A8C5E" w14:textId="6FEE9FC4" w:rsidR="00C879D4" w:rsidRPr="00AB1781" w:rsidRDefault="000E01D1" w:rsidP="00C879D4">
      <w:pPr>
        <w:pStyle w:val="EnglishHangNoCoptic"/>
      </w:pPr>
      <w:r>
        <w:t>9 Who</w:t>
      </w:r>
      <w:r w:rsidR="00C879D4" w:rsidRPr="00AB1781">
        <w:t xml:space="preserve"> restored my soul to life</w:t>
      </w:r>
    </w:p>
    <w:p w14:paraId="2757AA0C" w14:textId="77777777" w:rsidR="00C879D4" w:rsidRPr="00AB1781" w:rsidRDefault="00C879D4" w:rsidP="00C879D4">
      <w:pPr>
        <w:pStyle w:val="EnglishHangEndNoCoptic"/>
      </w:pPr>
      <w:r w:rsidRPr="00AB1781">
        <w:tab/>
        <w:t>and has not allowed my feet to stumble.</w:t>
      </w:r>
    </w:p>
    <w:p w14:paraId="6923552A" w14:textId="6AA5BAF8" w:rsidR="00C879D4" w:rsidRPr="00AB1781" w:rsidRDefault="00C879D4" w:rsidP="00C879D4">
      <w:pPr>
        <w:pStyle w:val="EnglishHangNoCoptic"/>
      </w:pPr>
      <w:r w:rsidRPr="00AB1781">
        <w:t xml:space="preserve">10 For </w:t>
      </w:r>
      <w:r w:rsidR="00C104A1">
        <w:t>You</w:t>
      </w:r>
      <w:r w:rsidRPr="00AB1781">
        <w:t xml:space="preserve">, O God, </w:t>
      </w:r>
      <w:r w:rsidR="000E01D1">
        <w:t>tested us</w:t>
      </w:r>
      <w:r w:rsidRPr="00AB1781">
        <w:t>;</w:t>
      </w:r>
    </w:p>
    <w:p w14:paraId="0B871F0D" w14:textId="7302AA16" w:rsidR="00C879D4" w:rsidRPr="00AB1781" w:rsidRDefault="00C879D4" w:rsidP="00C879D4">
      <w:pPr>
        <w:pStyle w:val="EnglishHangEndNoCoptic"/>
      </w:pPr>
      <w:r w:rsidRPr="00AB1781">
        <w:tab/>
      </w:r>
      <w:r w:rsidR="001040C8">
        <w:t>You</w:t>
      </w:r>
      <w:r w:rsidRPr="00AB1781">
        <w:t xml:space="preserve"> tried us as silver is tried.</w:t>
      </w:r>
    </w:p>
    <w:p w14:paraId="59BEF3B0" w14:textId="243A7E1D" w:rsidR="00C879D4" w:rsidRPr="00AB1781" w:rsidRDefault="00C879D4" w:rsidP="00C879D4">
      <w:pPr>
        <w:pStyle w:val="EnglishHangNoCoptic"/>
      </w:pPr>
      <w:r w:rsidRPr="00AB1781">
        <w:t xml:space="preserve">11 </w:t>
      </w:r>
      <w:r w:rsidR="001040C8">
        <w:t>You</w:t>
      </w:r>
      <w:r w:rsidRPr="00AB1781">
        <w:t xml:space="preserve"> </w:t>
      </w:r>
      <w:r w:rsidR="001040C8">
        <w:t>did</w:t>
      </w:r>
      <w:r w:rsidRPr="00AB1781">
        <w:t xml:space="preserve"> bring us into the </w:t>
      </w:r>
      <w:r w:rsidR="004373DB">
        <w:t>snare</w:t>
      </w:r>
      <w:r w:rsidRPr="00AB1781">
        <w:t>;</w:t>
      </w:r>
      <w:r w:rsidRPr="00AB1781">
        <w:rPr>
          <w:rStyle w:val="FootnoteReference"/>
        </w:rPr>
        <w:footnoteReference w:id="340"/>
      </w:r>
    </w:p>
    <w:p w14:paraId="0D978919" w14:textId="79AA744C" w:rsidR="00C879D4" w:rsidRPr="00AB1781" w:rsidRDefault="00C879D4" w:rsidP="00C879D4">
      <w:pPr>
        <w:pStyle w:val="EnglishHangEndNoCoptic"/>
      </w:pPr>
      <w:r w:rsidRPr="00AB1781">
        <w:tab/>
      </w:r>
      <w:r w:rsidR="001040C8">
        <w:t>You</w:t>
      </w:r>
      <w:r w:rsidRPr="00AB1781">
        <w:t xml:space="preserve"> </w:t>
      </w:r>
      <w:r w:rsidR="004373DB">
        <w:t>laid</w:t>
      </w:r>
      <w:r w:rsidRPr="00AB1781">
        <w:t xml:space="preserve"> afflictions on our backs.</w:t>
      </w:r>
    </w:p>
    <w:p w14:paraId="0973359D" w14:textId="5F907BAA" w:rsidR="00C879D4" w:rsidRPr="00AB1781" w:rsidRDefault="00C879D4" w:rsidP="00C879D4">
      <w:pPr>
        <w:pStyle w:val="EnglishHangNoCoptic"/>
      </w:pPr>
      <w:r w:rsidRPr="00AB1781">
        <w:t xml:space="preserve">12 </w:t>
      </w:r>
      <w:r w:rsidR="001040C8">
        <w:t>You</w:t>
      </w:r>
      <w:r w:rsidRPr="00AB1781">
        <w:t xml:space="preserve"> set men over our heads;</w:t>
      </w:r>
    </w:p>
    <w:p w14:paraId="23DC7DFC" w14:textId="77777777" w:rsidR="00C879D4" w:rsidRPr="00AB1781" w:rsidRDefault="00C879D4" w:rsidP="00C879D4">
      <w:pPr>
        <w:pStyle w:val="EnglishHangNoCoptic"/>
      </w:pPr>
      <w:r w:rsidRPr="00AB1781">
        <w:tab/>
        <w:t>we passed through fire and water,</w:t>
      </w:r>
    </w:p>
    <w:p w14:paraId="5CD9FDFE" w14:textId="681A0252" w:rsidR="00C879D4" w:rsidRPr="00AB1781" w:rsidRDefault="004373DB" w:rsidP="00C879D4">
      <w:pPr>
        <w:pStyle w:val="EnglishHangEndNoCoptic"/>
      </w:pPr>
      <w:r>
        <w:tab/>
        <w:t>and</w:t>
      </w:r>
      <w:r w:rsidR="00C879D4" w:rsidRPr="00AB1781">
        <w:t xml:space="preserve"> </w:t>
      </w:r>
      <w:r w:rsidR="001040C8">
        <w:t>You</w:t>
      </w:r>
      <w:r w:rsidR="00C879D4" w:rsidRPr="00AB1781">
        <w:t xml:space="preserve"> brought us </w:t>
      </w:r>
      <w:r>
        <w:t xml:space="preserve">out </w:t>
      </w:r>
      <w:r w:rsidR="00C879D4" w:rsidRPr="00AB1781">
        <w:t>to revival.</w:t>
      </w:r>
    </w:p>
    <w:p w14:paraId="31F1E41F" w14:textId="77777777" w:rsidR="00C879D4" w:rsidRPr="00AB1781" w:rsidRDefault="00C879D4" w:rsidP="00C879D4">
      <w:pPr>
        <w:pStyle w:val="EnglishHangNoCoptic"/>
      </w:pPr>
      <w:r w:rsidRPr="00AB1781">
        <w:t xml:space="preserve">13 I will enter </w:t>
      </w:r>
      <w:r w:rsidR="00E570CB">
        <w:t>Your</w:t>
      </w:r>
      <w:r w:rsidRPr="00AB1781">
        <w:t xml:space="preserve"> house with whole burnt offerings;</w:t>
      </w:r>
    </w:p>
    <w:p w14:paraId="27C953DA" w14:textId="77777777" w:rsidR="00C879D4" w:rsidRPr="00AB1781" w:rsidRDefault="00C879D4" w:rsidP="00C879D4">
      <w:pPr>
        <w:pStyle w:val="EnglishHangEndNoCoptic"/>
      </w:pPr>
      <w:r w:rsidRPr="00AB1781">
        <w:tab/>
        <w:t xml:space="preserve">I will pay </w:t>
      </w:r>
      <w:r w:rsidR="001040C8">
        <w:t>You</w:t>
      </w:r>
      <w:r w:rsidRPr="00AB1781">
        <w:t xml:space="preserve"> my vows,</w:t>
      </w:r>
    </w:p>
    <w:p w14:paraId="71A29CD2" w14:textId="7D68DCA9" w:rsidR="00C879D4" w:rsidRPr="00AB1781" w:rsidRDefault="00C879D4" w:rsidP="00C879D4">
      <w:pPr>
        <w:pStyle w:val="EnglishHangNoCoptic"/>
      </w:pPr>
      <w:r w:rsidRPr="00AB1781">
        <w:t xml:space="preserve">14 which my lips </w:t>
      </w:r>
      <w:r w:rsidR="004373DB">
        <w:t>uttered,</w:t>
      </w:r>
    </w:p>
    <w:p w14:paraId="06672133" w14:textId="7A4383FE" w:rsidR="00C879D4" w:rsidRPr="00AB1781" w:rsidRDefault="004373DB" w:rsidP="00C879D4">
      <w:pPr>
        <w:pStyle w:val="EnglishHangEndNoCoptic"/>
      </w:pPr>
      <w:r>
        <w:tab/>
        <w:t>and [which] m</w:t>
      </w:r>
      <w:r w:rsidR="00C879D4" w:rsidRPr="00AB1781">
        <w:t xml:space="preserve">y mouth </w:t>
      </w:r>
      <w:r>
        <w:t>spoke</w:t>
      </w:r>
      <w:r w:rsidR="00C879D4" w:rsidRPr="00AB1781">
        <w:t xml:space="preserve"> in my affliction.</w:t>
      </w:r>
    </w:p>
    <w:p w14:paraId="3D714D36" w14:textId="29319E87" w:rsidR="00C879D4" w:rsidRPr="00AB1781" w:rsidRDefault="00C879D4" w:rsidP="00C879D4">
      <w:pPr>
        <w:pStyle w:val="EnglishHangNoCoptic"/>
      </w:pPr>
      <w:r w:rsidRPr="00AB1781">
        <w:t xml:space="preserve">15 I will offer </w:t>
      </w:r>
      <w:r w:rsidR="001040C8">
        <w:t>You</w:t>
      </w:r>
      <w:r w:rsidR="004373DB">
        <w:t xml:space="preserve"> fatted whole burnt offerings</w:t>
      </w:r>
      <w:r w:rsidRPr="00AB1781">
        <w:t>,</w:t>
      </w:r>
    </w:p>
    <w:p w14:paraId="3EABE67C" w14:textId="77777777" w:rsidR="00C879D4" w:rsidRPr="00AB1781" w:rsidRDefault="00C879D4" w:rsidP="00C879D4">
      <w:pPr>
        <w:pStyle w:val="EnglishHangNoCoptic"/>
      </w:pPr>
      <w:r w:rsidRPr="00AB1781">
        <w:tab/>
        <w:t>with incense and rams;</w:t>
      </w:r>
    </w:p>
    <w:p w14:paraId="63B60307" w14:textId="3761E8D5" w:rsidR="00C879D4" w:rsidRPr="00AB1781" w:rsidRDefault="00C879D4" w:rsidP="00C879D4">
      <w:pPr>
        <w:pStyle w:val="EnglishHangEndNoCoptic"/>
      </w:pPr>
      <w:r w:rsidRPr="00AB1781">
        <w:tab/>
        <w:t xml:space="preserve">I will offer </w:t>
      </w:r>
      <w:r w:rsidR="001040C8">
        <w:t>You</w:t>
      </w:r>
      <w:r w:rsidRPr="00AB1781">
        <w:t xml:space="preserve"> </w:t>
      </w:r>
      <w:r w:rsidR="004373DB">
        <w:t>cows</w:t>
      </w:r>
      <w:r w:rsidRPr="00AB1781">
        <w:t xml:space="preserve"> and goats. </w:t>
      </w:r>
      <w:r w:rsidRPr="00AB1781">
        <w:rPr>
          <w:i/>
        </w:rPr>
        <w:t>(Pause)</w:t>
      </w:r>
    </w:p>
    <w:p w14:paraId="589F1788" w14:textId="77777777" w:rsidR="00C879D4" w:rsidRPr="00AB1781" w:rsidRDefault="00C879D4" w:rsidP="00C879D4">
      <w:pPr>
        <w:pStyle w:val="EnglishHangNoCoptic"/>
      </w:pPr>
      <w:r w:rsidRPr="00AB1781">
        <w:t>16 Come and hear, all you who fear God,</w:t>
      </w:r>
    </w:p>
    <w:p w14:paraId="6A569D23" w14:textId="77777777" w:rsidR="00C879D4" w:rsidRPr="00AB1781" w:rsidRDefault="00C879D4" w:rsidP="00C879D4">
      <w:pPr>
        <w:pStyle w:val="EnglishHangEndNoCoptic"/>
      </w:pPr>
      <w:r w:rsidRPr="00AB1781">
        <w:tab/>
        <w:t>and I will tell you what He has done for my soul.</w:t>
      </w:r>
    </w:p>
    <w:p w14:paraId="17D734AA" w14:textId="77777777" w:rsidR="00C879D4" w:rsidRPr="00AB1781" w:rsidRDefault="00C879D4" w:rsidP="00C879D4">
      <w:pPr>
        <w:pStyle w:val="EnglishHangNoCoptic"/>
      </w:pPr>
      <w:r w:rsidRPr="00AB1781">
        <w:lastRenderedPageBreak/>
        <w:t>17 I cried to Him with my mouth,</w:t>
      </w:r>
    </w:p>
    <w:p w14:paraId="360C1548" w14:textId="4A2444D5" w:rsidR="00C879D4" w:rsidRPr="00AB1781" w:rsidRDefault="00C879D4" w:rsidP="00C879D4">
      <w:pPr>
        <w:pStyle w:val="EnglishHangEndNoCoptic"/>
      </w:pPr>
      <w:r w:rsidRPr="00AB1781">
        <w:tab/>
        <w:t xml:space="preserve">and </w:t>
      </w:r>
      <w:r w:rsidR="004373DB">
        <w:t>exalted</w:t>
      </w:r>
      <w:r w:rsidRPr="00AB1781">
        <w:t xml:space="preserve"> Him </w:t>
      </w:r>
      <w:r w:rsidR="004373DB">
        <w:t>with</w:t>
      </w:r>
      <w:r w:rsidRPr="00AB1781">
        <w:t xml:space="preserve"> my tongue.</w:t>
      </w:r>
      <w:r w:rsidRPr="00AB1781">
        <w:rPr>
          <w:rStyle w:val="FootnoteReference"/>
        </w:rPr>
        <w:footnoteReference w:id="341"/>
      </w:r>
    </w:p>
    <w:p w14:paraId="0899357D" w14:textId="77777777" w:rsidR="00C879D4" w:rsidRPr="00AB1781" w:rsidRDefault="00C879D4" w:rsidP="00C879D4">
      <w:pPr>
        <w:pStyle w:val="EnglishHangNoCoptic"/>
      </w:pPr>
      <w:r w:rsidRPr="00AB1781">
        <w:t>18 If I have contemplated sin in my heart,</w:t>
      </w:r>
    </w:p>
    <w:p w14:paraId="78A5B713" w14:textId="77777777" w:rsidR="00C879D4" w:rsidRPr="00AB1781" w:rsidRDefault="00C879D4" w:rsidP="00C879D4">
      <w:pPr>
        <w:pStyle w:val="EnglishHangEndNoCoptic"/>
      </w:pPr>
      <w:r w:rsidRPr="00AB1781">
        <w:tab/>
        <w:t>may the Lord not answer me.</w:t>
      </w:r>
    </w:p>
    <w:p w14:paraId="086D5CBA" w14:textId="77777777" w:rsidR="00C879D4" w:rsidRPr="00AB1781" w:rsidRDefault="00C879D4" w:rsidP="00C879D4">
      <w:pPr>
        <w:pStyle w:val="EnglishHangNoCoptic"/>
      </w:pPr>
      <w:r w:rsidRPr="00AB1781">
        <w:t>19 But that is why God has answered me;</w:t>
      </w:r>
    </w:p>
    <w:p w14:paraId="668AF2C1" w14:textId="7E067A88" w:rsidR="00C879D4" w:rsidRPr="00AB1781" w:rsidRDefault="00C879D4" w:rsidP="00C879D4">
      <w:pPr>
        <w:pStyle w:val="EnglishHangEndNoCoptic"/>
      </w:pPr>
      <w:r w:rsidRPr="00AB1781">
        <w:tab/>
        <w:t xml:space="preserve">He attended to the </w:t>
      </w:r>
      <w:r w:rsidR="004373DB">
        <w:t>voice of my supplication</w:t>
      </w:r>
      <w:r w:rsidRPr="00AB1781">
        <w:t>.</w:t>
      </w:r>
    </w:p>
    <w:p w14:paraId="7B8FD63D" w14:textId="333E0543" w:rsidR="00C879D4" w:rsidRPr="00AB1781" w:rsidRDefault="00C879D4" w:rsidP="00C879D4">
      <w:pPr>
        <w:pStyle w:val="EnglishHangNoCoptic"/>
      </w:pPr>
      <w:r w:rsidRPr="00AB1781">
        <w:t>20 Blessed be God</w:t>
      </w:r>
      <w:r w:rsidR="004373DB">
        <w:t>,</w:t>
      </w:r>
    </w:p>
    <w:p w14:paraId="581AD33A" w14:textId="6D5CA3CB" w:rsidR="00C879D4" w:rsidRPr="00AB1781" w:rsidRDefault="00C879D4" w:rsidP="00C879D4">
      <w:pPr>
        <w:pStyle w:val="EnglishHangNoCoptic"/>
      </w:pPr>
      <w:r w:rsidRPr="00AB1781">
        <w:tab/>
        <w:t>Who has not rejected my prayer</w:t>
      </w:r>
      <w:r w:rsidR="004373DB">
        <w:t>,</w:t>
      </w:r>
    </w:p>
    <w:p w14:paraId="182635A9" w14:textId="77777777" w:rsidR="00C879D4" w:rsidRPr="00C879D4" w:rsidRDefault="00C879D4" w:rsidP="00C879D4">
      <w:pPr>
        <w:pStyle w:val="EnglishHangEndNoCoptic"/>
      </w:pPr>
      <w:r w:rsidRPr="00AB1781">
        <w:tab/>
        <w:t>nor turned His mercy from me.</w:t>
      </w:r>
    </w:p>
    <w:p w14:paraId="0CE542DB" w14:textId="50430FB7" w:rsidR="00C879D4" w:rsidRPr="00C879D4" w:rsidRDefault="00C879D4" w:rsidP="00BF0205">
      <w:pPr>
        <w:pStyle w:val="Heading4"/>
      </w:pPr>
      <w:bookmarkStart w:id="269" w:name="_Ref412026041"/>
      <w:r>
        <w:t>Psalm</w:t>
      </w:r>
      <w:r w:rsidRPr="00AB1781">
        <w:t xml:space="preserve"> 66</w:t>
      </w:r>
      <w:r>
        <w:t xml:space="preserve">: </w:t>
      </w:r>
      <w:r w:rsidR="007D2678">
        <w:t>“</w:t>
      </w:r>
      <w:r>
        <w:t>M</w:t>
      </w:r>
      <w:r w:rsidR="007D2678">
        <w:t>a</w:t>
      </w:r>
      <w:r>
        <w:t>y God have compassion on us and bless u</w:t>
      </w:r>
      <w:r w:rsidR="005453DF">
        <w:t>s”</w:t>
      </w:r>
      <w:bookmarkEnd w:id="269"/>
    </w:p>
    <w:p w14:paraId="52427059"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Smile of Grace</w:t>
      </w:r>
    </w:p>
    <w:p w14:paraId="59DCE74A"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Expansion of God’s Kingdom</w:t>
      </w:r>
    </w:p>
    <w:p w14:paraId="0AA1DD60" w14:textId="57BD36EA" w:rsidR="00F14AA6" w:rsidRDefault="00F14AA6" w:rsidP="00C879D4">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7EB65708" w14:textId="53EECD60" w:rsidR="00C879D4" w:rsidRPr="00AB1781" w:rsidRDefault="00C879D4" w:rsidP="00C879D4">
      <w:pPr>
        <w:pStyle w:val="Rubric"/>
      </w:pPr>
      <w:r w:rsidRPr="00AB1781">
        <w:t>1 (</w:t>
      </w:r>
      <w:r w:rsidR="001F277E">
        <w:t>For then end; among hymns. A Psalm of an Ode</w:t>
      </w:r>
      <w:r>
        <w:t>)</w:t>
      </w:r>
    </w:p>
    <w:p w14:paraId="3435BFB9" w14:textId="5BA4B284" w:rsidR="00C879D4" w:rsidRPr="00AB1781" w:rsidRDefault="00C879D4" w:rsidP="00C879D4">
      <w:pPr>
        <w:pStyle w:val="EnglishHangNoCoptic"/>
      </w:pPr>
      <w:r w:rsidRPr="00AB1781">
        <w:t>2 May God hav</w:t>
      </w:r>
      <w:r w:rsidR="001F277E">
        <w:t>e compassion on us and bless us,</w:t>
      </w:r>
    </w:p>
    <w:p w14:paraId="68584C76" w14:textId="77777777" w:rsidR="001F277E" w:rsidRDefault="00C879D4" w:rsidP="001F277E">
      <w:pPr>
        <w:pStyle w:val="EnglishHangNoCoptic"/>
      </w:pPr>
      <w:r w:rsidRPr="00AB1781">
        <w:tab/>
        <w:t xml:space="preserve">and may He manifest His </w:t>
      </w:r>
      <w:r w:rsidR="001F277E">
        <w:t>face upon</w:t>
      </w:r>
      <w:r w:rsidRPr="00AB1781">
        <w:t xml:space="preserve"> us,</w:t>
      </w:r>
      <w:r w:rsidRPr="00AB1781">
        <w:rPr>
          <w:rStyle w:val="FootnoteReference"/>
        </w:rPr>
        <w:footnoteReference w:id="342"/>
      </w:r>
    </w:p>
    <w:p w14:paraId="2B5581B9" w14:textId="73D9BA79" w:rsidR="00C879D4" w:rsidRPr="00C879D4" w:rsidRDefault="00DC76DC" w:rsidP="001F277E">
      <w:pPr>
        <w:pStyle w:val="EnglishHangEndNoCoptic"/>
        <w:ind w:firstLine="0"/>
      </w:pPr>
      <w:r>
        <w:t>and have mercy upon us,</w:t>
      </w:r>
      <w:r w:rsidR="001F277E">
        <w:t xml:space="preserve"> </w:t>
      </w:r>
      <w:r w:rsidR="001F277E" w:rsidRPr="001F277E">
        <w:rPr>
          <w:i/>
        </w:rPr>
        <w:t>(Pause)</w:t>
      </w:r>
    </w:p>
    <w:p w14:paraId="0A5E651C" w14:textId="1C59CAAC" w:rsidR="00C879D4" w:rsidRPr="00AB1781" w:rsidRDefault="00DC76DC" w:rsidP="00C879D4">
      <w:pPr>
        <w:pStyle w:val="EnglishHangNoCoptic"/>
      </w:pPr>
      <w:r>
        <w:t>3 t</w:t>
      </w:r>
      <w:r w:rsidR="00C879D4" w:rsidRPr="00AB1781">
        <w:t xml:space="preserve">hat </w:t>
      </w:r>
      <w:r w:rsidR="001F277E">
        <w:t xml:space="preserve">we may know </w:t>
      </w:r>
      <w:r w:rsidR="00E570CB">
        <w:t>Your</w:t>
      </w:r>
      <w:r w:rsidR="00C879D4" w:rsidRPr="00AB1781">
        <w:t xml:space="preserve"> way </w:t>
      </w:r>
      <w:r w:rsidR="001F277E">
        <w:t>up</w:t>
      </w:r>
      <w:r w:rsidR="00C879D4" w:rsidRPr="00AB1781">
        <w:t xml:space="preserve">on </w:t>
      </w:r>
      <w:r w:rsidR="001F277E">
        <w:t xml:space="preserve">the </w:t>
      </w:r>
      <w:r w:rsidR="00C879D4" w:rsidRPr="00AB1781">
        <w:t>earth,</w:t>
      </w:r>
    </w:p>
    <w:p w14:paraId="6259A0E9" w14:textId="4881CFB2" w:rsidR="00C879D4" w:rsidRPr="00AB1781" w:rsidRDefault="00C879D4" w:rsidP="00C879D4">
      <w:pPr>
        <w:pStyle w:val="EnglishHangEndNoCoptic"/>
      </w:pPr>
      <w:r w:rsidRPr="00AB1781">
        <w:tab/>
      </w:r>
      <w:r w:rsidR="001F277E">
        <w:t xml:space="preserve">[and] </w:t>
      </w:r>
      <w:r w:rsidR="00E570CB">
        <w:t>Your</w:t>
      </w:r>
      <w:r w:rsidRPr="00AB1781">
        <w:t xml:space="preserve"> salvation among all nations.</w:t>
      </w:r>
    </w:p>
    <w:p w14:paraId="237EFE43" w14:textId="477F6911" w:rsidR="00C879D4" w:rsidRPr="00AB1781" w:rsidRDefault="00C879D4" w:rsidP="00C879D4">
      <w:pPr>
        <w:pStyle w:val="EnglishHangNoCoptic"/>
      </w:pPr>
      <w:r w:rsidRPr="00AB1781">
        <w:t xml:space="preserve">4 Let the peoples </w:t>
      </w:r>
      <w:r w:rsidR="001F277E">
        <w:t>confess</w:t>
      </w:r>
      <w:r w:rsidR="00F81502">
        <w:rPr>
          <w:rStyle w:val="FootnoteReference"/>
        </w:rPr>
        <w:footnoteReference w:id="343"/>
      </w:r>
      <w:r w:rsidRPr="00AB1781">
        <w:t xml:space="preserve"> </w:t>
      </w:r>
      <w:r w:rsidR="001040C8">
        <w:t>You</w:t>
      </w:r>
      <w:r w:rsidRPr="00AB1781">
        <w:t>, O God;</w:t>
      </w:r>
    </w:p>
    <w:p w14:paraId="59ED0E3B" w14:textId="2E12FFFF" w:rsidR="00C879D4" w:rsidRPr="00AB1781" w:rsidRDefault="00C879D4" w:rsidP="00C879D4">
      <w:pPr>
        <w:pStyle w:val="EnglishHangEndNoCoptic"/>
      </w:pPr>
      <w:r w:rsidRPr="00AB1781">
        <w:tab/>
        <w:t>let all the peoples</w:t>
      </w:r>
      <w:r w:rsidR="001F277E">
        <w:t xml:space="preserve"> confess</w:t>
      </w:r>
      <w:r w:rsidR="00F81502">
        <w:rPr>
          <w:rStyle w:val="FootnoteReference"/>
        </w:rPr>
        <w:footnoteReference w:id="344"/>
      </w:r>
      <w:r w:rsidRPr="00AB1781">
        <w:t xml:space="preserve"> </w:t>
      </w:r>
      <w:r w:rsidR="001040C8">
        <w:t>You</w:t>
      </w:r>
      <w:r w:rsidRPr="00AB1781">
        <w:t>.</w:t>
      </w:r>
    </w:p>
    <w:p w14:paraId="7647C89E" w14:textId="77777777" w:rsidR="00C879D4" w:rsidRPr="00AB1781" w:rsidRDefault="00C879D4" w:rsidP="00C879D4">
      <w:pPr>
        <w:pStyle w:val="EnglishHangNoCoptic"/>
      </w:pPr>
      <w:r w:rsidRPr="00AB1781">
        <w:t>5 Let the nations be glad and rejoice;</w:t>
      </w:r>
    </w:p>
    <w:p w14:paraId="3AE857C6" w14:textId="77777777" w:rsidR="00C879D4" w:rsidRPr="00AB1781" w:rsidRDefault="00C879D4" w:rsidP="00C879D4">
      <w:pPr>
        <w:pStyle w:val="EnglishHangNoCoptic"/>
      </w:pPr>
      <w:r w:rsidRPr="00AB1781">
        <w:tab/>
        <w:t xml:space="preserve">for </w:t>
      </w:r>
      <w:r w:rsidR="001040C8">
        <w:t>You</w:t>
      </w:r>
      <w:r w:rsidRPr="00AB1781">
        <w:t xml:space="preserve"> </w:t>
      </w:r>
      <w:r w:rsidR="00004BA4" w:rsidRPr="00AB1781">
        <w:t>will</w:t>
      </w:r>
      <w:r w:rsidRPr="00AB1781">
        <w:t xml:space="preserve"> judge the peoples justly,</w:t>
      </w:r>
    </w:p>
    <w:p w14:paraId="7E7C22DD" w14:textId="73A7B10A" w:rsidR="00C879D4" w:rsidRPr="00AB1781" w:rsidRDefault="00C879D4" w:rsidP="00C879D4">
      <w:pPr>
        <w:pStyle w:val="EnglishHangEndNoCoptic"/>
      </w:pPr>
      <w:r w:rsidRPr="00AB1781">
        <w:tab/>
        <w:t xml:space="preserve">and guide the nations </w:t>
      </w:r>
      <w:r w:rsidR="001F277E">
        <w:t>up</w:t>
      </w:r>
      <w:r w:rsidRPr="00AB1781">
        <w:t xml:space="preserve">on </w:t>
      </w:r>
      <w:r w:rsidR="001F277E">
        <w:t xml:space="preserve">the </w:t>
      </w:r>
      <w:r w:rsidRPr="00AB1781">
        <w:t xml:space="preserve">earth. </w:t>
      </w:r>
      <w:r w:rsidRPr="00AB1781">
        <w:rPr>
          <w:i/>
        </w:rPr>
        <w:t>(Pause)</w:t>
      </w:r>
    </w:p>
    <w:p w14:paraId="7B52739D" w14:textId="6BA5B9C9" w:rsidR="00C879D4" w:rsidRPr="00AB1781" w:rsidRDefault="00C879D4" w:rsidP="00C879D4">
      <w:pPr>
        <w:pStyle w:val="EnglishHangNoCoptic"/>
      </w:pPr>
      <w:r w:rsidRPr="00AB1781">
        <w:t>6 Let the peoples</w:t>
      </w:r>
      <w:r w:rsidR="001F277E">
        <w:t xml:space="preserve"> confess</w:t>
      </w:r>
      <w:r w:rsidRPr="00AB1781">
        <w:t xml:space="preserve"> </w:t>
      </w:r>
      <w:r w:rsidR="001040C8">
        <w:t>You</w:t>
      </w:r>
      <w:r w:rsidRPr="00AB1781">
        <w:t>, O God;</w:t>
      </w:r>
    </w:p>
    <w:p w14:paraId="252A4DA4" w14:textId="41DC004D" w:rsidR="00C879D4" w:rsidRPr="00AB1781" w:rsidRDefault="00C879D4" w:rsidP="00C879D4">
      <w:pPr>
        <w:pStyle w:val="EnglishHangEndNoCoptic"/>
      </w:pPr>
      <w:r w:rsidRPr="00AB1781">
        <w:tab/>
        <w:t xml:space="preserve">let all the peoples </w:t>
      </w:r>
      <w:r w:rsidR="001F277E">
        <w:t>confess</w:t>
      </w:r>
      <w:r w:rsidRPr="00AB1781">
        <w:t xml:space="preserve"> </w:t>
      </w:r>
      <w:r w:rsidR="00C104A1">
        <w:t>You</w:t>
      </w:r>
      <w:r w:rsidRPr="00AB1781">
        <w:t>.</w:t>
      </w:r>
    </w:p>
    <w:p w14:paraId="62F14CF1" w14:textId="77777777" w:rsidR="00C879D4" w:rsidRPr="00AB1781" w:rsidRDefault="00C879D4" w:rsidP="00C879D4">
      <w:pPr>
        <w:pStyle w:val="EnglishHangNoCoptic"/>
      </w:pPr>
      <w:r w:rsidRPr="00AB1781">
        <w:lastRenderedPageBreak/>
        <w:t>7 The earth has yielded her fruit;</w:t>
      </w:r>
      <w:r w:rsidRPr="00AB1781">
        <w:rPr>
          <w:rStyle w:val="FootnoteReference"/>
        </w:rPr>
        <w:footnoteReference w:id="345"/>
      </w:r>
    </w:p>
    <w:p w14:paraId="5E219483" w14:textId="5A1CB3DA" w:rsidR="00C879D4" w:rsidRPr="00AB1781" w:rsidRDefault="00C879D4" w:rsidP="00C879D4">
      <w:pPr>
        <w:pStyle w:val="EnglishHangEndNoCoptic"/>
      </w:pPr>
      <w:r w:rsidRPr="00AB1781">
        <w:tab/>
        <w:t>may God, our God, bless us.</w:t>
      </w:r>
    </w:p>
    <w:p w14:paraId="494B530F" w14:textId="77777777" w:rsidR="00C879D4" w:rsidRPr="00AB1781" w:rsidRDefault="00C879D4" w:rsidP="00C879D4">
      <w:pPr>
        <w:pStyle w:val="EnglishHangNoCoptic"/>
      </w:pPr>
      <w:r w:rsidRPr="00AB1781">
        <w:t>8 May God bless us,</w:t>
      </w:r>
    </w:p>
    <w:p w14:paraId="69BE4EBF" w14:textId="77777777" w:rsidR="00C879D4" w:rsidRDefault="00C879D4" w:rsidP="00C879D4">
      <w:pPr>
        <w:pStyle w:val="EnglishHangEndNoCoptic"/>
      </w:pPr>
      <w:r w:rsidRPr="00AB1781">
        <w:tab/>
        <w:t>and may all the ends of the earth fear Him.</w:t>
      </w:r>
    </w:p>
    <w:p w14:paraId="26570429" w14:textId="4631A690" w:rsidR="00F35AEA" w:rsidRPr="00C879D4" w:rsidRDefault="00F35AEA" w:rsidP="00B35B25">
      <w:pPr>
        <w:pStyle w:val="Rubric"/>
      </w:pPr>
      <w:r>
        <w:t xml:space="preserve">Alleluia. </w:t>
      </w:r>
      <w:r>
        <w:fldChar w:fldCharType="begin"/>
      </w:r>
      <w:r>
        <w:instrText xml:space="preserve"> REF _Ref448061221 \h </w:instrText>
      </w:r>
      <w:r w:rsidR="00B35B25">
        <w:instrText xml:space="preserve"> \* MERGEFORMAT </w:instrText>
      </w:r>
      <w:r>
        <w:fldChar w:fldCharType="separate"/>
      </w:r>
      <w:r w:rsidR="000C7DE2">
        <w:t>The Psalms of Prime</w:t>
      </w:r>
      <w:r>
        <w:fldChar w:fldCharType="end"/>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and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w:t>
      </w:r>
      <w:r>
        <w:t xml:space="preserve">continue with </w:t>
      </w:r>
      <w:r>
        <w:fldChar w:fldCharType="begin"/>
      </w:r>
      <w:r>
        <w:instrText xml:space="preserve"> REF _Ref412026055 \h </w:instrText>
      </w:r>
      <w:r>
        <w:fldChar w:fldCharType="separate"/>
      </w:r>
      <w:r w:rsidR="000C7DE2">
        <w:t>Psalm</w:t>
      </w:r>
      <w:r w:rsidR="000C7DE2" w:rsidRPr="00AB1781">
        <w:t xml:space="preserve"> 69</w:t>
      </w:r>
      <w:r w:rsidR="000C7DE2">
        <w:t>: “O Lord, make haste to help me”</w:t>
      </w:r>
      <w:r>
        <w:fldChar w:fldCharType="end"/>
      </w:r>
      <w:r>
        <w:t xml:space="preserve">, page </w:t>
      </w:r>
      <w:r>
        <w:fldChar w:fldCharType="begin"/>
      </w:r>
      <w:r>
        <w:instrText xml:space="preserve"> PAGEREF _Ref412026055 \h </w:instrText>
      </w:r>
      <w:r>
        <w:fldChar w:fldCharType="separate"/>
      </w:r>
      <w:r w:rsidR="000C7DE2">
        <w:rPr>
          <w:noProof/>
        </w:rPr>
        <w:t>188</w:t>
      </w:r>
      <w:r>
        <w:fldChar w:fldCharType="end"/>
      </w:r>
      <w:r>
        <w:t>.</w:t>
      </w:r>
    </w:p>
    <w:p w14:paraId="01D4C81D" w14:textId="5B0DC3D2" w:rsidR="00F933DE" w:rsidRDefault="00F933DE" w:rsidP="00F933DE">
      <w:pPr>
        <w:pStyle w:val="Rubric"/>
      </w:pPr>
      <w:r>
        <w:t>Glory…</w:t>
      </w:r>
    </w:p>
    <w:p w14:paraId="44DFEF98" w14:textId="15226359" w:rsidR="00C879D4" w:rsidRPr="00C879D4" w:rsidRDefault="00C879D4" w:rsidP="00BF0205">
      <w:pPr>
        <w:pStyle w:val="Heading4"/>
      </w:pPr>
      <w:r>
        <w:t>Psalm</w:t>
      </w:r>
      <w:r w:rsidRPr="00AB1781">
        <w:t xml:space="preserve"> 67</w:t>
      </w:r>
      <w:r>
        <w:t xml:space="preserve">: </w:t>
      </w:r>
      <w:r w:rsidR="007D2678">
        <w:t>“</w:t>
      </w:r>
      <w:r>
        <w:t>Let God arise, and let His enemies be scattered</w:t>
      </w:r>
      <w:r w:rsidR="007D2678">
        <w:t>”</w:t>
      </w:r>
    </w:p>
    <w:p w14:paraId="5DF77DDF"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March of God’s People</w:t>
      </w:r>
    </w:p>
    <w:p w14:paraId="7AA4C42D" w14:textId="77777777" w:rsidR="00C879D4" w:rsidRPr="00AB1781" w:rsidRDefault="00C879D4" w:rsidP="00C879D4">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scatters All who Delight in War</w:t>
      </w:r>
    </w:p>
    <w:p w14:paraId="1E06EF55" w14:textId="70EC6D04" w:rsidR="00C879D4" w:rsidRPr="00AB1781" w:rsidRDefault="00C879D4" w:rsidP="00C879D4">
      <w:pPr>
        <w:pStyle w:val="Rubric"/>
      </w:pPr>
      <w:r w:rsidRPr="00AB1781">
        <w:t>1 (</w:t>
      </w:r>
      <w:r w:rsidR="000668BD">
        <w:t>For the end; a</w:t>
      </w:r>
      <w:r w:rsidRPr="00AB1781">
        <w:t xml:space="preserve"> Psalm of a Song by David)</w:t>
      </w:r>
    </w:p>
    <w:p w14:paraId="0B184276" w14:textId="27E42F0B" w:rsidR="00C879D4" w:rsidRPr="00AB1781" w:rsidRDefault="00C879D4" w:rsidP="00C879D4">
      <w:pPr>
        <w:pStyle w:val="EnglishHangNoCoptic"/>
      </w:pPr>
      <w:r w:rsidRPr="00AB1781">
        <w:t>2 Let God arise, a</w:t>
      </w:r>
      <w:r w:rsidR="000668BD">
        <w:t>nd let His enemies be scattered,</w:t>
      </w:r>
    </w:p>
    <w:p w14:paraId="3CBA4D48" w14:textId="6FE8482B" w:rsidR="00C879D4" w:rsidRPr="00AB1781" w:rsidRDefault="00C879D4" w:rsidP="00C879D4">
      <w:pPr>
        <w:pStyle w:val="EnglishHangEndNoCoptic"/>
      </w:pPr>
      <w:r w:rsidRPr="00AB1781">
        <w:tab/>
        <w:t xml:space="preserve">and let those who hate Him </w:t>
      </w:r>
      <w:r w:rsidR="000668BD">
        <w:t>flee</w:t>
      </w:r>
      <w:r w:rsidRPr="00AB1781">
        <w:t xml:space="preserve"> from</w:t>
      </w:r>
      <w:r w:rsidR="000668BD">
        <w:t xml:space="preserve"> before H</w:t>
      </w:r>
      <w:r w:rsidRPr="00AB1781">
        <w:t>is face.</w:t>
      </w:r>
      <w:r w:rsidRPr="00AB1781">
        <w:rPr>
          <w:rStyle w:val="FootnoteReference"/>
        </w:rPr>
        <w:footnoteReference w:id="346"/>
      </w:r>
    </w:p>
    <w:p w14:paraId="5233A7A2" w14:textId="5FC47E08" w:rsidR="00C879D4" w:rsidRPr="00AB1781" w:rsidRDefault="00C879D4" w:rsidP="00C879D4">
      <w:pPr>
        <w:pStyle w:val="EnglishHangNoCoptic"/>
      </w:pPr>
      <w:r w:rsidRPr="00AB1781">
        <w:t xml:space="preserve">3 </w:t>
      </w:r>
      <w:r w:rsidR="000668BD">
        <w:t>Let them vanish a</w:t>
      </w:r>
      <w:r w:rsidRPr="00AB1781">
        <w:t>s smoke vanishes;</w:t>
      </w:r>
    </w:p>
    <w:p w14:paraId="22B2E1F2" w14:textId="4C0DEAA6" w:rsidR="00C879D4" w:rsidRPr="00AB1781" w:rsidRDefault="00C879D4" w:rsidP="00C879D4">
      <w:pPr>
        <w:pStyle w:val="EnglishHangNoCoptic"/>
      </w:pPr>
      <w:r w:rsidRPr="00AB1781">
        <w:tab/>
      </w:r>
      <w:r w:rsidR="000668BD">
        <w:t>let the sinners perish from before the face of God</w:t>
      </w:r>
    </w:p>
    <w:p w14:paraId="4392D090" w14:textId="25D7D4AF" w:rsidR="00C879D4" w:rsidRPr="00AB1781" w:rsidRDefault="00C879D4" w:rsidP="00C879D4">
      <w:pPr>
        <w:pStyle w:val="EnglishHangEndNoCoptic"/>
      </w:pPr>
      <w:r w:rsidRPr="00AB1781">
        <w:tab/>
      </w:r>
      <w:r w:rsidR="000668BD">
        <w:t>as wax melts before fire</w:t>
      </w:r>
      <w:r w:rsidRPr="00AB1781">
        <w:t>.</w:t>
      </w:r>
    </w:p>
    <w:p w14:paraId="7258015F" w14:textId="080E73F5" w:rsidR="00C879D4" w:rsidRPr="00AB1781" w:rsidRDefault="00C879D4" w:rsidP="00C879D4">
      <w:pPr>
        <w:pStyle w:val="EnglishHangNoCoptic"/>
      </w:pPr>
      <w:r w:rsidRPr="00AB1781">
        <w:t>4 But let the righteous be glad</w:t>
      </w:r>
      <w:r w:rsidR="000668BD">
        <w:t>;</w:t>
      </w:r>
    </w:p>
    <w:p w14:paraId="35398A48" w14:textId="0579B999" w:rsidR="00C879D4" w:rsidRPr="00AB1781" w:rsidRDefault="00C879D4" w:rsidP="00C879D4">
      <w:pPr>
        <w:pStyle w:val="EnglishHangNoCoptic"/>
      </w:pPr>
      <w:r w:rsidRPr="00AB1781">
        <w:tab/>
      </w:r>
      <w:r w:rsidR="000668BD">
        <w:t>let them</w:t>
      </w:r>
      <w:r w:rsidRPr="00AB1781">
        <w:t xml:space="preserve"> rejoice in the presence of God;</w:t>
      </w:r>
    </w:p>
    <w:p w14:paraId="7B7AADDD" w14:textId="77777777" w:rsidR="00C879D4" w:rsidRPr="00AB1781" w:rsidRDefault="00C879D4" w:rsidP="00C879D4">
      <w:pPr>
        <w:pStyle w:val="EnglishHangEndNoCoptic"/>
      </w:pPr>
      <w:r w:rsidRPr="00AB1781">
        <w:tab/>
        <w:t>let them exult with delight and gladness.</w:t>
      </w:r>
    </w:p>
    <w:p w14:paraId="2C6D02F4" w14:textId="2FD7D286" w:rsidR="00C879D4" w:rsidRPr="00AB1781" w:rsidRDefault="000668BD" w:rsidP="00C879D4">
      <w:pPr>
        <w:pStyle w:val="EnglishHangNoCoptic"/>
      </w:pPr>
      <w:r>
        <w:t>5 Sing to God,</w:t>
      </w:r>
      <w:r w:rsidR="00C879D4" w:rsidRPr="00AB1781">
        <w:t xml:space="preserve"> sing praises to His Name;</w:t>
      </w:r>
    </w:p>
    <w:p w14:paraId="6D17144B" w14:textId="5DD9BD8D" w:rsidR="00C879D4" w:rsidRPr="00AB1781" w:rsidRDefault="00C879D4" w:rsidP="00C879D4">
      <w:pPr>
        <w:pStyle w:val="EnglishHangNoCoptic"/>
      </w:pPr>
      <w:r w:rsidRPr="00AB1781">
        <w:tab/>
        <w:t>make a way fo</w:t>
      </w:r>
      <w:r w:rsidR="000668BD">
        <w:t>r Him who rides upon the sunset</w:t>
      </w:r>
      <w:r w:rsidRPr="00AB1781">
        <w:t>;</w:t>
      </w:r>
      <w:r w:rsidRPr="00AB1781">
        <w:rPr>
          <w:rStyle w:val="FootnoteReference"/>
        </w:rPr>
        <w:footnoteReference w:id="347"/>
      </w:r>
    </w:p>
    <w:p w14:paraId="2972704B" w14:textId="0BC845A4" w:rsidR="00C879D4" w:rsidRPr="00AB1781" w:rsidRDefault="000668BD" w:rsidP="00C879D4">
      <w:pPr>
        <w:pStyle w:val="EnglishHangEndNoCoptic"/>
      </w:pPr>
      <w:r>
        <w:tab/>
        <w:t>the Lord is His Name, and rejoice before His face</w:t>
      </w:r>
      <w:r w:rsidR="00C879D4" w:rsidRPr="00AB1781">
        <w:t>.</w:t>
      </w:r>
    </w:p>
    <w:p w14:paraId="264AA837" w14:textId="742A5AC2" w:rsidR="00C879D4" w:rsidRPr="00AB1781" w:rsidRDefault="00C879D4" w:rsidP="00C879D4">
      <w:pPr>
        <w:pStyle w:val="EnglishHangNoCoptic"/>
      </w:pPr>
      <w:r w:rsidRPr="00AB1781">
        <w:t xml:space="preserve">6 They will be </w:t>
      </w:r>
      <w:r w:rsidR="000668BD">
        <w:t>troubled</w:t>
      </w:r>
      <w:r w:rsidRPr="00AB1781">
        <w:t xml:space="preserve"> </w:t>
      </w:r>
      <w:r w:rsidR="000668BD">
        <w:t>before His face,</w:t>
      </w:r>
    </w:p>
    <w:p w14:paraId="19241DF3" w14:textId="17E8AFED" w:rsidR="00C879D4" w:rsidRPr="00AB1781" w:rsidRDefault="00C879D4" w:rsidP="00C879D4">
      <w:pPr>
        <w:pStyle w:val="EnglishHangNoCoptic"/>
      </w:pPr>
      <w:r w:rsidRPr="00AB1781">
        <w:tab/>
      </w:r>
      <w:r w:rsidR="000668BD">
        <w:t xml:space="preserve">[He] </w:t>
      </w:r>
      <w:r w:rsidRPr="00AB1781">
        <w:t>Who is the father of orphans</w:t>
      </w:r>
    </w:p>
    <w:p w14:paraId="199DB032" w14:textId="2F93EDFF" w:rsidR="00C879D4" w:rsidRPr="00AB1781" w:rsidRDefault="000668BD" w:rsidP="00C879D4">
      <w:pPr>
        <w:pStyle w:val="EnglishHangNoCoptic"/>
      </w:pPr>
      <w:r>
        <w:tab/>
        <w:t>and the judge of widows;</w:t>
      </w:r>
    </w:p>
    <w:p w14:paraId="517D3B7D" w14:textId="57D1F20B" w:rsidR="00C879D4" w:rsidRPr="00C879D4" w:rsidRDefault="00C879D4" w:rsidP="00C879D4">
      <w:pPr>
        <w:pStyle w:val="EnglishHangEndNoCoptic"/>
      </w:pPr>
      <w:r w:rsidRPr="00AB1781">
        <w:tab/>
        <w:t xml:space="preserve">God is in His </w:t>
      </w:r>
      <w:r w:rsidR="000668BD">
        <w:t>holy place</w:t>
      </w:r>
      <w:r w:rsidRPr="00AB1781">
        <w:t>.</w:t>
      </w:r>
    </w:p>
    <w:p w14:paraId="4C6015A2" w14:textId="4CC76AF2" w:rsidR="00C879D4" w:rsidRPr="00AB1781" w:rsidRDefault="00C879D4" w:rsidP="00C879D4">
      <w:pPr>
        <w:pStyle w:val="EnglishHangNoCoptic"/>
      </w:pPr>
      <w:r w:rsidRPr="00AB1781">
        <w:t xml:space="preserve">7 God settles the solitary in </w:t>
      </w:r>
      <w:r w:rsidR="00A66BCD">
        <w:t>a</w:t>
      </w:r>
      <w:r w:rsidRPr="00AB1781">
        <w:t xml:space="preserve"> </w:t>
      </w:r>
      <w:r w:rsidR="00A66BCD">
        <w:t>home</w:t>
      </w:r>
      <w:r w:rsidRPr="00AB1781">
        <w:t>,</w:t>
      </w:r>
    </w:p>
    <w:p w14:paraId="1D2ABEEC" w14:textId="77B19020" w:rsidR="00C879D4" w:rsidRPr="00AB1781" w:rsidRDefault="00C879D4" w:rsidP="00C879D4">
      <w:pPr>
        <w:pStyle w:val="EnglishHangNoCoptic"/>
      </w:pPr>
      <w:r w:rsidRPr="00AB1781">
        <w:tab/>
        <w:t xml:space="preserve">and </w:t>
      </w:r>
      <w:r w:rsidR="00A66BCD">
        <w:t>leads out</w:t>
      </w:r>
      <w:r w:rsidRPr="00AB1781">
        <w:t xml:space="preserve"> prisoners with </w:t>
      </w:r>
      <w:r w:rsidR="00A66BCD">
        <w:t>courage</w:t>
      </w:r>
      <w:r w:rsidRPr="00AB1781">
        <w:t>;</w:t>
      </w:r>
    </w:p>
    <w:p w14:paraId="0BEB19C3" w14:textId="77777777" w:rsidR="00C879D4" w:rsidRPr="00AB1781" w:rsidRDefault="00C879D4" w:rsidP="00C879D4">
      <w:pPr>
        <w:pStyle w:val="EnglishHangEndNoCoptic"/>
      </w:pPr>
      <w:r w:rsidRPr="00AB1781">
        <w:tab/>
        <w:t>likewise the rebellious who dwell in tombs.</w:t>
      </w:r>
    </w:p>
    <w:p w14:paraId="5547FFE4" w14:textId="48879D2C" w:rsidR="00C879D4" w:rsidRPr="00AB1781" w:rsidRDefault="00A66BCD" w:rsidP="00C879D4">
      <w:pPr>
        <w:pStyle w:val="EnglishHangNoCoptic"/>
      </w:pPr>
      <w:r>
        <w:t>8 O God, when</w:t>
      </w:r>
      <w:r w:rsidR="00C879D4" w:rsidRPr="00AB1781">
        <w:t xml:space="preserve"> </w:t>
      </w:r>
      <w:r>
        <w:t>You marched</w:t>
      </w:r>
      <w:r w:rsidR="00C879D4" w:rsidRPr="00AB1781">
        <w:t xml:space="preserve"> out at the head of </w:t>
      </w:r>
      <w:r w:rsidR="00E570CB">
        <w:t>Your</w:t>
      </w:r>
      <w:r w:rsidR="00C879D4" w:rsidRPr="00AB1781">
        <w:t xml:space="preserve"> people,</w:t>
      </w:r>
    </w:p>
    <w:p w14:paraId="4630B48E" w14:textId="784E747D" w:rsidR="00C879D4" w:rsidRPr="00AB1781" w:rsidRDefault="00A66BCD" w:rsidP="00C879D4">
      <w:pPr>
        <w:pStyle w:val="EnglishHangEndNoCoptic"/>
      </w:pPr>
      <w:r>
        <w:tab/>
        <w:t>when</w:t>
      </w:r>
      <w:r w:rsidR="00C879D4" w:rsidRPr="00AB1781">
        <w:t xml:space="preserve"> </w:t>
      </w:r>
      <w:r>
        <w:t xml:space="preserve">You passed </w:t>
      </w:r>
      <w:r w:rsidR="00C879D4" w:rsidRPr="00AB1781">
        <w:t xml:space="preserve">through the wilderness, </w:t>
      </w:r>
      <w:r w:rsidR="00C879D4" w:rsidRPr="00AB1781">
        <w:rPr>
          <w:i/>
        </w:rPr>
        <w:t>(Pause)</w:t>
      </w:r>
    </w:p>
    <w:p w14:paraId="558B868C" w14:textId="1CEBE165" w:rsidR="00C879D4" w:rsidRPr="00AB1781" w:rsidRDefault="00C879D4" w:rsidP="00C879D4">
      <w:pPr>
        <w:pStyle w:val="EnglishHangNoCoptic"/>
      </w:pPr>
      <w:r w:rsidRPr="00AB1781">
        <w:lastRenderedPageBreak/>
        <w:t>9 the earth shook</w:t>
      </w:r>
      <w:r w:rsidR="00A66BCD">
        <w:t>;</w:t>
      </w:r>
      <w:r w:rsidRPr="00AB1781">
        <w:t xml:space="preserve"> </w:t>
      </w:r>
      <w:r w:rsidR="00A66BCD">
        <w:t>truly</w:t>
      </w:r>
      <w:r w:rsidRPr="00AB1781">
        <w:t xml:space="preserve"> the heavens dripped</w:t>
      </w:r>
      <w:r w:rsidR="00A66BCD">
        <w:t xml:space="preserve"> [rain],</w:t>
      </w:r>
    </w:p>
    <w:p w14:paraId="64B59654" w14:textId="78620C6A" w:rsidR="00C879D4" w:rsidRPr="00AB1781" w:rsidRDefault="00C879D4" w:rsidP="00C879D4">
      <w:pPr>
        <w:pStyle w:val="EnglishHangNoCoptic"/>
      </w:pPr>
      <w:r w:rsidRPr="00AB1781">
        <w:tab/>
        <w:t>at the presence</w:t>
      </w:r>
      <w:r w:rsidR="00A66BCD">
        <w:rPr>
          <w:rStyle w:val="FootnoteReference"/>
        </w:rPr>
        <w:footnoteReference w:id="348"/>
      </w:r>
      <w:r w:rsidRPr="00AB1781">
        <w:t xml:space="preserve"> of the God of Sinai,</w:t>
      </w:r>
    </w:p>
    <w:p w14:paraId="2554FCD1" w14:textId="77777777" w:rsidR="00C879D4" w:rsidRPr="00AB1781" w:rsidRDefault="00C879D4" w:rsidP="00C879D4">
      <w:pPr>
        <w:pStyle w:val="EnglishHangEndNoCoptic"/>
      </w:pPr>
      <w:r w:rsidRPr="00AB1781">
        <w:tab/>
        <w:t>at the presence of the God of Israel.</w:t>
      </w:r>
    </w:p>
    <w:p w14:paraId="4873B1C5" w14:textId="5400D1FD" w:rsidR="00C879D4" w:rsidRPr="00AB1781" w:rsidRDefault="00C879D4" w:rsidP="00C879D4">
      <w:pPr>
        <w:pStyle w:val="EnglishHangNoCoptic"/>
      </w:pPr>
      <w:r w:rsidRPr="00AB1781">
        <w:t xml:space="preserve">10 </w:t>
      </w:r>
      <w:r w:rsidR="001040C8">
        <w:t>You</w:t>
      </w:r>
      <w:r w:rsidR="00A66BCD">
        <w:t>, O God,</w:t>
      </w:r>
      <w:r w:rsidRPr="00AB1781">
        <w:t xml:space="preserve"> </w:t>
      </w:r>
      <w:r w:rsidR="00A66BCD">
        <w:t>granted a gracious rain</w:t>
      </w:r>
      <w:r w:rsidRPr="00AB1781">
        <w:t xml:space="preserve">, to </w:t>
      </w:r>
      <w:r w:rsidR="00E570CB">
        <w:t>Your</w:t>
      </w:r>
      <w:r w:rsidRPr="00AB1781">
        <w:t xml:space="preserve"> inheritance,</w:t>
      </w:r>
    </w:p>
    <w:p w14:paraId="1977B639" w14:textId="56BA277E" w:rsidR="00C879D4" w:rsidRPr="00AB1781" w:rsidRDefault="00C879D4" w:rsidP="00C879D4">
      <w:pPr>
        <w:pStyle w:val="EnglishHangEndNoCoptic"/>
      </w:pPr>
      <w:r w:rsidRPr="00AB1781">
        <w:tab/>
        <w:t>which was weak</w:t>
      </w:r>
      <w:r w:rsidR="00A66BCD">
        <w:t>ened</w:t>
      </w:r>
      <w:r w:rsidRPr="00AB1781">
        <w:t xml:space="preserve">, but </w:t>
      </w:r>
      <w:r w:rsidR="001040C8">
        <w:t>You</w:t>
      </w:r>
      <w:r w:rsidRPr="00AB1781">
        <w:t xml:space="preserve"> restore</w:t>
      </w:r>
      <w:r w:rsidR="00A66BCD">
        <w:t>d</w:t>
      </w:r>
      <w:r w:rsidRPr="00AB1781">
        <w:t xml:space="preserve"> it.</w:t>
      </w:r>
    </w:p>
    <w:p w14:paraId="20967283" w14:textId="25462EC2" w:rsidR="00C879D4" w:rsidRPr="00AB1781" w:rsidRDefault="003863C1" w:rsidP="00C879D4">
      <w:pPr>
        <w:pStyle w:val="EnglishHangNoCoptic"/>
      </w:pPr>
      <w:r>
        <w:t>11 Your creation dwells in it;</w:t>
      </w:r>
    </w:p>
    <w:p w14:paraId="46B3E235" w14:textId="1AD278FB" w:rsidR="00C879D4" w:rsidRPr="00AB1781" w:rsidRDefault="00C879D4" w:rsidP="00C879D4">
      <w:pPr>
        <w:pStyle w:val="EnglishHangEndNoCoptic"/>
      </w:pPr>
      <w:r w:rsidRPr="00AB1781">
        <w:tab/>
      </w:r>
      <w:r w:rsidR="003863C1">
        <w:t>in Your goodness,</w:t>
      </w:r>
      <w:r w:rsidRPr="00AB1781">
        <w:t xml:space="preserve"> O God, </w:t>
      </w:r>
      <w:r w:rsidR="003863C1">
        <w:t xml:space="preserve">You provide </w:t>
      </w:r>
      <w:r w:rsidRPr="00AB1781">
        <w:t>for the poor.</w:t>
      </w:r>
    </w:p>
    <w:p w14:paraId="7DF9E431" w14:textId="18CF7DC7" w:rsidR="00C879D4" w:rsidRPr="00AB1781" w:rsidRDefault="00C879D4" w:rsidP="00C879D4">
      <w:pPr>
        <w:pStyle w:val="EnglishHangNoCoptic"/>
      </w:pPr>
      <w:r w:rsidRPr="00AB1781">
        <w:t xml:space="preserve">12 The Lord will give </w:t>
      </w:r>
      <w:r w:rsidR="003863C1">
        <w:t>a</w:t>
      </w:r>
      <w:r w:rsidRPr="00AB1781">
        <w:t xml:space="preserve"> word</w:t>
      </w:r>
    </w:p>
    <w:p w14:paraId="76B41CF1" w14:textId="3F762331" w:rsidR="00C879D4" w:rsidRPr="00AB1781" w:rsidRDefault="00C879D4" w:rsidP="00C879D4">
      <w:pPr>
        <w:pStyle w:val="EnglishHangEndNoCoptic"/>
      </w:pPr>
      <w:r w:rsidRPr="00AB1781">
        <w:tab/>
        <w:t xml:space="preserve">to those </w:t>
      </w:r>
      <w:r w:rsidR="003863C1">
        <w:t>proclaiming the Gospel to a great company,</w:t>
      </w:r>
      <w:r w:rsidRPr="00AB1781">
        <w:rPr>
          <w:rStyle w:val="FootnoteReference"/>
        </w:rPr>
        <w:footnoteReference w:id="349"/>
      </w:r>
    </w:p>
    <w:p w14:paraId="76C72E2D" w14:textId="3C821810" w:rsidR="00C879D4" w:rsidRPr="00AB1781" w:rsidRDefault="000D1AC2" w:rsidP="00C879D4">
      <w:pPr>
        <w:pStyle w:val="EnglishHangNoCoptic"/>
      </w:pPr>
      <w:r>
        <w:t>13 t</w:t>
      </w:r>
      <w:r w:rsidR="003863C1">
        <w:t>he K</w:t>
      </w:r>
      <w:r w:rsidR="00C879D4" w:rsidRPr="00AB1781">
        <w:t>ing of the forces</w:t>
      </w:r>
      <w:r w:rsidR="003863C1">
        <w:rPr>
          <w:rStyle w:val="FootnoteReference"/>
        </w:rPr>
        <w:footnoteReference w:id="350"/>
      </w:r>
      <w:r w:rsidR="00C879D4" w:rsidRPr="00AB1781">
        <w:t xml:space="preserve"> of</w:t>
      </w:r>
      <w:r>
        <w:rPr>
          <w:rStyle w:val="FootnoteReference"/>
        </w:rPr>
        <w:footnoteReference w:id="351"/>
      </w:r>
      <w:r w:rsidR="00C879D4" w:rsidRPr="00AB1781">
        <w:t xml:space="preserve"> the Beloved</w:t>
      </w:r>
    </w:p>
    <w:p w14:paraId="52437274" w14:textId="77777777" w:rsidR="00C879D4" w:rsidRPr="00AB1781" w:rsidRDefault="00C879D4" w:rsidP="00C879D4">
      <w:pPr>
        <w:pStyle w:val="EnglishHangNoCoptic"/>
      </w:pPr>
      <w:r w:rsidRPr="00AB1781">
        <w:tab/>
        <w:t>will grant them to divide the spoils</w:t>
      </w:r>
    </w:p>
    <w:p w14:paraId="008A9A98" w14:textId="019BA415" w:rsidR="00C879D4" w:rsidRPr="00AB1781" w:rsidRDefault="00C879D4" w:rsidP="00C879D4">
      <w:pPr>
        <w:pStyle w:val="EnglishHangEndNoCoptic"/>
      </w:pPr>
      <w:r w:rsidRPr="00AB1781">
        <w:tab/>
      </w:r>
      <w:r w:rsidR="003863C1">
        <w:t>for</w:t>
      </w:r>
      <w:r w:rsidRPr="00AB1781">
        <w:t xml:space="preserve"> the beauty of the house.</w:t>
      </w:r>
    </w:p>
    <w:p w14:paraId="60597383" w14:textId="6D800F5F" w:rsidR="00C879D4" w:rsidRPr="00AB1781" w:rsidRDefault="00C879D4" w:rsidP="00C879D4">
      <w:pPr>
        <w:pStyle w:val="EnglishHangNoCoptic"/>
      </w:pPr>
      <w:r w:rsidRPr="00AB1781">
        <w:t xml:space="preserve">14 Even if you sleep </w:t>
      </w:r>
      <w:r w:rsidR="003863C1">
        <w:t>in the mists of your portions</w:t>
      </w:r>
      <w:r w:rsidRPr="00AB1781">
        <w:t>,</w:t>
      </w:r>
      <w:r w:rsidRPr="00AB1781">
        <w:rPr>
          <w:rStyle w:val="FootnoteReference"/>
        </w:rPr>
        <w:footnoteReference w:id="352"/>
      </w:r>
    </w:p>
    <w:p w14:paraId="62B14E91" w14:textId="77777777" w:rsidR="00C879D4" w:rsidRPr="00AB1781" w:rsidRDefault="00C879D4" w:rsidP="00C879D4">
      <w:pPr>
        <w:pStyle w:val="EnglishHangNoCoptic"/>
      </w:pPr>
      <w:r w:rsidRPr="00AB1781">
        <w:tab/>
        <w:t>you will be like a dove</w:t>
      </w:r>
    </w:p>
    <w:p w14:paraId="471FFE25" w14:textId="64DAA5AC" w:rsidR="00C879D4" w:rsidRPr="00AB1781" w:rsidRDefault="00C879D4" w:rsidP="00C879D4">
      <w:pPr>
        <w:pStyle w:val="EnglishHangNoCoptic"/>
      </w:pPr>
      <w:r w:rsidRPr="00AB1781">
        <w:tab/>
        <w:t>whose wings are covered with silver</w:t>
      </w:r>
      <w:r w:rsidR="003863C1">
        <w:t>,</w:t>
      </w:r>
    </w:p>
    <w:p w14:paraId="3165B9BE" w14:textId="3312A28F" w:rsidR="00C879D4" w:rsidRPr="00AB1781" w:rsidRDefault="00C879D4" w:rsidP="00C879D4">
      <w:pPr>
        <w:pStyle w:val="EnglishHangEndNoCoptic"/>
      </w:pPr>
      <w:r w:rsidRPr="00AB1781">
        <w:tab/>
        <w:t xml:space="preserve">and her back with the </w:t>
      </w:r>
      <w:r w:rsidR="00004BA4" w:rsidRPr="00AB1781">
        <w:t>luster</w:t>
      </w:r>
      <w:r w:rsidRPr="00AB1781">
        <w:t xml:space="preserve"> of gold.</w:t>
      </w:r>
      <w:r w:rsidR="003863C1">
        <w:t xml:space="preserve"> </w:t>
      </w:r>
      <w:r w:rsidR="003863C1" w:rsidRPr="003863C1">
        <w:rPr>
          <w:i/>
        </w:rPr>
        <w:t>(Pause)</w:t>
      </w:r>
    </w:p>
    <w:p w14:paraId="269381DF" w14:textId="03B827DF" w:rsidR="00C879D4" w:rsidRPr="00AB1781" w:rsidRDefault="00C879D4" w:rsidP="00C879D4">
      <w:pPr>
        <w:pStyle w:val="EnglishHangNoCoptic"/>
      </w:pPr>
      <w:r w:rsidRPr="00AB1781">
        <w:t xml:space="preserve">15 When the Heavenly One </w:t>
      </w:r>
      <w:r w:rsidR="003863C1">
        <w:t>appoints</w:t>
      </w:r>
      <w:r w:rsidRPr="00AB1781">
        <w:t xml:space="preserve"> kings over it,</w:t>
      </w:r>
    </w:p>
    <w:p w14:paraId="03EA054F" w14:textId="249FD2A7" w:rsidR="00C879D4" w:rsidRPr="00AB1781" w:rsidRDefault="00C879D4" w:rsidP="00C879D4">
      <w:pPr>
        <w:pStyle w:val="EnglishHangEndNoCoptic"/>
      </w:pPr>
      <w:r w:rsidRPr="00AB1781">
        <w:tab/>
        <w:t xml:space="preserve">they will be </w:t>
      </w:r>
      <w:r w:rsidR="0080282E">
        <w:t xml:space="preserve">as </w:t>
      </w:r>
      <w:r w:rsidRPr="00AB1781">
        <w:t>white as the snow on Salmon.</w:t>
      </w:r>
    </w:p>
    <w:p w14:paraId="43DA4B24" w14:textId="197496CE" w:rsidR="00C879D4" w:rsidRPr="00AB1781" w:rsidRDefault="00C879D4" w:rsidP="00C879D4">
      <w:pPr>
        <w:pStyle w:val="EnglishHangNoCoptic"/>
      </w:pPr>
      <w:r w:rsidRPr="00AB1781">
        <w:t xml:space="preserve">16 The mountain of God is a </w:t>
      </w:r>
      <w:r w:rsidR="0080282E">
        <w:t>fertile</w:t>
      </w:r>
      <w:r w:rsidRPr="00AB1781">
        <w:t xml:space="preserve"> mountain,</w:t>
      </w:r>
    </w:p>
    <w:p w14:paraId="28817AB2" w14:textId="48F975BC" w:rsidR="00C879D4" w:rsidRPr="00AB1781" w:rsidRDefault="00C879D4" w:rsidP="00C879D4">
      <w:pPr>
        <w:pStyle w:val="EnglishHangEndNoCoptic"/>
      </w:pPr>
      <w:r w:rsidRPr="00AB1781">
        <w:tab/>
        <w:t xml:space="preserve">a mountain </w:t>
      </w:r>
      <w:r w:rsidR="0080282E">
        <w:t>richly curdled [with milk]</w:t>
      </w:r>
      <w:r w:rsidRPr="00AB1781">
        <w:t xml:space="preserve">, a </w:t>
      </w:r>
      <w:r w:rsidR="0080282E">
        <w:t>fertile mountain!</w:t>
      </w:r>
    </w:p>
    <w:p w14:paraId="0A4CD79C" w14:textId="21029641" w:rsidR="00C879D4" w:rsidRPr="00AB1781" w:rsidRDefault="00C879D4" w:rsidP="00C879D4">
      <w:pPr>
        <w:pStyle w:val="EnglishHangNoCoptic"/>
      </w:pPr>
      <w:r w:rsidRPr="00AB1781">
        <w:t xml:space="preserve">17 Why do you </w:t>
      </w:r>
      <w:r w:rsidR="0080282E">
        <w:t>think about mountains richly curdled [with milk]</w:t>
      </w:r>
      <w:r w:rsidRPr="00AB1781">
        <w:t>?</w:t>
      </w:r>
    </w:p>
    <w:p w14:paraId="40F82016" w14:textId="77777777" w:rsidR="00C879D4" w:rsidRPr="00AB1781" w:rsidRDefault="00C879D4" w:rsidP="00C879D4">
      <w:pPr>
        <w:pStyle w:val="EnglishHangNoCoptic"/>
      </w:pPr>
      <w:r w:rsidRPr="00AB1781">
        <w:tab/>
        <w:t>This is the mountain in which God is pleased to dwell;</w:t>
      </w:r>
    </w:p>
    <w:p w14:paraId="09F3D07A" w14:textId="79656993" w:rsidR="00C879D4" w:rsidRPr="00AB1781" w:rsidRDefault="00C879D4" w:rsidP="00C879D4">
      <w:pPr>
        <w:pStyle w:val="EnglishHangEndNoCoptic"/>
      </w:pPr>
      <w:r w:rsidRPr="00AB1781">
        <w:tab/>
      </w:r>
      <w:r w:rsidR="0080282E">
        <w:t>truly</w:t>
      </w:r>
      <w:r w:rsidRPr="00AB1781">
        <w:t xml:space="preserve"> the Lord will dwell in it </w:t>
      </w:r>
      <w:r w:rsidR="00A8396B">
        <w:t>forever</w:t>
      </w:r>
      <w:r w:rsidRPr="00AB1781">
        <w:t>.</w:t>
      </w:r>
    </w:p>
    <w:p w14:paraId="69917BAF" w14:textId="5AD77EE5" w:rsidR="00C879D4" w:rsidRPr="00AB1781" w:rsidRDefault="0080282E" w:rsidP="00C879D4">
      <w:pPr>
        <w:pStyle w:val="EnglishHangNoCoptic"/>
      </w:pPr>
      <w:r>
        <w:t>18 The chariot</w:t>
      </w:r>
      <w:r w:rsidR="00C879D4" w:rsidRPr="00AB1781">
        <w:t xml:space="preserve"> of God </w:t>
      </w:r>
      <w:r>
        <w:t>is</w:t>
      </w:r>
      <w:r w:rsidR="00C879D4" w:rsidRPr="00AB1781">
        <w:t xml:space="preserve"> composed of myriads</w:t>
      </w:r>
      <w:r>
        <w:rPr>
          <w:rStyle w:val="FootnoteReference"/>
        </w:rPr>
        <w:footnoteReference w:id="353"/>
      </w:r>
      <w:r w:rsidR="00C879D4" w:rsidRPr="00AB1781">
        <w:t>,</w:t>
      </w:r>
    </w:p>
    <w:p w14:paraId="0D42DE97" w14:textId="66A8AF08" w:rsidR="00C879D4" w:rsidRDefault="00C879D4" w:rsidP="00C879D4">
      <w:pPr>
        <w:pStyle w:val="EnglishHangNoCoptic"/>
      </w:pPr>
      <w:r w:rsidRPr="00AB1781">
        <w:tab/>
        <w:t xml:space="preserve">thousands of </w:t>
      </w:r>
      <w:r w:rsidR="0080282E">
        <w:t>thriving ones</w:t>
      </w:r>
      <w:r w:rsidRPr="00AB1781">
        <w:t>;</w:t>
      </w:r>
    </w:p>
    <w:p w14:paraId="1A483453" w14:textId="4E2E514A" w:rsidR="0008590B" w:rsidRPr="00AB1781" w:rsidRDefault="0008590B" w:rsidP="00C879D4">
      <w:pPr>
        <w:pStyle w:val="EnglishHangNoCoptic"/>
      </w:pPr>
      <w:r>
        <w:tab/>
        <w:t>[for the Lord will abide forever:]</w:t>
      </w:r>
    </w:p>
    <w:p w14:paraId="5961FD8D" w14:textId="0B7E9578" w:rsidR="00C879D4" w:rsidRPr="00AB1781" w:rsidRDefault="00C879D4" w:rsidP="00C879D4">
      <w:pPr>
        <w:pStyle w:val="EnglishHangEndNoCoptic"/>
      </w:pPr>
      <w:r w:rsidRPr="00AB1781">
        <w:tab/>
        <w:t>the Lord</w:t>
      </w:r>
      <w:r w:rsidR="0008590B">
        <w:rPr>
          <w:rStyle w:val="FootnoteReference"/>
        </w:rPr>
        <w:footnoteReference w:id="354"/>
      </w:r>
      <w:r w:rsidRPr="00AB1781">
        <w:t xml:space="preserve"> is in them </w:t>
      </w:r>
      <w:r w:rsidR="0008590B">
        <w:t>at Sinai,</w:t>
      </w:r>
      <w:r w:rsidRPr="00AB1781">
        <w:t xml:space="preserve"> in </w:t>
      </w:r>
      <w:r w:rsidR="0080282E">
        <w:t>his holy</w:t>
      </w:r>
      <w:r w:rsidRPr="00AB1781">
        <w:t xml:space="preserve"> </w:t>
      </w:r>
      <w:r w:rsidR="0008590B">
        <w:t>place</w:t>
      </w:r>
      <w:r w:rsidRPr="00AB1781">
        <w:t>.</w:t>
      </w:r>
    </w:p>
    <w:p w14:paraId="1F48FAFE" w14:textId="427FB752" w:rsidR="00C879D4" w:rsidRPr="00AB1781" w:rsidRDefault="00C879D4" w:rsidP="00C879D4">
      <w:pPr>
        <w:pStyle w:val="EnglishHangNoCoptic"/>
      </w:pPr>
      <w:r w:rsidRPr="00AB1781">
        <w:lastRenderedPageBreak/>
        <w:t xml:space="preserve">19 </w:t>
      </w:r>
      <w:r w:rsidR="001040C8">
        <w:t>You</w:t>
      </w:r>
      <w:r w:rsidRPr="00AB1781">
        <w:t xml:space="preserve"> ascended on high,</w:t>
      </w:r>
      <w:r w:rsidR="0080282E">
        <w:t xml:space="preserve"> You led captivity captive;</w:t>
      </w:r>
    </w:p>
    <w:p w14:paraId="4DD1A3E9" w14:textId="0B205787" w:rsidR="00C879D4" w:rsidRPr="00AB1781" w:rsidRDefault="00C879D4" w:rsidP="00C879D4">
      <w:pPr>
        <w:pStyle w:val="EnglishHangNoCoptic"/>
      </w:pPr>
      <w:r w:rsidRPr="00AB1781">
        <w:tab/>
      </w:r>
      <w:r w:rsidR="001040C8">
        <w:t>You</w:t>
      </w:r>
      <w:r w:rsidRPr="00AB1781">
        <w:t xml:space="preserve"> </w:t>
      </w:r>
      <w:r w:rsidR="0080282E">
        <w:t>received gifts for</w:t>
      </w:r>
      <w:r w:rsidRPr="00AB1781">
        <w:t xml:space="preserve"> </w:t>
      </w:r>
      <w:r w:rsidR="0080282E">
        <w:t>mankind</w:t>
      </w:r>
      <w:r w:rsidRPr="00AB1781">
        <w:t>,</w:t>
      </w:r>
      <w:r w:rsidRPr="00AB1781">
        <w:rPr>
          <w:rStyle w:val="FootnoteReference"/>
        </w:rPr>
        <w:footnoteReference w:id="355"/>
      </w:r>
    </w:p>
    <w:p w14:paraId="7E89FFFA" w14:textId="6DF05857" w:rsidR="00C879D4" w:rsidRPr="00C879D4" w:rsidRDefault="0080282E" w:rsidP="00C879D4">
      <w:pPr>
        <w:pStyle w:val="EnglishHangEndNoCoptic"/>
      </w:pPr>
      <w:r>
        <w:tab/>
        <w:t>although they were disobedient, so they may dwell there</w:t>
      </w:r>
      <w:r w:rsidR="00C879D4" w:rsidRPr="00AB1781">
        <w:t>.</w:t>
      </w:r>
    </w:p>
    <w:p w14:paraId="0F2E0DF6" w14:textId="7FB4D8F2" w:rsidR="00C879D4" w:rsidRPr="00AB1781" w:rsidRDefault="0080282E" w:rsidP="00C879D4">
      <w:pPr>
        <w:pStyle w:val="EnglishHangNoCoptic"/>
      </w:pPr>
      <w:r>
        <w:t>20 Blessed be the Lord God;</w:t>
      </w:r>
    </w:p>
    <w:p w14:paraId="74DA5ED2" w14:textId="77777777" w:rsidR="00C879D4" w:rsidRPr="00AB1781" w:rsidRDefault="00C879D4" w:rsidP="00C879D4">
      <w:pPr>
        <w:pStyle w:val="EnglishHangNoCoptic"/>
      </w:pPr>
      <w:r w:rsidRPr="00AB1781">
        <w:tab/>
        <w:t>blessed be the Lord from day to day;</w:t>
      </w:r>
    </w:p>
    <w:p w14:paraId="787490ED" w14:textId="1F374E2C" w:rsidR="00C879D4" w:rsidRPr="00AB1781" w:rsidRDefault="00C879D4" w:rsidP="00C879D4">
      <w:pPr>
        <w:pStyle w:val="EnglishHangEndNoCoptic"/>
      </w:pPr>
      <w:r w:rsidRPr="00AB1781">
        <w:tab/>
        <w:t>the God of our salvation will prosper us</w:t>
      </w:r>
      <w:r w:rsidR="004F47C2">
        <w:rPr>
          <w:rStyle w:val="FootnoteReference"/>
        </w:rPr>
        <w:footnoteReference w:id="356"/>
      </w:r>
      <w:r w:rsidRPr="00AB1781">
        <w:t xml:space="preserve">. </w:t>
      </w:r>
      <w:r w:rsidRPr="00AB1781">
        <w:rPr>
          <w:i/>
        </w:rPr>
        <w:t>(Pause)</w:t>
      </w:r>
    </w:p>
    <w:p w14:paraId="2AE8D101" w14:textId="19F8005B" w:rsidR="00C879D4" w:rsidRPr="00AB1781" w:rsidRDefault="00C879D4" w:rsidP="00C879D4">
      <w:pPr>
        <w:pStyle w:val="EnglishHangNoCoptic"/>
      </w:pPr>
      <w:r w:rsidRPr="00AB1781">
        <w:t xml:space="preserve">21 Our God is the God </w:t>
      </w:r>
      <w:r w:rsidR="00AC3180">
        <w:t>who</w:t>
      </w:r>
      <w:r w:rsidRPr="00AB1781">
        <w:t xml:space="preserve"> save</w:t>
      </w:r>
      <w:r w:rsidR="00AC3180">
        <w:t>s</w:t>
      </w:r>
      <w:r w:rsidRPr="00AB1781">
        <w:t>,</w:t>
      </w:r>
    </w:p>
    <w:p w14:paraId="40A6E569" w14:textId="56629D14" w:rsidR="00C879D4" w:rsidRPr="00AB1781" w:rsidRDefault="00C879D4" w:rsidP="00C879D4">
      <w:pPr>
        <w:pStyle w:val="EnglishHangEndNoCoptic"/>
      </w:pPr>
      <w:r w:rsidRPr="00AB1781">
        <w:tab/>
        <w:t xml:space="preserve">and the ways out of death </w:t>
      </w:r>
      <w:r w:rsidR="00AC3180">
        <w:t>belong to the Lord</w:t>
      </w:r>
      <w:r w:rsidRPr="00AB1781">
        <w:t>.</w:t>
      </w:r>
    </w:p>
    <w:p w14:paraId="5DBBC303" w14:textId="77777777" w:rsidR="00C879D4" w:rsidRPr="00AB1781" w:rsidRDefault="00C879D4" w:rsidP="00C879D4">
      <w:pPr>
        <w:pStyle w:val="EnglishHangNoCoptic"/>
      </w:pPr>
      <w:r w:rsidRPr="00AB1781">
        <w:t>22 But God will crush the heads of His enemies,</w:t>
      </w:r>
    </w:p>
    <w:p w14:paraId="07352A14" w14:textId="35F0F6E6" w:rsidR="00C879D4" w:rsidRPr="00AB1781" w:rsidRDefault="00C879D4" w:rsidP="00C879D4">
      <w:pPr>
        <w:pStyle w:val="EnglishHangEndNoCoptic"/>
      </w:pPr>
      <w:r w:rsidRPr="00AB1781">
        <w:tab/>
        <w:t xml:space="preserve">the hairy </w:t>
      </w:r>
      <w:r w:rsidR="00AC3180">
        <w:t>head</w:t>
      </w:r>
      <w:r w:rsidRPr="00AB1781">
        <w:t xml:space="preserve"> of those who persist in their </w:t>
      </w:r>
      <w:r w:rsidR="00AC3180">
        <w:t>transgressions</w:t>
      </w:r>
      <w:r w:rsidRPr="00AB1781">
        <w:t>.</w:t>
      </w:r>
    </w:p>
    <w:p w14:paraId="1D9BE888" w14:textId="4197F355" w:rsidR="00C879D4" w:rsidRPr="00AB1781" w:rsidRDefault="00C879D4" w:rsidP="00C879D4">
      <w:pPr>
        <w:pStyle w:val="EnglishHangNoCoptic"/>
      </w:pPr>
      <w:r w:rsidRPr="00AB1781">
        <w:t>23 The L</w:t>
      </w:r>
      <w:r w:rsidR="00AC3180">
        <w:t>ord said, “I will return from Bashan;</w:t>
      </w:r>
    </w:p>
    <w:p w14:paraId="013463C8" w14:textId="21AC4601" w:rsidR="00C879D4" w:rsidRPr="00AB1781" w:rsidRDefault="00C879D4" w:rsidP="00C879D4">
      <w:pPr>
        <w:pStyle w:val="EnglishHangEndNoCoptic"/>
      </w:pPr>
      <w:r w:rsidRPr="00AB1781">
        <w:tab/>
        <w:t>I will retur</w:t>
      </w:r>
      <w:r w:rsidR="00AC3180">
        <w:t>n through the depths of the sea,</w:t>
      </w:r>
    </w:p>
    <w:p w14:paraId="51E48FE0" w14:textId="2117E1A5" w:rsidR="00C879D4" w:rsidRPr="00AB1781" w:rsidRDefault="00C879D4" w:rsidP="00C879D4">
      <w:pPr>
        <w:pStyle w:val="EnglishHangNoCoptic"/>
      </w:pPr>
      <w:r w:rsidRPr="00AB1781">
        <w:t xml:space="preserve">24 </w:t>
      </w:r>
      <w:r w:rsidR="00AC3180">
        <w:t xml:space="preserve">so </w:t>
      </w:r>
      <w:r w:rsidRPr="00AB1781">
        <w:t>that your feet may be bathed in blood,</w:t>
      </w:r>
    </w:p>
    <w:p w14:paraId="48706243" w14:textId="0B79584D" w:rsidR="00C879D4" w:rsidRPr="00AB1781" w:rsidRDefault="00C879D4" w:rsidP="00C879D4">
      <w:pPr>
        <w:pStyle w:val="EnglishHangEndNoCoptic"/>
      </w:pPr>
      <w:r w:rsidRPr="00AB1781">
        <w:tab/>
        <w:t>and the tongues of your dogs</w:t>
      </w:r>
      <w:r w:rsidR="00AC3180">
        <w:t xml:space="preserve"> [bathed] in the blood of Your enemies.”</w:t>
      </w:r>
    </w:p>
    <w:p w14:paraId="1A767A23" w14:textId="1CD84FC4" w:rsidR="00C879D4" w:rsidRPr="00AB1781" w:rsidRDefault="00C879D4" w:rsidP="00C879D4">
      <w:pPr>
        <w:pStyle w:val="EnglishHangNoCoptic"/>
      </w:pPr>
      <w:r w:rsidRPr="00AB1781">
        <w:t xml:space="preserve">25 </w:t>
      </w:r>
      <w:r w:rsidR="00E570CB">
        <w:t>Your</w:t>
      </w:r>
      <w:r w:rsidRPr="00AB1781">
        <w:t xml:space="preserve"> processions </w:t>
      </w:r>
      <w:r w:rsidR="00AC3180">
        <w:t>were seen, O God,</w:t>
      </w:r>
    </w:p>
    <w:p w14:paraId="4E38435E" w14:textId="18A0B620" w:rsidR="00C879D4" w:rsidRPr="00AB1781" w:rsidRDefault="00C879D4" w:rsidP="00C879D4">
      <w:pPr>
        <w:pStyle w:val="EnglishHangEndNoCoptic"/>
      </w:pPr>
      <w:r w:rsidRPr="00AB1781">
        <w:tab/>
        <w:t xml:space="preserve">the processions of my God, the King, in the </w:t>
      </w:r>
      <w:r w:rsidR="00AC3180">
        <w:t>holy place</w:t>
      </w:r>
      <w:r w:rsidRPr="00AB1781">
        <w:t>.</w:t>
      </w:r>
    </w:p>
    <w:p w14:paraId="5F7D3EE5" w14:textId="77777777" w:rsidR="00C879D4" w:rsidRPr="00AB1781" w:rsidRDefault="00C879D4" w:rsidP="00C879D4">
      <w:pPr>
        <w:pStyle w:val="EnglishHangNoCoptic"/>
      </w:pPr>
      <w:r w:rsidRPr="00AB1781">
        <w:t>26 The rulers went in front, followed by the singers,</w:t>
      </w:r>
    </w:p>
    <w:p w14:paraId="62E2B78C" w14:textId="28623B8D" w:rsidR="00C879D4" w:rsidRPr="00AB1781" w:rsidRDefault="00C879D4" w:rsidP="00C879D4">
      <w:pPr>
        <w:pStyle w:val="EnglishHangEndNoCoptic"/>
      </w:pPr>
      <w:r w:rsidRPr="00AB1781">
        <w:tab/>
        <w:t xml:space="preserve">while between them were </w:t>
      </w:r>
      <w:r w:rsidR="00AC3180">
        <w:t>you maidens playing</w:t>
      </w:r>
      <w:r w:rsidRPr="00AB1781">
        <w:t xml:space="preserve"> timbrels.</w:t>
      </w:r>
    </w:p>
    <w:p w14:paraId="2EA86654" w14:textId="3AE1477A" w:rsidR="00C879D4" w:rsidRPr="00AB1781" w:rsidRDefault="00AC3180" w:rsidP="00C879D4">
      <w:pPr>
        <w:pStyle w:val="EnglishHangNoCoptic"/>
      </w:pPr>
      <w:r>
        <w:t>27 Bless God in the churches</w:t>
      </w:r>
      <w:r>
        <w:rPr>
          <w:rStyle w:val="FootnoteReference"/>
        </w:rPr>
        <w:footnoteReference w:id="357"/>
      </w:r>
      <w:r>
        <w:t>,</w:t>
      </w:r>
    </w:p>
    <w:p w14:paraId="47703266" w14:textId="46A1BE48" w:rsidR="00C879D4" w:rsidRPr="00AB1781" w:rsidRDefault="00C879D4" w:rsidP="00AC3180">
      <w:pPr>
        <w:pStyle w:val="EnglishHangEndNoCoptic"/>
      </w:pPr>
      <w:r w:rsidRPr="00AB1781">
        <w:tab/>
      </w:r>
      <w:r w:rsidR="00AC3180">
        <w:t>[bless]</w:t>
      </w:r>
      <w:r w:rsidRPr="00AB1781">
        <w:t xml:space="preserve"> the Lor</w:t>
      </w:r>
      <w:r w:rsidR="00AC3180">
        <w:t>d from the fountains of Israel!</w:t>
      </w:r>
    </w:p>
    <w:p w14:paraId="364A3F55" w14:textId="13ABFEA4" w:rsidR="00C879D4" w:rsidRPr="00AB1781" w:rsidRDefault="00C879D4" w:rsidP="00C879D4">
      <w:pPr>
        <w:pStyle w:val="EnglishHangNoCoptic"/>
      </w:pPr>
      <w:r w:rsidRPr="00AB1781">
        <w:t>28 There is Benjamin</w:t>
      </w:r>
      <w:r w:rsidR="00AC3180">
        <w:t>, the youngest,</w:t>
      </w:r>
      <w:r w:rsidRPr="00AB1781">
        <w:t xml:space="preserve"> in ecstasy;</w:t>
      </w:r>
    </w:p>
    <w:p w14:paraId="596C7645" w14:textId="04251046" w:rsidR="00C879D4" w:rsidRPr="00AB1781" w:rsidRDefault="00C879D4" w:rsidP="00C879D4">
      <w:pPr>
        <w:pStyle w:val="EnglishHangNoCoptic"/>
      </w:pPr>
      <w:r w:rsidRPr="00AB1781">
        <w:tab/>
        <w:t xml:space="preserve">the </w:t>
      </w:r>
      <w:r w:rsidR="00AC3180">
        <w:t>rulers</w:t>
      </w:r>
      <w:r w:rsidRPr="00AB1781">
        <w:t xml:space="preserve"> of Juda are their leaders,</w:t>
      </w:r>
    </w:p>
    <w:p w14:paraId="31021F77" w14:textId="0593A44A" w:rsidR="00C879D4" w:rsidRPr="00AB1781" w:rsidRDefault="00C879D4" w:rsidP="00C879D4">
      <w:pPr>
        <w:pStyle w:val="EnglishHangEndNoCoptic"/>
      </w:pPr>
      <w:r w:rsidRPr="00AB1781">
        <w:tab/>
        <w:t xml:space="preserve">the </w:t>
      </w:r>
      <w:r w:rsidR="00AC3180">
        <w:t xml:space="preserve">rulers </w:t>
      </w:r>
      <w:r w:rsidRPr="00AB1781">
        <w:t>of Zabulon</w:t>
      </w:r>
      <w:r w:rsidR="00AC3180">
        <w:t xml:space="preserve"> and</w:t>
      </w:r>
      <w:r w:rsidRPr="00AB1781">
        <w:t xml:space="preserve"> Nephthali.</w:t>
      </w:r>
    </w:p>
    <w:p w14:paraId="397DEF5F" w14:textId="77777777" w:rsidR="00C879D4" w:rsidRPr="00AB1781" w:rsidRDefault="00C879D4" w:rsidP="00C879D4">
      <w:pPr>
        <w:pStyle w:val="EnglishHangNoCoptic"/>
      </w:pPr>
      <w:r w:rsidRPr="00AB1781">
        <w:t xml:space="preserve">29 Command </w:t>
      </w:r>
      <w:r w:rsidR="00E570CB">
        <w:t>Your</w:t>
      </w:r>
      <w:r w:rsidRPr="00AB1781">
        <w:t xml:space="preserve"> power, O God;</w:t>
      </w:r>
    </w:p>
    <w:p w14:paraId="2F54F2DE" w14:textId="3564ADE9" w:rsidR="00C879D4" w:rsidRPr="00AB1781" w:rsidRDefault="00C879D4" w:rsidP="00C879D4">
      <w:pPr>
        <w:pStyle w:val="EnglishHangEndNoCoptic"/>
      </w:pPr>
      <w:r w:rsidRPr="00AB1781">
        <w:tab/>
        <w:t xml:space="preserve">strengthen, O God, </w:t>
      </w:r>
      <w:r w:rsidR="00AC3180">
        <w:t>that which</w:t>
      </w:r>
      <w:r w:rsidRPr="00AB1781">
        <w:t xml:space="preserve"> </w:t>
      </w:r>
      <w:r w:rsidR="001040C8">
        <w:t>You</w:t>
      </w:r>
      <w:r w:rsidRPr="00AB1781">
        <w:t xml:space="preserve"> </w:t>
      </w:r>
      <w:r w:rsidR="00AC3180">
        <w:t>accomplished</w:t>
      </w:r>
      <w:r w:rsidRPr="00AB1781">
        <w:t xml:space="preserve"> in us.</w:t>
      </w:r>
    </w:p>
    <w:p w14:paraId="68F602F1" w14:textId="7163730E" w:rsidR="00C879D4" w:rsidRPr="00AB1781" w:rsidRDefault="00C879D4" w:rsidP="00C879D4">
      <w:pPr>
        <w:pStyle w:val="EnglishHangNoCoptic"/>
      </w:pPr>
      <w:r w:rsidRPr="00AB1781">
        <w:t xml:space="preserve">30 </w:t>
      </w:r>
      <w:r w:rsidR="00AC3180">
        <w:t>Because of</w:t>
      </w:r>
      <w:r w:rsidRPr="00AB1781">
        <w:t xml:space="preserve"> </w:t>
      </w:r>
      <w:r w:rsidR="00E570CB">
        <w:t>Your</w:t>
      </w:r>
      <w:r w:rsidRPr="00AB1781">
        <w:t xml:space="preserve"> temple in Jerusalem,</w:t>
      </w:r>
    </w:p>
    <w:p w14:paraId="40DBBEA7" w14:textId="77777777" w:rsidR="00C879D4" w:rsidRPr="00AB1781" w:rsidRDefault="00C879D4" w:rsidP="00C879D4">
      <w:pPr>
        <w:pStyle w:val="EnglishHangEndNoCoptic"/>
      </w:pPr>
      <w:r w:rsidRPr="00AB1781">
        <w:tab/>
        <w:t xml:space="preserve">kings will offer gifts to </w:t>
      </w:r>
      <w:r w:rsidR="001040C8">
        <w:t>You</w:t>
      </w:r>
      <w:r w:rsidRPr="00AB1781">
        <w:t>.</w:t>
      </w:r>
    </w:p>
    <w:p w14:paraId="492DE41C" w14:textId="041A3A4E" w:rsidR="00C879D4" w:rsidRPr="00AB1781" w:rsidRDefault="00C879D4" w:rsidP="00C879D4">
      <w:pPr>
        <w:pStyle w:val="EnglishHangNoCoptic"/>
      </w:pPr>
      <w:r w:rsidRPr="00AB1781">
        <w:t xml:space="preserve">31 Rebuke the </w:t>
      </w:r>
      <w:r w:rsidR="000C6C77">
        <w:t>wild animals</w:t>
      </w:r>
      <w:r w:rsidRPr="00AB1781">
        <w:t xml:space="preserve"> of the reed,</w:t>
      </w:r>
    </w:p>
    <w:p w14:paraId="0094DF0B" w14:textId="50248389" w:rsidR="00C879D4" w:rsidRPr="00AB1781" w:rsidRDefault="00C879D4" w:rsidP="00C879D4">
      <w:pPr>
        <w:pStyle w:val="EnglishHangNoCoptic"/>
      </w:pPr>
      <w:r w:rsidRPr="00AB1781">
        <w:tab/>
        <w:t xml:space="preserve">the herd of bulls </w:t>
      </w:r>
      <w:r w:rsidR="000C6C77">
        <w:t>among</w:t>
      </w:r>
      <w:r w:rsidRPr="00AB1781">
        <w:t xml:space="preserve"> the cows of the peoples,</w:t>
      </w:r>
    </w:p>
    <w:p w14:paraId="6A3D4671" w14:textId="77777777" w:rsidR="00C879D4" w:rsidRPr="00AB1781" w:rsidRDefault="00C879D4" w:rsidP="00C879D4">
      <w:pPr>
        <w:pStyle w:val="EnglishHangNoCoptic"/>
      </w:pPr>
      <w:r w:rsidRPr="00AB1781">
        <w:tab/>
        <w:t>that those who have been tried with silver may not be shut out;</w:t>
      </w:r>
    </w:p>
    <w:p w14:paraId="4BC445A7" w14:textId="77777777" w:rsidR="00C879D4" w:rsidRPr="00AB1781" w:rsidRDefault="00C879D4" w:rsidP="00C879D4">
      <w:pPr>
        <w:pStyle w:val="EnglishHangEndNoCoptic"/>
      </w:pPr>
      <w:r w:rsidRPr="00AB1781">
        <w:tab/>
        <w:t>scatter the nations that desire wars.</w:t>
      </w:r>
      <w:r w:rsidRPr="00AB1781">
        <w:rPr>
          <w:rStyle w:val="FootnoteReference"/>
        </w:rPr>
        <w:footnoteReference w:id="358"/>
      </w:r>
    </w:p>
    <w:p w14:paraId="43B0EC7D" w14:textId="77777777" w:rsidR="00C879D4" w:rsidRPr="00AB1781" w:rsidRDefault="00C879D4" w:rsidP="00C879D4">
      <w:pPr>
        <w:pStyle w:val="EnglishHangNoCoptic"/>
      </w:pPr>
      <w:r w:rsidRPr="00AB1781">
        <w:lastRenderedPageBreak/>
        <w:t>32 Ambassadors will come from Egypt;</w:t>
      </w:r>
    </w:p>
    <w:p w14:paraId="756D428F" w14:textId="76444D7C" w:rsidR="00C879D4" w:rsidRPr="00AB1781" w:rsidRDefault="00C879D4" w:rsidP="00C879D4">
      <w:pPr>
        <w:pStyle w:val="EnglishHangEndNoCoptic"/>
      </w:pPr>
      <w:r w:rsidRPr="00AB1781">
        <w:tab/>
        <w:t xml:space="preserve">Ethiopia will </w:t>
      </w:r>
      <w:r w:rsidR="000C6C77">
        <w:t>draw near</w:t>
      </w:r>
      <w:r w:rsidRPr="00AB1781">
        <w:t xml:space="preserve"> to stretch out her hand to God.</w:t>
      </w:r>
    </w:p>
    <w:p w14:paraId="7B9F6F44" w14:textId="3CF83E3B" w:rsidR="00C879D4" w:rsidRPr="00AB1781" w:rsidRDefault="00C879D4" w:rsidP="00C879D4">
      <w:pPr>
        <w:pStyle w:val="EnglishHangNoCoptic"/>
      </w:pPr>
      <w:r w:rsidRPr="00AB1781">
        <w:t>33 Sing to</w:t>
      </w:r>
      <w:r w:rsidR="000C6C77">
        <w:t xml:space="preserve"> God, you kingdoms of the earth,</w:t>
      </w:r>
    </w:p>
    <w:p w14:paraId="2E7C85B5" w14:textId="77777777" w:rsidR="00C879D4" w:rsidRPr="00AB1781" w:rsidRDefault="00C879D4" w:rsidP="00C879D4">
      <w:pPr>
        <w:pStyle w:val="EnglishHangEndNoCoptic"/>
      </w:pPr>
      <w:r w:rsidRPr="00AB1781">
        <w:tab/>
        <w:t xml:space="preserve">sing to the Lord. </w:t>
      </w:r>
      <w:r w:rsidRPr="00AB1781">
        <w:rPr>
          <w:i/>
        </w:rPr>
        <w:t>(Pause)</w:t>
      </w:r>
    </w:p>
    <w:p w14:paraId="7A2229EC" w14:textId="609A9615" w:rsidR="00C879D4" w:rsidRPr="00AB1781" w:rsidRDefault="00C879D4" w:rsidP="00C879D4">
      <w:pPr>
        <w:pStyle w:val="EnglishHangNoCoptic"/>
      </w:pPr>
      <w:r w:rsidRPr="00AB1781">
        <w:t>34 Sing to God</w:t>
      </w:r>
      <w:r w:rsidR="000C6C77">
        <w:t>,</w:t>
      </w:r>
      <w:r w:rsidRPr="00AB1781">
        <w:t xml:space="preserve"> Who rides upon the heaven of heaven</w:t>
      </w:r>
      <w:r w:rsidR="000C6C77">
        <w:t>s</w:t>
      </w:r>
      <w:r w:rsidRPr="00AB1781">
        <w:t xml:space="preserve"> to</w:t>
      </w:r>
      <w:r w:rsidR="000C6C77">
        <w:t>wards</w:t>
      </w:r>
      <w:r w:rsidRPr="00AB1781">
        <w:t xml:space="preserve"> the East;</w:t>
      </w:r>
    </w:p>
    <w:p w14:paraId="0BAF3348" w14:textId="72AEECAC" w:rsidR="00C879D4" w:rsidRPr="00AB1781" w:rsidRDefault="000C6C77" w:rsidP="00C879D4">
      <w:pPr>
        <w:pStyle w:val="EnglishHangEndNoCoptic"/>
      </w:pPr>
      <w:r>
        <w:tab/>
        <w:t>behold</w:t>
      </w:r>
      <w:r w:rsidR="00C879D4" w:rsidRPr="00AB1781">
        <w:t xml:space="preserve">, He </w:t>
      </w:r>
      <w:r>
        <w:t>will speak with His voice,</w:t>
      </w:r>
      <w:r w:rsidR="00C879D4" w:rsidRPr="00AB1781">
        <w:t xml:space="preserve"> </w:t>
      </w:r>
      <w:r>
        <w:t>with</w:t>
      </w:r>
      <w:r w:rsidR="00C879D4" w:rsidRPr="00AB1781">
        <w:t xml:space="preserve"> a thunderous sound.</w:t>
      </w:r>
      <w:r w:rsidR="00C879D4" w:rsidRPr="00AB1781">
        <w:rPr>
          <w:rStyle w:val="FootnoteReference"/>
        </w:rPr>
        <w:footnoteReference w:id="359"/>
      </w:r>
    </w:p>
    <w:p w14:paraId="5B4EFE09" w14:textId="77777777" w:rsidR="00C879D4" w:rsidRPr="00AB1781" w:rsidRDefault="00C879D4" w:rsidP="00C879D4">
      <w:pPr>
        <w:pStyle w:val="EnglishHangNoCoptic"/>
      </w:pPr>
      <w:r w:rsidRPr="00AB1781">
        <w:t>35 Give glory to God;</w:t>
      </w:r>
    </w:p>
    <w:p w14:paraId="007497E9" w14:textId="77777777" w:rsidR="00C879D4" w:rsidRPr="00AB1781" w:rsidRDefault="00C879D4" w:rsidP="00C879D4">
      <w:pPr>
        <w:pStyle w:val="EnglishHangNoCoptic"/>
      </w:pPr>
      <w:r w:rsidRPr="00AB1781">
        <w:tab/>
        <w:t>His magnificence is over Israel,</w:t>
      </w:r>
    </w:p>
    <w:p w14:paraId="13F463B2" w14:textId="77777777" w:rsidR="00C879D4" w:rsidRPr="00AB1781" w:rsidRDefault="00C879D4" w:rsidP="00C879D4">
      <w:pPr>
        <w:pStyle w:val="EnglishHangEndNoCoptic"/>
      </w:pPr>
      <w:r w:rsidRPr="00AB1781">
        <w:tab/>
        <w:t>and His power is in the clouds.</w:t>
      </w:r>
    </w:p>
    <w:p w14:paraId="21A150ED" w14:textId="62F8D782" w:rsidR="00C879D4" w:rsidRPr="00AB1781" w:rsidRDefault="00C879D4" w:rsidP="00C879D4">
      <w:pPr>
        <w:pStyle w:val="EnglishHangNoCoptic"/>
      </w:pPr>
      <w:r w:rsidRPr="00AB1781">
        <w:t xml:space="preserve">36 God is </w:t>
      </w:r>
      <w:r w:rsidR="00DE3296">
        <w:t>wondrous among</w:t>
      </w:r>
      <w:r w:rsidR="000C6C77">
        <w:t xml:space="preserve"> His Saints; the God of Israel</w:t>
      </w:r>
    </w:p>
    <w:p w14:paraId="44AA47FC" w14:textId="04594FBA" w:rsidR="00C879D4" w:rsidRPr="00AB1781" w:rsidRDefault="00C879D4" w:rsidP="00C879D4">
      <w:pPr>
        <w:pStyle w:val="EnglishHangNoCoptic"/>
      </w:pPr>
      <w:r w:rsidRPr="00AB1781">
        <w:tab/>
        <w:t>will give strength and power to His people.</w:t>
      </w:r>
    </w:p>
    <w:p w14:paraId="5398735D" w14:textId="15D8C506" w:rsidR="00C879D4" w:rsidRPr="00C879D4" w:rsidRDefault="00C879D4" w:rsidP="000C6C77">
      <w:pPr>
        <w:pStyle w:val="EnglishHangEndNoCoptic"/>
        <w:tabs>
          <w:tab w:val="left" w:pos="720"/>
          <w:tab w:val="left" w:pos="1440"/>
          <w:tab w:val="left" w:pos="3147"/>
        </w:tabs>
      </w:pPr>
      <w:r w:rsidRPr="00AB1781">
        <w:tab/>
        <w:t>Blessed be God!</w:t>
      </w:r>
      <w:r w:rsidR="000C6C77">
        <w:tab/>
      </w:r>
    </w:p>
    <w:p w14:paraId="3A1E2D7A" w14:textId="32C3782A" w:rsidR="00F933DE" w:rsidRDefault="00F933DE" w:rsidP="00F933DE">
      <w:pPr>
        <w:pStyle w:val="Rubric"/>
      </w:pPr>
      <w:r>
        <w:t>Glory…</w:t>
      </w:r>
    </w:p>
    <w:p w14:paraId="1A8E8CA8" w14:textId="5D1CCF3C" w:rsidR="00C879D4" w:rsidRPr="00B139A8" w:rsidRDefault="00B139A8" w:rsidP="00BF0205">
      <w:pPr>
        <w:pStyle w:val="Heading4"/>
      </w:pPr>
      <w:r>
        <w:t>Psalm</w:t>
      </w:r>
      <w:r w:rsidR="00C879D4" w:rsidRPr="00AB1781">
        <w:t xml:space="preserve"> 68</w:t>
      </w:r>
      <w:r>
        <w:t xml:space="preserve">: </w:t>
      </w:r>
      <w:r w:rsidR="007D2678">
        <w:t>“</w:t>
      </w:r>
      <w:r>
        <w:t xml:space="preserve">Save me, O God; for </w:t>
      </w:r>
      <w:r w:rsidR="007D2678">
        <w:t xml:space="preserve">the </w:t>
      </w:r>
      <w:r>
        <w:t xml:space="preserve">waters </w:t>
      </w:r>
      <w:r w:rsidR="007D2678">
        <w:t>have come in”</w:t>
      </w:r>
    </w:p>
    <w:p w14:paraId="69B6C2A6"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Cry from the Depths: Christ’s Passion Foreshadowed</w:t>
      </w:r>
    </w:p>
    <w:p w14:paraId="23564E4C"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for the Vision of the Universal Worship of Creation</w:t>
      </w:r>
    </w:p>
    <w:p w14:paraId="410673FB" w14:textId="12DBD9C8" w:rsidR="00C879D4" w:rsidRPr="00AB1781" w:rsidRDefault="00C879D4" w:rsidP="00B139A8">
      <w:pPr>
        <w:pStyle w:val="Rubric"/>
      </w:pPr>
      <w:r w:rsidRPr="00AB1781">
        <w:t>1 (</w:t>
      </w:r>
      <w:r w:rsidR="00A10925">
        <w:t>For the end; over</w:t>
      </w:r>
      <w:r w:rsidRPr="00AB1781">
        <w:t xml:space="preserve"> those </w:t>
      </w:r>
      <w:r w:rsidR="00A10925">
        <w:t>that will</w:t>
      </w:r>
      <w:r w:rsidRPr="00AB1781">
        <w:t xml:space="preserve"> be changed. By David)</w:t>
      </w:r>
    </w:p>
    <w:p w14:paraId="2F9C2AC4" w14:textId="723E403D" w:rsidR="00C879D4" w:rsidRPr="00AB1781" w:rsidRDefault="00A10925" w:rsidP="00B139A8">
      <w:pPr>
        <w:pStyle w:val="EnglishHangNoCoptic"/>
      </w:pPr>
      <w:r>
        <w:t>2 Save me, O God,</w:t>
      </w:r>
    </w:p>
    <w:p w14:paraId="15217F17" w14:textId="3EE7F635" w:rsidR="00C879D4" w:rsidRPr="00AB1781" w:rsidRDefault="00C879D4" w:rsidP="00B139A8">
      <w:pPr>
        <w:pStyle w:val="EnglishHangEndNoCoptic"/>
      </w:pPr>
      <w:r w:rsidRPr="00AB1781">
        <w:tab/>
        <w:t xml:space="preserve">for the waters have </w:t>
      </w:r>
      <w:r w:rsidR="00A10925">
        <w:t>come in,</w:t>
      </w:r>
      <w:r w:rsidRPr="00AB1781">
        <w:t xml:space="preserve"> even</w:t>
      </w:r>
      <w:r w:rsidR="00A10925">
        <w:t xml:space="preserve"> to</w:t>
      </w:r>
      <w:r w:rsidRPr="00AB1781">
        <w:t xml:space="preserve"> my soul.</w:t>
      </w:r>
    </w:p>
    <w:p w14:paraId="41155FAF" w14:textId="2306410A" w:rsidR="00C879D4" w:rsidRPr="00AB1781" w:rsidRDefault="00C879D4" w:rsidP="00B139A8">
      <w:pPr>
        <w:pStyle w:val="EnglishHangNoCoptic"/>
      </w:pPr>
      <w:r w:rsidRPr="00AB1781">
        <w:t>3 I am stuck in deep mire</w:t>
      </w:r>
      <w:r w:rsidR="00B045F9">
        <w:rPr>
          <w:rStyle w:val="FootnoteReference"/>
        </w:rPr>
        <w:footnoteReference w:id="360"/>
      </w:r>
      <w:r w:rsidRPr="00AB1781">
        <w:t>, and there is no foothold;</w:t>
      </w:r>
      <w:r w:rsidRPr="00AB1781">
        <w:rPr>
          <w:rStyle w:val="FootnoteReference"/>
        </w:rPr>
        <w:footnoteReference w:id="361"/>
      </w:r>
    </w:p>
    <w:p w14:paraId="6C049D9B" w14:textId="77777777" w:rsidR="00C879D4" w:rsidRPr="00AB1781" w:rsidRDefault="00C879D4" w:rsidP="00B139A8">
      <w:pPr>
        <w:pStyle w:val="EnglishHangNoCoptic"/>
      </w:pPr>
      <w:r w:rsidRPr="00AB1781">
        <w:tab/>
        <w:t>I have come into the depths of the sea,</w:t>
      </w:r>
    </w:p>
    <w:p w14:paraId="081F25C5" w14:textId="77777777" w:rsidR="00C879D4" w:rsidRPr="00AB1781" w:rsidRDefault="00C879D4" w:rsidP="00B139A8">
      <w:pPr>
        <w:pStyle w:val="EnglishHangEndNoCoptic"/>
      </w:pPr>
      <w:r w:rsidRPr="00AB1781">
        <w:tab/>
        <w:t>and a storm has overwhelmed me.</w:t>
      </w:r>
    </w:p>
    <w:p w14:paraId="2DF89DC1" w14:textId="40F49A2D" w:rsidR="00C879D4" w:rsidRPr="00AB1781" w:rsidRDefault="00C879D4" w:rsidP="00B139A8">
      <w:pPr>
        <w:pStyle w:val="EnglishHangNoCoptic"/>
      </w:pPr>
      <w:r w:rsidRPr="00AB1781">
        <w:t xml:space="preserve">4 I </w:t>
      </w:r>
      <w:r w:rsidR="00A10925">
        <w:t>grow weary of crying</w:t>
      </w:r>
      <w:r w:rsidRPr="00AB1781">
        <w:t>, my throat is hoarse;</w:t>
      </w:r>
    </w:p>
    <w:p w14:paraId="35C8CEE1" w14:textId="61E2D4F2" w:rsidR="00C879D4" w:rsidRPr="00AB1781" w:rsidRDefault="00C879D4" w:rsidP="00B139A8">
      <w:pPr>
        <w:pStyle w:val="EnglishHangEndNoCoptic"/>
      </w:pPr>
      <w:r w:rsidRPr="00AB1781">
        <w:tab/>
        <w:t xml:space="preserve">my eyes fail </w:t>
      </w:r>
      <w:r w:rsidR="00A10925">
        <w:t>from</w:t>
      </w:r>
      <w:r w:rsidRPr="00AB1781">
        <w:t xml:space="preserve"> hoping for my God.</w:t>
      </w:r>
    </w:p>
    <w:p w14:paraId="73B55870" w14:textId="77777777" w:rsidR="00C879D4" w:rsidRPr="00AB1781" w:rsidRDefault="00C879D4" w:rsidP="00B139A8">
      <w:pPr>
        <w:pStyle w:val="EnglishHangNoCoptic"/>
      </w:pPr>
      <w:r w:rsidRPr="00AB1781">
        <w:t>5 Those who hate me without cause</w:t>
      </w:r>
    </w:p>
    <w:p w14:paraId="0F0EC491" w14:textId="3A4A5963" w:rsidR="00C879D4" w:rsidRPr="00AB1781" w:rsidRDefault="00C879D4" w:rsidP="00B139A8">
      <w:pPr>
        <w:pStyle w:val="EnglishHangNoCoptic"/>
      </w:pPr>
      <w:r w:rsidRPr="00AB1781">
        <w:tab/>
        <w:t xml:space="preserve">are </w:t>
      </w:r>
      <w:r w:rsidR="00A10925">
        <w:t>multiplied beyond</w:t>
      </w:r>
      <w:r w:rsidRPr="00AB1781">
        <w:t xml:space="preserve"> the hairs of my head;</w:t>
      </w:r>
    </w:p>
    <w:p w14:paraId="4497962A" w14:textId="5854A52C" w:rsidR="00C879D4" w:rsidRPr="00AB1781" w:rsidRDefault="00C879D4" w:rsidP="00B139A8">
      <w:pPr>
        <w:pStyle w:val="EnglishHangNoCoptic"/>
      </w:pPr>
      <w:r w:rsidRPr="00AB1781">
        <w:tab/>
        <w:t>my enemies who persecut</w:t>
      </w:r>
      <w:r w:rsidR="00A10925">
        <w:t>e me unjustly have grown strong;</w:t>
      </w:r>
    </w:p>
    <w:p w14:paraId="06689889" w14:textId="4B43702C" w:rsidR="00C879D4" w:rsidRPr="00AB1781" w:rsidRDefault="00C879D4" w:rsidP="00B139A8">
      <w:pPr>
        <w:pStyle w:val="EnglishHangEndNoCoptic"/>
      </w:pPr>
      <w:r w:rsidRPr="00AB1781">
        <w:tab/>
      </w:r>
      <w:r w:rsidR="00A10925">
        <w:t xml:space="preserve">then </w:t>
      </w:r>
      <w:r w:rsidRPr="00AB1781">
        <w:t xml:space="preserve">I repaid what I </w:t>
      </w:r>
      <w:r w:rsidR="00A10925">
        <w:t>did not</w:t>
      </w:r>
      <w:r w:rsidRPr="00AB1781">
        <w:t xml:space="preserve"> </w:t>
      </w:r>
      <w:r w:rsidR="00A10925">
        <w:t>steal</w:t>
      </w:r>
      <w:r w:rsidRPr="00AB1781">
        <w:t>.</w:t>
      </w:r>
      <w:r w:rsidRPr="00AB1781">
        <w:rPr>
          <w:rStyle w:val="FootnoteReference"/>
        </w:rPr>
        <w:footnoteReference w:id="362"/>
      </w:r>
    </w:p>
    <w:p w14:paraId="75B079FC" w14:textId="34FA1BF6" w:rsidR="00C879D4" w:rsidRPr="00AB1781" w:rsidRDefault="00C879D4" w:rsidP="00B139A8">
      <w:pPr>
        <w:pStyle w:val="EnglishHangNoCoptic"/>
      </w:pPr>
      <w:r w:rsidRPr="00AB1781">
        <w:lastRenderedPageBreak/>
        <w:t xml:space="preserve">6 O God, </w:t>
      </w:r>
      <w:r w:rsidR="001040C8">
        <w:t>You</w:t>
      </w:r>
      <w:r w:rsidRPr="00AB1781">
        <w:t xml:space="preserve"> </w:t>
      </w:r>
      <w:r w:rsidR="00004BA4" w:rsidRPr="00AB1781">
        <w:t>know</w:t>
      </w:r>
      <w:r w:rsidRPr="00AB1781">
        <w:t xml:space="preserve"> my </w:t>
      </w:r>
      <w:r w:rsidR="00A10925">
        <w:t>foolishness</w:t>
      </w:r>
      <w:r w:rsidRPr="00AB1781">
        <w:t>,</w:t>
      </w:r>
    </w:p>
    <w:p w14:paraId="0E44BDEC" w14:textId="3ED85C9D" w:rsidR="00C879D4" w:rsidRPr="00AB1781" w:rsidRDefault="00C879D4" w:rsidP="00B139A8">
      <w:pPr>
        <w:pStyle w:val="EnglishHangEndNoCoptic"/>
      </w:pPr>
      <w:r w:rsidRPr="00AB1781">
        <w:tab/>
        <w:t xml:space="preserve">and my </w:t>
      </w:r>
      <w:r w:rsidR="00A10925">
        <w:t>transgression</w:t>
      </w:r>
      <w:r w:rsidRPr="00AB1781">
        <w:t xml:space="preserve"> are not hidden from </w:t>
      </w:r>
      <w:r w:rsidR="001040C8">
        <w:t>You</w:t>
      </w:r>
      <w:r w:rsidRPr="00AB1781">
        <w:t>.</w:t>
      </w:r>
    </w:p>
    <w:p w14:paraId="7E36C67F" w14:textId="0D01D88D" w:rsidR="00C879D4" w:rsidRPr="00AB1781" w:rsidRDefault="00C879D4" w:rsidP="00B139A8">
      <w:pPr>
        <w:pStyle w:val="EnglishHangNoCoptic"/>
      </w:pPr>
      <w:r w:rsidRPr="00AB1781">
        <w:t xml:space="preserve">7 </w:t>
      </w:r>
      <w:r w:rsidR="00A10925">
        <w:t>Do not l</w:t>
      </w:r>
      <w:r w:rsidRPr="00AB1781">
        <w:t xml:space="preserve">et those who </w:t>
      </w:r>
      <w:r w:rsidR="00A10925">
        <w:t>wait for</w:t>
      </w:r>
      <w:r w:rsidRPr="00AB1781">
        <w:t xml:space="preserve"> </w:t>
      </w:r>
      <w:r w:rsidR="001040C8">
        <w:t>You</w:t>
      </w:r>
      <w:r w:rsidRPr="00AB1781">
        <w:t xml:space="preserve"> be ashamed </w:t>
      </w:r>
      <w:r w:rsidR="00A10925">
        <w:t>because of me,</w:t>
      </w:r>
    </w:p>
    <w:p w14:paraId="1669E615" w14:textId="5DB86E68" w:rsidR="00C879D4" w:rsidRPr="00AB1781" w:rsidRDefault="00C879D4" w:rsidP="00B139A8">
      <w:pPr>
        <w:pStyle w:val="EnglishHangNoCoptic"/>
      </w:pPr>
      <w:r w:rsidRPr="00AB1781">
        <w:tab/>
        <w:t>O Lord</w:t>
      </w:r>
      <w:r w:rsidR="00A10925">
        <w:t>,</w:t>
      </w:r>
      <w:r w:rsidRPr="00AB1781">
        <w:t xml:space="preserve"> </w:t>
      </w:r>
      <w:r w:rsidR="00A10925">
        <w:t>Lord</w:t>
      </w:r>
      <w:r w:rsidRPr="00AB1781">
        <w:t xml:space="preserve"> of Hosts,</w:t>
      </w:r>
    </w:p>
    <w:p w14:paraId="77AC757D" w14:textId="5EEF5FD5" w:rsidR="00C879D4" w:rsidRPr="00AB1781" w:rsidRDefault="00C879D4" w:rsidP="00B139A8">
      <w:pPr>
        <w:pStyle w:val="EnglishHangNoCoptic"/>
      </w:pPr>
      <w:r w:rsidRPr="00AB1781">
        <w:tab/>
      </w:r>
      <w:r w:rsidR="00A10925">
        <w:t xml:space="preserve">do not </w:t>
      </w:r>
      <w:r w:rsidRPr="00AB1781">
        <w:t xml:space="preserve">let those who seek </w:t>
      </w:r>
      <w:r w:rsidR="001040C8">
        <w:t>You</w:t>
      </w:r>
      <w:r w:rsidRPr="00AB1781">
        <w:t xml:space="preserve"> be </w:t>
      </w:r>
      <w:r w:rsidR="00A10925">
        <w:t>ashamed because of</w:t>
      </w:r>
      <w:r w:rsidRPr="00AB1781">
        <w:t xml:space="preserve"> me,</w:t>
      </w:r>
    </w:p>
    <w:p w14:paraId="2E242FA7" w14:textId="3B40690F" w:rsidR="00C879D4" w:rsidRPr="00AB1781" w:rsidRDefault="00A10925" w:rsidP="00B139A8">
      <w:pPr>
        <w:pStyle w:val="EnglishHangEndNoCoptic"/>
      </w:pPr>
      <w:r>
        <w:tab/>
        <w:t>O God of Israel,</w:t>
      </w:r>
    </w:p>
    <w:p w14:paraId="3D44DB3B" w14:textId="09DC4CEB" w:rsidR="00C879D4" w:rsidRPr="00AB1781" w:rsidRDefault="00C879D4" w:rsidP="00B139A8">
      <w:pPr>
        <w:pStyle w:val="EnglishHangNoCoptic"/>
      </w:pPr>
      <w:r w:rsidRPr="00AB1781">
        <w:t xml:space="preserve">8 </w:t>
      </w:r>
      <w:r w:rsidR="00A10925">
        <w:t xml:space="preserve">because </w:t>
      </w:r>
      <w:r w:rsidRPr="00AB1781">
        <w:t xml:space="preserve">for </w:t>
      </w:r>
      <w:r w:rsidR="00E570CB">
        <w:t>Your</w:t>
      </w:r>
      <w:r w:rsidRPr="00AB1781">
        <w:t xml:space="preserve"> sake I have borne reproach</w:t>
      </w:r>
      <w:r w:rsidR="00A10925">
        <w:t>,</w:t>
      </w:r>
    </w:p>
    <w:p w14:paraId="159B3DCE" w14:textId="2FA6E543" w:rsidR="00C879D4" w:rsidRPr="00AB1781" w:rsidRDefault="00C879D4" w:rsidP="00B139A8">
      <w:pPr>
        <w:pStyle w:val="EnglishHangEndNoCoptic"/>
      </w:pPr>
      <w:r w:rsidRPr="00AB1781">
        <w:tab/>
        <w:t xml:space="preserve">and </w:t>
      </w:r>
      <w:r w:rsidR="0089583B">
        <w:t>humiliation covered my face</w:t>
      </w:r>
      <w:r w:rsidRPr="00AB1781">
        <w:t>.</w:t>
      </w:r>
    </w:p>
    <w:p w14:paraId="7F9EB35E" w14:textId="4E3EB9F3" w:rsidR="00C879D4" w:rsidRPr="00AB1781" w:rsidRDefault="00C879D4" w:rsidP="00B139A8">
      <w:pPr>
        <w:pStyle w:val="EnglishHangNoCoptic"/>
      </w:pPr>
      <w:r w:rsidRPr="00AB1781">
        <w:t xml:space="preserve">9 I </w:t>
      </w:r>
      <w:r w:rsidR="00F81502">
        <w:t xml:space="preserve">have </w:t>
      </w:r>
      <w:r w:rsidR="0089583B">
        <w:t>became</w:t>
      </w:r>
      <w:r w:rsidRPr="00AB1781">
        <w:t xml:space="preserve"> a stranger to my brothers,</w:t>
      </w:r>
    </w:p>
    <w:p w14:paraId="06540B72" w14:textId="282840EA" w:rsidR="00C879D4" w:rsidRPr="00AB1781" w:rsidRDefault="00C879D4" w:rsidP="00B139A8">
      <w:pPr>
        <w:pStyle w:val="EnglishHangEndNoCoptic"/>
      </w:pPr>
      <w:r w:rsidRPr="00AB1781">
        <w:tab/>
        <w:t xml:space="preserve">and an alien to my mother’s </w:t>
      </w:r>
      <w:r w:rsidR="0089583B">
        <w:t>sons,</w:t>
      </w:r>
    </w:p>
    <w:p w14:paraId="6147D646" w14:textId="25C6F6E8" w:rsidR="00C879D4" w:rsidRPr="00AB1781" w:rsidRDefault="00C879D4" w:rsidP="00B139A8">
      <w:pPr>
        <w:pStyle w:val="EnglishHangNoCoptic"/>
      </w:pPr>
      <w:r w:rsidRPr="00AB1781">
        <w:t xml:space="preserve">10 </w:t>
      </w:r>
      <w:r w:rsidR="0089583B">
        <w:t xml:space="preserve">for the </w:t>
      </w:r>
      <w:r w:rsidRPr="00AB1781">
        <w:t xml:space="preserve">Zeal for </w:t>
      </w:r>
      <w:r w:rsidR="00E570CB">
        <w:t>Your</w:t>
      </w:r>
      <w:r w:rsidR="0089583B">
        <w:t xml:space="preserve"> house consumed</w:t>
      </w:r>
      <w:r w:rsidRPr="00AB1781">
        <w:t xml:space="preserve"> Me,</w:t>
      </w:r>
    </w:p>
    <w:p w14:paraId="1BF42EAC" w14:textId="22EE8992" w:rsidR="00C879D4" w:rsidRPr="00AB1781" w:rsidRDefault="00C879D4" w:rsidP="00B139A8">
      <w:pPr>
        <w:pStyle w:val="EnglishHangEndNoCoptic"/>
      </w:pPr>
      <w:r w:rsidRPr="00AB1781">
        <w:tab/>
        <w:t xml:space="preserve">and the insults hurled at </w:t>
      </w:r>
      <w:r w:rsidR="001040C8">
        <w:t>You</w:t>
      </w:r>
      <w:r w:rsidRPr="00AB1781">
        <w:t xml:space="preserve"> </w:t>
      </w:r>
      <w:r w:rsidR="0089583B">
        <w:t>fell</w:t>
      </w:r>
      <w:r w:rsidRPr="00AB1781">
        <w:t xml:space="preserve"> upon Me.</w:t>
      </w:r>
      <w:r w:rsidRPr="00AB1781">
        <w:rPr>
          <w:rStyle w:val="FootnoteReference"/>
        </w:rPr>
        <w:footnoteReference w:id="363"/>
      </w:r>
    </w:p>
    <w:p w14:paraId="01AF3DE7" w14:textId="77777777" w:rsidR="00C879D4" w:rsidRPr="00AB1781" w:rsidRDefault="00C879D4" w:rsidP="00B139A8">
      <w:pPr>
        <w:pStyle w:val="EnglishHangNoCoptic"/>
      </w:pPr>
      <w:r w:rsidRPr="00AB1781">
        <w:t>11 I bowed down my soul with fasting,</w:t>
      </w:r>
    </w:p>
    <w:p w14:paraId="3AE669FC" w14:textId="0EE8FF98" w:rsidR="00C879D4" w:rsidRPr="00AB1781" w:rsidRDefault="00C879D4" w:rsidP="00B139A8">
      <w:pPr>
        <w:pStyle w:val="EnglishHangEndNoCoptic"/>
      </w:pPr>
      <w:r w:rsidRPr="00AB1781">
        <w:tab/>
        <w:t xml:space="preserve">and it </w:t>
      </w:r>
      <w:r w:rsidR="0089583B">
        <w:t>became a</w:t>
      </w:r>
      <w:r w:rsidRPr="00AB1781">
        <w:t xml:space="preserve"> </w:t>
      </w:r>
      <w:r w:rsidR="0089583B">
        <w:t>disgrace</w:t>
      </w:r>
      <w:r w:rsidRPr="00AB1781">
        <w:t xml:space="preserve"> </w:t>
      </w:r>
      <w:r w:rsidR="0089583B">
        <w:t xml:space="preserve">for </w:t>
      </w:r>
      <w:r w:rsidRPr="00AB1781">
        <w:t>me.</w:t>
      </w:r>
    </w:p>
    <w:p w14:paraId="347CC2B0" w14:textId="4BC88D8B" w:rsidR="00C879D4" w:rsidRPr="00AB1781" w:rsidRDefault="00C879D4" w:rsidP="00B139A8">
      <w:pPr>
        <w:pStyle w:val="EnglishHangNoCoptic"/>
      </w:pPr>
      <w:r w:rsidRPr="00AB1781">
        <w:t xml:space="preserve">12 </w:t>
      </w:r>
      <w:r w:rsidR="0089583B">
        <w:t xml:space="preserve">And </w:t>
      </w:r>
      <w:r w:rsidRPr="00AB1781">
        <w:t>I made sackcloth my garment,</w:t>
      </w:r>
    </w:p>
    <w:p w14:paraId="3145B820" w14:textId="32A185F7" w:rsidR="00C879D4" w:rsidRPr="00B139A8" w:rsidRDefault="00C879D4" w:rsidP="00B139A8">
      <w:pPr>
        <w:pStyle w:val="EnglishHangEndNoCoptic"/>
      </w:pPr>
      <w:r w:rsidRPr="00AB1781">
        <w:tab/>
        <w:t xml:space="preserve">and I became a </w:t>
      </w:r>
      <w:r w:rsidR="0089583B">
        <w:t>proverb</w:t>
      </w:r>
      <w:r w:rsidRPr="00AB1781">
        <w:t xml:space="preserve"> to them.</w:t>
      </w:r>
    </w:p>
    <w:p w14:paraId="5AB56376" w14:textId="77777777" w:rsidR="00C879D4" w:rsidRPr="00AB1781" w:rsidRDefault="00C879D4" w:rsidP="00B139A8">
      <w:pPr>
        <w:pStyle w:val="EnglishHangNoCoptic"/>
      </w:pPr>
      <w:r w:rsidRPr="00AB1781">
        <w:t>13 Those who sat in the gate</w:t>
      </w:r>
      <w:r w:rsidRPr="00AB1781">
        <w:rPr>
          <w:rStyle w:val="FootnoteReference"/>
        </w:rPr>
        <w:footnoteReference w:id="364"/>
      </w:r>
      <w:r w:rsidRPr="00AB1781">
        <w:t xml:space="preserve"> spoke against me;</w:t>
      </w:r>
    </w:p>
    <w:p w14:paraId="7BB59CC6" w14:textId="16EC0B38" w:rsidR="00C879D4" w:rsidRPr="00AB1781" w:rsidRDefault="00C879D4" w:rsidP="00B139A8">
      <w:pPr>
        <w:pStyle w:val="EnglishHangEndNoCoptic"/>
      </w:pPr>
      <w:r w:rsidRPr="00AB1781">
        <w:tab/>
        <w:t xml:space="preserve">and </w:t>
      </w:r>
      <w:r w:rsidR="0089583B">
        <w:t>those who drink wine</w:t>
      </w:r>
      <w:r w:rsidRPr="00AB1781">
        <w:rPr>
          <w:rStyle w:val="FootnoteReference"/>
        </w:rPr>
        <w:footnoteReference w:id="365"/>
      </w:r>
      <w:r w:rsidRPr="00AB1781">
        <w:t xml:space="preserve"> </w:t>
      </w:r>
      <w:r w:rsidR="0089583B">
        <w:t>sang about me</w:t>
      </w:r>
      <w:r w:rsidRPr="00AB1781">
        <w:t>.</w:t>
      </w:r>
    </w:p>
    <w:p w14:paraId="014C6240" w14:textId="77777777" w:rsidR="00C879D4" w:rsidRPr="00AB1781" w:rsidRDefault="00C879D4" w:rsidP="00B139A8">
      <w:pPr>
        <w:pStyle w:val="EnglishHangNoCoptic"/>
      </w:pPr>
      <w:r w:rsidRPr="00AB1781">
        <w:t xml:space="preserve">14 But as for me, O Lord, with prayer to </w:t>
      </w:r>
      <w:r w:rsidR="001040C8">
        <w:t>You</w:t>
      </w:r>
    </w:p>
    <w:p w14:paraId="6A61F0B6" w14:textId="77777777" w:rsidR="00C879D4" w:rsidRPr="00AB1781" w:rsidRDefault="00C879D4" w:rsidP="00B139A8">
      <w:pPr>
        <w:pStyle w:val="EnglishHangNoCoptic"/>
      </w:pPr>
      <w:r w:rsidRPr="00AB1781">
        <w:tab/>
        <w:t xml:space="preserve">I await </w:t>
      </w:r>
      <w:r w:rsidR="00E570CB">
        <w:t>Your</w:t>
      </w:r>
      <w:r w:rsidRPr="00AB1781">
        <w:t xml:space="preserve"> pleasure, O God.</w:t>
      </w:r>
    </w:p>
    <w:p w14:paraId="4A5C708D" w14:textId="79F0BF4C" w:rsidR="00C879D4" w:rsidRPr="00AB1781" w:rsidRDefault="00C879D4" w:rsidP="00B139A8">
      <w:pPr>
        <w:pStyle w:val="EnglishHangNoCoptic"/>
      </w:pPr>
      <w:r w:rsidRPr="00AB1781">
        <w:tab/>
        <w:t xml:space="preserve">In </w:t>
      </w:r>
      <w:r w:rsidR="00E570CB">
        <w:t>Your</w:t>
      </w:r>
      <w:r w:rsidRPr="00AB1781">
        <w:t xml:space="preserve"> infinite mercy</w:t>
      </w:r>
      <w:r w:rsidR="0089583B">
        <w:t>,</w:t>
      </w:r>
    </w:p>
    <w:p w14:paraId="5756AEE2" w14:textId="77777777" w:rsidR="00C879D4" w:rsidRPr="00AB1781" w:rsidRDefault="00C879D4" w:rsidP="00B139A8">
      <w:pPr>
        <w:pStyle w:val="EnglishHangEndNoCoptic"/>
      </w:pPr>
      <w:r w:rsidRPr="00AB1781">
        <w:tab/>
        <w:t xml:space="preserve">answer me with the truth of </w:t>
      </w:r>
      <w:r w:rsidR="00E570CB">
        <w:t>Your</w:t>
      </w:r>
      <w:r w:rsidRPr="00AB1781">
        <w:t xml:space="preserve"> salvation.</w:t>
      </w:r>
    </w:p>
    <w:p w14:paraId="337FEFE4" w14:textId="07FD1077" w:rsidR="00C879D4" w:rsidRPr="00AB1781" w:rsidRDefault="00C879D4" w:rsidP="00B139A8">
      <w:pPr>
        <w:pStyle w:val="EnglishHangNoCoptic"/>
      </w:pPr>
      <w:r w:rsidRPr="00AB1781">
        <w:t xml:space="preserve">15 Save me from the </w:t>
      </w:r>
      <w:r w:rsidR="0089583B">
        <w:t xml:space="preserve">mire, so that </w:t>
      </w:r>
      <w:r w:rsidRPr="00AB1781">
        <w:t xml:space="preserve">I </w:t>
      </w:r>
      <w:r w:rsidR="0089583B">
        <w:t>will not be stuck</w:t>
      </w:r>
      <w:r w:rsidRPr="00AB1781">
        <w:t>;</w:t>
      </w:r>
    </w:p>
    <w:p w14:paraId="4E22C4DC" w14:textId="77777777" w:rsidR="00C879D4" w:rsidRPr="00AB1781" w:rsidRDefault="00C879D4" w:rsidP="00B139A8">
      <w:pPr>
        <w:pStyle w:val="EnglishHangNoCoptic"/>
      </w:pPr>
      <w:r w:rsidRPr="00AB1781">
        <w:tab/>
        <w:t>deliver me from those who hate me,</w:t>
      </w:r>
    </w:p>
    <w:p w14:paraId="26E70D41" w14:textId="24CA38D5" w:rsidR="00C879D4" w:rsidRPr="00AB1781" w:rsidRDefault="00C879D4" w:rsidP="00B139A8">
      <w:pPr>
        <w:pStyle w:val="EnglishHangEndNoCoptic"/>
      </w:pPr>
      <w:r w:rsidRPr="00AB1781">
        <w:tab/>
        <w:t xml:space="preserve">and out of the </w:t>
      </w:r>
      <w:r w:rsidR="0089583B">
        <w:t>depths of the</w:t>
      </w:r>
      <w:r w:rsidRPr="00AB1781">
        <w:t xml:space="preserve"> waters.</w:t>
      </w:r>
    </w:p>
    <w:p w14:paraId="08F44E95" w14:textId="3943ED24" w:rsidR="00C879D4" w:rsidRPr="00AB1781" w:rsidRDefault="00C879D4" w:rsidP="00B139A8">
      <w:pPr>
        <w:pStyle w:val="EnglishHangNoCoptic"/>
      </w:pPr>
      <w:r w:rsidRPr="00AB1781">
        <w:t xml:space="preserve">16 </w:t>
      </w:r>
      <w:r w:rsidR="00F213BA">
        <w:t>Do not let a</w:t>
      </w:r>
      <w:r w:rsidRPr="00AB1781">
        <w:t xml:space="preserve"> storm </w:t>
      </w:r>
      <w:r w:rsidR="00F213BA">
        <w:t>of water</w:t>
      </w:r>
      <w:r w:rsidRPr="00AB1781">
        <w:t xml:space="preserve"> drown me,</w:t>
      </w:r>
    </w:p>
    <w:p w14:paraId="1F77670C" w14:textId="5E942D19" w:rsidR="00C879D4" w:rsidRPr="00AB1781" w:rsidRDefault="00C879D4" w:rsidP="00B139A8">
      <w:pPr>
        <w:pStyle w:val="EnglishHangNoCoptic"/>
      </w:pPr>
      <w:r w:rsidRPr="00AB1781">
        <w:tab/>
      </w:r>
      <w:r w:rsidR="00F213BA">
        <w:t>or let</w:t>
      </w:r>
      <w:r w:rsidRPr="00AB1781">
        <w:t xml:space="preserve"> the deep swallow me</w:t>
      </w:r>
      <w:r w:rsidR="00F213BA">
        <w:t xml:space="preserve"> up</w:t>
      </w:r>
      <w:r w:rsidRPr="00AB1781">
        <w:t>,</w:t>
      </w:r>
    </w:p>
    <w:p w14:paraId="42B904AF" w14:textId="65378936" w:rsidR="00C879D4" w:rsidRPr="00AB1781" w:rsidRDefault="00C879D4" w:rsidP="00B139A8">
      <w:pPr>
        <w:pStyle w:val="EnglishHangEndNoCoptic"/>
      </w:pPr>
      <w:r w:rsidRPr="00AB1781">
        <w:tab/>
      </w:r>
      <w:r w:rsidR="00F213BA">
        <w:t>or</w:t>
      </w:r>
      <w:r w:rsidRPr="00AB1781">
        <w:t xml:space="preserve"> </w:t>
      </w:r>
      <w:r w:rsidR="00F213BA">
        <w:t>a well close its mouth over me</w:t>
      </w:r>
      <w:r w:rsidRPr="00AB1781">
        <w:t>.</w:t>
      </w:r>
    </w:p>
    <w:p w14:paraId="4EF598CC" w14:textId="079F9539" w:rsidR="00C879D4" w:rsidRPr="00AB1781" w:rsidRDefault="00C879D4" w:rsidP="00B139A8">
      <w:pPr>
        <w:pStyle w:val="EnglishHangNoCoptic"/>
      </w:pPr>
      <w:r w:rsidRPr="00AB1781">
        <w:t xml:space="preserve">17 Hear me, O Lord, for </w:t>
      </w:r>
      <w:r w:rsidR="00E570CB">
        <w:t>Your</w:t>
      </w:r>
      <w:r w:rsidRPr="00AB1781">
        <w:t xml:space="preserve"> mercy is </w:t>
      </w:r>
      <w:r w:rsidR="00F213BA">
        <w:t>kind</w:t>
      </w:r>
      <w:r w:rsidRPr="00AB1781">
        <w:t>;</w:t>
      </w:r>
    </w:p>
    <w:p w14:paraId="3EF3A12D" w14:textId="0FC99F3A" w:rsidR="00C879D4" w:rsidRPr="00AB1781" w:rsidRDefault="00C879D4" w:rsidP="00B139A8">
      <w:pPr>
        <w:pStyle w:val="EnglishHangEndNoCoptic"/>
      </w:pPr>
      <w:r w:rsidRPr="00AB1781">
        <w:tab/>
      </w:r>
      <w:r w:rsidR="00F213BA">
        <w:t>Look upon me according to</w:t>
      </w:r>
      <w:r w:rsidRPr="00AB1781">
        <w:t xml:space="preserve"> </w:t>
      </w:r>
      <w:r w:rsidR="00F213BA">
        <w:t xml:space="preserve">the abundance of </w:t>
      </w:r>
      <w:r w:rsidR="00E570CB">
        <w:t>Your</w:t>
      </w:r>
      <w:r w:rsidRPr="00AB1781">
        <w:t xml:space="preserve"> compassion.</w:t>
      </w:r>
    </w:p>
    <w:p w14:paraId="237B17BC" w14:textId="567154C9" w:rsidR="00C879D4" w:rsidRPr="00AB1781" w:rsidRDefault="00C879D4" w:rsidP="00B139A8">
      <w:pPr>
        <w:pStyle w:val="EnglishHangNoCoptic"/>
      </w:pPr>
      <w:r w:rsidRPr="00AB1781">
        <w:lastRenderedPageBreak/>
        <w:t xml:space="preserve">18 </w:t>
      </w:r>
      <w:r w:rsidR="00F213BA">
        <w:t>Do not t</w:t>
      </w:r>
      <w:r w:rsidRPr="00AB1781">
        <w:t xml:space="preserve">urn </w:t>
      </w:r>
      <w:r w:rsidR="00F213BA">
        <w:t xml:space="preserve">Your face </w:t>
      </w:r>
      <w:r w:rsidRPr="00AB1781">
        <w:t xml:space="preserve">from </w:t>
      </w:r>
      <w:r w:rsidR="00E570CB">
        <w:t>Your</w:t>
      </w:r>
      <w:r w:rsidRPr="00AB1781">
        <w:t xml:space="preserve"> </w:t>
      </w:r>
      <w:r w:rsidR="00F843B9">
        <w:t>servant</w:t>
      </w:r>
      <w:r w:rsidR="00E77B85">
        <w:rPr>
          <w:rStyle w:val="FootnoteReference"/>
        </w:rPr>
        <w:footnoteReference w:id="366"/>
      </w:r>
      <w:r w:rsidRPr="00AB1781">
        <w:t>,</w:t>
      </w:r>
    </w:p>
    <w:p w14:paraId="444A5FB6" w14:textId="749A1933" w:rsidR="00C879D4" w:rsidRPr="00AB1781" w:rsidRDefault="00C879D4" w:rsidP="00B139A8">
      <w:pPr>
        <w:pStyle w:val="EnglishHangEndNoCoptic"/>
      </w:pPr>
      <w:r w:rsidRPr="00AB1781">
        <w:tab/>
        <w:t xml:space="preserve">for I am in </w:t>
      </w:r>
      <w:r w:rsidR="00F213BA">
        <w:t>affliction</w:t>
      </w:r>
      <w:r w:rsidRPr="00AB1781">
        <w:t xml:space="preserve">; hear me </w:t>
      </w:r>
      <w:r w:rsidR="00F213BA">
        <w:t>quickly</w:t>
      </w:r>
      <w:r w:rsidRPr="00AB1781">
        <w:t>.</w:t>
      </w:r>
    </w:p>
    <w:p w14:paraId="7446AFD7" w14:textId="77777777" w:rsidR="00C879D4" w:rsidRPr="00AB1781" w:rsidRDefault="00C879D4" w:rsidP="00B139A8">
      <w:pPr>
        <w:pStyle w:val="EnglishHangNoCoptic"/>
      </w:pPr>
      <w:r w:rsidRPr="00AB1781">
        <w:t>19 Attend to my soul and redeem it;</w:t>
      </w:r>
    </w:p>
    <w:p w14:paraId="56D4CC6E" w14:textId="77777777" w:rsidR="00C879D4" w:rsidRPr="00AB1781" w:rsidRDefault="00C879D4" w:rsidP="00B139A8">
      <w:pPr>
        <w:pStyle w:val="EnglishHangEndNoCoptic"/>
      </w:pPr>
      <w:r w:rsidRPr="00AB1781">
        <w:tab/>
        <w:t>deliver me because of my enemies.</w:t>
      </w:r>
    </w:p>
    <w:p w14:paraId="3CB38595" w14:textId="18E7B38E" w:rsidR="00C879D4" w:rsidRPr="00AB1781" w:rsidRDefault="00C879D4" w:rsidP="00B139A8">
      <w:pPr>
        <w:pStyle w:val="EnglishHangNoCoptic"/>
      </w:pPr>
      <w:r w:rsidRPr="00AB1781">
        <w:t xml:space="preserve">20 For </w:t>
      </w:r>
      <w:r w:rsidR="001040C8">
        <w:t>You</w:t>
      </w:r>
      <w:r w:rsidRPr="00AB1781">
        <w:t xml:space="preserve"> </w:t>
      </w:r>
      <w:r w:rsidR="00004BA4" w:rsidRPr="00AB1781">
        <w:t>know</w:t>
      </w:r>
      <w:r w:rsidRPr="00AB1781">
        <w:t xml:space="preserve"> my </w:t>
      </w:r>
      <w:r w:rsidR="00F213BA">
        <w:t>disgrace</w:t>
      </w:r>
      <w:r w:rsidRPr="00AB1781">
        <w:t>,</w:t>
      </w:r>
    </w:p>
    <w:p w14:paraId="4E187500" w14:textId="2C572A81" w:rsidR="00C879D4" w:rsidRPr="00AB1781" w:rsidRDefault="00C879D4" w:rsidP="00B139A8">
      <w:pPr>
        <w:pStyle w:val="EnglishHangNoCoptic"/>
      </w:pPr>
      <w:r w:rsidRPr="00AB1781">
        <w:tab/>
        <w:t xml:space="preserve">my shame, and my </w:t>
      </w:r>
      <w:r w:rsidR="00F213BA">
        <w:t>humiliation;</w:t>
      </w:r>
    </w:p>
    <w:p w14:paraId="1B4D72F8" w14:textId="77777777" w:rsidR="00C879D4" w:rsidRPr="00AB1781" w:rsidRDefault="00C879D4" w:rsidP="00B139A8">
      <w:pPr>
        <w:pStyle w:val="EnglishHangEndNoCoptic"/>
      </w:pPr>
      <w:r w:rsidRPr="00AB1781">
        <w:tab/>
        <w:t xml:space="preserve">all who afflict me are before </w:t>
      </w:r>
      <w:r w:rsidR="001040C8">
        <w:t>You</w:t>
      </w:r>
      <w:r w:rsidRPr="00AB1781">
        <w:t>.</w:t>
      </w:r>
    </w:p>
    <w:p w14:paraId="05405223" w14:textId="2583EDAA" w:rsidR="00C879D4" w:rsidRPr="00AB1781" w:rsidRDefault="00C879D4" w:rsidP="00B139A8">
      <w:pPr>
        <w:pStyle w:val="EnglishHangNoCoptic"/>
      </w:pPr>
      <w:r w:rsidRPr="00AB1781">
        <w:t xml:space="preserve">21 My soul expected </w:t>
      </w:r>
      <w:r w:rsidR="00F213BA">
        <w:t>reproach</w:t>
      </w:r>
      <w:r w:rsidRPr="00AB1781">
        <w:t xml:space="preserve"> and </w:t>
      </w:r>
      <w:r w:rsidR="00F213BA">
        <w:t>misery</w:t>
      </w:r>
      <w:r w:rsidRPr="00AB1781">
        <w:t>;</w:t>
      </w:r>
      <w:r w:rsidRPr="00AB1781">
        <w:rPr>
          <w:rStyle w:val="FootnoteReference"/>
        </w:rPr>
        <w:footnoteReference w:id="367"/>
      </w:r>
    </w:p>
    <w:p w14:paraId="0F9BCB7B" w14:textId="1A98BE23" w:rsidR="00C879D4" w:rsidRPr="00AB1781" w:rsidRDefault="00F213BA" w:rsidP="00B139A8">
      <w:pPr>
        <w:pStyle w:val="EnglishHangNoCoptic"/>
      </w:pPr>
      <w:r>
        <w:tab/>
        <w:t xml:space="preserve">and I waited for someone to sympathize with me, </w:t>
      </w:r>
      <w:r w:rsidR="00C879D4" w:rsidRPr="00AB1781">
        <w:t>but there was none,</w:t>
      </w:r>
    </w:p>
    <w:p w14:paraId="66D9DB17" w14:textId="4BC326AC" w:rsidR="00C879D4" w:rsidRPr="00AB1781" w:rsidRDefault="00F213BA" w:rsidP="00B139A8">
      <w:pPr>
        <w:pStyle w:val="EnglishHangEndNoCoptic"/>
      </w:pPr>
      <w:r>
        <w:tab/>
        <w:t>and for</w:t>
      </w:r>
      <w:r w:rsidR="00C879D4" w:rsidRPr="00AB1781">
        <w:t xml:space="preserve"> comforter</w:t>
      </w:r>
      <w:r>
        <w:t>s,</w:t>
      </w:r>
      <w:r w:rsidR="00C879D4" w:rsidRPr="00AB1781">
        <w:t xml:space="preserve"> but I </w:t>
      </w:r>
      <w:r>
        <w:t>did not find one</w:t>
      </w:r>
      <w:r w:rsidR="00C879D4" w:rsidRPr="00AB1781">
        <w:t>.</w:t>
      </w:r>
    </w:p>
    <w:p w14:paraId="4EB6DE0B" w14:textId="7E486D0E" w:rsidR="00C879D4" w:rsidRPr="00AB1781" w:rsidRDefault="00C879D4" w:rsidP="00B139A8">
      <w:pPr>
        <w:pStyle w:val="EnglishHangNoCoptic"/>
      </w:pPr>
      <w:r w:rsidRPr="00AB1781">
        <w:t>22 An</w:t>
      </w:r>
      <w:r w:rsidR="00F213BA">
        <w:t>d they gave me gall for my food,</w:t>
      </w:r>
    </w:p>
    <w:p w14:paraId="587119EC" w14:textId="77777777" w:rsidR="00C879D4" w:rsidRPr="00AB1781" w:rsidRDefault="00C879D4" w:rsidP="00B139A8">
      <w:pPr>
        <w:pStyle w:val="EnglishHangEndNoCoptic"/>
      </w:pPr>
      <w:r w:rsidRPr="00AB1781">
        <w:tab/>
        <w:t>and in my thirst they gave me vinegar to drink.</w:t>
      </w:r>
      <w:r w:rsidRPr="00AB1781">
        <w:rPr>
          <w:rStyle w:val="FootnoteReference"/>
        </w:rPr>
        <w:footnoteReference w:id="368"/>
      </w:r>
    </w:p>
    <w:p w14:paraId="3A887B48" w14:textId="021BB994" w:rsidR="00C879D4" w:rsidRPr="00AB1781" w:rsidRDefault="00C879D4" w:rsidP="00B139A8">
      <w:pPr>
        <w:pStyle w:val="EnglishHangNoCoptic"/>
      </w:pPr>
      <w:r w:rsidRPr="00AB1781">
        <w:t xml:space="preserve">23 Let their table be a snare </w:t>
      </w:r>
      <w:r w:rsidR="00F213BA">
        <w:t>before</w:t>
      </w:r>
      <w:r w:rsidRPr="00AB1781">
        <w:t xml:space="preserve"> them,</w:t>
      </w:r>
    </w:p>
    <w:p w14:paraId="20EE588B" w14:textId="77777777" w:rsidR="00C879D4" w:rsidRPr="00AB1781" w:rsidRDefault="00C879D4" w:rsidP="00B139A8">
      <w:pPr>
        <w:pStyle w:val="EnglishHangEndNoCoptic"/>
      </w:pPr>
      <w:r w:rsidRPr="00AB1781">
        <w:tab/>
        <w:t>a retribution and a stumbling-block.</w:t>
      </w:r>
    </w:p>
    <w:p w14:paraId="72C788BC" w14:textId="74A17CD4" w:rsidR="00C879D4" w:rsidRPr="00AB1781" w:rsidRDefault="00C879D4" w:rsidP="00B139A8">
      <w:pPr>
        <w:pStyle w:val="EnglishHangNoCoptic"/>
      </w:pPr>
      <w:r w:rsidRPr="00AB1781">
        <w:t xml:space="preserve">24 Let their eyes be </w:t>
      </w:r>
      <w:r w:rsidR="00F213BA">
        <w:t>darkened so they cannot see,</w:t>
      </w:r>
    </w:p>
    <w:p w14:paraId="6BD595FF" w14:textId="723ED6AF" w:rsidR="00C879D4" w:rsidRPr="00AB1781" w:rsidRDefault="00C879D4" w:rsidP="00B139A8">
      <w:pPr>
        <w:pStyle w:val="EnglishHangEndNoCoptic"/>
      </w:pPr>
      <w:r w:rsidRPr="00AB1781">
        <w:tab/>
        <w:t>and bend their back</w:t>
      </w:r>
      <w:r w:rsidR="00F213BA">
        <w:t>s</w:t>
      </w:r>
      <w:r w:rsidRPr="00AB1781">
        <w:t xml:space="preserve"> continually.</w:t>
      </w:r>
      <w:r w:rsidRPr="00AB1781">
        <w:rPr>
          <w:rStyle w:val="FootnoteReference"/>
        </w:rPr>
        <w:footnoteReference w:id="369"/>
      </w:r>
    </w:p>
    <w:p w14:paraId="7BE841A8" w14:textId="6FA9486C" w:rsidR="00C879D4" w:rsidRPr="00AB1781" w:rsidRDefault="00C879D4" w:rsidP="00B139A8">
      <w:pPr>
        <w:pStyle w:val="EnglishHangNoCoptic"/>
      </w:pPr>
      <w:r w:rsidRPr="00AB1781">
        <w:t xml:space="preserve">25 Pour out </w:t>
      </w:r>
      <w:r w:rsidR="00E570CB">
        <w:t>Your</w:t>
      </w:r>
      <w:r w:rsidRPr="00AB1781">
        <w:t xml:space="preserve"> </w:t>
      </w:r>
      <w:r w:rsidR="0056662E">
        <w:t>wrath</w:t>
      </w:r>
      <w:r w:rsidRPr="00AB1781">
        <w:t xml:space="preserve"> upon them,</w:t>
      </w:r>
    </w:p>
    <w:p w14:paraId="182BCB23" w14:textId="72E71D8D" w:rsidR="00C879D4" w:rsidRPr="00B139A8" w:rsidRDefault="00C879D4" w:rsidP="00B139A8">
      <w:pPr>
        <w:pStyle w:val="EnglishHangEndNoCoptic"/>
      </w:pPr>
      <w:r w:rsidRPr="00AB1781">
        <w:tab/>
        <w:t xml:space="preserve">and let the fury of </w:t>
      </w:r>
      <w:r w:rsidR="00E570CB">
        <w:t>Your</w:t>
      </w:r>
      <w:r w:rsidRPr="00AB1781">
        <w:t xml:space="preserve"> </w:t>
      </w:r>
      <w:r w:rsidR="0056662E">
        <w:t>wrath</w:t>
      </w:r>
      <w:r w:rsidRPr="00AB1781">
        <w:t xml:space="preserve"> overtake them.</w:t>
      </w:r>
    </w:p>
    <w:p w14:paraId="631CAFFD" w14:textId="4C5C8CA9" w:rsidR="00C879D4" w:rsidRPr="00AB1781" w:rsidRDefault="00C879D4" w:rsidP="00B139A8">
      <w:pPr>
        <w:pStyle w:val="EnglishHangNoCoptic"/>
      </w:pPr>
      <w:r w:rsidRPr="00AB1781">
        <w:t xml:space="preserve">26 Let their </w:t>
      </w:r>
      <w:r w:rsidR="0056662E">
        <w:t>dwelling</w:t>
      </w:r>
      <w:r w:rsidRPr="00AB1781">
        <w:t xml:space="preserve"> </w:t>
      </w:r>
      <w:r w:rsidR="0056662E">
        <w:t xml:space="preserve">place </w:t>
      </w:r>
      <w:r w:rsidRPr="00AB1781">
        <w:t xml:space="preserve">be </w:t>
      </w:r>
      <w:r w:rsidR="0056662E">
        <w:t>laid waste</w:t>
      </w:r>
      <w:r w:rsidRPr="00AB1781">
        <w:t>,</w:t>
      </w:r>
    </w:p>
    <w:p w14:paraId="5E98788A" w14:textId="2040D7CD" w:rsidR="00C879D4" w:rsidRPr="00AB1781" w:rsidRDefault="00C879D4" w:rsidP="00B139A8">
      <w:pPr>
        <w:pStyle w:val="EnglishHangEndNoCoptic"/>
      </w:pPr>
      <w:r w:rsidRPr="00AB1781">
        <w:tab/>
        <w:t xml:space="preserve">and let no one </w:t>
      </w:r>
      <w:r w:rsidR="0056662E">
        <w:t>live</w:t>
      </w:r>
      <w:r w:rsidRPr="00AB1781">
        <w:t xml:space="preserve"> in their tents.</w:t>
      </w:r>
    </w:p>
    <w:p w14:paraId="1A553B19" w14:textId="4F8743F2" w:rsidR="00C879D4" w:rsidRPr="00AB1781" w:rsidRDefault="00C879D4" w:rsidP="00B139A8">
      <w:pPr>
        <w:pStyle w:val="EnglishHangNoCoptic"/>
      </w:pPr>
      <w:r w:rsidRPr="00AB1781">
        <w:t xml:space="preserve">27 For they persecute the one </w:t>
      </w:r>
      <w:r w:rsidR="0056662E">
        <w:t xml:space="preserve">whom </w:t>
      </w:r>
      <w:r w:rsidR="001040C8">
        <w:t>You</w:t>
      </w:r>
      <w:r w:rsidRPr="00AB1781">
        <w:t xml:space="preserve"> struck,</w:t>
      </w:r>
    </w:p>
    <w:p w14:paraId="52C8F650" w14:textId="77777777" w:rsidR="00C879D4" w:rsidRPr="00AB1781" w:rsidRDefault="00C879D4" w:rsidP="00B139A8">
      <w:pPr>
        <w:pStyle w:val="EnglishHangEndNoCoptic"/>
      </w:pPr>
      <w:r w:rsidRPr="00AB1781">
        <w:tab/>
        <w:t>and they add to the pain of My wounds.</w:t>
      </w:r>
    </w:p>
    <w:p w14:paraId="029E38CD" w14:textId="77777777" w:rsidR="00C879D4" w:rsidRPr="00AB1781" w:rsidRDefault="00C879D4" w:rsidP="00B139A8">
      <w:pPr>
        <w:pStyle w:val="EnglishHangNoCoptic"/>
      </w:pPr>
      <w:r w:rsidRPr="00AB1781">
        <w:t>28 Add iniquity to their iniquity,</w:t>
      </w:r>
    </w:p>
    <w:p w14:paraId="0AF5CCDE" w14:textId="72224190" w:rsidR="00C879D4" w:rsidRPr="00AB1781" w:rsidRDefault="00C879D4" w:rsidP="00B139A8">
      <w:pPr>
        <w:pStyle w:val="EnglishHangEndNoCoptic"/>
      </w:pPr>
      <w:r w:rsidRPr="00AB1781">
        <w:tab/>
        <w:t xml:space="preserve">and let them not </w:t>
      </w:r>
      <w:r w:rsidR="0056662E">
        <w:t>enter</w:t>
      </w:r>
      <w:r w:rsidRPr="00AB1781">
        <w:t xml:space="preserve"> into </w:t>
      </w:r>
      <w:r w:rsidR="00E570CB">
        <w:t>Your</w:t>
      </w:r>
      <w:r w:rsidRPr="00AB1781">
        <w:t xml:space="preserve"> righteousness.</w:t>
      </w:r>
    </w:p>
    <w:p w14:paraId="12C12391" w14:textId="77777777" w:rsidR="00C879D4" w:rsidRPr="00AB1781" w:rsidRDefault="00C879D4" w:rsidP="00B139A8">
      <w:pPr>
        <w:pStyle w:val="EnglishHangNoCoptic"/>
      </w:pPr>
      <w:r w:rsidRPr="00AB1781">
        <w:t>29 Let them be blotted out of the book of the living,</w:t>
      </w:r>
    </w:p>
    <w:p w14:paraId="167E1DA7" w14:textId="74D4E8E7" w:rsidR="00C879D4" w:rsidRPr="00AB1781" w:rsidRDefault="00C879D4" w:rsidP="00B139A8">
      <w:pPr>
        <w:pStyle w:val="EnglishHangEndNoCoptic"/>
      </w:pPr>
      <w:r w:rsidRPr="00AB1781">
        <w:tab/>
        <w:t xml:space="preserve">and not be enrolled </w:t>
      </w:r>
      <w:r w:rsidR="0056662E">
        <w:t>among</w:t>
      </w:r>
      <w:r w:rsidRPr="00AB1781">
        <w:t xml:space="preserve"> the righteous.</w:t>
      </w:r>
    </w:p>
    <w:p w14:paraId="7F444BCB" w14:textId="187675C1" w:rsidR="00C879D4" w:rsidRPr="00AB1781" w:rsidRDefault="0056662E" w:rsidP="00B139A8">
      <w:pPr>
        <w:pStyle w:val="EnglishHangNoCoptic"/>
      </w:pPr>
      <w:r>
        <w:t>30 I am poor and in pain,</w:t>
      </w:r>
    </w:p>
    <w:p w14:paraId="7A1CB52C" w14:textId="06AF928D" w:rsidR="00C879D4" w:rsidRPr="00AB1781" w:rsidRDefault="00C879D4" w:rsidP="00B139A8">
      <w:pPr>
        <w:pStyle w:val="EnglishHangEndNoCoptic"/>
      </w:pPr>
      <w:r w:rsidRPr="00AB1781">
        <w:tab/>
      </w:r>
      <w:r w:rsidR="0056662E">
        <w:t>And the salvation of Your presence, O god, supports me.</w:t>
      </w:r>
    </w:p>
    <w:p w14:paraId="3A5F5C56" w14:textId="58DD9D3F" w:rsidR="00C879D4" w:rsidRPr="00AB1781" w:rsidRDefault="0056662E" w:rsidP="00B139A8">
      <w:pPr>
        <w:pStyle w:val="EnglishHangNoCoptic"/>
      </w:pPr>
      <w:r>
        <w:lastRenderedPageBreak/>
        <w:t>31 I will praise the N</w:t>
      </w:r>
      <w:r w:rsidR="00C879D4" w:rsidRPr="00AB1781">
        <w:t>ame of God with a song;</w:t>
      </w:r>
    </w:p>
    <w:p w14:paraId="776612C0" w14:textId="12EFCA40" w:rsidR="00C879D4" w:rsidRPr="00AB1781" w:rsidRDefault="0056662E" w:rsidP="00B139A8">
      <w:pPr>
        <w:pStyle w:val="EnglishHangEndNoCoptic"/>
      </w:pPr>
      <w:r>
        <w:tab/>
        <w:t>I will magnify Him with praise,</w:t>
      </w:r>
    </w:p>
    <w:p w14:paraId="21EA42D8" w14:textId="04A3067B" w:rsidR="00C879D4" w:rsidRPr="00AB1781" w:rsidRDefault="0056662E" w:rsidP="00B139A8">
      <w:pPr>
        <w:pStyle w:val="EnglishHangNoCoptic"/>
      </w:pPr>
      <w:r>
        <w:t>32 a</w:t>
      </w:r>
      <w:r w:rsidR="00C879D4" w:rsidRPr="00AB1781">
        <w:t>nd this will be more pleasing to God</w:t>
      </w:r>
    </w:p>
    <w:p w14:paraId="33130BF2" w14:textId="77777777" w:rsidR="00C879D4" w:rsidRPr="00AB1781" w:rsidRDefault="00C879D4" w:rsidP="00B139A8">
      <w:pPr>
        <w:pStyle w:val="EnglishHangEndNoCoptic"/>
      </w:pPr>
      <w:r w:rsidRPr="00AB1781">
        <w:tab/>
        <w:t>than a young bull with horns and hoofs.</w:t>
      </w:r>
    </w:p>
    <w:p w14:paraId="7CBE1495" w14:textId="03C9A8E9" w:rsidR="00C879D4" w:rsidRPr="00AB1781" w:rsidRDefault="00C879D4" w:rsidP="00B139A8">
      <w:pPr>
        <w:pStyle w:val="EnglishHangNoCoptic"/>
      </w:pPr>
      <w:r w:rsidRPr="00AB1781">
        <w:t>33 Let the poor see</w:t>
      </w:r>
      <w:r w:rsidR="0056662E">
        <w:t xml:space="preserve"> this</w:t>
      </w:r>
      <w:r w:rsidRPr="00AB1781">
        <w:t xml:space="preserve"> and </w:t>
      </w:r>
      <w:r w:rsidR="0056662E">
        <w:t>be glad</w:t>
      </w:r>
      <w:r w:rsidRPr="00AB1781">
        <w:t>;</w:t>
      </w:r>
    </w:p>
    <w:p w14:paraId="232897E2" w14:textId="772788DB" w:rsidR="00C879D4" w:rsidRPr="00AB1781" w:rsidRDefault="00C879D4" w:rsidP="00B139A8">
      <w:pPr>
        <w:pStyle w:val="EnglishHangEndNoCoptic"/>
      </w:pPr>
      <w:r w:rsidRPr="00AB1781">
        <w:tab/>
        <w:t>seek God</w:t>
      </w:r>
      <w:r w:rsidR="0056662E">
        <w:t>, and your soul shall live,</w:t>
      </w:r>
    </w:p>
    <w:p w14:paraId="67578766" w14:textId="22458DDB" w:rsidR="00C879D4" w:rsidRPr="00AB1781" w:rsidRDefault="0056662E" w:rsidP="00B139A8">
      <w:pPr>
        <w:pStyle w:val="EnglishHangNoCoptic"/>
      </w:pPr>
      <w:r>
        <w:t>34 f</w:t>
      </w:r>
      <w:r w:rsidR="00C879D4" w:rsidRPr="00AB1781">
        <w:t>or the Lord hears the poor</w:t>
      </w:r>
      <w:r>
        <w:t>,</w:t>
      </w:r>
    </w:p>
    <w:p w14:paraId="23F24D24" w14:textId="65BF0D50" w:rsidR="00C879D4" w:rsidRPr="00AB1781" w:rsidRDefault="00C879D4" w:rsidP="00B139A8">
      <w:pPr>
        <w:pStyle w:val="EnglishHangEndNoCoptic"/>
      </w:pPr>
      <w:r w:rsidRPr="00AB1781">
        <w:tab/>
        <w:t xml:space="preserve">and does not despise His </w:t>
      </w:r>
      <w:r w:rsidR="0056662E">
        <w:t xml:space="preserve">own who are </w:t>
      </w:r>
      <w:r w:rsidRPr="00AB1781">
        <w:t>prisoners.</w:t>
      </w:r>
    </w:p>
    <w:p w14:paraId="218625F0" w14:textId="77777777" w:rsidR="00C879D4" w:rsidRPr="00AB1781" w:rsidRDefault="00C879D4" w:rsidP="00B139A8">
      <w:pPr>
        <w:pStyle w:val="EnglishHangNoCoptic"/>
      </w:pPr>
      <w:r w:rsidRPr="00AB1781">
        <w:t>35 Let heaven and earth praise Him,</w:t>
      </w:r>
    </w:p>
    <w:p w14:paraId="326A2315" w14:textId="012B7022" w:rsidR="00C879D4" w:rsidRPr="00AB1781" w:rsidRDefault="00C879D4" w:rsidP="00B139A8">
      <w:pPr>
        <w:pStyle w:val="EnglishHangEndNoCoptic"/>
      </w:pPr>
      <w:r w:rsidRPr="00AB1781">
        <w:tab/>
        <w:t>the sea</w:t>
      </w:r>
      <w:r w:rsidR="0056662E">
        <w:t>s</w:t>
      </w:r>
      <w:r w:rsidRPr="00AB1781">
        <w:t xml:space="preserve"> and all that moves in them.</w:t>
      </w:r>
    </w:p>
    <w:p w14:paraId="2CD0ADA1" w14:textId="77777777" w:rsidR="00C879D4" w:rsidRPr="00AB1781" w:rsidRDefault="00C879D4" w:rsidP="00B139A8">
      <w:pPr>
        <w:pStyle w:val="EnglishHangNoCoptic"/>
      </w:pPr>
      <w:r w:rsidRPr="00AB1781">
        <w:t>36 For God will save Zion,</w:t>
      </w:r>
    </w:p>
    <w:p w14:paraId="5CA1BA86" w14:textId="5C1A7133" w:rsidR="00C879D4" w:rsidRPr="00AB1781" w:rsidRDefault="00C879D4" w:rsidP="00B139A8">
      <w:pPr>
        <w:pStyle w:val="EnglishHangNoCoptic"/>
      </w:pPr>
      <w:r w:rsidRPr="00AB1781">
        <w:tab/>
        <w:t>and th</w:t>
      </w:r>
      <w:r w:rsidR="0056662E">
        <w:t>e cities of Judah will be built,</w:t>
      </w:r>
    </w:p>
    <w:p w14:paraId="437D99FF" w14:textId="42D267E5" w:rsidR="00C879D4" w:rsidRPr="00AB1781" w:rsidRDefault="00C879D4" w:rsidP="00B139A8">
      <w:pPr>
        <w:pStyle w:val="EnglishHangEndNoCoptic"/>
      </w:pPr>
      <w:r w:rsidRPr="00AB1781">
        <w:tab/>
        <w:t>and men w</w:t>
      </w:r>
      <w:r w:rsidR="0056662E">
        <w:t>ill dwell there, and inherit it;</w:t>
      </w:r>
    </w:p>
    <w:p w14:paraId="44899404" w14:textId="21988E85" w:rsidR="00C879D4" w:rsidRPr="00AB1781" w:rsidRDefault="00C879D4" w:rsidP="00B139A8">
      <w:pPr>
        <w:pStyle w:val="EnglishHangNoCoptic"/>
      </w:pPr>
      <w:r w:rsidRPr="00AB1781">
        <w:t xml:space="preserve">37 And the children of His </w:t>
      </w:r>
      <w:r w:rsidR="0056662E">
        <w:t>servants</w:t>
      </w:r>
      <w:r w:rsidRPr="00AB1781">
        <w:rPr>
          <w:rStyle w:val="FootnoteReference"/>
        </w:rPr>
        <w:footnoteReference w:id="370"/>
      </w:r>
      <w:r w:rsidRPr="00AB1781">
        <w:t xml:space="preserve"> will possess it;</w:t>
      </w:r>
    </w:p>
    <w:p w14:paraId="6D00491F" w14:textId="09383FD6" w:rsidR="00C879D4" w:rsidRPr="00B139A8" w:rsidRDefault="00C879D4" w:rsidP="00B139A8">
      <w:pPr>
        <w:pStyle w:val="EnglishHangEndNoCoptic"/>
      </w:pPr>
      <w:r w:rsidRPr="00AB1781">
        <w:tab/>
        <w:t xml:space="preserve">and </w:t>
      </w:r>
      <w:r w:rsidR="0056662E">
        <w:t>those who love His N</w:t>
      </w:r>
      <w:r w:rsidRPr="00AB1781">
        <w:t>ame will dwell in it.</w:t>
      </w:r>
    </w:p>
    <w:p w14:paraId="3F022B24" w14:textId="41BFBA50" w:rsidR="00C879D4" w:rsidRPr="00B139A8" w:rsidRDefault="00B139A8" w:rsidP="00BF0205">
      <w:pPr>
        <w:pStyle w:val="Heading4"/>
      </w:pPr>
      <w:bookmarkStart w:id="270" w:name="_Ref412026055"/>
      <w:r>
        <w:t>Psalm</w:t>
      </w:r>
      <w:r w:rsidR="00C879D4" w:rsidRPr="00AB1781">
        <w:t xml:space="preserve"> 69</w:t>
      </w:r>
      <w:r>
        <w:t xml:space="preserve">: </w:t>
      </w:r>
      <w:r w:rsidR="007D2678">
        <w:t>“O Lord</w:t>
      </w:r>
      <w:r>
        <w:t xml:space="preserve">, </w:t>
      </w:r>
      <w:r w:rsidR="007D2678">
        <w:t>make haste to help m</w:t>
      </w:r>
      <w:r w:rsidR="00F017CA">
        <w:t>e”</w:t>
      </w:r>
      <w:bookmarkEnd w:id="270"/>
    </w:p>
    <w:p w14:paraId="513DC7BD" w14:textId="77777777" w:rsidR="00C879D4" w:rsidRPr="00AB1781" w:rsidRDefault="00C879D4" w:rsidP="00C879D4">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be Magnified, my Helper and Redeemer</w:t>
      </w:r>
    </w:p>
    <w:p w14:paraId="4A247853" w14:textId="77777777" w:rsidR="00C879D4" w:rsidRPr="00AB1781" w:rsidRDefault="00C879D4" w:rsidP="00B139A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Let All Who Seek </w:t>
      </w:r>
      <w:r w:rsidR="001040C8">
        <w:rPr>
          <w:rFonts w:ascii="Book Antiqua" w:hAnsi="Book Antiqua" w:cs="Lucida Grande"/>
          <w:b/>
          <w:bCs/>
        </w:rPr>
        <w:t>You</w:t>
      </w:r>
      <w:r w:rsidRPr="00AB1781">
        <w:rPr>
          <w:rFonts w:ascii="Book Antiqua" w:hAnsi="Book Antiqua" w:cs="Lucida Grande"/>
          <w:b/>
          <w:bCs/>
        </w:rPr>
        <w:t xml:space="preserve"> Rejoice in </w:t>
      </w:r>
      <w:r w:rsidR="001040C8">
        <w:rPr>
          <w:rFonts w:ascii="Book Antiqua" w:hAnsi="Book Antiqua" w:cs="Lucida Grande"/>
          <w:b/>
          <w:bCs/>
        </w:rPr>
        <w:t>You</w:t>
      </w:r>
    </w:p>
    <w:p w14:paraId="7428D9BF" w14:textId="60BD02D3" w:rsidR="00F14AA6" w:rsidRDefault="00F14AA6" w:rsidP="00B139A8">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5E366D2B" w14:textId="608AC030" w:rsidR="00C879D4" w:rsidRPr="00AB1781" w:rsidRDefault="00C879D4" w:rsidP="00B139A8">
      <w:pPr>
        <w:pStyle w:val="Rubric"/>
      </w:pPr>
      <w:r w:rsidRPr="00AB1781">
        <w:t>1 (</w:t>
      </w:r>
      <w:r w:rsidR="004F3DCD">
        <w:t>For the end; b</w:t>
      </w:r>
      <w:r w:rsidRPr="00AB1781">
        <w:t>y David, In remembrance</w:t>
      </w:r>
      <w:r w:rsidR="004F3DCD">
        <w:t>, that the Lord may save</w:t>
      </w:r>
      <w:r w:rsidRPr="00AB1781">
        <w:t xml:space="preserve"> me)</w:t>
      </w:r>
    </w:p>
    <w:p w14:paraId="4D179F42" w14:textId="40B333AB" w:rsidR="00C879D4" w:rsidRPr="00AB1781" w:rsidRDefault="00C879D4" w:rsidP="004F3DCD">
      <w:pPr>
        <w:pStyle w:val="EnglishHangEndNoCoptic"/>
      </w:pPr>
      <w:r w:rsidRPr="00AB1781">
        <w:t xml:space="preserve">2 </w:t>
      </w:r>
      <w:r w:rsidR="004F3DCD">
        <w:t>O Lord, make haste to help me!</w:t>
      </w:r>
    </w:p>
    <w:p w14:paraId="1E45767A" w14:textId="5806D3E0" w:rsidR="00C879D4" w:rsidRPr="00AB1781" w:rsidRDefault="00C879D4" w:rsidP="00B139A8">
      <w:pPr>
        <w:pStyle w:val="EnglishHangNoCoptic"/>
      </w:pPr>
      <w:r w:rsidRPr="00AB1781">
        <w:t xml:space="preserve">3 </w:t>
      </w:r>
      <w:r w:rsidR="004F3DCD">
        <w:t>May</w:t>
      </w:r>
      <w:r w:rsidRPr="00AB1781">
        <w:t xml:space="preserve"> all who seek my life</w:t>
      </w:r>
      <w:r w:rsidRPr="00AB1781">
        <w:rPr>
          <w:rStyle w:val="FootnoteReference"/>
        </w:rPr>
        <w:footnoteReference w:id="371"/>
      </w:r>
    </w:p>
    <w:p w14:paraId="69DEF571" w14:textId="1E92D3CA" w:rsidR="00C879D4" w:rsidRPr="00AB1781" w:rsidRDefault="00C879D4" w:rsidP="00B139A8">
      <w:pPr>
        <w:pStyle w:val="EnglishHangNoCoptic"/>
      </w:pPr>
      <w:r w:rsidRPr="00AB1781">
        <w:tab/>
        <w:t xml:space="preserve">be put to shame and </w:t>
      </w:r>
      <w:r w:rsidR="004F3DCD">
        <w:t>embarrassed</w:t>
      </w:r>
      <w:r w:rsidRPr="00AB1781">
        <w:t>.</w:t>
      </w:r>
    </w:p>
    <w:p w14:paraId="297AE910" w14:textId="4BA208C5" w:rsidR="00C879D4" w:rsidRPr="00AB1781" w:rsidRDefault="00C879D4" w:rsidP="00B139A8">
      <w:pPr>
        <w:pStyle w:val="EnglishHangNoCoptic"/>
      </w:pPr>
      <w:r w:rsidRPr="00AB1781">
        <w:tab/>
      </w:r>
      <w:r w:rsidR="004F3DCD">
        <w:t>May</w:t>
      </w:r>
      <w:r w:rsidRPr="00AB1781">
        <w:t xml:space="preserve"> all who wish me evil</w:t>
      </w:r>
    </w:p>
    <w:p w14:paraId="6B4BCBB3" w14:textId="77777777" w:rsidR="00C879D4" w:rsidRPr="00AB1781" w:rsidRDefault="00C879D4" w:rsidP="00B139A8">
      <w:pPr>
        <w:pStyle w:val="EnglishHangEndNoCoptic"/>
      </w:pPr>
      <w:r w:rsidRPr="00AB1781">
        <w:tab/>
        <w:t>be turned back and put to shame.</w:t>
      </w:r>
    </w:p>
    <w:p w14:paraId="55D27768" w14:textId="0099F976" w:rsidR="00C879D4" w:rsidRPr="00AB1781" w:rsidRDefault="004F3DCD" w:rsidP="00B139A8">
      <w:pPr>
        <w:pStyle w:val="EnglishHangNoCoptic"/>
      </w:pPr>
      <w:r>
        <w:t xml:space="preserve">4 </w:t>
      </w:r>
      <w:r w:rsidR="00E33756">
        <w:t>May</w:t>
      </w:r>
      <w:r>
        <w:t xml:space="preserve"> those who say of me, “Good! Good!”</w:t>
      </w:r>
      <w:r>
        <w:rPr>
          <w:rStyle w:val="FootnoteReference"/>
        </w:rPr>
        <w:footnoteReference w:id="372"/>
      </w:r>
    </w:p>
    <w:p w14:paraId="063BA17C" w14:textId="55195094" w:rsidR="00C879D4" w:rsidRPr="00B139A8" w:rsidRDefault="00C879D4" w:rsidP="00B139A8">
      <w:pPr>
        <w:pStyle w:val="EnglishHangEndNoCoptic"/>
      </w:pPr>
      <w:r w:rsidRPr="00AB1781">
        <w:tab/>
        <w:t>be turned back immediately</w:t>
      </w:r>
      <w:r w:rsidR="00E33756">
        <w:t xml:space="preserve"> in </w:t>
      </w:r>
      <w:r w:rsidRPr="00AB1781">
        <w:t>shamed.</w:t>
      </w:r>
    </w:p>
    <w:p w14:paraId="38AEB736" w14:textId="77777777" w:rsidR="00C879D4" w:rsidRPr="00AB1781" w:rsidRDefault="00C879D4" w:rsidP="00B139A8">
      <w:pPr>
        <w:pStyle w:val="EnglishHangNoCoptic"/>
      </w:pPr>
      <w:r w:rsidRPr="00AB1781">
        <w:lastRenderedPageBreak/>
        <w:t xml:space="preserve">5 Let all who seek </w:t>
      </w:r>
      <w:r w:rsidR="001040C8">
        <w:t>You</w:t>
      </w:r>
    </w:p>
    <w:p w14:paraId="21B7700E" w14:textId="4D951673" w:rsidR="00C879D4" w:rsidRPr="00AB1781" w:rsidRDefault="00C879D4" w:rsidP="00B139A8">
      <w:pPr>
        <w:pStyle w:val="EnglishHangNoCoptic"/>
      </w:pPr>
      <w:r w:rsidRPr="00AB1781">
        <w:tab/>
        <w:t xml:space="preserve">rejoice and be glad in </w:t>
      </w:r>
      <w:r w:rsidR="001040C8">
        <w:t>You</w:t>
      </w:r>
      <w:r w:rsidR="00E33756">
        <w:t>,</w:t>
      </w:r>
    </w:p>
    <w:p w14:paraId="15528FF9" w14:textId="77777777" w:rsidR="00C879D4" w:rsidRPr="00AB1781" w:rsidRDefault="00C879D4" w:rsidP="00B139A8">
      <w:pPr>
        <w:pStyle w:val="EnglishHangNoCoptic"/>
      </w:pPr>
      <w:r w:rsidRPr="00AB1781">
        <w:tab/>
        <w:t xml:space="preserve">and let those who love </w:t>
      </w:r>
      <w:r w:rsidR="00E570CB">
        <w:t>Your</w:t>
      </w:r>
      <w:r w:rsidRPr="00AB1781">
        <w:t xml:space="preserve"> salvation</w:t>
      </w:r>
    </w:p>
    <w:p w14:paraId="1B69F07E" w14:textId="62581669" w:rsidR="00C879D4" w:rsidRPr="00AB1781" w:rsidRDefault="00E33756" w:rsidP="00B139A8">
      <w:pPr>
        <w:pStyle w:val="EnglishHangEndNoCoptic"/>
      </w:pPr>
      <w:r>
        <w:tab/>
        <w:t>say ever more, “Let the Lord be magnified!”</w:t>
      </w:r>
    </w:p>
    <w:p w14:paraId="4A3BCB9E" w14:textId="77777777" w:rsidR="00C879D4" w:rsidRPr="00AB1781" w:rsidRDefault="00C879D4" w:rsidP="00B139A8">
      <w:pPr>
        <w:pStyle w:val="EnglishHangNoCoptic"/>
      </w:pPr>
      <w:r w:rsidRPr="00AB1781">
        <w:t>6 But I am poor and needy;</w:t>
      </w:r>
    </w:p>
    <w:p w14:paraId="0A6E2238" w14:textId="7D4C5910" w:rsidR="00E33756" w:rsidRDefault="00E33756" w:rsidP="00E33756">
      <w:pPr>
        <w:pStyle w:val="EnglishHangNoCoptic"/>
      </w:pPr>
      <w:r>
        <w:tab/>
        <w:t>help me, O God!</w:t>
      </w:r>
    </w:p>
    <w:p w14:paraId="4783D4D4" w14:textId="2F0A977B" w:rsidR="00C879D4" w:rsidRPr="00AB1781" w:rsidRDefault="001040C8" w:rsidP="00E33756">
      <w:pPr>
        <w:pStyle w:val="EnglishHangNoCoptic"/>
        <w:ind w:firstLine="0"/>
      </w:pPr>
      <w:r>
        <w:t>You</w:t>
      </w:r>
      <w:r w:rsidR="00C879D4" w:rsidRPr="00AB1781">
        <w:t xml:space="preserve"> </w:t>
      </w:r>
      <w:r w:rsidR="00004BA4" w:rsidRPr="00AB1781">
        <w:t>are</w:t>
      </w:r>
      <w:r w:rsidR="00C879D4" w:rsidRPr="00AB1781">
        <w:t xml:space="preserve"> my helper and my </w:t>
      </w:r>
      <w:r w:rsidR="00E33756">
        <w:t>deliverer</w:t>
      </w:r>
      <w:r w:rsidR="00C879D4" w:rsidRPr="00AB1781">
        <w:t>;</w:t>
      </w:r>
    </w:p>
    <w:p w14:paraId="2788B73D" w14:textId="65D1AD67" w:rsidR="00C879D4" w:rsidRDefault="00E33756" w:rsidP="009C1C97">
      <w:pPr>
        <w:pStyle w:val="EnglishHangEndNoCoptic"/>
      </w:pPr>
      <w:r>
        <w:tab/>
        <w:t>O Lord, do not delay!</w:t>
      </w:r>
    </w:p>
    <w:p w14:paraId="3D722E2B" w14:textId="680B829F" w:rsidR="00F35AEA" w:rsidRDefault="00F35AEA" w:rsidP="00E611C7">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_Ref412111290 \h </w:instrText>
      </w:r>
      <w:r w:rsidR="00B35B25">
        <w:fldChar w:fldCharType="separate"/>
      </w:r>
      <w:r w:rsidR="000C7DE2">
        <w:t>Psalm</w:t>
      </w:r>
      <w:r w:rsidR="000C7DE2" w:rsidRPr="00AB1781">
        <w:t xml:space="preserve"> 83</w:t>
      </w:r>
      <w:r w:rsidR="000C7DE2">
        <w:t>: “How I love Your dwellings, O Lord of Hosts”</w:t>
      </w:r>
      <w:r w:rsidR="00B35B25">
        <w:fldChar w:fldCharType="end"/>
      </w:r>
      <w:r w:rsidR="00B35B25">
        <w:t xml:space="preserve">, page </w:t>
      </w:r>
      <w:r w:rsidR="00B35B25">
        <w:fldChar w:fldCharType="begin"/>
      </w:r>
      <w:r w:rsidR="00B35B25">
        <w:instrText xml:space="preserve"> PAGEREF _Ref412111290 \h </w:instrText>
      </w:r>
      <w:r w:rsidR="00B35B25">
        <w:fldChar w:fldCharType="separate"/>
      </w:r>
      <w:r w:rsidR="000C7DE2">
        <w:rPr>
          <w:noProof/>
        </w:rPr>
        <w:t>213</w:t>
      </w:r>
      <w:r w:rsidR="00B35B25">
        <w:fldChar w:fldCharType="end"/>
      </w:r>
      <w:r w:rsidR="00B35B25">
        <w:t xml:space="preserve">. </w:t>
      </w:r>
      <w:r w:rsidR="00B35B25">
        <w:fldChar w:fldCharType="begin"/>
      </w:r>
      <w:r w:rsidR="00B35B25">
        <w:instrText xml:space="preserve"> REF _Ref434578449 \h </w:instrText>
      </w:r>
      <w:r w:rsidR="00B35B25">
        <w:fldChar w:fldCharType="separate"/>
      </w:r>
      <w:r w:rsidR="000C7DE2">
        <w:rPr>
          <w:lang w:val="en-GB"/>
        </w:rPr>
        <w:t>The Psalms of the Veil</w:t>
      </w:r>
      <w:r w:rsidR="00B35B25">
        <w:fldChar w:fldCharType="end"/>
      </w:r>
      <w:r w:rsidR="00B35B25">
        <w:t xml:space="preserve"> continue with </w:t>
      </w:r>
      <w:r w:rsidR="00B35B25">
        <w:fldChar w:fldCharType="begin"/>
      </w:r>
      <w:r w:rsidR="00B35B25">
        <w:instrText xml:space="preserve"> REF _Ref412026111 \h </w:instrText>
      </w:r>
      <w:r w:rsidR="00B35B25">
        <w:fldChar w:fldCharType="separate"/>
      </w:r>
      <w:r w:rsidR="000C7DE2">
        <w:t>Psalm</w:t>
      </w:r>
      <w:r w:rsidR="000C7DE2" w:rsidRPr="00AB1781">
        <w:t xml:space="preserve"> 22</w:t>
      </w:r>
      <w:r w:rsidR="000C7DE2">
        <w:t>: “The Lord is my Shepherd, and I will lack nothing”</w:t>
      </w:r>
      <w:r w:rsidR="00B35B25">
        <w:fldChar w:fldCharType="end"/>
      </w:r>
      <w:r w:rsidR="00B35B25">
        <w:t xml:space="preserve">, page </w:t>
      </w:r>
      <w:r w:rsidR="00B35B25">
        <w:fldChar w:fldCharType="begin"/>
      </w:r>
      <w:r w:rsidR="00B35B25">
        <w:instrText xml:space="preserve"> PAGEREF _Ref412026111 \h </w:instrText>
      </w:r>
      <w:r w:rsidR="00B35B25">
        <w:fldChar w:fldCharType="separate"/>
      </w:r>
      <w:r w:rsidR="000C7DE2">
        <w:rPr>
          <w:noProof/>
        </w:rPr>
        <w:t>114</w:t>
      </w:r>
      <w:r w:rsidR="00B35B25">
        <w:fldChar w:fldCharType="end"/>
      </w:r>
      <w:r w:rsidR="00B35B25">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_Ref412026212 \h </w:instrText>
      </w:r>
      <w:r w:rsidR="00E611C7">
        <w:fldChar w:fldCharType="separate"/>
      </w:r>
      <w:r w:rsidR="000C7DE2">
        <w:t>Psalm</w:t>
      </w:r>
      <w:r w:rsidR="000C7DE2" w:rsidRPr="00AB1781">
        <w:t xml:space="preserve"> 85</w:t>
      </w:r>
      <w:r w:rsidR="000C7DE2">
        <w:t>: “Incline Your ear, O Lord, and hear me”</w:t>
      </w:r>
      <w:r w:rsidR="00E611C7">
        <w:fldChar w:fldCharType="end"/>
      </w:r>
      <w:r w:rsidR="00E611C7">
        <w:t xml:space="preserve">, page </w:t>
      </w:r>
      <w:r w:rsidR="00E611C7">
        <w:fldChar w:fldCharType="begin"/>
      </w:r>
      <w:r w:rsidR="00E611C7">
        <w:instrText xml:space="preserve"> PAGEREF _Ref412026212 \h </w:instrText>
      </w:r>
      <w:r w:rsidR="00E611C7">
        <w:fldChar w:fldCharType="separate"/>
      </w:r>
      <w:r w:rsidR="000C7DE2">
        <w:rPr>
          <w:noProof/>
        </w:rPr>
        <w:t>215</w:t>
      </w:r>
      <w:r w:rsidR="00E611C7">
        <w:fldChar w:fldCharType="end"/>
      </w:r>
      <w:r w:rsidR="00E611C7">
        <w:t>.</w:t>
      </w:r>
    </w:p>
    <w:p w14:paraId="0FE5AABE" w14:textId="78D3F970" w:rsidR="00F933DE" w:rsidRDefault="00F933DE" w:rsidP="00F933DE">
      <w:pPr>
        <w:pStyle w:val="Rubric"/>
      </w:pPr>
      <w:r>
        <w:t>Glory…</w:t>
      </w:r>
    </w:p>
    <w:p w14:paraId="2B62FC91" w14:textId="1D5D9D7C" w:rsidR="0044639B" w:rsidRPr="00AB1781" w:rsidRDefault="0044639B" w:rsidP="00BF0205">
      <w:pPr>
        <w:pStyle w:val="Heading3"/>
      </w:pPr>
      <w:bookmarkStart w:id="271" w:name="_Ref435438582"/>
      <w:r w:rsidRPr="00AB1781">
        <w:t>K</w:t>
      </w:r>
      <w:r>
        <w:t>athisma 10</w:t>
      </w:r>
      <w:bookmarkEnd w:id="271"/>
    </w:p>
    <w:p w14:paraId="42EA5A0E" w14:textId="4ADFE8BA" w:rsidR="00CA0029" w:rsidRPr="00CA0029" w:rsidRDefault="00CA0029" w:rsidP="00BF0205">
      <w:pPr>
        <w:pStyle w:val="Heading4"/>
      </w:pPr>
      <w:r>
        <w:t>Psalm</w:t>
      </w:r>
      <w:r w:rsidRPr="00AB1781">
        <w:t xml:space="preserve"> 70</w:t>
      </w:r>
      <w:r>
        <w:t xml:space="preserve">: </w:t>
      </w:r>
      <w:r w:rsidR="007D2678">
        <w:t>“</w:t>
      </w:r>
      <w:r>
        <w:t>I hope</w:t>
      </w:r>
      <w:r w:rsidR="007D2678">
        <w:t xml:space="preserve"> in You, O God”</w:t>
      </w:r>
    </w:p>
    <w:p w14:paraId="338D9C1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An Old Man’s Prayer for Grace to Witness to Youth</w:t>
      </w:r>
    </w:p>
    <w:p w14:paraId="5AA9B907"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My Song is Continually of </w:t>
      </w:r>
      <w:r w:rsidR="001040C8">
        <w:rPr>
          <w:rFonts w:ascii="Book Antiqua" w:hAnsi="Book Antiqua" w:cs="Lucida Grande"/>
          <w:b/>
          <w:bCs/>
        </w:rPr>
        <w:t>You</w:t>
      </w:r>
    </w:p>
    <w:p w14:paraId="3C2C34DC" w14:textId="77777777" w:rsidR="00CA0029" w:rsidRPr="00AB1781" w:rsidRDefault="00CA0029" w:rsidP="00CA0029">
      <w:pPr>
        <w:pStyle w:val="Rubric"/>
      </w:pPr>
      <w:r w:rsidRPr="00AB1781">
        <w:t>1 (By David. Sung by the sons of Jonadab and the first captives)</w:t>
      </w:r>
    </w:p>
    <w:p w14:paraId="06F4A44E" w14:textId="31279001" w:rsidR="00CA0029" w:rsidRPr="00AB1781" w:rsidRDefault="007D2678" w:rsidP="00CA0029">
      <w:pPr>
        <w:pStyle w:val="EnglishHangNoCoptic"/>
      </w:pPr>
      <w:r>
        <w:t>I hope i</w:t>
      </w:r>
      <w:r w:rsidR="00CA0029" w:rsidRPr="00AB1781">
        <w:t xml:space="preserve">n </w:t>
      </w:r>
      <w:r w:rsidR="001040C8">
        <w:t>You</w:t>
      </w:r>
      <w:r w:rsidR="00CA0029" w:rsidRPr="00AB1781">
        <w:t xml:space="preserve">, O </w:t>
      </w:r>
      <w:r w:rsidR="00C614C7">
        <w:t>God</w:t>
      </w:r>
      <w:r w:rsidR="00CA0029" w:rsidRPr="00AB1781">
        <w:t>;</w:t>
      </w:r>
    </w:p>
    <w:p w14:paraId="725009A4" w14:textId="6F4446C6" w:rsidR="00CA0029" w:rsidRPr="00AB1781" w:rsidRDefault="00CA0029" w:rsidP="00CA0029">
      <w:pPr>
        <w:pStyle w:val="EnglishHangEndNoCoptic"/>
      </w:pPr>
      <w:r w:rsidRPr="00AB1781">
        <w:tab/>
      </w:r>
      <w:r w:rsidR="00E269C1">
        <w:t>m</w:t>
      </w:r>
      <w:r w:rsidR="00C614C7">
        <w:t xml:space="preserve">ay I </w:t>
      </w:r>
      <w:r w:rsidRPr="00AB1781">
        <w:t>never be put to shame.</w:t>
      </w:r>
    </w:p>
    <w:p w14:paraId="038ED975" w14:textId="65332E1F" w:rsidR="00CA0029" w:rsidRPr="00AB1781" w:rsidRDefault="00CA0029" w:rsidP="00CA0029">
      <w:pPr>
        <w:pStyle w:val="EnglishHangNoCoptic"/>
      </w:pPr>
      <w:r w:rsidRPr="00AB1781">
        <w:t>2 Rescue me</w:t>
      </w:r>
      <w:r w:rsidR="00C614C7">
        <w:t>,</w:t>
      </w:r>
      <w:r w:rsidR="00E269C1">
        <w:t xml:space="preserve"> and deliver me</w:t>
      </w:r>
      <w:r w:rsidR="00C614C7">
        <w:t>,</w:t>
      </w:r>
      <w:r w:rsidR="00E269C1">
        <w:t xml:space="preserve"> </w:t>
      </w:r>
      <w:r w:rsidRPr="00AB1781">
        <w:t xml:space="preserve">in </w:t>
      </w:r>
      <w:r w:rsidR="00E570CB">
        <w:t>Your</w:t>
      </w:r>
      <w:r w:rsidR="00C614C7">
        <w:t xml:space="preserve"> righteousness;</w:t>
      </w:r>
      <w:r w:rsidRPr="00AB1781">
        <w:rPr>
          <w:rStyle w:val="FootnoteReference"/>
        </w:rPr>
        <w:footnoteReference w:id="373"/>
      </w:r>
    </w:p>
    <w:p w14:paraId="1A39212B" w14:textId="570291CB" w:rsidR="00CA0029" w:rsidRPr="00AB1781" w:rsidRDefault="00CA0029" w:rsidP="00CA0029">
      <w:pPr>
        <w:pStyle w:val="EnglishHangEndNoCoptic"/>
      </w:pPr>
      <w:r w:rsidRPr="00AB1781">
        <w:tab/>
        <w:t xml:space="preserve">Incline </w:t>
      </w:r>
      <w:r w:rsidR="001040C8">
        <w:t>Your</w:t>
      </w:r>
      <w:r w:rsidRPr="00AB1781">
        <w:t xml:space="preserve"> ear to me</w:t>
      </w:r>
      <w:r w:rsidR="00C614C7">
        <w:t>,</w:t>
      </w:r>
      <w:r w:rsidRPr="00AB1781">
        <w:t xml:space="preserve"> and save me.</w:t>
      </w:r>
    </w:p>
    <w:p w14:paraId="1CBA22EC" w14:textId="000991DC" w:rsidR="00CA0029" w:rsidRPr="00AB1781" w:rsidRDefault="00CA0029" w:rsidP="00CA0029">
      <w:pPr>
        <w:pStyle w:val="EnglishHangNoCoptic"/>
      </w:pPr>
      <w:r w:rsidRPr="00AB1781">
        <w:t xml:space="preserve">3 Be my God and </w:t>
      </w:r>
      <w:r w:rsidR="00C614C7">
        <w:t xml:space="preserve">my </w:t>
      </w:r>
      <w:r w:rsidRPr="00AB1781">
        <w:t>protector,</w:t>
      </w:r>
    </w:p>
    <w:p w14:paraId="2BDA8955" w14:textId="0A2D6165" w:rsidR="00CA0029" w:rsidRPr="00AB1781" w:rsidRDefault="00CA0029" w:rsidP="00CA0029">
      <w:pPr>
        <w:pStyle w:val="EnglishHangNoCoptic"/>
      </w:pPr>
      <w:r w:rsidRPr="00AB1781">
        <w:tab/>
        <w:t>and a strong sanctuary</w:t>
      </w:r>
      <w:r w:rsidR="00C614C7">
        <w:t>,</w:t>
      </w:r>
      <w:r w:rsidRPr="00AB1781">
        <w:t xml:space="preserve"> to save me;</w:t>
      </w:r>
      <w:r w:rsidRPr="00AB1781">
        <w:rPr>
          <w:rStyle w:val="FootnoteReference"/>
        </w:rPr>
        <w:footnoteReference w:id="374"/>
      </w:r>
    </w:p>
    <w:p w14:paraId="79D3544C" w14:textId="1AB05ACF" w:rsidR="00CA0029" w:rsidRPr="00AB1781" w:rsidRDefault="00CA0029" w:rsidP="00CA0029">
      <w:pPr>
        <w:pStyle w:val="EnglishHangEndNoCoptic"/>
      </w:pPr>
      <w:r w:rsidRPr="00AB1781">
        <w:tab/>
        <w:t xml:space="preserve">for </w:t>
      </w:r>
      <w:r w:rsidR="00C104A1">
        <w:t>You are</w:t>
      </w:r>
      <w:r w:rsidRPr="00AB1781">
        <w:t xml:space="preserve"> my </w:t>
      </w:r>
      <w:r w:rsidR="00C614C7">
        <w:t>firmness</w:t>
      </w:r>
      <w:r w:rsidRPr="00AB1781">
        <w:t xml:space="preserve"> and my refuge.</w:t>
      </w:r>
    </w:p>
    <w:p w14:paraId="3B55E052" w14:textId="77777777" w:rsidR="00CA0029" w:rsidRPr="00AB1781" w:rsidRDefault="00CA0029" w:rsidP="00CA0029">
      <w:pPr>
        <w:pStyle w:val="EnglishHangNoCoptic"/>
      </w:pPr>
      <w:r w:rsidRPr="00AB1781">
        <w:t>4 Deliver me, O God, from the hand of the sinner,</w:t>
      </w:r>
    </w:p>
    <w:p w14:paraId="688B753D" w14:textId="12EE1D38" w:rsidR="00CA0029" w:rsidRPr="00AB1781" w:rsidRDefault="00CA0029" w:rsidP="00CA0029">
      <w:pPr>
        <w:pStyle w:val="EnglishHangEndNoCoptic"/>
      </w:pPr>
      <w:r w:rsidRPr="00AB1781">
        <w:tab/>
        <w:t xml:space="preserve">from the </w:t>
      </w:r>
      <w:r w:rsidR="00C614C7">
        <w:t>hand</w:t>
      </w:r>
      <w:r w:rsidRPr="00AB1781">
        <w:t xml:space="preserve"> of </w:t>
      </w:r>
      <w:r w:rsidR="00C614C7">
        <w:t>those who transgress the law,</w:t>
      </w:r>
      <w:r w:rsidRPr="00AB1781">
        <w:t xml:space="preserve"> and </w:t>
      </w:r>
      <w:r w:rsidR="00C614C7">
        <w:t>do wrong</w:t>
      </w:r>
      <w:r w:rsidRPr="00AB1781">
        <w:t>.</w:t>
      </w:r>
    </w:p>
    <w:p w14:paraId="491DA1FE" w14:textId="77777777" w:rsidR="00CA0029" w:rsidRPr="00AB1781" w:rsidRDefault="00CA0029" w:rsidP="00CA0029">
      <w:pPr>
        <w:pStyle w:val="EnglishHangNoCoptic"/>
      </w:pPr>
      <w:r w:rsidRPr="00AB1781">
        <w:lastRenderedPageBreak/>
        <w:t xml:space="preserve">5 For </w:t>
      </w:r>
      <w:r w:rsidR="001040C8">
        <w:t>You</w:t>
      </w:r>
      <w:r w:rsidRPr="00AB1781">
        <w:t xml:space="preserve"> </w:t>
      </w:r>
      <w:r w:rsidR="00004BA4" w:rsidRPr="00AB1781">
        <w:t>are</w:t>
      </w:r>
      <w:r w:rsidRPr="00AB1781">
        <w:t xml:space="preserve"> my patience, O Lord;</w:t>
      </w:r>
    </w:p>
    <w:p w14:paraId="10DC5848" w14:textId="28D263DB" w:rsidR="00CA0029" w:rsidRPr="00AB1781" w:rsidRDefault="00C614C7" w:rsidP="00CA0029">
      <w:pPr>
        <w:pStyle w:val="EnglishHangEndNoCoptic"/>
      </w:pPr>
      <w:r>
        <w:tab/>
        <w:t>the</w:t>
      </w:r>
      <w:r w:rsidR="00CA0029" w:rsidRPr="00AB1781">
        <w:t xml:space="preserve"> Lord</w:t>
      </w:r>
      <w:r>
        <w:t xml:space="preserve"> is</w:t>
      </w:r>
      <w:r w:rsidR="00CA0029" w:rsidRPr="00AB1781">
        <w:t xml:space="preserve"> my hope from my youth.</w:t>
      </w:r>
    </w:p>
    <w:p w14:paraId="70336ED0" w14:textId="441670DA" w:rsidR="00CA0029" w:rsidRPr="00AB1781" w:rsidRDefault="00CA0029" w:rsidP="00CA0029">
      <w:pPr>
        <w:pStyle w:val="EnglishHangNoCoptic"/>
      </w:pPr>
      <w:r w:rsidRPr="00AB1781">
        <w:t xml:space="preserve">6 </w:t>
      </w:r>
      <w:r w:rsidR="00C614C7">
        <w:t>I have leaned o</w:t>
      </w:r>
      <w:r w:rsidRPr="00AB1781">
        <w:t xml:space="preserve">n </w:t>
      </w:r>
      <w:r w:rsidR="001040C8">
        <w:t>You</w:t>
      </w:r>
      <w:r w:rsidRPr="00AB1781">
        <w:t xml:space="preserve"> from my birth;</w:t>
      </w:r>
    </w:p>
    <w:p w14:paraId="002F054C" w14:textId="4478C141" w:rsidR="00CA0029" w:rsidRPr="00AB1781" w:rsidRDefault="00CA0029" w:rsidP="00CA0029">
      <w:pPr>
        <w:pStyle w:val="EnglishHangNoCoptic"/>
      </w:pPr>
      <w:r w:rsidRPr="00AB1781">
        <w:tab/>
      </w:r>
      <w:r w:rsidR="001040C8">
        <w:t>You</w:t>
      </w:r>
      <w:r w:rsidRPr="00AB1781">
        <w:t xml:space="preserve"> </w:t>
      </w:r>
      <w:r w:rsidR="00C614C7">
        <w:t>have been</w:t>
      </w:r>
      <w:r w:rsidRPr="00AB1781">
        <w:t xml:space="preserve"> my protector from my mother’s womb;</w:t>
      </w:r>
    </w:p>
    <w:p w14:paraId="26EADF18" w14:textId="77777777" w:rsidR="00CA0029" w:rsidRPr="00AB1781" w:rsidRDefault="00CA0029" w:rsidP="00CA0029">
      <w:pPr>
        <w:pStyle w:val="EnglishHangEndNoCoptic"/>
      </w:pPr>
      <w:r w:rsidRPr="00AB1781">
        <w:tab/>
        <w:t xml:space="preserve">my song is continually of </w:t>
      </w:r>
      <w:r w:rsidR="001040C8">
        <w:t>You</w:t>
      </w:r>
      <w:r w:rsidRPr="00AB1781">
        <w:t>.</w:t>
      </w:r>
    </w:p>
    <w:p w14:paraId="1B7D7530" w14:textId="0E021CEC" w:rsidR="00CA0029" w:rsidRPr="00AB1781" w:rsidRDefault="00C614C7" w:rsidP="00CA0029">
      <w:pPr>
        <w:pStyle w:val="EnglishHangNoCoptic"/>
      </w:pPr>
      <w:r>
        <w:t>7 I have</w:t>
      </w:r>
      <w:r w:rsidR="00CA0029" w:rsidRPr="00AB1781">
        <w:t xml:space="preserve"> </w:t>
      </w:r>
      <w:r>
        <w:t xml:space="preserve">become </w:t>
      </w:r>
      <w:r w:rsidR="00CA0029" w:rsidRPr="00AB1781">
        <w:t>a wonder to many,</w:t>
      </w:r>
    </w:p>
    <w:p w14:paraId="37056FA8" w14:textId="454AE548" w:rsidR="00CA0029" w:rsidRPr="00AB1781" w:rsidRDefault="00CA0029" w:rsidP="00CA0029">
      <w:pPr>
        <w:pStyle w:val="EnglishHangEndNoCoptic"/>
      </w:pPr>
      <w:r w:rsidRPr="00AB1781">
        <w:tab/>
      </w:r>
      <w:r w:rsidR="00C614C7">
        <w:t>and</w:t>
      </w:r>
      <w:r w:rsidRPr="00AB1781">
        <w:t xml:space="preserve"> </w:t>
      </w:r>
      <w:r w:rsidR="001040C8">
        <w:t>You</w:t>
      </w:r>
      <w:r w:rsidRPr="00AB1781">
        <w:t xml:space="preserve"> </w:t>
      </w:r>
      <w:r w:rsidR="00004BA4" w:rsidRPr="00AB1781">
        <w:t>are</w:t>
      </w:r>
      <w:r w:rsidRPr="00AB1781">
        <w:t xml:space="preserve"> my strong helper.</w:t>
      </w:r>
    </w:p>
    <w:p w14:paraId="669942DE" w14:textId="77777777" w:rsidR="00CA0029" w:rsidRPr="00AB1781" w:rsidRDefault="00CA0029" w:rsidP="00CA0029">
      <w:pPr>
        <w:pStyle w:val="EnglishHangNoCoptic"/>
      </w:pPr>
      <w:r w:rsidRPr="00AB1781">
        <w:t xml:space="preserve">8 Let my mouth be filled with </w:t>
      </w:r>
      <w:r w:rsidR="00E570CB">
        <w:t>Your</w:t>
      </w:r>
      <w:r w:rsidRPr="00AB1781">
        <w:t xml:space="preserve"> praise,</w:t>
      </w:r>
    </w:p>
    <w:p w14:paraId="20A71964" w14:textId="08D0F29D" w:rsidR="00CA0029" w:rsidRPr="00AB1781" w:rsidRDefault="00CA0029" w:rsidP="00CA0029">
      <w:pPr>
        <w:pStyle w:val="EnglishHangEndNoCoptic"/>
      </w:pPr>
      <w:r w:rsidRPr="00AB1781">
        <w:tab/>
        <w:t xml:space="preserve">that I may sing of </w:t>
      </w:r>
      <w:r w:rsidR="00E570CB">
        <w:t>Your</w:t>
      </w:r>
      <w:r w:rsidRPr="00AB1781">
        <w:t xml:space="preserve"> glory and </w:t>
      </w:r>
      <w:r w:rsidR="00C614C7">
        <w:t>magnificence</w:t>
      </w:r>
      <w:r w:rsidRPr="00AB1781">
        <w:t xml:space="preserve"> all day long.</w:t>
      </w:r>
    </w:p>
    <w:p w14:paraId="4585C388" w14:textId="163C92F5" w:rsidR="00CA0029" w:rsidRPr="00AB1781" w:rsidRDefault="00CA0029" w:rsidP="00CA0029">
      <w:pPr>
        <w:pStyle w:val="EnglishHangNoCoptic"/>
      </w:pPr>
      <w:r w:rsidRPr="00AB1781">
        <w:t xml:space="preserve">9 </w:t>
      </w:r>
      <w:r w:rsidR="00C614C7">
        <w:t xml:space="preserve">Do not cast me off </w:t>
      </w:r>
      <w:r w:rsidRPr="00AB1781">
        <w:t>in my old age;</w:t>
      </w:r>
    </w:p>
    <w:p w14:paraId="37AB06B5" w14:textId="6BDCB3C1" w:rsidR="00CA0029" w:rsidRPr="00CA0029" w:rsidRDefault="00CA0029" w:rsidP="00CA0029">
      <w:pPr>
        <w:pStyle w:val="EnglishHangEndNoCoptic"/>
      </w:pPr>
      <w:r w:rsidRPr="00AB1781">
        <w:tab/>
      </w:r>
      <w:r w:rsidR="00C614C7">
        <w:t>do not forsake me when my strength</w:t>
      </w:r>
      <w:r w:rsidRPr="00AB1781">
        <w:t xml:space="preserve"> failing</w:t>
      </w:r>
      <w:r w:rsidR="00C614C7">
        <w:t>s,</w:t>
      </w:r>
    </w:p>
    <w:p w14:paraId="372D207A" w14:textId="2135A6E2" w:rsidR="00CA0029" w:rsidRPr="00AB1781" w:rsidRDefault="00C614C7" w:rsidP="00CA0029">
      <w:pPr>
        <w:pStyle w:val="EnglishHangNoCoptic"/>
      </w:pPr>
      <w:r>
        <w:t>10 f</w:t>
      </w:r>
      <w:r w:rsidR="00CA0029" w:rsidRPr="00AB1781">
        <w:t>or my enemies speak of me,</w:t>
      </w:r>
    </w:p>
    <w:p w14:paraId="5943B02D" w14:textId="28BDAB26" w:rsidR="00CA0029" w:rsidRPr="00AB1781" w:rsidRDefault="00CA0029" w:rsidP="00CA0029">
      <w:pPr>
        <w:pStyle w:val="EnglishHangEndNoCoptic"/>
      </w:pPr>
      <w:r w:rsidRPr="00AB1781">
        <w:tab/>
        <w:t xml:space="preserve">and those who watch </w:t>
      </w:r>
      <w:r w:rsidR="00C614C7">
        <w:t xml:space="preserve">for </w:t>
      </w:r>
      <w:r w:rsidRPr="00AB1781">
        <w:t>my soul conspire together,</w:t>
      </w:r>
    </w:p>
    <w:p w14:paraId="14CA8F9C" w14:textId="684A1653" w:rsidR="00CA0029" w:rsidRPr="00AB1781" w:rsidRDefault="00C614C7" w:rsidP="00CA0029">
      <w:pPr>
        <w:pStyle w:val="EnglishHangNoCoptic"/>
      </w:pPr>
      <w:r>
        <w:t>11 saying, “</w:t>
      </w:r>
      <w:r w:rsidR="00CA0029" w:rsidRPr="00AB1781">
        <w:t>God has forsaken him;</w:t>
      </w:r>
    </w:p>
    <w:p w14:paraId="39F3FE4F" w14:textId="0C5BD3BE" w:rsidR="00CA0029" w:rsidRPr="00AB1781" w:rsidRDefault="00CA0029" w:rsidP="00CA0029">
      <w:pPr>
        <w:pStyle w:val="EnglishHangEndNoCoptic"/>
      </w:pPr>
      <w:r w:rsidRPr="00AB1781">
        <w:tab/>
      </w:r>
      <w:r w:rsidR="00C614C7">
        <w:t>pursue</w:t>
      </w:r>
      <w:r w:rsidRPr="00AB1781">
        <w:t xml:space="preserve"> and </w:t>
      </w:r>
      <w:r w:rsidR="00C614C7">
        <w:t>seize</w:t>
      </w:r>
      <w:r w:rsidRPr="00AB1781">
        <w:t xml:space="preserve"> him, f</w:t>
      </w:r>
      <w:r w:rsidR="00C614C7">
        <w:t>or there is no one to rescue him.”</w:t>
      </w:r>
    </w:p>
    <w:p w14:paraId="606FDDBC" w14:textId="606BE5DD" w:rsidR="00CA0029" w:rsidRPr="00AB1781" w:rsidRDefault="00CA0029" w:rsidP="00CA0029">
      <w:pPr>
        <w:pStyle w:val="EnglishHangNoCoptic"/>
      </w:pPr>
      <w:r w:rsidRPr="00AB1781">
        <w:t xml:space="preserve">12 O God, </w:t>
      </w:r>
      <w:r w:rsidR="00C614C7">
        <w:t>do not be</w:t>
      </w:r>
      <w:r w:rsidRPr="00AB1781">
        <w:t xml:space="preserve"> distant from me;</w:t>
      </w:r>
    </w:p>
    <w:p w14:paraId="3E9A689D" w14:textId="0E263509" w:rsidR="00CA0029" w:rsidRPr="00AB1781" w:rsidRDefault="00CA0029" w:rsidP="00CA0029">
      <w:pPr>
        <w:pStyle w:val="EnglishHangEndNoCoptic"/>
      </w:pPr>
      <w:r w:rsidRPr="00AB1781">
        <w:tab/>
      </w:r>
      <w:r w:rsidR="00C614C7">
        <w:t xml:space="preserve">O </w:t>
      </w:r>
      <w:r w:rsidRPr="00AB1781">
        <w:t xml:space="preserve">my God, </w:t>
      </w:r>
      <w:r w:rsidR="00C614C7">
        <w:t>attend to</w:t>
      </w:r>
      <w:r w:rsidRPr="00AB1781">
        <w:t xml:space="preserve"> help</w:t>
      </w:r>
      <w:r w:rsidR="00C614C7">
        <w:t>ing me!</w:t>
      </w:r>
    </w:p>
    <w:p w14:paraId="44AC176A" w14:textId="77777777" w:rsidR="00CA0029" w:rsidRPr="00AB1781" w:rsidRDefault="00CA0029" w:rsidP="00CA0029">
      <w:pPr>
        <w:pStyle w:val="EnglishHangNoCoptic"/>
      </w:pPr>
      <w:r w:rsidRPr="00AB1781">
        <w:t>13 Let those who slander my soul</w:t>
      </w:r>
    </w:p>
    <w:p w14:paraId="190B292F" w14:textId="6ADC9215" w:rsidR="00CA0029" w:rsidRPr="00AB1781" w:rsidRDefault="00CA0029" w:rsidP="00CA0029">
      <w:pPr>
        <w:pStyle w:val="EnglishHangNoCoptic"/>
      </w:pPr>
      <w:r w:rsidRPr="00AB1781">
        <w:tab/>
        <w:t xml:space="preserve">be </w:t>
      </w:r>
      <w:r w:rsidR="00C614C7">
        <w:t>shamed</w:t>
      </w:r>
      <w:r w:rsidRPr="00AB1781">
        <w:t xml:space="preserve"> and perish;</w:t>
      </w:r>
    </w:p>
    <w:p w14:paraId="5C37A439" w14:textId="7E1DDA57" w:rsidR="00CA0029" w:rsidRPr="00AB1781" w:rsidRDefault="00CA0029" w:rsidP="00CA0029">
      <w:pPr>
        <w:pStyle w:val="EnglishHangNoCoptic"/>
      </w:pPr>
      <w:r w:rsidRPr="00AB1781">
        <w:tab/>
        <w:t xml:space="preserve">let those who seek </w:t>
      </w:r>
      <w:r w:rsidR="00C614C7">
        <w:t>evil for me</w:t>
      </w:r>
    </w:p>
    <w:p w14:paraId="5DA408BB" w14:textId="304C901B" w:rsidR="00CA0029" w:rsidRPr="00AB1781" w:rsidRDefault="00CA0029" w:rsidP="00CA0029">
      <w:pPr>
        <w:pStyle w:val="EnglishHangEndNoCoptic"/>
      </w:pPr>
      <w:r w:rsidRPr="00AB1781">
        <w:tab/>
        <w:t xml:space="preserve">be covered with shame and </w:t>
      </w:r>
      <w:r w:rsidR="00C614C7">
        <w:t>embarassment</w:t>
      </w:r>
      <w:r w:rsidRPr="00AB1781">
        <w:t>.</w:t>
      </w:r>
    </w:p>
    <w:p w14:paraId="78EFC898" w14:textId="6CFC416F" w:rsidR="00CA0029" w:rsidRPr="00AB1781" w:rsidRDefault="00CA0029" w:rsidP="00CA0029">
      <w:pPr>
        <w:pStyle w:val="EnglishHangNoCoptic"/>
      </w:pPr>
      <w:r w:rsidRPr="00AB1781">
        <w:t>14 But I will hope continually,</w:t>
      </w:r>
    </w:p>
    <w:p w14:paraId="21EF672E" w14:textId="24673F87" w:rsidR="00CA0029" w:rsidRPr="00AB1781" w:rsidRDefault="00CA0029" w:rsidP="00CA0029">
      <w:pPr>
        <w:pStyle w:val="EnglishHangEndNoCoptic"/>
      </w:pPr>
      <w:r w:rsidRPr="00AB1781">
        <w:tab/>
        <w:t xml:space="preserve">and </w:t>
      </w:r>
      <w:r w:rsidR="00C614C7">
        <w:t xml:space="preserve">I </w:t>
      </w:r>
      <w:r w:rsidRPr="00AB1781">
        <w:t xml:space="preserve">will praise </w:t>
      </w:r>
      <w:r w:rsidR="001040C8">
        <w:t>You</w:t>
      </w:r>
      <w:r w:rsidRPr="00AB1781">
        <w:t xml:space="preserve"> more and more.</w:t>
      </w:r>
    </w:p>
    <w:p w14:paraId="78562234" w14:textId="7E3DD61E" w:rsidR="00CA0029" w:rsidRPr="00AB1781" w:rsidRDefault="00CA0029" w:rsidP="00CA0029">
      <w:pPr>
        <w:pStyle w:val="EnglishHangNoCoptic"/>
      </w:pPr>
      <w:r w:rsidRPr="00AB1781">
        <w:t>15 My mouth will</w:t>
      </w:r>
      <w:r w:rsidR="00C614C7">
        <w:t xml:space="preserve"> proclaim Your righteousness,</w:t>
      </w:r>
    </w:p>
    <w:p w14:paraId="1B6B2492" w14:textId="254C261A" w:rsidR="00CA0029" w:rsidRPr="00AB1781" w:rsidRDefault="00CA0029" w:rsidP="00CA0029">
      <w:pPr>
        <w:pStyle w:val="EnglishHangNoCoptic"/>
      </w:pPr>
      <w:r w:rsidRPr="00AB1781">
        <w:tab/>
        <w:t xml:space="preserve">and </w:t>
      </w:r>
      <w:r w:rsidR="00E570CB">
        <w:t>Your</w:t>
      </w:r>
      <w:r w:rsidRPr="00AB1781">
        <w:t xml:space="preserve"> salvation all day long,</w:t>
      </w:r>
    </w:p>
    <w:p w14:paraId="7866BC4B" w14:textId="77777777" w:rsidR="00CA0029" w:rsidRPr="00AB1781" w:rsidRDefault="00CA0029" w:rsidP="00CA0029">
      <w:pPr>
        <w:pStyle w:val="EnglishHangEndNoCoptic"/>
      </w:pPr>
      <w:r w:rsidRPr="00AB1781">
        <w:tab/>
        <w:t>for I do not know the art of writing.</w:t>
      </w:r>
    </w:p>
    <w:p w14:paraId="18527F7C" w14:textId="77777777" w:rsidR="00CA0029" w:rsidRPr="00AB1781" w:rsidRDefault="00CA0029" w:rsidP="00CA0029">
      <w:pPr>
        <w:pStyle w:val="EnglishHangNoCoptic"/>
      </w:pPr>
      <w:r w:rsidRPr="00AB1781">
        <w:t>16 I will enter the Lord’s dominion.</w:t>
      </w:r>
    </w:p>
    <w:p w14:paraId="2FF183CD" w14:textId="7EE4076B" w:rsidR="00CA0029" w:rsidRPr="00AB1781" w:rsidRDefault="00CA0029" w:rsidP="00CA0029">
      <w:pPr>
        <w:pStyle w:val="EnglishHangEndNoCoptic"/>
      </w:pPr>
      <w:r w:rsidRPr="00AB1781">
        <w:tab/>
        <w:t xml:space="preserve">O Lord, I will </w:t>
      </w:r>
      <w:r w:rsidR="00C614C7">
        <w:t>recall</w:t>
      </w:r>
      <w:r w:rsidRPr="00AB1781">
        <w:t xml:space="preserve"> righteousness, </w:t>
      </w:r>
      <w:r w:rsidR="00C614C7">
        <w:t xml:space="preserve">which is </w:t>
      </w:r>
      <w:r w:rsidR="001040C8">
        <w:t>Your</w:t>
      </w:r>
      <w:r w:rsidR="00C614C7">
        <w:t>s</w:t>
      </w:r>
      <w:r w:rsidRPr="00AB1781">
        <w:t xml:space="preserve"> alone.</w:t>
      </w:r>
    </w:p>
    <w:p w14:paraId="5F5A1B73" w14:textId="129BBCEC" w:rsidR="00CA0029" w:rsidRPr="00AB1781" w:rsidRDefault="00CA0029" w:rsidP="00CA0029">
      <w:pPr>
        <w:pStyle w:val="EnglishHangNoCoptic"/>
      </w:pPr>
      <w:r w:rsidRPr="00AB1781">
        <w:t xml:space="preserve">17 O God, </w:t>
      </w:r>
      <w:r w:rsidR="001040C8">
        <w:t>You</w:t>
      </w:r>
      <w:r w:rsidRPr="00AB1781">
        <w:t xml:space="preserve"> taught me from my youth,</w:t>
      </w:r>
    </w:p>
    <w:p w14:paraId="1EDBEBA9" w14:textId="77777777" w:rsidR="00CA0029" w:rsidRPr="00AB1781" w:rsidRDefault="00CA0029" w:rsidP="00CA0029">
      <w:pPr>
        <w:pStyle w:val="EnglishHangEndNoCoptic"/>
      </w:pPr>
      <w:r w:rsidRPr="00AB1781">
        <w:tab/>
        <w:t xml:space="preserve">and still I proclaim </w:t>
      </w:r>
      <w:r w:rsidR="00E570CB">
        <w:t>Your</w:t>
      </w:r>
      <w:r w:rsidRPr="00AB1781">
        <w:t xml:space="preserve"> wonders.</w:t>
      </w:r>
    </w:p>
    <w:p w14:paraId="75EC86E9" w14:textId="2A10AB3E" w:rsidR="00CA0029" w:rsidRPr="00AB1781" w:rsidRDefault="00C614C7" w:rsidP="00CA0029">
      <w:pPr>
        <w:pStyle w:val="EnglishHangNoCoptic"/>
      </w:pPr>
      <w:r>
        <w:t>18 So even when I am old</w:t>
      </w:r>
      <w:r w:rsidR="00CA0029" w:rsidRPr="00AB1781">
        <w:t xml:space="preserve">, </w:t>
      </w:r>
      <w:r>
        <w:t xml:space="preserve">to my last breath, </w:t>
      </w:r>
      <w:r w:rsidR="00CA0029" w:rsidRPr="00AB1781">
        <w:t xml:space="preserve">O God, </w:t>
      </w:r>
      <w:r>
        <w:t>do not forsake</w:t>
      </w:r>
      <w:r w:rsidR="00CA0029" w:rsidRPr="00AB1781">
        <w:t>,</w:t>
      </w:r>
    </w:p>
    <w:p w14:paraId="0815C475" w14:textId="77777777" w:rsidR="00C614C7" w:rsidRDefault="00CA0029" w:rsidP="00C614C7">
      <w:pPr>
        <w:pStyle w:val="EnglishHangNoCoptic"/>
      </w:pPr>
      <w:r w:rsidRPr="00AB1781">
        <w:tab/>
        <w:t xml:space="preserve">until I </w:t>
      </w:r>
      <w:r w:rsidR="00C614C7">
        <w:t>proclaim</w:t>
      </w:r>
      <w:r w:rsidRPr="00AB1781">
        <w:t xml:space="preserve"> </w:t>
      </w:r>
      <w:r w:rsidR="00E570CB">
        <w:t>Your</w:t>
      </w:r>
      <w:r w:rsidRPr="00AB1781">
        <w:t xml:space="preserve"> power</w:t>
      </w:r>
      <w:r w:rsidR="00C614C7">
        <w:rPr>
          <w:rStyle w:val="FootnoteReference"/>
        </w:rPr>
        <w:footnoteReference w:id="375"/>
      </w:r>
      <w:r w:rsidR="00C614C7">
        <w:t>,</w:t>
      </w:r>
      <w:r w:rsidRPr="00AB1781">
        <w:t xml:space="preserve"> </w:t>
      </w:r>
      <w:r w:rsidR="00C614C7">
        <w:t>Your mighty deeds, and your righteousness</w:t>
      </w:r>
    </w:p>
    <w:p w14:paraId="5228E668" w14:textId="1FB9516C" w:rsidR="00C614C7" w:rsidRPr="00AB1781" w:rsidRDefault="00CA0029" w:rsidP="00C614C7">
      <w:pPr>
        <w:pStyle w:val="EnglishHangEndNoCoptic"/>
        <w:ind w:firstLine="0"/>
      </w:pPr>
      <w:r w:rsidRPr="00AB1781">
        <w:t xml:space="preserve">to </w:t>
      </w:r>
      <w:r w:rsidR="00C614C7">
        <w:t>every generation to come.</w:t>
      </w:r>
    </w:p>
    <w:p w14:paraId="475395D2" w14:textId="1BC58742" w:rsidR="00CA0029" w:rsidRPr="00AB1781" w:rsidRDefault="00CA0029" w:rsidP="00CA0029">
      <w:pPr>
        <w:pStyle w:val="EnglishHangNoCoptic"/>
      </w:pPr>
      <w:r w:rsidRPr="00AB1781">
        <w:lastRenderedPageBreak/>
        <w:t xml:space="preserve">19 O God, </w:t>
      </w:r>
      <w:r w:rsidR="00C614C7">
        <w:t>the magnificent things You have done</w:t>
      </w:r>
    </w:p>
    <w:p w14:paraId="6CA77A3E" w14:textId="5CFC6545" w:rsidR="00CA0029" w:rsidRPr="00AB1781" w:rsidRDefault="00CA0029" w:rsidP="00C614C7">
      <w:pPr>
        <w:pStyle w:val="EnglishHangNoCoptic"/>
      </w:pPr>
      <w:r w:rsidRPr="00AB1781">
        <w:tab/>
      </w:r>
      <w:r w:rsidR="00C614C7">
        <w:t>reach</w:t>
      </w:r>
      <w:r w:rsidR="00C614C7" w:rsidRPr="00AB1781">
        <w:t xml:space="preserve"> to the </w:t>
      </w:r>
      <w:r w:rsidR="009A75FD">
        <w:t>highest heaven;</w:t>
      </w:r>
      <w:r w:rsidR="00C614C7" w:rsidRPr="00AB1781">
        <w:rPr>
          <w:rStyle w:val="FootnoteReference"/>
        </w:rPr>
        <w:footnoteReference w:id="376"/>
      </w:r>
    </w:p>
    <w:p w14:paraId="70099E5F" w14:textId="77777777" w:rsidR="00CA0029" w:rsidRPr="00AB1781" w:rsidRDefault="00CA0029" w:rsidP="00CA0029">
      <w:pPr>
        <w:pStyle w:val="EnglishHangEndNoCoptic"/>
      </w:pPr>
      <w:r w:rsidRPr="00AB1781">
        <w:tab/>
        <w:t xml:space="preserve">O God, Who is like </w:t>
      </w:r>
      <w:r w:rsidR="001040C8">
        <w:t>You</w:t>
      </w:r>
      <w:r w:rsidRPr="00AB1781">
        <w:t>?</w:t>
      </w:r>
    </w:p>
    <w:p w14:paraId="3C0D9A79" w14:textId="78025098" w:rsidR="00CA0029" w:rsidRPr="00AB1781" w:rsidRDefault="009A75FD" w:rsidP="00CA0029">
      <w:pPr>
        <w:pStyle w:val="EnglishHangNoCoptic"/>
      </w:pPr>
      <w:r>
        <w:t xml:space="preserve">20 What </w:t>
      </w:r>
      <w:r w:rsidR="00CA0029" w:rsidRPr="00AB1781">
        <w:t xml:space="preserve">many </w:t>
      </w:r>
      <w:r>
        <w:t>and great</w:t>
      </w:r>
      <w:r w:rsidR="00CA0029" w:rsidRPr="00AB1781">
        <w:t xml:space="preserve"> afflictions </w:t>
      </w:r>
      <w:r>
        <w:t xml:space="preserve">have </w:t>
      </w:r>
      <w:r w:rsidR="001040C8">
        <w:t>You</w:t>
      </w:r>
      <w:r w:rsidR="00CA0029" w:rsidRPr="00AB1781">
        <w:t xml:space="preserve"> shown me!</w:t>
      </w:r>
    </w:p>
    <w:p w14:paraId="70EBE673" w14:textId="77777777" w:rsidR="00CA0029" w:rsidRPr="00AB1781" w:rsidRDefault="00CA0029" w:rsidP="00CA0029">
      <w:pPr>
        <w:pStyle w:val="EnglishHangNoCoptic"/>
      </w:pPr>
      <w:r w:rsidRPr="00AB1781">
        <w:tab/>
        <w:t xml:space="preserve">Yet </w:t>
      </w:r>
      <w:r w:rsidR="001040C8">
        <w:t>You</w:t>
      </w:r>
      <w:r w:rsidRPr="00AB1781">
        <w:t xml:space="preserve"> </w:t>
      </w:r>
      <w:r w:rsidR="00556387">
        <w:t>have</w:t>
      </w:r>
      <w:r w:rsidRPr="00AB1781">
        <w:t xml:space="preserve"> returned and revived me,</w:t>
      </w:r>
    </w:p>
    <w:p w14:paraId="24F4C975" w14:textId="77777777" w:rsidR="00CA0029" w:rsidRPr="00AB1781" w:rsidRDefault="00CA0029" w:rsidP="00CA0029">
      <w:pPr>
        <w:pStyle w:val="EnglishHangEndNoCoptic"/>
      </w:pPr>
      <w:r w:rsidRPr="00AB1781">
        <w:tab/>
        <w:t xml:space="preserve">and </w:t>
      </w:r>
      <w:r w:rsidR="00556387">
        <w:t>have</w:t>
      </w:r>
      <w:r w:rsidRPr="00AB1781">
        <w:t xml:space="preserve"> brought me up again from the depths of the earth.</w:t>
      </w:r>
    </w:p>
    <w:p w14:paraId="5DE154C2" w14:textId="5810CDE9" w:rsidR="00CA0029" w:rsidRPr="00AB1781" w:rsidRDefault="00CA0029" w:rsidP="00CA0029">
      <w:pPr>
        <w:pStyle w:val="EnglishHangNoCoptic"/>
      </w:pPr>
      <w:r w:rsidRPr="00AB1781">
        <w:t xml:space="preserve">21 </w:t>
      </w:r>
      <w:r w:rsidR="001040C8">
        <w:t>You</w:t>
      </w:r>
      <w:r w:rsidRPr="00AB1781">
        <w:t xml:space="preserve"> </w:t>
      </w:r>
      <w:r w:rsidR="00556387">
        <w:t>have</w:t>
      </w:r>
      <w:r w:rsidRPr="00AB1781">
        <w:t xml:space="preserve"> </w:t>
      </w:r>
      <w:r w:rsidR="009A75FD">
        <w:t>made Your greatness increase</w:t>
      </w:r>
      <w:r w:rsidRPr="00AB1781">
        <w:t>,</w:t>
      </w:r>
    </w:p>
    <w:p w14:paraId="287D8CB7" w14:textId="071A970E" w:rsidR="00CA0029" w:rsidRPr="00AB1781" w:rsidRDefault="00CA0029" w:rsidP="00CA0029">
      <w:pPr>
        <w:pStyle w:val="EnglishHangNoCoptic"/>
      </w:pPr>
      <w:r w:rsidRPr="00AB1781">
        <w:tab/>
        <w:t xml:space="preserve">and </w:t>
      </w:r>
      <w:r w:rsidR="00556387">
        <w:t>have</w:t>
      </w:r>
      <w:r w:rsidR="009A75FD">
        <w:t xml:space="preserve"> returned and comforted me;</w:t>
      </w:r>
    </w:p>
    <w:p w14:paraId="738C1415" w14:textId="4852B5B3" w:rsidR="00CA0029" w:rsidRPr="00AB1781" w:rsidRDefault="00CA0029" w:rsidP="00CA0029">
      <w:pPr>
        <w:pStyle w:val="EnglishHangEndNoCoptic"/>
      </w:pPr>
      <w:r w:rsidRPr="00AB1781">
        <w:tab/>
      </w:r>
      <w:r w:rsidR="009A75FD">
        <w:t>and have</w:t>
      </w:r>
      <w:r w:rsidRPr="00AB1781">
        <w:t xml:space="preserve"> brought me up again from the depths of the earth.</w:t>
      </w:r>
    </w:p>
    <w:p w14:paraId="5FEB4E08" w14:textId="50041A80" w:rsidR="00CA0029" w:rsidRPr="00AB1781" w:rsidRDefault="00CA0029" w:rsidP="00CA0029">
      <w:pPr>
        <w:pStyle w:val="EnglishHangNoCoptic"/>
      </w:pPr>
      <w:r w:rsidRPr="00AB1781">
        <w:t xml:space="preserve">22 So I will </w:t>
      </w:r>
      <w:r w:rsidR="00E269C1">
        <w:t>confess</w:t>
      </w:r>
      <w:r w:rsidR="00E269C1">
        <w:rPr>
          <w:rStyle w:val="FootnoteReference"/>
        </w:rPr>
        <w:footnoteReference w:id="377"/>
      </w:r>
      <w:r w:rsidRPr="00AB1781">
        <w:t xml:space="preserve"> </w:t>
      </w:r>
      <w:r w:rsidR="00E570CB">
        <w:t>Your</w:t>
      </w:r>
      <w:r w:rsidRPr="00AB1781">
        <w:t xml:space="preserve"> truth to </w:t>
      </w:r>
      <w:r w:rsidR="001040C8">
        <w:t>You</w:t>
      </w:r>
      <w:r w:rsidRPr="00AB1781">
        <w:t xml:space="preserve"> with a song, O God;</w:t>
      </w:r>
    </w:p>
    <w:p w14:paraId="611D7207" w14:textId="77777777" w:rsidR="00CA0029" w:rsidRPr="00AB1781" w:rsidRDefault="00CA0029" w:rsidP="00CA0029">
      <w:pPr>
        <w:pStyle w:val="EnglishHangEndNoCoptic"/>
      </w:pPr>
      <w:r w:rsidRPr="00AB1781">
        <w:tab/>
        <w:t xml:space="preserve">I will sing to </w:t>
      </w:r>
      <w:r w:rsidR="001040C8">
        <w:t>You</w:t>
      </w:r>
      <w:r w:rsidRPr="00AB1781">
        <w:t xml:space="preserve"> with the harp, O Holy One of Israel.</w:t>
      </w:r>
    </w:p>
    <w:p w14:paraId="41AC70AD" w14:textId="2D209820" w:rsidR="00CA0029" w:rsidRPr="00AB1781" w:rsidRDefault="00CA0029" w:rsidP="00CA0029">
      <w:pPr>
        <w:pStyle w:val="EnglishHangNoCoptic"/>
      </w:pPr>
      <w:r w:rsidRPr="00AB1781">
        <w:t xml:space="preserve">23 When I sing to </w:t>
      </w:r>
      <w:r w:rsidR="001040C8">
        <w:t>You</w:t>
      </w:r>
      <w:r w:rsidR="009A75FD">
        <w:t>,</w:t>
      </w:r>
      <w:r w:rsidRPr="00AB1781">
        <w:t xml:space="preserve"> my lips will rejoice</w:t>
      </w:r>
      <w:r w:rsidR="009A75FD">
        <w:t>,</w:t>
      </w:r>
    </w:p>
    <w:p w14:paraId="0F6B798A" w14:textId="75EA7AFD" w:rsidR="00CA0029" w:rsidRPr="00AB1781" w:rsidRDefault="00CA0029" w:rsidP="00CA0029">
      <w:pPr>
        <w:pStyle w:val="EnglishHangEndNoCoptic"/>
      </w:pPr>
      <w:r w:rsidRPr="00AB1781">
        <w:tab/>
        <w:t xml:space="preserve">and </w:t>
      </w:r>
      <w:r w:rsidR="009A75FD">
        <w:t xml:space="preserve">so will </w:t>
      </w:r>
      <w:r w:rsidRPr="00AB1781">
        <w:t>my soul</w:t>
      </w:r>
      <w:r w:rsidR="009A75FD">
        <w:t>,</w:t>
      </w:r>
      <w:r w:rsidRPr="00AB1781">
        <w:t xml:space="preserve"> which </w:t>
      </w:r>
      <w:r w:rsidR="001040C8">
        <w:t>You</w:t>
      </w:r>
      <w:r w:rsidRPr="00AB1781">
        <w:t xml:space="preserve"> redeemed.</w:t>
      </w:r>
    </w:p>
    <w:p w14:paraId="29224AB2" w14:textId="04950508" w:rsidR="00CA0029" w:rsidRPr="00AB1781" w:rsidRDefault="00CA0029" w:rsidP="00CA0029">
      <w:pPr>
        <w:pStyle w:val="EnglishHangNoCoptic"/>
      </w:pPr>
      <w:r w:rsidRPr="00AB1781">
        <w:t xml:space="preserve">24 And my tongue will </w:t>
      </w:r>
      <w:r w:rsidR="009A75FD">
        <w:t>contemplate</w:t>
      </w:r>
      <w:r w:rsidRPr="00AB1781">
        <w:t xml:space="preserve"> </w:t>
      </w:r>
      <w:r w:rsidR="00E570CB">
        <w:t>Your</w:t>
      </w:r>
      <w:r w:rsidRPr="00AB1781">
        <w:t xml:space="preserve"> </w:t>
      </w:r>
      <w:r w:rsidR="009A75FD">
        <w:t>righteousness</w:t>
      </w:r>
      <w:r w:rsidRPr="00AB1781">
        <w:t xml:space="preserve"> all day long,</w:t>
      </w:r>
    </w:p>
    <w:p w14:paraId="239864E9" w14:textId="7141DD43" w:rsidR="00CA0029" w:rsidRPr="00CA0029" w:rsidRDefault="00CA0029" w:rsidP="00CA0029">
      <w:pPr>
        <w:pStyle w:val="EnglishHangEndNoCoptic"/>
      </w:pPr>
      <w:r w:rsidRPr="00AB1781">
        <w:tab/>
        <w:t xml:space="preserve">when those who seek </w:t>
      </w:r>
      <w:r w:rsidR="009A75FD">
        <w:t xml:space="preserve">evil for </w:t>
      </w:r>
      <w:r w:rsidRPr="00AB1781">
        <w:t xml:space="preserve">me are </w:t>
      </w:r>
      <w:r w:rsidR="009A75FD">
        <w:t>shamed</w:t>
      </w:r>
      <w:r w:rsidRPr="00AB1781">
        <w:t xml:space="preserve"> and </w:t>
      </w:r>
      <w:r w:rsidR="003C6EF9">
        <w:t>embarrassed</w:t>
      </w:r>
      <w:r w:rsidRPr="00AB1781">
        <w:t>.</w:t>
      </w:r>
    </w:p>
    <w:p w14:paraId="2863F4BF" w14:textId="1D69E5F2" w:rsidR="00CA0029" w:rsidRPr="00CA0029" w:rsidRDefault="00CA0029" w:rsidP="00BF0205">
      <w:pPr>
        <w:pStyle w:val="Heading4"/>
      </w:pPr>
      <w:r>
        <w:t>Psalm</w:t>
      </w:r>
      <w:r w:rsidRPr="00AB1781">
        <w:t xml:space="preserve"> 71</w:t>
      </w:r>
      <w:r>
        <w:t xml:space="preserve">: </w:t>
      </w:r>
      <w:r w:rsidR="007D2678">
        <w:t>“</w:t>
      </w:r>
      <w:r>
        <w:t xml:space="preserve">O God, give the King </w:t>
      </w:r>
      <w:r w:rsidR="00E570CB">
        <w:t>Your</w:t>
      </w:r>
      <w:r>
        <w:t xml:space="preserve"> judgment</w:t>
      </w:r>
      <w:r w:rsidR="007D2678">
        <w:t>”</w:t>
      </w:r>
    </w:p>
    <w:p w14:paraId="1DB0FC69"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King of Peace and His glorious Reign</w:t>
      </w:r>
    </w:p>
    <w:p w14:paraId="29D00463"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Final Redemption from All Tyranny and Oppression</w:t>
      </w:r>
    </w:p>
    <w:p w14:paraId="2C45254E" w14:textId="77777777" w:rsidR="00CA0029" w:rsidRPr="00AB1781" w:rsidRDefault="00CA0029" w:rsidP="00CA0029">
      <w:pPr>
        <w:pStyle w:val="Rubric"/>
      </w:pPr>
      <w:r w:rsidRPr="00AB1781">
        <w:t>1 (For Solomon)</w:t>
      </w:r>
      <w:r w:rsidRPr="00AB1781">
        <w:rPr>
          <w:rStyle w:val="FootnoteReference"/>
        </w:rPr>
        <w:footnoteReference w:id="378"/>
      </w:r>
    </w:p>
    <w:p w14:paraId="73B4E4EB" w14:textId="77777777" w:rsidR="00CA0029" w:rsidRPr="00AB1781" w:rsidRDefault="00CA0029" w:rsidP="00CA0029">
      <w:pPr>
        <w:pStyle w:val="EnglishHangNoCoptic"/>
      </w:pPr>
      <w:r w:rsidRPr="00AB1781">
        <w:t xml:space="preserve">O God, give the King </w:t>
      </w:r>
      <w:r w:rsidR="00E570CB">
        <w:t>Your</w:t>
      </w:r>
      <w:r w:rsidRPr="00AB1781">
        <w:t xml:space="preserve"> judgment,</w:t>
      </w:r>
    </w:p>
    <w:p w14:paraId="7DBF056D" w14:textId="4E533394" w:rsidR="00CA0029" w:rsidRPr="00AB1781" w:rsidRDefault="00CA0029" w:rsidP="00CA0029">
      <w:pPr>
        <w:pStyle w:val="EnglishHangEndNoCoptic"/>
      </w:pPr>
      <w:r w:rsidRPr="00AB1781">
        <w:tab/>
        <w:t xml:space="preserve">and </w:t>
      </w:r>
      <w:r w:rsidR="00E570CB">
        <w:t>Your</w:t>
      </w:r>
      <w:r w:rsidRPr="00AB1781">
        <w:t xml:space="preserve"> </w:t>
      </w:r>
      <w:r w:rsidR="00733705">
        <w:t>righteousness</w:t>
      </w:r>
      <w:r w:rsidRPr="00AB1781">
        <w:t xml:space="preserve"> to the King’s Son,</w:t>
      </w:r>
    </w:p>
    <w:p w14:paraId="244022C1" w14:textId="10CE4FDC" w:rsidR="00CA0029" w:rsidRPr="00AB1781" w:rsidRDefault="00CA0029" w:rsidP="00CA0029">
      <w:pPr>
        <w:pStyle w:val="EnglishHangNoCoptic"/>
      </w:pPr>
      <w:r w:rsidRPr="00AB1781">
        <w:t xml:space="preserve">2 to judge </w:t>
      </w:r>
      <w:r w:rsidR="00E570CB">
        <w:t>Your</w:t>
      </w:r>
      <w:r w:rsidRPr="00AB1781">
        <w:t xml:space="preserve"> people with </w:t>
      </w:r>
      <w:r w:rsidR="00733705">
        <w:t>righteousness</w:t>
      </w:r>
      <w:r w:rsidRPr="00AB1781">
        <w:rPr>
          <w:rStyle w:val="FootnoteReference"/>
        </w:rPr>
        <w:footnoteReference w:id="379"/>
      </w:r>
    </w:p>
    <w:p w14:paraId="4B821F34" w14:textId="0831FAD3" w:rsidR="00CA0029" w:rsidRPr="00AB1781" w:rsidRDefault="00CA0029" w:rsidP="00CA0029">
      <w:pPr>
        <w:pStyle w:val="EnglishHangEndNoCoptic"/>
      </w:pPr>
      <w:r w:rsidRPr="00AB1781">
        <w:tab/>
        <w:t xml:space="preserve">and </w:t>
      </w:r>
      <w:r w:rsidR="00E570CB">
        <w:t>Your</w:t>
      </w:r>
      <w:r w:rsidRPr="00AB1781">
        <w:t xml:space="preserve"> poor </w:t>
      </w:r>
      <w:r w:rsidR="00733705">
        <w:t>with judgment</w:t>
      </w:r>
      <w:r w:rsidRPr="00AB1781">
        <w:t>.</w:t>
      </w:r>
    </w:p>
    <w:p w14:paraId="59F3E69B" w14:textId="5BE05E7F" w:rsidR="00CA0029" w:rsidRPr="00AB1781" w:rsidRDefault="00CA0029" w:rsidP="00CA0029">
      <w:pPr>
        <w:pStyle w:val="EnglishHangNoCoptic"/>
      </w:pPr>
      <w:r w:rsidRPr="00AB1781">
        <w:t xml:space="preserve">3 </w:t>
      </w:r>
      <w:r w:rsidR="00733705">
        <w:t>Let</w:t>
      </w:r>
      <w:r w:rsidRPr="00AB1781">
        <w:t xml:space="preserve"> the mountains</w:t>
      </w:r>
      <w:r w:rsidR="00733705">
        <w:t xml:space="preserve"> and hills</w:t>
      </w:r>
      <w:r w:rsidRPr="00AB1781">
        <w:t xml:space="preserve"> </w:t>
      </w:r>
      <w:r w:rsidR="00733705">
        <w:t>restore peace for</w:t>
      </w:r>
      <w:r w:rsidRPr="00AB1781">
        <w:t xml:space="preserve"> </w:t>
      </w:r>
      <w:r w:rsidR="00E570CB">
        <w:t>Your</w:t>
      </w:r>
      <w:r w:rsidR="00733705">
        <w:t xml:space="preserve"> people,</w:t>
      </w:r>
    </w:p>
    <w:p w14:paraId="7CE2A48B" w14:textId="25207D14" w:rsidR="00CA0029" w:rsidRPr="00AB1781" w:rsidRDefault="00CA0029" w:rsidP="00CA0029">
      <w:pPr>
        <w:pStyle w:val="EnglishHangEndNoCoptic"/>
      </w:pPr>
      <w:r w:rsidRPr="00AB1781">
        <w:tab/>
      </w:r>
      <w:r w:rsidR="00733705">
        <w:t>in</w:t>
      </w:r>
      <w:r w:rsidRPr="00AB1781">
        <w:t xml:space="preserve"> righteousness.</w:t>
      </w:r>
    </w:p>
    <w:p w14:paraId="1DCF5957" w14:textId="124214EC" w:rsidR="00CA0029" w:rsidRPr="00AB1781" w:rsidRDefault="00CA0029" w:rsidP="00CA0029">
      <w:pPr>
        <w:pStyle w:val="EnglishHangNoCoptic"/>
      </w:pPr>
      <w:r w:rsidRPr="00AB1781">
        <w:lastRenderedPageBreak/>
        <w:t xml:space="preserve">4 He will do justice </w:t>
      </w:r>
      <w:r w:rsidR="00733705">
        <w:t>for</w:t>
      </w:r>
      <w:r w:rsidR="00733705">
        <w:rPr>
          <w:rStyle w:val="FootnoteReference"/>
        </w:rPr>
        <w:footnoteReference w:id="380"/>
      </w:r>
      <w:r w:rsidRPr="00AB1781">
        <w:t xml:space="preserve"> the poor of </w:t>
      </w:r>
      <w:r w:rsidR="00733705">
        <w:t>the</w:t>
      </w:r>
      <w:r w:rsidRPr="00AB1781">
        <w:t xml:space="preserve"> people</w:t>
      </w:r>
      <w:r w:rsidR="00733705">
        <w:t>,</w:t>
      </w:r>
    </w:p>
    <w:p w14:paraId="36A3275D" w14:textId="735E63AB" w:rsidR="00CA0029" w:rsidRPr="00AB1781" w:rsidRDefault="00CA0029" w:rsidP="00CA0029">
      <w:pPr>
        <w:pStyle w:val="EnglishHangNoCoptic"/>
      </w:pPr>
      <w:r w:rsidRPr="00AB1781">
        <w:tab/>
        <w:t xml:space="preserve">and save the </w:t>
      </w:r>
      <w:r w:rsidR="00733705">
        <w:t>sons</w:t>
      </w:r>
      <w:r w:rsidRPr="00AB1781">
        <w:t xml:space="preserve"> of the needy,</w:t>
      </w:r>
    </w:p>
    <w:p w14:paraId="2C29DC93" w14:textId="1D7EBA95" w:rsidR="00CA0029" w:rsidRPr="00AB1781" w:rsidRDefault="00733705" w:rsidP="00CA0029">
      <w:pPr>
        <w:pStyle w:val="EnglishHangEndNoCoptic"/>
      </w:pPr>
      <w:r>
        <w:tab/>
        <w:t>and humble the extortioner</w:t>
      </w:r>
      <w:r w:rsidR="00CA0029" w:rsidRPr="00AB1781">
        <w:t>.</w:t>
      </w:r>
    </w:p>
    <w:p w14:paraId="5CFFB94F" w14:textId="21C8B734" w:rsidR="00CA0029" w:rsidRPr="00AB1781" w:rsidRDefault="00CA0029" w:rsidP="00CA0029">
      <w:pPr>
        <w:pStyle w:val="EnglishHangNoCoptic"/>
      </w:pPr>
      <w:r w:rsidRPr="00AB1781">
        <w:t>5 And He will continue as long as the sun</w:t>
      </w:r>
      <w:r w:rsidR="00733705">
        <w:t>,</w:t>
      </w:r>
    </w:p>
    <w:p w14:paraId="5974F798" w14:textId="787B6CBE" w:rsidR="00CA0029" w:rsidRPr="00AB1781" w:rsidRDefault="00CA0029" w:rsidP="00CA0029">
      <w:pPr>
        <w:pStyle w:val="EnglishHangEndNoCoptic"/>
      </w:pPr>
      <w:r w:rsidRPr="00AB1781">
        <w:tab/>
        <w:t xml:space="preserve">and </w:t>
      </w:r>
      <w:r w:rsidR="00733705">
        <w:t>longer than</w:t>
      </w:r>
      <w:r w:rsidRPr="00AB1781">
        <w:t xml:space="preserve"> the moon</w:t>
      </w:r>
      <w:r w:rsidR="00733705">
        <w:t>, from</w:t>
      </w:r>
      <w:r w:rsidRPr="00AB1781">
        <w:t xml:space="preserve"> generation</w:t>
      </w:r>
      <w:r w:rsidR="00733705">
        <w:t xml:space="preserve"> to generation</w:t>
      </w:r>
      <w:r w:rsidRPr="00AB1781">
        <w:t>.</w:t>
      </w:r>
    </w:p>
    <w:p w14:paraId="774B71A2" w14:textId="0B89AB71" w:rsidR="00CA0029" w:rsidRPr="00AB1781" w:rsidRDefault="00CA0029" w:rsidP="00CA0029">
      <w:pPr>
        <w:pStyle w:val="EnglishHangNoCoptic"/>
      </w:pPr>
      <w:r w:rsidRPr="00AB1781">
        <w:t xml:space="preserve">6 He will </w:t>
      </w:r>
      <w:r w:rsidR="0087032A">
        <w:t>descend</w:t>
      </w:r>
      <w:r w:rsidRPr="00AB1781">
        <w:t xml:space="preserve"> like rain on a fleece</w:t>
      </w:r>
      <w:r w:rsidR="0087032A">
        <w:t>,</w:t>
      </w:r>
    </w:p>
    <w:p w14:paraId="245357E1" w14:textId="4B08BC47" w:rsidR="00CA0029" w:rsidRPr="00AB1781" w:rsidRDefault="0087032A" w:rsidP="00CA0029">
      <w:pPr>
        <w:pStyle w:val="EnglishHangEndNoCoptic"/>
      </w:pPr>
      <w:r>
        <w:tab/>
        <w:t>and like</w:t>
      </w:r>
      <w:r w:rsidR="00CA0029" w:rsidRPr="00AB1781">
        <w:t xml:space="preserve"> drop</w:t>
      </w:r>
      <w:r>
        <w:t>s falling</w:t>
      </w:r>
      <w:r w:rsidR="00CA0029" w:rsidRPr="00AB1781">
        <w:t xml:space="preserve"> on the earth.</w:t>
      </w:r>
      <w:r w:rsidR="00CA0029" w:rsidRPr="00AB1781">
        <w:rPr>
          <w:rStyle w:val="FootnoteReference"/>
        </w:rPr>
        <w:footnoteReference w:id="381"/>
      </w:r>
    </w:p>
    <w:p w14:paraId="2C5F0850" w14:textId="12A2BBDC" w:rsidR="00CA0029" w:rsidRPr="00AB1781" w:rsidRDefault="00CA0029" w:rsidP="00CA0029">
      <w:pPr>
        <w:pStyle w:val="EnglishHangNoCoptic"/>
      </w:pPr>
      <w:r w:rsidRPr="00AB1781">
        <w:t>7 In His days</w:t>
      </w:r>
      <w:r w:rsidR="0087032A">
        <w:t>,</w:t>
      </w:r>
      <w:r w:rsidRPr="00AB1781">
        <w:t xml:space="preserve"> righteousness </w:t>
      </w:r>
      <w:r w:rsidR="0087032A">
        <w:t>and abundant peace</w:t>
      </w:r>
    </w:p>
    <w:p w14:paraId="54CEBA08" w14:textId="61EAE07A" w:rsidR="00CA0029" w:rsidRPr="00AB1781" w:rsidRDefault="00CA0029" w:rsidP="00CA0029">
      <w:pPr>
        <w:pStyle w:val="EnglishHangEndNoCoptic"/>
      </w:pPr>
      <w:r w:rsidRPr="00AB1781">
        <w:tab/>
      </w:r>
      <w:r w:rsidR="0087032A">
        <w:t>will flourish,</w:t>
      </w:r>
      <w:r w:rsidRPr="00AB1781">
        <w:t xml:space="preserve"> </w:t>
      </w:r>
      <w:r w:rsidR="0087032A">
        <w:t>until</w:t>
      </w:r>
      <w:r w:rsidRPr="00AB1781">
        <w:t xml:space="preserve"> the moon is no more.</w:t>
      </w:r>
    </w:p>
    <w:p w14:paraId="19C39E00" w14:textId="77777777" w:rsidR="00CA0029" w:rsidRPr="00AB1781" w:rsidRDefault="00CA0029" w:rsidP="00CA0029">
      <w:pPr>
        <w:pStyle w:val="EnglishHangNoCoptic"/>
      </w:pPr>
      <w:r w:rsidRPr="00AB1781">
        <w:t>8 And He will rule from sea to sea,</w:t>
      </w:r>
    </w:p>
    <w:p w14:paraId="0091185B" w14:textId="77777777" w:rsidR="00CA0029" w:rsidRPr="00AB1781" w:rsidRDefault="00CA0029" w:rsidP="00CA0029">
      <w:pPr>
        <w:pStyle w:val="EnglishHangEndNoCoptic"/>
      </w:pPr>
      <w:r w:rsidRPr="00AB1781">
        <w:tab/>
        <w:t>and from the rivers</w:t>
      </w:r>
      <w:r w:rsidRPr="00AB1781">
        <w:rPr>
          <w:rStyle w:val="FootnoteReference"/>
        </w:rPr>
        <w:footnoteReference w:id="382"/>
      </w:r>
      <w:r w:rsidRPr="00AB1781">
        <w:t xml:space="preserve"> to the ends of the earth.</w:t>
      </w:r>
    </w:p>
    <w:p w14:paraId="596010EE" w14:textId="77777777" w:rsidR="00CA0029" w:rsidRPr="00AB1781" w:rsidRDefault="00CA0029" w:rsidP="00CA0029">
      <w:pPr>
        <w:pStyle w:val="EnglishHangNoCoptic"/>
      </w:pPr>
      <w:r w:rsidRPr="00AB1781">
        <w:t>9 The Ethiopians will fall down before Him,</w:t>
      </w:r>
    </w:p>
    <w:p w14:paraId="55766B4E" w14:textId="77777777" w:rsidR="00CA0029" w:rsidRPr="00AB1781" w:rsidRDefault="00CA0029" w:rsidP="00CA0029">
      <w:pPr>
        <w:pStyle w:val="EnglishHangEndNoCoptic"/>
      </w:pPr>
      <w:r w:rsidRPr="00AB1781">
        <w:tab/>
        <w:t>and His enemies will lick the dust.</w:t>
      </w:r>
    </w:p>
    <w:p w14:paraId="3AFF6368" w14:textId="450BE3AE" w:rsidR="00CA0029" w:rsidRPr="00AB1781" w:rsidRDefault="00CA0029" w:rsidP="00CA0029">
      <w:pPr>
        <w:pStyle w:val="EnglishHangNoCoptic"/>
      </w:pPr>
      <w:r w:rsidRPr="00AB1781">
        <w:t>10 The kings of Tarshish</w:t>
      </w:r>
      <w:r w:rsidRPr="00AB1781">
        <w:rPr>
          <w:rStyle w:val="FootnoteReference"/>
        </w:rPr>
        <w:footnoteReference w:id="383"/>
      </w:r>
      <w:r w:rsidRPr="00AB1781">
        <w:t xml:space="preserve"> and the isles will </w:t>
      </w:r>
      <w:r w:rsidR="0087032A">
        <w:t xml:space="preserve">come </w:t>
      </w:r>
      <w:r w:rsidR="0070002E">
        <w:t>b</w:t>
      </w:r>
      <w:r w:rsidR="0087032A">
        <w:t>earing gifts</w:t>
      </w:r>
      <w:r w:rsidRPr="00AB1781">
        <w:t>;</w:t>
      </w:r>
    </w:p>
    <w:p w14:paraId="72955EFA" w14:textId="0E9D8D8A" w:rsidR="00CA0029" w:rsidRPr="00AB1781" w:rsidRDefault="00CA0029" w:rsidP="00CA0029">
      <w:pPr>
        <w:pStyle w:val="EnglishHangEndNoCoptic"/>
      </w:pPr>
      <w:r w:rsidRPr="00AB1781">
        <w:tab/>
        <w:t xml:space="preserve">the kings of the Arabs and </w:t>
      </w:r>
      <w:r w:rsidR="0087032A">
        <w:t>Saba</w:t>
      </w:r>
      <w:r w:rsidRPr="00AB1781">
        <w:t xml:space="preserve"> will bring gifts.</w:t>
      </w:r>
    </w:p>
    <w:p w14:paraId="6769809F" w14:textId="6D641B4C" w:rsidR="00CA0029" w:rsidRPr="00AB1781" w:rsidRDefault="00CA0029" w:rsidP="00CA0029">
      <w:pPr>
        <w:pStyle w:val="EnglishHangNoCoptic"/>
      </w:pPr>
      <w:r w:rsidRPr="00AB1781">
        <w:t>11 All the kings of the earth will worship</w:t>
      </w:r>
      <w:r w:rsidR="00E269C1">
        <w:rPr>
          <w:rStyle w:val="FootnoteReference"/>
        </w:rPr>
        <w:footnoteReference w:id="384"/>
      </w:r>
      <w:r w:rsidRPr="00AB1781">
        <w:t xml:space="preserve"> Him;</w:t>
      </w:r>
    </w:p>
    <w:p w14:paraId="557851DD" w14:textId="77777777" w:rsidR="00CA0029" w:rsidRPr="00AB1781" w:rsidRDefault="00CA0029" w:rsidP="00CA0029">
      <w:pPr>
        <w:pStyle w:val="EnglishHangEndNoCoptic"/>
      </w:pPr>
      <w:r w:rsidRPr="00AB1781">
        <w:tab/>
        <w:t>all the nations will serve Him.</w:t>
      </w:r>
    </w:p>
    <w:p w14:paraId="03E98007" w14:textId="4F07F959" w:rsidR="00CA0029" w:rsidRPr="00AB1781" w:rsidRDefault="00CA0029" w:rsidP="00CA0029">
      <w:pPr>
        <w:pStyle w:val="EnglishHangNoCoptic"/>
      </w:pPr>
      <w:r w:rsidRPr="00AB1781">
        <w:t xml:space="preserve">12 </w:t>
      </w:r>
      <w:r w:rsidR="0087032A">
        <w:t>For He rescued</w:t>
      </w:r>
      <w:r w:rsidRPr="00AB1781">
        <w:t xml:space="preserve"> the poor from </w:t>
      </w:r>
      <w:r w:rsidR="0087032A">
        <w:t>[the hand of] a strong man</w:t>
      </w:r>
      <w:r w:rsidRPr="00AB1781">
        <w:t>,</w:t>
      </w:r>
    </w:p>
    <w:p w14:paraId="2FE13FDF" w14:textId="0776486F" w:rsidR="00CA0029" w:rsidRPr="00AB1781" w:rsidRDefault="00CA0029" w:rsidP="00CA0029">
      <w:pPr>
        <w:pStyle w:val="EnglishHangEndNoCoptic"/>
      </w:pPr>
      <w:r w:rsidRPr="00AB1781">
        <w:tab/>
        <w:t>and the needy</w:t>
      </w:r>
      <w:r w:rsidR="0087032A">
        <w:t>, who had</w:t>
      </w:r>
      <w:r w:rsidRPr="00AB1781">
        <w:t xml:space="preserve"> no </w:t>
      </w:r>
      <w:r w:rsidR="0087032A">
        <w:t>helper</w:t>
      </w:r>
      <w:r w:rsidRPr="00AB1781">
        <w:t>.</w:t>
      </w:r>
    </w:p>
    <w:p w14:paraId="6F5C11BF" w14:textId="77777777" w:rsidR="00CA0029" w:rsidRPr="00AB1781" w:rsidRDefault="00CA0029" w:rsidP="00CA0029">
      <w:pPr>
        <w:pStyle w:val="EnglishHangNoCoptic"/>
      </w:pPr>
      <w:r w:rsidRPr="00AB1781">
        <w:t>13 He will spare the poor and needy,</w:t>
      </w:r>
    </w:p>
    <w:p w14:paraId="3A21AE05" w14:textId="51B3EBB7" w:rsidR="00CA0029" w:rsidRPr="00AB1781" w:rsidRDefault="00CA0029" w:rsidP="00CA0029">
      <w:pPr>
        <w:pStyle w:val="EnglishHangEndNoCoptic"/>
      </w:pPr>
      <w:r w:rsidRPr="00AB1781">
        <w:tab/>
        <w:t>and</w:t>
      </w:r>
      <w:r w:rsidR="0087032A">
        <w:t xml:space="preserve"> He will save the souls of the needy</w:t>
      </w:r>
      <w:r w:rsidRPr="00AB1781">
        <w:t>.</w:t>
      </w:r>
    </w:p>
    <w:p w14:paraId="391DC35E" w14:textId="432868AB" w:rsidR="00CA0029" w:rsidRPr="00AB1781" w:rsidRDefault="00CA0029" w:rsidP="00CA0029">
      <w:pPr>
        <w:pStyle w:val="EnglishHangNoCoptic"/>
      </w:pPr>
      <w:r w:rsidRPr="00AB1781">
        <w:t xml:space="preserve">14 He will redeem their souls from </w:t>
      </w:r>
      <w:r w:rsidR="005B5466">
        <w:t>usury and injustice</w:t>
      </w:r>
      <w:r w:rsidRPr="00AB1781">
        <w:t>,</w:t>
      </w:r>
    </w:p>
    <w:p w14:paraId="45DCC6EA" w14:textId="788BBD91" w:rsidR="00CA0029" w:rsidRPr="00CA0029" w:rsidRDefault="00CA0029" w:rsidP="00CA0029">
      <w:pPr>
        <w:pStyle w:val="EnglishHangEndNoCoptic"/>
      </w:pPr>
      <w:r w:rsidRPr="00AB1781">
        <w:tab/>
        <w:t xml:space="preserve">and </w:t>
      </w:r>
      <w:r w:rsidR="005B5466">
        <w:t>their name will be precious in His</w:t>
      </w:r>
      <w:r w:rsidRPr="00AB1781">
        <w:t xml:space="preserve"> sight.</w:t>
      </w:r>
    </w:p>
    <w:p w14:paraId="41C7C9B6" w14:textId="0F13DD10" w:rsidR="00CA0029" w:rsidRPr="00AB1781" w:rsidRDefault="00CA0029" w:rsidP="00CA0029">
      <w:pPr>
        <w:pStyle w:val="EnglishHangNoCoptic"/>
      </w:pPr>
      <w:r w:rsidRPr="00AB1781">
        <w:t>15 He</w:t>
      </w:r>
      <w:r w:rsidR="005B5466">
        <w:t xml:space="preserve"> will live</w:t>
      </w:r>
      <w:r w:rsidRPr="00AB1781">
        <w:rPr>
          <w:rStyle w:val="FootnoteReference"/>
        </w:rPr>
        <w:footnoteReference w:id="385"/>
      </w:r>
      <w:r w:rsidR="005B5466">
        <w:t>,</w:t>
      </w:r>
      <w:r w:rsidRPr="00AB1781">
        <w:t xml:space="preserve"> and to Him w</w:t>
      </w:r>
      <w:r w:rsidR="005B5466">
        <w:t>ill be given the gold of Arabia;</w:t>
      </w:r>
    </w:p>
    <w:p w14:paraId="289228A1" w14:textId="5CC828CD" w:rsidR="00CA0029" w:rsidRPr="00AB1781" w:rsidRDefault="00CA0029" w:rsidP="00CA0029">
      <w:pPr>
        <w:pStyle w:val="EnglishHangNoCoptic"/>
      </w:pPr>
      <w:r w:rsidRPr="00AB1781">
        <w:tab/>
      </w:r>
      <w:r w:rsidR="005B5466">
        <w:t>a</w:t>
      </w:r>
      <w:r w:rsidRPr="00AB1781">
        <w:t>nd</w:t>
      </w:r>
      <w:r w:rsidR="005B5466">
        <w:t xml:space="preserve"> men will pray continually in His N</w:t>
      </w:r>
      <w:r w:rsidRPr="00AB1781">
        <w:t>ame;</w:t>
      </w:r>
      <w:r w:rsidRPr="00AB1781">
        <w:rPr>
          <w:rStyle w:val="FootnoteReference"/>
        </w:rPr>
        <w:footnoteReference w:id="386"/>
      </w:r>
    </w:p>
    <w:p w14:paraId="0A2D7658" w14:textId="5D1F4E8A" w:rsidR="00CA0029" w:rsidRPr="00AB1781" w:rsidRDefault="00CA0029" w:rsidP="00CA0029">
      <w:pPr>
        <w:pStyle w:val="EnglishHangEndNoCoptic"/>
      </w:pPr>
      <w:r w:rsidRPr="00AB1781">
        <w:tab/>
      </w:r>
      <w:r w:rsidR="005B5466">
        <w:t xml:space="preserve">they will bless Him </w:t>
      </w:r>
      <w:r w:rsidRPr="00AB1781">
        <w:t>all day long.</w:t>
      </w:r>
    </w:p>
    <w:p w14:paraId="0D21B6E2" w14:textId="77777777" w:rsidR="00CA0029" w:rsidRPr="00AB1781" w:rsidRDefault="00CA0029" w:rsidP="00CA0029">
      <w:pPr>
        <w:pStyle w:val="EnglishHangNoCoptic"/>
      </w:pPr>
      <w:r w:rsidRPr="00AB1781">
        <w:t>16 There will be support in the land on the mountain tops;</w:t>
      </w:r>
    </w:p>
    <w:p w14:paraId="6171B652" w14:textId="77777777" w:rsidR="00CA0029" w:rsidRPr="00AB1781" w:rsidRDefault="00CA0029" w:rsidP="00CA0029">
      <w:pPr>
        <w:pStyle w:val="EnglishHangNoCoptic"/>
      </w:pPr>
      <w:r w:rsidRPr="00AB1781">
        <w:tab/>
        <w:t>His fruit will rise above Lebanon,</w:t>
      </w:r>
    </w:p>
    <w:p w14:paraId="626C46CC" w14:textId="77777777" w:rsidR="00CA0029" w:rsidRPr="00AB1781" w:rsidRDefault="00CA0029" w:rsidP="00CA0029">
      <w:pPr>
        <w:pStyle w:val="EnglishHangEndNoCoptic"/>
      </w:pPr>
      <w:r w:rsidRPr="00AB1781">
        <w:tab/>
        <w:t>and they will spring from the city like grass from the earth.</w:t>
      </w:r>
    </w:p>
    <w:p w14:paraId="6EE4E63C" w14:textId="023F5EBC" w:rsidR="00CA0029" w:rsidRPr="00AB1781" w:rsidRDefault="00CA0029" w:rsidP="00CA0029">
      <w:pPr>
        <w:pStyle w:val="EnglishHangNoCoptic"/>
      </w:pPr>
      <w:r w:rsidRPr="00AB1781">
        <w:lastRenderedPageBreak/>
        <w:t xml:space="preserve">17 </w:t>
      </w:r>
      <w:r w:rsidR="005B5466">
        <w:t>Let His N</w:t>
      </w:r>
      <w:r w:rsidRPr="00AB1781">
        <w:t>ame be blessed throughout the ages!</w:t>
      </w:r>
    </w:p>
    <w:p w14:paraId="5E617BBD" w14:textId="5EB5010B" w:rsidR="00CA0029" w:rsidRPr="00AB1781" w:rsidRDefault="00CA0029" w:rsidP="00CA0029">
      <w:pPr>
        <w:pStyle w:val="EnglishHangNoCoptic"/>
      </w:pPr>
      <w:r w:rsidRPr="00AB1781">
        <w:tab/>
        <w:t xml:space="preserve">His name will </w:t>
      </w:r>
      <w:r w:rsidR="005B5466">
        <w:t>endure</w:t>
      </w:r>
      <w:r w:rsidRPr="00AB1781">
        <w:t xml:space="preserve"> </w:t>
      </w:r>
      <w:r w:rsidR="005B5466">
        <w:t>longer than</w:t>
      </w:r>
      <w:r w:rsidRPr="00AB1781">
        <w:t xml:space="preserve"> the sun;</w:t>
      </w:r>
    </w:p>
    <w:p w14:paraId="5CD4E9E2" w14:textId="7908376C" w:rsidR="00CA0029" w:rsidRPr="00AB1781" w:rsidRDefault="00CA0029" w:rsidP="00CA0029">
      <w:pPr>
        <w:pStyle w:val="EnglishHangNoCoptic"/>
      </w:pPr>
      <w:r w:rsidRPr="00AB1781">
        <w:tab/>
      </w:r>
      <w:r w:rsidR="005B5466" w:rsidRPr="00AB1781">
        <w:t>A</w:t>
      </w:r>
      <w:r w:rsidRPr="00AB1781">
        <w:t>nd all the tribes of the earth will be blessed</w:t>
      </w:r>
      <w:r w:rsidR="005B5466">
        <w:t xml:space="preserve"> in Him;</w:t>
      </w:r>
    </w:p>
    <w:p w14:paraId="6F1D7657" w14:textId="280B4D26" w:rsidR="00CA0029" w:rsidRPr="00AB1781" w:rsidRDefault="00CA0029" w:rsidP="00CA0029">
      <w:pPr>
        <w:pStyle w:val="EnglishHangEndNoCoptic"/>
      </w:pPr>
      <w:r w:rsidRPr="00AB1781">
        <w:tab/>
        <w:t>All the nations will call Him blessed</w:t>
      </w:r>
      <w:r w:rsidR="004B572C">
        <w:rPr>
          <w:rStyle w:val="FootnoteReference"/>
        </w:rPr>
        <w:footnoteReference w:id="387"/>
      </w:r>
      <w:r w:rsidRPr="00AB1781">
        <w:t>.</w:t>
      </w:r>
    </w:p>
    <w:p w14:paraId="5851CF61" w14:textId="76A25985" w:rsidR="00CA0029" w:rsidRPr="00AB1781" w:rsidRDefault="00CA0029" w:rsidP="00CA0029">
      <w:pPr>
        <w:pStyle w:val="EnglishHangNoCoptic"/>
      </w:pPr>
      <w:r w:rsidRPr="00AB1781">
        <w:t>18 Blessed be the Lord God</w:t>
      </w:r>
      <w:r w:rsidR="005B5466">
        <w:t>, the God</w:t>
      </w:r>
      <w:r w:rsidRPr="00AB1781">
        <w:t xml:space="preserve"> of Israel</w:t>
      </w:r>
    </w:p>
    <w:p w14:paraId="558DAC1B" w14:textId="77777777" w:rsidR="00CA0029" w:rsidRPr="00AB1781" w:rsidRDefault="00CA0029" w:rsidP="00CA0029">
      <w:pPr>
        <w:pStyle w:val="EnglishHangEndNoCoptic"/>
      </w:pPr>
      <w:r w:rsidRPr="00AB1781">
        <w:tab/>
        <w:t>Who alone does wonders.</w:t>
      </w:r>
    </w:p>
    <w:p w14:paraId="371068EB" w14:textId="71E25836" w:rsidR="00CA0029" w:rsidRPr="00AB1781" w:rsidRDefault="0003418A" w:rsidP="00CA0029">
      <w:pPr>
        <w:pStyle w:val="EnglishHangNoCoptic"/>
      </w:pPr>
      <w:r>
        <w:t>19 And blessed be the [holy]</w:t>
      </w:r>
      <w:r>
        <w:rPr>
          <w:rStyle w:val="FootnoteReference"/>
        </w:rPr>
        <w:footnoteReference w:id="388"/>
      </w:r>
      <w:r>
        <w:t xml:space="preserve"> N</w:t>
      </w:r>
      <w:r w:rsidR="005B5466">
        <w:t>ame of His glory forever, and to the ages of ages</w:t>
      </w:r>
      <w:r w:rsidR="00CA0029" w:rsidRPr="00AB1781">
        <w:t>,</w:t>
      </w:r>
    </w:p>
    <w:p w14:paraId="0B95C26F" w14:textId="055D0245" w:rsidR="00CA0029" w:rsidRPr="00AB1781" w:rsidRDefault="005B5466" w:rsidP="00CA0029">
      <w:pPr>
        <w:pStyle w:val="EnglishHangNoCoptic"/>
      </w:pPr>
      <w:r>
        <w:tab/>
        <w:t>and</w:t>
      </w:r>
      <w:r w:rsidR="00CA0029" w:rsidRPr="00AB1781">
        <w:t xml:space="preserve"> the whole earth </w:t>
      </w:r>
      <w:r>
        <w:t xml:space="preserve">will </w:t>
      </w:r>
      <w:r w:rsidR="00CA0029" w:rsidRPr="00AB1781">
        <w:t>be filled with His glory.</w:t>
      </w:r>
    </w:p>
    <w:p w14:paraId="0B50E59C" w14:textId="2B82D3BC" w:rsidR="00CA0029" w:rsidRPr="005B5466" w:rsidRDefault="00CA0029" w:rsidP="00CA0029">
      <w:pPr>
        <w:pStyle w:val="EnglishHangEndNoCoptic"/>
      </w:pPr>
      <w:r w:rsidRPr="00AB1781">
        <w:tab/>
      </w:r>
      <w:r w:rsidR="005B5466" w:rsidRPr="005B5466">
        <w:t>Amen! Amen!</w:t>
      </w:r>
      <w:r w:rsidR="005B5466">
        <w:rPr>
          <w:rStyle w:val="FootnoteReference"/>
        </w:rPr>
        <w:footnoteReference w:id="389"/>
      </w:r>
    </w:p>
    <w:p w14:paraId="39853783" w14:textId="77777777" w:rsidR="00CA0029" w:rsidRPr="00CA0029" w:rsidRDefault="00CA0029" w:rsidP="00CA0029">
      <w:pPr>
        <w:pStyle w:val="Rubric"/>
        <w:rPr>
          <w:rFonts w:ascii="Book Antiqua" w:hAnsi="Book Antiqua" w:cs="Lucida Grande"/>
        </w:rPr>
      </w:pPr>
      <w:r w:rsidRPr="00AB1781">
        <w:t>(The songs of David the son of Jesse are ended).</w:t>
      </w:r>
    </w:p>
    <w:p w14:paraId="7715234A" w14:textId="00F7B36A" w:rsidR="00F933DE" w:rsidRDefault="00F933DE" w:rsidP="00F933DE">
      <w:pPr>
        <w:pStyle w:val="Rubric"/>
      </w:pPr>
      <w:r>
        <w:t>Glory…</w:t>
      </w:r>
    </w:p>
    <w:p w14:paraId="708122C8" w14:textId="216F2DB7" w:rsidR="00D71939" w:rsidRDefault="00D71939" w:rsidP="00F933DE">
      <w:pPr>
        <w:pStyle w:val="Rubric"/>
      </w:pPr>
      <w:r>
        <w:t>Book III of the Psalms (Psalms 72 – 88) begins here.</w:t>
      </w:r>
    </w:p>
    <w:p w14:paraId="6025F668" w14:textId="1B6F7F1A" w:rsidR="00D71939" w:rsidRDefault="00D71939" w:rsidP="00F933DE">
      <w:pPr>
        <w:pStyle w:val="Rubric"/>
      </w:pPr>
      <w:r>
        <w:t>The group of Psalms of Asaph (Psalms 72 – 82) begins here.</w:t>
      </w:r>
    </w:p>
    <w:p w14:paraId="46AF6C04" w14:textId="7E20C773" w:rsidR="00CA0029" w:rsidRPr="00CA0029" w:rsidRDefault="00CA0029" w:rsidP="00BF0205">
      <w:pPr>
        <w:pStyle w:val="Heading4"/>
      </w:pPr>
      <w:r>
        <w:t>Psalm</w:t>
      </w:r>
      <w:r w:rsidRPr="00AB1781">
        <w:t xml:space="preserve"> 72</w:t>
      </w:r>
      <w:r>
        <w:t xml:space="preserve">: </w:t>
      </w:r>
      <w:r w:rsidR="007D2678">
        <w:t>“</w:t>
      </w:r>
      <w:r>
        <w:t>How good God is to Israel</w:t>
      </w:r>
      <w:r w:rsidR="007D2678">
        <w:t>”</w:t>
      </w:r>
    </w:p>
    <w:p w14:paraId="52CF9D9C"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Change of Outlook and Vision through Prayer</w:t>
      </w:r>
    </w:p>
    <w:p w14:paraId="01DE407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Heaven and Happiness not the Prosperity of Sinners</w:t>
      </w:r>
    </w:p>
    <w:p w14:paraId="465AEF90" w14:textId="77777777" w:rsidR="00CA0029" w:rsidRPr="00AB1781" w:rsidRDefault="00CA0029" w:rsidP="00CA0029">
      <w:pPr>
        <w:pStyle w:val="Rubric"/>
      </w:pPr>
      <w:r w:rsidRPr="00AB1781">
        <w:t>1 (A Psalm by Asaph)</w:t>
      </w:r>
    </w:p>
    <w:p w14:paraId="29A55037" w14:textId="77777777" w:rsidR="00CA0029" w:rsidRPr="00AB1781" w:rsidRDefault="00CA0029" w:rsidP="00CA0029">
      <w:pPr>
        <w:pStyle w:val="EnglishHangNoCoptic"/>
      </w:pPr>
      <w:r w:rsidRPr="00AB1781">
        <w:t>How good God is to Israel,</w:t>
      </w:r>
    </w:p>
    <w:p w14:paraId="460323D9" w14:textId="37F10130" w:rsidR="00CA0029" w:rsidRPr="00AB1781" w:rsidRDefault="00CA0029" w:rsidP="00CA0029">
      <w:pPr>
        <w:pStyle w:val="EnglishHangEndNoCoptic"/>
      </w:pPr>
      <w:r w:rsidRPr="00AB1781">
        <w:tab/>
        <w:t xml:space="preserve">to those </w:t>
      </w:r>
      <w:r w:rsidR="008A506B">
        <w:t>the upright</w:t>
      </w:r>
      <w:r w:rsidRPr="00AB1781">
        <w:t xml:space="preserve"> in heart!</w:t>
      </w:r>
    </w:p>
    <w:p w14:paraId="01831BD2" w14:textId="13ABF6EC" w:rsidR="00CA0029" w:rsidRPr="00AB1781" w:rsidRDefault="00CA0029" w:rsidP="00CA0029">
      <w:pPr>
        <w:pStyle w:val="EnglishHangNoCoptic"/>
      </w:pPr>
      <w:r w:rsidRPr="00AB1781">
        <w:t xml:space="preserve">2 </w:t>
      </w:r>
      <w:r w:rsidR="008A506B">
        <w:t>But as for me,</w:t>
      </w:r>
      <w:r w:rsidRPr="00AB1781">
        <w:t xml:space="preserve"> my feet </w:t>
      </w:r>
      <w:r w:rsidR="008A506B">
        <w:t>were</w:t>
      </w:r>
      <w:r w:rsidRPr="00AB1781">
        <w:t xml:space="preserve"> almost </w:t>
      </w:r>
      <w:r w:rsidR="008A506B">
        <w:t>shaken</w:t>
      </w:r>
      <w:r w:rsidRPr="00AB1781">
        <w:t>;</w:t>
      </w:r>
    </w:p>
    <w:p w14:paraId="1DCEEE8E" w14:textId="541F6175" w:rsidR="00CA0029" w:rsidRPr="00AB1781" w:rsidRDefault="00CA0029" w:rsidP="00CA0029">
      <w:pPr>
        <w:pStyle w:val="EnglishHangEndNoCoptic"/>
      </w:pPr>
      <w:r w:rsidRPr="00AB1781">
        <w:tab/>
      </w:r>
      <w:r w:rsidR="008A506B">
        <w:t>My steps had nearly slipped,</w:t>
      </w:r>
    </w:p>
    <w:p w14:paraId="26A277F5" w14:textId="3F230E31" w:rsidR="00CA0029" w:rsidRPr="00AB1781" w:rsidRDefault="008A506B" w:rsidP="00CA0029">
      <w:pPr>
        <w:pStyle w:val="EnglishHangNoCoptic"/>
      </w:pPr>
      <w:r>
        <w:t>3 f</w:t>
      </w:r>
      <w:r w:rsidR="00CA0029" w:rsidRPr="00AB1781">
        <w:t xml:space="preserve">or I was envious of the </w:t>
      </w:r>
      <w:r>
        <w:t>lawless</w:t>
      </w:r>
      <w:r w:rsidR="00CA0029" w:rsidRPr="00AB1781">
        <w:t>,</w:t>
      </w:r>
    </w:p>
    <w:p w14:paraId="41E0C417" w14:textId="015D405C" w:rsidR="00CA0029" w:rsidRPr="00AB1781" w:rsidRDefault="00CA0029" w:rsidP="00CA0029">
      <w:pPr>
        <w:pStyle w:val="EnglishHangEndNoCoptic"/>
      </w:pPr>
      <w:r w:rsidRPr="00AB1781">
        <w:tab/>
        <w:t>when I saw the peace</w:t>
      </w:r>
      <w:r w:rsidRPr="00AB1781">
        <w:rPr>
          <w:rStyle w:val="FootnoteReference"/>
        </w:rPr>
        <w:footnoteReference w:id="390"/>
      </w:r>
      <w:r w:rsidR="008A506B">
        <w:t xml:space="preserve"> of sinners,</w:t>
      </w:r>
    </w:p>
    <w:p w14:paraId="66CF6C86" w14:textId="63A2359E" w:rsidR="00CA0029" w:rsidRPr="00AB1781" w:rsidRDefault="008A506B" w:rsidP="00CA0029">
      <w:pPr>
        <w:pStyle w:val="EnglishHangNoCoptic"/>
      </w:pPr>
      <w:r>
        <w:t>4 f</w:t>
      </w:r>
      <w:r w:rsidR="00CA0029" w:rsidRPr="00AB1781">
        <w:t>or there is no objection</w:t>
      </w:r>
      <w:r w:rsidR="00CA0029" w:rsidRPr="00AB1781">
        <w:rPr>
          <w:rStyle w:val="FootnoteReference"/>
        </w:rPr>
        <w:footnoteReference w:id="391"/>
      </w:r>
      <w:r w:rsidR="00CA0029" w:rsidRPr="00AB1781">
        <w:t xml:space="preserve"> in their death,</w:t>
      </w:r>
    </w:p>
    <w:p w14:paraId="3E8341D2" w14:textId="15D29029" w:rsidR="00CA0029" w:rsidRPr="00AB1781" w:rsidRDefault="00CA0029" w:rsidP="00CA0029">
      <w:pPr>
        <w:pStyle w:val="EnglishHangEndNoCoptic"/>
      </w:pPr>
      <w:r w:rsidRPr="00AB1781">
        <w:tab/>
      </w:r>
      <w:r w:rsidR="008A506B">
        <w:t>a</w:t>
      </w:r>
      <w:r w:rsidRPr="00AB1781">
        <w:t>nd</w:t>
      </w:r>
      <w:r w:rsidR="008A506B">
        <w:t xml:space="preserve"> no severity in their scourging</w:t>
      </w:r>
      <w:r w:rsidRPr="00AB1781">
        <w:t>.</w:t>
      </w:r>
    </w:p>
    <w:p w14:paraId="4C80F9C4" w14:textId="36DF5B4F" w:rsidR="00CA0029" w:rsidRPr="00AB1781" w:rsidRDefault="00CA0029" w:rsidP="00CA0029">
      <w:pPr>
        <w:pStyle w:val="EnglishHangNoCoptic"/>
      </w:pPr>
      <w:r w:rsidRPr="00AB1781">
        <w:lastRenderedPageBreak/>
        <w:t xml:space="preserve">5 They are not in </w:t>
      </w:r>
      <w:r w:rsidR="008A506B">
        <w:t>difficulties</w:t>
      </w:r>
      <w:r w:rsidRPr="00AB1781">
        <w:t xml:space="preserve"> like other men,</w:t>
      </w:r>
    </w:p>
    <w:p w14:paraId="0AFAC44D" w14:textId="47698ADC" w:rsidR="00CA0029" w:rsidRPr="00CA0029" w:rsidRDefault="00CA0029" w:rsidP="00CA0029">
      <w:pPr>
        <w:pStyle w:val="EnglishHangEndNoCoptic"/>
      </w:pPr>
      <w:r w:rsidRPr="00AB1781">
        <w:tab/>
      </w:r>
      <w:r w:rsidR="008A506B">
        <w:t>and they will not be chastened with</w:t>
      </w:r>
      <w:r w:rsidRPr="00AB1781">
        <w:t xml:space="preserve"> other men.</w:t>
      </w:r>
    </w:p>
    <w:p w14:paraId="51496742" w14:textId="4AC26F2B" w:rsidR="00CA0029" w:rsidRPr="00AB1781" w:rsidRDefault="00CA0029" w:rsidP="00CA0029">
      <w:pPr>
        <w:pStyle w:val="EnglishHangNoCoptic"/>
      </w:pPr>
      <w:r w:rsidRPr="00AB1781">
        <w:t xml:space="preserve">6 Therefore pride </w:t>
      </w:r>
      <w:r w:rsidR="008A506B">
        <w:t>seized</w:t>
      </w:r>
      <w:r w:rsidRPr="00AB1781">
        <w:t xml:space="preserve"> them;</w:t>
      </w:r>
    </w:p>
    <w:p w14:paraId="080B2C0B" w14:textId="78ADCCCE" w:rsidR="00CA0029" w:rsidRPr="00AB1781" w:rsidRDefault="00CA0029" w:rsidP="00CA0029">
      <w:pPr>
        <w:pStyle w:val="EnglishHangEndNoCoptic"/>
      </w:pPr>
      <w:r w:rsidRPr="00AB1781">
        <w:tab/>
      </w:r>
      <w:r w:rsidR="008A506B">
        <w:t>t</w:t>
      </w:r>
      <w:r w:rsidRPr="00AB1781">
        <w:t>hey</w:t>
      </w:r>
      <w:r w:rsidR="008A506B">
        <w:t xml:space="preserve"> clothed themselves with </w:t>
      </w:r>
      <w:r w:rsidRPr="00AB1781">
        <w:t xml:space="preserve">wrongdoing and </w:t>
      </w:r>
      <w:r w:rsidR="008A506B">
        <w:t>impiety</w:t>
      </w:r>
      <w:r w:rsidRPr="00AB1781">
        <w:t>.</w:t>
      </w:r>
    </w:p>
    <w:p w14:paraId="2FA5460A" w14:textId="10E0EA06" w:rsidR="00CA0029" w:rsidRPr="00AB1781" w:rsidRDefault="00CA0029" w:rsidP="00CA0029">
      <w:pPr>
        <w:pStyle w:val="EnglishHangNoCoptic"/>
      </w:pPr>
      <w:r w:rsidRPr="00AB1781">
        <w:t xml:space="preserve">7 Their wrongdoing oozes from them like </w:t>
      </w:r>
      <w:r w:rsidR="008A506B">
        <w:t>[</w:t>
      </w:r>
      <w:r w:rsidRPr="00AB1781">
        <w:t>grease</w:t>
      </w:r>
      <w:r w:rsidR="008A506B">
        <w:t>] from fat</w:t>
      </w:r>
      <w:r w:rsidRPr="00AB1781">
        <w:t>;</w:t>
      </w:r>
    </w:p>
    <w:p w14:paraId="727CAF44" w14:textId="41004821" w:rsidR="00CA0029" w:rsidRPr="00AB1781" w:rsidRDefault="00CA0029" w:rsidP="00CA0029">
      <w:pPr>
        <w:pStyle w:val="EnglishHangEndNoCoptic"/>
      </w:pPr>
      <w:r w:rsidRPr="00AB1781">
        <w:tab/>
        <w:t xml:space="preserve">it passes into </w:t>
      </w:r>
      <w:r w:rsidR="008A506B">
        <w:t>their heart’s disposition</w:t>
      </w:r>
      <w:r w:rsidRPr="00AB1781">
        <w:t>.</w:t>
      </w:r>
    </w:p>
    <w:p w14:paraId="345CC867" w14:textId="3E1E3141" w:rsidR="00CA0029" w:rsidRPr="00AB1781" w:rsidRDefault="00CA0029" w:rsidP="00CA0029">
      <w:pPr>
        <w:pStyle w:val="EnglishHangNoCoptic"/>
      </w:pPr>
      <w:r w:rsidRPr="00AB1781">
        <w:t xml:space="preserve">8 They </w:t>
      </w:r>
      <w:r w:rsidR="003C150D">
        <w:t>schemed and spoke</w:t>
      </w:r>
      <w:r w:rsidRPr="00AB1781">
        <w:t xml:space="preserve"> with malice,</w:t>
      </w:r>
    </w:p>
    <w:p w14:paraId="6680E544" w14:textId="4F4E6D05" w:rsidR="00CA0029" w:rsidRPr="00AB1781" w:rsidRDefault="00CA0029" w:rsidP="00CA0029">
      <w:pPr>
        <w:pStyle w:val="EnglishHangEndNoCoptic"/>
      </w:pPr>
      <w:r w:rsidRPr="00AB1781">
        <w:tab/>
        <w:t xml:space="preserve">they </w:t>
      </w:r>
      <w:r w:rsidR="003C150D">
        <w:t>spoke injustice against the high place</w:t>
      </w:r>
      <w:r w:rsidRPr="00AB1781">
        <w:t>.</w:t>
      </w:r>
    </w:p>
    <w:p w14:paraId="79E85756" w14:textId="13EA7901" w:rsidR="00CA0029" w:rsidRPr="00AB1781" w:rsidRDefault="00CA0029" w:rsidP="00CA0029">
      <w:pPr>
        <w:pStyle w:val="EnglishHangNoCoptic"/>
      </w:pPr>
      <w:r w:rsidRPr="00AB1781">
        <w:t xml:space="preserve">9 They </w:t>
      </w:r>
      <w:r w:rsidR="003C150D">
        <w:t>set</w:t>
      </w:r>
      <w:r w:rsidRPr="00AB1781">
        <w:t xml:space="preserve"> their mouths </w:t>
      </w:r>
      <w:r w:rsidR="003C150D">
        <w:t>against</w:t>
      </w:r>
      <w:r w:rsidRPr="00AB1781">
        <w:t xml:space="preserve"> heaven,</w:t>
      </w:r>
    </w:p>
    <w:p w14:paraId="616B8530" w14:textId="0874D578" w:rsidR="00CA0029" w:rsidRPr="00AB1781" w:rsidRDefault="00CA0029" w:rsidP="00CA0029">
      <w:pPr>
        <w:pStyle w:val="EnglishHangEndNoCoptic"/>
      </w:pPr>
      <w:r w:rsidRPr="00AB1781">
        <w:tab/>
        <w:t xml:space="preserve">but their tongues drag </w:t>
      </w:r>
      <w:r w:rsidR="003C150D">
        <w:t>through</w:t>
      </w:r>
      <w:r w:rsidRPr="00AB1781">
        <w:t xml:space="preserve"> the </w:t>
      </w:r>
      <w:r w:rsidR="003C150D">
        <w:t>earth</w:t>
      </w:r>
      <w:r w:rsidRPr="00AB1781">
        <w:t>.</w:t>
      </w:r>
    </w:p>
    <w:p w14:paraId="74E16185" w14:textId="77777777" w:rsidR="00CA0029" w:rsidRPr="00AB1781" w:rsidRDefault="00CA0029" w:rsidP="00CA0029">
      <w:pPr>
        <w:pStyle w:val="EnglishHangNoCoptic"/>
      </w:pPr>
      <w:r w:rsidRPr="00AB1781">
        <w:t>10 So My people will return here,</w:t>
      </w:r>
    </w:p>
    <w:p w14:paraId="0567186A" w14:textId="77777777" w:rsidR="00CA0029" w:rsidRPr="00AB1781" w:rsidRDefault="00CA0029" w:rsidP="00CA0029">
      <w:pPr>
        <w:pStyle w:val="EnglishHangEndNoCoptic"/>
      </w:pPr>
      <w:r w:rsidRPr="00AB1781">
        <w:tab/>
        <w:t>and full days will be found among them.</w:t>
      </w:r>
    </w:p>
    <w:p w14:paraId="5F205FF7" w14:textId="0ABD874D" w:rsidR="00CA0029" w:rsidRPr="00AB1781" w:rsidRDefault="00CA0029" w:rsidP="00CA0029">
      <w:pPr>
        <w:pStyle w:val="EnglishHangNoCoptic"/>
      </w:pPr>
      <w:r w:rsidRPr="00AB1781">
        <w:t xml:space="preserve">11 And they </w:t>
      </w:r>
      <w:r w:rsidR="003C150D">
        <w:t>said, “How does God know?”</w:t>
      </w:r>
    </w:p>
    <w:p w14:paraId="780E6F2D" w14:textId="2A404B8A" w:rsidR="00CA0029" w:rsidRPr="00AB1781" w:rsidRDefault="003C150D" w:rsidP="00CA0029">
      <w:pPr>
        <w:pStyle w:val="EnglishHangEndNoCoptic"/>
      </w:pPr>
      <w:r>
        <w:tab/>
        <w:t>and, “</w:t>
      </w:r>
      <w:r w:rsidR="00CA0029" w:rsidRPr="00AB1781">
        <w:t>Is th</w:t>
      </w:r>
      <w:r>
        <w:t>ere knowledge in the Most High?”</w:t>
      </w:r>
    </w:p>
    <w:p w14:paraId="5CCC197E" w14:textId="199D6DA2" w:rsidR="00CA0029" w:rsidRPr="00AB1781" w:rsidRDefault="00B1406C" w:rsidP="00CA0029">
      <w:pPr>
        <w:pStyle w:val="EnglishHangNoCoptic"/>
      </w:pPr>
      <w:r>
        <w:t>12 Behold, t</w:t>
      </w:r>
      <w:r w:rsidR="00CA0029" w:rsidRPr="00AB1781">
        <w:t xml:space="preserve">hese are the sinners, yet they </w:t>
      </w:r>
      <w:r>
        <w:t>prosper</w:t>
      </w:r>
      <w:r w:rsidR="00CA0029" w:rsidRPr="00AB1781">
        <w:t>;</w:t>
      </w:r>
    </w:p>
    <w:p w14:paraId="1CFAD243" w14:textId="713CC975" w:rsidR="00CA0029" w:rsidRPr="00AB1781" w:rsidRDefault="00CA0029" w:rsidP="00CA0029">
      <w:pPr>
        <w:pStyle w:val="EnglishHangEndNoCoptic"/>
      </w:pPr>
      <w:r w:rsidRPr="00AB1781">
        <w:tab/>
        <w:t xml:space="preserve">they </w:t>
      </w:r>
      <w:r w:rsidR="00B1406C">
        <w:t>possess</w:t>
      </w:r>
      <w:r w:rsidRPr="00AB1781">
        <w:t xml:space="preserve"> wealth</w:t>
      </w:r>
      <w:r w:rsidR="00B1406C">
        <w:t xml:space="preserve"> in this age</w:t>
      </w:r>
      <w:r w:rsidRPr="00AB1781">
        <w:t>.</w:t>
      </w:r>
    </w:p>
    <w:p w14:paraId="5D6125DC" w14:textId="5E6A7380" w:rsidR="00CA0029" w:rsidRPr="00AB1781" w:rsidRDefault="00B1406C" w:rsidP="00CA0029">
      <w:pPr>
        <w:pStyle w:val="EnglishHangNoCoptic"/>
      </w:pPr>
      <w:r>
        <w:t>13 And I said, “So, I kept my heart righteous,</w:t>
      </w:r>
    </w:p>
    <w:p w14:paraId="72F65ABC" w14:textId="0B591B19" w:rsidR="00CA0029" w:rsidRPr="00AB1781" w:rsidRDefault="00CA0029" w:rsidP="00CA0029">
      <w:pPr>
        <w:pStyle w:val="EnglishHangEndNoCoptic"/>
      </w:pPr>
      <w:r w:rsidRPr="00AB1781">
        <w:tab/>
        <w:t>and w</w:t>
      </w:r>
      <w:r w:rsidR="00B1406C">
        <w:t>ash my hands in innocence in vain,</w:t>
      </w:r>
    </w:p>
    <w:p w14:paraId="7003DB20" w14:textId="77777777" w:rsidR="00CA0029" w:rsidRPr="00AB1781" w:rsidRDefault="00CA0029" w:rsidP="00CA0029">
      <w:pPr>
        <w:pStyle w:val="EnglishHangNoCoptic"/>
      </w:pPr>
      <w:r w:rsidRPr="00AB1781">
        <w:t>14 only to be scourged all day long</w:t>
      </w:r>
    </w:p>
    <w:p w14:paraId="5EFA4C24" w14:textId="104FE0BB" w:rsidR="00CA0029" w:rsidRPr="00AB1781" w:rsidRDefault="00B1406C" w:rsidP="00CA0029">
      <w:pPr>
        <w:pStyle w:val="EnglishHangEndNoCoptic"/>
      </w:pPr>
      <w:r>
        <w:tab/>
        <w:t>and rebuked until the morning!”</w:t>
      </w:r>
    </w:p>
    <w:p w14:paraId="4347E21C" w14:textId="7341D62C" w:rsidR="00CA0029" w:rsidRPr="00AB1781" w:rsidRDefault="00B1406C" w:rsidP="00CA0029">
      <w:pPr>
        <w:pStyle w:val="EnglishHangNoCoptic"/>
      </w:pPr>
      <w:r>
        <w:t>15 Had I said, “I will speak in this way,”</w:t>
      </w:r>
    </w:p>
    <w:p w14:paraId="37BA2EA1" w14:textId="7024B3F9" w:rsidR="00CA0029" w:rsidRPr="00AB1781" w:rsidRDefault="00CA0029" w:rsidP="00CA0029">
      <w:pPr>
        <w:pStyle w:val="EnglishHangEndNoCoptic"/>
      </w:pPr>
      <w:r w:rsidRPr="00AB1781">
        <w:tab/>
      </w:r>
      <w:r w:rsidR="00B1406C">
        <w:t>Look, I would</w:t>
      </w:r>
      <w:r w:rsidRPr="00AB1781">
        <w:t xml:space="preserve"> have betrayed the family of </w:t>
      </w:r>
      <w:r w:rsidR="00E570CB">
        <w:t>Your</w:t>
      </w:r>
      <w:r w:rsidRPr="00AB1781">
        <w:t xml:space="preserve"> </w:t>
      </w:r>
      <w:r w:rsidR="00B1406C">
        <w:t>sons</w:t>
      </w:r>
      <w:r w:rsidRPr="00AB1781">
        <w:t>.</w:t>
      </w:r>
    </w:p>
    <w:p w14:paraId="7C9BA3E3" w14:textId="3F46F806" w:rsidR="00CA0029" w:rsidRPr="00AB1781" w:rsidRDefault="00CA0029" w:rsidP="00CA0029">
      <w:pPr>
        <w:pStyle w:val="EnglishHangNoCoptic"/>
      </w:pPr>
      <w:r w:rsidRPr="00AB1781">
        <w:t xml:space="preserve">16 So I tried to understand </w:t>
      </w:r>
      <w:r w:rsidR="00B1406C">
        <w:t>this</w:t>
      </w:r>
      <w:r w:rsidRPr="00AB1781">
        <w:t>,</w:t>
      </w:r>
    </w:p>
    <w:p w14:paraId="79EB2DA7" w14:textId="3A04CC9B" w:rsidR="00CA0029" w:rsidRPr="00AB1781" w:rsidRDefault="00CA0029" w:rsidP="00CA0029">
      <w:pPr>
        <w:pStyle w:val="EnglishHangEndNoCoptic"/>
      </w:pPr>
      <w:r w:rsidRPr="00AB1781">
        <w:tab/>
        <w:t xml:space="preserve">but it </w:t>
      </w:r>
      <w:r w:rsidR="00B1406C">
        <w:t>was</w:t>
      </w:r>
      <w:r w:rsidRPr="00AB1781">
        <w:t xml:space="preserve"> </w:t>
      </w:r>
      <w:r w:rsidR="00B1406C">
        <w:t>difficult in my sight</w:t>
      </w:r>
      <w:r w:rsidRPr="00AB1781">
        <w:t>,</w:t>
      </w:r>
    </w:p>
    <w:p w14:paraId="4E4358FA" w14:textId="4FB4EA39" w:rsidR="00CA0029" w:rsidRPr="00AB1781" w:rsidRDefault="00CA0029" w:rsidP="00CA0029">
      <w:pPr>
        <w:pStyle w:val="EnglishHangNoCoptic"/>
      </w:pPr>
      <w:r w:rsidRPr="00AB1781">
        <w:t xml:space="preserve">17 </w:t>
      </w:r>
      <w:r w:rsidR="00B1406C">
        <w:t>until I entered God’s sanctuary,</w:t>
      </w:r>
    </w:p>
    <w:p w14:paraId="08B94BA9" w14:textId="5FC1B8F6" w:rsidR="00CA0029" w:rsidRPr="00AB1781" w:rsidRDefault="00CA0029" w:rsidP="00CA0029">
      <w:pPr>
        <w:pStyle w:val="EnglishHangEndNoCoptic"/>
      </w:pPr>
      <w:r w:rsidRPr="00AB1781">
        <w:tab/>
      </w:r>
      <w:r w:rsidR="00B1406C">
        <w:t>and understood their end</w:t>
      </w:r>
      <w:r w:rsidRPr="00AB1781">
        <w:t>.</w:t>
      </w:r>
    </w:p>
    <w:p w14:paraId="479847E5" w14:textId="428B14D5" w:rsidR="00CA0029" w:rsidRPr="00AB1781" w:rsidRDefault="00CA0029" w:rsidP="00CA0029">
      <w:pPr>
        <w:pStyle w:val="EnglishHangNoCoptic"/>
      </w:pPr>
      <w:r w:rsidRPr="00AB1781">
        <w:t xml:space="preserve">18 </w:t>
      </w:r>
      <w:r w:rsidR="00B1406C">
        <w:t>On account of their deciets,</w:t>
      </w:r>
    </w:p>
    <w:p w14:paraId="380AEA31" w14:textId="4FA9F970" w:rsidR="00CA0029" w:rsidRPr="00AB1781" w:rsidRDefault="00CA0029" w:rsidP="00CA0029">
      <w:pPr>
        <w:pStyle w:val="EnglishHangNoCoptic"/>
      </w:pPr>
      <w:r w:rsidRPr="00AB1781">
        <w:tab/>
      </w:r>
      <w:r w:rsidR="001040C8">
        <w:t>You</w:t>
      </w:r>
      <w:r w:rsidRPr="00AB1781">
        <w:t xml:space="preserve"> </w:t>
      </w:r>
      <w:r w:rsidR="00B1406C">
        <w:t>set an obstacle for them;</w:t>
      </w:r>
    </w:p>
    <w:p w14:paraId="15C73704" w14:textId="00C403A2" w:rsidR="00CA0029" w:rsidRPr="00AB1781" w:rsidRDefault="00CA0029" w:rsidP="00CA0029">
      <w:pPr>
        <w:pStyle w:val="EnglishHangEndNoCoptic"/>
      </w:pPr>
      <w:r w:rsidRPr="00AB1781">
        <w:tab/>
      </w:r>
      <w:r w:rsidR="001040C8">
        <w:t>You</w:t>
      </w:r>
      <w:r w:rsidRPr="00AB1781">
        <w:t xml:space="preserve"> </w:t>
      </w:r>
      <w:r w:rsidR="00B1406C">
        <w:t>cast</w:t>
      </w:r>
      <w:r w:rsidRPr="00AB1781">
        <w:t xml:space="preserve"> them down </w:t>
      </w:r>
      <w:r w:rsidR="00B1406C">
        <w:t>in</w:t>
      </w:r>
      <w:r w:rsidRPr="00AB1781">
        <w:t xml:space="preserve"> their exaltation.</w:t>
      </w:r>
    </w:p>
    <w:p w14:paraId="1696466F" w14:textId="5BCA89CC" w:rsidR="00CA0029" w:rsidRPr="00AB1781" w:rsidRDefault="00CA0029" w:rsidP="00CA0029">
      <w:pPr>
        <w:pStyle w:val="EnglishHangNoCoptic"/>
      </w:pPr>
      <w:r w:rsidRPr="00AB1781">
        <w:t xml:space="preserve">19 How suddenly they </w:t>
      </w:r>
      <w:r w:rsidR="00C217A9">
        <w:t>came into desolation</w:t>
      </w:r>
      <w:r w:rsidRPr="00AB1781">
        <w:t>!</w:t>
      </w:r>
      <w:r w:rsidRPr="00AB1781">
        <w:rPr>
          <w:rStyle w:val="FootnoteReference"/>
        </w:rPr>
        <w:footnoteReference w:id="392"/>
      </w:r>
    </w:p>
    <w:p w14:paraId="1E18C9B9" w14:textId="6B50179B" w:rsidR="00CA0029" w:rsidRPr="00AB1781" w:rsidRDefault="00CA0029" w:rsidP="00CA0029">
      <w:pPr>
        <w:pStyle w:val="EnglishHangEndNoCoptic"/>
      </w:pPr>
      <w:r w:rsidRPr="00AB1781">
        <w:tab/>
        <w:t xml:space="preserve">They </w:t>
      </w:r>
      <w:r w:rsidR="00C217A9">
        <w:t>ceased to be</w:t>
      </w:r>
      <w:r w:rsidRPr="00AB1781">
        <w:t xml:space="preserve">, </w:t>
      </w:r>
      <w:r w:rsidR="00C217A9">
        <w:t xml:space="preserve">they </w:t>
      </w:r>
      <w:r w:rsidRPr="00AB1781">
        <w:t xml:space="preserve">perish in their </w:t>
      </w:r>
      <w:r w:rsidR="00C217A9">
        <w:t>lawlessness</w:t>
      </w:r>
      <w:r w:rsidRPr="00AB1781">
        <w:t>.</w:t>
      </w:r>
    </w:p>
    <w:p w14:paraId="37FF76EE" w14:textId="582ACFEF" w:rsidR="00CA0029" w:rsidRPr="00AB1781" w:rsidRDefault="00CA0029" w:rsidP="00CA0029">
      <w:pPr>
        <w:pStyle w:val="EnglishHangNoCoptic"/>
      </w:pPr>
      <w:r w:rsidRPr="00AB1781">
        <w:lastRenderedPageBreak/>
        <w:t>20</w:t>
      </w:r>
      <w:r w:rsidR="00C217A9">
        <w:t xml:space="preserve"> You will despise their phantoms in Your city,</w:t>
      </w:r>
      <w:r w:rsidRPr="00AB1781">
        <w:t xml:space="preserve"> O Lord,</w:t>
      </w:r>
    </w:p>
    <w:p w14:paraId="5E824F31" w14:textId="7C009187" w:rsidR="00CA0029" w:rsidRPr="00AB1781" w:rsidRDefault="00CA0029" w:rsidP="00CA0029">
      <w:pPr>
        <w:pStyle w:val="EnglishHangEndNoCoptic"/>
      </w:pPr>
      <w:r w:rsidRPr="00AB1781">
        <w:tab/>
      </w:r>
      <w:r w:rsidR="00C217A9" w:rsidRPr="00AB1781">
        <w:t>Like a dream when one awakes</w:t>
      </w:r>
      <w:r w:rsidRPr="00AB1781">
        <w:t>.</w:t>
      </w:r>
    </w:p>
    <w:p w14:paraId="4824F69F" w14:textId="3AFB0F64" w:rsidR="00CA0029" w:rsidRPr="00AB1781" w:rsidRDefault="00CA0029" w:rsidP="00CA0029">
      <w:pPr>
        <w:pStyle w:val="EnglishHangNoCoptic"/>
      </w:pPr>
      <w:r w:rsidRPr="00AB1781">
        <w:t xml:space="preserve">21 </w:t>
      </w:r>
      <w:r w:rsidR="00C217A9">
        <w:t>For</w:t>
      </w:r>
      <w:r w:rsidRPr="00AB1781">
        <w:t xml:space="preserve"> when my heart was </w:t>
      </w:r>
      <w:r w:rsidR="00C217A9">
        <w:t>kindled,</w:t>
      </w:r>
    </w:p>
    <w:p w14:paraId="4D161A36" w14:textId="04B8C4FE" w:rsidR="00CA0029" w:rsidRPr="00AB1781" w:rsidRDefault="00CA0029" w:rsidP="00CA0029">
      <w:pPr>
        <w:pStyle w:val="EnglishHangEndNoCoptic"/>
      </w:pPr>
      <w:r w:rsidRPr="00AB1781">
        <w:tab/>
        <w:t xml:space="preserve">and my thoughts </w:t>
      </w:r>
      <w:r w:rsidR="00C217A9">
        <w:t>were changed,</w:t>
      </w:r>
    </w:p>
    <w:p w14:paraId="63F86B66" w14:textId="29BD1650" w:rsidR="00CA0029" w:rsidRPr="00AB1781" w:rsidRDefault="00CA0029" w:rsidP="00CA0029">
      <w:pPr>
        <w:pStyle w:val="EnglishHangNoCoptic"/>
      </w:pPr>
      <w:r w:rsidRPr="00AB1781">
        <w:t xml:space="preserve">22 </w:t>
      </w:r>
      <w:r w:rsidR="00C217A9">
        <w:t xml:space="preserve">and </w:t>
      </w:r>
      <w:r w:rsidRPr="00AB1781">
        <w:t xml:space="preserve">I was </w:t>
      </w:r>
      <w:r w:rsidR="00C217A9">
        <w:t>contemptible without knowing it,</w:t>
      </w:r>
    </w:p>
    <w:p w14:paraId="4C3D0377" w14:textId="77777777" w:rsidR="00CA0029" w:rsidRPr="00AB1781" w:rsidRDefault="00CA0029" w:rsidP="00CA0029">
      <w:pPr>
        <w:pStyle w:val="EnglishHangEndNoCoptic"/>
      </w:pPr>
      <w:r w:rsidRPr="00AB1781">
        <w:tab/>
        <w:t xml:space="preserve">I was like a beast before </w:t>
      </w:r>
      <w:r w:rsidR="001040C8">
        <w:t>You</w:t>
      </w:r>
      <w:r w:rsidRPr="00AB1781">
        <w:t>.</w:t>
      </w:r>
    </w:p>
    <w:p w14:paraId="5BBADD25" w14:textId="77777777" w:rsidR="00CA0029" w:rsidRPr="00AB1781" w:rsidRDefault="00CA0029" w:rsidP="00CA0029">
      <w:pPr>
        <w:pStyle w:val="EnglishHangNoCoptic"/>
      </w:pPr>
      <w:r w:rsidRPr="00AB1781">
        <w:t xml:space="preserve">23 Yet I am continually with </w:t>
      </w:r>
      <w:r w:rsidR="001040C8">
        <w:t>You</w:t>
      </w:r>
      <w:r w:rsidRPr="00AB1781">
        <w:t>;</w:t>
      </w:r>
    </w:p>
    <w:p w14:paraId="2AC2CA61" w14:textId="136A7220" w:rsidR="00CA0029" w:rsidRPr="00CA0029" w:rsidRDefault="00CA0029" w:rsidP="00CA0029">
      <w:pPr>
        <w:pStyle w:val="EnglishHangEndNoCoptic"/>
      </w:pPr>
      <w:r w:rsidRPr="00AB1781">
        <w:tab/>
      </w:r>
      <w:r w:rsidR="001040C8">
        <w:t>You</w:t>
      </w:r>
      <w:r w:rsidRPr="00AB1781">
        <w:t xml:space="preserve"> </w:t>
      </w:r>
      <w:r w:rsidR="00C217A9">
        <w:t>seized</w:t>
      </w:r>
      <w:r w:rsidRPr="00AB1781">
        <w:t xml:space="preserve"> my right hand.</w:t>
      </w:r>
    </w:p>
    <w:p w14:paraId="0DDAC156" w14:textId="53A193AC" w:rsidR="00CA0029" w:rsidRPr="00AB1781" w:rsidRDefault="00CA0029" w:rsidP="00CA0029">
      <w:pPr>
        <w:pStyle w:val="EnglishHangNoCoptic"/>
      </w:pPr>
      <w:r w:rsidRPr="00AB1781">
        <w:t xml:space="preserve">24 </w:t>
      </w:r>
      <w:r w:rsidR="001040C8">
        <w:t>You</w:t>
      </w:r>
      <w:r w:rsidRPr="00AB1781">
        <w:t xml:space="preserve"> </w:t>
      </w:r>
      <w:r w:rsidR="00004BA4">
        <w:t>guide</w:t>
      </w:r>
      <w:r w:rsidR="00C217A9">
        <w:t>d</w:t>
      </w:r>
      <w:r w:rsidRPr="00AB1781">
        <w:t xml:space="preserve"> me </w:t>
      </w:r>
      <w:r w:rsidR="00C217A9">
        <w:t>with Your counsel</w:t>
      </w:r>
      <w:r w:rsidRPr="00AB1781">
        <w:t>,</w:t>
      </w:r>
    </w:p>
    <w:p w14:paraId="1C37A868" w14:textId="78AAFDCE" w:rsidR="00CA0029" w:rsidRPr="00AB1781" w:rsidRDefault="00CA0029" w:rsidP="00CA0029">
      <w:pPr>
        <w:pStyle w:val="EnglishHangEndNoCoptic"/>
      </w:pPr>
      <w:r w:rsidRPr="00AB1781">
        <w:tab/>
        <w:t xml:space="preserve">and </w:t>
      </w:r>
      <w:r w:rsidR="00004BA4">
        <w:t>receive</w:t>
      </w:r>
      <w:r w:rsidR="00C217A9">
        <w:t>d</w:t>
      </w:r>
      <w:r w:rsidRPr="00AB1781">
        <w:t xml:space="preserve"> me with glory.</w:t>
      </w:r>
    </w:p>
    <w:p w14:paraId="1E445F0C" w14:textId="77777777" w:rsidR="00CA0029" w:rsidRPr="00AB1781" w:rsidRDefault="00CA0029" w:rsidP="00CA0029">
      <w:pPr>
        <w:pStyle w:val="EnglishHangNoCoptic"/>
      </w:pPr>
      <w:r w:rsidRPr="00AB1781">
        <w:t>25 For what is there in heaven for me,</w:t>
      </w:r>
    </w:p>
    <w:p w14:paraId="3FFF0ADA" w14:textId="77777777" w:rsidR="00CA0029" w:rsidRPr="00AB1781" w:rsidRDefault="00CA0029" w:rsidP="00CA0029">
      <w:pPr>
        <w:pStyle w:val="EnglishHangEndNoCoptic"/>
      </w:pPr>
      <w:r w:rsidRPr="00AB1781">
        <w:tab/>
        <w:t xml:space="preserve">and what do I want on earth but </w:t>
      </w:r>
      <w:r w:rsidR="001040C8">
        <w:t>You</w:t>
      </w:r>
      <w:r w:rsidRPr="00AB1781">
        <w:t>?</w:t>
      </w:r>
    </w:p>
    <w:p w14:paraId="36502F94" w14:textId="06E8D2E7" w:rsidR="00CA0029" w:rsidRPr="00AB1781" w:rsidRDefault="00CA0029" w:rsidP="00CA0029">
      <w:pPr>
        <w:pStyle w:val="EnglishHangNoCoptic"/>
      </w:pPr>
      <w:r w:rsidRPr="00AB1781">
        <w:t>26 My heart and my flesh fail</w:t>
      </w:r>
      <w:r w:rsidR="00C217A9">
        <w:t>ed</w:t>
      </w:r>
      <w:r w:rsidRPr="00AB1781">
        <w:t>;</w:t>
      </w:r>
    </w:p>
    <w:p w14:paraId="3D3E0733" w14:textId="68E9E8AF" w:rsidR="00CA0029" w:rsidRPr="00AB1781" w:rsidRDefault="00CA0029" w:rsidP="00CA0029">
      <w:pPr>
        <w:pStyle w:val="EnglishHangNoCoptic"/>
      </w:pPr>
      <w:r w:rsidRPr="00AB1781">
        <w:tab/>
      </w:r>
      <w:r w:rsidR="00C217A9">
        <w:t>God is</w:t>
      </w:r>
      <w:r w:rsidRPr="00AB1781">
        <w:t xml:space="preserve"> the God of my heart</w:t>
      </w:r>
    </w:p>
    <w:p w14:paraId="0FA6FF7B" w14:textId="11EA3E92" w:rsidR="00CA0029" w:rsidRPr="00AB1781" w:rsidRDefault="00C217A9" w:rsidP="00CA0029">
      <w:pPr>
        <w:pStyle w:val="EnglishHangEndNoCoptic"/>
      </w:pPr>
      <w:r>
        <w:tab/>
        <w:t xml:space="preserve">and my portion </w:t>
      </w:r>
      <w:r w:rsidR="00A8396B">
        <w:t>forever</w:t>
      </w:r>
      <w:r>
        <w:t>,</w:t>
      </w:r>
      <w:r w:rsidR="00CA0029" w:rsidRPr="00AB1781">
        <w:rPr>
          <w:rStyle w:val="FootnoteReference"/>
        </w:rPr>
        <w:footnoteReference w:id="393"/>
      </w:r>
    </w:p>
    <w:p w14:paraId="14A3BDE5" w14:textId="5DD79CE9" w:rsidR="00CA0029" w:rsidRPr="00AB1781" w:rsidRDefault="00CA0029" w:rsidP="00CA0029">
      <w:pPr>
        <w:pStyle w:val="EnglishHangNoCoptic"/>
      </w:pPr>
      <w:r w:rsidRPr="00AB1781">
        <w:t xml:space="preserve">27 </w:t>
      </w:r>
      <w:r w:rsidR="00C217A9">
        <w:t>for behold, t</w:t>
      </w:r>
      <w:r w:rsidRPr="00AB1781">
        <w:t xml:space="preserve">hose who </w:t>
      </w:r>
      <w:r w:rsidR="00C217A9">
        <w:t xml:space="preserve">distance </w:t>
      </w:r>
      <w:r w:rsidRPr="00AB1781">
        <w:t xml:space="preserve">themselves from </w:t>
      </w:r>
      <w:r w:rsidR="001040C8">
        <w:t>You</w:t>
      </w:r>
      <w:r w:rsidRPr="00AB1781">
        <w:t xml:space="preserve"> will perish;</w:t>
      </w:r>
    </w:p>
    <w:p w14:paraId="68B8B41C" w14:textId="77777777" w:rsidR="00CA0029" w:rsidRPr="00AB1781" w:rsidRDefault="00CA0029" w:rsidP="00CA0029">
      <w:pPr>
        <w:pStyle w:val="EnglishHangEndNoCoptic"/>
      </w:pPr>
      <w:r w:rsidRPr="00AB1781">
        <w:tab/>
      </w:r>
      <w:r w:rsidR="001040C8">
        <w:t>You</w:t>
      </w:r>
      <w:r w:rsidRPr="00AB1781">
        <w:t xml:space="preserve"> </w:t>
      </w:r>
      <w:r w:rsidR="00004BA4">
        <w:t>destroy</w:t>
      </w:r>
      <w:r w:rsidRPr="00AB1781">
        <w:t xml:space="preserve"> all who are unfaithful to </w:t>
      </w:r>
      <w:r w:rsidR="001040C8">
        <w:t>You</w:t>
      </w:r>
      <w:r w:rsidRPr="00AB1781">
        <w:t>.</w:t>
      </w:r>
      <w:r w:rsidRPr="00AB1781">
        <w:rPr>
          <w:rStyle w:val="FootnoteReference"/>
        </w:rPr>
        <w:footnoteReference w:id="394"/>
      </w:r>
    </w:p>
    <w:p w14:paraId="10E27FAD" w14:textId="323B01DB" w:rsidR="00CA0029" w:rsidRPr="00AB1781" w:rsidRDefault="00CA0029" w:rsidP="00CA0029">
      <w:pPr>
        <w:pStyle w:val="EnglishHangNoCoptic"/>
      </w:pPr>
      <w:r w:rsidRPr="00AB1781">
        <w:t>28 But</w:t>
      </w:r>
      <w:r w:rsidR="00C217A9">
        <w:t xml:space="preserve"> for me,</w:t>
      </w:r>
      <w:r w:rsidRPr="00AB1781">
        <w:t xml:space="preserve"> </w:t>
      </w:r>
      <w:r w:rsidR="00C217A9">
        <w:t>it is good to</w:t>
      </w:r>
      <w:r w:rsidRPr="00AB1781">
        <w:t xml:space="preserve"> cling to God,</w:t>
      </w:r>
      <w:r w:rsidRPr="00AB1781">
        <w:rPr>
          <w:rStyle w:val="FootnoteReference"/>
        </w:rPr>
        <w:footnoteReference w:id="395"/>
      </w:r>
    </w:p>
    <w:p w14:paraId="5C48B9BB" w14:textId="0625C7CF" w:rsidR="00CA0029" w:rsidRPr="00AB1781" w:rsidRDefault="00C217A9" w:rsidP="00CA0029">
      <w:pPr>
        <w:pStyle w:val="EnglishHangNoCoptic"/>
      </w:pPr>
      <w:r>
        <w:tab/>
        <w:t>to put my hope</w:t>
      </w:r>
      <w:r w:rsidR="00CA0029" w:rsidRPr="00AB1781">
        <w:t xml:space="preserve"> in the Lord,</w:t>
      </w:r>
    </w:p>
    <w:p w14:paraId="6D0A2960" w14:textId="77777777" w:rsidR="00CA0029" w:rsidRPr="00AB1781" w:rsidRDefault="00CA0029" w:rsidP="00CA0029">
      <w:pPr>
        <w:pStyle w:val="EnglishHangNoCoptic"/>
      </w:pPr>
      <w:r w:rsidRPr="00AB1781">
        <w:tab/>
        <w:t xml:space="preserve">that I may declare all </w:t>
      </w:r>
      <w:r w:rsidR="00E570CB">
        <w:t>Your</w:t>
      </w:r>
      <w:r w:rsidRPr="00AB1781">
        <w:t xml:space="preserve"> praises</w:t>
      </w:r>
    </w:p>
    <w:p w14:paraId="39E23E0A" w14:textId="77777777" w:rsidR="00CA0029" w:rsidRPr="00CA0029" w:rsidRDefault="00CA0029" w:rsidP="00CA0029">
      <w:pPr>
        <w:pStyle w:val="EnglishHangEndNoCoptic"/>
      </w:pPr>
      <w:r w:rsidRPr="00AB1781">
        <w:tab/>
        <w:t>in the gates of the daughter of Zion.</w:t>
      </w:r>
      <w:r w:rsidRPr="00AB1781">
        <w:rPr>
          <w:rStyle w:val="FootnoteReference"/>
        </w:rPr>
        <w:footnoteReference w:id="396"/>
      </w:r>
    </w:p>
    <w:p w14:paraId="3772CA58" w14:textId="51804392" w:rsidR="00CA0029" w:rsidRPr="00CA0029" w:rsidRDefault="00CA0029" w:rsidP="00BF0205">
      <w:pPr>
        <w:pStyle w:val="Heading4"/>
      </w:pPr>
      <w:r>
        <w:t>Psalm</w:t>
      </w:r>
      <w:r w:rsidRPr="00AB1781">
        <w:t xml:space="preserve"> 73</w:t>
      </w:r>
      <w:r>
        <w:t xml:space="preserve">: </w:t>
      </w:r>
      <w:r w:rsidR="007D2678">
        <w:t>“</w:t>
      </w:r>
      <w:r>
        <w:t xml:space="preserve">Why, O God, </w:t>
      </w:r>
      <w:r w:rsidR="007D2678">
        <w:t>have</w:t>
      </w:r>
      <w:r>
        <w:t xml:space="preserve"> </w:t>
      </w:r>
      <w:r w:rsidR="001040C8">
        <w:t>You</w:t>
      </w:r>
      <w:r>
        <w:t xml:space="preserve"> utterly reject</w:t>
      </w:r>
      <w:r w:rsidR="007D2678">
        <w:t>ed</w:t>
      </w:r>
      <w:r>
        <w:t xml:space="preserve"> us</w:t>
      </w:r>
      <w:r w:rsidR="007D2678">
        <w:t>”</w:t>
      </w:r>
    </w:p>
    <w:p w14:paraId="49C95B1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Destruction of the Temple: </w:t>
      </w:r>
      <w:r w:rsidR="001040C8">
        <w:rPr>
          <w:rFonts w:ascii="Book Antiqua" w:hAnsi="Book Antiqua" w:cs="Lucida Grande"/>
          <w:b/>
          <w:bCs/>
        </w:rPr>
        <w:t>You</w:t>
      </w:r>
      <w:r w:rsidRPr="00AB1781">
        <w:rPr>
          <w:rFonts w:ascii="Book Antiqua" w:hAnsi="Book Antiqua" w:cs="Lucida Grande"/>
          <w:b/>
          <w:bCs/>
        </w:rPr>
        <w:t xml:space="preserve"> </w:t>
      </w:r>
      <w:r w:rsidR="00C104A1">
        <w:rPr>
          <w:rFonts w:ascii="Book Antiqua" w:hAnsi="Book Antiqua" w:cs="Lucida Grande"/>
          <w:b/>
          <w:bCs/>
        </w:rPr>
        <w:t>Have</w:t>
      </w:r>
      <w:r w:rsidRPr="00AB1781">
        <w:rPr>
          <w:rFonts w:ascii="Book Antiqua" w:hAnsi="Book Antiqua" w:cs="Lucida Grande"/>
          <w:b/>
          <w:bCs/>
        </w:rPr>
        <w:t xml:space="preserve"> Wrought Salvation</w:t>
      </w:r>
      <w:r w:rsidRPr="00AB1781">
        <w:rPr>
          <w:rStyle w:val="FootnoteReference"/>
          <w:rFonts w:ascii="Book Antiqua" w:hAnsi="Book Antiqua" w:cs="Lucida Grande"/>
          <w:b/>
          <w:bCs/>
        </w:rPr>
        <w:footnoteReference w:id="397"/>
      </w:r>
    </w:p>
    <w:p w14:paraId="4CB8B2B6" w14:textId="77777777" w:rsidR="00CA0029" w:rsidRPr="00AB1781" w:rsidRDefault="00CA0029" w:rsidP="00CA0029">
      <w:pPr>
        <w:pStyle w:val="Rubric"/>
      </w:pPr>
      <w:r w:rsidRPr="00AB1781">
        <w:t>1 (Of Contemplation, By Asaph)</w:t>
      </w:r>
    </w:p>
    <w:p w14:paraId="64ACC7C8" w14:textId="22A5E5F9" w:rsidR="00CA0029" w:rsidRPr="00AB1781" w:rsidRDefault="00CA0029" w:rsidP="00CA0029">
      <w:pPr>
        <w:pStyle w:val="EnglishHangNoCoptic"/>
      </w:pPr>
      <w:r w:rsidRPr="00AB1781">
        <w:t xml:space="preserve">Why, O God, </w:t>
      </w:r>
      <w:r w:rsidR="004B0577">
        <w:t>have</w:t>
      </w:r>
      <w:r w:rsidRPr="00AB1781">
        <w:t xml:space="preserve"> </w:t>
      </w:r>
      <w:r w:rsidR="001040C8">
        <w:t>You</w:t>
      </w:r>
      <w:r w:rsidRPr="00AB1781">
        <w:t xml:space="preserve"> utterly reject</w:t>
      </w:r>
      <w:r w:rsidR="007D2678">
        <w:t>ed</w:t>
      </w:r>
      <w:r w:rsidRPr="00AB1781">
        <w:t xml:space="preserve"> us?</w:t>
      </w:r>
    </w:p>
    <w:p w14:paraId="5379316D" w14:textId="61CFD438" w:rsidR="00CA0029" w:rsidRPr="00AB1781" w:rsidRDefault="00CA0029" w:rsidP="00CA0029">
      <w:pPr>
        <w:pStyle w:val="EnglishHangEndNoCoptic"/>
      </w:pPr>
      <w:r w:rsidRPr="00AB1781">
        <w:tab/>
        <w:t xml:space="preserve">Why </w:t>
      </w:r>
      <w:r w:rsidR="004B0577">
        <w:t>has Your</w:t>
      </w:r>
      <w:r w:rsidRPr="00AB1781">
        <w:t xml:space="preserve"> anger </w:t>
      </w:r>
      <w:r w:rsidR="004B0577">
        <w:t>raged agasint</w:t>
      </w:r>
      <w:r w:rsidRPr="00AB1781">
        <w:t xml:space="preserve"> the sheep of </w:t>
      </w:r>
      <w:r w:rsidR="00E570CB">
        <w:t>Your</w:t>
      </w:r>
      <w:r w:rsidRPr="00AB1781">
        <w:t xml:space="preserve"> pasture?</w:t>
      </w:r>
    </w:p>
    <w:p w14:paraId="6B6A0068" w14:textId="02850D40" w:rsidR="00CA0029" w:rsidRPr="00AB1781" w:rsidRDefault="00CA0029" w:rsidP="00CA0029">
      <w:pPr>
        <w:pStyle w:val="EnglishHangNoCoptic"/>
      </w:pPr>
      <w:r w:rsidRPr="00AB1781">
        <w:lastRenderedPageBreak/>
        <w:t xml:space="preserve">2 Remember </w:t>
      </w:r>
      <w:r w:rsidR="00E570CB">
        <w:t>Your</w:t>
      </w:r>
      <w:r w:rsidRPr="00AB1781">
        <w:t xml:space="preserve"> </w:t>
      </w:r>
      <w:r w:rsidR="004B0577">
        <w:t>congregation</w:t>
      </w:r>
      <w:r w:rsidRPr="00AB1781">
        <w:rPr>
          <w:rStyle w:val="FootnoteReference"/>
        </w:rPr>
        <w:footnoteReference w:id="398"/>
      </w:r>
    </w:p>
    <w:p w14:paraId="5C9E7F81"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acquired of old,</w:t>
      </w:r>
    </w:p>
    <w:p w14:paraId="478E5D17" w14:textId="455A0932" w:rsidR="00CA0029" w:rsidRPr="00AB1781" w:rsidRDefault="00CA0029" w:rsidP="00CA0029">
      <w:pPr>
        <w:pStyle w:val="EnglishHangNoCoptic"/>
      </w:pPr>
      <w:r w:rsidRPr="00AB1781">
        <w:tab/>
        <w:t xml:space="preserve">the sceptre of </w:t>
      </w:r>
      <w:r w:rsidR="00E570CB">
        <w:t>Your</w:t>
      </w:r>
      <w:r w:rsidRPr="00AB1781">
        <w:t xml:space="preserve"> inheritance</w:t>
      </w:r>
      <w:r w:rsidR="004B0577">
        <w:t>,</w:t>
      </w:r>
    </w:p>
    <w:p w14:paraId="3B962468" w14:textId="77777777" w:rsidR="00CA0029" w:rsidRPr="00AB1781" w:rsidRDefault="00CA0029" w:rsidP="00CA0029">
      <w:pPr>
        <w:pStyle w:val="EnglishHangNoCoptic"/>
      </w:pPr>
      <w:r w:rsidRPr="00AB1781">
        <w:tab/>
        <w:t xml:space="preserve">which </w:t>
      </w:r>
      <w:r w:rsidR="001040C8">
        <w:t>You</w:t>
      </w:r>
      <w:r w:rsidRPr="00AB1781">
        <w:t xml:space="preserve"> </w:t>
      </w:r>
      <w:r w:rsidR="00556387">
        <w:t>have</w:t>
      </w:r>
      <w:r w:rsidRPr="00AB1781">
        <w:t xml:space="preserve"> redeemed,</w:t>
      </w:r>
    </w:p>
    <w:p w14:paraId="09FF7696" w14:textId="3CEEE3FF" w:rsidR="00CA0029" w:rsidRPr="00AB1781" w:rsidRDefault="00CA0029" w:rsidP="00CA0029">
      <w:pPr>
        <w:pStyle w:val="EnglishHangEndNoCoptic"/>
      </w:pPr>
      <w:r w:rsidRPr="00AB1781">
        <w:tab/>
        <w:t xml:space="preserve">this Mount Zion </w:t>
      </w:r>
      <w:r w:rsidR="004B0577">
        <w:t>where You dwell</w:t>
      </w:r>
      <w:r w:rsidRPr="00AB1781">
        <w:t>.</w:t>
      </w:r>
    </w:p>
    <w:p w14:paraId="287512F0" w14:textId="5328FE4B" w:rsidR="00CA0029" w:rsidRPr="00AB1781" w:rsidRDefault="00CA0029" w:rsidP="00CA0029">
      <w:pPr>
        <w:pStyle w:val="EnglishHangNoCoptic"/>
      </w:pPr>
      <w:r w:rsidRPr="00AB1781">
        <w:t xml:space="preserve">3 Lift up </w:t>
      </w:r>
      <w:r w:rsidR="00E570CB">
        <w:t>Your</w:t>
      </w:r>
      <w:r w:rsidRPr="00AB1781">
        <w:t xml:space="preserve"> hands against their pride</w:t>
      </w:r>
      <w:r w:rsidR="004B0577">
        <w:t xml:space="preserve"> till the end</w:t>
      </w:r>
      <w:r w:rsidRPr="00AB1781">
        <w:t>,</w:t>
      </w:r>
    </w:p>
    <w:p w14:paraId="2E644EBD" w14:textId="43750F61" w:rsidR="00CA0029" w:rsidRPr="00AB1781" w:rsidRDefault="00CA0029" w:rsidP="00CA0029">
      <w:pPr>
        <w:pStyle w:val="EnglishHangEndNoCoptic"/>
      </w:pPr>
      <w:r w:rsidRPr="00AB1781">
        <w:tab/>
        <w:t xml:space="preserve">against all the evil the enemy has </w:t>
      </w:r>
      <w:r w:rsidR="004B0577">
        <w:t>committed</w:t>
      </w:r>
      <w:r w:rsidRPr="00AB1781">
        <w:t xml:space="preserve"> in </w:t>
      </w:r>
      <w:r w:rsidR="00E570CB">
        <w:t>Your</w:t>
      </w:r>
      <w:r w:rsidRPr="00AB1781">
        <w:t xml:space="preserve"> sanctuary</w:t>
      </w:r>
      <w:r w:rsidR="004B0577">
        <w:rPr>
          <w:rStyle w:val="FootnoteReference"/>
        </w:rPr>
        <w:footnoteReference w:id="399"/>
      </w:r>
      <w:r w:rsidRPr="00AB1781">
        <w:t>.</w:t>
      </w:r>
    </w:p>
    <w:p w14:paraId="592D826C" w14:textId="77777777" w:rsidR="00CA0029" w:rsidRPr="00AB1781" w:rsidRDefault="00CA0029" w:rsidP="00CA0029">
      <w:pPr>
        <w:pStyle w:val="EnglishHangNoCoptic"/>
      </w:pPr>
      <w:r w:rsidRPr="00AB1781">
        <w:t xml:space="preserve">4 Those who hate </w:t>
      </w:r>
      <w:r w:rsidR="001040C8">
        <w:t>You</w:t>
      </w:r>
      <w:r w:rsidRPr="00AB1781">
        <w:t xml:space="preserve"> boast</w:t>
      </w:r>
    </w:p>
    <w:p w14:paraId="41F15A4D" w14:textId="77832564" w:rsidR="00CA0029" w:rsidRPr="00AB1781" w:rsidRDefault="00CA0029" w:rsidP="00CA0029">
      <w:pPr>
        <w:pStyle w:val="EnglishHangNoCoptic"/>
      </w:pPr>
      <w:r w:rsidRPr="00AB1781">
        <w:tab/>
        <w:t xml:space="preserve">in the midst of </w:t>
      </w:r>
      <w:r w:rsidR="00E570CB">
        <w:t>Your</w:t>
      </w:r>
      <w:r w:rsidRPr="00AB1781">
        <w:t xml:space="preserve"> </w:t>
      </w:r>
      <w:r w:rsidR="004B0577">
        <w:t>feast</w:t>
      </w:r>
      <w:r w:rsidRPr="00AB1781">
        <w:t>;</w:t>
      </w:r>
    </w:p>
    <w:p w14:paraId="6322197B" w14:textId="16A86457" w:rsidR="00CA0029" w:rsidRPr="00CA0029" w:rsidRDefault="00CA0029" w:rsidP="00CA0029">
      <w:pPr>
        <w:pStyle w:val="EnglishHangEndNoCoptic"/>
      </w:pPr>
      <w:r w:rsidRPr="00AB1781">
        <w:tab/>
        <w:t>they set up their own standards</w:t>
      </w:r>
      <w:r w:rsidR="004B0577">
        <w:rPr>
          <w:rStyle w:val="FootnoteReference"/>
        </w:rPr>
        <w:footnoteReference w:id="400"/>
      </w:r>
      <w:r w:rsidR="004B0577">
        <w:t xml:space="preserve"> for signs,</w:t>
      </w:r>
    </w:p>
    <w:p w14:paraId="2E3877E6" w14:textId="2AB1B9BD" w:rsidR="00CA0029" w:rsidRPr="00AB1781" w:rsidRDefault="00CA0029" w:rsidP="00CA0029">
      <w:pPr>
        <w:pStyle w:val="EnglishHangNoCoptic"/>
      </w:pPr>
      <w:r w:rsidRPr="00AB1781">
        <w:t xml:space="preserve">5 </w:t>
      </w:r>
      <w:r w:rsidR="00452817">
        <w:t>t</w:t>
      </w:r>
      <w:r w:rsidRPr="00AB1781">
        <w:t xml:space="preserve">he signs pointing to the </w:t>
      </w:r>
      <w:r w:rsidR="00452817">
        <w:t>upper entrance</w:t>
      </w:r>
    </w:p>
    <w:p w14:paraId="475C81D4" w14:textId="77777777" w:rsidR="00CA0029" w:rsidRPr="00AB1781" w:rsidRDefault="00CA0029" w:rsidP="00CA0029">
      <w:pPr>
        <w:pStyle w:val="EnglishHangEndNoCoptic"/>
      </w:pPr>
      <w:r w:rsidRPr="00AB1781">
        <w:tab/>
        <w:t>they do not know.</w:t>
      </w:r>
    </w:p>
    <w:p w14:paraId="42ED8299" w14:textId="20FD1EFC" w:rsidR="00CA0029" w:rsidRPr="00AB1781" w:rsidRDefault="00CA0029" w:rsidP="00CA0029">
      <w:pPr>
        <w:pStyle w:val="EnglishHangNoCoptic"/>
      </w:pPr>
      <w:r w:rsidRPr="00AB1781">
        <w:t xml:space="preserve">6 As if </w:t>
      </w:r>
      <w:r w:rsidR="00452817">
        <w:t>in</w:t>
      </w:r>
      <w:r w:rsidRPr="00AB1781">
        <w:t xml:space="preserve"> a forest of trees with axes,</w:t>
      </w:r>
    </w:p>
    <w:p w14:paraId="2CB80698" w14:textId="62739E6F" w:rsidR="00CA0029" w:rsidRPr="00AB1781" w:rsidRDefault="00CA0029" w:rsidP="00CA0029">
      <w:pPr>
        <w:pStyle w:val="EnglishHangNoCoptic"/>
      </w:pPr>
      <w:r w:rsidRPr="00AB1781">
        <w:tab/>
        <w:t xml:space="preserve">they cut </w:t>
      </w:r>
      <w:r w:rsidR="00452817">
        <w:t>down the doors of the T</w:t>
      </w:r>
      <w:r w:rsidRPr="00AB1781">
        <w:t>emple;</w:t>
      </w:r>
    </w:p>
    <w:p w14:paraId="2AE1B4FC" w14:textId="34CA9548" w:rsidR="00CA0029" w:rsidRPr="00AB1781" w:rsidRDefault="00CA0029" w:rsidP="00CA0029">
      <w:pPr>
        <w:pStyle w:val="EnglishHangNoCoptic"/>
      </w:pPr>
      <w:r w:rsidRPr="00AB1781">
        <w:tab/>
      </w:r>
      <w:r w:rsidR="00452817">
        <w:t>they hacked it down</w:t>
      </w:r>
    </w:p>
    <w:p w14:paraId="2FE8F121" w14:textId="6F98DB12" w:rsidR="00CA0029" w:rsidRPr="00AB1781" w:rsidRDefault="00CA0029" w:rsidP="00CA0029">
      <w:pPr>
        <w:pStyle w:val="EnglishHangEndNoCoptic"/>
      </w:pPr>
      <w:r w:rsidRPr="00AB1781">
        <w:tab/>
      </w:r>
      <w:r w:rsidR="00452817">
        <w:t>with axes and hammers</w:t>
      </w:r>
      <w:r w:rsidRPr="00AB1781">
        <w:t>.</w:t>
      </w:r>
    </w:p>
    <w:p w14:paraId="167740B4" w14:textId="77777777" w:rsidR="00CA0029" w:rsidRPr="00AB1781" w:rsidRDefault="00CA0029" w:rsidP="00CA0029">
      <w:pPr>
        <w:pStyle w:val="EnglishHangNoCoptic"/>
      </w:pPr>
      <w:r w:rsidRPr="00AB1781">
        <w:t xml:space="preserve">7 They set fire to </w:t>
      </w:r>
      <w:r w:rsidR="00E570CB">
        <w:t>Your</w:t>
      </w:r>
      <w:r w:rsidRPr="00AB1781">
        <w:t xml:space="preserve"> sanctuary;</w:t>
      </w:r>
    </w:p>
    <w:p w14:paraId="77F9F854" w14:textId="6BB0C4F9" w:rsidR="00CA0029" w:rsidRPr="00AB1781" w:rsidRDefault="00CA0029" w:rsidP="00CA0029">
      <w:pPr>
        <w:pStyle w:val="EnglishHangEndNoCoptic"/>
      </w:pPr>
      <w:r w:rsidRPr="00AB1781">
        <w:tab/>
        <w:t xml:space="preserve">they </w:t>
      </w:r>
      <w:r w:rsidR="00452817">
        <w:t>defiled</w:t>
      </w:r>
      <w:r w:rsidRPr="00AB1781">
        <w:t xml:space="preserve"> the </w:t>
      </w:r>
      <w:r w:rsidR="00452817">
        <w:t>tabernacle</w:t>
      </w:r>
      <w:r w:rsidRPr="00AB1781">
        <w:t xml:space="preserve"> of </w:t>
      </w:r>
      <w:r w:rsidR="00E570CB">
        <w:t>Your</w:t>
      </w:r>
      <w:r w:rsidR="00452817">
        <w:t xml:space="preserve"> N</w:t>
      </w:r>
      <w:r w:rsidRPr="00AB1781">
        <w:t>ame</w:t>
      </w:r>
      <w:r w:rsidR="00452817" w:rsidRPr="00452817">
        <w:t xml:space="preserve"> </w:t>
      </w:r>
      <w:r w:rsidR="00452817" w:rsidRPr="00AB1781">
        <w:t>to the ground</w:t>
      </w:r>
      <w:r w:rsidRPr="00AB1781">
        <w:t>.</w:t>
      </w:r>
    </w:p>
    <w:p w14:paraId="4BB89E88" w14:textId="08C8DA96" w:rsidR="00CA0029" w:rsidRPr="00AB1781" w:rsidRDefault="00CA0029" w:rsidP="00CA0029">
      <w:pPr>
        <w:pStyle w:val="EnglishHangNoCoptic"/>
      </w:pPr>
      <w:r w:rsidRPr="00AB1781">
        <w:t xml:space="preserve">8 The whole </w:t>
      </w:r>
      <w:r w:rsidR="00452817">
        <w:t>clan</w:t>
      </w:r>
      <w:r w:rsidRPr="00AB1781">
        <w:t xml:space="preserve"> said</w:t>
      </w:r>
      <w:r w:rsidR="00452817">
        <w:t xml:space="preserve"> together</w:t>
      </w:r>
      <w:r w:rsidRPr="00AB1781">
        <w:t xml:space="preserve"> in their hearts</w:t>
      </w:r>
      <w:r w:rsidR="00452817">
        <w:t>,</w:t>
      </w:r>
    </w:p>
    <w:p w14:paraId="04A6B687" w14:textId="6C4B3860" w:rsidR="00CA0029" w:rsidRPr="00AB1781" w:rsidRDefault="00452817" w:rsidP="00CA0029">
      <w:pPr>
        <w:pStyle w:val="EnglishHangEndNoCoptic"/>
      </w:pPr>
      <w:r>
        <w:tab/>
        <w:t>“</w:t>
      </w:r>
      <w:r w:rsidR="00CA0029" w:rsidRPr="00AB1781">
        <w:t xml:space="preserve">Come, let us abolish all the </w:t>
      </w:r>
      <w:r>
        <w:t>festivals of God from the land.”</w:t>
      </w:r>
    </w:p>
    <w:p w14:paraId="0AB51AD5" w14:textId="77777777" w:rsidR="00CA0029" w:rsidRPr="00AB1781" w:rsidRDefault="00CA0029" w:rsidP="00CA0029">
      <w:pPr>
        <w:pStyle w:val="EnglishHangNoCoptic"/>
      </w:pPr>
      <w:r w:rsidRPr="00AB1781">
        <w:t>9 We do not see our signs,</w:t>
      </w:r>
      <w:r w:rsidRPr="00AB1781">
        <w:rPr>
          <w:rStyle w:val="FootnoteReference"/>
        </w:rPr>
        <w:footnoteReference w:id="401"/>
      </w:r>
      <w:r w:rsidRPr="00AB1781">
        <w:t xml:space="preserve"> there is no longer a prophet,</w:t>
      </w:r>
    </w:p>
    <w:p w14:paraId="60D32349" w14:textId="5337036B" w:rsidR="00CA0029" w:rsidRPr="00AB1781" w:rsidRDefault="00CA0029" w:rsidP="00CA0029">
      <w:pPr>
        <w:pStyle w:val="EnglishHangEndNoCoptic"/>
      </w:pPr>
      <w:r w:rsidRPr="00AB1781">
        <w:tab/>
      </w:r>
      <w:r w:rsidR="00452817">
        <w:t>and He</w:t>
      </w:r>
      <w:r w:rsidRPr="00AB1781">
        <w:t xml:space="preserve"> will </w:t>
      </w:r>
      <w:r w:rsidR="00452817">
        <w:t>no longer he know us</w:t>
      </w:r>
      <w:r w:rsidRPr="00AB1781">
        <w:t>.</w:t>
      </w:r>
    </w:p>
    <w:p w14:paraId="1EFD936B" w14:textId="03C4A8FA" w:rsidR="00CA0029" w:rsidRPr="00AB1781" w:rsidRDefault="00CA0029" w:rsidP="00CA0029">
      <w:pPr>
        <w:pStyle w:val="EnglishHangNoCoptic"/>
      </w:pPr>
      <w:r w:rsidRPr="00AB1781">
        <w:t xml:space="preserve">10 How long, O God, will the enemy </w:t>
      </w:r>
      <w:r w:rsidR="00452817">
        <w:t>reproach</w:t>
      </w:r>
      <w:r w:rsidRPr="00AB1781">
        <w:t xml:space="preserve"> us?</w:t>
      </w:r>
    </w:p>
    <w:p w14:paraId="010D38EE" w14:textId="3E23BD79" w:rsidR="00CA0029" w:rsidRPr="00AB1781" w:rsidRDefault="00CA0029" w:rsidP="00CA0029">
      <w:pPr>
        <w:pStyle w:val="EnglishHangEndNoCoptic"/>
      </w:pPr>
      <w:r w:rsidRPr="00AB1781">
        <w:tab/>
      </w:r>
      <w:r w:rsidR="00452817">
        <w:t>Will</w:t>
      </w:r>
      <w:r w:rsidRPr="00AB1781">
        <w:t xml:space="preserve"> the adversary </w:t>
      </w:r>
      <w:r w:rsidR="00452817">
        <w:t>provoke</w:t>
      </w:r>
      <w:r w:rsidRPr="00AB1781">
        <w:t xml:space="preserve"> </w:t>
      </w:r>
      <w:r w:rsidR="00E570CB">
        <w:t>Your</w:t>
      </w:r>
      <w:r w:rsidR="00452817">
        <w:t xml:space="preserve"> N</w:t>
      </w:r>
      <w:r w:rsidRPr="00AB1781">
        <w:t xml:space="preserve">ame </w:t>
      </w:r>
      <w:r w:rsidR="00A8396B">
        <w:t>forever</w:t>
      </w:r>
      <w:r w:rsidRPr="00AB1781">
        <w:t>?</w:t>
      </w:r>
    </w:p>
    <w:p w14:paraId="734DB9C1" w14:textId="774EA0FD" w:rsidR="00CA0029" w:rsidRPr="00AB1781" w:rsidRDefault="00CA0029" w:rsidP="00CA0029">
      <w:pPr>
        <w:pStyle w:val="EnglishHangNoCoptic"/>
      </w:pPr>
      <w:r w:rsidRPr="00AB1781">
        <w:t xml:space="preserve">11 Why </w:t>
      </w:r>
      <w:r w:rsidR="00452817">
        <w:t>do</w:t>
      </w:r>
      <w:r w:rsidRPr="00AB1781">
        <w:t xml:space="preserve"> </w:t>
      </w:r>
      <w:r w:rsidR="001040C8">
        <w:t>You</w:t>
      </w:r>
      <w:r w:rsidRPr="00AB1781">
        <w:t xml:space="preserve"> </w:t>
      </w:r>
      <w:r w:rsidR="00452817">
        <w:t>turn away</w:t>
      </w:r>
      <w:r w:rsidRPr="00AB1781">
        <w:t xml:space="preserve"> </w:t>
      </w:r>
      <w:r w:rsidR="00E570CB">
        <w:t>Your</w:t>
      </w:r>
      <w:r w:rsidRPr="00AB1781">
        <w:t xml:space="preserve"> hand,</w:t>
      </w:r>
    </w:p>
    <w:p w14:paraId="07DC2345" w14:textId="22396287" w:rsidR="00CA0029" w:rsidRPr="00AB1781" w:rsidRDefault="00CA0029" w:rsidP="00CA0029">
      <w:pPr>
        <w:pStyle w:val="EnglishHangEndNoCoptic"/>
      </w:pPr>
      <w:r w:rsidRPr="00AB1781">
        <w:tab/>
      </w:r>
      <w:r w:rsidR="00452817">
        <w:t>Your right hand from this midst of your bosom, forever?</w:t>
      </w:r>
    </w:p>
    <w:p w14:paraId="2341BA5A" w14:textId="77777777" w:rsidR="00CA0029" w:rsidRPr="00AB1781" w:rsidRDefault="00CA0029" w:rsidP="00CA0029">
      <w:pPr>
        <w:pStyle w:val="EnglishHangNoCoptic"/>
      </w:pPr>
      <w:r w:rsidRPr="00AB1781">
        <w:t>12 Yet God is our eternal King;</w:t>
      </w:r>
    </w:p>
    <w:p w14:paraId="2B96CF96" w14:textId="22B6E05C" w:rsidR="00CA0029" w:rsidRPr="00AB1781" w:rsidRDefault="00CA0029" w:rsidP="00CA0029">
      <w:pPr>
        <w:pStyle w:val="EnglishHangEndNoCoptic"/>
      </w:pPr>
      <w:r w:rsidRPr="00AB1781">
        <w:tab/>
        <w:t xml:space="preserve">He has </w:t>
      </w:r>
      <w:r w:rsidR="00452817">
        <w:t>worked</w:t>
      </w:r>
      <w:r w:rsidRPr="00AB1781">
        <w:t xml:space="preserve"> salvation in the midst of the earth.</w:t>
      </w:r>
    </w:p>
    <w:p w14:paraId="53A66C82" w14:textId="116AC4D9" w:rsidR="00CA0029" w:rsidRPr="00AB1781" w:rsidRDefault="00CA0029" w:rsidP="00CA0029">
      <w:pPr>
        <w:pStyle w:val="EnglishHangNoCoptic"/>
      </w:pPr>
      <w:r w:rsidRPr="00AB1781">
        <w:t xml:space="preserve">13 </w:t>
      </w:r>
      <w:r w:rsidR="001040C8">
        <w:t>You</w:t>
      </w:r>
      <w:r w:rsidRPr="00AB1781">
        <w:t xml:space="preserve"> </w:t>
      </w:r>
      <w:r w:rsidR="00452817">
        <w:t>strengthened</w:t>
      </w:r>
      <w:r w:rsidRPr="00AB1781">
        <w:t xml:space="preserve"> the sea by </w:t>
      </w:r>
      <w:r w:rsidR="00E570CB">
        <w:t>Your</w:t>
      </w:r>
      <w:r w:rsidRPr="00AB1781">
        <w:t xml:space="preserve"> power;</w:t>
      </w:r>
    </w:p>
    <w:p w14:paraId="329D87DA" w14:textId="6C8C907B" w:rsidR="00CA0029" w:rsidRPr="00AB1781" w:rsidRDefault="00CA0029" w:rsidP="00CA0029">
      <w:pPr>
        <w:pStyle w:val="EnglishHangEndNoCoptic"/>
      </w:pPr>
      <w:r w:rsidRPr="00AB1781">
        <w:tab/>
      </w:r>
      <w:r w:rsidR="001040C8">
        <w:t>You</w:t>
      </w:r>
      <w:r w:rsidRPr="00AB1781">
        <w:t xml:space="preserve"> crush</w:t>
      </w:r>
      <w:r w:rsidR="00452817">
        <w:t>ed the heads of the dragons upon</w:t>
      </w:r>
      <w:r w:rsidRPr="00AB1781">
        <w:t xml:space="preserve"> the water.</w:t>
      </w:r>
    </w:p>
    <w:p w14:paraId="60717AC1" w14:textId="07AC556B" w:rsidR="00CA0029" w:rsidRPr="00AB1781" w:rsidRDefault="00CA0029" w:rsidP="00CA0029">
      <w:pPr>
        <w:pStyle w:val="EnglishHangNoCoptic"/>
      </w:pPr>
      <w:r w:rsidRPr="00AB1781">
        <w:t xml:space="preserve">14 </w:t>
      </w:r>
      <w:r w:rsidR="001040C8">
        <w:t>You</w:t>
      </w:r>
      <w:r w:rsidRPr="00AB1781">
        <w:t xml:space="preserve"> shattered the </w:t>
      </w:r>
      <w:r w:rsidR="00452817">
        <w:t>heads of  the dragon</w:t>
      </w:r>
      <w:r w:rsidRPr="00AB1781">
        <w:t>;</w:t>
      </w:r>
    </w:p>
    <w:p w14:paraId="7C7F1FAB" w14:textId="77777777" w:rsidR="00CA0029" w:rsidRPr="00AB1781" w:rsidRDefault="00CA0029" w:rsidP="00CA0029">
      <w:pPr>
        <w:pStyle w:val="EnglishHangEndNoCoptic"/>
      </w:pPr>
      <w:r w:rsidRPr="00AB1781">
        <w:tab/>
      </w:r>
      <w:r w:rsidR="001040C8">
        <w:t>You</w:t>
      </w:r>
      <w:r w:rsidRPr="00AB1781">
        <w:t xml:space="preserve"> </w:t>
      </w:r>
      <w:r w:rsidR="00004BA4">
        <w:t>gave</w:t>
      </w:r>
      <w:r w:rsidRPr="00AB1781">
        <w:t xml:space="preserve"> him as food to the peoples of Ethiopia.</w:t>
      </w:r>
    </w:p>
    <w:p w14:paraId="33EECFFE" w14:textId="4BE8694E" w:rsidR="00CA0029" w:rsidRPr="00AB1781" w:rsidRDefault="00CA0029" w:rsidP="00CA0029">
      <w:pPr>
        <w:pStyle w:val="EnglishHangNoCoptic"/>
      </w:pPr>
      <w:r w:rsidRPr="00AB1781">
        <w:lastRenderedPageBreak/>
        <w:t xml:space="preserve">15 </w:t>
      </w:r>
      <w:r w:rsidR="001040C8">
        <w:t>You</w:t>
      </w:r>
      <w:r w:rsidRPr="00AB1781">
        <w:t xml:space="preserve"> </w:t>
      </w:r>
      <w:r w:rsidR="00C8291D">
        <w:t>broke</w:t>
      </w:r>
      <w:r w:rsidRPr="00AB1781">
        <w:t xml:space="preserve"> open springs and torrents;</w:t>
      </w:r>
    </w:p>
    <w:p w14:paraId="6BAE1A43" w14:textId="5326E414" w:rsidR="00CA0029" w:rsidRPr="00AB1781" w:rsidRDefault="00CA0029" w:rsidP="00CA0029">
      <w:pPr>
        <w:pStyle w:val="EnglishHangEndNoCoptic"/>
      </w:pPr>
      <w:r w:rsidRPr="00AB1781">
        <w:tab/>
      </w:r>
      <w:r w:rsidR="001040C8">
        <w:t>You</w:t>
      </w:r>
      <w:r w:rsidRPr="00AB1781">
        <w:t xml:space="preserve"> </w:t>
      </w:r>
      <w:r w:rsidR="00C8291D">
        <w:t>dried</w:t>
      </w:r>
      <w:r w:rsidRPr="00AB1781">
        <w:t xml:space="preserve"> up swollen rivers.</w:t>
      </w:r>
      <w:r w:rsidRPr="00AB1781">
        <w:rPr>
          <w:rStyle w:val="FootnoteReference"/>
        </w:rPr>
        <w:footnoteReference w:id="402"/>
      </w:r>
    </w:p>
    <w:p w14:paraId="11327820" w14:textId="3B3CCACB" w:rsidR="00CA0029" w:rsidRPr="00AB1781" w:rsidRDefault="00CA0029" w:rsidP="00CA0029">
      <w:pPr>
        <w:pStyle w:val="EnglishHangNoCoptic"/>
      </w:pPr>
      <w:r w:rsidRPr="00AB1781">
        <w:t xml:space="preserve">16 The day is </w:t>
      </w:r>
      <w:r w:rsidR="001040C8">
        <w:t>Your</w:t>
      </w:r>
      <w:r w:rsidRPr="00AB1781">
        <w:t xml:space="preserve"> and the night is </w:t>
      </w:r>
      <w:r w:rsidR="001040C8">
        <w:t>Your</w:t>
      </w:r>
      <w:r w:rsidR="00C8291D">
        <w:t>;</w:t>
      </w:r>
    </w:p>
    <w:p w14:paraId="583719CC" w14:textId="358DFB8E" w:rsidR="00CA0029" w:rsidRPr="00AB1781" w:rsidRDefault="00CA0029" w:rsidP="00CA0029">
      <w:pPr>
        <w:pStyle w:val="EnglishHangEndNoCoptic"/>
      </w:pPr>
      <w:r w:rsidRPr="00AB1781">
        <w:tab/>
      </w:r>
      <w:r w:rsidR="001040C8">
        <w:t>You</w:t>
      </w:r>
      <w:r w:rsidRPr="00AB1781">
        <w:t xml:space="preserve"> </w:t>
      </w:r>
      <w:r w:rsidR="00C8291D">
        <w:t>created the light and the sun</w:t>
      </w:r>
      <w:r w:rsidRPr="00AB1781">
        <w:t>.</w:t>
      </w:r>
    </w:p>
    <w:p w14:paraId="54E58D76" w14:textId="5D9F6EC7" w:rsidR="00CA0029" w:rsidRPr="00AB1781" w:rsidRDefault="00CA0029" w:rsidP="00CA0029">
      <w:pPr>
        <w:pStyle w:val="EnglishHangNoCoptic"/>
      </w:pPr>
      <w:r w:rsidRPr="00AB1781">
        <w:t xml:space="preserve">17 </w:t>
      </w:r>
      <w:r w:rsidR="001040C8">
        <w:t>You</w:t>
      </w:r>
      <w:r w:rsidR="00C8291D">
        <w:t xml:space="preserve"> made all the boundaries</w:t>
      </w:r>
      <w:r w:rsidRPr="00AB1781">
        <w:t xml:space="preserve"> of the earth;</w:t>
      </w:r>
      <w:r w:rsidRPr="00AB1781">
        <w:rPr>
          <w:rStyle w:val="FootnoteReference"/>
        </w:rPr>
        <w:footnoteReference w:id="403"/>
      </w:r>
    </w:p>
    <w:p w14:paraId="0570C65B" w14:textId="1AD65D7D" w:rsidR="00CA0029" w:rsidRPr="00AB1781" w:rsidRDefault="00CA0029" w:rsidP="00CA0029">
      <w:pPr>
        <w:pStyle w:val="EnglishHangEndNoCoptic"/>
      </w:pPr>
      <w:r w:rsidRPr="00AB1781">
        <w:tab/>
      </w:r>
      <w:r w:rsidR="00C8291D">
        <w:t xml:space="preserve">You fashioned </w:t>
      </w:r>
      <w:r w:rsidRPr="00AB1781">
        <w:t>summer and spring.</w:t>
      </w:r>
    </w:p>
    <w:p w14:paraId="52764668" w14:textId="584F65BE" w:rsidR="00CA0029" w:rsidRPr="00AB1781" w:rsidRDefault="00CA0029" w:rsidP="00CA0029">
      <w:pPr>
        <w:pStyle w:val="EnglishHangNoCoptic"/>
      </w:pPr>
      <w:r w:rsidRPr="00AB1781">
        <w:t>18 Remember this</w:t>
      </w:r>
      <w:r w:rsidR="005B2E82">
        <w:rPr>
          <w:rStyle w:val="FootnoteReference"/>
        </w:rPr>
        <w:footnoteReference w:id="404"/>
      </w:r>
      <w:r w:rsidRPr="00AB1781">
        <w:t xml:space="preserve">: the enemy </w:t>
      </w:r>
      <w:r w:rsidR="00C8291D">
        <w:t>insulted</w:t>
      </w:r>
      <w:r w:rsidRPr="00AB1781">
        <w:t xml:space="preserve"> the Lord,</w:t>
      </w:r>
    </w:p>
    <w:p w14:paraId="1E77EA36" w14:textId="7F24736E" w:rsidR="00CA0029" w:rsidRPr="00AB1781" w:rsidRDefault="00CA0029" w:rsidP="00CA0029">
      <w:pPr>
        <w:pStyle w:val="EnglishHangEndNoCoptic"/>
      </w:pPr>
      <w:r w:rsidRPr="00AB1781">
        <w:tab/>
        <w:t xml:space="preserve">and </w:t>
      </w:r>
      <w:r w:rsidR="00C8291D">
        <w:t xml:space="preserve">a </w:t>
      </w:r>
      <w:r w:rsidRPr="00AB1781">
        <w:t xml:space="preserve">foolish people </w:t>
      </w:r>
      <w:r w:rsidR="00C8291D">
        <w:t>provoked</w:t>
      </w:r>
      <w:r w:rsidRPr="00AB1781">
        <w:t xml:space="preserve"> </w:t>
      </w:r>
      <w:r w:rsidR="00E570CB">
        <w:t>Your</w:t>
      </w:r>
      <w:r w:rsidR="00C8291D">
        <w:t xml:space="preserve"> N</w:t>
      </w:r>
      <w:r w:rsidRPr="00AB1781">
        <w:t>ame.</w:t>
      </w:r>
    </w:p>
    <w:p w14:paraId="7960D8B4" w14:textId="32835A98" w:rsidR="00CA0029" w:rsidRPr="00AB1781" w:rsidRDefault="00CA0029" w:rsidP="00CA0029">
      <w:pPr>
        <w:pStyle w:val="EnglishHangNoCoptic"/>
      </w:pPr>
      <w:r w:rsidRPr="00AB1781">
        <w:t xml:space="preserve">19 Do not </w:t>
      </w:r>
      <w:r w:rsidR="00C8291D">
        <w:t>dilver a soul that confesses You to wild beasts</w:t>
      </w:r>
      <w:r w:rsidRPr="00AB1781">
        <w:t>;</w:t>
      </w:r>
    </w:p>
    <w:p w14:paraId="13666F59" w14:textId="5DB06934" w:rsidR="00CA0029" w:rsidRPr="00AB1781" w:rsidRDefault="00CA0029" w:rsidP="00CA0029">
      <w:pPr>
        <w:pStyle w:val="EnglishHangEndNoCoptic"/>
      </w:pPr>
      <w:r w:rsidRPr="00AB1781">
        <w:tab/>
      </w:r>
      <w:r w:rsidR="00C8291D">
        <w:t xml:space="preserve">do not </w:t>
      </w:r>
      <w:r w:rsidRPr="00AB1781">
        <w:t xml:space="preserve">forget </w:t>
      </w:r>
      <w:r w:rsidR="00C8291D">
        <w:t xml:space="preserve">the souls of Your poor </w:t>
      </w:r>
      <w:r w:rsidR="00A8396B">
        <w:t>forever</w:t>
      </w:r>
      <w:r w:rsidRPr="00AB1781">
        <w:t>.</w:t>
      </w:r>
    </w:p>
    <w:p w14:paraId="5BCA69D8" w14:textId="74476544" w:rsidR="00CA0029" w:rsidRPr="00AB1781" w:rsidRDefault="00CA0029" w:rsidP="00CA0029">
      <w:pPr>
        <w:pStyle w:val="EnglishHangNoCoptic"/>
      </w:pPr>
      <w:r w:rsidRPr="00AB1781">
        <w:t xml:space="preserve">20 </w:t>
      </w:r>
      <w:r w:rsidR="00C8291D">
        <w:t>Look upon</w:t>
      </w:r>
      <w:r w:rsidRPr="00AB1781">
        <w:t xml:space="preserve"> </w:t>
      </w:r>
      <w:r w:rsidR="00E570CB">
        <w:t>Your</w:t>
      </w:r>
      <w:r w:rsidRPr="00AB1781">
        <w:t xml:space="preserve"> covenant,</w:t>
      </w:r>
    </w:p>
    <w:p w14:paraId="7F4B6C5D" w14:textId="7D4D6708" w:rsidR="00CA0029" w:rsidRPr="00CA0029" w:rsidRDefault="00CA0029" w:rsidP="00CA0029">
      <w:pPr>
        <w:pStyle w:val="EnglishHangEndNoCoptic"/>
      </w:pPr>
      <w:r w:rsidRPr="00AB1781">
        <w:tab/>
        <w:t xml:space="preserve">for earth’s dark places are filled with houses of </w:t>
      </w:r>
      <w:r w:rsidR="00E269C1">
        <w:t>iniquity</w:t>
      </w:r>
      <w:r w:rsidRPr="00AB1781">
        <w:t>.</w:t>
      </w:r>
    </w:p>
    <w:p w14:paraId="0B893761" w14:textId="62366997" w:rsidR="00CA0029" w:rsidRPr="00AB1781" w:rsidRDefault="00CA0029" w:rsidP="00CA0029">
      <w:pPr>
        <w:pStyle w:val="EnglishHangNoCoptic"/>
      </w:pPr>
      <w:r w:rsidRPr="00AB1781">
        <w:t xml:space="preserve">21 </w:t>
      </w:r>
      <w:r w:rsidR="00C8291D">
        <w:t xml:space="preserve">Do not </w:t>
      </w:r>
      <w:r w:rsidRPr="00AB1781">
        <w:t xml:space="preserve">Let the </w:t>
      </w:r>
      <w:r w:rsidR="00C8291D">
        <w:t>humbled</w:t>
      </w:r>
      <w:r w:rsidRPr="00AB1781">
        <w:t xml:space="preserve"> and </w:t>
      </w:r>
      <w:r w:rsidR="00C8291D">
        <w:t>the disgraced</w:t>
      </w:r>
      <w:r w:rsidRPr="00AB1781">
        <w:t xml:space="preserve"> be turned away;</w:t>
      </w:r>
    </w:p>
    <w:p w14:paraId="2A1E4700" w14:textId="40D631FD" w:rsidR="00CA0029" w:rsidRPr="00AB1781" w:rsidRDefault="00CA0029" w:rsidP="00CA0029">
      <w:pPr>
        <w:pStyle w:val="EnglishHangEndNoCoptic"/>
      </w:pPr>
      <w:r w:rsidRPr="00AB1781">
        <w:tab/>
        <w:t xml:space="preserve">the poor and needy will praise </w:t>
      </w:r>
      <w:r w:rsidR="00E570CB">
        <w:t>Your</w:t>
      </w:r>
      <w:r w:rsidR="00C8291D">
        <w:t xml:space="preserve"> N</w:t>
      </w:r>
      <w:r w:rsidRPr="00AB1781">
        <w:t>ame.</w:t>
      </w:r>
    </w:p>
    <w:p w14:paraId="66969EC5" w14:textId="0981CBAA" w:rsidR="00CA0029" w:rsidRPr="00AB1781" w:rsidRDefault="00CA0029" w:rsidP="00CA0029">
      <w:pPr>
        <w:pStyle w:val="EnglishHangNoCoptic"/>
      </w:pPr>
      <w:r w:rsidRPr="00AB1781">
        <w:t xml:space="preserve">22 Arise, O God, </w:t>
      </w:r>
      <w:r w:rsidR="00C8291D">
        <w:t>plead</w:t>
      </w:r>
      <w:r w:rsidRPr="00AB1781">
        <w:t xml:space="preserve"> </w:t>
      </w:r>
      <w:r w:rsidR="00E570CB">
        <w:t>Your</w:t>
      </w:r>
      <w:r w:rsidRPr="00AB1781">
        <w:t xml:space="preserve"> cause;</w:t>
      </w:r>
    </w:p>
    <w:p w14:paraId="3B55C841" w14:textId="040CEBAD" w:rsidR="00CA0029" w:rsidRPr="00AB1781" w:rsidRDefault="00CA0029" w:rsidP="00CA0029">
      <w:pPr>
        <w:pStyle w:val="EnglishHangEndNoCoptic"/>
      </w:pPr>
      <w:r w:rsidRPr="00AB1781">
        <w:tab/>
        <w:t xml:space="preserve">remember how </w:t>
      </w:r>
      <w:r w:rsidR="00C8291D">
        <w:t>You are reproached by the fool</w:t>
      </w:r>
      <w:r w:rsidRPr="00AB1781">
        <w:t xml:space="preserve"> all day long.</w:t>
      </w:r>
    </w:p>
    <w:p w14:paraId="64F03389" w14:textId="0BDB1203" w:rsidR="00CA0029" w:rsidRPr="00AB1781" w:rsidRDefault="00CA0029" w:rsidP="00CA0029">
      <w:pPr>
        <w:pStyle w:val="EnglishHangNoCoptic"/>
      </w:pPr>
      <w:r w:rsidRPr="00AB1781">
        <w:t xml:space="preserve">23 </w:t>
      </w:r>
      <w:r w:rsidR="00C8291D">
        <w:t>Do not forget</w:t>
      </w:r>
      <w:r w:rsidRPr="00AB1781">
        <w:t xml:space="preserve"> the cry of </w:t>
      </w:r>
      <w:r w:rsidR="00E570CB">
        <w:t>Your</w:t>
      </w:r>
      <w:r w:rsidRPr="00AB1781">
        <w:t xml:space="preserve"> suppliants;</w:t>
      </w:r>
    </w:p>
    <w:p w14:paraId="6DF60B5F" w14:textId="72845787" w:rsidR="00CA0029" w:rsidRPr="00CA0029" w:rsidRDefault="00CA0029" w:rsidP="00CA0029">
      <w:pPr>
        <w:pStyle w:val="EnglishHangEndNoCoptic"/>
      </w:pPr>
      <w:r w:rsidRPr="00AB1781">
        <w:tab/>
        <w:t xml:space="preserve">the </w:t>
      </w:r>
      <w:r w:rsidR="00E269C1">
        <w:t>arrogance</w:t>
      </w:r>
      <w:r w:rsidRPr="00AB1781">
        <w:t xml:space="preserve"> of those who hate </w:t>
      </w:r>
      <w:r w:rsidR="001040C8">
        <w:t>You</w:t>
      </w:r>
      <w:r w:rsidRPr="00AB1781">
        <w:t xml:space="preserve"> </w:t>
      </w:r>
      <w:r w:rsidR="00C8291D">
        <w:t xml:space="preserve">rises to You </w:t>
      </w:r>
      <w:r w:rsidRPr="00AB1781">
        <w:t>continually.</w:t>
      </w:r>
    </w:p>
    <w:p w14:paraId="39AAA1C8" w14:textId="620D38F1" w:rsidR="00F933DE" w:rsidRDefault="00F933DE" w:rsidP="00F933DE">
      <w:pPr>
        <w:pStyle w:val="Rubric"/>
      </w:pPr>
      <w:r>
        <w:t>Glory…</w:t>
      </w:r>
    </w:p>
    <w:p w14:paraId="131F3E57" w14:textId="77680CA6" w:rsidR="00CA0029" w:rsidRPr="00AB1781" w:rsidRDefault="00CA0029" w:rsidP="00BF0205">
      <w:pPr>
        <w:pStyle w:val="Heading4"/>
      </w:pPr>
      <w:r>
        <w:t>Psalm</w:t>
      </w:r>
      <w:r w:rsidRPr="00AB1781">
        <w:t xml:space="preserve"> 74</w:t>
      </w:r>
      <w:r>
        <w:t xml:space="preserve">: </w:t>
      </w:r>
      <w:r w:rsidR="007D2678">
        <w:t>“</w:t>
      </w:r>
      <w:r>
        <w:t xml:space="preserve">We </w:t>
      </w:r>
      <w:r w:rsidR="007D2678">
        <w:t>will confess</w:t>
      </w:r>
      <w:r>
        <w:t xml:space="preserve"> </w:t>
      </w:r>
      <w:r w:rsidR="001040C8">
        <w:t>You</w:t>
      </w:r>
      <w:r>
        <w:t>, O God</w:t>
      </w:r>
      <w:r w:rsidR="007D2678">
        <w:t>”</w:t>
      </w:r>
    </w:p>
    <w:p w14:paraId="30A748C7"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1C9FC479"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True Judge Who Humbles and Exalts</w:t>
      </w:r>
    </w:p>
    <w:p w14:paraId="3841290E" w14:textId="2F0042C3" w:rsidR="00CA0029" w:rsidRPr="00AB1781" w:rsidRDefault="00CA0029" w:rsidP="00CA0029">
      <w:pPr>
        <w:pStyle w:val="Rubric"/>
      </w:pPr>
      <w:r w:rsidRPr="00AB1781">
        <w:t>1 (</w:t>
      </w:r>
      <w:r w:rsidR="00D06AFD">
        <w:t>For the end; d</w:t>
      </w:r>
      <w:r w:rsidRPr="00AB1781">
        <w:t>o not destroy. A Psalm for a song by Asaph)</w:t>
      </w:r>
    </w:p>
    <w:p w14:paraId="36D0C26C" w14:textId="6F0B6C98" w:rsidR="00CA0029" w:rsidRPr="00AB1781" w:rsidRDefault="00CA0029" w:rsidP="00CA0029">
      <w:pPr>
        <w:pStyle w:val="EnglishHangNoCoptic"/>
      </w:pPr>
      <w:r w:rsidRPr="00AB1781">
        <w:t xml:space="preserve">2 We </w:t>
      </w:r>
      <w:r w:rsidR="00D06AFD">
        <w:t>will confess</w:t>
      </w:r>
      <w:r w:rsidR="00E269C1">
        <w:rPr>
          <w:rStyle w:val="FootnoteReference"/>
        </w:rPr>
        <w:footnoteReference w:id="405"/>
      </w:r>
      <w:r w:rsidRPr="00AB1781">
        <w:t xml:space="preserve"> </w:t>
      </w:r>
      <w:r w:rsidR="001040C8">
        <w:t>You</w:t>
      </w:r>
      <w:r w:rsidR="00D06AFD">
        <w:t>, O God;</w:t>
      </w:r>
    </w:p>
    <w:p w14:paraId="291A5856" w14:textId="121FB60D" w:rsidR="00CA0029" w:rsidRPr="00AB1781" w:rsidRDefault="00CA0029" w:rsidP="00D06AFD">
      <w:pPr>
        <w:pStyle w:val="EnglishHangEndNoCoptic"/>
      </w:pPr>
      <w:r w:rsidRPr="00AB1781">
        <w:tab/>
        <w:t xml:space="preserve">we </w:t>
      </w:r>
      <w:r w:rsidR="00D06AFD">
        <w:t>will confess</w:t>
      </w:r>
      <w:r w:rsidRPr="00AB1781">
        <w:t xml:space="preserve"> </w:t>
      </w:r>
      <w:r w:rsidR="00D06AFD">
        <w:t xml:space="preserve">and call upon </w:t>
      </w:r>
      <w:r w:rsidR="00E570CB">
        <w:t>Your</w:t>
      </w:r>
      <w:r w:rsidR="00D06AFD">
        <w:t xml:space="preserve"> N</w:t>
      </w:r>
      <w:r w:rsidRPr="00AB1781">
        <w:t>ame.</w:t>
      </w:r>
    </w:p>
    <w:p w14:paraId="72BBB109" w14:textId="77777777" w:rsidR="00CA0029" w:rsidRPr="00AB1781" w:rsidRDefault="00CA0029" w:rsidP="00CA0029">
      <w:pPr>
        <w:pStyle w:val="EnglishHangNoCoptic"/>
      </w:pPr>
      <w:r w:rsidRPr="00AB1781">
        <w:t xml:space="preserve">3 I will tell of all </w:t>
      </w:r>
      <w:r w:rsidR="00E570CB">
        <w:t>Your</w:t>
      </w:r>
      <w:r w:rsidRPr="00AB1781">
        <w:t xml:space="preserve"> wonders.</w:t>
      </w:r>
    </w:p>
    <w:p w14:paraId="2583964A" w14:textId="271482DF" w:rsidR="00CA0029" w:rsidRPr="00AB1781" w:rsidRDefault="00CA0029" w:rsidP="00CA0029">
      <w:pPr>
        <w:pStyle w:val="EnglishHangEndNoCoptic"/>
      </w:pPr>
      <w:r w:rsidRPr="00AB1781">
        <w:tab/>
      </w:r>
      <w:r w:rsidR="00D06AFD">
        <w:t>“</w:t>
      </w:r>
      <w:r w:rsidRPr="00AB1781">
        <w:t xml:space="preserve">When I </w:t>
      </w:r>
      <w:r w:rsidR="00D06AFD">
        <w:t>seize the opportune moment</w:t>
      </w:r>
      <w:r w:rsidRPr="00AB1781">
        <w:t xml:space="preserve">, I will judge </w:t>
      </w:r>
      <w:r w:rsidR="00D06AFD">
        <w:t>rightly</w:t>
      </w:r>
      <w:r w:rsidRPr="00AB1781">
        <w:t>.</w:t>
      </w:r>
    </w:p>
    <w:p w14:paraId="44295DA3" w14:textId="413E2538" w:rsidR="00CA0029" w:rsidRPr="00AB1781" w:rsidRDefault="00CA0029" w:rsidP="00CA0029">
      <w:pPr>
        <w:pStyle w:val="EnglishHangNoCoptic"/>
      </w:pPr>
      <w:r w:rsidRPr="00AB1781">
        <w:lastRenderedPageBreak/>
        <w:t>4 Th</w:t>
      </w:r>
      <w:r w:rsidR="00D06AFD">
        <w:t xml:space="preserve">e earth and all its inhabitants </w:t>
      </w:r>
      <w:r w:rsidRPr="00AB1781">
        <w:t>melt</w:t>
      </w:r>
      <w:r w:rsidR="00D06AFD">
        <w:t>ed</w:t>
      </w:r>
      <w:r w:rsidRPr="00AB1781">
        <w:t>;</w:t>
      </w:r>
    </w:p>
    <w:p w14:paraId="01FA1E5F" w14:textId="627D9BB6" w:rsidR="00CA0029" w:rsidRPr="00AB1781" w:rsidRDefault="00CA0029" w:rsidP="00CA0029">
      <w:pPr>
        <w:pStyle w:val="EnglishHangEndNoCoptic"/>
      </w:pPr>
      <w:r w:rsidRPr="00AB1781">
        <w:tab/>
        <w:t xml:space="preserve">it is I who </w:t>
      </w:r>
      <w:r w:rsidR="00D06AFD">
        <w:t>made</w:t>
      </w:r>
      <w:r w:rsidRPr="00AB1781">
        <w:t xml:space="preserve"> its pillars</w:t>
      </w:r>
      <w:r w:rsidR="00D06AFD">
        <w:t xml:space="preserve"> firm</w:t>
      </w:r>
      <w:r w:rsidRPr="00AB1781">
        <w:t>.</w:t>
      </w:r>
      <w:r w:rsidR="00D06AFD">
        <w:t>”</w:t>
      </w:r>
      <w:r w:rsidRPr="00AB1781">
        <w:t xml:space="preserve"> </w:t>
      </w:r>
      <w:r w:rsidRPr="00AB1781">
        <w:rPr>
          <w:i/>
        </w:rPr>
        <w:t>(Pause)</w:t>
      </w:r>
    </w:p>
    <w:p w14:paraId="736BC20E" w14:textId="5E77EA4E" w:rsidR="00CA0029" w:rsidRPr="00AB1781" w:rsidRDefault="00D06AFD" w:rsidP="00CA0029">
      <w:pPr>
        <w:pStyle w:val="EnglishHangNoCoptic"/>
      </w:pPr>
      <w:r>
        <w:t>5 I said to those who break the Law, “Do not break the Law,”</w:t>
      </w:r>
    </w:p>
    <w:p w14:paraId="08007EFD" w14:textId="4D893916" w:rsidR="00CA0029" w:rsidRPr="00AB1781" w:rsidRDefault="00CA0029" w:rsidP="00CA0029">
      <w:pPr>
        <w:pStyle w:val="EnglishHangEndNoCoptic"/>
      </w:pPr>
      <w:r w:rsidRPr="00AB1781">
        <w:tab/>
        <w:t xml:space="preserve">and to </w:t>
      </w:r>
      <w:r w:rsidR="00D06AFD">
        <w:t>those who sin, “Do not exalt yourselves;</w:t>
      </w:r>
    </w:p>
    <w:p w14:paraId="161469AF" w14:textId="245FEEEA" w:rsidR="00CA0029" w:rsidRPr="00AB1781" w:rsidRDefault="00CA0029" w:rsidP="00CA0029">
      <w:pPr>
        <w:pStyle w:val="EnglishHangNoCoptic"/>
      </w:pPr>
      <w:r w:rsidRPr="00AB1781">
        <w:t xml:space="preserve">6 Do not </w:t>
      </w:r>
      <w:r w:rsidR="00D06AFD">
        <w:t>exalt yourselves on high;</w:t>
      </w:r>
    </w:p>
    <w:p w14:paraId="282713C6" w14:textId="704AFAE0" w:rsidR="00CA0029" w:rsidRPr="00AB1781" w:rsidRDefault="00CA0029" w:rsidP="00CA0029">
      <w:pPr>
        <w:pStyle w:val="EnglishHangEndNoCoptic"/>
      </w:pPr>
      <w:r w:rsidRPr="00AB1781">
        <w:tab/>
        <w:t xml:space="preserve">and speak </w:t>
      </w:r>
      <w:r w:rsidR="00220BA1">
        <w:t xml:space="preserve">injustice </w:t>
      </w:r>
      <w:r w:rsidRPr="00AB1781">
        <w:t>agai</w:t>
      </w:r>
      <w:r w:rsidR="00220BA1">
        <w:t>nst God.”</w:t>
      </w:r>
    </w:p>
    <w:p w14:paraId="7E2E6B6B" w14:textId="4191309F" w:rsidR="00CA0029" w:rsidRPr="00AB1781" w:rsidRDefault="00CA0029" w:rsidP="00CA0029">
      <w:pPr>
        <w:pStyle w:val="EnglishHangNoCoptic"/>
      </w:pPr>
      <w:r w:rsidRPr="00AB1781">
        <w:t xml:space="preserve">7 </w:t>
      </w:r>
      <w:r w:rsidR="00220BA1">
        <w:t xml:space="preserve">For judgment does not come </w:t>
      </w:r>
      <w:r w:rsidRPr="00AB1781">
        <w:t xml:space="preserve">from </w:t>
      </w:r>
      <w:r w:rsidR="00220BA1">
        <w:t>the East nor the</w:t>
      </w:r>
      <w:r w:rsidRPr="00AB1781">
        <w:t xml:space="preserve"> West</w:t>
      </w:r>
      <w:r w:rsidR="00220BA1">
        <w:rPr>
          <w:rStyle w:val="FootnoteReference"/>
        </w:rPr>
        <w:footnoteReference w:id="406"/>
      </w:r>
      <w:r w:rsidRPr="00AB1781">
        <w:t>,</w:t>
      </w:r>
    </w:p>
    <w:p w14:paraId="55DBD591" w14:textId="1C36C834" w:rsidR="00CA0029" w:rsidRPr="00AB1781" w:rsidRDefault="00220BA1" w:rsidP="00CA0029">
      <w:pPr>
        <w:pStyle w:val="EnglishHangEndNoCoptic"/>
      </w:pPr>
      <w:r>
        <w:tab/>
        <w:t>nor from the desert mountains—</w:t>
      </w:r>
    </w:p>
    <w:p w14:paraId="6D9CF284" w14:textId="3DFEE31E" w:rsidR="00CA0029" w:rsidRPr="00AB1781" w:rsidRDefault="00220BA1" w:rsidP="00CA0029">
      <w:pPr>
        <w:pStyle w:val="EnglishHangNoCoptic"/>
      </w:pPr>
      <w:r>
        <w:t>8 f</w:t>
      </w:r>
      <w:r w:rsidR="00CA0029" w:rsidRPr="00AB1781">
        <w:t>or God is judge;</w:t>
      </w:r>
    </w:p>
    <w:p w14:paraId="39109FCC" w14:textId="77777777" w:rsidR="00CA0029" w:rsidRPr="00AB1781" w:rsidRDefault="00CA0029" w:rsidP="00CA0029">
      <w:pPr>
        <w:pStyle w:val="EnglishHangEndNoCoptic"/>
      </w:pPr>
      <w:r w:rsidRPr="00AB1781">
        <w:tab/>
        <w:t>He humbles one and exalts another.</w:t>
      </w:r>
    </w:p>
    <w:p w14:paraId="4DCF3A0A" w14:textId="2A65B713" w:rsidR="00CA0029" w:rsidRPr="00AB1781" w:rsidRDefault="00CA0029" w:rsidP="00CA0029">
      <w:pPr>
        <w:pStyle w:val="EnglishHangNoCoptic"/>
      </w:pPr>
      <w:r w:rsidRPr="00AB1781">
        <w:t xml:space="preserve">9 For </w:t>
      </w:r>
      <w:r w:rsidR="00220BA1">
        <w:t xml:space="preserve">there is a cup </w:t>
      </w:r>
      <w:r w:rsidRPr="00AB1781">
        <w:t>in the hand of the Lord</w:t>
      </w:r>
      <w:r w:rsidR="00220BA1">
        <w:t>,</w:t>
      </w:r>
    </w:p>
    <w:p w14:paraId="21F25ED0" w14:textId="1B2D1C36" w:rsidR="00CA0029" w:rsidRPr="00AB1781" w:rsidRDefault="00CA0029" w:rsidP="00CA0029">
      <w:pPr>
        <w:pStyle w:val="EnglishHangNoCoptic"/>
      </w:pPr>
      <w:r w:rsidRPr="00AB1781">
        <w:tab/>
        <w:t>of strong wine</w:t>
      </w:r>
      <w:r w:rsidR="00220BA1">
        <w:t>,</w:t>
      </w:r>
      <w:r w:rsidRPr="00AB1781">
        <w:t xml:space="preserve"> fully mixed,</w:t>
      </w:r>
    </w:p>
    <w:p w14:paraId="6A2C087C" w14:textId="33253BA9" w:rsidR="00CA0029" w:rsidRPr="00AB1781" w:rsidRDefault="00CA0029" w:rsidP="00CA0029">
      <w:pPr>
        <w:pStyle w:val="EnglishHangNoCoptic"/>
      </w:pPr>
      <w:r w:rsidRPr="00AB1781">
        <w:tab/>
        <w:t xml:space="preserve">and He </w:t>
      </w:r>
      <w:r w:rsidR="00220BA1">
        <w:t>tipped</w:t>
      </w:r>
      <w:r w:rsidRPr="00AB1781">
        <w:t xml:space="preserve"> it </w:t>
      </w:r>
      <w:r w:rsidR="00220BA1">
        <w:t>from side to side</w:t>
      </w:r>
      <w:r w:rsidRPr="00AB1781">
        <w:t>,</w:t>
      </w:r>
    </w:p>
    <w:p w14:paraId="364E5C5B" w14:textId="79075183" w:rsidR="00CA0029" w:rsidRPr="00AB1781" w:rsidRDefault="00CA0029" w:rsidP="00CA0029">
      <w:pPr>
        <w:pStyle w:val="EnglishHangNoCoptic"/>
      </w:pPr>
      <w:r w:rsidRPr="00AB1781">
        <w:tab/>
      </w:r>
      <w:r w:rsidR="00220BA1">
        <w:t>but</w:t>
      </w:r>
      <w:r w:rsidRPr="00AB1781">
        <w:t xml:space="preserve"> </w:t>
      </w:r>
      <w:r w:rsidR="00220BA1">
        <w:t>its dregs</w:t>
      </w:r>
      <w:r w:rsidRPr="00AB1781">
        <w:t xml:space="preserve"> </w:t>
      </w:r>
      <w:r w:rsidR="00220BA1">
        <w:t>were</w:t>
      </w:r>
      <w:r w:rsidRPr="00AB1781">
        <w:t xml:space="preserve"> </w:t>
      </w:r>
      <w:r w:rsidR="00220BA1">
        <w:t>not</w:t>
      </w:r>
      <w:r w:rsidRPr="00AB1781">
        <w:t xml:space="preserve"> emptied</w:t>
      </w:r>
      <w:r w:rsidR="00220BA1">
        <w:t xml:space="preserve"> out</w:t>
      </w:r>
      <w:r w:rsidRPr="00AB1781">
        <w:t>;</w:t>
      </w:r>
    </w:p>
    <w:p w14:paraId="7739EAB1" w14:textId="28CF04E7" w:rsidR="00CA0029" w:rsidRPr="00AB1781" w:rsidRDefault="00CA0029" w:rsidP="00CA0029">
      <w:pPr>
        <w:pStyle w:val="EnglishHangEndNoCoptic"/>
      </w:pPr>
      <w:r w:rsidRPr="00AB1781">
        <w:tab/>
        <w:t xml:space="preserve">all the sinners of the earth </w:t>
      </w:r>
      <w:r w:rsidR="00220BA1">
        <w:t xml:space="preserve">will </w:t>
      </w:r>
      <w:r w:rsidRPr="00AB1781">
        <w:t>drink of them.</w:t>
      </w:r>
    </w:p>
    <w:p w14:paraId="03ED8E20" w14:textId="2258E0F3" w:rsidR="00CA0029" w:rsidRPr="00AB1781" w:rsidRDefault="00CA0029" w:rsidP="00CA0029">
      <w:pPr>
        <w:pStyle w:val="EnglishHangNoCoptic"/>
      </w:pPr>
      <w:r w:rsidRPr="00AB1781">
        <w:t xml:space="preserve">10 But I will rejoice </w:t>
      </w:r>
      <w:r w:rsidR="00A8396B">
        <w:t>forever</w:t>
      </w:r>
      <w:r w:rsidRPr="00AB1781">
        <w:t>,</w:t>
      </w:r>
    </w:p>
    <w:p w14:paraId="4B7224FC" w14:textId="6CA50960" w:rsidR="00CA0029" w:rsidRPr="00AB1781" w:rsidRDefault="00CA0029" w:rsidP="00220BA1">
      <w:pPr>
        <w:pStyle w:val="EnglishHangEndNoCoptic"/>
      </w:pPr>
      <w:r w:rsidRPr="00AB1781">
        <w:tab/>
        <w:t>I will s</w:t>
      </w:r>
      <w:r w:rsidR="00220BA1">
        <w:t>ing praises to the God of Jacob.</w:t>
      </w:r>
    </w:p>
    <w:p w14:paraId="7501BCB2" w14:textId="7DAFC09D" w:rsidR="00CA0029" w:rsidRPr="00AB1781" w:rsidRDefault="00220BA1" w:rsidP="00CA0029">
      <w:pPr>
        <w:pStyle w:val="EnglishHangNoCoptic"/>
      </w:pPr>
      <w:r>
        <w:t>11 I will crush</w:t>
      </w:r>
      <w:r w:rsidR="00CA0029" w:rsidRPr="00AB1781">
        <w:t xml:space="preserve"> all the power</w:t>
      </w:r>
      <w:r>
        <w:rPr>
          <w:rStyle w:val="FootnoteReference"/>
        </w:rPr>
        <w:footnoteReference w:id="407"/>
      </w:r>
      <w:r w:rsidR="00CA0029" w:rsidRPr="00AB1781">
        <w:t xml:space="preserve"> of sinner</w:t>
      </w:r>
      <w:r>
        <w:t>s</w:t>
      </w:r>
      <w:r w:rsidR="00CA0029" w:rsidRPr="00AB1781">
        <w:t>,</w:t>
      </w:r>
    </w:p>
    <w:p w14:paraId="5EB1011B" w14:textId="16455A8E" w:rsidR="00CA0029" w:rsidRPr="00CA0029" w:rsidRDefault="00CA0029" w:rsidP="00CA0029">
      <w:pPr>
        <w:pStyle w:val="EnglishHangEndNoCoptic"/>
      </w:pPr>
      <w:r w:rsidRPr="00AB1781">
        <w:tab/>
        <w:t xml:space="preserve">but the power of the righteous </w:t>
      </w:r>
      <w:r w:rsidR="00220BA1">
        <w:t xml:space="preserve">man </w:t>
      </w:r>
      <w:r w:rsidRPr="00AB1781">
        <w:t>will be exalted.</w:t>
      </w:r>
    </w:p>
    <w:p w14:paraId="4784602B" w14:textId="342FA6DC" w:rsidR="00CA0029" w:rsidRPr="00CA0029" w:rsidRDefault="00520302" w:rsidP="00BF0205">
      <w:pPr>
        <w:pStyle w:val="Heading4"/>
      </w:pPr>
      <w:r>
        <w:t>Psalm</w:t>
      </w:r>
      <w:r w:rsidR="00CA0029" w:rsidRPr="00AB1781">
        <w:t xml:space="preserve"> 75</w:t>
      </w:r>
      <w:r>
        <w:t xml:space="preserve">: </w:t>
      </w:r>
      <w:r w:rsidR="007D2678">
        <w:t>“God is known in Judah; His N</w:t>
      </w:r>
      <w:r>
        <w:t>ame is great is Israel</w:t>
      </w:r>
      <w:r w:rsidR="007D2678">
        <w:t>”</w:t>
      </w:r>
    </w:p>
    <w:p w14:paraId="3C6A390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Victory</w:t>
      </w:r>
    </w:p>
    <w:p w14:paraId="521A6821"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is Terrible to the Proud but He Saves the Humble</w:t>
      </w:r>
    </w:p>
    <w:p w14:paraId="5A19A8BB" w14:textId="1E7D794D" w:rsidR="00CA0029" w:rsidRPr="00AB1781" w:rsidRDefault="00CA0029" w:rsidP="00CA0029">
      <w:pPr>
        <w:pStyle w:val="Rubric"/>
      </w:pPr>
      <w:r w:rsidRPr="00AB1781">
        <w:t>1 (</w:t>
      </w:r>
      <w:r w:rsidR="00214BCC">
        <w:t>For the end; among</w:t>
      </w:r>
      <w:r w:rsidRPr="00AB1781">
        <w:t xml:space="preserve"> hymns. A Psalm by Asaph. An ode to the Assyrian)</w:t>
      </w:r>
    </w:p>
    <w:p w14:paraId="256AF99C" w14:textId="77777777" w:rsidR="00CA0029" w:rsidRPr="00AB1781" w:rsidRDefault="00CA0029" w:rsidP="00CA0029">
      <w:pPr>
        <w:pStyle w:val="EnglishHangNoCoptic"/>
      </w:pPr>
      <w:r w:rsidRPr="00AB1781">
        <w:t>2 God is known in Judah;</w:t>
      </w:r>
    </w:p>
    <w:p w14:paraId="13F689D3" w14:textId="4AAA9C30" w:rsidR="00CA0029" w:rsidRPr="00AB1781" w:rsidRDefault="00214BCC" w:rsidP="00CA0029">
      <w:pPr>
        <w:pStyle w:val="EnglishHangEndNoCoptic"/>
      </w:pPr>
      <w:r>
        <w:tab/>
        <w:t>His N</w:t>
      </w:r>
      <w:r w:rsidR="00CA0029" w:rsidRPr="00AB1781">
        <w:t>ame is great in Israel.</w:t>
      </w:r>
    </w:p>
    <w:p w14:paraId="7412274F" w14:textId="18E8A0A8" w:rsidR="00CA0029" w:rsidRPr="00AB1781" w:rsidRDefault="00CA0029" w:rsidP="00CA0029">
      <w:pPr>
        <w:pStyle w:val="EnglishHangNoCoptic"/>
      </w:pPr>
      <w:r w:rsidRPr="00AB1781">
        <w:t xml:space="preserve">3 His </w:t>
      </w:r>
      <w:r w:rsidR="00214BCC">
        <w:t>sanctuary was</w:t>
      </w:r>
      <w:r w:rsidRPr="00AB1781">
        <w:t xml:space="preserve"> in peace,</w:t>
      </w:r>
      <w:r w:rsidRPr="00AB1781">
        <w:rPr>
          <w:rStyle w:val="FootnoteReference"/>
        </w:rPr>
        <w:footnoteReference w:id="408"/>
      </w:r>
    </w:p>
    <w:p w14:paraId="777B02B9" w14:textId="337B2BF0" w:rsidR="00CA0029" w:rsidRPr="00AB1781" w:rsidRDefault="00CA0029" w:rsidP="00CA0029">
      <w:pPr>
        <w:pStyle w:val="EnglishHangEndNoCoptic"/>
      </w:pPr>
      <w:r w:rsidRPr="00AB1781">
        <w:tab/>
        <w:t xml:space="preserve">and His </w:t>
      </w:r>
      <w:r w:rsidR="00214BCC">
        <w:t xml:space="preserve">place of </w:t>
      </w:r>
      <w:r w:rsidRPr="00AB1781">
        <w:t>dwelling</w:t>
      </w:r>
      <w:r w:rsidR="00214BCC">
        <w:t xml:space="preserve"> was</w:t>
      </w:r>
      <w:r w:rsidRPr="00AB1781">
        <w:t xml:space="preserve"> in Zion.</w:t>
      </w:r>
    </w:p>
    <w:p w14:paraId="45246B51" w14:textId="0713ABAF" w:rsidR="00CA0029" w:rsidRPr="00AB1781" w:rsidRDefault="00CA0029" w:rsidP="00CA0029">
      <w:pPr>
        <w:pStyle w:val="EnglishHangNoCoptic"/>
      </w:pPr>
      <w:r w:rsidRPr="00AB1781">
        <w:t>4 He broke the power of the bow</w:t>
      </w:r>
      <w:r w:rsidR="00214BCC">
        <w:t>s</w:t>
      </w:r>
      <w:r w:rsidRPr="00AB1781">
        <w:t>,</w:t>
      </w:r>
    </w:p>
    <w:p w14:paraId="2135E2DC" w14:textId="13D2840A" w:rsidR="00CA0029" w:rsidRPr="00AB1781" w:rsidRDefault="00CA0029" w:rsidP="00CA0029">
      <w:pPr>
        <w:pStyle w:val="EnglishHangEndNoCoptic"/>
      </w:pPr>
      <w:r w:rsidRPr="00AB1781">
        <w:tab/>
        <w:t>the shield, and the sword, and war</w:t>
      </w:r>
      <w:r w:rsidR="00214BCC">
        <w:t xml:space="preserve"> there</w:t>
      </w:r>
      <w:r w:rsidRPr="00AB1781">
        <w:t>.</w:t>
      </w:r>
      <w:r w:rsidRPr="00AB1781">
        <w:rPr>
          <w:rStyle w:val="FootnoteReference"/>
        </w:rPr>
        <w:footnoteReference w:id="409"/>
      </w:r>
      <w:r w:rsidRPr="00AB1781">
        <w:t xml:space="preserve"> </w:t>
      </w:r>
      <w:r w:rsidRPr="00AB1781">
        <w:rPr>
          <w:i/>
        </w:rPr>
        <w:t>(Pause)</w:t>
      </w:r>
    </w:p>
    <w:p w14:paraId="2B4CE2FF" w14:textId="3E266809" w:rsidR="00CA0029" w:rsidRPr="00AB1781" w:rsidRDefault="00CA0029" w:rsidP="00CA0029">
      <w:pPr>
        <w:pStyle w:val="EnglishHangNoCoptic"/>
      </w:pPr>
      <w:r w:rsidRPr="00AB1781">
        <w:lastRenderedPageBreak/>
        <w:t xml:space="preserve">5 </w:t>
      </w:r>
      <w:r w:rsidR="001040C8">
        <w:t>You</w:t>
      </w:r>
      <w:r w:rsidRPr="00AB1781">
        <w:t xml:space="preserve"> </w:t>
      </w:r>
      <w:r w:rsidR="00004BA4">
        <w:t>enlighten</w:t>
      </w:r>
      <w:r w:rsidRPr="00AB1781">
        <w:t xml:space="preserve"> </w:t>
      </w:r>
      <w:r w:rsidR="00214BCC">
        <w:t>wondrously</w:t>
      </w:r>
    </w:p>
    <w:p w14:paraId="3FAD18A5" w14:textId="77777777" w:rsidR="00CA0029" w:rsidRPr="00AB1781" w:rsidRDefault="00CA0029" w:rsidP="00CA0029">
      <w:pPr>
        <w:pStyle w:val="EnglishHangEndNoCoptic"/>
      </w:pPr>
      <w:r w:rsidRPr="00AB1781">
        <w:tab/>
        <w:t>from the eternal mountains.</w:t>
      </w:r>
      <w:r w:rsidRPr="00AB1781">
        <w:rPr>
          <w:rStyle w:val="FootnoteReference"/>
        </w:rPr>
        <w:footnoteReference w:id="410"/>
      </w:r>
    </w:p>
    <w:p w14:paraId="6E973AC5" w14:textId="28E002DA" w:rsidR="00CA0029" w:rsidRPr="00AB1781" w:rsidRDefault="00CA0029" w:rsidP="00CA0029">
      <w:pPr>
        <w:pStyle w:val="EnglishHangNoCoptic"/>
      </w:pPr>
      <w:r w:rsidRPr="00AB1781">
        <w:t xml:space="preserve">6 All the foolish </w:t>
      </w:r>
      <w:r w:rsidR="00214BCC">
        <w:t>in</w:t>
      </w:r>
      <w:r w:rsidRPr="00AB1781">
        <w:t xml:space="preserve"> heart </w:t>
      </w:r>
      <w:r w:rsidR="00214BCC">
        <w:t>were</w:t>
      </w:r>
      <w:r w:rsidRPr="00AB1781">
        <w:t xml:space="preserve"> troubled;</w:t>
      </w:r>
    </w:p>
    <w:p w14:paraId="3AB686B0" w14:textId="77777777" w:rsidR="00CA0029" w:rsidRPr="00AB1781" w:rsidRDefault="00CA0029" w:rsidP="00CA0029">
      <w:pPr>
        <w:pStyle w:val="EnglishHangNoCoptic"/>
      </w:pPr>
      <w:r w:rsidRPr="00AB1781">
        <w:tab/>
        <w:t>they sleep their sleep,</w:t>
      </w:r>
    </w:p>
    <w:p w14:paraId="0759CFCE" w14:textId="77777777" w:rsidR="00CA0029" w:rsidRPr="00AB1781" w:rsidRDefault="00CA0029" w:rsidP="00CA0029">
      <w:pPr>
        <w:pStyle w:val="EnglishHangNoCoptic"/>
      </w:pPr>
      <w:r w:rsidRPr="00AB1781">
        <w:tab/>
        <w:t>and none of the men of wealth</w:t>
      </w:r>
    </w:p>
    <w:p w14:paraId="1B85B85A" w14:textId="77777777" w:rsidR="00CA0029" w:rsidRPr="00AB1781" w:rsidRDefault="00CA0029" w:rsidP="00CA0029">
      <w:pPr>
        <w:pStyle w:val="EnglishHangEndNoCoptic"/>
      </w:pPr>
      <w:r w:rsidRPr="00AB1781">
        <w:tab/>
        <w:t>find anything in their hands.</w:t>
      </w:r>
    </w:p>
    <w:p w14:paraId="73FE161B" w14:textId="77777777" w:rsidR="00CA0029" w:rsidRPr="00AB1781" w:rsidRDefault="00CA0029" w:rsidP="00CA0029">
      <w:pPr>
        <w:pStyle w:val="EnglishHangNoCoptic"/>
      </w:pPr>
      <w:r w:rsidRPr="00AB1781">
        <w:t xml:space="preserve">7 At </w:t>
      </w:r>
      <w:r w:rsidR="00E570CB">
        <w:t>Your</w:t>
      </w:r>
      <w:r w:rsidRPr="00AB1781">
        <w:t xml:space="preserve"> rebuke, O God of Jacob,</w:t>
      </w:r>
    </w:p>
    <w:p w14:paraId="75A2F999" w14:textId="0BA1FF1F" w:rsidR="00CA0029" w:rsidRPr="00AB1781" w:rsidRDefault="00CA0029" w:rsidP="00CA0029">
      <w:pPr>
        <w:pStyle w:val="EnglishHangEndNoCoptic"/>
      </w:pPr>
      <w:r w:rsidRPr="00AB1781">
        <w:tab/>
      </w:r>
      <w:r w:rsidR="00214BCC">
        <w:t>Those mounted on</w:t>
      </w:r>
      <w:r w:rsidRPr="00AB1781">
        <w:t xml:space="preserve"> </w:t>
      </w:r>
      <w:r w:rsidR="00214BCC">
        <w:t>fell asleep</w:t>
      </w:r>
      <w:r w:rsidRPr="00AB1781">
        <w:t>.</w:t>
      </w:r>
    </w:p>
    <w:p w14:paraId="084E6316" w14:textId="6D82E6D5" w:rsidR="00CA0029" w:rsidRPr="00AB1781" w:rsidRDefault="00CA0029" w:rsidP="00CA0029">
      <w:pPr>
        <w:pStyle w:val="EnglishHangNoCoptic"/>
      </w:pPr>
      <w:r w:rsidRPr="00AB1781">
        <w:t xml:space="preserve">8 </w:t>
      </w:r>
      <w:r w:rsidR="00214BCC">
        <w:t>You are awesome! w</w:t>
      </w:r>
      <w:r w:rsidRPr="00AB1781">
        <w:t xml:space="preserve">ho can </w:t>
      </w:r>
      <w:r w:rsidR="00214BCC">
        <w:t>stand against</w:t>
      </w:r>
      <w:r w:rsidRPr="00AB1781">
        <w:t xml:space="preserve"> </w:t>
      </w:r>
      <w:r w:rsidR="001040C8">
        <w:t>You</w:t>
      </w:r>
    </w:p>
    <w:p w14:paraId="423C0A40" w14:textId="77777777" w:rsidR="00CA0029" w:rsidRPr="00AB1781" w:rsidRDefault="00CA0029" w:rsidP="00CA0029">
      <w:pPr>
        <w:pStyle w:val="EnglishHangEndNoCoptic"/>
      </w:pPr>
      <w:r w:rsidRPr="00AB1781">
        <w:tab/>
        <w:t xml:space="preserve">when </w:t>
      </w:r>
      <w:r w:rsidR="00E570CB">
        <w:t>Your</w:t>
      </w:r>
      <w:r w:rsidRPr="00AB1781">
        <w:t xml:space="preserve"> anger is roused?</w:t>
      </w:r>
    </w:p>
    <w:p w14:paraId="14620920" w14:textId="72B9152F" w:rsidR="00CA0029" w:rsidRPr="00AB1781" w:rsidRDefault="00CA0029" w:rsidP="00CA0029">
      <w:pPr>
        <w:pStyle w:val="EnglishHangNoCoptic"/>
      </w:pPr>
      <w:r w:rsidRPr="00AB1781">
        <w:t xml:space="preserve">9 </w:t>
      </w:r>
      <w:r w:rsidR="001040C8">
        <w:t>You</w:t>
      </w:r>
      <w:r w:rsidRPr="00AB1781">
        <w:t xml:space="preserve"> </w:t>
      </w:r>
      <w:r w:rsidR="00214BCC">
        <w:t>made</w:t>
      </w:r>
      <w:r w:rsidRPr="00AB1781">
        <w:t xml:space="preserve"> judgment</w:t>
      </w:r>
      <w:r w:rsidR="00214BCC">
        <w:t xml:space="preserve"> to be</w:t>
      </w:r>
      <w:r w:rsidRPr="00AB1781">
        <w:t xml:space="preserve"> heard from heaven;</w:t>
      </w:r>
    </w:p>
    <w:p w14:paraId="1004DC3B" w14:textId="422B9EC2" w:rsidR="00CA0029" w:rsidRPr="00AB1781" w:rsidRDefault="00CA0029" w:rsidP="00CA0029">
      <w:pPr>
        <w:pStyle w:val="EnglishHangEndNoCoptic"/>
      </w:pPr>
      <w:r w:rsidRPr="00AB1781">
        <w:tab/>
      </w:r>
      <w:r w:rsidR="00214BCC">
        <w:t xml:space="preserve">the </w:t>
      </w:r>
      <w:r w:rsidRPr="00AB1781">
        <w:t xml:space="preserve">earth </w:t>
      </w:r>
      <w:r w:rsidR="00214BCC">
        <w:t>was afraid</w:t>
      </w:r>
      <w:r w:rsidRPr="00AB1781">
        <w:t xml:space="preserve"> and </w:t>
      </w:r>
      <w:r w:rsidR="00214BCC">
        <w:t xml:space="preserve">kept </w:t>
      </w:r>
      <w:r w:rsidRPr="00AB1781">
        <w:t>silent,</w:t>
      </w:r>
    </w:p>
    <w:p w14:paraId="2581817A" w14:textId="5657501F" w:rsidR="00CA0029" w:rsidRPr="00AB1781" w:rsidRDefault="00CA0029" w:rsidP="00CA0029">
      <w:pPr>
        <w:pStyle w:val="EnglishHangNoCoptic"/>
      </w:pPr>
      <w:r w:rsidRPr="00AB1781">
        <w:t xml:space="preserve">10 when God </w:t>
      </w:r>
      <w:r w:rsidR="00214BCC">
        <w:t>arose</w:t>
      </w:r>
      <w:r w:rsidRPr="00AB1781">
        <w:t xml:space="preserve"> for judgment</w:t>
      </w:r>
      <w:r w:rsidR="00214BCC">
        <w:t>,</w:t>
      </w:r>
    </w:p>
    <w:p w14:paraId="7450E814" w14:textId="77777777" w:rsidR="00CA0029" w:rsidRPr="00AB1781" w:rsidRDefault="00CA0029" w:rsidP="00CA0029">
      <w:pPr>
        <w:pStyle w:val="EnglishHangEndNoCoptic"/>
      </w:pPr>
      <w:r w:rsidRPr="00AB1781">
        <w:tab/>
        <w:t xml:space="preserve">to save all the meek of the earth. </w:t>
      </w:r>
      <w:r w:rsidRPr="00AB1781">
        <w:rPr>
          <w:i/>
        </w:rPr>
        <w:t>(Pause)</w:t>
      </w:r>
    </w:p>
    <w:p w14:paraId="5EE44166" w14:textId="3362647B" w:rsidR="00CA0029" w:rsidRPr="00AB1781" w:rsidRDefault="00CA0029" w:rsidP="00CA0029">
      <w:pPr>
        <w:pStyle w:val="EnglishHangNoCoptic"/>
      </w:pPr>
      <w:r w:rsidRPr="00AB1781">
        <w:t xml:space="preserve">11 For the thought of man will confess to </w:t>
      </w:r>
      <w:r w:rsidR="001040C8">
        <w:t>You</w:t>
      </w:r>
      <w:r w:rsidR="00214BCC">
        <w:t>,</w:t>
      </w:r>
    </w:p>
    <w:p w14:paraId="75ADC2E3" w14:textId="1337A877" w:rsidR="00CA0029" w:rsidRPr="00AB1781" w:rsidRDefault="00CA0029" w:rsidP="00CA0029">
      <w:pPr>
        <w:pStyle w:val="EnglishHangEndNoCoptic"/>
      </w:pPr>
      <w:r w:rsidRPr="00AB1781">
        <w:tab/>
        <w:t xml:space="preserve">and the </w:t>
      </w:r>
      <w:r w:rsidR="00214BCC">
        <w:t>remnant</w:t>
      </w:r>
      <w:r w:rsidRPr="00AB1781">
        <w:t xml:space="preserve"> of his thought will keep </w:t>
      </w:r>
      <w:r w:rsidR="00214BCC">
        <w:t>feast</w:t>
      </w:r>
      <w:r w:rsidRPr="00AB1781">
        <w:t xml:space="preserve"> to </w:t>
      </w:r>
      <w:r w:rsidR="001040C8">
        <w:t>You</w:t>
      </w:r>
      <w:r w:rsidRPr="00AB1781">
        <w:t>.</w:t>
      </w:r>
      <w:r w:rsidRPr="00AB1781">
        <w:rPr>
          <w:rStyle w:val="FootnoteReference"/>
        </w:rPr>
        <w:footnoteReference w:id="411"/>
      </w:r>
    </w:p>
    <w:p w14:paraId="261A80B1" w14:textId="137EEFDC" w:rsidR="00CA0029" w:rsidRPr="00AB1781" w:rsidRDefault="00CA0029" w:rsidP="00CA0029">
      <w:pPr>
        <w:pStyle w:val="EnglishHangNoCoptic"/>
      </w:pPr>
      <w:r w:rsidRPr="00AB1781">
        <w:t xml:space="preserve">12 </w:t>
      </w:r>
      <w:r w:rsidR="00214BCC">
        <w:t>Make vows, and pay t</w:t>
      </w:r>
      <w:r w:rsidRPr="00AB1781">
        <w:t>o the Lord our God;</w:t>
      </w:r>
    </w:p>
    <w:p w14:paraId="61C7D473" w14:textId="17126DA9" w:rsidR="00CA0029" w:rsidRPr="00AB1781" w:rsidRDefault="00CA0029" w:rsidP="00CA0029">
      <w:pPr>
        <w:pStyle w:val="EnglishHangEndNoCoptic"/>
      </w:pPr>
      <w:r w:rsidRPr="00AB1781">
        <w:tab/>
        <w:t>all around Him</w:t>
      </w:r>
      <w:r w:rsidR="00214BCC">
        <w:t xml:space="preserve"> will</w:t>
      </w:r>
      <w:r w:rsidRPr="00AB1781">
        <w:t xml:space="preserve"> bring gifts</w:t>
      </w:r>
    </w:p>
    <w:p w14:paraId="4A2E2AED" w14:textId="2CBB865E" w:rsidR="00CA0029" w:rsidRPr="00AB1781" w:rsidRDefault="00CA0029" w:rsidP="00CA0029">
      <w:pPr>
        <w:pStyle w:val="EnglishHangNoCoptic"/>
      </w:pPr>
      <w:r w:rsidRPr="00AB1781">
        <w:t xml:space="preserve">13 to </w:t>
      </w:r>
      <w:r w:rsidR="00214BCC">
        <w:t>the awesome One, He who</w:t>
      </w:r>
      <w:r w:rsidRPr="00AB1781">
        <w:t xml:space="preserve"> </w:t>
      </w:r>
      <w:r w:rsidR="00214BCC">
        <w:t>takes away</w:t>
      </w:r>
      <w:r w:rsidRPr="00AB1781">
        <w:t xml:space="preserve"> the spirits of rulers,</w:t>
      </w:r>
    </w:p>
    <w:p w14:paraId="68319632" w14:textId="08CC6A41" w:rsidR="00CA0029" w:rsidRPr="00CA0029" w:rsidRDefault="00CA0029" w:rsidP="00CA0029">
      <w:pPr>
        <w:pStyle w:val="EnglishHangEndNoCoptic"/>
      </w:pPr>
      <w:r w:rsidRPr="00AB1781">
        <w:tab/>
      </w:r>
      <w:r w:rsidR="001E7CE9">
        <w:t xml:space="preserve">To the awesome One among </w:t>
      </w:r>
      <w:r w:rsidRPr="00AB1781">
        <w:t xml:space="preserve">the </w:t>
      </w:r>
      <w:r w:rsidR="001E7CE9">
        <w:t>kings</w:t>
      </w:r>
      <w:r w:rsidRPr="00AB1781">
        <w:rPr>
          <w:rStyle w:val="FootnoteReference"/>
        </w:rPr>
        <w:footnoteReference w:id="412"/>
      </w:r>
      <w:r w:rsidRPr="00AB1781">
        <w:t xml:space="preserve"> of the earth.</w:t>
      </w:r>
    </w:p>
    <w:p w14:paraId="515BDCAC" w14:textId="1E12B3AF" w:rsidR="00CA0029" w:rsidRPr="00AB1781" w:rsidRDefault="00CA0029" w:rsidP="00BF0205">
      <w:pPr>
        <w:pStyle w:val="Heading4"/>
      </w:pPr>
      <w:r>
        <w:t>Psalm</w:t>
      </w:r>
      <w:r w:rsidRPr="00AB1781">
        <w:t xml:space="preserve"> 76</w:t>
      </w:r>
      <w:r>
        <w:t xml:space="preserve">: </w:t>
      </w:r>
      <w:r w:rsidR="007D2678">
        <w:t xml:space="preserve">“I cry to the Lord with </w:t>
      </w:r>
      <w:r>
        <w:t>my voice</w:t>
      </w:r>
      <w:r w:rsidR="007D2678">
        <w:t>”</w:t>
      </w:r>
    </w:p>
    <w:p w14:paraId="4C2D8A86" w14:textId="77777777" w:rsidR="00CA0029" w:rsidRPr="00AB1781" w:rsidRDefault="00CA0029" w:rsidP="00CA0029">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Remembrance of God’s Saving Acts</w:t>
      </w:r>
    </w:p>
    <w:p w14:paraId="0A2820EE" w14:textId="77777777" w:rsidR="00CA0029" w:rsidRPr="00AB1781" w:rsidRDefault="00CA0029" w:rsidP="00CA0029">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Changes Doubt into Triumphant Faith</w:t>
      </w:r>
    </w:p>
    <w:p w14:paraId="408413AB" w14:textId="371DDF9B" w:rsidR="00CA0029" w:rsidRPr="00AB1781" w:rsidRDefault="00CA0029" w:rsidP="00CA0029">
      <w:pPr>
        <w:pStyle w:val="Rubric"/>
      </w:pPr>
      <w:r w:rsidRPr="00AB1781">
        <w:t>1 (</w:t>
      </w:r>
      <w:r w:rsidR="001E7CE9">
        <w:t>For the end; concerning</w:t>
      </w:r>
      <w:r w:rsidRPr="00AB1781">
        <w:t xml:space="preserve"> Jeduthun. A Psalm by Asaph)</w:t>
      </w:r>
    </w:p>
    <w:p w14:paraId="25F34C5B" w14:textId="21F606AD" w:rsidR="00CA0029" w:rsidRPr="00AB1781" w:rsidRDefault="00CA0029" w:rsidP="00CA0029">
      <w:pPr>
        <w:pStyle w:val="EnglishHangNoCoptic"/>
      </w:pPr>
      <w:r w:rsidRPr="00AB1781">
        <w:t>2 I cry to the Lord with my voice,</w:t>
      </w:r>
    </w:p>
    <w:p w14:paraId="01C5129C" w14:textId="0F8AC06C" w:rsidR="00CA0029" w:rsidRPr="00AB1781" w:rsidRDefault="00CA0029" w:rsidP="00CA0029">
      <w:pPr>
        <w:pStyle w:val="EnglishHangEndNoCoptic"/>
      </w:pPr>
      <w:r w:rsidRPr="00AB1781">
        <w:tab/>
        <w:t xml:space="preserve">I cry to </w:t>
      </w:r>
      <w:r w:rsidR="001E7CE9">
        <w:t>God with my voice and He attended</w:t>
      </w:r>
      <w:r w:rsidRPr="00AB1781">
        <w:t xml:space="preserve"> to me.</w:t>
      </w:r>
    </w:p>
    <w:p w14:paraId="00678C18" w14:textId="1E72B8F4" w:rsidR="00CA0029" w:rsidRPr="00AB1781" w:rsidRDefault="00CA0029" w:rsidP="00CA0029">
      <w:pPr>
        <w:pStyle w:val="EnglishHangNoCoptic"/>
      </w:pPr>
      <w:r w:rsidRPr="00AB1781">
        <w:lastRenderedPageBreak/>
        <w:t xml:space="preserve">3 In the day of my </w:t>
      </w:r>
      <w:r w:rsidR="001E7CE9">
        <w:t>affliction</w:t>
      </w:r>
      <w:r w:rsidRPr="00AB1781">
        <w:t xml:space="preserve"> I sought God</w:t>
      </w:r>
      <w:r w:rsidR="001E7CE9">
        <w:t>,</w:t>
      </w:r>
    </w:p>
    <w:p w14:paraId="1F7628A6" w14:textId="77777777" w:rsidR="00CA0029" w:rsidRPr="00AB1781" w:rsidRDefault="00CA0029" w:rsidP="00CA0029">
      <w:pPr>
        <w:pStyle w:val="EnglishHangNoCoptic"/>
      </w:pPr>
      <w:r w:rsidRPr="00AB1781">
        <w:tab/>
        <w:t>with my hands uplifted to Him in the night,</w:t>
      </w:r>
    </w:p>
    <w:p w14:paraId="13022E0F" w14:textId="77777777" w:rsidR="00CA0029" w:rsidRPr="00AB1781" w:rsidRDefault="00CA0029" w:rsidP="00CA0029">
      <w:pPr>
        <w:pStyle w:val="EnglishHangNoCoptic"/>
      </w:pPr>
      <w:r w:rsidRPr="00AB1781">
        <w:tab/>
        <w:t>and I was not deceived;</w:t>
      </w:r>
    </w:p>
    <w:p w14:paraId="55ADC326" w14:textId="77777777" w:rsidR="00CA0029" w:rsidRPr="00AB1781" w:rsidRDefault="00CA0029" w:rsidP="00CA0029">
      <w:pPr>
        <w:pStyle w:val="EnglishHangEndNoCoptic"/>
      </w:pPr>
      <w:r w:rsidRPr="00AB1781">
        <w:tab/>
        <w:t>my soul refused to be comforted.</w:t>
      </w:r>
    </w:p>
    <w:p w14:paraId="06247082" w14:textId="77777777" w:rsidR="00CA0029" w:rsidRPr="00AB1781" w:rsidRDefault="00CA0029" w:rsidP="00CA0029">
      <w:pPr>
        <w:pStyle w:val="EnglishHangNoCoptic"/>
      </w:pPr>
      <w:r w:rsidRPr="00AB1781">
        <w:t>4 I remembered God and was glad;</w:t>
      </w:r>
    </w:p>
    <w:p w14:paraId="3EFCEDB0" w14:textId="27BBDBB0" w:rsidR="00CA0029" w:rsidRPr="00AB1781" w:rsidRDefault="00CA0029" w:rsidP="00CA0029">
      <w:pPr>
        <w:pStyle w:val="EnglishHangEndNoCoptic"/>
      </w:pPr>
      <w:r w:rsidRPr="00AB1781">
        <w:tab/>
        <w:t xml:space="preserve">I </w:t>
      </w:r>
      <w:r w:rsidR="001E7CE9">
        <w:t>pondered,</w:t>
      </w:r>
      <w:r w:rsidRPr="00AB1781">
        <w:t xml:space="preserve"> and my spirit </w:t>
      </w:r>
      <w:r w:rsidR="001E7CE9">
        <w:t>discouraged</w:t>
      </w:r>
      <w:r w:rsidRPr="00AB1781">
        <w:t xml:space="preserve">. </w:t>
      </w:r>
      <w:r w:rsidRPr="00AB1781">
        <w:rPr>
          <w:i/>
        </w:rPr>
        <w:t>(Pause)</w:t>
      </w:r>
    </w:p>
    <w:p w14:paraId="08375733" w14:textId="715660FB" w:rsidR="00CA0029" w:rsidRPr="00AB1781" w:rsidRDefault="00CA0029" w:rsidP="00CA0029">
      <w:pPr>
        <w:pStyle w:val="EnglishHangNoCoptic"/>
      </w:pPr>
      <w:r w:rsidRPr="00AB1781">
        <w:t xml:space="preserve">5 My eyes </w:t>
      </w:r>
      <w:r w:rsidR="001E7CE9">
        <w:t>were preoccupied with all</w:t>
      </w:r>
      <w:r w:rsidRPr="00AB1781">
        <w:t xml:space="preserve"> the watches</w:t>
      </w:r>
      <w:r w:rsidR="001E7CE9">
        <w:t xml:space="preserve"> [of the night]</w:t>
      </w:r>
      <w:r w:rsidR="001E7CE9">
        <w:rPr>
          <w:rStyle w:val="FootnoteReference"/>
        </w:rPr>
        <w:footnoteReference w:id="413"/>
      </w:r>
      <w:r w:rsidRPr="00AB1781">
        <w:t>;</w:t>
      </w:r>
    </w:p>
    <w:p w14:paraId="4E190656" w14:textId="77777777" w:rsidR="00CA0029" w:rsidRPr="00AB1781" w:rsidRDefault="00CA0029" w:rsidP="00CA0029">
      <w:pPr>
        <w:pStyle w:val="EnglishHangEndNoCoptic"/>
      </w:pPr>
      <w:r w:rsidRPr="00AB1781">
        <w:tab/>
        <w:t>I was troubled and did not speak.</w:t>
      </w:r>
    </w:p>
    <w:p w14:paraId="3114DDAC" w14:textId="092AC897" w:rsidR="00CA0029" w:rsidRPr="00AB1781" w:rsidRDefault="00CA0029" w:rsidP="00CA0029">
      <w:pPr>
        <w:pStyle w:val="EnglishHangNoCoptic"/>
      </w:pPr>
      <w:r w:rsidRPr="00AB1781">
        <w:t>6 I considered the days of old</w:t>
      </w:r>
      <w:r w:rsidR="001E7CE9">
        <w:t>,</w:t>
      </w:r>
    </w:p>
    <w:p w14:paraId="0888CD74" w14:textId="77777777" w:rsidR="00CA0029" w:rsidRPr="00AB1781" w:rsidRDefault="00CA0029" w:rsidP="00CA0029">
      <w:pPr>
        <w:pStyle w:val="EnglishHangEndNoCoptic"/>
      </w:pPr>
      <w:r w:rsidRPr="00AB1781">
        <w:tab/>
        <w:t>and remembered the years of past ages.</w:t>
      </w:r>
    </w:p>
    <w:p w14:paraId="033E96F0" w14:textId="77777777" w:rsidR="00CA0029" w:rsidRPr="00AB1781" w:rsidRDefault="00CA0029" w:rsidP="00CA0029">
      <w:pPr>
        <w:pStyle w:val="EnglishHangNoCoptic"/>
      </w:pPr>
      <w:r w:rsidRPr="00AB1781">
        <w:t>7 I meditated at night and communed with my heart,</w:t>
      </w:r>
    </w:p>
    <w:p w14:paraId="133126B8" w14:textId="38ED94E2" w:rsidR="00CA0029" w:rsidRPr="00AB1781" w:rsidRDefault="001E7CE9" w:rsidP="00CA0029">
      <w:pPr>
        <w:pStyle w:val="EnglishHangEndNoCoptic"/>
      </w:pPr>
      <w:r>
        <w:tab/>
        <w:t>and</w:t>
      </w:r>
      <w:r w:rsidR="00CA0029" w:rsidRPr="00AB1781">
        <w:t xml:space="preserve"> my spirit</w:t>
      </w:r>
      <w:r>
        <w:t xml:space="preserve"> searched:</w:t>
      </w:r>
    </w:p>
    <w:p w14:paraId="5FA716CB" w14:textId="3891EBBD" w:rsidR="00CA0029" w:rsidRPr="00AB1781" w:rsidRDefault="00CA0029" w:rsidP="00CA0029">
      <w:pPr>
        <w:pStyle w:val="EnglishHangNoCoptic"/>
      </w:pPr>
      <w:r w:rsidRPr="00AB1781">
        <w:t xml:space="preserve">8 Will the Lord reject us </w:t>
      </w:r>
      <w:r w:rsidR="00A8396B">
        <w:t>forever</w:t>
      </w:r>
    </w:p>
    <w:p w14:paraId="28225233" w14:textId="77777777" w:rsidR="00CA0029" w:rsidRPr="00AB1781" w:rsidRDefault="00CA0029" w:rsidP="00CA0029">
      <w:pPr>
        <w:pStyle w:val="EnglishHangEndNoCoptic"/>
      </w:pPr>
      <w:r w:rsidRPr="00AB1781">
        <w:tab/>
        <w:t>and never again be favorable?</w:t>
      </w:r>
    </w:p>
    <w:p w14:paraId="47B829F2" w14:textId="128EE30A" w:rsidR="00CA0029" w:rsidRPr="00AB1781" w:rsidRDefault="00CA0029" w:rsidP="00CA0029">
      <w:pPr>
        <w:pStyle w:val="EnglishHangNoCoptic"/>
      </w:pPr>
      <w:r w:rsidRPr="00AB1781">
        <w:t>9 Or wil</w:t>
      </w:r>
      <w:r w:rsidR="001E7CE9">
        <w:t>l He completely cut off His mercy</w:t>
      </w:r>
    </w:p>
    <w:p w14:paraId="7F2E0453" w14:textId="0C53B563" w:rsidR="00CA0029" w:rsidRPr="00AB1781" w:rsidRDefault="00CA0029" w:rsidP="00CA0029">
      <w:pPr>
        <w:pStyle w:val="EnglishHangEndNoCoptic"/>
      </w:pPr>
      <w:r w:rsidRPr="00AB1781">
        <w:tab/>
      </w:r>
      <w:r w:rsidR="001E7CE9">
        <w:t>from generation to generation</w:t>
      </w:r>
      <w:r w:rsidRPr="00AB1781">
        <w:t>?</w:t>
      </w:r>
    </w:p>
    <w:p w14:paraId="2368D512" w14:textId="4F5BC860" w:rsidR="00CA0029" w:rsidRPr="00AB1781" w:rsidRDefault="00CA0029" w:rsidP="00CA0029">
      <w:pPr>
        <w:pStyle w:val="EnglishHangNoCoptic"/>
      </w:pPr>
      <w:r w:rsidRPr="00AB1781">
        <w:t xml:space="preserve">10 </w:t>
      </w:r>
      <w:r w:rsidR="001E7CE9">
        <w:t>Or w</w:t>
      </w:r>
      <w:r w:rsidRPr="00AB1781">
        <w:t xml:space="preserve">ill God forget to </w:t>
      </w:r>
      <w:r w:rsidR="001E7CE9">
        <w:t>be</w:t>
      </w:r>
      <w:r w:rsidRPr="00AB1781">
        <w:t xml:space="preserve"> compassion</w:t>
      </w:r>
      <w:r w:rsidR="001E7CE9">
        <w:t>ate</w:t>
      </w:r>
      <w:r w:rsidRPr="00AB1781">
        <w:t>?</w:t>
      </w:r>
    </w:p>
    <w:p w14:paraId="07C2E331" w14:textId="444C9E9E" w:rsidR="00CA0029" w:rsidRPr="00AB1781" w:rsidRDefault="00CA0029" w:rsidP="00CA0029">
      <w:pPr>
        <w:pStyle w:val="EnglishHangEndNoCoptic"/>
      </w:pPr>
      <w:r w:rsidRPr="00AB1781">
        <w:tab/>
      </w:r>
      <w:r w:rsidR="001E7CE9">
        <w:t>Or w</w:t>
      </w:r>
      <w:r w:rsidRPr="00AB1781">
        <w:t xml:space="preserve">ill He withhold His </w:t>
      </w:r>
      <w:r w:rsidR="001E7CE9">
        <w:t>compassion</w:t>
      </w:r>
      <w:r w:rsidRPr="00AB1781">
        <w:t xml:space="preserve"> in His wrath? </w:t>
      </w:r>
      <w:r w:rsidRPr="00AB1781">
        <w:rPr>
          <w:i/>
        </w:rPr>
        <w:t>(Pause)</w:t>
      </w:r>
    </w:p>
    <w:p w14:paraId="5A92857F" w14:textId="70B242D9" w:rsidR="00CA0029" w:rsidRPr="00AB1781" w:rsidRDefault="001E7CE9" w:rsidP="00CA0029">
      <w:pPr>
        <w:pStyle w:val="EnglishHangNoCoptic"/>
      </w:pPr>
      <w:r>
        <w:t>11 And I said, “</w:t>
      </w:r>
      <w:r w:rsidR="00CA0029" w:rsidRPr="00AB1781">
        <w:t>Now I begin to understand;</w:t>
      </w:r>
    </w:p>
    <w:p w14:paraId="421849E7" w14:textId="0187EC70" w:rsidR="00CA0029" w:rsidRPr="00AB1781" w:rsidRDefault="00CA0029" w:rsidP="00CA0029">
      <w:pPr>
        <w:pStyle w:val="EnglishHangEndNoCoptic"/>
      </w:pPr>
      <w:r w:rsidRPr="00AB1781">
        <w:tab/>
        <w:t>this change is</w:t>
      </w:r>
      <w:r w:rsidR="001E7CE9">
        <w:t xml:space="preserve"> by</w:t>
      </w:r>
      <w:r w:rsidRPr="00AB1781">
        <w:t xml:space="preserve"> t</w:t>
      </w:r>
      <w:r w:rsidR="001E7CE9">
        <w:t>he right hand of the Most High!”</w:t>
      </w:r>
    </w:p>
    <w:p w14:paraId="38D80AEB" w14:textId="77777777" w:rsidR="00CA0029" w:rsidRPr="00AB1781" w:rsidRDefault="00CA0029" w:rsidP="00CA0029">
      <w:pPr>
        <w:pStyle w:val="EnglishHangNoCoptic"/>
      </w:pPr>
      <w:r w:rsidRPr="00AB1781">
        <w:t>12 I will remember the works of the Lord,</w:t>
      </w:r>
    </w:p>
    <w:p w14:paraId="5327B7B4" w14:textId="2C0319EC" w:rsidR="00CA0029" w:rsidRPr="00AB1781" w:rsidRDefault="00CA0029" w:rsidP="00CA0029">
      <w:pPr>
        <w:pStyle w:val="EnglishHangEndNoCoptic"/>
      </w:pPr>
      <w:r w:rsidRPr="00AB1781">
        <w:tab/>
      </w:r>
      <w:r w:rsidR="001E7CE9">
        <w:t xml:space="preserve">for </w:t>
      </w:r>
      <w:r w:rsidRPr="00AB1781">
        <w:t xml:space="preserve">I will </w:t>
      </w:r>
      <w:r w:rsidR="001E7CE9">
        <w:t>remember</w:t>
      </w:r>
      <w:r w:rsidRPr="00AB1781">
        <w:t xml:space="preserve"> </w:t>
      </w:r>
      <w:r w:rsidR="00E570CB">
        <w:t>Your</w:t>
      </w:r>
      <w:r w:rsidRPr="00AB1781">
        <w:t xml:space="preserve"> wonders </w:t>
      </w:r>
      <w:r w:rsidR="001E7CE9">
        <w:t>of old</w:t>
      </w:r>
      <w:r w:rsidRPr="00AB1781">
        <w:t>.</w:t>
      </w:r>
    </w:p>
    <w:p w14:paraId="35BF6888" w14:textId="1843A35F" w:rsidR="00CA0029" w:rsidRPr="00AB1781" w:rsidRDefault="00CA0029" w:rsidP="00CA0029">
      <w:pPr>
        <w:pStyle w:val="EnglishHangNoCoptic"/>
      </w:pPr>
      <w:r w:rsidRPr="00AB1781">
        <w:t xml:space="preserve">13 And I will meditate on all </w:t>
      </w:r>
      <w:r w:rsidR="00E570CB">
        <w:t>Your</w:t>
      </w:r>
      <w:r w:rsidRPr="00AB1781">
        <w:t xml:space="preserve"> works</w:t>
      </w:r>
      <w:r w:rsidR="0077116C">
        <w:t>,</w:t>
      </w:r>
    </w:p>
    <w:p w14:paraId="0B19F1B7" w14:textId="1BC941A5" w:rsidR="00CA0029" w:rsidRPr="00AB1781" w:rsidRDefault="00CA0029" w:rsidP="00CA0029">
      <w:pPr>
        <w:pStyle w:val="EnglishHangEndNoCoptic"/>
      </w:pPr>
      <w:r w:rsidRPr="00AB1781">
        <w:tab/>
        <w:t xml:space="preserve">and reflect on </w:t>
      </w:r>
      <w:r w:rsidR="00E570CB">
        <w:t>Your</w:t>
      </w:r>
      <w:r w:rsidRPr="00AB1781">
        <w:t xml:space="preserve"> </w:t>
      </w:r>
      <w:r w:rsidR="0077116C">
        <w:t>ways</w:t>
      </w:r>
      <w:r w:rsidRPr="00AB1781">
        <w:t>.</w:t>
      </w:r>
    </w:p>
    <w:p w14:paraId="7D5AB7D1" w14:textId="05D4CB68" w:rsidR="00CA0029" w:rsidRPr="00AB1781" w:rsidRDefault="00CA0029" w:rsidP="00CA0029">
      <w:pPr>
        <w:pStyle w:val="EnglishHangNoCoptic"/>
      </w:pPr>
      <w:r w:rsidRPr="00AB1781">
        <w:t xml:space="preserve">14 O God, </w:t>
      </w:r>
      <w:r w:rsidR="00E570CB">
        <w:t>Your</w:t>
      </w:r>
      <w:r w:rsidR="0077116C">
        <w:t xml:space="preserve"> way is what is holy</w:t>
      </w:r>
      <w:r w:rsidRPr="00AB1781">
        <w:t>.</w:t>
      </w:r>
    </w:p>
    <w:p w14:paraId="1C4AD1ED" w14:textId="351C045E" w:rsidR="00CA0029" w:rsidRPr="00AB1781" w:rsidRDefault="00CA0029" w:rsidP="00CA0029">
      <w:pPr>
        <w:pStyle w:val="EnglishHangEndNoCoptic"/>
      </w:pPr>
      <w:r w:rsidRPr="00AB1781">
        <w:tab/>
      </w:r>
      <w:r w:rsidR="0077116C">
        <w:t>Who is so</w:t>
      </w:r>
      <w:r w:rsidRPr="00AB1781">
        <w:t xml:space="preserve"> great </w:t>
      </w:r>
      <w:r w:rsidR="0077116C">
        <w:t>a god</w:t>
      </w:r>
      <w:r w:rsidRPr="00AB1781">
        <w:t xml:space="preserve"> </w:t>
      </w:r>
      <w:r w:rsidR="0077116C">
        <w:t>as</w:t>
      </w:r>
      <w:r w:rsidRPr="00AB1781">
        <w:t xml:space="preserve"> our God?</w:t>
      </w:r>
    </w:p>
    <w:p w14:paraId="7D643474" w14:textId="77777777" w:rsidR="00CA0029" w:rsidRPr="00AB1781" w:rsidRDefault="00CA0029" w:rsidP="00CA0029">
      <w:pPr>
        <w:pStyle w:val="EnglishHangNoCoptic"/>
      </w:pPr>
      <w:r w:rsidRPr="00AB1781">
        <w:t xml:space="preserve">15 </w:t>
      </w:r>
      <w:r w:rsidR="001040C8">
        <w:t>You</w:t>
      </w:r>
      <w:r w:rsidRPr="00AB1781">
        <w:t xml:space="preserve"> </w:t>
      </w:r>
      <w:r w:rsidR="00004BA4" w:rsidRPr="00AB1781">
        <w:t>are</w:t>
      </w:r>
      <w:r w:rsidRPr="00AB1781">
        <w:t xml:space="preserve"> the God Who does wonders;</w:t>
      </w:r>
    </w:p>
    <w:p w14:paraId="083D51A9" w14:textId="666ACFF6" w:rsidR="00CA0029" w:rsidRPr="00AB1781" w:rsidRDefault="00CA0029" w:rsidP="00CA0029">
      <w:pPr>
        <w:pStyle w:val="EnglishHangEndNoCoptic"/>
      </w:pPr>
      <w:r w:rsidRPr="00AB1781">
        <w:tab/>
      </w:r>
      <w:r w:rsidR="001040C8">
        <w:t>You</w:t>
      </w:r>
      <w:r w:rsidRPr="00AB1781">
        <w:t xml:space="preserve"> </w:t>
      </w:r>
      <w:r w:rsidR="00556387">
        <w:t>have</w:t>
      </w:r>
      <w:r w:rsidRPr="00AB1781">
        <w:t xml:space="preserve"> made </w:t>
      </w:r>
      <w:r w:rsidR="00E570CB">
        <w:t>Your</w:t>
      </w:r>
      <w:r w:rsidRPr="00AB1781">
        <w:t xml:space="preserve"> power </w:t>
      </w:r>
      <w:r w:rsidR="0077116C">
        <w:t xml:space="preserve">known </w:t>
      </w:r>
      <w:r w:rsidRPr="00AB1781">
        <w:t>among the peoples.</w:t>
      </w:r>
    </w:p>
    <w:p w14:paraId="33727C43" w14:textId="2D171835" w:rsidR="00CA0029" w:rsidRPr="00AB1781" w:rsidRDefault="00CA0029" w:rsidP="00CA0029">
      <w:pPr>
        <w:pStyle w:val="EnglishHangNoCoptic"/>
      </w:pPr>
      <w:r w:rsidRPr="00AB1781">
        <w:t xml:space="preserve">16 </w:t>
      </w:r>
      <w:r w:rsidR="001040C8">
        <w:t>You</w:t>
      </w:r>
      <w:r w:rsidRPr="00AB1781">
        <w:t xml:space="preserve"> </w:t>
      </w:r>
      <w:r w:rsidR="0077116C">
        <w:t xml:space="preserve">redeemed </w:t>
      </w:r>
      <w:r w:rsidR="00E570CB">
        <w:t>Your</w:t>
      </w:r>
      <w:r w:rsidRPr="00AB1781">
        <w:t xml:space="preserve"> people</w:t>
      </w:r>
      <w:r w:rsidR="0077116C">
        <w:t>,</w:t>
      </w:r>
    </w:p>
    <w:p w14:paraId="4A15F533" w14:textId="7E063133" w:rsidR="00CA0029" w:rsidRPr="00AB1781" w:rsidRDefault="00CA0029" w:rsidP="00CA0029">
      <w:pPr>
        <w:pStyle w:val="EnglishHangEndNoCoptic"/>
      </w:pPr>
      <w:r w:rsidRPr="00AB1781">
        <w:tab/>
        <w:t>the sons of Jacob and Joseph</w:t>
      </w:r>
      <w:r w:rsidR="0077116C">
        <w:t>, with Your arm</w:t>
      </w:r>
      <w:r w:rsidRPr="00AB1781">
        <w:t xml:space="preserve">. </w:t>
      </w:r>
      <w:r w:rsidRPr="00AB1781">
        <w:rPr>
          <w:i/>
        </w:rPr>
        <w:t>(Pause)</w:t>
      </w:r>
    </w:p>
    <w:p w14:paraId="476C7DB8" w14:textId="77777777" w:rsidR="00CA0029" w:rsidRPr="00AB1781" w:rsidRDefault="00CA0029" w:rsidP="00CA0029">
      <w:pPr>
        <w:pStyle w:val="EnglishHangNoCoptic"/>
      </w:pPr>
      <w:r w:rsidRPr="00AB1781">
        <w:t xml:space="preserve">17 The waters saw </w:t>
      </w:r>
      <w:r w:rsidR="001040C8">
        <w:t>You</w:t>
      </w:r>
      <w:r w:rsidRPr="00AB1781">
        <w:t>, O God;</w:t>
      </w:r>
    </w:p>
    <w:p w14:paraId="281FCDAB" w14:textId="77777777" w:rsidR="00CA0029" w:rsidRPr="00AB1781" w:rsidRDefault="00CA0029" w:rsidP="00CA0029">
      <w:pPr>
        <w:pStyle w:val="EnglishHangNoCoptic"/>
      </w:pPr>
      <w:r w:rsidRPr="00AB1781">
        <w:tab/>
        <w:t xml:space="preserve">the waters saw </w:t>
      </w:r>
      <w:r w:rsidR="001040C8">
        <w:t>You</w:t>
      </w:r>
      <w:r w:rsidRPr="00AB1781">
        <w:t xml:space="preserve"> and were afraid,</w:t>
      </w:r>
    </w:p>
    <w:p w14:paraId="6721DA15" w14:textId="77777777" w:rsidR="00CA0029" w:rsidRPr="00AB1781" w:rsidRDefault="00CA0029" w:rsidP="00CA0029">
      <w:pPr>
        <w:pStyle w:val="EnglishHangEndNoCoptic"/>
      </w:pPr>
      <w:r w:rsidRPr="00AB1781">
        <w:tab/>
        <w:t>the depths were troubled.</w:t>
      </w:r>
    </w:p>
    <w:p w14:paraId="18B843FA" w14:textId="73F54B8F" w:rsidR="00CA0029" w:rsidRPr="00AB1781" w:rsidRDefault="00CA0029" w:rsidP="00CA0029">
      <w:pPr>
        <w:pStyle w:val="EnglishHangNoCoptic"/>
      </w:pPr>
      <w:r w:rsidRPr="00AB1781">
        <w:lastRenderedPageBreak/>
        <w:t xml:space="preserve">18 </w:t>
      </w:r>
      <w:r w:rsidR="0077116C">
        <w:t>T</w:t>
      </w:r>
      <w:r w:rsidRPr="00AB1781">
        <w:t>he roar of the waters</w:t>
      </w:r>
      <w:r w:rsidR="0077116C">
        <w:t xml:space="preserve"> was great</w:t>
      </w:r>
      <w:r w:rsidRPr="00AB1781">
        <w:t>;</w:t>
      </w:r>
    </w:p>
    <w:p w14:paraId="70149A52" w14:textId="2460A6DC" w:rsidR="00CA0029" w:rsidRPr="00AB1781" w:rsidRDefault="00CA0029" w:rsidP="00CA0029">
      <w:pPr>
        <w:pStyle w:val="EnglishHangNoCoptic"/>
      </w:pPr>
      <w:r w:rsidRPr="00AB1781">
        <w:tab/>
        <w:t>the clouds gave a clap</w:t>
      </w:r>
      <w:r w:rsidR="0077116C">
        <w:rPr>
          <w:rStyle w:val="FootnoteReference"/>
        </w:rPr>
        <w:footnoteReference w:id="414"/>
      </w:r>
      <w:r w:rsidRPr="00AB1781">
        <w:t>,</w:t>
      </w:r>
    </w:p>
    <w:p w14:paraId="61712716" w14:textId="2E5AB699" w:rsidR="00CA0029" w:rsidRPr="00AB1781" w:rsidRDefault="00CA0029" w:rsidP="00CA0029">
      <w:pPr>
        <w:pStyle w:val="EnglishHangEndNoCoptic"/>
      </w:pPr>
      <w:r w:rsidRPr="00AB1781">
        <w:tab/>
        <w:t xml:space="preserve">for </w:t>
      </w:r>
      <w:r w:rsidR="00E570CB">
        <w:t>Your</w:t>
      </w:r>
      <w:r w:rsidRPr="00AB1781">
        <w:t xml:space="preserve"> bolts</w:t>
      </w:r>
      <w:r w:rsidR="0077116C">
        <w:rPr>
          <w:rStyle w:val="FootnoteReference"/>
        </w:rPr>
        <w:footnoteReference w:id="415"/>
      </w:r>
      <w:r w:rsidRPr="00AB1781">
        <w:t xml:space="preserve"> pass</w:t>
      </w:r>
      <w:r w:rsidR="0077116C">
        <w:t>ed</w:t>
      </w:r>
      <w:r w:rsidRPr="00AB1781">
        <w:t xml:space="preserve"> through them.</w:t>
      </w:r>
    </w:p>
    <w:p w14:paraId="4CF55507" w14:textId="7CF42C10" w:rsidR="00CA0029" w:rsidRPr="00AB1781" w:rsidRDefault="00CA0029" w:rsidP="00CA0029">
      <w:pPr>
        <w:pStyle w:val="EnglishHangNoCoptic"/>
      </w:pPr>
      <w:r w:rsidRPr="00AB1781">
        <w:t>19 The clap</w:t>
      </w:r>
      <w:r w:rsidR="0077116C">
        <w:rPr>
          <w:rStyle w:val="FootnoteReference"/>
        </w:rPr>
        <w:footnoteReference w:id="416"/>
      </w:r>
      <w:r w:rsidRPr="00AB1781">
        <w:t xml:space="preserve"> of </w:t>
      </w:r>
      <w:r w:rsidR="00E570CB">
        <w:t>Your</w:t>
      </w:r>
      <w:r w:rsidRPr="00AB1781">
        <w:t xml:space="preserve"> thunder was in the </w:t>
      </w:r>
      <w:r w:rsidR="0077116C">
        <w:t>circuit [of the earth]</w:t>
      </w:r>
      <w:r w:rsidRPr="00AB1781">
        <w:t>;</w:t>
      </w:r>
    </w:p>
    <w:p w14:paraId="7ACBC5CE" w14:textId="419FF6BF" w:rsidR="00CA0029" w:rsidRPr="00AB1781" w:rsidRDefault="00CA0029" w:rsidP="00CA0029">
      <w:pPr>
        <w:pStyle w:val="EnglishHangNoCoptic"/>
      </w:pPr>
      <w:r w:rsidRPr="00AB1781">
        <w:tab/>
      </w:r>
      <w:r w:rsidR="00E570CB">
        <w:t>Your</w:t>
      </w:r>
      <w:r w:rsidR="0077116C">
        <w:t xml:space="preserve"> lightnings </w:t>
      </w:r>
      <w:r w:rsidR="00AF78B0">
        <w:t>gave light to</w:t>
      </w:r>
      <w:r w:rsidR="0077116C">
        <w:t xml:space="preserve"> the world;</w:t>
      </w:r>
    </w:p>
    <w:p w14:paraId="76706EFC" w14:textId="77777777" w:rsidR="00CA0029" w:rsidRPr="00AB1781" w:rsidRDefault="00CA0029" w:rsidP="00CA0029">
      <w:pPr>
        <w:pStyle w:val="EnglishHangEndNoCoptic"/>
      </w:pPr>
      <w:r w:rsidRPr="00AB1781">
        <w:tab/>
        <w:t>the earth shook and trembled.</w:t>
      </w:r>
    </w:p>
    <w:p w14:paraId="525EC330" w14:textId="5DC68546" w:rsidR="00CA0029" w:rsidRPr="00AB1781" w:rsidRDefault="00CA0029" w:rsidP="00CA0029">
      <w:pPr>
        <w:pStyle w:val="EnglishHangNoCoptic"/>
      </w:pPr>
      <w:r w:rsidRPr="00AB1781">
        <w:t xml:space="preserve">20 </w:t>
      </w:r>
      <w:r w:rsidR="00E21183">
        <w:t>[O God,]</w:t>
      </w:r>
      <w:r w:rsidR="00E21183">
        <w:rPr>
          <w:rStyle w:val="FootnoteReference"/>
        </w:rPr>
        <w:footnoteReference w:id="417"/>
      </w:r>
      <w:r w:rsidR="00E21183">
        <w:t xml:space="preserve"> </w:t>
      </w:r>
      <w:r w:rsidR="00E570CB">
        <w:t>Your</w:t>
      </w:r>
      <w:r w:rsidRPr="00AB1781">
        <w:t xml:space="preserve"> ways are in the sea,</w:t>
      </w:r>
    </w:p>
    <w:p w14:paraId="1872FC34" w14:textId="77777777" w:rsidR="00CA0029" w:rsidRPr="00AB1781" w:rsidRDefault="00CA0029" w:rsidP="00CA0029">
      <w:pPr>
        <w:pStyle w:val="EnglishHangNoCoptic"/>
      </w:pPr>
      <w:r w:rsidRPr="00AB1781">
        <w:tab/>
        <w:t xml:space="preserve">and </w:t>
      </w:r>
      <w:r w:rsidR="00E570CB">
        <w:t>Your</w:t>
      </w:r>
      <w:r w:rsidRPr="00AB1781">
        <w:t xml:space="preserve"> paths in many waters;</w:t>
      </w:r>
    </w:p>
    <w:p w14:paraId="0E4222B9" w14:textId="00EAFC5F" w:rsidR="00CA0029" w:rsidRPr="00AB1781" w:rsidRDefault="00CA0029" w:rsidP="00CA0029">
      <w:pPr>
        <w:pStyle w:val="EnglishHangEndNoCoptic"/>
      </w:pPr>
      <w:r w:rsidRPr="00AB1781">
        <w:tab/>
        <w:t xml:space="preserve">and </w:t>
      </w:r>
      <w:r w:rsidR="00E570CB">
        <w:t>Your</w:t>
      </w:r>
      <w:r w:rsidRPr="00AB1781">
        <w:t xml:space="preserve"> footsteps </w:t>
      </w:r>
      <w:r w:rsidR="0077116C">
        <w:t>will not be</w:t>
      </w:r>
      <w:r w:rsidRPr="00AB1781">
        <w:t xml:space="preserve"> known.</w:t>
      </w:r>
    </w:p>
    <w:p w14:paraId="1A3ABFCB" w14:textId="168E3F6C" w:rsidR="00CA0029" w:rsidRPr="00AB1781" w:rsidRDefault="00CA0029" w:rsidP="00CA0029">
      <w:pPr>
        <w:pStyle w:val="EnglishHangNoCoptic"/>
      </w:pPr>
      <w:r w:rsidRPr="00AB1781">
        <w:t xml:space="preserve">21 </w:t>
      </w:r>
      <w:r w:rsidR="001040C8">
        <w:t>You</w:t>
      </w:r>
      <w:r w:rsidRPr="00AB1781">
        <w:t xml:space="preserve"> </w:t>
      </w:r>
      <w:r w:rsidR="0077116C">
        <w:t>led</w:t>
      </w:r>
      <w:r w:rsidRPr="00AB1781">
        <w:t xml:space="preserve"> </w:t>
      </w:r>
      <w:r w:rsidR="00E570CB">
        <w:t>Your</w:t>
      </w:r>
      <w:r w:rsidRPr="00AB1781">
        <w:t xml:space="preserve"> people like sheep</w:t>
      </w:r>
    </w:p>
    <w:p w14:paraId="5ADC8525" w14:textId="77777777" w:rsidR="00CA0029" w:rsidRDefault="00CA0029" w:rsidP="00CA0029">
      <w:pPr>
        <w:pStyle w:val="EnglishHangEndNoCoptic"/>
      </w:pPr>
      <w:r w:rsidRPr="00AB1781">
        <w:tab/>
        <w:t>by the hand of Moses and Aaron.</w:t>
      </w:r>
    </w:p>
    <w:p w14:paraId="304E5F33" w14:textId="49A705B6" w:rsidR="00F933DE" w:rsidRDefault="00F933DE" w:rsidP="00F933DE">
      <w:pPr>
        <w:pStyle w:val="Rubric"/>
      </w:pPr>
      <w:r>
        <w:t>Glory…</w:t>
      </w:r>
    </w:p>
    <w:p w14:paraId="2B6F4D8E" w14:textId="67FEFA34" w:rsidR="0044639B" w:rsidRPr="00AB1781" w:rsidRDefault="0044639B" w:rsidP="00BF0205">
      <w:pPr>
        <w:pStyle w:val="Heading3"/>
      </w:pPr>
      <w:bookmarkStart w:id="272" w:name="_Ref435438587"/>
      <w:r w:rsidRPr="00AB1781">
        <w:t>K</w:t>
      </w:r>
      <w:r>
        <w:t>athisma</w:t>
      </w:r>
      <w:r w:rsidRPr="00AB1781">
        <w:t xml:space="preserve"> 1</w:t>
      </w:r>
      <w:r>
        <w:t>1</w:t>
      </w:r>
      <w:bookmarkEnd w:id="272"/>
    </w:p>
    <w:p w14:paraId="58ECB155" w14:textId="343BD7BF" w:rsidR="004A51E7" w:rsidRPr="00AB1781" w:rsidRDefault="004A51E7" w:rsidP="00BF0205">
      <w:pPr>
        <w:pStyle w:val="Heading4"/>
      </w:pPr>
      <w:r>
        <w:t>Psalm</w:t>
      </w:r>
      <w:r w:rsidRPr="00AB1781">
        <w:t xml:space="preserve"> 77</w:t>
      </w:r>
      <w:r>
        <w:t xml:space="preserve">: </w:t>
      </w:r>
      <w:r w:rsidR="007D2678">
        <w:t>“</w:t>
      </w:r>
      <w:r>
        <w:t>Attend,</w:t>
      </w:r>
      <w:r w:rsidR="007D2678">
        <w:t xml:space="preserve"> O</w:t>
      </w:r>
      <w:r>
        <w:t xml:space="preserve"> my people, to my law</w:t>
      </w:r>
      <w:r w:rsidR="007D2678">
        <w:t>”</w:t>
      </w:r>
    </w:p>
    <w:p w14:paraId="0B5C025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God’s Goodness and Man’s Badness</w:t>
      </w:r>
    </w:p>
    <w:p w14:paraId="63D3869F"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Handing on the Truth from Generation to Generation</w:t>
      </w:r>
    </w:p>
    <w:p w14:paraId="44E05DA0" w14:textId="77777777" w:rsidR="004A51E7" w:rsidRPr="00AB1781" w:rsidRDefault="004A51E7" w:rsidP="004A51E7">
      <w:pPr>
        <w:pStyle w:val="Rubric"/>
      </w:pPr>
      <w:r w:rsidRPr="00AB1781">
        <w:t>1 (Of Contemplation. By Asaph)</w:t>
      </w:r>
    </w:p>
    <w:p w14:paraId="6E74911F" w14:textId="7A616265" w:rsidR="004A51E7" w:rsidRPr="00AB1781" w:rsidRDefault="004A51E7" w:rsidP="004A51E7">
      <w:pPr>
        <w:pStyle w:val="EnglishHangNoCoptic"/>
      </w:pPr>
      <w:r w:rsidRPr="00AB1781">
        <w:t>Attend,</w:t>
      </w:r>
      <w:r w:rsidR="00E47504">
        <w:t xml:space="preserve"> O</w:t>
      </w:r>
      <w:r w:rsidRPr="00AB1781">
        <w:t xml:space="preserve"> my people, to my law;</w:t>
      </w:r>
    </w:p>
    <w:p w14:paraId="08F055D7" w14:textId="77777777" w:rsidR="004A51E7" w:rsidRPr="00AB1781" w:rsidRDefault="004A51E7" w:rsidP="004A51E7">
      <w:pPr>
        <w:pStyle w:val="EnglishHangEndNoCoptic"/>
      </w:pPr>
      <w:r w:rsidRPr="00AB1781">
        <w:tab/>
        <w:t>incline your ears to the words of my mouth.</w:t>
      </w:r>
    </w:p>
    <w:p w14:paraId="0719CB16" w14:textId="43B32100" w:rsidR="004A51E7" w:rsidRPr="00AB1781" w:rsidRDefault="004A51E7" w:rsidP="004A51E7">
      <w:pPr>
        <w:pStyle w:val="EnglishHangNoCoptic"/>
      </w:pPr>
      <w:r w:rsidRPr="00AB1781">
        <w:t>2 I</w:t>
      </w:r>
      <w:r w:rsidR="00E47504">
        <w:t xml:space="preserve"> will speak my mind in parables;</w:t>
      </w:r>
      <w:r w:rsidRPr="00AB1781">
        <w:rPr>
          <w:rStyle w:val="FootnoteReference"/>
        </w:rPr>
        <w:footnoteReference w:id="418"/>
      </w:r>
    </w:p>
    <w:p w14:paraId="0390C464" w14:textId="5668F1BC" w:rsidR="004A51E7" w:rsidRPr="00AB1781" w:rsidRDefault="004A51E7" w:rsidP="004A51E7">
      <w:pPr>
        <w:pStyle w:val="EnglishHangEndNoCoptic"/>
      </w:pPr>
      <w:r w:rsidRPr="00AB1781">
        <w:tab/>
      </w:r>
      <w:r w:rsidR="00E47504">
        <w:t>I will utter things hidden</w:t>
      </w:r>
      <w:r w:rsidRPr="00AB1781">
        <w:t xml:space="preserve"> since creation.</w:t>
      </w:r>
    </w:p>
    <w:p w14:paraId="63CAE90C" w14:textId="170587F9" w:rsidR="004A51E7" w:rsidRPr="00AB1781" w:rsidRDefault="004A51E7" w:rsidP="004A51E7">
      <w:pPr>
        <w:pStyle w:val="EnglishHangNoCoptic"/>
      </w:pPr>
      <w:r w:rsidRPr="00AB1781">
        <w:t>3 All that we have heard</w:t>
      </w:r>
      <w:r w:rsidR="00E47504">
        <w:t>,</w:t>
      </w:r>
      <w:r w:rsidRPr="00AB1781">
        <w:t xml:space="preserve"> and known</w:t>
      </w:r>
      <w:r w:rsidR="00E47504">
        <w:t>,</w:t>
      </w:r>
    </w:p>
    <w:p w14:paraId="7A5B5E74" w14:textId="0B5B9FE2" w:rsidR="004A51E7" w:rsidRPr="00AB1781" w:rsidRDefault="004A51E7" w:rsidP="004A51E7">
      <w:pPr>
        <w:pStyle w:val="EnglishHangNoCoptic"/>
      </w:pPr>
      <w:r w:rsidRPr="00AB1781">
        <w:tab/>
      </w:r>
      <w:r w:rsidR="00E47504">
        <w:t>which</w:t>
      </w:r>
      <w:r w:rsidRPr="00AB1781">
        <w:t xml:space="preserve"> our fathers have told us,</w:t>
      </w:r>
    </w:p>
    <w:p w14:paraId="1E4373F7" w14:textId="77777777" w:rsidR="004A51E7" w:rsidRPr="00AB1781" w:rsidRDefault="004A51E7" w:rsidP="004A51E7">
      <w:pPr>
        <w:pStyle w:val="EnglishHangEndNoCoptic"/>
      </w:pPr>
      <w:r w:rsidRPr="00AB1781">
        <w:tab/>
        <w:t>has not been hidden from their children</w:t>
      </w:r>
    </w:p>
    <w:p w14:paraId="1CC48CE5" w14:textId="77777777" w:rsidR="004A51E7" w:rsidRPr="00AB1781" w:rsidRDefault="004A51E7" w:rsidP="004A51E7">
      <w:pPr>
        <w:pStyle w:val="EnglishHangNoCoptic"/>
      </w:pPr>
      <w:r w:rsidRPr="00AB1781">
        <w:lastRenderedPageBreak/>
        <w:t>4 from one generation to another;</w:t>
      </w:r>
    </w:p>
    <w:p w14:paraId="3B5DEF94" w14:textId="335628D0" w:rsidR="004A51E7" w:rsidRPr="00AB1781" w:rsidRDefault="004A51E7" w:rsidP="004A51E7">
      <w:pPr>
        <w:pStyle w:val="EnglishHangNoCoptic"/>
      </w:pPr>
      <w:r w:rsidRPr="00AB1781">
        <w:tab/>
      </w:r>
      <w:r w:rsidR="00E47504">
        <w:t>as they keep telling of</w:t>
      </w:r>
    </w:p>
    <w:p w14:paraId="1DBCD80F" w14:textId="0B6874FA" w:rsidR="004A51E7" w:rsidRPr="00AB1781" w:rsidRDefault="004A51E7" w:rsidP="004A51E7">
      <w:pPr>
        <w:pStyle w:val="EnglishHangNoCoptic"/>
      </w:pPr>
      <w:r w:rsidRPr="00AB1781">
        <w:tab/>
        <w:t>the praises of the Lord</w:t>
      </w:r>
      <w:r w:rsidR="00E47504">
        <w:t>,</w:t>
      </w:r>
    </w:p>
    <w:p w14:paraId="70B98260" w14:textId="415C6440" w:rsidR="004A51E7" w:rsidRPr="00AB1781" w:rsidRDefault="004A51E7" w:rsidP="004A51E7">
      <w:pPr>
        <w:pStyle w:val="EnglishHangNoCoptic"/>
      </w:pPr>
      <w:r w:rsidRPr="00AB1781">
        <w:tab/>
        <w:t>and His mighty acts</w:t>
      </w:r>
      <w:r w:rsidR="00E47504">
        <w:t>,</w:t>
      </w:r>
    </w:p>
    <w:p w14:paraId="17CB8F4B" w14:textId="77777777" w:rsidR="004A51E7" w:rsidRPr="00AB1781" w:rsidRDefault="004A51E7" w:rsidP="004A51E7">
      <w:pPr>
        <w:pStyle w:val="EnglishHangEndNoCoptic"/>
      </w:pPr>
      <w:r w:rsidRPr="00AB1781">
        <w:tab/>
        <w:t>and the wonders He has done.</w:t>
      </w:r>
    </w:p>
    <w:p w14:paraId="7744F1CE" w14:textId="77777777" w:rsidR="004A51E7" w:rsidRPr="00AB1781" w:rsidRDefault="004A51E7" w:rsidP="004A51E7">
      <w:pPr>
        <w:pStyle w:val="EnglishHangNoCoptic"/>
      </w:pPr>
      <w:r w:rsidRPr="00AB1781">
        <w:t>5 He raised up a testimony</w:t>
      </w:r>
      <w:r w:rsidRPr="00AB1781">
        <w:rPr>
          <w:rStyle w:val="FootnoteReference"/>
        </w:rPr>
        <w:footnoteReference w:id="419"/>
      </w:r>
      <w:r w:rsidRPr="00AB1781">
        <w:t xml:space="preserve"> in Jacob</w:t>
      </w:r>
    </w:p>
    <w:p w14:paraId="2AFD6991" w14:textId="77777777" w:rsidR="004A51E7" w:rsidRPr="00AB1781" w:rsidRDefault="004A51E7" w:rsidP="004A51E7">
      <w:pPr>
        <w:pStyle w:val="EnglishHangNoCoptic"/>
      </w:pPr>
      <w:r w:rsidRPr="00AB1781">
        <w:tab/>
        <w:t>and appointed a law in Israel,</w:t>
      </w:r>
    </w:p>
    <w:p w14:paraId="56C7B1B9" w14:textId="77777777" w:rsidR="004A51E7" w:rsidRPr="00AB1781" w:rsidRDefault="004A51E7" w:rsidP="004A51E7">
      <w:pPr>
        <w:pStyle w:val="EnglishHangNoCoptic"/>
      </w:pPr>
      <w:r w:rsidRPr="00AB1781">
        <w:tab/>
        <w:t>which He commanded our fathers</w:t>
      </w:r>
    </w:p>
    <w:p w14:paraId="45F9DC13" w14:textId="77777777" w:rsidR="004A51E7" w:rsidRPr="004A51E7" w:rsidRDefault="004A51E7" w:rsidP="004A51E7">
      <w:pPr>
        <w:pStyle w:val="EnglishHangEndNoCoptic"/>
      </w:pPr>
      <w:r w:rsidRPr="00AB1781">
        <w:tab/>
        <w:t>to make known to their children,</w:t>
      </w:r>
    </w:p>
    <w:p w14:paraId="1D7CA4E3" w14:textId="77777777" w:rsidR="004A51E7" w:rsidRPr="00AB1781" w:rsidRDefault="004A51E7" w:rsidP="004A51E7">
      <w:pPr>
        <w:pStyle w:val="EnglishHangNoCoptic"/>
      </w:pPr>
      <w:r w:rsidRPr="00AB1781">
        <w:t>6 that the next generation might know it,</w:t>
      </w:r>
    </w:p>
    <w:p w14:paraId="51CE6617" w14:textId="3A14F491" w:rsidR="004A51E7" w:rsidRPr="00AB1781" w:rsidRDefault="004A51E7" w:rsidP="004A51E7">
      <w:pPr>
        <w:pStyle w:val="EnglishHangNoCoptic"/>
      </w:pPr>
      <w:r w:rsidRPr="00AB1781">
        <w:tab/>
        <w:t xml:space="preserve">that the children </w:t>
      </w:r>
      <w:r w:rsidR="00E47504">
        <w:t>yet to be</w:t>
      </w:r>
      <w:r w:rsidRPr="00AB1781">
        <w:t xml:space="preserve"> born</w:t>
      </w:r>
    </w:p>
    <w:p w14:paraId="762F6116" w14:textId="75D98114" w:rsidR="004A51E7" w:rsidRPr="00AB1781" w:rsidRDefault="004A51E7" w:rsidP="004A51E7">
      <w:pPr>
        <w:pStyle w:val="EnglishHangEndNoCoptic"/>
      </w:pPr>
      <w:r w:rsidRPr="00AB1781">
        <w:tab/>
        <w:t xml:space="preserve">might </w:t>
      </w:r>
      <w:r w:rsidR="00E47504">
        <w:t>arise</w:t>
      </w:r>
      <w:r w:rsidRPr="00AB1781">
        <w:t xml:space="preserve"> and </w:t>
      </w:r>
      <w:r w:rsidR="00E47504">
        <w:t>declare it to their children,</w:t>
      </w:r>
    </w:p>
    <w:p w14:paraId="12AC75F1" w14:textId="4CCB29E8" w:rsidR="004A51E7" w:rsidRPr="00AB1781" w:rsidRDefault="00E47504" w:rsidP="004A51E7">
      <w:pPr>
        <w:pStyle w:val="EnglishHangNoCoptic"/>
      </w:pPr>
      <w:r>
        <w:t>7 t</w:t>
      </w:r>
      <w:r w:rsidR="004A51E7" w:rsidRPr="00AB1781">
        <w:t xml:space="preserve">hat they should put their </w:t>
      </w:r>
      <w:r>
        <w:t>hope</w:t>
      </w:r>
      <w:r w:rsidR="004A51E7" w:rsidRPr="00AB1781">
        <w:t xml:space="preserve"> in God</w:t>
      </w:r>
      <w:r>
        <w:t>,</w:t>
      </w:r>
    </w:p>
    <w:p w14:paraId="7D355638" w14:textId="29137FD3" w:rsidR="004A51E7" w:rsidRPr="00AB1781" w:rsidRDefault="004A51E7" w:rsidP="004A51E7">
      <w:pPr>
        <w:pStyle w:val="EnglishHangNoCoptic"/>
      </w:pPr>
      <w:r w:rsidRPr="00AB1781">
        <w:tab/>
        <w:t>and not forget the works of God</w:t>
      </w:r>
      <w:r w:rsidR="00E47504">
        <w:t>,</w:t>
      </w:r>
    </w:p>
    <w:p w14:paraId="0239A0FA" w14:textId="576E3A5C" w:rsidR="004A51E7" w:rsidRPr="00AB1781" w:rsidRDefault="00E47504" w:rsidP="004A51E7">
      <w:pPr>
        <w:pStyle w:val="EnglishHangEndNoCoptic"/>
      </w:pPr>
      <w:r>
        <w:tab/>
        <w:t>but seek His commandments,</w:t>
      </w:r>
    </w:p>
    <w:p w14:paraId="77E14965" w14:textId="77777777" w:rsidR="004A51E7" w:rsidRPr="00AB1781" w:rsidRDefault="004A51E7" w:rsidP="004A51E7">
      <w:pPr>
        <w:pStyle w:val="EnglishHangNoCoptic"/>
      </w:pPr>
      <w:r w:rsidRPr="00AB1781">
        <w:t>8 that they should not be like their fathers,</w:t>
      </w:r>
    </w:p>
    <w:p w14:paraId="18C998D7" w14:textId="1467BC0B" w:rsidR="004A51E7" w:rsidRPr="00AB1781" w:rsidRDefault="004A51E7" w:rsidP="004A51E7">
      <w:pPr>
        <w:pStyle w:val="EnglishHangNoCoptic"/>
      </w:pPr>
      <w:r w:rsidRPr="00AB1781">
        <w:tab/>
        <w:t xml:space="preserve">a crooked and </w:t>
      </w:r>
      <w:r w:rsidR="00E47504">
        <w:t>embittered</w:t>
      </w:r>
      <w:r w:rsidRPr="00AB1781">
        <w:t xml:space="preserve"> </w:t>
      </w:r>
      <w:r w:rsidR="00E47504">
        <w:t>generation</w:t>
      </w:r>
      <w:r w:rsidRPr="00AB1781">
        <w:t>,</w:t>
      </w:r>
    </w:p>
    <w:p w14:paraId="08F91EF0" w14:textId="13ED08D9" w:rsidR="004A51E7" w:rsidRPr="00AB1781" w:rsidRDefault="004A51E7" w:rsidP="004A51E7">
      <w:pPr>
        <w:pStyle w:val="EnglishHangNoCoptic"/>
      </w:pPr>
      <w:r w:rsidRPr="00AB1781">
        <w:tab/>
        <w:t xml:space="preserve">a </w:t>
      </w:r>
      <w:r w:rsidR="00E47504">
        <w:t>generation</w:t>
      </w:r>
      <w:r w:rsidRPr="00AB1781">
        <w:t xml:space="preserve"> that did not set its heart aright</w:t>
      </w:r>
      <w:r w:rsidR="00E47504">
        <w:t>,</w:t>
      </w:r>
    </w:p>
    <w:p w14:paraId="5824A4D1" w14:textId="03637362" w:rsidR="004A51E7" w:rsidRPr="00AB1781" w:rsidRDefault="004A51E7" w:rsidP="004A51E7">
      <w:pPr>
        <w:pStyle w:val="EnglishHangEndNoCoptic"/>
      </w:pPr>
      <w:r w:rsidRPr="00AB1781">
        <w:tab/>
        <w:t xml:space="preserve">and whose spirit was not </w:t>
      </w:r>
      <w:r w:rsidR="00E47504">
        <w:t>faithful</w:t>
      </w:r>
      <w:r w:rsidRPr="00AB1781">
        <w:t xml:space="preserve"> to God.</w:t>
      </w:r>
    </w:p>
    <w:p w14:paraId="10D3D8A5" w14:textId="3942F767" w:rsidR="004A51E7" w:rsidRPr="00AB1781" w:rsidRDefault="004A51E7" w:rsidP="004A51E7">
      <w:pPr>
        <w:pStyle w:val="EnglishHangNoCoptic"/>
      </w:pPr>
      <w:r w:rsidRPr="00AB1781">
        <w:t xml:space="preserve">9 The </w:t>
      </w:r>
      <w:r w:rsidR="00E47504">
        <w:t>sons</w:t>
      </w:r>
      <w:r w:rsidRPr="00AB1781">
        <w:t xml:space="preserve"> of Ephraim, though skilled bowmen,</w:t>
      </w:r>
    </w:p>
    <w:p w14:paraId="2A2AE8F1" w14:textId="3A7A410F" w:rsidR="004A51E7" w:rsidRPr="00AB1781" w:rsidRDefault="004A51E7" w:rsidP="004A51E7">
      <w:pPr>
        <w:pStyle w:val="EnglishHangEndNoCoptic"/>
      </w:pPr>
      <w:r w:rsidRPr="00AB1781">
        <w:tab/>
        <w:t xml:space="preserve">were </w:t>
      </w:r>
      <w:r w:rsidR="00E47504">
        <w:t>turned back</w:t>
      </w:r>
      <w:r w:rsidRPr="00AB1781">
        <w:t xml:space="preserve"> </w:t>
      </w:r>
      <w:r w:rsidR="00E47504">
        <w:t>in</w:t>
      </w:r>
      <w:r w:rsidRPr="00AB1781">
        <w:t xml:space="preserve"> the day of battle.</w:t>
      </w:r>
      <w:r w:rsidRPr="00AB1781">
        <w:rPr>
          <w:rStyle w:val="FootnoteReference"/>
        </w:rPr>
        <w:footnoteReference w:id="420"/>
      </w:r>
    </w:p>
    <w:p w14:paraId="4B372577" w14:textId="77777777" w:rsidR="004A51E7" w:rsidRPr="00AB1781" w:rsidRDefault="004A51E7" w:rsidP="004A51E7">
      <w:pPr>
        <w:pStyle w:val="EnglishHangNoCoptic"/>
      </w:pPr>
      <w:r w:rsidRPr="00AB1781">
        <w:t>10 They did not keep God’s covenant,</w:t>
      </w:r>
    </w:p>
    <w:p w14:paraId="1DA51DC0" w14:textId="6830EA7D" w:rsidR="004A51E7" w:rsidRPr="00AB1781" w:rsidRDefault="004A51E7" w:rsidP="004A51E7">
      <w:pPr>
        <w:pStyle w:val="EnglishHangEndNoCoptic"/>
      </w:pPr>
      <w:r w:rsidRPr="00AB1781">
        <w:tab/>
        <w:t xml:space="preserve">and </w:t>
      </w:r>
      <w:r w:rsidR="00E47504">
        <w:t>did not</w:t>
      </w:r>
      <w:r w:rsidRPr="00AB1781">
        <w:t xml:space="preserve"> walk in His law.</w:t>
      </w:r>
    </w:p>
    <w:p w14:paraId="62730838" w14:textId="77777777" w:rsidR="004A51E7" w:rsidRPr="00AB1781" w:rsidRDefault="004A51E7" w:rsidP="004A51E7">
      <w:pPr>
        <w:pStyle w:val="EnglishHangNoCoptic"/>
      </w:pPr>
      <w:r w:rsidRPr="00AB1781">
        <w:t>11 They forgot His blessings</w:t>
      </w:r>
    </w:p>
    <w:p w14:paraId="720F3265" w14:textId="77777777" w:rsidR="004A51E7" w:rsidRPr="00AB1781" w:rsidRDefault="004A51E7" w:rsidP="004A51E7">
      <w:pPr>
        <w:pStyle w:val="EnglishHangEndNoCoptic"/>
      </w:pPr>
      <w:r w:rsidRPr="00AB1781">
        <w:tab/>
        <w:t>and the wonders He had shown them,</w:t>
      </w:r>
    </w:p>
    <w:p w14:paraId="4C0D35AA" w14:textId="658CC048" w:rsidR="004A51E7" w:rsidRPr="00AB1781" w:rsidRDefault="004A51E7" w:rsidP="004A51E7">
      <w:pPr>
        <w:pStyle w:val="EnglishHangNoCoptic"/>
      </w:pPr>
      <w:r w:rsidRPr="00AB1781">
        <w:t xml:space="preserve">12 the </w:t>
      </w:r>
      <w:r w:rsidR="00E47504">
        <w:t xml:space="preserve">marvels He worked </w:t>
      </w:r>
      <w:r w:rsidRPr="00AB1781">
        <w:t>in the sight of their fathers</w:t>
      </w:r>
    </w:p>
    <w:p w14:paraId="31D0A708" w14:textId="77777777" w:rsidR="004A51E7" w:rsidRPr="00AB1781" w:rsidRDefault="004A51E7" w:rsidP="004A51E7">
      <w:pPr>
        <w:pStyle w:val="EnglishHangEndNoCoptic"/>
      </w:pPr>
      <w:r w:rsidRPr="00AB1781">
        <w:tab/>
        <w:t>in the land of Egypt, in the field of Tanis.</w:t>
      </w:r>
    </w:p>
    <w:p w14:paraId="2CA4A371" w14:textId="77777777" w:rsidR="004A51E7" w:rsidRPr="00AB1781" w:rsidRDefault="004A51E7" w:rsidP="004A51E7">
      <w:pPr>
        <w:pStyle w:val="EnglishHangNoCoptic"/>
      </w:pPr>
      <w:r w:rsidRPr="00AB1781">
        <w:t>13 He divided the sea and led them through;</w:t>
      </w:r>
    </w:p>
    <w:p w14:paraId="431EEF1B" w14:textId="77777777" w:rsidR="004A51E7" w:rsidRPr="00AB1781" w:rsidRDefault="004A51E7" w:rsidP="004A51E7">
      <w:pPr>
        <w:pStyle w:val="EnglishHangEndNoCoptic"/>
      </w:pPr>
      <w:r w:rsidRPr="00AB1781">
        <w:tab/>
        <w:t>He held the waters together as though in a wineskin.</w:t>
      </w:r>
    </w:p>
    <w:p w14:paraId="14C7BC79" w14:textId="77777777" w:rsidR="004A51E7" w:rsidRPr="00AB1781" w:rsidRDefault="004A51E7" w:rsidP="004A51E7">
      <w:pPr>
        <w:pStyle w:val="EnglishHangNoCoptic"/>
      </w:pPr>
      <w:r w:rsidRPr="00AB1781">
        <w:t>14 He led them with a cloud by day,</w:t>
      </w:r>
    </w:p>
    <w:p w14:paraId="4D962361" w14:textId="671FE669" w:rsidR="004A51E7" w:rsidRPr="00AB1781" w:rsidRDefault="004A51E7" w:rsidP="004A51E7">
      <w:pPr>
        <w:pStyle w:val="EnglishHangEndNoCoptic"/>
      </w:pPr>
      <w:r w:rsidRPr="00AB1781">
        <w:tab/>
        <w:t>and all night long by the light of a fire.</w:t>
      </w:r>
    </w:p>
    <w:p w14:paraId="13D82DA3" w14:textId="77777777" w:rsidR="004A51E7" w:rsidRPr="00AB1781" w:rsidRDefault="004A51E7" w:rsidP="004A51E7">
      <w:pPr>
        <w:pStyle w:val="EnglishHangNoCoptic"/>
      </w:pPr>
      <w:r w:rsidRPr="00AB1781">
        <w:t>15 He split a rock in the wilderness</w:t>
      </w:r>
    </w:p>
    <w:p w14:paraId="675B812E" w14:textId="4E347A03" w:rsidR="004A51E7" w:rsidRPr="00AB1781" w:rsidRDefault="004A51E7" w:rsidP="004A51E7">
      <w:pPr>
        <w:pStyle w:val="EnglishHangEndNoCoptic"/>
      </w:pPr>
      <w:r w:rsidRPr="00AB1781">
        <w:tab/>
        <w:t xml:space="preserve">and gave them drink as from </w:t>
      </w:r>
      <w:r w:rsidR="008A536F">
        <w:t xml:space="preserve">a </w:t>
      </w:r>
      <w:r w:rsidRPr="00AB1781">
        <w:t xml:space="preserve">great </w:t>
      </w:r>
      <w:r w:rsidR="008A536F">
        <w:t>deep</w:t>
      </w:r>
      <w:r w:rsidRPr="00AB1781">
        <w:t>.</w:t>
      </w:r>
    </w:p>
    <w:p w14:paraId="3C77C00A" w14:textId="3E09B8F0" w:rsidR="004A51E7" w:rsidRPr="00AB1781" w:rsidRDefault="004A51E7" w:rsidP="004A51E7">
      <w:pPr>
        <w:pStyle w:val="EnglishHangNoCoptic"/>
      </w:pPr>
      <w:r w:rsidRPr="00AB1781">
        <w:lastRenderedPageBreak/>
        <w:t xml:space="preserve">16 He brought water </w:t>
      </w:r>
      <w:r w:rsidR="008A536F">
        <w:t>rom the</w:t>
      </w:r>
      <w:r w:rsidRPr="00AB1781">
        <w:t xml:space="preserve"> rock</w:t>
      </w:r>
      <w:r w:rsidR="008A536F">
        <w:t>,</w:t>
      </w:r>
    </w:p>
    <w:p w14:paraId="590F22E9" w14:textId="32AE69FE" w:rsidR="004A51E7" w:rsidRPr="00AB1781" w:rsidRDefault="004A51E7" w:rsidP="004A51E7">
      <w:pPr>
        <w:pStyle w:val="EnglishHangEndNoCoptic"/>
      </w:pPr>
      <w:r w:rsidRPr="00AB1781">
        <w:tab/>
        <w:t xml:space="preserve">and </w:t>
      </w:r>
      <w:r w:rsidR="008A536F">
        <w:t>brought down</w:t>
      </w:r>
      <w:r w:rsidRPr="00AB1781">
        <w:t xml:space="preserve"> waters like rivers.</w:t>
      </w:r>
    </w:p>
    <w:p w14:paraId="34BB3856" w14:textId="6C84D07B" w:rsidR="004A51E7" w:rsidRPr="00AB1781" w:rsidRDefault="004A51E7" w:rsidP="004A51E7">
      <w:pPr>
        <w:pStyle w:val="EnglishHangNoCoptic"/>
      </w:pPr>
      <w:r w:rsidRPr="00AB1781">
        <w:t xml:space="preserve">17 Yet they </w:t>
      </w:r>
      <w:r w:rsidR="008A536F">
        <w:t>still continued</w:t>
      </w:r>
      <w:r w:rsidRPr="00AB1781">
        <w:t xml:space="preserve"> sinning against Him;</w:t>
      </w:r>
    </w:p>
    <w:p w14:paraId="0D6D001B" w14:textId="3E3EE7A9" w:rsidR="004A51E7" w:rsidRPr="00AB1781" w:rsidRDefault="004A51E7" w:rsidP="004A51E7">
      <w:pPr>
        <w:pStyle w:val="EnglishHangEndNoCoptic"/>
      </w:pPr>
      <w:r w:rsidRPr="00AB1781">
        <w:tab/>
        <w:t>they provoked the Most High in the desert</w:t>
      </w:r>
      <w:r w:rsidR="008A536F">
        <w:rPr>
          <w:rStyle w:val="FootnoteReference"/>
        </w:rPr>
        <w:footnoteReference w:id="421"/>
      </w:r>
      <w:r w:rsidRPr="00AB1781">
        <w:t>.</w:t>
      </w:r>
    </w:p>
    <w:p w14:paraId="29A9BC84" w14:textId="58F25FA7" w:rsidR="004A51E7" w:rsidRPr="00AB1781" w:rsidRDefault="004A51E7" w:rsidP="004A51E7">
      <w:pPr>
        <w:pStyle w:val="EnglishHangNoCoptic"/>
      </w:pPr>
      <w:r w:rsidRPr="00AB1781">
        <w:t xml:space="preserve">18 And they </w:t>
      </w:r>
      <w:r w:rsidR="008A536F">
        <w:t>tested</w:t>
      </w:r>
      <w:r w:rsidRPr="00AB1781">
        <w:t xml:space="preserve"> God in their hearts</w:t>
      </w:r>
    </w:p>
    <w:p w14:paraId="6FB1C9F9" w14:textId="4F5C3841" w:rsidR="004A51E7" w:rsidRPr="00AB1781" w:rsidRDefault="004A51E7" w:rsidP="004A51E7">
      <w:pPr>
        <w:pStyle w:val="EnglishHangEndNoCoptic"/>
      </w:pPr>
      <w:r w:rsidRPr="00AB1781">
        <w:tab/>
        <w:t xml:space="preserve">by demanding food for their </w:t>
      </w:r>
      <w:r w:rsidR="008A536F">
        <w:t>souls</w:t>
      </w:r>
      <w:r w:rsidRPr="00AB1781">
        <w:t>.</w:t>
      </w:r>
    </w:p>
    <w:p w14:paraId="129E543D" w14:textId="34556706" w:rsidR="004A51E7" w:rsidRPr="00AB1781" w:rsidRDefault="004A51E7" w:rsidP="004A51E7">
      <w:pPr>
        <w:pStyle w:val="EnglishHangNoCoptic"/>
      </w:pPr>
      <w:r w:rsidRPr="00AB1781">
        <w:t xml:space="preserve">19 And </w:t>
      </w:r>
      <w:r w:rsidR="008A536F">
        <w:t>they spoke against God and said,</w:t>
      </w:r>
    </w:p>
    <w:p w14:paraId="5F126886" w14:textId="6483D753" w:rsidR="004A51E7" w:rsidRPr="00AB1781" w:rsidRDefault="008A536F" w:rsidP="004A51E7">
      <w:pPr>
        <w:pStyle w:val="EnglishHangEndNoCoptic"/>
      </w:pPr>
      <w:r>
        <w:tab/>
        <w:t>“Surely,</w:t>
      </w:r>
      <w:r w:rsidR="004A51E7" w:rsidRPr="00AB1781">
        <w:t xml:space="preserve"> God </w:t>
      </w:r>
      <w:r>
        <w:t>will note be able to prepare</w:t>
      </w:r>
      <w:r w:rsidR="004A51E7" w:rsidRPr="00AB1781">
        <w:t xml:space="preserve"> a table in the wilderness?</w:t>
      </w:r>
    </w:p>
    <w:p w14:paraId="6040B7A4" w14:textId="1CDEB18E" w:rsidR="004A51E7" w:rsidRPr="00AB1781" w:rsidRDefault="004A51E7" w:rsidP="004A51E7">
      <w:pPr>
        <w:pStyle w:val="EnglishHangNoCoptic"/>
      </w:pPr>
      <w:r w:rsidRPr="00AB1781">
        <w:t xml:space="preserve">20 </w:t>
      </w:r>
      <w:r w:rsidR="008A536F">
        <w:t>Even though</w:t>
      </w:r>
      <w:r w:rsidRPr="00AB1781">
        <w:t xml:space="preserve"> He struck a rock </w:t>
      </w:r>
      <w:r w:rsidR="008A536F">
        <w:t>and</w:t>
      </w:r>
      <w:r w:rsidRPr="00AB1781">
        <w:t xml:space="preserve"> water gushed out</w:t>
      </w:r>
    </w:p>
    <w:p w14:paraId="2DD1FC0D" w14:textId="0E17A0E7" w:rsidR="004A51E7" w:rsidRPr="00AB1781" w:rsidRDefault="004A51E7" w:rsidP="004A51E7">
      <w:pPr>
        <w:pStyle w:val="EnglishHangNoCoptic"/>
      </w:pPr>
      <w:r w:rsidRPr="00AB1781">
        <w:tab/>
        <w:t xml:space="preserve">and </w:t>
      </w:r>
      <w:r w:rsidR="008A536F">
        <w:t>brooks</w:t>
      </w:r>
      <w:r w:rsidR="00544441">
        <w:rPr>
          <w:rStyle w:val="FootnoteReference"/>
        </w:rPr>
        <w:footnoteReference w:id="422"/>
      </w:r>
      <w:r w:rsidRPr="00AB1781">
        <w:t xml:space="preserve"> </w:t>
      </w:r>
      <w:r w:rsidR="008A536F">
        <w:t>flooded,</w:t>
      </w:r>
    </w:p>
    <w:p w14:paraId="6BBF40A8" w14:textId="456CAB3B" w:rsidR="004A51E7" w:rsidRPr="00AB1781" w:rsidRDefault="004A51E7" w:rsidP="004A51E7">
      <w:pPr>
        <w:pStyle w:val="EnglishHangNoCoptic"/>
      </w:pPr>
      <w:r w:rsidRPr="00AB1781">
        <w:tab/>
      </w:r>
      <w:r w:rsidR="008A536F">
        <w:t>surely</w:t>
      </w:r>
      <w:r w:rsidRPr="00AB1781">
        <w:t xml:space="preserve"> He </w:t>
      </w:r>
      <w:r w:rsidR="008A536F">
        <w:t xml:space="preserve">cannot </w:t>
      </w:r>
      <w:r w:rsidRPr="00AB1781">
        <w:t>also give us bread,</w:t>
      </w:r>
    </w:p>
    <w:p w14:paraId="2320673E" w14:textId="1C0BBE76" w:rsidR="004A51E7" w:rsidRPr="00AB1781" w:rsidRDefault="004A51E7" w:rsidP="004A51E7">
      <w:pPr>
        <w:pStyle w:val="EnglishHangEndNoCoptic"/>
      </w:pPr>
      <w:r w:rsidRPr="00AB1781">
        <w:tab/>
      </w:r>
      <w:r w:rsidR="008A536F">
        <w:t>or</w:t>
      </w:r>
      <w:r w:rsidRPr="00AB1781">
        <w:t xml:space="preserve"> </w:t>
      </w:r>
      <w:r w:rsidR="008A536F">
        <w:t>prepare a table for His people?”</w:t>
      </w:r>
    </w:p>
    <w:p w14:paraId="2D2572E4" w14:textId="77777777" w:rsidR="004A51E7" w:rsidRPr="00AB1781" w:rsidRDefault="004A51E7" w:rsidP="004A51E7">
      <w:pPr>
        <w:pStyle w:val="EnglishHangNoCoptic"/>
      </w:pPr>
      <w:r w:rsidRPr="00AB1781">
        <w:t>21 So the Lord heard and deferred,</w:t>
      </w:r>
      <w:r w:rsidRPr="00AB1781">
        <w:rPr>
          <w:rStyle w:val="FootnoteReference"/>
        </w:rPr>
        <w:footnoteReference w:id="423"/>
      </w:r>
    </w:p>
    <w:p w14:paraId="10B5659B" w14:textId="77777777" w:rsidR="004A51E7" w:rsidRPr="00AB1781" w:rsidRDefault="004A51E7" w:rsidP="004A51E7">
      <w:pPr>
        <w:pStyle w:val="EnglishHangNoCoptic"/>
      </w:pPr>
      <w:r w:rsidRPr="00AB1781">
        <w:tab/>
        <w:t>and a fire was kindled in Jacob,</w:t>
      </w:r>
    </w:p>
    <w:p w14:paraId="1A079772" w14:textId="77777777" w:rsidR="004A51E7" w:rsidRPr="004A51E7" w:rsidRDefault="004A51E7" w:rsidP="004A51E7">
      <w:pPr>
        <w:pStyle w:val="EnglishHangEndNoCoptic"/>
      </w:pPr>
      <w:r w:rsidRPr="00AB1781">
        <w:tab/>
        <w:t>and wrath mounted against Israel,</w:t>
      </w:r>
    </w:p>
    <w:p w14:paraId="3049A35E" w14:textId="1BAA046F" w:rsidR="004A51E7" w:rsidRPr="00AB1781" w:rsidRDefault="004A51E7" w:rsidP="004A51E7">
      <w:pPr>
        <w:pStyle w:val="EnglishHangNoCoptic"/>
      </w:pPr>
      <w:r w:rsidRPr="00AB1781">
        <w:t>22 because they did not believe in God</w:t>
      </w:r>
      <w:r w:rsidR="00DD31B9">
        <w:t>,</w:t>
      </w:r>
    </w:p>
    <w:p w14:paraId="140D1469" w14:textId="0584B8A5" w:rsidR="004A51E7" w:rsidRPr="00AB1781" w:rsidRDefault="004A51E7" w:rsidP="004A51E7">
      <w:pPr>
        <w:pStyle w:val="EnglishHangEndNoCoptic"/>
      </w:pPr>
      <w:r w:rsidRPr="00AB1781">
        <w:tab/>
        <w:t xml:space="preserve">or </w:t>
      </w:r>
      <w:r w:rsidR="00DD31B9">
        <w:t>put their hope</w:t>
      </w:r>
      <w:r w:rsidRPr="00AB1781">
        <w:t xml:space="preserve"> in His salvation.</w:t>
      </w:r>
    </w:p>
    <w:p w14:paraId="54D4A9A7" w14:textId="77777777" w:rsidR="004A51E7" w:rsidRPr="00AB1781" w:rsidRDefault="004A51E7" w:rsidP="004A51E7">
      <w:pPr>
        <w:pStyle w:val="EnglishHangNoCoptic"/>
      </w:pPr>
      <w:r w:rsidRPr="00AB1781">
        <w:t>23 Then He commanded the clouds above,</w:t>
      </w:r>
    </w:p>
    <w:p w14:paraId="7D7D5DA1" w14:textId="77777777" w:rsidR="004A51E7" w:rsidRPr="00AB1781" w:rsidRDefault="004A51E7" w:rsidP="004A51E7">
      <w:pPr>
        <w:pStyle w:val="EnglishHangEndNoCoptic"/>
      </w:pPr>
      <w:r w:rsidRPr="00AB1781">
        <w:tab/>
        <w:t>and opened the doors of heaven,</w:t>
      </w:r>
    </w:p>
    <w:p w14:paraId="4D7DF441" w14:textId="117D99E9" w:rsidR="004A51E7" w:rsidRPr="00AB1781" w:rsidRDefault="004A51E7" w:rsidP="004A51E7">
      <w:pPr>
        <w:pStyle w:val="EnglishHangNoCoptic"/>
      </w:pPr>
      <w:r w:rsidRPr="00AB1781">
        <w:t xml:space="preserve">24 and rained </w:t>
      </w:r>
      <w:r w:rsidR="00DD31B9">
        <w:t>down</w:t>
      </w:r>
      <w:r w:rsidRPr="00AB1781">
        <w:t xml:space="preserve"> manna </w:t>
      </w:r>
      <w:r w:rsidR="00DD31B9">
        <w:t xml:space="preserve">for them </w:t>
      </w:r>
      <w:r w:rsidRPr="00AB1781">
        <w:t>to eat,</w:t>
      </w:r>
    </w:p>
    <w:p w14:paraId="74104ABC" w14:textId="77777777" w:rsidR="004A51E7" w:rsidRPr="00AB1781" w:rsidRDefault="004A51E7" w:rsidP="004A51E7">
      <w:pPr>
        <w:pStyle w:val="EnglishHangEndNoCoptic"/>
      </w:pPr>
      <w:r w:rsidRPr="00AB1781">
        <w:tab/>
        <w:t>and gave them the bread of heaven.</w:t>
      </w:r>
    </w:p>
    <w:p w14:paraId="3010086E" w14:textId="31AE6938" w:rsidR="004A51E7" w:rsidRPr="00AB1781" w:rsidRDefault="00DD31B9" w:rsidP="004A51E7">
      <w:pPr>
        <w:pStyle w:val="EnglishHangNoCoptic"/>
      </w:pPr>
      <w:r>
        <w:t>25 Man ate the bread of a</w:t>
      </w:r>
      <w:r w:rsidR="004A51E7" w:rsidRPr="00AB1781">
        <w:t>ngels;</w:t>
      </w:r>
    </w:p>
    <w:p w14:paraId="722040CB" w14:textId="77777777" w:rsidR="004A51E7" w:rsidRPr="00AB1781" w:rsidRDefault="004A51E7" w:rsidP="004A51E7">
      <w:pPr>
        <w:pStyle w:val="EnglishHangEndNoCoptic"/>
      </w:pPr>
      <w:r w:rsidRPr="00AB1781">
        <w:tab/>
        <w:t>He sent them food in abundance.</w:t>
      </w:r>
    </w:p>
    <w:p w14:paraId="5A62ADF8" w14:textId="2CE6AC51" w:rsidR="004A51E7" w:rsidRPr="00AB1781" w:rsidRDefault="004A51E7" w:rsidP="004A51E7">
      <w:pPr>
        <w:pStyle w:val="EnglishHangNoCoptic"/>
      </w:pPr>
      <w:r w:rsidRPr="00AB1781">
        <w:t xml:space="preserve">26 He </w:t>
      </w:r>
      <w:r w:rsidR="00DD31B9">
        <w:t>took away</w:t>
      </w:r>
      <w:r w:rsidRPr="00AB1781">
        <w:t xml:space="preserve"> the south wind from heaven,</w:t>
      </w:r>
    </w:p>
    <w:p w14:paraId="16B8F79C" w14:textId="20C8D46A" w:rsidR="004A51E7" w:rsidRPr="00AB1781" w:rsidRDefault="004A51E7" w:rsidP="004A51E7">
      <w:pPr>
        <w:pStyle w:val="EnglishHangEndNoCoptic"/>
      </w:pPr>
      <w:r w:rsidRPr="00AB1781">
        <w:tab/>
        <w:t>and by His power</w:t>
      </w:r>
      <w:r w:rsidR="00DD31B9">
        <w:t xml:space="preserve"> He brought in a southwest wind;</w:t>
      </w:r>
    </w:p>
    <w:p w14:paraId="50FFE075" w14:textId="3FE39C51" w:rsidR="004A51E7" w:rsidRPr="00AB1781" w:rsidRDefault="004A51E7" w:rsidP="004A51E7">
      <w:pPr>
        <w:pStyle w:val="EnglishHangNoCoptic"/>
      </w:pPr>
      <w:r w:rsidRPr="00AB1781">
        <w:t xml:space="preserve">27 And He rained flesh on them </w:t>
      </w:r>
      <w:r w:rsidR="00DD31B9">
        <w:t>like</w:t>
      </w:r>
      <w:r w:rsidRPr="00AB1781">
        <w:t xml:space="preserve"> dust</w:t>
      </w:r>
      <w:r w:rsidR="00DD31B9">
        <w:t>,</w:t>
      </w:r>
    </w:p>
    <w:p w14:paraId="0352B89B" w14:textId="2FEAC3D4" w:rsidR="004A51E7" w:rsidRPr="00AB1781" w:rsidRDefault="004A51E7" w:rsidP="004A51E7">
      <w:pPr>
        <w:pStyle w:val="EnglishHangEndNoCoptic"/>
      </w:pPr>
      <w:r w:rsidRPr="00AB1781">
        <w:tab/>
        <w:t xml:space="preserve">and winged </w:t>
      </w:r>
      <w:r w:rsidR="00DD31B9">
        <w:t>birds like the sand of the seas,</w:t>
      </w:r>
    </w:p>
    <w:p w14:paraId="1780CC75" w14:textId="5B23C3A6" w:rsidR="004A51E7" w:rsidRPr="00AB1781" w:rsidRDefault="004A51E7" w:rsidP="004A51E7">
      <w:pPr>
        <w:pStyle w:val="EnglishHangNoCoptic"/>
      </w:pPr>
      <w:r w:rsidRPr="00AB1781">
        <w:t xml:space="preserve">28 And </w:t>
      </w:r>
      <w:r w:rsidR="005F72E7">
        <w:t xml:space="preserve">they </w:t>
      </w:r>
      <w:r w:rsidRPr="00AB1781">
        <w:t>fell in the midst of their camp,</w:t>
      </w:r>
    </w:p>
    <w:p w14:paraId="4330562F" w14:textId="77777777" w:rsidR="004A51E7" w:rsidRPr="00AB1781" w:rsidRDefault="004A51E7" w:rsidP="004A51E7">
      <w:pPr>
        <w:pStyle w:val="EnglishHangEndNoCoptic"/>
      </w:pPr>
      <w:r w:rsidRPr="00AB1781">
        <w:tab/>
        <w:t>all round their tents.</w:t>
      </w:r>
    </w:p>
    <w:p w14:paraId="306723F7" w14:textId="16AC76A1" w:rsidR="004A51E7" w:rsidRPr="00AB1781" w:rsidRDefault="005F72E7" w:rsidP="004A51E7">
      <w:pPr>
        <w:pStyle w:val="EnglishHangNoCoptic"/>
      </w:pPr>
      <w:r>
        <w:lastRenderedPageBreak/>
        <w:t>29 So they ate and were well filled</w:t>
      </w:r>
      <w:r w:rsidR="004A51E7" w:rsidRPr="00AB1781">
        <w:t>,</w:t>
      </w:r>
    </w:p>
    <w:p w14:paraId="7FDB7ADE" w14:textId="77777777" w:rsidR="004A51E7" w:rsidRPr="00AB1781" w:rsidRDefault="004A51E7" w:rsidP="004A51E7">
      <w:pPr>
        <w:pStyle w:val="EnglishHangEndNoCoptic"/>
      </w:pPr>
      <w:r w:rsidRPr="00AB1781">
        <w:tab/>
        <w:t>and He brought them their desire.</w:t>
      </w:r>
    </w:p>
    <w:p w14:paraId="22058312" w14:textId="36F2B1F6" w:rsidR="004A51E7" w:rsidRPr="00AB1781" w:rsidRDefault="004A51E7" w:rsidP="004A51E7">
      <w:pPr>
        <w:pStyle w:val="EnglishHangNoCoptic"/>
      </w:pPr>
      <w:r w:rsidRPr="00AB1781">
        <w:t>30 They</w:t>
      </w:r>
      <w:r w:rsidR="005F72E7">
        <w:t xml:space="preserve"> were not deprived of</w:t>
      </w:r>
      <w:r w:rsidRPr="00AB1781">
        <w:t xml:space="preserve"> their desire</w:t>
      </w:r>
      <w:r w:rsidR="005F72E7">
        <w:t>.</w:t>
      </w:r>
    </w:p>
    <w:p w14:paraId="48821D15" w14:textId="745819B5" w:rsidR="004A51E7" w:rsidRPr="00AB1781" w:rsidRDefault="004A51E7" w:rsidP="004A51E7">
      <w:pPr>
        <w:pStyle w:val="EnglishHangEndNoCoptic"/>
      </w:pPr>
      <w:r w:rsidRPr="00AB1781">
        <w:tab/>
      </w:r>
      <w:r w:rsidR="005F72E7">
        <w:t>While</w:t>
      </w:r>
      <w:r w:rsidRPr="00AB1781">
        <w:t xml:space="preserve"> the food was still in their mouths</w:t>
      </w:r>
    </w:p>
    <w:p w14:paraId="42A29CC6" w14:textId="0D258D0C" w:rsidR="004A51E7" w:rsidRPr="00AB1781" w:rsidRDefault="004A51E7" w:rsidP="004A51E7">
      <w:pPr>
        <w:pStyle w:val="EnglishHangNoCoptic"/>
      </w:pPr>
      <w:r w:rsidRPr="00AB1781">
        <w:t>31 the wrath of God rose against them</w:t>
      </w:r>
      <w:r w:rsidR="00BC7374">
        <w:t>,</w:t>
      </w:r>
    </w:p>
    <w:p w14:paraId="73653237" w14:textId="665DF3A1" w:rsidR="004A51E7" w:rsidRPr="00AB1781" w:rsidRDefault="004A51E7" w:rsidP="004A51E7">
      <w:pPr>
        <w:pStyle w:val="EnglishHangNoCoptic"/>
      </w:pPr>
      <w:r w:rsidRPr="00AB1781">
        <w:tab/>
        <w:t xml:space="preserve">and </w:t>
      </w:r>
      <w:r w:rsidR="00BC7374">
        <w:t>killed the strongest among them,</w:t>
      </w:r>
    </w:p>
    <w:p w14:paraId="0C446377" w14:textId="6917B9C0" w:rsidR="004A51E7" w:rsidRPr="00AB1781" w:rsidRDefault="004A51E7" w:rsidP="004A51E7">
      <w:pPr>
        <w:pStyle w:val="EnglishHangEndNoCoptic"/>
      </w:pPr>
      <w:r w:rsidRPr="00AB1781">
        <w:tab/>
        <w:t xml:space="preserve">and </w:t>
      </w:r>
      <w:r w:rsidR="00BC7374">
        <w:t>shackled</w:t>
      </w:r>
      <w:r w:rsidRPr="00AB1781">
        <w:t xml:space="preserve"> the </w:t>
      </w:r>
      <w:r w:rsidR="00BC7374">
        <w:t>chosen</w:t>
      </w:r>
      <w:r w:rsidRPr="00AB1781">
        <w:t xml:space="preserve"> men of Israel.</w:t>
      </w:r>
    </w:p>
    <w:p w14:paraId="36A88CE5" w14:textId="2A647BA6" w:rsidR="004A51E7" w:rsidRPr="00AB1781" w:rsidRDefault="004A51E7" w:rsidP="004A51E7">
      <w:pPr>
        <w:pStyle w:val="EnglishHangNoCoptic"/>
      </w:pPr>
      <w:r w:rsidRPr="00AB1781">
        <w:t xml:space="preserve">32 </w:t>
      </w:r>
      <w:r w:rsidR="00BC7374">
        <w:t>[</w:t>
      </w:r>
      <w:r w:rsidRPr="00AB1781">
        <w:t>Yet</w:t>
      </w:r>
      <w:r w:rsidR="00BC7374">
        <w:t>]</w:t>
      </w:r>
      <w:r w:rsidRPr="00AB1781">
        <w:t xml:space="preserve"> </w:t>
      </w:r>
      <w:r w:rsidR="00BC7374">
        <w:t>amidst</w:t>
      </w:r>
      <w:r w:rsidRPr="00AB1781">
        <w:t xml:space="preserve"> all </w:t>
      </w:r>
      <w:r w:rsidR="00BC7374">
        <w:t>these things</w:t>
      </w:r>
      <w:r w:rsidRPr="00AB1781">
        <w:t xml:space="preserve"> they still sinned,</w:t>
      </w:r>
    </w:p>
    <w:p w14:paraId="7B31FDA9" w14:textId="77777777" w:rsidR="004A51E7" w:rsidRPr="00AB1781" w:rsidRDefault="004A51E7" w:rsidP="004A51E7">
      <w:pPr>
        <w:pStyle w:val="EnglishHangEndNoCoptic"/>
      </w:pPr>
      <w:r w:rsidRPr="00AB1781">
        <w:tab/>
        <w:t>and did not believe in His wonders.</w:t>
      </w:r>
    </w:p>
    <w:p w14:paraId="47DD3FBE" w14:textId="7212CA19" w:rsidR="004A51E7" w:rsidRPr="00AB1781" w:rsidRDefault="004A51E7" w:rsidP="004A51E7">
      <w:pPr>
        <w:pStyle w:val="EnglishHangNoCoptic"/>
      </w:pPr>
      <w:r w:rsidRPr="00AB1781">
        <w:t xml:space="preserve">33 </w:t>
      </w:r>
      <w:r w:rsidR="00BC7374">
        <w:t>And t</w:t>
      </w:r>
      <w:r w:rsidRPr="00AB1781">
        <w:t xml:space="preserve">heir days </w:t>
      </w:r>
      <w:r w:rsidR="00BC7374">
        <w:t>ended in folly</w:t>
      </w:r>
      <w:r w:rsidRPr="00AB1781">
        <w:t>,</w:t>
      </w:r>
    </w:p>
    <w:p w14:paraId="0DE345E7" w14:textId="54B39BA6" w:rsidR="004A51E7" w:rsidRPr="00AB1781" w:rsidRDefault="004A51E7" w:rsidP="004A51E7">
      <w:pPr>
        <w:pStyle w:val="EnglishHangEndNoCoptic"/>
      </w:pPr>
      <w:r w:rsidRPr="00AB1781">
        <w:tab/>
        <w:t xml:space="preserve">and their years </w:t>
      </w:r>
      <w:r w:rsidR="00BC7374">
        <w:t>with haste</w:t>
      </w:r>
      <w:r w:rsidRPr="00AB1781">
        <w:t>.</w:t>
      </w:r>
    </w:p>
    <w:p w14:paraId="62FD5548" w14:textId="4E29379A" w:rsidR="004A51E7" w:rsidRPr="00AB1781" w:rsidRDefault="004A51E7" w:rsidP="004A51E7">
      <w:pPr>
        <w:pStyle w:val="EnglishHangNoCoptic"/>
      </w:pPr>
      <w:r w:rsidRPr="00AB1781">
        <w:t xml:space="preserve">34 When He </w:t>
      </w:r>
      <w:r w:rsidR="00BC7374">
        <w:t>was killing them</w:t>
      </w:r>
      <w:r w:rsidRPr="00AB1781">
        <w:t>, then they sought Him</w:t>
      </w:r>
      <w:r w:rsidR="0020150A">
        <w:t xml:space="preserve"> out</w:t>
      </w:r>
      <w:r w:rsidRPr="00AB1781">
        <w:t>,</w:t>
      </w:r>
    </w:p>
    <w:p w14:paraId="2BBD84FF" w14:textId="58B572A1" w:rsidR="004A51E7" w:rsidRPr="00AB1781" w:rsidRDefault="004A51E7" w:rsidP="004A51E7">
      <w:pPr>
        <w:pStyle w:val="EnglishHangEndNoCoptic"/>
      </w:pPr>
      <w:r w:rsidRPr="00AB1781">
        <w:tab/>
        <w:t>and retu</w:t>
      </w:r>
      <w:r w:rsidR="0020150A">
        <w:t>rned and rose to seek God early;</w:t>
      </w:r>
    </w:p>
    <w:p w14:paraId="20A3FC50" w14:textId="79F3FF88" w:rsidR="004A51E7" w:rsidRPr="00AB1781" w:rsidRDefault="004A51E7" w:rsidP="004A51E7">
      <w:pPr>
        <w:pStyle w:val="EnglishHangNoCoptic"/>
      </w:pPr>
      <w:r w:rsidRPr="00AB1781">
        <w:t>35 and they remembered that God was their helper</w:t>
      </w:r>
      <w:r w:rsidR="0020150A">
        <w:t>,</w:t>
      </w:r>
    </w:p>
    <w:p w14:paraId="4E133C17" w14:textId="77777777" w:rsidR="004A51E7" w:rsidRPr="00AB1781" w:rsidRDefault="004A51E7" w:rsidP="004A51E7">
      <w:pPr>
        <w:pStyle w:val="EnglishHangEndNoCoptic"/>
      </w:pPr>
      <w:r w:rsidRPr="00AB1781">
        <w:tab/>
        <w:t>and that the Most High was their redeemer.</w:t>
      </w:r>
    </w:p>
    <w:p w14:paraId="52F50C94" w14:textId="3E5DDB82" w:rsidR="004A51E7" w:rsidRPr="00AB1781" w:rsidRDefault="004A51E7" w:rsidP="004A51E7">
      <w:pPr>
        <w:pStyle w:val="EnglishHangNoCoptic"/>
      </w:pPr>
      <w:r w:rsidRPr="00AB1781">
        <w:t xml:space="preserve">36 Then they </w:t>
      </w:r>
      <w:r w:rsidR="0020150A">
        <w:t>deceived</w:t>
      </w:r>
      <w:r w:rsidRPr="00AB1781">
        <w:t xml:space="preserve"> Him with their mouth,</w:t>
      </w:r>
    </w:p>
    <w:p w14:paraId="1DF07BE2" w14:textId="77777777" w:rsidR="004A51E7" w:rsidRPr="00AB1781" w:rsidRDefault="004A51E7" w:rsidP="004A51E7">
      <w:pPr>
        <w:pStyle w:val="EnglishHangEndNoCoptic"/>
      </w:pPr>
      <w:r w:rsidRPr="00AB1781">
        <w:tab/>
        <w:t>and with their tongue they lied to Him.</w:t>
      </w:r>
    </w:p>
    <w:p w14:paraId="2DCD5915" w14:textId="77777777" w:rsidR="004A51E7" w:rsidRPr="00AB1781" w:rsidRDefault="004A51E7" w:rsidP="004A51E7">
      <w:pPr>
        <w:pStyle w:val="EnglishHangNoCoptic"/>
      </w:pPr>
      <w:r w:rsidRPr="00AB1781">
        <w:t>37 Their heart was not right with Him,</w:t>
      </w:r>
    </w:p>
    <w:p w14:paraId="39DF3526" w14:textId="77777777" w:rsidR="004A51E7" w:rsidRPr="00AB1781" w:rsidRDefault="004A51E7" w:rsidP="004A51E7">
      <w:pPr>
        <w:pStyle w:val="EnglishHangEndNoCoptic"/>
      </w:pPr>
      <w:r w:rsidRPr="00AB1781">
        <w:tab/>
        <w:t>and they were not faithful to His covenant.</w:t>
      </w:r>
    </w:p>
    <w:p w14:paraId="4306C753" w14:textId="4C4C1E4B" w:rsidR="004A51E7" w:rsidRPr="00AB1781" w:rsidRDefault="004A51E7" w:rsidP="004A51E7">
      <w:pPr>
        <w:pStyle w:val="EnglishHangNoCoptic"/>
      </w:pPr>
      <w:r w:rsidRPr="00AB1781">
        <w:t>38 Yet He is compassionate</w:t>
      </w:r>
    </w:p>
    <w:p w14:paraId="761990CB" w14:textId="4CAEC414" w:rsidR="004A51E7" w:rsidRPr="00AB1781" w:rsidRDefault="004A51E7" w:rsidP="004A51E7">
      <w:pPr>
        <w:pStyle w:val="EnglishHangNoCoptic"/>
      </w:pPr>
      <w:r w:rsidRPr="00AB1781">
        <w:tab/>
      </w:r>
      <w:r w:rsidR="0020150A">
        <w:t xml:space="preserve">And will atone for </w:t>
      </w:r>
      <w:r w:rsidRPr="00AB1781">
        <w:t xml:space="preserve">their sins and </w:t>
      </w:r>
      <w:r w:rsidR="0020150A">
        <w:t>will</w:t>
      </w:r>
      <w:r w:rsidRPr="00AB1781">
        <w:t xml:space="preserve"> not destroy them;</w:t>
      </w:r>
    </w:p>
    <w:p w14:paraId="4DD4AD30" w14:textId="77777777" w:rsidR="004A51E7" w:rsidRPr="00AB1781" w:rsidRDefault="004A51E7" w:rsidP="004A51E7">
      <w:pPr>
        <w:pStyle w:val="EnglishHangNoCoptic"/>
      </w:pPr>
      <w:r w:rsidRPr="00AB1781">
        <w:tab/>
        <w:t>again and again He averted His anger</w:t>
      </w:r>
    </w:p>
    <w:p w14:paraId="7304E493" w14:textId="77777777" w:rsidR="004A51E7" w:rsidRPr="00AB1781" w:rsidRDefault="004A51E7" w:rsidP="004A51E7">
      <w:pPr>
        <w:pStyle w:val="EnglishHangEndNoCoptic"/>
      </w:pPr>
      <w:r w:rsidRPr="00AB1781">
        <w:tab/>
        <w:t>and did not let His wrath consume them.</w:t>
      </w:r>
    </w:p>
    <w:p w14:paraId="1DC1C8F3" w14:textId="30A1BEB0" w:rsidR="004A51E7" w:rsidRPr="00AB1781" w:rsidRDefault="004A51E7" w:rsidP="004A51E7">
      <w:pPr>
        <w:pStyle w:val="EnglishHangNoCoptic"/>
      </w:pPr>
      <w:r w:rsidRPr="00AB1781">
        <w:t xml:space="preserve">39 </w:t>
      </w:r>
      <w:r w:rsidR="0020150A">
        <w:t xml:space="preserve">For </w:t>
      </w:r>
      <w:r w:rsidRPr="00AB1781">
        <w:t>He remembered that they were flesh,</w:t>
      </w:r>
    </w:p>
    <w:p w14:paraId="2E46DB55" w14:textId="0F42C7EE" w:rsidR="004A51E7" w:rsidRPr="00AB1781" w:rsidRDefault="004A51E7" w:rsidP="004A51E7">
      <w:pPr>
        <w:pStyle w:val="EnglishHangEndNoCoptic"/>
      </w:pPr>
      <w:r w:rsidRPr="00AB1781">
        <w:tab/>
        <w:t xml:space="preserve">a </w:t>
      </w:r>
      <w:r w:rsidR="0020150A">
        <w:t>breath</w:t>
      </w:r>
      <w:r w:rsidR="0020150A">
        <w:rPr>
          <w:rStyle w:val="FootnoteReference"/>
        </w:rPr>
        <w:footnoteReference w:id="424"/>
      </w:r>
      <w:r w:rsidRPr="00AB1781">
        <w:t xml:space="preserve"> that passes and </w:t>
      </w:r>
      <w:r w:rsidR="0020150A">
        <w:t>does not come again</w:t>
      </w:r>
      <w:r w:rsidRPr="00AB1781">
        <w:t>.</w:t>
      </w:r>
    </w:p>
    <w:p w14:paraId="6F592989" w14:textId="1705D684" w:rsidR="004A51E7" w:rsidRPr="00AB1781" w:rsidRDefault="004A51E7" w:rsidP="004A51E7">
      <w:pPr>
        <w:pStyle w:val="EnglishHangNoCoptic"/>
      </w:pPr>
      <w:r w:rsidRPr="00AB1781">
        <w:t xml:space="preserve">40 How often they </w:t>
      </w:r>
      <w:r w:rsidR="0020150A">
        <w:t>rebel against</w:t>
      </w:r>
      <w:r w:rsidRPr="00AB1781">
        <w:t xml:space="preserve"> Him in the wilderness</w:t>
      </w:r>
    </w:p>
    <w:p w14:paraId="4A9B6EEB" w14:textId="438E96E1" w:rsidR="004A51E7" w:rsidRPr="00AB1781" w:rsidRDefault="004A51E7" w:rsidP="004A51E7">
      <w:pPr>
        <w:pStyle w:val="EnglishHangEndNoCoptic"/>
      </w:pPr>
      <w:r w:rsidRPr="00AB1781">
        <w:tab/>
        <w:t xml:space="preserve">and </w:t>
      </w:r>
      <w:r w:rsidR="0020150A">
        <w:t>provoke</w:t>
      </w:r>
      <w:r w:rsidRPr="00AB1781">
        <w:t xml:space="preserve"> Him </w:t>
      </w:r>
      <w:r w:rsidR="0020150A">
        <w:t xml:space="preserve">to wrath </w:t>
      </w:r>
      <w:r w:rsidRPr="00AB1781">
        <w:t>in the desert!</w:t>
      </w:r>
    </w:p>
    <w:p w14:paraId="47FB1AD7" w14:textId="0606C4DB" w:rsidR="004A51E7" w:rsidRPr="00AB1781" w:rsidRDefault="004A51E7" w:rsidP="004A51E7">
      <w:pPr>
        <w:pStyle w:val="EnglishHangNoCoptic"/>
      </w:pPr>
      <w:r w:rsidRPr="00AB1781">
        <w:t xml:space="preserve">41 </w:t>
      </w:r>
      <w:r w:rsidR="0020150A">
        <w:t>And t</w:t>
      </w:r>
      <w:r w:rsidRPr="00AB1781">
        <w:t xml:space="preserve">hey turned </w:t>
      </w:r>
      <w:r w:rsidR="0020150A">
        <w:t>away</w:t>
      </w:r>
      <w:r w:rsidRPr="00AB1781">
        <w:t xml:space="preserve"> and tempted God,</w:t>
      </w:r>
    </w:p>
    <w:p w14:paraId="07419269" w14:textId="77777777" w:rsidR="004A51E7" w:rsidRPr="00AB1781" w:rsidRDefault="004A51E7" w:rsidP="004A51E7">
      <w:pPr>
        <w:pStyle w:val="EnglishHangEndNoCoptic"/>
      </w:pPr>
      <w:r w:rsidRPr="00AB1781">
        <w:tab/>
        <w:t>and provoked the Holy One of Israel.</w:t>
      </w:r>
    </w:p>
    <w:p w14:paraId="799A739F" w14:textId="77777777" w:rsidR="004A51E7" w:rsidRPr="00AB1781" w:rsidRDefault="004A51E7" w:rsidP="004A51E7">
      <w:pPr>
        <w:pStyle w:val="EnglishHangNoCoptic"/>
      </w:pPr>
      <w:r w:rsidRPr="00AB1781">
        <w:t>42 They did not remember His hand,</w:t>
      </w:r>
    </w:p>
    <w:p w14:paraId="3552A4C8" w14:textId="4C730953" w:rsidR="004A51E7" w:rsidRPr="00AB1781" w:rsidRDefault="004A51E7" w:rsidP="004A51E7">
      <w:pPr>
        <w:pStyle w:val="EnglishHangNoCoptic"/>
      </w:pPr>
      <w:r w:rsidRPr="00AB1781">
        <w:tab/>
      </w:r>
      <w:r w:rsidR="0020150A">
        <w:t>and</w:t>
      </w:r>
      <w:r w:rsidRPr="00AB1781">
        <w:t xml:space="preserve"> the day when He redeemed them</w:t>
      </w:r>
    </w:p>
    <w:p w14:paraId="3E88569C" w14:textId="77777777" w:rsidR="004A51E7" w:rsidRPr="00AB1781" w:rsidRDefault="004A51E7" w:rsidP="004A51E7">
      <w:pPr>
        <w:pStyle w:val="EnglishHangEndNoCoptic"/>
      </w:pPr>
      <w:r w:rsidRPr="00AB1781">
        <w:tab/>
        <w:t>from the hand of the oppressor,</w:t>
      </w:r>
    </w:p>
    <w:p w14:paraId="0F6F833B" w14:textId="7383B2EA" w:rsidR="004A51E7" w:rsidRPr="00AB1781" w:rsidRDefault="004A51E7" w:rsidP="004A51E7">
      <w:pPr>
        <w:pStyle w:val="EnglishHangNoCoptic"/>
      </w:pPr>
      <w:r w:rsidRPr="00AB1781">
        <w:lastRenderedPageBreak/>
        <w:t xml:space="preserve">43 how He </w:t>
      </w:r>
      <w:r w:rsidR="0020150A">
        <w:t>wroked</w:t>
      </w:r>
      <w:r w:rsidRPr="00AB1781">
        <w:t xml:space="preserve"> His signs in Egypt,</w:t>
      </w:r>
    </w:p>
    <w:p w14:paraId="440A18C5" w14:textId="77777777" w:rsidR="004A51E7" w:rsidRPr="00AB1781" w:rsidRDefault="004A51E7" w:rsidP="004A51E7">
      <w:pPr>
        <w:pStyle w:val="EnglishHangEndNoCoptic"/>
      </w:pPr>
      <w:r w:rsidRPr="00AB1781">
        <w:tab/>
        <w:t>and His wonders in the field of Tanis,</w:t>
      </w:r>
    </w:p>
    <w:p w14:paraId="52650918" w14:textId="1F5042A4" w:rsidR="004A51E7" w:rsidRPr="00AB1781" w:rsidRDefault="004A51E7" w:rsidP="004A51E7">
      <w:pPr>
        <w:pStyle w:val="EnglishHangNoCoptic"/>
      </w:pPr>
      <w:r w:rsidRPr="00AB1781">
        <w:t xml:space="preserve">44 and turned </w:t>
      </w:r>
      <w:r w:rsidR="003B45D1">
        <w:t>their rivers and their rain-water</w:t>
      </w:r>
    </w:p>
    <w:p w14:paraId="091ABB28" w14:textId="1998D172" w:rsidR="004A51E7" w:rsidRPr="00AB1781" w:rsidRDefault="004A51E7" w:rsidP="004A51E7">
      <w:pPr>
        <w:pStyle w:val="EnglishHangEndNoCoptic"/>
      </w:pPr>
      <w:r w:rsidRPr="00AB1781">
        <w:tab/>
      </w:r>
      <w:r w:rsidR="003B45D1">
        <w:t xml:space="preserve">into blood </w:t>
      </w:r>
      <w:r w:rsidRPr="00AB1781">
        <w:t>so that they could not drink.</w:t>
      </w:r>
    </w:p>
    <w:p w14:paraId="618AB469" w14:textId="7277037B" w:rsidR="004A51E7" w:rsidRPr="00AB1781" w:rsidRDefault="004A51E7" w:rsidP="004A51E7">
      <w:pPr>
        <w:pStyle w:val="EnglishHangNoCoptic"/>
      </w:pPr>
      <w:r w:rsidRPr="00AB1781">
        <w:t>45 He sent them the dog-fly</w:t>
      </w:r>
      <w:r w:rsidR="003B45D1">
        <w:t>,</w:t>
      </w:r>
      <w:r w:rsidRPr="00AB1781">
        <w:t xml:space="preserve"> and it devoured them,</w:t>
      </w:r>
    </w:p>
    <w:p w14:paraId="213819E8" w14:textId="5ACD8942" w:rsidR="004A51E7" w:rsidRPr="00AB1781" w:rsidRDefault="004A51E7" w:rsidP="004A51E7">
      <w:pPr>
        <w:pStyle w:val="EnglishHangEndNoCoptic"/>
      </w:pPr>
      <w:r w:rsidRPr="00AB1781">
        <w:tab/>
        <w:t>and the frog</w:t>
      </w:r>
      <w:r w:rsidR="003B45D1">
        <w:t>,</w:t>
      </w:r>
      <w:r w:rsidRPr="00AB1781">
        <w:t xml:space="preserve"> and it destroyed them.</w:t>
      </w:r>
    </w:p>
    <w:p w14:paraId="00469321" w14:textId="77777777" w:rsidR="004A51E7" w:rsidRPr="00AB1781" w:rsidRDefault="004A51E7" w:rsidP="004A51E7">
      <w:pPr>
        <w:pStyle w:val="EnglishHangNoCoptic"/>
      </w:pPr>
      <w:r w:rsidRPr="00AB1781">
        <w:t>46 And He gave their crops to the mildew,</w:t>
      </w:r>
    </w:p>
    <w:p w14:paraId="2E871528" w14:textId="1C42525E" w:rsidR="004A51E7" w:rsidRPr="00AB1781" w:rsidRDefault="004A51E7" w:rsidP="004A51E7">
      <w:pPr>
        <w:pStyle w:val="EnglishHangEndNoCoptic"/>
      </w:pPr>
      <w:r w:rsidRPr="00AB1781">
        <w:tab/>
        <w:t xml:space="preserve">and </w:t>
      </w:r>
      <w:r w:rsidR="003B45D1">
        <w:t>[</w:t>
      </w:r>
      <w:r w:rsidRPr="00AB1781">
        <w:t>the fruit of</w:t>
      </w:r>
      <w:r w:rsidR="003B45D1">
        <w:t>]</w:t>
      </w:r>
      <w:r w:rsidRPr="00AB1781">
        <w:t xml:space="preserve"> their labors to the locust.</w:t>
      </w:r>
    </w:p>
    <w:p w14:paraId="0F4373E8" w14:textId="77777777" w:rsidR="004A51E7" w:rsidRPr="00AB1781" w:rsidRDefault="004A51E7" w:rsidP="004A51E7">
      <w:pPr>
        <w:pStyle w:val="EnglishHangNoCoptic"/>
      </w:pPr>
      <w:r w:rsidRPr="00AB1781">
        <w:t>47 He killed their vines with hail,</w:t>
      </w:r>
    </w:p>
    <w:p w14:paraId="29C23B03" w14:textId="77777777" w:rsidR="004A51E7" w:rsidRPr="00AB1781" w:rsidRDefault="004A51E7" w:rsidP="004A51E7">
      <w:pPr>
        <w:pStyle w:val="EnglishHangEndNoCoptic"/>
      </w:pPr>
      <w:r w:rsidRPr="00AB1781">
        <w:tab/>
        <w:t>and their mulberry trees with frost.</w:t>
      </w:r>
    </w:p>
    <w:p w14:paraId="1B5EB09E" w14:textId="77777777" w:rsidR="004A51E7" w:rsidRPr="00AB1781" w:rsidRDefault="004A51E7" w:rsidP="004A51E7">
      <w:pPr>
        <w:pStyle w:val="EnglishHangNoCoptic"/>
      </w:pPr>
      <w:r w:rsidRPr="00AB1781">
        <w:t>48 And He gave up their cattle to the hail,</w:t>
      </w:r>
    </w:p>
    <w:p w14:paraId="1AAA5EAA" w14:textId="32052D18" w:rsidR="004A51E7" w:rsidRPr="00AB1781" w:rsidRDefault="004A51E7" w:rsidP="004A51E7">
      <w:pPr>
        <w:pStyle w:val="EnglishHangEndNoCoptic"/>
      </w:pPr>
      <w:r w:rsidRPr="00AB1781">
        <w:tab/>
        <w:t xml:space="preserve">and their </w:t>
      </w:r>
      <w:r w:rsidR="003B45D1">
        <w:t>property</w:t>
      </w:r>
      <w:r w:rsidRPr="00AB1781">
        <w:t xml:space="preserve"> to the fire.</w:t>
      </w:r>
    </w:p>
    <w:p w14:paraId="14FE5B41" w14:textId="7868250D" w:rsidR="004A51E7" w:rsidRPr="00AB1781" w:rsidRDefault="004A51E7" w:rsidP="004A51E7">
      <w:pPr>
        <w:pStyle w:val="EnglishHangNoCoptic"/>
      </w:pPr>
      <w:r w:rsidRPr="00AB1781">
        <w:t xml:space="preserve">49 He sent </w:t>
      </w:r>
      <w:r w:rsidR="003B45D1">
        <w:t>His anger’s wrath among them,</w:t>
      </w:r>
    </w:p>
    <w:p w14:paraId="7CFF88A1" w14:textId="710CA6EE" w:rsidR="004A51E7" w:rsidRPr="00AB1781" w:rsidRDefault="004A51E7" w:rsidP="004A51E7">
      <w:pPr>
        <w:pStyle w:val="EnglishHangNoCoptic"/>
      </w:pPr>
      <w:r w:rsidRPr="00AB1781">
        <w:tab/>
      </w:r>
      <w:r w:rsidR="003B45D1">
        <w:t>anger</w:t>
      </w:r>
      <w:r w:rsidRPr="00AB1781">
        <w:t xml:space="preserve"> and wrath and </w:t>
      </w:r>
      <w:r w:rsidR="003B45D1">
        <w:t>affliction</w:t>
      </w:r>
      <w:r w:rsidRPr="00AB1781">
        <w:t>,</w:t>
      </w:r>
    </w:p>
    <w:p w14:paraId="72297548" w14:textId="4D38C8F7" w:rsidR="004A51E7" w:rsidRPr="00AB1781" w:rsidRDefault="004A51E7" w:rsidP="004A51E7">
      <w:pPr>
        <w:pStyle w:val="EnglishHangEndNoCoptic"/>
      </w:pPr>
      <w:r w:rsidRPr="00AB1781">
        <w:tab/>
      </w:r>
      <w:r w:rsidR="003B45D1">
        <w:t>sent through</w:t>
      </w:r>
      <w:r w:rsidRPr="00AB1781">
        <w:t xml:space="preserve"> evil angels.</w:t>
      </w:r>
    </w:p>
    <w:p w14:paraId="3B854178" w14:textId="4D812CE3" w:rsidR="004A51E7" w:rsidRPr="00AB1781" w:rsidRDefault="004A51E7" w:rsidP="004A51E7">
      <w:pPr>
        <w:pStyle w:val="EnglishHangNoCoptic"/>
      </w:pPr>
      <w:r w:rsidRPr="00AB1781">
        <w:t xml:space="preserve">50 He gave </w:t>
      </w:r>
      <w:r w:rsidR="003B45D1">
        <w:t>made a path for His wrath;</w:t>
      </w:r>
    </w:p>
    <w:p w14:paraId="022D6B3E" w14:textId="459980D1" w:rsidR="004A51E7" w:rsidRPr="00AB1781" w:rsidRDefault="004A51E7" w:rsidP="004A51E7">
      <w:pPr>
        <w:pStyle w:val="EnglishHangNoCoptic"/>
      </w:pPr>
      <w:r w:rsidRPr="00AB1781">
        <w:tab/>
        <w:t xml:space="preserve">He </w:t>
      </w:r>
      <w:r w:rsidR="003B45D1">
        <w:t xml:space="preserve">did not </w:t>
      </w:r>
      <w:r w:rsidRPr="00AB1781">
        <w:t xml:space="preserve">spared their </w:t>
      </w:r>
      <w:r w:rsidR="003B45D1">
        <w:t>souls</w:t>
      </w:r>
      <w:r w:rsidRPr="00AB1781">
        <w:t xml:space="preserve"> from death</w:t>
      </w:r>
      <w:r w:rsidR="003B45D1">
        <w:t>,</w:t>
      </w:r>
    </w:p>
    <w:p w14:paraId="2377EA6A" w14:textId="327FCA81" w:rsidR="004A51E7" w:rsidRPr="00AB1781" w:rsidRDefault="004A51E7" w:rsidP="004A51E7">
      <w:pPr>
        <w:pStyle w:val="EnglishHangEndNoCoptic"/>
      </w:pPr>
      <w:r w:rsidRPr="00AB1781">
        <w:tab/>
      </w:r>
      <w:r w:rsidR="003B45D1" w:rsidRPr="00AB1781">
        <w:t>A</w:t>
      </w:r>
      <w:r w:rsidRPr="00AB1781">
        <w:t>nd</w:t>
      </w:r>
      <w:r w:rsidR="003B45D1">
        <w:t xml:space="preserve"> he consigned their cattle</w:t>
      </w:r>
      <w:r w:rsidRPr="00AB1781">
        <w:t xml:space="preserve"> to death.</w:t>
      </w:r>
    </w:p>
    <w:p w14:paraId="4A68A386" w14:textId="4CD333CC" w:rsidR="004A51E7" w:rsidRPr="00AB1781" w:rsidRDefault="004A51E7" w:rsidP="004A51E7">
      <w:pPr>
        <w:pStyle w:val="EnglishHangNoCoptic"/>
      </w:pPr>
      <w:r w:rsidRPr="00AB1781">
        <w:t>51 And He struck e</w:t>
      </w:r>
      <w:r w:rsidR="003B45D1">
        <w:t>very</w:t>
      </w:r>
      <w:r w:rsidRPr="00AB1781">
        <w:t xml:space="preserve"> first-born in Egypt,</w:t>
      </w:r>
    </w:p>
    <w:p w14:paraId="2B56334F" w14:textId="6F0E6EE4" w:rsidR="004A51E7" w:rsidRPr="00AB1781" w:rsidRDefault="004A51E7" w:rsidP="004A51E7">
      <w:pPr>
        <w:pStyle w:val="EnglishHangEndNoCoptic"/>
      </w:pPr>
      <w:r w:rsidRPr="00AB1781">
        <w:tab/>
      </w:r>
      <w:r w:rsidR="003B45D1">
        <w:t xml:space="preserve">the </w:t>
      </w:r>
      <w:r w:rsidRPr="00AB1781">
        <w:t xml:space="preserve">first-fruits </w:t>
      </w:r>
      <w:r w:rsidR="003B45D1">
        <w:t xml:space="preserve">of their labour </w:t>
      </w:r>
      <w:r w:rsidRPr="00AB1781">
        <w:t xml:space="preserve">in the </w:t>
      </w:r>
      <w:r w:rsidR="003B45D1">
        <w:t>tents of Ham.</w:t>
      </w:r>
    </w:p>
    <w:p w14:paraId="24FB1932" w14:textId="1D1BB20E" w:rsidR="004A51E7" w:rsidRPr="00AB1781" w:rsidRDefault="004A51E7" w:rsidP="004A51E7">
      <w:pPr>
        <w:pStyle w:val="EnglishHangNoCoptic"/>
      </w:pPr>
      <w:r w:rsidRPr="00AB1781">
        <w:t xml:space="preserve">52 Then He </w:t>
      </w:r>
      <w:r w:rsidR="003B45D1">
        <w:t>brought</w:t>
      </w:r>
      <w:r w:rsidR="003B45D1" w:rsidRPr="00AB1781">
        <w:t xml:space="preserve"> </w:t>
      </w:r>
      <w:r w:rsidRPr="00AB1781">
        <w:t xml:space="preserve">His people </w:t>
      </w:r>
      <w:r w:rsidR="003B45D1">
        <w:t xml:space="preserve">out </w:t>
      </w:r>
      <w:r w:rsidRPr="00AB1781">
        <w:t>like a herd of sheep,</w:t>
      </w:r>
    </w:p>
    <w:p w14:paraId="50024F2E" w14:textId="77777777" w:rsidR="004A51E7" w:rsidRPr="00AB1781" w:rsidRDefault="004A51E7" w:rsidP="004A51E7">
      <w:pPr>
        <w:pStyle w:val="EnglishHangEndNoCoptic"/>
      </w:pPr>
      <w:r w:rsidRPr="00AB1781">
        <w:tab/>
        <w:t>and led them like a flock in the wilderness.</w:t>
      </w:r>
    </w:p>
    <w:p w14:paraId="03A48483" w14:textId="06440407" w:rsidR="004A51E7" w:rsidRPr="00AB1781" w:rsidRDefault="004A51E7" w:rsidP="004A51E7">
      <w:pPr>
        <w:pStyle w:val="EnglishHangNoCoptic"/>
      </w:pPr>
      <w:r w:rsidRPr="00AB1781">
        <w:t xml:space="preserve">53 And He guided them </w:t>
      </w:r>
      <w:r w:rsidR="00287CDE">
        <w:t>in</w:t>
      </w:r>
      <w:r w:rsidRPr="00AB1781">
        <w:t xml:space="preserve"> hope</w:t>
      </w:r>
      <w:r w:rsidR="00287CDE">
        <w:t>,</w:t>
      </w:r>
      <w:r w:rsidRPr="00AB1781">
        <w:t xml:space="preserve"> </w:t>
      </w:r>
      <w:r w:rsidR="00287CDE">
        <w:t>and</w:t>
      </w:r>
      <w:r w:rsidRPr="00AB1781">
        <w:t xml:space="preserve"> they were not afraid,</w:t>
      </w:r>
    </w:p>
    <w:p w14:paraId="597C3F2C" w14:textId="1970FD65" w:rsidR="004A51E7" w:rsidRPr="00AB1781" w:rsidRDefault="004A51E7" w:rsidP="004A51E7">
      <w:pPr>
        <w:pStyle w:val="EnglishHangEndNoCoptic"/>
      </w:pPr>
      <w:r w:rsidRPr="00AB1781">
        <w:tab/>
      </w:r>
      <w:r w:rsidR="00287CDE">
        <w:t>but</w:t>
      </w:r>
      <w:r w:rsidRPr="00AB1781">
        <w:t xml:space="preserve"> the sea </w:t>
      </w:r>
      <w:r w:rsidR="00287CDE">
        <w:t>covered</w:t>
      </w:r>
      <w:r w:rsidRPr="00AB1781">
        <w:t xml:space="preserve"> over their enemies.</w:t>
      </w:r>
    </w:p>
    <w:p w14:paraId="0E9073EC" w14:textId="28338D21" w:rsidR="004A51E7" w:rsidRPr="00AB1781" w:rsidRDefault="004A51E7" w:rsidP="004A51E7">
      <w:pPr>
        <w:pStyle w:val="EnglishHangNoCoptic"/>
      </w:pPr>
      <w:r w:rsidRPr="00AB1781">
        <w:t xml:space="preserve">54 And He </w:t>
      </w:r>
      <w:r w:rsidR="003B45D1">
        <w:t>brought</w:t>
      </w:r>
      <w:r w:rsidR="003B45D1" w:rsidRPr="00AB1781">
        <w:t xml:space="preserve"> </w:t>
      </w:r>
      <w:r w:rsidRPr="00AB1781">
        <w:t xml:space="preserve">them </w:t>
      </w:r>
      <w:r w:rsidR="00287CDE">
        <w:t>the</w:t>
      </w:r>
      <w:r w:rsidRPr="00AB1781">
        <w:t xml:space="preserve"> mountain </w:t>
      </w:r>
      <w:r w:rsidR="00287CDE">
        <w:t>of His holiness</w:t>
      </w:r>
      <w:r w:rsidRPr="00AB1781">
        <w:t>,</w:t>
      </w:r>
    </w:p>
    <w:p w14:paraId="56BBDEA7" w14:textId="77777777" w:rsidR="004A51E7" w:rsidRPr="00AB1781" w:rsidRDefault="004A51E7" w:rsidP="004A51E7">
      <w:pPr>
        <w:pStyle w:val="EnglishHangEndNoCoptic"/>
      </w:pPr>
      <w:r w:rsidRPr="00AB1781">
        <w:tab/>
        <w:t>to this mountain which His right hand acquired.</w:t>
      </w:r>
    </w:p>
    <w:p w14:paraId="0059962C" w14:textId="77777777" w:rsidR="004A51E7" w:rsidRPr="00AB1781" w:rsidRDefault="004A51E7" w:rsidP="004A51E7">
      <w:pPr>
        <w:pStyle w:val="EnglishHangNoCoptic"/>
      </w:pPr>
      <w:r w:rsidRPr="00AB1781">
        <w:t>55 And He drove out nations from before them,</w:t>
      </w:r>
    </w:p>
    <w:p w14:paraId="07E2BFDF" w14:textId="5E7CF483" w:rsidR="004A51E7" w:rsidRPr="00AB1781" w:rsidRDefault="004A51E7" w:rsidP="004A51E7">
      <w:pPr>
        <w:pStyle w:val="EnglishHangNoCoptic"/>
      </w:pPr>
      <w:r w:rsidRPr="00AB1781">
        <w:tab/>
        <w:t xml:space="preserve">and gave each his share of land </w:t>
      </w:r>
      <w:r w:rsidR="00287CDE">
        <w:t>as an inheritance,</w:t>
      </w:r>
    </w:p>
    <w:p w14:paraId="20E79619" w14:textId="1AAD2DF7" w:rsidR="004A51E7" w:rsidRPr="00AB1781" w:rsidRDefault="004A51E7" w:rsidP="004A51E7">
      <w:pPr>
        <w:pStyle w:val="EnglishHangEndNoCoptic"/>
      </w:pPr>
      <w:r w:rsidRPr="00AB1781">
        <w:tab/>
        <w:t xml:space="preserve">and settled the tribes of Israel in their </w:t>
      </w:r>
      <w:r w:rsidR="00287CDE">
        <w:t>tents</w:t>
      </w:r>
      <w:r w:rsidRPr="00AB1781">
        <w:t>.</w:t>
      </w:r>
    </w:p>
    <w:p w14:paraId="6F75F4E4" w14:textId="09719644" w:rsidR="004A51E7" w:rsidRPr="00AB1781" w:rsidRDefault="004A51E7" w:rsidP="004A51E7">
      <w:pPr>
        <w:pStyle w:val="EnglishHangNoCoptic"/>
      </w:pPr>
      <w:r w:rsidRPr="00AB1781">
        <w:t xml:space="preserve">56 Yet they </w:t>
      </w:r>
      <w:r w:rsidR="00287CDE">
        <w:t>tested</w:t>
      </w:r>
      <w:r w:rsidRPr="00AB1781">
        <w:t xml:space="preserve"> and provoked the Most High God,</w:t>
      </w:r>
    </w:p>
    <w:p w14:paraId="1B40CC26" w14:textId="2650053A" w:rsidR="004A51E7" w:rsidRPr="00AB1781" w:rsidRDefault="004A51E7" w:rsidP="004A51E7">
      <w:pPr>
        <w:pStyle w:val="EnglishHangEndNoCoptic"/>
      </w:pPr>
      <w:r w:rsidRPr="00AB1781">
        <w:tab/>
        <w:t>a</w:t>
      </w:r>
      <w:r w:rsidR="00287CDE">
        <w:t>nd did not keep His testimonies;</w:t>
      </w:r>
    </w:p>
    <w:p w14:paraId="1FE48CAC" w14:textId="35A91A48" w:rsidR="004A51E7" w:rsidRPr="00AB1781" w:rsidRDefault="004A51E7" w:rsidP="004A51E7">
      <w:pPr>
        <w:pStyle w:val="EnglishHangNoCoptic"/>
      </w:pPr>
      <w:r w:rsidRPr="00AB1781">
        <w:lastRenderedPageBreak/>
        <w:t xml:space="preserve">57 They turned away and </w:t>
      </w:r>
      <w:r w:rsidR="00287CDE">
        <w:t>were faithless like their fathers;</w:t>
      </w:r>
    </w:p>
    <w:p w14:paraId="1DF5652C" w14:textId="77777777" w:rsidR="004A51E7" w:rsidRPr="00AB1781" w:rsidRDefault="004A51E7" w:rsidP="004A51E7">
      <w:pPr>
        <w:pStyle w:val="EnglishHangEndNoCoptic"/>
      </w:pPr>
      <w:r w:rsidRPr="00AB1781">
        <w:tab/>
        <w:t>they twisted like a crooked bow.</w:t>
      </w:r>
    </w:p>
    <w:p w14:paraId="6A3715C9" w14:textId="3BCC7CAE" w:rsidR="004A51E7" w:rsidRPr="00AB1781" w:rsidRDefault="004A51E7" w:rsidP="004A51E7">
      <w:pPr>
        <w:pStyle w:val="EnglishHangNoCoptic"/>
      </w:pPr>
      <w:r w:rsidRPr="00AB1781">
        <w:t xml:space="preserve">58 They provoked Him </w:t>
      </w:r>
      <w:r w:rsidR="00287CDE">
        <w:t xml:space="preserve">to anger </w:t>
      </w:r>
      <w:r w:rsidRPr="00AB1781">
        <w:t>with their high places</w:t>
      </w:r>
      <w:r w:rsidR="00287CDE">
        <w:t>,</w:t>
      </w:r>
    </w:p>
    <w:p w14:paraId="5E4BA0D3" w14:textId="67FED9F0" w:rsidR="004A51E7" w:rsidRPr="00AB1781" w:rsidRDefault="004A51E7" w:rsidP="004A51E7">
      <w:pPr>
        <w:pStyle w:val="EnglishHangEndNoCoptic"/>
      </w:pPr>
      <w:r w:rsidRPr="00AB1781">
        <w:tab/>
        <w:t xml:space="preserve">and </w:t>
      </w:r>
      <w:r w:rsidR="00287CDE">
        <w:t>moved</w:t>
      </w:r>
      <w:r w:rsidRPr="00AB1781">
        <w:t xml:space="preserve"> Him </w:t>
      </w:r>
      <w:r w:rsidR="00287CDE">
        <w:t xml:space="preserve">to jealousy </w:t>
      </w:r>
      <w:r w:rsidRPr="00AB1781">
        <w:t>with their carved images.</w:t>
      </w:r>
    </w:p>
    <w:p w14:paraId="1665B292" w14:textId="6A3F5381" w:rsidR="004A51E7" w:rsidRPr="00AB1781" w:rsidRDefault="004A51E7" w:rsidP="004A51E7">
      <w:pPr>
        <w:pStyle w:val="EnglishHangNoCoptic"/>
      </w:pPr>
      <w:r w:rsidRPr="00AB1781">
        <w:t xml:space="preserve">59 God heard of it and </w:t>
      </w:r>
      <w:r w:rsidR="00287CDE">
        <w:t>despised</w:t>
      </w:r>
      <w:r w:rsidRPr="00AB1781">
        <w:t xml:space="preserve"> them,</w:t>
      </w:r>
    </w:p>
    <w:p w14:paraId="56803E70" w14:textId="700E8ED4" w:rsidR="004A51E7" w:rsidRPr="00AB1781" w:rsidRDefault="004A51E7" w:rsidP="004A51E7">
      <w:pPr>
        <w:pStyle w:val="EnglishHangEndNoCoptic"/>
      </w:pPr>
      <w:r w:rsidRPr="00AB1781">
        <w:tab/>
        <w:t xml:space="preserve">and utterly </w:t>
      </w:r>
      <w:r w:rsidR="00287CDE">
        <w:t>disdained</w:t>
      </w:r>
      <w:r w:rsidRPr="00AB1781">
        <w:t xml:space="preserve"> Israel.</w:t>
      </w:r>
    </w:p>
    <w:p w14:paraId="10E83FC2" w14:textId="1A798994" w:rsidR="004A51E7" w:rsidRPr="00AB1781" w:rsidRDefault="004A51E7" w:rsidP="004A51E7">
      <w:pPr>
        <w:pStyle w:val="EnglishHangNoCoptic"/>
      </w:pPr>
      <w:r w:rsidRPr="00AB1781">
        <w:t xml:space="preserve">60 And He </w:t>
      </w:r>
      <w:r w:rsidR="00287CDE">
        <w:t>rejected</w:t>
      </w:r>
      <w:r w:rsidRPr="00AB1781">
        <w:t xml:space="preserve"> the tabernacle of Shiloh,</w:t>
      </w:r>
    </w:p>
    <w:p w14:paraId="38E2ACA0" w14:textId="77777777" w:rsidR="004A51E7" w:rsidRPr="00AB1781" w:rsidRDefault="004A51E7" w:rsidP="004A51E7">
      <w:pPr>
        <w:pStyle w:val="EnglishHangEndNoCoptic"/>
      </w:pPr>
      <w:r w:rsidRPr="00AB1781">
        <w:tab/>
        <w:t>His tent where He dwelt among men.</w:t>
      </w:r>
    </w:p>
    <w:p w14:paraId="6B0543F9" w14:textId="77777777" w:rsidR="004A51E7" w:rsidRPr="00AB1781" w:rsidRDefault="004A51E7" w:rsidP="004A51E7">
      <w:pPr>
        <w:pStyle w:val="EnglishHangNoCoptic"/>
      </w:pPr>
      <w:r w:rsidRPr="00AB1781">
        <w:t>61 And He delivered their strength into captivity,</w:t>
      </w:r>
    </w:p>
    <w:p w14:paraId="440D9D18" w14:textId="28A8379A" w:rsidR="004A51E7" w:rsidRPr="00AB1781" w:rsidRDefault="004A51E7" w:rsidP="004A51E7">
      <w:pPr>
        <w:pStyle w:val="EnglishHangEndNoCoptic"/>
      </w:pPr>
      <w:r w:rsidRPr="00AB1781">
        <w:tab/>
        <w:t xml:space="preserve">and their beauty into </w:t>
      </w:r>
      <w:r w:rsidR="00287CDE">
        <w:t>the hands of their enemy</w:t>
      </w:r>
      <w:r w:rsidRPr="00AB1781">
        <w:t>.</w:t>
      </w:r>
    </w:p>
    <w:p w14:paraId="59508273" w14:textId="70C84149" w:rsidR="004A51E7" w:rsidRPr="00AB1781" w:rsidRDefault="004A51E7" w:rsidP="004A51E7">
      <w:pPr>
        <w:pStyle w:val="EnglishHangNoCoptic"/>
      </w:pPr>
      <w:r w:rsidRPr="00AB1781">
        <w:t xml:space="preserve">62 And He </w:t>
      </w:r>
      <w:r w:rsidR="00287CDE">
        <w:t>gave</w:t>
      </w:r>
      <w:r w:rsidRPr="00AB1781">
        <w:t xml:space="preserve"> His people </w:t>
      </w:r>
      <w:r w:rsidR="00287CDE">
        <w:t xml:space="preserve">over </w:t>
      </w:r>
      <w:r w:rsidRPr="00AB1781">
        <w:t>to the sword,</w:t>
      </w:r>
    </w:p>
    <w:p w14:paraId="00A962BA" w14:textId="77777777" w:rsidR="004A51E7" w:rsidRPr="00AB1781" w:rsidRDefault="004A51E7" w:rsidP="004A51E7">
      <w:pPr>
        <w:pStyle w:val="EnglishHangEndNoCoptic"/>
      </w:pPr>
      <w:r w:rsidRPr="00AB1781">
        <w:tab/>
        <w:t>and despised His inheritance.</w:t>
      </w:r>
    </w:p>
    <w:p w14:paraId="7D3D3117" w14:textId="77777777" w:rsidR="004A51E7" w:rsidRPr="00AB1781" w:rsidRDefault="004A51E7" w:rsidP="004A51E7">
      <w:pPr>
        <w:pStyle w:val="EnglishHangNoCoptic"/>
      </w:pPr>
      <w:r w:rsidRPr="00AB1781">
        <w:t>63 Fire consumed their young men,</w:t>
      </w:r>
    </w:p>
    <w:p w14:paraId="2F91300D" w14:textId="77777777" w:rsidR="004A51E7" w:rsidRPr="00AB1781" w:rsidRDefault="004A51E7" w:rsidP="004A51E7">
      <w:pPr>
        <w:pStyle w:val="EnglishHangEndNoCoptic"/>
      </w:pPr>
      <w:r w:rsidRPr="00AB1781">
        <w:tab/>
        <w:t>and their virgins raised no lament.</w:t>
      </w:r>
    </w:p>
    <w:p w14:paraId="6FED28EE" w14:textId="77777777" w:rsidR="004A51E7" w:rsidRPr="00AB1781" w:rsidRDefault="004A51E7" w:rsidP="004A51E7">
      <w:pPr>
        <w:pStyle w:val="EnglishHangNoCoptic"/>
      </w:pPr>
      <w:r w:rsidRPr="00AB1781">
        <w:t>64 Their priests fell by the sword,</w:t>
      </w:r>
    </w:p>
    <w:p w14:paraId="784813DD" w14:textId="1D7C94F9" w:rsidR="004A51E7" w:rsidRPr="00AB1781" w:rsidRDefault="004A51E7" w:rsidP="004A51E7">
      <w:pPr>
        <w:pStyle w:val="EnglishHangEndNoCoptic"/>
      </w:pPr>
      <w:r w:rsidRPr="00AB1781">
        <w:tab/>
        <w:t xml:space="preserve">and their widows </w:t>
      </w:r>
      <w:r w:rsidR="00287CDE">
        <w:t>raised</w:t>
      </w:r>
      <w:r w:rsidRPr="00AB1781">
        <w:t xml:space="preserve"> no </w:t>
      </w:r>
      <w:r w:rsidR="00287CDE">
        <w:t>lament</w:t>
      </w:r>
      <w:r w:rsidRPr="00AB1781">
        <w:t>.</w:t>
      </w:r>
    </w:p>
    <w:p w14:paraId="002F0A96" w14:textId="444E0DD2" w:rsidR="004A51E7" w:rsidRPr="00AB1781" w:rsidRDefault="004A51E7" w:rsidP="004A51E7">
      <w:pPr>
        <w:pStyle w:val="EnglishHangNoCoptic"/>
      </w:pPr>
      <w:r w:rsidRPr="00AB1781">
        <w:t>65 Then the Lord awoke as from sleep,</w:t>
      </w:r>
    </w:p>
    <w:p w14:paraId="27B5D55D" w14:textId="11154CDF" w:rsidR="004A51E7" w:rsidRPr="00AB1781" w:rsidRDefault="004A51E7" w:rsidP="004A51E7">
      <w:pPr>
        <w:pStyle w:val="EnglishHangEndNoCoptic"/>
      </w:pPr>
      <w:r w:rsidRPr="00AB1781">
        <w:tab/>
        <w:t xml:space="preserve">like a </w:t>
      </w:r>
      <w:r w:rsidR="00287CDE">
        <w:t>strong man</w:t>
      </w:r>
      <w:r w:rsidRPr="00AB1781">
        <w:t xml:space="preserve"> </w:t>
      </w:r>
      <w:r w:rsidR="00287CDE">
        <w:t>drunk</w:t>
      </w:r>
      <w:r w:rsidR="00287CDE">
        <w:rPr>
          <w:rStyle w:val="FootnoteReference"/>
        </w:rPr>
        <w:footnoteReference w:id="425"/>
      </w:r>
      <w:r w:rsidRPr="00AB1781">
        <w:t xml:space="preserve"> from wine.</w:t>
      </w:r>
    </w:p>
    <w:p w14:paraId="05C72576" w14:textId="4348146F" w:rsidR="004A51E7" w:rsidRPr="00AB1781" w:rsidRDefault="004A51E7" w:rsidP="004A51E7">
      <w:pPr>
        <w:pStyle w:val="EnglishHangNoCoptic"/>
      </w:pPr>
      <w:r w:rsidRPr="00AB1781">
        <w:t>66 And He struck His enemies in the rear</w:t>
      </w:r>
      <w:r w:rsidR="00E51A97">
        <w:t>;</w:t>
      </w:r>
    </w:p>
    <w:p w14:paraId="43F4C51B" w14:textId="77777777" w:rsidR="004A51E7" w:rsidRPr="00AB1781" w:rsidRDefault="004A51E7" w:rsidP="004A51E7">
      <w:pPr>
        <w:pStyle w:val="EnglishHangEndNoCoptic"/>
      </w:pPr>
      <w:r w:rsidRPr="00AB1781">
        <w:tab/>
        <w:t>He branded them with eternal disgrace.</w:t>
      </w:r>
    </w:p>
    <w:p w14:paraId="203A8137" w14:textId="77777777" w:rsidR="004A51E7" w:rsidRPr="00AB1781" w:rsidRDefault="004A51E7" w:rsidP="004A51E7">
      <w:pPr>
        <w:pStyle w:val="EnglishHangNoCoptic"/>
      </w:pPr>
      <w:r w:rsidRPr="00AB1781">
        <w:t>67 And He rejected the dwelling of Joseph,</w:t>
      </w:r>
    </w:p>
    <w:p w14:paraId="7F7BDDBD" w14:textId="216F7B7C" w:rsidR="004A51E7" w:rsidRPr="00AB1781" w:rsidRDefault="004A51E7" w:rsidP="004A51E7">
      <w:pPr>
        <w:pStyle w:val="EnglishHangEndNoCoptic"/>
      </w:pPr>
      <w:r w:rsidRPr="00AB1781">
        <w:tab/>
        <w:t xml:space="preserve">and did </w:t>
      </w:r>
      <w:r w:rsidR="00E51A97">
        <w:t>not choose the tribe of Ephraim,</w:t>
      </w:r>
    </w:p>
    <w:p w14:paraId="4DF695CB" w14:textId="5F546FC0" w:rsidR="004A51E7" w:rsidRPr="00AB1781" w:rsidRDefault="004A51E7" w:rsidP="004A51E7">
      <w:pPr>
        <w:pStyle w:val="EnglishHangNoCoptic"/>
      </w:pPr>
      <w:r w:rsidRPr="00AB1781">
        <w:t>68 He chose the tribe of Judah,</w:t>
      </w:r>
    </w:p>
    <w:p w14:paraId="07DD6996" w14:textId="45500FA9" w:rsidR="004A51E7" w:rsidRPr="00AB1781" w:rsidRDefault="004A51E7" w:rsidP="004A51E7">
      <w:pPr>
        <w:pStyle w:val="EnglishHangEndNoCoptic"/>
      </w:pPr>
      <w:r w:rsidRPr="00AB1781">
        <w:tab/>
        <w:t>Mount Zion</w:t>
      </w:r>
      <w:r w:rsidR="00E51A97">
        <w:t>,</w:t>
      </w:r>
      <w:r w:rsidRPr="00AB1781">
        <w:t xml:space="preserve"> which He loved.</w:t>
      </w:r>
    </w:p>
    <w:p w14:paraId="542854FD" w14:textId="67BF787C" w:rsidR="004A51E7" w:rsidRPr="00AB1781" w:rsidRDefault="004A51E7" w:rsidP="004A51E7">
      <w:pPr>
        <w:pStyle w:val="EnglishHangNoCoptic"/>
      </w:pPr>
      <w:r w:rsidRPr="00AB1781">
        <w:t xml:space="preserve">69 And He built His sanctuary like the horn of a </w:t>
      </w:r>
      <w:r w:rsidR="006B0A9B">
        <w:t>unicorn</w:t>
      </w:r>
      <w:r w:rsidRPr="00AB1781">
        <w:t>;</w:t>
      </w:r>
      <w:r w:rsidRPr="00AB1781">
        <w:rPr>
          <w:rStyle w:val="FootnoteReference"/>
        </w:rPr>
        <w:footnoteReference w:id="426"/>
      </w:r>
    </w:p>
    <w:p w14:paraId="2A516247" w14:textId="4B62B2A8" w:rsidR="004A51E7" w:rsidRPr="00AB1781" w:rsidRDefault="004A51E7" w:rsidP="004A51E7">
      <w:pPr>
        <w:pStyle w:val="EnglishHangEndNoCoptic"/>
      </w:pPr>
      <w:r w:rsidRPr="00AB1781">
        <w:tab/>
        <w:t xml:space="preserve">He established it in the </w:t>
      </w:r>
      <w:r w:rsidR="00E51A97">
        <w:t>earth</w:t>
      </w:r>
      <w:r w:rsidRPr="00AB1781">
        <w:t xml:space="preserve"> </w:t>
      </w:r>
      <w:r w:rsidR="00A8396B">
        <w:t>forever</w:t>
      </w:r>
      <w:r w:rsidRPr="00AB1781">
        <w:t>.</w:t>
      </w:r>
    </w:p>
    <w:p w14:paraId="0F33F4A5" w14:textId="77777777" w:rsidR="004A51E7" w:rsidRPr="00AB1781" w:rsidRDefault="004A51E7" w:rsidP="004A51E7">
      <w:pPr>
        <w:pStyle w:val="EnglishHangNoCoptic"/>
      </w:pPr>
      <w:r w:rsidRPr="00AB1781">
        <w:t>70 And He chose His servant David,</w:t>
      </w:r>
    </w:p>
    <w:p w14:paraId="573D0FEB" w14:textId="77777777" w:rsidR="004A51E7" w:rsidRPr="00AB1781" w:rsidRDefault="004A51E7" w:rsidP="004A51E7">
      <w:pPr>
        <w:pStyle w:val="EnglishHangEndNoCoptic"/>
      </w:pPr>
      <w:r w:rsidRPr="00AB1781">
        <w:tab/>
        <w:t>and took him from his flocks of sheep—</w:t>
      </w:r>
    </w:p>
    <w:p w14:paraId="5C988A21" w14:textId="5632771B" w:rsidR="004A51E7" w:rsidRPr="00AB1781" w:rsidRDefault="004A51E7" w:rsidP="004A51E7">
      <w:pPr>
        <w:pStyle w:val="EnglishHangNoCoptic"/>
      </w:pPr>
      <w:r w:rsidRPr="00AB1781">
        <w:t xml:space="preserve">71 </w:t>
      </w:r>
      <w:r w:rsidR="00E51A97">
        <w:t xml:space="preserve">He took him </w:t>
      </w:r>
      <w:r w:rsidRPr="00AB1781">
        <w:t xml:space="preserve">from behind </w:t>
      </w:r>
      <w:r w:rsidR="00E51A97">
        <w:t>sheep giving birth</w:t>
      </w:r>
    </w:p>
    <w:p w14:paraId="62F7F312" w14:textId="7250520C" w:rsidR="004A51E7" w:rsidRPr="00AB1781" w:rsidRDefault="004A51E7" w:rsidP="004A51E7">
      <w:pPr>
        <w:pStyle w:val="EnglishHangNoCoptic"/>
      </w:pPr>
      <w:r w:rsidRPr="00AB1781">
        <w:tab/>
        <w:t>to shepherd</w:t>
      </w:r>
      <w:r w:rsidR="00E51A97">
        <w:t xml:space="preserve"> Jacob</w:t>
      </w:r>
      <w:r w:rsidRPr="00AB1781">
        <w:t xml:space="preserve"> His </w:t>
      </w:r>
      <w:r w:rsidR="00E51A97">
        <w:t>people,</w:t>
      </w:r>
    </w:p>
    <w:p w14:paraId="5D34E6A2" w14:textId="77777777" w:rsidR="004A51E7" w:rsidRPr="00AB1781" w:rsidRDefault="004A51E7" w:rsidP="004A51E7">
      <w:pPr>
        <w:pStyle w:val="EnglishHangEndNoCoptic"/>
      </w:pPr>
      <w:r w:rsidRPr="00AB1781">
        <w:tab/>
        <w:t>and Israel His inheritance.</w:t>
      </w:r>
    </w:p>
    <w:p w14:paraId="5180C0AC" w14:textId="3B081466" w:rsidR="004A51E7" w:rsidRPr="00AB1781" w:rsidRDefault="004A51E7" w:rsidP="004A51E7">
      <w:pPr>
        <w:pStyle w:val="EnglishHangNoCoptic"/>
      </w:pPr>
      <w:r w:rsidRPr="00AB1781">
        <w:lastRenderedPageBreak/>
        <w:t xml:space="preserve">72 And he shepherded them in </w:t>
      </w:r>
      <w:r w:rsidR="00E51A97">
        <w:t>the innocence of his heart,</w:t>
      </w:r>
    </w:p>
    <w:p w14:paraId="536C6EEF" w14:textId="77777777" w:rsidR="004A51E7" w:rsidRPr="004A51E7" w:rsidRDefault="004A51E7" w:rsidP="004A51E7">
      <w:pPr>
        <w:pStyle w:val="EnglishHangEndNoCoptic"/>
      </w:pPr>
      <w:r w:rsidRPr="00AB1781">
        <w:tab/>
        <w:t>and guided them with the wisdom of his hands.</w:t>
      </w:r>
    </w:p>
    <w:p w14:paraId="0745DE33" w14:textId="1E6A09D8" w:rsidR="00924D0C" w:rsidRDefault="00924D0C" w:rsidP="00924D0C">
      <w:pPr>
        <w:pStyle w:val="Rubric"/>
      </w:pPr>
      <w:r>
        <w:t>Glory…</w:t>
      </w:r>
    </w:p>
    <w:p w14:paraId="01E8A89C" w14:textId="7740C165" w:rsidR="004A51E7" w:rsidRPr="00AB1781" w:rsidRDefault="004A51E7" w:rsidP="00BF0205">
      <w:pPr>
        <w:pStyle w:val="Heading4"/>
      </w:pPr>
      <w:r>
        <w:t>Psalm</w:t>
      </w:r>
      <w:r w:rsidRPr="00AB1781">
        <w:t xml:space="preserve"> 78</w:t>
      </w:r>
      <w:r>
        <w:t xml:space="preserve">: </w:t>
      </w:r>
      <w:r w:rsidR="007D2678">
        <w:t>“</w:t>
      </w:r>
      <w:r>
        <w:t xml:space="preserve">O God, the nations have come into </w:t>
      </w:r>
      <w:r w:rsidR="00E570CB">
        <w:t>Your</w:t>
      </w:r>
      <w:r>
        <w:t xml:space="preserve"> inheritance</w:t>
      </w:r>
      <w:r w:rsidR="007D2678">
        <w:t>”</w:t>
      </w:r>
    </w:p>
    <w:p w14:paraId="55991DB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Lament Over the Destruction of Jerusalem</w:t>
      </w:r>
    </w:p>
    <w:p w14:paraId="6E160CC3"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 invites Enemies to pour into the Holy City</w:t>
      </w:r>
    </w:p>
    <w:p w14:paraId="5EF47B6A" w14:textId="77777777" w:rsidR="004A51E7" w:rsidRPr="00AB1781" w:rsidRDefault="004A51E7" w:rsidP="004A51E7">
      <w:pPr>
        <w:pStyle w:val="Rubric"/>
      </w:pPr>
      <w:r w:rsidRPr="00AB1781">
        <w:t>1 (A Psalm by Asaph)</w:t>
      </w:r>
    </w:p>
    <w:p w14:paraId="642F84F8" w14:textId="77777777" w:rsidR="004A51E7" w:rsidRPr="00AB1781" w:rsidRDefault="004A51E7" w:rsidP="004A51E7">
      <w:pPr>
        <w:pStyle w:val="EnglishHangNoCoptic"/>
      </w:pPr>
      <w:r w:rsidRPr="00AB1781">
        <w:t xml:space="preserve">O God, the nations have come into </w:t>
      </w:r>
      <w:r w:rsidR="00E570CB">
        <w:t>Your</w:t>
      </w:r>
      <w:r w:rsidRPr="00AB1781">
        <w:t xml:space="preserve"> inheritance;</w:t>
      </w:r>
    </w:p>
    <w:p w14:paraId="0E0D1AC7" w14:textId="77777777" w:rsidR="004A51E7" w:rsidRPr="00AB1781" w:rsidRDefault="004A51E7" w:rsidP="004A51E7">
      <w:pPr>
        <w:pStyle w:val="EnglishHangNoCoptic"/>
      </w:pPr>
      <w:r w:rsidRPr="00AB1781">
        <w:tab/>
        <w:t xml:space="preserve">they have defiled </w:t>
      </w:r>
      <w:r w:rsidR="00E570CB">
        <w:t>Your</w:t>
      </w:r>
      <w:r w:rsidRPr="00AB1781">
        <w:t xml:space="preserve"> holy temple;</w:t>
      </w:r>
    </w:p>
    <w:p w14:paraId="27C9015D" w14:textId="77777777" w:rsidR="004A51E7" w:rsidRPr="00AB1781" w:rsidRDefault="004A51E7" w:rsidP="004A51E7">
      <w:pPr>
        <w:pStyle w:val="EnglishHangEndNoCoptic"/>
      </w:pPr>
      <w:r w:rsidRPr="00AB1781">
        <w:tab/>
        <w:t>they have made Jerusalem like a vegetable dump.</w:t>
      </w:r>
    </w:p>
    <w:p w14:paraId="654601AF" w14:textId="1A6A6D44" w:rsidR="004A51E7" w:rsidRPr="00AB1781" w:rsidRDefault="004A51E7" w:rsidP="004A51E7">
      <w:pPr>
        <w:pStyle w:val="EnglishHangNoCoptic"/>
      </w:pPr>
      <w:r w:rsidRPr="00AB1781">
        <w:t xml:space="preserve">2 They </w:t>
      </w:r>
      <w:r w:rsidR="004F6652">
        <w:t>left</w:t>
      </w:r>
      <w:r w:rsidRPr="00AB1781">
        <w:t xml:space="preserve"> </w:t>
      </w:r>
      <w:r w:rsidR="00E570CB">
        <w:t>Your</w:t>
      </w:r>
      <w:r w:rsidRPr="00AB1781">
        <w:t xml:space="preserve"> servants’ corpses</w:t>
      </w:r>
    </w:p>
    <w:p w14:paraId="49BB798E" w14:textId="77777777" w:rsidR="004A51E7" w:rsidRPr="00AB1781" w:rsidRDefault="004A51E7" w:rsidP="004A51E7">
      <w:pPr>
        <w:pStyle w:val="EnglishHangNoCoptic"/>
      </w:pPr>
      <w:r w:rsidRPr="00AB1781">
        <w:tab/>
        <w:t>as food for the birds of heaven,</w:t>
      </w:r>
    </w:p>
    <w:p w14:paraId="38331467" w14:textId="0EBE9DA7" w:rsidR="004A51E7" w:rsidRPr="00AB1781" w:rsidRDefault="004A51E7" w:rsidP="004A51E7">
      <w:pPr>
        <w:pStyle w:val="EnglishHangEndNoCoptic"/>
      </w:pPr>
      <w:r w:rsidRPr="00AB1781">
        <w:tab/>
        <w:t xml:space="preserve">the flesh of </w:t>
      </w:r>
      <w:r w:rsidR="00E570CB">
        <w:t>Your</w:t>
      </w:r>
      <w:r w:rsidRPr="00AB1781">
        <w:t xml:space="preserve"> saints </w:t>
      </w:r>
      <w:r w:rsidR="004F6652">
        <w:t>for</w:t>
      </w:r>
      <w:r w:rsidRPr="00AB1781">
        <w:t xml:space="preserve"> the beasts of the earth.</w:t>
      </w:r>
    </w:p>
    <w:p w14:paraId="1AA288C4" w14:textId="77777777" w:rsidR="004A51E7" w:rsidRPr="00AB1781" w:rsidRDefault="004A51E7" w:rsidP="004A51E7">
      <w:pPr>
        <w:pStyle w:val="EnglishHangNoCoptic"/>
      </w:pPr>
      <w:r w:rsidRPr="00AB1781">
        <w:t>3 They have poured out their blood like water</w:t>
      </w:r>
    </w:p>
    <w:p w14:paraId="68657668" w14:textId="77777777" w:rsidR="004A51E7" w:rsidRPr="00AB1781" w:rsidRDefault="004A51E7" w:rsidP="004A51E7">
      <w:pPr>
        <w:pStyle w:val="EnglishHangEndNoCoptic"/>
      </w:pPr>
      <w:r w:rsidRPr="00AB1781">
        <w:tab/>
        <w:t>all round Jerusalem, and there was no one to bury them.</w:t>
      </w:r>
    </w:p>
    <w:p w14:paraId="177C5E42" w14:textId="1B9942FC" w:rsidR="004A51E7" w:rsidRPr="00AB1781" w:rsidRDefault="004A51E7" w:rsidP="004A51E7">
      <w:pPr>
        <w:pStyle w:val="EnglishHangNoCoptic"/>
      </w:pPr>
      <w:r w:rsidRPr="00AB1781">
        <w:t>4 We have become</w:t>
      </w:r>
      <w:r w:rsidR="004F6652">
        <w:t xml:space="preserve"> a disgrace to</w:t>
      </w:r>
      <w:r w:rsidRPr="00AB1781">
        <w:t xml:space="preserve"> our neighbours,</w:t>
      </w:r>
    </w:p>
    <w:p w14:paraId="1938C1BA" w14:textId="10E4D2A6" w:rsidR="004A51E7" w:rsidRPr="00AB1781" w:rsidRDefault="004A51E7" w:rsidP="004A51E7">
      <w:pPr>
        <w:pStyle w:val="EnglishHangEndNoCoptic"/>
      </w:pPr>
      <w:r w:rsidRPr="00AB1781">
        <w:tab/>
      </w:r>
      <w:r w:rsidR="004F6652">
        <w:t>a</w:t>
      </w:r>
      <w:r w:rsidRPr="00AB1781">
        <w:t xml:space="preserve"> scorn and</w:t>
      </w:r>
      <w:r w:rsidR="004F6652">
        <w:t xml:space="preserve"> a</w:t>
      </w:r>
      <w:r w:rsidRPr="00AB1781">
        <w:t xml:space="preserve"> </w:t>
      </w:r>
      <w:r w:rsidR="004F6652">
        <w:t>mockery</w:t>
      </w:r>
      <w:r w:rsidRPr="00AB1781">
        <w:t xml:space="preserve"> </w:t>
      </w:r>
      <w:r w:rsidR="004F6652">
        <w:t>to</w:t>
      </w:r>
      <w:r w:rsidRPr="00AB1781">
        <w:t xml:space="preserve"> those around us.</w:t>
      </w:r>
    </w:p>
    <w:p w14:paraId="316CB571" w14:textId="77777777" w:rsidR="004A51E7" w:rsidRPr="00AB1781" w:rsidRDefault="004A51E7" w:rsidP="004A51E7">
      <w:pPr>
        <w:pStyle w:val="EnglishHangNoCoptic"/>
      </w:pPr>
      <w:r w:rsidRPr="00AB1781">
        <w:t xml:space="preserve">5 How long, O Lord, </w:t>
      </w:r>
      <w:r w:rsidR="00556387">
        <w:t>will</w:t>
      </w:r>
      <w:r w:rsidRPr="00AB1781">
        <w:t xml:space="preserve"> </w:t>
      </w:r>
      <w:r w:rsidR="001040C8">
        <w:t>You</w:t>
      </w:r>
      <w:r w:rsidRPr="00AB1781">
        <w:t xml:space="preserve"> be angry?</w:t>
      </w:r>
    </w:p>
    <w:p w14:paraId="327984B9" w14:textId="6A65D6D6" w:rsidR="004A51E7" w:rsidRPr="00AB1781" w:rsidRDefault="004A51E7" w:rsidP="004A51E7">
      <w:pPr>
        <w:pStyle w:val="EnglishHangEndNoCoptic"/>
      </w:pPr>
      <w:r w:rsidRPr="00AB1781">
        <w:tab/>
        <w:t xml:space="preserve">Will </w:t>
      </w:r>
      <w:r w:rsidR="00E570CB">
        <w:t>Your</w:t>
      </w:r>
      <w:r w:rsidRPr="00AB1781">
        <w:t xml:space="preserve"> jealousy burn like fire </w:t>
      </w:r>
      <w:r w:rsidR="00A8396B">
        <w:t>forever</w:t>
      </w:r>
      <w:r w:rsidRPr="00AB1781">
        <w:t>?</w:t>
      </w:r>
    </w:p>
    <w:p w14:paraId="7AE56A6C" w14:textId="769FA80A" w:rsidR="004A51E7" w:rsidRPr="00AB1781" w:rsidRDefault="004A51E7" w:rsidP="004A51E7">
      <w:pPr>
        <w:pStyle w:val="EnglishHangNoCoptic"/>
      </w:pPr>
      <w:r w:rsidRPr="00AB1781">
        <w:t xml:space="preserve">6 </w:t>
      </w:r>
      <w:r w:rsidR="003E07B4">
        <w:t>Pour out</w:t>
      </w:r>
      <w:r w:rsidRPr="00AB1781">
        <w:t xml:space="preserve"> </w:t>
      </w:r>
      <w:r w:rsidR="00E570CB">
        <w:t>Your</w:t>
      </w:r>
      <w:r w:rsidRPr="00AB1781">
        <w:t xml:space="preserve"> wrath on nations that do not know </w:t>
      </w:r>
      <w:r w:rsidR="001040C8">
        <w:t>You</w:t>
      </w:r>
      <w:r w:rsidRPr="00AB1781">
        <w:t>,</w:t>
      </w:r>
    </w:p>
    <w:p w14:paraId="4E309A6F" w14:textId="7A687DE0" w:rsidR="004A51E7" w:rsidRPr="00AB1781" w:rsidRDefault="004A51E7" w:rsidP="004A51E7">
      <w:pPr>
        <w:pStyle w:val="EnglishHangEndNoCoptic"/>
      </w:pPr>
      <w:r w:rsidRPr="00AB1781">
        <w:tab/>
        <w:t xml:space="preserve">and on </w:t>
      </w:r>
      <w:r w:rsidR="003E07B4">
        <w:t xml:space="preserve">the </w:t>
      </w:r>
      <w:r w:rsidRPr="00AB1781">
        <w:t xml:space="preserve">kingdoms that do not </w:t>
      </w:r>
      <w:r w:rsidR="003E07B4">
        <w:t>call upon</w:t>
      </w:r>
      <w:r w:rsidRPr="00AB1781">
        <w:t xml:space="preserve"> </w:t>
      </w:r>
      <w:r w:rsidR="00E570CB">
        <w:t>Your</w:t>
      </w:r>
      <w:r w:rsidR="003E07B4">
        <w:t xml:space="preserve"> N</w:t>
      </w:r>
      <w:r w:rsidRPr="00AB1781">
        <w:t>ame.</w:t>
      </w:r>
    </w:p>
    <w:p w14:paraId="39A16F10" w14:textId="77777777" w:rsidR="004A51E7" w:rsidRPr="00AB1781" w:rsidRDefault="004A51E7" w:rsidP="004A51E7">
      <w:pPr>
        <w:pStyle w:val="EnglishHangNoCoptic"/>
      </w:pPr>
      <w:r w:rsidRPr="00AB1781">
        <w:t>7 For they have devoured Jacob</w:t>
      </w:r>
    </w:p>
    <w:p w14:paraId="012E9162" w14:textId="77777777" w:rsidR="004A51E7" w:rsidRPr="00AB1781" w:rsidRDefault="004A51E7" w:rsidP="004A51E7">
      <w:pPr>
        <w:pStyle w:val="EnglishHangEndNoCoptic"/>
      </w:pPr>
      <w:r w:rsidRPr="00AB1781">
        <w:tab/>
        <w:t>and laid waste his sanctuary.</w:t>
      </w:r>
      <w:r w:rsidRPr="00AB1781">
        <w:rPr>
          <w:rStyle w:val="FootnoteReference"/>
        </w:rPr>
        <w:footnoteReference w:id="427"/>
      </w:r>
    </w:p>
    <w:p w14:paraId="728C0489" w14:textId="24E666D3" w:rsidR="004A51E7" w:rsidRPr="00AB1781" w:rsidRDefault="004A51E7" w:rsidP="004A51E7">
      <w:pPr>
        <w:pStyle w:val="EnglishHangNoCoptic"/>
      </w:pPr>
      <w:r w:rsidRPr="00AB1781">
        <w:t xml:space="preserve">8 </w:t>
      </w:r>
      <w:r w:rsidR="003E07B4">
        <w:t>Do not remember our transgressions of old</w:t>
      </w:r>
      <w:r w:rsidRPr="00AB1781">
        <w:t>;</w:t>
      </w:r>
    </w:p>
    <w:p w14:paraId="0096F4DC" w14:textId="41DA13C3" w:rsidR="004A51E7" w:rsidRPr="00AB1781" w:rsidRDefault="004A51E7" w:rsidP="004A51E7">
      <w:pPr>
        <w:pStyle w:val="EnglishHangNoCoptic"/>
      </w:pPr>
      <w:r w:rsidRPr="00AB1781">
        <w:tab/>
        <w:t xml:space="preserve">let </w:t>
      </w:r>
      <w:r w:rsidR="00E570CB">
        <w:t>Your</w:t>
      </w:r>
      <w:r w:rsidR="003E07B4">
        <w:t xml:space="preserve"> compassion</w:t>
      </w:r>
      <w:r w:rsidRPr="00AB1781">
        <w:t xml:space="preserve"> </w:t>
      </w:r>
      <w:r w:rsidR="003E07B4">
        <w:t>overtake us quickly</w:t>
      </w:r>
      <w:r w:rsidRPr="00AB1781">
        <w:t>,</w:t>
      </w:r>
    </w:p>
    <w:p w14:paraId="3A3C48F4" w14:textId="653404F3" w:rsidR="004A51E7" w:rsidRPr="00AB1781" w:rsidRDefault="004A51E7" w:rsidP="004A51E7">
      <w:pPr>
        <w:pStyle w:val="EnglishHangEndNoCoptic"/>
      </w:pPr>
      <w:r w:rsidRPr="00AB1781">
        <w:tab/>
        <w:t xml:space="preserve">for </w:t>
      </w:r>
      <w:r w:rsidR="003E07B4">
        <w:t>we have become very poor</w:t>
      </w:r>
      <w:r w:rsidRPr="00AB1781">
        <w:t>.</w:t>
      </w:r>
    </w:p>
    <w:p w14:paraId="35C798DA" w14:textId="77777777" w:rsidR="004A51E7" w:rsidRPr="00AB1781" w:rsidRDefault="004A51E7" w:rsidP="004A51E7">
      <w:pPr>
        <w:pStyle w:val="EnglishHangNoCoptic"/>
      </w:pPr>
      <w:r w:rsidRPr="00AB1781">
        <w:t>9 Help us, O God, our Saviour;</w:t>
      </w:r>
    </w:p>
    <w:p w14:paraId="453FAAD4" w14:textId="0A05EEC3" w:rsidR="004A51E7" w:rsidRPr="00AB1781" w:rsidRDefault="004A51E7" w:rsidP="004A51E7">
      <w:pPr>
        <w:pStyle w:val="EnglishHangNoCoptic"/>
      </w:pPr>
      <w:r w:rsidRPr="00AB1781">
        <w:tab/>
      </w:r>
      <w:r w:rsidR="003E07B4">
        <w:t xml:space="preserve">save us </w:t>
      </w:r>
      <w:r w:rsidRPr="00AB1781">
        <w:t xml:space="preserve">for the </w:t>
      </w:r>
      <w:r w:rsidR="003E07B4">
        <w:t xml:space="preserve">[sake of the] </w:t>
      </w:r>
      <w:r w:rsidRPr="00AB1781">
        <w:t xml:space="preserve">glory of </w:t>
      </w:r>
      <w:r w:rsidR="00E570CB">
        <w:t>Your</w:t>
      </w:r>
      <w:r w:rsidR="003E07B4">
        <w:t xml:space="preserve"> Name</w:t>
      </w:r>
      <w:r w:rsidRPr="00AB1781">
        <w:t>, O Lord,</w:t>
      </w:r>
    </w:p>
    <w:p w14:paraId="3689535E" w14:textId="03ABF18A" w:rsidR="004A51E7" w:rsidRPr="00AB1781" w:rsidRDefault="004A51E7" w:rsidP="004A51E7">
      <w:pPr>
        <w:pStyle w:val="EnglishHangEndNoCoptic"/>
      </w:pPr>
      <w:r w:rsidRPr="00AB1781">
        <w:tab/>
        <w:t xml:space="preserve">and forgive our sins for </w:t>
      </w:r>
      <w:r w:rsidR="003E07B4">
        <w:t xml:space="preserve">the sake of </w:t>
      </w:r>
      <w:r w:rsidR="00E570CB">
        <w:t>Your</w:t>
      </w:r>
      <w:r w:rsidR="003E07B4">
        <w:t xml:space="preserve"> Name</w:t>
      </w:r>
      <w:r w:rsidRPr="00AB1781">
        <w:t>,</w:t>
      </w:r>
    </w:p>
    <w:p w14:paraId="4D501A82" w14:textId="64E7AA05" w:rsidR="004A51E7" w:rsidRPr="00AB1781" w:rsidRDefault="004A51E7" w:rsidP="004A51E7">
      <w:pPr>
        <w:pStyle w:val="EnglishHangNoCoptic"/>
      </w:pPr>
      <w:r w:rsidRPr="00AB1781">
        <w:lastRenderedPageBreak/>
        <w:t xml:space="preserve">10 </w:t>
      </w:r>
      <w:r w:rsidR="003E07B4">
        <w:t>so that</w:t>
      </w:r>
      <w:r w:rsidRPr="00AB1781">
        <w:t xml:space="preserve"> the nations </w:t>
      </w:r>
      <w:r w:rsidR="003E07B4">
        <w:t>cannot say, “Where is their God?”—</w:t>
      </w:r>
    </w:p>
    <w:p w14:paraId="0994ADD6" w14:textId="77777777" w:rsidR="003E07B4" w:rsidRDefault="003E07B4" w:rsidP="004A51E7">
      <w:pPr>
        <w:pStyle w:val="EnglishHangNoCoptic"/>
      </w:pPr>
      <w:r>
        <w:tab/>
        <w:t>And let vengeance for the outpouring of Your servants’ blood</w:t>
      </w:r>
    </w:p>
    <w:p w14:paraId="26725BF5" w14:textId="1BAF3562" w:rsidR="003E07B4" w:rsidRDefault="003E07B4" w:rsidP="003E07B4">
      <w:pPr>
        <w:pStyle w:val="EnglishHangEndNoCoptic"/>
        <w:ind w:firstLine="0"/>
      </w:pPr>
      <w:r>
        <w:t>be known among the nations before our eyes.</w:t>
      </w:r>
      <w:r w:rsidR="004A51E7" w:rsidRPr="00AB1781">
        <w:tab/>
      </w:r>
    </w:p>
    <w:p w14:paraId="543D1012" w14:textId="619DB242" w:rsidR="004A51E7" w:rsidRPr="00AB1781" w:rsidRDefault="004A51E7" w:rsidP="004A51E7">
      <w:pPr>
        <w:pStyle w:val="EnglishHangNoCoptic"/>
      </w:pPr>
      <w:r w:rsidRPr="00AB1781">
        <w:t xml:space="preserve">11 Let the </w:t>
      </w:r>
      <w:r w:rsidR="00C909CB">
        <w:t>groaning</w:t>
      </w:r>
      <w:r w:rsidRPr="00AB1781">
        <w:t xml:space="preserve"> of the prisoners </w:t>
      </w:r>
      <w:r w:rsidR="00C909CB">
        <w:t>come</w:t>
      </w:r>
      <w:r w:rsidRPr="00AB1781">
        <w:t xml:space="preserve"> </w:t>
      </w:r>
      <w:r w:rsidR="00C909CB">
        <w:t>before You</w:t>
      </w:r>
      <w:r w:rsidRPr="00AB1781">
        <w:t>;</w:t>
      </w:r>
    </w:p>
    <w:p w14:paraId="459E6898" w14:textId="4EED6E14" w:rsidR="004A51E7" w:rsidRPr="00AB1781" w:rsidRDefault="004A51E7" w:rsidP="004A51E7">
      <w:pPr>
        <w:pStyle w:val="EnglishHangNoCoptic"/>
      </w:pPr>
      <w:r w:rsidRPr="00AB1781">
        <w:tab/>
      </w:r>
      <w:r w:rsidR="00C909CB">
        <w:t>preserve the children of those who have been killed</w:t>
      </w:r>
    </w:p>
    <w:p w14:paraId="691F5D4B" w14:textId="37ED8E82" w:rsidR="004A51E7" w:rsidRPr="00AB1781" w:rsidRDefault="004A51E7" w:rsidP="004A51E7">
      <w:pPr>
        <w:pStyle w:val="EnglishHangEndNoCoptic"/>
      </w:pPr>
      <w:r w:rsidRPr="00AB1781">
        <w:tab/>
      </w:r>
      <w:r w:rsidR="00C909CB" w:rsidRPr="00AB1781">
        <w:t xml:space="preserve">by the greatness of </w:t>
      </w:r>
      <w:r w:rsidR="00C909CB">
        <w:t>Your</w:t>
      </w:r>
      <w:r w:rsidR="00C909CB" w:rsidRPr="00AB1781">
        <w:t xml:space="preserve"> </w:t>
      </w:r>
      <w:r w:rsidR="00C909CB">
        <w:t>arm</w:t>
      </w:r>
      <w:r w:rsidRPr="00AB1781">
        <w:t>.</w:t>
      </w:r>
    </w:p>
    <w:p w14:paraId="734AEA6C" w14:textId="1BCBDBDF" w:rsidR="004A51E7" w:rsidRPr="00AB1781" w:rsidRDefault="004A51E7" w:rsidP="004A51E7">
      <w:pPr>
        <w:pStyle w:val="EnglishHangNoCoptic"/>
      </w:pPr>
      <w:r w:rsidRPr="00AB1781">
        <w:t xml:space="preserve">12 Return </w:t>
      </w:r>
      <w:r w:rsidR="00C909CB" w:rsidRPr="00AB1781">
        <w:t>the insults with</w:t>
      </w:r>
      <w:r w:rsidR="00C909CB">
        <w:t xml:space="preserve"> by</w:t>
      </w:r>
      <w:r w:rsidR="00C909CB" w:rsidRPr="00AB1781">
        <w:t xml:space="preserve"> which </w:t>
      </w:r>
      <w:r w:rsidR="00C909CB">
        <w:t>our neighbours</w:t>
      </w:r>
      <w:r w:rsidR="00C909CB" w:rsidRPr="00AB1781">
        <w:t xml:space="preserve"> insult </w:t>
      </w:r>
      <w:r w:rsidR="00C909CB">
        <w:t>You</w:t>
      </w:r>
      <w:r w:rsidR="00C909CB" w:rsidRPr="00AB1781">
        <w:t xml:space="preserve"> </w:t>
      </w:r>
    </w:p>
    <w:p w14:paraId="1C102BD2" w14:textId="0CFA84E0" w:rsidR="004A51E7" w:rsidRPr="00AB1781" w:rsidRDefault="004A51E7" w:rsidP="004A51E7">
      <w:pPr>
        <w:pStyle w:val="EnglishHangEndNoCoptic"/>
      </w:pPr>
      <w:r w:rsidRPr="00AB1781">
        <w:tab/>
      </w:r>
      <w:r w:rsidR="00C909CB">
        <w:t>sevenfold into their bosom</w:t>
      </w:r>
      <w:r w:rsidRPr="00AB1781">
        <w:t>, O Lord.</w:t>
      </w:r>
    </w:p>
    <w:p w14:paraId="336DD10F" w14:textId="7D46188C" w:rsidR="004A51E7" w:rsidRPr="00AB1781" w:rsidRDefault="004A51E7" w:rsidP="004A51E7">
      <w:pPr>
        <w:pStyle w:val="EnglishHangNoCoptic"/>
      </w:pPr>
      <w:r w:rsidRPr="00AB1781">
        <w:t xml:space="preserve">13 </w:t>
      </w:r>
      <w:r w:rsidR="00C909CB">
        <w:t>But</w:t>
      </w:r>
      <w:r w:rsidRPr="00AB1781">
        <w:t xml:space="preserve"> we</w:t>
      </w:r>
      <w:r w:rsidR="00C909CB">
        <w:t>,</w:t>
      </w:r>
      <w:r w:rsidRPr="00AB1781">
        <w:t xml:space="preserve"> </w:t>
      </w:r>
      <w:r w:rsidR="00E570CB">
        <w:t>Your</w:t>
      </w:r>
      <w:r w:rsidRPr="00AB1781">
        <w:t xml:space="preserve"> people and the sheep of </w:t>
      </w:r>
      <w:r w:rsidR="00E570CB">
        <w:t>Your</w:t>
      </w:r>
      <w:r w:rsidRPr="00AB1781">
        <w:t xml:space="preserve"> pasture</w:t>
      </w:r>
      <w:r w:rsidR="00C909CB">
        <w:t>,</w:t>
      </w:r>
    </w:p>
    <w:p w14:paraId="16FA0804" w14:textId="695F174C" w:rsidR="004A51E7" w:rsidRPr="00AB1781" w:rsidRDefault="004A51E7" w:rsidP="004A51E7">
      <w:pPr>
        <w:pStyle w:val="EnglishHangNoCoptic"/>
      </w:pPr>
      <w:r w:rsidRPr="00AB1781">
        <w:tab/>
        <w:t xml:space="preserve">will </w:t>
      </w:r>
      <w:r w:rsidR="00C909CB">
        <w:t>confess</w:t>
      </w:r>
      <w:r w:rsidRPr="00AB1781">
        <w:t xml:space="preserve"> </w:t>
      </w:r>
      <w:r w:rsidR="001040C8">
        <w:t>You</w:t>
      </w:r>
      <w:r w:rsidRPr="00AB1781">
        <w:t xml:space="preserve"> </w:t>
      </w:r>
      <w:r w:rsidR="00C909CB">
        <w:t>openly forever</w:t>
      </w:r>
      <w:r w:rsidRPr="00AB1781">
        <w:t>;</w:t>
      </w:r>
    </w:p>
    <w:p w14:paraId="11123395" w14:textId="77777777" w:rsidR="004A51E7" w:rsidRPr="004A51E7" w:rsidRDefault="004A51E7" w:rsidP="004A51E7">
      <w:pPr>
        <w:pStyle w:val="EnglishHangEndNoCoptic"/>
      </w:pPr>
      <w:r w:rsidRPr="00AB1781">
        <w:tab/>
        <w:t xml:space="preserve">we will declare </w:t>
      </w:r>
      <w:r w:rsidR="00E570CB">
        <w:t>Your</w:t>
      </w:r>
      <w:r w:rsidRPr="00AB1781">
        <w:t xml:space="preserve"> praise from generation to generation.</w:t>
      </w:r>
    </w:p>
    <w:p w14:paraId="0251A277" w14:textId="55F87E10" w:rsidR="004A51E7" w:rsidRPr="00AB1781" w:rsidRDefault="004A51E7" w:rsidP="00BF0205">
      <w:pPr>
        <w:pStyle w:val="Heading4"/>
      </w:pPr>
      <w:r>
        <w:t>Psalm</w:t>
      </w:r>
      <w:r w:rsidRPr="00AB1781">
        <w:t xml:space="preserve"> 79</w:t>
      </w:r>
      <w:r>
        <w:t xml:space="preserve">: </w:t>
      </w:r>
      <w:r w:rsidR="007D2678">
        <w:t>“Attend, O Shepherd of Israel,</w:t>
      </w:r>
      <w:r>
        <w:t xml:space="preserve"> Who </w:t>
      </w:r>
      <w:r w:rsidR="00004BA4">
        <w:t>guides</w:t>
      </w:r>
      <w:r>
        <w:t xml:space="preserve"> Joseph</w:t>
      </w:r>
      <w:r w:rsidR="007D2678">
        <w:t>”</w:t>
      </w:r>
    </w:p>
    <w:p w14:paraId="10D25FB6"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I am the Vine, the True Israel</w:t>
      </w:r>
      <w:r w:rsidRPr="00AB1781">
        <w:rPr>
          <w:rStyle w:val="FootnoteReference"/>
          <w:rFonts w:ascii="Book Antiqua" w:hAnsi="Book Antiqua" w:cs="Lucida Grande"/>
          <w:b/>
          <w:bCs/>
        </w:rPr>
        <w:footnoteReference w:id="428"/>
      </w:r>
    </w:p>
    <w:p w14:paraId="71AE9099"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Prayer for the Restoration and Revival of Israel</w:t>
      </w:r>
    </w:p>
    <w:p w14:paraId="50EE395D" w14:textId="08E849C1" w:rsidR="004A51E7" w:rsidRPr="00AB1781" w:rsidRDefault="004A51E7" w:rsidP="004A51E7">
      <w:pPr>
        <w:pStyle w:val="Rubric"/>
      </w:pPr>
      <w:r w:rsidRPr="00AB1781">
        <w:t>1 (</w:t>
      </w:r>
      <w:r w:rsidR="00542B9B">
        <w:t>Over</w:t>
      </w:r>
      <w:r w:rsidRPr="00AB1781">
        <w:t xml:space="preserve"> those </w:t>
      </w:r>
      <w:r w:rsidR="00542B9B">
        <w:t>that</w:t>
      </w:r>
      <w:r w:rsidRPr="00AB1781">
        <w:t xml:space="preserve"> are to be changed. A testimony by Asaph. A Psalm for the Assyrian)</w:t>
      </w:r>
    </w:p>
    <w:p w14:paraId="5E1B8152" w14:textId="77777777" w:rsidR="004A51E7" w:rsidRPr="00AB1781" w:rsidRDefault="004A51E7" w:rsidP="004A51E7">
      <w:pPr>
        <w:pStyle w:val="EnglishHangNoCoptic"/>
      </w:pPr>
      <w:r w:rsidRPr="00AB1781">
        <w:t>2 Attend, O Shepherd of Israel,</w:t>
      </w:r>
    </w:p>
    <w:p w14:paraId="603D0D24" w14:textId="792FA1CC" w:rsidR="004A51E7" w:rsidRPr="00AB1781" w:rsidRDefault="004A51E7" w:rsidP="004A51E7">
      <w:pPr>
        <w:pStyle w:val="EnglishHangNoCoptic"/>
      </w:pPr>
      <w:r w:rsidRPr="00AB1781">
        <w:tab/>
        <w:t xml:space="preserve">Who </w:t>
      </w:r>
      <w:r w:rsidR="00004BA4" w:rsidRPr="00AB1781">
        <w:t>guides</w:t>
      </w:r>
      <w:r w:rsidRPr="00AB1781">
        <w:t xml:space="preserve"> Joseph</w:t>
      </w:r>
      <w:r w:rsidRPr="00AB1781">
        <w:rPr>
          <w:rStyle w:val="FootnoteReference"/>
        </w:rPr>
        <w:footnoteReference w:id="429"/>
      </w:r>
      <w:r w:rsidRPr="00AB1781">
        <w:t xml:space="preserve"> like a sheep;</w:t>
      </w:r>
    </w:p>
    <w:p w14:paraId="212DFC91" w14:textId="35D51248" w:rsidR="004A51E7" w:rsidRPr="00AB1781" w:rsidRDefault="00542B9B" w:rsidP="004A51E7">
      <w:pPr>
        <w:pStyle w:val="EnglishHangEndNoCoptic"/>
      </w:pPr>
      <w:r>
        <w:tab/>
      </w:r>
      <w:r w:rsidR="004A51E7" w:rsidRPr="00AB1781">
        <w:t xml:space="preserve">Who </w:t>
      </w:r>
      <w:r>
        <w:t>is</w:t>
      </w:r>
      <w:r w:rsidR="004A51E7" w:rsidRPr="00AB1781">
        <w:t xml:space="preserve"> enthroned </w:t>
      </w:r>
      <w:r>
        <w:t>up</w:t>
      </w:r>
      <w:r w:rsidR="004A51E7" w:rsidRPr="00AB1781">
        <w:t>on the Cherubim</w:t>
      </w:r>
      <w:r w:rsidR="004A51E7" w:rsidRPr="00AB1781">
        <w:rPr>
          <w:rStyle w:val="FootnoteReference"/>
        </w:rPr>
        <w:footnoteReference w:id="430"/>
      </w:r>
      <w:r>
        <w:t xml:space="preserve">, </w:t>
      </w:r>
      <w:r w:rsidR="006B0A9B">
        <w:t>manifest Yourself</w:t>
      </w:r>
      <w:r w:rsidR="006B0A9B">
        <w:rPr>
          <w:rStyle w:val="FootnoteReference"/>
        </w:rPr>
        <w:footnoteReference w:id="431"/>
      </w:r>
      <w:r>
        <w:t>!</w:t>
      </w:r>
    </w:p>
    <w:p w14:paraId="7C3EFC05" w14:textId="000F6130" w:rsidR="004A51E7" w:rsidRPr="00AB1781" w:rsidRDefault="004A51E7" w:rsidP="004A51E7">
      <w:pPr>
        <w:pStyle w:val="EnglishHangNoCoptic"/>
      </w:pPr>
      <w:r w:rsidRPr="00AB1781">
        <w:t xml:space="preserve">3 </w:t>
      </w:r>
      <w:r w:rsidR="00542B9B">
        <w:t>Raise up Your power b</w:t>
      </w:r>
      <w:r w:rsidRPr="00AB1781">
        <w:t>efore Ephraim and Benjamin and Manasseh,</w:t>
      </w:r>
    </w:p>
    <w:p w14:paraId="1757589C" w14:textId="0994AF76" w:rsidR="004A51E7" w:rsidRPr="00AB1781" w:rsidRDefault="004A51E7" w:rsidP="004A51E7">
      <w:pPr>
        <w:pStyle w:val="EnglishHangEndNoCoptic"/>
      </w:pPr>
      <w:r w:rsidRPr="00AB1781">
        <w:tab/>
      </w:r>
      <w:r w:rsidR="00542B9B">
        <w:t>and come to save us!</w:t>
      </w:r>
    </w:p>
    <w:p w14:paraId="0CEF17D7" w14:textId="5B509DBA" w:rsidR="004A51E7" w:rsidRPr="00AB1781" w:rsidRDefault="004A51E7" w:rsidP="004A51E7">
      <w:pPr>
        <w:pStyle w:val="EnglishHangNoCoptic"/>
      </w:pPr>
      <w:r w:rsidRPr="00AB1781">
        <w:t xml:space="preserve">4 O God, </w:t>
      </w:r>
      <w:r w:rsidR="00542B9B">
        <w:t>bring us back,</w:t>
      </w:r>
    </w:p>
    <w:p w14:paraId="4B724B4D" w14:textId="6232C151" w:rsidR="004A51E7" w:rsidRPr="00AB1781" w:rsidRDefault="004A51E7" w:rsidP="004A51E7">
      <w:pPr>
        <w:pStyle w:val="EnglishHangEndNoCoptic"/>
      </w:pPr>
      <w:r w:rsidRPr="00AB1781">
        <w:tab/>
        <w:t xml:space="preserve">and let </w:t>
      </w:r>
      <w:r w:rsidR="00E570CB">
        <w:t>Your</w:t>
      </w:r>
      <w:r w:rsidRPr="00AB1781">
        <w:t xml:space="preserve"> face shine</w:t>
      </w:r>
      <w:r w:rsidR="00542B9B">
        <w:rPr>
          <w:rStyle w:val="FootnoteReference"/>
        </w:rPr>
        <w:footnoteReference w:id="432"/>
      </w:r>
      <w:r w:rsidR="00542B9B">
        <w:t>,</w:t>
      </w:r>
      <w:r w:rsidRPr="00AB1781">
        <w:t xml:space="preserve"> and we </w:t>
      </w:r>
      <w:r w:rsidR="00542B9B">
        <w:t>will</w:t>
      </w:r>
      <w:r w:rsidRPr="00AB1781">
        <w:t xml:space="preserve"> be saved.</w:t>
      </w:r>
    </w:p>
    <w:p w14:paraId="7ABFABA6" w14:textId="77777777" w:rsidR="004A51E7" w:rsidRPr="00AB1781" w:rsidRDefault="004A51E7" w:rsidP="004A51E7">
      <w:pPr>
        <w:pStyle w:val="EnglishHangNoCoptic"/>
      </w:pPr>
      <w:r w:rsidRPr="00AB1781">
        <w:t>5 O Lord God of hosts,</w:t>
      </w:r>
    </w:p>
    <w:p w14:paraId="262907FA" w14:textId="30B36481" w:rsidR="004A51E7" w:rsidRPr="00AB1781" w:rsidRDefault="004A51E7" w:rsidP="004A51E7">
      <w:pPr>
        <w:pStyle w:val="EnglishHangEndNoCoptic"/>
      </w:pPr>
      <w:r w:rsidRPr="00AB1781">
        <w:tab/>
        <w:t xml:space="preserve">how long </w:t>
      </w:r>
      <w:r w:rsidR="00556387">
        <w:t>will</w:t>
      </w:r>
      <w:r w:rsidRPr="00AB1781">
        <w:t xml:space="preserve"> </w:t>
      </w:r>
      <w:r w:rsidR="001040C8">
        <w:t>You</w:t>
      </w:r>
      <w:r w:rsidRPr="00AB1781">
        <w:t xml:space="preserve"> </w:t>
      </w:r>
      <w:r w:rsidR="00542B9B">
        <w:t>be angry with</w:t>
      </w:r>
      <w:r w:rsidRPr="00AB1781">
        <w:t xml:space="preserve"> the prayer of </w:t>
      </w:r>
      <w:r w:rsidR="00E570CB">
        <w:t>Your</w:t>
      </w:r>
      <w:r w:rsidR="00542B9B">
        <w:t xml:space="preserve"> servant</w:t>
      </w:r>
      <w:r w:rsidRPr="00AB1781">
        <w:t>?</w:t>
      </w:r>
    </w:p>
    <w:p w14:paraId="0F23C14A" w14:textId="12A1138E" w:rsidR="004A51E7" w:rsidRPr="00AB1781" w:rsidRDefault="004A51E7" w:rsidP="004A51E7">
      <w:pPr>
        <w:pStyle w:val="EnglishHangNoCoptic"/>
      </w:pPr>
      <w:r w:rsidRPr="00AB1781">
        <w:t xml:space="preserve">6 </w:t>
      </w:r>
      <w:r w:rsidR="00542B9B">
        <w:t>[</w:t>
      </w:r>
      <w:r w:rsidRPr="00AB1781">
        <w:t>How long</w:t>
      </w:r>
      <w:r w:rsidR="00542B9B">
        <w:t>]</w:t>
      </w:r>
      <w:r w:rsidRPr="00AB1781">
        <w:t xml:space="preserve"> </w:t>
      </w:r>
      <w:r w:rsidR="00556387">
        <w:t>will</w:t>
      </w:r>
      <w:r w:rsidRPr="00AB1781">
        <w:t xml:space="preserve"> </w:t>
      </w:r>
      <w:r w:rsidR="001040C8">
        <w:t>You</w:t>
      </w:r>
      <w:r w:rsidRPr="00AB1781">
        <w:t xml:space="preserve"> feed us the bread of tears</w:t>
      </w:r>
      <w:r w:rsidR="00542B9B">
        <w:t>,</w:t>
      </w:r>
    </w:p>
    <w:p w14:paraId="69BAE196" w14:textId="3AD4C9BA" w:rsidR="004A51E7" w:rsidRPr="00AB1781" w:rsidRDefault="004A51E7" w:rsidP="004A51E7">
      <w:pPr>
        <w:pStyle w:val="EnglishHangEndNoCoptic"/>
      </w:pPr>
      <w:r w:rsidRPr="00AB1781">
        <w:tab/>
        <w:t xml:space="preserve">and fill our cup </w:t>
      </w:r>
      <w:r w:rsidR="00542B9B">
        <w:t xml:space="preserve">to the brim </w:t>
      </w:r>
      <w:r w:rsidRPr="00AB1781">
        <w:t>with tears?</w:t>
      </w:r>
    </w:p>
    <w:p w14:paraId="416D300D" w14:textId="1CC496A8" w:rsidR="004A51E7" w:rsidRPr="00AB1781" w:rsidRDefault="004A51E7" w:rsidP="004A51E7">
      <w:pPr>
        <w:pStyle w:val="EnglishHangNoCoptic"/>
      </w:pPr>
      <w:r w:rsidRPr="00AB1781">
        <w:t xml:space="preserve">7 </w:t>
      </w:r>
      <w:r w:rsidR="001040C8">
        <w:t>You</w:t>
      </w:r>
      <w:r w:rsidRPr="00AB1781">
        <w:t xml:space="preserve"> </w:t>
      </w:r>
      <w:r w:rsidR="00542B9B">
        <w:t>made us an offense</w:t>
      </w:r>
      <w:r w:rsidRPr="00AB1781">
        <w:t xml:space="preserve"> </w:t>
      </w:r>
      <w:r w:rsidR="00542B9B">
        <w:t>to</w:t>
      </w:r>
      <w:r w:rsidRPr="00AB1781">
        <w:t xml:space="preserve"> our neighbours,</w:t>
      </w:r>
    </w:p>
    <w:p w14:paraId="14D94688" w14:textId="54A19194" w:rsidR="004A51E7" w:rsidRPr="00AB1781" w:rsidRDefault="004A51E7" w:rsidP="004A51E7">
      <w:pPr>
        <w:pStyle w:val="EnglishHangEndNoCoptic"/>
      </w:pPr>
      <w:r w:rsidRPr="00AB1781">
        <w:tab/>
        <w:t>and our enemies snee</w:t>
      </w:r>
      <w:r w:rsidR="00542B9B">
        <w:t>red</w:t>
      </w:r>
      <w:r w:rsidRPr="00AB1781">
        <w:t xml:space="preserve"> at us.</w:t>
      </w:r>
    </w:p>
    <w:p w14:paraId="6E7380C8" w14:textId="7EFAAE31" w:rsidR="004A51E7" w:rsidRPr="00AB1781" w:rsidRDefault="004A51E7" w:rsidP="004A51E7">
      <w:pPr>
        <w:pStyle w:val="EnglishHangNoCoptic"/>
      </w:pPr>
      <w:r w:rsidRPr="00AB1781">
        <w:t xml:space="preserve">8 O Lord God of hosts, </w:t>
      </w:r>
      <w:r w:rsidR="00542B9B">
        <w:t>bring</w:t>
      </w:r>
      <w:r w:rsidRPr="00AB1781">
        <w:t xml:space="preserve"> us</w:t>
      </w:r>
      <w:r w:rsidR="00542B9B">
        <w:t xml:space="preserve"> back,</w:t>
      </w:r>
    </w:p>
    <w:p w14:paraId="60206D65" w14:textId="0E76CB0D" w:rsidR="004A51E7" w:rsidRPr="00AB1781" w:rsidRDefault="004A51E7" w:rsidP="004A51E7">
      <w:pPr>
        <w:pStyle w:val="EnglishHangEndNoCoptic"/>
      </w:pPr>
      <w:r w:rsidRPr="00AB1781">
        <w:tab/>
        <w:t xml:space="preserve">and let </w:t>
      </w:r>
      <w:r w:rsidR="00E570CB">
        <w:t>Your</w:t>
      </w:r>
      <w:r w:rsidRPr="00AB1781">
        <w:t xml:space="preserve"> face shine</w:t>
      </w:r>
      <w:r w:rsidR="007747BE">
        <w:t xml:space="preserve"> [upon us]</w:t>
      </w:r>
      <w:r w:rsidR="007747BE">
        <w:rPr>
          <w:rStyle w:val="FootnoteReference"/>
        </w:rPr>
        <w:footnoteReference w:id="433"/>
      </w:r>
      <w:r w:rsidRPr="00AB1781">
        <w:t xml:space="preserve">, and we </w:t>
      </w:r>
      <w:r w:rsidR="00542B9B">
        <w:t>will</w:t>
      </w:r>
      <w:r w:rsidRPr="00AB1781">
        <w:t xml:space="preserve"> be saved. </w:t>
      </w:r>
      <w:r w:rsidRPr="00AB1781">
        <w:rPr>
          <w:i/>
        </w:rPr>
        <w:t>(Pause)</w:t>
      </w:r>
    </w:p>
    <w:p w14:paraId="57119588" w14:textId="68D8CE92" w:rsidR="004A51E7" w:rsidRPr="00AB1781" w:rsidRDefault="004A51E7" w:rsidP="004A51E7">
      <w:pPr>
        <w:pStyle w:val="EnglishHangNoCoptic"/>
      </w:pPr>
      <w:r w:rsidRPr="00AB1781">
        <w:lastRenderedPageBreak/>
        <w:t xml:space="preserve">9 </w:t>
      </w:r>
      <w:r w:rsidR="001040C8">
        <w:t>You</w:t>
      </w:r>
      <w:r w:rsidRPr="00AB1781">
        <w:t xml:space="preserve"> </w:t>
      </w:r>
      <w:r w:rsidR="00542B9B">
        <w:t>transferred</w:t>
      </w:r>
      <w:r w:rsidRPr="00AB1781">
        <w:t xml:space="preserve"> a vine </w:t>
      </w:r>
      <w:r w:rsidR="00542B9B">
        <w:t xml:space="preserve">from </w:t>
      </w:r>
      <w:r w:rsidRPr="00AB1781">
        <w:t>Egypt;</w:t>
      </w:r>
    </w:p>
    <w:p w14:paraId="58A25414" w14:textId="6079B704" w:rsidR="004A51E7" w:rsidRPr="00AB1781" w:rsidRDefault="004A51E7" w:rsidP="004A51E7">
      <w:pPr>
        <w:pStyle w:val="EnglishHangEndNoCoptic"/>
      </w:pPr>
      <w:r w:rsidRPr="00AB1781">
        <w:tab/>
      </w:r>
      <w:r w:rsidR="001040C8">
        <w:t>You</w:t>
      </w:r>
      <w:r w:rsidRPr="00AB1781">
        <w:t xml:space="preserve"> drive out the nations and plant it.</w:t>
      </w:r>
    </w:p>
    <w:p w14:paraId="66805CA7" w14:textId="3FEF3066" w:rsidR="004A51E7" w:rsidRPr="00AB1781" w:rsidRDefault="004A51E7" w:rsidP="004A51E7">
      <w:pPr>
        <w:pStyle w:val="EnglishHangNoCoptic"/>
      </w:pPr>
      <w:r w:rsidRPr="00AB1781">
        <w:t xml:space="preserve">10 </w:t>
      </w:r>
      <w:r w:rsidR="001040C8">
        <w:t>You</w:t>
      </w:r>
      <w:r w:rsidRPr="00AB1781">
        <w:t xml:space="preserve"> clear</w:t>
      </w:r>
      <w:r w:rsidR="00542B9B">
        <w:t>ed</w:t>
      </w:r>
      <w:r w:rsidRPr="00AB1781">
        <w:t xml:space="preserve"> the way </w:t>
      </w:r>
      <w:r w:rsidR="00542B9B">
        <w:t>for</w:t>
      </w:r>
      <w:r w:rsidRPr="00AB1781">
        <w:t xml:space="preserve"> it</w:t>
      </w:r>
      <w:r w:rsidR="00542B9B">
        <w:t>,</w:t>
      </w:r>
    </w:p>
    <w:p w14:paraId="656F6741" w14:textId="5620A16E" w:rsidR="004A51E7" w:rsidRPr="00AB1781" w:rsidRDefault="004A51E7" w:rsidP="004A51E7">
      <w:pPr>
        <w:pStyle w:val="EnglishHangEndNoCoptic"/>
      </w:pPr>
      <w:r w:rsidRPr="00AB1781">
        <w:tab/>
        <w:t>and plant</w:t>
      </w:r>
      <w:r w:rsidR="00542B9B">
        <w:t>ed</w:t>
      </w:r>
      <w:r w:rsidRPr="00AB1781">
        <w:t xml:space="preserve"> its roots, and it filled the land.</w:t>
      </w:r>
    </w:p>
    <w:p w14:paraId="7DD91ABA" w14:textId="577B8339" w:rsidR="004A51E7" w:rsidRPr="00AB1781" w:rsidRDefault="004A51E7" w:rsidP="004A51E7">
      <w:pPr>
        <w:pStyle w:val="EnglishHangNoCoptic"/>
      </w:pPr>
      <w:r w:rsidRPr="00AB1781">
        <w:t xml:space="preserve">11 Its </w:t>
      </w:r>
      <w:r w:rsidR="00542B9B">
        <w:t>shade</w:t>
      </w:r>
      <w:r w:rsidRPr="00AB1781">
        <w:t xml:space="preserve"> covered the mountains</w:t>
      </w:r>
      <w:r w:rsidR="00542B9B">
        <w:t>,</w:t>
      </w:r>
    </w:p>
    <w:p w14:paraId="0CE343EA" w14:textId="451BBC3A" w:rsidR="004A51E7" w:rsidRPr="00AB1781" w:rsidRDefault="00542B9B" w:rsidP="004A51E7">
      <w:pPr>
        <w:pStyle w:val="EnglishHangEndNoCoptic"/>
      </w:pPr>
      <w:r>
        <w:tab/>
        <w:t>and its tendrils [covered] the</w:t>
      </w:r>
      <w:r w:rsidR="004A51E7" w:rsidRPr="00AB1781">
        <w:t xml:space="preserve"> cedars</w:t>
      </w:r>
      <w:r>
        <w:t xml:space="preserve"> of God</w:t>
      </w:r>
      <w:r w:rsidR="004A51E7" w:rsidRPr="00AB1781">
        <w:t>.</w:t>
      </w:r>
    </w:p>
    <w:p w14:paraId="05B122AE" w14:textId="77777777" w:rsidR="004A51E7" w:rsidRPr="00AB1781" w:rsidRDefault="004A51E7" w:rsidP="004A51E7">
      <w:pPr>
        <w:pStyle w:val="EnglishHangNoCoptic"/>
      </w:pPr>
      <w:r w:rsidRPr="00AB1781">
        <w:t>12 It stretched out its branches to the sea,</w:t>
      </w:r>
    </w:p>
    <w:p w14:paraId="778C294D" w14:textId="4460C18D" w:rsidR="004A51E7" w:rsidRPr="00AB1781" w:rsidRDefault="00843320" w:rsidP="004A51E7">
      <w:pPr>
        <w:pStyle w:val="EnglishHangEndNoCoptic"/>
      </w:pPr>
      <w:r>
        <w:tab/>
        <w:t xml:space="preserve">and its </w:t>
      </w:r>
      <w:r w:rsidR="004A51E7" w:rsidRPr="00AB1781">
        <w:t>shoots to the rivers.</w:t>
      </w:r>
    </w:p>
    <w:p w14:paraId="571962BC" w14:textId="204DEF22" w:rsidR="004A51E7" w:rsidRPr="00AB1781" w:rsidRDefault="004A51E7" w:rsidP="004A51E7">
      <w:pPr>
        <w:pStyle w:val="EnglishHangNoCoptic"/>
      </w:pPr>
      <w:r w:rsidRPr="00AB1781">
        <w:t xml:space="preserve">13 Why </w:t>
      </w:r>
      <w:r w:rsidR="00843320">
        <w:t>did</w:t>
      </w:r>
      <w:r w:rsidRPr="00AB1781">
        <w:t xml:space="preserve"> </w:t>
      </w:r>
      <w:r w:rsidR="001040C8">
        <w:t>You</w:t>
      </w:r>
      <w:r w:rsidR="00843320">
        <w:t xml:space="preserve"> tare</w:t>
      </w:r>
      <w:r w:rsidRPr="00AB1781">
        <w:t xml:space="preserve"> down its hedge,</w:t>
      </w:r>
    </w:p>
    <w:p w14:paraId="03EDB891" w14:textId="7C83358C" w:rsidR="004A51E7" w:rsidRPr="00AB1781" w:rsidRDefault="004A51E7" w:rsidP="004A51E7">
      <w:pPr>
        <w:pStyle w:val="EnglishHangEndNoCoptic"/>
      </w:pPr>
      <w:r w:rsidRPr="00AB1781">
        <w:tab/>
        <w:t>so tha</w:t>
      </w:r>
      <w:r w:rsidR="00843320">
        <w:t>t all who pass that way pluck its fruit</w:t>
      </w:r>
      <w:r w:rsidRPr="00AB1781">
        <w:t>?</w:t>
      </w:r>
    </w:p>
    <w:p w14:paraId="51CE463A" w14:textId="7581585C" w:rsidR="004A51E7" w:rsidRPr="00AB1781" w:rsidRDefault="004A51E7" w:rsidP="004A51E7">
      <w:pPr>
        <w:pStyle w:val="EnglishHangNoCoptic"/>
      </w:pPr>
      <w:r w:rsidRPr="00AB1781">
        <w:t>14 The boar from the forest ravage</w:t>
      </w:r>
      <w:r w:rsidR="00843320">
        <w:t>d</w:t>
      </w:r>
      <w:r w:rsidRPr="00AB1781">
        <w:t xml:space="preserve"> it,</w:t>
      </w:r>
    </w:p>
    <w:p w14:paraId="7168F7B5" w14:textId="2E61FA9D" w:rsidR="004A51E7" w:rsidRPr="00AB1781" w:rsidRDefault="00843320" w:rsidP="004A51E7">
      <w:pPr>
        <w:pStyle w:val="EnglishHangEndNoCoptic"/>
      </w:pPr>
      <w:r>
        <w:tab/>
        <w:t>and the lone beast devoured</w:t>
      </w:r>
      <w:r w:rsidR="004A51E7" w:rsidRPr="00AB1781">
        <w:t xml:space="preserve"> it.</w:t>
      </w:r>
    </w:p>
    <w:p w14:paraId="62F3D662" w14:textId="207C3E74" w:rsidR="004A51E7" w:rsidRPr="00AB1781" w:rsidRDefault="004A51E7" w:rsidP="004A51E7">
      <w:pPr>
        <w:pStyle w:val="EnglishHangNoCoptic"/>
      </w:pPr>
      <w:r w:rsidRPr="00AB1781">
        <w:t xml:space="preserve">15 O God of hosts, return </w:t>
      </w:r>
      <w:r w:rsidR="00843320">
        <w:t>us;</w:t>
      </w:r>
    </w:p>
    <w:p w14:paraId="3F7462B7" w14:textId="6C45EE41" w:rsidR="004A51E7" w:rsidRPr="00AB1781" w:rsidRDefault="004A51E7" w:rsidP="004A51E7">
      <w:pPr>
        <w:pStyle w:val="EnglishHangNoCoptic"/>
      </w:pPr>
      <w:r w:rsidRPr="00AB1781">
        <w:tab/>
        <w:t>look from heaven, and behold</w:t>
      </w:r>
      <w:r w:rsidR="00843320">
        <w:t>,</w:t>
      </w:r>
    </w:p>
    <w:p w14:paraId="6EFBDCA5" w14:textId="51D22308" w:rsidR="004A51E7" w:rsidRPr="00AB1781" w:rsidRDefault="004A51E7" w:rsidP="004A51E7">
      <w:pPr>
        <w:pStyle w:val="EnglishHangEndNoCoptic"/>
      </w:pPr>
      <w:r w:rsidRPr="00AB1781">
        <w:tab/>
        <w:t>and visit this vine,</w:t>
      </w:r>
    </w:p>
    <w:p w14:paraId="4F4CA1CC" w14:textId="30F990E0" w:rsidR="004A51E7" w:rsidRPr="00AB1781" w:rsidRDefault="004A51E7" w:rsidP="004A51E7">
      <w:pPr>
        <w:pStyle w:val="EnglishHangNoCoptic"/>
      </w:pPr>
      <w:r w:rsidRPr="00AB1781">
        <w:t xml:space="preserve">16 </w:t>
      </w:r>
      <w:r w:rsidR="00843320">
        <w:t>which</w:t>
      </w:r>
      <w:r w:rsidRPr="00AB1781">
        <w:t xml:space="preserve"> </w:t>
      </w:r>
      <w:r w:rsidR="00E570CB">
        <w:t>Your</w:t>
      </w:r>
      <w:r w:rsidRPr="00AB1781">
        <w:t xml:space="preserve"> right hand has planted,</w:t>
      </w:r>
      <w:r w:rsidR="00843320">
        <w:t xml:space="preserve"> and restore it;</w:t>
      </w:r>
    </w:p>
    <w:p w14:paraId="49E7F2B0" w14:textId="6B17F6AD" w:rsidR="004A51E7" w:rsidRPr="004A51E7" w:rsidRDefault="004A51E7" w:rsidP="004A51E7">
      <w:pPr>
        <w:pStyle w:val="EnglishHangEndNoCoptic"/>
      </w:pPr>
      <w:r w:rsidRPr="00AB1781">
        <w:tab/>
      </w:r>
      <w:r w:rsidR="00843320">
        <w:t>and look upon a son of m</w:t>
      </w:r>
      <w:r w:rsidRPr="00AB1781">
        <w:t>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r w:rsidRPr="00AB1781">
        <w:rPr>
          <w:rStyle w:val="FootnoteReference"/>
        </w:rPr>
        <w:footnoteReference w:id="434"/>
      </w:r>
    </w:p>
    <w:p w14:paraId="62563323" w14:textId="54A52030" w:rsidR="004A51E7" w:rsidRPr="00AB1781" w:rsidRDefault="004A51E7" w:rsidP="004A51E7">
      <w:pPr>
        <w:pStyle w:val="EnglishHangNoCoptic"/>
      </w:pPr>
      <w:r w:rsidRPr="00AB1781">
        <w:t xml:space="preserve">17 </w:t>
      </w:r>
      <w:r w:rsidR="00843320">
        <w:t>[The vine] was burnt with fire, and uprooted;</w:t>
      </w:r>
    </w:p>
    <w:p w14:paraId="1FF4A075" w14:textId="366AD467" w:rsidR="004A51E7" w:rsidRPr="00AB1781" w:rsidRDefault="004A51E7" w:rsidP="004A51E7">
      <w:pPr>
        <w:pStyle w:val="EnglishHangEndNoCoptic"/>
      </w:pPr>
      <w:r w:rsidRPr="00AB1781">
        <w:tab/>
        <w:t xml:space="preserve">they will perish at the rebuke of </w:t>
      </w:r>
      <w:r w:rsidR="00E570CB">
        <w:t>Your</w:t>
      </w:r>
      <w:r w:rsidRPr="00AB1781">
        <w:t xml:space="preserve"> </w:t>
      </w:r>
      <w:r w:rsidR="00843320">
        <w:t>face</w:t>
      </w:r>
      <w:r w:rsidRPr="00AB1781">
        <w:t>.</w:t>
      </w:r>
    </w:p>
    <w:p w14:paraId="06BC5AB6" w14:textId="66A0FA85" w:rsidR="004A51E7" w:rsidRPr="00AB1781" w:rsidRDefault="004A51E7" w:rsidP="004A51E7">
      <w:pPr>
        <w:pStyle w:val="EnglishHangNoCoptic"/>
      </w:pPr>
      <w:r w:rsidRPr="00AB1781">
        <w:t xml:space="preserve">18 Let </w:t>
      </w:r>
      <w:r w:rsidR="00E570CB">
        <w:t>Your</w:t>
      </w:r>
      <w:r w:rsidRPr="00AB1781">
        <w:t xml:space="preserve"> hand be </w:t>
      </w:r>
      <w:r w:rsidR="00843320">
        <w:t>up</w:t>
      </w:r>
      <w:r w:rsidRPr="00AB1781">
        <w:t xml:space="preserve">on </w:t>
      </w:r>
      <w:r w:rsidR="00843320">
        <w:t xml:space="preserve">the man at </w:t>
      </w:r>
      <w:r w:rsidR="00E570CB">
        <w:t>Your</w:t>
      </w:r>
      <w:r w:rsidRPr="00AB1781">
        <w:t xml:space="preserve"> right</w:t>
      </w:r>
      <w:r w:rsidR="00843320">
        <w:t xml:space="preserve"> hand,</w:t>
      </w:r>
    </w:p>
    <w:p w14:paraId="02F0A00F" w14:textId="4711DD29" w:rsidR="004A51E7" w:rsidRPr="00AB1781" w:rsidRDefault="004A51E7" w:rsidP="004A51E7">
      <w:pPr>
        <w:pStyle w:val="EnglishHangEndNoCoptic"/>
      </w:pPr>
      <w:r w:rsidRPr="00AB1781">
        <w:tab/>
        <w:t xml:space="preserve">and </w:t>
      </w:r>
      <w:r w:rsidR="00843320">
        <w:t>up</w:t>
      </w:r>
      <w:r w:rsidRPr="00AB1781">
        <w:t>on the son of man</w:t>
      </w:r>
      <w:r w:rsidR="00843320">
        <w:t>,</w:t>
      </w:r>
      <w:r w:rsidRPr="00AB1781">
        <w:t xml:space="preserve"> whom </w:t>
      </w:r>
      <w:r w:rsidR="001040C8">
        <w:t>You</w:t>
      </w:r>
      <w:r w:rsidRPr="00AB1781">
        <w:t xml:space="preserve"> </w:t>
      </w:r>
      <w:r w:rsidR="00556387">
        <w:t>have</w:t>
      </w:r>
      <w:r w:rsidRPr="00AB1781">
        <w:t xml:space="preserve"> made strong for </w:t>
      </w:r>
      <w:r w:rsidR="00556387">
        <w:t>Yourself</w:t>
      </w:r>
      <w:r w:rsidRPr="00AB1781">
        <w:t>.</w:t>
      </w:r>
    </w:p>
    <w:p w14:paraId="64390BCE" w14:textId="19C5340F" w:rsidR="004A51E7" w:rsidRPr="00AB1781" w:rsidRDefault="004A51E7" w:rsidP="004A51E7">
      <w:pPr>
        <w:pStyle w:val="EnglishHangNoCoptic"/>
      </w:pPr>
      <w:r w:rsidRPr="00AB1781">
        <w:t xml:space="preserve">19 Then we will never </w:t>
      </w:r>
      <w:r w:rsidR="00843320">
        <w:t>turn away from</w:t>
      </w:r>
      <w:r w:rsidRPr="00AB1781">
        <w:t xml:space="preserve"> </w:t>
      </w:r>
      <w:r w:rsidR="001040C8">
        <w:t>You</w:t>
      </w:r>
      <w:r w:rsidRPr="00AB1781">
        <w:t xml:space="preserve"> </w:t>
      </w:r>
      <w:r w:rsidR="00843320">
        <w:t>[</w:t>
      </w:r>
      <w:r w:rsidRPr="00AB1781">
        <w:t>again</w:t>
      </w:r>
      <w:r w:rsidR="00843320">
        <w:t>]</w:t>
      </w:r>
      <w:r w:rsidRPr="00AB1781">
        <w:t>;</w:t>
      </w:r>
    </w:p>
    <w:p w14:paraId="7B86CC0E" w14:textId="3411E59A" w:rsidR="004A51E7" w:rsidRPr="00AB1781" w:rsidRDefault="004A51E7" w:rsidP="004A51E7">
      <w:pPr>
        <w:pStyle w:val="EnglishHangEndNoCoptic"/>
      </w:pPr>
      <w:r w:rsidRPr="00AB1781">
        <w:tab/>
      </w:r>
      <w:r w:rsidR="00843320">
        <w:t xml:space="preserve">You will </w:t>
      </w:r>
      <w:r w:rsidRPr="00AB1781">
        <w:t xml:space="preserve">revive us and we will call on </w:t>
      </w:r>
      <w:r w:rsidR="00E570CB">
        <w:t>Your</w:t>
      </w:r>
      <w:r w:rsidR="00843320">
        <w:t xml:space="preserve"> N</w:t>
      </w:r>
      <w:r w:rsidRPr="00AB1781">
        <w:t>ame.</w:t>
      </w:r>
    </w:p>
    <w:p w14:paraId="7D4F2D58" w14:textId="40421E97" w:rsidR="004A51E7" w:rsidRPr="00AB1781" w:rsidRDefault="004A51E7" w:rsidP="004A51E7">
      <w:pPr>
        <w:pStyle w:val="EnglishHangNoCoptic"/>
      </w:pPr>
      <w:r w:rsidRPr="00AB1781">
        <w:t xml:space="preserve">20 O Lord God of hosts, </w:t>
      </w:r>
      <w:r w:rsidR="00843320">
        <w:t>return</w:t>
      </w:r>
      <w:r w:rsidRPr="00AB1781">
        <w:t xml:space="preserve"> us</w:t>
      </w:r>
      <w:r w:rsidR="00843320">
        <w:t>,</w:t>
      </w:r>
    </w:p>
    <w:p w14:paraId="618B7756" w14:textId="7C2538C7" w:rsidR="004A51E7" w:rsidRPr="004A51E7" w:rsidRDefault="004A51E7" w:rsidP="004A51E7">
      <w:pPr>
        <w:pStyle w:val="EnglishHangEndNoCoptic"/>
      </w:pPr>
      <w:r w:rsidRPr="00AB1781">
        <w:tab/>
        <w:t xml:space="preserve">and let </w:t>
      </w:r>
      <w:r w:rsidR="00E570CB">
        <w:t>Your</w:t>
      </w:r>
      <w:r w:rsidRPr="00AB1781">
        <w:t xml:space="preserve"> face shine, and we </w:t>
      </w:r>
      <w:r w:rsidR="00843320">
        <w:t>will</w:t>
      </w:r>
      <w:r w:rsidRPr="00AB1781">
        <w:t xml:space="preserve"> be saved.</w:t>
      </w:r>
    </w:p>
    <w:p w14:paraId="3E6E0D83" w14:textId="02F228B3" w:rsidR="004A51E7" w:rsidRPr="00AB1781" w:rsidRDefault="004A51E7" w:rsidP="00BF0205">
      <w:pPr>
        <w:pStyle w:val="Heading4"/>
      </w:pPr>
      <w:r>
        <w:t>Psalm</w:t>
      </w:r>
      <w:r w:rsidRPr="00AB1781">
        <w:t xml:space="preserve"> 80</w:t>
      </w:r>
      <w:r>
        <w:t xml:space="preserve">: </w:t>
      </w:r>
      <w:r w:rsidR="007D2678">
        <w:t>“R</w:t>
      </w:r>
      <w:r>
        <w:t>ejoice in God our helper</w:t>
      </w:r>
      <w:r w:rsidR="007D2678">
        <w:t>”</w:t>
      </w:r>
    </w:p>
    <w:p w14:paraId="1F092A51"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Redemption</w:t>
      </w:r>
    </w:p>
    <w:p w14:paraId="3DA92318" w14:textId="77777777" w:rsidR="004A51E7" w:rsidRPr="00AB1781" w:rsidRDefault="004A51E7" w:rsidP="004A51E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Open your Mouth Wide and I will Fill you with My Spirit</w:t>
      </w:r>
    </w:p>
    <w:p w14:paraId="1CB41601" w14:textId="54E3B88D" w:rsidR="004A51E7" w:rsidRPr="004A51E7" w:rsidRDefault="004A51E7" w:rsidP="004A51E7">
      <w:pPr>
        <w:pStyle w:val="Rubric"/>
      </w:pPr>
      <w:r w:rsidRPr="00AB1781">
        <w:lastRenderedPageBreak/>
        <w:t>1 (</w:t>
      </w:r>
      <w:r w:rsidR="00F2238C">
        <w:t>For the end; f</w:t>
      </w:r>
      <w:r w:rsidRPr="00AB1781">
        <w:t>or the Wine Presses. A Psalm by Asaph)</w:t>
      </w:r>
    </w:p>
    <w:p w14:paraId="43BCE660" w14:textId="239012A4" w:rsidR="004A51E7" w:rsidRPr="00AB1781" w:rsidRDefault="004A51E7" w:rsidP="00A93CE8">
      <w:pPr>
        <w:pStyle w:val="EnglishHangNoCoptic"/>
      </w:pPr>
      <w:r w:rsidRPr="00AB1781">
        <w:t xml:space="preserve">2 </w:t>
      </w:r>
      <w:r w:rsidR="00F2238C">
        <w:t>R</w:t>
      </w:r>
      <w:r w:rsidRPr="00AB1781">
        <w:t>ejoice in God our helper;</w:t>
      </w:r>
    </w:p>
    <w:p w14:paraId="40DECBB0" w14:textId="77777777" w:rsidR="004A51E7" w:rsidRPr="00AB1781" w:rsidRDefault="004A51E7" w:rsidP="00A93CE8">
      <w:pPr>
        <w:pStyle w:val="EnglishHangEndNoCoptic"/>
      </w:pPr>
      <w:r w:rsidRPr="00AB1781">
        <w:tab/>
        <w:t>shout for joy to the God of Jacob.</w:t>
      </w:r>
    </w:p>
    <w:p w14:paraId="3E38FE79" w14:textId="31B2D941" w:rsidR="004A51E7" w:rsidRPr="00AB1781" w:rsidRDefault="004A51E7" w:rsidP="00A93CE8">
      <w:pPr>
        <w:pStyle w:val="EnglishHangNoCoptic"/>
      </w:pPr>
      <w:r w:rsidRPr="00AB1781">
        <w:t xml:space="preserve">3 Take </w:t>
      </w:r>
      <w:r w:rsidR="00F2238C">
        <w:t xml:space="preserve">up </w:t>
      </w:r>
      <w:r w:rsidRPr="00AB1781">
        <w:t>a psalm</w:t>
      </w:r>
      <w:r w:rsidR="00F2238C">
        <w:t>,</w:t>
      </w:r>
      <w:r w:rsidRPr="00AB1781">
        <w:t xml:space="preserve"> and sound </w:t>
      </w:r>
      <w:r w:rsidR="00F2238C">
        <w:t>a</w:t>
      </w:r>
      <w:r w:rsidRPr="00AB1781">
        <w:t xml:space="preserve"> drum,</w:t>
      </w:r>
    </w:p>
    <w:p w14:paraId="2B873223" w14:textId="2E80B0EE" w:rsidR="004A51E7" w:rsidRPr="00AB1781" w:rsidRDefault="004A51E7" w:rsidP="00A93CE8">
      <w:pPr>
        <w:pStyle w:val="EnglishHangEndNoCoptic"/>
      </w:pPr>
      <w:r w:rsidRPr="00AB1781">
        <w:tab/>
      </w:r>
      <w:r w:rsidR="00F2238C">
        <w:t>a delightful</w:t>
      </w:r>
      <w:r w:rsidRPr="00AB1781">
        <w:t xml:space="preserve"> harp with the </w:t>
      </w:r>
      <w:r w:rsidR="006B0A9B">
        <w:t>lyre</w:t>
      </w:r>
      <w:r w:rsidRPr="00AB1781">
        <w:t>.</w:t>
      </w:r>
    </w:p>
    <w:p w14:paraId="7C9B3BCF" w14:textId="4AD63A3F" w:rsidR="004A51E7" w:rsidRPr="00AB1781" w:rsidRDefault="004A51E7" w:rsidP="00A93CE8">
      <w:pPr>
        <w:pStyle w:val="EnglishHangNoCoptic"/>
      </w:pPr>
      <w:r w:rsidRPr="00AB1781">
        <w:t xml:space="preserve">4 </w:t>
      </w:r>
      <w:r w:rsidR="00227ED7">
        <w:t>Sound</w:t>
      </w:r>
      <w:r w:rsidRPr="00AB1781">
        <w:t xml:space="preserve"> </w:t>
      </w:r>
      <w:r w:rsidR="00F2238C">
        <w:t>a</w:t>
      </w:r>
      <w:r w:rsidRPr="00AB1781">
        <w:t xml:space="preserve"> trumpet at the new moon,</w:t>
      </w:r>
    </w:p>
    <w:p w14:paraId="6A525EE5" w14:textId="10E77330" w:rsidR="004A51E7" w:rsidRPr="00AB1781" w:rsidRDefault="004A51E7" w:rsidP="00A93CE8">
      <w:pPr>
        <w:pStyle w:val="EnglishHangEndNoCoptic"/>
      </w:pPr>
      <w:r w:rsidRPr="00AB1781">
        <w:tab/>
        <w:t xml:space="preserve">on the </w:t>
      </w:r>
      <w:r w:rsidR="00F2238C">
        <w:t>high</w:t>
      </w:r>
      <w:r w:rsidRPr="00AB1781">
        <w:t xml:space="preserve"> day of </w:t>
      </w:r>
      <w:r w:rsidR="00F2238C">
        <w:t>our festival,</w:t>
      </w:r>
    </w:p>
    <w:p w14:paraId="750F6A34" w14:textId="74525991" w:rsidR="004A51E7" w:rsidRPr="00AB1781" w:rsidRDefault="004A51E7" w:rsidP="00A93CE8">
      <w:pPr>
        <w:pStyle w:val="EnglishHangNoCoptic"/>
      </w:pPr>
      <w:r w:rsidRPr="00AB1781">
        <w:t xml:space="preserve">5 </w:t>
      </w:r>
      <w:r w:rsidR="00F2238C">
        <w:t>for</w:t>
      </w:r>
      <w:r w:rsidRPr="00AB1781">
        <w:t xml:space="preserve"> it is a</w:t>
      </w:r>
      <w:r w:rsidR="00F2238C">
        <w:t>n</w:t>
      </w:r>
      <w:r w:rsidRPr="00AB1781">
        <w:t xml:space="preserve"> </w:t>
      </w:r>
      <w:r w:rsidR="00F2238C">
        <w:t>ordinance</w:t>
      </w:r>
      <w:r w:rsidRPr="00AB1781">
        <w:t xml:space="preserve"> </w:t>
      </w:r>
      <w:r w:rsidR="00F2238C">
        <w:t>for</w:t>
      </w:r>
      <w:r w:rsidRPr="00AB1781">
        <w:t xml:space="preserve"> Israel,</w:t>
      </w:r>
    </w:p>
    <w:p w14:paraId="6B6A461F" w14:textId="30962502" w:rsidR="004A51E7" w:rsidRPr="00AB1781" w:rsidRDefault="004A51E7" w:rsidP="00A93CE8">
      <w:pPr>
        <w:pStyle w:val="EnglishHangEndNoCoptic"/>
      </w:pPr>
      <w:r w:rsidRPr="00AB1781">
        <w:tab/>
      </w:r>
      <w:r w:rsidR="00F2238C">
        <w:t xml:space="preserve">And </w:t>
      </w:r>
      <w:r w:rsidRPr="00AB1781">
        <w:t xml:space="preserve">a </w:t>
      </w:r>
      <w:r w:rsidR="00F2238C">
        <w:t>judgment</w:t>
      </w:r>
      <w:r w:rsidRPr="00AB1781">
        <w:t xml:space="preserve"> of the God of Jacob.</w:t>
      </w:r>
    </w:p>
    <w:p w14:paraId="67110F91" w14:textId="77777777" w:rsidR="004A51E7" w:rsidRPr="00AB1781" w:rsidRDefault="004A51E7" w:rsidP="00A93CE8">
      <w:pPr>
        <w:pStyle w:val="EnglishHangNoCoptic"/>
      </w:pPr>
      <w:r w:rsidRPr="00AB1781">
        <w:t>6 He made it a testimony in Joseph</w:t>
      </w:r>
    </w:p>
    <w:p w14:paraId="148F14B5" w14:textId="3AD12973" w:rsidR="004A51E7" w:rsidRPr="00AB1781" w:rsidRDefault="004A51E7" w:rsidP="00A93CE8">
      <w:pPr>
        <w:pStyle w:val="EnglishHangNoCoptic"/>
      </w:pPr>
      <w:r w:rsidRPr="00AB1781">
        <w:tab/>
        <w:t xml:space="preserve">when he </w:t>
      </w:r>
      <w:r w:rsidR="00F2238C">
        <w:t>went out from</w:t>
      </w:r>
      <w:r w:rsidRPr="00AB1781">
        <w:t xml:space="preserve"> the land of Egypt;</w:t>
      </w:r>
    </w:p>
    <w:p w14:paraId="501A0DDD" w14:textId="5EEC85C7" w:rsidR="004A51E7" w:rsidRPr="00AB1781" w:rsidRDefault="004A51E7" w:rsidP="00A93CE8">
      <w:pPr>
        <w:pStyle w:val="EnglishHangEndNoCoptic"/>
      </w:pPr>
      <w:r w:rsidRPr="00AB1781">
        <w:tab/>
        <w:t>he heard</w:t>
      </w:r>
      <w:r w:rsidR="00F2238C">
        <w:t xml:space="preserve"> a tongue which he did not know;</w:t>
      </w:r>
      <w:r w:rsidRPr="00AB1781">
        <w:rPr>
          <w:rStyle w:val="FootnoteReference"/>
        </w:rPr>
        <w:footnoteReference w:id="435"/>
      </w:r>
    </w:p>
    <w:p w14:paraId="1292B446" w14:textId="490D4137" w:rsidR="004A51E7" w:rsidRPr="00AB1781" w:rsidRDefault="004A51E7" w:rsidP="00A93CE8">
      <w:pPr>
        <w:pStyle w:val="EnglishHangNoCoptic"/>
      </w:pPr>
      <w:r w:rsidRPr="00AB1781">
        <w:t xml:space="preserve">7 He </w:t>
      </w:r>
      <w:r w:rsidR="00F2238C">
        <w:t>removed</w:t>
      </w:r>
      <w:r w:rsidRPr="00AB1781">
        <w:t xml:space="preserve"> his back </w:t>
      </w:r>
      <w:r w:rsidR="00F2238C">
        <w:t>from</w:t>
      </w:r>
      <w:r w:rsidRPr="00AB1781">
        <w:t xml:space="preserve"> </w:t>
      </w:r>
      <w:r w:rsidR="00F2238C">
        <w:t>burdens,</w:t>
      </w:r>
    </w:p>
    <w:p w14:paraId="211AA4DE" w14:textId="77777777" w:rsidR="004A51E7" w:rsidRPr="00AB1781" w:rsidRDefault="004A51E7" w:rsidP="00A93CE8">
      <w:pPr>
        <w:pStyle w:val="EnglishHangEndNoCoptic"/>
      </w:pPr>
      <w:r w:rsidRPr="00AB1781">
        <w:tab/>
        <w:t>where his hands had slaved at the basket.</w:t>
      </w:r>
    </w:p>
    <w:p w14:paraId="16339E69" w14:textId="67B5821C" w:rsidR="004A51E7" w:rsidRPr="00AB1781" w:rsidRDefault="00F2238C" w:rsidP="00A93CE8">
      <w:pPr>
        <w:pStyle w:val="EnglishHangNoCoptic"/>
      </w:pPr>
      <w:r>
        <w:t>8 “</w:t>
      </w:r>
      <w:r w:rsidR="004A51E7" w:rsidRPr="00AB1781">
        <w:t xml:space="preserve">In </w:t>
      </w:r>
      <w:r>
        <w:t>affliction</w:t>
      </w:r>
      <w:r w:rsidR="004A51E7" w:rsidRPr="00AB1781">
        <w:t xml:space="preserve"> you called upon Me,</w:t>
      </w:r>
    </w:p>
    <w:p w14:paraId="5550D9BE" w14:textId="77777777" w:rsidR="004A51E7" w:rsidRPr="00AB1781" w:rsidRDefault="004A51E7" w:rsidP="00A93CE8">
      <w:pPr>
        <w:pStyle w:val="EnglishHangNoCoptic"/>
      </w:pPr>
      <w:r w:rsidRPr="00AB1781">
        <w:tab/>
        <w:t>and I delivered you;</w:t>
      </w:r>
    </w:p>
    <w:p w14:paraId="19BE1F53" w14:textId="27C330E3" w:rsidR="004A51E7" w:rsidRPr="00AB1781" w:rsidRDefault="004A51E7" w:rsidP="00A93CE8">
      <w:pPr>
        <w:pStyle w:val="EnglishHangNoCoptic"/>
      </w:pPr>
      <w:r w:rsidRPr="00AB1781">
        <w:tab/>
        <w:t xml:space="preserve">I </w:t>
      </w:r>
      <w:r w:rsidR="00F2238C">
        <w:t>heard</w:t>
      </w:r>
      <w:r w:rsidRPr="00AB1781">
        <w:t xml:space="preserve"> you in a mysterious </w:t>
      </w:r>
      <w:r w:rsidR="00F2238C">
        <w:t xml:space="preserve">place of the </w:t>
      </w:r>
      <w:r w:rsidRPr="00AB1781">
        <w:t>storm;</w:t>
      </w:r>
      <w:r w:rsidRPr="00AB1781">
        <w:rPr>
          <w:rStyle w:val="FootnoteReference"/>
        </w:rPr>
        <w:footnoteReference w:id="436"/>
      </w:r>
    </w:p>
    <w:p w14:paraId="2DC469B4" w14:textId="58027342" w:rsidR="004A51E7" w:rsidRPr="00AB1781" w:rsidRDefault="004A51E7" w:rsidP="00A93CE8">
      <w:pPr>
        <w:pStyle w:val="EnglishHangEndNoCoptic"/>
      </w:pPr>
      <w:r w:rsidRPr="00AB1781">
        <w:tab/>
        <w:t xml:space="preserve">I </w:t>
      </w:r>
      <w:r w:rsidR="00F2238C">
        <w:t>tested</w:t>
      </w:r>
      <w:r w:rsidRPr="00AB1781">
        <w:t xml:space="preserve"> you at the water of </w:t>
      </w:r>
      <w:r w:rsidR="00F2238C">
        <w:t>rebellion</w:t>
      </w:r>
      <w:r w:rsidRPr="00AB1781">
        <w:t xml:space="preserve">. </w:t>
      </w:r>
      <w:r w:rsidRPr="00AB1781">
        <w:rPr>
          <w:i/>
        </w:rPr>
        <w:t>(Pause)</w:t>
      </w:r>
    </w:p>
    <w:p w14:paraId="6317DADB" w14:textId="3046A749" w:rsidR="004A51E7" w:rsidRPr="00AB1781" w:rsidRDefault="004A51E7" w:rsidP="00A93CE8">
      <w:pPr>
        <w:pStyle w:val="EnglishHangNoCoptic"/>
      </w:pPr>
      <w:r w:rsidRPr="00AB1781">
        <w:t xml:space="preserve">9 </w:t>
      </w:r>
      <w:r w:rsidR="00F2238C">
        <w:t>Hear</w:t>
      </w:r>
      <w:r w:rsidRPr="00AB1781">
        <w:t xml:space="preserve">, </w:t>
      </w:r>
      <w:r w:rsidR="00F2238C">
        <w:t xml:space="preserve">O </w:t>
      </w:r>
      <w:r w:rsidRPr="00AB1781">
        <w:t xml:space="preserve">My people, and I </w:t>
      </w:r>
      <w:r w:rsidR="00F2238C">
        <w:t>testify against</w:t>
      </w:r>
      <w:r w:rsidRPr="00AB1781">
        <w:t xml:space="preserve"> you.</w:t>
      </w:r>
    </w:p>
    <w:p w14:paraId="2533F3CE" w14:textId="16005370" w:rsidR="004A51E7" w:rsidRPr="00AB1781" w:rsidRDefault="004A51E7" w:rsidP="00A93CE8">
      <w:pPr>
        <w:pStyle w:val="EnglishHangEndNoCoptic"/>
      </w:pPr>
      <w:r w:rsidRPr="00AB1781">
        <w:tab/>
        <w:t xml:space="preserve">O Israel, if only you would </w:t>
      </w:r>
      <w:r w:rsidR="00F2238C">
        <w:t>hear</w:t>
      </w:r>
      <w:r w:rsidRPr="00AB1781">
        <w:t xml:space="preserve"> Me!</w:t>
      </w:r>
    </w:p>
    <w:p w14:paraId="551CDD0F" w14:textId="49023D3D" w:rsidR="004A51E7" w:rsidRPr="00AB1781" w:rsidRDefault="00F2238C" w:rsidP="00A93CE8">
      <w:pPr>
        <w:pStyle w:val="EnglishHangNoCoptic"/>
      </w:pPr>
      <w:r>
        <w:t xml:space="preserve">10 </w:t>
      </w:r>
      <w:r w:rsidR="004A51E7" w:rsidRPr="00AB1781">
        <w:t xml:space="preserve">there </w:t>
      </w:r>
      <w:r>
        <w:t>will</w:t>
      </w:r>
      <w:r w:rsidR="004A51E7" w:rsidRPr="00AB1781">
        <w:t xml:space="preserve"> be no new god</w:t>
      </w:r>
      <w:r>
        <w:t xml:space="preserve"> among you,</w:t>
      </w:r>
    </w:p>
    <w:p w14:paraId="4F595D44" w14:textId="6011C327" w:rsidR="004A51E7" w:rsidRPr="00AB1781" w:rsidRDefault="004A51E7" w:rsidP="00A93CE8">
      <w:pPr>
        <w:pStyle w:val="EnglishHangEndNoCoptic"/>
      </w:pPr>
      <w:r w:rsidRPr="00AB1781">
        <w:tab/>
        <w:t xml:space="preserve">you </w:t>
      </w:r>
      <w:r w:rsidR="00F2238C">
        <w:t xml:space="preserve">will not </w:t>
      </w:r>
      <w:r w:rsidRPr="00AB1781">
        <w:t>worship</w:t>
      </w:r>
      <w:r w:rsidR="00F2238C">
        <w:t xml:space="preserve"> an alien god</w:t>
      </w:r>
      <w:r w:rsidRPr="00AB1781">
        <w:t>.</w:t>
      </w:r>
    </w:p>
    <w:p w14:paraId="325BEB38" w14:textId="132A1CB7" w:rsidR="004A51E7" w:rsidRPr="00AB1781" w:rsidRDefault="004A51E7" w:rsidP="00A93CE8">
      <w:pPr>
        <w:pStyle w:val="EnglishHangNoCoptic"/>
      </w:pPr>
      <w:r w:rsidRPr="00AB1781">
        <w:t>11 For I am the Lord your God</w:t>
      </w:r>
      <w:r w:rsidR="00F2238C">
        <w:t>,</w:t>
      </w:r>
    </w:p>
    <w:p w14:paraId="0B5BA44E" w14:textId="77777777" w:rsidR="004A51E7" w:rsidRPr="00AB1781" w:rsidRDefault="004A51E7" w:rsidP="00A93CE8">
      <w:pPr>
        <w:pStyle w:val="EnglishHangNoCoptic"/>
      </w:pPr>
      <w:r w:rsidRPr="00AB1781">
        <w:tab/>
        <w:t>Who brought you up from the land of Egypt.</w:t>
      </w:r>
    </w:p>
    <w:p w14:paraId="55BAF976" w14:textId="23A5A0EF" w:rsidR="004A51E7" w:rsidRPr="00A93CE8" w:rsidRDefault="004A51E7" w:rsidP="00A93CE8">
      <w:pPr>
        <w:pStyle w:val="EnglishHangEndNoCoptic"/>
      </w:pPr>
      <w:r w:rsidRPr="00AB1781">
        <w:tab/>
        <w:t xml:space="preserve">Open your </w:t>
      </w:r>
      <w:r w:rsidR="00F2238C">
        <w:t>mouth wide, and I will fill it.”</w:t>
      </w:r>
    </w:p>
    <w:p w14:paraId="0100F565" w14:textId="77777777" w:rsidR="004A51E7" w:rsidRPr="00AB1781" w:rsidRDefault="004A51E7" w:rsidP="00A93CE8">
      <w:pPr>
        <w:pStyle w:val="EnglishHangNoCoptic"/>
      </w:pPr>
      <w:r w:rsidRPr="00AB1781">
        <w:t>12 But My people did not hear My voice,</w:t>
      </w:r>
      <w:r w:rsidRPr="00AB1781">
        <w:rPr>
          <w:rStyle w:val="FootnoteReference"/>
        </w:rPr>
        <w:footnoteReference w:id="437"/>
      </w:r>
    </w:p>
    <w:p w14:paraId="1CD2C8C9" w14:textId="744740CE" w:rsidR="004A51E7" w:rsidRPr="00AB1781" w:rsidRDefault="00F2238C" w:rsidP="00A93CE8">
      <w:pPr>
        <w:pStyle w:val="EnglishHangEndNoCoptic"/>
      </w:pPr>
      <w:r>
        <w:tab/>
        <w:t>and Israel paid no attention</w:t>
      </w:r>
      <w:r w:rsidR="004A51E7" w:rsidRPr="00AB1781">
        <w:t xml:space="preserve"> to Me.</w:t>
      </w:r>
    </w:p>
    <w:p w14:paraId="5D6D7720" w14:textId="42F3AC82" w:rsidR="004A51E7" w:rsidRPr="00AB1781" w:rsidRDefault="004A51E7" w:rsidP="00A93CE8">
      <w:pPr>
        <w:pStyle w:val="EnglishHangNoCoptic"/>
      </w:pPr>
      <w:r w:rsidRPr="00AB1781">
        <w:t xml:space="preserve">13 So I </w:t>
      </w:r>
      <w:r w:rsidR="00F2238C">
        <w:t>sent</w:t>
      </w:r>
      <w:r w:rsidRPr="00AB1781">
        <w:t xml:space="preserve"> them </w:t>
      </w:r>
      <w:r w:rsidR="00F2238C">
        <w:t>away because of their hearts’ desires;</w:t>
      </w:r>
    </w:p>
    <w:p w14:paraId="4B7FDD21" w14:textId="725A58B2" w:rsidR="004A51E7" w:rsidRPr="00AB1781" w:rsidRDefault="004A51E7" w:rsidP="00A93CE8">
      <w:pPr>
        <w:pStyle w:val="EnglishHangEndNoCoptic"/>
      </w:pPr>
      <w:r w:rsidRPr="00AB1781">
        <w:tab/>
      </w:r>
      <w:r w:rsidR="00F2238C">
        <w:t>They will walk in their practices.</w:t>
      </w:r>
    </w:p>
    <w:p w14:paraId="03531CB3" w14:textId="21EFC9A8" w:rsidR="004A51E7" w:rsidRPr="00AB1781" w:rsidRDefault="004A51E7" w:rsidP="00A93CE8">
      <w:pPr>
        <w:pStyle w:val="EnglishHangNoCoptic"/>
      </w:pPr>
      <w:r w:rsidRPr="00AB1781">
        <w:t xml:space="preserve">14 If only My people had </w:t>
      </w:r>
      <w:r w:rsidR="00F2238C">
        <w:t>heard</w:t>
      </w:r>
      <w:r w:rsidRPr="00AB1781">
        <w:t xml:space="preserve"> Me,</w:t>
      </w:r>
    </w:p>
    <w:p w14:paraId="2680AD1C" w14:textId="77777777" w:rsidR="004A51E7" w:rsidRPr="00AB1781" w:rsidRDefault="004A51E7" w:rsidP="00A93CE8">
      <w:pPr>
        <w:pStyle w:val="EnglishHangEndNoCoptic"/>
      </w:pPr>
      <w:r w:rsidRPr="00AB1781">
        <w:tab/>
        <w:t>if Israel had walked in My ways,</w:t>
      </w:r>
    </w:p>
    <w:p w14:paraId="317DD9DA" w14:textId="708AE228" w:rsidR="004A51E7" w:rsidRPr="00AB1781" w:rsidRDefault="004A51E7" w:rsidP="00A93CE8">
      <w:pPr>
        <w:pStyle w:val="EnglishHangNoCoptic"/>
      </w:pPr>
      <w:r w:rsidRPr="00AB1781">
        <w:lastRenderedPageBreak/>
        <w:t xml:space="preserve">15 I would have humbled their enemies </w:t>
      </w:r>
      <w:r w:rsidR="00F2238C">
        <w:t>quickly</w:t>
      </w:r>
      <w:r w:rsidRPr="00AB1781">
        <w:t>,</w:t>
      </w:r>
    </w:p>
    <w:p w14:paraId="441B4009" w14:textId="77777777" w:rsidR="004A51E7" w:rsidRPr="00AB1781" w:rsidRDefault="004A51E7" w:rsidP="00A93CE8">
      <w:pPr>
        <w:pStyle w:val="EnglishHangEndNoCoptic"/>
      </w:pPr>
      <w:r w:rsidRPr="00AB1781">
        <w:tab/>
        <w:t>and would have laid My hand on their oppressors.</w:t>
      </w:r>
    </w:p>
    <w:p w14:paraId="647469D1" w14:textId="102C1A7B" w:rsidR="004A51E7" w:rsidRPr="00AB1781" w:rsidRDefault="004A51E7" w:rsidP="00A93CE8">
      <w:pPr>
        <w:pStyle w:val="EnglishHangNoCoptic"/>
      </w:pPr>
      <w:r w:rsidRPr="00AB1781">
        <w:t>16 The enemies of the Lord lie</w:t>
      </w:r>
      <w:r w:rsidR="00F2238C">
        <w:t>d</w:t>
      </w:r>
      <w:r w:rsidRPr="00AB1781">
        <w:t xml:space="preserve"> to Him,</w:t>
      </w:r>
    </w:p>
    <w:p w14:paraId="610C5AE1" w14:textId="13578792" w:rsidR="004A51E7" w:rsidRPr="00AB1781" w:rsidRDefault="004A51E7" w:rsidP="00A93CE8">
      <w:pPr>
        <w:pStyle w:val="EnglishHangEndNoCoptic"/>
      </w:pPr>
      <w:r w:rsidRPr="00AB1781">
        <w:tab/>
        <w:t xml:space="preserve">and their </w:t>
      </w:r>
      <w:r w:rsidR="00F2238C">
        <w:t>season</w:t>
      </w:r>
      <w:r w:rsidRPr="00AB1781">
        <w:t xml:space="preserve"> will be </w:t>
      </w:r>
      <w:r w:rsidR="00A8396B">
        <w:t>forever</w:t>
      </w:r>
      <w:r w:rsidRPr="00AB1781">
        <w:t>.</w:t>
      </w:r>
    </w:p>
    <w:p w14:paraId="32074F6B" w14:textId="77777777" w:rsidR="004A51E7" w:rsidRPr="00AB1781" w:rsidRDefault="004A51E7" w:rsidP="00A93CE8">
      <w:pPr>
        <w:pStyle w:val="EnglishHangNoCoptic"/>
      </w:pPr>
      <w:r w:rsidRPr="00AB1781">
        <w:t>17 And He fed them with the finest wheat,</w:t>
      </w:r>
    </w:p>
    <w:p w14:paraId="5D7E8201" w14:textId="77777777" w:rsidR="004A51E7" w:rsidRPr="00A93CE8" w:rsidRDefault="004A51E7" w:rsidP="00A93CE8">
      <w:pPr>
        <w:pStyle w:val="EnglishHangEndNoCoptic"/>
      </w:pPr>
      <w:r w:rsidRPr="00AB1781">
        <w:tab/>
        <w:t>and filled them with honey from the rock.</w:t>
      </w:r>
    </w:p>
    <w:p w14:paraId="6508699A" w14:textId="0EC81363" w:rsidR="00924D0C" w:rsidRDefault="00924D0C" w:rsidP="00924D0C">
      <w:pPr>
        <w:pStyle w:val="Rubric"/>
      </w:pPr>
      <w:r>
        <w:t>Glory…</w:t>
      </w:r>
    </w:p>
    <w:p w14:paraId="594E3ACD" w14:textId="6CBA093A" w:rsidR="004A51E7" w:rsidRPr="00A93CE8" w:rsidRDefault="00A93CE8" w:rsidP="00BF0205">
      <w:pPr>
        <w:pStyle w:val="Heading4"/>
      </w:pPr>
      <w:r>
        <w:t>Psalm</w:t>
      </w:r>
      <w:r w:rsidR="004A51E7" w:rsidRPr="00AB1781">
        <w:t xml:space="preserve"> 81</w:t>
      </w:r>
      <w:r>
        <w:t xml:space="preserve">: </w:t>
      </w:r>
      <w:r w:rsidR="007D2678">
        <w:t>“</w:t>
      </w:r>
      <w:r>
        <w:t>God st</w:t>
      </w:r>
      <w:r w:rsidR="007D2678">
        <w:t>ood</w:t>
      </w:r>
      <w:r>
        <w:t xml:space="preserve"> in the assembly of judges</w:t>
      </w:r>
      <w:r w:rsidR="007D2678">
        <w:t>”</w:t>
      </w:r>
    </w:p>
    <w:p w14:paraId="2932AD88"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Judge of Judges, King of Kings</w:t>
      </w:r>
    </w:p>
    <w:p w14:paraId="1837F2D4"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Court of Lords</w:t>
      </w:r>
    </w:p>
    <w:p w14:paraId="356B803D" w14:textId="77777777" w:rsidR="004A51E7" w:rsidRPr="00AB1781" w:rsidRDefault="004A51E7" w:rsidP="00A93CE8">
      <w:pPr>
        <w:pStyle w:val="Rubric"/>
      </w:pPr>
      <w:r w:rsidRPr="00AB1781">
        <w:t>1 (A Psalm by Asaph)</w:t>
      </w:r>
    </w:p>
    <w:p w14:paraId="78237A1A" w14:textId="0E963424" w:rsidR="004A51E7" w:rsidRPr="00AB1781" w:rsidRDefault="004A51E7" w:rsidP="00A93CE8">
      <w:pPr>
        <w:pStyle w:val="EnglishHangNoCoptic"/>
      </w:pPr>
      <w:r w:rsidRPr="00AB1781">
        <w:t xml:space="preserve">God </w:t>
      </w:r>
      <w:r w:rsidR="003D6ABB">
        <w:t>stood</w:t>
      </w:r>
      <w:r w:rsidRPr="00AB1781">
        <w:t xml:space="preserve"> in the assembly of judges,</w:t>
      </w:r>
      <w:r w:rsidRPr="00AB1781">
        <w:rPr>
          <w:rStyle w:val="FootnoteReference"/>
        </w:rPr>
        <w:footnoteReference w:id="438"/>
      </w:r>
    </w:p>
    <w:p w14:paraId="04101E67" w14:textId="39D59182" w:rsidR="004A51E7" w:rsidRPr="00AB1781" w:rsidRDefault="004A51E7" w:rsidP="00A93CE8">
      <w:pPr>
        <w:pStyle w:val="EnglishHangEndNoCoptic"/>
      </w:pPr>
      <w:r w:rsidRPr="00AB1781">
        <w:tab/>
        <w:t xml:space="preserve">and in </w:t>
      </w:r>
      <w:r w:rsidR="003D6ABB">
        <w:t>their</w:t>
      </w:r>
      <w:r w:rsidRPr="00AB1781">
        <w:t xml:space="preserve"> midst He judges rulers.</w:t>
      </w:r>
      <w:r w:rsidR="003D6ABB">
        <w:t>, [saying,]</w:t>
      </w:r>
      <w:r w:rsidRPr="00AB1781">
        <w:rPr>
          <w:rStyle w:val="FootnoteReference"/>
        </w:rPr>
        <w:footnoteReference w:id="439"/>
      </w:r>
    </w:p>
    <w:p w14:paraId="796AF8B5" w14:textId="6FAE538B" w:rsidR="004A51E7" w:rsidRPr="00AB1781" w:rsidRDefault="003D6ABB" w:rsidP="00A93CE8">
      <w:pPr>
        <w:pStyle w:val="EnglishHangNoCoptic"/>
      </w:pPr>
      <w:r>
        <w:t>2 “</w:t>
      </w:r>
      <w:r w:rsidR="004A51E7" w:rsidRPr="00AB1781">
        <w:t>How long will you judge unjustly,</w:t>
      </w:r>
    </w:p>
    <w:p w14:paraId="17D426CD" w14:textId="1AC7188B" w:rsidR="004A51E7" w:rsidRPr="00AB1781" w:rsidRDefault="004A51E7" w:rsidP="00A93CE8">
      <w:pPr>
        <w:pStyle w:val="EnglishHangEndNoCoptic"/>
      </w:pPr>
      <w:r w:rsidRPr="00AB1781">
        <w:tab/>
        <w:t xml:space="preserve">and </w:t>
      </w:r>
      <w:r w:rsidR="003D6ABB">
        <w:t xml:space="preserve">favour the </w:t>
      </w:r>
      <w:r w:rsidRPr="00AB1781">
        <w:t xml:space="preserve">sinners? </w:t>
      </w:r>
      <w:r w:rsidRPr="00AB1781">
        <w:rPr>
          <w:i/>
        </w:rPr>
        <w:t>(Pause)</w:t>
      </w:r>
    </w:p>
    <w:p w14:paraId="40E14171" w14:textId="0DADEC48" w:rsidR="004A51E7" w:rsidRPr="00AB1781" w:rsidRDefault="004A51E7" w:rsidP="00A93CE8">
      <w:pPr>
        <w:pStyle w:val="EnglishHangNoCoptic"/>
      </w:pPr>
      <w:r w:rsidRPr="00AB1781">
        <w:t xml:space="preserve">3 </w:t>
      </w:r>
      <w:r w:rsidR="003D6ABB">
        <w:t>Give</w:t>
      </w:r>
      <w:r w:rsidRPr="00AB1781">
        <w:t xml:space="preserve"> justice to the orphan and poor man;</w:t>
      </w:r>
    </w:p>
    <w:p w14:paraId="1C986405" w14:textId="3CC25589" w:rsidR="004A51E7" w:rsidRPr="00AB1781" w:rsidRDefault="004A51E7" w:rsidP="00A93CE8">
      <w:pPr>
        <w:pStyle w:val="EnglishHangEndNoCoptic"/>
      </w:pPr>
      <w:r w:rsidRPr="00AB1781">
        <w:tab/>
        <w:t xml:space="preserve">deal fairly with the </w:t>
      </w:r>
      <w:r w:rsidR="003D6ABB">
        <w:t>lowly</w:t>
      </w:r>
      <w:r w:rsidRPr="00AB1781">
        <w:t xml:space="preserve"> and </w:t>
      </w:r>
      <w:r w:rsidR="003D6ABB">
        <w:t>needy</w:t>
      </w:r>
      <w:r w:rsidRPr="00AB1781">
        <w:t>.</w:t>
      </w:r>
    </w:p>
    <w:p w14:paraId="1D41D0BC" w14:textId="77777777" w:rsidR="004A51E7" w:rsidRPr="00AB1781" w:rsidRDefault="004A51E7" w:rsidP="00A93CE8">
      <w:pPr>
        <w:pStyle w:val="EnglishHangNoCoptic"/>
      </w:pPr>
      <w:r w:rsidRPr="00AB1781">
        <w:t>4 Rescue the poor and needy;</w:t>
      </w:r>
    </w:p>
    <w:p w14:paraId="00F189A1" w14:textId="25A474C8" w:rsidR="004A51E7" w:rsidRPr="00AB1781" w:rsidRDefault="004A51E7" w:rsidP="00A93CE8">
      <w:pPr>
        <w:pStyle w:val="EnglishHangEndNoCoptic"/>
      </w:pPr>
      <w:r w:rsidRPr="00AB1781">
        <w:tab/>
        <w:t>deliver him from the sinner</w:t>
      </w:r>
      <w:r w:rsidR="003D6ABB">
        <w:t>’s hand</w:t>
      </w:r>
      <w:r w:rsidRPr="00AB1781">
        <w:t>.</w:t>
      </w:r>
    </w:p>
    <w:p w14:paraId="4D3983FC" w14:textId="77777777" w:rsidR="004A51E7" w:rsidRPr="00AB1781" w:rsidRDefault="004A51E7" w:rsidP="00A93CE8">
      <w:pPr>
        <w:pStyle w:val="EnglishHangNoCoptic"/>
      </w:pPr>
      <w:r w:rsidRPr="00AB1781">
        <w:t>5 They do not know or understand,</w:t>
      </w:r>
    </w:p>
    <w:p w14:paraId="3289319E" w14:textId="77777777" w:rsidR="004A51E7" w:rsidRPr="00AB1781" w:rsidRDefault="004A51E7" w:rsidP="00A93CE8">
      <w:pPr>
        <w:pStyle w:val="EnglishHangNoCoptic"/>
      </w:pPr>
      <w:r w:rsidRPr="00AB1781">
        <w:tab/>
        <w:t>they grope about in darkness;</w:t>
      </w:r>
    </w:p>
    <w:p w14:paraId="54413BE3" w14:textId="18581700" w:rsidR="004A51E7" w:rsidRPr="00AB1781" w:rsidRDefault="004A51E7" w:rsidP="00A93CE8">
      <w:pPr>
        <w:pStyle w:val="EnglishHangEndNoCoptic"/>
      </w:pPr>
      <w:r w:rsidRPr="00AB1781">
        <w:tab/>
        <w:t xml:space="preserve">all the </w:t>
      </w:r>
      <w:r w:rsidR="003D6ABB">
        <w:t>foundations</w:t>
      </w:r>
      <w:r w:rsidR="003D6ABB" w:rsidRPr="00AB1781">
        <w:t xml:space="preserve"> </w:t>
      </w:r>
      <w:r w:rsidRPr="00AB1781">
        <w:t xml:space="preserve">of earth </w:t>
      </w:r>
      <w:r w:rsidR="003D6ABB">
        <w:t>will be shaken</w:t>
      </w:r>
      <w:r w:rsidRPr="00AB1781">
        <w:t>.</w:t>
      </w:r>
      <w:r w:rsidRPr="00AB1781">
        <w:rPr>
          <w:rStyle w:val="FootnoteReference"/>
        </w:rPr>
        <w:footnoteReference w:id="440"/>
      </w:r>
    </w:p>
    <w:p w14:paraId="65A343DC" w14:textId="31254CAF" w:rsidR="004A51E7" w:rsidRPr="00AB1781" w:rsidRDefault="003D6ABB" w:rsidP="00A93CE8">
      <w:pPr>
        <w:pStyle w:val="EnglishHangNoCoptic"/>
      </w:pPr>
      <w:r>
        <w:t>6 I said, “y</w:t>
      </w:r>
      <w:r w:rsidR="004A51E7" w:rsidRPr="00AB1781">
        <w:t>ou are gods</w:t>
      </w:r>
    </w:p>
    <w:p w14:paraId="436F4B4E" w14:textId="18942BB8" w:rsidR="004A51E7" w:rsidRPr="00A93CE8" w:rsidRDefault="003D6ABB" w:rsidP="00A93CE8">
      <w:pPr>
        <w:pStyle w:val="EnglishHangEndNoCoptic"/>
      </w:pPr>
      <w:r>
        <w:tab/>
        <w:t xml:space="preserve">and all </w:t>
      </w:r>
      <w:r w:rsidR="009F6942">
        <w:t xml:space="preserve">of you are </w:t>
      </w:r>
      <w:r>
        <w:t>sons of the Most High.</w:t>
      </w:r>
      <w:r w:rsidR="004A51E7" w:rsidRPr="00AB1781">
        <w:rPr>
          <w:rStyle w:val="FootnoteReference"/>
        </w:rPr>
        <w:footnoteReference w:id="441"/>
      </w:r>
    </w:p>
    <w:p w14:paraId="1FA8B6E5" w14:textId="455BCC2F" w:rsidR="004A51E7" w:rsidRPr="00AB1781" w:rsidRDefault="004A51E7" w:rsidP="00A93CE8">
      <w:pPr>
        <w:pStyle w:val="EnglishHangNoCoptic"/>
      </w:pPr>
      <w:r w:rsidRPr="00AB1781">
        <w:t>7 But you will die like men</w:t>
      </w:r>
      <w:r w:rsidR="003D6ABB">
        <w:t>,</w:t>
      </w:r>
    </w:p>
    <w:p w14:paraId="267D3494" w14:textId="61E8DECA" w:rsidR="004A51E7" w:rsidRPr="00AB1781" w:rsidRDefault="004A51E7" w:rsidP="00A93CE8">
      <w:pPr>
        <w:pStyle w:val="EnglishHangEndNoCoptic"/>
      </w:pPr>
      <w:r w:rsidRPr="00AB1781">
        <w:tab/>
        <w:t xml:space="preserve">and </w:t>
      </w:r>
      <w:r w:rsidR="003D6ABB">
        <w:t xml:space="preserve">you </w:t>
      </w:r>
      <w:r w:rsidRPr="00AB1781">
        <w:t xml:space="preserve">will fall like one of the </w:t>
      </w:r>
      <w:r w:rsidR="003D6ABB">
        <w:t>rulers.”</w:t>
      </w:r>
    </w:p>
    <w:p w14:paraId="2C56CCE3" w14:textId="56ED848C" w:rsidR="004A51E7" w:rsidRPr="00AB1781" w:rsidRDefault="003D6ABB" w:rsidP="00A93CE8">
      <w:pPr>
        <w:pStyle w:val="EnglishHangNoCoptic"/>
      </w:pPr>
      <w:r>
        <w:lastRenderedPageBreak/>
        <w:t>8 Arise, O God, judge the earth,</w:t>
      </w:r>
      <w:r w:rsidR="004A51E7" w:rsidRPr="00AB1781">
        <w:rPr>
          <w:rStyle w:val="FootnoteReference"/>
        </w:rPr>
        <w:footnoteReference w:id="442"/>
      </w:r>
    </w:p>
    <w:p w14:paraId="18FEE002" w14:textId="597B5119" w:rsidR="004A51E7" w:rsidRPr="00A93CE8" w:rsidRDefault="004A51E7" w:rsidP="00A93CE8">
      <w:pPr>
        <w:pStyle w:val="EnglishHangEndNoCoptic"/>
      </w:pPr>
      <w:r w:rsidRPr="00AB1781">
        <w:tab/>
        <w:t xml:space="preserve">for </w:t>
      </w:r>
      <w:r w:rsidR="001040C8">
        <w:t>You</w:t>
      </w:r>
      <w:r w:rsidRPr="00AB1781">
        <w:t xml:space="preserve"> </w:t>
      </w:r>
      <w:r w:rsidR="003D6ABB">
        <w:t>will</w:t>
      </w:r>
      <w:r w:rsidRPr="00AB1781">
        <w:t xml:space="preserve"> </w:t>
      </w:r>
      <w:r w:rsidR="003D6ABB">
        <w:t>inherit</w:t>
      </w:r>
      <w:r w:rsidRPr="00AB1781">
        <w:t xml:space="preserve"> </w:t>
      </w:r>
      <w:r w:rsidR="003D6ABB">
        <w:t>a</w:t>
      </w:r>
      <w:r w:rsidRPr="00AB1781">
        <w:t>ll the nations.</w:t>
      </w:r>
    </w:p>
    <w:p w14:paraId="04E46168" w14:textId="5390BADC" w:rsidR="004A51E7" w:rsidRPr="00A93CE8" w:rsidRDefault="00A93CE8" w:rsidP="00BF0205">
      <w:pPr>
        <w:pStyle w:val="Heading4"/>
      </w:pPr>
      <w:r>
        <w:t>Psalm</w:t>
      </w:r>
      <w:r w:rsidR="004A51E7" w:rsidRPr="00AB1781">
        <w:t xml:space="preserve"> 82</w:t>
      </w:r>
      <w:r>
        <w:t xml:space="preserve">: </w:t>
      </w:r>
      <w:r w:rsidR="007D2678">
        <w:t>“</w:t>
      </w:r>
      <w:r>
        <w:t xml:space="preserve">O God, who can be </w:t>
      </w:r>
      <w:r w:rsidR="007D2678">
        <w:t>likened</w:t>
      </w:r>
      <w:r>
        <w:t xml:space="preserve"> to </w:t>
      </w:r>
      <w:r w:rsidR="001040C8">
        <w:t>You</w:t>
      </w:r>
      <w:r w:rsidR="007D2678">
        <w:t>”</w:t>
      </w:r>
    </w:p>
    <w:p w14:paraId="48797A7E"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Cry for Help Against a World in Arms</w:t>
      </w:r>
    </w:p>
    <w:p w14:paraId="775D17F3"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Shame inflames to Seek God’s Name</w:t>
      </w:r>
    </w:p>
    <w:p w14:paraId="496CBFDC" w14:textId="77777777" w:rsidR="004A51E7" w:rsidRPr="00AB1781" w:rsidRDefault="004A51E7" w:rsidP="00A93CE8">
      <w:pPr>
        <w:pStyle w:val="Rubric"/>
      </w:pPr>
      <w:r w:rsidRPr="00AB1781">
        <w:t>1 (Song of a Psalm by Asaph)</w:t>
      </w:r>
    </w:p>
    <w:p w14:paraId="6C093B0D" w14:textId="6B2CA249" w:rsidR="004A51E7" w:rsidRPr="00AB1781" w:rsidRDefault="004A51E7" w:rsidP="00A93CE8">
      <w:pPr>
        <w:pStyle w:val="EnglishHangNoCoptic"/>
      </w:pPr>
      <w:r w:rsidRPr="00AB1781">
        <w:t xml:space="preserve">2 O God, who can be </w:t>
      </w:r>
      <w:r w:rsidR="00EB5542">
        <w:t>likened</w:t>
      </w:r>
      <w:r w:rsidRPr="00AB1781">
        <w:t xml:space="preserve"> to </w:t>
      </w:r>
      <w:r w:rsidR="001040C8">
        <w:t>You</w:t>
      </w:r>
      <w:r w:rsidRPr="00AB1781">
        <w:t>?</w:t>
      </w:r>
    </w:p>
    <w:p w14:paraId="392B63A6" w14:textId="2EC35D44" w:rsidR="004A51E7" w:rsidRPr="00AB1781" w:rsidRDefault="004A51E7" w:rsidP="00A93CE8">
      <w:pPr>
        <w:pStyle w:val="EnglishHangEndNoCoptic"/>
      </w:pPr>
      <w:r w:rsidRPr="00AB1781">
        <w:tab/>
      </w:r>
      <w:r w:rsidR="00EB5542">
        <w:t>Do not Be</w:t>
      </w:r>
      <w:r w:rsidRPr="00AB1781">
        <w:t xml:space="preserve"> silent </w:t>
      </w:r>
      <w:r w:rsidR="00EB5542">
        <w:t>or</w:t>
      </w:r>
      <w:r w:rsidRPr="00AB1781">
        <w:t xml:space="preserve"> </w:t>
      </w:r>
      <w:r w:rsidR="00EB5542">
        <w:t>appeased</w:t>
      </w:r>
      <w:r w:rsidRPr="00AB1781">
        <w:t>, O God.</w:t>
      </w:r>
    </w:p>
    <w:p w14:paraId="509AAFF2" w14:textId="0E52C6C2" w:rsidR="004A51E7" w:rsidRPr="00AB1781" w:rsidRDefault="00EB5542" w:rsidP="00A93CE8">
      <w:pPr>
        <w:pStyle w:val="EnglishHangNoCoptic"/>
      </w:pPr>
      <w:r>
        <w:t xml:space="preserve">3 For behold, </w:t>
      </w:r>
      <w:r w:rsidR="00E570CB">
        <w:t>Your</w:t>
      </w:r>
      <w:r w:rsidR="004A51E7" w:rsidRPr="00AB1781">
        <w:t xml:space="preserve"> enemies make a tumult,</w:t>
      </w:r>
    </w:p>
    <w:p w14:paraId="595CAC2E" w14:textId="74C5EB2B" w:rsidR="004A51E7" w:rsidRPr="00AB1781" w:rsidRDefault="004A51E7" w:rsidP="00A93CE8">
      <w:pPr>
        <w:pStyle w:val="EnglishHangEndNoCoptic"/>
      </w:pPr>
      <w:r w:rsidRPr="00AB1781">
        <w:tab/>
        <w:t xml:space="preserve">and those who hate </w:t>
      </w:r>
      <w:r w:rsidR="001040C8">
        <w:t>You</w:t>
      </w:r>
      <w:r w:rsidRPr="00AB1781">
        <w:t xml:space="preserve"> </w:t>
      </w:r>
      <w:r w:rsidR="00EB5542">
        <w:t>rasied</w:t>
      </w:r>
      <w:r w:rsidRPr="00AB1781">
        <w:t xml:space="preserve"> their heads.</w:t>
      </w:r>
    </w:p>
    <w:p w14:paraId="534655AC" w14:textId="4A51C055" w:rsidR="004A51E7" w:rsidRPr="00AB1781" w:rsidRDefault="004A51E7" w:rsidP="00A93CE8">
      <w:pPr>
        <w:pStyle w:val="EnglishHangNoCoptic"/>
      </w:pPr>
      <w:r w:rsidRPr="00AB1781">
        <w:t xml:space="preserve">4 They </w:t>
      </w:r>
      <w:r w:rsidR="00EB5542">
        <w:t>devised</w:t>
      </w:r>
      <w:r w:rsidRPr="00AB1781">
        <w:t xml:space="preserve"> wicked plots against </w:t>
      </w:r>
      <w:r w:rsidR="00E570CB">
        <w:t>Your</w:t>
      </w:r>
      <w:r w:rsidRPr="00AB1781">
        <w:t xml:space="preserve"> people</w:t>
      </w:r>
      <w:r w:rsidR="00EB5542">
        <w:t>,</w:t>
      </w:r>
    </w:p>
    <w:p w14:paraId="4C519614" w14:textId="3D4C4ABB" w:rsidR="004A51E7" w:rsidRPr="00AB1781" w:rsidRDefault="004A51E7" w:rsidP="00A93CE8">
      <w:pPr>
        <w:pStyle w:val="EnglishHangEndNoCoptic"/>
      </w:pPr>
      <w:r w:rsidRPr="00AB1781">
        <w:tab/>
        <w:t>and conspire</w:t>
      </w:r>
      <w:r w:rsidR="00EB5542">
        <w:t>d</w:t>
      </w:r>
      <w:r w:rsidRPr="00AB1781">
        <w:t xml:space="preserve"> against </w:t>
      </w:r>
      <w:r w:rsidR="00E570CB">
        <w:t>Your</w:t>
      </w:r>
      <w:r w:rsidRPr="00AB1781">
        <w:t xml:space="preserve"> saints.</w:t>
      </w:r>
    </w:p>
    <w:p w14:paraId="70F75B00" w14:textId="2942EC1F" w:rsidR="004A51E7" w:rsidRPr="00AB1781" w:rsidRDefault="004A51E7" w:rsidP="00A93CE8">
      <w:pPr>
        <w:pStyle w:val="EnglishHangNoCoptic"/>
      </w:pPr>
      <w:r w:rsidRPr="00AB1781">
        <w:t xml:space="preserve">5 They </w:t>
      </w:r>
      <w:r w:rsidR="00EB5542">
        <w:t>said, “</w:t>
      </w:r>
      <w:r w:rsidRPr="00AB1781">
        <w:t xml:space="preserve">Come, let us </w:t>
      </w:r>
      <w:r w:rsidR="00EB5542">
        <w:t>destroy</w:t>
      </w:r>
      <w:r w:rsidRPr="00AB1781">
        <w:t xml:space="preserve"> them from being a nation,</w:t>
      </w:r>
    </w:p>
    <w:p w14:paraId="5C6AF1C1" w14:textId="624EDD77" w:rsidR="004A51E7" w:rsidRPr="00AB1781" w:rsidRDefault="004A51E7" w:rsidP="00A93CE8">
      <w:pPr>
        <w:pStyle w:val="EnglishHangEndNoCoptic"/>
      </w:pPr>
      <w:r w:rsidRPr="00AB1781">
        <w:tab/>
        <w:t>and let the name o</w:t>
      </w:r>
      <w:r w:rsidR="00EB5542">
        <w:t>f Israel be remembered no more.”</w:t>
      </w:r>
    </w:p>
    <w:p w14:paraId="0DC9628A" w14:textId="576F880F" w:rsidR="004A51E7" w:rsidRPr="00AB1781" w:rsidRDefault="004A51E7" w:rsidP="00A93CE8">
      <w:pPr>
        <w:pStyle w:val="EnglishHangNoCoptic"/>
      </w:pPr>
      <w:r w:rsidRPr="00AB1781">
        <w:t>6 For they conspire</w:t>
      </w:r>
      <w:r w:rsidR="00EB5542">
        <w:t>d</w:t>
      </w:r>
      <w:r w:rsidRPr="00AB1781">
        <w:t xml:space="preserve"> together</w:t>
      </w:r>
      <w:r w:rsidR="00EB5542">
        <w:t xml:space="preserve"> with one accord</w:t>
      </w:r>
      <w:r w:rsidRPr="00AB1781">
        <w:t>;</w:t>
      </w:r>
    </w:p>
    <w:p w14:paraId="01D6116B" w14:textId="21B614B6" w:rsidR="004A51E7" w:rsidRPr="00AB1781" w:rsidRDefault="004A51E7" w:rsidP="00A93CE8">
      <w:pPr>
        <w:pStyle w:val="EnglishHangEndNoCoptic"/>
      </w:pPr>
      <w:r w:rsidRPr="00AB1781">
        <w:tab/>
        <w:t xml:space="preserve">they have made a </w:t>
      </w:r>
      <w:r w:rsidR="00EB5542">
        <w:t>covenant</w:t>
      </w:r>
      <w:r w:rsidRPr="00AB1781">
        <w:t xml:space="preserve"> against </w:t>
      </w:r>
      <w:r w:rsidR="001040C8">
        <w:t>You</w:t>
      </w:r>
      <w:r w:rsidR="00EB5542">
        <w:t>—</w:t>
      </w:r>
    </w:p>
    <w:p w14:paraId="0C66DBB7" w14:textId="62EABA49" w:rsidR="004A51E7" w:rsidRPr="00AB1781" w:rsidRDefault="004A51E7" w:rsidP="00A93CE8">
      <w:pPr>
        <w:pStyle w:val="EnglishHangNoCoptic"/>
      </w:pPr>
      <w:r w:rsidRPr="00AB1781">
        <w:t xml:space="preserve">7 The tents of </w:t>
      </w:r>
      <w:r w:rsidR="00EB5542">
        <w:t xml:space="preserve">the </w:t>
      </w:r>
      <w:r w:rsidRPr="00AB1781">
        <w:t>Edom</w:t>
      </w:r>
      <w:r w:rsidR="00EB5542">
        <w:t>ites</w:t>
      </w:r>
      <w:r w:rsidRPr="00AB1781">
        <w:t xml:space="preserve"> and the Ishmaelites,</w:t>
      </w:r>
    </w:p>
    <w:p w14:paraId="6107A48B" w14:textId="77777777" w:rsidR="004A51E7" w:rsidRPr="00AB1781" w:rsidRDefault="004A51E7" w:rsidP="00A93CE8">
      <w:pPr>
        <w:pStyle w:val="EnglishHangEndNoCoptic"/>
      </w:pPr>
      <w:r w:rsidRPr="00AB1781">
        <w:tab/>
        <w:t>Moab and the Hagarites,</w:t>
      </w:r>
    </w:p>
    <w:p w14:paraId="7D4047A4" w14:textId="77777777" w:rsidR="004A51E7" w:rsidRPr="00AB1781" w:rsidRDefault="004A51E7" w:rsidP="00A93CE8">
      <w:pPr>
        <w:pStyle w:val="EnglishHangNoCoptic"/>
      </w:pPr>
      <w:r w:rsidRPr="00AB1781">
        <w:t>8 Gebal and Ammon and Amalek,</w:t>
      </w:r>
    </w:p>
    <w:p w14:paraId="260969B9" w14:textId="46FC204E" w:rsidR="004A51E7" w:rsidRPr="00AB1781" w:rsidRDefault="004A51E7" w:rsidP="00A93CE8">
      <w:pPr>
        <w:pStyle w:val="EnglishHangEndNoCoptic"/>
      </w:pPr>
      <w:r w:rsidRPr="00AB1781">
        <w:tab/>
        <w:t>and the Phil</w:t>
      </w:r>
      <w:r w:rsidR="00EB5542">
        <w:t>istines with the people of Tyre;</w:t>
      </w:r>
    </w:p>
    <w:p w14:paraId="52299D85" w14:textId="477028C1" w:rsidR="004A51E7" w:rsidRPr="00AB1781" w:rsidRDefault="004A51E7" w:rsidP="00A93CE8">
      <w:pPr>
        <w:pStyle w:val="EnglishHangNoCoptic"/>
      </w:pPr>
      <w:r w:rsidRPr="00AB1781">
        <w:t xml:space="preserve">9 </w:t>
      </w:r>
      <w:r w:rsidR="00EB5542">
        <w:t>even Assyria has</w:t>
      </w:r>
      <w:r w:rsidRPr="00AB1781">
        <w:t xml:space="preserve"> jointed them;</w:t>
      </w:r>
    </w:p>
    <w:p w14:paraId="218CE3D1" w14:textId="69FA332E" w:rsidR="004A51E7" w:rsidRPr="00AB1781" w:rsidRDefault="004A51E7" w:rsidP="00A93CE8">
      <w:pPr>
        <w:pStyle w:val="EnglishHangEndNoCoptic"/>
      </w:pPr>
      <w:r w:rsidRPr="00AB1781">
        <w:tab/>
        <w:t xml:space="preserve">they </w:t>
      </w:r>
      <w:r w:rsidR="00EB5542">
        <w:t>came</w:t>
      </w:r>
      <w:r w:rsidRPr="00AB1781">
        <w:t xml:space="preserve"> to </w:t>
      </w:r>
      <w:r w:rsidR="00EB5542">
        <w:t>support</w:t>
      </w:r>
      <w:r w:rsidRPr="00AB1781">
        <w:t xml:space="preserve"> the sons of Lot. </w:t>
      </w:r>
      <w:r w:rsidRPr="00AB1781">
        <w:rPr>
          <w:i/>
        </w:rPr>
        <w:t>(Pause)</w:t>
      </w:r>
    </w:p>
    <w:p w14:paraId="350C7D00" w14:textId="2485CB26" w:rsidR="004A51E7" w:rsidRPr="00AB1781" w:rsidRDefault="004A51E7" w:rsidP="00A93CE8">
      <w:pPr>
        <w:pStyle w:val="EnglishHangNoCoptic"/>
      </w:pPr>
      <w:r w:rsidRPr="00AB1781">
        <w:t xml:space="preserve">10 </w:t>
      </w:r>
      <w:r w:rsidR="00795EE1">
        <w:t>Deal with</w:t>
      </w:r>
      <w:r w:rsidRPr="00AB1781">
        <w:t xml:space="preserve"> them </w:t>
      </w:r>
      <w:r w:rsidR="00795EE1">
        <w:t>as with</w:t>
      </w:r>
      <w:r w:rsidRPr="00AB1781">
        <w:t xml:space="preserve"> Midian and Sisera,</w:t>
      </w:r>
    </w:p>
    <w:p w14:paraId="3B244C0E" w14:textId="0AE3F161" w:rsidR="004A51E7" w:rsidRPr="00AB1781" w:rsidRDefault="004A51E7" w:rsidP="00A93CE8">
      <w:pPr>
        <w:pStyle w:val="EnglishHangEndNoCoptic"/>
      </w:pPr>
      <w:r w:rsidRPr="00AB1781">
        <w:tab/>
      </w:r>
      <w:r w:rsidR="00795EE1">
        <w:t>As with</w:t>
      </w:r>
      <w:r w:rsidRPr="00AB1781">
        <w:t xml:space="preserve"> Jabin at the </w:t>
      </w:r>
      <w:r w:rsidR="00795EE1">
        <w:t>Brook of Kishon;</w:t>
      </w:r>
    </w:p>
    <w:p w14:paraId="7A8693DE" w14:textId="1B4956C9" w:rsidR="004A51E7" w:rsidRPr="00AB1781" w:rsidRDefault="004A51E7" w:rsidP="00A93CE8">
      <w:pPr>
        <w:pStyle w:val="EnglishHangNoCoptic"/>
      </w:pPr>
      <w:r w:rsidRPr="00AB1781">
        <w:t xml:space="preserve">11 They </w:t>
      </w:r>
      <w:r w:rsidR="00795EE1">
        <w:t>were destroyed</w:t>
      </w:r>
      <w:r w:rsidRPr="00AB1781">
        <w:t xml:space="preserve"> at Endor;</w:t>
      </w:r>
    </w:p>
    <w:p w14:paraId="17E3A33D" w14:textId="77777777" w:rsidR="004A51E7" w:rsidRPr="00AB1781" w:rsidRDefault="004A51E7" w:rsidP="00A93CE8">
      <w:pPr>
        <w:pStyle w:val="EnglishHangEndNoCoptic"/>
      </w:pPr>
      <w:r w:rsidRPr="00AB1781">
        <w:tab/>
        <w:t>they became like dung for the earth.</w:t>
      </w:r>
    </w:p>
    <w:p w14:paraId="12FA0ABE" w14:textId="77777777" w:rsidR="004A51E7" w:rsidRPr="00AB1781" w:rsidRDefault="004A51E7" w:rsidP="00A93CE8">
      <w:pPr>
        <w:pStyle w:val="EnglishHangNoCoptic"/>
      </w:pPr>
      <w:r w:rsidRPr="00AB1781">
        <w:t>12 Make their rulers like Oreb and Zeb,</w:t>
      </w:r>
    </w:p>
    <w:p w14:paraId="1D7ADB9D" w14:textId="7EE0C8C8" w:rsidR="004A51E7" w:rsidRPr="00AB1781" w:rsidRDefault="004A51E7" w:rsidP="00A93CE8">
      <w:pPr>
        <w:pStyle w:val="EnglishHangEndNoCoptic"/>
      </w:pPr>
      <w:r w:rsidRPr="00AB1781">
        <w:tab/>
        <w:t xml:space="preserve">and all their </w:t>
      </w:r>
      <w:r w:rsidR="00795EE1">
        <w:t>rulers</w:t>
      </w:r>
      <w:r w:rsidRPr="00AB1781">
        <w:t xml:space="preserve"> like Zeba</w:t>
      </w:r>
      <w:r w:rsidR="00795EE1">
        <w:t>h</w:t>
      </w:r>
      <w:r w:rsidRPr="00AB1781">
        <w:t xml:space="preserve"> and Zalmunna,</w:t>
      </w:r>
    </w:p>
    <w:p w14:paraId="0D47DF8B" w14:textId="1B24C028" w:rsidR="004A51E7" w:rsidRPr="00AB1781" w:rsidRDefault="00795EE1" w:rsidP="00A93CE8">
      <w:pPr>
        <w:pStyle w:val="EnglishHangNoCoptic"/>
      </w:pPr>
      <w:r>
        <w:t>13 who said, “</w:t>
      </w:r>
      <w:r w:rsidR="004A51E7" w:rsidRPr="00AB1781">
        <w:t>Let us take for ourselves</w:t>
      </w:r>
    </w:p>
    <w:p w14:paraId="1957923E" w14:textId="38E7D055" w:rsidR="004A51E7" w:rsidRPr="00AB1781" w:rsidRDefault="004A51E7" w:rsidP="00A93CE8">
      <w:pPr>
        <w:pStyle w:val="EnglishHangEndNoCoptic"/>
      </w:pPr>
      <w:r w:rsidRPr="00AB1781">
        <w:tab/>
        <w:t>the sanctuary of</w:t>
      </w:r>
      <w:r w:rsidR="00795EE1">
        <w:t xml:space="preserve"> God.”</w:t>
      </w:r>
    </w:p>
    <w:p w14:paraId="4F921795" w14:textId="778B0612" w:rsidR="004A51E7" w:rsidRPr="00AB1781" w:rsidRDefault="004A51E7" w:rsidP="00A93CE8">
      <w:pPr>
        <w:pStyle w:val="EnglishHangNoCoptic"/>
      </w:pPr>
      <w:r w:rsidRPr="00AB1781">
        <w:lastRenderedPageBreak/>
        <w:t xml:space="preserve">14 </w:t>
      </w:r>
      <w:r w:rsidR="00795EE1">
        <w:t>O m</w:t>
      </w:r>
      <w:r w:rsidRPr="00AB1781">
        <w:t>y God, make them like a whirl of dust,</w:t>
      </w:r>
    </w:p>
    <w:p w14:paraId="329F9EC6" w14:textId="31168D8C" w:rsidR="004A51E7" w:rsidRPr="00AB1781" w:rsidRDefault="004A51E7" w:rsidP="00A93CE8">
      <w:pPr>
        <w:pStyle w:val="EnglishHangEndNoCoptic"/>
      </w:pPr>
      <w:r w:rsidRPr="00AB1781">
        <w:tab/>
        <w:t xml:space="preserve">like </w:t>
      </w:r>
      <w:r w:rsidR="00795EE1">
        <w:t>straw</w:t>
      </w:r>
      <w:r w:rsidRPr="00AB1781">
        <w:t xml:space="preserve"> </w:t>
      </w:r>
      <w:r w:rsidR="00795EE1">
        <w:t>in</w:t>
      </w:r>
      <w:r w:rsidRPr="00AB1781">
        <w:t xml:space="preserve"> the wind,</w:t>
      </w:r>
    </w:p>
    <w:p w14:paraId="309ADE22" w14:textId="7E336E35" w:rsidR="004A51E7" w:rsidRPr="00AB1781" w:rsidRDefault="004A51E7" w:rsidP="00A93CE8">
      <w:pPr>
        <w:pStyle w:val="EnglishHangNoCoptic"/>
      </w:pPr>
      <w:r w:rsidRPr="00AB1781">
        <w:t xml:space="preserve">15 like fire that burns </w:t>
      </w:r>
      <w:r w:rsidR="00795EE1">
        <w:t>through a</w:t>
      </w:r>
      <w:r w:rsidRPr="00AB1781">
        <w:t xml:space="preserve"> forest,</w:t>
      </w:r>
    </w:p>
    <w:p w14:paraId="40488DC7" w14:textId="401814F8" w:rsidR="004A51E7" w:rsidRPr="00AB1781" w:rsidRDefault="004A51E7" w:rsidP="00A93CE8">
      <w:pPr>
        <w:pStyle w:val="EnglishHangEndNoCoptic"/>
      </w:pPr>
      <w:r w:rsidRPr="00AB1781">
        <w:tab/>
        <w:t>like a f</w:t>
      </w:r>
      <w:r w:rsidR="00795EE1">
        <w:t>lame that sets mountains ablaze;</w:t>
      </w:r>
    </w:p>
    <w:p w14:paraId="3A73D373" w14:textId="13279EC3" w:rsidR="004A51E7" w:rsidRPr="00AB1781" w:rsidRDefault="00795EE1" w:rsidP="00A93CE8">
      <w:pPr>
        <w:pStyle w:val="EnglishHangNoCoptic"/>
      </w:pPr>
      <w:r>
        <w:t>16 thus You will</w:t>
      </w:r>
      <w:r w:rsidR="004A51E7" w:rsidRPr="00AB1781">
        <w:t xml:space="preserve"> pursue them with </w:t>
      </w:r>
      <w:r w:rsidR="00E570CB">
        <w:t>Your</w:t>
      </w:r>
      <w:r w:rsidR="004A51E7" w:rsidRPr="00AB1781">
        <w:t xml:space="preserve"> tempest,</w:t>
      </w:r>
    </w:p>
    <w:p w14:paraId="0883B98C" w14:textId="11B3CF4C" w:rsidR="004A51E7" w:rsidRPr="00A93CE8" w:rsidRDefault="004A51E7" w:rsidP="00A93CE8">
      <w:pPr>
        <w:pStyle w:val="EnglishHangEndNoCoptic"/>
      </w:pPr>
      <w:r w:rsidRPr="00AB1781">
        <w:tab/>
        <w:t xml:space="preserve">and </w:t>
      </w:r>
      <w:r w:rsidR="00795EE1">
        <w:t>[You will] dismay</w:t>
      </w:r>
      <w:r w:rsidRPr="00AB1781">
        <w:t xml:space="preserve"> them with </w:t>
      </w:r>
      <w:r w:rsidR="00E570CB">
        <w:t>Your</w:t>
      </w:r>
      <w:r w:rsidRPr="00AB1781">
        <w:t xml:space="preserve"> wrath.</w:t>
      </w:r>
    </w:p>
    <w:p w14:paraId="4071F05F" w14:textId="0C15FEB5" w:rsidR="004A51E7" w:rsidRPr="00AB1781" w:rsidRDefault="004A51E7" w:rsidP="00A93CE8">
      <w:pPr>
        <w:pStyle w:val="EnglishHangNoCoptic"/>
      </w:pPr>
      <w:r w:rsidRPr="00AB1781">
        <w:t xml:space="preserve">17 Fill their faces with </w:t>
      </w:r>
      <w:r w:rsidR="00795EE1">
        <w:t>disgrace</w:t>
      </w:r>
      <w:r w:rsidRPr="00AB1781">
        <w:t>,</w:t>
      </w:r>
    </w:p>
    <w:p w14:paraId="6E1F5569" w14:textId="3EFDA7AC" w:rsidR="004A51E7" w:rsidRPr="00AB1781" w:rsidRDefault="004A51E7" w:rsidP="00A93CE8">
      <w:pPr>
        <w:pStyle w:val="EnglishHangEndNoCoptic"/>
      </w:pPr>
      <w:r w:rsidRPr="00AB1781">
        <w:tab/>
        <w:t xml:space="preserve">and they will seek </w:t>
      </w:r>
      <w:r w:rsidR="00E570CB">
        <w:t>Your</w:t>
      </w:r>
      <w:r w:rsidR="00795EE1">
        <w:t xml:space="preserve"> N</w:t>
      </w:r>
      <w:r w:rsidRPr="00AB1781">
        <w:t>ame, O Lord.</w:t>
      </w:r>
    </w:p>
    <w:p w14:paraId="431C825F" w14:textId="5F2D6E58" w:rsidR="004A51E7" w:rsidRPr="00AB1781" w:rsidRDefault="004A51E7" w:rsidP="00A93CE8">
      <w:pPr>
        <w:pStyle w:val="EnglishHangNoCoptic"/>
      </w:pPr>
      <w:r w:rsidRPr="00AB1781">
        <w:t xml:space="preserve">18 Let them be </w:t>
      </w:r>
      <w:r w:rsidR="00795EE1">
        <w:t>disgraced</w:t>
      </w:r>
      <w:r w:rsidRPr="00AB1781">
        <w:t xml:space="preserve"> and </w:t>
      </w:r>
      <w:r w:rsidR="00795EE1">
        <w:t>dismayed</w:t>
      </w:r>
      <w:r w:rsidRPr="00AB1781">
        <w:t xml:space="preserve"> </w:t>
      </w:r>
      <w:r w:rsidR="00795EE1">
        <w:t>to the age of ages,</w:t>
      </w:r>
    </w:p>
    <w:p w14:paraId="37C25FA3" w14:textId="2905F10F" w:rsidR="004A51E7" w:rsidRPr="00AB1781" w:rsidRDefault="004A51E7" w:rsidP="00A93CE8">
      <w:pPr>
        <w:pStyle w:val="EnglishHangEndNoCoptic"/>
      </w:pPr>
      <w:r w:rsidRPr="00AB1781">
        <w:tab/>
        <w:t xml:space="preserve">let them be </w:t>
      </w:r>
      <w:r w:rsidR="00795EE1">
        <w:t>shamed</w:t>
      </w:r>
      <w:r w:rsidRPr="00AB1781">
        <w:t xml:space="preserve"> and perish.</w:t>
      </w:r>
    </w:p>
    <w:p w14:paraId="36DBC3FC" w14:textId="4CC65EDC" w:rsidR="004A51E7" w:rsidRPr="00AB1781" w:rsidRDefault="004A51E7" w:rsidP="00A93CE8">
      <w:pPr>
        <w:pStyle w:val="EnglishHangNoCoptic"/>
      </w:pPr>
      <w:r w:rsidRPr="00AB1781">
        <w:t xml:space="preserve">19 And let them know that </w:t>
      </w:r>
      <w:r w:rsidR="00E570CB">
        <w:t>Your</w:t>
      </w:r>
      <w:r w:rsidR="00795EE1">
        <w:t xml:space="preserve"> N</w:t>
      </w:r>
      <w:r w:rsidRPr="00AB1781">
        <w:t xml:space="preserve">ame is </w:t>
      </w:r>
      <w:r w:rsidR="00795EE1">
        <w:t xml:space="preserve">the </w:t>
      </w:r>
      <w:r w:rsidRPr="00AB1781">
        <w:t>Lord,</w:t>
      </w:r>
    </w:p>
    <w:p w14:paraId="27FA773C" w14:textId="77777777" w:rsidR="004A51E7" w:rsidRDefault="004A51E7" w:rsidP="00A93CE8">
      <w:pPr>
        <w:pStyle w:val="EnglishHangEndNoCoptic"/>
      </w:pPr>
      <w:r w:rsidRPr="00AB1781">
        <w:tab/>
        <w:t xml:space="preserve">that </w:t>
      </w:r>
      <w:r w:rsidR="001040C8">
        <w:t>You</w:t>
      </w:r>
      <w:r w:rsidRPr="00AB1781">
        <w:t xml:space="preserve"> alone </w:t>
      </w:r>
      <w:r w:rsidR="00004BA4" w:rsidRPr="00AB1781">
        <w:t>are</w:t>
      </w:r>
      <w:r w:rsidRPr="00AB1781">
        <w:t xml:space="preserve"> the Most High over all the earth.</w:t>
      </w:r>
    </w:p>
    <w:p w14:paraId="1F6BBE9F" w14:textId="2202F7A8" w:rsidR="00D71939" w:rsidRPr="00A93CE8" w:rsidRDefault="00D71939" w:rsidP="00D71939">
      <w:pPr>
        <w:pStyle w:val="Rubric"/>
      </w:pPr>
      <w:r>
        <w:t>The second group of the Psalms of the Sons of Korah (Psalms 83 – 87, excluding 85) begins here.</w:t>
      </w:r>
    </w:p>
    <w:p w14:paraId="4EBD06B9" w14:textId="7F45FE3B" w:rsidR="004A51E7" w:rsidRPr="00AB1781" w:rsidRDefault="00A93CE8" w:rsidP="00BF0205">
      <w:pPr>
        <w:pStyle w:val="Heading4"/>
      </w:pPr>
      <w:bookmarkStart w:id="273" w:name="_Ref412111290"/>
      <w:r>
        <w:t>Psalm</w:t>
      </w:r>
      <w:r w:rsidR="004A51E7" w:rsidRPr="00AB1781">
        <w:t xml:space="preserve"> 83</w:t>
      </w:r>
      <w:r>
        <w:t xml:space="preserve">: </w:t>
      </w:r>
      <w:r w:rsidR="007D2678">
        <w:t>“</w:t>
      </w:r>
      <w:r>
        <w:t xml:space="preserve">How I love </w:t>
      </w:r>
      <w:r w:rsidR="00E570CB">
        <w:t>Your</w:t>
      </w:r>
      <w:r>
        <w:t xml:space="preserve"> dwellings, O Lord of Host</w:t>
      </w:r>
      <w:r w:rsidR="005453DF">
        <w:t>s”</w:t>
      </w:r>
      <w:bookmarkEnd w:id="273"/>
    </w:p>
    <w:p w14:paraId="44B7BD73"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Grace and Glory of God’s House</w:t>
      </w:r>
    </w:p>
    <w:p w14:paraId="57EBC13D"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Pilgrim’s Love Song and Act of Faith</w:t>
      </w:r>
    </w:p>
    <w:p w14:paraId="0A61208C" w14:textId="2131D66E"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4B2A571A" w14:textId="77777777" w:rsidR="004A51E7" w:rsidRPr="00AB1781" w:rsidRDefault="004A51E7" w:rsidP="00A93CE8">
      <w:pPr>
        <w:pStyle w:val="Rubric"/>
      </w:pPr>
      <w:r w:rsidRPr="00AB1781">
        <w:t>1 (For the wine presses. A Psalm for the sons of Korah)</w:t>
      </w:r>
    </w:p>
    <w:p w14:paraId="325C5BC9" w14:textId="77777777" w:rsidR="004A51E7" w:rsidRPr="00AB1781" w:rsidRDefault="004A51E7" w:rsidP="00A93CE8">
      <w:pPr>
        <w:pStyle w:val="EnglishHangEndNoCoptic"/>
      </w:pPr>
      <w:r w:rsidRPr="00AB1781">
        <w:t>2 How I love</w:t>
      </w:r>
      <w:r w:rsidRPr="00AB1781">
        <w:rPr>
          <w:rStyle w:val="FootnoteReference"/>
        </w:rPr>
        <w:footnoteReference w:id="443"/>
      </w:r>
      <w:r w:rsidRPr="00AB1781">
        <w:t xml:space="preserve"> </w:t>
      </w:r>
      <w:r w:rsidR="00E570CB">
        <w:t>Your</w:t>
      </w:r>
      <w:r w:rsidRPr="00AB1781">
        <w:t xml:space="preserve"> dwellings, O Lord of Hosts!</w:t>
      </w:r>
    </w:p>
    <w:p w14:paraId="1C39F19B" w14:textId="77777777" w:rsidR="004A51E7" w:rsidRPr="00AB1781" w:rsidRDefault="004A51E7" w:rsidP="00A93CE8">
      <w:pPr>
        <w:pStyle w:val="EnglishHangNoCoptic"/>
      </w:pPr>
      <w:r w:rsidRPr="00AB1781">
        <w:t>3 My soul longs and faints for the courts of the Lord,</w:t>
      </w:r>
    </w:p>
    <w:p w14:paraId="75F69B00" w14:textId="01658203" w:rsidR="004A51E7" w:rsidRPr="00AB1781" w:rsidRDefault="004A51E7" w:rsidP="00A93CE8">
      <w:pPr>
        <w:pStyle w:val="EnglishHangEndNoCoptic"/>
      </w:pPr>
      <w:r w:rsidRPr="00AB1781">
        <w:tab/>
        <w:t xml:space="preserve">my heart and my flesh </w:t>
      </w:r>
      <w:r w:rsidR="00C7094F">
        <w:t>rejoice</w:t>
      </w:r>
      <w:r w:rsidRPr="00AB1781">
        <w:t xml:space="preserve"> in the living God.</w:t>
      </w:r>
    </w:p>
    <w:p w14:paraId="10A54B16" w14:textId="77777777" w:rsidR="004A51E7" w:rsidRPr="00AB1781" w:rsidRDefault="004A51E7" w:rsidP="00A93CE8">
      <w:pPr>
        <w:pStyle w:val="EnglishHangNoCoptic"/>
      </w:pPr>
      <w:r w:rsidRPr="00AB1781">
        <w:t>4 For even the sparrow finds a home,</w:t>
      </w:r>
    </w:p>
    <w:p w14:paraId="303E36AD" w14:textId="2EB57A6F" w:rsidR="004A51E7" w:rsidRPr="00AB1781" w:rsidRDefault="004A51E7" w:rsidP="00A93CE8">
      <w:pPr>
        <w:pStyle w:val="EnglishHangNoCoptic"/>
      </w:pPr>
      <w:r w:rsidRPr="00AB1781">
        <w:tab/>
        <w:t xml:space="preserve">and the </w:t>
      </w:r>
      <w:r w:rsidR="00C7094F">
        <w:t>turtle</w:t>
      </w:r>
      <w:r w:rsidRPr="00AB1781">
        <w:t>dove a nest for herself;</w:t>
      </w:r>
    </w:p>
    <w:p w14:paraId="5DC460B7" w14:textId="77C79A1F" w:rsidR="004A51E7" w:rsidRPr="00AB1781" w:rsidRDefault="00C7094F" w:rsidP="00A93CE8">
      <w:pPr>
        <w:pStyle w:val="EnglishHangNoCoptic"/>
      </w:pPr>
      <w:r>
        <w:tab/>
        <w:t>where she may lay her young:</w:t>
      </w:r>
    </w:p>
    <w:p w14:paraId="51BF2C76" w14:textId="77777777" w:rsidR="004A51E7" w:rsidRPr="00AB1781" w:rsidRDefault="004A51E7" w:rsidP="00A93CE8">
      <w:pPr>
        <w:pStyle w:val="EnglishHangNoCoptic"/>
      </w:pPr>
      <w:r w:rsidRPr="00AB1781">
        <w:tab/>
      </w:r>
      <w:r w:rsidR="00E570CB">
        <w:t>Your</w:t>
      </w:r>
      <w:r w:rsidRPr="00AB1781">
        <w:t xml:space="preserve"> altars, O Lord of Hosts,</w:t>
      </w:r>
    </w:p>
    <w:p w14:paraId="2E199EDC" w14:textId="77777777" w:rsidR="004A51E7" w:rsidRPr="00AB1781" w:rsidRDefault="004A51E7" w:rsidP="00A93CE8">
      <w:pPr>
        <w:pStyle w:val="EnglishHangEndNoCoptic"/>
      </w:pPr>
      <w:r w:rsidRPr="00AB1781">
        <w:tab/>
        <w:t>my King and my God.</w:t>
      </w:r>
    </w:p>
    <w:p w14:paraId="27F0184B" w14:textId="4C77D8E4" w:rsidR="004A51E7" w:rsidRPr="00AB1781" w:rsidRDefault="004A51E7" w:rsidP="00A93CE8">
      <w:pPr>
        <w:pStyle w:val="EnglishHangNoCoptic"/>
      </w:pPr>
      <w:r w:rsidRPr="00AB1781">
        <w:t xml:space="preserve">5 Blessed are </w:t>
      </w:r>
      <w:r w:rsidR="00C7094F">
        <w:t>those</w:t>
      </w:r>
      <w:r w:rsidRPr="00AB1781">
        <w:t xml:space="preserve"> who dwell in </w:t>
      </w:r>
      <w:r w:rsidR="00E570CB">
        <w:t>Your</w:t>
      </w:r>
      <w:r w:rsidRPr="00AB1781">
        <w:t xml:space="preserve"> house;</w:t>
      </w:r>
    </w:p>
    <w:p w14:paraId="40E0BBD4" w14:textId="3271EA10" w:rsidR="004A51E7" w:rsidRPr="00AB1781" w:rsidRDefault="004A51E7" w:rsidP="00A93CE8">
      <w:pPr>
        <w:pStyle w:val="EnglishHangEndNoCoptic"/>
      </w:pPr>
      <w:r w:rsidRPr="00AB1781">
        <w:tab/>
        <w:t xml:space="preserve">they will praise </w:t>
      </w:r>
      <w:r w:rsidR="001040C8">
        <w:t>You</w:t>
      </w:r>
      <w:r w:rsidRPr="00AB1781">
        <w:t xml:space="preserve"> </w:t>
      </w:r>
      <w:r w:rsidR="00C7094F">
        <w:t>forever and ever</w:t>
      </w:r>
      <w:r w:rsidRPr="00AB1781">
        <w:t xml:space="preserve">. </w:t>
      </w:r>
      <w:r w:rsidRPr="00AB1781">
        <w:rPr>
          <w:i/>
        </w:rPr>
        <w:t>(Pause)</w:t>
      </w:r>
    </w:p>
    <w:p w14:paraId="089291E8" w14:textId="14EBD706" w:rsidR="004A51E7" w:rsidRPr="00AB1781" w:rsidRDefault="004A51E7" w:rsidP="00A93CE8">
      <w:pPr>
        <w:pStyle w:val="EnglishHangNoCoptic"/>
      </w:pPr>
      <w:r w:rsidRPr="00AB1781">
        <w:lastRenderedPageBreak/>
        <w:t xml:space="preserve">6 Blessed is the man whose help is from </w:t>
      </w:r>
      <w:r w:rsidR="001040C8">
        <w:t>You</w:t>
      </w:r>
      <w:r w:rsidRPr="00AB1781">
        <w:t>,</w:t>
      </w:r>
      <w:r w:rsidR="00C7094F">
        <w:t xml:space="preserve"> O Lord;</w:t>
      </w:r>
    </w:p>
    <w:p w14:paraId="79F4153E" w14:textId="7E598A10" w:rsidR="004A51E7" w:rsidRPr="00AB1781" w:rsidRDefault="004A51E7" w:rsidP="00A93CE8">
      <w:pPr>
        <w:pStyle w:val="EnglishHangEndNoCoptic"/>
      </w:pPr>
      <w:r w:rsidRPr="00AB1781">
        <w:tab/>
      </w:r>
      <w:r w:rsidR="00C7094F">
        <w:t>he arranged in his heart to ascend</w:t>
      </w:r>
    </w:p>
    <w:p w14:paraId="23DFF2EC" w14:textId="261A1FC8" w:rsidR="004A51E7" w:rsidRPr="00AB1781" w:rsidRDefault="004A51E7" w:rsidP="00A93CE8">
      <w:pPr>
        <w:pStyle w:val="EnglishHangNoCoptic"/>
      </w:pPr>
      <w:r w:rsidRPr="00AB1781">
        <w:t>7 in the valley of tears, in</w:t>
      </w:r>
      <w:r w:rsidR="00C7094F">
        <w:t>to</w:t>
      </w:r>
      <w:r w:rsidRPr="00AB1781">
        <w:t xml:space="preserve"> the place he </w:t>
      </w:r>
      <w:r w:rsidR="00C7094F">
        <w:t>appointed;</w:t>
      </w:r>
      <w:r w:rsidRPr="00AB1781">
        <w:rPr>
          <w:rStyle w:val="FootnoteReference"/>
        </w:rPr>
        <w:footnoteReference w:id="444"/>
      </w:r>
    </w:p>
    <w:p w14:paraId="617703E6" w14:textId="35F6CA74" w:rsidR="004A51E7" w:rsidRPr="00AB1781" w:rsidRDefault="004A51E7" w:rsidP="00A93CE8">
      <w:pPr>
        <w:pStyle w:val="EnglishHangEndNoCoptic"/>
      </w:pPr>
      <w:r w:rsidRPr="00AB1781">
        <w:tab/>
        <w:t xml:space="preserve">for </w:t>
      </w:r>
      <w:r w:rsidR="00C7094F">
        <w:t xml:space="preserve">there the Lawgiver will </w:t>
      </w:r>
      <w:r w:rsidRPr="00AB1781">
        <w:t>give blessings.</w:t>
      </w:r>
    </w:p>
    <w:p w14:paraId="2DDD894A" w14:textId="5740787F" w:rsidR="004A51E7" w:rsidRPr="00AB1781" w:rsidRDefault="004A51E7" w:rsidP="00A93CE8">
      <w:pPr>
        <w:pStyle w:val="EnglishHangNoCoptic"/>
      </w:pPr>
      <w:r w:rsidRPr="00AB1781">
        <w:t xml:space="preserve">8 They will go from </w:t>
      </w:r>
      <w:r w:rsidR="00C7094F">
        <w:t>strength</w:t>
      </w:r>
      <w:r w:rsidRPr="00AB1781">
        <w:t xml:space="preserve"> to </w:t>
      </w:r>
      <w:r w:rsidR="00C7094F">
        <w:t>strength;</w:t>
      </w:r>
    </w:p>
    <w:p w14:paraId="26E8A397" w14:textId="77777777" w:rsidR="004A51E7" w:rsidRPr="00AB1781" w:rsidRDefault="004A51E7" w:rsidP="00A93CE8">
      <w:pPr>
        <w:pStyle w:val="EnglishHangEndNoCoptic"/>
      </w:pPr>
      <w:r w:rsidRPr="00AB1781">
        <w:tab/>
        <w:t>The God of gods will be seen in Zion.</w:t>
      </w:r>
    </w:p>
    <w:p w14:paraId="45D8AB2D" w14:textId="77777777" w:rsidR="004A51E7" w:rsidRPr="00AB1781" w:rsidRDefault="004A51E7" w:rsidP="00A93CE8">
      <w:pPr>
        <w:pStyle w:val="EnglishHangNoCoptic"/>
      </w:pPr>
      <w:r w:rsidRPr="00AB1781">
        <w:t>9 O Lord God of Hosts, hear my prayer;</w:t>
      </w:r>
    </w:p>
    <w:p w14:paraId="242BB697" w14:textId="77777777" w:rsidR="004A51E7" w:rsidRPr="00AB1781" w:rsidRDefault="004A51E7" w:rsidP="00A93CE8">
      <w:pPr>
        <w:pStyle w:val="EnglishHangEndNoCoptic"/>
      </w:pPr>
      <w:r w:rsidRPr="00AB1781">
        <w:tab/>
        <w:t xml:space="preserve">give ear, O God of Jacob. </w:t>
      </w:r>
      <w:r w:rsidRPr="00AB1781">
        <w:rPr>
          <w:i/>
        </w:rPr>
        <w:t>(Pause)</w:t>
      </w:r>
    </w:p>
    <w:p w14:paraId="3C087F25" w14:textId="139B9D8D" w:rsidR="004A51E7" w:rsidRPr="00AB1781" w:rsidRDefault="004A51E7" w:rsidP="00A93CE8">
      <w:pPr>
        <w:pStyle w:val="EnglishHangNoCoptic"/>
      </w:pPr>
      <w:r w:rsidRPr="00AB1781">
        <w:t xml:space="preserve">10 Behold, O God, our </w:t>
      </w:r>
      <w:r w:rsidR="00C7094F">
        <w:t>protector,</w:t>
      </w:r>
    </w:p>
    <w:p w14:paraId="2D028270" w14:textId="53F7D3E2" w:rsidR="004A51E7" w:rsidRPr="00AB1781" w:rsidRDefault="004A51E7" w:rsidP="00A93CE8">
      <w:pPr>
        <w:pStyle w:val="EnglishHangEndNoCoptic"/>
      </w:pPr>
      <w:r w:rsidRPr="00AB1781">
        <w:tab/>
        <w:t xml:space="preserve">and look on the face of </w:t>
      </w:r>
      <w:r w:rsidR="00E570CB">
        <w:t>Your</w:t>
      </w:r>
      <w:r w:rsidRPr="00AB1781">
        <w:t xml:space="preserve"> Christ</w:t>
      </w:r>
      <w:r w:rsidR="00C7094F">
        <w:rPr>
          <w:rStyle w:val="FootnoteReference"/>
        </w:rPr>
        <w:footnoteReference w:id="445"/>
      </w:r>
      <w:r w:rsidRPr="00AB1781">
        <w:t>.</w:t>
      </w:r>
    </w:p>
    <w:p w14:paraId="5452CDEA" w14:textId="77777777" w:rsidR="004A51E7" w:rsidRPr="00AB1781" w:rsidRDefault="004A51E7" w:rsidP="00A93CE8">
      <w:pPr>
        <w:pStyle w:val="EnglishHangNoCoptic"/>
      </w:pPr>
      <w:r w:rsidRPr="00AB1781">
        <w:t xml:space="preserve">11 For one day in </w:t>
      </w:r>
      <w:r w:rsidR="00E570CB">
        <w:t>Your</w:t>
      </w:r>
      <w:r w:rsidRPr="00AB1781">
        <w:t xml:space="preserve"> courts is better than thousands without.</w:t>
      </w:r>
      <w:r w:rsidRPr="00AB1781">
        <w:rPr>
          <w:rStyle w:val="FootnoteReference"/>
        </w:rPr>
        <w:footnoteReference w:id="446"/>
      </w:r>
    </w:p>
    <w:p w14:paraId="07B271F0" w14:textId="5254C8F8" w:rsidR="004A51E7" w:rsidRPr="00AB1781" w:rsidRDefault="004A51E7" w:rsidP="00A93CE8">
      <w:pPr>
        <w:pStyle w:val="EnglishHangNoCoptic"/>
      </w:pPr>
      <w:r w:rsidRPr="00AB1781">
        <w:tab/>
        <w:t xml:space="preserve">I </w:t>
      </w:r>
      <w:r w:rsidR="00C7094F">
        <w:t>[</w:t>
      </w:r>
      <w:r w:rsidRPr="00AB1781">
        <w:t>would</w:t>
      </w:r>
      <w:r w:rsidR="00C7094F">
        <w:t>]</w:t>
      </w:r>
      <w:r w:rsidRPr="00AB1781">
        <w:t xml:space="preserve"> choose </w:t>
      </w:r>
      <w:r w:rsidR="00C7094F">
        <w:t xml:space="preserve">to be </w:t>
      </w:r>
      <w:r w:rsidRPr="00AB1781">
        <w:t>cast</w:t>
      </w:r>
      <w:r w:rsidR="00C7094F">
        <w:t xml:space="preserve"> aside</w:t>
      </w:r>
    </w:p>
    <w:p w14:paraId="63C9B530" w14:textId="77777777" w:rsidR="004A51E7" w:rsidRPr="00AB1781" w:rsidRDefault="004A51E7" w:rsidP="00A93CE8">
      <w:pPr>
        <w:pStyle w:val="EnglishHangNoCoptic"/>
      </w:pPr>
      <w:r w:rsidRPr="00AB1781">
        <w:tab/>
        <w:t>in the house of my God</w:t>
      </w:r>
    </w:p>
    <w:p w14:paraId="4C38EAB2" w14:textId="56DB3E54" w:rsidR="004A51E7" w:rsidRPr="00A93CE8" w:rsidRDefault="004A51E7" w:rsidP="00A93CE8">
      <w:pPr>
        <w:pStyle w:val="EnglishHangEndNoCoptic"/>
      </w:pPr>
      <w:r w:rsidRPr="00AB1781">
        <w:tab/>
      </w:r>
      <w:r w:rsidR="00C7094F">
        <w:t xml:space="preserve">rather </w:t>
      </w:r>
      <w:r w:rsidRPr="00AB1781">
        <w:t>than dwell in the tents of sinners.</w:t>
      </w:r>
    </w:p>
    <w:p w14:paraId="3E909CF5" w14:textId="6AA9AD53" w:rsidR="004A51E7" w:rsidRPr="00AB1781" w:rsidRDefault="004A51E7" w:rsidP="00A93CE8">
      <w:pPr>
        <w:pStyle w:val="EnglishHangNoCoptic"/>
      </w:pPr>
      <w:r w:rsidRPr="00AB1781">
        <w:t>12 For</w:t>
      </w:r>
      <w:r w:rsidR="00C7094F">
        <w:t xml:space="preserve"> the Lord loves mercy and truth;</w:t>
      </w:r>
    </w:p>
    <w:p w14:paraId="4CE24B3B" w14:textId="3334B3F5" w:rsidR="004A51E7" w:rsidRPr="00AB1781" w:rsidRDefault="004A51E7" w:rsidP="00A93CE8">
      <w:pPr>
        <w:pStyle w:val="EnglishHangNoCoptic"/>
      </w:pPr>
      <w:r w:rsidRPr="00AB1781">
        <w:tab/>
      </w:r>
      <w:r w:rsidR="00C7094F">
        <w:t>He</w:t>
      </w:r>
      <w:r w:rsidRPr="00AB1781">
        <w:t xml:space="preserve"> will give grace and glory.</w:t>
      </w:r>
    </w:p>
    <w:p w14:paraId="206CE350" w14:textId="5E650BA1" w:rsidR="004A51E7" w:rsidRPr="00AB1781" w:rsidRDefault="004A51E7" w:rsidP="00A93CE8">
      <w:pPr>
        <w:pStyle w:val="EnglishHangNoCoptic"/>
      </w:pPr>
      <w:r w:rsidRPr="00AB1781">
        <w:tab/>
      </w:r>
      <w:r w:rsidR="00C7094F">
        <w:t>The Lord will not withhold good thing</w:t>
      </w:r>
      <w:r w:rsidR="00FB2A69">
        <w:t>s</w:t>
      </w:r>
      <w:r w:rsidRPr="00AB1781">
        <w:t xml:space="preserve"> </w:t>
      </w:r>
    </w:p>
    <w:p w14:paraId="0C59357A" w14:textId="3D0387A5" w:rsidR="004A51E7" w:rsidRPr="00AB1781" w:rsidRDefault="004A51E7" w:rsidP="00A93CE8">
      <w:pPr>
        <w:pStyle w:val="EnglishHangEndNoCoptic"/>
      </w:pPr>
      <w:r w:rsidRPr="00AB1781">
        <w:tab/>
        <w:t xml:space="preserve">from those who </w:t>
      </w:r>
      <w:r w:rsidR="00C7094F">
        <w:t>walk</w:t>
      </w:r>
      <w:r w:rsidRPr="00AB1781">
        <w:t xml:space="preserve"> in innocence.</w:t>
      </w:r>
    </w:p>
    <w:p w14:paraId="556552C0" w14:textId="77777777" w:rsidR="004A51E7" w:rsidRPr="00AB1781" w:rsidRDefault="004A51E7" w:rsidP="00A93CE8">
      <w:pPr>
        <w:pStyle w:val="EnglishHangNoCoptic"/>
      </w:pPr>
      <w:r w:rsidRPr="00AB1781">
        <w:t>13 O Lord God of Hosts,</w:t>
      </w:r>
    </w:p>
    <w:p w14:paraId="2B2469E4" w14:textId="5A464400" w:rsidR="004A51E7" w:rsidRDefault="004A51E7" w:rsidP="00A93CE8">
      <w:pPr>
        <w:pStyle w:val="EnglishHangEndNoCoptic"/>
      </w:pPr>
      <w:r w:rsidRPr="00AB1781">
        <w:tab/>
        <w:t xml:space="preserve">blessed is the man who </w:t>
      </w:r>
      <w:r w:rsidR="00FB2A69">
        <w:t>hopes</w:t>
      </w:r>
      <w:r w:rsidRPr="00AB1781">
        <w:t xml:space="preserve"> in </w:t>
      </w:r>
      <w:r w:rsidR="001040C8">
        <w:t>You</w:t>
      </w:r>
      <w:r w:rsidRPr="00AB1781">
        <w:t>.</w:t>
      </w:r>
    </w:p>
    <w:p w14:paraId="54AB8DD7" w14:textId="215043DE" w:rsidR="00B35B25" w:rsidRPr="00A93CE8"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_Ref412111302 \h </w:instrText>
      </w:r>
      <w:r>
        <w:fldChar w:fldCharType="separate"/>
      </w:r>
      <w:r w:rsidR="000C7DE2">
        <w:t>Psalm</w:t>
      </w:r>
      <w:r w:rsidR="000C7DE2" w:rsidRPr="00AB1781">
        <w:t xml:space="preserve"> 84</w:t>
      </w:r>
      <w:r w:rsidR="000C7DE2">
        <w:t>:” O Lord, You were pleased with Your land”</w:t>
      </w:r>
      <w:r>
        <w:fldChar w:fldCharType="end"/>
      </w:r>
      <w:r>
        <w:t xml:space="preserve">, page </w:t>
      </w:r>
      <w:r>
        <w:fldChar w:fldCharType="begin"/>
      </w:r>
      <w:r>
        <w:instrText xml:space="preserve"> PAGEREF _Ref412111302 \h </w:instrText>
      </w:r>
      <w:r>
        <w:fldChar w:fldCharType="separate"/>
      </w:r>
      <w:r w:rsidR="000C7DE2">
        <w:rPr>
          <w:noProof/>
        </w:rPr>
        <w:t>214</w:t>
      </w:r>
      <w:r>
        <w:fldChar w:fldCharType="end"/>
      </w:r>
      <w:r>
        <w:t>.</w:t>
      </w:r>
    </w:p>
    <w:p w14:paraId="2EFF1703" w14:textId="35323D47" w:rsidR="004A51E7" w:rsidRPr="00AB1781" w:rsidRDefault="00A93CE8" w:rsidP="00BF0205">
      <w:pPr>
        <w:pStyle w:val="Heading4"/>
      </w:pPr>
      <w:bookmarkStart w:id="274" w:name="_Ref412111302"/>
      <w:r>
        <w:t>Psalm</w:t>
      </w:r>
      <w:r w:rsidR="004A51E7" w:rsidRPr="00AB1781">
        <w:t xml:space="preserve"> 84</w:t>
      </w:r>
      <w:r>
        <w:t>:</w:t>
      </w:r>
      <w:r w:rsidR="007D2678">
        <w:t>” O Lord,</w:t>
      </w:r>
      <w:r>
        <w:t xml:space="preserve"> </w:t>
      </w:r>
      <w:r w:rsidR="001040C8">
        <w:t>You</w:t>
      </w:r>
      <w:r>
        <w:t xml:space="preserve"> </w:t>
      </w:r>
      <w:r w:rsidR="007D2678">
        <w:t>were pleased with</w:t>
      </w:r>
      <w:r>
        <w:t xml:space="preserve"> </w:t>
      </w:r>
      <w:r w:rsidR="00E570CB">
        <w:t>Your</w:t>
      </w:r>
      <w:r>
        <w:t xml:space="preserve"> lan</w:t>
      </w:r>
      <w:r w:rsidR="005453DF">
        <w:t>d”</w:t>
      </w:r>
      <w:bookmarkEnd w:id="274"/>
    </w:p>
    <w:p w14:paraId="0B229700" w14:textId="77777777" w:rsidR="004A51E7" w:rsidRPr="00AB1781" w:rsidRDefault="004A51E7" w:rsidP="004A51E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Prophecy and Prayer for Conversion</w:t>
      </w:r>
    </w:p>
    <w:p w14:paraId="4907845C" w14:textId="77777777" w:rsidR="004A51E7" w:rsidRPr="00AB1781" w:rsidRDefault="004A51E7" w:rsidP="00A93CE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Glory of God’s Presence and Reign of Peace</w:t>
      </w:r>
    </w:p>
    <w:p w14:paraId="406DA174" w14:textId="136E638D" w:rsidR="00F14AA6" w:rsidRDefault="00F14AA6" w:rsidP="00A93CE8">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48D7A56C" w14:textId="061983BC" w:rsidR="004A51E7" w:rsidRPr="00AB1781" w:rsidRDefault="004A51E7" w:rsidP="00A93CE8">
      <w:pPr>
        <w:pStyle w:val="Rubric"/>
      </w:pPr>
      <w:r w:rsidRPr="00AB1781">
        <w:t>1 (</w:t>
      </w:r>
      <w:r w:rsidR="007A2236">
        <w:t>For the end; a</w:t>
      </w:r>
      <w:r w:rsidRPr="00AB1781">
        <w:t xml:space="preserve"> Psalm for the Sons of Korah)</w:t>
      </w:r>
    </w:p>
    <w:p w14:paraId="13F2089D" w14:textId="4AC6B8CB" w:rsidR="004A51E7" w:rsidRPr="00AB1781" w:rsidRDefault="004A51E7" w:rsidP="00A93CE8">
      <w:pPr>
        <w:pStyle w:val="EnglishHangNoCoptic"/>
      </w:pPr>
      <w:r w:rsidRPr="00AB1781">
        <w:t xml:space="preserve">2 O Lord, </w:t>
      </w:r>
      <w:r w:rsidR="001040C8">
        <w:t>You</w:t>
      </w:r>
      <w:r w:rsidRPr="00AB1781">
        <w:t xml:space="preserve"> </w:t>
      </w:r>
      <w:r w:rsidR="00F14DB7">
        <w:t>were pleased with</w:t>
      </w:r>
      <w:r w:rsidRPr="00AB1781">
        <w:t xml:space="preserve"> </w:t>
      </w:r>
      <w:r w:rsidR="00E570CB">
        <w:t>Your</w:t>
      </w:r>
      <w:r w:rsidRPr="00AB1781">
        <w:t xml:space="preserve"> land;</w:t>
      </w:r>
    </w:p>
    <w:p w14:paraId="4741237C" w14:textId="71E40E1F" w:rsidR="004A51E7" w:rsidRPr="00AB1781" w:rsidRDefault="004A51E7" w:rsidP="00A93CE8">
      <w:pPr>
        <w:pStyle w:val="EnglishHangEndNoCoptic"/>
      </w:pPr>
      <w:r w:rsidRPr="00AB1781">
        <w:tab/>
      </w:r>
      <w:r w:rsidR="001040C8">
        <w:t>You</w:t>
      </w:r>
      <w:r w:rsidRPr="00AB1781">
        <w:t xml:space="preserve"> turned </w:t>
      </w:r>
      <w:r w:rsidR="00F14DB7">
        <w:t>back</w:t>
      </w:r>
      <w:r w:rsidRPr="00AB1781">
        <w:t xml:space="preserve"> the captivity of Jacob.</w:t>
      </w:r>
    </w:p>
    <w:p w14:paraId="28FB2B95" w14:textId="60429E66" w:rsidR="004A51E7" w:rsidRPr="00AB1781" w:rsidRDefault="004A51E7" w:rsidP="00A93CE8">
      <w:pPr>
        <w:pStyle w:val="EnglishHangNoCoptic"/>
      </w:pPr>
      <w:r w:rsidRPr="00AB1781">
        <w:lastRenderedPageBreak/>
        <w:t xml:space="preserve">3 </w:t>
      </w:r>
      <w:r w:rsidR="001040C8">
        <w:t>You</w:t>
      </w:r>
      <w:r w:rsidRPr="00AB1781">
        <w:t xml:space="preserve"> </w:t>
      </w:r>
      <w:r w:rsidR="007D1FEC">
        <w:t xml:space="preserve">have </w:t>
      </w:r>
      <w:r w:rsidR="00F14DB7">
        <w:t>forgave</w:t>
      </w:r>
      <w:r w:rsidR="007D1FEC">
        <w:t>n</w:t>
      </w:r>
      <w:r w:rsidRPr="00AB1781">
        <w:t xml:space="preserve"> the </w:t>
      </w:r>
      <w:r w:rsidR="006B0A9B">
        <w:t>iniquity</w:t>
      </w:r>
      <w:r w:rsidR="006B0A9B">
        <w:rPr>
          <w:rStyle w:val="FootnoteReference"/>
        </w:rPr>
        <w:footnoteReference w:id="447"/>
      </w:r>
      <w:r w:rsidRPr="00AB1781">
        <w:t xml:space="preserve"> of </w:t>
      </w:r>
      <w:r w:rsidR="00E570CB">
        <w:t>Your</w:t>
      </w:r>
      <w:r w:rsidRPr="00AB1781">
        <w:t xml:space="preserve"> people;</w:t>
      </w:r>
    </w:p>
    <w:p w14:paraId="46C3BD4F" w14:textId="6A650B70" w:rsidR="004A51E7" w:rsidRPr="00AB1781" w:rsidRDefault="004A51E7" w:rsidP="00A93CE8">
      <w:pPr>
        <w:pStyle w:val="EnglishHangEndNoCoptic"/>
      </w:pPr>
      <w:r w:rsidRPr="00AB1781">
        <w:tab/>
      </w:r>
      <w:r w:rsidR="001040C8">
        <w:t>You</w:t>
      </w:r>
      <w:r w:rsidRPr="00AB1781">
        <w:t xml:space="preserve"> </w:t>
      </w:r>
      <w:r w:rsidR="007D1FEC">
        <w:t xml:space="preserve">have </w:t>
      </w:r>
      <w:r w:rsidRPr="00AB1781">
        <w:t>covered all their sins.</w:t>
      </w:r>
      <w:r w:rsidRPr="00AB1781">
        <w:rPr>
          <w:rStyle w:val="FootnoteReference"/>
        </w:rPr>
        <w:footnoteReference w:id="448"/>
      </w:r>
      <w:r w:rsidRPr="00AB1781">
        <w:t xml:space="preserve"> </w:t>
      </w:r>
      <w:r w:rsidRPr="00AB1781">
        <w:rPr>
          <w:i/>
        </w:rPr>
        <w:t>(Pause)</w:t>
      </w:r>
    </w:p>
    <w:p w14:paraId="5E4252CB" w14:textId="101E5816" w:rsidR="004A51E7" w:rsidRPr="00AB1781" w:rsidRDefault="004A51E7" w:rsidP="00A93CE8">
      <w:pPr>
        <w:pStyle w:val="EnglishHangNoCoptic"/>
      </w:pPr>
      <w:r w:rsidRPr="00AB1781">
        <w:t xml:space="preserve">4 </w:t>
      </w:r>
      <w:r w:rsidR="001040C8">
        <w:t>You</w:t>
      </w:r>
      <w:r w:rsidRPr="00AB1781">
        <w:t xml:space="preserve"> </w:t>
      </w:r>
      <w:r w:rsidR="009745F6">
        <w:t xml:space="preserve">put a stop to </w:t>
      </w:r>
      <w:r w:rsidRPr="00AB1781">
        <w:t xml:space="preserve">all </w:t>
      </w:r>
      <w:r w:rsidR="00E570CB">
        <w:t>Your</w:t>
      </w:r>
      <w:r w:rsidRPr="00AB1781">
        <w:t xml:space="preserve"> wrath;</w:t>
      </w:r>
    </w:p>
    <w:p w14:paraId="316F2072" w14:textId="4CF8AFCA" w:rsidR="004A51E7" w:rsidRPr="00AB1781" w:rsidRDefault="004A51E7" w:rsidP="00A93CE8">
      <w:pPr>
        <w:pStyle w:val="EnglishHangEndNoCoptic"/>
      </w:pPr>
      <w:r w:rsidRPr="00AB1781">
        <w:tab/>
      </w:r>
      <w:r w:rsidR="001040C8">
        <w:t>You</w:t>
      </w:r>
      <w:r w:rsidRPr="00AB1781">
        <w:t xml:space="preserve"> turned away the heat of </w:t>
      </w:r>
      <w:r w:rsidR="001040C8">
        <w:t>Your</w:t>
      </w:r>
      <w:r w:rsidRPr="00AB1781">
        <w:t xml:space="preserve"> anger.</w:t>
      </w:r>
    </w:p>
    <w:p w14:paraId="0F3C8212" w14:textId="7F450A4D" w:rsidR="004A51E7" w:rsidRPr="00AB1781" w:rsidRDefault="004A51E7" w:rsidP="00A93CE8">
      <w:pPr>
        <w:pStyle w:val="EnglishHangNoCoptic"/>
      </w:pPr>
      <w:r w:rsidRPr="00AB1781">
        <w:t xml:space="preserve">5 </w:t>
      </w:r>
      <w:r w:rsidR="009745F6">
        <w:t>Turn</w:t>
      </w:r>
      <w:r w:rsidR="009745F6">
        <w:rPr>
          <w:rStyle w:val="FootnoteReference"/>
        </w:rPr>
        <w:footnoteReference w:id="449"/>
      </w:r>
      <w:r w:rsidRPr="00AB1781">
        <w:t xml:space="preserve"> us, O God </w:t>
      </w:r>
      <w:r w:rsidR="009745F6">
        <w:t>of our</w:t>
      </w:r>
      <w:r w:rsidRPr="00AB1781">
        <w:t xml:space="preserve"> </w:t>
      </w:r>
      <w:r w:rsidR="009745F6">
        <w:t>salvation</w:t>
      </w:r>
      <w:r w:rsidRPr="00AB1781">
        <w:t>,</w:t>
      </w:r>
    </w:p>
    <w:p w14:paraId="1F56990C" w14:textId="77777777" w:rsidR="004A51E7" w:rsidRPr="00AB1781" w:rsidRDefault="004A51E7" w:rsidP="00A93CE8">
      <w:pPr>
        <w:pStyle w:val="EnglishHangEndNoCoptic"/>
      </w:pPr>
      <w:r w:rsidRPr="00AB1781">
        <w:tab/>
        <w:t xml:space="preserve">and turn away </w:t>
      </w:r>
      <w:r w:rsidR="001040C8">
        <w:t>Your</w:t>
      </w:r>
      <w:r w:rsidRPr="00AB1781">
        <w:t xml:space="preserve"> anger from us.</w:t>
      </w:r>
    </w:p>
    <w:p w14:paraId="583A3727" w14:textId="1292BA3F" w:rsidR="004A51E7" w:rsidRPr="00AB1781" w:rsidRDefault="004A51E7" w:rsidP="00A93CE8">
      <w:pPr>
        <w:pStyle w:val="EnglishHangNoCoptic"/>
      </w:pPr>
      <w:r w:rsidRPr="00AB1781">
        <w:t xml:space="preserve">6 </w:t>
      </w:r>
      <w:r w:rsidR="009745F6">
        <w:t>Will</w:t>
      </w:r>
      <w:r w:rsidRPr="00AB1781">
        <w:t xml:space="preserve"> </w:t>
      </w:r>
      <w:r w:rsidR="001040C8">
        <w:t>You</w:t>
      </w:r>
      <w:r w:rsidRPr="00AB1781">
        <w:t xml:space="preserve"> be angry with us </w:t>
      </w:r>
      <w:r w:rsidR="00A8396B">
        <w:t>forever</w:t>
      </w:r>
      <w:r w:rsidRPr="00AB1781">
        <w:t>,</w:t>
      </w:r>
    </w:p>
    <w:p w14:paraId="4C62AC2F" w14:textId="3466E1C5" w:rsidR="004A51E7" w:rsidRPr="00AB1781" w:rsidRDefault="004A51E7" w:rsidP="00A93CE8">
      <w:pPr>
        <w:pStyle w:val="EnglishHangEndNoCoptic"/>
      </w:pPr>
      <w:r w:rsidRPr="00AB1781">
        <w:tab/>
        <w:t xml:space="preserve">or prolong </w:t>
      </w:r>
      <w:r w:rsidR="00E570CB">
        <w:t>Your</w:t>
      </w:r>
      <w:r w:rsidRPr="00AB1781">
        <w:t xml:space="preserve"> </w:t>
      </w:r>
      <w:r w:rsidR="009745F6">
        <w:t>anger</w:t>
      </w:r>
      <w:r w:rsidRPr="00AB1781">
        <w:t xml:space="preserve"> from generation to generation?</w:t>
      </w:r>
    </w:p>
    <w:p w14:paraId="007458D3" w14:textId="4E7636BF" w:rsidR="004A51E7" w:rsidRPr="00AB1781" w:rsidRDefault="004A51E7" w:rsidP="00A93CE8">
      <w:pPr>
        <w:pStyle w:val="EnglishHangNoCoptic"/>
      </w:pPr>
      <w:r w:rsidRPr="00AB1781">
        <w:t xml:space="preserve">7 O God, </w:t>
      </w:r>
      <w:r w:rsidR="001040C8">
        <w:t>You</w:t>
      </w:r>
      <w:r w:rsidRPr="00AB1781">
        <w:t xml:space="preserve"> </w:t>
      </w:r>
      <w:r w:rsidR="00004BA4" w:rsidRPr="00AB1781">
        <w:t>will</w:t>
      </w:r>
      <w:r w:rsidRPr="00AB1781">
        <w:t xml:space="preserve"> </w:t>
      </w:r>
      <w:r w:rsidR="009745F6">
        <w:t>turn us</w:t>
      </w:r>
      <w:r w:rsidRPr="00AB1781">
        <w:t xml:space="preserve"> and </w:t>
      </w:r>
      <w:r w:rsidR="009745F6">
        <w:t>revive</w:t>
      </w:r>
      <w:r w:rsidRPr="00AB1781">
        <w:t xml:space="preserve"> us,</w:t>
      </w:r>
    </w:p>
    <w:p w14:paraId="0A8050A7" w14:textId="4E18F4F7" w:rsidR="004A51E7" w:rsidRPr="00AB1781" w:rsidRDefault="004A51E7" w:rsidP="00A93CE8">
      <w:pPr>
        <w:pStyle w:val="EnglishHangEndNoCoptic"/>
      </w:pPr>
      <w:r w:rsidRPr="00AB1781">
        <w:tab/>
        <w:t xml:space="preserve">and </w:t>
      </w:r>
      <w:r w:rsidR="00E570CB">
        <w:t>Your</w:t>
      </w:r>
      <w:r w:rsidRPr="00AB1781">
        <w:t xml:space="preserve"> people will </w:t>
      </w:r>
      <w:r w:rsidR="009745F6">
        <w:t>be glad</w:t>
      </w:r>
      <w:r w:rsidRPr="00AB1781">
        <w:t xml:space="preserve"> in </w:t>
      </w:r>
      <w:r w:rsidR="001040C8">
        <w:t>You</w:t>
      </w:r>
      <w:r w:rsidRPr="00AB1781">
        <w:t>.</w:t>
      </w:r>
    </w:p>
    <w:p w14:paraId="77A2BA68" w14:textId="77777777" w:rsidR="004A51E7" w:rsidRPr="00AB1781" w:rsidRDefault="004A51E7" w:rsidP="00A93CE8">
      <w:pPr>
        <w:pStyle w:val="EnglishHangNoCoptic"/>
      </w:pPr>
      <w:r w:rsidRPr="00AB1781">
        <w:t xml:space="preserve">8 Show us </w:t>
      </w:r>
      <w:r w:rsidR="00E570CB">
        <w:t>Your</w:t>
      </w:r>
      <w:r w:rsidRPr="00AB1781">
        <w:t xml:space="preserve"> mercy, O Lord,</w:t>
      </w:r>
    </w:p>
    <w:p w14:paraId="38D625C6" w14:textId="77777777" w:rsidR="004A51E7" w:rsidRPr="00AB1781" w:rsidRDefault="004A51E7" w:rsidP="00A93CE8">
      <w:pPr>
        <w:pStyle w:val="EnglishHangEndNoCoptic"/>
      </w:pPr>
      <w:r w:rsidRPr="00AB1781">
        <w:tab/>
        <w:t xml:space="preserve">and grant us </w:t>
      </w:r>
      <w:r w:rsidR="00E570CB">
        <w:t>Your</w:t>
      </w:r>
      <w:r w:rsidRPr="00AB1781">
        <w:t xml:space="preserve"> salvation.</w:t>
      </w:r>
    </w:p>
    <w:p w14:paraId="0A73F413" w14:textId="77777777" w:rsidR="004A51E7" w:rsidRPr="00AB1781" w:rsidRDefault="004A51E7" w:rsidP="00A93CE8">
      <w:pPr>
        <w:pStyle w:val="EnglishHangNoCoptic"/>
      </w:pPr>
      <w:r w:rsidRPr="00AB1781">
        <w:t>9 I will hear what the Lord God will speak within me;</w:t>
      </w:r>
    </w:p>
    <w:p w14:paraId="1D6739E5" w14:textId="77777777" w:rsidR="004A51E7" w:rsidRPr="00AB1781" w:rsidRDefault="004A51E7" w:rsidP="00A93CE8">
      <w:pPr>
        <w:pStyle w:val="EnglishHangNoCoptic"/>
      </w:pPr>
      <w:r w:rsidRPr="00AB1781">
        <w:tab/>
        <w:t>for He will speak peace to His people, to His saints,</w:t>
      </w:r>
    </w:p>
    <w:p w14:paraId="1C24DA7D" w14:textId="77777777" w:rsidR="004A51E7" w:rsidRPr="00AB1781" w:rsidRDefault="004A51E7" w:rsidP="00A93CE8">
      <w:pPr>
        <w:pStyle w:val="EnglishHangEndNoCoptic"/>
      </w:pPr>
      <w:r w:rsidRPr="00AB1781">
        <w:tab/>
        <w:t>and to those who turn their hearts to Him.</w:t>
      </w:r>
    </w:p>
    <w:p w14:paraId="4CDEAE26" w14:textId="77777777" w:rsidR="004A51E7" w:rsidRPr="00AB1781" w:rsidRDefault="004A51E7" w:rsidP="00A93CE8">
      <w:pPr>
        <w:pStyle w:val="EnglishHangNoCoptic"/>
      </w:pPr>
      <w:r w:rsidRPr="00AB1781">
        <w:t>10 For His salvation is near those who fear Him,</w:t>
      </w:r>
    </w:p>
    <w:p w14:paraId="15CBBF40" w14:textId="77777777" w:rsidR="004A51E7" w:rsidRPr="00AB1781" w:rsidRDefault="004A51E7" w:rsidP="00A93CE8">
      <w:pPr>
        <w:pStyle w:val="EnglishHangEndNoCoptic"/>
      </w:pPr>
      <w:r w:rsidRPr="00AB1781">
        <w:tab/>
        <w:t>that His glory may dwell in our land.</w:t>
      </w:r>
    </w:p>
    <w:p w14:paraId="4474ACC0" w14:textId="408A07CA" w:rsidR="004A51E7" w:rsidRPr="00AB1781" w:rsidRDefault="004A51E7" w:rsidP="00A93CE8">
      <w:pPr>
        <w:pStyle w:val="EnglishHangNoCoptic"/>
      </w:pPr>
      <w:r w:rsidRPr="00AB1781">
        <w:t>11 Mercy and truth have met together;</w:t>
      </w:r>
    </w:p>
    <w:p w14:paraId="4B142BEC" w14:textId="6572A76C" w:rsidR="004A51E7" w:rsidRPr="00AB1781" w:rsidRDefault="004A51E7" w:rsidP="00A93CE8">
      <w:pPr>
        <w:pStyle w:val="EnglishHangNoCoptic"/>
      </w:pPr>
      <w:r w:rsidRPr="00AB1781">
        <w:tab/>
      </w:r>
      <w:r w:rsidR="009745F6">
        <w:t>righteousness</w:t>
      </w:r>
      <w:r w:rsidRPr="00AB1781">
        <w:t xml:space="preserve"> and peace have kissed </w:t>
      </w:r>
      <w:r w:rsidR="009745F6">
        <w:t>[</w:t>
      </w:r>
      <w:r w:rsidRPr="00AB1781">
        <w:t>each other</w:t>
      </w:r>
      <w:r w:rsidR="009745F6">
        <w:t>]</w:t>
      </w:r>
      <w:r w:rsidRPr="00AB1781">
        <w:t>.</w:t>
      </w:r>
    </w:p>
    <w:p w14:paraId="5FE5E555" w14:textId="77777777" w:rsidR="004A51E7" w:rsidRPr="00AB1781" w:rsidRDefault="004A51E7" w:rsidP="00A93CE8">
      <w:pPr>
        <w:pStyle w:val="EnglishHangNoCoptic"/>
      </w:pPr>
    </w:p>
    <w:p w14:paraId="119BDD9A" w14:textId="5C92FD6F" w:rsidR="004A51E7" w:rsidRPr="00AB1781" w:rsidRDefault="004A51E7" w:rsidP="00A93CE8">
      <w:pPr>
        <w:pStyle w:val="EnglishHangNoCoptic"/>
      </w:pPr>
      <w:r w:rsidRPr="00AB1781">
        <w:t xml:space="preserve">12 Truth </w:t>
      </w:r>
      <w:r w:rsidR="0075473C">
        <w:t xml:space="preserve">has </w:t>
      </w:r>
      <w:r w:rsidRPr="00AB1781">
        <w:t>sprung</w:t>
      </w:r>
      <w:r w:rsidR="009745F6">
        <w:rPr>
          <w:rStyle w:val="FootnoteReference"/>
        </w:rPr>
        <w:footnoteReference w:id="450"/>
      </w:r>
      <w:r w:rsidRPr="00AB1781">
        <w:t xml:space="preserve"> from the earth,</w:t>
      </w:r>
    </w:p>
    <w:p w14:paraId="239109C1" w14:textId="0E1174E7" w:rsidR="004A51E7" w:rsidRPr="00AB1781" w:rsidRDefault="004A51E7" w:rsidP="00A93CE8">
      <w:pPr>
        <w:pStyle w:val="EnglishHangEndNoCoptic"/>
      </w:pPr>
      <w:r w:rsidRPr="00AB1781">
        <w:tab/>
        <w:t xml:space="preserve">and </w:t>
      </w:r>
      <w:r w:rsidR="009745F6">
        <w:t>righteousness</w:t>
      </w:r>
      <w:r w:rsidRPr="00AB1781">
        <w:t xml:space="preserve"> </w:t>
      </w:r>
      <w:r w:rsidR="0075473C">
        <w:t xml:space="preserve">has </w:t>
      </w:r>
      <w:r w:rsidRPr="00AB1781">
        <w:t>looked down from heaven.</w:t>
      </w:r>
    </w:p>
    <w:p w14:paraId="0E2FFC6B" w14:textId="77777777" w:rsidR="004A51E7" w:rsidRPr="00AB1781" w:rsidRDefault="004A51E7" w:rsidP="00A93CE8">
      <w:pPr>
        <w:pStyle w:val="EnglishHangNoCoptic"/>
      </w:pPr>
      <w:r w:rsidRPr="00AB1781">
        <w:t>13 For the Lord will give goodness,</w:t>
      </w:r>
    </w:p>
    <w:p w14:paraId="61F35D66" w14:textId="75578E6A" w:rsidR="004A51E7" w:rsidRPr="00AB1781" w:rsidRDefault="004A51E7" w:rsidP="00A93CE8">
      <w:pPr>
        <w:pStyle w:val="EnglishHangEndNoCoptic"/>
      </w:pPr>
      <w:r w:rsidRPr="00AB1781">
        <w:tab/>
        <w:t xml:space="preserve">and our land will yield </w:t>
      </w:r>
      <w:r w:rsidR="009745F6">
        <w:t>its</w:t>
      </w:r>
      <w:r w:rsidRPr="00AB1781">
        <w:t xml:space="preserve"> fruit.</w:t>
      </w:r>
    </w:p>
    <w:p w14:paraId="50530BAA" w14:textId="77777777" w:rsidR="004A51E7" w:rsidRPr="00AB1781" w:rsidRDefault="004A51E7" w:rsidP="00A93CE8">
      <w:pPr>
        <w:pStyle w:val="EnglishHangNoCoptic"/>
      </w:pPr>
      <w:r w:rsidRPr="00AB1781">
        <w:t>14 Righteousness will go before Him,</w:t>
      </w:r>
    </w:p>
    <w:p w14:paraId="1CF34B08" w14:textId="68123D3D" w:rsidR="004A51E7" w:rsidRDefault="004A51E7" w:rsidP="00A93CE8">
      <w:pPr>
        <w:pStyle w:val="EnglishHangEndNoCoptic"/>
      </w:pPr>
      <w:r w:rsidRPr="00AB1781">
        <w:tab/>
        <w:t>and will set His footsteps on the way.</w:t>
      </w:r>
    </w:p>
    <w:p w14:paraId="1EC4468C" w14:textId="56B9BD10"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_Ref412026212 \h </w:instrText>
      </w:r>
      <w:r>
        <w:fldChar w:fldCharType="separate"/>
      </w:r>
      <w:r w:rsidR="000C7DE2">
        <w:t>Psalm</w:t>
      </w:r>
      <w:r w:rsidR="000C7DE2" w:rsidRPr="00AB1781">
        <w:t xml:space="preserve"> 85</w:t>
      </w:r>
      <w:r w:rsidR="000C7DE2">
        <w:t>: “Incline Your ear, O Lord, and hear me”</w:t>
      </w:r>
      <w:r>
        <w:fldChar w:fldCharType="end"/>
      </w:r>
      <w:r>
        <w:t xml:space="preserve">, page </w:t>
      </w:r>
      <w:r>
        <w:fldChar w:fldCharType="begin"/>
      </w:r>
      <w:r>
        <w:instrText xml:space="preserve"> PAGEREF _Ref412026212 \h </w:instrText>
      </w:r>
      <w:r>
        <w:fldChar w:fldCharType="separate"/>
      </w:r>
      <w:r w:rsidR="000C7DE2">
        <w:rPr>
          <w:noProof/>
        </w:rPr>
        <w:t>215</w:t>
      </w:r>
      <w:r>
        <w:fldChar w:fldCharType="end"/>
      </w:r>
      <w:r>
        <w:t>.</w:t>
      </w:r>
    </w:p>
    <w:p w14:paraId="2C9C79A9" w14:textId="09F400D2" w:rsidR="00924D0C" w:rsidRDefault="00924D0C" w:rsidP="00924D0C">
      <w:pPr>
        <w:pStyle w:val="Rubric"/>
      </w:pPr>
      <w:r>
        <w:t>Glory…</w:t>
      </w:r>
    </w:p>
    <w:p w14:paraId="0963A129" w14:textId="4E2A500D" w:rsidR="003A7286" w:rsidRDefault="003A7286" w:rsidP="003A7286">
      <w:pPr>
        <w:pStyle w:val="Heading3"/>
      </w:pPr>
      <w:bookmarkStart w:id="275" w:name="_Ref435990025"/>
      <w:r>
        <w:lastRenderedPageBreak/>
        <w:t>Kathisma 12</w:t>
      </w:r>
      <w:bookmarkEnd w:id="275"/>
    </w:p>
    <w:p w14:paraId="3C923651" w14:textId="0BCFC39C" w:rsidR="00935D4B" w:rsidRPr="00AB1781" w:rsidRDefault="00935D4B" w:rsidP="00BF0205">
      <w:pPr>
        <w:pStyle w:val="Heading4"/>
      </w:pPr>
      <w:bookmarkStart w:id="276" w:name="_Ref412026212"/>
      <w:r>
        <w:t>Psalm</w:t>
      </w:r>
      <w:r w:rsidRPr="00AB1781">
        <w:t xml:space="preserve"> 85</w:t>
      </w:r>
      <w:r>
        <w:t xml:space="preserve">: </w:t>
      </w:r>
      <w:r w:rsidR="007D2678">
        <w:t>“</w:t>
      </w:r>
      <w:r>
        <w:t xml:space="preserve">Incline </w:t>
      </w:r>
      <w:r w:rsidR="001040C8">
        <w:t>Your</w:t>
      </w:r>
      <w:r w:rsidR="007D2678">
        <w:t xml:space="preserve"> ear, O Lord, and hear</w:t>
      </w:r>
      <w:r>
        <w:t xml:space="preserve"> m</w:t>
      </w:r>
      <w:r w:rsidR="00F017CA">
        <w:t>e”</w:t>
      </w:r>
      <w:bookmarkEnd w:id="276"/>
    </w:p>
    <w:p w14:paraId="503A950C"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Song of the Lamb: Prayer for Joy as Proof of God’s Grace</w:t>
      </w:r>
    </w:p>
    <w:p w14:paraId="7274BC1B"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Prophecy that All Nations will Worship and Glorify Him</w:t>
      </w:r>
    </w:p>
    <w:p w14:paraId="03615458" w14:textId="20F83558"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7ED6340" w14:textId="77777777" w:rsidR="00935D4B" w:rsidRPr="00AB1781" w:rsidRDefault="00935D4B" w:rsidP="00935D4B">
      <w:pPr>
        <w:pStyle w:val="Rubric"/>
      </w:pPr>
      <w:r w:rsidRPr="00AB1781">
        <w:t>1 (A Psalm by David)</w:t>
      </w:r>
    </w:p>
    <w:p w14:paraId="79055953" w14:textId="07C98F07" w:rsidR="00935D4B" w:rsidRPr="00AB1781" w:rsidRDefault="00935D4B" w:rsidP="00935D4B">
      <w:pPr>
        <w:pStyle w:val="EnglishHangNoCoptic"/>
      </w:pPr>
      <w:r w:rsidRPr="00AB1781">
        <w:t xml:space="preserve">Incline </w:t>
      </w:r>
      <w:r w:rsidR="001040C8">
        <w:t>Your</w:t>
      </w:r>
      <w:r w:rsidRPr="00AB1781">
        <w:t xml:space="preserve"> ear, O Lord, and </w:t>
      </w:r>
      <w:r w:rsidR="00751701">
        <w:t>hear me,</w:t>
      </w:r>
    </w:p>
    <w:p w14:paraId="5D40C581" w14:textId="77777777" w:rsidR="00935D4B" w:rsidRPr="00AB1781" w:rsidRDefault="00935D4B" w:rsidP="00935D4B">
      <w:pPr>
        <w:pStyle w:val="EnglishHangEndNoCoptic"/>
      </w:pPr>
      <w:r w:rsidRPr="00AB1781">
        <w:tab/>
        <w:t>for I am poor and needy.</w:t>
      </w:r>
    </w:p>
    <w:p w14:paraId="18E5C58D" w14:textId="77777777" w:rsidR="00935D4B" w:rsidRPr="00AB1781" w:rsidRDefault="00935D4B" w:rsidP="00935D4B">
      <w:pPr>
        <w:pStyle w:val="EnglishHangNoCoptic"/>
      </w:pPr>
      <w:r w:rsidRPr="00AB1781">
        <w:t>2 Preserve my soul, for I am holy;</w:t>
      </w:r>
      <w:r w:rsidRPr="00AB1781">
        <w:rPr>
          <w:rStyle w:val="FootnoteReference"/>
        </w:rPr>
        <w:footnoteReference w:id="451"/>
      </w:r>
    </w:p>
    <w:p w14:paraId="41D863FA" w14:textId="7B763F47" w:rsidR="00935D4B" w:rsidRPr="00AB1781" w:rsidRDefault="003A6AE0" w:rsidP="00935D4B">
      <w:pPr>
        <w:pStyle w:val="EnglishHangEndNoCoptic"/>
      </w:pPr>
      <w:r>
        <w:tab/>
      </w:r>
      <w:r w:rsidR="00935D4B" w:rsidRPr="00AB1781">
        <w:t xml:space="preserve">save </w:t>
      </w:r>
      <w:r w:rsidR="00E570CB">
        <w:t>Your</w:t>
      </w:r>
      <w:r w:rsidR="00935D4B" w:rsidRPr="00AB1781">
        <w:t xml:space="preserve"> servant, </w:t>
      </w:r>
      <w:r>
        <w:t xml:space="preserve">O my God, </w:t>
      </w:r>
      <w:r w:rsidR="00935D4B" w:rsidRPr="00AB1781">
        <w:t xml:space="preserve">who </w:t>
      </w:r>
      <w:r w:rsidR="00751701">
        <w:t>hopes</w:t>
      </w:r>
      <w:r w:rsidR="00935D4B" w:rsidRPr="00AB1781">
        <w:t xml:space="preserve"> in </w:t>
      </w:r>
      <w:r w:rsidR="001040C8">
        <w:t>You</w:t>
      </w:r>
      <w:r w:rsidR="00935D4B" w:rsidRPr="00AB1781">
        <w:t>.</w:t>
      </w:r>
    </w:p>
    <w:p w14:paraId="258038AD" w14:textId="2082F1EA" w:rsidR="00935D4B" w:rsidRPr="00AB1781" w:rsidRDefault="003A6AE0" w:rsidP="00935D4B">
      <w:pPr>
        <w:pStyle w:val="EnglishHangNoCoptic"/>
      </w:pPr>
      <w:r>
        <w:t>3 Have mercy on me, O Lord,</w:t>
      </w:r>
    </w:p>
    <w:p w14:paraId="430B09EF" w14:textId="6587F0E7" w:rsidR="00935D4B" w:rsidRPr="00AB1781" w:rsidRDefault="00935D4B" w:rsidP="00935D4B">
      <w:pPr>
        <w:pStyle w:val="EnglishHangEndNoCoptic"/>
      </w:pPr>
      <w:r w:rsidRPr="00AB1781">
        <w:tab/>
        <w:t xml:space="preserve">for </w:t>
      </w:r>
      <w:r w:rsidR="00751701">
        <w:t xml:space="preserve">I will cry to You </w:t>
      </w:r>
      <w:r w:rsidRPr="00AB1781">
        <w:t>all day long.</w:t>
      </w:r>
    </w:p>
    <w:p w14:paraId="1988DB6F" w14:textId="5D622017" w:rsidR="00935D4B" w:rsidRPr="00AB1781" w:rsidRDefault="00935D4B" w:rsidP="00935D4B">
      <w:pPr>
        <w:pStyle w:val="EnglishHangNoCoptic"/>
      </w:pPr>
      <w:r w:rsidRPr="00AB1781">
        <w:t xml:space="preserve">4 </w:t>
      </w:r>
      <w:r w:rsidR="00751701">
        <w:t>Gladden</w:t>
      </w:r>
      <w:r w:rsidRPr="00AB1781">
        <w:t xml:space="preserve"> the soul of </w:t>
      </w:r>
      <w:r w:rsidR="00E570CB">
        <w:t>Your</w:t>
      </w:r>
      <w:r w:rsidR="00751701">
        <w:t xml:space="preserve"> servant,</w:t>
      </w:r>
    </w:p>
    <w:p w14:paraId="32570159" w14:textId="13FF48F7" w:rsidR="00935D4B" w:rsidRPr="00AB1781" w:rsidRDefault="00935D4B" w:rsidP="00935D4B">
      <w:pPr>
        <w:pStyle w:val="EnglishHangEndNoCoptic"/>
      </w:pPr>
      <w:r w:rsidRPr="00AB1781">
        <w:tab/>
      </w:r>
      <w:r w:rsidR="00C32C04">
        <w:t>f</w:t>
      </w:r>
      <w:r w:rsidRPr="00AB1781">
        <w:t>or</w:t>
      </w:r>
      <w:r w:rsidR="00751701">
        <w:t xml:space="preserve"> I lift my soul</w:t>
      </w:r>
      <w:r w:rsidRPr="00AB1781">
        <w:t xml:space="preserve"> to </w:t>
      </w:r>
      <w:r w:rsidR="001040C8">
        <w:t>You</w:t>
      </w:r>
      <w:r w:rsidRPr="00AB1781">
        <w:t>, O Lord.</w:t>
      </w:r>
      <w:r w:rsidRPr="00AB1781">
        <w:rPr>
          <w:rStyle w:val="FootnoteReference"/>
        </w:rPr>
        <w:footnoteReference w:id="452"/>
      </w:r>
    </w:p>
    <w:p w14:paraId="4EDB8CDF" w14:textId="245A5FB3" w:rsidR="00935D4B" w:rsidRPr="00AB1781" w:rsidRDefault="00935D4B" w:rsidP="00935D4B">
      <w:pPr>
        <w:pStyle w:val="EnglishHangNoCoptic"/>
      </w:pPr>
      <w:r w:rsidRPr="00AB1781">
        <w:t xml:space="preserve">5 For </w:t>
      </w:r>
      <w:r w:rsidR="001040C8">
        <w:t>You</w:t>
      </w:r>
      <w:r w:rsidRPr="00AB1781">
        <w:t xml:space="preserve">, O Lord, </w:t>
      </w:r>
      <w:r w:rsidR="00C104A1">
        <w:t>are</w:t>
      </w:r>
      <w:r w:rsidRPr="00AB1781">
        <w:t xml:space="preserve"> </w:t>
      </w:r>
      <w:r w:rsidR="00751701">
        <w:t>kind and gentle,</w:t>
      </w:r>
    </w:p>
    <w:p w14:paraId="57B8232C" w14:textId="445A5512" w:rsidR="00935D4B" w:rsidRPr="00AB1781" w:rsidRDefault="00935D4B" w:rsidP="00935D4B">
      <w:pPr>
        <w:pStyle w:val="EnglishHangEndNoCoptic"/>
      </w:pPr>
      <w:r w:rsidRPr="00AB1781">
        <w:tab/>
        <w:t xml:space="preserve">and </w:t>
      </w:r>
      <w:r w:rsidR="00751701">
        <w:t>abounding</w:t>
      </w:r>
      <w:r w:rsidRPr="00AB1781">
        <w:t xml:space="preserve"> in mercy to all who call on </w:t>
      </w:r>
      <w:r w:rsidR="001040C8">
        <w:t>You</w:t>
      </w:r>
      <w:r w:rsidRPr="00AB1781">
        <w:t>.</w:t>
      </w:r>
    </w:p>
    <w:p w14:paraId="4E2A38DC" w14:textId="32618A6D" w:rsidR="00935D4B" w:rsidRPr="00AB1781" w:rsidRDefault="00935D4B" w:rsidP="00935D4B">
      <w:pPr>
        <w:pStyle w:val="EnglishHangNoCoptic"/>
      </w:pPr>
      <w:r w:rsidRPr="00AB1781">
        <w:t>6</w:t>
      </w:r>
      <w:r w:rsidR="00751701">
        <w:t xml:space="preserve"> Give ear, O Lord, to my prayer,</w:t>
      </w:r>
    </w:p>
    <w:p w14:paraId="44D41CA6" w14:textId="63084B84" w:rsidR="00935D4B" w:rsidRPr="00AB1781" w:rsidRDefault="00935D4B" w:rsidP="00935D4B">
      <w:pPr>
        <w:pStyle w:val="EnglishHangEndNoCoptic"/>
      </w:pPr>
      <w:r w:rsidRPr="00AB1781">
        <w:tab/>
        <w:t>and attend to the cry</w:t>
      </w:r>
      <w:r w:rsidR="00751701">
        <w:rPr>
          <w:rStyle w:val="FootnoteReference"/>
        </w:rPr>
        <w:footnoteReference w:id="453"/>
      </w:r>
      <w:r w:rsidRPr="00AB1781">
        <w:t xml:space="preserve"> of my supplication.</w:t>
      </w:r>
    </w:p>
    <w:p w14:paraId="185BE625" w14:textId="7DE762C1" w:rsidR="00935D4B" w:rsidRPr="00AB1781" w:rsidRDefault="00935D4B" w:rsidP="00935D4B">
      <w:pPr>
        <w:pStyle w:val="EnglishHangNoCoptic"/>
      </w:pPr>
      <w:r w:rsidRPr="00AB1781">
        <w:t xml:space="preserve">7 </w:t>
      </w:r>
      <w:r w:rsidR="00751701">
        <w:t>I will cried to You i</w:t>
      </w:r>
      <w:r w:rsidRPr="00AB1781">
        <w:t xml:space="preserve">n the day of my </w:t>
      </w:r>
      <w:r w:rsidR="00751701">
        <w:t>affliction</w:t>
      </w:r>
      <w:r w:rsidRPr="00AB1781">
        <w:t>,</w:t>
      </w:r>
    </w:p>
    <w:p w14:paraId="1898EB1E" w14:textId="7B26D847" w:rsidR="00935D4B" w:rsidRPr="00AB1781" w:rsidRDefault="00935D4B" w:rsidP="00935D4B">
      <w:pPr>
        <w:pStyle w:val="EnglishHangEndNoCoptic"/>
      </w:pPr>
      <w:r w:rsidRPr="00AB1781">
        <w:tab/>
        <w:t xml:space="preserve">for </w:t>
      </w:r>
      <w:r w:rsidR="001040C8">
        <w:t>You</w:t>
      </w:r>
      <w:r w:rsidRPr="00AB1781">
        <w:t xml:space="preserve"> </w:t>
      </w:r>
      <w:r w:rsidR="00751701">
        <w:t>heard</w:t>
      </w:r>
      <w:r w:rsidRPr="00AB1781">
        <w:t xml:space="preserve"> me.</w:t>
      </w:r>
    </w:p>
    <w:p w14:paraId="3D8090ED" w14:textId="77777777" w:rsidR="00935D4B" w:rsidRPr="00AB1781" w:rsidRDefault="00935D4B" w:rsidP="00935D4B">
      <w:pPr>
        <w:pStyle w:val="EnglishHangNoCoptic"/>
      </w:pPr>
      <w:r w:rsidRPr="00AB1781">
        <w:t xml:space="preserve">8 There is none like </w:t>
      </w:r>
      <w:r w:rsidR="001040C8">
        <w:t>You</w:t>
      </w:r>
      <w:r w:rsidRPr="00AB1781">
        <w:t xml:space="preserve"> among the gods, O Lord,</w:t>
      </w:r>
    </w:p>
    <w:p w14:paraId="0844A254" w14:textId="7D5C0EDD" w:rsidR="00935D4B" w:rsidRPr="00AB1781" w:rsidRDefault="00935D4B" w:rsidP="00935D4B">
      <w:pPr>
        <w:pStyle w:val="EnglishHangEndNoCoptic"/>
      </w:pPr>
      <w:r w:rsidRPr="00AB1781">
        <w:tab/>
        <w:t xml:space="preserve">and </w:t>
      </w:r>
      <w:r w:rsidR="00751701">
        <w:t xml:space="preserve">[there are] </w:t>
      </w:r>
      <w:r w:rsidRPr="00AB1781">
        <w:t xml:space="preserve">no works like </w:t>
      </w:r>
      <w:r w:rsidR="001040C8">
        <w:t>Your</w:t>
      </w:r>
      <w:r w:rsidR="00751701">
        <w:t>s</w:t>
      </w:r>
      <w:r w:rsidRPr="00AB1781">
        <w:t>.</w:t>
      </w:r>
    </w:p>
    <w:p w14:paraId="4C1415E8" w14:textId="2094A181" w:rsidR="00935D4B" w:rsidRPr="00AB1781" w:rsidRDefault="00935D4B" w:rsidP="00935D4B">
      <w:pPr>
        <w:pStyle w:val="EnglishHangNoCoptic"/>
      </w:pPr>
      <w:r w:rsidRPr="00AB1781">
        <w:t>9 All the nations</w:t>
      </w:r>
      <w:r w:rsidR="00751701">
        <w:t>[,</w:t>
      </w:r>
      <w:r w:rsidRPr="00AB1781">
        <w:t xml:space="preserve"> </w:t>
      </w:r>
      <w:r w:rsidR="00751701">
        <w:t xml:space="preserve">which] </w:t>
      </w:r>
      <w:r w:rsidR="001040C8">
        <w:t>You</w:t>
      </w:r>
      <w:r w:rsidRPr="00AB1781">
        <w:t xml:space="preserve"> </w:t>
      </w:r>
      <w:r w:rsidR="00556387">
        <w:t>have</w:t>
      </w:r>
      <w:r w:rsidRPr="00AB1781">
        <w:t xml:space="preserve"> made</w:t>
      </w:r>
      <w:r w:rsidR="00751701">
        <w:t>,</w:t>
      </w:r>
    </w:p>
    <w:p w14:paraId="39993142" w14:textId="4B3B515D" w:rsidR="00935D4B" w:rsidRPr="00AB1781" w:rsidRDefault="00935D4B" w:rsidP="00935D4B">
      <w:pPr>
        <w:pStyle w:val="EnglishHangNoCoptic"/>
      </w:pPr>
      <w:r w:rsidRPr="00AB1781">
        <w:tab/>
        <w:t>will come and worship</w:t>
      </w:r>
      <w:r w:rsidR="00C32C04">
        <w:rPr>
          <w:rStyle w:val="FootnoteReference"/>
        </w:rPr>
        <w:footnoteReference w:id="454"/>
      </w:r>
      <w:r w:rsidRPr="00AB1781">
        <w:t xml:space="preserve"> </w:t>
      </w:r>
      <w:r w:rsidR="001040C8">
        <w:t>You</w:t>
      </w:r>
      <w:r w:rsidRPr="00AB1781">
        <w:t>, O Lord,</w:t>
      </w:r>
    </w:p>
    <w:p w14:paraId="450391DC" w14:textId="01048831" w:rsidR="00935D4B" w:rsidRPr="00AB1781" w:rsidRDefault="00935D4B" w:rsidP="00935D4B">
      <w:pPr>
        <w:pStyle w:val="EnglishHangEndNoCoptic"/>
      </w:pPr>
      <w:r w:rsidRPr="00AB1781">
        <w:tab/>
        <w:t xml:space="preserve">and </w:t>
      </w:r>
      <w:r w:rsidR="00751701">
        <w:t xml:space="preserve">they </w:t>
      </w:r>
      <w:r w:rsidRPr="00AB1781">
        <w:t xml:space="preserve">will glorify </w:t>
      </w:r>
      <w:r w:rsidR="00E570CB">
        <w:t>Your</w:t>
      </w:r>
      <w:r w:rsidRPr="00AB1781">
        <w:t xml:space="preserve"> Name.</w:t>
      </w:r>
      <w:r w:rsidRPr="00AB1781">
        <w:rPr>
          <w:rStyle w:val="FootnoteReference"/>
        </w:rPr>
        <w:footnoteReference w:id="455"/>
      </w:r>
    </w:p>
    <w:p w14:paraId="34FF7971" w14:textId="06B1CEBF" w:rsidR="00935D4B" w:rsidRPr="00AB1781" w:rsidRDefault="00935D4B" w:rsidP="00935D4B">
      <w:pPr>
        <w:pStyle w:val="EnglishHangNoCoptic"/>
      </w:pPr>
      <w:r w:rsidRPr="00AB1781">
        <w:t xml:space="preserve">10 For </w:t>
      </w:r>
      <w:r w:rsidR="001040C8">
        <w:t>You</w:t>
      </w:r>
      <w:r w:rsidRPr="00AB1781">
        <w:t xml:space="preserve"> </w:t>
      </w:r>
      <w:r w:rsidR="00C104A1">
        <w:t>are</w:t>
      </w:r>
      <w:r w:rsidRPr="00AB1781">
        <w:t xml:space="preserve"> great</w:t>
      </w:r>
      <w:r w:rsidR="00751701">
        <w:t>,</w:t>
      </w:r>
      <w:r w:rsidRPr="00AB1781">
        <w:t xml:space="preserve"> and </w:t>
      </w:r>
      <w:r w:rsidR="00004BA4">
        <w:t>work</w:t>
      </w:r>
      <w:r w:rsidRPr="00AB1781">
        <w:t xml:space="preserve"> wonders;</w:t>
      </w:r>
    </w:p>
    <w:p w14:paraId="47E2B9B2" w14:textId="7466D25C" w:rsidR="00935D4B" w:rsidRPr="00AB1781" w:rsidRDefault="00935D4B" w:rsidP="00935D4B">
      <w:pPr>
        <w:pStyle w:val="EnglishHangEndNoCoptic"/>
      </w:pPr>
      <w:r w:rsidRPr="00AB1781">
        <w:tab/>
      </w:r>
      <w:r w:rsidR="001040C8">
        <w:t>You</w:t>
      </w:r>
      <w:r w:rsidRPr="00AB1781">
        <w:t xml:space="preserve"> </w:t>
      </w:r>
      <w:r w:rsidR="00751701">
        <w:t xml:space="preserve">alone </w:t>
      </w:r>
      <w:r w:rsidR="00004BA4" w:rsidRPr="00AB1781">
        <w:t>are</w:t>
      </w:r>
      <w:r w:rsidRPr="00AB1781">
        <w:t xml:space="preserve"> the</w:t>
      </w:r>
      <w:r w:rsidR="00751701">
        <w:t xml:space="preserve"> great</w:t>
      </w:r>
      <w:r w:rsidRPr="00AB1781">
        <w:t xml:space="preserve"> God.</w:t>
      </w:r>
    </w:p>
    <w:p w14:paraId="5FFAACBE" w14:textId="47523AAC" w:rsidR="00935D4B" w:rsidRPr="00AB1781" w:rsidRDefault="00935D4B" w:rsidP="00935D4B">
      <w:pPr>
        <w:pStyle w:val="EnglishHangNoCoptic"/>
      </w:pPr>
      <w:r w:rsidRPr="00AB1781">
        <w:lastRenderedPageBreak/>
        <w:t xml:space="preserve">11 </w:t>
      </w:r>
      <w:r w:rsidR="004A5192">
        <w:t>Guide</w:t>
      </w:r>
      <w:r w:rsidRPr="00AB1781">
        <w:t xml:space="preserve"> me</w:t>
      </w:r>
      <w:r w:rsidR="004A5192">
        <w:t>,</w:t>
      </w:r>
      <w:r w:rsidRPr="00AB1781">
        <w:t xml:space="preserve"> </w:t>
      </w:r>
      <w:r w:rsidR="004A5192">
        <w:t xml:space="preserve">in </w:t>
      </w:r>
      <w:r w:rsidR="00E570CB">
        <w:t>Your</w:t>
      </w:r>
      <w:r w:rsidR="004A5192">
        <w:t xml:space="preserve"> way</w:t>
      </w:r>
      <w:r w:rsidRPr="00AB1781">
        <w:t>,</w:t>
      </w:r>
      <w:r w:rsidR="004A5192">
        <w:t xml:space="preserve"> O Lord,</w:t>
      </w:r>
    </w:p>
    <w:p w14:paraId="2EC1CF04" w14:textId="77777777" w:rsidR="00935D4B" w:rsidRPr="00AB1781" w:rsidRDefault="00935D4B" w:rsidP="00935D4B">
      <w:pPr>
        <w:pStyle w:val="EnglishHangNoCoptic"/>
      </w:pPr>
      <w:r w:rsidRPr="00AB1781">
        <w:tab/>
        <w:t xml:space="preserve">and I will walk in </w:t>
      </w:r>
      <w:r w:rsidR="00E570CB">
        <w:t>Your</w:t>
      </w:r>
      <w:r w:rsidRPr="00AB1781">
        <w:t xml:space="preserve"> truth;</w:t>
      </w:r>
    </w:p>
    <w:p w14:paraId="5C2F85B2" w14:textId="57E1629D" w:rsidR="00935D4B" w:rsidRPr="00AB1781" w:rsidRDefault="00935D4B" w:rsidP="00935D4B">
      <w:pPr>
        <w:pStyle w:val="EnglishHangEndNoCoptic"/>
      </w:pPr>
      <w:r w:rsidRPr="00AB1781">
        <w:tab/>
        <w:t xml:space="preserve">let my heart </w:t>
      </w:r>
      <w:r w:rsidR="004A5192">
        <w:t>be glad</w:t>
      </w:r>
      <w:r w:rsidRPr="00AB1781">
        <w:t xml:space="preserve"> to fear </w:t>
      </w:r>
      <w:r w:rsidR="00E570CB">
        <w:t>Your</w:t>
      </w:r>
      <w:r w:rsidRPr="00AB1781">
        <w:t xml:space="preserve"> Name.</w:t>
      </w:r>
    </w:p>
    <w:p w14:paraId="2628F52D" w14:textId="0AF84244" w:rsidR="00935D4B" w:rsidRPr="00AB1781" w:rsidRDefault="00935D4B" w:rsidP="00935D4B">
      <w:pPr>
        <w:pStyle w:val="EnglishHangNoCoptic"/>
      </w:pPr>
      <w:r w:rsidRPr="00AB1781">
        <w:t xml:space="preserve">12 I will </w:t>
      </w:r>
      <w:r w:rsidR="004A5192">
        <w:t>confess</w:t>
      </w:r>
      <w:r w:rsidR="00C32C04">
        <w:rPr>
          <w:rStyle w:val="FootnoteReference"/>
        </w:rPr>
        <w:footnoteReference w:id="456"/>
      </w:r>
      <w:r w:rsidRPr="00AB1781">
        <w:t xml:space="preserve"> </w:t>
      </w:r>
      <w:r w:rsidR="001040C8">
        <w:t>You</w:t>
      </w:r>
      <w:r w:rsidRPr="00AB1781">
        <w:t>, O L</w:t>
      </w:r>
      <w:r w:rsidR="004A5192">
        <w:t>ord my God, with my whole heart,</w:t>
      </w:r>
    </w:p>
    <w:p w14:paraId="0C528E53" w14:textId="1FB511E8" w:rsidR="00935D4B" w:rsidRPr="00AB1781" w:rsidRDefault="00935D4B" w:rsidP="00935D4B">
      <w:pPr>
        <w:pStyle w:val="EnglishHangEndNoCoptic"/>
      </w:pPr>
      <w:r w:rsidRPr="00AB1781">
        <w:tab/>
      </w:r>
      <w:r w:rsidR="004A5192">
        <w:t xml:space="preserve">And </w:t>
      </w:r>
      <w:r w:rsidRPr="00AB1781">
        <w:t xml:space="preserve">I will glorify </w:t>
      </w:r>
      <w:r w:rsidR="00E570CB">
        <w:t>Your</w:t>
      </w:r>
      <w:r w:rsidR="004A5192">
        <w:t xml:space="preserve"> Name </w:t>
      </w:r>
      <w:r w:rsidR="00A8396B">
        <w:t>forever</w:t>
      </w:r>
      <w:r w:rsidR="004A5192">
        <w:t>,</w:t>
      </w:r>
    </w:p>
    <w:p w14:paraId="562ACADC" w14:textId="0A3145D0" w:rsidR="00935D4B" w:rsidRPr="00AB1781" w:rsidRDefault="000A3F6F" w:rsidP="00935D4B">
      <w:pPr>
        <w:pStyle w:val="EnglishHangNoCoptic"/>
      </w:pPr>
      <w:r>
        <w:t>13 f</w:t>
      </w:r>
      <w:r w:rsidR="004A5192">
        <w:t>or</w:t>
      </w:r>
      <w:r w:rsidR="00935D4B" w:rsidRPr="00AB1781">
        <w:t xml:space="preserve"> </w:t>
      </w:r>
      <w:r w:rsidR="00E570CB">
        <w:t>Your</w:t>
      </w:r>
      <w:r w:rsidR="00935D4B" w:rsidRPr="00AB1781">
        <w:t xml:space="preserve"> mercy towards me</w:t>
      </w:r>
      <w:r w:rsidR="004A5192">
        <w:t xml:space="preserve"> is great</w:t>
      </w:r>
      <w:r w:rsidR="00935D4B" w:rsidRPr="00AB1781">
        <w:t>,</w:t>
      </w:r>
    </w:p>
    <w:p w14:paraId="42B5496A" w14:textId="7FDC3BEA" w:rsidR="00935D4B" w:rsidRPr="00935D4B" w:rsidRDefault="00935D4B" w:rsidP="00935D4B">
      <w:pPr>
        <w:pStyle w:val="EnglishHangEndNoCoptic"/>
      </w:pPr>
      <w:r w:rsidRPr="00AB1781">
        <w:tab/>
        <w:t xml:space="preserve">and </w:t>
      </w:r>
      <w:r w:rsidR="001040C8">
        <w:t>You</w:t>
      </w:r>
      <w:r w:rsidRPr="00AB1781">
        <w:t xml:space="preserve"> </w:t>
      </w:r>
      <w:r w:rsidR="00556387">
        <w:t>have</w:t>
      </w:r>
      <w:r w:rsidRPr="00AB1781">
        <w:t xml:space="preserve"> </w:t>
      </w:r>
      <w:r w:rsidR="004A5192">
        <w:t>rescued my soul from the deepest Hades</w:t>
      </w:r>
      <w:r w:rsidRPr="00AB1781">
        <w:t>.</w:t>
      </w:r>
    </w:p>
    <w:p w14:paraId="3FCE4C23" w14:textId="1206232E" w:rsidR="00935D4B" w:rsidRPr="00AB1781" w:rsidRDefault="00935D4B" w:rsidP="00935D4B">
      <w:pPr>
        <w:pStyle w:val="EnglishHangNoCoptic"/>
      </w:pPr>
      <w:r w:rsidRPr="00AB1781">
        <w:t xml:space="preserve">14 O God, the </w:t>
      </w:r>
      <w:r w:rsidR="00C32C04">
        <w:t>transgressors</w:t>
      </w:r>
      <w:r w:rsidR="00C32C04">
        <w:rPr>
          <w:rStyle w:val="FootnoteReference"/>
        </w:rPr>
        <w:footnoteReference w:id="457"/>
      </w:r>
      <w:r w:rsidRPr="00AB1781">
        <w:t xml:space="preserve"> have risen against me,</w:t>
      </w:r>
    </w:p>
    <w:p w14:paraId="684BB261" w14:textId="7162D00C" w:rsidR="00935D4B" w:rsidRPr="00AB1781" w:rsidRDefault="00935D4B" w:rsidP="00935D4B">
      <w:pPr>
        <w:pStyle w:val="EnglishHangNoCoptic"/>
      </w:pPr>
      <w:r w:rsidRPr="00AB1781">
        <w:tab/>
        <w:t>and a</w:t>
      </w:r>
      <w:r w:rsidR="004A5192">
        <w:t>n assembly</w:t>
      </w:r>
      <w:r w:rsidR="004A5192">
        <w:rPr>
          <w:rStyle w:val="FootnoteReference"/>
        </w:rPr>
        <w:footnoteReference w:id="458"/>
      </w:r>
      <w:r w:rsidR="004A5192">
        <w:t xml:space="preserve"> </w:t>
      </w:r>
      <w:r w:rsidRPr="00AB1781">
        <w:t xml:space="preserve">of violent men have sought my </w:t>
      </w:r>
      <w:r w:rsidR="004A5192">
        <w:t>soul</w:t>
      </w:r>
      <w:r w:rsidRPr="00AB1781">
        <w:t>,</w:t>
      </w:r>
    </w:p>
    <w:p w14:paraId="3B072102" w14:textId="0293D4B1" w:rsidR="00935D4B" w:rsidRPr="00AB1781" w:rsidRDefault="00935D4B" w:rsidP="00935D4B">
      <w:pPr>
        <w:pStyle w:val="EnglishHangEndNoCoptic"/>
      </w:pPr>
      <w:r w:rsidRPr="00AB1781">
        <w:tab/>
        <w:t xml:space="preserve">and </w:t>
      </w:r>
      <w:r w:rsidR="004A5192">
        <w:t>did</w:t>
      </w:r>
      <w:r w:rsidRPr="00AB1781">
        <w:t xml:space="preserve"> not set </w:t>
      </w:r>
      <w:r w:rsidR="001040C8">
        <w:t>You</w:t>
      </w:r>
      <w:r w:rsidRPr="00AB1781">
        <w:t xml:space="preserve"> before them.</w:t>
      </w:r>
    </w:p>
    <w:p w14:paraId="1B8A278A" w14:textId="671D3381" w:rsidR="00935D4B" w:rsidRPr="00AB1781" w:rsidRDefault="00935D4B" w:rsidP="00935D4B">
      <w:pPr>
        <w:pStyle w:val="EnglishHangNoCoptic"/>
      </w:pPr>
      <w:r w:rsidRPr="00AB1781">
        <w:t xml:space="preserve">15 But </w:t>
      </w:r>
      <w:r w:rsidR="001040C8">
        <w:t>You</w:t>
      </w:r>
      <w:r w:rsidRPr="00AB1781">
        <w:t xml:space="preserve">, O Lord God, </w:t>
      </w:r>
      <w:r w:rsidR="00C104A1">
        <w:t>are</w:t>
      </w:r>
      <w:r w:rsidRPr="00AB1781">
        <w:t xml:space="preserve"> compassion</w:t>
      </w:r>
      <w:r w:rsidR="004A5192">
        <w:t>ate and merciful</w:t>
      </w:r>
      <w:r w:rsidR="004A5192">
        <w:rPr>
          <w:rStyle w:val="FootnoteReference"/>
        </w:rPr>
        <w:footnoteReference w:id="459"/>
      </w:r>
      <w:r w:rsidRPr="00AB1781">
        <w:t>,</w:t>
      </w:r>
    </w:p>
    <w:p w14:paraId="1E1B9C7F" w14:textId="304F23CD" w:rsidR="00935D4B" w:rsidRPr="00AB1781" w:rsidRDefault="004A5192" w:rsidP="00935D4B">
      <w:pPr>
        <w:pStyle w:val="EnglishHangEndNoCoptic"/>
      </w:pPr>
      <w:r>
        <w:tab/>
        <w:t>long</w:t>
      </w:r>
      <w:r w:rsidR="00935D4B" w:rsidRPr="00AB1781">
        <w:t xml:space="preserve">suffering, </w:t>
      </w:r>
      <w:r>
        <w:t>plenteous in</w:t>
      </w:r>
      <w:r w:rsidR="00935D4B" w:rsidRPr="00AB1781">
        <w:t xml:space="preserve"> </w:t>
      </w:r>
      <w:r>
        <w:t>mercy,</w:t>
      </w:r>
      <w:r w:rsidR="00935D4B" w:rsidRPr="00AB1781">
        <w:t xml:space="preserve"> and true.</w:t>
      </w:r>
    </w:p>
    <w:p w14:paraId="244F72EE" w14:textId="7AD5E579" w:rsidR="00935D4B" w:rsidRPr="00AB1781" w:rsidRDefault="00935D4B" w:rsidP="00935D4B">
      <w:pPr>
        <w:pStyle w:val="EnglishHangNoCoptic"/>
      </w:pPr>
      <w:r w:rsidRPr="00AB1781">
        <w:t>16 Look upon me and</w:t>
      </w:r>
      <w:r w:rsidR="004A5192">
        <w:t xml:space="preserve"> have mercy on me;</w:t>
      </w:r>
    </w:p>
    <w:p w14:paraId="16F8D02E" w14:textId="77777777" w:rsidR="00935D4B" w:rsidRPr="00AB1781" w:rsidRDefault="00935D4B" w:rsidP="00935D4B">
      <w:pPr>
        <w:pStyle w:val="EnglishHangNoCoptic"/>
      </w:pPr>
      <w:r w:rsidRPr="00AB1781">
        <w:tab/>
        <w:t xml:space="preserve">give </w:t>
      </w:r>
      <w:r w:rsidR="00E570CB">
        <w:t>Your</w:t>
      </w:r>
      <w:r w:rsidRPr="00AB1781">
        <w:t xml:space="preserve"> strength to </w:t>
      </w:r>
      <w:r w:rsidR="00E570CB">
        <w:t>Your</w:t>
      </w:r>
      <w:r w:rsidRPr="00AB1781">
        <w:t xml:space="preserve"> servant,</w:t>
      </w:r>
    </w:p>
    <w:p w14:paraId="625745A2" w14:textId="77777777" w:rsidR="00935D4B" w:rsidRPr="00AB1781" w:rsidRDefault="00935D4B" w:rsidP="00935D4B">
      <w:pPr>
        <w:pStyle w:val="EnglishHangEndNoCoptic"/>
      </w:pPr>
      <w:r w:rsidRPr="00AB1781">
        <w:tab/>
        <w:t xml:space="preserve">and save the son of </w:t>
      </w:r>
      <w:r w:rsidR="00E570CB">
        <w:t>Your</w:t>
      </w:r>
      <w:r w:rsidRPr="00AB1781">
        <w:t xml:space="preserve"> handmaid.</w:t>
      </w:r>
    </w:p>
    <w:p w14:paraId="49173849" w14:textId="05FCA030" w:rsidR="00935D4B" w:rsidRPr="00AB1781" w:rsidRDefault="00935D4B" w:rsidP="00935D4B">
      <w:pPr>
        <w:pStyle w:val="EnglishHangNoCoptic"/>
      </w:pPr>
      <w:r w:rsidRPr="00AB1781">
        <w:t xml:space="preserve">17 Work </w:t>
      </w:r>
      <w:r w:rsidR="004A5192">
        <w:t xml:space="preserve">a sign for good in </w:t>
      </w:r>
      <w:r w:rsidR="00C32C04">
        <w:t>my midst</w:t>
      </w:r>
      <w:r w:rsidRPr="00AB1781">
        <w:t>,</w:t>
      </w:r>
    </w:p>
    <w:p w14:paraId="1AD71998" w14:textId="77777777" w:rsidR="00935D4B" w:rsidRPr="00AB1781" w:rsidRDefault="00935D4B" w:rsidP="00935D4B">
      <w:pPr>
        <w:pStyle w:val="EnglishHangNoCoptic"/>
      </w:pPr>
      <w:r w:rsidRPr="00AB1781">
        <w:tab/>
        <w:t>and let those who hate me see it and be ashamed,</w:t>
      </w:r>
    </w:p>
    <w:p w14:paraId="48FDA43A" w14:textId="77B9EC66" w:rsidR="00935D4B" w:rsidRDefault="00935D4B" w:rsidP="00935D4B">
      <w:pPr>
        <w:pStyle w:val="EnglishHangEndNoCoptic"/>
      </w:pPr>
      <w:r w:rsidRPr="00AB1781">
        <w:tab/>
        <w:t xml:space="preserve">because </w:t>
      </w:r>
      <w:r w:rsidR="001040C8">
        <w:t>You</w:t>
      </w:r>
      <w:r w:rsidRPr="00AB1781">
        <w:t xml:space="preserve">, O Lord, </w:t>
      </w:r>
      <w:r w:rsidR="00556387">
        <w:t>have</w:t>
      </w:r>
      <w:r w:rsidRPr="00AB1781">
        <w:t xml:space="preserve"> helped me and comforted me.</w:t>
      </w:r>
    </w:p>
    <w:p w14:paraId="32AEFC44" w14:textId="7C8FE37C" w:rsidR="00B35B25" w:rsidRPr="00935D4B" w:rsidRDefault="00B35B25" w:rsidP="00E611C7">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w:t>
      </w:r>
      <w:r>
        <w:fldChar w:fldCharType="begin"/>
      </w:r>
      <w:r>
        <w:instrText xml:space="preserve"> REF _Ref412111328 \h </w:instrText>
      </w:r>
      <w:r>
        <w:fldChar w:fldCharType="separate"/>
      </w:r>
      <w:r w:rsidR="000C7DE2">
        <w:t>Psalm</w:t>
      </w:r>
      <w:r w:rsidR="000C7DE2" w:rsidRPr="00AB1781">
        <w:t xml:space="preserve"> 86</w:t>
      </w:r>
      <w:r w:rsidR="000C7DE2">
        <w:t>: “His foundations are on the holy mountains”</w:t>
      </w:r>
      <w:r>
        <w:fldChar w:fldCharType="end"/>
      </w:r>
      <w:r>
        <w:t xml:space="preserve">, page </w:t>
      </w:r>
      <w:r>
        <w:fldChar w:fldCharType="begin"/>
      </w:r>
      <w:r>
        <w:instrText xml:space="preserve"> PAGEREF _Ref412111328 \h </w:instrText>
      </w:r>
      <w:r>
        <w:fldChar w:fldCharType="separate"/>
      </w:r>
      <w:r w:rsidR="000C7DE2">
        <w:rPr>
          <w:noProof/>
        </w:rPr>
        <w:t>217</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_Ref412026283 \h </w:instrText>
      </w:r>
      <w:r w:rsidR="00E611C7">
        <w:fldChar w:fldCharType="separate"/>
      </w:r>
      <w:r w:rsidR="000C7DE2">
        <w:t>Psalm</w:t>
      </w:r>
      <w:r w:rsidR="000C7DE2" w:rsidRPr="00AB1781">
        <w:t xml:space="preserve"> 90</w:t>
      </w:r>
      <w:r w:rsidR="000C7DE2">
        <w:t>: “He who dwells in the help of the Most High”</w:t>
      </w:r>
      <w:r w:rsidR="00E611C7">
        <w:fldChar w:fldCharType="end"/>
      </w:r>
      <w:r w:rsidR="00E611C7">
        <w:t xml:space="preserve">, page </w:t>
      </w:r>
      <w:r w:rsidR="00E611C7">
        <w:fldChar w:fldCharType="begin"/>
      </w:r>
      <w:r w:rsidR="00E611C7">
        <w:instrText xml:space="preserve"> PAGEREF _Ref412026283 \h </w:instrText>
      </w:r>
      <w:r w:rsidR="00E611C7">
        <w:fldChar w:fldCharType="separate"/>
      </w:r>
      <w:r w:rsidR="000C7DE2">
        <w:rPr>
          <w:noProof/>
        </w:rPr>
        <w:t>225</w:t>
      </w:r>
      <w:r w:rsidR="00E611C7">
        <w:fldChar w:fldCharType="end"/>
      </w:r>
      <w:r w:rsidR="00E611C7">
        <w:t>.</w:t>
      </w:r>
    </w:p>
    <w:p w14:paraId="45920DE7" w14:textId="6372A487" w:rsidR="00935D4B" w:rsidRPr="00AB1781" w:rsidRDefault="00935D4B" w:rsidP="00BF0205">
      <w:pPr>
        <w:pStyle w:val="Heading4"/>
      </w:pPr>
      <w:bookmarkStart w:id="277" w:name="_Ref412111328"/>
      <w:r>
        <w:t>Psalm</w:t>
      </w:r>
      <w:r w:rsidRPr="00AB1781">
        <w:t xml:space="preserve"> 86</w:t>
      </w:r>
      <w:r>
        <w:t xml:space="preserve">: </w:t>
      </w:r>
      <w:r w:rsidR="007D2678">
        <w:t>“</w:t>
      </w:r>
      <w:r>
        <w:t>His foundations are on the holy mountain</w:t>
      </w:r>
      <w:r w:rsidR="005453DF">
        <w:t>s”</w:t>
      </w:r>
      <w:bookmarkEnd w:id="277"/>
    </w:p>
    <w:p w14:paraId="0F2C1FAD"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Celestial City of God, Mother of All Nations</w:t>
      </w:r>
    </w:p>
    <w:p w14:paraId="2AC7F1A3"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Kingdom of Righteousness, Peace and Joy</w:t>
      </w:r>
    </w:p>
    <w:p w14:paraId="538DC01F" w14:textId="65BA6425"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p>
    <w:p w14:paraId="0010512A" w14:textId="77777777" w:rsidR="00935D4B" w:rsidRPr="00AB1781" w:rsidRDefault="00935D4B" w:rsidP="00935D4B">
      <w:pPr>
        <w:pStyle w:val="Rubric"/>
      </w:pPr>
      <w:r w:rsidRPr="00AB1781">
        <w:t>1 (For the sons of Korah. The Psalm of a song)</w:t>
      </w:r>
    </w:p>
    <w:p w14:paraId="0D065AF4" w14:textId="2AA9FA5E" w:rsidR="00935D4B" w:rsidRPr="00AB1781" w:rsidRDefault="00935D4B" w:rsidP="00935D4B">
      <w:pPr>
        <w:pStyle w:val="EnglishHangEndNoCoptic"/>
      </w:pPr>
      <w:r w:rsidRPr="00AB1781">
        <w:t>His founda</w:t>
      </w:r>
      <w:r w:rsidR="00ED7AD3">
        <w:t>tions are on the holy mountains;</w:t>
      </w:r>
    </w:p>
    <w:p w14:paraId="47DBF9F0" w14:textId="77777777" w:rsidR="00935D4B" w:rsidRPr="00AB1781" w:rsidRDefault="00935D4B" w:rsidP="00935D4B">
      <w:pPr>
        <w:pStyle w:val="EnglishHangNoCoptic"/>
      </w:pPr>
      <w:r w:rsidRPr="00AB1781">
        <w:lastRenderedPageBreak/>
        <w:t>2 The Lord loves the gates of Zion</w:t>
      </w:r>
      <w:r w:rsidRPr="00AB1781">
        <w:rPr>
          <w:rStyle w:val="FootnoteReference"/>
        </w:rPr>
        <w:footnoteReference w:id="460"/>
      </w:r>
    </w:p>
    <w:p w14:paraId="5D1055A1" w14:textId="77777777" w:rsidR="00935D4B" w:rsidRPr="00AB1781" w:rsidRDefault="00935D4B" w:rsidP="00935D4B">
      <w:pPr>
        <w:pStyle w:val="EnglishHangEndNoCoptic"/>
      </w:pPr>
      <w:r w:rsidRPr="00AB1781">
        <w:tab/>
        <w:t>more than all the dwellings of Jacob.</w:t>
      </w:r>
    </w:p>
    <w:p w14:paraId="56B1E943" w14:textId="02E3E4E8" w:rsidR="00935D4B" w:rsidRPr="00AB1781" w:rsidRDefault="00935D4B" w:rsidP="00935D4B">
      <w:pPr>
        <w:pStyle w:val="EnglishHangEndNoCoptic"/>
      </w:pPr>
      <w:r w:rsidRPr="00AB1781">
        <w:t xml:space="preserve">3 Glorious things are </w:t>
      </w:r>
      <w:r w:rsidR="00ED7AD3">
        <w:t>spoken</w:t>
      </w:r>
      <w:r w:rsidRPr="00AB1781">
        <w:t xml:space="preserve"> of you, O city of God. </w:t>
      </w:r>
      <w:r w:rsidRPr="00AB1781">
        <w:rPr>
          <w:i/>
        </w:rPr>
        <w:t>(Pause)</w:t>
      </w:r>
    </w:p>
    <w:p w14:paraId="024E9F23" w14:textId="353710A4" w:rsidR="00935D4B" w:rsidRPr="00AB1781" w:rsidRDefault="00935D4B" w:rsidP="00935D4B">
      <w:pPr>
        <w:pStyle w:val="EnglishHangNoCoptic"/>
      </w:pPr>
      <w:r w:rsidRPr="00AB1781">
        <w:t>4 I will mention Rahab</w:t>
      </w:r>
      <w:r w:rsidRPr="00AB1781">
        <w:rPr>
          <w:rStyle w:val="FootnoteReference"/>
        </w:rPr>
        <w:footnoteReference w:id="461"/>
      </w:r>
      <w:r w:rsidRPr="00AB1781">
        <w:t xml:space="preserve"> a</w:t>
      </w:r>
      <w:r w:rsidR="00ED7AD3">
        <w:t>nd Babylon to those who know me;</w:t>
      </w:r>
    </w:p>
    <w:p w14:paraId="1D3BB57E" w14:textId="237C8BFC" w:rsidR="00935D4B" w:rsidRPr="00AB1781" w:rsidRDefault="00935D4B" w:rsidP="00935D4B">
      <w:pPr>
        <w:pStyle w:val="EnglishHangNoCoptic"/>
      </w:pPr>
      <w:r w:rsidRPr="00AB1781">
        <w:tab/>
        <w:t>and behold, foreigners</w:t>
      </w:r>
      <w:r w:rsidR="00ED7AD3">
        <w:t>,</w:t>
      </w:r>
      <w:r w:rsidRPr="00AB1781">
        <w:t xml:space="preserve"> and </w:t>
      </w:r>
      <w:r w:rsidR="00ED7AD3">
        <w:t>the people of Tyre and Ethiopia—</w:t>
      </w:r>
    </w:p>
    <w:p w14:paraId="16AE69F6" w14:textId="77777777" w:rsidR="00935D4B" w:rsidRPr="00AB1781" w:rsidRDefault="00935D4B" w:rsidP="00935D4B">
      <w:pPr>
        <w:pStyle w:val="EnglishHangEndNoCoptic"/>
      </w:pPr>
      <w:r w:rsidRPr="00AB1781">
        <w:tab/>
        <w:t>these were born there.</w:t>
      </w:r>
    </w:p>
    <w:p w14:paraId="3C23BBEA" w14:textId="1669152F" w:rsidR="00935D4B" w:rsidRPr="00AB1781" w:rsidRDefault="00ED7AD3" w:rsidP="00935D4B">
      <w:pPr>
        <w:pStyle w:val="EnglishHangNoCoptic"/>
      </w:pPr>
      <w:r>
        <w:t>5 A man will say, “Mother Zion,”</w:t>
      </w:r>
      <w:r>
        <w:rPr>
          <w:rStyle w:val="FootnoteReference"/>
        </w:rPr>
        <w:footnoteReference w:id="462"/>
      </w:r>
    </w:p>
    <w:p w14:paraId="41ECC6AA" w14:textId="04147FD6" w:rsidR="00935D4B" w:rsidRPr="00AB1781" w:rsidRDefault="00ED7AD3" w:rsidP="00935D4B">
      <w:pPr>
        <w:pStyle w:val="EnglishHangNoCoptic"/>
      </w:pPr>
      <w:r>
        <w:tab/>
        <w:t>and, “a man was born in her,”</w:t>
      </w:r>
      <w:r>
        <w:rPr>
          <w:rStyle w:val="FootnoteReference"/>
        </w:rPr>
        <w:footnoteReference w:id="463"/>
      </w:r>
    </w:p>
    <w:p w14:paraId="338E4C9D" w14:textId="7DACA9E4" w:rsidR="00935D4B" w:rsidRPr="00AB1781" w:rsidRDefault="00ED7AD3" w:rsidP="00935D4B">
      <w:pPr>
        <w:pStyle w:val="EnglishHangEndNoCoptic"/>
      </w:pPr>
      <w:r>
        <w:tab/>
        <w:t>for t</w:t>
      </w:r>
      <w:r w:rsidR="00935D4B" w:rsidRPr="00AB1781">
        <w:t xml:space="preserve">he Most High </w:t>
      </w:r>
      <w:r>
        <w:t xml:space="preserve">Himself </w:t>
      </w:r>
      <w:r w:rsidR="00906C25">
        <w:t xml:space="preserve">has </w:t>
      </w:r>
      <w:r>
        <w:t>founded her.</w:t>
      </w:r>
      <w:r w:rsidR="00641372">
        <w:rPr>
          <w:rStyle w:val="FootnoteReference"/>
        </w:rPr>
        <w:footnoteReference w:id="464"/>
      </w:r>
    </w:p>
    <w:p w14:paraId="751DE93D" w14:textId="19A94EFE" w:rsidR="00935D4B" w:rsidRPr="00AB1781" w:rsidRDefault="00935D4B" w:rsidP="00935D4B">
      <w:pPr>
        <w:pStyle w:val="EnglishHangNoCoptic"/>
      </w:pPr>
      <w:r w:rsidRPr="00AB1781">
        <w:t xml:space="preserve">6 The Lord will </w:t>
      </w:r>
      <w:r w:rsidR="00ED7AD3">
        <w:t>recount</w:t>
      </w:r>
      <w:r w:rsidRPr="00AB1781">
        <w:t xml:space="preserve"> </w:t>
      </w:r>
      <w:r w:rsidR="00ED7AD3">
        <w:t>it</w:t>
      </w:r>
      <w:r w:rsidRPr="00AB1781">
        <w:t xml:space="preserve"> in </w:t>
      </w:r>
      <w:r w:rsidR="00ED7AD3">
        <w:t>a</w:t>
      </w:r>
      <w:r w:rsidRPr="00AB1781">
        <w:t xml:space="preserve"> record of the peoples</w:t>
      </w:r>
    </w:p>
    <w:p w14:paraId="1789D0EF" w14:textId="77777777" w:rsidR="00935D4B" w:rsidRPr="00AB1781" w:rsidRDefault="00935D4B" w:rsidP="00935D4B">
      <w:pPr>
        <w:pStyle w:val="EnglishHangEndNoCoptic"/>
      </w:pPr>
      <w:r w:rsidRPr="00AB1781">
        <w:tab/>
        <w:t xml:space="preserve">and rulers who were born in her. </w:t>
      </w:r>
      <w:r w:rsidRPr="00AB1781">
        <w:rPr>
          <w:i/>
        </w:rPr>
        <w:t>(Pause)</w:t>
      </w:r>
    </w:p>
    <w:p w14:paraId="1D211966" w14:textId="6FDD9AE3" w:rsidR="00935D4B" w:rsidRDefault="00935D4B" w:rsidP="00935D4B">
      <w:pPr>
        <w:pStyle w:val="EnglishHangEndNoCoptic"/>
      </w:pPr>
      <w:r w:rsidRPr="00AB1781">
        <w:t xml:space="preserve">7 How </w:t>
      </w:r>
      <w:r w:rsidR="00ED7AD3">
        <w:t>glad</w:t>
      </w:r>
      <w:r w:rsidRPr="00AB1781">
        <w:t xml:space="preserve"> are all </w:t>
      </w:r>
      <w:r w:rsidR="00ED7AD3">
        <w:t>have their dwelling</w:t>
      </w:r>
      <w:r w:rsidRPr="00AB1781">
        <w:t xml:space="preserve"> in you!</w:t>
      </w:r>
      <w:r w:rsidRPr="00AB1781">
        <w:rPr>
          <w:rStyle w:val="FootnoteReference"/>
        </w:rPr>
        <w:footnoteReference w:id="465"/>
      </w:r>
    </w:p>
    <w:p w14:paraId="238BF1CD" w14:textId="01BC433C" w:rsidR="00B35B25" w:rsidRPr="00935D4B" w:rsidRDefault="00B35B25" w:rsidP="00906C25">
      <w:pPr>
        <w:pStyle w:val="Rubric"/>
      </w:pPr>
      <w:r>
        <w:t xml:space="preserve">Alleluia. </w:t>
      </w:r>
      <w:r>
        <w:fldChar w:fldCharType="begin"/>
      </w:r>
      <w:r>
        <w:instrText xml:space="preserve"> REF _Ref434576249 \h </w:instrText>
      </w:r>
      <w:r w:rsidR="00906C25">
        <w:instrText xml:space="preserve">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_Ref412026283 \h </w:instrText>
      </w:r>
      <w:r w:rsidR="00906C25">
        <w:instrText xml:space="preserve"> \* MERGEFORMAT </w:instrText>
      </w:r>
      <w:r>
        <w:fldChar w:fldCharType="separate"/>
      </w:r>
      <w:r w:rsidR="000C7DE2">
        <w:t>Psalm</w:t>
      </w:r>
      <w:r w:rsidR="000C7DE2" w:rsidRPr="00AB1781">
        <w:t xml:space="preserve"> 90</w:t>
      </w:r>
      <w:r w:rsidR="000C7DE2">
        <w:t>: “He who dwells in the help of the Most High”</w:t>
      </w:r>
      <w:r>
        <w:fldChar w:fldCharType="end"/>
      </w:r>
      <w:r>
        <w:t xml:space="preserve">, page </w:t>
      </w:r>
      <w:r>
        <w:fldChar w:fldCharType="begin"/>
      </w:r>
      <w:r>
        <w:instrText xml:space="preserve"> PAGEREF _Ref412026283 \h </w:instrText>
      </w:r>
      <w:r>
        <w:fldChar w:fldCharType="separate"/>
      </w:r>
      <w:r w:rsidR="000C7DE2">
        <w:rPr>
          <w:noProof/>
        </w:rPr>
        <w:t>225</w:t>
      </w:r>
      <w:r>
        <w:fldChar w:fldCharType="end"/>
      </w:r>
      <w:r>
        <w:t>.</w:t>
      </w:r>
    </w:p>
    <w:p w14:paraId="19D816DA" w14:textId="3C54D2BC" w:rsidR="00935D4B" w:rsidRPr="00935D4B" w:rsidRDefault="00935D4B" w:rsidP="00BF0205">
      <w:pPr>
        <w:pStyle w:val="Heading4"/>
      </w:pPr>
      <w:r>
        <w:t>Psalm</w:t>
      </w:r>
      <w:r w:rsidRPr="00AB1781">
        <w:t xml:space="preserve"> 87</w:t>
      </w:r>
      <w:r>
        <w:t xml:space="preserve">: </w:t>
      </w:r>
      <w:r w:rsidR="007D2678">
        <w:t>“</w:t>
      </w:r>
      <w:r>
        <w:t>O Lord, God of my salvation</w:t>
      </w:r>
      <w:r w:rsidR="007D2678">
        <w:t>”</w:t>
      </w:r>
    </w:p>
    <w:p w14:paraId="11F176E6"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Contemplation of Christ Suffering and Praying</w:t>
      </w:r>
    </w:p>
    <w:p w14:paraId="776B16E4"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Prayer in the Depths of Distress</w:t>
      </w:r>
    </w:p>
    <w:p w14:paraId="625A11A7" w14:textId="371F4796" w:rsidR="00935D4B" w:rsidRPr="00AB1781" w:rsidRDefault="00935D4B" w:rsidP="00935D4B">
      <w:pPr>
        <w:pStyle w:val="Rubric"/>
      </w:pPr>
      <w:r w:rsidRPr="00AB1781">
        <w:t>1 (Psalm of a song for the sons of K</w:t>
      </w:r>
      <w:r w:rsidR="004E2A9B">
        <w:t>orah; for the end; f</w:t>
      </w:r>
      <w:r w:rsidRPr="00AB1781">
        <w:t>o</w:t>
      </w:r>
      <w:r w:rsidR="004E2A9B">
        <w:t>r Mahalath to sing responsively; of Contemplation; b</w:t>
      </w:r>
      <w:r w:rsidRPr="00AB1781">
        <w:t>y Heman the Israelite)</w:t>
      </w:r>
    </w:p>
    <w:p w14:paraId="34641201" w14:textId="77777777" w:rsidR="00935D4B" w:rsidRPr="00AB1781" w:rsidRDefault="00935D4B" w:rsidP="00935D4B">
      <w:pPr>
        <w:pStyle w:val="EnglishHangNoCoptic"/>
      </w:pPr>
      <w:r w:rsidRPr="00AB1781">
        <w:t>2 O Lord, God of my salvation,</w:t>
      </w:r>
    </w:p>
    <w:p w14:paraId="7E137E23" w14:textId="70B653C5" w:rsidR="00935D4B" w:rsidRPr="00AB1781" w:rsidRDefault="00935D4B" w:rsidP="00935D4B">
      <w:pPr>
        <w:pStyle w:val="EnglishHangEndNoCoptic"/>
      </w:pPr>
      <w:r w:rsidRPr="00AB1781">
        <w:tab/>
        <w:t>I cry</w:t>
      </w:r>
      <w:r w:rsidR="004E2A9B">
        <w:t xml:space="preserve"> before You</w:t>
      </w:r>
      <w:r w:rsidRPr="00AB1781">
        <w:t xml:space="preserve"> day and nigh.</w:t>
      </w:r>
    </w:p>
    <w:p w14:paraId="4CDAF362" w14:textId="0698560B" w:rsidR="00935D4B" w:rsidRPr="00AB1781" w:rsidRDefault="004E2A9B" w:rsidP="00935D4B">
      <w:pPr>
        <w:pStyle w:val="EnglishHangNoCoptic"/>
      </w:pPr>
      <w:r>
        <w:t>3 L</w:t>
      </w:r>
      <w:r w:rsidR="00935D4B" w:rsidRPr="00AB1781">
        <w:t xml:space="preserve">et my prayer </w:t>
      </w:r>
      <w:r>
        <w:t>come before You;</w:t>
      </w:r>
    </w:p>
    <w:p w14:paraId="06B7DB62" w14:textId="64A61E9D" w:rsidR="00935D4B" w:rsidRPr="00AB1781" w:rsidRDefault="00935D4B" w:rsidP="00935D4B">
      <w:pPr>
        <w:pStyle w:val="EnglishHangEndNoCoptic"/>
      </w:pPr>
      <w:r w:rsidRPr="00AB1781">
        <w:tab/>
        <w:t xml:space="preserve">incline </w:t>
      </w:r>
      <w:r w:rsidR="001040C8">
        <w:t>Your</w:t>
      </w:r>
      <w:r w:rsidRPr="00AB1781">
        <w:t xml:space="preserve"> ear to my </w:t>
      </w:r>
      <w:r w:rsidR="00BD2048">
        <w:t>supplication</w:t>
      </w:r>
      <w:r w:rsidR="004E2A9B">
        <w:t>[, O Lord]</w:t>
      </w:r>
      <w:r w:rsidRPr="00AB1781">
        <w:t>.</w:t>
      </w:r>
    </w:p>
    <w:p w14:paraId="5667FDD7" w14:textId="14AAEA77" w:rsidR="00935D4B" w:rsidRPr="00AB1781" w:rsidRDefault="00935D4B" w:rsidP="00935D4B">
      <w:pPr>
        <w:pStyle w:val="EnglishHangNoCoptic"/>
      </w:pPr>
      <w:r w:rsidRPr="00AB1781">
        <w:t>4 For my soul is full of trouble</w:t>
      </w:r>
      <w:r w:rsidR="004E2A9B">
        <w:t>s</w:t>
      </w:r>
      <w:r w:rsidRPr="00AB1781">
        <w:t>,</w:t>
      </w:r>
    </w:p>
    <w:p w14:paraId="6E8206A1" w14:textId="0AC1F4B2" w:rsidR="00935D4B" w:rsidRPr="00AB1781" w:rsidRDefault="00935D4B" w:rsidP="00935D4B">
      <w:pPr>
        <w:pStyle w:val="EnglishHangEndNoCoptic"/>
      </w:pPr>
      <w:r w:rsidRPr="00AB1781">
        <w:tab/>
        <w:t xml:space="preserve">and my </w:t>
      </w:r>
      <w:r w:rsidR="004E2A9B">
        <w:t>soul</w:t>
      </w:r>
      <w:r w:rsidRPr="00AB1781">
        <w:t xml:space="preserve"> </w:t>
      </w:r>
      <w:r w:rsidR="004E2A9B">
        <w:t>draws</w:t>
      </w:r>
      <w:r w:rsidRPr="00AB1781">
        <w:t xml:space="preserve"> near to </w:t>
      </w:r>
      <w:r w:rsidR="004E2A9B">
        <w:t>Hades;</w:t>
      </w:r>
    </w:p>
    <w:p w14:paraId="0D45536A" w14:textId="0BAAE9C4" w:rsidR="00935D4B" w:rsidRPr="00AB1781" w:rsidRDefault="00935D4B" w:rsidP="00935D4B">
      <w:pPr>
        <w:pStyle w:val="EnglishHangNoCoptic"/>
      </w:pPr>
      <w:r w:rsidRPr="00AB1781">
        <w:lastRenderedPageBreak/>
        <w:t xml:space="preserve">5 I am counted </w:t>
      </w:r>
      <w:r w:rsidR="004E2A9B">
        <w:t>among</w:t>
      </w:r>
      <w:r w:rsidRPr="00AB1781">
        <w:t xml:space="preserve"> those who go down </w:t>
      </w:r>
      <w:r w:rsidR="004E2A9B">
        <w:t>in</w:t>
      </w:r>
      <w:r w:rsidRPr="00AB1781">
        <w:t>to the pit;</w:t>
      </w:r>
    </w:p>
    <w:p w14:paraId="379DC5FA" w14:textId="173F14A0" w:rsidR="00935D4B" w:rsidRPr="00AB1781" w:rsidRDefault="00935D4B" w:rsidP="00935D4B">
      <w:pPr>
        <w:pStyle w:val="EnglishHangEndNoCoptic"/>
      </w:pPr>
      <w:r w:rsidRPr="00AB1781">
        <w:tab/>
        <w:t xml:space="preserve">I have become </w:t>
      </w:r>
      <w:r w:rsidR="004E2A9B">
        <w:t>like a helpless man</w:t>
      </w:r>
      <w:r w:rsidRPr="00AB1781">
        <w:t>, free among the dead</w:t>
      </w:r>
      <w:r w:rsidR="004E2A9B">
        <w:rPr>
          <w:rStyle w:val="FootnoteReference"/>
        </w:rPr>
        <w:footnoteReference w:id="466"/>
      </w:r>
      <w:r w:rsidRPr="00AB1781">
        <w:t>,</w:t>
      </w:r>
    </w:p>
    <w:p w14:paraId="3AC0D1B3" w14:textId="0C56EF1F" w:rsidR="00935D4B" w:rsidRPr="00AB1781" w:rsidRDefault="00935D4B" w:rsidP="00935D4B">
      <w:pPr>
        <w:pStyle w:val="EnglishHangNoCoptic"/>
      </w:pPr>
      <w:r w:rsidRPr="00AB1781">
        <w:t xml:space="preserve">6 like </w:t>
      </w:r>
      <w:r w:rsidR="004E2A9B">
        <w:t>slain men</w:t>
      </w:r>
      <w:r w:rsidRPr="00AB1781">
        <w:t xml:space="preserve"> </w:t>
      </w:r>
      <w:r w:rsidR="004E2A9B">
        <w:t>lying asleep in a</w:t>
      </w:r>
      <w:r w:rsidRPr="00AB1781">
        <w:t xml:space="preserve"> grave,</w:t>
      </w:r>
    </w:p>
    <w:p w14:paraId="12399D9E" w14:textId="34590CEC" w:rsidR="00935D4B" w:rsidRPr="00AB1781" w:rsidRDefault="00935D4B" w:rsidP="00935D4B">
      <w:pPr>
        <w:pStyle w:val="EnglishHangNoCoptic"/>
      </w:pPr>
      <w:r w:rsidRPr="00AB1781">
        <w:tab/>
        <w:t xml:space="preserve">whom </w:t>
      </w:r>
      <w:r w:rsidR="001040C8">
        <w:t>You</w:t>
      </w:r>
      <w:r w:rsidRPr="00AB1781">
        <w:t xml:space="preserve"> </w:t>
      </w:r>
      <w:r w:rsidR="00004BA4">
        <w:t>remember</w:t>
      </w:r>
      <w:r w:rsidR="00F06A9C">
        <w:t>ed</w:t>
      </w:r>
      <w:r w:rsidRPr="00AB1781">
        <w:t xml:space="preserve"> no more,</w:t>
      </w:r>
    </w:p>
    <w:p w14:paraId="476064DB" w14:textId="6FD0BD7C" w:rsidR="00935D4B" w:rsidRPr="00AB1781" w:rsidRDefault="00935D4B" w:rsidP="00935D4B">
      <w:pPr>
        <w:pStyle w:val="EnglishHangEndNoCoptic"/>
      </w:pPr>
      <w:r w:rsidRPr="00AB1781">
        <w:tab/>
        <w:t xml:space="preserve">and they </w:t>
      </w:r>
      <w:r w:rsidR="00F06A9C">
        <w:t>were</w:t>
      </w:r>
      <w:r w:rsidR="004E2A9B">
        <w:t xml:space="preserve"> removed </w:t>
      </w:r>
      <w:r w:rsidRPr="00AB1781">
        <w:t xml:space="preserve">from </w:t>
      </w:r>
      <w:r w:rsidR="00E570CB">
        <w:t>Your</w:t>
      </w:r>
      <w:r w:rsidRPr="00AB1781">
        <w:t xml:space="preserve"> hand.</w:t>
      </w:r>
    </w:p>
    <w:p w14:paraId="5809F0B6" w14:textId="1A5F68B2" w:rsidR="00935D4B" w:rsidRPr="00AB1781" w:rsidRDefault="00935D4B" w:rsidP="00935D4B">
      <w:pPr>
        <w:pStyle w:val="EnglishHangNoCoptic"/>
      </w:pPr>
      <w:r w:rsidRPr="00AB1781">
        <w:t xml:space="preserve">7 They laid me in the </w:t>
      </w:r>
      <w:r w:rsidR="004E2A9B">
        <w:t>deepest</w:t>
      </w:r>
      <w:r w:rsidRPr="00AB1781">
        <w:t xml:space="preserve"> pit,</w:t>
      </w:r>
    </w:p>
    <w:p w14:paraId="10645714" w14:textId="77777777" w:rsidR="00935D4B" w:rsidRPr="00AB1781" w:rsidRDefault="00935D4B" w:rsidP="00935D4B">
      <w:pPr>
        <w:pStyle w:val="EnglishHangEndNoCoptic"/>
      </w:pPr>
      <w:r w:rsidRPr="00AB1781">
        <w:tab/>
        <w:t>in dark places and in the shadow of death.</w:t>
      </w:r>
    </w:p>
    <w:p w14:paraId="746D4F63" w14:textId="0E188796" w:rsidR="00935D4B" w:rsidRPr="00AB1781" w:rsidRDefault="00935D4B" w:rsidP="00935D4B">
      <w:pPr>
        <w:pStyle w:val="EnglishHangNoCoptic"/>
      </w:pPr>
      <w:r w:rsidRPr="00AB1781">
        <w:t xml:space="preserve">8 </w:t>
      </w:r>
      <w:r w:rsidR="00E570CB">
        <w:t>Your</w:t>
      </w:r>
      <w:r w:rsidRPr="00AB1781">
        <w:t xml:space="preserve"> wrath </w:t>
      </w:r>
      <w:r w:rsidR="004E2A9B">
        <w:t>was fixed</w:t>
      </w:r>
      <w:r w:rsidRPr="00AB1781">
        <w:t xml:space="preserve"> upon me,</w:t>
      </w:r>
      <w:r w:rsidRPr="00AB1781">
        <w:rPr>
          <w:rStyle w:val="FootnoteReference"/>
        </w:rPr>
        <w:footnoteReference w:id="467"/>
      </w:r>
    </w:p>
    <w:p w14:paraId="208B80DA" w14:textId="4C7BD88A" w:rsidR="00935D4B" w:rsidRPr="00AB1781" w:rsidRDefault="00935D4B" w:rsidP="00935D4B">
      <w:pPr>
        <w:pStyle w:val="EnglishHangEndNoCoptic"/>
      </w:pPr>
      <w:r w:rsidRPr="00AB1781">
        <w:tab/>
        <w:t xml:space="preserve">and </w:t>
      </w:r>
      <w:r w:rsidR="004E2A9B">
        <w:t xml:space="preserve">You brought </w:t>
      </w:r>
      <w:r w:rsidRPr="00AB1781">
        <w:t xml:space="preserve">all </w:t>
      </w:r>
      <w:r w:rsidR="00E570CB">
        <w:t>Your</w:t>
      </w:r>
      <w:r w:rsidRPr="00AB1781">
        <w:t xml:space="preserve"> waves</w:t>
      </w:r>
      <w:r w:rsidR="004E2A9B">
        <w:rPr>
          <w:rStyle w:val="FootnoteReference"/>
        </w:rPr>
        <w:footnoteReference w:id="468"/>
      </w:r>
      <w:r w:rsidRPr="00AB1781">
        <w:t xml:space="preserve"> upon me. </w:t>
      </w:r>
      <w:r w:rsidRPr="00AB1781">
        <w:rPr>
          <w:i/>
        </w:rPr>
        <w:t>(Pause)</w:t>
      </w:r>
    </w:p>
    <w:p w14:paraId="22DAF6A6" w14:textId="51C5A2BB" w:rsidR="00935D4B" w:rsidRPr="00AB1781" w:rsidRDefault="00935D4B" w:rsidP="00935D4B">
      <w:pPr>
        <w:pStyle w:val="EnglishHangNoCoptic"/>
      </w:pPr>
      <w:r w:rsidRPr="00AB1781">
        <w:t xml:space="preserve">9 </w:t>
      </w:r>
      <w:r w:rsidR="001040C8">
        <w:t>You</w:t>
      </w:r>
      <w:r w:rsidRPr="00AB1781">
        <w:t xml:space="preserve"> put aw</w:t>
      </w:r>
      <w:r w:rsidR="004E2A9B">
        <w:t>ay my acquaintances far from me;</w:t>
      </w:r>
    </w:p>
    <w:p w14:paraId="453514C6" w14:textId="747FBB8B" w:rsidR="00935D4B" w:rsidRPr="00AB1781" w:rsidRDefault="00935D4B" w:rsidP="00935D4B">
      <w:pPr>
        <w:pStyle w:val="EnglishHangNoCoptic"/>
      </w:pPr>
      <w:r w:rsidRPr="00AB1781">
        <w:tab/>
      </w:r>
      <w:r w:rsidR="004E2A9B">
        <w:t>they</w:t>
      </w:r>
      <w:r w:rsidRPr="00AB1781">
        <w:t xml:space="preserve"> made me an abomination to them</w:t>
      </w:r>
      <w:r w:rsidR="004E2A9B">
        <w:t>selves;</w:t>
      </w:r>
    </w:p>
    <w:p w14:paraId="206ABAEF" w14:textId="498B3FC8" w:rsidR="00935D4B" w:rsidRPr="00AB1781" w:rsidRDefault="00935D4B" w:rsidP="00935D4B">
      <w:pPr>
        <w:pStyle w:val="EnglishHangEndNoCoptic"/>
      </w:pPr>
      <w:r w:rsidRPr="00AB1781">
        <w:tab/>
        <w:t xml:space="preserve">I </w:t>
      </w:r>
      <w:r w:rsidR="004E2A9B">
        <w:t>was handed over</w:t>
      </w:r>
      <w:r w:rsidRPr="00AB1781">
        <w:t xml:space="preserve"> and </w:t>
      </w:r>
      <w:r w:rsidR="004E2A9B">
        <w:t>could not</w:t>
      </w:r>
      <w:r w:rsidRPr="00AB1781">
        <w:t xml:space="preserve"> </w:t>
      </w:r>
      <w:r w:rsidR="004E2A9B">
        <w:t>walk away</w:t>
      </w:r>
      <w:r w:rsidRPr="00AB1781">
        <w:t>.</w:t>
      </w:r>
    </w:p>
    <w:p w14:paraId="399235D8" w14:textId="20100F82" w:rsidR="00935D4B" w:rsidRPr="00AB1781" w:rsidRDefault="00935D4B" w:rsidP="00935D4B">
      <w:pPr>
        <w:pStyle w:val="EnglishHangNoCoptic"/>
      </w:pPr>
      <w:r w:rsidRPr="00AB1781">
        <w:t xml:space="preserve">10 My eyes </w:t>
      </w:r>
      <w:r w:rsidR="004E2A9B">
        <w:t>weakened</w:t>
      </w:r>
      <w:r w:rsidRPr="00AB1781">
        <w:t xml:space="preserve"> from poverty,</w:t>
      </w:r>
    </w:p>
    <w:p w14:paraId="39288333" w14:textId="41EF7FA0" w:rsidR="00935D4B" w:rsidRPr="00AB1781" w:rsidRDefault="00935D4B" w:rsidP="00935D4B">
      <w:pPr>
        <w:pStyle w:val="EnglishHangNoCoptic"/>
      </w:pPr>
      <w:r w:rsidRPr="00AB1781">
        <w:tab/>
      </w:r>
      <w:r w:rsidR="004E2A9B">
        <w:t xml:space="preserve">O </w:t>
      </w:r>
      <w:r w:rsidRPr="00AB1781">
        <w:t>Lord, I cry</w:t>
      </w:r>
      <w:r w:rsidR="004E2A9B">
        <w:t xml:space="preserve"> to You</w:t>
      </w:r>
      <w:r w:rsidRPr="00AB1781">
        <w:t xml:space="preserve"> all day,</w:t>
      </w:r>
    </w:p>
    <w:p w14:paraId="623E0C4C" w14:textId="77777777" w:rsidR="00935D4B" w:rsidRPr="00AB1781" w:rsidRDefault="00935D4B" w:rsidP="00935D4B">
      <w:pPr>
        <w:pStyle w:val="EnglishHangEndNoCoptic"/>
      </w:pPr>
      <w:r w:rsidRPr="00AB1781">
        <w:tab/>
        <w:t xml:space="preserve">I stretch out my hands to </w:t>
      </w:r>
      <w:r w:rsidR="001040C8">
        <w:t>You</w:t>
      </w:r>
      <w:r w:rsidRPr="00AB1781">
        <w:t>.</w:t>
      </w:r>
    </w:p>
    <w:p w14:paraId="016AB879" w14:textId="69166124" w:rsidR="00935D4B" w:rsidRPr="00AB1781" w:rsidRDefault="00935D4B" w:rsidP="00935D4B">
      <w:pPr>
        <w:pStyle w:val="EnglishHangNoCoptic"/>
      </w:pPr>
      <w:r w:rsidRPr="00AB1781">
        <w:t xml:space="preserve">11 </w:t>
      </w:r>
      <w:r w:rsidR="00FF46D1">
        <w:t>Will</w:t>
      </w:r>
      <w:r w:rsidRPr="00AB1781">
        <w:t xml:space="preserve"> </w:t>
      </w:r>
      <w:r w:rsidR="001040C8">
        <w:t>You</w:t>
      </w:r>
      <w:r w:rsidR="00FF46D1">
        <w:t xml:space="preserve"> work wonders among the dead?</w:t>
      </w:r>
    </w:p>
    <w:p w14:paraId="7633ACE8" w14:textId="3602381B" w:rsidR="00935D4B" w:rsidRPr="00AB1781" w:rsidRDefault="00FF46D1" w:rsidP="00935D4B">
      <w:pPr>
        <w:pStyle w:val="EnglishHangEndNoCoptic"/>
      </w:pPr>
      <w:r>
        <w:tab/>
        <w:t>O</w:t>
      </w:r>
      <w:r w:rsidR="00935D4B" w:rsidRPr="00AB1781">
        <w:t>r will physicians r</w:t>
      </w:r>
      <w:r>
        <w:t>a</w:t>
      </w:r>
      <w:r w:rsidR="00935D4B" w:rsidRPr="00AB1781">
        <w:t xml:space="preserve">ise </w:t>
      </w:r>
      <w:r>
        <w:t xml:space="preserve">them </w:t>
      </w:r>
      <w:r w:rsidR="00935D4B" w:rsidRPr="00AB1781">
        <w:t xml:space="preserve">up and </w:t>
      </w:r>
      <w:r>
        <w:t>will they</w:t>
      </w:r>
      <w:r>
        <w:rPr>
          <w:rStyle w:val="FootnoteReference"/>
        </w:rPr>
        <w:footnoteReference w:id="469"/>
      </w:r>
      <w:r>
        <w:t xml:space="preserve"> confess</w:t>
      </w:r>
      <w:r w:rsidR="00F06A9C">
        <w:rPr>
          <w:rStyle w:val="FootnoteReference"/>
        </w:rPr>
        <w:footnoteReference w:id="470"/>
      </w:r>
      <w:r w:rsidR="00935D4B" w:rsidRPr="00AB1781">
        <w:t xml:space="preserve"> </w:t>
      </w:r>
      <w:r w:rsidR="001040C8">
        <w:t>You</w:t>
      </w:r>
      <w:r w:rsidR="00935D4B" w:rsidRPr="00AB1781">
        <w:t>?</w:t>
      </w:r>
    </w:p>
    <w:p w14:paraId="377D2DE7" w14:textId="11DCDD56" w:rsidR="00935D4B" w:rsidRPr="00AB1781" w:rsidRDefault="00935D4B" w:rsidP="00935D4B">
      <w:pPr>
        <w:pStyle w:val="EnglishHangNoCoptic"/>
      </w:pPr>
      <w:r w:rsidRPr="00AB1781">
        <w:t xml:space="preserve">12 Will anyone in the grave </w:t>
      </w:r>
      <w:r w:rsidR="00FF46D1">
        <w:t>declare</w:t>
      </w:r>
      <w:r w:rsidRPr="00AB1781">
        <w:t xml:space="preserve"> </w:t>
      </w:r>
      <w:r w:rsidR="00E570CB">
        <w:t>Your</w:t>
      </w:r>
      <w:r w:rsidRPr="00AB1781">
        <w:t xml:space="preserve"> mercy</w:t>
      </w:r>
    </w:p>
    <w:p w14:paraId="5856D267" w14:textId="7E963D11" w:rsidR="00935D4B" w:rsidRPr="00AB1781" w:rsidRDefault="00935D4B" w:rsidP="00935D4B">
      <w:pPr>
        <w:pStyle w:val="EnglishHangEndNoCoptic"/>
      </w:pPr>
      <w:r w:rsidRPr="00AB1781">
        <w:tab/>
      </w:r>
      <w:r w:rsidR="00FF46D1">
        <w:t>and</w:t>
      </w:r>
      <w:r w:rsidRPr="00AB1781">
        <w:t xml:space="preserve"> </w:t>
      </w:r>
      <w:r w:rsidR="00E570CB">
        <w:t>Your</w:t>
      </w:r>
      <w:r w:rsidRPr="00AB1781">
        <w:t xml:space="preserve"> truth in destruction?</w:t>
      </w:r>
    </w:p>
    <w:p w14:paraId="15D2B14E" w14:textId="332BB3AC" w:rsidR="00935D4B" w:rsidRPr="00AB1781" w:rsidRDefault="00935D4B" w:rsidP="00935D4B">
      <w:pPr>
        <w:pStyle w:val="EnglishHangNoCoptic"/>
      </w:pPr>
      <w:r w:rsidRPr="00AB1781">
        <w:t xml:space="preserve">13 </w:t>
      </w:r>
      <w:r w:rsidR="00FF46D1">
        <w:t>Will</w:t>
      </w:r>
      <w:r w:rsidRPr="00AB1781">
        <w:t xml:space="preserve"> </w:t>
      </w:r>
      <w:r w:rsidR="00E570CB">
        <w:t>Your</w:t>
      </w:r>
      <w:r w:rsidRPr="00AB1781">
        <w:t xml:space="preserve"> wonders be known in the dark</w:t>
      </w:r>
      <w:r w:rsidR="00FF46D1">
        <w:t>ness</w:t>
      </w:r>
      <w:r w:rsidRPr="00AB1781">
        <w:t>,</w:t>
      </w:r>
    </w:p>
    <w:p w14:paraId="4EE8C8CA" w14:textId="7CC6DA8D" w:rsidR="00935D4B" w:rsidRPr="00AB1781" w:rsidRDefault="00935D4B" w:rsidP="00935D4B">
      <w:pPr>
        <w:pStyle w:val="EnglishHangEndNoCoptic"/>
      </w:pPr>
      <w:r w:rsidRPr="00AB1781">
        <w:tab/>
        <w:t xml:space="preserve">and </w:t>
      </w:r>
      <w:r w:rsidR="00E570CB">
        <w:t>Your</w:t>
      </w:r>
      <w:r w:rsidRPr="00AB1781">
        <w:t xml:space="preserve"> </w:t>
      </w:r>
      <w:r w:rsidR="00FF46D1">
        <w:t>righteousness</w:t>
      </w:r>
      <w:r w:rsidRPr="00AB1781">
        <w:t xml:space="preserve"> in the </w:t>
      </w:r>
      <w:r w:rsidR="00FF46D1">
        <w:t>forgotten</w:t>
      </w:r>
      <w:r w:rsidR="00FF46D1">
        <w:rPr>
          <w:rStyle w:val="FootnoteReference"/>
        </w:rPr>
        <w:footnoteReference w:id="471"/>
      </w:r>
      <w:r w:rsidR="00FF46D1">
        <w:t xml:space="preserve"> </w:t>
      </w:r>
      <w:r w:rsidRPr="00AB1781">
        <w:t>land?</w:t>
      </w:r>
    </w:p>
    <w:p w14:paraId="536BC3D9" w14:textId="1B73B777" w:rsidR="00935D4B" w:rsidRPr="00AB1781" w:rsidRDefault="00935D4B" w:rsidP="00935D4B">
      <w:pPr>
        <w:pStyle w:val="EnglishHangNoCoptic"/>
      </w:pPr>
      <w:r w:rsidRPr="00AB1781">
        <w:t xml:space="preserve">14 But </w:t>
      </w:r>
      <w:r w:rsidR="00FF46D1">
        <w:t xml:space="preserve">I cry </w:t>
      </w:r>
      <w:r w:rsidRPr="00AB1781">
        <w:t xml:space="preserve">to </w:t>
      </w:r>
      <w:r w:rsidR="001040C8">
        <w:t>You</w:t>
      </w:r>
      <w:r w:rsidRPr="00AB1781">
        <w:t>, O Lord,</w:t>
      </w:r>
    </w:p>
    <w:p w14:paraId="68454D32" w14:textId="395B3622" w:rsidR="00935D4B" w:rsidRPr="00AB1781" w:rsidRDefault="00FF46D1" w:rsidP="00935D4B">
      <w:pPr>
        <w:pStyle w:val="EnglishHangEndNoCoptic"/>
      </w:pPr>
      <w:r>
        <w:tab/>
        <w:t xml:space="preserve">and </w:t>
      </w:r>
      <w:r w:rsidR="00935D4B" w:rsidRPr="00AB1781">
        <w:t xml:space="preserve">my prayer </w:t>
      </w:r>
      <w:r>
        <w:t xml:space="preserve">will </w:t>
      </w:r>
      <w:r w:rsidR="00935D4B" w:rsidRPr="00AB1781">
        <w:t xml:space="preserve">come before </w:t>
      </w:r>
      <w:r w:rsidR="001040C8">
        <w:t>You</w:t>
      </w:r>
      <w:r>
        <w:t xml:space="preserve"> in the morning</w:t>
      </w:r>
      <w:r w:rsidR="00935D4B" w:rsidRPr="00AB1781">
        <w:t>.</w:t>
      </w:r>
    </w:p>
    <w:p w14:paraId="45AF708C" w14:textId="3069F991" w:rsidR="00935D4B" w:rsidRPr="00AB1781" w:rsidRDefault="00FF46D1" w:rsidP="00935D4B">
      <w:pPr>
        <w:pStyle w:val="EnglishHangNoCoptic"/>
      </w:pPr>
      <w:r>
        <w:t>15 W</w:t>
      </w:r>
      <w:r w:rsidR="00935D4B" w:rsidRPr="00AB1781">
        <w:t>hy</w:t>
      </w:r>
      <w:r>
        <w:t>, O Lord,</w:t>
      </w:r>
      <w:r w:rsidR="00935D4B" w:rsidRPr="00AB1781">
        <w:t xml:space="preserve"> </w:t>
      </w:r>
      <w:r>
        <w:t>do</w:t>
      </w:r>
      <w:r w:rsidR="00935D4B" w:rsidRPr="00AB1781">
        <w:t xml:space="preserve"> </w:t>
      </w:r>
      <w:r w:rsidR="001040C8">
        <w:t>You</w:t>
      </w:r>
      <w:r w:rsidR="00935D4B" w:rsidRPr="00AB1781">
        <w:t xml:space="preserve"> reject my soul,</w:t>
      </w:r>
    </w:p>
    <w:p w14:paraId="767D8E96" w14:textId="6C97FA27" w:rsidR="00935D4B" w:rsidRPr="00935D4B" w:rsidRDefault="00935D4B" w:rsidP="00935D4B">
      <w:pPr>
        <w:pStyle w:val="EnglishHangEndNoCoptic"/>
      </w:pPr>
      <w:r w:rsidRPr="00AB1781">
        <w:tab/>
        <w:t xml:space="preserve">and turn </w:t>
      </w:r>
      <w:r w:rsidR="00E570CB">
        <w:t>Your</w:t>
      </w:r>
      <w:r w:rsidRPr="00AB1781">
        <w:t xml:space="preserve"> face </w:t>
      </w:r>
      <w:r w:rsidR="00FF46D1">
        <w:t xml:space="preserve">[away] </w:t>
      </w:r>
      <w:r w:rsidRPr="00AB1781">
        <w:t>from me?</w:t>
      </w:r>
    </w:p>
    <w:p w14:paraId="49D407A1" w14:textId="55D2449D" w:rsidR="00935D4B" w:rsidRPr="00AB1781" w:rsidRDefault="00935D4B" w:rsidP="00935D4B">
      <w:pPr>
        <w:pStyle w:val="EnglishHangNoCoptic"/>
      </w:pPr>
      <w:r w:rsidRPr="00AB1781">
        <w:t>16 I am poor and in trouble</w:t>
      </w:r>
      <w:r w:rsidR="00FF46D1">
        <w:t>s from my youth,</w:t>
      </w:r>
    </w:p>
    <w:p w14:paraId="66357E22" w14:textId="6EA61D83" w:rsidR="00935D4B" w:rsidRPr="00AB1781" w:rsidRDefault="00935D4B" w:rsidP="00935D4B">
      <w:pPr>
        <w:pStyle w:val="EnglishHangEndNoCoptic"/>
      </w:pPr>
      <w:r w:rsidRPr="00AB1781">
        <w:tab/>
      </w:r>
      <w:r w:rsidR="00FF46D1">
        <w:t>and</w:t>
      </w:r>
      <w:r w:rsidRPr="00AB1781">
        <w:t xml:space="preserve"> after being exalted, I am humbled and perplexed.</w:t>
      </w:r>
    </w:p>
    <w:p w14:paraId="2D34C59B" w14:textId="77777777" w:rsidR="00935D4B" w:rsidRPr="00AB1781" w:rsidRDefault="00935D4B" w:rsidP="00935D4B">
      <w:pPr>
        <w:pStyle w:val="EnglishHangNoCoptic"/>
      </w:pPr>
      <w:r w:rsidRPr="00AB1781">
        <w:lastRenderedPageBreak/>
        <w:t xml:space="preserve">17 </w:t>
      </w:r>
      <w:r w:rsidR="00E570CB">
        <w:t>Your</w:t>
      </w:r>
      <w:r w:rsidRPr="00AB1781">
        <w:t xml:space="preserve"> wrath has swept over me,</w:t>
      </w:r>
    </w:p>
    <w:p w14:paraId="5C8D8A52" w14:textId="1537F4C0" w:rsidR="00935D4B" w:rsidRPr="00AB1781" w:rsidRDefault="00935D4B" w:rsidP="00935D4B">
      <w:pPr>
        <w:pStyle w:val="EnglishHangEndNoCoptic"/>
      </w:pPr>
      <w:r w:rsidRPr="00AB1781">
        <w:tab/>
        <w:t xml:space="preserve">and </w:t>
      </w:r>
      <w:r w:rsidR="00E570CB">
        <w:t>Your</w:t>
      </w:r>
      <w:r w:rsidRPr="00AB1781">
        <w:t xml:space="preserve"> </w:t>
      </w:r>
      <w:r w:rsidR="00FF46D1">
        <w:t>terrors</w:t>
      </w:r>
      <w:r w:rsidRPr="00AB1781">
        <w:t xml:space="preserve"> </w:t>
      </w:r>
      <w:r w:rsidR="00FF46D1">
        <w:t>troubled</w:t>
      </w:r>
      <w:r w:rsidRPr="00AB1781">
        <w:t xml:space="preserve"> me</w:t>
      </w:r>
      <w:r w:rsidR="00FF46D1">
        <w:t xml:space="preserve"> greatly</w:t>
      </w:r>
      <w:r w:rsidRPr="00AB1781">
        <w:t>.</w:t>
      </w:r>
    </w:p>
    <w:p w14:paraId="3D0062C7" w14:textId="77777777" w:rsidR="00935D4B" w:rsidRPr="00AB1781" w:rsidRDefault="00935D4B" w:rsidP="00935D4B">
      <w:pPr>
        <w:pStyle w:val="EnglishHangNoCoptic"/>
      </w:pPr>
      <w:r w:rsidRPr="00AB1781">
        <w:t>18 They surround me like water all day long,</w:t>
      </w:r>
    </w:p>
    <w:p w14:paraId="52DA30DA" w14:textId="09D89C8E" w:rsidR="00935D4B" w:rsidRPr="00AB1781" w:rsidRDefault="00935D4B" w:rsidP="00935D4B">
      <w:pPr>
        <w:pStyle w:val="EnglishHangEndNoCoptic"/>
      </w:pPr>
      <w:r w:rsidRPr="00AB1781">
        <w:tab/>
        <w:t xml:space="preserve">they </w:t>
      </w:r>
      <w:r w:rsidR="00FF46D1">
        <w:t>closed in on me at once</w:t>
      </w:r>
      <w:r w:rsidRPr="00AB1781">
        <w:t>.</w:t>
      </w:r>
    </w:p>
    <w:p w14:paraId="1790FCC1" w14:textId="0A2731AB" w:rsidR="00935D4B" w:rsidRPr="00AB1781" w:rsidRDefault="00935D4B" w:rsidP="00935D4B">
      <w:pPr>
        <w:pStyle w:val="EnglishHangNoCoptic"/>
      </w:pPr>
      <w:r w:rsidRPr="00AB1781">
        <w:t xml:space="preserve">19 </w:t>
      </w:r>
      <w:r w:rsidR="001040C8">
        <w:t>You</w:t>
      </w:r>
      <w:r w:rsidRPr="00AB1781">
        <w:t xml:space="preserve"> </w:t>
      </w:r>
      <w:r w:rsidR="00556387">
        <w:t>have</w:t>
      </w:r>
      <w:r w:rsidR="00FF46D1">
        <w:t xml:space="preserve"> put</w:t>
      </w:r>
      <w:r w:rsidRPr="00AB1781">
        <w:t xml:space="preserve"> </w:t>
      </w:r>
      <w:r w:rsidR="00FF46D1">
        <w:t xml:space="preserve">my </w:t>
      </w:r>
      <w:r w:rsidRPr="00AB1781">
        <w:t xml:space="preserve">friend and </w:t>
      </w:r>
      <w:r w:rsidR="00FF46D1">
        <w:t>neighbour,</w:t>
      </w:r>
    </w:p>
    <w:p w14:paraId="303D3E9F" w14:textId="1CA92206" w:rsidR="00935D4B" w:rsidRPr="00935D4B" w:rsidRDefault="00935D4B" w:rsidP="00935D4B">
      <w:pPr>
        <w:pStyle w:val="EnglishHangEndNoCoptic"/>
      </w:pPr>
      <w:r w:rsidRPr="00AB1781">
        <w:tab/>
        <w:t xml:space="preserve">and my acquaintances </w:t>
      </w:r>
      <w:r w:rsidR="00FF46D1">
        <w:t xml:space="preserve">far from me </w:t>
      </w:r>
      <w:r w:rsidRPr="00AB1781">
        <w:t>because of my misery.</w:t>
      </w:r>
    </w:p>
    <w:p w14:paraId="70D02325" w14:textId="7BE13EBE" w:rsidR="00924D0C" w:rsidRDefault="00924D0C" w:rsidP="00924D0C">
      <w:pPr>
        <w:pStyle w:val="Rubric"/>
      </w:pPr>
      <w:r>
        <w:t>Glory…</w:t>
      </w:r>
    </w:p>
    <w:p w14:paraId="389830AE" w14:textId="05F20B47" w:rsidR="00935D4B" w:rsidRPr="00935D4B" w:rsidRDefault="00935D4B" w:rsidP="00BF0205">
      <w:pPr>
        <w:pStyle w:val="Heading4"/>
      </w:pPr>
      <w:r>
        <w:t>Psalm</w:t>
      </w:r>
      <w:r w:rsidRPr="00AB1781">
        <w:t xml:space="preserve"> 88</w:t>
      </w:r>
      <w:r>
        <w:t xml:space="preserve">: </w:t>
      </w:r>
      <w:r w:rsidR="007D2678">
        <w:t>“</w:t>
      </w:r>
      <w:r>
        <w:t xml:space="preserve">I will sing of </w:t>
      </w:r>
      <w:r w:rsidR="00E570CB">
        <w:t>Your</w:t>
      </w:r>
      <w:r>
        <w:t xml:space="preserve"> mercies, O Lord, forever</w:t>
      </w:r>
      <w:r w:rsidR="007D2678">
        <w:t>”</w:t>
      </w:r>
    </w:p>
    <w:p w14:paraId="419051A9"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Glorious Promises of God: The Eternal Covenant</w:t>
      </w:r>
    </w:p>
    <w:p w14:paraId="5899A10D"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Eternal Reign Planned for the Son</w:t>
      </w:r>
      <w:r w:rsidRPr="00AB1781">
        <w:rPr>
          <w:rStyle w:val="FootnoteReference"/>
          <w:rFonts w:ascii="Book Antiqua" w:hAnsi="Book Antiqua" w:cs="Lucida Grande"/>
          <w:b/>
          <w:bCs/>
        </w:rPr>
        <w:footnoteReference w:id="472"/>
      </w:r>
    </w:p>
    <w:p w14:paraId="18C455B4" w14:textId="77777777" w:rsidR="00935D4B" w:rsidRPr="00AB1781" w:rsidRDefault="00935D4B" w:rsidP="00935D4B">
      <w:pPr>
        <w:pStyle w:val="Rubric"/>
      </w:pPr>
      <w:r w:rsidRPr="00AB1781">
        <w:t>1 (Of contemplation. By Ethan the Israelite)</w:t>
      </w:r>
    </w:p>
    <w:p w14:paraId="3F189609" w14:textId="36C4A36E" w:rsidR="00935D4B" w:rsidRPr="00AB1781" w:rsidRDefault="00935D4B" w:rsidP="00935D4B">
      <w:pPr>
        <w:pStyle w:val="EnglishHangNoCoptic"/>
      </w:pPr>
      <w:r w:rsidRPr="00AB1781">
        <w:t xml:space="preserve">2 I will sing of </w:t>
      </w:r>
      <w:r w:rsidR="00E570CB">
        <w:t>Your</w:t>
      </w:r>
      <w:r w:rsidRPr="00AB1781">
        <w:t xml:space="preserve"> mercies, O Lord, </w:t>
      </w:r>
      <w:r w:rsidR="00A8396B">
        <w:t>forever</w:t>
      </w:r>
      <w:r w:rsidRPr="00AB1781">
        <w:t>;</w:t>
      </w:r>
    </w:p>
    <w:p w14:paraId="2D40A13A" w14:textId="6F0E9015" w:rsidR="00935D4B" w:rsidRPr="00AB1781" w:rsidRDefault="00935D4B" w:rsidP="00935D4B">
      <w:pPr>
        <w:pStyle w:val="EnglishHangEndNoCoptic"/>
      </w:pPr>
      <w:r w:rsidRPr="00AB1781">
        <w:tab/>
        <w:t xml:space="preserve">I will proclaim </w:t>
      </w:r>
      <w:r w:rsidR="00E570CB">
        <w:t>Your</w:t>
      </w:r>
      <w:r w:rsidRPr="00AB1781">
        <w:t xml:space="preserve"> truth with my mouth </w:t>
      </w:r>
      <w:r w:rsidR="006D6CF8">
        <w:t>from generation to generation</w:t>
      </w:r>
      <w:r w:rsidRPr="00AB1781">
        <w:t>.</w:t>
      </w:r>
    </w:p>
    <w:p w14:paraId="2375EC43" w14:textId="4658BE20" w:rsidR="00935D4B" w:rsidRPr="00AB1781" w:rsidRDefault="00935D4B" w:rsidP="00935D4B">
      <w:pPr>
        <w:pStyle w:val="EnglishHangNoCoptic"/>
      </w:pPr>
      <w:r w:rsidRPr="00AB1781">
        <w:t xml:space="preserve">3 For </w:t>
      </w:r>
      <w:r w:rsidR="001040C8">
        <w:t>You</w:t>
      </w:r>
      <w:r w:rsidRPr="00AB1781">
        <w:t xml:space="preserve"> </w:t>
      </w:r>
      <w:r w:rsidR="006D6CF8">
        <w:t>said, “</w:t>
      </w:r>
      <w:r w:rsidRPr="00AB1781">
        <w:t xml:space="preserve">Mercy shall be built up </w:t>
      </w:r>
      <w:r w:rsidR="00A8396B">
        <w:t>forever</w:t>
      </w:r>
      <w:r w:rsidRPr="00AB1781">
        <w:t>.</w:t>
      </w:r>
      <w:r w:rsidRPr="00AB1781">
        <w:rPr>
          <w:rStyle w:val="FootnoteReference"/>
        </w:rPr>
        <w:footnoteReference w:id="473"/>
      </w:r>
    </w:p>
    <w:p w14:paraId="7DF59709" w14:textId="5DB632FB" w:rsidR="00935D4B" w:rsidRPr="00AB1781" w:rsidRDefault="00935D4B" w:rsidP="00935D4B">
      <w:pPr>
        <w:pStyle w:val="EnglishHangEndNoCoptic"/>
      </w:pPr>
      <w:r w:rsidRPr="00AB1781">
        <w:tab/>
      </w:r>
      <w:r w:rsidR="00E570CB">
        <w:t>Your</w:t>
      </w:r>
      <w:r w:rsidRPr="00AB1781">
        <w:t xml:space="preserve"> truth </w:t>
      </w:r>
      <w:r w:rsidR="006D6CF8">
        <w:t>will be prepared</w:t>
      </w:r>
      <w:r w:rsidRPr="00AB1781">
        <w:t xml:space="preserve"> in the heavens.</w:t>
      </w:r>
    </w:p>
    <w:p w14:paraId="51B02629" w14:textId="2D831C4B" w:rsidR="00935D4B" w:rsidRPr="00AB1781" w:rsidRDefault="00935D4B" w:rsidP="00935D4B">
      <w:pPr>
        <w:pStyle w:val="EnglishHangNoCoptic"/>
      </w:pPr>
      <w:r w:rsidRPr="00AB1781">
        <w:t xml:space="preserve">4 I made a covenant with My chosen </w:t>
      </w:r>
      <w:r w:rsidR="006D6CF8">
        <w:t>ones</w:t>
      </w:r>
      <w:r w:rsidRPr="00AB1781">
        <w:t>,</w:t>
      </w:r>
    </w:p>
    <w:p w14:paraId="6DB4D054" w14:textId="4EA287D0" w:rsidR="00935D4B" w:rsidRPr="00AB1781" w:rsidRDefault="00935D4B" w:rsidP="00935D4B">
      <w:pPr>
        <w:pStyle w:val="EnglishHangEndNoCoptic"/>
      </w:pPr>
      <w:r w:rsidRPr="00AB1781">
        <w:tab/>
        <w:t xml:space="preserve">I </w:t>
      </w:r>
      <w:r w:rsidR="006D6CF8">
        <w:t>swore to My servant David,</w:t>
      </w:r>
    </w:p>
    <w:p w14:paraId="4CA913C3" w14:textId="019B51E1" w:rsidR="00935D4B" w:rsidRPr="00AB1781" w:rsidRDefault="00935D4B" w:rsidP="00935D4B">
      <w:pPr>
        <w:pStyle w:val="EnglishHangNoCoptic"/>
      </w:pPr>
      <w:r w:rsidRPr="00AB1781">
        <w:t>5 ‘I will prepare your Son</w:t>
      </w:r>
      <w:r w:rsidRPr="00AB1781">
        <w:rPr>
          <w:rStyle w:val="FootnoteReference"/>
        </w:rPr>
        <w:footnoteReference w:id="474"/>
      </w:r>
      <w:r w:rsidRPr="00AB1781">
        <w:t xml:space="preserve"> </w:t>
      </w:r>
      <w:r w:rsidR="006D6CF8">
        <w:t>forever</w:t>
      </w:r>
      <w:r w:rsidR="006D6CF8">
        <w:rPr>
          <w:rStyle w:val="FootnoteReference"/>
        </w:rPr>
        <w:footnoteReference w:id="475"/>
      </w:r>
      <w:r w:rsidRPr="00AB1781">
        <w:t>,</w:t>
      </w:r>
    </w:p>
    <w:p w14:paraId="0D67F363" w14:textId="12FD4D3B" w:rsidR="00935D4B" w:rsidRPr="00AB1781" w:rsidRDefault="00935D4B" w:rsidP="00935D4B">
      <w:pPr>
        <w:pStyle w:val="EnglishHangEndNoCoptic"/>
      </w:pPr>
      <w:r w:rsidRPr="00AB1781">
        <w:tab/>
        <w:t>and build up y</w:t>
      </w:r>
      <w:r w:rsidR="006D6CF8">
        <w:t>our throne from generation to generations’</w:t>
      </w:r>
      <w:r w:rsidR="006D6CF8">
        <w:rPr>
          <w:rStyle w:val="FootnoteReference"/>
        </w:rPr>
        <w:footnoteReference w:id="476"/>
      </w:r>
      <w:r w:rsidR="006D6CF8">
        <w:t>.”</w:t>
      </w:r>
      <w:r w:rsidRPr="00AB1781">
        <w:t xml:space="preserve"> </w:t>
      </w:r>
      <w:r w:rsidRPr="00AB1781">
        <w:rPr>
          <w:i/>
        </w:rPr>
        <w:t>(Pause)</w:t>
      </w:r>
    </w:p>
    <w:p w14:paraId="67F0E4BE" w14:textId="234F9179" w:rsidR="00935D4B" w:rsidRPr="00AB1781" w:rsidRDefault="00935D4B" w:rsidP="00935D4B">
      <w:pPr>
        <w:pStyle w:val="EnglishHangNoCoptic"/>
      </w:pPr>
      <w:r w:rsidRPr="00AB1781">
        <w:t xml:space="preserve">6 The heavens </w:t>
      </w:r>
      <w:r w:rsidR="006D6CF8">
        <w:t>will confess</w:t>
      </w:r>
      <w:r w:rsidR="00962B09">
        <w:rPr>
          <w:rStyle w:val="FootnoteReference"/>
        </w:rPr>
        <w:footnoteReference w:id="477"/>
      </w:r>
      <w:r w:rsidRPr="00AB1781">
        <w:t xml:space="preserve"> </w:t>
      </w:r>
      <w:r w:rsidR="00E570CB">
        <w:t>Your</w:t>
      </w:r>
      <w:r w:rsidRPr="00AB1781">
        <w:t xml:space="preserve"> wonders, O Lord,</w:t>
      </w:r>
    </w:p>
    <w:p w14:paraId="1F844DAD" w14:textId="4DA14904" w:rsidR="00935D4B" w:rsidRPr="00AB1781" w:rsidRDefault="00935D4B" w:rsidP="00935D4B">
      <w:pPr>
        <w:pStyle w:val="EnglishHangEndNoCoptic"/>
      </w:pPr>
      <w:r w:rsidRPr="00AB1781">
        <w:tab/>
      </w:r>
      <w:r w:rsidR="006D6CF8">
        <w:t>indeed,</w:t>
      </w:r>
      <w:r w:rsidRPr="00AB1781">
        <w:t xml:space="preserve"> </w:t>
      </w:r>
      <w:r w:rsidR="00E570CB">
        <w:t>Your</w:t>
      </w:r>
      <w:r w:rsidRPr="00AB1781">
        <w:t xml:space="preserve"> truth in the Church of the Saints</w:t>
      </w:r>
      <w:r w:rsidR="006D6CF8">
        <w:rPr>
          <w:rStyle w:val="FootnoteReference"/>
        </w:rPr>
        <w:footnoteReference w:id="478"/>
      </w:r>
      <w:r w:rsidRPr="00AB1781">
        <w:t>.</w:t>
      </w:r>
    </w:p>
    <w:p w14:paraId="31A4BAF8" w14:textId="77777777" w:rsidR="00935D4B" w:rsidRPr="00AB1781" w:rsidRDefault="00935D4B" w:rsidP="00935D4B">
      <w:pPr>
        <w:pStyle w:val="EnglishHangNoCoptic"/>
      </w:pPr>
      <w:r w:rsidRPr="00AB1781">
        <w:t>7 For who in the clouds can equal the Lord?</w:t>
      </w:r>
    </w:p>
    <w:p w14:paraId="17A57CC2" w14:textId="70CD1F5F" w:rsidR="00935D4B" w:rsidRPr="00AB1781" w:rsidRDefault="00935D4B" w:rsidP="00935D4B">
      <w:pPr>
        <w:pStyle w:val="EnglishHangEndNoCoptic"/>
      </w:pPr>
      <w:r w:rsidRPr="00AB1781">
        <w:tab/>
        <w:t xml:space="preserve">And who </w:t>
      </w:r>
      <w:r w:rsidR="006D6CF8">
        <w:t>among the sons of God can be compared with the Lord</w:t>
      </w:r>
      <w:r w:rsidRPr="00AB1781">
        <w:t>?</w:t>
      </w:r>
    </w:p>
    <w:p w14:paraId="42AFEEF3" w14:textId="01B12F33" w:rsidR="00935D4B" w:rsidRPr="00AB1781" w:rsidRDefault="00935D4B" w:rsidP="00935D4B">
      <w:pPr>
        <w:pStyle w:val="EnglishHangNoCoptic"/>
      </w:pPr>
      <w:r w:rsidRPr="00AB1781">
        <w:t xml:space="preserve">8 God is </w:t>
      </w:r>
      <w:r w:rsidR="006D6CF8">
        <w:t>glorified</w:t>
      </w:r>
      <w:r w:rsidRPr="00AB1781">
        <w:t xml:space="preserve"> in the council of saints,</w:t>
      </w:r>
    </w:p>
    <w:p w14:paraId="726EBD43" w14:textId="224E2171" w:rsidR="00935D4B" w:rsidRPr="00AB1781" w:rsidRDefault="00935D4B" w:rsidP="00935D4B">
      <w:pPr>
        <w:pStyle w:val="EnglishHangEndNoCoptic"/>
      </w:pPr>
      <w:r w:rsidRPr="00AB1781">
        <w:tab/>
        <w:t xml:space="preserve">great and </w:t>
      </w:r>
      <w:r w:rsidR="006D6CF8">
        <w:t>awesome</w:t>
      </w:r>
      <w:r w:rsidRPr="00AB1781">
        <w:t xml:space="preserve"> </w:t>
      </w:r>
      <w:r w:rsidR="006D6CF8">
        <w:t>to</w:t>
      </w:r>
      <w:r w:rsidR="003C363D">
        <w:rPr>
          <w:rStyle w:val="FootnoteReference"/>
        </w:rPr>
        <w:footnoteReference w:id="479"/>
      </w:r>
      <w:r w:rsidRPr="00AB1781">
        <w:t xml:space="preserve"> all those around Him.</w:t>
      </w:r>
    </w:p>
    <w:p w14:paraId="1D5F9D24" w14:textId="77777777" w:rsidR="00935D4B" w:rsidRPr="00AB1781" w:rsidRDefault="00935D4B" w:rsidP="00935D4B">
      <w:pPr>
        <w:pStyle w:val="EnglishHangNoCoptic"/>
      </w:pPr>
      <w:r w:rsidRPr="00AB1781">
        <w:lastRenderedPageBreak/>
        <w:t xml:space="preserve">9 O Lord, God of Hosts, who is like </w:t>
      </w:r>
      <w:r w:rsidR="001040C8">
        <w:t>You</w:t>
      </w:r>
      <w:r w:rsidRPr="00AB1781">
        <w:t>?</w:t>
      </w:r>
    </w:p>
    <w:p w14:paraId="781C33D5" w14:textId="77777777" w:rsidR="00935D4B" w:rsidRPr="00AB1781" w:rsidRDefault="00935D4B" w:rsidP="00935D4B">
      <w:pPr>
        <w:pStyle w:val="EnglishHangEndNoCoptic"/>
      </w:pPr>
      <w:r w:rsidRPr="00AB1781">
        <w:tab/>
      </w:r>
      <w:r w:rsidR="001040C8">
        <w:t>You</w:t>
      </w:r>
      <w:r w:rsidRPr="00AB1781">
        <w:t xml:space="preserve"> </w:t>
      </w:r>
      <w:r w:rsidR="00C104A1">
        <w:t>are</w:t>
      </w:r>
      <w:r w:rsidRPr="00AB1781">
        <w:t xml:space="preserve"> powerful, O Lord, and </w:t>
      </w:r>
      <w:r w:rsidR="00E570CB">
        <w:t>Your</w:t>
      </w:r>
      <w:r w:rsidRPr="00AB1781">
        <w:t xml:space="preserve"> truth is around </w:t>
      </w:r>
      <w:r w:rsidR="001040C8">
        <w:t>You</w:t>
      </w:r>
      <w:r w:rsidRPr="00AB1781">
        <w:t>.</w:t>
      </w:r>
    </w:p>
    <w:p w14:paraId="6CFD76B3" w14:textId="7B21FDFA" w:rsidR="00935D4B" w:rsidRPr="00AB1781" w:rsidRDefault="00935D4B" w:rsidP="00935D4B">
      <w:pPr>
        <w:pStyle w:val="EnglishHangNoCoptic"/>
      </w:pPr>
      <w:r w:rsidRPr="00AB1781">
        <w:t xml:space="preserve">10 </w:t>
      </w:r>
      <w:r w:rsidR="001040C8">
        <w:t>You</w:t>
      </w:r>
      <w:r w:rsidRPr="00AB1781">
        <w:t xml:space="preserve"> </w:t>
      </w:r>
      <w:r w:rsidR="00004BA4">
        <w:t>rule</w:t>
      </w:r>
      <w:r w:rsidRPr="00AB1781">
        <w:t xml:space="preserve"> the </w:t>
      </w:r>
      <w:r w:rsidR="006D6CF8">
        <w:t>might</w:t>
      </w:r>
      <w:r w:rsidRPr="00AB1781">
        <w:t xml:space="preserve"> of the sea,</w:t>
      </w:r>
    </w:p>
    <w:p w14:paraId="52BFA8D6" w14:textId="503B6B2A" w:rsidR="00935D4B" w:rsidRPr="00AB1781" w:rsidRDefault="00935D4B" w:rsidP="00935D4B">
      <w:pPr>
        <w:pStyle w:val="EnglishHangEndNoCoptic"/>
      </w:pPr>
      <w:r w:rsidRPr="00AB1781">
        <w:tab/>
      </w:r>
      <w:r w:rsidR="001040C8">
        <w:t>You</w:t>
      </w:r>
      <w:r w:rsidR="006D6CF8">
        <w:t xml:space="preserve"> calm the surging</w:t>
      </w:r>
      <w:r w:rsidRPr="00AB1781">
        <w:t xml:space="preserve"> of its waves.</w:t>
      </w:r>
    </w:p>
    <w:p w14:paraId="1DBD04AB" w14:textId="7CB4ACF3" w:rsidR="00935D4B" w:rsidRPr="00AB1781" w:rsidRDefault="00935D4B" w:rsidP="00935D4B">
      <w:pPr>
        <w:pStyle w:val="EnglishHangNoCoptic"/>
      </w:pPr>
      <w:r w:rsidRPr="00AB1781">
        <w:t xml:space="preserve">11 </w:t>
      </w:r>
      <w:r w:rsidR="001040C8">
        <w:t>You</w:t>
      </w:r>
      <w:r w:rsidR="00962B09">
        <w:t xml:space="preserve"> humble</w:t>
      </w:r>
      <w:r w:rsidRPr="00AB1781">
        <w:t xml:space="preserve"> the proud like wounded men;</w:t>
      </w:r>
    </w:p>
    <w:p w14:paraId="7768CF50" w14:textId="2B15A5D2" w:rsidR="00935D4B" w:rsidRPr="00AB1781" w:rsidRDefault="00935D4B" w:rsidP="00935D4B">
      <w:pPr>
        <w:pStyle w:val="EnglishHangEndNoCoptic"/>
      </w:pPr>
      <w:r w:rsidRPr="00AB1781">
        <w:tab/>
      </w:r>
      <w:r w:rsidR="001626CD">
        <w:t xml:space="preserve">You scatter Your enemies </w:t>
      </w:r>
      <w:r w:rsidRPr="00AB1781">
        <w:t xml:space="preserve">with </w:t>
      </w:r>
      <w:r w:rsidR="001626CD">
        <w:t>the arm of Your power</w:t>
      </w:r>
      <w:r w:rsidRPr="00AB1781">
        <w:t>.</w:t>
      </w:r>
    </w:p>
    <w:p w14:paraId="0AE61CF0" w14:textId="1E9BAF46" w:rsidR="00935D4B" w:rsidRPr="00AB1781" w:rsidRDefault="00935D4B" w:rsidP="00935D4B">
      <w:pPr>
        <w:pStyle w:val="EnglishHangNoCoptic"/>
      </w:pPr>
      <w:r w:rsidRPr="00AB1781">
        <w:t xml:space="preserve">12 </w:t>
      </w:r>
      <w:r w:rsidR="001626CD">
        <w:t>T</w:t>
      </w:r>
      <w:r w:rsidRPr="00AB1781">
        <w:t xml:space="preserve">he heavens </w:t>
      </w:r>
      <w:r w:rsidR="001626CD">
        <w:t>belong to You, and</w:t>
      </w:r>
      <w:r w:rsidRPr="00AB1781">
        <w:t xml:space="preserve"> the earth</w:t>
      </w:r>
      <w:r w:rsidR="001626CD">
        <w:t xml:space="preserve"> is Yours</w:t>
      </w:r>
      <w:r w:rsidRPr="00AB1781">
        <w:t>;</w:t>
      </w:r>
    </w:p>
    <w:p w14:paraId="38F0D3D1" w14:textId="5D654D2F" w:rsidR="00935D4B" w:rsidRPr="00935D4B" w:rsidRDefault="00935D4B" w:rsidP="00935D4B">
      <w:pPr>
        <w:pStyle w:val="EnglishHangEndNoCoptic"/>
      </w:pPr>
      <w:r w:rsidRPr="00AB1781">
        <w:tab/>
      </w:r>
      <w:r w:rsidR="001626CD">
        <w:t>You founded the world and all that is in it</w:t>
      </w:r>
      <w:r w:rsidRPr="00AB1781">
        <w:t>.</w:t>
      </w:r>
    </w:p>
    <w:p w14:paraId="09FACE59" w14:textId="077D5B81" w:rsidR="00935D4B" w:rsidRPr="00AB1781" w:rsidRDefault="00935D4B" w:rsidP="00935D4B">
      <w:pPr>
        <w:pStyle w:val="EnglishHangNoCoptic"/>
      </w:pPr>
      <w:r w:rsidRPr="00AB1781">
        <w:t xml:space="preserve">13 </w:t>
      </w:r>
      <w:r w:rsidR="001626CD">
        <w:t>You created t</w:t>
      </w:r>
      <w:r w:rsidR="00CC373E">
        <w:t>he north</w:t>
      </w:r>
      <w:r w:rsidR="00CC373E">
        <w:rPr>
          <w:rStyle w:val="FootnoteReference"/>
        </w:rPr>
        <w:footnoteReference w:id="480"/>
      </w:r>
      <w:r w:rsidR="001626CD">
        <w:t xml:space="preserve"> </w:t>
      </w:r>
      <w:r w:rsidRPr="00AB1781">
        <w:t>and the sea</w:t>
      </w:r>
      <w:r w:rsidR="001626CD">
        <w:t>s;</w:t>
      </w:r>
      <w:r w:rsidRPr="00AB1781">
        <w:rPr>
          <w:rStyle w:val="FootnoteReference"/>
        </w:rPr>
        <w:footnoteReference w:id="481"/>
      </w:r>
    </w:p>
    <w:p w14:paraId="75CAE281" w14:textId="447C11D5" w:rsidR="00935D4B" w:rsidRPr="00AB1781" w:rsidRDefault="00935D4B" w:rsidP="00935D4B">
      <w:pPr>
        <w:pStyle w:val="EnglishHangEndNoCoptic"/>
      </w:pPr>
      <w:r w:rsidRPr="00AB1781">
        <w:tab/>
        <w:t xml:space="preserve">Tabor and Hermon </w:t>
      </w:r>
      <w:r w:rsidR="001626CD">
        <w:t xml:space="preserve">will </w:t>
      </w:r>
      <w:r w:rsidRPr="00AB1781">
        <w:t xml:space="preserve">rejoice in </w:t>
      </w:r>
      <w:r w:rsidR="00E570CB">
        <w:t>Your</w:t>
      </w:r>
      <w:r w:rsidR="001626CD">
        <w:t xml:space="preserve"> N</w:t>
      </w:r>
      <w:r w:rsidRPr="00AB1781">
        <w:t>ame.</w:t>
      </w:r>
    </w:p>
    <w:p w14:paraId="03605538" w14:textId="643FFA7A" w:rsidR="00935D4B" w:rsidRPr="00AB1781" w:rsidRDefault="00935D4B" w:rsidP="00935D4B">
      <w:pPr>
        <w:pStyle w:val="EnglishHangNoCoptic"/>
      </w:pPr>
      <w:r w:rsidRPr="00AB1781">
        <w:t xml:space="preserve">14 </w:t>
      </w:r>
      <w:r w:rsidR="001040C8">
        <w:t>Your</w:t>
      </w:r>
      <w:r w:rsidR="001626CD">
        <w:t xml:space="preserve"> arm rules with power</w:t>
      </w:r>
      <w:r w:rsidRPr="00AB1781">
        <w:t>;</w:t>
      </w:r>
    </w:p>
    <w:p w14:paraId="21B1FD9E" w14:textId="36F869A8" w:rsidR="00935D4B" w:rsidRPr="00AB1781" w:rsidRDefault="00935D4B" w:rsidP="00935D4B">
      <w:pPr>
        <w:pStyle w:val="EnglishHangEndNoCoptic"/>
      </w:pPr>
      <w:r w:rsidRPr="00AB1781">
        <w:tab/>
        <w:t xml:space="preserve">let </w:t>
      </w:r>
      <w:r w:rsidR="00E570CB">
        <w:t>Your</w:t>
      </w:r>
      <w:r w:rsidRPr="00AB1781">
        <w:t xml:space="preserve"> hand be strong, </w:t>
      </w:r>
      <w:r w:rsidR="001626CD">
        <w:t xml:space="preserve">let </w:t>
      </w:r>
      <w:r w:rsidR="00E570CB">
        <w:t>Your</w:t>
      </w:r>
      <w:r w:rsidRPr="00AB1781">
        <w:t xml:space="preserve"> right hand </w:t>
      </w:r>
      <w:r w:rsidR="001626CD">
        <w:t>be exalted</w:t>
      </w:r>
      <w:r w:rsidRPr="00AB1781">
        <w:t>.</w:t>
      </w:r>
    </w:p>
    <w:p w14:paraId="445B59AF" w14:textId="75D8A6FC" w:rsidR="00935D4B" w:rsidRPr="00AB1781" w:rsidRDefault="00935D4B" w:rsidP="00935D4B">
      <w:pPr>
        <w:pStyle w:val="EnglishHangNoCoptic"/>
      </w:pPr>
      <w:r w:rsidRPr="00AB1781">
        <w:t xml:space="preserve">15 </w:t>
      </w:r>
      <w:r w:rsidR="001626CD">
        <w:t>Righteousness</w:t>
      </w:r>
      <w:r w:rsidRPr="00AB1781">
        <w:t xml:space="preserve"> and judgment </w:t>
      </w:r>
      <w:r w:rsidR="001626CD">
        <w:t>are the foundation of</w:t>
      </w:r>
      <w:r w:rsidRPr="00AB1781">
        <w:t xml:space="preserve"> </w:t>
      </w:r>
      <w:r w:rsidR="00E570CB">
        <w:t>Your</w:t>
      </w:r>
      <w:r w:rsidRPr="00AB1781">
        <w:t xml:space="preserve"> throne;</w:t>
      </w:r>
    </w:p>
    <w:p w14:paraId="7F8C6CC1" w14:textId="6B0515AF" w:rsidR="00935D4B" w:rsidRPr="00AB1781" w:rsidRDefault="00935D4B" w:rsidP="00935D4B">
      <w:pPr>
        <w:pStyle w:val="EnglishHangEndNoCoptic"/>
      </w:pPr>
      <w:r w:rsidRPr="00AB1781">
        <w:tab/>
        <w:t xml:space="preserve">mercy and truth </w:t>
      </w:r>
      <w:r w:rsidR="001626CD">
        <w:t>will go before Your presence</w:t>
      </w:r>
      <w:r w:rsidR="001626CD">
        <w:rPr>
          <w:rStyle w:val="FootnoteReference"/>
        </w:rPr>
        <w:footnoteReference w:id="482"/>
      </w:r>
      <w:r w:rsidR="001626CD">
        <w:t>.</w:t>
      </w:r>
    </w:p>
    <w:p w14:paraId="493534AE" w14:textId="06DB7BA8" w:rsidR="00935D4B" w:rsidRPr="00AB1781" w:rsidRDefault="00935D4B" w:rsidP="00935D4B">
      <w:pPr>
        <w:pStyle w:val="EnglishHangNoCoptic"/>
      </w:pPr>
      <w:r w:rsidRPr="00AB1781">
        <w:t>16 Blessed are the p</w:t>
      </w:r>
      <w:r w:rsidR="001626CD">
        <w:t>eople who know the festal shout;</w:t>
      </w:r>
    </w:p>
    <w:p w14:paraId="1932C7C3" w14:textId="3B312F21" w:rsidR="00935D4B" w:rsidRPr="00AB1781" w:rsidRDefault="00935D4B" w:rsidP="00935D4B">
      <w:pPr>
        <w:pStyle w:val="EnglishHangEndNoCoptic"/>
      </w:pPr>
      <w:r w:rsidRPr="00AB1781">
        <w:tab/>
        <w:t xml:space="preserve">They walk, O Lord, in the light of </w:t>
      </w:r>
      <w:r w:rsidR="00E570CB">
        <w:t>Your</w:t>
      </w:r>
      <w:r w:rsidRPr="00AB1781">
        <w:t xml:space="preserve"> </w:t>
      </w:r>
      <w:r w:rsidR="001626CD">
        <w:t>face</w:t>
      </w:r>
      <w:r w:rsidR="001626CD">
        <w:rPr>
          <w:rStyle w:val="FootnoteReference"/>
        </w:rPr>
        <w:footnoteReference w:id="483"/>
      </w:r>
      <w:r w:rsidR="001626CD">
        <w:t>,</w:t>
      </w:r>
    </w:p>
    <w:p w14:paraId="4C26416E" w14:textId="5E050091" w:rsidR="00935D4B" w:rsidRPr="00AB1781" w:rsidRDefault="00935D4B" w:rsidP="00935D4B">
      <w:pPr>
        <w:pStyle w:val="EnglishHangNoCoptic"/>
      </w:pPr>
      <w:r w:rsidRPr="00AB1781">
        <w:t xml:space="preserve">17 </w:t>
      </w:r>
      <w:r w:rsidR="001626CD">
        <w:t>and t</w:t>
      </w:r>
      <w:r w:rsidRPr="00AB1781">
        <w:t xml:space="preserve">hey </w:t>
      </w:r>
      <w:r w:rsidR="001626CD">
        <w:t>will rejoice</w:t>
      </w:r>
      <w:r w:rsidRPr="00AB1781">
        <w:t xml:space="preserve"> in </w:t>
      </w:r>
      <w:r w:rsidR="00E570CB">
        <w:t>Your</w:t>
      </w:r>
      <w:r w:rsidR="001626CD">
        <w:t xml:space="preserve"> N</w:t>
      </w:r>
      <w:r w:rsidRPr="00AB1781">
        <w:t>ame all day long,</w:t>
      </w:r>
    </w:p>
    <w:p w14:paraId="72A8FEA3" w14:textId="206EE39D" w:rsidR="00935D4B" w:rsidRPr="00AB1781" w:rsidRDefault="00935D4B" w:rsidP="00935D4B">
      <w:pPr>
        <w:pStyle w:val="EnglishHangEndNoCoptic"/>
      </w:pPr>
      <w:r w:rsidRPr="00AB1781">
        <w:tab/>
        <w:t xml:space="preserve">and </w:t>
      </w:r>
      <w:r w:rsidR="001626CD">
        <w:t xml:space="preserve">they will be exalted </w:t>
      </w:r>
      <w:r w:rsidRPr="00AB1781">
        <w:t xml:space="preserve">in </w:t>
      </w:r>
      <w:r w:rsidR="00E570CB">
        <w:t>Your</w:t>
      </w:r>
      <w:r w:rsidRPr="00AB1781">
        <w:t xml:space="preserve"> righteousness.</w:t>
      </w:r>
    </w:p>
    <w:p w14:paraId="583D9FB6" w14:textId="496210B5" w:rsidR="00935D4B" w:rsidRPr="00AB1781" w:rsidRDefault="00935D4B" w:rsidP="00935D4B">
      <w:pPr>
        <w:pStyle w:val="EnglishHangNoCoptic"/>
      </w:pPr>
      <w:r w:rsidRPr="00AB1781">
        <w:t xml:space="preserve">18 For </w:t>
      </w:r>
      <w:r w:rsidR="001040C8">
        <w:t>You</w:t>
      </w:r>
      <w:r w:rsidRPr="00AB1781">
        <w:t xml:space="preserve"> </w:t>
      </w:r>
      <w:r w:rsidR="00004BA4" w:rsidRPr="00AB1781">
        <w:t>are</w:t>
      </w:r>
      <w:r w:rsidRPr="00AB1781">
        <w:t xml:space="preserve"> the </w:t>
      </w:r>
      <w:r w:rsidR="00B5373A">
        <w:t>boast</w:t>
      </w:r>
      <w:r w:rsidRPr="00AB1781">
        <w:t xml:space="preserve"> of their </w:t>
      </w:r>
      <w:r w:rsidR="00B5373A">
        <w:t>power,</w:t>
      </w:r>
    </w:p>
    <w:p w14:paraId="4F24E38E" w14:textId="4CBA09C2" w:rsidR="00935D4B" w:rsidRPr="00AB1781" w:rsidRDefault="00935D4B" w:rsidP="00935D4B">
      <w:pPr>
        <w:pStyle w:val="EnglishHangEndNoCoptic"/>
      </w:pPr>
      <w:r w:rsidRPr="00AB1781">
        <w:tab/>
        <w:t xml:space="preserve">and </w:t>
      </w:r>
      <w:r w:rsidR="00B5373A">
        <w:t>our horn will be exalted</w:t>
      </w:r>
      <w:r w:rsidR="00B5373A">
        <w:rPr>
          <w:rStyle w:val="FootnoteReference"/>
        </w:rPr>
        <w:footnoteReference w:id="484"/>
      </w:r>
      <w:r w:rsidR="00B5373A">
        <w:t xml:space="preserve"> in Your good pleasure.</w:t>
      </w:r>
    </w:p>
    <w:p w14:paraId="553AA1A4" w14:textId="17030E72" w:rsidR="00935D4B" w:rsidRPr="00AB1781" w:rsidRDefault="00935D4B" w:rsidP="00935D4B">
      <w:pPr>
        <w:pStyle w:val="EnglishHangNoCoptic"/>
      </w:pPr>
      <w:r w:rsidRPr="00AB1781">
        <w:t xml:space="preserve">19 For our protection </w:t>
      </w:r>
      <w:r w:rsidR="00B5373A">
        <w:t>is from</w:t>
      </w:r>
      <w:r w:rsidRPr="00AB1781">
        <w:t xml:space="preserve"> the Lord,</w:t>
      </w:r>
    </w:p>
    <w:p w14:paraId="4557EF5D" w14:textId="1ED9CB9D" w:rsidR="00935D4B" w:rsidRPr="00AB1781" w:rsidRDefault="00935D4B" w:rsidP="00935D4B">
      <w:pPr>
        <w:pStyle w:val="EnglishHangEndNoCoptic"/>
      </w:pPr>
      <w:r w:rsidRPr="00AB1781">
        <w:tab/>
        <w:t xml:space="preserve">and </w:t>
      </w:r>
      <w:r w:rsidR="00B5373A">
        <w:t>from</w:t>
      </w:r>
      <w:r w:rsidRPr="00AB1781">
        <w:t xml:space="preserve"> the Holy One of Israel</w:t>
      </w:r>
      <w:r w:rsidR="00B5373A">
        <w:t>, our King</w:t>
      </w:r>
      <w:r w:rsidRPr="00AB1781">
        <w:t>.</w:t>
      </w:r>
    </w:p>
    <w:p w14:paraId="59869402" w14:textId="3952A3B4" w:rsidR="00935D4B" w:rsidRPr="00AB1781" w:rsidRDefault="00935D4B" w:rsidP="00935D4B">
      <w:pPr>
        <w:pStyle w:val="EnglishHangNoCoptic"/>
      </w:pPr>
      <w:r w:rsidRPr="00AB1781">
        <w:t xml:space="preserve">20 </w:t>
      </w:r>
      <w:r w:rsidR="00B5373A">
        <w:t>Then</w:t>
      </w:r>
      <w:r w:rsidRPr="00AB1781">
        <w:t xml:space="preserve"> </w:t>
      </w:r>
      <w:r w:rsidR="001040C8">
        <w:t>You</w:t>
      </w:r>
      <w:r w:rsidR="00B5373A">
        <w:t xml:space="preserve"> spoke to Your saints</w:t>
      </w:r>
      <w:r w:rsidRPr="00AB1781">
        <w:t xml:space="preserve"> in a vision</w:t>
      </w:r>
      <w:r w:rsidRPr="00AB1781">
        <w:rPr>
          <w:rStyle w:val="FootnoteReference"/>
        </w:rPr>
        <w:footnoteReference w:id="485"/>
      </w:r>
    </w:p>
    <w:p w14:paraId="1AE8E6AC" w14:textId="61CD51C2" w:rsidR="00935D4B" w:rsidRPr="00AB1781" w:rsidRDefault="00B5373A" w:rsidP="00935D4B">
      <w:pPr>
        <w:pStyle w:val="EnglishHangNoCoptic"/>
      </w:pPr>
      <w:r>
        <w:tab/>
        <w:t>and say, “</w:t>
      </w:r>
      <w:r w:rsidR="00935D4B" w:rsidRPr="00AB1781">
        <w:t xml:space="preserve">I have laid help upon a </w:t>
      </w:r>
      <w:r>
        <w:t>mighty one</w:t>
      </w:r>
      <w:r w:rsidR="00935D4B" w:rsidRPr="00AB1781">
        <w:t>;</w:t>
      </w:r>
    </w:p>
    <w:p w14:paraId="73E61512" w14:textId="77777777" w:rsidR="00935D4B" w:rsidRPr="00AB1781" w:rsidRDefault="00935D4B" w:rsidP="00935D4B">
      <w:pPr>
        <w:pStyle w:val="EnglishHangEndNoCoptic"/>
      </w:pPr>
      <w:r w:rsidRPr="00AB1781">
        <w:tab/>
        <w:t>I have exalted one chosen from My people.</w:t>
      </w:r>
    </w:p>
    <w:p w14:paraId="5CC34368" w14:textId="77777777" w:rsidR="00935D4B" w:rsidRPr="00AB1781" w:rsidRDefault="00935D4B" w:rsidP="00935D4B">
      <w:pPr>
        <w:pStyle w:val="EnglishHangNoCoptic"/>
      </w:pPr>
      <w:r w:rsidRPr="00AB1781">
        <w:t>21 I have found David, My servant;</w:t>
      </w:r>
    </w:p>
    <w:p w14:paraId="49FDCDF7" w14:textId="1AF30E04" w:rsidR="00935D4B" w:rsidRPr="00AB1781" w:rsidRDefault="00935D4B" w:rsidP="00935D4B">
      <w:pPr>
        <w:pStyle w:val="EnglishHangEndNoCoptic"/>
      </w:pPr>
      <w:r w:rsidRPr="00AB1781">
        <w:tab/>
        <w:t>I have anointed him</w:t>
      </w:r>
      <w:r w:rsidR="00B5373A">
        <w:t xml:space="preserve"> </w:t>
      </w:r>
      <w:r w:rsidR="00B5373A" w:rsidRPr="00AB1781">
        <w:t>with My holy oil</w:t>
      </w:r>
      <w:r w:rsidRPr="00AB1781">
        <w:t>.</w:t>
      </w:r>
    </w:p>
    <w:p w14:paraId="28D346C3" w14:textId="77777777" w:rsidR="00935D4B" w:rsidRPr="00AB1781" w:rsidRDefault="00935D4B" w:rsidP="00935D4B">
      <w:pPr>
        <w:pStyle w:val="EnglishHangNoCoptic"/>
      </w:pPr>
      <w:r w:rsidRPr="00AB1781">
        <w:lastRenderedPageBreak/>
        <w:t>22 For My hand will support him,</w:t>
      </w:r>
    </w:p>
    <w:p w14:paraId="4C4E6C00" w14:textId="77777777" w:rsidR="00935D4B" w:rsidRPr="00AB1781" w:rsidRDefault="00935D4B" w:rsidP="00935D4B">
      <w:pPr>
        <w:pStyle w:val="EnglishHangEndNoCoptic"/>
      </w:pPr>
      <w:r w:rsidRPr="00AB1781">
        <w:tab/>
        <w:t>and My arm will strengthen him.</w:t>
      </w:r>
    </w:p>
    <w:p w14:paraId="77920893" w14:textId="77777777" w:rsidR="00935D4B" w:rsidRPr="00AB1781" w:rsidRDefault="00935D4B" w:rsidP="00935D4B">
      <w:pPr>
        <w:pStyle w:val="EnglishHangNoCoptic"/>
      </w:pPr>
      <w:r w:rsidRPr="00AB1781">
        <w:t>23 The enemy will not get the better of him,</w:t>
      </w:r>
    </w:p>
    <w:p w14:paraId="385FE1AB" w14:textId="67CA1E16" w:rsidR="00935D4B" w:rsidRPr="00AB1781" w:rsidRDefault="00935D4B" w:rsidP="00935D4B">
      <w:pPr>
        <w:pStyle w:val="EnglishHangEndNoCoptic"/>
      </w:pPr>
      <w:r w:rsidRPr="00AB1781">
        <w:tab/>
        <w:t xml:space="preserve">and the son of </w:t>
      </w:r>
      <w:r w:rsidR="00962B09">
        <w:t>iniquity</w:t>
      </w:r>
      <w:r w:rsidR="00962B09">
        <w:rPr>
          <w:rStyle w:val="FootnoteReference"/>
        </w:rPr>
        <w:footnoteReference w:id="486"/>
      </w:r>
      <w:r w:rsidRPr="00AB1781">
        <w:t xml:space="preserve"> will do him no harm.</w:t>
      </w:r>
    </w:p>
    <w:p w14:paraId="5161371C" w14:textId="77777777" w:rsidR="00935D4B" w:rsidRPr="00AB1781" w:rsidRDefault="00935D4B" w:rsidP="00935D4B">
      <w:pPr>
        <w:pStyle w:val="EnglishHangNoCoptic"/>
      </w:pPr>
      <w:r w:rsidRPr="00AB1781">
        <w:t>24 And I will cut down his enemies before his face,</w:t>
      </w:r>
    </w:p>
    <w:p w14:paraId="198C0CC8" w14:textId="77777777" w:rsidR="00935D4B" w:rsidRPr="00AB1781" w:rsidRDefault="00935D4B" w:rsidP="00935D4B">
      <w:pPr>
        <w:pStyle w:val="EnglishHangEndNoCoptic"/>
      </w:pPr>
      <w:r w:rsidRPr="00AB1781">
        <w:tab/>
        <w:t>and rout those who hate him.</w:t>
      </w:r>
    </w:p>
    <w:p w14:paraId="2CD325CE" w14:textId="5FF01A5A" w:rsidR="00935D4B" w:rsidRPr="00AB1781" w:rsidRDefault="00935D4B" w:rsidP="00935D4B">
      <w:pPr>
        <w:pStyle w:val="EnglishHangNoCoptic"/>
      </w:pPr>
      <w:r w:rsidRPr="00AB1781">
        <w:t>25 My truth</w:t>
      </w:r>
      <w:r w:rsidR="00D72FDC">
        <w:rPr>
          <w:rStyle w:val="FootnoteReference"/>
        </w:rPr>
        <w:footnoteReference w:id="487"/>
      </w:r>
      <w:r w:rsidRPr="00AB1781">
        <w:t xml:space="preserve"> and My mercy shall be with him,</w:t>
      </w:r>
    </w:p>
    <w:p w14:paraId="3B5E1ED0" w14:textId="5C8E7B4E" w:rsidR="00935D4B" w:rsidRPr="00AB1781" w:rsidRDefault="00B5373A" w:rsidP="00935D4B">
      <w:pPr>
        <w:pStyle w:val="EnglishHangEndNoCoptic"/>
      </w:pPr>
      <w:r>
        <w:tab/>
        <w:t>and in My N</w:t>
      </w:r>
      <w:r w:rsidR="00935D4B" w:rsidRPr="00AB1781">
        <w:t xml:space="preserve">ame </w:t>
      </w:r>
      <w:r w:rsidR="00962B09">
        <w:t>he will be raised to power</w:t>
      </w:r>
      <w:r>
        <w:rPr>
          <w:rStyle w:val="FootnoteReference"/>
        </w:rPr>
        <w:footnoteReference w:id="488"/>
      </w:r>
      <w:r w:rsidR="00935D4B" w:rsidRPr="00AB1781">
        <w:t>.</w:t>
      </w:r>
    </w:p>
    <w:p w14:paraId="24D0D646" w14:textId="37F42D31" w:rsidR="00935D4B" w:rsidRPr="00AB1781" w:rsidRDefault="00935D4B" w:rsidP="00935D4B">
      <w:pPr>
        <w:pStyle w:val="EnglishHangNoCoptic"/>
      </w:pPr>
      <w:r w:rsidRPr="00AB1781">
        <w:t xml:space="preserve">26 I will </w:t>
      </w:r>
      <w:r w:rsidR="00B5373A">
        <w:t>set his hand in the sea</w:t>
      </w:r>
      <w:r w:rsidR="00B5373A">
        <w:rPr>
          <w:rStyle w:val="FootnoteReference"/>
        </w:rPr>
        <w:footnoteReference w:id="489"/>
      </w:r>
      <w:r w:rsidRPr="00AB1781">
        <w:t>,</w:t>
      </w:r>
    </w:p>
    <w:p w14:paraId="7AB9048E" w14:textId="01DDE057" w:rsidR="00935D4B" w:rsidRPr="00AB1781" w:rsidRDefault="00B5373A" w:rsidP="00935D4B">
      <w:pPr>
        <w:pStyle w:val="EnglishHangEndNoCoptic"/>
      </w:pPr>
      <w:r>
        <w:tab/>
        <w:t>and his right hand in</w:t>
      </w:r>
      <w:r w:rsidR="00935D4B" w:rsidRPr="00AB1781">
        <w:t xml:space="preserve"> the rivers.</w:t>
      </w:r>
    </w:p>
    <w:p w14:paraId="26F0C694" w14:textId="6C614941" w:rsidR="00935D4B" w:rsidRPr="00AB1781" w:rsidRDefault="00B5373A" w:rsidP="00935D4B">
      <w:pPr>
        <w:pStyle w:val="EnglishHangNoCoptic"/>
      </w:pPr>
      <w:r>
        <w:t>27 He will call on Me,</w:t>
      </w:r>
      <w:r w:rsidR="00962B09">
        <w:t xml:space="preserve"> “</w:t>
      </w:r>
      <w:r w:rsidR="001040C8">
        <w:t>You</w:t>
      </w:r>
      <w:r w:rsidR="00935D4B" w:rsidRPr="00AB1781">
        <w:t xml:space="preserve"> </w:t>
      </w:r>
      <w:r w:rsidR="00004BA4" w:rsidRPr="00AB1781">
        <w:t>are</w:t>
      </w:r>
      <w:r w:rsidR="00935D4B" w:rsidRPr="00AB1781">
        <w:t xml:space="preserve"> my Father,</w:t>
      </w:r>
    </w:p>
    <w:p w14:paraId="7DFEF381" w14:textId="5EC47C5B" w:rsidR="00935D4B" w:rsidRPr="00AB1781" w:rsidRDefault="00935D4B" w:rsidP="00935D4B">
      <w:pPr>
        <w:pStyle w:val="EnglishHangEndNoCoptic"/>
      </w:pPr>
      <w:r w:rsidRPr="00AB1781">
        <w:tab/>
        <w:t xml:space="preserve">my God, </w:t>
      </w:r>
      <w:r w:rsidR="00B5373A">
        <w:t>and the support of my salvation!</w:t>
      </w:r>
      <w:r w:rsidR="00962B09">
        <w:t>”</w:t>
      </w:r>
    </w:p>
    <w:p w14:paraId="38D0909A" w14:textId="77777777" w:rsidR="00935D4B" w:rsidRPr="00AB1781" w:rsidRDefault="00935D4B" w:rsidP="00935D4B">
      <w:pPr>
        <w:pStyle w:val="EnglishHangNoCoptic"/>
      </w:pPr>
      <w:r w:rsidRPr="00AB1781">
        <w:t>28 And I will make him My firstborn,</w:t>
      </w:r>
      <w:r w:rsidRPr="00AB1781">
        <w:rPr>
          <w:rStyle w:val="FootnoteReference"/>
        </w:rPr>
        <w:footnoteReference w:id="490"/>
      </w:r>
    </w:p>
    <w:p w14:paraId="34483DC9" w14:textId="77777777" w:rsidR="00935D4B" w:rsidRPr="00AB1781" w:rsidRDefault="00935D4B" w:rsidP="00935D4B">
      <w:pPr>
        <w:pStyle w:val="EnglishHangEndNoCoptic"/>
      </w:pPr>
      <w:r w:rsidRPr="00AB1781">
        <w:tab/>
        <w:t>high above the kings of the earth.</w:t>
      </w:r>
    </w:p>
    <w:p w14:paraId="527719B1" w14:textId="4122B89F" w:rsidR="00935D4B" w:rsidRPr="00AB1781" w:rsidRDefault="00935D4B" w:rsidP="00935D4B">
      <w:pPr>
        <w:pStyle w:val="EnglishHangNoCoptic"/>
      </w:pPr>
      <w:r w:rsidRPr="00AB1781">
        <w:t xml:space="preserve">29 I will </w:t>
      </w:r>
      <w:r w:rsidR="00B5373A">
        <w:t>keep</w:t>
      </w:r>
      <w:r w:rsidRPr="00AB1781">
        <w:t xml:space="preserve"> My </w:t>
      </w:r>
      <w:r w:rsidR="00B5373A">
        <w:t>mercy</w:t>
      </w:r>
      <w:r w:rsidRPr="00AB1781">
        <w:t xml:space="preserve"> for him </w:t>
      </w:r>
      <w:r w:rsidR="00A8396B">
        <w:t>forever</w:t>
      </w:r>
      <w:r w:rsidRPr="00AB1781">
        <w:t>,</w:t>
      </w:r>
    </w:p>
    <w:p w14:paraId="3E2174B1" w14:textId="77777777" w:rsidR="00935D4B" w:rsidRPr="00935D4B" w:rsidRDefault="00935D4B" w:rsidP="00935D4B">
      <w:pPr>
        <w:pStyle w:val="EnglishHangEndNoCoptic"/>
      </w:pPr>
      <w:r w:rsidRPr="00AB1781">
        <w:tab/>
        <w:t>and My covenant will stand firm with him.</w:t>
      </w:r>
    </w:p>
    <w:p w14:paraId="24867887" w14:textId="5C02D06F" w:rsidR="00935D4B" w:rsidRPr="00AB1781" w:rsidRDefault="00935D4B" w:rsidP="00935D4B">
      <w:pPr>
        <w:pStyle w:val="EnglishHangNoCoptic"/>
      </w:pPr>
      <w:r w:rsidRPr="00AB1781">
        <w:t xml:space="preserve">30 And I will </w:t>
      </w:r>
      <w:r w:rsidR="00962B09">
        <w:t>establish</w:t>
      </w:r>
      <w:r w:rsidRPr="00AB1781">
        <w:t xml:space="preserve"> his </w:t>
      </w:r>
      <w:r w:rsidR="00B5373A">
        <w:t>seed</w:t>
      </w:r>
      <w:r w:rsidR="00962B09">
        <w:rPr>
          <w:rStyle w:val="FootnoteReference"/>
        </w:rPr>
        <w:footnoteReference w:id="491"/>
      </w:r>
      <w:r w:rsidRPr="00AB1781">
        <w:t xml:space="preserve"> </w:t>
      </w:r>
      <w:r w:rsidR="00B5373A">
        <w:t>unto the ages of ages</w:t>
      </w:r>
    </w:p>
    <w:p w14:paraId="55CA9ECB" w14:textId="77777777" w:rsidR="00935D4B" w:rsidRPr="00AB1781" w:rsidRDefault="00935D4B" w:rsidP="00935D4B">
      <w:pPr>
        <w:pStyle w:val="EnglishHangEndNoCoptic"/>
      </w:pPr>
      <w:r w:rsidRPr="00AB1781">
        <w:tab/>
        <w:t>and his throne as the days of heaven.</w:t>
      </w:r>
    </w:p>
    <w:p w14:paraId="593AC416" w14:textId="77777777" w:rsidR="00935D4B" w:rsidRPr="00AB1781" w:rsidRDefault="00935D4B" w:rsidP="00935D4B">
      <w:pPr>
        <w:pStyle w:val="EnglishHangNoCoptic"/>
      </w:pPr>
      <w:r w:rsidRPr="00AB1781">
        <w:t>31 If his sons forsake My law</w:t>
      </w:r>
    </w:p>
    <w:p w14:paraId="3E8160E0" w14:textId="77777777" w:rsidR="00935D4B" w:rsidRPr="00AB1781" w:rsidRDefault="00935D4B" w:rsidP="00935D4B">
      <w:pPr>
        <w:pStyle w:val="EnglishHangEndNoCoptic"/>
      </w:pPr>
      <w:r w:rsidRPr="00AB1781">
        <w:tab/>
        <w:t>and do not walk by My judgments,</w:t>
      </w:r>
    </w:p>
    <w:p w14:paraId="046E45E6" w14:textId="04905593" w:rsidR="00935D4B" w:rsidRPr="00AB1781" w:rsidRDefault="00935D4B" w:rsidP="00935D4B">
      <w:pPr>
        <w:pStyle w:val="EnglishHangNoCoptic"/>
      </w:pPr>
      <w:r w:rsidRPr="00AB1781">
        <w:t xml:space="preserve">32 if they profane My </w:t>
      </w:r>
      <w:r w:rsidR="00B5373A">
        <w:t>statutes</w:t>
      </w:r>
    </w:p>
    <w:p w14:paraId="157C37D6" w14:textId="77777777" w:rsidR="00935D4B" w:rsidRPr="00AB1781" w:rsidRDefault="00935D4B" w:rsidP="00935D4B">
      <w:pPr>
        <w:pStyle w:val="EnglishHangEndNoCoptic"/>
      </w:pPr>
      <w:r w:rsidRPr="00AB1781">
        <w:tab/>
        <w:t>and do not keep My commandments,</w:t>
      </w:r>
    </w:p>
    <w:p w14:paraId="5976D7D2" w14:textId="6FE3E8F5" w:rsidR="00935D4B" w:rsidRPr="00AB1781" w:rsidRDefault="00935D4B" w:rsidP="00935D4B">
      <w:pPr>
        <w:pStyle w:val="EnglishHangNoCoptic"/>
      </w:pPr>
      <w:r w:rsidRPr="00AB1781">
        <w:t xml:space="preserve">33 I will visit their </w:t>
      </w:r>
      <w:r w:rsidR="00B5373A">
        <w:t>transgressions</w:t>
      </w:r>
      <w:r w:rsidRPr="00AB1781">
        <w:t xml:space="preserve"> with </w:t>
      </w:r>
      <w:r w:rsidR="00B5373A">
        <w:t>a</w:t>
      </w:r>
      <w:r w:rsidRPr="00AB1781">
        <w:t xml:space="preserve"> rod,</w:t>
      </w:r>
    </w:p>
    <w:p w14:paraId="3F426D47" w14:textId="12E78923" w:rsidR="00935D4B" w:rsidRPr="00AB1781" w:rsidRDefault="00935D4B" w:rsidP="00935D4B">
      <w:pPr>
        <w:pStyle w:val="EnglishHangEndNoCoptic"/>
      </w:pPr>
      <w:r w:rsidRPr="00AB1781">
        <w:tab/>
        <w:t xml:space="preserve">and their </w:t>
      </w:r>
      <w:r w:rsidR="00B5373A">
        <w:t>sins</w:t>
      </w:r>
      <w:r w:rsidRPr="00AB1781">
        <w:t xml:space="preserve"> with scourge</w:t>
      </w:r>
      <w:r w:rsidR="00B5373A">
        <w:t>s;</w:t>
      </w:r>
    </w:p>
    <w:p w14:paraId="72671C66" w14:textId="07952BE6" w:rsidR="00935D4B" w:rsidRPr="00AB1781" w:rsidRDefault="00935D4B" w:rsidP="00935D4B">
      <w:pPr>
        <w:pStyle w:val="EnglishHangNoCoptic"/>
      </w:pPr>
      <w:r w:rsidRPr="00AB1781">
        <w:t xml:space="preserve">34 Yet I will not </w:t>
      </w:r>
      <w:r w:rsidR="00B5373A">
        <w:t>turn away</w:t>
      </w:r>
      <w:r w:rsidRPr="00AB1781">
        <w:t xml:space="preserve"> My mercy from </w:t>
      </w:r>
      <w:r w:rsidR="00B5373A">
        <w:t>him</w:t>
      </w:r>
      <w:r w:rsidRPr="00AB1781">
        <w:t>,</w:t>
      </w:r>
    </w:p>
    <w:p w14:paraId="78B96C90" w14:textId="62CA658D" w:rsidR="00935D4B" w:rsidRPr="00AB1781" w:rsidRDefault="003F75FD" w:rsidP="00935D4B">
      <w:pPr>
        <w:pStyle w:val="EnglishHangEndNoCoptic"/>
      </w:pPr>
      <w:r>
        <w:tab/>
        <w:t xml:space="preserve">nor act unjustly </w:t>
      </w:r>
      <w:r w:rsidR="00B5373A">
        <w:t>with My tru</w:t>
      </w:r>
      <w:r w:rsidR="00935D4B" w:rsidRPr="00AB1781">
        <w:t>th</w:t>
      </w:r>
      <w:r w:rsidR="00B5373A">
        <w:t>,</w:t>
      </w:r>
      <w:r w:rsidR="00935D4B" w:rsidRPr="00AB1781">
        <w:rPr>
          <w:rStyle w:val="FootnoteReference"/>
        </w:rPr>
        <w:footnoteReference w:id="492"/>
      </w:r>
    </w:p>
    <w:p w14:paraId="7C86C5B9" w14:textId="5E84C10C" w:rsidR="00935D4B" w:rsidRPr="00AB1781" w:rsidRDefault="00935D4B" w:rsidP="00935D4B">
      <w:pPr>
        <w:pStyle w:val="EnglishHangNoCoptic"/>
      </w:pPr>
      <w:r w:rsidRPr="00AB1781">
        <w:t xml:space="preserve">35 </w:t>
      </w:r>
      <w:r w:rsidR="003F75FD">
        <w:t>n</w:t>
      </w:r>
      <w:r w:rsidR="00B5373A">
        <w:t>or will I</w:t>
      </w:r>
      <w:r w:rsidRPr="00AB1781">
        <w:t xml:space="preserve"> </w:t>
      </w:r>
      <w:r w:rsidR="00B5373A">
        <w:t>violate</w:t>
      </w:r>
      <w:r w:rsidRPr="00AB1781">
        <w:t xml:space="preserve"> My covenant,</w:t>
      </w:r>
    </w:p>
    <w:p w14:paraId="595C3C52" w14:textId="12ECD7B7" w:rsidR="00935D4B" w:rsidRPr="00AB1781" w:rsidRDefault="00935D4B" w:rsidP="00935D4B">
      <w:pPr>
        <w:pStyle w:val="EnglishHangEndNoCoptic"/>
      </w:pPr>
      <w:r w:rsidRPr="00AB1781">
        <w:tab/>
      </w:r>
      <w:r w:rsidR="00B5373A">
        <w:t>or</w:t>
      </w:r>
      <w:r w:rsidRPr="00AB1781">
        <w:t xml:space="preserve"> </w:t>
      </w:r>
      <w:r w:rsidR="00B5373A">
        <w:t>set aside</w:t>
      </w:r>
      <w:r w:rsidRPr="00AB1781">
        <w:t xml:space="preserve"> </w:t>
      </w:r>
      <w:r w:rsidR="00B5373A">
        <w:t>the things that have proceeded</w:t>
      </w:r>
      <w:r w:rsidRPr="00AB1781">
        <w:t xml:space="preserve"> from My lips.</w:t>
      </w:r>
    </w:p>
    <w:p w14:paraId="42830834" w14:textId="33A951AB" w:rsidR="00935D4B" w:rsidRPr="00AB1781" w:rsidRDefault="00935D4B" w:rsidP="00935D4B">
      <w:pPr>
        <w:pStyle w:val="EnglishHangNoCoptic"/>
      </w:pPr>
      <w:r w:rsidRPr="00AB1781">
        <w:lastRenderedPageBreak/>
        <w:t xml:space="preserve">36 Once for all I </w:t>
      </w:r>
      <w:r w:rsidR="003F75FD">
        <w:t>have sworn</w:t>
      </w:r>
      <w:r w:rsidRPr="00AB1781">
        <w:t xml:space="preserve"> by My holiness</w:t>
      </w:r>
      <w:r w:rsidR="00B5373A">
        <w:rPr>
          <w:rStyle w:val="FootnoteReference"/>
        </w:rPr>
        <w:footnoteReference w:id="493"/>
      </w:r>
      <w:r w:rsidR="00B5373A">
        <w:t>,</w:t>
      </w:r>
    </w:p>
    <w:p w14:paraId="37DE9ABE" w14:textId="08350C84" w:rsidR="00935D4B" w:rsidRPr="00AB1781" w:rsidRDefault="00935D4B" w:rsidP="00935D4B">
      <w:pPr>
        <w:pStyle w:val="EnglishHangEndNoCoptic"/>
      </w:pPr>
      <w:r w:rsidRPr="00AB1781">
        <w:tab/>
      </w:r>
      <w:r w:rsidR="00B5373A">
        <w:t>that I will not lie to David:</w:t>
      </w:r>
    </w:p>
    <w:p w14:paraId="71E33B6B" w14:textId="761595F1" w:rsidR="00935D4B" w:rsidRPr="00AB1781" w:rsidRDefault="00935D4B" w:rsidP="00935D4B">
      <w:pPr>
        <w:pStyle w:val="EnglishHangNoCoptic"/>
      </w:pPr>
      <w:r w:rsidRPr="00AB1781">
        <w:t xml:space="preserve">37 His </w:t>
      </w:r>
      <w:r w:rsidR="00B5373A">
        <w:t>seed</w:t>
      </w:r>
      <w:r w:rsidRPr="00AB1781">
        <w:t xml:space="preserve"> will </w:t>
      </w:r>
      <w:r w:rsidR="00B5373A">
        <w:t>remain</w:t>
      </w:r>
      <w:r w:rsidRPr="00AB1781">
        <w:t xml:space="preserve"> </w:t>
      </w:r>
      <w:r w:rsidR="00A8396B">
        <w:t>forever</w:t>
      </w:r>
      <w:r w:rsidRPr="00AB1781">
        <w:t>,</w:t>
      </w:r>
    </w:p>
    <w:p w14:paraId="356B7441" w14:textId="4E859E4E" w:rsidR="00935D4B" w:rsidRPr="00AB1781" w:rsidRDefault="00935D4B" w:rsidP="00935D4B">
      <w:pPr>
        <w:pStyle w:val="EnglishHangEndNoCoptic"/>
      </w:pPr>
      <w:r w:rsidRPr="00AB1781">
        <w:tab/>
        <w:t xml:space="preserve">and his throne as </w:t>
      </w:r>
      <w:r w:rsidR="00B5373A">
        <w:t>[</w:t>
      </w:r>
      <w:r w:rsidRPr="00AB1781">
        <w:t>long as</w:t>
      </w:r>
      <w:r w:rsidR="00B5373A">
        <w:t>]</w:t>
      </w:r>
      <w:r w:rsidRPr="00AB1781">
        <w:t xml:space="preserve"> the sun before Me,</w:t>
      </w:r>
    </w:p>
    <w:p w14:paraId="7657A92B" w14:textId="18F59B0D" w:rsidR="00935D4B" w:rsidRPr="00AB1781" w:rsidRDefault="00935D4B" w:rsidP="00935D4B">
      <w:pPr>
        <w:pStyle w:val="EnglishHangNoCoptic"/>
      </w:pPr>
      <w:r w:rsidRPr="00AB1781">
        <w:t xml:space="preserve">38 </w:t>
      </w:r>
      <w:r w:rsidR="00B5373A">
        <w:t xml:space="preserve">and </w:t>
      </w:r>
      <w:r w:rsidRPr="00AB1781">
        <w:t>like the moon</w:t>
      </w:r>
      <w:r w:rsidR="00B5373A">
        <w:t>,</w:t>
      </w:r>
      <w:r w:rsidRPr="00AB1781">
        <w:t xml:space="preserve"> </w:t>
      </w:r>
      <w:r w:rsidR="00B5373A">
        <w:t>established</w:t>
      </w:r>
      <w:r w:rsidRPr="00AB1781">
        <w:t xml:space="preserve"> </w:t>
      </w:r>
      <w:r w:rsidR="00A8396B">
        <w:t>forever</w:t>
      </w:r>
      <w:r w:rsidRPr="00AB1781">
        <w:t>,</w:t>
      </w:r>
    </w:p>
    <w:p w14:paraId="1C01C25F" w14:textId="1C1164D8" w:rsidR="00935D4B" w:rsidRPr="00AB1781" w:rsidRDefault="00935D4B" w:rsidP="00935D4B">
      <w:pPr>
        <w:pStyle w:val="EnglishHangEndNoCoptic"/>
      </w:pPr>
      <w:r w:rsidRPr="00AB1781">
        <w:tab/>
        <w:t>like the faithful witness in heaven.</w:t>
      </w:r>
      <w:r w:rsidR="00B5373A">
        <w:t>”</w:t>
      </w:r>
      <w:r w:rsidRPr="00AB1781">
        <w:rPr>
          <w:rStyle w:val="FootnoteReference"/>
        </w:rPr>
        <w:footnoteReference w:id="494"/>
      </w:r>
      <w:r w:rsidRPr="00AB1781">
        <w:t xml:space="preserve"> </w:t>
      </w:r>
      <w:r w:rsidRPr="00AB1781">
        <w:rPr>
          <w:i/>
        </w:rPr>
        <w:t>(Pause)</w:t>
      </w:r>
    </w:p>
    <w:p w14:paraId="0A8A71C9" w14:textId="01AEED55" w:rsidR="00935D4B" w:rsidRPr="00AB1781" w:rsidRDefault="00935D4B" w:rsidP="00935D4B">
      <w:pPr>
        <w:pStyle w:val="EnglishHangNoCoptic"/>
      </w:pPr>
      <w:r w:rsidRPr="00AB1781">
        <w:t xml:space="preserve">39 But </w:t>
      </w:r>
      <w:r w:rsidR="001040C8">
        <w:t>You</w:t>
      </w:r>
      <w:r w:rsidRPr="00AB1781">
        <w:t xml:space="preserve"> </w:t>
      </w:r>
      <w:r w:rsidR="003F75FD">
        <w:t xml:space="preserve">have </w:t>
      </w:r>
      <w:r w:rsidRPr="00AB1781">
        <w:t xml:space="preserve">spurned </w:t>
      </w:r>
      <w:r w:rsidR="00B5373A">
        <w:t>and rejected</w:t>
      </w:r>
      <w:r w:rsidRPr="00AB1781">
        <w:t>;</w:t>
      </w:r>
    </w:p>
    <w:p w14:paraId="7C3BD321" w14:textId="0596AABC" w:rsidR="00935D4B" w:rsidRPr="00AB1781" w:rsidRDefault="00935D4B" w:rsidP="00935D4B">
      <w:pPr>
        <w:pStyle w:val="EnglishHangEndNoCoptic"/>
      </w:pPr>
      <w:r w:rsidRPr="00AB1781">
        <w:tab/>
      </w:r>
      <w:r w:rsidR="001040C8">
        <w:t>You</w:t>
      </w:r>
      <w:r w:rsidRPr="00AB1781">
        <w:t xml:space="preserve"> </w:t>
      </w:r>
      <w:r w:rsidR="003F75FD">
        <w:t>have rejected</w:t>
      </w:r>
      <w:r w:rsidRPr="00AB1781">
        <w:t xml:space="preserve"> </w:t>
      </w:r>
      <w:r w:rsidR="00E570CB">
        <w:t>Your</w:t>
      </w:r>
      <w:r w:rsidRPr="00AB1781">
        <w:t xml:space="preserve"> Christ</w:t>
      </w:r>
      <w:r w:rsidR="00B5373A">
        <w:rPr>
          <w:rStyle w:val="FootnoteReference"/>
        </w:rPr>
        <w:footnoteReference w:id="495"/>
      </w:r>
      <w:r w:rsidRPr="00AB1781">
        <w:t>.</w:t>
      </w:r>
    </w:p>
    <w:p w14:paraId="1E1F9226" w14:textId="06B019F1" w:rsidR="00935D4B" w:rsidRPr="00AB1781" w:rsidRDefault="00935D4B" w:rsidP="00935D4B">
      <w:pPr>
        <w:pStyle w:val="EnglishHangNoCoptic"/>
      </w:pPr>
      <w:r w:rsidRPr="00AB1781">
        <w:t xml:space="preserve">40 </w:t>
      </w:r>
      <w:r w:rsidR="001040C8">
        <w:t>You</w:t>
      </w:r>
      <w:r w:rsidRPr="00AB1781">
        <w:t xml:space="preserve"> </w:t>
      </w:r>
      <w:r w:rsidR="00B5373A">
        <w:t xml:space="preserve">overturned </w:t>
      </w:r>
      <w:r w:rsidRPr="00AB1781">
        <w:t xml:space="preserve">the covenant with </w:t>
      </w:r>
      <w:r w:rsidR="00E570CB">
        <w:t>Your</w:t>
      </w:r>
      <w:r w:rsidRPr="00AB1781">
        <w:t xml:space="preserve"> servant,</w:t>
      </w:r>
    </w:p>
    <w:p w14:paraId="3C368AB4" w14:textId="258B2094" w:rsidR="00935D4B" w:rsidRPr="00AB1781" w:rsidRDefault="00935D4B" w:rsidP="00935D4B">
      <w:pPr>
        <w:pStyle w:val="EnglishHangEndNoCoptic"/>
      </w:pPr>
      <w:r w:rsidRPr="00AB1781">
        <w:tab/>
        <w:t xml:space="preserve">and </w:t>
      </w:r>
      <w:r w:rsidR="00B5373A">
        <w:t>defiled</w:t>
      </w:r>
      <w:r w:rsidRPr="00AB1781">
        <w:t xml:space="preserve"> his sanctuary to the ground.</w:t>
      </w:r>
    </w:p>
    <w:p w14:paraId="1373FF7F" w14:textId="730820A1" w:rsidR="00935D4B" w:rsidRPr="00AB1781" w:rsidRDefault="00935D4B" w:rsidP="00935D4B">
      <w:pPr>
        <w:pStyle w:val="EnglishHangNoCoptic"/>
      </w:pPr>
      <w:r w:rsidRPr="00AB1781">
        <w:t xml:space="preserve">41 </w:t>
      </w:r>
      <w:r w:rsidR="001040C8">
        <w:t>You</w:t>
      </w:r>
      <w:r w:rsidRPr="00AB1781">
        <w:t xml:space="preserve"> </w:t>
      </w:r>
      <w:r w:rsidR="00B5373A">
        <w:t>broke</w:t>
      </w:r>
      <w:r w:rsidRPr="00AB1781">
        <w:t xml:space="preserve"> down all his defences,</w:t>
      </w:r>
    </w:p>
    <w:p w14:paraId="641D7863" w14:textId="77777777" w:rsidR="00935D4B" w:rsidRPr="00AB1781" w:rsidRDefault="00935D4B" w:rsidP="00935D4B">
      <w:pPr>
        <w:pStyle w:val="EnglishHangEndNoCoptic"/>
      </w:pPr>
      <w:r w:rsidRPr="00AB1781">
        <w:tab/>
        <w:t>and put cowardice in his strongholds.</w:t>
      </w:r>
    </w:p>
    <w:p w14:paraId="59A05238" w14:textId="7FDF536A" w:rsidR="00935D4B" w:rsidRPr="00AB1781" w:rsidRDefault="00935D4B" w:rsidP="00935D4B">
      <w:pPr>
        <w:pStyle w:val="EnglishHangNoCoptic"/>
      </w:pPr>
      <w:r w:rsidRPr="00AB1781">
        <w:t>42 All who pass by plunder</w:t>
      </w:r>
      <w:r w:rsidR="00B5373A">
        <w:t>ed</w:t>
      </w:r>
      <w:r w:rsidRPr="00AB1781">
        <w:t xml:space="preserve"> him;</w:t>
      </w:r>
    </w:p>
    <w:p w14:paraId="767F0987" w14:textId="304888CE" w:rsidR="00935D4B" w:rsidRPr="00AB1781" w:rsidRDefault="00B5373A" w:rsidP="00935D4B">
      <w:pPr>
        <w:pStyle w:val="EnglishHangEndNoCoptic"/>
      </w:pPr>
      <w:r>
        <w:tab/>
        <w:t>he was a disgrace to</w:t>
      </w:r>
      <w:r w:rsidR="00935D4B" w:rsidRPr="00AB1781">
        <w:t xml:space="preserve"> his neighbo</w:t>
      </w:r>
      <w:r>
        <w:t>u</w:t>
      </w:r>
      <w:r w:rsidR="00935D4B" w:rsidRPr="00AB1781">
        <w:t>rs.</w:t>
      </w:r>
    </w:p>
    <w:p w14:paraId="029D826C" w14:textId="3F5E02D0" w:rsidR="00935D4B" w:rsidRPr="00AB1781" w:rsidRDefault="00935D4B" w:rsidP="00935D4B">
      <w:pPr>
        <w:pStyle w:val="EnglishHangNoCoptic"/>
      </w:pPr>
      <w:r w:rsidRPr="00AB1781">
        <w:t xml:space="preserve">43 </w:t>
      </w:r>
      <w:r w:rsidR="001040C8">
        <w:t>You</w:t>
      </w:r>
      <w:r w:rsidRPr="00AB1781">
        <w:t xml:space="preserve"> </w:t>
      </w:r>
      <w:r w:rsidR="00B5373A">
        <w:t>exalted</w:t>
      </w:r>
      <w:r w:rsidRPr="00AB1781">
        <w:t xml:space="preserve"> the right hand of his </w:t>
      </w:r>
      <w:r w:rsidR="00B5373A">
        <w:t>enemies</w:t>
      </w:r>
      <w:r w:rsidRPr="00AB1781">
        <w:t>;</w:t>
      </w:r>
    </w:p>
    <w:p w14:paraId="6FA11ECE" w14:textId="77006592" w:rsidR="00935D4B" w:rsidRPr="00AB1781" w:rsidRDefault="00935D4B" w:rsidP="00935D4B">
      <w:pPr>
        <w:pStyle w:val="EnglishHangEndNoCoptic"/>
      </w:pPr>
      <w:r w:rsidRPr="00AB1781">
        <w:tab/>
      </w:r>
      <w:r w:rsidR="001040C8">
        <w:t>You</w:t>
      </w:r>
      <w:r w:rsidRPr="00AB1781">
        <w:t xml:space="preserve"> gladdened all his </w:t>
      </w:r>
      <w:r w:rsidR="00B5373A">
        <w:t>adversaries</w:t>
      </w:r>
      <w:r w:rsidRPr="00AB1781">
        <w:t>.</w:t>
      </w:r>
    </w:p>
    <w:p w14:paraId="1327C02C" w14:textId="0D1C78A6" w:rsidR="00935D4B" w:rsidRPr="00AB1781" w:rsidRDefault="00935D4B" w:rsidP="00935D4B">
      <w:pPr>
        <w:pStyle w:val="EnglishHangNoCoptic"/>
      </w:pPr>
      <w:r w:rsidRPr="00AB1781">
        <w:t xml:space="preserve">44 </w:t>
      </w:r>
      <w:r w:rsidR="001040C8">
        <w:t>You</w:t>
      </w:r>
      <w:r w:rsidRPr="00AB1781">
        <w:t xml:space="preserve"> </w:t>
      </w:r>
      <w:r w:rsidR="00B5373A">
        <w:t>turned away</w:t>
      </w:r>
      <w:r w:rsidRPr="00AB1781">
        <w:t xml:space="preserve"> the help of his sword,</w:t>
      </w:r>
    </w:p>
    <w:p w14:paraId="770421C9" w14:textId="66A905E4" w:rsidR="00935D4B" w:rsidRPr="00AB1781" w:rsidRDefault="00935D4B" w:rsidP="00935D4B">
      <w:pPr>
        <w:pStyle w:val="EnglishHangEndNoCoptic"/>
      </w:pPr>
      <w:r w:rsidRPr="00AB1781">
        <w:tab/>
        <w:t xml:space="preserve">and </w:t>
      </w:r>
      <w:r w:rsidR="00B5373A">
        <w:t>did</w:t>
      </w:r>
      <w:r w:rsidRPr="00AB1781">
        <w:t xml:space="preserve"> not supported him in battle.</w:t>
      </w:r>
    </w:p>
    <w:p w14:paraId="749118FF" w14:textId="72273225" w:rsidR="00935D4B" w:rsidRPr="00AB1781" w:rsidRDefault="00935D4B" w:rsidP="00935D4B">
      <w:pPr>
        <w:pStyle w:val="EnglishHangNoCoptic"/>
      </w:pPr>
      <w:r w:rsidRPr="00AB1781">
        <w:t xml:space="preserve">45 </w:t>
      </w:r>
      <w:r w:rsidR="001040C8">
        <w:t>You</w:t>
      </w:r>
      <w:r w:rsidRPr="00AB1781">
        <w:t xml:space="preserve"> </w:t>
      </w:r>
      <w:r w:rsidR="00B5373A">
        <w:t>deprived him of</w:t>
      </w:r>
      <w:r w:rsidRPr="00AB1781">
        <w:t xml:space="preserve"> purification;</w:t>
      </w:r>
    </w:p>
    <w:p w14:paraId="7D78EDF0" w14:textId="76BABBBA" w:rsidR="00935D4B" w:rsidRPr="00AB1781" w:rsidRDefault="00935D4B" w:rsidP="00935D4B">
      <w:pPr>
        <w:pStyle w:val="EnglishHangEndNoCoptic"/>
      </w:pPr>
      <w:r w:rsidRPr="00AB1781">
        <w:tab/>
      </w:r>
      <w:r w:rsidR="001040C8">
        <w:t>You</w:t>
      </w:r>
      <w:r w:rsidRPr="00AB1781">
        <w:t xml:space="preserve"> </w:t>
      </w:r>
      <w:r w:rsidR="00B5373A">
        <w:t>smashed</w:t>
      </w:r>
      <w:r w:rsidRPr="00AB1781">
        <w:t xml:space="preserve"> his throne to the ground.</w:t>
      </w:r>
    </w:p>
    <w:p w14:paraId="234D0168" w14:textId="7978ADFC" w:rsidR="00935D4B" w:rsidRPr="00AB1781" w:rsidRDefault="00935D4B" w:rsidP="00935D4B">
      <w:pPr>
        <w:pStyle w:val="EnglishHangNoCoptic"/>
      </w:pPr>
      <w:r w:rsidRPr="00AB1781">
        <w:t xml:space="preserve">46 </w:t>
      </w:r>
      <w:r w:rsidR="001040C8">
        <w:t>You</w:t>
      </w:r>
      <w:r w:rsidRPr="00AB1781">
        <w:t xml:space="preserve"> </w:t>
      </w:r>
      <w:r w:rsidR="00B5373A">
        <w:t>shortened the days of his time</w:t>
      </w:r>
      <w:r w:rsidRPr="00AB1781">
        <w:t>;</w:t>
      </w:r>
    </w:p>
    <w:p w14:paraId="5C3BB7F0" w14:textId="0EF42FB6" w:rsidR="00935D4B" w:rsidRPr="00AB1781" w:rsidRDefault="00935D4B" w:rsidP="00935D4B">
      <w:pPr>
        <w:pStyle w:val="EnglishHangEndNoCoptic"/>
      </w:pPr>
      <w:r w:rsidRPr="00AB1781">
        <w:tab/>
      </w:r>
      <w:r w:rsidR="001040C8">
        <w:t>You</w:t>
      </w:r>
      <w:r w:rsidRPr="00AB1781">
        <w:t xml:space="preserve"> covered him with shame. </w:t>
      </w:r>
      <w:r w:rsidRPr="00AB1781">
        <w:rPr>
          <w:i/>
        </w:rPr>
        <w:t>(Pause)</w:t>
      </w:r>
    </w:p>
    <w:p w14:paraId="7A0C6520" w14:textId="4D2A0852" w:rsidR="00935D4B" w:rsidRPr="00AB1781" w:rsidRDefault="00935D4B" w:rsidP="00935D4B">
      <w:pPr>
        <w:pStyle w:val="EnglishHangNoCoptic"/>
      </w:pPr>
      <w:r w:rsidRPr="00AB1781">
        <w:t xml:space="preserve">47 How long, O Lord, </w:t>
      </w:r>
      <w:r w:rsidR="00556387">
        <w:t>will</w:t>
      </w:r>
      <w:r w:rsidRPr="00AB1781">
        <w:t xml:space="preserve"> </w:t>
      </w:r>
      <w:r w:rsidR="001040C8">
        <w:t>You</w:t>
      </w:r>
      <w:r w:rsidRPr="00AB1781">
        <w:t xml:space="preserve"> </w:t>
      </w:r>
      <w:r w:rsidR="00B5373A">
        <w:t xml:space="preserve">completely </w:t>
      </w:r>
      <w:r w:rsidRPr="00AB1781">
        <w:t>turn away?</w:t>
      </w:r>
    </w:p>
    <w:p w14:paraId="48906EE4" w14:textId="28F1A317" w:rsidR="00935D4B" w:rsidRPr="00935D4B" w:rsidRDefault="00935D4B" w:rsidP="00935D4B">
      <w:pPr>
        <w:pStyle w:val="EnglishHangEndNoCoptic"/>
      </w:pPr>
      <w:r w:rsidRPr="00AB1781">
        <w:tab/>
        <w:t xml:space="preserve">Will </w:t>
      </w:r>
      <w:r w:rsidR="00E570CB">
        <w:t>Your</w:t>
      </w:r>
      <w:r w:rsidRPr="00AB1781">
        <w:t xml:space="preserve"> wrath burn like fire </w:t>
      </w:r>
      <w:r w:rsidR="00A8396B">
        <w:t>forever</w:t>
      </w:r>
      <w:r w:rsidRPr="00AB1781">
        <w:t>?</w:t>
      </w:r>
    </w:p>
    <w:p w14:paraId="67FAFAD1" w14:textId="77777777" w:rsidR="00935D4B" w:rsidRPr="00AB1781" w:rsidRDefault="00935D4B" w:rsidP="00935D4B">
      <w:pPr>
        <w:pStyle w:val="EnglishHangNoCoptic"/>
      </w:pPr>
      <w:r w:rsidRPr="00AB1781">
        <w:t>48 Remember what my substance is.</w:t>
      </w:r>
    </w:p>
    <w:p w14:paraId="22750389" w14:textId="2B72AE13" w:rsidR="00935D4B" w:rsidRPr="00AB1781" w:rsidRDefault="00935D4B" w:rsidP="00935D4B">
      <w:pPr>
        <w:pStyle w:val="EnglishHangEndNoCoptic"/>
      </w:pPr>
      <w:r w:rsidRPr="00AB1781">
        <w:tab/>
      </w:r>
      <w:r w:rsidR="00C104A1">
        <w:t>Have</w:t>
      </w:r>
      <w:r w:rsidRPr="00AB1781">
        <w:t xml:space="preserve"> </w:t>
      </w:r>
      <w:r w:rsidR="001040C8">
        <w:t>You</w:t>
      </w:r>
      <w:r w:rsidRPr="00AB1781">
        <w:t xml:space="preserve"> created all the children of men</w:t>
      </w:r>
      <w:r w:rsidR="00B5373A" w:rsidRPr="00B5373A">
        <w:t xml:space="preserve"> </w:t>
      </w:r>
      <w:r w:rsidR="00B5373A" w:rsidRPr="00AB1781">
        <w:t>in vain</w:t>
      </w:r>
      <w:r w:rsidRPr="00AB1781">
        <w:t>?</w:t>
      </w:r>
    </w:p>
    <w:p w14:paraId="7E156FEA" w14:textId="59779213" w:rsidR="00935D4B" w:rsidRPr="00AB1781" w:rsidRDefault="00935D4B" w:rsidP="00935D4B">
      <w:pPr>
        <w:pStyle w:val="EnglishHangNoCoptic"/>
      </w:pPr>
      <w:r w:rsidRPr="00AB1781">
        <w:t xml:space="preserve">49 </w:t>
      </w:r>
      <w:r w:rsidR="00B5373A">
        <w:t>Who is the</w:t>
      </w:r>
      <w:r w:rsidRPr="00AB1781">
        <w:t xml:space="preserve"> man </w:t>
      </w:r>
      <w:r w:rsidR="00B5373A">
        <w:t>who will live and not see death,</w:t>
      </w:r>
    </w:p>
    <w:p w14:paraId="17735959" w14:textId="3A86D915" w:rsidR="00935D4B" w:rsidRPr="00AB1781" w:rsidRDefault="00B5373A" w:rsidP="00935D4B">
      <w:pPr>
        <w:pStyle w:val="EnglishHangEndNoCoptic"/>
      </w:pPr>
      <w:r>
        <w:tab/>
        <w:t>w</w:t>
      </w:r>
      <w:r w:rsidR="00935D4B" w:rsidRPr="00AB1781">
        <w:t xml:space="preserve">ho can deliver his soul from the </w:t>
      </w:r>
      <w:r>
        <w:t>hand</w:t>
      </w:r>
      <w:r w:rsidR="00935D4B" w:rsidRPr="00AB1781">
        <w:t xml:space="preserve"> of </w:t>
      </w:r>
      <w:r>
        <w:t>Hades</w:t>
      </w:r>
      <w:r w:rsidR="00935D4B" w:rsidRPr="00AB1781">
        <w:t xml:space="preserve">? </w:t>
      </w:r>
      <w:r w:rsidR="00935D4B" w:rsidRPr="00AB1781">
        <w:rPr>
          <w:i/>
        </w:rPr>
        <w:t>(Pause)</w:t>
      </w:r>
    </w:p>
    <w:p w14:paraId="3F377031" w14:textId="77777777" w:rsidR="00935D4B" w:rsidRPr="00AB1781" w:rsidRDefault="00935D4B" w:rsidP="00935D4B">
      <w:pPr>
        <w:pStyle w:val="EnglishHangNoCoptic"/>
      </w:pPr>
      <w:r w:rsidRPr="00AB1781">
        <w:lastRenderedPageBreak/>
        <w:t xml:space="preserve">50 Where are </w:t>
      </w:r>
      <w:r w:rsidR="00E570CB">
        <w:t>Your</w:t>
      </w:r>
      <w:r w:rsidRPr="00AB1781">
        <w:t xml:space="preserve"> mercies of old, O Lord,</w:t>
      </w:r>
    </w:p>
    <w:p w14:paraId="4CD7DEDE" w14:textId="45CAFA62" w:rsidR="00935D4B" w:rsidRPr="00AB1781" w:rsidRDefault="00935D4B" w:rsidP="00935D4B">
      <w:pPr>
        <w:pStyle w:val="EnglishHangEndNoCoptic"/>
      </w:pPr>
      <w:r w:rsidRPr="00AB1781">
        <w:tab/>
        <w:t xml:space="preserve">which </w:t>
      </w:r>
      <w:r w:rsidR="001040C8">
        <w:t>You</w:t>
      </w:r>
      <w:r w:rsidRPr="00AB1781">
        <w:t xml:space="preserve"> </w:t>
      </w:r>
      <w:r w:rsidR="00B5373A">
        <w:t>swore</w:t>
      </w:r>
      <w:r w:rsidRPr="00AB1781">
        <w:t xml:space="preserve"> to David by </w:t>
      </w:r>
      <w:r w:rsidR="00E570CB">
        <w:t>Your</w:t>
      </w:r>
      <w:r w:rsidRPr="00AB1781">
        <w:t xml:space="preserve"> truth?</w:t>
      </w:r>
    </w:p>
    <w:p w14:paraId="108DC70A" w14:textId="7C2A4463" w:rsidR="00935D4B" w:rsidRPr="00AB1781" w:rsidRDefault="00935D4B" w:rsidP="00935D4B">
      <w:pPr>
        <w:pStyle w:val="EnglishHangNoCoptic"/>
      </w:pPr>
      <w:r w:rsidRPr="00AB1781">
        <w:t xml:space="preserve">51 Remember, O Lord, the reproach </w:t>
      </w:r>
      <w:r w:rsidR="00B5373A">
        <w:t>against</w:t>
      </w:r>
      <w:r w:rsidRPr="00AB1781">
        <w:t xml:space="preserve"> </w:t>
      </w:r>
      <w:r w:rsidR="00E570CB">
        <w:t>Your</w:t>
      </w:r>
      <w:r w:rsidRPr="00AB1781">
        <w:t xml:space="preserve"> servants,</w:t>
      </w:r>
    </w:p>
    <w:p w14:paraId="2A197CB0" w14:textId="6EBAC631" w:rsidR="00935D4B" w:rsidRPr="00AB1781" w:rsidRDefault="00935D4B" w:rsidP="00935D4B">
      <w:pPr>
        <w:pStyle w:val="EnglishHangEndNoCoptic"/>
      </w:pPr>
      <w:r w:rsidRPr="00AB1781">
        <w:tab/>
      </w:r>
      <w:r w:rsidR="00B5373A">
        <w:t>which</w:t>
      </w:r>
      <w:r w:rsidRPr="00AB1781">
        <w:t xml:space="preserve"> I </w:t>
      </w:r>
      <w:r w:rsidR="00B5373A">
        <w:t>bore</w:t>
      </w:r>
      <w:r w:rsidRPr="00AB1781">
        <w:t xml:space="preserve"> in my bosom</w:t>
      </w:r>
      <w:r w:rsidR="00B5373A">
        <w:t>,</w:t>
      </w:r>
      <w:r w:rsidRPr="00AB1781">
        <w:t xml:space="preserve"> the reproach of many nations,</w:t>
      </w:r>
    </w:p>
    <w:p w14:paraId="2ED12C4D" w14:textId="5A7CED58" w:rsidR="00935D4B" w:rsidRPr="00AB1781" w:rsidRDefault="00935D4B" w:rsidP="00935D4B">
      <w:pPr>
        <w:pStyle w:val="EnglishHangNoCoptic"/>
      </w:pPr>
      <w:r w:rsidRPr="00AB1781">
        <w:t xml:space="preserve">52 with which </w:t>
      </w:r>
      <w:r w:rsidR="00E570CB">
        <w:t>Your</w:t>
      </w:r>
      <w:r w:rsidRPr="00AB1781">
        <w:t xml:space="preserve"> enemies reproach</w:t>
      </w:r>
      <w:r w:rsidR="00B5373A">
        <w:t>ed</w:t>
      </w:r>
      <w:r w:rsidRPr="00AB1781">
        <w:t xml:space="preserve"> us, O Lord,</w:t>
      </w:r>
    </w:p>
    <w:p w14:paraId="299D60F0" w14:textId="2B4FB8A3" w:rsidR="00935D4B" w:rsidRPr="00AB1781" w:rsidRDefault="00935D4B" w:rsidP="00935D4B">
      <w:pPr>
        <w:pStyle w:val="EnglishHangEndNoCoptic"/>
      </w:pPr>
      <w:r w:rsidRPr="00AB1781">
        <w:tab/>
        <w:t xml:space="preserve">with which they reproach the redemption of </w:t>
      </w:r>
      <w:r w:rsidR="00E570CB">
        <w:t>Your</w:t>
      </w:r>
      <w:r w:rsidRPr="00AB1781">
        <w:t xml:space="preserve"> Christ</w:t>
      </w:r>
      <w:r w:rsidR="00B5373A">
        <w:rPr>
          <w:rStyle w:val="FootnoteReference"/>
        </w:rPr>
        <w:footnoteReference w:id="496"/>
      </w:r>
      <w:r w:rsidRPr="00AB1781">
        <w:t>.</w:t>
      </w:r>
    </w:p>
    <w:p w14:paraId="159C9E4C" w14:textId="7D56AB4C" w:rsidR="00935D4B" w:rsidRPr="00935D4B" w:rsidRDefault="00935D4B" w:rsidP="00935D4B">
      <w:pPr>
        <w:pStyle w:val="EnglishHangEndNoCoptic"/>
      </w:pPr>
      <w:r w:rsidRPr="00AB1781">
        <w:t xml:space="preserve">53 Blessed be the Lord </w:t>
      </w:r>
      <w:r w:rsidR="00A8396B">
        <w:t>forever</w:t>
      </w:r>
      <w:r w:rsidRPr="00AB1781">
        <w:t xml:space="preserve">. </w:t>
      </w:r>
      <w:r w:rsidR="00B5373A">
        <w:t>Amen! Amen!</w:t>
      </w:r>
      <w:r w:rsidR="00B5373A">
        <w:rPr>
          <w:rStyle w:val="FootnoteReference"/>
        </w:rPr>
        <w:footnoteReference w:id="497"/>
      </w:r>
    </w:p>
    <w:p w14:paraId="0B310C6B" w14:textId="73B60F0E" w:rsidR="00924D0C" w:rsidRDefault="00924D0C" w:rsidP="00924D0C">
      <w:pPr>
        <w:pStyle w:val="Rubric"/>
      </w:pPr>
      <w:r>
        <w:t>Glory…</w:t>
      </w:r>
    </w:p>
    <w:p w14:paraId="41398804" w14:textId="4553BAE3" w:rsidR="00D71939" w:rsidRDefault="00D71939" w:rsidP="00924D0C">
      <w:pPr>
        <w:pStyle w:val="Rubric"/>
      </w:pPr>
      <w:r>
        <w:t>Book IV of the Psalms (Psalms 82 – 105) begins here.</w:t>
      </w:r>
    </w:p>
    <w:p w14:paraId="34718B8C" w14:textId="603BF7C2" w:rsidR="00935D4B" w:rsidRPr="00AB1781" w:rsidRDefault="00935D4B" w:rsidP="00BF0205">
      <w:pPr>
        <w:pStyle w:val="Heading4"/>
      </w:pPr>
      <w:r>
        <w:t>Psalm</w:t>
      </w:r>
      <w:r w:rsidRPr="00AB1781">
        <w:t xml:space="preserve"> 89</w:t>
      </w:r>
      <w:r>
        <w:t xml:space="preserve">: </w:t>
      </w:r>
      <w:r w:rsidR="007D2678">
        <w:t>“</w:t>
      </w:r>
      <w:r>
        <w:t xml:space="preserve">Lord, </w:t>
      </w:r>
      <w:r w:rsidR="001040C8">
        <w:t>You</w:t>
      </w:r>
      <w:r>
        <w:t xml:space="preserve"> </w:t>
      </w:r>
      <w:r w:rsidR="00556387">
        <w:t>have</w:t>
      </w:r>
      <w:r>
        <w:t xml:space="preserve"> been our refuge from generation to generatio</w:t>
      </w:r>
      <w:r w:rsidR="007D2678">
        <w:t>n”</w:t>
      </w:r>
    </w:p>
    <w:p w14:paraId="03034DB5"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our Home and Refuge: Prayer for Guidance and Radiance</w:t>
      </w:r>
    </w:p>
    <w:p w14:paraId="30C8D60C"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Dying Creatures, Dying Comforts</w:t>
      </w:r>
    </w:p>
    <w:p w14:paraId="5751BCE0" w14:textId="474898DA" w:rsidR="00935D4B" w:rsidRPr="00AB1781" w:rsidRDefault="00935D4B" w:rsidP="00DB082B">
      <w:pPr>
        <w:pStyle w:val="Rubric"/>
      </w:pPr>
      <w:r w:rsidRPr="00AB1781">
        <w:t>1 (A Prayer of Moses, the Man of God)</w:t>
      </w:r>
    </w:p>
    <w:p w14:paraId="75C7D39C" w14:textId="24DA603A" w:rsidR="00935D4B" w:rsidRPr="00AB1781" w:rsidRDefault="00935D4B" w:rsidP="00935D4B">
      <w:pPr>
        <w:pStyle w:val="EnglishHangNoCoptic"/>
      </w:pPr>
      <w:r w:rsidRPr="00AB1781">
        <w:t xml:space="preserve">Lord, </w:t>
      </w:r>
      <w:r w:rsidR="001040C8">
        <w:t>You</w:t>
      </w:r>
      <w:r w:rsidRPr="00AB1781">
        <w:t xml:space="preserve"> </w:t>
      </w:r>
      <w:r w:rsidR="00556387">
        <w:t>have</w:t>
      </w:r>
      <w:r w:rsidRPr="00AB1781">
        <w:t xml:space="preserve"> been our refuge</w:t>
      </w:r>
    </w:p>
    <w:p w14:paraId="0E0DF9A4" w14:textId="77777777" w:rsidR="00935D4B" w:rsidRPr="00AB1781" w:rsidRDefault="00935D4B" w:rsidP="00935D4B">
      <w:pPr>
        <w:pStyle w:val="EnglishHangEndNoCoptic"/>
      </w:pPr>
      <w:r w:rsidRPr="00AB1781">
        <w:tab/>
        <w:t>from generation to generation.</w:t>
      </w:r>
    </w:p>
    <w:p w14:paraId="492EC6B2" w14:textId="12FEF166" w:rsidR="00935D4B" w:rsidRPr="00AB1781" w:rsidRDefault="00935D4B" w:rsidP="00935D4B">
      <w:pPr>
        <w:pStyle w:val="EnglishHangNoCoptic"/>
      </w:pPr>
      <w:r w:rsidRPr="00AB1781">
        <w:t>2 Before the mountains came to</w:t>
      </w:r>
      <w:r w:rsidR="00CC373E">
        <w:t xml:space="preserve"> be</w:t>
      </w:r>
      <w:r w:rsidRPr="00AB1781">
        <w:t xml:space="preserve"> </w:t>
      </w:r>
      <w:r w:rsidR="00DB082B">
        <w:t>made</w:t>
      </w:r>
    </w:p>
    <w:p w14:paraId="22896465" w14:textId="0DDA2BED" w:rsidR="00935D4B" w:rsidRPr="00AB1781" w:rsidRDefault="00935D4B" w:rsidP="00935D4B">
      <w:pPr>
        <w:pStyle w:val="EnglishHangNoCoptic"/>
      </w:pPr>
      <w:r w:rsidRPr="00AB1781">
        <w:tab/>
        <w:t xml:space="preserve">or the earth and the world </w:t>
      </w:r>
      <w:r w:rsidR="00CC373E">
        <w:t>were</w:t>
      </w:r>
      <w:r w:rsidRPr="00AB1781">
        <w:t xml:space="preserve"> formed,</w:t>
      </w:r>
    </w:p>
    <w:p w14:paraId="0BDD4658" w14:textId="0BBB3A12" w:rsidR="00935D4B" w:rsidRPr="00AB1781" w:rsidRDefault="00935D4B" w:rsidP="00935D4B">
      <w:pPr>
        <w:pStyle w:val="EnglishHangEndNoCoptic"/>
      </w:pPr>
      <w:r w:rsidRPr="00AB1781">
        <w:tab/>
        <w:t xml:space="preserve">from </w:t>
      </w:r>
      <w:r w:rsidR="00DB082B">
        <w:t>everlasting</w:t>
      </w:r>
      <w:r w:rsidRPr="00AB1781">
        <w:t xml:space="preserve"> to </w:t>
      </w:r>
      <w:r w:rsidR="00DB082B">
        <w:t>everlasting,</w:t>
      </w:r>
      <w:r w:rsidRPr="00AB1781">
        <w:t xml:space="preserve"> </w:t>
      </w:r>
      <w:r w:rsidR="001040C8">
        <w:t>You</w:t>
      </w:r>
      <w:r w:rsidRPr="00AB1781">
        <w:t xml:space="preserve"> </w:t>
      </w:r>
      <w:r w:rsidR="00C104A1">
        <w:t>are</w:t>
      </w:r>
      <w:r w:rsidRPr="00AB1781">
        <w:t>.</w:t>
      </w:r>
    </w:p>
    <w:p w14:paraId="42E054AB" w14:textId="1D6F4A0A" w:rsidR="00935D4B" w:rsidRPr="00AB1781" w:rsidRDefault="00935D4B" w:rsidP="00935D4B">
      <w:pPr>
        <w:pStyle w:val="EnglishHangNoCoptic"/>
      </w:pPr>
      <w:r w:rsidRPr="00AB1781">
        <w:t xml:space="preserve">3 Do not turn </w:t>
      </w:r>
      <w:r w:rsidR="00DB082B">
        <w:t>back man</w:t>
      </w:r>
      <w:r w:rsidRPr="00AB1781">
        <w:t xml:space="preserve"> to humiliation.</w:t>
      </w:r>
    </w:p>
    <w:p w14:paraId="331CEE87" w14:textId="01EED787" w:rsidR="00935D4B" w:rsidRPr="00AB1781" w:rsidRDefault="00935D4B" w:rsidP="00935D4B">
      <w:pPr>
        <w:pStyle w:val="EnglishHangEndNoCoptic"/>
      </w:pPr>
      <w:r w:rsidRPr="00AB1781">
        <w:tab/>
      </w:r>
      <w:r w:rsidR="001040C8">
        <w:t>You</w:t>
      </w:r>
      <w:r w:rsidR="00DB082B">
        <w:t xml:space="preserve"> said, “Return, sons of men,”</w:t>
      </w:r>
    </w:p>
    <w:p w14:paraId="77F772AD" w14:textId="71565A36" w:rsidR="00935D4B" w:rsidRPr="00AB1781" w:rsidRDefault="00DB082B" w:rsidP="00935D4B">
      <w:pPr>
        <w:pStyle w:val="EnglishHangNoCoptic"/>
      </w:pPr>
      <w:r>
        <w:t>4 f</w:t>
      </w:r>
      <w:r w:rsidR="00935D4B" w:rsidRPr="00AB1781">
        <w:t xml:space="preserve">or a thousand years in </w:t>
      </w:r>
      <w:r w:rsidR="00E570CB">
        <w:t>Your</w:t>
      </w:r>
      <w:r w:rsidR="00935D4B" w:rsidRPr="00AB1781">
        <w:t xml:space="preserve"> sight are </w:t>
      </w:r>
      <w:r>
        <w:t>[</w:t>
      </w:r>
      <w:r w:rsidR="00935D4B" w:rsidRPr="00AB1781">
        <w:t>like a single day</w:t>
      </w:r>
      <w:r>
        <w:t>]</w:t>
      </w:r>
      <w:r w:rsidR="00935D4B" w:rsidRPr="00AB1781">
        <w:t>,</w:t>
      </w:r>
    </w:p>
    <w:p w14:paraId="6AF75B8B" w14:textId="77777777" w:rsidR="00935D4B" w:rsidRPr="00AB1781" w:rsidRDefault="00935D4B" w:rsidP="00935D4B">
      <w:pPr>
        <w:pStyle w:val="EnglishHangNoCoptic"/>
      </w:pPr>
      <w:r w:rsidRPr="00AB1781">
        <w:tab/>
        <w:t>like yesterday which has come and gone,</w:t>
      </w:r>
    </w:p>
    <w:p w14:paraId="2E7FD7B6" w14:textId="77777777" w:rsidR="00935D4B" w:rsidRPr="00AB1781" w:rsidRDefault="00935D4B" w:rsidP="00935D4B">
      <w:pPr>
        <w:pStyle w:val="EnglishHangEndNoCoptic"/>
      </w:pPr>
      <w:r w:rsidRPr="00AB1781">
        <w:tab/>
        <w:t>like a watch in the night.</w:t>
      </w:r>
    </w:p>
    <w:p w14:paraId="79833077" w14:textId="3DA0E48A" w:rsidR="00935D4B" w:rsidRPr="00AB1781" w:rsidRDefault="00935D4B" w:rsidP="00935D4B">
      <w:pPr>
        <w:pStyle w:val="EnglishHangNoCoptic"/>
      </w:pPr>
      <w:r w:rsidRPr="00AB1781">
        <w:t xml:space="preserve">5 </w:t>
      </w:r>
      <w:r w:rsidR="00DB082B">
        <w:t>Years</w:t>
      </w:r>
      <w:r w:rsidRPr="00AB1781">
        <w:t xml:space="preserve"> will </w:t>
      </w:r>
      <w:r w:rsidR="00DB082B">
        <w:t>be scorned by them;</w:t>
      </w:r>
    </w:p>
    <w:p w14:paraId="38E72CC8" w14:textId="19E8CC9C" w:rsidR="00935D4B" w:rsidRPr="00AB1781" w:rsidRDefault="00935D4B" w:rsidP="00935D4B">
      <w:pPr>
        <w:pStyle w:val="EnglishHangEndNoCoptic"/>
      </w:pPr>
      <w:r w:rsidRPr="00AB1781">
        <w:tab/>
        <w:t xml:space="preserve">In the morning </w:t>
      </w:r>
      <w:r w:rsidR="00DB082B">
        <w:t>it may pass away like grass;</w:t>
      </w:r>
    </w:p>
    <w:p w14:paraId="17ADCFB2" w14:textId="11C6DE5B" w:rsidR="00935D4B" w:rsidRPr="00AB1781" w:rsidRDefault="00935D4B" w:rsidP="00935D4B">
      <w:pPr>
        <w:pStyle w:val="EnglishHangNoCoptic"/>
      </w:pPr>
      <w:r w:rsidRPr="00AB1781">
        <w:t xml:space="preserve">6 In the morning it </w:t>
      </w:r>
      <w:r w:rsidR="00DB082B">
        <w:t>may blossom</w:t>
      </w:r>
      <w:r w:rsidRPr="00AB1781">
        <w:t xml:space="preserve">, then </w:t>
      </w:r>
      <w:r w:rsidR="00DB082B">
        <w:t>pass</w:t>
      </w:r>
      <w:r w:rsidRPr="00AB1781">
        <w:t xml:space="preserve"> away;</w:t>
      </w:r>
    </w:p>
    <w:p w14:paraId="0205ADBE" w14:textId="064951BF" w:rsidR="00935D4B" w:rsidRPr="00AB1781" w:rsidRDefault="00935D4B" w:rsidP="00935D4B">
      <w:pPr>
        <w:pStyle w:val="EnglishHangEndNoCoptic"/>
      </w:pPr>
      <w:r w:rsidRPr="00AB1781">
        <w:tab/>
        <w:t xml:space="preserve">by evening it </w:t>
      </w:r>
      <w:r w:rsidR="00DB082B">
        <w:t>may fail, grows hard and wither</w:t>
      </w:r>
      <w:r w:rsidRPr="00AB1781">
        <w:t>.</w:t>
      </w:r>
    </w:p>
    <w:p w14:paraId="2EE70FD7" w14:textId="734D4140" w:rsidR="00935D4B" w:rsidRPr="00AB1781" w:rsidRDefault="00935D4B" w:rsidP="00935D4B">
      <w:pPr>
        <w:pStyle w:val="EnglishHangNoCoptic"/>
      </w:pPr>
      <w:r w:rsidRPr="00AB1781">
        <w:lastRenderedPageBreak/>
        <w:t xml:space="preserve">7 For we </w:t>
      </w:r>
      <w:r w:rsidR="006236CC">
        <w:t>perished</w:t>
      </w:r>
      <w:r w:rsidR="006236CC">
        <w:rPr>
          <w:rStyle w:val="FootnoteReference"/>
        </w:rPr>
        <w:footnoteReference w:id="498"/>
      </w:r>
      <w:r w:rsidRPr="00AB1781">
        <w:t xml:space="preserve"> in </w:t>
      </w:r>
      <w:r w:rsidR="00E570CB">
        <w:t>Your</w:t>
      </w:r>
      <w:r w:rsidRPr="00AB1781">
        <w:t xml:space="preserve"> wrath,</w:t>
      </w:r>
      <w:r w:rsidRPr="00AB1781">
        <w:rPr>
          <w:rStyle w:val="FootnoteReference"/>
        </w:rPr>
        <w:footnoteReference w:id="499"/>
      </w:r>
    </w:p>
    <w:p w14:paraId="71577F53" w14:textId="58ECBFB8" w:rsidR="00935D4B" w:rsidRPr="00AB1781" w:rsidRDefault="00935D4B" w:rsidP="00935D4B">
      <w:pPr>
        <w:pStyle w:val="EnglishHangEndNoCoptic"/>
      </w:pPr>
      <w:r w:rsidRPr="00AB1781">
        <w:tab/>
        <w:t xml:space="preserve">and we </w:t>
      </w:r>
      <w:r w:rsidR="006236CC">
        <w:t>were</w:t>
      </w:r>
      <w:r w:rsidRPr="00AB1781">
        <w:t xml:space="preserve"> </w:t>
      </w:r>
      <w:r w:rsidR="00DB082B">
        <w:t>troubled</w:t>
      </w:r>
      <w:r w:rsidRPr="00AB1781">
        <w:t xml:space="preserve"> by </w:t>
      </w:r>
      <w:r w:rsidR="00E570CB">
        <w:t>Your</w:t>
      </w:r>
      <w:r w:rsidRPr="00AB1781">
        <w:t xml:space="preserve"> anger.</w:t>
      </w:r>
    </w:p>
    <w:p w14:paraId="44BC8A4A" w14:textId="0D83D994" w:rsidR="00935D4B" w:rsidRPr="00AB1781" w:rsidRDefault="00935D4B" w:rsidP="00935D4B">
      <w:pPr>
        <w:pStyle w:val="EnglishHangNoCoptic"/>
      </w:pPr>
      <w:r w:rsidRPr="00AB1781">
        <w:t xml:space="preserve">8 </w:t>
      </w:r>
      <w:r w:rsidR="001040C8">
        <w:t>You</w:t>
      </w:r>
      <w:r w:rsidRPr="00AB1781">
        <w:t xml:space="preserve"> set our </w:t>
      </w:r>
      <w:r w:rsidR="00DB082B">
        <w:t>transgressions</w:t>
      </w:r>
      <w:r w:rsidRPr="00AB1781">
        <w:t xml:space="preserve"> before </w:t>
      </w:r>
      <w:r w:rsidR="001040C8">
        <w:t>You</w:t>
      </w:r>
      <w:r w:rsidRPr="00AB1781">
        <w:t>,</w:t>
      </w:r>
    </w:p>
    <w:p w14:paraId="10120B88" w14:textId="7B1A3B2B" w:rsidR="00935D4B" w:rsidRPr="00935D4B" w:rsidRDefault="00935D4B" w:rsidP="00935D4B">
      <w:pPr>
        <w:pStyle w:val="EnglishHangEndNoCoptic"/>
      </w:pPr>
      <w:r w:rsidRPr="00AB1781">
        <w:tab/>
        <w:t xml:space="preserve">our lives </w:t>
      </w:r>
      <w:r w:rsidR="00DB082B">
        <w:t>became an illumination</w:t>
      </w:r>
      <w:r w:rsidRPr="00AB1781">
        <w:t xml:space="preserve"> of </w:t>
      </w:r>
      <w:r w:rsidR="00E570CB">
        <w:t>Your</w:t>
      </w:r>
      <w:r w:rsidRPr="00AB1781">
        <w:t xml:space="preserve"> </w:t>
      </w:r>
      <w:r w:rsidR="00DB082B">
        <w:t>face</w:t>
      </w:r>
      <w:r w:rsidRPr="00AB1781">
        <w:t>.</w:t>
      </w:r>
    </w:p>
    <w:p w14:paraId="1F51214C" w14:textId="59C9B749" w:rsidR="00935D4B" w:rsidRPr="00AB1781" w:rsidRDefault="00DB082B" w:rsidP="00935D4B">
      <w:pPr>
        <w:pStyle w:val="EnglishHangNoCoptic"/>
      </w:pPr>
      <w:r>
        <w:t>9 For all our days failed,</w:t>
      </w:r>
    </w:p>
    <w:p w14:paraId="06771FA1" w14:textId="51CF5247" w:rsidR="00935D4B" w:rsidRPr="00AB1781" w:rsidRDefault="00DB082B" w:rsidP="00935D4B">
      <w:pPr>
        <w:pStyle w:val="EnglishHangNoCoptic"/>
      </w:pPr>
      <w:r>
        <w:tab/>
        <w:t xml:space="preserve">and we </w:t>
      </w:r>
      <w:r w:rsidR="003E7D85">
        <w:t>perished</w:t>
      </w:r>
      <w:r>
        <w:t xml:space="preserve"> </w:t>
      </w:r>
      <w:r w:rsidR="00935D4B" w:rsidRPr="00AB1781">
        <w:t xml:space="preserve">in </w:t>
      </w:r>
      <w:r w:rsidR="00E570CB">
        <w:t>Your</w:t>
      </w:r>
      <w:r>
        <w:t xml:space="preserve"> wrath;</w:t>
      </w:r>
    </w:p>
    <w:p w14:paraId="23050DC0" w14:textId="77777777" w:rsidR="00935D4B" w:rsidRPr="00AB1781" w:rsidRDefault="00935D4B" w:rsidP="00935D4B">
      <w:pPr>
        <w:pStyle w:val="EnglishHangEndNoCoptic"/>
      </w:pPr>
      <w:r w:rsidRPr="00AB1781">
        <w:tab/>
        <w:t>Our years may be considered a cobweb.</w:t>
      </w:r>
    </w:p>
    <w:p w14:paraId="13ED4350" w14:textId="6FDB5567" w:rsidR="00935D4B" w:rsidRPr="00AB1781" w:rsidRDefault="00DB082B" w:rsidP="00935D4B">
      <w:pPr>
        <w:pStyle w:val="EnglishHangNoCoptic"/>
      </w:pPr>
      <w:r>
        <w:t>10 The days of our lives are</w:t>
      </w:r>
      <w:r w:rsidR="00935D4B" w:rsidRPr="00AB1781">
        <w:t xml:space="preserve"> seventy years,</w:t>
      </w:r>
    </w:p>
    <w:p w14:paraId="103C0F42" w14:textId="45C0432D" w:rsidR="00935D4B" w:rsidRPr="00AB1781" w:rsidRDefault="00935D4B" w:rsidP="00935D4B">
      <w:pPr>
        <w:pStyle w:val="EnglishHangNoCoptic"/>
      </w:pPr>
      <w:r w:rsidRPr="00AB1781">
        <w:tab/>
        <w:t xml:space="preserve">if </w:t>
      </w:r>
      <w:r w:rsidR="00DB082B">
        <w:t>we are strong,</w:t>
      </w:r>
      <w:r w:rsidRPr="00AB1781">
        <w:t xml:space="preserve"> eighty years,</w:t>
      </w:r>
    </w:p>
    <w:p w14:paraId="6B221D7B" w14:textId="58EDAD2B" w:rsidR="00935D4B" w:rsidRPr="00AB1781" w:rsidRDefault="00935D4B" w:rsidP="00935D4B">
      <w:pPr>
        <w:pStyle w:val="EnglishHangNoCoptic"/>
      </w:pPr>
      <w:r w:rsidRPr="00AB1781">
        <w:tab/>
      </w:r>
      <w:r w:rsidR="00DB082B">
        <w:t>and</w:t>
      </w:r>
      <w:r w:rsidRPr="00AB1781">
        <w:t xml:space="preserve"> most of </w:t>
      </w:r>
      <w:r w:rsidR="00DB082B">
        <w:t>them are</w:t>
      </w:r>
      <w:r w:rsidRPr="00AB1781">
        <w:t xml:space="preserve"> </w:t>
      </w:r>
      <w:r w:rsidR="00DB082B">
        <w:t>toil</w:t>
      </w:r>
      <w:r w:rsidRPr="00AB1781">
        <w:t xml:space="preserve"> and </w:t>
      </w:r>
      <w:r w:rsidR="00DB082B">
        <w:t>pain</w:t>
      </w:r>
      <w:r w:rsidRPr="00AB1781">
        <w:t>,</w:t>
      </w:r>
    </w:p>
    <w:p w14:paraId="16D1F4F7" w14:textId="066B96AA" w:rsidR="00935D4B" w:rsidRPr="00AB1781" w:rsidRDefault="00935D4B" w:rsidP="00935D4B">
      <w:pPr>
        <w:pStyle w:val="EnglishHangNoCoptic"/>
      </w:pPr>
      <w:r w:rsidRPr="00AB1781">
        <w:tab/>
        <w:t xml:space="preserve">for </w:t>
      </w:r>
      <w:r w:rsidR="00DB082B">
        <w:t>meekness</w:t>
      </w:r>
      <w:r w:rsidRPr="00AB1781">
        <w:t xml:space="preserve"> </w:t>
      </w:r>
      <w:r w:rsidR="00DB082B">
        <w:t>came</w:t>
      </w:r>
      <w:r w:rsidRPr="00AB1781">
        <w:t xml:space="preserve"> </w:t>
      </w:r>
      <w:r w:rsidR="00DB082B">
        <w:t>upon</w:t>
      </w:r>
      <w:r w:rsidRPr="00AB1781">
        <w:t xml:space="preserve"> us</w:t>
      </w:r>
      <w:r w:rsidR="00DB082B">
        <w:t>,</w:t>
      </w:r>
    </w:p>
    <w:p w14:paraId="0FAF762F" w14:textId="0B79E894" w:rsidR="00935D4B" w:rsidRPr="00AB1781" w:rsidRDefault="00935D4B" w:rsidP="00935D4B">
      <w:pPr>
        <w:pStyle w:val="EnglishHangEndNoCoptic"/>
      </w:pPr>
      <w:r w:rsidRPr="00AB1781">
        <w:tab/>
        <w:t xml:space="preserve">and we </w:t>
      </w:r>
      <w:r w:rsidR="00DB082B">
        <w:t>will be disciplined</w:t>
      </w:r>
      <w:r w:rsidR="00DB082B">
        <w:rPr>
          <w:rStyle w:val="FootnoteReference"/>
        </w:rPr>
        <w:t xml:space="preserve"> </w:t>
      </w:r>
      <w:r w:rsidR="00DB082B">
        <w:rPr>
          <w:rStyle w:val="FootnoteReference"/>
        </w:rPr>
        <w:footnoteReference w:id="500"/>
      </w:r>
      <w:r w:rsidRPr="00AB1781">
        <w:t>.</w:t>
      </w:r>
    </w:p>
    <w:p w14:paraId="5955A35E" w14:textId="29606232" w:rsidR="00935D4B" w:rsidRPr="00AB1781" w:rsidRDefault="00935D4B" w:rsidP="00935D4B">
      <w:pPr>
        <w:pStyle w:val="EnglishHangNoCoptic"/>
      </w:pPr>
      <w:r w:rsidRPr="00AB1781">
        <w:t xml:space="preserve">11 Who knows the power of </w:t>
      </w:r>
      <w:r w:rsidR="00E570CB">
        <w:t>Your</w:t>
      </w:r>
      <w:r w:rsidRPr="00AB1781">
        <w:t xml:space="preserve"> </w:t>
      </w:r>
      <w:r w:rsidR="00DB082B">
        <w:t>wrath,</w:t>
      </w:r>
    </w:p>
    <w:p w14:paraId="45693320" w14:textId="35C4ED5C" w:rsidR="00935D4B" w:rsidRPr="00AB1781" w:rsidRDefault="00935D4B" w:rsidP="00935D4B">
      <w:pPr>
        <w:pStyle w:val="EnglishHangEndNoCoptic"/>
      </w:pPr>
      <w:r w:rsidRPr="00AB1781">
        <w:tab/>
        <w:t xml:space="preserve">and who </w:t>
      </w:r>
      <w:r w:rsidR="00DB082B">
        <w:t>knows</w:t>
      </w:r>
      <w:r w:rsidRPr="00AB1781">
        <w:t xml:space="preserve"> </w:t>
      </w:r>
      <w:r w:rsidR="00E570CB">
        <w:t>Your</w:t>
      </w:r>
      <w:r w:rsidRPr="00AB1781">
        <w:t xml:space="preserve"> </w:t>
      </w:r>
      <w:r w:rsidR="00DB082B">
        <w:t>anger</w:t>
      </w:r>
      <w:r w:rsidRPr="00AB1781">
        <w:t xml:space="preserve"> by </w:t>
      </w:r>
      <w:r w:rsidR="00E570CB">
        <w:t>Your</w:t>
      </w:r>
      <w:r w:rsidRPr="00AB1781">
        <w:t xml:space="preserve"> fear?</w:t>
      </w:r>
    </w:p>
    <w:p w14:paraId="6FDB34A1" w14:textId="1536B8E2" w:rsidR="00935D4B" w:rsidRPr="00AB1781" w:rsidRDefault="00935D4B" w:rsidP="00935D4B">
      <w:pPr>
        <w:pStyle w:val="EnglishHangNoCoptic"/>
      </w:pPr>
      <w:r w:rsidRPr="00AB1781">
        <w:t xml:space="preserve">12 So make </w:t>
      </w:r>
      <w:r w:rsidR="00E570CB">
        <w:t>Your</w:t>
      </w:r>
      <w:r w:rsidRPr="00AB1781">
        <w:t xml:space="preserve"> right hand known to </w:t>
      </w:r>
      <w:r w:rsidR="00DB082B">
        <w:t>us</w:t>
      </w:r>
      <w:r w:rsidRPr="00AB1781">
        <w:t>,</w:t>
      </w:r>
    </w:p>
    <w:p w14:paraId="477EF4CE" w14:textId="1100B071" w:rsidR="00935D4B" w:rsidRPr="00AB1781" w:rsidRDefault="00935D4B" w:rsidP="00935D4B">
      <w:pPr>
        <w:pStyle w:val="EnglishHangEndNoCoptic"/>
      </w:pPr>
      <w:r w:rsidRPr="00AB1781">
        <w:tab/>
        <w:t xml:space="preserve">and </w:t>
      </w:r>
      <w:r w:rsidR="00DB082B">
        <w:t>our hearts may be</w:t>
      </w:r>
      <w:r w:rsidRPr="00AB1781">
        <w:t xml:space="preserve"> disciplined </w:t>
      </w:r>
      <w:r w:rsidR="00DB082B">
        <w:t>with</w:t>
      </w:r>
      <w:r w:rsidRPr="00AB1781">
        <w:t xml:space="preserve"> wisdom.</w:t>
      </w:r>
      <w:r w:rsidRPr="00AB1781">
        <w:rPr>
          <w:rStyle w:val="FootnoteReference"/>
        </w:rPr>
        <w:footnoteReference w:id="501"/>
      </w:r>
    </w:p>
    <w:p w14:paraId="6C826776" w14:textId="641468B3" w:rsidR="00935D4B" w:rsidRPr="00AB1781" w:rsidRDefault="00DB082B" w:rsidP="00935D4B">
      <w:pPr>
        <w:pStyle w:val="EnglishHangNoCoptic"/>
      </w:pPr>
      <w:r>
        <w:t>13 Return, O Lord! H</w:t>
      </w:r>
      <w:r w:rsidR="00935D4B" w:rsidRPr="00AB1781">
        <w:t>ow long?</w:t>
      </w:r>
    </w:p>
    <w:p w14:paraId="61C817E5" w14:textId="4D52B249" w:rsidR="00935D4B" w:rsidRPr="00AB1781" w:rsidRDefault="00DB082B" w:rsidP="00935D4B">
      <w:pPr>
        <w:pStyle w:val="EnglishHangEndNoCoptic"/>
      </w:pPr>
      <w:r>
        <w:tab/>
        <w:t>A</w:t>
      </w:r>
      <w:r w:rsidR="00935D4B" w:rsidRPr="00AB1781">
        <w:t xml:space="preserve">nd be </w:t>
      </w:r>
      <w:r>
        <w:t>entreated concerning</w:t>
      </w:r>
      <w:r w:rsidR="00935D4B" w:rsidRPr="00AB1781">
        <w:t xml:space="preserve"> </w:t>
      </w:r>
      <w:r w:rsidR="00E570CB">
        <w:t>Your</w:t>
      </w:r>
      <w:r w:rsidR="00935D4B" w:rsidRPr="00AB1781">
        <w:t xml:space="preserve"> servants.</w:t>
      </w:r>
    </w:p>
    <w:p w14:paraId="54499A1C" w14:textId="299E7075" w:rsidR="00935D4B" w:rsidRPr="00AB1781" w:rsidRDefault="00935D4B" w:rsidP="00935D4B">
      <w:pPr>
        <w:pStyle w:val="EnglishHangNoCoptic"/>
      </w:pPr>
      <w:r w:rsidRPr="00AB1781">
        <w:t xml:space="preserve">14 </w:t>
      </w:r>
      <w:r w:rsidR="00DB082B">
        <w:t>We were filled</w:t>
      </w:r>
      <w:r w:rsidRPr="00AB1781">
        <w:t xml:space="preserve"> with </w:t>
      </w:r>
      <w:r w:rsidR="00E570CB">
        <w:t>Your</w:t>
      </w:r>
      <w:r w:rsidRPr="00AB1781">
        <w:t xml:space="preserve"> mercy in the morning,</w:t>
      </w:r>
    </w:p>
    <w:p w14:paraId="26AA0FEC" w14:textId="28C0A573" w:rsidR="00935D4B" w:rsidRPr="00AB1781" w:rsidRDefault="00935D4B" w:rsidP="00935D4B">
      <w:pPr>
        <w:pStyle w:val="EnglishHangEndNoCoptic"/>
      </w:pPr>
      <w:r w:rsidRPr="00AB1781">
        <w:tab/>
        <w:t xml:space="preserve">and we </w:t>
      </w:r>
      <w:r w:rsidR="00DB082B">
        <w:t>will</w:t>
      </w:r>
      <w:r w:rsidRPr="00AB1781">
        <w:t xml:space="preserve"> rejoice and be glad all our days.</w:t>
      </w:r>
    </w:p>
    <w:p w14:paraId="65318BDA" w14:textId="59C33897" w:rsidR="00935D4B" w:rsidRPr="00AB1781" w:rsidRDefault="00935D4B" w:rsidP="00935D4B">
      <w:pPr>
        <w:pStyle w:val="EnglishHangNoCoptic"/>
      </w:pPr>
      <w:r w:rsidRPr="00AB1781">
        <w:t xml:space="preserve">15 Gladden us for the days in which </w:t>
      </w:r>
      <w:r w:rsidR="001040C8">
        <w:t>You</w:t>
      </w:r>
      <w:r w:rsidRPr="00AB1781">
        <w:t xml:space="preserve"> humbled us,</w:t>
      </w:r>
    </w:p>
    <w:p w14:paraId="38CF1019" w14:textId="1AFC3D2A" w:rsidR="00935D4B" w:rsidRPr="00AB1781" w:rsidRDefault="00935D4B" w:rsidP="00935D4B">
      <w:pPr>
        <w:pStyle w:val="EnglishHangEndNoCoptic"/>
      </w:pPr>
      <w:r w:rsidRPr="00AB1781">
        <w:tab/>
        <w:t xml:space="preserve">for the years in which we </w:t>
      </w:r>
      <w:r w:rsidR="00DB082B">
        <w:t xml:space="preserve">saw </w:t>
      </w:r>
      <w:r w:rsidRPr="00AB1781">
        <w:t>evils.</w:t>
      </w:r>
    </w:p>
    <w:p w14:paraId="7AA96A1E" w14:textId="77777777" w:rsidR="00935D4B" w:rsidRPr="00AB1781" w:rsidRDefault="00935D4B" w:rsidP="00935D4B">
      <w:pPr>
        <w:pStyle w:val="EnglishHangNoCoptic"/>
      </w:pPr>
      <w:r w:rsidRPr="00AB1781">
        <w:t xml:space="preserve">16 And look upon </w:t>
      </w:r>
      <w:r w:rsidR="00E570CB">
        <w:t>Your</w:t>
      </w:r>
      <w:r w:rsidRPr="00AB1781">
        <w:t xml:space="preserve"> servants and </w:t>
      </w:r>
      <w:r w:rsidR="00E570CB">
        <w:t>Your</w:t>
      </w:r>
      <w:r w:rsidRPr="00AB1781">
        <w:t xml:space="preserve"> works,</w:t>
      </w:r>
    </w:p>
    <w:p w14:paraId="5058F556" w14:textId="22138C5C" w:rsidR="00935D4B" w:rsidRPr="00AB1781" w:rsidRDefault="00935D4B" w:rsidP="00935D4B">
      <w:pPr>
        <w:pStyle w:val="EnglishHangEndNoCoptic"/>
      </w:pPr>
      <w:r w:rsidRPr="00AB1781">
        <w:tab/>
        <w:t xml:space="preserve">and guide their </w:t>
      </w:r>
      <w:r w:rsidR="00DB082B">
        <w:t>sons</w:t>
      </w:r>
      <w:r w:rsidRPr="00AB1781">
        <w:t>.</w:t>
      </w:r>
    </w:p>
    <w:p w14:paraId="7FC8C891" w14:textId="77777777" w:rsidR="00935D4B" w:rsidRPr="00AB1781" w:rsidRDefault="00935D4B" w:rsidP="00935D4B">
      <w:pPr>
        <w:pStyle w:val="EnglishHangNoCoptic"/>
      </w:pPr>
      <w:r w:rsidRPr="00AB1781">
        <w:t>17 And may the radiance of the Lord our God be upon us,</w:t>
      </w:r>
    </w:p>
    <w:p w14:paraId="67F43534" w14:textId="444BCC68" w:rsidR="00935D4B" w:rsidRPr="00935D4B" w:rsidRDefault="00935D4B" w:rsidP="00935D4B">
      <w:pPr>
        <w:pStyle w:val="EnglishHangEndNoCoptic"/>
      </w:pPr>
      <w:r w:rsidRPr="00AB1781">
        <w:tab/>
        <w:t xml:space="preserve">and </w:t>
      </w:r>
      <w:r w:rsidR="00DB082B">
        <w:t>prosper</w:t>
      </w:r>
      <w:r w:rsidRPr="00AB1781">
        <w:t xml:space="preserve"> the work of our hands.</w:t>
      </w:r>
    </w:p>
    <w:p w14:paraId="1EA9F624" w14:textId="293CF844" w:rsidR="00935D4B" w:rsidRPr="00AB1781" w:rsidRDefault="00935D4B" w:rsidP="00BF0205">
      <w:pPr>
        <w:pStyle w:val="Heading4"/>
      </w:pPr>
      <w:bookmarkStart w:id="278" w:name="_Ref412026283"/>
      <w:r>
        <w:t>Psalm</w:t>
      </w:r>
      <w:r w:rsidRPr="00AB1781">
        <w:t xml:space="preserve"> 90</w:t>
      </w:r>
      <w:r>
        <w:t xml:space="preserve">: </w:t>
      </w:r>
      <w:r w:rsidR="007D2678">
        <w:t>“</w:t>
      </w:r>
      <w:r>
        <w:t>He who dwells in the help of the Most Hig</w:t>
      </w:r>
      <w:r w:rsidR="00F017CA">
        <w:t>h”</w:t>
      </w:r>
      <w:bookmarkEnd w:id="278"/>
    </w:p>
    <w:p w14:paraId="79548C48" w14:textId="77777777" w:rsidR="00935D4B" w:rsidRPr="00AB1781" w:rsidRDefault="00935D4B" w:rsidP="00935D4B">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a Mother Bird</w:t>
      </w:r>
    </w:p>
    <w:p w14:paraId="3B9691C1" w14:textId="77777777" w:rsidR="00935D4B" w:rsidRPr="00AB1781" w:rsidRDefault="00935D4B" w:rsidP="00935D4B">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A Colloquy: Security of the Divine Protection</w:t>
      </w:r>
    </w:p>
    <w:p w14:paraId="1A626CA9" w14:textId="486A3716" w:rsidR="00F14AA6" w:rsidRDefault="00F14AA6" w:rsidP="00935D4B">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6D16F9">
        <w:t xml:space="preserve"> </w:t>
      </w:r>
      <w:r w:rsidR="006D16F9">
        <w:fldChar w:fldCharType="begin"/>
      </w:r>
      <w:r w:rsidR="006D16F9">
        <w:instrText xml:space="preserve"> REF _Ref434579602 \h </w:instrText>
      </w:r>
      <w:r w:rsidR="006D16F9">
        <w:fldChar w:fldCharType="separate"/>
      </w:r>
      <w:r w:rsidR="000C7DE2">
        <w:rPr>
          <w:lang w:val="en-GB"/>
        </w:rPr>
        <w:t>The Psalms of the Beginning of Watches</w:t>
      </w:r>
      <w:r w:rsidR="006D16F9">
        <w:fldChar w:fldCharType="end"/>
      </w:r>
      <w:r w:rsidR="006D16F9">
        <w:t xml:space="preserve">, page </w:t>
      </w:r>
      <w:r w:rsidR="006D16F9">
        <w:fldChar w:fldCharType="begin"/>
      </w:r>
      <w:r w:rsidR="006D16F9">
        <w:instrText xml:space="preserve"> PAGEREF _Ref434579602 \h </w:instrText>
      </w:r>
      <w:r w:rsidR="006D16F9">
        <w:fldChar w:fldCharType="separate"/>
      </w:r>
      <w:r w:rsidR="000C7DE2">
        <w:rPr>
          <w:noProof/>
        </w:rPr>
        <w:t>34</w:t>
      </w:r>
      <w:r w:rsidR="006D16F9">
        <w:fldChar w:fldCharType="end"/>
      </w:r>
      <w:r w:rsidR="006D16F9">
        <w:t>.</w:t>
      </w:r>
    </w:p>
    <w:p w14:paraId="4CEF572D" w14:textId="77777777" w:rsidR="00935D4B" w:rsidRPr="00AB1781" w:rsidRDefault="00935D4B" w:rsidP="00935D4B">
      <w:pPr>
        <w:pStyle w:val="Rubric"/>
      </w:pPr>
      <w:r w:rsidRPr="00AB1781">
        <w:t>1 (The Praise of a Song. By David)</w:t>
      </w:r>
    </w:p>
    <w:p w14:paraId="14F033A4" w14:textId="77777777" w:rsidR="00935D4B" w:rsidRPr="00AB1781" w:rsidRDefault="00935D4B" w:rsidP="00935D4B">
      <w:pPr>
        <w:pStyle w:val="EnglishHangNoCoptic"/>
      </w:pPr>
      <w:r w:rsidRPr="00AB1781">
        <w:t>He who dwells in the help</w:t>
      </w:r>
      <w:r w:rsidRPr="00AB1781">
        <w:rPr>
          <w:rStyle w:val="FootnoteReference"/>
        </w:rPr>
        <w:footnoteReference w:id="502"/>
      </w:r>
      <w:r w:rsidRPr="00AB1781">
        <w:t xml:space="preserve"> of the Most High,</w:t>
      </w:r>
    </w:p>
    <w:p w14:paraId="5DF9C955" w14:textId="5571C874" w:rsidR="00935D4B" w:rsidRPr="00AB1781" w:rsidRDefault="00935D4B" w:rsidP="00935D4B">
      <w:pPr>
        <w:pStyle w:val="EnglishHangEndNoCoptic"/>
      </w:pPr>
      <w:r w:rsidRPr="00AB1781">
        <w:tab/>
        <w:t xml:space="preserve">will live in the </w:t>
      </w:r>
      <w:r w:rsidR="00DB082B">
        <w:t>shelter</w:t>
      </w:r>
      <w:r w:rsidRPr="00AB1781">
        <w:t xml:space="preserve"> of the God of Heaven.</w:t>
      </w:r>
    </w:p>
    <w:p w14:paraId="52ADA8E8" w14:textId="77777777" w:rsidR="00935D4B" w:rsidRPr="00AB1781" w:rsidRDefault="00935D4B" w:rsidP="00935D4B">
      <w:pPr>
        <w:pStyle w:val="EnglishHangNoCoptic"/>
      </w:pPr>
      <w:r w:rsidRPr="00AB1781">
        <w:t>2 He will say to the Lord,</w:t>
      </w:r>
    </w:p>
    <w:p w14:paraId="6B359CC0" w14:textId="61ACD971" w:rsidR="00935D4B" w:rsidRPr="00AB1781" w:rsidRDefault="00DB082B" w:rsidP="00935D4B">
      <w:pPr>
        <w:pStyle w:val="EnglishHangNoCoptic"/>
      </w:pPr>
      <w:r>
        <w:tab/>
        <w:t>“</w:t>
      </w:r>
      <w:r w:rsidR="001040C8">
        <w:t>You</w:t>
      </w:r>
      <w:r w:rsidR="00935D4B" w:rsidRPr="00AB1781">
        <w:t xml:space="preserve"> </w:t>
      </w:r>
      <w:r w:rsidR="00004BA4" w:rsidRPr="00AB1781">
        <w:t>are</w:t>
      </w:r>
      <w:r w:rsidR="00935D4B" w:rsidRPr="00AB1781">
        <w:t xml:space="preserve"> my Protector and my Refuge—</w:t>
      </w:r>
    </w:p>
    <w:p w14:paraId="02CB751A" w14:textId="4F2A8941" w:rsidR="00935D4B" w:rsidRPr="00AB1781" w:rsidRDefault="00DB082B" w:rsidP="00935D4B">
      <w:pPr>
        <w:pStyle w:val="EnglishHangEndNoCoptic"/>
      </w:pPr>
      <w:r>
        <w:tab/>
        <w:t>my God,</w:t>
      </w:r>
      <w:r w:rsidR="00935D4B" w:rsidRPr="00AB1781">
        <w:t xml:space="preserve"> and </w:t>
      </w:r>
      <w:r>
        <w:t>I will hope in Him,</w:t>
      </w:r>
    </w:p>
    <w:p w14:paraId="525829F4" w14:textId="2EACC47A" w:rsidR="00935D4B" w:rsidRPr="00AB1781" w:rsidRDefault="00DB082B" w:rsidP="00935D4B">
      <w:pPr>
        <w:pStyle w:val="EnglishHangNoCoptic"/>
      </w:pPr>
      <w:r>
        <w:t>3 f</w:t>
      </w:r>
      <w:r w:rsidR="00935D4B" w:rsidRPr="00AB1781">
        <w:t xml:space="preserve">or He will deliver </w:t>
      </w:r>
      <w:r>
        <w:t>me</w:t>
      </w:r>
      <w:r w:rsidR="00935D4B" w:rsidRPr="00AB1781">
        <w:t xml:space="preserve"> from the snare of the hunters,</w:t>
      </w:r>
    </w:p>
    <w:p w14:paraId="1B4E68BC" w14:textId="184B5EAB" w:rsidR="00935D4B" w:rsidRPr="00AB1781" w:rsidRDefault="00DB082B" w:rsidP="00935D4B">
      <w:pPr>
        <w:pStyle w:val="EnglishHangEndNoCoptic"/>
      </w:pPr>
      <w:r>
        <w:tab/>
        <w:t xml:space="preserve">and from a troublesome </w:t>
      </w:r>
      <w:r w:rsidR="00935D4B" w:rsidRPr="00AB1781">
        <w:t>word.</w:t>
      </w:r>
      <w:r>
        <w:t>”</w:t>
      </w:r>
    </w:p>
    <w:p w14:paraId="2A14BEC7" w14:textId="77777777" w:rsidR="00935D4B" w:rsidRPr="00AB1781" w:rsidRDefault="00935D4B" w:rsidP="00935D4B">
      <w:pPr>
        <w:pStyle w:val="EnglishHangNoCoptic"/>
      </w:pPr>
      <w:r w:rsidRPr="00AB1781">
        <w:t>4 He will overshadow you with His shoulders,</w:t>
      </w:r>
    </w:p>
    <w:p w14:paraId="78E7A0E5" w14:textId="1BF94DA5" w:rsidR="00935D4B" w:rsidRPr="00AB1781" w:rsidRDefault="00935D4B" w:rsidP="00935D4B">
      <w:pPr>
        <w:pStyle w:val="EnglishHangNoCoptic"/>
      </w:pPr>
      <w:r w:rsidRPr="00AB1781">
        <w:tab/>
        <w:t xml:space="preserve">and </w:t>
      </w:r>
      <w:r w:rsidR="00DB082B">
        <w:t>you will hope under His wings</w:t>
      </w:r>
      <w:r w:rsidRPr="00AB1781">
        <w:t>;</w:t>
      </w:r>
    </w:p>
    <w:p w14:paraId="691471C4" w14:textId="7D0CB8F5" w:rsidR="00935D4B" w:rsidRPr="00935D4B" w:rsidRDefault="00935D4B" w:rsidP="00935D4B">
      <w:pPr>
        <w:pStyle w:val="EnglishHangEndNoCoptic"/>
      </w:pPr>
      <w:r w:rsidRPr="00AB1781">
        <w:tab/>
        <w:t xml:space="preserve">His truth will surround you with </w:t>
      </w:r>
      <w:r w:rsidR="00DB082B">
        <w:t>a shield</w:t>
      </w:r>
      <w:r w:rsidRPr="00AB1781">
        <w:t>.</w:t>
      </w:r>
    </w:p>
    <w:p w14:paraId="505D60B7" w14:textId="77777777" w:rsidR="00935D4B" w:rsidRPr="00AB1781" w:rsidRDefault="00935D4B" w:rsidP="00935D4B">
      <w:pPr>
        <w:pStyle w:val="EnglishHangNoCoptic"/>
      </w:pPr>
      <w:r w:rsidRPr="00AB1781">
        <w:t>5 You will not be afraid of any terror by night,</w:t>
      </w:r>
    </w:p>
    <w:p w14:paraId="295437A1" w14:textId="36A83B94" w:rsidR="00935D4B" w:rsidRPr="00AB1781" w:rsidRDefault="00935D4B" w:rsidP="00935D4B">
      <w:pPr>
        <w:pStyle w:val="EnglishHangEndNoCoptic"/>
      </w:pPr>
      <w:r w:rsidRPr="00AB1781">
        <w:tab/>
        <w:t>nor</w:t>
      </w:r>
      <w:r w:rsidR="00DB082B">
        <w:t xml:space="preserve"> of the arrow that flies by day,</w:t>
      </w:r>
    </w:p>
    <w:p w14:paraId="1EE6EB97" w14:textId="5116A1F5" w:rsidR="00935D4B" w:rsidRPr="00AB1781" w:rsidRDefault="00935D4B" w:rsidP="00935D4B">
      <w:pPr>
        <w:pStyle w:val="EnglishHangNoCoptic"/>
      </w:pPr>
      <w:r w:rsidRPr="00AB1781">
        <w:t xml:space="preserve">6 </w:t>
      </w:r>
      <w:r w:rsidR="00DB082B">
        <w:t xml:space="preserve">[nor] of </w:t>
      </w:r>
      <w:r w:rsidRPr="00AB1781">
        <w:t>thing</w:t>
      </w:r>
      <w:r w:rsidR="00DB082B">
        <w:t>s</w:t>
      </w:r>
      <w:r w:rsidRPr="00AB1781">
        <w:t xml:space="preserve"> that </w:t>
      </w:r>
      <w:r w:rsidR="00DB082B">
        <w:t>move in</w:t>
      </w:r>
      <w:r w:rsidRPr="00AB1781">
        <w:t xml:space="preserve"> dark</w:t>
      </w:r>
      <w:r w:rsidR="00DB082B">
        <w:t>ness</w:t>
      </w:r>
      <w:r w:rsidRPr="00AB1781">
        <w:t>,</w:t>
      </w:r>
    </w:p>
    <w:p w14:paraId="1BE8BA01" w14:textId="4048A836" w:rsidR="00935D4B" w:rsidRPr="00AB1781" w:rsidRDefault="00935D4B" w:rsidP="00935D4B">
      <w:pPr>
        <w:pStyle w:val="EnglishHangEndNoCoptic"/>
      </w:pPr>
      <w:r w:rsidRPr="00AB1781">
        <w:tab/>
      </w:r>
      <w:r w:rsidR="00DB082B">
        <w:t xml:space="preserve">[nor] </w:t>
      </w:r>
      <w:r w:rsidRPr="00AB1781">
        <w:t xml:space="preserve">of accident, or the noonday </w:t>
      </w:r>
      <w:r w:rsidR="00DB082B">
        <w:t>demon</w:t>
      </w:r>
      <w:r w:rsidRPr="00AB1781">
        <w:t>.</w:t>
      </w:r>
    </w:p>
    <w:p w14:paraId="4A346A0A" w14:textId="2B4A010F" w:rsidR="00935D4B" w:rsidRPr="00AB1781" w:rsidRDefault="00935D4B" w:rsidP="00935D4B">
      <w:pPr>
        <w:pStyle w:val="EnglishHangNoCoptic"/>
      </w:pPr>
      <w:r w:rsidRPr="00AB1781">
        <w:t xml:space="preserve">7 A thousand </w:t>
      </w:r>
      <w:r w:rsidR="00DB082B">
        <w:t>will</w:t>
      </w:r>
      <w:r w:rsidRPr="00AB1781">
        <w:t xml:space="preserve"> fall at your side</w:t>
      </w:r>
      <w:r w:rsidR="00DB082B">
        <w:t>,</w:t>
      </w:r>
    </w:p>
    <w:p w14:paraId="57D4EBE1" w14:textId="08A6AEA6" w:rsidR="00935D4B" w:rsidRPr="00AB1781" w:rsidRDefault="00935D4B" w:rsidP="00935D4B">
      <w:pPr>
        <w:pStyle w:val="EnglishHangNoCoptic"/>
      </w:pPr>
      <w:r w:rsidRPr="00AB1781">
        <w:tab/>
        <w:t xml:space="preserve">and </w:t>
      </w:r>
      <w:r w:rsidR="00DB082B">
        <w:t>ten thousand at your right hand,</w:t>
      </w:r>
    </w:p>
    <w:p w14:paraId="1E6A064F" w14:textId="38A13C30" w:rsidR="00935D4B" w:rsidRPr="00AB1781" w:rsidRDefault="00DB082B" w:rsidP="00935D4B">
      <w:pPr>
        <w:pStyle w:val="EnglishHangEndNoCoptic"/>
      </w:pPr>
      <w:r>
        <w:tab/>
        <w:t>but it will not come near you;</w:t>
      </w:r>
    </w:p>
    <w:p w14:paraId="6480C9EE" w14:textId="2CDF31A8" w:rsidR="00935D4B" w:rsidRPr="00AB1781" w:rsidRDefault="00935D4B" w:rsidP="00935D4B">
      <w:pPr>
        <w:pStyle w:val="EnglishHangNoCoptic"/>
      </w:pPr>
      <w:r w:rsidRPr="00AB1781">
        <w:t xml:space="preserve">8 </w:t>
      </w:r>
      <w:r w:rsidR="00DB082B">
        <w:t>you will o</w:t>
      </w:r>
      <w:r w:rsidRPr="00AB1781">
        <w:t xml:space="preserve">nly </w:t>
      </w:r>
      <w:r w:rsidR="00DB082B">
        <w:t xml:space="preserve">behold </w:t>
      </w:r>
      <w:r w:rsidRPr="00AB1781">
        <w:t>with your eyes</w:t>
      </w:r>
      <w:r w:rsidR="00DB082B">
        <w:t>,</w:t>
      </w:r>
    </w:p>
    <w:p w14:paraId="3BCFA95F" w14:textId="0980C410" w:rsidR="00935D4B" w:rsidRPr="00AB1781" w:rsidRDefault="00935D4B" w:rsidP="00935D4B">
      <w:pPr>
        <w:pStyle w:val="EnglishHangEndNoCoptic"/>
      </w:pPr>
      <w:r w:rsidRPr="00AB1781">
        <w:tab/>
        <w:t xml:space="preserve">and </w:t>
      </w:r>
      <w:r w:rsidR="00DB082B">
        <w:t xml:space="preserve">you will </w:t>
      </w:r>
      <w:r w:rsidRPr="00AB1781">
        <w:t>see the reward of sinners.</w:t>
      </w:r>
    </w:p>
    <w:p w14:paraId="28A1694B" w14:textId="77777777" w:rsidR="00935D4B" w:rsidRPr="00AB1781" w:rsidRDefault="00935D4B" w:rsidP="00935D4B">
      <w:pPr>
        <w:pStyle w:val="EnglishHangNoCoptic"/>
      </w:pPr>
      <w:r w:rsidRPr="00AB1781">
        <w:t xml:space="preserve">9 For </w:t>
      </w:r>
      <w:r w:rsidR="001040C8">
        <w:t>You</w:t>
      </w:r>
      <w:r w:rsidRPr="00AB1781">
        <w:t xml:space="preserve">, O Lord, </w:t>
      </w:r>
      <w:r w:rsidR="00C104A1">
        <w:t>are</w:t>
      </w:r>
      <w:r w:rsidRPr="00AB1781">
        <w:t xml:space="preserve"> my hope;</w:t>
      </w:r>
    </w:p>
    <w:p w14:paraId="53513C89" w14:textId="39839911" w:rsidR="00935D4B" w:rsidRPr="00AB1781" w:rsidRDefault="00935D4B" w:rsidP="00935D4B">
      <w:pPr>
        <w:pStyle w:val="EnglishHangEndNoCoptic"/>
      </w:pPr>
      <w:r w:rsidRPr="00AB1781">
        <w:tab/>
      </w:r>
      <w:r w:rsidR="001040C8">
        <w:t>You</w:t>
      </w:r>
      <w:r w:rsidRPr="00AB1781">
        <w:t xml:space="preserve"> made the Most High </w:t>
      </w:r>
      <w:r w:rsidR="00E570CB">
        <w:t>Your</w:t>
      </w:r>
      <w:r w:rsidRPr="00AB1781">
        <w:t xml:space="preserve"> Refuge.</w:t>
      </w:r>
    </w:p>
    <w:p w14:paraId="6E8C28E3" w14:textId="77777777" w:rsidR="00935D4B" w:rsidRPr="00AB1781" w:rsidRDefault="00935D4B" w:rsidP="00935D4B">
      <w:pPr>
        <w:pStyle w:val="EnglishHangNoCoptic"/>
      </w:pPr>
      <w:r w:rsidRPr="00AB1781">
        <w:t>10 No evil will come to you,</w:t>
      </w:r>
    </w:p>
    <w:p w14:paraId="1209737F" w14:textId="0FF94DEA" w:rsidR="00935D4B" w:rsidRPr="00AB1781" w:rsidRDefault="00935D4B" w:rsidP="00935D4B">
      <w:pPr>
        <w:pStyle w:val="EnglishHangEndNoCoptic"/>
      </w:pPr>
      <w:r w:rsidRPr="00AB1781">
        <w:tab/>
        <w:t>and no scour</w:t>
      </w:r>
      <w:r w:rsidR="00DB082B">
        <w:t>ge will come near your dwelling,</w:t>
      </w:r>
    </w:p>
    <w:p w14:paraId="0FA07953" w14:textId="608A6FE2" w:rsidR="00935D4B" w:rsidRPr="00AB1781" w:rsidRDefault="00DB082B" w:rsidP="00935D4B">
      <w:pPr>
        <w:pStyle w:val="EnglishHangNoCoptic"/>
      </w:pPr>
      <w:r>
        <w:t>11 f</w:t>
      </w:r>
      <w:r w:rsidR="00935D4B" w:rsidRPr="00AB1781">
        <w:t xml:space="preserve">or He will </w:t>
      </w:r>
      <w:r>
        <w:t>command His Angels</w:t>
      </w:r>
    </w:p>
    <w:p w14:paraId="1A5B22BF" w14:textId="49A2221D" w:rsidR="00935D4B" w:rsidRPr="00AB1781" w:rsidRDefault="00DB082B" w:rsidP="00935D4B">
      <w:pPr>
        <w:pStyle w:val="EnglishHangEndNoCoptic"/>
      </w:pPr>
      <w:r>
        <w:tab/>
        <w:t>to guard you in all your ways;</w:t>
      </w:r>
    </w:p>
    <w:p w14:paraId="3550B8B4" w14:textId="30C284A8" w:rsidR="00935D4B" w:rsidRPr="00AB1781" w:rsidRDefault="00935D4B" w:rsidP="00935D4B">
      <w:pPr>
        <w:pStyle w:val="EnglishHangNoCoptic"/>
      </w:pPr>
      <w:r w:rsidRPr="00AB1781">
        <w:t xml:space="preserve">12 They will bear </w:t>
      </w:r>
      <w:r w:rsidR="00DB082B">
        <w:t xml:space="preserve">up </w:t>
      </w:r>
      <w:r w:rsidRPr="00AB1781">
        <w:t>you in their hands,</w:t>
      </w:r>
    </w:p>
    <w:p w14:paraId="74CA9785" w14:textId="3FB409C1" w:rsidR="00935D4B" w:rsidRPr="00AB1781" w:rsidRDefault="00935D4B" w:rsidP="00935D4B">
      <w:pPr>
        <w:pStyle w:val="EnglishHangEndNoCoptic"/>
      </w:pPr>
      <w:r w:rsidRPr="00AB1781">
        <w:tab/>
        <w:t xml:space="preserve">lest you </w:t>
      </w:r>
      <w:r w:rsidR="00DB082B">
        <w:t>strike</w:t>
      </w:r>
      <w:r w:rsidRPr="00AB1781">
        <w:t xml:space="preserve"> your foot against a stone</w:t>
      </w:r>
      <w:r w:rsidR="00DB082B">
        <w:t>;</w:t>
      </w:r>
      <w:r w:rsidRPr="00AB1781">
        <w:rPr>
          <w:rStyle w:val="FootnoteReference"/>
        </w:rPr>
        <w:footnoteReference w:id="503"/>
      </w:r>
    </w:p>
    <w:p w14:paraId="1B23CA1F" w14:textId="4FF9F69D" w:rsidR="00935D4B" w:rsidRPr="00AB1781" w:rsidRDefault="00935D4B" w:rsidP="00935D4B">
      <w:pPr>
        <w:pStyle w:val="EnglishHangNoCoptic"/>
      </w:pPr>
      <w:r w:rsidRPr="00AB1781">
        <w:lastRenderedPageBreak/>
        <w:t>13 You will tread u</w:t>
      </w:r>
      <w:r w:rsidR="00DB082B">
        <w:t>pon the asp and the basilisk,</w:t>
      </w:r>
    </w:p>
    <w:p w14:paraId="470DC407" w14:textId="7060B121" w:rsidR="00935D4B" w:rsidRPr="00AB1781" w:rsidRDefault="00935D4B" w:rsidP="00935D4B">
      <w:pPr>
        <w:pStyle w:val="EnglishHangEndNoCoptic"/>
      </w:pPr>
      <w:r w:rsidRPr="00AB1781">
        <w:tab/>
      </w:r>
      <w:r w:rsidR="00DB082B">
        <w:t>you will trample</w:t>
      </w:r>
      <w:r w:rsidR="00D72FDC">
        <w:rPr>
          <w:rStyle w:val="FootnoteReference"/>
        </w:rPr>
        <w:footnoteReference w:id="504"/>
      </w:r>
      <w:r w:rsidR="00DB082B">
        <w:t xml:space="preserve"> </w:t>
      </w:r>
      <w:r w:rsidRPr="00AB1781">
        <w:t>the lion and the dragon</w:t>
      </w:r>
      <w:r w:rsidRPr="00AB1781">
        <w:rPr>
          <w:rStyle w:val="FootnoteReference"/>
        </w:rPr>
        <w:footnoteReference w:id="505"/>
      </w:r>
      <w:r w:rsidRPr="00AB1781">
        <w:t xml:space="preserve"> underfoot.</w:t>
      </w:r>
    </w:p>
    <w:p w14:paraId="7626264B" w14:textId="57FBCB85" w:rsidR="00935D4B" w:rsidRPr="00AB1781" w:rsidRDefault="00935D4B" w:rsidP="00935D4B">
      <w:pPr>
        <w:pStyle w:val="EnglishHangNoCoptic"/>
      </w:pPr>
      <w:r w:rsidRPr="00AB1781">
        <w:t xml:space="preserve">14 </w:t>
      </w:r>
      <w:r w:rsidR="00DB082B">
        <w:t>“</w:t>
      </w:r>
      <w:r w:rsidRPr="00AB1781">
        <w:t xml:space="preserve">Because he has </w:t>
      </w:r>
      <w:r w:rsidR="00DB082B">
        <w:t>hoped</w:t>
      </w:r>
      <w:r w:rsidRPr="00AB1781">
        <w:t xml:space="preserve"> in Me, I will deliver him;</w:t>
      </w:r>
    </w:p>
    <w:p w14:paraId="3097FEB6" w14:textId="5185CDE8" w:rsidR="00935D4B" w:rsidRPr="00AB1781" w:rsidRDefault="00935D4B" w:rsidP="00935D4B">
      <w:pPr>
        <w:pStyle w:val="EnglishHangEndNoCoptic"/>
      </w:pPr>
      <w:r w:rsidRPr="00AB1781">
        <w:tab/>
        <w:t>I will protec</w:t>
      </w:r>
      <w:r w:rsidR="00DB082B">
        <w:t>t him, because he knew My N</w:t>
      </w:r>
      <w:r w:rsidRPr="00AB1781">
        <w:t>ame.</w:t>
      </w:r>
    </w:p>
    <w:p w14:paraId="52136282" w14:textId="30565D2B" w:rsidR="00935D4B" w:rsidRPr="00AB1781" w:rsidRDefault="00DB082B" w:rsidP="00935D4B">
      <w:pPr>
        <w:pStyle w:val="EnglishHangNoCoptic"/>
      </w:pPr>
      <w:r>
        <w:t>15 He will call upon Me,</w:t>
      </w:r>
      <w:r w:rsidR="00935D4B" w:rsidRPr="00AB1781">
        <w:t xml:space="preserve"> and I will </w:t>
      </w:r>
      <w:r>
        <w:t>hear him;</w:t>
      </w:r>
    </w:p>
    <w:p w14:paraId="4CB6FFA0" w14:textId="464CB75C" w:rsidR="00935D4B" w:rsidRPr="00AB1781" w:rsidRDefault="00935D4B" w:rsidP="00935D4B">
      <w:pPr>
        <w:pStyle w:val="EnglishHangNoCoptic"/>
      </w:pPr>
      <w:r w:rsidRPr="00AB1781">
        <w:tab/>
        <w:t xml:space="preserve">I am with him in </w:t>
      </w:r>
      <w:r w:rsidR="00DB082B">
        <w:t>affliction,</w:t>
      </w:r>
    </w:p>
    <w:p w14:paraId="23797445" w14:textId="619D8F20" w:rsidR="00935D4B" w:rsidRPr="00AB1781" w:rsidRDefault="00935D4B" w:rsidP="00935D4B">
      <w:pPr>
        <w:pStyle w:val="EnglishHangEndNoCoptic"/>
      </w:pPr>
      <w:r w:rsidRPr="00AB1781">
        <w:tab/>
      </w:r>
      <w:r w:rsidR="003E7D85">
        <w:t>a</w:t>
      </w:r>
      <w:r w:rsidR="00DB082B">
        <w:t xml:space="preserve">nd </w:t>
      </w:r>
      <w:r w:rsidRPr="00AB1781">
        <w:t>I will deliver him and glorify him.</w:t>
      </w:r>
    </w:p>
    <w:p w14:paraId="056E3810" w14:textId="49B67364" w:rsidR="00935D4B" w:rsidRPr="00AB1781" w:rsidRDefault="00935D4B" w:rsidP="00935D4B">
      <w:pPr>
        <w:pStyle w:val="EnglishHangNoCoptic"/>
      </w:pPr>
      <w:r w:rsidRPr="00AB1781">
        <w:t xml:space="preserve">16 </w:t>
      </w:r>
      <w:r w:rsidR="00DB082B">
        <w:t xml:space="preserve">I will satisfy Him with length of days, </w:t>
      </w:r>
    </w:p>
    <w:p w14:paraId="70696BBE" w14:textId="4F8B2B32" w:rsidR="00935D4B" w:rsidRDefault="00935D4B" w:rsidP="00935D4B">
      <w:pPr>
        <w:pStyle w:val="EnglishHangEndNoCoptic"/>
      </w:pPr>
      <w:r w:rsidRPr="00AB1781">
        <w:tab/>
        <w:t>and show him My salvation.</w:t>
      </w:r>
    </w:p>
    <w:p w14:paraId="2904F0A3" w14:textId="22E32128"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_Ref412111374 \h </w:instrText>
      </w:r>
      <w:r>
        <w:fldChar w:fldCharType="separate"/>
      </w:r>
      <w:r w:rsidR="000C7DE2">
        <w:t>Psalm</w:t>
      </w:r>
      <w:r w:rsidR="000C7DE2" w:rsidRPr="00AB1781">
        <w:t xml:space="preserve"> 92</w:t>
      </w:r>
      <w:r w:rsidR="000C7DE2">
        <w:t>: “The Lord is reigns, He is robed in majesty”</w:t>
      </w:r>
      <w:r>
        <w:fldChar w:fldCharType="end"/>
      </w:r>
      <w:r>
        <w:t xml:space="preserve">, page </w:t>
      </w:r>
      <w:r>
        <w:fldChar w:fldCharType="begin"/>
      </w:r>
      <w:r>
        <w:instrText xml:space="preserve"> PAGEREF _Ref412111374 \h </w:instrText>
      </w:r>
      <w:r>
        <w:fldChar w:fldCharType="separate"/>
      </w:r>
      <w:r w:rsidR="000C7DE2">
        <w:rPr>
          <w:noProof/>
        </w:rPr>
        <w:t>228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_Ref412026313 \h </w:instrText>
      </w:r>
      <w:r w:rsidR="00E611C7">
        <w:fldChar w:fldCharType="separate"/>
      </w:r>
      <w:r w:rsidR="000C7DE2">
        <w:t>Psalm</w:t>
      </w:r>
      <w:r w:rsidR="000C7DE2" w:rsidRPr="00AB1781">
        <w:t xml:space="preserve"> 96</w:t>
      </w:r>
      <w:r w:rsidR="000C7DE2">
        <w:t>: “The Lord reigns, let the earth rejoice”</w:t>
      </w:r>
      <w:r w:rsidR="00E611C7">
        <w:fldChar w:fldCharType="end"/>
      </w:r>
      <w:r w:rsidR="00E611C7">
        <w:t xml:space="preserve">, page </w:t>
      </w:r>
      <w:r w:rsidR="00E611C7">
        <w:fldChar w:fldCharType="begin"/>
      </w:r>
      <w:r w:rsidR="00E611C7">
        <w:instrText xml:space="preserve"> PAGEREF _Ref412026313 \h </w:instrText>
      </w:r>
      <w:r w:rsidR="00E611C7">
        <w:fldChar w:fldCharType="separate"/>
      </w:r>
      <w:r w:rsidR="000C7DE2">
        <w:rPr>
          <w:noProof/>
        </w:rPr>
        <w:t>233</w:t>
      </w:r>
      <w:r w:rsidR="00E611C7">
        <w:fldChar w:fldCharType="end"/>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_Ref411967180 \h </w:instrText>
      </w:r>
      <w:r w:rsidR="00E611C7">
        <w:fldChar w:fldCharType="separate"/>
      </w:r>
      <w:r w:rsidR="000C7DE2">
        <w:t>Psalm</w:t>
      </w:r>
      <w:r w:rsidR="000C7DE2" w:rsidRPr="00AB1781">
        <w:t xml:space="preserve"> 116</w:t>
      </w:r>
      <w:r w:rsidR="000C7DE2">
        <w:t>: “Praise the Lord, all you nations”</w:t>
      </w:r>
      <w:r w:rsidR="00E611C7">
        <w:fldChar w:fldCharType="end"/>
      </w:r>
      <w:r w:rsidR="00E611C7">
        <w:t xml:space="preserve">, page </w:t>
      </w:r>
      <w:r w:rsidR="00E611C7">
        <w:fldChar w:fldCharType="begin"/>
      </w:r>
      <w:r w:rsidR="00E611C7">
        <w:instrText xml:space="preserve"> PAGEREF _Ref411967180 \h </w:instrText>
      </w:r>
      <w:r w:rsidR="00E611C7">
        <w:fldChar w:fldCharType="separate"/>
      </w:r>
      <w:r w:rsidR="000C7DE2">
        <w:rPr>
          <w:noProof/>
        </w:rPr>
        <w:t>268</w:t>
      </w:r>
      <w:r w:rsidR="00E611C7">
        <w:fldChar w:fldCharType="end"/>
      </w:r>
      <w:r w:rsidR="00E611C7">
        <w:t>.</w:t>
      </w:r>
    </w:p>
    <w:p w14:paraId="2A6C700B" w14:textId="1D131550" w:rsidR="00924D0C" w:rsidRDefault="00924D0C" w:rsidP="00924D0C">
      <w:pPr>
        <w:pStyle w:val="Rubric"/>
      </w:pPr>
      <w:r>
        <w:t>Glory…</w:t>
      </w:r>
    </w:p>
    <w:p w14:paraId="0476308B" w14:textId="4530FC05" w:rsidR="0044639B" w:rsidRPr="00AB1781" w:rsidRDefault="0044639B" w:rsidP="00BF0205">
      <w:pPr>
        <w:pStyle w:val="Heading3"/>
      </w:pPr>
      <w:bookmarkStart w:id="279" w:name="_Ref435438606"/>
      <w:r w:rsidRPr="00AB1781">
        <w:t>K</w:t>
      </w:r>
      <w:r>
        <w:t>athisma</w:t>
      </w:r>
      <w:r w:rsidRPr="00AB1781">
        <w:t xml:space="preserve"> 1</w:t>
      </w:r>
      <w:r>
        <w:t>3</w:t>
      </w:r>
      <w:bookmarkEnd w:id="279"/>
    </w:p>
    <w:p w14:paraId="17573F21" w14:textId="753C1D2E" w:rsidR="008016CF" w:rsidRPr="008016CF" w:rsidRDefault="008016CF" w:rsidP="00BF0205">
      <w:pPr>
        <w:pStyle w:val="Heading4"/>
      </w:pPr>
      <w:r>
        <w:t>Psalm</w:t>
      </w:r>
      <w:r w:rsidRPr="00AB1781">
        <w:t xml:space="preserve"> 91</w:t>
      </w:r>
      <w:r>
        <w:t xml:space="preserve">: </w:t>
      </w:r>
      <w:r w:rsidR="007D2678">
        <w:t>“</w:t>
      </w:r>
      <w:r>
        <w:t xml:space="preserve">It is good to </w:t>
      </w:r>
      <w:r w:rsidR="007D2678">
        <w:t>confess</w:t>
      </w:r>
      <w:r>
        <w:t xml:space="preserve"> the Lord</w:t>
      </w:r>
      <w:r w:rsidR="007D2678">
        <w:t>”</w:t>
      </w:r>
    </w:p>
    <w:p w14:paraId="091D8612"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of a Good and Happy Man</w:t>
      </w:r>
    </w:p>
    <w:p w14:paraId="4CAD130A"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Singing Creation prompts a Singing Heart</w:t>
      </w:r>
    </w:p>
    <w:p w14:paraId="26C050CF" w14:textId="77777777" w:rsidR="008016CF" w:rsidRPr="00AB1781" w:rsidRDefault="008016CF" w:rsidP="008016CF">
      <w:pPr>
        <w:pStyle w:val="Rubric"/>
      </w:pPr>
      <w:r w:rsidRPr="00AB1781">
        <w:t>1 (Psalm of a song for the day of the Sabbath)</w:t>
      </w:r>
    </w:p>
    <w:p w14:paraId="3AE8D770" w14:textId="7A9E249C" w:rsidR="008016CF" w:rsidRPr="00AB1781" w:rsidRDefault="008016CF" w:rsidP="008016CF">
      <w:pPr>
        <w:pStyle w:val="EnglishHangNoCoptic"/>
      </w:pPr>
      <w:r w:rsidRPr="00AB1781">
        <w:t xml:space="preserve">2 It is good to </w:t>
      </w:r>
      <w:r w:rsidR="003E7D85">
        <w:t>confess</w:t>
      </w:r>
      <w:r w:rsidR="003E7D85">
        <w:rPr>
          <w:rStyle w:val="FootnoteReference"/>
        </w:rPr>
        <w:footnoteReference w:id="506"/>
      </w:r>
      <w:r w:rsidRPr="00AB1781">
        <w:t xml:space="preserve"> the Lord,</w:t>
      </w:r>
    </w:p>
    <w:p w14:paraId="119DAD0C" w14:textId="29DF186C" w:rsidR="008016CF" w:rsidRPr="00AB1781" w:rsidRDefault="008016CF" w:rsidP="008016CF">
      <w:pPr>
        <w:pStyle w:val="EnglishHangEndNoCoptic"/>
      </w:pPr>
      <w:r w:rsidRPr="00AB1781">
        <w:tab/>
        <w:t xml:space="preserve">and to sing </w:t>
      </w:r>
      <w:r w:rsidR="00B74D74">
        <w:t>[</w:t>
      </w:r>
      <w:r w:rsidRPr="00AB1781">
        <w:t>praises</w:t>
      </w:r>
      <w:r w:rsidR="00B74D74">
        <w:t>]</w:t>
      </w:r>
      <w:r w:rsidRPr="00AB1781">
        <w:t xml:space="preserve"> to </w:t>
      </w:r>
      <w:r w:rsidR="00E570CB">
        <w:t>Your</w:t>
      </w:r>
      <w:r w:rsidR="00B74D74">
        <w:t xml:space="preserve"> N</w:t>
      </w:r>
      <w:r w:rsidRPr="00AB1781">
        <w:t>ame, O Most High,</w:t>
      </w:r>
    </w:p>
    <w:p w14:paraId="6904522A" w14:textId="3E0196BD" w:rsidR="008016CF" w:rsidRPr="00AB1781" w:rsidRDefault="008016CF" w:rsidP="008016CF">
      <w:pPr>
        <w:pStyle w:val="EnglishHangNoCoptic"/>
      </w:pPr>
      <w:r w:rsidRPr="00AB1781">
        <w:t xml:space="preserve">3 to </w:t>
      </w:r>
      <w:r w:rsidR="00B74D74">
        <w:t>proclaim</w:t>
      </w:r>
      <w:r w:rsidRPr="00AB1781">
        <w:t xml:space="preserve"> </w:t>
      </w:r>
      <w:r w:rsidR="00E570CB">
        <w:t>Your</w:t>
      </w:r>
      <w:r w:rsidRPr="00AB1781">
        <w:t xml:space="preserve"> mercy in the morning,</w:t>
      </w:r>
    </w:p>
    <w:p w14:paraId="65D106EC" w14:textId="16A635DA" w:rsidR="008016CF" w:rsidRPr="008016CF" w:rsidRDefault="008016CF" w:rsidP="008016CF">
      <w:pPr>
        <w:pStyle w:val="EnglishHangEndNoCoptic"/>
      </w:pPr>
      <w:r w:rsidRPr="00AB1781">
        <w:tab/>
        <w:t xml:space="preserve">and </w:t>
      </w:r>
      <w:r w:rsidR="00E570CB">
        <w:t>Your</w:t>
      </w:r>
      <w:r w:rsidRPr="00AB1781">
        <w:t xml:space="preserve"> truth </w:t>
      </w:r>
      <w:r w:rsidR="00B74D74">
        <w:t>every night,</w:t>
      </w:r>
    </w:p>
    <w:p w14:paraId="1F037AA1" w14:textId="25CD1A0B" w:rsidR="008016CF" w:rsidRPr="00AB1781" w:rsidRDefault="00B74D74" w:rsidP="008016CF">
      <w:pPr>
        <w:pStyle w:val="EnglishHangNoCoptic"/>
      </w:pPr>
      <w:r>
        <w:t>4 on a ten stringed harp</w:t>
      </w:r>
      <w:r w:rsidR="008016CF" w:rsidRPr="00AB1781">
        <w:t>,</w:t>
      </w:r>
    </w:p>
    <w:p w14:paraId="638445BB" w14:textId="57B99F15" w:rsidR="008016CF" w:rsidRPr="00AB1781" w:rsidRDefault="008016CF" w:rsidP="008016CF">
      <w:pPr>
        <w:pStyle w:val="EnglishHangEndNoCoptic"/>
      </w:pPr>
      <w:r w:rsidRPr="00AB1781">
        <w:tab/>
        <w:t>with a song</w:t>
      </w:r>
      <w:r w:rsidR="00B74D74">
        <w:rPr>
          <w:rStyle w:val="FootnoteReference"/>
        </w:rPr>
        <w:footnoteReference w:id="507"/>
      </w:r>
      <w:r w:rsidRPr="00AB1781">
        <w:t xml:space="preserve"> on the </w:t>
      </w:r>
      <w:r w:rsidR="00B74D74">
        <w:t>lyre</w:t>
      </w:r>
      <w:r w:rsidRPr="00AB1781">
        <w:t>.</w:t>
      </w:r>
    </w:p>
    <w:p w14:paraId="64740F91" w14:textId="3C889832" w:rsidR="008016CF" w:rsidRPr="00AB1781" w:rsidRDefault="008016CF" w:rsidP="008016CF">
      <w:pPr>
        <w:pStyle w:val="EnglishHangNoCoptic"/>
      </w:pPr>
      <w:r w:rsidRPr="00AB1781">
        <w:t xml:space="preserve">5 For </w:t>
      </w:r>
      <w:r w:rsidR="001040C8">
        <w:t>You</w:t>
      </w:r>
      <w:r w:rsidRPr="00AB1781">
        <w:t xml:space="preserve">, O Lord, </w:t>
      </w:r>
      <w:r w:rsidR="00556387">
        <w:t>have</w:t>
      </w:r>
      <w:r w:rsidRPr="00AB1781">
        <w:t xml:space="preserve"> made me glad by </w:t>
      </w:r>
      <w:r w:rsidR="00E570CB">
        <w:t>Your</w:t>
      </w:r>
      <w:r w:rsidRPr="00AB1781">
        <w:t xml:space="preserve"> </w:t>
      </w:r>
      <w:r w:rsidR="00B74D74">
        <w:t>works</w:t>
      </w:r>
      <w:r w:rsidRPr="00AB1781">
        <w:t>,</w:t>
      </w:r>
    </w:p>
    <w:p w14:paraId="53861873" w14:textId="7DE0D872" w:rsidR="008016CF" w:rsidRPr="00AB1781" w:rsidRDefault="008016CF" w:rsidP="008016CF">
      <w:pPr>
        <w:pStyle w:val="EnglishHangEndNoCoptic"/>
      </w:pPr>
      <w:r w:rsidRPr="00AB1781">
        <w:tab/>
        <w:t xml:space="preserve">and </w:t>
      </w:r>
      <w:r w:rsidR="00B74D74">
        <w:t xml:space="preserve">I will rejoice </w:t>
      </w:r>
      <w:r w:rsidRPr="00AB1781">
        <w:t>at the work</w:t>
      </w:r>
      <w:r w:rsidR="00B74D74">
        <w:t>s</w:t>
      </w:r>
      <w:r w:rsidRPr="00AB1781">
        <w:t xml:space="preserve"> of </w:t>
      </w:r>
      <w:r w:rsidR="00E570CB">
        <w:t>Your</w:t>
      </w:r>
      <w:r w:rsidR="00B74D74">
        <w:t xml:space="preserve"> hands</w:t>
      </w:r>
      <w:r w:rsidRPr="00AB1781">
        <w:t>.</w:t>
      </w:r>
    </w:p>
    <w:p w14:paraId="5A64C765" w14:textId="0C27FA55" w:rsidR="008016CF" w:rsidRPr="00AB1781" w:rsidRDefault="008016CF" w:rsidP="008016CF">
      <w:pPr>
        <w:pStyle w:val="EnglishHangNoCoptic"/>
      </w:pPr>
      <w:r w:rsidRPr="00AB1781">
        <w:lastRenderedPageBreak/>
        <w:t xml:space="preserve">6 How </w:t>
      </w:r>
      <w:r w:rsidR="00B74D74">
        <w:t>magnificent</w:t>
      </w:r>
      <w:r w:rsidRPr="00AB1781">
        <w:t xml:space="preserve"> are </w:t>
      </w:r>
      <w:r w:rsidR="00E570CB">
        <w:t>Your</w:t>
      </w:r>
      <w:r w:rsidRPr="00AB1781">
        <w:t xml:space="preserve"> works, O Lord!</w:t>
      </w:r>
    </w:p>
    <w:p w14:paraId="674262CD" w14:textId="456054E8" w:rsidR="008016CF" w:rsidRPr="00AB1781" w:rsidRDefault="008016CF" w:rsidP="008016CF">
      <w:pPr>
        <w:pStyle w:val="EnglishHangEndNoCoptic"/>
      </w:pPr>
      <w:r w:rsidRPr="00AB1781">
        <w:tab/>
      </w:r>
      <w:r w:rsidR="00B74D74">
        <w:t>Your thoughts are</w:t>
      </w:r>
      <w:r w:rsidRPr="00AB1781">
        <w:t xml:space="preserve"> very deep!</w:t>
      </w:r>
    </w:p>
    <w:p w14:paraId="78D54F00" w14:textId="40AC1958" w:rsidR="008016CF" w:rsidRPr="00AB1781" w:rsidRDefault="008016CF" w:rsidP="008016CF">
      <w:pPr>
        <w:pStyle w:val="EnglishHangNoCoptic"/>
      </w:pPr>
      <w:r w:rsidRPr="00AB1781">
        <w:t xml:space="preserve">7 A </w:t>
      </w:r>
      <w:r w:rsidR="00B74D74">
        <w:t>foolish</w:t>
      </w:r>
      <w:r w:rsidRPr="00AB1781">
        <w:t xml:space="preserve"> man </w:t>
      </w:r>
      <w:r w:rsidR="00B74D74">
        <w:t>will not</w:t>
      </w:r>
      <w:r w:rsidRPr="00AB1781">
        <w:t xml:space="preserve"> know</w:t>
      </w:r>
      <w:r w:rsidR="00B74D74">
        <w:t xml:space="preserve"> these things</w:t>
      </w:r>
      <w:r w:rsidRPr="00AB1781">
        <w:t>,</w:t>
      </w:r>
    </w:p>
    <w:p w14:paraId="2A44AEDC" w14:textId="5F4145E7" w:rsidR="008016CF" w:rsidRPr="00AB1781" w:rsidRDefault="008016CF" w:rsidP="008016CF">
      <w:pPr>
        <w:pStyle w:val="EnglishHangEndNoCoptic"/>
      </w:pPr>
      <w:r w:rsidRPr="00AB1781">
        <w:tab/>
        <w:t xml:space="preserve">and a </w:t>
      </w:r>
      <w:r w:rsidR="00B74D74">
        <w:t>stupid man</w:t>
      </w:r>
      <w:r w:rsidRPr="00AB1781">
        <w:t xml:space="preserve"> </w:t>
      </w:r>
      <w:r w:rsidR="00B74D74">
        <w:t>will not</w:t>
      </w:r>
      <w:r w:rsidRPr="00AB1781">
        <w:t xml:space="preserve"> understand </w:t>
      </w:r>
      <w:r w:rsidR="00B74D74">
        <w:t>them.</w:t>
      </w:r>
    </w:p>
    <w:p w14:paraId="27F4EB24" w14:textId="62CE6E01" w:rsidR="008016CF" w:rsidRPr="00AB1781" w:rsidRDefault="008016CF" w:rsidP="008016CF">
      <w:pPr>
        <w:pStyle w:val="EnglishHangNoCoptic"/>
      </w:pPr>
      <w:r w:rsidRPr="00AB1781">
        <w:t>8 when sinners spring up like grass</w:t>
      </w:r>
      <w:r w:rsidR="00B74D74">
        <w:t>,</w:t>
      </w:r>
    </w:p>
    <w:p w14:paraId="79ED86E9" w14:textId="6FF4CB53" w:rsidR="008016CF" w:rsidRPr="00AB1781" w:rsidRDefault="008016CF" w:rsidP="008016CF">
      <w:pPr>
        <w:pStyle w:val="EnglishHangNoCoptic"/>
      </w:pPr>
      <w:r w:rsidRPr="00AB1781">
        <w:tab/>
        <w:t xml:space="preserve">all the </w:t>
      </w:r>
      <w:r w:rsidR="00B74D74">
        <w:t>lawless</w:t>
      </w:r>
      <w:r w:rsidRPr="00AB1781">
        <w:t xml:space="preserve"> show their faces,</w:t>
      </w:r>
    </w:p>
    <w:p w14:paraId="285D99BF" w14:textId="58F8D6DC" w:rsidR="008016CF" w:rsidRPr="00AB1781" w:rsidRDefault="008016CF" w:rsidP="008016CF">
      <w:pPr>
        <w:pStyle w:val="EnglishHangEndNoCoptic"/>
      </w:pPr>
      <w:r w:rsidRPr="00AB1781">
        <w:tab/>
        <w:t xml:space="preserve">that they may be destroyed </w:t>
      </w:r>
      <w:r w:rsidR="003E7D85">
        <w:t>unto ages of ages</w:t>
      </w:r>
      <w:r w:rsidR="00B74D74">
        <w:rPr>
          <w:rStyle w:val="FootnoteReference"/>
        </w:rPr>
        <w:footnoteReference w:id="508"/>
      </w:r>
      <w:r w:rsidRPr="00AB1781">
        <w:t>.</w:t>
      </w:r>
    </w:p>
    <w:p w14:paraId="29E00D07" w14:textId="3910F60E" w:rsidR="008016CF" w:rsidRPr="00AB1781" w:rsidRDefault="008016CF" w:rsidP="008016CF">
      <w:pPr>
        <w:pStyle w:val="EnglishHangEndNoCoptic"/>
      </w:pPr>
      <w:r w:rsidRPr="00AB1781">
        <w:t xml:space="preserve">9 But </w:t>
      </w:r>
      <w:r w:rsidR="001040C8">
        <w:t>You</w:t>
      </w:r>
      <w:r w:rsidRPr="00AB1781">
        <w:t xml:space="preserve"> </w:t>
      </w:r>
      <w:r w:rsidR="00C104A1">
        <w:t>are</w:t>
      </w:r>
      <w:r w:rsidR="00B74D74">
        <w:t xml:space="preserve"> Most High </w:t>
      </w:r>
      <w:r w:rsidR="00A8396B">
        <w:t>forever</w:t>
      </w:r>
      <w:r w:rsidR="00B74D74">
        <w:t>, O Lord,</w:t>
      </w:r>
    </w:p>
    <w:p w14:paraId="13609AD0" w14:textId="67575298" w:rsidR="008016CF" w:rsidRPr="00AB1781" w:rsidRDefault="00B74D74" w:rsidP="008016CF">
      <w:pPr>
        <w:pStyle w:val="EnglishHangNoCoptic"/>
      </w:pPr>
      <w:r>
        <w:t>10 for, behold</w:t>
      </w:r>
      <w:r w:rsidR="008016CF" w:rsidRPr="00AB1781">
        <w:t xml:space="preserve">, </w:t>
      </w:r>
      <w:r w:rsidR="00E570CB">
        <w:t>Your</w:t>
      </w:r>
      <w:r w:rsidR="008016CF" w:rsidRPr="00AB1781">
        <w:t xml:space="preserve"> enemies, O Lord,</w:t>
      </w:r>
    </w:p>
    <w:p w14:paraId="7C1FEC29" w14:textId="7B83EA2F" w:rsidR="008016CF" w:rsidRPr="00AB1781" w:rsidRDefault="00B74D74" w:rsidP="008016CF">
      <w:pPr>
        <w:pStyle w:val="EnglishHangNoCoptic"/>
      </w:pPr>
      <w:r>
        <w:tab/>
        <w:t>behold</w:t>
      </w:r>
      <w:r w:rsidR="008016CF" w:rsidRPr="00AB1781">
        <w:t xml:space="preserve">, </w:t>
      </w:r>
      <w:r w:rsidR="00E570CB">
        <w:t>Your</w:t>
      </w:r>
      <w:r w:rsidR="008016CF" w:rsidRPr="00AB1781">
        <w:t xml:space="preserve"> enemies </w:t>
      </w:r>
      <w:r>
        <w:t>will perish,</w:t>
      </w:r>
    </w:p>
    <w:p w14:paraId="6FB3CF7C" w14:textId="11275051" w:rsidR="008016CF" w:rsidRPr="00AB1781" w:rsidRDefault="008016CF" w:rsidP="008016CF">
      <w:pPr>
        <w:pStyle w:val="EnglishHangEndNoCoptic"/>
      </w:pPr>
      <w:r w:rsidRPr="00AB1781">
        <w:tab/>
        <w:t xml:space="preserve">and all </w:t>
      </w:r>
      <w:r w:rsidR="00B74D74">
        <w:t>the lawless</w:t>
      </w:r>
      <w:r w:rsidRPr="00AB1781">
        <w:t xml:space="preserve"> will be scattered.</w:t>
      </w:r>
    </w:p>
    <w:p w14:paraId="602BCC25" w14:textId="3505D5A2" w:rsidR="008016CF" w:rsidRPr="00AB1781" w:rsidRDefault="008016CF" w:rsidP="008016CF">
      <w:pPr>
        <w:pStyle w:val="EnglishHangNoCoptic"/>
      </w:pPr>
      <w:r w:rsidRPr="00AB1781">
        <w:t xml:space="preserve">11 But </w:t>
      </w:r>
      <w:r w:rsidR="001040C8">
        <w:t>You</w:t>
      </w:r>
      <w:r w:rsidRPr="00AB1781">
        <w:t xml:space="preserve"> </w:t>
      </w:r>
      <w:r w:rsidR="00004BA4" w:rsidRPr="00AB1781">
        <w:t>give</w:t>
      </w:r>
      <w:r w:rsidRPr="00AB1781">
        <w:t xml:space="preserve"> me the strength of a rhinoceros</w:t>
      </w:r>
      <w:r w:rsidR="00B74D74">
        <w:rPr>
          <w:rStyle w:val="FootnoteReference"/>
        </w:rPr>
        <w:footnoteReference w:id="509"/>
      </w:r>
      <w:r w:rsidRPr="00AB1781">
        <w:t>,</w:t>
      </w:r>
    </w:p>
    <w:p w14:paraId="0B438A46" w14:textId="1D81911E" w:rsidR="008016CF" w:rsidRPr="00AB1781" w:rsidRDefault="008016CF" w:rsidP="008016CF">
      <w:pPr>
        <w:pStyle w:val="EnglishHangEndNoCoptic"/>
      </w:pPr>
      <w:r w:rsidRPr="00AB1781">
        <w:tab/>
        <w:t>and finest oil</w:t>
      </w:r>
      <w:r w:rsidR="00B74D74">
        <w:rPr>
          <w:rStyle w:val="FootnoteReference"/>
        </w:rPr>
        <w:footnoteReference w:id="510"/>
      </w:r>
      <w:r w:rsidRPr="00AB1781">
        <w:t xml:space="preserve"> to refresh my old age.</w:t>
      </w:r>
    </w:p>
    <w:p w14:paraId="391C694F" w14:textId="0E33967C" w:rsidR="008016CF" w:rsidRPr="00AB1781" w:rsidRDefault="008016CF" w:rsidP="008016CF">
      <w:pPr>
        <w:pStyle w:val="EnglishHangNoCoptic"/>
      </w:pPr>
      <w:r w:rsidRPr="00AB1781">
        <w:t xml:space="preserve">12 And my eye looks </w:t>
      </w:r>
      <w:r w:rsidR="00325B16">
        <w:t>at</w:t>
      </w:r>
      <w:r w:rsidRPr="00AB1781">
        <w:t xml:space="preserve"> my enemies,</w:t>
      </w:r>
    </w:p>
    <w:p w14:paraId="1200D94A" w14:textId="0B92C6BC" w:rsidR="008016CF" w:rsidRPr="00AB1781" w:rsidRDefault="008016CF" w:rsidP="008016CF">
      <w:pPr>
        <w:pStyle w:val="EnglishHangEndNoCoptic"/>
      </w:pPr>
      <w:r w:rsidRPr="00AB1781">
        <w:tab/>
        <w:t xml:space="preserve">and my ear </w:t>
      </w:r>
      <w:r w:rsidR="00325B16">
        <w:t xml:space="preserve">will </w:t>
      </w:r>
      <w:r w:rsidRPr="00AB1781">
        <w:t xml:space="preserve">hears </w:t>
      </w:r>
      <w:r w:rsidR="00325B16">
        <w:t>evildoers who rise up against me</w:t>
      </w:r>
      <w:r w:rsidRPr="00AB1781">
        <w:t>.</w:t>
      </w:r>
    </w:p>
    <w:p w14:paraId="459C9A57" w14:textId="68B2ABBA" w:rsidR="008016CF" w:rsidRPr="00AB1781" w:rsidRDefault="008016CF" w:rsidP="008016CF">
      <w:pPr>
        <w:pStyle w:val="EnglishHangNoCoptic"/>
      </w:pPr>
      <w:r w:rsidRPr="00AB1781">
        <w:t xml:space="preserve">13 The righteous will </w:t>
      </w:r>
      <w:r w:rsidR="00325B16">
        <w:t>flourish</w:t>
      </w:r>
      <w:r w:rsidRPr="00AB1781">
        <w:t xml:space="preserve"> like a palm tree,</w:t>
      </w:r>
    </w:p>
    <w:p w14:paraId="23D9C6C3" w14:textId="762F8A2C" w:rsidR="008016CF" w:rsidRPr="00AB1781" w:rsidRDefault="008016CF" w:rsidP="008016CF">
      <w:pPr>
        <w:pStyle w:val="EnglishHangEndNoCoptic"/>
      </w:pPr>
      <w:r w:rsidRPr="00AB1781">
        <w:tab/>
        <w:t xml:space="preserve">and will </w:t>
      </w:r>
      <w:r w:rsidR="00325B16">
        <w:t>increase</w:t>
      </w:r>
      <w:r w:rsidRPr="00AB1781">
        <w:t xml:space="preserve"> like a cedar in Lebanon.</w:t>
      </w:r>
    </w:p>
    <w:p w14:paraId="74AAE16E" w14:textId="77777777" w:rsidR="008016CF" w:rsidRPr="00AB1781" w:rsidRDefault="008016CF" w:rsidP="008016CF">
      <w:pPr>
        <w:pStyle w:val="EnglishHangNoCoptic"/>
      </w:pPr>
      <w:r w:rsidRPr="00AB1781">
        <w:t>14 Those who are planted in the house of the Lord</w:t>
      </w:r>
      <w:r w:rsidRPr="00AB1781">
        <w:rPr>
          <w:rStyle w:val="FootnoteReference"/>
        </w:rPr>
        <w:footnoteReference w:id="511"/>
      </w:r>
    </w:p>
    <w:p w14:paraId="5A973ACF" w14:textId="344668A5" w:rsidR="008016CF" w:rsidRPr="00AB1781" w:rsidRDefault="008016CF" w:rsidP="008016CF">
      <w:pPr>
        <w:pStyle w:val="EnglishHangEndNoCoptic"/>
      </w:pPr>
      <w:r w:rsidRPr="00AB1781">
        <w:tab/>
        <w:t xml:space="preserve">will </w:t>
      </w:r>
      <w:r w:rsidR="00325B16">
        <w:t>flourish</w:t>
      </w:r>
      <w:r w:rsidRPr="00AB1781">
        <w:t xml:space="preserve"> in the courts of our God.</w:t>
      </w:r>
    </w:p>
    <w:p w14:paraId="76B80F28" w14:textId="20FE71B1" w:rsidR="008016CF" w:rsidRPr="00AB1781" w:rsidRDefault="008016CF" w:rsidP="008016CF">
      <w:pPr>
        <w:pStyle w:val="EnglishHangNoCoptic"/>
      </w:pPr>
      <w:r w:rsidRPr="00AB1781">
        <w:t>15 They will still bear fruit</w:t>
      </w:r>
      <w:r w:rsidR="00325B16">
        <w:rPr>
          <w:rStyle w:val="FootnoteReference"/>
        </w:rPr>
        <w:footnoteReference w:id="512"/>
      </w:r>
      <w:r w:rsidRPr="00AB1781">
        <w:t xml:space="preserve"> in a ripe</w:t>
      </w:r>
      <w:r w:rsidR="00325B16">
        <w:rPr>
          <w:rStyle w:val="FootnoteReference"/>
        </w:rPr>
        <w:footnoteReference w:id="513"/>
      </w:r>
      <w:r w:rsidRPr="00AB1781">
        <w:t xml:space="preserve"> old age,</w:t>
      </w:r>
    </w:p>
    <w:p w14:paraId="0E2A6A52" w14:textId="72D15CA4" w:rsidR="008016CF" w:rsidRPr="00AB1781" w:rsidRDefault="00325B16" w:rsidP="008016CF">
      <w:pPr>
        <w:pStyle w:val="EnglishHangEndNoCoptic"/>
      </w:pPr>
      <w:r>
        <w:tab/>
        <w:t>and will be prospering</w:t>
      </w:r>
    </w:p>
    <w:p w14:paraId="0C3D77C7" w14:textId="6B97DCB5" w:rsidR="008016CF" w:rsidRPr="00AB1781" w:rsidRDefault="008016CF" w:rsidP="008016CF">
      <w:pPr>
        <w:pStyle w:val="EnglishHangNoCoptic"/>
      </w:pPr>
      <w:r w:rsidRPr="00AB1781">
        <w:t xml:space="preserve">16 </w:t>
      </w:r>
      <w:r w:rsidR="00325B16">
        <w:t>so as to proclaim, “</w:t>
      </w:r>
      <w:r w:rsidRPr="00AB1781">
        <w:t xml:space="preserve">the Lord </w:t>
      </w:r>
      <w:r w:rsidR="00325B16">
        <w:t>my</w:t>
      </w:r>
      <w:r w:rsidRPr="00AB1781">
        <w:t xml:space="preserve"> God is </w:t>
      </w:r>
      <w:r w:rsidR="00325B16">
        <w:t>upright</w:t>
      </w:r>
      <w:r w:rsidRPr="00AB1781">
        <w:t>,</w:t>
      </w:r>
    </w:p>
    <w:p w14:paraId="2D28B24F" w14:textId="2F4226A1" w:rsidR="008016CF" w:rsidRPr="008016CF" w:rsidRDefault="008016CF" w:rsidP="008016CF">
      <w:pPr>
        <w:pStyle w:val="EnglishHangEndNoCoptic"/>
      </w:pPr>
      <w:r w:rsidRPr="00AB1781">
        <w:tab/>
        <w:t>and that there is no injustice in Him.</w:t>
      </w:r>
      <w:r w:rsidR="00325B16">
        <w:t>”</w:t>
      </w:r>
    </w:p>
    <w:p w14:paraId="0D4D5034" w14:textId="244DFA6A" w:rsidR="008016CF" w:rsidRPr="00AB1781" w:rsidRDefault="008016CF" w:rsidP="00BF0205">
      <w:pPr>
        <w:pStyle w:val="Heading4"/>
      </w:pPr>
      <w:bookmarkStart w:id="280" w:name="_Ref412111374"/>
      <w:r>
        <w:t>Psalm</w:t>
      </w:r>
      <w:r w:rsidRPr="00AB1781">
        <w:t xml:space="preserve"> 92</w:t>
      </w:r>
      <w:r>
        <w:t xml:space="preserve">: </w:t>
      </w:r>
      <w:r w:rsidR="007D2678">
        <w:t>“The Lord is reigns</w:t>
      </w:r>
      <w:r>
        <w:t xml:space="preserve">, He is robed in </w:t>
      </w:r>
      <w:r w:rsidR="007D2678">
        <w:t>majesty”</w:t>
      </w:r>
      <w:bookmarkEnd w:id="280"/>
    </w:p>
    <w:p w14:paraId="6A0A83A6"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Rivers of Living Water</w:t>
      </w:r>
      <w:r w:rsidRPr="00AB1781">
        <w:rPr>
          <w:rStyle w:val="FootnoteReference"/>
          <w:rFonts w:ascii="Book Antiqua" w:hAnsi="Book Antiqua" w:cs="Lucida Grande"/>
          <w:b/>
          <w:bCs/>
        </w:rPr>
        <w:footnoteReference w:id="514"/>
      </w:r>
    </w:p>
    <w:p w14:paraId="30697051"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Praise of God Reigning in the Beauty of Holiness</w:t>
      </w:r>
    </w:p>
    <w:p w14:paraId="58069450" w14:textId="4FEC938C" w:rsidR="00F14AA6" w:rsidRDefault="00F14AA6" w:rsidP="008016CF">
      <w:pPr>
        <w:pStyle w:val="Rubric"/>
      </w:pPr>
      <w:r>
        <w:fldChar w:fldCharType="begin"/>
      </w:r>
      <w:r>
        <w:instrText xml:space="preserve"> REF _Ref434576249 \h </w:instrText>
      </w:r>
      <w:r>
        <w:fldChar w:fldCharType="separate"/>
      </w:r>
      <w:r w:rsidR="000C7DE2">
        <w:rPr>
          <w:lang w:val="en-GB"/>
        </w:rPr>
        <w:t>The Psalms of Noon (The Sixth Hour)</w:t>
      </w:r>
      <w:r>
        <w:fldChar w:fldCharType="end"/>
      </w:r>
      <w:r>
        <w:t xml:space="preserve">, page </w:t>
      </w:r>
      <w:r>
        <w:fldChar w:fldCharType="begin"/>
      </w:r>
      <w:r>
        <w:instrText xml:space="preserve"> PAGEREF _Ref434576249 \h </w:instrText>
      </w:r>
      <w:r>
        <w:fldChar w:fldCharType="separate"/>
      </w:r>
      <w:r w:rsidR="000C7DE2">
        <w:rPr>
          <w:noProof/>
        </w:rPr>
        <w:t>70</w:t>
      </w:r>
      <w:r>
        <w:fldChar w:fldCharType="end"/>
      </w:r>
      <w:r>
        <w:t>. Reserved for the Presbyter, if present.</w:t>
      </w:r>
    </w:p>
    <w:p w14:paraId="0F74A672" w14:textId="7974D1F2" w:rsidR="008016CF" w:rsidRPr="00AB1781" w:rsidRDefault="008016CF" w:rsidP="008016CF">
      <w:pPr>
        <w:pStyle w:val="Rubric"/>
      </w:pPr>
      <w:r w:rsidRPr="00AB1781">
        <w:lastRenderedPageBreak/>
        <w:t xml:space="preserve">1 (For the day before the Sabbath, when the earth was </w:t>
      </w:r>
      <w:r w:rsidR="00350BD4">
        <w:t>settled</w:t>
      </w:r>
      <w:r w:rsidRPr="00AB1781">
        <w:t>. The Praise of a Song by David)</w:t>
      </w:r>
    </w:p>
    <w:p w14:paraId="09220DAD" w14:textId="0B57385A" w:rsidR="008016CF" w:rsidRPr="00AB1781" w:rsidRDefault="00350BD4" w:rsidP="008016CF">
      <w:pPr>
        <w:pStyle w:val="EnglishHangNoCoptic"/>
      </w:pPr>
      <w:r>
        <w:t>The Lord reigns</w:t>
      </w:r>
      <w:r w:rsidR="008016CF" w:rsidRPr="00AB1781">
        <w:t xml:space="preserve">, He is robed in </w:t>
      </w:r>
      <w:r>
        <w:t>majesty;</w:t>
      </w:r>
    </w:p>
    <w:p w14:paraId="7A736A67" w14:textId="3B6327E4" w:rsidR="008016CF" w:rsidRPr="00AB1781" w:rsidRDefault="00350BD4" w:rsidP="008016CF">
      <w:pPr>
        <w:pStyle w:val="EnglishHangNoCoptic"/>
      </w:pPr>
      <w:r>
        <w:tab/>
        <w:t xml:space="preserve">The Lord </w:t>
      </w:r>
      <w:r w:rsidR="008016CF" w:rsidRPr="00AB1781">
        <w:t xml:space="preserve">robed and </w:t>
      </w:r>
      <w:r>
        <w:t>girded Himself with power</w:t>
      </w:r>
      <w:r w:rsidR="00BC5328">
        <w:rPr>
          <w:rStyle w:val="FootnoteReference"/>
        </w:rPr>
        <w:footnoteReference w:id="515"/>
      </w:r>
      <w:r>
        <w:t>;</w:t>
      </w:r>
    </w:p>
    <w:p w14:paraId="38C5F957" w14:textId="67BCC2D3" w:rsidR="008016CF" w:rsidRPr="00AB1781" w:rsidRDefault="00350BD4" w:rsidP="008016CF">
      <w:pPr>
        <w:pStyle w:val="EnglishHangEndNoCoptic"/>
      </w:pPr>
      <w:r>
        <w:tab/>
        <w:t>Indeed, He</w:t>
      </w:r>
      <w:r w:rsidR="008016CF" w:rsidRPr="00AB1781">
        <w:t xml:space="preserve"> made the world firm</w:t>
      </w:r>
      <w:r>
        <w:t>,</w:t>
      </w:r>
      <w:r w:rsidR="008016CF" w:rsidRPr="00AB1781">
        <w:t xml:space="preserve"> </w:t>
      </w:r>
      <w:r>
        <w:t>that</w:t>
      </w:r>
      <w:r w:rsidR="008016CF" w:rsidRPr="00AB1781">
        <w:t xml:space="preserve"> it </w:t>
      </w:r>
      <w:r>
        <w:t>will not</w:t>
      </w:r>
      <w:r w:rsidR="008016CF" w:rsidRPr="00AB1781">
        <w:t xml:space="preserve"> be shaken.</w:t>
      </w:r>
    </w:p>
    <w:p w14:paraId="1DFB4544" w14:textId="77777777" w:rsidR="008016CF" w:rsidRPr="00AB1781" w:rsidRDefault="008016CF" w:rsidP="008016CF">
      <w:pPr>
        <w:pStyle w:val="EnglishHangNoCoptic"/>
      </w:pPr>
      <w:r w:rsidRPr="00AB1781">
        <w:t xml:space="preserve">2 </w:t>
      </w:r>
      <w:r w:rsidR="00E570CB">
        <w:t>Your</w:t>
      </w:r>
      <w:r w:rsidRPr="00AB1781">
        <w:t xml:space="preserve"> throne is prepared from of old,</w:t>
      </w:r>
    </w:p>
    <w:p w14:paraId="4B9D0031" w14:textId="0BDB267C" w:rsidR="008016CF" w:rsidRPr="008016CF" w:rsidRDefault="008016CF" w:rsidP="008016CF">
      <w:pPr>
        <w:pStyle w:val="EnglishHangEndNoCoptic"/>
      </w:pPr>
      <w:r w:rsidRPr="00AB1781">
        <w:tab/>
      </w:r>
      <w:r w:rsidR="001040C8">
        <w:t>You</w:t>
      </w:r>
      <w:r w:rsidRPr="00AB1781">
        <w:t xml:space="preserve"> </w:t>
      </w:r>
      <w:r w:rsidR="00C104A1">
        <w:t>are</w:t>
      </w:r>
      <w:r w:rsidRPr="00AB1781">
        <w:t xml:space="preserve"> from </w:t>
      </w:r>
      <w:r w:rsidR="00350BD4">
        <w:t>everlasting</w:t>
      </w:r>
      <w:r w:rsidRPr="00AB1781">
        <w:t>.</w:t>
      </w:r>
    </w:p>
    <w:p w14:paraId="611D445F" w14:textId="33BC6027" w:rsidR="008016CF" w:rsidRPr="00AB1781" w:rsidRDefault="008016CF" w:rsidP="008016CF">
      <w:pPr>
        <w:pStyle w:val="EnglishHangNoCoptic"/>
      </w:pPr>
      <w:r w:rsidRPr="00AB1781">
        <w:t xml:space="preserve">3 The rivers </w:t>
      </w:r>
      <w:r w:rsidR="00F96AD0">
        <w:t xml:space="preserve">have </w:t>
      </w:r>
      <w:r w:rsidR="00350BD4">
        <w:t xml:space="preserve">lift </w:t>
      </w:r>
      <w:r w:rsidR="00F96AD0">
        <w:t>[themselves]</w:t>
      </w:r>
      <w:r w:rsidR="00F96AD0">
        <w:rPr>
          <w:rStyle w:val="FootnoteReference"/>
        </w:rPr>
        <w:footnoteReference w:id="516"/>
      </w:r>
      <w:r w:rsidR="00F96AD0">
        <w:t xml:space="preserve"> </w:t>
      </w:r>
      <w:r w:rsidR="00350BD4">
        <w:t>up</w:t>
      </w:r>
      <w:r w:rsidRPr="00AB1781">
        <w:t>, O Lord,</w:t>
      </w:r>
    </w:p>
    <w:p w14:paraId="1186034F" w14:textId="3D23448C" w:rsidR="008016CF" w:rsidRPr="00AB1781" w:rsidRDefault="008016CF" w:rsidP="008016CF">
      <w:pPr>
        <w:pStyle w:val="EnglishHangEndNoCoptic"/>
      </w:pPr>
      <w:r w:rsidRPr="00AB1781">
        <w:tab/>
      </w:r>
      <w:r w:rsidR="00350BD4" w:rsidRPr="00AB1781">
        <w:t xml:space="preserve">the rivers </w:t>
      </w:r>
      <w:r w:rsidR="00350BD4">
        <w:t>lift up</w:t>
      </w:r>
      <w:r w:rsidR="00350BD4" w:rsidRPr="00AB1781">
        <w:t xml:space="preserve"> their voice</w:t>
      </w:r>
      <w:r w:rsidR="00350BD4">
        <w:t>s;</w:t>
      </w:r>
    </w:p>
    <w:p w14:paraId="5D39A67E" w14:textId="3267E336" w:rsidR="008016CF" w:rsidRPr="00AB1781" w:rsidRDefault="008016CF" w:rsidP="008016CF">
      <w:pPr>
        <w:pStyle w:val="EnglishHangNoCoptic"/>
      </w:pPr>
      <w:r w:rsidRPr="00AB1781">
        <w:t xml:space="preserve">4 </w:t>
      </w:r>
      <w:r w:rsidR="00350BD4">
        <w:t>Because of the voices</w:t>
      </w:r>
      <w:r w:rsidRPr="00AB1781">
        <w:t xml:space="preserve"> of </w:t>
      </w:r>
      <w:r w:rsidR="00350BD4">
        <w:t xml:space="preserve">their </w:t>
      </w:r>
      <w:r w:rsidRPr="00AB1781">
        <w:t>many waters</w:t>
      </w:r>
      <w:r w:rsidR="00350BD4">
        <w:t>,</w:t>
      </w:r>
    </w:p>
    <w:p w14:paraId="07B523D7" w14:textId="08559D24" w:rsidR="008016CF" w:rsidRPr="00AB1781" w:rsidRDefault="008016CF" w:rsidP="008016CF">
      <w:pPr>
        <w:pStyle w:val="EnglishHangNoCoptic"/>
      </w:pPr>
      <w:r w:rsidRPr="00AB1781">
        <w:tab/>
      </w:r>
      <w:r w:rsidR="00350BD4">
        <w:t>the billows of the sea are marvelous;</w:t>
      </w:r>
    </w:p>
    <w:p w14:paraId="4B2CB071" w14:textId="6F09C5AB" w:rsidR="008016CF" w:rsidRPr="00AB1781" w:rsidRDefault="008016CF" w:rsidP="008016CF">
      <w:pPr>
        <w:pStyle w:val="EnglishHangEndNoCoptic"/>
      </w:pPr>
      <w:r w:rsidRPr="00AB1781">
        <w:tab/>
      </w:r>
      <w:r w:rsidR="00350BD4">
        <w:t>the Lord on high is wondrous!</w:t>
      </w:r>
    </w:p>
    <w:p w14:paraId="0C79C7E1" w14:textId="6E13D703" w:rsidR="008016CF" w:rsidRPr="00AB1781" w:rsidRDefault="008016CF" w:rsidP="008016CF">
      <w:pPr>
        <w:pStyle w:val="EnglishHangNoCoptic"/>
      </w:pPr>
      <w:r w:rsidRPr="00AB1781">
        <w:t xml:space="preserve">5 </w:t>
      </w:r>
      <w:r w:rsidR="00E570CB">
        <w:t>Your</w:t>
      </w:r>
      <w:r w:rsidRPr="00AB1781">
        <w:t xml:space="preserve"> testimonies </w:t>
      </w:r>
      <w:r w:rsidR="00350BD4">
        <w:t>are very sure;</w:t>
      </w:r>
    </w:p>
    <w:p w14:paraId="36F5BAA3" w14:textId="26274A46" w:rsidR="008016CF" w:rsidRDefault="008016CF" w:rsidP="008016CF">
      <w:pPr>
        <w:pStyle w:val="EnglishHangEndNoCoptic"/>
      </w:pPr>
      <w:r w:rsidRPr="00AB1781">
        <w:tab/>
        <w:t xml:space="preserve">Holiness </w:t>
      </w:r>
      <w:r w:rsidR="00350BD4">
        <w:t>befits</w:t>
      </w:r>
      <w:r w:rsidRPr="00AB1781">
        <w:t xml:space="preserve"> </w:t>
      </w:r>
      <w:r w:rsidR="00E570CB">
        <w:t>Your</w:t>
      </w:r>
      <w:r w:rsidRPr="00AB1781">
        <w:t xml:space="preserve"> house, O Lord, </w:t>
      </w:r>
      <w:r w:rsidR="00350BD4">
        <w:t>unto length of days</w:t>
      </w:r>
      <w:r w:rsidR="00350BD4">
        <w:rPr>
          <w:rStyle w:val="FootnoteReference"/>
        </w:rPr>
        <w:footnoteReference w:id="517"/>
      </w:r>
      <w:r w:rsidRPr="00AB1781">
        <w:t>.</w:t>
      </w:r>
    </w:p>
    <w:p w14:paraId="4C593705" w14:textId="763CC7DD" w:rsidR="00B35B25" w:rsidRPr="008016C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completed.</w:t>
      </w:r>
    </w:p>
    <w:p w14:paraId="0C05C607" w14:textId="3FC2B508" w:rsidR="008016CF" w:rsidRPr="00AB1781" w:rsidRDefault="008016CF" w:rsidP="00BF0205">
      <w:pPr>
        <w:pStyle w:val="Heading4"/>
      </w:pPr>
      <w:r>
        <w:t>Psalm</w:t>
      </w:r>
      <w:r w:rsidRPr="00AB1781">
        <w:t xml:space="preserve"> 93</w:t>
      </w:r>
      <w:r>
        <w:t xml:space="preserve">: </w:t>
      </w:r>
      <w:r w:rsidR="007D2678">
        <w:t>“The Lord is a God of vengeance”</w:t>
      </w:r>
    </w:p>
    <w:p w14:paraId="548AA09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 the Just Judge: His Judgments are His Appearances</w:t>
      </w:r>
    </w:p>
    <w:p w14:paraId="65403EA3"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Blessing of God’s Correction and Training</w:t>
      </w:r>
    </w:p>
    <w:p w14:paraId="6CAFD55E" w14:textId="77777777" w:rsidR="008016CF" w:rsidRPr="00AB1781" w:rsidRDefault="008016CF" w:rsidP="008016CF">
      <w:pPr>
        <w:pStyle w:val="Rubric"/>
      </w:pPr>
      <w:r w:rsidRPr="00AB1781">
        <w:t>1 (A Psalm by David for the fourth day of the week)</w:t>
      </w:r>
    </w:p>
    <w:p w14:paraId="30997567" w14:textId="16522948" w:rsidR="008016CF" w:rsidRPr="00AB1781" w:rsidRDefault="008016CF" w:rsidP="008016CF">
      <w:pPr>
        <w:pStyle w:val="EnglishHangNoCoptic"/>
      </w:pPr>
      <w:r w:rsidRPr="00AB1781">
        <w:t xml:space="preserve">The Lord is a God of </w:t>
      </w:r>
      <w:r w:rsidR="0002098A">
        <w:t>vengeance</w:t>
      </w:r>
      <w:r w:rsidRPr="00AB1781">
        <w:t>;</w:t>
      </w:r>
      <w:r w:rsidRPr="00AB1781">
        <w:rPr>
          <w:rStyle w:val="FootnoteReference"/>
        </w:rPr>
        <w:footnoteReference w:id="518"/>
      </w:r>
    </w:p>
    <w:p w14:paraId="0A39CCCF" w14:textId="27AFFC1C" w:rsidR="008016CF" w:rsidRPr="00AB1781" w:rsidRDefault="008016CF" w:rsidP="008016CF">
      <w:pPr>
        <w:pStyle w:val="EnglishHangEndNoCoptic"/>
      </w:pPr>
      <w:r w:rsidRPr="00AB1781">
        <w:tab/>
        <w:t xml:space="preserve">the God of </w:t>
      </w:r>
      <w:r w:rsidR="0002098A">
        <w:t>vengeance declared Himself openly</w:t>
      </w:r>
      <w:r w:rsidRPr="00AB1781">
        <w:t>.</w:t>
      </w:r>
    </w:p>
    <w:p w14:paraId="6672D340" w14:textId="77777777" w:rsidR="008016CF" w:rsidRPr="00AB1781" w:rsidRDefault="008016CF" w:rsidP="008016CF">
      <w:pPr>
        <w:pStyle w:val="EnglishHangNoCoptic"/>
      </w:pPr>
      <w:r w:rsidRPr="00AB1781">
        <w:t>2 Arise, O Judge of the earth!</w:t>
      </w:r>
    </w:p>
    <w:p w14:paraId="5E1F24FA" w14:textId="74F7C130" w:rsidR="008016CF" w:rsidRPr="00AB1781" w:rsidRDefault="008016CF" w:rsidP="008016CF">
      <w:pPr>
        <w:pStyle w:val="EnglishHangEndNoCoptic"/>
      </w:pPr>
      <w:r w:rsidRPr="00AB1781">
        <w:tab/>
        <w:t xml:space="preserve">Give the proud their </w:t>
      </w:r>
      <w:r w:rsidR="0002098A">
        <w:t>reward</w:t>
      </w:r>
      <w:r w:rsidRPr="00AB1781">
        <w:t>.</w:t>
      </w:r>
    </w:p>
    <w:p w14:paraId="6BDA65C8" w14:textId="7DF043D1" w:rsidR="008016CF" w:rsidRPr="00AB1781" w:rsidRDefault="0002098A" w:rsidP="008016CF">
      <w:pPr>
        <w:pStyle w:val="EnglishHangNoCoptic"/>
      </w:pPr>
      <w:r>
        <w:t>3 How long</w:t>
      </w:r>
      <w:r w:rsidR="008016CF" w:rsidRPr="00AB1781">
        <w:t xml:space="preserve"> will sinners,</w:t>
      </w:r>
      <w:r>
        <w:t xml:space="preserve"> O Lord,</w:t>
      </w:r>
    </w:p>
    <w:p w14:paraId="347F9721" w14:textId="77777777" w:rsidR="008016CF" w:rsidRPr="00AB1781" w:rsidRDefault="008016CF" w:rsidP="008016CF">
      <w:pPr>
        <w:pStyle w:val="EnglishHangEndNoCoptic"/>
      </w:pPr>
      <w:r w:rsidRPr="00AB1781">
        <w:tab/>
        <w:t>how long will sinners boast?</w:t>
      </w:r>
    </w:p>
    <w:p w14:paraId="1DD58F01" w14:textId="178E0B89" w:rsidR="008016CF" w:rsidRPr="00AB1781" w:rsidRDefault="008016CF" w:rsidP="008016CF">
      <w:pPr>
        <w:pStyle w:val="EnglishHangNoCoptic"/>
      </w:pPr>
      <w:r w:rsidRPr="00AB1781">
        <w:t xml:space="preserve">4 How long will they </w:t>
      </w:r>
      <w:r w:rsidR="0002098A">
        <w:t>utter</w:t>
      </w:r>
      <w:r w:rsidRPr="00AB1781">
        <w:t xml:space="preserve"> and </w:t>
      </w:r>
      <w:r w:rsidR="0002098A">
        <w:t>speak</w:t>
      </w:r>
      <w:r w:rsidRPr="00AB1781">
        <w:t xml:space="preserve"> injustice?</w:t>
      </w:r>
    </w:p>
    <w:p w14:paraId="24DBCDD1" w14:textId="401565E6" w:rsidR="008016CF" w:rsidRPr="00AB1781" w:rsidRDefault="008016CF" w:rsidP="008016CF">
      <w:pPr>
        <w:pStyle w:val="EnglishHangEndNoCoptic"/>
      </w:pPr>
      <w:r w:rsidRPr="00AB1781">
        <w:tab/>
        <w:t>How long wi</w:t>
      </w:r>
      <w:r w:rsidR="0002098A">
        <w:t>ll all the lawless speak</w:t>
      </w:r>
      <w:r w:rsidRPr="00AB1781">
        <w:t>?</w:t>
      </w:r>
    </w:p>
    <w:p w14:paraId="1F738419" w14:textId="74532C08" w:rsidR="008016CF" w:rsidRPr="00AB1781" w:rsidRDefault="008016CF" w:rsidP="008016CF">
      <w:pPr>
        <w:pStyle w:val="EnglishHangNoCoptic"/>
      </w:pPr>
      <w:r w:rsidRPr="00AB1781">
        <w:lastRenderedPageBreak/>
        <w:t xml:space="preserve">5 They </w:t>
      </w:r>
      <w:r w:rsidR="0002098A">
        <w:t>humbled</w:t>
      </w:r>
      <w:r w:rsidRPr="00AB1781">
        <w:t xml:space="preserve"> </w:t>
      </w:r>
      <w:r w:rsidR="00E570CB">
        <w:t>Your</w:t>
      </w:r>
      <w:r w:rsidRPr="00AB1781">
        <w:t xml:space="preserve"> people, O Lord,</w:t>
      </w:r>
    </w:p>
    <w:p w14:paraId="2D9F7D43" w14:textId="204F07CA" w:rsidR="008016CF" w:rsidRPr="00AB1781" w:rsidRDefault="008016CF" w:rsidP="008016CF">
      <w:pPr>
        <w:pStyle w:val="EnglishHangEndNoCoptic"/>
      </w:pPr>
      <w:r w:rsidRPr="00AB1781">
        <w:tab/>
        <w:t xml:space="preserve">and </w:t>
      </w:r>
      <w:r w:rsidR="0002098A">
        <w:t>wronged</w:t>
      </w:r>
      <w:r w:rsidRPr="00AB1781">
        <w:t xml:space="preserve"> </w:t>
      </w:r>
      <w:r w:rsidR="00E570CB">
        <w:t>Your</w:t>
      </w:r>
      <w:r w:rsidRPr="00AB1781">
        <w:t xml:space="preserve"> inheritance.</w:t>
      </w:r>
    </w:p>
    <w:p w14:paraId="5A95466F" w14:textId="3F31F9E2" w:rsidR="008016CF" w:rsidRPr="00AB1781" w:rsidRDefault="008016CF" w:rsidP="008016CF">
      <w:pPr>
        <w:pStyle w:val="EnglishHangNoCoptic"/>
      </w:pPr>
      <w:r w:rsidRPr="00AB1781">
        <w:t>6 They kill</w:t>
      </w:r>
      <w:r w:rsidR="0002098A">
        <w:t>ed</w:t>
      </w:r>
      <w:r w:rsidRPr="00AB1781">
        <w:t xml:space="preserve"> the widow and the </w:t>
      </w:r>
      <w:r w:rsidR="0002098A">
        <w:t>stranger</w:t>
      </w:r>
      <w:r w:rsidR="0002098A">
        <w:rPr>
          <w:rStyle w:val="FootnoteReference"/>
        </w:rPr>
        <w:footnoteReference w:id="519"/>
      </w:r>
      <w:r w:rsidRPr="00AB1781">
        <w:t>,</w:t>
      </w:r>
    </w:p>
    <w:p w14:paraId="2BBBFB06" w14:textId="375B289E" w:rsidR="008016CF" w:rsidRPr="00AB1781" w:rsidRDefault="008016CF" w:rsidP="008016CF">
      <w:pPr>
        <w:pStyle w:val="EnglishHangEndNoCoptic"/>
      </w:pPr>
      <w:r w:rsidRPr="00AB1781">
        <w:tab/>
        <w:t>and murder</w:t>
      </w:r>
      <w:r w:rsidR="0002098A">
        <w:t>ed</w:t>
      </w:r>
      <w:r w:rsidRPr="00AB1781">
        <w:t xml:space="preserve"> the </w:t>
      </w:r>
      <w:r w:rsidR="0002098A">
        <w:t>orphans</w:t>
      </w:r>
      <w:r w:rsidRPr="00AB1781">
        <w:t>.</w:t>
      </w:r>
    </w:p>
    <w:p w14:paraId="6599E1D4" w14:textId="01681728" w:rsidR="008016CF" w:rsidRPr="00AB1781" w:rsidRDefault="008016CF" w:rsidP="008016CF">
      <w:pPr>
        <w:pStyle w:val="EnglishHangNoCoptic"/>
      </w:pPr>
      <w:r w:rsidRPr="00AB1781">
        <w:t xml:space="preserve">7 And </w:t>
      </w:r>
      <w:r w:rsidR="0002098A">
        <w:t>said, “</w:t>
      </w:r>
      <w:r w:rsidRPr="00AB1781">
        <w:t xml:space="preserve">The Lord </w:t>
      </w:r>
      <w:r w:rsidR="0002098A">
        <w:t>will</w:t>
      </w:r>
      <w:r w:rsidRPr="00AB1781">
        <w:t xml:space="preserve"> not see;</w:t>
      </w:r>
    </w:p>
    <w:p w14:paraId="5B797B40" w14:textId="2F935663" w:rsidR="008016CF" w:rsidRPr="00AB1781" w:rsidRDefault="008016CF" w:rsidP="008016CF">
      <w:pPr>
        <w:pStyle w:val="EnglishHangEndNoCoptic"/>
      </w:pPr>
      <w:r w:rsidRPr="00AB1781">
        <w:tab/>
        <w:t xml:space="preserve">the God of Jacob </w:t>
      </w:r>
      <w:r w:rsidR="0002098A">
        <w:t>will not understand.”</w:t>
      </w:r>
    </w:p>
    <w:p w14:paraId="5E7A1C0B" w14:textId="5A895D22" w:rsidR="008016CF" w:rsidRPr="00AB1781" w:rsidRDefault="008016CF" w:rsidP="008016CF">
      <w:pPr>
        <w:pStyle w:val="EnglishHangNoCoptic"/>
      </w:pPr>
      <w:r w:rsidRPr="00AB1781">
        <w:t xml:space="preserve">8 Understand, you </w:t>
      </w:r>
      <w:r w:rsidR="0002098A">
        <w:t>fools</w:t>
      </w:r>
      <w:r w:rsidRPr="00AB1781">
        <w:t xml:space="preserve"> </w:t>
      </w:r>
      <w:r w:rsidR="0002098A">
        <w:t>among the people,</w:t>
      </w:r>
    </w:p>
    <w:p w14:paraId="0D92AB04" w14:textId="4D0FA004" w:rsidR="008016CF" w:rsidRPr="00AB1781" w:rsidRDefault="008016CF" w:rsidP="008016CF">
      <w:pPr>
        <w:pStyle w:val="EnglishHangEndNoCoptic"/>
      </w:pPr>
      <w:r w:rsidRPr="00AB1781">
        <w:tab/>
        <w:t xml:space="preserve">and think, you </w:t>
      </w:r>
      <w:r w:rsidR="0002098A">
        <w:t>stupid ones, for once!</w:t>
      </w:r>
    </w:p>
    <w:p w14:paraId="4EB763D6" w14:textId="77777777" w:rsidR="008016CF" w:rsidRPr="00AB1781" w:rsidRDefault="008016CF" w:rsidP="008016CF">
      <w:pPr>
        <w:pStyle w:val="EnglishHangNoCoptic"/>
      </w:pPr>
      <w:r w:rsidRPr="00AB1781">
        <w:t>9 He Who planted the ear, does He not hear?</w:t>
      </w:r>
    </w:p>
    <w:p w14:paraId="6C7DE919" w14:textId="77777777" w:rsidR="008016CF" w:rsidRPr="00AB1781" w:rsidRDefault="008016CF" w:rsidP="008016CF">
      <w:pPr>
        <w:pStyle w:val="EnglishHangEndNoCoptic"/>
      </w:pPr>
      <w:r w:rsidRPr="00AB1781">
        <w:tab/>
        <w:t>Or He Who formed the eye, does He not see?</w:t>
      </w:r>
    </w:p>
    <w:p w14:paraId="3564548D" w14:textId="373AA528" w:rsidR="008016CF" w:rsidRPr="00AB1781" w:rsidRDefault="008016CF" w:rsidP="008016CF">
      <w:pPr>
        <w:pStyle w:val="EnglishHangNoCoptic"/>
      </w:pPr>
      <w:r w:rsidRPr="00AB1781">
        <w:t xml:space="preserve">10 He Who </w:t>
      </w:r>
      <w:r w:rsidR="0002098A">
        <w:t>disciplines</w:t>
      </w:r>
      <w:r w:rsidRPr="00AB1781">
        <w:t xml:space="preserve"> the nations, </w:t>
      </w:r>
      <w:r w:rsidR="0002098A">
        <w:t>will</w:t>
      </w:r>
      <w:r w:rsidRPr="00AB1781">
        <w:t xml:space="preserve"> He not </w:t>
      </w:r>
      <w:r w:rsidR="0002098A">
        <w:t>chastise</w:t>
      </w:r>
      <w:r w:rsidRPr="00AB1781">
        <w:t>?</w:t>
      </w:r>
    </w:p>
    <w:p w14:paraId="650C716C" w14:textId="6909174B" w:rsidR="008016CF" w:rsidRPr="00AB1781" w:rsidRDefault="008016CF" w:rsidP="008016CF">
      <w:pPr>
        <w:pStyle w:val="EnglishHangEndNoCoptic"/>
      </w:pPr>
      <w:r w:rsidRPr="00AB1781">
        <w:tab/>
        <w:t>He Who teaches man</w:t>
      </w:r>
      <w:r w:rsidR="0002098A">
        <w:t xml:space="preserve"> knowledge</w:t>
      </w:r>
      <w:r w:rsidRPr="00AB1781">
        <w:t>?</w:t>
      </w:r>
    </w:p>
    <w:p w14:paraId="29683206" w14:textId="77777777" w:rsidR="008016CF" w:rsidRPr="00AB1781" w:rsidRDefault="008016CF" w:rsidP="008016CF">
      <w:pPr>
        <w:pStyle w:val="EnglishHangNoCoptic"/>
      </w:pPr>
      <w:r w:rsidRPr="00AB1781">
        <w:t>11 The Lord knows the thoughts of men,</w:t>
      </w:r>
    </w:p>
    <w:p w14:paraId="1D53D857" w14:textId="038C24DD" w:rsidR="008016CF" w:rsidRPr="00AB1781" w:rsidRDefault="008016CF" w:rsidP="008016CF">
      <w:pPr>
        <w:pStyle w:val="EnglishHangEndNoCoptic"/>
      </w:pPr>
      <w:r w:rsidRPr="00AB1781">
        <w:tab/>
      </w:r>
      <w:r w:rsidR="0002098A">
        <w:t>[</w:t>
      </w:r>
      <w:r w:rsidRPr="00AB1781">
        <w:t>He knows</w:t>
      </w:r>
      <w:r w:rsidR="0002098A">
        <w:t>]</w:t>
      </w:r>
      <w:r w:rsidRPr="00AB1781">
        <w:t xml:space="preserve"> that they are </w:t>
      </w:r>
      <w:r w:rsidR="0002098A">
        <w:t>vain</w:t>
      </w:r>
      <w:r w:rsidRPr="00AB1781">
        <w:t>.</w:t>
      </w:r>
      <w:r w:rsidRPr="00AB1781">
        <w:rPr>
          <w:rStyle w:val="FootnoteReference"/>
        </w:rPr>
        <w:footnoteReference w:id="520"/>
      </w:r>
    </w:p>
    <w:p w14:paraId="349F3203" w14:textId="699476E2" w:rsidR="008016CF" w:rsidRPr="00AB1781" w:rsidRDefault="008016CF" w:rsidP="008016CF">
      <w:pPr>
        <w:pStyle w:val="EnglishHangNoCoptic"/>
      </w:pPr>
      <w:r w:rsidRPr="00AB1781">
        <w:t xml:space="preserve">12 Blessed is the man whom </w:t>
      </w:r>
      <w:r w:rsidR="001040C8">
        <w:t>You</w:t>
      </w:r>
      <w:r w:rsidRPr="00AB1781">
        <w:t xml:space="preserve"> </w:t>
      </w:r>
      <w:r w:rsidR="0002098A">
        <w:t>discipline</w:t>
      </w:r>
      <w:r w:rsidRPr="00AB1781">
        <w:t>, O Lord,</w:t>
      </w:r>
    </w:p>
    <w:p w14:paraId="5A4E5D9A" w14:textId="3C69927D" w:rsidR="008016CF" w:rsidRPr="008016CF" w:rsidRDefault="008016CF" w:rsidP="008016CF">
      <w:pPr>
        <w:pStyle w:val="EnglishHangEndNoCoptic"/>
      </w:pPr>
      <w:r w:rsidRPr="00AB1781">
        <w:tab/>
        <w:t xml:space="preserve">and </w:t>
      </w:r>
      <w:r w:rsidR="0002098A">
        <w:t xml:space="preserve">[whom You] </w:t>
      </w:r>
      <w:r w:rsidR="00004BA4">
        <w:t>teach</w:t>
      </w:r>
      <w:r w:rsidRPr="00AB1781">
        <w:t xml:space="preserve"> </w:t>
      </w:r>
      <w:r w:rsidR="0002098A">
        <w:t>from</w:t>
      </w:r>
      <w:r w:rsidRPr="00AB1781">
        <w:t xml:space="preserve"> </w:t>
      </w:r>
      <w:r w:rsidR="00E570CB">
        <w:t>Your</w:t>
      </w:r>
      <w:r w:rsidR="0002098A">
        <w:t xml:space="preserve"> law,</w:t>
      </w:r>
    </w:p>
    <w:p w14:paraId="0B69C5D9" w14:textId="0FE90FFB" w:rsidR="008016CF" w:rsidRPr="00AB1781" w:rsidRDefault="008016CF" w:rsidP="008016CF">
      <w:pPr>
        <w:pStyle w:val="EnglishHangNoCoptic"/>
      </w:pPr>
      <w:r w:rsidRPr="00AB1781">
        <w:t xml:space="preserve">13 to </w:t>
      </w:r>
      <w:r w:rsidR="0002098A">
        <w:t>calm</w:t>
      </w:r>
      <w:r w:rsidRPr="00AB1781">
        <w:t xml:space="preserve"> him in evil days,</w:t>
      </w:r>
    </w:p>
    <w:p w14:paraId="73D7D4B2" w14:textId="66303517" w:rsidR="008016CF" w:rsidRPr="00AB1781" w:rsidRDefault="008016CF" w:rsidP="008016CF">
      <w:pPr>
        <w:pStyle w:val="EnglishHangEndNoCoptic"/>
      </w:pPr>
      <w:r w:rsidRPr="00AB1781">
        <w:tab/>
        <w:t>unti</w:t>
      </w:r>
      <w:r w:rsidR="0002098A">
        <w:t>l the pit is dug for the sinner,</w:t>
      </w:r>
    </w:p>
    <w:p w14:paraId="3A0799B7" w14:textId="189B0B9E" w:rsidR="008016CF" w:rsidRPr="00AB1781" w:rsidRDefault="008016CF" w:rsidP="008016CF">
      <w:pPr>
        <w:pStyle w:val="EnglishHangNoCoptic"/>
      </w:pPr>
      <w:r w:rsidRPr="00AB1781">
        <w:t>14 For the Lord will not reject His people</w:t>
      </w:r>
      <w:r w:rsidR="0002098A">
        <w:t>,</w:t>
      </w:r>
    </w:p>
    <w:p w14:paraId="50A0CE6E" w14:textId="77777777" w:rsidR="008016CF" w:rsidRPr="00AB1781" w:rsidRDefault="008016CF" w:rsidP="008016CF">
      <w:pPr>
        <w:pStyle w:val="EnglishHangEndNoCoptic"/>
      </w:pPr>
      <w:r w:rsidRPr="00AB1781">
        <w:tab/>
        <w:t>or abandon His inheritance</w:t>
      </w:r>
    </w:p>
    <w:p w14:paraId="441C40B4" w14:textId="4AF1D943" w:rsidR="008016CF" w:rsidRPr="00AB1781" w:rsidRDefault="008016CF" w:rsidP="008016CF">
      <w:pPr>
        <w:pStyle w:val="EnglishHangNoCoptic"/>
      </w:pPr>
      <w:r w:rsidRPr="00AB1781">
        <w:t xml:space="preserve">15 until His </w:t>
      </w:r>
      <w:r w:rsidR="0002098A">
        <w:t>righteousness turns into</w:t>
      </w:r>
      <w:r w:rsidRPr="00AB1781">
        <w:t xml:space="preserve"> judgment</w:t>
      </w:r>
      <w:r w:rsidR="0002098A">
        <w:t>,</w:t>
      </w:r>
    </w:p>
    <w:p w14:paraId="0AEB2511" w14:textId="4CC111D0" w:rsidR="008016CF" w:rsidRPr="00AB1781" w:rsidRDefault="008016CF" w:rsidP="008016CF">
      <w:pPr>
        <w:pStyle w:val="EnglishHangEndNoCoptic"/>
      </w:pPr>
      <w:r w:rsidRPr="00AB1781">
        <w:tab/>
        <w:t xml:space="preserve">and all the upright in heart </w:t>
      </w:r>
      <w:r w:rsidR="0002098A">
        <w:t>possess</w:t>
      </w:r>
      <w:r w:rsidRPr="00AB1781">
        <w:t xml:space="preserve"> it. </w:t>
      </w:r>
      <w:r w:rsidRPr="00AB1781">
        <w:rPr>
          <w:i/>
        </w:rPr>
        <w:t>(Pause)</w:t>
      </w:r>
    </w:p>
    <w:p w14:paraId="79F9B153" w14:textId="1C9F0192" w:rsidR="008016CF" w:rsidRPr="00AB1781" w:rsidRDefault="008016CF" w:rsidP="008016CF">
      <w:pPr>
        <w:pStyle w:val="EnglishHangNoCoptic"/>
      </w:pPr>
      <w:r w:rsidRPr="00AB1781">
        <w:t xml:space="preserve">16 Who will </w:t>
      </w:r>
      <w:r w:rsidR="0002098A">
        <w:t>rise</w:t>
      </w:r>
      <w:r w:rsidRPr="00AB1781">
        <w:t xml:space="preserve"> up for me against the wicked?</w:t>
      </w:r>
    </w:p>
    <w:p w14:paraId="7B14A72C" w14:textId="3FBFAF40" w:rsidR="008016CF" w:rsidRPr="00AB1781" w:rsidRDefault="008016CF" w:rsidP="008016CF">
      <w:pPr>
        <w:pStyle w:val="EnglishHangEndNoCoptic"/>
      </w:pPr>
      <w:r w:rsidRPr="00AB1781">
        <w:tab/>
      </w:r>
      <w:r w:rsidR="0002098A">
        <w:t xml:space="preserve">Or </w:t>
      </w:r>
      <w:r w:rsidRPr="00AB1781">
        <w:t xml:space="preserve">Who will stand by me against the </w:t>
      </w:r>
      <w:r w:rsidR="003E7D85">
        <w:t>workers of iniquity</w:t>
      </w:r>
      <w:r w:rsidRPr="00AB1781">
        <w:t>?</w:t>
      </w:r>
    </w:p>
    <w:p w14:paraId="625E4416" w14:textId="30F3D95C" w:rsidR="008016CF" w:rsidRPr="00AB1781" w:rsidRDefault="008016CF" w:rsidP="008016CF">
      <w:pPr>
        <w:pStyle w:val="EnglishHangNoCoptic"/>
      </w:pPr>
      <w:r w:rsidRPr="00AB1781">
        <w:t xml:space="preserve">17 </w:t>
      </w:r>
      <w:r w:rsidR="0002098A">
        <w:t>If</w:t>
      </w:r>
      <w:r w:rsidRPr="00AB1781">
        <w:t xml:space="preserve"> the Lord had </w:t>
      </w:r>
      <w:r w:rsidR="0002098A">
        <w:t xml:space="preserve">not </w:t>
      </w:r>
      <w:r w:rsidRPr="00AB1781">
        <w:t>helped me,</w:t>
      </w:r>
    </w:p>
    <w:p w14:paraId="5566D8A2" w14:textId="2528268D" w:rsidR="008016CF" w:rsidRPr="00AB1781" w:rsidRDefault="008016CF" w:rsidP="008016CF">
      <w:pPr>
        <w:pStyle w:val="EnglishHangEndNoCoptic"/>
      </w:pPr>
      <w:r w:rsidRPr="00AB1781">
        <w:tab/>
        <w:t xml:space="preserve">my soul would </w:t>
      </w:r>
      <w:r w:rsidR="0002098A">
        <w:t>almost</w:t>
      </w:r>
      <w:r w:rsidRPr="00AB1781">
        <w:t xml:space="preserve"> </w:t>
      </w:r>
      <w:r w:rsidR="0002098A">
        <w:t>sojourned</w:t>
      </w:r>
      <w:r w:rsidRPr="00AB1781">
        <w:t xml:space="preserve"> in </w:t>
      </w:r>
      <w:r w:rsidR="0002098A">
        <w:t>Hades</w:t>
      </w:r>
      <w:r w:rsidRPr="00AB1781">
        <w:t>.</w:t>
      </w:r>
    </w:p>
    <w:p w14:paraId="6591941E" w14:textId="200BB2EE" w:rsidR="008016CF" w:rsidRPr="00AB1781" w:rsidRDefault="0002098A" w:rsidP="008016CF">
      <w:pPr>
        <w:pStyle w:val="EnglishHangNoCoptic"/>
      </w:pPr>
      <w:r>
        <w:t>18 If I said, “My foot slipped,”</w:t>
      </w:r>
    </w:p>
    <w:p w14:paraId="1CEC37DD" w14:textId="53520421" w:rsidR="008016CF" w:rsidRPr="00AB1781" w:rsidRDefault="008016CF" w:rsidP="008016CF">
      <w:pPr>
        <w:pStyle w:val="EnglishHangEndNoCoptic"/>
      </w:pPr>
      <w:r w:rsidRPr="00AB1781">
        <w:tab/>
      </w:r>
      <w:r w:rsidR="00E570CB">
        <w:t>Your</w:t>
      </w:r>
      <w:r w:rsidRPr="00AB1781">
        <w:t xml:space="preserve"> mercy, O Lord, </w:t>
      </w:r>
      <w:r w:rsidR="0002098A">
        <w:t>helped</w:t>
      </w:r>
      <w:r w:rsidRPr="00AB1781">
        <w:t xml:space="preserve"> me.</w:t>
      </w:r>
    </w:p>
    <w:p w14:paraId="2D27E184" w14:textId="7A882FBD" w:rsidR="008016CF" w:rsidRPr="00AB1781" w:rsidRDefault="008016CF" w:rsidP="008016CF">
      <w:pPr>
        <w:pStyle w:val="EnglishHangNoCoptic"/>
      </w:pPr>
      <w:r w:rsidRPr="00AB1781">
        <w:t xml:space="preserve">19 </w:t>
      </w:r>
      <w:r w:rsidR="0002098A">
        <w:t>According to the abundant grief in</w:t>
      </w:r>
      <w:r w:rsidRPr="00AB1781">
        <w:t xml:space="preserve"> my heart</w:t>
      </w:r>
      <w:r w:rsidR="0002098A">
        <w:t>,</w:t>
      </w:r>
    </w:p>
    <w:p w14:paraId="6E0362B0" w14:textId="1D69AFC1" w:rsidR="008016CF" w:rsidRPr="00AB1781" w:rsidRDefault="008016CF" w:rsidP="008016CF">
      <w:pPr>
        <w:pStyle w:val="EnglishHangEndNoCoptic"/>
      </w:pPr>
      <w:r w:rsidRPr="00AB1781">
        <w:tab/>
      </w:r>
      <w:r w:rsidR="00E570CB">
        <w:t>Your</w:t>
      </w:r>
      <w:r w:rsidRPr="00AB1781">
        <w:t xml:space="preserve"> consolations </w:t>
      </w:r>
      <w:r w:rsidR="0002098A">
        <w:t>loved</w:t>
      </w:r>
      <w:r w:rsidRPr="00AB1781">
        <w:t xml:space="preserve"> my soul.</w:t>
      </w:r>
    </w:p>
    <w:p w14:paraId="12EDDCB2" w14:textId="3397D65B" w:rsidR="008016CF" w:rsidRPr="00AB1781" w:rsidRDefault="008016CF" w:rsidP="008016CF">
      <w:pPr>
        <w:pStyle w:val="EnglishHangNoCoptic"/>
      </w:pPr>
      <w:r w:rsidRPr="00AB1781">
        <w:lastRenderedPageBreak/>
        <w:t xml:space="preserve">20 Can </w:t>
      </w:r>
      <w:r w:rsidR="003E7D85">
        <w:t>wicked</w:t>
      </w:r>
      <w:r w:rsidR="003E7D85">
        <w:rPr>
          <w:rStyle w:val="FootnoteReference"/>
        </w:rPr>
        <w:footnoteReference w:id="521"/>
      </w:r>
      <w:r w:rsidRPr="00AB1781">
        <w:t xml:space="preserve"> rulers</w:t>
      </w:r>
      <w:r w:rsidR="0002098A">
        <w:t xml:space="preserve"> be in Your presence</w:t>
      </w:r>
      <w:r w:rsidRPr="00AB1781">
        <w:t>,</w:t>
      </w:r>
    </w:p>
    <w:p w14:paraId="4A385BB9" w14:textId="258C8423" w:rsidR="008016CF" w:rsidRPr="00AB1781" w:rsidRDefault="008016CF" w:rsidP="008016CF">
      <w:pPr>
        <w:pStyle w:val="EnglishHangEndNoCoptic"/>
      </w:pPr>
      <w:r w:rsidRPr="00AB1781">
        <w:tab/>
        <w:t>who make</w:t>
      </w:r>
      <w:r w:rsidR="0002098A">
        <w:t>s</w:t>
      </w:r>
      <w:r w:rsidRPr="00AB1781">
        <w:t xml:space="preserve"> trouble </w:t>
      </w:r>
      <w:r w:rsidR="0002098A">
        <w:t xml:space="preserve">by </w:t>
      </w:r>
      <w:r w:rsidR="003E7D85">
        <w:t>statutes</w:t>
      </w:r>
      <w:r w:rsidR="0002098A">
        <w:t>?</w:t>
      </w:r>
    </w:p>
    <w:p w14:paraId="6F23B7D9" w14:textId="54E1102C" w:rsidR="008016CF" w:rsidRPr="00AB1781" w:rsidRDefault="008016CF" w:rsidP="008016CF">
      <w:pPr>
        <w:pStyle w:val="EnglishHangNoCoptic"/>
      </w:pPr>
      <w:r w:rsidRPr="00AB1781">
        <w:t xml:space="preserve">21 </w:t>
      </w:r>
      <w:r w:rsidR="0002098A">
        <w:t>They will</w:t>
      </w:r>
      <w:r w:rsidRPr="00AB1781">
        <w:t xml:space="preserve"> </w:t>
      </w:r>
      <w:r w:rsidR="0002098A">
        <w:t>hunt down the soul</w:t>
      </w:r>
      <w:r w:rsidRPr="00AB1781">
        <w:t xml:space="preserve"> of </w:t>
      </w:r>
      <w:r w:rsidR="0002098A">
        <w:t>a righteous ma</w:t>
      </w:r>
      <w:r w:rsidRPr="00AB1781">
        <w:t>n</w:t>
      </w:r>
      <w:r w:rsidR="0002098A">
        <w:t>,</w:t>
      </w:r>
    </w:p>
    <w:p w14:paraId="4850F266" w14:textId="5C4821CA" w:rsidR="008016CF" w:rsidRPr="00AB1781" w:rsidRDefault="008016CF" w:rsidP="008016CF">
      <w:pPr>
        <w:pStyle w:val="EnglishHangEndNoCoptic"/>
      </w:pPr>
      <w:r w:rsidRPr="00AB1781">
        <w:tab/>
        <w:t xml:space="preserve">and condemn innocent </w:t>
      </w:r>
      <w:r w:rsidR="0002098A">
        <w:t>blood.</w:t>
      </w:r>
    </w:p>
    <w:p w14:paraId="6470028D" w14:textId="482C194D" w:rsidR="008016CF" w:rsidRPr="00AB1781" w:rsidRDefault="008016CF" w:rsidP="008016CF">
      <w:pPr>
        <w:pStyle w:val="EnglishHangNoCoptic"/>
      </w:pPr>
      <w:r w:rsidRPr="00AB1781">
        <w:t xml:space="preserve">22 </w:t>
      </w:r>
      <w:r w:rsidR="0002098A">
        <w:t>And</w:t>
      </w:r>
      <w:r w:rsidRPr="00AB1781">
        <w:t xml:space="preserve"> the Lord </w:t>
      </w:r>
      <w:r w:rsidR="0002098A">
        <w:t>became</w:t>
      </w:r>
      <w:r w:rsidRPr="00AB1781">
        <w:t xml:space="preserve"> my refuge,</w:t>
      </w:r>
    </w:p>
    <w:p w14:paraId="381ED0B6" w14:textId="4C20BA34" w:rsidR="008016CF" w:rsidRPr="00AB1781" w:rsidRDefault="008016CF" w:rsidP="008016CF">
      <w:pPr>
        <w:pStyle w:val="EnglishHangEndNoCoptic"/>
      </w:pPr>
      <w:r w:rsidRPr="00AB1781">
        <w:tab/>
        <w:t>and my God</w:t>
      </w:r>
      <w:r w:rsidR="0002098A">
        <w:t>,</w:t>
      </w:r>
      <w:r w:rsidRPr="00AB1781">
        <w:t xml:space="preserve"> the helper </w:t>
      </w:r>
      <w:r w:rsidR="0002098A">
        <w:t>in whom I hope</w:t>
      </w:r>
      <w:r w:rsidRPr="00AB1781">
        <w:t>.</w:t>
      </w:r>
    </w:p>
    <w:p w14:paraId="1139A8C4" w14:textId="0518721E" w:rsidR="008016CF" w:rsidRPr="00AB1781" w:rsidRDefault="008016CF" w:rsidP="008016CF">
      <w:pPr>
        <w:pStyle w:val="EnglishHangNoCoptic"/>
      </w:pPr>
      <w:r w:rsidRPr="00AB1781">
        <w:t xml:space="preserve">23 And the Lord will repay them for their </w:t>
      </w:r>
      <w:r w:rsidR="00814FC4">
        <w:t>iniquity</w:t>
      </w:r>
      <w:r w:rsidR="0002098A">
        <w:t>,</w:t>
      </w:r>
    </w:p>
    <w:p w14:paraId="6C0C2817" w14:textId="58E3464E" w:rsidR="008016CF" w:rsidRPr="00AB1781" w:rsidRDefault="008016CF" w:rsidP="008016CF">
      <w:pPr>
        <w:pStyle w:val="EnglishHangNoCoptic"/>
      </w:pPr>
      <w:r w:rsidRPr="00AB1781">
        <w:tab/>
        <w:t xml:space="preserve">and </w:t>
      </w:r>
      <w:r w:rsidR="0002098A">
        <w:t>according to</w:t>
      </w:r>
      <w:r w:rsidRPr="00AB1781">
        <w:t xml:space="preserve"> their wickedness</w:t>
      </w:r>
      <w:r w:rsidR="0002098A">
        <w:t>,</w:t>
      </w:r>
    </w:p>
    <w:p w14:paraId="296ADFBC" w14:textId="220D1027" w:rsidR="008016CF" w:rsidRPr="008016CF" w:rsidRDefault="008016CF" w:rsidP="008016CF">
      <w:pPr>
        <w:pStyle w:val="EnglishHangEndNoCoptic"/>
      </w:pPr>
      <w:r w:rsidRPr="00AB1781">
        <w:tab/>
        <w:t xml:space="preserve">the Lord </w:t>
      </w:r>
      <w:r w:rsidR="0002098A">
        <w:t xml:space="preserve">our </w:t>
      </w:r>
      <w:r w:rsidRPr="00AB1781">
        <w:t>God will destroy them.</w:t>
      </w:r>
    </w:p>
    <w:p w14:paraId="00256433" w14:textId="3581AC9A" w:rsidR="00924D0C" w:rsidRDefault="00924D0C" w:rsidP="00924D0C">
      <w:pPr>
        <w:pStyle w:val="Rubric"/>
      </w:pPr>
      <w:r>
        <w:t>Glory…</w:t>
      </w:r>
    </w:p>
    <w:p w14:paraId="66E3A71E" w14:textId="46C38B7E" w:rsidR="00D71939" w:rsidRDefault="00D71939" w:rsidP="00D71939">
      <w:pPr>
        <w:pStyle w:val="Rubric"/>
      </w:pPr>
      <w:r>
        <w:t>The first group of Songs of Congregational Praise (Psalms 94 – 99) begins here.</w:t>
      </w:r>
    </w:p>
    <w:p w14:paraId="04160000" w14:textId="2002149C" w:rsidR="008016CF" w:rsidRPr="008016CF" w:rsidRDefault="008016CF" w:rsidP="00BF0205">
      <w:pPr>
        <w:pStyle w:val="Heading4"/>
      </w:pPr>
      <w:r>
        <w:t>Psalm</w:t>
      </w:r>
      <w:r w:rsidRPr="00AB1781">
        <w:t xml:space="preserve"> 94</w:t>
      </w:r>
      <w:r>
        <w:t xml:space="preserve">: </w:t>
      </w:r>
      <w:r w:rsidR="007D2678">
        <w:t>“</w:t>
      </w:r>
      <w:r>
        <w:t xml:space="preserve">O come, let us </w:t>
      </w:r>
      <w:r w:rsidR="007D2678">
        <w:t>rejoice in</w:t>
      </w:r>
      <w:r>
        <w:t xml:space="preserve"> the Lor</w:t>
      </w:r>
      <w:r w:rsidR="007D2678">
        <w:t>d”</w:t>
      </w:r>
    </w:p>
    <w:p w14:paraId="5B0AA52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Great Saviour, God and King Jesus</w:t>
      </w:r>
    </w:p>
    <w:p w14:paraId="426F19B2"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True Worship is Obedience: My Sheep obey My Voice</w:t>
      </w:r>
    </w:p>
    <w:p w14:paraId="3B39888C" w14:textId="77777777" w:rsidR="008016CF" w:rsidRPr="008016CF" w:rsidRDefault="008016CF" w:rsidP="008016CF">
      <w:pPr>
        <w:pStyle w:val="Rubric"/>
      </w:pPr>
      <w:r w:rsidRPr="00AB1781">
        <w:t>(The Praise of a Song. By David.)</w:t>
      </w:r>
    </w:p>
    <w:p w14:paraId="29383642" w14:textId="4BD6196C" w:rsidR="008016CF" w:rsidRPr="00AB1781" w:rsidRDefault="008016CF" w:rsidP="008016CF">
      <w:pPr>
        <w:pStyle w:val="EnglishHangNoCoptic"/>
      </w:pPr>
      <w:r w:rsidRPr="00AB1781">
        <w:t xml:space="preserve">1 O come, let us </w:t>
      </w:r>
      <w:r w:rsidR="000470D3">
        <w:t>rejoice in</w:t>
      </w:r>
      <w:r w:rsidRPr="00AB1781">
        <w:t xml:space="preserve"> the Lord;</w:t>
      </w:r>
    </w:p>
    <w:p w14:paraId="6C863BD2" w14:textId="10C6BEB5" w:rsidR="008016CF" w:rsidRPr="00AB1781" w:rsidRDefault="008016CF" w:rsidP="008016CF">
      <w:pPr>
        <w:pStyle w:val="EnglishHangEndNoCoptic"/>
      </w:pPr>
      <w:r w:rsidRPr="00AB1781">
        <w:tab/>
        <w:t>let us s</w:t>
      </w:r>
      <w:r w:rsidR="000470D3">
        <w:t>hout for joy to God our Saviour!</w:t>
      </w:r>
    </w:p>
    <w:p w14:paraId="74B1C9D1" w14:textId="032C7621" w:rsidR="008016CF" w:rsidRPr="00AB1781" w:rsidRDefault="008016CF" w:rsidP="008016CF">
      <w:pPr>
        <w:pStyle w:val="EnglishHangNoCoptic"/>
      </w:pPr>
      <w:r w:rsidRPr="00AB1781">
        <w:t xml:space="preserve">2 Let us come before His </w:t>
      </w:r>
      <w:r w:rsidR="000470D3">
        <w:t>face</w:t>
      </w:r>
      <w:r w:rsidR="000470D3">
        <w:rPr>
          <w:rStyle w:val="FootnoteReference"/>
        </w:rPr>
        <w:footnoteReference w:id="522"/>
      </w:r>
      <w:r w:rsidRPr="00AB1781">
        <w:t xml:space="preserve"> with </w:t>
      </w:r>
      <w:r w:rsidR="00B513C1">
        <w:t>confession</w:t>
      </w:r>
      <w:r w:rsidR="000470D3">
        <w:rPr>
          <w:rStyle w:val="FootnoteReference"/>
        </w:rPr>
        <w:footnoteReference w:id="523"/>
      </w:r>
      <w:r w:rsidRPr="00AB1781">
        <w:t>,</w:t>
      </w:r>
    </w:p>
    <w:p w14:paraId="639851BB" w14:textId="0889C19D" w:rsidR="008016CF" w:rsidRPr="00AB1781" w:rsidRDefault="008016CF" w:rsidP="008016CF">
      <w:pPr>
        <w:pStyle w:val="EnglishHangEndNoCoptic"/>
      </w:pPr>
      <w:r w:rsidRPr="00AB1781">
        <w:tab/>
        <w:t>and shout for joy to Him with psalms</w:t>
      </w:r>
      <w:r w:rsidR="000470D3">
        <w:rPr>
          <w:rStyle w:val="FootnoteReference"/>
        </w:rPr>
        <w:footnoteReference w:id="524"/>
      </w:r>
      <w:r w:rsidRPr="00AB1781">
        <w:t>.</w:t>
      </w:r>
    </w:p>
    <w:p w14:paraId="6584680B" w14:textId="77777777" w:rsidR="008016CF" w:rsidRPr="00AB1781" w:rsidRDefault="008016CF" w:rsidP="008016CF">
      <w:pPr>
        <w:pStyle w:val="EnglishHangNoCoptic"/>
      </w:pPr>
      <w:r w:rsidRPr="00AB1781">
        <w:t>3 For the Lord is a great God,</w:t>
      </w:r>
    </w:p>
    <w:p w14:paraId="23986A87" w14:textId="5D4C6223" w:rsidR="008016CF" w:rsidRPr="00AB1781" w:rsidRDefault="008016CF" w:rsidP="008016CF">
      <w:pPr>
        <w:pStyle w:val="EnglishHangEndNoCoptic"/>
      </w:pPr>
      <w:r w:rsidRPr="00AB1781">
        <w:tab/>
        <w:t xml:space="preserve">and a great King over all the </w:t>
      </w:r>
      <w:r w:rsidR="000470D3">
        <w:t>gods,</w:t>
      </w:r>
    </w:p>
    <w:p w14:paraId="293B928A" w14:textId="2FAE224F" w:rsidR="008016CF" w:rsidRPr="00AB1781" w:rsidRDefault="008016CF" w:rsidP="008016CF">
      <w:pPr>
        <w:pStyle w:val="EnglishHangNoCoptic"/>
      </w:pPr>
      <w:r w:rsidRPr="00AB1781">
        <w:t xml:space="preserve">4 </w:t>
      </w:r>
      <w:r w:rsidR="000470D3">
        <w:t>for the ends of the earth are i</w:t>
      </w:r>
      <w:r w:rsidRPr="00AB1781">
        <w:t>n His hand,</w:t>
      </w:r>
    </w:p>
    <w:p w14:paraId="6D717546" w14:textId="6768D716" w:rsidR="008016CF" w:rsidRPr="00AB1781" w:rsidRDefault="008016CF" w:rsidP="008016CF">
      <w:pPr>
        <w:pStyle w:val="EnglishHangEndNoCoptic"/>
      </w:pPr>
      <w:r w:rsidRPr="00AB1781">
        <w:tab/>
        <w:t xml:space="preserve">and the </w:t>
      </w:r>
      <w:r w:rsidR="000470D3">
        <w:t xml:space="preserve">peaks of the </w:t>
      </w:r>
      <w:r w:rsidRPr="00AB1781">
        <w:t>mountain</w:t>
      </w:r>
      <w:r w:rsidR="000470D3">
        <w:t>s</w:t>
      </w:r>
      <w:r w:rsidRPr="00AB1781">
        <w:t xml:space="preserve"> </w:t>
      </w:r>
      <w:r w:rsidR="000470D3">
        <w:t>are His,</w:t>
      </w:r>
    </w:p>
    <w:p w14:paraId="34ACE0A9" w14:textId="11E9F364" w:rsidR="008016CF" w:rsidRPr="00AB1781" w:rsidRDefault="000470D3" w:rsidP="008016CF">
      <w:pPr>
        <w:pStyle w:val="EnglishHangNoCoptic"/>
      </w:pPr>
      <w:r>
        <w:t>5 the sea is His, and He made it,</w:t>
      </w:r>
    </w:p>
    <w:p w14:paraId="67339254" w14:textId="77777777" w:rsidR="008016CF" w:rsidRPr="00AB1781" w:rsidRDefault="008016CF" w:rsidP="008016CF">
      <w:pPr>
        <w:pStyle w:val="EnglishHangEndNoCoptic"/>
      </w:pPr>
      <w:r w:rsidRPr="00AB1781">
        <w:tab/>
        <w:t>and His hands formed the dry land.</w:t>
      </w:r>
    </w:p>
    <w:p w14:paraId="40817FAD" w14:textId="6796EABF" w:rsidR="008016CF" w:rsidRPr="00AB1781" w:rsidRDefault="008016CF" w:rsidP="008016CF">
      <w:pPr>
        <w:pStyle w:val="EnglishHangNoCoptic"/>
      </w:pPr>
      <w:r w:rsidRPr="00AB1781">
        <w:lastRenderedPageBreak/>
        <w:t>6 O come, let us worship</w:t>
      </w:r>
      <w:r w:rsidR="002A2713">
        <w:rPr>
          <w:rStyle w:val="FootnoteReference"/>
        </w:rPr>
        <w:footnoteReference w:id="525"/>
      </w:r>
      <w:r w:rsidRPr="00AB1781">
        <w:t xml:space="preserve"> and fall down</w:t>
      </w:r>
      <w:r w:rsidR="002A2713">
        <w:rPr>
          <w:rStyle w:val="FootnoteReference"/>
        </w:rPr>
        <w:footnoteReference w:id="526"/>
      </w:r>
      <w:r w:rsidRPr="00AB1781">
        <w:t xml:space="preserve"> before Him;</w:t>
      </w:r>
    </w:p>
    <w:p w14:paraId="430BDD8C" w14:textId="1CF3D599" w:rsidR="008016CF" w:rsidRPr="00AB1781" w:rsidRDefault="008016CF" w:rsidP="008016CF">
      <w:pPr>
        <w:pStyle w:val="EnglishHangEndNoCoptic"/>
      </w:pPr>
      <w:r w:rsidRPr="00AB1781">
        <w:tab/>
        <w:t>and let us weep before the Lord</w:t>
      </w:r>
      <w:r w:rsidR="002A2713">
        <w:t>, who made us,</w:t>
      </w:r>
    </w:p>
    <w:p w14:paraId="393F2B90" w14:textId="74E3E218" w:rsidR="008016CF" w:rsidRPr="00AB1781" w:rsidRDefault="002A2713" w:rsidP="008016CF">
      <w:pPr>
        <w:pStyle w:val="EnglishHangNoCoptic"/>
      </w:pPr>
      <w:r>
        <w:t>7 f</w:t>
      </w:r>
      <w:r w:rsidR="008016CF" w:rsidRPr="00AB1781">
        <w:t>or He is our God,</w:t>
      </w:r>
    </w:p>
    <w:p w14:paraId="4776F5C6" w14:textId="77777777" w:rsidR="008016CF" w:rsidRPr="00AB1781" w:rsidRDefault="008016CF" w:rsidP="008016CF">
      <w:pPr>
        <w:pStyle w:val="EnglishHangNoCoptic"/>
      </w:pPr>
      <w:r w:rsidRPr="00AB1781">
        <w:tab/>
        <w:t>and we are the people of His pasture</w:t>
      </w:r>
    </w:p>
    <w:p w14:paraId="39BF8B31" w14:textId="5D985E4F" w:rsidR="008016CF" w:rsidRPr="00AB1781" w:rsidRDefault="002A2713" w:rsidP="008016CF">
      <w:pPr>
        <w:pStyle w:val="EnglishHangEndNoCoptic"/>
      </w:pPr>
      <w:r>
        <w:tab/>
        <w:t>and the sheep of His hand!</w:t>
      </w:r>
    </w:p>
    <w:p w14:paraId="044B9D9D" w14:textId="77777777" w:rsidR="008016CF" w:rsidRPr="00AB1781" w:rsidRDefault="008016CF" w:rsidP="008016CF">
      <w:pPr>
        <w:pStyle w:val="EnglishHangNoCoptic"/>
      </w:pPr>
      <w:r w:rsidRPr="00AB1781">
        <w:t>8 Today if you hear His voice,</w:t>
      </w:r>
    </w:p>
    <w:p w14:paraId="63EA3619" w14:textId="070FBFEE" w:rsidR="008016CF" w:rsidRPr="00AB1781" w:rsidRDefault="008016CF" w:rsidP="008016CF">
      <w:pPr>
        <w:pStyle w:val="EnglishHangNoCoptic"/>
      </w:pPr>
      <w:r w:rsidRPr="00AB1781">
        <w:tab/>
      </w:r>
      <w:r w:rsidR="002A2713">
        <w:t>“</w:t>
      </w:r>
      <w:r w:rsidRPr="00AB1781">
        <w:t>do not harden your hearts, as in the provocation</w:t>
      </w:r>
      <w:r w:rsidR="002A2713">
        <w:rPr>
          <w:rStyle w:val="FootnoteReference"/>
        </w:rPr>
        <w:footnoteReference w:id="527"/>
      </w:r>
    </w:p>
    <w:p w14:paraId="2B2A416A" w14:textId="1FFC0B99" w:rsidR="008016CF" w:rsidRPr="00AB1781" w:rsidRDefault="008016CF" w:rsidP="008016CF">
      <w:pPr>
        <w:pStyle w:val="EnglishHangEndNoCoptic"/>
      </w:pPr>
      <w:r w:rsidRPr="00AB1781">
        <w:tab/>
      </w:r>
      <w:r w:rsidR="002A2713">
        <w:t>as in</w:t>
      </w:r>
      <w:r w:rsidRPr="00AB1781">
        <w:t xml:space="preserve"> the day of trial in the wilderness,</w:t>
      </w:r>
      <w:r w:rsidRPr="00AB1781">
        <w:rPr>
          <w:rStyle w:val="FootnoteReference"/>
        </w:rPr>
        <w:footnoteReference w:id="528"/>
      </w:r>
    </w:p>
    <w:p w14:paraId="0F1C3B4E" w14:textId="118DC6BF" w:rsidR="008016CF" w:rsidRPr="00AB1781" w:rsidRDefault="008016CF" w:rsidP="008016CF">
      <w:pPr>
        <w:pStyle w:val="EnglishHangNoCoptic"/>
      </w:pPr>
      <w:r w:rsidRPr="00AB1781">
        <w:t xml:space="preserve">9 </w:t>
      </w:r>
      <w:r w:rsidR="002A2713">
        <w:t>when</w:t>
      </w:r>
      <w:r w:rsidRPr="00AB1781">
        <w:t xml:space="preserve"> your fathers tried</w:t>
      </w:r>
      <w:r w:rsidR="002A2713">
        <w:rPr>
          <w:rStyle w:val="FootnoteReference"/>
        </w:rPr>
        <w:footnoteReference w:id="529"/>
      </w:r>
      <w:r w:rsidR="002A2713">
        <w:t xml:space="preserve"> Me;</w:t>
      </w:r>
    </w:p>
    <w:p w14:paraId="491BD0DD" w14:textId="7A870D11" w:rsidR="008016CF" w:rsidRPr="00AB1781" w:rsidRDefault="008016CF" w:rsidP="008016CF">
      <w:pPr>
        <w:pStyle w:val="EnglishHangEndNoCoptic"/>
      </w:pPr>
      <w:r w:rsidRPr="00AB1781">
        <w:tab/>
      </w:r>
      <w:r w:rsidR="002A2713">
        <w:t>they tested</w:t>
      </w:r>
      <w:r w:rsidRPr="00AB1781">
        <w:t xml:space="preserve"> Me, and saw My works.</w:t>
      </w:r>
    </w:p>
    <w:p w14:paraId="4B288A99" w14:textId="77777777" w:rsidR="008016CF" w:rsidRPr="00AB1781" w:rsidRDefault="008016CF" w:rsidP="008016CF">
      <w:pPr>
        <w:pStyle w:val="EnglishHangNoCoptic"/>
      </w:pPr>
      <w:r w:rsidRPr="00AB1781">
        <w:t>10 For forty years I was grieved with that generation,</w:t>
      </w:r>
    </w:p>
    <w:p w14:paraId="6D59E107" w14:textId="34149CE1" w:rsidR="008016CF" w:rsidRPr="00AB1781" w:rsidRDefault="00C050C7" w:rsidP="008016CF">
      <w:pPr>
        <w:pStyle w:val="EnglishHangNoCoptic"/>
      </w:pPr>
      <w:r>
        <w:tab/>
        <w:t>and said,</w:t>
      </w:r>
      <w:r w:rsidR="002A2713">
        <w:t xml:space="preserve"> ‘They always go astray in their hearts</w:t>
      </w:r>
      <w:r w:rsidR="008016CF" w:rsidRPr="00AB1781">
        <w:t>,</w:t>
      </w:r>
    </w:p>
    <w:p w14:paraId="2C1AB464" w14:textId="09B6A065" w:rsidR="008016CF" w:rsidRPr="00AB1781" w:rsidRDefault="008016CF" w:rsidP="008016CF">
      <w:pPr>
        <w:pStyle w:val="EnglishHangEndNoCoptic"/>
      </w:pPr>
      <w:r w:rsidRPr="00AB1781">
        <w:tab/>
        <w:t xml:space="preserve">and they </w:t>
      </w:r>
      <w:r w:rsidR="002A2713">
        <w:t>do not know</w:t>
      </w:r>
      <w:r w:rsidRPr="00AB1781">
        <w:t xml:space="preserve"> My ways.’</w:t>
      </w:r>
      <w:r w:rsidRPr="00AB1781">
        <w:rPr>
          <w:rStyle w:val="FootnoteReference"/>
        </w:rPr>
        <w:footnoteReference w:id="530"/>
      </w:r>
    </w:p>
    <w:p w14:paraId="17873B12" w14:textId="73520D3A" w:rsidR="008016CF" w:rsidRPr="00AB1781" w:rsidRDefault="002A2713" w:rsidP="008016CF">
      <w:pPr>
        <w:pStyle w:val="EnglishHangNoCoptic"/>
      </w:pPr>
      <w:r>
        <w:t>11 So I swore in My wrath,</w:t>
      </w:r>
    </w:p>
    <w:p w14:paraId="39F1D3BE" w14:textId="15D33257" w:rsidR="008016CF" w:rsidRPr="008016CF" w:rsidRDefault="008016CF" w:rsidP="008016CF">
      <w:pPr>
        <w:pStyle w:val="EnglishHangEndNoCoptic"/>
      </w:pPr>
      <w:r w:rsidRPr="00AB1781">
        <w:tab/>
        <w:t xml:space="preserve">‘They </w:t>
      </w:r>
      <w:r w:rsidR="002A2713">
        <w:t>will</w:t>
      </w:r>
      <w:r w:rsidRPr="00AB1781">
        <w:t xml:space="preserve"> </w:t>
      </w:r>
      <w:r w:rsidR="002A2713">
        <w:t>not</w:t>
      </w:r>
      <w:r w:rsidRPr="00AB1781">
        <w:t xml:space="preserve"> enter My rest.’</w:t>
      </w:r>
      <w:r w:rsidR="002A2713">
        <w:t>”</w:t>
      </w:r>
      <w:r w:rsidRPr="00AB1781">
        <w:rPr>
          <w:rStyle w:val="FootnoteReference"/>
        </w:rPr>
        <w:footnoteReference w:id="531"/>
      </w:r>
    </w:p>
    <w:p w14:paraId="0D54EE54" w14:textId="754B1C97" w:rsidR="008016CF" w:rsidRPr="00AB1781" w:rsidRDefault="008016CF" w:rsidP="00BF0205">
      <w:pPr>
        <w:pStyle w:val="Heading4"/>
      </w:pPr>
      <w:bookmarkStart w:id="281" w:name="_Ref412111699"/>
      <w:r>
        <w:t>Psalm</w:t>
      </w:r>
      <w:r w:rsidRPr="00AB1781">
        <w:t xml:space="preserve"> 95</w:t>
      </w:r>
      <w:r>
        <w:t xml:space="preserve">: </w:t>
      </w:r>
      <w:r w:rsidR="007D2678">
        <w:t>“</w:t>
      </w:r>
      <w:r>
        <w:t>Sing a new song</w:t>
      </w:r>
      <w:r w:rsidR="007D2678">
        <w:t xml:space="preserve"> to the Lord,</w:t>
      </w:r>
      <w:r>
        <w:t xml:space="preserve"> sing to the Lord</w:t>
      </w:r>
      <w:r w:rsidR="007D2678">
        <w:t>,</w:t>
      </w:r>
      <w:r>
        <w:t xml:space="preserve"> all the eart</w:t>
      </w:r>
      <w:r w:rsidR="007D2678">
        <w:t>h”</w:t>
      </w:r>
      <w:bookmarkEnd w:id="281"/>
    </w:p>
    <w:p w14:paraId="0E47B8E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God the Reigning King and Coming Judge</w:t>
      </w:r>
    </w:p>
    <w:p w14:paraId="708C313B" w14:textId="77777777" w:rsidR="008016CF" w:rsidRPr="00AB1781" w:rsidRDefault="008016CF" w:rsidP="008016C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Sing to the Lord a New Song</w:t>
      </w:r>
    </w:p>
    <w:p w14:paraId="4D4985B1" w14:textId="09EF2463" w:rsidR="00F14AA6" w:rsidRDefault="00F14AA6" w:rsidP="008016C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p>
    <w:p w14:paraId="189AA873" w14:textId="77777777" w:rsidR="008016CF" w:rsidRPr="00AB1781" w:rsidRDefault="008016CF" w:rsidP="008016CF">
      <w:pPr>
        <w:pStyle w:val="Rubric"/>
      </w:pPr>
      <w:r w:rsidRPr="00AB1781">
        <w:t>1 (When the House was built after the Captivity. A Song by David)</w:t>
      </w:r>
    </w:p>
    <w:p w14:paraId="003D12C2" w14:textId="2FC75113" w:rsidR="008016CF" w:rsidRPr="00AB1781" w:rsidRDefault="008016CF" w:rsidP="008016CF">
      <w:pPr>
        <w:pStyle w:val="EnglishHangNoCoptic"/>
      </w:pPr>
      <w:r w:rsidRPr="00AB1781">
        <w:t>Sing a new song</w:t>
      </w:r>
      <w:r w:rsidR="00363583">
        <w:t xml:space="preserve"> </w:t>
      </w:r>
      <w:r w:rsidR="00363583" w:rsidRPr="00AB1781">
        <w:t>to the Lord</w:t>
      </w:r>
      <w:r w:rsidR="00363583">
        <w:t>,</w:t>
      </w:r>
    </w:p>
    <w:p w14:paraId="42053AD3" w14:textId="50056C57" w:rsidR="008016CF" w:rsidRPr="00AB1781" w:rsidRDefault="008016CF" w:rsidP="008016CF">
      <w:pPr>
        <w:pStyle w:val="EnglishHangEndNoCoptic"/>
      </w:pPr>
      <w:r w:rsidRPr="00AB1781">
        <w:tab/>
        <w:t>sing to the Lord</w:t>
      </w:r>
      <w:r w:rsidR="00363583">
        <w:t>, all the earth;</w:t>
      </w:r>
    </w:p>
    <w:p w14:paraId="5DAE79C8" w14:textId="73AB925D" w:rsidR="008016CF" w:rsidRPr="00AB1781" w:rsidRDefault="00363583" w:rsidP="008016CF">
      <w:pPr>
        <w:pStyle w:val="EnglishHangNoCoptic"/>
      </w:pPr>
      <w:r>
        <w:t xml:space="preserve">2 sing to the Lord, </w:t>
      </w:r>
      <w:r w:rsidR="000860AE">
        <w:t>praise</w:t>
      </w:r>
      <w:r>
        <w:t xml:space="preserve"> His N</w:t>
      </w:r>
      <w:r w:rsidR="008016CF" w:rsidRPr="00AB1781">
        <w:t>ame;</w:t>
      </w:r>
    </w:p>
    <w:p w14:paraId="0982E0AD" w14:textId="633790AA" w:rsidR="008016CF" w:rsidRPr="00AB1781" w:rsidRDefault="008016CF" w:rsidP="008016CF">
      <w:pPr>
        <w:pStyle w:val="EnglishHangEndNoCoptic"/>
      </w:pPr>
      <w:r w:rsidRPr="00AB1781">
        <w:tab/>
      </w:r>
      <w:r w:rsidR="00363583">
        <w:t>proclaim His salvation from day to day;</w:t>
      </w:r>
    </w:p>
    <w:p w14:paraId="7CF1F95A" w14:textId="4A41F670" w:rsidR="008016CF" w:rsidRPr="00AB1781" w:rsidRDefault="00363583" w:rsidP="008016CF">
      <w:pPr>
        <w:pStyle w:val="EnglishHangNoCoptic"/>
      </w:pPr>
      <w:r>
        <w:t>3 d</w:t>
      </w:r>
      <w:r w:rsidR="008016CF" w:rsidRPr="00AB1781">
        <w:t>eclare His glory among the nations,</w:t>
      </w:r>
    </w:p>
    <w:p w14:paraId="69F7EDD9" w14:textId="77777777" w:rsidR="008016CF" w:rsidRPr="00AB1781" w:rsidRDefault="008016CF" w:rsidP="008016CF">
      <w:pPr>
        <w:pStyle w:val="EnglishHangEndNoCoptic"/>
      </w:pPr>
      <w:r w:rsidRPr="00AB1781">
        <w:tab/>
        <w:t>His wonders among all peoples.</w:t>
      </w:r>
    </w:p>
    <w:p w14:paraId="676C9D48" w14:textId="625C6879" w:rsidR="008016CF" w:rsidRPr="00AB1781" w:rsidRDefault="008016CF" w:rsidP="008016CF">
      <w:pPr>
        <w:pStyle w:val="EnglishHangNoCoptic"/>
      </w:pPr>
      <w:r w:rsidRPr="00AB1781">
        <w:t xml:space="preserve">4 For </w:t>
      </w:r>
      <w:r w:rsidR="00363583">
        <w:t xml:space="preserve">the Lord is </w:t>
      </w:r>
      <w:r w:rsidRPr="00AB1781">
        <w:t>great</w:t>
      </w:r>
      <w:r w:rsidR="00363583">
        <w:t>,</w:t>
      </w:r>
      <w:r w:rsidRPr="00AB1781">
        <w:t xml:space="preserve"> </w:t>
      </w:r>
      <w:r w:rsidR="00363583">
        <w:t>and very much</w:t>
      </w:r>
      <w:r w:rsidRPr="00AB1781">
        <w:t xml:space="preserve"> </w:t>
      </w:r>
      <w:r w:rsidR="00363583">
        <w:t>praiseworthy</w:t>
      </w:r>
      <w:r w:rsidRPr="00AB1781">
        <w:t>;</w:t>
      </w:r>
    </w:p>
    <w:p w14:paraId="4CDAD23C" w14:textId="7ACB2F55" w:rsidR="008016CF" w:rsidRPr="00AB1781" w:rsidRDefault="008016CF" w:rsidP="008016CF">
      <w:pPr>
        <w:pStyle w:val="EnglishHangEndNoCoptic"/>
      </w:pPr>
      <w:r w:rsidRPr="00AB1781">
        <w:tab/>
        <w:t>He</w:t>
      </w:r>
      <w:r w:rsidR="00363583">
        <w:t xml:space="preserve"> is to be feared above all gods,</w:t>
      </w:r>
    </w:p>
    <w:p w14:paraId="01C0240A" w14:textId="6FBFE9FB" w:rsidR="008016CF" w:rsidRPr="00AB1781" w:rsidRDefault="00363583" w:rsidP="008016CF">
      <w:pPr>
        <w:pStyle w:val="EnglishHangNoCoptic"/>
      </w:pPr>
      <w:r>
        <w:lastRenderedPageBreak/>
        <w:t>5 f</w:t>
      </w:r>
      <w:r w:rsidR="008016CF" w:rsidRPr="00AB1781">
        <w:t>or all the</w:t>
      </w:r>
      <w:r>
        <w:t xml:space="preserve"> gods of the nations are demons,</w:t>
      </w:r>
      <w:r w:rsidR="008016CF" w:rsidRPr="00AB1781">
        <w:rPr>
          <w:rStyle w:val="FootnoteReference"/>
        </w:rPr>
        <w:footnoteReference w:id="532"/>
      </w:r>
    </w:p>
    <w:p w14:paraId="433337C0" w14:textId="77777777" w:rsidR="008016CF" w:rsidRPr="00AB1781" w:rsidRDefault="008016CF" w:rsidP="008016CF">
      <w:pPr>
        <w:pStyle w:val="EnglishHangEndNoCoptic"/>
      </w:pPr>
      <w:r w:rsidRPr="00AB1781">
        <w:tab/>
        <w:t>but the Lord made the heavens.</w:t>
      </w:r>
    </w:p>
    <w:p w14:paraId="1EEE895C" w14:textId="2D39E21E" w:rsidR="008016CF" w:rsidRPr="00AB1781" w:rsidRDefault="008016CF" w:rsidP="008016CF">
      <w:pPr>
        <w:pStyle w:val="EnglishHangNoCoptic"/>
      </w:pPr>
      <w:r w:rsidRPr="00AB1781">
        <w:t xml:space="preserve">6 </w:t>
      </w:r>
      <w:r w:rsidR="00363583">
        <w:t>Confession</w:t>
      </w:r>
      <w:r w:rsidR="00363583">
        <w:rPr>
          <w:rStyle w:val="FootnoteReference"/>
        </w:rPr>
        <w:footnoteReference w:id="533"/>
      </w:r>
      <w:r w:rsidRPr="00AB1781">
        <w:t xml:space="preserve"> and beauty </w:t>
      </w:r>
      <w:r w:rsidR="00363583">
        <w:t>are before</w:t>
      </w:r>
      <w:r w:rsidRPr="00AB1781">
        <w:t xml:space="preserve"> Him;</w:t>
      </w:r>
    </w:p>
    <w:p w14:paraId="40185947" w14:textId="0DB81FB2" w:rsidR="008016CF" w:rsidRPr="00AB1781" w:rsidRDefault="008016CF" w:rsidP="008016CF">
      <w:pPr>
        <w:pStyle w:val="EnglishHangEndNoCoptic"/>
      </w:pPr>
      <w:r w:rsidRPr="00AB1781">
        <w:tab/>
        <w:t xml:space="preserve">holiness and majesty are in His </w:t>
      </w:r>
      <w:r w:rsidR="00363583">
        <w:t>sanctuary</w:t>
      </w:r>
      <w:r w:rsidR="00363583">
        <w:rPr>
          <w:rStyle w:val="FootnoteReference"/>
        </w:rPr>
        <w:t xml:space="preserve"> </w:t>
      </w:r>
      <w:r w:rsidR="00363583">
        <w:rPr>
          <w:rStyle w:val="FootnoteReference"/>
        </w:rPr>
        <w:footnoteReference w:id="534"/>
      </w:r>
      <w:r w:rsidRPr="00AB1781">
        <w:t>.</w:t>
      </w:r>
    </w:p>
    <w:p w14:paraId="0125BDE2" w14:textId="77777777" w:rsidR="008016CF" w:rsidRPr="00AB1781" w:rsidRDefault="008016CF" w:rsidP="008016CF">
      <w:pPr>
        <w:pStyle w:val="EnglishHangNoCoptic"/>
      </w:pPr>
      <w:r w:rsidRPr="00AB1781">
        <w:t>7 Bring to the Lord, O families of nations,</w:t>
      </w:r>
    </w:p>
    <w:p w14:paraId="1FF22659" w14:textId="09B818D3" w:rsidR="008016CF" w:rsidRPr="00AB1781" w:rsidRDefault="008016CF" w:rsidP="008016CF">
      <w:pPr>
        <w:pStyle w:val="EnglishHangEndNoCoptic"/>
      </w:pPr>
      <w:r w:rsidRPr="00AB1781">
        <w:tab/>
        <w:t>bri</w:t>
      </w:r>
      <w:r w:rsidR="00363583">
        <w:t>ng to the Lord glory and honour;</w:t>
      </w:r>
    </w:p>
    <w:p w14:paraId="27B5F45C" w14:textId="252A909C" w:rsidR="008016CF" w:rsidRPr="00AB1781" w:rsidRDefault="00363583" w:rsidP="008016CF">
      <w:pPr>
        <w:pStyle w:val="EnglishHangNoCoptic"/>
      </w:pPr>
      <w:r>
        <w:t>8 b</w:t>
      </w:r>
      <w:r w:rsidR="008016CF" w:rsidRPr="00AB1781">
        <w:t xml:space="preserve">ring to the Lord </w:t>
      </w:r>
      <w:r>
        <w:t xml:space="preserve">the </w:t>
      </w:r>
      <w:r w:rsidR="008016CF" w:rsidRPr="00AB1781">
        <w:t xml:space="preserve">glory </w:t>
      </w:r>
      <w:r>
        <w:t xml:space="preserve">due </w:t>
      </w:r>
      <w:r w:rsidR="00FA20D1">
        <w:t xml:space="preserve">to </w:t>
      </w:r>
      <w:r>
        <w:t>His N</w:t>
      </w:r>
      <w:r w:rsidR="008016CF" w:rsidRPr="00AB1781">
        <w:t>ame;</w:t>
      </w:r>
    </w:p>
    <w:p w14:paraId="0A6C2C1A" w14:textId="58D5BB41" w:rsidR="008016CF" w:rsidRPr="00AB1781" w:rsidRDefault="008016CF" w:rsidP="008016CF">
      <w:pPr>
        <w:pStyle w:val="EnglishHangEndNoCoptic"/>
      </w:pPr>
      <w:r w:rsidRPr="00AB1781">
        <w:tab/>
      </w:r>
      <w:r w:rsidR="00363583">
        <w:t>raise</w:t>
      </w:r>
      <w:r w:rsidRPr="00AB1781">
        <w:t xml:space="preserve"> </w:t>
      </w:r>
      <w:r w:rsidR="00363583">
        <w:t>offerings</w:t>
      </w:r>
      <w:r w:rsidR="00363583">
        <w:rPr>
          <w:rStyle w:val="FootnoteReference"/>
        </w:rPr>
        <w:footnoteReference w:id="535"/>
      </w:r>
      <w:r w:rsidRPr="00AB1781">
        <w:t xml:space="preserve"> and </w:t>
      </w:r>
      <w:r w:rsidR="00363583">
        <w:t>enter into His courts;</w:t>
      </w:r>
    </w:p>
    <w:p w14:paraId="72E4A5E4" w14:textId="3378C6BD" w:rsidR="008016CF" w:rsidRPr="00AB1781" w:rsidRDefault="008016CF" w:rsidP="008016CF">
      <w:pPr>
        <w:pStyle w:val="EnglishHangNoCoptic"/>
      </w:pPr>
      <w:r w:rsidRPr="00AB1781">
        <w:t xml:space="preserve">9 </w:t>
      </w:r>
      <w:r w:rsidR="00363583">
        <w:t>w</w:t>
      </w:r>
      <w:r w:rsidRPr="00AB1781">
        <w:t>orship</w:t>
      </w:r>
      <w:r w:rsidR="00363583">
        <w:rPr>
          <w:rStyle w:val="FootnoteReference"/>
        </w:rPr>
        <w:footnoteReference w:id="536"/>
      </w:r>
      <w:r w:rsidRPr="00AB1781">
        <w:t xml:space="preserve"> the Lord in His holy court;</w:t>
      </w:r>
    </w:p>
    <w:p w14:paraId="48BD061D" w14:textId="1A31CFCA" w:rsidR="008016CF" w:rsidRPr="008016CF" w:rsidRDefault="008016CF" w:rsidP="008016CF">
      <w:pPr>
        <w:pStyle w:val="EnglishHangEndNoCoptic"/>
      </w:pPr>
      <w:r w:rsidRPr="00AB1781">
        <w:tab/>
        <w:t xml:space="preserve">let all the earth tremble </w:t>
      </w:r>
      <w:r w:rsidR="00363583">
        <w:t>before Him</w:t>
      </w:r>
      <w:r w:rsidRPr="00AB1781">
        <w:t>.</w:t>
      </w:r>
    </w:p>
    <w:p w14:paraId="16A06685" w14:textId="66E5D99A" w:rsidR="008016CF" w:rsidRPr="00AB1781" w:rsidRDefault="00363583" w:rsidP="008016CF">
      <w:pPr>
        <w:pStyle w:val="EnglishHangNoCoptic"/>
      </w:pPr>
      <w:r>
        <w:t>10 Say among the nations, “The Lord reigns from the Tree!</w:t>
      </w:r>
      <w:r>
        <w:rPr>
          <w:rStyle w:val="FootnoteReference"/>
        </w:rPr>
        <w:footnoteReference w:id="537"/>
      </w:r>
    </w:p>
    <w:p w14:paraId="2289C9F2" w14:textId="585C8C44" w:rsidR="008016CF" w:rsidRPr="00AB1781" w:rsidRDefault="008016CF" w:rsidP="008016CF">
      <w:pPr>
        <w:pStyle w:val="EnglishHangNoCoptic"/>
      </w:pPr>
      <w:r w:rsidRPr="00AB1781">
        <w:tab/>
      </w:r>
      <w:r w:rsidR="00445570">
        <w:t xml:space="preserve">Indeed, </w:t>
      </w:r>
      <w:r w:rsidRPr="00AB1781">
        <w:t xml:space="preserve">He </w:t>
      </w:r>
      <w:r w:rsidR="00445570">
        <w:t>established</w:t>
      </w:r>
      <w:r w:rsidR="00445570">
        <w:rPr>
          <w:rStyle w:val="FootnoteReference"/>
        </w:rPr>
        <w:footnoteReference w:id="538"/>
      </w:r>
      <w:r w:rsidR="00445570">
        <w:t xml:space="preserve"> </w:t>
      </w:r>
      <w:r w:rsidRPr="00AB1781">
        <w:t>the world</w:t>
      </w:r>
      <w:r w:rsidR="00445570">
        <w:t>,</w:t>
      </w:r>
      <w:r w:rsidRPr="00AB1781">
        <w:t xml:space="preserve"> and it </w:t>
      </w:r>
      <w:r w:rsidR="00445570">
        <w:t>will not</w:t>
      </w:r>
      <w:r w:rsidRPr="00AB1781">
        <w:t xml:space="preserve"> be shaken.</w:t>
      </w:r>
    </w:p>
    <w:p w14:paraId="1B150349" w14:textId="29D6BE4A" w:rsidR="008016CF" w:rsidRPr="00AB1781" w:rsidRDefault="008016CF" w:rsidP="008016CF">
      <w:pPr>
        <w:pStyle w:val="EnglishHangEndNoCoptic"/>
      </w:pPr>
      <w:r w:rsidRPr="00AB1781">
        <w:tab/>
        <w:t xml:space="preserve">He will judge the peoples with </w:t>
      </w:r>
      <w:r w:rsidR="00445570">
        <w:t>uprightness</w:t>
      </w:r>
      <w:r w:rsidRPr="00AB1781">
        <w:t>.</w:t>
      </w:r>
      <w:r w:rsidR="00445570">
        <w:t>”</w:t>
      </w:r>
    </w:p>
    <w:p w14:paraId="102BCE1B" w14:textId="144E8A39" w:rsidR="008016CF" w:rsidRPr="00AB1781" w:rsidRDefault="008016CF" w:rsidP="008016CF">
      <w:pPr>
        <w:pStyle w:val="EnglishHangNoCoptic"/>
      </w:pPr>
      <w:r w:rsidRPr="00AB1781">
        <w:t>11 Let the heavens be glad</w:t>
      </w:r>
      <w:r w:rsidR="00445570">
        <w:t>,</w:t>
      </w:r>
      <w:r w:rsidRPr="00AB1781">
        <w:t xml:space="preserve"> and let the earth </w:t>
      </w:r>
      <w:r w:rsidR="00445570">
        <w:t>rejoice;</w:t>
      </w:r>
    </w:p>
    <w:p w14:paraId="7B8E9954" w14:textId="695AA205" w:rsidR="008016CF" w:rsidRPr="00AB1781" w:rsidRDefault="008016CF" w:rsidP="008016CF">
      <w:pPr>
        <w:pStyle w:val="EnglishHangEndNoCoptic"/>
      </w:pPr>
      <w:r w:rsidRPr="00AB1781">
        <w:tab/>
        <w:t>let the sea</w:t>
      </w:r>
      <w:r w:rsidR="00445570">
        <w:t>, and all that is in it,</w:t>
      </w:r>
      <w:r w:rsidRPr="00AB1781">
        <w:t xml:space="preserve"> </w:t>
      </w:r>
      <w:r w:rsidR="00445570">
        <w:t>be shaken</w:t>
      </w:r>
      <w:r w:rsidRPr="00AB1781">
        <w:t>.</w:t>
      </w:r>
      <w:r w:rsidRPr="00AB1781">
        <w:rPr>
          <w:rStyle w:val="FootnoteReference"/>
        </w:rPr>
        <w:footnoteReference w:id="539"/>
      </w:r>
    </w:p>
    <w:p w14:paraId="289D1C36" w14:textId="5C74BCB8" w:rsidR="008016CF" w:rsidRPr="00AB1781" w:rsidRDefault="008016CF" w:rsidP="008016CF">
      <w:pPr>
        <w:pStyle w:val="EnglishHangNoCoptic"/>
      </w:pPr>
      <w:r w:rsidRPr="00AB1781">
        <w:t>12 The fields and all that is in them will rejoice</w:t>
      </w:r>
      <w:r w:rsidR="00445570">
        <w:rPr>
          <w:rStyle w:val="FootnoteReference"/>
        </w:rPr>
        <w:footnoteReference w:id="540"/>
      </w:r>
      <w:r w:rsidRPr="00AB1781">
        <w:t>;</w:t>
      </w:r>
    </w:p>
    <w:p w14:paraId="2E4FFE4A" w14:textId="217D3C08" w:rsidR="008016CF" w:rsidRPr="00AB1781" w:rsidRDefault="008016CF" w:rsidP="008016CF">
      <w:pPr>
        <w:pStyle w:val="EnglishHangEndNoCoptic"/>
      </w:pPr>
      <w:r w:rsidRPr="00AB1781">
        <w:tab/>
        <w:t xml:space="preserve">then all the trees of the forest will </w:t>
      </w:r>
      <w:r w:rsidR="00445570">
        <w:t>rejoice</w:t>
      </w:r>
    </w:p>
    <w:p w14:paraId="4DDB18FA" w14:textId="2A0DEA9D" w:rsidR="008016CF" w:rsidRPr="00AB1781" w:rsidRDefault="008016CF" w:rsidP="008016CF">
      <w:pPr>
        <w:pStyle w:val="EnglishHangNoCoptic"/>
      </w:pPr>
      <w:r w:rsidRPr="00AB1781">
        <w:t xml:space="preserve">13 </w:t>
      </w:r>
      <w:r w:rsidR="00445570">
        <w:t>before the face</w:t>
      </w:r>
      <w:r w:rsidRPr="00AB1781">
        <w:t xml:space="preserve"> of the Lord</w:t>
      </w:r>
      <w:r w:rsidR="00445570">
        <w:t>;</w:t>
      </w:r>
      <w:r w:rsidR="00445570">
        <w:rPr>
          <w:rStyle w:val="FootnoteReference"/>
        </w:rPr>
        <w:footnoteReference w:id="541"/>
      </w:r>
      <w:r w:rsidRPr="00AB1781">
        <w:t xml:space="preserve"> For He is coming,</w:t>
      </w:r>
    </w:p>
    <w:p w14:paraId="6959FC38" w14:textId="722221DD" w:rsidR="008016CF" w:rsidRPr="00AB1781" w:rsidRDefault="008016CF" w:rsidP="008016CF">
      <w:pPr>
        <w:pStyle w:val="EnglishHangNoCoptic"/>
      </w:pPr>
      <w:r w:rsidRPr="00AB1781">
        <w:tab/>
      </w:r>
      <w:r w:rsidR="00445570">
        <w:t>He is coming to judge the earth;</w:t>
      </w:r>
    </w:p>
    <w:p w14:paraId="3C2DE289" w14:textId="6D3E4B7B" w:rsidR="008016CF" w:rsidRPr="00AB1781" w:rsidRDefault="00445570" w:rsidP="008016CF">
      <w:pPr>
        <w:pStyle w:val="EnglishHangNoCoptic"/>
      </w:pPr>
      <w:r>
        <w:tab/>
        <w:t>He will judge the world in righteousness</w:t>
      </w:r>
      <w:r w:rsidR="008016CF" w:rsidRPr="00AB1781">
        <w:t>,</w:t>
      </w:r>
    </w:p>
    <w:p w14:paraId="475874B7" w14:textId="3B2A69A7" w:rsidR="008016CF" w:rsidRDefault="008016CF" w:rsidP="008016CF">
      <w:pPr>
        <w:pStyle w:val="EnglishHangEndNoCoptic"/>
      </w:pPr>
      <w:r w:rsidRPr="00AB1781">
        <w:tab/>
        <w:t>and the peoples by His truth.</w:t>
      </w:r>
    </w:p>
    <w:p w14:paraId="6523F9F7" w14:textId="44D1E2F7" w:rsidR="00B35B25" w:rsidRPr="008016CF" w:rsidRDefault="00B35B25" w:rsidP="00B35B25">
      <w:pPr>
        <w:pStyle w:val="Rubric"/>
      </w:pPr>
      <w:r>
        <w:t xml:space="preserve">Alleluia.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continue with </w:t>
      </w:r>
      <w:r>
        <w:fldChar w:fldCharType="begin"/>
      </w:r>
      <w:r>
        <w:instrText xml:space="preserve"> REF _Ref412026313 \h </w:instrText>
      </w:r>
      <w:r>
        <w:fldChar w:fldCharType="separate"/>
      </w:r>
      <w:r w:rsidR="000C7DE2">
        <w:t>Psalm</w:t>
      </w:r>
      <w:r w:rsidR="000C7DE2" w:rsidRPr="00AB1781">
        <w:t xml:space="preserve"> 96</w:t>
      </w:r>
      <w:r w:rsidR="000C7DE2">
        <w:t>: “The Lord reigns, let the earth rejoice”</w:t>
      </w:r>
      <w:r>
        <w:fldChar w:fldCharType="end"/>
      </w:r>
      <w:r>
        <w:t xml:space="preserve">, page </w:t>
      </w:r>
      <w:r>
        <w:fldChar w:fldCharType="begin"/>
      </w:r>
      <w:r>
        <w:instrText xml:space="preserve"> PAGEREF _Ref412026313 \h </w:instrText>
      </w:r>
      <w:r>
        <w:fldChar w:fldCharType="separate"/>
      </w:r>
      <w:r w:rsidR="000C7DE2">
        <w:rPr>
          <w:noProof/>
        </w:rPr>
        <w:t>233</w:t>
      </w:r>
      <w:r>
        <w:fldChar w:fldCharType="end"/>
      </w:r>
      <w:r>
        <w:t>.</w:t>
      </w:r>
    </w:p>
    <w:p w14:paraId="27826D3E" w14:textId="51F45D77" w:rsidR="008016CF" w:rsidRPr="00AB1781" w:rsidRDefault="00A0015F" w:rsidP="00BF0205">
      <w:pPr>
        <w:pStyle w:val="Heading4"/>
      </w:pPr>
      <w:bookmarkStart w:id="282" w:name="_Ref412026313"/>
      <w:r>
        <w:lastRenderedPageBreak/>
        <w:t>Psalm</w:t>
      </w:r>
      <w:r w:rsidR="008016CF" w:rsidRPr="00AB1781">
        <w:t xml:space="preserve"> 96</w:t>
      </w:r>
      <w:r>
        <w:t xml:space="preserve">: </w:t>
      </w:r>
      <w:r w:rsidR="007D2678">
        <w:t>“</w:t>
      </w:r>
      <w:r>
        <w:t xml:space="preserve">The Lord </w:t>
      </w:r>
      <w:r w:rsidR="007D2678">
        <w:t>reigns</w:t>
      </w:r>
      <w:r>
        <w:t>, let the earth rejoic</w:t>
      </w:r>
      <w:r w:rsidR="007D2678">
        <w:t>e”</w:t>
      </w:r>
      <w:bookmarkEnd w:id="282"/>
    </w:p>
    <w:p w14:paraId="51A5B86B"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Earth Rejoices and Trembles at the Reign of God</w:t>
      </w:r>
    </w:p>
    <w:p w14:paraId="5DA0B2FE"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Peoples Behold His Glory</w:t>
      </w:r>
    </w:p>
    <w:p w14:paraId="78FF971B" w14:textId="56D83283"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0054E90A" w14:textId="51403B8C" w:rsidR="008016CF" w:rsidRPr="00AB1781" w:rsidRDefault="00AF055B" w:rsidP="00A0015F">
      <w:pPr>
        <w:pStyle w:val="Rubric"/>
      </w:pPr>
      <w:r>
        <w:t>1 (By David, when His earth was is restored</w:t>
      </w:r>
      <w:r w:rsidR="008016CF" w:rsidRPr="00AB1781">
        <w:t>)</w:t>
      </w:r>
      <w:r w:rsidR="00A0015F" w:rsidRPr="00AB1781">
        <w:t xml:space="preserve"> </w:t>
      </w:r>
    </w:p>
    <w:p w14:paraId="547CCC6B" w14:textId="74FFC45C" w:rsidR="008016CF" w:rsidRPr="00AB1781" w:rsidRDefault="00AF055B" w:rsidP="00A0015F">
      <w:pPr>
        <w:pStyle w:val="EnglishHangNoCoptic"/>
      </w:pPr>
      <w:r>
        <w:t>The Lord reigns</w:t>
      </w:r>
      <w:r w:rsidR="008016CF" w:rsidRPr="00AB1781">
        <w:t>, let the earth rejoice;</w:t>
      </w:r>
    </w:p>
    <w:p w14:paraId="52BB1005" w14:textId="6A5D2AC4" w:rsidR="008016CF" w:rsidRPr="00AB1781" w:rsidRDefault="008016CF" w:rsidP="00A0015F">
      <w:pPr>
        <w:pStyle w:val="EnglishHangEndNoCoptic"/>
      </w:pPr>
      <w:r w:rsidRPr="00AB1781">
        <w:tab/>
      </w:r>
      <w:r w:rsidR="00AF055B">
        <w:t>let the many islands be glad!</w:t>
      </w:r>
    </w:p>
    <w:p w14:paraId="6D626E4C" w14:textId="61E3058F" w:rsidR="008016CF" w:rsidRPr="00AB1781" w:rsidRDefault="008016CF" w:rsidP="00A0015F">
      <w:pPr>
        <w:pStyle w:val="EnglishHangNoCoptic"/>
      </w:pPr>
      <w:r w:rsidRPr="00AB1781">
        <w:t xml:space="preserve">2 Clouds and darkness are </w:t>
      </w:r>
      <w:r w:rsidR="00AF055B">
        <w:t>a</w:t>
      </w:r>
      <w:r w:rsidRPr="00AB1781">
        <w:t>round Him;</w:t>
      </w:r>
    </w:p>
    <w:p w14:paraId="742E5BAF" w14:textId="10F363C5" w:rsidR="008016CF" w:rsidRPr="00AB1781" w:rsidRDefault="008016CF" w:rsidP="00A0015F">
      <w:pPr>
        <w:pStyle w:val="EnglishHangEndNoCoptic"/>
      </w:pPr>
      <w:r w:rsidRPr="00AB1781">
        <w:tab/>
      </w:r>
      <w:r w:rsidR="00AF055B">
        <w:t>righteousness</w:t>
      </w:r>
      <w:r w:rsidRPr="00AB1781">
        <w:t xml:space="preserve"> and judgment</w:t>
      </w:r>
      <w:r w:rsidR="00AF055B">
        <w:t xml:space="preserve"> </w:t>
      </w:r>
      <w:r w:rsidR="00A507A8">
        <w:t>are the foundation of</w:t>
      </w:r>
      <w:r w:rsidRPr="00AB1781">
        <w:t xml:space="preserve"> His throne</w:t>
      </w:r>
      <w:r w:rsidR="00AF055B">
        <w:rPr>
          <w:rStyle w:val="FootnoteReference"/>
        </w:rPr>
        <w:footnoteReference w:id="542"/>
      </w:r>
      <w:r w:rsidRPr="00AB1781">
        <w:t>.</w:t>
      </w:r>
    </w:p>
    <w:p w14:paraId="31802F01" w14:textId="75F2A2A5" w:rsidR="008016CF" w:rsidRPr="00AB1781" w:rsidRDefault="008016CF" w:rsidP="00A0015F">
      <w:pPr>
        <w:pStyle w:val="EnglishHangNoCoptic"/>
      </w:pPr>
      <w:r w:rsidRPr="00AB1781">
        <w:t xml:space="preserve">3 Fire </w:t>
      </w:r>
      <w:r w:rsidR="00AF055B">
        <w:t>will go</w:t>
      </w:r>
      <w:r w:rsidRPr="00AB1781">
        <w:t xml:space="preserve"> before Him</w:t>
      </w:r>
    </w:p>
    <w:p w14:paraId="1D97F888" w14:textId="295C2532" w:rsidR="008016CF" w:rsidRPr="00AB1781" w:rsidRDefault="00AF055B" w:rsidP="00A0015F">
      <w:pPr>
        <w:pStyle w:val="EnglishHangEndNoCoptic"/>
      </w:pPr>
      <w:r>
        <w:tab/>
        <w:t>and burn</w:t>
      </w:r>
      <w:r w:rsidR="008016CF" w:rsidRPr="00AB1781">
        <w:t xml:space="preserve"> His enemies on every side.</w:t>
      </w:r>
    </w:p>
    <w:p w14:paraId="6A26319A" w14:textId="77D9BB1F" w:rsidR="008016CF" w:rsidRPr="00AB1781" w:rsidRDefault="00AF055B" w:rsidP="00A0015F">
      <w:pPr>
        <w:pStyle w:val="EnglishHangNoCoptic"/>
      </w:pPr>
      <w:r>
        <w:t>4 His lightning</w:t>
      </w:r>
      <w:r w:rsidR="008016CF" w:rsidRPr="00AB1781">
        <w:t xml:space="preserve"> </w:t>
      </w:r>
      <w:r>
        <w:t>gave light to</w:t>
      </w:r>
      <w:r w:rsidR="008016CF" w:rsidRPr="00AB1781">
        <w:t xml:space="preserve"> the world;</w:t>
      </w:r>
    </w:p>
    <w:p w14:paraId="5649C3A0" w14:textId="55D415FE" w:rsidR="008016CF" w:rsidRPr="00AB1781" w:rsidRDefault="00AF055B" w:rsidP="00A0015F">
      <w:pPr>
        <w:pStyle w:val="EnglishHangEndNoCoptic"/>
      </w:pPr>
      <w:r>
        <w:tab/>
        <w:t>the earth saw</w:t>
      </w:r>
      <w:r w:rsidR="008016CF" w:rsidRPr="00AB1781">
        <w:t xml:space="preserve"> and </w:t>
      </w:r>
      <w:r>
        <w:t>shook</w:t>
      </w:r>
      <w:r w:rsidR="008016CF" w:rsidRPr="00AB1781">
        <w:t>.</w:t>
      </w:r>
    </w:p>
    <w:p w14:paraId="66E2B36E" w14:textId="55EB59CA" w:rsidR="008016CF" w:rsidRPr="00AB1781" w:rsidRDefault="008016CF" w:rsidP="00A0015F">
      <w:pPr>
        <w:pStyle w:val="EnglishHangNoCoptic"/>
      </w:pPr>
      <w:r w:rsidRPr="00AB1781">
        <w:t>5 The mountains melt</w:t>
      </w:r>
      <w:r w:rsidR="00AF055B">
        <w:t>ed</w:t>
      </w:r>
      <w:r w:rsidRPr="00AB1781">
        <w:t xml:space="preserve"> like wax </w:t>
      </w:r>
      <w:r w:rsidR="00AF055B">
        <w:t>before</w:t>
      </w:r>
      <w:r w:rsidRPr="00AB1781">
        <w:t xml:space="preserve"> the Lord’s presence,</w:t>
      </w:r>
    </w:p>
    <w:p w14:paraId="220A68CA" w14:textId="7AF01387" w:rsidR="008016CF" w:rsidRPr="00AB1781" w:rsidRDefault="008016CF" w:rsidP="00A0015F">
      <w:pPr>
        <w:pStyle w:val="EnglishHangEndNoCoptic"/>
      </w:pPr>
      <w:r w:rsidRPr="00AB1781">
        <w:tab/>
      </w:r>
      <w:r w:rsidR="00AF055B">
        <w:t>before</w:t>
      </w:r>
      <w:r w:rsidRPr="00AB1781">
        <w:t xml:space="preserve"> the presence of the Lord of all the earth.</w:t>
      </w:r>
    </w:p>
    <w:p w14:paraId="0462E175" w14:textId="5C4EF41C" w:rsidR="008016CF" w:rsidRPr="00AB1781" w:rsidRDefault="008016CF" w:rsidP="00A0015F">
      <w:pPr>
        <w:pStyle w:val="EnglishHangNoCoptic"/>
      </w:pPr>
      <w:r w:rsidRPr="00AB1781">
        <w:t xml:space="preserve">6 The heavens </w:t>
      </w:r>
      <w:r w:rsidR="00AF055B">
        <w:t>proclaimed</w:t>
      </w:r>
      <w:r w:rsidRPr="00AB1781">
        <w:t xml:space="preserve"> His </w:t>
      </w:r>
      <w:r w:rsidR="00AF055B">
        <w:t>righteousness</w:t>
      </w:r>
      <w:r w:rsidRPr="00AB1781">
        <w:t>,</w:t>
      </w:r>
    </w:p>
    <w:p w14:paraId="606FF156" w14:textId="4A71EC17" w:rsidR="008016CF" w:rsidRPr="00AB1781" w:rsidRDefault="00AF055B" w:rsidP="00A0015F">
      <w:pPr>
        <w:pStyle w:val="EnglishHangEndNoCoptic"/>
      </w:pPr>
      <w:r>
        <w:tab/>
        <w:t>and all the peoples beheld</w:t>
      </w:r>
      <w:r w:rsidR="008016CF" w:rsidRPr="00AB1781">
        <w:t xml:space="preserve"> His glory.</w:t>
      </w:r>
      <w:r w:rsidR="008016CF" w:rsidRPr="00AB1781">
        <w:rPr>
          <w:rStyle w:val="FootnoteReference"/>
        </w:rPr>
        <w:footnoteReference w:id="543"/>
      </w:r>
    </w:p>
    <w:p w14:paraId="418A540C" w14:textId="59DFD8F3" w:rsidR="008016CF" w:rsidRPr="00AB1781" w:rsidRDefault="008016CF" w:rsidP="00A0015F">
      <w:pPr>
        <w:pStyle w:val="EnglishHangNoCoptic"/>
      </w:pPr>
      <w:r w:rsidRPr="00AB1781">
        <w:t>7 Let all who worship</w:t>
      </w:r>
      <w:r w:rsidR="00AF055B">
        <w:rPr>
          <w:rStyle w:val="FootnoteReference"/>
        </w:rPr>
        <w:footnoteReference w:id="544"/>
      </w:r>
      <w:r w:rsidRPr="00AB1781">
        <w:t xml:space="preserve"> carved images</w:t>
      </w:r>
    </w:p>
    <w:p w14:paraId="72C72819" w14:textId="63D4F895" w:rsidR="008016CF" w:rsidRPr="00AB1781" w:rsidRDefault="008016CF" w:rsidP="00A0015F">
      <w:pPr>
        <w:pStyle w:val="EnglishHangNoCoptic"/>
      </w:pPr>
      <w:r w:rsidRPr="00AB1781">
        <w:tab/>
        <w:t xml:space="preserve">and boast of their idols be </w:t>
      </w:r>
      <w:r w:rsidR="00AF055B">
        <w:t>put to shame</w:t>
      </w:r>
      <w:r w:rsidRPr="00AB1781">
        <w:t>.</w:t>
      </w:r>
    </w:p>
    <w:p w14:paraId="5D5A3BD2" w14:textId="056A5650" w:rsidR="008016CF" w:rsidRPr="00AB1781" w:rsidRDefault="008016CF" w:rsidP="00A0015F">
      <w:pPr>
        <w:pStyle w:val="EnglishHangEndNoCoptic"/>
      </w:pPr>
      <w:r w:rsidRPr="00AB1781">
        <w:tab/>
        <w:t>Worship</w:t>
      </w:r>
      <w:r w:rsidR="00AF055B">
        <w:rPr>
          <w:rStyle w:val="FootnoteReference"/>
        </w:rPr>
        <w:footnoteReference w:id="545"/>
      </w:r>
      <w:r w:rsidRPr="00AB1781">
        <w:t xml:space="preserve"> H</w:t>
      </w:r>
      <w:r w:rsidR="00AF055B">
        <w:t>im, all His a</w:t>
      </w:r>
      <w:r w:rsidRPr="00AB1781">
        <w:t>ngels</w:t>
      </w:r>
      <w:r w:rsidR="00AF055B">
        <w:t>!</w:t>
      </w:r>
    </w:p>
    <w:p w14:paraId="69B5C120" w14:textId="77777777" w:rsidR="008016CF" w:rsidRPr="00AB1781" w:rsidRDefault="008016CF" w:rsidP="00A0015F">
      <w:pPr>
        <w:pStyle w:val="EnglishHangNoCoptic"/>
      </w:pPr>
      <w:r w:rsidRPr="00AB1781">
        <w:t>8 Zion heard and was glad,</w:t>
      </w:r>
    </w:p>
    <w:p w14:paraId="7CBEE0A8" w14:textId="5B99ACB3" w:rsidR="008016CF" w:rsidRPr="00AB1781" w:rsidRDefault="008016CF" w:rsidP="00A0015F">
      <w:pPr>
        <w:pStyle w:val="EnglishHangNoCoptic"/>
      </w:pPr>
      <w:r w:rsidRPr="00AB1781">
        <w:tab/>
        <w:t xml:space="preserve">and </w:t>
      </w:r>
      <w:r w:rsidR="00AF055B">
        <w:t>the daughters of Judah rejoiced</w:t>
      </w:r>
    </w:p>
    <w:p w14:paraId="41BD8CC9" w14:textId="626B514E" w:rsidR="008016CF" w:rsidRPr="00AB1781" w:rsidRDefault="008016CF" w:rsidP="00A0015F">
      <w:pPr>
        <w:pStyle w:val="EnglishHangEndNoCoptic"/>
      </w:pPr>
      <w:r w:rsidRPr="00AB1781">
        <w:tab/>
        <w:t xml:space="preserve">because of </w:t>
      </w:r>
      <w:r w:rsidR="00E570CB">
        <w:t>Your</w:t>
      </w:r>
      <w:r w:rsidR="00AF055B">
        <w:t xml:space="preserve"> judgments, O Lord;</w:t>
      </w:r>
    </w:p>
    <w:p w14:paraId="1FCEC952" w14:textId="7763B4CC" w:rsidR="008016CF" w:rsidRPr="00AB1781" w:rsidRDefault="00AF055B" w:rsidP="00A0015F">
      <w:pPr>
        <w:pStyle w:val="EnglishHangNoCoptic"/>
      </w:pPr>
      <w:r>
        <w:t>9 f</w:t>
      </w:r>
      <w:r w:rsidR="008016CF" w:rsidRPr="00AB1781">
        <w:t xml:space="preserve">or </w:t>
      </w:r>
      <w:r w:rsidR="001040C8">
        <w:t>You</w:t>
      </w:r>
      <w:r w:rsidR="008016CF" w:rsidRPr="00AB1781">
        <w:t xml:space="preserve"> </w:t>
      </w:r>
      <w:r w:rsidR="00004BA4" w:rsidRPr="00AB1781">
        <w:t>are</w:t>
      </w:r>
      <w:r w:rsidR="008016CF" w:rsidRPr="00AB1781">
        <w:t xml:space="preserve"> the Lo</w:t>
      </w:r>
      <w:r>
        <w:t>rd Most High over all the earth,</w:t>
      </w:r>
    </w:p>
    <w:p w14:paraId="5B0E2182" w14:textId="471BF8DC" w:rsidR="008016CF" w:rsidRPr="00A0015F" w:rsidRDefault="008016CF" w:rsidP="00A0015F">
      <w:pPr>
        <w:pStyle w:val="EnglishHangEndNoCoptic"/>
      </w:pPr>
      <w:r w:rsidRPr="00AB1781">
        <w:tab/>
      </w:r>
      <w:r w:rsidR="001040C8">
        <w:t>You</w:t>
      </w:r>
      <w:r w:rsidRPr="00AB1781">
        <w:t xml:space="preserve"> </w:t>
      </w:r>
      <w:r w:rsidR="00C104A1">
        <w:t>are</w:t>
      </w:r>
      <w:r w:rsidRPr="00AB1781">
        <w:t xml:space="preserve"> exalted far above all </w:t>
      </w:r>
      <w:r w:rsidR="00AF055B">
        <w:t xml:space="preserve">the </w:t>
      </w:r>
      <w:r w:rsidRPr="00AB1781">
        <w:t>gods.</w:t>
      </w:r>
    </w:p>
    <w:p w14:paraId="48286672" w14:textId="77777777" w:rsidR="008016CF" w:rsidRPr="00AB1781" w:rsidRDefault="008016CF" w:rsidP="00A0015F">
      <w:pPr>
        <w:pStyle w:val="EnglishHangNoCoptic"/>
      </w:pPr>
      <w:r w:rsidRPr="00AB1781">
        <w:t>10 You who love the Lord, hate evil;</w:t>
      </w:r>
    </w:p>
    <w:p w14:paraId="50EF04AC" w14:textId="17AA5ECA" w:rsidR="008016CF" w:rsidRPr="00AB1781" w:rsidRDefault="008016CF" w:rsidP="00A0015F">
      <w:pPr>
        <w:pStyle w:val="EnglishHangNoCoptic"/>
      </w:pPr>
      <w:r w:rsidRPr="00AB1781">
        <w:tab/>
        <w:t xml:space="preserve">the Lord guards the </w:t>
      </w:r>
      <w:r w:rsidR="00AF055B">
        <w:t>souls</w:t>
      </w:r>
      <w:r w:rsidR="00AF055B">
        <w:rPr>
          <w:rStyle w:val="FootnoteReference"/>
        </w:rPr>
        <w:footnoteReference w:id="546"/>
      </w:r>
      <w:r w:rsidRPr="00AB1781">
        <w:t xml:space="preserve"> of His saints;</w:t>
      </w:r>
    </w:p>
    <w:p w14:paraId="7C930B7A" w14:textId="2FC68525" w:rsidR="008016CF" w:rsidRPr="00AB1781" w:rsidRDefault="008016CF" w:rsidP="00A0015F">
      <w:pPr>
        <w:pStyle w:val="EnglishHangEndNoCoptic"/>
      </w:pPr>
      <w:r w:rsidRPr="00AB1781">
        <w:tab/>
        <w:t xml:space="preserve">He </w:t>
      </w:r>
      <w:r w:rsidR="00AF055B">
        <w:t>will deliver them from the hand</w:t>
      </w:r>
      <w:r w:rsidRPr="00AB1781">
        <w:t xml:space="preserve"> of sinners.</w:t>
      </w:r>
    </w:p>
    <w:p w14:paraId="302C5516" w14:textId="58667D76" w:rsidR="008016CF" w:rsidRPr="00AB1781" w:rsidRDefault="008016CF" w:rsidP="00A0015F">
      <w:pPr>
        <w:pStyle w:val="EnglishHangNoCoptic"/>
      </w:pPr>
      <w:r w:rsidRPr="00AB1781">
        <w:lastRenderedPageBreak/>
        <w:t xml:space="preserve">11 Light </w:t>
      </w:r>
      <w:r w:rsidR="00571ACC">
        <w:t xml:space="preserve">has </w:t>
      </w:r>
      <w:r w:rsidRPr="00AB1781">
        <w:t>dawned for the righteous,</w:t>
      </w:r>
    </w:p>
    <w:p w14:paraId="2FC8F9F2" w14:textId="77777777" w:rsidR="008016CF" w:rsidRPr="00AB1781" w:rsidRDefault="008016CF" w:rsidP="00A0015F">
      <w:pPr>
        <w:pStyle w:val="EnglishHangEndNoCoptic"/>
      </w:pPr>
      <w:r w:rsidRPr="00AB1781">
        <w:tab/>
        <w:t>and joy for the upright in heart.</w:t>
      </w:r>
    </w:p>
    <w:p w14:paraId="4C29814B" w14:textId="513041F9" w:rsidR="008016CF" w:rsidRPr="00AB1781" w:rsidRDefault="008016CF" w:rsidP="00A0015F">
      <w:pPr>
        <w:pStyle w:val="EnglishHangNoCoptic"/>
      </w:pPr>
      <w:r w:rsidRPr="00AB1781">
        <w:t xml:space="preserve">12 </w:t>
      </w:r>
      <w:r w:rsidR="00AF055B">
        <w:t>Be glad</w:t>
      </w:r>
      <w:r w:rsidRPr="00AB1781">
        <w:t xml:space="preserve"> in the Lord, </w:t>
      </w:r>
      <w:r w:rsidR="00AF055B">
        <w:t xml:space="preserve">O </w:t>
      </w:r>
      <w:r w:rsidRPr="00AB1781">
        <w:t>you righteous,</w:t>
      </w:r>
    </w:p>
    <w:p w14:paraId="6F5205EA" w14:textId="65304963" w:rsidR="008016CF" w:rsidRDefault="008016CF" w:rsidP="00A0015F">
      <w:pPr>
        <w:pStyle w:val="EnglishHangEndNoCoptic"/>
      </w:pPr>
      <w:r w:rsidRPr="00AB1781">
        <w:tab/>
        <w:t xml:space="preserve">and </w:t>
      </w:r>
      <w:r w:rsidR="00AF055B">
        <w:t>confess [Him]</w:t>
      </w:r>
      <w:r w:rsidR="00AF055B">
        <w:rPr>
          <w:rStyle w:val="FootnoteReference"/>
        </w:rPr>
        <w:footnoteReference w:id="547"/>
      </w:r>
      <w:r w:rsidRPr="00AB1781">
        <w:t xml:space="preserve"> at the remembrance of His holiness.</w:t>
      </w:r>
    </w:p>
    <w:p w14:paraId="087C431E" w14:textId="4A0C8F80" w:rsidR="00B35B25"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_Ref412111720 \h </w:instrText>
      </w:r>
      <w:r>
        <w:fldChar w:fldCharType="separate"/>
      </w:r>
      <w:r w:rsidR="000C7DE2">
        <w:t>Psalm</w:t>
      </w:r>
      <w:r w:rsidR="000C7DE2" w:rsidRPr="00AB1781">
        <w:t xml:space="preserve"> 97</w:t>
      </w:r>
      <w:r w:rsidR="000C7DE2">
        <w:t>: “Sing a new song to the Lord, for the Lord has done wondrous things”</w:t>
      </w:r>
      <w:r>
        <w:fldChar w:fldCharType="end"/>
      </w:r>
      <w:r>
        <w:t xml:space="preserve">, page </w:t>
      </w:r>
      <w:r>
        <w:fldChar w:fldCharType="begin"/>
      </w:r>
      <w:r>
        <w:instrText xml:space="preserve"> PAGEREF _Ref412111720 \h </w:instrText>
      </w:r>
      <w:r>
        <w:fldChar w:fldCharType="separate"/>
      </w:r>
      <w:r w:rsidR="000C7DE2">
        <w:rPr>
          <w:noProof/>
        </w:rPr>
        <w:t>235</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_Ref412026343 \h </w:instrText>
      </w:r>
      <w:r w:rsidR="00E611C7">
        <w:fldChar w:fldCharType="separate"/>
      </w:r>
      <w:r w:rsidR="000C7DE2">
        <w:t>Psalm</w:t>
      </w:r>
      <w:r w:rsidR="000C7DE2" w:rsidRPr="00AB1781">
        <w:t xml:space="preserve"> 109</w:t>
      </w:r>
      <w:r w:rsidR="000C7DE2">
        <w:t>: “The Lord said to my Lord, “Sit at My right hand’”</w:t>
      </w:r>
      <w:r w:rsidR="00E611C7">
        <w:fldChar w:fldCharType="end"/>
      </w:r>
      <w:r w:rsidR="00E611C7">
        <w:t xml:space="preserve"> </w:t>
      </w:r>
      <w:r w:rsidR="00E611C7">
        <w:fldChar w:fldCharType="begin"/>
      </w:r>
      <w:r w:rsidR="00E611C7">
        <w:instrText xml:space="preserve"> PAGEREF _Ref412026343 \h </w:instrText>
      </w:r>
      <w:r w:rsidR="00E611C7">
        <w:fldChar w:fldCharType="separate"/>
      </w:r>
      <w:r w:rsidR="000C7DE2">
        <w:rPr>
          <w:noProof/>
        </w:rPr>
        <w:t>260</w:t>
      </w:r>
      <w:r w:rsidR="00E611C7">
        <w:fldChar w:fldCharType="end"/>
      </w:r>
      <w:r w:rsidR="00E611C7">
        <w:t>.</w:t>
      </w:r>
    </w:p>
    <w:p w14:paraId="7E364B8A" w14:textId="30F5ED2C" w:rsidR="003A7286" w:rsidRPr="00A0015F" w:rsidRDefault="003A7286" w:rsidP="003A7286">
      <w:pPr>
        <w:pStyle w:val="Rubric"/>
      </w:pPr>
      <w:r>
        <w:t>Glory…</w:t>
      </w:r>
    </w:p>
    <w:p w14:paraId="38B9E2E3" w14:textId="6B2DF380" w:rsidR="008016CF" w:rsidRPr="00A0015F" w:rsidRDefault="00A0015F" w:rsidP="00BF0205">
      <w:pPr>
        <w:pStyle w:val="Heading4"/>
      </w:pPr>
      <w:bookmarkStart w:id="283" w:name="_Ref412111720"/>
      <w:r>
        <w:t>Psalm</w:t>
      </w:r>
      <w:r w:rsidR="008016CF" w:rsidRPr="00AB1781">
        <w:t xml:space="preserve"> 97</w:t>
      </w:r>
      <w:r w:rsidR="007D2678">
        <w:t>: “S</w:t>
      </w:r>
      <w:r>
        <w:t>ing a new song</w:t>
      </w:r>
      <w:r w:rsidR="007D2678">
        <w:t xml:space="preserve"> to the Lord</w:t>
      </w:r>
      <w:r>
        <w:t>, for the Lord has don</w:t>
      </w:r>
      <w:r w:rsidR="005453DF">
        <w:t>e wondrous things”</w:t>
      </w:r>
      <w:bookmarkEnd w:id="283"/>
    </w:p>
    <w:p w14:paraId="4E41E220"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New Song of Redemption and Judgment</w:t>
      </w:r>
    </w:p>
    <w:p w14:paraId="508CC04A"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All the Earth has seen God’s Salvation</w:t>
      </w:r>
    </w:p>
    <w:p w14:paraId="42B9A87B" w14:textId="6DFB4641"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6781491A" w14:textId="77777777" w:rsidR="008016CF" w:rsidRPr="00AB1781" w:rsidRDefault="008016CF" w:rsidP="00A0015F">
      <w:pPr>
        <w:pStyle w:val="Rubric"/>
      </w:pPr>
      <w:r w:rsidRPr="00AB1781">
        <w:t>1 (A Psalm by David)</w:t>
      </w:r>
    </w:p>
    <w:p w14:paraId="65DE6327" w14:textId="47A4AB5B" w:rsidR="008016CF" w:rsidRPr="00AB1781" w:rsidRDefault="00867E5F" w:rsidP="00A0015F">
      <w:pPr>
        <w:pStyle w:val="EnglishHangNoCoptic"/>
      </w:pPr>
      <w:r>
        <w:t>S</w:t>
      </w:r>
      <w:r w:rsidR="008016CF" w:rsidRPr="00AB1781">
        <w:t xml:space="preserve">ing </w:t>
      </w:r>
      <w:r>
        <w:t xml:space="preserve">a new song </w:t>
      </w:r>
      <w:r w:rsidR="008016CF" w:rsidRPr="00AB1781">
        <w:t>to the Lord,</w:t>
      </w:r>
    </w:p>
    <w:p w14:paraId="1F8EC0E9" w14:textId="43E9D669" w:rsidR="008016CF" w:rsidRPr="00AB1781" w:rsidRDefault="00867E5F" w:rsidP="00A0015F">
      <w:pPr>
        <w:pStyle w:val="EnglishHangNoCoptic"/>
      </w:pPr>
      <w:r>
        <w:tab/>
        <w:t>for the Lord has done wondrous things</w:t>
      </w:r>
      <w:r w:rsidR="008016CF" w:rsidRPr="00AB1781">
        <w:t>;</w:t>
      </w:r>
    </w:p>
    <w:p w14:paraId="428B7A25" w14:textId="0555ED1E" w:rsidR="008016CF" w:rsidRPr="00AB1781" w:rsidRDefault="00867E5F" w:rsidP="00A0015F">
      <w:pPr>
        <w:pStyle w:val="EnglishHangNoCoptic"/>
      </w:pPr>
      <w:r>
        <w:tab/>
        <w:t>His</w:t>
      </w:r>
      <w:r w:rsidR="008016CF" w:rsidRPr="00AB1781">
        <w:t xml:space="preserve"> right hand and His holy arm</w:t>
      </w:r>
    </w:p>
    <w:p w14:paraId="7BD9AC90" w14:textId="654242F4" w:rsidR="008016CF" w:rsidRPr="00AB1781" w:rsidRDefault="00867E5F" w:rsidP="00A0015F">
      <w:pPr>
        <w:pStyle w:val="EnglishHangEndNoCoptic"/>
      </w:pPr>
      <w:r>
        <w:tab/>
      </w:r>
      <w:r w:rsidR="00355A71">
        <w:t>revived</w:t>
      </w:r>
      <w:r w:rsidR="008016CF" w:rsidRPr="00AB1781">
        <w:t xml:space="preserve"> Him.</w:t>
      </w:r>
      <w:r w:rsidR="008016CF" w:rsidRPr="00AB1781">
        <w:rPr>
          <w:rStyle w:val="FootnoteReference"/>
        </w:rPr>
        <w:footnoteReference w:id="548"/>
      </w:r>
    </w:p>
    <w:p w14:paraId="68BE0952" w14:textId="7CD35FF8" w:rsidR="008016CF" w:rsidRPr="00AB1781" w:rsidRDefault="008016CF" w:rsidP="00A0015F">
      <w:pPr>
        <w:pStyle w:val="EnglishHangNoCoptic"/>
      </w:pPr>
      <w:r w:rsidRPr="00AB1781">
        <w:t>2 The Lord made known His salvation;</w:t>
      </w:r>
    </w:p>
    <w:p w14:paraId="5D78761D" w14:textId="5415A787" w:rsidR="008016CF" w:rsidRPr="00AB1781" w:rsidRDefault="008016CF" w:rsidP="00A0015F">
      <w:pPr>
        <w:pStyle w:val="EnglishHangNoCoptic"/>
      </w:pPr>
      <w:r w:rsidRPr="00AB1781">
        <w:tab/>
        <w:t>He revealed His righteousness</w:t>
      </w:r>
    </w:p>
    <w:p w14:paraId="715822E1" w14:textId="77777777" w:rsidR="008016CF" w:rsidRPr="00AB1781" w:rsidRDefault="008016CF" w:rsidP="00A0015F">
      <w:pPr>
        <w:pStyle w:val="EnglishHangEndNoCoptic"/>
      </w:pPr>
      <w:r w:rsidRPr="00AB1781">
        <w:tab/>
        <w:t>in the sight of the nations.</w:t>
      </w:r>
    </w:p>
    <w:p w14:paraId="5D3F049A" w14:textId="606D4D5C" w:rsidR="008016CF" w:rsidRPr="00AB1781" w:rsidRDefault="008016CF" w:rsidP="00A0015F">
      <w:pPr>
        <w:pStyle w:val="EnglishHangNoCoptic"/>
      </w:pPr>
      <w:r w:rsidRPr="00AB1781">
        <w:t>3 He has remembered His mercy to Ja</w:t>
      </w:r>
      <w:r w:rsidR="00867E5F">
        <w:t>cob</w:t>
      </w:r>
    </w:p>
    <w:p w14:paraId="55A07351" w14:textId="77777777" w:rsidR="008016CF" w:rsidRPr="00AB1781" w:rsidRDefault="008016CF" w:rsidP="00A0015F">
      <w:pPr>
        <w:pStyle w:val="EnglishHangNoCoptic"/>
      </w:pPr>
      <w:r w:rsidRPr="00AB1781">
        <w:tab/>
        <w:t>and His truth to the house of Israel;</w:t>
      </w:r>
    </w:p>
    <w:p w14:paraId="0774CF6F" w14:textId="767B2C2B" w:rsidR="008016CF" w:rsidRPr="00AB1781" w:rsidRDefault="008016CF" w:rsidP="00A0015F">
      <w:pPr>
        <w:pStyle w:val="EnglishHangNoCoptic"/>
      </w:pPr>
      <w:r w:rsidRPr="00AB1781">
        <w:tab/>
        <w:t xml:space="preserve">all the ends of the earth </w:t>
      </w:r>
      <w:r w:rsidR="000E523D">
        <w:t>have seen</w:t>
      </w:r>
    </w:p>
    <w:p w14:paraId="2746831B" w14:textId="77777777" w:rsidR="008016CF" w:rsidRPr="00AB1781" w:rsidRDefault="008016CF" w:rsidP="00A0015F">
      <w:pPr>
        <w:pStyle w:val="EnglishHangEndNoCoptic"/>
      </w:pPr>
      <w:r w:rsidRPr="00AB1781">
        <w:tab/>
        <w:t>the salvation of our God.</w:t>
      </w:r>
    </w:p>
    <w:p w14:paraId="57207BF9" w14:textId="77777777" w:rsidR="008016CF" w:rsidRPr="00AB1781" w:rsidRDefault="008016CF" w:rsidP="00A0015F">
      <w:pPr>
        <w:pStyle w:val="EnglishHangNoCoptic"/>
      </w:pPr>
      <w:r w:rsidRPr="00AB1781">
        <w:t xml:space="preserve">4 </w:t>
      </w:r>
      <w:bookmarkStart w:id="284" w:name="_GoBack"/>
      <w:r w:rsidRPr="00AB1781">
        <w:t>Shout for joy to God, all the earth;</w:t>
      </w:r>
    </w:p>
    <w:p w14:paraId="1440DF25" w14:textId="61610EB2" w:rsidR="008016CF" w:rsidRPr="00AB1781" w:rsidRDefault="008016CF" w:rsidP="00A0015F">
      <w:pPr>
        <w:pStyle w:val="EnglishHangEndNoCoptic"/>
      </w:pPr>
      <w:r w:rsidRPr="00AB1781">
        <w:tab/>
        <w:t xml:space="preserve">sing and </w:t>
      </w:r>
      <w:r w:rsidR="00867E5F">
        <w:t>rejoice,</w:t>
      </w:r>
      <w:r w:rsidRPr="00AB1781">
        <w:t xml:space="preserve"> and </w:t>
      </w:r>
      <w:r w:rsidR="00867E5F">
        <w:t>sing</w:t>
      </w:r>
      <w:r w:rsidRPr="00AB1781">
        <w:t xml:space="preserve"> psalms.</w:t>
      </w:r>
    </w:p>
    <w:bookmarkEnd w:id="284"/>
    <w:p w14:paraId="17BD4032" w14:textId="73217D75" w:rsidR="008016CF" w:rsidRPr="00AB1781" w:rsidRDefault="008016CF" w:rsidP="00A0015F">
      <w:pPr>
        <w:pStyle w:val="EnglishHangNoCoptic"/>
      </w:pPr>
      <w:r w:rsidRPr="00AB1781">
        <w:lastRenderedPageBreak/>
        <w:t>5</w:t>
      </w:r>
      <w:r w:rsidR="00867E5F">
        <w:t xml:space="preserve"> Make music to the Lord with a lyre</w:t>
      </w:r>
      <w:r w:rsidRPr="00AB1781">
        <w:t>,</w:t>
      </w:r>
    </w:p>
    <w:p w14:paraId="52548904" w14:textId="613D5E48" w:rsidR="008016CF" w:rsidRPr="00AB1781" w:rsidRDefault="008016CF" w:rsidP="00A0015F">
      <w:pPr>
        <w:pStyle w:val="EnglishHangEndNoCoptic"/>
      </w:pPr>
      <w:r w:rsidRPr="00AB1781">
        <w:tab/>
        <w:t xml:space="preserve">with </w:t>
      </w:r>
      <w:r w:rsidR="00867E5F">
        <w:t>a</w:t>
      </w:r>
      <w:r w:rsidRPr="00AB1781">
        <w:t xml:space="preserve"> </w:t>
      </w:r>
      <w:r w:rsidR="00867E5F">
        <w:t>lyre</w:t>
      </w:r>
      <w:r w:rsidRPr="00AB1781">
        <w:t xml:space="preserve"> and the </w:t>
      </w:r>
      <w:r w:rsidR="00867E5F">
        <w:t>tune</w:t>
      </w:r>
      <w:r w:rsidRPr="00AB1781">
        <w:t xml:space="preserve"> of a psalm.</w:t>
      </w:r>
    </w:p>
    <w:p w14:paraId="101949E7" w14:textId="3332C980" w:rsidR="008016CF" w:rsidRPr="00AB1781" w:rsidRDefault="008016CF" w:rsidP="00A0015F">
      <w:pPr>
        <w:pStyle w:val="EnglishHangNoCoptic"/>
      </w:pPr>
      <w:r w:rsidRPr="00AB1781">
        <w:t xml:space="preserve">6 With metal trumpets and the </w:t>
      </w:r>
      <w:r w:rsidR="00867E5F">
        <w:t>trumpet</w:t>
      </w:r>
      <w:r w:rsidR="00867E5F" w:rsidRPr="00AB1781">
        <w:t xml:space="preserve"> </w:t>
      </w:r>
      <w:r w:rsidRPr="00AB1781">
        <w:t>of the horn</w:t>
      </w:r>
    </w:p>
    <w:p w14:paraId="3534E887" w14:textId="74C0A669" w:rsidR="008016CF" w:rsidRPr="00AB1781" w:rsidRDefault="008016CF" w:rsidP="00A0015F">
      <w:pPr>
        <w:pStyle w:val="EnglishHangEndNoCoptic"/>
      </w:pPr>
      <w:r w:rsidRPr="00AB1781">
        <w:tab/>
      </w:r>
      <w:r w:rsidR="00867E5F">
        <w:t>make a joyful noise</w:t>
      </w:r>
      <w:r w:rsidRPr="00AB1781">
        <w:t xml:space="preserve"> before the Lord our King.</w:t>
      </w:r>
    </w:p>
    <w:p w14:paraId="49C95311" w14:textId="0CA3A83E" w:rsidR="008016CF" w:rsidRPr="00AB1781" w:rsidRDefault="008016CF" w:rsidP="00A0015F">
      <w:pPr>
        <w:pStyle w:val="EnglishHangNoCoptic"/>
      </w:pPr>
      <w:r w:rsidRPr="00AB1781">
        <w:t xml:space="preserve">7 Let the sea </w:t>
      </w:r>
      <w:r w:rsidR="00867E5F">
        <w:t xml:space="preserve">be shaken </w:t>
      </w:r>
      <w:r w:rsidRPr="00AB1781">
        <w:t>and all that is in it,</w:t>
      </w:r>
    </w:p>
    <w:p w14:paraId="4B848CB7" w14:textId="77777777" w:rsidR="008016CF" w:rsidRPr="00AB1781" w:rsidRDefault="008016CF" w:rsidP="00A0015F">
      <w:pPr>
        <w:pStyle w:val="EnglishHangEndNoCoptic"/>
      </w:pPr>
      <w:r w:rsidRPr="00AB1781">
        <w:tab/>
        <w:t>the world and all who dwell in it.</w:t>
      </w:r>
    </w:p>
    <w:p w14:paraId="371724A5" w14:textId="1C255EE8" w:rsidR="008016CF" w:rsidRPr="00AB1781" w:rsidRDefault="008016CF" w:rsidP="00A0015F">
      <w:pPr>
        <w:pStyle w:val="EnglishHangNoCoptic"/>
      </w:pPr>
      <w:r w:rsidRPr="00AB1781">
        <w:t xml:space="preserve">8 </w:t>
      </w:r>
      <w:r w:rsidR="00867E5F">
        <w:t>T</w:t>
      </w:r>
      <w:r w:rsidRPr="00AB1781">
        <w:t xml:space="preserve">he rivers </w:t>
      </w:r>
      <w:r w:rsidR="00867E5F">
        <w:t>will clap their hands together;</w:t>
      </w:r>
    </w:p>
    <w:p w14:paraId="0DE59175" w14:textId="4A24D78F" w:rsidR="008016CF" w:rsidRPr="00AB1781" w:rsidRDefault="008016CF" w:rsidP="00A0015F">
      <w:pPr>
        <w:pStyle w:val="EnglishHangEndNoCoptic"/>
      </w:pPr>
      <w:r w:rsidRPr="00AB1781">
        <w:tab/>
        <w:t>the mountains</w:t>
      </w:r>
      <w:r w:rsidR="00867E5F">
        <w:t xml:space="preserve"> will</w:t>
      </w:r>
      <w:r w:rsidRPr="00AB1781">
        <w:t xml:space="preserve"> </w:t>
      </w:r>
      <w:r w:rsidR="00867E5F">
        <w:t>rejoice</w:t>
      </w:r>
      <w:r w:rsidRPr="00AB1781">
        <w:t>.</w:t>
      </w:r>
    </w:p>
    <w:p w14:paraId="3B09DBDE" w14:textId="3E247D2B" w:rsidR="008016CF" w:rsidRPr="00AB1781" w:rsidRDefault="008016CF" w:rsidP="00A0015F">
      <w:pPr>
        <w:pStyle w:val="EnglishHangNoCoptic"/>
      </w:pPr>
      <w:r w:rsidRPr="00AB1781">
        <w:t>9 For</w:t>
      </w:r>
      <w:r w:rsidR="00867E5F">
        <w:t xml:space="preserve"> He comes</w:t>
      </w:r>
      <w:r w:rsidRPr="00AB1781">
        <w:t xml:space="preserve"> to judge the earth;</w:t>
      </w:r>
    </w:p>
    <w:p w14:paraId="0444AD7E" w14:textId="2CCF1EF8" w:rsidR="008016CF" w:rsidRPr="00AB1781" w:rsidRDefault="008016CF" w:rsidP="00A0015F">
      <w:pPr>
        <w:pStyle w:val="EnglishHangNoCoptic"/>
      </w:pPr>
      <w:r w:rsidRPr="00AB1781">
        <w:tab/>
        <w:t xml:space="preserve">He will judge the world with </w:t>
      </w:r>
      <w:r w:rsidR="00867E5F">
        <w:t>righteousness,</w:t>
      </w:r>
    </w:p>
    <w:p w14:paraId="59C06615" w14:textId="4BB38605" w:rsidR="008016CF" w:rsidRDefault="008016CF" w:rsidP="00A0015F">
      <w:pPr>
        <w:pStyle w:val="EnglishHangEndNoCoptic"/>
      </w:pPr>
      <w:r w:rsidRPr="00AB1781">
        <w:tab/>
        <w:t xml:space="preserve">and the peoples with </w:t>
      </w:r>
      <w:r w:rsidR="00867E5F">
        <w:t>uprightness</w:t>
      </w:r>
      <w:r w:rsidRPr="00AB1781">
        <w:t>.</w:t>
      </w:r>
    </w:p>
    <w:p w14:paraId="4129402A" w14:textId="79D17A06" w:rsidR="00B35B25" w:rsidRPr="00A0015F"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_Ref412111731 \h </w:instrText>
      </w:r>
      <w:r>
        <w:fldChar w:fldCharType="separate"/>
      </w:r>
      <w:r w:rsidR="000C7DE2">
        <w:t>Psalm</w:t>
      </w:r>
      <w:r w:rsidR="000C7DE2" w:rsidRPr="00AB1781">
        <w:t xml:space="preserve"> 98</w:t>
      </w:r>
      <w:r w:rsidR="000C7DE2">
        <w:t>: “The Lord reigns, let the peoples rage”</w:t>
      </w:r>
      <w:r>
        <w:fldChar w:fldCharType="end"/>
      </w:r>
      <w:r>
        <w:t xml:space="preserve">, page </w:t>
      </w:r>
      <w:r>
        <w:fldChar w:fldCharType="begin"/>
      </w:r>
      <w:r>
        <w:instrText xml:space="preserve"> PAGEREF _Ref412111731 \h </w:instrText>
      </w:r>
      <w:r>
        <w:fldChar w:fldCharType="separate"/>
      </w:r>
      <w:r w:rsidR="000C7DE2">
        <w:rPr>
          <w:noProof/>
        </w:rPr>
        <w:t>236</w:t>
      </w:r>
      <w:r>
        <w:fldChar w:fldCharType="end"/>
      </w:r>
      <w:r>
        <w:t>.</w:t>
      </w:r>
    </w:p>
    <w:p w14:paraId="45190D05" w14:textId="5690E2E2" w:rsidR="008016CF" w:rsidRPr="00A0015F" w:rsidRDefault="00A0015F" w:rsidP="00BF0205">
      <w:pPr>
        <w:pStyle w:val="Heading4"/>
      </w:pPr>
      <w:bookmarkStart w:id="285" w:name="_Ref412111731"/>
      <w:r>
        <w:t>Psalm</w:t>
      </w:r>
      <w:r w:rsidR="008016CF" w:rsidRPr="00AB1781">
        <w:t xml:space="preserve"> 98</w:t>
      </w:r>
      <w:r>
        <w:t xml:space="preserve">: </w:t>
      </w:r>
      <w:r w:rsidR="007D2678">
        <w:t>“The Lord reigns</w:t>
      </w:r>
      <w:r>
        <w:t>, let the peoples rag</w:t>
      </w:r>
      <w:r w:rsidR="007D2678">
        <w:t>e”</w:t>
      </w:r>
      <w:bookmarkEnd w:id="285"/>
    </w:p>
    <w:p w14:paraId="6D15470A"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Sovereign Supremacy and Holiness</w:t>
      </w:r>
    </w:p>
    <w:p w14:paraId="64533CBF"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A Forgiving God Enthroned on Cherubim</w:t>
      </w:r>
    </w:p>
    <w:p w14:paraId="684E5DCD" w14:textId="6E938A62"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21716953" w14:textId="77777777" w:rsidR="008016CF" w:rsidRPr="00AB1781" w:rsidRDefault="008016CF" w:rsidP="00A0015F">
      <w:pPr>
        <w:pStyle w:val="Rubric"/>
      </w:pPr>
      <w:r w:rsidRPr="00AB1781">
        <w:t>1 (A Psalm By David)</w:t>
      </w:r>
    </w:p>
    <w:p w14:paraId="16E2658E" w14:textId="2E8202DD" w:rsidR="008016CF" w:rsidRPr="00AB1781" w:rsidRDefault="006263C2" w:rsidP="00A0015F">
      <w:pPr>
        <w:pStyle w:val="EnglishHangNoCoptic"/>
      </w:pPr>
      <w:r>
        <w:t>The Lord reigns</w:t>
      </w:r>
      <w:r w:rsidR="008016CF" w:rsidRPr="00AB1781">
        <w:t xml:space="preserve">, let the peoples </w:t>
      </w:r>
      <w:r>
        <w:t>rage!</w:t>
      </w:r>
    </w:p>
    <w:p w14:paraId="065EA83F" w14:textId="330681C4" w:rsidR="008016CF" w:rsidRPr="00AB1781" w:rsidRDefault="008016CF" w:rsidP="00A0015F">
      <w:pPr>
        <w:pStyle w:val="EnglishHangEndNoCoptic"/>
      </w:pPr>
      <w:r w:rsidRPr="00AB1781">
        <w:tab/>
        <w:t xml:space="preserve">He </w:t>
      </w:r>
      <w:r w:rsidR="006263C2">
        <w:t>sits</w:t>
      </w:r>
      <w:r w:rsidRPr="00AB1781">
        <w:t xml:space="preserve"> </w:t>
      </w:r>
      <w:r w:rsidR="006263C2">
        <w:t>up</w:t>
      </w:r>
      <w:r w:rsidRPr="00AB1781">
        <w:t>on the cherubim</w:t>
      </w:r>
      <w:r w:rsidRPr="00AB1781">
        <w:rPr>
          <w:rStyle w:val="FootnoteReference"/>
        </w:rPr>
        <w:footnoteReference w:id="549"/>
      </w:r>
      <w:r w:rsidR="006263C2">
        <w:t>; let the earth quake!</w:t>
      </w:r>
    </w:p>
    <w:p w14:paraId="78691A14" w14:textId="4DF9ED44" w:rsidR="008016CF" w:rsidRPr="00AB1781" w:rsidRDefault="006263C2" w:rsidP="00A0015F">
      <w:pPr>
        <w:pStyle w:val="EnglishHangNoCoptic"/>
      </w:pPr>
      <w:r>
        <w:t>2 T</w:t>
      </w:r>
      <w:r w:rsidR="008016CF" w:rsidRPr="00AB1781">
        <w:t xml:space="preserve">he Lord </w:t>
      </w:r>
      <w:r>
        <w:t xml:space="preserve">is great </w:t>
      </w:r>
      <w:r w:rsidR="008016CF" w:rsidRPr="00AB1781">
        <w:t>in Zion,</w:t>
      </w:r>
    </w:p>
    <w:p w14:paraId="731A5D02" w14:textId="7C31BE20" w:rsidR="008016CF" w:rsidRPr="00AB1781" w:rsidRDefault="008016CF" w:rsidP="00A0015F">
      <w:pPr>
        <w:pStyle w:val="EnglishHangEndNoCoptic"/>
      </w:pPr>
      <w:r w:rsidRPr="00AB1781">
        <w:tab/>
        <w:t xml:space="preserve">and </w:t>
      </w:r>
      <w:r w:rsidR="006263C2">
        <w:t>He is high</w:t>
      </w:r>
      <w:r w:rsidRPr="00AB1781">
        <w:t xml:space="preserve"> over all the peoples.</w:t>
      </w:r>
    </w:p>
    <w:p w14:paraId="556F1DB8" w14:textId="6245D8BC" w:rsidR="008016CF" w:rsidRPr="00AB1781" w:rsidRDefault="008016CF" w:rsidP="00A0015F">
      <w:pPr>
        <w:pStyle w:val="EnglishHangNoCoptic"/>
      </w:pPr>
      <w:r w:rsidRPr="00AB1781">
        <w:t xml:space="preserve">3 Let them </w:t>
      </w:r>
      <w:r w:rsidR="006263C2">
        <w:t>confess</w:t>
      </w:r>
      <w:r w:rsidR="006263C2">
        <w:rPr>
          <w:rStyle w:val="FootnoteReference"/>
        </w:rPr>
        <w:footnoteReference w:id="550"/>
      </w:r>
      <w:r w:rsidRPr="00AB1781">
        <w:t xml:space="preserve"> </w:t>
      </w:r>
      <w:r w:rsidR="00E570CB">
        <w:t>Your</w:t>
      </w:r>
      <w:r w:rsidR="006263C2">
        <w:t xml:space="preserve"> great N</w:t>
      </w:r>
      <w:r w:rsidRPr="00AB1781">
        <w:t>ame,</w:t>
      </w:r>
    </w:p>
    <w:p w14:paraId="22D40FC3" w14:textId="7B2BE4E6" w:rsidR="008016CF" w:rsidRPr="00AB1781" w:rsidRDefault="008016CF" w:rsidP="00A0015F">
      <w:pPr>
        <w:pStyle w:val="EnglishHangEndNoCoptic"/>
      </w:pPr>
      <w:r w:rsidRPr="00AB1781">
        <w:tab/>
        <w:t xml:space="preserve">for it is </w:t>
      </w:r>
      <w:r w:rsidR="007B5B09">
        <w:t>awesome</w:t>
      </w:r>
      <w:r w:rsidRPr="00AB1781">
        <w:t xml:space="preserve"> and holy.</w:t>
      </w:r>
    </w:p>
    <w:p w14:paraId="3C6D5F3E" w14:textId="77777777" w:rsidR="008016CF" w:rsidRPr="00AB1781" w:rsidRDefault="008016CF" w:rsidP="00A0015F">
      <w:pPr>
        <w:pStyle w:val="EnglishHangNoCoptic"/>
      </w:pPr>
      <w:r w:rsidRPr="00AB1781">
        <w:t>4 The King’s honour loves justice;</w:t>
      </w:r>
    </w:p>
    <w:p w14:paraId="4AEB983A" w14:textId="7B0DB784" w:rsidR="008016CF" w:rsidRPr="00AB1781" w:rsidRDefault="008016CF" w:rsidP="00A0015F">
      <w:pPr>
        <w:pStyle w:val="EnglishHangNoCoptic"/>
      </w:pPr>
      <w:r w:rsidRPr="00AB1781">
        <w:tab/>
      </w:r>
      <w:r w:rsidR="001040C8">
        <w:t>You</w:t>
      </w:r>
      <w:r w:rsidRPr="00AB1781">
        <w:t xml:space="preserve"> </w:t>
      </w:r>
      <w:r w:rsidR="006263C2">
        <w:t>provided uprightness</w:t>
      </w:r>
      <w:r w:rsidR="006263C2">
        <w:rPr>
          <w:rStyle w:val="FootnoteReference"/>
        </w:rPr>
        <w:footnoteReference w:id="551"/>
      </w:r>
      <w:r w:rsidRPr="00AB1781">
        <w:t>;</w:t>
      </w:r>
    </w:p>
    <w:p w14:paraId="4B3BC695" w14:textId="3D40F378" w:rsidR="008016CF" w:rsidRPr="00AB1781" w:rsidRDefault="008016CF" w:rsidP="00A0015F">
      <w:pPr>
        <w:pStyle w:val="EnglishHangEndNoCoptic"/>
      </w:pPr>
      <w:r w:rsidRPr="00AB1781">
        <w:tab/>
      </w:r>
      <w:r w:rsidR="006263C2">
        <w:t xml:space="preserve">You execute </w:t>
      </w:r>
      <w:r w:rsidRPr="00AB1781">
        <w:t>judgment and justice in Jacob.</w:t>
      </w:r>
    </w:p>
    <w:p w14:paraId="4F3E0FFB" w14:textId="278888F7" w:rsidR="008016CF" w:rsidRPr="00AB1781" w:rsidRDefault="008016CF" w:rsidP="00A0015F">
      <w:pPr>
        <w:pStyle w:val="EnglishHangNoCoptic"/>
      </w:pPr>
      <w:r w:rsidRPr="00AB1781">
        <w:lastRenderedPageBreak/>
        <w:t>5 Exalt the Lord our God</w:t>
      </w:r>
      <w:r w:rsidR="006263C2">
        <w:t>,</w:t>
      </w:r>
    </w:p>
    <w:p w14:paraId="1AF7DF76" w14:textId="0D2614E5" w:rsidR="008016CF" w:rsidRPr="00AB1781" w:rsidRDefault="008016CF" w:rsidP="00A0015F">
      <w:pPr>
        <w:pStyle w:val="EnglishHangNoCoptic"/>
      </w:pPr>
      <w:r w:rsidRPr="00AB1781">
        <w:tab/>
        <w:t>and fall down</w:t>
      </w:r>
      <w:r w:rsidR="006263C2">
        <w:rPr>
          <w:rStyle w:val="FootnoteReference"/>
        </w:rPr>
        <w:footnoteReference w:id="552"/>
      </w:r>
      <w:r w:rsidRPr="00AB1781">
        <w:t xml:space="preserve"> </w:t>
      </w:r>
      <w:r w:rsidR="006263C2">
        <w:t>before</w:t>
      </w:r>
      <w:r w:rsidRPr="00AB1781">
        <w:t xml:space="preserve"> His footstool,</w:t>
      </w:r>
    </w:p>
    <w:p w14:paraId="32446C16" w14:textId="12C8EA78" w:rsidR="008016CF" w:rsidRPr="00AB1781" w:rsidRDefault="007B5B09" w:rsidP="00A0015F">
      <w:pPr>
        <w:pStyle w:val="EnglishHangEndNoCoptic"/>
      </w:pPr>
      <w:r>
        <w:tab/>
        <w:t>for He is holy!</w:t>
      </w:r>
    </w:p>
    <w:p w14:paraId="05F36701" w14:textId="4EE6C3F9" w:rsidR="008016CF" w:rsidRPr="00AB1781" w:rsidRDefault="008016CF" w:rsidP="00A0015F">
      <w:pPr>
        <w:pStyle w:val="EnglishHangNoCoptic"/>
      </w:pPr>
      <w:r w:rsidRPr="00AB1781">
        <w:t xml:space="preserve">6 Moses and Aaron </w:t>
      </w:r>
      <w:r w:rsidR="006263C2">
        <w:t xml:space="preserve">are </w:t>
      </w:r>
      <w:r w:rsidRPr="00AB1781">
        <w:t>among His priests</w:t>
      </w:r>
      <w:r w:rsidR="006263C2">
        <w:t>,</w:t>
      </w:r>
    </w:p>
    <w:p w14:paraId="65C35120" w14:textId="36D645A0" w:rsidR="008016CF" w:rsidRPr="00AB1781" w:rsidRDefault="008016CF" w:rsidP="00A0015F">
      <w:pPr>
        <w:pStyle w:val="EnglishHangNoCoptic"/>
      </w:pPr>
      <w:r w:rsidRPr="00AB1781">
        <w:tab/>
        <w:t xml:space="preserve">and Samuel </w:t>
      </w:r>
      <w:r w:rsidR="006263C2">
        <w:t>is among those who call on His Name;</w:t>
      </w:r>
    </w:p>
    <w:p w14:paraId="110C2892" w14:textId="5539ED21" w:rsidR="008016CF" w:rsidRPr="00AB1781" w:rsidRDefault="008016CF" w:rsidP="00A0015F">
      <w:pPr>
        <w:pStyle w:val="EnglishHangEndNoCoptic"/>
      </w:pPr>
      <w:r w:rsidRPr="00AB1781">
        <w:tab/>
        <w:t xml:space="preserve">they called </w:t>
      </w:r>
      <w:r w:rsidR="006263C2">
        <w:t>up</w:t>
      </w:r>
      <w:r w:rsidRPr="00AB1781">
        <w:t>on the Lord, and He heard them.</w:t>
      </w:r>
    </w:p>
    <w:p w14:paraId="1A7D2AC1" w14:textId="7B8A86D5" w:rsidR="008016CF" w:rsidRPr="00AB1781" w:rsidRDefault="008016CF" w:rsidP="00A0015F">
      <w:pPr>
        <w:pStyle w:val="EnglishHangNoCoptic"/>
      </w:pPr>
      <w:r w:rsidRPr="00AB1781">
        <w:t>7 He spo</w:t>
      </w:r>
      <w:r w:rsidR="004A1997">
        <w:t>ke to them in a pillar of cloud;</w:t>
      </w:r>
    </w:p>
    <w:p w14:paraId="4EDDED0D" w14:textId="0C63971D" w:rsidR="008016CF" w:rsidRPr="00AB1781" w:rsidRDefault="008016CF" w:rsidP="00A0015F">
      <w:pPr>
        <w:pStyle w:val="EnglishHangNoCoptic"/>
      </w:pPr>
      <w:r w:rsidRPr="00AB1781">
        <w:tab/>
        <w:t>they kept His testimonies</w:t>
      </w:r>
    </w:p>
    <w:p w14:paraId="32DBFBBE" w14:textId="694298CF" w:rsidR="008016CF" w:rsidRPr="00AB1781" w:rsidRDefault="008016CF" w:rsidP="00A0015F">
      <w:pPr>
        <w:pStyle w:val="EnglishHangEndNoCoptic"/>
      </w:pPr>
      <w:r w:rsidRPr="00AB1781">
        <w:tab/>
        <w:t xml:space="preserve">and the </w:t>
      </w:r>
      <w:r w:rsidR="004A1997">
        <w:t>ordinances</w:t>
      </w:r>
      <w:r w:rsidR="004A1997" w:rsidRPr="00AB1781">
        <w:t xml:space="preserve"> </w:t>
      </w:r>
      <w:r w:rsidRPr="00AB1781">
        <w:t>He gave them.</w:t>
      </w:r>
    </w:p>
    <w:p w14:paraId="3C5570B4" w14:textId="7A30E197" w:rsidR="008016CF" w:rsidRPr="00AB1781" w:rsidRDefault="008016CF" w:rsidP="00A0015F">
      <w:pPr>
        <w:pStyle w:val="EnglishHangNoCoptic"/>
      </w:pPr>
      <w:r w:rsidRPr="00AB1781">
        <w:t xml:space="preserve">8 O Lord our God, </w:t>
      </w:r>
      <w:r w:rsidR="001040C8">
        <w:t>You</w:t>
      </w:r>
      <w:r w:rsidRPr="00AB1781">
        <w:t xml:space="preserve"> </w:t>
      </w:r>
      <w:r w:rsidR="004A1997">
        <w:t>listened to</w:t>
      </w:r>
      <w:r w:rsidRPr="00AB1781">
        <w:t xml:space="preserve"> them;</w:t>
      </w:r>
    </w:p>
    <w:p w14:paraId="34D18A93" w14:textId="568A3707" w:rsidR="008016CF" w:rsidRPr="00AB1781" w:rsidRDefault="008016CF" w:rsidP="00A0015F">
      <w:pPr>
        <w:pStyle w:val="EnglishHangNoCoptic"/>
      </w:pPr>
      <w:r w:rsidRPr="00AB1781">
        <w:tab/>
      </w:r>
      <w:r w:rsidR="004A1997">
        <w:t xml:space="preserve">O God, </w:t>
      </w:r>
      <w:r w:rsidR="001040C8">
        <w:t>You</w:t>
      </w:r>
      <w:r w:rsidRPr="00AB1781">
        <w:t xml:space="preserve"> </w:t>
      </w:r>
      <w:r w:rsidR="00004BA4">
        <w:t>were</w:t>
      </w:r>
      <w:r w:rsidRPr="00AB1781">
        <w:t xml:space="preserve"> </w:t>
      </w:r>
      <w:r w:rsidR="004A1997">
        <w:t xml:space="preserve">very merciful </w:t>
      </w:r>
      <w:r w:rsidRPr="00AB1781">
        <w:t>to them,</w:t>
      </w:r>
    </w:p>
    <w:p w14:paraId="65BDF36E" w14:textId="5D17C253" w:rsidR="008016CF" w:rsidRPr="00AB1781" w:rsidRDefault="008016CF" w:rsidP="00A0015F">
      <w:pPr>
        <w:pStyle w:val="EnglishHangEndNoCoptic"/>
      </w:pPr>
      <w:r w:rsidRPr="00AB1781">
        <w:tab/>
      </w:r>
      <w:r w:rsidR="004A1997">
        <w:t>while</w:t>
      </w:r>
      <w:r w:rsidRPr="00AB1781">
        <w:t xml:space="preserve"> </w:t>
      </w:r>
      <w:r w:rsidR="004A1997">
        <w:t>avenging</w:t>
      </w:r>
      <w:r w:rsidR="004A1997">
        <w:rPr>
          <w:rStyle w:val="FootnoteReference"/>
        </w:rPr>
        <w:footnoteReference w:id="553"/>
      </w:r>
      <w:r w:rsidRPr="00AB1781">
        <w:t xml:space="preserve"> all their practices.</w:t>
      </w:r>
    </w:p>
    <w:p w14:paraId="4330AE7C" w14:textId="77777777" w:rsidR="008016CF" w:rsidRPr="00AB1781" w:rsidRDefault="008016CF" w:rsidP="00A0015F">
      <w:pPr>
        <w:pStyle w:val="EnglishHangNoCoptic"/>
      </w:pPr>
      <w:r w:rsidRPr="00AB1781">
        <w:t>9 Exalt the Lord our God</w:t>
      </w:r>
    </w:p>
    <w:p w14:paraId="3DA297A0" w14:textId="3923A35B" w:rsidR="008016CF" w:rsidRPr="00AB1781" w:rsidRDefault="008016CF" w:rsidP="00A0015F">
      <w:pPr>
        <w:pStyle w:val="EnglishHangNoCoptic"/>
      </w:pPr>
      <w:r w:rsidRPr="00AB1781">
        <w:tab/>
        <w:t>and worship</w:t>
      </w:r>
      <w:r w:rsidR="004A1997">
        <w:rPr>
          <w:rStyle w:val="FootnoteReference"/>
        </w:rPr>
        <w:footnoteReference w:id="554"/>
      </w:r>
      <w:r w:rsidRPr="00AB1781">
        <w:t xml:space="preserve"> at His holy mountain,</w:t>
      </w:r>
    </w:p>
    <w:p w14:paraId="219FA108" w14:textId="732808C7" w:rsidR="008016CF" w:rsidRDefault="008016CF" w:rsidP="00A0015F">
      <w:pPr>
        <w:pStyle w:val="EnglishHangEndNoCoptic"/>
      </w:pPr>
      <w:r w:rsidRPr="00AB1781">
        <w:tab/>
        <w:t>for the Lord our God is holy.</w:t>
      </w:r>
    </w:p>
    <w:p w14:paraId="61E59FF8" w14:textId="7D170B13"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_Ref412111741 \h </w:instrText>
      </w:r>
      <w:r>
        <w:fldChar w:fldCharType="separate"/>
      </w:r>
      <w:r w:rsidR="000C7DE2">
        <w:t>Psalm</w:t>
      </w:r>
      <w:r w:rsidR="000C7DE2" w:rsidRPr="00AB1781">
        <w:t xml:space="preserve"> 99</w:t>
      </w:r>
      <w:r w:rsidR="000C7DE2">
        <w:t>: “Shout for joy to the Lord, all the earth”</w:t>
      </w:r>
      <w:r>
        <w:fldChar w:fldCharType="end"/>
      </w:r>
      <w:r>
        <w:t xml:space="preserve">, page </w:t>
      </w:r>
      <w:r>
        <w:fldChar w:fldCharType="begin"/>
      </w:r>
      <w:r>
        <w:instrText xml:space="preserve"> PAGEREF _Ref412111741 \h </w:instrText>
      </w:r>
      <w:r>
        <w:fldChar w:fldCharType="separate"/>
      </w:r>
      <w:r w:rsidR="000C7DE2">
        <w:rPr>
          <w:noProof/>
        </w:rPr>
        <w:t>237</w:t>
      </w:r>
      <w:r>
        <w:fldChar w:fldCharType="end"/>
      </w:r>
      <w:r>
        <w:t>.</w:t>
      </w:r>
    </w:p>
    <w:p w14:paraId="03F16376" w14:textId="0C4C7F9B" w:rsidR="008016CF" w:rsidRPr="00A0015F" w:rsidRDefault="00A0015F" w:rsidP="00BF0205">
      <w:pPr>
        <w:pStyle w:val="Heading4"/>
      </w:pPr>
      <w:bookmarkStart w:id="286" w:name="_Ref412111741"/>
      <w:r>
        <w:t>Psalm</w:t>
      </w:r>
      <w:r w:rsidR="008016CF" w:rsidRPr="00AB1781">
        <w:t xml:space="preserve"> 99</w:t>
      </w:r>
      <w:r>
        <w:t xml:space="preserve">: </w:t>
      </w:r>
      <w:r w:rsidR="007D2678">
        <w:t>“</w:t>
      </w:r>
      <w:r>
        <w:t>Shout for joy to the Lord, all the eart</w:t>
      </w:r>
      <w:r w:rsidR="007D2678">
        <w:t>h”</w:t>
      </w:r>
      <w:bookmarkEnd w:id="286"/>
    </w:p>
    <w:p w14:paraId="5E815824"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God for His Goodness: Serve the Lord with Gladness</w:t>
      </w:r>
    </w:p>
    <w:p w14:paraId="231F58B6"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Enter with Exultation and Song, Praise and Thanksgiving</w:t>
      </w:r>
    </w:p>
    <w:p w14:paraId="049B0CB9" w14:textId="11532E1B"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4B43B713" w14:textId="130CD44B" w:rsidR="008016CF" w:rsidRPr="00AB1781" w:rsidRDefault="0016307C" w:rsidP="00A0015F">
      <w:pPr>
        <w:pStyle w:val="Rubric"/>
      </w:pPr>
      <w:r>
        <w:t>1 (A Psalm for confessing</w:t>
      </w:r>
      <w:r>
        <w:rPr>
          <w:rStyle w:val="FootnoteReference"/>
        </w:rPr>
        <w:footnoteReference w:id="555"/>
      </w:r>
      <w:r w:rsidR="008016CF" w:rsidRPr="00AB1781">
        <w:t>)</w:t>
      </w:r>
    </w:p>
    <w:p w14:paraId="7FD331A2" w14:textId="77777777" w:rsidR="008016CF" w:rsidRPr="00AB1781" w:rsidRDefault="008016CF" w:rsidP="00A0015F">
      <w:pPr>
        <w:pStyle w:val="EnglishHangEndNoCoptic"/>
      </w:pPr>
      <w:r w:rsidRPr="00AB1781">
        <w:t>Shout for joy to the Lord, all the earth.</w:t>
      </w:r>
    </w:p>
    <w:p w14:paraId="64241CF8" w14:textId="77777777" w:rsidR="008016CF" w:rsidRPr="00AB1781" w:rsidRDefault="008016CF" w:rsidP="00A0015F">
      <w:pPr>
        <w:pStyle w:val="EnglishHangNoCoptic"/>
      </w:pPr>
      <w:r w:rsidRPr="00AB1781">
        <w:t>2 Serve the Lord with gladness;</w:t>
      </w:r>
    </w:p>
    <w:p w14:paraId="58783F84" w14:textId="3443F803" w:rsidR="008016CF" w:rsidRPr="00AB1781" w:rsidRDefault="008016CF" w:rsidP="00A0015F">
      <w:pPr>
        <w:pStyle w:val="EnglishHangEndNoCoptic"/>
      </w:pPr>
      <w:r w:rsidRPr="00AB1781">
        <w:tab/>
        <w:t xml:space="preserve">enter </w:t>
      </w:r>
      <w:r w:rsidR="0016307C">
        <w:t>before Him</w:t>
      </w:r>
      <w:r w:rsidRPr="00AB1781">
        <w:t xml:space="preserve"> with </w:t>
      </w:r>
      <w:r w:rsidR="0016307C">
        <w:t>rejoicing</w:t>
      </w:r>
      <w:r w:rsidRPr="00AB1781">
        <w:t>.</w:t>
      </w:r>
    </w:p>
    <w:p w14:paraId="18299A99" w14:textId="2080732F" w:rsidR="008016CF" w:rsidRPr="00AB1781" w:rsidRDefault="0016307C" w:rsidP="00A0015F">
      <w:pPr>
        <w:pStyle w:val="EnglishHangNoCoptic"/>
      </w:pPr>
      <w:r>
        <w:t xml:space="preserve">3 Know that the Lord, He </w:t>
      </w:r>
      <w:r w:rsidR="008016CF" w:rsidRPr="00AB1781">
        <w:t>is God;</w:t>
      </w:r>
    </w:p>
    <w:p w14:paraId="0F1CABCA" w14:textId="26660F81" w:rsidR="008016CF" w:rsidRPr="00AB1781" w:rsidRDefault="0016307C" w:rsidP="00A0015F">
      <w:pPr>
        <w:pStyle w:val="EnglishHangNoCoptic"/>
      </w:pPr>
      <w:r>
        <w:tab/>
      </w:r>
      <w:r w:rsidR="008016CF" w:rsidRPr="00AB1781">
        <w:t>He made us, and not we ourselves</w:t>
      </w:r>
      <w:r>
        <w:rPr>
          <w:rStyle w:val="FootnoteReference"/>
        </w:rPr>
        <w:footnoteReference w:id="556"/>
      </w:r>
      <w:r w:rsidR="008016CF" w:rsidRPr="00AB1781">
        <w:t>;</w:t>
      </w:r>
    </w:p>
    <w:p w14:paraId="59F70D71" w14:textId="7F80ECEB" w:rsidR="008016CF" w:rsidRPr="00A0015F" w:rsidRDefault="008016CF" w:rsidP="00A0015F">
      <w:pPr>
        <w:pStyle w:val="EnglishHangEndNoCoptic"/>
      </w:pPr>
      <w:r w:rsidRPr="00AB1781">
        <w:tab/>
        <w:t xml:space="preserve">we are His people and </w:t>
      </w:r>
      <w:r w:rsidR="0016307C">
        <w:t xml:space="preserve">the </w:t>
      </w:r>
      <w:r w:rsidRPr="00AB1781">
        <w:t>sheep of His pasture.</w:t>
      </w:r>
    </w:p>
    <w:p w14:paraId="75CB9691" w14:textId="0F38E051" w:rsidR="008016CF" w:rsidRPr="00AB1781" w:rsidRDefault="008016CF" w:rsidP="00A0015F">
      <w:pPr>
        <w:pStyle w:val="EnglishHangNoCoptic"/>
      </w:pPr>
      <w:r w:rsidRPr="00AB1781">
        <w:lastRenderedPageBreak/>
        <w:t xml:space="preserve">4 Enter His gates with </w:t>
      </w:r>
      <w:r w:rsidR="0016307C">
        <w:t>confession</w:t>
      </w:r>
      <w:r w:rsidR="0016307C">
        <w:rPr>
          <w:rStyle w:val="FootnoteReference"/>
        </w:rPr>
        <w:footnoteReference w:id="557"/>
      </w:r>
      <w:r w:rsidR="0016307C">
        <w:t>,</w:t>
      </w:r>
    </w:p>
    <w:p w14:paraId="1E5C35CF" w14:textId="6641BEAE" w:rsidR="008016CF" w:rsidRPr="00AB1781" w:rsidRDefault="008016CF" w:rsidP="00A0015F">
      <w:pPr>
        <w:pStyle w:val="EnglishHangNoCoptic"/>
      </w:pPr>
      <w:r w:rsidRPr="00AB1781">
        <w:tab/>
        <w:t xml:space="preserve">and His courts with </w:t>
      </w:r>
      <w:r w:rsidR="0016307C">
        <w:t>hymns</w:t>
      </w:r>
      <w:r w:rsidRPr="00AB1781">
        <w:t>;</w:t>
      </w:r>
    </w:p>
    <w:p w14:paraId="528906DD" w14:textId="6432E2EF" w:rsidR="008016CF" w:rsidRPr="00AB1781" w:rsidRDefault="008016CF" w:rsidP="00A0015F">
      <w:pPr>
        <w:pStyle w:val="EnglishHangEndNoCoptic"/>
      </w:pPr>
      <w:r w:rsidRPr="00AB1781">
        <w:tab/>
      </w:r>
      <w:r w:rsidR="0016307C">
        <w:t>confess</w:t>
      </w:r>
      <w:r w:rsidRPr="00AB1781">
        <w:t xml:space="preserve"> Him</w:t>
      </w:r>
      <w:r w:rsidR="0016307C">
        <w:t>;</w:t>
      </w:r>
      <w:r w:rsidRPr="00AB1781">
        <w:t xml:space="preserve"> </w:t>
      </w:r>
      <w:r w:rsidR="0016307C">
        <w:t>praise His N</w:t>
      </w:r>
      <w:r w:rsidRPr="00AB1781">
        <w:t>ame.</w:t>
      </w:r>
    </w:p>
    <w:p w14:paraId="6DD91CC1" w14:textId="16E9A79F" w:rsidR="008016CF" w:rsidRPr="00AB1781" w:rsidRDefault="0016307C" w:rsidP="00A0015F">
      <w:pPr>
        <w:pStyle w:val="EnglishHangNoCoptic"/>
      </w:pPr>
      <w:r>
        <w:t>5 For the Lord is good;</w:t>
      </w:r>
      <w:r w:rsidR="008016CF" w:rsidRPr="00AB1781">
        <w:t xml:space="preserve"> His mercy </w:t>
      </w:r>
      <w:r>
        <w:t>endures forever,</w:t>
      </w:r>
    </w:p>
    <w:p w14:paraId="3D311B77" w14:textId="49DC0302" w:rsidR="008016CF" w:rsidRDefault="008016CF" w:rsidP="00A0015F">
      <w:pPr>
        <w:pStyle w:val="EnglishHangEndNoCoptic"/>
      </w:pPr>
      <w:r w:rsidRPr="00AB1781">
        <w:tab/>
        <w:t xml:space="preserve">and His truth </w:t>
      </w:r>
      <w:r w:rsidR="0016307C">
        <w:t>is</w:t>
      </w:r>
      <w:r w:rsidRPr="00AB1781">
        <w:t xml:space="preserve"> from generation to generation.</w:t>
      </w:r>
    </w:p>
    <w:p w14:paraId="186C4AAE" w14:textId="1B412E84" w:rsidR="00B35B25" w:rsidRPr="00A0015F"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_Ref412111752 \h </w:instrText>
      </w:r>
      <w:r>
        <w:fldChar w:fldCharType="separate"/>
      </w:r>
      <w:r w:rsidR="000C7DE2">
        <w:t>Psalm</w:t>
      </w:r>
      <w:r w:rsidR="000C7DE2" w:rsidRPr="00AB1781">
        <w:t xml:space="preserve"> 100</w:t>
      </w:r>
      <w:r w:rsidR="000C7DE2">
        <w:t>: “I will sing to You of mercy and judgment, O Lord”</w:t>
      </w:r>
      <w:r>
        <w:fldChar w:fldCharType="end"/>
      </w:r>
      <w:r>
        <w:t xml:space="preserve">, page </w:t>
      </w:r>
      <w:r>
        <w:fldChar w:fldCharType="begin"/>
      </w:r>
      <w:r>
        <w:instrText xml:space="preserve"> PAGEREF _Ref412111752 \h </w:instrText>
      </w:r>
      <w:r>
        <w:fldChar w:fldCharType="separate"/>
      </w:r>
      <w:r w:rsidR="000C7DE2">
        <w:rPr>
          <w:noProof/>
        </w:rPr>
        <w:t>238</w:t>
      </w:r>
      <w:r>
        <w:fldChar w:fldCharType="end"/>
      </w:r>
      <w:r>
        <w:t>.</w:t>
      </w:r>
    </w:p>
    <w:p w14:paraId="1FF767BE" w14:textId="1FAD1E5E" w:rsidR="008016CF" w:rsidRPr="00A0015F" w:rsidRDefault="00A0015F" w:rsidP="00BF0205">
      <w:pPr>
        <w:pStyle w:val="Heading4"/>
      </w:pPr>
      <w:bookmarkStart w:id="287" w:name="_Ref412111752"/>
      <w:r>
        <w:t>Psalm</w:t>
      </w:r>
      <w:r w:rsidR="008016CF" w:rsidRPr="00AB1781">
        <w:t xml:space="preserve"> 100</w:t>
      </w:r>
      <w:r>
        <w:t xml:space="preserve">: </w:t>
      </w:r>
      <w:r w:rsidR="007D2678">
        <w:t>“</w:t>
      </w:r>
      <w:r>
        <w:t xml:space="preserve">I will sing to </w:t>
      </w:r>
      <w:r w:rsidR="001040C8">
        <w:t>You</w:t>
      </w:r>
      <w:r>
        <w:t xml:space="preserve"> of mercy and judgment, O Lor</w:t>
      </w:r>
      <w:r w:rsidR="007D2678">
        <w:t>d”</w:t>
      </w:r>
      <w:bookmarkEnd w:id="287"/>
    </w:p>
    <w:p w14:paraId="7153B0BF" w14:textId="77777777" w:rsidR="008016CF" w:rsidRPr="00AB1781" w:rsidRDefault="008016CF" w:rsidP="008016CF">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Mirror for Kings</w:t>
      </w:r>
    </w:p>
    <w:p w14:paraId="32B08F97" w14:textId="77777777" w:rsidR="008016CF" w:rsidRPr="00AB1781" w:rsidRDefault="008016CF" w:rsidP="00A0015F">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I will Sing of </w:t>
      </w:r>
      <w:r w:rsidR="00E570CB">
        <w:rPr>
          <w:rFonts w:ascii="Book Antiqua" w:hAnsi="Book Antiqua" w:cs="Lucida Grande"/>
          <w:b/>
          <w:bCs/>
        </w:rPr>
        <w:t>Your</w:t>
      </w:r>
      <w:r w:rsidRPr="00AB1781">
        <w:rPr>
          <w:rFonts w:ascii="Book Antiqua" w:hAnsi="Book Antiqua" w:cs="Lucida Grande"/>
          <w:b/>
          <w:bCs/>
        </w:rPr>
        <w:t xml:space="preserve"> Love</w:t>
      </w:r>
    </w:p>
    <w:p w14:paraId="3A81659A" w14:textId="12D767E4" w:rsidR="00F14AA6" w:rsidRDefault="00F14AA6" w:rsidP="00A0015F">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1123A54E" w14:textId="77777777" w:rsidR="008016CF" w:rsidRPr="00AB1781" w:rsidRDefault="008016CF" w:rsidP="00A0015F">
      <w:pPr>
        <w:pStyle w:val="Rubric"/>
      </w:pPr>
      <w:r w:rsidRPr="00AB1781">
        <w:t>1 (A Psalm by David)</w:t>
      </w:r>
    </w:p>
    <w:p w14:paraId="1F896B71" w14:textId="0CD6030E" w:rsidR="008016CF" w:rsidRPr="00AB1781" w:rsidRDefault="008016CF" w:rsidP="00A0015F">
      <w:pPr>
        <w:pStyle w:val="EnglishHangEndNoCoptic"/>
      </w:pPr>
      <w:r w:rsidRPr="00AB1781">
        <w:t xml:space="preserve">I will sing to </w:t>
      </w:r>
      <w:r w:rsidR="001040C8">
        <w:t>You</w:t>
      </w:r>
      <w:r w:rsidR="009F4B1A">
        <w:t xml:space="preserve"> of mercy and judgment, O Lord;</w:t>
      </w:r>
    </w:p>
    <w:p w14:paraId="75EB9A2D" w14:textId="0D9FE20E" w:rsidR="008016CF" w:rsidRPr="00AB1781" w:rsidRDefault="008016CF" w:rsidP="00A0015F">
      <w:pPr>
        <w:pStyle w:val="EnglishHangNoCoptic"/>
      </w:pPr>
      <w:r w:rsidRPr="00AB1781">
        <w:t xml:space="preserve">2 I will sing and </w:t>
      </w:r>
      <w:r w:rsidR="009F4B1A">
        <w:t>understand</w:t>
      </w:r>
      <w:r w:rsidRPr="00AB1781">
        <w:t xml:space="preserve"> </w:t>
      </w:r>
      <w:r w:rsidR="009F4B1A">
        <w:t>a blameless way</w:t>
      </w:r>
      <w:r w:rsidRPr="00AB1781">
        <w:t>.</w:t>
      </w:r>
    </w:p>
    <w:p w14:paraId="6A869F2A" w14:textId="171A6AC3" w:rsidR="008016CF" w:rsidRPr="00AB1781" w:rsidRDefault="009F4B1A" w:rsidP="00A0015F">
      <w:pPr>
        <w:pStyle w:val="EnglishHangNoCoptic"/>
      </w:pPr>
      <w:r>
        <w:tab/>
        <w:t>W</w:t>
      </w:r>
      <w:r w:rsidR="008016CF" w:rsidRPr="00AB1781">
        <w:t xml:space="preserve">hen </w:t>
      </w:r>
      <w:r w:rsidR="00556387">
        <w:t>will</w:t>
      </w:r>
      <w:r w:rsidR="008016CF" w:rsidRPr="00AB1781">
        <w:t xml:space="preserve"> </w:t>
      </w:r>
      <w:r w:rsidR="001040C8">
        <w:t>You</w:t>
      </w:r>
      <w:r w:rsidR="008016CF" w:rsidRPr="00AB1781">
        <w:t xml:space="preserve"> come to me?</w:t>
      </w:r>
    </w:p>
    <w:p w14:paraId="499500F9" w14:textId="77777777" w:rsidR="008016CF" w:rsidRPr="00AB1781" w:rsidRDefault="008016CF" w:rsidP="00A0015F">
      <w:pPr>
        <w:pStyle w:val="EnglishHangNoCoptic"/>
      </w:pPr>
      <w:r w:rsidRPr="00AB1781">
        <w:tab/>
        <w:t>I have walked in my house</w:t>
      </w:r>
    </w:p>
    <w:p w14:paraId="74532DD1" w14:textId="77777777" w:rsidR="008016CF" w:rsidRPr="00AB1781" w:rsidRDefault="008016CF" w:rsidP="00A0015F">
      <w:pPr>
        <w:pStyle w:val="EnglishHangEndNoCoptic"/>
      </w:pPr>
      <w:r w:rsidRPr="00AB1781">
        <w:tab/>
        <w:t>in the innocence of my heart.</w:t>
      </w:r>
    </w:p>
    <w:p w14:paraId="36119134" w14:textId="0C3EC932" w:rsidR="008016CF" w:rsidRPr="00AB1781" w:rsidRDefault="008016CF" w:rsidP="00A0015F">
      <w:pPr>
        <w:pStyle w:val="EnglishHangNoCoptic"/>
      </w:pPr>
      <w:r w:rsidRPr="00AB1781">
        <w:t xml:space="preserve">3 I </w:t>
      </w:r>
      <w:r w:rsidR="009F4B1A">
        <w:t xml:space="preserve">have not </w:t>
      </w:r>
      <w:r w:rsidRPr="00AB1781">
        <w:t xml:space="preserve">set </w:t>
      </w:r>
      <w:r w:rsidR="009F4B1A">
        <w:t>any</w:t>
      </w:r>
      <w:r w:rsidRPr="00AB1781">
        <w:t xml:space="preserve"> </w:t>
      </w:r>
      <w:r w:rsidR="009F4B1A">
        <w:t>act</w:t>
      </w:r>
      <w:r w:rsidRPr="00AB1781">
        <w:t xml:space="preserve"> </w:t>
      </w:r>
      <w:r w:rsidR="009F4B1A">
        <w:t xml:space="preserve">against the law </w:t>
      </w:r>
      <w:r w:rsidRPr="00AB1781">
        <w:t>before my eyes;</w:t>
      </w:r>
    </w:p>
    <w:p w14:paraId="5AFC4F7B" w14:textId="5881559F" w:rsidR="008016CF" w:rsidRPr="00AB1781" w:rsidRDefault="008016CF" w:rsidP="00A0015F">
      <w:pPr>
        <w:pStyle w:val="EnglishHangEndNoCoptic"/>
      </w:pPr>
      <w:r w:rsidRPr="00AB1781">
        <w:tab/>
        <w:t>I hate</w:t>
      </w:r>
      <w:r w:rsidR="00CD361B">
        <w:t>d</w:t>
      </w:r>
      <w:r w:rsidRPr="00AB1781">
        <w:t xml:space="preserve"> those who </w:t>
      </w:r>
      <w:r w:rsidR="00CD361B">
        <w:t>commit transgressions</w:t>
      </w:r>
      <w:r w:rsidR="00C050C7">
        <w:rPr>
          <w:rStyle w:val="FootnoteReference"/>
        </w:rPr>
        <w:footnoteReference w:id="558"/>
      </w:r>
      <w:r w:rsidRPr="00AB1781">
        <w:t>.</w:t>
      </w:r>
    </w:p>
    <w:p w14:paraId="1C82087D" w14:textId="1435E04B" w:rsidR="008016CF" w:rsidRPr="00AB1781" w:rsidRDefault="008016CF" w:rsidP="00A0015F">
      <w:pPr>
        <w:pStyle w:val="EnglishHangNoCoptic"/>
      </w:pPr>
      <w:r w:rsidRPr="00AB1781">
        <w:t xml:space="preserve">4 </w:t>
      </w:r>
      <w:r w:rsidR="00CD361B">
        <w:t>A</w:t>
      </w:r>
      <w:r w:rsidRPr="00AB1781">
        <w:t xml:space="preserve"> crooked heart </w:t>
      </w:r>
      <w:r w:rsidR="00CD361B">
        <w:t>will not</w:t>
      </w:r>
      <w:r w:rsidRPr="00AB1781">
        <w:t xml:space="preserve"> </w:t>
      </w:r>
      <w:r w:rsidR="00CD361B">
        <w:t>cling to me</w:t>
      </w:r>
      <w:r w:rsidRPr="00AB1781">
        <w:t>.</w:t>
      </w:r>
    </w:p>
    <w:p w14:paraId="438C5EFA" w14:textId="128991BB" w:rsidR="008016CF" w:rsidRPr="00AB1781" w:rsidRDefault="00CD361B" w:rsidP="00A0015F">
      <w:pPr>
        <w:pStyle w:val="EnglishHangEndNoCoptic"/>
      </w:pPr>
      <w:r>
        <w:tab/>
        <w:t xml:space="preserve">I did not know an evil man </w:t>
      </w:r>
      <w:r w:rsidR="008016CF" w:rsidRPr="00AB1781">
        <w:t xml:space="preserve">who </w:t>
      </w:r>
      <w:r>
        <w:t>turned away from</w:t>
      </w:r>
      <w:r w:rsidR="008016CF" w:rsidRPr="00AB1781">
        <w:t xml:space="preserve"> me.</w:t>
      </w:r>
    </w:p>
    <w:p w14:paraId="7B24862B" w14:textId="0A6E182F" w:rsidR="008016CF" w:rsidRPr="00AB1781" w:rsidRDefault="008016CF" w:rsidP="00A0015F">
      <w:pPr>
        <w:pStyle w:val="EnglishHangNoCoptic"/>
      </w:pPr>
      <w:r w:rsidRPr="00AB1781">
        <w:t xml:space="preserve">5 </w:t>
      </w:r>
      <w:r w:rsidR="00CD361B">
        <w:t>I chased away He who</w:t>
      </w:r>
    </w:p>
    <w:p w14:paraId="433C084C" w14:textId="5E13B87C" w:rsidR="008016CF" w:rsidRPr="00AB1781" w:rsidRDefault="008016CF" w:rsidP="00A0015F">
      <w:pPr>
        <w:pStyle w:val="EnglishHangNoCoptic"/>
      </w:pPr>
      <w:r w:rsidRPr="00AB1781">
        <w:tab/>
      </w:r>
      <w:r w:rsidR="00CD361B">
        <w:t>slanders his neighbour in secret</w:t>
      </w:r>
      <w:r w:rsidRPr="00AB1781">
        <w:t>.</w:t>
      </w:r>
    </w:p>
    <w:p w14:paraId="70AF4E68" w14:textId="48B3CDE6" w:rsidR="00CD361B" w:rsidRDefault="008016CF" w:rsidP="00A0015F">
      <w:pPr>
        <w:pStyle w:val="EnglishHangNoCoptic"/>
      </w:pPr>
      <w:r w:rsidRPr="00AB1781">
        <w:tab/>
      </w:r>
      <w:r w:rsidR="00CD361B">
        <w:t>I would not eat with</w:t>
      </w:r>
    </w:p>
    <w:p w14:paraId="71171C01" w14:textId="34C03E75" w:rsidR="008016CF" w:rsidRPr="00AB1781" w:rsidRDefault="00CD361B" w:rsidP="00CD361B">
      <w:pPr>
        <w:pStyle w:val="EnglishHangEndNoCoptic"/>
        <w:ind w:firstLine="0"/>
      </w:pPr>
      <w:r>
        <w:t>those who have</w:t>
      </w:r>
      <w:r w:rsidR="008016CF" w:rsidRPr="00AB1781">
        <w:t xml:space="preserve"> proud looks</w:t>
      </w:r>
      <w:r>
        <w:rPr>
          <w:rStyle w:val="FootnoteReference"/>
        </w:rPr>
        <w:footnoteReference w:id="559"/>
      </w:r>
      <w:r w:rsidR="008016CF" w:rsidRPr="00AB1781">
        <w:t xml:space="preserve"> and </w:t>
      </w:r>
      <w:r>
        <w:t>insatiable</w:t>
      </w:r>
      <w:r w:rsidR="008016CF" w:rsidRPr="00AB1781">
        <w:t xml:space="preserve"> hearts</w:t>
      </w:r>
      <w:r>
        <w:t>.</w:t>
      </w:r>
    </w:p>
    <w:p w14:paraId="20CBBCF2" w14:textId="7C4E1F96" w:rsidR="008016CF" w:rsidRPr="00AB1781" w:rsidRDefault="008016CF" w:rsidP="00A0015F">
      <w:pPr>
        <w:pStyle w:val="EnglishHangNoCoptic"/>
      </w:pPr>
      <w:r w:rsidRPr="00AB1781">
        <w:t xml:space="preserve">6 My eyes </w:t>
      </w:r>
      <w:r w:rsidR="00CD361B">
        <w:t>were on</w:t>
      </w:r>
      <w:r w:rsidRPr="00AB1781">
        <w:t xml:space="preserve"> the faithful of the land,</w:t>
      </w:r>
    </w:p>
    <w:p w14:paraId="431C554C" w14:textId="0B7C4F4B" w:rsidR="008016CF" w:rsidRPr="00AB1781" w:rsidRDefault="008016CF" w:rsidP="00A0015F">
      <w:pPr>
        <w:pStyle w:val="EnglishHangNoCoptic"/>
      </w:pPr>
      <w:r w:rsidRPr="00AB1781">
        <w:tab/>
      </w:r>
      <w:r w:rsidR="00CD361B">
        <w:t xml:space="preserve">So </w:t>
      </w:r>
      <w:r w:rsidRPr="00AB1781">
        <w:t xml:space="preserve">that they </w:t>
      </w:r>
      <w:r w:rsidR="00CD361B">
        <w:t>might</w:t>
      </w:r>
      <w:r w:rsidRPr="00AB1781">
        <w:t xml:space="preserve"> </w:t>
      </w:r>
      <w:r w:rsidR="00CD361B">
        <w:t>sit</w:t>
      </w:r>
      <w:r w:rsidRPr="00AB1781">
        <w:t xml:space="preserve"> with me.</w:t>
      </w:r>
    </w:p>
    <w:p w14:paraId="31012618" w14:textId="6BA12C4E" w:rsidR="008016CF" w:rsidRPr="00AB1781" w:rsidRDefault="008016CF" w:rsidP="00A0015F">
      <w:pPr>
        <w:pStyle w:val="EnglishHangEndNoCoptic"/>
      </w:pPr>
      <w:r w:rsidRPr="00AB1781">
        <w:tab/>
        <w:t xml:space="preserve">He who </w:t>
      </w:r>
      <w:r w:rsidR="00CD361B">
        <w:t>walks in</w:t>
      </w:r>
      <w:r w:rsidRPr="00AB1781">
        <w:t xml:space="preserve"> a blameless </w:t>
      </w:r>
      <w:r w:rsidR="00CD361B">
        <w:t>way</w:t>
      </w:r>
      <w:r w:rsidRPr="00AB1781">
        <w:t xml:space="preserve"> </w:t>
      </w:r>
      <w:r w:rsidR="00CD361B">
        <w:t>would</w:t>
      </w:r>
      <w:r w:rsidRPr="00AB1781">
        <w:t xml:space="preserve"> minister to me.</w:t>
      </w:r>
    </w:p>
    <w:p w14:paraId="141F2643" w14:textId="29107EF9" w:rsidR="008016CF" w:rsidRPr="00AB1781" w:rsidRDefault="008016CF" w:rsidP="00A0015F">
      <w:pPr>
        <w:pStyle w:val="EnglishHangNoCoptic"/>
      </w:pPr>
      <w:r w:rsidRPr="00AB1781">
        <w:t xml:space="preserve">7 He who acts </w:t>
      </w:r>
      <w:r w:rsidR="00CD361B">
        <w:t>arrogantly</w:t>
      </w:r>
      <w:r w:rsidRPr="00AB1781">
        <w:t xml:space="preserve"> </w:t>
      </w:r>
      <w:r w:rsidR="00CD361B">
        <w:t>did</w:t>
      </w:r>
      <w:r w:rsidRPr="00AB1781">
        <w:t xml:space="preserve"> not live in my house;</w:t>
      </w:r>
    </w:p>
    <w:p w14:paraId="0A0B8D05" w14:textId="154B216A" w:rsidR="008016CF" w:rsidRPr="00AB1781" w:rsidRDefault="008016CF" w:rsidP="00A0015F">
      <w:pPr>
        <w:pStyle w:val="EnglishHangNoCoptic"/>
      </w:pPr>
      <w:r w:rsidRPr="00AB1781">
        <w:tab/>
        <w:t xml:space="preserve">he who speaks </w:t>
      </w:r>
      <w:r w:rsidR="00CD361B">
        <w:t>unjustly</w:t>
      </w:r>
    </w:p>
    <w:p w14:paraId="782DA086" w14:textId="4A027A5C" w:rsidR="008016CF" w:rsidRPr="00AB1781" w:rsidRDefault="008016CF" w:rsidP="00A0015F">
      <w:pPr>
        <w:pStyle w:val="EnglishHangEndNoCoptic"/>
      </w:pPr>
      <w:r w:rsidRPr="00AB1781">
        <w:tab/>
      </w:r>
      <w:r w:rsidR="00CD361B">
        <w:t>did not</w:t>
      </w:r>
      <w:r w:rsidRPr="00AB1781">
        <w:t xml:space="preserve"> prosper in my sight.</w:t>
      </w:r>
    </w:p>
    <w:p w14:paraId="09743F3A" w14:textId="77777777" w:rsidR="008016CF" w:rsidRPr="00AB1781" w:rsidRDefault="008016CF" w:rsidP="00A0015F">
      <w:pPr>
        <w:pStyle w:val="EnglishHangNoCoptic"/>
      </w:pPr>
      <w:r w:rsidRPr="00AB1781">
        <w:lastRenderedPageBreak/>
        <w:t>8 Each morning I slay all the sinners of the land,</w:t>
      </w:r>
      <w:r w:rsidRPr="00AB1781">
        <w:rPr>
          <w:rStyle w:val="FootnoteReference"/>
        </w:rPr>
        <w:footnoteReference w:id="560"/>
      </w:r>
    </w:p>
    <w:p w14:paraId="4BAA4200" w14:textId="0C3552DB" w:rsidR="008016CF" w:rsidRPr="00AB1781" w:rsidRDefault="008016CF" w:rsidP="00A0015F">
      <w:pPr>
        <w:pStyle w:val="EnglishHangNoCoptic"/>
      </w:pPr>
      <w:r w:rsidRPr="00AB1781">
        <w:tab/>
        <w:t xml:space="preserve">that I may purge all </w:t>
      </w:r>
      <w:r w:rsidR="00CD361B">
        <w:t xml:space="preserve">workers of </w:t>
      </w:r>
      <w:r w:rsidR="00C050C7">
        <w:t>iniquity</w:t>
      </w:r>
    </w:p>
    <w:p w14:paraId="5DB2E11A" w14:textId="1D59FA5C" w:rsidR="008016CF" w:rsidRDefault="008016CF" w:rsidP="00A0015F">
      <w:pPr>
        <w:pStyle w:val="EnglishHangEndNoCoptic"/>
      </w:pPr>
      <w:r w:rsidRPr="00AB1781">
        <w:tab/>
        <w:t>from the city of the Lord.</w:t>
      </w:r>
    </w:p>
    <w:p w14:paraId="1FE66FDE" w14:textId="5E4583F7" w:rsidR="00B35B25" w:rsidRDefault="00B35B25" w:rsidP="00B35B25">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_Ref412026343 \h </w:instrText>
      </w:r>
      <w:r>
        <w:fldChar w:fldCharType="separate"/>
      </w:r>
      <w:r w:rsidR="000C7DE2">
        <w:t>Psalm</w:t>
      </w:r>
      <w:r w:rsidR="000C7DE2" w:rsidRPr="00AB1781">
        <w:t xml:space="preserve"> 109</w:t>
      </w:r>
      <w:r w:rsidR="000C7DE2">
        <w:t>: “The Lord said to my Lord, “Sit at My right hand’”</w:t>
      </w:r>
      <w:r>
        <w:fldChar w:fldCharType="end"/>
      </w:r>
      <w:r>
        <w:t xml:space="preserve">, page </w:t>
      </w:r>
      <w:r>
        <w:fldChar w:fldCharType="begin"/>
      </w:r>
      <w:r>
        <w:instrText xml:space="preserve"> PAGEREF _Ref412026343 \h </w:instrText>
      </w:r>
      <w:r>
        <w:fldChar w:fldCharType="separate"/>
      </w:r>
      <w:r w:rsidR="000C7DE2">
        <w:rPr>
          <w:noProof/>
        </w:rPr>
        <w:t>260</w:t>
      </w:r>
      <w:r>
        <w:fldChar w:fldCharType="end"/>
      </w:r>
      <w:r>
        <w:t>.</w:t>
      </w:r>
    </w:p>
    <w:p w14:paraId="1D73C86A" w14:textId="7DDC4878" w:rsidR="00924D0C" w:rsidRDefault="00924D0C" w:rsidP="00924D0C">
      <w:pPr>
        <w:pStyle w:val="Rubric"/>
      </w:pPr>
      <w:r>
        <w:t>Glory…</w:t>
      </w:r>
    </w:p>
    <w:p w14:paraId="3230866B" w14:textId="0AA174D7" w:rsidR="0044639B" w:rsidRPr="00AB1781" w:rsidRDefault="0044639B" w:rsidP="00BF0205">
      <w:pPr>
        <w:pStyle w:val="Heading3"/>
      </w:pPr>
      <w:bookmarkStart w:id="288" w:name="_Ref435438613"/>
      <w:r w:rsidRPr="00AB1781">
        <w:t>K</w:t>
      </w:r>
      <w:r>
        <w:t>athisma</w:t>
      </w:r>
      <w:r w:rsidRPr="00AB1781">
        <w:t xml:space="preserve"> 1</w:t>
      </w:r>
      <w:r>
        <w:t>4</w:t>
      </w:r>
      <w:bookmarkEnd w:id="288"/>
    </w:p>
    <w:p w14:paraId="327279E3" w14:textId="2FDD5CE3" w:rsidR="00EC728E" w:rsidRPr="00AB1781" w:rsidRDefault="00EC728E" w:rsidP="00BF0205">
      <w:pPr>
        <w:pStyle w:val="Heading4"/>
      </w:pPr>
      <w:r>
        <w:t>Psalm</w:t>
      </w:r>
      <w:r w:rsidRPr="00AB1781">
        <w:t xml:space="preserve"> 101</w:t>
      </w:r>
      <w:r>
        <w:t xml:space="preserve">: </w:t>
      </w:r>
      <w:r w:rsidR="007D2678">
        <w:t>“</w:t>
      </w:r>
      <w:r>
        <w:t xml:space="preserve">O Lord, hear my prayer, and let my cry come to </w:t>
      </w:r>
      <w:r w:rsidR="001040C8">
        <w:t>Yo</w:t>
      </w:r>
      <w:r w:rsidR="00E67F94">
        <w:t>u”</w:t>
      </w:r>
    </w:p>
    <w:p w14:paraId="6CBAD254"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Lord will Appear in His Glory to Declare the Divine Name</w:t>
      </w:r>
    </w:p>
    <w:p w14:paraId="5623CAB0"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Israel’s Renewal and the Gathering of the Nations</w:t>
      </w:r>
    </w:p>
    <w:p w14:paraId="3623AA9D" w14:textId="0CB4499B" w:rsidR="00EC728E" w:rsidRPr="00AB1781" w:rsidRDefault="00EC728E" w:rsidP="00EC728E">
      <w:pPr>
        <w:pStyle w:val="Rubric"/>
      </w:pPr>
      <w:r w:rsidRPr="00AB1781">
        <w:t xml:space="preserve">1 (A Prayer </w:t>
      </w:r>
      <w:r w:rsidR="008852D2">
        <w:t>by</w:t>
      </w:r>
      <w:r w:rsidRPr="00AB1781">
        <w:t xml:space="preserve"> a poor man when he is despondent and pours out his petitions before the Lord)</w:t>
      </w:r>
    </w:p>
    <w:p w14:paraId="1155195D" w14:textId="77777777" w:rsidR="00EC728E" w:rsidRPr="00AB1781" w:rsidRDefault="00EC728E" w:rsidP="00EC728E">
      <w:pPr>
        <w:pStyle w:val="EnglishHangNoCoptic"/>
      </w:pPr>
      <w:r w:rsidRPr="00AB1781">
        <w:t>2 O Lord, hear my prayer,</w:t>
      </w:r>
    </w:p>
    <w:p w14:paraId="08BAAD7A" w14:textId="77777777" w:rsidR="00EC728E" w:rsidRPr="00AB1781" w:rsidRDefault="00EC728E" w:rsidP="00EC728E">
      <w:pPr>
        <w:pStyle w:val="EnglishHangEndNoCoptic"/>
      </w:pPr>
      <w:r w:rsidRPr="00AB1781">
        <w:tab/>
        <w:t xml:space="preserve">and let my cry come to </w:t>
      </w:r>
      <w:r w:rsidR="001040C8">
        <w:t>You</w:t>
      </w:r>
      <w:r w:rsidRPr="00AB1781">
        <w:t>.</w:t>
      </w:r>
    </w:p>
    <w:p w14:paraId="7C9DC6A2" w14:textId="750E971F" w:rsidR="00EC728E" w:rsidRPr="00AB1781" w:rsidRDefault="00EC728E" w:rsidP="00EC728E">
      <w:pPr>
        <w:pStyle w:val="EnglishHangNoCoptic"/>
      </w:pPr>
      <w:r w:rsidRPr="00AB1781">
        <w:t xml:space="preserve">3 </w:t>
      </w:r>
      <w:r w:rsidR="008852D2">
        <w:t>Do not turn</w:t>
      </w:r>
      <w:r w:rsidRPr="00AB1781">
        <w:t xml:space="preserve"> </w:t>
      </w:r>
      <w:r w:rsidR="00E570CB">
        <w:t>Your</w:t>
      </w:r>
      <w:r w:rsidRPr="00AB1781">
        <w:t xml:space="preserve"> face from me</w:t>
      </w:r>
      <w:r w:rsidR="008852D2">
        <w:t>;</w:t>
      </w:r>
    </w:p>
    <w:p w14:paraId="4BDA2039" w14:textId="5B300E38" w:rsidR="00EC728E" w:rsidRPr="00AB1781" w:rsidRDefault="00EC728E" w:rsidP="00EC728E">
      <w:pPr>
        <w:pStyle w:val="EnglishHangNoCoptic"/>
      </w:pPr>
      <w:r w:rsidRPr="00AB1781">
        <w:tab/>
      </w:r>
      <w:r w:rsidR="008852D2">
        <w:t>incline Your ear to me</w:t>
      </w:r>
    </w:p>
    <w:p w14:paraId="0A130FCA" w14:textId="18159162" w:rsidR="00EC728E" w:rsidRPr="00AB1781" w:rsidRDefault="00EC728E" w:rsidP="008852D2">
      <w:pPr>
        <w:pStyle w:val="EnglishHangNoCoptic"/>
      </w:pPr>
      <w:r w:rsidRPr="00AB1781">
        <w:tab/>
      </w:r>
      <w:r w:rsidR="008852D2" w:rsidRPr="00AB1781">
        <w:t>i</w:t>
      </w:r>
      <w:r w:rsidR="008852D2">
        <w:t>n the day when I am afflicted;</w:t>
      </w:r>
    </w:p>
    <w:p w14:paraId="18516D23" w14:textId="45027513" w:rsidR="00EC728E" w:rsidRPr="00AB1781" w:rsidRDefault="00EC728E" w:rsidP="00EC728E">
      <w:pPr>
        <w:pStyle w:val="EnglishHangEndNoCoptic"/>
      </w:pPr>
      <w:r w:rsidRPr="00AB1781">
        <w:tab/>
      </w:r>
      <w:r w:rsidR="008852D2">
        <w:t>hear</w:t>
      </w:r>
      <w:r w:rsidRPr="00AB1781">
        <w:t xml:space="preserve"> me </w:t>
      </w:r>
      <w:r w:rsidR="008852D2">
        <w:t>quickly</w:t>
      </w:r>
      <w:r w:rsidRPr="00AB1781">
        <w:t xml:space="preserve"> in the day when I call</w:t>
      </w:r>
      <w:r w:rsidR="008852D2">
        <w:t xml:space="preserve"> upon You</w:t>
      </w:r>
      <w:r w:rsidRPr="00AB1781">
        <w:t>.</w:t>
      </w:r>
    </w:p>
    <w:p w14:paraId="06D48666" w14:textId="229AE75F" w:rsidR="00EC728E" w:rsidRPr="00AB1781" w:rsidRDefault="00EC728E" w:rsidP="00EC728E">
      <w:pPr>
        <w:pStyle w:val="EnglishHangNoCoptic"/>
      </w:pPr>
      <w:r w:rsidRPr="00AB1781">
        <w:t>4 For my days vanish</w:t>
      </w:r>
      <w:r w:rsidR="008852D2">
        <w:t>ed</w:t>
      </w:r>
      <w:r w:rsidRPr="00AB1781">
        <w:t xml:space="preserve"> like smoke,</w:t>
      </w:r>
    </w:p>
    <w:p w14:paraId="2234B0C0" w14:textId="460A8E36" w:rsidR="00EC728E" w:rsidRPr="00AB1781" w:rsidRDefault="00EC728E" w:rsidP="00EC728E">
      <w:pPr>
        <w:pStyle w:val="EnglishHangEndNoCoptic"/>
      </w:pPr>
      <w:r w:rsidRPr="00AB1781">
        <w:tab/>
        <w:t>and my bones burn</w:t>
      </w:r>
      <w:r w:rsidR="008852D2">
        <w:t>ed</w:t>
      </w:r>
      <w:r w:rsidRPr="00AB1781">
        <w:t xml:space="preserve"> like </w:t>
      </w:r>
      <w:r w:rsidR="008852D2">
        <w:t>firewood</w:t>
      </w:r>
      <w:r w:rsidRPr="00AB1781">
        <w:t>.</w:t>
      </w:r>
    </w:p>
    <w:p w14:paraId="5A6D8A58" w14:textId="15A4E71C" w:rsidR="00EC728E" w:rsidRPr="00AB1781" w:rsidRDefault="00EC728E" w:rsidP="00EC728E">
      <w:pPr>
        <w:pStyle w:val="EnglishHangNoCoptic"/>
      </w:pPr>
      <w:r w:rsidRPr="00AB1781">
        <w:t xml:space="preserve">5 My heart </w:t>
      </w:r>
      <w:r w:rsidR="008852D2">
        <w:t>was stricken, it withered like</w:t>
      </w:r>
      <w:r w:rsidRPr="00AB1781">
        <w:t xml:space="preserve"> dry as grass,</w:t>
      </w:r>
    </w:p>
    <w:p w14:paraId="37612E95" w14:textId="77777777" w:rsidR="00EC728E" w:rsidRPr="00AB1781" w:rsidRDefault="00EC728E" w:rsidP="00EC728E">
      <w:pPr>
        <w:pStyle w:val="EnglishHangEndNoCoptic"/>
      </w:pPr>
      <w:r w:rsidRPr="00AB1781">
        <w:tab/>
        <w:t>so that I forget to eat my bread.</w:t>
      </w:r>
    </w:p>
    <w:p w14:paraId="2644D117" w14:textId="1C5389AD" w:rsidR="00EC728E" w:rsidRPr="00AB1781" w:rsidRDefault="00EC728E" w:rsidP="00EC728E">
      <w:pPr>
        <w:pStyle w:val="EnglishHangNoCoptic"/>
      </w:pPr>
      <w:r w:rsidRPr="00AB1781">
        <w:t xml:space="preserve">6 </w:t>
      </w:r>
      <w:r w:rsidR="008852D2">
        <w:t>My bones clung to my flesh</w:t>
      </w:r>
    </w:p>
    <w:p w14:paraId="3916135B" w14:textId="02F34151" w:rsidR="00EC728E" w:rsidRPr="00AB1781" w:rsidRDefault="00EC728E" w:rsidP="00EC728E">
      <w:pPr>
        <w:pStyle w:val="EnglishHangEndNoCoptic"/>
      </w:pPr>
      <w:r w:rsidRPr="00AB1781">
        <w:tab/>
      </w:r>
      <w:r w:rsidR="008852D2">
        <w:t>because of the sound of my groaning</w:t>
      </w:r>
      <w:r w:rsidRPr="00AB1781">
        <w:t>.</w:t>
      </w:r>
    </w:p>
    <w:p w14:paraId="1EF16626" w14:textId="63787522" w:rsidR="00EC728E" w:rsidRPr="00AB1781" w:rsidRDefault="00EC728E" w:rsidP="00EC728E">
      <w:pPr>
        <w:pStyle w:val="EnglishHangNoCoptic"/>
      </w:pPr>
      <w:r w:rsidRPr="00AB1781">
        <w:t xml:space="preserve">7 I have </w:t>
      </w:r>
      <w:r w:rsidR="001566BD">
        <w:t xml:space="preserve">have </w:t>
      </w:r>
      <w:r w:rsidRPr="00AB1781">
        <w:t>become like a pelican of the desert;</w:t>
      </w:r>
    </w:p>
    <w:p w14:paraId="2DE87C59" w14:textId="4380193C" w:rsidR="00EC728E" w:rsidRPr="00AB1781" w:rsidRDefault="00EC728E" w:rsidP="00EC728E">
      <w:pPr>
        <w:pStyle w:val="EnglishHangEndNoCoptic"/>
      </w:pPr>
      <w:r w:rsidRPr="00AB1781">
        <w:tab/>
        <w:t>I am like a</w:t>
      </w:r>
      <w:r w:rsidR="001566BD">
        <w:t>n</w:t>
      </w:r>
      <w:r w:rsidRPr="00AB1781">
        <w:t xml:space="preserve"> owl in a ruined </w:t>
      </w:r>
      <w:r w:rsidR="008852D2">
        <w:t>house;</w:t>
      </w:r>
    </w:p>
    <w:p w14:paraId="4AF7332E" w14:textId="127FCAEB" w:rsidR="00EC728E" w:rsidRPr="00AB1781" w:rsidRDefault="00EC728E" w:rsidP="00EC728E">
      <w:pPr>
        <w:pStyle w:val="EnglishHangNoCoptic"/>
      </w:pPr>
      <w:r w:rsidRPr="00AB1781">
        <w:t xml:space="preserve">8 I </w:t>
      </w:r>
      <w:r w:rsidR="008852D2">
        <w:t>kept vigil</w:t>
      </w:r>
      <w:r w:rsidRPr="00AB1781">
        <w:t>, a</w:t>
      </w:r>
      <w:r w:rsidR="008852D2">
        <w:t>nd became</w:t>
      </w:r>
    </w:p>
    <w:p w14:paraId="0873452E" w14:textId="341EAC9D" w:rsidR="00EC728E" w:rsidRPr="00AB1781" w:rsidRDefault="00EC728E" w:rsidP="00EC728E">
      <w:pPr>
        <w:pStyle w:val="EnglishHangEndNoCoptic"/>
      </w:pPr>
      <w:r w:rsidRPr="00AB1781">
        <w:tab/>
        <w:t xml:space="preserve">like a solitary </w:t>
      </w:r>
      <w:r w:rsidR="008852D2">
        <w:t>sparrow</w:t>
      </w:r>
      <w:r w:rsidRPr="00AB1781">
        <w:t xml:space="preserve"> on </w:t>
      </w:r>
      <w:r w:rsidR="008852D2">
        <w:t>a</w:t>
      </w:r>
      <w:r w:rsidRPr="00AB1781">
        <w:t xml:space="preserve"> housetop.</w:t>
      </w:r>
    </w:p>
    <w:p w14:paraId="4931A48A" w14:textId="24654152" w:rsidR="00EC728E" w:rsidRPr="00AB1781" w:rsidRDefault="00EC728E" w:rsidP="00EC728E">
      <w:pPr>
        <w:pStyle w:val="EnglishHangNoCoptic"/>
      </w:pPr>
      <w:r w:rsidRPr="00AB1781">
        <w:t xml:space="preserve">9 </w:t>
      </w:r>
      <w:r w:rsidR="008852D2">
        <w:t>My enemies reproached me a</w:t>
      </w:r>
      <w:r w:rsidRPr="00AB1781">
        <w:t>ll day long,</w:t>
      </w:r>
    </w:p>
    <w:p w14:paraId="10823021" w14:textId="1B7328C2" w:rsidR="00EC728E" w:rsidRPr="00AB1781" w:rsidRDefault="00EC728E" w:rsidP="00EC728E">
      <w:pPr>
        <w:pStyle w:val="EnglishHangEndNoCoptic"/>
      </w:pPr>
      <w:r w:rsidRPr="00AB1781">
        <w:tab/>
        <w:t>and those who praise</w:t>
      </w:r>
      <w:r w:rsidR="008852D2">
        <w:t>d</w:t>
      </w:r>
      <w:r w:rsidRPr="00AB1781">
        <w:t xml:space="preserve"> me </w:t>
      </w:r>
      <w:r w:rsidR="008852D2">
        <w:t>swore</w:t>
      </w:r>
      <w:r w:rsidRPr="00AB1781">
        <w:t xml:space="preserve"> against me.</w:t>
      </w:r>
      <w:r w:rsidRPr="00AB1781">
        <w:rPr>
          <w:rStyle w:val="FootnoteReference"/>
        </w:rPr>
        <w:footnoteReference w:id="561"/>
      </w:r>
    </w:p>
    <w:p w14:paraId="6D7D2E56" w14:textId="03184EEC" w:rsidR="00EC728E" w:rsidRPr="00AB1781" w:rsidRDefault="00EC728E" w:rsidP="00EC728E">
      <w:pPr>
        <w:pStyle w:val="EnglishHangNoCoptic"/>
      </w:pPr>
      <w:r w:rsidRPr="00AB1781">
        <w:lastRenderedPageBreak/>
        <w:t xml:space="preserve">10 For I </w:t>
      </w:r>
      <w:r w:rsidR="008852D2">
        <w:t>ate</w:t>
      </w:r>
      <w:r w:rsidRPr="00AB1781">
        <w:t xml:space="preserve"> ashes like bread</w:t>
      </w:r>
      <w:r w:rsidR="008852D2">
        <w:t>,</w:t>
      </w:r>
    </w:p>
    <w:p w14:paraId="76679CF7" w14:textId="6D0C8EC9" w:rsidR="00EC728E" w:rsidRPr="00AB1781" w:rsidRDefault="00EC728E" w:rsidP="00EC728E">
      <w:pPr>
        <w:pStyle w:val="EnglishHangEndNoCoptic"/>
      </w:pPr>
      <w:r w:rsidRPr="00AB1781">
        <w:tab/>
        <w:t xml:space="preserve">and </w:t>
      </w:r>
      <w:r w:rsidR="008852D2">
        <w:t>mixed</w:t>
      </w:r>
      <w:r w:rsidRPr="00AB1781">
        <w:t xml:space="preserve"> my drink with weeping,</w:t>
      </w:r>
    </w:p>
    <w:p w14:paraId="7FFD9627" w14:textId="25BCAC14" w:rsidR="00EC728E" w:rsidRPr="00AB1781" w:rsidRDefault="00EC728E" w:rsidP="00EC728E">
      <w:pPr>
        <w:pStyle w:val="EnglishHangNoCoptic"/>
      </w:pPr>
      <w:r w:rsidRPr="00AB1781">
        <w:t xml:space="preserve">11 because of </w:t>
      </w:r>
      <w:r w:rsidR="00E570CB">
        <w:t>Your</w:t>
      </w:r>
      <w:r w:rsidRPr="00AB1781">
        <w:t xml:space="preserve"> wrath and </w:t>
      </w:r>
      <w:r w:rsidR="00E570CB">
        <w:t>Your</w:t>
      </w:r>
      <w:r w:rsidRPr="00AB1781">
        <w:t xml:space="preserve"> </w:t>
      </w:r>
      <w:r w:rsidR="008852D2">
        <w:t>anger</w:t>
      </w:r>
      <w:r w:rsidRPr="00AB1781">
        <w:t>;</w:t>
      </w:r>
    </w:p>
    <w:p w14:paraId="3E76620F" w14:textId="321E888E" w:rsidR="00EC728E" w:rsidRPr="00AB1781" w:rsidRDefault="00EC728E" w:rsidP="00EC728E">
      <w:pPr>
        <w:pStyle w:val="EnglishHangEndNoCoptic"/>
      </w:pPr>
      <w:r w:rsidRPr="00AB1781">
        <w:tab/>
        <w:t xml:space="preserve">for </w:t>
      </w:r>
      <w:r w:rsidR="001040C8">
        <w:t>You</w:t>
      </w:r>
      <w:r w:rsidRPr="00AB1781">
        <w:t xml:space="preserve"> lifted me up and cast me down.</w:t>
      </w:r>
    </w:p>
    <w:p w14:paraId="5E9CB815" w14:textId="5E484784" w:rsidR="00EC728E" w:rsidRPr="00AB1781" w:rsidRDefault="00EC728E" w:rsidP="00EC728E">
      <w:pPr>
        <w:pStyle w:val="EnglishHangNoCoptic"/>
      </w:pPr>
      <w:r w:rsidRPr="00AB1781">
        <w:t xml:space="preserve">12 My days </w:t>
      </w:r>
      <w:r w:rsidR="008852D2">
        <w:t>faded</w:t>
      </w:r>
      <w:r w:rsidRPr="00AB1781">
        <w:t xml:space="preserve"> like a shadow,</w:t>
      </w:r>
      <w:r w:rsidRPr="00AB1781">
        <w:rPr>
          <w:rStyle w:val="FootnoteReference"/>
        </w:rPr>
        <w:footnoteReference w:id="562"/>
      </w:r>
    </w:p>
    <w:p w14:paraId="3D4EE747" w14:textId="77777777" w:rsidR="00EC728E" w:rsidRPr="00AB1781" w:rsidRDefault="00EC728E" w:rsidP="00EC728E">
      <w:pPr>
        <w:pStyle w:val="EnglishHangEndNoCoptic"/>
      </w:pPr>
      <w:r w:rsidRPr="00AB1781">
        <w:tab/>
        <w:t>and I am withered like grass.</w:t>
      </w:r>
    </w:p>
    <w:p w14:paraId="170B6CFB" w14:textId="654630BF" w:rsidR="00EC728E" w:rsidRPr="00AB1781" w:rsidRDefault="00EC728E" w:rsidP="00EC728E">
      <w:pPr>
        <w:pStyle w:val="EnglishHangNoCoptic"/>
      </w:pPr>
      <w:r w:rsidRPr="00AB1781">
        <w:t xml:space="preserve">13 But </w:t>
      </w:r>
      <w:r w:rsidR="001040C8">
        <w:t>You</w:t>
      </w:r>
      <w:r w:rsidRPr="00AB1781">
        <w:t xml:space="preserve">, O Lord, </w:t>
      </w:r>
      <w:r w:rsidR="008852D2">
        <w:t>remain</w:t>
      </w:r>
      <w:r w:rsidRPr="00AB1781">
        <w:t xml:space="preserve"> </w:t>
      </w:r>
      <w:r w:rsidR="00A8396B">
        <w:t>forever</w:t>
      </w:r>
      <w:r w:rsidRPr="00AB1781">
        <w:t>,</w:t>
      </w:r>
    </w:p>
    <w:p w14:paraId="2C609906" w14:textId="6E991440" w:rsidR="00EC728E" w:rsidRPr="00AB1781" w:rsidRDefault="00EC728E" w:rsidP="00EC728E">
      <w:pPr>
        <w:pStyle w:val="EnglishHangEndNoCoptic"/>
      </w:pPr>
      <w:r w:rsidRPr="00AB1781">
        <w:tab/>
        <w:t xml:space="preserve">and </w:t>
      </w:r>
      <w:r w:rsidR="00E570CB">
        <w:t>Your</w:t>
      </w:r>
      <w:r w:rsidRPr="00AB1781">
        <w:t xml:space="preserve"> remembrance </w:t>
      </w:r>
      <w:r w:rsidR="00086AEC">
        <w:t xml:space="preserve">is from generation to </w:t>
      </w:r>
      <w:r w:rsidRPr="00AB1781">
        <w:t>generations.</w:t>
      </w:r>
    </w:p>
    <w:p w14:paraId="10DB4BBB" w14:textId="185DBC39" w:rsidR="00EC728E" w:rsidRPr="00AB1781" w:rsidRDefault="00EC728E" w:rsidP="00EC728E">
      <w:pPr>
        <w:pStyle w:val="EnglishHangNoCoptic"/>
      </w:pPr>
      <w:r w:rsidRPr="00AB1781">
        <w:t xml:space="preserve">14 </w:t>
      </w:r>
      <w:r w:rsidR="00086AEC">
        <w:t xml:space="preserve">When </w:t>
      </w:r>
      <w:r w:rsidR="001040C8">
        <w:t>You</w:t>
      </w:r>
      <w:r w:rsidRPr="00AB1781">
        <w:t xml:space="preserve"> </w:t>
      </w:r>
      <w:r w:rsidR="00086AEC">
        <w:t xml:space="preserve">arise You </w:t>
      </w:r>
      <w:r w:rsidR="00556387">
        <w:t>will</w:t>
      </w:r>
      <w:r w:rsidRPr="00AB1781">
        <w:t xml:space="preserve"> and have </w:t>
      </w:r>
      <w:r w:rsidR="00086AEC">
        <w:t>compassion on Zion,</w:t>
      </w:r>
    </w:p>
    <w:p w14:paraId="47F50286" w14:textId="3A0D3931" w:rsidR="00EC728E" w:rsidRPr="00AB1781" w:rsidRDefault="00EC728E" w:rsidP="00EC728E">
      <w:pPr>
        <w:pStyle w:val="EnglishHangNoCoptic"/>
      </w:pPr>
      <w:r w:rsidRPr="00AB1781">
        <w:tab/>
        <w:t>for it is</w:t>
      </w:r>
      <w:r w:rsidR="00086AEC">
        <w:t xml:space="preserve"> the appointed</w:t>
      </w:r>
      <w:r w:rsidRPr="00AB1781">
        <w:t xml:space="preserve"> time to have </w:t>
      </w:r>
      <w:r w:rsidR="00086AEC">
        <w:t>compassion</w:t>
      </w:r>
      <w:r w:rsidRPr="00AB1781">
        <w:t xml:space="preserve"> on her,</w:t>
      </w:r>
    </w:p>
    <w:p w14:paraId="1D6EB45C" w14:textId="7968113F" w:rsidR="00EC728E" w:rsidRPr="00EC728E" w:rsidRDefault="00086AEC" w:rsidP="00EC728E">
      <w:pPr>
        <w:pStyle w:val="EnglishHangEndNoCoptic"/>
      </w:pPr>
      <w:r>
        <w:tab/>
        <w:t>because the time has come;</w:t>
      </w:r>
    </w:p>
    <w:p w14:paraId="3B09F38E" w14:textId="77F8F586" w:rsidR="00EC728E" w:rsidRPr="00AB1781" w:rsidRDefault="00086AEC" w:rsidP="00EC728E">
      <w:pPr>
        <w:pStyle w:val="EnglishHangNoCoptic"/>
      </w:pPr>
      <w:r>
        <w:t>15 f</w:t>
      </w:r>
      <w:r w:rsidR="00EC728E" w:rsidRPr="00AB1781">
        <w:t xml:space="preserve">or </w:t>
      </w:r>
      <w:r w:rsidR="00E570CB">
        <w:t>Your</w:t>
      </w:r>
      <w:r w:rsidR="00EC728E" w:rsidRPr="00AB1781">
        <w:t xml:space="preserve"> servants </w:t>
      </w:r>
      <w:r>
        <w:t>held</w:t>
      </w:r>
      <w:r w:rsidR="00EC728E" w:rsidRPr="00AB1781">
        <w:t xml:space="preserve"> her stones</w:t>
      </w:r>
      <w:r>
        <w:t xml:space="preserve"> dear,</w:t>
      </w:r>
    </w:p>
    <w:p w14:paraId="07D16907" w14:textId="74B2A519" w:rsidR="00EC728E" w:rsidRPr="00AB1781" w:rsidRDefault="00EC728E" w:rsidP="00EC728E">
      <w:pPr>
        <w:pStyle w:val="EnglishHangEndNoCoptic"/>
      </w:pPr>
      <w:r w:rsidRPr="00AB1781">
        <w:tab/>
        <w:t xml:space="preserve">and </w:t>
      </w:r>
      <w:r w:rsidR="00086AEC">
        <w:t xml:space="preserve">they will </w:t>
      </w:r>
      <w:r w:rsidRPr="00AB1781">
        <w:t xml:space="preserve">have </w:t>
      </w:r>
      <w:r w:rsidR="00086AEC">
        <w:t>compassion</w:t>
      </w:r>
      <w:r w:rsidRPr="00AB1781">
        <w:t xml:space="preserve"> on her dust.</w:t>
      </w:r>
      <w:r w:rsidRPr="00AB1781">
        <w:rPr>
          <w:rStyle w:val="FootnoteReference"/>
        </w:rPr>
        <w:footnoteReference w:id="563"/>
      </w:r>
    </w:p>
    <w:p w14:paraId="07B6EE3D" w14:textId="64473866" w:rsidR="00EC728E" w:rsidRPr="00AB1781" w:rsidRDefault="00EC728E" w:rsidP="00EC728E">
      <w:pPr>
        <w:pStyle w:val="EnglishHangNoCoptic"/>
      </w:pPr>
      <w:r w:rsidRPr="00AB1781">
        <w:t xml:space="preserve">16 </w:t>
      </w:r>
      <w:r w:rsidR="00086AEC">
        <w:t>And t</w:t>
      </w:r>
      <w:r w:rsidRPr="00AB1781">
        <w:t>he nations will fear</w:t>
      </w:r>
      <w:r w:rsidR="00086AEC">
        <w:t xml:space="preserve"> the Name of the</w:t>
      </w:r>
      <w:r w:rsidRPr="00AB1781">
        <w:t xml:space="preserve"> Lord,</w:t>
      </w:r>
    </w:p>
    <w:p w14:paraId="0FDE5296" w14:textId="1A069D8A" w:rsidR="00EC728E" w:rsidRPr="00AB1781" w:rsidRDefault="00EC728E" w:rsidP="00EC728E">
      <w:pPr>
        <w:pStyle w:val="EnglishHangEndNoCoptic"/>
      </w:pPr>
      <w:r w:rsidRPr="00AB1781">
        <w:tab/>
        <w:t xml:space="preserve">and all the kings of the earth </w:t>
      </w:r>
      <w:r w:rsidR="00086AEC">
        <w:t xml:space="preserve">[will fear] </w:t>
      </w:r>
      <w:r w:rsidR="00E570CB">
        <w:t>Your</w:t>
      </w:r>
      <w:r w:rsidR="00086AEC">
        <w:t xml:space="preserve"> glory;</w:t>
      </w:r>
    </w:p>
    <w:p w14:paraId="5F12EF59" w14:textId="542BA149" w:rsidR="00EC728E" w:rsidRPr="00AB1781" w:rsidRDefault="00EC728E" w:rsidP="00EC728E">
      <w:pPr>
        <w:pStyle w:val="EnglishHangNoCoptic"/>
      </w:pPr>
      <w:r w:rsidRPr="00AB1781">
        <w:t>17 For the Lord will build up Zion</w:t>
      </w:r>
      <w:r w:rsidR="00086AEC">
        <w:t>,</w:t>
      </w:r>
    </w:p>
    <w:p w14:paraId="747525A3" w14:textId="28D7426A" w:rsidR="00EC728E" w:rsidRPr="00AB1781" w:rsidRDefault="00EC728E" w:rsidP="00EC728E">
      <w:pPr>
        <w:pStyle w:val="EnglishHangEndNoCoptic"/>
      </w:pPr>
      <w:r w:rsidRPr="00AB1781">
        <w:tab/>
        <w:t xml:space="preserve">and </w:t>
      </w:r>
      <w:r w:rsidR="00086AEC">
        <w:t xml:space="preserve">He </w:t>
      </w:r>
      <w:r w:rsidRPr="00AB1781">
        <w:t>will appear in His glory.</w:t>
      </w:r>
    </w:p>
    <w:p w14:paraId="4D31C52A" w14:textId="3A463609" w:rsidR="00EC728E" w:rsidRPr="00AB1781" w:rsidRDefault="00EC728E" w:rsidP="00EC728E">
      <w:pPr>
        <w:pStyle w:val="EnglishHangNoCoptic"/>
      </w:pPr>
      <w:r w:rsidRPr="00AB1781">
        <w:t>18 He regard</w:t>
      </w:r>
      <w:r w:rsidR="00086AEC">
        <w:t>ed</w:t>
      </w:r>
      <w:r w:rsidRPr="00AB1781">
        <w:t xml:space="preserve"> the prayer of the humble,</w:t>
      </w:r>
    </w:p>
    <w:p w14:paraId="0965CC47" w14:textId="09086E56" w:rsidR="00EC728E" w:rsidRPr="00AB1781" w:rsidRDefault="00EC728E" w:rsidP="00EC728E">
      <w:pPr>
        <w:pStyle w:val="EnglishHangEndNoCoptic"/>
      </w:pPr>
      <w:r w:rsidRPr="00AB1781">
        <w:tab/>
        <w:t xml:space="preserve">and will not </w:t>
      </w:r>
      <w:r w:rsidR="00086AEC">
        <w:t>despise</w:t>
      </w:r>
      <w:r w:rsidRPr="00AB1781">
        <w:t xml:space="preserve"> their </w:t>
      </w:r>
      <w:r w:rsidR="00086AEC">
        <w:t>supplication</w:t>
      </w:r>
      <w:r w:rsidRPr="00AB1781">
        <w:t>.</w:t>
      </w:r>
    </w:p>
    <w:p w14:paraId="215A887A" w14:textId="77777777" w:rsidR="00EC728E" w:rsidRPr="00AB1781" w:rsidRDefault="00EC728E" w:rsidP="00EC728E">
      <w:pPr>
        <w:pStyle w:val="EnglishHangNoCoptic"/>
      </w:pPr>
      <w:r w:rsidRPr="00AB1781">
        <w:t>19 Let this be written for another generation,</w:t>
      </w:r>
    </w:p>
    <w:p w14:paraId="29326B24" w14:textId="77777777" w:rsidR="00EC728E" w:rsidRPr="00AB1781" w:rsidRDefault="00EC728E" w:rsidP="00EC728E">
      <w:pPr>
        <w:pStyle w:val="EnglishHangEndNoCoptic"/>
      </w:pPr>
      <w:r w:rsidRPr="00AB1781">
        <w:tab/>
        <w:t>so a people to be created may praise the Lord.</w:t>
      </w:r>
    </w:p>
    <w:p w14:paraId="0E450E1C" w14:textId="1AF8A8EA" w:rsidR="00EC728E" w:rsidRPr="00AB1781" w:rsidRDefault="00EC728E" w:rsidP="00EC728E">
      <w:pPr>
        <w:pStyle w:val="EnglishHangNoCoptic"/>
      </w:pPr>
      <w:r w:rsidRPr="00AB1781">
        <w:t xml:space="preserve">20 He </w:t>
      </w:r>
      <w:r w:rsidR="00086AEC">
        <w:t>looked down</w:t>
      </w:r>
      <w:r w:rsidRPr="00AB1781">
        <w:t xml:space="preserve"> from </w:t>
      </w:r>
      <w:r w:rsidR="00086AEC">
        <w:t xml:space="preserve">the height of </w:t>
      </w:r>
      <w:r w:rsidRPr="00AB1781">
        <w:t xml:space="preserve">His holy </w:t>
      </w:r>
      <w:r w:rsidR="00086AEC">
        <w:t>place</w:t>
      </w:r>
      <w:r w:rsidRPr="00AB1781">
        <w:t>;</w:t>
      </w:r>
    </w:p>
    <w:p w14:paraId="0A3B0D56" w14:textId="28907BAD" w:rsidR="00EC728E" w:rsidRPr="00AB1781" w:rsidRDefault="00086AEC" w:rsidP="00EC728E">
      <w:pPr>
        <w:pStyle w:val="EnglishHangEndNoCoptic"/>
      </w:pPr>
      <w:r>
        <w:tab/>
        <w:t>the Lord looked from heaven upon</w:t>
      </w:r>
      <w:r w:rsidR="00EC728E" w:rsidRPr="00AB1781">
        <w:t xml:space="preserve"> the earth</w:t>
      </w:r>
      <w:r>
        <w:t>,</w:t>
      </w:r>
    </w:p>
    <w:p w14:paraId="167B4275" w14:textId="16DAE8AE" w:rsidR="00EC728E" w:rsidRPr="00AB1781" w:rsidRDefault="00EC728E" w:rsidP="00EC728E">
      <w:pPr>
        <w:pStyle w:val="EnglishHangNoCoptic"/>
      </w:pPr>
      <w:r w:rsidRPr="00AB1781">
        <w:t>21 to hear the groaning of the prisoners</w:t>
      </w:r>
      <w:r w:rsidR="00086AEC">
        <w:t>,</w:t>
      </w:r>
    </w:p>
    <w:p w14:paraId="11B14E69" w14:textId="2904C20E" w:rsidR="00EC728E" w:rsidRPr="00AB1781" w:rsidRDefault="00EC728E" w:rsidP="00EC728E">
      <w:pPr>
        <w:pStyle w:val="EnglishHangEndNoCoptic"/>
      </w:pPr>
      <w:r w:rsidRPr="00AB1781">
        <w:tab/>
      </w:r>
      <w:r w:rsidR="00086AEC">
        <w:t>to</w:t>
      </w:r>
      <w:r w:rsidRPr="00AB1781">
        <w:t xml:space="preserve"> </w:t>
      </w:r>
      <w:r w:rsidR="00086AEC">
        <w:t>set free</w:t>
      </w:r>
      <w:r w:rsidRPr="00AB1781">
        <w:t xml:space="preserve"> the </w:t>
      </w:r>
      <w:r w:rsidR="00086AEC">
        <w:t>sons</w:t>
      </w:r>
      <w:r w:rsidRPr="00AB1781">
        <w:t xml:space="preserve"> of those put to death,</w:t>
      </w:r>
    </w:p>
    <w:p w14:paraId="5A19C5B2" w14:textId="77777777" w:rsidR="00EC728E" w:rsidRPr="00AB1781" w:rsidRDefault="00EC728E" w:rsidP="00EC728E">
      <w:pPr>
        <w:pStyle w:val="EnglishHangNoCoptic"/>
      </w:pPr>
      <w:r w:rsidRPr="00AB1781">
        <w:t>22 to declare the Name of the Lord in Zion</w:t>
      </w:r>
    </w:p>
    <w:p w14:paraId="29C2164E" w14:textId="77777777" w:rsidR="00EC728E" w:rsidRPr="00AB1781" w:rsidRDefault="00EC728E" w:rsidP="00EC728E">
      <w:pPr>
        <w:pStyle w:val="EnglishHangEndNoCoptic"/>
      </w:pPr>
      <w:r w:rsidRPr="00AB1781">
        <w:tab/>
        <w:t>and His praise in Jerusalem,</w:t>
      </w:r>
    </w:p>
    <w:p w14:paraId="15DE839B" w14:textId="75227024" w:rsidR="00EC728E" w:rsidRPr="00AB1781" w:rsidRDefault="00EC728E" w:rsidP="00EC728E">
      <w:pPr>
        <w:pStyle w:val="EnglishHangNoCoptic"/>
      </w:pPr>
      <w:r w:rsidRPr="00AB1781">
        <w:t xml:space="preserve">23 </w:t>
      </w:r>
      <w:r w:rsidR="00086AEC">
        <w:t>when the peoples and the kingdoms</w:t>
      </w:r>
    </w:p>
    <w:p w14:paraId="146B9FE9" w14:textId="11DD2F70" w:rsidR="00EC728E" w:rsidRPr="00AB1781" w:rsidRDefault="00086AEC" w:rsidP="00EC728E">
      <w:pPr>
        <w:pStyle w:val="EnglishHangEndNoCoptic"/>
      </w:pPr>
      <w:r>
        <w:tab/>
        <w:t>Are gathered together</w:t>
      </w:r>
      <w:r w:rsidR="00EC728E" w:rsidRPr="00AB1781">
        <w:t xml:space="preserve"> to serve the Lord.</w:t>
      </w:r>
    </w:p>
    <w:p w14:paraId="7FE275DF" w14:textId="684D7BC8" w:rsidR="00EC728E" w:rsidRPr="00AB1781" w:rsidRDefault="00EC728E" w:rsidP="00EC728E">
      <w:pPr>
        <w:pStyle w:val="EnglishHangNoCoptic"/>
      </w:pPr>
      <w:r w:rsidRPr="00AB1781">
        <w:t xml:space="preserve">24 He </w:t>
      </w:r>
      <w:r w:rsidR="00086AEC">
        <w:t>answered</w:t>
      </w:r>
      <w:r w:rsidRPr="00AB1781">
        <w:t xml:space="preserve"> Him </w:t>
      </w:r>
      <w:r w:rsidR="00086AEC">
        <w:t>in the way of strength,</w:t>
      </w:r>
    </w:p>
    <w:p w14:paraId="2DD0F01D" w14:textId="2D2C45BA" w:rsidR="00EC728E" w:rsidRPr="00AB1781" w:rsidRDefault="00EC728E" w:rsidP="00EC728E">
      <w:pPr>
        <w:pStyle w:val="EnglishHangEndNoCoptic"/>
      </w:pPr>
      <w:r w:rsidRPr="00AB1781">
        <w:tab/>
      </w:r>
      <w:r w:rsidR="00086AEC">
        <w:t>“Tell me how few my days are;</w:t>
      </w:r>
    </w:p>
    <w:p w14:paraId="43984501" w14:textId="281C9D55" w:rsidR="00EC728E" w:rsidRPr="00AB1781" w:rsidRDefault="00EC728E" w:rsidP="00EC728E">
      <w:pPr>
        <w:pStyle w:val="EnglishHangNoCoptic"/>
      </w:pPr>
      <w:r w:rsidRPr="00AB1781">
        <w:lastRenderedPageBreak/>
        <w:t xml:space="preserve">25 Do not take </w:t>
      </w:r>
      <w:r w:rsidR="00086AEC">
        <w:t>me away in the midst of my days;</w:t>
      </w:r>
    </w:p>
    <w:p w14:paraId="439C013E" w14:textId="03EC8DD5" w:rsidR="00EC728E" w:rsidRPr="00AB1781" w:rsidRDefault="00EC728E" w:rsidP="00EC728E">
      <w:pPr>
        <w:pStyle w:val="EnglishHangEndNoCoptic"/>
      </w:pPr>
      <w:r w:rsidRPr="00AB1781">
        <w:tab/>
      </w:r>
      <w:r w:rsidR="00086AEC">
        <w:t xml:space="preserve">[while] </w:t>
      </w:r>
      <w:r w:rsidR="00E570CB">
        <w:t>Your</w:t>
      </w:r>
      <w:r w:rsidRPr="00AB1781">
        <w:t xml:space="preserve"> years are throughout all generations.</w:t>
      </w:r>
    </w:p>
    <w:p w14:paraId="52E8851C" w14:textId="6CA9CB22" w:rsidR="00EC728E" w:rsidRPr="00AB1781" w:rsidRDefault="00EC728E" w:rsidP="00EC728E">
      <w:pPr>
        <w:pStyle w:val="EnglishHangNoCoptic"/>
      </w:pPr>
      <w:r w:rsidRPr="00AB1781">
        <w:t xml:space="preserve">26 In the beginning, O Lord, </w:t>
      </w:r>
      <w:r w:rsidR="001040C8">
        <w:t>You</w:t>
      </w:r>
      <w:r w:rsidRPr="00AB1781">
        <w:t xml:space="preserve"> </w:t>
      </w:r>
      <w:r w:rsidR="002D4349">
        <w:t>founded</w:t>
      </w:r>
      <w:r w:rsidRPr="00AB1781">
        <w:t xml:space="preserve"> the earth,</w:t>
      </w:r>
    </w:p>
    <w:p w14:paraId="3D4757FE" w14:textId="77777777" w:rsidR="00EC728E" w:rsidRPr="00AB1781" w:rsidRDefault="00EC728E" w:rsidP="00EC728E">
      <w:pPr>
        <w:pStyle w:val="EnglishHangEndNoCoptic"/>
      </w:pPr>
      <w:r w:rsidRPr="00AB1781">
        <w:tab/>
        <w:t xml:space="preserve">and the heavens are the work of </w:t>
      </w:r>
      <w:r w:rsidR="00E570CB">
        <w:t>Your</w:t>
      </w:r>
      <w:r w:rsidRPr="00AB1781">
        <w:t xml:space="preserve"> hands.</w:t>
      </w:r>
    </w:p>
    <w:p w14:paraId="7507766C" w14:textId="5802BF09" w:rsidR="00EC728E" w:rsidRPr="00AB1781" w:rsidRDefault="00EC728E" w:rsidP="00EC728E">
      <w:pPr>
        <w:pStyle w:val="EnglishHangNoCoptic"/>
      </w:pPr>
      <w:r w:rsidRPr="00AB1781">
        <w:t xml:space="preserve">27 They will perish, but </w:t>
      </w:r>
      <w:r w:rsidR="001040C8">
        <w:t>You</w:t>
      </w:r>
      <w:r w:rsidRPr="00AB1781">
        <w:t xml:space="preserve"> </w:t>
      </w:r>
      <w:r w:rsidR="002D4349">
        <w:t xml:space="preserve">will </w:t>
      </w:r>
      <w:r w:rsidR="00004BA4">
        <w:t>remain</w:t>
      </w:r>
      <w:r w:rsidR="002D4349">
        <w:t>,</w:t>
      </w:r>
    </w:p>
    <w:p w14:paraId="3A57148E" w14:textId="74BD87DD" w:rsidR="00EC728E" w:rsidRPr="00AB1781" w:rsidRDefault="00EC728E" w:rsidP="00EC728E">
      <w:pPr>
        <w:pStyle w:val="EnglishHangNoCoptic"/>
      </w:pPr>
      <w:r w:rsidRPr="00AB1781">
        <w:tab/>
        <w:t xml:space="preserve">they will </w:t>
      </w:r>
      <w:r w:rsidR="002D4349">
        <w:t>become old</w:t>
      </w:r>
      <w:r w:rsidRPr="00AB1781">
        <w:t xml:space="preserve"> like a garment,</w:t>
      </w:r>
    </w:p>
    <w:p w14:paraId="39BC6739" w14:textId="2612115D" w:rsidR="00EC728E" w:rsidRPr="00AB1781" w:rsidRDefault="00EC728E" w:rsidP="00EC728E">
      <w:pPr>
        <w:pStyle w:val="EnglishHangNoCoptic"/>
      </w:pPr>
      <w:r w:rsidRPr="00AB1781">
        <w:tab/>
        <w:t xml:space="preserve">and </w:t>
      </w:r>
      <w:r w:rsidR="001040C8">
        <w:t>You</w:t>
      </w:r>
      <w:r w:rsidRPr="00AB1781">
        <w:t xml:space="preserve"> </w:t>
      </w:r>
      <w:r w:rsidR="00004BA4" w:rsidRPr="00AB1781">
        <w:t>will</w:t>
      </w:r>
      <w:r w:rsidRPr="00AB1781">
        <w:t xml:space="preserve"> change them like clothing</w:t>
      </w:r>
      <w:r w:rsidR="002D4349">
        <w:t>,</w:t>
      </w:r>
    </w:p>
    <w:p w14:paraId="0BD0D52B" w14:textId="77777777" w:rsidR="00EC728E" w:rsidRPr="00AB1781" w:rsidRDefault="00EC728E" w:rsidP="00EC728E">
      <w:pPr>
        <w:pStyle w:val="EnglishHangEndNoCoptic"/>
      </w:pPr>
      <w:r w:rsidRPr="00AB1781">
        <w:tab/>
        <w:t>and they will be changed.</w:t>
      </w:r>
    </w:p>
    <w:p w14:paraId="658E95D4" w14:textId="46A3836D" w:rsidR="00EC728E" w:rsidRPr="00AB1781" w:rsidRDefault="00EC728E" w:rsidP="00EC728E">
      <w:pPr>
        <w:pStyle w:val="EnglishHangNoCoptic"/>
      </w:pPr>
      <w:r w:rsidRPr="00AB1781">
        <w:t xml:space="preserve">28 But </w:t>
      </w:r>
      <w:r w:rsidR="001040C8">
        <w:t>You</w:t>
      </w:r>
      <w:r w:rsidRPr="00AB1781">
        <w:t xml:space="preserve"> </w:t>
      </w:r>
      <w:r w:rsidR="00C104A1">
        <w:t>are</w:t>
      </w:r>
      <w:r w:rsidRPr="00AB1781">
        <w:t xml:space="preserve"> the same,</w:t>
      </w:r>
    </w:p>
    <w:p w14:paraId="2A16E399" w14:textId="4CD920E5" w:rsidR="00EC728E" w:rsidRPr="00AB1781" w:rsidRDefault="00EC728E" w:rsidP="00EC728E">
      <w:pPr>
        <w:pStyle w:val="EnglishHangEndNoCoptic"/>
      </w:pPr>
      <w:r w:rsidRPr="00AB1781">
        <w:tab/>
        <w:t xml:space="preserve">and </w:t>
      </w:r>
      <w:r w:rsidR="00E570CB">
        <w:t>Your</w:t>
      </w:r>
      <w:r w:rsidRPr="00AB1781">
        <w:t xml:space="preserve"> years </w:t>
      </w:r>
      <w:r w:rsidR="002D4349">
        <w:t>will not fail</w:t>
      </w:r>
      <w:r w:rsidRPr="00AB1781">
        <w:t>.</w:t>
      </w:r>
    </w:p>
    <w:p w14:paraId="4B26288B" w14:textId="0BA51964" w:rsidR="00EC728E" w:rsidRPr="00AB1781" w:rsidRDefault="00EC728E" w:rsidP="00EC728E">
      <w:pPr>
        <w:pStyle w:val="EnglishHangNoCoptic"/>
      </w:pPr>
      <w:r w:rsidRPr="00AB1781">
        <w:t xml:space="preserve">29 The children of </w:t>
      </w:r>
      <w:r w:rsidR="00E570CB">
        <w:t>Your</w:t>
      </w:r>
      <w:r w:rsidRPr="00AB1781">
        <w:t xml:space="preserve"> servants will dwell </w:t>
      </w:r>
      <w:r w:rsidR="002D4349">
        <w:t>there</w:t>
      </w:r>
      <w:r w:rsidRPr="00AB1781">
        <w:t>,</w:t>
      </w:r>
    </w:p>
    <w:p w14:paraId="11EE2CAC" w14:textId="77F1DCF0" w:rsidR="00EC728E" w:rsidRPr="00EC728E" w:rsidRDefault="00EC728E" w:rsidP="00EC728E">
      <w:pPr>
        <w:pStyle w:val="EnglishHangEndNoCoptic"/>
      </w:pPr>
      <w:r w:rsidRPr="00AB1781">
        <w:tab/>
        <w:t>and their descendants</w:t>
      </w:r>
      <w:r w:rsidRPr="00AB1781">
        <w:rPr>
          <w:rStyle w:val="FootnoteReference"/>
        </w:rPr>
        <w:footnoteReference w:id="564"/>
      </w:r>
      <w:r w:rsidRPr="00AB1781">
        <w:t xml:space="preserve"> will be </w:t>
      </w:r>
      <w:r w:rsidR="002D4349">
        <w:t>led to prosperity</w:t>
      </w:r>
      <w:r w:rsidRPr="00AB1781">
        <w:t xml:space="preserve"> </w:t>
      </w:r>
      <w:r w:rsidR="00A8396B">
        <w:t>forever</w:t>
      </w:r>
      <w:r w:rsidRPr="00AB1781">
        <w:t>.</w:t>
      </w:r>
      <w:r w:rsidR="002D4349">
        <w:t>”</w:t>
      </w:r>
    </w:p>
    <w:p w14:paraId="79348398" w14:textId="3A978EC6" w:rsidR="00EC728E" w:rsidRPr="00AB1781" w:rsidRDefault="00EC728E" w:rsidP="00BF0205">
      <w:pPr>
        <w:pStyle w:val="Heading4"/>
      </w:pPr>
      <w:r>
        <w:t>Psalm</w:t>
      </w:r>
      <w:r w:rsidRPr="00AB1781">
        <w:t xml:space="preserve"> 102</w:t>
      </w:r>
      <w:r>
        <w:t xml:space="preserve">: </w:t>
      </w:r>
      <w:r w:rsidR="00E67F94">
        <w:t>“</w:t>
      </w:r>
      <w:r>
        <w:t>Bless the Lord, O my soul</w:t>
      </w:r>
      <w:r w:rsidR="00DA6717">
        <w:t>, and all that is within m</w:t>
      </w:r>
      <w:r w:rsidR="00E67F94">
        <w:t>e”</w:t>
      </w:r>
    </w:p>
    <w:p w14:paraId="6EA95880"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God’s Compassionate Love and Mercy</w:t>
      </w:r>
      <w:r w:rsidRPr="00AB1781">
        <w:rPr>
          <w:rStyle w:val="FootnoteReference"/>
          <w:rFonts w:ascii="Book Antiqua" w:hAnsi="Book Antiqua" w:cs="Lucida Grande"/>
          <w:b/>
          <w:bCs/>
        </w:rPr>
        <w:footnoteReference w:id="565"/>
      </w:r>
    </w:p>
    <w:p w14:paraId="71B5111F" w14:textId="77777777" w:rsidR="00EC728E" w:rsidRPr="00AB1781" w:rsidRDefault="00EC728E" w:rsidP="00EC728E">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Forgives all Sin and Heals all Disease</w:t>
      </w:r>
    </w:p>
    <w:p w14:paraId="4A5EBE62" w14:textId="77777777" w:rsidR="00EC728E" w:rsidRPr="00AB1781" w:rsidRDefault="00EC728E" w:rsidP="00EC728E">
      <w:pPr>
        <w:pStyle w:val="Rubric"/>
      </w:pPr>
      <w:r w:rsidRPr="00AB1781">
        <w:t>1 (By David)</w:t>
      </w:r>
    </w:p>
    <w:p w14:paraId="2FBA93A3" w14:textId="77777777" w:rsidR="00EC728E" w:rsidRPr="00AB1781" w:rsidRDefault="00EC728E" w:rsidP="00EC728E">
      <w:pPr>
        <w:pStyle w:val="EnglishHangNoCoptic"/>
      </w:pPr>
      <w:r w:rsidRPr="00AB1781">
        <w:t>Bless the Lord, O my soul,</w:t>
      </w:r>
    </w:p>
    <w:p w14:paraId="23BEAC7C" w14:textId="42A46D18" w:rsidR="00EC728E" w:rsidRPr="00AB1781" w:rsidRDefault="00EC728E" w:rsidP="00EC728E">
      <w:pPr>
        <w:pStyle w:val="EnglishHangEndNoCoptic"/>
      </w:pPr>
      <w:r w:rsidRPr="00AB1781">
        <w:tab/>
        <w:t>and all that is within me</w:t>
      </w:r>
      <w:r w:rsidR="00C37403">
        <w:t>, bless His holy N</w:t>
      </w:r>
      <w:r w:rsidRPr="00AB1781">
        <w:t>ame.</w:t>
      </w:r>
    </w:p>
    <w:p w14:paraId="64EBC379" w14:textId="77777777" w:rsidR="00EC728E" w:rsidRPr="00AB1781" w:rsidRDefault="00EC728E" w:rsidP="00EC728E">
      <w:pPr>
        <w:pStyle w:val="EnglishHangNoCoptic"/>
      </w:pPr>
      <w:r w:rsidRPr="00AB1781">
        <w:t>2 Bless the Lord, O my soul,</w:t>
      </w:r>
    </w:p>
    <w:p w14:paraId="43B6DC2A" w14:textId="7CBCB47F" w:rsidR="00EC728E" w:rsidRPr="00AB1781" w:rsidRDefault="00EC728E" w:rsidP="00EC728E">
      <w:pPr>
        <w:pStyle w:val="EnglishHangEndNoCoptic"/>
      </w:pPr>
      <w:r w:rsidRPr="00AB1781">
        <w:tab/>
        <w:t xml:space="preserve">and </w:t>
      </w:r>
      <w:r w:rsidR="00C37403">
        <w:t>do not forget no</w:t>
      </w:r>
      <w:r w:rsidRPr="00AB1781">
        <w:t xml:space="preserve"> His </w:t>
      </w:r>
      <w:r w:rsidR="00C37403">
        <w:t>rewards</w:t>
      </w:r>
      <w:r w:rsidR="001566BD">
        <w:t>—</w:t>
      </w:r>
    </w:p>
    <w:p w14:paraId="5928FD9D" w14:textId="2FBBA726" w:rsidR="00EC728E" w:rsidRPr="00AB1781" w:rsidRDefault="00EC728E" w:rsidP="00EC728E">
      <w:pPr>
        <w:pStyle w:val="EnglishHangNoCoptic"/>
      </w:pPr>
      <w:r w:rsidRPr="00AB1781">
        <w:t>3 Who forgives</w:t>
      </w:r>
      <w:r w:rsidR="00C37403">
        <w:t xml:space="preserve"> </w:t>
      </w:r>
      <w:r w:rsidRPr="00AB1781">
        <w:t xml:space="preserve">all your </w:t>
      </w:r>
      <w:r w:rsidR="00C37403">
        <w:t>transgressions</w:t>
      </w:r>
      <w:r w:rsidR="00C37403">
        <w:rPr>
          <w:rStyle w:val="FootnoteReference"/>
        </w:rPr>
        <w:footnoteReference w:id="566"/>
      </w:r>
      <w:r w:rsidRPr="00AB1781">
        <w:t>,</w:t>
      </w:r>
    </w:p>
    <w:p w14:paraId="14965F62" w14:textId="77777777" w:rsidR="00EC728E" w:rsidRPr="00AB1781" w:rsidRDefault="00EC728E" w:rsidP="00EC728E">
      <w:pPr>
        <w:pStyle w:val="EnglishHangEndNoCoptic"/>
      </w:pPr>
      <w:r w:rsidRPr="00AB1781">
        <w:tab/>
        <w:t>Who heals all your diseases,</w:t>
      </w:r>
    </w:p>
    <w:p w14:paraId="67D5E2EE" w14:textId="0C492E43" w:rsidR="00EC728E" w:rsidRPr="00AB1781" w:rsidRDefault="00EC728E" w:rsidP="00EC728E">
      <w:pPr>
        <w:pStyle w:val="EnglishHangNoCoptic"/>
      </w:pPr>
      <w:r w:rsidRPr="00AB1781">
        <w:t xml:space="preserve">4 Who redeems your life from </w:t>
      </w:r>
      <w:r w:rsidR="00C37403">
        <w:t>corruption</w:t>
      </w:r>
      <w:r w:rsidRPr="00AB1781">
        <w:t>,</w:t>
      </w:r>
    </w:p>
    <w:p w14:paraId="136FA45F" w14:textId="77777777" w:rsidR="00EC728E" w:rsidRPr="00AB1781" w:rsidRDefault="00EC728E" w:rsidP="00EC728E">
      <w:pPr>
        <w:pStyle w:val="EnglishHangEndNoCoptic"/>
      </w:pPr>
      <w:r w:rsidRPr="00AB1781">
        <w:tab/>
        <w:t>Who crowns you with mercy and compassion,</w:t>
      </w:r>
    </w:p>
    <w:p w14:paraId="3D01972B" w14:textId="77777777" w:rsidR="00EC728E" w:rsidRPr="00AB1781" w:rsidRDefault="00EC728E" w:rsidP="00EC728E">
      <w:pPr>
        <w:pStyle w:val="EnglishHangNoCoptic"/>
      </w:pPr>
      <w:r w:rsidRPr="00AB1781">
        <w:t>5 Who satisfies your desire with good things;</w:t>
      </w:r>
    </w:p>
    <w:p w14:paraId="0111317B" w14:textId="77777777" w:rsidR="00EC728E" w:rsidRPr="00AB1781" w:rsidRDefault="00EC728E" w:rsidP="00EC728E">
      <w:pPr>
        <w:pStyle w:val="EnglishHangEndNoCoptic"/>
      </w:pPr>
      <w:r w:rsidRPr="00AB1781">
        <w:tab/>
        <w:t>your youth will be renewed like an eagle’s.</w:t>
      </w:r>
    </w:p>
    <w:p w14:paraId="0BA3DB88" w14:textId="1F056895" w:rsidR="00EC728E" w:rsidRPr="00AB1781" w:rsidRDefault="00EC728E" w:rsidP="00EC728E">
      <w:pPr>
        <w:pStyle w:val="EnglishHangNoCoptic"/>
      </w:pPr>
      <w:r w:rsidRPr="00AB1781">
        <w:t xml:space="preserve">6 The Lord </w:t>
      </w:r>
      <w:r w:rsidR="00C37403">
        <w:t>shows</w:t>
      </w:r>
      <w:r w:rsidRPr="00AB1781">
        <w:t xml:space="preserve"> mercy and judgment</w:t>
      </w:r>
    </w:p>
    <w:p w14:paraId="2829AB74" w14:textId="77777777" w:rsidR="00EC728E" w:rsidRPr="00AB1781" w:rsidRDefault="00EC728E" w:rsidP="00EC728E">
      <w:pPr>
        <w:pStyle w:val="EnglishHangEndNoCoptic"/>
      </w:pPr>
      <w:r w:rsidRPr="00AB1781">
        <w:tab/>
        <w:t>to all who are wronged.</w:t>
      </w:r>
    </w:p>
    <w:p w14:paraId="61A34536" w14:textId="3754BC1E" w:rsidR="00EC728E" w:rsidRPr="00AB1781" w:rsidRDefault="00EC728E" w:rsidP="00EC728E">
      <w:pPr>
        <w:pStyle w:val="EnglishHangNoCoptic"/>
      </w:pPr>
      <w:r w:rsidRPr="00AB1781">
        <w:lastRenderedPageBreak/>
        <w:t xml:space="preserve">7 He made </w:t>
      </w:r>
      <w:r w:rsidR="00C37403">
        <w:t>known His ways</w:t>
      </w:r>
      <w:r w:rsidRPr="00AB1781">
        <w:t xml:space="preserve"> to Moses,</w:t>
      </w:r>
    </w:p>
    <w:p w14:paraId="4FA3166D" w14:textId="48C1A616" w:rsidR="00EC728E" w:rsidRPr="00AB1781" w:rsidRDefault="00EC728E" w:rsidP="00EC728E">
      <w:pPr>
        <w:pStyle w:val="EnglishHangEndNoCoptic"/>
      </w:pPr>
      <w:r w:rsidRPr="00AB1781">
        <w:tab/>
      </w:r>
      <w:r w:rsidR="00C37403">
        <w:t xml:space="preserve">[and] </w:t>
      </w:r>
      <w:r w:rsidRPr="00AB1781">
        <w:t>His will to the children of Israel.</w:t>
      </w:r>
      <w:r w:rsidRPr="00AB1781">
        <w:rPr>
          <w:rStyle w:val="FootnoteReference"/>
        </w:rPr>
        <w:footnoteReference w:id="567"/>
      </w:r>
    </w:p>
    <w:p w14:paraId="3EA021AC" w14:textId="77777777" w:rsidR="00EC728E" w:rsidRPr="00AB1781" w:rsidRDefault="00EC728E" w:rsidP="00EC728E">
      <w:pPr>
        <w:pStyle w:val="EnglishHangNoCoptic"/>
      </w:pPr>
      <w:r w:rsidRPr="00AB1781">
        <w:t>8 The Lord is compassionate and merciful,</w:t>
      </w:r>
    </w:p>
    <w:p w14:paraId="2038A7AA" w14:textId="308C491A" w:rsidR="00EC728E" w:rsidRPr="00AB1781" w:rsidRDefault="00EC728E" w:rsidP="00EC728E">
      <w:pPr>
        <w:pStyle w:val="EnglishHangEndNoCoptic"/>
      </w:pPr>
      <w:r w:rsidRPr="00AB1781">
        <w:tab/>
      </w:r>
      <w:r w:rsidR="00A07916">
        <w:t>Slow to anger</w:t>
      </w:r>
      <w:r w:rsidR="00B513C1">
        <w:rPr>
          <w:rStyle w:val="FootnoteReference"/>
        </w:rPr>
        <w:footnoteReference w:id="568"/>
      </w:r>
      <w:r w:rsidR="00A07916">
        <w:t>,</w:t>
      </w:r>
      <w:r w:rsidRPr="00AB1781">
        <w:t xml:space="preserve"> and </w:t>
      </w:r>
      <w:r w:rsidR="00A07916">
        <w:t>abounding it</w:t>
      </w:r>
      <w:r w:rsidRPr="00AB1781">
        <w:t xml:space="preserve"> mercy.</w:t>
      </w:r>
    </w:p>
    <w:p w14:paraId="3884F8FA" w14:textId="5800E02E" w:rsidR="00EC728E" w:rsidRPr="00AB1781" w:rsidRDefault="00EC728E" w:rsidP="00EC728E">
      <w:pPr>
        <w:pStyle w:val="EnglishHangNoCoptic"/>
      </w:pPr>
      <w:r w:rsidRPr="00AB1781">
        <w:t>9 He will not be angry</w:t>
      </w:r>
      <w:r w:rsidR="00A07916">
        <w:t xml:space="preserve"> to the end</w:t>
      </w:r>
      <w:r w:rsidRPr="00AB1781">
        <w:t>,</w:t>
      </w:r>
    </w:p>
    <w:p w14:paraId="60506EF4" w14:textId="3E3309C0" w:rsidR="00EC728E" w:rsidRPr="00AB1781" w:rsidRDefault="00EC728E" w:rsidP="00EC728E">
      <w:pPr>
        <w:pStyle w:val="EnglishHangEndNoCoptic"/>
      </w:pPr>
      <w:r w:rsidRPr="00AB1781">
        <w:tab/>
        <w:t xml:space="preserve">nor will He </w:t>
      </w:r>
      <w:r w:rsidR="00A07916">
        <w:t>be wrathful</w:t>
      </w:r>
      <w:r w:rsidRPr="00AB1781">
        <w:t xml:space="preserve"> </w:t>
      </w:r>
      <w:r w:rsidR="00A8396B">
        <w:t>forever</w:t>
      </w:r>
      <w:r w:rsidRPr="00AB1781">
        <w:t>.</w:t>
      </w:r>
    </w:p>
    <w:p w14:paraId="08BD6235" w14:textId="65D86DA5" w:rsidR="00EC728E" w:rsidRPr="00AB1781" w:rsidRDefault="00A07916" w:rsidP="00EC728E">
      <w:pPr>
        <w:pStyle w:val="EnglishHangNoCoptic"/>
      </w:pPr>
      <w:r>
        <w:t xml:space="preserve">10 He </w:t>
      </w:r>
      <w:r w:rsidR="007D1FEC">
        <w:t>has</w:t>
      </w:r>
      <w:r>
        <w:t xml:space="preserve"> not deal</w:t>
      </w:r>
      <w:r w:rsidR="007D1FEC">
        <w:t>t</w:t>
      </w:r>
      <w:r w:rsidR="00EC728E" w:rsidRPr="00AB1781">
        <w:t xml:space="preserve"> with us according to our sins,</w:t>
      </w:r>
    </w:p>
    <w:p w14:paraId="646D3D61" w14:textId="63AD2307" w:rsidR="00EC728E" w:rsidRPr="00AB1781" w:rsidRDefault="00EC728E" w:rsidP="00EC728E">
      <w:pPr>
        <w:pStyle w:val="EnglishHangEndNoCoptic"/>
      </w:pPr>
      <w:r w:rsidRPr="00AB1781">
        <w:tab/>
        <w:t xml:space="preserve">nor rewarded us according to our </w:t>
      </w:r>
      <w:r w:rsidR="00A07916">
        <w:t>transgressions,</w:t>
      </w:r>
    </w:p>
    <w:p w14:paraId="4DD89FEF" w14:textId="3F7A80E4" w:rsidR="00EC728E" w:rsidRPr="00AB1781" w:rsidRDefault="00A07916" w:rsidP="00EC728E">
      <w:pPr>
        <w:pStyle w:val="EnglishHangNoCoptic"/>
      </w:pPr>
      <w:r>
        <w:t>11 f</w:t>
      </w:r>
      <w:r w:rsidR="00EC728E" w:rsidRPr="00AB1781">
        <w:t>or as heaven is high above the earth,</w:t>
      </w:r>
    </w:p>
    <w:p w14:paraId="0A7C6AAB" w14:textId="643C151F" w:rsidR="00EC728E" w:rsidRPr="00AB1781" w:rsidRDefault="00EC728E" w:rsidP="00EC728E">
      <w:pPr>
        <w:pStyle w:val="EnglishHangEndNoCoptic"/>
      </w:pPr>
      <w:r w:rsidRPr="00AB1781">
        <w:tab/>
        <w:t>so</w:t>
      </w:r>
      <w:r w:rsidR="00A07916">
        <w:t xml:space="preserve"> the Lord strengthened His</w:t>
      </w:r>
      <w:r w:rsidRPr="00AB1781">
        <w:t xml:space="preserve"> mercy to</w:t>
      </w:r>
      <w:r w:rsidR="00A07916">
        <w:t>wards those who fear Him;</w:t>
      </w:r>
    </w:p>
    <w:p w14:paraId="6214E99A" w14:textId="66B586F7" w:rsidR="00EC728E" w:rsidRPr="00AB1781" w:rsidRDefault="00A07916" w:rsidP="00EC728E">
      <w:pPr>
        <w:pStyle w:val="EnglishHangNoCoptic"/>
      </w:pPr>
      <w:r>
        <w:t>12 a</w:t>
      </w:r>
      <w:r w:rsidR="00EC728E" w:rsidRPr="00AB1781">
        <w:t>s far as the East is from the West,</w:t>
      </w:r>
    </w:p>
    <w:p w14:paraId="57529DB9" w14:textId="375112E8" w:rsidR="00EC728E" w:rsidRPr="00AB1781" w:rsidRDefault="00EC728E" w:rsidP="00EC728E">
      <w:pPr>
        <w:pStyle w:val="EnglishHangEndNoCoptic"/>
      </w:pPr>
      <w:r w:rsidRPr="00AB1781">
        <w:tab/>
        <w:t xml:space="preserve">He </w:t>
      </w:r>
      <w:r w:rsidR="00A07916">
        <w:t>has removed</w:t>
      </w:r>
      <w:r w:rsidRPr="00AB1781">
        <w:t xml:space="preserve"> our </w:t>
      </w:r>
      <w:r w:rsidR="001566BD">
        <w:t>iniquity</w:t>
      </w:r>
      <w:r w:rsidR="001566BD">
        <w:rPr>
          <w:rStyle w:val="FootnoteReference"/>
        </w:rPr>
        <w:footnoteReference w:id="569"/>
      </w:r>
      <w:r w:rsidRPr="00AB1781">
        <w:t xml:space="preserve"> from us.</w:t>
      </w:r>
      <w:r w:rsidRPr="00AB1781">
        <w:rPr>
          <w:rStyle w:val="FootnoteReference"/>
        </w:rPr>
        <w:footnoteReference w:id="570"/>
      </w:r>
    </w:p>
    <w:p w14:paraId="1779A7D0" w14:textId="77777777" w:rsidR="00EC728E" w:rsidRPr="00AB1781" w:rsidRDefault="00EC728E" w:rsidP="00EC728E">
      <w:pPr>
        <w:pStyle w:val="EnglishHangNoCoptic"/>
      </w:pPr>
      <w:r w:rsidRPr="00AB1781">
        <w:t>13 As a father has compassion on his children,</w:t>
      </w:r>
    </w:p>
    <w:p w14:paraId="312795BA" w14:textId="3D2B7BB4" w:rsidR="00EC728E" w:rsidRPr="00AB1781" w:rsidRDefault="00EC728E" w:rsidP="00EC728E">
      <w:pPr>
        <w:pStyle w:val="EnglishHangEndNoCoptic"/>
      </w:pPr>
      <w:r w:rsidRPr="00AB1781">
        <w:tab/>
        <w:t>so the Lord has c</w:t>
      </w:r>
      <w:r w:rsidR="00A07916">
        <w:t>ompassion on those who fear Him,</w:t>
      </w:r>
    </w:p>
    <w:p w14:paraId="56A7DF21" w14:textId="5ABA7019" w:rsidR="00EC728E" w:rsidRPr="00AB1781" w:rsidRDefault="00A07916" w:rsidP="00EC728E">
      <w:pPr>
        <w:pStyle w:val="EnglishHangNoCoptic"/>
      </w:pPr>
      <w:r>
        <w:t>14 f</w:t>
      </w:r>
      <w:r w:rsidR="00EC728E" w:rsidRPr="00AB1781">
        <w:t xml:space="preserve">or He knows </w:t>
      </w:r>
      <w:r>
        <w:t>how He formed us;</w:t>
      </w:r>
    </w:p>
    <w:p w14:paraId="0127D7AC" w14:textId="55AB2CEA" w:rsidR="00EC728E" w:rsidRPr="00AB1781" w:rsidRDefault="007D1FEC" w:rsidP="00EC728E">
      <w:pPr>
        <w:pStyle w:val="EnglishHangEndNoCoptic"/>
      </w:pPr>
      <w:r>
        <w:tab/>
        <w:t>remember</w:t>
      </w:r>
      <w:r w:rsidR="00A07916">
        <w:t xml:space="preserve"> that we are dust!</w:t>
      </w:r>
    </w:p>
    <w:p w14:paraId="70899D6D" w14:textId="7897D30F" w:rsidR="00EC728E" w:rsidRPr="00AB1781" w:rsidRDefault="00EC728E" w:rsidP="00EC728E">
      <w:pPr>
        <w:pStyle w:val="EnglishHangNoCoptic"/>
      </w:pPr>
      <w:r w:rsidRPr="00AB1781">
        <w:t xml:space="preserve">15 </w:t>
      </w:r>
      <w:r w:rsidR="00417F44">
        <w:t xml:space="preserve">As for man, his days </w:t>
      </w:r>
      <w:r w:rsidRPr="00AB1781">
        <w:t xml:space="preserve">are </w:t>
      </w:r>
      <w:r w:rsidR="00417F44">
        <w:t>like grass,</w:t>
      </w:r>
    </w:p>
    <w:p w14:paraId="6A69446D" w14:textId="5A734F79" w:rsidR="00EC728E" w:rsidRPr="00AB1781" w:rsidRDefault="00EC728E" w:rsidP="00EC728E">
      <w:pPr>
        <w:pStyle w:val="EnglishHangEndNoCoptic"/>
      </w:pPr>
      <w:r w:rsidRPr="00AB1781">
        <w:tab/>
      </w:r>
      <w:r w:rsidR="00417F44">
        <w:t xml:space="preserve">Like a flower of the field, </w:t>
      </w:r>
      <w:r w:rsidRPr="00AB1781">
        <w:t>he flourishes</w:t>
      </w:r>
      <w:r w:rsidR="00417F44">
        <w:t>,</w:t>
      </w:r>
    </w:p>
    <w:p w14:paraId="6372E947" w14:textId="3557EC4D" w:rsidR="00EC728E" w:rsidRPr="00AB1781" w:rsidRDefault="00EC728E" w:rsidP="00EC728E">
      <w:pPr>
        <w:pStyle w:val="EnglishHangNoCoptic"/>
      </w:pPr>
      <w:r w:rsidRPr="00AB1781">
        <w:t xml:space="preserve">16 </w:t>
      </w:r>
      <w:r w:rsidR="00417F44">
        <w:t>for the wind</w:t>
      </w:r>
      <w:r w:rsidRPr="00AB1781">
        <w:t xml:space="preserve"> </w:t>
      </w:r>
      <w:r w:rsidR="00417F44">
        <w:t>passes through it</w:t>
      </w:r>
      <w:r w:rsidRPr="00AB1781">
        <w:t xml:space="preserve">, </w:t>
      </w:r>
      <w:r w:rsidR="00417F44">
        <w:t>and it</w:t>
      </w:r>
      <w:r w:rsidRPr="00AB1781">
        <w:t xml:space="preserve"> will not </w:t>
      </w:r>
      <w:r w:rsidR="00417F44">
        <w:t>remain</w:t>
      </w:r>
      <w:r w:rsidR="00417F44">
        <w:rPr>
          <w:rStyle w:val="FootnoteReference"/>
        </w:rPr>
        <w:footnoteReference w:id="571"/>
      </w:r>
      <w:r w:rsidRPr="00AB1781">
        <w:t>;</w:t>
      </w:r>
    </w:p>
    <w:p w14:paraId="4A6C4746" w14:textId="695C208E" w:rsidR="00EC728E" w:rsidRPr="00AB1781" w:rsidRDefault="00EC728E" w:rsidP="00EC728E">
      <w:pPr>
        <w:pStyle w:val="EnglishHangEndNoCoptic"/>
      </w:pPr>
      <w:r w:rsidRPr="00AB1781">
        <w:tab/>
        <w:t xml:space="preserve">and </w:t>
      </w:r>
      <w:r w:rsidR="00417F44">
        <w:t>it</w:t>
      </w:r>
      <w:r w:rsidRPr="00AB1781">
        <w:t xml:space="preserve"> will </w:t>
      </w:r>
      <w:r w:rsidR="00417F44">
        <w:t>no longer know its place.</w:t>
      </w:r>
    </w:p>
    <w:p w14:paraId="36F71349" w14:textId="30ADDCE8" w:rsidR="00EC728E" w:rsidRPr="00AB1781" w:rsidRDefault="00EC728E" w:rsidP="00EC728E">
      <w:pPr>
        <w:pStyle w:val="EnglishHangNoCoptic"/>
      </w:pPr>
      <w:r w:rsidRPr="00AB1781">
        <w:t xml:space="preserve">17 But the </w:t>
      </w:r>
      <w:r w:rsidR="00417F44">
        <w:t>mercy of the Lord</w:t>
      </w:r>
      <w:r w:rsidRPr="00AB1781">
        <w:t xml:space="preserve"> is </w:t>
      </w:r>
      <w:r w:rsidR="00417F44">
        <w:t>from age to age</w:t>
      </w:r>
    </w:p>
    <w:p w14:paraId="3FAB9C9B" w14:textId="4124E273" w:rsidR="00EC728E" w:rsidRDefault="00EC728E" w:rsidP="00417F44">
      <w:pPr>
        <w:pStyle w:val="EnglishHangNoCoptic"/>
      </w:pPr>
      <w:r w:rsidRPr="00AB1781">
        <w:tab/>
      </w:r>
      <w:r w:rsidR="00417F44">
        <w:t>upon</w:t>
      </w:r>
      <w:r w:rsidRPr="00AB1781">
        <w:t xml:space="preserve"> those who fear him</w:t>
      </w:r>
      <w:r w:rsidR="00417F44">
        <w:t>,</w:t>
      </w:r>
    </w:p>
    <w:p w14:paraId="79733EA1" w14:textId="06875BAC" w:rsidR="00417F44" w:rsidRPr="00EC728E" w:rsidRDefault="00417F44" w:rsidP="00417F44">
      <w:pPr>
        <w:pStyle w:val="EnglishHangEndNoCoptic"/>
        <w:ind w:firstLine="0"/>
      </w:pPr>
      <w:r>
        <w:t>a</w:t>
      </w:r>
      <w:r w:rsidRPr="00AB1781">
        <w:t xml:space="preserve">nd His </w:t>
      </w:r>
      <w:r>
        <w:t>righteousness</w:t>
      </w:r>
      <w:r w:rsidRPr="00AB1781">
        <w:t xml:space="preserve"> is upon their children’s children,</w:t>
      </w:r>
    </w:p>
    <w:p w14:paraId="63072665" w14:textId="238580CC" w:rsidR="00EC728E" w:rsidRPr="00AB1781" w:rsidRDefault="00EC728E" w:rsidP="00417F44">
      <w:pPr>
        <w:pStyle w:val="EnglishHangNoCoptic"/>
      </w:pPr>
      <w:r w:rsidRPr="00AB1781">
        <w:t>18 for those who keep His covenant</w:t>
      </w:r>
    </w:p>
    <w:p w14:paraId="2458CA3C" w14:textId="7A9B62D5" w:rsidR="00EC728E" w:rsidRPr="00EC728E" w:rsidRDefault="00EC728E" w:rsidP="00EC728E">
      <w:pPr>
        <w:pStyle w:val="EnglishHangEndNoCoptic"/>
      </w:pPr>
      <w:r w:rsidRPr="00AB1781">
        <w:tab/>
        <w:t>and remember His commandments</w:t>
      </w:r>
      <w:r w:rsidR="00417F44">
        <w:t>,</w:t>
      </w:r>
      <w:r w:rsidRPr="00AB1781">
        <w:t xml:space="preserve"> </w:t>
      </w:r>
      <w:r w:rsidR="00417F44">
        <w:t>to</w:t>
      </w:r>
      <w:r w:rsidRPr="00AB1781">
        <w:t xml:space="preserve"> do them.</w:t>
      </w:r>
    </w:p>
    <w:p w14:paraId="7D531598" w14:textId="7CB8783D" w:rsidR="00EC728E" w:rsidRPr="00AB1781" w:rsidRDefault="00EC728E" w:rsidP="00EC728E">
      <w:pPr>
        <w:pStyle w:val="EnglishHangNoCoptic"/>
      </w:pPr>
      <w:r w:rsidRPr="00AB1781">
        <w:t>19 The Lord prepared His throne in heaven,</w:t>
      </w:r>
    </w:p>
    <w:p w14:paraId="77705217" w14:textId="50AF150A" w:rsidR="00EC728E" w:rsidRPr="00AB1781" w:rsidRDefault="00EC728E" w:rsidP="00EC728E">
      <w:pPr>
        <w:pStyle w:val="EnglishHangEndNoCoptic"/>
      </w:pPr>
      <w:r w:rsidRPr="00AB1781">
        <w:tab/>
        <w:t xml:space="preserve">and His kingdom </w:t>
      </w:r>
      <w:r w:rsidR="00417F44">
        <w:t>rules over</w:t>
      </w:r>
      <w:r w:rsidRPr="00AB1781">
        <w:t xml:space="preserve"> all.</w:t>
      </w:r>
      <w:r w:rsidRPr="00AB1781">
        <w:rPr>
          <w:rStyle w:val="FootnoteReference"/>
        </w:rPr>
        <w:footnoteReference w:id="572"/>
      </w:r>
    </w:p>
    <w:p w14:paraId="2B0A2F86" w14:textId="2304E765" w:rsidR="00EC728E" w:rsidRPr="00AB1781" w:rsidRDefault="00EC728E" w:rsidP="00EC728E">
      <w:pPr>
        <w:pStyle w:val="EnglishHangNoCoptic"/>
      </w:pPr>
      <w:r w:rsidRPr="00AB1781">
        <w:t xml:space="preserve">20 Bless the Lord, all </w:t>
      </w:r>
      <w:r w:rsidR="00417F44">
        <w:t>you His angels</w:t>
      </w:r>
      <w:r w:rsidRPr="00AB1781">
        <w:t>,</w:t>
      </w:r>
    </w:p>
    <w:p w14:paraId="40CDE233" w14:textId="0E2DCC8F" w:rsidR="00EC728E" w:rsidRPr="00AB1781" w:rsidRDefault="00EC728E" w:rsidP="00EC728E">
      <w:pPr>
        <w:pStyle w:val="EnglishHangNoCoptic"/>
      </w:pPr>
      <w:r w:rsidRPr="00AB1781">
        <w:tab/>
        <w:t>who are mighty in strength, who do His word</w:t>
      </w:r>
      <w:r w:rsidR="00417F44">
        <w:t>,</w:t>
      </w:r>
    </w:p>
    <w:p w14:paraId="356B930C" w14:textId="2C1BF73F" w:rsidR="00EC728E" w:rsidRPr="00AB1781" w:rsidRDefault="00EC728E" w:rsidP="00EC728E">
      <w:pPr>
        <w:pStyle w:val="EnglishHangEndNoCoptic"/>
      </w:pPr>
      <w:r w:rsidRPr="00AB1781">
        <w:tab/>
        <w:t xml:space="preserve">and </w:t>
      </w:r>
      <w:r w:rsidR="00417F44">
        <w:t>obey</w:t>
      </w:r>
      <w:r w:rsidRPr="00AB1781">
        <w:t xml:space="preserve"> to the voice of His </w:t>
      </w:r>
      <w:r w:rsidR="00417F44">
        <w:t>words</w:t>
      </w:r>
      <w:r w:rsidRPr="00AB1781">
        <w:t>.</w:t>
      </w:r>
    </w:p>
    <w:p w14:paraId="7AF50900" w14:textId="77777777" w:rsidR="00EC728E" w:rsidRPr="00AB1781" w:rsidRDefault="00EC728E" w:rsidP="00EC728E">
      <w:pPr>
        <w:pStyle w:val="EnglishHangNoCoptic"/>
      </w:pPr>
      <w:r w:rsidRPr="00AB1781">
        <w:lastRenderedPageBreak/>
        <w:t>21 Bless the Lord, all His Hosts,</w:t>
      </w:r>
    </w:p>
    <w:p w14:paraId="25673672" w14:textId="77777777" w:rsidR="00EC728E" w:rsidRPr="00AB1781" w:rsidRDefault="00EC728E" w:rsidP="00EC728E">
      <w:pPr>
        <w:pStyle w:val="EnglishHangEndNoCoptic"/>
      </w:pPr>
      <w:r w:rsidRPr="00AB1781">
        <w:tab/>
        <w:t>His ministers who do His will.</w:t>
      </w:r>
    </w:p>
    <w:p w14:paraId="03A06732" w14:textId="77777777" w:rsidR="00EC728E" w:rsidRPr="00AB1781" w:rsidRDefault="00EC728E" w:rsidP="00EC728E">
      <w:pPr>
        <w:pStyle w:val="EnglishHangNoCoptic"/>
      </w:pPr>
      <w:r w:rsidRPr="00AB1781">
        <w:t>22 Bless the Lord, all His works,</w:t>
      </w:r>
    </w:p>
    <w:p w14:paraId="3BA389FC" w14:textId="77777777" w:rsidR="00EC728E" w:rsidRPr="00AB1781" w:rsidRDefault="00EC728E" w:rsidP="00EC728E">
      <w:pPr>
        <w:pStyle w:val="EnglishHangNoCoptic"/>
      </w:pPr>
      <w:r w:rsidRPr="00AB1781">
        <w:tab/>
        <w:t>in every place of His dominion.</w:t>
      </w:r>
    </w:p>
    <w:p w14:paraId="0BF15175" w14:textId="77777777" w:rsidR="00EC728E" w:rsidRPr="00EC728E" w:rsidRDefault="00EC728E" w:rsidP="00EC728E">
      <w:pPr>
        <w:pStyle w:val="EnglishHangEndNoCoptic"/>
      </w:pPr>
      <w:r w:rsidRPr="00AB1781">
        <w:tab/>
        <w:t>Bless the Lord, O my soul.</w:t>
      </w:r>
    </w:p>
    <w:p w14:paraId="06D52C1E" w14:textId="3B0A2C6D" w:rsidR="00924D0C" w:rsidRDefault="00924D0C" w:rsidP="00924D0C">
      <w:pPr>
        <w:pStyle w:val="Rubric"/>
      </w:pPr>
      <w:r>
        <w:t>Glory…</w:t>
      </w:r>
    </w:p>
    <w:p w14:paraId="43CE9EDD" w14:textId="34573AF9" w:rsidR="00EC728E" w:rsidRPr="00AB1781" w:rsidRDefault="00DA6717" w:rsidP="00BF0205">
      <w:pPr>
        <w:pStyle w:val="Heading4"/>
      </w:pPr>
      <w:r>
        <w:t>Psalm</w:t>
      </w:r>
      <w:r w:rsidR="00EC728E" w:rsidRPr="00AB1781">
        <w:t xml:space="preserve"> 103</w:t>
      </w:r>
      <w:r>
        <w:t xml:space="preserve">: </w:t>
      </w:r>
      <w:r w:rsidR="00E67F94">
        <w:t>“</w:t>
      </w:r>
      <w:r>
        <w:t>Bless the Lord, O my soul. O Lord my Go</w:t>
      </w:r>
      <w:r w:rsidR="00E67F94">
        <w:t>d”</w:t>
      </w:r>
    </w:p>
    <w:p w14:paraId="78FBB1B5"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Wonders of Creation and God’s Constant Care</w:t>
      </w:r>
    </w:p>
    <w:p w14:paraId="6ADD5520"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All Look to </w:t>
      </w:r>
      <w:r w:rsidR="001040C8">
        <w:rPr>
          <w:rFonts w:ascii="Book Antiqua" w:hAnsi="Book Antiqua" w:cs="Lucida Grande"/>
          <w:b/>
          <w:bCs/>
        </w:rPr>
        <w:t>You</w:t>
      </w:r>
    </w:p>
    <w:p w14:paraId="4817ADE0" w14:textId="77777777" w:rsidR="00EC728E" w:rsidRPr="00AB1781" w:rsidRDefault="00EC728E" w:rsidP="00DA6717">
      <w:pPr>
        <w:pStyle w:val="Rubric"/>
      </w:pPr>
      <w:r w:rsidRPr="00AB1781">
        <w:t>1 (By David)</w:t>
      </w:r>
    </w:p>
    <w:p w14:paraId="4F7650F4" w14:textId="77777777" w:rsidR="00EC728E" w:rsidRPr="00AB1781" w:rsidRDefault="00EC728E" w:rsidP="00DA6717">
      <w:pPr>
        <w:pStyle w:val="EnglishHangNoCoptic"/>
      </w:pPr>
      <w:r w:rsidRPr="00AB1781">
        <w:t>Bless the Lord, O my soul.</w:t>
      </w:r>
    </w:p>
    <w:p w14:paraId="090C6DAC" w14:textId="65226E41" w:rsidR="00EC728E" w:rsidRPr="00AB1781" w:rsidRDefault="00EC728E" w:rsidP="00DA6717">
      <w:pPr>
        <w:pStyle w:val="EnglishHangNoCoptic"/>
      </w:pPr>
      <w:r w:rsidRPr="00AB1781">
        <w:tab/>
        <w:t xml:space="preserve">O Lord my God, </w:t>
      </w:r>
      <w:r w:rsidR="001040C8">
        <w:t>You</w:t>
      </w:r>
      <w:r w:rsidRPr="00AB1781">
        <w:t xml:space="preserve"> </w:t>
      </w:r>
      <w:r w:rsidR="00004BA4" w:rsidRPr="00AB1781">
        <w:t>are</w:t>
      </w:r>
      <w:r w:rsidRPr="00AB1781">
        <w:t xml:space="preserve"> </w:t>
      </w:r>
      <w:r w:rsidR="00342E73">
        <w:t>exceedingly</w:t>
      </w:r>
      <w:r w:rsidRPr="00AB1781">
        <w:t xml:space="preserve"> </w:t>
      </w:r>
      <w:r w:rsidR="00342E73">
        <w:t>magnified</w:t>
      </w:r>
      <w:r w:rsidR="00342E73">
        <w:rPr>
          <w:rStyle w:val="FootnoteReference"/>
        </w:rPr>
        <w:footnoteReference w:id="573"/>
      </w:r>
      <w:r w:rsidRPr="00AB1781">
        <w:t>.</w:t>
      </w:r>
    </w:p>
    <w:p w14:paraId="3CD80878" w14:textId="6D401C05" w:rsidR="00EC728E" w:rsidRPr="00AB1781" w:rsidRDefault="00EC728E" w:rsidP="00DA6717">
      <w:pPr>
        <w:pStyle w:val="EnglishHangEndNoCoptic"/>
      </w:pPr>
      <w:r w:rsidRPr="00AB1781">
        <w:tab/>
      </w:r>
      <w:r w:rsidR="001040C8">
        <w:t>You</w:t>
      </w:r>
      <w:r w:rsidRPr="00AB1781">
        <w:t xml:space="preserve"> </w:t>
      </w:r>
      <w:r w:rsidR="00C104A1">
        <w:t>are</w:t>
      </w:r>
      <w:r w:rsidRPr="00AB1781">
        <w:t xml:space="preserve"> clothed with </w:t>
      </w:r>
      <w:r w:rsidR="00342E73">
        <w:t>confession</w:t>
      </w:r>
      <w:r w:rsidR="00342E73">
        <w:rPr>
          <w:rStyle w:val="FootnoteReference"/>
        </w:rPr>
        <w:footnoteReference w:id="574"/>
      </w:r>
      <w:r w:rsidRPr="00AB1781">
        <w:t xml:space="preserve"> and splendor,</w:t>
      </w:r>
    </w:p>
    <w:p w14:paraId="46C9CB25" w14:textId="77777777" w:rsidR="00EC728E" w:rsidRPr="00AB1781" w:rsidRDefault="00EC728E" w:rsidP="00DA6717">
      <w:pPr>
        <w:pStyle w:val="EnglishHangNoCoptic"/>
      </w:pPr>
      <w:r w:rsidRPr="00AB1781">
        <w:t xml:space="preserve">2 wrapping </w:t>
      </w:r>
      <w:r w:rsidR="00556387">
        <w:t>Yourself</w:t>
      </w:r>
      <w:r w:rsidRPr="00AB1781">
        <w:t xml:space="preserve"> in light for a garment,</w:t>
      </w:r>
    </w:p>
    <w:p w14:paraId="46832554" w14:textId="2C29DAC6" w:rsidR="00EC728E" w:rsidRPr="00AB1781" w:rsidRDefault="00EC728E" w:rsidP="00DA6717">
      <w:pPr>
        <w:pStyle w:val="EnglishHangEndNoCoptic"/>
      </w:pPr>
      <w:r w:rsidRPr="00AB1781">
        <w:tab/>
        <w:t>str</w:t>
      </w:r>
      <w:r w:rsidR="00342E73">
        <w:t>etching out the sky like a skin;</w:t>
      </w:r>
      <w:r w:rsidRPr="00AB1781">
        <w:rPr>
          <w:rStyle w:val="FootnoteReference"/>
        </w:rPr>
        <w:footnoteReference w:id="575"/>
      </w:r>
    </w:p>
    <w:p w14:paraId="303BEE05" w14:textId="06735257" w:rsidR="00EC728E" w:rsidRPr="00AB1781" w:rsidRDefault="00EC728E" w:rsidP="00DA6717">
      <w:pPr>
        <w:pStyle w:val="EnglishHangNoCoptic"/>
      </w:pPr>
      <w:r w:rsidRPr="00AB1781">
        <w:t xml:space="preserve">3 </w:t>
      </w:r>
      <w:r w:rsidR="00342E73">
        <w:t xml:space="preserve">He </w:t>
      </w:r>
      <w:r w:rsidRPr="00AB1781">
        <w:t xml:space="preserve">Who covers His upper </w:t>
      </w:r>
      <w:r w:rsidR="00342E73">
        <w:t>chambers</w:t>
      </w:r>
      <w:r w:rsidRPr="00AB1781">
        <w:t xml:space="preserve"> with waters,</w:t>
      </w:r>
    </w:p>
    <w:p w14:paraId="0626FBE1" w14:textId="26FE0EB7" w:rsidR="00EC728E" w:rsidRPr="00AB1781" w:rsidRDefault="00EC728E" w:rsidP="00DA6717">
      <w:pPr>
        <w:pStyle w:val="EnglishHangNoCoptic"/>
      </w:pPr>
      <w:r w:rsidRPr="00AB1781">
        <w:tab/>
        <w:t xml:space="preserve">Who </w:t>
      </w:r>
      <w:r w:rsidR="00342E73">
        <w:t>appoints</w:t>
      </w:r>
      <w:r w:rsidRPr="00AB1781">
        <w:t xml:space="preserve"> the clouds </w:t>
      </w:r>
      <w:r w:rsidR="00394CC7">
        <w:t xml:space="preserve">for </w:t>
      </w:r>
      <w:r w:rsidRPr="00AB1781">
        <w:t xml:space="preserve">His </w:t>
      </w:r>
      <w:r w:rsidR="00342E73">
        <w:t>going forth</w:t>
      </w:r>
      <w:r w:rsidR="00342E73">
        <w:rPr>
          <w:rStyle w:val="FootnoteReference"/>
        </w:rPr>
        <w:footnoteReference w:id="576"/>
      </w:r>
      <w:r w:rsidRPr="00AB1781">
        <w:t>,</w:t>
      </w:r>
    </w:p>
    <w:p w14:paraId="209993D9" w14:textId="77777777" w:rsidR="00EC728E" w:rsidRPr="00AB1781" w:rsidRDefault="00EC728E" w:rsidP="00DA6717">
      <w:pPr>
        <w:pStyle w:val="EnglishHangEndNoCoptic"/>
      </w:pPr>
      <w:r w:rsidRPr="00AB1781">
        <w:tab/>
        <w:t>Who walks on the wings of the winds,</w:t>
      </w:r>
    </w:p>
    <w:p w14:paraId="3EC9ACA5" w14:textId="1A08E900" w:rsidR="00EC728E" w:rsidRPr="00AB1781" w:rsidRDefault="00EC728E" w:rsidP="00DA6717">
      <w:pPr>
        <w:pStyle w:val="EnglishHangNoCoptic"/>
      </w:pPr>
      <w:r w:rsidRPr="00AB1781">
        <w:t>4 Who makes spirits His Angels</w:t>
      </w:r>
      <w:r w:rsidR="00342E73">
        <w:rPr>
          <w:rStyle w:val="FootnoteReference"/>
        </w:rPr>
        <w:footnoteReference w:id="577"/>
      </w:r>
      <w:r w:rsidRPr="00AB1781">
        <w:t>,</w:t>
      </w:r>
    </w:p>
    <w:p w14:paraId="59F1145A" w14:textId="3D076345" w:rsidR="00EC728E" w:rsidRPr="00AB1781" w:rsidRDefault="00EC728E" w:rsidP="00DA6717">
      <w:pPr>
        <w:pStyle w:val="EnglishHangEndNoCoptic"/>
      </w:pPr>
      <w:r w:rsidRPr="00AB1781">
        <w:tab/>
        <w:t xml:space="preserve">and His </w:t>
      </w:r>
      <w:r w:rsidR="00342E73">
        <w:t>ministers</w:t>
      </w:r>
      <w:r w:rsidR="00342E73">
        <w:rPr>
          <w:rStyle w:val="FootnoteReference"/>
        </w:rPr>
        <w:footnoteReference w:id="578"/>
      </w:r>
      <w:r w:rsidR="00342E73">
        <w:t xml:space="preserve"> flames of fire.</w:t>
      </w:r>
      <w:r w:rsidRPr="00AB1781">
        <w:rPr>
          <w:rStyle w:val="FootnoteReference"/>
        </w:rPr>
        <w:footnoteReference w:id="579"/>
      </w:r>
    </w:p>
    <w:p w14:paraId="10A69571" w14:textId="6E16F370" w:rsidR="00EC728E" w:rsidRPr="00AB1781" w:rsidRDefault="00342E73" w:rsidP="00DA6717">
      <w:pPr>
        <w:pStyle w:val="EnglishHangNoCoptic"/>
      </w:pPr>
      <w:r>
        <w:t>5 He established</w:t>
      </w:r>
      <w:r w:rsidR="00EC728E" w:rsidRPr="00AB1781">
        <w:t xml:space="preserve"> the earth on its </w:t>
      </w:r>
      <w:r>
        <w:t>foundation</w:t>
      </w:r>
      <w:r>
        <w:rPr>
          <w:rStyle w:val="FootnoteReference"/>
        </w:rPr>
        <w:footnoteReference w:id="580"/>
      </w:r>
      <w:r w:rsidR="00EC728E" w:rsidRPr="00AB1781">
        <w:t>;</w:t>
      </w:r>
    </w:p>
    <w:p w14:paraId="61BFD43C" w14:textId="00C35FF0" w:rsidR="00EC728E" w:rsidRPr="00AB1781" w:rsidRDefault="00EC728E" w:rsidP="00DA6717">
      <w:pPr>
        <w:pStyle w:val="EnglishHangEndNoCoptic"/>
      </w:pPr>
      <w:r w:rsidRPr="00AB1781">
        <w:tab/>
        <w:t xml:space="preserve">it will </w:t>
      </w:r>
      <w:r w:rsidR="00342E73">
        <w:t>not</w:t>
      </w:r>
      <w:r w:rsidRPr="00AB1781">
        <w:t xml:space="preserve"> </w:t>
      </w:r>
      <w:r w:rsidR="00342E73">
        <w:t>be moved</w:t>
      </w:r>
      <w:r w:rsidR="00342E73">
        <w:rPr>
          <w:rStyle w:val="FootnoteReference"/>
        </w:rPr>
        <w:footnoteReference w:id="581"/>
      </w:r>
      <w:r w:rsidRPr="00AB1781">
        <w:t xml:space="preserve"> </w:t>
      </w:r>
      <w:r w:rsidR="00342E73">
        <w:t>unto ages of ages</w:t>
      </w:r>
      <w:r w:rsidRPr="00AB1781">
        <w:t>.</w:t>
      </w:r>
    </w:p>
    <w:p w14:paraId="173DE6E1" w14:textId="18FB951C" w:rsidR="00EC728E" w:rsidRPr="00AB1781" w:rsidRDefault="00EC728E" w:rsidP="00DA6717">
      <w:pPr>
        <w:pStyle w:val="EnglishHangNoCoptic"/>
      </w:pPr>
      <w:r w:rsidRPr="00AB1781">
        <w:t xml:space="preserve">6 The deep </w:t>
      </w:r>
      <w:r w:rsidR="00342E73">
        <w:t xml:space="preserve">is His covering </w:t>
      </w:r>
      <w:r w:rsidRPr="00AB1781">
        <w:t>like a garment;</w:t>
      </w:r>
    </w:p>
    <w:p w14:paraId="3CCEFA7D" w14:textId="1D0D4756" w:rsidR="00EC728E" w:rsidRPr="00AB1781" w:rsidRDefault="00EC728E" w:rsidP="00DA6717">
      <w:pPr>
        <w:pStyle w:val="EnglishHangEndNoCoptic"/>
      </w:pPr>
      <w:r w:rsidRPr="00AB1781">
        <w:tab/>
      </w:r>
      <w:r w:rsidR="00342E73">
        <w:t>The waters will stand above</w:t>
      </w:r>
      <w:r w:rsidRPr="00AB1781">
        <w:t xml:space="preserve"> the mountains.</w:t>
      </w:r>
    </w:p>
    <w:p w14:paraId="6B6C6274" w14:textId="39D0274B" w:rsidR="00EC728E" w:rsidRPr="00AB1781" w:rsidRDefault="00EC728E" w:rsidP="00DA6717">
      <w:pPr>
        <w:pStyle w:val="EnglishHangNoCoptic"/>
      </w:pPr>
      <w:r w:rsidRPr="00AB1781">
        <w:lastRenderedPageBreak/>
        <w:t xml:space="preserve">7 At </w:t>
      </w:r>
      <w:r w:rsidR="00E570CB">
        <w:t>Your</w:t>
      </w:r>
      <w:r w:rsidRPr="00AB1781">
        <w:t xml:space="preserve"> rebuke they </w:t>
      </w:r>
      <w:r w:rsidR="006A0F54">
        <w:t xml:space="preserve">will </w:t>
      </w:r>
      <w:r w:rsidRPr="00AB1781">
        <w:t>flee,</w:t>
      </w:r>
    </w:p>
    <w:p w14:paraId="3809DC33" w14:textId="3D747988" w:rsidR="00EC728E" w:rsidRPr="00AB1781" w:rsidRDefault="00EC728E" w:rsidP="00DA6717">
      <w:pPr>
        <w:pStyle w:val="EnglishHangEndNoCoptic"/>
      </w:pPr>
      <w:r w:rsidRPr="00AB1781">
        <w:tab/>
        <w:t xml:space="preserve">at the </w:t>
      </w:r>
      <w:r w:rsidR="006A0F54">
        <w:t>sound</w:t>
      </w:r>
      <w:r w:rsidRPr="00AB1781">
        <w:t xml:space="preserve"> of </w:t>
      </w:r>
      <w:r w:rsidR="00E570CB">
        <w:t>Your</w:t>
      </w:r>
      <w:r w:rsidRPr="00AB1781">
        <w:t xml:space="preserve"> thunder they </w:t>
      </w:r>
      <w:r w:rsidR="006A0F54">
        <w:t>will cower with fright</w:t>
      </w:r>
      <w:r w:rsidRPr="00AB1781">
        <w:t>.</w:t>
      </w:r>
    </w:p>
    <w:p w14:paraId="6D516545" w14:textId="6D2BD58B" w:rsidR="00EC728E" w:rsidRPr="00AB1781" w:rsidRDefault="00EC728E" w:rsidP="00DA6717">
      <w:pPr>
        <w:pStyle w:val="EnglishHangNoCoptic"/>
      </w:pPr>
      <w:r w:rsidRPr="00AB1781">
        <w:t xml:space="preserve">8 </w:t>
      </w:r>
      <w:r w:rsidR="006A0F54">
        <w:t>The Mountains rise up, and the plains sink down</w:t>
      </w:r>
    </w:p>
    <w:p w14:paraId="66A6F29D" w14:textId="3E95E30A" w:rsidR="00EC728E" w:rsidRPr="00DA6717" w:rsidRDefault="00EC728E" w:rsidP="00DA6717">
      <w:pPr>
        <w:pStyle w:val="EnglishHangEndNoCoptic"/>
      </w:pPr>
      <w:r w:rsidRPr="00AB1781">
        <w:tab/>
        <w:t xml:space="preserve">to the place </w:t>
      </w:r>
      <w:r w:rsidR="001040C8">
        <w:t>You</w:t>
      </w:r>
      <w:r w:rsidRPr="00AB1781">
        <w:t xml:space="preserve"> appointed</w:t>
      </w:r>
      <w:r w:rsidR="006A0F54">
        <w:rPr>
          <w:rStyle w:val="FootnoteReference"/>
        </w:rPr>
        <w:footnoteReference w:id="582"/>
      </w:r>
      <w:r w:rsidRPr="00AB1781">
        <w:t xml:space="preserve"> for them.</w:t>
      </w:r>
    </w:p>
    <w:p w14:paraId="2DB65644" w14:textId="77553632" w:rsidR="00EC728E" w:rsidRPr="00AB1781" w:rsidRDefault="00EC728E" w:rsidP="00DA6717">
      <w:pPr>
        <w:pStyle w:val="EnglishHangNoCoptic"/>
      </w:pPr>
      <w:r w:rsidRPr="00AB1781">
        <w:t xml:space="preserve">9 </w:t>
      </w:r>
      <w:r w:rsidR="001040C8">
        <w:t>You</w:t>
      </w:r>
      <w:r w:rsidRPr="00AB1781">
        <w:t xml:space="preserve"> set a bound they </w:t>
      </w:r>
      <w:r w:rsidR="006A0F54">
        <w:t>will not</w:t>
      </w:r>
      <w:r w:rsidRPr="00AB1781">
        <w:t xml:space="preserve"> pass,</w:t>
      </w:r>
    </w:p>
    <w:p w14:paraId="47183164" w14:textId="2FDCA1AB" w:rsidR="00EC728E" w:rsidRPr="00AB1781" w:rsidRDefault="00EC728E" w:rsidP="00DA6717">
      <w:pPr>
        <w:pStyle w:val="EnglishHangEndNoCoptic"/>
      </w:pPr>
      <w:r w:rsidRPr="00AB1781">
        <w:tab/>
        <w:t xml:space="preserve">they </w:t>
      </w:r>
      <w:r w:rsidR="006A0F54">
        <w:t>will not</w:t>
      </w:r>
      <w:r w:rsidRPr="00AB1781">
        <w:t xml:space="preserve"> return to cover the earth.</w:t>
      </w:r>
    </w:p>
    <w:p w14:paraId="062B9622" w14:textId="5F5541CB" w:rsidR="00EC728E" w:rsidRPr="00AB1781" w:rsidRDefault="00EC728E" w:rsidP="00DA6717">
      <w:pPr>
        <w:pStyle w:val="EnglishHangNoCoptic"/>
      </w:pPr>
      <w:r w:rsidRPr="00AB1781">
        <w:t xml:space="preserve">10 </w:t>
      </w:r>
      <w:r w:rsidR="006A0F54">
        <w:t xml:space="preserve">[You are] </w:t>
      </w:r>
      <w:r w:rsidRPr="00AB1781">
        <w:t xml:space="preserve">He </w:t>
      </w:r>
      <w:r w:rsidR="006A0F54">
        <w:t>Who makes springs gush</w:t>
      </w:r>
      <w:r w:rsidRPr="00AB1781">
        <w:t xml:space="preserve"> down </w:t>
      </w:r>
      <w:r w:rsidR="006A0F54">
        <w:t xml:space="preserve">into </w:t>
      </w:r>
      <w:r w:rsidRPr="00AB1781">
        <w:t>ravines;</w:t>
      </w:r>
    </w:p>
    <w:p w14:paraId="512B50CB" w14:textId="4F40235E" w:rsidR="00EC728E" w:rsidRPr="00AB1781" w:rsidRDefault="00EC728E" w:rsidP="00DA6717">
      <w:pPr>
        <w:pStyle w:val="EnglishHangEndNoCoptic"/>
      </w:pPr>
      <w:r w:rsidRPr="00AB1781">
        <w:tab/>
        <w:t xml:space="preserve">the waters </w:t>
      </w:r>
      <w:r w:rsidR="006A0F54">
        <w:t>will flow</w:t>
      </w:r>
      <w:r w:rsidRPr="00AB1781">
        <w:t xml:space="preserve"> between the mountains.</w:t>
      </w:r>
    </w:p>
    <w:p w14:paraId="05C76FAA" w14:textId="0262F41D" w:rsidR="00EC728E" w:rsidRPr="00AB1781" w:rsidRDefault="00EC728E" w:rsidP="00DA6717">
      <w:pPr>
        <w:pStyle w:val="EnglishHangNoCoptic"/>
      </w:pPr>
      <w:r w:rsidRPr="00AB1781">
        <w:t xml:space="preserve">11 They </w:t>
      </w:r>
      <w:r w:rsidR="006A0F54">
        <w:t xml:space="preserve">will </w:t>
      </w:r>
      <w:r w:rsidRPr="00AB1781">
        <w:t>give drink to all the beasts of the field;</w:t>
      </w:r>
    </w:p>
    <w:p w14:paraId="4F138028" w14:textId="0CDA0612" w:rsidR="00EC728E" w:rsidRPr="00AB1781" w:rsidRDefault="00EC728E" w:rsidP="00DA6717">
      <w:pPr>
        <w:pStyle w:val="EnglishHangEndNoCoptic"/>
      </w:pPr>
      <w:r w:rsidRPr="00AB1781">
        <w:tab/>
        <w:t xml:space="preserve">wild asses </w:t>
      </w:r>
      <w:r w:rsidR="006A0F54">
        <w:t>will quench</w:t>
      </w:r>
      <w:r w:rsidRPr="00AB1781">
        <w:t xml:space="preserve"> their thirst.</w:t>
      </w:r>
    </w:p>
    <w:p w14:paraId="3A286F99" w14:textId="4AB285BC" w:rsidR="00EC728E" w:rsidRPr="00AB1781" w:rsidRDefault="00EC728E" w:rsidP="00DA6717">
      <w:pPr>
        <w:pStyle w:val="EnglishHangNoCoptic"/>
      </w:pPr>
      <w:r w:rsidRPr="00AB1781">
        <w:t xml:space="preserve">12 The birds of heaven </w:t>
      </w:r>
      <w:r w:rsidR="006A0F54">
        <w:t>will dwell</w:t>
      </w:r>
      <w:r w:rsidRPr="00AB1781">
        <w:t xml:space="preserve"> on them;</w:t>
      </w:r>
    </w:p>
    <w:p w14:paraId="3C4E1E18" w14:textId="6F790F99" w:rsidR="00EC728E" w:rsidRPr="00AB1781" w:rsidRDefault="00EC728E" w:rsidP="00DA6717">
      <w:pPr>
        <w:pStyle w:val="EnglishHangEndNoCoptic"/>
      </w:pPr>
      <w:r w:rsidRPr="00AB1781">
        <w:tab/>
      </w:r>
      <w:r w:rsidR="006A0F54">
        <w:t xml:space="preserve">they will sing from </w:t>
      </w:r>
      <w:r w:rsidRPr="00AB1781">
        <w:t>among the rocks.</w:t>
      </w:r>
    </w:p>
    <w:p w14:paraId="1BE54C92" w14:textId="4E8F0DA8" w:rsidR="00EC728E" w:rsidRPr="00AB1781" w:rsidRDefault="00EC728E" w:rsidP="00DA6717">
      <w:pPr>
        <w:pStyle w:val="EnglishHangNoCoptic"/>
      </w:pPr>
      <w:r w:rsidRPr="00AB1781">
        <w:t xml:space="preserve">13 </w:t>
      </w:r>
      <w:r w:rsidR="001040C8">
        <w:t>You</w:t>
      </w:r>
      <w:r w:rsidRPr="00AB1781">
        <w:t xml:space="preserve"> </w:t>
      </w:r>
      <w:r w:rsidR="006A0F54">
        <w:t xml:space="preserve">are He Who </w:t>
      </w:r>
      <w:r w:rsidR="00004BA4">
        <w:t>water</w:t>
      </w:r>
      <w:r w:rsidR="006A0F54">
        <w:t>s</w:t>
      </w:r>
      <w:r w:rsidRPr="00AB1781">
        <w:t xml:space="preserve"> mountains from </w:t>
      </w:r>
      <w:r w:rsidR="006A0F54">
        <w:t>His higher places</w:t>
      </w:r>
      <w:r w:rsidRPr="00AB1781">
        <w:t>;</w:t>
      </w:r>
    </w:p>
    <w:p w14:paraId="46B74C50" w14:textId="6263CCA6" w:rsidR="00EC728E" w:rsidRPr="00AB1781" w:rsidRDefault="00EC728E" w:rsidP="00DA6717">
      <w:pPr>
        <w:pStyle w:val="EnglishHangEndNoCoptic"/>
      </w:pPr>
      <w:r w:rsidRPr="00AB1781">
        <w:tab/>
        <w:t xml:space="preserve">the earth is </w:t>
      </w:r>
      <w:r w:rsidR="006A0F54">
        <w:t>satisfied</w:t>
      </w:r>
      <w:r w:rsidRPr="00AB1781">
        <w:t xml:space="preserve"> with the fruit of </w:t>
      </w:r>
      <w:r w:rsidR="00E570CB">
        <w:t>Your</w:t>
      </w:r>
      <w:r w:rsidRPr="00AB1781">
        <w:t xml:space="preserve"> works.</w:t>
      </w:r>
    </w:p>
    <w:p w14:paraId="00F779A6" w14:textId="5E3A3A92" w:rsidR="00EC728E" w:rsidRPr="00AB1781" w:rsidRDefault="00EC728E" w:rsidP="00DA6717">
      <w:pPr>
        <w:pStyle w:val="EnglishHangNoCoptic"/>
      </w:pPr>
      <w:r w:rsidRPr="00AB1781">
        <w:t xml:space="preserve">14 </w:t>
      </w:r>
      <w:r w:rsidR="006A0F54">
        <w:t xml:space="preserve">You are </w:t>
      </w:r>
      <w:r w:rsidRPr="00AB1781">
        <w:t xml:space="preserve">He </w:t>
      </w:r>
      <w:r w:rsidR="006A0F54">
        <w:t xml:space="preserve">Who </w:t>
      </w:r>
      <w:r w:rsidRPr="00AB1781">
        <w:t xml:space="preserve">makes grass </w:t>
      </w:r>
      <w:r w:rsidR="006A0F54">
        <w:t>grow</w:t>
      </w:r>
      <w:r w:rsidRPr="00AB1781">
        <w:t xml:space="preserve"> for the cattle</w:t>
      </w:r>
      <w:r w:rsidR="006A0F54">
        <w:t>,</w:t>
      </w:r>
    </w:p>
    <w:p w14:paraId="31028DF4" w14:textId="67F5CE94" w:rsidR="00EC728E" w:rsidRPr="00AB1781" w:rsidRDefault="00EC728E" w:rsidP="00DA6717">
      <w:pPr>
        <w:pStyle w:val="EnglishHangNoCoptic"/>
      </w:pPr>
      <w:r w:rsidRPr="00AB1781">
        <w:tab/>
        <w:t xml:space="preserve">and plants </w:t>
      </w:r>
      <w:r w:rsidR="006A0F54">
        <w:t>for the service of man,</w:t>
      </w:r>
    </w:p>
    <w:p w14:paraId="4A0C8968" w14:textId="588B3086" w:rsidR="00EC728E" w:rsidRPr="00AB1781" w:rsidRDefault="00EC728E" w:rsidP="00DA6717">
      <w:pPr>
        <w:pStyle w:val="EnglishHangEndNoCoptic"/>
      </w:pPr>
      <w:r w:rsidRPr="00AB1781">
        <w:tab/>
        <w:t xml:space="preserve">to </w:t>
      </w:r>
      <w:r w:rsidR="006A0F54">
        <w:t>bring forth bread from the earth;</w:t>
      </w:r>
    </w:p>
    <w:p w14:paraId="5E002FDC" w14:textId="3A933235" w:rsidR="00EC728E" w:rsidRPr="00AB1781" w:rsidRDefault="00EC728E" w:rsidP="00DA6717">
      <w:pPr>
        <w:pStyle w:val="EnglishHangNoCoptic"/>
      </w:pPr>
      <w:r w:rsidRPr="00AB1781">
        <w:t xml:space="preserve">15 </w:t>
      </w:r>
      <w:r w:rsidR="006A0F54">
        <w:t>and</w:t>
      </w:r>
      <w:r w:rsidRPr="00AB1781">
        <w:t xml:space="preserve"> wine </w:t>
      </w:r>
      <w:r w:rsidR="006A0F54">
        <w:t>gladdens</w:t>
      </w:r>
      <w:r w:rsidRPr="00AB1781">
        <w:t xml:space="preserve"> the heart of man,</w:t>
      </w:r>
    </w:p>
    <w:p w14:paraId="4839019C" w14:textId="77777777" w:rsidR="00EC728E" w:rsidRPr="00AB1781" w:rsidRDefault="00EC728E" w:rsidP="00DA6717">
      <w:pPr>
        <w:pStyle w:val="EnglishHangNoCoptic"/>
      </w:pPr>
      <w:r w:rsidRPr="00AB1781">
        <w:tab/>
        <w:t>that his face may shine with oil,</w:t>
      </w:r>
    </w:p>
    <w:p w14:paraId="4DFF8CB8" w14:textId="77777777" w:rsidR="00EC728E" w:rsidRPr="00AB1781" w:rsidRDefault="00EC728E" w:rsidP="00DA6717">
      <w:pPr>
        <w:pStyle w:val="EnglishHangEndNoCoptic"/>
      </w:pPr>
      <w:r w:rsidRPr="00AB1781">
        <w:tab/>
        <w:t>and bread sustain man’s heart.</w:t>
      </w:r>
    </w:p>
    <w:p w14:paraId="5FC660E2" w14:textId="71890995" w:rsidR="00EC728E" w:rsidRPr="00AB1781" w:rsidRDefault="00EC728E" w:rsidP="00DA6717">
      <w:pPr>
        <w:pStyle w:val="EnglishHangNoCoptic"/>
      </w:pPr>
      <w:r w:rsidRPr="00AB1781">
        <w:t xml:space="preserve">16 The trees of the plain </w:t>
      </w:r>
      <w:r w:rsidR="006A0F54">
        <w:t>will be fed</w:t>
      </w:r>
      <w:r w:rsidRPr="00AB1781">
        <w:t>,</w:t>
      </w:r>
    </w:p>
    <w:p w14:paraId="587FA979" w14:textId="31419489" w:rsidR="00EC728E" w:rsidRPr="00AB1781" w:rsidRDefault="00EC728E" w:rsidP="00DA6717">
      <w:pPr>
        <w:pStyle w:val="EnglishHangEndNoCoptic"/>
      </w:pPr>
      <w:r w:rsidRPr="00AB1781">
        <w:tab/>
        <w:t>the cedars of Lebanon</w:t>
      </w:r>
      <w:r w:rsidR="006A0F54">
        <w:t>,</w:t>
      </w:r>
      <w:r w:rsidRPr="00AB1781">
        <w:t xml:space="preserve"> which He planted.</w:t>
      </w:r>
    </w:p>
    <w:p w14:paraId="34956BF6" w14:textId="54DD4D3D" w:rsidR="00EC728E" w:rsidRPr="00AB1781" w:rsidRDefault="00EC728E" w:rsidP="00DA6717">
      <w:pPr>
        <w:pStyle w:val="EnglishHangNoCoptic"/>
      </w:pPr>
      <w:r w:rsidRPr="00AB1781">
        <w:t xml:space="preserve">17 There the </w:t>
      </w:r>
      <w:r w:rsidR="006A0F54">
        <w:t>sparrows will make their nests;</w:t>
      </w:r>
    </w:p>
    <w:p w14:paraId="635B9083" w14:textId="0407207C" w:rsidR="00EC728E" w:rsidRPr="00AB1781" w:rsidRDefault="00EC728E" w:rsidP="00DA6717">
      <w:pPr>
        <w:pStyle w:val="EnglishHangEndNoCoptic"/>
      </w:pPr>
      <w:r w:rsidRPr="00AB1781">
        <w:tab/>
        <w:t xml:space="preserve">the </w:t>
      </w:r>
      <w:r w:rsidR="006A0F54">
        <w:t>home of the heron is already there</w:t>
      </w:r>
      <w:r w:rsidR="006A0F54">
        <w:rPr>
          <w:rStyle w:val="FootnoteReference"/>
        </w:rPr>
        <w:footnoteReference w:id="583"/>
      </w:r>
      <w:r w:rsidRPr="00AB1781">
        <w:t>.</w:t>
      </w:r>
    </w:p>
    <w:p w14:paraId="4AC3CAC1" w14:textId="49CF9F17" w:rsidR="00EC728E" w:rsidRPr="00AB1781" w:rsidRDefault="00EC728E" w:rsidP="00DA6717">
      <w:pPr>
        <w:pStyle w:val="EnglishHangNoCoptic"/>
      </w:pPr>
      <w:r w:rsidRPr="00AB1781">
        <w:t xml:space="preserve">18 The </w:t>
      </w:r>
      <w:r w:rsidR="002E270D">
        <w:t>high mountains are for the deer;</w:t>
      </w:r>
    </w:p>
    <w:p w14:paraId="54462DCC" w14:textId="664FBB3A" w:rsidR="00EC728E" w:rsidRPr="00AB1781" w:rsidRDefault="00EC728E" w:rsidP="00DA6717">
      <w:pPr>
        <w:pStyle w:val="EnglishHangEndNoCoptic"/>
      </w:pPr>
      <w:r w:rsidRPr="00AB1781">
        <w:tab/>
        <w:t xml:space="preserve">a rock is a refuge for </w:t>
      </w:r>
      <w:r w:rsidR="002E270D">
        <w:t>rabbits</w:t>
      </w:r>
      <w:r w:rsidRPr="00AB1781">
        <w:t>.</w:t>
      </w:r>
    </w:p>
    <w:p w14:paraId="2357C33A" w14:textId="726991D6" w:rsidR="00EC728E" w:rsidRPr="00AB1781" w:rsidRDefault="00EC728E" w:rsidP="00DA6717">
      <w:pPr>
        <w:pStyle w:val="EnglishHangNoCoptic"/>
      </w:pPr>
      <w:r w:rsidRPr="00AB1781">
        <w:t>19 He made the moon for seasons;</w:t>
      </w:r>
    </w:p>
    <w:p w14:paraId="78E952EC" w14:textId="09B0B76C" w:rsidR="00EC728E" w:rsidRPr="00AB1781" w:rsidRDefault="00EC728E" w:rsidP="00DA6717">
      <w:pPr>
        <w:pStyle w:val="EnglishHangEndNoCoptic"/>
      </w:pPr>
      <w:r w:rsidRPr="00AB1781">
        <w:tab/>
        <w:t xml:space="preserve">the sun knows </w:t>
      </w:r>
      <w:r w:rsidR="002E270D">
        <w:t>its</w:t>
      </w:r>
      <w:r w:rsidRPr="00AB1781">
        <w:t xml:space="preserve"> setting </w:t>
      </w:r>
      <w:r w:rsidR="002E270D">
        <w:t>[</w:t>
      </w:r>
      <w:r w:rsidRPr="00AB1781">
        <w:t>time</w:t>
      </w:r>
      <w:r w:rsidR="002E270D">
        <w:t>]</w:t>
      </w:r>
      <w:r w:rsidRPr="00AB1781">
        <w:t>.</w:t>
      </w:r>
    </w:p>
    <w:p w14:paraId="2A1F132F" w14:textId="71C66F5C" w:rsidR="00EC728E" w:rsidRPr="00AB1781" w:rsidRDefault="00EC728E" w:rsidP="00DA6717">
      <w:pPr>
        <w:pStyle w:val="EnglishHangNoCoptic"/>
      </w:pPr>
      <w:r w:rsidRPr="00AB1781">
        <w:t xml:space="preserve">20 </w:t>
      </w:r>
      <w:r w:rsidR="001040C8">
        <w:t>You</w:t>
      </w:r>
      <w:r w:rsidRPr="00AB1781">
        <w:t xml:space="preserve"> </w:t>
      </w:r>
      <w:r w:rsidR="002E270D">
        <w:t>established</w:t>
      </w:r>
      <w:r w:rsidRPr="00AB1781">
        <w:t xml:space="preserve"> darkness</w:t>
      </w:r>
      <w:r w:rsidR="002E270D">
        <w:t>,</w:t>
      </w:r>
      <w:r w:rsidRPr="00AB1781">
        <w:t xml:space="preserve"> and </w:t>
      </w:r>
      <w:r w:rsidR="002E270D">
        <w:t>it became night</w:t>
      </w:r>
      <w:r w:rsidRPr="00AB1781">
        <w:t>,</w:t>
      </w:r>
    </w:p>
    <w:p w14:paraId="052FB7D6" w14:textId="67A14845" w:rsidR="00EC728E" w:rsidRPr="00AB1781" w:rsidRDefault="00EC728E" w:rsidP="00DA6717">
      <w:pPr>
        <w:pStyle w:val="EnglishHangEndNoCoptic"/>
      </w:pPr>
      <w:r w:rsidRPr="00AB1781">
        <w:tab/>
        <w:t>in which all the beasts of the forest</w:t>
      </w:r>
      <w:r w:rsidR="002E270D">
        <w:t xml:space="preserve"> will prowl,</w:t>
      </w:r>
    </w:p>
    <w:p w14:paraId="12AC4458" w14:textId="21B9026A" w:rsidR="00EC728E" w:rsidRPr="00AB1781" w:rsidRDefault="002E270D" w:rsidP="00DA6717">
      <w:pPr>
        <w:pStyle w:val="EnglishHangNoCoptic"/>
      </w:pPr>
      <w:r>
        <w:t>21 young lions roar</w:t>
      </w:r>
      <w:r w:rsidR="00EC728E" w:rsidRPr="00AB1781">
        <w:t xml:space="preserve"> </w:t>
      </w:r>
      <w:r>
        <w:t>and snatch</w:t>
      </w:r>
      <w:r w:rsidR="00EC728E" w:rsidRPr="00AB1781">
        <w:t xml:space="preserve"> their prey</w:t>
      </w:r>
      <w:r>
        <w:t>,</w:t>
      </w:r>
    </w:p>
    <w:p w14:paraId="75C68EE6" w14:textId="4922A4A8" w:rsidR="00EC728E" w:rsidRPr="00AB1781" w:rsidRDefault="002E270D" w:rsidP="00DA6717">
      <w:pPr>
        <w:pStyle w:val="EnglishHangEndNoCoptic"/>
      </w:pPr>
      <w:r>
        <w:tab/>
        <w:t>and seek</w:t>
      </w:r>
      <w:r w:rsidR="00EC728E" w:rsidRPr="00AB1781">
        <w:t xml:space="preserve"> their food from God.</w:t>
      </w:r>
    </w:p>
    <w:p w14:paraId="5D6510D4" w14:textId="17F24974" w:rsidR="00EC728E" w:rsidRPr="00AB1781" w:rsidRDefault="00EC728E" w:rsidP="00DA6717">
      <w:pPr>
        <w:pStyle w:val="EnglishHangNoCoptic"/>
      </w:pPr>
      <w:r w:rsidRPr="00AB1781">
        <w:lastRenderedPageBreak/>
        <w:t>22 The sun rises and they gather,</w:t>
      </w:r>
    </w:p>
    <w:p w14:paraId="094377DA" w14:textId="44F8978B" w:rsidR="00EC728E" w:rsidRPr="00AB1781" w:rsidRDefault="00EC728E" w:rsidP="00DA6717">
      <w:pPr>
        <w:pStyle w:val="EnglishHangEndNoCoptic"/>
      </w:pPr>
      <w:r w:rsidRPr="00AB1781">
        <w:tab/>
        <w:t xml:space="preserve">and </w:t>
      </w:r>
      <w:r w:rsidR="002E270D">
        <w:t xml:space="preserve">they will </w:t>
      </w:r>
      <w:r w:rsidRPr="00AB1781">
        <w:t>lie down in their dens.</w:t>
      </w:r>
    </w:p>
    <w:p w14:paraId="7C5989B5" w14:textId="083BD849" w:rsidR="00EC728E" w:rsidRPr="00AB1781" w:rsidRDefault="00EC728E" w:rsidP="00DA6717">
      <w:pPr>
        <w:pStyle w:val="EnglishHangNoCoptic"/>
      </w:pPr>
      <w:r w:rsidRPr="00AB1781">
        <w:t xml:space="preserve">23 Man </w:t>
      </w:r>
      <w:r w:rsidR="002E270D">
        <w:t>will go</w:t>
      </w:r>
      <w:r w:rsidRPr="00AB1781">
        <w:t xml:space="preserve"> out to his work</w:t>
      </w:r>
      <w:r w:rsidR="002E270D">
        <w:t>,</w:t>
      </w:r>
    </w:p>
    <w:p w14:paraId="1204E8B5" w14:textId="5BA248AB" w:rsidR="00EC728E" w:rsidRPr="00AB1781" w:rsidRDefault="00EC728E" w:rsidP="00DA6717">
      <w:pPr>
        <w:pStyle w:val="EnglishHangEndNoCoptic"/>
      </w:pPr>
      <w:r w:rsidRPr="00AB1781">
        <w:tab/>
        <w:t>and to his labo</w:t>
      </w:r>
      <w:r w:rsidR="001566BD">
        <w:t>u</w:t>
      </w:r>
      <w:r w:rsidRPr="00AB1781">
        <w:t>r until evening.</w:t>
      </w:r>
    </w:p>
    <w:p w14:paraId="61601648" w14:textId="77777777" w:rsidR="00EC728E" w:rsidRPr="00AB1781" w:rsidRDefault="00EC728E" w:rsidP="00DA6717">
      <w:pPr>
        <w:pStyle w:val="EnglishHangNoCoptic"/>
      </w:pPr>
      <w:r w:rsidRPr="00AB1781">
        <w:t xml:space="preserve">24 How magnificent are </w:t>
      </w:r>
      <w:r w:rsidR="00E570CB">
        <w:t>Your</w:t>
      </w:r>
      <w:r w:rsidRPr="00AB1781">
        <w:t xml:space="preserve"> works, O Lord!</w:t>
      </w:r>
    </w:p>
    <w:p w14:paraId="3E43C0A4" w14:textId="4401765F" w:rsidR="00EC728E" w:rsidRPr="00AB1781" w:rsidRDefault="00EC728E" w:rsidP="00DA6717">
      <w:pPr>
        <w:pStyle w:val="EnglishHangNoCoptic"/>
      </w:pPr>
      <w:r w:rsidRPr="00AB1781">
        <w:tab/>
      </w:r>
      <w:r w:rsidR="001040C8">
        <w:t>You</w:t>
      </w:r>
      <w:r w:rsidRPr="00AB1781">
        <w:t xml:space="preserve"> </w:t>
      </w:r>
      <w:r w:rsidR="00556387">
        <w:t>have</w:t>
      </w:r>
      <w:r w:rsidR="002E270D">
        <w:t xml:space="preserve"> made all things in wisdom;</w:t>
      </w:r>
    </w:p>
    <w:p w14:paraId="4842306A" w14:textId="0AE16F7A" w:rsidR="00EC728E" w:rsidRPr="00AB1781" w:rsidRDefault="00EC728E" w:rsidP="00DA6717">
      <w:pPr>
        <w:pStyle w:val="EnglishHangEndNoCoptic"/>
      </w:pPr>
      <w:r w:rsidRPr="00AB1781">
        <w:tab/>
        <w:t xml:space="preserve">The earth </w:t>
      </w:r>
      <w:r w:rsidR="002E270D">
        <w:t>was filled with</w:t>
      </w:r>
      <w:r w:rsidRPr="00AB1781">
        <w:t xml:space="preserve"> </w:t>
      </w:r>
      <w:r w:rsidR="00E570CB">
        <w:t>Your</w:t>
      </w:r>
      <w:r w:rsidRPr="00AB1781">
        <w:t xml:space="preserve"> </w:t>
      </w:r>
      <w:r w:rsidR="002E270D">
        <w:t>creation</w:t>
      </w:r>
      <w:r w:rsidRPr="00AB1781">
        <w:t>.</w:t>
      </w:r>
    </w:p>
    <w:p w14:paraId="2E482E5F" w14:textId="3508282E" w:rsidR="00EC728E" w:rsidRPr="00AB1781" w:rsidRDefault="00EC728E" w:rsidP="00DA6717">
      <w:pPr>
        <w:pStyle w:val="EnglishHangNoCoptic"/>
      </w:pPr>
      <w:r w:rsidRPr="00AB1781">
        <w:t xml:space="preserve">25 There is the </w:t>
      </w:r>
      <w:r w:rsidR="002E270D">
        <w:t xml:space="preserve">great and wide </w:t>
      </w:r>
      <w:r w:rsidRPr="00AB1781">
        <w:t>sea,;</w:t>
      </w:r>
    </w:p>
    <w:p w14:paraId="2227C084" w14:textId="5224C8FF" w:rsidR="00EC728E" w:rsidRPr="00AB1781" w:rsidRDefault="00EC728E" w:rsidP="00DA6717">
      <w:pPr>
        <w:pStyle w:val="EnglishHangNoCoptic"/>
      </w:pPr>
      <w:r w:rsidRPr="00AB1781">
        <w:tab/>
      </w:r>
      <w:r w:rsidR="002E270D">
        <w:t>Creeping things are there</w:t>
      </w:r>
      <w:r w:rsidRPr="00AB1781">
        <w:t xml:space="preserve"> without number,</w:t>
      </w:r>
    </w:p>
    <w:p w14:paraId="6A113ECC" w14:textId="61792EA2" w:rsidR="00EC728E" w:rsidRPr="00AB1781" w:rsidRDefault="00EC728E" w:rsidP="00DA6717">
      <w:pPr>
        <w:pStyle w:val="EnglishHangEndNoCoptic"/>
      </w:pPr>
      <w:r w:rsidRPr="00AB1781">
        <w:tab/>
      </w:r>
      <w:r w:rsidR="002E270D">
        <w:t>Living things</w:t>
      </w:r>
      <w:r w:rsidRPr="00AB1781">
        <w:t xml:space="preserve"> small and great.</w:t>
      </w:r>
    </w:p>
    <w:p w14:paraId="32A316D0" w14:textId="342D32F4" w:rsidR="00EC728E" w:rsidRPr="00AB1781" w:rsidRDefault="002E270D" w:rsidP="00DA6717">
      <w:pPr>
        <w:pStyle w:val="EnglishHangNoCoptic"/>
      </w:pPr>
      <w:r>
        <w:t>26 Ships travel there</w:t>
      </w:r>
      <w:r w:rsidR="00EC728E" w:rsidRPr="00AB1781">
        <w:t>;</w:t>
      </w:r>
    </w:p>
    <w:p w14:paraId="17056DE0" w14:textId="7BCAA9F9" w:rsidR="00EC728E" w:rsidRPr="00AB1781" w:rsidRDefault="00EC728E" w:rsidP="002E270D">
      <w:pPr>
        <w:pStyle w:val="EnglishHangEndNoCoptic"/>
      </w:pPr>
      <w:r w:rsidRPr="00AB1781">
        <w:tab/>
      </w:r>
      <w:r w:rsidR="002E270D">
        <w:t>[there is] this dragon</w:t>
      </w:r>
      <w:r w:rsidR="001566BD">
        <w:rPr>
          <w:rStyle w:val="FootnoteReference"/>
        </w:rPr>
        <w:footnoteReference w:id="584"/>
      </w:r>
      <w:r w:rsidR="002E270D">
        <w:t xml:space="preserve"> that you formed to play in it</w:t>
      </w:r>
      <w:r w:rsidRPr="00AB1781">
        <w:t>.</w:t>
      </w:r>
    </w:p>
    <w:p w14:paraId="4654F11B" w14:textId="77777777" w:rsidR="00EC728E" w:rsidRPr="00AB1781" w:rsidRDefault="00EC728E" w:rsidP="00DA6717">
      <w:pPr>
        <w:pStyle w:val="EnglishHangNoCoptic"/>
      </w:pPr>
      <w:r w:rsidRPr="00AB1781">
        <w:t xml:space="preserve">27 All look to </w:t>
      </w:r>
      <w:r w:rsidR="001040C8">
        <w:t>You</w:t>
      </w:r>
    </w:p>
    <w:p w14:paraId="43B284A1" w14:textId="77777777" w:rsidR="00EC728E" w:rsidRPr="00AB1781" w:rsidRDefault="00EC728E" w:rsidP="00DA6717">
      <w:pPr>
        <w:pStyle w:val="EnglishHangEndNoCoptic"/>
      </w:pPr>
      <w:r w:rsidRPr="00AB1781">
        <w:tab/>
        <w:t>to give them their food in due season.</w:t>
      </w:r>
    </w:p>
    <w:p w14:paraId="3296FCF1" w14:textId="7C98183B" w:rsidR="00EC728E" w:rsidRPr="00AB1781" w:rsidRDefault="00EC728E" w:rsidP="00DA6717">
      <w:pPr>
        <w:pStyle w:val="EnglishHangNoCoptic"/>
      </w:pPr>
      <w:r w:rsidRPr="00AB1781">
        <w:t xml:space="preserve">28 When </w:t>
      </w:r>
      <w:r w:rsidR="001040C8">
        <w:t>You</w:t>
      </w:r>
      <w:r w:rsidRPr="00AB1781">
        <w:t xml:space="preserve"> </w:t>
      </w:r>
      <w:r w:rsidR="00004BA4" w:rsidRPr="00AB1781">
        <w:t>give</w:t>
      </w:r>
      <w:r w:rsidRPr="00AB1781">
        <w:t xml:space="preserve"> it them, they </w:t>
      </w:r>
      <w:r w:rsidR="00915FD3">
        <w:t xml:space="preserve">will </w:t>
      </w:r>
      <w:r w:rsidRPr="00AB1781">
        <w:t>gather it;</w:t>
      </w:r>
    </w:p>
    <w:p w14:paraId="657264F8" w14:textId="77777777" w:rsidR="00EC728E" w:rsidRPr="00AB1781" w:rsidRDefault="00EC728E" w:rsidP="00DA6717">
      <w:pPr>
        <w:pStyle w:val="EnglishHangNoCoptic"/>
      </w:pPr>
      <w:r w:rsidRPr="00AB1781">
        <w:tab/>
        <w:t xml:space="preserve">when </w:t>
      </w:r>
      <w:r w:rsidR="001040C8">
        <w:t>You</w:t>
      </w:r>
      <w:r w:rsidRPr="00AB1781">
        <w:t xml:space="preserve"> </w:t>
      </w:r>
      <w:r w:rsidR="00004BA4">
        <w:t>open</w:t>
      </w:r>
      <w:r w:rsidRPr="00AB1781">
        <w:t xml:space="preserve"> </w:t>
      </w:r>
      <w:r w:rsidR="00E570CB">
        <w:t>Your</w:t>
      </w:r>
      <w:r w:rsidRPr="00AB1781">
        <w:t xml:space="preserve"> hand,</w:t>
      </w:r>
    </w:p>
    <w:p w14:paraId="70985981" w14:textId="6CC30D35" w:rsidR="00EC728E" w:rsidRPr="00AB1781" w:rsidRDefault="00EC728E" w:rsidP="00DA6717">
      <w:pPr>
        <w:pStyle w:val="EnglishHangEndNoCoptic"/>
      </w:pPr>
      <w:r w:rsidRPr="00AB1781">
        <w:tab/>
        <w:t>all</w:t>
      </w:r>
      <w:r w:rsidR="00915FD3">
        <w:t xml:space="preserve"> things</w:t>
      </w:r>
      <w:r w:rsidR="00915FD3">
        <w:rPr>
          <w:rStyle w:val="FootnoteReference"/>
        </w:rPr>
        <w:footnoteReference w:id="585"/>
      </w:r>
      <w:r w:rsidRPr="00AB1781">
        <w:t xml:space="preserve"> </w:t>
      </w:r>
      <w:r w:rsidR="00915FD3">
        <w:t>will b</w:t>
      </w:r>
      <w:r w:rsidRPr="00AB1781">
        <w:t xml:space="preserve">e filled with </w:t>
      </w:r>
      <w:r w:rsidR="00915FD3">
        <w:t xml:space="preserve">Your </w:t>
      </w:r>
      <w:r w:rsidRPr="00AB1781">
        <w:t>goodness.</w:t>
      </w:r>
    </w:p>
    <w:p w14:paraId="1FAE9AC8" w14:textId="4B14CB9F" w:rsidR="00EC728E" w:rsidRPr="00AB1781" w:rsidRDefault="00EC728E" w:rsidP="00DA6717">
      <w:pPr>
        <w:pStyle w:val="EnglishHangNoCoptic"/>
      </w:pPr>
      <w:r w:rsidRPr="00AB1781">
        <w:t xml:space="preserve">29 </w:t>
      </w:r>
      <w:r w:rsidR="00915FD3">
        <w:t>But w</w:t>
      </w:r>
      <w:r w:rsidRPr="00AB1781">
        <w:t xml:space="preserve">hen </w:t>
      </w:r>
      <w:r w:rsidR="001040C8">
        <w:t>You</w:t>
      </w:r>
      <w:r w:rsidRPr="00AB1781">
        <w:t xml:space="preserve"> </w:t>
      </w:r>
      <w:r w:rsidR="00004BA4">
        <w:t>turn</w:t>
      </w:r>
      <w:r w:rsidRPr="00AB1781">
        <w:t xml:space="preserve"> </w:t>
      </w:r>
      <w:r w:rsidR="00E570CB">
        <w:t>Your</w:t>
      </w:r>
      <w:r w:rsidRPr="00AB1781">
        <w:t xml:space="preserve"> face </w:t>
      </w:r>
      <w:r w:rsidR="00915FD3">
        <w:t xml:space="preserve">away, </w:t>
      </w:r>
      <w:r w:rsidRPr="00AB1781">
        <w:t xml:space="preserve">they </w:t>
      </w:r>
      <w:r w:rsidR="00915FD3">
        <w:t>will be</w:t>
      </w:r>
      <w:r w:rsidRPr="00AB1781">
        <w:t xml:space="preserve"> troubled.</w:t>
      </w:r>
    </w:p>
    <w:p w14:paraId="0874BA4F" w14:textId="7FB6D26F" w:rsidR="00EC728E" w:rsidRPr="00AB1781" w:rsidRDefault="00EC728E" w:rsidP="00DA6717">
      <w:pPr>
        <w:pStyle w:val="EnglishHangNoCoptic"/>
      </w:pPr>
      <w:r w:rsidRPr="00AB1781">
        <w:tab/>
      </w:r>
      <w:r w:rsidR="00915FD3">
        <w:t>When Y</w:t>
      </w:r>
      <w:r w:rsidR="001040C8">
        <w:t>ou</w:t>
      </w:r>
      <w:r w:rsidRPr="00AB1781">
        <w:t xml:space="preserve"> </w:t>
      </w:r>
      <w:r w:rsidR="00004BA4">
        <w:t>take</w:t>
      </w:r>
      <w:r w:rsidRPr="00AB1781">
        <w:t xml:space="preserve"> away their spirit</w:t>
      </w:r>
      <w:r w:rsidR="00915FD3">
        <w:rPr>
          <w:rStyle w:val="FootnoteReference"/>
        </w:rPr>
        <w:footnoteReference w:id="586"/>
      </w:r>
      <w:r w:rsidRPr="00AB1781">
        <w:t xml:space="preserve"> and they </w:t>
      </w:r>
      <w:r w:rsidR="00915FD3">
        <w:t>will fail</w:t>
      </w:r>
      <w:r w:rsidRPr="00AB1781">
        <w:t>,</w:t>
      </w:r>
    </w:p>
    <w:p w14:paraId="011C1F67" w14:textId="77777777" w:rsidR="00EC728E" w:rsidRPr="00AB1781" w:rsidRDefault="00EC728E" w:rsidP="00DA6717">
      <w:pPr>
        <w:pStyle w:val="EnglishHangEndNoCoptic"/>
      </w:pPr>
      <w:r w:rsidRPr="00AB1781">
        <w:tab/>
        <w:t>and return to their dust.</w:t>
      </w:r>
    </w:p>
    <w:p w14:paraId="2EED5676" w14:textId="1FB56DFA" w:rsidR="00EC728E" w:rsidRPr="00AB1781" w:rsidRDefault="00EC728E" w:rsidP="00DA6717">
      <w:pPr>
        <w:pStyle w:val="EnglishHangNoCoptic"/>
      </w:pPr>
      <w:r w:rsidRPr="00AB1781">
        <w:t xml:space="preserve">30 </w:t>
      </w:r>
      <w:r w:rsidR="001040C8">
        <w:t>You</w:t>
      </w:r>
      <w:r w:rsidRPr="00AB1781">
        <w:t xml:space="preserve"> </w:t>
      </w:r>
      <w:r w:rsidR="00915FD3">
        <w:t xml:space="preserve">will </w:t>
      </w:r>
      <w:r w:rsidR="00004BA4">
        <w:t>send</w:t>
      </w:r>
      <w:r w:rsidRPr="00AB1781">
        <w:t xml:space="preserve"> </w:t>
      </w:r>
      <w:r w:rsidR="00915FD3">
        <w:t>forth</w:t>
      </w:r>
      <w:r w:rsidRPr="00AB1781">
        <w:t xml:space="preserve"> </w:t>
      </w:r>
      <w:r w:rsidR="00E570CB">
        <w:t>Your</w:t>
      </w:r>
      <w:r w:rsidR="00915FD3">
        <w:t xml:space="preserve"> S</w:t>
      </w:r>
      <w:r w:rsidRPr="00AB1781">
        <w:t xml:space="preserve">pirit, and they </w:t>
      </w:r>
      <w:r w:rsidR="00915FD3">
        <w:t>will be</w:t>
      </w:r>
      <w:r w:rsidRPr="00AB1781">
        <w:t xml:space="preserve"> created;</w:t>
      </w:r>
    </w:p>
    <w:p w14:paraId="621AAE81" w14:textId="0E48C16D" w:rsidR="00EC728E" w:rsidRPr="00AB1781" w:rsidRDefault="00EC728E" w:rsidP="00DA6717">
      <w:pPr>
        <w:pStyle w:val="EnglishHangEndNoCoptic"/>
      </w:pPr>
      <w:r w:rsidRPr="00AB1781">
        <w:tab/>
        <w:t xml:space="preserve">and </w:t>
      </w:r>
      <w:r w:rsidR="001040C8">
        <w:t>You</w:t>
      </w:r>
      <w:r w:rsidRPr="00AB1781">
        <w:t xml:space="preserve"> </w:t>
      </w:r>
      <w:r w:rsidR="00915FD3">
        <w:t xml:space="preserve">will </w:t>
      </w:r>
      <w:r w:rsidR="00004BA4">
        <w:t>renew</w:t>
      </w:r>
      <w:r w:rsidRPr="00AB1781">
        <w:t xml:space="preserve"> the face of the earth.</w:t>
      </w:r>
    </w:p>
    <w:p w14:paraId="34A574B3" w14:textId="5219C6A6" w:rsidR="00EC728E" w:rsidRPr="00AB1781" w:rsidRDefault="00EC728E" w:rsidP="00DA6717">
      <w:pPr>
        <w:pStyle w:val="EnglishHangNoCoptic"/>
      </w:pPr>
      <w:r w:rsidRPr="00AB1781">
        <w:t xml:space="preserve">31 </w:t>
      </w:r>
      <w:r w:rsidR="00915FD3">
        <w:t>Let</w:t>
      </w:r>
      <w:r w:rsidRPr="00AB1781">
        <w:t xml:space="preserve"> the glory of the Lord </w:t>
      </w:r>
      <w:r w:rsidR="00915FD3">
        <w:t>be</w:t>
      </w:r>
      <w:r w:rsidRPr="00AB1781">
        <w:t xml:space="preserve"> </w:t>
      </w:r>
      <w:r w:rsidR="00A8396B">
        <w:t>forever</w:t>
      </w:r>
      <w:r w:rsidRPr="00AB1781">
        <w:t>;</w:t>
      </w:r>
    </w:p>
    <w:p w14:paraId="4A7AD37D" w14:textId="4F8B84D7" w:rsidR="00EC728E" w:rsidRPr="00AB1781" w:rsidRDefault="00EC728E" w:rsidP="00DA6717">
      <w:pPr>
        <w:pStyle w:val="EnglishHangEndNoCoptic"/>
      </w:pPr>
      <w:r w:rsidRPr="00AB1781">
        <w:tab/>
        <w:t xml:space="preserve">the Lord </w:t>
      </w:r>
      <w:r w:rsidR="00915FD3">
        <w:t>will be glad in His works—</w:t>
      </w:r>
    </w:p>
    <w:p w14:paraId="651041CB" w14:textId="77777777" w:rsidR="00EC728E" w:rsidRPr="00AB1781" w:rsidRDefault="00EC728E" w:rsidP="00DA6717">
      <w:pPr>
        <w:pStyle w:val="EnglishHangNoCoptic"/>
      </w:pPr>
      <w:r w:rsidRPr="00AB1781">
        <w:t>32 He looks upon the earth and makes it tremble;</w:t>
      </w:r>
    </w:p>
    <w:p w14:paraId="3BB8EB5A" w14:textId="37F33602" w:rsidR="00EC728E" w:rsidRPr="00AB1781" w:rsidRDefault="00EC728E" w:rsidP="00DA6717">
      <w:pPr>
        <w:pStyle w:val="EnglishHangEndNoCoptic"/>
      </w:pPr>
      <w:r w:rsidRPr="00AB1781">
        <w:tab/>
        <w:t>He touches the mountains</w:t>
      </w:r>
      <w:r w:rsidR="00915FD3">
        <w:t>,</w:t>
      </w:r>
      <w:r w:rsidRPr="00AB1781">
        <w:t xml:space="preserve"> and they smoke.</w:t>
      </w:r>
    </w:p>
    <w:p w14:paraId="4029B709" w14:textId="77777777" w:rsidR="00EC728E" w:rsidRPr="00AB1781" w:rsidRDefault="00EC728E" w:rsidP="00DA6717">
      <w:pPr>
        <w:pStyle w:val="EnglishHangNoCoptic"/>
      </w:pPr>
      <w:r w:rsidRPr="00AB1781">
        <w:t>33 I will sing to the Lord all my life;</w:t>
      </w:r>
    </w:p>
    <w:p w14:paraId="1B5F97DB" w14:textId="5AC96611" w:rsidR="00EC728E" w:rsidRPr="00AB1781" w:rsidRDefault="00EC728E" w:rsidP="00DA6717">
      <w:pPr>
        <w:pStyle w:val="EnglishHangEndNoCoptic"/>
      </w:pPr>
      <w:r w:rsidRPr="00AB1781">
        <w:tab/>
        <w:t xml:space="preserve">I will sing </w:t>
      </w:r>
      <w:r w:rsidR="00915FD3">
        <w:t>[</w:t>
      </w:r>
      <w:r w:rsidRPr="00AB1781">
        <w:t>praise</w:t>
      </w:r>
      <w:r w:rsidR="00915FD3">
        <w:t>]</w:t>
      </w:r>
      <w:r w:rsidRPr="00AB1781">
        <w:t xml:space="preserve"> to my God as long as I </w:t>
      </w:r>
      <w:r w:rsidR="00915FD3">
        <w:t>have being</w:t>
      </w:r>
      <w:r w:rsidRPr="00AB1781">
        <w:t>.</w:t>
      </w:r>
    </w:p>
    <w:p w14:paraId="3D518041" w14:textId="54DB047A" w:rsidR="00EC728E" w:rsidRPr="00AB1781" w:rsidRDefault="00EC728E" w:rsidP="00DA6717">
      <w:pPr>
        <w:pStyle w:val="EnglishHangNoCoptic"/>
      </w:pPr>
      <w:r w:rsidRPr="00AB1781">
        <w:t xml:space="preserve">34 May my </w:t>
      </w:r>
      <w:r w:rsidR="00915FD3">
        <w:t>words</w:t>
      </w:r>
      <w:r w:rsidR="00915FD3">
        <w:rPr>
          <w:rStyle w:val="FootnoteReference"/>
        </w:rPr>
        <w:footnoteReference w:id="587"/>
      </w:r>
      <w:r w:rsidRPr="00AB1781">
        <w:t xml:space="preserve"> </w:t>
      </w:r>
      <w:r w:rsidR="00915FD3">
        <w:t>be pleasing to</w:t>
      </w:r>
      <w:r w:rsidRPr="00AB1781">
        <w:t xml:space="preserve"> Him,</w:t>
      </w:r>
    </w:p>
    <w:p w14:paraId="7AB21354" w14:textId="7F22A1C2" w:rsidR="00EC728E" w:rsidRPr="00AB1781" w:rsidRDefault="00EC728E" w:rsidP="00DA6717">
      <w:pPr>
        <w:pStyle w:val="EnglishHangEndNoCoptic"/>
      </w:pPr>
      <w:r w:rsidRPr="00AB1781">
        <w:tab/>
        <w:t xml:space="preserve">and I will </w:t>
      </w:r>
      <w:r w:rsidR="00915FD3">
        <w:t>be glad</w:t>
      </w:r>
      <w:r w:rsidRPr="00AB1781">
        <w:t xml:space="preserve"> in the Lord.</w:t>
      </w:r>
    </w:p>
    <w:p w14:paraId="1C9C75EE" w14:textId="6F7689CB" w:rsidR="00EC728E" w:rsidRPr="00AB1781" w:rsidRDefault="00EC728E" w:rsidP="00DA6717">
      <w:pPr>
        <w:pStyle w:val="EnglishHangNoCoptic"/>
      </w:pPr>
      <w:r w:rsidRPr="00AB1781">
        <w:lastRenderedPageBreak/>
        <w:t xml:space="preserve">35 May sinners </w:t>
      </w:r>
      <w:r w:rsidR="00915FD3">
        <w:t>fail</w:t>
      </w:r>
      <w:r w:rsidRPr="00AB1781">
        <w:t xml:space="preserve"> from the earth,</w:t>
      </w:r>
    </w:p>
    <w:p w14:paraId="3964DB0B" w14:textId="3191130E" w:rsidR="00EC728E" w:rsidRPr="00AB1781" w:rsidRDefault="00EC728E" w:rsidP="00DA6717">
      <w:pPr>
        <w:pStyle w:val="EnglishHangNoCoptic"/>
      </w:pPr>
      <w:r w:rsidRPr="00AB1781">
        <w:tab/>
        <w:t>and the lawless</w:t>
      </w:r>
      <w:r w:rsidR="00915FD3">
        <w:t>,</w:t>
      </w:r>
      <w:r w:rsidRPr="00AB1781">
        <w:t xml:space="preserve"> so as to be no more.</w:t>
      </w:r>
    </w:p>
    <w:p w14:paraId="6D33F595" w14:textId="77777777" w:rsidR="00EC728E" w:rsidRPr="00DA6717" w:rsidRDefault="00EC728E" w:rsidP="00DA6717">
      <w:pPr>
        <w:pStyle w:val="EnglishHangEndNoCoptic"/>
      </w:pPr>
      <w:r w:rsidRPr="00AB1781">
        <w:tab/>
        <w:t>Bless the Lord, O my soul.</w:t>
      </w:r>
    </w:p>
    <w:p w14:paraId="10572DEA" w14:textId="7B891517" w:rsidR="00924D0C" w:rsidRDefault="00924D0C" w:rsidP="00924D0C">
      <w:pPr>
        <w:pStyle w:val="Rubric"/>
      </w:pPr>
      <w:r>
        <w:t>Glory…</w:t>
      </w:r>
    </w:p>
    <w:p w14:paraId="7D6144FE" w14:textId="41BA45DA" w:rsidR="00EC728E" w:rsidRPr="00DA6717" w:rsidRDefault="00DA6717" w:rsidP="00BF0205">
      <w:pPr>
        <w:pStyle w:val="Heading4"/>
      </w:pPr>
      <w:r>
        <w:t>Psalm</w:t>
      </w:r>
      <w:r w:rsidR="00EC728E" w:rsidRPr="00AB1781">
        <w:t xml:space="preserve"> 104</w:t>
      </w:r>
      <w:r w:rsidR="00EC728E" w:rsidRPr="00AB1781">
        <w:rPr>
          <w:rStyle w:val="FootnoteReference"/>
          <w:rFonts w:ascii="Book Antiqua" w:hAnsi="Book Antiqua" w:cs="Lucida Grande"/>
          <w:b w:val="0"/>
          <w:bCs w:val="0"/>
        </w:rPr>
        <w:footnoteReference w:id="588"/>
      </w:r>
      <w:r>
        <w:t xml:space="preserve">: </w:t>
      </w:r>
      <w:r w:rsidR="00E67F94">
        <w:t>“Confess the Lord and call on His N</w:t>
      </w:r>
      <w:r>
        <w:t>am</w:t>
      </w:r>
      <w:r w:rsidR="00E67F94">
        <w:t>e”</w:t>
      </w:r>
    </w:p>
    <w:p w14:paraId="17A0CBD2" w14:textId="77777777" w:rsidR="00EC728E" w:rsidRPr="00AB1781" w:rsidRDefault="00EC728E" w:rsidP="00EC728E">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History of Israel: Saved to Serve and Obey</w:t>
      </w:r>
    </w:p>
    <w:p w14:paraId="0EB80165" w14:textId="77777777" w:rsidR="00EC728E" w:rsidRPr="00AB1781" w:rsidRDefault="00EC728E" w:rsidP="00DA671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never Forgets His Eternal Covenant</w:t>
      </w:r>
    </w:p>
    <w:p w14:paraId="441A4BD2" w14:textId="77777777" w:rsidR="00EC728E" w:rsidRPr="00AB1781" w:rsidRDefault="00EC728E" w:rsidP="00DA6717">
      <w:pPr>
        <w:pStyle w:val="Rubric"/>
      </w:pPr>
      <w:r w:rsidRPr="00AB1781">
        <w:t>1 (Alleluia)</w:t>
      </w:r>
    </w:p>
    <w:p w14:paraId="3FDB7FBF" w14:textId="46F54237" w:rsidR="00EC728E" w:rsidRPr="00AB1781" w:rsidRDefault="00321F6F" w:rsidP="00DA6717">
      <w:pPr>
        <w:pStyle w:val="EnglishHangNoCoptic"/>
      </w:pPr>
      <w:r>
        <w:t>Confess</w:t>
      </w:r>
      <w:r>
        <w:rPr>
          <w:rStyle w:val="FootnoteReference"/>
        </w:rPr>
        <w:footnoteReference w:id="589"/>
      </w:r>
      <w:r>
        <w:t xml:space="preserve"> the Lord and call on His N</w:t>
      </w:r>
      <w:r w:rsidR="00EC728E" w:rsidRPr="00AB1781">
        <w:t>ame;</w:t>
      </w:r>
    </w:p>
    <w:p w14:paraId="62C08EA9" w14:textId="327F9388" w:rsidR="00EC728E" w:rsidRPr="00AB1781" w:rsidRDefault="00EC728E" w:rsidP="00DA6717">
      <w:pPr>
        <w:pStyle w:val="EnglishHangEndNoCoptic"/>
      </w:pPr>
      <w:r w:rsidRPr="00AB1781">
        <w:tab/>
        <w:t xml:space="preserve">tell of His </w:t>
      </w:r>
      <w:r w:rsidR="00321F6F">
        <w:t>works</w:t>
      </w:r>
      <w:r w:rsidRPr="00AB1781">
        <w:t xml:space="preserve"> among the nations.</w:t>
      </w:r>
    </w:p>
    <w:p w14:paraId="102DE627" w14:textId="60D9094A" w:rsidR="00EC728E" w:rsidRPr="00AB1781" w:rsidRDefault="00EC728E" w:rsidP="00DA6717">
      <w:pPr>
        <w:pStyle w:val="EnglishHangNoCoptic"/>
      </w:pPr>
      <w:r w:rsidRPr="00AB1781">
        <w:t>2 Sing to Him and praise</w:t>
      </w:r>
      <w:r w:rsidR="00321F6F">
        <w:rPr>
          <w:rStyle w:val="FootnoteReference"/>
        </w:rPr>
        <w:footnoteReference w:id="590"/>
      </w:r>
      <w:r w:rsidRPr="00AB1781">
        <w:t xml:space="preserve"> Him;</w:t>
      </w:r>
    </w:p>
    <w:p w14:paraId="4BE32A34" w14:textId="15686435" w:rsidR="00EC728E" w:rsidRPr="00AB1781" w:rsidRDefault="00EC728E" w:rsidP="00DA6717">
      <w:pPr>
        <w:pStyle w:val="EnglishHangEndNoCoptic"/>
      </w:pPr>
      <w:r w:rsidRPr="00AB1781">
        <w:tab/>
        <w:t xml:space="preserve">recount all His </w:t>
      </w:r>
      <w:r w:rsidR="00321F6F">
        <w:t>wonderful works</w:t>
      </w:r>
      <w:r w:rsidRPr="00AB1781">
        <w:t>.</w:t>
      </w:r>
    </w:p>
    <w:p w14:paraId="64D6E408" w14:textId="3035419F" w:rsidR="00EC728E" w:rsidRPr="00AB1781" w:rsidRDefault="00321F6F" w:rsidP="00DA6717">
      <w:pPr>
        <w:pStyle w:val="EnglishHangNoCoptic"/>
      </w:pPr>
      <w:r>
        <w:t>3 Glory in His holy N</w:t>
      </w:r>
      <w:r w:rsidR="00EC728E" w:rsidRPr="00AB1781">
        <w:t>ame;</w:t>
      </w:r>
    </w:p>
    <w:p w14:paraId="22F6EA43" w14:textId="47AB1FDA" w:rsidR="00EC728E" w:rsidRPr="00AB1781" w:rsidRDefault="00EC728E" w:rsidP="00DA6717">
      <w:pPr>
        <w:pStyle w:val="EnglishHangEndNoCoptic"/>
      </w:pPr>
      <w:r w:rsidRPr="00AB1781">
        <w:tab/>
        <w:t xml:space="preserve">let the hearts of those who seek the Lord </w:t>
      </w:r>
      <w:r w:rsidR="00321F6F">
        <w:t>be glad</w:t>
      </w:r>
      <w:r w:rsidRPr="00AB1781">
        <w:t>.</w:t>
      </w:r>
    </w:p>
    <w:p w14:paraId="7585E0A2" w14:textId="77777777" w:rsidR="00EC728E" w:rsidRPr="00AB1781" w:rsidRDefault="00EC728E" w:rsidP="00DA6717">
      <w:pPr>
        <w:pStyle w:val="EnglishHangNoCoptic"/>
      </w:pPr>
      <w:r w:rsidRPr="00AB1781">
        <w:t>4 Seek the Lord and be strengthened;</w:t>
      </w:r>
    </w:p>
    <w:p w14:paraId="2C078DF4" w14:textId="160149B6" w:rsidR="00EC728E" w:rsidRDefault="00EC728E" w:rsidP="00F60F42">
      <w:pPr>
        <w:pStyle w:val="EnglishHangNoCoptic"/>
      </w:pPr>
      <w:r w:rsidRPr="00AB1781">
        <w:tab/>
        <w:t xml:space="preserve">continually </w:t>
      </w:r>
      <w:r w:rsidR="00321F6F">
        <w:t xml:space="preserve">seek </w:t>
      </w:r>
      <w:r w:rsidRPr="00AB1781">
        <w:t xml:space="preserve">His </w:t>
      </w:r>
      <w:r w:rsidR="00321F6F">
        <w:t>face</w:t>
      </w:r>
      <w:r w:rsidR="00321F6F">
        <w:rPr>
          <w:rStyle w:val="FootnoteReference"/>
        </w:rPr>
        <w:footnoteReference w:id="591"/>
      </w:r>
    </w:p>
    <w:p w14:paraId="52913E58" w14:textId="0923678B" w:rsidR="00F60F42" w:rsidRPr="00DA6717" w:rsidRDefault="00F60F42" w:rsidP="00F60F42">
      <w:pPr>
        <w:pStyle w:val="EnglishHangEndNoCoptic"/>
        <w:ind w:firstLine="0"/>
      </w:pPr>
      <w:r>
        <w:t>[and walk after Him.]</w:t>
      </w:r>
      <w:r>
        <w:rPr>
          <w:rStyle w:val="FootnoteReference"/>
        </w:rPr>
        <w:footnoteReference w:id="592"/>
      </w:r>
    </w:p>
    <w:p w14:paraId="38DDA115" w14:textId="77777777" w:rsidR="00EC728E" w:rsidRPr="00AB1781" w:rsidRDefault="00EC728E" w:rsidP="00DA6717">
      <w:pPr>
        <w:pStyle w:val="EnglishHangNoCoptic"/>
      </w:pPr>
      <w:r w:rsidRPr="00AB1781">
        <w:t>5 Remember the wonders He has done,</w:t>
      </w:r>
    </w:p>
    <w:p w14:paraId="29797B7F" w14:textId="61596835" w:rsidR="00EC728E" w:rsidRPr="00AB1781" w:rsidRDefault="00EC728E" w:rsidP="00DA6717">
      <w:pPr>
        <w:pStyle w:val="EnglishHangEndNoCoptic"/>
      </w:pPr>
      <w:r w:rsidRPr="00AB1781">
        <w:tab/>
        <w:t xml:space="preserve">His </w:t>
      </w:r>
      <w:r w:rsidR="00321F6F">
        <w:t>miracles</w:t>
      </w:r>
      <w:r w:rsidRPr="00AB1781">
        <w:t xml:space="preserve"> and the judgments of His mouth,</w:t>
      </w:r>
    </w:p>
    <w:p w14:paraId="34837AF3" w14:textId="7D4BF5AA" w:rsidR="00EC728E" w:rsidRPr="00AB1781" w:rsidRDefault="00EC728E" w:rsidP="00DA6717">
      <w:pPr>
        <w:pStyle w:val="EnglishHangNoCoptic"/>
      </w:pPr>
      <w:r w:rsidRPr="00AB1781">
        <w:t xml:space="preserve">6 </w:t>
      </w:r>
      <w:r w:rsidR="00321F6F">
        <w:t>O</w:t>
      </w:r>
      <w:r w:rsidRPr="00AB1781">
        <w:t xml:space="preserve"> children</w:t>
      </w:r>
      <w:r w:rsidR="00321F6F">
        <w:rPr>
          <w:rStyle w:val="FootnoteReference"/>
        </w:rPr>
        <w:footnoteReference w:id="593"/>
      </w:r>
      <w:r w:rsidRPr="00AB1781">
        <w:t xml:space="preserve"> of Abraham, His servants,</w:t>
      </w:r>
    </w:p>
    <w:p w14:paraId="33107E84" w14:textId="10EB9C13" w:rsidR="00EC728E" w:rsidRPr="00AB1781" w:rsidRDefault="00EC728E" w:rsidP="00DA6717">
      <w:pPr>
        <w:pStyle w:val="EnglishHangEndNoCoptic"/>
      </w:pPr>
      <w:r w:rsidRPr="00AB1781">
        <w:tab/>
      </w:r>
      <w:r w:rsidR="00321F6F">
        <w:t>O</w:t>
      </w:r>
      <w:r w:rsidRPr="00AB1781">
        <w:t xml:space="preserve"> sons of Jacob, His chosen </w:t>
      </w:r>
      <w:r w:rsidR="00321F6F">
        <w:t>ones,</w:t>
      </w:r>
    </w:p>
    <w:p w14:paraId="1AD2574F" w14:textId="77777777" w:rsidR="00EC728E" w:rsidRPr="00AB1781" w:rsidRDefault="00EC728E" w:rsidP="00DA6717">
      <w:pPr>
        <w:pStyle w:val="EnglishHangNoCoptic"/>
      </w:pPr>
      <w:r w:rsidRPr="00AB1781">
        <w:t>7 He is the Lord our God;</w:t>
      </w:r>
    </w:p>
    <w:p w14:paraId="126C44DF" w14:textId="77777777" w:rsidR="00EC728E" w:rsidRPr="00AB1781" w:rsidRDefault="00EC728E" w:rsidP="00DA6717">
      <w:pPr>
        <w:pStyle w:val="EnglishHangEndNoCoptic"/>
      </w:pPr>
      <w:r w:rsidRPr="00AB1781">
        <w:tab/>
        <w:t>His judgments are in all the earth.</w:t>
      </w:r>
    </w:p>
    <w:p w14:paraId="5E9AEA50" w14:textId="321389E3" w:rsidR="00EC728E" w:rsidRPr="00AB1781" w:rsidRDefault="00EC728E" w:rsidP="00DA6717">
      <w:pPr>
        <w:pStyle w:val="EnglishHangNoCoptic"/>
      </w:pPr>
      <w:r w:rsidRPr="00AB1781">
        <w:t>8 He never forgets His covenant</w:t>
      </w:r>
      <w:r w:rsidR="00321F6F">
        <w:rPr>
          <w:rStyle w:val="FootnoteReference"/>
        </w:rPr>
        <w:footnoteReference w:id="594"/>
      </w:r>
      <w:r w:rsidRPr="00AB1781">
        <w:t>,</w:t>
      </w:r>
    </w:p>
    <w:p w14:paraId="781BEDF4" w14:textId="630518AE" w:rsidR="00EC728E" w:rsidRPr="00AB1781" w:rsidRDefault="00EC728E" w:rsidP="00DA6717">
      <w:pPr>
        <w:pStyle w:val="EnglishHangEndNoCoptic"/>
      </w:pPr>
      <w:r w:rsidRPr="00AB1781">
        <w:tab/>
        <w:t xml:space="preserve">the </w:t>
      </w:r>
      <w:r w:rsidR="00321F6F">
        <w:t>word He commanded</w:t>
      </w:r>
      <w:r w:rsidRPr="00AB1781">
        <w:t xml:space="preserve"> for a thousand generations,</w:t>
      </w:r>
    </w:p>
    <w:p w14:paraId="6284A33F" w14:textId="7E9A38D5" w:rsidR="00EC728E" w:rsidRPr="00AB1781" w:rsidRDefault="00EC728E" w:rsidP="00DA6717">
      <w:pPr>
        <w:pStyle w:val="EnglishHangNoCoptic"/>
      </w:pPr>
      <w:r w:rsidRPr="00AB1781">
        <w:t xml:space="preserve">9  </w:t>
      </w:r>
      <w:r w:rsidR="00321F6F">
        <w:t xml:space="preserve">[the covenant] </w:t>
      </w:r>
      <w:r w:rsidRPr="00AB1781">
        <w:t xml:space="preserve">which He </w:t>
      </w:r>
      <w:r w:rsidR="00321F6F">
        <w:t>established</w:t>
      </w:r>
      <w:r w:rsidRPr="00AB1781">
        <w:t xml:space="preserve"> with Abraham,</w:t>
      </w:r>
    </w:p>
    <w:p w14:paraId="1577A099" w14:textId="0D5EB338" w:rsidR="00EC728E" w:rsidRPr="00AB1781" w:rsidRDefault="004F47C2" w:rsidP="00DA6717">
      <w:pPr>
        <w:pStyle w:val="EnglishHangEndNoCoptic"/>
      </w:pPr>
      <w:r>
        <w:tab/>
        <w:t>and His</w:t>
      </w:r>
      <w:r w:rsidR="00EC728E" w:rsidRPr="00AB1781">
        <w:t xml:space="preserve"> </w:t>
      </w:r>
      <w:r w:rsidR="00321F6F">
        <w:t>oath to Isaac;</w:t>
      </w:r>
    </w:p>
    <w:p w14:paraId="2958D8F6" w14:textId="79FC5333" w:rsidR="00EC728E" w:rsidRPr="00AB1781" w:rsidRDefault="00EC728E" w:rsidP="00DA6717">
      <w:pPr>
        <w:pStyle w:val="EnglishHangNoCoptic"/>
      </w:pPr>
      <w:r w:rsidRPr="00AB1781">
        <w:lastRenderedPageBreak/>
        <w:t xml:space="preserve">10 </w:t>
      </w:r>
      <w:r w:rsidR="00321F6F">
        <w:t>and</w:t>
      </w:r>
      <w:r w:rsidRPr="00AB1781">
        <w:t xml:space="preserve"> He </w:t>
      </w:r>
      <w:r w:rsidR="00321F6F">
        <w:t>established it</w:t>
      </w:r>
      <w:r w:rsidR="00321F6F">
        <w:rPr>
          <w:rStyle w:val="FootnoteReference"/>
        </w:rPr>
        <w:footnoteReference w:id="595"/>
      </w:r>
      <w:r w:rsidR="00321F6F">
        <w:t xml:space="preserve"> with</w:t>
      </w:r>
      <w:r w:rsidRPr="00AB1781">
        <w:t xml:space="preserve"> Jacob as a</w:t>
      </w:r>
      <w:r w:rsidR="00321F6F">
        <w:t>n</w:t>
      </w:r>
      <w:r w:rsidRPr="00AB1781">
        <w:t xml:space="preserve"> </w:t>
      </w:r>
      <w:r w:rsidR="00321F6F">
        <w:t>ordinance</w:t>
      </w:r>
      <w:r w:rsidRPr="00AB1781">
        <w:t>,</w:t>
      </w:r>
    </w:p>
    <w:p w14:paraId="508824DE" w14:textId="005F4675" w:rsidR="00EC728E" w:rsidRPr="00AB1781" w:rsidRDefault="00EC728E" w:rsidP="00DA6717">
      <w:pPr>
        <w:pStyle w:val="EnglishHangEndNoCoptic"/>
      </w:pPr>
      <w:r w:rsidRPr="00AB1781">
        <w:tab/>
        <w:t xml:space="preserve">and </w:t>
      </w:r>
      <w:r w:rsidR="00321F6F">
        <w:t>with</w:t>
      </w:r>
      <w:r w:rsidRPr="00AB1781">
        <w:t xml:space="preserve"> Israel as an </w:t>
      </w:r>
      <w:r w:rsidR="00321F6F">
        <w:t>everlasting</w:t>
      </w:r>
      <w:r w:rsidRPr="00AB1781">
        <w:t xml:space="preserve"> covenant,</w:t>
      </w:r>
    </w:p>
    <w:p w14:paraId="11FB27C7" w14:textId="1FC4CDFB" w:rsidR="00EC728E" w:rsidRPr="00AB1781" w:rsidRDefault="00321F6F" w:rsidP="00DA6717">
      <w:pPr>
        <w:pStyle w:val="EnglishHangNoCoptic"/>
      </w:pPr>
      <w:r>
        <w:t>11 saying, “</w:t>
      </w:r>
      <w:r w:rsidR="00EC728E" w:rsidRPr="00AB1781">
        <w:t>I will give the land of Canaan</w:t>
      </w:r>
      <w:r>
        <w:t xml:space="preserve"> to you</w:t>
      </w:r>
    </w:p>
    <w:p w14:paraId="6B31A993" w14:textId="5194E4FB" w:rsidR="00EC728E" w:rsidRPr="00AB1781" w:rsidRDefault="00EC728E" w:rsidP="00DA6717">
      <w:pPr>
        <w:pStyle w:val="EnglishHangEndNoCoptic"/>
      </w:pPr>
      <w:r w:rsidRPr="00AB1781">
        <w:tab/>
        <w:t xml:space="preserve">as </w:t>
      </w:r>
      <w:r w:rsidR="00321F6F">
        <w:t>parcels for your inheritance.”</w:t>
      </w:r>
    </w:p>
    <w:p w14:paraId="6B4353A7" w14:textId="68F1C9C0" w:rsidR="00EC728E" w:rsidRPr="00AB1781" w:rsidRDefault="00321F6F" w:rsidP="00DA6717">
      <w:pPr>
        <w:pStyle w:val="EnglishHangNoCoptic"/>
      </w:pPr>
      <w:r>
        <w:t>12 W</w:t>
      </w:r>
      <w:r w:rsidR="00EC728E" w:rsidRPr="00AB1781">
        <w:t>hen they were few in number,</w:t>
      </w:r>
    </w:p>
    <w:p w14:paraId="10ED1333" w14:textId="7D94B0E0" w:rsidR="00EC728E" w:rsidRPr="00AB1781" w:rsidRDefault="00EC728E" w:rsidP="00DA6717">
      <w:pPr>
        <w:pStyle w:val="EnglishHangEndNoCoptic"/>
      </w:pPr>
      <w:r w:rsidRPr="00AB1781">
        <w:tab/>
        <w:t>very few</w:t>
      </w:r>
      <w:r w:rsidR="00321F6F">
        <w:t>,</w:t>
      </w:r>
      <w:r w:rsidRPr="00AB1781">
        <w:t xml:space="preserve"> and </w:t>
      </w:r>
      <w:r w:rsidR="00280E2D">
        <w:t>sojourners</w:t>
      </w:r>
      <w:r w:rsidR="00280E2D">
        <w:rPr>
          <w:rStyle w:val="FootnoteReference"/>
        </w:rPr>
        <w:footnoteReference w:id="596"/>
      </w:r>
      <w:r w:rsidR="00280E2D">
        <w:t xml:space="preserve"> in the land,</w:t>
      </w:r>
    </w:p>
    <w:p w14:paraId="720643CC" w14:textId="0AEFFF14" w:rsidR="00EC728E" w:rsidRPr="00AB1781" w:rsidRDefault="00EC728E" w:rsidP="00DA6717">
      <w:pPr>
        <w:pStyle w:val="EnglishHangNoCoptic"/>
      </w:pPr>
      <w:r w:rsidRPr="00AB1781">
        <w:t xml:space="preserve">13 </w:t>
      </w:r>
      <w:r w:rsidR="00280E2D">
        <w:t>they also</w:t>
      </w:r>
      <w:r w:rsidRPr="00AB1781">
        <w:t xml:space="preserve"> passed from nation to nation,</w:t>
      </w:r>
    </w:p>
    <w:p w14:paraId="7563D2C1" w14:textId="4B3788FB" w:rsidR="00EC728E" w:rsidRPr="00AB1781" w:rsidRDefault="00EC728E" w:rsidP="00DA6717">
      <w:pPr>
        <w:pStyle w:val="EnglishHangEndNoCoptic"/>
      </w:pPr>
      <w:r w:rsidRPr="00AB1781">
        <w:tab/>
        <w:t xml:space="preserve">and from </w:t>
      </w:r>
      <w:r w:rsidR="00280E2D">
        <w:t>a</w:t>
      </w:r>
      <w:r w:rsidRPr="00AB1781">
        <w:t xml:space="preserve"> kingdom to another people.</w:t>
      </w:r>
    </w:p>
    <w:p w14:paraId="11993AD0" w14:textId="62FEDAAB" w:rsidR="00EC728E" w:rsidRPr="00AB1781" w:rsidRDefault="00EC728E" w:rsidP="00DA6717">
      <w:pPr>
        <w:pStyle w:val="EnglishHangNoCoptic"/>
      </w:pPr>
      <w:r w:rsidRPr="00AB1781">
        <w:t xml:space="preserve">14 He allowed no one to </w:t>
      </w:r>
      <w:r w:rsidR="00280E2D">
        <w:t>wrong</w:t>
      </w:r>
      <w:r w:rsidRPr="00AB1781">
        <w:t xml:space="preserve"> them,</w:t>
      </w:r>
    </w:p>
    <w:p w14:paraId="3E720B6A" w14:textId="7C04D474" w:rsidR="00EC728E" w:rsidRPr="00AB1781" w:rsidRDefault="00EC728E" w:rsidP="00DA6717">
      <w:pPr>
        <w:pStyle w:val="EnglishHangEndNoCoptic"/>
      </w:pPr>
      <w:r w:rsidRPr="00AB1781">
        <w:tab/>
        <w:t xml:space="preserve">and </w:t>
      </w:r>
      <w:r w:rsidR="00280E2D">
        <w:t>He rebuked</w:t>
      </w:r>
      <w:r w:rsidRPr="00AB1781">
        <w:t xml:space="preserve"> kings on their account:</w:t>
      </w:r>
    </w:p>
    <w:p w14:paraId="382CB0C8" w14:textId="23BD142D" w:rsidR="00EC728E" w:rsidRPr="00AB1781" w:rsidRDefault="00280E2D" w:rsidP="00DA6717">
      <w:pPr>
        <w:pStyle w:val="EnglishHangNoCoptic"/>
      </w:pPr>
      <w:r>
        <w:t>15 “Do not touch</w:t>
      </w:r>
      <w:r w:rsidR="00EC728E" w:rsidRPr="00AB1781">
        <w:t xml:space="preserve"> My anointed </w:t>
      </w:r>
      <w:r>
        <w:t>ones</w:t>
      </w:r>
      <w:r w:rsidR="00EC728E" w:rsidRPr="00AB1781">
        <w:t>,</w:t>
      </w:r>
      <w:r w:rsidR="00EC728E" w:rsidRPr="00AB1781">
        <w:rPr>
          <w:rStyle w:val="FootnoteReference"/>
        </w:rPr>
        <w:footnoteReference w:id="597"/>
      </w:r>
    </w:p>
    <w:p w14:paraId="2586C93E" w14:textId="41280381" w:rsidR="00EC728E" w:rsidRPr="00AB1781" w:rsidRDefault="00EC728E" w:rsidP="00DA6717">
      <w:pPr>
        <w:pStyle w:val="EnglishHangEndNoCoptic"/>
      </w:pPr>
      <w:r w:rsidRPr="00AB1781">
        <w:tab/>
        <w:t>and do My</w:t>
      </w:r>
      <w:r w:rsidR="00280E2D">
        <w:t xml:space="preserve"> prophets no harm.”</w:t>
      </w:r>
    </w:p>
    <w:p w14:paraId="3EE3082B" w14:textId="3A43597F" w:rsidR="00EC728E" w:rsidRPr="00AB1781" w:rsidRDefault="00EC728E" w:rsidP="00DA6717">
      <w:pPr>
        <w:pStyle w:val="EnglishHangNoCoptic"/>
      </w:pPr>
      <w:r w:rsidRPr="00AB1781">
        <w:t xml:space="preserve">16 And He called a famine </w:t>
      </w:r>
      <w:r w:rsidR="00280E2D">
        <w:t>up</w:t>
      </w:r>
      <w:r w:rsidRPr="00AB1781">
        <w:t>on the land—</w:t>
      </w:r>
    </w:p>
    <w:p w14:paraId="26BD3FC0" w14:textId="5CD8888A" w:rsidR="00EC728E" w:rsidRPr="00AB1781" w:rsidRDefault="00EC728E" w:rsidP="00DA6717">
      <w:pPr>
        <w:pStyle w:val="EnglishHangEndNoCoptic"/>
      </w:pPr>
      <w:r w:rsidRPr="00AB1781">
        <w:tab/>
      </w:r>
      <w:r w:rsidR="00280E2D">
        <w:t>He crushed</w:t>
      </w:r>
      <w:r w:rsidRPr="00AB1781">
        <w:t xml:space="preserve"> </w:t>
      </w:r>
      <w:r w:rsidR="00280E2D">
        <w:t>their provision</w:t>
      </w:r>
      <w:r w:rsidRPr="00AB1781">
        <w:t xml:space="preserve"> </w:t>
      </w:r>
      <w:r w:rsidR="00280E2D">
        <w:t>of bread;</w:t>
      </w:r>
    </w:p>
    <w:p w14:paraId="45437254" w14:textId="77777777" w:rsidR="00EC728E" w:rsidRPr="00AB1781" w:rsidRDefault="00EC728E" w:rsidP="00DA6717">
      <w:pPr>
        <w:pStyle w:val="EnglishHangNoCoptic"/>
      </w:pPr>
      <w:r w:rsidRPr="00AB1781">
        <w:t>17 He sent a man ahead of them;</w:t>
      </w:r>
    </w:p>
    <w:p w14:paraId="4785E897" w14:textId="77777777" w:rsidR="00EC728E" w:rsidRPr="00AB1781" w:rsidRDefault="00EC728E" w:rsidP="00DA6717">
      <w:pPr>
        <w:pStyle w:val="EnglishHangEndNoCoptic"/>
      </w:pPr>
      <w:r w:rsidRPr="00AB1781">
        <w:tab/>
        <w:t>Joseph was sold as a slave.</w:t>
      </w:r>
    </w:p>
    <w:p w14:paraId="7738CE28" w14:textId="77777777" w:rsidR="00EC728E" w:rsidRPr="00AB1781" w:rsidRDefault="00EC728E" w:rsidP="00DA6717">
      <w:pPr>
        <w:pStyle w:val="EnglishHangNoCoptic"/>
      </w:pPr>
      <w:r w:rsidRPr="00AB1781">
        <w:t>18 They humbled his feet with fetters;</w:t>
      </w:r>
    </w:p>
    <w:p w14:paraId="5949C48C" w14:textId="665FB4B7" w:rsidR="00EC728E" w:rsidRPr="00AB1781" w:rsidRDefault="00EC728E" w:rsidP="00DA6717">
      <w:pPr>
        <w:pStyle w:val="EnglishHangEndNoCoptic"/>
      </w:pPr>
      <w:r w:rsidRPr="00AB1781">
        <w:tab/>
        <w:t xml:space="preserve">his </w:t>
      </w:r>
      <w:r w:rsidR="00280E2D">
        <w:t>soul</w:t>
      </w:r>
      <w:r w:rsidRPr="00AB1781">
        <w:t xml:space="preserve"> </w:t>
      </w:r>
      <w:r w:rsidR="00280E2D">
        <w:t>past into</w:t>
      </w:r>
      <w:r w:rsidRPr="00AB1781">
        <w:t xml:space="preserve"> </w:t>
      </w:r>
      <w:r w:rsidR="00280E2D">
        <w:t>iron</w:t>
      </w:r>
      <w:r w:rsidRPr="00AB1781">
        <w:t>.</w:t>
      </w:r>
    </w:p>
    <w:p w14:paraId="7E061DF9" w14:textId="4A7917D2" w:rsidR="00EC728E" w:rsidRPr="00AB1781" w:rsidRDefault="00280E2D" w:rsidP="00DA6717">
      <w:pPr>
        <w:pStyle w:val="EnglishHangNoCoptic"/>
      </w:pPr>
      <w:r>
        <w:t>19 Until what h</w:t>
      </w:r>
      <w:r w:rsidR="00EC728E" w:rsidRPr="00AB1781">
        <w:t>e had said came to pass,</w:t>
      </w:r>
    </w:p>
    <w:p w14:paraId="4BB8E7F8" w14:textId="7A4E3A8D" w:rsidR="00EC728E" w:rsidRPr="00AB1781" w:rsidRDefault="00EC728E" w:rsidP="00DA6717">
      <w:pPr>
        <w:pStyle w:val="EnglishHangEndNoCoptic"/>
      </w:pPr>
      <w:r w:rsidRPr="00AB1781">
        <w:tab/>
        <w:t xml:space="preserve">the </w:t>
      </w:r>
      <w:r w:rsidR="00280E2D">
        <w:t>revelation</w:t>
      </w:r>
      <w:r w:rsidRPr="00AB1781">
        <w:t xml:space="preserve"> of the Lord </w:t>
      </w:r>
      <w:r w:rsidR="00280E2D">
        <w:t>purified</w:t>
      </w:r>
      <w:r w:rsidRPr="00AB1781">
        <w:t xml:space="preserve"> him.</w:t>
      </w:r>
    </w:p>
    <w:p w14:paraId="0FA80185" w14:textId="023142A2" w:rsidR="00EC728E" w:rsidRPr="00AB1781" w:rsidRDefault="00EC728E" w:rsidP="00DA6717">
      <w:pPr>
        <w:pStyle w:val="EnglishHangNoCoptic"/>
      </w:pPr>
      <w:r w:rsidRPr="00AB1781">
        <w:t>20</w:t>
      </w:r>
      <w:r w:rsidR="00280E2D">
        <w:t xml:space="preserve"> The king sent and released him,</w:t>
      </w:r>
    </w:p>
    <w:p w14:paraId="3B4EF86D" w14:textId="77777777" w:rsidR="00EC728E" w:rsidRPr="00AB1781" w:rsidRDefault="00EC728E" w:rsidP="00DA6717">
      <w:pPr>
        <w:pStyle w:val="EnglishHangEndNoCoptic"/>
      </w:pPr>
      <w:r w:rsidRPr="00AB1781">
        <w:tab/>
        <w:t>the ruler of the people set him free.</w:t>
      </w:r>
    </w:p>
    <w:p w14:paraId="5F9D2E69" w14:textId="77777777" w:rsidR="00EC728E" w:rsidRPr="00AB1781" w:rsidRDefault="00EC728E" w:rsidP="00DA6717">
      <w:pPr>
        <w:pStyle w:val="EnglishHangNoCoptic"/>
      </w:pPr>
      <w:r w:rsidRPr="00AB1781">
        <w:t>21 He made him lord of all his house</w:t>
      </w:r>
    </w:p>
    <w:p w14:paraId="2C0A508E" w14:textId="77777777" w:rsidR="00EC728E" w:rsidRPr="00AB1781" w:rsidRDefault="00EC728E" w:rsidP="00DA6717">
      <w:pPr>
        <w:pStyle w:val="EnglishHangEndNoCoptic"/>
      </w:pPr>
      <w:r w:rsidRPr="00AB1781">
        <w:tab/>
        <w:t>and ruler of all his possessions,</w:t>
      </w:r>
    </w:p>
    <w:p w14:paraId="22C12C55" w14:textId="6C525997" w:rsidR="00EC728E" w:rsidRPr="00AB1781" w:rsidRDefault="00EC728E" w:rsidP="00DA6717">
      <w:pPr>
        <w:pStyle w:val="EnglishHangNoCoptic"/>
      </w:pPr>
      <w:r w:rsidRPr="00AB1781">
        <w:t xml:space="preserve">22 to </w:t>
      </w:r>
      <w:r w:rsidR="00280E2D">
        <w:t>educate</w:t>
      </w:r>
      <w:r w:rsidRPr="00AB1781">
        <w:t xml:space="preserve"> his princes to be like himself</w:t>
      </w:r>
    </w:p>
    <w:p w14:paraId="67CE7D10" w14:textId="4028D781" w:rsidR="00EC728E" w:rsidRPr="00AB1781" w:rsidRDefault="00EC728E" w:rsidP="00DA6717">
      <w:pPr>
        <w:pStyle w:val="EnglishHangEndNoCoptic"/>
      </w:pPr>
      <w:r w:rsidRPr="00AB1781">
        <w:tab/>
        <w:t xml:space="preserve">and to teach his </w:t>
      </w:r>
      <w:r w:rsidR="00280E2D">
        <w:t>elders</w:t>
      </w:r>
      <w:r w:rsidRPr="00AB1781">
        <w:t xml:space="preserve"> wisdom.</w:t>
      </w:r>
    </w:p>
    <w:p w14:paraId="77A0B3E3" w14:textId="77777777" w:rsidR="00EC728E" w:rsidRPr="00AB1781" w:rsidRDefault="00EC728E" w:rsidP="00DA6717">
      <w:pPr>
        <w:pStyle w:val="EnglishHangNoCoptic"/>
      </w:pPr>
      <w:r w:rsidRPr="00AB1781">
        <w:t>23 Then Israel came into Egypt,</w:t>
      </w:r>
    </w:p>
    <w:p w14:paraId="6B220CF0" w14:textId="44CF70F0" w:rsidR="00EC728E" w:rsidRPr="00DA6717" w:rsidRDefault="00EC728E" w:rsidP="00DA6717">
      <w:pPr>
        <w:pStyle w:val="EnglishHangEndNoCoptic"/>
      </w:pPr>
      <w:r w:rsidRPr="00AB1781">
        <w:tab/>
        <w:t xml:space="preserve">and Jacob </w:t>
      </w:r>
      <w:r w:rsidR="00280E2D">
        <w:t>sojourned</w:t>
      </w:r>
      <w:r w:rsidRPr="00AB1781">
        <w:t xml:space="preserve"> in the land of Ham.</w:t>
      </w:r>
    </w:p>
    <w:p w14:paraId="14574E99" w14:textId="2DD60755" w:rsidR="00EC728E" w:rsidRPr="00AB1781" w:rsidRDefault="00EC728E" w:rsidP="00DA6717">
      <w:pPr>
        <w:pStyle w:val="EnglishHangNoCoptic"/>
      </w:pPr>
      <w:r w:rsidRPr="00AB1781">
        <w:lastRenderedPageBreak/>
        <w:t xml:space="preserve">24 And He increased His people </w:t>
      </w:r>
      <w:r w:rsidR="00280E2D">
        <w:t>greatly</w:t>
      </w:r>
      <w:r w:rsidRPr="00AB1781">
        <w:t>,</w:t>
      </w:r>
    </w:p>
    <w:p w14:paraId="746EFD59" w14:textId="77777777" w:rsidR="00EC728E" w:rsidRPr="00AB1781" w:rsidRDefault="00EC728E" w:rsidP="00DA6717">
      <w:pPr>
        <w:pStyle w:val="EnglishHangEndNoCoptic"/>
      </w:pPr>
      <w:r w:rsidRPr="00AB1781">
        <w:tab/>
        <w:t>and made them stronger than their enemies.</w:t>
      </w:r>
    </w:p>
    <w:p w14:paraId="60FA4142" w14:textId="19AAEE6F" w:rsidR="00EC728E" w:rsidRPr="00AB1781" w:rsidRDefault="00EC728E" w:rsidP="00DA6717">
      <w:pPr>
        <w:pStyle w:val="EnglishHangNoCoptic"/>
      </w:pPr>
      <w:r w:rsidRPr="00AB1781">
        <w:t xml:space="preserve">25 He </w:t>
      </w:r>
      <w:r w:rsidR="00280E2D">
        <w:t>changed</w:t>
      </w:r>
      <w:r w:rsidRPr="00AB1781">
        <w:t xml:space="preserve"> their hearts to hate His people,</w:t>
      </w:r>
    </w:p>
    <w:p w14:paraId="7BA6599D" w14:textId="77777777" w:rsidR="00EC728E" w:rsidRPr="00AB1781" w:rsidRDefault="00EC728E" w:rsidP="00DA6717">
      <w:pPr>
        <w:pStyle w:val="EnglishHangEndNoCoptic"/>
      </w:pPr>
      <w:r w:rsidRPr="00AB1781">
        <w:tab/>
        <w:t>to deal craftily with His servants.</w:t>
      </w:r>
    </w:p>
    <w:p w14:paraId="37C8D7AB" w14:textId="77777777" w:rsidR="00EC728E" w:rsidRPr="00AB1781" w:rsidRDefault="00EC728E" w:rsidP="00DA6717">
      <w:pPr>
        <w:pStyle w:val="EnglishHangNoCoptic"/>
      </w:pPr>
      <w:r w:rsidRPr="00AB1781">
        <w:t>26 He sent His servant Moses,</w:t>
      </w:r>
    </w:p>
    <w:p w14:paraId="2F0689DF" w14:textId="419F9ABA" w:rsidR="00EC728E" w:rsidRPr="00AB1781" w:rsidRDefault="00EC728E" w:rsidP="00DA6717">
      <w:pPr>
        <w:pStyle w:val="EnglishHangEndNoCoptic"/>
      </w:pPr>
      <w:r w:rsidRPr="00AB1781">
        <w:tab/>
        <w:t>and Aaron whom He had chosen.</w:t>
      </w:r>
    </w:p>
    <w:p w14:paraId="28E4062E" w14:textId="5E76D0EC" w:rsidR="00EC728E" w:rsidRPr="00AB1781" w:rsidRDefault="00EC728E" w:rsidP="00DA6717">
      <w:pPr>
        <w:pStyle w:val="EnglishHangNoCoptic"/>
      </w:pPr>
      <w:r w:rsidRPr="00AB1781">
        <w:t xml:space="preserve">27 He </w:t>
      </w:r>
      <w:r w:rsidR="00280E2D">
        <w:t>placed</w:t>
      </w:r>
      <w:r w:rsidRPr="00AB1781">
        <w:t xml:space="preserve"> the words of His signs</w:t>
      </w:r>
      <w:r w:rsidR="00280E2D">
        <w:t xml:space="preserve"> in them,</w:t>
      </w:r>
    </w:p>
    <w:p w14:paraId="4ECDE834" w14:textId="101C0633" w:rsidR="00EC728E" w:rsidRPr="00AB1781" w:rsidRDefault="00EC728E" w:rsidP="00DA6717">
      <w:pPr>
        <w:pStyle w:val="EnglishHangEndNoCoptic"/>
      </w:pPr>
      <w:r w:rsidRPr="00AB1781">
        <w:tab/>
        <w:t xml:space="preserve">and </w:t>
      </w:r>
      <w:r w:rsidR="00280E2D">
        <w:t>His wonders</w:t>
      </w:r>
      <w:r w:rsidRPr="00AB1781">
        <w:t xml:space="preserve"> in the land of Ham.</w:t>
      </w:r>
    </w:p>
    <w:p w14:paraId="4C51F665" w14:textId="166524DE" w:rsidR="00EC728E" w:rsidRPr="00AB1781" w:rsidRDefault="00EC728E" w:rsidP="00DA6717">
      <w:pPr>
        <w:pStyle w:val="EnglishHangNoCoptic"/>
      </w:pPr>
      <w:r w:rsidRPr="00AB1781">
        <w:t>28 He sent darkness</w:t>
      </w:r>
      <w:r w:rsidR="00280E2D">
        <w:t>,</w:t>
      </w:r>
      <w:r w:rsidRPr="00AB1781">
        <w:t xml:space="preserve"> and it </w:t>
      </w:r>
      <w:r w:rsidR="00280E2D">
        <w:t xml:space="preserve">grew </w:t>
      </w:r>
      <w:r w:rsidRPr="00AB1781">
        <w:t>dark,</w:t>
      </w:r>
    </w:p>
    <w:p w14:paraId="7F6662EB" w14:textId="14F73525" w:rsidR="00EC728E" w:rsidRPr="00AB1781" w:rsidRDefault="00EC728E" w:rsidP="00DA6717">
      <w:pPr>
        <w:pStyle w:val="EnglishHangEndNoCoptic"/>
      </w:pPr>
      <w:r w:rsidRPr="00AB1781">
        <w:tab/>
      </w:r>
      <w:r w:rsidR="00280E2D">
        <w:t>for they</w:t>
      </w:r>
      <w:r w:rsidRPr="00AB1781">
        <w:t xml:space="preserve"> </w:t>
      </w:r>
      <w:r w:rsidR="00280E2D">
        <w:t>rebelled against</w:t>
      </w:r>
      <w:r w:rsidRPr="00AB1781">
        <w:t xml:space="preserve"> His words.</w:t>
      </w:r>
    </w:p>
    <w:p w14:paraId="15EDD699" w14:textId="5885A1B9" w:rsidR="00EC728E" w:rsidRPr="00AB1781" w:rsidRDefault="00EC728E" w:rsidP="00DA6717">
      <w:pPr>
        <w:pStyle w:val="EnglishHangNoCoptic"/>
      </w:pPr>
      <w:r w:rsidRPr="00AB1781">
        <w:t>29 He turned their waters into blood</w:t>
      </w:r>
      <w:r w:rsidR="00E46516">
        <w:t>,</w:t>
      </w:r>
    </w:p>
    <w:p w14:paraId="604E5D8F" w14:textId="77777777" w:rsidR="00EC728E" w:rsidRPr="00AB1781" w:rsidRDefault="00EC728E" w:rsidP="00DA6717">
      <w:pPr>
        <w:pStyle w:val="EnglishHangEndNoCoptic"/>
      </w:pPr>
      <w:r w:rsidRPr="00AB1781">
        <w:tab/>
        <w:t>and killed their fish.</w:t>
      </w:r>
    </w:p>
    <w:p w14:paraId="396816B5" w14:textId="569DA55B" w:rsidR="00EC728E" w:rsidRPr="00AB1781" w:rsidRDefault="00EC728E" w:rsidP="00DA6717">
      <w:pPr>
        <w:pStyle w:val="EnglishHangNoCoptic"/>
      </w:pPr>
      <w:r w:rsidRPr="00AB1781">
        <w:t xml:space="preserve">30 Their land </w:t>
      </w:r>
      <w:r w:rsidR="00E46516">
        <w:t>crawled</w:t>
      </w:r>
      <w:r w:rsidRPr="00AB1781">
        <w:t xml:space="preserve"> with frogs,</w:t>
      </w:r>
    </w:p>
    <w:p w14:paraId="693BFCD6" w14:textId="70759AA2" w:rsidR="00EC728E" w:rsidRPr="00AB1781" w:rsidRDefault="00E46516" w:rsidP="00DA6717">
      <w:pPr>
        <w:pStyle w:val="EnglishHangEndNoCoptic"/>
      </w:pPr>
      <w:r>
        <w:tab/>
        <w:t>even in the chambers of their king</w:t>
      </w:r>
      <w:r w:rsidR="00EC728E" w:rsidRPr="00AB1781">
        <w:t>.</w:t>
      </w:r>
    </w:p>
    <w:p w14:paraId="3D5F8AD7" w14:textId="546DA183" w:rsidR="00EC728E" w:rsidRPr="00AB1781" w:rsidRDefault="00EC728E" w:rsidP="00DA6717">
      <w:pPr>
        <w:pStyle w:val="EnglishHangNoCoptic"/>
      </w:pPr>
      <w:r w:rsidRPr="00AB1781">
        <w:t xml:space="preserve">31 He spoke and the </w:t>
      </w:r>
      <w:r w:rsidR="00E46516">
        <w:t>dog-flies</w:t>
      </w:r>
      <w:r w:rsidRPr="00AB1781">
        <w:t xml:space="preserve"> came,</w:t>
      </w:r>
    </w:p>
    <w:p w14:paraId="155E1F91" w14:textId="675F9F38" w:rsidR="00EC728E" w:rsidRPr="00AB1781" w:rsidRDefault="00EC728E" w:rsidP="00DA6717">
      <w:pPr>
        <w:pStyle w:val="EnglishHangEndNoCoptic"/>
      </w:pPr>
      <w:r w:rsidRPr="00AB1781">
        <w:tab/>
        <w:t xml:space="preserve">and gnats in all their </w:t>
      </w:r>
      <w:r w:rsidR="00E46516">
        <w:t>territories</w:t>
      </w:r>
      <w:r w:rsidRPr="00AB1781">
        <w:t>.</w:t>
      </w:r>
    </w:p>
    <w:p w14:paraId="56EDBFC3" w14:textId="73C53639" w:rsidR="00EC728E" w:rsidRPr="00AB1781" w:rsidRDefault="00E46516" w:rsidP="00DA6717">
      <w:pPr>
        <w:pStyle w:val="EnglishHangNoCoptic"/>
      </w:pPr>
      <w:r>
        <w:t>32 He gave them hail for rain;</w:t>
      </w:r>
    </w:p>
    <w:p w14:paraId="79E27D9E" w14:textId="71BAA2F7" w:rsidR="00EC728E" w:rsidRPr="00AB1781" w:rsidRDefault="00EC728E" w:rsidP="00DA6717">
      <w:pPr>
        <w:pStyle w:val="EnglishHangEndNoCoptic"/>
      </w:pPr>
      <w:r w:rsidRPr="00AB1781">
        <w:tab/>
        <w:t xml:space="preserve">fire </w:t>
      </w:r>
      <w:r w:rsidR="00E46516">
        <w:t>burned up</w:t>
      </w:r>
      <w:r w:rsidRPr="00AB1781">
        <w:t xml:space="preserve"> their land.</w:t>
      </w:r>
    </w:p>
    <w:p w14:paraId="00FA182E" w14:textId="37875B0A" w:rsidR="00EC728E" w:rsidRPr="00AB1781" w:rsidRDefault="00EC728E" w:rsidP="00DA6717">
      <w:pPr>
        <w:pStyle w:val="EnglishHangNoCoptic"/>
      </w:pPr>
      <w:r w:rsidRPr="00AB1781">
        <w:t xml:space="preserve">33 And He struck their </w:t>
      </w:r>
      <w:r w:rsidR="00E46516">
        <w:t xml:space="preserve">vines and their fig </w:t>
      </w:r>
      <w:r w:rsidRPr="00AB1781">
        <w:t>trees,</w:t>
      </w:r>
    </w:p>
    <w:p w14:paraId="157E40E7" w14:textId="77777777" w:rsidR="00EC728E" w:rsidRPr="00AB1781" w:rsidRDefault="00EC728E" w:rsidP="00DA6717">
      <w:pPr>
        <w:pStyle w:val="EnglishHangEndNoCoptic"/>
      </w:pPr>
      <w:r w:rsidRPr="00AB1781">
        <w:tab/>
        <w:t>and broke every tree of their land.</w:t>
      </w:r>
    </w:p>
    <w:p w14:paraId="278CAD7F" w14:textId="39CC0C2F" w:rsidR="00EC728E" w:rsidRPr="00AB1781" w:rsidRDefault="00EC728E" w:rsidP="00DA6717">
      <w:pPr>
        <w:pStyle w:val="EnglishHangNoCoptic"/>
      </w:pPr>
      <w:r w:rsidRPr="00AB1781">
        <w:t>34 He spoke</w:t>
      </w:r>
      <w:r w:rsidR="00E46516">
        <w:t>,</w:t>
      </w:r>
      <w:r w:rsidRPr="00AB1781">
        <w:t xml:space="preserve"> and the locust came,</w:t>
      </w:r>
    </w:p>
    <w:p w14:paraId="5AE89C5E" w14:textId="5AC6F7B2" w:rsidR="00EC728E" w:rsidRPr="00AB1781" w:rsidRDefault="00EC728E" w:rsidP="00DA6717">
      <w:pPr>
        <w:pStyle w:val="EnglishHangEndNoCoptic"/>
      </w:pPr>
      <w:r w:rsidRPr="00AB1781">
        <w:tab/>
        <w:t>and caterpillars</w:t>
      </w:r>
      <w:r w:rsidRPr="00AB1781">
        <w:rPr>
          <w:rStyle w:val="FootnoteReference"/>
        </w:rPr>
        <w:footnoteReference w:id="598"/>
      </w:r>
      <w:r w:rsidRPr="00AB1781">
        <w:t xml:space="preserve"> </w:t>
      </w:r>
      <w:r w:rsidR="00E46516">
        <w:t>without number,</w:t>
      </w:r>
    </w:p>
    <w:p w14:paraId="28C39F53" w14:textId="6B75DD23" w:rsidR="00EC728E" w:rsidRPr="00AB1781" w:rsidRDefault="00EC728E" w:rsidP="00DA6717">
      <w:pPr>
        <w:pStyle w:val="EnglishHangNoCoptic"/>
      </w:pPr>
      <w:r w:rsidRPr="00AB1781">
        <w:t xml:space="preserve">35 </w:t>
      </w:r>
      <w:r w:rsidR="00E46516">
        <w:t>and</w:t>
      </w:r>
      <w:r w:rsidRPr="00AB1781">
        <w:t xml:space="preserve"> they devoured </w:t>
      </w:r>
      <w:r w:rsidR="00E46516">
        <w:t>all the vegetation</w:t>
      </w:r>
      <w:r w:rsidRPr="00AB1781">
        <w:t xml:space="preserve"> in their land,</w:t>
      </w:r>
    </w:p>
    <w:p w14:paraId="73C3F4C9" w14:textId="35B57BDB" w:rsidR="00EC728E" w:rsidRPr="00AB1781" w:rsidRDefault="00EC728E" w:rsidP="00DA6717">
      <w:pPr>
        <w:pStyle w:val="EnglishHangEndNoCoptic"/>
      </w:pPr>
      <w:r w:rsidRPr="00AB1781">
        <w:tab/>
        <w:t xml:space="preserve">and </w:t>
      </w:r>
      <w:r w:rsidR="00E46516">
        <w:t>devoured</w:t>
      </w:r>
      <w:r w:rsidRPr="00AB1781">
        <w:t xml:space="preserve"> the fruit of their </w:t>
      </w:r>
      <w:r w:rsidR="00E46516">
        <w:t>land</w:t>
      </w:r>
      <w:r w:rsidRPr="00AB1781">
        <w:t>.</w:t>
      </w:r>
    </w:p>
    <w:p w14:paraId="3F92C7B8" w14:textId="7EFAC122" w:rsidR="00EC728E" w:rsidRPr="00AB1781" w:rsidRDefault="00EC728E" w:rsidP="00DA6717">
      <w:pPr>
        <w:pStyle w:val="EnglishHangNoCoptic"/>
      </w:pPr>
      <w:r w:rsidRPr="00AB1781">
        <w:t xml:space="preserve">36 Then He struck </w:t>
      </w:r>
      <w:r w:rsidR="00E46516">
        <w:t>down every</w:t>
      </w:r>
      <w:r w:rsidRPr="00AB1781">
        <w:t xml:space="preserve"> f</w:t>
      </w:r>
      <w:r w:rsidR="00E46516">
        <w:t>irstborn in</w:t>
      </w:r>
      <w:r w:rsidRPr="00AB1781">
        <w:t xml:space="preserve"> their land,</w:t>
      </w:r>
    </w:p>
    <w:p w14:paraId="7D04ABB1" w14:textId="77777777" w:rsidR="00EC728E" w:rsidRPr="00AB1781" w:rsidRDefault="00EC728E" w:rsidP="00DA6717">
      <w:pPr>
        <w:pStyle w:val="EnglishHangEndNoCoptic"/>
      </w:pPr>
      <w:r w:rsidRPr="00AB1781">
        <w:tab/>
        <w:t>the first-fruits of all their labour.</w:t>
      </w:r>
    </w:p>
    <w:p w14:paraId="373B9AF0" w14:textId="77777777" w:rsidR="00EC728E" w:rsidRPr="00AB1781" w:rsidRDefault="00EC728E" w:rsidP="00DA6717">
      <w:pPr>
        <w:pStyle w:val="EnglishHangNoCoptic"/>
      </w:pPr>
      <w:r w:rsidRPr="00AB1781">
        <w:t>37 And He brought them out with silver and gold,</w:t>
      </w:r>
    </w:p>
    <w:p w14:paraId="04B3C9ED" w14:textId="4DB6B430" w:rsidR="00EC728E" w:rsidRPr="00AB1781" w:rsidRDefault="00EC728E" w:rsidP="00DA6717">
      <w:pPr>
        <w:pStyle w:val="EnglishHangEndNoCoptic"/>
      </w:pPr>
      <w:r w:rsidRPr="00AB1781">
        <w:tab/>
        <w:t xml:space="preserve">and there was not </w:t>
      </w:r>
      <w:r w:rsidR="00E46516">
        <w:t>one who was weak among their tribes</w:t>
      </w:r>
      <w:r w:rsidRPr="00AB1781">
        <w:t>.</w:t>
      </w:r>
    </w:p>
    <w:p w14:paraId="00562952" w14:textId="252F9ADC" w:rsidR="00EC728E" w:rsidRPr="00AB1781" w:rsidRDefault="00EC728E" w:rsidP="00DA6717">
      <w:pPr>
        <w:pStyle w:val="EnglishHangNoCoptic"/>
      </w:pPr>
      <w:r w:rsidRPr="00AB1781">
        <w:t xml:space="preserve">38 Egypt was glad at their </w:t>
      </w:r>
      <w:r w:rsidR="00E46516">
        <w:t>exodus</w:t>
      </w:r>
      <w:r w:rsidRPr="00AB1781">
        <w:t>,</w:t>
      </w:r>
    </w:p>
    <w:p w14:paraId="047BE651" w14:textId="06B64B53" w:rsidR="00EC728E" w:rsidRPr="00AB1781" w:rsidRDefault="00E46516" w:rsidP="00DA6717">
      <w:pPr>
        <w:pStyle w:val="EnglishHangEndNoCoptic"/>
      </w:pPr>
      <w:r>
        <w:tab/>
        <w:t>for</w:t>
      </w:r>
      <w:r w:rsidR="00EC728E" w:rsidRPr="00AB1781">
        <w:t xml:space="preserve"> fear of them </w:t>
      </w:r>
      <w:r>
        <w:t>fell</w:t>
      </w:r>
      <w:r w:rsidR="00EC728E" w:rsidRPr="00AB1781">
        <w:t xml:space="preserve"> upon them.</w:t>
      </w:r>
    </w:p>
    <w:p w14:paraId="203F5565" w14:textId="57B266C4" w:rsidR="00EC728E" w:rsidRPr="00AB1781" w:rsidRDefault="00EC728E" w:rsidP="00DA6717">
      <w:pPr>
        <w:pStyle w:val="EnglishHangNoCoptic"/>
      </w:pPr>
      <w:r w:rsidRPr="00AB1781">
        <w:t xml:space="preserve">39 He spread a cloud </w:t>
      </w:r>
      <w:r w:rsidR="00E46516">
        <w:t>as a cover for them</w:t>
      </w:r>
      <w:r w:rsidRPr="00AB1781">
        <w:t>,</w:t>
      </w:r>
    </w:p>
    <w:p w14:paraId="38BBCCBC" w14:textId="76F352AF" w:rsidR="00EC728E" w:rsidRPr="00AB1781" w:rsidRDefault="00EC728E" w:rsidP="00DA6717">
      <w:pPr>
        <w:pStyle w:val="EnglishHangEndNoCoptic"/>
      </w:pPr>
      <w:r w:rsidRPr="00AB1781">
        <w:tab/>
        <w:t xml:space="preserve">and fire to </w:t>
      </w:r>
      <w:r w:rsidR="00E46516">
        <w:t>give them light at</w:t>
      </w:r>
      <w:r w:rsidRPr="00AB1781">
        <w:t xml:space="preserve"> night.</w:t>
      </w:r>
    </w:p>
    <w:p w14:paraId="17AA0F12" w14:textId="19564A54" w:rsidR="00EC728E" w:rsidRPr="00AB1781" w:rsidRDefault="00E46516" w:rsidP="00DA6717">
      <w:pPr>
        <w:pStyle w:val="EnglishHangNoCoptic"/>
      </w:pPr>
      <w:r>
        <w:lastRenderedPageBreak/>
        <w:t xml:space="preserve">40 They asked, and </w:t>
      </w:r>
      <w:r w:rsidR="00EC728E" w:rsidRPr="00AB1781">
        <w:t>quail came,</w:t>
      </w:r>
    </w:p>
    <w:p w14:paraId="7210DB56" w14:textId="77777777" w:rsidR="00EC728E" w:rsidRPr="00AB1781" w:rsidRDefault="00EC728E" w:rsidP="00DA6717">
      <w:pPr>
        <w:pStyle w:val="EnglishHangEndNoCoptic"/>
      </w:pPr>
      <w:r w:rsidRPr="00AB1781">
        <w:tab/>
        <w:t>and He filled them with the bread of heaven.</w:t>
      </w:r>
      <w:r w:rsidRPr="00AB1781">
        <w:rPr>
          <w:rStyle w:val="FootnoteReference"/>
        </w:rPr>
        <w:footnoteReference w:id="599"/>
      </w:r>
    </w:p>
    <w:p w14:paraId="0BBB5C1F" w14:textId="77777777" w:rsidR="00EC728E" w:rsidRPr="00AB1781" w:rsidRDefault="00EC728E" w:rsidP="00DA6717">
      <w:pPr>
        <w:pStyle w:val="EnglishHangNoCoptic"/>
      </w:pPr>
      <w:r w:rsidRPr="00AB1781">
        <w:t>41 He split a rock and waters gushed out;</w:t>
      </w:r>
    </w:p>
    <w:p w14:paraId="2DC9B7B4" w14:textId="4E4C9128" w:rsidR="00EC728E" w:rsidRPr="00AB1781" w:rsidRDefault="00E46516" w:rsidP="00DA6717">
      <w:pPr>
        <w:pStyle w:val="EnglishHangEndNoCoptic"/>
      </w:pPr>
      <w:r>
        <w:tab/>
        <w:t>rivers ran in the desert,</w:t>
      </w:r>
    </w:p>
    <w:p w14:paraId="2E992ED6" w14:textId="377CCC16" w:rsidR="00EC728E" w:rsidRPr="00AB1781" w:rsidRDefault="00EC728E" w:rsidP="00DA6717">
      <w:pPr>
        <w:pStyle w:val="EnglishHangNoCoptic"/>
      </w:pPr>
      <w:r w:rsidRPr="00AB1781">
        <w:t xml:space="preserve">42 </w:t>
      </w:r>
      <w:r w:rsidR="00E46516">
        <w:t>f</w:t>
      </w:r>
      <w:r w:rsidRPr="00AB1781">
        <w:t xml:space="preserve">or He remembered His holy </w:t>
      </w:r>
      <w:r w:rsidR="00E46516">
        <w:t>word</w:t>
      </w:r>
      <w:r w:rsidR="00E46516">
        <w:rPr>
          <w:rStyle w:val="FootnoteReference"/>
        </w:rPr>
        <w:footnoteReference w:id="600"/>
      </w:r>
    </w:p>
    <w:p w14:paraId="45A6954B" w14:textId="0753DE1E" w:rsidR="00EC728E" w:rsidRPr="00DA6717" w:rsidRDefault="00EC728E" w:rsidP="00DA6717">
      <w:pPr>
        <w:pStyle w:val="EnglishHangEndNoCoptic"/>
      </w:pPr>
      <w:r w:rsidRPr="00AB1781">
        <w:tab/>
        <w:t>to Abraham His servant.</w:t>
      </w:r>
      <w:r w:rsidRPr="00AB1781">
        <w:rPr>
          <w:rStyle w:val="FootnoteReference"/>
        </w:rPr>
        <w:footnoteReference w:id="601"/>
      </w:r>
    </w:p>
    <w:p w14:paraId="22BA3803" w14:textId="4C3D0645" w:rsidR="00EC728E" w:rsidRPr="00AB1781" w:rsidRDefault="00EC728E" w:rsidP="00DA6717">
      <w:pPr>
        <w:pStyle w:val="EnglishHangNoCoptic"/>
      </w:pPr>
      <w:r w:rsidRPr="00AB1781">
        <w:t>43 And He brought out His people with joy</w:t>
      </w:r>
      <w:r w:rsidR="00E46516">
        <w:t>,</w:t>
      </w:r>
    </w:p>
    <w:p w14:paraId="5D0395CB" w14:textId="77777777" w:rsidR="00EC728E" w:rsidRPr="00AB1781" w:rsidRDefault="00EC728E" w:rsidP="00DA6717">
      <w:pPr>
        <w:pStyle w:val="EnglishHangEndNoCoptic"/>
      </w:pPr>
      <w:r w:rsidRPr="00AB1781">
        <w:tab/>
        <w:t>and His chosen ones with gladness.</w:t>
      </w:r>
    </w:p>
    <w:p w14:paraId="6D966A41" w14:textId="77777777" w:rsidR="00EC728E" w:rsidRPr="00AB1781" w:rsidRDefault="00EC728E" w:rsidP="00DA6717">
      <w:pPr>
        <w:pStyle w:val="EnglishHangNoCoptic"/>
      </w:pPr>
      <w:r w:rsidRPr="00AB1781">
        <w:t>44 And He gave them the lands of the nations,</w:t>
      </w:r>
    </w:p>
    <w:p w14:paraId="3E7733D4" w14:textId="77078851" w:rsidR="00EC728E" w:rsidRPr="00AB1781" w:rsidRDefault="00EC728E" w:rsidP="00DA6717">
      <w:pPr>
        <w:pStyle w:val="EnglishHangEndNoCoptic"/>
      </w:pPr>
      <w:r w:rsidRPr="00AB1781">
        <w:tab/>
        <w:t>and they inherited the</w:t>
      </w:r>
      <w:r w:rsidR="00E46516">
        <w:t xml:space="preserve"> labours of peoples</w:t>
      </w:r>
      <w:r w:rsidRPr="00AB1781">
        <w:t>,</w:t>
      </w:r>
    </w:p>
    <w:p w14:paraId="7E0C1B5C" w14:textId="38C43EC5" w:rsidR="00EC728E" w:rsidRPr="00AB1781" w:rsidRDefault="00EC728E" w:rsidP="00DA6717">
      <w:pPr>
        <w:pStyle w:val="EnglishHangNoCoptic"/>
      </w:pPr>
      <w:r w:rsidRPr="00AB1781">
        <w:t xml:space="preserve">45 that they might </w:t>
      </w:r>
      <w:r w:rsidR="00E46516">
        <w:t>keep</w:t>
      </w:r>
      <w:r w:rsidRPr="00AB1781">
        <w:t xml:space="preserve"> His </w:t>
      </w:r>
      <w:r w:rsidR="001566BD">
        <w:t>statutes</w:t>
      </w:r>
      <w:r w:rsidRPr="00AB1781">
        <w:t>,</w:t>
      </w:r>
    </w:p>
    <w:p w14:paraId="3182A656" w14:textId="53ACA449" w:rsidR="00EC728E" w:rsidRDefault="00EC728E" w:rsidP="00DA6717">
      <w:pPr>
        <w:pStyle w:val="EnglishHangEndNoCoptic"/>
      </w:pPr>
      <w:r w:rsidRPr="00AB1781">
        <w:tab/>
        <w:t xml:space="preserve">and </w:t>
      </w:r>
      <w:r w:rsidR="00E46516">
        <w:t>seek</w:t>
      </w:r>
      <w:r w:rsidRPr="00AB1781">
        <w:t xml:space="preserve"> out His law.</w:t>
      </w:r>
      <w:r w:rsidRPr="00AB1781">
        <w:rPr>
          <w:rStyle w:val="FootnoteReference"/>
        </w:rPr>
        <w:footnoteReference w:id="602"/>
      </w:r>
    </w:p>
    <w:p w14:paraId="54FAFE34" w14:textId="3BF6EB7B" w:rsidR="00924D0C" w:rsidRDefault="00924D0C" w:rsidP="00924D0C">
      <w:pPr>
        <w:pStyle w:val="Rubric"/>
      </w:pPr>
      <w:r>
        <w:t>Glory…</w:t>
      </w:r>
    </w:p>
    <w:p w14:paraId="6F0C17E5" w14:textId="3DFDAA72" w:rsidR="0044639B" w:rsidRPr="00AB1781" w:rsidRDefault="0044639B" w:rsidP="00BF0205">
      <w:pPr>
        <w:pStyle w:val="Heading3"/>
      </w:pPr>
      <w:bookmarkStart w:id="289" w:name="_Ref435438622"/>
      <w:r w:rsidRPr="00AB1781">
        <w:t>K</w:t>
      </w:r>
      <w:r>
        <w:t>athisma</w:t>
      </w:r>
      <w:r w:rsidRPr="00AB1781">
        <w:t xml:space="preserve"> 1</w:t>
      </w:r>
      <w:r>
        <w:t>5</w:t>
      </w:r>
      <w:bookmarkEnd w:id="289"/>
    </w:p>
    <w:p w14:paraId="7C340C47" w14:textId="2A7512E2" w:rsidR="00510795" w:rsidRPr="00510795" w:rsidRDefault="00510795" w:rsidP="00BF0205">
      <w:pPr>
        <w:pStyle w:val="Heading4"/>
      </w:pPr>
      <w:r>
        <w:t>Psalm</w:t>
      </w:r>
      <w:r w:rsidRPr="00AB1781">
        <w:t xml:space="preserve"> 105</w:t>
      </w:r>
      <w:r>
        <w:t xml:space="preserve">: </w:t>
      </w:r>
      <w:r w:rsidR="00E67F94">
        <w:t xml:space="preserve">“Confess the Lord, for </w:t>
      </w:r>
      <w:r>
        <w:t xml:space="preserve">He is good; His mercy </w:t>
      </w:r>
      <w:r w:rsidR="00E67F94">
        <w:t>endures forever”</w:t>
      </w:r>
    </w:p>
    <w:p w14:paraId="73C7F43B"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Confession of Sin and Ingratitude</w:t>
      </w:r>
    </w:p>
    <w:p w14:paraId="58F15FC3"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They Forgot God Who roused Compassion for Them</w:t>
      </w:r>
    </w:p>
    <w:p w14:paraId="3EF39E12" w14:textId="77777777" w:rsidR="00510795" w:rsidRPr="00AB1781" w:rsidRDefault="00510795" w:rsidP="00510795">
      <w:pPr>
        <w:pStyle w:val="Rubric"/>
      </w:pPr>
      <w:r w:rsidRPr="00AB1781">
        <w:t>1 (Alleluia)</w:t>
      </w:r>
    </w:p>
    <w:p w14:paraId="2303F766" w14:textId="2249A0B4" w:rsidR="00510795" w:rsidRPr="00AB1781" w:rsidRDefault="00854B91" w:rsidP="00510795">
      <w:pPr>
        <w:pStyle w:val="EnglishHangNoCoptic"/>
      </w:pPr>
      <w:r>
        <w:t>Confess</w:t>
      </w:r>
      <w:r>
        <w:rPr>
          <w:rStyle w:val="FootnoteReference"/>
        </w:rPr>
        <w:footnoteReference w:id="603"/>
      </w:r>
      <w:r w:rsidR="00510795" w:rsidRPr="00AB1781">
        <w:t xml:space="preserve"> the Lord, </w:t>
      </w:r>
      <w:r>
        <w:t xml:space="preserve">for </w:t>
      </w:r>
      <w:r w:rsidR="00510795" w:rsidRPr="00AB1781">
        <w:t>He is good;</w:t>
      </w:r>
    </w:p>
    <w:p w14:paraId="6A36DC3E" w14:textId="19B681AA" w:rsidR="00510795" w:rsidRPr="00AB1781" w:rsidRDefault="00510795" w:rsidP="00510795">
      <w:pPr>
        <w:pStyle w:val="EnglishHangEndNoCoptic"/>
      </w:pPr>
      <w:r w:rsidRPr="00AB1781">
        <w:tab/>
        <w:t>His mercy</w:t>
      </w:r>
      <w:r w:rsidRPr="00AB1781">
        <w:rPr>
          <w:rStyle w:val="FootnoteReference"/>
        </w:rPr>
        <w:footnoteReference w:id="604"/>
      </w:r>
      <w:r w:rsidRPr="00AB1781">
        <w:t xml:space="preserve"> </w:t>
      </w:r>
      <w:r w:rsidR="00854B91">
        <w:t>endures forever</w:t>
      </w:r>
      <w:r w:rsidRPr="00AB1781">
        <w:t>.</w:t>
      </w:r>
    </w:p>
    <w:p w14:paraId="55AC2EB5" w14:textId="6C8B3BA1" w:rsidR="00510795" w:rsidRPr="00AB1781" w:rsidRDefault="00510795" w:rsidP="00510795">
      <w:pPr>
        <w:pStyle w:val="EnglishHangNoCoptic"/>
      </w:pPr>
      <w:r w:rsidRPr="00AB1781">
        <w:t xml:space="preserve">2 Who </w:t>
      </w:r>
      <w:r w:rsidR="00854B91">
        <w:t>will</w:t>
      </w:r>
      <w:r w:rsidRPr="00AB1781">
        <w:t xml:space="preserve"> tell of the mighty </w:t>
      </w:r>
      <w:r w:rsidR="00854B91">
        <w:t>acts</w:t>
      </w:r>
      <w:r w:rsidRPr="00AB1781">
        <w:t xml:space="preserve"> of the Lord,</w:t>
      </w:r>
    </w:p>
    <w:p w14:paraId="4988BD14" w14:textId="533D75D8" w:rsidR="00510795" w:rsidRPr="00AB1781" w:rsidRDefault="00510795" w:rsidP="00510795">
      <w:pPr>
        <w:pStyle w:val="EnglishHangEndNoCoptic"/>
      </w:pPr>
      <w:r w:rsidRPr="00AB1781">
        <w:tab/>
      </w:r>
      <w:r w:rsidR="00854B91">
        <w:t>[who will]</w:t>
      </w:r>
      <w:r w:rsidRPr="00AB1781">
        <w:t xml:space="preserve"> make all His praises heard?</w:t>
      </w:r>
    </w:p>
    <w:p w14:paraId="1DCA949D" w14:textId="29B95C23" w:rsidR="00510795" w:rsidRPr="00AB1781" w:rsidRDefault="00510795" w:rsidP="00510795">
      <w:pPr>
        <w:pStyle w:val="EnglishHangNoCoptic"/>
      </w:pPr>
      <w:r w:rsidRPr="00AB1781">
        <w:t xml:space="preserve">3 Blessed are </w:t>
      </w:r>
      <w:r w:rsidR="00854B91">
        <w:t>those</w:t>
      </w:r>
      <w:r w:rsidRPr="00AB1781">
        <w:t xml:space="preserve"> who </w:t>
      </w:r>
      <w:r w:rsidR="00854B91">
        <w:t>keep</w:t>
      </w:r>
      <w:r w:rsidRPr="00AB1781">
        <w:t xml:space="preserve"> </w:t>
      </w:r>
      <w:r w:rsidR="00854B91">
        <w:t>His judgment</w:t>
      </w:r>
      <w:r w:rsidR="00854B91">
        <w:rPr>
          <w:rStyle w:val="FootnoteReference"/>
        </w:rPr>
        <w:footnoteReference w:id="605"/>
      </w:r>
    </w:p>
    <w:p w14:paraId="7FB41789" w14:textId="50F93819" w:rsidR="00510795" w:rsidRPr="00AB1781" w:rsidRDefault="00510795" w:rsidP="00510795">
      <w:pPr>
        <w:pStyle w:val="EnglishHangEndNoCoptic"/>
      </w:pPr>
      <w:r w:rsidRPr="00AB1781">
        <w:tab/>
        <w:t xml:space="preserve">and </w:t>
      </w:r>
      <w:r w:rsidR="00854B91">
        <w:t>work</w:t>
      </w:r>
      <w:r w:rsidR="00854B91">
        <w:rPr>
          <w:rStyle w:val="FootnoteReference"/>
        </w:rPr>
        <w:footnoteReference w:id="606"/>
      </w:r>
      <w:r w:rsidRPr="00AB1781">
        <w:t xml:space="preserve"> </w:t>
      </w:r>
      <w:r w:rsidR="00854B91">
        <w:t>righteousness</w:t>
      </w:r>
      <w:r w:rsidRPr="00AB1781">
        <w:t xml:space="preserve"> at all times.</w:t>
      </w:r>
    </w:p>
    <w:p w14:paraId="3AF7CE11" w14:textId="72986580" w:rsidR="00510795" w:rsidRPr="00AB1781" w:rsidRDefault="00510795" w:rsidP="00510795">
      <w:pPr>
        <w:pStyle w:val="EnglishHangNoCoptic"/>
      </w:pPr>
      <w:r w:rsidRPr="00AB1781">
        <w:lastRenderedPageBreak/>
        <w:t xml:space="preserve">4 Remember us, O Lord, in </w:t>
      </w:r>
      <w:r w:rsidR="00E570CB">
        <w:t>Your</w:t>
      </w:r>
      <w:r w:rsidRPr="00AB1781">
        <w:t xml:space="preserve"> love for </w:t>
      </w:r>
      <w:r w:rsidR="00E570CB">
        <w:t>Your</w:t>
      </w:r>
      <w:r w:rsidRPr="00AB1781">
        <w:t xml:space="preserve"> people</w:t>
      </w:r>
      <w:r w:rsidR="00854B91">
        <w:rPr>
          <w:rStyle w:val="FootnoteReference"/>
        </w:rPr>
        <w:footnoteReference w:id="607"/>
      </w:r>
      <w:r w:rsidRPr="00AB1781">
        <w:t>;</w:t>
      </w:r>
    </w:p>
    <w:p w14:paraId="4FA94036" w14:textId="77777777" w:rsidR="00510795" w:rsidRPr="00AB1781" w:rsidRDefault="00510795" w:rsidP="00510795">
      <w:pPr>
        <w:pStyle w:val="EnglishHangEndNoCoptic"/>
      </w:pPr>
      <w:r w:rsidRPr="00AB1781">
        <w:tab/>
        <w:t xml:space="preserve">visit us with </w:t>
      </w:r>
      <w:r w:rsidR="00E570CB">
        <w:t>Your</w:t>
      </w:r>
      <w:r w:rsidRPr="00AB1781">
        <w:t xml:space="preserve"> salvation,</w:t>
      </w:r>
    </w:p>
    <w:p w14:paraId="2B112FE2" w14:textId="77777777" w:rsidR="00510795" w:rsidRPr="00AB1781" w:rsidRDefault="00510795" w:rsidP="00510795">
      <w:pPr>
        <w:pStyle w:val="EnglishHangNoCoptic"/>
      </w:pPr>
      <w:r w:rsidRPr="00AB1781">
        <w:t xml:space="preserve">5 that we may see it in the goodness of </w:t>
      </w:r>
      <w:r w:rsidR="00E570CB">
        <w:t>Your</w:t>
      </w:r>
      <w:r w:rsidRPr="00AB1781">
        <w:t xml:space="preserve"> chosen ones,</w:t>
      </w:r>
    </w:p>
    <w:p w14:paraId="4D66C9E4" w14:textId="14A9A16E" w:rsidR="00510795" w:rsidRPr="00AB1781" w:rsidRDefault="00510795" w:rsidP="00510795">
      <w:pPr>
        <w:pStyle w:val="EnglishHangNoCoptic"/>
      </w:pPr>
      <w:r w:rsidRPr="00AB1781">
        <w:tab/>
        <w:t xml:space="preserve">that we may </w:t>
      </w:r>
      <w:r w:rsidR="00854B91">
        <w:t>be glad</w:t>
      </w:r>
      <w:r w:rsidRPr="00AB1781">
        <w:t xml:space="preserve"> in the gladness of </w:t>
      </w:r>
      <w:r w:rsidR="00E570CB">
        <w:t>Your</w:t>
      </w:r>
      <w:r w:rsidRPr="00AB1781">
        <w:t xml:space="preserve"> nation,</w:t>
      </w:r>
    </w:p>
    <w:p w14:paraId="7B5C1308" w14:textId="77FA0037" w:rsidR="00510795" w:rsidRPr="00AB1781" w:rsidRDefault="00510795" w:rsidP="00510795">
      <w:pPr>
        <w:pStyle w:val="EnglishHangEndNoCoptic"/>
      </w:pPr>
      <w:r w:rsidRPr="00AB1781">
        <w:tab/>
        <w:t xml:space="preserve">that we may sing praises </w:t>
      </w:r>
      <w:r w:rsidR="00854B91">
        <w:t>in the midst of</w:t>
      </w:r>
      <w:r w:rsidRPr="00AB1781">
        <w:t xml:space="preserve"> </w:t>
      </w:r>
      <w:r w:rsidR="00E570CB">
        <w:t>Your</w:t>
      </w:r>
      <w:r w:rsidRPr="00AB1781">
        <w:t xml:space="preserve"> inheritance.</w:t>
      </w:r>
    </w:p>
    <w:p w14:paraId="165306A1" w14:textId="4AD7CAAE" w:rsidR="00510795" w:rsidRPr="00AB1781" w:rsidRDefault="00510795" w:rsidP="00510795">
      <w:pPr>
        <w:pStyle w:val="EnglishHangNoCoptic"/>
      </w:pPr>
      <w:r w:rsidRPr="00AB1781">
        <w:t xml:space="preserve">6 We </w:t>
      </w:r>
      <w:r w:rsidR="00854B91">
        <w:t>sinned with our fathers;</w:t>
      </w:r>
    </w:p>
    <w:p w14:paraId="0A32178C" w14:textId="4529418D" w:rsidR="00510795" w:rsidRPr="00AB1781" w:rsidRDefault="00510795" w:rsidP="00510795">
      <w:pPr>
        <w:pStyle w:val="EnglishHangEndNoCoptic"/>
      </w:pPr>
      <w:r w:rsidRPr="00AB1781">
        <w:tab/>
        <w:t xml:space="preserve">we </w:t>
      </w:r>
      <w:r w:rsidR="00854B91">
        <w:t>transgressed</w:t>
      </w:r>
      <w:r w:rsidRPr="00AB1781">
        <w:t xml:space="preserve">, we </w:t>
      </w:r>
      <w:r w:rsidR="00854B91">
        <w:t>worked injustice</w:t>
      </w:r>
      <w:r w:rsidRPr="00AB1781">
        <w:t>.</w:t>
      </w:r>
    </w:p>
    <w:p w14:paraId="3EBE0D28" w14:textId="5A3F38C3" w:rsidR="00510795" w:rsidRPr="00AB1781" w:rsidRDefault="00510795" w:rsidP="00510795">
      <w:pPr>
        <w:pStyle w:val="EnglishHangNoCoptic"/>
      </w:pPr>
      <w:r w:rsidRPr="00AB1781">
        <w:t xml:space="preserve">7 Our fathers </w:t>
      </w:r>
      <w:r w:rsidR="00854B91">
        <w:t>did not understand Your wonders</w:t>
      </w:r>
      <w:r w:rsidRPr="00AB1781">
        <w:t xml:space="preserve"> in Egypt,</w:t>
      </w:r>
      <w:r w:rsidRPr="00AB1781">
        <w:rPr>
          <w:rStyle w:val="FootnoteReference"/>
        </w:rPr>
        <w:footnoteReference w:id="608"/>
      </w:r>
    </w:p>
    <w:p w14:paraId="1C0B9352" w14:textId="6AB71EB1" w:rsidR="00510795" w:rsidRPr="00AB1781" w:rsidRDefault="00854B91" w:rsidP="00510795">
      <w:pPr>
        <w:pStyle w:val="EnglishHangNoCoptic"/>
      </w:pPr>
      <w:r>
        <w:tab/>
      </w:r>
      <w:r w:rsidR="00510795" w:rsidRPr="00AB1781">
        <w:t xml:space="preserve">they did not remember </w:t>
      </w:r>
      <w:r>
        <w:t xml:space="preserve">the abundance of </w:t>
      </w:r>
      <w:r w:rsidR="00E570CB">
        <w:t>Your</w:t>
      </w:r>
      <w:r w:rsidR="00510795" w:rsidRPr="00AB1781">
        <w:t xml:space="preserve"> mercy,</w:t>
      </w:r>
    </w:p>
    <w:p w14:paraId="031F77D3" w14:textId="6F0DA177" w:rsidR="00510795" w:rsidRPr="00AB1781" w:rsidRDefault="00510795" w:rsidP="00510795">
      <w:pPr>
        <w:pStyle w:val="EnglishHangEndNoCoptic"/>
      </w:pPr>
      <w:r w:rsidRPr="00AB1781">
        <w:tab/>
        <w:t xml:space="preserve">and they provoked </w:t>
      </w:r>
      <w:r w:rsidR="001040C8">
        <w:t>You</w:t>
      </w:r>
      <w:r w:rsidRPr="00AB1781">
        <w:t xml:space="preserve"> when </w:t>
      </w:r>
      <w:r w:rsidR="00854B91">
        <w:t>they went up</w:t>
      </w:r>
      <w:r w:rsidRPr="00AB1781">
        <w:t xml:space="preserve"> </w:t>
      </w:r>
      <w:r w:rsidR="00854B91">
        <w:t>to</w:t>
      </w:r>
      <w:r w:rsidRPr="00AB1781">
        <w:t xml:space="preserve"> the Red Sea.</w:t>
      </w:r>
    </w:p>
    <w:p w14:paraId="6944949E" w14:textId="19C53BBA" w:rsidR="00510795" w:rsidRPr="00AB1781" w:rsidRDefault="00854B91" w:rsidP="00510795">
      <w:pPr>
        <w:pStyle w:val="EnglishHangNoCoptic"/>
      </w:pPr>
      <w:r>
        <w:t>8 Yet He saved them for His N</w:t>
      </w:r>
      <w:r w:rsidR="00510795" w:rsidRPr="00AB1781">
        <w:t>ame’s sake</w:t>
      </w:r>
      <w:r>
        <w:t>,</w:t>
      </w:r>
    </w:p>
    <w:p w14:paraId="07066FBC" w14:textId="77777777" w:rsidR="00510795" w:rsidRPr="00AB1781" w:rsidRDefault="00510795" w:rsidP="00510795">
      <w:pPr>
        <w:pStyle w:val="EnglishHangEndNoCoptic"/>
      </w:pPr>
      <w:r w:rsidRPr="00AB1781">
        <w:tab/>
        <w:t>to make known His mighty power.</w:t>
      </w:r>
    </w:p>
    <w:p w14:paraId="1CF92CDB" w14:textId="04A5F2D9" w:rsidR="00510795" w:rsidRPr="00AB1781" w:rsidRDefault="00510795" w:rsidP="00510795">
      <w:pPr>
        <w:pStyle w:val="EnglishHangNoCoptic"/>
      </w:pPr>
      <w:r w:rsidRPr="00AB1781">
        <w:t xml:space="preserve">9 </w:t>
      </w:r>
      <w:r w:rsidR="00FF4329">
        <w:t xml:space="preserve">And </w:t>
      </w:r>
      <w:r w:rsidRPr="00AB1781">
        <w:t>He rebuked the Red Sea</w:t>
      </w:r>
      <w:r w:rsidR="00FF4329">
        <w:t>,</w:t>
      </w:r>
      <w:r w:rsidRPr="00AB1781">
        <w:t xml:space="preserve"> and it dried up,</w:t>
      </w:r>
    </w:p>
    <w:p w14:paraId="1E3A91D2" w14:textId="66AE9AAF" w:rsidR="00510795" w:rsidRPr="00AB1781" w:rsidRDefault="00510795" w:rsidP="00510795">
      <w:pPr>
        <w:pStyle w:val="EnglishHangEndNoCoptic"/>
      </w:pPr>
      <w:r w:rsidRPr="00AB1781">
        <w:tab/>
        <w:t xml:space="preserve">and He led them in its depths as in </w:t>
      </w:r>
      <w:r w:rsidR="00FF4329">
        <w:t>a</w:t>
      </w:r>
      <w:r w:rsidRPr="00AB1781">
        <w:t xml:space="preserve"> desert.</w:t>
      </w:r>
    </w:p>
    <w:p w14:paraId="47F8EAF9" w14:textId="1747FE20" w:rsidR="00510795" w:rsidRPr="00AB1781" w:rsidRDefault="00510795" w:rsidP="00510795">
      <w:pPr>
        <w:pStyle w:val="EnglishHangNoCoptic"/>
      </w:pPr>
      <w:r w:rsidRPr="00AB1781">
        <w:t xml:space="preserve">10 And He saved them from the </w:t>
      </w:r>
      <w:r w:rsidR="00FF4329">
        <w:t>hands</w:t>
      </w:r>
      <w:r w:rsidRPr="00AB1781">
        <w:t xml:space="preserve"> of </w:t>
      </w:r>
      <w:r w:rsidR="00FF4329">
        <w:t>those who hate,</w:t>
      </w:r>
    </w:p>
    <w:p w14:paraId="335B2973" w14:textId="7E7E09E3" w:rsidR="00510795" w:rsidRPr="00510795" w:rsidRDefault="00510795" w:rsidP="00510795">
      <w:pPr>
        <w:pStyle w:val="EnglishHangEndNoCoptic"/>
      </w:pPr>
      <w:r w:rsidRPr="00AB1781">
        <w:tab/>
        <w:t xml:space="preserve">and redeemed them from the hands of </w:t>
      </w:r>
      <w:r w:rsidR="00FF4329">
        <w:t>the enemy</w:t>
      </w:r>
      <w:r w:rsidRPr="00AB1781">
        <w:t>.</w:t>
      </w:r>
    </w:p>
    <w:p w14:paraId="4B51F632" w14:textId="2E1A3357" w:rsidR="00510795" w:rsidRPr="00AB1781" w:rsidRDefault="00FF4329" w:rsidP="00510795">
      <w:pPr>
        <w:pStyle w:val="EnglishHangNoCoptic"/>
      </w:pPr>
      <w:r>
        <w:t>11 Water covered those who afflicted them</w:t>
      </w:r>
      <w:r w:rsidR="00510795" w:rsidRPr="00AB1781">
        <w:t>;</w:t>
      </w:r>
    </w:p>
    <w:p w14:paraId="225EB8B4" w14:textId="77777777" w:rsidR="00510795" w:rsidRPr="00AB1781" w:rsidRDefault="00510795" w:rsidP="00510795">
      <w:pPr>
        <w:pStyle w:val="EnglishHangEndNoCoptic"/>
      </w:pPr>
      <w:r w:rsidRPr="00AB1781">
        <w:tab/>
        <w:t>not one of them was left.</w:t>
      </w:r>
    </w:p>
    <w:p w14:paraId="26E09162" w14:textId="61252B35" w:rsidR="00510795" w:rsidRPr="00AB1781" w:rsidRDefault="00510795" w:rsidP="00510795">
      <w:pPr>
        <w:pStyle w:val="EnglishHangNoCoptic"/>
      </w:pPr>
      <w:r w:rsidRPr="00AB1781">
        <w:t>12 Then they believed His words</w:t>
      </w:r>
      <w:r w:rsidR="00FF4329">
        <w:t>,</w:t>
      </w:r>
    </w:p>
    <w:p w14:paraId="103614BA" w14:textId="69F77EFF" w:rsidR="00510795" w:rsidRPr="00AB1781" w:rsidRDefault="00510795" w:rsidP="00510795">
      <w:pPr>
        <w:pStyle w:val="EnglishHangEndNoCoptic"/>
      </w:pPr>
      <w:r w:rsidRPr="00AB1781">
        <w:tab/>
        <w:t xml:space="preserve">and </w:t>
      </w:r>
      <w:r w:rsidR="00FF4329">
        <w:t xml:space="preserve">they </w:t>
      </w:r>
      <w:r w:rsidRPr="00AB1781">
        <w:t>sang His praise.</w:t>
      </w:r>
    </w:p>
    <w:p w14:paraId="05C5D8EC" w14:textId="77777777" w:rsidR="00510795" w:rsidRPr="00AB1781" w:rsidRDefault="00510795" w:rsidP="00510795">
      <w:pPr>
        <w:pStyle w:val="EnglishHangNoCoptic"/>
      </w:pPr>
      <w:r w:rsidRPr="00AB1781">
        <w:t>13 They soon forgot His works;</w:t>
      </w:r>
    </w:p>
    <w:p w14:paraId="121F95CD" w14:textId="3E5211DC" w:rsidR="00510795" w:rsidRPr="00AB1781" w:rsidRDefault="00510795" w:rsidP="00510795">
      <w:pPr>
        <w:pStyle w:val="EnglishHangEndNoCoptic"/>
      </w:pPr>
      <w:r w:rsidRPr="00AB1781">
        <w:tab/>
        <w:t xml:space="preserve">they </w:t>
      </w:r>
      <w:r w:rsidR="00FF4329">
        <w:t>did</w:t>
      </w:r>
      <w:r w:rsidRPr="00AB1781">
        <w:t xml:space="preserve"> not wait for His </w:t>
      </w:r>
      <w:r w:rsidR="00FF4329">
        <w:t>counsel</w:t>
      </w:r>
      <w:r w:rsidR="00FF4329">
        <w:rPr>
          <w:rStyle w:val="FootnoteReference"/>
        </w:rPr>
        <w:footnoteReference w:id="609"/>
      </w:r>
      <w:r w:rsidRPr="00AB1781">
        <w:t>.</w:t>
      </w:r>
    </w:p>
    <w:p w14:paraId="60C29890" w14:textId="1255AD47" w:rsidR="00510795" w:rsidRPr="00AB1781" w:rsidRDefault="00510795" w:rsidP="00510795">
      <w:pPr>
        <w:pStyle w:val="EnglishHangNoCoptic"/>
      </w:pPr>
      <w:r w:rsidRPr="00AB1781">
        <w:t xml:space="preserve">14 They </w:t>
      </w:r>
      <w:r w:rsidR="00FF4329">
        <w:t>craved greatly in the</w:t>
      </w:r>
      <w:r w:rsidRPr="00AB1781">
        <w:t xml:space="preserve"> wilderness,</w:t>
      </w:r>
    </w:p>
    <w:p w14:paraId="2463A3E8" w14:textId="77777777" w:rsidR="00510795" w:rsidRPr="00AB1781" w:rsidRDefault="00510795" w:rsidP="00510795">
      <w:pPr>
        <w:pStyle w:val="EnglishHangEndNoCoptic"/>
      </w:pPr>
      <w:r w:rsidRPr="00AB1781">
        <w:tab/>
        <w:t>and tempted God in the desert.</w:t>
      </w:r>
    </w:p>
    <w:p w14:paraId="1D93BBB9" w14:textId="77777777" w:rsidR="00510795" w:rsidRPr="00AB1781" w:rsidRDefault="00510795" w:rsidP="00510795">
      <w:pPr>
        <w:pStyle w:val="EnglishHangNoCoptic"/>
      </w:pPr>
      <w:r w:rsidRPr="00AB1781">
        <w:t>15 And He gave them their request,</w:t>
      </w:r>
    </w:p>
    <w:p w14:paraId="479563C6" w14:textId="20455A6A" w:rsidR="00510795" w:rsidRPr="00AB1781" w:rsidRDefault="00510795" w:rsidP="00510795">
      <w:pPr>
        <w:pStyle w:val="EnglishHangEndNoCoptic"/>
      </w:pPr>
      <w:r w:rsidRPr="00AB1781">
        <w:tab/>
        <w:t xml:space="preserve">and </w:t>
      </w:r>
      <w:r w:rsidR="00FF4329">
        <w:t>fully satisfied</w:t>
      </w:r>
      <w:r w:rsidRPr="00AB1781">
        <w:t xml:space="preserve"> their souls.</w:t>
      </w:r>
      <w:r w:rsidRPr="00AB1781">
        <w:rPr>
          <w:rStyle w:val="FootnoteReference"/>
        </w:rPr>
        <w:footnoteReference w:id="610"/>
      </w:r>
    </w:p>
    <w:p w14:paraId="49218C47" w14:textId="1DC4F17B" w:rsidR="00510795" w:rsidRPr="00AB1781" w:rsidRDefault="00510795" w:rsidP="00510795">
      <w:pPr>
        <w:pStyle w:val="EnglishHangNoCoptic"/>
      </w:pPr>
      <w:r w:rsidRPr="00AB1781">
        <w:t xml:space="preserve">16 </w:t>
      </w:r>
      <w:r w:rsidR="00FF4329">
        <w:t>And t</w:t>
      </w:r>
      <w:r w:rsidRPr="00AB1781">
        <w:t>hey angered Moses in the camp,</w:t>
      </w:r>
    </w:p>
    <w:p w14:paraId="270F6878" w14:textId="2C37FBF2" w:rsidR="00510795" w:rsidRPr="00AB1781" w:rsidRDefault="00510795" w:rsidP="00510795">
      <w:pPr>
        <w:pStyle w:val="EnglishHangEndNoCoptic"/>
      </w:pPr>
      <w:r w:rsidRPr="00AB1781">
        <w:tab/>
        <w:t xml:space="preserve">and Aaron the </w:t>
      </w:r>
      <w:r w:rsidR="00FF4329">
        <w:t>holy one</w:t>
      </w:r>
      <w:r w:rsidRPr="00AB1781">
        <w:t xml:space="preserve"> of the Lord.</w:t>
      </w:r>
    </w:p>
    <w:p w14:paraId="152793EB" w14:textId="77777777" w:rsidR="00510795" w:rsidRPr="00AB1781" w:rsidRDefault="00510795" w:rsidP="00510795">
      <w:pPr>
        <w:pStyle w:val="EnglishHangNoCoptic"/>
      </w:pPr>
      <w:r w:rsidRPr="00AB1781">
        <w:t>17 The earth opened and swallowed up Dathan</w:t>
      </w:r>
      <w:r w:rsidRPr="00AB1781">
        <w:rPr>
          <w:rStyle w:val="FootnoteReference"/>
        </w:rPr>
        <w:footnoteReference w:id="611"/>
      </w:r>
    </w:p>
    <w:p w14:paraId="2A626D6C" w14:textId="71A379BC" w:rsidR="00510795" w:rsidRPr="00AB1781" w:rsidRDefault="00510795" w:rsidP="00510795">
      <w:pPr>
        <w:pStyle w:val="EnglishHangEndNoCoptic"/>
      </w:pPr>
      <w:r w:rsidRPr="00AB1781">
        <w:tab/>
        <w:t xml:space="preserve">and buried </w:t>
      </w:r>
      <w:r w:rsidR="00FF4329">
        <w:t>the company of Abiram</w:t>
      </w:r>
      <w:r w:rsidRPr="00AB1781">
        <w:t>.</w:t>
      </w:r>
    </w:p>
    <w:p w14:paraId="1D0C93EA" w14:textId="77777777" w:rsidR="00510795" w:rsidRPr="00AB1781" w:rsidRDefault="00510795" w:rsidP="00510795">
      <w:pPr>
        <w:pStyle w:val="EnglishHangNoCoptic"/>
      </w:pPr>
      <w:r w:rsidRPr="00AB1781">
        <w:lastRenderedPageBreak/>
        <w:t>18 And fire broke out in their company;</w:t>
      </w:r>
    </w:p>
    <w:p w14:paraId="06933D05" w14:textId="77777777" w:rsidR="00510795" w:rsidRPr="00AB1781" w:rsidRDefault="00510795" w:rsidP="00510795">
      <w:pPr>
        <w:pStyle w:val="EnglishHangEndNoCoptic"/>
      </w:pPr>
      <w:r w:rsidRPr="00AB1781">
        <w:tab/>
        <w:t>the flames burned up the sinners.</w:t>
      </w:r>
    </w:p>
    <w:p w14:paraId="5998A775" w14:textId="77777777" w:rsidR="00510795" w:rsidRPr="00AB1781" w:rsidRDefault="00510795" w:rsidP="00510795">
      <w:pPr>
        <w:pStyle w:val="EnglishHangNoCoptic"/>
      </w:pPr>
      <w:r w:rsidRPr="00AB1781">
        <w:t>19 They made a calf at Horeb</w:t>
      </w:r>
    </w:p>
    <w:p w14:paraId="505D07A6" w14:textId="3028C871" w:rsidR="00510795" w:rsidRPr="00AB1781" w:rsidRDefault="00510795" w:rsidP="00510795">
      <w:pPr>
        <w:pStyle w:val="EnglishHangEndNoCoptic"/>
      </w:pPr>
      <w:r w:rsidRPr="00AB1781">
        <w:tab/>
        <w:t>and worshipped</w:t>
      </w:r>
      <w:r w:rsidR="00FF4329">
        <w:rPr>
          <w:rStyle w:val="FootnoteReference"/>
        </w:rPr>
        <w:footnoteReference w:id="612"/>
      </w:r>
      <w:r w:rsidRPr="00AB1781">
        <w:t xml:space="preserve"> the carved </w:t>
      </w:r>
      <w:r w:rsidR="00FF4329">
        <w:t>image</w:t>
      </w:r>
      <w:r w:rsidRPr="00AB1781">
        <w:t>.</w:t>
      </w:r>
    </w:p>
    <w:p w14:paraId="1BFB4479" w14:textId="6709C738" w:rsidR="00510795" w:rsidRPr="00AB1781" w:rsidRDefault="00510795" w:rsidP="00510795">
      <w:pPr>
        <w:pStyle w:val="EnglishHangNoCoptic"/>
      </w:pPr>
      <w:r w:rsidRPr="00AB1781">
        <w:t xml:space="preserve">20 </w:t>
      </w:r>
      <w:r w:rsidR="00FF4329">
        <w:t>So t</w:t>
      </w:r>
      <w:r w:rsidRPr="00AB1781">
        <w:t xml:space="preserve">hey exchanged </w:t>
      </w:r>
      <w:r w:rsidR="00FF4329">
        <w:t>their glory</w:t>
      </w:r>
    </w:p>
    <w:p w14:paraId="117E8F48" w14:textId="71960955" w:rsidR="00510795" w:rsidRPr="00AB1781" w:rsidRDefault="00510795" w:rsidP="00510795">
      <w:pPr>
        <w:pStyle w:val="EnglishHangEndNoCoptic"/>
      </w:pPr>
      <w:r w:rsidRPr="00AB1781">
        <w:tab/>
        <w:t xml:space="preserve">for the </w:t>
      </w:r>
      <w:r w:rsidR="00FF4329">
        <w:t>likness</w:t>
      </w:r>
      <w:r w:rsidRPr="00AB1781">
        <w:t xml:space="preserve"> of a bull </w:t>
      </w:r>
      <w:r w:rsidR="00FF4329">
        <w:t xml:space="preserve">calf </w:t>
      </w:r>
      <w:r w:rsidRPr="00AB1781">
        <w:t>that eats grass.</w:t>
      </w:r>
    </w:p>
    <w:p w14:paraId="3F4B6EE9" w14:textId="3308D055" w:rsidR="00510795" w:rsidRPr="00AB1781" w:rsidRDefault="00510795" w:rsidP="00510795">
      <w:pPr>
        <w:pStyle w:val="EnglishHangNoCoptic"/>
      </w:pPr>
      <w:r w:rsidRPr="00AB1781">
        <w:t>21 They forgot God</w:t>
      </w:r>
      <w:r w:rsidR="00FF4329">
        <w:t>,</w:t>
      </w:r>
      <w:r w:rsidRPr="00AB1781">
        <w:t xml:space="preserve"> </w:t>
      </w:r>
      <w:r w:rsidR="00FF4329">
        <w:t>Who saved them</w:t>
      </w:r>
      <w:r w:rsidRPr="00AB1781">
        <w:t>,</w:t>
      </w:r>
    </w:p>
    <w:p w14:paraId="4BEAAB7F" w14:textId="1BD28480" w:rsidR="00510795" w:rsidRPr="00AB1781" w:rsidRDefault="00510795" w:rsidP="00510795">
      <w:pPr>
        <w:pStyle w:val="EnglishHangEndNoCoptic"/>
      </w:pPr>
      <w:r w:rsidRPr="00AB1781">
        <w:tab/>
        <w:t xml:space="preserve">Who </w:t>
      </w:r>
      <w:r w:rsidR="00FF4329">
        <w:t>did great things in Egypt,</w:t>
      </w:r>
    </w:p>
    <w:p w14:paraId="04C21296" w14:textId="77777777" w:rsidR="00510795" w:rsidRPr="00AB1781" w:rsidRDefault="00510795" w:rsidP="00510795">
      <w:pPr>
        <w:pStyle w:val="EnglishHangNoCoptic"/>
      </w:pPr>
      <w:r w:rsidRPr="00AB1781">
        <w:t>22 wonderful things in the land of Ham,</w:t>
      </w:r>
    </w:p>
    <w:p w14:paraId="244FCA1A" w14:textId="741F6E78" w:rsidR="00510795" w:rsidRPr="00AB1781" w:rsidRDefault="00510795" w:rsidP="00510795">
      <w:pPr>
        <w:pStyle w:val="EnglishHangEndNoCoptic"/>
      </w:pPr>
      <w:r w:rsidRPr="00AB1781">
        <w:tab/>
      </w:r>
      <w:r w:rsidR="00FF4329">
        <w:t>awesome</w:t>
      </w:r>
      <w:r w:rsidR="00FF4329">
        <w:rPr>
          <w:rStyle w:val="FootnoteReference"/>
        </w:rPr>
        <w:footnoteReference w:id="613"/>
      </w:r>
      <w:r w:rsidRPr="00AB1781">
        <w:t xml:space="preserve"> things at the Red Sea.</w:t>
      </w:r>
    </w:p>
    <w:p w14:paraId="24091779" w14:textId="1EB2E497" w:rsidR="00510795" w:rsidRPr="00AB1781" w:rsidRDefault="00510795" w:rsidP="00510795">
      <w:pPr>
        <w:pStyle w:val="EnglishHangNoCoptic"/>
      </w:pPr>
      <w:r w:rsidRPr="00AB1781">
        <w:t>23 And He</w:t>
      </w:r>
      <w:r w:rsidR="00FF4329">
        <w:t xml:space="preserve"> said He would destroy them</w:t>
      </w:r>
    </w:p>
    <w:p w14:paraId="0BD63023" w14:textId="130A5967" w:rsidR="00510795" w:rsidRPr="00AB1781" w:rsidRDefault="00510795" w:rsidP="00510795">
      <w:pPr>
        <w:pStyle w:val="EnglishHangNoCoptic"/>
      </w:pPr>
      <w:r w:rsidRPr="00AB1781">
        <w:tab/>
        <w:t>had Moses</w:t>
      </w:r>
      <w:r w:rsidR="00FF4329">
        <w:t>,</w:t>
      </w:r>
      <w:r w:rsidRPr="00AB1781">
        <w:t xml:space="preserve"> His chosen </w:t>
      </w:r>
      <w:r w:rsidR="00FF4329">
        <w:t>one, not</w:t>
      </w:r>
    </w:p>
    <w:p w14:paraId="33016484" w14:textId="3FBC9118" w:rsidR="00510795" w:rsidRPr="00AB1781" w:rsidRDefault="00510795" w:rsidP="00510795">
      <w:pPr>
        <w:pStyle w:val="EnglishHangNoCoptic"/>
      </w:pPr>
      <w:r w:rsidRPr="00AB1781">
        <w:tab/>
        <w:t>stood in the breach before Him</w:t>
      </w:r>
      <w:r w:rsidR="00FF4329">
        <w:t>,</w:t>
      </w:r>
    </w:p>
    <w:p w14:paraId="5779DF76" w14:textId="46A31DE8" w:rsidR="00510795" w:rsidRPr="00AB1781" w:rsidRDefault="00510795" w:rsidP="00510795">
      <w:pPr>
        <w:pStyle w:val="EnglishHangEndNoCoptic"/>
      </w:pPr>
      <w:r w:rsidRPr="00AB1781">
        <w:tab/>
        <w:t xml:space="preserve">to </w:t>
      </w:r>
      <w:r w:rsidR="00FF4329">
        <w:t>turn away</w:t>
      </w:r>
      <w:r w:rsidRPr="00AB1781">
        <w:t xml:space="preserve"> His wrath from destroying them.</w:t>
      </w:r>
    </w:p>
    <w:p w14:paraId="797EA4F4" w14:textId="018B9424" w:rsidR="00510795" w:rsidRPr="00AB1781" w:rsidRDefault="00510795" w:rsidP="00510795">
      <w:pPr>
        <w:pStyle w:val="EnglishHangNoCoptic"/>
      </w:pPr>
      <w:r w:rsidRPr="00AB1781">
        <w:t xml:space="preserve">24 Then they despised the </w:t>
      </w:r>
      <w:r w:rsidR="00FF4329">
        <w:t>desirable</w:t>
      </w:r>
      <w:r w:rsidRPr="00AB1781">
        <w:t xml:space="preserve"> land;</w:t>
      </w:r>
    </w:p>
    <w:p w14:paraId="0A8B24D9" w14:textId="77777777" w:rsidR="00510795" w:rsidRPr="00AB1781" w:rsidRDefault="00510795" w:rsidP="00510795">
      <w:pPr>
        <w:pStyle w:val="EnglishHangEndNoCoptic"/>
      </w:pPr>
      <w:r w:rsidRPr="00AB1781">
        <w:tab/>
        <w:t>they did not believe His word.</w:t>
      </w:r>
    </w:p>
    <w:p w14:paraId="17114438" w14:textId="77777777" w:rsidR="00510795" w:rsidRPr="00AB1781" w:rsidRDefault="00510795" w:rsidP="00510795">
      <w:pPr>
        <w:pStyle w:val="EnglishHangNoCoptic"/>
      </w:pPr>
      <w:r w:rsidRPr="00AB1781">
        <w:t>25 And they murmured in their tents;</w:t>
      </w:r>
    </w:p>
    <w:p w14:paraId="0C72D257" w14:textId="6A224F96" w:rsidR="00510795" w:rsidRPr="00AB1781" w:rsidRDefault="00510795" w:rsidP="00510795">
      <w:pPr>
        <w:pStyle w:val="EnglishHangEndNoCoptic"/>
      </w:pPr>
      <w:r w:rsidRPr="00AB1781">
        <w:tab/>
        <w:t xml:space="preserve">they did not </w:t>
      </w:r>
      <w:r w:rsidR="00FF4329">
        <w:t>listen to</w:t>
      </w:r>
      <w:r w:rsidRPr="00AB1781">
        <w:t xml:space="preserve"> the Lord’s voice.</w:t>
      </w:r>
    </w:p>
    <w:p w14:paraId="2BFC1DB6" w14:textId="45BB49CF" w:rsidR="00510795" w:rsidRPr="00AB1781" w:rsidRDefault="00510795" w:rsidP="00510795">
      <w:pPr>
        <w:pStyle w:val="EnglishHangNoCoptic"/>
      </w:pPr>
      <w:r w:rsidRPr="00AB1781">
        <w:t>26 So He raised His hand against them</w:t>
      </w:r>
      <w:r w:rsidR="00335B68">
        <w:t>,</w:t>
      </w:r>
    </w:p>
    <w:p w14:paraId="020C9B40" w14:textId="6C15AF8C" w:rsidR="00510795" w:rsidRPr="00AB1781" w:rsidRDefault="00510795" w:rsidP="00510795">
      <w:pPr>
        <w:pStyle w:val="EnglishHangEndNoCoptic"/>
      </w:pPr>
      <w:r w:rsidRPr="00AB1781">
        <w:tab/>
        <w:t xml:space="preserve">to </w:t>
      </w:r>
      <w:r w:rsidR="00335B68">
        <w:t>cast them down</w:t>
      </w:r>
      <w:r w:rsidRPr="00AB1781">
        <w:t xml:space="preserve"> in the wilderness,</w:t>
      </w:r>
    </w:p>
    <w:p w14:paraId="38AC8858" w14:textId="60D7A751" w:rsidR="00510795" w:rsidRPr="00AB1781" w:rsidRDefault="00510795" w:rsidP="00510795">
      <w:pPr>
        <w:pStyle w:val="EnglishHangNoCoptic"/>
      </w:pPr>
      <w:r w:rsidRPr="00AB1781">
        <w:t xml:space="preserve">27 to </w:t>
      </w:r>
      <w:r w:rsidR="00335B68">
        <w:t>cast down</w:t>
      </w:r>
      <w:r w:rsidRPr="00AB1781">
        <w:t xml:space="preserve"> their children among the nations</w:t>
      </w:r>
      <w:r w:rsidRPr="00AB1781">
        <w:rPr>
          <w:rStyle w:val="FootnoteReference"/>
        </w:rPr>
        <w:footnoteReference w:id="614"/>
      </w:r>
    </w:p>
    <w:p w14:paraId="4DF7643F" w14:textId="15F285D4" w:rsidR="00510795" w:rsidRPr="00AB1781" w:rsidRDefault="00510795" w:rsidP="00510795">
      <w:pPr>
        <w:pStyle w:val="EnglishHangEndNoCoptic"/>
      </w:pPr>
      <w:r w:rsidRPr="00AB1781">
        <w:tab/>
        <w:t xml:space="preserve">and </w:t>
      </w:r>
      <w:r w:rsidR="00335B68">
        <w:t>scatter</w:t>
      </w:r>
      <w:r w:rsidRPr="00AB1781">
        <w:t xml:space="preserve"> them in foreign lands.</w:t>
      </w:r>
    </w:p>
    <w:p w14:paraId="26CDB249" w14:textId="56053F33" w:rsidR="00510795" w:rsidRPr="00AB1781" w:rsidRDefault="00510795" w:rsidP="00510795">
      <w:pPr>
        <w:pStyle w:val="EnglishHangNoCoptic"/>
      </w:pPr>
      <w:r w:rsidRPr="00AB1781">
        <w:t>28 They were initiated to Baal-</w:t>
      </w:r>
      <w:r w:rsidR="00335B68">
        <w:t>Peor</w:t>
      </w:r>
      <w:r w:rsidRPr="00AB1781">
        <w:t>,</w:t>
      </w:r>
    </w:p>
    <w:p w14:paraId="3C3D557D" w14:textId="133EE921" w:rsidR="00510795" w:rsidRPr="00510795" w:rsidRDefault="00510795" w:rsidP="00510795">
      <w:pPr>
        <w:pStyle w:val="EnglishHangEndNoCoptic"/>
      </w:pPr>
      <w:r w:rsidRPr="00AB1781">
        <w:tab/>
        <w:t xml:space="preserve">and ate </w:t>
      </w:r>
      <w:r w:rsidR="00335B68">
        <w:t>sacrifices of the dead;</w:t>
      </w:r>
    </w:p>
    <w:p w14:paraId="18057461" w14:textId="09D9152B" w:rsidR="00510795" w:rsidRPr="00AB1781" w:rsidRDefault="00335B68" w:rsidP="00510795">
      <w:pPr>
        <w:pStyle w:val="EnglishHangNoCoptic"/>
      </w:pPr>
      <w:r>
        <w:t>29 a</w:t>
      </w:r>
      <w:r w:rsidR="00510795" w:rsidRPr="00AB1781">
        <w:t>nd they provoked Him with their ways,</w:t>
      </w:r>
    </w:p>
    <w:p w14:paraId="244E6A28" w14:textId="41D1CC57" w:rsidR="00510795" w:rsidRPr="00AB1781" w:rsidRDefault="00510795" w:rsidP="00510795">
      <w:pPr>
        <w:pStyle w:val="EnglishHangEndNoCoptic"/>
      </w:pPr>
      <w:r w:rsidRPr="00AB1781">
        <w:tab/>
        <w:t>and the plague</w:t>
      </w:r>
      <w:r w:rsidR="00335B68">
        <w:rPr>
          <w:rStyle w:val="FootnoteReference"/>
        </w:rPr>
        <w:footnoteReference w:id="615"/>
      </w:r>
      <w:r w:rsidRPr="00AB1781">
        <w:t xml:space="preserve"> </w:t>
      </w:r>
      <w:r w:rsidR="00335B68">
        <w:t>broke out</w:t>
      </w:r>
      <w:r w:rsidRPr="00AB1781">
        <w:t xml:space="preserve"> among them.</w:t>
      </w:r>
    </w:p>
    <w:p w14:paraId="6F4B4DDB" w14:textId="22C42EB7" w:rsidR="00510795" w:rsidRPr="00AB1781" w:rsidRDefault="00335B68" w:rsidP="00510795">
      <w:pPr>
        <w:pStyle w:val="EnglishHangNoCoptic"/>
      </w:pPr>
      <w:r>
        <w:t>30 Then Phinee</w:t>
      </w:r>
      <w:r w:rsidR="00510795" w:rsidRPr="00AB1781">
        <w:t xml:space="preserve">s </w:t>
      </w:r>
      <w:r>
        <w:t>stood</w:t>
      </w:r>
      <w:r w:rsidR="00510795" w:rsidRPr="00AB1781">
        <w:t xml:space="preserve"> and made atonement,</w:t>
      </w:r>
    </w:p>
    <w:p w14:paraId="36F6B5C8" w14:textId="5B40D55B" w:rsidR="00510795" w:rsidRPr="00AB1781" w:rsidRDefault="00510795" w:rsidP="00510795">
      <w:pPr>
        <w:pStyle w:val="EnglishHangEndNoCoptic"/>
      </w:pPr>
      <w:r w:rsidRPr="00AB1781">
        <w:tab/>
        <w:t>and the outbreak was stopped</w:t>
      </w:r>
      <w:r w:rsidR="00335B68">
        <w:rPr>
          <w:rStyle w:val="FootnoteReference"/>
        </w:rPr>
        <w:footnoteReference w:id="616"/>
      </w:r>
      <w:r w:rsidRPr="00AB1781">
        <w:t>.</w:t>
      </w:r>
    </w:p>
    <w:p w14:paraId="31A890CD" w14:textId="107536E9" w:rsidR="00510795" w:rsidRPr="00AB1781" w:rsidRDefault="00510795" w:rsidP="00510795">
      <w:pPr>
        <w:pStyle w:val="EnglishHangNoCoptic"/>
      </w:pPr>
      <w:r w:rsidRPr="00AB1781">
        <w:lastRenderedPageBreak/>
        <w:t xml:space="preserve">31 And this </w:t>
      </w:r>
      <w:r w:rsidR="00335B68">
        <w:t>was</w:t>
      </w:r>
      <w:r w:rsidRPr="00AB1781">
        <w:t xml:space="preserve"> counted</w:t>
      </w:r>
      <w:r w:rsidR="00335B68">
        <w:rPr>
          <w:rStyle w:val="FootnoteReference"/>
        </w:rPr>
        <w:footnoteReference w:id="617"/>
      </w:r>
      <w:r w:rsidRPr="00AB1781">
        <w:t xml:space="preserve"> to him </w:t>
      </w:r>
      <w:r w:rsidR="00335B68">
        <w:t>as</w:t>
      </w:r>
      <w:r w:rsidRPr="00AB1781">
        <w:t xml:space="preserve"> righteousness</w:t>
      </w:r>
    </w:p>
    <w:p w14:paraId="2AC7C577" w14:textId="46C86270" w:rsidR="00510795" w:rsidRPr="00AB1781" w:rsidRDefault="00510795" w:rsidP="00510795">
      <w:pPr>
        <w:pStyle w:val="EnglishHangEndNoCoptic"/>
      </w:pPr>
      <w:r w:rsidRPr="00AB1781">
        <w:tab/>
        <w:t xml:space="preserve">from </w:t>
      </w:r>
      <w:r w:rsidR="00335B68">
        <w:t>generation to generation forever</w:t>
      </w:r>
      <w:r w:rsidRPr="00AB1781">
        <w:t>.</w:t>
      </w:r>
    </w:p>
    <w:p w14:paraId="4CEF3A86" w14:textId="0BEB3D81" w:rsidR="00510795" w:rsidRPr="00AB1781" w:rsidRDefault="00335B68" w:rsidP="00510795">
      <w:pPr>
        <w:pStyle w:val="EnglishHangNoCoptic"/>
      </w:pPr>
      <w:r>
        <w:t>32 And t</w:t>
      </w:r>
      <w:r w:rsidR="00510795" w:rsidRPr="00AB1781">
        <w:t xml:space="preserve">hey angered Him at the water of </w:t>
      </w:r>
      <w:r>
        <w:t>Contention</w:t>
      </w:r>
      <w:r w:rsidR="00510795" w:rsidRPr="00AB1781">
        <w:t>,</w:t>
      </w:r>
    </w:p>
    <w:p w14:paraId="10A50DC9" w14:textId="5B9A8BC7" w:rsidR="00510795" w:rsidRPr="00AB1781" w:rsidRDefault="00510795" w:rsidP="00510795">
      <w:pPr>
        <w:pStyle w:val="EnglishHangEndNoCoptic"/>
      </w:pPr>
      <w:r w:rsidRPr="00AB1781">
        <w:tab/>
        <w:t xml:space="preserve">and Moses </w:t>
      </w:r>
      <w:r w:rsidR="00335B68">
        <w:t>was afflicted</w:t>
      </w:r>
      <w:r w:rsidRPr="00AB1781">
        <w:t xml:space="preserve"> </w:t>
      </w:r>
      <w:r w:rsidR="00335B68">
        <w:t>because of them;</w:t>
      </w:r>
    </w:p>
    <w:p w14:paraId="270E8919" w14:textId="06F19090" w:rsidR="00510795" w:rsidRPr="00AB1781" w:rsidRDefault="00335B68" w:rsidP="00510795">
      <w:pPr>
        <w:pStyle w:val="EnglishHangNoCoptic"/>
      </w:pPr>
      <w:r>
        <w:t>33 f</w:t>
      </w:r>
      <w:r w:rsidR="00510795" w:rsidRPr="00AB1781">
        <w:t xml:space="preserve">or they </w:t>
      </w:r>
      <w:r>
        <w:t>made</w:t>
      </w:r>
      <w:r w:rsidR="00510795" w:rsidRPr="00AB1781">
        <w:t xml:space="preserve"> his spirit</w:t>
      </w:r>
      <w:r>
        <w:t xml:space="preserve"> bitter</w:t>
      </w:r>
      <w:r w:rsidR="00510795" w:rsidRPr="00AB1781">
        <w:t>,</w:t>
      </w:r>
    </w:p>
    <w:p w14:paraId="73AE5CF2" w14:textId="77777777" w:rsidR="00510795" w:rsidRPr="00AB1781" w:rsidRDefault="00510795" w:rsidP="00510795">
      <w:pPr>
        <w:pStyle w:val="EnglishHangEndNoCoptic"/>
      </w:pPr>
      <w:r w:rsidRPr="00AB1781">
        <w:tab/>
        <w:t>and he spoke rashly with his lips.</w:t>
      </w:r>
    </w:p>
    <w:p w14:paraId="03309A17" w14:textId="77777777" w:rsidR="00510795" w:rsidRPr="00AB1781" w:rsidRDefault="00510795" w:rsidP="00510795">
      <w:pPr>
        <w:pStyle w:val="EnglishHangNoCoptic"/>
      </w:pPr>
      <w:r w:rsidRPr="00AB1781">
        <w:t>34 They did not destroy the nations,</w:t>
      </w:r>
    </w:p>
    <w:p w14:paraId="7A9426AA" w14:textId="1BF7200E" w:rsidR="00510795" w:rsidRPr="00AB1781" w:rsidRDefault="00510795" w:rsidP="00510795">
      <w:pPr>
        <w:pStyle w:val="EnglishHangEndNoCoptic"/>
      </w:pPr>
      <w:r w:rsidRPr="00AB1781">
        <w:tab/>
        <w:t xml:space="preserve">as the Lord had </w:t>
      </w:r>
      <w:r w:rsidR="00335B68">
        <w:t>said to,</w:t>
      </w:r>
    </w:p>
    <w:p w14:paraId="209C3E73" w14:textId="6DD7FAC5" w:rsidR="00510795" w:rsidRPr="00AB1781" w:rsidRDefault="00510795" w:rsidP="00510795">
      <w:pPr>
        <w:pStyle w:val="EnglishHangNoCoptic"/>
      </w:pPr>
      <w:r w:rsidRPr="00AB1781">
        <w:t>35 but they mixed with t</w:t>
      </w:r>
      <w:r w:rsidR="00335B68">
        <w:t>he nations</w:t>
      </w:r>
    </w:p>
    <w:p w14:paraId="2514818B" w14:textId="11BC36A7" w:rsidR="00510795" w:rsidRPr="00AB1781" w:rsidRDefault="00510795" w:rsidP="00510795">
      <w:pPr>
        <w:pStyle w:val="EnglishHangEndNoCoptic"/>
      </w:pPr>
      <w:r w:rsidRPr="00AB1781">
        <w:tab/>
        <w:t>and learned their practices</w:t>
      </w:r>
      <w:r w:rsidR="00335B68">
        <w:rPr>
          <w:rStyle w:val="FootnoteReference"/>
        </w:rPr>
        <w:footnoteReference w:id="618"/>
      </w:r>
      <w:r w:rsidRPr="00AB1781">
        <w:t>.</w:t>
      </w:r>
    </w:p>
    <w:p w14:paraId="1EBA7B14" w14:textId="7B2601A3" w:rsidR="00510795" w:rsidRPr="00AB1781" w:rsidRDefault="00510795" w:rsidP="00510795">
      <w:pPr>
        <w:pStyle w:val="EnglishHangNoCoptic"/>
      </w:pPr>
      <w:r w:rsidRPr="00AB1781">
        <w:t xml:space="preserve">36 And they served their </w:t>
      </w:r>
      <w:r w:rsidR="00335B68">
        <w:t>carved images</w:t>
      </w:r>
      <w:r w:rsidRPr="00AB1781">
        <w:t>,</w:t>
      </w:r>
    </w:p>
    <w:p w14:paraId="73106FFA" w14:textId="77777777" w:rsidR="00510795" w:rsidRPr="00AB1781" w:rsidRDefault="00510795" w:rsidP="00510795">
      <w:pPr>
        <w:pStyle w:val="EnglishHangEndNoCoptic"/>
      </w:pPr>
      <w:r w:rsidRPr="00AB1781">
        <w:tab/>
        <w:t>which became a snare to them.</w:t>
      </w:r>
    </w:p>
    <w:p w14:paraId="58A4AF1F" w14:textId="77777777" w:rsidR="00510795" w:rsidRPr="00AB1781" w:rsidRDefault="00510795" w:rsidP="00510795">
      <w:pPr>
        <w:pStyle w:val="EnglishHangNoCoptic"/>
      </w:pPr>
      <w:r w:rsidRPr="00AB1781">
        <w:t>37 They even sacrificed their sons</w:t>
      </w:r>
    </w:p>
    <w:p w14:paraId="40DF2848" w14:textId="77777777" w:rsidR="00510795" w:rsidRPr="00AB1781" w:rsidRDefault="00510795" w:rsidP="00510795">
      <w:pPr>
        <w:pStyle w:val="EnglishHangEndNoCoptic"/>
      </w:pPr>
      <w:r w:rsidRPr="00AB1781">
        <w:tab/>
        <w:t>and their daughters to demons,</w:t>
      </w:r>
    </w:p>
    <w:p w14:paraId="4C191AD6" w14:textId="77777777" w:rsidR="00510795" w:rsidRPr="00AB1781" w:rsidRDefault="00510795" w:rsidP="00510795">
      <w:pPr>
        <w:pStyle w:val="EnglishHangNoCoptic"/>
      </w:pPr>
      <w:r w:rsidRPr="00AB1781">
        <w:t>38 and shed innocent blood,</w:t>
      </w:r>
    </w:p>
    <w:p w14:paraId="7A2764EC" w14:textId="77777777" w:rsidR="00510795" w:rsidRPr="00AB1781" w:rsidRDefault="00510795" w:rsidP="00510795">
      <w:pPr>
        <w:pStyle w:val="EnglishHangNoCoptic"/>
      </w:pPr>
      <w:r w:rsidRPr="00AB1781">
        <w:tab/>
        <w:t>the blood of their sons and daughters,</w:t>
      </w:r>
    </w:p>
    <w:p w14:paraId="5457A220" w14:textId="0B04B3C1" w:rsidR="00510795" w:rsidRPr="00AB1781" w:rsidRDefault="00510795" w:rsidP="00510795">
      <w:pPr>
        <w:pStyle w:val="EnglishHangNoCoptic"/>
      </w:pPr>
      <w:r w:rsidRPr="00AB1781">
        <w:tab/>
        <w:t>whom they sacri</w:t>
      </w:r>
      <w:r w:rsidR="00335B68">
        <w:t>ficed to the idols of Canaan;</w:t>
      </w:r>
    </w:p>
    <w:p w14:paraId="40F39126" w14:textId="3D030C0D" w:rsidR="00510795" w:rsidRPr="00AB1781" w:rsidRDefault="00335B68" w:rsidP="00510795">
      <w:pPr>
        <w:pStyle w:val="EnglishHangEndNoCoptic"/>
      </w:pPr>
      <w:r>
        <w:tab/>
        <w:t>a</w:t>
      </w:r>
      <w:r w:rsidR="00510795" w:rsidRPr="00AB1781">
        <w:t>nd the land was polluted with blood</w:t>
      </w:r>
      <w:r>
        <w:t>,</w:t>
      </w:r>
    </w:p>
    <w:p w14:paraId="5B142B61" w14:textId="38F231A1" w:rsidR="00510795" w:rsidRPr="00AB1781" w:rsidRDefault="00510795" w:rsidP="00510795">
      <w:pPr>
        <w:pStyle w:val="EnglishHangNoCoptic"/>
      </w:pPr>
      <w:r w:rsidRPr="00AB1781">
        <w:t xml:space="preserve">39 and </w:t>
      </w:r>
      <w:r w:rsidR="00335B68">
        <w:t xml:space="preserve">it was </w:t>
      </w:r>
      <w:r w:rsidRPr="00AB1781">
        <w:t>defiled by their practices,</w:t>
      </w:r>
    </w:p>
    <w:p w14:paraId="2FD11A81" w14:textId="458AE1FF" w:rsidR="00510795" w:rsidRPr="00AB1781" w:rsidRDefault="00510795" w:rsidP="00510795">
      <w:pPr>
        <w:pStyle w:val="EnglishHangEndNoCoptic"/>
      </w:pPr>
      <w:r w:rsidRPr="00AB1781">
        <w:tab/>
        <w:t xml:space="preserve">and they played the </w:t>
      </w:r>
      <w:r w:rsidR="006606A0">
        <w:t>prostitute</w:t>
      </w:r>
      <w:r w:rsidRPr="00AB1781">
        <w:t xml:space="preserve"> by their ways.</w:t>
      </w:r>
    </w:p>
    <w:p w14:paraId="03F2A0C8" w14:textId="7BA0CF45" w:rsidR="00510795" w:rsidRPr="00AB1781" w:rsidRDefault="00510795" w:rsidP="00510795">
      <w:pPr>
        <w:pStyle w:val="EnglishHangNoCoptic"/>
      </w:pPr>
      <w:r w:rsidRPr="00AB1781">
        <w:t xml:space="preserve">40 </w:t>
      </w:r>
      <w:r w:rsidR="00F208ED">
        <w:t>And</w:t>
      </w:r>
      <w:r w:rsidRPr="00AB1781">
        <w:t xml:space="preserve"> the Lord </w:t>
      </w:r>
      <w:r w:rsidR="00F208ED">
        <w:t>was furiously angry</w:t>
      </w:r>
      <w:r w:rsidRPr="00AB1781">
        <w:t xml:space="preserve"> </w:t>
      </w:r>
      <w:r w:rsidR="00F208ED">
        <w:t>with</w:t>
      </w:r>
      <w:r w:rsidRPr="00AB1781">
        <w:t xml:space="preserve"> His people</w:t>
      </w:r>
      <w:r w:rsidR="00F208ED">
        <w:t>,</w:t>
      </w:r>
    </w:p>
    <w:p w14:paraId="0E0ECAF0" w14:textId="65CB6473" w:rsidR="00510795" w:rsidRPr="00AB1781" w:rsidRDefault="00510795" w:rsidP="00510795">
      <w:pPr>
        <w:pStyle w:val="EnglishHangEndNoCoptic"/>
      </w:pPr>
      <w:r w:rsidRPr="00AB1781">
        <w:tab/>
        <w:t xml:space="preserve">and </w:t>
      </w:r>
      <w:r w:rsidR="00F208ED">
        <w:t xml:space="preserve">He </w:t>
      </w:r>
      <w:r w:rsidRPr="00AB1781">
        <w:t>abhorred His inher</w:t>
      </w:r>
      <w:r w:rsidR="00F208ED">
        <w:t>itance;</w:t>
      </w:r>
    </w:p>
    <w:p w14:paraId="688C0817" w14:textId="12A6E39C" w:rsidR="00510795" w:rsidRPr="00AB1781" w:rsidRDefault="00510795" w:rsidP="00510795">
      <w:pPr>
        <w:pStyle w:val="EnglishHangNoCoptic"/>
      </w:pPr>
      <w:r w:rsidRPr="00AB1781">
        <w:t xml:space="preserve">41 </w:t>
      </w:r>
      <w:r w:rsidR="00F208ED">
        <w:t>then</w:t>
      </w:r>
      <w:r w:rsidRPr="00AB1781">
        <w:t xml:space="preserve"> He delivered them into the hands of </w:t>
      </w:r>
      <w:r w:rsidR="00F208ED">
        <w:t>the nation</w:t>
      </w:r>
      <w:r w:rsidRPr="00AB1781">
        <w:t>s,</w:t>
      </w:r>
    </w:p>
    <w:p w14:paraId="5F1F4F51" w14:textId="77777777" w:rsidR="00510795" w:rsidRPr="00AB1781" w:rsidRDefault="00510795" w:rsidP="00510795">
      <w:pPr>
        <w:pStyle w:val="EnglishHangEndNoCoptic"/>
      </w:pPr>
      <w:r w:rsidRPr="00AB1781">
        <w:tab/>
        <w:t>and those who hated them ruled over them.</w:t>
      </w:r>
    </w:p>
    <w:p w14:paraId="4F32C505" w14:textId="77777777" w:rsidR="00510795" w:rsidRPr="00AB1781" w:rsidRDefault="00510795" w:rsidP="00510795">
      <w:pPr>
        <w:pStyle w:val="EnglishHangNoCoptic"/>
      </w:pPr>
      <w:r w:rsidRPr="00AB1781">
        <w:t>42 Their enemies oppressed them,</w:t>
      </w:r>
    </w:p>
    <w:p w14:paraId="69BD2E8D" w14:textId="77777777" w:rsidR="00510795" w:rsidRPr="00AB1781" w:rsidRDefault="00510795" w:rsidP="00510795">
      <w:pPr>
        <w:pStyle w:val="EnglishHangEndNoCoptic"/>
      </w:pPr>
      <w:r w:rsidRPr="00AB1781">
        <w:tab/>
        <w:t>and they were humbled under their hands.</w:t>
      </w:r>
    </w:p>
    <w:p w14:paraId="19AFB9FB" w14:textId="77777777" w:rsidR="00510795" w:rsidRPr="00AB1781" w:rsidRDefault="00510795" w:rsidP="00510795">
      <w:pPr>
        <w:pStyle w:val="EnglishHangNoCoptic"/>
      </w:pPr>
      <w:r w:rsidRPr="00AB1781">
        <w:t>43 Many times He delivered them,</w:t>
      </w:r>
    </w:p>
    <w:p w14:paraId="057E9519" w14:textId="5CD0695E" w:rsidR="00510795" w:rsidRPr="00AB1781" w:rsidRDefault="00510795" w:rsidP="00510795">
      <w:pPr>
        <w:pStyle w:val="EnglishHangNoCoptic"/>
      </w:pPr>
      <w:r w:rsidRPr="00AB1781">
        <w:tab/>
        <w:t xml:space="preserve">but they provoked Him by their </w:t>
      </w:r>
      <w:r w:rsidR="00F208ED">
        <w:t>willfulness,</w:t>
      </w:r>
    </w:p>
    <w:p w14:paraId="642A9B6C" w14:textId="16E85E8A" w:rsidR="00510795" w:rsidRPr="00AB1781" w:rsidRDefault="00510795" w:rsidP="00510795">
      <w:pPr>
        <w:pStyle w:val="EnglishHangEndNoCoptic"/>
      </w:pPr>
      <w:r w:rsidRPr="00AB1781">
        <w:tab/>
        <w:t xml:space="preserve">and were humbled for their </w:t>
      </w:r>
      <w:r w:rsidR="00F208ED">
        <w:t>transgressions</w:t>
      </w:r>
      <w:r w:rsidRPr="00AB1781">
        <w:t>.</w:t>
      </w:r>
    </w:p>
    <w:p w14:paraId="5199790B" w14:textId="6636E090" w:rsidR="00510795" w:rsidRPr="00AB1781" w:rsidRDefault="00510795" w:rsidP="00510795">
      <w:pPr>
        <w:pStyle w:val="EnglishHangNoCoptic"/>
      </w:pPr>
      <w:r w:rsidRPr="00AB1781">
        <w:t xml:space="preserve">44 </w:t>
      </w:r>
      <w:r w:rsidR="00F208ED">
        <w:t>And</w:t>
      </w:r>
      <w:r w:rsidRPr="00AB1781">
        <w:t xml:space="preserve"> </w:t>
      </w:r>
      <w:r w:rsidR="00F208ED">
        <w:t>He regarded them</w:t>
      </w:r>
      <w:r w:rsidRPr="00AB1781">
        <w:t xml:space="preserve"> when they were </w:t>
      </w:r>
      <w:r w:rsidR="00F208ED">
        <w:t>afflicted</w:t>
      </w:r>
      <w:r w:rsidRPr="00AB1781">
        <w:t>,</w:t>
      </w:r>
    </w:p>
    <w:p w14:paraId="07C569AD" w14:textId="58C5F001" w:rsidR="00510795" w:rsidRPr="00AB1781" w:rsidRDefault="00510795" w:rsidP="00510795">
      <w:pPr>
        <w:pStyle w:val="EnglishHangEndNoCoptic"/>
      </w:pPr>
      <w:r w:rsidRPr="00AB1781">
        <w:tab/>
        <w:t xml:space="preserve">He heard their </w:t>
      </w:r>
      <w:r w:rsidR="00F208ED">
        <w:t>supplications,</w:t>
      </w:r>
    </w:p>
    <w:p w14:paraId="3B73BAAF" w14:textId="77777777" w:rsidR="00510795" w:rsidRPr="00AB1781" w:rsidRDefault="00510795" w:rsidP="00510795">
      <w:pPr>
        <w:pStyle w:val="EnglishHangNoCoptic"/>
      </w:pPr>
      <w:r w:rsidRPr="00AB1781">
        <w:t>45 and He remembered His covenant,</w:t>
      </w:r>
    </w:p>
    <w:p w14:paraId="61CDA530" w14:textId="61D76B72" w:rsidR="00510795" w:rsidRPr="00AB1781" w:rsidRDefault="00510795" w:rsidP="00510795">
      <w:pPr>
        <w:pStyle w:val="EnglishHangEndNoCoptic"/>
      </w:pPr>
      <w:r w:rsidRPr="00AB1781">
        <w:tab/>
        <w:t xml:space="preserve">and </w:t>
      </w:r>
      <w:r w:rsidR="00F208ED">
        <w:t>He showed regret according to the abundance of His mercy.</w:t>
      </w:r>
    </w:p>
    <w:p w14:paraId="29470592" w14:textId="01AE7A0B" w:rsidR="00510795" w:rsidRPr="00AB1781" w:rsidRDefault="00510795" w:rsidP="00510795">
      <w:pPr>
        <w:pStyle w:val="EnglishHangNoCoptic"/>
      </w:pPr>
      <w:r w:rsidRPr="00AB1781">
        <w:lastRenderedPageBreak/>
        <w:t xml:space="preserve">46 </w:t>
      </w:r>
      <w:r w:rsidR="00F208ED">
        <w:t xml:space="preserve">So </w:t>
      </w:r>
      <w:r w:rsidRPr="00AB1781">
        <w:t>He roused compassion for them</w:t>
      </w:r>
    </w:p>
    <w:p w14:paraId="24AD716E" w14:textId="77777777" w:rsidR="00510795" w:rsidRPr="00AB1781" w:rsidRDefault="00510795" w:rsidP="00510795">
      <w:pPr>
        <w:pStyle w:val="EnglishHangEndNoCoptic"/>
      </w:pPr>
      <w:r w:rsidRPr="00AB1781">
        <w:tab/>
        <w:t>among all who took them captive.</w:t>
      </w:r>
    </w:p>
    <w:p w14:paraId="2CE55610" w14:textId="77777777" w:rsidR="00510795" w:rsidRPr="00AB1781" w:rsidRDefault="00510795" w:rsidP="00510795">
      <w:pPr>
        <w:pStyle w:val="EnglishHangNoCoptic"/>
      </w:pPr>
      <w:r w:rsidRPr="00AB1781">
        <w:t>47 Save us, O Lord our God,</w:t>
      </w:r>
    </w:p>
    <w:p w14:paraId="75237A21" w14:textId="77777777" w:rsidR="00510795" w:rsidRPr="00AB1781" w:rsidRDefault="00510795" w:rsidP="00510795">
      <w:pPr>
        <w:pStyle w:val="EnglishHangNoCoptic"/>
      </w:pPr>
      <w:r w:rsidRPr="00AB1781">
        <w:tab/>
        <w:t>and gather us from among the nations,</w:t>
      </w:r>
    </w:p>
    <w:p w14:paraId="6D11276A" w14:textId="0C20DF81" w:rsidR="00510795" w:rsidRPr="00AB1781" w:rsidRDefault="00510795" w:rsidP="00510795">
      <w:pPr>
        <w:pStyle w:val="EnglishHangNoCoptic"/>
      </w:pPr>
      <w:r w:rsidRPr="00AB1781">
        <w:tab/>
        <w:t>that we may</w:t>
      </w:r>
      <w:r w:rsidR="00F208ED">
        <w:t xml:space="preserve"> confess</w:t>
      </w:r>
      <w:r w:rsidR="00F208ED">
        <w:rPr>
          <w:rStyle w:val="FootnoteReference"/>
        </w:rPr>
        <w:footnoteReference w:id="619"/>
      </w:r>
      <w:r w:rsidRPr="00AB1781">
        <w:t xml:space="preserve"> </w:t>
      </w:r>
      <w:r w:rsidR="00E570CB">
        <w:t>Your</w:t>
      </w:r>
      <w:r w:rsidR="00F208ED">
        <w:t xml:space="preserve"> holy N</w:t>
      </w:r>
      <w:r w:rsidRPr="00AB1781">
        <w:t>ame</w:t>
      </w:r>
    </w:p>
    <w:p w14:paraId="46220F35" w14:textId="2AD36D9D" w:rsidR="00510795" w:rsidRPr="00AB1781" w:rsidRDefault="00510795" w:rsidP="00510795">
      <w:pPr>
        <w:pStyle w:val="EnglishHangEndNoCoptic"/>
      </w:pPr>
      <w:r w:rsidRPr="00AB1781">
        <w:tab/>
        <w:t xml:space="preserve">and </w:t>
      </w:r>
      <w:r w:rsidR="00F208ED">
        <w:t>boast</w:t>
      </w:r>
      <w:r w:rsidRPr="00AB1781">
        <w:t xml:space="preserve"> in </w:t>
      </w:r>
      <w:r w:rsidR="00E570CB">
        <w:t>Your</w:t>
      </w:r>
      <w:r w:rsidRPr="00AB1781">
        <w:t xml:space="preserve"> praise.</w:t>
      </w:r>
    </w:p>
    <w:p w14:paraId="23AE4E48" w14:textId="312EFE1F" w:rsidR="00510795" w:rsidRPr="00AB1781" w:rsidRDefault="00510795" w:rsidP="00510795">
      <w:pPr>
        <w:pStyle w:val="EnglishHangNoCoptic"/>
      </w:pPr>
      <w:r w:rsidRPr="00AB1781">
        <w:t>48 Blessed be the Lord God of Israel</w:t>
      </w:r>
      <w:r w:rsidR="00F208ED">
        <w:t>,</w:t>
      </w:r>
    </w:p>
    <w:p w14:paraId="70FDD474" w14:textId="09946562" w:rsidR="00510795" w:rsidRPr="00AB1781" w:rsidRDefault="00F208ED" w:rsidP="00510795">
      <w:pPr>
        <w:pStyle w:val="EnglishHangNoCoptic"/>
      </w:pPr>
      <w:r>
        <w:tab/>
        <w:t>from everlasting to everlasting</w:t>
      </w:r>
      <w:r w:rsidR="00A87777">
        <w:rPr>
          <w:rStyle w:val="FootnoteReference"/>
        </w:rPr>
        <w:footnoteReference w:id="620"/>
      </w:r>
      <w:r w:rsidR="00510795" w:rsidRPr="00AB1781">
        <w:t>.</w:t>
      </w:r>
    </w:p>
    <w:p w14:paraId="54CC5E1A" w14:textId="129221E3" w:rsidR="00510795" w:rsidRPr="00510795" w:rsidRDefault="00F208ED" w:rsidP="00510795">
      <w:pPr>
        <w:pStyle w:val="EnglishHangEndNoCoptic"/>
      </w:pPr>
      <w:r>
        <w:tab/>
        <w:t>And let all the people say,</w:t>
      </w:r>
      <w:r w:rsidR="00510795" w:rsidRPr="00AB1781">
        <w:t xml:space="preserve"> </w:t>
      </w:r>
      <w:r>
        <w:t>“Amen! Amen!”</w:t>
      </w:r>
      <w:r>
        <w:rPr>
          <w:rStyle w:val="FootnoteReference"/>
        </w:rPr>
        <w:footnoteReference w:id="621"/>
      </w:r>
    </w:p>
    <w:p w14:paraId="0AB49851" w14:textId="4D440B9B" w:rsidR="00924D0C" w:rsidRDefault="00924D0C" w:rsidP="00924D0C">
      <w:pPr>
        <w:pStyle w:val="Rubric"/>
      </w:pPr>
      <w:r>
        <w:t>Glory…</w:t>
      </w:r>
    </w:p>
    <w:p w14:paraId="38356404" w14:textId="45DD47BC" w:rsidR="00D71939" w:rsidRDefault="00D71939" w:rsidP="00924D0C">
      <w:pPr>
        <w:pStyle w:val="Rubric"/>
      </w:pPr>
      <w:r>
        <w:t>Book V of the Psalms (Psalms 106 – 151) begins here.</w:t>
      </w:r>
    </w:p>
    <w:p w14:paraId="3F42DDF1" w14:textId="246EEAC0" w:rsidR="00510795" w:rsidRPr="00510795" w:rsidRDefault="00510795" w:rsidP="00BF0205">
      <w:pPr>
        <w:pStyle w:val="Heading4"/>
      </w:pPr>
      <w:r>
        <w:t>Psalm</w:t>
      </w:r>
      <w:r w:rsidRPr="00AB1781">
        <w:t xml:space="preserve"> 106</w:t>
      </w:r>
      <w:r>
        <w:t xml:space="preserve">: </w:t>
      </w:r>
      <w:r w:rsidR="00E67F94">
        <w:t>“Confess</w:t>
      </w:r>
      <w:r>
        <w:t xml:space="preserve"> the Lord, He is good; His mercy </w:t>
      </w:r>
      <w:r w:rsidR="00E67F94">
        <w:t>endures forever”</w:t>
      </w:r>
    </w:p>
    <w:p w14:paraId="03493FD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Historical Retrospect: God’s Infinite Love and Mercy in Saving Men</w:t>
      </w:r>
    </w:p>
    <w:p w14:paraId="2C23EEE8"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His Word and Healed Them</w:t>
      </w:r>
    </w:p>
    <w:p w14:paraId="79910A27" w14:textId="77777777" w:rsidR="00510795" w:rsidRPr="00AB1781" w:rsidRDefault="00510795" w:rsidP="00510795">
      <w:pPr>
        <w:pStyle w:val="Rubric"/>
      </w:pPr>
      <w:r w:rsidRPr="00AB1781">
        <w:t>1 (Alleluia)</w:t>
      </w:r>
    </w:p>
    <w:p w14:paraId="4C3F8323" w14:textId="2304A882" w:rsidR="00510795" w:rsidRPr="00AB1781" w:rsidRDefault="005843FD" w:rsidP="00510795">
      <w:pPr>
        <w:pStyle w:val="EnglishHangNoCoptic"/>
      </w:pPr>
      <w:r>
        <w:t>Confess</w:t>
      </w:r>
      <w:r>
        <w:rPr>
          <w:rStyle w:val="FootnoteReference"/>
        </w:rPr>
        <w:footnoteReference w:id="622"/>
      </w:r>
      <w:r w:rsidR="00510795" w:rsidRPr="00AB1781">
        <w:t xml:space="preserve"> the Lord, He is good;</w:t>
      </w:r>
    </w:p>
    <w:p w14:paraId="3B96B10E" w14:textId="1F59717E" w:rsidR="00510795" w:rsidRPr="00AB1781" w:rsidRDefault="00510795" w:rsidP="00510795">
      <w:pPr>
        <w:pStyle w:val="EnglishHangEndNoCoptic"/>
      </w:pPr>
      <w:r w:rsidRPr="00AB1781">
        <w:tab/>
        <w:t xml:space="preserve">His mercy </w:t>
      </w:r>
      <w:r w:rsidR="005843FD">
        <w:t>endures forever</w:t>
      </w:r>
      <w:r w:rsidRPr="00AB1781">
        <w:t>.</w:t>
      </w:r>
    </w:p>
    <w:p w14:paraId="1F1329AC" w14:textId="71BB3D62" w:rsidR="00510795" w:rsidRPr="00AB1781" w:rsidRDefault="00510795" w:rsidP="00510795">
      <w:pPr>
        <w:pStyle w:val="EnglishHangNoCoptic"/>
      </w:pPr>
      <w:r w:rsidRPr="00AB1781">
        <w:t>2 Let those redeemed by the Lord</w:t>
      </w:r>
      <w:r w:rsidR="005843FD">
        <w:t xml:space="preserve"> say so</w:t>
      </w:r>
      <w:r w:rsidRPr="00AB1781">
        <w:t>,</w:t>
      </w:r>
    </w:p>
    <w:p w14:paraId="3D327F2E" w14:textId="77777777" w:rsidR="00510795" w:rsidRPr="00AB1781" w:rsidRDefault="00510795" w:rsidP="00510795">
      <w:pPr>
        <w:pStyle w:val="EnglishHangEndNoCoptic"/>
      </w:pPr>
      <w:r w:rsidRPr="00AB1781">
        <w:tab/>
        <w:t>whom He has redeemed from the hand of the enemy,</w:t>
      </w:r>
    </w:p>
    <w:p w14:paraId="5545DD6E" w14:textId="0B867FD1" w:rsidR="00510795" w:rsidRPr="00AB1781" w:rsidRDefault="00510795" w:rsidP="00510795">
      <w:pPr>
        <w:pStyle w:val="EnglishHangNoCoptic"/>
      </w:pPr>
      <w:r w:rsidRPr="00AB1781">
        <w:t xml:space="preserve">3 </w:t>
      </w:r>
      <w:r w:rsidR="005843FD">
        <w:t>[</w:t>
      </w:r>
      <w:r w:rsidRPr="00AB1781">
        <w:t>whom</w:t>
      </w:r>
      <w:r w:rsidR="005843FD">
        <w:t>]</w:t>
      </w:r>
      <w:r w:rsidRPr="00AB1781">
        <w:t xml:space="preserve"> He gathered out of the </w:t>
      </w:r>
      <w:r w:rsidR="005843FD">
        <w:t>countries</w:t>
      </w:r>
      <w:r w:rsidRPr="00AB1781">
        <w:t>,</w:t>
      </w:r>
    </w:p>
    <w:p w14:paraId="744C9701" w14:textId="45ED16BB" w:rsidR="00510795" w:rsidRPr="00AB1781" w:rsidRDefault="00510795" w:rsidP="00510795">
      <w:pPr>
        <w:pStyle w:val="EnglishHangEndNoCoptic"/>
      </w:pPr>
      <w:r w:rsidRPr="00AB1781">
        <w:tab/>
        <w:t xml:space="preserve">from the east and the west and the north and the </w:t>
      </w:r>
      <w:r w:rsidR="005843FD">
        <w:t>south</w:t>
      </w:r>
      <w:r w:rsidR="005843FD">
        <w:rPr>
          <w:rStyle w:val="FootnoteReference"/>
        </w:rPr>
        <w:footnoteReference w:id="623"/>
      </w:r>
      <w:r w:rsidRPr="00AB1781">
        <w:t>.</w:t>
      </w:r>
    </w:p>
    <w:p w14:paraId="3949FD98" w14:textId="31269A6F" w:rsidR="00510795" w:rsidRPr="00AB1781" w:rsidRDefault="00510795" w:rsidP="00510795">
      <w:pPr>
        <w:pStyle w:val="EnglishHangNoCoptic"/>
      </w:pPr>
      <w:r w:rsidRPr="00AB1781">
        <w:t xml:space="preserve">4 They wandered in the wilderness, in a </w:t>
      </w:r>
      <w:r w:rsidR="005843FD">
        <w:t>desert</w:t>
      </w:r>
      <w:r w:rsidRPr="00AB1781">
        <w:t>;</w:t>
      </w:r>
    </w:p>
    <w:p w14:paraId="6692905A" w14:textId="7ECE7F9B" w:rsidR="00510795" w:rsidRPr="00AB1781" w:rsidRDefault="00510795" w:rsidP="00510795">
      <w:pPr>
        <w:pStyle w:val="EnglishHangEndNoCoptic"/>
      </w:pPr>
      <w:r w:rsidRPr="00AB1781">
        <w:tab/>
        <w:t xml:space="preserve">they could </w:t>
      </w:r>
      <w:r w:rsidR="005843FD">
        <w:t xml:space="preserve">not </w:t>
      </w:r>
      <w:r w:rsidRPr="00AB1781">
        <w:t xml:space="preserve">find </w:t>
      </w:r>
      <w:r w:rsidR="005843FD">
        <w:t>a</w:t>
      </w:r>
      <w:r w:rsidRPr="00AB1781">
        <w:t xml:space="preserve"> way to a</w:t>
      </w:r>
      <w:r w:rsidR="005843FD">
        <w:t>n inhabited</w:t>
      </w:r>
      <w:r w:rsidRPr="00AB1781">
        <w:t xml:space="preserve"> city.</w:t>
      </w:r>
    </w:p>
    <w:p w14:paraId="1FB8A843" w14:textId="4EA1DCF9" w:rsidR="00510795" w:rsidRPr="00AB1781" w:rsidRDefault="00510795" w:rsidP="00510795">
      <w:pPr>
        <w:pStyle w:val="EnglishHangNoCoptic"/>
      </w:pPr>
      <w:r w:rsidRPr="00AB1781">
        <w:t xml:space="preserve">5 </w:t>
      </w:r>
      <w:r w:rsidR="005843FD">
        <w:t>Being h</w:t>
      </w:r>
      <w:r w:rsidRPr="00AB1781">
        <w:t>ungry and thirsty,</w:t>
      </w:r>
    </w:p>
    <w:p w14:paraId="0A1BC478" w14:textId="32A71BB1" w:rsidR="00510795" w:rsidRPr="00AB1781" w:rsidRDefault="00510795" w:rsidP="00510795">
      <w:pPr>
        <w:pStyle w:val="EnglishHangEndNoCoptic"/>
      </w:pPr>
      <w:r w:rsidRPr="00AB1781">
        <w:tab/>
        <w:t>their soul</w:t>
      </w:r>
      <w:r w:rsidR="005843FD">
        <w:t>s</w:t>
      </w:r>
      <w:r w:rsidRPr="00AB1781">
        <w:t xml:space="preserve"> fainted within them.</w:t>
      </w:r>
    </w:p>
    <w:p w14:paraId="664CF6EC" w14:textId="7FEF181A" w:rsidR="00510795" w:rsidRPr="00AB1781" w:rsidRDefault="00510795" w:rsidP="00510795">
      <w:pPr>
        <w:pStyle w:val="EnglishHangNoCoptic"/>
      </w:pPr>
      <w:r w:rsidRPr="00AB1781">
        <w:t xml:space="preserve">6 Then they cried to the Lord in their </w:t>
      </w:r>
      <w:r w:rsidR="005843FD">
        <w:t>affliction</w:t>
      </w:r>
      <w:r w:rsidRPr="00AB1781">
        <w:t>,</w:t>
      </w:r>
    </w:p>
    <w:p w14:paraId="31A9B8F1" w14:textId="54E97C52" w:rsidR="00510795" w:rsidRPr="00AB1781" w:rsidRDefault="00510795" w:rsidP="00510795">
      <w:pPr>
        <w:pStyle w:val="EnglishHangEndNoCoptic"/>
      </w:pPr>
      <w:r w:rsidRPr="00AB1781">
        <w:tab/>
        <w:t>and He del</w:t>
      </w:r>
      <w:r w:rsidR="005843FD">
        <w:t>ivered them from their distress,</w:t>
      </w:r>
    </w:p>
    <w:p w14:paraId="5728BD08" w14:textId="0199EE13" w:rsidR="00510795" w:rsidRPr="00AB1781" w:rsidRDefault="005843FD" w:rsidP="00510795">
      <w:pPr>
        <w:pStyle w:val="EnglishHangNoCoptic"/>
      </w:pPr>
      <w:r>
        <w:lastRenderedPageBreak/>
        <w:t>7 a</w:t>
      </w:r>
      <w:r w:rsidR="00510795" w:rsidRPr="00AB1781">
        <w:t xml:space="preserve">nd He guided them </w:t>
      </w:r>
      <w:r>
        <w:t>in</w:t>
      </w:r>
      <w:r w:rsidR="00510795" w:rsidRPr="00AB1781">
        <w:t xml:space="preserve"> </w:t>
      </w:r>
      <w:r>
        <w:t>a</w:t>
      </w:r>
      <w:r w:rsidR="00510795" w:rsidRPr="00AB1781">
        <w:t xml:space="preserve"> </w:t>
      </w:r>
      <w:r>
        <w:t>straight</w:t>
      </w:r>
      <w:r w:rsidR="00510795" w:rsidRPr="00AB1781">
        <w:t xml:space="preserve"> way,</w:t>
      </w:r>
    </w:p>
    <w:p w14:paraId="50E8C0AF" w14:textId="748FD6A7" w:rsidR="00510795" w:rsidRPr="00AB1781" w:rsidRDefault="00510795" w:rsidP="00510795">
      <w:pPr>
        <w:pStyle w:val="EnglishHangEndNoCoptic"/>
      </w:pPr>
      <w:r w:rsidRPr="00AB1781">
        <w:tab/>
      </w:r>
      <w:r w:rsidR="005843FD">
        <w:t>to an inhabited city</w:t>
      </w:r>
      <w:r w:rsidRPr="00AB1781">
        <w:t>.</w:t>
      </w:r>
    </w:p>
    <w:p w14:paraId="0C34DF2E" w14:textId="5386487C" w:rsidR="00510795" w:rsidRPr="00AB1781" w:rsidRDefault="00510795" w:rsidP="00510795">
      <w:pPr>
        <w:pStyle w:val="EnglishHangNoCoptic"/>
      </w:pPr>
      <w:r w:rsidRPr="00AB1781">
        <w:t xml:space="preserve">8 Let them </w:t>
      </w:r>
      <w:r w:rsidR="005843FD">
        <w:t>confess</w:t>
      </w:r>
      <w:r w:rsidR="005843FD">
        <w:rPr>
          <w:rStyle w:val="FootnoteReference"/>
        </w:rPr>
        <w:footnoteReference w:id="624"/>
      </w:r>
      <w:r w:rsidRPr="00AB1781">
        <w:t xml:space="preserve"> the Lord for His mercies</w:t>
      </w:r>
    </w:p>
    <w:p w14:paraId="6362A6E0" w14:textId="6410B582" w:rsidR="00510795" w:rsidRPr="00AB1781" w:rsidRDefault="00510795" w:rsidP="00510795">
      <w:pPr>
        <w:pStyle w:val="EnglishHangEndNoCoptic"/>
      </w:pPr>
      <w:r w:rsidRPr="00AB1781">
        <w:tab/>
        <w:t xml:space="preserve">and His wonders </w:t>
      </w:r>
      <w:r w:rsidR="005843FD">
        <w:t>to</w:t>
      </w:r>
      <w:r w:rsidR="008B5FD0">
        <w:t xml:space="preserve"> the children of men;</w:t>
      </w:r>
    </w:p>
    <w:p w14:paraId="5AA8BDEF" w14:textId="7B2D3A9A" w:rsidR="00510795" w:rsidRPr="00AB1781" w:rsidRDefault="008B5FD0" w:rsidP="00510795">
      <w:pPr>
        <w:pStyle w:val="EnglishHangNoCoptic"/>
      </w:pPr>
      <w:r>
        <w:t>9 f</w:t>
      </w:r>
      <w:r w:rsidR="00510795" w:rsidRPr="00AB1781">
        <w:t xml:space="preserve">or He </w:t>
      </w:r>
      <w:r>
        <w:t>fed the empty soul</w:t>
      </w:r>
    </w:p>
    <w:p w14:paraId="168B5C82" w14:textId="3FA0B608" w:rsidR="00510795" w:rsidRPr="00AB1781" w:rsidRDefault="008B5FD0" w:rsidP="00510795">
      <w:pPr>
        <w:pStyle w:val="EnglishHangEndNoCoptic"/>
      </w:pPr>
      <w:r>
        <w:tab/>
        <w:t>and filled</w:t>
      </w:r>
      <w:r w:rsidR="00510795" w:rsidRPr="00AB1781">
        <w:t xml:space="preserve"> the hungry </w:t>
      </w:r>
      <w:r>
        <w:t>soul with good things,</w:t>
      </w:r>
    </w:p>
    <w:p w14:paraId="7B68A32A" w14:textId="29AAA8B4" w:rsidR="00510795" w:rsidRPr="00AB1781" w:rsidRDefault="008B5FD0" w:rsidP="00510795">
      <w:pPr>
        <w:pStyle w:val="EnglishHangNoCoptic"/>
      </w:pPr>
      <w:r>
        <w:t>10 t</w:t>
      </w:r>
      <w:r w:rsidR="00510795" w:rsidRPr="00AB1781">
        <w:t xml:space="preserve">hose </w:t>
      </w:r>
      <w:r>
        <w:t xml:space="preserve">sitting </w:t>
      </w:r>
      <w:r w:rsidR="00510795" w:rsidRPr="00AB1781">
        <w:t>in darkness and the shadow of death,</w:t>
      </w:r>
    </w:p>
    <w:p w14:paraId="78488E72" w14:textId="53B46F53" w:rsidR="00510795" w:rsidRPr="00AB1781" w:rsidRDefault="00510795" w:rsidP="00510795">
      <w:pPr>
        <w:pStyle w:val="EnglishHangEndNoCoptic"/>
      </w:pPr>
      <w:r w:rsidRPr="00AB1781">
        <w:tab/>
        <w:t xml:space="preserve">bound </w:t>
      </w:r>
      <w:r w:rsidR="008B5FD0">
        <w:t>in</w:t>
      </w:r>
      <w:r w:rsidRPr="00AB1781">
        <w:t xml:space="preserve"> poverty and iron,</w:t>
      </w:r>
    </w:p>
    <w:p w14:paraId="128DA5ED" w14:textId="1600669F" w:rsidR="00510795" w:rsidRPr="00AB1781" w:rsidRDefault="00510795" w:rsidP="00510795">
      <w:pPr>
        <w:pStyle w:val="EnglishHangNoCoptic"/>
      </w:pPr>
      <w:r w:rsidRPr="00AB1781">
        <w:t xml:space="preserve">11 because they rebelled against </w:t>
      </w:r>
      <w:r w:rsidR="008B5FD0">
        <w:t xml:space="preserve">the sayings of </w:t>
      </w:r>
      <w:r w:rsidRPr="00AB1781">
        <w:t>God,</w:t>
      </w:r>
    </w:p>
    <w:p w14:paraId="5F2327F9" w14:textId="2675932B" w:rsidR="00510795" w:rsidRPr="00AB1781" w:rsidRDefault="00510795" w:rsidP="00510795">
      <w:pPr>
        <w:pStyle w:val="EnglishHangEndNoCoptic"/>
      </w:pPr>
      <w:r w:rsidRPr="00AB1781">
        <w:tab/>
        <w:t xml:space="preserve">and </w:t>
      </w:r>
      <w:r w:rsidR="008B5FD0">
        <w:t>provoked</w:t>
      </w:r>
      <w:r w:rsidRPr="00AB1781">
        <w:t xml:space="preserve"> the </w:t>
      </w:r>
      <w:r w:rsidR="008B5FD0">
        <w:t>counsel</w:t>
      </w:r>
      <w:r w:rsidRPr="00AB1781">
        <w:t xml:space="preserve"> of the Most High,</w:t>
      </w:r>
    </w:p>
    <w:p w14:paraId="62C1621B" w14:textId="5DC53B06" w:rsidR="00510795" w:rsidRPr="00AB1781" w:rsidRDefault="00510795" w:rsidP="00510795">
      <w:pPr>
        <w:pStyle w:val="EnglishHangNoCoptic"/>
      </w:pPr>
      <w:r w:rsidRPr="00AB1781">
        <w:t xml:space="preserve">12 </w:t>
      </w:r>
      <w:r w:rsidR="008B5FD0">
        <w:t>thus</w:t>
      </w:r>
      <w:r w:rsidRPr="00AB1781">
        <w:t xml:space="preserve"> thei</w:t>
      </w:r>
      <w:r w:rsidR="008B5FD0">
        <w:t>r heart was humbled by troubles;</w:t>
      </w:r>
    </w:p>
    <w:p w14:paraId="2FDDA02B" w14:textId="77777777" w:rsidR="00510795" w:rsidRPr="00AB1781" w:rsidRDefault="00510795" w:rsidP="00510795">
      <w:pPr>
        <w:pStyle w:val="EnglishHangEndNoCoptic"/>
      </w:pPr>
      <w:r w:rsidRPr="00AB1781">
        <w:tab/>
        <w:t>when they were weak and there was no one to help them,</w:t>
      </w:r>
    </w:p>
    <w:p w14:paraId="64565CD9" w14:textId="6813E303" w:rsidR="00510795" w:rsidRPr="00AB1781" w:rsidRDefault="00510795" w:rsidP="00510795">
      <w:pPr>
        <w:pStyle w:val="EnglishHangNoCoptic"/>
      </w:pPr>
      <w:r w:rsidRPr="00AB1781">
        <w:t xml:space="preserve">13 then they cried to the Lord in their </w:t>
      </w:r>
      <w:r w:rsidR="008B5FD0">
        <w:t>afflictions</w:t>
      </w:r>
      <w:r w:rsidRPr="00AB1781">
        <w:t>,</w:t>
      </w:r>
    </w:p>
    <w:p w14:paraId="6034D8C2" w14:textId="24C26FF5" w:rsidR="00510795" w:rsidRPr="00AB1781" w:rsidRDefault="00510795" w:rsidP="00510795">
      <w:pPr>
        <w:pStyle w:val="EnglishHangEndNoCoptic"/>
      </w:pPr>
      <w:r w:rsidRPr="00AB1781">
        <w:tab/>
        <w:t>and He</w:t>
      </w:r>
      <w:r w:rsidR="008B5FD0">
        <w:t xml:space="preserve"> saved them from their distress;</w:t>
      </w:r>
    </w:p>
    <w:p w14:paraId="666C61D7" w14:textId="051ABFF6" w:rsidR="00510795" w:rsidRPr="00AB1781" w:rsidRDefault="008B5FD0" w:rsidP="00510795">
      <w:pPr>
        <w:pStyle w:val="EnglishHangNoCoptic"/>
      </w:pPr>
      <w:r>
        <w:t>14 a</w:t>
      </w:r>
      <w:r w:rsidR="00510795" w:rsidRPr="00AB1781">
        <w:t>nd He brought them out of darkness and the shadow of death</w:t>
      </w:r>
      <w:r>
        <w:t>,</w:t>
      </w:r>
    </w:p>
    <w:p w14:paraId="66F26D5D" w14:textId="3F45C3B9" w:rsidR="00510795" w:rsidRPr="00AB1781" w:rsidRDefault="00510795" w:rsidP="00510795">
      <w:pPr>
        <w:pStyle w:val="EnglishHangEndNoCoptic"/>
      </w:pPr>
      <w:r w:rsidRPr="00AB1781">
        <w:tab/>
        <w:t xml:space="preserve">and </w:t>
      </w:r>
      <w:r w:rsidR="008B5FD0">
        <w:t>broke</w:t>
      </w:r>
      <w:r w:rsidRPr="00AB1781">
        <w:t xml:space="preserve"> their chains</w:t>
      </w:r>
      <w:r w:rsidR="008B5FD0">
        <w:t xml:space="preserve"> in pieces</w:t>
      </w:r>
      <w:r w:rsidRPr="00AB1781">
        <w:t>.</w:t>
      </w:r>
    </w:p>
    <w:p w14:paraId="7D5A7714" w14:textId="47FF5334" w:rsidR="00510795" w:rsidRPr="00AB1781" w:rsidRDefault="00510795" w:rsidP="00510795">
      <w:pPr>
        <w:pStyle w:val="EnglishHangNoCoptic"/>
      </w:pPr>
      <w:r w:rsidRPr="00AB1781">
        <w:t xml:space="preserve">15 Let them </w:t>
      </w:r>
      <w:r w:rsidR="008B5FD0">
        <w:t>confess</w:t>
      </w:r>
      <w:r w:rsidR="008B5FD0">
        <w:rPr>
          <w:rStyle w:val="FootnoteReference"/>
        </w:rPr>
        <w:footnoteReference w:id="625"/>
      </w:r>
      <w:r w:rsidRPr="00AB1781">
        <w:t xml:space="preserve"> the Lord for His mercies</w:t>
      </w:r>
    </w:p>
    <w:p w14:paraId="1297227E" w14:textId="2F513DA2" w:rsidR="00510795" w:rsidRPr="00AB1781" w:rsidRDefault="00510795" w:rsidP="00510795">
      <w:pPr>
        <w:pStyle w:val="EnglishHangEndNoCoptic"/>
      </w:pPr>
      <w:r w:rsidRPr="00AB1781">
        <w:tab/>
        <w:t xml:space="preserve">and His wonders </w:t>
      </w:r>
      <w:r w:rsidR="008B5FD0">
        <w:t>to</w:t>
      </w:r>
      <w:r w:rsidRPr="00AB1781">
        <w:t xml:space="preserve"> the children of</w:t>
      </w:r>
      <w:r w:rsidR="008B5FD0">
        <w:t xml:space="preserve"> men,</w:t>
      </w:r>
    </w:p>
    <w:p w14:paraId="4B1308B9" w14:textId="24DABEA2" w:rsidR="00510795" w:rsidRPr="00AB1781" w:rsidRDefault="00510795" w:rsidP="00510795">
      <w:pPr>
        <w:pStyle w:val="EnglishHangNoCoptic"/>
      </w:pPr>
      <w:r w:rsidRPr="00AB1781">
        <w:t xml:space="preserve">16 </w:t>
      </w:r>
      <w:r w:rsidR="008B5FD0">
        <w:t>for</w:t>
      </w:r>
      <w:r w:rsidRPr="00AB1781">
        <w:t xml:space="preserve"> He </w:t>
      </w:r>
      <w:r w:rsidR="008B5FD0">
        <w:t>shattered the</w:t>
      </w:r>
      <w:r w:rsidRPr="00AB1781">
        <w:t xml:space="preserve"> gates of bronze</w:t>
      </w:r>
      <w:r w:rsidR="008B5FD0">
        <w:t>,</w:t>
      </w:r>
    </w:p>
    <w:p w14:paraId="34428FF4" w14:textId="08211178" w:rsidR="00510795" w:rsidRPr="00AB1781" w:rsidRDefault="008B5FD0" w:rsidP="00510795">
      <w:pPr>
        <w:pStyle w:val="EnglishHangEndNoCoptic"/>
      </w:pPr>
      <w:r>
        <w:tab/>
        <w:t>and crumpled the</w:t>
      </w:r>
      <w:r w:rsidR="00510795" w:rsidRPr="00AB1781">
        <w:t xml:space="preserve"> iron bars.</w:t>
      </w:r>
    </w:p>
    <w:p w14:paraId="789948F2" w14:textId="10280B6E" w:rsidR="00510795" w:rsidRPr="00AB1781" w:rsidRDefault="00510795" w:rsidP="00510795">
      <w:pPr>
        <w:pStyle w:val="EnglishHangNoCoptic"/>
      </w:pPr>
      <w:r w:rsidRPr="00AB1781">
        <w:t xml:space="preserve">17 He helped them out of </w:t>
      </w:r>
      <w:r w:rsidR="008B5FD0">
        <w:t>their</w:t>
      </w:r>
      <w:r w:rsidR="008B5FD0" w:rsidRPr="00AB1781">
        <w:t xml:space="preserve"> </w:t>
      </w:r>
      <w:r w:rsidR="008B5FD0">
        <w:t xml:space="preserve">lawless </w:t>
      </w:r>
      <w:r w:rsidRPr="00AB1781">
        <w:t>way</w:t>
      </w:r>
      <w:r w:rsidR="005D0282">
        <w:rPr>
          <w:rStyle w:val="FootnoteReference"/>
        </w:rPr>
        <w:footnoteReference w:id="626"/>
      </w:r>
      <w:r w:rsidRPr="00AB1781">
        <w:t>,</w:t>
      </w:r>
    </w:p>
    <w:p w14:paraId="2B906CCB" w14:textId="1A17D49A" w:rsidR="00510795" w:rsidRPr="00AB1781" w:rsidRDefault="00510795" w:rsidP="00510795">
      <w:pPr>
        <w:pStyle w:val="EnglishHangEndNoCoptic"/>
      </w:pPr>
      <w:r w:rsidRPr="00AB1781">
        <w:tab/>
        <w:t xml:space="preserve">for they were brought low </w:t>
      </w:r>
      <w:r w:rsidR="008B5FD0">
        <w:t>because of</w:t>
      </w:r>
      <w:r w:rsidRPr="00AB1781">
        <w:t xml:space="preserve"> their </w:t>
      </w:r>
      <w:r w:rsidR="008B5FD0">
        <w:t>transgressions</w:t>
      </w:r>
      <w:r w:rsidRPr="00AB1781">
        <w:t>.</w:t>
      </w:r>
    </w:p>
    <w:p w14:paraId="5EAA6B68" w14:textId="2E9C4ABA" w:rsidR="00510795" w:rsidRPr="00AB1781" w:rsidRDefault="00510795" w:rsidP="00510795">
      <w:pPr>
        <w:pStyle w:val="EnglishHangNoCoptic"/>
      </w:pPr>
      <w:r w:rsidRPr="00AB1781">
        <w:t xml:space="preserve">18 Their soul loathed all </w:t>
      </w:r>
      <w:r w:rsidR="008B5FD0">
        <w:t xml:space="preserve">kinds of </w:t>
      </w:r>
      <w:r w:rsidRPr="00AB1781">
        <w:t>food,</w:t>
      </w:r>
    </w:p>
    <w:p w14:paraId="4AE74F72" w14:textId="26086372" w:rsidR="00510795" w:rsidRPr="00AB1781" w:rsidRDefault="00510795" w:rsidP="00510795">
      <w:pPr>
        <w:pStyle w:val="EnglishHangEndNoCoptic"/>
      </w:pPr>
      <w:r w:rsidRPr="00AB1781">
        <w:tab/>
        <w:t xml:space="preserve">and they </w:t>
      </w:r>
      <w:r w:rsidR="008B5FD0">
        <w:t>drew</w:t>
      </w:r>
      <w:r w:rsidRPr="00AB1781">
        <w:t xml:space="preserve"> near to </w:t>
      </w:r>
      <w:r w:rsidR="008B5FD0">
        <w:t>the gates of death</w:t>
      </w:r>
      <w:r w:rsidRPr="00AB1781">
        <w:t>.</w:t>
      </w:r>
    </w:p>
    <w:p w14:paraId="26DF9A03" w14:textId="584370F5" w:rsidR="00510795" w:rsidRPr="00AB1781" w:rsidRDefault="00510795" w:rsidP="00510795">
      <w:pPr>
        <w:pStyle w:val="EnglishHangNoCoptic"/>
      </w:pPr>
      <w:r w:rsidRPr="00AB1781">
        <w:t xml:space="preserve">19 Then they cried to the Lord in their </w:t>
      </w:r>
      <w:r w:rsidR="008B5FD0">
        <w:t>afflictions</w:t>
      </w:r>
      <w:r w:rsidRPr="00AB1781">
        <w:t>,</w:t>
      </w:r>
    </w:p>
    <w:p w14:paraId="6B243782" w14:textId="29C4502A" w:rsidR="00510795" w:rsidRPr="00AB1781" w:rsidRDefault="00510795" w:rsidP="00510795">
      <w:pPr>
        <w:pStyle w:val="EnglishHangEndNoCoptic"/>
      </w:pPr>
      <w:r w:rsidRPr="00AB1781">
        <w:tab/>
        <w:t>and He</w:t>
      </w:r>
      <w:r w:rsidR="008B5FD0">
        <w:t xml:space="preserve"> saved them from their distress;</w:t>
      </w:r>
    </w:p>
    <w:p w14:paraId="67726EEF" w14:textId="18B477B1" w:rsidR="00510795" w:rsidRPr="00AB1781" w:rsidRDefault="008B5FD0" w:rsidP="00510795">
      <w:pPr>
        <w:pStyle w:val="EnglishHangNoCoptic"/>
      </w:pPr>
      <w:r>
        <w:t>20 He sent His Word and healed them,</w:t>
      </w:r>
    </w:p>
    <w:p w14:paraId="2C16B8A4" w14:textId="32E1B98C" w:rsidR="00510795" w:rsidRPr="00AB1781" w:rsidRDefault="00510795" w:rsidP="00510795">
      <w:pPr>
        <w:pStyle w:val="EnglishHangEndNoCoptic"/>
      </w:pPr>
      <w:r w:rsidRPr="00AB1781">
        <w:tab/>
        <w:t xml:space="preserve">and delivered them from their </w:t>
      </w:r>
      <w:r w:rsidR="008B5FD0">
        <w:t>corruption</w:t>
      </w:r>
      <w:r w:rsidRPr="00AB1781">
        <w:t>.</w:t>
      </w:r>
      <w:r w:rsidRPr="00AB1781">
        <w:rPr>
          <w:rStyle w:val="FootnoteReference"/>
        </w:rPr>
        <w:footnoteReference w:id="627"/>
      </w:r>
    </w:p>
    <w:p w14:paraId="7EB6420B" w14:textId="250BAEC4" w:rsidR="00510795" w:rsidRPr="00AB1781" w:rsidRDefault="00510795" w:rsidP="00510795">
      <w:pPr>
        <w:pStyle w:val="EnglishHangNoCoptic"/>
      </w:pPr>
      <w:r w:rsidRPr="00AB1781">
        <w:t xml:space="preserve">21 Let them </w:t>
      </w:r>
      <w:r w:rsidR="008B5FD0">
        <w:t>confess</w:t>
      </w:r>
      <w:r w:rsidR="008B5FD0">
        <w:rPr>
          <w:rStyle w:val="FootnoteReference"/>
        </w:rPr>
        <w:footnoteReference w:id="628"/>
      </w:r>
      <w:r w:rsidRPr="00AB1781">
        <w:t xml:space="preserve"> the Lord for His mercies</w:t>
      </w:r>
    </w:p>
    <w:p w14:paraId="3110915D" w14:textId="38DA9336" w:rsidR="00510795" w:rsidRPr="00AB1781" w:rsidRDefault="00510795" w:rsidP="00510795">
      <w:pPr>
        <w:pStyle w:val="EnglishHangEndNoCoptic"/>
      </w:pPr>
      <w:r w:rsidRPr="00AB1781">
        <w:tab/>
        <w:t xml:space="preserve">and His wonders </w:t>
      </w:r>
      <w:r w:rsidR="008B5FD0">
        <w:t>to the children of men,</w:t>
      </w:r>
    </w:p>
    <w:p w14:paraId="63A56FE1" w14:textId="68A326D0" w:rsidR="00510795" w:rsidRPr="00AB1781" w:rsidRDefault="008B5FD0" w:rsidP="00510795">
      <w:pPr>
        <w:pStyle w:val="EnglishHangNoCoptic"/>
      </w:pPr>
      <w:r>
        <w:lastRenderedPageBreak/>
        <w:t>22 a</w:t>
      </w:r>
      <w:r w:rsidR="00510795" w:rsidRPr="00AB1781">
        <w:t xml:space="preserve">nd let them offer </w:t>
      </w:r>
      <w:r>
        <w:t>a</w:t>
      </w:r>
      <w:r w:rsidR="00510795" w:rsidRPr="00AB1781">
        <w:t xml:space="preserve"> sacrifice of praise,</w:t>
      </w:r>
    </w:p>
    <w:p w14:paraId="5CC1F56F" w14:textId="13982EDE" w:rsidR="00510795" w:rsidRPr="00AB1781" w:rsidRDefault="00510795" w:rsidP="00510795">
      <w:pPr>
        <w:pStyle w:val="EnglishHangEndNoCoptic"/>
      </w:pPr>
      <w:r w:rsidRPr="00AB1781">
        <w:tab/>
        <w:t xml:space="preserve">and </w:t>
      </w:r>
      <w:r w:rsidR="008B5FD0">
        <w:t>proclaim</w:t>
      </w:r>
      <w:r w:rsidRPr="00AB1781">
        <w:t xml:space="preserve"> His works with </w:t>
      </w:r>
      <w:r w:rsidR="008B5FD0">
        <w:t>great joy</w:t>
      </w:r>
      <w:r w:rsidRPr="00AB1781">
        <w:t>.</w:t>
      </w:r>
    </w:p>
    <w:p w14:paraId="17F19658" w14:textId="77777777" w:rsidR="00510795" w:rsidRPr="00AB1781" w:rsidRDefault="00510795" w:rsidP="00510795">
      <w:pPr>
        <w:pStyle w:val="EnglishHangNoCoptic"/>
      </w:pPr>
      <w:r w:rsidRPr="00AB1781">
        <w:t>23 Those who go down to the sea in ships,</w:t>
      </w:r>
    </w:p>
    <w:p w14:paraId="2A215A7A" w14:textId="1EDEFEA8" w:rsidR="00510795" w:rsidRPr="00AB1781" w:rsidRDefault="00510795" w:rsidP="00510795">
      <w:pPr>
        <w:pStyle w:val="EnglishHangEndNoCoptic"/>
      </w:pPr>
      <w:r w:rsidRPr="00AB1781">
        <w:tab/>
        <w:t xml:space="preserve">who trade in </w:t>
      </w:r>
      <w:r w:rsidR="0048178C">
        <w:t>many</w:t>
      </w:r>
      <w:r w:rsidRPr="00AB1781">
        <w:t xml:space="preserve"> waters—</w:t>
      </w:r>
    </w:p>
    <w:p w14:paraId="5C98D01D" w14:textId="77777777" w:rsidR="00510795" w:rsidRPr="00AB1781" w:rsidRDefault="00510795" w:rsidP="00510795">
      <w:pPr>
        <w:pStyle w:val="EnglishHangNoCoptic"/>
      </w:pPr>
      <w:r w:rsidRPr="00AB1781">
        <w:t>24 they see the works of the Lord,</w:t>
      </w:r>
    </w:p>
    <w:p w14:paraId="6D74C18C" w14:textId="77777777" w:rsidR="00510795" w:rsidRPr="00AB1781" w:rsidRDefault="00510795" w:rsidP="00510795">
      <w:pPr>
        <w:pStyle w:val="EnglishHangEndNoCoptic"/>
      </w:pPr>
      <w:r w:rsidRPr="00AB1781">
        <w:tab/>
        <w:t>and His wonders in the deep.</w:t>
      </w:r>
    </w:p>
    <w:p w14:paraId="33320FF8" w14:textId="70A8F4A3" w:rsidR="00510795" w:rsidRPr="00AB1781" w:rsidRDefault="00510795" w:rsidP="00510795">
      <w:pPr>
        <w:pStyle w:val="EnglishHangNoCoptic"/>
      </w:pPr>
      <w:r w:rsidRPr="00AB1781">
        <w:t xml:space="preserve">25 He </w:t>
      </w:r>
      <w:r w:rsidR="0048178C">
        <w:t>spoke</w:t>
      </w:r>
      <w:r w:rsidRPr="00AB1781">
        <w:t xml:space="preserve"> and a storm</w:t>
      </w:r>
      <w:r w:rsidR="0048178C">
        <w:t>y</w:t>
      </w:r>
      <w:r w:rsidRPr="00AB1781">
        <w:t xml:space="preserve"> wind </w:t>
      </w:r>
      <w:r w:rsidR="0048178C">
        <w:t>arose</w:t>
      </w:r>
      <w:r w:rsidRPr="00AB1781">
        <w:t>,</w:t>
      </w:r>
    </w:p>
    <w:p w14:paraId="229B7D87" w14:textId="1DCF1475" w:rsidR="00510795" w:rsidRPr="00AB1781" w:rsidRDefault="0048178C" w:rsidP="00510795">
      <w:pPr>
        <w:pStyle w:val="EnglishHangEndNoCoptic"/>
      </w:pPr>
      <w:r>
        <w:tab/>
        <w:t>which lifted the waves of the sea;</w:t>
      </w:r>
    </w:p>
    <w:p w14:paraId="422B751E" w14:textId="660B3E2B" w:rsidR="00510795" w:rsidRPr="00AB1781" w:rsidRDefault="0048178C" w:rsidP="00510795">
      <w:pPr>
        <w:pStyle w:val="EnglishHangNoCoptic"/>
      </w:pPr>
      <w:r>
        <w:t>26 they mounted up to the heavens and descended</w:t>
      </w:r>
      <w:r w:rsidR="00510795" w:rsidRPr="00AB1781">
        <w:t xml:space="preserve"> </w:t>
      </w:r>
      <w:r>
        <w:t>in</w:t>
      </w:r>
      <w:r w:rsidR="00510795" w:rsidRPr="00AB1781">
        <w:t>to the depths;</w:t>
      </w:r>
    </w:p>
    <w:p w14:paraId="1838C7E8" w14:textId="3FCA7FCB" w:rsidR="00510795" w:rsidRPr="00AB1781" w:rsidRDefault="00510795" w:rsidP="00510795">
      <w:pPr>
        <w:pStyle w:val="EnglishHangEndNoCoptic"/>
      </w:pPr>
      <w:r w:rsidRPr="00AB1781">
        <w:tab/>
        <w:t>their soul</w:t>
      </w:r>
      <w:r w:rsidR="0048178C">
        <w:t xml:space="preserve"> would melt</w:t>
      </w:r>
      <w:r w:rsidRPr="00AB1781">
        <w:t xml:space="preserve"> at their </w:t>
      </w:r>
      <w:r w:rsidR="0048178C">
        <w:t>calamity;</w:t>
      </w:r>
    </w:p>
    <w:p w14:paraId="5559D81C" w14:textId="305EBC34" w:rsidR="00510795" w:rsidRPr="00AB1781" w:rsidRDefault="00510795" w:rsidP="00510795">
      <w:pPr>
        <w:pStyle w:val="EnglishHangNoCoptic"/>
      </w:pPr>
      <w:r w:rsidRPr="00AB1781">
        <w:t xml:space="preserve">27 They </w:t>
      </w:r>
      <w:r w:rsidR="0048178C">
        <w:t xml:space="preserve">were troubled; they </w:t>
      </w:r>
      <w:r w:rsidR="0048178C" w:rsidRPr="00AB1781">
        <w:t>stagger</w:t>
      </w:r>
      <w:r w:rsidR="0048178C">
        <w:t>ed</w:t>
      </w:r>
      <w:r w:rsidR="0048178C" w:rsidRPr="00AB1781">
        <w:t xml:space="preserve"> </w:t>
      </w:r>
      <w:r w:rsidRPr="00AB1781">
        <w:t>like drunken men,</w:t>
      </w:r>
    </w:p>
    <w:p w14:paraId="72C4994A" w14:textId="5ECFDE45" w:rsidR="00510795" w:rsidRPr="00AB1781" w:rsidRDefault="00510795" w:rsidP="00510795">
      <w:pPr>
        <w:pStyle w:val="EnglishHangEndNoCoptic"/>
      </w:pPr>
      <w:r w:rsidRPr="00AB1781">
        <w:tab/>
        <w:t xml:space="preserve">and all their </w:t>
      </w:r>
      <w:r w:rsidR="0048178C">
        <w:t>wisdom was consumed</w:t>
      </w:r>
      <w:r w:rsidR="0048178C">
        <w:rPr>
          <w:rStyle w:val="FootnoteReference"/>
        </w:rPr>
        <w:footnoteReference w:id="629"/>
      </w:r>
      <w:r w:rsidRPr="00AB1781">
        <w:t>.</w:t>
      </w:r>
    </w:p>
    <w:p w14:paraId="7B399408" w14:textId="3590A3C2" w:rsidR="00510795" w:rsidRPr="00AB1781" w:rsidRDefault="00510795" w:rsidP="00510795">
      <w:pPr>
        <w:pStyle w:val="EnglishHangNoCoptic"/>
      </w:pPr>
      <w:r w:rsidRPr="00AB1781">
        <w:t xml:space="preserve">28 Then they </w:t>
      </w:r>
      <w:r w:rsidR="0048178C">
        <w:t>cried</w:t>
      </w:r>
      <w:r w:rsidRPr="00AB1781">
        <w:t xml:space="preserve"> to the Lord in their </w:t>
      </w:r>
      <w:r w:rsidR="0048178C">
        <w:t>affliction</w:t>
      </w:r>
      <w:r w:rsidRPr="00AB1781">
        <w:t>,</w:t>
      </w:r>
    </w:p>
    <w:p w14:paraId="6AF0E353" w14:textId="7D132159" w:rsidR="00510795" w:rsidRPr="00AB1781" w:rsidRDefault="00510795" w:rsidP="00510795">
      <w:pPr>
        <w:pStyle w:val="EnglishHangEndNoCoptic"/>
      </w:pPr>
      <w:r w:rsidRPr="00AB1781">
        <w:tab/>
        <w:t xml:space="preserve">and He </w:t>
      </w:r>
      <w:r w:rsidR="0048178C">
        <w:t>brought</w:t>
      </w:r>
      <w:r w:rsidRPr="00AB1781">
        <w:t xml:space="preserve"> them out of their distress.</w:t>
      </w:r>
    </w:p>
    <w:p w14:paraId="364DE110" w14:textId="32DE6043" w:rsidR="00510795" w:rsidRPr="00AB1781" w:rsidRDefault="0048178C" w:rsidP="00510795">
      <w:pPr>
        <w:pStyle w:val="EnglishHangNoCoptic"/>
      </w:pPr>
      <w:r>
        <w:t>29 He commanded</w:t>
      </w:r>
      <w:r w:rsidR="00510795" w:rsidRPr="00AB1781">
        <w:t xml:space="preserve"> the storm</w:t>
      </w:r>
      <w:r>
        <w:t>,</w:t>
      </w:r>
      <w:r w:rsidR="00510795" w:rsidRPr="00AB1781">
        <w:t xml:space="preserve"> </w:t>
      </w:r>
      <w:r>
        <w:t>and it became a</w:t>
      </w:r>
      <w:r w:rsidR="00510795" w:rsidRPr="00AB1781">
        <w:t xml:space="preserve"> breeze,</w:t>
      </w:r>
    </w:p>
    <w:p w14:paraId="64BFEAAB" w14:textId="77777777" w:rsidR="00510795" w:rsidRPr="00AB1781" w:rsidRDefault="00510795" w:rsidP="00510795">
      <w:pPr>
        <w:pStyle w:val="EnglishHangEndNoCoptic"/>
      </w:pPr>
      <w:r w:rsidRPr="00AB1781">
        <w:tab/>
        <w:t>and its waves are stilled.</w:t>
      </w:r>
    </w:p>
    <w:p w14:paraId="319A8361" w14:textId="71F8A5D0" w:rsidR="00510795" w:rsidRPr="00AB1781" w:rsidRDefault="00510795" w:rsidP="00510795">
      <w:pPr>
        <w:pStyle w:val="EnglishHangNoCoptic"/>
      </w:pPr>
      <w:r w:rsidRPr="00AB1781">
        <w:t xml:space="preserve">30 Then they </w:t>
      </w:r>
      <w:r w:rsidR="0048178C">
        <w:t>were</w:t>
      </w:r>
      <w:r w:rsidRPr="00AB1781">
        <w:t xml:space="preserve"> glad because they </w:t>
      </w:r>
      <w:r w:rsidR="0048178C">
        <w:t>were</w:t>
      </w:r>
      <w:r w:rsidRPr="00AB1781">
        <w:t xml:space="preserve"> </w:t>
      </w:r>
      <w:r w:rsidR="0048178C">
        <w:t>silent</w:t>
      </w:r>
      <w:r w:rsidRPr="00AB1781">
        <w:t>,</w:t>
      </w:r>
    </w:p>
    <w:p w14:paraId="0FAEF13D" w14:textId="188F85B1" w:rsidR="00510795" w:rsidRPr="00AB1781" w:rsidRDefault="0048178C" w:rsidP="00510795">
      <w:pPr>
        <w:pStyle w:val="EnglishHangEndNoCoptic"/>
      </w:pPr>
      <w:r>
        <w:tab/>
        <w:t>and He guided</w:t>
      </w:r>
      <w:r w:rsidR="00510795" w:rsidRPr="00AB1781">
        <w:t xml:space="preserve"> them to the haven </w:t>
      </w:r>
      <w:r>
        <w:t>they desired</w:t>
      </w:r>
      <w:r w:rsidR="00510795" w:rsidRPr="00AB1781">
        <w:t>.</w:t>
      </w:r>
    </w:p>
    <w:p w14:paraId="45697233" w14:textId="245039F8" w:rsidR="00510795" w:rsidRPr="00AB1781" w:rsidRDefault="00510795" w:rsidP="00510795">
      <w:pPr>
        <w:pStyle w:val="EnglishHangNoCoptic"/>
      </w:pPr>
      <w:r w:rsidRPr="00AB1781">
        <w:t xml:space="preserve">31 Let them </w:t>
      </w:r>
      <w:r w:rsidR="0048178C">
        <w:t>confess</w:t>
      </w:r>
      <w:r w:rsidR="0048178C">
        <w:rPr>
          <w:rStyle w:val="FootnoteReference"/>
        </w:rPr>
        <w:footnoteReference w:id="630"/>
      </w:r>
      <w:r w:rsidRPr="00AB1781">
        <w:t xml:space="preserve"> the Lord for His mercies</w:t>
      </w:r>
    </w:p>
    <w:p w14:paraId="794EDB7A" w14:textId="5166BD68" w:rsidR="00510795" w:rsidRPr="00510795" w:rsidRDefault="00510795" w:rsidP="00510795">
      <w:pPr>
        <w:pStyle w:val="EnglishHangEndNoCoptic"/>
      </w:pPr>
      <w:r w:rsidRPr="00AB1781">
        <w:tab/>
        <w:t xml:space="preserve">and His wonders </w:t>
      </w:r>
      <w:r w:rsidR="0048178C">
        <w:t>to the children of men;</w:t>
      </w:r>
    </w:p>
    <w:p w14:paraId="6146C610" w14:textId="77777777" w:rsidR="00510795" w:rsidRPr="00AB1781" w:rsidRDefault="00510795" w:rsidP="00510795">
      <w:pPr>
        <w:pStyle w:val="EnglishHangNoCoptic"/>
      </w:pPr>
      <w:r w:rsidRPr="00AB1781">
        <w:t>32 Let them exalt Him in the assembly of the people,</w:t>
      </w:r>
    </w:p>
    <w:p w14:paraId="73293FA2" w14:textId="454E70EF" w:rsidR="00510795" w:rsidRPr="00AB1781" w:rsidRDefault="00510795" w:rsidP="00510795">
      <w:pPr>
        <w:pStyle w:val="EnglishHangEndNoCoptic"/>
      </w:pPr>
      <w:r w:rsidRPr="00AB1781">
        <w:tab/>
        <w:t xml:space="preserve">and praise Him </w:t>
      </w:r>
      <w:r w:rsidR="0048178C">
        <w:t>in</w:t>
      </w:r>
      <w:r w:rsidRPr="00AB1781">
        <w:t xml:space="preserve"> the session of elders.</w:t>
      </w:r>
    </w:p>
    <w:p w14:paraId="107B124E" w14:textId="2446169F" w:rsidR="00510795" w:rsidRPr="00AB1781" w:rsidRDefault="0048178C" w:rsidP="00510795">
      <w:pPr>
        <w:pStyle w:val="EnglishHangNoCoptic"/>
      </w:pPr>
      <w:r>
        <w:t>33 He turned</w:t>
      </w:r>
      <w:r w:rsidR="00510795" w:rsidRPr="00AB1781">
        <w:t xml:space="preserve"> rivers into a </w:t>
      </w:r>
      <w:r>
        <w:t>desert</w:t>
      </w:r>
      <w:r w:rsidR="00510795" w:rsidRPr="00AB1781">
        <w:t>,</w:t>
      </w:r>
    </w:p>
    <w:p w14:paraId="5C79F5E7" w14:textId="0CE9E0E3" w:rsidR="00510795" w:rsidRPr="00AB1781" w:rsidRDefault="00510795" w:rsidP="00510795">
      <w:pPr>
        <w:pStyle w:val="EnglishHangEndNoCoptic"/>
      </w:pPr>
      <w:r w:rsidRPr="00AB1781">
        <w:tab/>
      </w:r>
      <w:r w:rsidR="0048178C">
        <w:t>and streams into thirsty ground,</w:t>
      </w:r>
    </w:p>
    <w:p w14:paraId="4DDB8844" w14:textId="36D56460" w:rsidR="00510795" w:rsidRPr="00AB1781" w:rsidRDefault="00510795" w:rsidP="00510795">
      <w:pPr>
        <w:pStyle w:val="EnglishHangNoCoptic"/>
      </w:pPr>
      <w:r w:rsidRPr="00AB1781">
        <w:t>34 He turn</w:t>
      </w:r>
      <w:r w:rsidR="0048178C">
        <w:t>ed a</w:t>
      </w:r>
      <w:r w:rsidRPr="00AB1781">
        <w:t xml:space="preserve"> fruitful land into a salt marsh,</w:t>
      </w:r>
    </w:p>
    <w:p w14:paraId="7A078160" w14:textId="11121491" w:rsidR="00510795" w:rsidRPr="00AB1781" w:rsidRDefault="00510795" w:rsidP="00510795">
      <w:pPr>
        <w:pStyle w:val="EnglishHangEndNoCoptic"/>
      </w:pPr>
      <w:r w:rsidRPr="00AB1781">
        <w:tab/>
      </w:r>
      <w:r w:rsidR="0048178C">
        <w:t>because of</w:t>
      </w:r>
      <w:r w:rsidRPr="00AB1781">
        <w:t xml:space="preserve"> the </w:t>
      </w:r>
      <w:r w:rsidR="0048178C">
        <w:t>evil</w:t>
      </w:r>
      <w:r w:rsidRPr="00AB1781">
        <w:t xml:space="preserve"> of those </w:t>
      </w:r>
      <w:r w:rsidR="0048178C">
        <w:t>its inhabitants</w:t>
      </w:r>
      <w:r w:rsidRPr="00AB1781">
        <w:t>.</w:t>
      </w:r>
    </w:p>
    <w:p w14:paraId="0CFB3691" w14:textId="4717DFA4" w:rsidR="00510795" w:rsidRPr="00AB1781" w:rsidRDefault="0048178C" w:rsidP="00510795">
      <w:pPr>
        <w:pStyle w:val="EnglishHangNoCoptic"/>
      </w:pPr>
      <w:r>
        <w:t>35 He turned</w:t>
      </w:r>
      <w:r w:rsidR="00510795" w:rsidRPr="00AB1781">
        <w:t xml:space="preserve"> </w:t>
      </w:r>
      <w:r>
        <w:t>the desert</w:t>
      </w:r>
      <w:r w:rsidR="00510795" w:rsidRPr="00AB1781">
        <w:t xml:space="preserve"> into pools of water,</w:t>
      </w:r>
    </w:p>
    <w:p w14:paraId="1C69015D" w14:textId="36B94D85" w:rsidR="00510795" w:rsidRPr="00AB1781" w:rsidRDefault="00510795" w:rsidP="00510795">
      <w:pPr>
        <w:pStyle w:val="EnglishHangEndNoCoptic"/>
      </w:pPr>
      <w:r w:rsidRPr="00AB1781">
        <w:tab/>
        <w:t xml:space="preserve">and </w:t>
      </w:r>
      <w:r w:rsidR="0048178C">
        <w:t>parched land</w:t>
      </w:r>
      <w:r w:rsidRPr="00AB1781">
        <w:t xml:space="preserve"> into streams.</w:t>
      </w:r>
    </w:p>
    <w:p w14:paraId="03661877" w14:textId="3CF5787F" w:rsidR="00510795" w:rsidRPr="00AB1781" w:rsidRDefault="00510795" w:rsidP="00510795">
      <w:pPr>
        <w:pStyle w:val="EnglishHangNoCoptic"/>
      </w:pPr>
      <w:r w:rsidRPr="00AB1781">
        <w:t xml:space="preserve">36 And </w:t>
      </w:r>
      <w:r w:rsidR="000015D0">
        <w:t>He settled</w:t>
      </w:r>
      <w:r w:rsidRPr="00AB1781">
        <w:t xml:space="preserve"> the hungry</w:t>
      </w:r>
      <w:r w:rsidR="000015D0">
        <w:t xml:space="preserve"> there,</w:t>
      </w:r>
    </w:p>
    <w:p w14:paraId="7EC5523C" w14:textId="6EBE07B7" w:rsidR="00510795" w:rsidRPr="00AB1781" w:rsidRDefault="000015D0" w:rsidP="00510795">
      <w:pPr>
        <w:pStyle w:val="EnglishHangEndNoCoptic"/>
      </w:pPr>
      <w:r>
        <w:tab/>
        <w:t>and they built</w:t>
      </w:r>
      <w:r w:rsidR="00510795" w:rsidRPr="00AB1781">
        <w:t xml:space="preserve"> </w:t>
      </w:r>
      <w:r>
        <w:t>a city to dwell in,</w:t>
      </w:r>
    </w:p>
    <w:p w14:paraId="72F0D329" w14:textId="79886B66" w:rsidR="00510795" w:rsidRPr="00AB1781" w:rsidRDefault="000015D0" w:rsidP="00510795">
      <w:pPr>
        <w:pStyle w:val="EnglishHangNoCoptic"/>
      </w:pPr>
      <w:r>
        <w:lastRenderedPageBreak/>
        <w:t>37 a</w:t>
      </w:r>
      <w:r w:rsidR="00510795" w:rsidRPr="00AB1781">
        <w:t>nd they sow</w:t>
      </w:r>
      <w:r>
        <w:t>ed</w:t>
      </w:r>
      <w:r w:rsidR="00510795" w:rsidRPr="00AB1781">
        <w:t xml:space="preserve"> fields and plant</w:t>
      </w:r>
      <w:r>
        <w:t>ed</w:t>
      </w:r>
      <w:r w:rsidR="00510795" w:rsidRPr="00AB1781">
        <w:t xml:space="preserve"> vineyards,</w:t>
      </w:r>
    </w:p>
    <w:p w14:paraId="1BE1C668" w14:textId="013963A3" w:rsidR="00510795" w:rsidRPr="00AB1781" w:rsidRDefault="00510795" w:rsidP="00510795">
      <w:pPr>
        <w:pStyle w:val="EnglishHangEndNoCoptic"/>
      </w:pPr>
      <w:r w:rsidRPr="00AB1781">
        <w:tab/>
        <w:t xml:space="preserve">which </w:t>
      </w:r>
      <w:r w:rsidR="000015D0">
        <w:t>produced much fruit</w:t>
      </w:r>
      <w:r w:rsidRPr="00AB1781">
        <w:t>.</w:t>
      </w:r>
    </w:p>
    <w:p w14:paraId="3F8536A8" w14:textId="05FA88AB" w:rsidR="00510795" w:rsidRPr="00AB1781" w:rsidRDefault="000015D0" w:rsidP="00510795">
      <w:pPr>
        <w:pStyle w:val="EnglishHangNoCoptic"/>
      </w:pPr>
      <w:r>
        <w:t>38 And He blessed them and they multiplied</w:t>
      </w:r>
      <w:r w:rsidR="00510795" w:rsidRPr="00AB1781">
        <w:t xml:space="preserve"> greatly,</w:t>
      </w:r>
    </w:p>
    <w:p w14:paraId="748EB1AE" w14:textId="5A5F512A" w:rsidR="00510795" w:rsidRPr="00AB1781" w:rsidRDefault="000015D0" w:rsidP="00510795">
      <w:pPr>
        <w:pStyle w:val="EnglishHangEndNoCoptic"/>
      </w:pPr>
      <w:r>
        <w:tab/>
        <w:t>and their cattle did</w:t>
      </w:r>
      <w:r w:rsidR="00510795" w:rsidRPr="00AB1781">
        <w:t xml:space="preserve"> not diminish.</w:t>
      </w:r>
    </w:p>
    <w:p w14:paraId="21435A92" w14:textId="6EE5105E" w:rsidR="00510795" w:rsidRPr="00AB1781" w:rsidRDefault="00510795" w:rsidP="00510795">
      <w:pPr>
        <w:pStyle w:val="EnglishHangNoCoptic"/>
      </w:pPr>
      <w:r w:rsidRPr="00AB1781">
        <w:t xml:space="preserve">39 </w:t>
      </w:r>
      <w:r w:rsidR="000015D0">
        <w:t>But</w:t>
      </w:r>
      <w:r w:rsidRPr="00AB1781">
        <w:t xml:space="preserve"> they </w:t>
      </w:r>
      <w:r w:rsidR="000015D0">
        <w:t>were diminished</w:t>
      </w:r>
      <w:r w:rsidRPr="00AB1781">
        <w:t xml:space="preserve"> and </w:t>
      </w:r>
      <w:r w:rsidR="000015D0">
        <w:t>maltreated</w:t>
      </w:r>
    </w:p>
    <w:p w14:paraId="2FF65E58" w14:textId="6ABB4EF7" w:rsidR="00510795" w:rsidRPr="00AB1781" w:rsidRDefault="00510795" w:rsidP="00510795">
      <w:pPr>
        <w:pStyle w:val="EnglishHangEndNoCoptic"/>
      </w:pPr>
      <w:r w:rsidRPr="00AB1781">
        <w:tab/>
      </w:r>
      <w:r w:rsidR="000015D0">
        <w:t>by</w:t>
      </w:r>
      <w:r w:rsidRPr="00AB1781">
        <w:t xml:space="preserve"> </w:t>
      </w:r>
      <w:r w:rsidR="000015D0">
        <w:t>affliction, evils, and sorrow</w:t>
      </w:r>
      <w:r w:rsidRPr="00AB1781">
        <w:t>.</w:t>
      </w:r>
    </w:p>
    <w:p w14:paraId="198E1E81" w14:textId="37E882A7" w:rsidR="00510795" w:rsidRPr="00AB1781" w:rsidRDefault="00510795" w:rsidP="00510795">
      <w:pPr>
        <w:pStyle w:val="EnglishHangNoCoptic"/>
      </w:pPr>
      <w:r w:rsidRPr="00AB1781">
        <w:t xml:space="preserve">40 </w:t>
      </w:r>
      <w:r w:rsidR="000015D0">
        <w:t>Contempt</w:t>
      </w:r>
      <w:r w:rsidRPr="00AB1781">
        <w:t xml:space="preserve"> pour</w:t>
      </w:r>
      <w:r w:rsidR="000015D0">
        <w:t>ed</w:t>
      </w:r>
      <w:r w:rsidRPr="00AB1781">
        <w:t xml:space="preserve"> </w:t>
      </w:r>
      <w:r w:rsidR="000015D0">
        <w:t>out</w:t>
      </w:r>
      <w:r w:rsidRPr="00AB1781">
        <w:t xml:space="preserve"> on their rulers,</w:t>
      </w:r>
    </w:p>
    <w:p w14:paraId="7C34E7BE" w14:textId="433BB226" w:rsidR="00510795" w:rsidRPr="00AB1781" w:rsidRDefault="000015D0" w:rsidP="00510795">
      <w:pPr>
        <w:pStyle w:val="EnglishHangEndNoCoptic"/>
      </w:pPr>
      <w:r>
        <w:tab/>
        <w:t>and He made</w:t>
      </w:r>
      <w:r w:rsidR="00510795" w:rsidRPr="00AB1781">
        <w:t xml:space="preserve"> them wander in a</w:t>
      </w:r>
      <w:r>
        <w:t>n impassable and</w:t>
      </w:r>
      <w:r w:rsidR="00510795" w:rsidRPr="00AB1781">
        <w:t xml:space="preserve"> trackless </w:t>
      </w:r>
      <w:r>
        <w:t>place</w:t>
      </w:r>
      <w:r w:rsidR="00510795" w:rsidRPr="00AB1781">
        <w:t>.</w:t>
      </w:r>
    </w:p>
    <w:p w14:paraId="14AB5CA9" w14:textId="2644BE5D" w:rsidR="00510795" w:rsidRPr="00AB1781" w:rsidRDefault="00510795" w:rsidP="00510795">
      <w:pPr>
        <w:pStyle w:val="EnglishHangNoCoptic"/>
      </w:pPr>
      <w:r w:rsidRPr="00AB1781">
        <w:t xml:space="preserve">41 </w:t>
      </w:r>
      <w:r w:rsidR="000015D0">
        <w:t>Yet He helped</w:t>
      </w:r>
      <w:r w:rsidRPr="00AB1781">
        <w:t xml:space="preserve"> the poor out of poverty,</w:t>
      </w:r>
    </w:p>
    <w:p w14:paraId="0D0E83F5" w14:textId="46112D34" w:rsidR="00510795" w:rsidRPr="00AB1781" w:rsidRDefault="000015D0" w:rsidP="00510795">
      <w:pPr>
        <w:pStyle w:val="EnglishHangEndNoCoptic"/>
      </w:pPr>
      <w:r>
        <w:tab/>
        <w:t>and made</w:t>
      </w:r>
      <w:r w:rsidR="00510795" w:rsidRPr="00AB1781">
        <w:t xml:space="preserve"> </w:t>
      </w:r>
      <w:r>
        <w:t>his</w:t>
      </w:r>
      <w:r w:rsidR="00510795" w:rsidRPr="00AB1781">
        <w:t xml:space="preserve"> families like </w:t>
      </w:r>
      <w:r>
        <w:t>a flock</w:t>
      </w:r>
      <w:r w:rsidR="00510795" w:rsidRPr="00AB1781">
        <w:t xml:space="preserve"> </w:t>
      </w:r>
      <w:r>
        <w:t>[</w:t>
      </w:r>
      <w:r w:rsidR="00510795" w:rsidRPr="00AB1781">
        <w:t>of sheep</w:t>
      </w:r>
      <w:r>
        <w:t>]</w:t>
      </w:r>
      <w:r w:rsidR="00510795" w:rsidRPr="00AB1781">
        <w:t>.</w:t>
      </w:r>
    </w:p>
    <w:p w14:paraId="00E90934" w14:textId="2E228813" w:rsidR="00510795" w:rsidRPr="00AB1781" w:rsidRDefault="00510795" w:rsidP="00510795">
      <w:pPr>
        <w:pStyle w:val="EnglishHangNoCoptic"/>
      </w:pPr>
      <w:r w:rsidRPr="00AB1781">
        <w:t xml:space="preserve">42 </w:t>
      </w:r>
      <w:r w:rsidR="000015D0">
        <w:t>The righteous will see it and be</w:t>
      </w:r>
      <w:r w:rsidRPr="00AB1781">
        <w:t xml:space="preserve"> glad,</w:t>
      </w:r>
    </w:p>
    <w:p w14:paraId="0712B00A" w14:textId="2ECE757D" w:rsidR="00510795" w:rsidRPr="00AB1781" w:rsidRDefault="00510795" w:rsidP="00510795">
      <w:pPr>
        <w:pStyle w:val="EnglishHangEndNoCoptic"/>
      </w:pPr>
      <w:r w:rsidRPr="00AB1781">
        <w:tab/>
        <w:t>a</w:t>
      </w:r>
      <w:r w:rsidR="000015D0">
        <w:t>nd the mouths of all sinners will be</w:t>
      </w:r>
      <w:r w:rsidRPr="00AB1781">
        <w:t xml:space="preserve"> silenced.</w:t>
      </w:r>
    </w:p>
    <w:p w14:paraId="72F8202F" w14:textId="0D33084E" w:rsidR="00510795" w:rsidRPr="00AB1781" w:rsidRDefault="000015D0" w:rsidP="00510795">
      <w:pPr>
        <w:pStyle w:val="EnglishHangNoCoptic"/>
      </w:pPr>
      <w:r>
        <w:t>43 Who</w:t>
      </w:r>
      <w:r w:rsidR="00510795" w:rsidRPr="00AB1781">
        <w:t xml:space="preserve"> is wise </w:t>
      </w:r>
      <w:r>
        <w:t xml:space="preserve">and </w:t>
      </w:r>
      <w:r w:rsidR="00510795" w:rsidRPr="00AB1781">
        <w:t xml:space="preserve">will </w:t>
      </w:r>
      <w:r>
        <w:t>keep</w:t>
      </w:r>
      <w:r w:rsidR="00510795" w:rsidRPr="00AB1781">
        <w:t xml:space="preserve"> these things,</w:t>
      </w:r>
    </w:p>
    <w:p w14:paraId="33F7AB64" w14:textId="1CC9D9E9" w:rsidR="00510795" w:rsidRPr="00510795" w:rsidRDefault="00510795" w:rsidP="00510795">
      <w:pPr>
        <w:pStyle w:val="EnglishHangEndNoCoptic"/>
      </w:pPr>
      <w:r w:rsidRPr="00AB1781">
        <w:tab/>
        <w:t>and will und</w:t>
      </w:r>
      <w:r w:rsidR="000015D0">
        <w:t>erstand the mercies of the Lord?</w:t>
      </w:r>
      <w:r w:rsidRPr="00AB1781">
        <w:rPr>
          <w:rStyle w:val="FootnoteReference"/>
        </w:rPr>
        <w:footnoteReference w:id="631"/>
      </w:r>
    </w:p>
    <w:p w14:paraId="467E0B48" w14:textId="6C83980E" w:rsidR="00924D0C" w:rsidRDefault="00924D0C" w:rsidP="00924D0C">
      <w:pPr>
        <w:pStyle w:val="Rubric"/>
      </w:pPr>
      <w:r>
        <w:t>Glory…</w:t>
      </w:r>
    </w:p>
    <w:p w14:paraId="3F76E462" w14:textId="2E4B846F" w:rsidR="00510795" w:rsidRPr="00510795" w:rsidRDefault="00510795" w:rsidP="00BF0205">
      <w:pPr>
        <w:pStyle w:val="Heading4"/>
      </w:pPr>
      <w:r>
        <w:t>Psalm</w:t>
      </w:r>
      <w:r w:rsidRPr="00AB1781">
        <w:t xml:space="preserve"> 107</w:t>
      </w:r>
      <w:r>
        <w:t xml:space="preserve">: </w:t>
      </w:r>
      <w:r w:rsidR="00E67F94">
        <w:t>“</w:t>
      </w:r>
      <w:r>
        <w:t>My heart is ready, O God, my heart is read</w:t>
      </w:r>
      <w:r w:rsidR="00E67F94">
        <w:t>y”</w:t>
      </w:r>
    </w:p>
    <w:p w14:paraId="4F246143"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Morning Prayer for Victory: God’s Glory Over All the Earth</w:t>
      </w:r>
    </w:p>
    <w:p w14:paraId="41B42321"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My Heart is Ready: I will rise Early</w:t>
      </w:r>
    </w:p>
    <w:p w14:paraId="36B47005" w14:textId="514B12FA" w:rsidR="00510795" w:rsidRPr="00AB1781" w:rsidRDefault="00F56D7A" w:rsidP="00510795">
      <w:pPr>
        <w:pStyle w:val="Rubric"/>
      </w:pPr>
      <w:r>
        <w:t>1 (A song</w:t>
      </w:r>
      <w:r w:rsidR="00510795" w:rsidRPr="00AB1781">
        <w:t xml:space="preserve"> of a Psalm by David)</w:t>
      </w:r>
    </w:p>
    <w:p w14:paraId="433A5126" w14:textId="77777777" w:rsidR="00510795" w:rsidRPr="00AB1781" w:rsidRDefault="00510795" w:rsidP="00510795">
      <w:pPr>
        <w:pStyle w:val="EnglishHangNoCoptic"/>
      </w:pPr>
      <w:r w:rsidRPr="00AB1781">
        <w:t>2 My heart is ready, O God, my heart is ready;</w:t>
      </w:r>
    </w:p>
    <w:p w14:paraId="2F47F6C6" w14:textId="37DF5BF5" w:rsidR="00510795" w:rsidRPr="00AB1781" w:rsidRDefault="00510795" w:rsidP="00510795">
      <w:pPr>
        <w:pStyle w:val="EnglishHangEndNoCoptic"/>
      </w:pPr>
      <w:r w:rsidRPr="00AB1781">
        <w:tab/>
        <w:t>I will sing and chant psalms</w:t>
      </w:r>
      <w:r w:rsidR="00F56D7A">
        <w:rPr>
          <w:rStyle w:val="FootnoteReference"/>
        </w:rPr>
        <w:footnoteReference w:id="632"/>
      </w:r>
      <w:r w:rsidRPr="00AB1781">
        <w:t xml:space="preserve"> </w:t>
      </w:r>
      <w:r w:rsidR="00F56D7A">
        <w:t>in</w:t>
      </w:r>
      <w:r w:rsidRPr="00AB1781">
        <w:t xml:space="preserve"> my glory.</w:t>
      </w:r>
    </w:p>
    <w:p w14:paraId="76D2C6D8" w14:textId="65DABF53" w:rsidR="00510795" w:rsidRPr="00AB1781" w:rsidRDefault="00510795" w:rsidP="00510795">
      <w:pPr>
        <w:pStyle w:val="EnglishHangNoCoptic"/>
      </w:pPr>
      <w:r w:rsidRPr="00AB1781">
        <w:t xml:space="preserve">3 Awake, </w:t>
      </w:r>
      <w:r w:rsidR="00F56D7A">
        <w:t>harp</w:t>
      </w:r>
      <w:r w:rsidRPr="00AB1781">
        <w:t xml:space="preserve"> and </w:t>
      </w:r>
      <w:r w:rsidR="00F56D7A">
        <w:t>lyre!</w:t>
      </w:r>
    </w:p>
    <w:p w14:paraId="0F234029" w14:textId="77777777" w:rsidR="00510795" w:rsidRPr="00AB1781" w:rsidRDefault="00510795" w:rsidP="00510795">
      <w:pPr>
        <w:pStyle w:val="EnglishHangEndNoCoptic"/>
      </w:pPr>
      <w:r w:rsidRPr="00AB1781">
        <w:tab/>
        <w:t>I will rise early.</w:t>
      </w:r>
    </w:p>
    <w:p w14:paraId="566129C1" w14:textId="1484D51C" w:rsidR="00510795" w:rsidRPr="00AB1781" w:rsidRDefault="00510795" w:rsidP="00510795">
      <w:pPr>
        <w:pStyle w:val="EnglishHangNoCoptic"/>
      </w:pPr>
      <w:r w:rsidRPr="00AB1781">
        <w:t xml:space="preserve">4 I will </w:t>
      </w:r>
      <w:r w:rsidR="00F56D7A">
        <w:t>confess</w:t>
      </w:r>
      <w:r w:rsidR="00F56D7A">
        <w:rPr>
          <w:rStyle w:val="FootnoteReference"/>
        </w:rPr>
        <w:footnoteReference w:id="633"/>
      </w:r>
      <w:r w:rsidRPr="00AB1781">
        <w:t xml:space="preserve"> </w:t>
      </w:r>
      <w:r w:rsidR="001040C8">
        <w:t>You</w:t>
      </w:r>
      <w:r w:rsidR="00F56D7A">
        <w:t>, O Lord, among the peoples,</w:t>
      </w:r>
    </w:p>
    <w:p w14:paraId="688BA82E" w14:textId="7D826498" w:rsidR="00510795" w:rsidRPr="00AB1781" w:rsidRDefault="00510795" w:rsidP="00510795">
      <w:pPr>
        <w:pStyle w:val="EnglishHangEndNoCoptic"/>
      </w:pPr>
      <w:r w:rsidRPr="00AB1781">
        <w:tab/>
        <w:t xml:space="preserve">I will sing praises to </w:t>
      </w:r>
      <w:r w:rsidR="001040C8">
        <w:t>You</w:t>
      </w:r>
      <w:r w:rsidR="00F56D7A">
        <w:t xml:space="preserve"> among the nations;</w:t>
      </w:r>
    </w:p>
    <w:p w14:paraId="50BFC919" w14:textId="2AE14294" w:rsidR="00510795" w:rsidRPr="00AB1781" w:rsidRDefault="00F56D7A" w:rsidP="00510795">
      <w:pPr>
        <w:pStyle w:val="EnglishHangNoCoptic"/>
      </w:pPr>
      <w:r>
        <w:t>5 for</w:t>
      </w:r>
      <w:r w:rsidR="00510795" w:rsidRPr="00AB1781">
        <w:t xml:space="preserve"> </w:t>
      </w:r>
      <w:r w:rsidR="00E570CB">
        <w:t>Your</w:t>
      </w:r>
      <w:r w:rsidR="00510795" w:rsidRPr="00AB1781">
        <w:t xml:space="preserve"> mercy </w:t>
      </w:r>
      <w:r>
        <w:t xml:space="preserve">is great, </w:t>
      </w:r>
      <w:r w:rsidR="00510795" w:rsidRPr="00AB1781">
        <w:t>beyond the heavens,</w:t>
      </w:r>
    </w:p>
    <w:p w14:paraId="68929C7F" w14:textId="77777777" w:rsidR="00510795" w:rsidRPr="00510795" w:rsidRDefault="00510795" w:rsidP="00510795">
      <w:pPr>
        <w:pStyle w:val="EnglishHangEndNoCoptic"/>
      </w:pPr>
      <w:r w:rsidRPr="00AB1781">
        <w:tab/>
        <w:t xml:space="preserve">and </w:t>
      </w:r>
      <w:r w:rsidR="00E570CB">
        <w:t>Your</w:t>
      </w:r>
      <w:r w:rsidRPr="00AB1781">
        <w:t xml:space="preserve"> truth reaches the clouds.</w:t>
      </w:r>
    </w:p>
    <w:p w14:paraId="5B8A9ADD" w14:textId="4AD0AEFA" w:rsidR="00510795" w:rsidRPr="00AB1781" w:rsidRDefault="00F56D7A" w:rsidP="00510795">
      <w:pPr>
        <w:pStyle w:val="EnglishHangNoCoptic"/>
      </w:pPr>
      <w:r>
        <w:t>6 Be exalted</w:t>
      </w:r>
      <w:r w:rsidR="00510795" w:rsidRPr="00AB1781">
        <w:t xml:space="preserve"> above the heavens,</w:t>
      </w:r>
      <w:r>
        <w:t xml:space="preserve"> O God,</w:t>
      </w:r>
    </w:p>
    <w:p w14:paraId="6F63EB3F" w14:textId="77777777" w:rsidR="00510795" w:rsidRPr="00AB1781" w:rsidRDefault="00510795" w:rsidP="00510795">
      <w:pPr>
        <w:pStyle w:val="EnglishHangEndNoCoptic"/>
      </w:pPr>
      <w:r w:rsidRPr="00AB1781">
        <w:tab/>
        <w:t xml:space="preserve">and </w:t>
      </w:r>
      <w:r w:rsidR="00E570CB">
        <w:t>Your</w:t>
      </w:r>
      <w:r w:rsidRPr="00AB1781">
        <w:t xml:space="preserve"> glory over all the earth.</w:t>
      </w:r>
      <w:r w:rsidRPr="00AB1781">
        <w:rPr>
          <w:rStyle w:val="FootnoteReference"/>
        </w:rPr>
        <w:footnoteReference w:id="634"/>
      </w:r>
    </w:p>
    <w:p w14:paraId="6744BD5B" w14:textId="1438C920" w:rsidR="00510795" w:rsidRPr="00AB1781" w:rsidRDefault="00510795" w:rsidP="00510795">
      <w:pPr>
        <w:pStyle w:val="EnglishHangNoCoptic"/>
      </w:pPr>
      <w:r w:rsidRPr="00AB1781">
        <w:lastRenderedPageBreak/>
        <w:t xml:space="preserve">7 </w:t>
      </w:r>
      <w:r w:rsidR="00F56D7A">
        <w:t>Save with Your right hand and hear me,</w:t>
      </w:r>
    </w:p>
    <w:p w14:paraId="5321346F" w14:textId="4EBEF9EB" w:rsidR="00510795" w:rsidRPr="00AB1781" w:rsidRDefault="00510795" w:rsidP="00510795">
      <w:pPr>
        <w:pStyle w:val="EnglishHangEndNoCoptic"/>
      </w:pPr>
      <w:r w:rsidRPr="00AB1781">
        <w:tab/>
      </w:r>
      <w:r w:rsidR="00F56D7A">
        <w:t>that Your beloved may be delivered.</w:t>
      </w:r>
    </w:p>
    <w:p w14:paraId="3BE56123" w14:textId="57DADFB1" w:rsidR="00510795" w:rsidRPr="00AB1781" w:rsidRDefault="00510795" w:rsidP="00510795">
      <w:pPr>
        <w:pStyle w:val="EnglishHangNoCoptic"/>
      </w:pPr>
      <w:r w:rsidRPr="00AB1781">
        <w:t xml:space="preserve">8 God </w:t>
      </w:r>
      <w:r w:rsidR="00F56D7A">
        <w:t>spoke</w:t>
      </w:r>
      <w:r w:rsidRPr="00AB1781">
        <w:t xml:space="preserve"> in His sanctuary</w:t>
      </w:r>
      <w:r w:rsidR="00F56D7A">
        <w:rPr>
          <w:rStyle w:val="FootnoteReference"/>
        </w:rPr>
        <w:footnoteReference w:id="635"/>
      </w:r>
      <w:r w:rsidR="00F56D7A">
        <w:t>,</w:t>
      </w:r>
    </w:p>
    <w:p w14:paraId="69CC5B3F" w14:textId="41A6E78B" w:rsidR="00510795" w:rsidRPr="00AB1781" w:rsidRDefault="00F56D7A" w:rsidP="00510795">
      <w:pPr>
        <w:pStyle w:val="EnglishHangNoCoptic"/>
      </w:pPr>
      <w:r>
        <w:tab/>
        <w:t>“</w:t>
      </w:r>
      <w:r w:rsidR="00510795" w:rsidRPr="00AB1781">
        <w:t>I will be exalted</w:t>
      </w:r>
      <w:r>
        <w:t>,</w:t>
      </w:r>
      <w:r w:rsidR="00510795" w:rsidRPr="00AB1781">
        <w:t xml:space="preserve"> and </w:t>
      </w:r>
      <w:r>
        <w:t>I will divide Shech</w:t>
      </w:r>
      <w:r w:rsidR="00510795" w:rsidRPr="00AB1781">
        <w:t>em,</w:t>
      </w:r>
    </w:p>
    <w:p w14:paraId="5FD5706D" w14:textId="7712C36D" w:rsidR="00510795" w:rsidRPr="00AB1781" w:rsidRDefault="00510795" w:rsidP="00510795">
      <w:pPr>
        <w:pStyle w:val="EnglishHangEndNoCoptic"/>
      </w:pPr>
      <w:r w:rsidRPr="00AB1781">
        <w:tab/>
        <w:t>and parcel out the valley of tents.</w:t>
      </w:r>
    </w:p>
    <w:p w14:paraId="1A46FF0F" w14:textId="77777777" w:rsidR="00510795" w:rsidRPr="00AB1781" w:rsidRDefault="00510795" w:rsidP="00510795">
      <w:pPr>
        <w:pStyle w:val="EnglishHangNoCoptic"/>
      </w:pPr>
      <w:r w:rsidRPr="00AB1781">
        <w:t>9 Gilead is Mine, and Manasseh is Mine,</w:t>
      </w:r>
    </w:p>
    <w:p w14:paraId="30B3A6C9" w14:textId="77777777" w:rsidR="00510795" w:rsidRPr="00AB1781" w:rsidRDefault="00510795" w:rsidP="00510795">
      <w:pPr>
        <w:pStyle w:val="EnglishHangNoCoptic"/>
      </w:pPr>
      <w:r w:rsidRPr="00AB1781">
        <w:tab/>
        <w:t>and Ephraim is the support of My head;</w:t>
      </w:r>
    </w:p>
    <w:p w14:paraId="771239AB" w14:textId="77777777" w:rsidR="00510795" w:rsidRPr="00AB1781" w:rsidRDefault="00510795" w:rsidP="00510795">
      <w:pPr>
        <w:pStyle w:val="EnglishHangEndNoCoptic"/>
      </w:pPr>
      <w:r w:rsidRPr="00AB1781">
        <w:tab/>
        <w:t>Judah is My King.</w:t>
      </w:r>
    </w:p>
    <w:p w14:paraId="113B4E5C" w14:textId="29FD978F" w:rsidR="00510795" w:rsidRPr="00AB1781" w:rsidRDefault="00510795" w:rsidP="00510795">
      <w:pPr>
        <w:pStyle w:val="EnglishHangNoCoptic"/>
      </w:pPr>
      <w:r w:rsidRPr="00AB1781">
        <w:t xml:space="preserve">10 Moab </w:t>
      </w:r>
      <w:r w:rsidR="00F56D7A">
        <w:t>is the cauldron of My hope</w:t>
      </w:r>
      <w:r w:rsidRPr="00AB1781">
        <w:t>;</w:t>
      </w:r>
    </w:p>
    <w:p w14:paraId="2B39CF01" w14:textId="54A969D9" w:rsidR="00510795" w:rsidRPr="00AB1781" w:rsidRDefault="00510795" w:rsidP="00510795">
      <w:pPr>
        <w:pStyle w:val="EnglishHangNoCoptic"/>
      </w:pPr>
      <w:r w:rsidRPr="00AB1781">
        <w:tab/>
      </w:r>
      <w:r w:rsidR="00F56D7A">
        <w:t xml:space="preserve">I will stretch out My shoe </w:t>
      </w:r>
      <w:r w:rsidRPr="00AB1781">
        <w:t>over</w:t>
      </w:r>
      <w:r w:rsidR="00F56D7A">
        <w:t xml:space="preserve"> Edom,</w:t>
      </w:r>
      <w:r w:rsidRPr="00AB1781">
        <w:rPr>
          <w:rStyle w:val="FootnoteReference"/>
        </w:rPr>
        <w:footnoteReference w:id="636"/>
      </w:r>
    </w:p>
    <w:p w14:paraId="63C719F3" w14:textId="0BE63BE9" w:rsidR="00510795" w:rsidRPr="00AB1781" w:rsidRDefault="00510795" w:rsidP="00510795">
      <w:pPr>
        <w:pStyle w:val="EnglishHangEndNoCoptic"/>
      </w:pPr>
      <w:r w:rsidRPr="00AB1781">
        <w:tab/>
      </w:r>
      <w:r w:rsidR="00F56D7A">
        <w:t>Foreign tribes</w:t>
      </w:r>
      <w:r w:rsidRPr="00AB1781">
        <w:t xml:space="preserve"> </w:t>
      </w:r>
      <w:r w:rsidR="00F56D7A">
        <w:t>were</w:t>
      </w:r>
      <w:r w:rsidRPr="00AB1781">
        <w:t xml:space="preserve"> </w:t>
      </w:r>
      <w:r w:rsidR="00F56D7A">
        <w:t>subjugated to Me.”</w:t>
      </w:r>
    </w:p>
    <w:p w14:paraId="683B6F25" w14:textId="1A68C049" w:rsidR="00510795" w:rsidRPr="00AB1781" w:rsidRDefault="00510795" w:rsidP="00510795">
      <w:pPr>
        <w:pStyle w:val="EnglishHangNoCoptic"/>
      </w:pPr>
      <w:r w:rsidRPr="00AB1781">
        <w:t xml:space="preserve">11 Who will lead me to </w:t>
      </w:r>
      <w:r w:rsidR="00F56D7A">
        <w:t>a</w:t>
      </w:r>
      <w:r w:rsidRPr="00AB1781">
        <w:t xml:space="preserve"> fortified city?</w:t>
      </w:r>
    </w:p>
    <w:p w14:paraId="4B23BF8C" w14:textId="029B39DB" w:rsidR="00510795" w:rsidRPr="00AB1781" w:rsidRDefault="00510795" w:rsidP="00510795">
      <w:pPr>
        <w:pStyle w:val="EnglishHangEndNoCoptic"/>
      </w:pPr>
      <w:r w:rsidRPr="00AB1781">
        <w:tab/>
      </w:r>
      <w:r w:rsidR="00F56D7A">
        <w:t>W</w:t>
      </w:r>
      <w:r w:rsidRPr="00AB1781">
        <w:t>ho will guide me to Edom?</w:t>
      </w:r>
    </w:p>
    <w:p w14:paraId="35784749" w14:textId="1D430453" w:rsidR="00510795" w:rsidRPr="00AB1781" w:rsidRDefault="00510795" w:rsidP="00510795">
      <w:pPr>
        <w:pStyle w:val="EnglishHangNoCoptic"/>
      </w:pPr>
      <w:r w:rsidRPr="00AB1781">
        <w:t xml:space="preserve">12 </w:t>
      </w:r>
      <w:r w:rsidR="00F56D7A">
        <w:t>Will</w:t>
      </w:r>
      <w:r w:rsidRPr="00AB1781">
        <w:t xml:space="preserve"> </w:t>
      </w:r>
      <w:r w:rsidR="001040C8">
        <w:t>You</w:t>
      </w:r>
      <w:r w:rsidR="00F56D7A">
        <w:t xml:space="preserve"> not</w:t>
      </w:r>
      <w:r w:rsidRPr="00AB1781">
        <w:t xml:space="preserve">, O God, Who </w:t>
      </w:r>
      <w:r w:rsidR="00556387">
        <w:t>have</w:t>
      </w:r>
      <w:r w:rsidRPr="00AB1781">
        <w:t xml:space="preserve"> rejected us?</w:t>
      </w:r>
    </w:p>
    <w:p w14:paraId="625384CC" w14:textId="3A097E55" w:rsidR="00510795" w:rsidRPr="00AB1781" w:rsidRDefault="00F61B29" w:rsidP="00510795">
      <w:pPr>
        <w:pStyle w:val="EnglishHangEndNoCoptic"/>
      </w:pPr>
      <w:r>
        <w:tab/>
        <w:t>Will</w:t>
      </w:r>
      <w:r w:rsidR="00510795" w:rsidRPr="00AB1781">
        <w:t xml:space="preserve"> </w:t>
      </w:r>
      <w:r w:rsidR="001040C8">
        <w:t>You</w:t>
      </w:r>
      <w:r>
        <w:t xml:space="preserve"> not</w:t>
      </w:r>
      <w:r w:rsidR="00510795" w:rsidRPr="00AB1781">
        <w:t>, O God, go out with our armies?</w:t>
      </w:r>
    </w:p>
    <w:p w14:paraId="391A78AD" w14:textId="4FACF4F0" w:rsidR="00510795" w:rsidRPr="00AB1781" w:rsidRDefault="00510795" w:rsidP="00510795">
      <w:pPr>
        <w:pStyle w:val="EnglishHangNoCoptic"/>
      </w:pPr>
      <w:r w:rsidRPr="00AB1781">
        <w:t xml:space="preserve">13 Grant us help from our </w:t>
      </w:r>
      <w:r w:rsidR="00F61B29">
        <w:t>affliction</w:t>
      </w:r>
      <w:r w:rsidRPr="00AB1781">
        <w:t>,</w:t>
      </w:r>
    </w:p>
    <w:p w14:paraId="47945446" w14:textId="1C1ABEC9" w:rsidR="00510795" w:rsidRPr="00AB1781" w:rsidRDefault="00510795" w:rsidP="00510795">
      <w:pPr>
        <w:pStyle w:val="EnglishHangEndNoCoptic"/>
      </w:pPr>
      <w:r w:rsidRPr="00AB1781">
        <w:tab/>
        <w:t xml:space="preserve">for </w:t>
      </w:r>
      <w:r w:rsidR="00F61B29" w:rsidRPr="00AB1781">
        <w:t xml:space="preserve">the salvation of man </w:t>
      </w:r>
      <w:r w:rsidRPr="00AB1781">
        <w:t>is</w:t>
      </w:r>
      <w:r w:rsidR="00F61B29">
        <w:t xml:space="preserve"> worthless</w:t>
      </w:r>
      <w:r w:rsidRPr="00AB1781">
        <w:t>.</w:t>
      </w:r>
    </w:p>
    <w:p w14:paraId="2071C996" w14:textId="77777777" w:rsidR="00510795" w:rsidRPr="00AB1781" w:rsidRDefault="00510795" w:rsidP="00510795">
      <w:pPr>
        <w:pStyle w:val="EnglishHangNoCoptic"/>
      </w:pPr>
      <w:r w:rsidRPr="00AB1781">
        <w:t>14 In God we shall win a mighty victory,</w:t>
      </w:r>
    </w:p>
    <w:p w14:paraId="484F5642" w14:textId="76798781" w:rsidR="00510795" w:rsidRPr="00510795" w:rsidRDefault="00510795" w:rsidP="00510795">
      <w:pPr>
        <w:pStyle w:val="EnglishHangEndNoCoptic"/>
      </w:pPr>
      <w:r w:rsidRPr="00AB1781">
        <w:tab/>
        <w:t xml:space="preserve">and He will </w:t>
      </w:r>
      <w:r w:rsidR="00F61B29">
        <w:t>despise</w:t>
      </w:r>
      <w:r w:rsidRPr="00AB1781">
        <w:t xml:space="preserve"> our enemies.</w:t>
      </w:r>
    </w:p>
    <w:p w14:paraId="26AD08DB" w14:textId="5AB83A36" w:rsidR="00510795" w:rsidRPr="00510795" w:rsidRDefault="00510795" w:rsidP="00BF0205">
      <w:pPr>
        <w:pStyle w:val="Heading4"/>
      </w:pPr>
      <w:r>
        <w:t>Psalm</w:t>
      </w:r>
      <w:r w:rsidRPr="00AB1781">
        <w:t xml:space="preserve"> 108</w:t>
      </w:r>
      <w:r>
        <w:t xml:space="preserve">: </w:t>
      </w:r>
      <w:r w:rsidR="00E67F94">
        <w:t>“</w:t>
      </w:r>
      <w:r>
        <w:t>O God, do not</w:t>
      </w:r>
      <w:r w:rsidR="00E67F94">
        <w:t xml:space="preserve"> pass over my</w:t>
      </w:r>
      <w:r>
        <w:t xml:space="preserve"> prais</w:t>
      </w:r>
      <w:r w:rsidR="00E67F94">
        <w:t>e in silence”</w:t>
      </w:r>
    </w:p>
    <w:p w14:paraId="57397C18"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Prediction of Christ’s Rejection, Death and Resurrection</w:t>
      </w:r>
    </w:p>
    <w:p w14:paraId="535A89F2" w14:textId="77777777" w:rsidR="00510795" w:rsidRPr="00AB1781" w:rsidRDefault="00510795" w:rsidP="00510795">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 Return for My Love they Accuse Me</w:t>
      </w:r>
    </w:p>
    <w:p w14:paraId="536AF1F6" w14:textId="38B8CE97" w:rsidR="00510795" w:rsidRPr="00AB1781" w:rsidRDefault="00510795" w:rsidP="00510795">
      <w:pPr>
        <w:pStyle w:val="Rubric"/>
      </w:pPr>
      <w:r w:rsidRPr="00AB1781">
        <w:t>1 (</w:t>
      </w:r>
      <w:r w:rsidR="00F61B29">
        <w:t>For the end; a</w:t>
      </w:r>
      <w:r w:rsidRPr="00AB1781">
        <w:t xml:space="preserve"> Psalm by David)</w:t>
      </w:r>
    </w:p>
    <w:p w14:paraId="48D15D88" w14:textId="5F770E3D" w:rsidR="00510795" w:rsidRPr="00AB1781" w:rsidRDefault="00510795" w:rsidP="00510795">
      <w:pPr>
        <w:pStyle w:val="EnglishHangEndNoCoptic"/>
      </w:pPr>
      <w:r w:rsidRPr="00AB1781">
        <w:t xml:space="preserve">O God, do not </w:t>
      </w:r>
      <w:r w:rsidR="00F61B29">
        <w:t>pass over</w:t>
      </w:r>
      <w:r w:rsidRPr="00AB1781">
        <w:t xml:space="preserve"> my praise</w:t>
      </w:r>
      <w:r w:rsidR="00F61B29">
        <w:t xml:space="preserve"> in silence</w:t>
      </w:r>
      <w:r w:rsidRPr="00AB1781">
        <w:t>,</w:t>
      </w:r>
    </w:p>
    <w:p w14:paraId="22FE0B37" w14:textId="203F4F2D" w:rsidR="00510795" w:rsidRPr="00AB1781" w:rsidRDefault="00F61B29" w:rsidP="00510795">
      <w:pPr>
        <w:pStyle w:val="EnglishHangNoCoptic"/>
      </w:pPr>
      <w:r>
        <w:t>2 for the mouth</w:t>
      </w:r>
      <w:r w:rsidR="00510795" w:rsidRPr="00AB1781">
        <w:t xml:space="preserve"> of </w:t>
      </w:r>
      <w:r>
        <w:t xml:space="preserve">a </w:t>
      </w:r>
      <w:r w:rsidR="00510795" w:rsidRPr="00AB1781">
        <w:t>sinners</w:t>
      </w:r>
    </w:p>
    <w:p w14:paraId="07010A89" w14:textId="1815F3B0" w:rsidR="00510795" w:rsidRPr="00AB1781" w:rsidRDefault="00F61B29" w:rsidP="00510795">
      <w:pPr>
        <w:pStyle w:val="EnglishHangNoCoptic"/>
      </w:pPr>
      <w:r>
        <w:tab/>
        <w:t>and the mouth</w:t>
      </w:r>
      <w:r w:rsidR="00510795" w:rsidRPr="00AB1781">
        <w:t xml:space="preserve"> of </w:t>
      </w:r>
      <w:r>
        <w:t>a deceiver</w:t>
      </w:r>
    </w:p>
    <w:p w14:paraId="4DFDDD2B" w14:textId="481BCD82" w:rsidR="00510795" w:rsidRPr="00AB1781" w:rsidRDefault="00F61B29" w:rsidP="00510795">
      <w:pPr>
        <w:pStyle w:val="EnglishHangNoCoptic"/>
      </w:pPr>
      <w:r>
        <w:tab/>
        <w:t>was</w:t>
      </w:r>
      <w:r w:rsidR="00510795" w:rsidRPr="00AB1781">
        <w:t xml:space="preserve"> opened against me;</w:t>
      </w:r>
    </w:p>
    <w:p w14:paraId="1F1AABB1" w14:textId="35BFE859" w:rsidR="00510795" w:rsidRPr="00AB1781" w:rsidRDefault="00F61B29" w:rsidP="00510795">
      <w:pPr>
        <w:pStyle w:val="EnglishHangEndNoCoptic"/>
      </w:pPr>
      <w:r>
        <w:tab/>
        <w:t>they spoke</w:t>
      </w:r>
      <w:r w:rsidR="00510795" w:rsidRPr="00AB1781">
        <w:t xml:space="preserve"> against me with a </w:t>
      </w:r>
      <w:r>
        <w:t>deceitful</w:t>
      </w:r>
      <w:r w:rsidRPr="00AB1781">
        <w:t xml:space="preserve"> </w:t>
      </w:r>
      <w:r w:rsidR="00510795" w:rsidRPr="00AB1781">
        <w:t>tongue.</w:t>
      </w:r>
    </w:p>
    <w:p w14:paraId="5D395C72" w14:textId="1D8D012B" w:rsidR="00510795" w:rsidRPr="00AB1781" w:rsidRDefault="00510795" w:rsidP="00510795">
      <w:pPr>
        <w:pStyle w:val="EnglishHangNoCoptic"/>
      </w:pPr>
      <w:r w:rsidRPr="00AB1781">
        <w:lastRenderedPageBreak/>
        <w:t>3 They surround</w:t>
      </w:r>
      <w:r w:rsidR="00F61B29">
        <w:t>ed</w:t>
      </w:r>
      <w:r w:rsidRPr="00AB1781">
        <w:t xml:space="preserve"> me with words of hatred</w:t>
      </w:r>
      <w:r w:rsidR="00F61B29">
        <w:t>,</w:t>
      </w:r>
    </w:p>
    <w:p w14:paraId="7C9C75A0" w14:textId="457296C7" w:rsidR="00510795" w:rsidRPr="00AB1781" w:rsidRDefault="00510795" w:rsidP="00510795">
      <w:pPr>
        <w:pStyle w:val="EnglishHangEndNoCoptic"/>
      </w:pPr>
      <w:r w:rsidRPr="00AB1781">
        <w:tab/>
        <w:t>and war</w:t>
      </w:r>
      <w:r w:rsidR="00F61B29">
        <w:t>red</w:t>
      </w:r>
      <w:r w:rsidRPr="00AB1781">
        <w:t xml:space="preserve"> against me without cause.</w:t>
      </w:r>
    </w:p>
    <w:p w14:paraId="195970C4" w14:textId="6AD0979A" w:rsidR="00510795" w:rsidRPr="00AB1781" w:rsidRDefault="00510795" w:rsidP="00510795">
      <w:pPr>
        <w:pStyle w:val="EnglishHangNoCoptic"/>
      </w:pPr>
      <w:r w:rsidRPr="00AB1781">
        <w:t xml:space="preserve">4 In return for my love they </w:t>
      </w:r>
      <w:r w:rsidR="00F61B29">
        <w:t>slandered me,</w:t>
      </w:r>
    </w:p>
    <w:p w14:paraId="1747C993" w14:textId="57A99F16" w:rsidR="00510795" w:rsidRPr="00AB1781" w:rsidRDefault="00510795" w:rsidP="00510795">
      <w:pPr>
        <w:pStyle w:val="EnglishHangEndNoCoptic"/>
      </w:pPr>
      <w:r w:rsidRPr="00AB1781">
        <w:tab/>
        <w:t xml:space="preserve">but I </w:t>
      </w:r>
      <w:r w:rsidR="00F61B29">
        <w:t xml:space="preserve">continued to </w:t>
      </w:r>
      <w:r w:rsidRPr="00AB1781">
        <w:t>pray.</w:t>
      </w:r>
    </w:p>
    <w:p w14:paraId="380CD2FC" w14:textId="3BD6137B" w:rsidR="00510795" w:rsidRPr="00AB1781" w:rsidRDefault="00510795" w:rsidP="00510795">
      <w:pPr>
        <w:pStyle w:val="EnglishHangNoCoptic"/>
      </w:pPr>
      <w:r w:rsidRPr="00AB1781">
        <w:t xml:space="preserve">5 </w:t>
      </w:r>
      <w:r w:rsidR="00F61B29">
        <w:t>And t</w:t>
      </w:r>
      <w:r w:rsidRPr="00AB1781">
        <w:t>hey repay me evil for good,</w:t>
      </w:r>
    </w:p>
    <w:p w14:paraId="5F06EB6E" w14:textId="77777777" w:rsidR="00510795" w:rsidRPr="00510795" w:rsidRDefault="00510795" w:rsidP="00510795">
      <w:pPr>
        <w:pStyle w:val="EnglishHangEndNoCoptic"/>
      </w:pPr>
      <w:r w:rsidRPr="00AB1781">
        <w:tab/>
        <w:t>and hatred for my love.</w:t>
      </w:r>
    </w:p>
    <w:p w14:paraId="2782CBA8" w14:textId="77777777" w:rsidR="00510795" w:rsidRPr="00AB1781" w:rsidRDefault="00510795" w:rsidP="00510795">
      <w:pPr>
        <w:pStyle w:val="EnglishHangNoCoptic"/>
      </w:pPr>
      <w:r w:rsidRPr="00AB1781">
        <w:t>6 Set a sinner over him,</w:t>
      </w:r>
    </w:p>
    <w:p w14:paraId="5FCBA6B3" w14:textId="77777777" w:rsidR="00510795" w:rsidRPr="00AB1781" w:rsidRDefault="00510795" w:rsidP="00510795">
      <w:pPr>
        <w:pStyle w:val="EnglishHangEndNoCoptic"/>
      </w:pPr>
      <w:r w:rsidRPr="00AB1781">
        <w:tab/>
        <w:t>and let the devil stand at his right hand.</w:t>
      </w:r>
    </w:p>
    <w:p w14:paraId="22C7037C" w14:textId="0CEB809D" w:rsidR="00510795" w:rsidRPr="00AB1781" w:rsidRDefault="00510795" w:rsidP="00510795">
      <w:pPr>
        <w:pStyle w:val="EnglishHangNoCoptic"/>
      </w:pPr>
      <w:r w:rsidRPr="00AB1781">
        <w:t xml:space="preserve">7 When he is judged, let him </w:t>
      </w:r>
      <w:r w:rsidR="00F61B29">
        <w:t>come</w:t>
      </w:r>
      <w:r w:rsidRPr="00AB1781">
        <w:t xml:space="preserve"> out condem</w:t>
      </w:r>
      <w:r w:rsidR="00F61B29">
        <w:t>ned,</w:t>
      </w:r>
    </w:p>
    <w:p w14:paraId="47DD7973" w14:textId="73792035" w:rsidR="00510795" w:rsidRPr="00AB1781" w:rsidRDefault="00F61B29" w:rsidP="00510795">
      <w:pPr>
        <w:pStyle w:val="EnglishHangEndNoCoptic"/>
      </w:pPr>
      <w:r>
        <w:tab/>
        <w:t>and let his prayer be counted as</w:t>
      </w:r>
      <w:r w:rsidR="00510795" w:rsidRPr="00AB1781">
        <w:t xml:space="preserve"> sin.</w:t>
      </w:r>
    </w:p>
    <w:p w14:paraId="1688FC9C" w14:textId="77777777" w:rsidR="00510795" w:rsidRPr="00AB1781" w:rsidRDefault="00510795" w:rsidP="00510795">
      <w:pPr>
        <w:pStyle w:val="EnglishHangNoCoptic"/>
      </w:pPr>
      <w:r w:rsidRPr="00AB1781">
        <w:t>8 Let his days be few,</w:t>
      </w:r>
    </w:p>
    <w:p w14:paraId="204F9942" w14:textId="77777777" w:rsidR="00510795" w:rsidRPr="00AB1781" w:rsidRDefault="00510795" w:rsidP="00510795">
      <w:pPr>
        <w:pStyle w:val="EnglishHangEndNoCoptic"/>
      </w:pPr>
      <w:r w:rsidRPr="00AB1781">
        <w:tab/>
        <w:t>and let someone else take his commission.</w:t>
      </w:r>
      <w:r w:rsidRPr="00AB1781">
        <w:rPr>
          <w:rStyle w:val="FootnoteReference"/>
        </w:rPr>
        <w:footnoteReference w:id="637"/>
      </w:r>
    </w:p>
    <w:p w14:paraId="28B72F60" w14:textId="3081D763" w:rsidR="00510795" w:rsidRPr="00AB1781" w:rsidRDefault="00510795" w:rsidP="00510795">
      <w:pPr>
        <w:pStyle w:val="EnglishHangNoCoptic"/>
      </w:pPr>
      <w:r w:rsidRPr="00AB1781">
        <w:t>9 Let his children be</w:t>
      </w:r>
      <w:r w:rsidR="00F61B29">
        <w:t>come</w:t>
      </w:r>
      <w:r w:rsidRPr="00AB1781">
        <w:t xml:space="preserve"> orphans,</w:t>
      </w:r>
    </w:p>
    <w:p w14:paraId="16A14AC6" w14:textId="77777777" w:rsidR="00510795" w:rsidRPr="00AB1781" w:rsidRDefault="00510795" w:rsidP="00510795">
      <w:pPr>
        <w:pStyle w:val="EnglishHangEndNoCoptic"/>
      </w:pPr>
      <w:r w:rsidRPr="00AB1781">
        <w:tab/>
        <w:t>and his wife a widow.</w:t>
      </w:r>
    </w:p>
    <w:p w14:paraId="50B7F1C6" w14:textId="485B49DC" w:rsidR="00510795" w:rsidRPr="00AB1781" w:rsidRDefault="00510795" w:rsidP="00F61B29">
      <w:pPr>
        <w:pStyle w:val="EnglishHangNoCoptic"/>
      </w:pPr>
      <w:r w:rsidRPr="00AB1781">
        <w:t xml:space="preserve">10 Let his sons </w:t>
      </w:r>
      <w:r w:rsidR="00F61B29">
        <w:t>wander about and beg;</w:t>
      </w:r>
    </w:p>
    <w:p w14:paraId="3BC314CB" w14:textId="3FA44C58" w:rsidR="00510795" w:rsidRPr="00AB1781" w:rsidRDefault="00510795" w:rsidP="00510795">
      <w:pPr>
        <w:pStyle w:val="EnglishHangEndNoCoptic"/>
      </w:pPr>
      <w:r w:rsidRPr="00AB1781">
        <w:tab/>
        <w:t xml:space="preserve">let them be driven from </w:t>
      </w:r>
      <w:r w:rsidR="002C75EC">
        <w:t>their</w:t>
      </w:r>
      <w:r w:rsidR="002C75EC" w:rsidRPr="00AB1781">
        <w:t xml:space="preserve"> </w:t>
      </w:r>
      <w:r w:rsidRPr="00AB1781">
        <w:t>home</w:t>
      </w:r>
      <w:r w:rsidR="002C75EC">
        <w:t>s</w:t>
      </w:r>
      <w:r w:rsidRPr="00AB1781">
        <w:t>.</w:t>
      </w:r>
    </w:p>
    <w:p w14:paraId="46017DBF" w14:textId="3F718B54" w:rsidR="00510795" w:rsidRPr="00AB1781" w:rsidRDefault="00510795" w:rsidP="00510795">
      <w:pPr>
        <w:pStyle w:val="EnglishHangNoCoptic"/>
      </w:pPr>
      <w:r w:rsidRPr="00AB1781">
        <w:t xml:space="preserve">11 Let the creditor </w:t>
      </w:r>
      <w:r w:rsidR="002C75EC">
        <w:t>search out all that he has;</w:t>
      </w:r>
    </w:p>
    <w:p w14:paraId="4241E599" w14:textId="77777777" w:rsidR="00510795" w:rsidRPr="00AB1781" w:rsidRDefault="00510795" w:rsidP="00510795">
      <w:pPr>
        <w:pStyle w:val="EnglishHangEndNoCoptic"/>
      </w:pPr>
      <w:r w:rsidRPr="00AB1781">
        <w:tab/>
        <w:t>and let strangers plunder his labours.</w:t>
      </w:r>
    </w:p>
    <w:p w14:paraId="7511F6EB" w14:textId="77777777" w:rsidR="00510795" w:rsidRPr="00AB1781" w:rsidRDefault="00510795" w:rsidP="00510795">
      <w:pPr>
        <w:pStyle w:val="EnglishHangNoCoptic"/>
      </w:pPr>
      <w:r w:rsidRPr="00AB1781">
        <w:t>12 Let there be no one to help him,</w:t>
      </w:r>
    </w:p>
    <w:p w14:paraId="4D3A9B7E" w14:textId="77777777" w:rsidR="00510795" w:rsidRPr="00AB1781" w:rsidRDefault="00510795" w:rsidP="00510795">
      <w:pPr>
        <w:pStyle w:val="EnglishHangEndNoCoptic"/>
      </w:pPr>
      <w:r w:rsidRPr="00AB1781">
        <w:tab/>
        <w:t>nor anyone to pity his orphans.</w:t>
      </w:r>
    </w:p>
    <w:p w14:paraId="5C6C1002" w14:textId="3083E66A" w:rsidR="00510795" w:rsidRPr="00AB1781" w:rsidRDefault="00510795" w:rsidP="00510795">
      <w:pPr>
        <w:pStyle w:val="EnglishHangNoCoptic"/>
      </w:pPr>
      <w:r w:rsidRPr="00AB1781">
        <w:t xml:space="preserve">13 Let his children be </w:t>
      </w:r>
      <w:r w:rsidR="002C75EC">
        <w:t>utterly destroyed</w:t>
      </w:r>
      <w:r w:rsidRPr="00AB1781">
        <w:t>;</w:t>
      </w:r>
    </w:p>
    <w:p w14:paraId="38AEF165" w14:textId="7A407DBB" w:rsidR="00510795" w:rsidRPr="00AB1781" w:rsidRDefault="00510795" w:rsidP="00510795">
      <w:pPr>
        <w:pStyle w:val="EnglishHangEndNoCoptic"/>
      </w:pPr>
      <w:r w:rsidRPr="00AB1781">
        <w:tab/>
        <w:t>in a single generation</w:t>
      </w:r>
      <w:r w:rsidR="002C75EC">
        <w:t>,</w:t>
      </w:r>
      <w:r w:rsidRPr="00AB1781">
        <w:t xml:space="preserve"> let his name be </w:t>
      </w:r>
      <w:r w:rsidR="002C75EC">
        <w:t>blotted</w:t>
      </w:r>
      <w:r w:rsidRPr="00AB1781">
        <w:t xml:space="preserve"> out.</w:t>
      </w:r>
    </w:p>
    <w:p w14:paraId="2A6F9346" w14:textId="38D75BF0" w:rsidR="00510795" w:rsidRPr="00AB1781" w:rsidRDefault="00510795" w:rsidP="00510795">
      <w:pPr>
        <w:pStyle w:val="EnglishHangNoCoptic"/>
      </w:pPr>
      <w:r w:rsidRPr="00AB1781">
        <w:t xml:space="preserve">14 </w:t>
      </w:r>
      <w:r w:rsidR="002C75EC">
        <w:t>May</w:t>
      </w:r>
      <w:r w:rsidRPr="00AB1781">
        <w:t xml:space="preserve"> the </w:t>
      </w:r>
      <w:r w:rsidR="00814FC4">
        <w:t>iniquity</w:t>
      </w:r>
      <w:r w:rsidR="00814FC4">
        <w:rPr>
          <w:rStyle w:val="FootnoteReference"/>
        </w:rPr>
        <w:footnoteReference w:id="638"/>
      </w:r>
      <w:r w:rsidRPr="00AB1781">
        <w:t xml:space="preserve"> of his fathers be remembered </w:t>
      </w:r>
      <w:r w:rsidR="002C75EC">
        <w:t>before</w:t>
      </w:r>
      <w:r w:rsidRPr="00AB1781">
        <w:t xml:space="preserve"> the Lord,</w:t>
      </w:r>
    </w:p>
    <w:p w14:paraId="1571A745" w14:textId="3A48C20A" w:rsidR="00510795" w:rsidRPr="00AB1781" w:rsidRDefault="00510795" w:rsidP="00510795">
      <w:pPr>
        <w:pStyle w:val="EnglishHangEndNoCoptic"/>
      </w:pPr>
      <w:r w:rsidRPr="00AB1781">
        <w:tab/>
        <w:t xml:space="preserve">and </w:t>
      </w:r>
      <w:r w:rsidR="002C75EC">
        <w:t>may</w:t>
      </w:r>
      <w:r w:rsidRPr="00AB1781">
        <w:t xml:space="preserve"> his mother’s </w:t>
      </w:r>
      <w:r w:rsidR="002C75EC">
        <w:t>sin</w:t>
      </w:r>
      <w:r w:rsidRPr="00AB1781">
        <w:t xml:space="preserve"> not be blotted out.</w:t>
      </w:r>
    </w:p>
    <w:p w14:paraId="442AB671" w14:textId="6CBC79CC" w:rsidR="00510795" w:rsidRPr="00AB1781" w:rsidRDefault="00510795" w:rsidP="00510795">
      <w:pPr>
        <w:pStyle w:val="EnglishHangNoCoptic"/>
      </w:pPr>
      <w:r w:rsidRPr="00AB1781">
        <w:t xml:space="preserve">15 Let their sins be </w:t>
      </w:r>
      <w:r w:rsidR="002C75EC">
        <w:t>continually</w:t>
      </w:r>
      <w:r w:rsidRPr="00AB1781">
        <w:t xml:space="preserve"> before the Lord,</w:t>
      </w:r>
    </w:p>
    <w:p w14:paraId="35A5E59E" w14:textId="436C80F5" w:rsidR="00510795" w:rsidRPr="00AB1781" w:rsidRDefault="00510795" w:rsidP="00510795">
      <w:pPr>
        <w:pStyle w:val="EnglishHangEndNoCoptic"/>
      </w:pPr>
      <w:r w:rsidRPr="00AB1781">
        <w:tab/>
        <w:t xml:space="preserve">and </w:t>
      </w:r>
      <w:r w:rsidR="002C75EC">
        <w:t>may</w:t>
      </w:r>
      <w:r w:rsidRPr="00AB1781">
        <w:t xml:space="preserve"> their memory </w:t>
      </w:r>
      <w:r w:rsidR="002C75EC">
        <w:t>be destroyed</w:t>
      </w:r>
      <w:r w:rsidRPr="00AB1781">
        <w:t xml:space="preserve"> from the earth.</w:t>
      </w:r>
    </w:p>
    <w:p w14:paraId="3866ACB3" w14:textId="2D8C0CC2" w:rsidR="00510795" w:rsidRPr="00AB1781" w:rsidRDefault="00510795" w:rsidP="00510795">
      <w:pPr>
        <w:pStyle w:val="EnglishHangNoCoptic"/>
      </w:pPr>
      <w:r w:rsidRPr="00AB1781">
        <w:t xml:space="preserve">16 For he </w:t>
      </w:r>
      <w:r w:rsidR="002C75EC">
        <w:t>did not</w:t>
      </w:r>
      <w:r w:rsidRPr="00AB1781">
        <w:t xml:space="preserve"> </w:t>
      </w:r>
      <w:r w:rsidR="002C75EC">
        <w:t>remember to show</w:t>
      </w:r>
      <w:r w:rsidRPr="00AB1781">
        <w:t xml:space="preserve"> mercy,</w:t>
      </w:r>
    </w:p>
    <w:p w14:paraId="55FC21BF" w14:textId="77777777" w:rsidR="00510795" w:rsidRPr="00AB1781" w:rsidRDefault="00510795" w:rsidP="00510795">
      <w:pPr>
        <w:pStyle w:val="EnglishHangNoCoptic"/>
      </w:pPr>
      <w:r w:rsidRPr="00AB1781">
        <w:tab/>
        <w:t>but persecuted the poor and needy man,</w:t>
      </w:r>
    </w:p>
    <w:p w14:paraId="44A78A9B" w14:textId="2B9C1E3D" w:rsidR="00510795" w:rsidRPr="00AB1781" w:rsidRDefault="00510795" w:rsidP="00510795">
      <w:pPr>
        <w:pStyle w:val="EnglishHangEndNoCoptic"/>
      </w:pPr>
      <w:r w:rsidRPr="00AB1781">
        <w:tab/>
        <w:t xml:space="preserve">and </w:t>
      </w:r>
      <w:r w:rsidR="002C75EC">
        <w:t>one pierced to the heart, that he might</w:t>
      </w:r>
      <w:r w:rsidRPr="00AB1781">
        <w:t xml:space="preserve"> </w:t>
      </w:r>
      <w:r w:rsidR="002C75EC">
        <w:t>kill him</w:t>
      </w:r>
      <w:r w:rsidRPr="00AB1781">
        <w:t>.</w:t>
      </w:r>
    </w:p>
    <w:p w14:paraId="6A7D3D90" w14:textId="1B224A5F" w:rsidR="00510795" w:rsidRPr="00AB1781" w:rsidRDefault="00510795" w:rsidP="00510795">
      <w:pPr>
        <w:pStyle w:val="EnglishHangNoCoptic"/>
      </w:pPr>
      <w:r w:rsidRPr="00AB1781">
        <w:t xml:space="preserve">17 He </w:t>
      </w:r>
      <w:r w:rsidR="002C75EC">
        <w:t xml:space="preserve">also </w:t>
      </w:r>
      <w:r w:rsidRPr="00AB1781">
        <w:t xml:space="preserve">loved cursing, </w:t>
      </w:r>
      <w:r w:rsidR="002C75EC">
        <w:t>and it came to him</w:t>
      </w:r>
      <w:r w:rsidRPr="00AB1781">
        <w:t>;</w:t>
      </w:r>
    </w:p>
    <w:p w14:paraId="61AFB4AC" w14:textId="7CE89362" w:rsidR="00510795" w:rsidRPr="00AB1781" w:rsidRDefault="00510795" w:rsidP="00510795">
      <w:pPr>
        <w:pStyle w:val="EnglishHangEndNoCoptic"/>
      </w:pPr>
      <w:r w:rsidRPr="00AB1781">
        <w:tab/>
        <w:t xml:space="preserve">he </w:t>
      </w:r>
      <w:r w:rsidR="002C75EC">
        <w:t xml:space="preserve">did not </w:t>
      </w:r>
      <w:r w:rsidRPr="00AB1781">
        <w:t xml:space="preserve">care for blessing, so blessing </w:t>
      </w:r>
      <w:r w:rsidR="002C75EC">
        <w:t>will be far from</w:t>
      </w:r>
      <w:r w:rsidRPr="00AB1781">
        <w:t xml:space="preserve"> him.</w:t>
      </w:r>
    </w:p>
    <w:p w14:paraId="2CB311E3" w14:textId="6662E57B" w:rsidR="00510795" w:rsidRPr="00AB1781" w:rsidRDefault="00510795" w:rsidP="00510795">
      <w:pPr>
        <w:pStyle w:val="EnglishHangNoCoptic"/>
      </w:pPr>
      <w:r w:rsidRPr="00AB1781">
        <w:lastRenderedPageBreak/>
        <w:t xml:space="preserve">18 He </w:t>
      </w:r>
      <w:r w:rsidR="002C75EC">
        <w:t>clothed himself with</w:t>
      </w:r>
      <w:r w:rsidRPr="00AB1781">
        <w:t xml:space="preserve"> cursing like a </w:t>
      </w:r>
      <w:r w:rsidR="002C75EC">
        <w:t>garment</w:t>
      </w:r>
      <w:r w:rsidRPr="00AB1781">
        <w:t>,</w:t>
      </w:r>
    </w:p>
    <w:p w14:paraId="6CC1FE6A" w14:textId="5B52B8C2" w:rsidR="00510795" w:rsidRPr="00AB1781" w:rsidRDefault="00510795" w:rsidP="00510795">
      <w:pPr>
        <w:pStyle w:val="EnglishHangNoCoptic"/>
      </w:pPr>
      <w:r w:rsidRPr="00AB1781">
        <w:tab/>
        <w:t xml:space="preserve">and it entered his </w:t>
      </w:r>
      <w:r w:rsidR="002C75EC">
        <w:t>bowels</w:t>
      </w:r>
      <w:r w:rsidRPr="00AB1781">
        <w:t xml:space="preserve"> like water,</w:t>
      </w:r>
      <w:r w:rsidRPr="00AB1781">
        <w:rPr>
          <w:rStyle w:val="FootnoteReference"/>
        </w:rPr>
        <w:footnoteReference w:id="639"/>
      </w:r>
    </w:p>
    <w:p w14:paraId="694A1740" w14:textId="77777777" w:rsidR="00510795" w:rsidRPr="00AB1781" w:rsidRDefault="00510795" w:rsidP="00510795">
      <w:pPr>
        <w:pStyle w:val="EnglishHangEndNoCoptic"/>
      </w:pPr>
      <w:r w:rsidRPr="00AB1781">
        <w:tab/>
        <w:t>and like oil it seeped into his bones.</w:t>
      </w:r>
    </w:p>
    <w:p w14:paraId="5A6ADE12" w14:textId="77777777" w:rsidR="00510795" w:rsidRPr="00AB1781" w:rsidRDefault="00510795" w:rsidP="00510795">
      <w:pPr>
        <w:pStyle w:val="EnglishHangNoCoptic"/>
      </w:pPr>
      <w:r w:rsidRPr="00AB1781">
        <w:t>19 Let it be like a cloak he wraps round him,</w:t>
      </w:r>
    </w:p>
    <w:p w14:paraId="50D640FD" w14:textId="0793523F" w:rsidR="00510795" w:rsidRPr="00AB1781" w:rsidRDefault="00510795" w:rsidP="00510795">
      <w:pPr>
        <w:pStyle w:val="EnglishHangEndNoCoptic"/>
      </w:pPr>
      <w:r w:rsidRPr="00AB1781">
        <w:tab/>
        <w:t xml:space="preserve">and like a belt which </w:t>
      </w:r>
      <w:r w:rsidR="002C75EC">
        <w:t>he always wears</w:t>
      </w:r>
      <w:r w:rsidRPr="00AB1781">
        <w:t>.</w:t>
      </w:r>
    </w:p>
    <w:p w14:paraId="46880BB1" w14:textId="77777777" w:rsidR="00510795" w:rsidRPr="00AB1781" w:rsidRDefault="00510795" w:rsidP="00510795">
      <w:pPr>
        <w:pStyle w:val="EnglishHangNoCoptic"/>
      </w:pPr>
      <w:r w:rsidRPr="00AB1781">
        <w:t>20 This is what the Lord does to my accusers,</w:t>
      </w:r>
    </w:p>
    <w:p w14:paraId="6C3560B6" w14:textId="77777777" w:rsidR="00510795" w:rsidRPr="00AB1781" w:rsidRDefault="00510795" w:rsidP="00510795">
      <w:pPr>
        <w:pStyle w:val="EnglishHangEndNoCoptic"/>
      </w:pPr>
      <w:r w:rsidRPr="00AB1781">
        <w:tab/>
        <w:t>and to those who speak evil against my soul.</w:t>
      </w:r>
    </w:p>
    <w:p w14:paraId="56CC1708" w14:textId="2D4F8475" w:rsidR="00510795" w:rsidRPr="00AB1781" w:rsidRDefault="00510795" w:rsidP="00510795">
      <w:pPr>
        <w:pStyle w:val="EnglishHangNoCoptic"/>
      </w:pPr>
      <w:r w:rsidRPr="00AB1781">
        <w:t xml:space="preserve">21 But </w:t>
      </w:r>
      <w:r w:rsidR="001040C8">
        <w:t>You</w:t>
      </w:r>
      <w:r w:rsidRPr="00AB1781">
        <w:t>, O Lord</w:t>
      </w:r>
      <w:r w:rsidR="002C75EC">
        <w:t>, Lord</w:t>
      </w:r>
      <w:r w:rsidRPr="00AB1781">
        <w:t xml:space="preserve">, deal with me for </w:t>
      </w:r>
      <w:r w:rsidR="00E570CB">
        <w:t>Your</w:t>
      </w:r>
      <w:r w:rsidR="002C75EC">
        <w:t xml:space="preserve"> N</w:t>
      </w:r>
      <w:r w:rsidRPr="00AB1781">
        <w:t>ame’s sake,</w:t>
      </w:r>
    </w:p>
    <w:p w14:paraId="6E9C83EA" w14:textId="31A6DCC4" w:rsidR="00510795" w:rsidRPr="00AB1781" w:rsidRDefault="00510795" w:rsidP="00510795">
      <w:pPr>
        <w:pStyle w:val="EnglishHangEndNoCoptic"/>
      </w:pPr>
      <w:r w:rsidRPr="00AB1781">
        <w:tab/>
        <w:t xml:space="preserve">for </w:t>
      </w:r>
      <w:r w:rsidR="00E570CB">
        <w:t>Your</w:t>
      </w:r>
      <w:r w:rsidRPr="00AB1781">
        <w:t xml:space="preserve"> mercy is </w:t>
      </w:r>
      <w:r w:rsidR="002C75EC">
        <w:t>good</w:t>
      </w:r>
      <w:r w:rsidRPr="00AB1781">
        <w:t>.</w:t>
      </w:r>
    </w:p>
    <w:p w14:paraId="057DAB70" w14:textId="77777777" w:rsidR="00510795" w:rsidRPr="00AB1781" w:rsidRDefault="00510795" w:rsidP="00510795">
      <w:pPr>
        <w:pStyle w:val="EnglishHangNoCoptic"/>
      </w:pPr>
      <w:r w:rsidRPr="00AB1781">
        <w:t>22 Deliver me, for I am poor and needy,</w:t>
      </w:r>
    </w:p>
    <w:p w14:paraId="41268BE1" w14:textId="77777777" w:rsidR="00510795" w:rsidRPr="00510795" w:rsidRDefault="00510795" w:rsidP="00510795">
      <w:pPr>
        <w:pStyle w:val="EnglishHangEndNoCoptic"/>
      </w:pPr>
      <w:r w:rsidRPr="00AB1781">
        <w:tab/>
        <w:t>and my heart is troubled within me.</w:t>
      </w:r>
    </w:p>
    <w:p w14:paraId="7ED1064F" w14:textId="1A4528BD" w:rsidR="00510795" w:rsidRPr="00AB1781" w:rsidRDefault="00510795" w:rsidP="00510795">
      <w:pPr>
        <w:pStyle w:val="EnglishHangNoCoptic"/>
      </w:pPr>
      <w:r w:rsidRPr="00AB1781">
        <w:t xml:space="preserve">23 Like a shadow at sunset I </w:t>
      </w:r>
      <w:r w:rsidR="002C75EC">
        <w:t>was erased</w:t>
      </w:r>
      <w:r w:rsidRPr="00AB1781">
        <w:t>;</w:t>
      </w:r>
    </w:p>
    <w:p w14:paraId="33EC0128" w14:textId="44D99B7B" w:rsidR="00510795" w:rsidRPr="00AB1781" w:rsidRDefault="002C75EC" w:rsidP="00510795">
      <w:pPr>
        <w:pStyle w:val="EnglishHangEndNoCoptic"/>
      </w:pPr>
      <w:r>
        <w:tab/>
        <w:t>I was</w:t>
      </w:r>
      <w:r w:rsidR="00510795" w:rsidRPr="00AB1781">
        <w:t xml:space="preserve"> shaken </w:t>
      </w:r>
      <w:r>
        <w:t>off</w:t>
      </w:r>
      <w:r w:rsidR="00510795" w:rsidRPr="00AB1781">
        <w:t xml:space="preserve"> like locusts.</w:t>
      </w:r>
    </w:p>
    <w:p w14:paraId="7FF52A21" w14:textId="77777777" w:rsidR="00510795" w:rsidRPr="00AB1781" w:rsidRDefault="00510795" w:rsidP="00510795">
      <w:pPr>
        <w:pStyle w:val="EnglishHangNoCoptic"/>
      </w:pPr>
      <w:r w:rsidRPr="00AB1781">
        <w:t>24 My knees are weak from fasting,</w:t>
      </w:r>
    </w:p>
    <w:p w14:paraId="7B5E2294" w14:textId="77777777" w:rsidR="00510795" w:rsidRPr="00AB1781" w:rsidRDefault="00510795" w:rsidP="00510795">
      <w:pPr>
        <w:pStyle w:val="EnglishHangEndNoCoptic"/>
      </w:pPr>
      <w:r w:rsidRPr="00AB1781">
        <w:tab/>
        <w:t>and my flesh is shrunken for want of oil.</w:t>
      </w:r>
    </w:p>
    <w:p w14:paraId="65618BDD" w14:textId="0BE5CE13" w:rsidR="00510795" w:rsidRPr="00AB1781" w:rsidRDefault="00510795" w:rsidP="00510795">
      <w:pPr>
        <w:pStyle w:val="EnglishHangNoCoptic"/>
      </w:pPr>
      <w:r w:rsidRPr="00AB1781">
        <w:t xml:space="preserve">25 </w:t>
      </w:r>
      <w:r w:rsidR="002C75EC">
        <w:t xml:space="preserve">And </w:t>
      </w:r>
      <w:r w:rsidRPr="00AB1781">
        <w:t xml:space="preserve">I </w:t>
      </w:r>
      <w:r w:rsidR="002C75EC">
        <w:t xml:space="preserve">became </w:t>
      </w:r>
      <w:r w:rsidRPr="00AB1781">
        <w:t>an object of scorn</w:t>
      </w:r>
      <w:r w:rsidR="002C75EC">
        <w:t xml:space="preserve"> to them</w:t>
      </w:r>
      <w:r w:rsidRPr="00AB1781">
        <w:t>;</w:t>
      </w:r>
    </w:p>
    <w:p w14:paraId="6A3F801D" w14:textId="2C23DEF7" w:rsidR="00510795" w:rsidRPr="00AB1781" w:rsidRDefault="00510795" w:rsidP="00510795">
      <w:pPr>
        <w:pStyle w:val="EnglishHangEndNoCoptic"/>
      </w:pPr>
      <w:r w:rsidRPr="00AB1781">
        <w:tab/>
      </w:r>
      <w:r w:rsidR="002C75EC">
        <w:t>they saw</w:t>
      </w:r>
      <w:r w:rsidRPr="00AB1781">
        <w:t xml:space="preserve"> me</w:t>
      </w:r>
      <w:r w:rsidR="002C75EC">
        <w:t>; they</w:t>
      </w:r>
      <w:r w:rsidRPr="00AB1781">
        <w:t xml:space="preserve"> </w:t>
      </w:r>
      <w:r w:rsidR="002C75EC">
        <w:t>shook</w:t>
      </w:r>
      <w:r w:rsidRPr="00AB1781">
        <w:t xml:space="preserve"> their heads.</w:t>
      </w:r>
      <w:r w:rsidRPr="00AB1781">
        <w:rPr>
          <w:rStyle w:val="FootnoteReference"/>
        </w:rPr>
        <w:footnoteReference w:id="640"/>
      </w:r>
    </w:p>
    <w:p w14:paraId="2122C8C8" w14:textId="29876CA5" w:rsidR="00510795" w:rsidRPr="00AB1781" w:rsidRDefault="002C75EC" w:rsidP="00510795">
      <w:pPr>
        <w:pStyle w:val="EnglishHangNoCoptic"/>
      </w:pPr>
      <w:r>
        <w:t>26 Help me, O Lord my God!</w:t>
      </w:r>
    </w:p>
    <w:p w14:paraId="4E7D57E1" w14:textId="583288A3" w:rsidR="00510795" w:rsidRPr="00AB1781" w:rsidRDefault="00510795" w:rsidP="00510795">
      <w:pPr>
        <w:pStyle w:val="EnglishHangEndNoCoptic"/>
      </w:pPr>
      <w:r w:rsidRPr="00AB1781">
        <w:tab/>
      </w:r>
      <w:r w:rsidR="002C75EC">
        <w:t>Save me according to Your mercy</w:t>
      </w:r>
      <w:r w:rsidRPr="00AB1781">
        <w:t>.</w:t>
      </w:r>
    </w:p>
    <w:p w14:paraId="39A1278F" w14:textId="77777777" w:rsidR="00510795" w:rsidRPr="00AB1781" w:rsidRDefault="00510795" w:rsidP="00510795">
      <w:pPr>
        <w:pStyle w:val="EnglishHangNoCoptic"/>
      </w:pPr>
      <w:r w:rsidRPr="00AB1781">
        <w:t xml:space="preserve">27 Let them know that this is </w:t>
      </w:r>
      <w:r w:rsidR="00E570CB">
        <w:t>Your</w:t>
      </w:r>
      <w:r w:rsidRPr="00AB1781">
        <w:t xml:space="preserve"> hand,</w:t>
      </w:r>
    </w:p>
    <w:p w14:paraId="76776419" w14:textId="17DFD4C1" w:rsidR="00510795" w:rsidRPr="00AB1781" w:rsidRDefault="00510795" w:rsidP="00510795">
      <w:pPr>
        <w:pStyle w:val="EnglishHangEndNoCoptic"/>
      </w:pPr>
      <w:r w:rsidRPr="00AB1781">
        <w:tab/>
        <w:t xml:space="preserve">and that </w:t>
      </w:r>
      <w:r w:rsidR="001040C8">
        <w:t>You</w:t>
      </w:r>
      <w:r w:rsidRPr="00AB1781">
        <w:t xml:space="preserve">, Lord, </w:t>
      </w:r>
      <w:r w:rsidR="002C75EC">
        <w:t>did</w:t>
      </w:r>
      <w:r w:rsidRPr="00AB1781">
        <w:t xml:space="preserve"> </w:t>
      </w:r>
      <w:r w:rsidR="002C75EC">
        <w:t>this</w:t>
      </w:r>
      <w:r w:rsidRPr="00AB1781">
        <w:t>.</w:t>
      </w:r>
    </w:p>
    <w:p w14:paraId="5D481A67" w14:textId="0529CBDB" w:rsidR="00510795" w:rsidRPr="00AB1781" w:rsidRDefault="00510795" w:rsidP="00510795">
      <w:pPr>
        <w:pStyle w:val="EnglishHangNoCoptic"/>
      </w:pPr>
      <w:r w:rsidRPr="00AB1781">
        <w:t xml:space="preserve">28 They </w:t>
      </w:r>
      <w:r w:rsidR="002C75EC">
        <w:t>will</w:t>
      </w:r>
      <w:r w:rsidRPr="00AB1781">
        <w:t xml:space="preserve"> curse, but </w:t>
      </w:r>
      <w:r w:rsidR="001040C8">
        <w:t>You</w:t>
      </w:r>
      <w:r w:rsidRPr="00AB1781">
        <w:t xml:space="preserve"> </w:t>
      </w:r>
      <w:r w:rsidR="00004BA4" w:rsidRPr="00AB1781">
        <w:t>will</w:t>
      </w:r>
      <w:r w:rsidRPr="00AB1781">
        <w:t xml:space="preserve"> bless.</w:t>
      </w:r>
    </w:p>
    <w:p w14:paraId="3229BD0E" w14:textId="77777777" w:rsidR="00510795" w:rsidRPr="00AB1781" w:rsidRDefault="00510795" w:rsidP="00510795">
      <w:pPr>
        <w:pStyle w:val="EnglishHangNoCoptic"/>
      </w:pPr>
      <w:r w:rsidRPr="00AB1781">
        <w:tab/>
        <w:t>Let those who rise against me be put to shame,</w:t>
      </w:r>
    </w:p>
    <w:p w14:paraId="0646A18C" w14:textId="7CF74228" w:rsidR="00510795" w:rsidRPr="00AB1781" w:rsidRDefault="00510795" w:rsidP="00510795">
      <w:pPr>
        <w:pStyle w:val="EnglishHangEndNoCoptic"/>
      </w:pPr>
      <w:r w:rsidRPr="00AB1781">
        <w:tab/>
        <w:t xml:space="preserve">but let </w:t>
      </w:r>
      <w:r w:rsidR="00E570CB">
        <w:t>Your</w:t>
      </w:r>
      <w:r w:rsidRPr="00AB1781">
        <w:t xml:space="preserve"> servant </w:t>
      </w:r>
      <w:r w:rsidR="002C75EC">
        <w:t>be glad</w:t>
      </w:r>
      <w:r w:rsidRPr="00AB1781">
        <w:t>.</w:t>
      </w:r>
    </w:p>
    <w:p w14:paraId="5EB03B12" w14:textId="4B4946E7" w:rsidR="00510795" w:rsidRPr="00AB1781" w:rsidRDefault="00510795" w:rsidP="00510795">
      <w:pPr>
        <w:pStyle w:val="EnglishHangNoCoptic"/>
      </w:pPr>
      <w:r w:rsidRPr="00AB1781">
        <w:t xml:space="preserve">29 Let </w:t>
      </w:r>
      <w:r w:rsidR="002C75EC">
        <w:t>those who falsely accuse me</w:t>
      </w:r>
      <w:r w:rsidRPr="00AB1781">
        <w:t xml:space="preserve"> be clothed with </w:t>
      </w:r>
      <w:r w:rsidR="002C75EC">
        <w:t>shame</w:t>
      </w:r>
      <w:r w:rsidRPr="00AB1781">
        <w:t>,</w:t>
      </w:r>
    </w:p>
    <w:p w14:paraId="29D6F8C2" w14:textId="77EBDA33" w:rsidR="00510795" w:rsidRPr="00AB1781" w:rsidRDefault="00510795" w:rsidP="00510795">
      <w:pPr>
        <w:pStyle w:val="EnglishHangEndNoCoptic"/>
      </w:pPr>
      <w:r w:rsidRPr="00AB1781">
        <w:tab/>
        <w:t xml:space="preserve">and let them be covered with </w:t>
      </w:r>
      <w:r w:rsidR="003A31BD">
        <w:t>own shame</w:t>
      </w:r>
      <w:r w:rsidRPr="00AB1781">
        <w:t xml:space="preserve"> </w:t>
      </w:r>
      <w:r w:rsidR="003A31BD">
        <w:t>as</w:t>
      </w:r>
      <w:r w:rsidRPr="00AB1781">
        <w:t xml:space="preserve"> a </w:t>
      </w:r>
      <w:r w:rsidR="003A31BD">
        <w:t xml:space="preserve">double </w:t>
      </w:r>
      <w:r w:rsidRPr="00AB1781">
        <w:t>cloak.</w:t>
      </w:r>
    </w:p>
    <w:p w14:paraId="3711EE70" w14:textId="3F92F1E7" w:rsidR="00510795" w:rsidRPr="00AB1781" w:rsidRDefault="00510795" w:rsidP="00510795">
      <w:pPr>
        <w:pStyle w:val="EnglishHangNoCoptic"/>
      </w:pPr>
      <w:r w:rsidRPr="00AB1781">
        <w:t xml:space="preserve">30 I will </w:t>
      </w:r>
      <w:r w:rsidR="003A31BD">
        <w:t>confess</w:t>
      </w:r>
      <w:r w:rsidR="003A31BD">
        <w:rPr>
          <w:rStyle w:val="FootnoteReference"/>
        </w:rPr>
        <w:footnoteReference w:id="641"/>
      </w:r>
      <w:r w:rsidRPr="00AB1781">
        <w:t xml:space="preserve"> the Lord </w:t>
      </w:r>
      <w:r w:rsidR="003A31BD">
        <w:t xml:space="preserve">abundantly </w:t>
      </w:r>
      <w:r w:rsidRPr="00AB1781">
        <w:t>with my mouth,</w:t>
      </w:r>
    </w:p>
    <w:p w14:paraId="45F50EDC" w14:textId="3400378B" w:rsidR="00510795" w:rsidRPr="00AB1781" w:rsidRDefault="00510795" w:rsidP="00510795">
      <w:pPr>
        <w:pStyle w:val="EnglishHangEndNoCoptic"/>
      </w:pPr>
      <w:r w:rsidRPr="00AB1781">
        <w:tab/>
        <w:t xml:space="preserve">and </w:t>
      </w:r>
      <w:r w:rsidR="003A31BD">
        <w:t xml:space="preserve">I will praise Him </w:t>
      </w:r>
      <w:r w:rsidRPr="00AB1781">
        <w:t xml:space="preserve">in the midst of </w:t>
      </w:r>
      <w:r w:rsidR="003A31BD">
        <w:t>many,</w:t>
      </w:r>
    </w:p>
    <w:p w14:paraId="6547F565" w14:textId="1E50B4A5" w:rsidR="00510795" w:rsidRPr="00AB1781" w:rsidRDefault="00510795" w:rsidP="00510795">
      <w:pPr>
        <w:pStyle w:val="EnglishHangNoCoptic"/>
      </w:pPr>
      <w:r w:rsidRPr="00AB1781">
        <w:t xml:space="preserve">31 </w:t>
      </w:r>
      <w:r w:rsidR="003A31BD">
        <w:t>because</w:t>
      </w:r>
      <w:r w:rsidRPr="00AB1781">
        <w:t xml:space="preserve"> He </w:t>
      </w:r>
      <w:r w:rsidR="003A31BD">
        <w:t>stood</w:t>
      </w:r>
      <w:r w:rsidRPr="00AB1781">
        <w:t xml:space="preserve"> at the </w:t>
      </w:r>
      <w:r w:rsidR="003A31BD">
        <w:t>right hand</w:t>
      </w:r>
      <w:r w:rsidRPr="00AB1781">
        <w:t xml:space="preserve"> of the poor and needy</w:t>
      </w:r>
      <w:r w:rsidR="003A31BD">
        <w:t xml:space="preserve"> man,</w:t>
      </w:r>
    </w:p>
    <w:p w14:paraId="149E1DFA" w14:textId="4871DCE5" w:rsidR="00510795" w:rsidRDefault="00510795" w:rsidP="00510795">
      <w:pPr>
        <w:pStyle w:val="EnglishHangEndNoCoptic"/>
      </w:pPr>
      <w:r w:rsidRPr="00AB1781">
        <w:tab/>
        <w:t xml:space="preserve">to save </w:t>
      </w:r>
      <w:r w:rsidR="003A31BD">
        <w:t>me from those who persecute my soul</w:t>
      </w:r>
      <w:r w:rsidRPr="00AB1781">
        <w:t>.</w:t>
      </w:r>
    </w:p>
    <w:p w14:paraId="0F6D3532" w14:textId="6B9E660D" w:rsidR="00924D0C" w:rsidRDefault="00924D0C" w:rsidP="00924D0C">
      <w:pPr>
        <w:pStyle w:val="Rubric"/>
      </w:pPr>
      <w:r>
        <w:lastRenderedPageBreak/>
        <w:t>Glory…</w:t>
      </w:r>
    </w:p>
    <w:p w14:paraId="295A0AE6" w14:textId="7E60D7BE" w:rsidR="003A7286" w:rsidRDefault="003A7286" w:rsidP="003A7286">
      <w:pPr>
        <w:pStyle w:val="Heading3"/>
      </w:pPr>
      <w:bookmarkStart w:id="290" w:name="_Ref435990041"/>
      <w:r>
        <w:t>Kathisma 16</w:t>
      </w:r>
      <w:bookmarkEnd w:id="290"/>
    </w:p>
    <w:p w14:paraId="10F0C415" w14:textId="0AB078EF" w:rsidR="00510795" w:rsidRPr="00267F42" w:rsidRDefault="00267F42" w:rsidP="00BF0205">
      <w:pPr>
        <w:pStyle w:val="Heading4"/>
      </w:pPr>
      <w:bookmarkStart w:id="291" w:name="_Ref412026343"/>
      <w:r>
        <w:t>Psalm</w:t>
      </w:r>
      <w:r w:rsidR="00510795" w:rsidRPr="00AB1781">
        <w:t xml:space="preserve"> 109</w:t>
      </w:r>
      <w:r>
        <w:t xml:space="preserve">: </w:t>
      </w:r>
      <w:r w:rsidR="00E67F94">
        <w:t>“The Lord said to my Lord, “</w:t>
      </w:r>
      <w:r>
        <w:t>Sit at My right han</w:t>
      </w:r>
      <w:r w:rsidR="00E67F94">
        <w:t>d’”</w:t>
      </w:r>
      <w:bookmarkEnd w:id="291"/>
    </w:p>
    <w:p w14:paraId="7F9F1F4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Messiah King, Priest and Judge: His Triumphant Ascension</w:t>
      </w:r>
    </w:p>
    <w:p w14:paraId="1681170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Ruling in the midst of His Enemies</w:t>
      </w:r>
    </w:p>
    <w:p w14:paraId="715E4994" w14:textId="141748BC"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49399645" w14:textId="77777777" w:rsidR="00510795" w:rsidRPr="00AB1781" w:rsidRDefault="00510795" w:rsidP="00267F42">
      <w:pPr>
        <w:pStyle w:val="Rubric"/>
      </w:pPr>
      <w:r w:rsidRPr="00AB1781">
        <w:t>1 (A Psalm by David)</w:t>
      </w:r>
    </w:p>
    <w:p w14:paraId="4146B74C" w14:textId="32F852C7" w:rsidR="00510795" w:rsidRPr="00AB1781" w:rsidRDefault="00AB05E1" w:rsidP="00267F42">
      <w:pPr>
        <w:pStyle w:val="EnglishHangNoCoptic"/>
      </w:pPr>
      <w:r>
        <w:t>The Lord said to my Lord, “</w:t>
      </w:r>
      <w:r w:rsidR="00510795" w:rsidRPr="00AB1781">
        <w:t>Sit at My right hand,</w:t>
      </w:r>
      <w:r w:rsidR="00510795" w:rsidRPr="00AB1781">
        <w:rPr>
          <w:rStyle w:val="FootnoteReference"/>
        </w:rPr>
        <w:footnoteReference w:id="642"/>
      </w:r>
    </w:p>
    <w:p w14:paraId="50F2BD78" w14:textId="4EBF26B1" w:rsidR="00510795" w:rsidRPr="00AB1781" w:rsidRDefault="00510795" w:rsidP="00267F42">
      <w:pPr>
        <w:pStyle w:val="EnglishHangEndNoCoptic"/>
      </w:pPr>
      <w:r w:rsidRPr="00AB1781">
        <w:tab/>
      </w:r>
      <w:r w:rsidR="00AB05E1">
        <w:t>until</w:t>
      </w:r>
      <w:r w:rsidR="00AB05E1" w:rsidRPr="00AB1781">
        <w:t xml:space="preserve"> </w:t>
      </w:r>
      <w:r w:rsidRPr="00AB1781">
        <w:t xml:space="preserve">I </w:t>
      </w:r>
      <w:r w:rsidR="00AB05E1">
        <w:t>make</w:t>
      </w:r>
      <w:r w:rsidRPr="00AB1781">
        <w:t xml:space="preserve"> </w:t>
      </w:r>
      <w:r w:rsidR="00E570CB">
        <w:t>Your</w:t>
      </w:r>
      <w:r w:rsidRPr="00AB1781">
        <w:t xml:space="preserve"> enemies </w:t>
      </w:r>
      <w:r w:rsidR="00B52763">
        <w:t>a</w:t>
      </w:r>
      <w:r w:rsidR="00AB05E1">
        <w:t xml:space="preserve"> footstool </w:t>
      </w:r>
      <w:r w:rsidR="00B52763">
        <w:t>for</w:t>
      </w:r>
      <w:r w:rsidR="00AB05E1">
        <w:t xml:space="preserve"> your feet.”</w:t>
      </w:r>
    </w:p>
    <w:p w14:paraId="0B5B7CCA" w14:textId="30EFC7A6" w:rsidR="00510795" w:rsidRPr="00AB1781" w:rsidRDefault="00510795" w:rsidP="00267F42">
      <w:pPr>
        <w:pStyle w:val="EnglishHangNoCoptic"/>
      </w:pPr>
      <w:r w:rsidRPr="00AB1781">
        <w:t xml:space="preserve">2 The Lord will send </w:t>
      </w:r>
      <w:r w:rsidR="00AB05E1">
        <w:t xml:space="preserve">forth the rod of Your power </w:t>
      </w:r>
      <w:r w:rsidRPr="00AB1781">
        <w:t>from Zion</w:t>
      </w:r>
      <w:r w:rsidR="00AB05E1">
        <w:t>,</w:t>
      </w:r>
      <w:r w:rsidRPr="00AB1781">
        <w:rPr>
          <w:rStyle w:val="FootnoteReference"/>
        </w:rPr>
        <w:footnoteReference w:id="643"/>
      </w:r>
    </w:p>
    <w:p w14:paraId="4FCEFCD7" w14:textId="582B82AF" w:rsidR="00510795" w:rsidRPr="00267F42" w:rsidRDefault="00AB05E1" w:rsidP="00267F42">
      <w:pPr>
        <w:pStyle w:val="EnglishHangEndNoCoptic"/>
      </w:pPr>
      <w:r>
        <w:tab/>
        <w:t>[and You will] r</w:t>
      </w:r>
      <w:r w:rsidR="00510795" w:rsidRPr="00AB1781">
        <w:t xml:space="preserve">ule in the midst of </w:t>
      </w:r>
      <w:r w:rsidR="00E570CB">
        <w:t>Your</w:t>
      </w:r>
      <w:r>
        <w:t xml:space="preserve"> enemies!</w:t>
      </w:r>
    </w:p>
    <w:p w14:paraId="52C6AB6E" w14:textId="53C6BA4C" w:rsidR="00510795" w:rsidRPr="00AB1781" w:rsidRDefault="00510795" w:rsidP="00267F42">
      <w:pPr>
        <w:pStyle w:val="EnglishHangNoCoptic"/>
      </w:pPr>
      <w:r w:rsidRPr="00AB1781">
        <w:t xml:space="preserve">3 The dominion is </w:t>
      </w:r>
      <w:r w:rsidR="001040C8">
        <w:t>Your</w:t>
      </w:r>
      <w:r w:rsidRPr="00AB1781">
        <w:t xml:space="preserve"> in the day of </w:t>
      </w:r>
      <w:r w:rsidR="00E570CB">
        <w:t>Your</w:t>
      </w:r>
      <w:r w:rsidRPr="00AB1781">
        <w:t xml:space="preserve"> power</w:t>
      </w:r>
      <w:r w:rsidR="00AB05E1">
        <w:rPr>
          <w:rStyle w:val="FootnoteReference"/>
        </w:rPr>
        <w:footnoteReference w:id="644"/>
      </w:r>
      <w:r w:rsidRPr="00AB1781">
        <w:t>,</w:t>
      </w:r>
    </w:p>
    <w:p w14:paraId="2AAB874F" w14:textId="399E0542" w:rsidR="00510795" w:rsidRPr="00AB1781" w:rsidRDefault="00510795" w:rsidP="00267F42">
      <w:pPr>
        <w:pStyle w:val="EnglishHangNoCoptic"/>
      </w:pPr>
      <w:r w:rsidRPr="00AB1781">
        <w:tab/>
        <w:t xml:space="preserve">in the </w:t>
      </w:r>
      <w:r w:rsidR="00AB05E1">
        <w:t>brightness</w:t>
      </w:r>
      <w:r w:rsidRPr="00AB1781">
        <w:t xml:space="preserve"> of </w:t>
      </w:r>
      <w:r w:rsidR="00E570CB">
        <w:t>Your</w:t>
      </w:r>
      <w:r w:rsidRPr="00AB1781">
        <w:t xml:space="preserve"> saints.</w:t>
      </w:r>
      <w:r w:rsidRPr="00AB1781">
        <w:rPr>
          <w:rStyle w:val="FootnoteReference"/>
        </w:rPr>
        <w:footnoteReference w:id="645"/>
      </w:r>
    </w:p>
    <w:p w14:paraId="1172AE34" w14:textId="1CC1FACD" w:rsidR="00510795" w:rsidRPr="00AB1781" w:rsidRDefault="00510795" w:rsidP="00267F42">
      <w:pPr>
        <w:pStyle w:val="EnglishHangEndNoCoptic"/>
      </w:pPr>
      <w:r w:rsidRPr="00AB1781">
        <w:tab/>
      </w:r>
      <w:r w:rsidR="00AB05E1" w:rsidRPr="00AB1781">
        <w:t>I</w:t>
      </w:r>
      <w:r w:rsidR="00AB05E1">
        <w:t xml:space="preserve"> have</w:t>
      </w:r>
      <w:r w:rsidR="00AB05E1" w:rsidRPr="00AB1781">
        <w:t xml:space="preserve"> begot</w:t>
      </w:r>
      <w:r w:rsidR="00AB05E1">
        <w:t>ten</w:t>
      </w:r>
      <w:r w:rsidR="00AB05E1" w:rsidRPr="00AB1781">
        <w:t xml:space="preserve"> </w:t>
      </w:r>
      <w:r w:rsidR="00AB05E1">
        <w:t>You</w:t>
      </w:r>
      <w:r w:rsidR="00AB05E1" w:rsidRPr="00AB1781">
        <w:t xml:space="preserve"> </w:t>
      </w:r>
      <w:r w:rsidR="00AB05E1">
        <w:t>f</w:t>
      </w:r>
      <w:r w:rsidRPr="00AB1781">
        <w:t>rom the womb before the dawn</w:t>
      </w:r>
      <w:r w:rsidR="00AB05E1">
        <w:rPr>
          <w:rStyle w:val="FootnoteReference"/>
        </w:rPr>
        <w:footnoteReference w:id="646"/>
      </w:r>
      <w:r w:rsidRPr="00AB1781">
        <w:t>.</w:t>
      </w:r>
      <w:r w:rsidRPr="00AB1781">
        <w:rPr>
          <w:rStyle w:val="FootnoteReference"/>
        </w:rPr>
        <w:footnoteReference w:id="647"/>
      </w:r>
    </w:p>
    <w:p w14:paraId="7791C5D2" w14:textId="74D157B1" w:rsidR="00510795" w:rsidRPr="00AB1781" w:rsidRDefault="00510795" w:rsidP="00267F42">
      <w:pPr>
        <w:pStyle w:val="EnglishHangNoCoptic"/>
      </w:pPr>
      <w:r w:rsidRPr="00AB1781">
        <w:t xml:space="preserve">4 The Lord has sworn and will not </w:t>
      </w:r>
      <w:r w:rsidR="00AB05E1">
        <w:t>repent</w:t>
      </w:r>
      <w:r w:rsidR="00AB05E1">
        <w:rPr>
          <w:rStyle w:val="FootnoteReference"/>
        </w:rPr>
        <w:footnoteReference w:id="648"/>
      </w:r>
      <w:r w:rsidR="00AB05E1">
        <w:t>,</w:t>
      </w:r>
    </w:p>
    <w:p w14:paraId="2E5F0DB0" w14:textId="41AE2402" w:rsidR="00510795" w:rsidRPr="00AB1781" w:rsidRDefault="00AB05E1" w:rsidP="00267F42">
      <w:pPr>
        <w:pStyle w:val="EnglishHangEndNoCoptic"/>
      </w:pPr>
      <w:r>
        <w:tab/>
        <w:t>“</w:t>
      </w:r>
      <w:r w:rsidR="001040C8">
        <w:t>You</w:t>
      </w:r>
      <w:r w:rsidR="00510795" w:rsidRPr="00AB1781">
        <w:t xml:space="preserve"> </w:t>
      </w:r>
      <w:r w:rsidR="00004BA4" w:rsidRPr="00AB1781">
        <w:t>are</w:t>
      </w:r>
      <w:r w:rsidR="00510795" w:rsidRPr="00AB1781">
        <w:t xml:space="preserve"> a priest forever </w:t>
      </w:r>
      <w:r>
        <w:t>according to the order</w:t>
      </w:r>
      <w:r w:rsidR="00510795" w:rsidRPr="00AB1781">
        <w:t xml:space="preserve"> of </w:t>
      </w:r>
      <w:r w:rsidR="00004BA4">
        <w:t>Melchis</w:t>
      </w:r>
      <w:r w:rsidR="00004BA4" w:rsidRPr="00AB1781">
        <w:t>edek</w:t>
      </w:r>
      <w:r>
        <w:t>.”</w:t>
      </w:r>
      <w:r w:rsidR="00510795" w:rsidRPr="00AB1781">
        <w:rPr>
          <w:rStyle w:val="FootnoteReference"/>
        </w:rPr>
        <w:footnoteReference w:id="649"/>
      </w:r>
    </w:p>
    <w:p w14:paraId="0F9CF148" w14:textId="77777777" w:rsidR="00510795" w:rsidRPr="00AB1781" w:rsidRDefault="00510795" w:rsidP="00267F42">
      <w:pPr>
        <w:pStyle w:val="EnglishHangNoCoptic"/>
      </w:pPr>
      <w:r w:rsidRPr="00AB1781">
        <w:t xml:space="preserve">5 The Lord at </w:t>
      </w:r>
      <w:r w:rsidR="00E570CB">
        <w:t>Your</w:t>
      </w:r>
      <w:r w:rsidRPr="00AB1781">
        <w:t xml:space="preserve"> right hand</w:t>
      </w:r>
    </w:p>
    <w:p w14:paraId="12E1108E" w14:textId="000A3404" w:rsidR="00510795" w:rsidRPr="00AB1781" w:rsidRDefault="00510795" w:rsidP="00267F42">
      <w:pPr>
        <w:pStyle w:val="EnglishHangEndNoCoptic"/>
      </w:pPr>
      <w:r w:rsidRPr="00AB1781">
        <w:tab/>
      </w:r>
      <w:r w:rsidR="00B56E83">
        <w:t>crushed</w:t>
      </w:r>
      <w:r w:rsidRPr="00AB1781">
        <w:t xml:space="preserve"> kings in the day of His wrath.</w:t>
      </w:r>
    </w:p>
    <w:p w14:paraId="5F44D04E" w14:textId="77777777" w:rsidR="00510795" w:rsidRPr="00AB1781" w:rsidRDefault="00510795" w:rsidP="00267F42">
      <w:pPr>
        <w:pStyle w:val="EnglishHangNoCoptic"/>
      </w:pPr>
      <w:r w:rsidRPr="00AB1781">
        <w:t>6 He will judge among the nations,</w:t>
      </w:r>
    </w:p>
    <w:p w14:paraId="6DF82D6E" w14:textId="77777777" w:rsidR="00510795" w:rsidRPr="00AB1781" w:rsidRDefault="00510795" w:rsidP="00267F42">
      <w:pPr>
        <w:pStyle w:val="EnglishHangNoCoptic"/>
      </w:pPr>
      <w:r w:rsidRPr="00AB1781">
        <w:tab/>
        <w:t>He will fill the earth with corpses;</w:t>
      </w:r>
    </w:p>
    <w:p w14:paraId="64F3C0C8" w14:textId="77777777" w:rsidR="00510795" w:rsidRPr="00AB1781" w:rsidRDefault="00510795" w:rsidP="00267F42">
      <w:pPr>
        <w:pStyle w:val="EnglishHangEndNoCoptic"/>
      </w:pPr>
      <w:r w:rsidRPr="00AB1781">
        <w:tab/>
        <w:t>He will crush the heads of many on earth.</w:t>
      </w:r>
    </w:p>
    <w:p w14:paraId="7637A12E" w14:textId="170EA174" w:rsidR="00510795" w:rsidRPr="00AB1781" w:rsidRDefault="00510795" w:rsidP="00267F42">
      <w:pPr>
        <w:pStyle w:val="EnglishHangNoCoptic"/>
      </w:pPr>
      <w:r w:rsidRPr="00AB1781">
        <w:t xml:space="preserve">7 He will drink from the </w:t>
      </w:r>
      <w:r w:rsidR="00B56E83">
        <w:t>brook</w:t>
      </w:r>
      <w:r w:rsidRPr="00AB1781">
        <w:t xml:space="preserve"> </w:t>
      </w:r>
      <w:r w:rsidR="00B56E83">
        <w:t>on the way</w:t>
      </w:r>
      <w:r w:rsidRPr="00AB1781">
        <w:t>;</w:t>
      </w:r>
    </w:p>
    <w:p w14:paraId="4F2F4A76" w14:textId="1E4AE836" w:rsidR="00510795" w:rsidRDefault="00510795" w:rsidP="00267F42">
      <w:pPr>
        <w:pStyle w:val="EnglishHangEndNoCoptic"/>
      </w:pPr>
      <w:r w:rsidRPr="00AB1781">
        <w:tab/>
      </w:r>
      <w:r w:rsidR="00B56E83">
        <w:t>t</w:t>
      </w:r>
      <w:r w:rsidRPr="00AB1781">
        <w:t>herefore</w:t>
      </w:r>
      <w:r w:rsidR="00B56E83">
        <w:t>,</w:t>
      </w:r>
      <w:r w:rsidRPr="00AB1781">
        <w:t xml:space="preserve"> He will </w:t>
      </w:r>
      <w:r w:rsidR="00B56E83">
        <w:t xml:space="preserve">raise </w:t>
      </w:r>
      <w:r w:rsidRPr="00AB1781">
        <w:t>His head</w:t>
      </w:r>
      <w:r w:rsidR="00B56E83">
        <w:t xml:space="preserve"> high</w:t>
      </w:r>
      <w:r w:rsidRPr="00AB1781">
        <w:t>.</w:t>
      </w:r>
      <w:r w:rsidRPr="00AB1781">
        <w:rPr>
          <w:rStyle w:val="FootnoteReference"/>
        </w:rPr>
        <w:footnoteReference w:id="650"/>
      </w:r>
    </w:p>
    <w:p w14:paraId="3ABB1A49" w14:textId="535C6819" w:rsidR="00B35B25" w:rsidRDefault="00B35B25" w:rsidP="00E611C7">
      <w:pPr>
        <w:pStyle w:val="Rubric"/>
      </w:pPr>
      <w:r>
        <w:lastRenderedPageBreak/>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_Ref412111792 \h </w:instrText>
      </w:r>
      <w:r>
        <w:fldChar w:fldCharType="separate"/>
      </w:r>
      <w:r w:rsidR="000C7DE2">
        <w:t>Psalm</w:t>
      </w:r>
      <w:r w:rsidR="000C7DE2" w:rsidRPr="00AB1781">
        <w:t xml:space="preserve"> 110</w:t>
      </w:r>
      <w:r w:rsidR="000C7DE2">
        <w:t>: “I will confess You, O Lord, with my whole heart”</w:t>
      </w:r>
      <w:r>
        <w:fldChar w:fldCharType="end"/>
      </w:r>
      <w:r>
        <w:t xml:space="preserve">, page </w:t>
      </w:r>
      <w:r>
        <w:fldChar w:fldCharType="begin"/>
      </w:r>
      <w:r>
        <w:instrText xml:space="preserve"> PAGEREF _Ref412111792 \h </w:instrText>
      </w:r>
      <w:r>
        <w:fldChar w:fldCharType="separate"/>
      </w:r>
      <w:r w:rsidR="000C7DE2">
        <w:rPr>
          <w:noProof/>
        </w:rPr>
        <w:t>261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_Ref412026361 \h </w:instrText>
      </w:r>
      <w:r w:rsidR="00E611C7">
        <w:fldChar w:fldCharType="separate"/>
      </w:r>
      <w:r w:rsidR="000C7DE2">
        <w:t>Psalm</w:t>
      </w:r>
      <w:r w:rsidR="000C7DE2" w:rsidRPr="00AB1781">
        <w:t xml:space="preserve"> 114</w:t>
      </w:r>
      <w:r w:rsidR="000C7DE2">
        <w:t>: “I love Him, because the Lord will hear”</w:t>
      </w:r>
      <w:r w:rsidR="00E611C7">
        <w:fldChar w:fldCharType="end"/>
      </w:r>
      <w:r w:rsidR="00E611C7">
        <w:t xml:space="preserve">, page </w:t>
      </w:r>
      <w:r w:rsidR="00E611C7">
        <w:fldChar w:fldCharType="begin"/>
      </w:r>
      <w:r w:rsidR="00E611C7">
        <w:instrText xml:space="preserve"> PAGEREF _Ref412026361 \h </w:instrText>
      </w:r>
      <w:r w:rsidR="00E611C7">
        <w:fldChar w:fldCharType="separate"/>
      </w:r>
      <w:r w:rsidR="000C7DE2">
        <w:rPr>
          <w:noProof/>
        </w:rPr>
        <w:t>266</w:t>
      </w:r>
      <w:r w:rsidR="00E611C7">
        <w:fldChar w:fldCharType="end"/>
      </w:r>
      <w:r w:rsidR="00E611C7">
        <w:t>.</w:t>
      </w:r>
    </w:p>
    <w:p w14:paraId="56CB3B10" w14:textId="42B96016" w:rsidR="00D71939" w:rsidRPr="00267F42" w:rsidRDefault="00D71939" w:rsidP="00D71939">
      <w:pPr>
        <w:pStyle w:val="Rubric"/>
      </w:pPr>
      <w:r>
        <w:t>The Alleluia Psalms (Psalms 110 – 116) begin here.</w:t>
      </w:r>
    </w:p>
    <w:p w14:paraId="6448684E" w14:textId="7F27BC00" w:rsidR="00510795" w:rsidRPr="00267F42" w:rsidRDefault="00267F42" w:rsidP="00BF0205">
      <w:pPr>
        <w:pStyle w:val="Heading4"/>
      </w:pPr>
      <w:bookmarkStart w:id="292" w:name="_Ref412111792"/>
      <w:r>
        <w:t>Psalm</w:t>
      </w:r>
      <w:r w:rsidR="00510795" w:rsidRPr="00AB1781">
        <w:t xml:space="preserve"> 110</w:t>
      </w:r>
      <w:r>
        <w:t xml:space="preserve">: </w:t>
      </w:r>
      <w:r w:rsidR="00E67F94">
        <w:t>“</w:t>
      </w:r>
      <w:r>
        <w:t xml:space="preserve">I will </w:t>
      </w:r>
      <w:r w:rsidR="00E67F94">
        <w:t>confess</w:t>
      </w:r>
      <w:r>
        <w:t xml:space="preserve"> </w:t>
      </w:r>
      <w:r w:rsidR="001040C8">
        <w:t>You</w:t>
      </w:r>
      <w:r>
        <w:t>, O Lord, with my whole hear</w:t>
      </w:r>
      <w:r w:rsidR="00E67F94">
        <w:t>t”</w:t>
      </w:r>
      <w:bookmarkEnd w:id="292"/>
    </w:p>
    <w:p w14:paraId="48D67790"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and Thanksgiving for the Great Works of God</w:t>
      </w:r>
    </w:p>
    <w:p w14:paraId="66B5B97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sent Redemption to His People</w:t>
      </w:r>
    </w:p>
    <w:p w14:paraId="6499B2A5" w14:textId="70653E83"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776753A8" w14:textId="77777777" w:rsidR="00510795" w:rsidRPr="00AB1781" w:rsidRDefault="00510795" w:rsidP="00267F42">
      <w:pPr>
        <w:pStyle w:val="Rubric"/>
      </w:pPr>
      <w:r w:rsidRPr="00AB1781">
        <w:t>1 (Alleluia)</w:t>
      </w:r>
    </w:p>
    <w:p w14:paraId="52014D90" w14:textId="213DEADC" w:rsidR="00510795" w:rsidRPr="00AB1781" w:rsidRDefault="00680987"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 xml:space="preserve">I will </w:t>
      </w:r>
      <w:r>
        <w:t>confess</w:t>
      </w:r>
      <w:r w:rsidR="003C200D">
        <w:rPr>
          <w:rStyle w:val="FootnoteReference"/>
        </w:rPr>
        <w:footnoteReference w:id="651"/>
      </w:r>
      <w:r w:rsidR="00510795" w:rsidRPr="00AB1781">
        <w:t xml:space="preserve"> </w:t>
      </w:r>
      <w:r w:rsidR="001040C8">
        <w:t>You</w:t>
      </w:r>
      <w:r w:rsidR="00510795" w:rsidRPr="00AB1781">
        <w:t>, O Lord, with my whole heart</w:t>
      </w:r>
      <w:r>
        <w:t>,</w:t>
      </w:r>
    </w:p>
    <w:p w14:paraId="625EEB74" w14:textId="1187CE9F" w:rsidR="00510795" w:rsidRPr="00AB1781" w:rsidRDefault="00510795" w:rsidP="00680987">
      <w:pPr>
        <w:pStyle w:val="EnglishHangEndNoCoptic"/>
      </w:pPr>
      <w:r w:rsidRPr="00AB1781">
        <w:tab/>
      </w:r>
      <w:r w:rsidR="00680987">
        <w:t>(</w:t>
      </w:r>
      <w:r w:rsidR="00680987" w:rsidRPr="0055185C">
        <w:rPr>
          <w:rFonts w:ascii="Tahoma" w:eastAsia="Tahoma" w:hAnsi="Tahoma" w:cs="Tahoma"/>
        </w:rPr>
        <w:t>ב</w:t>
      </w:r>
      <w:r w:rsidR="00680987">
        <w:t xml:space="preserve">) </w:t>
      </w:r>
      <w:r w:rsidRPr="00AB1781">
        <w:t xml:space="preserve">in the </w:t>
      </w:r>
      <w:r w:rsidR="00680987">
        <w:t>council</w:t>
      </w:r>
      <w:r w:rsidRPr="00AB1781">
        <w:t xml:space="preserve"> of the upright</w:t>
      </w:r>
      <w:r w:rsidR="00680987">
        <w:t xml:space="preserve"> </w:t>
      </w:r>
      <w:r w:rsidRPr="00AB1781">
        <w:t>and in the congregation</w:t>
      </w:r>
      <w:r w:rsidR="00680987">
        <w:rPr>
          <w:rStyle w:val="FootnoteReference"/>
        </w:rPr>
        <w:footnoteReference w:id="652"/>
      </w:r>
      <w:r w:rsidRPr="00AB1781">
        <w:t>.</w:t>
      </w:r>
    </w:p>
    <w:p w14:paraId="6E7BB281" w14:textId="624B2B2E" w:rsidR="00510795" w:rsidRPr="00AB1781" w:rsidRDefault="00510795" w:rsidP="00267F42">
      <w:pPr>
        <w:pStyle w:val="EnglishHangNoCoptic"/>
      </w:pPr>
      <w:r w:rsidRPr="00AB1781">
        <w:t xml:space="preserve">2 </w:t>
      </w:r>
      <w:r w:rsidR="00680987">
        <w:t>(</w:t>
      </w:r>
      <w:r w:rsidR="00680987" w:rsidRPr="0055185C">
        <w:rPr>
          <w:rFonts w:ascii="Tahoma" w:eastAsia="Tahoma" w:hAnsi="Tahoma" w:cs="Tahoma"/>
        </w:rPr>
        <w:t>ג</w:t>
      </w:r>
      <w:r w:rsidR="00680987">
        <w:t xml:space="preserve">) </w:t>
      </w:r>
      <w:r w:rsidR="003C200D">
        <w:t xml:space="preserve">The </w:t>
      </w:r>
      <w:r w:rsidRPr="00AB1781">
        <w:t>works of the Lord</w:t>
      </w:r>
      <w:r w:rsidR="003C200D">
        <w:t xml:space="preserve"> are great</w:t>
      </w:r>
      <w:r w:rsidRPr="00AB1781">
        <w:t>,</w:t>
      </w:r>
    </w:p>
    <w:p w14:paraId="1A7BF840" w14:textId="5E44325E" w:rsidR="00510795" w:rsidRPr="00AB1781" w:rsidRDefault="00510795" w:rsidP="00267F42">
      <w:pPr>
        <w:pStyle w:val="EnglishHangEndNoCoptic"/>
      </w:pPr>
      <w:r w:rsidRPr="00AB1781">
        <w:tab/>
      </w:r>
      <w:r w:rsidR="00680987">
        <w:t>(</w:t>
      </w:r>
      <w:r w:rsidR="00680987" w:rsidRPr="005A5E13">
        <w:rPr>
          <w:rFonts w:ascii="Tahoma" w:eastAsia="Tahoma" w:hAnsi="Tahoma" w:cs="Tahoma"/>
        </w:rPr>
        <w:t>ד</w:t>
      </w:r>
      <w:r w:rsidR="00680987">
        <w:t>) all His wishes are sought out</w:t>
      </w:r>
      <w:r w:rsidR="00680987">
        <w:rPr>
          <w:rStyle w:val="FootnoteReference"/>
        </w:rPr>
        <w:footnoteReference w:id="653"/>
      </w:r>
      <w:r w:rsidRPr="00AB1781">
        <w:t>.</w:t>
      </w:r>
    </w:p>
    <w:p w14:paraId="20EF6C9E" w14:textId="78C46078" w:rsidR="00510795" w:rsidRPr="00AB1781" w:rsidRDefault="00510795" w:rsidP="00267F42">
      <w:pPr>
        <w:pStyle w:val="EnglishHangNoCoptic"/>
      </w:pPr>
      <w:r w:rsidRPr="00AB1781">
        <w:t xml:space="preserve">3 </w:t>
      </w:r>
      <w:r w:rsidR="00680987">
        <w:t>(</w:t>
      </w:r>
      <w:r w:rsidR="00680987" w:rsidRPr="005A5E13">
        <w:rPr>
          <w:rFonts w:ascii="Tahoma" w:eastAsia="Tahoma" w:hAnsi="Tahoma" w:cs="Tahoma"/>
        </w:rPr>
        <w:t>ה</w:t>
      </w:r>
      <w:r w:rsidR="00680987">
        <w:t xml:space="preserve">) </w:t>
      </w:r>
      <w:r w:rsidR="001F0BA8">
        <w:t>Confession</w:t>
      </w:r>
      <w:r w:rsidR="003C200D">
        <w:rPr>
          <w:rStyle w:val="FootnoteReference"/>
        </w:rPr>
        <w:footnoteReference w:id="654"/>
      </w:r>
      <w:r w:rsidR="001F0BA8">
        <w:t xml:space="preserve"> and majesty are His work</w:t>
      </w:r>
      <w:r w:rsidRPr="00AB1781">
        <w:t>,</w:t>
      </w:r>
    </w:p>
    <w:p w14:paraId="1C26BA2C" w14:textId="4ED7C08F" w:rsidR="00510795" w:rsidRPr="00AB1781" w:rsidRDefault="00510795" w:rsidP="00267F42">
      <w:pPr>
        <w:pStyle w:val="EnglishHangEndNoCoptic"/>
      </w:pPr>
      <w:r w:rsidRPr="00AB1781">
        <w:tab/>
      </w:r>
      <w:r w:rsidR="00680987">
        <w:t>(</w:t>
      </w:r>
      <w:r w:rsidR="00680987" w:rsidRPr="005A5E13">
        <w:rPr>
          <w:rFonts w:ascii="Tahoma" w:eastAsia="Tahoma" w:hAnsi="Tahoma" w:cs="Tahoma"/>
        </w:rPr>
        <w:t>ו</w:t>
      </w:r>
      <w:r w:rsidR="00680987">
        <w:t xml:space="preserve">) </w:t>
      </w:r>
      <w:r w:rsidRPr="00AB1781">
        <w:t xml:space="preserve">and His righteousness endures </w:t>
      </w:r>
      <w:r w:rsidR="001F0BA8">
        <w:t>unto ages of ages</w:t>
      </w:r>
      <w:r w:rsidRPr="00AB1781">
        <w:t>.</w:t>
      </w:r>
    </w:p>
    <w:p w14:paraId="14C0FC7C" w14:textId="75BB031A" w:rsidR="00510795" w:rsidRPr="00AB1781" w:rsidRDefault="00510795" w:rsidP="00267F42">
      <w:pPr>
        <w:pStyle w:val="EnglishHangNoCoptic"/>
      </w:pPr>
      <w:r w:rsidRPr="00AB1781">
        <w:t xml:space="preserve">4 </w:t>
      </w:r>
      <w:r w:rsidR="00680987">
        <w:t>(</w:t>
      </w:r>
      <w:r w:rsidR="00680987" w:rsidRPr="005A5E13">
        <w:rPr>
          <w:rFonts w:ascii="Tahoma" w:eastAsia="Tahoma" w:hAnsi="Tahoma" w:cs="Tahoma"/>
        </w:rPr>
        <w:t>ז</w:t>
      </w:r>
      <w:r w:rsidR="00680987">
        <w:t xml:space="preserve">) </w:t>
      </w:r>
      <w:r w:rsidRPr="00AB1781">
        <w:t>He made a memorial of His wonders;</w:t>
      </w:r>
      <w:r w:rsidRPr="00AB1781">
        <w:rPr>
          <w:rStyle w:val="FootnoteReference"/>
        </w:rPr>
        <w:footnoteReference w:id="655"/>
      </w:r>
    </w:p>
    <w:p w14:paraId="4AA2D3FF" w14:textId="73CC3452" w:rsidR="00510795" w:rsidRPr="00AB1781" w:rsidRDefault="00510795" w:rsidP="00267F42">
      <w:pPr>
        <w:pStyle w:val="EnglishHangEndNoCoptic"/>
      </w:pPr>
      <w:r w:rsidRPr="00AB1781">
        <w:tab/>
      </w:r>
      <w:r w:rsidR="00680987">
        <w:t>(</w:t>
      </w:r>
      <w:r w:rsidR="00680987" w:rsidRPr="005A5E13">
        <w:rPr>
          <w:rFonts w:ascii="Tahoma" w:eastAsia="Tahoma" w:hAnsi="Tahoma" w:cs="Tahoma"/>
        </w:rPr>
        <w:t>ח</w:t>
      </w:r>
      <w:r w:rsidR="00680987">
        <w:t xml:space="preserve">) </w:t>
      </w:r>
      <w:r w:rsidR="001F0BA8">
        <w:t xml:space="preserve">the Lord is </w:t>
      </w:r>
      <w:r w:rsidRPr="00AB1781">
        <w:t>mercif</w:t>
      </w:r>
      <w:r w:rsidR="001F0BA8">
        <w:t>ul and compassionate</w:t>
      </w:r>
      <w:r w:rsidRPr="00AB1781">
        <w:t>.</w:t>
      </w:r>
    </w:p>
    <w:p w14:paraId="63ABCB41" w14:textId="4EBCE1CD" w:rsidR="00510795" w:rsidRPr="00AB1781" w:rsidRDefault="00510795" w:rsidP="00267F42">
      <w:pPr>
        <w:pStyle w:val="EnglishHangNoCoptic"/>
      </w:pPr>
      <w:r w:rsidRPr="00AB1781">
        <w:t xml:space="preserve">5 </w:t>
      </w:r>
      <w:r w:rsidR="00680987">
        <w:t>(</w:t>
      </w:r>
      <w:r w:rsidR="00680987" w:rsidRPr="00055722">
        <w:rPr>
          <w:rFonts w:ascii="Tahoma" w:eastAsia="Tahoma" w:hAnsi="Tahoma" w:cs="Tahoma"/>
        </w:rPr>
        <w:t>ט</w:t>
      </w:r>
      <w:r w:rsidR="00680987">
        <w:t xml:space="preserve">) </w:t>
      </w:r>
      <w:r w:rsidR="001F0BA8">
        <w:t>He gave</w:t>
      </w:r>
      <w:r w:rsidRPr="00AB1781">
        <w:t xml:space="preserve"> food to those who fear Him;</w:t>
      </w:r>
    </w:p>
    <w:p w14:paraId="50A172D9" w14:textId="44FD0FED" w:rsidR="00510795" w:rsidRPr="00AB1781" w:rsidRDefault="00510795" w:rsidP="00267F42">
      <w:pPr>
        <w:pStyle w:val="EnglishHangEndNoCoptic"/>
      </w:pPr>
      <w:r w:rsidRPr="00AB1781">
        <w:tab/>
      </w:r>
      <w:r w:rsidR="00680987">
        <w:t>(</w:t>
      </w:r>
      <w:r w:rsidR="00680987" w:rsidRPr="00055722">
        <w:rPr>
          <w:rFonts w:ascii="Tahoma" w:eastAsia="Tahoma" w:hAnsi="Tahoma" w:cs="Tahoma"/>
        </w:rPr>
        <w:t>י</w:t>
      </w:r>
      <w:r w:rsidR="00680987">
        <w:t xml:space="preserve">) </w:t>
      </w:r>
      <w:r w:rsidRPr="00AB1781">
        <w:t xml:space="preserve">He will </w:t>
      </w:r>
      <w:r w:rsidR="001F0BA8">
        <w:t xml:space="preserve">be </w:t>
      </w:r>
      <w:r w:rsidRPr="00AB1781">
        <w:t>ever</w:t>
      </w:r>
      <w:r w:rsidR="001F0BA8">
        <w:t xml:space="preserve"> </w:t>
      </w:r>
      <w:r w:rsidRPr="00AB1781">
        <w:t xml:space="preserve"> mindful of His covenant.</w:t>
      </w:r>
      <w:r w:rsidRPr="00AB1781">
        <w:rPr>
          <w:rStyle w:val="FootnoteReference"/>
        </w:rPr>
        <w:footnoteReference w:id="656"/>
      </w:r>
    </w:p>
    <w:p w14:paraId="5CBFE0CC" w14:textId="3DF0C77B" w:rsidR="00510795" w:rsidRPr="00AB1781" w:rsidRDefault="00510795" w:rsidP="00267F42">
      <w:pPr>
        <w:pStyle w:val="EnglishHangNoCoptic"/>
      </w:pPr>
      <w:r w:rsidRPr="00AB1781">
        <w:t xml:space="preserve">6 </w:t>
      </w:r>
      <w:r w:rsidR="00680987">
        <w:t>(</w:t>
      </w:r>
      <w:r w:rsidR="00680987" w:rsidRPr="00055722">
        <w:rPr>
          <w:rFonts w:ascii="Tahoma" w:eastAsia="Tahoma" w:hAnsi="Tahoma" w:cs="Tahoma"/>
        </w:rPr>
        <w:t>כ</w:t>
      </w:r>
      <w:r w:rsidR="00680987">
        <w:t xml:space="preserve">) </w:t>
      </w:r>
      <w:r w:rsidRPr="00AB1781">
        <w:t xml:space="preserve">He </w:t>
      </w:r>
      <w:r w:rsidR="001F0BA8">
        <w:t>declared</w:t>
      </w:r>
      <w:r w:rsidRPr="00AB1781">
        <w:t xml:space="preserve"> </w:t>
      </w:r>
      <w:r w:rsidR="001F0BA8">
        <w:t>t</w:t>
      </w:r>
      <w:r w:rsidRPr="00AB1781">
        <w:t>he power of His works</w:t>
      </w:r>
      <w:r w:rsidR="001F0BA8">
        <w:t xml:space="preserve"> to His people,</w:t>
      </w:r>
    </w:p>
    <w:p w14:paraId="481FD683" w14:textId="660B9D39" w:rsidR="00510795" w:rsidRPr="00AB1781" w:rsidRDefault="00510795" w:rsidP="00680987">
      <w:pPr>
        <w:pStyle w:val="EnglishHangEndNoCoptic"/>
      </w:pPr>
      <w:r w:rsidRPr="00AB1781">
        <w:tab/>
      </w:r>
      <w:r w:rsidR="00680987">
        <w:t>(</w:t>
      </w:r>
      <w:r w:rsidR="00680987" w:rsidRPr="003B7D97">
        <w:rPr>
          <w:rFonts w:ascii="Tahoma" w:eastAsia="Tahoma" w:hAnsi="Tahoma" w:cs="Tahoma"/>
        </w:rPr>
        <w:t>ל</w:t>
      </w:r>
      <w:r w:rsidR="00680987">
        <w:t>)</w:t>
      </w:r>
      <w:r w:rsidR="001F0BA8">
        <w:t xml:space="preserve"> that He may give</w:t>
      </w:r>
      <w:r w:rsidRPr="00AB1781">
        <w:t xml:space="preserve"> them </w:t>
      </w:r>
      <w:r w:rsidR="001F0BA8">
        <w:t>the inheritance</w:t>
      </w:r>
      <w:r w:rsidRPr="00AB1781">
        <w:t xml:space="preserve"> of the nations.</w:t>
      </w:r>
    </w:p>
    <w:p w14:paraId="087548B8" w14:textId="714AB34A" w:rsidR="00510795" w:rsidRPr="00AB1781" w:rsidRDefault="00510795" w:rsidP="00267F42">
      <w:pPr>
        <w:pStyle w:val="EnglishHangNoCoptic"/>
      </w:pPr>
      <w:r w:rsidRPr="00AB1781">
        <w:t xml:space="preserve">7 </w:t>
      </w:r>
      <w:r w:rsidR="001F0BA8">
        <w:t>(</w:t>
      </w:r>
      <w:r w:rsidR="001F0BA8" w:rsidRPr="003B7D97">
        <w:rPr>
          <w:rFonts w:ascii="Tahoma" w:eastAsia="Tahoma" w:hAnsi="Tahoma" w:cs="Tahoma"/>
        </w:rPr>
        <w:t>מ</w:t>
      </w:r>
      <w:r w:rsidR="001F0BA8">
        <w:t xml:space="preserve">) </w:t>
      </w:r>
      <w:r w:rsidRPr="00AB1781">
        <w:t xml:space="preserve">The works of His hands are truth and </w:t>
      </w:r>
      <w:r w:rsidR="001F0BA8">
        <w:t>judgment</w:t>
      </w:r>
      <w:r w:rsidRPr="00AB1781">
        <w:t>;</w:t>
      </w:r>
    </w:p>
    <w:p w14:paraId="16736841" w14:textId="42497023" w:rsidR="00510795" w:rsidRPr="00267F42" w:rsidRDefault="00510795" w:rsidP="00267F42">
      <w:pPr>
        <w:pStyle w:val="EnglishHangEndNoCoptic"/>
      </w:pPr>
      <w:r w:rsidRPr="00AB1781">
        <w:tab/>
      </w:r>
      <w:r w:rsidR="001F0BA8">
        <w:t>(</w:t>
      </w:r>
      <w:r w:rsidR="001F0BA8" w:rsidRPr="003B7D97">
        <w:rPr>
          <w:rFonts w:ascii="Tahoma" w:eastAsia="Tahoma" w:hAnsi="Tahoma" w:cs="Tahoma"/>
        </w:rPr>
        <w:t>נ</w:t>
      </w:r>
      <w:r w:rsidR="001F0BA8">
        <w:t xml:space="preserve">) </w:t>
      </w:r>
      <w:r w:rsidRPr="00AB1781">
        <w:t xml:space="preserve">all His commandments are </w:t>
      </w:r>
      <w:r w:rsidR="001F0BA8">
        <w:t>faithful,</w:t>
      </w:r>
    </w:p>
    <w:p w14:paraId="64733BEF" w14:textId="14CC7A53" w:rsidR="00510795" w:rsidRPr="00AB1781" w:rsidRDefault="00510795" w:rsidP="00267F42">
      <w:pPr>
        <w:pStyle w:val="EnglishHangNoCoptic"/>
      </w:pPr>
      <w:r w:rsidRPr="00AB1781">
        <w:lastRenderedPageBreak/>
        <w:t xml:space="preserve">8 </w:t>
      </w:r>
      <w:r w:rsidR="001F0BA8">
        <w:t>(</w:t>
      </w:r>
      <w:r w:rsidR="001F0BA8" w:rsidRPr="003B7D97">
        <w:rPr>
          <w:rFonts w:ascii="Tahoma" w:eastAsia="Tahoma" w:hAnsi="Tahoma" w:cs="Tahoma"/>
        </w:rPr>
        <w:t>ס</w:t>
      </w:r>
      <w:r w:rsidR="001F0BA8">
        <w:t>) t</w:t>
      </w:r>
      <w:r w:rsidRPr="00AB1781">
        <w:t xml:space="preserve">hey are </w:t>
      </w:r>
      <w:r w:rsidR="001F0BA8">
        <w:t>established</w:t>
      </w:r>
      <w:r w:rsidRPr="00AB1781">
        <w:t xml:space="preserve"> </w:t>
      </w:r>
      <w:r w:rsidR="001F0BA8">
        <w:t>to the age of ages,</w:t>
      </w:r>
    </w:p>
    <w:p w14:paraId="33CF341D" w14:textId="0C72C069" w:rsidR="00510795" w:rsidRPr="00AB1781" w:rsidRDefault="00510795" w:rsidP="00267F42">
      <w:pPr>
        <w:pStyle w:val="EnglishHangEndNoCoptic"/>
      </w:pPr>
      <w:r w:rsidRPr="00AB1781">
        <w:tab/>
      </w:r>
      <w:r w:rsidR="001F0BA8">
        <w:t>(</w:t>
      </w:r>
      <w:r w:rsidR="001F0BA8" w:rsidRPr="0082523C">
        <w:rPr>
          <w:rFonts w:ascii="Tahoma" w:eastAsia="Tahoma" w:hAnsi="Tahoma" w:cs="Tahoma"/>
        </w:rPr>
        <w:t>ע</w:t>
      </w:r>
      <w:r w:rsidR="001F0BA8">
        <w:t>) [</w:t>
      </w:r>
      <w:r w:rsidRPr="00AB1781">
        <w:t>they are</w:t>
      </w:r>
      <w:r w:rsidR="001F0BA8">
        <w:t>]</w:t>
      </w:r>
      <w:r w:rsidRPr="00AB1781">
        <w:t xml:space="preserve"> made in truth and </w:t>
      </w:r>
      <w:r w:rsidR="001F0BA8">
        <w:t>uprightness</w:t>
      </w:r>
      <w:r w:rsidRPr="00AB1781">
        <w:t>.</w:t>
      </w:r>
    </w:p>
    <w:p w14:paraId="2F0F12C7" w14:textId="38CB1AE5" w:rsidR="00510795" w:rsidRPr="00AB1781" w:rsidRDefault="00510795" w:rsidP="00267F42">
      <w:pPr>
        <w:pStyle w:val="EnglishHangNoCoptic"/>
      </w:pPr>
      <w:r w:rsidRPr="00AB1781">
        <w:t xml:space="preserve">9 </w:t>
      </w:r>
      <w:r w:rsidR="001F0BA8">
        <w:t>(</w:t>
      </w:r>
      <w:r w:rsidR="001F0BA8" w:rsidRPr="0082523C">
        <w:rPr>
          <w:rFonts w:ascii="Tahoma" w:eastAsia="Tahoma" w:hAnsi="Tahoma" w:cs="Tahoma"/>
        </w:rPr>
        <w:t>פ</w:t>
      </w:r>
      <w:r w:rsidR="001F0BA8">
        <w:t xml:space="preserve">) </w:t>
      </w:r>
      <w:r w:rsidRPr="00AB1781">
        <w:t>He sent redemption to His people;</w:t>
      </w:r>
    </w:p>
    <w:p w14:paraId="705038C0" w14:textId="282D0AFD" w:rsidR="00510795" w:rsidRPr="00AB1781" w:rsidRDefault="00510795" w:rsidP="00267F42">
      <w:pPr>
        <w:pStyle w:val="EnglishHangNoCoptic"/>
      </w:pPr>
      <w:r w:rsidRPr="00AB1781">
        <w:tab/>
      </w:r>
      <w:r w:rsidR="001F0BA8">
        <w:t>(</w:t>
      </w:r>
      <w:r w:rsidR="001F0BA8" w:rsidRPr="0082523C">
        <w:rPr>
          <w:rFonts w:ascii="Tahoma" w:eastAsia="Tahoma" w:hAnsi="Tahoma" w:cs="Tahoma"/>
        </w:rPr>
        <w:t>צ</w:t>
      </w:r>
      <w:r w:rsidR="001F0BA8">
        <w:t xml:space="preserve">) </w:t>
      </w:r>
      <w:r w:rsidRPr="00AB1781">
        <w:t>He comman</w:t>
      </w:r>
      <w:r w:rsidR="001F0BA8">
        <w:t xml:space="preserve">ded His covenant </w:t>
      </w:r>
      <w:r w:rsidR="00A8396B">
        <w:t>forever</w:t>
      </w:r>
      <w:r w:rsidR="001F0BA8">
        <w:t>.</w:t>
      </w:r>
    </w:p>
    <w:p w14:paraId="509E237F" w14:textId="2F9D1166" w:rsidR="00510795" w:rsidRPr="00AB1781" w:rsidRDefault="00510795" w:rsidP="00267F42">
      <w:pPr>
        <w:pStyle w:val="EnglishHangEndNoCoptic"/>
      </w:pPr>
      <w:r w:rsidRPr="00AB1781">
        <w:tab/>
      </w:r>
      <w:r w:rsidR="001F0BA8">
        <w:t>(</w:t>
      </w:r>
      <w:r w:rsidR="001F0BA8" w:rsidRPr="0082523C">
        <w:rPr>
          <w:rFonts w:ascii="Tahoma" w:eastAsia="Tahoma" w:hAnsi="Tahoma" w:cs="Tahoma"/>
        </w:rPr>
        <w:t>ק</w:t>
      </w:r>
      <w:r w:rsidR="001F0BA8">
        <w:t>) His Name is h</w:t>
      </w:r>
      <w:r w:rsidRPr="00AB1781">
        <w:t xml:space="preserve">oly and </w:t>
      </w:r>
      <w:r w:rsidR="001F0BA8">
        <w:t>fearful</w:t>
      </w:r>
      <w:r w:rsidR="001F0BA8">
        <w:rPr>
          <w:rStyle w:val="FootnoteReference"/>
        </w:rPr>
        <w:footnoteReference w:id="657"/>
      </w:r>
      <w:r w:rsidRPr="00AB1781">
        <w:t>.</w:t>
      </w:r>
    </w:p>
    <w:p w14:paraId="5DC4A1D1" w14:textId="32D62973" w:rsidR="00510795" w:rsidRPr="00AB1781" w:rsidRDefault="00510795" w:rsidP="00267F42">
      <w:pPr>
        <w:pStyle w:val="EnglishHangNoCoptic"/>
      </w:pPr>
      <w:r w:rsidRPr="00AB1781">
        <w:t xml:space="preserve">10 </w:t>
      </w:r>
      <w:r w:rsidR="001F0BA8">
        <w:t>(</w:t>
      </w:r>
      <w:r w:rsidR="001F0BA8" w:rsidRPr="0082523C">
        <w:rPr>
          <w:rFonts w:ascii="Tahoma" w:eastAsia="Tahoma" w:hAnsi="Tahoma" w:cs="Tahoma"/>
        </w:rPr>
        <w:t>ר</w:t>
      </w:r>
      <w:r w:rsidR="001F0BA8">
        <w:t xml:space="preserve">) </w:t>
      </w:r>
      <w:r w:rsidRPr="00AB1781">
        <w:t>The fear of the Lord is the beginning</w:t>
      </w:r>
      <w:r w:rsidRPr="00AB1781">
        <w:rPr>
          <w:rStyle w:val="FootnoteReference"/>
        </w:rPr>
        <w:footnoteReference w:id="658"/>
      </w:r>
      <w:r w:rsidR="001F0BA8">
        <w:t xml:space="preserve"> of wisdom;</w:t>
      </w:r>
    </w:p>
    <w:p w14:paraId="5B80B13B" w14:textId="13E75921" w:rsidR="00510795" w:rsidRPr="00AB1781" w:rsidRDefault="00510795" w:rsidP="00267F42">
      <w:pPr>
        <w:pStyle w:val="EnglishHangNoCoptic"/>
      </w:pPr>
      <w:r w:rsidRPr="00AB1781">
        <w:tab/>
      </w:r>
      <w:r w:rsidR="001F0BA8">
        <w:t>(</w:t>
      </w:r>
      <w:r w:rsidR="001F0BA8" w:rsidRPr="0082523C">
        <w:rPr>
          <w:rFonts w:ascii="Tahoma" w:eastAsia="Tahoma" w:hAnsi="Tahoma" w:cs="Tahoma"/>
        </w:rPr>
        <w:t>ש</w:t>
      </w:r>
      <w:r w:rsidR="001F0BA8">
        <w:t xml:space="preserve">) </w:t>
      </w:r>
      <w:r w:rsidRPr="00AB1781">
        <w:t xml:space="preserve">all who </w:t>
      </w:r>
      <w:r w:rsidR="001F0BA8">
        <w:t>practice it</w:t>
      </w:r>
      <w:r w:rsidRPr="00AB1781">
        <w:t xml:space="preserve"> have a good understanding.</w:t>
      </w:r>
      <w:r w:rsidRPr="00AB1781">
        <w:rPr>
          <w:rStyle w:val="FootnoteReference"/>
        </w:rPr>
        <w:footnoteReference w:id="659"/>
      </w:r>
    </w:p>
    <w:p w14:paraId="731C0A42" w14:textId="3D39E136" w:rsidR="00510795" w:rsidRDefault="00510795" w:rsidP="00267F42">
      <w:pPr>
        <w:pStyle w:val="EnglishHangEndNoCoptic"/>
      </w:pPr>
      <w:r w:rsidRPr="00AB1781">
        <w:tab/>
      </w:r>
      <w:r w:rsidR="001F0BA8">
        <w:t>(</w:t>
      </w:r>
      <w:r w:rsidR="001F0BA8" w:rsidRPr="0082523C">
        <w:rPr>
          <w:rFonts w:ascii="Tahoma" w:eastAsia="Tahoma" w:hAnsi="Tahoma" w:cs="Tahoma"/>
        </w:rPr>
        <w:t>ת</w:t>
      </w:r>
      <w:r w:rsidR="001F0BA8">
        <w:t xml:space="preserve">) </w:t>
      </w:r>
      <w:r w:rsidRPr="00AB1781">
        <w:t xml:space="preserve">His praise </w:t>
      </w:r>
      <w:r w:rsidR="001F0BA8">
        <w:t>endures</w:t>
      </w:r>
      <w:r w:rsidRPr="00AB1781">
        <w:t xml:space="preserve"> </w:t>
      </w:r>
      <w:r w:rsidR="001F0BA8">
        <w:t>unto ages of ages</w:t>
      </w:r>
      <w:r w:rsidRPr="00AB1781">
        <w:t>.</w:t>
      </w:r>
    </w:p>
    <w:p w14:paraId="708198E0" w14:textId="4AA8514D" w:rsidR="00B35B25" w:rsidRPr="00267F42"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_Ref412111806 \h </w:instrText>
      </w:r>
      <w:r>
        <w:fldChar w:fldCharType="separate"/>
      </w:r>
      <w:r w:rsidR="000C7DE2">
        <w:t>Psalm</w:t>
      </w:r>
      <w:r w:rsidR="000C7DE2" w:rsidRPr="00AB1781">
        <w:t xml:space="preserve"> 111</w:t>
      </w:r>
      <w:r w:rsidR="000C7DE2">
        <w:t>: “Blessed is the man who fears the Lord”</w:t>
      </w:r>
      <w:r>
        <w:fldChar w:fldCharType="end"/>
      </w:r>
      <w:r>
        <w:t xml:space="preserve">, page </w:t>
      </w:r>
      <w:r>
        <w:fldChar w:fldCharType="begin"/>
      </w:r>
      <w:r>
        <w:instrText xml:space="preserve"> PAGEREF _Ref412111806 \h </w:instrText>
      </w:r>
      <w:r>
        <w:fldChar w:fldCharType="separate"/>
      </w:r>
      <w:r w:rsidR="000C7DE2">
        <w:rPr>
          <w:noProof/>
        </w:rPr>
        <w:t>262</w:t>
      </w:r>
      <w:r>
        <w:fldChar w:fldCharType="end"/>
      </w:r>
      <w:r>
        <w:t>.</w:t>
      </w:r>
    </w:p>
    <w:p w14:paraId="15C2806A" w14:textId="7A8D6D1E" w:rsidR="00510795" w:rsidRPr="00267F42" w:rsidRDefault="00267F42" w:rsidP="00BF0205">
      <w:pPr>
        <w:pStyle w:val="Heading4"/>
      </w:pPr>
      <w:bookmarkStart w:id="293" w:name="_Ref412111806"/>
      <w:r>
        <w:t>Psalm</w:t>
      </w:r>
      <w:r w:rsidR="00510795" w:rsidRPr="00AB1781">
        <w:t xml:space="preserve"> 111</w:t>
      </w:r>
      <w:r>
        <w:t xml:space="preserve">: </w:t>
      </w:r>
      <w:r w:rsidR="00E67F94">
        <w:t>“</w:t>
      </w:r>
      <w:r>
        <w:t>Blessed is the man who fears the Lor</w:t>
      </w:r>
      <w:r w:rsidR="00E67F94">
        <w:t>d”</w:t>
      </w:r>
      <w:bookmarkEnd w:id="293"/>
    </w:p>
    <w:p w14:paraId="61C50E7D"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Good and Righteous Man is a Light in a dark World</w:t>
      </w:r>
    </w:p>
    <w:p w14:paraId="5FC9C326"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is not Afraid of Bad Tidings</w:t>
      </w:r>
    </w:p>
    <w:p w14:paraId="5A507EAA" w14:textId="0B4C4B8F"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D18353E" w14:textId="77777777" w:rsidR="00510795" w:rsidRPr="00AB1781" w:rsidRDefault="00510795" w:rsidP="00267F42">
      <w:pPr>
        <w:pStyle w:val="Rubric"/>
      </w:pPr>
      <w:r w:rsidRPr="00AB1781">
        <w:t>1 (Alleluia)</w:t>
      </w:r>
    </w:p>
    <w:p w14:paraId="04BF8489" w14:textId="5FC86566" w:rsidR="00510795" w:rsidRPr="00AB1781" w:rsidRDefault="0071249B" w:rsidP="00267F42">
      <w:pPr>
        <w:pStyle w:val="EnglishHangNoCoptic"/>
      </w:pPr>
      <w:r>
        <w:t>(</w:t>
      </w:r>
      <w:r w:rsidRPr="0055185C">
        <w:rPr>
          <w:rFonts w:ascii="Tahoma" w:eastAsia="Tahoma" w:hAnsi="Tahoma" w:cs="Tahoma"/>
        </w:rPr>
        <w:t>א</w:t>
      </w:r>
      <w:r>
        <w:rPr>
          <w:rFonts w:ascii="Tahoma" w:eastAsia="Tahoma" w:hAnsi="Tahoma" w:cs="Tahoma"/>
        </w:rPr>
        <w:t xml:space="preserve">) </w:t>
      </w:r>
      <w:r w:rsidR="00510795" w:rsidRPr="00AB1781">
        <w:t>Blesse</w:t>
      </w:r>
      <w:r w:rsidR="009717D4">
        <w:t>d is the man who fears the Lord;</w:t>
      </w:r>
    </w:p>
    <w:p w14:paraId="424C3CA8" w14:textId="4545294E" w:rsidR="00510795" w:rsidRPr="00AB1781" w:rsidRDefault="00510795" w:rsidP="00267F42">
      <w:pPr>
        <w:pStyle w:val="EnglishHangEndNoCoptic"/>
      </w:pPr>
      <w:r w:rsidRPr="00AB1781">
        <w:tab/>
      </w:r>
      <w:r w:rsidR="0071249B">
        <w:t>(</w:t>
      </w:r>
      <w:r w:rsidR="0071249B" w:rsidRPr="0055185C">
        <w:rPr>
          <w:rFonts w:ascii="Tahoma" w:eastAsia="Tahoma" w:hAnsi="Tahoma" w:cs="Tahoma"/>
        </w:rPr>
        <w:t>ב</w:t>
      </w:r>
      <w:r w:rsidR="0071249B">
        <w:t xml:space="preserve">) </w:t>
      </w:r>
      <w:r w:rsidR="009717D4">
        <w:t>he will</w:t>
      </w:r>
      <w:r w:rsidRPr="00AB1781">
        <w:t xml:space="preserve"> great</w:t>
      </w:r>
      <w:r w:rsidR="009717D4">
        <w:t>ly</w:t>
      </w:r>
      <w:r w:rsidRPr="00AB1781">
        <w:t xml:space="preserve"> delight in His commandments.</w:t>
      </w:r>
    </w:p>
    <w:p w14:paraId="01BFDE6A" w14:textId="69D6ED33" w:rsidR="00510795" w:rsidRPr="00AB1781" w:rsidRDefault="00510795" w:rsidP="00267F42">
      <w:pPr>
        <w:pStyle w:val="EnglishHangNoCoptic"/>
      </w:pPr>
      <w:r w:rsidRPr="00AB1781">
        <w:t xml:space="preserve">2 </w:t>
      </w:r>
      <w:r w:rsidR="0071249B">
        <w:t>(</w:t>
      </w:r>
      <w:r w:rsidR="0071249B" w:rsidRPr="0055185C">
        <w:rPr>
          <w:rFonts w:ascii="Tahoma" w:eastAsia="Tahoma" w:hAnsi="Tahoma" w:cs="Tahoma"/>
        </w:rPr>
        <w:t>ג</w:t>
      </w:r>
      <w:r w:rsidR="0071249B">
        <w:t xml:space="preserve">) </w:t>
      </w:r>
      <w:r w:rsidRPr="00AB1781">
        <w:t xml:space="preserve">His </w:t>
      </w:r>
      <w:r w:rsidR="009717D4">
        <w:t>seed</w:t>
      </w:r>
      <w:r w:rsidRPr="00AB1781">
        <w:t xml:space="preserve"> will be </w:t>
      </w:r>
      <w:r w:rsidR="009717D4">
        <w:t>mighty</w:t>
      </w:r>
      <w:r w:rsidRPr="00AB1781">
        <w:t xml:space="preserve"> on earth;</w:t>
      </w:r>
    </w:p>
    <w:p w14:paraId="38C432C5" w14:textId="305AB8DC" w:rsidR="00510795" w:rsidRPr="00AB1781" w:rsidRDefault="00510795" w:rsidP="00267F42">
      <w:pPr>
        <w:pStyle w:val="EnglishHangEndNoCoptic"/>
      </w:pPr>
      <w:r w:rsidRPr="00AB1781">
        <w:tab/>
      </w:r>
      <w:r w:rsidR="0071249B">
        <w:t>(</w:t>
      </w:r>
      <w:r w:rsidR="0071249B" w:rsidRPr="005A5E13">
        <w:rPr>
          <w:rFonts w:ascii="Tahoma" w:eastAsia="Tahoma" w:hAnsi="Tahoma" w:cs="Tahoma"/>
        </w:rPr>
        <w:t>ד</w:t>
      </w:r>
      <w:r w:rsidR="0071249B">
        <w:t xml:space="preserve">) </w:t>
      </w:r>
      <w:r w:rsidRPr="00AB1781">
        <w:t xml:space="preserve">the </w:t>
      </w:r>
      <w:r w:rsidR="009717D4">
        <w:t>generation</w:t>
      </w:r>
      <w:r w:rsidRPr="00AB1781">
        <w:t xml:space="preserve"> of the </w:t>
      </w:r>
      <w:r w:rsidR="009717D4">
        <w:t xml:space="preserve">upright will be </w:t>
      </w:r>
      <w:r w:rsidRPr="00AB1781">
        <w:t>blessed.</w:t>
      </w:r>
    </w:p>
    <w:p w14:paraId="59DC7420" w14:textId="53B51C94" w:rsidR="00510795" w:rsidRPr="00AB1781" w:rsidRDefault="00510795" w:rsidP="00267F42">
      <w:pPr>
        <w:pStyle w:val="EnglishHangNoCoptic"/>
      </w:pPr>
      <w:r w:rsidRPr="00AB1781">
        <w:t xml:space="preserve">3 </w:t>
      </w:r>
      <w:r w:rsidR="0071249B">
        <w:t>(</w:t>
      </w:r>
      <w:r w:rsidR="0071249B" w:rsidRPr="005A5E13">
        <w:rPr>
          <w:rFonts w:ascii="Tahoma" w:eastAsia="Tahoma" w:hAnsi="Tahoma" w:cs="Tahoma"/>
        </w:rPr>
        <w:t>ה</w:t>
      </w:r>
      <w:r w:rsidR="0071249B">
        <w:t xml:space="preserve">) </w:t>
      </w:r>
      <w:r w:rsidRPr="00AB1781">
        <w:t xml:space="preserve">Glory and riches </w:t>
      </w:r>
      <w:r w:rsidR="009717D4">
        <w:t>will be</w:t>
      </w:r>
      <w:r w:rsidRPr="00AB1781">
        <w:t xml:space="preserve"> in his house,</w:t>
      </w:r>
    </w:p>
    <w:p w14:paraId="795FE82E" w14:textId="56748296" w:rsidR="00510795" w:rsidRPr="00AB1781" w:rsidRDefault="00510795" w:rsidP="00267F42">
      <w:pPr>
        <w:pStyle w:val="EnglishHangEndNoCoptic"/>
      </w:pPr>
      <w:r w:rsidRPr="00AB1781">
        <w:tab/>
      </w:r>
      <w:r w:rsidR="0071249B">
        <w:t>(</w:t>
      </w:r>
      <w:r w:rsidR="0071249B" w:rsidRPr="005A5E13">
        <w:rPr>
          <w:rFonts w:ascii="Tahoma" w:eastAsia="Tahoma" w:hAnsi="Tahoma" w:cs="Tahoma"/>
        </w:rPr>
        <w:t>ו</w:t>
      </w:r>
      <w:r w:rsidR="0071249B">
        <w:t xml:space="preserve">) </w:t>
      </w:r>
      <w:r w:rsidRPr="00AB1781">
        <w:t xml:space="preserve">and his righteousness endures </w:t>
      </w:r>
      <w:r w:rsidR="009717D4">
        <w:t>unto ages of ages</w:t>
      </w:r>
      <w:r w:rsidR="009717D4">
        <w:rPr>
          <w:rStyle w:val="FootnoteReference"/>
        </w:rPr>
        <w:footnoteReference w:id="660"/>
      </w:r>
      <w:r w:rsidRPr="00AB1781">
        <w:t>.</w:t>
      </w:r>
    </w:p>
    <w:p w14:paraId="6F5B36E0" w14:textId="05E5A994" w:rsidR="00510795" w:rsidRPr="00AB1781" w:rsidRDefault="00510795" w:rsidP="00267F42">
      <w:pPr>
        <w:pStyle w:val="EnglishHangNoCoptic"/>
      </w:pPr>
      <w:r w:rsidRPr="00AB1781">
        <w:t xml:space="preserve">4 </w:t>
      </w:r>
      <w:r w:rsidR="0071249B">
        <w:t>(</w:t>
      </w:r>
      <w:r w:rsidR="0071249B" w:rsidRPr="005A5E13">
        <w:rPr>
          <w:rFonts w:ascii="Tahoma" w:eastAsia="Tahoma" w:hAnsi="Tahoma" w:cs="Tahoma"/>
        </w:rPr>
        <w:t>ז</w:t>
      </w:r>
      <w:r w:rsidR="0071249B">
        <w:t xml:space="preserve">) </w:t>
      </w:r>
      <w:r w:rsidR="009717D4">
        <w:t>A light has risen</w:t>
      </w:r>
      <w:r w:rsidR="009717D4">
        <w:rPr>
          <w:rStyle w:val="FootnoteReference"/>
        </w:rPr>
        <w:footnoteReference w:id="661"/>
      </w:r>
      <w:r w:rsidR="00081087">
        <w:t xml:space="preserve"> in the dark for the upright,</w:t>
      </w:r>
    </w:p>
    <w:p w14:paraId="19552D7B" w14:textId="5CB8B77E" w:rsidR="00510795" w:rsidRPr="00AB1781" w:rsidRDefault="00510795" w:rsidP="00267F42">
      <w:pPr>
        <w:pStyle w:val="EnglishHangEndNoCoptic"/>
      </w:pPr>
      <w:r w:rsidRPr="00AB1781">
        <w:tab/>
      </w:r>
      <w:r w:rsidR="0071249B">
        <w:t>(</w:t>
      </w:r>
      <w:r w:rsidR="0071249B" w:rsidRPr="005A5E13">
        <w:rPr>
          <w:rFonts w:ascii="Tahoma" w:eastAsia="Tahoma" w:hAnsi="Tahoma" w:cs="Tahoma"/>
        </w:rPr>
        <w:t>ח</w:t>
      </w:r>
      <w:r w:rsidR="0071249B">
        <w:t xml:space="preserve">) </w:t>
      </w:r>
      <w:r w:rsidR="00081087">
        <w:t xml:space="preserve">for He is </w:t>
      </w:r>
      <w:r w:rsidRPr="00AB1781">
        <w:t>merciful, compassionate and just.</w:t>
      </w:r>
    </w:p>
    <w:p w14:paraId="73BE9621" w14:textId="2268D65F" w:rsidR="00510795" w:rsidRPr="00AB1781" w:rsidRDefault="00510795" w:rsidP="00267F42">
      <w:pPr>
        <w:pStyle w:val="EnglishHangNoCoptic"/>
      </w:pPr>
      <w:r w:rsidRPr="00AB1781">
        <w:t xml:space="preserve">5 </w:t>
      </w:r>
      <w:r w:rsidR="0071249B">
        <w:t>(</w:t>
      </w:r>
      <w:r w:rsidR="0071249B" w:rsidRPr="00055722">
        <w:rPr>
          <w:rFonts w:ascii="Tahoma" w:eastAsia="Tahoma" w:hAnsi="Tahoma" w:cs="Tahoma"/>
        </w:rPr>
        <w:t>ט</w:t>
      </w:r>
      <w:r w:rsidR="0071249B">
        <w:t xml:space="preserve">) </w:t>
      </w:r>
      <w:r w:rsidRPr="00AB1781">
        <w:t>A good man shows compassion and lends;</w:t>
      </w:r>
    </w:p>
    <w:p w14:paraId="71927702" w14:textId="624B6289" w:rsidR="00510795" w:rsidRPr="00AB1781" w:rsidRDefault="00510795" w:rsidP="00267F42">
      <w:pPr>
        <w:pStyle w:val="EnglishHangEndNoCoptic"/>
      </w:pPr>
      <w:r w:rsidRPr="00AB1781">
        <w:tab/>
      </w:r>
      <w:r w:rsidR="0071249B">
        <w:t>(</w:t>
      </w:r>
      <w:r w:rsidR="0071249B" w:rsidRPr="00055722">
        <w:rPr>
          <w:rFonts w:ascii="Tahoma" w:eastAsia="Tahoma" w:hAnsi="Tahoma" w:cs="Tahoma"/>
        </w:rPr>
        <w:t>י</w:t>
      </w:r>
      <w:r w:rsidR="0071249B">
        <w:t xml:space="preserve">) </w:t>
      </w:r>
      <w:r w:rsidRPr="00AB1781">
        <w:t xml:space="preserve">he </w:t>
      </w:r>
      <w:r w:rsidR="00081087">
        <w:t>will order his words</w:t>
      </w:r>
      <w:r w:rsidRPr="00AB1781">
        <w:t xml:space="preserve"> with </w:t>
      </w:r>
      <w:r w:rsidR="00081087">
        <w:t>discretion</w:t>
      </w:r>
      <w:r w:rsidRPr="00AB1781">
        <w:t>.</w:t>
      </w:r>
    </w:p>
    <w:p w14:paraId="1AEC6DDB" w14:textId="70A3226A" w:rsidR="00510795" w:rsidRPr="00AB1781" w:rsidRDefault="00510795" w:rsidP="00267F42">
      <w:pPr>
        <w:pStyle w:val="EnglishHangNoCoptic"/>
      </w:pPr>
      <w:r w:rsidRPr="00AB1781">
        <w:t xml:space="preserve">6 </w:t>
      </w:r>
      <w:r w:rsidR="0071249B">
        <w:t>(</w:t>
      </w:r>
      <w:r w:rsidR="0071249B" w:rsidRPr="00055722">
        <w:rPr>
          <w:rFonts w:ascii="Tahoma" w:eastAsia="Tahoma" w:hAnsi="Tahoma" w:cs="Tahoma"/>
        </w:rPr>
        <w:t>כ</w:t>
      </w:r>
      <w:r w:rsidR="0071249B">
        <w:t xml:space="preserve">) </w:t>
      </w:r>
      <w:r w:rsidR="00081087">
        <w:t>Because he will never be shaken,</w:t>
      </w:r>
    </w:p>
    <w:p w14:paraId="7B3F3436" w14:textId="5D5DDBFE" w:rsidR="00510795" w:rsidRPr="00AB1781" w:rsidRDefault="00510795" w:rsidP="00267F42">
      <w:pPr>
        <w:pStyle w:val="EnglishHangEndNoCoptic"/>
      </w:pPr>
      <w:r w:rsidRPr="00AB1781">
        <w:tab/>
      </w:r>
      <w:r w:rsidR="0071249B">
        <w:t>(</w:t>
      </w:r>
      <w:r w:rsidR="0071249B" w:rsidRPr="003B7D97">
        <w:rPr>
          <w:rFonts w:ascii="Tahoma" w:eastAsia="Tahoma" w:hAnsi="Tahoma" w:cs="Tahoma"/>
        </w:rPr>
        <w:t>ל</w:t>
      </w:r>
      <w:r w:rsidR="0071249B">
        <w:t xml:space="preserve">) </w:t>
      </w:r>
      <w:r w:rsidR="00D01133">
        <w:t>a</w:t>
      </w:r>
      <w:r w:rsidRPr="00AB1781">
        <w:t xml:space="preserve"> righteous </w:t>
      </w:r>
      <w:r w:rsidR="00D01133">
        <w:t xml:space="preserve">person </w:t>
      </w:r>
      <w:r w:rsidRPr="00AB1781">
        <w:t xml:space="preserve">will </w:t>
      </w:r>
      <w:r w:rsidR="00081087">
        <w:t>be</w:t>
      </w:r>
      <w:r w:rsidRPr="00AB1781">
        <w:t xml:space="preserve"> in </w:t>
      </w:r>
      <w:r w:rsidR="00081087">
        <w:t>everlasting</w:t>
      </w:r>
      <w:r w:rsidRPr="00AB1781">
        <w:t xml:space="preserve"> remembrance.</w:t>
      </w:r>
    </w:p>
    <w:p w14:paraId="42C2EAA9" w14:textId="27EB42D4" w:rsidR="00510795" w:rsidRPr="00AB1781" w:rsidRDefault="00510795" w:rsidP="00267F42">
      <w:pPr>
        <w:pStyle w:val="EnglishHangNoCoptic"/>
      </w:pPr>
      <w:r w:rsidRPr="00AB1781">
        <w:lastRenderedPageBreak/>
        <w:t>7</w:t>
      </w:r>
      <w:r w:rsidR="0071249B">
        <w:t xml:space="preserve"> (</w:t>
      </w:r>
      <w:r w:rsidR="0071249B" w:rsidRPr="003B7D97">
        <w:rPr>
          <w:rFonts w:ascii="Tahoma" w:eastAsia="Tahoma" w:hAnsi="Tahoma" w:cs="Tahoma"/>
        </w:rPr>
        <w:t>מ</w:t>
      </w:r>
      <w:r w:rsidR="0071249B">
        <w:t>)</w:t>
      </w:r>
      <w:r w:rsidRPr="00AB1781">
        <w:t xml:space="preserve"> He </w:t>
      </w:r>
      <w:r w:rsidR="00081087">
        <w:t>will</w:t>
      </w:r>
      <w:r w:rsidRPr="00AB1781">
        <w:t xml:space="preserve"> not </w:t>
      </w:r>
      <w:r w:rsidR="00081087">
        <w:t>be afraid of evil</w:t>
      </w:r>
      <w:r w:rsidRPr="00AB1781">
        <w:t xml:space="preserve"> tidings;</w:t>
      </w:r>
    </w:p>
    <w:p w14:paraId="4AB136BA" w14:textId="5383A8C3" w:rsidR="00510795" w:rsidRPr="00AB1781" w:rsidRDefault="00510795" w:rsidP="00267F42">
      <w:pPr>
        <w:pStyle w:val="EnglishHangEndNoCoptic"/>
      </w:pPr>
      <w:r w:rsidRPr="00AB1781">
        <w:tab/>
      </w:r>
      <w:r w:rsidR="0071249B">
        <w:t>(</w:t>
      </w:r>
      <w:r w:rsidR="0071249B" w:rsidRPr="003B7D97">
        <w:rPr>
          <w:rFonts w:ascii="Tahoma" w:eastAsia="Tahoma" w:hAnsi="Tahoma" w:cs="Tahoma"/>
        </w:rPr>
        <w:t>נ</w:t>
      </w:r>
      <w:r w:rsidR="0071249B">
        <w:t xml:space="preserve">) </w:t>
      </w:r>
      <w:r w:rsidR="00081087">
        <w:t>his heart is prepared to hope</w:t>
      </w:r>
      <w:r w:rsidRPr="00AB1781">
        <w:t xml:space="preserve"> in the Lord.</w:t>
      </w:r>
    </w:p>
    <w:p w14:paraId="0B8D558A" w14:textId="24D14193" w:rsidR="00510795" w:rsidRPr="00AB1781" w:rsidRDefault="00510795" w:rsidP="00267F42">
      <w:pPr>
        <w:pStyle w:val="EnglishHangNoCoptic"/>
      </w:pPr>
      <w:r w:rsidRPr="00AB1781">
        <w:t xml:space="preserve">8 </w:t>
      </w:r>
      <w:r w:rsidR="0071249B">
        <w:t>(</w:t>
      </w:r>
      <w:r w:rsidR="0071249B" w:rsidRPr="003B7D97">
        <w:rPr>
          <w:rFonts w:ascii="Tahoma" w:eastAsia="Tahoma" w:hAnsi="Tahoma" w:cs="Tahoma"/>
        </w:rPr>
        <w:t>ס</w:t>
      </w:r>
      <w:r w:rsidR="0071249B">
        <w:t xml:space="preserve">) </w:t>
      </w:r>
      <w:r w:rsidRPr="00AB1781">
        <w:t xml:space="preserve">His heart is firm, he will </w:t>
      </w:r>
      <w:r w:rsidR="00081087">
        <w:t>never be afraid</w:t>
      </w:r>
    </w:p>
    <w:p w14:paraId="48174C0D" w14:textId="2FFB1E2A" w:rsidR="00510795" w:rsidRPr="00AB1781" w:rsidRDefault="00510795" w:rsidP="00267F42">
      <w:pPr>
        <w:pStyle w:val="EnglishHangEndNoCoptic"/>
      </w:pPr>
      <w:r w:rsidRPr="00AB1781">
        <w:tab/>
      </w:r>
      <w:r w:rsidR="0071249B">
        <w:t>(</w:t>
      </w:r>
      <w:r w:rsidR="0071249B" w:rsidRPr="0082523C">
        <w:rPr>
          <w:rFonts w:ascii="Tahoma" w:eastAsia="Tahoma" w:hAnsi="Tahoma" w:cs="Tahoma"/>
        </w:rPr>
        <w:t>ע</w:t>
      </w:r>
      <w:r w:rsidR="0071249B">
        <w:t xml:space="preserve">) </w:t>
      </w:r>
      <w:r w:rsidR="00081087">
        <w:t>until he looks upon</w:t>
      </w:r>
      <w:r w:rsidRPr="00AB1781">
        <w:t xml:space="preserve"> </w:t>
      </w:r>
      <w:r w:rsidR="00081087">
        <w:t>[</w:t>
      </w:r>
      <w:r w:rsidRPr="00AB1781">
        <w:t>the fall of</w:t>
      </w:r>
      <w:r w:rsidR="00081087">
        <w:t>]</w:t>
      </w:r>
      <w:r w:rsidRPr="00AB1781">
        <w:t xml:space="preserve"> his enemies.</w:t>
      </w:r>
    </w:p>
    <w:p w14:paraId="40CD5C0D" w14:textId="1CDC9FEF" w:rsidR="00510795" w:rsidRPr="00AB1781" w:rsidRDefault="00510795" w:rsidP="00267F42">
      <w:pPr>
        <w:pStyle w:val="EnglishHangNoCoptic"/>
      </w:pPr>
      <w:r w:rsidRPr="00AB1781">
        <w:t xml:space="preserve">9 </w:t>
      </w:r>
      <w:r w:rsidR="0071249B">
        <w:t>(</w:t>
      </w:r>
      <w:r w:rsidR="0071249B" w:rsidRPr="0082523C">
        <w:rPr>
          <w:rFonts w:ascii="Tahoma" w:eastAsia="Tahoma" w:hAnsi="Tahoma" w:cs="Tahoma"/>
        </w:rPr>
        <w:t>פ</w:t>
      </w:r>
      <w:r w:rsidR="0071249B">
        <w:t xml:space="preserve">) </w:t>
      </w:r>
      <w:r w:rsidR="00081087">
        <w:t>He distributed</w:t>
      </w:r>
      <w:r w:rsidR="00081087">
        <w:rPr>
          <w:rStyle w:val="FootnoteReference"/>
        </w:rPr>
        <w:footnoteReference w:id="662"/>
      </w:r>
      <w:r w:rsidR="00081087">
        <w:t>, he ga</w:t>
      </w:r>
      <w:r w:rsidRPr="00AB1781">
        <w:t>ve to the poor;</w:t>
      </w:r>
    </w:p>
    <w:p w14:paraId="21512395" w14:textId="56E5F53F" w:rsidR="00510795" w:rsidRPr="00AB1781" w:rsidRDefault="00510795" w:rsidP="00267F42">
      <w:pPr>
        <w:pStyle w:val="EnglishHangNoCoptic"/>
      </w:pPr>
      <w:r w:rsidRPr="00AB1781">
        <w:tab/>
      </w:r>
      <w:r w:rsidR="0071249B">
        <w:t>(</w:t>
      </w:r>
      <w:r w:rsidR="0071249B" w:rsidRPr="0082523C">
        <w:rPr>
          <w:rFonts w:ascii="Tahoma" w:eastAsia="Tahoma" w:hAnsi="Tahoma" w:cs="Tahoma"/>
        </w:rPr>
        <w:t>צ</w:t>
      </w:r>
      <w:r w:rsidR="0071249B">
        <w:t xml:space="preserve">) </w:t>
      </w:r>
      <w:r w:rsidRPr="00AB1781">
        <w:t xml:space="preserve">his </w:t>
      </w:r>
      <w:r w:rsidR="00081087">
        <w:t>righteousness</w:t>
      </w:r>
      <w:r w:rsidR="00081087" w:rsidRPr="00AB1781">
        <w:t xml:space="preserve"> </w:t>
      </w:r>
      <w:r w:rsidRPr="00AB1781">
        <w:t xml:space="preserve">continues </w:t>
      </w:r>
      <w:r w:rsidR="00081087">
        <w:t>unto ages of ages</w:t>
      </w:r>
      <w:r w:rsidR="00081087">
        <w:rPr>
          <w:rStyle w:val="FootnoteReference"/>
        </w:rPr>
        <w:footnoteReference w:id="663"/>
      </w:r>
      <w:r w:rsidR="00081087">
        <w:t>;</w:t>
      </w:r>
    </w:p>
    <w:p w14:paraId="40CEE232" w14:textId="5D7120BB" w:rsidR="00510795" w:rsidRPr="00AB1781" w:rsidRDefault="00510795" w:rsidP="00267F42">
      <w:pPr>
        <w:pStyle w:val="EnglishHangEndNoCoptic"/>
      </w:pPr>
      <w:r w:rsidRPr="00AB1781">
        <w:tab/>
      </w:r>
      <w:r w:rsidR="0071249B">
        <w:t>(</w:t>
      </w:r>
      <w:r w:rsidR="0071249B" w:rsidRPr="0082523C">
        <w:rPr>
          <w:rFonts w:ascii="Tahoma" w:eastAsia="Tahoma" w:hAnsi="Tahoma" w:cs="Tahoma"/>
        </w:rPr>
        <w:t>ק</w:t>
      </w:r>
      <w:r w:rsidR="0071249B">
        <w:t xml:space="preserve">) </w:t>
      </w:r>
      <w:r w:rsidR="00081087">
        <w:t>his</w:t>
      </w:r>
      <w:r w:rsidRPr="00AB1781">
        <w:t xml:space="preserve"> </w:t>
      </w:r>
      <w:r w:rsidR="00081087">
        <w:t>horn will be</w:t>
      </w:r>
      <w:r w:rsidRPr="00AB1781">
        <w:t xml:space="preserve"> </w:t>
      </w:r>
      <w:r w:rsidR="00081087">
        <w:t>exalted</w:t>
      </w:r>
      <w:r w:rsidRPr="00AB1781">
        <w:t xml:space="preserve"> </w:t>
      </w:r>
      <w:r w:rsidR="00081087">
        <w:t>with</w:t>
      </w:r>
      <w:r w:rsidRPr="00AB1781">
        <w:t xml:space="preserve"> glory</w:t>
      </w:r>
      <w:r w:rsidR="00081087">
        <w:rPr>
          <w:rStyle w:val="FootnoteReference"/>
        </w:rPr>
        <w:footnoteReference w:id="664"/>
      </w:r>
      <w:r w:rsidRPr="00AB1781">
        <w:t>.</w:t>
      </w:r>
    </w:p>
    <w:p w14:paraId="5BC8748D" w14:textId="37AD82BB" w:rsidR="00510795" w:rsidRPr="00AB1781" w:rsidRDefault="00510795" w:rsidP="00267F42">
      <w:pPr>
        <w:pStyle w:val="EnglishHangNoCoptic"/>
      </w:pPr>
      <w:r w:rsidRPr="00AB1781">
        <w:t>10</w:t>
      </w:r>
      <w:r w:rsidR="0071249B">
        <w:t xml:space="preserve"> (</w:t>
      </w:r>
      <w:r w:rsidR="0071249B" w:rsidRPr="0082523C">
        <w:rPr>
          <w:rFonts w:ascii="Tahoma" w:eastAsia="Tahoma" w:hAnsi="Tahoma" w:cs="Tahoma"/>
        </w:rPr>
        <w:t>ר</w:t>
      </w:r>
      <w:r w:rsidR="0071249B">
        <w:t>)</w:t>
      </w:r>
      <w:r w:rsidRPr="00AB1781">
        <w:t xml:space="preserve"> The sinner </w:t>
      </w:r>
      <w:r w:rsidR="00081087">
        <w:t>will see</w:t>
      </w:r>
      <w:r w:rsidRPr="00AB1781">
        <w:t xml:space="preserve"> and </w:t>
      </w:r>
      <w:r w:rsidR="00081087">
        <w:t>be angered</w:t>
      </w:r>
      <w:r w:rsidRPr="00AB1781">
        <w:t>;</w:t>
      </w:r>
    </w:p>
    <w:p w14:paraId="342C1DA4" w14:textId="122593E3" w:rsidR="00510795" w:rsidRPr="00AB1781" w:rsidRDefault="00510795" w:rsidP="00267F42">
      <w:pPr>
        <w:pStyle w:val="EnglishHangNoCoptic"/>
      </w:pPr>
      <w:r w:rsidRPr="00AB1781">
        <w:tab/>
      </w:r>
      <w:r w:rsidR="0071249B">
        <w:t>(</w:t>
      </w:r>
      <w:r w:rsidR="0071249B" w:rsidRPr="0082523C">
        <w:rPr>
          <w:rFonts w:ascii="Tahoma" w:eastAsia="Tahoma" w:hAnsi="Tahoma" w:cs="Tahoma"/>
        </w:rPr>
        <w:t>ש</w:t>
      </w:r>
      <w:r w:rsidR="0071249B">
        <w:t xml:space="preserve">) </w:t>
      </w:r>
      <w:r w:rsidR="00081087">
        <w:t>he will gnash</w:t>
      </w:r>
      <w:r w:rsidRPr="00AB1781">
        <w:t xml:space="preserve"> his teeth</w:t>
      </w:r>
      <w:r w:rsidR="00081087">
        <w:t>,</w:t>
      </w:r>
      <w:r w:rsidRPr="00AB1781">
        <w:t xml:space="preserve"> and </w:t>
      </w:r>
      <w:r w:rsidR="00081087">
        <w:t>melt</w:t>
      </w:r>
      <w:r w:rsidRPr="00AB1781">
        <w:t xml:space="preserve"> away;</w:t>
      </w:r>
    </w:p>
    <w:p w14:paraId="1B79DCF2" w14:textId="733FA513" w:rsidR="00510795" w:rsidRDefault="00510795" w:rsidP="00267F42">
      <w:pPr>
        <w:pStyle w:val="EnglishHangEndNoCoptic"/>
      </w:pPr>
      <w:r w:rsidRPr="00AB1781">
        <w:tab/>
      </w:r>
      <w:r w:rsidR="0071249B">
        <w:t>(</w:t>
      </w:r>
      <w:r w:rsidR="0071249B" w:rsidRPr="0082523C">
        <w:rPr>
          <w:rFonts w:ascii="Tahoma" w:eastAsia="Tahoma" w:hAnsi="Tahoma" w:cs="Tahoma"/>
        </w:rPr>
        <w:t>ת</w:t>
      </w:r>
      <w:r w:rsidR="0071249B">
        <w:t xml:space="preserve">) </w:t>
      </w:r>
      <w:r w:rsidRPr="00AB1781">
        <w:t>the desire of the sinner</w:t>
      </w:r>
      <w:r w:rsidR="00081087">
        <w:t>s</w:t>
      </w:r>
      <w:r w:rsidRPr="00AB1781">
        <w:t xml:space="preserve"> will perish.</w:t>
      </w:r>
      <w:r w:rsidRPr="00AB1781">
        <w:rPr>
          <w:rStyle w:val="FootnoteReference"/>
        </w:rPr>
        <w:footnoteReference w:id="665"/>
      </w:r>
    </w:p>
    <w:p w14:paraId="6BACCBFA" w14:textId="64B3B29B"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t xml:space="preserve"> continue with </w:t>
      </w:r>
      <w:r>
        <w:fldChar w:fldCharType="begin"/>
      </w:r>
      <w:r>
        <w:instrText xml:space="preserve"> REF _Ref412098484 \h </w:instrText>
      </w:r>
      <w:r>
        <w:fldChar w:fldCharType="separate"/>
      </w:r>
      <w:r w:rsidR="000C7DE2">
        <w:t>Psalm</w:t>
      </w:r>
      <w:r w:rsidR="000C7DE2" w:rsidRPr="00AB1781">
        <w:t xml:space="preserve"> 112</w:t>
      </w:r>
      <w:r w:rsidR="000C7DE2">
        <w:t>: “Praise the Lord, you children”</w:t>
      </w:r>
      <w:r>
        <w:fldChar w:fldCharType="end"/>
      </w:r>
      <w:r>
        <w:t xml:space="preserve">, page </w:t>
      </w:r>
      <w:r>
        <w:fldChar w:fldCharType="begin"/>
      </w:r>
      <w:r>
        <w:instrText xml:space="preserve"> PAGEREF _Ref412098484 \h </w:instrText>
      </w:r>
      <w:r>
        <w:fldChar w:fldCharType="separate"/>
      </w:r>
      <w:r w:rsidR="000C7DE2">
        <w:rPr>
          <w:noProof/>
        </w:rPr>
        <w:t>263</w:t>
      </w:r>
      <w:r>
        <w:fldChar w:fldCharType="end"/>
      </w:r>
      <w:r>
        <w:t>.</w:t>
      </w:r>
    </w:p>
    <w:p w14:paraId="1E58A19B" w14:textId="1D54EC8C" w:rsidR="003A7286" w:rsidRPr="00267F42" w:rsidRDefault="003A7286" w:rsidP="003A7286">
      <w:pPr>
        <w:pStyle w:val="Rubric"/>
      </w:pPr>
      <w:r>
        <w:t>Glory…</w:t>
      </w:r>
    </w:p>
    <w:p w14:paraId="2D1DE484" w14:textId="6E4E362C" w:rsidR="00510795" w:rsidRPr="00267F42" w:rsidRDefault="00075EAD" w:rsidP="00BF0205">
      <w:pPr>
        <w:pStyle w:val="Heading4"/>
      </w:pPr>
      <w:bookmarkStart w:id="294" w:name="_Ref412098484"/>
      <w:r>
        <w:t>Psalm</w:t>
      </w:r>
      <w:r w:rsidR="00510795" w:rsidRPr="00AB1781">
        <w:t xml:space="preserve"> 112</w:t>
      </w:r>
      <w:r w:rsidR="00510795" w:rsidRPr="00AB1781">
        <w:rPr>
          <w:rStyle w:val="FootnoteReference"/>
          <w:rFonts w:ascii="Book Antiqua" w:hAnsi="Book Antiqua" w:cs="Lucida Grande"/>
          <w:b w:val="0"/>
          <w:bCs w:val="0"/>
        </w:rPr>
        <w:footnoteReference w:id="666"/>
      </w:r>
      <w:r w:rsidR="00267F42">
        <w:t xml:space="preserve">: </w:t>
      </w:r>
      <w:r w:rsidR="00E67F94">
        <w:t>“</w:t>
      </w:r>
      <w:r w:rsidR="00267F42">
        <w:t>Praise the Lord, you childre</w:t>
      </w:r>
      <w:r w:rsidR="00E67F94">
        <w:t>n”</w:t>
      </w:r>
      <w:bookmarkEnd w:id="294"/>
    </w:p>
    <w:p w14:paraId="6ED4630F"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Adoration of the Supreme God of Glory and Compassion</w:t>
      </w:r>
    </w:p>
    <w:p w14:paraId="64E91EBF"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Watches over the Humble</w:t>
      </w:r>
    </w:p>
    <w:p w14:paraId="5E4D7F98" w14:textId="77340802" w:rsidR="00F14AA6" w:rsidRDefault="00F14AA6" w:rsidP="00267F42">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w:t>
      </w: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p>
    <w:p w14:paraId="5E24CDDF" w14:textId="77777777" w:rsidR="00510795" w:rsidRPr="00AB1781" w:rsidRDefault="00510795" w:rsidP="00267F42">
      <w:pPr>
        <w:pStyle w:val="Rubric"/>
      </w:pPr>
      <w:r w:rsidRPr="00AB1781">
        <w:t>1 (Alleluia)</w:t>
      </w:r>
    </w:p>
    <w:p w14:paraId="44FAD42E" w14:textId="4F49C0FC" w:rsidR="00510795" w:rsidRPr="00AB1781" w:rsidRDefault="00510795" w:rsidP="00267F42">
      <w:pPr>
        <w:pStyle w:val="EnglishHangNoCoptic"/>
      </w:pPr>
      <w:r w:rsidRPr="00AB1781">
        <w:t xml:space="preserve">Praise the Lord, </w:t>
      </w:r>
      <w:r w:rsidR="00694704">
        <w:t xml:space="preserve">O </w:t>
      </w:r>
      <w:r w:rsidRPr="00AB1781">
        <w:t>you children</w:t>
      </w:r>
      <w:r w:rsidR="00694704">
        <w:rPr>
          <w:rStyle w:val="FootnoteReference"/>
        </w:rPr>
        <w:footnoteReference w:id="667"/>
      </w:r>
      <w:r w:rsidRPr="00AB1781">
        <w:t>!</w:t>
      </w:r>
    </w:p>
    <w:p w14:paraId="65AABF53" w14:textId="60874B61" w:rsidR="00510795" w:rsidRPr="00AB1781" w:rsidRDefault="00694704" w:rsidP="00267F42">
      <w:pPr>
        <w:pStyle w:val="EnglishHangEndNoCoptic"/>
      </w:pPr>
      <w:r>
        <w:tab/>
        <w:t>Praise the N</w:t>
      </w:r>
      <w:r w:rsidR="00510795" w:rsidRPr="00AB1781">
        <w:t>ame of the Lord.</w:t>
      </w:r>
    </w:p>
    <w:p w14:paraId="627AD274" w14:textId="12D8733B" w:rsidR="00510795" w:rsidRPr="00AB1781" w:rsidRDefault="00694704" w:rsidP="00267F42">
      <w:pPr>
        <w:pStyle w:val="EnglishHangNoCoptic"/>
      </w:pPr>
      <w:r>
        <w:t xml:space="preserve">2 </w:t>
      </w:r>
      <w:r w:rsidR="00BA4F06">
        <w:t>Let the Name of the Lord be blessed</w:t>
      </w:r>
    </w:p>
    <w:p w14:paraId="1CE89D49" w14:textId="424DBDC0" w:rsidR="00510795" w:rsidRPr="00AB1781" w:rsidRDefault="00510795" w:rsidP="00267F42">
      <w:pPr>
        <w:pStyle w:val="EnglishHangEndNoCoptic"/>
      </w:pPr>
      <w:r w:rsidRPr="00AB1781">
        <w:tab/>
        <w:t xml:space="preserve">from </w:t>
      </w:r>
      <w:r w:rsidR="00694704">
        <w:t>now and for</w:t>
      </w:r>
      <w:r w:rsidRPr="00AB1781">
        <w:t>evermore.</w:t>
      </w:r>
    </w:p>
    <w:p w14:paraId="22E6B7A3" w14:textId="370DA9DA" w:rsidR="00510795" w:rsidRPr="00AB1781" w:rsidRDefault="00510795" w:rsidP="00267F42">
      <w:pPr>
        <w:pStyle w:val="EnglishHangNoCoptic"/>
      </w:pPr>
      <w:r w:rsidRPr="00AB1781">
        <w:lastRenderedPageBreak/>
        <w:t xml:space="preserve">3 From </w:t>
      </w:r>
      <w:r w:rsidR="00694704">
        <w:t>the sun’s rising to its setting,</w:t>
      </w:r>
    </w:p>
    <w:p w14:paraId="081FB1F3" w14:textId="74E80C64" w:rsidR="00510795" w:rsidRPr="00AB1781" w:rsidRDefault="00510795" w:rsidP="00267F42">
      <w:pPr>
        <w:pStyle w:val="EnglishHangEndNoCoptic"/>
      </w:pPr>
      <w:r w:rsidRPr="00AB1781">
        <w:tab/>
      </w:r>
      <w:r w:rsidR="00694704">
        <w:t>praise the Name of the Lord!</w:t>
      </w:r>
    </w:p>
    <w:p w14:paraId="42FA6090" w14:textId="56A5BC14" w:rsidR="00510795" w:rsidRPr="00AB1781" w:rsidRDefault="00510795" w:rsidP="00267F42">
      <w:pPr>
        <w:pStyle w:val="EnglishHangNoCoptic"/>
      </w:pPr>
      <w:r w:rsidRPr="00AB1781">
        <w:t xml:space="preserve">4 The Lord is </w:t>
      </w:r>
      <w:r w:rsidR="00694704">
        <w:t>high above</w:t>
      </w:r>
      <w:r w:rsidRPr="00AB1781">
        <w:t xml:space="preserve"> all the nations;</w:t>
      </w:r>
    </w:p>
    <w:p w14:paraId="1A575160" w14:textId="71EEF1AC" w:rsidR="00510795" w:rsidRPr="00AB1781" w:rsidRDefault="00510795" w:rsidP="00267F42">
      <w:pPr>
        <w:pStyle w:val="EnglishHangEndNoCoptic"/>
      </w:pPr>
      <w:r w:rsidRPr="00AB1781">
        <w:tab/>
        <w:t xml:space="preserve">His glory is </w:t>
      </w:r>
      <w:r w:rsidR="00694704">
        <w:t>above</w:t>
      </w:r>
      <w:r w:rsidRPr="00AB1781">
        <w:t xml:space="preserve"> the heavens.</w:t>
      </w:r>
    </w:p>
    <w:p w14:paraId="22D99A48" w14:textId="77777777" w:rsidR="00510795" w:rsidRPr="00AB1781" w:rsidRDefault="00510795" w:rsidP="00267F42">
      <w:pPr>
        <w:pStyle w:val="EnglishHangNoCoptic"/>
      </w:pPr>
      <w:r w:rsidRPr="00AB1781">
        <w:t>5 Who is like the Lord our God,</w:t>
      </w:r>
    </w:p>
    <w:p w14:paraId="11007DCC" w14:textId="42CCEF22" w:rsidR="00510795" w:rsidRPr="00AB1781" w:rsidRDefault="00510795" w:rsidP="00267F42">
      <w:pPr>
        <w:pStyle w:val="EnglishHangEndNoCoptic"/>
      </w:pPr>
      <w:r w:rsidRPr="00AB1781">
        <w:tab/>
        <w:t xml:space="preserve">Who </w:t>
      </w:r>
      <w:r w:rsidR="00694704">
        <w:t>dwells in the</w:t>
      </w:r>
      <w:r w:rsidRPr="00AB1781">
        <w:t xml:space="preserve"> high</w:t>
      </w:r>
      <w:r w:rsidR="00694704">
        <w:t>est</w:t>
      </w:r>
      <w:r w:rsidRPr="00AB1781">
        <w:t>,</w:t>
      </w:r>
    </w:p>
    <w:p w14:paraId="5AE6B314" w14:textId="28C55483" w:rsidR="00510795" w:rsidRPr="00AB1781" w:rsidRDefault="00694704" w:rsidP="00267F42">
      <w:pPr>
        <w:pStyle w:val="EnglishHangNoCoptic"/>
      </w:pPr>
      <w:r>
        <w:t>6 and</w:t>
      </w:r>
      <w:r w:rsidR="00510795" w:rsidRPr="00AB1781">
        <w:t xml:space="preserve"> </w:t>
      </w:r>
      <w:r>
        <w:t>looks</w:t>
      </w:r>
      <w:r w:rsidR="00510795" w:rsidRPr="00AB1781">
        <w:t xml:space="preserve"> </w:t>
      </w:r>
      <w:r>
        <w:t>upon</w:t>
      </w:r>
      <w:r w:rsidR="00510795" w:rsidRPr="00AB1781">
        <w:t xml:space="preserve"> </w:t>
      </w:r>
      <w:r>
        <w:t>the lowly</w:t>
      </w:r>
    </w:p>
    <w:p w14:paraId="5F70FA67" w14:textId="77777777" w:rsidR="00510795" w:rsidRPr="00AB1781" w:rsidRDefault="00510795" w:rsidP="00267F42">
      <w:pPr>
        <w:pStyle w:val="EnglishHangEndNoCoptic"/>
      </w:pPr>
      <w:r w:rsidRPr="00AB1781">
        <w:tab/>
        <w:t>in heaven and on earth?</w:t>
      </w:r>
    </w:p>
    <w:p w14:paraId="0C433017" w14:textId="6735E81D" w:rsidR="00510795" w:rsidRPr="00AB1781" w:rsidRDefault="00510795" w:rsidP="00267F42">
      <w:pPr>
        <w:pStyle w:val="EnglishHangNoCoptic"/>
      </w:pPr>
      <w:r w:rsidRPr="00AB1781">
        <w:t xml:space="preserve">7 He raises the poor from the </w:t>
      </w:r>
      <w:r w:rsidR="00694704">
        <w:t>ground,</w:t>
      </w:r>
    </w:p>
    <w:p w14:paraId="0898A0B3" w14:textId="77777777" w:rsidR="00510795" w:rsidRPr="00AB1781" w:rsidRDefault="00510795" w:rsidP="00267F42">
      <w:pPr>
        <w:pStyle w:val="EnglishHangEndNoCoptic"/>
      </w:pPr>
      <w:r w:rsidRPr="00AB1781">
        <w:tab/>
        <w:t>and lifts the needy from the dunghill,</w:t>
      </w:r>
    </w:p>
    <w:p w14:paraId="6259AB4C" w14:textId="4585BB06" w:rsidR="00510795" w:rsidRPr="00AB1781" w:rsidRDefault="00510795" w:rsidP="00267F42">
      <w:pPr>
        <w:pStyle w:val="EnglishHangNoCoptic"/>
      </w:pPr>
      <w:r w:rsidRPr="00AB1781">
        <w:t xml:space="preserve">8 to seat him with </w:t>
      </w:r>
      <w:r w:rsidR="00694704">
        <w:t>rulers</w:t>
      </w:r>
      <w:r w:rsidRPr="00AB1781">
        <w:t>,</w:t>
      </w:r>
    </w:p>
    <w:p w14:paraId="250D6C43" w14:textId="77777777" w:rsidR="00510795" w:rsidRPr="00AB1781" w:rsidRDefault="00510795" w:rsidP="00267F42">
      <w:pPr>
        <w:pStyle w:val="EnglishHangEndNoCoptic"/>
      </w:pPr>
      <w:r w:rsidRPr="00AB1781">
        <w:tab/>
        <w:t>with the rulers of His people.</w:t>
      </w:r>
    </w:p>
    <w:p w14:paraId="0EFEFE2A" w14:textId="205952A2" w:rsidR="00510795" w:rsidRPr="00AB1781" w:rsidRDefault="00510795" w:rsidP="00267F42">
      <w:pPr>
        <w:pStyle w:val="EnglishHangNoCoptic"/>
      </w:pPr>
      <w:r w:rsidRPr="00AB1781">
        <w:t>9 He settles the barren woman in a home</w:t>
      </w:r>
      <w:r w:rsidR="00694704">
        <w:t>,</w:t>
      </w:r>
    </w:p>
    <w:p w14:paraId="67695118" w14:textId="42F8C608" w:rsidR="00510795" w:rsidRDefault="00510795" w:rsidP="00267F42">
      <w:pPr>
        <w:pStyle w:val="EnglishHangEndNoCoptic"/>
      </w:pPr>
      <w:r w:rsidRPr="00AB1781">
        <w:tab/>
      </w:r>
      <w:r w:rsidR="00694704">
        <w:t>to be</w:t>
      </w:r>
      <w:r w:rsidRPr="00AB1781">
        <w:t xml:space="preserve"> a </w:t>
      </w:r>
      <w:r w:rsidR="00694704">
        <w:t>joyful</w:t>
      </w:r>
      <w:r w:rsidRPr="00AB1781">
        <w:t xml:space="preserve"> mother </w:t>
      </w:r>
      <w:r w:rsidR="00694704">
        <w:t>of</w:t>
      </w:r>
      <w:r w:rsidRPr="00AB1781">
        <w:t xml:space="preserve"> children.</w:t>
      </w:r>
    </w:p>
    <w:p w14:paraId="5F3A70CD" w14:textId="586B3922" w:rsidR="00F35AEA" w:rsidRPr="00267F42" w:rsidRDefault="00F35AEA" w:rsidP="00B35B25">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continue with </w:t>
      </w:r>
      <w:r>
        <w:fldChar w:fldCharType="begin"/>
      </w:r>
      <w:r>
        <w:instrText xml:space="preserve"> REF _Ref412098508 \h </w:instrText>
      </w:r>
      <w:r>
        <w:fldChar w:fldCharType="separate"/>
      </w:r>
      <w:r w:rsidR="000C7DE2">
        <w:t>Psalm</w:t>
      </w:r>
      <w:r w:rsidR="000C7DE2" w:rsidRPr="00AB1781">
        <w:t xml:space="preserve"> 142</w:t>
      </w:r>
      <w:r w:rsidR="000C7DE2">
        <w:t>: “O Lord, hear my prayer; give ear to my supplicaiton in Your truth”</w:t>
      </w:r>
      <w:r>
        <w:fldChar w:fldCharType="end"/>
      </w:r>
      <w:r>
        <w:t xml:space="preserve">, page </w:t>
      </w:r>
      <w:r>
        <w:fldChar w:fldCharType="begin"/>
      </w:r>
      <w:r>
        <w:instrText xml:space="preserve"> PAGEREF _Ref412098508 \h </w:instrText>
      </w:r>
      <w:r>
        <w:fldChar w:fldCharType="separate"/>
      </w:r>
      <w:r w:rsidR="000C7DE2">
        <w:rPr>
          <w:noProof/>
        </w:rPr>
        <w:t>312</w:t>
      </w:r>
      <w:r>
        <w:fldChar w:fldCharType="end"/>
      </w:r>
      <w:r>
        <w:t>.</w:t>
      </w:r>
      <w:r w:rsidR="00B35B25">
        <w:t xml:space="preserve"> </w:t>
      </w:r>
      <w:r w:rsidR="00B35B25">
        <w:fldChar w:fldCharType="begin"/>
      </w:r>
      <w:r w:rsidR="00B35B25">
        <w:instrText xml:space="preserve"> REF _Ref434576249 \h </w:instrText>
      </w:r>
      <w:r w:rsidR="00B35B25">
        <w:fldChar w:fldCharType="separate"/>
      </w:r>
      <w:r w:rsidR="000C7DE2">
        <w:rPr>
          <w:lang w:val="en-GB"/>
        </w:rPr>
        <w:t>The Psalms of Noon (The Sixth Hour)</w:t>
      </w:r>
      <w:r w:rsidR="00B35B25">
        <w:fldChar w:fldCharType="end"/>
      </w:r>
      <w:r w:rsidR="00B35B25">
        <w:t xml:space="preserve"> continue with </w:t>
      </w:r>
      <w:r w:rsidR="00B35B25">
        <w:fldChar w:fldCharType="begin"/>
      </w:r>
      <w:r w:rsidR="00B35B25">
        <w:instrText xml:space="preserve"> REF _Ref412026361 \h </w:instrText>
      </w:r>
      <w:r w:rsidR="00B35B25">
        <w:fldChar w:fldCharType="separate"/>
      </w:r>
      <w:r w:rsidR="000C7DE2">
        <w:t>Psalm</w:t>
      </w:r>
      <w:r w:rsidR="000C7DE2" w:rsidRPr="00AB1781">
        <w:t xml:space="preserve"> 114</w:t>
      </w:r>
      <w:r w:rsidR="000C7DE2">
        <w:t>: “I love Him, because the Lord will hear”</w:t>
      </w:r>
      <w:r w:rsidR="00B35B25">
        <w:fldChar w:fldCharType="end"/>
      </w:r>
      <w:r w:rsidR="00B35B25">
        <w:t xml:space="preserve">, page </w:t>
      </w:r>
      <w:r w:rsidR="00B35B25">
        <w:fldChar w:fldCharType="begin"/>
      </w:r>
      <w:r w:rsidR="00B35B25">
        <w:instrText xml:space="preserve"> PAGEREF _Ref412026361 \h </w:instrText>
      </w:r>
      <w:r w:rsidR="00B35B25">
        <w:fldChar w:fldCharType="separate"/>
      </w:r>
      <w:r w:rsidR="000C7DE2">
        <w:rPr>
          <w:noProof/>
        </w:rPr>
        <w:t>266</w:t>
      </w:r>
      <w:r w:rsidR="00B35B25">
        <w:fldChar w:fldCharType="end"/>
      </w:r>
      <w:r w:rsidR="00B35B25">
        <w:t>.</w:t>
      </w:r>
    </w:p>
    <w:p w14:paraId="4E58FCA1" w14:textId="262D88AC" w:rsidR="00510795" w:rsidRPr="00267F42" w:rsidRDefault="00267F42" w:rsidP="00BF0205">
      <w:pPr>
        <w:pStyle w:val="Heading4"/>
      </w:pPr>
      <w:r>
        <w:t>Psalm</w:t>
      </w:r>
      <w:r w:rsidR="00510795" w:rsidRPr="00AB1781">
        <w:t xml:space="preserve"> 113</w:t>
      </w:r>
      <w:r>
        <w:t xml:space="preserve">: </w:t>
      </w:r>
      <w:r w:rsidR="00E67F94">
        <w:t>“At the exodus of</w:t>
      </w:r>
      <w:r>
        <w:t xml:space="preserve"> Israel </w:t>
      </w:r>
      <w:r w:rsidR="00E67F94">
        <w:t xml:space="preserve">from </w:t>
      </w:r>
      <w:r>
        <w:t>Egyp</w:t>
      </w:r>
      <w:r w:rsidR="00E67F94">
        <w:t>t”</w:t>
      </w:r>
    </w:p>
    <w:p w14:paraId="46E0907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Exodus: Israel Becomes God’s Sanctuary and Domain</w:t>
      </w:r>
    </w:p>
    <w:p w14:paraId="301224BB"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Earth shook at the Presence of God</w:t>
      </w:r>
    </w:p>
    <w:p w14:paraId="4317E011" w14:textId="77777777" w:rsidR="00510795" w:rsidRPr="00AB1781" w:rsidRDefault="00510795" w:rsidP="00267F42">
      <w:pPr>
        <w:pStyle w:val="Rubric"/>
      </w:pPr>
      <w:r w:rsidRPr="00AB1781">
        <w:t>1 (Alleluia)</w:t>
      </w:r>
    </w:p>
    <w:p w14:paraId="05FBC69E" w14:textId="6C829B90" w:rsidR="00510795" w:rsidRPr="00AB1781" w:rsidRDefault="004446FE" w:rsidP="00267F42">
      <w:pPr>
        <w:pStyle w:val="EnglishHangNoCoptic"/>
      </w:pPr>
      <w:r>
        <w:t>At the exodus of Israel from Egypt</w:t>
      </w:r>
      <w:r w:rsidR="00510795" w:rsidRPr="00AB1781">
        <w:t>,</w:t>
      </w:r>
    </w:p>
    <w:p w14:paraId="26FF5818" w14:textId="7C294BC5" w:rsidR="00510795" w:rsidRPr="00AB1781" w:rsidRDefault="00510795" w:rsidP="00267F42">
      <w:pPr>
        <w:pStyle w:val="EnglishHangEndNoCoptic"/>
      </w:pPr>
      <w:r w:rsidRPr="00AB1781">
        <w:tab/>
      </w:r>
      <w:r w:rsidR="004446FE">
        <w:t xml:space="preserve">[of] </w:t>
      </w:r>
      <w:r w:rsidRPr="00AB1781">
        <w:t xml:space="preserve">the house of Jacob from a </w:t>
      </w:r>
      <w:r w:rsidR="004446FE">
        <w:t>foreign</w:t>
      </w:r>
      <w:r w:rsidRPr="00AB1781">
        <w:t xml:space="preserve"> people,</w:t>
      </w:r>
    </w:p>
    <w:p w14:paraId="2CE34924" w14:textId="77777777" w:rsidR="00510795" w:rsidRPr="00AB1781" w:rsidRDefault="00510795" w:rsidP="00267F42">
      <w:pPr>
        <w:pStyle w:val="EnglishHangNoCoptic"/>
      </w:pPr>
      <w:r w:rsidRPr="00AB1781">
        <w:t>2 Judea became His sanctuary,</w:t>
      </w:r>
      <w:r w:rsidRPr="00AB1781">
        <w:rPr>
          <w:rStyle w:val="FootnoteReference"/>
        </w:rPr>
        <w:footnoteReference w:id="668"/>
      </w:r>
    </w:p>
    <w:p w14:paraId="2679BB4D" w14:textId="3A89A39B" w:rsidR="00510795" w:rsidRPr="00AB1781" w:rsidRDefault="00510795" w:rsidP="00267F42">
      <w:pPr>
        <w:pStyle w:val="EnglishHangEndNoCoptic"/>
      </w:pPr>
      <w:r w:rsidRPr="00AB1781">
        <w:tab/>
      </w:r>
      <w:r w:rsidR="004446FE">
        <w:t xml:space="preserve">[and] </w:t>
      </w:r>
      <w:r w:rsidRPr="00AB1781">
        <w:t xml:space="preserve">Israel His </w:t>
      </w:r>
      <w:r w:rsidR="004446FE">
        <w:t>seat of authority</w:t>
      </w:r>
      <w:r w:rsidRPr="00AB1781">
        <w:t>.</w:t>
      </w:r>
    </w:p>
    <w:p w14:paraId="27134EEB" w14:textId="2FE58ADD" w:rsidR="00510795" w:rsidRPr="00AB1781" w:rsidRDefault="00510795" w:rsidP="00267F42">
      <w:pPr>
        <w:pStyle w:val="EnglishHangNoCoptic"/>
      </w:pPr>
      <w:r w:rsidRPr="00AB1781">
        <w:t xml:space="preserve">3 The sea saw </w:t>
      </w:r>
      <w:r w:rsidR="004446FE">
        <w:t xml:space="preserve">[it] </w:t>
      </w:r>
      <w:r w:rsidRPr="00AB1781">
        <w:t xml:space="preserve">and </w:t>
      </w:r>
      <w:r w:rsidR="004446FE">
        <w:t>fled</w:t>
      </w:r>
      <w:r w:rsidRPr="00AB1781">
        <w:t>;</w:t>
      </w:r>
      <w:r w:rsidRPr="00AB1781">
        <w:rPr>
          <w:rStyle w:val="FootnoteReference"/>
        </w:rPr>
        <w:footnoteReference w:id="669"/>
      </w:r>
    </w:p>
    <w:p w14:paraId="2AC74DF6" w14:textId="0DDEE33F" w:rsidR="00510795" w:rsidRPr="00267F42" w:rsidRDefault="00510795" w:rsidP="00267F42">
      <w:pPr>
        <w:pStyle w:val="EnglishHangEndNoCoptic"/>
      </w:pPr>
      <w:r w:rsidRPr="00AB1781">
        <w:tab/>
      </w:r>
      <w:r w:rsidR="004446FE">
        <w:t xml:space="preserve">the </w:t>
      </w:r>
      <w:r w:rsidRPr="00AB1781">
        <w:t>Jordan turned</w:t>
      </w:r>
      <w:r w:rsidR="004446FE">
        <w:t xml:space="preserve"> back</w:t>
      </w:r>
      <w:r w:rsidRPr="00AB1781">
        <w:t>.</w:t>
      </w:r>
    </w:p>
    <w:p w14:paraId="3B069FDF" w14:textId="0AAE9FCA" w:rsidR="00510795" w:rsidRPr="00AB1781" w:rsidRDefault="00510795" w:rsidP="00267F42">
      <w:pPr>
        <w:pStyle w:val="EnglishHangNoCoptic"/>
      </w:pPr>
      <w:r w:rsidRPr="00AB1781">
        <w:t>4 The mountains skipped like rams</w:t>
      </w:r>
      <w:r w:rsidR="004446FE">
        <w:t>,</w:t>
      </w:r>
    </w:p>
    <w:p w14:paraId="08300F1F" w14:textId="6834B33D" w:rsidR="00510795" w:rsidRPr="00AB1781" w:rsidRDefault="00510795" w:rsidP="00267F42">
      <w:pPr>
        <w:pStyle w:val="EnglishHangEndNoCoptic"/>
      </w:pPr>
      <w:r w:rsidRPr="00AB1781">
        <w:tab/>
        <w:t>and the hills like lambs.</w:t>
      </w:r>
    </w:p>
    <w:p w14:paraId="36C0DB53" w14:textId="77777777" w:rsidR="00510795" w:rsidRPr="00AB1781" w:rsidRDefault="00510795" w:rsidP="00267F42">
      <w:pPr>
        <w:pStyle w:val="EnglishHangNoCoptic"/>
      </w:pPr>
      <w:r w:rsidRPr="00AB1781">
        <w:lastRenderedPageBreak/>
        <w:t>5 Why was it, O sea, that you fled,</w:t>
      </w:r>
    </w:p>
    <w:p w14:paraId="1FAAC86F" w14:textId="77777777" w:rsidR="00510795" w:rsidRPr="00AB1781" w:rsidRDefault="00510795" w:rsidP="00267F42">
      <w:pPr>
        <w:pStyle w:val="EnglishHangEndNoCoptic"/>
      </w:pPr>
      <w:r w:rsidRPr="00AB1781">
        <w:tab/>
        <w:t>and you, O Jordan, that you turned back?</w:t>
      </w:r>
    </w:p>
    <w:p w14:paraId="75D81686" w14:textId="39EB7453" w:rsidR="00510795" w:rsidRPr="00AB1781" w:rsidRDefault="00510795" w:rsidP="00267F42">
      <w:pPr>
        <w:pStyle w:val="EnglishHangNoCoptic"/>
      </w:pPr>
      <w:r w:rsidRPr="00AB1781">
        <w:t xml:space="preserve">6 </w:t>
      </w:r>
      <w:r w:rsidR="004446FE">
        <w:t>O mountains, that you skipped like rames?</w:t>
      </w:r>
    </w:p>
    <w:p w14:paraId="7DE50877" w14:textId="1C9EFCED" w:rsidR="00510795" w:rsidRPr="00AB1781" w:rsidRDefault="00267F42" w:rsidP="00267F42">
      <w:pPr>
        <w:pStyle w:val="EnglishHangEndNoCoptic"/>
      </w:pPr>
      <w:r>
        <w:tab/>
      </w:r>
      <w:r w:rsidR="004446FE">
        <w:t>O</w:t>
      </w:r>
      <w:r>
        <w:t xml:space="preserve"> hills like la</w:t>
      </w:r>
      <w:r w:rsidR="00510795" w:rsidRPr="00AB1781">
        <w:t>mbs?</w:t>
      </w:r>
    </w:p>
    <w:p w14:paraId="5682ABC0" w14:textId="03847B12" w:rsidR="00510795" w:rsidRPr="00AB1781" w:rsidRDefault="00510795" w:rsidP="00267F42">
      <w:pPr>
        <w:pStyle w:val="EnglishHangNoCoptic"/>
      </w:pPr>
      <w:r w:rsidRPr="00AB1781">
        <w:t xml:space="preserve">7 The earth </w:t>
      </w:r>
      <w:r w:rsidR="004446FE">
        <w:t>shook</w:t>
      </w:r>
      <w:r w:rsidRPr="00AB1781">
        <w:rPr>
          <w:rStyle w:val="FootnoteReference"/>
        </w:rPr>
        <w:footnoteReference w:id="670"/>
      </w:r>
      <w:r w:rsidRPr="00AB1781">
        <w:t xml:space="preserve"> at the presence of the Lord,</w:t>
      </w:r>
    </w:p>
    <w:p w14:paraId="6E03BB97" w14:textId="0790C366" w:rsidR="00510795" w:rsidRPr="00AB1781" w:rsidRDefault="00510795" w:rsidP="00267F42">
      <w:pPr>
        <w:pStyle w:val="EnglishHangEndNoCoptic"/>
      </w:pPr>
      <w:r w:rsidRPr="00AB1781">
        <w:tab/>
        <w:t xml:space="preserve">at the </w:t>
      </w:r>
      <w:r w:rsidR="004446FE">
        <w:t>face</w:t>
      </w:r>
      <w:r w:rsidR="004446FE">
        <w:rPr>
          <w:rStyle w:val="FootnoteReference"/>
        </w:rPr>
        <w:footnoteReference w:id="671"/>
      </w:r>
      <w:r w:rsidRPr="00AB1781">
        <w:t xml:space="preserve"> of the God of Jacob,</w:t>
      </w:r>
    </w:p>
    <w:p w14:paraId="20407DB4" w14:textId="436B77E0" w:rsidR="00510795" w:rsidRPr="00AB1781" w:rsidRDefault="00510795" w:rsidP="00267F42">
      <w:pPr>
        <w:pStyle w:val="EnglishHangNoCoptic"/>
      </w:pPr>
      <w:r w:rsidRPr="00AB1781">
        <w:t xml:space="preserve">8 Who </w:t>
      </w:r>
      <w:r w:rsidR="004446FE">
        <w:t>turned</w:t>
      </w:r>
      <w:r w:rsidRPr="00AB1781">
        <w:t xml:space="preserve"> </w:t>
      </w:r>
      <w:r w:rsidR="004446FE">
        <w:t xml:space="preserve">the </w:t>
      </w:r>
      <w:r w:rsidRPr="00AB1781">
        <w:t>rock into pools of water</w:t>
      </w:r>
    </w:p>
    <w:p w14:paraId="652320F4" w14:textId="6F17D1C0" w:rsidR="00510795" w:rsidRPr="00267F42" w:rsidRDefault="00510795" w:rsidP="00267F42">
      <w:pPr>
        <w:pStyle w:val="EnglishHangEndNoCoptic"/>
      </w:pPr>
      <w:r w:rsidRPr="00AB1781">
        <w:tab/>
        <w:t xml:space="preserve">and flint into </w:t>
      </w:r>
      <w:r w:rsidR="004446FE">
        <w:t>springs of water</w:t>
      </w:r>
      <w:r w:rsidRPr="00AB1781">
        <w:t>.</w:t>
      </w:r>
    </w:p>
    <w:p w14:paraId="0FB4242F" w14:textId="77777777" w:rsidR="00510795" w:rsidRPr="00267F42" w:rsidRDefault="00510795" w:rsidP="00267F42">
      <w:pPr>
        <w:pStyle w:val="Rubric"/>
      </w:pPr>
      <w:r w:rsidRPr="00AB1781">
        <w:t>(Psalm 115 in the Hebrew version)</w:t>
      </w:r>
    </w:p>
    <w:p w14:paraId="0CDCD600" w14:textId="5E4CC2D5" w:rsidR="00510795" w:rsidRPr="00AB1781" w:rsidRDefault="00510795" w:rsidP="00267F42">
      <w:pPr>
        <w:pStyle w:val="EnglishHangNoCoptic"/>
      </w:pPr>
      <w:r w:rsidRPr="00AB1781">
        <w:t xml:space="preserve">9 </w:t>
      </w:r>
      <w:r w:rsidR="004446FE">
        <w:t>Give Your glory n</w:t>
      </w:r>
      <w:r w:rsidRPr="00AB1781">
        <w:t>ot to us, O Lord, not to us,</w:t>
      </w:r>
    </w:p>
    <w:p w14:paraId="0F0A76F3" w14:textId="41DB5A91" w:rsidR="00510795" w:rsidRDefault="00510795" w:rsidP="004446FE">
      <w:pPr>
        <w:pStyle w:val="EnglishHangNoCoptic"/>
      </w:pPr>
      <w:r w:rsidRPr="00AB1781">
        <w:tab/>
        <w:t xml:space="preserve">but to </w:t>
      </w:r>
      <w:r w:rsidR="00E570CB">
        <w:t>Your</w:t>
      </w:r>
      <w:r w:rsidR="004446FE">
        <w:t xml:space="preserve"> N</w:t>
      </w:r>
      <w:r w:rsidRPr="00AB1781">
        <w:t>ame,</w:t>
      </w:r>
    </w:p>
    <w:p w14:paraId="57CF91B4" w14:textId="6ADD12A2" w:rsidR="004446FE" w:rsidRPr="00AB1781" w:rsidRDefault="004446FE" w:rsidP="004446FE">
      <w:pPr>
        <w:pStyle w:val="EnglishHangEndNoCoptic"/>
        <w:ind w:firstLine="0"/>
      </w:pPr>
      <w:r w:rsidRPr="00AB1781">
        <w:t xml:space="preserve">for </w:t>
      </w:r>
      <w:r>
        <w:t>[</w:t>
      </w:r>
      <w:r w:rsidRPr="00AB1781">
        <w:t>the sake of</w:t>
      </w:r>
      <w:r>
        <w:t>]</w:t>
      </w:r>
      <w:r w:rsidRPr="00AB1781">
        <w:t xml:space="preserve"> </w:t>
      </w:r>
      <w:r>
        <w:t>Your</w:t>
      </w:r>
      <w:r w:rsidRPr="00AB1781">
        <w:t xml:space="preserve"> mercy and truth</w:t>
      </w:r>
      <w:r>
        <w:t>,</w:t>
      </w:r>
    </w:p>
    <w:p w14:paraId="3E20C3B8" w14:textId="22560945" w:rsidR="004446FE" w:rsidRDefault="00510795" w:rsidP="004446FE">
      <w:pPr>
        <w:pStyle w:val="EnglishHangNoCoptic"/>
      </w:pPr>
      <w:r w:rsidRPr="00AB1781">
        <w:t>10</w:t>
      </w:r>
      <w:r w:rsidR="004446FE">
        <w:t xml:space="preserve"> </w:t>
      </w:r>
      <w:r w:rsidRPr="00AB1781">
        <w:t xml:space="preserve">lest the nations say, </w:t>
      </w:r>
    </w:p>
    <w:p w14:paraId="58E8E9AE" w14:textId="424570F4" w:rsidR="00510795" w:rsidRPr="00AB1781" w:rsidRDefault="004446FE" w:rsidP="004446FE">
      <w:pPr>
        <w:pStyle w:val="EnglishHangEndNoCoptic"/>
        <w:ind w:firstLine="0"/>
      </w:pPr>
      <w:r>
        <w:t>“W</w:t>
      </w:r>
      <w:r w:rsidR="00510795" w:rsidRPr="00AB1781">
        <w:t>here is their Go</w:t>
      </w:r>
      <w:r>
        <w:t>d?”</w:t>
      </w:r>
    </w:p>
    <w:p w14:paraId="1CBDCB52" w14:textId="77777777" w:rsidR="000A2EEC" w:rsidRDefault="00510795" w:rsidP="00267F42">
      <w:pPr>
        <w:pStyle w:val="EnglishHangNoCoptic"/>
      </w:pPr>
      <w:r w:rsidRPr="00AB1781">
        <w:t xml:space="preserve">11 But our God is in heaven </w:t>
      </w:r>
      <w:r w:rsidR="000A2EEC">
        <w:t>above,</w:t>
      </w:r>
    </w:p>
    <w:p w14:paraId="7A59A1C8" w14:textId="382DC050" w:rsidR="00510795" w:rsidRPr="00AB1781" w:rsidRDefault="000A2EEC" w:rsidP="000A2EEC">
      <w:pPr>
        <w:pStyle w:val="EnglishHangNoCoptic"/>
        <w:ind w:firstLine="0"/>
      </w:pPr>
      <w:r>
        <w:t xml:space="preserve">in the heavens </w:t>
      </w:r>
      <w:r w:rsidR="00510795" w:rsidRPr="00AB1781">
        <w:t xml:space="preserve">and on </w:t>
      </w:r>
      <w:r>
        <w:t xml:space="preserve">the </w:t>
      </w:r>
      <w:r w:rsidR="00510795" w:rsidRPr="00AB1781">
        <w:t>earth;</w:t>
      </w:r>
    </w:p>
    <w:p w14:paraId="5BA0733C" w14:textId="457E117E" w:rsidR="00510795" w:rsidRPr="00AB1781" w:rsidRDefault="00510795" w:rsidP="00267F42">
      <w:pPr>
        <w:pStyle w:val="EnglishHangEndNoCoptic"/>
      </w:pPr>
      <w:r w:rsidRPr="00AB1781">
        <w:tab/>
        <w:t xml:space="preserve">He does whatever He </w:t>
      </w:r>
      <w:r w:rsidR="000A2EEC">
        <w:t>wills</w:t>
      </w:r>
      <w:r w:rsidRPr="00AB1781">
        <w:t>.</w:t>
      </w:r>
      <w:r w:rsidRPr="00AB1781">
        <w:rPr>
          <w:rStyle w:val="FootnoteReference"/>
        </w:rPr>
        <w:footnoteReference w:id="672"/>
      </w:r>
    </w:p>
    <w:p w14:paraId="3571AF1F" w14:textId="77777777" w:rsidR="00510795" w:rsidRPr="00AB1781" w:rsidRDefault="00510795" w:rsidP="00267F42">
      <w:pPr>
        <w:pStyle w:val="EnglishHangNoCoptic"/>
      </w:pPr>
      <w:r w:rsidRPr="00AB1781">
        <w:t>12 The idols of the nations are silver and gold,</w:t>
      </w:r>
    </w:p>
    <w:p w14:paraId="6558086F" w14:textId="77777777" w:rsidR="00510795" w:rsidRPr="00AB1781" w:rsidRDefault="00510795" w:rsidP="00267F42">
      <w:pPr>
        <w:pStyle w:val="EnglishHangEndNoCoptic"/>
      </w:pPr>
      <w:r w:rsidRPr="00AB1781">
        <w:tab/>
        <w:t>the work of men’s hands.</w:t>
      </w:r>
    </w:p>
    <w:p w14:paraId="7D4871CC" w14:textId="0D8B9BD8" w:rsidR="00510795" w:rsidRPr="00AB1781" w:rsidRDefault="00510795" w:rsidP="00267F42">
      <w:pPr>
        <w:pStyle w:val="EnglishHangNoCoptic"/>
      </w:pPr>
      <w:r w:rsidRPr="00AB1781">
        <w:t xml:space="preserve">13 They have </w:t>
      </w:r>
      <w:r w:rsidR="000A2EEC">
        <w:t>a mouth, but they</w:t>
      </w:r>
      <w:r w:rsidRPr="00AB1781">
        <w:t xml:space="preserve"> </w:t>
      </w:r>
      <w:r w:rsidR="000A2EEC">
        <w:t>will not speak;</w:t>
      </w:r>
    </w:p>
    <w:p w14:paraId="5F429964" w14:textId="61EC2F53" w:rsidR="00510795" w:rsidRPr="00AB1781" w:rsidRDefault="00510795" w:rsidP="00267F42">
      <w:pPr>
        <w:pStyle w:val="EnglishHangEndNoCoptic"/>
      </w:pPr>
      <w:r w:rsidRPr="00AB1781">
        <w:tab/>
        <w:t>they have eyes</w:t>
      </w:r>
      <w:r w:rsidR="000A2EEC">
        <w:t>,</w:t>
      </w:r>
      <w:r w:rsidRPr="00AB1781">
        <w:t xml:space="preserve"> </w:t>
      </w:r>
      <w:r w:rsidR="000A2EEC">
        <w:t>but they</w:t>
      </w:r>
      <w:r w:rsidRPr="00AB1781">
        <w:t xml:space="preserve"> </w:t>
      </w:r>
      <w:r w:rsidR="000A2EEC">
        <w:t>will not see see;</w:t>
      </w:r>
    </w:p>
    <w:p w14:paraId="19037BF4" w14:textId="049081D7" w:rsidR="00510795" w:rsidRPr="00AB1781" w:rsidRDefault="00510795" w:rsidP="00267F42">
      <w:pPr>
        <w:pStyle w:val="EnglishHangNoCoptic"/>
      </w:pPr>
      <w:r w:rsidRPr="00AB1781">
        <w:t>14 they have ears</w:t>
      </w:r>
      <w:r w:rsidR="000A2EEC">
        <w:t>,</w:t>
      </w:r>
      <w:r w:rsidRPr="00AB1781">
        <w:t xml:space="preserve"> </w:t>
      </w:r>
      <w:r w:rsidR="000A2EEC">
        <w:t>but</w:t>
      </w:r>
      <w:r w:rsidRPr="00AB1781">
        <w:t xml:space="preserve"> </w:t>
      </w:r>
      <w:r w:rsidR="000A2EEC">
        <w:t>will not hear;</w:t>
      </w:r>
    </w:p>
    <w:p w14:paraId="35B70553" w14:textId="78472FB6" w:rsidR="00510795" w:rsidRPr="00AB1781" w:rsidRDefault="00510795" w:rsidP="00267F42">
      <w:pPr>
        <w:pStyle w:val="EnglishHangEndNoCoptic"/>
      </w:pPr>
      <w:r w:rsidRPr="00AB1781">
        <w:tab/>
        <w:t>they have noses</w:t>
      </w:r>
      <w:r w:rsidR="000A2EEC">
        <w:t>,</w:t>
      </w:r>
      <w:r w:rsidRPr="00AB1781">
        <w:t xml:space="preserve"> </w:t>
      </w:r>
      <w:r w:rsidR="000A2EEC">
        <w:t>but will not smell;</w:t>
      </w:r>
    </w:p>
    <w:p w14:paraId="49541825" w14:textId="75EE4F44" w:rsidR="00510795" w:rsidRPr="00AB1781" w:rsidRDefault="00510795" w:rsidP="00267F42">
      <w:pPr>
        <w:pStyle w:val="EnglishHangNoCoptic"/>
      </w:pPr>
      <w:r w:rsidRPr="00AB1781">
        <w:t>15 they have hands</w:t>
      </w:r>
      <w:r w:rsidR="000A2EEC">
        <w:t>,</w:t>
      </w:r>
      <w:r w:rsidRPr="00AB1781">
        <w:t xml:space="preserve"> </w:t>
      </w:r>
      <w:r w:rsidR="000A2EEC">
        <w:t>but they will not feel;</w:t>
      </w:r>
    </w:p>
    <w:p w14:paraId="3A2F18DC" w14:textId="401915F5" w:rsidR="00510795" w:rsidRPr="00AB1781" w:rsidRDefault="00510795" w:rsidP="00267F42">
      <w:pPr>
        <w:pStyle w:val="EnglishHangNoCoptic"/>
      </w:pPr>
      <w:r w:rsidRPr="00AB1781">
        <w:tab/>
        <w:t>they have feet</w:t>
      </w:r>
      <w:r w:rsidR="000A2EEC">
        <w:t>,</w:t>
      </w:r>
      <w:r w:rsidRPr="00AB1781">
        <w:t xml:space="preserve"> </w:t>
      </w:r>
      <w:r w:rsidR="000A2EEC">
        <w:t>but they will not walk;</w:t>
      </w:r>
    </w:p>
    <w:p w14:paraId="3BD98C75" w14:textId="6FEDF419" w:rsidR="00510795" w:rsidRPr="00AB1781" w:rsidRDefault="00510795" w:rsidP="00267F42">
      <w:pPr>
        <w:pStyle w:val="EnglishHangEndNoCoptic"/>
      </w:pPr>
      <w:r w:rsidRPr="00AB1781">
        <w:tab/>
        <w:t xml:space="preserve">they </w:t>
      </w:r>
      <w:r w:rsidR="000A2EEC">
        <w:t xml:space="preserve">will not </w:t>
      </w:r>
      <w:r w:rsidRPr="00AB1781">
        <w:t>make a</w:t>
      </w:r>
      <w:r w:rsidR="000A2EEC">
        <w:t>ny</w:t>
      </w:r>
      <w:r w:rsidRPr="00AB1781">
        <w:t xml:space="preserve"> sound with their throat</w:t>
      </w:r>
      <w:r w:rsidR="000A2EEC">
        <w:t>s</w:t>
      </w:r>
      <w:r w:rsidRPr="00AB1781">
        <w:t>.</w:t>
      </w:r>
    </w:p>
    <w:p w14:paraId="23EE4ADC" w14:textId="541E5509" w:rsidR="00510795" w:rsidRPr="00AB1781" w:rsidRDefault="00510795" w:rsidP="00267F42">
      <w:pPr>
        <w:pStyle w:val="EnglishHangNoCoptic"/>
      </w:pPr>
      <w:r w:rsidRPr="00AB1781">
        <w:t xml:space="preserve">16 </w:t>
      </w:r>
      <w:r w:rsidR="000A2EEC">
        <w:t>May</w:t>
      </w:r>
      <w:r w:rsidRPr="00AB1781">
        <w:t xml:space="preserve"> those who make </w:t>
      </w:r>
      <w:r w:rsidR="000A2EEC">
        <w:t xml:space="preserve">them, </w:t>
      </w:r>
      <w:r w:rsidR="000A2EEC" w:rsidRPr="00AB1781">
        <w:t>and all who trust in them</w:t>
      </w:r>
      <w:r w:rsidRPr="00AB1781">
        <w:t>,</w:t>
      </w:r>
    </w:p>
    <w:p w14:paraId="07BA920C" w14:textId="7C85CCCB" w:rsidR="00510795" w:rsidRPr="00AB1781" w:rsidRDefault="00510795" w:rsidP="00267F42">
      <w:pPr>
        <w:pStyle w:val="EnglishHangEndNoCoptic"/>
      </w:pPr>
      <w:r w:rsidRPr="00AB1781">
        <w:tab/>
      </w:r>
      <w:r w:rsidR="000A2EEC">
        <w:t>become like them</w:t>
      </w:r>
      <w:r w:rsidRPr="00AB1781">
        <w:t>.</w:t>
      </w:r>
    </w:p>
    <w:p w14:paraId="1B818BB6" w14:textId="3F8354EA" w:rsidR="00510795" w:rsidRPr="00AB1781" w:rsidRDefault="00510795" w:rsidP="00267F42">
      <w:pPr>
        <w:pStyle w:val="EnglishHangNoCoptic"/>
      </w:pPr>
      <w:r w:rsidRPr="00AB1781">
        <w:t xml:space="preserve">17 The house of Israel </w:t>
      </w:r>
      <w:r w:rsidR="000A2EEC">
        <w:t>hoped</w:t>
      </w:r>
      <w:r w:rsidRPr="00AB1781">
        <w:t xml:space="preserve"> in the Lord;</w:t>
      </w:r>
    </w:p>
    <w:p w14:paraId="53D9852E" w14:textId="2C5D62C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5AD71B2A" w14:textId="05B35293" w:rsidR="00510795" w:rsidRPr="00AB1781" w:rsidRDefault="00510795" w:rsidP="00267F42">
      <w:pPr>
        <w:pStyle w:val="EnglishHangNoCoptic"/>
      </w:pPr>
      <w:r w:rsidRPr="00AB1781">
        <w:lastRenderedPageBreak/>
        <w:t xml:space="preserve">18 The house of Aaron </w:t>
      </w:r>
      <w:r w:rsidR="000A2EEC">
        <w:t>hoped</w:t>
      </w:r>
      <w:r w:rsidRPr="00AB1781">
        <w:t xml:space="preserve"> in the Lord;</w:t>
      </w:r>
    </w:p>
    <w:p w14:paraId="0939F1DA" w14:textId="4B737B96"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0EFFF8A3" w14:textId="1CE9BF11" w:rsidR="00510795" w:rsidRPr="00AB1781" w:rsidRDefault="00510795" w:rsidP="00267F42">
      <w:pPr>
        <w:pStyle w:val="EnglishHangNoCoptic"/>
      </w:pPr>
      <w:r w:rsidRPr="00AB1781">
        <w:t xml:space="preserve">19 Those who fear the Lord </w:t>
      </w:r>
      <w:r w:rsidR="000A2EEC">
        <w:t>hoped</w:t>
      </w:r>
      <w:r w:rsidRPr="00AB1781">
        <w:t xml:space="preserve"> in the Lord;</w:t>
      </w:r>
    </w:p>
    <w:p w14:paraId="0CF240C9" w14:textId="4E53C079" w:rsidR="00510795" w:rsidRPr="00AB1781" w:rsidRDefault="00510795" w:rsidP="00267F42">
      <w:pPr>
        <w:pStyle w:val="EnglishHangEndNoCoptic"/>
      </w:pPr>
      <w:r w:rsidRPr="00AB1781">
        <w:tab/>
        <w:t xml:space="preserve">He is their helper and </w:t>
      </w:r>
      <w:r w:rsidR="000A2EEC">
        <w:t xml:space="preserve">their </w:t>
      </w:r>
      <w:r w:rsidRPr="00AB1781">
        <w:t>protector.</w:t>
      </w:r>
    </w:p>
    <w:p w14:paraId="44AC2201" w14:textId="77777777" w:rsidR="00510795" w:rsidRPr="00AB1781" w:rsidRDefault="00510795" w:rsidP="00267F42">
      <w:pPr>
        <w:pStyle w:val="EnglishHangNoCoptic"/>
      </w:pPr>
      <w:r w:rsidRPr="00AB1781">
        <w:t>20 The Lord has remembered us and blessed us;</w:t>
      </w:r>
    </w:p>
    <w:p w14:paraId="1AA1690A" w14:textId="77777777" w:rsidR="00510795" w:rsidRPr="00AB1781" w:rsidRDefault="00510795" w:rsidP="00267F42">
      <w:pPr>
        <w:pStyle w:val="EnglishHangNoCoptic"/>
      </w:pPr>
      <w:r w:rsidRPr="00AB1781">
        <w:tab/>
        <w:t xml:space="preserve">He has blessed the house of </w:t>
      </w:r>
      <w:r w:rsidR="00267F42" w:rsidRPr="00AB1781">
        <w:t>Israel</w:t>
      </w:r>
      <w:r w:rsidRPr="00AB1781">
        <w:t>,</w:t>
      </w:r>
    </w:p>
    <w:p w14:paraId="3D4774F5" w14:textId="3877A83B" w:rsidR="00510795" w:rsidRPr="00AB1781" w:rsidRDefault="00510795" w:rsidP="00267F42">
      <w:pPr>
        <w:pStyle w:val="EnglishHangEndNoCoptic"/>
      </w:pPr>
      <w:r w:rsidRPr="00AB1781">
        <w:tab/>
        <w:t>He</w:t>
      </w:r>
      <w:r w:rsidR="000A2EEC">
        <w:t xml:space="preserve"> has blessed the house of Aaron;</w:t>
      </w:r>
    </w:p>
    <w:p w14:paraId="795EAA0D" w14:textId="77777777" w:rsidR="00510795" w:rsidRPr="00AB1781" w:rsidRDefault="00510795" w:rsidP="00267F42">
      <w:pPr>
        <w:pStyle w:val="EnglishHangNoCoptic"/>
      </w:pPr>
      <w:r w:rsidRPr="00AB1781">
        <w:t>21 He has blessed those who fear the Lord,</w:t>
      </w:r>
    </w:p>
    <w:p w14:paraId="3FAEA6C4" w14:textId="283BB2AD" w:rsidR="00510795" w:rsidRPr="00267F42" w:rsidRDefault="00510795" w:rsidP="00267F42">
      <w:pPr>
        <w:pStyle w:val="EnglishHangEndNoCoptic"/>
      </w:pPr>
      <w:r w:rsidRPr="00AB1781">
        <w:tab/>
      </w:r>
      <w:r w:rsidR="000A2EEC">
        <w:t>[</w:t>
      </w:r>
      <w:r w:rsidRPr="00AB1781">
        <w:t>both</w:t>
      </w:r>
      <w:r w:rsidR="000A2EEC">
        <w:t>]</w:t>
      </w:r>
      <w:r w:rsidRPr="00AB1781">
        <w:t xml:space="preserve"> </w:t>
      </w:r>
      <w:r w:rsidR="000A2EEC">
        <w:t xml:space="preserve">the </w:t>
      </w:r>
      <w:r w:rsidRPr="00AB1781">
        <w:t xml:space="preserve">small and </w:t>
      </w:r>
      <w:r w:rsidR="000A2EEC">
        <w:t xml:space="preserve">the </w:t>
      </w:r>
      <w:r w:rsidRPr="00AB1781">
        <w:t>great.</w:t>
      </w:r>
    </w:p>
    <w:p w14:paraId="2A40725D" w14:textId="0F1CE4FC" w:rsidR="00510795" w:rsidRPr="00AB1781" w:rsidRDefault="00510795" w:rsidP="00267F42">
      <w:pPr>
        <w:pStyle w:val="EnglishHangNoCoptic"/>
      </w:pPr>
      <w:r w:rsidRPr="00AB1781">
        <w:t xml:space="preserve">22 May the Lord </w:t>
      </w:r>
      <w:r w:rsidR="000A2EEC">
        <w:t>increase you</w:t>
      </w:r>
      <w:r w:rsidRPr="00AB1781">
        <w:t>,</w:t>
      </w:r>
    </w:p>
    <w:p w14:paraId="0570265E" w14:textId="6289512A" w:rsidR="00510795" w:rsidRPr="00AB1781" w:rsidRDefault="00510795" w:rsidP="00267F42">
      <w:pPr>
        <w:pStyle w:val="EnglishHangEndNoCoptic"/>
      </w:pPr>
      <w:r w:rsidRPr="00AB1781">
        <w:tab/>
      </w:r>
      <w:r w:rsidR="000A2EEC">
        <w:t xml:space="preserve">[both] </w:t>
      </w:r>
      <w:r w:rsidRPr="00AB1781">
        <w:t>you and your children.</w:t>
      </w:r>
    </w:p>
    <w:p w14:paraId="3A7C89B0" w14:textId="67C94D5B" w:rsidR="00510795" w:rsidRPr="00AB1781" w:rsidRDefault="00510795" w:rsidP="00267F42">
      <w:pPr>
        <w:pStyle w:val="EnglishHangNoCoptic"/>
      </w:pPr>
      <w:r w:rsidRPr="00AB1781">
        <w:t xml:space="preserve">23 </w:t>
      </w:r>
      <w:r w:rsidR="000A2EEC">
        <w:t>You are</w:t>
      </w:r>
      <w:r w:rsidRPr="00AB1781">
        <w:t xml:space="preserve"> blessed </w:t>
      </w:r>
      <w:r w:rsidR="000A2EEC">
        <w:t>to</w:t>
      </w:r>
      <w:r w:rsidRPr="00AB1781">
        <w:t xml:space="preserve"> the Lord,</w:t>
      </w:r>
    </w:p>
    <w:p w14:paraId="56BAFEDA" w14:textId="77777777" w:rsidR="00510795" w:rsidRPr="00AB1781" w:rsidRDefault="00510795" w:rsidP="00267F42">
      <w:pPr>
        <w:pStyle w:val="EnglishHangEndNoCoptic"/>
      </w:pPr>
      <w:r w:rsidRPr="00AB1781">
        <w:tab/>
        <w:t>Who made heaven and earth.</w:t>
      </w:r>
    </w:p>
    <w:p w14:paraId="5ECFC9D5" w14:textId="77777777" w:rsidR="00510795" w:rsidRPr="00AB1781" w:rsidRDefault="00510795" w:rsidP="00267F42">
      <w:pPr>
        <w:pStyle w:val="EnglishHangNoCoptic"/>
      </w:pPr>
      <w:r w:rsidRPr="00AB1781">
        <w:t>24 The heaven of heaven belongs to the Lord,</w:t>
      </w:r>
    </w:p>
    <w:p w14:paraId="647EEC02" w14:textId="77777777" w:rsidR="00510795" w:rsidRPr="00AB1781" w:rsidRDefault="00510795" w:rsidP="00267F42">
      <w:pPr>
        <w:pStyle w:val="EnglishHangEndNoCoptic"/>
      </w:pPr>
      <w:r w:rsidRPr="00AB1781">
        <w:tab/>
        <w:t>but the earth He has given to the sons of men.</w:t>
      </w:r>
    </w:p>
    <w:p w14:paraId="7430FDB0" w14:textId="75A9B26C" w:rsidR="00510795" w:rsidRPr="00AB1781" w:rsidRDefault="00510795" w:rsidP="00267F42">
      <w:pPr>
        <w:pStyle w:val="EnglishHangNoCoptic"/>
      </w:pPr>
      <w:r w:rsidRPr="00AB1781">
        <w:t xml:space="preserve">25 The dead </w:t>
      </w:r>
      <w:r w:rsidR="000A2EEC">
        <w:t>will</w:t>
      </w:r>
      <w:r w:rsidRPr="00AB1781">
        <w:t xml:space="preserve"> not praise </w:t>
      </w:r>
      <w:r w:rsidR="001040C8">
        <w:t>You</w:t>
      </w:r>
      <w:r w:rsidRPr="00AB1781">
        <w:t>, O Lord,</w:t>
      </w:r>
    </w:p>
    <w:p w14:paraId="16813789" w14:textId="79C3B390" w:rsidR="00510795" w:rsidRPr="00AB1781" w:rsidRDefault="00510795" w:rsidP="00267F42">
      <w:pPr>
        <w:pStyle w:val="EnglishHangEndNoCoptic"/>
      </w:pPr>
      <w:r w:rsidRPr="00AB1781">
        <w:tab/>
        <w:t xml:space="preserve">nor </w:t>
      </w:r>
      <w:r w:rsidR="000A2EEC">
        <w:t xml:space="preserve">[will] </w:t>
      </w:r>
      <w:r w:rsidRPr="00AB1781">
        <w:t xml:space="preserve">all who go down to </w:t>
      </w:r>
      <w:r w:rsidR="000A2EEC">
        <w:t>Hades</w:t>
      </w:r>
      <w:r w:rsidRPr="00AB1781">
        <w:t>.</w:t>
      </w:r>
      <w:r w:rsidRPr="00AB1781">
        <w:rPr>
          <w:rStyle w:val="FootnoteReference"/>
        </w:rPr>
        <w:footnoteReference w:id="673"/>
      </w:r>
    </w:p>
    <w:p w14:paraId="763C3A23" w14:textId="77777777" w:rsidR="00510795" w:rsidRPr="00AB1781" w:rsidRDefault="00510795" w:rsidP="00267F42">
      <w:pPr>
        <w:pStyle w:val="EnglishHangNoCoptic"/>
      </w:pPr>
      <w:r w:rsidRPr="00AB1781">
        <w:t>26 But we who live will bless the Lord,</w:t>
      </w:r>
    </w:p>
    <w:p w14:paraId="7F8F59D4" w14:textId="2305CF75" w:rsidR="00510795" w:rsidRPr="00267F42" w:rsidRDefault="000A2EEC" w:rsidP="00267F42">
      <w:pPr>
        <w:pStyle w:val="EnglishHangEndNoCoptic"/>
      </w:pPr>
      <w:r>
        <w:tab/>
        <w:t>from now and to the ages</w:t>
      </w:r>
      <w:r w:rsidR="00BD138C">
        <w:rPr>
          <w:rStyle w:val="FootnoteReference"/>
        </w:rPr>
        <w:footnoteReference w:id="674"/>
      </w:r>
      <w:r w:rsidR="00510795" w:rsidRPr="00AB1781">
        <w:t>.</w:t>
      </w:r>
    </w:p>
    <w:p w14:paraId="397629CE" w14:textId="75AE80C9" w:rsidR="00510795" w:rsidRPr="00267F42" w:rsidRDefault="00267F42" w:rsidP="00BF0205">
      <w:pPr>
        <w:pStyle w:val="Heading4"/>
      </w:pPr>
      <w:bookmarkStart w:id="295" w:name="_Ref412026361"/>
      <w:r>
        <w:t>Psalm</w:t>
      </w:r>
      <w:r w:rsidR="00510795" w:rsidRPr="00AB1781">
        <w:t xml:space="preserve"> 114</w:t>
      </w:r>
      <w:r>
        <w:t xml:space="preserve">: </w:t>
      </w:r>
      <w:r w:rsidR="00E67F94">
        <w:t>“</w:t>
      </w:r>
      <w:r>
        <w:t>I love Him</w:t>
      </w:r>
      <w:r w:rsidR="00E67F94">
        <w:t>,</w:t>
      </w:r>
      <w:r>
        <w:t xml:space="preserve"> because the Lord </w:t>
      </w:r>
      <w:r w:rsidR="00E67F94">
        <w:t>will hear”</w:t>
      </w:r>
      <w:bookmarkEnd w:id="295"/>
    </w:p>
    <w:p w14:paraId="052E8D32"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Act of Love on Being Saved from Death</w:t>
      </w:r>
    </w:p>
    <w:p w14:paraId="65EB63F8"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live to Please the Lord</w:t>
      </w:r>
    </w:p>
    <w:p w14:paraId="126712C3" w14:textId="5625ABA0"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17478B60" w14:textId="77777777" w:rsidR="00510795" w:rsidRPr="00AB1781" w:rsidRDefault="00510795" w:rsidP="00267F42">
      <w:pPr>
        <w:pStyle w:val="Rubric"/>
      </w:pPr>
      <w:r w:rsidRPr="00AB1781">
        <w:t>1 (Alleluia)</w:t>
      </w:r>
    </w:p>
    <w:p w14:paraId="2EBA8EC2" w14:textId="0B99EDC8" w:rsidR="00510795" w:rsidRPr="00AB1781" w:rsidRDefault="00510795" w:rsidP="00267F42">
      <w:pPr>
        <w:pStyle w:val="EnglishHangNoCoptic"/>
      </w:pPr>
      <w:r w:rsidRPr="00AB1781">
        <w:t xml:space="preserve">I love </w:t>
      </w:r>
      <w:r w:rsidR="00D27B1F">
        <w:t>[</w:t>
      </w:r>
      <w:r w:rsidRPr="00AB1781">
        <w:t>Him</w:t>
      </w:r>
      <w:r w:rsidRPr="00AB1781">
        <w:rPr>
          <w:rStyle w:val="FootnoteReference"/>
        </w:rPr>
        <w:footnoteReference w:id="675"/>
      </w:r>
      <w:r w:rsidR="00D27B1F">
        <w:t>],</w:t>
      </w:r>
      <w:r w:rsidRPr="00AB1781">
        <w:t xml:space="preserve"> because the Lord </w:t>
      </w:r>
      <w:r w:rsidR="00D27B1F">
        <w:t>will hear</w:t>
      </w:r>
    </w:p>
    <w:p w14:paraId="46037ABF" w14:textId="44DF9079" w:rsidR="00510795" w:rsidRPr="00AB1781" w:rsidRDefault="00510795" w:rsidP="00267F42">
      <w:pPr>
        <w:pStyle w:val="EnglishHangEndNoCoptic"/>
      </w:pPr>
      <w:r w:rsidRPr="00AB1781">
        <w:tab/>
        <w:t xml:space="preserve">the </w:t>
      </w:r>
      <w:r w:rsidR="00D27B1F">
        <w:t>voice</w:t>
      </w:r>
      <w:r w:rsidR="00D27B1F">
        <w:rPr>
          <w:rStyle w:val="FootnoteReference"/>
        </w:rPr>
        <w:footnoteReference w:id="676"/>
      </w:r>
      <w:r w:rsidRPr="00AB1781">
        <w:t xml:space="preserve"> of my </w:t>
      </w:r>
      <w:r w:rsidR="00D27B1F">
        <w:t>supplication</w:t>
      </w:r>
      <w:r w:rsidRPr="00AB1781">
        <w:t>,</w:t>
      </w:r>
    </w:p>
    <w:p w14:paraId="0E88DC2A" w14:textId="5400A187" w:rsidR="00510795" w:rsidRPr="00AB1781" w:rsidRDefault="00D27B1F" w:rsidP="00267F42">
      <w:pPr>
        <w:pStyle w:val="EnglishHangNoCoptic"/>
      </w:pPr>
      <w:r>
        <w:t>2 because He inclined His ear to me;</w:t>
      </w:r>
    </w:p>
    <w:p w14:paraId="3372E484" w14:textId="521A4BB4" w:rsidR="00510795" w:rsidRPr="00AB1781" w:rsidRDefault="00510795" w:rsidP="00267F42">
      <w:pPr>
        <w:pStyle w:val="EnglishHangEndNoCoptic"/>
      </w:pPr>
      <w:r w:rsidRPr="00AB1781">
        <w:tab/>
      </w:r>
      <w:r w:rsidR="00D27B1F">
        <w:t>therefore I will call upon Him</w:t>
      </w:r>
      <w:r w:rsidRPr="00AB1781">
        <w:t xml:space="preserve"> </w:t>
      </w:r>
      <w:r w:rsidR="00D27B1F">
        <w:t>in all my days</w:t>
      </w:r>
      <w:r w:rsidRPr="00AB1781">
        <w:t>.</w:t>
      </w:r>
    </w:p>
    <w:p w14:paraId="59B56AB4" w14:textId="1EAF821A" w:rsidR="00510795" w:rsidRPr="00AB1781" w:rsidRDefault="00510795" w:rsidP="00267F42">
      <w:pPr>
        <w:pStyle w:val="EnglishHangNoCoptic"/>
      </w:pPr>
      <w:r w:rsidRPr="00AB1781">
        <w:lastRenderedPageBreak/>
        <w:t xml:space="preserve">3 The pangs of death </w:t>
      </w:r>
      <w:r w:rsidR="00D27B1F">
        <w:t>surrounded me;</w:t>
      </w:r>
    </w:p>
    <w:p w14:paraId="1FCB518F" w14:textId="1A4A48F8" w:rsidR="00510795" w:rsidRPr="00AB1781" w:rsidRDefault="00510795" w:rsidP="00267F42">
      <w:pPr>
        <w:pStyle w:val="EnglishHangNoCoptic"/>
      </w:pPr>
      <w:r w:rsidRPr="00AB1781">
        <w:tab/>
        <w:t xml:space="preserve">the </w:t>
      </w:r>
      <w:r w:rsidR="00D27B1F">
        <w:t>dangers</w:t>
      </w:r>
      <w:r w:rsidRPr="00AB1781">
        <w:t xml:space="preserve"> of </w:t>
      </w:r>
      <w:r w:rsidR="00D27B1F">
        <w:t>Hades</w:t>
      </w:r>
      <w:r w:rsidRPr="00AB1781">
        <w:t xml:space="preserve"> </w:t>
      </w:r>
      <w:r w:rsidR="00D27B1F">
        <w:t>found</w:t>
      </w:r>
      <w:r w:rsidRPr="00AB1781">
        <w:t xml:space="preserve"> me;</w:t>
      </w:r>
    </w:p>
    <w:p w14:paraId="5604B071" w14:textId="298B980B" w:rsidR="00510795" w:rsidRPr="00AB1781" w:rsidRDefault="00510795" w:rsidP="00267F42">
      <w:pPr>
        <w:pStyle w:val="EnglishHangEndNoCoptic"/>
      </w:pPr>
      <w:r w:rsidRPr="00AB1781">
        <w:tab/>
        <w:t xml:space="preserve">I </w:t>
      </w:r>
      <w:r w:rsidR="00D27B1F">
        <w:t>found</w:t>
      </w:r>
      <w:r w:rsidRPr="00AB1781">
        <w:t xml:space="preserve"> </w:t>
      </w:r>
      <w:r w:rsidR="00D27B1F">
        <w:t>affliction</w:t>
      </w:r>
      <w:r w:rsidRPr="00AB1781">
        <w:t xml:space="preserve"> and grief.</w:t>
      </w:r>
    </w:p>
    <w:p w14:paraId="0CF1C28F" w14:textId="62C282AC" w:rsidR="00510795" w:rsidRPr="00AB1781" w:rsidRDefault="00510795" w:rsidP="00267F42">
      <w:pPr>
        <w:pStyle w:val="EnglishHangNoCoptic"/>
      </w:pPr>
      <w:r w:rsidRPr="00AB1781">
        <w:t>4 Then I</w:t>
      </w:r>
      <w:r w:rsidR="00D27B1F">
        <w:t xml:space="preserve"> called on the Name of the Lord,</w:t>
      </w:r>
    </w:p>
    <w:p w14:paraId="31C1A3D1" w14:textId="7BF244AA" w:rsidR="00510795" w:rsidRPr="00AB1781" w:rsidRDefault="00D27B1F" w:rsidP="00267F42">
      <w:pPr>
        <w:pStyle w:val="EnglishHangEndNoCoptic"/>
      </w:pPr>
      <w:r>
        <w:tab/>
        <w:t>“O Lord, save</w:t>
      </w:r>
      <w:r>
        <w:rPr>
          <w:rStyle w:val="FootnoteReference"/>
        </w:rPr>
        <w:footnoteReference w:id="677"/>
      </w:r>
      <w:r>
        <w:t xml:space="preserve"> my soul!”</w:t>
      </w:r>
    </w:p>
    <w:p w14:paraId="6CB667C8" w14:textId="7AE1080B" w:rsidR="00510795" w:rsidRPr="00AB1781" w:rsidRDefault="00510795" w:rsidP="00267F42">
      <w:pPr>
        <w:pStyle w:val="EnglishHangNoCoptic"/>
      </w:pPr>
      <w:r w:rsidRPr="00AB1781">
        <w:t xml:space="preserve">5 The Lord is merciful and </w:t>
      </w:r>
      <w:r w:rsidR="00D27B1F">
        <w:t>righteous</w:t>
      </w:r>
      <w:r w:rsidR="0099246B">
        <w:t>;</w:t>
      </w:r>
    </w:p>
    <w:p w14:paraId="2CB86236" w14:textId="25FE7EC4" w:rsidR="00510795" w:rsidRPr="00AB1781" w:rsidRDefault="00510795" w:rsidP="00267F42">
      <w:pPr>
        <w:pStyle w:val="EnglishHangEndNoCoptic"/>
      </w:pPr>
      <w:r w:rsidRPr="00AB1781">
        <w:tab/>
      </w:r>
      <w:r w:rsidR="0099246B">
        <w:t>o</w:t>
      </w:r>
      <w:r w:rsidRPr="00AB1781">
        <w:t xml:space="preserve">ur God </w:t>
      </w:r>
      <w:r w:rsidR="0099246B">
        <w:t>shows mercy</w:t>
      </w:r>
      <w:r w:rsidRPr="00AB1781">
        <w:t>.</w:t>
      </w:r>
    </w:p>
    <w:p w14:paraId="389C8384" w14:textId="65B16834" w:rsidR="00510795" w:rsidRPr="00AB1781" w:rsidRDefault="00510795" w:rsidP="00267F42">
      <w:pPr>
        <w:pStyle w:val="EnglishHangNoCoptic"/>
      </w:pPr>
      <w:r w:rsidRPr="00AB1781">
        <w:t xml:space="preserve">6 The Lord is the </w:t>
      </w:r>
      <w:r w:rsidR="0099246B">
        <w:t>protector</w:t>
      </w:r>
      <w:r w:rsidRPr="00AB1781">
        <w:t xml:space="preserve"> of infants;</w:t>
      </w:r>
    </w:p>
    <w:p w14:paraId="676E26E2" w14:textId="61F77EC9" w:rsidR="00510795" w:rsidRPr="00AB1781" w:rsidRDefault="00510795" w:rsidP="00267F42">
      <w:pPr>
        <w:pStyle w:val="EnglishHangEndNoCoptic"/>
      </w:pPr>
      <w:r w:rsidRPr="00AB1781">
        <w:tab/>
        <w:t>I was humbled</w:t>
      </w:r>
      <w:r w:rsidR="0099246B">
        <w:t>,</w:t>
      </w:r>
      <w:r w:rsidRPr="00AB1781">
        <w:t xml:space="preserve"> and He saved me.</w:t>
      </w:r>
    </w:p>
    <w:p w14:paraId="07D69455" w14:textId="77777777" w:rsidR="00510795" w:rsidRPr="00AB1781" w:rsidRDefault="00510795" w:rsidP="00267F42">
      <w:pPr>
        <w:pStyle w:val="EnglishHangNoCoptic"/>
      </w:pPr>
      <w:r w:rsidRPr="00AB1781">
        <w:t>7 Return, O my soul, to your rest,</w:t>
      </w:r>
      <w:r w:rsidRPr="00AB1781">
        <w:rPr>
          <w:rStyle w:val="FootnoteReference"/>
        </w:rPr>
        <w:footnoteReference w:id="678"/>
      </w:r>
    </w:p>
    <w:p w14:paraId="4E052764" w14:textId="7E38A71D" w:rsidR="00510795" w:rsidRPr="00AB1781" w:rsidRDefault="00510795" w:rsidP="00267F42">
      <w:pPr>
        <w:pStyle w:val="EnglishHangEndNoCoptic"/>
      </w:pPr>
      <w:r w:rsidRPr="00AB1781">
        <w:tab/>
        <w:t xml:space="preserve">for the Lord </w:t>
      </w:r>
      <w:r w:rsidR="00F01C0B">
        <w:t>has shown</w:t>
      </w:r>
      <w:r w:rsidR="0099246B">
        <w:t xml:space="preserve"> you kindness,</w:t>
      </w:r>
    </w:p>
    <w:p w14:paraId="36C50F1B" w14:textId="5E700F80" w:rsidR="00510795" w:rsidRPr="00AB1781" w:rsidRDefault="0099246B" w:rsidP="00267F42">
      <w:pPr>
        <w:pStyle w:val="EnglishHangNoCoptic"/>
      </w:pPr>
      <w:r>
        <w:t>8 f</w:t>
      </w:r>
      <w:r w:rsidR="00510795" w:rsidRPr="00AB1781">
        <w:t xml:space="preserve">or He </w:t>
      </w:r>
      <w:r w:rsidR="00F01C0B">
        <w:t xml:space="preserve">has </w:t>
      </w:r>
      <w:r w:rsidR="00510795" w:rsidRPr="00AB1781">
        <w:t>delivered my soul from death,</w:t>
      </w:r>
    </w:p>
    <w:p w14:paraId="40E1483D" w14:textId="03F64623" w:rsidR="00510795" w:rsidRPr="00AB1781" w:rsidRDefault="00510795" w:rsidP="00267F42">
      <w:pPr>
        <w:pStyle w:val="EnglishHangEndNoCoptic"/>
      </w:pPr>
      <w:r w:rsidRPr="00AB1781">
        <w:tab/>
        <w:t>my eyes from tears</w:t>
      </w:r>
      <w:r w:rsidR="0099246B">
        <w:t>,</w:t>
      </w:r>
      <w:r w:rsidRPr="00AB1781">
        <w:t xml:space="preserve"> and my feet from slipping.</w:t>
      </w:r>
    </w:p>
    <w:p w14:paraId="1D9D264D" w14:textId="7E7C69B8" w:rsidR="00510795" w:rsidRPr="00AB1781" w:rsidRDefault="00510795" w:rsidP="00267F42">
      <w:pPr>
        <w:pStyle w:val="EnglishHangNoCoptic"/>
      </w:pPr>
      <w:r w:rsidRPr="00AB1781">
        <w:t xml:space="preserve">9 I will </w:t>
      </w:r>
      <w:r w:rsidR="0099246B">
        <w:t>be well pleasing before</w:t>
      </w:r>
      <w:r w:rsidRPr="00AB1781">
        <w:t xml:space="preserve"> the Lord</w:t>
      </w:r>
      <w:r w:rsidR="0099246B">
        <w:rPr>
          <w:rStyle w:val="FootnoteReference"/>
        </w:rPr>
        <w:footnoteReference w:id="679"/>
      </w:r>
    </w:p>
    <w:p w14:paraId="30D31F28" w14:textId="11F59766" w:rsidR="00510795" w:rsidRDefault="00510795" w:rsidP="00267F42">
      <w:pPr>
        <w:pStyle w:val="EnglishHangEndNoCoptic"/>
      </w:pPr>
      <w:r w:rsidRPr="00AB1781">
        <w:tab/>
        <w:t>in the land of the living.</w:t>
      </w:r>
    </w:p>
    <w:p w14:paraId="15BDDE6D" w14:textId="4E825CC7" w:rsidR="00B35B25" w:rsidRDefault="00B35B25" w:rsidP="00B35B25">
      <w:pPr>
        <w:pStyle w:val="Rubric"/>
      </w:pPr>
      <w:r>
        <w:t xml:space="preserve">Alleluia. </w:t>
      </w:r>
      <w:r>
        <w:fldChar w:fldCharType="begin"/>
      </w:r>
      <w:r>
        <w:instrText xml:space="preserve"> REF _Ref434576249 \h  \* MERGEFORMAT </w:instrText>
      </w:r>
      <w:r>
        <w:fldChar w:fldCharType="separate"/>
      </w:r>
      <w:r w:rsidR="000C7DE2">
        <w:rPr>
          <w:lang w:val="en-GB"/>
        </w:rPr>
        <w:t>The Psalms of Noon (The Sixth Hour)</w:t>
      </w:r>
      <w:r>
        <w:fldChar w:fldCharType="end"/>
      </w:r>
      <w:r w:rsidR="00E611C7">
        <w:t xml:space="preserve"> and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t xml:space="preserve">continue with </w:t>
      </w:r>
      <w:r>
        <w:fldChar w:fldCharType="begin"/>
      </w:r>
      <w:r>
        <w:instrText xml:space="preserve"> REF _Ref412026376 \h </w:instrText>
      </w:r>
      <w:r>
        <w:fldChar w:fldCharType="separate"/>
      </w:r>
      <w:r w:rsidR="000C7DE2">
        <w:t>Psalm</w:t>
      </w:r>
      <w:r w:rsidR="000C7DE2" w:rsidRPr="00AB1781">
        <w:t xml:space="preserve"> 115</w:t>
      </w:r>
      <w:r w:rsidR="000C7DE2">
        <w:t>: “I believed; therefore I spoke; but I was greatly humbled”</w:t>
      </w:r>
      <w:r>
        <w:fldChar w:fldCharType="end"/>
      </w:r>
      <w:r>
        <w:t xml:space="preserve">, page </w:t>
      </w:r>
      <w:r>
        <w:fldChar w:fldCharType="begin"/>
      </w:r>
      <w:r>
        <w:instrText xml:space="preserve"> PAGEREF _Ref412026376 \h </w:instrText>
      </w:r>
      <w:r>
        <w:fldChar w:fldCharType="separate"/>
      </w:r>
      <w:r w:rsidR="000C7DE2">
        <w:rPr>
          <w:noProof/>
        </w:rPr>
        <w:t>267</w:t>
      </w:r>
      <w:r>
        <w:fldChar w:fldCharType="end"/>
      </w:r>
      <w:r>
        <w:t>.</w:t>
      </w:r>
      <w:r w:rsidR="00E611C7">
        <w:t xml:space="preserve"> </w:t>
      </w:r>
    </w:p>
    <w:p w14:paraId="2EBB0BCC" w14:textId="56185ECE" w:rsidR="003A7286" w:rsidRDefault="003A7286" w:rsidP="003A7286">
      <w:pPr>
        <w:pStyle w:val="Rubric"/>
      </w:pPr>
      <w:r>
        <w:t>Glory…</w:t>
      </w:r>
    </w:p>
    <w:p w14:paraId="48A4D32A" w14:textId="7645DE9A" w:rsidR="00AE3BA1" w:rsidRPr="00267F42" w:rsidRDefault="00AE3BA1" w:rsidP="003A7286">
      <w:pPr>
        <w:pStyle w:val="Rubric"/>
      </w:pPr>
      <w:r>
        <w:t>The following continues as part of the same Psalm (116) in the Hebrew:</w:t>
      </w:r>
    </w:p>
    <w:p w14:paraId="2E5F0A70" w14:textId="12820AB0" w:rsidR="00510795" w:rsidRPr="00267F42" w:rsidRDefault="00267F42" w:rsidP="00BF0205">
      <w:pPr>
        <w:pStyle w:val="Heading4"/>
      </w:pPr>
      <w:bookmarkStart w:id="296" w:name="_Ref412026376"/>
      <w:r>
        <w:t>Psalm</w:t>
      </w:r>
      <w:r w:rsidR="00510795" w:rsidRPr="00AB1781">
        <w:t xml:space="preserve"> 115</w:t>
      </w:r>
      <w:r>
        <w:t xml:space="preserve">: </w:t>
      </w:r>
      <w:r w:rsidR="00E67F94">
        <w:t>“</w:t>
      </w:r>
      <w:r>
        <w:t>I believed</w:t>
      </w:r>
      <w:r w:rsidR="00E67F94">
        <w:t>;</w:t>
      </w:r>
      <w:r>
        <w:t xml:space="preserve"> </w:t>
      </w:r>
      <w:r w:rsidR="00E67F94">
        <w:t>therefore</w:t>
      </w:r>
      <w:r>
        <w:t xml:space="preserve"> I spoke; but I was </w:t>
      </w:r>
      <w:r w:rsidR="00E67F94">
        <w:t>greatly humbled”</w:t>
      </w:r>
      <w:bookmarkEnd w:id="296"/>
    </w:p>
    <w:p w14:paraId="0F203A6A"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Promise of Sacrificial Service in Gratitude to God</w:t>
      </w:r>
    </w:p>
    <w:p w14:paraId="626DB22C"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 will drink the Cup of Salvation</w:t>
      </w:r>
    </w:p>
    <w:p w14:paraId="25592EA2" w14:textId="413EAB7D" w:rsidR="00F14AA6" w:rsidRDefault="00F14AA6" w:rsidP="00267F42">
      <w:pPr>
        <w:pStyle w:val="Rubric"/>
      </w:pPr>
      <w:r>
        <w:fldChar w:fldCharType="begin"/>
      </w:r>
      <w:r>
        <w:instrText xml:space="preserve"> REF _Ref434576482 \h </w:instrText>
      </w:r>
      <w:r>
        <w:fldChar w:fldCharType="separate"/>
      </w:r>
      <w:r w:rsidR="000C7DE2">
        <w:rPr>
          <w:lang w:val="en-GB"/>
        </w:rPr>
        <w:t>The Psalms of the Afternoon (Ninth hour)</w:t>
      </w:r>
      <w:r>
        <w:fldChar w:fldCharType="end"/>
      </w:r>
      <w:r>
        <w:t xml:space="preserve">, page </w:t>
      </w:r>
      <w:r>
        <w:fldChar w:fldCharType="begin"/>
      </w:r>
      <w:r>
        <w:instrText xml:space="preserve"> PAGEREF _Ref434576482 \h </w:instrText>
      </w:r>
      <w:r>
        <w:fldChar w:fldCharType="separate"/>
      </w:r>
      <w:r w:rsidR="000C7DE2">
        <w:rPr>
          <w:noProof/>
        </w:rPr>
        <w:t>74</w:t>
      </w:r>
      <w:r>
        <w:fldChar w:fldCharType="end"/>
      </w:r>
      <w:r>
        <w:t>. Reserved for the Presbyter, if present.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p>
    <w:p w14:paraId="695EBEDC" w14:textId="77777777" w:rsidR="00510795" w:rsidRPr="00AB1781" w:rsidRDefault="00510795" w:rsidP="00267F42">
      <w:pPr>
        <w:pStyle w:val="Rubric"/>
      </w:pPr>
      <w:r w:rsidRPr="00AB1781">
        <w:t>1 (Alleluia)</w:t>
      </w:r>
    </w:p>
    <w:p w14:paraId="72CCFF18" w14:textId="5F77D595" w:rsidR="00510795" w:rsidRPr="00AB1781" w:rsidRDefault="00510795" w:rsidP="00267F42">
      <w:pPr>
        <w:pStyle w:val="EnglishHangNoCoptic"/>
      </w:pPr>
      <w:r w:rsidRPr="00AB1781">
        <w:t>I believed</w:t>
      </w:r>
      <w:r w:rsidR="00040C56">
        <w:t>;</w:t>
      </w:r>
      <w:r w:rsidRPr="00AB1781">
        <w:t xml:space="preserve"> </w:t>
      </w:r>
      <w:r w:rsidR="00040C56">
        <w:t>therefore</w:t>
      </w:r>
      <w:r w:rsidRPr="00AB1781">
        <w:t xml:space="preserve"> I spoke;</w:t>
      </w:r>
      <w:r w:rsidRPr="00AB1781">
        <w:rPr>
          <w:rStyle w:val="FootnoteReference"/>
        </w:rPr>
        <w:footnoteReference w:id="680"/>
      </w:r>
    </w:p>
    <w:p w14:paraId="3D63419E" w14:textId="606FB327" w:rsidR="00510795" w:rsidRPr="00AB1781" w:rsidRDefault="00F01C0B" w:rsidP="00267F42">
      <w:pPr>
        <w:pStyle w:val="EnglishHangEndNoCoptic"/>
      </w:pPr>
      <w:r>
        <w:tab/>
        <w:t>but</w:t>
      </w:r>
      <w:r w:rsidR="00040C56">
        <w:t xml:space="preserve"> I</w:t>
      </w:r>
      <w:r w:rsidR="00510795" w:rsidRPr="00AB1781">
        <w:t xml:space="preserve"> was </w:t>
      </w:r>
      <w:r w:rsidR="00040C56">
        <w:t>greatly humbled</w:t>
      </w:r>
      <w:r w:rsidR="00040C56">
        <w:rPr>
          <w:rStyle w:val="FootnoteReference"/>
        </w:rPr>
        <w:footnoteReference w:id="681"/>
      </w:r>
      <w:r w:rsidR="00040C56">
        <w:t>.</w:t>
      </w:r>
    </w:p>
    <w:p w14:paraId="23D914A8" w14:textId="1A644C0F" w:rsidR="00510795" w:rsidRPr="00AB1781" w:rsidRDefault="00510795" w:rsidP="00267F42">
      <w:pPr>
        <w:pStyle w:val="EnglishHangNoCoptic"/>
      </w:pPr>
      <w:r w:rsidRPr="00AB1781">
        <w:lastRenderedPageBreak/>
        <w:t xml:space="preserve">2 I said in my </w:t>
      </w:r>
      <w:r w:rsidR="00B403A1">
        <w:t>alarm</w:t>
      </w:r>
      <w:r w:rsidR="00B403A1">
        <w:rPr>
          <w:rStyle w:val="FootnoteReference"/>
        </w:rPr>
        <w:footnoteReference w:id="682"/>
      </w:r>
      <w:r w:rsidR="00B403A1">
        <w:t>,</w:t>
      </w:r>
    </w:p>
    <w:p w14:paraId="59FA24BB" w14:textId="3838C1C6" w:rsidR="00510795" w:rsidRPr="00AB1781" w:rsidRDefault="00510795" w:rsidP="00267F42">
      <w:pPr>
        <w:pStyle w:val="EnglishHangEndNoCoptic"/>
      </w:pPr>
      <w:r w:rsidRPr="00AB1781">
        <w:tab/>
      </w:r>
      <w:r w:rsidR="00B403A1">
        <w:t>“</w:t>
      </w:r>
      <w:r w:rsidRPr="00AB1781">
        <w:t>Every</w:t>
      </w:r>
      <w:r w:rsidR="00F01C0B">
        <w:t xml:space="preserve"> </w:t>
      </w:r>
      <w:r w:rsidRPr="00AB1781">
        <w:t>man is a liar.</w:t>
      </w:r>
      <w:r w:rsidR="00B403A1">
        <w:t>”</w:t>
      </w:r>
    </w:p>
    <w:p w14:paraId="6C600082" w14:textId="295212BC" w:rsidR="00510795" w:rsidRPr="00AB1781" w:rsidRDefault="00510795" w:rsidP="00267F42">
      <w:pPr>
        <w:pStyle w:val="EnglishHangNoCoptic"/>
      </w:pPr>
      <w:r w:rsidRPr="00AB1781">
        <w:t xml:space="preserve">3 What </w:t>
      </w:r>
      <w:r w:rsidR="00B403A1">
        <w:t>will</w:t>
      </w:r>
      <w:r w:rsidRPr="00AB1781">
        <w:t xml:space="preserve"> I </w:t>
      </w:r>
      <w:r w:rsidR="00B403A1">
        <w:t>give back</w:t>
      </w:r>
      <w:r w:rsidRPr="00AB1781">
        <w:t xml:space="preserve"> to the Lord</w:t>
      </w:r>
    </w:p>
    <w:p w14:paraId="3A006E9E" w14:textId="4CA588F1" w:rsidR="00510795" w:rsidRPr="00AB1781" w:rsidRDefault="00510795" w:rsidP="00267F42">
      <w:pPr>
        <w:pStyle w:val="EnglishHangEndNoCoptic"/>
      </w:pPr>
      <w:r w:rsidRPr="00AB1781">
        <w:tab/>
        <w:t>for all He has given me?</w:t>
      </w:r>
    </w:p>
    <w:p w14:paraId="3DA072BF" w14:textId="419EF4A9" w:rsidR="00510795" w:rsidRPr="00AB1781" w:rsidRDefault="00510795" w:rsidP="00267F42">
      <w:pPr>
        <w:pStyle w:val="EnglishHangNoCoptic"/>
      </w:pPr>
      <w:r w:rsidRPr="00AB1781">
        <w:t xml:space="preserve">4 I will </w:t>
      </w:r>
      <w:r w:rsidR="00B403A1">
        <w:t>take</w:t>
      </w:r>
      <w:r w:rsidRPr="00AB1781">
        <w:t xml:space="preserve"> the cup of salvation</w:t>
      </w:r>
      <w:r w:rsidR="00B403A1">
        <w:t>,</w:t>
      </w:r>
    </w:p>
    <w:p w14:paraId="4F5EF0F0" w14:textId="5AE3419A" w:rsidR="00510795" w:rsidRPr="00AB1781" w:rsidRDefault="00510795" w:rsidP="00267F42">
      <w:pPr>
        <w:pStyle w:val="EnglishHangEndNoCoptic"/>
      </w:pPr>
      <w:r w:rsidRPr="00AB1781">
        <w:tab/>
        <w:t xml:space="preserve">and call </w:t>
      </w:r>
      <w:r w:rsidR="00B403A1">
        <w:t>upon the N</w:t>
      </w:r>
      <w:r w:rsidRPr="00AB1781">
        <w:t>ame of the Lord.</w:t>
      </w:r>
    </w:p>
    <w:p w14:paraId="084E0214" w14:textId="77777777" w:rsidR="00510795" w:rsidRPr="00AB1781" w:rsidRDefault="00510795" w:rsidP="00267F42">
      <w:pPr>
        <w:pStyle w:val="EnglishHangNoCoptic"/>
      </w:pPr>
      <w:r w:rsidRPr="00AB1781">
        <w:t>5 I will pay my vows to the Lord</w:t>
      </w:r>
    </w:p>
    <w:p w14:paraId="33B27968" w14:textId="3B95EEC2" w:rsidR="00510795" w:rsidRPr="00AB1781" w:rsidRDefault="00510795" w:rsidP="00267F42">
      <w:pPr>
        <w:pStyle w:val="EnglishHangEndNoCoptic"/>
      </w:pPr>
      <w:r w:rsidRPr="00AB1781">
        <w:tab/>
        <w:t>in the presence of all His people.</w:t>
      </w:r>
      <w:r w:rsidR="00B403A1">
        <w:rPr>
          <w:rStyle w:val="FootnoteReference"/>
        </w:rPr>
        <w:footnoteReference w:id="683"/>
      </w:r>
    </w:p>
    <w:p w14:paraId="60E850D6" w14:textId="0A9F18AA" w:rsidR="00510795" w:rsidRPr="00AB1781" w:rsidRDefault="00510795" w:rsidP="00267F42">
      <w:pPr>
        <w:pStyle w:val="EnglishHangNoCoptic"/>
      </w:pPr>
      <w:r w:rsidRPr="00AB1781">
        <w:t xml:space="preserve">6 </w:t>
      </w:r>
      <w:r w:rsidR="00F01C0B">
        <w:t>The death of His s</w:t>
      </w:r>
      <w:r w:rsidR="00F01C0B" w:rsidRPr="00AB1781">
        <w:t>aints</w:t>
      </w:r>
      <w:r w:rsidR="00F01C0B">
        <w:rPr>
          <w:rStyle w:val="FootnoteReference"/>
        </w:rPr>
        <w:footnoteReference w:id="684"/>
      </w:r>
      <w:r w:rsidR="00F01C0B">
        <w:t xml:space="preserve"> is</w:t>
      </w:r>
    </w:p>
    <w:p w14:paraId="4B721B93" w14:textId="3202B9C4" w:rsidR="00510795" w:rsidRPr="00AB1781" w:rsidRDefault="00B403A1" w:rsidP="00267F42">
      <w:pPr>
        <w:pStyle w:val="EnglishHangEndNoCoptic"/>
      </w:pPr>
      <w:r>
        <w:tab/>
      </w:r>
      <w:r w:rsidR="00F01C0B">
        <w:t>pr</w:t>
      </w:r>
      <w:r w:rsidR="00F01C0B" w:rsidRPr="00AB1781">
        <w:t>ecious</w:t>
      </w:r>
      <w:r w:rsidR="00F01C0B" w:rsidRPr="00AB1781">
        <w:rPr>
          <w:rStyle w:val="FootnoteReference"/>
        </w:rPr>
        <w:footnoteReference w:id="685"/>
      </w:r>
      <w:r w:rsidR="00F01C0B" w:rsidRPr="00AB1781">
        <w:t xml:space="preserve"> in the sight of the Lord</w:t>
      </w:r>
      <w:r w:rsidR="00F01C0B">
        <w:t>.</w:t>
      </w:r>
      <w:r>
        <w:t xml:space="preserve"> </w:t>
      </w:r>
    </w:p>
    <w:p w14:paraId="7398BD93" w14:textId="6F461001" w:rsidR="00510795" w:rsidRPr="00AB1781" w:rsidRDefault="00510795" w:rsidP="00267F42">
      <w:pPr>
        <w:pStyle w:val="EnglishHangNoCoptic"/>
      </w:pPr>
      <w:r w:rsidRPr="00AB1781">
        <w:t xml:space="preserve">7 O Lord, I am </w:t>
      </w:r>
      <w:r w:rsidR="00E570CB">
        <w:t>Your</w:t>
      </w:r>
      <w:r w:rsidRPr="00AB1781">
        <w:t xml:space="preserve"> </w:t>
      </w:r>
      <w:r w:rsidR="00B403A1">
        <w:t>servant</w:t>
      </w:r>
      <w:r w:rsidR="00B403A1">
        <w:rPr>
          <w:rStyle w:val="FootnoteReference"/>
        </w:rPr>
        <w:footnoteReference w:id="686"/>
      </w:r>
      <w:r w:rsidRPr="00AB1781">
        <w:t>;</w:t>
      </w:r>
    </w:p>
    <w:p w14:paraId="45ADB52D" w14:textId="5D8284EA" w:rsidR="00510795" w:rsidRPr="00AB1781" w:rsidRDefault="00510795" w:rsidP="00267F42">
      <w:pPr>
        <w:pStyle w:val="EnglishHangNoCoptic"/>
      </w:pPr>
      <w:r w:rsidRPr="00AB1781">
        <w:tab/>
        <w:t xml:space="preserve">I am </w:t>
      </w:r>
      <w:r w:rsidR="00E570CB">
        <w:t>Your</w:t>
      </w:r>
      <w:r w:rsidRPr="00AB1781">
        <w:t xml:space="preserve"> </w:t>
      </w:r>
      <w:r w:rsidR="00B403A1">
        <w:t>servant</w:t>
      </w:r>
      <w:r w:rsidRPr="00AB1781">
        <w:t xml:space="preserve"> and the son of </w:t>
      </w:r>
      <w:r w:rsidR="00E570CB">
        <w:t>Your</w:t>
      </w:r>
      <w:r w:rsidRPr="00AB1781">
        <w:t xml:space="preserve"> handmaid.</w:t>
      </w:r>
    </w:p>
    <w:p w14:paraId="340C5418" w14:textId="5E7AD742" w:rsidR="00510795" w:rsidRPr="00AB1781" w:rsidRDefault="00510795" w:rsidP="00267F42">
      <w:pPr>
        <w:pStyle w:val="EnglishHangEndNoCoptic"/>
      </w:pPr>
      <w:r w:rsidRPr="00AB1781">
        <w:tab/>
      </w:r>
      <w:r w:rsidR="001040C8">
        <w:t>You</w:t>
      </w:r>
      <w:r w:rsidRPr="00AB1781">
        <w:t xml:space="preserve"> </w:t>
      </w:r>
      <w:r w:rsidR="00556387">
        <w:t>have</w:t>
      </w:r>
      <w:r w:rsidRPr="00AB1781">
        <w:t xml:space="preserve"> broken </w:t>
      </w:r>
      <w:r w:rsidR="00B403A1">
        <w:t xml:space="preserve">apart </w:t>
      </w:r>
      <w:r w:rsidRPr="00AB1781">
        <w:t>my bonds.</w:t>
      </w:r>
    </w:p>
    <w:p w14:paraId="5802E0E7" w14:textId="0B536CB0" w:rsidR="00510795" w:rsidRPr="00AB1781" w:rsidRDefault="00510795" w:rsidP="00267F42">
      <w:pPr>
        <w:pStyle w:val="EnglishHangNoCoptic"/>
      </w:pPr>
      <w:r w:rsidRPr="00AB1781">
        <w:t xml:space="preserve">8 I will offer </w:t>
      </w:r>
      <w:r w:rsidR="00B403A1">
        <w:t>a</w:t>
      </w:r>
      <w:r w:rsidRPr="00AB1781">
        <w:t xml:space="preserve"> sacrifice of praise</w:t>
      </w:r>
      <w:r w:rsidR="00B403A1">
        <w:t xml:space="preserve"> </w:t>
      </w:r>
      <w:r w:rsidR="00B403A1" w:rsidRPr="00AB1781">
        <w:t xml:space="preserve">to </w:t>
      </w:r>
      <w:r w:rsidR="00B403A1">
        <w:t>You</w:t>
      </w:r>
      <w:r w:rsidRPr="00AB1781">
        <w:t>,</w:t>
      </w:r>
    </w:p>
    <w:p w14:paraId="017AE300" w14:textId="57947164" w:rsidR="00510795" w:rsidRPr="00AB1781" w:rsidRDefault="00510795" w:rsidP="00267F42">
      <w:pPr>
        <w:pStyle w:val="EnglishHangEndNoCoptic"/>
      </w:pPr>
      <w:r w:rsidRPr="00AB1781">
        <w:tab/>
      </w:r>
      <w:r w:rsidR="00B403A1">
        <w:t>[</w:t>
      </w:r>
      <w:r w:rsidRPr="00AB1781">
        <w:t xml:space="preserve">and I will </w:t>
      </w:r>
      <w:r w:rsidR="00B403A1">
        <w:t>call upon the N</w:t>
      </w:r>
      <w:r w:rsidRPr="00AB1781">
        <w:t>ame of the Lord.</w:t>
      </w:r>
      <w:r w:rsidR="00B403A1">
        <w:t>]</w:t>
      </w:r>
      <w:r w:rsidR="00B403A1">
        <w:rPr>
          <w:rStyle w:val="FootnoteReference"/>
        </w:rPr>
        <w:footnoteReference w:id="687"/>
      </w:r>
    </w:p>
    <w:p w14:paraId="62632BBF" w14:textId="77777777" w:rsidR="00510795" w:rsidRPr="00AB1781" w:rsidRDefault="00510795" w:rsidP="00267F42">
      <w:pPr>
        <w:pStyle w:val="EnglishHangNoCoptic"/>
      </w:pPr>
      <w:r w:rsidRPr="00AB1781">
        <w:t>9 I will pay my vows to the Lord</w:t>
      </w:r>
    </w:p>
    <w:p w14:paraId="119239CC" w14:textId="77777777" w:rsidR="00510795" w:rsidRPr="00AB1781" w:rsidRDefault="00510795" w:rsidP="00267F42">
      <w:pPr>
        <w:pStyle w:val="EnglishHangEndNoCoptic"/>
      </w:pPr>
      <w:r w:rsidRPr="00AB1781">
        <w:tab/>
        <w:t>in the presence of all His people,</w:t>
      </w:r>
    </w:p>
    <w:p w14:paraId="31C00C45" w14:textId="77777777" w:rsidR="00510795" w:rsidRPr="00AB1781" w:rsidRDefault="00510795" w:rsidP="00267F42">
      <w:pPr>
        <w:pStyle w:val="EnglishHangNoCoptic"/>
      </w:pPr>
      <w:r w:rsidRPr="00AB1781">
        <w:t>10 in the courts of the Lord’s house,</w:t>
      </w:r>
    </w:p>
    <w:p w14:paraId="2FA37FA5" w14:textId="184FA036" w:rsidR="00510795" w:rsidRDefault="00510795" w:rsidP="00267F42">
      <w:pPr>
        <w:pStyle w:val="EnglishHangEndNoCoptic"/>
      </w:pPr>
      <w:r w:rsidRPr="00AB1781">
        <w:tab/>
        <w:t>in your midst, O Jerusalem.</w:t>
      </w:r>
    </w:p>
    <w:p w14:paraId="41C1F150" w14:textId="1BDD091A" w:rsidR="00B35B25" w:rsidRPr="00267F42" w:rsidRDefault="00B35B25" w:rsidP="00E611C7">
      <w:pPr>
        <w:pStyle w:val="Rubric"/>
      </w:pPr>
      <w:r>
        <w:t xml:space="preserve">Alleluia. </w:t>
      </w:r>
      <w:r>
        <w:fldChar w:fldCharType="begin"/>
      </w:r>
      <w:r>
        <w:instrText xml:space="preserve"> REF _Ref434576249 \h </w:instrText>
      </w:r>
      <w:r>
        <w:fldChar w:fldCharType="separate"/>
      </w:r>
      <w:r w:rsidR="000C7DE2">
        <w:rPr>
          <w:lang w:val="en-GB"/>
        </w:rPr>
        <w:t>The Psalms of Noon (The Sixth Hour)</w:t>
      </w:r>
      <w:r>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_Ref411967252 \h </w:instrText>
      </w:r>
      <w:r w:rsidR="00E611C7">
        <w:fldChar w:fldCharType="separate"/>
      </w:r>
      <w:r w:rsidR="000C7DE2">
        <w:t>Psalm</w:t>
      </w:r>
      <w:r w:rsidR="000C7DE2" w:rsidRPr="00AB1781">
        <w:t xml:space="preserve"> 120</w:t>
      </w:r>
      <w:r w:rsidR="000C7DE2">
        <w:t>: “I lifted up my eyes to the mountains”</w:t>
      </w:r>
      <w:r w:rsidR="00E611C7">
        <w:fldChar w:fldCharType="end"/>
      </w:r>
      <w:r w:rsidR="00E611C7">
        <w:t xml:space="preserve">, page </w:t>
      </w:r>
      <w:r w:rsidR="00E611C7">
        <w:fldChar w:fldCharType="begin"/>
      </w:r>
      <w:r w:rsidR="00E611C7">
        <w:instrText xml:space="preserve"> PAGEREF _Ref411967252 \h </w:instrText>
      </w:r>
      <w:r w:rsidR="00E611C7">
        <w:fldChar w:fldCharType="separate"/>
      </w:r>
      <w:r w:rsidR="000C7DE2">
        <w:rPr>
          <w:noProof/>
        </w:rPr>
        <w:t>288</w:t>
      </w:r>
      <w:r w:rsidR="00E611C7">
        <w:fldChar w:fldCharType="end"/>
      </w:r>
      <w:r w:rsidR="00E611C7">
        <w:t>.</w:t>
      </w:r>
    </w:p>
    <w:p w14:paraId="2E64A8D8" w14:textId="4F0384A6" w:rsidR="00510795" w:rsidRPr="00267F42" w:rsidRDefault="00267F42" w:rsidP="00BF0205">
      <w:pPr>
        <w:pStyle w:val="Heading4"/>
      </w:pPr>
      <w:bookmarkStart w:id="297" w:name="_Ref411967180"/>
      <w:r>
        <w:t>Psalm</w:t>
      </w:r>
      <w:r w:rsidR="00510795" w:rsidRPr="00AB1781">
        <w:t xml:space="preserve"> 116</w:t>
      </w:r>
      <w:r>
        <w:t xml:space="preserve">: </w:t>
      </w:r>
      <w:r w:rsidR="00E67F94">
        <w:t xml:space="preserve">“Praise the Lord, all </w:t>
      </w:r>
      <w:r>
        <w:t>you nations</w:t>
      </w:r>
      <w:r w:rsidR="00E67F94">
        <w:t>”</w:t>
      </w:r>
      <w:bookmarkEnd w:id="297"/>
    </w:p>
    <w:p w14:paraId="66AE406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World-Wide Call to Praise the Lord</w:t>
      </w:r>
    </w:p>
    <w:p w14:paraId="45E8C83E"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Mercy and Truth Meet without Merging</w:t>
      </w:r>
    </w:p>
    <w:p w14:paraId="0E56C7CC" w14:textId="07B6A1D4"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323B8559" w14:textId="77777777" w:rsidR="00510795" w:rsidRPr="00AB1781" w:rsidRDefault="00510795" w:rsidP="00267F42">
      <w:pPr>
        <w:pStyle w:val="Rubric"/>
      </w:pPr>
      <w:r w:rsidRPr="00AB1781">
        <w:t>1 (Alleluia)</w:t>
      </w:r>
    </w:p>
    <w:p w14:paraId="30776F90" w14:textId="1BB2C04A" w:rsidR="00510795" w:rsidRPr="00AB1781" w:rsidRDefault="00A63B10" w:rsidP="00267F42">
      <w:pPr>
        <w:pStyle w:val="EnglishHangNoCoptic"/>
      </w:pPr>
      <w:r>
        <w:lastRenderedPageBreak/>
        <w:t>Praise the Lord, a</w:t>
      </w:r>
      <w:r w:rsidR="00510795" w:rsidRPr="00AB1781">
        <w:t>ll you nations!</w:t>
      </w:r>
    </w:p>
    <w:p w14:paraId="70FFC50C" w14:textId="738009D2" w:rsidR="00510795" w:rsidRPr="00AB1781" w:rsidRDefault="00510795" w:rsidP="00267F42">
      <w:pPr>
        <w:pStyle w:val="EnglishHangEndNoCoptic"/>
      </w:pPr>
      <w:r w:rsidRPr="00AB1781">
        <w:tab/>
        <w:t>Praise Him, all you peoples</w:t>
      </w:r>
      <w:r w:rsidR="00A63B10">
        <w:t>,</w:t>
      </w:r>
      <w:r w:rsidRPr="00AB1781">
        <w:rPr>
          <w:rStyle w:val="FootnoteReference"/>
        </w:rPr>
        <w:footnoteReference w:id="688"/>
      </w:r>
    </w:p>
    <w:p w14:paraId="1F37401E" w14:textId="56F35894" w:rsidR="00510795" w:rsidRPr="00AB1781" w:rsidRDefault="00A63B10" w:rsidP="00267F42">
      <w:pPr>
        <w:pStyle w:val="EnglishHangNoCoptic"/>
      </w:pPr>
      <w:r>
        <w:t xml:space="preserve">2 </w:t>
      </w:r>
      <w:r w:rsidR="00F01C0B">
        <w:t>for</w:t>
      </w:r>
      <w:r>
        <w:t xml:space="preserve"> His mercy</w:t>
      </w:r>
      <w:r w:rsidR="00510795" w:rsidRPr="00AB1781">
        <w:t xml:space="preserve"> </w:t>
      </w:r>
      <w:r>
        <w:t>is confirmed</w:t>
      </w:r>
      <w:r>
        <w:rPr>
          <w:rStyle w:val="FootnoteReference"/>
        </w:rPr>
        <w:footnoteReference w:id="689"/>
      </w:r>
      <w:r>
        <w:t xml:space="preserve"> upon us</w:t>
      </w:r>
      <w:r w:rsidR="00510795" w:rsidRPr="00AB1781">
        <w:t>,</w:t>
      </w:r>
    </w:p>
    <w:p w14:paraId="25A381F6" w14:textId="3CABB426" w:rsidR="00510795" w:rsidRDefault="00510795" w:rsidP="00267F42">
      <w:pPr>
        <w:pStyle w:val="EnglishHangEndNoCoptic"/>
      </w:pPr>
      <w:r w:rsidRPr="00AB1781">
        <w:tab/>
        <w:t xml:space="preserve">and the </w:t>
      </w:r>
      <w:r w:rsidR="00A63B10">
        <w:t>truth of the Lord endures</w:t>
      </w:r>
      <w:r w:rsidRPr="00AB1781">
        <w:t xml:space="preserve"> forever.</w:t>
      </w:r>
    </w:p>
    <w:p w14:paraId="1521AF70" w14:textId="3C68D1D1" w:rsidR="00550889" w:rsidRPr="00267F42"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E611C7">
        <w:t xml:space="preserve"> and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w:t>
      </w:r>
      <w:r w:rsidR="00B35B25">
        <w:t>continue</w:t>
      </w:r>
      <w:r>
        <w:t xml:space="preserve"> with </w:t>
      </w:r>
      <w:r>
        <w:fldChar w:fldCharType="begin"/>
      </w:r>
      <w:r>
        <w:instrText xml:space="preserve"> REF _Ref411967211 \h </w:instrText>
      </w:r>
      <w:r>
        <w:fldChar w:fldCharType="separate"/>
      </w:r>
      <w:r w:rsidR="000C7DE2">
        <w:t>Psalm</w:t>
      </w:r>
      <w:r w:rsidR="000C7DE2" w:rsidRPr="00AB1781">
        <w:t xml:space="preserve"> 117</w:t>
      </w:r>
      <w:r w:rsidR="000C7DE2">
        <w:t>: “Confess the Lord, He is good”</w:t>
      </w:r>
      <w:r>
        <w:fldChar w:fldCharType="end"/>
      </w:r>
      <w:r>
        <w:t xml:space="preserve">, page </w:t>
      </w:r>
      <w:r>
        <w:fldChar w:fldCharType="begin"/>
      </w:r>
      <w:r>
        <w:instrText xml:space="preserve"> PAGEREF _Ref411967211 \h </w:instrText>
      </w:r>
      <w:r>
        <w:fldChar w:fldCharType="separate"/>
      </w:r>
      <w:r w:rsidR="000C7DE2">
        <w:rPr>
          <w:noProof/>
        </w:rPr>
        <w:t>269</w:t>
      </w:r>
      <w:r>
        <w:fldChar w:fldCharType="end"/>
      </w:r>
      <w:r>
        <w:t>.</w:t>
      </w:r>
    </w:p>
    <w:p w14:paraId="0CBD83A7" w14:textId="74CB9E6B" w:rsidR="00510795" w:rsidRPr="00267F42" w:rsidRDefault="00267F42" w:rsidP="00BF0205">
      <w:pPr>
        <w:pStyle w:val="Heading4"/>
      </w:pPr>
      <w:bookmarkStart w:id="298" w:name="_Ref411967211"/>
      <w:r>
        <w:t>Psalm</w:t>
      </w:r>
      <w:r w:rsidR="00510795" w:rsidRPr="00AB1781">
        <w:t xml:space="preserve"> 117</w:t>
      </w:r>
      <w:r>
        <w:t xml:space="preserve">: </w:t>
      </w:r>
      <w:r w:rsidR="00E67F94">
        <w:t>“Confess</w:t>
      </w:r>
      <w:r>
        <w:t xml:space="preserve"> the Lord, He is goo</w:t>
      </w:r>
      <w:r w:rsidR="00E67F94">
        <w:t>d”</w:t>
      </w:r>
      <w:bookmarkEnd w:id="298"/>
    </w:p>
    <w:p w14:paraId="5D704381" w14:textId="77777777" w:rsidR="00510795" w:rsidRPr="00AB1781" w:rsidRDefault="00510795" w:rsidP="00510795">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Processional Song of Praise for the Great Redemption</w:t>
      </w:r>
    </w:p>
    <w:p w14:paraId="36DAA1A7" w14:textId="77777777" w:rsidR="00510795" w:rsidRPr="00AB1781" w:rsidRDefault="00510795" w:rsidP="00267F42">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is my Strength and my Song</w:t>
      </w:r>
    </w:p>
    <w:p w14:paraId="7C784BD2" w14:textId="099CA2B7" w:rsidR="00F14AA6" w:rsidRDefault="00F14AA6" w:rsidP="00267F42">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500D86">
        <w:t xml:space="preserve"> Reserved for the Presbyter, if present (in both cases).</w:t>
      </w:r>
    </w:p>
    <w:p w14:paraId="2E01B46C" w14:textId="77777777" w:rsidR="00510795" w:rsidRPr="00AB1781" w:rsidRDefault="00510795" w:rsidP="00267F42">
      <w:pPr>
        <w:pStyle w:val="Rubric"/>
      </w:pPr>
      <w:r w:rsidRPr="00AB1781">
        <w:t>1 (Alleluia)</w:t>
      </w:r>
    </w:p>
    <w:p w14:paraId="127353E7" w14:textId="6BFCAAC8" w:rsidR="00510795" w:rsidRPr="00AB1781" w:rsidRDefault="001E3A06" w:rsidP="00267F42">
      <w:pPr>
        <w:pStyle w:val="EnglishHangNoCoptic"/>
      </w:pPr>
      <w:r>
        <w:t>Confess</w:t>
      </w:r>
      <w:r w:rsidR="00407DA2">
        <w:rPr>
          <w:rStyle w:val="FootnoteReference"/>
        </w:rPr>
        <w:footnoteReference w:id="690"/>
      </w:r>
      <w:r w:rsidR="00510795" w:rsidRPr="00AB1781">
        <w:t xml:space="preserve"> the Lord, </w:t>
      </w:r>
      <w:r>
        <w:t xml:space="preserve">for </w:t>
      </w:r>
      <w:r w:rsidR="00510795" w:rsidRPr="00AB1781">
        <w:t>He is good;</w:t>
      </w:r>
    </w:p>
    <w:p w14:paraId="6D666F06" w14:textId="44C749F7" w:rsidR="00510795" w:rsidRPr="00AB1781" w:rsidRDefault="00510795" w:rsidP="00267F42">
      <w:pPr>
        <w:pStyle w:val="EnglishHangEndNoCoptic"/>
      </w:pPr>
      <w:r w:rsidRPr="00AB1781">
        <w:tab/>
        <w:t>His mercy</w:t>
      </w:r>
      <w:r w:rsidRPr="00AB1781">
        <w:rPr>
          <w:rStyle w:val="FootnoteReference"/>
        </w:rPr>
        <w:footnoteReference w:id="691"/>
      </w:r>
      <w:r w:rsidRPr="00AB1781">
        <w:t xml:space="preserve"> </w:t>
      </w:r>
      <w:r w:rsidR="001E3A06">
        <w:t>endures forever</w:t>
      </w:r>
      <w:r w:rsidRPr="00AB1781">
        <w:t>.</w:t>
      </w:r>
    </w:p>
    <w:p w14:paraId="0DBE3C88" w14:textId="58820AD7" w:rsidR="00510795" w:rsidRPr="00AB1781" w:rsidRDefault="001E3A06" w:rsidP="00267F42">
      <w:pPr>
        <w:pStyle w:val="EnglishHangNoCoptic"/>
      </w:pPr>
      <w:r>
        <w:t>2 Let the house of Israel say</w:t>
      </w:r>
      <w:r w:rsidR="00510795" w:rsidRPr="00AB1781">
        <w:t xml:space="preserve"> </w:t>
      </w:r>
      <w:r>
        <w:t xml:space="preserve">that </w:t>
      </w:r>
      <w:r w:rsidR="00510795" w:rsidRPr="00AB1781">
        <w:t>He is good;</w:t>
      </w:r>
    </w:p>
    <w:p w14:paraId="5624F0EA" w14:textId="7B03E9DA" w:rsidR="00510795" w:rsidRPr="00AB1781" w:rsidRDefault="001E3A06" w:rsidP="00267F42">
      <w:pPr>
        <w:pStyle w:val="EnglishHangEndNoCoptic"/>
      </w:pPr>
      <w:r>
        <w:tab/>
        <w:t>His mercy endures forever</w:t>
      </w:r>
      <w:r w:rsidR="00510795" w:rsidRPr="00AB1781">
        <w:t>.</w:t>
      </w:r>
    </w:p>
    <w:p w14:paraId="623B3419" w14:textId="3F7EE321" w:rsidR="00510795" w:rsidRPr="00AB1781" w:rsidRDefault="001E3A06" w:rsidP="00267F42">
      <w:pPr>
        <w:pStyle w:val="EnglishHangNoCoptic"/>
      </w:pPr>
      <w:r>
        <w:t>3 Let the house of Aaron say that</w:t>
      </w:r>
      <w:r w:rsidR="00510795" w:rsidRPr="00AB1781">
        <w:t xml:space="preserve"> He is good;</w:t>
      </w:r>
    </w:p>
    <w:p w14:paraId="144A7CED" w14:textId="636B84E2" w:rsidR="00510795" w:rsidRPr="00AB1781" w:rsidRDefault="00510795" w:rsidP="00267F42">
      <w:pPr>
        <w:pStyle w:val="EnglishHangEndNoCoptic"/>
      </w:pPr>
      <w:r w:rsidRPr="00AB1781">
        <w:tab/>
        <w:t xml:space="preserve">His mercy </w:t>
      </w:r>
      <w:r w:rsidR="001E3A06">
        <w:t>endures forever</w:t>
      </w:r>
      <w:r w:rsidRPr="00AB1781">
        <w:t>.</w:t>
      </w:r>
    </w:p>
    <w:p w14:paraId="08A73B69" w14:textId="7D2C8598" w:rsidR="00510795" w:rsidRPr="00AB1781" w:rsidRDefault="001E3A06" w:rsidP="00267F42">
      <w:pPr>
        <w:pStyle w:val="EnglishHangNoCoptic"/>
      </w:pPr>
      <w:r>
        <w:t>4 Let all who fear the Lord say that</w:t>
      </w:r>
      <w:r w:rsidR="00510795" w:rsidRPr="00AB1781">
        <w:t xml:space="preserve"> He is good;</w:t>
      </w:r>
    </w:p>
    <w:p w14:paraId="129EDE2C" w14:textId="63E83EEE" w:rsidR="00510795" w:rsidRPr="00AB1781" w:rsidRDefault="001E3A06" w:rsidP="00267F42">
      <w:pPr>
        <w:pStyle w:val="EnglishHangEndNoCoptic"/>
      </w:pPr>
      <w:r>
        <w:tab/>
        <w:t>His mercy endures forever</w:t>
      </w:r>
      <w:r w:rsidR="00510795" w:rsidRPr="00AB1781">
        <w:t>.</w:t>
      </w:r>
    </w:p>
    <w:p w14:paraId="73BE0C35" w14:textId="2D46FDD1" w:rsidR="00510795" w:rsidRPr="00AB1781" w:rsidRDefault="00510795" w:rsidP="00267F42">
      <w:pPr>
        <w:pStyle w:val="EnglishHangNoCoptic"/>
      </w:pPr>
      <w:r w:rsidRPr="00AB1781">
        <w:t>5 I called on the Lord</w:t>
      </w:r>
      <w:r w:rsidR="001E3A06">
        <w:t xml:space="preserve"> in affliction</w:t>
      </w:r>
      <w:r w:rsidRPr="00AB1781">
        <w:t>,</w:t>
      </w:r>
    </w:p>
    <w:p w14:paraId="5CE73F5E" w14:textId="1797E647" w:rsidR="00510795" w:rsidRPr="00AB1781" w:rsidRDefault="00510795" w:rsidP="00267F42">
      <w:pPr>
        <w:pStyle w:val="EnglishHangEndNoCoptic"/>
      </w:pPr>
      <w:r w:rsidRPr="00AB1781">
        <w:tab/>
        <w:t xml:space="preserve">and He </w:t>
      </w:r>
      <w:r w:rsidR="001E3A06">
        <w:t>heard</w:t>
      </w:r>
      <w:r w:rsidRPr="00AB1781">
        <w:t xml:space="preserve"> me </w:t>
      </w:r>
      <w:r w:rsidR="00C13781">
        <w:t>and brought me into a broad place.</w:t>
      </w:r>
    </w:p>
    <w:p w14:paraId="2E76EB91" w14:textId="77777777" w:rsidR="00510795" w:rsidRPr="00AB1781" w:rsidRDefault="00510795" w:rsidP="00267F42">
      <w:pPr>
        <w:pStyle w:val="EnglishHangNoCoptic"/>
      </w:pPr>
      <w:r w:rsidRPr="00AB1781">
        <w:t>6 The Lord is my helper;</w:t>
      </w:r>
    </w:p>
    <w:p w14:paraId="2337DB2A" w14:textId="77777777" w:rsidR="00510795" w:rsidRPr="00AB1781" w:rsidRDefault="00510795" w:rsidP="00267F42">
      <w:pPr>
        <w:pStyle w:val="EnglishHangEndNoCoptic"/>
      </w:pPr>
      <w:r w:rsidRPr="00AB1781">
        <w:tab/>
        <w:t>I will not fear what man can do to me.</w:t>
      </w:r>
      <w:r w:rsidRPr="00AB1781">
        <w:rPr>
          <w:rStyle w:val="FootnoteReference"/>
        </w:rPr>
        <w:footnoteReference w:id="692"/>
      </w:r>
    </w:p>
    <w:p w14:paraId="30DFAAA8" w14:textId="77777777" w:rsidR="00510795" w:rsidRPr="00AB1781" w:rsidRDefault="00510795" w:rsidP="00267F42">
      <w:pPr>
        <w:pStyle w:val="EnglishHangNoCoptic"/>
      </w:pPr>
      <w:r w:rsidRPr="00AB1781">
        <w:t>7 The Lord is my helper,</w:t>
      </w:r>
    </w:p>
    <w:p w14:paraId="0FA2C50D" w14:textId="5AA1D40A" w:rsidR="00510795" w:rsidRPr="00AB1781" w:rsidRDefault="00510795" w:rsidP="00267F42">
      <w:pPr>
        <w:pStyle w:val="EnglishHangEndNoCoptic"/>
      </w:pPr>
      <w:r w:rsidRPr="00AB1781">
        <w:tab/>
        <w:t xml:space="preserve">and I </w:t>
      </w:r>
      <w:r w:rsidR="00C13781">
        <w:t>will</w:t>
      </w:r>
      <w:r w:rsidRPr="00AB1781">
        <w:t xml:space="preserve"> </w:t>
      </w:r>
      <w:r w:rsidR="00C13781">
        <w:t>look upon</w:t>
      </w:r>
      <w:r w:rsidR="00C13781">
        <w:rPr>
          <w:rStyle w:val="FootnoteReference"/>
        </w:rPr>
        <w:footnoteReference w:id="693"/>
      </w:r>
      <w:r w:rsidRPr="00AB1781">
        <w:t xml:space="preserve"> my enemies.</w:t>
      </w:r>
    </w:p>
    <w:p w14:paraId="726E4B47" w14:textId="77777777" w:rsidR="00510795" w:rsidRPr="00AB1781" w:rsidRDefault="00510795" w:rsidP="00267F42">
      <w:pPr>
        <w:pStyle w:val="EnglishHangNoCoptic"/>
      </w:pPr>
      <w:r w:rsidRPr="00AB1781">
        <w:lastRenderedPageBreak/>
        <w:t>8 It is better to trust in the Lord</w:t>
      </w:r>
    </w:p>
    <w:p w14:paraId="0C4ACE8B" w14:textId="77777777" w:rsidR="00510795" w:rsidRPr="00AB1781" w:rsidRDefault="00510795" w:rsidP="00267F42">
      <w:pPr>
        <w:pStyle w:val="EnglishHangEndNoCoptic"/>
      </w:pPr>
      <w:r w:rsidRPr="00AB1781">
        <w:tab/>
        <w:t>than to trust in man.</w:t>
      </w:r>
    </w:p>
    <w:p w14:paraId="2CE265C4" w14:textId="77777777" w:rsidR="00510795" w:rsidRPr="00AB1781" w:rsidRDefault="00510795" w:rsidP="00267F42">
      <w:pPr>
        <w:pStyle w:val="EnglishHangNoCoptic"/>
      </w:pPr>
      <w:r w:rsidRPr="00AB1781">
        <w:t>9 It is better to hope in the Lord</w:t>
      </w:r>
    </w:p>
    <w:p w14:paraId="0466DDAF" w14:textId="66140C6A" w:rsidR="00510795" w:rsidRPr="00AB1781" w:rsidRDefault="00510795" w:rsidP="00267F42">
      <w:pPr>
        <w:pStyle w:val="EnglishHangEndNoCoptic"/>
      </w:pPr>
      <w:r w:rsidRPr="00AB1781">
        <w:tab/>
        <w:t xml:space="preserve">than to hope in </w:t>
      </w:r>
      <w:r w:rsidR="00C13781">
        <w:t>rulers</w:t>
      </w:r>
      <w:r w:rsidRPr="00AB1781">
        <w:t>.</w:t>
      </w:r>
    </w:p>
    <w:p w14:paraId="79532F01" w14:textId="77777777" w:rsidR="00510795" w:rsidRPr="00AB1781" w:rsidRDefault="00510795" w:rsidP="00267F42">
      <w:pPr>
        <w:pStyle w:val="EnglishHangNoCoptic"/>
      </w:pPr>
      <w:r w:rsidRPr="00AB1781">
        <w:t>10 All the nations surrounded me,</w:t>
      </w:r>
    </w:p>
    <w:p w14:paraId="073F2E8E" w14:textId="6837CB7B" w:rsidR="00510795" w:rsidRPr="00AB1781" w:rsidRDefault="00510795" w:rsidP="00267F42">
      <w:pPr>
        <w:pStyle w:val="EnglishHangEndNoCoptic"/>
      </w:pPr>
      <w:r w:rsidRPr="00AB1781">
        <w:tab/>
        <w:t xml:space="preserve">but </w:t>
      </w:r>
      <w:r w:rsidR="00C13781">
        <w:t>I drove them back in the N</w:t>
      </w:r>
      <w:r w:rsidRPr="00AB1781">
        <w:t>ame of the Lord</w:t>
      </w:r>
      <w:r w:rsidR="00C13781">
        <w:t>!</w:t>
      </w:r>
    </w:p>
    <w:p w14:paraId="1DE9B45C" w14:textId="7745E001" w:rsidR="00510795" w:rsidRPr="00AB1781" w:rsidRDefault="00510795" w:rsidP="00267F42">
      <w:pPr>
        <w:pStyle w:val="EnglishHangNoCoptic"/>
      </w:pPr>
      <w:r w:rsidRPr="00AB1781">
        <w:t>11 They</w:t>
      </w:r>
      <w:r w:rsidR="00C13781">
        <w:t xml:space="preserve"> circled and</w:t>
      </w:r>
      <w:r w:rsidRPr="00AB1781">
        <w:t xml:space="preserve"> surrounded m,</w:t>
      </w:r>
    </w:p>
    <w:p w14:paraId="29B8FECC" w14:textId="7F9A2835"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391395A0" w14:textId="0AA99BD6" w:rsidR="00510795" w:rsidRPr="00AB1781" w:rsidRDefault="00510795" w:rsidP="00267F42">
      <w:pPr>
        <w:pStyle w:val="EnglishHangNoCoptic"/>
      </w:pPr>
      <w:r w:rsidRPr="00AB1781">
        <w:t xml:space="preserve">12 They surrounded me like bees </w:t>
      </w:r>
      <w:r w:rsidR="00C13781">
        <w:t>a</w:t>
      </w:r>
      <w:r w:rsidRPr="00AB1781">
        <w:t>round a honeycomb,</w:t>
      </w:r>
    </w:p>
    <w:p w14:paraId="3F5FF9D6" w14:textId="1BFE9A46" w:rsidR="00510795" w:rsidRPr="00AB1781" w:rsidRDefault="00510795" w:rsidP="00267F42">
      <w:pPr>
        <w:pStyle w:val="EnglishHangNoCoptic"/>
      </w:pPr>
      <w:r w:rsidRPr="00AB1781">
        <w:tab/>
      </w:r>
      <w:r w:rsidR="00C13781" w:rsidRPr="00AB1781">
        <w:t>A</w:t>
      </w:r>
      <w:r w:rsidRPr="00AB1781">
        <w:t>nd</w:t>
      </w:r>
      <w:r w:rsidR="00C13781">
        <w:t xml:space="preserve"> they blazed like fire among</w:t>
      </w:r>
      <w:r w:rsidRPr="00AB1781">
        <w:t xml:space="preserve"> thorns;</w:t>
      </w:r>
    </w:p>
    <w:p w14:paraId="600050FF" w14:textId="38EE1746" w:rsidR="00510795" w:rsidRPr="00AB1781" w:rsidRDefault="00510795" w:rsidP="00267F42">
      <w:pPr>
        <w:pStyle w:val="EnglishHangEndNoCoptic"/>
      </w:pPr>
      <w:r w:rsidRPr="00AB1781">
        <w:tab/>
        <w:t xml:space="preserve">but </w:t>
      </w:r>
      <w:r w:rsidR="00C13781">
        <w:t>I drove them back by the N</w:t>
      </w:r>
      <w:r w:rsidRPr="00AB1781">
        <w:t>ame of the Lord</w:t>
      </w:r>
      <w:r w:rsidR="00C13781">
        <w:t>!</w:t>
      </w:r>
    </w:p>
    <w:p w14:paraId="073020B4" w14:textId="77777777" w:rsidR="00510795" w:rsidRPr="00AB1781" w:rsidRDefault="00510795" w:rsidP="00267F42">
      <w:pPr>
        <w:pStyle w:val="EnglishHangNoCoptic"/>
      </w:pPr>
      <w:r w:rsidRPr="00AB1781">
        <w:t>13 I was hard pressed and about to fall,</w:t>
      </w:r>
    </w:p>
    <w:p w14:paraId="5C63599A" w14:textId="77777777" w:rsidR="00510795" w:rsidRPr="00AB1781" w:rsidRDefault="00510795" w:rsidP="00267F42">
      <w:pPr>
        <w:pStyle w:val="EnglishHangEndNoCoptic"/>
      </w:pPr>
      <w:r w:rsidRPr="00AB1781">
        <w:tab/>
        <w:t>but the Lord supported me.</w:t>
      </w:r>
    </w:p>
    <w:p w14:paraId="6A715C55" w14:textId="77777777" w:rsidR="00510795" w:rsidRPr="00AB1781" w:rsidRDefault="00510795" w:rsidP="00267F42">
      <w:pPr>
        <w:pStyle w:val="EnglishHangNoCoptic"/>
      </w:pPr>
      <w:r w:rsidRPr="00AB1781">
        <w:t>14 The Lord is my strength and my song,</w:t>
      </w:r>
    </w:p>
    <w:p w14:paraId="19F01E98" w14:textId="4AA590CF" w:rsidR="00510795" w:rsidRPr="00AB1781" w:rsidRDefault="00510795" w:rsidP="00267F42">
      <w:pPr>
        <w:pStyle w:val="EnglishHangEndNoCoptic"/>
      </w:pPr>
      <w:r w:rsidRPr="00AB1781">
        <w:tab/>
        <w:t xml:space="preserve">and </w:t>
      </w:r>
      <w:r w:rsidR="00C13781">
        <w:t xml:space="preserve">He </w:t>
      </w:r>
      <w:r w:rsidRPr="00AB1781">
        <w:t>has become my salvation.</w:t>
      </w:r>
    </w:p>
    <w:p w14:paraId="2BD26E68" w14:textId="211350A5" w:rsidR="00510795" w:rsidRPr="00AB1781" w:rsidRDefault="00510795" w:rsidP="00267F42">
      <w:pPr>
        <w:pStyle w:val="EnglishHangNoCoptic"/>
      </w:pPr>
      <w:r w:rsidRPr="00AB1781">
        <w:t xml:space="preserve">15 The </w:t>
      </w:r>
      <w:r w:rsidR="00C13781">
        <w:t>sound of rejoicing</w:t>
      </w:r>
      <w:r w:rsidRPr="00AB1781">
        <w:t xml:space="preserve"> and </w:t>
      </w:r>
      <w:r w:rsidR="00C13781">
        <w:t>salvation</w:t>
      </w:r>
    </w:p>
    <w:p w14:paraId="42E266AB" w14:textId="47EC2370" w:rsidR="00510795" w:rsidRPr="00AB1781" w:rsidRDefault="00C13781" w:rsidP="00267F42">
      <w:pPr>
        <w:pStyle w:val="EnglishHangNoCoptic"/>
      </w:pPr>
      <w:r>
        <w:tab/>
        <w:t>is in the</w:t>
      </w:r>
      <w:r w:rsidR="00510795" w:rsidRPr="00AB1781">
        <w:t xml:space="preserve"> </w:t>
      </w:r>
      <w:r w:rsidR="00004BA4">
        <w:t>tents</w:t>
      </w:r>
      <w:r>
        <w:t xml:space="preserve"> righteous:</w:t>
      </w:r>
    </w:p>
    <w:p w14:paraId="028994A1" w14:textId="300C45F7" w:rsidR="00510795" w:rsidRPr="00267F42" w:rsidRDefault="00510795" w:rsidP="00267F42">
      <w:pPr>
        <w:pStyle w:val="EnglishHangEndNoCoptic"/>
      </w:pPr>
      <w:r w:rsidRPr="00AB1781">
        <w:tab/>
      </w:r>
      <w:r w:rsidR="00C13781">
        <w:t>“</w:t>
      </w:r>
      <w:r w:rsidRPr="00AB1781">
        <w:t xml:space="preserve">The </w:t>
      </w:r>
      <w:r w:rsidR="00C13781">
        <w:t xml:space="preserve">right hand of the </w:t>
      </w:r>
      <w:r w:rsidRPr="00AB1781">
        <w:t xml:space="preserve">Lord </w:t>
      </w:r>
      <w:r w:rsidR="00B23B31">
        <w:t>worked power;</w:t>
      </w:r>
    </w:p>
    <w:p w14:paraId="7317842E" w14:textId="60CB5BD4" w:rsidR="00510795" w:rsidRPr="00AB1781" w:rsidRDefault="00B23B31" w:rsidP="00267F42">
      <w:pPr>
        <w:pStyle w:val="EnglishHangNoCoptic"/>
      </w:pPr>
      <w:r>
        <w:t>16 t</w:t>
      </w:r>
      <w:r w:rsidR="00510795" w:rsidRPr="00AB1781">
        <w:t xml:space="preserve">he </w:t>
      </w:r>
      <w:r>
        <w:t xml:space="preserve">right hand of the </w:t>
      </w:r>
      <w:r w:rsidR="00510795" w:rsidRPr="00AB1781">
        <w:t>Lord</w:t>
      </w:r>
      <w:r>
        <w:t xml:space="preserve"> exalted me</w:t>
      </w:r>
      <w:r w:rsidR="00510795" w:rsidRPr="00AB1781">
        <w:t>;</w:t>
      </w:r>
    </w:p>
    <w:p w14:paraId="6836D28B" w14:textId="4CEB5078" w:rsidR="00510795" w:rsidRPr="00AB1781" w:rsidRDefault="00510795" w:rsidP="00267F42">
      <w:pPr>
        <w:pStyle w:val="EnglishHangEndNoCoptic"/>
      </w:pPr>
      <w:r w:rsidRPr="00AB1781">
        <w:tab/>
      </w:r>
      <w:r w:rsidR="00B23B31">
        <w:t>t</w:t>
      </w:r>
      <w:r w:rsidR="00B23B31" w:rsidRPr="00AB1781">
        <w:t xml:space="preserve">he </w:t>
      </w:r>
      <w:r w:rsidR="00B23B31">
        <w:t xml:space="preserve">right hand of the </w:t>
      </w:r>
      <w:r w:rsidR="00B23B31" w:rsidRPr="00AB1781">
        <w:t xml:space="preserve">Lord </w:t>
      </w:r>
      <w:r w:rsidR="00B23B31">
        <w:t>worked power</w:t>
      </w:r>
      <w:r w:rsidRPr="00AB1781">
        <w:t>.</w:t>
      </w:r>
      <w:r w:rsidRPr="00AB1781">
        <w:rPr>
          <w:rStyle w:val="FootnoteReference"/>
        </w:rPr>
        <w:footnoteReference w:id="694"/>
      </w:r>
      <w:r w:rsidR="00B23B31">
        <w:t>”</w:t>
      </w:r>
    </w:p>
    <w:p w14:paraId="1A381CC1" w14:textId="7B8236C8" w:rsidR="00510795" w:rsidRPr="00AB1781" w:rsidRDefault="00510795" w:rsidP="00267F42">
      <w:pPr>
        <w:pStyle w:val="EnglishHangNoCoptic"/>
      </w:pPr>
      <w:r w:rsidRPr="00AB1781">
        <w:t>17 I will not die, but live</w:t>
      </w:r>
      <w:r w:rsidR="00B23B31">
        <w:t>,</w:t>
      </w:r>
    </w:p>
    <w:p w14:paraId="75B3CE0F" w14:textId="77777777" w:rsidR="00510795" w:rsidRPr="00AB1781" w:rsidRDefault="00510795" w:rsidP="00267F42">
      <w:pPr>
        <w:pStyle w:val="EnglishHangEndNoCoptic"/>
      </w:pPr>
      <w:r w:rsidRPr="00AB1781">
        <w:tab/>
        <w:t>and proclaim the works of the Lord.</w:t>
      </w:r>
    </w:p>
    <w:p w14:paraId="0DF50D43" w14:textId="7566CDAD" w:rsidR="00510795" w:rsidRPr="00AB1781" w:rsidRDefault="00510795" w:rsidP="00267F42">
      <w:pPr>
        <w:pStyle w:val="EnglishHangNoCoptic"/>
      </w:pPr>
      <w:r w:rsidRPr="00AB1781">
        <w:t xml:space="preserve">18 The Lord </w:t>
      </w:r>
      <w:r w:rsidR="00B23B31">
        <w:t>chastened me with chastening</w:t>
      </w:r>
      <w:r w:rsidRPr="00AB1781">
        <w:t>,</w:t>
      </w:r>
    </w:p>
    <w:p w14:paraId="0D0A87E7" w14:textId="567158F9" w:rsidR="00510795" w:rsidRPr="00AB1781" w:rsidRDefault="00510795" w:rsidP="00267F42">
      <w:pPr>
        <w:pStyle w:val="EnglishHangEndNoCoptic"/>
      </w:pPr>
      <w:r w:rsidRPr="00AB1781">
        <w:tab/>
        <w:t xml:space="preserve">but He </w:t>
      </w:r>
      <w:r w:rsidR="00B23B31">
        <w:t>did</w:t>
      </w:r>
      <w:r w:rsidRPr="00AB1781">
        <w:t xml:space="preserve"> not </w:t>
      </w:r>
      <w:r w:rsidR="00B23B31">
        <w:t>give</w:t>
      </w:r>
      <w:r w:rsidRPr="00AB1781">
        <w:t xml:space="preserve"> me </w:t>
      </w:r>
      <w:r w:rsidR="00B23B31">
        <w:t xml:space="preserve">up </w:t>
      </w:r>
      <w:r w:rsidRPr="00AB1781">
        <w:t>to death.</w:t>
      </w:r>
    </w:p>
    <w:p w14:paraId="680C641C" w14:textId="604DC37E" w:rsidR="00510795" w:rsidRPr="00AB1781" w:rsidRDefault="00283E41" w:rsidP="00267F42">
      <w:pPr>
        <w:pStyle w:val="EnglishHangNoCoptic"/>
      </w:pPr>
      <w:r>
        <w:t>19 Open</w:t>
      </w:r>
      <w:r w:rsidR="00510795" w:rsidRPr="00AB1781">
        <w:t xml:space="preserve"> the gates of righteousness</w:t>
      </w:r>
      <w:r>
        <w:t xml:space="preserve"> to me</w:t>
      </w:r>
      <w:r w:rsidR="00510795" w:rsidRPr="00AB1781">
        <w:t>;</w:t>
      </w:r>
    </w:p>
    <w:p w14:paraId="3E69730B" w14:textId="16BFBE3D" w:rsidR="00510795" w:rsidRPr="00AB1781" w:rsidRDefault="00510795" w:rsidP="00267F42">
      <w:pPr>
        <w:pStyle w:val="EnglishHangEndNoCoptic"/>
      </w:pPr>
      <w:r w:rsidRPr="00AB1781">
        <w:tab/>
        <w:t xml:space="preserve">I will enter by them and </w:t>
      </w:r>
      <w:r w:rsidR="00283E41">
        <w:t>confess</w:t>
      </w:r>
      <w:r w:rsidR="00283E41">
        <w:rPr>
          <w:rStyle w:val="FootnoteReference"/>
        </w:rPr>
        <w:footnoteReference w:id="695"/>
      </w:r>
      <w:r w:rsidRPr="00AB1781">
        <w:t xml:space="preserve"> the Lord.</w:t>
      </w:r>
    </w:p>
    <w:p w14:paraId="6E6F43E9" w14:textId="77777777" w:rsidR="00510795" w:rsidRPr="00AB1781" w:rsidRDefault="00510795" w:rsidP="00267F42">
      <w:pPr>
        <w:pStyle w:val="EnglishHangNoCoptic"/>
      </w:pPr>
      <w:r w:rsidRPr="00AB1781">
        <w:t>20 This is the gate of the Lord;</w:t>
      </w:r>
    </w:p>
    <w:p w14:paraId="3D8D3675" w14:textId="7664EC34" w:rsidR="00510795" w:rsidRPr="00AB1781" w:rsidRDefault="00510795" w:rsidP="00267F42">
      <w:pPr>
        <w:pStyle w:val="EnglishHangEndNoCoptic"/>
      </w:pPr>
      <w:r w:rsidRPr="00AB1781">
        <w:tab/>
        <w:t xml:space="preserve">the righteous </w:t>
      </w:r>
      <w:r w:rsidR="00283E41">
        <w:t xml:space="preserve">will </w:t>
      </w:r>
      <w:r w:rsidRPr="00AB1781">
        <w:t xml:space="preserve">enter </w:t>
      </w:r>
      <w:r w:rsidR="00283E41">
        <w:t>through</w:t>
      </w:r>
      <w:r w:rsidRPr="00AB1781">
        <w:t xml:space="preserve"> it.</w:t>
      </w:r>
    </w:p>
    <w:p w14:paraId="6D6F073C" w14:textId="3C24EF1E" w:rsidR="00510795" w:rsidRPr="00AB1781" w:rsidRDefault="00510795" w:rsidP="00267F42">
      <w:pPr>
        <w:pStyle w:val="EnglishHangNoCoptic"/>
      </w:pPr>
      <w:r w:rsidRPr="00AB1781">
        <w:t xml:space="preserve">21 I </w:t>
      </w:r>
      <w:r w:rsidR="00283E41">
        <w:t>will confess</w:t>
      </w:r>
      <w:r w:rsidR="00283E41">
        <w:rPr>
          <w:rStyle w:val="FootnoteReference"/>
        </w:rPr>
        <w:footnoteReference w:id="696"/>
      </w:r>
      <w:r w:rsidRPr="00AB1781">
        <w:t xml:space="preserve"> </w:t>
      </w:r>
      <w:r w:rsidR="001040C8">
        <w:t>You</w:t>
      </w:r>
      <w:r w:rsidR="00283E41">
        <w:t>,</w:t>
      </w:r>
    </w:p>
    <w:p w14:paraId="577575BE" w14:textId="451DF943" w:rsidR="00510795" w:rsidRPr="00AB1781" w:rsidRDefault="00510795" w:rsidP="00267F42">
      <w:pPr>
        <w:pStyle w:val="EnglishHangNoCoptic"/>
      </w:pPr>
      <w:r w:rsidRPr="00AB1781">
        <w:tab/>
      </w:r>
      <w:r w:rsidR="00283E41">
        <w:t>for</w:t>
      </w:r>
      <w:r w:rsidRPr="00AB1781">
        <w:t xml:space="preserve"> </w:t>
      </w:r>
      <w:r w:rsidR="001040C8">
        <w:t>You</w:t>
      </w:r>
      <w:r w:rsidRPr="00AB1781">
        <w:t xml:space="preserve"> </w:t>
      </w:r>
      <w:r w:rsidR="00283E41">
        <w:t>heard</w:t>
      </w:r>
      <w:r w:rsidRPr="00AB1781">
        <w:t xml:space="preserve"> me</w:t>
      </w:r>
      <w:r w:rsidR="00283E41">
        <w:t>,</w:t>
      </w:r>
    </w:p>
    <w:p w14:paraId="5032D80F" w14:textId="038C193F" w:rsidR="00510795" w:rsidRPr="00AB1781" w:rsidRDefault="00510795" w:rsidP="00267F42">
      <w:pPr>
        <w:pStyle w:val="EnglishHangEndNoCoptic"/>
      </w:pPr>
      <w:r w:rsidRPr="00AB1781">
        <w:tab/>
        <w:t xml:space="preserve">and </w:t>
      </w:r>
      <w:r w:rsidR="00283E41">
        <w:t>became</w:t>
      </w:r>
      <w:r w:rsidRPr="00AB1781">
        <w:t xml:space="preserve"> my salvation.</w:t>
      </w:r>
    </w:p>
    <w:p w14:paraId="49978FB7" w14:textId="77777777" w:rsidR="00510795" w:rsidRPr="00AB1781" w:rsidRDefault="00510795" w:rsidP="00267F42">
      <w:pPr>
        <w:pStyle w:val="EnglishHangNoCoptic"/>
      </w:pPr>
      <w:r w:rsidRPr="00AB1781">
        <w:lastRenderedPageBreak/>
        <w:t>22 The stone which the builders rejected</w:t>
      </w:r>
    </w:p>
    <w:p w14:paraId="56713845" w14:textId="43ACBB8A" w:rsidR="00510795" w:rsidRPr="00AB1781" w:rsidRDefault="00283E41" w:rsidP="00267F42">
      <w:pPr>
        <w:pStyle w:val="EnglishHangEndNoCoptic"/>
      </w:pPr>
      <w:r>
        <w:tab/>
        <w:t>has become the corner</w:t>
      </w:r>
      <w:r w:rsidR="00510795" w:rsidRPr="00AB1781">
        <w:t>stone.</w:t>
      </w:r>
      <w:r w:rsidR="00510795" w:rsidRPr="00AB1781">
        <w:rPr>
          <w:rStyle w:val="FootnoteReference"/>
        </w:rPr>
        <w:footnoteReference w:id="697"/>
      </w:r>
    </w:p>
    <w:p w14:paraId="50889245" w14:textId="77777777" w:rsidR="00510795" w:rsidRPr="00AB1781" w:rsidRDefault="00510795" w:rsidP="00267F42">
      <w:pPr>
        <w:pStyle w:val="EnglishHangNoCoptic"/>
      </w:pPr>
      <w:r w:rsidRPr="00AB1781">
        <w:t>23 This is the Lord’s doing,</w:t>
      </w:r>
    </w:p>
    <w:p w14:paraId="22604DCA" w14:textId="77777777" w:rsidR="00510795" w:rsidRPr="00AB1781" w:rsidRDefault="00510795" w:rsidP="00267F42">
      <w:pPr>
        <w:pStyle w:val="EnglishHangEndNoCoptic"/>
      </w:pPr>
      <w:r w:rsidRPr="00AB1781">
        <w:tab/>
        <w:t xml:space="preserve">and it is </w:t>
      </w:r>
      <w:r w:rsidR="00267F42" w:rsidRPr="00AB1781">
        <w:t>marvelous</w:t>
      </w:r>
      <w:r w:rsidRPr="00AB1781">
        <w:t xml:space="preserve"> in our eyes.</w:t>
      </w:r>
    </w:p>
    <w:p w14:paraId="6395075C" w14:textId="77777777" w:rsidR="00510795" w:rsidRPr="00AB1781" w:rsidRDefault="00510795" w:rsidP="00267F42">
      <w:pPr>
        <w:pStyle w:val="EnglishHangNoCoptic"/>
      </w:pPr>
      <w:r w:rsidRPr="00AB1781">
        <w:t>24 This is the day which the Lord has made;</w:t>
      </w:r>
    </w:p>
    <w:p w14:paraId="6748517A" w14:textId="77777777" w:rsidR="00510795" w:rsidRPr="00AB1781" w:rsidRDefault="00510795" w:rsidP="00267F42">
      <w:pPr>
        <w:pStyle w:val="EnglishHangEndNoCoptic"/>
      </w:pPr>
      <w:r w:rsidRPr="00AB1781">
        <w:tab/>
        <w:t>let us rejoice and be glad in it.</w:t>
      </w:r>
    </w:p>
    <w:p w14:paraId="5C6A953A" w14:textId="22C82586" w:rsidR="00510795" w:rsidRPr="00AB1781" w:rsidRDefault="00283E41" w:rsidP="00267F42">
      <w:pPr>
        <w:pStyle w:val="EnglishHangNoCoptic"/>
      </w:pPr>
      <w:r>
        <w:t>25 O Lord, save us!</w:t>
      </w:r>
    </w:p>
    <w:p w14:paraId="7FEBBF16" w14:textId="5CC88114" w:rsidR="00510795" w:rsidRPr="00AB1781" w:rsidRDefault="00283E41" w:rsidP="00267F42">
      <w:pPr>
        <w:pStyle w:val="EnglishHangEndNoCoptic"/>
      </w:pPr>
      <w:r>
        <w:tab/>
      </w:r>
      <w:r w:rsidR="00510795" w:rsidRPr="00AB1781">
        <w:t>O Lord</w:t>
      </w:r>
      <w:r>
        <w:t>, straighten our way</w:t>
      </w:r>
      <w:r>
        <w:rPr>
          <w:rStyle w:val="FootnoteReference"/>
        </w:rPr>
        <w:footnoteReference w:id="698"/>
      </w:r>
      <w:r>
        <w:t>!</w:t>
      </w:r>
    </w:p>
    <w:p w14:paraId="120EBA36" w14:textId="4420C63B" w:rsidR="00510795" w:rsidRPr="00AB1781" w:rsidRDefault="00510795" w:rsidP="00267F42">
      <w:pPr>
        <w:pStyle w:val="EnglishHangNoCoptic"/>
      </w:pPr>
      <w:r w:rsidRPr="00AB1781">
        <w:t xml:space="preserve">26 </w:t>
      </w:r>
      <w:r w:rsidR="00333F46">
        <w:t>Blessed be</w:t>
      </w:r>
      <w:r w:rsidR="00283E41">
        <w:t xml:space="preserve"> he who comes in the N</w:t>
      </w:r>
      <w:r w:rsidRPr="00AB1781">
        <w:t>ame of the Lord;</w:t>
      </w:r>
    </w:p>
    <w:p w14:paraId="5A0A6FF9" w14:textId="7D1B7F68" w:rsidR="00510795" w:rsidRPr="00AB1781" w:rsidRDefault="00510795" w:rsidP="00267F42">
      <w:pPr>
        <w:pStyle w:val="EnglishHangEndNoCoptic"/>
      </w:pPr>
      <w:r w:rsidRPr="00AB1781">
        <w:tab/>
        <w:t xml:space="preserve">we </w:t>
      </w:r>
      <w:r w:rsidR="00283E41">
        <w:t xml:space="preserve">have </w:t>
      </w:r>
      <w:r w:rsidRPr="00AB1781">
        <w:t>bless</w:t>
      </w:r>
      <w:r w:rsidR="00283E41">
        <w:t>ed</w:t>
      </w:r>
      <w:r w:rsidRPr="00AB1781">
        <w:t xml:space="preserve"> you from the house of the Lord.</w:t>
      </w:r>
    </w:p>
    <w:p w14:paraId="5D7692CD" w14:textId="4728901D" w:rsidR="00510795" w:rsidRPr="00AB1781" w:rsidRDefault="00510795" w:rsidP="00267F42">
      <w:pPr>
        <w:pStyle w:val="EnglishHangNoCoptic"/>
      </w:pPr>
      <w:r w:rsidRPr="00AB1781">
        <w:t xml:space="preserve">27 </w:t>
      </w:r>
      <w:r w:rsidR="00283E41">
        <w:t>God is the Lord,</w:t>
      </w:r>
      <w:r w:rsidRPr="00AB1781">
        <w:t xml:space="preserve"> and has </w:t>
      </w:r>
      <w:r w:rsidR="00407DA2">
        <w:t>enlightened us</w:t>
      </w:r>
      <w:r w:rsidR="00407DA2">
        <w:rPr>
          <w:rStyle w:val="FootnoteReference"/>
        </w:rPr>
        <w:footnoteReference w:id="699"/>
      </w:r>
      <w:r w:rsidR="00407DA2">
        <w:t>;</w:t>
      </w:r>
    </w:p>
    <w:p w14:paraId="28EA992B" w14:textId="77777777" w:rsidR="00510795" w:rsidRPr="00AB1781" w:rsidRDefault="00510795" w:rsidP="00267F42">
      <w:pPr>
        <w:pStyle w:val="EnglishHangNoCoptic"/>
      </w:pPr>
      <w:r w:rsidRPr="00AB1781">
        <w:tab/>
        <w:t>Bind the sacrifice</w:t>
      </w:r>
      <w:r w:rsidRPr="00AB1781">
        <w:rPr>
          <w:rStyle w:val="FootnoteReference"/>
        </w:rPr>
        <w:footnoteReference w:id="700"/>
      </w:r>
      <w:r w:rsidRPr="00AB1781">
        <w:t xml:space="preserve"> with ropes</w:t>
      </w:r>
    </w:p>
    <w:p w14:paraId="4B02C02A" w14:textId="0C83628C" w:rsidR="00510795" w:rsidRPr="00AB1781" w:rsidRDefault="00510795" w:rsidP="00267F42">
      <w:pPr>
        <w:pStyle w:val="EnglishHangEndNoCoptic"/>
      </w:pPr>
      <w:r w:rsidRPr="00AB1781">
        <w:tab/>
        <w:t>to the horns of the altar</w:t>
      </w:r>
      <w:r w:rsidR="00407DA2">
        <w:rPr>
          <w:rStyle w:val="FootnoteReference"/>
        </w:rPr>
        <w:footnoteReference w:id="701"/>
      </w:r>
      <w:r w:rsidRPr="00AB1781">
        <w:t>.</w:t>
      </w:r>
    </w:p>
    <w:p w14:paraId="4392F847" w14:textId="0539AD36" w:rsidR="00510795" w:rsidRPr="00AB1781" w:rsidRDefault="00510795" w:rsidP="00267F42">
      <w:pPr>
        <w:pStyle w:val="EnglishHangNoCoptic"/>
      </w:pPr>
      <w:r w:rsidRPr="00AB1781">
        <w:t xml:space="preserve">28 </w:t>
      </w:r>
      <w:r w:rsidR="001040C8">
        <w:t>You</w:t>
      </w:r>
      <w:r w:rsidRPr="00AB1781">
        <w:t xml:space="preserve"> </w:t>
      </w:r>
      <w:r w:rsidR="00004BA4" w:rsidRPr="00AB1781">
        <w:t>are</w:t>
      </w:r>
      <w:r w:rsidRPr="00AB1781">
        <w:t xml:space="preserve"> my God, and I will </w:t>
      </w:r>
      <w:r w:rsidR="00407DA2">
        <w:t>confess</w:t>
      </w:r>
      <w:r w:rsidR="00407DA2">
        <w:rPr>
          <w:rStyle w:val="FootnoteReference"/>
        </w:rPr>
        <w:footnoteReference w:id="702"/>
      </w:r>
      <w:r w:rsidRPr="00AB1781">
        <w:t xml:space="preserve"> </w:t>
      </w:r>
      <w:r w:rsidR="001040C8">
        <w:t>You</w:t>
      </w:r>
      <w:r w:rsidRPr="00AB1781">
        <w:t>;</w:t>
      </w:r>
    </w:p>
    <w:p w14:paraId="784BA0A5" w14:textId="77777777" w:rsidR="00510795" w:rsidRPr="00AB1781" w:rsidRDefault="00510795" w:rsidP="00267F42">
      <w:pPr>
        <w:pStyle w:val="EnglishHangNoCoptic"/>
      </w:pPr>
      <w:r w:rsidRPr="00AB1781">
        <w:tab/>
      </w:r>
      <w:r w:rsidR="001040C8">
        <w:t>You</w:t>
      </w:r>
      <w:r w:rsidRPr="00AB1781">
        <w:t xml:space="preserve"> </w:t>
      </w:r>
      <w:r w:rsidR="00004BA4" w:rsidRPr="00AB1781">
        <w:t>are</w:t>
      </w:r>
      <w:r w:rsidRPr="00AB1781">
        <w:t xml:space="preserve"> my God, and I will exalt </w:t>
      </w:r>
      <w:r w:rsidR="001040C8">
        <w:t>You</w:t>
      </w:r>
      <w:r w:rsidRPr="00AB1781">
        <w:t>;</w:t>
      </w:r>
    </w:p>
    <w:p w14:paraId="36F27113" w14:textId="23D97AF7" w:rsidR="00510795" w:rsidRPr="00AB1781" w:rsidRDefault="00510795" w:rsidP="00407DA2">
      <w:pPr>
        <w:pStyle w:val="EnglishHangNoCoptic"/>
      </w:pPr>
      <w:r w:rsidRPr="00AB1781">
        <w:tab/>
        <w:t xml:space="preserve">I </w:t>
      </w:r>
      <w:r w:rsidR="00407DA2">
        <w:t>will confess</w:t>
      </w:r>
      <w:r w:rsidR="00407DA2">
        <w:rPr>
          <w:rStyle w:val="FootnoteReference"/>
        </w:rPr>
        <w:footnoteReference w:id="703"/>
      </w:r>
      <w:r w:rsidRPr="00AB1781">
        <w:t xml:space="preserve"> </w:t>
      </w:r>
      <w:r w:rsidR="001040C8">
        <w:t>You</w:t>
      </w:r>
      <w:r w:rsidR="00407DA2">
        <w:t>, for</w:t>
      </w:r>
      <w:r w:rsidRPr="00AB1781">
        <w:t xml:space="preserve"> </w:t>
      </w:r>
      <w:r w:rsidR="001040C8">
        <w:t>You</w:t>
      </w:r>
      <w:r w:rsidRPr="00AB1781">
        <w:t xml:space="preserve"> </w:t>
      </w:r>
      <w:r w:rsidR="00407DA2">
        <w:t>heard</w:t>
      </w:r>
      <w:r w:rsidRPr="00AB1781">
        <w:t xml:space="preserve"> me</w:t>
      </w:r>
      <w:r w:rsidR="00407DA2">
        <w:t>,</w:t>
      </w:r>
    </w:p>
    <w:p w14:paraId="0DE8A572" w14:textId="55313145" w:rsidR="00510795" w:rsidRPr="00AB1781" w:rsidRDefault="00510795" w:rsidP="00267F42">
      <w:pPr>
        <w:pStyle w:val="EnglishHangEndNoCoptic"/>
      </w:pPr>
      <w:r w:rsidRPr="00AB1781">
        <w:tab/>
        <w:t xml:space="preserve">and </w:t>
      </w:r>
      <w:r w:rsidR="00407DA2">
        <w:t xml:space="preserve">became </w:t>
      </w:r>
      <w:r w:rsidRPr="00AB1781">
        <w:t>my salvation.</w:t>
      </w:r>
    </w:p>
    <w:p w14:paraId="311FBB17" w14:textId="41673A8A" w:rsidR="00510795" w:rsidRPr="00AB1781" w:rsidRDefault="00510795" w:rsidP="00267F42">
      <w:pPr>
        <w:pStyle w:val="EnglishHangNoCoptic"/>
      </w:pPr>
      <w:r w:rsidRPr="00AB1781">
        <w:t xml:space="preserve">29 </w:t>
      </w:r>
      <w:r w:rsidR="00407DA2">
        <w:t>Confess Lord, He is good;</w:t>
      </w:r>
    </w:p>
    <w:p w14:paraId="29592F6F" w14:textId="36D8C0B5" w:rsidR="00510795" w:rsidRDefault="00510795" w:rsidP="00267F42">
      <w:pPr>
        <w:pStyle w:val="EnglishHangEndNoCoptic"/>
      </w:pPr>
      <w:r w:rsidRPr="00AB1781">
        <w:tab/>
        <w:t xml:space="preserve">His mercy </w:t>
      </w:r>
      <w:r w:rsidR="00407DA2">
        <w:t>endures forever</w:t>
      </w:r>
      <w:r w:rsidRPr="00AB1781">
        <w:t>.</w:t>
      </w:r>
    </w:p>
    <w:p w14:paraId="16FC9FB4" w14:textId="434B5BEE"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t xml:space="preserve"> continue with </w:t>
      </w:r>
      <w:r>
        <w:fldChar w:fldCharType="begin"/>
      </w:r>
      <w:r>
        <w:instrText xml:space="preserve"> REF _Ref411967235 \h </w:instrText>
      </w:r>
      <w:r>
        <w:fldChar w:fldCharType="separate"/>
      </w:r>
      <w:r w:rsidR="000C7DE2">
        <w:t>Psalm</w:t>
      </w:r>
      <w:r w:rsidR="000C7DE2" w:rsidRPr="00AB1781">
        <w:t xml:space="preserve"> 119</w:t>
      </w:r>
      <w:r w:rsidR="000C7DE2">
        <w:t>: “When I was afflicted, I cried out to the Lord”</w:t>
      </w:r>
      <w:r>
        <w:fldChar w:fldCharType="end"/>
      </w:r>
      <w:r>
        <w:t xml:space="preserve">, page </w:t>
      </w:r>
      <w:r>
        <w:fldChar w:fldCharType="begin"/>
      </w:r>
      <w:r>
        <w:instrText xml:space="preserve"> PAGEREF _Ref411967235 \h </w:instrText>
      </w:r>
      <w:r>
        <w:fldChar w:fldCharType="separate"/>
      </w:r>
      <w:r w:rsidR="000C7DE2">
        <w:rPr>
          <w:noProof/>
        </w:rPr>
        <w:t>287</w:t>
      </w:r>
      <w:r>
        <w:fldChar w:fldCharType="end"/>
      </w:r>
      <w:r>
        <w:t>.</w:t>
      </w:r>
      <w:r w:rsidR="00E611C7">
        <w:t xml:space="preserve"> </w:t>
      </w:r>
      <w:r w:rsidR="00E611C7">
        <w:fldChar w:fldCharType="begin"/>
      </w:r>
      <w:r w:rsidR="00E611C7">
        <w:instrText xml:space="preserve"> REF _Ref448127130 \h </w:instrText>
      </w:r>
      <w:r w:rsidR="00E611C7">
        <w:fldChar w:fldCharType="separate"/>
      </w:r>
      <w:r w:rsidR="000C7DE2">
        <w:t>The Psalms of Midnight (The Beginning of Watches)</w:t>
      </w:r>
      <w:r w:rsidR="00E611C7">
        <w:fldChar w:fldCharType="end"/>
      </w:r>
      <w:r w:rsidR="00E611C7">
        <w:t xml:space="preserve"> continue with </w:t>
      </w:r>
      <w:r w:rsidR="00E611C7">
        <w:fldChar w:fldCharType="begin"/>
      </w:r>
      <w:r w:rsidR="00E611C7">
        <w:instrText xml:space="preserve"> REF _Ref412027139 \h </w:instrText>
      </w:r>
      <w:r w:rsidR="00E611C7">
        <w:fldChar w:fldCharType="separate"/>
      </w:r>
      <w:r w:rsidR="000C7DE2">
        <w:t>Psalm</w:t>
      </w:r>
      <w:r w:rsidR="000C7DE2" w:rsidRPr="00AB1781">
        <w:t xml:space="preserve"> 118</w:t>
      </w:r>
      <w:r w:rsidR="000C7DE2">
        <w:t>: “Blessed are the blameless in the way”</w:t>
      </w:r>
      <w:r w:rsidR="00E611C7">
        <w:fldChar w:fldCharType="end"/>
      </w:r>
      <w:r w:rsidR="00E611C7">
        <w:t xml:space="preserve">, page </w:t>
      </w:r>
      <w:r w:rsidR="00E611C7">
        <w:fldChar w:fldCharType="begin"/>
      </w:r>
      <w:r w:rsidR="00E611C7">
        <w:instrText xml:space="preserve"> PAGEREF _Ref412027139 \h </w:instrText>
      </w:r>
      <w:r w:rsidR="00E611C7">
        <w:fldChar w:fldCharType="separate"/>
      </w:r>
      <w:r w:rsidR="000C7DE2">
        <w:rPr>
          <w:noProof/>
        </w:rPr>
        <w:t>272</w:t>
      </w:r>
      <w:r w:rsidR="00E611C7">
        <w:fldChar w:fldCharType="end"/>
      </w:r>
      <w:r w:rsidR="00E611C7">
        <w:t>.</w:t>
      </w:r>
    </w:p>
    <w:p w14:paraId="67989E8C" w14:textId="6706B5C7" w:rsidR="00924D0C" w:rsidRDefault="00924D0C" w:rsidP="00924D0C">
      <w:pPr>
        <w:pStyle w:val="Rubric"/>
      </w:pPr>
      <w:r>
        <w:t>Glory…thou</w:t>
      </w:r>
    </w:p>
    <w:p w14:paraId="6B197E01" w14:textId="4C03EAD8" w:rsidR="003A7286" w:rsidRPr="003A7286" w:rsidRDefault="003A7286" w:rsidP="003A7286">
      <w:pPr>
        <w:pStyle w:val="Heading3"/>
      </w:pPr>
      <w:bookmarkStart w:id="299" w:name="_Ref435990049"/>
      <w:r>
        <w:lastRenderedPageBreak/>
        <w:t>Kathisma 17</w:t>
      </w:r>
      <w:bookmarkEnd w:id="299"/>
    </w:p>
    <w:p w14:paraId="5D7D7323" w14:textId="4F44AF1E" w:rsidR="00385CB8" w:rsidRPr="00385CB8" w:rsidRDefault="00385CB8" w:rsidP="00BF0205">
      <w:pPr>
        <w:pStyle w:val="Heading4"/>
      </w:pPr>
      <w:bookmarkStart w:id="300" w:name="_Ref412027139"/>
      <w:r>
        <w:t>Psalm</w:t>
      </w:r>
      <w:r w:rsidRPr="00AB1781">
        <w:t xml:space="preserve"> 118</w:t>
      </w:r>
      <w:r>
        <w:t xml:space="preserve">: </w:t>
      </w:r>
      <w:r w:rsidR="00E67F94">
        <w:t>“</w:t>
      </w:r>
      <w:r>
        <w:t xml:space="preserve">Blessed are </w:t>
      </w:r>
      <w:r w:rsidR="00E67F94">
        <w:t>the blameless</w:t>
      </w:r>
      <w:r>
        <w:t xml:space="preserve"> in the wa</w:t>
      </w:r>
      <w:r w:rsidR="00E67F94">
        <w:t>y”</w:t>
      </w:r>
      <w:bookmarkEnd w:id="300"/>
    </w:p>
    <w:p w14:paraId="30B7004C" w14:textId="77777777" w:rsidR="00385CB8" w:rsidRPr="00AB1781" w:rsidRDefault="00385CB8" w:rsidP="00385CB8">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Love for the Law of Love</w:t>
      </w:r>
    </w:p>
    <w:p w14:paraId="779343BD" w14:textId="77777777" w:rsidR="00385CB8" w:rsidRPr="00AB1781" w:rsidRDefault="00385CB8" w:rsidP="00385CB8">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Word Reveals the Heart and Mind of God</w:t>
      </w:r>
    </w:p>
    <w:p w14:paraId="679AAB95" w14:textId="003304C9" w:rsidR="00EE2E1D" w:rsidRDefault="00EE2E1D" w:rsidP="00385CB8">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3B57222" w14:textId="77777777" w:rsidR="00385CB8" w:rsidRPr="00385CB8" w:rsidRDefault="00385CB8" w:rsidP="00385CB8">
      <w:pPr>
        <w:pStyle w:val="Rubric"/>
      </w:pPr>
      <w:r w:rsidRPr="00AB1781">
        <w:t>(Alleluia)</w:t>
      </w:r>
    </w:p>
    <w:p w14:paraId="52E8579E" w14:textId="2CC376E4" w:rsidR="00F14AA6" w:rsidRDefault="00F14AA6" w:rsidP="00BF0205">
      <w:pPr>
        <w:pStyle w:val="Heading5"/>
      </w:pPr>
      <w:r>
        <w:t>Psalm 118 Part 1</w:t>
      </w:r>
      <w:r w:rsidR="00F224C9">
        <w:t xml:space="preserve"> (</w:t>
      </w:r>
      <w:r w:rsidR="00F224C9" w:rsidRPr="0055185C">
        <w:rPr>
          <w:rFonts w:ascii="Tahoma" w:eastAsia="Tahoma" w:hAnsi="Tahoma" w:cs="Tahoma"/>
        </w:rPr>
        <w:t>א</w:t>
      </w:r>
      <w:r w:rsidR="00F224C9">
        <w:rPr>
          <w:rFonts w:ascii="Tahoma" w:eastAsia="Tahoma" w:hAnsi="Tahoma" w:cs="Tahoma"/>
        </w:rPr>
        <w:t>)</w:t>
      </w:r>
      <w:r w:rsidR="00494693">
        <w:t xml:space="preserve">: </w:t>
      </w:r>
      <w:r w:rsidR="00E67F94">
        <w:t>“</w:t>
      </w:r>
      <w:r w:rsidR="00494693">
        <w:t xml:space="preserve">Blessed are </w:t>
      </w:r>
      <w:r w:rsidR="006D46AA">
        <w:t xml:space="preserve">the blameless </w:t>
      </w:r>
      <w:r w:rsidR="00494693">
        <w:t>in the wa</w:t>
      </w:r>
      <w:r w:rsidR="00E67F94">
        <w:t>y”</w:t>
      </w:r>
    </w:p>
    <w:p w14:paraId="36763D5D" w14:textId="04854058" w:rsidR="006D2FE5" w:rsidRPr="006D2FE5" w:rsidRDefault="00EE2E1D" w:rsidP="006D2FE5">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11CE103" w14:textId="49DE0748" w:rsidR="00385CB8" w:rsidRPr="00AB1781" w:rsidRDefault="00385CB8" w:rsidP="00385CB8">
      <w:pPr>
        <w:pStyle w:val="EnglishHangNoCoptic"/>
      </w:pPr>
      <w:r w:rsidRPr="00AB1781">
        <w:t xml:space="preserve">1 Blessed are </w:t>
      </w:r>
      <w:r w:rsidR="006D46AA">
        <w:t>the blameless</w:t>
      </w:r>
      <w:r w:rsidRPr="00AB1781">
        <w:t xml:space="preserve"> in the way,</w:t>
      </w:r>
      <w:r w:rsidRPr="00AB1781">
        <w:rPr>
          <w:rStyle w:val="FootnoteReference"/>
        </w:rPr>
        <w:footnoteReference w:id="704"/>
      </w:r>
    </w:p>
    <w:p w14:paraId="7BF1342F" w14:textId="15D6A51C" w:rsidR="00385CB8" w:rsidRPr="00AB1781" w:rsidRDefault="00385CB8" w:rsidP="00385CB8">
      <w:pPr>
        <w:pStyle w:val="EnglishHangEndNoCoptic"/>
      </w:pPr>
      <w:r w:rsidRPr="00AB1781">
        <w:tab/>
        <w:t xml:space="preserve">who </w:t>
      </w:r>
      <w:r w:rsidR="006D46AA">
        <w:t>walk</w:t>
      </w:r>
      <w:r w:rsidRPr="00AB1781">
        <w:t xml:space="preserve"> </w:t>
      </w:r>
      <w:r w:rsidR="006D46AA">
        <w:t>in</w:t>
      </w:r>
      <w:r w:rsidRPr="00AB1781">
        <w:t xml:space="preserve"> the law of the Lord.</w:t>
      </w:r>
      <w:r w:rsidRPr="00AB1781">
        <w:rPr>
          <w:rStyle w:val="FootnoteReference"/>
        </w:rPr>
        <w:footnoteReference w:id="705"/>
      </w:r>
    </w:p>
    <w:p w14:paraId="6F6BF844" w14:textId="5BFCEC1C" w:rsidR="00385CB8" w:rsidRPr="00AB1781" w:rsidRDefault="00385CB8" w:rsidP="00385CB8">
      <w:pPr>
        <w:pStyle w:val="EnglishHangNoCoptic"/>
      </w:pPr>
      <w:r w:rsidRPr="00AB1781">
        <w:t>2 Blessed are they</w:t>
      </w:r>
      <w:r w:rsidR="006D46AA">
        <w:t xml:space="preserve"> who search out His testimonies;</w:t>
      </w:r>
      <w:r w:rsidRPr="00AB1781">
        <w:rPr>
          <w:rStyle w:val="FootnoteReference"/>
        </w:rPr>
        <w:footnoteReference w:id="706"/>
      </w:r>
    </w:p>
    <w:p w14:paraId="1C203906" w14:textId="473B9974" w:rsidR="00385CB8" w:rsidRPr="00AB1781" w:rsidRDefault="00385CB8" w:rsidP="00385CB8">
      <w:pPr>
        <w:pStyle w:val="EnglishHangEndNoCoptic"/>
      </w:pPr>
      <w:r w:rsidRPr="00AB1781">
        <w:tab/>
      </w:r>
      <w:r w:rsidR="006D46AA">
        <w:t>They will</w:t>
      </w:r>
      <w:r w:rsidRPr="00AB1781">
        <w:t xml:space="preserve"> seek Him with their whole heart.</w:t>
      </w:r>
      <w:r w:rsidRPr="00AB1781">
        <w:rPr>
          <w:rStyle w:val="FootnoteReference"/>
        </w:rPr>
        <w:footnoteReference w:id="707"/>
      </w:r>
    </w:p>
    <w:p w14:paraId="1B385973" w14:textId="64D779DC" w:rsidR="00385CB8" w:rsidRPr="00AB1781" w:rsidRDefault="00385CB8" w:rsidP="00385CB8">
      <w:pPr>
        <w:pStyle w:val="EnglishHangNoCoptic"/>
      </w:pPr>
      <w:r w:rsidRPr="00AB1781">
        <w:t xml:space="preserve">3 For those </w:t>
      </w:r>
      <w:r w:rsidR="006D46AA">
        <w:t>who</w:t>
      </w:r>
      <w:r w:rsidRPr="00AB1781">
        <w:t xml:space="preserve"> work </w:t>
      </w:r>
      <w:r w:rsidR="006D46AA">
        <w:t>lawlessness</w:t>
      </w:r>
    </w:p>
    <w:p w14:paraId="5BCC4214" w14:textId="77777777" w:rsidR="00385CB8" w:rsidRPr="00AB1781" w:rsidRDefault="00385CB8" w:rsidP="00385CB8">
      <w:pPr>
        <w:pStyle w:val="EnglishHangEndNoCoptic"/>
      </w:pPr>
      <w:r w:rsidRPr="00AB1781">
        <w:tab/>
        <w:t>do not walk in His ways.</w:t>
      </w:r>
    </w:p>
    <w:p w14:paraId="460FE709" w14:textId="5F6890EB" w:rsidR="00385CB8" w:rsidRPr="00AB1781" w:rsidRDefault="00385CB8" w:rsidP="00385CB8">
      <w:pPr>
        <w:pStyle w:val="EnglishHangNoCoptic"/>
      </w:pPr>
      <w:r w:rsidRPr="00AB1781">
        <w:t xml:space="preserve">4 </w:t>
      </w:r>
      <w:r w:rsidR="001040C8">
        <w:t>You</w:t>
      </w:r>
      <w:r w:rsidRPr="00AB1781">
        <w:t xml:space="preserve"> </w:t>
      </w:r>
      <w:r w:rsidR="00E869A6">
        <w:t>commande</w:t>
      </w:r>
      <w:r w:rsidRPr="00AB1781">
        <w:t xml:space="preserve">d </w:t>
      </w:r>
      <w:r w:rsidR="00E570CB">
        <w:t>Your</w:t>
      </w:r>
      <w:r w:rsidRPr="00AB1781">
        <w:t xml:space="preserve"> commandments</w:t>
      </w:r>
    </w:p>
    <w:p w14:paraId="6B1F2214" w14:textId="5D624F0F" w:rsidR="00385CB8" w:rsidRPr="00AB1781" w:rsidRDefault="00385CB8" w:rsidP="00385CB8">
      <w:pPr>
        <w:pStyle w:val="EnglishHangEndNoCoptic"/>
      </w:pPr>
      <w:r w:rsidRPr="00AB1781">
        <w:tab/>
        <w:t xml:space="preserve">to be </w:t>
      </w:r>
      <w:r w:rsidR="00E869A6">
        <w:t>kept diligently</w:t>
      </w:r>
      <w:r w:rsidRPr="00AB1781">
        <w:t>.</w:t>
      </w:r>
    </w:p>
    <w:p w14:paraId="246B42FE" w14:textId="50928F79" w:rsidR="00385CB8" w:rsidRPr="00AB1781" w:rsidRDefault="00385CB8" w:rsidP="00385CB8">
      <w:pPr>
        <w:pStyle w:val="EnglishHangNoCoptic"/>
      </w:pPr>
      <w:r w:rsidRPr="00AB1781">
        <w:t xml:space="preserve">5 O that my ways </w:t>
      </w:r>
      <w:r w:rsidR="00E869A6">
        <w:t>may be</w:t>
      </w:r>
      <w:r w:rsidRPr="00AB1781">
        <w:t xml:space="preserve"> directed</w:t>
      </w:r>
    </w:p>
    <w:p w14:paraId="41F5C923" w14:textId="59F5B93E" w:rsidR="00385CB8" w:rsidRPr="00AB1781" w:rsidRDefault="00E869A6" w:rsidP="00385CB8">
      <w:pPr>
        <w:pStyle w:val="EnglishHangEndNoCoptic"/>
      </w:pPr>
      <w:r>
        <w:tab/>
        <w:t xml:space="preserve">to keep </w:t>
      </w:r>
      <w:r w:rsidR="00E570CB">
        <w:t>Your</w:t>
      </w:r>
      <w:r w:rsidR="00385CB8" w:rsidRPr="00AB1781">
        <w:t xml:space="preserve"> </w:t>
      </w:r>
      <w:r w:rsidR="00C57482">
        <w:t>statutes</w:t>
      </w:r>
      <w:r>
        <w:rPr>
          <w:rStyle w:val="FootnoteReference"/>
        </w:rPr>
        <w:footnoteReference w:id="708"/>
      </w:r>
      <w:r w:rsidR="00385CB8" w:rsidRPr="00AB1781">
        <w:t>!</w:t>
      </w:r>
    </w:p>
    <w:p w14:paraId="0D322CC5" w14:textId="3D4D8E4C" w:rsidR="00385CB8" w:rsidRPr="00AB1781" w:rsidRDefault="00385CB8" w:rsidP="00385CB8">
      <w:pPr>
        <w:pStyle w:val="EnglishHangNoCoptic"/>
      </w:pPr>
      <w:r w:rsidRPr="00AB1781">
        <w:t xml:space="preserve">6 Then I </w:t>
      </w:r>
      <w:r w:rsidR="00E869A6">
        <w:t>will</w:t>
      </w:r>
      <w:r w:rsidRPr="00AB1781">
        <w:t xml:space="preserve"> not be ashamed,</w:t>
      </w:r>
    </w:p>
    <w:p w14:paraId="58EC2801" w14:textId="77777777" w:rsidR="00385CB8" w:rsidRPr="00AB1781" w:rsidRDefault="00385CB8" w:rsidP="00385CB8">
      <w:pPr>
        <w:pStyle w:val="EnglishHangEndNoCoptic"/>
      </w:pPr>
      <w:r w:rsidRPr="00AB1781">
        <w:tab/>
        <w:t xml:space="preserve">when I regard all </w:t>
      </w:r>
      <w:r w:rsidR="00E570CB">
        <w:t>Your</w:t>
      </w:r>
      <w:r w:rsidRPr="00AB1781">
        <w:t xml:space="preserve"> commandments.</w:t>
      </w:r>
    </w:p>
    <w:p w14:paraId="76C78F2B" w14:textId="6F8B8409" w:rsidR="00385CB8" w:rsidRPr="00AB1781" w:rsidRDefault="00385CB8" w:rsidP="00E869A6">
      <w:pPr>
        <w:pStyle w:val="EnglishHangNoCoptic"/>
      </w:pPr>
      <w:r w:rsidRPr="00AB1781">
        <w:t xml:space="preserve">7 I will </w:t>
      </w:r>
      <w:r w:rsidR="00E869A6">
        <w:t>confess</w:t>
      </w:r>
      <w:r w:rsidR="00E869A6">
        <w:rPr>
          <w:rStyle w:val="FootnoteReference"/>
        </w:rPr>
        <w:footnoteReference w:id="709"/>
      </w:r>
      <w:r w:rsidRPr="00AB1781">
        <w:t xml:space="preserve"> </w:t>
      </w:r>
      <w:r w:rsidR="001040C8">
        <w:t>You</w:t>
      </w:r>
      <w:r w:rsidRPr="00AB1781">
        <w:t>,</w:t>
      </w:r>
      <w:r w:rsidR="00E869A6">
        <w:t xml:space="preserve"> O Lord, with an upright heart,</w:t>
      </w:r>
    </w:p>
    <w:p w14:paraId="60CC5889" w14:textId="5395A961" w:rsidR="00385CB8" w:rsidRPr="00AB1781" w:rsidRDefault="00385CB8" w:rsidP="00385CB8">
      <w:pPr>
        <w:pStyle w:val="EnglishHangEndNoCoptic"/>
      </w:pPr>
      <w:r w:rsidRPr="00AB1781">
        <w:tab/>
      </w:r>
      <w:r w:rsidR="00E869A6">
        <w:t>when</w:t>
      </w:r>
      <w:r w:rsidRPr="00AB1781">
        <w:t xml:space="preserve"> I learn </w:t>
      </w:r>
      <w:r w:rsidR="00E869A6">
        <w:t xml:space="preserve">of </w:t>
      </w:r>
      <w:r w:rsidRPr="00AB1781">
        <w:t xml:space="preserve">the </w:t>
      </w:r>
      <w:r w:rsidR="00E869A6">
        <w:t>judgments</w:t>
      </w:r>
      <w:r w:rsidRPr="00AB1781">
        <w:t xml:space="preserve"> of </w:t>
      </w:r>
      <w:r w:rsidR="00E570CB">
        <w:t>Your</w:t>
      </w:r>
      <w:r w:rsidRPr="00AB1781">
        <w:t xml:space="preserve"> </w:t>
      </w:r>
      <w:r w:rsidR="00E869A6">
        <w:t>righteousness</w:t>
      </w:r>
      <w:r w:rsidRPr="00AB1781">
        <w:t>.</w:t>
      </w:r>
    </w:p>
    <w:p w14:paraId="1A6D599C" w14:textId="5B009700" w:rsidR="00385CB8" w:rsidRPr="00AB1781" w:rsidRDefault="00385CB8" w:rsidP="00385CB8">
      <w:pPr>
        <w:pStyle w:val="EnglishHangNoCoptic"/>
      </w:pPr>
      <w:r w:rsidRPr="00AB1781">
        <w:t xml:space="preserve">8 I will </w:t>
      </w:r>
      <w:r w:rsidR="00E869A6">
        <w:t>keep</w:t>
      </w:r>
      <w:r w:rsidRPr="00AB1781">
        <w:t xml:space="preserve"> </w:t>
      </w:r>
      <w:r w:rsidR="00E570CB">
        <w:t>Your</w:t>
      </w:r>
      <w:r w:rsidR="00E869A6">
        <w:t xml:space="preserve"> </w:t>
      </w:r>
      <w:r w:rsidR="00C57482">
        <w:t>statutes</w:t>
      </w:r>
      <w:r w:rsidRPr="00AB1781">
        <w:t>;</w:t>
      </w:r>
    </w:p>
    <w:p w14:paraId="70138757" w14:textId="52C81ECB" w:rsidR="00385CB8" w:rsidRDefault="00385CB8" w:rsidP="00385CB8">
      <w:pPr>
        <w:pStyle w:val="EnglishHangEndNoCoptic"/>
      </w:pPr>
      <w:r w:rsidRPr="00AB1781">
        <w:tab/>
      </w:r>
      <w:r w:rsidR="00E869A6">
        <w:t>do not utterly forsake me</w:t>
      </w:r>
      <w:r w:rsidRPr="00AB1781">
        <w:t>.</w:t>
      </w:r>
    </w:p>
    <w:p w14:paraId="6252207E" w14:textId="15B58581" w:rsidR="00E611C7" w:rsidRDefault="00E611C7" w:rsidP="00E611C7">
      <w:pPr>
        <w:pStyle w:val="Rubric"/>
      </w:pPr>
      <w:r>
        <w:lastRenderedPageBreak/>
        <w:t>Glory to You, O Love of mankind.</w:t>
      </w:r>
    </w:p>
    <w:p w14:paraId="383C145C" w14:textId="42BF856E" w:rsidR="00332736" w:rsidRPr="00AB1781" w:rsidRDefault="00332736" w:rsidP="00BF0205">
      <w:pPr>
        <w:pStyle w:val="Heading5"/>
      </w:pPr>
      <w:r>
        <w:t>Psalm 118 Part 2</w:t>
      </w:r>
      <w:r w:rsidR="00F224C9">
        <w:t xml:space="preserve"> (</w:t>
      </w:r>
      <w:r w:rsidR="00F224C9" w:rsidRPr="0055185C">
        <w:rPr>
          <w:rFonts w:ascii="Tahoma" w:eastAsia="Tahoma" w:hAnsi="Tahoma" w:cs="Tahoma"/>
        </w:rPr>
        <w:t>ב</w:t>
      </w:r>
      <w:r w:rsidR="00F224C9">
        <w:t>)</w:t>
      </w:r>
      <w:r w:rsidR="00494693">
        <w:t xml:space="preserve">: </w:t>
      </w:r>
      <w:r w:rsidR="00E67F94">
        <w:t>“</w:t>
      </w:r>
      <w:r w:rsidR="00494693">
        <w:t xml:space="preserve">How </w:t>
      </w:r>
      <w:r w:rsidR="00E869A6">
        <w:t>will</w:t>
      </w:r>
      <w:r w:rsidR="00494693">
        <w:t xml:space="preserve"> a young man </w:t>
      </w:r>
      <w:r w:rsidR="00E869A6">
        <w:t xml:space="preserve">straighten </w:t>
      </w:r>
      <w:r w:rsidR="00494693">
        <w:t>his wa</w:t>
      </w:r>
      <w:r w:rsidR="00E67F94">
        <w:t>y”</w:t>
      </w:r>
    </w:p>
    <w:p w14:paraId="73E5DBB8" w14:textId="2A6EE6F8"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542B1AED" w14:textId="3BBC6644" w:rsidR="00385CB8" w:rsidRPr="00AB1781" w:rsidRDefault="00385CB8" w:rsidP="00385CB8">
      <w:pPr>
        <w:pStyle w:val="EnglishHangNoCoptic"/>
      </w:pPr>
      <w:r w:rsidRPr="00AB1781">
        <w:t xml:space="preserve">9 How </w:t>
      </w:r>
      <w:r w:rsidR="00E869A6">
        <w:t>will</w:t>
      </w:r>
      <w:r w:rsidRPr="00AB1781">
        <w:t xml:space="preserve"> a young man </w:t>
      </w:r>
      <w:r w:rsidR="00E869A6">
        <w:t>straighten his way</w:t>
      </w:r>
      <w:r w:rsidRPr="00AB1781">
        <w:t>?</w:t>
      </w:r>
    </w:p>
    <w:p w14:paraId="14B4E452" w14:textId="6D9928FF" w:rsidR="00385CB8" w:rsidRPr="00AB1781" w:rsidRDefault="00385CB8" w:rsidP="00385CB8">
      <w:pPr>
        <w:pStyle w:val="EnglishHangEndNoCoptic"/>
      </w:pPr>
      <w:r w:rsidRPr="00AB1781">
        <w:tab/>
        <w:t xml:space="preserve">By </w:t>
      </w:r>
      <w:r w:rsidR="00E869A6">
        <w:t>keeping</w:t>
      </w:r>
      <w:r w:rsidRPr="00AB1781">
        <w:t xml:space="preserve"> </w:t>
      </w:r>
      <w:r w:rsidR="00E570CB">
        <w:t>Your</w:t>
      </w:r>
      <w:r w:rsidRPr="00AB1781">
        <w:t xml:space="preserve"> words.</w:t>
      </w:r>
    </w:p>
    <w:p w14:paraId="7AA7D8AE" w14:textId="5ABB245C" w:rsidR="00385CB8" w:rsidRPr="00AB1781" w:rsidRDefault="00385CB8" w:rsidP="00385CB8">
      <w:pPr>
        <w:pStyle w:val="EnglishHangNoCoptic"/>
      </w:pPr>
      <w:r w:rsidRPr="00AB1781">
        <w:t xml:space="preserve">10 </w:t>
      </w:r>
      <w:r w:rsidR="00C57482">
        <w:t>I searched for You w</w:t>
      </w:r>
      <w:r w:rsidRPr="00AB1781">
        <w:t>ith my whole heart;</w:t>
      </w:r>
    </w:p>
    <w:p w14:paraId="14308293" w14:textId="66B9AB94" w:rsidR="00385CB8" w:rsidRPr="00AB1781" w:rsidRDefault="00385CB8" w:rsidP="00385CB8">
      <w:pPr>
        <w:pStyle w:val="EnglishHangEndNoCoptic"/>
      </w:pPr>
      <w:r w:rsidRPr="00AB1781">
        <w:tab/>
      </w:r>
      <w:r w:rsidR="00C57482">
        <w:t>do not drive</w:t>
      </w:r>
      <w:r w:rsidRPr="00AB1781">
        <w:t xml:space="preserve"> me </w:t>
      </w:r>
      <w:r w:rsidR="00C57482">
        <w:t>away</w:t>
      </w:r>
      <w:r w:rsidRPr="00AB1781">
        <w:t xml:space="preserve"> from </w:t>
      </w:r>
      <w:r w:rsidR="00E570CB">
        <w:t>Your</w:t>
      </w:r>
      <w:r w:rsidRPr="00AB1781">
        <w:t xml:space="preserve"> commandments.</w:t>
      </w:r>
    </w:p>
    <w:p w14:paraId="240E0284" w14:textId="502BE632" w:rsidR="00385CB8" w:rsidRPr="00AB1781" w:rsidRDefault="00385CB8" w:rsidP="00385CB8">
      <w:pPr>
        <w:pStyle w:val="EnglishHangNoCoptic"/>
      </w:pPr>
      <w:r w:rsidRPr="00AB1781">
        <w:t xml:space="preserve">11 </w:t>
      </w:r>
      <w:r w:rsidR="00C57482">
        <w:t>I hid your words</w:t>
      </w:r>
      <w:r w:rsidR="00C57482">
        <w:rPr>
          <w:rStyle w:val="FootnoteReference"/>
        </w:rPr>
        <w:footnoteReference w:id="710"/>
      </w:r>
      <w:r w:rsidR="00C57482">
        <w:t xml:space="preserve"> i</w:t>
      </w:r>
      <w:r w:rsidRPr="00AB1781">
        <w:t>n my heart,</w:t>
      </w:r>
    </w:p>
    <w:p w14:paraId="488355DF" w14:textId="1A318D03" w:rsidR="00385CB8" w:rsidRPr="00385CB8" w:rsidRDefault="00385CB8" w:rsidP="00385CB8">
      <w:pPr>
        <w:pStyle w:val="EnglishHangEndNoCoptic"/>
      </w:pPr>
      <w:r w:rsidRPr="00AB1781">
        <w:tab/>
        <w:t xml:space="preserve">that I </w:t>
      </w:r>
      <w:r w:rsidR="00C57482">
        <w:t>might</w:t>
      </w:r>
      <w:r w:rsidRPr="00AB1781">
        <w:t xml:space="preserve"> not sin against </w:t>
      </w:r>
      <w:r w:rsidR="001040C8">
        <w:t>You</w:t>
      </w:r>
      <w:r w:rsidRPr="00AB1781">
        <w:t>.</w:t>
      </w:r>
    </w:p>
    <w:p w14:paraId="718236A2" w14:textId="77777777" w:rsidR="00385CB8" w:rsidRPr="00AB1781" w:rsidRDefault="00385CB8" w:rsidP="00385CB8">
      <w:pPr>
        <w:pStyle w:val="EnglishHangNoCoptic"/>
      </w:pPr>
      <w:r w:rsidRPr="00AB1781">
        <w:t xml:space="preserve">12 Blessed </w:t>
      </w:r>
      <w:r w:rsidR="00C104A1">
        <w:t>are</w:t>
      </w:r>
      <w:r w:rsidRPr="00AB1781">
        <w:t xml:space="preserve"> </w:t>
      </w:r>
      <w:r w:rsidR="001040C8">
        <w:t>You</w:t>
      </w:r>
      <w:r w:rsidRPr="00AB1781">
        <w:t>, O Lord;</w:t>
      </w:r>
    </w:p>
    <w:p w14:paraId="2B76D0E6" w14:textId="74F33F7F" w:rsidR="00385CB8" w:rsidRPr="00AB1781" w:rsidRDefault="00385CB8" w:rsidP="00385CB8">
      <w:pPr>
        <w:pStyle w:val="EnglishHangEndNoCoptic"/>
      </w:pPr>
      <w:r w:rsidRPr="00AB1781">
        <w:tab/>
        <w:t xml:space="preserve">teach me </w:t>
      </w:r>
      <w:r w:rsidR="00E570CB">
        <w:t>Your</w:t>
      </w:r>
      <w:r w:rsidRPr="00AB1781">
        <w:t xml:space="preserve"> </w:t>
      </w:r>
      <w:r w:rsidR="00C57482">
        <w:t>statutes</w:t>
      </w:r>
      <w:r w:rsidRPr="00AB1781">
        <w:t>.</w:t>
      </w:r>
    </w:p>
    <w:p w14:paraId="0838DEB3" w14:textId="459BEC82" w:rsidR="00385CB8" w:rsidRPr="00AB1781" w:rsidRDefault="00385CB8" w:rsidP="00385CB8">
      <w:pPr>
        <w:pStyle w:val="EnglishHangNoCoptic"/>
      </w:pPr>
      <w:r w:rsidRPr="00AB1781">
        <w:t xml:space="preserve">13 </w:t>
      </w:r>
      <w:r w:rsidR="00C57482">
        <w:t>I declared all the judgments of your mouth</w:t>
      </w:r>
    </w:p>
    <w:p w14:paraId="08C43606" w14:textId="164F036D" w:rsidR="00385CB8" w:rsidRPr="00AB1781" w:rsidRDefault="00385CB8" w:rsidP="00385CB8">
      <w:pPr>
        <w:pStyle w:val="EnglishHangEndNoCoptic"/>
      </w:pPr>
      <w:r w:rsidRPr="00AB1781">
        <w:tab/>
      </w:r>
      <w:r w:rsidR="00C57482">
        <w:t>with my lips</w:t>
      </w:r>
      <w:r w:rsidRPr="00AB1781">
        <w:t>.</w:t>
      </w:r>
    </w:p>
    <w:p w14:paraId="6A59321C" w14:textId="77777777" w:rsidR="00385CB8" w:rsidRPr="00AB1781" w:rsidRDefault="00385CB8" w:rsidP="00385CB8">
      <w:pPr>
        <w:pStyle w:val="EnglishHangNoCoptic"/>
      </w:pPr>
      <w:r w:rsidRPr="00AB1781">
        <w:t xml:space="preserve">14 I delight in the way of </w:t>
      </w:r>
      <w:r w:rsidR="00E570CB">
        <w:t>Your</w:t>
      </w:r>
      <w:r w:rsidRPr="00AB1781">
        <w:t xml:space="preserve"> testimonies,</w:t>
      </w:r>
    </w:p>
    <w:p w14:paraId="7AE44345" w14:textId="77777777" w:rsidR="00385CB8" w:rsidRPr="00AB1781" w:rsidRDefault="00385CB8" w:rsidP="00385CB8">
      <w:pPr>
        <w:pStyle w:val="EnglishHangEndNoCoptic"/>
      </w:pPr>
      <w:r w:rsidRPr="00AB1781">
        <w:tab/>
        <w:t>as in all riches.</w:t>
      </w:r>
    </w:p>
    <w:p w14:paraId="21F5ABE0" w14:textId="77777777" w:rsidR="00385CB8" w:rsidRPr="00AB1781" w:rsidRDefault="00385CB8" w:rsidP="00385CB8">
      <w:pPr>
        <w:pStyle w:val="EnglishHangNoCoptic"/>
      </w:pPr>
      <w:r w:rsidRPr="00AB1781">
        <w:t xml:space="preserve">15 I will reflect on </w:t>
      </w:r>
      <w:r w:rsidR="00E570CB">
        <w:t>Your</w:t>
      </w:r>
      <w:r w:rsidRPr="00AB1781">
        <w:t xml:space="preserve"> commandments,</w:t>
      </w:r>
    </w:p>
    <w:p w14:paraId="68CF62F3" w14:textId="3E5F6802" w:rsidR="00385CB8" w:rsidRPr="00AB1781" w:rsidRDefault="00385CB8" w:rsidP="00385CB8">
      <w:pPr>
        <w:pStyle w:val="EnglishHangEndNoCoptic"/>
      </w:pPr>
      <w:r w:rsidRPr="00AB1781">
        <w:tab/>
        <w:t xml:space="preserve">and </w:t>
      </w:r>
      <w:r w:rsidR="00C57482">
        <w:t>understand</w:t>
      </w:r>
      <w:r w:rsidRPr="00AB1781">
        <w:t xml:space="preserve"> </w:t>
      </w:r>
      <w:r w:rsidR="00E570CB">
        <w:t>Your</w:t>
      </w:r>
      <w:r w:rsidRPr="00AB1781">
        <w:t xml:space="preserve"> ways.</w:t>
      </w:r>
    </w:p>
    <w:p w14:paraId="7713F56B" w14:textId="71179A45" w:rsidR="00385CB8" w:rsidRPr="00AB1781" w:rsidRDefault="00385CB8" w:rsidP="00385CB8">
      <w:pPr>
        <w:pStyle w:val="EnglishHangNoCoptic"/>
      </w:pPr>
      <w:r w:rsidRPr="00AB1781">
        <w:t xml:space="preserve">16 I will meditate on </w:t>
      </w:r>
      <w:r w:rsidR="00E570CB">
        <w:t>Your</w:t>
      </w:r>
      <w:r w:rsidRPr="00AB1781">
        <w:t xml:space="preserve"> </w:t>
      </w:r>
      <w:r w:rsidR="00C57482">
        <w:t>statutes</w:t>
      </w:r>
      <w:r w:rsidRPr="00AB1781">
        <w:t>,</w:t>
      </w:r>
    </w:p>
    <w:p w14:paraId="53BAEE59" w14:textId="0821D776" w:rsidR="00385CB8" w:rsidRDefault="00385CB8" w:rsidP="00385CB8">
      <w:pPr>
        <w:pStyle w:val="EnglishHangEndNoCoptic"/>
      </w:pPr>
      <w:r w:rsidRPr="00AB1781">
        <w:tab/>
        <w:t xml:space="preserve">and </w:t>
      </w:r>
      <w:r w:rsidR="00C57482">
        <w:t xml:space="preserve">will </w:t>
      </w:r>
      <w:r w:rsidRPr="00AB1781">
        <w:t xml:space="preserve">not forget </w:t>
      </w:r>
      <w:r w:rsidR="00E570CB">
        <w:t>Your</w:t>
      </w:r>
      <w:r w:rsidRPr="00AB1781">
        <w:t xml:space="preserve"> words.</w:t>
      </w:r>
    </w:p>
    <w:p w14:paraId="15538AD5" w14:textId="6FD9C32B" w:rsidR="00E611C7" w:rsidRDefault="00E611C7" w:rsidP="00E611C7">
      <w:pPr>
        <w:pStyle w:val="Rubric"/>
      </w:pPr>
      <w:r>
        <w:t>Glory to You, O Love of mankind.</w:t>
      </w:r>
    </w:p>
    <w:p w14:paraId="4556BC80" w14:textId="7F8605FD" w:rsidR="00332736" w:rsidRPr="00AB1781" w:rsidRDefault="00332736" w:rsidP="00BF0205">
      <w:pPr>
        <w:pStyle w:val="Heading5"/>
      </w:pPr>
      <w:r>
        <w:t>Psalm 118 Part 3</w:t>
      </w:r>
      <w:r w:rsidR="00F224C9">
        <w:t xml:space="preserve"> (</w:t>
      </w:r>
      <w:r w:rsidR="00F224C9" w:rsidRPr="0055185C">
        <w:rPr>
          <w:rFonts w:ascii="Tahoma" w:eastAsia="Tahoma" w:hAnsi="Tahoma" w:cs="Tahoma"/>
        </w:rPr>
        <w:t>ג</w:t>
      </w:r>
      <w:r w:rsidR="00F224C9">
        <w:t>)</w:t>
      </w:r>
      <w:r w:rsidR="00494693">
        <w:t xml:space="preserve">: </w:t>
      </w:r>
      <w:r w:rsidR="00E67F94">
        <w:t>“</w:t>
      </w:r>
      <w:r w:rsidR="00C66B19">
        <w:t>Reward</w:t>
      </w:r>
      <w:r w:rsidR="00494693">
        <w:t xml:space="preserve"> Your </w:t>
      </w:r>
      <w:r w:rsidR="00C66B19">
        <w:t>servan</w:t>
      </w:r>
      <w:r w:rsidR="00E67F94">
        <w:t>t”</w:t>
      </w:r>
    </w:p>
    <w:p w14:paraId="2B8A511E" w14:textId="0E7566B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456C4D6" w14:textId="27657032" w:rsidR="00385CB8" w:rsidRPr="00AB1781" w:rsidRDefault="00385CB8" w:rsidP="00385CB8">
      <w:pPr>
        <w:pStyle w:val="EnglishHangNoCoptic"/>
      </w:pPr>
      <w:r w:rsidRPr="00AB1781">
        <w:t xml:space="preserve">17 </w:t>
      </w:r>
      <w:r w:rsidR="00C66B19">
        <w:t>Reward</w:t>
      </w:r>
      <w:r w:rsidR="00BE75D2">
        <w:rPr>
          <w:rStyle w:val="FootnoteReference"/>
        </w:rPr>
        <w:footnoteReference w:id="711"/>
      </w:r>
      <w:r w:rsidRPr="00AB1781">
        <w:t xml:space="preserve"> </w:t>
      </w:r>
      <w:r w:rsidR="00E570CB">
        <w:t>Your</w:t>
      </w:r>
      <w:r w:rsidRPr="00AB1781">
        <w:t xml:space="preserve"> </w:t>
      </w:r>
      <w:r w:rsidR="00C66B19">
        <w:t>servant;</w:t>
      </w:r>
    </w:p>
    <w:p w14:paraId="3FCA36E2" w14:textId="1C77B5E9" w:rsidR="00385CB8" w:rsidRPr="00AB1781" w:rsidRDefault="00385CB8" w:rsidP="00385CB8">
      <w:pPr>
        <w:pStyle w:val="EnglishHangEndNoCoptic"/>
      </w:pPr>
      <w:r w:rsidRPr="00AB1781">
        <w:tab/>
        <w:t xml:space="preserve">I </w:t>
      </w:r>
      <w:r w:rsidR="00C66B19">
        <w:t>will</w:t>
      </w:r>
      <w:r w:rsidRPr="00AB1781">
        <w:t xml:space="preserve"> live</w:t>
      </w:r>
      <w:r w:rsidR="00C66B19">
        <w:t>,</w:t>
      </w:r>
      <w:r w:rsidRPr="00AB1781">
        <w:t xml:space="preserve"> and keep </w:t>
      </w:r>
      <w:r w:rsidR="00E570CB">
        <w:t>Your</w:t>
      </w:r>
      <w:r w:rsidRPr="00AB1781">
        <w:t xml:space="preserve"> words.</w:t>
      </w:r>
    </w:p>
    <w:p w14:paraId="4BA860BB" w14:textId="7728AFA8" w:rsidR="00385CB8" w:rsidRPr="00AB1781" w:rsidRDefault="00385CB8" w:rsidP="00385CB8">
      <w:pPr>
        <w:pStyle w:val="EnglishHangNoCoptic"/>
      </w:pPr>
      <w:r w:rsidRPr="00AB1781">
        <w:t xml:space="preserve">18 </w:t>
      </w:r>
      <w:r w:rsidR="00C66B19">
        <w:t>Uncover</w:t>
      </w:r>
      <w:r w:rsidRPr="00AB1781">
        <w:t xml:space="preserve"> my eyes,</w:t>
      </w:r>
    </w:p>
    <w:p w14:paraId="1593BD9A" w14:textId="272B5BBE" w:rsidR="00385CB8" w:rsidRPr="00AB1781" w:rsidRDefault="00385CB8" w:rsidP="00385CB8">
      <w:pPr>
        <w:pStyle w:val="EnglishHangEndNoCoptic"/>
      </w:pPr>
      <w:r w:rsidRPr="00AB1781">
        <w:tab/>
        <w:t xml:space="preserve">and I </w:t>
      </w:r>
      <w:r w:rsidR="00C66B19">
        <w:t>will</w:t>
      </w:r>
      <w:r w:rsidRPr="00AB1781">
        <w:t xml:space="preserve"> </w:t>
      </w:r>
      <w:r w:rsidR="00C66B19">
        <w:t>understand</w:t>
      </w:r>
      <w:r w:rsidRPr="00AB1781">
        <w:t xml:space="preserve"> the wonders of </w:t>
      </w:r>
      <w:r w:rsidR="00E570CB">
        <w:t>Your</w:t>
      </w:r>
      <w:r w:rsidRPr="00AB1781">
        <w:t xml:space="preserve"> law.</w:t>
      </w:r>
    </w:p>
    <w:p w14:paraId="5FDD845A" w14:textId="11F2622F" w:rsidR="00385CB8" w:rsidRPr="00AB1781" w:rsidRDefault="00385CB8" w:rsidP="00385CB8">
      <w:pPr>
        <w:pStyle w:val="EnglishHangNoCoptic"/>
      </w:pPr>
      <w:r w:rsidRPr="00AB1781">
        <w:t xml:space="preserve">19 I am a </w:t>
      </w:r>
      <w:r w:rsidR="00C66B19">
        <w:t>sojourner</w:t>
      </w:r>
      <w:r w:rsidRPr="00AB1781">
        <w:t xml:space="preserve"> on earth;</w:t>
      </w:r>
    </w:p>
    <w:p w14:paraId="502B4E81" w14:textId="5C0E045E" w:rsidR="00385CB8" w:rsidRPr="00AB1781" w:rsidRDefault="00385CB8" w:rsidP="00385CB8">
      <w:pPr>
        <w:pStyle w:val="EnglishHangEndNoCoptic"/>
      </w:pPr>
      <w:r w:rsidRPr="00AB1781">
        <w:tab/>
      </w:r>
      <w:r w:rsidR="00C66B19">
        <w:t xml:space="preserve">do not </w:t>
      </w:r>
      <w:r w:rsidRPr="00AB1781">
        <w:t xml:space="preserve">hide </w:t>
      </w:r>
      <w:r w:rsidR="00E570CB">
        <w:t>Your</w:t>
      </w:r>
      <w:r w:rsidRPr="00AB1781">
        <w:t xml:space="preserve"> commandments from me.</w:t>
      </w:r>
    </w:p>
    <w:p w14:paraId="286F9497" w14:textId="23207F13" w:rsidR="00385CB8" w:rsidRPr="00AB1781" w:rsidRDefault="00385CB8" w:rsidP="00385CB8">
      <w:pPr>
        <w:pStyle w:val="EnglishHangNoCoptic"/>
      </w:pPr>
      <w:r w:rsidRPr="00AB1781">
        <w:lastRenderedPageBreak/>
        <w:t xml:space="preserve">20 My soul </w:t>
      </w:r>
      <w:r w:rsidR="00C66B19">
        <w:t>longed</w:t>
      </w:r>
      <w:r w:rsidRPr="00AB1781">
        <w:t xml:space="preserve"> to </w:t>
      </w:r>
      <w:r w:rsidR="00C66B19">
        <w:t>desire</w:t>
      </w:r>
      <w:r w:rsidRPr="00AB1781">
        <w:rPr>
          <w:rStyle w:val="FootnoteReference"/>
        </w:rPr>
        <w:footnoteReference w:id="712"/>
      </w:r>
    </w:p>
    <w:p w14:paraId="5BA423A5" w14:textId="0593A57C" w:rsidR="00385CB8" w:rsidRPr="00AB1781" w:rsidRDefault="00385CB8" w:rsidP="00385CB8">
      <w:pPr>
        <w:pStyle w:val="EnglishHangEndNoCoptic"/>
      </w:pPr>
      <w:r w:rsidRPr="00AB1781">
        <w:tab/>
      </w:r>
      <w:r w:rsidR="00E570CB">
        <w:t>Your</w:t>
      </w:r>
      <w:r w:rsidRPr="00AB1781">
        <w:t xml:space="preserve"> judgments </w:t>
      </w:r>
      <w:r w:rsidR="00C66B19">
        <w:t>in every situation</w:t>
      </w:r>
      <w:r w:rsidRPr="00AB1781">
        <w:t>.</w:t>
      </w:r>
    </w:p>
    <w:p w14:paraId="42F85306" w14:textId="52487F61" w:rsidR="00385CB8" w:rsidRPr="00AB1781" w:rsidRDefault="00385CB8" w:rsidP="00385CB8">
      <w:pPr>
        <w:pStyle w:val="EnglishHangNoCoptic"/>
      </w:pPr>
      <w:r w:rsidRPr="00AB1781">
        <w:t xml:space="preserve">21 </w:t>
      </w:r>
      <w:r w:rsidR="001040C8">
        <w:t>You</w:t>
      </w:r>
      <w:r w:rsidRPr="00AB1781">
        <w:t xml:space="preserve"> </w:t>
      </w:r>
      <w:r w:rsidR="00556387">
        <w:t>have</w:t>
      </w:r>
      <w:r w:rsidRPr="00AB1781">
        <w:t xml:space="preserve"> rebuked the </w:t>
      </w:r>
      <w:r w:rsidR="00C66B19">
        <w:t>arrogant</w:t>
      </w:r>
      <w:r w:rsidRPr="00AB1781">
        <w:t>;</w:t>
      </w:r>
      <w:r w:rsidRPr="00AB1781">
        <w:rPr>
          <w:rStyle w:val="FootnoteReference"/>
        </w:rPr>
        <w:footnoteReference w:id="713"/>
      </w:r>
    </w:p>
    <w:p w14:paraId="4B95DE1A" w14:textId="42607E53" w:rsidR="00385CB8" w:rsidRPr="00AB1781" w:rsidRDefault="00385CB8" w:rsidP="00385CB8">
      <w:pPr>
        <w:pStyle w:val="EnglishHangEndNoCoptic"/>
      </w:pPr>
      <w:r w:rsidRPr="00AB1781">
        <w:tab/>
      </w:r>
      <w:r w:rsidR="00C66B19">
        <w:t>those</w:t>
      </w:r>
      <w:r w:rsidR="005E7419">
        <w:t xml:space="preserve"> who turn as</w:t>
      </w:r>
      <w:r w:rsidR="00C66B19">
        <w:t>ide from your commandments are ac</w:t>
      </w:r>
      <w:r w:rsidRPr="00AB1781">
        <w:t>cursed.</w:t>
      </w:r>
    </w:p>
    <w:p w14:paraId="4F766BE1" w14:textId="60C81A20" w:rsidR="00385CB8" w:rsidRPr="00AB1781" w:rsidRDefault="00385CB8" w:rsidP="00385CB8">
      <w:pPr>
        <w:pStyle w:val="EnglishHangNoCoptic"/>
      </w:pPr>
      <w:r w:rsidRPr="00AB1781">
        <w:t xml:space="preserve">22 Take </w:t>
      </w:r>
      <w:r w:rsidR="005E7419">
        <w:t xml:space="preserve">away </w:t>
      </w:r>
      <w:r w:rsidRPr="00AB1781">
        <w:t>reproach and contempt</w:t>
      </w:r>
      <w:r w:rsidR="005E7419">
        <w:t xml:space="preserve"> </w:t>
      </w:r>
      <w:r w:rsidR="005E7419" w:rsidRPr="00AB1781">
        <w:t>from me</w:t>
      </w:r>
      <w:r w:rsidRPr="00AB1781">
        <w:t>,</w:t>
      </w:r>
    </w:p>
    <w:p w14:paraId="0D1567D0" w14:textId="62D4953E" w:rsidR="00385CB8" w:rsidRPr="00AB1781" w:rsidRDefault="00385CB8" w:rsidP="00385CB8">
      <w:pPr>
        <w:pStyle w:val="EnglishHangEndNoCoptic"/>
      </w:pPr>
      <w:r w:rsidRPr="00AB1781">
        <w:tab/>
        <w:t xml:space="preserve">for I </w:t>
      </w:r>
      <w:r w:rsidR="005E7419">
        <w:t>sought</w:t>
      </w:r>
      <w:r w:rsidRPr="00AB1781">
        <w:t xml:space="preserve"> </w:t>
      </w:r>
      <w:r w:rsidR="00E570CB">
        <w:t>Your</w:t>
      </w:r>
      <w:r w:rsidRPr="00AB1781">
        <w:t xml:space="preserve"> testimonies.</w:t>
      </w:r>
    </w:p>
    <w:p w14:paraId="093C5E92" w14:textId="00F7851B" w:rsidR="00385CB8" w:rsidRPr="00AB1781" w:rsidRDefault="00385CB8" w:rsidP="00385CB8">
      <w:pPr>
        <w:pStyle w:val="EnglishHangNoCoptic"/>
      </w:pPr>
      <w:r w:rsidRPr="00AB1781">
        <w:t>23 For ruler</w:t>
      </w:r>
      <w:r w:rsidR="005E7419">
        <w:t>s also sat and spoke against me,</w:t>
      </w:r>
    </w:p>
    <w:p w14:paraId="6C04CFDE" w14:textId="7D0E990C" w:rsidR="00385CB8" w:rsidRPr="00AB1781" w:rsidRDefault="00385CB8" w:rsidP="00385CB8">
      <w:pPr>
        <w:pStyle w:val="EnglishHangEndNoCoptic"/>
      </w:pPr>
      <w:r w:rsidRPr="00AB1781">
        <w:tab/>
        <w:t xml:space="preserve">but </w:t>
      </w:r>
      <w:r w:rsidR="00E570CB">
        <w:t>Your</w:t>
      </w:r>
      <w:r w:rsidRPr="00AB1781">
        <w:t xml:space="preserve"> </w:t>
      </w:r>
      <w:r w:rsidR="005E7419">
        <w:t>servant meditated</w:t>
      </w:r>
      <w:r w:rsidRPr="00AB1781">
        <w:t xml:space="preserve"> on </w:t>
      </w:r>
      <w:r w:rsidR="00E570CB">
        <w:t>Your</w:t>
      </w:r>
      <w:r w:rsidRPr="00AB1781">
        <w:t xml:space="preserve"> </w:t>
      </w:r>
      <w:r w:rsidR="005E7419">
        <w:t>statutes</w:t>
      </w:r>
      <w:r w:rsidRPr="00AB1781">
        <w:t>.</w:t>
      </w:r>
    </w:p>
    <w:p w14:paraId="0FA766C5" w14:textId="77777777" w:rsidR="00385CB8" w:rsidRPr="00AB1781" w:rsidRDefault="00385CB8" w:rsidP="00385CB8">
      <w:pPr>
        <w:pStyle w:val="EnglishHangNoCoptic"/>
      </w:pPr>
      <w:r w:rsidRPr="00AB1781">
        <w:t xml:space="preserve">24 For </w:t>
      </w:r>
      <w:r w:rsidR="00E570CB">
        <w:t>Your</w:t>
      </w:r>
      <w:r w:rsidRPr="00AB1781">
        <w:t xml:space="preserve"> testimonies are my meditation,</w:t>
      </w:r>
    </w:p>
    <w:p w14:paraId="241E556E" w14:textId="62C875A1" w:rsidR="00385CB8" w:rsidRDefault="00385CB8" w:rsidP="00385CB8">
      <w:pPr>
        <w:pStyle w:val="EnglishHangEndNoCoptic"/>
      </w:pPr>
      <w:r w:rsidRPr="00AB1781">
        <w:tab/>
        <w:t xml:space="preserve">and </w:t>
      </w:r>
      <w:r w:rsidR="00E570CB">
        <w:t>Your</w:t>
      </w:r>
      <w:r w:rsidRPr="00AB1781">
        <w:t xml:space="preserve"> </w:t>
      </w:r>
      <w:r w:rsidR="005E7419">
        <w:t>statutes</w:t>
      </w:r>
      <w:r w:rsidRPr="00AB1781">
        <w:t xml:space="preserve"> are my counsels.</w:t>
      </w:r>
      <w:r w:rsidRPr="00AB1781">
        <w:rPr>
          <w:rStyle w:val="FootnoteReference"/>
        </w:rPr>
        <w:footnoteReference w:id="714"/>
      </w:r>
    </w:p>
    <w:p w14:paraId="3F558538" w14:textId="2DCF8D66" w:rsidR="00E611C7" w:rsidRDefault="00E611C7" w:rsidP="00E611C7">
      <w:pPr>
        <w:pStyle w:val="Rubric"/>
      </w:pPr>
      <w:r>
        <w:t>Glory to You, O Love of mankind.</w:t>
      </w:r>
    </w:p>
    <w:p w14:paraId="3AC029D7" w14:textId="2BB173CC" w:rsidR="00332736" w:rsidRPr="00AB1781" w:rsidRDefault="00332736" w:rsidP="00BF0205">
      <w:pPr>
        <w:pStyle w:val="Heading5"/>
      </w:pPr>
      <w:r>
        <w:t>Psalm 118 Part 4</w:t>
      </w:r>
      <w:r w:rsidR="00F224C9">
        <w:t xml:space="preserve"> (</w:t>
      </w:r>
      <w:r w:rsidR="00F224C9" w:rsidRPr="005A5E13">
        <w:rPr>
          <w:rFonts w:ascii="Tahoma" w:eastAsia="Tahoma" w:hAnsi="Tahoma" w:cs="Tahoma"/>
        </w:rPr>
        <w:t>ד</w:t>
      </w:r>
      <w:r w:rsidR="00F224C9">
        <w:t>)</w:t>
      </w:r>
      <w:r w:rsidR="00494693">
        <w:t xml:space="preserve">: </w:t>
      </w:r>
      <w:r w:rsidR="00E67F94">
        <w:t>“</w:t>
      </w:r>
      <w:r w:rsidR="00494693">
        <w:t xml:space="preserve">My soul clings to the </w:t>
      </w:r>
      <w:r w:rsidR="005E7419">
        <w:t>groun</w:t>
      </w:r>
      <w:r w:rsidR="00E67F94">
        <w:t>d”</w:t>
      </w:r>
    </w:p>
    <w:p w14:paraId="7911DE84" w14:textId="4B6EA7D9"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D925DBF" w14:textId="55109CE8" w:rsidR="00385CB8" w:rsidRPr="00AB1781" w:rsidRDefault="00385CB8" w:rsidP="00385CB8">
      <w:pPr>
        <w:pStyle w:val="EnglishHangNoCoptic"/>
      </w:pPr>
      <w:r w:rsidRPr="00AB1781">
        <w:t xml:space="preserve">25 My soul clings to the </w:t>
      </w:r>
      <w:r w:rsidR="005E7419">
        <w:t>ground</w:t>
      </w:r>
      <w:r w:rsidRPr="00AB1781">
        <w:t>;</w:t>
      </w:r>
    </w:p>
    <w:p w14:paraId="33234287" w14:textId="77777777" w:rsidR="00385CB8" w:rsidRPr="00AB1781" w:rsidRDefault="00385CB8" w:rsidP="00385CB8">
      <w:pPr>
        <w:pStyle w:val="EnglishHangEndNoCoptic"/>
      </w:pPr>
      <w:r w:rsidRPr="00AB1781">
        <w:tab/>
        <w:t xml:space="preserve">revive me according to </w:t>
      </w:r>
      <w:r w:rsidR="00E570CB">
        <w:t>Your</w:t>
      </w:r>
      <w:r w:rsidRPr="00AB1781">
        <w:t xml:space="preserve"> word.</w:t>
      </w:r>
    </w:p>
    <w:p w14:paraId="6ABBFC39" w14:textId="48FEB546" w:rsidR="00385CB8" w:rsidRPr="00AB1781" w:rsidRDefault="00385CB8" w:rsidP="00385CB8">
      <w:pPr>
        <w:pStyle w:val="EnglishHangNoCoptic"/>
      </w:pPr>
      <w:r w:rsidRPr="00AB1781">
        <w:t xml:space="preserve">26 I </w:t>
      </w:r>
      <w:r w:rsidR="005E7419">
        <w:t>declared</w:t>
      </w:r>
      <w:r w:rsidRPr="00AB1781">
        <w:t xml:space="preserve"> my ways and </w:t>
      </w:r>
      <w:r w:rsidR="001040C8">
        <w:t>You</w:t>
      </w:r>
      <w:r w:rsidRPr="00AB1781">
        <w:t xml:space="preserve"> </w:t>
      </w:r>
      <w:r w:rsidR="005E7419">
        <w:t>heard</w:t>
      </w:r>
      <w:r w:rsidR="005E7419" w:rsidRPr="00AB1781">
        <w:t xml:space="preserve"> </w:t>
      </w:r>
      <w:r w:rsidRPr="00AB1781">
        <w:t>me;</w:t>
      </w:r>
    </w:p>
    <w:p w14:paraId="48C805FA" w14:textId="7DC4D410" w:rsidR="00385CB8" w:rsidRPr="00AB1781" w:rsidRDefault="00385CB8" w:rsidP="00385CB8">
      <w:pPr>
        <w:pStyle w:val="EnglishHangEndNoCoptic"/>
      </w:pPr>
      <w:r w:rsidRPr="00AB1781">
        <w:tab/>
        <w:t xml:space="preserve">teach me </w:t>
      </w:r>
      <w:r w:rsidR="00E570CB">
        <w:t>Your</w:t>
      </w:r>
      <w:r w:rsidRPr="00AB1781">
        <w:t xml:space="preserve"> </w:t>
      </w:r>
      <w:r w:rsidR="005E7419">
        <w:t>statutes</w:t>
      </w:r>
      <w:r w:rsidRPr="00AB1781">
        <w:t>.</w:t>
      </w:r>
    </w:p>
    <w:p w14:paraId="3C9A178B" w14:textId="1D6DA859" w:rsidR="00385CB8" w:rsidRPr="00AB1781" w:rsidRDefault="00385CB8" w:rsidP="00385CB8">
      <w:pPr>
        <w:pStyle w:val="EnglishHangNoCoptic"/>
      </w:pPr>
      <w:r w:rsidRPr="00AB1781">
        <w:t xml:space="preserve">27 Make me understand the way of </w:t>
      </w:r>
      <w:r w:rsidR="00E570CB">
        <w:t>Your</w:t>
      </w:r>
      <w:r w:rsidRPr="00AB1781">
        <w:t xml:space="preserve"> </w:t>
      </w:r>
      <w:r w:rsidR="005E7419">
        <w:t>statutes</w:t>
      </w:r>
      <w:r w:rsidRPr="00AB1781">
        <w:t>,</w:t>
      </w:r>
    </w:p>
    <w:p w14:paraId="7E861386" w14:textId="77777777" w:rsidR="00385CB8" w:rsidRPr="00385CB8" w:rsidRDefault="00385CB8" w:rsidP="00385CB8">
      <w:pPr>
        <w:pStyle w:val="EnglishHangEndNoCoptic"/>
      </w:pPr>
      <w:r w:rsidRPr="00AB1781">
        <w:tab/>
        <w:t xml:space="preserve">and I will reflect on </w:t>
      </w:r>
      <w:r w:rsidR="00E570CB">
        <w:t>Your</w:t>
      </w:r>
      <w:r w:rsidRPr="00AB1781">
        <w:t xml:space="preserve"> wonders.</w:t>
      </w:r>
    </w:p>
    <w:p w14:paraId="78A7E853" w14:textId="5DC02E00" w:rsidR="00385CB8" w:rsidRPr="00AB1781" w:rsidRDefault="00385CB8" w:rsidP="00385CB8">
      <w:pPr>
        <w:pStyle w:val="EnglishHangNoCoptic"/>
      </w:pPr>
      <w:r w:rsidRPr="00AB1781">
        <w:t xml:space="preserve">28 My soul </w:t>
      </w:r>
      <w:r w:rsidR="005E7419">
        <w:t>was</w:t>
      </w:r>
      <w:r w:rsidRPr="00AB1781">
        <w:t xml:space="preserve"> drowsy with sloth;</w:t>
      </w:r>
      <w:r w:rsidRPr="00AB1781">
        <w:rPr>
          <w:rStyle w:val="FootnoteReference"/>
        </w:rPr>
        <w:footnoteReference w:id="715"/>
      </w:r>
    </w:p>
    <w:p w14:paraId="5C88A0AD" w14:textId="431FC773" w:rsidR="00385CB8" w:rsidRPr="00AB1781" w:rsidRDefault="00385CB8" w:rsidP="00385CB8">
      <w:pPr>
        <w:pStyle w:val="EnglishHangEndNoCoptic"/>
      </w:pPr>
      <w:r w:rsidRPr="00AB1781">
        <w:tab/>
        <w:t>strengthen</w:t>
      </w:r>
      <w:r w:rsidR="005E7419">
        <w:rPr>
          <w:rStyle w:val="FootnoteReference"/>
        </w:rPr>
        <w:footnoteReference w:id="716"/>
      </w:r>
      <w:r w:rsidRPr="00AB1781">
        <w:t xml:space="preserve"> me with </w:t>
      </w:r>
      <w:r w:rsidR="00E570CB">
        <w:t>Your</w:t>
      </w:r>
      <w:r w:rsidRPr="00AB1781">
        <w:t xml:space="preserve"> words.</w:t>
      </w:r>
    </w:p>
    <w:p w14:paraId="0088F5AD" w14:textId="68BD6D98" w:rsidR="00385CB8" w:rsidRPr="00AB1781" w:rsidRDefault="00385CB8" w:rsidP="00385CB8">
      <w:pPr>
        <w:pStyle w:val="EnglishHangNoCoptic"/>
      </w:pPr>
      <w:r w:rsidRPr="00AB1781">
        <w:t xml:space="preserve">29 Remove the way of </w:t>
      </w:r>
      <w:r w:rsidR="005E7419">
        <w:t xml:space="preserve">unrighteousness </w:t>
      </w:r>
      <w:r w:rsidR="005E7419" w:rsidRPr="00AB1781">
        <w:t>from me</w:t>
      </w:r>
      <w:r w:rsidRPr="00AB1781">
        <w:t>,</w:t>
      </w:r>
    </w:p>
    <w:p w14:paraId="2145A5BF" w14:textId="5637FA38" w:rsidR="00385CB8" w:rsidRPr="00AB1781" w:rsidRDefault="00385CB8" w:rsidP="00385CB8">
      <w:pPr>
        <w:pStyle w:val="EnglishHangEndNoCoptic"/>
      </w:pPr>
      <w:r w:rsidRPr="00AB1781">
        <w:tab/>
        <w:t>and have mercy on me</w:t>
      </w:r>
      <w:r w:rsidR="005E7419">
        <w:t xml:space="preserve"> </w:t>
      </w:r>
      <w:r w:rsidR="005E7419" w:rsidRPr="00AB1781">
        <w:t xml:space="preserve">by </w:t>
      </w:r>
      <w:r w:rsidR="005E7419">
        <w:t>Your</w:t>
      </w:r>
      <w:r w:rsidR="005E7419" w:rsidRPr="00AB1781">
        <w:t xml:space="preserve"> law</w:t>
      </w:r>
      <w:r w:rsidRPr="00AB1781">
        <w:t>.</w:t>
      </w:r>
    </w:p>
    <w:p w14:paraId="07F45733" w14:textId="460A6D5C" w:rsidR="00385CB8" w:rsidRPr="00AB1781" w:rsidRDefault="00385CB8" w:rsidP="00385CB8">
      <w:pPr>
        <w:pStyle w:val="EnglishHangNoCoptic"/>
      </w:pPr>
      <w:r w:rsidRPr="00AB1781">
        <w:t xml:space="preserve">30 I </w:t>
      </w:r>
      <w:r w:rsidR="005E7419">
        <w:t>have chosen</w:t>
      </w:r>
      <w:r w:rsidRPr="00AB1781">
        <w:t xml:space="preserve"> the way </w:t>
      </w:r>
      <w:r w:rsidR="005E7419">
        <w:t>of truth;</w:t>
      </w:r>
    </w:p>
    <w:p w14:paraId="43C1F118" w14:textId="783D9308" w:rsidR="00385CB8" w:rsidRPr="00AB1781" w:rsidRDefault="00385CB8" w:rsidP="00385CB8">
      <w:pPr>
        <w:pStyle w:val="EnglishHangEndNoCoptic"/>
      </w:pPr>
      <w:r w:rsidRPr="00AB1781">
        <w:tab/>
      </w:r>
      <w:r w:rsidR="005E7419">
        <w:t>I</w:t>
      </w:r>
      <w:r w:rsidRPr="00AB1781">
        <w:t xml:space="preserve"> have not forgotten </w:t>
      </w:r>
      <w:r w:rsidR="00E570CB">
        <w:t>Your</w:t>
      </w:r>
      <w:r w:rsidRPr="00AB1781">
        <w:t xml:space="preserve"> judgments.</w:t>
      </w:r>
    </w:p>
    <w:p w14:paraId="024AF256" w14:textId="1FBACB9B" w:rsidR="00385CB8" w:rsidRPr="00AB1781" w:rsidRDefault="00385CB8" w:rsidP="00385CB8">
      <w:pPr>
        <w:pStyle w:val="EnglishHangNoCoptic"/>
      </w:pPr>
      <w:r w:rsidRPr="00AB1781">
        <w:t xml:space="preserve">31 I have </w:t>
      </w:r>
      <w:r w:rsidR="005E7419">
        <w:t>clung</w:t>
      </w:r>
      <w:r w:rsidRPr="00AB1781">
        <w:t xml:space="preserve"> to </w:t>
      </w:r>
      <w:r w:rsidR="00E570CB">
        <w:t>Your</w:t>
      </w:r>
      <w:r w:rsidR="005E7419">
        <w:t xml:space="preserve"> testimonies</w:t>
      </w:r>
      <w:r w:rsidRPr="00AB1781">
        <w:t>;</w:t>
      </w:r>
    </w:p>
    <w:p w14:paraId="103F897D" w14:textId="63AA861E" w:rsidR="00385CB8" w:rsidRDefault="00385CB8" w:rsidP="00385CB8">
      <w:pPr>
        <w:pStyle w:val="EnglishHangEndNoCoptic"/>
      </w:pPr>
      <w:r w:rsidRPr="00AB1781">
        <w:tab/>
      </w:r>
      <w:r w:rsidR="005E7419">
        <w:t>O Lord, do not put me to shame</w:t>
      </w:r>
      <w:r w:rsidRPr="00AB1781">
        <w:t>.</w:t>
      </w:r>
    </w:p>
    <w:p w14:paraId="51C9DF57" w14:textId="77777777" w:rsidR="005E7419" w:rsidRPr="00AB1781" w:rsidRDefault="005E7419" w:rsidP="005E7419">
      <w:pPr>
        <w:pStyle w:val="EnglishHangNoCoptic"/>
      </w:pPr>
      <w:r w:rsidRPr="00AB1781">
        <w:lastRenderedPageBreak/>
        <w:t xml:space="preserve">32 I ran the way of </w:t>
      </w:r>
      <w:r>
        <w:t>Your</w:t>
      </w:r>
      <w:r w:rsidRPr="00AB1781">
        <w:t xml:space="preserve"> commandments,</w:t>
      </w:r>
    </w:p>
    <w:p w14:paraId="1FE80EAF" w14:textId="67B82E43" w:rsidR="005E7419" w:rsidRDefault="005E7419" w:rsidP="005E7419">
      <w:pPr>
        <w:pStyle w:val="EnglishHangEndNoCoptic"/>
      </w:pPr>
      <w:r w:rsidRPr="00AB1781">
        <w:tab/>
        <w:t xml:space="preserve">when </w:t>
      </w:r>
      <w:r>
        <w:t>You</w:t>
      </w:r>
      <w:r w:rsidRPr="00AB1781">
        <w:t xml:space="preserve"> </w:t>
      </w:r>
      <w:r>
        <w:t>enlarged my heart.</w:t>
      </w:r>
    </w:p>
    <w:p w14:paraId="1FD3A69F" w14:textId="25293029" w:rsidR="00E611C7" w:rsidRDefault="00E611C7" w:rsidP="00E611C7">
      <w:pPr>
        <w:pStyle w:val="Rubric"/>
      </w:pPr>
      <w:r>
        <w:t>Glory to You, O Love of mankind.</w:t>
      </w:r>
    </w:p>
    <w:p w14:paraId="708A3562" w14:textId="6268C714" w:rsidR="00332736" w:rsidRPr="00AB1781" w:rsidRDefault="00332736" w:rsidP="00BF0205">
      <w:pPr>
        <w:pStyle w:val="Heading5"/>
      </w:pPr>
      <w:r>
        <w:t>Psalm 118 Part 5</w:t>
      </w:r>
      <w:r w:rsidR="00F224C9">
        <w:t xml:space="preserve"> (</w:t>
      </w:r>
      <w:r w:rsidR="00F224C9" w:rsidRPr="005A5E13">
        <w:rPr>
          <w:rFonts w:ascii="Tahoma" w:eastAsia="Tahoma" w:hAnsi="Tahoma" w:cs="Tahoma"/>
        </w:rPr>
        <w:t>ה</w:t>
      </w:r>
      <w:r w:rsidR="00F224C9">
        <w:t>)</w:t>
      </w:r>
      <w:r w:rsidR="00B5676D">
        <w:t xml:space="preserve">: </w:t>
      </w:r>
      <w:r w:rsidR="00E67F94">
        <w:t>“</w:t>
      </w:r>
      <w:r w:rsidR="00B5676D">
        <w:t>Make</w:t>
      </w:r>
      <w:r w:rsidR="00494693">
        <w:t xml:space="preserve"> </w:t>
      </w:r>
      <w:r w:rsidR="00B5676D">
        <w:t>the way of Your satutes my la</w:t>
      </w:r>
      <w:r w:rsidR="00E67F94">
        <w:t>w”</w:t>
      </w:r>
    </w:p>
    <w:p w14:paraId="012EF18F" w14:textId="17AECAC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44770B" w14:textId="43D4D05C" w:rsidR="00385CB8" w:rsidRPr="00AB1781" w:rsidRDefault="00385CB8" w:rsidP="00385CB8">
      <w:pPr>
        <w:pStyle w:val="EnglishHangNoCoptic"/>
      </w:pPr>
      <w:r w:rsidRPr="00AB1781">
        <w:t xml:space="preserve">33 </w:t>
      </w:r>
      <w:r w:rsidR="005E7419">
        <w:t>Make the way of Your statutes my law</w:t>
      </w:r>
      <w:r w:rsidRPr="00AB1781">
        <w:t>,</w:t>
      </w:r>
      <w:r w:rsidR="00B5676D">
        <w:t xml:space="preserve"> O Lord,</w:t>
      </w:r>
    </w:p>
    <w:p w14:paraId="1297A7F5" w14:textId="0BB4197B" w:rsidR="00385CB8" w:rsidRPr="00AB1781" w:rsidRDefault="00385CB8" w:rsidP="00385CB8">
      <w:pPr>
        <w:pStyle w:val="EnglishHangEndNoCoptic"/>
      </w:pPr>
      <w:r w:rsidRPr="00AB1781">
        <w:tab/>
        <w:t xml:space="preserve">and I will seek it </w:t>
      </w:r>
      <w:r w:rsidR="00B5676D">
        <w:t>at all times</w:t>
      </w:r>
      <w:r w:rsidRPr="00AB1781">
        <w:t>.</w:t>
      </w:r>
    </w:p>
    <w:p w14:paraId="5F131601" w14:textId="09829D5F" w:rsidR="00385CB8" w:rsidRPr="00AB1781" w:rsidRDefault="00385CB8" w:rsidP="00385CB8">
      <w:pPr>
        <w:pStyle w:val="EnglishHangNoCoptic"/>
      </w:pPr>
      <w:r w:rsidRPr="00AB1781">
        <w:t xml:space="preserve">34 </w:t>
      </w:r>
      <w:r w:rsidR="00B5676D">
        <w:t>Make me understand,</w:t>
      </w:r>
      <w:r w:rsidRPr="00AB1781">
        <w:t xml:space="preserve"> and I will search out </w:t>
      </w:r>
      <w:r w:rsidR="00E570CB">
        <w:t>Your</w:t>
      </w:r>
      <w:r w:rsidRPr="00AB1781">
        <w:t xml:space="preserve"> law</w:t>
      </w:r>
      <w:r w:rsidR="00B5676D">
        <w:t>,</w:t>
      </w:r>
    </w:p>
    <w:p w14:paraId="7A400072" w14:textId="025F1809" w:rsidR="00385CB8" w:rsidRPr="00AB1781" w:rsidRDefault="00385CB8" w:rsidP="00385CB8">
      <w:pPr>
        <w:pStyle w:val="EnglishHangEndNoCoptic"/>
      </w:pPr>
      <w:r w:rsidRPr="00AB1781">
        <w:tab/>
        <w:t>and keep it with my whole heart.</w:t>
      </w:r>
    </w:p>
    <w:p w14:paraId="045E1EB0" w14:textId="77777777" w:rsidR="00385CB8" w:rsidRPr="00AB1781" w:rsidRDefault="00385CB8" w:rsidP="00385CB8">
      <w:pPr>
        <w:pStyle w:val="EnglishHangNoCoptic"/>
      </w:pPr>
      <w:r w:rsidRPr="00AB1781">
        <w:t xml:space="preserve">35 Guide me in the path of </w:t>
      </w:r>
      <w:r w:rsidR="00E570CB">
        <w:t>Your</w:t>
      </w:r>
      <w:r w:rsidRPr="00AB1781">
        <w:t xml:space="preserve"> commandments,</w:t>
      </w:r>
    </w:p>
    <w:p w14:paraId="29CBF06C" w14:textId="01404F88" w:rsidR="00385CB8" w:rsidRPr="00AB1781" w:rsidRDefault="00385CB8" w:rsidP="00385CB8">
      <w:pPr>
        <w:pStyle w:val="EnglishHangEndNoCoptic"/>
      </w:pPr>
      <w:r w:rsidRPr="00AB1781">
        <w:tab/>
        <w:t xml:space="preserve">for </w:t>
      </w:r>
      <w:r w:rsidR="00B5676D">
        <w:t>I desire it</w:t>
      </w:r>
      <w:r w:rsidRPr="00AB1781">
        <w:t>.</w:t>
      </w:r>
    </w:p>
    <w:p w14:paraId="0FD338B4" w14:textId="13792345" w:rsidR="00385CB8" w:rsidRPr="00AB1781" w:rsidRDefault="00385CB8" w:rsidP="00385CB8">
      <w:pPr>
        <w:pStyle w:val="EnglishHangNoCoptic"/>
      </w:pPr>
      <w:r w:rsidRPr="00AB1781">
        <w:t xml:space="preserve">36 Incline my </w:t>
      </w:r>
      <w:r w:rsidR="00B5676D">
        <w:t>heart</w:t>
      </w:r>
      <w:r w:rsidRPr="00AB1781">
        <w:t xml:space="preserve"> to </w:t>
      </w:r>
      <w:r w:rsidR="00E570CB">
        <w:t>Your</w:t>
      </w:r>
      <w:r w:rsidRPr="00AB1781">
        <w:t xml:space="preserve"> testimonies</w:t>
      </w:r>
    </w:p>
    <w:p w14:paraId="35330039" w14:textId="1F94E81B" w:rsidR="00385CB8" w:rsidRPr="00AB1781" w:rsidRDefault="00385CB8" w:rsidP="00385CB8">
      <w:pPr>
        <w:pStyle w:val="EnglishHangEndNoCoptic"/>
      </w:pPr>
      <w:r w:rsidRPr="00AB1781">
        <w:tab/>
        <w:t xml:space="preserve">and not to </w:t>
      </w:r>
      <w:r w:rsidR="00B5676D">
        <w:t>greediness</w:t>
      </w:r>
      <w:r w:rsidR="00B5676D">
        <w:rPr>
          <w:rStyle w:val="FootnoteReference"/>
        </w:rPr>
        <w:footnoteReference w:id="717"/>
      </w:r>
      <w:r w:rsidRPr="00AB1781">
        <w:t>.</w:t>
      </w:r>
    </w:p>
    <w:p w14:paraId="009C5258" w14:textId="1BB52C6C" w:rsidR="00385CB8" w:rsidRPr="00AB1781" w:rsidRDefault="00385CB8" w:rsidP="00385CB8">
      <w:pPr>
        <w:pStyle w:val="EnglishHangNoCoptic"/>
      </w:pPr>
      <w:r w:rsidRPr="00AB1781">
        <w:t xml:space="preserve">37 Turn my eyes </w:t>
      </w:r>
      <w:r w:rsidR="00B5676D">
        <w:t>away from looking at vanity</w:t>
      </w:r>
      <w:r w:rsidRPr="00AB1781">
        <w:t>;</w:t>
      </w:r>
      <w:r w:rsidRPr="00AB1781">
        <w:rPr>
          <w:rStyle w:val="FootnoteReference"/>
        </w:rPr>
        <w:footnoteReference w:id="718"/>
      </w:r>
    </w:p>
    <w:p w14:paraId="080F9FF6" w14:textId="77777777" w:rsidR="00385CB8" w:rsidRPr="00AB1781" w:rsidRDefault="00385CB8" w:rsidP="00385CB8">
      <w:pPr>
        <w:pStyle w:val="EnglishHangEndNoCoptic"/>
      </w:pPr>
      <w:r w:rsidRPr="00AB1781">
        <w:tab/>
        <w:t xml:space="preserve">revive me in </w:t>
      </w:r>
      <w:r w:rsidR="00E570CB">
        <w:t>Your</w:t>
      </w:r>
      <w:r w:rsidRPr="00AB1781">
        <w:t xml:space="preserve"> way.</w:t>
      </w:r>
      <w:r w:rsidRPr="00AB1781">
        <w:rPr>
          <w:rStyle w:val="FootnoteReference"/>
        </w:rPr>
        <w:footnoteReference w:id="719"/>
      </w:r>
    </w:p>
    <w:p w14:paraId="5A78575D" w14:textId="13C45D8F" w:rsidR="00385CB8" w:rsidRPr="00AB1781" w:rsidRDefault="00385CB8" w:rsidP="00385CB8">
      <w:pPr>
        <w:pStyle w:val="EnglishHangNoCoptic"/>
      </w:pPr>
      <w:r w:rsidRPr="00AB1781">
        <w:t xml:space="preserve">38 </w:t>
      </w:r>
      <w:r w:rsidR="00B5676D">
        <w:t>Establish Your teaching in Your servant,</w:t>
      </w:r>
    </w:p>
    <w:p w14:paraId="55BC7C90" w14:textId="36F62721" w:rsidR="00385CB8" w:rsidRPr="00AB1781" w:rsidRDefault="00385CB8" w:rsidP="00385CB8">
      <w:pPr>
        <w:pStyle w:val="EnglishHangEndNoCoptic"/>
      </w:pPr>
      <w:r w:rsidRPr="00AB1781">
        <w:tab/>
      </w:r>
      <w:r w:rsidR="00B5676D">
        <w:t xml:space="preserve">unto </w:t>
      </w:r>
      <w:r w:rsidRPr="00AB1781">
        <w:t xml:space="preserve">fear of </w:t>
      </w:r>
      <w:r w:rsidR="001040C8">
        <w:t>You</w:t>
      </w:r>
      <w:r w:rsidRPr="00AB1781">
        <w:t>.</w:t>
      </w:r>
      <w:r w:rsidRPr="00AB1781">
        <w:rPr>
          <w:rStyle w:val="FootnoteReference"/>
        </w:rPr>
        <w:footnoteReference w:id="720"/>
      </w:r>
    </w:p>
    <w:p w14:paraId="3B038684" w14:textId="047C5562" w:rsidR="00385CB8" w:rsidRPr="00AB1781" w:rsidRDefault="00385CB8" w:rsidP="00385CB8">
      <w:pPr>
        <w:pStyle w:val="EnglishHangNoCoptic"/>
      </w:pPr>
      <w:r w:rsidRPr="00AB1781">
        <w:t>39 Take away my reproach</w:t>
      </w:r>
      <w:r w:rsidR="00B5676D">
        <w:t>,</w:t>
      </w:r>
      <w:r w:rsidRPr="00AB1781">
        <w:t xml:space="preserve"> which I </w:t>
      </w:r>
      <w:r w:rsidR="00B5676D">
        <w:t>suspected,</w:t>
      </w:r>
    </w:p>
    <w:p w14:paraId="114C4681" w14:textId="77777777" w:rsidR="00385CB8" w:rsidRPr="00AB1781" w:rsidRDefault="00385CB8" w:rsidP="00385CB8">
      <w:pPr>
        <w:pStyle w:val="EnglishHangEndNoCoptic"/>
      </w:pPr>
      <w:r w:rsidRPr="00AB1781">
        <w:tab/>
        <w:t xml:space="preserve">for </w:t>
      </w:r>
      <w:r w:rsidR="00E570CB">
        <w:t>Your</w:t>
      </w:r>
      <w:r w:rsidRPr="00AB1781">
        <w:t xml:space="preserve"> judgments are good.</w:t>
      </w:r>
    </w:p>
    <w:p w14:paraId="36398075" w14:textId="77777777" w:rsidR="00385CB8" w:rsidRPr="00AB1781" w:rsidRDefault="00385CB8" w:rsidP="00385CB8">
      <w:pPr>
        <w:pStyle w:val="EnglishHangNoCoptic"/>
      </w:pPr>
      <w:r w:rsidRPr="00AB1781">
        <w:t xml:space="preserve">40 Behold, I long for </w:t>
      </w:r>
      <w:r w:rsidR="00E570CB">
        <w:t>Your</w:t>
      </w:r>
      <w:r w:rsidRPr="00AB1781">
        <w:t xml:space="preserve"> commandments;</w:t>
      </w:r>
    </w:p>
    <w:p w14:paraId="5701C7D1" w14:textId="12D16B00" w:rsidR="00385CB8" w:rsidRDefault="00385CB8" w:rsidP="00385CB8">
      <w:pPr>
        <w:pStyle w:val="EnglishHangEndNoCoptic"/>
      </w:pPr>
      <w:r w:rsidRPr="00AB1781">
        <w:tab/>
        <w:t xml:space="preserve">revive me in </w:t>
      </w:r>
      <w:r w:rsidR="00E570CB">
        <w:t>Your</w:t>
      </w:r>
      <w:r w:rsidRPr="00AB1781">
        <w:t xml:space="preserve"> righteousness.</w:t>
      </w:r>
      <w:r w:rsidRPr="00AB1781">
        <w:rPr>
          <w:rStyle w:val="FootnoteReference"/>
        </w:rPr>
        <w:footnoteReference w:id="721"/>
      </w:r>
    </w:p>
    <w:p w14:paraId="07029D45" w14:textId="47AB7D43" w:rsidR="00E611C7" w:rsidRDefault="00E611C7" w:rsidP="00E611C7">
      <w:pPr>
        <w:pStyle w:val="Rubric"/>
      </w:pPr>
      <w:r>
        <w:t>Glory to You, O Love of mankind.</w:t>
      </w:r>
    </w:p>
    <w:p w14:paraId="7A5B896B" w14:textId="3671D8F1" w:rsidR="00332736" w:rsidRPr="00AB1781" w:rsidRDefault="00332736" w:rsidP="00BF0205">
      <w:pPr>
        <w:pStyle w:val="Heading5"/>
      </w:pPr>
      <w:r>
        <w:t>Psalm 118 Part 6</w:t>
      </w:r>
      <w:r w:rsidR="00F224C9">
        <w:t xml:space="preserve"> (</w:t>
      </w:r>
      <w:r w:rsidR="00F224C9" w:rsidRPr="005A5E13">
        <w:rPr>
          <w:rFonts w:ascii="Tahoma" w:eastAsia="Tahoma" w:hAnsi="Tahoma" w:cs="Tahoma"/>
        </w:rPr>
        <w:t>ו</w:t>
      </w:r>
      <w:r w:rsidR="00F224C9">
        <w:t>)</w:t>
      </w:r>
      <w:r w:rsidR="00494693">
        <w:t xml:space="preserve">: </w:t>
      </w:r>
      <w:r w:rsidR="00E67F94">
        <w:t>“</w:t>
      </w:r>
      <w:r w:rsidR="00494693">
        <w:t>And let Your mercy come upon me, O Lor</w:t>
      </w:r>
      <w:r w:rsidR="00E67F94">
        <w:t>d”</w:t>
      </w:r>
    </w:p>
    <w:p w14:paraId="24B3CEAD" w14:textId="78896544"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10C7F9E" w14:textId="77777777" w:rsidR="00385CB8" w:rsidRPr="00AB1781" w:rsidRDefault="00385CB8" w:rsidP="00385CB8">
      <w:pPr>
        <w:pStyle w:val="EnglishHangNoCoptic"/>
      </w:pPr>
      <w:r w:rsidRPr="00AB1781">
        <w:t xml:space="preserve">41 And let </w:t>
      </w:r>
      <w:r w:rsidR="00E570CB">
        <w:t>Your</w:t>
      </w:r>
      <w:r w:rsidRPr="00AB1781">
        <w:t xml:space="preserve"> mercy come upon me, O Lord,</w:t>
      </w:r>
    </w:p>
    <w:p w14:paraId="77888FC9" w14:textId="77777777" w:rsidR="00385CB8" w:rsidRPr="00AB1781" w:rsidRDefault="00385CB8" w:rsidP="00385CB8">
      <w:pPr>
        <w:pStyle w:val="EnglishHangEndNoCoptic"/>
      </w:pPr>
      <w:r w:rsidRPr="00AB1781">
        <w:tab/>
      </w:r>
      <w:r w:rsidR="00E570CB">
        <w:t>Your</w:t>
      </w:r>
      <w:r w:rsidRPr="00AB1781">
        <w:t xml:space="preserve"> salvation according to </w:t>
      </w:r>
      <w:r w:rsidR="00E570CB">
        <w:t>Your</w:t>
      </w:r>
      <w:r w:rsidRPr="00AB1781">
        <w:t xml:space="preserve"> word.</w:t>
      </w:r>
    </w:p>
    <w:p w14:paraId="4D01057C" w14:textId="357C465E" w:rsidR="00385CB8" w:rsidRPr="00AB1781" w:rsidRDefault="00385CB8" w:rsidP="00385CB8">
      <w:pPr>
        <w:pStyle w:val="EnglishHangNoCoptic"/>
      </w:pPr>
      <w:r w:rsidRPr="00AB1781">
        <w:lastRenderedPageBreak/>
        <w:t xml:space="preserve">42 And </w:t>
      </w:r>
      <w:r w:rsidR="00CB069B" w:rsidRPr="00AB1781">
        <w:t xml:space="preserve">I will </w:t>
      </w:r>
      <w:r w:rsidR="00CB069B">
        <w:t xml:space="preserve">have a word to </w:t>
      </w:r>
      <w:r w:rsidR="00CB069B" w:rsidRPr="00AB1781">
        <w:t xml:space="preserve">answer </w:t>
      </w:r>
      <w:r w:rsidRPr="00AB1781">
        <w:t xml:space="preserve">those who </w:t>
      </w:r>
      <w:r w:rsidR="00CB069B">
        <w:t>reproach me,</w:t>
      </w:r>
    </w:p>
    <w:p w14:paraId="3B3C3C71" w14:textId="2DAF8D20" w:rsidR="00385CB8" w:rsidRPr="00AB1781" w:rsidRDefault="00385CB8" w:rsidP="00385CB8">
      <w:pPr>
        <w:pStyle w:val="EnglishHangEndNoCoptic"/>
      </w:pPr>
      <w:r w:rsidRPr="00AB1781">
        <w:tab/>
      </w:r>
      <w:r w:rsidR="00CB069B">
        <w:t>because</w:t>
      </w:r>
      <w:r w:rsidRPr="00AB1781">
        <w:t xml:space="preserve"> I </w:t>
      </w:r>
      <w:r w:rsidR="00CB069B">
        <w:t>hope</w:t>
      </w:r>
      <w:r w:rsidRPr="00AB1781">
        <w:t xml:space="preserve"> in </w:t>
      </w:r>
      <w:r w:rsidR="00E570CB">
        <w:t>Your</w:t>
      </w:r>
      <w:r w:rsidRPr="00AB1781">
        <w:t xml:space="preserve"> words.</w:t>
      </w:r>
    </w:p>
    <w:p w14:paraId="10E77F17" w14:textId="6C2E2824" w:rsidR="00385CB8" w:rsidRPr="00AB1781" w:rsidRDefault="00385CB8" w:rsidP="00385CB8">
      <w:pPr>
        <w:pStyle w:val="EnglishHangNoCoptic"/>
      </w:pPr>
      <w:r w:rsidRPr="00AB1781">
        <w:t xml:space="preserve">43 And </w:t>
      </w:r>
      <w:r w:rsidR="00CB069B">
        <w:t xml:space="preserve">do not </w:t>
      </w:r>
      <w:r w:rsidRPr="00AB1781">
        <w:t xml:space="preserve">take the word of truth </w:t>
      </w:r>
      <w:r w:rsidR="00CB069B">
        <w:t xml:space="preserve">completely from </w:t>
      </w:r>
      <w:r w:rsidRPr="00AB1781">
        <w:t>my mouth,</w:t>
      </w:r>
    </w:p>
    <w:p w14:paraId="1C034623" w14:textId="65256966" w:rsidR="00385CB8" w:rsidRPr="00AB1781" w:rsidRDefault="00385CB8" w:rsidP="00385CB8">
      <w:pPr>
        <w:pStyle w:val="EnglishHangEndNoCoptic"/>
      </w:pPr>
      <w:r w:rsidRPr="00AB1781">
        <w:tab/>
        <w:t xml:space="preserve">for I </w:t>
      </w:r>
      <w:r w:rsidR="00CB069B">
        <w:t>hope in</w:t>
      </w:r>
      <w:r w:rsidRPr="00AB1781">
        <w:t xml:space="preserve"> </w:t>
      </w:r>
      <w:r w:rsidR="00E570CB">
        <w:t>Your</w:t>
      </w:r>
      <w:r w:rsidRPr="00AB1781">
        <w:t xml:space="preserve"> judgments.</w:t>
      </w:r>
    </w:p>
    <w:p w14:paraId="44A669B5" w14:textId="77777777" w:rsidR="00385CB8" w:rsidRPr="00AB1781" w:rsidRDefault="00385CB8" w:rsidP="00385CB8">
      <w:pPr>
        <w:pStyle w:val="EnglishHangNoCoptic"/>
      </w:pPr>
      <w:r w:rsidRPr="00AB1781">
        <w:t xml:space="preserve">44 And I will keep </w:t>
      </w:r>
      <w:r w:rsidR="00E570CB">
        <w:t>Your</w:t>
      </w:r>
      <w:r w:rsidRPr="00AB1781">
        <w:t xml:space="preserve"> law continually,</w:t>
      </w:r>
    </w:p>
    <w:p w14:paraId="3F32190C" w14:textId="35196207" w:rsidR="00385CB8" w:rsidRPr="00385CB8" w:rsidRDefault="00385CB8" w:rsidP="00385CB8">
      <w:pPr>
        <w:pStyle w:val="EnglishHangEndNoCoptic"/>
      </w:pPr>
      <w:r w:rsidRPr="00AB1781">
        <w:tab/>
      </w:r>
      <w:r w:rsidR="00A8396B">
        <w:t>forever</w:t>
      </w:r>
      <w:r w:rsidRPr="00AB1781">
        <w:t xml:space="preserve"> and </w:t>
      </w:r>
      <w:r w:rsidR="00CB069B">
        <w:t>unto ages of ages</w:t>
      </w:r>
      <w:r w:rsidRPr="00AB1781">
        <w:t>.</w:t>
      </w:r>
    </w:p>
    <w:p w14:paraId="7FF7C875" w14:textId="77777777" w:rsidR="00385CB8" w:rsidRPr="00AB1781" w:rsidRDefault="00385CB8" w:rsidP="00385CB8">
      <w:pPr>
        <w:pStyle w:val="EnglishHangNoCoptic"/>
      </w:pPr>
      <w:r w:rsidRPr="00AB1781">
        <w:t>45 And I walk in freedom</w:t>
      </w:r>
    </w:p>
    <w:p w14:paraId="5FD22E4F" w14:textId="79A04B50" w:rsidR="00385CB8" w:rsidRPr="00AB1781" w:rsidRDefault="00385CB8" w:rsidP="00385CB8">
      <w:pPr>
        <w:pStyle w:val="EnglishHangEndNoCoptic"/>
      </w:pPr>
      <w:r w:rsidRPr="00AB1781">
        <w:tab/>
      </w:r>
      <w:r w:rsidR="00CB069B">
        <w:t>for</w:t>
      </w:r>
      <w:r w:rsidRPr="00AB1781">
        <w:t xml:space="preserve"> I </w:t>
      </w:r>
      <w:r w:rsidR="00CB069B">
        <w:t>sought</w:t>
      </w:r>
      <w:r w:rsidRPr="00AB1781">
        <w:t xml:space="preserve"> </w:t>
      </w:r>
      <w:r w:rsidR="00E570CB">
        <w:t>Your</w:t>
      </w:r>
      <w:r w:rsidRPr="00AB1781">
        <w:t xml:space="preserve"> c</w:t>
      </w:r>
      <w:r w:rsidR="00CB069B">
        <w:t>ommandments.</w:t>
      </w:r>
    </w:p>
    <w:p w14:paraId="1D4765A4" w14:textId="53463D26" w:rsidR="00385CB8" w:rsidRPr="00AB1781" w:rsidRDefault="00385CB8" w:rsidP="00385CB8">
      <w:pPr>
        <w:pStyle w:val="EnglishHangNoCoptic"/>
      </w:pPr>
      <w:r w:rsidRPr="00AB1781">
        <w:t xml:space="preserve">46 And I </w:t>
      </w:r>
      <w:r w:rsidR="00CB069B">
        <w:t>spoke</w:t>
      </w:r>
      <w:r w:rsidRPr="00AB1781">
        <w:t xml:space="preserve"> of </w:t>
      </w:r>
      <w:r w:rsidR="00E570CB">
        <w:t>Your</w:t>
      </w:r>
      <w:r w:rsidRPr="00AB1781">
        <w:t xml:space="preserve"> testimonies before kings</w:t>
      </w:r>
      <w:r w:rsidR="00CB069B">
        <w:t>,</w:t>
      </w:r>
    </w:p>
    <w:p w14:paraId="57130F5B" w14:textId="77D20D81" w:rsidR="00385CB8" w:rsidRPr="00AB1781" w:rsidRDefault="00385CB8" w:rsidP="00385CB8">
      <w:pPr>
        <w:pStyle w:val="EnglishHangEndNoCoptic"/>
      </w:pPr>
      <w:r w:rsidRPr="00AB1781">
        <w:tab/>
        <w:t xml:space="preserve">and </w:t>
      </w:r>
      <w:r w:rsidR="00CB069B">
        <w:t>I was not</w:t>
      </w:r>
      <w:r w:rsidRPr="00AB1781">
        <w:t xml:space="preserve"> ashamed.</w:t>
      </w:r>
    </w:p>
    <w:p w14:paraId="1140FA8A" w14:textId="77777777" w:rsidR="00385CB8" w:rsidRPr="00AB1781" w:rsidRDefault="00385CB8" w:rsidP="00385CB8">
      <w:pPr>
        <w:pStyle w:val="EnglishHangNoCoptic"/>
      </w:pPr>
      <w:r w:rsidRPr="00AB1781">
        <w:t xml:space="preserve">47 And I meditate on </w:t>
      </w:r>
      <w:r w:rsidR="00E570CB">
        <w:t>Your</w:t>
      </w:r>
      <w:r w:rsidRPr="00AB1781">
        <w:t xml:space="preserve"> commandments,</w:t>
      </w:r>
    </w:p>
    <w:p w14:paraId="04D849DE" w14:textId="49154CEC" w:rsidR="00385CB8" w:rsidRPr="00AB1781" w:rsidRDefault="00385CB8" w:rsidP="00385CB8">
      <w:pPr>
        <w:pStyle w:val="EnglishHangEndNoCoptic"/>
      </w:pPr>
      <w:r w:rsidRPr="00AB1781">
        <w:tab/>
        <w:t xml:space="preserve">which I </w:t>
      </w:r>
      <w:r w:rsidR="00CB069B">
        <w:t xml:space="preserve">have </w:t>
      </w:r>
      <w:r w:rsidRPr="00AB1781">
        <w:t>love</w:t>
      </w:r>
      <w:r w:rsidR="00CB069B">
        <w:t>d</w:t>
      </w:r>
      <w:r w:rsidRPr="00AB1781">
        <w:t xml:space="preserve"> </w:t>
      </w:r>
      <w:r w:rsidR="00CB069B">
        <w:t>very much</w:t>
      </w:r>
      <w:r w:rsidRPr="00AB1781">
        <w:t>.</w:t>
      </w:r>
    </w:p>
    <w:p w14:paraId="789672EE" w14:textId="2B287EDD" w:rsidR="00385CB8" w:rsidRPr="00AB1781" w:rsidRDefault="00385CB8" w:rsidP="00385CB8">
      <w:pPr>
        <w:pStyle w:val="EnglishHangNoCoptic"/>
      </w:pPr>
      <w:r w:rsidRPr="00AB1781">
        <w:t xml:space="preserve">48 And I </w:t>
      </w:r>
      <w:r w:rsidR="00CB069B">
        <w:t>raised</w:t>
      </w:r>
      <w:r w:rsidR="00CB069B" w:rsidRPr="00AB1781">
        <w:t xml:space="preserve"> </w:t>
      </w:r>
      <w:r w:rsidRPr="00AB1781">
        <w:t xml:space="preserve">my hands to </w:t>
      </w:r>
      <w:r w:rsidR="00E570CB">
        <w:t>Your</w:t>
      </w:r>
      <w:r w:rsidRPr="00AB1781">
        <w:t xml:space="preserve"> commandments</w:t>
      </w:r>
      <w:r w:rsidR="00CB069B">
        <w:t>,</w:t>
      </w:r>
      <w:r w:rsidRPr="00AB1781">
        <w:t xml:space="preserve"> which I love,</w:t>
      </w:r>
    </w:p>
    <w:p w14:paraId="3EC417E3" w14:textId="64BADE27" w:rsidR="00385CB8" w:rsidRDefault="00385CB8" w:rsidP="00385CB8">
      <w:pPr>
        <w:pStyle w:val="EnglishHangEndNoCoptic"/>
      </w:pPr>
      <w:r w:rsidRPr="00AB1781">
        <w:tab/>
        <w:t xml:space="preserve">and I meditate on </w:t>
      </w:r>
      <w:r w:rsidR="00E570CB">
        <w:t>Your</w:t>
      </w:r>
      <w:r w:rsidRPr="00AB1781">
        <w:t xml:space="preserve"> </w:t>
      </w:r>
      <w:r w:rsidR="00CB069B">
        <w:t>statutes</w:t>
      </w:r>
      <w:r w:rsidRPr="00AB1781">
        <w:t>.</w:t>
      </w:r>
    </w:p>
    <w:p w14:paraId="6FE972D4" w14:textId="099B1C33" w:rsidR="00E611C7" w:rsidRDefault="00E611C7" w:rsidP="00E611C7">
      <w:pPr>
        <w:pStyle w:val="Rubric"/>
      </w:pPr>
      <w:r>
        <w:t>Glory to You, O Love of mankind.</w:t>
      </w:r>
    </w:p>
    <w:p w14:paraId="03D52A06" w14:textId="5D55618E" w:rsidR="00332736" w:rsidRPr="00AB1781" w:rsidRDefault="00332736" w:rsidP="00BF0205">
      <w:pPr>
        <w:pStyle w:val="Heading5"/>
      </w:pPr>
      <w:r>
        <w:t>Psalm 118 Part 7</w:t>
      </w:r>
      <w:r w:rsidR="00F224C9">
        <w:t xml:space="preserve"> (</w:t>
      </w:r>
      <w:r w:rsidR="00F224C9" w:rsidRPr="005A5E13">
        <w:rPr>
          <w:rFonts w:ascii="Tahoma" w:eastAsia="Tahoma" w:hAnsi="Tahoma" w:cs="Tahoma"/>
        </w:rPr>
        <w:t>ז</w:t>
      </w:r>
      <w:r w:rsidR="00F224C9">
        <w:t>)</w:t>
      </w:r>
      <w:r w:rsidR="00494693">
        <w:t xml:space="preserve">: </w:t>
      </w:r>
      <w:r w:rsidR="00E67F94">
        <w:t>“Remember Your word</w:t>
      </w:r>
      <w:r w:rsidR="00494693">
        <w:t xml:space="preserve"> to Your s</w:t>
      </w:r>
      <w:r w:rsidR="00CB069B">
        <w:t>ervan</w:t>
      </w:r>
      <w:r w:rsidR="00E67F94">
        <w:t>t”</w:t>
      </w:r>
    </w:p>
    <w:p w14:paraId="23B9D164" w14:textId="3B47ADC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AA2BF6C" w14:textId="49F8A5E5" w:rsidR="00385CB8" w:rsidRPr="00AB1781" w:rsidRDefault="00385CB8" w:rsidP="00385CB8">
      <w:pPr>
        <w:pStyle w:val="EnglishHangNoCoptic"/>
      </w:pPr>
      <w:r w:rsidRPr="00AB1781">
        <w:t xml:space="preserve">49 Remember </w:t>
      </w:r>
      <w:r w:rsidR="00E570CB">
        <w:t>Your</w:t>
      </w:r>
      <w:r w:rsidR="00CB069B">
        <w:t xml:space="preserve"> word</w:t>
      </w:r>
      <w:r w:rsidRPr="00AB1781">
        <w:t xml:space="preserve"> to </w:t>
      </w:r>
      <w:r w:rsidR="00E570CB">
        <w:t>Your</w:t>
      </w:r>
      <w:r w:rsidRPr="00AB1781">
        <w:t xml:space="preserve"> </w:t>
      </w:r>
      <w:r w:rsidR="00CB069B">
        <w:t>servant</w:t>
      </w:r>
      <w:r w:rsidRPr="00AB1781">
        <w:t>,</w:t>
      </w:r>
    </w:p>
    <w:p w14:paraId="409660C2" w14:textId="77777777" w:rsidR="00385CB8" w:rsidRPr="00AB1781" w:rsidRDefault="00385CB8" w:rsidP="00385CB8">
      <w:pPr>
        <w:pStyle w:val="EnglishHangEndNoCoptic"/>
      </w:pPr>
      <w:r w:rsidRPr="00AB1781">
        <w:tab/>
        <w:t xml:space="preserve">by which </w:t>
      </w:r>
      <w:r w:rsidR="001040C8">
        <w:t>You</w:t>
      </w:r>
      <w:r w:rsidRPr="00AB1781">
        <w:t xml:space="preserve"> </w:t>
      </w:r>
      <w:r w:rsidR="00556387">
        <w:t>have</w:t>
      </w:r>
      <w:r w:rsidRPr="00AB1781">
        <w:t xml:space="preserve"> given me hope.</w:t>
      </w:r>
    </w:p>
    <w:p w14:paraId="640ADA1A" w14:textId="0438F48B" w:rsidR="00385CB8" w:rsidRPr="00AB1781" w:rsidRDefault="00CB069B" w:rsidP="00385CB8">
      <w:pPr>
        <w:pStyle w:val="EnglishHangNoCoptic"/>
      </w:pPr>
      <w:r>
        <w:t>50 This comforted</w:t>
      </w:r>
      <w:r w:rsidR="00385CB8" w:rsidRPr="00AB1781">
        <w:t xml:space="preserve"> me in my </w:t>
      </w:r>
      <w:r>
        <w:t>humiliation</w:t>
      </w:r>
      <w:r w:rsidR="00385CB8" w:rsidRPr="00AB1781">
        <w:t>,</w:t>
      </w:r>
    </w:p>
    <w:p w14:paraId="0F5DF94E" w14:textId="5293EE55" w:rsidR="00385CB8" w:rsidRPr="00AB1781" w:rsidRDefault="00385CB8" w:rsidP="00385CB8">
      <w:pPr>
        <w:pStyle w:val="EnglishHangEndNoCoptic"/>
      </w:pPr>
      <w:r w:rsidRPr="00AB1781">
        <w:tab/>
        <w:t xml:space="preserve">for </w:t>
      </w:r>
      <w:r w:rsidR="00E570CB">
        <w:t>Your</w:t>
      </w:r>
      <w:r w:rsidRPr="00AB1781">
        <w:t xml:space="preserve"> </w:t>
      </w:r>
      <w:r w:rsidR="00CB069B">
        <w:t>sayings</w:t>
      </w:r>
      <w:r w:rsidRPr="00AB1781">
        <w:t xml:space="preserve"> </w:t>
      </w:r>
      <w:r w:rsidR="00CB069B">
        <w:t>revived me</w:t>
      </w:r>
      <w:r w:rsidRPr="00AB1781">
        <w:t>.</w:t>
      </w:r>
    </w:p>
    <w:p w14:paraId="2331E15B" w14:textId="7D86F90F" w:rsidR="00385CB8" w:rsidRPr="00AB1781" w:rsidRDefault="00385CB8" w:rsidP="00385CB8">
      <w:pPr>
        <w:pStyle w:val="EnglishHangNoCoptic"/>
      </w:pPr>
      <w:r w:rsidRPr="00AB1781">
        <w:t xml:space="preserve">51 The </w:t>
      </w:r>
      <w:r w:rsidR="00CB069B">
        <w:t>arrogant blatantly transgressed the law</w:t>
      </w:r>
      <w:r w:rsidRPr="00AB1781">
        <w:t>,</w:t>
      </w:r>
    </w:p>
    <w:p w14:paraId="4B9F267E" w14:textId="2296F90B" w:rsidR="00385CB8" w:rsidRPr="00AB1781" w:rsidRDefault="00385CB8" w:rsidP="00385CB8">
      <w:pPr>
        <w:pStyle w:val="EnglishHangEndNoCoptic"/>
      </w:pPr>
      <w:r w:rsidRPr="00AB1781">
        <w:tab/>
        <w:t xml:space="preserve">but I </w:t>
      </w:r>
      <w:r w:rsidR="00CB069B">
        <w:t>did</w:t>
      </w:r>
      <w:r w:rsidRPr="00AB1781">
        <w:t xml:space="preserve"> not </w:t>
      </w:r>
      <w:r w:rsidR="00CB069B">
        <w:t>deviate</w:t>
      </w:r>
      <w:r w:rsidRPr="00AB1781">
        <w:t xml:space="preserve"> from </w:t>
      </w:r>
      <w:r w:rsidR="00E570CB">
        <w:t>Your</w:t>
      </w:r>
      <w:r w:rsidRPr="00AB1781">
        <w:t xml:space="preserve"> law.</w:t>
      </w:r>
    </w:p>
    <w:p w14:paraId="33947FB9" w14:textId="23478121" w:rsidR="00385CB8" w:rsidRPr="00AB1781" w:rsidRDefault="00CB069B" w:rsidP="00385CB8">
      <w:pPr>
        <w:pStyle w:val="EnglishHangNoCoptic"/>
      </w:pPr>
      <w:r>
        <w:t>52 I remembered</w:t>
      </w:r>
      <w:r w:rsidRPr="00AB1781">
        <w:t xml:space="preserve"> </w:t>
      </w:r>
      <w:r w:rsidR="00E570CB">
        <w:t>Your</w:t>
      </w:r>
      <w:r w:rsidR="00385CB8" w:rsidRPr="00AB1781">
        <w:t xml:space="preserve"> judgments of old, O Lord,</w:t>
      </w:r>
    </w:p>
    <w:p w14:paraId="62F4AEC7" w14:textId="124EE779" w:rsidR="00385CB8" w:rsidRPr="00AB1781" w:rsidRDefault="00385CB8" w:rsidP="00385CB8">
      <w:pPr>
        <w:pStyle w:val="EnglishHangEndNoCoptic"/>
      </w:pPr>
      <w:r w:rsidRPr="00AB1781">
        <w:tab/>
        <w:t xml:space="preserve">and </w:t>
      </w:r>
      <w:r w:rsidR="00CB069B">
        <w:t>I was</w:t>
      </w:r>
      <w:r w:rsidRPr="00AB1781">
        <w:t xml:space="preserve"> comfort</w:t>
      </w:r>
      <w:r w:rsidR="00CB069B">
        <w:t>ed</w:t>
      </w:r>
      <w:r w:rsidRPr="00AB1781">
        <w:t>.</w:t>
      </w:r>
    </w:p>
    <w:p w14:paraId="5FE1E893" w14:textId="1C871FB5" w:rsidR="00385CB8" w:rsidRPr="00AB1781" w:rsidRDefault="00385CB8" w:rsidP="00385CB8">
      <w:pPr>
        <w:pStyle w:val="EnglishHangNoCoptic"/>
      </w:pPr>
      <w:r w:rsidRPr="00AB1781">
        <w:t xml:space="preserve">53 </w:t>
      </w:r>
      <w:r w:rsidR="00D305E3">
        <w:t>Despondency seized</w:t>
      </w:r>
      <w:r w:rsidRPr="00AB1781">
        <w:t xml:space="preserve"> me, because of sinners</w:t>
      </w:r>
    </w:p>
    <w:p w14:paraId="78A438E6" w14:textId="77777777" w:rsidR="00385CB8" w:rsidRPr="00AB1781" w:rsidRDefault="00385CB8" w:rsidP="00385CB8">
      <w:pPr>
        <w:pStyle w:val="EnglishHangEndNoCoptic"/>
      </w:pPr>
      <w:r w:rsidRPr="00AB1781">
        <w:tab/>
        <w:t xml:space="preserve">who forsake </w:t>
      </w:r>
      <w:r w:rsidR="00E570CB">
        <w:t>Your</w:t>
      </w:r>
      <w:r w:rsidRPr="00AB1781">
        <w:t xml:space="preserve"> law.</w:t>
      </w:r>
    </w:p>
    <w:p w14:paraId="4F27C62A" w14:textId="0976A6C6" w:rsidR="00385CB8" w:rsidRPr="00AB1781" w:rsidRDefault="00385CB8" w:rsidP="00385CB8">
      <w:pPr>
        <w:pStyle w:val="EnglishHangNoCoptic"/>
      </w:pPr>
      <w:r w:rsidRPr="00AB1781">
        <w:t xml:space="preserve">54 </w:t>
      </w:r>
      <w:r w:rsidR="00E570CB">
        <w:t>Your</w:t>
      </w:r>
      <w:r w:rsidRPr="00AB1781">
        <w:t xml:space="preserve"> </w:t>
      </w:r>
      <w:r w:rsidR="00D305E3">
        <w:t>statutes</w:t>
      </w:r>
      <w:r w:rsidRPr="00AB1781">
        <w:t xml:space="preserve"> are my songs</w:t>
      </w:r>
    </w:p>
    <w:p w14:paraId="43EA27C7" w14:textId="73D4E239" w:rsidR="00385CB8" w:rsidRPr="00AB1781" w:rsidRDefault="00385CB8" w:rsidP="00385CB8">
      <w:pPr>
        <w:pStyle w:val="EnglishHangEndNoCoptic"/>
      </w:pPr>
      <w:r w:rsidRPr="00AB1781">
        <w:tab/>
        <w:t xml:space="preserve">in the place of my </w:t>
      </w:r>
      <w:r w:rsidR="00D305E3">
        <w:t>sojourning</w:t>
      </w:r>
      <w:r w:rsidRPr="00AB1781">
        <w:t>.</w:t>
      </w:r>
    </w:p>
    <w:p w14:paraId="0904D410" w14:textId="59B433D9" w:rsidR="00385CB8" w:rsidRPr="00AB1781" w:rsidRDefault="00385CB8" w:rsidP="00385CB8">
      <w:pPr>
        <w:pStyle w:val="EnglishHangNoCoptic"/>
      </w:pPr>
      <w:r w:rsidRPr="00AB1781">
        <w:t>55 I remember</w:t>
      </w:r>
      <w:r w:rsidR="00D305E3">
        <w:t>ed</w:t>
      </w:r>
      <w:r w:rsidRPr="00AB1781">
        <w:t xml:space="preserve"> </w:t>
      </w:r>
      <w:r w:rsidR="00E570CB">
        <w:t>Your</w:t>
      </w:r>
      <w:r w:rsidR="00D305E3">
        <w:t xml:space="preserve"> N</w:t>
      </w:r>
      <w:r w:rsidRPr="00AB1781">
        <w:t>ame, O Lord, in the night,</w:t>
      </w:r>
    </w:p>
    <w:p w14:paraId="19482A54" w14:textId="4F5601D0" w:rsidR="00385CB8" w:rsidRPr="00AB1781" w:rsidRDefault="00385CB8" w:rsidP="00385CB8">
      <w:pPr>
        <w:pStyle w:val="EnglishHangEndNoCoptic"/>
      </w:pPr>
      <w:r w:rsidRPr="00AB1781">
        <w:tab/>
        <w:t xml:space="preserve">and </w:t>
      </w:r>
      <w:r w:rsidR="00D305E3">
        <w:t>I ke</w:t>
      </w:r>
      <w:r w:rsidRPr="00AB1781">
        <w:t>p</w:t>
      </w:r>
      <w:r w:rsidR="00D305E3">
        <w:t>t</w:t>
      </w:r>
      <w:r w:rsidRPr="00AB1781">
        <w:t xml:space="preserve"> </w:t>
      </w:r>
      <w:r w:rsidR="00E570CB">
        <w:t>Your</w:t>
      </w:r>
      <w:r w:rsidRPr="00AB1781">
        <w:t xml:space="preserve"> law.</w:t>
      </w:r>
    </w:p>
    <w:p w14:paraId="008C9B0E" w14:textId="37215C7F" w:rsidR="00385CB8" w:rsidRPr="00AB1781" w:rsidRDefault="00385CB8" w:rsidP="00385CB8">
      <w:pPr>
        <w:pStyle w:val="EnglishHangNoCoptic"/>
      </w:pPr>
      <w:r w:rsidRPr="00AB1781">
        <w:t xml:space="preserve">56 This </w:t>
      </w:r>
      <w:r w:rsidR="00D305E3">
        <w:t>happened to me,</w:t>
      </w:r>
    </w:p>
    <w:p w14:paraId="2D2526F4" w14:textId="410421A5" w:rsidR="00332736" w:rsidRDefault="00D305E3" w:rsidP="00332736">
      <w:pPr>
        <w:pStyle w:val="EnglishHangEndNoCoptic"/>
      </w:pPr>
      <w:r>
        <w:tab/>
        <w:t>because I sought</w:t>
      </w:r>
      <w:r w:rsidR="00385CB8" w:rsidRPr="00AB1781">
        <w:t xml:space="preserve"> </w:t>
      </w:r>
      <w:r w:rsidR="00E570CB">
        <w:t>Your</w:t>
      </w:r>
      <w:r w:rsidR="00385CB8" w:rsidRPr="00AB1781">
        <w:t xml:space="preserve"> </w:t>
      </w:r>
      <w:r>
        <w:t>statutes</w:t>
      </w:r>
      <w:r w:rsidR="00385CB8" w:rsidRPr="00AB1781">
        <w:t>.</w:t>
      </w:r>
    </w:p>
    <w:p w14:paraId="568B8F0E" w14:textId="79001AD7" w:rsidR="00E611C7" w:rsidRDefault="00E611C7" w:rsidP="00E611C7">
      <w:pPr>
        <w:pStyle w:val="Rubric"/>
      </w:pPr>
      <w:r>
        <w:lastRenderedPageBreak/>
        <w:t>Glory to You, O Love of mankind.</w:t>
      </w:r>
    </w:p>
    <w:p w14:paraId="05542155" w14:textId="60E8DF89" w:rsidR="00332736" w:rsidRDefault="00332736" w:rsidP="00BF0205">
      <w:pPr>
        <w:pStyle w:val="Heading5"/>
      </w:pPr>
      <w:r>
        <w:t>Psalm 118 Part 8</w:t>
      </w:r>
      <w:r w:rsidR="00F224C9">
        <w:t xml:space="preserve"> (</w:t>
      </w:r>
      <w:r w:rsidR="00F224C9" w:rsidRPr="005A5E13">
        <w:rPr>
          <w:rFonts w:ascii="Tahoma" w:eastAsia="Tahoma" w:hAnsi="Tahoma" w:cs="Tahoma"/>
        </w:rPr>
        <w:t>ח</w:t>
      </w:r>
      <w:r w:rsidR="00F224C9">
        <w:t>)</w:t>
      </w:r>
      <w:r w:rsidR="00494693">
        <w:t xml:space="preserve">: </w:t>
      </w:r>
      <w:r w:rsidR="00E67F94">
        <w:t>“</w:t>
      </w:r>
      <w:r w:rsidR="00494693">
        <w:t>You are my portion, O Lor</w:t>
      </w:r>
      <w:r w:rsidR="00E67F94">
        <w:t>d”</w:t>
      </w:r>
    </w:p>
    <w:p w14:paraId="078F6BD3" w14:textId="29B44D4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24282062" w14:textId="77777777" w:rsidR="00385CB8" w:rsidRPr="00AB1781" w:rsidRDefault="00385CB8" w:rsidP="003A263E">
      <w:pPr>
        <w:pStyle w:val="EnglishHangNoCoptic"/>
      </w:pPr>
      <w:r w:rsidRPr="00AB1781">
        <w:t xml:space="preserve">57 </w:t>
      </w:r>
      <w:r w:rsidR="001040C8">
        <w:t>You</w:t>
      </w:r>
      <w:r w:rsidRPr="00AB1781">
        <w:t xml:space="preserve"> </w:t>
      </w:r>
      <w:r w:rsidR="00004BA4" w:rsidRPr="00AB1781">
        <w:t>are</w:t>
      </w:r>
      <w:r w:rsidRPr="00AB1781">
        <w:t xml:space="preserve"> my portion, O Lord;</w:t>
      </w:r>
    </w:p>
    <w:p w14:paraId="326F1D91" w14:textId="4EF46627" w:rsidR="00385CB8" w:rsidRPr="00AB1781" w:rsidRDefault="00385CB8" w:rsidP="00385CB8">
      <w:pPr>
        <w:pStyle w:val="EnglishHangEndNoCoptic"/>
      </w:pPr>
      <w:r w:rsidRPr="00AB1781">
        <w:tab/>
        <w:t xml:space="preserve">I </w:t>
      </w:r>
      <w:r w:rsidR="00D305E3">
        <w:t>said that I would</w:t>
      </w:r>
      <w:r w:rsidRPr="00AB1781">
        <w:t xml:space="preserve"> keep </w:t>
      </w:r>
      <w:r w:rsidR="00E570CB">
        <w:t>Your</w:t>
      </w:r>
      <w:r w:rsidRPr="00AB1781">
        <w:t xml:space="preserve"> law.</w:t>
      </w:r>
    </w:p>
    <w:p w14:paraId="6BCE0A38" w14:textId="19312D3C" w:rsidR="00385CB8" w:rsidRPr="00AB1781" w:rsidRDefault="00385CB8" w:rsidP="00385CB8">
      <w:pPr>
        <w:pStyle w:val="EnglishHangNoCoptic"/>
      </w:pPr>
      <w:r w:rsidRPr="00AB1781">
        <w:t>58 I implore</w:t>
      </w:r>
      <w:r w:rsidR="00D305E3">
        <w:t>d</w:t>
      </w:r>
      <w:r w:rsidRPr="00AB1781">
        <w:t xml:space="preserve"> </w:t>
      </w:r>
      <w:r w:rsidR="00E570CB">
        <w:t>Your</w:t>
      </w:r>
      <w:r w:rsidRPr="00AB1781">
        <w:t xml:space="preserve"> grace</w:t>
      </w:r>
      <w:r w:rsidRPr="00AB1781">
        <w:rPr>
          <w:rStyle w:val="FootnoteReference"/>
        </w:rPr>
        <w:footnoteReference w:id="722"/>
      </w:r>
      <w:r w:rsidRPr="00AB1781">
        <w:t xml:space="preserve"> with all my heart;</w:t>
      </w:r>
    </w:p>
    <w:p w14:paraId="5A6AF3ED" w14:textId="53C2A6FE" w:rsidR="00385CB8" w:rsidRPr="00AB1781" w:rsidRDefault="00385CB8" w:rsidP="00385CB8">
      <w:pPr>
        <w:pStyle w:val="EnglishHangEndNoCoptic"/>
      </w:pPr>
      <w:r w:rsidRPr="00AB1781">
        <w:tab/>
        <w:t xml:space="preserve">have mercy on me according to </w:t>
      </w:r>
      <w:r w:rsidR="00E570CB">
        <w:t>Your</w:t>
      </w:r>
      <w:r w:rsidRPr="00AB1781">
        <w:t xml:space="preserve"> </w:t>
      </w:r>
      <w:r w:rsidR="00D305E3">
        <w:t>saying</w:t>
      </w:r>
      <w:r w:rsidRPr="00AB1781">
        <w:t>,</w:t>
      </w:r>
    </w:p>
    <w:p w14:paraId="541CAAC8" w14:textId="37E92BC7" w:rsidR="00385CB8" w:rsidRPr="00AB1781" w:rsidRDefault="00385CB8" w:rsidP="00385CB8">
      <w:pPr>
        <w:pStyle w:val="EnglishHangNoCoptic"/>
      </w:pPr>
      <w:r w:rsidRPr="00AB1781">
        <w:t xml:space="preserve">59 I considered </w:t>
      </w:r>
      <w:r w:rsidR="00E570CB">
        <w:t>Your</w:t>
      </w:r>
      <w:r w:rsidRPr="00AB1781">
        <w:t xml:space="preserve"> ways,</w:t>
      </w:r>
    </w:p>
    <w:p w14:paraId="6AD092C5" w14:textId="1303889F" w:rsidR="00385CB8" w:rsidRPr="00AB1781" w:rsidRDefault="00385CB8" w:rsidP="00385CB8">
      <w:pPr>
        <w:pStyle w:val="EnglishHangEndNoCoptic"/>
      </w:pPr>
      <w:r w:rsidRPr="00AB1781">
        <w:tab/>
        <w:t xml:space="preserve">and </w:t>
      </w:r>
      <w:r w:rsidR="00D305E3">
        <w:t xml:space="preserve">I </w:t>
      </w:r>
      <w:r w:rsidRPr="00AB1781">
        <w:t xml:space="preserve">turned my feet to </w:t>
      </w:r>
      <w:r w:rsidR="00E570CB">
        <w:t>Your</w:t>
      </w:r>
      <w:r w:rsidRPr="00AB1781">
        <w:t xml:space="preserve"> testimonies.</w:t>
      </w:r>
    </w:p>
    <w:p w14:paraId="5E9B80C8" w14:textId="267FCD47" w:rsidR="00385CB8" w:rsidRPr="00AB1781" w:rsidRDefault="00385CB8" w:rsidP="00385CB8">
      <w:pPr>
        <w:pStyle w:val="EnglishHangNoCoptic"/>
      </w:pPr>
      <w:r w:rsidRPr="00AB1781">
        <w:t xml:space="preserve">60 I was </w:t>
      </w:r>
      <w:r w:rsidR="00D305E3">
        <w:t>prepared,</w:t>
      </w:r>
      <w:r w:rsidRPr="00AB1781">
        <w:t xml:space="preserve"> and </w:t>
      </w:r>
      <w:r w:rsidR="00D305E3">
        <w:t xml:space="preserve">I was </w:t>
      </w:r>
      <w:r w:rsidRPr="00AB1781">
        <w:t xml:space="preserve">not </w:t>
      </w:r>
      <w:r w:rsidR="00D305E3">
        <w:t>troubled,</w:t>
      </w:r>
    </w:p>
    <w:p w14:paraId="0EA8642F" w14:textId="4CB10D13" w:rsidR="00385CB8" w:rsidRPr="00AB1781" w:rsidRDefault="00385CB8" w:rsidP="00385CB8">
      <w:pPr>
        <w:pStyle w:val="EnglishHangEndNoCoptic"/>
      </w:pPr>
      <w:r w:rsidRPr="00AB1781">
        <w:tab/>
      </w:r>
      <w:r w:rsidR="00D305E3">
        <w:t>that I might</w:t>
      </w:r>
      <w:r w:rsidRPr="00AB1781">
        <w:t xml:space="preserve"> </w:t>
      </w:r>
      <w:r w:rsidR="00D305E3">
        <w:t>keep</w:t>
      </w:r>
      <w:r w:rsidRPr="00AB1781">
        <w:t xml:space="preserve"> </w:t>
      </w:r>
      <w:r w:rsidR="00E570CB">
        <w:t>Your</w:t>
      </w:r>
      <w:r w:rsidRPr="00AB1781">
        <w:t xml:space="preserve"> commandments.</w:t>
      </w:r>
    </w:p>
    <w:p w14:paraId="6D180549" w14:textId="1288102E" w:rsidR="00385CB8" w:rsidRPr="00AB1781" w:rsidRDefault="00385CB8" w:rsidP="00385CB8">
      <w:pPr>
        <w:pStyle w:val="EnglishHangNoCoptic"/>
      </w:pPr>
      <w:r w:rsidRPr="00AB1781">
        <w:t xml:space="preserve">61 The </w:t>
      </w:r>
      <w:r w:rsidR="00D305E3">
        <w:t>ropes</w:t>
      </w:r>
      <w:r w:rsidRPr="00AB1781">
        <w:t xml:space="preserve"> of sinners entangle me,</w:t>
      </w:r>
    </w:p>
    <w:p w14:paraId="4D8FB3C9" w14:textId="535C9016" w:rsidR="00385CB8" w:rsidRPr="00AB1781" w:rsidRDefault="00D305E3" w:rsidP="00385CB8">
      <w:pPr>
        <w:pStyle w:val="EnglishHangEndNoCoptic"/>
      </w:pPr>
      <w:r>
        <w:tab/>
        <w:t>but I did</w:t>
      </w:r>
      <w:r w:rsidR="00385CB8" w:rsidRPr="00AB1781">
        <w:t xml:space="preserve"> not forget </w:t>
      </w:r>
      <w:r w:rsidR="00E570CB">
        <w:t>Your</w:t>
      </w:r>
      <w:r w:rsidR="00385CB8" w:rsidRPr="00AB1781">
        <w:t xml:space="preserve"> law.</w:t>
      </w:r>
    </w:p>
    <w:p w14:paraId="1CF10003" w14:textId="62D59FCD" w:rsidR="00385CB8" w:rsidRPr="00AB1781" w:rsidRDefault="00385CB8" w:rsidP="00385CB8">
      <w:pPr>
        <w:pStyle w:val="EnglishHangNoCoptic"/>
      </w:pPr>
      <w:r w:rsidRPr="00AB1781">
        <w:t xml:space="preserve">62 At midnight I </w:t>
      </w:r>
      <w:r w:rsidR="00D305E3">
        <w:t>would rise</w:t>
      </w:r>
      <w:r w:rsidRPr="00AB1781">
        <w:t xml:space="preserve"> to </w:t>
      </w:r>
      <w:r w:rsidR="00D305E3">
        <w:t>confess</w:t>
      </w:r>
      <w:r w:rsidR="00D305E3">
        <w:rPr>
          <w:rStyle w:val="FootnoteReference"/>
        </w:rPr>
        <w:footnoteReference w:id="723"/>
      </w:r>
      <w:r w:rsidRPr="00AB1781">
        <w:t xml:space="preserve"> </w:t>
      </w:r>
      <w:r w:rsidR="001040C8">
        <w:t>You</w:t>
      </w:r>
    </w:p>
    <w:p w14:paraId="649A2C55" w14:textId="19B9C4B7" w:rsidR="00385CB8" w:rsidRPr="00AB1781" w:rsidRDefault="00385CB8" w:rsidP="00385CB8">
      <w:pPr>
        <w:pStyle w:val="EnglishHangEndNoCoptic"/>
      </w:pPr>
      <w:r w:rsidRPr="00AB1781">
        <w:tab/>
      </w:r>
      <w:r w:rsidR="00D305E3">
        <w:t>because of</w:t>
      </w:r>
      <w:r w:rsidRPr="00AB1781">
        <w:t xml:space="preserve"> the </w:t>
      </w:r>
      <w:r w:rsidR="00D305E3">
        <w:t>Your righteous judgments</w:t>
      </w:r>
      <w:r w:rsidRPr="00AB1781">
        <w:t>.</w:t>
      </w:r>
    </w:p>
    <w:p w14:paraId="09A3B065" w14:textId="505E368A" w:rsidR="00385CB8" w:rsidRPr="00AB1781" w:rsidRDefault="00385CB8" w:rsidP="00385CB8">
      <w:pPr>
        <w:pStyle w:val="EnglishHangNoCoptic"/>
      </w:pPr>
      <w:r w:rsidRPr="00AB1781">
        <w:t xml:space="preserve">63 I am a </w:t>
      </w:r>
      <w:r w:rsidR="00D305E3">
        <w:t>companion</w:t>
      </w:r>
      <w:r w:rsidRPr="00AB1781">
        <w:t xml:space="preserve"> of all who fear </w:t>
      </w:r>
      <w:r w:rsidR="001040C8">
        <w:t>You</w:t>
      </w:r>
    </w:p>
    <w:p w14:paraId="67B2BB4D" w14:textId="77777777" w:rsidR="00385CB8" w:rsidRPr="00385CB8" w:rsidRDefault="00385CB8" w:rsidP="00385CB8">
      <w:pPr>
        <w:pStyle w:val="EnglishHangEndNoCoptic"/>
      </w:pPr>
      <w:r w:rsidRPr="00AB1781">
        <w:tab/>
        <w:t xml:space="preserve">and keep </w:t>
      </w:r>
      <w:r w:rsidR="00E570CB">
        <w:t>Your</w:t>
      </w:r>
      <w:r w:rsidRPr="00AB1781">
        <w:t xml:space="preserve"> commandments.</w:t>
      </w:r>
    </w:p>
    <w:p w14:paraId="4EC8640B" w14:textId="77777777" w:rsidR="00385CB8" w:rsidRPr="00AB1781" w:rsidRDefault="00385CB8" w:rsidP="00385CB8">
      <w:pPr>
        <w:pStyle w:val="EnglishHangNoCoptic"/>
      </w:pPr>
      <w:r w:rsidRPr="00AB1781">
        <w:t xml:space="preserve">64 The earth, O Lord, is full of </w:t>
      </w:r>
      <w:r w:rsidR="00E570CB">
        <w:t>Your</w:t>
      </w:r>
      <w:r w:rsidRPr="00AB1781">
        <w:t xml:space="preserve"> mercy;</w:t>
      </w:r>
      <w:r w:rsidRPr="00AB1781">
        <w:rPr>
          <w:rStyle w:val="FootnoteReference"/>
        </w:rPr>
        <w:footnoteReference w:id="724"/>
      </w:r>
    </w:p>
    <w:p w14:paraId="78B2E97C" w14:textId="5DABAFB3" w:rsidR="00385CB8" w:rsidRDefault="00385CB8" w:rsidP="00385CB8">
      <w:pPr>
        <w:pStyle w:val="EnglishHangEndNoCoptic"/>
      </w:pPr>
      <w:r w:rsidRPr="00AB1781">
        <w:tab/>
        <w:t xml:space="preserve">teach me </w:t>
      </w:r>
      <w:r w:rsidR="00E570CB">
        <w:t>Your</w:t>
      </w:r>
      <w:r w:rsidRPr="00AB1781">
        <w:t xml:space="preserve"> </w:t>
      </w:r>
      <w:r w:rsidR="00D305E3">
        <w:t>statutes</w:t>
      </w:r>
      <w:r w:rsidRPr="00AB1781">
        <w:t>.</w:t>
      </w:r>
    </w:p>
    <w:p w14:paraId="1E804364" w14:textId="03B1AA9D" w:rsidR="00E611C7" w:rsidRDefault="00E611C7" w:rsidP="00E611C7">
      <w:pPr>
        <w:pStyle w:val="Rubric"/>
      </w:pPr>
      <w:r>
        <w:t>Glory to You, O Love of mankind.</w:t>
      </w:r>
    </w:p>
    <w:p w14:paraId="02B4450B" w14:textId="53D46556" w:rsidR="00332736" w:rsidRPr="00AB1781" w:rsidRDefault="00332736" w:rsidP="00BF0205">
      <w:pPr>
        <w:pStyle w:val="Heading5"/>
      </w:pPr>
      <w:r>
        <w:t>Psalm 118 Part 9</w:t>
      </w:r>
      <w:r w:rsidR="00F224C9">
        <w:t xml:space="preserve"> (</w:t>
      </w:r>
      <w:r w:rsidR="00F224C9" w:rsidRPr="00055722">
        <w:rPr>
          <w:rFonts w:ascii="Tahoma" w:eastAsia="Tahoma" w:hAnsi="Tahoma" w:cs="Tahoma"/>
        </w:rPr>
        <w:t>ט</w:t>
      </w:r>
      <w:r w:rsidR="00F224C9">
        <w:t>):</w:t>
      </w:r>
      <w:r w:rsidR="00494693">
        <w:t xml:space="preserve"> </w:t>
      </w:r>
      <w:r w:rsidR="00E67F94">
        <w:t>“</w:t>
      </w:r>
      <w:r w:rsidR="00494693">
        <w:t>You have shown kindness to Your s</w:t>
      </w:r>
      <w:r w:rsidR="00B24F7C">
        <w:t>ervan</w:t>
      </w:r>
      <w:r w:rsidR="00E67F94">
        <w:t>t”</w:t>
      </w:r>
    </w:p>
    <w:p w14:paraId="58C9685F" w14:textId="17130C91"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1B5F941" w14:textId="48AA64CD" w:rsidR="00385CB8" w:rsidRPr="00AB1781" w:rsidRDefault="00385CB8" w:rsidP="00385CB8">
      <w:pPr>
        <w:pStyle w:val="EnglishHangNoCoptic"/>
      </w:pPr>
      <w:r w:rsidRPr="00AB1781">
        <w:t xml:space="preserve">65 </w:t>
      </w:r>
      <w:r w:rsidR="001040C8">
        <w:t>You</w:t>
      </w:r>
      <w:r w:rsidRPr="00AB1781">
        <w:t xml:space="preserve"> </w:t>
      </w:r>
      <w:r w:rsidR="00556387">
        <w:t>have</w:t>
      </w:r>
      <w:r w:rsidRPr="00AB1781">
        <w:t xml:space="preserve"> shown kindness to </w:t>
      </w:r>
      <w:r w:rsidR="00E570CB">
        <w:t>Your</w:t>
      </w:r>
      <w:r w:rsidRPr="00AB1781">
        <w:t xml:space="preserve"> </w:t>
      </w:r>
      <w:r w:rsidR="00B24F7C">
        <w:t>servant</w:t>
      </w:r>
      <w:r w:rsidRPr="00AB1781">
        <w:t>, O Lord,</w:t>
      </w:r>
    </w:p>
    <w:p w14:paraId="7D27FCF0" w14:textId="77777777" w:rsidR="00385CB8" w:rsidRPr="00AB1781" w:rsidRDefault="00385CB8" w:rsidP="00385CB8">
      <w:pPr>
        <w:pStyle w:val="EnglishHangEndNoCoptic"/>
      </w:pPr>
      <w:r w:rsidRPr="00AB1781">
        <w:tab/>
        <w:t xml:space="preserve">according to </w:t>
      </w:r>
      <w:r w:rsidR="00E570CB">
        <w:t>Your</w:t>
      </w:r>
      <w:r w:rsidRPr="00AB1781">
        <w:t xml:space="preserve"> word.</w:t>
      </w:r>
    </w:p>
    <w:p w14:paraId="021F8A96" w14:textId="1ACB1C63" w:rsidR="00385CB8" w:rsidRPr="00AB1781" w:rsidRDefault="00385CB8" w:rsidP="00385CB8">
      <w:pPr>
        <w:pStyle w:val="EnglishHangNoCoptic"/>
      </w:pPr>
      <w:r w:rsidRPr="00AB1781">
        <w:t>66 Teach me kindness, discipline</w:t>
      </w:r>
      <w:r w:rsidR="00DF5EEF">
        <w:t>,</w:t>
      </w:r>
      <w:r w:rsidRPr="00AB1781">
        <w:t xml:space="preserve"> and knowledge,</w:t>
      </w:r>
    </w:p>
    <w:p w14:paraId="0F1458AA" w14:textId="085700B4" w:rsidR="00385CB8" w:rsidRPr="00AB1781" w:rsidRDefault="00385CB8" w:rsidP="00385CB8">
      <w:pPr>
        <w:pStyle w:val="EnglishHangEndNoCoptic"/>
      </w:pPr>
      <w:r w:rsidRPr="00AB1781">
        <w:tab/>
        <w:t xml:space="preserve">for I believe </w:t>
      </w:r>
      <w:r w:rsidR="00E570CB">
        <w:t>Your</w:t>
      </w:r>
      <w:r w:rsidRPr="00AB1781">
        <w:t xml:space="preserve"> commandments.</w:t>
      </w:r>
    </w:p>
    <w:p w14:paraId="1A9A1FC5" w14:textId="4569D1C5" w:rsidR="00385CB8" w:rsidRPr="00AB1781" w:rsidRDefault="00385CB8" w:rsidP="00385CB8">
      <w:pPr>
        <w:pStyle w:val="EnglishHangNoCoptic"/>
      </w:pPr>
      <w:r w:rsidRPr="00AB1781">
        <w:lastRenderedPageBreak/>
        <w:t>67 Before I was humbled</w:t>
      </w:r>
      <w:r w:rsidR="00B24F7C">
        <w:t>,</w:t>
      </w:r>
      <w:r w:rsidRPr="00AB1781">
        <w:t xml:space="preserve"> I </w:t>
      </w:r>
      <w:r w:rsidR="00B24F7C">
        <w:t>erred,</w:t>
      </w:r>
    </w:p>
    <w:p w14:paraId="25C180EA" w14:textId="773D5A1A" w:rsidR="00385CB8" w:rsidRPr="00AB1781" w:rsidRDefault="00385CB8" w:rsidP="00385CB8">
      <w:pPr>
        <w:pStyle w:val="EnglishHangEndNoCoptic"/>
      </w:pPr>
      <w:r w:rsidRPr="00AB1781">
        <w:tab/>
      </w:r>
      <w:r w:rsidR="00B24F7C">
        <w:t>therefore I have kept your sayings</w:t>
      </w:r>
      <w:r w:rsidRPr="00AB1781">
        <w:t>.</w:t>
      </w:r>
    </w:p>
    <w:p w14:paraId="0B7B5B44" w14:textId="77777777" w:rsidR="00385CB8" w:rsidRPr="00AB1781" w:rsidRDefault="00385CB8" w:rsidP="00385CB8">
      <w:pPr>
        <w:pStyle w:val="EnglishHangNoCoptic"/>
      </w:pPr>
      <w:r w:rsidRPr="00AB1781">
        <w:t xml:space="preserve">68 </w:t>
      </w:r>
      <w:r w:rsidR="001040C8">
        <w:t>You</w:t>
      </w:r>
      <w:r w:rsidRPr="00AB1781">
        <w:t xml:space="preserve"> </w:t>
      </w:r>
      <w:r w:rsidR="00004BA4" w:rsidRPr="00AB1781">
        <w:t>are</w:t>
      </w:r>
      <w:r w:rsidRPr="00AB1781">
        <w:t xml:space="preserve"> good, O Lord, and in </w:t>
      </w:r>
      <w:r w:rsidR="00E570CB">
        <w:t>Your</w:t>
      </w:r>
      <w:r w:rsidRPr="00AB1781">
        <w:t xml:space="preserve"> goodness</w:t>
      </w:r>
    </w:p>
    <w:p w14:paraId="1668F368" w14:textId="3825E33A" w:rsidR="00385CB8" w:rsidRPr="00AB1781" w:rsidRDefault="00385CB8" w:rsidP="00385CB8">
      <w:pPr>
        <w:pStyle w:val="EnglishHangEndNoCoptic"/>
      </w:pPr>
      <w:r w:rsidRPr="00AB1781">
        <w:tab/>
        <w:t xml:space="preserve">teach me </w:t>
      </w:r>
      <w:r w:rsidR="00E570CB">
        <w:t>Your</w:t>
      </w:r>
      <w:r w:rsidRPr="00AB1781">
        <w:t xml:space="preserve"> </w:t>
      </w:r>
      <w:r w:rsidR="00B24F7C">
        <w:t>statutes</w:t>
      </w:r>
      <w:r w:rsidRPr="00AB1781">
        <w:t>.</w:t>
      </w:r>
    </w:p>
    <w:p w14:paraId="534E9CFE" w14:textId="63C62DBE" w:rsidR="00385CB8" w:rsidRPr="00AB1781" w:rsidRDefault="00385CB8" w:rsidP="00385CB8">
      <w:pPr>
        <w:pStyle w:val="EnglishHangNoCoptic"/>
      </w:pPr>
      <w:r w:rsidRPr="00AB1781">
        <w:t xml:space="preserve">69 The injustice of the </w:t>
      </w:r>
      <w:r w:rsidR="00B24F7C">
        <w:t>arrogant</w:t>
      </w:r>
      <w:r w:rsidRPr="00AB1781">
        <w:t xml:space="preserve"> </w:t>
      </w:r>
      <w:r w:rsidR="00B24F7C">
        <w:t>multiplied against</w:t>
      </w:r>
      <w:r w:rsidRPr="00AB1781">
        <w:t xml:space="preserve"> me,</w:t>
      </w:r>
    </w:p>
    <w:p w14:paraId="09E9AFAB" w14:textId="77777777" w:rsidR="00385CB8" w:rsidRPr="00AB1781" w:rsidRDefault="00385CB8" w:rsidP="00385CB8">
      <w:pPr>
        <w:pStyle w:val="EnglishHangEndNoCoptic"/>
      </w:pPr>
      <w:r w:rsidRPr="00AB1781">
        <w:tab/>
        <w:t xml:space="preserve">but I will seek </w:t>
      </w:r>
      <w:r w:rsidR="00E570CB">
        <w:t>Your</w:t>
      </w:r>
      <w:r w:rsidRPr="00AB1781">
        <w:t xml:space="preserve"> commandments with my whole heart.</w:t>
      </w:r>
    </w:p>
    <w:p w14:paraId="6504DC1B" w14:textId="570ABE41" w:rsidR="00385CB8" w:rsidRPr="00AB1781" w:rsidRDefault="00385CB8" w:rsidP="00385CB8">
      <w:pPr>
        <w:pStyle w:val="EnglishHangNoCoptic"/>
      </w:pPr>
      <w:r w:rsidRPr="00AB1781">
        <w:t>70 Their heart is curdled</w:t>
      </w:r>
      <w:r w:rsidRPr="00AB1781">
        <w:rPr>
          <w:rStyle w:val="FootnoteReference"/>
        </w:rPr>
        <w:footnoteReference w:id="725"/>
      </w:r>
      <w:r w:rsidR="00B24F7C">
        <w:t xml:space="preserve"> like milk,</w:t>
      </w:r>
    </w:p>
    <w:p w14:paraId="067CDF5D" w14:textId="33C5608D" w:rsidR="00385CB8" w:rsidRPr="00AB1781" w:rsidRDefault="00385CB8" w:rsidP="00385CB8">
      <w:pPr>
        <w:pStyle w:val="EnglishHangEndNoCoptic"/>
      </w:pPr>
      <w:r w:rsidRPr="00AB1781">
        <w:tab/>
        <w:t>but I meditate</w:t>
      </w:r>
      <w:r w:rsidR="00B24F7C">
        <w:t>d</w:t>
      </w:r>
      <w:r w:rsidRPr="00AB1781">
        <w:t xml:space="preserve"> on </w:t>
      </w:r>
      <w:r w:rsidR="00E570CB">
        <w:t>Your</w:t>
      </w:r>
      <w:r w:rsidRPr="00AB1781">
        <w:t xml:space="preserve"> </w:t>
      </w:r>
      <w:r w:rsidR="00B24F7C">
        <w:t>statutes</w:t>
      </w:r>
      <w:r w:rsidRPr="00AB1781">
        <w:t>.</w:t>
      </w:r>
    </w:p>
    <w:p w14:paraId="7F91A74E" w14:textId="77777777" w:rsidR="00385CB8" w:rsidRPr="00AB1781" w:rsidRDefault="00385CB8" w:rsidP="00385CB8">
      <w:pPr>
        <w:pStyle w:val="EnglishHangNoCoptic"/>
      </w:pPr>
      <w:r w:rsidRPr="00AB1781">
        <w:t xml:space="preserve">71 It is good for me that </w:t>
      </w:r>
      <w:r w:rsidR="001040C8">
        <w:t>You</w:t>
      </w:r>
      <w:r w:rsidRPr="00AB1781">
        <w:t xml:space="preserve"> </w:t>
      </w:r>
      <w:r w:rsidR="00556387">
        <w:t>have</w:t>
      </w:r>
      <w:r w:rsidRPr="00AB1781">
        <w:t xml:space="preserve"> humbled me,</w:t>
      </w:r>
    </w:p>
    <w:p w14:paraId="11CC6834" w14:textId="1898236E" w:rsidR="00385CB8" w:rsidRPr="00AB1781" w:rsidRDefault="00385CB8" w:rsidP="00385CB8">
      <w:pPr>
        <w:pStyle w:val="EnglishHangEndNoCoptic"/>
      </w:pPr>
      <w:r w:rsidRPr="00AB1781">
        <w:tab/>
        <w:t xml:space="preserve">that I may learn </w:t>
      </w:r>
      <w:r w:rsidR="00E570CB">
        <w:t>Your</w:t>
      </w:r>
      <w:r w:rsidRPr="00AB1781">
        <w:t xml:space="preserve"> </w:t>
      </w:r>
      <w:r w:rsidR="00B24F7C">
        <w:t>statutes</w:t>
      </w:r>
      <w:r w:rsidRPr="00AB1781">
        <w:t>.</w:t>
      </w:r>
    </w:p>
    <w:p w14:paraId="69C658F2" w14:textId="347F07DF" w:rsidR="00385CB8" w:rsidRPr="00AB1781" w:rsidRDefault="00385CB8" w:rsidP="00385CB8">
      <w:pPr>
        <w:pStyle w:val="EnglishHangNoCoptic"/>
      </w:pPr>
      <w:r w:rsidRPr="00AB1781">
        <w:t xml:space="preserve">72 The law of </w:t>
      </w:r>
      <w:r w:rsidR="00E570CB">
        <w:t>Your</w:t>
      </w:r>
      <w:r w:rsidRPr="00AB1781">
        <w:t xml:space="preserve"> mouth is a treasure to me</w:t>
      </w:r>
      <w:r w:rsidR="00B24F7C">
        <w:t>,</w:t>
      </w:r>
    </w:p>
    <w:p w14:paraId="794F35BF" w14:textId="7CCAA230" w:rsidR="00385CB8" w:rsidRDefault="00385CB8" w:rsidP="00385CB8">
      <w:pPr>
        <w:pStyle w:val="EnglishHangEndNoCoptic"/>
      </w:pPr>
      <w:r w:rsidRPr="00AB1781">
        <w:tab/>
        <w:t>beyond thousands of gold and silver</w:t>
      </w:r>
      <w:r w:rsidR="00B24F7C">
        <w:t xml:space="preserve"> [pieces]</w:t>
      </w:r>
      <w:r w:rsidRPr="00AB1781">
        <w:t>.</w:t>
      </w:r>
      <w:r w:rsidRPr="00AB1781">
        <w:rPr>
          <w:rStyle w:val="FootnoteReference"/>
        </w:rPr>
        <w:footnoteReference w:id="726"/>
      </w:r>
    </w:p>
    <w:p w14:paraId="04BD1921" w14:textId="3BB5DC9B" w:rsidR="00E611C7" w:rsidRDefault="00E611C7" w:rsidP="00E611C7">
      <w:pPr>
        <w:pStyle w:val="Rubric"/>
      </w:pPr>
      <w:r>
        <w:t>Glory to You, O Love of mankind.</w:t>
      </w:r>
    </w:p>
    <w:p w14:paraId="07786F89" w14:textId="325B7EE3" w:rsidR="00924D0C" w:rsidRDefault="00924D0C" w:rsidP="00924D0C">
      <w:pPr>
        <w:pStyle w:val="Rubric"/>
      </w:pPr>
      <w:r>
        <w:t>Glory…</w:t>
      </w:r>
    </w:p>
    <w:p w14:paraId="6ECDC78F" w14:textId="6E5E22DF" w:rsidR="00332736" w:rsidRPr="00AB1781" w:rsidRDefault="00332736" w:rsidP="00BF0205">
      <w:pPr>
        <w:pStyle w:val="Heading5"/>
      </w:pPr>
      <w:r>
        <w:t>Psalm 118 Part 10</w:t>
      </w:r>
      <w:r w:rsidR="00F224C9">
        <w:t xml:space="preserve"> (</w:t>
      </w:r>
      <w:r w:rsidR="00F224C9" w:rsidRPr="00055722">
        <w:rPr>
          <w:rFonts w:ascii="Tahoma" w:eastAsia="Tahoma" w:hAnsi="Tahoma" w:cs="Tahoma"/>
        </w:rPr>
        <w:t>י</w:t>
      </w:r>
      <w:r w:rsidR="00F224C9">
        <w:t>)</w:t>
      </w:r>
      <w:r w:rsidR="00494693">
        <w:t xml:space="preserve">: </w:t>
      </w:r>
      <w:r w:rsidR="00E67F94">
        <w:t>“</w:t>
      </w:r>
      <w:r w:rsidR="00494693">
        <w:t xml:space="preserve">Your hands made me and </w:t>
      </w:r>
      <w:r w:rsidR="00E67F94">
        <w:t>fashioned</w:t>
      </w:r>
      <w:r w:rsidR="00494693">
        <w:t xml:space="preserve"> m</w:t>
      </w:r>
      <w:r w:rsidR="00E67F94">
        <w:t>e”</w:t>
      </w:r>
    </w:p>
    <w:p w14:paraId="676DBDCC" w14:textId="500E1087"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1716E5" w14:textId="699ECFDF" w:rsidR="00385CB8" w:rsidRPr="00AB1781" w:rsidRDefault="00385CB8" w:rsidP="00385CB8">
      <w:pPr>
        <w:pStyle w:val="EnglishHangNoCoptic"/>
      </w:pPr>
      <w:r w:rsidRPr="00AB1781">
        <w:t xml:space="preserve">73 </w:t>
      </w:r>
      <w:r w:rsidR="00E570CB">
        <w:t>Your</w:t>
      </w:r>
      <w:r w:rsidRPr="00AB1781">
        <w:t xml:space="preserve"> hands made me and </w:t>
      </w:r>
      <w:r w:rsidR="00B24F7C">
        <w:t>fashioned</w:t>
      </w:r>
      <w:r w:rsidRPr="00AB1781">
        <w:t xml:space="preserve"> me;</w:t>
      </w:r>
    </w:p>
    <w:p w14:paraId="28D63C97" w14:textId="553DF1C6" w:rsidR="00385CB8" w:rsidRPr="00AB1781" w:rsidRDefault="00385CB8" w:rsidP="00385CB8">
      <w:pPr>
        <w:pStyle w:val="EnglishHangEndNoCoptic"/>
      </w:pPr>
      <w:r w:rsidRPr="00AB1781">
        <w:tab/>
        <w:t>give me understanding</w:t>
      </w:r>
      <w:r w:rsidR="00B24F7C">
        <w:t>,</w:t>
      </w:r>
      <w:r w:rsidRPr="00AB1781">
        <w:t xml:space="preserve"> and I will learn </w:t>
      </w:r>
      <w:r w:rsidR="00E570CB">
        <w:t>Your</w:t>
      </w:r>
      <w:r w:rsidRPr="00AB1781">
        <w:t xml:space="preserve"> commandments,</w:t>
      </w:r>
    </w:p>
    <w:p w14:paraId="3DDF27D3" w14:textId="77777777" w:rsidR="00385CB8" w:rsidRPr="00AB1781" w:rsidRDefault="00385CB8" w:rsidP="00385CB8">
      <w:pPr>
        <w:pStyle w:val="EnglishHangNoCoptic"/>
      </w:pPr>
      <w:r w:rsidRPr="00AB1781">
        <w:t xml:space="preserve">74 Those who fear </w:t>
      </w:r>
      <w:r w:rsidR="001040C8">
        <w:t>You</w:t>
      </w:r>
      <w:r w:rsidRPr="00AB1781">
        <w:t xml:space="preserve"> will be glad when they see me,</w:t>
      </w:r>
    </w:p>
    <w:p w14:paraId="3507A19F" w14:textId="387B74BC" w:rsidR="00385CB8" w:rsidRPr="00AB1781" w:rsidRDefault="00385CB8" w:rsidP="00385CB8">
      <w:pPr>
        <w:pStyle w:val="EnglishHangEndNoCoptic"/>
      </w:pPr>
      <w:r w:rsidRPr="00AB1781">
        <w:tab/>
        <w:t xml:space="preserve">because I </w:t>
      </w:r>
      <w:r w:rsidR="00B24F7C">
        <w:t>hope</w:t>
      </w:r>
      <w:r w:rsidRPr="00AB1781">
        <w:t xml:space="preserve"> in </w:t>
      </w:r>
      <w:r w:rsidR="00E570CB">
        <w:t>Your</w:t>
      </w:r>
      <w:r w:rsidRPr="00AB1781">
        <w:t xml:space="preserve"> words.</w:t>
      </w:r>
    </w:p>
    <w:p w14:paraId="00D00DAF" w14:textId="6995B18F" w:rsidR="00385CB8" w:rsidRPr="00AB1781" w:rsidRDefault="00385CB8" w:rsidP="00385CB8">
      <w:pPr>
        <w:pStyle w:val="EnglishHangNoCoptic"/>
      </w:pPr>
      <w:r w:rsidRPr="00AB1781">
        <w:t xml:space="preserve">75 I know, O Lord, that </w:t>
      </w:r>
      <w:r w:rsidR="00E570CB">
        <w:t>Your</w:t>
      </w:r>
      <w:r w:rsidRPr="00AB1781">
        <w:t xml:space="preserve"> judgments are </w:t>
      </w:r>
      <w:r w:rsidR="00B24F7C">
        <w:t>righteous</w:t>
      </w:r>
      <w:r w:rsidRPr="00AB1781">
        <w:t>,</w:t>
      </w:r>
    </w:p>
    <w:p w14:paraId="48A99989" w14:textId="27AC4F1E" w:rsidR="00385CB8" w:rsidRPr="00AB1781" w:rsidRDefault="00385CB8" w:rsidP="00385CB8">
      <w:pPr>
        <w:pStyle w:val="EnglishHangEndNoCoptic"/>
      </w:pPr>
      <w:r w:rsidRPr="00AB1781">
        <w:tab/>
        <w:t xml:space="preserve">and that </w:t>
      </w:r>
      <w:r w:rsidR="001040C8">
        <w:t>You</w:t>
      </w:r>
      <w:r w:rsidRPr="00AB1781">
        <w:t xml:space="preserve"> humbled me</w:t>
      </w:r>
      <w:r w:rsidR="00B24F7C">
        <w:t xml:space="preserve"> with truth</w:t>
      </w:r>
      <w:r w:rsidRPr="00AB1781">
        <w:t>.</w:t>
      </w:r>
    </w:p>
    <w:p w14:paraId="2D7407FF" w14:textId="1B33C0A7" w:rsidR="00385CB8" w:rsidRPr="00AB1781" w:rsidRDefault="00385CB8" w:rsidP="00385CB8">
      <w:pPr>
        <w:pStyle w:val="EnglishHangNoCoptic"/>
      </w:pPr>
      <w:r w:rsidRPr="00AB1781">
        <w:t xml:space="preserve">76 </w:t>
      </w:r>
      <w:r w:rsidR="00B24F7C">
        <w:t>L</w:t>
      </w:r>
      <w:r w:rsidRPr="00AB1781">
        <w:t xml:space="preserve">et </w:t>
      </w:r>
      <w:r w:rsidR="00E570CB">
        <w:t>Your</w:t>
      </w:r>
      <w:r w:rsidRPr="00AB1781">
        <w:t xml:space="preserve"> mercy</w:t>
      </w:r>
      <w:r w:rsidR="00B24F7C">
        <w:t xml:space="preserve"> come upon me to</w:t>
      </w:r>
      <w:r w:rsidRPr="00AB1781">
        <w:t xml:space="preserve"> comfort me</w:t>
      </w:r>
      <w:r w:rsidR="00B24F7C">
        <w:t>,</w:t>
      </w:r>
    </w:p>
    <w:p w14:paraId="57637DCE" w14:textId="1DA0B738" w:rsidR="00385CB8" w:rsidRPr="00AB1781" w:rsidRDefault="00385CB8" w:rsidP="00385CB8">
      <w:pPr>
        <w:pStyle w:val="EnglishHangEndNoCoptic"/>
      </w:pPr>
      <w:r w:rsidRPr="00AB1781">
        <w:tab/>
        <w:t xml:space="preserve">according to </w:t>
      </w:r>
      <w:r w:rsidR="00E570CB">
        <w:t>Your</w:t>
      </w:r>
      <w:r w:rsidRPr="00AB1781">
        <w:t xml:space="preserve"> word to </w:t>
      </w:r>
      <w:r w:rsidR="00E570CB">
        <w:t>Your</w:t>
      </w:r>
      <w:r w:rsidRPr="00AB1781">
        <w:t xml:space="preserve"> </w:t>
      </w:r>
      <w:r w:rsidR="00B24F7C">
        <w:t>servant</w:t>
      </w:r>
      <w:r w:rsidRPr="00AB1781">
        <w:t>.</w:t>
      </w:r>
    </w:p>
    <w:p w14:paraId="1EDE1C35" w14:textId="2F78CCB9" w:rsidR="00385CB8" w:rsidRPr="00AB1781" w:rsidRDefault="00385CB8" w:rsidP="00385CB8">
      <w:pPr>
        <w:pStyle w:val="EnglishHangNoCoptic"/>
      </w:pPr>
      <w:r w:rsidRPr="00AB1781">
        <w:t xml:space="preserve">77 Let </w:t>
      </w:r>
      <w:r w:rsidR="00E570CB">
        <w:t>Your</w:t>
      </w:r>
      <w:r w:rsidRPr="00AB1781">
        <w:t xml:space="preserve"> compassion come to me, and I </w:t>
      </w:r>
      <w:r w:rsidR="00B24F7C">
        <w:t>will</w:t>
      </w:r>
      <w:r w:rsidRPr="00AB1781">
        <w:t xml:space="preserve"> live;</w:t>
      </w:r>
    </w:p>
    <w:p w14:paraId="49ECE4F6" w14:textId="77777777" w:rsidR="00385CB8" w:rsidRPr="00AB1781" w:rsidRDefault="00385CB8" w:rsidP="00385CB8">
      <w:pPr>
        <w:pStyle w:val="EnglishHangEndNoCoptic"/>
      </w:pPr>
      <w:r w:rsidRPr="00AB1781">
        <w:tab/>
        <w:t xml:space="preserve">for </w:t>
      </w:r>
      <w:r w:rsidR="00E570CB">
        <w:t>Your</w:t>
      </w:r>
      <w:r w:rsidRPr="00AB1781">
        <w:t xml:space="preserve"> law is my meditation.</w:t>
      </w:r>
    </w:p>
    <w:p w14:paraId="201884B1" w14:textId="69F0CDE8" w:rsidR="00385CB8" w:rsidRPr="00AB1781" w:rsidRDefault="00385CB8" w:rsidP="00385CB8">
      <w:pPr>
        <w:pStyle w:val="EnglishHangNoCoptic"/>
      </w:pPr>
      <w:r w:rsidRPr="00AB1781">
        <w:t xml:space="preserve">78 Let the </w:t>
      </w:r>
      <w:r w:rsidR="00B24F7C">
        <w:t xml:space="preserve">arrogant be </w:t>
      </w:r>
      <w:r w:rsidRPr="00AB1781">
        <w:t xml:space="preserve">shamed, for they unjustly </w:t>
      </w:r>
      <w:r w:rsidR="00B24F7C">
        <w:t>transgressed against</w:t>
      </w:r>
      <w:r w:rsidR="00B24F7C" w:rsidRPr="00AB1781">
        <w:t xml:space="preserve"> </w:t>
      </w:r>
      <w:r w:rsidRPr="00AB1781">
        <w:t>me;</w:t>
      </w:r>
    </w:p>
    <w:p w14:paraId="67A72D2D" w14:textId="77777777" w:rsidR="00385CB8" w:rsidRPr="00AB1781" w:rsidRDefault="00385CB8" w:rsidP="00385CB8">
      <w:pPr>
        <w:pStyle w:val="EnglishHangEndNoCoptic"/>
      </w:pPr>
      <w:r w:rsidRPr="00AB1781">
        <w:tab/>
        <w:t xml:space="preserve">but I will meditate on </w:t>
      </w:r>
      <w:r w:rsidR="00E570CB">
        <w:t>Your</w:t>
      </w:r>
      <w:r w:rsidRPr="00AB1781">
        <w:t xml:space="preserve"> commandments.</w:t>
      </w:r>
    </w:p>
    <w:p w14:paraId="137CFE01" w14:textId="2581DBD3" w:rsidR="00385CB8" w:rsidRPr="00AB1781" w:rsidRDefault="00385CB8" w:rsidP="00385CB8">
      <w:pPr>
        <w:pStyle w:val="EnglishHangNoCoptic"/>
      </w:pPr>
      <w:r w:rsidRPr="00AB1781">
        <w:t xml:space="preserve">79 Let those who fear </w:t>
      </w:r>
      <w:r w:rsidR="001040C8">
        <w:t>You</w:t>
      </w:r>
      <w:r w:rsidR="00B24F7C">
        <w:t>,</w:t>
      </w:r>
    </w:p>
    <w:p w14:paraId="3D2919FF" w14:textId="6FD3BF3C" w:rsidR="00385CB8" w:rsidRPr="00AB1781" w:rsidRDefault="00385CB8" w:rsidP="00B24F7C">
      <w:pPr>
        <w:pStyle w:val="EnglishHangEndNoCoptic"/>
      </w:pPr>
      <w:r w:rsidRPr="00AB1781">
        <w:tab/>
        <w:t xml:space="preserve">and those who know </w:t>
      </w:r>
      <w:r w:rsidR="00E570CB">
        <w:t>Your</w:t>
      </w:r>
      <w:r w:rsidRPr="00AB1781">
        <w:t xml:space="preserve"> testimonies</w:t>
      </w:r>
      <w:r w:rsidR="00B24F7C">
        <w:t xml:space="preserve"> turn to me</w:t>
      </w:r>
      <w:r w:rsidRPr="00AB1781">
        <w:t>.</w:t>
      </w:r>
    </w:p>
    <w:p w14:paraId="6CD716DD" w14:textId="65014680" w:rsidR="00385CB8" w:rsidRPr="00AB1781" w:rsidRDefault="00385CB8" w:rsidP="00385CB8">
      <w:pPr>
        <w:pStyle w:val="EnglishHangNoCoptic"/>
      </w:pPr>
      <w:r w:rsidRPr="00AB1781">
        <w:lastRenderedPageBreak/>
        <w:t xml:space="preserve">80 Let my heart be </w:t>
      </w:r>
      <w:r w:rsidR="00B24F7C">
        <w:t>blameless</w:t>
      </w:r>
      <w:r w:rsidRPr="00AB1781">
        <w:t xml:space="preserve"> in </w:t>
      </w:r>
      <w:r w:rsidR="00E570CB">
        <w:t>Your</w:t>
      </w:r>
      <w:r w:rsidRPr="00AB1781">
        <w:t xml:space="preserve"> </w:t>
      </w:r>
      <w:r w:rsidR="00B24F7C">
        <w:t>statutes</w:t>
      </w:r>
      <w:r w:rsidRPr="00AB1781">
        <w:t>,</w:t>
      </w:r>
    </w:p>
    <w:p w14:paraId="12950437" w14:textId="78DB0F19" w:rsidR="00385CB8" w:rsidRDefault="00385CB8" w:rsidP="00385CB8">
      <w:pPr>
        <w:pStyle w:val="EnglishHangEndNoCoptic"/>
      </w:pPr>
      <w:r w:rsidRPr="00AB1781">
        <w:tab/>
        <w:t xml:space="preserve">that I may not be </w:t>
      </w:r>
      <w:r w:rsidR="00320BDD">
        <w:t>put to shame</w:t>
      </w:r>
      <w:r w:rsidRPr="00AB1781">
        <w:t>.</w:t>
      </w:r>
    </w:p>
    <w:p w14:paraId="06DF21CE" w14:textId="4EAEBC4F" w:rsidR="00E611C7" w:rsidRDefault="00E611C7" w:rsidP="00E611C7">
      <w:pPr>
        <w:pStyle w:val="Rubric"/>
      </w:pPr>
      <w:r>
        <w:t>Glory to You, O Love of mankind.</w:t>
      </w:r>
    </w:p>
    <w:p w14:paraId="79CF630E" w14:textId="246284DF" w:rsidR="00332736" w:rsidRPr="00385CB8" w:rsidRDefault="00332736" w:rsidP="00BF0205">
      <w:pPr>
        <w:pStyle w:val="Heading5"/>
      </w:pPr>
      <w:r>
        <w:t>Psalm 118 Part 11</w:t>
      </w:r>
      <w:r w:rsidR="00F224C9">
        <w:t xml:space="preserve"> (</w:t>
      </w:r>
      <w:r w:rsidR="00F224C9" w:rsidRPr="00055722">
        <w:rPr>
          <w:rFonts w:ascii="Tahoma" w:eastAsia="Tahoma" w:hAnsi="Tahoma" w:cs="Tahoma"/>
        </w:rPr>
        <w:t>כ</w:t>
      </w:r>
      <w:r w:rsidR="00F224C9">
        <w:t>)</w:t>
      </w:r>
      <w:r w:rsidR="00D9575C">
        <w:t xml:space="preserve">: </w:t>
      </w:r>
      <w:r w:rsidR="00E67F94">
        <w:t>“</w:t>
      </w:r>
      <w:r w:rsidR="00D9575C">
        <w:t xml:space="preserve">My soul earnestly longs </w:t>
      </w:r>
      <w:r w:rsidR="00494693">
        <w:t>for Your salvatio</w:t>
      </w:r>
      <w:r w:rsidR="00E67F94">
        <w:t>n”</w:t>
      </w:r>
    </w:p>
    <w:p w14:paraId="24180F51" w14:textId="14C355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A105A63" w14:textId="3884DC0A" w:rsidR="00385CB8" w:rsidRPr="00AB1781" w:rsidRDefault="00385CB8" w:rsidP="00385CB8">
      <w:pPr>
        <w:pStyle w:val="EnglishHangNoCoptic"/>
      </w:pPr>
      <w:r w:rsidRPr="00AB1781">
        <w:t>81 My</w:t>
      </w:r>
      <w:r w:rsidR="00C936FC">
        <w:t xml:space="preserve"> soul</w:t>
      </w:r>
      <w:r w:rsidRPr="00AB1781">
        <w:t xml:space="preserve"> </w:t>
      </w:r>
      <w:r w:rsidR="00C936FC">
        <w:t>earnestly longs</w:t>
      </w:r>
      <w:r w:rsidRPr="00AB1781">
        <w:t xml:space="preserve"> for</w:t>
      </w:r>
      <w:r w:rsidR="00C936FC">
        <w:rPr>
          <w:rStyle w:val="FootnoteReference"/>
        </w:rPr>
        <w:footnoteReference w:id="727"/>
      </w:r>
      <w:r w:rsidRPr="00AB1781">
        <w:t xml:space="preserve"> </w:t>
      </w:r>
      <w:r w:rsidR="00E570CB">
        <w:t>Your</w:t>
      </w:r>
      <w:r w:rsidR="00C936FC">
        <w:t xml:space="preserve"> salvation,</w:t>
      </w:r>
    </w:p>
    <w:p w14:paraId="70685823" w14:textId="3CCB6350" w:rsidR="00385CB8" w:rsidRPr="00AB1781" w:rsidRDefault="00385CB8" w:rsidP="00385CB8">
      <w:pPr>
        <w:pStyle w:val="EnglishHangEndNoCoptic"/>
      </w:pPr>
      <w:r w:rsidRPr="00AB1781">
        <w:tab/>
      </w:r>
      <w:r w:rsidR="00C936FC">
        <w:t xml:space="preserve">And </w:t>
      </w:r>
      <w:r w:rsidRPr="00AB1781">
        <w:t xml:space="preserve">I hope in </w:t>
      </w:r>
      <w:r w:rsidR="00E570CB">
        <w:t>Your</w:t>
      </w:r>
      <w:r w:rsidR="00C936FC">
        <w:t xml:space="preserve"> word</w:t>
      </w:r>
      <w:r w:rsidRPr="00AB1781">
        <w:t>.</w:t>
      </w:r>
    </w:p>
    <w:p w14:paraId="6E0A1E30" w14:textId="113986A2" w:rsidR="00385CB8" w:rsidRPr="00AB1781" w:rsidRDefault="00C936FC" w:rsidP="00385CB8">
      <w:pPr>
        <w:pStyle w:val="EnglishHangNoCoptic"/>
      </w:pPr>
      <w:r>
        <w:t>82 My eyes failed</w:t>
      </w:r>
      <w:r w:rsidR="00385CB8" w:rsidRPr="00AB1781">
        <w:t xml:space="preserve"> </w:t>
      </w:r>
      <w:r>
        <w:t>for your saying</w:t>
      </w:r>
      <w:r>
        <w:rPr>
          <w:rStyle w:val="FootnoteReference"/>
        </w:rPr>
        <w:footnoteReference w:id="728"/>
      </w:r>
      <w:r w:rsidR="00385CB8" w:rsidRPr="00AB1781">
        <w:t>,</w:t>
      </w:r>
    </w:p>
    <w:p w14:paraId="153511CC" w14:textId="5F62E4D7" w:rsidR="00385CB8" w:rsidRPr="00AB1781" w:rsidRDefault="00C936FC" w:rsidP="00385CB8">
      <w:pPr>
        <w:pStyle w:val="EnglishHangEndNoCoptic"/>
      </w:pPr>
      <w:r>
        <w:tab/>
        <w:t>saying, “</w:t>
      </w:r>
      <w:r w:rsidR="00385CB8" w:rsidRPr="00AB1781">
        <w:t xml:space="preserve">When </w:t>
      </w:r>
      <w:r w:rsidR="00556387">
        <w:t>will</w:t>
      </w:r>
      <w:r w:rsidR="00385CB8" w:rsidRPr="00AB1781">
        <w:t xml:space="preserve"> </w:t>
      </w:r>
      <w:r w:rsidR="001040C8">
        <w:t>You</w:t>
      </w:r>
      <w:r>
        <w:t xml:space="preserve"> comfort me?”</w:t>
      </w:r>
      <w:r w:rsidR="00385CB8" w:rsidRPr="00AB1781">
        <w:rPr>
          <w:rStyle w:val="FootnoteReference"/>
        </w:rPr>
        <w:footnoteReference w:id="729"/>
      </w:r>
    </w:p>
    <w:p w14:paraId="2FF88A6A" w14:textId="78F0E0DA" w:rsidR="00385CB8" w:rsidRPr="00AB1781" w:rsidRDefault="00385CB8" w:rsidP="00385CB8">
      <w:pPr>
        <w:pStyle w:val="EnglishHangNoCoptic"/>
      </w:pPr>
      <w:r w:rsidRPr="00AB1781">
        <w:t xml:space="preserve">83 For I </w:t>
      </w:r>
      <w:r w:rsidR="00C936FC">
        <w:t>beca</w:t>
      </w:r>
      <w:r w:rsidRPr="00AB1781">
        <w:t>me like a wineskin in the frost;</w:t>
      </w:r>
      <w:r w:rsidRPr="00AB1781">
        <w:rPr>
          <w:rStyle w:val="FootnoteReference"/>
        </w:rPr>
        <w:footnoteReference w:id="730"/>
      </w:r>
    </w:p>
    <w:p w14:paraId="6CE2CD09" w14:textId="650E3F1E" w:rsidR="00385CB8" w:rsidRPr="00AB1781" w:rsidRDefault="00385CB8" w:rsidP="00385CB8">
      <w:pPr>
        <w:pStyle w:val="EnglishHangEndNoCoptic"/>
      </w:pPr>
      <w:r w:rsidRPr="00AB1781">
        <w:tab/>
      </w:r>
      <w:r w:rsidR="00C936FC">
        <w:t>[but] I did not forget your statutes</w:t>
      </w:r>
      <w:r w:rsidRPr="00AB1781">
        <w:t>.</w:t>
      </w:r>
    </w:p>
    <w:p w14:paraId="53E0CBE1" w14:textId="218C8427" w:rsidR="00385CB8" w:rsidRPr="00AB1781" w:rsidRDefault="00385CB8" w:rsidP="00385CB8">
      <w:pPr>
        <w:pStyle w:val="EnglishHangNoCoptic"/>
      </w:pPr>
      <w:r w:rsidRPr="00AB1781">
        <w:t xml:space="preserve">84 How many are the days of </w:t>
      </w:r>
      <w:r w:rsidR="00E570CB">
        <w:t>Your</w:t>
      </w:r>
      <w:r w:rsidRPr="00AB1781">
        <w:t xml:space="preserve"> </w:t>
      </w:r>
      <w:r w:rsidR="00C936FC">
        <w:t>servant</w:t>
      </w:r>
      <w:r w:rsidRPr="00AB1781">
        <w:t>?</w:t>
      </w:r>
    </w:p>
    <w:p w14:paraId="71FA4915" w14:textId="608D07EB" w:rsidR="00385CB8" w:rsidRPr="00AB1781" w:rsidRDefault="00385CB8" w:rsidP="00385CB8">
      <w:pPr>
        <w:pStyle w:val="EnglishHangEndNoCoptic"/>
      </w:pPr>
      <w:r w:rsidRPr="00AB1781">
        <w:tab/>
        <w:t xml:space="preserve">When will </w:t>
      </w:r>
      <w:r w:rsidR="00C936FC">
        <w:t>you judge my persecutors</w:t>
      </w:r>
      <w:r w:rsidRPr="00AB1781">
        <w:t>?</w:t>
      </w:r>
    </w:p>
    <w:p w14:paraId="29D29C5F" w14:textId="22D43F1A" w:rsidR="00385CB8" w:rsidRPr="00AB1781" w:rsidRDefault="00385CB8" w:rsidP="00385CB8">
      <w:pPr>
        <w:pStyle w:val="EnglishHangNoCoptic"/>
      </w:pPr>
      <w:r w:rsidRPr="00AB1781">
        <w:t xml:space="preserve">85 </w:t>
      </w:r>
      <w:r w:rsidR="00C936FC">
        <w:t>Transgressors</w:t>
      </w:r>
      <w:r w:rsidRPr="00AB1781">
        <w:t xml:space="preserve"> </w:t>
      </w:r>
      <w:r w:rsidR="00C936FC">
        <w:t>t</w:t>
      </w:r>
      <w:r w:rsidRPr="00AB1781">
        <w:t xml:space="preserve">old me </w:t>
      </w:r>
      <w:r w:rsidR="00C936FC">
        <w:t>tales</w:t>
      </w:r>
      <w:r w:rsidRPr="00AB1781">
        <w:t>,</w:t>
      </w:r>
    </w:p>
    <w:p w14:paraId="0FC5B82A" w14:textId="12B9202E" w:rsidR="00385CB8" w:rsidRPr="00AB1781" w:rsidRDefault="00385CB8" w:rsidP="00385CB8">
      <w:pPr>
        <w:pStyle w:val="EnglishHangEndNoCoptic"/>
      </w:pPr>
      <w:r w:rsidRPr="00AB1781">
        <w:tab/>
        <w:t xml:space="preserve">but </w:t>
      </w:r>
      <w:r w:rsidR="00C936FC">
        <w:t>these are not like</w:t>
      </w:r>
      <w:r w:rsidRPr="00AB1781">
        <w:t xml:space="preserve"> </w:t>
      </w:r>
      <w:r w:rsidR="00E570CB">
        <w:t>Your</w:t>
      </w:r>
      <w:r w:rsidR="00C936FC">
        <w:t xml:space="preserve"> L</w:t>
      </w:r>
      <w:r w:rsidRPr="00AB1781">
        <w:t>aw, O Lord.</w:t>
      </w:r>
    </w:p>
    <w:p w14:paraId="2F36D9F5" w14:textId="057EB6FB" w:rsidR="00385CB8" w:rsidRPr="00AB1781" w:rsidRDefault="00385CB8" w:rsidP="00385CB8">
      <w:pPr>
        <w:pStyle w:val="EnglishHangNoCoptic"/>
      </w:pPr>
      <w:r w:rsidRPr="00AB1781">
        <w:t xml:space="preserve">86 All </w:t>
      </w:r>
      <w:r w:rsidR="00E570CB">
        <w:t>Your</w:t>
      </w:r>
      <w:r w:rsidR="00C936FC">
        <w:t xml:space="preserve"> commandments are truth;</w:t>
      </w:r>
    </w:p>
    <w:p w14:paraId="66545668" w14:textId="745CADDA" w:rsidR="00385CB8" w:rsidRPr="00AB1781" w:rsidRDefault="00C936FC" w:rsidP="00385CB8">
      <w:pPr>
        <w:pStyle w:val="EnglishHangEndNoCoptic"/>
      </w:pPr>
      <w:r>
        <w:tab/>
        <w:t>t</w:t>
      </w:r>
      <w:r w:rsidR="00385CB8" w:rsidRPr="00AB1781">
        <w:t>hey persecute me unjustly; help me!</w:t>
      </w:r>
    </w:p>
    <w:p w14:paraId="4C83BBC8" w14:textId="68DE2DDC" w:rsidR="00385CB8" w:rsidRPr="00AB1781" w:rsidRDefault="00385CB8" w:rsidP="00385CB8">
      <w:pPr>
        <w:pStyle w:val="EnglishHangNoCoptic"/>
      </w:pPr>
      <w:r w:rsidRPr="00AB1781">
        <w:t xml:space="preserve">87 They nearly </w:t>
      </w:r>
      <w:r w:rsidR="00D9575C">
        <w:t>destroyed</w:t>
      </w:r>
      <w:r w:rsidRPr="00AB1781">
        <w:t xml:space="preserve"> me on earth;</w:t>
      </w:r>
    </w:p>
    <w:p w14:paraId="74C7C5FD" w14:textId="33F4CC12" w:rsidR="00385CB8" w:rsidRPr="00AB1781" w:rsidRDefault="00385CB8" w:rsidP="00385CB8">
      <w:pPr>
        <w:pStyle w:val="EnglishHangEndNoCoptic"/>
      </w:pPr>
      <w:r w:rsidRPr="00AB1781">
        <w:tab/>
        <w:t xml:space="preserve">but I </w:t>
      </w:r>
      <w:r w:rsidR="00D9575C">
        <w:t>did not forsake</w:t>
      </w:r>
      <w:r w:rsidRPr="00AB1781">
        <w:t xml:space="preserve"> </w:t>
      </w:r>
      <w:r w:rsidR="00E570CB">
        <w:t>Your</w:t>
      </w:r>
      <w:r w:rsidRPr="00AB1781">
        <w:t xml:space="preserve"> commandments.</w:t>
      </w:r>
    </w:p>
    <w:p w14:paraId="2F036F0D" w14:textId="56B644D9" w:rsidR="00385CB8" w:rsidRPr="00AB1781" w:rsidRDefault="00D9575C" w:rsidP="00385CB8">
      <w:pPr>
        <w:pStyle w:val="EnglishHangNoCoptic"/>
      </w:pPr>
      <w:r>
        <w:t>88 Revive</w:t>
      </w:r>
      <w:r>
        <w:rPr>
          <w:rStyle w:val="FootnoteReference"/>
        </w:rPr>
        <w:footnoteReference w:id="731"/>
      </w:r>
      <w:r>
        <w:t xml:space="preserve"> me in Your mercy</w:t>
      </w:r>
      <w:r w:rsidR="00385CB8" w:rsidRPr="00AB1781">
        <w:t>,</w:t>
      </w:r>
    </w:p>
    <w:p w14:paraId="31C80E2E" w14:textId="7C3484C4" w:rsidR="00385CB8" w:rsidRDefault="00385CB8" w:rsidP="00385CB8">
      <w:pPr>
        <w:pStyle w:val="EnglishHangEndNoCoptic"/>
      </w:pPr>
      <w:r w:rsidRPr="00AB1781">
        <w:tab/>
        <w:t xml:space="preserve">and I </w:t>
      </w:r>
      <w:r w:rsidR="00D9575C">
        <w:t>will</w:t>
      </w:r>
      <w:r w:rsidRPr="00AB1781">
        <w:t xml:space="preserve"> </w:t>
      </w:r>
      <w:r w:rsidR="00D9575C">
        <w:t>keep</w:t>
      </w:r>
      <w:r w:rsidRPr="00AB1781">
        <w:t xml:space="preserve"> the testimonies of </w:t>
      </w:r>
      <w:r w:rsidR="00E570CB">
        <w:t>Your</w:t>
      </w:r>
      <w:r w:rsidRPr="00AB1781">
        <w:t xml:space="preserve"> mouth.</w:t>
      </w:r>
    </w:p>
    <w:p w14:paraId="05D64A1E" w14:textId="15D38395" w:rsidR="00E611C7" w:rsidRDefault="00E611C7" w:rsidP="00E611C7">
      <w:pPr>
        <w:pStyle w:val="Rubric"/>
      </w:pPr>
      <w:r>
        <w:t>Glory to You, O Love of mankind.</w:t>
      </w:r>
    </w:p>
    <w:p w14:paraId="62D4C6FC" w14:textId="099A4111" w:rsidR="00332736" w:rsidRPr="00AB1781" w:rsidRDefault="00332736" w:rsidP="00BF0205">
      <w:pPr>
        <w:pStyle w:val="Heading5"/>
      </w:pPr>
      <w:r>
        <w:t>Psalm 118 Part 12</w:t>
      </w:r>
      <w:r w:rsidR="00F224C9">
        <w:t xml:space="preserve"> (</w:t>
      </w:r>
      <w:r w:rsidR="00F224C9" w:rsidRPr="003B7D97">
        <w:rPr>
          <w:rFonts w:ascii="Tahoma" w:eastAsia="Tahoma" w:hAnsi="Tahoma" w:cs="Tahoma"/>
        </w:rPr>
        <w:t>ל</w:t>
      </w:r>
      <w:r w:rsidR="00F224C9">
        <w:t>)</w:t>
      </w:r>
      <w:r w:rsidR="00494693">
        <w:t xml:space="preserve">: </w:t>
      </w:r>
      <w:r w:rsidR="00E67F94">
        <w:t>“</w:t>
      </w:r>
      <w:r w:rsidR="00494693">
        <w:t>Your word, O Lord, continues forever in Heave</w:t>
      </w:r>
      <w:r w:rsidR="00E67F94">
        <w:t>n”</w:t>
      </w:r>
    </w:p>
    <w:p w14:paraId="17E2AE4E" w14:textId="31A3AE6F"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E45AA5E" w14:textId="77777777" w:rsidR="00385CB8" w:rsidRPr="00AB1781" w:rsidRDefault="00385CB8" w:rsidP="00385CB8">
      <w:pPr>
        <w:pStyle w:val="EnglishHangNoCoptic"/>
      </w:pPr>
      <w:r w:rsidRPr="00AB1781">
        <w:t xml:space="preserve">89 </w:t>
      </w:r>
      <w:r w:rsidR="00E570CB">
        <w:t>Your</w:t>
      </w:r>
      <w:r w:rsidRPr="00AB1781">
        <w:t xml:space="preserve"> word, O Lord,</w:t>
      </w:r>
    </w:p>
    <w:p w14:paraId="01A5D5A8" w14:textId="1BABADB3" w:rsidR="00385CB8" w:rsidRPr="00AB1781" w:rsidRDefault="00385CB8" w:rsidP="00385CB8">
      <w:pPr>
        <w:pStyle w:val="EnglishHangEndNoCoptic"/>
      </w:pPr>
      <w:r w:rsidRPr="00AB1781">
        <w:tab/>
        <w:t xml:space="preserve">continues </w:t>
      </w:r>
      <w:r w:rsidR="00A8396B">
        <w:t>forever</w:t>
      </w:r>
      <w:r w:rsidRPr="00AB1781">
        <w:t xml:space="preserve"> in Heaven.</w:t>
      </w:r>
    </w:p>
    <w:p w14:paraId="52024B19" w14:textId="58805C45" w:rsidR="00385CB8" w:rsidRPr="00AB1781" w:rsidRDefault="00385CB8" w:rsidP="00385CB8">
      <w:pPr>
        <w:pStyle w:val="EnglishHangNoCoptic"/>
      </w:pPr>
      <w:r w:rsidRPr="00AB1781">
        <w:lastRenderedPageBreak/>
        <w:t xml:space="preserve">90 </w:t>
      </w:r>
      <w:r w:rsidR="00E570CB">
        <w:t>Your</w:t>
      </w:r>
      <w:r w:rsidRPr="00AB1781">
        <w:t xml:space="preserve"> truth </w:t>
      </w:r>
      <w:r w:rsidR="00D9575C">
        <w:t>[endures]</w:t>
      </w:r>
      <w:r w:rsidRPr="00AB1781">
        <w:t xml:space="preserve"> </w:t>
      </w:r>
      <w:r w:rsidR="00D9575C">
        <w:t>from generation to generation</w:t>
      </w:r>
      <w:r w:rsidRPr="00AB1781">
        <w:t>;</w:t>
      </w:r>
    </w:p>
    <w:p w14:paraId="3D07D959" w14:textId="3845EBF4" w:rsidR="00385CB8" w:rsidRPr="00AB1781" w:rsidRDefault="00385CB8" w:rsidP="00385CB8">
      <w:pPr>
        <w:pStyle w:val="EnglishHangEndNoCoptic"/>
      </w:pPr>
      <w:r w:rsidRPr="00AB1781">
        <w:tab/>
      </w:r>
      <w:r w:rsidR="001040C8">
        <w:t>You</w:t>
      </w:r>
      <w:r w:rsidRPr="00AB1781">
        <w:t xml:space="preserve"> founded the earth, and it continues.</w:t>
      </w:r>
    </w:p>
    <w:p w14:paraId="7129F369" w14:textId="77777777" w:rsidR="00385CB8" w:rsidRPr="00AB1781" w:rsidRDefault="00385CB8" w:rsidP="00385CB8">
      <w:pPr>
        <w:pStyle w:val="EnglishHangNoCoptic"/>
      </w:pPr>
      <w:r w:rsidRPr="00AB1781">
        <w:t xml:space="preserve">91 The day continues by </w:t>
      </w:r>
      <w:r w:rsidR="00E570CB">
        <w:t>Your</w:t>
      </w:r>
      <w:r w:rsidRPr="00AB1781">
        <w:t xml:space="preserve"> arrangement,</w:t>
      </w:r>
    </w:p>
    <w:p w14:paraId="716BF94E" w14:textId="5E858682" w:rsidR="00385CB8" w:rsidRPr="00AB1781" w:rsidRDefault="00385CB8" w:rsidP="00385CB8">
      <w:pPr>
        <w:pStyle w:val="EnglishHangEndNoCoptic"/>
      </w:pPr>
      <w:r w:rsidRPr="00AB1781">
        <w:tab/>
        <w:t xml:space="preserve">for all things </w:t>
      </w:r>
      <w:r w:rsidR="00D9575C">
        <w:t>together</w:t>
      </w:r>
      <w:r w:rsidR="00D9575C">
        <w:rPr>
          <w:rStyle w:val="FootnoteReference"/>
        </w:rPr>
        <w:footnoteReference w:id="732"/>
      </w:r>
      <w:r w:rsidR="00D9575C">
        <w:t xml:space="preserve"> </w:t>
      </w:r>
      <w:r w:rsidRPr="00AB1781">
        <w:t xml:space="preserve">are </w:t>
      </w:r>
      <w:r w:rsidR="00E570CB">
        <w:t>Your</w:t>
      </w:r>
      <w:r w:rsidRPr="00AB1781">
        <w:t xml:space="preserve"> servants.</w:t>
      </w:r>
    </w:p>
    <w:p w14:paraId="56481068" w14:textId="774EA51F" w:rsidR="00385CB8" w:rsidRPr="00AB1781" w:rsidRDefault="00385CB8" w:rsidP="00385CB8">
      <w:pPr>
        <w:pStyle w:val="EnglishHangNoCoptic"/>
      </w:pPr>
      <w:r w:rsidRPr="00AB1781">
        <w:t xml:space="preserve">92 </w:t>
      </w:r>
      <w:r w:rsidR="00D9575C">
        <w:t>If</w:t>
      </w:r>
      <w:r w:rsidRPr="00AB1781">
        <w:t xml:space="preserve"> </w:t>
      </w:r>
      <w:r w:rsidR="00E570CB">
        <w:t>Your</w:t>
      </w:r>
      <w:r w:rsidRPr="00AB1781">
        <w:t xml:space="preserve"> law </w:t>
      </w:r>
      <w:r w:rsidR="00D9575C">
        <w:t>were not</w:t>
      </w:r>
      <w:r w:rsidRPr="00AB1781">
        <w:t xml:space="preserve"> my meditation,</w:t>
      </w:r>
    </w:p>
    <w:p w14:paraId="25AA555A" w14:textId="288266CD" w:rsidR="00385CB8" w:rsidRPr="00AB1781" w:rsidRDefault="00385CB8" w:rsidP="00385CB8">
      <w:pPr>
        <w:pStyle w:val="EnglishHangEndNoCoptic"/>
      </w:pPr>
      <w:r w:rsidRPr="00AB1781">
        <w:tab/>
        <w:t xml:space="preserve">I </w:t>
      </w:r>
      <w:r w:rsidR="00D9575C">
        <w:t>would</w:t>
      </w:r>
      <w:r w:rsidRPr="00AB1781">
        <w:t xml:space="preserve"> have </w:t>
      </w:r>
      <w:r w:rsidR="00D9575C">
        <w:t>perished</w:t>
      </w:r>
      <w:r w:rsidRPr="00AB1781">
        <w:t xml:space="preserve"> in my humiliation.</w:t>
      </w:r>
    </w:p>
    <w:p w14:paraId="129922EF" w14:textId="53DF87F8" w:rsidR="00385CB8" w:rsidRPr="00AB1781" w:rsidRDefault="00385CB8" w:rsidP="00385CB8">
      <w:pPr>
        <w:pStyle w:val="EnglishHangNoCoptic"/>
      </w:pPr>
      <w:r w:rsidRPr="00AB1781">
        <w:t xml:space="preserve">93 I will never forget </w:t>
      </w:r>
      <w:r w:rsidR="00E570CB">
        <w:t>Your</w:t>
      </w:r>
      <w:r w:rsidRPr="00AB1781">
        <w:t xml:space="preserve"> </w:t>
      </w:r>
      <w:r w:rsidR="00D9575C">
        <w:t>statutes</w:t>
      </w:r>
      <w:r w:rsidRPr="00AB1781">
        <w:t>,</w:t>
      </w:r>
    </w:p>
    <w:p w14:paraId="17DDD802" w14:textId="76F37472" w:rsidR="00385CB8" w:rsidRPr="00AB1781" w:rsidRDefault="00385CB8" w:rsidP="00385CB8">
      <w:pPr>
        <w:pStyle w:val="EnglishHangEndNoCoptic"/>
      </w:pPr>
      <w:r w:rsidRPr="00AB1781">
        <w:tab/>
        <w:t xml:space="preserve">for by them </w:t>
      </w:r>
      <w:r w:rsidR="001040C8">
        <w:t>You</w:t>
      </w:r>
      <w:r w:rsidRPr="00AB1781">
        <w:t xml:space="preserve"> </w:t>
      </w:r>
      <w:r w:rsidR="00556387">
        <w:t>have</w:t>
      </w:r>
      <w:r w:rsidRPr="00AB1781">
        <w:t xml:space="preserve"> </w:t>
      </w:r>
      <w:r w:rsidR="00D9575C">
        <w:t>revived me</w:t>
      </w:r>
      <w:r w:rsidRPr="00AB1781">
        <w:t>.</w:t>
      </w:r>
    </w:p>
    <w:p w14:paraId="34B48C82" w14:textId="0734B968" w:rsidR="00385CB8" w:rsidRPr="00AB1781" w:rsidRDefault="00385CB8" w:rsidP="00385CB8">
      <w:pPr>
        <w:pStyle w:val="EnglishHangNoCoptic"/>
      </w:pPr>
      <w:r w:rsidRPr="00AB1781">
        <w:t xml:space="preserve">94 I am </w:t>
      </w:r>
      <w:r w:rsidR="001040C8">
        <w:t>Your</w:t>
      </w:r>
      <w:r w:rsidR="00D9575C">
        <w:t>s;</w:t>
      </w:r>
      <w:r w:rsidRPr="00AB1781">
        <w:t xml:space="preserve"> save me,</w:t>
      </w:r>
    </w:p>
    <w:p w14:paraId="0D7F3185" w14:textId="109CE7BC" w:rsidR="00385CB8" w:rsidRPr="00AB1781" w:rsidRDefault="00385CB8" w:rsidP="00385CB8">
      <w:pPr>
        <w:pStyle w:val="EnglishHangEndNoCoptic"/>
      </w:pPr>
      <w:r w:rsidRPr="00AB1781">
        <w:tab/>
        <w:t xml:space="preserve">for I </w:t>
      </w:r>
      <w:r w:rsidR="00DF5EEF">
        <w:t xml:space="preserve">have </w:t>
      </w:r>
      <w:r w:rsidR="00D9575C">
        <w:t>sought</w:t>
      </w:r>
      <w:r w:rsidRPr="00AB1781">
        <w:t xml:space="preserve"> </w:t>
      </w:r>
      <w:r w:rsidR="00E570CB">
        <w:t>Your</w:t>
      </w:r>
      <w:r w:rsidRPr="00AB1781">
        <w:t xml:space="preserve"> </w:t>
      </w:r>
      <w:r w:rsidR="00D9575C">
        <w:t>statutes</w:t>
      </w:r>
      <w:r w:rsidRPr="00AB1781">
        <w:t>.</w:t>
      </w:r>
    </w:p>
    <w:p w14:paraId="5656097A" w14:textId="7D32F8D0" w:rsidR="00D9575C" w:rsidRPr="00AB1781" w:rsidRDefault="00D9575C" w:rsidP="00D9575C">
      <w:pPr>
        <w:pStyle w:val="EnglishHangNoCoptic"/>
      </w:pPr>
      <w:r w:rsidRPr="00AB1781">
        <w:t>95 Sinners wait</w:t>
      </w:r>
      <w:r>
        <w:t>ed</w:t>
      </w:r>
      <w:r w:rsidRPr="00AB1781">
        <w:t xml:space="preserve"> for me </w:t>
      </w:r>
      <w:r>
        <w:t xml:space="preserve">[in order] </w:t>
      </w:r>
      <w:r w:rsidRPr="00AB1781">
        <w:t xml:space="preserve">to destroy </w:t>
      </w:r>
      <w:r>
        <w:t>me</w:t>
      </w:r>
      <w:r w:rsidRPr="00AB1781">
        <w:t>;</w:t>
      </w:r>
    </w:p>
    <w:p w14:paraId="3DB6631D" w14:textId="77777777" w:rsidR="00D9575C" w:rsidRPr="00AB1781" w:rsidRDefault="00D9575C" w:rsidP="00D9575C">
      <w:pPr>
        <w:pStyle w:val="EnglishHangEndNoCoptic"/>
      </w:pPr>
      <w:r w:rsidRPr="00AB1781">
        <w:tab/>
        <w:t xml:space="preserve">I </w:t>
      </w:r>
      <w:r>
        <w:t>understood</w:t>
      </w:r>
      <w:r w:rsidRPr="00AB1781">
        <w:t xml:space="preserve"> </w:t>
      </w:r>
      <w:r>
        <w:t>Your</w:t>
      </w:r>
      <w:r w:rsidRPr="00AB1781">
        <w:t xml:space="preserve"> testimonies.</w:t>
      </w:r>
    </w:p>
    <w:p w14:paraId="48CB5A26" w14:textId="5D4C85C4" w:rsidR="00385CB8" w:rsidRPr="00AB1781" w:rsidRDefault="00385CB8" w:rsidP="00385CB8">
      <w:pPr>
        <w:pStyle w:val="EnglishHangNoCoptic"/>
      </w:pPr>
      <w:r w:rsidRPr="00AB1781">
        <w:t xml:space="preserve">96 I </w:t>
      </w:r>
      <w:r w:rsidR="00D9575C">
        <w:t>saw</w:t>
      </w:r>
      <w:r w:rsidRPr="00AB1781">
        <w:t xml:space="preserve"> the end of all perfection;</w:t>
      </w:r>
    </w:p>
    <w:p w14:paraId="3C4E40CB" w14:textId="18B47441" w:rsidR="00385CB8" w:rsidRDefault="00385CB8" w:rsidP="00385CB8">
      <w:pPr>
        <w:pStyle w:val="EnglishHangEndNoCoptic"/>
      </w:pPr>
      <w:r w:rsidRPr="00AB1781">
        <w:tab/>
      </w:r>
      <w:r w:rsidR="00E570CB">
        <w:t>Your</w:t>
      </w:r>
      <w:r w:rsidRPr="00AB1781">
        <w:t xml:space="preserve"> commandment is exceedingly broad.</w:t>
      </w:r>
      <w:r w:rsidRPr="00AB1781">
        <w:rPr>
          <w:rStyle w:val="FootnoteReference"/>
        </w:rPr>
        <w:footnoteReference w:id="733"/>
      </w:r>
    </w:p>
    <w:p w14:paraId="5DDC9F34" w14:textId="7BEF146F" w:rsidR="00E611C7" w:rsidRDefault="00E611C7" w:rsidP="00E611C7">
      <w:pPr>
        <w:pStyle w:val="Rubric"/>
      </w:pPr>
      <w:r>
        <w:t>Glory to You, O Love of mankind.</w:t>
      </w:r>
    </w:p>
    <w:p w14:paraId="21186F2F" w14:textId="7F339787" w:rsidR="00494693" w:rsidRPr="00385CB8" w:rsidRDefault="00494693" w:rsidP="00BF0205">
      <w:pPr>
        <w:pStyle w:val="Heading5"/>
      </w:pPr>
      <w:r>
        <w:t>Psalm 118 Part 13</w:t>
      </w:r>
      <w:r w:rsidR="00F224C9">
        <w:t xml:space="preserve"> (</w:t>
      </w:r>
      <w:r w:rsidR="00F224C9" w:rsidRPr="003B7D97">
        <w:rPr>
          <w:rFonts w:ascii="Tahoma" w:eastAsia="Tahoma" w:hAnsi="Tahoma" w:cs="Tahoma"/>
        </w:rPr>
        <w:t>מ</w:t>
      </w:r>
      <w:r w:rsidR="00F224C9">
        <w:t>)</w:t>
      </w:r>
      <w:r>
        <w:t xml:space="preserve">: </w:t>
      </w:r>
      <w:r w:rsidR="00E67F94">
        <w:t>“</w:t>
      </w:r>
      <w:r>
        <w:t>O how I love Your law, O Lord</w:t>
      </w:r>
      <w:r w:rsidR="00E67F94">
        <w:t>”</w:t>
      </w:r>
    </w:p>
    <w:p w14:paraId="416E23D5" w14:textId="5965928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39618057" w14:textId="77777777" w:rsidR="00385CB8" w:rsidRPr="00AB1781" w:rsidRDefault="00385CB8" w:rsidP="00385CB8">
      <w:pPr>
        <w:pStyle w:val="EnglishHangNoCoptic"/>
      </w:pPr>
      <w:r w:rsidRPr="00AB1781">
        <w:t xml:space="preserve">97 O how I love </w:t>
      </w:r>
      <w:r w:rsidR="00E570CB">
        <w:t>Your</w:t>
      </w:r>
      <w:r w:rsidRPr="00AB1781">
        <w:t xml:space="preserve"> law, O Lord!</w:t>
      </w:r>
    </w:p>
    <w:p w14:paraId="6C855AE6" w14:textId="77777777" w:rsidR="00385CB8" w:rsidRPr="00AB1781" w:rsidRDefault="00385CB8" w:rsidP="00385CB8">
      <w:pPr>
        <w:pStyle w:val="EnglishHangEndNoCoptic"/>
      </w:pPr>
      <w:r w:rsidRPr="00AB1781">
        <w:tab/>
        <w:t>It is my meditation all day long.</w:t>
      </w:r>
    </w:p>
    <w:p w14:paraId="52FD2CD4" w14:textId="520DACF8" w:rsidR="00385CB8" w:rsidRPr="00AB1781" w:rsidRDefault="00385CB8" w:rsidP="00385CB8">
      <w:pPr>
        <w:pStyle w:val="EnglishHangNoCoptic"/>
      </w:pPr>
      <w:r w:rsidRPr="00AB1781">
        <w:t xml:space="preserve">98 </w:t>
      </w:r>
      <w:r w:rsidR="001040C8">
        <w:t>You</w:t>
      </w:r>
      <w:r w:rsidRPr="00AB1781">
        <w:t xml:space="preserve"> made me wiser than my enemies by </w:t>
      </w:r>
      <w:r w:rsidR="00E570CB">
        <w:t>Your</w:t>
      </w:r>
      <w:r w:rsidRPr="00AB1781">
        <w:t xml:space="preserve"> commandment,</w:t>
      </w:r>
    </w:p>
    <w:p w14:paraId="55ADA3D8" w14:textId="7999903A" w:rsidR="00385CB8" w:rsidRPr="00AB1781" w:rsidRDefault="00385CB8" w:rsidP="00385CB8">
      <w:pPr>
        <w:pStyle w:val="EnglishHangEndNoCoptic"/>
      </w:pPr>
      <w:r w:rsidRPr="00AB1781">
        <w:tab/>
        <w:t xml:space="preserve">for it is mine </w:t>
      </w:r>
      <w:r w:rsidR="00A8396B">
        <w:t>forever</w:t>
      </w:r>
      <w:r w:rsidRPr="00AB1781">
        <w:t>.</w:t>
      </w:r>
    </w:p>
    <w:p w14:paraId="017385B7" w14:textId="77777777" w:rsidR="00385CB8" w:rsidRPr="00AB1781" w:rsidRDefault="00385CB8" w:rsidP="00385CB8">
      <w:pPr>
        <w:pStyle w:val="EnglishHangNoCoptic"/>
      </w:pPr>
      <w:r w:rsidRPr="00AB1781">
        <w:t>99 I have understood more than all my teachers,</w:t>
      </w:r>
    </w:p>
    <w:p w14:paraId="47DD74B4" w14:textId="77777777" w:rsidR="00385CB8" w:rsidRPr="00AB1781" w:rsidRDefault="00385CB8" w:rsidP="00385CB8">
      <w:pPr>
        <w:pStyle w:val="EnglishHangEndNoCoptic"/>
      </w:pPr>
      <w:r w:rsidRPr="00AB1781">
        <w:tab/>
        <w:t xml:space="preserve">because </w:t>
      </w:r>
      <w:r w:rsidR="00E570CB">
        <w:t>Your</w:t>
      </w:r>
      <w:r w:rsidRPr="00AB1781">
        <w:t xml:space="preserve"> testimonies are my meditation.</w:t>
      </w:r>
    </w:p>
    <w:p w14:paraId="15D2F237" w14:textId="77777777" w:rsidR="00385CB8" w:rsidRPr="00AB1781" w:rsidRDefault="00385CB8" w:rsidP="00385CB8">
      <w:pPr>
        <w:pStyle w:val="EnglishHangNoCoptic"/>
      </w:pPr>
      <w:r w:rsidRPr="00AB1781">
        <w:t>100 I have understood more than my elders,</w:t>
      </w:r>
    </w:p>
    <w:p w14:paraId="58A2D83C" w14:textId="2DECF00E" w:rsidR="00385CB8" w:rsidRPr="00AB1781" w:rsidRDefault="00385CB8" w:rsidP="00385CB8">
      <w:pPr>
        <w:pStyle w:val="EnglishHangEndNoCoptic"/>
      </w:pPr>
      <w:r w:rsidRPr="00AB1781">
        <w:tab/>
      </w:r>
      <w:r w:rsidR="003151BD">
        <w:t>for</w:t>
      </w:r>
      <w:r w:rsidRPr="00AB1781">
        <w:t xml:space="preserve"> I </w:t>
      </w:r>
      <w:r w:rsidR="003151BD">
        <w:t>sought after</w:t>
      </w:r>
      <w:r w:rsidRPr="00AB1781">
        <w:t xml:space="preserve"> </w:t>
      </w:r>
      <w:r w:rsidR="00E570CB">
        <w:t>Your</w:t>
      </w:r>
      <w:r w:rsidRPr="00AB1781">
        <w:t xml:space="preserve"> commandments.</w:t>
      </w:r>
    </w:p>
    <w:p w14:paraId="7A4E4EBC" w14:textId="470F1B1E" w:rsidR="00385CB8" w:rsidRPr="00AB1781" w:rsidRDefault="00385CB8" w:rsidP="00385CB8">
      <w:pPr>
        <w:pStyle w:val="EnglishHangNoCoptic"/>
      </w:pPr>
      <w:r w:rsidRPr="00AB1781">
        <w:t>101 I restrain</w:t>
      </w:r>
      <w:r w:rsidR="003151BD">
        <w:t>ed</w:t>
      </w:r>
      <w:r w:rsidRPr="00AB1781">
        <w:t xml:space="preserve"> my feet from every evil way,</w:t>
      </w:r>
    </w:p>
    <w:p w14:paraId="292F7371" w14:textId="77777777" w:rsidR="00385CB8" w:rsidRPr="00AB1781" w:rsidRDefault="00385CB8" w:rsidP="00385CB8">
      <w:pPr>
        <w:pStyle w:val="EnglishHangEndNoCoptic"/>
      </w:pPr>
      <w:r w:rsidRPr="00AB1781">
        <w:tab/>
        <w:t xml:space="preserve">that I may keep </w:t>
      </w:r>
      <w:r w:rsidR="00E570CB">
        <w:t>Your</w:t>
      </w:r>
      <w:r w:rsidRPr="00AB1781">
        <w:t xml:space="preserve"> words.</w:t>
      </w:r>
    </w:p>
    <w:p w14:paraId="1C6C7452" w14:textId="42B8FC3D" w:rsidR="00385CB8" w:rsidRPr="00AB1781" w:rsidRDefault="00385CB8" w:rsidP="00385CB8">
      <w:pPr>
        <w:pStyle w:val="EnglishHangNoCoptic"/>
      </w:pPr>
      <w:r w:rsidRPr="00AB1781">
        <w:t xml:space="preserve">102 I </w:t>
      </w:r>
      <w:r w:rsidR="003151BD">
        <w:t>did not turn away</w:t>
      </w:r>
      <w:r w:rsidRPr="00AB1781">
        <w:t xml:space="preserve"> from </w:t>
      </w:r>
      <w:r w:rsidR="00E570CB">
        <w:t>Your</w:t>
      </w:r>
      <w:r w:rsidRPr="00AB1781">
        <w:t xml:space="preserve"> judgments,</w:t>
      </w:r>
    </w:p>
    <w:p w14:paraId="07B71F18" w14:textId="54D88E3D" w:rsidR="00385CB8" w:rsidRPr="00AB1781" w:rsidRDefault="00385CB8" w:rsidP="00385CB8">
      <w:pPr>
        <w:pStyle w:val="EnglishHangEndNoCoptic"/>
      </w:pPr>
      <w:r w:rsidRPr="00AB1781">
        <w:tab/>
        <w:t xml:space="preserve">for </w:t>
      </w:r>
      <w:r w:rsidR="001040C8">
        <w:t>You</w:t>
      </w:r>
      <w:r w:rsidRPr="00AB1781">
        <w:t xml:space="preserve"> </w:t>
      </w:r>
      <w:r w:rsidR="003151BD">
        <w:t>set for</w:t>
      </w:r>
      <w:r w:rsidRPr="00AB1781">
        <w:t xml:space="preserve"> me </w:t>
      </w:r>
      <w:r w:rsidR="003151BD">
        <w:t>a</w:t>
      </w:r>
      <w:r w:rsidRPr="00AB1781">
        <w:t xml:space="preserve"> law.</w:t>
      </w:r>
    </w:p>
    <w:p w14:paraId="1730A321" w14:textId="77777777" w:rsidR="00385CB8" w:rsidRPr="00AB1781" w:rsidRDefault="00385CB8" w:rsidP="00385CB8">
      <w:pPr>
        <w:pStyle w:val="EnglishHangNoCoptic"/>
      </w:pPr>
      <w:r w:rsidRPr="00AB1781">
        <w:lastRenderedPageBreak/>
        <w:t xml:space="preserve">103 How sweet are </w:t>
      </w:r>
      <w:r w:rsidR="00E570CB">
        <w:t>Your</w:t>
      </w:r>
      <w:r w:rsidRPr="00AB1781">
        <w:t xml:space="preserve"> words to my heart!</w:t>
      </w:r>
      <w:r w:rsidRPr="00AB1781">
        <w:rPr>
          <w:rStyle w:val="FootnoteReference"/>
        </w:rPr>
        <w:footnoteReference w:id="734"/>
      </w:r>
    </w:p>
    <w:p w14:paraId="3FEEE070" w14:textId="77777777" w:rsidR="00385CB8" w:rsidRPr="00AB1781" w:rsidRDefault="00385CB8" w:rsidP="00385CB8">
      <w:pPr>
        <w:pStyle w:val="EnglishHangEndNoCoptic"/>
      </w:pPr>
      <w:r w:rsidRPr="00AB1781">
        <w:tab/>
        <w:t>They are sweeter than honey to my mouth.</w:t>
      </w:r>
    </w:p>
    <w:p w14:paraId="4A24EC0C" w14:textId="21D9D64F" w:rsidR="00385CB8" w:rsidRPr="00AB1781" w:rsidRDefault="00385CB8" w:rsidP="00385CB8">
      <w:pPr>
        <w:pStyle w:val="EnglishHangNoCoptic"/>
      </w:pPr>
      <w:r w:rsidRPr="00AB1781">
        <w:t xml:space="preserve">104 </w:t>
      </w:r>
      <w:r w:rsidR="003151BD">
        <w:t>I gained understanding because of your commandments</w:t>
      </w:r>
      <w:r w:rsidRPr="00AB1781">
        <w:t>;</w:t>
      </w:r>
    </w:p>
    <w:p w14:paraId="05806D84" w14:textId="6A0CAE9C" w:rsidR="00385CB8" w:rsidRDefault="00385CB8" w:rsidP="00385CB8">
      <w:pPr>
        <w:pStyle w:val="EnglishHangEndNoCoptic"/>
      </w:pPr>
      <w:r w:rsidRPr="00AB1781">
        <w:tab/>
      </w:r>
      <w:r w:rsidR="003151BD" w:rsidRPr="00AB1781">
        <w:t>T</w:t>
      </w:r>
      <w:r w:rsidRPr="00AB1781">
        <w:t>herefore</w:t>
      </w:r>
      <w:r w:rsidR="003151BD">
        <w:t>,</w:t>
      </w:r>
      <w:r w:rsidRPr="00AB1781">
        <w:t xml:space="preserve"> I hate </w:t>
      </w:r>
      <w:r w:rsidR="003151BD">
        <w:t>every way of</w:t>
      </w:r>
      <w:r w:rsidRPr="00AB1781">
        <w:t xml:space="preserve"> </w:t>
      </w:r>
      <w:r w:rsidR="003151BD">
        <w:t>injustice</w:t>
      </w:r>
      <w:r w:rsidRPr="00AB1781">
        <w:t>.</w:t>
      </w:r>
    </w:p>
    <w:p w14:paraId="039389C4" w14:textId="4F635A7E" w:rsidR="00E611C7" w:rsidRDefault="00E611C7" w:rsidP="00E611C7">
      <w:pPr>
        <w:pStyle w:val="Rubric"/>
      </w:pPr>
      <w:r>
        <w:t>Glory to You, O Love of mankind.</w:t>
      </w:r>
    </w:p>
    <w:p w14:paraId="2AF61CAC" w14:textId="0C27F602" w:rsidR="00494693" w:rsidRPr="00AB1781" w:rsidRDefault="00494693" w:rsidP="00BF0205">
      <w:pPr>
        <w:pStyle w:val="Heading5"/>
      </w:pPr>
      <w:r>
        <w:t>Psalm 118 Part 14</w:t>
      </w:r>
      <w:r w:rsidR="00F224C9">
        <w:t xml:space="preserve"> (</w:t>
      </w:r>
      <w:r w:rsidR="00F224C9" w:rsidRPr="003B7D97">
        <w:rPr>
          <w:rFonts w:ascii="Tahoma" w:eastAsia="Tahoma" w:hAnsi="Tahoma" w:cs="Tahoma"/>
        </w:rPr>
        <w:t>נ</w:t>
      </w:r>
      <w:r w:rsidR="00F224C9">
        <w:t>)</w:t>
      </w:r>
      <w:r>
        <w:t xml:space="preserve">: </w:t>
      </w:r>
      <w:r w:rsidR="00E67F94">
        <w:t>“</w:t>
      </w:r>
      <w:r>
        <w:t>Your law is a lamp to my fee</w:t>
      </w:r>
      <w:r w:rsidR="00E67F94">
        <w:t>t”</w:t>
      </w:r>
    </w:p>
    <w:p w14:paraId="3EB6C368" w14:textId="107E5490"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04734D38" w14:textId="544CCE62" w:rsidR="00385CB8" w:rsidRPr="00AB1781" w:rsidRDefault="00385CB8" w:rsidP="00385CB8">
      <w:pPr>
        <w:pStyle w:val="EnglishHangNoCoptic"/>
      </w:pPr>
      <w:r w:rsidRPr="00AB1781">
        <w:t xml:space="preserve">105 </w:t>
      </w:r>
      <w:r w:rsidR="00E570CB">
        <w:t>Your</w:t>
      </w:r>
      <w:r w:rsidRPr="00AB1781">
        <w:t xml:space="preserve"> </w:t>
      </w:r>
      <w:r w:rsidR="004D36A2">
        <w:t>word</w:t>
      </w:r>
      <w:r w:rsidRPr="00AB1781">
        <w:t xml:space="preserve"> is a lamp to my feet,</w:t>
      </w:r>
    </w:p>
    <w:p w14:paraId="5666080D" w14:textId="77777777" w:rsidR="00385CB8" w:rsidRPr="00AB1781" w:rsidRDefault="00385CB8" w:rsidP="00385CB8">
      <w:pPr>
        <w:pStyle w:val="EnglishHangEndNoCoptic"/>
      </w:pPr>
      <w:r w:rsidRPr="00AB1781">
        <w:tab/>
        <w:t>and a light to my paths.</w:t>
      </w:r>
      <w:r w:rsidRPr="00AB1781">
        <w:rPr>
          <w:rStyle w:val="FootnoteReference"/>
        </w:rPr>
        <w:footnoteReference w:id="735"/>
      </w:r>
    </w:p>
    <w:p w14:paraId="234FC918" w14:textId="2F40063A" w:rsidR="00385CB8" w:rsidRPr="00AB1781" w:rsidRDefault="00385CB8" w:rsidP="00385CB8">
      <w:pPr>
        <w:pStyle w:val="EnglishHangNoCoptic"/>
      </w:pPr>
      <w:r w:rsidRPr="00AB1781">
        <w:t xml:space="preserve">106 I </w:t>
      </w:r>
      <w:r w:rsidR="004D36A2">
        <w:t>swore and</w:t>
      </w:r>
      <w:r w:rsidRPr="00AB1781">
        <w:t xml:space="preserve"> </w:t>
      </w:r>
      <w:r w:rsidR="004D36A2">
        <w:t>confirmed</w:t>
      </w:r>
    </w:p>
    <w:p w14:paraId="46E2668D" w14:textId="1BF74D4E" w:rsidR="00385CB8" w:rsidRPr="00AB1781" w:rsidRDefault="00385CB8" w:rsidP="00385CB8">
      <w:pPr>
        <w:pStyle w:val="EnglishHangEndNoCoptic"/>
      </w:pPr>
      <w:r w:rsidRPr="00AB1781">
        <w:tab/>
      </w:r>
      <w:r w:rsidR="004D36A2">
        <w:t>that I will</w:t>
      </w:r>
      <w:r w:rsidRPr="00AB1781">
        <w:t xml:space="preserve"> keep </w:t>
      </w:r>
      <w:r w:rsidR="00E570CB">
        <w:t>Your</w:t>
      </w:r>
      <w:r w:rsidR="004D36A2">
        <w:t xml:space="preserve"> righteous</w:t>
      </w:r>
      <w:r w:rsidRPr="00AB1781">
        <w:t xml:space="preserve"> judgments.</w:t>
      </w:r>
    </w:p>
    <w:p w14:paraId="7684F7FA" w14:textId="22C40A31" w:rsidR="00385CB8" w:rsidRPr="00AB1781" w:rsidRDefault="00385CB8" w:rsidP="00385CB8">
      <w:pPr>
        <w:pStyle w:val="EnglishHangNoCoptic"/>
      </w:pPr>
      <w:r w:rsidRPr="00AB1781">
        <w:t>107 I have been</w:t>
      </w:r>
      <w:r w:rsidR="004D36A2">
        <w:t xml:space="preserve"> deeply humbled</w:t>
      </w:r>
      <w:r w:rsidRPr="00AB1781">
        <w:t>;</w:t>
      </w:r>
    </w:p>
    <w:p w14:paraId="662A19F8" w14:textId="49E7F7A0" w:rsidR="00385CB8" w:rsidRPr="00AB1781" w:rsidRDefault="00385CB8" w:rsidP="00385CB8">
      <w:pPr>
        <w:pStyle w:val="EnglishHangEndNoCoptic"/>
      </w:pPr>
      <w:r w:rsidRPr="00AB1781">
        <w:tab/>
      </w:r>
      <w:r w:rsidR="004D36A2">
        <w:t xml:space="preserve">O Lord, </w:t>
      </w:r>
      <w:r w:rsidRPr="00AB1781">
        <w:t xml:space="preserve">revive me </w:t>
      </w:r>
      <w:r w:rsidR="004D36A2">
        <w:t>according to</w:t>
      </w:r>
      <w:r w:rsidRPr="00AB1781">
        <w:t xml:space="preserve"> </w:t>
      </w:r>
      <w:r w:rsidR="00E570CB">
        <w:t>Your</w:t>
      </w:r>
      <w:r w:rsidRPr="00AB1781">
        <w:t xml:space="preserve"> word.</w:t>
      </w:r>
    </w:p>
    <w:p w14:paraId="78332B83" w14:textId="4F4C16CE" w:rsidR="00385CB8" w:rsidRPr="00AB1781" w:rsidRDefault="004D36A2" w:rsidP="00385CB8">
      <w:pPr>
        <w:pStyle w:val="EnglishHangNoCoptic"/>
      </w:pPr>
      <w:r>
        <w:t>108 Be pleased with the free</w:t>
      </w:r>
      <w:r w:rsidR="00385CB8" w:rsidRPr="00AB1781">
        <w:t>wil</w:t>
      </w:r>
      <w:r>
        <w:t>l offerings of my mouth, O Lord,</w:t>
      </w:r>
    </w:p>
    <w:p w14:paraId="5E193A6C" w14:textId="77777777" w:rsidR="00385CB8" w:rsidRPr="00AB1781" w:rsidRDefault="00385CB8" w:rsidP="00385CB8">
      <w:pPr>
        <w:pStyle w:val="EnglishHangEndNoCoptic"/>
      </w:pPr>
      <w:r w:rsidRPr="00AB1781">
        <w:tab/>
        <w:t xml:space="preserve">and teach me </w:t>
      </w:r>
      <w:r w:rsidR="00E570CB">
        <w:t>Your</w:t>
      </w:r>
      <w:r w:rsidRPr="00AB1781">
        <w:t xml:space="preserve"> judgments.</w:t>
      </w:r>
    </w:p>
    <w:p w14:paraId="08E32890" w14:textId="2ED333A6" w:rsidR="00385CB8" w:rsidRPr="00AB1781" w:rsidRDefault="00385CB8" w:rsidP="00385CB8">
      <w:pPr>
        <w:pStyle w:val="EnglishHangNoCoptic"/>
      </w:pPr>
      <w:r w:rsidRPr="00AB1781">
        <w:t xml:space="preserve">109 My </w:t>
      </w:r>
      <w:r w:rsidR="004D36A2">
        <w:t>soul</w:t>
      </w:r>
      <w:r w:rsidRPr="00AB1781">
        <w:t xml:space="preserve"> is </w:t>
      </w:r>
      <w:r w:rsidR="004D36A2">
        <w:t>always</w:t>
      </w:r>
      <w:r w:rsidRPr="00AB1781">
        <w:t xml:space="preserve"> in </w:t>
      </w:r>
      <w:r w:rsidR="00E570CB">
        <w:t>Your</w:t>
      </w:r>
      <w:r w:rsidRPr="00AB1781">
        <w:t xml:space="preserve"> hands,</w:t>
      </w:r>
    </w:p>
    <w:p w14:paraId="0D97E24D" w14:textId="4EEF1846" w:rsidR="00385CB8" w:rsidRPr="00AB1781" w:rsidRDefault="00385CB8" w:rsidP="00385CB8">
      <w:pPr>
        <w:pStyle w:val="EnglishHangEndNoCoptic"/>
      </w:pPr>
      <w:r w:rsidRPr="00AB1781">
        <w:tab/>
        <w:t xml:space="preserve">and I </w:t>
      </w:r>
      <w:r w:rsidR="004D36A2">
        <w:t>have</w:t>
      </w:r>
      <w:r w:rsidRPr="00AB1781">
        <w:t xml:space="preserve"> not forget</w:t>
      </w:r>
      <w:r w:rsidR="004D36A2">
        <w:t>ten</w:t>
      </w:r>
      <w:r w:rsidRPr="00AB1781">
        <w:t xml:space="preserve"> </w:t>
      </w:r>
      <w:r w:rsidR="00E570CB">
        <w:t>Your</w:t>
      </w:r>
      <w:r w:rsidRPr="00AB1781">
        <w:t xml:space="preserve"> law.</w:t>
      </w:r>
    </w:p>
    <w:p w14:paraId="16D14A1D" w14:textId="77777777" w:rsidR="00385CB8" w:rsidRPr="00AB1781" w:rsidRDefault="00385CB8" w:rsidP="00385CB8">
      <w:pPr>
        <w:pStyle w:val="EnglishHangNoCoptic"/>
      </w:pPr>
      <w:r w:rsidRPr="00AB1781">
        <w:t>110 Sinners laid a snare for me,</w:t>
      </w:r>
    </w:p>
    <w:p w14:paraId="7614FF77" w14:textId="7B91A9C3" w:rsidR="00385CB8" w:rsidRPr="00AB1781" w:rsidRDefault="004D36A2" w:rsidP="00385CB8">
      <w:pPr>
        <w:pStyle w:val="EnglishHangEndNoCoptic"/>
      </w:pPr>
      <w:r>
        <w:tab/>
        <w:t>but I did</w:t>
      </w:r>
      <w:r w:rsidR="00385CB8" w:rsidRPr="00AB1781">
        <w:t xml:space="preserve"> not stray from </w:t>
      </w:r>
      <w:r w:rsidR="00E570CB">
        <w:t>Your</w:t>
      </w:r>
      <w:r w:rsidR="00385CB8" w:rsidRPr="00AB1781">
        <w:t xml:space="preserve"> commandments.</w:t>
      </w:r>
    </w:p>
    <w:p w14:paraId="1E997CA2" w14:textId="53B2E745" w:rsidR="00385CB8" w:rsidRPr="00AB1781" w:rsidRDefault="00385CB8" w:rsidP="00385CB8">
      <w:pPr>
        <w:pStyle w:val="EnglishHangNoCoptic"/>
      </w:pPr>
      <w:r w:rsidRPr="00AB1781">
        <w:t xml:space="preserve">111 </w:t>
      </w:r>
      <w:r w:rsidR="00E570CB">
        <w:t>Your</w:t>
      </w:r>
      <w:r w:rsidRPr="00AB1781">
        <w:t xml:space="preserve"> testimonies are my heritage </w:t>
      </w:r>
      <w:r w:rsidR="00A8396B">
        <w:t>forever</w:t>
      </w:r>
      <w:r w:rsidRPr="00AB1781">
        <w:t>,</w:t>
      </w:r>
    </w:p>
    <w:p w14:paraId="014F04D5" w14:textId="77777777" w:rsidR="00385CB8" w:rsidRPr="00AB1781" w:rsidRDefault="00385CB8" w:rsidP="00385CB8">
      <w:pPr>
        <w:pStyle w:val="EnglishHangEndNoCoptic"/>
      </w:pPr>
      <w:r w:rsidRPr="00AB1781">
        <w:tab/>
        <w:t>for they are the joy of my heart.</w:t>
      </w:r>
    </w:p>
    <w:p w14:paraId="4F7918C6" w14:textId="5A070318" w:rsidR="00385CB8" w:rsidRPr="00AB1781" w:rsidRDefault="00385CB8" w:rsidP="00385CB8">
      <w:pPr>
        <w:pStyle w:val="EnglishHangNoCoptic"/>
      </w:pPr>
      <w:r w:rsidRPr="00AB1781">
        <w:t xml:space="preserve">112 I have inclined my heart to </w:t>
      </w:r>
      <w:r w:rsidR="004D36A2">
        <w:t>perform</w:t>
      </w:r>
      <w:r w:rsidRPr="00AB1781">
        <w:t xml:space="preserve"> </w:t>
      </w:r>
      <w:r w:rsidR="00E570CB">
        <w:t>Your</w:t>
      </w:r>
      <w:r w:rsidRPr="00AB1781">
        <w:t xml:space="preserve"> </w:t>
      </w:r>
      <w:r w:rsidR="004D36A2">
        <w:t>statutes</w:t>
      </w:r>
      <w:r w:rsidRPr="00AB1781">
        <w:t>,</w:t>
      </w:r>
    </w:p>
    <w:p w14:paraId="73B84303" w14:textId="765AB34C" w:rsidR="00385CB8" w:rsidRDefault="00385CB8" w:rsidP="00385CB8">
      <w:pPr>
        <w:pStyle w:val="EnglishHangEndNoCoptic"/>
      </w:pPr>
      <w:r w:rsidRPr="00AB1781">
        <w:tab/>
        <w:t>for the sake of an eternal reward</w:t>
      </w:r>
      <w:r w:rsidR="004D36A2">
        <w:rPr>
          <w:rStyle w:val="FootnoteReference"/>
        </w:rPr>
        <w:footnoteReference w:id="736"/>
      </w:r>
      <w:r w:rsidRPr="00AB1781">
        <w:t>.</w:t>
      </w:r>
    </w:p>
    <w:p w14:paraId="109D6785" w14:textId="0175886C" w:rsidR="00E611C7" w:rsidRDefault="00E611C7" w:rsidP="00E611C7">
      <w:pPr>
        <w:pStyle w:val="Rubric"/>
      </w:pPr>
      <w:r>
        <w:t>Glory to You, O Love of mankind.</w:t>
      </w:r>
    </w:p>
    <w:p w14:paraId="7EEFC2A5" w14:textId="2614A622" w:rsidR="00494693" w:rsidRPr="00AB1781" w:rsidRDefault="00494693" w:rsidP="00BF0205">
      <w:pPr>
        <w:pStyle w:val="Heading5"/>
      </w:pPr>
      <w:r>
        <w:t>Psalm 118 Part 15</w:t>
      </w:r>
      <w:r w:rsidR="00F224C9">
        <w:t xml:space="preserve"> (</w:t>
      </w:r>
      <w:r w:rsidR="00F224C9" w:rsidRPr="003B7D97">
        <w:rPr>
          <w:rFonts w:ascii="Tahoma" w:eastAsia="Tahoma" w:hAnsi="Tahoma" w:cs="Tahoma"/>
        </w:rPr>
        <w:t>ס</w:t>
      </w:r>
      <w:r w:rsidR="00F224C9">
        <w:t>)</w:t>
      </w:r>
      <w:r>
        <w:t xml:space="preserve">: </w:t>
      </w:r>
      <w:r w:rsidR="00E67F94">
        <w:t>“</w:t>
      </w:r>
      <w:r>
        <w:t xml:space="preserve">I hate </w:t>
      </w:r>
      <w:r w:rsidR="004D36A2">
        <w:t>transgressors</w:t>
      </w:r>
      <w:r>
        <w:t>, but I love Your la</w:t>
      </w:r>
      <w:r w:rsidR="00E67F94">
        <w:t>w”</w:t>
      </w:r>
    </w:p>
    <w:p w14:paraId="4F0B3E2F" w14:textId="6F33F7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D5D6FDB" w14:textId="28FB48B9" w:rsidR="00385CB8" w:rsidRPr="00AB1781" w:rsidRDefault="00385CB8" w:rsidP="00385CB8">
      <w:pPr>
        <w:pStyle w:val="EnglishHangNoCoptic"/>
      </w:pPr>
      <w:r w:rsidRPr="00AB1781">
        <w:lastRenderedPageBreak/>
        <w:t xml:space="preserve">113 I hate </w:t>
      </w:r>
      <w:r w:rsidR="004D36A2">
        <w:t>transgressors</w:t>
      </w:r>
      <w:r w:rsidRPr="00AB1781">
        <w:t>,</w:t>
      </w:r>
      <w:r w:rsidRPr="00AB1781">
        <w:rPr>
          <w:rStyle w:val="FootnoteReference"/>
        </w:rPr>
        <w:footnoteReference w:id="737"/>
      </w:r>
    </w:p>
    <w:p w14:paraId="04991C26" w14:textId="77777777" w:rsidR="00385CB8" w:rsidRPr="00385CB8" w:rsidRDefault="00385CB8" w:rsidP="00385CB8">
      <w:pPr>
        <w:pStyle w:val="EnglishHangEndNoCoptic"/>
      </w:pPr>
      <w:r w:rsidRPr="00AB1781">
        <w:tab/>
        <w:t xml:space="preserve">but I love </w:t>
      </w:r>
      <w:r w:rsidR="00E570CB">
        <w:t>Your</w:t>
      </w:r>
      <w:r w:rsidRPr="00AB1781">
        <w:t xml:space="preserve"> law.</w:t>
      </w:r>
    </w:p>
    <w:p w14:paraId="00D98D63" w14:textId="77777777" w:rsidR="00385CB8" w:rsidRPr="00AB1781" w:rsidRDefault="00385CB8" w:rsidP="00385CB8">
      <w:pPr>
        <w:pStyle w:val="EnglishHangNoCoptic"/>
      </w:pPr>
      <w:r w:rsidRPr="00AB1781">
        <w:t xml:space="preserve">114 </w:t>
      </w:r>
      <w:r w:rsidR="001040C8">
        <w:t>You</w:t>
      </w:r>
      <w:r w:rsidRPr="00AB1781">
        <w:t xml:space="preserve"> </w:t>
      </w:r>
      <w:r w:rsidR="00004BA4" w:rsidRPr="00AB1781">
        <w:t>are</w:t>
      </w:r>
      <w:r w:rsidRPr="00AB1781">
        <w:t xml:space="preserve"> my helper and my protector;</w:t>
      </w:r>
    </w:p>
    <w:p w14:paraId="3511CF8E" w14:textId="61B00AD5" w:rsidR="00385CB8" w:rsidRPr="00AB1781" w:rsidRDefault="00385CB8" w:rsidP="00385CB8">
      <w:pPr>
        <w:pStyle w:val="EnglishHangEndNoCoptic"/>
      </w:pPr>
      <w:r w:rsidRPr="00AB1781">
        <w:tab/>
        <w:t xml:space="preserve">I </w:t>
      </w:r>
      <w:r w:rsidR="004D36A2">
        <w:t>hope</w:t>
      </w:r>
      <w:r w:rsidRPr="00AB1781">
        <w:t xml:space="preserve"> in </w:t>
      </w:r>
      <w:r w:rsidR="00E570CB">
        <w:t>Your</w:t>
      </w:r>
      <w:r w:rsidR="004D36A2">
        <w:t xml:space="preserve"> word</w:t>
      </w:r>
      <w:r w:rsidRPr="00AB1781">
        <w:t>.</w:t>
      </w:r>
    </w:p>
    <w:p w14:paraId="07544418" w14:textId="7C659FFD" w:rsidR="00385CB8" w:rsidRPr="00AB1781" w:rsidRDefault="00385CB8" w:rsidP="00385CB8">
      <w:pPr>
        <w:pStyle w:val="EnglishHangNoCoptic"/>
      </w:pPr>
      <w:r w:rsidRPr="00AB1781">
        <w:t xml:space="preserve">115 </w:t>
      </w:r>
      <w:r w:rsidR="004D36A2">
        <w:t>Turn away</w:t>
      </w:r>
      <w:r w:rsidRPr="00AB1781">
        <w:t xml:space="preserve"> from me, you evil</w:t>
      </w:r>
      <w:r w:rsidR="004D36A2">
        <w:t>doers</w:t>
      </w:r>
      <w:r w:rsidRPr="00AB1781">
        <w:t>,</w:t>
      </w:r>
    </w:p>
    <w:p w14:paraId="46C512F7" w14:textId="77777777" w:rsidR="00385CB8" w:rsidRPr="00AB1781" w:rsidRDefault="00385CB8" w:rsidP="00385CB8">
      <w:pPr>
        <w:pStyle w:val="EnglishHangEndNoCoptic"/>
      </w:pPr>
      <w:r w:rsidRPr="00AB1781">
        <w:tab/>
        <w:t>and I will search out the commandments of my God.</w:t>
      </w:r>
    </w:p>
    <w:p w14:paraId="11755F71" w14:textId="26EDBA76" w:rsidR="00385CB8" w:rsidRPr="00AB1781" w:rsidRDefault="00385CB8" w:rsidP="00385CB8">
      <w:pPr>
        <w:pStyle w:val="EnglishHangNoCoptic"/>
      </w:pPr>
      <w:r w:rsidRPr="00AB1781">
        <w:t xml:space="preserve">116 Defend me according to </w:t>
      </w:r>
      <w:r w:rsidR="00E570CB">
        <w:t>Your</w:t>
      </w:r>
      <w:r w:rsidR="008F48F6">
        <w:t xml:space="preserve"> word, and revive me,</w:t>
      </w:r>
    </w:p>
    <w:p w14:paraId="5EDB3BC7" w14:textId="52810178" w:rsidR="00385CB8" w:rsidRPr="00AB1781" w:rsidRDefault="00385CB8" w:rsidP="00385CB8">
      <w:pPr>
        <w:pStyle w:val="EnglishHangEndNoCoptic"/>
      </w:pPr>
      <w:r w:rsidRPr="00AB1781">
        <w:tab/>
        <w:t xml:space="preserve">and </w:t>
      </w:r>
      <w:r w:rsidR="008F48F6">
        <w:t xml:space="preserve">do not </w:t>
      </w:r>
      <w:r w:rsidRPr="00AB1781">
        <w:t>let me be disappointed in my expectation.</w:t>
      </w:r>
    </w:p>
    <w:p w14:paraId="1B91374F" w14:textId="63EE786E" w:rsidR="00385CB8" w:rsidRPr="00AB1781" w:rsidRDefault="00385CB8" w:rsidP="00385CB8">
      <w:pPr>
        <w:pStyle w:val="EnglishHangNoCoptic"/>
      </w:pPr>
      <w:r w:rsidRPr="00AB1781">
        <w:t xml:space="preserve">117 Help me and I </w:t>
      </w:r>
      <w:r w:rsidR="008F48F6">
        <w:t>will be saved,</w:t>
      </w:r>
    </w:p>
    <w:p w14:paraId="2D038866" w14:textId="5D38C5E7" w:rsidR="00385CB8" w:rsidRPr="00AB1781" w:rsidRDefault="00385CB8" w:rsidP="00385CB8">
      <w:pPr>
        <w:pStyle w:val="EnglishHangEndNoCoptic"/>
      </w:pPr>
      <w:r w:rsidRPr="00AB1781">
        <w:tab/>
        <w:t xml:space="preserve">and I will </w:t>
      </w:r>
      <w:r w:rsidR="008F48F6">
        <w:t xml:space="preserve">continually </w:t>
      </w:r>
      <w:r w:rsidRPr="00AB1781">
        <w:t xml:space="preserve">meditate on </w:t>
      </w:r>
      <w:r w:rsidR="00E570CB">
        <w:t>Your</w:t>
      </w:r>
      <w:r w:rsidRPr="00AB1781">
        <w:t xml:space="preserve"> </w:t>
      </w:r>
      <w:r w:rsidR="008F48F6">
        <w:t>statutes</w:t>
      </w:r>
      <w:r w:rsidRPr="00AB1781">
        <w:t>.</w:t>
      </w:r>
    </w:p>
    <w:p w14:paraId="7B947B75" w14:textId="07FD9331" w:rsidR="00385CB8" w:rsidRPr="00AB1781" w:rsidRDefault="00385CB8" w:rsidP="00385CB8">
      <w:pPr>
        <w:pStyle w:val="EnglishHangNoCoptic"/>
      </w:pPr>
      <w:r w:rsidRPr="00AB1781">
        <w:t xml:space="preserve">118 </w:t>
      </w:r>
      <w:r w:rsidR="001040C8">
        <w:t>You</w:t>
      </w:r>
      <w:r w:rsidRPr="00AB1781">
        <w:t xml:space="preserve"> </w:t>
      </w:r>
      <w:r w:rsidR="001C5073">
        <w:t xml:space="preserve">have </w:t>
      </w:r>
      <w:r w:rsidR="008F48F6">
        <w:t xml:space="preserve">despised </w:t>
      </w:r>
      <w:r w:rsidRPr="00AB1781">
        <w:t xml:space="preserve">all who </w:t>
      </w:r>
      <w:r w:rsidR="008F48F6">
        <w:t>turned away from</w:t>
      </w:r>
      <w:r w:rsidRPr="00AB1781">
        <w:t xml:space="preserve"> </w:t>
      </w:r>
      <w:r w:rsidR="00E570CB">
        <w:t>Your</w:t>
      </w:r>
      <w:r w:rsidRPr="00AB1781">
        <w:t xml:space="preserve"> </w:t>
      </w:r>
      <w:r w:rsidR="008F48F6">
        <w:t>statutes</w:t>
      </w:r>
      <w:r w:rsidRPr="00AB1781">
        <w:t>,</w:t>
      </w:r>
    </w:p>
    <w:p w14:paraId="0A511F82" w14:textId="77257C8C" w:rsidR="00385CB8" w:rsidRPr="00AB1781" w:rsidRDefault="00385CB8" w:rsidP="00385CB8">
      <w:pPr>
        <w:pStyle w:val="EnglishHangEndNoCoptic"/>
      </w:pPr>
      <w:r w:rsidRPr="00AB1781">
        <w:tab/>
        <w:t xml:space="preserve">for their </w:t>
      </w:r>
      <w:r w:rsidR="008F48F6">
        <w:t>thought</w:t>
      </w:r>
      <w:r w:rsidRPr="00AB1781">
        <w:t xml:space="preserve"> is </w:t>
      </w:r>
      <w:r w:rsidR="008F48F6">
        <w:t>iniquity</w:t>
      </w:r>
      <w:r w:rsidRPr="00AB1781">
        <w:t>.</w:t>
      </w:r>
    </w:p>
    <w:p w14:paraId="65327632" w14:textId="19255C1D" w:rsidR="00385CB8" w:rsidRPr="00AB1781" w:rsidRDefault="00385CB8" w:rsidP="00385CB8">
      <w:pPr>
        <w:pStyle w:val="EnglishHangNoCoptic"/>
      </w:pPr>
      <w:r w:rsidRPr="00AB1781">
        <w:t xml:space="preserve">119 </w:t>
      </w:r>
      <w:r w:rsidR="008F48F6">
        <w:t xml:space="preserve">I </w:t>
      </w:r>
      <w:r w:rsidR="001C5073">
        <w:t xml:space="preserve">have </w:t>
      </w:r>
      <w:r w:rsidR="008F48F6">
        <w:t>counted a</w:t>
      </w:r>
      <w:r w:rsidRPr="00AB1781">
        <w:t>ll t</w:t>
      </w:r>
      <w:r w:rsidR="008F48F6">
        <w:t>he sinners of the earth</w:t>
      </w:r>
      <w:r w:rsidRPr="00AB1781">
        <w:t xml:space="preserve"> as </w:t>
      </w:r>
      <w:r w:rsidR="008F48F6">
        <w:t>transgressors</w:t>
      </w:r>
      <w:r w:rsidRPr="00AB1781">
        <w:t>;</w:t>
      </w:r>
      <w:r w:rsidRPr="00AB1781">
        <w:rPr>
          <w:rStyle w:val="FootnoteReference"/>
        </w:rPr>
        <w:footnoteReference w:id="738"/>
      </w:r>
    </w:p>
    <w:p w14:paraId="5BED504D" w14:textId="22B9896B" w:rsidR="00385CB8" w:rsidRPr="00AB1781" w:rsidRDefault="00385CB8" w:rsidP="00385CB8">
      <w:pPr>
        <w:pStyle w:val="EnglishHangEndNoCoptic"/>
      </w:pPr>
      <w:r w:rsidRPr="00AB1781">
        <w:tab/>
        <w:t xml:space="preserve">that is why I </w:t>
      </w:r>
      <w:r w:rsidR="008F48F6">
        <w:t xml:space="preserve">always </w:t>
      </w:r>
      <w:r w:rsidRPr="00AB1781">
        <w:t xml:space="preserve">love </w:t>
      </w:r>
      <w:r w:rsidR="00E570CB">
        <w:t>Your</w:t>
      </w:r>
      <w:r w:rsidRPr="00AB1781">
        <w:t xml:space="preserve"> testimonies.</w:t>
      </w:r>
    </w:p>
    <w:p w14:paraId="3A2E88A4" w14:textId="77777777" w:rsidR="00385CB8" w:rsidRPr="00AB1781" w:rsidRDefault="00385CB8" w:rsidP="00385CB8">
      <w:pPr>
        <w:pStyle w:val="EnglishHangNoCoptic"/>
      </w:pPr>
      <w:r w:rsidRPr="00AB1781">
        <w:t xml:space="preserve">120 Nail down my flesh with the fear of </w:t>
      </w:r>
      <w:r w:rsidR="001040C8">
        <w:t>You</w:t>
      </w:r>
      <w:r w:rsidRPr="00AB1781">
        <w:t>,</w:t>
      </w:r>
    </w:p>
    <w:p w14:paraId="263CE049" w14:textId="7A8E4B37" w:rsidR="00385CB8" w:rsidRDefault="00385CB8" w:rsidP="00385CB8">
      <w:pPr>
        <w:pStyle w:val="EnglishHangEndNoCoptic"/>
      </w:pPr>
      <w:r w:rsidRPr="00AB1781">
        <w:tab/>
        <w:t xml:space="preserve">for I am afraid of </w:t>
      </w:r>
      <w:r w:rsidR="00E570CB">
        <w:t>Your</w:t>
      </w:r>
      <w:r w:rsidRPr="00AB1781">
        <w:t xml:space="preserve"> judgments.</w:t>
      </w:r>
    </w:p>
    <w:p w14:paraId="3FE877F0" w14:textId="4DF3B13A" w:rsidR="00E611C7" w:rsidRDefault="00E611C7" w:rsidP="00E611C7">
      <w:pPr>
        <w:pStyle w:val="Rubric"/>
      </w:pPr>
      <w:r>
        <w:t>Glory to You, O Love of mankind.</w:t>
      </w:r>
    </w:p>
    <w:p w14:paraId="087508CB" w14:textId="724A0106" w:rsidR="00494693" w:rsidRPr="00AB1781" w:rsidRDefault="00494693" w:rsidP="00BF0205">
      <w:pPr>
        <w:pStyle w:val="Heading5"/>
      </w:pPr>
      <w:r>
        <w:t>Psalm 118 Part 16</w:t>
      </w:r>
      <w:r w:rsidR="00F224C9">
        <w:t xml:space="preserve"> (</w:t>
      </w:r>
      <w:r w:rsidR="00F224C9" w:rsidRPr="0082523C">
        <w:rPr>
          <w:rFonts w:ascii="Tahoma" w:eastAsia="Tahoma" w:hAnsi="Tahoma" w:cs="Tahoma"/>
        </w:rPr>
        <w:t>ע</w:t>
      </w:r>
      <w:r w:rsidR="00F224C9">
        <w:t>)</w:t>
      </w:r>
      <w:r>
        <w:t xml:space="preserve">: </w:t>
      </w:r>
      <w:r w:rsidR="00E67F94">
        <w:t>“</w:t>
      </w:r>
      <w:r>
        <w:t>I have done what is right and jus</w:t>
      </w:r>
      <w:r w:rsidR="00E67F94">
        <w:t>t”</w:t>
      </w:r>
    </w:p>
    <w:p w14:paraId="0CDF1709" w14:textId="60C39A56"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836C17" w14:textId="77777777" w:rsidR="00385CB8" w:rsidRPr="00AB1781" w:rsidRDefault="00385CB8" w:rsidP="00385CB8">
      <w:pPr>
        <w:pStyle w:val="EnglishHangNoCoptic"/>
      </w:pPr>
      <w:r w:rsidRPr="00AB1781">
        <w:t>121 I have done what is right and just;</w:t>
      </w:r>
    </w:p>
    <w:p w14:paraId="7DD6948E" w14:textId="0D469886" w:rsidR="00385CB8" w:rsidRPr="00AB1781" w:rsidRDefault="00385CB8" w:rsidP="00385CB8">
      <w:pPr>
        <w:pStyle w:val="EnglishHangEndNoCoptic"/>
      </w:pPr>
      <w:r w:rsidRPr="00AB1781">
        <w:tab/>
      </w:r>
      <w:r w:rsidR="008F48F6">
        <w:t xml:space="preserve">Do not </w:t>
      </w:r>
      <w:r w:rsidRPr="00AB1781">
        <w:t xml:space="preserve">leave me to those who </w:t>
      </w:r>
      <w:r w:rsidR="008F48F6">
        <w:t>oppress</w:t>
      </w:r>
      <w:r w:rsidR="008F48F6" w:rsidRPr="00AB1781">
        <w:t xml:space="preserve"> </w:t>
      </w:r>
      <w:r w:rsidRPr="00AB1781">
        <w:t>me.</w:t>
      </w:r>
    </w:p>
    <w:p w14:paraId="2C0E0280" w14:textId="6FBB6827" w:rsidR="00385CB8" w:rsidRPr="00AB1781" w:rsidRDefault="00385CB8" w:rsidP="00385CB8">
      <w:pPr>
        <w:pStyle w:val="EnglishHangNoCoptic"/>
      </w:pPr>
      <w:r w:rsidRPr="00AB1781">
        <w:t xml:space="preserve">122 Be responsible for </w:t>
      </w:r>
      <w:r w:rsidR="00E570CB">
        <w:t>Your</w:t>
      </w:r>
      <w:r w:rsidRPr="00AB1781">
        <w:t xml:space="preserve"> </w:t>
      </w:r>
      <w:r w:rsidR="008F48F6">
        <w:t>servant’s</w:t>
      </w:r>
      <w:r w:rsidRPr="00AB1781">
        <w:t xml:space="preserve"> welfare;</w:t>
      </w:r>
      <w:r w:rsidRPr="00AB1781">
        <w:rPr>
          <w:rStyle w:val="FootnoteReference"/>
        </w:rPr>
        <w:footnoteReference w:id="739"/>
      </w:r>
    </w:p>
    <w:p w14:paraId="3082A62B" w14:textId="0F434587" w:rsidR="00385CB8" w:rsidRPr="00AB1781" w:rsidRDefault="00385CB8" w:rsidP="00385CB8">
      <w:pPr>
        <w:pStyle w:val="EnglishHangEndNoCoptic"/>
      </w:pPr>
      <w:r w:rsidRPr="00AB1781">
        <w:tab/>
        <w:t xml:space="preserve">do not let the </w:t>
      </w:r>
      <w:r w:rsidR="008F48F6">
        <w:t>arrogant</w:t>
      </w:r>
      <w:r w:rsidRPr="00AB1781">
        <w:t xml:space="preserve"> </w:t>
      </w:r>
      <w:r w:rsidR="008F48F6">
        <w:t>falsely accuse me</w:t>
      </w:r>
      <w:r w:rsidRPr="00AB1781">
        <w:t>.</w:t>
      </w:r>
    </w:p>
    <w:p w14:paraId="1F2D85E8" w14:textId="22984B15" w:rsidR="00385CB8" w:rsidRPr="00AB1781" w:rsidRDefault="00385CB8" w:rsidP="00385CB8">
      <w:pPr>
        <w:pStyle w:val="EnglishHangNoCoptic"/>
      </w:pPr>
      <w:r w:rsidRPr="00AB1781">
        <w:t xml:space="preserve">123 My eyes </w:t>
      </w:r>
      <w:r w:rsidR="008F48F6">
        <w:t>failed [in looking]</w:t>
      </w:r>
      <w:r w:rsidRPr="00AB1781">
        <w:t xml:space="preserve"> </w:t>
      </w:r>
      <w:r w:rsidR="008F48F6">
        <w:t xml:space="preserve">for </w:t>
      </w:r>
      <w:r w:rsidR="00E570CB">
        <w:t>Your</w:t>
      </w:r>
      <w:r w:rsidRPr="00AB1781">
        <w:t xml:space="preserve"> salvation,</w:t>
      </w:r>
    </w:p>
    <w:p w14:paraId="3076D74B" w14:textId="77777777" w:rsidR="00385CB8" w:rsidRPr="00AB1781" w:rsidRDefault="00385CB8" w:rsidP="00385CB8">
      <w:pPr>
        <w:pStyle w:val="EnglishHangEndNoCoptic"/>
      </w:pPr>
      <w:r w:rsidRPr="00AB1781">
        <w:tab/>
        <w:t xml:space="preserve">and for the word of </w:t>
      </w:r>
      <w:r w:rsidR="00E570CB">
        <w:t>Your</w:t>
      </w:r>
      <w:r w:rsidRPr="00AB1781">
        <w:t xml:space="preserve"> righteousness.</w:t>
      </w:r>
    </w:p>
    <w:p w14:paraId="5A2E330F" w14:textId="4BEFB818" w:rsidR="00385CB8" w:rsidRPr="00AB1781" w:rsidRDefault="00385CB8" w:rsidP="00385CB8">
      <w:pPr>
        <w:pStyle w:val="EnglishHangNoCoptic"/>
      </w:pPr>
      <w:r w:rsidRPr="00AB1781">
        <w:t xml:space="preserve">124 Deal with </w:t>
      </w:r>
      <w:r w:rsidR="00E570CB">
        <w:t>Your</w:t>
      </w:r>
      <w:r w:rsidRPr="00AB1781">
        <w:t xml:space="preserve"> </w:t>
      </w:r>
      <w:r w:rsidR="008F48F6">
        <w:t>servant</w:t>
      </w:r>
      <w:r w:rsidRPr="00AB1781">
        <w:t xml:space="preserve"> according to </w:t>
      </w:r>
      <w:r w:rsidR="00E570CB">
        <w:t>Your</w:t>
      </w:r>
      <w:r w:rsidRPr="00AB1781">
        <w:t xml:space="preserve"> mercy,</w:t>
      </w:r>
    </w:p>
    <w:p w14:paraId="3969A5FC" w14:textId="6FB4C5FD" w:rsidR="00385CB8" w:rsidRPr="00AB1781" w:rsidRDefault="00385CB8" w:rsidP="00385CB8">
      <w:pPr>
        <w:pStyle w:val="EnglishHangEndNoCoptic"/>
      </w:pPr>
      <w:r w:rsidRPr="00AB1781">
        <w:tab/>
        <w:t xml:space="preserve">and teach me </w:t>
      </w:r>
      <w:r w:rsidR="00E570CB">
        <w:t>Your</w:t>
      </w:r>
      <w:r w:rsidRPr="00AB1781">
        <w:t xml:space="preserve"> </w:t>
      </w:r>
      <w:r w:rsidR="008F48F6">
        <w:t>statutes</w:t>
      </w:r>
      <w:r w:rsidRPr="00AB1781">
        <w:t>.</w:t>
      </w:r>
    </w:p>
    <w:p w14:paraId="25117EBA" w14:textId="73BD2A01" w:rsidR="00385CB8" w:rsidRPr="00AB1781" w:rsidRDefault="00385CB8" w:rsidP="00385CB8">
      <w:pPr>
        <w:pStyle w:val="EnglishHangNoCoptic"/>
      </w:pPr>
      <w:r w:rsidRPr="00AB1781">
        <w:lastRenderedPageBreak/>
        <w:t xml:space="preserve">125 I am </w:t>
      </w:r>
      <w:r w:rsidR="00E570CB">
        <w:t>Your</w:t>
      </w:r>
      <w:r w:rsidRPr="00AB1781">
        <w:t xml:space="preserve"> </w:t>
      </w:r>
      <w:r w:rsidR="008F48F6">
        <w:t>servant</w:t>
      </w:r>
      <w:r w:rsidR="00027E51">
        <w:t>;</w:t>
      </w:r>
      <w:r w:rsidRPr="00AB1781">
        <w:t xml:space="preserve"> give me understanding,</w:t>
      </w:r>
    </w:p>
    <w:p w14:paraId="2B3778AB" w14:textId="6D55A20C" w:rsidR="00385CB8" w:rsidRPr="00AB1781" w:rsidRDefault="00385CB8" w:rsidP="00385CB8">
      <w:pPr>
        <w:pStyle w:val="EnglishHangEndNoCoptic"/>
      </w:pPr>
      <w:r w:rsidRPr="00AB1781">
        <w:tab/>
        <w:t xml:space="preserve">and I </w:t>
      </w:r>
      <w:r w:rsidR="00027E51">
        <w:t>will</w:t>
      </w:r>
      <w:r w:rsidRPr="00AB1781">
        <w:t xml:space="preserve"> know </w:t>
      </w:r>
      <w:r w:rsidR="00E570CB">
        <w:t>Your</w:t>
      </w:r>
      <w:r w:rsidRPr="00AB1781">
        <w:t xml:space="preserve"> testimonies.</w:t>
      </w:r>
    </w:p>
    <w:p w14:paraId="0A1CFC76" w14:textId="77777777" w:rsidR="00385CB8" w:rsidRPr="00AB1781" w:rsidRDefault="00385CB8" w:rsidP="00385CB8">
      <w:pPr>
        <w:pStyle w:val="EnglishHangNoCoptic"/>
      </w:pPr>
      <w:r w:rsidRPr="00AB1781">
        <w:t>126 It is time for the Lord to act;</w:t>
      </w:r>
      <w:r w:rsidRPr="00AB1781">
        <w:rPr>
          <w:rStyle w:val="FootnoteReference"/>
        </w:rPr>
        <w:footnoteReference w:id="740"/>
      </w:r>
    </w:p>
    <w:p w14:paraId="150DE129" w14:textId="77777777" w:rsidR="00385CB8" w:rsidRPr="00AB1781" w:rsidRDefault="00385CB8" w:rsidP="00385CB8">
      <w:pPr>
        <w:pStyle w:val="EnglishHangEndNoCoptic"/>
      </w:pPr>
      <w:r w:rsidRPr="00AB1781">
        <w:tab/>
        <w:t xml:space="preserve">they have defied </w:t>
      </w:r>
      <w:r w:rsidR="00E570CB">
        <w:t>Your</w:t>
      </w:r>
      <w:r w:rsidRPr="00AB1781">
        <w:t xml:space="preserve"> law.</w:t>
      </w:r>
    </w:p>
    <w:p w14:paraId="50838E67" w14:textId="03E83E11" w:rsidR="00385CB8" w:rsidRPr="00AB1781" w:rsidRDefault="00385CB8" w:rsidP="00385CB8">
      <w:pPr>
        <w:pStyle w:val="EnglishHangNoCoptic"/>
      </w:pPr>
      <w:r w:rsidRPr="00AB1781">
        <w:t xml:space="preserve">127 </w:t>
      </w:r>
      <w:r w:rsidR="00027E51">
        <w:t>Therefore</w:t>
      </w:r>
      <w:r w:rsidRPr="00AB1781">
        <w:t xml:space="preserve"> I love </w:t>
      </w:r>
      <w:r w:rsidR="00E570CB">
        <w:t>Your</w:t>
      </w:r>
      <w:r w:rsidRPr="00AB1781">
        <w:t xml:space="preserve"> commandments</w:t>
      </w:r>
    </w:p>
    <w:p w14:paraId="61FADB36" w14:textId="7D601883" w:rsidR="00385CB8" w:rsidRPr="00AB1781" w:rsidRDefault="00385CB8" w:rsidP="00385CB8">
      <w:pPr>
        <w:pStyle w:val="EnglishHangEndNoCoptic"/>
      </w:pPr>
      <w:r w:rsidRPr="00AB1781">
        <w:tab/>
        <w:t xml:space="preserve">more than gold </w:t>
      </w:r>
      <w:r w:rsidR="00027E51">
        <w:t>and</w:t>
      </w:r>
      <w:r w:rsidRPr="00AB1781">
        <w:t xml:space="preserve"> topaz.</w:t>
      </w:r>
      <w:r w:rsidRPr="00AB1781">
        <w:rPr>
          <w:rStyle w:val="FootnoteReference"/>
        </w:rPr>
        <w:footnoteReference w:id="741"/>
      </w:r>
    </w:p>
    <w:p w14:paraId="6FB87FA1" w14:textId="56DB3055" w:rsidR="00385CB8" w:rsidRPr="00AB1781" w:rsidRDefault="00385CB8" w:rsidP="00385CB8">
      <w:pPr>
        <w:pStyle w:val="EnglishHangNoCoptic"/>
      </w:pPr>
      <w:r w:rsidRPr="00AB1781">
        <w:t xml:space="preserve">128 </w:t>
      </w:r>
      <w:r w:rsidR="00027E51">
        <w:t>Therefore</w:t>
      </w:r>
      <w:r w:rsidRPr="00AB1781">
        <w:t xml:space="preserve"> I </w:t>
      </w:r>
      <w:r w:rsidR="00027E51">
        <w:t>set myself straight by</w:t>
      </w:r>
      <w:r w:rsidR="00027E51">
        <w:rPr>
          <w:rStyle w:val="FootnoteReference"/>
        </w:rPr>
        <w:footnoteReference w:id="742"/>
      </w:r>
      <w:r w:rsidRPr="00AB1781">
        <w:t xml:space="preserve"> all </w:t>
      </w:r>
      <w:r w:rsidR="00E570CB">
        <w:t>Your</w:t>
      </w:r>
      <w:r w:rsidRPr="00AB1781">
        <w:t xml:space="preserve"> commandments;</w:t>
      </w:r>
    </w:p>
    <w:p w14:paraId="14053B9A" w14:textId="68402FB8" w:rsidR="00385CB8" w:rsidRDefault="00385CB8" w:rsidP="00385CB8">
      <w:pPr>
        <w:pStyle w:val="EnglishHangEndNoCoptic"/>
      </w:pPr>
      <w:r w:rsidRPr="00AB1781">
        <w:tab/>
      </w:r>
      <w:r w:rsidR="00027E51">
        <w:t xml:space="preserve">I hate </w:t>
      </w:r>
      <w:r w:rsidRPr="00AB1781">
        <w:t>every wrong way.</w:t>
      </w:r>
    </w:p>
    <w:p w14:paraId="01738BD3" w14:textId="6E96D1EC" w:rsidR="00E611C7" w:rsidRDefault="00E611C7" w:rsidP="00E611C7">
      <w:pPr>
        <w:pStyle w:val="Rubric"/>
      </w:pPr>
      <w:r>
        <w:t>Glory to You, O Love of mankind.</w:t>
      </w:r>
    </w:p>
    <w:p w14:paraId="27CC3D04" w14:textId="11C1DF9B" w:rsidR="00494693" w:rsidRPr="00385CB8" w:rsidRDefault="00494693" w:rsidP="00BF0205">
      <w:pPr>
        <w:pStyle w:val="Heading5"/>
      </w:pPr>
      <w:r>
        <w:t>Psalm 118 Part 17</w:t>
      </w:r>
      <w:r w:rsidR="00F224C9">
        <w:t xml:space="preserve"> (</w:t>
      </w:r>
      <w:r w:rsidR="00F224C9" w:rsidRPr="0082523C">
        <w:rPr>
          <w:rFonts w:ascii="Tahoma" w:eastAsia="Tahoma" w:hAnsi="Tahoma" w:cs="Tahoma"/>
        </w:rPr>
        <w:t>פ</w:t>
      </w:r>
      <w:r w:rsidR="00F224C9">
        <w:t>)</w:t>
      </w:r>
      <w:r>
        <w:t xml:space="preserve">: </w:t>
      </w:r>
      <w:r w:rsidR="00E67F94">
        <w:t>“</w:t>
      </w:r>
      <w:r>
        <w:t>Your testimonies are wonderfu</w:t>
      </w:r>
      <w:r w:rsidR="00E67F94">
        <w:t>l”</w:t>
      </w:r>
    </w:p>
    <w:p w14:paraId="614D9386" w14:textId="5AC4137A"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78216A0C" w14:textId="77777777" w:rsidR="00385CB8" w:rsidRPr="00AB1781" w:rsidRDefault="00385CB8" w:rsidP="00385CB8">
      <w:pPr>
        <w:pStyle w:val="EnglishHangNoCoptic"/>
      </w:pPr>
      <w:r w:rsidRPr="00AB1781">
        <w:t xml:space="preserve">129 </w:t>
      </w:r>
      <w:r w:rsidR="00E570CB">
        <w:t>Your</w:t>
      </w:r>
      <w:r w:rsidRPr="00AB1781">
        <w:t xml:space="preserve"> testimonies are wonderful;</w:t>
      </w:r>
    </w:p>
    <w:p w14:paraId="34EE3D8E" w14:textId="3EE2224D" w:rsidR="00385CB8" w:rsidRPr="00AB1781" w:rsidRDefault="00385CB8" w:rsidP="00385CB8">
      <w:pPr>
        <w:pStyle w:val="EnglishHangEndNoCoptic"/>
      </w:pPr>
      <w:r w:rsidRPr="00AB1781">
        <w:tab/>
      </w:r>
      <w:r w:rsidR="00027E51">
        <w:t>therefore</w:t>
      </w:r>
      <w:r w:rsidRPr="00AB1781">
        <w:t xml:space="preserve"> my soul s</w:t>
      </w:r>
      <w:r w:rsidR="00027E51">
        <w:t xml:space="preserve">earches </w:t>
      </w:r>
      <w:r w:rsidRPr="00AB1781">
        <w:t>them</w:t>
      </w:r>
      <w:r w:rsidR="00027E51">
        <w:t xml:space="preserve"> out</w:t>
      </w:r>
      <w:r w:rsidRPr="00AB1781">
        <w:t>.</w:t>
      </w:r>
    </w:p>
    <w:p w14:paraId="32BC3958" w14:textId="325F9700" w:rsidR="00385CB8" w:rsidRPr="00AB1781" w:rsidRDefault="00385CB8" w:rsidP="00385CB8">
      <w:pPr>
        <w:pStyle w:val="EnglishHangNoCoptic"/>
      </w:pPr>
      <w:r w:rsidRPr="00AB1781">
        <w:t xml:space="preserve">130 The </w:t>
      </w:r>
      <w:r w:rsidR="00027E51">
        <w:t>revelation</w:t>
      </w:r>
      <w:r w:rsidRPr="00AB1781">
        <w:t xml:space="preserve"> of </w:t>
      </w:r>
      <w:r w:rsidR="00E570CB">
        <w:t>Your</w:t>
      </w:r>
      <w:r w:rsidRPr="00AB1781">
        <w:t xml:space="preserve"> words enlightens</w:t>
      </w:r>
      <w:r w:rsidR="00027E51">
        <w:t>,</w:t>
      </w:r>
    </w:p>
    <w:p w14:paraId="79F0A6C1" w14:textId="7F77E53E" w:rsidR="00385CB8" w:rsidRPr="00AB1781" w:rsidRDefault="00385CB8" w:rsidP="00385CB8">
      <w:pPr>
        <w:pStyle w:val="EnglishHangEndNoCoptic"/>
      </w:pPr>
      <w:r w:rsidRPr="00AB1781">
        <w:tab/>
        <w:t xml:space="preserve">and </w:t>
      </w:r>
      <w:r w:rsidR="00027E51">
        <w:t>causes</w:t>
      </w:r>
      <w:r w:rsidRPr="00AB1781">
        <w:t xml:space="preserve"> </w:t>
      </w:r>
      <w:r w:rsidR="00027E51">
        <w:t xml:space="preserve">little </w:t>
      </w:r>
      <w:r w:rsidRPr="00AB1781">
        <w:t>children</w:t>
      </w:r>
      <w:r w:rsidR="00027E51">
        <w:t xml:space="preserve"> to understand</w:t>
      </w:r>
      <w:r w:rsidRPr="00AB1781">
        <w:t>.</w:t>
      </w:r>
      <w:r w:rsidRPr="00AB1781">
        <w:rPr>
          <w:rStyle w:val="FootnoteReference"/>
        </w:rPr>
        <w:footnoteReference w:id="743"/>
      </w:r>
    </w:p>
    <w:p w14:paraId="203A2663" w14:textId="4123D165" w:rsidR="00385CB8" w:rsidRPr="00AB1781" w:rsidRDefault="00385CB8" w:rsidP="00385CB8">
      <w:pPr>
        <w:pStyle w:val="EnglishHangNoCoptic"/>
      </w:pPr>
      <w:r w:rsidRPr="00AB1781">
        <w:t>131 I open</w:t>
      </w:r>
      <w:r w:rsidR="00027E51">
        <w:t>ed</w:t>
      </w:r>
      <w:r w:rsidRPr="00AB1781">
        <w:t xml:space="preserve"> my mouth</w:t>
      </w:r>
      <w:r w:rsidR="00027E51">
        <w:t>,</w:t>
      </w:r>
      <w:r w:rsidRPr="00AB1781">
        <w:t xml:space="preserve"> and </w:t>
      </w:r>
      <w:r w:rsidR="00027E51">
        <w:t>drew</w:t>
      </w:r>
      <w:r w:rsidRPr="00AB1781">
        <w:t xml:space="preserve"> in </w:t>
      </w:r>
      <w:r w:rsidR="00027E51">
        <w:t>breath</w:t>
      </w:r>
      <w:r w:rsidR="00027E51">
        <w:rPr>
          <w:rStyle w:val="FootnoteReference"/>
        </w:rPr>
        <w:footnoteReference w:id="744"/>
      </w:r>
      <w:r w:rsidRPr="00AB1781">
        <w:t>,</w:t>
      </w:r>
    </w:p>
    <w:p w14:paraId="71DF6992" w14:textId="57B523BD" w:rsidR="00385CB8" w:rsidRDefault="00385CB8" w:rsidP="00385CB8">
      <w:pPr>
        <w:pStyle w:val="EnglishHangEndNoCoptic"/>
      </w:pPr>
      <w:r w:rsidRPr="00AB1781">
        <w:tab/>
        <w:t>for I long</w:t>
      </w:r>
      <w:r w:rsidR="00027E51">
        <w:t>ed</w:t>
      </w:r>
      <w:r w:rsidRPr="00AB1781">
        <w:t xml:space="preserve"> for </w:t>
      </w:r>
      <w:r w:rsidR="00E570CB">
        <w:t>Your</w:t>
      </w:r>
      <w:r w:rsidRPr="00AB1781">
        <w:t xml:space="preserve"> commandments.</w:t>
      </w:r>
    </w:p>
    <w:p w14:paraId="7B1F9311" w14:textId="0559F3C2" w:rsidR="00924D0C" w:rsidRPr="00AB1781" w:rsidRDefault="00924D0C" w:rsidP="00924D0C">
      <w:pPr>
        <w:pStyle w:val="Rubric"/>
      </w:pPr>
      <w:r>
        <w:t>Glory…</w:t>
      </w:r>
    </w:p>
    <w:p w14:paraId="22E1FC6E" w14:textId="7FC40BA8" w:rsidR="00385CB8" w:rsidRPr="00AB1781" w:rsidRDefault="00385CB8" w:rsidP="00385CB8">
      <w:pPr>
        <w:pStyle w:val="EnglishHangNoCoptic"/>
      </w:pPr>
      <w:r w:rsidRPr="00AB1781">
        <w:t>132 Look upon me and have mercy on me</w:t>
      </w:r>
      <w:r w:rsidR="00027E51">
        <w:t>,</w:t>
      </w:r>
    </w:p>
    <w:p w14:paraId="529DBB23" w14:textId="3798D8D3" w:rsidR="00385CB8" w:rsidRPr="00AB1781" w:rsidRDefault="00385CB8" w:rsidP="00385CB8">
      <w:pPr>
        <w:pStyle w:val="EnglishHangEndNoCoptic"/>
      </w:pPr>
      <w:r w:rsidRPr="00AB1781">
        <w:tab/>
      </w:r>
      <w:r w:rsidR="00027E51">
        <w:t>as Your judgement is</w:t>
      </w:r>
      <w:r w:rsidRPr="00AB1781">
        <w:t xml:space="preserve"> </w:t>
      </w:r>
      <w:r w:rsidR="00027E51">
        <w:t>towards</w:t>
      </w:r>
      <w:r w:rsidRPr="00AB1781">
        <w:t xml:space="preserve"> those who love </w:t>
      </w:r>
      <w:r w:rsidR="00E570CB">
        <w:t>Your</w:t>
      </w:r>
      <w:r w:rsidR="00027E51">
        <w:t xml:space="preserve"> N</w:t>
      </w:r>
      <w:r w:rsidRPr="00AB1781">
        <w:t>ame.</w:t>
      </w:r>
      <w:r w:rsidRPr="00AB1781">
        <w:rPr>
          <w:rStyle w:val="FootnoteReference"/>
        </w:rPr>
        <w:footnoteReference w:id="745"/>
      </w:r>
    </w:p>
    <w:p w14:paraId="082109E1" w14:textId="1E0AEB34" w:rsidR="00385CB8" w:rsidRPr="00AB1781" w:rsidRDefault="00385CB8" w:rsidP="00385CB8">
      <w:pPr>
        <w:pStyle w:val="EnglishHangNoCoptic"/>
      </w:pPr>
      <w:r w:rsidRPr="00AB1781">
        <w:t xml:space="preserve">133 Direct my steps </w:t>
      </w:r>
      <w:r w:rsidR="00027E51">
        <w:t>according to</w:t>
      </w:r>
      <w:r w:rsidRPr="00AB1781">
        <w:t xml:space="preserve"> </w:t>
      </w:r>
      <w:r w:rsidR="00E570CB">
        <w:t>Your</w:t>
      </w:r>
      <w:r w:rsidRPr="00AB1781">
        <w:t xml:space="preserve"> </w:t>
      </w:r>
      <w:r w:rsidR="00027E51">
        <w:t>sayings</w:t>
      </w:r>
      <w:r w:rsidRPr="00AB1781">
        <w:t>,</w:t>
      </w:r>
    </w:p>
    <w:p w14:paraId="31D00637" w14:textId="77777777" w:rsidR="00814FC4" w:rsidRDefault="00385CB8" w:rsidP="00385CB8">
      <w:pPr>
        <w:pStyle w:val="EnglishHangEndNoCoptic"/>
      </w:pPr>
      <w:r w:rsidRPr="00AB1781">
        <w:tab/>
        <w:t xml:space="preserve">and </w:t>
      </w:r>
      <w:r w:rsidR="00027E51">
        <w:t xml:space="preserve">do not </w:t>
      </w:r>
      <w:r w:rsidRPr="00AB1781">
        <w:t xml:space="preserve">let </w:t>
      </w:r>
      <w:r w:rsidR="00814FC4">
        <w:t>iniquity</w:t>
      </w:r>
      <w:r w:rsidRPr="00AB1781">
        <w:t xml:space="preserve"> ha</w:t>
      </w:r>
    </w:p>
    <w:p w14:paraId="7684C03F" w14:textId="148B4094" w:rsidR="00385CB8" w:rsidRPr="00AB1781" w:rsidRDefault="00385CB8" w:rsidP="00385CB8">
      <w:pPr>
        <w:pStyle w:val="EnglishHangEndNoCoptic"/>
      </w:pPr>
      <w:r w:rsidRPr="00AB1781">
        <w:t>ve dominion over me.</w:t>
      </w:r>
    </w:p>
    <w:p w14:paraId="5DD023FA" w14:textId="4A17FC7A" w:rsidR="00385CB8" w:rsidRPr="00AB1781" w:rsidRDefault="00385CB8" w:rsidP="00385CB8">
      <w:pPr>
        <w:pStyle w:val="EnglishHangNoCoptic"/>
      </w:pPr>
      <w:r w:rsidRPr="00AB1781">
        <w:t xml:space="preserve">134 Redeem me from the </w:t>
      </w:r>
      <w:r w:rsidR="00027E51">
        <w:t>extortion</w:t>
      </w:r>
      <w:r w:rsidRPr="00AB1781">
        <w:t xml:space="preserve"> of men,</w:t>
      </w:r>
    </w:p>
    <w:p w14:paraId="150107AA" w14:textId="77777777" w:rsidR="00385CB8" w:rsidRPr="00AB1781" w:rsidRDefault="00385CB8" w:rsidP="00385CB8">
      <w:pPr>
        <w:pStyle w:val="EnglishHangEndNoCoptic"/>
      </w:pPr>
      <w:r w:rsidRPr="00AB1781">
        <w:tab/>
        <w:t xml:space="preserve">and I will keep </w:t>
      </w:r>
      <w:r w:rsidR="00E570CB">
        <w:t>Your</w:t>
      </w:r>
      <w:r w:rsidRPr="00AB1781">
        <w:t xml:space="preserve"> commandments.</w:t>
      </w:r>
    </w:p>
    <w:p w14:paraId="638FB011" w14:textId="5BECC0B1" w:rsidR="00385CB8" w:rsidRPr="00AB1781" w:rsidRDefault="00385CB8" w:rsidP="00385CB8">
      <w:pPr>
        <w:pStyle w:val="EnglishHangNoCoptic"/>
      </w:pPr>
      <w:r w:rsidRPr="00AB1781">
        <w:lastRenderedPageBreak/>
        <w:t xml:space="preserve">135 </w:t>
      </w:r>
      <w:r w:rsidR="00A7568A">
        <w:t>Make</w:t>
      </w:r>
      <w:r w:rsidRPr="00AB1781">
        <w:t xml:space="preserve"> </w:t>
      </w:r>
      <w:r w:rsidR="00E570CB">
        <w:t>Your</w:t>
      </w:r>
      <w:r w:rsidRPr="00AB1781">
        <w:t xml:space="preserve"> face </w:t>
      </w:r>
      <w:r w:rsidR="00A7568A">
        <w:t>shine</w:t>
      </w:r>
      <w:r w:rsidRPr="00AB1781">
        <w:t xml:space="preserve"> </w:t>
      </w:r>
      <w:r w:rsidR="00A7568A">
        <w:t>up</w:t>
      </w:r>
      <w:r w:rsidRPr="00AB1781">
        <w:t xml:space="preserve">on </w:t>
      </w:r>
      <w:r w:rsidR="00E570CB">
        <w:t>Your</w:t>
      </w:r>
      <w:r w:rsidRPr="00AB1781">
        <w:t xml:space="preserve"> </w:t>
      </w:r>
      <w:r w:rsidR="00A7568A">
        <w:t>servant</w:t>
      </w:r>
      <w:r w:rsidRPr="00AB1781">
        <w:t>,</w:t>
      </w:r>
    </w:p>
    <w:p w14:paraId="1A625591" w14:textId="367035B6" w:rsidR="00385CB8" w:rsidRPr="00AB1781" w:rsidRDefault="00385CB8" w:rsidP="00385CB8">
      <w:pPr>
        <w:pStyle w:val="EnglishHangEndNoCoptic"/>
      </w:pPr>
      <w:r w:rsidRPr="00AB1781">
        <w:tab/>
        <w:t xml:space="preserve">and teach me </w:t>
      </w:r>
      <w:r w:rsidR="00E570CB">
        <w:t>Your</w:t>
      </w:r>
      <w:r w:rsidRPr="00AB1781">
        <w:t xml:space="preserve"> </w:t>
      </w:r>
      <w:r w:rsidR="00A7568A">
        <w:t>statutes</w:t>
      </w:r>
      <w:r w:rsidRPr="00AB1781">
        <w:t>.</w:t>
      </w:r>
    </w:p>
    <w:p w14:paraId="497969E7" w14:textId="77777777" w:rsidR="00385CB8" w:rsidRPr="00AB1781" w:rsidRDefault="00385CB8" w:rsidP="00385CB8">
      <w:pPr>
        <w:pStyle w:val="EnglishHangNoCoptic"/>
      </w:pPr>
      <w:r w:rsidRPr="00AB1781">
        <w:t>136 My eyes shed streams of water,</w:t>
      </w:r>
    </w:p>
    <w:p w14:paraId="51E08EAB" w14:textId="3B91007C" w:rsidR="00385CB8" w:rsidRDefault="00385CB8" w:rsidP="00385CB8">
      <w:pPr>
        <w:pStyle w:val="EnglishHangEndNoCoptic"/>
      </w:pPr>
      <w:r w:rsidRPr="00AB1781">
        <w:tab/>
      </w:r>
      <w:r w:rsidR="00A7568A">
        <w:t>because</w:t>
      </w:r>
      <w:r w:rsidRPr="00AB1781">
        <w:t xml:space="preserve"> </w:t>
      </w:r>
      <w:r w:rsidR="00A7568A">
        <w:t>they did</w:t>
      </w:r>
      <w:r w:rsidRPr="00AB1781">
        <w:t xml:space="preserve"> not keep </w:t>
      </w:r>
      <w:r w:rsidR="00E570CB">
        <w:t>Your</w:t>
      </w:r>
      <w:r w:rsidRPr="00AB1781">
        <w:t xml:space="preserve"> law.</w:t>
      </w:r>
    </w:p>
    <w:p w14:paraId="44CC74BB" w14:textId="161708FF" w:rsidR="00E611C7" w:rsidRDefault="00E611C7" w:rsidP="00E611C7">
      <w:pPr>
        <w:pStyle w:val="Rubric"/>
      </w:pPr>
      <w:r>
        <w:t>Glory to You, O Love of mankind.</w:t>
      </w:r>
    </w:p>
    <w:p w14:paraId="2ECE2877" w14:textId="4A6F03EB" w:rsidR="00494693" w:rsidRPr="00AB1781" w:rsidRDefault="00494693" w:rsidP="00BF0205">
      <w:pPr>
        <w:pStyle w:val="Heading5"/>
      </w:pPr>
      <w:r>
        <w:t>Psalm 118 Part 18</w:t>
      </w:r>
      <w:r w:rsidR="00F224C9">
        <w:t xml:space="preserve"> (</w:t>
      </w:r>
      <w:r w:rsidR="00F224C9" w:rsidRPr="0082523C">
        <w:rPr>
          <w:rFonts w:ascii="Tahoma" w:eastAsia="Tahoma" w:hAnsi="Tahoma" w:cs="Tahoma"/>
        </w:rPr>
        <w:t>צ</w:t>
      </w:r>
      <w:r w:rsidR="00F224C9">
        <w:t>)</w:t>
      </w:r>
      <w:r w:rsidR="00A7568A">
        <w:t xml:space="preserve">: </w:t>
      </w:r>
      <w:r w:rsidR="00E67F94">
        <w:t>“</w:t>
      </w:r>
      <w:r w:rsidR="00A7568A">
        <w:t>You are Righteou</w:t>
      </w:r>
      <w:r>
        <w:t>, O Lor</w:t>
      </w:r>
      <w:r w:rsidR="00E67F94">
        <w:t>d”</w:t>
      </w:r>
    </w:p>
    <w:p w14:paraId="35F317C0" w14:textId="1EA94BA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49E2F545" w14:textId="6233BBFF" w:rsidR="00385CB8" w:rsidRPr="00AB1781" w:rsidRDefault="00385CB8" w:rsidP="00385CB8">
      <w:pPr>
        <w:pStyle w:val="EnglishHangNoCoptic"/>
      </w:pPr>
      <w:r w:rsidRPr="00AB1781">
        <w:t xml:space="preserve">137 </w:t>
      </w:r>
      <w:r w:rsidR="00A7568A">
        <w:t xml:space="preserve">You are </w:t>
      </w:r>
      <w:r w:rsidRPr="00AB1781">
        <w:t>Righteous, O Lord,</w:t>
      </w:r>
    </w:p>
    <w:p w14:paraId="22E82DB6" w14:textId="0BF31986" w:rsidR="00385CB8" w:rsidRPr="00AB1781" w:rsidRDefault="00385CB8" w:rsidP="00385CB8">
      <w:pPr>
        <w:pStyle w:val="EnglishHangEndNoCoptic"/>
      </w:pPr>
      <w:r w:rsidRPr="00AB1781">
        <w:tab/>
        <w:t xml:space="preserve">and </w:t>
      </w:r>
      <w:r w:rsidR="00E570CB">
        <w:t>Your</w:t>
      </w:r>
      <w:r w:rsidR="00A7568A">
        <w:t xml:space="preserve"> judgment is</w:t>
      </w:r>
      <w:r w:rsidRPr="00AB1781">
        <w:t xml:space="preserve"> </w:t>
      </w:r>
      <w:r w:rsidR="00A7568A">
        <w:t>up</w:t>
      </w:r>
      <w:r w:rsidRPr="00AB1781">
        <w:t>right.</w:t>
      </w:r>
    </w:p>
    <w:p w14:paraId="402E6A32" w14:textId="30F51471" w:rsidR="00385CB8" w:rsidRPr="00AB1781" w:rsidRDefault="00385CB8" w:rsidP="00385CB8">
      <w:pPr>
        <w:pStyle w:val="EnglishHangNoCoptic"/>
      </w:pPr>
      <w:r w:rsidRPr="00AB1781">
        <w:t xml:space="preserve">138 </w:t>
      </w:r>
      <w:r w:rsidR="001040C8">
        <w:t>You</w:t>
      </w:r>
      <w:r w:rsidRPr="00AB1781">
        <w:t xml:space="preserve"> strictly </w:t>
      </w:r>
      <w:r w:rsidR="00A7568A">
        <w:t>commanded</w:t>
      </w:r>
      <w:r w:rsidRPr="00AB1781">
        <w:t xml:space="preserve"> as </w:t>
      </w:r>
      <w:r w:rsidR="00E570CB">
        <w:t>Your</w:t>
      </w:r>
      <w:r w:rsidRPr="00AB1781">
        <w:t xml:space="preserve"> testimonies</w:t>
      </w:r>
    </w:p>
    <w:p w14:paraId="4FACDA27" w14:textId="01BC8763" w:rsidR="00385CB8" w:rsidRPr="00AB1781" w:rsidRDefault="00385CB8" w:rsidP="00385CB8">
      <w:pPr>
        <w:pStyle w:val="EnglishHangEndNoCoptic"/>
      </w:pPr>
      <w:r w:rsidRPr="00AB1781">
        <w:tab/>
      </w:r>
      <w:r w:rsidR="00A7568A">
        <w:t xml:space="preserve">in </w:t>
      </w:r>
      <w:r w:rsidRPr="00AB1781">
        <w:t>righteousness and truth.</w:t>
      </w:r>
    </w:p>
    <w:p w14:paraId="3539E9C7" w14:textId="47CF9BB9" w:rsidR="00385CB8" w:rsidRPr="00AB1781" w:rsidRDefault="00385CB8" w:rsidP="00385CB8">
      <w:pPr>
        <w:pStyle w:val="EnglishHangNoCoptic"/>
      </w:pPr>
      <w:r w:rsidRPr="00AB1781">
        <w:t xml:space="preserve">139 </w:t>
      </w:r>
      <w:r w:rsidR="00A7568A">
        <w:t>The</w:t>
      </w:r>
      <w:r w:rsidRPr="00AB1781">
        <w:t xml:space="preserve"> zeal</w:t>
      </w:r>
      <w:r w:rsidR="00A7568A">
        <w:t xml:space="preserve"> of your house consumed</w:t>
      </w:r>
      <w:r w:rsidRPr="00AB1781">
        <w:t xml:space="preserve"> me,</w:t>
      </w:r>
    </w:p>
    <w:p w14:paraId="09CA4872" w14:textId="5E24530D" w:rsidR="00385CB8" w:rsidRPr="00AB1781" w:rsidRDefault="00A7568A" w:rsidP="00385CB8">
      <w:pPr>
        <w:pStyle w:val="EnglishHangEndNoCoptic"/>
      </w:pPr>
      <w:r>
        <w:tab/>
        <w:t>because my enemies forgot</w:t>
      </w:r>
      <w:r w:rsidR="00385CB8" w:rsidRPr="00AB1781">
        <w:t xml:space="preserve"> </w:t>
      </w:r>
      <w:r w:rsidR="00E570CB">
        <w:t>Your</w:t>
      </w:r>
      <w:r w:rsidR="00385CB8" w:rsidRPr="00AB1781">
        <w:t xml:space="preserve"> words.</w:t>
      </w:r>
    </w:p>
    <w:p w14:paraId="3049E607" w14:textId="63BA46A1" w:rsidR="00385CB8" w:rsidRPr="00AB1781" w:rsidRDefault="00385CB8" w:rsidP="00385CB8">
      <w:pPr>
        <w:pStyle w:val="EnglishHangNoCoptic"/>
      </w:pPr>
      <w:r w:rsidRPr="00AB1781">
        <w:t xml:space="preserve">140 </w:t>
      </w:r>
      <w:r w:rsidR="00E570CB">
        <w:t>Your</w:t>
      </w:r>
      <w:r w:rsidRPr="00AB1781">
        <w:t xml:space="preserve"> </w:t>
      </w:r>
      <w:r w:rsidR="001C5073">
        <w:t>teaching</w:t>
      </w:r>
      <w:r w:rsidRPr="00AB1781">
        <w:t xml:space="preserve"> is very pure,</w:t>
      </w:r>
      <w:r w:rsidRPr="00AB1781">
        <w:rPr>
          <w:rStyle w:val="FootnoteReference"/>
        </w:rPr>
        <w:footnoteReference w:id="746"/>
      </w:r>
    </w:p>
    <w:p w14:paraId="1E0A5F41" w14:textId="77777777" w:rsidR="00385CB8" w:rsidRPr="00AB1781" w:rsidRDefault="00385CB8" w:rsidP="00385CB8">
      <w:pPr>
        <w:pStyle w:val="EnglishHangEndNoCoptic"/>
      </w:pPr>
      <w:r w:rsidRPr="00AB1781">
        <w:tab/>
        <w:t xml:space="preserve">and </w:t>
      </w:r>
      <w:r w:rsidR="00E570CB">
        <w:t>Your</w:t>
      </w:r>
      <w:r w:rsidRPr="00AB1781">
        <w:t xml:space="preserve"> servant loves it.</w:t>
      </w:r>
    </w:p>
    <w:p w14:paraId="0EF509BF" w14:textId="5627E9ED" w:rsidR="00385CB8" w:rsidRPr="00AB1781" w:rsidRDefault="00385CB8" w:rsidP="00385CB8">
      <w:pPr>
        <w:pStyle w:val="EnglishHangNoCoptic"/>
      </w:pPr>
      <w:r w:rsidRPr="00AB1781">
        <w:t xml:space="preserve">141 </w:t>
      </w:r>
      <w:r w:rsidR="00A7568A">
        <w:t>I am y</w:t>
      </w:r>
      <w:r w:rsidRPr="00AB1781">
        <w:t>oung and despised,</w:t>
      </w:r>
    </w:p>
    <w:p w14:paraId="6983A2A6" w14:textId="3844335D" w:rsidR="00385CB8" w:rsidRPr="00AB1781" w:rsidRDefault="00385CB8" w:rsidP="00385CB8">
      <w:pPr>
        <w:pStyle w:val="EnglishHangEndNoCoptic"/>
      </w:pPr>
      <w:r w:rsidRPr="00AB1781">
        <w:tab/>
      </w:r>
      <w:r w:rsidR="00A7568A">
        <w:t xml:space="preserve">but </w:t>
      </w:r>
      <w:r w:rsidRPr="00AB1781">
        <w:t xml:space="preserve">I </w:t>
      </w:r>
      <w:r w:rsidR="00A7568A">
        <w:t>have not</w:t>
      </w:r>
      <w:r w:rsidRPr="00AB1781">
        <w:t xml:space="preserve"> </w:t>
      </w:r>
      <w:r w:rsidR="00A7568A" w:rsidRPr="00AB1781">
        <w:t>forgot</w:t>
      </w:r>
      <w:r w:rsidR="00A7568A">
        <w:t>ten</w:t>
      </w:r>
      <w:r w:rsidR="00A7568A" w:rsidRPr="00AB1781">
        <w:t xml:space="preserve"> </w:t>
      </w:r>
      <w:r w:rsidR="00E570CB">
        <w:t>Your</w:t>
      </w:r>
      <w:r w:rsidRPr="00AB1781">
        <w:t xml:space="preserve"> </w:t>
      </w:r>
      <w:r w:rsidR="00A7568A">
        <w:t>statutes</w:t>
      </w:r>
      <w:r w:rsidRPr="00AB1781">
        <w:t>.</w:t>
      </w:r>
    </w:p>
    <w:p w14:paraId="7A03B855" w14:textId="49A5BEF8" w:rsidR="00385CB8" w:rsidRPr="00AB1781" w:rsidRDefault="00385CB8" w:rsidP="00385CB8">
      <w:pPr>
        <w:pStyle w:val="EnglishHangNoCoptic"/>
      </w:pPr>
      <w:r w:rsidRPr="00AB1781">
        <w:t xml:space="preserve">142 </w:t>
      </w:r>
      <w:r w:rsidR="00E570CB">
        <w:t>Your</w:t>
      </w:r>
      <w:r w:rsidRPr="00AB1781">
        <w:t xml:space="preserve"> </w:t>
      </w:r>
      <w:r w:rsidR="00A7568A">
        <w:t>righteousness</w:t>
      </w:r>
      <w:r w:rsidRPr="00AB1781">
        <w:t xml:space="preserve"> is </w:t>
      </w:r>
      <w:r w:rsidR="00A7568A">
        <w:t>everlasting righteousness</w:t>
      </w:r>
      <w:r w:rsidRPr="00AB1781">
        <w:t>,</w:t>
      </w:r>
    </w:p>
    <w:p w14:paraId="7BC382A5" w14:textId="77777777" w:rsidR="00385CB8" w:rsidRPr="00AB1781" w:rsidRDefault="00385CB8" w:rsidP="00385CB8">
      <w:pPr>
        <w:pStyle w:val="EnglishHangEndNoCoptic"/>
      </w:pPr>
      <w:r w:rsidRPr="00AB1781">
        <w:tab/>
        <w:t xml:space="preserve">and </w:t>
      </w:r>
      <w:r w:rsidR="00E570CB">
        <w:t>Your</w:t>
      </w:r>
      <w:r w:rsidRPr="00AB1781">
        <w:t xml:space="preserve"> law is truth.</w:t>
      </w:r>
    </w:p>
    <w:p w14:paraId="1677F831" w14:textId="5E993171" w:rsidR="00385CB8" w:rsidRPr="00AB1781" w:rsidRDefault="00385CB8" w:rsidP="00385CB8">
      <w:pPr>
        <w:pStyle w:val="EnglishHangNoCoptic"/>
      </w:pPr>
      <w:r w:rsidRPr="00AB1781">
        <w:t xml:space="preserve">143 </w:t>
      </w:r>
      <w:r w:rsidR="00A7568A">
        <w:t>Affliction</w:t>
      </w:r>
      <w:r w:rsidRPr="00AB1781">
        <w:t xml:space="preserve"> and </w:t>
      </w:r>
      <w:r w:rsidR="00A7568A">
        <w:t>distress</w:t>
      </w:r>
      <w:r w:rsidRPr="00AB1781">
        <w:t xml:space="preserve"> </w:t>
      </w:r>
      <w:r w:rsidR="00A7568A">
        <w:t>found me,</w:t>
      </w:r>
    </w:p>
    <w:p w14:paraId="13793A35" w14:textId="330B0973" w:rsidR="00385CB8" w:rsidRPr="00AB1781" w:rsidRDefault="00385CB8" w:rsidP="00385CB8">
      <w:pPr>
        <w:pStyle w:val="EnglishHangEndNoCoptic"/>
      </w:pPr>
      <w:r w:rsidRPr="00AB1781">
        <w:tab/>
      </w:r>
      <w:r w:rsidR="00A7568A">
        <w:t xml:space="preserve">but </w:t>
      </w:r>
      <w:r w:rsidR="00E570CB">
        <w:t>Your</w:t>
      </w:r>
      <w:r w:rsidRPr="00AB1781">
        <w:t xml:space="preserve"> commandments are my meditation.</w:t>
      </w:r>
      <w:r w:rsidRPr="00AB1781">
        <w:rPr>
          <w:rStyle w:val="FootnoteReference"/>
        </w:rPr>
        <w:footnoteReference w:id="747"/>
      </w:r>
    </w:p>
    <w:p w14:paraId="2CBAC4E5" w14:textId="78DCE286" w:rsidR="00385CB8" w:rsidRPr="00AB1781" w:rsidRDefault="00385CB8" w:rsidP="00385CB8">
      <w:pPr>
        <w:pStyle w:val="EnglishHangNoCoptic"/>
      </w:pPr>
      <w:r w:rsidRPr="00AB1781">
        <w:t xml:space="preserve">144 </w:t>
      </w:r>
      <w:r w:rsidR="00E570CB">
        <w:t>Your</w:t>
      </w:r>
      <w:r w:rsidRPr="00AB1781">
        <w:t xml:space="preserve"> testimonies are </w:t>
      </w:r>
      <w:r w:rsidR="00A7568A">
        <w:t>righteousness forever</w:t>
      </w:r>
      <w:r w:rsidRPr="00AB1781">
        <w:t>;</w:t>
      </w:r>
    </w:p>
    <w:p w14:paraId="14203D2A" w14:textId="1C503840" w:rsidR="00385CB8" w:rsidRDefault="00385CB8" w:rsidP="00385CB8">
      <w:pPr>
        <w:pStyle w:val="EnglishHangEndNoCoptic"/>
      </w:pPr>
      <w:r w:rsidRPr="00AB1781">
        <w:tab/>
        <w:t xml:space="preserve">give me understanding and I </w:t>
      </w:r>
      <w:r w:rsidR="00A7568A">
        <w:t>will</w:t>
      </w:r>
      <w:r w:rsidRPr="00AB1781">
        <w:t xml:space="preserve"> live.</w:t>
      </w:r>
    </w:p>
    <w:p w14:paraId="4C8A9F6E" w14:textId="1332AFD5" w:rsidR="00E611C7" w:rsidRDefault="00E611C7" w:rsidP="00E611C7">
      <w:pPr>
        <w:pStyle w:val="Rubric"/>
      </w:pPr>
      <w:r>
        <w:t>Glory to You, O Love of mankind.</w:t>
      </w:r>
    </w:p>
    <w:p w14:paraId="33D74209" w14:textId="5C7AF5D7" w:rsidR="00494693" w:rsidRPr="00385CB8" w:rsidRDefault="00494693" w:rsidP="00BF0205">
      <w:pPr>
        <w:pStyle w:val="Heading5"/>
      </w:pPr>
      <w:r>
        <w:t>Psalm 118 Part 19</w:t>
      </w:r>
      <w:r w:rsidR="00F224C9">
        <w:t xml:space="preserve"> (</w:t>
      </w:r>
      <w:r w:rsidR="00F224C9" w:rsidRPr="0082523C">
        <w:rPr>
          <w:rFonts w:ascii="Tahoma" w:eastAsia="Tahoma" w:hAnsi="Tahoma" w:cs="Tahoma"/>
        </w:rPr>
        <w:t>ק</w:t>
      </w:r>
      <w:r w:rsidR="00F224C9">
        <w:t>)</w:t>
      </w:r>
      <w:r>
        <w:t xml:space="preserve">: </w:t>
      </w:r>
      <w:r w:rsidR="00E67F94">
        <w:t>“</w:t>
      </w:r>
      <w:r>
        <w:t>I cry with my whole heart; hear me, O Lor</w:t>
      </w:r>
      <w:r w:rsidR="00E67F94">
        <w:t>d”</w:t>
      </w:r>
    </w:p>
    <w:p w14:paraId="640D1B93" w14:textId="70AA122C" w:rsidR="00EE2E1D" w:rsidRDefault="00EE2E1D" w:rsidP="00EE2E1D">
      <w:pPr>
        <w:pStyle w:val="Rubric"/>
      </w:pPr>
      <w:r>
        <w:fldChar w:fldCharType="begin"/>
      </w:r>
      <w:r>
        <w:instrText xml:space="preserve"> REF _Ref434579602 \h </w:instrText>
      </w:r>
      <w:r>
        <w:fldChar w:fldCharType="separate"/>
      </w:r>
      <w:r w:rsidR="000C7DE2">
        <w:rPr>
          <w:lang w:val="en-GB"/>
        </w:rPr>
        <w:t>The Psalms of the Beginning of Watches</w:t>
      </w:r>
      <w:r>
        <w:fldChar w:fldCharType="end"/>
      </w:r>
      <w:r>
        <w:t xml:space="preserve">, page </w:t>
      </w:r>
      <w:r>
        <w:fldChar w:fldCharType="begin"/>
      </w:r>
      <w:r>
        <w:instrText xml:space="preserve"> PAGEREF _Ref434579602 \h </w:instrText>
      </w:r>
      <w:r>
        <w:fldChar w:fldCharType="separate"/>
      </w:r>
      <w:r w:rsidR="000C7DE2">
        <w:rPr>
          <w:noProof/>
        </w:rPr>
        <w:t>34</w:t>
      </w:r>
      <w:r>
        <w:fldChar w:fldCharType="end"/>
      </w:r>
      <w:r>
        <w:t>.</w:t>
      </w:r>
    </w:p>
    <w:p w14:paraId="65E7BB1B" w14:textId="7D10C904" w:rsidR="00385CB8" w:rsidRPr="00AB1781" w:rsidRDefault="00385CB8" w:rsidP="00385CB8">
      <w:pPr>
        <w:pStyle w:val="EnglishHangNoCoptic"/>
      </w:pPr>
      <w:r w:rsidRPr="00AB1781">
        <w:t xml:space="preserve">145 I cry with </w:t>
      </w:r>
      <w:r w:rsidR="00A7568A">
        <w:t>my whole heart; hear me, O Lord;</w:t>
      </w:r>
    </w:p>
    <w:p w14:paraId="0601D972" w14:textId="6192CA49" w:rsidR="00385CB8" w:rsidRPr="00AB1781" w:rsidRDefault="00385CB8" w:rsidP="00385CB8">
      <w:pPr>
        <w:pStyle w:val="EnglishHangEndNoCoptic"/>
      </w:pPr>
      <w:r w:rsidRPr="00AB1781">
        <w:tab/>
        <w:t xml:space="preserve">I will seek </w:t>
      </w:r>
      <w:r w:rsidR="00A7568A">
        <w:t xml:space="preserve">[after] </w:t>
      </w:r>
      <w:r w:rsidR="00E570CB">
        <w:t>Your</w:t>
      </w:r>
      <w:r w:rsidRPr="00AB1781">
        <w:t xml:space="preserve"> </w:t>
      </w:r>
      <w:r w:rsidR="00A7568A">
        <w:t>statutes</w:t>
      </w:r>
      <w:r w:rsidRPr="00AB1781">
        <w:t>.</w:t>
      </w:r>
    </w:p>
    <w:p w14:paraId="0FFFADB4" w14:textId="77777777" w:rsidR="00385CB8" w:rsidRPr="00AB1781" w:rsidRDefault="00385CB8" w:rsidP="00385CB8">
      <w:pPr>
        <w:pStyle w:val="EnglishHangNoCoptic"/>
      </w:pPr>
      <w:r w:rsidRPr="00AB1781">
        <w:t xml:space="preserve">146 I cry to </w:t>
      </w:r>
      <w:r w:rsidR="001040C8">
        <w:t>You</w:t>
      </w:r>
      <w:r w:rsidRPr="00AB1781">
        <w:t>; save me,</w:t>
      </w:r>
    </w:p>
    <w:p w14:paraId="5EB78A36" w14:textId="77777777" w:rsidR="00385CB8" w:rsidRPr="00AB1781" w:rsidRDefault="00385CB8" w:rsidP="00385CB8">
      <w:pPr>
        <w:pStyle w:val="EnglishHangEndNoCoptic"/>
      </w:pPr>
      <w:r w:rsidRPr="00AB1781">
        <w:tab/>
        <w:t xml:space="preserve">and I will keep </w:t>
      </w:r>
      <w:r w:rsidR="00E570CB">
        <w:t>Your</w:t>
      </w:r>
      <w:r w:rsidRPr="00AB1781">
        <w:t xml:space="preserve"> testimonies.</w:t>
      </w:r>
    </w:p>
    <w:p w14:paraId="423E1FD2" w14:textId="28F990B3" w:rsidR="00385CB8" w:rsidRPr="00AB1781" w:rsidRDefault="00385CB8" w:rsidP="00385CB8">
      <w:pPr>
        <w:pStyle w:val="EnglishHangNoCoptic"/>
      </w:pPr>
      <w:r w:rsidRPr="00AB1781">
        <w:lastRenderedPageBreak/>
        <w:t xml:space="preserve">147 I </w:t>
      </w:r>
      <w:r w:rsidR="00A7568A">
        <w:t>arose</w:t>
      </w:r>
      <w:r w:rsidRPr="00AB1781">
        <w:t xml:space="preserve"> at </w:t>
      </w:r>
      <w:r w:rsidR="00A7568A">
        <w:t>midnight and cried out</w:t>
      </w:r>
      <w:r w:rsidRPr="00AB1781">
        <w:t>;</w:t>
      </w:r>
    </w:p>
    <w:p w14:paraId="64578BD6" w14:textId="7D5D5B36" w:rsidR="00385CB8" w:rsidRPr="00AB1781" w:rsidRDefault="00A7568A" w:rsidP="00385CB8">
      <w:pPr>
        <w:pStyle w:val="EnglishHangEndNoCoptic"/>
      </w:pPr>
      <w:r>
        <w:tab/>
        <w:t>I hope</w:t>
      </w:r>
      <w:r w:rsidR="00385CB8" w:rsidRPr="00AB1781">
        <w:t xml:space="preserve"> in </w:t>
      </w:r>
      <w:r w:rsidR="00E570CB">
        <w:t>Your</w:t>
      </w:r>
      <w:r w:rsidR="00385CB8" w:rsidRPr="00AB1781">
        <w:t xml:space="preserve"> words.</w:t>
      </w:r>
    </w:p>
    <w:p w14:paraId="0D9C74B3" w14:textId="5C4EE773" w:rsidR="00385CB8" w:rsidRPr="00AB1781" w:rsidRDefault="00385CB8" w:rsidP="00385CB8">
      <w:pPr>
        <w:pStyle w:val="EnglishHangNoCoptic"/>
      </w:pPr>
      <w:r w:rsidRPr="00AB1781">
        <w:t xml:space="preserve">148 My eyes </w:t>
      </w:r>
      <w:r w:rsidR="0064489B">
        <w:t>awoke before</w:t>
      </w:r>
      <w:r w:rsidRPr="00AB1781">
        <w:t xml:space="preserve"> dawn,</w:t>
      </w:r>
      <w:r w:rsidRPr="00AB1781">
        <w:rPr>
          <w:rStyle w:val="FootnoteReference"/>
        </w:rPr>
        <w:footnoteReference w:id="748"/>
      </w:r>
    </w:p>
    <w:p w14:paraId="4635B657" w14:textId="414392C9" w:rsidR="00385CB8" w:rsidRPr="00AB1781" w:rsidRDefault="0064489B" w:rsidP="00385CB8">
      <w:pPr>
        <w:pStyle w:val="EnglishHangEndNoCoptic"/>
      </w:pPr>
      <w:r>
        <w:tab/>
        <w:t>that I might</w:t>
      </w:r>
      <w:r w:rsidR="00385CB8" w:rsidRPr="00AB1781">
        <w:t xml:space="preserve"> meditate on </w:t>
      </w:r>
      <w:r w:rsidR="00E570CB">
        <w:t>Your</w:t>
      </w:r>
      <w:r w:rsidR="00385CB8" w:rsidRPr="00AB1781">
        <w:t xml:space="preserve"> </w:t>
      </w:r>
      <w:r>
        <w:t>sayings</w:t>
      </w:r>
      <w:r w:rsidR="00385CB8" w:rsidRPr="00AB1781">
        <w:t>.</w:t>
      </w:r>
      <w:r w:rsidR="00385CB8" w:rsidRPr="00AB1781">
        <w:rPr>
          <w:rStyle w:val="FootnoteReference"/>
        </w:rPr>
        <w:footnoteReference w:id="749"/>
      </w:r>
    </w:p>
    <w:p w14:paraId="15A1141B" w14:textId="77777777" w:rsidR="00385CB8" w:rsidRPr="00AB1781" w:rsidRDefault="00385CB8" w:rsidP="00385CB8">
      <w:pPr>
        <w:pStyle w:val="EnglishHangNoCoptic"/>
      </w:pPr>
      <w:r w:rsidRPr="00AB1781">
        <w:t xml:space="preserve">149 Hear my cry, Lord, in </w:t>
      </w:r>
      <w:r w:rsidR="00E570CB">
        <w:t>Your</w:t>
      </w:r>
      <w:r w:rsidRPr="00AB1781">
        <w:t xml:space="preserve"> mercy;</w:t>
      </w:r>
    </w:p>
    <w:p w14:paraId="5F8D03E2" w14:textId="700171A0" w:rsidR="00385CB8" w:rsidRPr="00AB1781" w:rsidRDefault="00385CB8" w:rsidP="00385CB8">
      <w:pPr>
        <w:pStyle w:val="EnglishHangEndNoCoptic"/>
      </w:pPr>
      <w:r w:rsidRPr="00AB1781">
        <w:tab/>
      </w:r>
      <w:r w:rsidR="0064489B">
        <w:t>revive me according to</w:t>
      </w:r>
      <w:r w:rsidR="0064489B" w:rsidRPr="00AB1781">
        <w:t xml:space="preserve"> </w:t>
      </w:r>
      <w:r w:rsidR="0064489B">
        <w:t>Your</w:t>
      </w:r>
      <w:r w:rsidR="0064489B" w:rsidRPr="00AB1781">
        <w:t xml:space="preserve"> judgment</w:t>
      </w:r>
      <w:r w:rsidRPr="00AB1781">
        <w:t>.</w:t>
      </w:r>
    </w:p>
    <w:p w14:paraId="3FDAD828" w14:textId="3FD033E3" w:rsidR="00385CB8" w:rsidRPr="00AB1781" w:rsidRDefault="00385CB8" w:rsidP="00385CB8">
      <w:pPr>
        <w:pStyle w:val="EnglishHangNoCoptic"/>
      </w:pPr>
      <w:r w:rsidRPr="00AB1781">
        <w:t xml:space="preserve">150 Those </w:t>
      </w:r>
      <w:r w:rsidR="0064489B">
        <w:t xml:space="preserve">who persecute me with </w:t>
      </w:r>
      <w:r w:rsidR="00330381">
        <w:t>iniquity</w:t>
      </w:r>
      <w:r w:rsidR="00330381">
        <w:rPr>
          <w:rStyle w:val="FootnoteReference"/>
        </w:rPr>
        <w:footnoteReference w:id="750"/>
      </w:r>
      <w:r w:rsidR="0064489B">
        <w:t xml:space="preserve"> dre</w:t>
      </w:r>
      <w:r w:rsidRPr="00AB1781">
        <w:t>w near me,</w:t>
      </w:r>
    </w:p>
    <w:p w14:paraId="49A35551" w14:textId="391910CE" w:rsidR="00385CB8" w:rsidRPr="00AB1781" w:rsidRDefault="00385CB8" w:rsidP="00385CB8">
      <w:pPr>
        <w:pStyle w:val="EnglishHangEndNoCoptic"/>
      </w:pPr>
      <w:r w:rsidRPr="00AB1781">
        <w:tab/>
        <w:t xml:space="preserve">they </w:t>
      </w:r>
      <w:r w:rsidR="0064489B">
        <w:t>were</w:t>
      </w:r>
      <w:r w:rsidRPr="00AB1781">
        <w:t xml:space="preserve"> far from </w:t>
      </w:r>
      <w:r w:rsidR="00E570CB">
        <w:t>Your</w:t>
      </w:r>
      <w:r w:rsidRPr="00AB1781">
        <w:t xml:space="preserve"> law.</w:t>
      </w:r>
    </w:p>
    <w:p w14:paraId="1A0CD5A7" w14:textId="4CAC796D" w:rsidR="00385CB8" w:rsidRPr="00AB1781" w:rsidRDefault="00385CB8" w:rsidP="00385CB8">
      <w:pPr>
        <w:pStyle w:val="EnglishHangNoCoptic"/>
      </w:pPr>
      <w:r w:rsidRPr="00AB1781">
        <w:t xml:space="preserve">151 </w:t>
      </w:r>
      <w:r w:rsidR="001040C8">
        <w:t>You</w:t>
      </w:r>
      <w:r w:rsidRPr="00AB1781">
        <w:t xml:space="preserve"> </w:t>
      </w:r>
      <w:r w:rsidR="00C104A1">
        <w:t>are</w:t>
      </w:r>
      <w:r w:rsidR="0064489B">
        <w:t xml:space="preserve"> near, O Lord,</w:t>
      </w:r>
    </w:p>
    <w:p w14:paraId="796D173F" w14:textId="71D5E8F4" w:rsidR="00385CB8" w:rsidRPr="00AB1781" w:rsidRDefault="00385CB8" w:rsidP="00385CB8">
      <w:pPr>
        <w:pStyle w:val="EnglishHangEndNoCoptic"/>
      </w:pPr>
      <w:r w:rsidRPr="00AB1781">
        <w:tab/>
        <w:t xml:space="preserve">and all </w:t>
      </w:r>
      <w:r w:rsidR="00E570CB">
        <w:t>Your</w:t>
      </w:r>
      <w:r w:rsidRPr="00AB1781">
        <w:t xml:space="preserve"> </w:t>
      </w:r>
      <w:r w:rsidR="0064489B">
        <w:t>commandments</w:t>
      </w:r>
      <w:r w:rsidRPr="00AB1781">
        <w:t xml:space="preserve"> are truth.</w:t>
      </w:r>
    </w:p>
    <w:p w14:paraId="6921B2D6" w14:textId="3FE4D2E2" w:rsidR="00385CB8" w:rsidRPr="00AB1781" w:rsidRDefault="00385CB8" w:rsidP="00385CB8">
      <w:pPr>
        <w:pStyle w:val="EnglishHangNoCoptic"/>
      </w:pPr>
      <w:r w:rsidRPr="00AB1781">
        <w:t xml:space="preserve">152 </w:t>
      </w:r>
      <w:r w:rsidR="0064489B">
        <w:t>Long ago I learned from your testimonies</w:t>
      </w:r>
    </w:p>
    <w:p w14:paraId="4CD6ABC2" w14:textId="538F0BAF" w:rsidR="00385CB8" w:rsidRDefault="00385CB8" w:rsidP="00385CB8">
      <w:pPr>
        <w:pStyle w:val="EnglishHangEndNoCoptic"/>
      </w:pPr>
      <w:r w:rsidRPr="00AB1781">
        <w:tab/>
        <w:t xml:space="preserve">that </w:t>
      </w:r>
      <w:r w:rsidR="001040C8">
        <w:t>You</w:t>
      </w:r>
      <w:r w:rsidRPr="00AB1781">
        <w:t xml:space="preserve"> </w:t>
      </w:r>
      <w:r w:rsidR="0064489B">
        <w:t>established</w:t>
      </w:r>
      <w:r w:rsidRPr="00AB1781">
        <w:t xml:space="preserve"> them </w:t>
      </w:r>
      <w:r w:rsidR="00A8396B">
        <w:t>forever</w:t>
      </w:r>
      <w:r w:rsidRPr="00AB1781">
        <w:t>.</w:t>
      </w:r>
    </w:p>
    <w:p w14:paraId="31C028AB" w14:textId="02903A49" w:rsidR="00E611C7" w:rsidRDefault="00E611C7" w:rsidP="00E611C7">
      <w:pPr>
        <w:pStyle w:val="Rubric"/>
      </w:pPr>
      <w:r>
        <w:t>Glory to You, O Love of mankind.</w:t>
      </w:r>
    </w:p>
    <w:p w14:paraId="62882085" w14:textId="391E763A" w:rsidR="00494693" w:rsidRPr="00AB1781" w:rsidRDefault="00494693" w:rsidP="00BF0205">
      <w:pPr>
        <w:pStyle w:val="Heading5"/>
      </w:pPr>
      <w:bookmarkStart w:id="301" w:name="_Ref434579036"/>
      <w:r>
        <w:t xml:space="preserve">Psalm 118 Part 20 </w:t>
      </w:r>
      <w:r w:rsidR="00F224C9">
        <w:t>(</w:t>
      </w:r>
      <w:r w:rsidR="00F224C9" w:rsidRPr="0082523C">
        <w:rPr>
          <w:rFonts w:ascii="Tahoma" w:eastAsia="Tahoma" w:hAnsi="Tahoma" w:cs="Tahoma"/>
        </w:rPr>
        <w:t>ר</w:t>
      </w:r>
      <w:r w:rsidR="00F224C9">
        <w:t xml:space="preserve">): </w:t>
      </w:r>
      <w:r w:rsidR="00E67F94">
        <w:t>“</w:t>
      </w:r>
      <w:r>
        <w:t xml:space="preserve">See my </w:t>
      </w:r>
      <w:r w:rsidR="00806AA6">
        <w:t>humiliation</w:t>
      </w:r>
      <w:r w:rsidR="00E67F94">
        <w:t xml:space="preserve"> and deliver me”</w:t>
      </w:r>
      <w:bookmarkEnd w:id="301"/>
    </w:p>
    <w:p w14:paraId="1B546F80" w14:textId="69A26F8B"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EE2E1D">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w:t>
      </w:r>
      <w:r w:rsidR="00EE2E1D" w:rsidRPr="00EE2E1D">
        <w:t xml:space="preserve"> </w:t>
      </w:r>
      <w:r w:rsidR="00EE2E1D">
        <w:t>Reserved for the Presbyter, if present in both cases.</w:t>
      </w:r>
    </w:p>
    <w:p w14:paraId="11464B88" w14:textId="21CBCFAB" w:rsidR="00385CB8" w:rsidRPr="00AB1781" w:rsidRDefault="00385CB8" w:rsidP="00385CB8">
      <w:pPr>
        <w:pStyle w:val="EnglishHangNoCoptic"/>
      </w:pPr>
      <w:r w:rsidRPr="00AB1781">
        <w:t xml:space="preserve">153 </w:t>
      </w:r>
      <w:r w:rsidR="00806AA6">
        <w:t>Behold my humiliation</w:t>
      </w:r>
      <w:r w:rsidRPr="00AB1781">
        <w:t xml:space="preserve"> and </w:t>
      </w:r>
      <w:r w:rsidR="00806AA6">
        <w:t>deliver</w:t>
      </w:r>
      <w:r w:rsidRPr="00AB1781">
        <w:t xml:space="preserve"> me,</w:t>
      </w:r>
    </w:p>
    <w:p w14:paraId="50CC6590" w14:textId="3E5B56C8" w:rsidR="00385CB8" w:rsidRPr="00AB1781" w:rsidRDefault="00385CB8" w:rsidP="00385CB8">
      <w:pPr>
        <w:pStyle w:val="EnglishHangEndNoCoptic"/>
      </w:pPr>
      <w:r w:rsidRPr="00AB1781">
        <w:tab/>
        <w:t xml:space="preserve">for I </w:t>
      </w:r>
      <w:r w:rsidR="00806AA6">
        <w:t>have not forgotten</w:t>
      </w:r>
      <w:r w:rsidRPr="00AB1781">
        <w:t xml:space="preserve"> </w:t>
      </w:r>
      <w:r w:rsidR="00E570CB">
        <w:t>Your</w:t>
      </w:r>
      <w:r w:rsidRPr="00AB1781">
        <w:t xml:space="preserve"> law.</w:t>
      </w:r>
    </w:p>
    <w:p w14:paraId="4C613841" w14:textId="02A181DE" w:rsidR="00385CB8" w:rsidRPr="00AB1781" w:rsidRDefault="00385CB8" w:rsidP="00385CB8">
      <w:pPr>
        <w:pStyle w:val="EnglishHangNoCoptic"/>
      </w:pPr>
      <w:r w:rsidRPr="00AB1781">
        <w:t xml:space="preserve">154 </w:t>
      </w:r>
      <w:r w:rsidR="00806AA6">
        <w:t>Plead</w:t>
      </w:r>
      <w:r w:rsidRPr="00AB1781">
        <w:t xml:space="preserve"> my cause and redeem me;</w:t>
      </w:r>
    </w:p>
    <w:p w14:paraId="48B7E184" w14:textId="66222C6F" w:rsidR="00385CB8" w:rsidRPr="00AB1781" w:rsidRDefault="00385CB8" w:rsidP="00385CB8">
      <w:pPr>
        <w:pStyle w:val="EnglishHangEndNoCoptic"/>
      </w:pPr>
      <w:r w:rsidRPr="00AB1781">
        <w:tab/>
      </w:r>
      <w:r w:rsidR="00806AA6">
        <w:t>Revive me for the sake of</w:t>
      </w:r>
      <w:r w:rsidRPr="00AB1781">
        <w:t xml:space="preserve"> </w:t>
      </w:r>
      <w:r w:rsidR="00E570CB">
        <w:t>Your</w:t>
      </w:r>
      <w:r w:rsidR="00806AA6">
        <w:t xml:space="preserve"> word</w:t>
      </w:r>
      <w:r w:rsidRPr="00AB1781">
        <w:t>.</w:t>
      </w:r>
    </w:p>
    <w:p w14:paraId="51535EDE" w14:textId="77777777" w:rsidR="00385CB8" w:rsidRPr="00AB1781" w:rsidRDefault="00385CB8" w:rsidP="00385CB8">
      <w:pPr>
        <w:pStyle w:val="EnglishHangNoCoptic"/>
      </w:pPr>
      <w:r w:rsidRPr="00AB1781">
        <w:t>155 Salvation is far from sinners,</w:t>
      </w:r>
    </w:p>
    <w:p w14:paraId="066B434B" w14:textId="6EF8573E" w:rsidR="00385CB8" w:rsidRPr="00AB1781" w:rsidRDefault="00385CB8" w:rsidP="00385CB8">
      <w:pPr>
        <w:pStyle w:val="EnglishHangEndNoCoptic"/>
      </w:pPr>
      <w:r w:rsidRPr="00AB1781">
        <w:tab/>
        <w:t xml:space="preserve">for they </w:t>
      </w:r>
      <w:r w:rsidR="00806AA6">
        <w:t>have not sought</w:t>
      </w:r>
      <w:r w:rsidRPr="00AB1781">
        <w:t xml:space="preserve"> </w:t>
      </w:r>
      <w:r w:rsidR="00E570CB">
        <w:t>Your</w:t>
      </w:r>
      <w:r w:rsidRPr="00AB1781">
        <w:t xml:space="preserve"> </w:t>
      </w:r>
      <w:r w:rsidR="00806AA6">
        <w:t>statutes</w:t>
      </w:r>
      <w:r w:rsidRPr="00AB1781">
        <w:t>.</w:t>
      </w:r>
    </w:p>
    <w:p w14:paraId="5C014326" w14:textId="1CCEBF16" w:rsidR="00385CB8" w:rsidRPr="00AB1781" w:rsidRDefault="00385CB8" w:rsidP="00385CB8">
      <w:pPr>
        <w:pStyle w:val="EnglishHangNoCoptic"/>
      </w:pPr>
      <w:r w:rsidRPr="00AB1781">
        <w:t xml:space="preserve">156 </w:t>
      </w:r>
      <w:r w:rsidR="00806AA6">
        <w:t>Your compassions are m</w:t>
      </w:r>
      <w:r w:rsidRPr="00AB1781">
        <w:t>any, O Lord;</w:t>
      </w:r>
    </w:p>
    <w:p w14:paraId="3779FDC5" w14:textId="6AB4CE31" w:rsidR="00385CB8" w:rsidRPr="00AB1781" w:rsidRDefault="00385CB8" w:rsidP="00385CB8">
      <w:pPr>
        <w:pStyle w:val="EnglishHangEndNoCoptic"/>
      </w:pPr>
      <w:r w:rsidRPr="00AB1781">
        <w:tab/>
      </w:r>
      <w:r w:rsidR="00806AA6">
        <w:t xml:space="preserve">revive me according to </w:t>
      </w:r>
      <w:r w:rsidR="00E570CB">
        <w:t>Your</w:t>
      </w:r>
      <w:r w:rsidRPr="00AB1781">
        <w:t xml:space="preserve"> judgment.</w:t>
      </w:r>
    </w:p>
    <w:p w14:paraId="5E0936CC" w14:textId="4CCB474A" w:rsidR="00385CB8" w:rsidRPr="00AB1781" w:rsidRDefault="00385CB8" w:rsidP="00385CB8">
      <w:pPr>
        <w:pStyle w:val="EnglishHangNoCoptic"/>
      </w:pPr>
      <w:r w:rsidRPr="00AB1781">
        <w:t xml:space="preserve">157 </w:t>
      </w:r>
      <w:r w:rsidR="00806AA6">
        <w:t>Those</w:t>
      </w:r>
      <w:r w:rsidRPr="00AB1781">
        <w:t xml:space="preserve"> who </w:t>
      </w:r>
      <w:r w:rsidR="00806AA6">
        <w:t>persecute</w:t>
      </w:r>
      <w:r w:rsidRPr="00AB1781">
        <w:t xml:space="preserve"> me and </w:t>
      </w:r>
      <w:r w:rsidR="00806AA6">
        <w:t>afflict</w:t>
      </w:r>
      <w:r w:rsidRPr="00AB1781">
        <w:t xml:space="preserve"> me</w:t>
      </w:r>
      <w:r w:rsidR="00806AA6">
        <w:t xml:space="preserve"> are many</w:t>
      </w:r>
      <w:r w:rsidRPr="00AB1781">
        <w:t>;</w:t>
      </w:r>
    </w:p>
    <w:p w14:paraId="22880DD9" w14:textId="7FDB7855" w:rsidR="00385CB8" w:rsidRPr="00AB1781" w:rsidRDefault="00385CB8" w:rsidP="00385CB8">
      <w:pPr>
        <w:pStyle w:val="EnglishHangEndNoCoptic"/>
      </w:pPr>
      <w:r w:rsidRPr="00AB1781">
        <w:tab/>
        <w:t xml:space="preserve">yet I </w:t>
      </w:r>
      <w:r w:rsidR="00806AA6">
        <w:t>have not deviated</w:t>
      </w:r>
      <w:r w:rsidRPr="00AB1781">
        <w:t xml:space="preserve"> from </w:t>
      </w:r>
      <w:r w:rsidR="00E570CB">
        <w:t>Your</w:t>
      </w:r>
      <w:r w:rsidRPr="00AB1781">
        <w:t xml:space="preserve"> testimonies.</w:t>
      </w:r>
    </w:p>
    <w:p w14:paraId="5887FA39" w14:textId="516B4F89" w:rsidR="00385CB8" w:rsidRPr="00AB1781" w:rsidRDefault="00385CB8" w:rsidP="00385CB8">
      <w:pPr>
        <w:pStyle w:val="EnglishHangNoCoptic"/>
      </w:pPr>
      <w:r w:rsidRPr="00AB1781">
        <w:t xml:space="preserve">158 I </w:t>
      </w:r>
      <w:r w:rsidR="00806AA6">
        <w:t>saw</w:t>
      </w:r>
      <w:r w:rsidRPr="00AB1781">
        <w:t xml:space="preserve"> </w:t>
      </w:r>
      <w:r w:rsidR="00806AA6">
        <w:t>the ignorant,</w:t>
      </w:r>
      <w:r w:rsidRPr="00AB1781">
        <w:t xml:space="preserve"> and </w:t>
      </w:r>
      <w:r w:rsidR="00806AA6">
        <w:t>I was</w:t>
      </w:r>
      <w:r w:rsidRPr="00AB1781">
        <w:t xml:space="preserve"> grieved,</w:t>
      </w:r>
    </w:p>
    <w:p w14:paraId="739745FA" w14:textId="58AEB752" w:rsidR="00385CB8" w:rsidRPr="00AB1781" w:rsidRDefault="00385CB8" w:rsidP="00385CB8">
      <w:pPr>
        <w:pStyle w:val="EnglishHangEndNoCoptic"/>
      </w:pPr>
      <w:r w:rsidRPr="00AB1781">
        <w:tab/>
        <w:t xml:space="preserve">because they do not keep </w:t>
      </w:r>
      <w:r w:rsidR="00E570CB">
        <w:t>Your</w:t>
      </w:r>
      <w:r w:rsidRPr="00AB1781">
        <w:t xml:space="preserve"> </w:t>
      </w:r>
      <w:r w:rsidR="00806AA6">
        <w:t>sayings</w:t>
      </w:r>
      <w:r w:rsidRPr="00AB1781">
        <w:t>.</w:t>
      </w:r>
    </w:p>
    <w:p w14:paraId="0D648FE5" w14:textId="7A48A2F3" w:rsidR="00385CB8" w:rsidRPr="00AB1781" w:rsidRDefault="00385CB8" w:rsidP="00385CB8">
      <w:pPr>
        <w:pStyle w:val="EnglishHangNoCoptic"/>
      </w:pPr>
      <w:r w:rsidRPr="00AB1781">
        <w:lastRenderedPageBreak/>
        <w:t xml:space="preserve">159 See how I love </w:t>
      </w:r>
      <w:r w:rsidR="00E570CB">
        <w:t>Your</w:t>
      </w:r>
      <w:r w:rsidR="00806AA6">
        <w:t xml:space="preserve"> commandments!</w:t>
      </w:r>
    </w:p>
    <w:p w14:paraId="65F0F245" w14:textId="21585680" w:rsidR="00385CB8" w:rsidRPr="00AB1781" w:rsidRDefault="00385CB8" w:rsidP="00385CB8">
      <w:pPr>
        <w:pStyle w:val="EnglishHangEndNoCoptic"/>
      </w:pPr>
      <w:r w:rsidRPr="00AB1781">
        <w:tab/>
      </w:r>
      <w:r w:rsidR="00806AA6">
        <w:t>O Lord, revive me i</w:t>
      </w:r>
      <w:r w:rsidRPr="00AB1781">
        <w:t xml:space="preserve">n </w:t>
      </w:r>
      <w:r w:rsidR="00E570CB">
        <w:t>Your</w:t>
      </w:r>
      <w:r w:rsidRPr="00AB1781">
        <w:t xml:space="preserve"> mercy.</w:t>
      </w:r>
    </w:p>
    <w:p w14:paraId="678B361A" w14:textId="77777777" w:rsidR="00385CB8" w:rsidRPr="00AB1781" w:rsidRDefault="00385CB8" w:rsidP="00385CB8">
      <w:pPr>
        <w:pStyle w:val="EnglishHangNoCoptic"/>
      </w:pPr>
      <w:r w:rsidRPr="00AB1781">
        <w:t>160 The sum</w:t>
      </w:r>
      <w:r w:rsidRPr="00AB1781">
        <w:rPr>
          <w:rStyle w:val="FootnoteReference"/>
        </w:rPr>
        <w:footnoteReference w:id="751"/>
      </w:r>
      <w:r w:rsidRPr="00AB1781">
        <w:t xml:space="preserve"> of </w:t>
      </w:r>
      <w:r w:rsidR="00E570CB">
        <w:t>Your</w:t>
      </w:r>
      <w:r w:rsidRPr="00AB1781">
        <w:t xml:space="preserve"> words is truth;</w:t>
      </w:r>
    </w:p>
    <w:p w14:paraId="62A77902" w14:textId="7D59FF74" w:rsidR="00385CB8" w:rsidRDefault="00385CB8" w:rsidP="00385CB8">
      <w:pPr>
        <w:pStyle w:val="EnglishHangEndNoCoptic"/>
      </w:pPr>
      <w:r w:rsidRPr="00AB1781">
        <w:tab/>
        <w:t xml:space="preserve">and all the judgments of </w:t>
      </w:r>
      <w:r w:rsidR="00E570CB">
        <w:t>Your</w:t>
      </w:r>
      <w:r w:rsidRPr="00AB1781">
        <w:t xml:space="preserve"> </w:t>
      </w:r>
      <w:r w:rsidR="00806AA6">
        <w:t>righteousness</w:t>
      </w:r>
      <w:r w:rsidRPr="00AB1781">
        <w:t xml:space="preserve"> are eternal.</w:t>
      </w:r>
    </w:p>
    <w:p w14:paraId="00AA0619" w14:textId="758192CE"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_Ref434579051 \h </w:instrText>
      </w:r>
      <w:r>
        <w:fldChar w:fldCharType="separate"/>
      </w:r>
      <w:r w:rsidR="000C7DE2">
        <w:t>Psalm 118 Part 21 (</w:t>
      </w:r>
      <w:r w:rsidR="000C7DE2" w:rsidRPr="0082523C">
        <w:rPr>
          <w:rFonts w:ascii="Tahoma" w:eastAsia="Tahoma" w:hAnsi="Tahoma" w:cs="Tahoma"/>
        </w:rPr>
        <w:t>ש</w:t>
      </w:r>
      <w:r w:rsidR="000C7DE2">
        <w:t>): “Rulers persecute me without cause”</w:t>
      </w:r>
      <w:r>
        <w:fldChar w:fldCharType="end"/>
      </w:r>
      <w:r>
        <w:t>.</w:t>
      </w:r>
    </w:p>
    <w:p w14:paraId="4DDA1B57" w14:textId="1B122AC3" w:rsidR="00494693" w:rsidRPr="00494693" w:rsidRDefault="00494693" w:rsidP="00BF0205">
      <w:pPr>
        <w:pStyle w:val="Heading5"/>
      </w:pPr>
      <w:bookmarkStart w:id="302" w:name="_Ref434579051"/>
      <w:r>
        <w:t>Psalm 118 Part 21</w:t>
      </w:r>
      <w:r w:rsidR="00F224C9">
        <w:t xml:space="preserve"> (</w:t>
      </w:r>
      <w:r w:rsidR="00F224C9" w:rsidRPr="0082523C">
        <w:rPr>
          <w:rFonts w:ascii="Tahoma" w:eastAsia="Tahoma" w:hAnsi="Tahoma" w:cs="Tahoma"/>
        </w:rPr>
        <w:t>ש</w:t>
      </w:r>
      <w:r w:rsidR="00F224C9">
        <w:t>)</w:t>
      </w:r>
      <w:r>
        <w:t xml:space="preserve">: </w:t>
      </w:r>
      <w:r w:rsidR="00E67F94">
        <w:t>“</w:t>
      </w:r>
      <w:r>
        <w:t>Rulers persecute me without caus</w:t>
      </w:r>
      <w:r w:rsidR="00E67F94">
        <w:t>e”</w:t>
      </w:r>
      <w:bookmarkEnd w:id="302"/>
    </w:p>
    <w:p w14:paraId="4357BBBC" w14:textId="30C53DF4"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17CA010D" w14:textId="77777777" w:rsidR="00385CB8" w:rsidRPr="00AB1781" w:rsidRDefault="00385CB8" w:rsidP="00385CB8">
      <w:pPr>
        <w:pStyle w:val="EnglishHangNoCoptic"/>
      </w:pPr>
      <w:r w:rsidRPr="00AB1781">
        <w:t>161 Rulers persecute me without cause,</w:t>
      </w:r>
    </w:p>
    <w:p w14:paraId="3B971CD3" w14:textId="3BEA72E1" w:rsidR="00385CB8" w:rsidRPr="00AB1781" w:rsidRDefault="00385CB8" w:rsidP="00385CB8">
      <w:pPr>
        <w:pStyle w:val="EnglishHangEndNoCoptic"/>
      </w:pPr>
      <w:r w:rsidRPr="00AB1781">
        <w:tab/>
        <w:t xml:space="preserve">but I </w:t>
      </w:r>
      <w:r w:rsidR="00922B79">
        <w:t>my heart feared because of</w:t>
      </w:r>
      <w:r w:rsidRPr="00AB1781">
        <w:t xml:space="preserve"> </w:t>
      </w:r>
      <w:r w:rsidR="00E570CB">
        <w:t>Your</w:t>
      </w:r>
      <w:r w:rsidRPr="00AB1781">
        <w:t xml:space="preserve"> words.</w:t>
      </w:r>
      <w:r w:rsidRPr="00AB1781">
        <w:rPr>
          <w:rStyle w:val="FootnoteReference"/>
        </w:rPr>
        <w:footnoteReference w:id="752"/>
      </w:r>
    </w:p>
    <w:p w14:paraId="2F39A0F9" w14:textId="35DAB930" w:rsidR="00385CB8" w:rsidRPr="00AB1781" w:rsidRDefault="00385CB8" w:rsidP="00385CB8">
      <w:pPr>
        <w:pStyle w:val="EnglishHangNoCoptic"/>
      </w:pPr>
      <w:r w:rsidRPr="00AB1781">
        <w:t xml:space="preserve">162 I </w:t>
      </w:r>
      <w:r w:rsidR="00922B79">
        <w:t xml:space="preserve">will </w:t>
      </w:r>
      <w:r w:rsidRPr="00AB1781">
        <w:t xml:space="preserve">rejoice </w:t>
      </w:r>
      <w:r w:rsidR="00922B79">
        <w:t>at</w:t>
      </w:r>
      <w:r w:rsidRPr="00AB1781">
        <w:t xml:space="preserve"> </w:t>
      </w:r>
      <w:r w:rsidR="00E570CB">
        <w:t>Your</w:t>
      </w:r>
      <w:r w:rsidRPr="00AB1781">
        <w:t xml:space="preserve"> </w:t>
      </w:r>
      <w:r w:rsidR="00922B79">
        <w:t>sayings</w:t>
      </w:r>
    </w:p>
    <w:p w14:paraId="50E12D86" w14:textId="21001799" w:rsidR="00385CB8" w:rsidRPr="00AB1781" w:rsidRDefault="00385CB8" w:rsidP="00385CB8">
      <w:pPr>
        <w:pStyle w:val="EnglishHangEndNoCoptic"/>
      </w:pPr>
      <w:r w:rsidRPr="00AB1781">
        <w:tab/>
        <w:t xml:space="preserve">like one finding </w:t>
      </w:r>
      <w:r w:rsidR="00922B79">
        <w:t>great spoil</w:t>
      </w:r>
      <w:r w:rsidRPr="00AB1781">
        <w:t>.</w:t>
      </w:r>
    </w:p>
    <w:p w14:paraId="699C48F1" w14:textId="7122A57C" w:rsidR="00385CB8" w:rsidRPr="00AB1781" w:rsidRDefault="00385CB8" w:rsidP="00385CB8">
      <w:pPr>
        <w:pStyle w:val="EnglishHangNoCoptic"/>
      </w:pPr>
      <w:r w:rsidRPr="00AB1781">
        <w:t>163 I hate and abhor</w:t>
      </w:r>
      <w:r w:rsidR="00922B79">
        <w:t xml:space="preserve"> injustice</w:t>
      </w:r>
      <w:r w:rsidRPr="00AB1781">
        <w:t>,</w:t>
      </w:r>
    </w:p>
    <w:p w14:paraId="2BA72888" w14:textId="77777777" w:rsidR="00385CB8" w:rsidRPr="00AB1781" w:rsidRDefault="00385CB8" w:rsidP="00385CB8">
      <w:pPr>
        <w:pStyle w:val="EnglishHangEndNoCoptic"/>
      </w:pPr>
      <w:r w:rsidRPr="00AB1781">
        <w:tab/>
        <w:t xml:space="preserve">but I love </w:t>
      </w:r>
      <w:r w:rsidR="00E570CB">
        <w:t>Your</w:t>
      </w:r>
      <w:r w:rsidRPr="00AB1781">
        <w:t xml:space="preserve"> law.</w:t>
      </w:r>
    </w:p>
    <w:p w14:paraId="46CAC139" w14:textId="5D625BE8" w:rsidR="00385CB8" w:rsidRPr="00AB1781" w:rsidRDefault="00922B79" w:rsidP="00385CB8">
      <w:pPr>
        <w:pStyle w:val="EnglishHangNoCoptic"/>
      </w:pPr>
      <w:r>
        <w:t>164 Seven times a</w:t>
      </w:r>
      <w:r w:rsidR="00385CB8" w:rsidRPr="00AB1781">
        <w:t xml:space="preserve"> day I </w:t>
      </w:r>
      <w:r>
        <w:t xml:space="preserve">have </w:t>
      </w:r>
      <w:r w:rsidR="00385CB8" w:rsidRPr="00AB1781">
        <w:t>praise</w:t>
      </w:r>
      <w:r>
        <w:t>d</w:t>
      </w:r>
      <w:r w:rsidR="00385CB8" w:rsidRPr="00AB1781">
        <w:t xml:space="preserve"> </w:t>
      </w:r>
      <w:r w:rsidR="001040C8">
        <w:t>You</w:t>
      </w:r>
    </w:p>
    <w:p w14:paraId="6B637D0C" w14:textId="64C0BD12" w:rsidR="00385CB8" w:rsidRPr="00AB1781" w:rsidRDefault="00385CB8" w:rsidP="00385CB8">
      <w:pPr>
        <w:pStyle w:val="EnglishHangEndNoCoptic"/>
      </w:pPr>
      <w:r w:rsidRPr="00AB1781">
        <w:tab/>
        <w:t xml:space="preserve">for the </w:t>
      </w:r>
      <w:r w:rsidR="00922B79">
        <w:t>judgments of Your righteousness</w:t>
      </w:r>
      <w:r w:rsidRPr="00AB1781">
        <w:t>.</w:t>
      </w:r>
    </w:p>
    <w:p w14:paraId="62C1314A" w14:textId="12ABE14A" w:rsidR="00385CB8" w:rsidRPr="00AB1781" w:rsidRDefault="00385CB8" w:rsidP="00385CB8">
      <w:pPr>
        <w:pStyle w:val="EnglishHangNoCoptic"/>
      </w:pPr>
      <w:r w:rsidRPr="00AB1781">
        <w:t xml:space="preserve">165 </w:t>
      </w:r>
      <w:r w:rsidR="00922B79">
        <w:t>Those who love Your law</w:t>
      </w:r>
      <w:r w:rsidR="00922B79">
        <w:rPr>
          <w:rStyle w:val="FootnoteReference"/>
        </w:rPr>
        <w:footnoteReference w:id="753"/>
      </w:r>
      <w:r w:rsidR="00922B79">
        <w:t xml:space="preserve"> have g</w:t>
      </w:r>
      <w:r w:rsidRPr="00AB1781">
        <w:t>reat peace,</w:t>
      </w:r>
    </w:p>
    <w:p w14:paraId="288CCE82" w14:textId="3802A327" w:rsidR="00385CB8" w:rsidRPr="00AB1781" w:rsidRDefault="00385CB8" w:rsidP="00385CB8">
      <w:pPr>
        <w:pStyle w:val="EnglishHangEndNoCoptic"/>
      </w:pPr>
      <w:r w:rsidRPr="00AB1781">
        <w:tab/>
        <w:t xml:space="preserve">and </w:t>
      </w:r>
      <w:r w:rsidR="00922B79">
        <w:t>nothing can make them stumble</w:t>
      </w:r>
      <w:r w:rsidRPr="00AB1781">
        <w:t>.</w:t>
      </w:r>
    </w:p>
    <w:p w14:paraId="3CDB16E9" w14:textId="4EC35AD7" w:rsidR="00385CB8" w:rsidRPr="00AB1781" w:rsidRDefault="00385CB8" w:rsidP="00385CB8">
      <w:pPr>
        <w:pStyle w:val="EnglishHangNoCoptic"/>
      </w:pPr>
      <w:r w:rsidRPr="00AB1781">
        <w:t xml:space="preserve">166 I </w:t>
      </w:r>
      <w:r w:rsidR="00922B79">
        <w:t>kept looking</w:t>
      </w:r>
      <w:r w:rsidRPr="00AB1781">
        <w:t xml:space="preserve"> for </w:t>
      </w:r>
      <w:r w:rsidR="00E570CB">
        <w:t>Your</w:t>
      </w:r>
      <w:r w:rsidRPr="00AB1781">
        <w:t xml:space="preserve"> salvation, O Lord,</w:t>
      </w:r>
    </w:p>
    <w:p w14:paraId="3C0ABFA3" w14:textId="38B8DA15" w:rsidR="00385CB8" w:rsidRPr="00AB1781" w:rsidRDefault="00385CB8" w:rsidP="00385CB8">
      <w:pPr>
        <w:pStyle w:val="EnglishHangEndNoCoptic"/>
      </w:pPr>
      <w:r w:rsidRPr="00AB1781">
        <w:tab/>
      </w:r>
      <w:r w:rsidR="00922B79">
        <w:t>a</w:t>
      </w:r>
      <w:r w:rsidRPr="00AB1781">
        <w:t>nd</w:t>
      </w:r>
      <w:r w:rsidR="00922B79">
        <w:t xml:space="preserve"> I</w:t>
      </w:r>
      <w:r w:rsidRPr="00AB1781">
        <w:t xml:space="preserve"> </w:t>
      </w:r>
      <w:r w:rsidR="00922B79">
        <w:t xml:space="preserve">have </w:t>
      </w:r>
      <w:r w:rsidRPr="00AB1781">
        <w:t>love</w:t>
      </w:r>
      <w:r w:rsidR="00922B79">
        <w:t>d</w:t>
      </w:r>
      <w:r w:rsidRPr="00AB1781">
        <w:t xml:space="preserve"> </w:t>
      </w:r>
      <w:r w:rsidR="00E570CB">
        <w:t>Your</w:t>
      </w:r>
      <w:r w:rsidRPr="00AB1781">
        <w:t xml:space="preserve"> commandments.</w:t>
      </w:r>
    </w:p>
    <w:p w14:paraId="0366A5A3" w14:textId="77777777" w:rsidR="00385CB8" w:rsidRPr="00AB1781" w:rsidRDefault="00385CB8" w:rsidP="00385CB8">
      <w:pPr>
        <w:pStyle w:val="EnglishHangNoCoptic"/>
      </w:pPr>
      <w:r w:rsidRPr="00AB1781">
        <w:t xml:space="preserve">167 My soul keeps </w:t>
      </w:r>
      <w:r w:rsidR="00E570CB">
        <w:t>Your</w:t>
      </w:r>
      <w:r w:rsidRPr="00AB1781">
        <w:t xml:space="preserve"> testimonies</w:t>
      </w:r>
    </w:p>
    <w:p w14:paraId="13ED1464" w14:textId="77777777" w:rsidR="00385CB8" w:rsidRPr="00AB1781" w:rsidRDefault="00385CB8" w:rsidP="00385CB8">
      <w:pPr>
        <w:pStyle w:val="EnglishHangEndNoCoptic"/>
      </w:pPr>
      <w:r w:rsidRPr="00AB1781">
        <w:tab/>
        <w:t>and loves them exceedingly.</w:t>
      </w:r>
    </w:p>
    <w:p w14:paraId="09340052" w14:textId="77777777" w:rsidR="00385CB8" w:rsidRPr="00AB1781" w:rsidRDefault="00385CB8" w:rsidP="00385CB8">
      <w:pPr>
        <w:pStyle w:val="EnglishHangNoCoptic"/>
      </w:pPr>
      <w:r w:rsidRPr="00AB1781">
        <w:t xml:space="preserve">168 I keep </w:t>
      </w:r>
      <w:r w:rsidR="00E570CB">
        <w:t>Your</w:t>
      </w:r>
      <w:r w:rsidRPr="00AB1781">
        <w:t xml:space="preserve"> commandments and </w:t>
      </w:r>
      <w:r w:rsidR="00E570CB">
        <w:t>Your</w:t>
      </w:r>
      <w:r w:rsidRPr="00AB1781">
        <w:t xml:space="preserve"> testimonies,</w:t>
      </w:r>
    </w:p>
    <w:p w14:paraId="2AFD01E9" w14:textId="1A42DCB3" w:rsidR="00385CB8" w:rsidRDefault="00385CB8" w:rsidP="00385CB8">
      <w:pPr>
        <w:pStyle w:val="EnglishHangEndNoCoptic"/>
      </w:pPr>
      <w:r w:rsidRPr="00AB1781">
        <w:tab/>
        <w:t xml:space="preserve">for all my ways are before </w:t>
      </w:r>
      <w:r w:rsidR="001040C8">
        <w:t>You</w:t>
      </w:r>
      <w:r w:rsidRPr="00AB1781">
        <w:t>, O Lord.</w:t>
      </w:r>
    </w:p>
    <w:p w14:paraId="12198BD5" w14:textId="03D7CEEC" w:rsidR="00E611C7" w:rsidRDefault="00E611C7" w:rsidP="00E611C7">
      <w:pPr>
        <w:pStyle w:val="Rubric"/>
      </w:pPr>
      <w:r>
        <w:t xml:space="preserve">Glory to You, O Love of mankind. </w:t>
      </w:r>
      <w:r>
        <w:fldChar w:fldCharType="begin"/>
      </w:r>
      <w:r>
        <w:instrText xml:space="preserve"> REF _Ref434578449 \h </w:instrText>
      </w:r>
      <w:r>
        <w:fldChar w:fldCharType="separate"/>
      </w:r>
      <w:r w:rsidR="000C7DE2">
        <w:rPr>
          <w:lang w:val="en-GB"/>
        </w:rPr>
        <w:t>The Psalms of the Veil</w:t>
      </w:r>
      <w:r>
        <w:fldChar w:fldCharType="end"/>
      </w:r>
      <w:r>
        <w:t xml:space="preserve"> continue with </w:t>
      </w:r>
      <w:r>
        <w:fldChar w:fldCharType="begin"/>
      </w:r>
      <w:r>
        <w:instrText xml:space="preserve"> REF _Ref434579065 \h </w:instrText>
      </w:r>
      <w:r>
        <w:fldChar w:fldCharType="separate"/>
      </w:r>
      <w:r w:rsidR="000C7DE2">
        <w:t>Psalm 118 Part 22 (</w:t>
      </w:r>
      <w:r w:rsidR="000C7DE2" w:rsidRPr="0082523C">
        <w:rPr>
          <w:rFonts w:ascii="Tahoma" w:eastAsia="Tahoma" w:hAnsi="Tahoma" w:cs="Tahoma"/>
        </w:rPr>
        <w:t>ת</w:t>
      </w:r>
      <w:r w:rsidR="000C7DE2">
        <w:t>): “Let my supplication come before You, O Lord”</w:t>
      </w:r>
      <w:r>
        <w:fldChar w:fldCharType="end"/>
      </w:r>
      <w:r>
        <w:t>.</w:t>
      </w:r>
    </w:p>
    <w:p w14:paraId="473F235B" w14:textId="730800CE" w:rsidR="00494693" w:rsidRPr="00AB1781" w:rsidRDefault="00494693" w:rsidP="00BF0205">
      <w:pPr>
        <w:pStyle w:val="Heading5"/>
      </w:pPr>
      <w:bookmarkStart w:id="303" w:name="_Ref434579065"/>
      <w:r>
        <w:t>Psalm 118 Part 22</w:t>
      </w:r>
      <w:r w:rsidR="00F224C9">
        <w:t xml:space="preserve"> (</w:t>
      </w:r>
      <w:r w:rsidR="00F224C9" w:rsidRPr="0082523C">
        <w:rPr>
          <w:rFonts w:ascii="Tahoma" w:eastAsia="Tahoma" w:hAnsi="Tahoma" w:cs="Tahoma"/>
        </w:rPr>
        <w:t>ת</w:t>
      </w:r>
      <w:r w:rsidR="00F224C9">
        <w:t>)</w:t>
      </w:r>
      <w:r>
        <w:t xml:space="preserve">: </w:t>
      </w:r>
      <w:r w:rsidR="00E67F94">
        <w:t>“</w:t>
      </w:r>
      <w:r>
        <w:t xml:space="preserve">Let my </w:t>
      </w:r>
      <w:r w:rsidR="00922B79">
        <w:t>supplication</w:t>
      </w:r>
      <w:r>
        <w:t xml:space="preserve"> come before You, O Lor</w:t>
      </w:r>
      <w:r w:rsidR="00E67F94">
        <w:t>d”</w:t>
      </w:r>
      <w:bookmarkEnd w:id="303"/>
    </w:p>
    <w:p w14:paraId="5C3C407C" w14:textId="5C52FF16" w:rsidR="006D2FE5" w:rsidRDefault="006D2FE5" w:rsidP="006D2FE5">
      <w:pPr>
        <w:pStyle w:val="Rubric"/>
      </w:pPr>
      <w:r>
        <w:fldChar w:fldCharType="begin"/>
      </w:r>
      <w:r>
        <w:instrText xml:space="preserve"> REF _Ref434578449 \h </w:instrText>
      </w:r>
      <w:r>
        <w:fldChar w:fldCharType="separate"/>
      </w:r>
      <w:r w:rsidR="000C7DE2">
        <w:rPr>
          <w:lang w:val="en-GB"/>
        </w:rPr>
        <w:t>The Psalms of the Veil</w:t>
      </w:r>
      <w:r>
        <w:fldChar w:fldCharType="end"/>
      </w:r>
      <w:r>
        <w:t xml:space="preserve">, page </w:t>
      </w:r>
      <w:r>
        <w:fldChar w:fldCharType="begin"/>
      </w:r>
      <w:r>
        <w:instrText xml:space="preserve"> PAGEREF _Ref434578449 \h </w:instrText>
      </w:r>
      <w:r>
        <w:fldChar w:fldCharType="separate"/>
      </w:r>
      <w:r w:rsidR="000C7DE2">
        <w:rPr>
          <w:noProof/>
        </w:rPr>
        <w:t>29</w:t>
      </w:r>
      <w:r>
        <w:fldChar w:fldCharType="end"/>
      </w:r>
      <w:r>
        <w:t>.</w:t>
      </w:r>
      <w:r w:rsidR="006D16F9">
        <w:t xml:space="preserve"> </w:t>
      </w:r>
      <w:r w:rsidR="00EE2E1D">
        <w:fldChar w:fldCharType="begin"/>
      </w:r>
      <w:r w:rsidR="00EE2E1D">
        <w:instrText xml:space="preserve"> REF _Ref434579602 \h </w:instrText>
      </w:r>
      <w:r w:rsidR="00EE2E1D">
        <w:fldChar w:fldCharType="separate"/>
      </w:r>
      <w:r w:rsidR="000C7DE2">
        <w:rPr>
          <w:lang w:val="en-GB"/>
        </w:rPr>
        <w:t>The Psalms of the Beginning of Watches</w:t>
      </w:r>
      <w:r w:rsidR="00EE2E1D">
        <w:fldChar w:fldCharType="end"/>
      </w:r>
      <w:r w:rsidR="00EE2E1D">
        <w:t xml:space="preserve">, page </w:t>
      </w:r>
      <w:r w:rsidR="00EE2E1D">
        <w:fldChar w:fldCharType="begin"/>
      </w:r>
      <w:r w:rsidR="00EE2E1D">
        <w:instrText xml:space="preserve"> PAGEREF _Ref434579602 \h </w:instrText>
      </w:r>
      <w:r w:rsidR="00EE2E1D">
        <w:fldChar w:fldCharType="separate"/>
      </w:r>
      <w:r w:rsidR="000C7DE2">
        <w:rPr>
          <w:noProof/>
        </w:rPr>
        <w:t>34</w:t>
      </w:r>
      <w:r w:rsidR="00EE2E1D">
        <w:fldChar w:fldCharType="end"/>
      </w:r>
      <w:r w:rsidR="00EE2E1D">
        <w:t>. Reserved for the Presbyter, if present in both cases.</w:t>
      </w:r>
    </w:p>
    <w:p w14:paraId="0E82BA81" w14:textId="711C2E0B" w:rsidR="00385CB8" w:rsidRPr="00AB1781" w:rsidRDefault="00385CB8" w:rsidP="00385CB8">
      <w:pPr>
        <w:pStyle w:val="EnglishHangNoCoptic"/>
      </w:pPr>
      <w:r w:rsidRPr="00AB1781">
        <w:lastRenderedPageBreak/>
        <w:t xml:space="preserve">169 Let my </w:t>
      </w:r>
      <w:r w:rsidR="00922B79">
        <w:t>supplication</w:t>
      </w:r>
      <w:r w:rsidRPr="00AB1781">
        <w:t xml:space="preserve"> come before </w:t>
      </w:r>
      <w:r w:rsidR="001040C8">
        <w:t>You</w:t>
      </w:r>
      <w:r w:rsidRPr="00AB1781">
        <w:t>, O Lord;</w:t>
      </w:r>
    </w:p>
    <w:p w14:paraId="48399817" w14:textId="18A0AEA7" w:rsidR="00385CB8" w:rsidRPr="00AB1781" w:rsidRDefault="00385CB8" w:rsidP="00385CB8">
      <w:pPr>
        <w:pStyle w:val="EnglishHangEndNoCoptic"/>
      </w:pPr>
      <w:r w:rsidRPr="00AB1781">
        <w:tab/>
        <w:t xml:space="preserve">give me understanding </w:t>
      </w:r>
      <w:r>
        <w:t xml:space="preserve">according to </w:t>
      </w:r>
      <w:r w:rsidR="00E570CB">
        <w:t>Your</w:t>
      </w:r>
      <w:r>
        <w:t xml:space="preserve"> </w:t>
      </w:r>
      <w:r w:rsidR="00922B79">
        <w:t>sayings</w:t>
      </w:r>
      <w:r w:rsidR="00922B79">
        <w:rPr>
          <w:rStyle w:val="FootnoteReference"/>
        </w:rPr>
        <w:footnoteReference w:id="754"/>
      </w:r>
      <w:r>
        <w:t>.</w:t>
      </w:r>
    </w:p>
    <w:p w14:paraId="648C9128" w14:textId="3EEE8FB8" w:rsidR="00385CB8" w:rsidRPr="00AB1781" w:rsidRDefault="00385CB8" w:rsidP="00385CB8">
      <w:pPr>
        <w:pStyle w:val="EnglishHangNoCoptic"/>
      </w:pPr>
      <w:r w:rsidRPr="00AB1781">
        <w:t xml:space="preserve">170 Let my </w:t>
      </w:r>
      <w:r w:rsidR="00922B79">
        <w:t>petition</w:t>
      </w:r>
      <w:r w:rsidRPr="00AB1781">
        <w:t xml:space="preserve"> </w:t>
      </w:r>
      <w:r w:rsidR="00922B79">
        <w:t>come in before You</w:t>
      </w:r>
      <w:r w:rsidRPr="00AB1781">
        <w:t>;</w:t>
      </w:r>
    </w:p>
    <w:p w14:paraId="7FA98D75" w14:textId="21EC7E14" w:rsidR="00385CB8" w:rsidRPr="00AB1781" w:rsidRDefault="00385CB8" w:rsidP="00385CB8">
      <w:pPr>
        <w:pStyle w:val="EnglishHangEndNoCoptic"/>
      </w:pPr>
      <w:r w:rsidRPr="00AB1781">
        <w:tab/>
        <w:t>de</w:t>
      </w:r>
      <w:r>
        <w:t xml:space="preserve">liver me according to </w:t>
      </w:r>
      <w:r w:rsidR="00E570CB">
        <w:t>Your</w:t>
      </w:r>
      <w:r>
        <w:t xml:space="preserve"> </w:t>
      </w:r>
      <w:r w:rsidR="00922B79">
        <w:t>sayings</w:t>
      </w:r>
      <w:r>
        <w:t>.</w:t>
      </w:r>
    </w:p>
    <w:p w14:paraId="26A4D138" w14:textId="566602A4" w:rsidR="00385CB8" w:rsidRPr="00AB1781" w:rsidRDefault="00385CB8" w:rsidP="00385CB8">
      <w:pPr>
        <w:pStyle w:val="EnglishHangNoCoptic"/>
      </w:pPr>
      <w:r w:rsidRPr="00AB1781">
        <w:t xml:space="preserve">171 Let my lips </w:t>
      </w:r>
      <w:r w:rsidR="00922B79">
        <w:t>pour forth a</w:t>
      </w:r>
      <w:r w:rsidRPr="00AB1781">
        <w:t xml:space="preserve"> </w:t>
      </w:r>
      <w:r w:rsidR="00922B79">
        <w:t>hymn</w:t>
      </w:r>
      <w:r w:rsidRPr="00AB1781">
        <w:t>,</w:t>
      </w:r>
    </w:p>
    <w:p w14:paraId="1BFB13CF" w14:textId="1FDC7C95" w:rsidR="00385CB8" w:rsidRPr="00AB1781" w:rsidRDefault="00385CB8" w:rsidP="00385CB8">
      <w:pPr>
        <w:pStyle w:val="EnglishHangEndNoCoptic"/>
      </w:pPr>
      <w:r w:rsidRPr="00AB1781">
        <w:tab/>
        <w:t xml:space="preserve">when </w:t>
      </w:r>
      <w:r w:rsidR="001040C8">
        <w:t>You</w:t>
      </w:r>
      <w:r>
        <w:t xml:space="preserve"> </w:t>
      </w:r>
      <w:r w:rsidR="00556387">
        <w:t>have</w:t>
      </w:r>
      <w:r>
        <w:t xml:space="preserve"> taught me </w:t>
      </w:r>
      <w:r w:rsidR="00E570CB">
        <w:t>Your</w:t>
      </w:r>
      <w:r>
        <w:t xml:space="preserve"> </w:t>
      </w:r>
      <w:r w:rsidR="00922B79">
        <w:t>statutes</w:t>
      </w:r>
      <w:r>
        <w:t>.</w:t>
      </w:r>
    </w:p>
    <w:p w14:paraId="0A33A419" w14:textId="4805BB3D" w:rsidR="00385CB8" w:rsidRPr="00AB1781" w:rsidRDefault="00385CB8" w:rsidP="00385CB8">
      <w:pPr>
        <w:pStyle w:val="EnglishHangNoCoptic"/>
      </w:pPr>
      <w:r w:rsidRPr="00AB1781">
        <w:t xml:space="preserve">172 Let my tongue tell of </w:t>
      </w:r>
      <w:r w:rsidR="00E570CB">
        <w:t>Your</w:t>
      </w:r>
      <w:r w:rsidRPr="00AB1781">
        <w:t xml:space="preserve"> </w:t>
      </w:r>
      <w:r w:rsidR="00922B79">
        <w:t>sayings</w:t>
      </w:r>
      <w:r w:rsidRPr="00AB1781">
        <w:t>,</w:t>
      </w:r>
    </w:p>
    <w:p w14:paraId="7A2B19E3" w14:textId="2CD84F6C" w:rsidR="00385CB8" w:rsidRPr="00AB1781" w:rsidRDefault="00385CB8" w:rsidP="00385CB8">
      <w:pPr>
        <w:pStyle w:val="EnglishHangEndNoCoptic"/>
      </w:pPr>
      <w:r w:rsidRPr="00AB1781">
        <w:tab/>
        <w:t>for</w:t>
      </w:r>
      <w:r>
        <w:t xml:space="preserve"> all </w:t>
      </w:r>
      <w:r w:rsidR="00E570CB">
        <w:t>Your</w:t>
      </w:r>
      <w:r>
        <w:t xml:space="preserve"> commandments are </w:t>
      </w:r>
      <w:r w:rsidR="00922B79">
        <w:t>righteousness</w:t>
      </w:r>
      <w:r>
        <w:t>.</w:t>
      </w:r>
    </w:p>
    <w:p w14:paraId="628D0C41" w14:textId="7F8EED9F" w:rsidR="00385CB8" w:rsidRPr="00AB1781" w:rsidRDefault="00385CB8" w:rsidP="00385CB8">
      <w:pPr>
        <w:pStyle w:val="EnglishHangNoCoptic"/>
      </w:pPr>
      <w:r w:rsidRPr="00AB1781">
        <w:t xml:space="preserve">173 Let </w:t>
      </w:r>
      <w:r w:rsidR="00E570CB">
        <w:t>Your</w:t>
      </w:r>
      <w:r w:rsidRPr="00AB1781">
        <w:t xml:space="preserve"> hand be </w:t>
      </w:r>
      <w:r w:rsidR="00922B79">
        <w:t>ready</w:t>
      </w:r>
      <w:r w:rsidRPr="00AB1781">
        <w:t xml:space="preserve"> to save me,</w:t>
      </w:r>
    </w:p>
    <w:p w14:paraId="581BFDF1" w14:textId="77777777" w:rsidR="00385CB8" w:rsidRPr="00AB1781" w:rsidRDefault="00385CB8" w:rsidP="00385CB8">
      <w:pPr>
        <w:pStyle w:val="EnglishHangEndNoCoptic"/>
      </w:pPr>
      <w:r w:rsidRPr="00AB1781">
        <w:tab/>
        <w:t xml:space="preserve">for </w:t>
      </w:r>
      <w:r>
        <w:t xml:space="preserve">I have chosen </w:t>
      </w:r>
      <w:r w:rsidR="00E570CB">
        <w:t>Your</w:t>
      </w:r>
      <w:r>
        <w:t xml:space="preserve"> commandments.</w:t>
      </w:r>
    </w:p>
    <w:p w14:paraId="44E9E8B5" w14:textId="77777777" w:rsidR="00385CB8" w:rsidRPr="00AB1781" w:rsidRDefault="00385CB8" w:rsidP="00385CB8">
      <w:pPr>
        <w:pStyle w:val="EnglishHangNoCoptic"/>
      </w:pPr>
      <w:r w:rsidRPr="00AB1781">
        <w:t xml:space="preserve">174 I long for </w:t>
      </w:r>
      <w:r w:rsidR="00E570CB">
        <w:t>Your</w:t>
      </w:r>
      <w:r w:rsidRPr="00AB1781">
        <w:t xml:space="preserve"> salvation, O Lord,</w:t>
      </w:r>
    </w:p>
    <w:p w14:paraId="5C913FA5" w14:textId="77777777" w:rsidR="00385CB8" w:rsidRPr="00AB1781" w:rsidRDefault="00385CB8" w:rsidP="00385CB8">
      <w:pPr>
        <w:pStyle w:val="EnglishHangEndNoCoptic"/>
      </w:pPr>
      <w:r>
        <w:tab/>
        <w:t xml:space="preserve">and </w:t>
      </w:r>
      <w:r w:rsidR="00E570CB">
        <w:t>Your</w:t>
      </w:r>
      <w:r>
        <w:t xml:space="preserve"> law is my meditation.</w:t>
      </w:r>
    </w:p>
    <w:p w14:paraId="4B437941" w14:textId="2E90025F" w:rsidR="00385CB8" w:rsidRPr="00AB1781" w:rsidRDefault="00385CB8" w:rsidP="00385CB8">
      <w:pPr>
        <w:pStyle w:val="EnglishHangNoCoptic"/>
      </w:pPr>
      <w:r w:rsidRPr="00AB1781">
        <w:t xml:space="preserve">175 </w:t>
      </w:r>
      <w:r w:rsidR="00922B79">
        <w:t>M</w:t>
      </w:r>
      <w:r w:rsidRPr="00AB1781">
        <w:t xml:space="preserve">y soul </w:t>
      </w:r>
      <w:r w:rsidR="00922B79">
        <w:t xml:space="preserve">will </w:t>
      </w:r>
      <w:r w:rsidRPr="00AB1781">
        <w:t xml:space="preserve">live </w:t>
      </w:r>
      <w:r w:rsidR="00922B79">
        <w:t>and</w:t>
      </w:r>
      <w:r w:rsidRPr="00AB1781">
        <w:t xml:space="preserve"> praise </w:t>
      </w:r>
      <w:r w:rsidR="001040C8">
        <w:t>You</w:t>
      </w:r>
      <w:r w:rsidRPr="00AB1781">
        <w:t>,</w:t>
      </w:r>
    </w:p>
    <w:p w14:paraId="768F840F" w14:textId="2E22D1CE" w:rsidR="00385CB8" w:rsidRPr="00AB1781" w:rsidRDefault="00385CB8" w:rsidP="00385CB8">
      <w:pPr>
        <w:pStyle w:val="EnglishHangEndNoCoptic"/>
      </w:pPr>
      <w:r>
        <w:tab/>
        <w:t xml:space="preserve">and </w:t>
      </w:r>
      <w:r w:rsidR="00E570CB">
        <w:t>Your</w:t>
      </w:r>
      <w:r>
        <w:t xml:space="preserve"> judgments </w:t>
      </w:r>
      <w:r w:rsidR="00922B79">
        <w:t xml:space="preserve">will </w:t>
      </w:r>
      <w:r>
        <w:t>help me.</w:t>
      </w:r>
    </w:p>
    <w:p w14:paraId="7ACA1E4B" w14:textId="218746CC" w:rsidR="00385CB8" w:rsidRPr="00AB1781" w:rsidRDefault="00385CB8" w:rsidP="00385CB8">
      <w:pPr>
        <w:pStyle w:val="EnglishHangNoCoptic"/>
      </w:pPr>
      <w:r w:rsidRPr="00AB1781">
        <w:t xml:space="preserve">176 I have gone astray like a lost sheep; seek </w:t>
      </w:r>
      <w:r w:rsidR="00E570CB">
        <w:t>Your</w:t>
      </w:r>
      <w:r w:rsidRPr="00AB1781">
        <w:t xml:space="preserve"> </w:t>
      </w:r>
      <w:r w:rsidR="00922B79">
        <w:t>servant</w:t>
      </w:r>
      <w:r w:rsidRPr="00AB1781">
        <w:t>,</w:t>
      </w:r>
    </w:p>
    <w:p w14:paraId="36F92459" w14:textId="2663A3E5" w:rsidR="00267F42" w:rsidRDefault="00385CB8" w:rsidP="00385CB8">
      <w:pPr>
        <w:pStyle w:val="EnglishHangEndNoCoptic"/>
      </w:pPr>
      <w:r w:rsidRPr="00AB1781">
        <w:tab/>
        <w:t xml:space="preserve">for I have not forgotten </w:t>
      </w:r>
      <w:r w:rsidR="00E570CB">
        <w:t>Your</w:t>
      </w:r>
      <w:r w:rsidRPr="00AB1781">
        <w:t xml:space="preserve"> commandments.</w:t>
      </w:r>
    </w:p>
    <w:p w14:paraId="5793518C" w14:textId="63E83F54" w:rsidR="00E611C7" w:rsidRDefault="00E611C7" w:rsidP="00E611C7">
      <w:pPr>
        <w:pStyle w:val="Rubric"/>
      </w:pPr>
      <w:r>
        <w:t xml:space="preserve">Alleluia. </w:t>
      </w:r>
      <w:r>
        <w:fldChar w:fldCharType="begin"/>
      </w:r>
      <w:r>
        <w:instrText xml:space="preserve"> REF _Ref434578449 \h </w:instrText>
      </w:r>
      <w:r>
        <w:fldChar w:fldCharType="separate"/>
      </w:r>
      <w:r w:rsidR="000C7DE2">
        <w:rPr>
          <w:lang w:val="en-GB"/>
        </w:rPr>
        <w:t>The Psalms of the Veil</w:t>
      </w:r>
      <w:r>
        <w:fldChar w:fldCharType="end"/>
      </w:r>
      <w:r>
        <w:t xml:space="preserve"> and </w:t>
      </w:r>
      <w:r>
        <w:fldChar w:fldCharType="begin"/>
      </w:r>
      <w:r>
        <w:instrText xml:space="preserve"> REF _Ref448127130 \h </w:instrText>
      </w:r>
      <w:r>
        <w:fldChar w:fldCharType="separate"/>
      </w:r>
      <w:r w:rsidR="000C7DE2">
        <w:t>The Psalms of Midnight (The Beginning of Watches)</w:t>
      </w:r>
      <w:r>
        <w:fldChar w:fldCharType="end"/>
      </w:r>
      <w:r>
        <w:t xml:space="preserve"> are completed. </w:t>
      </w:r>
    </w:p>
    <w:p w14:paraId="66E90143" w14:textId="13E2527E" w:rsidR="00924D0C" w:rsidRDefault="00924D0C" w:rsidP="00924D0C">
      <w:pPr>
        <w:pStyle w:val="Rubric"/>
      </w:pPr>
      <w:r>
        <w:t>Glory…</w:t>
      </w:r>
    </w:p>
    <w:p w14:paraId="13363AFE" w14:textId="2281CD5C" w:rsidR="003A7286" w:rsidRDefault="003A7286" w:rsidP="003A7286">
      <w:pPr>
        <w:pStyle w:val="Heading3"/>
      </w:pPr>
      <w:bookmarkStart w:id="304" w:name="_Ref435990063"/>
      <w:r>
        <w:t>Kathisma 18</w:t>
      </w:r>
      <w:bookmarkEnd w:id="304"/>
    </w:p>
    <w:p w14:paraId="6E3343D2" w14:textId="7595AF2A" w:rsidR="003D4656" w:rsidRPr="003D4656" w:rsidRDefault="003D4656" w:rsidP="003D4656">
      <w:pPr>
        <w:pStyle w:val="Rubric"/>
      </w:pPr>
      <w:r>
        <w:t>The Songs of Ascent to Jerusalem (Psalms 119 – 133) begin here.</w:t>
      </w:r>
    </w:p>
    <w:p w14:paraId="0EF442FA" w14:textId="43F20990" w:rsidR="00FD25B7" w:rsidRPr="00FD25B7" w:rsidRDefault="00FD25B7" w:rsidP="00BF0205">
      <w:pPr>
        <w:pStyle w:val="Heading4"/>
      </w:pPr>
      <w:bookmarkStart w:id="305" w:name="_Ref411967235"/>
      <w:r>
        <w:t>Psalm</w:t>
      </w:r>
      <w:r w:rsidRPr="00AB1781">
        <w:t xml:space="preserve"> 119</w:t>
      </w:r>
      <w:r>
        <w:t xml:space="preserve">: </w:t>
      </w:r>
      <w:r w:rsidR="00E67F94">
        <w:t>“When I was afflicted, I cried out to the Lord”</w:t>
      </w:r>
      <w:bookmarkEnd w:id="305"/>
    </w:p>
    <w:p w14:paraId="4BBA1FBA"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Enemies of Peace</w:t>
      </w:r>
    </w:p>
    <w:p w14:paraId="3E5FF12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Arrows of Love</w:t>
      </w:r>
    </w:p>
    <w:p w14:paraId="01B3ED38" w14:textId="34DE3D8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Reserved for the Presbyter, if present (Middle Watch only).</w:t>
      </w:r>
    </w:p>
    <w:p w14:paraId="6EA034B7" w14:textId="77777777" w:rsidR="00FD25B7" w:rsidRPr="00AB1781" w:rsidRDefault="00FD25B7" w:rsidP="00FD25B7">
      <w:pPr>
        <w:pStyle w:val="Rubric"/>
      </w:pPr>
      <w:r w:rsidRPr="00AB1781">
        <w:t>1 (A Song of Ascents)</w:t>
      </w:r>
    </w:p>
    <w:p w14:paraId="1313333E" w14:textId="4C640B44" w:rsidR="00FD25B7" w:rsidRPr="00AB1781" w:rsidRDefault="00881117" w:rsidP="00FD25B7">
      <w:pPr>
        <w:pStyle w:val="EnglishHangNoCoptic"/>
      </w:pPr>
      <w:r>
        <w:lastRenderedPageBreak/>
        <w:t>When I was afflicted, I cried out to the Lord,</w:t>
      </w:r>
    </w:p>
    <w:p w14:paraId="62A18526" w14:textId="22AD8B62" w:rsidR="00FD25B7" w:rsidRPr="00AB1781" w:rsidRDefault="00881117" w:rsidP="00FD25B7">
      <w:pPr>
        <w:pStyle w:val="EnglishHangEndNoCoptic"/>
      </w:pPr>
      <w:r>
        <w:tab/>
      </w:r>
      <w:r w:rsidR="00FD25B7" w:rsidRPr="00AB1781">
        <w:t xml:space="preserve">and He </w:t>
      </w:r>
      <w:r>
        <w:t>heard</w:t>
      </w:r>
      <w:r w:rsidR="00FD25B7" w:rsidRPr="00AB1781">
        <w:t xml:space="preserve"> me.</w:t>
      </w:r>
    </w:p>
    <w:p w14:paraId="697DE269" w14:textId="7769D594" w:rsidR="00FD25B7" w:rsidRPr="00AB1781" w:rsidRDefault="00FD25B7" w:rsidP="00FD25B7">
      <w:pPr>
        <w:pStyle w:val="EnglishHangNoCoptic"/>
      </w:pPr>
      <w:r w:rsidRPr="00AB1781">
        <w:t xml:space="preserve">2 O Lord, </w:t>
      </w:r>
      <w:r w:rsidR="00DA5B2D">
        <w:t>[You will]</w:t>
      </w:r>
      <w:r w:rsidR="00DA5B2D">
        <w:rPr>
          <w:rStyle w:val="FootnoteReference"/>
        </w:rPr>
        <w:footnoteReference w:id="755"/>
      </w:r>
      <w:r w:rsidR="00DA5B2D">
        <w:t xml:space="preserve"> </w:t>
      </w:r>
      <w:r w:rsidRPr="00AB1781">
        <w:t xml:space="preserve">deliver my soul from </w:t>
      </w:r>
      <w:r w:rsidR="00881117">
        <w:t>unjust</w:t>
      </w:r>
      <w:r w:rsidRPr="00AB1781">
        <w:t xml:space="preserve"> lips,</w:t>
      </w:r>
    </w:p>
    <w:p w14:paraId="1D63CDA8" w14:textId="3E79C2FE" w:rsidR="00FD25B7" w:rsidRPr="00AB1781" w:rsidRDefault="00FD25B7" w:rsidP="00FD25B7">
      <w:pPr>
        <w:pStyle w:val="EnglishHangEndNoCoptic"/>
      </w:pPr>
      <w:r w:rsidRPr="00AB1781">
        <w:tab/>
        <w:t xml:space="preserve">and from a </w:t>
      </w:r>
      <w:r w:rsidR="00881117">
        <w:t>deceitful</w:t>
      </w:r>
      <w:r w:rsidRPr="00AB1781">
        <w:t xml:space="preserve"> tongue.</w:t>
      </w:r>
    </w:p>
    <w:p w14:paraId="18D57502" w14:textId="2AB33972" w:rsidR="00FD25B7" w:rsidRPr="00AB1781" w:rsidRDefault="00FD25B7" w:rsidP="00FD25B7">
      <w:pPr>
        <w:pStyle w:val="EnglishHangNoCoptic"/>
      </w:pPr>
      <w:r w:rsidRPr="00AB1781">
        <w:t xml:space="preserve">3 What </w:t>
      </w:r>
      <w:r w:rsidR="00881117">
        <w:t>might be given y</w:t>
      </w:r>
      <w:r w:rsidRPr="00AB1781">
        <w:t>ou,</w:t>
      </w:r>
    </w:p>
    <w:p w14:paraId="4FF6926F" w14:textId="57E1EB41" w:rsidR="00FD25B7" w:rsidRPr="00AB1781" w:rsidRDefault="00FD25B7" w:rsidP="00FD25B7">
      <w:pPr>
        <w:pStyle w:val="EnglishHangNoCoptic"/>
      </w:pPr>
      <w:r w:rsidRPr="00AB1781">
        <w:tab/>
      </w:r>
      <w:r w:rsidR="00881117">
        <w:t>And what [protection] might be added to you,</w:t>
      </w:r>
    </w:p>
    <w:p w14:paraId="415C9BD1" w14:textId="4DD2930F" w:rsidR="00FD25B7" w:rsidRPr="00AB1781" w:rsidRDefault="00FD25B7" w:rsidP="00FD25B7">
      <w:pPr>
        <w:pStyle w:val="EnglishHangEndNoCoptic"/>
      </w:pPr>
      <w:r w:rsidRPr="00AB1781">
        <w:tab/>
        <w:t xml:space="preserve">against a </w:t>
      </w:r>
      <w:r w:rsidR="00881117">
        <w:t>deceitful</w:t>
      </w:r>
      <w:r w:rsidRPr="00AB1781">
        <w:t xml:space="preserve"> tongue</w:t>
      </w:r>
      <w:r w:rsidR="00881117">
        <w:t>?</w:t>
      </w:r>
      <w:r w:rsidR="00881117">
        <w:rPr>
          <w:rStyle w:val="FootnoteReference"/>
        </w:rPr>
        <w:footnoteReference w:id="756"/>
      </w:r>
    </w:p>
    <w:p w14:paraId="18D2858F" w14:textId="4E86571D" w:rsidR="00FD25B7" w:rsidRPr="00AB1781" w:rsidRDefault="00881117" w:rsidP="00FD25B7">
      <w:pPr>
        <w:pStyle w:val="EnglishHangNoCoptic"/>
      </w:pPr>
      <w:r>
        <w:t xml:space="preserve">4 The </w:t>
      </w:r>
      <w:r w:rsidR="00FD25B7" w:rsidRPr="00AB1781">
        <w:t xml:space="preserve">arrows of the mighty </w:t>
      </w:r>
      <w:r>
        <w:t>are sharpened</w:t>
      </w:r>
    </w:p>
    <w:p w14:paraId="5F5A7040" w14:textId="00521511" w:rsidR="00FD25B7" w:rsidRPr="00AB1781" w:rsidRDefault="00FD25B7" w:rsidP="00FD25B7">
      <w:pPr>
        <w:pStyle w:val="EnglishHangEndNoCoptic"/>
      </w:pPr>
      <w:r w:rsidRPr="00AB1781">
        <w:tab/>
        <w:t xml:space="preserve">with </w:t>
      </w:r>
      <w:r w:rsidR="00881117">
        <w:t xml:space="preserve">hot </w:t>
      </w:r>
      <w:r w:rsidR="004A6C94">
        <w:t xml:space="preserve">desert </w:t>
      </w:r>
      <w:r w:rsidRPr="00AB1781">
        <w:t>coals.</w:t>
      </w:r>
      <w:r w:rsidRPr="00AB1781">
        <w:rPr>
          <w:rStyle w:val="FootnoteReference"/>
        </w:rPr>
        <w:footnoteReference w:id="757"/>
      </w:r>
    </w:p>
    <w:p w14:paraId="2B913506" w14:textId="6F9801D6" w:rsidR="00FD25B7" w:rsidRPr="00AB1781" w:rsidRDefault="00FD25B7" w:rsidP="00FD25B7">
      <w:pPr>
        <w:pStyle w:val="EnglishHangNoCoptic"/>
      </w:pPr>
      <w:r w:rsidRPr="00AB1781">
        <w:t xml:space="preserve">5 Woe is me, that my </w:t>
      </w:r>
      <w:r w:rsidR="004A6C94">
        <w:t>sojourning was prolonged;</w:t>
      </w:r>
    </w:p>
    <w:p w14:paraId="7CABDEA0" w14:textId="18261C6E" w:rsidR="00FD25B7" w:rsidRPr="00AB1781" w:rsidRDefault="00FD25B7" w:rsidP="00FD25B7">
      <w:pPr>
        <w:pStyle w:val="EnglishHangEndNoCoptic"/>
      </w:pPr>
      <w:r w:rsidRPr="00AB1781">
        <w:tab/>
        <w:t>I live</w:t>
      </w:r>
      <w:r w:rsidR="004A6C94">
        <w:t>d</w:t>
      </w:r>
      <w:r w:rsidRPr="00AB1781">
        <w:t xml:space="preserve"> among the tents of Kedar.</w:t>
      </w:r>
    </w:p>
    <w:p w14:paraId="688889D9" w14:textId="45E05CF2" w:rsidR="00FD25B7" w:rsidRPr="00AB1781" w:rsidRDefault="00FD25B7" w:rsidP="004A6C94">
      <w:pPr>
        <w:pStyle w:val="EnglishHangEndNoCoptic"/>
      </w:pPr>
      <w:r w:rsidRPr="00AB1781">
        <w:t xml:space="preserve">6 My soul </w:t>
      </w:r>
      <w:r w:rsidR="004A6C94">
        <w:t>sojourned very much.</w:t>
      </w:r>
    </w:p>
    <w:p w14:paraId="4FA33B80" w14:textId="1A3DDBFD" w:rsidR="00FD25B7" w:rsidRPr="00AB1781" w:rsidRDefault="00FD25B7" w:rsidP="00FD25B7">
      <w:pPr>
        <w:pStyle w:val="EnglishHangNoCoptic"/>
      </w:pPr>
      <w:r w:rsidRPr="00AB1781">
        <w:t>7</w:t>
      </w:r>
      <w:r w:rsidR="004A6C94">
        <w:t xml:space="preserve"> I was</w:t>
      </w:r>
      <w:r w:rsidRPr="00AB1781">
        <w:t xml:space="preserve"> peaceful</w:t>
      </w:r>
      <w:r w:rsidR="004A6C94">
        <w:t xml:space="preserve"> with those who hate peace;</w:t>
      </w:r>
    </w:p>
    <w:p w14:paraId="442E6A4D" w14:textId="1D53DD58" w:rsidR="00FD25B7" w:rsidRPr="00AB1781" w:rsidRDefault="00FD25B7" w:rsidP="00FD25B7">
      <w:pPr>
        <w:pStyle w:val="EnglishHangNoCoptic"/>
      </w:pPr>
      <w:r w:rsidRPr="00AB1781">
        <w:tab/>
        <w:t>when I speak to them,</w:t>
      </w:r>
    </w:p>
    <w:p w14:paraId="43B0ECC8" w14:textId="5BBF6E6D" w:rsidR="00FD25B7" w:rsidRDefault="00FD25B7" w:rsidP="00FD25B7">
      <w:pPr>
        <w:pStyle w:val="EnglishHangEndNoCoptic"/>
      </w:pPr>
      <w:r w:rsidRPr="00AB1781">
        <w:tab/>
        <w:t xml:space="preserve">they </w:t>
      </w:r>
      <w:r w:rsidR="004A6C94">
        <w:t>fought</w:t>
      </w:r>
      <w:r w:rsidRPr="00AB1781">
        <w:t xml:space="preserve"> </w:t>
      </w:r>
      <w:r w:rsidR="00330381">
        <w:t xml:space="preserve">against </w:t>
      </w:r>
      <w:r w:rsidRPr="00AB1781">
        <w:t xml:space="preserve">me without </w:t>
      </w:r>
      <w:r w:rsidR="004A6C94">
        <w:t>cause</w:t>
      </w:r>
      <w:r w:rsidRPr="00AB1781">
        <w:t>.</w:t>
      </w:r>
    </w:p>
    <w:p w14:paraId="4FCD3DA1" w14:textId="6087AA6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_Ref411967252 \h </w:instrText>
      </w:r>
      <w:r>
        <w:fldChar w:fldCharType="separate"/>
      </w:r>
      <w:r w:rsidR="000C7DE2">
        <w:t>Psalm</w:t>
      </w:r>
      <w:r w:rsidR="000C7DE2" w:rsidRPr="00AB1781">
        <w:t xml:space="preserve"> 120</w:t>
      </w:r>
      <w:r w:rsidR="000C7DE2">
        <w:t>: “I lifted up my eyes to the mountains”</w:t>
      </w:r>
      <w:r>
        <w:fldChar w:fldCharType="end"/>
      </w:r>
      <w:r>
        <w:t xml:space="preserve">, page </w:t>
      </w:r>
      <w:r>
        <w:fldChar w:fldCharType="begin"/>
      </w:r>
      <w:r>
        <w:instrText xml:space="preserve"> PAGEREF _Ref411967252 \h </w:instrText>
      </w:r>
      <w:r>
        <w:fldChar w:fldCharType="separate"/>
      </w:r>
      <w:r w:rsidR="000C7DE2">
        <w:rPr>
          <w:noProof/>
        </w:rPr>
        <w:t>288</w:t>
      </w:r>
      <w:r>
        <w:fldChar w:fldCharType="end"/>
      </w:r>
      <w:r>
        <w:t>.</w:t>
      </w:r>
      <w:r w:rsidR="00C61C1A">
        <w:t xml:space="preserve"> </w:t>
      </w:r>
    </w:p>
    <w:p w14:paraId="75788234" w14:textId="63941554" w:rsidR="00FD25B7" w:rsidRPr="00FD25B7" w:rsidRDefault="00FD25B7" w:rsidP="00BF0205">
      <w:pPr>
        <w:pStyle w:val="Heading4"/>
      </w:pPr>
      <w:bookmarkStart w:id="306" w:name="_Ref411967252"/>
      <w:r>
        <w:t>Psalm</w:t>
      </w:r>
      <w:r w:rsidRPr="00AB1781">
        <w:t xml:space="preserve"> 120</w:t>
      </w:r>
      <w:r>
        <w:t xml:space="preserve">: </w:t>
      </w:r>
      <w:r w:rsidR="00E67F94">
        <w:t>“</w:t>
      </w:r>
      <w:r>
        <w:t>I lift</w:t>
      </w:r>
      <w:r w:rsidR="00E67F94">
        <w:t>ed</w:t>
      </w:r>
      <w:r>
        <w:t xml:space="preserve"> up my eyes to the mountain</w:t>
      </w:r>
      <w:r w:rsidR="00E67F94">
        <w:t>s”</w:t>
      </w:r>
      <w:bookmarkEnd w:id="306"/>
    </w:p>
    <w:p w14:paraId="2B2805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Ever-Watchful Guardian of Israel</w:t>
      </w:r>
    </w:p>
    <w:p w14:paraId="39555BAC" w14:textId="77777777" w:rsidR="00F14AA6" w:rsidRPr="00F14AA6" w:rsidRDefault="00FD25B7" w:rsidP="00F14AA6">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Tunneling Mountains</w:t>
      </w:r>
    </w:p>
    <w:p w14:paraId="1AAA9A92" w14:textId="72465A5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1DF898A6" w14:textId="77777777" w:rsidR="00FD25B7" w:rsidRPr="00AB1781" w:rsidRDefault="00FD25B7" w:rsidP="00FD25B7">
      <w:pPr>
        <w:pStyle w:val="Rubric"/>
      </w:pPr>
      <w:r w:rsidRPr="00AB1781">
        <w:t>1 (A Song of Ascents)</w:t>
      </w:r>
    </w:p>
    <w:p w14:paraId="6504E853" w14:textId="33EBC322" w:rsidR="00FD25B7" w:rsidRPr="00AB1781" w:rsidRDefault="00FD25B7" w:rsidP="00FD25B7">
      <w:pPr>
        <w:pStyle w:val="EnglishHangNoCoptic"/>
      </w:pPr>
      <w:r w:rsidRPr="00AB1781">
        <w:t xml:space="preserve">I </w:t>
      </w:r>
      <w:r w:rsidR="00F47E49" w:rsidRPr="00AB1781">
        <w:t>lift</w:t>
      </w:r>
      <w:r w:rsidR="00F47E49">
        <w:t>ed up my eyes to the mountains;</w:t>
      </w:r>
      <w:r w:rsidRPr="00AB1781">
        <w:rPr>
          <w:rStyle w:val="FootnoteReference"/>
        </w:rPr>
        <w:footnoteReference w:id="758"/>
      </w:r>
    </w:p>
    <w:p w14:paraId="0851B80F" w14:textId="5A33D490" w:rsidR="00FD25B7" w:rsidRPr="00AB1781" w:rsidRDefault="00F47E49" w:rsidP="00FD25B7">
      <w:pPr>
        <w:pStyle w:val="EnglishHangEndNoCoptic"/>
      </w:pPr>
      <w:r>
        <w:tab/>
        <w:t>w</w:t>
      </w:r>
      <w:r w:rsidR="00FD25B7" w:rsidRPr="00AB1781">
        <w:t>here will my help come from?</w:t>
      </w:r>
    </w:p>
    <w:p w14:paraId="420ECD3F" w14:textId="77777777" w:rsidR="00FD25B7" w:rsidRPr="00AB1781" w:rsidRDefault="00FD25B7" w:rsidP="00FD25B7">
      <w:pPr>
        <w:pStyle w:val="EnglishHangNoCoptic"/>
      </w:pPr>
      <w:r w:rsidRPr="00AB1781">
        <w:t>2 My help comes from the Lord,</w:t>
      </w:r>
    </w:p>
    <w:p w14:paraId="4CE4D3C3" w14:textId="77777777" w:rsidR="00FD25B7" w:rsidRPr="00AB1781" w:rsidRDefault="00FD25B7" w:rsidP="00FD25B7">
      <w:pPr>
        <w:pStyle w:val="EnglishHangEndNoCoptic"/>
      </w:pPr>
      <w:r w:rsidRPr="00AB1781">
        <w:tab/>
        <w:t>Who made heaven and earth.</w:t>
      </w:r>
    </w:p>
    <w:p w14:paraId="019CAC92" w14:textId="33B5FC98" w:rsidR="00FD25B7" w:rsidRPr="00AB1781" w:rsidRDefault="00FD25B7" w:rsidP="00FD25B7">
      <w:pPr>
        <w:pStyle w:val="EnglishHangNoCoptic"/>
      </w:pPr>
      <w:r w:rsidRPr="00AB1781">
        <w:t xml:space="preserve">3 </w:t>
      </w:r>
      <w:r w:rsidR="00F47E49">
        <w:t>Do not l</w:t>
      </w:r>
      <w:r w:rsidRPr="00AB1781">
        <w:t>et your foot be moved,</w:t>
      </w:r>
    </w:p>
    <w:p w14:paraId="72951083" w14:textId="6D17A1E6" w:rsidR="00FD25B7" w:rsidRPr="00FD25B7" w:rsidRDefault="00FD25B7" w:rsidP="00FD25B7">
      <w:pPr>
        <w:pStyle w:val="EnglishHangEndNoCoptic"/>
      </w:pPr>
      <w:r w:rsidRPr="00AB1781">
        <w:tab/>
        <w:t xml:space="preserve">nor </w:t>
      </w:r>
      <w:r w:rsidR="00F47E49">
        <w:t>let He</w:t>
      </w:r>
      <w:r w:rsidRPr="00AB1781">
        <w:t xml:space="preserve"> Who keeps you slumber.</w:t>
      </w:r>
      <w:r w:rsidRPr="00AB1781">
        <w:rPr>
          <w:rStyle w:val="FootnoteReference"/>
        </w:rPr>
        <w:footnoteReference w:id="759"/>
      </w:r>
    </w:p>
    <w:p w14:paraId="5BA769A0" w14:textId="77777777" w:rsidR="00FD25B7" w:rsidRPr="00AB1781" w:rsidRDefault="00FD25B7" w:rsidP="00FD25B7">
      <w:pPr>
        <w:pStyle w:val="EnglishHangNoCoptic"/>
      </w:pPr>
      <w:r w:rsidRPr="00AB1781">
        <w:lastRenderedPageBreak/>
        <w:t>4 Behold, He Who keeps Israel</w:t>
      </w:r>
    </w:p>
    <w:p w14:paraId="408C040E" w14:textId="77777777" w:rsidR="00FD25B7" w:rsidRPr="00AB1781" w:rsidRDefault="00FD25B7" w:rsidP="00FD25B7">
      <w:pPr>
        <w:pStyle w:val="EnglishHangEndNoCoptic"/>
      </w:pPr>
      <w:r w:rsidRPr="00AB1781">
        <w:tab/>
        <w:t>will neither slumber nor sleep.</w:t>
      </w:r>
    </w:p>
    <w:p w14:paraId="56845A43" w14:textId="77777777" w:rsidR="00FD25B7" w:rsidRPr="00AB1781" w:rsidRDefault="00FD25B7" w:rsidP="00FD25B7">
      <w:pPr>
        <w:pStyle w:val="EnglishHangNoCoptic"/>
      </w:pPr>
      <w:r w:rsidRPr="00AB1781">
        <w:t>5 The Lord will keep you;</w:t>
      </w:r>
    </w:p>
    <w:p w14:paraId="2E8799A1" w14:textId="677ED0B4" w:rsidR="00FD25B7" w:rsidRPr="00AB1781" w:rsidRDefault="00FD25B7" w:rsidP="00FD25B7">
      <w:pPr>
        <w:pStyle w:val="EnglishHangEndNoCoptic"/>
      </w:pPr>
      <w:r w:rsidRPr="00AB1781">
        <w:tab/>
        <w:t xml:space="preserve">the Lord is your </w:t>
      </w:r>
      <w:r w:rsidR="00F47E49">
        <w:t>shelter</w:t>
      </w:r>
      <w:r w:rsidRPr="00AB1781">
        <w:t xml:space="preserve"> at your right hand.</w:t>
      </w:r>
    </w:p>
    <w:p w14:paraId="231D6E70" w14:textId="77777777" w:rsidR="00FD25B7" w:rsidRPr="00AB1781" w:rsidRDefault="00FD25B7" w:rsidP="00FD25B7">
      <w:pPr>
        <w:pStyle w:val="EnglishHangNoCoptic"/>
      </w:pPr>
      <w:r w:rsidRPr="00AB1781">
        <w:t>6 The sun will not burn you by day,</w:t>
      </w:r>
    </w:p>
    <w:p w14:paraId="3B2273F6" w14:textId="77777777" w:rsidR="00FD25B7" w:rsidRPr="00AB1781" w:rsidRDefault="00FD25B7" w:rsidP="00FD25B7">
      <w:pPr>
        <w:pStyle w:val="EnglishHangEndNoCoptic"/>
      </w:pPr>
      <w:r w:rsidRPr="00AB1781">
        <w:tab/>
        <w:t>nor the moon by night.</w:t>
      </w:r>
    </w:p>
    <w:p w14:paraId="33C783D4" w14:textId="5FC95766" w:rsidR="00FD25B7" w:rsidRPr="00AB1781" w:rsidRDefault="00FD25B7" w:rsidP="00FD25B7">
      <w:pPr>
        <w:pStyle w:val="EnglishHangNoCoptic"/>
      </w:pPr>
      <w:r w:rsidRPr="00AB1781">
        <w:t xml:space="preserve">7 </w:t>
      </w:r>
      <w:r w:rsidR="00F47E49">
        <w:t>T</w:t>
      </w:r>
      <w:r w:rsidRPr="00AB1781">
        <w:t xml:space="preserve">he Lord </w:t>
      </w:r>
      <w:r w:rsidR="00F47E49">
        <w:t>will guard</w:t>
      </w:r>
      <w:r w:rsidRPr="00AB1781">
        <w:t xml:space="preserve"> you from all evil;</w:t>
      </w:r>
    </w:p>
    <w:p w14:paraId="08191F3B" w14:textId="051C2441" w:rsidR="00FD25B7" w:rsidRPr="00AB1781" w:rsidRDefault="00FD25B7" w:rsidP="00FD25B7">
      <w:pPr>
        <w:pStyle w:val="EnglishHangEndNoCoptic"/>
      </w:pPr>
      <w:r w:rsidRPr="00AB1781">
        <w:tab/>
        <w:t xml:space="preserve">the Lord will </w:t>
      </w:r>
      <w:r w:rsidR="00F47E49">
        <w:t>guard</w:t>
      </w:r>
      <w:r w:rsidRPr="00AB1781">
        <w:t xml:space="preserve"> your soul.</w:t>
      </w:r>
    </w:p>
    <w:p w14:paraId="46CFCB49" w14:textId="3D7A33E5" w:rsidR="00FD25B7" w:rsidRPr="00AB1781" w:rsidRDefault="00FD25B7" w:rsidP="00FD25B7">
      <w:pPr>
        <w:pStyle w:val="EnglishHangNoCoptic"/>
      </w:pPr>
      <w:r w:rsidRPr="00AB1781">
        <w:t xml:space="preserve">8 The Lord will </w:t>
      </w:r>
      <w:r w:rsidR="00F47E49">
        <w:t>guard</w:t>
      </w:r>
      <w:r w:rsidRPr="00AB1781">
        <w:t xml:space="preserve"> your coming </w:t>
      </w:r>
      <w:r w:rsidR="00F47E49">
        <w:t xml:space="preserve">in </w:t>
      </w:r>
      <w:r w:rsidRPr="00AB1781">
        <w:t>and going</w:t>
      </w:r>
      <w:r w:rsidR="00F47E49">
        <w:t xml:space="preserve"> out</w:t>
      </w:r>
      <w:r w:rsidRPr="00AB1781">
        <w:t>,</w:t>
      </w:r>
    </w:p>
    <w:p w14:paraId="2CB699D8" w14:textId="52B488AF" w:rsidR="00FD25B7" w:rsidRDefault="00FD25B7" w:rsidP="00FD25B7">
      <w:pPr>
        <w:pStyle w:val="EnglishHangEndNoCoptic"/>
      </w:pPr>
      <w:r w:rsidRPr="00AB1781">
        <w:tab/>
        <w:t xml:space="preserve">from now and </w:t>
      </w:r>
      <w:r w:rsidR="00330381">
        <w:t>unto the ages</w:t>
      </w:r>
      <w:r w:rsidRPr="00AB1781">
        <w:t>.</w:t>
      </w:r>
    </w:p>
    <w:p w14:paraId="06E77C7F" w14:textId="3E157C1B" w:rsidR="00550889" w:rsidRPr="00FD25B7"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_Ref411967283 \h </w:instrText>
      </w:r>
      <w:r>
        <w:fldChar w:fldCharType="separate"/>
      </w:r>
      <w:r w:rsidR="000C7DE2">
        <w:t>Psalm</w:t>
      </w:r>
      <w:r w:rsidR="000C7DE2" w:rsidRPr="00AB1781">
        <w:t xml:space="preserve"> 121</w:t>
      </w:r>
      <w:r w:rsidR="000C7DE2">
        <w:t>: “I was glad when they said to me, ‘we will go to the house of the Lord’”</w:t>
      </w:r>
      <w:r>
        <w:fldChar w:fldCharType="end"/>
      </w:r>
      <w:r>
        <w:t xml:space="preserve">, page </w:t>
      </w:r>
      <w:r>
        <w:fldChar w:fldCharType="begin"/>
      </w:r>
      <w:r>
        <w:instrText xml:space="preserve"> PAGEREF _Ref411967283 \h </w:instrText>
      </w:r>
      <w:r>
        <w:fldChar w:fldCharType="separate"/>
      </w:r>
      <w:r w:rsidR="000C7DE2">
        <w:rPr>
          <w:noProof/>
        </w:rPr>
        <w:t>289</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_Ref411967400 \h </w:instrText>
      </w:r>
      <w:r w:rsidR="00E611C7">
        <w:fldChar w:fldCharType="separate"/>
      </w:r>
      <w:r w:rsidR="000C7DE2">
        <w:t>Psalm</w:t>
      </w:r>
      <w:r w:rsidR="000C7DE2" w:rsidRPr="00AB1781">
        <w:t xml:space="preserve"> 128</w:t>
      </w:r>
      <w:r w:rsidR="000C7DE2">
        <w:t>: “Many times have they warred against me from my youth”</w:t>
      </w:r>
      <w:r w:rsidR="00E611C7">
        <w:fldChar w:fldCharType="end"/>
      </w:r>
      <w:r w:rsidR="00E611C7">
        <w:t xml:space="preserve">, page </w:t>
      </w:r>
      <w:r w:rsidR="00E611C7">
        <w:fldChar w:fldCharType="begin"/>
      </w:r>
      <w:r w:rsidR="00E611C7">
        <w:instrText xml:space="preserve"> PAGEREF _Ref411967400 \h </w:instrText>
      </w:r>
      <w:r w:rsidR="00E611C7">
        <w:fldChar w:fldCharType="separate"/>
      </w:r>
      <w:r w:rsidR="000C7DE2">
        <w:rPr>
          <w:noProof/>
        </w:rPr>
        <w:t>295</w:t>
      </w:r>
      <w:r w:rsidR="00E611C7">
        <w:fldChar w:fldCharType="end"/>
      </w:r>
      <w:r w:rsidR="00E611C7">
        <w:t>.</w:t>
      </w:r>
    </w:p>
    <w:p w14:paraId="7438C3A4" w14:textId="55B00F2C" w:rsidR="00FD25B7" w:rsidRPr="00FD25B7" w:rsidRDefault="00FD25B7" w:rsidP="00BF0205">
      <w:pPr>
        <w:pStyle w:val="Heading4"/>
      </w:pPr>
      <w:bookmarkStart w:id="307" w:name="_Ref411967283"/>
      <w:r>
        <w:t>Psalm</w:t>
      </w:r>
      <w:r w:rsidRPr="00AB1781">
        <w:t xml:space="preserve"> 121</w:t>
      </w:r>
      <w:r>
        <w:t xml:space="preserve">: </w:t>
      </w:r>
      <w:r w:rsidR="00E67F94">
        <w:t>“I was glad when they said to me, ‘we will</w:t>
      </w:r>
      <w:r>
        <w:t xml:space="preserve"> go to the house of the Lord</w:t>
      </w:r>
      <w:r w:rsidR="00E67F94">
        <w:t>’”</w:t>
      </w:r>
      <w:bookmarkEnd w:id="307"/>
    </w:p>
    <w:p w14:paraId="40B6520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Love for the Holy City</w:t>
      </w:r>
    </w:p>
    <w:p w14:paraId="2D76B71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 for the Peace of Jerusalem</w:t>
      </w:r>
    </w:p>
    <w:p w14:paraId="3E5A6BDB" w14:textId="45000BF3" w:rsidR="00F14AA6" w:rsidRDefault="00F14AA6" w:rsidP="00FD25B7">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2DE8987C" w14:textId="77777777" w:rsidR="00FD25B7" w:rsidRPr="00AB1781" w:rsidRDefault="00FD25B7" w:rsidP="00FD25B7">
      <w:pPr>
        <w:pStyle w:val="Rubric"/>
      </w:pPr>
      <w:r w:rsidRPr="00AB1781">
        <w:t>1 (A Song of Ascents)</w:t>
      </w:r>
    </w:p>
    <w:p w14:paraId="4F2EA46A" w14:textId="0C52A082" w:rsidR="00FD25B7" w:rsidRPr="00AB1781" w:rsidRDefault="00CE55B0" w:rsidP="00FD25B7">
      <w:pPr>
        <w:pStyle w:val="EnglishHangNoCoptic"/>
      </w:pPr>
      <w:r>
        <w:t>I was glad when they said to me,</w:t>
      </w:r>
    </w:p>
    <w:p w14:paraId="4B664867" w14:textId="680B6A62" w:rsidR="00FD25B7" w:rsidRPr="00AB1781" w:rsidRDefault="00CE55B0" w:rsidP="00FD25B7">
      <w:pPr>
        <w:pStyle w:val="EnglishHangEndNoCoptic"/>
      </w:pPr>
      <w:r>
        <w:tab/>
        <w:t>“we will go to the house of the Lord.”</w:t>
      </w:r>
    </w:p>
    <w:p w14:paraId="2DF485B7" w14:textId="292D5978" w:rsidR="00FD25B7" w:rsidRPr="00AB1781" w:rsidRDefault="00FD25B7" w:rsidP="00FD25B7">
      <w:pPr>
        <w:pStyle w:val="EnglishHangNoCoptic"/>
      </w:pPr>
      <w:r w:rsidRPr="00AB1781">
        <w:t xml:space="preserve">2 Our feet </w:t>
      </w:r>
      <w:r w:rsidR="00CE55B0">
        <w:t>stood</w:t>
      </w:r>
    </w:p>
    <w:p w14:paraId="18BA7F58" w14:textId="77777777" w:rsidR="00FD25B7" w:rsidRPr="00AB1781" w:rsidRDefault="00FD25B7" w:rsidP="00FD25B7">
      <w:pPr>
        <w:pStyle w:val="EnglishHangEndNoCoptic"/>
      </w:pPr>
      <w:r w:rsidRPr="00AB1781">
        <w:tab/>
        <w:t>in your courts, O Jerusalem.</w:t>
      </w:r>
    </w:p>
    <w:p w14:paraId="45B41FD8" w14:textId="786E1912" w:rsidR="00FD25B7" w:rsidRPr="00AB1781" w:rsidRDefault="00FD25B7" w:rsidP="00FD25B7">
      <w:pPr>
        <w:pStyle w:val="EnglishHangNoCoptic"/>
      </w:pPr>
      <w:r w:rsidRPr="00AB1781">
        <w:t>3 Jerusalem is built as a city</w:t>
      </w:r>
    </w:p>
    <w:p w14:paraId="2A36893F" w14:textId="4A03E875" w:rsidR="00FD25B7" w:rsidRPr="00AB1781" w:rsidRDefault="00FD25B7" w:rsidP="00FD25B7">
      <w:pPr>
        <w:pStyle w:val="EnglishHangEndNoCoptic"/>
      </w:pPr>
      <w:r w:rsidRPr="00AB1781">
        <w:tab/>
        <w:t xml:space="preserve">that is shared </w:t>
      </w:r>
      <w:r w:rsidR="00CE55B0">
        <w:t>in common</w:t>
      </w:r>
      <w:r w:rsidR="00CE55B0">
        <w:rPr>
          <w:rStyle w:val="FootnoteReference"/>
        </w:rPr>
        <w:footnoteReference w:id="760"/>
      </w:r>
      <w:r w:rsidRPr="00AB1781">
        <w:t>.</w:t>
      </w:r>
    </w:p>
    <w:p w14:paraId="093BFF52" w14:textId="7D30CF9F" w:rsidR="00FD25B7" w:rsidRPr="00AB1781" w:rsidRDefault="00FD25B7" w:rsidP="00FD25B7">
      <w:pPr>
        <w:pStyle w:val="EnglishHangNoCoptic"/>
      </w:pPr>
      <w:r w:rsidRPr="00AB1781">
        <w:lastRenderedPageBreak/>
        <w:t>4 For the tribes go up</w:t>
      </w:r>
      <w:r w:rsidR="00CE55B0">
        <w:t xml:space="preserve"> there</w:t>
      </w:r>
      <w:r w:rsidRPr="00AB1781">
        <w:t>,</w:t>
      </w:r>
    </w:p>
    <w:p w14:paraId="5DBEA090" w14:textId="77777777" w:rsidR="00FD25B7" w:rsidRPr="00AB1781" w:rsidRDefault="00FD25B7" w:rsidP="00FD25B7">
      <w:pPr>
        <w:pStyle w:val="EnglishHangNoCoptic"/>
      </w:pPr>
      <w:r w:rsidRPr="00AB1781">
        <w:tab/>
        <w:t>the tribes of the Lord,</w:t>
      </w:r>
    </w:p>
    <w:p w14:paraId="7522A1DB" w14:textId="77777777" w:rsidR="00FD25B7" w:rsidRPr="00AB1781" w:rsidRDefault="00FD25B7" w:rsidP="00FD25B7">
      <w:pPr>
        <w:pStyle w:val="EnglishHangNoCoptic"/>
      </w:pPr>
      <w:r w:rsidRPr="00AB1781">
        <w:tab/>
        <w:t>as a testimony to Israel,</w:t>
      </w:r>
      <w:r w:rsidRPr="00AB1781">
        <w:rPr>
          <w:rStyle w:val="FootnoteReference"/>
        </w:rPr>
        <w:footnoteReference w:id="761"/>
      </w:r>
    </w:p>
    <w:p w14:paraId="4CA83DD4" w14:textId="6DC40FE5" w:rsidR="00FD25B7" w:rsidRPr="00AB1781" w:rsidRDefault="00FD25B7" w:rsidP="00FD25B7">
      <w:pPr>
        <w:pStyle w:val="EnglishHangEndNoCoptic"/>
      </w:pPr>
      <w:r w:rsidRPr="00AB1781">
        <w:tab/>
        <w:t xml:space="preserve">to </w:t>
      </w:r>
      <w:r w:rsidR="00CE55B0">
        <w:t>confess</w:t>
      </w:r>
      <w:r w:rsidR="00CE55B0">
        <w:rPr>
          <w:rStyle w:val="FootnoteReference"/>
        </w:rPr>
        <w:footnoteReference w:id="762"/>
      </w:r>
      <w:r w:rsidR="00CE55B0">
        <w:t xml:space="preserve"> the N</w:t>
      </w:r>
      <w:r w:rsidRPr="00AB1781">
        <w:t>ame of the Lord.</w:t>
      </w:r>
    </w:p>
    <w:p w14:paraId="6D58BDD0" w14:textId="7751303A" w:rsidR="00FD25B7" w:rsidRPr="00AB1781" w:rsidRDefault="00FD25B7" w:rsidP="00FD25B7">
      <w:pPr>
        <w:pStyle w:val="EnglishHangNoCoptic"/>
      </w:pPr>
      <w:r w:rsidRPr="00AB1781">
        <w:t>5 For the thrones for judgment</w:t>
      </w:r>
      <w:r w:rsidR="0033276B">
        <w:t xml:space="preserve"> sat there</w:t>
      </w:r>
      <w:r w:rsidRPr="00AB1781">
        <w:t>,</w:t>
      </w:r>
    </w:p>
    <w:p w14:paraId="0076BF90" w14:textId="2A79E9A7" w:rsidR="00FD25B7" w:rsidRPr="00AB1781" w:rsidRDefault="00FD25B7" w:rsidP="00FD25B7">
      <w:pPr>
        <w:pStyle w:val="EnglishHangEndNoCoptic"/>
      </w:pPr>
      <w:r w:rsidRPr="00AB1781">
        <w:tab/>
        <w:t xml:space="preserve">thrones </w:t>
      </w:r>
      <w:r w:rsidR="0033276B">
        <w:t>over</w:t>
      </w:r>
      <w:r w:rsidRPr="00AB1781">
        <w:t xml:space="preserve"> the house of David.</w:t>
      </w:r>
    </w:p>
    <w:p w14:paraId="669FB979" w14:textId="367B58F3" w:rsidR="00FD25B7" w:rsidRPr="00AB1781" w:rsidRDefault="00FD25B7" w:rsidP="00FD25B7">
      <w:pPr>
        <w:pStyle w:val="EnglishHangNoCoptic"/>
      </w:pPr>
      <w:r w:rsidRPr="00AB1781">
        <w:t xml:space="preserve">6 </w:t>
      </w:r>
      <w:r w:rsidR="0033276B">
        <w:t>Seek after things pertaining to your peace, O Jerusalem</w:t>
      </w:r>
      <w:r w:rsidR="0033276B">
        <w:rPr>
          <w:rStyle w:val="FootnoteReference"/>
        </w:rPr>
        <w:footnoteReference w:id="763"/>
      </w:r>
      <w:r w:rsidRPr="00AB1781">
        <w:t>,</w:t>
      </w:r>
    </w:p>
    <w:p w14:paraId="189B3FB6" w14:textId="77777777" w:rsidR="00FD25B7" w:rsidRPr="00AB1781" w:rsidRDefault="00FD25B7" w:rsidP="00FD25B7">
      <w:pPr>
        <w:pStyle w:val="EnglishHangEndNoCoptic"/>
      </w:pPr>
      <w:r w:rsidRPr="00AB1781">
        <w:tab/>
        <w:t>and abundance for those who love you.</w:t>
      </w:r>
      <w:r w:rsidRPr="00AB1781">
        <w:rPr>
          <w:rStyle w:val="FootnoteReference"/>
        </w:rPr>
        <w:footnoteReference w:id="764"/>
      </w:r>
    </w:p>
    <w:p w14:paraId="16E7E583" w14:textId="3AF16070" w:rsidR="00FD25B7" w:rsidRPr="00AB1781" w:rsidRDefault="00FD25B7" w:rsidP="00FD25B7">
      <w:pPr>
        <w:pStyle w:val="EnglishHangNoCoptic"/>
      </w:pPr>
      <w:r w:rsidRPr="00AB1781">
        <w:t xml:space="preserve">7 </w:t>
      </w:r>
      <w:r w:rsidR="0033276B">
        <w:t>Let there be peace in your power</w:t>
      </w:r>
      <w:r w:rsidRPr="00AB1781">
        <w:t>,</w:t>
      </w:r>
    </w:p>
    <w:p w14:paraId="595C9580" w14:textId="0B4DCAD7" w:rsidR="00FD25B7" w:rsidRPr="00AB1781" w:rsidRDefault="00FD25B7" w:rsidP="00FD25B7">
      <w:pPr>
        <w:pStyle w:val="EnglishHangEndNoCoptic"/>
      </w:pPr>
      <w:r w:rsidRPr="00AB1781">
        <w:tab/>
        <w:t xml:space="preserve">and abundance within your </w:t>
      </w:r>
      <w:r w:rsidR="0033276B">
        <w:t xml:space="preserve">towered </w:t>
      </w:r>
      <w:r w:rsidRPr="00AB1781">
        <w:t>strongholds.</w:t>
      </w:r>
    </w:p>
    <w:p w14:paraId="4FE03135" w14:textId="6855B63E" w:rsidR="00FD25B7" w:rsidRPr="00AB1781" w:rsidRDefault="00FD25B7" w:rsidP="00FD25B7">
      <w:pPr>
        <w:pStyle w:val="EnglishHangNoCoptic"/>
      </w:pPr>
      <w:r w:rsidRPr="00AB1781">
        <w:t>8 For the sake of my brethren and my neighbo</w:t>
      </w:r>
      <w:r w:rsidR="0033276B">
        <w:t>u</w:t>
      </w:r>
      <w:r w:rsidRPr="00AB1781">
        <w:t>rs,</w:t>
      </w:r>
    </w:p>
    <w:p w14:paraId="66CC92B2" w14:textId="71626134" w:rsidR="00FD25B7" w:rsidRPr="00AB1781" w:rsidRDefault="00FD25B7" w:rsidP="00FD25B7">
      <w:pPr>
        <w:pStyle w:val="EnglishHangEndNoCoptic"/>
      </w:pPr>
      <w:r w:rsidRPr="00AB1781">
        <w:tab/>
        <w:t xml:space="preserve">I </w:t>
      </w:r>
      <w:r w:rsidR="0033276B">
        <w:t>spoke</w:t>
      </w:r>
      <w:r w:rsidRPr="00AB1781">
        <w:t xml:space="preserve"> peace </w:t>
      </w:r>
      <w:r w:rsidR="0033276B">
        <w:t>concerning</w:t>
      </w:r>
      <w:r w:rsidR="0033276B" w:rsidRPr="00AB1781">
        <w:t xml:space="preserve"> </w:t>
      </w:r>
      <w:r w:rsidRPr="00AB1781">
        <w:t>you.</w:t>
      </w:r>
    </w:p>
    <w:p w14:paraId="5124ABB4" w14:textId="77777777" w:rsidR="00FD25B7" w:rsidRPr="00AB1781" w:rsidRDefault="00FD25B7" w:rsidP="00FD25B7">
      <w:pPr>
        <w:pStyle w:val="EnglishHangNoCoptic"/>
      </w:pPr>
      <w:r w:rsidRPr="00AB1781">
        <w:t>9 For the sake of the house of the Lord our God,</w:t>
      </w:r>
    </w:p>
    <w:p w14:paraId="06DBE798" w14:textId="1ADA9367" w:rsidR="00FD25B7" w:rsidRDefault="00FD25B7" w:rsidP="00FD25B7">
      <w:pPr>
        <w:pStyle w:val="EnglishHangEndNoCoptic"/>
      </w:pPr>
      <w:r w:rsidRPr="00AB1781">
        <w:tab/>
        <w:t xml:space="preserve">I </w:t>
      </w:r>
      <w:r w:rsidR="0033276B">
        <w:t>sought after</w:t>
      </w:r>
      <w:r w:rsidRPr="00AB1781">
        <w:t xml:space="preserve"> good</w:t>
      </w:r>
      <w:r w:rsidR="0033276B">
        <w:t xml:space="preserve"> things for you</w:t>
      </w:r>
      <w:r w:rsidRPr="00AB1781">
        <w:t>.</w:t>
      </w:r>
    </w:p>
    <w:p w14:paraId="4AD61403" w14:textId="751125C6"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_Ref411967299 \h </w:instrText>
      </w:r>
      <w:r>
        <w:fldChar w:fldCharType="separate"/>
      </w:r>
      <w:r w:rsidR="000C7DE2">
        <w:t>Psalm</w:t>
      </w:r>
      <w:r w:rsidR="000C7DE2" w:rsidRPr="00AB1781">
        <w:t xml:space="preserve"> 122</w:t>
      </w:r>
      <w:r w:rsidR="000C7DE2">
        <w:t>: “I lift up my eyes to You, Who dwells in heaven”</w:t>
      </w:r>
      <w:r>
        <w:fldChar w:fldCharType="end"/>
      </w:r>
      <w:r>
        <w:t xml:space="preserve">, page </w:t>
      </w:r>
      <w:r>
        <w:fldChar w:fldCharType="begin"/>
      </w:r>
      <w:r>
        <w:instrText xml:space="preserve"> PAGEREF _Ref411967299 \h </w:instrText>
      </w:r>
      <w:r>
        <w:fldChar w:fldCharType="separate"/>
      </w:r>
      <w:r w:rsidR="000C7DE2">
        <w:rPr>
          <w:noProof/>
        </w:rPr>
        <w:t>290</w:t>
      </w:r>
      <w:r>
        <w:fldChar w:fldCharType="end"/>
      </w:r>
      <w:r>
        <w:t>.</w:t>
      </w:r>
    </w:p>
    <w:p w14:paraId="3D506578" w14:textId="0E4C1AE7" w:rsidR="00FD25B7" w:rsidRPr="00FD25B7" w:rsidRDefault="00FD25B7" w:rsidP="00BF0205">
      <w:pPr>
        <w:pStyle w:val="Heading4"/>
      </w:pPr>
      <w:bookmarkStart w:id="308" w:name="_Ref411967299"/>
      <w:r>
        <w:t>Psalm</w:t>
      </w:r>
      <w:r w:rsidRPr="00AB1781">
        <w:t xml:space="preserve"> 122</w:t>
      </w:r>
      <w:r>
        <w:t xml:space="preserve">: </w:t>
      </w:r>
      <w:r w:rsidR="00E67F94">
        <w:t>“</w:t>
      </w:r>
      <w:r>
        <w:t>I lift up my eyes</w:t>
      </w:r>
      <w:r w:rsidR="00E67F94">
        <w:t xml:space="preserve"> to You</w:t>
      </w:r>
      <w:r>
        <w:t xml:space="preserve">, Who </w:t>
      </w:r>
      <w:r w:rsidR="00004BA4">
        <w:t>dwell</w:t>
      </w:r>
      <w:r w:rsidR="00E67F94">
        <w:t>s</w:t>
      </w:r>
      <w:r>
        <w:t xml:space="preserve"> in heave</w:t>
      </w:r>
      <w:r w:rsidR="00E67F94">
        <w:t>n”</w:t>
      </w:r>
      <w:bookmarkEnd w:id="308"/>
    </w:p>
    <w:p w14:paraId="50518FB9"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Reproach of Christ</w:t>
      </w:r>
      <w:r w:rsidRPr="00AB1781">
        <w:rPr>
          <w:rStyle w:val="FootnoteReference"/>
          <w:rFonts w:ascii="Book Antiqua" w:hAnsi="Book Antiqua" w:cs="Lucida Grande"/>
          <w:b/>
          <w:bCs/>
        </w:rPr>
        <w:footnoteReference w:id="765"/>
      </w:r>
    </w:p>
    <w:p w14:paraId="640391F5"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Eyes are on the Lord</w:t>
      </w:r>
    </w:p>
    <w:p w14:paraId="78035777" w14:textId="2F7CA5C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33F6CEA" w14:textId="77777777" w:rsidR="00FD25B7" w:rsidRPr="00AB1781" w:rsidRDefault="00FD25B7" w:rsidP="00FD25B7">
      <w:pPr>
        <w:pStyle w:val="Rubric"/>
      </w:pPr>
      <w:r w:rsidRPr="00AB1781">
        <w:t>1 (A Song of Ascents)</w:t>
      </w:r>
    </w:p>
    <w:p w14:paraId="23420A14" w14:textId="773F071A" w:rsidR="00FD25B7" w:rsidRPr="00AB1781" w:rsidRDefault="00FD25B7" w:rsidP="00FD25B7">
      <w:pPr>
        <w:pStyle w:val="EnglishHangNoCoptic"/>
      </w:pPr>
      <w:r w:rsidRPr="00AB1781">
        <w:t>I lift up my eyes</w:t>
      </w:r>
      <w:r w:rsidR="00835884">
        <w:t xml:space="preserve"> to You</w:t>
      </w:r>
      <w:r w:rsidRPr="00AB1781">
        <w:t>,</w:t>
      </w:r>
    </w:p>
    <w:p w14:paraId="3789562A" w14:textId="1A13132E" w:rsidR="00FD25B7" w:rsidRPr="00AB1781" w:rsidRDefault="00FD25B7" w:rsidP="00FD25B7">
      <w:pPr>
        <w:pStyle w:val="EnglishHangEndNoCoptic"/>
      </w:pPr>
      <w:r w:rsidRPr="00AB1781">
        <w:tab/>
        <w:t xml:space="preserve">Who </w:t>
      </w:r>
      <w:r w:rsidR="00004BA4">
        <w:t>dwell</w:t>
      </w:r>
      <w:r w:rsidR="00835884">
        <w:t>s</w:t>
      </w:r>
      <w:r w:rsidRPr="00AB1781">
        <w:t xml:space="preserve"> in heaven.</w:t>
      </w:r>
      <w:r w:rsidRPr="00AB1781">
        <w:rPr>
          <w:rStyle w:val="FootnoteReference"/>
        </w:rPr>
        <w:footnoteReference w:id="766"/>
      </w:r>
    </w:p>
    <w:p w14:paraId="2ABB6C3D" w14:textId="5CA45F28" w:rsidR="00FD25B7" w:rsidRPr="00AB1781" w:rsidRDefault="00FD25B7" w:rsidP="00FD25B7">
      <w:pPr>
        <w:pStyle w:val="EnglishHangNoCoptic"/>
      </w:pPr>
      <w:r w:rsidRPr="00AB1781">
        <w:lastRenderedPageBreak/>
        <w:t xml:space="preserve">2 </w:t>
      </w:r>
      <w:r w:rsidR="00835884">
        <w:t>Behold, a</w:t>
      </w:r>
      <w:r w:rsidRPr="00AB1781">
        <w:t xml:space="preserve">s the eyes of </w:t>
      </w:r>
      <w:r w:rsidR="00835884">
        <w:t>servants</w:t>
      </w:r>
    </w:p>
    <w:p w14:paraId="733437F9" w14:textId="55FADADB" w:rsidR="00FD25B7" w:rsidRPr="00AB1781" w:rsidRDefault="00FD25B7" w:rsidP="00FD25B7">
      <w:pPr>
        <w:pStyle w:val="EnglishHangNoCoptic"/>
      </w:pPr>
      <w:r w:rsidRPr="00AB1781">
        <w:tab/>
      </w:r>
      <w:r w:rsidR="00835884">
        <w:t>[look to]</w:t>
      </w:r>
      <w:r w:rsidRPr="00AB1781">
        <w:t xml:space="preserve"> the hands of their </w:t>
      </w:r>
      <w:r w:rsidR="00835884">
        <w:t>masters</w:t>
      </w:r>
      <w:r w:rsidRPr="00AB1781">
        <w:t>,</w:t>
      </w:r>
    </w:p>
    <w:p w14:paraId="3554472A" w14:textId="129609EA" w:rsidR="00FD25B7" w:rsidRPr="00AB1781" w:rsidRDefault="00FD25B7" w:rsidP="00FD25B7">
      <w:pPr>
        <w:pStyle w:val="EnglishHangNoCoptic"/>
      </w:pPr>
      <w:r w:rsidRPr="00AB1781">
        <w:tab/>
      </w:r>
      <w:r w:rsidR="00835884">
        <w:t xml:space="preserve">[and] </w:t>
      </w:r>
      <w:r w:rsidRPr="00AB1781">
        <w:t xml:space="preserve">as the eyes of a </w:t>
      </w:r>
      <w:r w:rsidR="00835884">
        <w:t>maidservant</w:t>
      </w:r>
    </w:p>
    <w:p w14:paraId="7D3AEBE6" w14:textId="32914E9A" w:rsidR="00FD25B7" w:rsidRPr="00AB1781" w:rsidRDefault="00FD25B7" w:rsidP="00FD25B7">
      <w:pPr>
        <w:pStyle w:val="EnglishHangNoCoptic"/>
      </w:pPr>
      <w:r w:rsidRPr="00AB1781">
        <w:tab/>
      </w:r>
      <w:r w:rsidR="00835884">
        <w:t>[look to]</w:t>
      </w:r>
      <w:r w:rsidRPr="00AB1781">
        <w:t xml:space="preserve"> the hands of her mistress,</w:t>
      </w:r>
    </w:p>
    <w:p w14:paraId="5878C7FF" w14:textId="3F421449" w:rsidR="00FD25B7" w:rsidRPr="00AB1781" w:rsidRDefault="00FD25B7" w:rsidP="00FD25B7">
      <w:pPr>
        <w:pStyle w:val="EnglishHangNoCoptic"/>
      </w:pPr>
      <w:r w:rsidRPr="00AB1781">
        <w:tab/>
        <w:t xml:space="preserve">so our eyes </w:t>
      </w:r>
      <w:r w:rsidR="00835884">
        <w:t>look to</w:t>
      </w:r>
      <w:r w:rsidRPr="00AB1781">
        <w:t xml:space="preserve"> the Lord our God</w:t>
      </w:r>
    </w:p>
    <w:p w14:paraId="2C9D5BC7" w14:textId="7D2632FB" w:rsidR="00FD25B7" w:rsidRPr="00AB1781" w:rsidRDefault="00FD25B7" w:rsidP="00FD25B7">
      <w:pPr>
        <w:pStyle w:val="EnglishHangEndNoCoptic"/>
      </w:pPr>
      <w:r w:rsidRPr="00AB1781">
        <w:tab/>
      </w:r>
      <w:r w:rsidR="00835884">
        <w:t>un</w:t>
      </w:r>
      <w:r w:rsidRPr="00AB1781">
        <w:t>til He has compassion on us.</w:t>
      </w:r>
    </w:p>
    <w:p w14:paraId="2BD6A87A" w14:textId="70DAE92C" w:rsidR="00FD25B7" w:rsidRPr="00AB1781" w:rsidRDefault="00FD25B7" w:rsidP="00FD25B7">
      <w:pPr>
        <w:pStyle w:val="EnglishHangNoCoptic"/>
      </w:pPr>
      <w:r w:rsidRPr="00AB1781">
        <w:t>3 Have mercy on us, O Lord, have mercy o</w:t>
      </w:r>
      <w:r w:rsidR="00835884">
        <w:t>n us,</w:t>
      </w:r>
    </w:p>
    <w:p w14:paraId="650A1939" w14:textId="4D8524E6" w:rsidR="00FD25B7" w:rsidRPr="00AB1781" w:rsidRDefault="00FD25B7" w:rsidP="00FD25B7">
      <w:pPr>
        <w:pStyle w:val="EnglishHangEndNoCoptic"/>
      </w:pPr>
      <w:r w:rsidRPr="00AB1781">
        <w:tab/>
        <w:t xml:space="preserve">for </w:t>
      </w:r>
      <w:r w:rsidR="00835884">
        <w:t>have had more than our fill of contempt;</w:t>
      </w:r>
    </w:p>
    <w:p w14:paraId="4F7695CB" w14:textId="2DBC50B6" w:rsidR="00FD25B7" w:rsidRPr="00AB1781" w:rsidRDefault="00FD25B7" w:rsidP="00FD25B7">
      <w:pPr>
        <w:pStyle w:val="EnglishHangNoCoptic"/>
      </w:pPr>
      <w:r w:rsidRPr="00AB1781">
        <w:t xml:space="preserve">4 </w:t>
      </w:r>
      <w:r w:rsidR="00835884">
        <w:t>our</w:t>
      </w:r>
      <w:r w:rsidRPr="00AB1781">
        <w:t xml:space="preserve"> soul </w:t>
      </w:r>
      <w:r w:rsidR="00835884">
        <w:t>has more than had its fill.</w:t>
      </w:r>
    </w:p>
    <w:p w14:paraId="135D70C7" w14:textId="0E8E1AFD" w:rsidR="00FD25B7" w:rsidRPr="00AB1781" w:rsidRDefault="00FD25B7" w:rsidP="00FD25B7">
      <w:pPr>
        <w:pStyle w:val="EnglishHangNoCoptic"/>
      </w:pPr>
      <w:r w:rsidRPr="00AB1781">
        <w:tab/>
      </w:r>
      <w:r w:rsidR="00835884">
        <w:t>Give reproach to those who are prosperous</w:t>
      </w:r>
    </w:p>
    <w:p w14:paraId="02BC4894" w14:textId="3B538D81" w:rsidR="00FD25B7" w:rsidRDefault="00FD25B7" w:rsidP="00FD25B7">
      <w:pPr>
        <w:pStyle w:val="EnglishHangEndNoCoptic"/>
      </w:pPr>
      <w:r w:rsidRPr="00AB1781">
        <w:tab/>
        <w:t xml:space="preserve">and contempt </w:t>
      </w:r>
      <w:r w:rsidR="00835884">
        <w:t>to the arrogant!</w:t>
      </w:r>
    </w:p>
    <w:p w14:paraId="5BF9A3B9" w14:textId="337F451E"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_Ref411967321 \h </w:instrText>
      </w:r>
      <w:r>
        <w:fldChar w:fldCharType="separate"/>
      </w:r>
      <w:r w:rsidR="000C7DE2">
        <w:t>Psalm</w:t>
      </w:r>
      <w:r w:rsidR="000C7DE2" w:rsidRPr="00AB1781">
        <w:t xml:space="preserve"> 123</w:t>
      </w:r>
      <w:r w:rsidR="000C7DE2">
        <w:t>: “‘if the Lord had not been among us,”—let Israel now say”</w:t>
      </w:r>
      <w:r>
        <w:fldChar w:fldCharType="end"/>
      </w:r>
      <w:r>
        <w:t xml:space="preserve">, page </w:t>
      </w:r>
      <w:r>
        <w:fldChar w:fldCharType="begin"/>
      </w:r>
      <w:r>
        <w:instrText xml:space="preserve"> PAGEREF _Ref411967321 \h </w:instrText>
      </w:r>
      <w:r>
        <w:fldChar w:fldCharType="separate"/>
      </w:r>
      <w:r w:rsidR="000C7DE2">
        <w:rPr>
          <w:noProof/>
        </w:rPr>
        <w:t>291</w:t>
      </w:r>
      <w:r>
        <w:fldChar w:fldCharType="end"/>
      </w:r>
      <w:r>
        <w:t>.</w:t>
      </w:r>
    </w:p>
    <w:p w14:paraId="0C3917C8" w14:textId="7B98D177" w:rsidR="00FD25B7" w:rsidRPr="00FD25B7" w:rsidRDefault="00FD25B7" w:rsidP="00BF0205">
      <w:pPr>
        <w:pStyle w:val="Heading4"/>
      </w:pPr>
      <w:bookmarkStart w:id="309" w:name="_Ref411967321"/>
      <w:r>
        <w:t>Psalm</w:t>
      </w:r>
      <w:r w:rsidRPr="00AB1781">
        <w:t xml:space="preserve"> 123</w:t>
      </w:r>
      <w:r w:rsidR="00E67F94">
        <w:t>: “‘if</w:t>
      </w:r>
      <w:r>
        <w:t xml:space="preserve"> the Lord had</w:t>
      </w:r>
      <w:r w:rsidR="00E67F94">
        <w:t xml:space="preserve"> not been among us,”—</w:t>
      </w:r>
      <w:r>
        <w:t>let Israel now sa</w:t>
      </w:r>
      <w:r w:rsidR="00E67F94">
        <w:t>y”</w:t>
      </w:r>
      <w:bookmarkEnd w:id="309"/>
    </w:p>
    <w:p w14:paraId="055208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Thanksgiving to the Saviour</w:t>
      </w:r>
    </w:p>
    <w:p w14:paraId="370DEA56"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Our Help is in the Name of the Lord</w:t>
      </w:r>
    </w:p>
    <w:p w14:paraId="2BE3BD76" w14:textId="0A688557" w:rsidR="00FD25B7" w:rsidRP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AE8311B" w14:textId="77777777" w:rsidR="00FD25B7" w:rsidRPr="00AB1781" w:rsidRDefault="00FD25B7" w:rsidP="00FD25B7">
      <w:pPr>
        <w:pStyle w:val="Rubric"/>
      </w:pPr>
      <w:r w:rsidRPr="00AB1781">
        <w:t>1 (A Song of Ascents)</w:t>
      </w:r>
    </w:p>
    <w:p w14:paraId="18B0BF77" w14:textId="11AFB81D" w:rsidR="00FD25B7" w:rsidRPr="00AB1781" w:rsidRDefault="00835884" w:rsidP="00FD25B7">
      <w:pPr>
        <w:pStyle w:val="EnglishHangNoCoptic"/>
      </w:pPr>
      <w:r>
        <w:t>“If the Lord had not been among us”—</w:t>
      </w:r>
    </w:p>
    <w:p w14:paraId="4FADE5DC" w14:textId="2FDEC533" w:rsidR="00FD25B7" w:rsidRPr="00AB1781" w:rsidRDefault="00835884" w:rsidP="00FD25B7">
      <w:pPr>
        <w:pStyle w:val="EnglishHangEndNoCoptic"/>
      </w:pPr>
      <w:r>
        <w:tab/>
        <w:t>let Israel now say—</w:t>
      </w:r>
    </w:p>
    <w:p w14:paraId="5D581A83" w14:textId="61079DAD" w:rsidR="00FD25B7" w:rsidRPr="00AB1781" w:rsidRDefault="00835884" w:rsidP="00FD25B7">
      <w:pPr>
        <w:pStyle w:val="EnglishHangNoCoptic"/>
      </w:pPr>
      <w:r>
        <w:t>2 “if</w:t>
      </w:r>
      <w:r w:rsidR="00FD25B7" w:rsidRPr="00AB1781">
        <w:t xml:space="preserve"> the Lord had </w:t>
      </w:r>
      <w:r>
        <w:t xml:space="preserve">not </w:t>
      </w:r>
      <w:r w:rsidR="00FD25B7" w:rsidRPr="00AB1781">
        <w:t>been among us</w:t>
      </w:r>
    </w:p>
    <w:p w14:paraId="17FDFB85" w14:textId="77777777" w:rsidR="00FD25B7" w:rsidRPr="00AB1781" w:rsidRDefault="00FD25B7" w:rsidP="00FD25B7">
      <w:pPr>
        <w:pStyle w:val="EnglishHangEndNoCoptic"/>
      </w:pPr>
      <w:r w:rsidRPr="00AB1781">
        <w:tab/>
        <w:t>when men rose up against us,</w:t>
      </w:r>
    </w:p>
    <w:p w14:paraId="05A6CE53" w14:textId="77777777" w:rsidR="00FD25B7" w:rsidRPr="00AB1781" w:rsidRDefault="00FD25B7" w:rsidP="00FD25B7">
      <w:pPr>
        <w:pStyle w:val="EnglishHangNoCoptic"/>
      </w:pPr>
      <w:r w:rsidRPr="00AB1781">
        <w:t>3 they would have swallowed us alive,</w:t>
      </w:r>
    </w:p>
    <w:p w14:paraId="6B45F1AF" w14:textId="5206322E" w:rsidR="00FD25B7" w:rsidRPr="00AB1781" w:rsidRDefault="00FD25B7" w:rsidP="00FD25B7">
      <w:pPr>
        <w:pStyle w:val="EnglishHangEndNoCoptic"/>
      </w:pPr>
      <w:r w:rsidRPr="00AB1781">
        <w:tab/>
        <w:t xml:space="preserve">when their </w:t>
      </w:r>
      <w:r w:rsidR="0017251E">
        <w:t>anger</w:t>
      </w:r>
      <w:r w:rsidR="0017251E" w:rsidRPr="00AB1781">
        <w:t xml:space="preserve"> </w:t>
      </w:r>
      <w:r w:rsidR="0017251E">
        <w:t>raged against us;</w:t>
      </w:r>
    </w:p>
    <w:p w14:paraId="7555B4DE" w14:textId="6EBE33E7" w:rsidR="00FD25B7" w:rsidRPr="00AB1781" w:rsidRDefault="0017251E" w:rsidP="00FD25B7">
      <w:pPr>
        <w:pStyle w:val="EnglishHangNoCoptic"/>
      </w:pPr>
      <w:r>
        <w:t>4 t</w:t>
      </w:r>
      <w:r w:rsidR="00FD25B7" w:rsidRPr="00AB1781">
        <w:t>he water would have dr</w:t>
      </w:r>
      <w:r>
        <w:t>owned us;</w:t>
      </w:r>
    </w:p>
    <w:p w14:paraId="740890DF" w14:textId="6EEA1FB9" w:rsidR="00FD25B7" w:rsidRPr="00AB1781" w:rsidRDefault="00FD25B7" w:rsidP="00FD25B7">
      <w:pPr>
        <w:pStyle w:val="EnglishHangEndNoCoptic"/>
      </w:pPr>
      <w:r w:rsidRPr="00AB1781">
        <w:tab/>
        <w:t>our soul woul</w:t>
      </w:r>
      <w:r w:rsidR="0017251E">
        <w:t>d have passed through a torrent,</w:t>
      </w:r>
    </w:p>
    <w:p w14:paraId="07AAAE55" w14:textId="0DD55BCE" w:rsidR="00FD25B7" w:rsidRPr="00AB1781" w:rsidRDefault="0017251E" w:rsidP="00FD25B7">
      <w:pPr>
        <w:pStyle w:val="EnglishHangNoCoptic"/>
      </w:pPr>
      <w:r>
        <w:t>5 o</w:t>
      </w:r>
      <w:r w:rsidR="00FD25B7" w:rsidRPr="00AB1781">
        <w:t>ur soul would have passed through</w:t>
      </w:r>
    </w:p>
    <w:p w14:paraId="39EE94F9" w14:textId="3066C01B" w:rsidR="00FD25B7" w:rsidRPr="00AB1781" w:rsidRDefault="00FD25B7" w:rsidP="00FD25B7">
      <w:pPr>
        <w:pStyle w:val="EnglishHangEndNoCoptic"/>
      </w:pPr>
      <w:r w:rsidRPr="00AB1781">
        <w:tab/>
      </w:r>
      <w:r w:rsidR="0017251E">
        <w:t>bottomless</w:t>
      </w:r>
      <w:r w:rsidR="0017251E">
        <w:rPr>
          <w:rStyle w:val="FootnoteReference"/>
        </w:rPr>
        <w:footnoteReference w:id="767"/>
      </w:r>
      <w:r w:rsidR="0017251E">
        <w:t xml:space="preserve"> water.”</w:t>
      </w:r>
    </w:p>
    <w:p w14:paraId="10D5E0BD" w14:textId="77777777" w:rsidR="00FD25B7" w:rsidRPr="00AB1781" w:rsidRDefault="00FD25B7" w:rsidP="00FD25B7">
      <w:pPr>
        <w:pStyle w:val="EnglishHangNoCoptic"/>
      </w:pPr>
      <w:r w:rsidRPr="00AB1781">
        <w:t>6 Blessed be the Lord,</w:t>
      </w:r>
    </w:p>
    <w:p w14:paraId="781B62B0" w14:textId="77777777" w:rsidR="00FD25B7" w:rsidRPr="00FD25B7" w:rsidRDefault="00FD25B7" w:rsidP="00FD25B7">
      <w:pPr>
        <w:pStyle w:val="EnglishHangEndNoCoptic"/>
      </w:pPr>
      <w:r w:rsidRPr="00AB1781">
        <w:tab/>
        <w:t>Who did not give us as a prey to their teeth!</w:t>
      </w:r>
    </w:p>
    <w:p w14:paraId="4DA5E456" w14:textId="570FE3F6" w:rsidR="00FD25B7" w:rsidRPr="00AB1781" w:rsidRDefault="00FD25B7" w:rsidP="00FD25B7">
      <w:pPr>
        <w:pStyle w:val="EnglishHangNoCoptic"/>
      </w:pPr>
      <w:r w:rsidRPr="00AB1781">
        <w:lastRenderedPageBreak/>
        <w:t xml:space="preserve">7 Our </w:t>
      </w:r>
      <w:r w:rsidR="0017251E">
        <w:t>soul was rescued like a sparrow</w:t>
      </w:r>
    </w:p>
    <w:p w14:paraId="70358E62" w14:textId="77777777" w:rsidR="00FD25B7" w:rsidRPr="00AB1781" w:rsidRDefault="00FD25B7" w:rsidP="00FD25B7">
      <w:pPr>
        <w:pStyle w:val="EnglishHangNoCoptic"/>
      </w:pPr>
      <w:r w:rsidRPr="00AB1781">
        <w:tab/>
        <w:t>from the snare of the hunters;</w:t>
      </w:r>
    </w:p>
    <w:p w14:paraId="51A428F5" w14:textId="1EF059CB" w:rsidR="00FD25B7" w:rsidRPr="00AB1781" w:rsidRDefault="00FD25B7" w:rsidP="00FD25B7">
      <w:pPr>
        <w:pStyle w:val="EnglishHangEndNoCoptic"/>
      </w:pPr>
      <w:r w:rsidRPr="00AB1781">
        <w:tab/>
        <w:t xml:space="preserve">the snare </w:t>
      </w:r>
      <w:r w:rsidR="0017251E">
        <w:t>was</w:t>
      </w:r>
      <w:r w:rsidRPr="00AB1781">
        <w:t xml:space="preserve"> broken</w:t>
      </w:r>
      <w:r w:rsidR="0017251E">
        <w:t>,</w:t>
      </w:r>
      <w:r w:rsidRPr="00AB1781">
        <w:t xml:space="preserve"> and we </w:t>
      </w:r>
      <w:r w:rsidR="0017251E">
        <w:t>were</w:t>
      </w:r>
      <w:r w:rsidRPr="00AB1781">
        <w:t xml:space="preserve"> </w:t>
      </w:r>
      <w:r w:rsidR="0017251E">
        <w:t>rescued</w:t>
      </w:r>
      <w:r w:rsidRPr="00AB1781">
        <w:t>.</w:t>
      </w:r>
    </w:p>
    <w:p w14:paraId="21C41373" w14:textId="4C320FEC" w:rsidR="00FD25B7" w:rsidRPr="00AB1781" w:rsidRDefault="0017251E" w:rsidP="00FD25B7">
      <w:pPr>
        <w:pStyle w:val="EnglishHangNoCoptic"/>
      </w:pPr>
      <w:r>
        <w:t>8 Our help is in the Name of the Lord,</w:t>
      </w:r>
    </w:p>
    <w:p w14:paraId="7A2AF173" w14:textId="77777777" w:rsidR="00FD25B7" w:rsidRDefault="00FD25B7" w:rsidP="00FD25B7">
      <w:pPr>
        <w:pStyle w:val="EnglishHangEndNoCoptic"/>
      </w:pPr>
      <w:r w:rsidRPr="00AB1781">
        <w:tab/>
        <w:t>Who made heaven and earth.</w:t>
      </w:r>
    </w:p>
    <w:p w14:paraId="5DCBB42D" w14:textId="5149699F" w:rsidR="003A7286" w:rsidRDefault="003A7286" w:rsidP="003A7286">
      <w:pPr>
        <w:pStyle w:val="Rubric"/>
      </w:pPr>
      <w:r>
        <w:t>Glory…</w:t>
      </w:r>
    </w:p>
    <w:p w14:paraId="6D7F40D3" w14:textId="54ADE2B0" w:rsidR="00550889" w:rsidRPr="00FD25B7" w:rsidRDefault="00550889" w:rsidP="003A7286">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_Ref411967338 \h </w:instrText>
      </w:r>
      <w:r>
        <w:fldChar w:fldCharType="separate"/>
      </w:r>
      <w:r w:rsidR="000C7DE2">
        <w:t>Psalm</w:t>
      </w:r>
      <w:r w:rsidR="000C7DE2" w:rsidRPr="00AB1781">
        <w:t xml:space="preserve"> 124</w:t>
      </w:r>
      <w:r w:rsidR="000C7DE2">
        <w:t>: “Those who trust in the Lord are like Mount Zion”</w:t>
      </w:r>
      <w:r>
        <w:fldChar w:fldCharType="end"/>
      </w:r>
      <w:r>
        <w:t xml:space="preserve">, page </w:t>
      </w:r>
      <w:r>
        <w:fldChar w:fldCharType="begin"/>
      </w:r>
      <w:r>
        <w:instrText xml:space="preserve"> PAGEREF _Ref411967338 \h </w:instrText>
      </w:r>
      <w:r>
        <w:fldChar w:fldCharType="separate"/>
      </w:r>
      <w:r w:rsidR="000C7DE2">
        <w:rPr>
          <w:noProof/>
        </w:rPr>
        <w:t>292</w:t>
      </w:r>
      <w:r>
        <w:fldChar w:fldCharType="end"/>
      </w:r>
      <w:r>
        <w:t>.</w:t>
      </w:r>
    </w:p>
    <w:p w14:paraId="5C7DBE57" w14:textId="3EE91A95" w:rsidR="00FD25B7" w:rsidRPr="00FD25B7" w:rsidRDefault="003A7286" w:rsidP="00BF0205">
      <w:pPr>
        <w:pStyle w:val="Heading4"/>
      </w:pPr>
      <w:bookmarkStart w:id="310" w:name="_Ref411967338"/>
      <w:r>
        <w:t>P</w:t>
      </w:r>
      <w:r w:rsidR="00FD25B7">
        <w:t>salm</w:t>
      </w:r>
      <w:r w:rsidR="00FD25B7" w:rsidRPr="00AB1781">
        <w:t xml:space="preserve"> 124</w:t>
      </w:r>
      <w:r w:rsidR="00FD25B7">
        <w:t xml:space="preserve">: </w:t>
      </w:r>
      <w:r w:rsidR="00E67F94">
        <w:t>“</w:t>
      </w:r>
      <w:r w:rsidR="00FD25B7">
        <w:t>Those who trust in the Lord are like Mount Zio</w:t>
      </w:r>
      <w:r w:rsidR="00E67F94">
        <w:t>n”</w:t>
      </w:r>
      <w:bookmarkEnd w:id="310"/>
    </w:p>
    <w:p w14:paraId="5EFBE94B"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Faith: God our Mountain Stronghold</w:t>
      </w:r>
    </w:p>
    <w:p w14:paraId="0131CC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Conditions of Safety and Security</w:t>
      </w:r>
    </w:p>
    <w:p w14:paraId="6E792D99" w14:textId="285930B7"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39D73A6C" w14:textId="77777777" w:rsidR="00FD25B7" w:rsidRPr="00AB1781" w:rsidRDefault="00FD25B7" w:rsidP="00FD25B7">
      <w:pPr>
        <w:pStyle w:val="Rubric"/>
      </w:pPr>
      <w:r w:rsidRPr="00AB1781">
        <w:t>1 (A Song of Ascents)</w:t>
      </w:r>
    </w:p>
    <w:p w14:paraId="10E91F93" w14:textId="77777777" w:rsidR="00FD25B7" w:rsidRPr="00AB1781" w:rsidRDefault="00FD25B7" w:rsidP="00FD25B7">
      <w:pPr>
        <w:pStyle w:val="EnglishHangNoCoptic"/>
      </w:pPr>
      <w:r w:rsidRPr="00AB1781">
        <w:t>Those who trust in the Lord are like Mount Zion;</w:t>
      </w:r>
    </w:p>
    <w:p w14:paraId="5A6CF1D0" w14:textId="77777777" w:rsidR="00FD25B7" w:rsidRPr="00AB1781" w:rsidRDefault="00FD25B7" w:rsidP="00FD25B7">
      <w:pPr>
        <w:pStyle w:val="EnglishHangEndNoCoptic"/>
      </w:pPr>
      <w:r w:rsidRPr="00AB1781">
        <w:tab/>
        <w:t>he who dwells in Jerusalem will never be shaken.</w:t>
      </w:r>
    </w:p>
    <w:p w14:paraId="2085A73C" w14:textId="27CF881D" w:rsidR="00FD25B7" w:rsidRPr="00AB1781" w:rsidRDefault="00FD25B7" w:rsidP="00FD25B7">
      <w:pPr>
        <w:pStyle w:val="EnglishHangNoCoptic"/>
      </w:pPr>
      <w:r w:rsidRPr="00AB1781">
        <w:t xml:space="preserve">2 </w:t>
      </w:r>
      <w:r w:rsidR="00511459">
        <w:t>Mountains surround her</w:t>
      </w:r>
      <w:r w:rsidRPr="00AB1781">
        <w:t>,</w:t>
      </w:r>
    </w:p>
    <w:p w14:paraId="426D6723" w14:textId="5097E867" w:rsidR="00FD25B7" w:rsidRPr="00AB1781" w:rsidRDefault="00FD25B7" w:rsidP="00FD25B7">
      <w:pPr>
        <w:pStyle w:val="EnglishHangNoCoptic"/>
      </w:pPr>
      <w:r w:rsidRPr="00AB1781">
        <w:tab/>
        <w:t xml:space="preserve">and the Lord is </w:t>
      </w:r>
      <w:r w:rsidR="00511459">
        <w:t>a</w:t>
      </w:r>
      <w:r w:rsidRPr="00AB1781">
        <w:t>round His people,</w:t>
      </w:r>
    </w:p>
    <w:p w14:paraId="7A1A8859" w14:textId="1E73584F" w:rsidR="00FD25B7" w:rsidRPr="00AB1781" w:rsidRDefault="00FD25B7" w:rsidP="00FD25B7">
      <w:pPr>
        <w:pStyle w:val="EnglishHangEndNoCoptic"/>
      </w:pPr>
      <w:r w:rsidRPr="00AB1781">
        <w:tab/>
        <w:t xml:space="preserve">from now and </w:t>
      </w:r>
      <w:r w:rsidR="00A8396B">
        <w:t>forever</w:t>
      </w:r>
      <w:r w:rsidRPr="00AB1781">
        <w:t>.</w:t>
      </w:r>
    </w:p>
    <w:p w14:paraId="66EDA7FB" w14:textId="193F349D" w:rsidR="00FD25B7" w:rsidRPr="00AB1781" w:rsidRDefault="00FD25B7" w:rsidP="00FD25B7">
      <w:pPr>
        <w:pStyle w:val="EnglishHangNoCoptic"/>
      </w:pPr>
      <w:r w:rsidRPr="00AB1781">
        <w:t xml:space="preserve">3 The Lord will not </w:t>
      </w:r>
      <w:r w:rsidR="00511459">
        <w:t>allow</w:t>
      </w:r>
      <w:r w:rsidRPr="00AB1781">
        <w:t xml:space="preserve"> the rod of sinners</w:t>
      </w:r>
    </w:p>
    <w:p w14:paraId="46522685" w14:textId="547DFBAD" w:rsidR="00FD25B7" w:rsidRPr="00AB1781" w:rsidRDefault="00FD25B7" w:rsidP="00FD25B7">
      <w:pPr>
        <w:pStyle w:val="EnglishHangNoCoptic"/>
      </w:pPr>
      <w:r w:rsidRPr="00AB1781">
        <w:tab/>
      </w:r>
      <w:r w:rsidR="00511459">
        <w:t>To be upon</w:t>
      </w:r>
      <w:r w:rsidRPr="00AB1781">
        <w:t xml:space="preserve"> the </w:t>
      </w:r>
      <w:r w:rsidR="00511459">
        <w:t>allotment</w:t>
      </w:r>
      <w:r w:rsidRPr="00AB1781">
        <w:t xml:space="preserve"> of the righteous,</w:t>
      </w:r>
    </w:p>
    <w:p w14:paraId="589C8A17" w14:textId="06836E4D" w:rsidR="00FD25B7" w:rsidRPr="00AB1781" w:rsidRDefault="00FD25B7" w:rsidP="00FD25B7">
      <w:pPr>
        <w:pStyle w:val="EnglishHangNoCoptic"/>
      </w:pPr>
      <w:r w:rsidRPr="00AB1781">
        <w:tab/>
        <w:t>lest the righteous stretch out their hands</w:t>
      </w:r>
    </w:p>
    <w:p w14:paraId="086A8307" w14:textId="597BFAFA" w:rsidR="00FD25B7" w:rsidRPr="00AB1781" w:rsidRDefault="00FD25B7" w:rsidP="00FD25B7">
      <w:pPr>
        <w:pStyle w:val="EnglishHangEndNoCoptic"/>
      </w:pPr>
      <w:r w:rsidRPr="00AB1781">
        <w:tab/>
        <w:t xml:space="preserve">to </w:t>
      </w:r>
      <w:r w:rsidR="00330381">
        <w:t>iniquity</w:t>
      </w:r>
      <w:r w:rsidR="00330381">
        <w:rPr>
          <w:rStyle w:val="FootnoteReference"/>
        </w:rPr>
        <w:footnoteReference w:id="768"/>
      </w:r>
      <w:r w:rsidRPr="00AB1781">
        <w:t>.</w:t>
      </w:r>
    </w:p>
    <w:p w14:paraId="793161E1" w14:textId="77777777" w:rsidR="00FD25B7" w:rsidRPr="00AB1781" w:rsidRDefault="00FD25B7" w:rsidP="00FD25B7">
      <w:pPr>
        <w:pStyle w:val="EnglishHangNoCoptic"/>
      </w:pPr>
      <w:r w:rsidRPr="00AB1781">
        <w:t>4 Do good, O Lord, to the good,</w:t>
      </w:r>
    </w:p>
    <w:p w14:paraId="7684F9BC" w14:textId="77777777" w:rsidR="00FD25B7" w:rsidRPr="00AB1781" w:rsidRDefault="00FD25B7" w:rsidP="00FD25B7">
      <w:pPr>
        <w:pStyle w:val="EnglishHangEndNoCoptic"/>
      </w:pPr>
      <w:r w:rsidRPr="00AB1781">
        <w:tab/>
        <w:t>and to those who are right in heart.</w:t>
      </w:r>
    </w:p>
    <w:p w14:paraId="666D8B05" w14:textId="0906E531" w:rsidR="00FD25B7" w:rsidRPr="00AB1781" w:rsidRDefault="00FD25B7" w:rsidP="00FD25B7">
      <w:pPr>
        <w:pStyle w:val="EnglishHangNoCoptic"/>
      </w:pPr>
      <w:r w:rsidRPr="00AB1781">
        <w:t xml:space="preserve">5 But </w:t>
      </w:r>
      <w:r w:rsidR="00511459">
        <w:t>the Lord will lead away with evildoers</w:t>
      </w:r>
    </w:p>
    <w:p w14:paraId="137B240C" w14:textId="72E5CFDD" w:rsidR="00FD25B7" w:rsidRPr="00AB1781" w:rsidRDefault="00FD25B7" w:rsidP="00FD25B7">
      <w:pPr>
        <w:pStyle w:val="EnglishHangNoCoptic"/>
      </w:pPr>
      <w:r w:rsidRPr="00AB1781">
        <w:tab/>
      </w:r>
      <w:r w:rsidR="00511459" w:rsidRPr="00AB1781">
        <w:t xml:space="preserve">those who turn aside </w:t>
      </w:r>
      <w:r w:rsidR="00511459">
        <w:t>to</w:t>
      </w:r>
      <w:r w:rsidR="00511459" w:rsidRPr="00AB1781">
        <w:t xml:space="preserve"> crooked ways</w:t>
      </w:r>
      <w:r w:rsidRPr="00AB1781">
        <w:t>.</w:t>
      </w:r>
    </w:p>
    <w:p w14:paraId="7622A30B" w14:textId="2006F19A" w:rsidR="00FD25B7" w:rsidRDefault="00FD25B7" w:rsidP="00FD25B7">
      <w:pPr>
        <w:pStyle w:val="EnglishHangEndNoCoptic"/>
      </w:pPr>
      <w:r w:rsidRPr="00AB1781">
        <w:tab/>
      </w:r>
      <w:r w:rsidR="00511459">
        <w:t>Pease be upon Israel!</w:t>
      </w:r>
    </w:p>
    <w:p w14:paraId="50F83127" w14:textId="430A01C9"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_Ref411967353 \h </w:instrText>
      </w:r>
      <w:r>
        <w:fldChar w:fldCharType="separate"/>
      </w:r>
      <w:r w:rsidR="000C7DE2">
        <w:t>Psalm</w:t>
      </w:r>
      <w:r w:rsidR="000C7DE2" w:rsidRPr="00AB1781">
        <w:t xml:space="preserve"> 125</w:t>
      </w:r>
      <w:r w:rsidR="000C7DE2">
        <w:t>: “When the Lord brought back the captivy of Zion”</w:t>
      </w:r>
      <w:r>
        <w:fldChar w:fldCharType="end"/>
      </w:r>
      <w:r>
        <w:t xml:space="preserve">, page </w:t>
      </w:r>
      <w:r>
        <w:fldChar w:fldCharType="begin"/>
      </w:r>
      <w:r>
        <w:instrText xml:space="preserve"> PAGEREF _Ref411967353 \h </w:instrText>
      </w:r>
      <w:r>
        <w:fldChar w:fldCharType="separate"/>
      </w:r>
      <w:r w:rsidR="000C7DE2">
        <w:rPr>
          <w:noProof/>
        </w:rPr>
        <w:t>293</w:t>
      </w:r>
      <w:r>
        <w:fldChar w:fldCharType="end"/>
      </w:r>
      <w:r>
        <w:t>.</w:t>
      </w:r>
    </w:p>
    <w:p w14:paraId="29D5D02A" w14:textId="734D2AA5" w:rsidR="00FD25B7" w:rsidRPr="00FD25B7" w:rsidRDefault="00FD25B7" w:rsidP="00BF0205">
      <w:pPr>
        <w:pStyle w:val="Heading4"/>
      </w:pPr>
      <w:bookmarkStart w:id="311" w:name="_Ref411967353"/>
      <w:r>
        <w:lastRenderedPageBreak/>
        <w:t>Psalm</w:t>
      </w:r>
      <w:r w:rsidRPr="00AB1781">
        <w:t xml:space="preserve"> 125</w:t>
      </w:r>
      <w:r>
        <w:t xml:space="preserve">: </w:t>
      </w:r>
      <w:r w:rsidR="00E67F94">
        <w:t>“</w:t>
      </w:r>
      <w:r>
        <w:t>When th</w:t>
      </w:r>
      <w:r w:rsidR="00E67F94">
        <w:t>e Lord brought back the captivy</w:t>
      </w:r>
      <w:r>
        <w:t xml:space="preserve"> </w:t>
      </w:r>
      <w:r w:rsidR="00E67F94">
        <w:t>of</w:t>
      </w:r>
      <w:r>
        <w:t xml:space="preserve"> Zio</w:t>
      </w:r>
      <w:r w:rsidR="00E67F94">
        <w:t>n”</w:t>
      </w:r>
      <w:bookmarkEnd w:id="311"/>
    </w:p>
    <w:p w14:paraId="0A9F95C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Messianic Days of Heaven on Earth</w:t>
      </w:r>
    </w:p>
    <w:p w14:paraId="2741C7D0"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Returned Exiles Pray for the Release of Captives Still in Babylon</w:t>
      </w:r>
    </w:p>
    <w:p w14:paraId="219B4C35" w14:textId="13B5EBC2"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5DC75855" w14:textId="77777777" w:rsidR="00FD25B7" w:rsidRPr="00AB1781" w:rsidRDefault="00FD25B7" w:rsidP="00FD25B7">
      <w:pPr>
        <w:pStyle w:val="Rubric"/>
      </w:pPr>
      <w:r w:rsidRPr="00AB1781">
        <w:t>1 (A Song of Ascents)</w:t>
      </w:r>
    </w:p>
    <w:p w14:paraId="43948EDE" w14:textId="3750A5C4" w:rsidR="00FD25B7" w:rsidRPr="00AB1781" w:rsidRDefault="00FD25B7" w:rsidP="00FD25B7">
      <w:pPr>
        <w:pStyle w:val="EnglishHangNoCoptic"/>
      </w:pPr>
      <w:r w:rsidRPr="00AB1781">
        <w:t xml:space="preserve">When the Lord brought back the </w:t>
      </w:r>
      <w:r w:rsidR="00511459">
        <w:t>captivity of</w:t>
      </w:r>
      <w:r w:rsidRPr="00AB1781">
        <w:t xml:space="preserve"> Zion,</w:t>
      </w:r>
    </w:p>
    <w:p w14:paraId="3539BA42" w14:textId="431B6162" w:rsidR="00FD25B7" w:rsidRPr="00AB1781" w:rsidRDefault="00FD25B7" w:rsidP="00FD25B7">
      <w:pPr>
        <w:pStyle w:val="EnglishHangEndNoCoptic"/>
      </w:pPr>
      <w:r w:rsidRPr="00AB1781">
        <w:tab/>
        <w:t xml:space="preserve">we </w:t>
      </w:r>
      <w:r w:rsidR="00511459">
        <w:t>became</w:t>
      </w:r>
      <w:r w:rsidRPr="00AB1781">
        <w:t xml:space="preserve"> like those who are comforted.</w:t>
      </w:r>
    </w:p>
    <w:p w14:paraId="02AB4721" w14:textId="77777777" w:rsidR="00FD25B7" w:rsidRPr="00AB1781" w:rsidRDefault="00FD25B7" w:rsidP="00FD25B7">
      <w:pPr>
        <w:pStyle w:val="EnglishHangNoCoptic"/>
      </w:pPr>
      <w:r w:rsidRPr="00AB1781">
        <w:t>2 Then was our mouth filled with joy,</w:t>
      </w:r>
    </w:p>
    <w:p w14:paraId="7FD46599" w14:textId="7B0CE57D" w:rsidR="00FD25B7" w:rsidRPr="00AB1781" w:rsidRDefault="00FD25B7" w:rsidP="00FD25B7">
      <w:pPr>
        <w:pStyle w:val="EnglishHangNoCoptic"/>
      </w:pPr>
      <w:r w:rsidRPr="00AB1781">
        <w:tab/>
        <w:t xml:space="preserve">and our tongue with </w:t>
      </w:r>
      <w:r w:rsidR="00511459">
        <w:t>rejoicing</w:t>
      </w:r>
      <w:r w:rsidRPr="00AB1781">
        <w:t>.</w:t>
      </w:r>
    </w:p>
    <w:p w14:paraId="124A89A9" w14:textId="5B4BC684" w:rsidR="00FD25B7" w:rsidRPr="00AB1781" w:rsidRDefault="00FD25B7" w:rsidP="00FD25B7">
      <w:pPr>
        <w:pStyle w:val="EnglishHangNoCoptic"/>
      </w:pPr>
      <w:r w:rsidRPr="00AB1781">
        <w:tab/>
        <w:t xml:space="preserve">Then they </w:t>
      </w:r>
      <w:r w:rsidR="00511459">
        <w:t>will say among the nations,</w:t>
      </w:r>
    </w:p>
    <w:p w14:paraId="508FD22A" w14:textId="60DC9813" w:rsidR="00FD25B7" w:rsidRPr="00FD25B7" w:rsidRDefault="00511459" w:rsidP="00FD25B7">
      <w:pPr>
        <w:pStyle w:val="EnglishHangEndNoCoptic"/>
      </w:pPr>
      <w:r>
        <w:rPr>
          <w:rFonts w:eastAsiaTheme="minorEastAsia"/>
        </w:rPr>
        <w:tab/>
        <w:t>“</w:t>
      </w:r>
      <w:r w:rsidR="00FD25B7" w:rsidRPr="00AB1781">
        <w:t>The Lord has done</w:t>
      </w:r>
      <w:r>
        <w:rPr>
          <w:rStyle w:val="FootnoteReference"/>
        </w:rPr>
        <w:footnoteReference w:id="769"/>
      </w:r>
      <w:r w:rsidR="00FD25B7" w:rsidRPr="00AB1781">
        <w:t xml:space="preserve"> great</w:t>
      </w:r>
      <w:r>
        <w:t xml:space="preserve"> things for them.”</w:t>
      </w:r>
    </w:p>
    <w:p w14:paraId="387E70D2" w14:textId="52018790" w:rsidR="00FD25B7" w:rsidRPr="00AB1781" w:rsidRDefault="00FD25B7" w:rsidP="00FD25B7">
      <w:pPr>
        <w:pStyle w:val="EnglishHangNoCoptic"/>
      </w:pPr>
      <w:r w:rsidRPr="00AB1781">
        <w:t xml:space="preserve">3 The Lord has done great things </w:t>
      </w:r>
      <w:r w:rsidR="00511459">
        <w:t>with</w:t>
      </w:r>
      <w:r w:rsidRPr="00AB1781">
        <w:t xml:space="preserve"> us,</w:t>
      </w:r>
    </w:p>
    <w:p w14:paraId="65BB00C7" w14:textId="4E961CEE" w:rsidR="00FD25B7" w:rsidRPr="00AB1781" w:rsidRDefault="00FD25B7" w:rsidP="00FD25B7">
      <w:pPr>
        <w:pStyle w:val="EnglishHangEndNoCoptic"/>
      </w:pPr>
      <w:r w:rsidRPr="00AB1781">
        <w:tab/>
        <w:t xml:space="preserve">and we </w:t>
      </w:r>
      <w:r w:rsidR="00511459">
        <w:t>became glad</w:t>
      </w:r>
      <w:r w:rsidRPr="00AB1781">
        <w:t>.</w:t>
      </w:r>
    </w:p>
    <w:p w14:paraId="5219BFFD" w14:textId="66A384C9" w:rsidR="00FD25B7" w:rsidRPr="00AB1781" w:rsidRDefault="00FD25B7" w:rsidP="00FD25B7">
      <w:pPr>
        <w:pStyle w:val="EnglishHangNoCoptic"/>
      </w:pPr>
      <w:r w:rsidRPr="00AB1781">
        <w:t xml:space="preserve">4 </w:t>
      </w:r>
      <w:r w:rsidR="00511459">
        <w:t>Return</w:t>
      </w:r>
      <w:r w:rsidRPr="00AB1781">
        <w:t xml:space="preserve">, O Lord, our </w:t>
      </w:r>
      <w:r w:rsidR="00511459">
        <w:t>captivity</w:t>
      </w:r>
    </w:p>
    <w:p w14:paraId="40E723C1" w14:textId="77777777" w:rsidR="00FD25B7" w:rsidRPr="00AB1781" w:rsidRDefault="00FD25B7" w:rsidP="00FD25B7">
      <w:pPr>
        <w:pStyle w:val="EnglishHangEndNoCoptic"/>
      </w:pPr>
      <w:r w:rsidRPr="00AB1781">
        <w:tab/>
        <w:t>like torrents in the South.</w:t>
      </w:r>
      <w:r w:rsidRPr="00AB1781">
        <w:rPr>
          <w:rStyle w:val="FootnoteReference"/>
        </w:rPr>
        <w:footnoteReference w:id="770"/>
      </w:r>
    </w:p>
    <w:p w14:paraId="7E536A97" w14:textId="77777777" w:rsidR="00FD25B7" w:rsidRPr="00AB1781" w:rsidRDefault="00FD25B7" w:rsidP="00FD25B7">
      <w:pPr>
        <w:pStyle w:val="EnglishHangNoCoptic"/>
      </w:pPr>
      <w:r w:rsidRPr="00AB1781">
        <w:t>5 Those who sow in tears</w:t>
      </w:r>
    </w:p>
    <w:p w14:paraId="612D2DFF" w14:textId="77777777" w:rsidR="00FD25B7" w:rsidRPr="00AB1781" w:rsidRDefault="00FD25B7" w:rsidP="00FD25B7">
      <w:pPr>
        <w:pStyle w:val="EnglishHangEndNoCoptic"/>
      </w:pPr>
      <w:r w:rsidRPr="00AB1781">
        <w:tab/>
        <w:t>will reap in joy.</w:t>
      </w:r>
    </w:p>
    <w:p w14:paraId="1D4A7551" w14:textId="282D1B94" w:rsidR="00FD25B7" w:rsidRPr="00AB1781" w:rsidRDefault="00FD25B7" w:rsidP="00FD25B7">
      <w:pPr>
        <w:pStyle w:val="EnglishHangNoCoptic"/>
      </w:pPr>
      <w:r w:rsidRPr="00AB1781">
        <w:t xml:space="preserve">6 </w:t>
      </w:r>
      <w:r w:rsidR="00511459">
        <w:t>Going,</w:t>
      </w:r>
      <w:r w:rsidR="003169DD">
        <w:t xml:space="preserve"> they went weeping</w:t>
      </w:r>
      <w:r w:rsidRPr="00AB1781">
        <w:t>,</w:t>
      </w:r>
    </w:p>
    <w:p w14:paraId="4C836A8F" w14:textId="34BAC7C7" w:rsidR="00FD25B7" w:rsidRPr="00AB1781" w:rsidRDefault="00FD25B7" w:rsidP="00FD25B7">
      <w:pPr>
        <w:pStyle w:val="EnglishHangNoCoptic"/>
      </w:pPr>
      <w:r w:rsidRPr="00AB1781">
        <w:tab/>
      </w:r>
      <w:r w:rsidR="003169DD">
        <w:t>carrying</w:t>
      </w:r>
      <w:r w:rsidRPr="00AB1781">
        <w:t xml:space="preserve"> their </w:t>
      </w:r>
      <w:r w:rsidR="003169DD">
        <w:t>seed,</w:t>
      </w:r>
    </w:p>
    <w:p w14:paraId="689BCA63" w14:textId="21207041" w:rsidR="00FD25B7" w:rsidRPr="00AB1781" w:rsidRDefault="00FD25B7" w:rsidP="00FD25B7">
      <w:pPr>
        <w:pStyle w:val="EnglishHangNoCoptic"/>
      </w:pPr>
      <w:r w:rsidRPr="00AB1781">
        <w:tab/>
      </w:r>
      <w:r w:rsidR="003169DD">
        <w:t>but coming, they will return with rejoicing,</w:t>
      </w:r>
    </w:p>
    <w:p w14:paraId="6E096D99" w14:textId="6FCAF7C1" w:rsidR="00FD25B7" w:rsidRDefault="00FD25B7" w:rsidP="00FD25B7">
      <w:pPr>
        <w:pStyle w:val="EnglishHangEndNoCoptic"/>
      </w:pPr>
      <w:r w:rsidRPr="00AB1781">
        <w:tab/>
      </w:r>
      <w:r w:rsidR="003169DD">
        <w:t>carrying</w:t>
      </w:r>
      <w:r w:rsidRPr="00AB1781">
        <w:t xml:space="preserve"> their sheaves.</w:t>
      </w:r>
    </w:p>
    <w:p w14:paraId="43D95100" w14:textId="62F22767"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_Ref411967372 \h </w:instrText>
      </w:r>
      <w:r>
        <w:fldChar w:fldCharType="separate"/>
      </w:r>
      <w:r w:rsidR="000C7DE2">
        <w:t>Psalm</w:t>
      </w:r>
      <w:r w:rsidR="000C7DE2" w:rsidRPr="00AB1781">
        <w:t xml:space="preserve"> 126</w:t>
      </w:r>
      <w:r w:rsidR="000C7DE2">
        <w:t>: “Unless the Lord builds the house, the builders labour in vain”</w:t>
      </w:r>
      <w:r>
        <w:fldChar w:fldCharType="end"/>
      </w:r>
      <w:r>
        <w:t xml:space="preserve">, page </w:t>
      </w:r>
      <w:r>
        <w:fldChar w:fldCharType="begin"/>
      </w:r>
      <w:r>
        <w:instrText xml:space="preserve"> PAGEREF _Ref411967372 \h </w:instrText>
      </w:r>
      <w:r>
        <w:fldChar w:fldCharType="separate"/>
      </w:r>
      <w:r w:rsidR="000C7DE2">
        <w:rPr>
          <w:noProof/>
        </w:rPr>
        <w:t>293</w:t>
      </w:r>
      <w:r>
        <w:fldChar w:fldCharType="end"/>
      </w:r>
      <w:r>
        <w:t>.</w:t>
      </w:r>
    </w:p>
    <w:p w14:paraId="7ABE7E2A" w14:textId="57E0B25A" w:rsidR="00FD25B7" w:rsidRPr="00FD25B7" w:rsidRDefault="00FD25B7" w:rsidP="00BF0205">
      <w:pPr>
        <w:pStyle w:val="Heading4"/>
      </w:pPr>
      <w:bookmarkStart w:id="312" w:name="_Ref411967372"/>
      <w:r>
        <w:t>Psalm</w:t>
      </w:r>
      <w:r w:rsidRPr="00AB1781">
        <w:t xml:space="preserve"> 126</w:t>
      </w:r>
      <w:r>
        <w:t xml:space="preserve">: </w:t>
      </w:r>
      <w:r w:rsidR="00E67F94">
        <w:t>“</w:t>
      </w:r>
      <w:r>
        <w:t>Unless the Lord builds the house, the builders labour in v</w:t>
      </w:r>
      <w:r w:rsidR="00E67F94">
        <w:t>a</w:t>
      </w:r>
      <w:r>
        <w:t>i</w:t>
      </w:r>
      <w:r w:rsidR="00E67F94">
        <w:t>n</w:t>
      </w:r>
      <w:r w:rsidR="00BB3B58">
        <w:t>”</w:t>
      </w:r>
      <w:bookmarkEnd w:id="312"/>
    </w:p>
    <w:p w14:paraId="78FB0D90"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God is All in All</w:t>
      </w:r>
    </w:p>
    <w:p w14:paraId="52443457"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Divine Grace and Guidance Indispensable</w:t>
      </w:r>
    </w:p>
    <w:p w14:paraId="1D98BE28" w14:textId="4A2C5944"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7C3C220" w14:textId="77777777" w:rsidR="00FD25B7" w:rsidRPr="00AB1781" w:rsidRDefault="00FD25B7" w:rsidP="00FD25B7">
      <w:pPr>
        <w:pStyle w:val="Rubric"/>
      </w:pPr>
      <w:r w:rsidRPr="00AB1781">
        <w:lastRenderedPageBreak/>
        <w:t>1 (A Song of Ascents. By Solomon)</w:t>
      </w:r>
    </w:p>
    <w:p w14:paraId="7BFB04F0" w14:textId="77777777" w:rsidR="00FD25B7" w:rsidRPr="00AB1781" w:rsidRDefault="00FD25B7" w:rsidP="00FD25B7">
      <w:pPr>
        <w:pStyle w:val="EnglishHangNoCoptic"/>
      </w:pPr>
      <w:r w:rsidRPr="00AB1781">
        <w:t>Unless the Lord builds the house,</w:t>
      </w:r>
      <w:r w:rsidRPr="00AB1781">
        <w:rPr>
          <w:rStyle w:val="FootnoteReference"/>
        </w:rPr>
        <w:footnoteReference w:id="771"/>
      </w:r>
    </w:p>
    <w:p w14:paraId="67F957AE" w14:textId="6AB64D2F" w:rsidR="00FD25B7" w:rsidRPr="00AB1781" w:rsidRDefault="00FD25B7" w:rsidP="00FD25B7">
      <w:pPr>
        <w:pStyle w:val="EnglishHangNoCoptic"/>
      </w:pPr>
      <w:r w:rsidRPr="00AB1781">
        <w:tab/>
        <w:t>the builders labo</w:t>
      </w:r>
      <w:r w:rsidR="003169DD">
        <w:t>u</w:t>
      </w:r>
      <w:r w:rsidRPr="00AB1781">
        <w:t>r in vain;</w:t>
      </w:r>
    </w:p>
    <w:p w14:paraId="63A5AF03" w14:textId="77777777" w:rsidR="00FD25B7" w:rsidRPr="00AB1781" w:rsidRDefault="00FD25B7" w:rsidP="00FD25B7">
      <w:pPr>
        <w:pStyle w:val="EnglishHangNoCoptic"/>
      </w:pPr>
      <w:r w:rsidRPr="00AB1781">
        <w:tab/>
        <w:t>unless the Lord guards the city,</w:t>
      </w:r>
    </w:p>
    <w:p w14:paraId="6637E925" w14:textId="2E042DAC" w:rsidR="00FD25B7" w:rsidRPr="00AB1781" w:rsidRDefault="00FD25B7" w:rsidP="00FD25B7">
      <w:pPr>
        <w:pStyle w:val="EnglishHangEndNoCoptic"/>
      </w:pPr>
      <w:r w:rsidRPr="00AB1781">
        <w:tab/>
        <w:t xml:space="preserve">the </w:t>
      </w:r>
      <w:r w:rsidR="003169DD">
        <w:t>guards keep</w:t>
      </w:r>
      <w:r w:rsidRPr="00AB1781">
        <w:t xml:space="preserve"> awake in vain.</w:t>
      </w:r>
    </w:p>
    <w:p w14:paraId="09F80F3B" w14:textId="32D3D45C" w:rsidR="00FD25B7" w:rsidRPr="00AB1781" w:rsidRDefault="00FD25B7" w:rsidP="00FD25B7">
      <w:pPr>
        <w:pStyle w:val="EnglishHangNoCoptic"/>
      </w:pPr>
      <w:r w:rsidRPr="00AB1781">
        <w:t xml:space="preserve">2 It is in vain </w:t>
      </w:r>
      <w:r w:rsidR="003169DD">
        <w:t>for you to</w:t>
      </w:r>
      <w:r w:rsidRPr="00AB1781">
        <w:t xml:space="preserve"> rise early;</w:t>
      </w:r>
    </w:p>
    <w:p w14:paraId="0C6CF54C" w14:textId="6BB7674D" w:rsidR="00FD25B7" w:rsidRPr="00AB1781" w:rsidRDefault="00FD25B7" w:rsidP="00FD25B7">
      <w:pPr>
        <w:pStyle w:val="EnglishHangNoCoptic"/>
      </w:pPr>
      <w:r w:rsidRPr="00AB1781">
        <w:tab/>
      </w:r>
      <w:r w:rsidR="003169DD">
        <w:t>to rise up from your rest</w:t>
      </w:r>
      <w:r w:rsidR="003169DD">
        <w:rPr>
          <w:rStyle w:val="FootnoteReference"/>
        </w:rPr>
        <w:footnoteReference w:id="772"/>
      </w:r>
      <w:r w:rsidRPr="00AB1781">
        <w:t>,</w:t>
      </w:r>
    </w:p>
    <w:p w14:paraId="4B0B1430" w14:textId="3D5B4F16" w:rsidR="00FD25B7" w:rsidRPr="00AB1781" w:rsidRDefault="00FD25B7" w:rsidP="00FD25B7">
      <w:pPr>
        <w:pStyle w:val="EnglishHangNoCoptic"/>
      </w:pPr>
      <w:r w:rsidRPr="00AB1781">
        <w:tab/>
        <w:t xml:space="preserve">you eat </w:t>
      </w:r>
      <w:r w:rsidR="003169DD">
        <w:t>the bread of</w:t>
      </w:r>
      <w:r w:rsidRPr="00AB1781">
        <w:t xml:space="preserve"> grief,</w:t>
      </w:r>
    </w:p>
    <w:p w14:paraId="03125C65" w14:textId="608E2B7E" w:rsidR="00FD25B7" w:rsidRPr="00AB1781" w:rsidRDefault="00FD25B7" w:rsidP="00FD25B7">
      <w:pPr>
        <w:pStyle w:val="EnglishHangEndNoCoptic"/>
      </w:pPr>
      <w:r w:rsidRPr="00AB1781">
        <w:tab/>
        <w:t xml:space="preserve">when He </w:t>
      </w:r>
      <w:r w:rsidR="003169DD">
        <w:t>gives</w:t>
      </w:r>
      <w:r w:rsidRPr="00AB1781">
        <w:t xml:space="preserve"> His beloved </w:t>
      </w:r>
      <w:r w:rsidR="003169DD">
        <w:t xml:space="preserve">ones </w:t>
      </w:r>
      <w:r w:rsidRPr="00AB1781">
        <w:t>sleep.</w:t>
      </w:r>
    </w:p>
    <w:p w14:paraId="726F31D4" w14:textId="37478C06" w:rsidR="00FD25B7" w:rsidRPr="00AB1781" w:rsidRDefault="00FD25B7" w:rsidP="00FD25B7">
      <w:pPr>
        <w:pStyle w:val="EnglishHangNoCoptic"/>
      </w:pPr>
      <w:r w:rsidRPr="00AB1781">
        <w:t xml:space="preserve">3 </w:t>
      </w:r>
      <w:r w:rsidR="003169DD">
        <w:t>Behold,</w:t>
      </w:r>
      <w:r w:rsidRPr="00AB1781">
        <w:t xml:space="preserve"> sons are </w:t>
      </w:r>
      <w:r w:rsidR="003169DD">
        <w:t>the inheritance from the Lord;</w:t>
      </w:r>
    </w:p>
    <w:p w14:paraId="2ED7997D" w14:textId="6302943E" w:rsidR="00FD25B7" w:rsidRPr="00AB1781" w:rsidRDefault="00FD25B7" w:rsidP="00FD25B7">
      <w:pPr>
        <w:pStyle w:val="EnglishHangEndNoCoptic"/>
      </w:pPr>
      <w:r w:rsidRPr="00AB1781">
        <w:tab/>
        <w:t xml:space="preserve">the </w:t>
      </w:r>
      <w:r w:rsidR="003169DD">
        <w:t>fruit of the loom His reward</w:t>
      </w:r>
      <w:r w:rsidRPr="00AB1781">
        <w:t>.</w:t>
      </w:r>
    </w:p>
    <w:p w14:paraId="20282A8D" w14:textId="430EEEFF" w:rsidR="00FD25B7" w:rsidRPr="00AB1781" w:rsidRDefault="00FD25B7" w:rsidP="00FD25B7">
      <w:pPr>
        <w:pStyle w:val="EnglishHangNoCoptic"/>
      </w:pPr>
      <w:r w:rsidRPr="00AB1781">
        <w:t xml:space="preserve">4 </w:t>
      </w:r>
      <w:r w:rsidR="003169DD">
        <w:t>The children of those expelled</w:t>
      </w:r>
      <w:r w:rsidR="003169DD">
        <w:rPr>
          <w:rStyle w:val="FootnoteReference"/>
        </w:rPr>
        <w:footnoteReference w:id="773"/>
      </w:r>
    </w:p>
    <w:p w14:paraId="3FF52A68" w14:textId="79DE13A7" w:rsidR="00FD25B7" w:rsidRPr="00AB1781" w:rsidRDefault="00FD25B7" w:rsidP="00FD25B7">
      <w:pPr>
        <w:pStyle w:val="EnglishHangEndNoCoptic"/>
      </w:pPr>
      <w:r w:rsidRPr="00AB1781">
        <w:tab/>
      </w:r>
      <w:r w:rsidR="003169DD">
        <w:t>are like arrows in the hand of a mighty one.</w:t>
      </w:r>
    </w:p>
    <w:p w14:paraId="3B68A0B0" w14:textId="442E8A41" w:rsidR="00FD25B7" w:rsidRPr="00AB1781" w:rsidRDefault="00FD25B7" w:rsidP="00FD25B7">
      <w:pPr>
        <w:pStyle w:val="EnglishHangNoCoptic"/>
      </w:pPr>
      <w:r w:rsidRPr="00AB1781">
        <w:t xml:space="preserve">5 </w:t>
      </w:r>
      <w:r w:rsidR="003169DD">
        <w:t>Blessed</w:t>
      </w:r>
      <w:r w:rsidRPr="00AB1781">
        <w:t xml:space="preserve"> is </w:t>
      </w:r>
      <w:r w:rsidR="003169DD">
        <w:t>the man</w:t>
      </w:r>
      <w:r w:rsidRPr="00AB1781">
        <w:t xml:space="preserve"> who </w:t>
      </w:r>
      <w:r w:rsidR="003169DD">
        <w:t>will fulfil</w:t>
      </w:r>
      <w:r w:rsidRPr="00AB1781">
        <w:t xml:space="preserve"> his desire with them;</w:t>
      </w:r>
    </w:p>
    <w:p w14:paraId="37E94FA9" w14:textId="424477D7" w:rsidR="00FD25B7" w:rsidRPr="00AB1781" w:rsidRDefault="00FD25B7" w:rsidP="00FD25B7">
      <w:pPr>
        <w:pStyle w:val="EnglishHangNoCoptic"/>
      </w:pPr>
      <w:r w:rsidRPr="00AB1781">
        <w:tab/>
      </w:r>
      <w:r w:rsidR="008D24A6">
        <w:t>they</w:t>
      </w:r>
      <w:r w:rsidR="008D24A6">
        <w:rPr>
          <w:rStyle w:val="FootnoteReference"/>
        </w:rPr>
        <w:footnoteReference w:id="774"/>
      </w:r>
      <w:r w:rsidR="008D24A6">
        <w:t xml:space="preserve"> not be ashamed</w:t>
      </w:r>
    </w:p>
    <w:p w14:paraId="0CA1EA6D" w14:textId="6674C341" w:rsidR="00FD25B7" w:rsidRDefault="00FD25B7" w:rsidP="00FD25B7">
      <w:pPr>
        <w:pStyle w:val="EnglishHangEndNoCoptic"/>
      </w:pPr>
      <w:r w:rsidRPr="00AB1781">
        <w:tab/>
        <w:t>when they spe</w:t>
      </w:r>
      <w:r w:rsidR="008D24A6">
        <w:t>ak to their enemies at the gate</w:t>
      </w:r>
      <w:r w:rsidRPr="00AB1781">
        <w:t>.</w:t>
      </w:r>
    </w:p>
    <w:p w14:paraId="7B2E6B6A" w14:textId="7F88188A"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_Ref411967385 \h </w:instrText>
      </w:r>
      <w:r>
        <w:fldChar w:fldCharType="separate"/>
      </w:r>
      <w:r w:rsidR="000C7DE2">
        <w:t>Psalm</w:t>
      </w:r>
      <w:r w:rsidR="000C7DE2" w:rsidRPr="00AB1781">
        <w:t xml:space="preserve"> 127</w:t>
      </w:r>
      <w:r w:rsidR="000C7DE2">
        <w:t>: “Blessed are all who fear the Lord, who walk in His ways”</w:t>
      </w:r>
      <w:r>
        <w:fldChar w:fldCharType="end"/>
      </w:r>
      <w:r>
        <w:t xml:space="preserve">, page </w:t>
      </w:r>
      <w:r>
        <w:fldChar w:fldCharType="begin"/>
      </w:r>
      <w:r>
        <w:instrText xml:space="preserve"> PAGEREF _Ref411967385 \h </w:instrText>
      </w:r>
      <w:r>
        <w:fldChar w:fldCharType="separate"/>
      </w:r>
      <w:r w:rsidR="000C7DE2">
        <w:rPr>
          <w:noProof/>
        </w:rPr>
        <w:t>294</w:t>
      </w:r>
      <w:r>
        <w:fldChar w:fldCharType="end"/>
      </w:r>
      <w:r>
        <w:t>.</w:t>
      </w:r>
    </w:p>
    <w:p w14:paraId="3AAB1DE2" w14:textId="063F50A4" w:rsidR="00FD25B7" w:rsidRPr="00FD25B7" w:rsidRDefault="00FD25B7" w:rsidP="00BF0205">
      <w:pPr>
        <w:pStyle w:val="Heading4"/>
      </w:pPr>
      <w:bookmarkStart w:id="313" w:name="_Ref411967385"/>
      <w:r>
        <w:t>Psalm</w:t>
      </w:r>
      <w:r w:rsidRPr="00AB1781">
        <w:t xml:space="preserve"> 127</w:t>
      </w:r>
      <w:r>
        <w:t xml:space="preserve">: </w:t>
      </w:r>
      <w:r w:rsidR="00BB3B58">
        <w:t>“</w:t>
      </w:r>
      <w:r>
        <w:t>Blessed are</w:t>
      </w:r>
      <w:r w:rsidR="000D0A3F">
        <w:t xml:space="preserve"> </w:t>
      </w:r>
      <w:r>
        <w:t>all who fear the Lord, who walk in His way</w:t>
      </w:r>
      <w:r w:rsidR="00BB3B58">
        <w:t>s”</w:t>
      </w:r>
      <w:bookmarkEnd w:id="313"/>
    </w:p>
    <w:p w14:paraId="51A6291D"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Blessings of a Gracious Home</w:t>
      </w:r>
    </w:p>
    <w:p w14:paraId="6E841859"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Bless you to see Daily the Joys of Jerusalem</w:t>
      </w:r>
    </w:p>
    <w:p w14:paraId="5CA6EDDD" w14:textId="5E49AEAE"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w:t>
      </w:r>
      <w:r w:rsidR="00500D86">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w:t>
      </w:r>
    </w:p>
    <w:p w14:paraId="0B0027E8" w14:textId="77777777" w:rsidR="00FD25B7" w:rsidRPr="00AB1781" w:rsidRDefault="00FD25B7" w:rsidP="00FD25B7">
      <w:pPr>
        <w:pStyle w:val="Rubric"/>
      </w:pPr>
      <w:r w:rsidRPr="00AB1781">
        <w:t>1 (A Song of Ascents)</w:t>
      </w:r>
    </w:p>
    <w:p w14:paraId="2007A2FC" w14:textId="77777777" w:rsidR="00FD25B7" w:rsidRPr="00AB1781" w:rsidRDefault="00FD25B7" w:rsidP="00FD25B7">
      <w:pPr>
        <w:pStyle w:val="EnglishHangNoCoptic"/>
      </w:pPr>
      <w:r w:rsidRPr="00AB1781">
        <w:t>Blessed are all who fear the Lord,</w:t>
      </w:r>
    </w:p>
    <w:p w14:paraId="60045DC2" w14:textId="77777777" w:rsidR="00FD25B7" w:rsidRPr="00AB1781" w:rsidRDefault="00FD25B7" w:rsidP="00FD25B7">
      <w:pPr>
        <w:pStyle w:val="EnglishHangEndNoCoptic"/>
      </w:pPr>
      <w:r w:rsidRPr="00AB1781">
        <w:tab/>
        <w:t>who walk in His ways.</w:t>
      </w:r>
    </w:p>
    <w:p w14:paraId="228DCEDE" w14:textId="77777777" w:rsidR="00FD25B7" w:rsidRPr="00AB1781" w:rsidRDefault="00FD25B7" w:rsidP="00FD25B7">
      <w:pPr>
        <w:pStyle w:val="EnglishHangNoCoptic"/>
      </w:pPr>
      <w:r w:rsidRPr="00AB1781">
        <w:t>2 You will eat the fruits of your labors;</w:t>
      </w:r>
    </w:p>
    <w:p w14:paraId="3545EA00" w14:textId="183F20AA" w:rsidR="00FD25B7" w:rsidRPr="00AB1781" w:rsidRDefault="00FD25B7" w:rsidP="00FD25B7">
      <w:pPr>
        <w:pStyle w:val="EnglishHangEndNoCoptic"/>
      </w:pPr>
      <w:r w:rsidRPr="00AB1781">
        <w:tab/>
      </w:r>
      <w:r w:rsidR="00087D9B">
        <w:t xml:space="preserve">You are </w:t>
      </w:r>
      <w:r w:rsidRPr="00AB1781">
        <w:t>blessed</w:t>
      </w:r>
      <w:r w:rsidR="00087D9B">
        <w:rPr>
          <w:rStyle w:val="FootnoteReference"/>
        </w:rPr>
        <w:footnoteReference w:id="775"/>
      </w:r>
      <w:r w:rsidRPr="00AB1781">
        <w:t>, and it will be well with you.</w:t>
      </w:r>
    </w:p>
    <w:p w14:paraId="562EC330" w14:textId="77777777" w:rsidR="00FD25B7" w:rsidRPr="00AB1781" w:rsidRDefault="00FD25B7" w:rsidP="00FD25B7">
      <w:pPr>
        <w:pStyle w:val="EnglishHangNoCoptic"/>
      </w:pPr>
      <w:r w:rsidRPr="00AB1781">
        <w:lastRenderedPageBreak/>
        <w:t>3 Your wife will be like a fruitful vine</w:t>
      </w:r>
    </w:p>
    <w:p w14:paraId="5B02E353" w14:textId="58D895CF" w:rsidR="00FD25B7" w:rsidRPr="00AB1781" w:rsidRDefault="00FD25B7" w:rsidP="00FD25B7">
      <w:pPr>
        <w:pStyle w:val="EnglishHangNoCoptic"/>
      </w:pPr>
      <w:r w:rsidRPr="00AB1781">
        <w:tab/>
      </w:r>
      <w:r w:rsidR="00087D9B">
        <w:t xml:space="preserve">[blossoming] </w:t>
      </w:r>
      <w:r w:rsidRPr="00AB1781">
        <w:t xml:space="preserve">on </w:t>
      </w:r>
      <w:r w:rsidR="00087D9B">
        <w:t>the sides of your house,</w:t>
      </w:r>
    </w:p>
    <w:p w14:paraId="18D7CDA8" w14:textId="77777777" w:rsidR="00FD25B7" w:rsidRPr="00AB1781" w:rsidRDefault="00FD25B7" w:rsidP="00FD25B7">
      <w:pPr>
        <w:pStyle w:val="EnglishHangNoCoptic"/>
      </w:pPr>
      <w:r w:rsidRPr="00AB1781">
        <w:tab/>
        <w:t>your children like olive shoots</w:t>
      </w:r>
    </w:p>
    <w:p w14:paraId="29F96C17" w14:textId="412B4EBF" w:rsidR="00FD25B7" w:rsidRPr="00AB1781" w:rsidRDefault="00FD25B7" w:rsidP="00FD25B7">
      <w:pPr>
        <w:pStyle w:val="EnglishHangEndNoCoptic"/>
      </w:pPr>
      <w:r w:rsidRPr="00AB1781">
        <w:tab/>
      </w:r>
      <w:r w:rsidR="00087D9B">
        <w:t>a</w:t>
      </w:r>
      <w:r w:rsidRPr="00AB1781">
        <w:t>round your table.</w:t>
      </w:r>
    </w:p>
    <w:p w14:paraId="60B481D3" w14:textId="4D35DB80" w:rsidR="00FD25B7" w:rsidRPr="00AB1781" w:rsidRDefault="00FD25B7" w:rsidP="00FD25B7">
      <w:pPr>
        <w:pStyle w:val="EnglishHangNoCoptic"/>
      </w:pPr>
      <w:r w:rsidRPr="00AB1781">
        <w:t>4 Behold</w:t>
      </w:r>
      <w:r w:rsidR="00087D9B">
        <w:t>,</w:t>
      </w:r>
      <w:r w:rsidRPr="00AB1781">
        <w:t xml:space="preserve"> </w:t>
      </w:r>
      <w:r w:rsidR="00087D9B">
        <w:t>so will the man who fears the Lord</w:t>
      </w:r>
    </w:p>
    <w:p w14:paraId="07E562D5" w14:textId="127A689C" w:rsidR="00FD25B7" w:rsidRPr="00AB1781" w:rsidRDefault="00FD25B7" w:rsidP="00FD25B7">
      <w:pPr>
        <w:pStyle w:val="EnglishHangEndNoCoptic"/>
      </w:pPr>
      <w:r w:rsidRPr="00AB1781">
        <w:tab/>
      </w:r>
      <w:r w:rsidR="00087D9B">
        <w:t>be blessed</w:t>
      </w:r>
      <w:r w:rsidRPr="00AB1781">
        <w:t>.</w:t>
      </w:r>
    </w:p>
    <w:p w14:paraId="060D3D6E" w14:textId="23DA2532" w:rsidR="00FD25B7" w:rsidRPr="00AB1781" w:rsidRDefault="00FD25B7" w:rsidP="00FD25B7">
      <w:pPr>
        <w:pStyle w:val="EnglishHangNoCoptic"/>
      </w:pPr>
      <w:r w:rsidRPr="00AB1781">
        <w:t xml:space="preserve">5 </w:t>
      </w:r>
      <w:r w:rsidR="00087D9B">
        <w:t>May t</w:t>
      </w:r>
      <w:r w:rsidRPr="00AB1781">
        <w:t>he Lord bless you from Zion</w:t>
      </w:r>
      <w:r w:rsidR="00087D9B">
        <w:t>,</w:t>
      </w:r>
    </w:p>
    <w:p w14:paraId="44FA5357" w14:textId="28A772AD" w:rsidR="00FD25B7" w:rsidRPr="00AB1781" w:rsidRDefault="00FD25B7" w:rsidP="00FD25B7">
      <w:pPr>
        <w:pStyle w:val="EnglishHangNoCoptic"/>
      </w:pPr>
      <w:r w:rsidRPr="00AB1781">
        <w:tab/>
      </w:r>
      <w:r w:rsidR="00087D9B">
        <w:t>And may you</w:t>
      </w:r>
      <w:r w:rsidRPr="00AB1781">
        <w:t xml:space="preserve"> see the joys of Jerusalem</w:t>
      </w:r>
      <w:r w:rsidR="00537702">
        <w:rPr>
          <w:rStyle w:val="FootnoteReference"/>
        </w:rPr>
        <w:footnoteReference w:id="776"/>
      </w:r>
    </w:p>
    <w:p w14:paraId="525C1B27" w14:textId="6F5F596B" w:rsidR="00FD25B7" w:rsidRPr="00AB1781" w:rsidRDefault="00087D9B" w:rsidP="00FD25B7">
      <w:pPr>
        <w:pStyle w:val="EnglishHangNoCoptic"/>
      </w:pPr>
      <w:r>
        <w:tab/>
        <w:t>all the days of your life;</w:t>
      </w:r>
    </w:p>
    <w:p w14:paraId="328A8C3F" w14:textId="77777777" w:rsidR="00FD25B7" w:rsidRPr="00AB1781" w:rsidRDefault="00FD25B7" w:rsidP="00FD25B7">
      <w:pPr>
        <w:pStyle w:val="EnglishHangNoCoptic"/>
      </w:pPr>
    </w:p>
    <w:p w14:paraId="08332801" w14:textId="6F250693" w:rsidR="00FD25B7" w:rsidRPr="00AB1781" w:rsidRDefault="00FD25B7" w:rsidP="00FD25B7">
      <w:pPr>
        <w:pStyle w:val="EnglishHangNoCoptic"/>
      </w:pPr>
      <w:r w:rsidRPr="00AB1781">
        <w:t xml:space="preserve">6 and </w:t>
      </w:r>
      <w:r w:rsidR="00087D9B">
        <w:t xml:space="preserve">may you </w:t>
      </w:r>
      <w:r w:rsidRPr="00AB1781">
        <w:t>see your children’s children.</w:t>
      </w:r>
      <w:r w:rsidR="00087D9B">
        <w:rPr>
          <w:rStyle w:val="FootnoteReference"/>
        </w:rPr>
        <w:footnoteReference w:id="777"/>
      </w:r>
    </w:p>
    <w:p w14:paraId="2D925D0C" w14:textId="3CAA3245" w:rsidR="00FD25B7" w:rsidRDefault="00FD25B7" w:rsidP="00FD25B7">
      <w:pPr>
        <w:pStyle w:val="EnglishHangEndNoCoptic"/>
      </w:pPr>
      <w:r w:rsidRPr="00AB1781">
        <w:tab/>
      </w:r>
      <w:r w:rsidR="00087D9B">
        <w:t>Peace be upon Israel!</w:t>
      </w:r>
    </w:p>
    <w:p w14:paraId="0FE658EC" w14:textId="05DFCB01" w:rsidR="00550889" w:rsidRPr="00FD25B7" w:rsidRDefault="00550889" w:rsidP="00550889">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rsidR="00C61C1A">
        <w:t xml:space="preserve"> continue</w:t>
      </w:r>
      <w:r>
        <w:t xml:space="preserve"> with </w:t>
      </w:r>
      <w:r>
        <w:fldChar w:fldCharType="begin"/>
      </w:r>
      <w:r>
        <w:instrText xml:space="preserve"> REF _Ref411967400 \h </w:instrText>
      </w:r>
      <w:r>
        <w:fldChar w:fldCharType="separate"/>
      </w:r>
      <w:r w:rsidR="000C7DE2">
        <w:t>Psalm</w:t>
      </w:r>
      <w:r w:rsidR="000C7DE2" w:rsidRPr="00AB1781">
        <w:t xml:space="preserve"> 128</w:t>
      </w:r>
      <w:r w:rsidR="000C7DE2">
        <w:t>: “Many times have they warred against me from my youth”</w:t>
      </w:r>
      <w:r>
        <w:fldChar w:fldCharType="end"/>
      </w:r>
      <w:r>
        <w:t xml:space="preserve">, page </w:t>
      </w:r>
      <w:r>
        <w:fldChar w:fldCharType="begin"/>
      </w:r>
      <w:r>
        <w:instrText xml:space="preserve"> PAGEREF _Ref411967400 \h </w:instrText>
      </w:r>
      <w:r>
        <w:fldChar w:fldCharType="separate"/>
      </w:r>
      <w:r w:rsidR="000C7DE2">
        <w:rPr>
          <w:noProof/>
        </w:rPr>
        <w:t>295</w:t>
      </w:r>
      <w:r>
        <w:fldChar w:fldCharType="end"/>
      </w:r>
      <w:r>
        <w:t>.</w:t>
      </w:r>
    </w:p>
    <w:p w14:paraId="63084F0D" w14:textId="6A0EE63A" w:rsidR="00FD25B7" w:rsidRPr="00AB1781" w:rsidRDefault="00FD25B7" w:rsidP="00BF0205">
      <w:pPr>
        <w:pStyle w:val="Heading4"/>
      </w:pPr>
      <w:bookmarkStart w:id="314" w:name="_Ref411967400"/>
      <w:r>
        <w:t>Psalm</w:t>
      </w:r>
      <w:r w:rsidRPr="00AB1781">
        <w:t xml:space="preserve"> 128</w:t>
      </w:r>
      <w:r>
        <w:t xml:space="preserve">: </w:t>
      </w:r>
      <w:r w:rsidR="00BB3B58">
        <w:t xml:space="preserve">“Many times have </w:t>
      </w:r>
      <w:r>
        <w:t>they warred against me from my yout</w:t>
      </w:r>
      <w:r w:rsidR="00BB3B58">
        <w:t>h”</w:t>
      </w:r>
      <w:bookmarkEnd w:id="314"/>
    </w:p>
    <w:p w14:paraId="50CDA0AE"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Gates of Hell will not Prevail</w:t>
      </w:r>
    </w:p>
    <w:p w14:paraId="7B9A0FD2"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 Bless you in the Name of the Lord</w:t>
      </w:r>
    </w:p>
    <w:p w14:paraId="605DD89C" w14:textId="2B4D3DF9" w:rsidR="00F14AA6" w:rsidRDefault="00F14AA6" w:rsidP="00550889">
      <w:pPr>
        <w:pStyle w:val="Rubric"/>
      </w:pPr>
      <w:r>
        <w:fldChar w:fldCharType="begin"/>
      </w:r>
      <w:r>
        <w:instrText xml:space="preserve"> REF _Ref434576694 \h </w:instrText>
      </w:r>
      <w:r>
        <w:fldChar w:fldCharType="separate"/>
      </w:r>
      <w:r w:rsidR="000C7DE2">
        <w:rPr>
          <w:lang w:val="en-GB"/>
        </w:rPr>
        <w:t>The Psalms of Sunset (Vespers)</w:t>
      </w:r>
      <w:r>
        <w:fldChar w:fldCharType="end"/>
      </w:r>
      <w:r>
        <w:t xml:space="preserve">, page </w:t>
      </w:r>
      <w:r>
        <w:fldChar w:fldCharType="begin"/>
      </w:r>
      <w:r>
        <w:instrText xml:space="preserve"> PAGEREF _Ref434576694 \h </w:instrText>
      </w:r>
      <w:r>
        <w:fldChar w:fldCharType="separate"/>
      </w:r>
      <w:r w:rsidR="000C7DE2">
        <w:rPr>
          <w:noProof/>
        </w:rPr>
        <w:t>11</w:t>
      </w:r>
      <w:r>
        <w:fldChar w:fldCharType="end"/>
      </w:r>
      <w:r>
        <w:t xml:space="preserve">. </w:t>
      </w:r>
      <w:r w:rsidR="00500D86">
        <w:fldChar w:fldCharType="begin"/>
      </w:r>
      <w:r w:rsidR="00500D86">
        <w:instrText xml:space="preserve"> REF _Ref434580361 \h </w:instrText>
      </w:r>
      <w:r w:rsidR="00500D86">
        <w:fldChar w:fldCharType="separate"/>
      </w:r>
      <w:r w:rsidR="000C7DE2">
        <w:t>The Psalms of the Middle Watch</w:t>
      </w:r>
      <w:r w:rsidR="00500D86">
        <w:fldChar w:fldCharType="end"/>
      </w:r>
      <w:r w:rsidR="00500D86">
        <w:t xml:space="preserve">, page </w:t>
      </w:r>
      <w:r w:rsidR="00500D86">
        <w:fldChar w:fldCharType="begin"/>
      </w:r>
      <w:r w:rsidR="00500D86">
        <w:instrText xml:space="preserve"> PAGEREF _Ref434580361 \h </w:instrText>
      </w:r>
      <w:r w:rsidR="00500D86">
        <w:fldChar w:fldCharType="separate"/>
      </w:r>
      <w:r w:rsidR="000C7DE2">
        <w:rPr>
          <w:noProof/>
        </w:rPr>
        <w:t>36</w:t>
      </w:r>
      <w:r w:rsidR="00500D86">
        <w:fldChar w:fldCharType="end"/>
      </w:r>
      <w:r w:rsidR="00500D86">
        <w:t xml:space="preserve">. </w:t>
      </w:r>
      <w:r>
        <w:t>Reserved for the Presbyter, if prese</w:t>
      </w:r>
      <w:r w:rsidR="00500D86">
        <w:t>nt (in both cases).</w:t>
      </w:r>
    </w:p>
    <w:p w14:paraId="0B4BB31D" w14:textId="77777777" w:rsidR="00FD25B7" w:rsidRPr="00AB1781" w:rsidRDefault="00FD25B7" w:rsidP="00FD25B7">
      <w:pPr>
        <w:pStyle w:val="Rubric"/>
      </w:pPr>
      <w:r w:rsidRPr="00AB1781">
        <w:t>1 (A Song of Ascents)</w:t>
      </w:r>
    </w:p>
    <w:p w14:paraId="72231C39" w14:textId="119D3DFC" w:rsidR="00FD25B7" w:rsidRPr="00AB1781" w:rsidRDefault="00087D9B" w:rsidP="00FD25B7">
      <w:pPr>
        <w:pStyle w:val="EnglishHangNoCoptic"/>
      </w:pPr>
      <w:r>
        <w:t>“Many</w:t>
      </w:r>
      <w:r w:rsidR="00FD25B7" w:rsidRPr="00AB1781">
        <w:t xml:space="preserve"> </w:t>
      </w:r>
      <w:r>
        <w:t xml:space="preserve">times </w:t>
      </w:r>
      <w:r w:rsidR="00FD25B7" w:rsidRPr="00AB1781">
        <w:t>have they w</w:t>
      </w:r>
      <w:r>
        <w:t>arred against me from my youth”</w:t>
      </w:r>
    </w:p>
    <w:p w14:paraId="47FEBBDB" w14:textId="5F0BFF88" w:rsidR="00FD25B7" w:rsidRPr="00AB1781" w:rsidRDefault="00087D9B" w:rsidP="00FD25B7">
      <w:pPr>
        <w:pStyle w:val="EnglishHangEndNoCoptic"/>
      </w:pPr>
      <w:r>
        <w:tab/>
        <w:t>—let Israel now say—</w:t>
      </w:r>
    </w:p>
    <w:p w14:paraId="127991DC" w14:textId="393588A0" w:rsidR="00FD25B7" w:rsidRPr="00AB1781" w:rsidRDefault="00087D9B" w:rsidP="00FD25B7">
      <w:pPr>
        <w:pStyle w:val="EnglishHangNoCoptic"/>
      </w:pPr>
      <w:r>
        <w:t>2 “many times</w:t>
      </w:r>
      <w:r w:rsidR="00FD25B7" w:rsidRPr="00AB1781">
        <w:t xml:space="preserve"> have they warre</w:t>
      </w:r>
      <w:r>
        <w:t>d against me from my youth,</w:t>
      </w:r>
    </w:p>
    <w:p w14:paraId="5CDD5B78" w14:textId="79489D17" w:rsidR="00FD25B7" w:rsidRPr="00AB1781" w:rsidRDefault="00FD25B7" w:rsidP="00FD25B7">
      <w:pPr>
        <w:pStyle w:val="EnglishHangEndNoCoptic"/>
      </w:pPr>
      <w:r w:rsidRPr="00AB1781">
        <w:tab/>
        <w:t xml:space="preserve">yet they could not prevail </w:t>
      </w:r>
      <w:r w:rsidR="00087D9B">
        <w:t>against</w:t>
      </w:r>
      <w:r w:rsidRPr="00AB1781">
        <w:t xml:space="preserve"> me.</w:t>
      </w:r>
    </w:p>
    <w:p w14:paraId="330AED6D" w14:textId="409CF66D" w:rsidR="00FD25B7" w:rsidRPr="00AB1781" w:rsidRDefault="00FD25B7" w:rsidP="00FD25B7">
      <w:pPr>
        <w:pStyle w:val="EnglishHangNoCoptic"/>
      </w:pPr>
      <w:r w:rsidRPr="00AB1781">
        <w:t>3 The sinners plowed on my back</w:t>
      </w:r>
      <w:r w:rsidR="0061464A">
        <w:rPr>
          <w:rStyle w:val="FootnoteReference"/>
        </w:rPr>
        <w:footnoteReference w:id="778"/>
      </w:r>
      <w:r w:rsidRPr="00AB1781">
        <w:t>;</w:t>
      </w:r>
    </w:p>
    <w:p w14:paraId="4543387A" w14:textId="41159B99" w:rsidR="00FD25B7" w:rsidRPr="00AB1781" w:rsidRDefault="00FD25B7" w:rsidP="00FD25B7">
      <w:pPr>
        <w:pStyle w:val="EnglishHangEndNoCoptic"/>
      </w:pPr>
      <w:r w:rsidRPr="00AB1781">
        <w:tab/>
        <w:t>they prolonged their iniquity</w:t>
      </w:r>
      <w:r w:rsidR="00087D9B">
        <w:rPr>
          <w:rStyle w:val="FootnoteReference"/>
        </w:rPr>
        <w:footnoteReference w:id="779"/>
      </w:r>
      <w:r w:rsidRPr="00AB1781">
        <w:t>.</w:t>
      </w:r>
    </w:p>
    <w:p w14:paraId="3EDA7DE8" w14:textId="210F9638" w:rsidR="00FD25B7" w:rsidRPr="00AB1781" w:rsidRDefault="00FD25B7" w:rsidP="00FD25B7">
      <w:pPr>
        <w:pStyle w:val="EnglishHangNoCoptic"/>
      </w:pPr>
      <w:r w:rsidRPr="00AB1781">
        <w:t xml:space="preserve">4 But the </w:t>
      </w:r>
      <w:r w:rsidR="0061464A">
        <w:t>righteous</w:t>
      </w:r>
      <w:r w:rsidRPr="00AB1781">
        <w:t xml:space="preserve"> Lord</w:t>
      </w:r>
    </w:p>
    <w:p w14:paraId="5F1D0219" w14:textId="266BEA8C" w:rsidR="00FD25B7" w:rsidRPr="00AB1781" w:rsidRDefault="00FD25B7" w:rsidP="00FD25B7">
      <w:pPr>
        <w:pStyle w:val="EnglishHangEndNoCoptic"/>
      </w:pPr>
      <w:r w:rsidRPr="00AB1781">
        <w:tab/>
      </w:r>
      <w:r w:rsidR="0061464A">
        <w:t>cut up the neck of sinners.”</w:t>
      </w:r>
    </w:p>
    <w:p w14:paraId="76E66A98" w14:textId="77777777" w:rsidR="00FD25B7" w:rsidRPr="00AB1781" w:rsidRDefault="00FD25B7" w:rsidP="00FD25B7">
      <w:pPr>
        <w:pStyle w:val="EnglishHangNoCoptic"/>
      </w:pPr>
      <w:r w:rsidRPr="00AB1781">
        <w:lastRenderedPageBreak/>
        <w:t>5 Let all who hate Zion</w:t>
      </w:r>
    </w:p>
    <w:p w14:paraId="0094508B" w14:textId="40B21373" w:rsidR="00FD25B7" w:rsidRPr="00AB1781" w:rsidRDefault="00FD25B7" w:rsidP="00FD25B7">
      <w:pPr>
        <w:pStyle w:val="EnglishHangEndNoCoptic"/>
      </w:pPr>
      <w:r w:rsidRPr="00AB1781">
        <w:tab/>
        <w:t xml:space="preserve">be </w:t>
      </w:r>
      <w:r w:rsidR="0061464A">
        <w:t>shamed</w:t>
      </w:r>
      <w:r w:rsidRPr="00AB1781">
        <w:t xml:space="preserve"> and </w:t>
      </w:r>
      <w:r w:rsidR="0061464A">
        <w:t>turned back</w:t>
      </w:r>
      <w:r w:rsidRPr="00AB1781">
        <w:t>.</w:t>
      </w:r>
    </w:p>
    <w:p w14:paraId="54E299C5" w14:textId="679F1A2B" w:rsidR="00FD25B7" w:rsidRPr="00AB1781" w:rsidRDefault="00FD25B7" w:rsidP="00FD25B7">
      <w:pPr>
        <w:pStyle w:val="EnglishHangNoCoptic"/>
      </w:pPr>
      <w:r w:rsidRPr="00AB1781">
        <w:t>6 Let them be</w:t>
      </w:r>
      <w:r w:rsidR="0061464A">
        <w:t>come</w:t>
      </w:r>
      <w:r w:rsidRPr="00AB1781">
        <w:t xml:space="preserve"> like grass on the housetops</w:t>
      </w:r>
      <w:r w:rsidR="0061464A">
        <w:t>,</w:t>
      </w:r>
    </w:p>
    <w:p w14:paraId="1431FA07" w14:textId="5600603F" w:rsidR="00FD25B7" w:rsidRPr="00AB1781" w:rsidRDefault="00FD25B7" w:rsidP="00FD25B7">
      <w:pPr>
        <w:pStyle w:val="EnglishHangEndNoCoptic"/>
      </w:pPr>
      <w:r w:rsidRPr="00AB1781">
        <w:tab/>
      </w:r>
      <w:r w:rsidR="0061464A">
        <w:t>which</w:t>
      </w:r>
      <w:r w:rsidRPr="00AB1781">
        <w:t xml:space="preserve"> withers before it is pulled up,</w:t>
      </w:r>
    </w:p>
    <w:p w14:paraId="5C51AD37" w14:textId="53A4B986" w:rsidR="00FD25B7" w:rsidRPr="00AB1781" w:rsidRDefault="00FD25B7" w:rsidP="00FD25B7">
      <w:pPr>
        <w:pStyle w:val="EnglishHangNoCoptic"/>
      </w:pPr>
      <w:r w:rsidRPr="00AB1781">
        <w:t xml:space="preserve">7 with which no reaper can fill his </w:t>
      </w:r>
      <w:r w:rsidR="0061464A">
        <w:t>hands</w:t>
      </w:r>
      <w:r w:rsidRPr="00AB1781">
        <w:t>,</w:t>
      </w:r>
    </w:p>
    <w:p w14:paraId="446F0C8B" w14:textId="25861D91" w:rsidR="00FD25B7" w:rsidRPr="00AB1781" w:rsidRDefault="00FD25B7" w:rsidP="00FD25B7">
      <w:pPr>
        <w:pStyle w:val="EnglishHangEndNoCoptic"/>
      </w:pPr>
      <w:r w:rsidRPr="00AB1781">
        <w:tab/>
      </w:r>
      <w:r w:rsidR="0061464A">
        <w:t>nor the gatherer</w:t>
      </w:r>
      <w:r w:rsidRPr="00AB1781">
        <w:t xml:space="preserve"> sheaves fill his bosom.</w:t>
      </w:r>
    </w:p>
    <w:p w14:paraId="73410A1C" w14:textId="631A3B89" w:rsidR="00FD25B7" w:rsidRPr="00AB1781" w:rsidRDefault="00FD25B7" w:rsidP="00FD25B7">
      <w:pPr>
        <w:pStyle w:val="EnglishHangNoCoptic"/>
      </w:pPr>
      <w:r w:rsidRPr="00AB1781">
        <w:t xml:space="preserve">8 </w:t>
      </w:r>
      <w:r w:rsidR="0061464A">
        <w:t>Neither do those who pass by say to them,</w:t>
      </w:r>
    </w:p>
    <w:p w14:paraId="212DB74E" w14:textId="792A2D46" w:rsidR="00FD25B7" w:rsidRPr="00AB1781" w:rsidRDefault="0061464A" w:rsidP="00FD25B7">
      <w:pPr>
        <w:pStyle w:val="EnglishHangNoCoptic"/>
      </w:pPr>
      <w:r>
        <w:tab/>
        <w:t>“</w:t>
      </w:r>
      <w:r w:rsidR="00330381">
        <w:t>t</w:t>
      </w:r>
      <w:r w:rsidR="00FD25B7" w:rsidRPr="00AB1781">
        <w:t>he blessing of the Lord be upon you;</w:t>
      </w:r>
    </w:p>
    <w:p w14:paraId="71DDEACC" w14:textId="4278C875" w:rsidR="00FD25B7" w:rsidRDefault="00FD25B7" w:rsidP="00FD25B7">
      <w:pPr>
        <w:pStyle w:val="EnglishHangEndNoCoptic"/>
      </w:pPr>
      <w:r w:rsidRPr="00AB1781">
        <w:tab/>
        <w:t>we ble</w:t>
      </w:r>
      <w:r w:rsidR="0061464A">
        <w:t>ss you in the Name of the Lord.”</w:t>
      </w:r>
    </w:p>
    <w:p w14:paraId="1482AC8A" w14:textId="1866BDE9" w:rsidR="00550889" w:rsidRDefault="00550889" w:rsidP="00E611C7">
      <w:pPr>
        <w:pStyle w:val="Rubric"/>
      </w:pPr>
      <w:r>
        <w:t xml:space="preserve">Alleluia. </w:t>
      </w:r>
      <w:r>
        <w:fldChar w:fldCharType="begin"/>
      </w:r>
      <w:r>
        <w:instrText xml:space="preserve"> REF _Ref445106453 \h </w:instrText>
      </w:r>
      <w:r>
        <w:fldChar w:fldCharType="separate"/>
      </w:r>
      <w:r w:rsidR="000C7DE2">
        <w:t>The Psalms of the Eleventh Hour (Little Vespers)</w:t>
      </w:r>
      <w:r>
        <w:fldChar w:fldCharType="end"/>
      </w:r>
      <w:r w:rsidR="00C61C1A">
        <w:t xml:space="preserve"> and </w:t>
      </w:r>
      <w:r w:rsidR="00C61C1A">
        <w:fldChar w:fldCharType="begin"/>
      </w:r>
      <w:r w:rsidR="00C61C1A">
        <w:instrText xml:space="preserve"> REF _Ref434580361 \h </w:instrText>
      </w:r>
      <w:r w:rsidR="00C61C1A">
        <w:fldChar w:fldCharType="separate"/>
      </w:r>
      <w:r w:rsidR="000C7DE2">
        <w:t>The Psalms of the Middle Watch</w:t>
      </w:r>
      <w:r w:rsidR="00C61C1A">
        <w:fldChar w:fldCharType="end"/>
      </w:r>
      <w:r>
        <w:t xml:space="preserve"> are concluded.</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_Ref411968046 \h </w:instrText>
      </w:r>
      <w:r w:rsidR="00E611C7">
        <w:fldChar w:fldCharType="separate"/>
      </w:r>
      <w:r w:rsidR="000C7DE2">
        <w:t>Psalm</w:t>
      </w:r>
      <w:r w:rsidR="000C7DE2" w:rsidRPr="00AB1781">
        <w:t xml:space="preserve"> 129</w:t>
      </w:r>
      <w:r w:rsidR="000C7DE2">
        <w:t>: “I cried to You, O Lord, out of the depths”</w:t>
      </w:r>
      <w:r w:rsidR="00E611C7">
        <w:fldChar w:fldCharType="end"/>
      </w:r>
      <w:r w:rsidR="00E611C7">
        <w:t xml:space="preserve">, page </w:t>
      </w:r>
      <w:r w:rsidR="00E611C7">
        <w:fldChar w:fldCharType="begin"/>
      </w:r>
      <w:r w:rsidR="00E611C7">
        <w:instrText xml:space="preserve"> PAGEREF _Ref411968046 \h </w:instrText>
      </w:r>
      <w:r w:rsidR="00E611C7">
        <w:fldChar w:fldCharType="separate"/>
      </w:r>
      <w:r w:rsidR="000C7DE2">
        <w:rPr>
          <w:noProof/>
        </w:rPr>
        <w:t>296</w:t>
      </w:r>
      <w:r w:rsidR="00E611C7">
        <w:fldChar w:fldCharType="end"/>
      </w:r>
      <w:r w:rsidR="00E611C7">
        <w:t>.</w:t>
      </w:r>
    </w:p>
    <w:p w14:paraId="446FCB8D" w14:textId="0219A32C" w:rsidR="003A7286" w:rsidRPr="00FD25B7" w:rsidRDefault="003A7286" w:rsidP="003A7286">
      <w:pPr>
        <w:pStyle w:val="Rubric"/>
      </w:pPr>
      <w:r>
        <w:t>Glory…</w:t>
      </w:r>
    </w:p>
    <w:p w14:paraId="69858E8A" w14:textId="2390A4C6" w:rsidR="00FD25B7" w:rsidRPr="00FD25B7" w:rsidRDefault="00FD25B7" w:rsidP="00BF0205">
      <w:pPr>
        <w:pStyle w:val="Heading4"/>
      </w:pPr>
      <w:bookmarkStart w:id="315" w:name="_Ref411968046"/>
      <w:r>
        <w:t>Psalm</w:t>
      </w:r>
      <w:r w:rsidRPr="00AB1781">
        <w:t xml:space="preserve"> 129</w:t>
      </w:r>
      <w:r>
        <w:t xml:space="preserve">: </w:t>
      </w:r>
      <w:r w:rsidR="00BB3B58">
        <w:t>“I cried to You, O Lord, out of the depths”</w:t>
      </w:r>
      <w:bookmarkEnd w:id="315"/>
    </w:p>
    <w:p w14:paraId="43BA3CD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Mercy and Forgiveness</w:t>
      </w:r>
    </w:p>
    <w:p w14:paraId="5ABCF5D8"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Praying and Waiting for Full Redemption</w:t>
      </w:r>
    </w:p>
    <w:p w14:paraId="1E305555" w14:textId="16028811"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3F466D01" w14:textId="77777777" w:rsidR="00FD25B7" w:rsidRPr="00AB1781" w:rsidRDefault="00FD25B7" w:rsidP="00FD25B7">
      <w:pPr>
        <w:pStyle w:val="Rubric"/>
      </w:pPr>
      <w:r w:rsidRPr="00AB1781">
        <w:t>1 (A Song of Ascents)</w:t>
      </w:r>
    </w:p>
    <w:p w14:paraId="0BD09203" w14:textId="0D53539E" w:rsidR="00FD25B7" w:rsidRPr="00AB1781" w:rsidRDefault="00714F88" w:rsidP="00FD25B7">
      <w:pPr>
        <w:pStyle w:val="EnglishHangEndNoCoptic"/>
      </w:pPr>
      <w:r>
        <w:t>I cry to You, O Lord, out of the depths;</w:t>
      </w:r>
      <w:r w:rsidR="00FD25B7" w:rsidRPr="00AB1781">
        <w:rPr>
          <w:rStyle w:val="FootnoteReference"/>
        </w:rPr>
        <w:footnoteReference w:id="780"/>
      </w:r>
    </w:p>
    <w:p w14:paraId="5B7E3DFA" w14:textId="7972EBA3" w:rsidR="00FD25B7" w:rsidRPr="00AB1781" w:rsidRDefault="00FD25B7" w:rsidP="00FD25B7">
      <w:pPr>
        <w:pStyle w:val="EnglishHangNoCoptic"/>
      </w:pPr>
      <w:r w:rsidRPr="00AB1781">
        <w:t xml:space="preserve">2 O Lord, hear my </w:t>
      </w:r>
      <w:r w:rsidR="00714F88">
        <w:t>voice!</w:t>
      </w:r>
    </w:p>
    <w:p w14:paraId="151C8534" w14:textId="0B60F048" w:rsidR="00FD25B7" w:rsidRPr="00AB1781" w:rsidRDefault="00714F88" w:rsidP="00FD25B7">
      <w:pPr>
        <w:pStyle w:val="EnglishHangNoCoptic"/>
      </w:pPr>
      <w:r>
        <w:tab/>
        <w:t>L</w:t>
      </w:r>
      <w:r w:rsidR="00FD25B7" w:rsidRPr="00AB1781">
        <w:t xml:space="preserve">et </w:t>
      </w:r>
      <w:r w:rsidR="00E570CB">
        <w:t>Your</w:t>
      </w:r>
      <w:r w:rsidR="00FD25B7" w:rsidRPr="00AB1781">
        <w:t xml:space="preserve"> ears be attentive</w:t>
      </w:r>
    </w:p>
    <w:p w14:paraId="022EC627" w14:textId="7CD93962" w:rsidR="00FD25B7" w:rsidRPr="00AB1781" w:rsidRDefault="00714F88" w:rsidP="00FD25B7">
      <w:pPr>
        <w:pStyle w:val="EnglishHangEndNoCoptic"/>
      </w:pPr>
      <w:r>
        <w:tab/>
        <w:t>to the voice</w:t>
      </w:r>
      <w:r w:rsidR="00FD25B7" w:rsidRPr="00AB1781">
        <w:t xml:space="preserve"> of my </w:t>
      </w:r>
      <w:r>
        <w:t>supplication!</w:t>
      </w:r>
    </w:p>
    <w:p w14:paraId="57748ABA" w14:textId="1740105A" w:rsidR="00FD25B7" w:rsidRPr="00AB1781" w:rsidRDefault="00FD25B7" w:rsidP="00FD25B7">
      <w:pPr>
        <w:pStyle w:val="EnglishHangNoCoptic"/>
      </w:pPr>
      <w:r w:rsidRPr="00AB1781">
        <w:t xml:space="preserve">3 If </w:t>
      </w:r>
      <w:r w:rsidR="001040C8">
        <w:t>You</w:t>
      </w:r>
      <w:r w:rsidRPr="00AB1781">
        <w:t xml:space="preserve">, O Lord, </w:t>
      </w:r>
      <w:r w:rsidR="00E570CB" w:rsidRPr="00AB1781">
        <w:t>should</w:t>
      </w:r>
      <w:r w:rsidRPr="00AB1781">
        <w:t xml:space="preserve"> mark </w:t>
      </w:r>
      <w:r w:rsidR="00714F88">
        <w:t>iniquities</w:t>
      </w:r>
      <w:r w:rsidR="00714F88">
        <w:rPr>
          <w:rStyle w:val="FootnoteReference"/>
        </w:rPr>
        <w:footnoteReference w:id="781"/>
      </w:r>
      <w:r w:rsidRPr="00AB1781">
        <w:t>,</w:t>
      </w:r>
    </w:p>
    <w:p w14:paraId="2CFAE321" w14:textId="2130B7C4" w:rsidR="00FD25B7" w:rsidRPr="00AB1781" w:rsidRDefault="00FD25B7" w:rsidP="00FD25B7">
      <w:pPr>
        <w:pStyle w:val="EnglishHangEndNoCoptic"/>
      </w:pPr>
      <w:r w:rsidRPr="00AB1781">
        <w:tab/>
        <w:t xml:space="preserve">O Lord, who would </w:t>
      </w:r>
      <w:r w:rsidR="00714F88">
        <w:t>stand</w:t>
      </w:r>
      <w:r w:rsidRPr="00AB1781">
        <w:t>?</w:t>
      </w:r>
      <w:r w:rsidR="00714F88">
        <w:t>—</w:t>
      </w:r>
    </w:p>
    <w:p w14:paraId="2FE84680" w14:textId="72E2DDC0" w:rsidR="00FD25B7" w:rsidRPr="00AB1781" w:rsidRDefault="00FD25B7" w:rsidP="00FD25B7">
      <w:pPr>
        <w:pStyle w:val="EnglishHangEndNoCoptic"/>
      </w:pPr>
      <w:r w:rsidRPr="00AB1781">
        <w:t xml:space="preserve">4 </w:t>
      </w:r>
      <w:r w:rsidR="00714F88">
        <w:t>For</w:t>
      </w:r>
      <w:r w:rsidRPr="00AB1781">
        <w:t xml:space="preserve"> </w:t>
      </w:r>
      <w:r w:rsidR="00714F88">
        <w:t>there is atonement</w:t>
      </w:r>
      <w:r w:rsidR="00714F88">
        <w:rPr>
          <w:rStyle w:val="FootnoteReference"/>
        </w:rPr>
        <w:footnoteReference w:id="782"/>
      </w:r>
      <w:r w:rsidR="00714F88">
        <w:t xml:space="preserve"> </w:t>
      </w:r>
      <w:r w:rsidRPr="00AB1781">
        <w:t xml:space="preserve">with </w:t>
      </w:r>
      <w:r w:rsidR="001040C8">
        <w:t>You</w:t>
      </w:r>
      <w:r w:rsidRPr="00AB1781">
        <w:t>.</w:t>
      </w:r>
    </w:p>
    <w:p w14:paraId="7CE56A59" w14:textId="7BE57403" w:rsidR="00FD25B7" w:rsidRPr="00AB1781" w:rsidRDefault="00FD25B7" w:rsidP="00FD25B7">
      <w:pPr>
        <w:pStyle w:val="EnglishHangNoCoptic"/>
      </w:pPr>
      <w:r w:rsidRPr="00AB1781">
        <w:lastRenderedPageBreak/>
        <w:t xml:space="preserve">5 For </w:t>
      </w:r>
      <w:r w:rsidR="00E570CB">
        <w:t>Your</w:t>
      </w:r>
      <w:r w:rsidR="00714F88">
        <w:t xml:space="preserve"> Name’s sake I waited </w:t>
      </w:r>
      <w:r w:rsidRPr="00AB1781">
        <w:t xml:space="preserve">for </w:t>
      </w:r>
      <w:r w:rsidR="001040C8">
        <w:t>You</w:t>
      </w:r>
      <w:r w:rsidRPr="00AB1781">
        <w:t>, O Lord;</w:t>
      </w:r>
      <w:r w:rsidRPr="00AB1781">
        <w:rPr>
          <w:rStyle w:val="FootnoteReference"/>
        </w:rPr>
        <w:footnoteReference w:id="783"/>
      </w:r>
    </w:p>
    <w:p w14:paraId="082DCDF9" w14:textId="1C892BBA" w:rsidR="00FD25B7" w:rsidRPr="00AB1781" w:rsidRDefault="00714F88" w:rsidP="00FD25B7">
      <w:pPr>
        <w:pStyle w:val="EnglishHangEndNoCoptic"/>
      </w:pPr>
      <w:r>
        <w:tab/>
        <w:t>my soul waited</w:t>
      </w:r>
      <w:r w:rsidR="00FD25B7" w:rsidRPr="00AB1781">
        <w:t xml:space="preserve"> for </w:t>
      </w:r>
      <w:r w:rsidR="00E570CB">
        <w:t>Your</w:t>
      </w:r>
      <w:r w:rsidR="00FD25B7" w:rsidRPr="00AB1781">
        <w:t xml:space="preserve"> word.</w:t>
      </w:r>
    </w:p>
    <w:p w14:paraId="604383D3" w14:textId="3CF32893" w:rsidR="00FD25B7" w:rsidRPr="00AB1781" w:rsidRDefault="00FD25B7" w:rsidP="00FD25B7">
      <w:pPr>
        <w:pStyle w:val="EnglishHangNoCoptic"/>
      </w:pPr>
      <w:r w:rsidRPr="00AB1781">
        <w:t xml:space="preserve">6 My soul hopes </w:t>
      </w:r>
      <w:r w:rsidR="005A56CB">
        <w:t>in</w:t>
      </w:r>
      <w:r w:rsidRPr="00AB1781">
        <w:t xml:space="preserve"> the Lord</w:t>
      </w:r>
    </w:p>
    <w:p w14:paraId="1925229A" w14:textId="1E51A3A0" w:rsidR="00FD25B7" w:rsidRPr="00AB1781" w:rsidRDefault="00714F88" w:rsidP="00FD25B7">
      <w:pPr>
        <w:pStyle w:val="EnglishHangNoCoptic"/>
      </w:pPr>
      <w:r>
        <w:tab/>
        <w:t>from the morning watch until</w:t>
      </w:r>
      <w:r w:rsidR="00FD25B7" w:rsidRPr="00AB1781">
        <w:t xml:space="preserve"> night;</w:t>
      </w:r>
    </w:p>
    <w:p w14:paraId="40AD2578" w14:textId="3CFEF3F6" w:rsidR="00FD25B7" w:rsidRPr="00AB1781" w:rsidRDefault="00FD25B7" w:rsidP="00FD25B7">
      <w:pPr>
        <w:pStyle w:val="EnglishHangNoCoptic"/>
      </w:pPr>
      <w:r w:rsidRPr="00AB1781">
        <w:tab/>
        <w:t>from the morning watch</w:t>
      </w:r>
      <w:r w:rsidR="00714F88">
        <w:t>,</w:t>
      </w:r>
    </w:p>
    <w:p w14:paraId="4D8336EC" w14:textId="19735D12" w:rsidR="00FD25B7" w:rsidRPr="00AB1781" w:rsidRDefault="00FD25B7" w:rsidP="00FD25B7">
      <w:pPr>
        <w:pStyle w:val="EnglishHangEndNoCoptic"/>
      </w:pPr>
      <w:r w:rsidRPr="00AB1781">
        <w:tab/>
        <w:t xml:space="preserve">let Israel hope </w:t>
      </w:r>
      <w:r w:rsidR="00714F88">
        <w:t>in the Lord,</w:t>
      </w:r>
    </w:p>
    <w:p w14:paraId="3DDEDCC4" w14:textId="308B8437" w:rsidR="00FD25B7" w:rsidRPr="00AB1781" w:rsidRDefault="00714F88" w:rsidP="00FD25B7">
      <w:pPr>
        <w:pStyle w:val="EnglishHangNoCoptic"/>
      </w:pPr>
      <w:r>
        <w:t>7 f</w:t>
      </w:r>
      <w:r w:rsidR="00FD25B7" w:rsidRPr="00AB1781">
        <w:t>or with the Lord there is mercy,</w:t>
      </w:r>
    </w:p>
    <w:p w14:paraId="29C82DA9" w14:textId="6B11AD3C" w:rsidR="00FD25B7" w:rsidRPr="00AB1781" w:rsidRDefault="00FD25B7" w:rsidP="00FD25B7">
      <w:pPr>
        <w:pStyle w:val="EnglishHangEndNoCoptic"/>
      </w:pPr>
      <w:r w:rsidRPr="00AB1781">
        <w:tab/>
        <w:t xml:space="preserve">and with Him there is </w:t>
      </w:r>
      <w:r w:rsidR="00714F88">
        <w:t>abundant redemption;</w:t>
      </w:r>
    </w:p>
    <w:p w14:paraId="7F8C79CB" w14:textId="77777777" w:rsidR="00FD25B7" w:rsidRPr="00AB1781" w:rsidRDefault="00FD25B7" w:rsidP="00FD25B7">
      <w:pPr>
        <w:pStyle w:val="EnglishHangNoCoptic"/>
      </w:pPr>
      <w:r w:rsidRPr="00AB1781">
        <w:t>8 And He will redeem Israel</w:t>
      </w:r>
    </w:p>
    <w:p w14:paraId="4B2952F0" w14:textId="77777777" w:rsidR="00FD25B7" w:rsidRDefault="00FD25B7" w:rsidP="00FD25B7">
      <w:pPr>
        <w:pStyle w:val="EnglishHangEndNoCoptic"/>
      </w:pPr>
      <w:r w:rsidRPr="00AB1781">
        <w:tab/>
        <w:t>from all his iniquities.</w:t>
      </w:r>
      <w:r w:rsidRPr="00AB1781">
        <w:rPr>
          <w:rStyle w:val="FootnoteReference"/>
        </w:rPr>
        <w:footnoteReference w:id="784"/>
      </w:r>
    </w:p>
    <w:p w14:paraId="5BFD100E" w14:textId="52FF153F" w:rsidR="003E6DC3" w:rsidRPr="00FD25B7"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_Ref411968066 \h </w:instrText>
      </w:r>
      <w:r>
        <w:fldChar w:fldCharType="separate"/>
      </w:r>
      <w:r w:rsidR="000C7DE2">
        <w:t>Psalm</w:t>
      </w:r>
      <w:r w:rsidR="000C7DE2" w:rsidRPr="00AB1781">
        <w:t xml:space="preserve"> 130</w:t>
      </w:r>
      <w:r w:rsidR="000C7DE2">
        <w:t>: “O Lord, my heart is not exalted, nor my eyes raised up”</w:t>
      </w:r>
      <w:r>
        <w:fldChar w:fldCharType="end"/>
      </w:r>
      <w:r>
        <w:t xml:space="preserve">, page </w:t>
      </w:r>
      <w:r>
        <w:fldChar w:fldCharType="begin"/>
      </w:r>
      <w:r>
        <w:instrText xml:space="preserve"> PAGEREF _Ref411968066 \h </w:instrText>
      </w:r>
      <w:r>
        <w:fldChar w:fldCharType="separate"/>
      </w:r>
      <w:r w:rsidR="000C7DE2">
        <w:rPr>
          <w:noProof/>
        </w:rPr>
        <w:t>297</w:t>
      </w:r>
      <w:r>
        <w:fldChar w:fldCharType="end"/>
      </w:r>
      <w:r>
        <w:t>.</w:t>
      </w:r>
      <w:r w:rsidR="00E611C7">
        <w:t xml:space="preserve"> </w:t>
      </w:r>
    </w:p>
    <w:p w14:paraId="0B5F9423" w14:textId="010EE6E6" w:rsidR="00FD25B7" w:rsidRPr="00FD25B7" w:rsidRDefault="00FD25B7" w:rsidP="00BF0205">
      <w:pPr>
        <w:pStyle w:val="Heading4"/>
      </w:pPr>
      <w:bookmarkStart w:id="316" w:name="_Ref411968066"/>
      <w:r>
        <w:t>Psalm</w:t>
      </w:r>
      <w:r w:rsidRPr="00AB1781">
        <w:t xml:space="preserve"> 130</w:t>
      </w:r>
      <w:r>
        <w:t xml:space="preserve">: </w:t>
      </w:r>
      <w:r w:rsidR="00BB3B58">
        <w:t>“</w:t>
      </w:r>
      <w:r>
        <w:t xml:space="preserve">O Lord, my heart is not </w:t>
      </w:r>
      <w:r w:rsidR="00BB3B58">
        <w:t>exalted</w:t>
      </w:r>
      <w:r>
        <w:t>, nor my eye</w:t>
      </w:r>
      <w:r w:rsidR="005453DF">
        <w:t>s raised up”</w:t>
      </w:r>
      <w:bookmarkEnd w:id="316"/>
    </w:p>
    <w:p w14:paraId="6CC2B91C"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Spirit of Humility and Childhood</w:t>
      </w:r>
    </w:p>
    <w:p w14:paraId="0544626F"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Weaning is Growth in Freedom and Strength</w:t>
      </w:r>
    </w:p>
    <w:p w14:paraId="2B80E829" w14:textId="14D4EF52"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B572A57" w14:textId="77777777" w:rsidR="00FD25B7" w:rsidRPr="00AB1781" w:rsidRDefault="00FD25B7" w:rsidP="00FD25B7">
      <w:pPr>
        <w:pStyle w:val="Rubric"/>
      </w:pPr>
      <w:r w:rsidRPr="00AB1781">
        <w:t>1 (A Song of Ascents. By David)</w:t>
      </w:r>
    </w:p>
    <w:p w14:paraId="29FFFCFC" w14:textId="72EA951F" w:rsidR="00FD25B7" w:rsidRPr="00AB1781" w:rsidRDefault="00FD25B7" w:rsidP="00FD25B7">
      <w:pPr>
        <w:pStyle w:val="EnglishHangNoCoptic"/>
      </w:pPr>
      <w:r w:rsidRPr="00AB1781">
        <w:t xml:space="preserve">O Lord, my heart is not </w:t>
      </w:r>
      <w:r w:rsidR="00714F88">
        <w:t>exalted</w:t>
      </w:r>
      <w:r w:rsidRPr="00AB1781">
        <w:t>,</w:t>
      </w:r>
    </w:p>
    <w:p w14:paraId="5C991DEC" w14:textId="38BBF405" w:rsidR="00FD25B7" w:rsidRPr="00AB1781" w:rsidRDefault="00714F88" w:rsidP="00FD25B7">
      <w:pPr>
        <w:pStyle w:val="EnglishHangNoCoptic"/>
      </w:pPr>
      <w:r>
        <w:tab/>
      </w:r>
      <w:r w:rsidR="00C0758B">
        <w:t>n</w:t>
      </w:r>
      <w:r>
        <w:t>either are my eyes raised up</w:t>
      </w:r>
      <w:r w:rsidR="00FD25B7" w:rsidRPr="00AB1781">
        <w:t>;</w:t>
      </w:r>
    </w:p>
    <w:p w14:paraId="791DC06C" w14:textId="4AE59158" w:rsidR="00FD25B7" w:rsidRPr="00AB1781" w:rsidRDefault="00FD25B7" w:rsidP="00FD25B7">
      <w:pPr>
        <w:pStyle w:val="EnglishHangNoCoptic"/>
      </w:pPr>
      <w:r w:rsidRPr="00AB1781">
        <w:tab/>
      </w:r>
      <w:r w:rsidR="00C0758B">
        <w:t xml:space="preserve">nor do </w:t>
      </w:r>
      <w:r w:rsidRPr="00AB1781">
        <w:t>I do not</w:t>
      </w:r>
      <w:r w:rsidR="00C0758B">
        <w:t xml:space="preserve"> occupy myself</w:t>
      </w:r>
      <w:r w:rsidRPr="00AB1781">
        <w:t xml:space="preserve"> with great things,</w:t>
      </w:r>
    </w:p>
    <w:p w14:paraId="056BD956" w14:textId="4D95CE97" w:rsidR="00FD25B7" w:rsidRPr="00FD25B7" w:rsidRDefault="00FD25B7" w:rsidP="00FD25B7">
      <w:pPr>
        <w:pStyle w:val="EnglishHangEndNoCoptic"/>
      </w:pPr>
      <w:r w:rsidRPr="00AB1781">
        <w:tab/>
        <w:t xml:space="preserve">nor with </w:t>
      </w:r>
      <w:r w:rsidR="00C0758B">
        <w:t>marvelous things</w:t>
      </w:r>
      <w:r w:rsidRPr="00AB1781">
        <w:t xml:space="preserve"> beyond me.</w:t>
      </w:r>
    </w:p>
    <w:p w14:paraId="157D7383" w14:textId="4637B6E0" w:rsidR="00FD25B7" w:rsidRPr="00AB1781" w:rsidRDefault="00FD25B7" w:rsidP="00FD25B7">
      <w:pPr>
        <w:pStyle w:val="EnglishHangNoCoptic"/>
      </w:pPr>
      <w:r w:rsidRPr="00AB1781">
        <w:t xml:space="preserve">2 If I </w:t>
      </w:r>
      <w:r w:rsidR="00C0758B">
        <w:t>were</w:t>
      </w:r>
      <w:r w:rsidRPr="00AB1781">
        <w:t xml:space="preserve"> not humble-minded,</w:t>
      </w:r>
    </w:p>
    <w:p w14:paraId="08C53612" w14:textId="27B322D0" w:rsidR="00FD25B7" w:rsidRPr="00AB1781" w:rsidRDefault="00FD25B7" w:rsidP="00FD25B7">
      <w:pPr>
        <w:pStyle w:val="EnglishHangNoCoptic"/>
      </w:pPr>
      <w:r w:rsidRPr="00AB1781">
        <w:tab/>
        <w:t xml:space="preserve">but lift up my </w:t>
      </w:r>
      <w:r w:rsidR="00C0758B">
        <w:t>soul</w:t>
      </w:r>
      <w:r w:rsidRPr="00AB1781">
        <w:t>,</w:t>
      </w:r>
      <w:r w:rsidRPr="00AB1781">
        <w:rPr>
          <w:rStyle w:val="FootnoteReference"/>
        </w:rPr>
        <w:footnoteReference w:id="785"/>
      </w:r>
    </w:p>
    <w:p w14:paraId="10B7FCFA" w14:textId="51D75387" w:rsidR="00FD25B7" w:rsidRPr="00AB1781" w:rsidRDefault="00FD25B7" w:rsidP="00FD25B7">
      <w:pPr>
        <w:pStyle w:val="EnglishHangNoCoptic"/>
      </w:pPr>
      <w:r w:rsidRPr="00AB1781">
        <w:tab/>
        <w:t xml:space="preserve">like a </w:t>
      </w:r>
      <w:r w:rsidR="00C0758B">
        <w:t xml:space="preserve">child </w:t>
      </w:r>
      <w:r w:rsidRPr="00AB1781">
        <w:t xml:space="preserve">weaned </w:t>
      </w:r>
      <w:r w:rsidR="00C0758B">
        <w:t>from</w:t>
      </w:r>
      <w:r w:rsidRPr="00AB1781">
        <w:t xml:space="preserve"> its mother,</w:t>
      </w:r>
    </w:p>
    <w:p w14:paraId="7D70AB47" w14:textId="687977F2" w:rsidR="00FD25B7" w:rsidRPr="00AB1781" w:rsidRDefault="00FD25B7" w:rsidP="00FD25B7">
      <w:pPr>
        <w:pStyle w:val="EnglishHangEndNoCoptic"/>
      </w:pPr>
      <w:r w:rsidRPr="00AB1781">
        <w:tab/>
      </w:r>
      <w:r w:rsidR="001040C8">
        <w:t>You</w:t>
      </w:r>
      <w:r w:rsidRPr="00AB1781">
        <w:t xml:space="preserve"> </w:t>
      </w:r>
      <w:r w:rsidR="00C0758B">
        <w:t>would</w:t>
      </w:r>
      <w:r w:rsidRPr="00AB1781">
        <w:t xml:space="preserve"> </w:t>
      </w:r>
      <w:r w:rsidR="00C0758B">
        <w:t>reward my soul</w:t>
      </w:r>
      <w:r w:rsidRPr="00AB1781">
        <w:t>.</w:t>
      </w:r>
    </w:p>
    <w:p w14:paraId="6667C64A" w14:textId="382C25A7" w:rsidR="00FD25B7" w:rsidRPr="00AB1781" w:rsidRDefault="00FD25B7" w:rsidP="00FD25B7">
      <w:pPr>
        <w:pStyle w:val="EnglishHangNoCoptic"/>
      </w:pPr>
      <w:r w:rsidRPr="00AB1781">
        <w:t xml:space="preserve">3 Let Israel </w:t>
      </w:r>
      <w:r w:rsidR="00C0758B">
        <w:t>hope</w:t>
      </w:r>
      <w:r w:rsidRPr="00AB1781">
        <w:t xml:space="preserve"> in the Lord,</w:t>
      </w:r>
    </w:p>
    <w:p w14:paraId="362EFCB2" w14:textId="64DD513B" w:rsidR="00FD25B7" w:rsidRDefault="00FD25B7" w:rsidP="00FD25B7">
      <w:pPr>
        <w:pStyle w:val="EnglishHangEndNoCoptic"/>
      </w:pPr>
      <w:r w:rsidRPr="00AB1781">
        <w:tab/>
        <w:t xml:space="preserve">from now and </w:t>
      </w:r>
      <w:r w:rsidR="00C0758B">
        <w:t>to the ages</w:t>
      </w:r>
      <w:r w:rsidRPr="00AB1781">
        <w:t>.</w:t>
      </w:r>
    </w:p>
    <w:p w14:paraId="609D4CC0" w14:textId="3D530DCE" w:rsidR="003E6DC3" w:rsidRPr="00FD25B7" w:rsidRDefault="003E6DC3" w:rsidP="003E6DC3">
      <w:pPr>
        <w:pStyle w:val="Rubric"/>
      </w:pPr>
      <w:r>
        <w:lastRenderedPageBreak/>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_Ref411968081 \h </w:instrText>
      </w:r>
      <w:r>
        <w:fldChar w:fldCharType="separate"/>
      </w:r>
      <w:r w:rsidR="000C7DE2">
        <w:t>Psalm</w:t>
      </w:r>
      <w:r w:rsidR="000C7DE2" w:rsidRPr="00AB1781">
        <w:t xml:space="preserve"> 131</w:t>
      </w:r>
      <w:r w:rsidR="000C7DE2">
        <w:t>: “O Lord, remember David and all his meekness”</w:t>
      </w:r>
      <w:r>
        <w:fldChar w:fldCharType="end"/>
      </w:r>
      <w:r>
        <w:t xml:space="preserve">, page </w:t>
      </w:r>
      <w:r>
        <w:fldChar w:fldCharType="begin"/>
      </w:r>
      <w:r>
        <w:instrText xml:space="preserve"> PAGEREF _Ref411968081 \h </w:instrText>
      </w:r>
      <w:r>
        <w:fldChar w:fldCharType="separate"/>
      </w:r>
      <w:r w:rsidR="000C7DE2">
        <w:rPr>
          <w:noProof/>
        </w:rPr>
        <w:t>298</w:t>
      </w:r>
      <w:r>
        <w:fldChar w:fldCharType="end"/>
      </w:r>
      <w:r>
        <w:t>.</w:t>
      </w:r>
    </w:p>
    <w:p w14:paraId="43A0FD26" w14:textId="359FA4AA" w:rsidR="00FD25B7" w:rsidRPr="00F431B1" w:rsidRDefault="00F431B1" w:rsidP="00BF0205">
      <w:pPr>
        <w:pStyle w:val="Heading4"/>
      </w:pPr>
      <w:bookmarkStart w:id="317" w:name="_Ref411968081"/>
      <w:r>
        <w:t>Psalm</w:t>
      </w:r>
      <w:r w:rsidR="00FD25B7" w:rsidRPr="00AB1781">
        <w:t xml:space="preserve"> 131</w:t>
      </w:r>
      <w:r>
        <w:t xml:space="preserve">: </w:t>
      </w:r>
      <w:r w:rsidR="00BB3B58">
        <w:t>“</w:t>
      </w:r>
      <w:r>
        <w:t>O Lord, remember David and all his meeknes</w:t>
      </w:r>
      <w:r w:rsidR="00BB3B58">
        <w:t>s”</w:t>
      </w:r>
      <w:bookmarkEnd w:id="317"/>
    </w:p>
    <w:p w14:paraId="121C756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Promises of God</w:t>
      </w:r>
    </w:p>
    <w:p w14:paraId="68D06E51"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Growth of Saints is the Flowering of Holiness</w:t>
      </w:r>
    </w:p>
    <w:p w14:paraId="1F251655" w14:textId="75B85153" w:rsidR="00F14AA6" w:rsidRDefault="00F14AA6" w:rsidP="00F431B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CD68CD9" w14:textId="77777777" w:rsidR="00FD25B7" w:rsidRPr="00AB1781" w:rsidRDefault="00FD25B7" w:rsidP="00F431B1">
      <w:pPr>
        <w:pStyle w:val="Rubric"/>
      </w:pPr>
      <w:r w:rsidRPr="00AB1781">
        <w:t>1 (A Song of Ascents)</w:t>
      </w:r>
    </w:p>
    <w:p w14:paraId="7DE65617" w14:textId="77777777" w:rsidR="00FD25B7" w:rsidRPr="00AB1781" w:rsidRDefault="00FD25B7" w:rsidP="00F431B1">
      <w:pPr>
        <w:pStyle w:val="EnglishHangNoCoptic"/>
      </w:pPr>
      <w:r w:rsidRPr="00AB1781">
        <w:t>O Lord, remember David</w:t>
      </w:r>
    </w:p>
    <w:p w14:paraId="0881BAE7" w14:textId="77777777" w:rsidR="00FD25B7" w:rsidRPr="00AB1781" w:rsidRDefault="00FD25B7" w:rsidP="00F431B1">
      <w:pPr>
        <w:pStyle w:val="EnglishHangEndNoCoptic"/>
      </w:pPr>
      <w:r w:rsidRPr="00AB1781">
        <w:tab/>
        <w:t>and all his meekness,</w:t>
      </w:r>
    </w:p>
    <w:p w14:paraId="73EBDDD9" w14:textId="77777777" w:rsidR="00FD25B7" w:rsidRPr="00AB1781" w:rsidRDefault="00FD25B7" w:rsidP="00F431B1">
      <w:pPr>
        <w:pStyle w:val="EnglishHangNoCoptic"/>
      </w:pPr>
      <w:r w:rsidRPr="00AB1781">
        <w:t>2 how he swore to the Lord,</w:t>
      </w:r>
    </w:p>
    <w:p w14:paraId="3AAAB4EF" w14:textId="0F96A147" w:rsidR="00FD25B7" w:rsidRPr="00AB1781" w:rsidRDefault="00C0758B" w:rsidP="00F431B1">
      <w:pPr>
        <w:pStyle w:val="EnglishHangEndNoCoptic"/>
      </w:pPr>
      <w:r>
        <w:tab/>
        <w:t>and vowed to the God of Jacob,</w:t>
      </w:r>
    </w:p>
    <w:p w14:paraId="41EC0C44" w14:textId="71686D21" w:rsidR="00FD25B7" w:rsidRPr="00AB1781" w:rsidRDefault="00C0758B" w:rsidP="00F431B1">
      <w:pPr>
        <w:pStyle w:val="EnglishHangNoCoptic"/>
      </w:pPr>
      <w:r>
        <w:t>3 “</w:t>
      </w:r>
      <w:r w:rsidR="00FD25B7" w:rsidRPr="00AB1781">
        <w:t xml:space="preserve">I will not enter </w:t>
      </w:r>
      <w:r>
        <w:t>under the roof</w:t>
      </w:r>
      <w:r>
        <w:rPr>
          <w:rStyle w:val="FootnoteReference"/>
        </w:rPr>
        <w:footnoteReference w:id="786"/>
      </w:r>
      <w:r>
        <w:t xml:space="preserve"> of </w:t>
      </w:r>
      <w:r w:rsidR="00FD25B7" w:rsidRPr="00AB1781">
        <w:t>my house,</w:t>
      </w:r>
    </w:p>
    <w:p w14:paraId="590855D9" w14:textId="50892298" w:rsidR="00FD25B7" w:rsidRPr="00AB1781" w:rsidRDefault="00FD25B7" w:rsidP="00F431B1">
      <w:pPr>
        <w:pStyle w:val="EnglishHangEndNoCoptic"/>
      </w:pPr>
      <w:r w:rsidRPr="00AB1781">
        <w:tab/>
      </w:r>
      <w:r w:rsidR="00C0758B">
        <w:t>I will not</w:t>
      </w:r>
      <w:r w:rsidRPr="00AB1781">
        <w:t xml:space="preserve"> </w:t>
      </w:r>
      <w:r w:rsidR="00C0758B">
        <w:t>climb upon my bed,</w:t>
      </w:r>
    </w:p>
    <w:p w14:paraId="2FD24E6F" w14:textId="4451A542" w:rsidR="00FD25B7" w:rsidRPr="00AB1781" w:rsidRDefault="00FD25B7" w:rsidP="00F431B1">
      <w:pPr>
        <w:pStyle w:val="EnglishHangNoCoptic"/>
      </w:pPr>
      <w:r w:rsidRPr="00AB1781">
        <w:t>4 I will give no</w:t>
      </w:r>
      <w:r w:rsidR="00C0758B">
        <w:t>t</w:t>
      </w:r>
      <w:r w:rsidRPr="00AB1781">
        <w:t xml:space="preserve"> sleep to my eyes,</w:t>
      </w:r>
    </w:p>
    <w:p w14:paraId="3217C1AE" w14:textId="40987F78" w:rsidR="00FD25B7" w:rsidRPr="00AB1781" w:rsidRDefault="00FD25B7" w:rsidP="00F431B1">
      <w:pPr>
        <w:pStyle w:val="EnglishHangNoCoptic"/>
      </w:pPr>
      <w:r w:rsidRPr="00AB1781">
        <w:tab/>
        <w:t>no</w:t>
      </w:r>
      <w:r w:rsidR="00C0758B">
        <w:t>r</w:t>
      </w:r>
      <w:r w:rsidRPr="00AB1781">
        <w:t xml:space="preserve"> </w:t>
      </w:r>
      <w:r w:rsidR="00C0758B">
        <w:t>slumber</w:t>
      </w:r>
      <w:r w:rsidRPr="00AB1781">
        <w:t xml:space="preserve"> to my eyelids,</w:t>
      </w:r>
    </w:p>
    <w:p w14:paraId="546E0361" w14:textId="355EF630" w:rsidR="00FD25B7" w:rsidRPr="00AB1781" w:rsidRDefault="00FD25B7" w:rsidP="00F431B1">
      <w:pPr>
        <w:pStyle w:val="EnglishHangEndNoCoptic"/>
      </w:pPr>
      <w:r w:rsidRPr="00AB1781">
        <w:tab/>
        <w:t>no</w:t>
      </w:r>
      <w:r w:rsidR="00C0758B">
        <w:t>r</w:t>
      </w:r>
      <w:r w:rsidRPr="00AB1781">
        <w:t xml:space="preserve"> rest to my temples,</w:t>
      </w:r>
    </w:p>
    <w:p w14:paraId="1B8491E8" w14:textId="3CE55728" w:rsidR="00FD25B7" w:rsidRPr="00AB1781" w:rsidRDefault="00FD25B7" w:rsidP="00F431B1">
      <w:pPr>
        <w:pStyle w:val="EnglishHangNoCoptic"/>
      </w:pPr>
      <w:r w:rsidRPr="00AB1781">
        <w:t xml:space="preserve">5 </w:t>
      </w:r>
      <w:r w:rsidR="00C0758B">
        <w:t>until</w:t>
      </w:r>
      <w:r w:rsidRPr="00AB1781">
        <w:t xml:space="preserve"> I find </w:t>
      </w:r>
      <w:r w:rsidR="00C0758B">
        <w:t xml:space="preserve">a place for </w:t>
      </w:r>
      <w:r w:rsidRPr="00AB1781">
        <w:t>the Lord,</w:t>
      </w:r>
      <w:r w:rsidRPr="00AB1781">
        <w:rPr>
          <w:rStyle w:val="FootnoteReference"/>
        </w:rPr>
        <w:footnoteReference w:id="787"/>
      </w:r>
    </w:p>
    <w:p w14:paraId="47DE39D0" w14:textId="7B37FF86" w:rsidR="00FD25B7" w:rsidRPr="00AB1781" w:rsidRDefault="00FD25B7" w:rsidP="00F431B1">
      <w:pPr>
        <w:pStyle w:val="EnglishHangEndNoCoptic"/>
      </w:pPr>
      <w:r w:rsidRPr="00AB1781">
        <w:tab/>
        <w:t xml:space="preserve">the </w:t>
      </w:r>
      <w:r w:rsidR="00C0758B">
        <w:t>tabernacle of the God of Jacob!”</w:t>
      </w:r>
    </w:p>
    <w:p w14:paraId="335CB3CF" w14:textId="6F7AD9D3" w:rsidR="00FD25B7" w:rsidRPr="00AB1781" w:rsidRDefault="00FD25B7" w:rsidP="00F431B1">
      <w:pPr>
        <w:pStyle w:val="EnglishHangNoCoptic"/>
      </w:pPr>
      <w:r w:rsidRPr="00AB1781">
        <w:t xml:space="preserve">6 </w:t>
      </w:r>
      <w:r w:rsidR="00C0758B">
        <w:t>Behold, w</w:t>
      </w:r>
      <w:r w:rsidRPr="00AB1781">
        <w:t xml:space="preserve">e heard it was </w:t>
      </w:r>
      <w:r w:rsidR="00C0758B">
        <w:t>in</w:t>
      </w:r>
      <w:r w:rsidRPr="00AB1781">
        <w:t xml:space="preserve"> Ephrat</w:t>
      </w:r>
      <w:r w:rsidR="00C0758B">
        <w:t>h</w:t>
      </w:r>
      <w:r w:rsidRPr="00AB1781">
        <w:t>a,</w:t>
      </w:r>
    </w:p>
    <w:p w14:paraId="066ADE79" w14:textId="09D80A81" w:rsidR="00FD25B7" w:rsidRPr="00AB1781" w:rsidRDefault="00FD25B7" w:rsidP="00F431B1">
      <w:pPr>
        <w:pStyle w:val="EnglishHangEndNoCoptic"/>
      </w:pPr>
      <w:r w:rsidRPr="00AB1781">
        <w:tab/>
        <w:t xml:space="preserve">we found it in the </w:t>
      </w:r>
      <w:r w:rsidR="00023B09">
        <w:t>plains of the forest</w:t>
      </w:r>
      <w:r w:rsidRPr="00AB1781">
        <w:t>.</w:t>
      </w:r>
      <w:r w:rsidRPr="00AB1781">
        <w:rPr>
          <w:rStyle w:val="FootnoteReference"/>
        </w:rPr>
        <w:footnoteReference w:id="788"/>
      </w:r>
    </w:p>
    <w:p w14:paraId="4CE58C5E" w14:textId="7D9578D1" w:rsidR="00FD25B7" w:rsidRPr="00AB1781" w:rsidRDefault="00FD25B7" w:rsidP="00F431B1">
      <w:pPr>
        <w:pStyle w:val="EnglishHangNoCoptic"/>
      </w:pPr>
      <w:r w:rsidRPr="00AB1781">
        <w:t xml:space="preserve">7 Let us enter </w:t>
      </w:r>
      <w:r w:rsidR="00023B09">
        <w:t xml:space="preserve">into </w:t>
      </w:r>
      <w:r w:rsidRPr="00AB1781">
        <w:t xml:space="preserve">His </w:t>
      </w:r>
      <w:r w:rsidR="00023B09">
        <w:t>tabernacles</w:t>
      </w:r>
      <w:r w:rsidRPr="00AB1781">
        <w:t>;</w:t>
      </w:r>
    </w:p>
    <w:p w14:paraId="1D46C5C5" w14:textId="163C658E" w:rsidR="00FD25B7" w:rsidRPr="00AB1781" w:rsidRDefault="00FD25B7" w:rsidP="00F431B1">
      <w:pPr>
        <w:pStyle w:val="EnglishHangEndNoCoptic"/>
      </w:pPr>
      <w:r w:rsidRPr="00AB1781">
        <w:tab/>
        <w:t xml:space="preserve">let us </w:t>
      </w:r>
      <w:r w:rsidR="00023B09">
        <w:t>worship</w:t>
      </w:r>
      <w:r w:rsidR="00023B09">
        <w:rPr>
          <w:rStyle w:val="FootnoteReference"/>
        </w:rPr>
        <w:footnoteReference w:id="789"/>
      </w:r>
      <w:r w:rsidRPr="00AB1781">
        <w:t xml:space="preserve"> </w:t>
      </w:r>
      <w:r w:rsidR="00023B09">
        <w:t>at</w:t>
      </w:r>
      <w:r w:rsidRPr="00AB1781">
        <w:t xml:space="preserve"> the place where His feet stood.</w:t>
      </w:r>
    </w:p>
    <w:p w14:paraId="3F1DE551" w14:textId="6421ADF3" w:rsidR="00FD25B7" w:rsidRPr="00AB1781" w:rsidRDefault="00FD25B7" w:rsidP="00F431B1">
      <w:pPr>
        <w:pStyle w:val="EnglishHangNoCoptic"/>
      </w:pPr>
      <w:r w:rsidRPr="00AB1781">
        <w:t xml:space="preserve">8 Arise, O Lord, into </w:t>
      </w:r>
      <w:r w:rsidR="00E570CB">
        <w:t>Your</w:t>
      </w:r>
      <w:r w:rsidR="00023B09">
        <w:t xml:space="preserve"> rest</w:t>
      </w:r>
      <w:r w:rsidR="00023B09">
        <w:rPr>
          <w:rStyle w:val="FootnoteReference"/>
        </w:rPr>
        <w:footnoteReference w:id="790"/>
      </w:r>
      <w:r w:rsidRPr="00AB1781">
        <w:t>;</w:t>
      </w:r>
    </w:p>
    <w:p w14:paraId="78F32A97" w14:textId="55F96C0E" w:rsidR="00FD25B7" w:rsidRPr="00AB1781" w:rsidRDefault="00FD25B7" w:rsidP="00F431B1">
      <w:pPr>
        <w:pStyle w:val="EnglishHangEndNoCoptic"/>
      </w:pPr>
      <w:r w:rsidRPr="00AB1781">
        <w:tab/>
      </w:r>
      <w:r w:rsidR="001040C8">
        <w:t>You</w:t>
      </w:r>
      <w:r w:rsidRPr="00AB1781">
        <w:t xml:space="preserve"> and the ark of </w:t>
      </w:r>
      <w:r w:rsidR="00E570CB">
        <w:t>Your</w:t>
      </w:r>
      <w:r w:rsidRPr="00AB1781">
        <w:t xml:space="preserve"> </w:t>
      </w:r>
      <w:r w:rsidR="00023B09">
        <w:t>holy place</w:t>
      </w:r>
      <w:r w:rsidR="00023B09">
        <w:rPr>
          <w:rStyle w:val="FootnoteReference"/>
        </w:rPr>
        <w:footnoteReference w:id="791"/>
      </w:r>
      <w:r w:rsidRPr="00AB1781">
        <w:t>.</w:t>
      </w:r>
    </w:p>
    <w:p w14:paraId="23B5DEB7" w14:textId="0DDFAFB3" w:rsidR="00FD25B7" w:rsidRPr="00AB1781" w:rsidRDefault="00FD25B7" w:rsidP="00F431B1">
      <w:pPr>
        <w:pStyle w:val="EnglishHangNoCoptic"/>
      </w:pPr>
      <w:r w:rsidRPr="00AB1781">
        <w:t xml:space="preserve">9 </w:t>
      </w:r>
      <w:r w:rsidR="00E570CB">
        <w:t>Your</w:t>
      </w:r>
      <w:r w:rsidRPr="00AB1781">
        <w:t xml:space="preserve"> priests </w:t>
      </w:r>
      <w:r w:rsidR="00023B09">
        <w:t>will be clothed with righteousness;</w:t>
      </w:r>
    </w:p>
    <w:p w14:paraId="132DCFB3" w14:textId="23ADA9BE" w:rsidR="00FD25B7" w:rsidRPr="00AB1781" w:rsidRDefault="00FD25B7" w:rsidP="00F431B1">
      <w:pPr>
        <w:pStyle w:val="EnglishHangEndNoCoptic"/>
      </w:pPr>
      <w:r w:rsidRPr="00AB1781">
        <w:tab/>
      </w:r>
      <w:r w:rsidR="00E570CB">
        <w:t>Your</w:t>
      </w:r>
      <w:r w:rsidRPr="00AB1781">
        <w:t xml:space="preserve"> saints </w:t>
      </w:r>
      <w:r w:rsidR="00023B09">
        <w:t xml:space="preserve">will </w:t>
      </w:r>
      <w:r w:rsidRPr="00AB1781">
        <w:t>rejoice.</w:t>
      </w:r>
    </w:p>
    <w:p w14:paraId="5F85C8DD" w14:textId="77777777" w:rsidR="00FD25B7" w:rsidRPr="00AB1781" w:rsidRDefault="00FD25B7" w:rsidP="00F431B1">
      <w:pPr>
        <w:pStyle w:val="EnglishHangNoCoptic"/>
      </w:pPr>
      <w:r w:rsidRPr="00AB1781">
        <w:lastRenderedPageBreak/>
        <w:t xml:space="preserve">10 For </w:t>
      </w:r>
      <w:r w:rsidR="00E570CB">
        <w:t>Your</w:t>
      </w:r>
      <w:r w:rsidRPr="00AB1781">
        <w:t xml:space="preserve"> servant David’s sake,</w:t>
      </w:r>
    </w:p>
    <w:p w14:paraId="2A77A106" w14:textId="7E905D97" w:rsidR="00FD25B7" w:rsidRPr="00AB1781" w:rsidRDefault="00FD25B7" w:rsidP="00F431B1">
      <w:pPr>
        <w:pStyle w:val="EnglishHangEndNoCoptic"/>
      </w:pPr>
      <w:r w:rsidRPr="00AB1781">
        <w:tab/>
      </w:r>
      <w:r w:rsidR="00E11362">
        <w:t>do not turn Your face</w:t>
      </w:r>
      <w:r w:rsidRPr="00AB1781">
        <w:t xml:space="preserve"> away from </w:t>
      </w:r>
      <w:r w:rsidR="00E570CB">
        <w:t>Your</w:t>
      </w:r>
      <w:r w:rsidRPr="00AB1781">
        <w:t xml:space="preserve"> anointed.</w:t>
      </w:r>
      <w:r w:rsidRPr="00AB1781">
        <w:rPr>
          <w:rStyle w:val="FootnoteReference"/>
        </w:rPr>
        <w:footnoteReference w:id="792"/>
      </w:r>
    </w:p>
    <w:p w14:paraId="4A693BBF" w14:textId="63B61A00" w:rsidR="00FD25B7" w:rsidRPr="00AB1781" w:rsidRDefault="00FD25B7" w:rsidP="00F431B1">
      <w:pPr>
        <w:pStyle w:val="EnglishHangNoCoptic"/>
      </w:pPr>
      <w:r w:rsidRPr="00AB1781">
        <w:t xml:space="preserve">11 The Lord </w:t>
      </w:r>
      <w:r w:rsidR="00631963">
        <w:t>swore</w:t>
      </w:r>
      <w:r w:rsidRPr="00AB1781">
        <w:t xml:space="preserve"> </w:t>
      </w:r>
      <w:r w:rsidR="00631963">
        <w:t>to David this truth</w:t>
      </w:r>
      <w:r w:rsidRPr="00AB1781">
        <w:t>,</w:t>
      </w:r>
    </w:p>
    <w:p w14:paraId="4225DCB0" w14:textId="292D9390" w:rsidR="00FD25B7" w:rsidRPr="00AB1781" w:rsidRDefault="00FD25B7" w:rsidP="00F431B1">
      <w:pPr>
        <w:pStyle w:val="EnglishHangNoCoptic"/>
      </w:pPr>
      <w:r w:rsidRPr="00AB1781">
        <w:tab/>
        <w:t xml:space="preserve">and </w:t>
      </w:r>
      <w:r w:rsidR="00631963">
        <w:t>He will not annul it,</w:t>
      </w:r>
    </w:p>
    <w:p w14:paraId="41901EA9" w14:textId="3E057F07" w:rsidR="00FD25B7" w:rsidRPr="00F431B1" w:rsidRDefault="00631963" w:rsidP="00F431B1">
      <w:pPr>
        <w:pStyle w:val="EnglishHangEndNoCoptic"/>
      </w:pPr>
      <w:r>
        <w:tab/>
        <w:t>“I will set o</w:t>
      </w:r>
      <w:r w:rsidR="00FD25B7" w:rsidRPr="00AB1781">
        <w:t xml:space="preserve">ne </w:t>
      </w:r>
      <w:r>
        <w:t>from the fruit of your loins</w:t>
      </w:r>
      <w:r w:rsidR="00FD25B7" w:rsidRPr="00AB1781">
        <w:t xml:space="preserve"> on your throne.</w:t>
      </w:r>
      <w:r w:rsidR="00FD25B7" w:rsidRPr="00AB1781">
        <w:rPr>
          <w:rStyle w:val="FootnoteReference"/>
        </w:rPr>
        <w:footnoteReference w:id="793"/>
      </w:r>
    </w:p>
    <w:p w14:paraId="50F50140" w14:textId="7F1560A7" w:rsidR="00FD25B7" w:rsidRPr="00AB1781" w:rsidRDefault="00FD25B7" w:rsidP="00F431B1">
      <w:pPr>
        <w:pStyle w:val="EnglishHangNoCoptic"/>
      </w:pPr>
      <w:r w:rsidRPr="00AB1781">
        <w:t xml:space="preserve">12 If your </w:t>
      </w:r>
      <w:r w:rsidR="00631963">
        <w:t>sons</w:t>
      </w:r>
      <w:r w:rsidRPr="00AB1781">
        <w:t xml:space="preserve"> keep my covenant</w:t>
      </w:r>
    </w:p>
    <w:p w14:paraId="623DD581" w14:textId="4C00D0F7" w:rsidR="00FD25B7" w:rsidRPr="00AB1781" w:rsidRDefault="00FD25B7" w:rsidP="00F431B1">
      <w:pPr>
        <w:pStyle w:val="EnglishHangNoCoptic"/>
      </w:pPr>
      <w:r w:rsidRPr="00AB1781">
        <w:tab/>
        <w:t xml:space="preserve">and these testimonies </w:t>
      </w:r>
      <w:r w:rsidR="00631963">
        <w:t xml:space="preserve">that </w:t>
      </w:r>
      <w:r w:rsidRPr="00AB1781">
        <w:t>I will teach them,</w:t>
      </w:r>
    </w:p>
    <w:p w14:paraId="7934AD39" w14:textId="09988B96" w:rsidR="00FD25B7" w:rsidRPr="00AB1781" w:rsidRDefault="00FD25B7" w:rsidP="00F431B1">
      <w:pPr>
        <w:pStyle w:val="EnglishHangEndNoCoptic"/>
      </w:pPr>
      <w:r w:rsidRPr="00AB1781">
        <w:tab/>
        <w:t xml:space="preserve">their sons </w:t>
      </w:r>
      <w:r w:rsidR="00631963">
        <w:t>will sit upon your thrown</w:t>
      </w:r>
      <w:r w:rsidRPr="00AB1781">
        <w:t xml:space="preserve"> </w:t>
      </w:r>
      <w:r w:rsidR="00A8396B">
        <w:t>forever</w:t>
      </w:r>
      <w:r w:rsidR="00631963">
        <w:t>.”</w:t>
      </w:r>
    </w:p>
    <w:p w14:paraId="74E64B1B" w14:textId="77777777" w:rsidR="00FD25B7" w:rsidRPr="00AB1781" w:rsidRDefault="00FD25B7" w:rsidP="00F431B1">
      <w:pPr>
        <w:pStyle w:val="EnglishHangNoCoptic"/>
      </w:pPr>
      <w:r w:rsidRPr="00AB1781">
        <w:t>13 For the Lord has chosen Zion;</w:t>
      </w:r>
    </w:p>
    <w:p w14:paraId="41DC3E20" w14:textId="38D84510" w:rsidR="00FD25B7" w:rsidRPr="00AB1781" w:rsidRDefault="00FD25B7" w:rsidP="00F431B1">
      <w:pPr>
        <w:pStyle w:val="EnglishHangEndNoCoptic"/>
      </w:pPr>
      <w:r w:rsidRPr="00AB1781">
        <w:tab/>
        <w:t xml:space="preserve">He </w:t>
      </w:r>
      <w:r w:rsidR="00631963">
        <w:t>chose</w:t>
      </w:r>
      <w:r w:rsidRPr="00AB1781">
        <w:t xml:space="preserve"> </w:t>
      </w:r>
      <w:r w:rsidR="00631963">
        <w:t>her</w:t>
      </w:r>
      <w:r w:rsidRPr="00AB1781">
        <w:t xml:space="preserve"> for His dwelling:</w:t>
      </w:r>
    </w:p>
    <w:p w14:paraId="39481A15" w14:textId="571ABCF5" w:rsidR="00FD25B7" w:rsidRPr="00AB1781" w:rsidRDefault="00631963" w:rsidP="00F431B1">
      <w:pPr>
        <w:pStyle w:val="EnglishHangNoCoptic"/>
      </w:pPr>
      <w:r>
        <w:t>14 “</w:t>
      </w:r>
      <w:r w:rsidR="00FD25B7" w:rsidRPr="00AB1781">
        <w:t xml:space="preserve">This is My resting-place </w:t>
      </w:r>
      <w:r>
        <w:t>to the age of ages</w:t>
      </w:r>
      <w:r w:rsidR="00FD25B7" w:rsidRPr="00AB1781">
        <w:t>;</w:t>
      </w:r>
    </w:p>
    <w:p w14:paraId="1E1D63E9" w14:textId="6570407C" w:rsidR="00FD25B7" w:rsidRPr="00AB1781" w:rsidRDefault="00FD25B7" w:rsidP="00F431B1">
      <w:pPr>
        <w:pStyle w:val="EnglishHangEndNoCoptic"/>
      </w:pPr>
      <w:r w:rsidRPr="00AB1781">
        <w:tab/>
        <w:t>I will dwell</w:t>
      </w:r>
      <w:r w:rsidR="00631963">
        <w:t xml:space="preserve"> here</w:t>
      </w:r>
      <w:r w:rsidRPr="00AB1781">
        <w:t xml:space="preserve">, for I have </w:t>
      </w:r>
      <w:r w:rsidR="00631963">
        <w:t>chosen</w:t>
      </w:r>
      <w:r w:rsidRPr="00AB1781">
        <w:t xml:space="preserve"> </w:t>
      </w:r>
      <w:r w:rsidR="00631963">
        <w:t>her</w:t>
      </w:r>
      <w:r w:rsidRPr="00AB1781">
        <w:t>.</w:t>
      </w:r>
    </w:p>
    <w:p w14:paraId="688E91AC" w14:textId="099A06F5" w:rsidR="00FD25B7" w:rsidRPr="00AB1781" w:rsidRDefault="00FD25B7" w:rsidP="00F431B1">
      <w:pPr>
        <w:pStyle w:val="EnglishHangNoCoptic"/>
      </w:pPr>
      <w:r w:rsidRPr="00AB1781">
        <w:t xml:space="preserve">15 </w:t>
      </w:r>
      <w:r w:rsidR="00631963">
        <w:t xml:space="preserve">Blessing, </w:t>
      </w:r>
      <w:r w:rsidRPr="00AB1781">
        <w:t>I will bless her provisions</w:t>
      </w:r>
      <w:r w:rsidR="00631963">
        <w:rPr>
          <w:rStyle w:val="FootnoteReference"/>
        </w:rPr>
        <w:footnoteReference w:id="794"/>
      </w:r>
      <w:r w:rsidRPr="00AB1781">
        <w:t>;</w:t>
      </w:r>
    </w:p>
    <w:p w14:paraId="40775DE2" w14:textId="77777777" w:rsidR="00FD25B7" w:rsidRPr="00AB1781" w:rsidRDefault="00FD25B7" w:rsidP="00F431B1">
      <w:pPr>
        <w:pStyle w:val="EnglishHangEndNoCoptic"/>
      </w:pPr>
      <w:r w:rsidRPr="00AB1781">
        <w:tab/>
        <w:t>I will satisfy her poor with bread.</w:t>
      </w:r>
    </w:p>
    <w:p w14:paraId="3E597E3E" w14:textId="253F4CCE" w:rsidR="00FD25B7" w:rsidRPr="00AB1781" w:rsidRDefault="00FD25B7" w:rsidP="00F431B1">
      <w:pPr>
        <w:pStyle w:val="EnglishHangNoCoptic"/>
      </w:pPr>
      <w:r w:rsidRPr="00AB1781">
        <w:t>16 I will clothe</w:t>
      </w:r>
      <w:r w:rsidR="00631963">
        <w:t xml:space="preserve"> her priests</w:t>
      </w:r>
      <w:r w:rsidRPr="00AB1781">
        <w:t xml:space="preserve"> with salvation,</w:t>
      </w:r>
    </w:p>
    <w:p w14:paraId="0A4CF3E2" w14:textId="08723476" w:rsidR="00FD25B7" w:rsidRPr="00AB1781" w:rsidRDefault="00FD25B7" w:rsidP="00F431B1">
      <w:pPr>
        <w:pStyle w:val="EnglishHangEndNoCoptic"/>
      </w:pPr>
      <w:r w:rsidRPr="00AB1781">
        <w:tab/>
        <w:t>and her saints will shout for joy</w:t>
      </w:r>
      <w:r w:rsidR="00631963">
        <w:rPr>
          <w:rStyle w:val="FootnoteReference"/>
        </w:rPr>
        <w:footnoteReference w:id="795"/>
      </w:r>
      <w:r w:rsidRPr="00AB1781">
        <w:t>.</w:t>
      </w:r>
    </w:p>
    <w:p w14:paraId="4534D308" w14:textId="773956C5" w:rsidR="00FD25B7" w:rsidRPr="00AB1781" w:rsidRDefault="00FD25B7" w:rsidP="00F431B1">
      <w:pPr>
        <w:pStyle w:val="EnglishHangNoCoptic"/>
      </w:pPr>
      <w:r w:rsidRPr="00AB1781">
        <w:t xml:space="preserve">17 I will </w:t>
      </w:r>
      <w:r w:rsidR="00631963">
        <w:t>cause</w:t>
      </w:r>
      <w:r w:rsidRPr="00AB1781">
        <w:t xml:space="preserve"> the stock</w:t>
      </w:r>
      <w:r w:rsidRPr="00AB1781">
        <w:rPr>
          <w:rStyle w:val="FootnoteReference"/>
        </w:rPr>
        <w:footnoteReference w:id="796"/>
      </w:r>
      <w:r w:rsidRPr="00AB1781">
        <w:t xml:space="preserve"> of David </w:t>
      </w:r>
      <w:r w:rsidR="00631963">
        <w:t>to spring up</w:t>
      </w:r>
      <w:r w:rsidRPr="00AB1781">
        <w:t xml:space="preserve"> there;</w:t>
      </w:r>
    </w:p>
    <w:p w14:paraId="1690C103" w14:textId="77777777" w:rsidR="00FD25B7" w:rsidRPr="00AB1781" w:rsidRDefault="00FD25B7" w:rsidP="00F431B1">
      <w:pPr>
        <w:pStyle w:val="EnglishHangEndNoCoptic"/>
      </w:pPr>
      <w:r w:rsidRPr="00AB1781">
        <w:tab/>
        <w:t>I have prepared a lamp</w:t>
      </w:r>
      <w:r w:rsidRPr="00AB1781">
        <w:rPr>
          <w:rStyle w:val="FootnoteReference"/>
        </w:rPr>
        <w:footnoteReference w:id="797"/>
      </w:r>
      <w:r w:rsidRPr="00AB1781">
        <w:t xml:space="preserve"> for my Christ.</w:t>
      </w:r>
    </w:p>
    <w:p w14:paraId="4A49412B" w14:textId="097D59C7" w:rsidR="00FD25B7" w:rsidRPr="00AB1781" w:rsidRDefault="00FD25B7" w:rsidP="00F431B1">
      <w:pPr>
        <w:pStyle w:val="EnglishHangNoCoptic"/>
      </w:pPr>
      <w:r w:rsidRPr="00AB1781">
        <w:t xml:space="preserve">18 I will clothe </w:t>
      </w:r>
      <w:r w:rsidR="00631963">
        <w:t>H</w:t>
      </w:r>
      <w:r w:rsidR="00631963" w:rsidRPr="00AB1781">
        <w:t xml:space="preserve">is enemies </w:t>
      </w:r>
      <w:r w:rsidRPr="00AB1781">
        <w:t>with shame;</w:t>
      </w:r>
    </w:p>
    <w:p w14:paraId="7755E77C" w14:textId="64A51C80" w:rsidR="00FD25B7" w:rsidRDefault="00FD25B7" w:rsidP="00F431B1">
      <w:pPr>
        <w:pStyle w:val="EnglishHangEndNoCoptic"/>
      </w:pPr>
      <w:r w:rsidRPr="00AB1781">
        <w:tab/>
        <w:t xml:space="preserve">but </w:t>
      </w:r>
      <w:r w:rsidR="00631963">
        <w:t>upon</w:t>
      </w:r>
      <w:r w:rsidRPr="00AB1781">
        <w:t xml:space="preserve"> Him my holiness will blossom.</w:t>
      </w:r>
    </w:p>
    <w:p w14:paraId="350BF32A" w14:textId="38E91A1E" w:rsidR="003E6DC3" w:rsidRPr="00F431B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_Ref411968095 \h </w:instrText>
      </w:r>
      <w:r>
        <w:fldChar w:fldCharType="separate"/>
      </w:r>
      <w:r w:rsidR="000C7DE2">
        <w:t>Psalm</w:t>
      </w:r>
      <w:r w:rsidR="000C7DE2" w:rsidRPr="00AB1781">
        <w:t xml:space="preserve"> 132</w:t>
      </w:r>
      <w:r w:rsidR="000C7DE2">
        <w:t>: “Behold, what is so good or so pleasant as for brethren to dwell together in unity”</w:t>
      </w:r>
      <w:r>
        <w:fldChar w:fldCharType="end"/>
      </w:r>
      <w:r>
        <w:t xml:space="preserve">, page </w:t>
      </w:r>
      <w:r>
        <w:fldChar w:fldCharType="begin"/>
      </w:r>
      <w:r>
        <w:instrText xml:space="preserve"> PAGEREF _Ref411968095 \h </w:instrText>
      </w:r>
      <w:r>
        <w:fldChar w:fldCharType="separate"/>
      </w:r>
      <w:r w:rsidR="000C7DE2">
        <w:rPr>
          <w:noProof/>
        </w:rPr>
        <w:t>299</w:t>
      </w:r>
      <w:r>
        <w:fldChar w:fldCharType="end"/>
      </w:r>
      <w:r>
        <w:t>.</w:t>
      </w:r>
    </w:p>
    <w:p w14:paraId="359E6A39" w14:textId="3D6C3CDC" w:rsidR="00FD25B7" w:rsidRPr="00F431B1" w:rsidRDefault="00F431B1" w:rsidP="00BF0205">
      <w:pPr>
        <w:pStyle w:val="Heading4"/>
      </w:pPr>
      <w:bookmarkStart w:id="318" w:name="_Ref411968095"/>
      <w:r>
        <w:t>Psalm</w:t>
      </w:r>
      <w:r w:rsidR="00FD25B7" w:rsidRPr="00AB1781">
        <w:t xml:space="preserve"> 132</w:t>
      </w:r>
      <w:r>
        <w:t xml:space="preserve">: </w:t>
      </w:r>
      <w:r w:rsidR="00BB3B58">
        <w:t>“</w:t>
      </w:r>
      <w:r>
        <w:t xml:space="preserve">Behold, </w:t>
      </w:r>
      <w:r w:rsidR="00BB3B58">
        <w:t>what is so good or so pleasant as for brethren to dwell together in</w:t>
      </w:r>
      <w:r>
        <w:t xml:space="preserve"> unit</w:t>
      </w:r>
      <w:r w:rsidR="00BB3B58">
        <w:t>y”</w:t>
      </w:r>
      <w:bookmarkEnd w:id="318"/>
    </w:p>
    <w:p w14:paraId="195DCF05"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The Blessing of Unity</w:t>
      </w:r>
    </w:p>
    <w:p w14:paraId="3EDBC324" w14:textId="77777777" w:rsidR="00FD25B7" w:rsidRPr="00AB1781" w:rsidRDefault="00FD25B7" w:rsidP="00F431B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Spirit of God is Oil and Dew</w:t>
      </w:r>
    </w:p>
    <w:p w14:paraId="0FDA0B21" w14:textId="0B1A5645" w:rsidR="00F14AA6" w:rsidRDefault="00F14AA6" w:rsidP="00F431B1">
      <w:pPr>
        <w:pStyle w:val="Rubric"/>
      </w:pPr>
      <w:r>
        <w:lastRenderedPageBreak/>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3AE9BCAB" w14:textId="77777777" w:rsidR="00FD25B7" w:rsidRPr="00AB1781" w:rsidRDefault="00FD25B7" w:rsidP="00F431B1">
      <w:pPr>
        <w:pStyle w:val="Rubric"/>
      </w:pPr>
      <w:r w:rsidRPr="00AB1781">
        <w:t>1 (A Song of Ascents. By David)</w:t>
      </w:r>
    </w:p>
    <w:p w14:paraId="33F7B122" w14:textId="6AA50214" w:rsidR="00FD25B7" w:rsidRPr="00AB1781" w:rsidRDefault="00FD25B7" w:rsidP="00F431B1">
      <w:pPr>
        <w:pStyle w:val="EnglishHangNoCoptic"/>
      </w:pPr>
      <w:r w:rsidRPr="00AB1781">
        <w:t xml:space="preserve">Behold, </w:t>
      </w:r>
      <w:r w:rsidR="00593877">
        <w:t>what is so good or so pleasant as</w:t>
      </w:r>
    </w:p>
    <w:p w14:paraId="405323FE" w14:textId="2888C1CD" w:rsidR="00FD25B7" w:rsidRPr="00AB1781" w:rsidRDefault="00FD25B7" w:rsidP="00F431B1">
      <w:pPr>
        <w:pStyle w:val="EnglishHangEndNoCoptic"/>
      </w:pPr>
      <w:r w:rsidRPr="00AB1781">
        <w:tab/>
      </w:r>
      <w:r w:rsidR="00593877">
        <w:t>for</w:t>
      </w:r>
      <w:r w:rsidRPr="00AB1781">
        <w:t xml:space="preserve"> </w:t>
      </w:r>
      <w:r w:rsidR="00593877">
        <w:t>brethren to dwell together in unity?</w:t>
      </w:r>
    </w:p>
    <w:p w14:paraId="50989B6B" w14:textId="60E21951" w:rsidR="00FD25B7" w:rsidRPr="00AB1781" w:rsidRDefault="00FD25B7" w:rsidP="00F431B1">
      <w:pPr>
        <w:pStyle w:val="EnglishHangNoCoptic"/>
      </w:pPr>
      <w:r w:rsidRPr="00AB1781">
        <w:t>2 It is like precious oil on the head</w:t>
      </w:r>
      <w:r w:rsidR="00593877">
        <w:t>,</w:t>
      </w:r>
    </w:p>
    <w:p w14:paraId="098F310A" w14:textId="676F4060" w:rsidR="00FD25B7" w:rsidRPr="00AB1781" w:rsidRDefault="00FD25B7" w:rsidP="00F431B1">
      <w:pPr>
        <w:pStyle w:val="EnglishHangNoCoptic"/>
      </w:pPr>
      <w:r w:rsidRPr="00AB1781">
        <w:tab/>
        <w:t xml:space="preserve">running down </w:t>
      </w:r>
      <w:r w:rsidR="00593877">
        <w:t>upon</w:t>
      </w:r>
      <w:r w:rsidRPr="00AB1781">
        <w:t xml:space="preserve"> the beard,</w:t>
      </w:r>
    </w:p>
    <w:p w14:paraId="555905F4" w14:textId="4CDCD28B" w:rsidR="00FD25B7" w:rsidRPr="00AB1781" w:rsidRDefault="00593877" w:rsidP="00F431B1">
      <w:pPr>
        <w:pStyle w:val="EnglishHangNoCoptic"/>
      </w:pPr>
      <w:r>
        <w:tab/>
        <w:t>the beard of Aaron</w:t>
      </w:r>
      <w:r w:rsidR="00FD25B7" w:rsidRPr="00AB1781">
        <w:t>,</w:t>
      </w:r>
    </w:p>
    <w:p w14:paraId="534639C1" w14:textId="0289A475" w:rsidR="00FD25B7" w:rsidRPr="00AB1781" w:rsidRDefault="00FD25B7" w:rsidP="00593877">
      <w:pPr>
        <w:pStyle w:val="EnglishHangEndNoCoptic"/>
      </w:pPr>
      <w:r w:rsidRPr="00AB1781">
        <w:tab/>
        <w:t xml:space="preserve">running </w:t>
      </w:r>
      <w:r w:rsidR="00593877">
        <w:t>down to the edge of his garment;</w:t>
      </w:r>
    </w:p>
    <w:p w14:paraId="71548BF6" w14:textId="093ED3A7" w:rsidR="00FD25B7" w:rsidRPr="00AB1781" w:rsidRDefault="00FD25B7" w:rsidP="00F431B1">
      <w:pPr>
        <w:pStyle w:val="EnglishHangNoCoptic"/>
      </w:pPr>
      <w:r w:rsidRPr="00AB1781">
        <w:t>3 like the dew of H</w:t>
      </w:r>
      <w:r w:rsidR="00593877">
        <w:t>aë</w:t>
      </w:r>
      <w:r w:rsidRPr="00AB1781">
        <w:t>rmon</w:t>
      </w:r>
      <w:r w:rsidR="00593877">
        <w:t>,</w:t>
      </w:r>
    </w:p>
    <w:p w14:paraId="538A4857" w14:textId="57C17ACC" w:rsidR="00FD25B7" w:rsidRPr="00AB1781" w:rsidRDefault="00FD25B7" w:rsidP="00F431B1">
      <w:pPr>
        <w:pStyle w:val="EnglishHangNoCoptic"/>
      </w:pPr>
      <w:r w:rsidRPr="00AB1781">
        <w:tab/>
      </w:r>
      <w:r w:rsidR="00593877">
        <w:t>which</w:t>
      </w:r>
      <w:r w:rsidRPr="00AB1781">
        <w:t xml:space="preserve"> descends on the mountains of Zion</w:t>
      </w:r>
      <w:r w:rsidR="00593877">
        <w:t>;</w:t>
      </w:r>
      <w:r w:rsidRPr="00AB1781">
        <w:rPr>
          <w:rStyle w:val="FootnoteReference"/>
        </w:rPr>
        <w:footnoteReference w:id="798"/>
      </w:r>
    </w:p>
    <w:p w14:paraId="7B0601B3" w14:textId="2004BA8C" w:rsidR="00FD25B7" w:rsidRPr="00AB1781" w:rsidRDefault="00FD25B7" w:rsidP="00F431B1">
      <w:pPr>
        <w:pStyle w:val="EnglishHangNoCoptic"/>
      </w:pPr>
      <w:r w:rsidRPr="00AB1781">
        <w:tab/>
        <w:t>for there</w:t>
      </w:r>
      <w:r w:rsidRPr="00AB1781">
        <w:rPr>
          <w:rStyle w:val="FootnoteReference"/>
        </w:rPr>
        <w:footnoteReference w:id="799"/>
      </w:r>
      <w:r w:rsidRPr="00AB1781">
        <w:t xml:space="preserve"> the Lord </w:t>
      </w:r>
      <w:r w:rsidR="00593877">
        <w:t>commanded</w:t>
      </w:r>
      <w:r w:rsidRPr="00AB1781">
        <w:t xml:space="preserve"> the blessing</w:t>
      </w:r>
      <w:r w:rsidR="00593877">
        <w:t>,</w:t>
      </w:r>
    </w:p>
    <w:p w14:paraId="307C36E6" w14:textId="3E19C40A" w:rsidR="00FD25B7" w:rsidRDefault="00FD25B7" w:rsidP="00F431B1">
      <w:pPr>
        <w:pStyle w:val="EnglishHangEndNoCoptic"/>
      </w:pPr>
      <w:r w:rsidRPr="00AB1781">
        <w:tab/>
      </w:r>
      <w:r w:rsidR="00593877">
        <w:t>and life forevermore</w:t>
      </w:r>
      <w:r w:rsidRPr="00AB1781">
        <w:t>.</w:t>
      </w:r>
    </w:p>
    <w:p w14:paraId="18E6CC54" w14:textId="6133B8E4" w:rsidR="003E6DC3" w:rsidRPr="00F431B1" w:rsidRDefault="003E6DC3" w:rsidP="003E6DC3">
      <w:pPr>
        <w:pStyle w:val="Rubric"/>
      </w:pPr>
      <w:r>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E611C7">
        <w:t xml:space="preserve"> continue</w:t>
      </w:r>
      <w:r>
        <w:t xml:space="preserve"> with </w:t>
      </w:r>
      <w:r>
        <w:fldChar w:fldCharType="begin"/>
      </w:r>
      <w:r>
        <w:instrText xml:space="preserve"> REF _Ref411968119 \h </w:instrText>
      </w:r>
      <w:r>
        <w:fldChar w:fldCharType="separate"/>
      </w:r>
      <w:r w:rsidR="000C7DE2">
        <w:t>Psalm</w:t>
      </w:r>
      <w:r w:rsidR="000C7DE2" w:rsidRPr="00AB1781">
        <w:t xml:space="preserve"> 133</w:t>
      </w:r>
      <w:r w:rsidR="000C7DE2">
        <w:t>: “Behold now, bless the Lord, all you servants of the Lord”</w:t>
      </w:r>
      <w:r>
        <w:fldChar w:fldCharType="end"/>
      </w:r>
      <w:r>
        <w:t xml:space="preserve">, page </w:t>
      </w:r>
      <w:r>
        <w:fldChar w:fldCharType="begin"/>
      </w:r>
      <w:r>
        <w:instrText xml:space="preserve"> PAGEREF _Ref411968119 \h </w:instrText>
      </w:r>
      <w:r>
        <w:fldChar w:fldCharType="separate"/>
      </w:r>
      <w:r w:rsidR="000C7DE2">
        <w:rPr>
          <w:noProof/>
        </w:rPr>
        <w:t>300</w:t>
      </w:r>
      <w:r>
        <w:fldChar w:fldCharType="end"/>
      </w:r>
      <w:r>
        <w:t>.</w:t>
      </w:r>
    </w:p>
    <w:p w14:paraId="2852ED99" w14:textId="4294FF84" w:rsidR="00FD25B7" w:rsidRPr="00AB1781" w:rsidRDefault="00FD25B7" w:rsidP="00BF0205">
      <w:pPr>
        <w:pStyle w:val="Heading4"/>
      </w:pPr>
      <w:bookmarkStart w:id="319" w:name="_Ref411968119"/>
      <w:r>
        <w:t>Psalm</w:t>
      </w:r>
      <w:r w:rsidRPr="00AB1781">
        <w:t xml:space="preserve"> 133</w:t>
      </w:r>
      <w:r>
        <w:t xml:space="preserve">: </w:t>
      </w:r>
      <w:r w:rsidR="00BB3B58">
        <w:t>“</w:t>
      </w:r>
      <w:r>
        <w:t>Behold now</w:t>
      </w:r>
      <w:r w:rsidR="00BB3B58">
        <w:t>,</w:t>
      </w:r>
      <w:r>
        <w:t xml:space="preserve"> bless the Lord, all you s</w:t>
      </w:r>
      <w:r w:rsidR="00BB3B58">
        <w:t>ervants</w:t>
      </w:r>
      <w:r>
        <w:t xml:space="preserve"> of the Lor</w:t>
      </w:r>
      <w:r w:rsidR="00BB3B58">
        <w:t>d”</w:t>
      </w:r>
      <w:bookmarkEnd w:id="319"/>
    </w:p>
    <w:p w14:paraId="1071CA78" w14:textId="77777777" w:rsidR="00FD25B7" w:rsidRPr="00AB1781" w:rsidRDefault="00FD25B7" w:rsidP="00FD25B7">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Pilgrim Song of the Night</w:t>
      </w:r>
    </w:p>
    <w:p w14:paraId="787126CC" w14:textId="77777777" w:rsidR="00FD25B7" w:rsidRPr="00AB1781" w:rsidRDefault="00FD25B7" w:rsidP="00FD25B7">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Intercessors Standing in the Holy Spirit</w:t>
      </w:r>
    </w:p>
    <w:p w14:paraId="27EA4BB5" w14:textId="558ABD3E" w:rsidR="00F14AA6" w:rsidRDefault="00F14AA6" w:rsidP="00FD25B7">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6267324C" w14:textId="77777777" w:rsidR="00FD25B7" w:rsidRPr="00AB1781" w:rsidRDefault="00FD25B7" w:rsidP="00FD25B7">
      <w:pPr>
        <w:pStyle w:val="Rubric"/>
      </w:pPr>
      <w:r w:rsidRPr="00AB1781">
        <w:t>1 (A Song of Ascents)</w:t>
      </w:r>
    </w:p>
    <w:p w14:paraId="2C017BC1" w14:textId="6BB977BF" w:rsidR="00FD25B7" w:rsidRPr="00AB1781" w:rsidRDefault="00FD25B7" w:rsidP="00FD25B7">
      <w:pPr>
        <w:pStyle w:val="EnglishHangNoCoptic"/>
      </w:pPr>
      <w:r w:rsidRPr="00AB1781">
        <w:t>Behold now</w:t>
      </w:r>
      <w:r w:rsidR="007D2663">
        <w:t>,</w:t>
      </w:r>
      <w:r w:rsidRPr="00AB1781">
        <w:t xml:space="preserve"> bless the Lord,</w:t>
      </w:r>
    </w:p>
    <w:p w14:paraId="4FF57567" w14:textId="6F199E43" w:rsidR="00FD25B7" w:rsidRPr="00AB1781" w:rsidRDefault="00FD25B7" w:rsidP="00FD25B7">
      <w:pPr>
        <w:pStyle w:val="EnglishHangNoCoptic"/>
      </w:pPr>
      <w:r w:rsidRPr="00AB1781">
        <w:tab/>
        <w:t xml:space="preserve">all you </w:t>
      </w:r>
      <w:r w:rsidR="007D2663">
        <w:t>servants</w:t>
      </w:r>
      <w:r w:rsidRPr="00AB1781">
        <w:t xml:space="preserve"> of the Lord,</w:t>
      </w:r>
    </w:p>
    <w:p w14:paraId="16A5C58A" w14:textId="77777777" w:rsidR="00FD25B7" w:rsidRPr="00AB1781" w:rsidRDefault="00FD25B7" w:rsidP="00FD25B7">
      <w:pPr>
        <w:pStyle w:val="EnglishHangNoCoptic"/>
      </w:pPr>
      <w:r w:rsidRPr="00AB1781">
        <w:tab/>
        <w:t>who stand in the house of the Lord,</w:t>
      </w:r>
    </w:p>
    <w:p w14:paraId="7097FFCB" w14:textId="77777777" w:rsidR="00FD25B7" w:rsidRPr="00AB1781" w:rsidRDefault="00FD25B7" w:rsidP="00FD25B7">
      <w:pPr>
        <w:pStyle w:val="EnglishHangEndNoCoptic"/>
      </w:pPr>
      <w:r w:rsidRPr="00AB1781">
        <w:tab/>
        <w:t>in the courts of the house of our God.</w:t>
      </w:r>
    </w:p>
    <w:p w14:paraId="123D0596" w14:textId="28D6B643" w:rsidR="00FD25B7" w:rsidRPr="00AB1781" w:rsidRDefault="00FD25B7" w:rsidP="00FD25B7">
      <w:pPr>
        <w:pStyle w:val="EnglishHangNoCoptic"/>
      </w:pPr>
      <w:r w:rsidRPr="00AB1781">
        <w:t xml:space="preserve">2 </w:t>
      </w:r>
      <w:r w:rsidR="007D2663">
        <w:t>In the</w:t>
      </w:r>
      <w:r w:rsidRPr="00AB1781">
        <w:t xml:space="preserve"> night</w:t>
      </w:r>
      <w:r w:rsidR="007D2663">
        <w:t>s,</w:t>
      </w:r>
      <w:r w:rsidRPr="00AB1781">
        <w:t xml:space="preserve"> lift up your hands to the Holy of Holies,</w:t>
      </w:r>
      <w:r w:rsidRPr="00AB1781">
        <w:rPr>
          <w:rStyle w:val="FootnoteReference"/>
        </w:rPr>
        <w:footnoteReference w:id="800"/>
      </w:r>
    </w:p>
    <w:p w14:paraId="4A0C0244" w14:textId="77777777" w:rsidR="00FD25B7" w:rsidRPr="00AB1781" w:rsidRDefault="00FD25B7" w:rsidP="00FD25B7">
      <w:pPr>
        <w:pStyle w:val="EnglishHangEndNoCoptic"/>
      </w:pPr>
      <w:r w:rsidRPr="00AB1781">
        <w:tab/>
        <w:t>and bless the Lord.</w:t>
      </w:r>
    </w:p>
    <w:p w14:paraId="49BFBC13" w14:textId="14FC6957" w:rsidR="00FD25B7" w:rsidRPr="00AB1781" w:rsidRDefault="00FD25B7" w:rsidP="00FD25B7">
      <w:pPr>
        <w:pStyle w:val="EnglishHangNoCoptic"/>
      </w:pPr>
      <w:r w:rsidRPr="00AB1781">
        <w:t xml:space="preserve">3 </w:t>
      </w:r>
      <w:r w:rsidR="007D2663">
        <w:t>T</w:t>
      </w:r>
      <w:r w:rsidRPr="00AB1781">
        <w:t>he Lord Who made heaven and earth</w:t>
      </w:r>
    </w:p>
    <w:p w14:paraId="5B9F08C8" w14:textId="3261DA84" w:rsidR="00FD25B7" w:rsidRDefault="00FD25B7" w:rsidP="00FD25B7">
      <w:pPr>
        <w:pStyle w:val="EnglishHangEndNoCoptic"/>
      </w:pPr>
      <w:r w:rsidRPr="00AB1781">
        <w:tab/>
      </w:r>
      <w:r w:rsidR="007D2663">
        <w:t xml:space="preserve">will </w:t>
      </w:r>
      <w:r w:rsidRPr="00AB1781">
        <w:t>bless you out of Zion.</w:t>
      </w:r>
    </w:p>
    <w:p w14:paraId="6DD55C87" w14:textId="0C342468" w:rsidR="003E6DC3" w:rsidRDefault="003E6DC3" w:rsidP="003E6DC3">
      <w:pPr>
        <w:pStyle w:val="Rubric"/>
      </w:pPr>
      <w:r>
        <w:lastRenderedPageBreak/>
        <w:t xml:space="preserve">Alleluia. </w:t>
      </w:r>
      <w:r>
        <w:fldChar w:fldCharType="begin"/>
      </w:r>
      <w:r>
        <w:instrText xml:space="preserve"> REF _Ref434576945 \h  \* MERGEFORMAT </w:instrText>
      </w:r>
      <w:r>
        <w:fldChar w:fldCharType="separate"/>
      </w:r>
      <w:r w:rsidR="000C7DE2">
        <w:rPr>
          <w:lang w:val="en-GB"/>
        </w:rPr>
        <w:t>The Psalms of Retiring (the Twelfth Hour)</w:t>
      </w:r>
      <w:r>
        <w:fldChar w:fldCharType="end"/>
      </w:r>
      <w:r w:rsidR="009E6CAF">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rsidR="00E611C7">
        <w:t>continue</w:t>
      </w:r>
      <w:r>
        <w:t xml:space="preserve"> with </w:t>
      </w:r>
      <w:r>
        <w:fldChar w:fldCharType="begin"/>
      </w:r>
      <w:r>
        <w:instrText xml:space="preserve"> REF _Ref411968136 \h </w:instrText>
      </w:r>
      <w:r>
        <w:fldChar w:fldCharType="separate"/>
      </w:r>
      <w:r w:rsidR="000C7DE2">
        <w:t>Psalm</w:t>
      </w:r>
      <w:r w:rsidR="000C7DE2" w:rsidRPr="00AB1781">
        <w:t xml:space="preserve"> 136</w:t>
      </w:r>
      <w:r w:rsidR="000C7DE2">
        <w:t>: “By the rivers of Babylon—we sat down, and wept”</w:t>
      </w:r>
      <w:r>
        <w:fldChar w:fldCharType="end"/>
      </w:r>
      <w:r>
        <w:t xml:space="preserve">, page </w:t>
      </w:r>
      <w:r>
        <w:fldChar w:fldCharType="begin"/>
      </w:r>
      <w:r>
        <w:instrText xml:space="preserve"> PAGEREF _Ref411968136 \h </w:instrText>
      </w:r>
      <w:r>
        <w:fldChar w:fldCharType="separate"/>
      </w:r>
      <w:r w:rsidR="000C7DE2">
        <w:rPr>
          <w:noProof/>
        </w:rPr>
        <w:t>305</w:t>
      </w:r>
      <w:r>
        <w:fldChar w:fldCharType="end"/>
      </w:r>
      <w:r>
        <w:t>.</w:t>
      </w:r>
    </w:p>
    <w:p w14:paraId="3D3A73FB" w14:textId="0680297F" w:rsidR="00924D0C" w:rsidRDefault="00924D0C" w:rsidP="00924D0C">
      <w:pPr>
        <w:pStyle w:val="Rubric"/>
      </w:pPr>
      <w:r>
        <w:t>Glory…</w:t>
      </w:r>
    </w:p>
    <w:p w14:paraId="36789B6E" w14:textId="4BEFA1A7" w:rsidR="0044639B" w:rsidRPr="00AB1781" w:rsidRDefault="0044639B" w:rsidP="00BF0205">
      <w:pPr>
        <w:pStyle w:val="Heading3"/>
      </w:pPr>
      <w:bookmarkStart w:id="320" w:name="_Ref435438658"/>
      <w:r w:rsidRPr="00AB1781">
        <w:t>K</w:t>
      </w:r>
      <w:r>
        <w:t>athisma</w:t>
      </w:r>
      <w:r w:rsidRPr="00AB1781">
        <w:t xml:space="preserve"> 1</w:t>
      </w:r>
      <w:r>
        <w:t>9</w:t>
      </w:r>
      <w:bookmarkEnd w:id="320"/>
    </w:p>
    <w:p w14:paraId="7F20BF5D" w14:textId="4DBA50DC" w:rsidR="00E276C1" w:rsidRPr="00E276C1" w:rsidRDefault="00E276C1" w:rsidP="00BF0205">
      <w:pPr>
        <w:pStyle w:val="Heading4"/>
      </w:pPr>
      <w:r>
        <w:t>Psalm</w:t>
      </w:r>
      <w:r w:rsidRPr="00AB1781">
        <w:t xml:space="preserve"> 134</w:t>
      </w:r>
      <w:r>
        <w:t xml:space="preserve">: </w:t>
      </w:r>
      <w:r w:rsidR="00BB3B58">
        <w:t>“Praise the N</w:t>
      </w:r>
      <w:r>
        <w:t>ame of the Lord</w:t>
      </w:r>
      <w:r w:rsidR="00BB3B58">
        <w:t>, O servants”</w:t>
      </w:r>
    </w:p>
    <w:p w14:paraId="265A43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Call to Praise the Divine Name and Nature</w:t>
      </w:r>
    </w:p>
    <w:p w14:paraId="6FD8A08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God’s Vast, Unceasing Activity beside Inert and Lifeless Idols</w:t>
      </w:r>
    </w:p>
    <w:p w14:paraId="64945521" w14:textId="77777777" w:rsidR="00E276C1" w:rsidRPr="00AB1781" w:rsidRDefault="00E276C1" w:rsidP="00E276C1">
      <w:pPr>
        <w:pStyle w:val="Rubric"/>
      </w:pPr>
      <w:r w:rsidRPr="00AB1781">
        <w:t>1 (Alleluia)</w:t>
      </w:r>
    </w:p>
    <w:p w14:paraId="2992C269" w14:textId="23C09B20" w:rsidR="00E276C1" w:rsidRPr="00AB1781" w:rsidRDefault="008B199B" w:rsidP="00E276C1">
      <w:pPr>
        <w:pStyle w:val="EnglishHangNoCoptic"/>
      </w:pPr>
      <w:r>
        <w:t>Praise the Name of the Lord,</w:t>
      </w:r>
    </w:p>
    <w:p w14:paraId="7E38ED70" w14:textId="7F89FFCE" w:rsidR="00E276C1" w:rsidRPr="00AB1781" w:rsidRDefault="00E276C1" w:rsidP="00E276C1">
      <w:pPr>
        <w:pStyle w:val="EnglishHangEndNoCoptic"/>
      </w:pPr>
      <w:r w:rsidRPr="00AB1781">
        <w:tab/>
      </w:r>
      <w:r w:rsidR="008B199B">
        <w:t>O servants</w:t>
      </w:r>
      <w:r w:rsidR="008B199B">
        <w:rPr>
          <w:rStyle w:val="FootnoteReference"/>
        </w:rPr>
        <w:footnoteReference w:id="801"/>
      </w:r>
      <w:r w:rsidR="008B199B">
        <w:t xml:space="preserve">; </w:t>
      </w:r>
      <w:r w:rsidRPr="00AB1781">
        <w:t>praise the Lord,</w:t>
      </w:r>
    </w:p>
    <w:p w14:paraId="68F9E3D6" w14:textId="77777777" w:rsidR="00E276C1" w:rsidRPr="00AB1781" w:rsidRDefault="00E276C1" w:rsidP="00E276C1">
      <w:pPr>
        <w:pStyle w:val="EnglishHangNoCoptic"/>
      </w:pPr>
      <w:r w:rsidRPr="00AB1781">
        <w:t>2 you who stand in the house of the Lord,</w:t>
      </w:r>
    </w:p>
    <w:p w14:paraId="55A67636" w14:textId="77777777" w:rsidR="00E276C1" w:rsidRPr="00AB1781" w:rsidRDefault="00E276C1" w:rsidP="00E276C1">
      <w:pPr>
        <w:pStyle w:val="EnglishHangEndNoCoptic"/>
      </w:pPr>
      <w:r w:rsidRPr="00AB1781">
        <w:tab/>
        <w:t>in the courts of the house of our God.</w:t>
      </w:r>
    </w:p>
    <w:p w14:paraId="6E11DDEA" w14:textId="77777777" w:rsidR="00E276C1" w:rsidRPr="00AB1781" w:rsidRDefault="00E276C1" w:rsidP="00E276C1">
      <w:pPr>
        <w:pStyle w:val="EnglishHangNoCoptic"/>
      </w:pPr>
      <w:r w:rsidRPr="00AB1781">
        <w:t>3 Praise the Lord, for the Lord is good;</w:t>
      </w:r>
    </w:p>
    <w:p w14:paraId="3E7B5437" w14:textId="66F3A0A8" w:rsidR="00E276C1" w:rsidRPr="00AB1781" w:rsidRDefault="00E276C1" w:rsidP="00E276C1">
      <w:pPr>
        <w:pStyle w:val="EnglishHangEndNoCoptic"/>
      </w:pPr>
      <w:r w:rsidRPr="00AB1781">
        <w:tab/>
        <w:t xml:space="preserve">sing </w:t>
      </w:r>
      <w:r w:rsidR="008B199B">
        <w:t>to His N</w:t>
      </w:r>
      <w:r w:rsidRPr="00AB1781">
        <w:t xml:space="preserve">ame, for it is </w:t>
      </w:r>
      <w:r w:rsidR="008B199B">
        <w:t>good,</w:t>
      </w:r>
    </w:p>
    <w:p w14:paraId="1C5AA5B6" w14:textId="2FE92392" w:rsidR="00E276C1" w:rsidRPr="00AB1781" w:rsidRDefault="008B199B" w:rsidP="00E276C1">
      <w:pPr>
        <w:pStyle w:val="EnglishHangNoCoptic"/>
      </w:pPr>
      <w:r>
        <w:t>4 f</w:t>
      </w:r>
      <w:r w:rsidR="00E276C1" w:rsidRPr="00AB1781">
        <w:t xml:space="preserve">or the Lord </w:t>
      </w:r>
      <w:r>
        <w:t>chose</w:t>
      </w:r>
      <w:r w:rsidR="00E276C1" w:rsidRPr="00AB1781">
        <w:t xml:space="preserve"> Jacob for Himself,</w:t>
      </w:r>
    </w:p>
    <w:p w14:paraId="5C9407E3" w14:textId="2BE1D2D8" w:rsidR="00E276C1" w:rsidRPr="00AB1781" w:rsidRDefault="00E276C1" w:rsidP="00E276C1">
      <w:pPr>
        <w:pStyle w:val="EnglishHangEndNoCoptic"/>
      </w:pPr>
      <w:r w:rsidRPr="00AB1781">
        <w:tab/>
        <w:t>an</w:t>
      </w:r>
      <w:r w:rsidR="008B199B">
        <w:t>d Israel for His own possession,</w:t>
      </w:r>
    </w:p>
    <w:p w14:paraId="35FF8853" w14:textId="7392E2A7" w:rsidR="00E276C1" w:rsidRPr="00AB1781" w:rsidRDefault="008B199B" w:rsidP="00E276C1">
      <w:pPr>
        <w:pStyle w:val="EnglishHangNoCoptic"/>
      </w:pPr>
      <w:r>
        <w:t>5 f</w:t>
      </w:r>
      <w:r w:rsidR="00E276C1" w:rsidRPr="00AB1781">
        <w:t>or I know that the Lord is great,</w:t>
      </w:r>
    </w:p>
    <w:p w14:paraId="271DB178" w14:textId="0169F586" w:rsidR="00E276C1" w:rsidRPr="00AB1781" w:rsidRDefault="00E276C1" w:rsidP="00E276C1">
      <w:pPr>
        <w:pStyle w:val="EnglishHangEndNoCoptic"/>
      </w:pPr>
      <w:r w:rsidRPr="00AB1781">
        <w:tab/>
        <w:t xml:space="preserve">and our Lord is above all </w:t>
      </w:r>
      <w:r w:rsidR="008B199B">
        <w:t xml:space="preserve">the </w:t>
      </w:r>
      <w:r w:rsidRPr="00AB1781">
        <w:t>gods.</w:t>
      </w:r>
    </w:p>
    <w:p w14:paraId="392E0FDA" w14:textId="61D02940" w:rsidR="00E276C1" w:rsidRPr="00AB1781" w:rsidRDefault="00E276C1" w:rsidP="00E276C1">
      <w:pPr>
        <w:pStyle w:val="EnglishHangNoCoptic"/>
      </w:pPr>
      <w:r w:rsidRPr="00AB1781">
        <w:t xml:space="preserve">6 </w:t>
      </w:r>
      <w:r w:rsidR="008B199B">
        <w:t>Whatever the Lord willed, He did</w:t>
      </w:r>
      <w:r w:rsidRPr="00AB1781">
        <w:t>,</w:t>
      </w:r>
    </w:p>
    <w:p w14:paraId="3722EE12" w14:textId="09CB5DF6" w:rsidR="00E276C1" w:rsidRPr="00AB1781" w:rsidRDefault="00E276C1" w:rsidP="00E276C1">
      <w:pPr>
        <w:pStyle w:val="EnglishHangNoCoptic"/>
      </w:pPr>
      <w:r w:rsidRPr="00AB1781">
        <w:tab/>
        <w:t xml:space="preserve">in heaven and on </w:t>
      </w:r>
      <w:r w:rsidR="008B199B">
        <w:t xml:space="preserve">the </w:t>
      </w:r>
      <w:r w:rsidRPr="00AB1781">
        <w:t>earth,</w:t>
      </w:r>
    </w:p>
    <w:p w14:paraId="5213F424" w14:textId="5CA891A9" w:rsidR="00E276C1" w:rsidRPr="00E276C1" w:rsidRDefault="00E276C1" w:rsidP="00E276C1">
      <w:pPr>
        <w:pStyle w:val="EnglishHangEndNoCoptic"/>
      </w:pPr>
      <w:r w:rsidRPr="00AB1781">
        <w:tab/>
        <w:t>in the seas and i</w:t>
      </w:r>
      <w:r w:rsidR="008B199B">
        <w:t>n all the deeps,</w:t>
      </w:r>
    </w:p>
    <w:p w14:paraId="6289ED7B" w14:textId="7D284CE9" w:rsidR="00E276C1" w:rsidRPr="00AB1781" w:rsidRDefault="008B199B" w:rsidP="00E276C1">
      <w:pPr>
        <w:pStyle w:val="EnglishHangNoCoptic"/>
      </w:pPr>
      <w:r>
        <w:t>7 bringing</w:t>
      </w:r>
      <w:r w:rsidR="00E276C1" w:rsidRPr="00AB1781">
        <w:t xml:space="preserve"> up clouds from the ends of the earth;</w:t>
      </w:r>
    </w:p>
    <w:p w14:paraId="606870CE" w14:textId="506D2C06" w:rsidR="00E276C1" w:rsidRPr="00AB1781" w:rsidRDefault="00E276C1" w:rsidP="00E276C1">
      <w:pPr>
        <w:pStyle w:val="EnglishHangNoCoptic"/>
      </w:pPr>
      <w:r w:rsidRPr="00AB1781">
        <w:tab/>
        <w:t xml:space="preserve">He makes lightnings </w:t>
      </w:r>
      <w:r w:rsidR="008B199B">
        <w:t>for</w:t>
      </w:r>
      <w:r w:rsidRPr="00AB1781">
        <w:t xml:space="preserve"> the rain;</w:t>
      </w:r>
    </w:p>
    <w:p w14:paraId="21BC88F9" w14:textId="77777777" w:rsidR="00E276C1" w:rsidRPr="00AB1781" w:rsidRDefault="00E276C1" w:rsidP="00E276C1">
      <w:pPr>
        <w:pStyle w:val="EnglishHangEndNoCoptic"/>
      </w:pPr>
      <w:r w:rsidRPr="00AB1781">
        <w:tab/>
        <w:t>He brings winds out of His storehouses.</w:t>
      </w:r>
    </w:p>
    <w:p w14:paraId="58DF6EC7" w14:textId="77777777" w:rsidR="00E276C1" w:rsidRPr="00AB1781" w:rsidRDefault="00E276C1" w:rsidP="00E276C1">
      <w:pPr>
        <w:pStyle w:val="EnglishHangNoCoptic"/>
      </w:pPr>
      <w:r w:rsidRPr="00AB1781">
        <w:t>8 He struck the firstborn of Egypt,</w:t>
      </w:r>
    </w:p>
    <w:p w14:paraId="0EA9BC96" w14:textId="35FD32A5" w:rsidR="00E276C1" w:rsidRPr="00AB1781" w:rsidRDefault="00E276C1" w:rsidP="00E276C1">
      <w:pPr>
        <w:pStyle w:val="EnglishHangEndNoCoptic"/>
      </w:pPr>
      <w:r w:rsidRPr="00AB1781">
        <w:tab/>
      </w:r>
      <w:r w:rsidR="008B199B">
        <w:t>from man to animal;</w:t>
      </w:r>
    </w:p>
    <w:p w14:paraId="20B47660" w14:textId="269984E4" w:rsidR="00E276C1" w:rsidRPr="00AB1781" w:rsidRDefault="00E276C1" w:rsidP="00E276C1">
      <w:pPr>
        <w:pStyle w:val="EnglishHangNoCoptic"/>
      </w:pPr>
      <w:r w:rsidRPr="00AB1781">
        <w:t xml:space="preserve">9 He sent </w:t>
      </w:r>
      <w:r w:rsidR="008B199B">
        <w:t xml:space="preserve">forth </w:t>
      </w:r>
      <w:r w:rsidRPr="00AB1781">
        <w:t>signs and wonders</w:t>
      </w:r>
    </w:p>
    <w:p w14:paraId="462DF6F9" w14:textId="77777777" w:rsidR="00E276C1" w:rsidRPr="00AB1781" w:rsidRDefault="00E276C1" w:rsidP="00E276C1">
      <w:pPr>
        <w:pStyle w:val="EnglishHangNoCoptic"/>
      </w:pPr>
      <w:r w:rsidRPr="00AB1781">
        <w:tab/>
        <w:t>in your midst, O Egypt,</w:t>
      </w:r>
    </w:p>
    <w:p w14:paraId="6C688DD7" w14:textId="77777777" w:rsidR="00E276C1" w:rsidRPr="00AB1781" w:rsidRDefault="00E276C1" w:rsidP="00E276C1">
      <w:pPr>
        <w:pStyle w:val="EnglishHangEndNoCoptic"/>
      </w:pPr>
      <w:r w:rsidRPr="00AB1781">
        <w:tab/>
        <w:t>against Pharaoh and all his servants.</w:t>
      </w:r>
    </w:p>
    <w:p w14:paraId="021653B7" w14:textId="77777777" w:rsidR="00E276C1" w:rsidRPr="00AB1781" w:rsidRDefault="00E276C1" w:rsidP="00E276C1">
      <w:pPr>
        <w:pStyle w:val="EnglishHangNoCoptic"/>
      </w:pPr>
      <w:r w:rsidRPr="00AB1781">
        <w:lastRenderedPageBreak/>
        <w:t>10 He struck many nations</w:t>
      </w:r>
    </w:p>
    <w:p w14:paraId="2D964875" w14:textId="08A7C62F" w:rsidR="00E276C1" w:rsidRPr="00AB1781" w:rsidRDefault="00E276C1" w:rsidP="00E276C1">
      <w:pPr>
        <w:pStyle w:val="EnglishHangEndNoCoptic"/>
      </w:pPr>
      <w:r w:rsidRPr="00AB1781">
        <w:tab/>
        <w:t xml:space="preserve">and </w:t>
      </w:r>
      <w:r w:rsidR="008B199B">
        <w:t>killed</w:t>
      </w:r>
      <w:r w:rsidR="009F1DA0">
        <w:t xml:space="preserve"> mighty kings—</w:t>
      </w:r>
    </w:p>
    <w:p w14:paraId="79667417" w14:textId="7A17F1AE" w:rsidR="00E276C1" w:rsidRPr="00AB1781" w:rsidRDefault="008B199B" w:rsidP="00E276C1">
      <w:pPr>
        <w:pStyle w:val="EnglishHangNoCoptic"/>
      </w:pPr>
      <w:r>
        <w:t>11 Si</w:t>
      </w:r>
      <w:r w:rsidR="00E276C1" w:rsidRPr="00AB1781">
        <w:t>hon, king of the Amorites,</w:t>
      </w:r>
    </w:p>
    <w:p w14:paraId="6A80810D" w14:textId="77777777" w:rsidR="00E276C1" w:rsidRPr="00AB1781" w:rsidRDefault="00E276C1" w:rsidP="00E276C1">
      <w:pPr>
        <w:pStyle w:val="EnglishHangNoCoptic"/>
      </w:pPr>
      <w:r w:rsidRPr="00AB1781">
        <w:tab/>
        <w:t>and Og, king of Bashan,</w:t>
      </w:r>
    </w:p>
    <w:p w14:paraId="5EE3C2BC" w14:textId="3299126B" w:rsidR="00E276C1" w:rsidRPr="00AB1781" w:rsidRDefault="009F1DA0" w:rsidP="00E276C1">
      <w:pPr>
        <w:pStyle w:val="EnglishHangEndNoCoptic"/>
      </w:pPr>
      <w:r>
        <w:tab/>
        <w:t>and all the kingdoms of Canaan—</w:t>
      </w:r>
    </w:p>
    <w:p w14:paraId="62B29F87" w14:textId="4ADDC117" w:rsidR="00E276C1" w:rsidRPr="00AB1781" w:rsidRDefault="009F1DA0" w:rsidP="00E276C1">
      <w:pPr>
        <w:pStyle w:val="EnglishHangNoCoptic"/>
      </w:pPr>
      <w:r>
        <w:t>12 a</w:t>
      </w:r>
      <w:r w:rsidR="00E276C1" w:rsidRPr="00AB1781">
        <w:t>nd He gave their land as a heritage,</w:t>
      </w:r>
    </w:p>
    <w:p w14:paraId="799EFA32" w14:textId="5CC43399" w:rsidR="00E276C1" w:rsidRPr="00AB1781" w:rsidRDefault="00E276C1" w:rsidP="00E276C1">
      <w:pPr>
        <w:pStyle w:val="EnglishHangEndNoCoptic"/>
      </w:pPr>
      <w:r w:rsidRPr="00AB1781">
        <w:tab/>
        <w:t xml:space="preserve">a </w:t>
      </w:r>
      <w:r w:rsidR="009F1DA0">
        <w:t>heritage</w:t>
      </w:r>
      <w:r w:rsidRPr="00AB1781">
        <w:t xml:space="preserve"> to His people Israel.</w:t>
      </w:r>
      <w:r w:rsidRPr="00AB1781">
        <w:rPr>
          <w:rStyle w:val="FootnoteReference"/>
        </w:rPr>
        <w:footnoteReference w:id="802"/>
      </w:r>
    </w:p>
    <w:p w14:paraId="62F14F8A" w14:textId="645DB01F" w:rsidR="00E276C1" w:rsidRPr="00AB1781" w:rsidRDefault="00E276C1" w:rsidP="00E276C1">
      <w:pPr>
        <w:pStyle w:val="EnglishHangNoCoptic"/>
      </w:pPr>
      <w:r w:rsidRPr="00AB1781">
        <w:t xml:space="preserve">13 O Lord, </w:t>
      </w:r>
      <w:r w:rsidR="00E570CB">
        <w:t>Your</w:t>
      </w:r>
      <w:r w:rsidR="009F1DA0">
        <w:t xml:space="preserve"> N</w:t>
      </w:r>
      <w:r w:rsidRPr="00AB1781">
        <w:t xml:space="preserve">ame </w:t>
      </w:r>
      <w:r w:rsidR="009F1DA0">
        <w:t>is</w:t>
      </w:r>
      <w:r w:rsidRPr="00AB1781">
        <w:t xml:space="preserve"> </w:t>
      </w:r>
      <w:r w:rsidR="00A8396B">
        <w:t>forever</w:t>
      </w:r>
      <w:r w:rsidRPr="00AB1781">
        <w:t>,</w:t>
      </w:r>
    </w:p>
    <w:p w14:paraId="5E85593E" w14:textId="6BDB2580" w:rsidR="00E276C1" w:rsidRPr="00AB1781" w:rsidRDefault="00E276C1" w:rsidP="00E276C1">
      <w:pPr>
        <w:pStyle w:val="EnglishHangEndNoCoptic"/>
      </w:pPr>
      <w:r w:rsidRPr="00AB1781">
        <w:tab/>
      </w:r>
      <w:r w:rsidR="009F1DA0">
        <w:t xml:space="preserve">O Lord, </w:t>
      </w:r>
      <w:r w:rsidR="00E570CB">
        <w:t>Your</w:t>
      </w:r>
      <w:r w:rsidRPr="00AB1781">
        <w:t xml:space="preserve"> </w:t>
      </w:r>
      <w:r w:rsidR="009F1DA0">
        <w:t>renown</w:t>
      </w:r>
      <w:r w:rsidRPr="00AB1781">
        <w:t xml:space="preserve"> </w:t>
      </w:r>
      <w:r w:rsidR="009F1DA0">
        <w:t>to</w:t>
      </w:r>
      <w:r w:rsidRPr="00AB1781">
        <w:t xml:space="preserve"> generation </w:t>
      </w:r>
      <w:r w:rsidR="009F1DA0">
        <w:t>and</w:t>
      </w:r>
      <w:r w:rsidRPr="00AB1781">
        <w:t xml:space="preserve"> generation.</w:t>
      </w:r>
    </w:p>
    <w:p w14:paraId="3CBD7FE2" w14:textId="5BE3F744" w:rsidR="00E276C1" w:rsidRPr="00AB1781" w:rsidRDefault="00E276C1" w:rsidP="00E276C1">
      <w:pPr>
        <w:pStyle w:val="EnglishHangNoCoptic"/>
      </w:pPr>
      <w:r w:rsidRPr="00AB1781">
        <w:t>14 For the Lord will judge His people</w:t>
      </w:r>
      <w:r w:rsidR="009F1DA0">
        <w:t>,</w:t>
      </w:r>
    </w:p>
    <w:p w14:paraId="4CDFCB35" w14:textId="77777777" w:rsidR="00E276C1" w:rsidRPr="00AB1781" w:rsidRDefault="00E276C1" w:rsidP="00E276C1">
      <w:pPr>
        <w:pStyle w:val="EnglishHangEndNoCoptic"/>
      </w:pPr>
      <w:r w:rsidRPr="00AB1781">
        <w:tab/>
        <w:t>and have compassion on His servants.</w:t>
      </w:r>
      <w:r w:rsidRPr="00AB1781">
        <w:rPr>
          <w:rStyle w:val="FootnoteReference"/>
        </w:rPr>
        <w:footnoteReference w:id="803"/>
      </w:r>
    </w:p>
    <w:p w14:paraId="40837C62" w14:textId="77777777" w:rsidR="00E276C1" w:rsidRPr="00AB1781" w:rsidRDefault="00E276C1" w:rsidP="00E276C1">
      <w:pPr>
        <w:pStyle w:val="EnglishHangNoCoptic"/>
      </w:pPr>
      <w:r w:rsidRPr="00AB1781">
        <w:t>15 The idols of the nations are silver and gold,</w:t>
      </w:r>
    </w:p>
    <w:p w14:paraId="0F47840F" w14:textId="77777777" w:rsidR="00E276C1" w:rsidRPr="00AB1781" w:rsidRDefault="00E276C1" w:rsidP="00E276C1">
      <w:pPr>
        <w:pStyle w:val="EnglishHangEndNoCoptic"/>
      </w:pPr>
      <w:r w:rsidRPr="00AB1781">
        <w:tab/>
        <w:t>the works of men’s hands.</w:t>
      </w:r>
    </w:p>
    <w:p w14:paraId="45A1FFBA" w14:textId="640F918E" w:rsidR="00E276C1" w:rsidRPr="00AB1781" w:rsidRDefault="00E276C1" w:rsidP="00E276C1">
      <w:pPr>
        <w:pStyle w:val="EnglishHangNoCoptic"/>
      </w:pPr>
      <w:r w:rsidRPr="00AB1781">
        <w:t xml:space="preserve">16 They have </w:t>
      </w:r>
      <w:r w:rsidR="009F1DA0">
        <w:t>a mouth</w:t>
      </w:r>
      <w:r w:rsidRPr="00AB1781">
        <w:t xml:space="preserve">, </w:t>
      </w:r>
      <w:r w:rsidR="009F1DA0">
        <w:t>but</w:t>
      </w:r>
      <w:r w:rsidRPr="00AB1781">
        <w:t xml:space="preserve"> </w:t>
      </w:r>
      <w:r w:rsidR="009F1DA0">
        <w:t>will not</w:t>
      </w:r>
      <w:r w:rsidRPr="00AB1781">
        <w:t xml:space="preserve"> speak;</w:t>
      </w:r>
    </w:p>
    <w:p w14:paraId="72DC58F6" w14:textId="3335B390" w:rsidR="00E276C1" w:rsidRPr="00AB1781" w:rsidRDefault="00E276C1" w:rsidP="00E276C1">
      <w:pPr>
        <w:pStyle w:val="EnglishHangEndNoCoptic"/>
      </w:pPr>
      <w:r w:rsidRPr="00AB1781">
        <w:tab/>
        <w:t xml:space="preserve">they have eyes, </w:t>
      </w:r>
      <w:r w:rsidR="009F1DA0">
        <w:t>but will not see;</w:t>
      </w:r>
    </w:p>
    <w:p w14:paraId="0A4DBFC5" w14:textId="04042431" w:rsidR="00E276C1" w:rsidRDefault="009F1DA0" w:rsidP="00E276C1">
      <w:pPr>
        <w:pStyle w:val="EnglishHangNoCoptic"/>
      </w:pPr>
      <w:r>
        <w:t>17 th</w:t>
      </w:r>
      <w:r w:rsidR="00E276C1" w:rsidRPr="00AB1781">
        <w:t xml:space="preserve">ey have ears, </w:t>
      </w:r>
      <w:r>
        <w:t>but will not</w:t>
      </w:r>
      <w:r w:rsidR="00E276C1" w:rsidRPr="00AB1781">
        <w:t xml:space="preserve"> hear;</w:t>
      </w:r>
    </w:p>
    <w:p w14:paraId="2DED26B2" w14:textId="444FEA73" w:rsidR="009F1DA0" w:rsidRDefault="009F1DA0" w:rsidP="00E276C1">
      <w:pPr>
        <w:pStyle w:val="EnglishHangNoCoptic"/>
      </w:pPr>
      <w:r>
        <w:tab/>
        <w:t>[they have noses, but will not smell;</w:t>
      </w:r>
    </w:p>
    <w:p w14:paraId="534D79CB" w14:textId="77777777" w:rsidR="009F1DA0" w:rsidRDefault="009F1DA0" w:rsidP="00E276C1">
      <w:pPr>
        <w:pStyle w:val="EnglishHangNoCoptic"/>
      </w:pPr>
      <w:r>
        <w:tab/>
        <w:t>they have hands, but will not feel;</w:t>
      </w:r>
    </w:p>
    <w:p w14:paraId="4B13B231" w14:textId="77777777" w:rsidR="009F1DA0" w:rsidRDefault="009F1DA0" w:rsidP="00E276C1">
      <w:pPr>
        <w:pStyle w:val="EnglishHangNoCoptic"/>
      </w:pPr>
      <w:r>
        <w:tab/>
        <w:t>they have feet, but will not walk;</w:t>
      </w:r>
    </w:p>
    <w:p w14:paraId="002A4FCC" w14:textId="16559791" w:rsidR="009F1DA0" w:rsidRPr="00AB1781" w:rsidRDefault="009F1DA0" w:rsidP="00E276C1">
      <w:pPr>
        <w:pStyle w:val="EnglishHangNoCoptic"/>
      </w:pPr>
      <w:r>
        <w:tab/>
        <w:t>they have no voice in their throat;]</w:t>
      </w:r>
      <w:r>
        <w:rPr>
          <w:rStyle w:val="FootnoteReference"/>
        </w:rPr>
        <w:footnoteReference w:id="804"/>
      </w:r>
    </w:p>
    <w:p w14:paraId="63C29958" w14:textId="5FC5D568" w:rsidR="00E276C1" w:rsidRPr="00AB1781" w:rsidRDefault="00E276C1" w:rsidP="00E276C1">
      <w:pPr>
        <w:pStyle w:val="EnglishHangEndNoCoptic"/>
      </w:pPr>
      <w:r w:rsidRPr="00AB1781">
        <w:tab/>
      </w:r>
      <w:r w:rsidR="009F1DA0">
        <w:t>for there is not even</w:t>
      </w:r>
      <w:r w:rsidRPr="00AB1781">
        <w:t xml:space="preserve"> breath is in their mouths.</w:t>
      </w:r>
    </w:p>
    <w:p w14:paraId="3B81A853" w14:textId="7E4D399B" w:rsidR="00E276C1" w:rsidRPr="00AB1781" w:rsidRDefault="00E276C1" w:rsidP="00E276C1">
      <w:pPr>
        <w:pStyle w:val="EnglishHangNoCoptic"/>
      </w:pPr>
      <w:r w:rsidRPr="00AB1781">
        <w:t xml:space="preserve">18 </w:t>
      </w:r>
      <w:r w:rsidR="009F1DA0">
        <w:t>May</w:t>
      </w:r>
      <w:r w:rsidRPr="00AB1781">
        <w:t xml:space="preserve"> those who make them</w:t>
      </w:r>
    </w:p>
    <w:p w14:paraId="78234C72" w14:textId="54488CC5" w:rsidR="00E276C1" w:rsidRPr="00AB1781" w:rsidRDefault="00E276C1" w:rsidP="00E276C1">
      <w:pPr>
        <w:pStyle w:val="EnglishHangEndNoCoptic"/>
      </w:pPr>
      <w:r w:rsidRPr="00AB1781">
        <w:tab/>
        <w:t>and all who trust in them</w:t>
      </w:r>
      <w:r w:rsidR="009F1DA0">
        <w:t xml:space="preserve"> become like them</w:t>
      </w:r>
      <w:r w:rsidRPr="00AB1781">
        <w:t>.</w:t>
      </w:r>
    </w:p>
    <w:p w14:paraId="7D389883" w14:textId="054650B7" w:rsidR="00E276C1" w:rsidRPr="00AB1781" w:rsidRDefault="00E276C1" w:rsidP="00E276C1">
      <w:pPr>
        <w:pStyle w:val="EnglishHangNoCoptic"/>
      </w:pPr>
      <w:r w:rsidRPr="00AB1781">
        <w:t>19 Bless the Lord, O hou</w:t>
      </w:r>
      <w:r w:rsidR="009F1DA0">
        <w:t>se of Israel!</w:t>
      </w:r>
    </w:p>
    <w:p w14:paraId="7F3FD764" w14:textId="2A0862A9" w:rsidR="00E276C1" w:rsidRPr="00AB1781" w:rsidRDefault="009F1DA0" w:rsidP="00E276C1">
      <w:pPr>
        <w:pStyle w:val="EnglishHangEndNoCoptic"/>
      </w:pPr>
      <w:r>
        <w:tab/>
        <w:t>B</w:t>
      </w:r>
      <w:r w:rsidR="00E276C1" w:rsidRPr="00AB1781">
        <w:t>less the Lord, O house of</w:t>
      </w:r>
      <w:r w:rsidR="00E276C1">
        <w:t xml:space="preserve"> </w:t>
      </w:r>
      <w:r w:rsidR="00E276C1" w:rsidRPr="00AB1781">
        <w:t>Aaron!</w:t>
      </w:r>
    </w:p>
    <w:p w14:paraId="4F3716A1" w14:textId="705AA86F" w:rsidR="00E276C1" w:rsidRPr="00AB1781" w:rsidRDefault="00E276C1" w:rsidP="00E276C1">
      <w:pPr>
        <w:pStyle w:val="EnglishHangNoCoptic"/>
      </w:pPr>
      <w:r w:rsidRPr="00AB1781">
        <w:t xml:space="preserve">20 </w:t>
      </w:r>
      <w:r w:rsidR="009F1DA0">
        <w:t>Bless the Lord, O house of Levi!</w:t>
      </w:r>
    </w:p>
    <w:p w14:paraId="0F6C0FB5" w14:textId="55CB29F2" w:rsidR="00E276C1" w:rsidRPr="00AB1781" w:rsidRDefault="00E276C1" w:rsidP="00E276C1">
      <w:pPr>
        <w:pStyle w:val="EnglishHangEndNoCoptic"/>
      </w:pPr>
      <w:r w:rsidRPr="00AB1781">
        <w:tab/>
      </w:r>
      <w:r w:rsidR="009F1DA0">
        <w:t xml:space="preserve">Bless the Lord, O </w:t>
      </w:r>
      <w:r w:rsidRPr="00AB1781">
        <w:t>you who fear the Lord!</w:t>
      </w:r>
    </w:p>
    <w:p w14:paraId="3FA357D7" w14:textId="77777777" w:rsidR="00E276C1" w:rsidRPr="00AB1781" w:rsidRDefault="00E276C1" w:rsidP="00E276C1">
      <w:pPr>
        <w:pStyle w:val="EnglishHangNoCoptic"/>
      </w:pPr>
      <w:r w:rsidRPr="00AB1781">
        <w:t>21 Blessed be the Lord from Zion,</w:t>
      </w:r>
    </w:p>
    <w:p w14:paraId="786D98B6" w14:textId="321CEA8D" w:rsidR="00E276C1" w:rsidRPr="00E276C1" w:rsidRDefault="00E276C1" w:rsidP="00E276C1">
      <w:pPr>
        <w:pStyle w:val="EnglishHangEndNoCoptic"/>
      </w:pPr>
      <w:r w:rsidRPr="00AB1781">
        <w:tab/>
      </w:r>
      <w:r w:rsidR="009F1DA0">
        <w:t xml:space="preserve">He </w:t>
      </w:r>
      <w:r w:rsidRPr="00AB1781">
        <w:t>Who dwells in Jerusalem.</w:t>
      </w:r>
    </w:p>
    <w:p w14:paraId="1F887482" w14:textId="3BFB9CAC" w:rsidR="00E276C1" w:rsidRPr="00E276C1" w:rsidRDefault="00E276C1" w:rsidP="00BF0205">
      <w:pPr>
        <w:pStyle w:val="Heading4"/>
      </w:pPr>
      <w:r>
        <w:t>Psalm</w:t>
      </w:r>
      <w:r w:rsidRPr="00AB1781">
        <w:t xml:space="preserve"> 135</w:t>
      </w:r>
      <w:r>
        <w:t xml:space="preserve">: </w:t>
      </w:r>
      <w:r w:rsidR="00BB3B58">
        <w:t>“Confess</w:t>
      </w:r>
      <w:r>
        <w:t xml:space="preserve"> the Lord, He is good; His mercy </w:t>
      </w:r>
      <w:r w:rsidR="00BB3B58">
        <w:t>endures forever”</w:t>
      </w:r>
    </w:p>
    <w:p w14:paraId="50EA526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Thanksgiving to the Good God: For Responsive Chanting</w:t>
      </w:r>
      <w:r w:rsidRPr="00AB1781">
        <w:rPr>
          <w:rStyle w:val="FootnoteReference"/>
          <w:rFonts w:ascii="Book Antiqua" w:hAnsi="Book Antiqua" w:cs="Lucida Grande"/>
          <w:b/>
          <w:bCs/>
        </w:rPr>
        <w:footnoteReference w:id="805"/>
      </w:r>
    </w:p>
    <w:p w14:paraId="4868159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lastRenderedPageBreak/>
        <w:t>The Crowning Wonder: The Bread of Life</w:t>
      </w:r>
    </w:p>
    <w:p w14:paraId="5C10B8A3" w14:textId="28D8E39B" w:rsidR="00086B05" w:rsidRDefault="00086B05" w:rsidP="00E276C1">
      <w:pPr>
        <w:pStyle w:val="Rubric"/>
      </w:pPr>
      <w:r>
        <w:fldChar w:fldCharType="begin"/>
      </w:r>
      <w:r>
        <w:instrText xml:space="preserve"> REF _Ref434580757 \h </w:instrText>
      </w:r>
      <w:r>
        <w:fldChar w:fldCharType="separate"/>
      </w:r>
      <w:r w:rsidR="000C7DE2">
        <w:t>The Second Canticle: Psalm 135</w:t>
      </w:r>
      <w:r>
        <w:fldChar w:fldCharType="end"/>
      </w:r>
      <w:r>
        <w:t xml:space="preserve">, page </w:t>
      </w:r>
      <w:r>
        <w:fldChar w:fldCharType="begin"/>
      </w:r>
      <w:r>
        <w:instrText xml:space="preserve"> PAGEREF _Ref434580763 \h </w:instrText>
      </w:r>
      <w:r>
        <w:fldChar w:fldCharType="separate"/>
      </w:r>
      <w:r w:rsidR="000C7DE2">
        <w:rPr>
          <w:noProof/>
        </w:rPr>
        <w:t>341</w:t>
      </w:r>
      <w:r>
        <w:fldChar w:fldCharType="end"/>
      </w:r>
      <w:r>
        <w:t>.</w:t>
      </w:r>
    </w:p>
    <w:p w14:paraId="0888384F" w14:textId="77777777" w:rsidR="00E276C1" w:rsidRPr="00AB1781" w:rsidRDefault="00E276C1" w:rsidP="00E276C1">
      <w:pPr>
        <w:pStyle w:val="Rubric"/>
      </w:pPr>
      <w:r w:rsidRPr="00AB1781">
        <w:t>1 (Alleluia)</w:t>
      </w:r>
    </w:p>
    <w:p w14:paraId="6CE4E22C" w14:textId="5ACABB32" w:rsidR="00E276C1" w:rsidRPr="00AB1781" w:rsidRDefault="009F1DA0" w:rsidP="00E276C1">
      <w:pPr>
        <w:pStyle w:val="EnglishHangNoCoptic"/>
      </w:pPr>
      <w:r>
        <w:t>Confess</w:t>
      </w:r>
      <w:r>
        <w:rPr>
          <w:rStyle w:val="FootnoteReference"/>
        </w:rPr>
        <w:footnoteReference w:id="806"/>
      </w:r>
      <w:r w:rsidR="00E276C1" w:rsidRPr="00AB1781">
        <w:t xml:space="preserve"> the Lord, </w:t>
      </w:r>
      <w:r w:rsidR="001D5562">
        <w:t xml:space="preserve">for </w:t>
      </w:r>
      <w:r w:rsidR="00747E7D">
        <w:t>He is good,</w:t>
      </w:r>
    </w:p>
    <w:p w14:paraId="23C5AA06" w14:textId="74B06AF9" w:rsidR="00E276C1" w:rsidRPr="00AB1781" w:rsidRDefault="00E276C1" w:rsidP="00E276C1">
      <w:pPr>
        <w:pStyle w:val="EnglishHangEndNoCoptic"/>
      </w:pPr>
      <w:r w:rsidRPr="00AB1781">
        <w:tab/>
      </w:r>
      <w:r w:rsidR="001D5562">
        <w:t xml:space="preserve">for </w:t>
      </w:r>
      <w:r w:rsidRPr="00AB1781">
        <w:t>His mercy</w:t>
      </w:r>
      <w:r w:rsidRPr="00AB1781">
        <w:rPr>
          <w:rStyle w:val="FootnoteReference"/>
        </w:rPr>
        <w:footnoteReference w:id="807"/>
      </w:r>
      <w:r w:rsidRPr="00AB1781">
        <w:t xml:space="preserve"> </w:t>
      </w:r>
      <w:r w:rsidR="009F1DA0">
        <w:t>endures forever</w:t>
      </w:r>
      <w:r w:rsidR="00747E7D">
        <w:t>;</w:t>
      </w:r>
    </w:p>
    <w:p w14:paraId="71185B5A" w14:textId="72CACB5E" w:rsidR="00E276C1" w:rsidRPr="00AB1781" w:rsidRDefault="00E276C1" w:rsidP="00E276C1">
      <w:pPr>
        <w:pStyle w:val="EnglishHangNoCoptic"/>
      </w:pPr>
      <w:r w:rsidRPr="00AB1781">
        <w:t xml:space="preserve">2 </w:t>
      </w:r>
      <w:r w:rsidR="00747E7D">
        <w:t>c</w:t>
      </w:r>
      <w:r w:rsidR="001D5562">
        <w:t>onfess</w:t>
      </w:r>
      <w:r w:rsidR="00747E7D">
        <w:t xml:space="preserve"> the God of gods,</w:t>
      </w:r>
    </w:p>
    <w:p w14:paraId="4E758E38" w14:textId="153D15BB" w:rsidR="00E276C1" w:rsidRPr="00AB1781" w:rsidRDefault="001D5562" w:rsidP="009F1DA0">
      <w:pPr>
        <w:pStyle w:val="EngIndEnd"/>
        <w:ind w:firstLine="432"/>
      </w:pPr>
      <w:r>
        <w:t xml:space="preserve">for </w:t>
      </w:r>
      <w:r w:rsidR="00E276C1" w:rsidRPr="00AB1781">
        <w:t xml:space="preserve">His mercy </w:t>
      </w:r>
      <w:r w:rsidR="009F1DA0">
        <w:t>endures forever</w:t>
      </w:r>
      <w:r w:rsidR="00747E7D">
        <w:t>;</w:t>
      </w:r>
    </w:p>
    <w:p w14:paraId="0EDDE45F" w14:textId="4373BBBA" w:rsidR="00E276C1" w:rsidRPr="00AB1781" w:rsidRDefault="00E276C1" w:rsidP="00E276C1">
      <w:pPr>
        <w:pStyle w:val="EnglishHangNoCoptic"/>
      </w:pPr>
      <w:r w:rsidRPr="00AB1781">
        <w:t xml:space="preserve">3 </w:t>
      </w:r>
      <w:r w:rsidR="00747E7D">
        <w:t>c</w:t>
      </w:r>
      <w:r w:rsidR="001D5562">
        <w:t>onfess</w:t>
      </w:r>
      <w:r w:rsidR="00747E7D">
        <w:t xml:space="preserve"> the Lord of Lords,</w:t>
      </w:r>
    </w:p>
    <w:p w14:paraId="0E54791A" w14:textId="4680AC77" w:rsidR="009F1DA0" w:rsidRPr="00AB1781" w:rsidRDefault="001D5562" w:rsidP="009F1DA0">
      <w:pPr>
        <w:pStyle w:val="EngIndEnd"/>
        <w:ind w:firstLine="432"/>
      </w:pPr>
      <w:r>
        <w:t xml:space="preserve">for </w:t>
      </w:r>
      <w:r w:rsidR="009F1DA0" w:rsidRPr="00AB1781">
        <w:t xml:space="preserve">His mercy </w:t>
      </w:r>
      <w:r w:rsidR="009F1DA0">
        <w:t>endures forever</w:t>
      </w:r>
      <w:r w:rsidR="00747E7D">
        <w:t>;</w:t>
      </w:r>
    </w:p>
    <w:p w14:paraId="0D21312A" w14:textId="6F5640CE" w:rsidR="00E276C1" w:rsidRPr="00AB1781" w:rsidRDefault="00E276C1" w:rsidP="00E276C1">
      <w:pPr>
        <w:pStyle w:val="EnglishHangNoCoptic"/>
      </w:pPr>
      <w:r w:rsidRPr="00AB1781">
        <w:t xml:space="preserve">4 </w:t>
      </w:r>
      <w:r w:rsidR="00747E7D">
        <w:t>[t</w:t>
      </w:r>
      <w:r w:rsidR="001D5562">
        <w:t>o Him]</w:t>
      </w:r>
      <w:r w:rsidR="001D5562">
        <w:rPr>
          <w:rStyle w:val="FootnoteReference"/>
        </w:rPr>
        <w:footnoteReference w:id="808"/>
      </w:r>
      <w:r w:rsidR="001D5562">
        <w:t xml:space="preserve"> W</w:t>
      </w:r>
      <w:r w:rsidR="00747E7D">
        <w:t>ho alone does great wonders,</w:t>
      </w:r>
    </w:p>
    <w:p w14:paraId="4D67C464" w14:textId="26B6721E" w:rsidR="00E276C1" w:rsidRPr="00AB1781" w:rsidRDefault="00E276C1" w:rsidP="00E276C1">
      <w:pPr>
        <w:pStyle w:val="EnglishHangEndNoCoptic"/>
      </w:pPr>
      <w:r w:rsidRPr="00AB1781">
        <w:tab/>
      </w:r>
      <w:r w:rsidR="001D5562">
        <w:t xml:space="preserve">for </w:t>
      </w:r>
      <w:r w:rsidRPr="00AB1781">
        <w:t xml:space="preserve">His mercy </w:t>
      </w:r>
      <w:r w:rsidR="009F1DA0">
        <w:t>endures forever</w:t>
      </w:r>
      <w:r w:rsidR="00747E7D">
        <w:t>;</w:t>
      </w:r>
    </w:p>
    <w:p w14:paraId="20E609A5" w14:textId="55BFEC6A" w:rsidR="00E276C1" w:rsidRPr="00AB1781" w:rsidRDefault="00E276C1" w:rsidP="00E276C1">
      <w:pPr>
        <w:pStyle w:val="EnglishHangNoCoptic"/>
      </w:pPr>
      <w:r w:rsidRPr="00AB1781">
        <w:t xml:space="preserve">5 </w:t>
      </w:r>
      <w:r w:rsidR="001D5562">
        <w:t>[</w:t>
      </w:r>
      <w:r w:rsidR="00747E7D">
        <w:t>t</w:t>
      </w:r>
      <w:r w:rsidRPr="00AB1781">
        <w:t>o Him</w:t>
      </w:r>
      <w:r w:rsidR="001D5562">
        <w:t>]</w:t>
      </w:r>
      <w:r w:rsidRPr="00AB1781">
        <w:t xml:space="preserve"> Who </w:t>
      </w:r>
      <w:r w:rsidR="001D5562">
        <w:t xml:space="preserve">by wisdom </w:t>
      </w:r>
      <w:r w:rsidR="00747E7D">
        <w:t>made the heavens,</w:t>
      </w:r>
    </w:p>
    <w:p w14:paraId="611A90C5" w14:textId="3370DECD"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691C6266" w14:textId="53DFC32A" w:rsidR="00E276C1" w:rsidRPr="00AB1781" w:rsidRDefault="00E276C1" w:rsidP="009F1DA0">
      <w:pPr>
        <w:pStyle w:val="EnglishHangNoCoptic"/>
      </w:pPr>
      <w:r w:rsidRPr="00AB1781">
        <w:t xml:space="preserve">6 </w:t>
      </w:r>
      <w:r w:rsidR="001D5562">
        <w:t>[</w:t>
      </w:r>
      <w:r w:rsidR="00747E7D">
        <w:t>t</w:t>
      </w:r>
      <w:r w:rsidRPr="00AB1781">
        <w:t>o Him</w:t>
      </w:r>
      <w:r w:rsidR="001D5562">
        <w:t>]</w:t>
      </w:r>
      <w:r w:rsidRPr="00AB1781">
        <w:t xml:space="preserve"> Who </w:t>
      </w:r>
      <w:r w:rsidR="001D5562">
        <w:t>made</w:t>
      </w:r>
      <w:r w:rsidRPr="00AB1781">
        <w:t xml:space="preserve"> the earth </w:t>
      </w:r>
      <w:r w:rsidR="001D5562">
        <w:t xml:space="preserve">firm </w:t>
      </w:r>
      <w:r w:rsidR="00747E7D">
        <w:t>on the waters,</w:t>
      </w:r>
    </w:p>
    <w:p w14:paraId="1004E097" w14:textId="4F2FE61A" w:rsidR="009F1DA0"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3EB40539" w14:textId="535AFA8E" w:rsidR="00E276C1" w:rsidRPr="00AB1781" w:rsidRDefault="00E276C1" w:rsidP="009F1DA0">
      <w:pPr>
        <w:pStyle w:val="EnglishHangNoCoptic"/>
      </w:pPr>
      <w:r w:rsidRPr="00AB1781">
        <w:t xml:space="preserve">7 </w:t>
      </w:r>
      <w:r w:rsidR="001D5562">
        <w:t>[</w:t>
      </w:r>
      <w:r w:rsidR="00747E7D">
        <w:t>t</w:t>
      </w:r>
      <w:r w:rsidRPr="00AB1781">
        <w:t>o Him</w:t>
      </w:r>
      <w:r w:rsidR="001D5562">
        <w:t>]</w:t>
      </w:r>
      <w:r w:rsidRPr="00AB1781">
        <w:t xml:space="preserve"> Who </w:t>
      </w:r>
      <w:r w:rsidR="001D5562">
        <w:t>[</w:t>
      </w:r>
      <w:r w:rsidRPr="00AB1781">
        <w:t>alone</w:t>
      </w:r>
      <w:r w:rsidR="001D5562">
        <w:t>]</w:t>
      </w:r>
      <w:r w:rsidR="00747E7D">
        <w:t xml:space="preserve"> made the great lights,</w:t>
      </w:r>
    </w:p>
    <w:p w14:paraId="1B391E79" w14:textId="3132A877" w:rsidR="00E276C1" w:rsidRPr="00AB1781" w:rsidRDefault="00E276C1" w:rsidP="00E276C1">
      <w:pPr>
        <w:pStyle w:val="EnglishHangEndNoCoptic"/>
      </w:pPr>
      <w:r w:rsidRPr="00AB1781">
        <w:tab/>
      </w:r>
      <w:r w:rsidR="001D5562">
        <w:t xml:space="preserve">for </w:t>
      </w:r>
      <w:r w:rsidR="00747E7D">
        <w:t>His mercy is eternal,</w:t>
      </w:r>
    </w:p>
    <w:p w14:paraId="7952C0D3" w14:textId="494F356E" w:rsidR="00E276C1" w:rsidRPr="00AB1781" w:rsidRDefault="00747E7D" w:rsidP="00E276C1">
      <w:pPr>
        <w:pStyle w:val="EnglishHangNoCoptic"/>
      </w:pPr>
      <w:r>
        <w:t>8 the sun to rule the day,</w:t>
      </w:r>
    </w:p>
    <w:p w14:paraId="76BC59AE" w14:textId="5B974F31"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2C9724E" w14:textId="61F43CF7" w:rsidR="00E276C1" w:rsidRPr="00AB1781" w:rsidRDefault="00E276C1" w:rsidP="00E276C1">
      <w:pPr>
        <w:pStyle w:val="EnglishHangNoCoptic"/>
      </w:pPr>
      <w:r w:rsidRPr="00AB1781">
        <w:t xml:space="preserve">9 </w:t>
      </w:r>
      <w:r w:rsidR="00747E7D">
        <w:t>t</w:t>
      </w:r>
      <w:r w:rsidRPr="00AB1781">
        <w:t xml:space="preserve">he moon </w:t>
      </w:r>
      <w:r w:rsidR="00747E7D">
        <w:t>and the stars to rule the night,</w:t>
      </w:r>
    </w:p>
    <w:p w14:paraId="7532EB2E" w14:textId="3B90FAE2"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3D75438A" w14:textId="2B580389" w:rsidR="00E276C1" w:rsidRPr="00AB1781" w:rsidRDefault="00E276C1" w:rsidP="00E276C1">
      <w:pPr>
        <w:pStyle w:val="EnglishHangNoCoptic"/>
      </w:pPr>
      <w:r w:rsidRPr="00AB1781">
        <w:t xml:space="preserve">10 Who struck Egypt </w:t>
      </w:r>
      <w:r w:rsidR="001D5562">
        <w:t>in</w:t>
      </w:r>
      <w:r w:rsidR="00747E7D">
        <w:t xml:space="preserve"> their firstborn,</w:t>
      </w:r>
    </w:p>
    <w:p w14:paraId="56ACDA7A" w14:textId="6E6244DD" w:rsidR="00E276C1" w:rsidRPr="00AB1781" w:rsidRDefault="00E276C1" w:rsidP="009F1DA0">
      <w:pPr>
        <w:pStyle w:val="EnglishHangEndNoCoptic"/>
      </w:pPr>
      <w:r w:rsidRPr="00AB1781">
        <w:tab/>
      </w:r>
      <w:r w:rsidR="001D5562">
        <w:t xml:space="preserve">for </w:t>
      </w:r>
      <w:r w:rsidRPr="00AB1781">
        <w:t>His mercy</w:t>
      </w:r>
      <w:r w:rsidR="00747E7D">
        <w:t xml:space="preserve"> endures forever;</w:t>
      </w:r>
    </w:p>
    <w:p w14:paraId="40464FE4" w14:textId="2A66258F" w:rsidR="00E276C1" w:rsidRPr="00AB1781" w:rsidRDefault="00747E7D" w:rsidP="00E276C1">
      <w:pPr>
        <w:pStyle w:val="EnglishHangNoCoptic"/>
      </w:pPr>
      <w:r>
        <w:lastRenderedPageBreak/>
        <w:t>11 a</w:t>
      </w:r>
      <w:r w:rsidR="00E276C1" w:rsidRPr="00AB1781">
        <w:t>nd bro</w:t>
      </w:r>
      <w:r>
        <w:t>ught out Israel from among them,</w:t>
      </w:r>
    </w:p>
    <w:p w14:paraId="6473A1F0" w14:textId="28A21F0B" w:rsidR="00E276C1" w:rsidRPr="00AB1781" w:rsidRDefault="00E276C1" w:rsidP="009F1DA0">
      <w:pPr>
        <w:pStyle w:val="EnglishHangEndNoCoptic"/>
      </w:pPr>
      <w:r w:rsidRPr="00AB1781">
        <w:tab/>
      </w:r>
      <w:r w:rsidR="001D5562">
        <w:t>for H</w:t>
      </w:r>
      <w:r w:rsidRPr="00AB1781">
        <w:t xml:space="preserve">is mercy </w:t>
      </w:r>
      <w:r w:rsidR="009F1DA0">
        <w:t>endures forever</w:t>
      </w:r>
      <w:r w:rsidR="00747E7D">
        <w:t>,</w:t>
      </w:r>
    </w:p>
    <w:p w14:paraId="4318524C" w14:textId="5BC10E26" w:rsidR="00E276C1" w:rsidRPr="00AB1781" w:rsidRDefault="00747E7D" w:rsidP="00E276C1">
      <w:pPr>
        <w:pStyle w:val="EnglishHangNoCoptic"/>
      </w:pPr>
      <w:r>
        <w:t>12 wi</w:t>
      </w:r>
      <w:r w:rsidR="00E276C1" w:rsidRPr="00AB1781">
        <w:t>th a strong hand and a</w:t>
      </w:r>
      <w:r w:rsidR="00AE1E0F">
        <w:t>n</w:t>
      </w:r>
      <w:r w:rsidR="00E276C1" w:rsidRPr="00AB1781">
        <w:t xml:space="preserve"> </w:t>
      </w:r>
      <w:r w:rsidR="00AE1E0F">
        <w:t>upraised</w:t>
      </w:r>
      <w:r>
        <w:t xml:space="preserve"> arm,</w:t>
      </w:r>
    </w:p>
    <w:p w14:paraId="171A0CD9" w14:textId="413C236F"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D6B8F23" w14:textId="36C9D8F7" w:rsidR="00E276C1" w:rsidRPr="00AB1781" w:rsidRDefault="00E276C1" w:rsidP="00E276C1">
      <w:pPr>
        <w:pStyle w:val="EnglishHangNoCoptic"/>
      </w:pPr>
      <w:r w:rsidRPr="00AB1781">
        <w:t xml:space="preserve">13 </w:t>
      </w:r>
      <w:r w:rsidR="001D5562">
        <w:t>[</w:t>
      </w:r>
      <w:r w:rsidR="00747E7D">
        <w:t>t</w:t>
      </w:r>
      <w:r w:rsidRPr="00AB1781">
        <w:t>o Him</w:t>
      </w:r>
      <w:r w:rsidR="001D5562">
        <w:t>]</w:t>
      </w:r>
      <w:r w:rsidRPr="00AB1781">
        <w:t xml:space="preserve"> Who divided the Red Sea in</w:t>
      </w:r>
      <w:r w:rsidR="00AE1E0F">
        <w:t>to parts</w:t>
      </w:r>
      <w:r w:rsidR="00747E7D">
        <w:t>,</w:t>
      </w:r>
    </w:p>
    <w:p w14:paraId="025F154C" w14:textId="54CF3384"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14C0C773" w14:textId="13F2345C" w:rsidR="00E276C1" w:rsidRPr="00AB1781" w:rsidRDefault="00747E7D" w:rsidP="00E276C1">
      <w:pPr>
        <w:pStyle w:val="EnglishHangNoCoptic"/>
      </w:pPr>
      <w:r>
        <w:t>14 a</w:t>
      </w:r>
      <w:r w:rsidR="00E276C1" w:rsidRPr="00AB1781">
        <w:t xml:space="preserve">nd </w:t>
      </w:r>
      <w:r w:rsidR="00AE1E0F">
        <w:t>brought [out]</w:t>
      </w:r>
      <w:r>
        <w:t xml:space="preserve"> Israel through the midst of it,</w:t>
      </w:r>
    </w:p>
    <w:p w14:paraId="42B03B28" w14:textId="296FF04F" w:rsidR="00E276C1" w:rsidRPr="00AB1781" w:rsidRDefault="00E276C1" w:rsidP="009F1DA0">
      <w:pPr>
        <w:pStyle w:val="EnglishHangEndNoCoptic"/>
      </w:pPr>
      <w:r w:rsidRPr="00AB1781">
        <w:tab/>
      </w:r>
      <w:r w:rsidR="001D5562">
        <w:t xml:space="preserve">for </w:t>
      </w:r>
      <w:r w:rsidRPr="00AB1781">
        <w:t xml:space="preserve">His mercy </w:t>
      </w:r>
      <w:r w:rsidR="009F1DA0">
        <w:t xml:space="preserve">endures </w:t>
      </w:r>
      <w:r w:rsidR="00747E7D">
        <w:t>forever,</w:t>
      </w:r>
    </w:p>
    <w:p w14:paraId="7DDA36BC" w14:textId="2ACD464F" w:rsidR="00E276C1" w:rsidRPr="00AB1781" w:rsidRDefault="00747E7D" w:rsidP="00E276C1">
      <w:pPr>
        <w:pStyle w:val="EnglishHangNoCoptic"/>
      </w:pPr>
      <w:r>
        <w:t>15 b</w:t>
      </w:r>
      <w:r w:rsidR="00E276C1" w:rsidRPr="00AB1781">
        <w:t xml:space="preserve">ut </w:t>
      </w:r>
      <w:r w:rsidR="00AE1E0F">
        <w:t>overthrew</w:t>
      </w:r>
      <w:r w:rsidR="00E276C1" w:rsidRPr="00AB1781">
        <w:t xml:space="preserve"> Pharaoh and his army </w:t>
      </w:r>
      <w:r w:rsidR="00AE1E0F">
        <w:t>in</w:t>
      </w:r>
      <w:r w:rsidR="00E276C1" w:rsidRPr="00AB1781">
        <w:t xml:space="preserve"> the Red Sea</w:t>
      </w:r>
      <w:r w:rsidR="00AE1E0F">
        <w:rPr>
          <w:rStyle w:val="FootnoteReference"/>
        </w:rPr>
        <w:footnoteReference w:id="809"/>
      </w:r>
      <w:r>
        <w:t>,</w:t>
      </w:r>
    </w:p>
    <w:p w14:paraId="3772B5E5" w14:textId="5E6F79E4" w:rsidR="00E276C1" w:rsidRPr="00AB1781" w:rsidRDefault="00E276C1" w:rsidP="009F1DA0">
      <w:pPr>
        <w:pStyle w:val="EnglishHangEndNoCoptic"/>
      </w:pPr>
      <w:r w:rsidRPr="00AB1781">
        <w:tab/>
      </w:r>
      <w:r w:rsidR="008D5F3D" w:rsidRPr="008D5F3D">
        <w:t>f</w:t>
      </w:r>
      <w:r w:rsidR="001D5562">
        <w:t xml:space="preserve">or </w:t>
      </w:r>
      <w:r w:rsidRPr="00AB1781">
        <w:t xml:space="preserve">His mercy </w:t>
      </w:r>
      <w:r w:rsidR="00747E7D">
        <w:t>endures forever;</w:t>
      </w:r>
    </w:p>
    <w:p w14:paraId="46B8E5BD" w14:textId="7EFC66D6" w:rsidR="00E276C1" w:rsidRPr="00AB1781" w:rsidRDefault="00E276C1" w:rsidP="00E276C1">
      <w:pPr>
        <w:pStyle w:val="EnglishHangNoCoptic"/>
      </w:pPr>
      <w:r w:rsidRPr="00AB1781">
        <w:t xml:space="preserve">16 </w:t>
      </w:r>
      <w:r w:rsidR="001D5562">
        <w:t>[</w:t>
      </w:r>
      <w:r w:rsidR="00747E7D">
        <w:t>t</w:t>
      </w:r>
      <w:r w:rsidRPr="00AB1781">
        <w:t>o Him</w:t>
      </w:r>
      <w:r w:rsidR="001D5562">
        <w:t>]</w:t>
      </w:r>
      <w:r w:rsidRPr="00AB1781">
        <w:t xml:space="preserve"> Who led His people </w:t>
      </w:r>
      <w:r w:rsidR="00AE1E0F">
        <w:t>through</w:t>
      </w:r>
      <w:r w:rsidR="00747E7D">
        <w:t xml:space="preserve"> the wilderness,</w:t>
      </w:r>
    </w:p>
    <w:p w14:paraId="3E524B71" w14:textId="6E0E4CC5" w:rsidR="00E276C1" w:rsidRDefault="00E276C1" w:rsidP="009F1DA0">
      <w:pPr>
        <w:pStyle w:val="EnglishHangEndNoCoptic"/>
      </w:pPr>
      <w:r w:rsidRPr="00AB1781">
        <w:tab/>
      </w:r>
      <w:r w:rsidR="001D5562">
        <w:t xml:space="preserve">for </w:t>
      </w:r>
      <w:r w:rsidRPr="00AB1781">
        <w:t xml:space="preserve">His mercy </w:t>
      </w:r>
      <w:r w:rsidR="00747E7D">
        <w:t>endures forever;</w:t>
      </w:r>
    </w:p>
    <w:p w14:paraId="25D6A4A1" w14:textId="34021A1A" w:rsidR="00AE1E0F" w:rsidRDefault="00AE1E0F" w:rsidP="00AE1E0F">
      <w:pPr>
        <w:pStyle w:val="EnglishHangNoCoptic"/>
      </w:pPr>
      <w:r>
        <w:t xml:space="preserve">16b </w:t>
      </w:r>
      <w:r w:rsidR="00747E7D">
        <w:t>[t</w:t>
      </w:r>
      <w:r w:rsidRPr="00AE1E0F">
        <w:t>o Him</w:t>
      </w:r>
      <w:r w:rsidR="00747E7D">
        <w:t>]</w:t>
      </w:r>
      <w:r w:rsidRPr="00AE1E0F">
        <w:t xml:space="preserve"> who brought water </w:t>
      </w:r>
      <w:r>
        <w:t xml:space="preserve">out </w:t>
      </w:r>
      <w:r w:rsidRPr="00AE1E0F">
        <w:t>from the hard rock</w:t>
      </w:r>
      <w:r w:rsidR="00747E7D">
        <w:t>,</w:t>
      </w:r>
    </w:p>
    <w:p w14:paraId="4F27052D" w14:textId="6AE65451" w:rsidR="00AE1E0F" w:rsidRPr="00AE1E0F" w:rsidRDefault="00AE1E0F" w:rsidP="00AE1E0F">
      <w:pPr>
        <w:pStyle w:val="EnglishHangEndNoCoptic"/>
        <w:ind w:firstLine="0"/>
      </w:pPr>
      <w:r>
        <w:t xml:space="preserve">for </w:t>
      </w:r>
      <w:r w:rsidRPr="00AB1781">
        <w:t xml:space="preserve">His mercy </w:t>
      </w:r>
      <w:r w:rsidR="00747E7D">
        <w:t>endures forever;</w:t>
      </w:r>
    </w:p>
    <w:p w14:paraId="76250856" w14:textId="3331E848" w:rsidR="00E276C1" w:rsidRPr="00AB1781" w:rsidRDefault="00E276C1" w:rsidP="00E276C1">
      <w:pPr>
        <w:pStyle w:val="EnglishHangNoCoptic"/>
      </w:pPr>
      <w:r w:rsidRPr="00AB1781">
        <w:t xml:space="preserve">17 </w:t>
      </w:r>
      <w:r w:rsidR="001D5562">
        <w:t>[</w:t>
      </w:r>
      <w:r w:rsidR="00747E7D">
        <w:t>t</w:t>
      </w:r>
      <w:r w:rsidRPr="00AB1781">
        <w:t>o Him</w:t>
      </w:r>
      <w:r w:rsidR="001D5562">
        <w:t>]</w:t>
      </w:r>
      <w:r w:rsidRPr="00AB1781">
        <w:t xml:space="preserve"> Who struck </w:t>
      </w:r>
      <w:r w:rsidR="00AE1E0F">
        <w:t xml:space="preserve">down </w:t>
      </w:r>
      <w:r w:rsidR="00747E7D">
        <w:t>great kings,</w:t>
      </w:r>
    </w:p>
    <w:p w14:paraId="05BDC6BA" w14:textId="346A45B8"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5C7D8E3B" w14:textId="167572B1" w:rsidR="00E276C1" w:rsidRPr="00AB1781" w:rsidRDefault="00747E7D" w:rsidP="00E276C1">
      <w:pPr>
        <w:pStyle w:val="EnglishHangNoCoptic"/>
      </w:pPr>
      <w:r>
        <w:t>18 a</w:t>
      </w:r>
      <w:r w:rsidR="00E276C1" w:rsidRPr="00AB1781">
        <w:t xml:space="preserve">nd </w:t>
      </w:r>
      <w:r w:rsidR="00AE1E0F">
        <w:t>killed</w:t>
      </w:r>
      <w:r w:rsidR="00AE1E0F">
        <w:rPr>
          <w:rStyle w:val="FootnoteReference"/>
        </w:rPr>
        <w:footnoteReference w:id="810"/>
      </w:r>
      <w:r>
        <w:t xml:space="preserve"> mighty kings,</w:t>
      </w:r>
    </w:p>
    <w:p w14:paraId="57C66445" w14:textId="405C5E27"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r w:rsidR="00747E7D">
        <w:t>,</w:t>
      </w:r>
    </w:p>
    <w:p w14:paraId="7101880D" w14:textId="32CA7DBD" w:rsidR="00E276C1" w:rsidRPr="00AB1781" w:rsidRDefault="00AE1E0F" w:rsidP="00E276C1">
      <w:pPr>
        <w:pStyle w:val="EnglishHangNoCoptic"/>
      </w:pPr>
      <w:r>
        <w:t>19 Si</w:t>
      </w:r>
      <w:r w:rsidR="00747E7D">
        <w:t>hon, King of the Amorites,</w:t>
      </w:r>
    </w:p>
    <w:p w14:paraId="62CD4485" w14:textId="768DAC5C" w:rsidR="00E276C1" w:rsidRPr="00AB1781" w:rsidRDefault="00E276C1" w:rsidP="009F1DA0">
      <w:pPr>
        <w:pStyle w:val="EnglishHangEndNoCoptic"/>
      </w:pPr>
      <w:r w:rsidRPr="00AB1781">
        <w:tab/>
      </w:r>
      <w:r w:rsidR="001D5562">
        <w:t xml:space="preserve">for </w:t>
      </w:r>
      <w:r w:rsidRPr="00AB1781">
        <w:t xml:space="preserve">His mercy </w:t>
      </w:r>
      <w:r w:rsidR="009F1DA0">
        <w:t>endur</w:t>
      </w:r>
      <w:r w:rsidR="00747E7D">
        <w:t>es forever,</w:t>
      </w:r>
    </w:p>
    <w:p w14:paraId="77CA8E6F" w14:textId="3638B450" w:rsidR="00E276C1" w:rsidRPr="00AB1781" w:rsidRDefault="00747E7D" w:rsidP="00E276C1">
      <w:pPr>
        <w:pStyle w:val="EnglishHangNoCoptic"/>
      </w:pPr>
      <w:r>
        <w:t>20 a</w:t>
      </w:r>
      <w:r w:rsidR="00E276C1" w:rsidRPr="00AB1781">
        <w:t xml:space="preserve">nd Og, </w:t>
      </w:r>
      <w:r w:rsidR="00AE1E0F">
        <w:t>[the] k</w:t>
      </w:r>
      <w:r>
        <w:t>ing of Bashan,</w:t>
      </w:r>
    </w:p>
    <w:p w14:paraId="30C73CA6" w14:textId="3DE58C5D" w:rsidR="00E276C1" w:rsidRPr="00AB1781" w:rsidRDefault="00E276C1" w:rsidP="009F1DA0">
      <w:pPr>
        <w:pStyle w:val="EnglishHangEndNoCoptic"/>
      </w:pPr>
      <w:r w:rsidRPr="00AB1781">
        <w:tab/>
      </w:r>
      <w:r w:rsidR="008D5F3D">
        <w:t>f</w:t>
      </w:r>
      <w:r w:rsidR="001D5562">
        <w:t xml:space="preserve">or </w:t>
      </w:r>
      <w:r w:rsidRPr="00AB1781">
        <w:t xml:space="preserve">His mercy </w:t>
      </w:r>
      <w:r w:rsidR="00FB0D52">
        <w:t>endures forever,</w:t>
      </w:r>
    </w:p>
    <w:p w14:paraId="666E7DC0" w14:textId="5DBBC917" w:rsidR="00E276C1" w:rsidRPr="00AB1781" w:rsidRDefault="00FB0D52" w:rsidP="00E276C1">
      <w:pPr>
        <w:pStyle w:val="EnglishHangNoCoptic"/>
      </w:pPr>
      <w:r>
        <w:t>21 a</w:t>
      </w:r>
      <w:r w:rsidR="00E276C1" w:rsidRPr="00AB1781">
        <w:t>n</w:t>
      </w:r>
      <w:r w:rsidR="00747E7D">
        <w:t>d gave their land as a heritage,</w:t>
      </w:r>
    </w:p>
    <w:p w14:paraId="37DB1999" w14:textId="58B65B76" w:rsidR="00E276C1" w:rsidRPr="00AB1781" w:rsidRDefault="00E276C1" w:rsidP="009F1DA0">
      <w:pPr>
        <w:pStyle w:val="EnglishHangEndNoCoptic"/>
      </w:pPr>
      <w:r w:rsidRPr="00AB1781">
        <w:tab/>
      </w:r>
      <w:r w:rsidR="001D5562">
        <w:t xml:space="preserve">for </w:t>
      </w:r>
      <w:r w:rsidRPr="00AB1781">
        <w:t xml:space="preserve">His mercy </w:t>
      </w:r>
      <w:r w:rsidR="00747E7D">
        <w:t>endures forever,</w:t>
      </w:r>
    </w:p>
    <w:p w14:paraId="6B71DD2B" w14:textId="0F5FAE5B" w:rsidR="00E276C1" w:rsidRPr="00AB1781" w:rsidRDefault="00E276C1" w:rsidP="00E276C1">
      <w:pPr>
        <w:pStyle w:val="EnglishHangNoCoptic"/>
      </w:pPr>
      <w:r w:rsidRPr="00AB1781">
        <w:t xml:space="preserve">22 </w:t>
      </w:r>
      <w:r w:rsidR="00747E7D">
        <w:t>a</w:t>
      </w:r>
      <w:r w:rsidR="00AE1E0F">
        <w:t xml:space="preserve"> heritage</w:t>
      </w:r>
      <w:r w:rsidR="00747E7D">
        <w:t xml:space="preserve"> to His servant Israel,</w:t>
      </w:r>
    </w:p>
    <w:p w14:paraId="0A3EAB9E" w14:textId="7F46BFC5"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214A7C94" w14:textId="63CCF849" w:rsidR="00E276C1" w:rsidRPr="00AB1781" w:rsidRDefault="00E276C1" w:rsidP="00E276C1">
      <w:pPr>
        <w:pStyle w:val="EnglishHangNoCoptic"/>
      </w:pPr>
      <w:r w:rsidRPr="00AB1781">
        <w:t xml:space="preserve">23 For the Lord remembers us in our </w:t>
      </w:r>
      <w:r w:rsidR="00AE1E0F">
        <w:t>humiliation</w:t>
      </w:r>
      <w:r w:rsidR="00747E7D">
        <w:t>,</w:t>
      </w:r>
    </w:p>
    <w:p w14:paraId="419A0BBD" w14:textId="3D990AED"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4DC1208F" w14:textId="33C71DD1" w:rsidR="00E276C1" w:rsidRPr="00AB1781" w:rsidRDefault="00AE1E0F" w:rsidP="00E276C1">
      <w:pPr>
        <w:pStyle w:val="EnglishHangNoCoptic"/>
      </w:pPr>
      <w:r>
        <w:t>24 and redeemed</w:t>
      </w:r>
      <w:r w:rsidR="00747E7D">
        <w:t xml:space="preserve"> us from our enemies,</w:t>
      </w:r>
    </w:p>
    <w:p w14:paraId="050AF20F" w14:textId="52546339" w:rsidR="00E276C1" w:rsidRPr="00AB1781" w:rsidRDefault="00E276C1" w:rsidP="009F1DA0">
      <w:pPr>
        <w:pStyle w:val="EnglishHangEndNoCoptic"/>
      </w:pPr>
      <w:r w:rsidRPr="00AB1781">
        <w:tab/>
      </w:r>
      <w:r w:rsidR="001D5562">
        <w:t xml:space="preserve">for </w:t>
      </w:r>
      <w:r w:rsidRPr="00AB1781">
        <w:t xml:space="preserve">His mercy </w:t>
      </w:r>
      <w:r w:rsidR="00AE1E0F">
        <w:t>endures forever;</w:t>
      </w:r>
    </w:p>
    <w:p w14:paraId="0FF4D057" w14:textId="5156EBE5" w:rsidR="00E276C1" w:rsidRPr="00AB1781" w:rsidRDefault="00747E7D" w:rsidP="00E276C1">
      <w:pPr>
        <w:pStyle w:val="EnglishHangNoCoptic"/>
      </w:pPr>
      <w:r>
        <w:t>25 Who gives food to all flesh,</w:t>
      </w:r>
    </w:p>
    <w:p w14:paraId="3DE9577F" w14:textId="20F70112" w:rsidR="00E276C1" w:rsidRPr="00AB1781" w:rsidRDefault="00E276C1" w:rsidP="009F1DA0">
      <w:pPr>
        <w:pStyle w:val="EnglishHangEndNoCoptic"/>
      </w:pPr>
      <w:r w:rsidRPr="00AB1781">
        <w:tab/>
      </w:r>
      <w:r w:rsidR="001D5562">
        <w:t xml:space="preserve">for </w:t>
      </w:r>
      <w:r w:rsidRPr="00AB1781">
        <w:t xml:space="preserve">His mercy </w:t>
      </w:r>
      <w:r w:rsidR="009F1DA0">
        <w:t>endures forever.</w:t>
      </w:r>
    </w:p>
    <w:p w14:paraId="3BCE7E53" w14:textId="59F11F56" w:rsidR="00E276C1" w:rsidRPr="00AB1781" w:rsidRDefault="00E276C1" w:rsidP="00E276C1">
      <w:pPr>
        <w:pStyle w:val="EnglishHangNoCoptic"/>
      </w:pPr>
      <w:r w:rsidRPr="00AB1781">
        <w:lastRenderedPageBreak/>
        <w:t xml:space="preserve">26 O </w:t>
      </w:r>
      <w:r w:rsidR="001D5562">
        <w:t>confess</w:t>
      </w:r>
      <w:r w:rsidRPr="00AB1781">
        <w:t xml:space="preserve"> the God o</w:t>
      </w:r>
      <w:r w:rsidR="00747E7D">
        <w:t>f Heaven,</w:t>
      </w:r>
    </w:p>
    <w:p w14:paraId="7BD11229" w14:textId="528F3683" w:rsidR="00E276C1" w:rsidRDefault="00E276C1" w:rsidP="009F1DA0">
      <w:pPr>
        <w:pStyle w:val="EnglishHangEndNoCoptic"/>
      </w:pPr>
      <w:r w:rsidRPr="00AB1781">
        <w:tab/>
      </w:r>
      <w:r w:rsidR="001D5562">
        <w:t xml:space="preserve">for </w:t>
      </w:r>
      <w:r w:rsidRPr="00AB1781">
        <w:t xml:space="preserve">His mercy </w:t>
      </w:r>
      <w:r w:rsidR="00AE1E0F">
        <w:t>endures forever;</w:t>
      </w:r>
    </w:p>
    <w:p w14:paraId="7897D024" w14:textId="4CCA72EB" w:rsidR="00AE1E0F" w:rsidRPr="00AB1781" w:rsidRDefault="00AE1E0F" w:rsidP="00AE1E0F">
      <w:pPr>
        <w:pStyle w:val="EnglishHangNoCoptic"/>
      </w:pPr>
      <w:r w:rsidRPr="00AB1781">
        <w:t>26</w:t>
      </w:r>
      <w:r>
        <w:t>b</w:t>
      </w:r>
      <w:r w:rsidRPr="00AB1781">
        <w:t xml:space="preserve"> O </w:t>
      </w:r>
      <w:r>
        <w:t>confess</w:t>
      </w:r>
      <w:r w:rsidRPr="00AB1781">
        <w:t xml:space="preserve"> the </w:t>
      </w:r>
      <w:r>
        <w:t>Lord</w:t>
      </w:r>
      <w:r w:rsidRPr="00AB1781">
        <w:t xml:space="preserve"> of </w:t>
      </w:r>
      <w:r>
        <w:t>Lords, [for He is good]</w:t>
      </w:r>
      <w:r>
        <w:rPr>
          <w:rStyle w:val="FootnoteReference"/>
        </w:rPr>
        <w:footnoteReference w:id="811"/>
      </w:r>
      <w:r w:rsidRPr="00AB1781">
        <w:t>;</w:t>
      </w:r>
    </w:p>
    <w:p w14:paraId="4C6277B9" w14:textId="3B760D08" w:rsidR="00AE1E0F" w:rsidRPr="00E276C1" w:rsidRDefault="00AE1E0F" w:rsidP="00AE1E0F">
      <w:pPr>
        <w:pStyle w:val="EnglishHangEndNoCoptic"/>
      </w:pPr>
      <w:r w:rsidRPr="00AB1781">
        <w:tab/>
      </w:r>
      <w:r>
        <w:t xml:space="preserve">for </w:t>
      </w:r>
      <w:r w:rsidRPr="00AB1781">
        <w:t xml:space="preserve">His mercy </w:t>
      </w:r>
      <w:r w:rsidR="00DE2F02">
        <w:t>endures forever.</w:t>
      </w:r>
    </w:p>
    <w:p w14:paraId="1EB2B132" w14:textId="2CD6B54F" w:rsidR="00E276C1" w:rsidRPr="00E276C1" w:rsidRDefault="00E276C1" w:rsidP="00BF0205">
      <w:pPr>
        <w:pStyle w:val="Heading4"/>
      </w:pPr>
      <w:bookmarkStart w:id="321" w:name="_Ref411968136"/>
      <w:r>
        <w:t>Psalm</w:t>
      </w:r>
      <w:r w:rsidRPr="00AB1781">
        <w:t xml:space="preserve"> 136</w:t>
      </w:r>
      <w:r>
        <w:t xml:space="preserve">: </w:t>
      </w:r>
      <w:r w:rsidR="00BB3B58">
        <w:t>“By the rivers of Babylon—</w:t>
      </w:r>
      <w:r>
        <w:t>we sat down</w:t>
      </w:r>
      <w:r w:rsidR="00BB3B58">
        <w:t>,</w:t>
      </w:r>
      <w:r>
        <w:t xml:space="preserve"> and wep</w:t>
      </w:r>
      <w:r w:rsidR="00BB3B58">
        <w:t>t”</w:t>
      </w:r>
      <w:bookmarkEnd w:id="321"/>
    </w:p>
    <w:p w14:paraId="4844A03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Song of the Babylonian Exile</w:t>
      </w:r>
    </w:p>
    <w:p w14:paraId="0BC2F15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Unsung Song of the Heart</w:t>
      </w:r>
    </w:p>
    <w:p w14:paraId="50B05EA8" w14:textId="545931F5" w:rsidR="00F14AA6" w:rsidRDefault="00F14AA6" w:rsidP="00F14AA6">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287B8056" w14:textId="77777777" w:rsidR="000656EF" w:rsidRPr="00AB1781" w:rsidRDefault="000656EF" w:rsidP="000656EF">
      <w:pPr>
        <w:pStyle w:val="Rubric"/>
      </w:pPr>
      <w:r w:rsidRPr="00AB1781">
        <w:t>1 (By David)</w:t>
      </w:r>
    </w:p>
    <w:p w14:paraId="192C2FA5" w14:textId="3EE32BF8" w:rsidR="00E276C1" w:rsidRPr="00AB1781" w:rsidRDefault="00E276C1" w:rsidP="00E276C1">
      <w:pPr>
        <w:pStyle w:val="EnglishHangNoCoptic"/>
      </w:pPr>
      <w:r w:rsidRPr="00AB1781">
        <w:t>By the rivers of Babylon</w:t>
      </w:r>
      <w:r w:rsidR="000656EF">
        <w:t>—</w:t>
      </w:r>
    </w:p>
    <w:p w14:paraId="4F2C93E6" w14:textId="43AD8276" w:rsidR="00E276C1" w:rsidRPr="00AB1781" w:rsidRDefault="00E276C1" w:rsidP="00E276C1">
      <w:pPr>
        <w:pStyle w:val="EnglishHangNoCoptic"/>
      </w:pPr>
      <w:r w:rsidRPr="00AB1781">
        <w:tab/>
      </w:r>
      <w:r w:rsidR="00C1761F">
        <w:t>t</w:t>
      </w:r>
      <w:r w:rsidR="000656EF">
        <w:t xml:space="preserve">here </w:t>
      </w:r>
      <w:r w:rsidRPr="00AB1781">
        <w:t>we sat down</w:t>
      </w:r>
      <w:r w:rsidR="000656EF">
        <w:t>,</w:t>
      </w:r>
      <w:r w:rsidRPr="00AB1781">
        <w:t xml:space="preserve"> and wept</w:t>
      </w:r>
    </w:p>
    <w:p w14:paraId="7C32B8EA" w14:textId="77777777" w:rsidR="00E276C1" w:rsidRPr="00AB1781" w:rsidRDefault="00E276C1" w:rsidP="00E276C1">
      <w:pPr>
        <w:pStyle w:val="EnglishHangEndNoCoptic"/>
      </w:pPr>
      <w:r w:rsidRPr="00AB1781">
        <w:tab/>
        <w:t>when we remembered Zion.</w:t>
      </w:r>
      <w:r w:rsidRPr="00AB1781">
        <w:rPr>
          <w:rStyle w:val="FootnoteReference"/>
        </w:rPr>
        <w:footnoteReference w:id="812"/>
      </w:r>
    </w:p>
    <w:p w14:paraId="40ECEB75" w14:textId="36485DE5" w:rsidR="00E276C1" w:rsidRPr="00AB1781" w:rsidRDefault="00E276C1" w:rsidP="00E276C1">
      <w:pPr>
        <w:pStyle w:val="EnglishHangNoCoptic"/>
      </w:pPr>
      <w:r w:rsidRPr="00AB1781">
        <w:t xml:space="preserve">2 </w:t>
      </w:r>
      <w:r w:rsidR="000656EF">
        <w:t>We hung up our instruments</w:t>
      </w:r>
    </w:p>
    <w:p w14:paraId="5C11CA7C" w14:textId="062591D8" w:rsidR="00E276C1" w:rsidRPr="00AB1781" w:rsidRDefault="00E276C1" w:rsidP="00E276C1">
      <w:pPr>
        <w:pStyle w:val="EnglishHangEndNoCoptic"/>
      </w:pPr>
      <w:r w:rsidRPr="00AB1781">
        <w:tab/>
      </w:r>
      <w:r w:rsidR="000656EF">
        <w:t>on the willows in its midst</w:t>
      </w:r>
      <w:r w:rsidRPr="00AB1781">
        <w:t>.</w:t>
      </w:r>
    </w:p>
    <w:p w14:paraId="3191CEDD" w14:textId="71AC98BD" w:rsidR="00E276C1" w:rsidRPr="00AB1781" w:rsidRDefault="00E276C1" w:rsidP="00E276C1">
      <w:pPr>
        <w:pStyle w:val="EnglishHangNoCoptic"/>
      </w:pPr>
      <w:r w:rsidRPr="00AB1781">
        <w:t xml:space="preserve">3 For there our captors asked us for </w:t>
      </w:r>
      <w:r w:rsidR="000656EF">
        <w:t xml:space="preserve">the words of our </w:t>
      </w:r>
      <w:r w:rsidRPr="00AB1781">
        <w:t>songs</w:t>
      </w:r>
      <w:r w:rsidR="000656EF">
        <w:t>,</w:t>
      </w:r>
    </w:p>
    <w:p w14:paraId="41B9C9A1" w14:textId="7C77D4CF" w:rsidR="00E276C1" w:rsidRPr="00AB1781" w:rsidRDefault="00E276C1" w:rsidP="00E276C1">
      <w:pPr>
        <w:pStyle w:val="EnglishHangNoCoptic"/>
      </w:pPr>
      <w:r w:rsidRPr="00AB1781">
        <w:tab/>
        <w:t xml:space="preserve">and </w:t>
      </w:r>
      <w:r w:rsidR="000656EF">
        <w:t>those who had carried us away for a hymn,</w:t>
      </w:r>
    </w:p>
    <w:p w14:paraId="0F78FB0F" w14:textId="42772349" w:rsidR="00E276C1" w:rsidRPr="00AB1781" w:rsidRDefault="000656EF" w:rsidP="00E276C1">
      <w:pPr>
        <w:pStyle w:val="EnglishHangEndNoCoptic"/>
      </w:pPr>
      <w:r>
        <w:tab/>
        <w:t>“</w:t>
      </w:r>
      <w:r w:rsidR="00E276C1" w:rsidRPr="00AB1781">
        <w:t>Sin</w:t>
      </w:r>
      <w:r>
        <w:t>g us some of the songs of Zion.”</w:t>
      </w:r>
    </w:p>
    <w:p w14:paraId="2F44328F" w14:textId="77777777" w:rsidR="00E276C1" w:rsidRPr="00AB1781" w:rsidRDefault="00E276C1" w:rsidP="00E276C1">
      <w:pPr>
        <w:pStyle w:val="EnglishHangNoCoptic"/>
      </w:pPr>
      <w:r w:rsidRPr="00AB1781">
        <w:t>4 How can we sing the Lord’s song</w:t>
      </w:r>
    </w:p>
    <w:p w14:paraId="6654760F" w14:textId="77777777" w:rsidR="00E276C1" w:rsidRPr="00AB1781" w:rsidRDefault="00E276C1" w:rsidP="00E276C1">
      <w:pPr>
        <w:pStyle w:val="EnglishHangEndNoCoptic"/>
      </w:pPr>
      <w:r w:rsidRPr="00AB1781">
        <w:tab/>
        <w:t>in a foreign land?</w:t>
      </w:r>
    </w:p>
    <w:p w14:paraId="5141FCAF" w14:textId="77777777" w:rsidR="00E276C1" w:rsidRPr="00AB1781" w:rsidRDefault="00E276C1" w:rsidP="00E276C1">
      <w:pPr>
        <w:pStyle w:val="EnglishHangNoCoptic"/>
      </w:pPr>
      <w:r w:rsidRPr="00AB1781">
        <w:t>5 If I forget you, O Jerusalem,</w:t>
      </w:r>
    </w:p>
    <w:p w14:paraId="6B879A3E" w14:textId="2FEF4010" w:rsidR="00E276C1" w:rsidRPr="00E276C1" w:rsidRDefault="000656EF" w:rsidP="00E276C1">
      <w:pPr>
        <w:pStyle w:val="EnglishHangEndNoCoptic"/>
      </w:pPr>
      <w:r>
        <w:tab/>
        <w:t>may my right hand be forgotten!</w:t>
      </w:r>
    </w:p>
    <w:p w14:paraId="4C35201A" w14:textId="77777777" w:rsidR="00E276C1" w:rsidRPr="00AB1781" w:rsidRDefault="00E276C1" w:rsidP="00E276C1">
      <w:pPr>
        <w:pStyle w:val="EnglishHangNoCoptic"/>
      </w:pPr>
      <w:r w:rsidRPr="00AB1781">
        <w:t>6 May my tongue stick in my throat</w:t>
      </w:r>
    </w:p>
    <w:p w14:paraId="2D1D6EB9" w14:textId="77777777" w:rsidR="00E276C1" w:rsidRPr="00AB1781" w:rsidRDefault="00E276C1" w:rsidP="00E276C1">
      <w:pPr>
        <w:pStyle w:val="EnglishHangNoCoptic"/>
      </w:pPr>
      <w:r w:rsidRPr="00AB1781">
        <w:tab/>
        <w:t>if I do not remember you,</w:t>
      </w:r>
    </w:p>
    <w:p w14:paraId="5D2D6A8C" w14:textId="3AD839FE" w:rsidR="00E276C1" w:rsidRPr="00AB1781" w:rsidRDefault="00E276C1" w:rsidP="00E276C1">
      <w:pPr>
        <w:pStyle w:val="EnglishHangNoCoptic"/>
      </w:pPr>
      <w:r w:rsidRPr="00AB1781">
        <w:tab/>
        <w:t xml:space="preserve">if I do not </w:t>
      </w:r>
      <w:r w:rsidR="000656EF">
        <w:t>place</w:t>
      </w:r>
      <w:r w:rsidRPr="00AB1781">
        <w:t xml:space="preserve"> Jerusalem</w:t>
      </w:r>
      <w:r w:rsidR="000656EF">
        <w:t xml:space="preserve"> first,</w:t>
      </w:r>
      <w:r w:rsidRPr="00AB1781">
        <w:rPr>
          <w:rStyle w:val="FootnoteReference"/>
        </w:rPr>
        <w:footnoteReference w:id="813"/>
      </w:r>
    </w:p>
    <w:p w14:paraId="325D77AB" w14:textId="20E9228A" w:rsidR="00E276C1" w:rsidRPr="00AB1781" w:rsidRDefault="00E276C1" w:rsidP="00E276C1">
      <w:pPr>
        <w:pStyle w:val="EnglishHangEndNoCoptic"/>
      </w:pPr>
      <w:r w:rsidRPr="00AB1781">
        <w:tab/>
      </w:r>
      <w:r w:rsidR="000656EF">
        <w:t>at</w:t>
      </w:r>
      <w:r w:rsidRPr="00AB1781">
        <w:t xml:space="preserve"> </w:t>
      </w:r>
      <w:r w:rsidR="000656EF">
        <w:t>the beginning of</w:t>
      </w:r>
      <w:r w:rsidRPr="00AB1781">
        <w:t xml:space="preserve"> my joy.</w:t>
      </w:r>
    </w:p>
    <w:p w14:paraId="46C4A9CC" w14:textId="312F944A" w:rsidR="00E276C1" w:rsidRPr="00AB1781" w:rsidRDefault="00E276C1" w:rsidP="00E276C1">
      <w:pPr>
        <w:pStyle w:val="EnglishHangNoCoptic"/>
      </w:pPr>
      <w:r w:rsidRPr="00AB1781">
        <w:t>7 Remember, O Lord, the sons of Edom</w:t>
      </w:r>
    </w:p>
    <w:p w14:paraId="01B2C650" w14:textId="31813036" w:rsidR="00E276C1" w:rsidRPr="00AB1781" w:rsidRDefault="00E276C1" w:rsidP="00E276C1">
      <w:pPr>
        <w:pStyle w:val="EnglishHangNoCoptic"/>
      </w:pPr>
      <w:r w:rsidRPr="00AB1781">
        <w:tab/>
      </w:r>
      <w:r w:rsidR="000656EF">
        <w:t xml:space="preserve">On </w:t>
      </w:r>
      <w:r w:rsidRPr="00AB1781">
        <w:t xml:space="preserve">the day of </w:t>
      </w:r>
      <w:r w:rsidR="00F75260">
        <w:t>[</w:t>
      </w:r>
      <w:r w:rsidRPr="00AB1781">
        <w:t>the fa</w:t>
      </w:r>
      <w:r w:rsidR="000656EF">
        <w:t>ll of</w:t>
      </w:r>
      <w:r w:rsidR="00F75260">
        <w:t>]</w:t>
      </w:r>
      <w:r w:rsidR="000656EF">
        <w:t xml:space="preserve"> Jerusalem, when they said,</w:t>
      </w:r>
    </w:p>
    <w:p w14:paraId="28BC4632" w14:textId="464921F0" w:rsidR="00E276C1" w:rsidRPr="00AB1781" w:rsidRDefault="000656EF" w:rsidP="00C1761F">
      <w:pPr>
        <w:pStyle w:val="EnglishHangEndNoCoptic"/>
      </w:pPr>
      <w:r>
        <w:tab/>
        <w:t>“Empty it out! Empty it out!, even to its foundations!”</w:t>
      </w:r>
    </w:p>
    <w:p w14:paraId="59DDC28E" w14:textId="602882A4" w:rsidR="00E276C1" w:rsidRPr="00AB1781" w:rsidRDefault="00E276C1" w:rsidP="00E276C1">
      <w:pPr>
        <w:pStyle w:val="EnglishHangNoCoptic"/>
      </w:pPr>
      <w:r w:rsidRPr="00AB1781">
        <w:lastRenderedPageBreak/>
        <w:t>8 O daughter of Babylon</w:t>
      </w:r>
      <w:r w:rsidR="00F75260">
        <w:t>, you wretch</w:t>
      </w:r>
      <w:r w:rsidRPr="00AB1781">
        <w:t>!</w:t>
      </w:r>
    </w:p>
    <w:p w14:paraId="2B7DABFC" w14:textId="5C2CB356" w:rsidR="00E276C1" w:rsidRPr="00AB1781" w:rsidRDefault="00E276C1" w:rsidP="00F75260">
      <w:pPr>
        <w:pStyle w:val="EnglishHangEndNoCoptic"/>
      </w:pPr>
      <w:r w:rsidRPr="00AB1781">
        <w:tab/>
        <w:t xml:space="preserve">Blessed is he who </w:t>
      </w:r>
      <w:r w:rsidR="00F75260">
        <w:t>will deal with you as you dealt with us!</w:t>
      </w:r>
    </w:p>
    <w:p w14:paraId="0F3BB9B1" w14:textId="29B9A4A5" w:rsidR="00E276C1" w:rsidRPr="00AB1781" w:rsidRDefault="00F75260" w:rsidP="00E276C1">
      <w:pPr>
        <w:pStyle w:val="EnglishHangNoCoptic"/>
      </w:pPr>
      <w:r>
        <w:t xml:space="preserve">9 </w:t>
      </w:r>
      <w:r w:rsidR="00E276C1" w:rsidRPr="00AB1781">
        <w:t xml:space="preserve">Blessed is he who </w:t>
      </w:r>
      <w:r>
        <w:t>will seize</w:t>
      </w:r>
      <w:r w:rsidR="00E276C1" w:rsidRPr="00AB1781">
        <w:t xml:space="preserve"> your </w:t>
      </w:r>
      <w:r>
        <w:t>infants</w:t>
      </w:r>
    </w:p>
    <w:p w14:paraId="014F784C" w14:textId="53161F66" w:rsidR="00E276C1" w:rsidRDefault="00E276C1" w:rsidP="00E276C1">
      <w:pPr>
        <w:pStyle w:val="EnglishHangEndNoCoptic"/>
      </w:pPr>
      <w:r w:rsidRPr="00AB1781">
        <w:tab/>
        <w:t>and dashes t</w:t>
      </w:r>
      <w:r w:rsidR="00AC3281">
        <w:t>hem against the rock!</w:t>
      </w:r>
      <w:r w:rsidRPr="00AB1781">
        <w:rPr>
          <w:rStyle w:val="FootnoteReference"/>
        </w:rPr>
        <w:footnoteReference w:id="814"/>
      </w:r>
    </w:p>
    <w:p w14:paraId="0078B0CE" w14:textId="4FF846E1" w:rsidR="003E6DC3"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_Ref411968152 \h </w:instrText>
      </w:r>
      <w:r>
        <w:fldChar w:fldCharType="separate"/>
      </w:r>
      <w:r w:rsidR="000C7DE2">
        <w:t>Psalm</w:t>
      </w:r>
      <w:r w:rsidR="000C7DE2" w:rsidRPr="00AB1781">
        <w:t xml:space="preserve"> 137</w:t>
      </w:r>
      <w:r w:rsidR="000C7DE2">
        <w:t>: “I will confess You, O Lord, with all my heart”</w:t>
      </w:r>
      <w:r>
        <w:fldChar w:fldCharType="end"/>
      </w:r>
      <w:r>
        <w:t xml:space="preserve">, page </w:t>
      </w:r>
      <w:r>
        <w:fldChar w:fldCharType="begin"/>
      </w:r>
      <w:r>
        <w:instrText xml:space="preserve"> PAGEREF _Ref411968152 \h </w:instrText>
      </w:r>
      <w:r>
        <w:fldChar w:fldCharType="separate"/>
      </w:r>
      <w:r w:rsidR="000C7DE2">
        <w:rPr>
          <w:noProof/>
        </w:rPr>
        <w:t>306</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_Ref411968172 \h </w:instrText>
      </w:r>
      <w:r w:rsidR="00E611C7">
        <w:fldChar w:fldCharType="separate"/>
      </w:r>
      <w:r w:rsidR="000C7DE2">
        <w:t>Psalm</w:t>
      </w:r>
      <w:r w:rsidR="000C7DE2" w:rsidRPr="00AB1781">
        <w:t xml:space="preserve"> 140</w:t>
      </w:r>
      <w:r w:rsidR="000C7DE2">
        <w:t>: “O Lord, I have cried to You, hear me”</w:t>
      </w:r>
      <w:r w:rsidR="00E611C7">
        <w:fldChar w:fldCharType="end"/>
      </w:r>
      <w:r w:rsidR="00E611C7">
        <w:t xml:space="preserve">, page </w:t>
      </w:r>
      <w:r w:rsidR="00E611C7">
        <w:fldChar w:fldCharType="begin"/>
      </w:r>
      <w:r w:rsidR="00E611C7">
        <w:instrText xml:space="preserve"> PAGEREF _Ref411968172 \h </w:instrText>
      </w:r>
      <w:r w:rsidR="00E611C7">
        <w:fldChar w:fldCharType="separate"/>
      </w:r>
      <w:r w:rsidR="000C7DE2">
        <w:rPr>
          <w:noProof/>
        </w:rPr>
        <w:t>310</w:t>
      </w:r>
      <w:r w:rsidR="00E611C7">
        <w:fldChar w:fldCharType="end"/>
      </w:r>
      <w:r w:rsidR="00E611C7">
        <w:t>.</w:t>
      </w:r>
    </w:p>
    <w:p w14:paraId="0662CC87" w14:textId="25338613" w:rsidR="003A7286" w:rsidRDefault="003A7286" w:rsidP="003A7286">
      <w:pPr>
        <w:pStyle w:val="Rubric"/>
      </w:pPr>
      <w:r>
        <w:t>Glory…</w:t>
      </w:r>
    </w:p>
    <w:p w14:paraId="0A6DE668" w14:textId="4D2C3117" w:rsidR="003D4656" w:rsidRPr="00E276C1" w:rsidRDefault="003D4656" w:rsidP="003D4656">
      <w:pPr>
        <w:pStyle w:val="Rubric"/>
      </w:pPr>
      <w:r>
        <w:t>The third group of Psalms of David (Psalms 137 – 144) begins here.</w:t>
      </w:r>
    </w:p>
    <w:p w14:paraId="60C6A98A" w14:textId="1D5C24F2" w:rsidR="00E276C1" w:rsidRPr="00AB1781" w:rsidRDefault="00E276C1" w:rsidP="00BF0205">
      <w:pPr>
        <w:pStyle w:val="Heading4"/>
      </w:pPr>
      <w:bookmarkStart w:id="322" w:name="_Ref411968152"/>
      <w:r>
        <w:t>Psalm</w:t>
      </w:r>
      <w:r w:rsidRPr="00AB1781">
        <w:t xml:space="preserve"> 137</w:t>
      </w:r>
      <w:r>
        <w:t xml:space="preserve">: </w:t>
      </w:r>
      <w:r w:rsidR="00BB3B58">
        <w:t>“</w:t>
      </w:r>
      <w:r>
        <w:t xml:space="preserve">I will </w:t>
      </w:r>
      <w:r w:rsidR="00BB3B58">
        <w:t>confess</w:t>
      </w:r>
      <w:r>
        <w:t xml:space="preserve"> </w:t>
      </w:r>
      <w:r w:rsidR="001040C8">
        <w:t>You</w:t>
      </w:r>
      <w:r>
        <w:t xml:space="preserve">, O Lord, with </w:t>
      </w:r>
      <w:r w:rsidR="00BB3B58">
        <w:t>all my</w:t>
      </w:r>
      <w:r>
        <w:t xml:space="preserve"> hear</w:t>
      </w:r>
      <w:r w:rsidR="00BB3B58">
        <w:t>t”</w:t>
      </w:r>
      <w:bookmarkEnd w:id="322"/>
    </w:p>
    <w:p w14:paraId="4062FA3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Thanksgiving to God for Answering Prayer</w:t>
      </w:r>
    </w:p>
    <w:p w14:paraId="3026B2B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Great is the Word, Promise, Name and Glory of God</w:t>
      </w:r>
    </w:p>
    <w:p w14:paraId="57A2743D" w14:textId="0A3E6E3B"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0E5221A1" w14:textId="77777777" w:rsidR="00E276C1" w:rsidRPr="00AB1781" w:rsidRDefault="00E276C1" w:rsidP="00E276C1">
      <w:pPr>
        <w:pStyle w:val="Rubric"/>
      </w:pPr>
      <w:r w:rsidRPr="00AB1781">
        <w:t>1 (By David)</w:t>
      </w:r>
    </w:p>
    <w:p w14:paraId="7FE0CC51" w14:textId="13CFDF63" w:rsidR="00E276C1" w:rsidRPr="00AB1781" w:rsidRDefault="00E276C1" w:rsidP="00E276C1">
      <w:pPr>
        <w:pStyle w:val="EnglishHangNoCoptic"/>
      </w:pPr>
      <w:r w:rsidRPr="00AB1781">
        <w:t xml:space="preserve">I will </w:t>
      </w:r>
      <w:r w:rsidR="00AC3281">
        <w:t>confess</w:t>
      </w:r>
      <w:r w:rsidR="00AC3281">
        <w:rPr>
          <w:rStyle w:val="FootnoteReference"/>
        </w:rPr>
        <w:footnoteReference w:id="815"/>
      </w:r>
      <w:r w:rsidRPr="00AB1781">
        <w:t xml:space="preserve"> </w:t>
      </w:r>
      <w:r w:rsidR="001040C8">
        <w:t>You</w:t>
      </w:r>
      <w:r w:rsidRPr="00AB1781">
        <w:t>, O Lord, with</w:t>
      </w:r>
      <w:r w:rsidR="00AC3281">
        <w:t xml:space="preserve"> all</w:t>
      </w:r>
      <w:r w:rsidRPr="00AB1781">
        <w:t xml:space="preserve"> my heart,</w:t>
      </w:r>
      <w:r w:rsidRPr="00AB1781">
        <w:rPr>
          <w:rStyle w:val="FootnoteReference"/>
        </w:rPr>
        <w:footnoteReference w:id="816"/>
      </w:r>
    </w:p>
    <w:p w14:paraId="6E0B2D6B" w14:textId="36AC765E" w:rsidR="00E276C1" w:rsidRPr="00AB1781" w:rsidRDefault="00E276C1" w:rsidP="00E276C1">
      <w:pPr>
        <w:pStyle w:val="EnglishHangNoCoptic"/>
      </w:pPr>
      <w:r w:rsidRPr="00AB1781">
        <w:tab/>
        <w:t xml:space="preserve">and </w:t>
      </w:r>
      <w:r w:rsidR="00AC3281">
        <w:t xml:space="preserve">I will sing to You </w:t>
      </w:r>
      <w:r w:rsidRPr="00AB1781">
        <w:t>in the pres</w:t>
      </w:r>
      <w:r w:rsidR="00AC3281">
        <w:t>ence of the a</w:t>
      </w:r>
      <w:r w:rsidRPr="00AB1781">
        <w:t>ngels</w:t>
      </w:r>
      <w:r w:rsidR="00AC3281">
        <w:t>,</w:t>
      </w:r>
    </w:p>
    <w:p w14:paraId="3DDA5496" w14:textId="778B854B" w:rsidR="00E276C1" w:rsidRPr="00AB1781" w:rsidRDefault="00E276C1" w:rsidP="00E276C1">
      <w:pPr>
        <w:pStyle w:val="EnglishHangEndNoCoptic"/>
      </w:pPr>
      <w:r w:rsidRPr="00AB1781">
        <w:tab/>
        <w:t xml:space="preserve">for </w:t>
      </w:r>
      <w:r w:rsidR="001040C8">
        <w:t>You</w:t>
      </w:r>
      <w:r w:rsidRPr="00AB1781">
        <w:t xml:space="preserve"> </w:t>
      </w:r>
      <w:r w:rsidR="00E570CB" w:rsidRPr="00AB1781">
        <w:t>hear</w:t>
      </w:r>
      <w:r w:rsidR="00AC3281">
        <w:t>d</w:t>
      </w:r>
      <w:r w:rsidRPr="00AB1781">
        <w:t xml:space="preserve"> the words of my mouth.</w:t>
      </w:r>
    </w:p>
    <w:p w14:paraId="7BEBDBED" w14:textId="2BA71B3F" w:rsidR="00E276C1" w:rsidRPr="00AB1781" w:rsidRDefault="00E276C1" w:rsidP="00E276C1">
      <w:pPr>
        <w:pStyle w:val="EnglishHangNoCoptic"/>
      </w:pPr>
      <w:r w:rsidRPr="00AB1781">
        <w:t>2 I will bow down</w:t>
      </w:r>
      <w:r w:rsidR="00AC3281">
        <w:rPr>
          <w:rStyle w:val="FootnoteReference"/>
        </w:rPr>
        <w:footnoteReference w:id="817"/>
      </w:r>
      <w:r w:rsidR="00AC3281">
        <w:t xml:space="preserve"> toward</w:t>
      </w:r>
      <w:r w:rsidRPr="00AB1781">
        <w:t xml:space="preserve"> </w:t>
      </w:r>
      <w:r w:rsidR="00E570CB">
        <w:t>Your</w:t>
      </w:r>
      <w:r w:rsidRPr="00AB1781">
        <w:t xml:space="preserve"> holy temple</w:t>
      </w:r>
      <w:r w:rsidR="00AC3281">
        <w:t>,</w:t>
      </w:r>
    </w:p>
    <w:p w14:paraId="22610058" w14:textId="29862A9B" w:rsidR="00E276C1" w:rsidRPr="00AB1781" w:rsidRDefault="00E276C1" w:rsidP="00E276C1">
      <w:pPr>
        <w:pStyle w:val="EnglishHangNoCoptic"/>
      </w:pPr>
      <w:r w:rsidRPr="00AB1781">
        <w:tab/>
        <w:t xml:space="preserve">and </w:t>
      </w:r>
      <w:r w:rsidR="00AC3281">
        <w:t>confess</w:t>
      </w:r>
      <w:r w:rsidR="00C1761F">
        <w:rPr>
          <w:rStyle w:val="FootnoteReference"/>
        </w:rPr>
        <w:footnoteReference w:id="818"/>
      </w:r>
      <w:r w:rsidRPr="00AB1781">
        <w:t xml:space="preserve"> </w:t>
      </w:r>
      <w:r w:rsidR="00E570CB">
        <w:t>Your</w:t>
      </w:r>
      <w:r w:rsidR="00AC3281">
        <w:t xml:space="preserve"> N</w:t>
      </w:r>
      <w:r w:rsidRPr="00AB1781">
        <w:t xml:space="preserve">ame </w:t>
      </w:r>
      <w:r w:rsidR="00AC3281">
        <w:t>on account of</w:t>
      </w:r>
      <w:r w:rsidRPr="00AB1781">
        <w:t xml:space="preserve"> </w:t>
      </w:r>
      <w:r w:rsidR="00E570CB">
        <w:t>Your</w:t>
      </w:r>
      <w:r w:rsidRPr="00AB1781">
        <w:t xml:space="preserve"> mercy and </w:t>
      </w:r>
      <w:r w:rsidR="00AC3281">
        <w:t xml:space="preserve">Your </w:t>
      </w:r>
      <w:r w:rsidRPr="00AB1781">
        <w:t>truth,</w:t>
      </w:r>
    </w:p>
    <w:p w14:paraId="7E570383" w14:textId="641B4E69" w:rsidR="00E276C1" w:rsidRPr="00AB1781" w:rsidRDefault="00E276C1" w:rsidP="00E276C1">
      <w:pPr>
        <w:pStyle w:val="EnglishHangEndNoCoptic"/>
      </w:pPr>
      <w:r w:rsidRPr="00AB1781">
        <w:tab/>
        <w:t xml:space="preserve">for </w:t>
      </w:r>
      <w:r w:rsidR="001040C8">
        <w:t>You</w:t>
      </w:r>
      <w:r w:rsidRPr="00AB1781">
        <w:t xml:space="preserve"> </w:t>
      </w:r>
      <w:r w:rsidR="00556387">
        <w:t>have</w:t>
      </w:r>
      <w:r w:rsidRPr="00AB1781">
        <w:t xml:space="preserve"> magnified </w:t>
      </w:r>
      <w:r w:rsidR="00E570CB">
        <w:t>Your</w:t>
      </w:r>
      <w:r w:rsidR="00AC3281">
        <w:t xml:space="preserve"> holy N</w:t>
      </w:r>
      <w:r w:rsidRPr="00AB1781">
        <w:t>ame above every name.</w:t>
      </w:r>
      <w:r w:rsidRPr="00AB1781">
        <w:rPr>
          <w:rStyle w:val="FootnoteReference"/>
        </w:rPr>
        <w:footnoteReference w:id="819"/>
      </w:r>
    </w:p>
    <w:p w14:paraId="6B2EA6BB" w14:textId="5EC97696" w:rsidR="00E276C1" w:rsidRPr="00AB1781" w:rsidRDefault="00E276C1" w:rsidP="00E276C1">
      <w:pPr>
        <w:pStyle w:val="EnglishHangNoCoptic"/>
      </w:pPr>
      <w:r w:rsidRPr="00AB1781">
        <w:t xml:space="preserve">3 On the day when I call upon </w:t>
      </w:r>
      <w:r w:rsidR="001040C8">
        <w:t>You</w:t>
      </w:r>
      <w:r w:rsidRPr="00AB1781">
        <w:t xml:space="preserve">, </w:t>
      </w:r>
      <w:r w:rsidR="00AC3281">
        <w:t>hear</w:t>
      </w:r>
      <w:r w:rsidRPr="00AB1781">
        <w:t xml:space="preserve"> me </w:t>
      </w:r>
      <w:r w:rsidR="00AC3281">
        <w:t>quickly</w:t>
      </w:r>
      <w:r w:rsidRPr="00AB1781">
        <w:t>;</w:t>
      </w:r>
    </w:p>
    <w:p w14:paraId="77BF54BB" w14:textId="397F40ED"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w:t>
      </w:r>
      <w:r w:rsidR="00AC3281">
        <w:t>treat my soul with</w:t>
      </w:r>
      <w:r w:rsidRPr="00AB1781">
        <w:t xml:space="preserve"> </w:t>
      </w:r>
      <w:r w:rsidR="00AC3281">
        <w:t xml:space="preserve">great care in </w:t>
      </w:r>
      <w:r w:rsidR="00E570CB">
        <w:t>Your</w:t>
      </w:r>
      <w:r w:rsidR="00AC3281">
        <w:t xml:space="preserve"> power</w:t>
      </w:r>
      <w:r w:rsidRPr="00AB1781">
        <w:t>.</w:t>
      </w:r>
    </w:p>
    <w:p w14:paraId="0222936E" w14:textId="374C30C9" w:rsidR="00E276C1" w:rsidRPr="00AB1781" w:rsidRDefault="00E276C1" w:rsidP="00E276C1">
      <w:pPr>
        <w:pStyle w:val="EnglishHangNoCoptic"/>
      </w:pPr>
      <w:r w:rsidRPr="00AB1781">
        <w:t xml:space="preserve">4 </w:t>
      </w:r>
      <w:r w:rsidR="00AC3281">
        <w:t>Let</w:t>
      </w:r>
      <w:r w:rsidRPr="00AB1781">
        <w:t xml:space="preserve"> all the kings of the earth </w:t>
      </w:r>
      <w:r w:rsidR="00AC3281">
        <w:t>confess</w:t>
      </w:r>
      <w:r w:rsidR="00C1761F">
        <w:rPr>
          <w:rStyle w:val="FootnoteReference"/>
        </w:rPr>
        <w:footnoteReference w:id="820"/>
      </w:r>
      <w:r w:rsidRPr="00AB1781">
        <w:t xml:space="preserve"> </w:t>
      </w:r>
      <w:r w:rsidR="001040C8">
        <w:t>You</w:t>
      </w:r>
      <w:r w:rsidR="00AC3281">
        <w:t>, O Lord,</w:t>
      </w:r>
    </w:p>
    <w:p w14:paraId="037EA26E" w14:textId="77777777" w:rsidR="00E276C1" w:rsidRPr="00AB1781" w:rsidRDefault="00E276C1" w:rsidP="00E276C1">
      <w:pPr>
        <w:pStyle w:val="EnglishHangEndNoCoptic"/>
      </w:pPr>
      <w:r w:rsidRPr="00AB1781">
        <w:tab/>
        <w:t xml:space="preserve">for they have heard all the words of </w:t>
      </w:r>
      <w:r w:rsidR="00E570CB">
        <w:t>Your</w:t>
      </w:r>
      <w:r w:rsidRPr="00AB1781">
        <w:t xml:space="preserve"> mouth.</w:t>
      </w:r>
    </w:p>
    <w:p w14:paraId="2C2A03AC" w14:textId="03B14D9C" w:rsidR="00E276C1" w:rsidRPr="00AB1781" w:rsidRDefault="00AC3281" w:rsidP="00E276C1">
      <w:pPr>
        <w:pStyle w:val="EnglishHangNoCoptic"/>
      </w:pPr>
      <w:r>
        <w:lastRenderedPageBreak/>
        <w:t>5 a</w:t>
      </w:r>
      <w:r w:rsidR="00E276C1" w:rsidRPr="00AB1781">
        <w:t xml:space="preserve">nd let them sing </w:t>
      </w:r>
      <w:r>
        <w:t>in</w:t>
      </w:r>
      <w:r w:rsidR="00E276C1" w:rsidRPr="00AB1781">
        <w:t xml:space="preserve"> the </w:t>
      </w:r>
      <w:r>
        <w:t>ways</w:t>
      </w:r>
      <w:r w:rsidR="00E276C1" w:rsidRPr="00AB1781">
        <w:rPr>
          <w:rStyle w:val="FootnoteReference"/>
        </w:rPr>
        <w:footnoteReference w:id="821"/>
      </w:r>
      <w:r>
        <w:t xml:space="preserve"> of the Lord,</w:t>
      </w:r>
    </w:p>
    <w:p w14:paraId="62DBA04F" w14:textId="51384BDC" w:rsidR="00E276C1" w:rsidRPr="00E276C1" w:rsidRDefault="00AC3281" w:rsidP="00E276C1">
      <w:pPr>
        <w:pStyle w:val="EnglishHangEndNoCoptic"/>
      </w:pPr>
      <w:r>
        <w:tab/>
        <w:t>for the glory of the Lord is g</w:t>
      </w:r>
      <w:r w:rsidR="00E276C1" w:rsidRPr="00AB1781">
        <w:t>reat</w:t>
      </w:r>
      <w:r>
        <w:t>,</w:t>
      </w:r>
    </w:p>
    <w:p w14:paraId="1EA1E88E" w14:textId="1D53EEC7" w:rsidR="00E276C1" w:rsidRPr="00AB1781" w:rsidRDefault="00E276C1" w:rsidP="00E276C1">
      <w:pPr>
        <w:pStyle w:val="EnglishHangNoCoptic"/>
      </w:pPr>
      <w:r w:rsidRPr="00AB1781">
        <w:t xml:space="preserve">6 For the Lord is </w:t>
      </w:r>
      <w:r w:rsidR="00FF6795">
        <w:t>exalted</w:t>
      </w:r>
      <w:r w:rsidRPr="00AB1781">
        <w:t xml:space="preserve">, yet He regards the </w:t>
      </w:r>
      <w:r w:rsidR="00FF6795">
        <w:t>lowly</w:t>
      </w:r>
      <w:r w:rsidRPr="00AB1781">
        <w:t>;</w:t>
      </w:r>
    </w:p>
    <w:p w14:paraId="44635651" w14:textId="0C15967E" w:rsidR="00E276C1" w:rsidRPr="00AB1781" w:rsidRDefault="00E276C1" w:rsidP="00E276C1">
      <w:pPr>
        <w:pStyle w:val="EnglishHangEndNoCoptic"/>
      </w:pPr>
      <w:r w:rsidRPr="00AB1781">
        <w:tab/>
        <w:t>but the proud and haughty</w:t>
      </w:r>
      <w:r w:rsidR="00FF6795">
        <w:rPr>
          <w:rStyle w:val="FootnoteReference"/>
        </w:rPr>
        <w:footnoteReference w:id="822"/>
      </w:r>
      <w:r w:rsidRPr="00AB1781">
        <w:t xml:space="preserve"> He knows from afar.</w:t>
      </w:r>
    </w:p>
    <w:p w14:paraId="31F34D40" w14:textId="73CD4CEB" w:rsidR="00E276C1" w:rsidRPr="00AB1781" w:rsidRDefault="00E276C1" w:rsidP="00E276C1">
      <w:pPr>
        <w:pStyle w:val="EnglishHangNoCoptic"/>
      </w:pPr>
      <w:r w:rsidRPr="00AB1781">
        <w:t xml:space="preserve">7 Though I walk in the midst of </w:t>
      </w:r>
      <w:r w:rsidR="00FF6795">
        <w:t>affliction</w:t>
      </w:r>
      <w:r w:rsidRPr="00AB1781">
        <w:t>,</w:t>
      </w:r>
    </w:p>
    <w:p w14:paraId="5DE75256" w14:textId="35436924" w:rsidR="00E276C1" w:rsidRPr="00AB1781" w:rsidRDefault="00E276C1" w:rsidP="00E276C1">
      <w:pPr>
        <w:pStyle w:val="EnglishHangNoCoptic"/>
      </w:pPr>
      <w:r w:rsidRPr="00AB1781">
        <w:tab/>
      </w:r>
      <w:r w:rsidR="001040C8">
        <w:t>You</w:t>
      </w:r>
      <w:r w:rsidRPr="00AB1781">
        <w:t xml:space="preserve"> </w:t>
      </w:r>
      <w:r w:rsidR="00FF6795">
        <w:t>will revive me;</w:t>
      </w:r>
    </w:p>
    <w:p w14:paraId="526F2E13" w14:textId="41CB14F1" w:rsidR="00FF6795" w:rsidRDefault="00FF6795" w:rsidP="00E276C1">
      <w:pPr>
        <w:pStyle w:val="EnglishHangNoCoptic"/>
      </w:pPr>
      <w:r>
        <w:tab/>
        <w:t>You stretched out Your hand</w:t>
      </w:r>
      <w:r w:rsidR="00E276C1" w:rsidRPr="00AB1781">
        <w:tab/>
      </w:r>
    </w:p>
    <w:p w14:paraId="76D1B497" w14:textId="367E4D41" w:rsidR="00E276C1" w:rsidRPr="00AB1781" w:rsidRDefault="00FF6795" w:rsidP="00FF6795">
      <w:pPr>
        <w:pStyle w:val="EnglishHangNoCoptic"/>
        <w:ind w:firstLine="0"/>
      </w:pPr>
      <w:r>
        <w:t>a</w:t>
      </w:r>
      <w:r w:rsidR="00E276C1" w:rsidRPr="00AB1781">
        <w:t>gainst the wrath of my enemies</w:t>
      </w:r>
      <w:r>
        <w:t>,</w:t>
      </w:r>
    </w:p>
    <w:p w14:paraId="6609F5C5" w14:textId="6980839A" w:rsidR="00E276C1" w:rsidRPr="00AB1781" w:rsidRDefault="00E276C1" w:rsidP="00E276C1">
      <w:pPr>
        <w:pStyle w:val="EnglishHangEndNoCoptic"/>
      </w:pPr>
      <w:r w:rsidRPr="00AB1781">
        <w:tab/>
        <w:t xml:space="preserve">and </w:t>
      </w:r>
      <w:r w:rsidR="00E570CB">
        <w:t>Your</w:t>
      </w:r>
      <w:r w:rsidR="00FF6795">
        <w:t xml:space="preserve"> right hand saved</w:t>
      </w:r>
      <w:r w:rsidRPr="00AB1781">
        <w:t xml:space="preserve"> me.</w:t>
      </w:r>
    </w:p>
    <w:p w14:paraId="27267C95" w14:textId="1416DA9B" w:rsidR="00E276C1" w:rsidRPr="00AB1781" w:rsidRDefault="00E276C1" w:rsidP="00E276C1">
      <w:pPr>
        <w:pStyle w:val="EnglishHangNoCoptic"/>
      </w:pPr>
      <w:r w:rsidRPr="00AB1781">
        <w:t>8 The Lord will repay</w:t>
      </w:r>
      <w:r w:rsidR="00FF6795">
        <w:t xml:space="preserve"> them</w:t>
      </w:r>
      <w:r w:rsidRPr="00AB1781">
        <w:t xml:space="preserve"> </w:t>
      </w:r>
      <w:r w:rsidR="00FF6795">
        <w:t>on my behalf</w:t>
      </w:r>
      <w:r w:rsidRPr="00AB1781">
        <w:t>.</w:t>
      </w:r>
    </w:p>
    <w:p w14:paraId="0A8616D5" w14:textId="20F1E161" w:rsidR="00E276C1" w:rsidRPr="00AB1781" w:rsidRDefault="00E276C1" w:rsidP="00E276C1">
      <w:pPr>
        <w:pStyle w:val="EnglishHangNoCoptic"/>
      </w:pPr>
      <w:r w:rsidRPr="00AB1781">
        <w:tab/>
        <w:t xml:space="preserve">O Lord, </w:t>
      </w:r>
      <w:r w:rsidR="00E570CB">
        <w:t>Your</w:t>
      </w:r>
      <w:r w:rsidRPr="00AB1781">
        <w:t xml:space="preserve"> mercy </w:t>
      </w:r>
      <w:r w:rsidR="00FF6795">
        <w:t>endures forever</w:t>
      </w:r>
      <w:r w:rsidRPr="00AB1781">
        <w:t>;</w:t>
      </w:r>
    </w:p>
    <w:p w14:paraId="55268D6B" w14:textId="0EA22D56" w:rsidR="00E276C1" w:rsidRDefault="00E276C1" w:rsidP="00E276C1">
      <w:pPr>
        <w:pStyle w:val="EnglishHangEndNoCoptic"/>
      </w:pPr>
      <w:r w:rsidRPr="00AB1781">
        <w:tab/>
      </w:r>
      <w:r w:rsidR="00FF6795">
        <w:t>do not forsake</w:t>
      </w:r>
      <w:r w:rsidRPr="00AB1781">
        <w:t xml:space="preserve"> the works of </w:t>
      </w:r>
      <w:r w:rsidR="00E570CB">
        <w:t>Your</w:t>
      </w:r>
      <w:r w:rsidRPr="00AB1781">
        <w:t xml:space="preserve"> hands.</w:t>
      </w:r>
    </w:p>
    <w:p w14:paraId="2406BBB0" w14:textId="08F00E94"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_Ref411968172 \h </w:instrText>
      </w:r>
      <w:r>
        <w:fldChar w:fldCharType="separate"/>
      </w:r>
      <w:r w:rsidR="000C7DE2">
        <w:t>Psalm</w:t>
      </w:r>
      <w:r w:rsidR="000C7DE2" w:rsidRPr="00AB1781">
        <w:t xml:space="preserve"> 140</w:t>
      </w:r>
      <w:r w:rsidR="000C7DE2">
        <w:t>: “O Lord, I have cried to You, hear me”</w:t>
      </w:r>
      <w:r>
        <w:fldChar w:fldCharType="end"/>
      </w:r>
      <w:r>
        <w:t xml:space="preserve">, page </w:t>
      </w:r>
      <w:r>
        <w:fldChar w:fldCharType="begin"/>
      </w:r>
      <w:r>
        <w:instrText xml:space="preserve"> PAGEREF _Ref411968172 \h </w:instrText>
      </w:r>
      <w:r>
        <w:fldChar w:fldCharType="separate"/>
      </w:r>
      <w:r w:rsidR="000C7DE2">
        <w:rPr>
          <w:noProof/>
        </w:rPr>
        <w:t>310</w:t>
      </w:r>
      <w:r>
        <w:fldChar w:fldCharType="end"/>
      </w:r>
      <w:r>
        <w:t>.</w:t>
      </w:r>
    </w:p>
    <w:p w14:paraId="430C29DF" w14:textId="0CD45FB5" w:rsidR="00E276C1" w:rsidRPr="00E276C1" w:rsidRDefault="00E276C1" w:rsidP="00BF0205">
      <w:pPr>
        <w:pStyle w:val="Heading4"/>
      </w:pPr>
      <w:r>
        <w:t>Psalm</w:t>
      </w:r>
      <w:r w:rsidRPr="00AB1781">
        <w:t xml:space="preserve"> 138</w:t>
      </w:r>
      <w:r>
        <w:t xml:space="preserve">: </w:t>
      </w:r>
      <w:r w:rsidR="00BB3B58">
        <w:t>“</w:t>
      </w:r>
      <w:r>
        <w:t xml:space="preserve">O, Lord, </w:t>
      </w:r>
      <w:r w:rsidR="001040C8">
        <w:t>You</w:t>
      </w:r>
      <w:r>
        <w:t xml:space="preserve"> </w:t>
      </w:r>
      <w:r w:rsidR="00556387">
        <w:t>have</w:t>
      </w:r>
      <w:r>
        <w:t xml:space="preserve"> </w:t>
      </w:r>
      <w:r w:rsidR="00BB3B58">
        <w:t>tested</w:t>
      </w:r>
      <w:r>
        <w:t xml:space="preserve"> and known m</w:t>
      </w:r>
      <w:r w:rsidR="00BB3B58">
        <w:t>e”</w:t>
      </w:r>
    </w:p>
    <w:p w14:paraId="44AF2E59"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The Presence of God and His Knowledge of Man</w:t>
      </w:r>
    </w:p>
    <w:p w14:paraId="0F91DA1C" w14:textId="77777777" w:rsidR="00E276C1" w:rsidRPr="00AB1781" w:rsidRDefault="00E570CB" w:rsidP="00E276C1">
      <w:pPr>
        <w:widowControl w:val="0"/>
        <w:autoSpaceDE w:val="0"/>
        <w:autoSpaceDN w:val="0"/>
        <w:adjustRightInd w:val="0"/>
        <w:jc w:val="center"/>
        <w:rPr>
          <w:rFonts w:ascii="Book Antiqua" w:hAnsi="Book Antiqua" w:cs="Lucida Grande"/>
        </w:rPr>
      </w:pPr>
      <w:r>
        <w:rPr>
          <w:rFonts w:ascii="Book Antiqua" w:hAnsi="Book Antiqua" w:cs="Lucida Grande"/>
          <w:b/>
          <w:bCs/>
        </w:rPr>
        <w:t>Your</w:t>
      </w:r>
      <w:r w:rsidR="00E276C1" w:rsidRPr="00AB1781">
        <w:rPr>
          <w:rFonts w:ascii="Book Antiqua" w:hAnsi="Book Antiqua" w:cs="Lucida Grande"/>
          <w:b/>
          <w:bCs/>
        </w:rPr>
        <w:t xml:space="preserve"> Right Hand will Hold Me</w:t>
      </w:r>
    </w:p>
    <w:p w14:paraId="69692C7A" w14:textId="219F5144" w:rsidR="00E276C1" w:rsidRPr="00AB1781" w:rsidRDefault="00E276C1" w:rsidP="00E276C1">
      <w:pPr>
        <w:pStyle w:val="Rubric"/>
      </w:pPr>
      <w:r w:rsidRPr="00AB1781">
        <w:t>1 (</w:t>
      </w:r>
      <w:r w:rsidR="006C07E3">
        <w:t>For the end; a</w:t>
      </w:r>
      <w:r w:rsidRPr="00AB1781">
        <w:t xml:space="preserve"> Psalm by David)</w:t>
      </w:r>
    </w:p>
    <w:p w14:paraId="02DC2907" w14:textId="18160441" w:rsidR="00E276C1" w:rsidRPr="00AB1781" w:rsidRDefault="006C07E3" w:rsidP="00E276C1">
      <w:pPr>
        <w:pStyle w:val="EnglishHangEndNoCoptic"/>
      </w:pPr>
      <w:r>
        <w:t>O</w:t>
      </w:r>
      <w:r w:rsidR="00E276C1" w:rsidRPr="00AB1781">
        <w:t xml:space="preserve"> Lord, </w:t>
      </w:r>
      <w:r w:rsidR="001040C8">
        <w:t>You</w:t>
      </w:r>
      <w:r w:rsidR="00E276C1" w:rsidRPr="00AB1781">
        <w:t xml:space="preserve"> </w:t>
      </w:r>
      <w:r w:rsidR="00556387">
        <w:t>have</w:t>
      </w:r>
      <w:r w:rsidR="00E276C1" w:rsidRPr="00AB1781">
        <w:t xml:space="preserve"> </w:t>
      </w:r>
      <w:r>
        <w:t>tested me and known me;</w:t>
      </w:r>
    </w:p>
    <w:p w14:paraId="531EA9D0" w14:textId="41639389" w:rsidR="00E276C1" w:rsidRPr="00AB1781" w:rsidRDefault="00E276C1" w:rsidP="00E276C1">
      <w:pPr>
        <w:pStyle w:val="EnglishHangNoCoptic"/>
      </w:pPr>
      <w:r w:rsidRPr="00AB1781">
        <w:t xml:space="preserve">2 </w:t>
      </w:r>
      <w:r w:rsidR="001040C8">
        <w:t>You</w:t>
      </w:r>
      <w:r w:rsidRPr="00AB1781">
        <w:t xml:space="preserve"> </w:t>
      </w:r>
      <w:r w:rsidR="00E570CB" w:rsidRPr="00AB1781">
        <w:t>know</w:t>
      </w:r>
      <w:r w:rsidRPr="00AB1781">
        <w:t xml:space="preserve"> my </w:t>
      </w:r>
      <w:r w:rsidR="006C07E3">
        <w:t>sitting down</w:t>
      </w:r>
      <w:r w:rsidRPr="00AB1781">
        <w:t xml:space="preserve"> and my rising</w:t>
      </w:r>
      <w:r w:rsidR="006C07E3">
        <w:t xml:space="preserve"> up</w:t>
      </w:r>
      <w:r w:rsidRPr="00AB1781">
        <w:t>;</w:t>
      </w:r>
    </w:p>
    <w:p w14:paraId="5A657A36" w14:textId="75D26EB1" w:rsidR="00E276C1" w:rsidRPr="00AB1781" w:rsidRDefault="00E276C1" w:rsidP="00E276C1">
      <w:pPr>
        <w:pStyle w:val="EnglishHangEndNoCoptic"/>
      </w:pPr>
      <w:r w:rsidRPr="00AB1781">
        <w:tab/>
      </w:r>
      <w:r w:rsidR="001040C8">
        <w:t>You</w:t>
      </w:r>
      <w:r w:rsidR="006C07E3">
        <w:t xml:space="preserve"> discern my thoughts from afar;</w:t>
      </w:r>
    </w:p>
    <w:p w14:paraId="020E5ECF" w14:textId="79C58615" w:rsidR="00E276C1" w:rsidRPr="00AB1781" w:rsidRDefault="00E276C1" w:rsidP="00E276C1">
      <w:pPr>
        <w:pStyle w:val="EnglishHangNoCoptic"/>
      </w:pPr>
      <w:r w:rsidRPr="00AB1781">
        <w:t xml:space="preserve">3 </w:t>
      </w:r>
      <w:r w:rsidR="001040C8">
        <w:t>You</w:t>
      </w:r>
      <w:r w:rsidRPr="00AB1781">
        <w:t xml:space="preserve"> </w:t>
      </w:r>
      <w:r w:rsidR="00556387">
        <w:t>have</w:t>
      </w:r>
      <w:r w:rsidRPr="00AB1781">
        <w:t xml:space="preserve"> tracked my path and my </w:t>
      </w:r>
      <w:r w:rsidR="006C07E3">
        <w:t>travels,</w:t>
      </w:r>
    </w:p>
    <w:p w14:paraId="7C57E1F8" w14:textId="12B690F9" w:rsidR="00E276C1" w:rsidRPr="00AB1781" w:rsidRDefault="00E276C1" w:rsidP="00E276C1">
      <w:pPr>
        <w:pStyle w:val="EnglishHangEndNoCoptic"/>
      </w:pPr>
      <w:r w:rsidRPr="00AB1781">
        <w:tab/>
        <w:t xml:space="preserve">and </w:t>
      </w:r>
      <w:r w:rsidR="006C07E3">
        <w:t>foresee all my ways.</w:t>
      </w:r>
    </w:p>
    <w:p w14:paraId="5284DED5" w14:textId="19615014" w:rsidR="00E276C1" w:rsidRPr="00AB1781" w:rsidRDefault="00E276C1" w:rsidP="00E276C1">
      <w:pPr>
        <w:pStyle w:val="EnglishHangEndNoCoptic"/>
      </w:pPr>
      <w:r w:rsidRPr="00AB1781">
        <w:t xml:space="preserve">4 </w:t>
      </w:r>
      <w:r w:rsidR="006C07E3">
        <w:t>For t</w:t>
      </w:r>
      <w:r w:rsidRPr="00AB1781">
        <w:t xml:space="preserve">here is no </w:t>
      </w:r>
      <w:r w:rsidR="004A636F">
        <w:t xml:space="preserve">[deceitful] </w:t>
      </w:r>
      <w:r w:rsidR="006C07E3">
        <w:t>word on</w:t>
      </w:r>
      <w:r w:rsidRPr="00AB1781">
        <w:t xml:space="preserve"> my tongue,</w:t>
      </w:r>
    </w:p>
    <w:p w14:paraId="4E6565F9" w14:textId="2A593E62" w:rsidR="00E276C1" w:rsidRPr="00AB1781" w:rsidRDefault="00E276C1" w:rsidP="00E276C1">
      <w:pPr>
        <w:pStyle w:val="EnglishHangNoCoptic"/>
      </w:pPr>
      <w:r w:rsidRPr="00AB1781">
        <w:t xml:space="preserve">5 </w:t>
      </w:r>
      <w:r w:rsidR="006C07E3">
        <w:t>but behold,</w:t>
      </w:r>
      <w:r w:rsidRPr="00AB1781">
        <w:t xml:space="preserve"> O Lord, </w:t>
      </w:r>
      <w:r w:rsidR="006C07E3">
        <w:t xml:space="preserve">You </w:t>
      </w:r>
      <w:r w:rsidR="00E570CB" w:rsidRPr="00AB1781">
        <w:t>know</w:t>
      </w:r>
      <w:r w:rsidRPr="00AB1781">
        <w:t xml:space="preserve"> </w:t>
      </w:r>
      <w:r w:rsidR="00574763">
        <w:t>all things</w:t>
      </w:r>
    </w:p>
    <w:p w14:paraId="2305DE12" w14:textId="0D678F9D" w:rsidR="00E276C1" w:rsidRPr="00AB1781" w:rsidRDefault="00E276C1" w:rsidP="00E276C1">
      <w:pPr>
        <w:pStyle w:val="EnglishHangNoCoptic"/>
      </w:pPr>
      <w:r w:rsidRPr="00AB1781">
        <w:tab/>
      </w:r>
      <w:r w:rsidR="00574763">
        <w:t>The last and the first</w:t>
      </w:r>
      <w:r w:rsidRPr="00AB1781">
        <w:t>.</w:t>
      </w:r>
    </w:p>
    <w:p w14:paraId="33251F7F" w14:textId="44F51839" w:rsidR="00E276C1" w:rsidRPr="00AB1781" w:rsidRDefault="00E276C1" w:rsidP="00E276C1">
      <w:pPr>
        <w:pStyle w:val="EnglishHangEndNoCoptic"/>
      </w:pPr>
      <w:r w:rsidRPr="00AB1781">
        <w:tab/>
      </w:r>
      <w:r w:rsidR="001040C8">
        <w:t>You</w:t>
      </w:r>
      <w:r w:rsidRPr="00AB1781">
        <w:t xml:space="preserve"> </w:t>
      </w:r>
      <w:r w:rsidR="00574763">
        <w:t>formed</w:t>
      </w:r>
      <w:r w:rsidRPr="00AB1781">
        <w:t xml:space="preserve"> me and laid </w:t>
      </w:r>
      <w:r w:rsidR="00E570CB">
        <w:t>Your</w:t>
      </w:r>
      <w:r w:rsidRPr="00AB1781">
        <w:t xml:space="preserve"> hand </w:t>
      </w:r>
      <w:r w:rsidR="00574763">
        <w:t>up</w:t>
      </w:r>
      <w:r w:rsidRPr="00AB1781">
        <w:t>on me.</w:t>
      </w:r>
    </w:p>
    <w:p w14:paraId="32362580" w14:textId="03D43BA8" w:rsidR="00E276C1" w:rsidRPr="00AB1781" w:rsidRDefault="00E276C1" w:rsidP="00E276C1">
      <w:pPr>
        <w:pStyle w:val="EnglishHangNoCoptic"/>
      </w:pPr>
      <w:r w:rsidRPr="00AB1781">
        <w:t xml:space="preserve">6 </w:t>
      </w:r>
      <w:r w:rsidR="00E570CB">
        <w:t>Your</w:t>
      </w:r>
      <w:r w:rsidRPr="00AB1781">
        <w:t xml:space="preserve"> knowledge </w:t>
      </w:r>
      <w:r w:rsidR="00574763">
        <w:t>has become</w:t>
      </w:r>
      <w:r w:rsidRPr="00AB1781">
        <w:t xml:space="preserve"> too </w:t>
      </w:r>
      <w:r w:rsidR="00574763">
        <w:t>wondrous</w:t>
      </w:r>
      <w:r w:rsidRPr="00AB1781">
        <w:t xml:space="preserve"> for me;</w:t>
      </w:r>
    </w:p>
    <w:p w14:paraId="62497B96" w14:textId="533E18D8" w:rsidR="00E276C1" w:rsidRPr="00AB1781" w:rsidRDefault="00E276C1" w:rsidP="00E276C1">
      <w:pPr>
        <w:pStyle w:val="EnglishHangEndNoCoptic"/>
      </w:pPr>
      <w:r w:rsidRPr="00AB1781">
        <w:tab/>
        <w:t xml:space="preserve">too great—I cannot </w:t>
      </w:r>
      <w:r w:rsidR="00574763">
        <w:t>grasp</w:t>
      </w:r>
      <w:r w:rsidRPr="00AB1781">
        <w:t xml:space="preserve"> to it.</w:t>
      </w:r>
    </w:p>
    <w:p w14:paraId="38170C66" w14:textId="77777777" w:rsidR="00E276C1" w:rsidRPr="00AB1781" w:rsidRDefault="00E276C1" w:rsidP="00E276C1">
      <w:pPr>
        <w:pStyle w:val="EnglishHangNoCoptic"/>
      </w:pPr>
      <w:r w:rsidRPr="00AB1781">
        <w:lastRenderedPageBreak/>
        <w:t xml:space="preserve">7 Where can I go from </w:t>
      </w:r>
      <w:r w:rsidR="00E570CB">
        <w:t>Your</w:t>
      </w:r>
      <w:r w:rsidRPr="00AB1781">
        <w:t xml:space="preserve"> Spirit,</w:t>
      </w:r>
    </w:p>
    <w:p w14:paraId="674375E6" w14:textId="3FC32996" w:rsidR="00E276C1" w:rsidRPr="00AB1781" w:rsidRDefault="00E276C1" w:rsidP="00E276C1">
      <w:pPr>
        <w:pStyle w:val="EnglishHangEndNoCoptic"/>
      </w:pPr>
      <w:r w:rsidRPr="00AB1781">
        <w:tab/>
        <w:t xml:space="preserve">and where can I </w:t>
      </w:r>
      <w:r w:rsidR="00574763">
        <w:t>flee</w:t>
      </w:r>
      <w:r w:rsidRPr="00AB1781">
        <w:t xml:space="preserve"> from </w:t>
      </w:r>
      <w:r w:rsidR="00E570CB">
        <w:t>Your</w:t>
      </w:r>
      <w:r w:rsidRPr="00AB1781">
        <w:t xml:space="preserve"> presence?</w:t>
      </w:r>
      <w:r w:rsidRPr="00AB1781">
        <w:rPr>
          <w:rStyle w:val="FootnoteReference"/>
        </w:rPr>
        <w:footnoteReference w:id="823"/>
      </w:r>
    </w:p>
    <w:p w14:paraId="220EF862" w14:textId="77777777" w:rsidR="00E276C1" w:rsidRPr="00AB1781" w:rsidRDefault="00E276C1" w:rsidP="00E276C1">
      <w:pPr>
        <w:pStyle w:val="EnglishHangNoCoptic"/>
      </w:pPr>
      <w:r w:rsidRPr="00AB1781">
        <w:t xml:space="preserve">8 If I ascend to heaven, </w:t>
      </w:r>
      <w:r w:rsidR="001040C8">
        <w:t>You</w:t>
      </w:r>
      <w:r w:rsidRPr="00AB1781">
        <w:t xml:space="preserve"> </w:t>
      </w:r>
      <w:r w:rsidR="00E570CB" w:rsidRPr="00AB1781">
        <w:t>are</w:t>
      </w:r>
      <w:r w:rsidRPr="00AB1781">
        <w:t xml:space="preserve"> there;</w:t>
      </w:r>
    </w:p>
    <w:p w14:paraId="335B9CCC" w14:textId="400FB3FB" w:rsidR="00E276C1" w:rsidRPr="00AB1781" w:rsidRDefault="00E276C1" w:rsidP="00E276C1">
      <w:pPr>
        <w:pStyle w:val="EnglishHangEndNoCoptic"/>
      </w:pPr>
      <w:r w:rsidRPr="00AB1781">
        <w:tab/>
        <w:t xml:space="preserve">if I descend to </w:t>
      </w:r>
      <w:r w:rsidR="00574763">
        <w:t>Hades</w:t>
      </w:r>
      <w:r w:rsidRPr="00AB1781">
        <w:t xml:space="preserve">, </w:t>
      </w:r>
      <w:r w:rsidR="001040C8">
        <w:t>You</w:t>
      </w:r>
      <w:r w:rsidRPr="00AB1781">
        <w:t xml:space="preserve"> </w:t>
      </w:r>
      <w:r w:rsidR="00E570CB" w:rsidRPr="00AB1781">
        <w:t>are</w:t>
      </w:r>
      <w:r w:rsidRPr="00AB1781">
        <w:t xml:space="preserve"> present.</w:t>
      </w:r>
    </w:p>
    <w:p w14:paraId="5C9B05BD" w14:textId="64F38CA5" w:rsidR="00E276C1" w:rsidRPr="00AB1781" w:rsidRDefault="00E276C1" w:rsidP="00E276C1">
      <w:pPr>
        <w:pStyle w:val="EnglishHangNoCoptic"/>
      </w:pPr>
      <w:r w:rsidRPr="00AB1781">
        <w:t xml:space="preserve">9 If I </w:t>
      </w:r>
      <w:r w:rsidR="00574763">
        <w:t xml:space="preserve">were to take up my </w:t>
      </w:r>
      <w:r w:rsidRPr="00AB1781">
        <w:t>wing</w:t>
      </w:r>
      <w:r w:rsidR="00574763">
        <w:t>s</w:t>
      </w:r>
      <w:r w:rsidRPr="00AB1781">
        <w:t xml:space="preserve"> </w:t>
      </w:r>
      <w:r w:rsidR="00574763">
        <w:t>at</w:t>
      </w:r>
      <w:r w:rsidRPr="00AB1781">
        <w:t xml:space="preserve"> </w:t>
      </w:r>
      <w:r w:rsidR="00574763">
        <w:t>dawn</w:t>
      </w:r>
    </w:p>
    <w:p w14:paraId="42381660" w14:textId="210265EB" w:rsidR="00E276C1" w:rsidRPr="00AB1781" w:rsidRDefault="00E276C1" w:rsidP="00E276C1">
      <w:pPr>
        <w:pStyle w:val="EnglishHangEndNoCoptic"/>
      </w:pPr>
      <w:r w:rsidRPr="00AB1781">
        <w:tab/>
        <w:t xml:space="preserve">and </w:t>
      </w:r>
      <w:r w:rsidR="00574763">
        <w:t>make camp</w:t>
      </w:r>
      <w:r w:rsidRPr="00AB1781">
        <w:t xml:space="preserve"> </w:t>
      </w:r>
      <w:r w:rsidR="00574763">
        <w:t>at</w:t>
      </w:r>
      <w:r w:rsidRPr="00AB1781">
        <w:t xml:space="preserve"> the </w:t>
      </w:r>
      <w:r w:rsidR="00574763">
        <w:t>furthest part</w:t>
      </w:r>
      <w:r w:rsidRPr="00AB1781">
        <w:t xml:space="preserve"> of the sea,</w:t>
      </w:r>
    </w:p>
    <w:p w14:paraId="7CBF3E3B" w14:textId="78DC368C" w:rsidR="00E276C1" w:rsidRPr="00AB1781" w:rsidRDefault="00E276C1" w:rsidP="00E276C1">
      <w:pPr>
        <w:pStyle w:val="EnglishHangNoCoptic"/>
      </w:pPr>
      <w:r w:rsidRPr="00AB1781">
        <w:t xml:space="preserve">10 even there </w:t>
      </w:r>
      <w:r w:rsidR="00E570CB">
        <w:t>Your</w:t>
      </w:r>
      <w:r w:rsidRPr="00AB1781">
        <w:t xml:space="preserve"> hand </w:t>
      </w:r>
      <w:r w:rsidR="00574763">
        <w:t>would</w:t>
      </w:r>
      <w:r w:rsidRPr="00AB1781">
        <w:t xml:space="preserve"> </w:t>
      </w:r>
      <w:r w:rsidR="00574763">
        <w:t>lead</w:t>
      </w:r>
      <w:r w:rsidRPr="00AB1781">
        <w:t xml:space="preserve"> me</w:t>
      </w:r>
    </w:p>
    <w:p w14:paraId="4FC36A13" w14:textId="5435A7F1" w:rsidR="00E276C1" w:rsidRPr="00AB1781" w:rsidRDefault="00E276C1" w:rsidP="00E276C1">
      <w:pPr>
        <w:pStyle w:val="EnglishHangEndNoCoptic"/>
      </w:pPr>
      <w:r w:rsidRPr="00AB1781">
        <w:tab/>
        <w:t xml:space="preserve">and </w:t>
      </w:r>
      <w:r w:rsidR="00E570CB">
        <w:t>Your</w:t>
      </w:r>
      <w:r w:rsidRPr="00AB1781">
        <w:t xml:space="preserve"> right hand </w:t>
      </w:r>
      <w:r w:rsidR="00574763">
        <w:t>would</w:t>
      </w:r>
      <w:r w:rsidRPr="00AB1781">
        <w:t xml:space="preserve"> hold me</w:t>
      </w:r>
      <w:r w:rsidR="00574763">
        <w:t xml:space="preserve"> fast</w:t>
      </w:r>
      <w:r w:rsidRPr="00AB1781">
        <w:t>.</w:t>
      </w:r>
    </w:p>
    <w:p w14:paraId="16C9327F" w14:textId="4DD9753B" w:rsidR="00E276C1" w:rsidRPr="00AB1781" w:rsidRDefault="00574763" w:rsidP="00E276C1">
      <w:pPr>
        <w:pStyle w:val="EnglishHangNoCoptic"/>
      </w:pPr>
      <w:r>
        <w:t>11 And I said, “</w:t>
      </w:r>
      <w:r w:rsidR="00485563">
        <w:t>so,</w:t>
      </w:r>
      <w:r w:rsidR="00E276C1" w:rsidRPr="00AB1781">
        <w:t xml:space="preserve"> darkness will </w:t>
      </w:r>
      <w:r>
        <w:t>cover</w:t>
      </w:r>
      <w:r w:rsidR="00E276C1" w:rsidRPr="00AB1781">
        <w:t xml:space="preserve"> me</w:t>
      </w:r>
      <w:r>
        <w:t>,</w:t>
      </w:r>
    </w:p>
    <w:p w14:paraId="3FA2F293" w14:textId="382CAB84" w:rsidR="00E276C1" w:rsidRPr="00AB1781" w:rsidRDefault="00E276C1" w:rsidP="00E276C1">
      <w:pPr>
        <w:pStyle w:val="EnglishHangEndNoCoptic"/>
      </w:pPr>
      <w:r w:rsidRPr="00AB1781">
        <w:tab/>
      </w:r>
      <w:r w:rsidR="00485563">
        <w:t>but the night will be light to my delight;</w:t>
      </w:r>
      <w:r w:rsidR="00574763">
        <w:t>”</w:t>
      </w:r>
    </w:p>
    <w:p w14:paraId="6940D355" w14:textId="3EFEDFAA" w:rsidR="00E276C1" w:rsidRPr="00AB1781" w:rsidRDefault="00E276C1" w:rsidP="00E276C1">
      <w:pPr>
        <w:pStyle w:val="EnglishHangNoCoptic"/>
      </w:pPr>
      <w:r w:rsidRPr="00AB1781">
        <w:t xml:space="preserve">12 </w:t>
      </w:r>
      <w:r w:rsidR="00485563">
        <w:t>for</w:t>
      </w:r>
      <w:r w:rsidRPr="00AB1781">
        <w:t xml:space="preserve"> darkness </w:t>
      </w:r>
      <w:r w:rsidR="00485563">
        <w:t>will</w:t>
      </w:r>
      <w:r w:rsidRPr="00AB1781">
        <w:t xml:space="preserve"> not </w:t>
      </w:r>
      <w:r w:rsidR="00485563">
        <w:t xml:space="preserve">be </w:t>
      </w:r>
      <w:r w:rsidRPr="00AB1781">
        <w:t xml:space="preserve">dark </w:t>
      </w:r>
      <w:r w:rsidR="00485563">
        <w:t>because of</w:t>
      </w:r>
      <w:r w:rsidRPr="00AB1781">
        <w:t xml:space="preserve"> </w:t>
      </w:r>
      <w:r w:rsidR="001040C8">
        <w:t>You</w:t>
      </w:r>
      <w:r w:rsidRPr="00AB1781">
        <w:t>,</w:t>
      </w:r>
    </w:p>
    <w:p w14:paraId="76F84D3A" w14:textId="42E96F0C" w:rsidR="00E276C1" w:rsidRPr="00AB1781" w:rsidRDefault="00E276C1" w:rsidP="00E276C1">
      <w:pPr>
        <w:pStyle w:val="EnglishHangNoCoptic"/>
      </w:pPr>
      <w:r w:rsidRPr="00AB1781">
        <w:tab/>
        <w:t xml:space="preserve">and night </w:t>
      </w:r>
      <w:r w:rsidR="00485563">
        <w:t>will be</w:t>
      </w:r>
      <w:r w:rsidRPr="00AB1781">
        <w:t xml:space="preserve"> as </w:t>
      </w:r>
      <w:r w:rsidR="00485563">
        <w:t>bright</w:t>
      </w:r>
      <w:r w:rsidRPr="00AB1781">
        <w:t xml:space="preserve"> as day;</w:t>
      </w:r>
    </w:p>
    <w:p w14:paraId="2EB792BF" w14:textId="77777777" w:rsidR="00E276C1" w:rsidRPr="00E276C1" w:rsidRDefault="00E276C1" w:rsidP="00E276C1">
      <w:pPr>
        <w:pStyle w:val="EnglishHangEndNoCoptic"/>
      </w:pPr>
      <w:r w:rsidRPr="00AB1781">
        <w:tab/>
        <w:t xml:space="preserve">to </w:t>
      </w:r>
      <w:r w:rsidR="001040C8">
        <w:t>You</w:t>
      </w:r>
      <w:r w:rsidRPr="00AB1781">
        <w:t xml:space="preserve"> darkness and light are alike.</w:t>
      </w:r>
    </w:p>
    <w:p w14:paraId="538579C9" w14:textId="3095B7AA" w:rsidR="00E276C1" w:rsidRPr="00AB1781" w:rsidRDefault="00E276C1" w:rsidP="00E276C1">
      <w:pPr>
        <w:pStyle w:val="EnglishHangNoCoptic"/>
      </w:pPr>
      <w:r w:rsidRPr="00AB1781">
        <w:t xml:space="preserve">13 </w:t>
      </w:r>
      <w:r w:rsidR="00485563">
        <w:t xml:space="preserve">For </w:t>
      </w:r>
      <w:r w:rsidR="001040C8">
        <w:t>You</w:t>
      </w:r>
      <w:r w:rsidRPr="00AB1781">
        <w:t xml:space="preserve"> created</w:t>
      </w:r>
      <w:r w:rsidR="00485563">
        <w:rPr>
          <w:rStyle w:val="FootnoteReference"/>
        </w:rPr>
        <w:footnoteReference w:id="824"/>
      </w:r>
      <w:r w:rsidRPr="00AB1781">
        <w:t xml:space="preserve"> my heart,</w:t>
      </w:r>
      <w:r w:rsidRPr="00AB1781">
        <w:rPr>
          <w:rStyle w:val="FootnoteReference"/>
        </w:rPr>
        <w:footnoteReference w:id="825"/>
      </w:r>
      <w:r w:rsidRPr="00AB1781">
        <w:t xml:space="preserve"> O Lord;</w:t>
      </w:r>
    </w:p>
    <w:p w14:paraId="429DEA0A" w14:textId="3502B0F8" w:rsidR="00E276C1" w:rsidRPr="00AB1781" w:rsidRDefault="00E276C1" w:rsidP="00E276C1">
      <w:pPr>
        <w:pStyle w:val="EnglishHangEndNoCoptic"/>
      </w:pPr>
      <w:r w:rsidRPr="00AB1781">
        <w:tab/>
      </w:r>
      <w:r w:rsidR="001040C8">
        <w:t>You</w:t>
      </w:r>
      <w:r w:rsidRPr="00AB1781">
        <w:t xml:space="preserve"> sustained me from my mother’s womb.</w:t>
      </w:r>
    </w:p>
    <w:p w14:paraId="3F284931" w14:textId="2DB6F374" w:rsidR="00E276C1" w:rsidRPr="00AB1781" w:rsidRDefault="00E276C1" w:rsidP="00E276C1">
      <w:pPr>
        <w:pStyle w:val="EnglishHangNoCoptic"/>
      </w:pPr>
      <w:r w:rsidRPr="00AB1781">
        <w:t xml:space="preserve">14 I </w:t>
      </w:r>
      <w:r w:rsidR="00485563">
        <w:t>will confess</w:t>
      </w:r>
      <w:r w:rsidR="00485563">
        <w:rPr>
          <w:rStyle w:val="FootnoteReference"/>
        </w:rPr>
        <w:footnoteReference w:id="826"/>
      </w:r>
      <w:r w:rsidRPr="00AB1781">
        <w:t xml:space="preserve"> </w:t>
      </w:r>
      <w:r w:rsidR="001040C8">
        <w:t>You</w:t>
      </w:r>
    </w:p>
    <w:p w14:paraId="078CA230" w14:textId="2A398E26" w:rsidR="00E276C1" w:rsidRPr="00AB1781" w:rsidRDefault="00E276C1" w:rsidP="00E276C1">
      <w:pPr>
        <w:pStyle w:val="EnglishHangNoCoptic"/>
      </w:pPr>
      <w:r w:rsidRPr="00AB1781">
        <w:tab/>
        <w:t xml:space="preserve">for </w:t>
      </w:r>
      <w:r w:rsidR="00485563">
        <w:t>I am fearfully and wondrously made</w:t>
      </w:r>
      <w:r w:rsidRPr="00AB1781">
        <w:t>;</w:t>
      </w:r>
    </w:p>
    <w:p w14:paraId="3936C68F" w14:textId="15418D14" w:rsidR="00E276C1" w:rsidRPr="00AB1781" w:rsidRDefault="00E276C1" w:rsidP="00E276C1">
      <w:pPr>
        <w:pStyle w:val="EnglishHangEndNoCoptic"/>
      </w:pPr>
      <w:r w:rsidRPr="00AB1781">
        <w:tab/>
      </w:r>
      <w:r w:rsidR="00485563">
        <w:t xml:space="preserve">Your works are </w:t>
      </w:r>
      <w:r w:rsidRPr="00AB1781">
        <w:t>wonderful</w:t>
      </w:r>
      <w:r w:rsidR="00485563">
        <w:t>, as my soul</w:t>
      </w:r>
      <w:r w:rsidRPr="00AB1781">
        <w:t xml:space="preserve"> knows</w:t>
      </w:r>
      <w:r w:rsidR="00485563">
        <w:t xml:space="preserve"> this well</w:t>
      </w:r>
      <w:r w:rsidRPr="00AB1781">
        <w:t>.</w:t>
      </w:r>
    </w:p>
    <w:p w14:paraId="056C1B7E" w14:textId="2074DA6A" w:rsidR="00E276C1" w:rsidRPr="00AB1781" w:rsidRDefault="00E276C1" w:rsidP="00E276C1">
      <w:pPr>
        <w:pStyle w:val="EnglishHangNoCoptic"/>
      </w:pPr>
      <w:r w:rsidRPr="00AB1781">
        <w:t xml:space="preserve">15 </w:t>
      </w:r>
      <w:r w:rsidR="00485563">
        <w:t xml:space="preserve">My </w:t>
      </w:r>
      <w:r w:rsidR="00252B76">
        <w:t xml:space="preserve">frame </w:t>
      </w:r>
      <w:r w:rsidR="00485563">
        <w:t>is not hidden from You,</w:t>
      </w:r>
    </w:p>
    <w:p w14:paraId="1F676573" w14:textId="5A915862" w:rsidR="00E276C1" w:rsidRPr="00AB1781" w:rsidRDefault="00E276C1" w:rsidP="00E276C1">
      <w:pPr>
        <w:pStyle w:val="EnglishHangNoCoptic"/>
      </w:pPr>
      <w:r w:rsidRPr="00AB1781">
        <w:tab/>
        <w:t xml:space="preserve">though </w:t>
      </w:r>
      <w:r w:rsidR="00252B76">
        <w:t xml:space="preserve">You </w:t>
      </w:r>
      <w:r w:rsidRPr="00AB1781">
        <w:t>made in secret</w:t>
      </w:r>
      <w:r w:rsidR="00252B76">
        <w:t>,</w:t>
      </w:r>
      <w:r w:rsidRPr="00AB1781">
        <w:t xml:space="preserve"> with my substance</w:t>
      </w:r>
    </w:p>
    <w:p w14:paraId="5CABBADA" w14:textId="574BFD8C" w:rsidR="00E276C1" w:rsidRPr="00AB1781" w:rsidRDefault="00E276C1" w:rsidP="00E276C1">
      <w:pPr>
        <w:pStyle w:val="EnglishHangEndNoCoptic"/>
      </w:pPr>
      <w:r w:rsidRPr="00AB1781">
        <w:tab/>
        <w:t xml:space="preserve">in </w:t>
      </w:r>
      <w:r w:rsidR="00252B76">
        <w:t>the lowest parts of the earth</w:t>
      </w:r>
      <w:r w:rsidRPr="00AB1781">
        <w:t>.</w:t>
      </w:r>
    </w:p>
    <w:p w14:paraId="432C2160" w14:textId="77777777" w:rsidR="00E276C1" w:rsidRPr="00AB1781" w:rsidRDefault="00E276C1" w:rsidP="00E276C1">
      <w:pPr>
        <w:pStyle w:val="EnglishHangNoCoptic"/>
      </w:pPr>
      <w:r w:rsidRPr="00AB1781">
        <w:t xml:space="preserve">16 </w:t>
      </w:r>
      <w:r w:rsidR="00E570CB">
        <w:t>Your</w:t>
      </w:r>
      <w:r w:rsidRPr="00AB1781">
        <w:t xml:space="preserve"> eyes beheld my unformed state,</w:t>
      </w:r>
    </w:p>
    <w:p w14:paraId="0F093419" w14:textId="2570BA21" w:rsidR="00E276C1" w:rsidRPr="00AB1781" w:rsidRDefault="00E276C1" w:rsidP="00E276C1">
      <w:pPr>
        <w:pStyle w:val="EnglishHangNoCoptic"/>
      </w:pPr>
      <w:r w:rsidRPr="00AB1781">
        <w:tab/>
        <w:t xml:space="preserve">and </w:t>
      </w:r>
      <w:r w:rsidR="00252B76">
        <w:t xml:space="preserve">all men will be written </w:t>
      </w:r>
      <w:r w:rsidRPr="00AB1781">
        <w:t xml:space="preserve">in </w:t>
      </w:r>
      <w:r w:rsidR="00E570CB">
        <w:t>Your</w:t>
      </w:r>
      <w:r w:rsidRPr="00AB1781">
        <w:t xml:space="preserve"> book;</w:t>
      </w:r>
    </w:p>
    <w:p w14:paraId="6F205CD9" w14:textId="253AC360" w:rsidR="00E276C1" w:rsidRPr="00AB1781" w:rsidRDefault="00E276C1" w:rsidP="00E276C1">
      <w:pPr>
        <w:pStyle w:val="EnglishHangNoCoptic"/>
      </w:pPr>
      <w:r w:rsidRPr="00AB1781">
        <w:tab/>
      </w:r>
      <w:r w:rsidR="00252B76">
        <w:t xml:space="preserve">they will be formed </w:t>
      </w:r>
      <w:r w:rsidRPr="00AB1781">
        <w:t>day by day,</w:t>
      </w:r>
    </w:p>
    <w:p w14:paraId="4796F2C2" w14:textId="2752192C" w:rsidR="00E276C1" w:rsidRPr="00AB1781" w:rsidRDefault="00E276C1" w:rsidP="00E276C1">
      <w:pPr>
        <w:pStyle w:val="EnglishHangEndNoCoptic"/>
      </w:pPr>
      <w:r w:rsidRPr="00AB1781">
        <w:tab/>
        <w:t xml:space="preserve">when </w:t>
      </w:r>
      <w:r w:rsidR="00252B76">
        <w:t xml:space="preserve">none of them </w:t>
      </w:r>
      <w:r w:rsidRPr="00AB1781">
        <w:t xml:space="preserve">as </w:t>
      </w:r>
      <w:r w:rsidR="00252B76">
        <w:t>yet existed</w:t>
      </w:r>
      <w:r w:rsidRPr="00AB1781">
        <w:t>.</w:t>
      </w:r>
    </w:p>
    <w:p w14:paraId="04EBD51F" w14:textId="74A6278E" w:rsidR="00E276C1" w:rsidRPr="00AB1781" w:rsidRDefault="00E276C1" w:rsidP="00E276C1">
      <w:pPr>
        <w:pStyle w:val="EnglishHangNoCoptic"/>
      </w:pPr>
      <w:r w:rsidRPr="00AB1781">
        <w:t xml:space="preserve">17 But </w:t>
      </w:r>
      <w:r w:rsidR="00E570CB">
        <w:t>Your</w:t>
      </w:r>
      <w:r w:rsidRPr="00AB1781">
        <w:t xml:space="preserve"> friends </w:t>
      </w:r>
      <w:r w:rsidR="00252B76">
        <w:t>were</w:t>
      </w:r>
      <w:r w:rsidRPr="00AB1781">
        <w:t xml:space="preserve"> very precious</w:t>
      </w:r>
      <w:r w:rsidR="00252B76">
        <w:t xml:space="preserve"> to me</w:t>
      </w:r>
      <w:r w:rsidRPr="00AB1781">
        <w:t>, O God;</w:t>
      </w:r>
    </w:p>
    <w:p w14:paraId="665BB52A" w14:textId="19C202F0" w:rsidR="00E276C1" w:rsidRPr="00AB1781" w:rsidRDefault="00E276C1" w:rsidP="00E276C1">
      <w:pPr>
        <w:pStyle w:val="EnglishHangEndNoCoptic"/>
      </w:pPr>
      <w:r w:rsidRPr="00AB1781">
        <w:tab/>
        <w:t xml:space="preserve">their </w:t>
      </w:r>
      <w:r w:rsidR="00676E6A">
        <w:t>principalites</w:t>
      </w:r>
      <w:r w:rsidR="00676E6A">
        <w:rPr>
          <w:rStyle w:val="FootnoteReference"/>
        </w:rPr>
        <w:footnoteReference w:id="827"/>
      </w:r>
      <w:r w:rsidR="00252B76">
        <w:t xml:space="preserve"> became very strong</w:t>
      </w:r>
      <w:r w:rsidRPr="00AB1781">
        <w:t>.</w:t>
      </w:r>
    </w:p>
    <w:p w14:paraId="67420138" w14:textId="04CBE5F6" w:rsidR="00E276C1" w:rsidRPr="00AB1781" w:rsidRDefault="00E276C1" w:rsidP="00E276C1">
      <w:pPr>
        <w:pStyle w:val="EnglishHangNoCoptic"/>
      </w:pPr>
      <w:r w:rsidRPr="00AB1781">
        <w:t xml:space="preserve">18 I </w:t>
      </w:r>
      <w:r w:rsidR="00252B76">
        <w:t xml:space="preserve">will </w:t>
      </w:r>
      <w:r w:rsidRPr="00AB1781">
        <w:t xml:space="preserve">count them, </w:t>
      </w:r>
      <w:r w:rsidR="00252B76">
        <w:t xml:space="preserve">and </w:t>
      </w:r>
      <w:r w:rsidRPr="00AB1781">
        <w:t xml:space="preserve">they </w:t>
      </w:r>
      <w:r w:rsidR="00252B76">
        <w:t>will be multiplied more than the sand;</w:t>
      </w:r>
    </w:p>
    <w:p w14:paraId="6A35AFF0" w14:textId="6EB12B40" w:rsidR="00E276C1" w:rsidRPr="00AB1781" w:rsidRDefault="00E276C1" w:rsidP="00E276C1">
      <w:pPr>
        <w:pStyle w:val="EnglishHangEndNoCoptic"/>
      </w:pPr>
      <w:r w:rsidRPr="00AB1781">
        <w:tab/>
        <w:t xml:space="preserve">I </w:t>
      </w:r>
      <w:r w:rsidR="00252B76">
        <w:t>awoke,</w:t>
      </w:r>
      <w:r w:rsidRPr="00AB1781">
        <w:t xml:space="preserve"> and I am still with </w:t>
      </w:r>
      <w:r w:rsidR="001040C8">
        <w:t>You</w:t>
      </w:r>
      <w:r w:rsidRPr="00AB1781">
        <w:t>.</w:t>
      </w:r>
    </w:p>
    <w:p w14:paraId="28AB67ED" w14:textId="5455281B" w:rsidR="00E276C1" w:rsidRPr="00AB1781" w:rsidRDefault="00E276C1" w:rsidP="00E276C1">
      <w:pPr>
        <w:pStyle w:val="EnglishHangNoCoptic"/>
      </w:pPr>
      <w:r w:rsidRPr="00AB1781">
        <w:t xml:space="preserve">19 If </w:t>
      </w:r>
      <w:r w:rsidR="00252B76">
        <w:t>[</w:t>
      </w:r>
      <w:r w:rsidRPr="00AB1781">
        <w:t>only</w:t>
      </w:r>
      <w:r w:rsidR="00252B76">
        <w:t>]</w:t>
      </w:r>
      <w:r w:rsidRPr="00AB1781">
        <w:t xml:space="preserve"> </w:t>
      </w:r>
      <w:r w:rsidR="001040C8">
        <w:t>You</w:t>
      </w:r>
      <w:r w:rsidR="00252B76">
        <w:t xml:space="preserve"> would</w:t>
      </w:r>
      <w:r w:rsidRPr="00AB1781">
        <w:t xml:space="preserve"> slay sinners, O God!</w:t>
      </w:r>
    </w:p>
    <w:p w14:paraId="52BEAB7D" w14:textId="4F02F43B" w:rsidR="00E276C1" w:rsidRPr="00AB1781" w:rsidRDefault="00E276C1" w:rsidP="00E276C1">
      <w:pPr>
        <w:pStyle w:val="EnglishHangEndNoCoptic"/>
      </w:pPr>
      <w:r w:rsidRPr="00AB1781">
        <w:tab/>
      </w:r>
      <w:r w:rsidR="00252B76">
        <w:t xml:space="preserve">Turn aside </w:t>
      </w:r>
      <w:r w:rsidRPr="00AB1781">
        <w:t>from m</w:t>
      </w:r>
      <w:r w:rsidR="00252B76">
        <w:t>e, you men of blood.</w:t>
      </w:r>
    </w:p>
    <w:p w14:paraId="77C5C3AE" w14:textId="3180599D" w:rsidR="00E276C1" w:rsidRPr="00AB1781" w:rsidRDefault="00E276C1" w:rsidP="00E276C1">
      <w:pPr>
        <w:pStyle w:val="EnglishHangNoCoptic"/>
      </w:pPr>
      <w:r w:rsidRPr="00AB1781">
        <w:lastRenderedPageBreak/>
        <w:t xml:space="preserve">20 for </w:t>
      </w:r>
      <w:r w:rsidR="00252B76">
        <w:t>You will speak against their reasoning,</w:t>
      </w:r>
    </w:p>
    <w:p w14:paraId="78F0F247" w14:textId="49566C6D" w:rsidR="00E276C1" w:rsidRPr="00AB1781" w:rsidRDefault="00E276C1" w:rsidP="00E276C1">
      <w:pPr>
        <w:pStyle w:val="EnglishHangEndNoCoptic"/>
      </w:pPr>
      <w:r w:rsidRPr="00AB1781">
        <w:tab/>
      </w:r>
      <w:r w:rsidR="00252B76">
        <w:t>“</w:t>
      </w:r>
      <w:r w:rsidRPr="00AB1781">
        <w:t xml:space="preserve">They </w:t>
      </w:r>
      <w:r w:rsidR="00252B76">
        <w:t>will receive</w:t>
      </w:r>
      <w:r w:rsidRPr="00AB1781">
        <w:t xml:space="preserve"> </w:t>
      </w:r>
      <w:r w:rsidR="00252B76">
        <w:t>y</w:t>
      </w:r>
      <w:r w:rsidR="00E570CB">
        <w:t>our</w:t>
      </w:r>
      <w:r w:rsidRPr="00AB1781">
        <w:t xml:space="preserve"> cities </w:t>
      </w:r>
      <w:r w:rsidR="00252B76">
        <w:t>in vain</w:t>
      </w:r>
      <w:r w:rsidRPr="00AB1781">
        <w:t>.</w:t>
      </w:r>
      <w:r w:rsidR="00252B76">
        <w:t>”</w:t>
      </w:r>
    </w:p>
    <w:p w14:paraId="4E8B889A" w14:textId="131A6B32" w:rsidR="00E276C1" w:rsidRPr="00AB1781" w:rsidRDefault="00E276C1" w:rsidP="00E276C1">
      <w:pPr>
        <w:pStyle w:val="EnglishHangNoCoptic"/>
      </w:pPr>
      <w:r w:rsidRPr="00AB1781">
        <w:t xml:space="preserve">21 </w:t>
      </w:r>
      <w:r w:rsidR="005110F9">
        <w:t>Have</w:t>
      </w:r>
      <w:r w:rsidRPr="00AB1781">
        <w:t xml:space="preserve"> I not hate</w:t>
      </w:r>
      <w:r w:rsidR="005110F9">
        <w:t>d</w:t>
      </w:r>
      <w:r w:rsidRPr="00AB1781">
        <w:t xml:space="preserve"> those who hate </w:t>
      </w:r>
      <w:r w:rsidR="001040C8">
        <w:t>You</w:t>
      </w:r>
      <w:r w:rsidR="005110F9">
        <w:t>, O Lord?</w:t>
      </w:r>
    </w:p>
    <w:p w14:paraId="5A044AB2" w14:textId="0213D8DE" w:rsidR="00E276C1" w:rsidRPr="00AB1781" w:rsidRDefault="005110F9" w:rsidP="00E276C1">
      <w:pPr>
        <w:pStyle w:val="EnglishHangEndNoCoptic"/>
      </w:pPr>
      <w:r>
        <w:tab/>
        <w:t>A</w:t>
      </w:r>
      <w:r w:rsidR="00E276C1" w:rsidRPr="00AB1781">
        <w:t xml:space="preserve">nd do I not burn with rage at </w:t>
      </w:r>
      <w:r w:rsidR="00E570CB">
        <w:t>Your</w:t>
      </w:r>
      <w:r w:rsidR="00E276C1" w:rsidRPr="00AB1781">
        <w:t xml:space="preserve"> enemies?</w:t>
      </w:r>
      <w:r>
        <w:rPr>
          <w:rStyle w:val="FootnoteReference"/>
        </w:rPr>
        <w:footnoteReference w:id="828"/>
      </w:r>
    </w:p>
    <w:p w14:paraId="71B264D4" w14:textId="0E50D42D" w:rsidR="00E276C1" w:rsidRPr="00AB1781" w:rsidRDefault="00E276C1" w:rsidP="00E276C1">
      <w:pPr>
        <w:pStyle w:val="EnglishHangNoCoptic"/>
      </w:pPr>
      <w:r w:rsidRPr="00AB1781">
        <w:t xml:space="preserve">22 </w:t>
      </w:r>
      <w:r w:rsidR="005110F9">
        <w:t>I hated them w</w:t>
      </w:r>
      <w:r w:rsidRPr="00AB1781">
        <w:t>ith perfect hatred;</w:t>
      </w:r>
    </w:p>
    <w:p w14:paraId="63D314DF" w14:textId="502CFFD6" w:rsidR="00E276C1" w:rsidRPr="00AB1781" w:rsidRDefault="00E276C1" w:rsidP="00E276C1">
      <w:pPr>
        <w:pStyle w:val="EnglishHangEndNoCoptic"/>
      </w:pPr>
      <w:r w:rsidRPr="00AB1781">
        <w:tab/>
        <w:t>I count them my enemies.</w:t>
      </w:r>
    </w:p>
    <w:p w14:paraId="33D49298" w14:textId="021FC9FC" w:rsidR="00E276C1" w:rsidRPr="00AB1781" w:rsidRDefault="00E276C1" w:rsidP="00E276C1">
      <w:pPr>
        <w:pStyle w:val="EnglishHangNoCoptic"/>
      </w:pPr>
      <w:r w:rsidRPr="00AB1781">
        <w:t xml:space="preserve">23 </w:t>
      </w:r>
      <w:r w:rsidR="005110F9">
        <w:t>Test</w:t>
      </w:r>
      <w:r w:rsidRPr="00AB1781">
        <w:t xml:space="preserve"> me, O God, and know my heart;</w:t>
      </w:r>
    </w:p>
    <w:p w14:paraId="7D08940D" w14:textId="7E4F11A1" w:rsidR="00E276C1" w:rsidRPr="00AB1781" w:rsidRDefault="00E276C1" w:rsidP="00E276C1">
      <w:pPr>
        <w:pStyle w:val="EnglishHangEndNoCoptic"/>
      </w:pPr>
      <w:r w:rsidRPr="00AB1781">
        <w:tab/>
        <w:t>examine me</w:t>
      </w:r>
      <w:r w:rsidR="005110F9">
        <w:t>,</w:t>
      </w:r>
      <w:r w:rsidRPr="00AB1781">
        <w:t xml:space="preserve"> and know my ways.</w:t>
      </w:r>
    </w:p>
    <w:p w14:paraId="4D24B7D3" w14:textId="2E429E58" w:rsidR="00E276C1" w:rsidRPr="00AB1781" w:rsidRDefault="00E276C1" w:rsidP="00E276C1">
      <w:pPr>
        <w:pStyle w:val="EnglishHangNoCoptic"/>
      </w:pPr>
      <w:r w:rsidRPr="00AB1781">
        <w:t xml:space="preserve">24 And see if there is any </w:t>
      </w:r>
      <w:r w:rsidR="005110F9">
        <w:t>lawless</w:t>
      </w:r>
      <w:r w:rsidRPr="00AB1781">
        <w:t xml:space="preserve"> way</w:t>
      </w:r>
      <w:r w:rsidR="00814FC4">
        <w:rPr>
          <w:rStyle w:val="FootnoteReference"/>
        </w:rPr>
        <w:footnoteReference w:id="829"/>
      </w:r>
      <w:r w:rsidRPr="00AB1781">
        <w:t xml:space="preserve"> in me,</w:t>
      </w:r>
    </w:p>
    <w:p w14:paraId="14ACF24C" w14:textId="6B111C8F" w:rsidR="00E276C1" w:rsidRPr="00E276C1" w:rsidRDefault="00E276C1" w:rsidP="00E276C1">
      <w:pPr>
        <w:pStyle w:val="EnglishHangEndNoCoptic"/>
      </w:pPr>
      <w:r w:rsidRPr="00AB1781">
        <w:tab/>
        <w:t xml:space="preserve">and guide me in the </w:t>
      </w:r>
      <w:r w:rsidR="005110F9">
        <w:t xml:space="preserve">everlasting </w:t>
      </w:r>
      <w:r w:rsidRPr="00AB1781">
        <w:t>way.</w:t>
      </w:r>
    </w:p>
    <w:p w14:paraId="49D7FC84" w14:textId="51A3FABF" w:rsidR="00E276C1" w:rsidRPr="00E276C1" w:rsidRDefault="00E276C1" w:rsidP="00BF0205">
      <w:pPr>
        <w:pStyle w:val="Heading4"/>
      </w:pPr>
      <w:r>
        <w:t>Psalm</w:t>
      </w:r>
      <w:r w:rsidRPr="00AB1781">
        <w:t xml:space="preserve"> 139</w:t>
      </w:r>
      <w:r>
        <w:t xml:space="preserve">: </w:t>
      </w:r>
      <w:r w:rsidR="00BB3B58">
        <w:t>“Deliver</w:t>
      </w:r>
      <w:r>
        <w:t xml:space="preserve"> me, O Lord, from </w:t>
      </w:r>
      <w:r w:rsidR="00BB3B58">
        <w:t>the evil man”</w:t>
      </w:r>
    </w:p>
    <w:p w14:paraId="7DFF228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A Prayer of Faith and Trust under Persecution</w:t>
      </w:r>
    </w:p>
    <w:p w14:paraId="3FDD69D1"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Trouble gives Occasion for a Song</w:t>
      </w:r>
      <w:r w:rsidRPr="00AB1781">
        <w:rPr>
          <w:rStyle w:val="FootnoteReference"/>
          <w:rFonts w:ascii="Book Antiqua" w:hAnsi="Book Antiqua" w:cs="Lucida Grande"/>
          <w:b/>
          <w:bCs/>
        </w:rPr>
        <w:footnoteReference w:id="830"/>
      </w:r>
    </w:p>
    <w:p w14:paraId="2C3154AA" w14:textId="5DF0EC2B" w:rsidR="00E276C1" w:rsidRPr="00AB1781" w:rsidRDefault="00E276C1" w:rsidP="00E276C1">
      <w:pPr>
        <w:pStyle w:val="Rubric"/>
      </w:pPr>
      <w:r w:rsidRPr="00AB1781">
        <w:t>1 (</w:t>
      </w:r>
      <w:r w:rsidR="00FF4A4F">
        <w:t>For the end; a</w:t>
      </w:r>
      <w:r w:rsidRPr="00AB1781">
        <w:t xml:space="preserve"> Psalm by David)</w:t>
      </w:r>
    </w:p>
    <w:p w14:paraId="7B89BA26" w14:textId="6E43CA5A" w:rsidR="00E276C1" w:rsidRPr="00AB1781" w:rsidRDefault="00E276C1" w:rsidP="00E276C1">
      <w:pPr>
        <w:pStyle w:val="EnglishHangNoCoptic"/>
      </w:pPr>
      <w:r w:rsidRPr="00AB1781">
        <w:t xml:space="preserve">2 </w:t>
      </w:r>
      <w:r w:rsidR="00FF4A4F">
        <w:t>Deliver</w:t>
      </w:r>
      <w:r w:rsidRPr="00AB1781">
        <w:t xml:space="preserve"> me, O Lord, from </w:t>
      </w:r>
      <w:r w:rsidR="00BB3B58">
        <w:t xml:space="preserve">the </w:t>
      </w:r>
      <w:r w:rsidRPr="00AB1781">
        <w:t xml:space="preserve">evil </w:t>
      </w:r>
      <w:r w:rsidR="00FF4A4F">
        <w:t>ma</w:t>
      </w:r>
      <w:r w:rsidRPr="00AB1781">
        <w:t>n;</w:t>
      </w:r>
    </w:p>
    <w:p w14:paraId="6DB72D14" w14:textId="2B372C2F" w:rsidR="00E276C1" w:rsidRPr="00AB1781" w:rsidRDefault="00E276C1" w:rsidP="00E276C1">
      <w:pPr>
        <w:pStyle w:val="EnglishHangEndNoCoptic"/>
      </w:pPr>
      <w:r w:rsidRPr="00AB1781">
        <w:tab/>
        <w:t xml:space="preserve">deliver me from </w:t>
      </w:r>
      <w:r w:rsidR="00FF4A4F">
        <w:t>the unjust ma</w:t>
      </w:r>
      <w:r w:rsidRPr="00AB1781">
        <w:t>n,</w:t>
      </w:r>
    </w:p>
    <w:p w14:paraId="27493A0D" w14:textId="3B6191F2" w:rsidR="00E276C1" w:rsidRPr="00AB1781" w:rsidRDefault="00E276C1" w:rsidP="00E276C1">
      <w:pPr>
        <w:pStyle w:val="EnglishHangNoCoptic"/>
      </w:pPr>
      <w:r w:rsidRPr="00AB1781">
        <w:t xml:space="preserve">3 who </w:t>
      </w:r>
      <w:r w:rsidR="00FF4A4F">
        <w:t>schemed</w:t>
      </w:r>
      <w:r w:rsidR="004A636F">
        <w:t xml:space="preserve"> wrongdoing in their heart</w:t>
      </w:r>
      <w:r w:rsidRPr="00AB1781">
        <w:t>;</w:t>
      </w:r>
    </w:p>
    <w:p w14:paraId="3F44B9D9" w14:textId="3A01F174" w:rsidR="00E276C1" w:rsidRPr="00E276C1" w:rsidRDefault="00E276C1" w:rsidP="00E276C1">
      <w:pPr>
        <w:pStyle w:val="EnglishHangEndNoCoptic"/>
      </w:pPr>
      <w:r w:rsidRPr="00AB1781">
        <w:tab/>
        <w:t xml:space="preserve">all day long they </w:t>
      </w:r>
      <w:r w:rsidR="00FF4A4F">
        <w:t>kept</w:t>
      </w:r>
      <w:r w:rsidRPr="00AB1781">
        <w:t xml:space="preserve"> stirring up wars.</w:t>
      </w:r>
    </w:p>
    <w:p w14:paraId="4A9A8B5B" w14:textId="42EA105F" w:rsidR="00E276C1" w:rsidRPr="00AB1781" w:rsidRDefault="00E276C1" w:rsidP="00E276C1">
      <w:pPr>
        <w:pStyle w:val="EnglishHangNoCoptic"/>
      </w:pPr>
      <w:r w:rsidRPr="00AB1781">
        <w:t xml:space="preserve">4 They make their tongue </w:t>
      </w:r>
      <w:r w:rsidR="00FF4A4F">
        <w:t>as sharp as a serpent’s</w:t>
      </w:r>
      <w:r w:rsidRPr="00AB1781">
        <w:t>;</w:t>
      </w:r>
    </w:p>
    <w:p w14:paraId="25E0ED83" w14:textId="77777777" w:rsidR="00E276C1" w:rsidRPr="00AB1781" w:rsidRDefault="00E276C1" w:rsidP="00E276C1">
      <w:pPr>
        <w:pStyle w:val="EnglishHangEndNoCoptic"/>
      </w:pPr>
      <w:r w:rsidRPr="00AB1781">
        <w:tab/>
        <w:t xml:space="preserve">the venom of vipers is under their lips. </w:t>
      </w:r>
      <w:r w:rsidRPr="00AB1781">
        <w:rPr>
          <w:i/>
        </w:rPr>
        <w:t>(Pause)</w:t>
      </w:r>
    </w:p>
    <w:p w14:paraId="4104910F" w14:textId="22BB57C3" w:rsidR="00E276C1" w:rsidRPr="00AB1781" w:rsidRDefault="00E276C1" w:rsidP="00E276C1">
      <w:pPr>
        <w:pStyle w:val="EnglishHangNoCoptic"/>
      </w:pPr>
      <w:r w:rsidRPr="00AB1781">
        <w:t>5 Gua</w:t>
      </w:r>
      <w:r w:rsidR="00FF4A4F">
        <w:t>rd me, O Lord, from the hand of the sinner</w:t>
      </w:r>
      <w:r w:rsidRPr="00AB1781">
        <w:t>;</w:t>
      </w:r>
    </w:p>
    <w:p w14:paraId="673DB773" w14:textId="46036F52" w:rsidR="00E276C1" w:rsidRPr="00AB1781" w:rsidRDefault="00E276C1" w:rsidP="00E276C1">
      <w:pPr>
        <w:pStyle w:val="EnglishHangNoCoptic"/>
      </w:pPr>
      <w:r w:rsidRPr="00AB1781">
        <w:tab/>
      </w:r>
      <w:r w:rsidR="00FF4A4F">
        <w:t>deliver</w:t>
      </w:r>
      <w:r w:rsidRPr="00AB1781">
        <w:t xml:space="preserve"> me from </w:t>
      </w:r>
      <w:r w:rsidR="00FF4A4F">
        <w:t>unjust</w:t>
      </w:r>
      <w:r w:rsidRPr="00AB1781">
        <w:t xml:space="preserve"> men</w:t>
      </w:r>
    </w:p>
    <w:p w14:paraId="45B3B029" w14:textId="58493271" w:rsidR="00E276C1" w:rsidRPr="00AB1781" w:rsidRDefault="00E276C1" w:rsidP="00E276C1">
      <w:pPr>
        <w:pStyle w:val="EnglishHangEndNoCoptic"/>
      </w:pPr>
      <w:r w:rsidRPr="00AB1781">
        <w:tab/>
        <w:t>who scheme</w:t>
      </w:r>
      <w:r w:rsidR="00FF4A4F">
        <w:t>d</w:t>
      </w:r>
      <w:r w:rsidRPr="00AB1781">
        <w:t xml:space="preserve"> to trip my steps.</w:t>
      </w:r>
    </w:p>
    <w:p w14:paraId="1979F8A0" w14:textId="414AAF87" w:rsidR="00E276C1" w:rsidRPr="00AB1781" w:rsidRDefault="00E276C1" w:rsidP="00E276C1">
      <w:pPr>
        <w:pStyle w:val="EnglishHangNoCoptic"/>
      </w:pPr>
      <w:r w:rsidRPr="00AB1781">
        <w:t xml:space="preserve">6 The </w:t>
      </w:r>
      <w:r w:rsidR="00FF4A4F">
        <w:t>arrogant hid</w:t>
      </w:r>
      <w:r w:rsidRPr="00AB1781">
        <w:t xml:space="preserve"> a trap for me</w:t>
      </w:r>
      <w:r w:rsidR="00FF4A4F">
        <w:t>,</w:t>
      </w:r>
    </w:p>
    <w:p w14:paraId="7743E2E5" w14:textId="77777777" w:rsidR="00E276C1" w:rsidRPr="00AB1781" w:rsidRDefault="00E276C1" w:rsidP="00E276C1">
      <w:pPr>
        <w:pStyle w:val="EnglishHangNoCoptic"/>
      </w:pPr>
      <w:r w:rsidRPr="00AB1781">
        <w:tab/>
        <w:t>and stretch cords as snares for my feet;</w:t>
      </w:r>
    </w:p>
    <w:p w14:paraId="0264640E" w14:textId="77777777" w:rsidR="00E276C1" w:rsidRPr="00AB1781" w:rsidRDefault="00E276C1" w:rsidP="00E276C1">
      <w:pPr>
        <w:pStyle w:val="EnglishHangEndNoCoptic"/>
      </w:pPr>
      <w:r w:rsidRPr="00AB1781">
        <w:tab/>
        <w:t xml:space="preserve">they set stumbling-blocks across my path. </w:t>
      </w:r>
      <w:r w:rsidRPr="00AB1781">
        <w:rPr>
          <w:i/>
        </w:rPr>
        <w:t>(Pause)</w:t>
      </w:r>
    </w:p>
    <w:p w14:paraId="605F201C" w14:textId="4C5176E2" w:rsidR="00E276C1" w:rsidRPr="00AB1781" w:rsidRDefault="00FF4A4F" w:rsidP="00E276C1">
      <w:pPr>
        <w:pStyle w:val="EnglishHangNoCoptic"/>
      </w:pPr>
      <w:r>
        <w:t>7 I said to the Lord, “</w:t>
      </w:r>
      <w:r w:rsidR="001040C8">
        <w:t>You</w:t>
      </w:r>
      <w:r w:rsidR="00E276C1" w:rsidRPr="00AB1781">
        <w:t xml:space="preserve"> </w:t>
      </w:r>
      <w:r w:rsidR="00E570CB" w:rsidRPr="00AB1781">
        <w:t>are</w:t>
      </w:r>
      <w:r w:rsidR="00E276C1" w:rsidRPr="00AB1781">
        <w:t xml:space="preserve"> my</w:t>
      </w:r>
      <w:r>
        <w:t xml:space="preserve"> God.</w:t>
      </w:r>
    </w:p>
    <w:p w14:paraId="3C5FC6C3" w14:textId="6B567CB8" w:rsidR="00E276C1" w:rsidRPr="00AB1781" w:rsidRDefault="00E276C1" w:rsidP="00E276C1">
      <w:pPr>
        <w:pStyle w:val="EnglishHangEndNoCoptic"/>
      </w:pPr>
      <w:r w:rsidRPr="00AB1781">
        <w:tab/>
        <w:t>Give ear, O Lord, to the cry</w:t>
      </w:r>
      <w:r w:rsidR="00FF4A4F">
        <w:rPr>
          <w:rStyle w:val="FootnoteReference"/>
        </w:rPr>
        <w:footnoteReference w:id="831"/>
      </w:r>
      <w:r w:rsidRPr="00AB1781">
        <w:t xml:space="preserve"> of my </w:t>
      </w:r>
      <w:r w:rsidR="00FF4A4F">
        <w:t>supplication</w:t>
      </w:r>
      <w:r w:rsidRPr="00AB1781">
        <w:t>.</w:t>
      </w:r>
      <w:r w:rsidR="00FF4A4F">
        <w:t>”</w:t>
      </w:r>
    </w:p>
    <w:p w14:paraId="41590998" w14:textId="1517700B" w:rsidR="00E276C1" w:rsidRPr="00AB1781" w:rsidRDefault="00E276C1" w:rsidP="00E276C1">
      <w:pPr>
        <w:pStyle w:val="EnglishHangNoCoptic"/>
      </w:pPr>
      <w:r w:rsidRPr="00AB1781">
        <w:lastRenderedPageBreak/>
        <w:t>8 O Lord, Lord,</w:t>
      </w:r>
      <w:r w:rsidR="00FF4A4F">
        <w:t xml:space="preserve"> the</w:t>
      </w:r>
      <w:r w:rsidRPr="00AB1781">
        <w:t xml:space="preserve"> power of my salvation,</w:t>
      </w:r>
    </w:p>
    <w:p w14:paraId="0FD1F57F" w14:textId="5F20BF05" w:rsidR="00E276C1" w:rsidRPr="00AB1781" w:rsidRDefault="00E276C1" w:rsidP="00E276C1">
      <w:pPr>
        <w:pStyle w:val="EnglishHangEndNoCoptic"/>
      </w:pPr>
      <w:r w:rsidRPr="00AB1781">
        <w:tab/>
      </w:r>
      <w:r w:rsidR="001040C8">
        <w:t>You</w:t>
      </w:r>
      <w:r w:rsidRPr="00AB1781">
        <w:t xml:space="preserve"> </w:t>
      </w:r>
      <w:r w:rsidR="00FF4A4F">
        <w:t>shaded</w:t>
      </w:r>
      <w:r w:rsidRPr="00AB1781">
        <w:t xml:space="preserve"> my head in the day of battle.</w:t>
      </w:r>
    </w:p>
    <w:p w14:paraId="04C3C47C" w14:textId="75B0F4DD" w:rsidR="00E276C1" w:rsidRPr="00AB1781" w:rsidRDefault="00E276C1" w:rsidP="00E276C1">
      <w:pPr>
        <w:pStyle w:val="EnglishHangNoCoptic"/>
      </w:pPr>
      <w:r w:rsidRPr="00AB1781">
        <w:t xml:space="preserve">9 </w:t>
      </w:r>
      <w:r w:rsidR="00FF4A4F">
        <w:t>Because of my desire, O Lord,</w:t>
      </w:r>
    </w:p>
    <w:p w14:paraId="65557720" w14:textId="5C990371" w:rsidR="00E276C1" w:rsidRPr="00AB1781" w:rsidRDefault="00E276C1" w:rsidP="00E276C1">
      <w:pPr>
        <w:pStyle w:val="EnglishHangNoCoptic"/>
      </w:pPr>
      <w:r w:rsidRPr="00AB1781">
        <w:tab/>
      </w:r>
      <w:r w:rsidR="00FF4A4F">
        <w:t>d</w:t>
      </w:r>
      <w:r w:rsidR="00FF4A4F" w:rsidRPr="00AB1781">
        <w:t>o not aband</w:t>
      </w:r>
      <w:r w:rsidR="00FF4A4F">
        <w:t>on me to sinners;</w:t>
      </w:r>
    </w:p>
    <w:p w14:paraId="1AC7FBAA" w14:textId="378CDE17" w:rsidR="00E276C1" w:rsidRPr="00AB1781" w:rsidRDefault="00FF4A4F" w:rsidP="00E276C1">
      <w:pPr>
        <w:pStyle w:val="EnglishHangNoCoptic"/>
      </w:pPr>
      <w:r>
        <w:tab/>
        <w:t>t</w:t>
      </w:r>
      <w:r w:rsidR="00E276C1" w:rsidRPr="00AB1781">
        <w:t>hey scheme</w:t>
      </w:r>
      <w:r>
        <w:t>d</w:t>
      </w:r>
      <w:r w:rsidR="00E276C1" w:rsidRPr="00AB1781">
        <w:t xml:space="preserve"> against me;</w:t>
      </w:r>
    </w:p>
    <w:p w14:paraId="050E77F6" w14:textId="3DF3B4D7" w:rsidR="00E276C1" w:rsidRPr="00AB1781" w:rsidRDefault="00E276C1" w:rsidP="00E276C1">
      <w:pPr>
        <w:pStyle w:val="EnglishHangEndNoCoptic"/>
      </w:pPr>
      <w:r w:rsidRPr="00AB1781">
        <w:tab/>
      </w:r>
      <w:r w:rsidR="00FF4A4F">
        <w:t>do not leave me</w:t>
      </w:r>
      <w:r w:rsidRPr="00AB1781">
        <w:t xml:space="preserve">, lest they be </w:t>
      </w:r>
      <w:r w:rsidR="00FF4A4F">
        <w:t>exalted!</w:t>
      </w:r>
      <w:r w:rsidRPr="00AB1781">
        <w:t xml:space="preserve"> </w:t>
      </w:r>
      <w:r w:rsidRPr="00AB1781">
        <w:rPr>
          <w:i/>
        </w:rPr>
        <w:t>(Pause)</w:t>
      </w:r>
    </w:p>
    <w:p w14:paraId="171CCB9F" w14:textId="77777777" w:rsidR="00E276C1" w:rsidRPr="00AB1781" w:rsidRDefault="00E276C1" w:rsidP="00E276C1">
      <w:pPr>
        <w:pStyle w:val="EnglishHangNoCoptic"/>
      </w:pPr>
      <w:r w:rsidRPr="00AB1781">
        <w:t>10 As for the heads of those who surround me,</w:t>
      </w:r>
    </w:p>
    <w:p w14:paraId="46BC4F87" w14:textId="1624C022" w:rsidR="00E276C1" w:rsidRPr="00AB1781" w:rsidRDefault="00E276C1" w:rsidP="00E276C1">
      <w:pPr>
        <w:pStyle w:val="EnglishHangEndNoCoptic"/>
      </w:pPr>
      <w:r w:rsidRPr="00AB1781">
        <w:tab/>
        <w:t>the work o</w:t>
      </w:r>
      <w:r w:rsidR="006B2563">
        <w:t>f their own lips will bury them!</w:t>
      </w:r>
    </w:p>
    <w:p w14:paraId="4143D3CC" w14:textId="77777777" w:rsidR="00E276C1" w:rsidRPr="00AB1781" w:rsidRDefault="00E276C1" w:rsidP="00E276C1">
      <w:pPr>
        <w:pStyle w:val="EnglishHangNoCoptic"/>
      </w:pPr>
      <w:r w:rsidRPr="00AB1781">
        <w:t>11 Coals will fall on them;</w:t>
      </w:r>
    </w:p>
    <w:p w14:paraId="62210635" w14:textId="61D0A8F2" w:rsidR="00E276C1" w:rsidRPr="00AB1781" w:rsidRDefault="00E276C1" w:rsidP="00E276C1">
      <w:pPr>
        <w:pStyle w:val="EnglishHangNoCoptic"/>
      </w:pPr>
      <w:r w:rsidRPr="00AB1781">
        <w:tab/>
      </w:r>
      <w:r w:rsidR="001040C8">
        <w:t>You</w:t>
      </w:r>
      <w:r w:rsidRPr="00AB1781">
        <w:t xml:space="preserve"> </w:t>
      </w:r>
      <w:r w:rsidR="006B2563">
        <w:t>will overthrow them with fire;</w:t>
      </w:r>
    </w:p>
    <w:p w14:paraId="27F81BF0" w14:textId="7390C56D" w:rsidR="00E276C1" w:rsidRPr="00AB1781" w:rsidRDefault="00E276C1" w:rsidP="00E276C1">
      <w:pPr>
        <w:pStyle w:val="EnglishHangEndNoCoptic"/>
      </w:pPr>
      <w:r w:rsidRPr="00AB1781">
        <w:tab/>
      </w:r>
      <w:r w:rsidR="006B2563">
        <w:t>they will not bear misery</w:t>
      </w:r>
      <w:r w:rsidRPr="00AB1781">
        <w:t>.</w:t>
      </w:r>
    </w:p>
    <w:p w14:paraId="74548340" w14:textId="32D2D9C0" w:rsidR="00E276C1" w:rsidRPr="00AB1781" w:rsidRDefault="00E276C1" w:rsidP="00E276C1">
      <w:pPr>
        <w:pStyle w:val="EnglishHangNoCoptic"/>
      </w:pPr>
      <w:r w:rsidRPr="00AB1781">
        <w:t xml:space="preserve">12 A </w:t>
      </w:r>
      <w:r w:rsidR="006B2563">
        <w:t>talkative</w:t>
      </w:r>
      <w:r w:rsidRPr="00AB1781">
        <w:t xml:space="preserve"> man will not prosper in the land;</w:t>
      </w:r>
    </w:p>
    <w:p w14:paraId="693C2FE0" w14:textId="3963535D" w:rsidR="00E276C1" w:rsidRPr="00AB1781" w:rsidRDefault="00E276C1" w:rsidP="00E276C1">
      <w:pPr>
        <w:pStyle w:val="EnglishHangEndNoCoptic"/>
      </w:pPr>
      <w:r w:rsidRPr="00AB1781">
        <w:tab/>
        <w:t xml:space="preserve">evils will hunt </w:t>
      </w:r>
      <w:r w:rsidR="006B2563">
        <w:t>unjust</w:t>
      </w:r>
      <w:r w:rsidRPr="00AB1781">
        <w:t xml:space="preserve"> men to </w:t>
      </w:r>
      <w:r w:rsidR="006B2563">
        <w:t>corruption</w:t>
      </w:r>
      <w:r w:rsidRPr="00AB1781">
        <w:t>.</w:t>
      </w:r>
    </w:p>
    <w:p w14:paraId="45058781" w14:textId="05B97939" w:rsidR="00E276C1" w:rsidRPr="00AB1781" w:rsidRDefault="00E276C1" w:rsidP="00E276C1">
      <w:pPr>
        <w:pStyle w:val="EnglishHangNoCoptic"/>
      </w:pPr>
      <w:r w:rsidRPr="00AB1781">
        <w:t xml:space="preserve">13 I know that the Lord </w:t>
      </w:r>
      <w:r w:rsidR="006B2563">
        <w:t>will maintain</w:t>
      </w:r>
      <w:r w:rsidRPr="00AB1781">
        <w:t xml:space="preserve"> the cause of the poor</w:t>
      </w:r>
      <w:r w:rsidR="006B2563">
        <w:t>,</w:t>
      </w:r>
    </w:p>
    <w:p w14:paraId="002C459F" w14:textId="25F7E7AA" w:rsidR="00E276C1" w:rsidRPr="00AB1781" w:rsidRDefault="00E276C1" w:rsidP="00E276C1">
      <w:pPr>
        <w:pStyle w:val="EnglishHangEndNoCoptic"/>
      </w:pPr>
      <w:r w:rsidRPr="00AB1781">
        <w:tab/>
        <w:t xml:space="preserve">and the </w:t>
      </w:r>
      <w:r w:rsidR="006B2563">
        <w:t>case</w:t>
      </w:r>
      <w:r w:rsidRPr="00AB1781">
        <w:t xml:space="preserve"> of the needy.</w:t>
      </w:r>
    </w:p>
    <w:p w14:paraId="3D778B80" w14:textId="2928B434" w:rsidR="00E276C1" w:rsidRPr="00AB1781" w:rsidRDefault="00E276C1" w:rsidP="00E276C1">
      <w:pPr>
        <w:pStyle w:val="EnglishHangNoCoptic"/>
      </w:pPr>
      <w:r w:rsidRPr="00AB1781">
        <w:t xml:space="preserve">14 Truly the righteous will </w:t>
      </w:r>
      <w:r w:rsidR="006B2563">
        <w:t>confess</w:t>
      </w:r>
      <w:r w:rsidR="004A636F">
        <w:rPr>
          <w:rStyle w:val="FootnoteReference"/>
        </w:rPr>
        <w:footnoteReference w:id="832"/>
      </w:r>
      <w:r w:rsidRPr="00AB1781">
        <w:t xml:space="preserve"> </w:t>
      </w:r>
      <w:r w:rsidR="00E570CB">
        <w:t>Your</w:t>
      </w:r>
      <w:r w:rsidR="006B2563">
        <w:t xml:space="preserve"> N</w:t>
      </w:r>
      <w:r w:rsidRPr="00AB1781">
        <w:t>ame;</w:t>
      </w:r>
    </w:p>
    <w:p w14:paraId="2E2F83D2" w14:textId="0004E584" w:rsidR="00E276C1" w:rsidRDefault="00E276C1" w:rsidP="00E276C1">
      <w:pPr>
        <w:pStyle w:val="EnglishHangEndNoCoptic"/>
      </w:pPr>
      <w:r w:rsidRPr="00AB1781">
        <w:tab/>
      </w:r>
      <w:r w:rsidR="006B2563">
        <w:t>The upright</w:t>
      </w:r>
      <w:r w:rsidRPr="00AB1781">
        <w:t xml:space="preserve"> will live</w:t>
      </w:r>
      <w:r w:rsidR="006B2563">
        <w:t xml:space="preserve"> together</w:t>
      </w:r>
      <w:r w:rsidRPr="00AB1781">
        <w:t xml:space="preserve"> in </w:t>
      </w:r>
      <w:r w:rsidR="00E570CB">
        <w:t>Your</w:t>
      </w:r>
      <w:r w:rsidRPr="00AB1781">
        <w:t xml:space="preserve"> presence.</w:t>
      </w:r>
    </w:p>
    <w:p w14:paraId="2E9583C6" w14:textId="62E740D9" w:rsidR="003A7286" w:rsidRPr="00E276C1" w:rsidRDefault="003A7286" w:rsidP="003A7286">
      <w:pPr>
        <w:pStyle w:val="Rubric"/>
      </w:pPr>
      <w:r>
        <w:t>Glory…</w:t>
      </w:r>
    </w:p>
    <w:p w14:paraId="6FE0DABD" w14:textId="50E070D7" w:rsidR="00E276C1" w:rsidRPr="00E276C1" w:rsidRDefault="00E276C1" w:rsidP="00BF0205">
      <w:pPr>
        <w:pStyle w:val="Heading4"/>
      </w:pPr>
      <w:bookmarkStart w:id="323" w:name="_Ref411968172"/>
      <w:r>
        <w:t>Psalm</w:t>
      </w:r>
      <w:r w:rsidRPr="00AB1781">
        <w:t xml:space="preserve"> 140</w:t>
      </w:r>
      <w:r>
        <w:t xml:space="preserve">: </w:t>
      </w:r>
      <w:r w:rsidR="00BB3B58">
        <w:t xml:space="preserve">“O </w:t>
      </w:r>
      <w:r>
        <w:t xml:space="preserve">Lord, I </w:t>
      </w:r>
      <w:r w:rsidR="00BB3B58">
        <w:t>have cried</w:t>
      </w:r>
      <w:r>
        <w:t xml:space="preserve"> to </w:t>
      </w:r>
      <w:r w:rsidR="001040C8">
        <w:t>You</w:t>
      </w:r>
      <w:r>
        <w:t>, hear m</w:t>
      </w:r>
      <w:r w:rsidR="00BB3B58">
        <w:t>e”</w:t>
      </w:r>
      <w:bookmarkEnd w:id="323"/>
    </w:p>
    <w:p w14:paraId="2034817E"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 xml:space="preserve">Evening Prayer: My Eyes Look to </w:t>
      </w:r>
      <w:r w:rsidR="001040C8">
        <w:rPr>
          <w:rFonts w:ascii="Book Antiqua" w:hAnsi="Book Antiqua" w:cs="Lucida Grande"/>
          <w:b/>
          <w:bCs/>
        </w:rPr>
        <w:t>You</w:t>
      </w:r>
    </w:p>
    <w:p w14:paraId="195889EE"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Cry of Desire in the Temple of the Heart</w:t>
      </w:r>
    </w:p>
    <w:p w14:paraId="74B02A0D" w14:textId="2F75616D"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(Retiring and Morning Watch only).</w:t>
      </w:r>
    </w:p>
    <w:p w14:paraId="254A3693" w14:textId="77777777" w:rsidR="00E276C1" w:rsidRPr="00AB1781" w:rsidRDefault="00E276C1" w:rsidP="00E276C1">
      <w:pPr>
        <w:pStyle w:val="Rubric"/>
      </w:pPr>
      <w:r w:rsidRPr="00AB1781">
        <w:t>1 (A Psalm by David)</w:t>
      </w:r>
    </w:p>
    <w:p w14:paraId="2B1C7700" w14:textId="2511E843" w:rsidR="00E276C1" w:rsidRPr="00AB1781" w:rsidRDefault="00784373" w:rsidP="00E276C1">
      <w:pPr>
        <w:pStyle w:val="EnglishHangNoCoptic"/>
      </w:pPr>
      <w:r>
        <w:t xml:space="preserve">O </w:t>
      </w:r>
      <w:r w:rsidR="00E276C1" w:rsidRPr="00AB1781">
        <w:t xml:space="preserve">Lord, I </w:t>
      </w:r>
      <w:r>
        <w:t xml:space="preserve">have </w:t>
      </w:r>
      <w:r w:rsidRPr="00AB1781">
        <w:t>cri</w:t>
      </w:r>
      <w:r>
        <w:t>ed</w:t>
      </w:r>
      <w:r w:rsidRPr="00AB1781">
        <w:t xml:space="preserve"> </w:t>
      </w:r>
      <w:r w:rsidR="00E276C1" w:rsidRPr="00AB1781">
        <w:t xml:space="preserve">to </w:t>
      </w:r>
      <w:r w:rsidR="001040C8">
        <w:t>You</w:t>
      </w:r>
      <w:r w:rsidR="00E276C1" w:rsidRPr="00AB1781">
        <w:t>, hear me;</w:t>
      </w:r>
    </w:p>
    <w:p w14:paraId="7E0E0D6B" w14:textId="73F5BACF" w:rsidR="00E276C1" w:rsidRPr="00AB1781" w:rsidRDefault="00E276C1" w:rsidP="00E276C1">
      <w:pPr>
        <w:pStyle w:val="EnglishHangEndNoCoptic"/>
      </w:pPr>
      <w:r w:rsidRPr="00AB1781">
        <w:tab/>
        <w:t xml:space="preserve">attend to the voice of my </w:t>
      </w:r>
      <w:r w:rsidR="00784373">
        <w:t>supplication</w:t>
      </w:r>
      <w:r w:rsidRPr="00AB1781">
        <w:t xml:space="preserve"> when I cry to </w:t>
      </w:r>
      <w:r w:rsidR="001040C8">
        <w:t>You</w:t>
      </w:r>
      <w:r w:rsidRPr="00AB1781">
        <w:t>.</w:t>
      </w:r>
    </w:p>
    <w:p w14:paraId="7C25BA94" w14:textId="6C53D100" w:rsidR="00E276C1" w:rsidRPr="00AB1781" w:rsidRDefault="00E276C1" w:rsidP="00E276C1">
      <w:pPr>
        <w:pStyle w:val="EnglishHangNoCoptic"/>
      </w:pPr>
      <w:r w:rsidRPr="00AB1781">
        <w:t xml:space="preserve">2 Let my prayer </w:t>
      </w:r>
      <w:r w:rsidR="00784373">
        <w:t>be set forth before You as incense</w:t>
      </w:r>
      <w:r w:rsidRPr="00AB1781">
        <w:t>,</w:t>
      </w:r>
    </w:p>
    <w:p w14:paraId="4E73B195" w14:textId="158CB8EA" w:rsidR="00E276C1" w:rsidRPr="00AB1781" w:rsidRDefault="00E276C1" w:rsidP="00E276C1">
      <w:pPr>
        <w:pStyle w:val="EnglishHangEndNoCoptic"/>
      </w:pPr>
      <w:r w:rsidRPr="00AB1781">
        <w:tab/>
        <w:t xml:space="preserve">and the lifting up of my hands </w:t>
      </w:r>
      <w:r w:rsidR="00784373">
        <w:t>as</w:t>
      </w:r>
      <w:r w:rsidRPr="00AB1781">
        <w:t xml:space="preserve"> an evening sacrifice.</w:t>
      </w:r>
    </w:p>
    <w:p w14:paraId="477077AC" w14:textId="77777777" w:rsidR="00E276C1" w:rsidRPr="00AB1781" w:rsidRDefault="00E276C1" w:rsidP="00E276C1">
      <w:pPr>
        <w:pStyle w:val="EnglishHangNoCoptic"/>
      </w:pPr>
      <w:r w:rsidRPr="00AB1781">
        <w:t>3 Set a watch, O Lord, over my mouth,</w:t>
      </w:r>
    </w:p>
    <w:p w14:paraId="40ABD375" w14:textId="612B86D3" w:rsidR="00E276C1" w:rsidRPr="00AB1781" w:rsidRDefault="00E276C1" w:rsidP="00E276C1">
      <w:pPr>
        <w:pStyle w:val="EnglishHangEndNoCoptic"/>
      </w:pPr>
      <w:r w:rsidRPr="00AB1781">
        <w:tab/>
        <w:t>and a</w:t>
      </w:r>
      <w:r w:rsidR="00784373">
        <w:t xml:space="preserve"> constraining </w:t>
      </w:r>
      <w:r w:rsidRPr="00AB1781">
        <w:t xml:space="preserve">door </w:t>
      </w:r>
      <w:r w:rsidR="00784373">
        <w:t>about</w:t>
      </w:r>
      <w:r w:rsidRPr="00AB1781">
        <w:t xml:space="preserve"> my lips.</w:t>
      </w:r>
    </w:p>
    <w:p w14:paraId="1ADBFE68" w14:textId="4686F574" w:rsidR="00E276C1" w:rsidRPr="00AB1781" w:rsidRDefault="00E276C1" w:rsidP="00E276C1">
      <w:pPr>
        <w:pStyle w:val="EnglishHangNoCoptic"/>
      </w:pPr>
      <w:r w:rsidRPr="00AB1781">
        <w:lastRenderedPageBreak/>
        <w:t xml:space="preserve">4 </w:t>
      </w:r>
      <w:r w:rsidR="00784373">
        <w:t>Do not i</w:t>
      </w:r>
      <w:r w:rsidRPr="00AB1781">
        <w:t>ncline my heart to evil words</w:t>
      </w:r>
      <w:r w:rsidR="00784373">
        <w:t>,</w:t>
      </w:r>
    </w:p>
    <w:p w14:paraId="04BB9987" w14:textId="1588C218" w:rsidR="00E276C1" w:rsidRPr="00AB1781" w:rsidRDefault="00E276C1" w:rsidP="00E276C1">
      <w:pPr>
        <w:pStyle w:val="EnglishHangNoCoptic"/>
      </w:pPr>
      <w:r w:rsidRPr="00AB1781">
        <w:tab/>
        <w:t>to make excuses for sins</w:t>
      </w:r>
    </w:p>
    <w:p w14:paraId="2BFD76EF" w14:textId="6A83CC35" w:rsidR="00E276C1" w:rsidRPr="00AB1781" w:rsidRDefault="00E276C1" w:rsidP="00E276C1">
      <w:pPr>
        <w:pStyle w:val="EnglishHangNoCoptic"/>
      </w:pPr>
      <w:r w:rsidRPr="00AB1781">
        <w:tab/>
        <w:t xml:space="preserve">with </w:t>
      </w:r>
      <w:r w:rsidR="00784373">
        <w:t>men who work</w:t>
      </w:r>
      <w:r w:rsidRPr="00AB1781">
        <w:t xml:space="preserve"> </w:t>
      </w:r>
      <w:r w:rsidR="00814FC4">
        <w:t>iniquity</w:t>
      </w:r>
      <w:r w:rsidRPr="00AB1781">
        <w:t>,</w:t>
      </w:r>
    </w:p>
    <w:p w14:paraId="35C86CB7" w14:textId="43B4ECA3" w:rsidR="00E276C1" w:rsidRPr="00AB1781" w:rsidRDefault="00E276C1" w:rsidP="00E276C1">
      <w:pPr>
        <w:pStyle w:val="EnglishHangEndNoCoptic"/>
      </w:pPr>
      <w:r w:rsidRPr="00AB1781">
        <w:tab/>
      </w:r>
      <w:r w:rsidR="00784373">
        <w:t>and I will not join their elect</w:t>
      </w:r>
      <w:r w:rsidRPr="00AB1781">
        <w:t>.</w:t>
      </w:r>
    </w:p>
    <w:p w14:paraId="64FF83AB" w14:textId="289A329C" w:rsidR="00E276C1" w:rsidRPr="00AB1781" w:rsidRDefault="00E276C1" w:rsidP="00E276C1">
      <w:pPr>
        <w:pStyle w:val="EnglishHangNoCoptic"/>
      </w:pPr>
      <w:r w:rsidRPr="00AB1781">
        <w:t xml:space="preserve">5 A </w:t>
      </w:r>
      <w:r w:rsidR="00784373">
        <w:t>righteous</w:t>
      </w:r>
      <w:r w:rsidRPr="00AB1781">
        <w:t xml:space="preserve"> man will </w:t>
      </w:r>
      <w:r w:rsidR="00784373">
        <w:t>discipline</w:t>
      </w:r>
      <w:r w:rsidRPr="00AB1781">
        <w:t xml:space="preserve"> me with mercy,</w:t>
      </w:r>
      <w:r w:rsidR="00784373">
        <w:t xml:space="preserve"> and correct me;</w:t>
      </w:r>
    </w:p>
    <w:p w14:paraId="396B1322" w14:textId="18F4070F" w:rsidR="00E276C1" w:rsidRPr="00AB1781" w:rsidRDefault="00E276C1" w:rsidP="00E276C1">
      <w:pPr>
        <w:pStyle w:val="EnglishHangNoCoptic"/>
      </w:pPr>
      <w:r w:rsidRPr="00AB1781">
        <w:tab/>
        <w:t xml:space="preserve">but </w:t>
      </w:r>
      <w:r w:rsidR="00784373">
        <w:t>do not let</w:t>
      </w:r>
      <w:r w:rsidRPr="00AB1781">
        <w:t xml:space="preserve"> the oil of </w:t>
      </w:r>
      <w:r w:rsidR="00784373">
        <w:t>the sinner</w:t>
      </w:r>
      <w:r w:rsidRPr="00AB1781">
        <w:t xml:space="preserve"> anoint my head,</w:t>
      </w:r>
    </w:p>
    <w:p w14:paraId="5BC9DB4A" w14:textId="77777777" w:rsidR="00E276C1" w:rsidRPr="00AB1781" w:rsidRDefault="00E276C1" w:rsidP="00E276C1">
      <w:pPr>
        <w:pStyle w:val="EnglishHangEndNoCoptic"/>
      </w:pPr>
      <w:r w:rsidRPr="00AB1781">
        <w:tab/>
        <w:t>for my prayer is ever against their pleasures.</w:t>
      </w:r>
    </w:p>
    <w:p w14:paraId="69EE7AD9" w14:textId="506681F8" w:rsidR="00E276C1" w:rsidRPr="00AB1781" w:rsidRDefault="00E276C1" w:rsidP="00E276C1">
      <w:pPr>
        <w:pStyle w:val="EnglishHangNoCoptic"/>
      </w:pPr>
      <w:r w:rsidRPr="00AB1781">
        <w:t xml:space="preserve">6 Their </w:t>
      </w:r>
      <w:r w:rsidR="00784373">
        <w:t>judges</w:t>
      </w:r>
      <w:r w:rsidRPr="00AB1781">
        <w:t xml:space="preserve"> </w:t>
      </w:r>
      <w:r w:rsidR="00784373">
        <w:t>were swallowed up</w:t>
      </w:r>
      <w:r w:rsidRPr="00AB1781">
        <w:t xml:space="preserve"> </w:t>
      </w:r>
      <w:r w:rsidR="00784373">
        <w:t>near the rock;</w:t>
      </w:r>
    </w:p>
    <w:p w14:paraId="7CEBD648" w14:textId="170DB67B" w:rsidR="00E276C1" w:rsidRPr="00AB1781" w:rsidRDefault="00E276C1" w:rsidP="00E276C1">
      <w:pPr>
        <w:pStyle w:val="EnglishHangEndNoCoptic"/>
      </w:pPr>
      <w:r w:rsidRPr="00AB1781">
        <w:tab/>
      </w:r>
      <w:r w:rsidR="00784373">
        <w:t>they</w:t>
      </w:r>
      <w:r w:rsidRPr="00AB1781">
        <w:t xml:space="preserve"> will hear my words, for they are sweet.</w:t>
      </w:r>
    </w:p>
    <w:p w14:paraId="7E88873B" w14:textId="41F5A5A1" w:rsidR="00E276C1" w:rsidRPr="00AB1781" w:rsidRDefault="00E276C1" w:rsidP="00E276C1">
      <w:pPr>
        <w:pStyle w:val="EnglishHangNoCoptic"/>
      </w:pPr>
      <w:r w:rsidRPr="00AB1781">
        <w:t xml:space="preserve">7 </w:t>
      </w:r>
      <w:r w:rsidR="00784373">
        <w:t>O</w:t>
      </w:r>
      <w:r w:rsidR="00784373" w:rsidRPr="00AB1781">
        <w:t xml:space="preserve">ur bones </w:t>
      </w:r>
      <w:r w:rsidR="00784373">
        <w:t>were</w:t>
      </w:r>
      <w:r w:rsidR="00784373" w:rsidRPr="00AB1781">
        <w:t xml:space="preserve"> scattered beside the grave</w:t>
      </w:r>
      <w:r w:rsidR="00784373">
        <w:rPr>
          <w:rStyle w:val="FootnoteReference"/>
        </w:rPr>
        <w:footnoteReference w:id="833"/>
      </w:r>
    </w:p>
    <w:p w14:paraId="56B8E508" w14:textId="2CEE2F1B" w:rsidR="00E276C1" w:rsidRPr="00AB1781" w:rsidRDefault="00E276C1" w:rsidP="00E276C1">
      <w:pPr>
        <w:pStyle w:val="EnglishHangEndNoCoptic"/>
      </w:pPr>
      <w:r w:rsidRPr="00AB1781">
        <w:tab/>
      </w:r>
      <w:r w:rsidR="00784373">
        <w:t>like</w:t>
      </w:r>
      <w:r w:rsidR="00784373" w:rsidRPr="00AB1781">
        <w:t xml:space="preserve"> clods of earth are crushed on</w:t>
      </w:r>
      <w:r w:rsidR="00784373">
        <w:t xml:space="preserve"> the ground</w:t>
      </w:r>
      <w:r w:rsidRPr="00AB1781">
        <w:t>.</w:t>
      </w:r>
    </w:p>
    <w:p w14:paraId="0E3754D4" w14:textId="1CFC16EC" w:rsidR="00E276C1" w:rsidRPr="00AB1781" w:rsidRDefault="00E276C1" w:rsidP="00E276C1">
      <w:pPr>
        <w:pStyle w:val="EnglishHangNoCoptic"/>
      </w:pPr>
      <w:r w:rsidRPr="00AB1781">
        <w:t xml:space="preserve">8 </w:t>
      </w:r>
      <w:r w:rsidR="00784373">
        <w:t>For my eyes look to You, O Lord, Lord</w:t>
      </w:r>
      <w:r w:rsidRPr="00AB1781">
        <w:t>;</w:t>
      </w:r>
    </w:p>
    <w:p w14:paraId="7BBDF239" w14:textId="2EA42C37" w:rsidR="00E276C1" w:rsidRPr="00AB1781" w:rsidRDefault="00E276C1" w:rsidP="00E276C1">
      <w:pPr>
        <w:pStyle w:val="EnglishHangEndNoCoptic"/>
      </w:pPr>
      <w:r w:rsidRPr="00AB1781">
        <w:tab/>
        <w:t xml:space="preserve">I </w:t>
      </w:r>
      <w:r w:rsidR="00784373">
        <w:t>hope in You</w:t>
      </w:r>
      <w:r w:rsidRPr="00AB1781">
        <w:t xml:space="preserve">; </w:t>
      </w:r>
      <w:r w:rsidR="00784373">
        <w:t>do not take my soul away.</w:t>
      </w:r>
    </w:p>
    <w:p w14:paraId="4102712A" w14:textId="7E062418" w:rsidR="00E276C1" w:rsidRPr="00AB1781" w:rsidRDefault="00E276C1" w:rsidP="00E276C1">
      <w:pPr>
        <w:pStyle w:val="EnglishHangNoCoptic"/>
      </w:pPr>
      <w:r w:rsidRPr="00AB1781">
        <w:t xml:space="preserve">9 Keep me from the snare they </w:t>
      </w:r>
      <w:r w:rsidR="00784373">
        <w:t>set</w:t>
      </w:r>
      <w:r w:rsidRPr="00AB1781">
        <w:t xml:space="preserve"> for me,</w:t>
      </w:r>
    </w:p>
    <w:p w14:paraId="15BC26DC" w14:textId="2EDF46F7" w:rsidR="00E276C1" w:rsidRPr="00AB1781" w:rsidRDefault="00784373" w:rsidP="00E276C1">
      <w:pPr>
        <w:pStyle w:val="EnglishHangEndNoCoptic"/>
      </w:pPr>
      <w:r>
        <w:tab/>
        <w:t xml:space="preserve">and from the stumbling </w:t>
      </w:r>
      <w:r w:rsidR="00E276C1" w:rsidRPr="00AB1781">
        <w:t xml:space="preserve">blocks of </w:t>
      </w:r>
      <w:r>
        <w:t xml:space="preserve">those who work </w:t>
      </w:r>
      <w:r w:rsidR="00814FC4">
        <w:t>iniquity</w:t>
      </w:r>
      <w:r w:rsidR="00E276C1" w:rsidRPr="00AB1781">
        <w:t>.</w:t>
      </w:r>
    </w:p>
    <w:p w14:paraId="6E2B8E26" w14:textId="77777777" w:rsidR="00E276C1" w:rsidRPr="00AB1781" w:rsidRDefault="00E276C1" w:rsidP="00E276C1">
      <w:pPr>
        <w:pStyle w:val="EnglishHangNoCoptic"/>
      </w:pPr>
      <w:r w:rsidRPr="00AB1781">
        <w:t>10 Sinners will fall into their own net;</w:t>
      </w:r>
    </w:p>
    <w:p w14:paraId="17F94BE8" w14:textId="0C6A8582" w:rsidR="00E276C1" w:rsidRDefault="00E276C1" w:rsidP="00E276C1">
      <w:pPr>
        <w:pStyle w:val="EnglishHangEndNoCoptic"/>
      </w:pPr>
      <w:r w:rsidRPr="00AB1781">
        <w:tab/>
        <w:t xml:space="preserve">I am </w:t>
      </w:r>
      <w:r w:rsidR="00784373">
        <w:t>alone</w:t>
      </w:r>
      <w:r w:rsidRPr="00AB1781">
        <w:t xml:space="preserve"> until I pass on.</w:t>
      </w:r>
      <w:r w:rsidRPr="00AB1781">
        <w:rPr>
          <w:rStyle w:val="FootnoteReference"/>
        </w:rPr>
        <w:footnoteReference w:id="834"/>
      </w:r>
    </w:p>
    <w:p w14:paraId="7853C3F1" w14:textId="5791B6FC" w:rsidR="003E6DC3" w:rsidRPr="00E276C1"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_Ref411968182 \h </w:instrText>
      </w:r>
      <w:r>
        <w:fldChar w:fldCharType="separate"/>
      </w:r>
      <w:r w:rsidR="000C7DE2">
        <w:t>Psalm</w:t>
      </w:r>
      <w:r w:rsidR="000C7DE2" w:rsidRPr="00AB1781">
        <w:t xml:space="preserve"> 141</w:t>
      </w:r>
      <w:r w:rsidR="000C7DE2">
        <w:t>: “I cried to the Lord with my voice, I prayed with my voice”</w:t>
      </w:r>
      <w:r>
        <w:fldChar w:fldCharType="end"/>
      </w:r>
      <w:r>
        <w:t xml:space="preserve">, page </w:t>
      </w:r>
      <w:r>
        <w:fldChar w:fldCharType="begin"/>
      </w:r>
      <w:r>
        <w:instrText xml:space="preserve"> PAGEREF _Ref411968182 \h </w:instrText>
      </w:r>
      <w:r>
        <w:fldChar w:fldCharType="separate"/>
      </w:r>
      <w:r w:rsidR="000C7DE2">
        <w:rPr>
          <w:noProof/>
        </w:rPr>
        <w:t>311</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_Ref411968206 \h </w:instrText>
      </w:r>
      <w:r w:rsidR="00E611C7">
        <w:fldChar w:fldCharType="separate"/>
      </w:r>
      <w:r w:rsidR="000C7DE2">
        <w:t>Psalm</w:t>
      </w:r>
      <w:r w:rsidR="000C7DE2" w:rsidRPr="00AB1781">
        <w:t xml:space="preserve"> 145</w:t>
      </w:r>
      <w:r w:rsidR="000C7DE2">
        <w:t>: “Praise the Lord, O my soul! I will praise the Lord all my life”</w:t>
      </w:r>
      <w:r w:rsidR="00E611C7">
        <w:fldChar w:fldCharType="end"/>
      </w:r>
      <w:r w:rsidR="00E611C7">
        <w:t xml:space="preserve">, page </w:t>
      </w:r>
      <w:r w:rsidR="00E611C7">
        <w:fldChar w:fldCharType="begin"/>
      </w:r>
      <w:r w:rsidR="00E611C7">
        <w:instrText xml:space="preserve"> PAGEREF _Ref411968206 \h </w:instrText>
      </w:r>
      <w:r w:rsidR="00E611C7">
        <w:fldChar w:fldCharType="separate"/>
      </w:r>
      <w:r w:rsidR="000C7DE2">
        <w:rPr>
          <w:noProof/>
        </w:rPr>
        <w:t>317</w:t>
      </w:r>
      <w:r w:rsidR="00E611C7">
        <w:fldChar w:fldCharType="end"/>
      </w:r>
      <w:r w:rsidR="00E611C7">
        <w:t>.</w:t>
      </w:r>
    </w:p>
    <w:p w14:paraId="51E1BFBF" w14:textId="48E35753" w:rsidR="00E276C1" w:rsidRPr="00E276C1" w:rsidRDefault="00E276C1" w:rsidP="00BF0205">
      <w:pPr>
        <w:pStyle w:val="Heading4"/>
      </w:pPr>
      <w:bookmarkStart w:id="324" w:name="_Ref411968182"/>
      <w:r>
        <w:t>Psalm</w:t>
      </w:r>
      <w:r w:rsidRPr="00AB1781">
        <w:t xml:space="preserve"> 141</w:t>
      </w:r>
      <w:r>
        <w:t xml:space="preserve">: </w:t>
      </w:r>
      <w:r w:rsidR="00BB3B58">
        <w:t>“I cried to the Lord with</w:t>
      </w:r>
      <w:r>
        <w:t xml:space="preserve"> my voice, I pray</w:t>
      </w:r>
      <w:r w:rsidR="00BB3B58">
        <w:t>ed with</w:t>
      </w:r>
      <w:r>
        <w:t xml:space="preserve"> my voic</w:t>
      </w:r>
      <w:r w:rsidR="00BB3B58">
        <w:t>e”</w:t>
      </w:r>
      <w:bookmarkEnd w:id="324"/>
    </w:p>
    <w:p w14:paraId="5C85F2A1"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Prayer for Deliverance to Join the Exultant Throng of Saints</w:t>
      </w:r>
    </w:p>
    <w:p w14:paraId="19B9E814"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Free my Soul from the Prison of Sin to Praise </w:t>
      </w:r>
      <w:r w:rsidR="00E570CB">
        <w:rPr>
          <w:rFonts w:ascii="Book Antiqua" w:hAnsi="Book Antiqua" w:cs="Lucida Grande"/>
          <w:b/>
          <w:bCs/>
        </w:rPr>
        <w:t>Your</w:t>
      </w:r>
      <w:r w:rsidRPr="00AB1781">
        <w:rPr>
          <w:rFonts w:ascii="Book Antiqua" w:hAnsi="Book Antiqua" w:cs="Lucida Grande"/>
          <w:b/>
          <w:bCs/>
        </w:rPr>
        <w:t xml:space="preserve"> Name.</w:t>
      </w:r>
    </w:p>
    <w:p w14:paraId="0C08F5BA" w14:textId="194F6C84" w:rsidR="00F14AA6" w:rsidRDefault="00F14AA6" w:rsidP="00E276C1">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EC7855C" w14:textId="77777777" w:rsidR="00E276C1" w:rsidRPr="00E276C1" w:rsidRDefault="00E276C1" w:rsidP="00E276C1">
      <w:pPr>
        <w:pStyle w:val="Rubric"/>
      </w:pPr>
      <w:r w:rsidRPr="00AB1781">
        <w:t>1 (Of contemplation. By David, when he was in the cave. A Prayer.)</w:t>
      </w:r>
    </w:p>
    <w:p w14:paraId="5753FB61" w14:textId="5C1904FA" w:rsidR="00E276C1" w:rsidRPr="00AB1781" w:rsidRDefault="00EB72A3" w:rsidP="00E276C1">
      <w:pPr>
        <w:pStyle w:val="EnglishHangNoCoptic"/>
      </w:pPr>
      <w:r>
        <w:t>2 I cried</w:t>
      </w:r>
      <w:r w:rsidR="00E276C1" w:rsidRPr="00AB1781">
        <w:t xml:space="preserve"> to the Lord with my voice,</w:t>
      </w:r>
    </w:p>
    <w:p w14:paraId="4BDF93BA" w14:textId="46E0E0FB" w:rsidR="00E276C1" w:rsidRPr="00AB1781" w:rsidRDefault="00E276C1" w:rsidP="00E276C1">
      <w:pPr>
        <w:pStyle w:val="EnglishHangEndNoCoptic"/>
      </w:pPr>
      <w:r w:rsidRPr="00AB1781">
        <w:tab/>
        <w:t>I pray</w:t>
      </w:r>
      <w:r w:rsidR="00EB72A3">
        <w:t>ed</w:t>
      </w:r>
      <w:r w:rsidRPr="00AB1781">
        <w:t xml:space="preserve"> with my voice to the Lord.</w:t>
      </w:r>
    </w:p>
    <w:p w14:paraId="5B331817" w14:textId="3C23E82F" w:rsidR="00E276C1" w:rsidRPr="00AB1781" w:rsidRDefault="00E276C1" w:rsidP="00E276C1">
      <w:pPr>
        <w:pStyle w:val="EnglishHangNoCoptic"/>
      </w:pPr>
      <w:r w:rsidRPr="00AB1781">
        <w:lastRenderedPageBreak/>
        <w:t xml:space="preserve">3 I </w:t>
      </w:r>
      <w:r w:rsidR="00EB72A3">
        <w:t xml:space="preserve">will </w:t>
      </w:r>
      <w:r w:rsidRPr="00AB1781">
        <w:t>pour out my prayer before Him;</w:t>
      </w:r>
    </w:p>
    <w:p w14:paraId="52301C2C" w14:textId="4C004722" w:rsidR="00E276C1" w:rsidRPr="00AB1781" w:rsidRDefault="00E276C1" w:rsidP="00E276C1">
      <w:pPr>
        <w:pStyle w:val="EnglishHangEndNoCoptic"/>
      </w:pPr>
      <w:r w:rsidRPr="00AB1781">
        <w:tab/>
        <w:t xml:space="preserve">I </w:t>
      </w:r>
      <w:r w:rsidR="00EB72A3">
        <w:t>will declare</w:t>
      </w:r>
      <w:r w:rsidRPr="00AB1781">
        <w:t xml:space="preserve"> my </w:t>
      </w:r>
      <w:r w:rsidR="00EB72A3">
        <w:t>affliction</w:t>
      </w:r>
      <w:r w:rsidRPr="00AB1781">
        <w:t xml:space="preserve"> in His presence.</w:t>
      </w:r>
    </w:p>
    <w:p w14:paraId="1AB59A74" w14:textId="12EFCCB5" w:rsidR="00E276C1" w:rsidRPr="00AB1781" w:rsidRDefault="00EB72A3" w:rsidP="00E276C1">
      <w:pPr>
        <w:pStyle w:val="EnglishHangNoCoptic"/>
      </w:pPr>
      <w:r>
        <w:t>4 When my spirit failed</w:t>
      </w:r>
      <w:r w:rsidR="00E276C1" w:rsidRPr="00AB1781">
        <w:t xml:space="preserve"> </w:t>
      </w:r>
      <w:r>
        <w:t>within</w:t>
      </w:r>
      <w:r w:rsidR="00E276C1" w:rsidRPr="00AB1781">
        <w:t xml:space="preserve"> me,</w:t>
      </w:r>
    </w:p>
    <w:p w14:paraId="43F31F25" w14:textId="7EE7AEE9" w:rsidR="00E276C1" w:rsidRPr="00AB1781" w:rsidRDefault="00E276C1" w:rsidP="00E276C1">
      <w:pPr>
        <w:pStyle w:val="EnglishHangNoCoptic"/>
      </w:pPr>
      <w:r w:rsidRPr="00AB1781">
        <w:tab/>
      </w:r>
      <w:r w:rsidR="001040C8">
        <w:t>You</w:t>
      </w:r>
      <w:r w:rsidRPr="00AB1781">
        <w:t xml:space="preserve"> </w:t>
      </w:r>
      <w:r w:rsidR="00E570CB">
        <w:t>k</w:t>
      </w:r>
      <w:r w:rsidR="00EB72A3">
        <w:t>new</w:t>
      </w:r>
      <w:r w:rsidRPr="00AB1781">
        <w:t xml:space="preserve"> my paths.</w:t>
      </w:r>
    </w:p>
    <w:p w14:paraId="60FEA176" w14:textId="19DCF483" w:rsidR="00E276C1" w:rsidRPr="00AB1781" w:rsidRDefault="00E276C1" w:rsidP="00E276C1">
      <w:pPr>
        <w:pStyle w:val="EnglishHangNoCoptic"/>
      </w:pPr>
      <w:r w:rsidRPr="00AB1781">
        <w:tab/>
        <w:t xml:space="preserve">In this way that I </w:t>
      </w:r>
      <w:r w:rsidR="00EB72A3">
        <w:t>was</w:t>
      </w:r>
      <w:r w:rsidRPr="00AB1781">
        <w:t xml:space="preserve"> going</w:t>
      </w:r>
      <w:r w:rsidRPr="00AB1781">
        <w:rPr>
          <w:rStyle w:val="FootnoteReference"/>
        </w:rPr>
        <w:footnoteReference w:id="835"/>
      </w:r>
    </w:p>
    <w:p w14:paraId="23850F99" w14:textId="77777777" w:rsidR="00E276C1" w:rsidRPr="00AB1781" w:rsidRDefault="00E276C1" w:rsidP="00E276C1">
      <w:pPr>
        <w:pStyle w:val="EnglishHangEndNoCoptic"/>
      </w:pPr>
      <w:r w:rsidRPr="00AB1781">
        <w:tab/>
        <w:t>they hide a snare for me.</w:t>
      </w:r>
    </w:p>
    <w:p w14:paraId="42B4315B" w14:textId="1273D2D1" w:rsidR="00E276C1" w:rsidRPr="00AB1781" w:rsidRDefault="00E276C1" w:rsidP="00E276C1">
      <w:pPr>
        <w:pStyle w:val="EnglishHangNoCoptic"/>
      </w:pPr>
      <w:r w:rsidRPr="00AB1781">
        <w:t>5 I look</w:t>
      </w:r>
      <w:r w:rsidR="00EB72A3">
        <w:t>ed</w:t>
      </w:r>
      <w:r w:rsidRPr="00AB1781">
        <w:t xml:space="preserve"> to the right and </w:t>
      </w:r>
      <w:r w:rsidR="00EB72A3">
        <w:t>saw,</w:t>
      </w:r>
    </w:p>
    <w:p w14:paraId="15D6428F" w14:textId="30A626EB" w:rsidR="00E276C1" w:rsidRPr="00AB1781" w:rsidRDefault="00EB72A3" w:rsidP="00E276C1">
      <w:pPr>
        <w:pStyle w:val="EnglishHangNoCoptic"/>
      </w:pPr>
      <w:r>
        <w:tab/>
        <w:t>n</w:t>
      </w:r>
      <w:r w:rsidR="00E276C1" w:rsidRPr="00AB1781">
        <w:t xml:space="preserve">o one </w:t>
      </w:r>
      <w:r>
        <w:t>knew</w:t>
      </w:r>
      <w:r w:rsidR="00E276C1" w:rsidRPr="00AB1781">
        <w:t xml:space="preserve"> me;</w:t>
      </w:r>
    </w:p>
    <w:p w14:paraId="57C41AE6" w14:textId="51166472" w:rsidR="00E276C1" w:rsidRPr="00AB1781" w:rsidRDefault="00E276C1" w:rsidP="00E276C1">
      <w:pPr>
        <w:pStyle w:val="EnglishHangNoCoptic"/>
      </w:pPr>
      <w:r w:rsidRPr="00AB1781">
        <w:tab/>
      </w:r>
      <w:r w:rsidR="00EB72A3">
        <w:t>refuge failed me</w:t>
      </w:r>
      <w:r w:rsidRPr="00AB1781">
        <w:t>,</w:t>
      </w:r>
    </w:p>
    <w:p w14:paraId="1948D72D" w14:textId="2CEB43A6" w:rsidR="00E276C1" w:rsidRPr="00E276C1" w:rsidRDefault="00E276C1" w:rsidP="00E276C1">
      <w:pPr>
        <w:pStyle w:val="EnglishHangEndNoCoptic"/>
      </w:pPr>
      <w:r w:rsidRPr="00AB1781">
        <w:tab/>
      </w:r>
      <w:r w:rsidR="00EB72A3">
        <w:t>and</w:t>
      </w:r>
      <w:r w:rsidRPr="00AB1781">
        <w:t xml:space="preserve"> there </w:t>
      </w:r>
      <w:r w:rsidR="00EB72A3">
        <w:t>was</w:t>
      </w:r>
      <w:r w:rsidRPr="00AB1781">
        <w:t xml:space="preserve"> no one seeking my life.</w:t>
      </w:r>
    </w:p>
    <w:p w14:paraId="1A73A939" w14:textId="036F0BAB" w:rsidR="00E276C1" w:rsidRPr="00AB1781" w:rsidRDefault="00E276C1" w:rsidP="00E276C1">
      <w:pPr>
        <w:pStyle w:val="EnglishHangNoCoptic"/>
      </w:pPr>
      <w:r w:rsidRPr="00AB1781">
        <w:t xml:space="preserve">6 I </w:t>
      </w:r>
      <w:r w:rsidR="00EB72A3">
        <w:t>cried</w:t>
      </w:r>
      <w:r w:rsidRPr="00AB1781">
        <w:t xml:space="preserve"> to </w:t>
      </w:r>
      <w:r w:rsidR="001040C8">
        <w:t>You</w:t>
      </w:r>
      <w:r w:rsidRPr="00AB1781">
        <w:t>, O Lord,</w:t>
      </w:r>
    </w:p>
    <w:p w14:paraId="622FBB4F" w14:textId="472745F0" w:rsidR="00E276C1" w:rsidRPr="00AB1781" w:rsidRDefault="00E276C1" w:rsidP="00E276C1">
      <w:pPr>
        <w:pStyle w:val="EnglishHangNoCoptic"/>
      </w:pPr>
      <w:r w:rsidRPr="00AB1781">
        <w:tab/>
      </w:r>
      <w:r w:rsidR="00EB72A3">
        <w:t>I</w:t>
      </w:r>
      <w:r w:rsidRPr="00AB1781">
        <w:t xml:space="preserve"> </w:t>
      </w:r>
      <w:r w:rsidR="00EB72A3">
        <w:t>said,</w:t>
      </w:r>
      <w:r w:rsidRPr="00AB1781">
        <w:t xml:space="preserve"> </w:t>
      </w:r>
      <w:r w:rsidR="00EB72A3">
        <w:t>“</w:t>
      </w:r>
      <w:r w:rsidR="001040C8">
        <w:t>You</w:t>
      </w:r>
      <w:r w:rsidRPr="00AB1781">
        <w:t xml:space="preserve"> </w:t>
      </w:r>
      <w:r w:rsidR="00E570CB" w:rsidRPr="00AB1781">
        <w:t>are</w:t>
      </w:r>
      <w:r w:rsidRPr="00AB1781">
        <w:t xml:space="preserve"> my hope,</w:t>
      </w:r>
    </w:p>
    <w:p w14:paraId="5C31AA1A" w14:textId="37422984" w:rsidR="00E276C1" w:rsidRPr="00AB1781" w:rsidRDefault="00E276C1" w:rsidP="00E276C1">
      <w:pPr>
        <w:pStyle w:val="EnglishHangEndNoCoptic"/>
      </w:pPr>
      <w:r w:rsidRPr="00AB1781">
        <w:tab/>
        <w:t>my portion in the land of the living.</w:t>
      </w:r>
      <w:r w:rsidR="00EB72A3">
        <w:t>”</w:t>
      </w:r>
    </w:p>
    <w:p w14:paraId="78579091" w14:textId="20C9A3EB" w:rsidR="00E276C1" w:rsidRPr="00AB1781" w:rsidRDefault="00E276C1" w:rsidP="00E276C1">
      <w:pPr>
        <w:pStyle w:val="EnglishHangNoCoptic"/>
      </w:pPr>
      <w:r w:rsidRPr="00AB1781">
        <w:t xml:space="preserve">7 Attend to my </w:t>
      </w:r>
      <w:r w:rsidR="00EB72A3">
        <w:t>supplication</w:t>
      </w:r>
      <w:r w:rsidRPr="00AB1781">
        <w:t>,</w:t>
      </w:r>
    </w:p>
    <w:p w14:paraId="525204CF" w14:textId="5554AFB6" w:rsidR="00E276C1" w:rsidRPr="00AB1781" w:rsidRDefault="00E276C1" w:rsidP="00E276C1">
      <w:pPr>
        <w:pStyle w:val="EnglishHangNoCoptic"/>
      </w:pPr>
      <w:r w:rsidRPr="00AB1781">
        <w:tab/>
        <w:t xml:space="preserve">for I </w:t>
      </w:r>
      <w:r w:rsidR="00EB72A3">
        <w:t>was</w:t>
      </w:r>
      <w:r w:rsidRPr="00AB1781">
        <w:t xml:space="preserve"> brought very low;</w:t>
      </w:r>
    </w:p>
    <w:p w14:paraId="2F8F5609" w14:textId="77777777" w:rsidR="00E276C1" w:rsidRPr="00AB1781" w:rsidRDefault="00E276C1" w:rsidP="00E276C1">
      <w:pPr>
        <w:pStyle w:val="EnglishHangNoCoptic"/>
      </w:pPr>
      <w:r w:rsidRPr="00AB1781">
        <w:tab/>
        <w:t>deliver me from my persecutors,</w:t>
      </w:r>
    </w:p>
    <w:p w14:paraId="28E47322" w14:textId="77777777" w:rsidR="00E276C1" w:rsidRPr="00AB1781" w:rsidRDefault="00E276C1" w:rsidP="00E276C1">
      <w:pPr>
        <w:pStyle w:val="EnglishHangEndNoCoptic"/>
      </w:pPr>
      <w:r w:rsidRPr="00AB1781">
        <w:tab/>
        <w:t>for they are too strong for me.</w:t>
      </w:r>
    </w:p>
    <w:p w14:paraId="5F21AD5A" w14:textId="77777777" w:rsidR="00E276C1" w:rsidRPr="00AB1781" w:rsidRDefault="00E276C1" w:rsidP="00E276C1">
      <w:pPr>
        <w:pStyle w:val="EnglishHangNoCoptic"/>
      </w:pPr>
      <w:r w:rsidRPr="00AB1781">
        <w:t>8 Bring my soul out of prison,</w:t>
      </w:r>
    </w:p>
    <w:p w14:paraId="2A0432E8" w14:textId="004CBF25" w:rsidR="00E276C1" w:rsidRPr="00AB1781" w:rsidRDefault="00E276C1" w:rsidP="00E276C1">
      <w:pPr>
        <w:pStyle w:val="EnglishHangNoCoptic"/>
      </w:pPr>
      <w:r w:rsidRPr="00AB1781">
        <w:tab/>
        <w:t xml:space="preserve">that I may </w:t>
      </w:r>
      <w:r w:rsidR="00EB72A3">
        <w:t>confess</w:t>
      </w:r>
      <w:r w:rsidR="00EB72A3">
        <w:rPr>
          <w:rStyle w:val="FootnoteReference"/>
        </w:rPr>
        <w:footnoteReference w:id="836"/>
      </w:r>
      <w:r w:rsidRPr="00AB1781">
        <w:t xml:space="preserve"> </w:t>
      </w:r>
      <w:r w:rsidR="00E570CB">
        <w:t>Your</w:t>
      </w:r>
      <w:r w:rsidR="00EB72A3">
        <w:t xml:space="preserve"> N</w:t>
      </w:r>
      <w:r w:rsidRPr="00AB1781">
        <w:t>ame;</w:t>
      </w:r>
    </w:p>
    <w:p w14:paraId="7E21C69E" w14:textId="152AF0CA" w:rsidR="00E276C1" w:rsidRPr="00AB1781" w:rsidRDefault="00E276C1" w:rsidP="00E276C1">
      <w:pPr>
        <w:pStyle w:val="EnglishHangNoCoptic"/>
      </w:pPr>
      <w:r w:rsidRPr="00AB1781">
        <w:tab/>
        <w:t xml:space="preserve">the righteous </w:t>
      </w:r>
      <w:r w:rsidR="00EB72A3">
        <w:t>will wait</w:t>
      </w:r>
      <w:r w:rsidRPr="00AB1781">
        <w:t xml:space="preserve"> for me,</w:t>
      </w:r>
    </w:p>
    <w:p w14:paraId="70CDA184" w14:textId="77777777" w:rsidR="00E276C1" w:rsidRDefault="00E276C1" w:rsidP="00E276C1">
      <w:pPr>
        <w:pStyle w:val="EnglishHangEndNoCoptic"/>
      </w:pPr>
      <w:r w:rsidRPr="00AB1781">
        <w:tab/>
        <w:t xml:space="preserve">until </w:t>
      </w:r>
      <w:r w:rsidR="001040C8">
        <w:t>You</w:t>
      </w:r>
      <w:r w:rsidRPr="00AB1781">
        <w:t xml:space="preserve"> reward me.</w:t>
      </w:r>
    </w:p>
    <w:p w14:paraId="2088235B" w14:textId="309224BE" w:rsidR="003E6DC3" w:rsidRPr="00E276C1"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_Ref411968206 \h </w:instrText>
      </w:r>
      <w:r>
        <w:fldChar w:fldCharType="separate"/>
      </w:r>
      <w:r w:rsidR="000C7DE2">
        <w:t>Psalm</w:t>
      </w:r>
      <w:r w:rsidR="000C7DE2" w:rsidRPr="00AB1781">
        <w:t xml:space="preserve"> 145</w:t>
      </w:r>
      <w:r w:rsidR="000C7DE2">
        <w:t>: “Praise the Lord, O my soul! I will praise the Lord all my life”</w:t>
      </w:r>
      <w:r>
        <w:fldChar w:fldCharType="end"/>
      </w:r>
      <w:r>
        <w:t xml:space="preserve">, page </w:t>
      </w:r>
      <w:r>
        <w:fldChar w:fldCharType="begin"/>
      </w:r>
      <w:r>
        <w:instrText xml:space="preserve"> PAGEREF _Ref411968206 \h </w:instrText>
      </w:r>
      <w:r>
        <w:fldChar w:fldCharType="separate"/>
      </w:r>
      <w:r w:rsidR="000C7DE2">
        <w:rPr>
          <w:noProof/>
        </w:rPr>
        <w:t>317</w:t>
      </w:r>
      <w:r>
        <w:fldChar w:fldCharType="end"/>
      </w:r>
      <w:r>
        <w:t>.</w:t>
      </w:r>
    </w:p>
    <w:p w14:paraId="1BBA4A8E" w14:textId="3A53A20E" w:rsidR="00E276C1" w:rsidRPr="00E276C1" w:rsidRDefault="00E276C1" w:rsidP="00BF0205">
      <w:pPr>
        <w:pStyle w:val="Heading4"/>
      </w:pPr>
      <w:bookmarkStart w:id="325" w:name="_Ref412098508"/>
      <w:r>
        <w:t>Psalm</w:t>
      </w:r>
      <w:r w:rsidRPr="00AB1781">
        <w:t xml:space="preserve"> 142</w:t>
      </w:r>
      <w:r>
        <w:t xml:space="preserve">: </w:t>
      </w:r>
      <w:r w:rsidR="00BB3B58">
        <w:t xml:space="preserve">“O </w:t>
      </w:r>
      <w:r>
        <w:t xml:space="preserve">Lord, hear my prayer; give ear to my </w:t>
      </w:r>
      <w:r w:rsidR="00BB3B58">
        <w:t>supplicaiton</w:t>
      </w:r>
      <w:r>
        <w:t xml:space="preserve"> in </w:t>
      </w:r>
      <w:r w:rsidR="00E570CB">
        <w:t>Your</w:t>
      </w:r>
      <w:r>
        <w:t xml:space="preserve"> trut</w:t>
      </w:r>
      <w:r w:rsidR="00BB3B58">
        <w:t>h”</w:t>
      </w:r>
      <w:bookmarkEnd w:id="325"/>
    </w:p>
    <w:p w14:paraId="54CAD7F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Hands of Love Outstretched on the Cross</w:t>
      </w:r>
    </w:p>
    <w:p w14:paraId="04CC0948" w14:textId="77777777" w:rsidR="00E276C1" w:rsidRPr="00AB1781" w:rsidRDefault="00E276C1" w:rsidP="00E276C1">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 xml:space="preserve">No one is Righteous in </w:t>
      </w:r>
      <w:r w:rsidR="00E570CB">
        <w:rPr>
          <w:rFonts w:ascii="Book Antiqua" w:hAnsi="Book Antiqua" w:cs="Lucida Grande"/>
          <w:b/>
          <w:bCs/>
        </w:rPr>
        <w:t>Your</w:t>
      </w:r>
      <w:r w:rsidRPr="00AB1781">
        <w:rPr>
          <w:rFonts w:ascii="Book Antiqua" w:hAnsi="Book Antiqua" w:cs="Lucida Grande"/>
          <w:b/>
          <w:bCs/>
        </w:rPr>
        <w:t xml:space="preserve"> Sight</w:t>
      </w:r>
    </w:p>
    <w:p w14:paraId="228CCDE0" w14:textId="7FAA99F5" w:rsidR="00F14AA6" w:rsidRDefault="00F14AA6" w:rsidP="00E276C1">
      <w:pPr>
        <w:pStyle w:val="Rubric"/>
      </w:pPr>
      <w:r>
        <w:fldChar w:fldCharType="begin"/>
      </w:r>
      <w:r>
        <w:instrText xml:space="preserve"> REF _Ref434575533 \h </w:instrText>
      </w:r>
      <w:r>
        <w:fldChar w:fldCharType="separate"/>
      </w:r>
      <w:r w:rsidR="000C7DE2">
        <w:rPr>
          <w:lang w:val="en-GB"/>
        </w:rPr>
        <w:t>The Psalms of Early Morning (Prime)</w:t>
      </w:r>
      <w:r>
        <w:fldChar w:fldCharType="end"/>
      </w:r>
      <w:r>
        <w:t xml:space="preserve">, page </w:t>
      </w:r>
      <w:r>
        <w:fldChar w:fldCharType="begin"/>
      </w:r>
      <w:r>
        <w:instrText xml:space="preserve"> PAGEREF _Ref434575533 \h </w:instrText>
      </w:r>
      <w:r>
        <w:fldChar w:fldCharType="separate"/>
      </w:r>
      <w:r w:rsidR="000C7DE2">
        <w:rPr>
          <w:noProof/>
        </w:rPr>
        <w:t>50</w:t>
      </w:r>
      <w:r>
        <w:fldChar w:fldCharType="end"/>
      </w:r>
      <w:r>
        <w:t xml:space="preserve"> (additional to the original 12). Reserved for the Presbyter, if present.</w:t>
      </w:r>
    </w:p>
    <w:p w14:paraId="0EC2BF21" w14:textId="77777777" w:rsidR="00E276C1" w:rsidRPr="00AB1781" w:rsidRDefault="00E276C1" w:rsidP="00E276C1">
      <w:pPr>
        <w:pStyle w:val="Rubric"/>
      </w:pPr>
      <w:r w:rsidRPr="00AB1781">
        <w:t>1 (A Psalm by David, when his son Absalom was pursuing him)</w:t>
      </w:r>
    </w:p>
    <w:p w14:paraId="602B03AB" w14:textId="2EA12FC0" w:rsidR="00E276C1" w:rsidRPr="00AB1781" w:rsidRDefault="007A34CD" w:rsidP="00E276C1">
      <w:pPr>
        <w:pStyle w:val="EnglishHangNoCoptic"/>
      </w:pPr>
      <w:r>
        <w:t xml:space="preserve">O </w:t>
      </w:r>
      <w:r w:rsidR="00E276C1" w:rsidRPr="00AB1781">
        <w:t>Lord, hear my prayer;</w:t>
      </w:r>
    </w:p>
    <w:p w14:paraId="6D38972D" w14:textId="14A989FD" w:rsidR="00E276C1" w:rsidRPr="00AB1781" w:rsidRDefault="00E276C1" w:rsidP="00E276C1">
      <w:pPr>
        <w:pStyle w:val="EnglishHangNoCoptic"/>
      </w:pPr>
      <w:r w:rsidRPr="00AB1781">
        <w:tab/>
        <w:t xml:space="preserve">give ear to my </w:t>
      </w:r>
      <w:r w:rsidR="007A34CD">
        <w:t>supplication</w:t>
      </w:r>
      <w:r w:rsidRPr="00AB1781">
        <w:t xml:space="preserve"> in </w:t>
      </w:r>
      <w:r w:rsidR="00E570CB">
        <w:t>Your</w:t>
      </w:r>
      <w:r w:rsidR="007A34CD">
        <w:t xml:space="preserve"> truth;</w:t>
      </w:r>
    </w:p>
    <w:p w14:paraId="2F0C944E" w14:textId="39895621" w:rsidR="00E276C1" w:rsidRPr="00AB1781" w:rsidRDefault="00E276C1" w:rsidP="00E276C1">
      <w:pPr>
        <w:pStyle w:val="EnglishHangEndNoCoptic"/>
      </w:pPr>
      <w:r w:rsidRPr="00AB1781">
        <w:tab/>
        <w:t xml:space="preserve">Hear me in </w:t>
      </w:r>
      <w:r w:rsidR="00E570CB">
        <w:t>Your</w:t>
      </w:r>
      <w:r w:rsidRPr="00AB1781">
        <w:t xml:space="preserve"> </w:t>
      </w:r>
      <w:r w:rsidR="007A34CD">
        <w:t>righteousness,</w:t>
      </w:r>
    </w:p>
    <w:p w14:paraId="10A25107" w14:textId="5F66716E" w:rsidR="00E276C1" w:rsidRPr="00AB1781" w:rsidRDefault="007A34CD" w:rsidP="00E276C1">
      <w:pPr>
        <w:pStyle w:val="EnglishHangNoCoptic"/>
      </w:pPr>
      <w:r>
        <w:lastRenderedPageBreak/>
        <w:t>2 a</w:t>
      </w:r>
      <w:r w:rsidR="00E276C1" w:rsidRPr="00AB1781">
        <w:t xml:space="preserve">nd </w:t>
      </w:r>
      <w:r>
        <w:t xml:space="preserve">do not </w:t>
      </w:r>
      <w:r w:rsidR="00E276C1" w:rsidRPr="00AB1781">
        <w:t xml:space="preserve">enter into judgment with </w:t>
      </w:r>
      <w:r w:rsidR="00E570CB">
        <w:t>Your</w:t>
      </w:r>
      <w:r w:rsidR="00E276C1" w:rsidRPr="00AB1781">
        <w:t xml:space="preserve"> </w:t>
      </w:r>
      <w:r>
        <w:t>servant</w:t>
      </w:r>
      <w:r w:rsidR="00E276C1" w:rsidRPr="00AB1781">
        <w:t>,</w:t>
      </w:r>
    </w:p>
    <w:p w14:paraId="3E0B211B" w14:textId="76D404BD" w:rsidR="00E276C1" w:rsidRPr="00AB1781" w:rsidRDefault="007A34CD" w:rsidP="00E276C1">
      <w:pPr>
        <w:pStyle w:val="EnglishHangEndNoCoptic"/>
      </w:pPr>
      <w:r>
        <w:tab/>
        <w:t>for</w:t>
      </w:r>
      <w:r w:rsidR="00E276C1" w:rsidRPr="00AB1781">
        <w:t xml:space="preserve"> no </w:t>
      </w:r>
      <w:r>
        <w:t xml:space="preserve">one </w:t>
      </w:r>
      <w:r w:rsidR="00E276C1" w:rsidRPr="00AB1781">
        <w:t xml:space="preserve">living </w:t>
      </w:r>
      <w:r>
        <w:t>will be counted righteous in Your</w:t>
      </w:r>
      <w:r w:rsidRPr="00AB1781">
        <w:t xml:space="preserve"> sight</w:t>
      </w:r>
      <w:r w:rsidR="00E276C1" w:rsidRPr="00AB1781">
        <w:t>.</w:t>
      </w:r>
    </w:p>
    <w:p w14:paraId="4C01DF0D" w14:textId="2A089133" w:rsidR="00E276C1" w:rsidRPr="00AB1781" w:rsidRDefault="00E276C1" w:rsidP="00E276C1">
      <w:pPr>
        <w:pStyle w:val="EnglishHangNoCoptic"/>
      </w:pPr>
      <w:r w:rsidRPr="00AB1781">
        <w:t>3 For the enemy persecuted my soul,</w:t>
      </w:r>
    </w:p>
    <w:p w14:paraId="7ED6D22E" w14:textId="40447C6C" w:rsidR="00E276C1" w:rsidRPr="00AB1781" w:rsidRDefault="007A34CD" w:rsidP="00E276C1">
      <w:pPr>
        <w:pStyle w:val="EnglishHangNoCoptic"/>
      </w:pPr>
      <w:r>
        <w:tab/>
        <w:t>he</w:t>
      </w:r>
      <w:r w:rsidR="00E276C1" w:rsidRPr="00AB1781">
        <w:t xml:space="preserve"> humbled my life to the </w:t>
      </w:r>
      <w:r>
        <w:t>ground</w:t>
      </w:r>
      <w:r w:rsidR="00E276C1" w:rsidRPr="00AB1781">
        <w:t>;</w:t>
      </w:r>
    </w:p>
    <w:p w14:paraId="124A3476" w14:textId="5E702F8C" w:rsidR="00E276C1" w:rsidRPr="00AB1781" w:rsidRDefault="007A34CD" w:rsidP="00E276C1">
      <w:pPr>
        <w:pStyle w:val="EnglishHangNoCoptic"/>
      </w:pPr>
      <w:r>
        <w:tab/>
        <w:t>he</w:t>
      </w:r>
      <w:r w:rsidR="00E276C1" w:rsidRPr="00AB1781">
        <w:t xml:space="preserve"> made me </w:t>
      </w:r>
      <w:r>
        <w:t>sit in dark places</w:t>
      </w:r>
      <w:r w:rsidR="00E276C1" w:rsidRPr="00AB1781">
        <w:t>,</w:t>
      </w:r>
    </w:p>
    <w:p w14:paraId="43CB4F2F" w14:textId="663532D5" w:rsidR="00E276C1" w:rsidRPr="00AB1781" w:rsidRDefault="00E276C1" w:rsidP="00E276C1">
      <w:pPr>
        <w:pStyle w:val="EnglishHangEndNoCoptic"/>
      </w:pPr>
      <w:r w:rsidRPr="00AB1781">
        <w:tab/>
        <w:t xml:space="preserve">like </w:t>
      </w:r>
      <w:r w:rsidR="007A34CD">
        <w:t>those long dead</w:t>
      </w:r>
      <w:r w:rsidRPr="00AB1781">
        <w:t>.</w:t>
      </w:r>
      <w:r w:rsidRPr="00AB1781">
        <w:rPr>
          <w:rStyle w:val="FootnoteReference"/>
        </w:rPr>
        <w:footnoteReference w:id="837"/>
      </w:r>
    </w:p>
    <w:p w14:paraId="69A9A061" w14:textId="2CF7C69E" w:rsidR="00E276C1" w:rsidRPr="00AB1781" w:rsidRDefault="00E276C1" w:rsidP="00E276C1">
      <w:pPr>
        <w:pStyle w:val="EnglishHangNoCoptic"/>
      </w:pPr>
      <w:r w:rsidRPr="00AB1781">
        <w:t xml:space="preserve">4 And my spirit </w:t>
      </w:r>
      <w:r w:rsidR="007A34CD">
        <w:t>was anguished within me;</w:t>
      </w:r>
    </w:p>
    <w:p w14:paraId="2B7A8F11" w14:textId="1F30532C" w:rsidR="00E276C1" w:rsidRPr="00AB1781" w:rsidRDefault="00E276C1" w:rsidP="00E276C1">
      <w:pPr>
        <w:pStyle w:val="EnglishHangEndNoCoptic"/>
      </w:pPr>
      <w:r w:rsidRPr="00AB1781">
        <w:tab/>
        <w:t xml:space="preserve">my heart </w:t>
      </w:r>
      <w:r w:rsidR="007A34CD">
        <w:t xml:space="preserve">was troubled </w:t>
      </w:r>
      <w:r w:rsidRPr="00AB1781">
        <w:t>within me.</w:t>
      </w:r>
    </w:p>
    <w:p w14:paraId="17CF5340" w14:textId="0F6CF992" w:rsidR="00E276C1" w:rsidRPr="00AB1781" w:rsidRDefault="00E276C1" w:rsidP="00E276C1">
      <w:pPr>
        <w:pStyle w:val="EnglishHangNoCoptic"/>
      </w:pPr>
      <w:r w:rsidRPr="00AB1781">
        <w:t>5 I remember</w:t>
      </w:r>
      <w:r w:rsidR="007A34CD">
        <w:t>ed</w:t>
      </w:r>
      <w:r w:rsidRPr="00AB1781">
        <w:t xml:space="preserve"> the days of old,</w:t>
      </w:r>
    </w:p>
    <w:p w14:paraId="07B96A16" w14:textId="678BA464" w:rsidR="00E276C1" w:rsidRPr="00AB1781" w:rsidRDefault="00E276C1" w:rsidP="00E276C1">
      <w:pPr>
        <w:pStyle w:val="EnglishHangNoCoptic"/>
      </w:pPr>
      <w:r w:rsidRPr="00AB1781">
        <w:tab/>
        <w:t>I meditate</w:t>
      </w:r>
      <w:r w:rsidR="007A34CD">
        <w:t>d</w:t>
      </w:r>
      <w:r w:rsidRPr="00AB1781">
        <w:t xml:space="preserve"> on all </w:t>
      </w:r>
      <w:r w:rsidR="00E570CB">
        <w:t>Your</w:t>
      </w:r>
      <w:r w:rsidR="007A34CD">
        <w:t xml:space="preserve"> works;</w:t>
      </w:r>
    </w:p>
    <w:p w14:paraId="6F278B6E" w14:textId="601F6AB8" w:rsidR="00E276C1" w:rsidRPr="00AB1781" w:rsidRDefault="00E276C1" w:rsidP="00E276C1">
      <w:pPr>
        <w:pStyle w:val="EnglishHangEndNoCoptic"/>
      </w:pPr>
      <w:r w:rsidRPr="00AB1781">
        <w:tab/>
        <w:t>I meditate</w:t>
      </w:r>
      <w:r w:rsidR="007A34CD">
        <w:t>d</w:t>
      </w:r>
      <w:r w:rsidRPr="00AB1781">
        <w:t xml:space="preserve"> on the works of </w:t>
      </w:r>
      <w:r w:rsidR="00E570CB">
        <w:t>Your</w:t>
      </w:r>
      <w:r w:rsidRPr="00AB1781">
        <w:t xml:space="preserve"> hands.</w:t>
      </w:r>
    </w:p>
    <w:p w14:paraId="5B1CF910" w14:textId="38EA8ED3" w:rsidR="00E276C1" w:rsidRPr="00AB1781" w:rsidRDefault="00E276C1" w:rsidP="00E276C1">
      <w:pPr>
        <w:pStyle w:val="EnglishHangNoCoptic"/>
      </w:pPr>
      <w:r w:rsidRPr="00AB1781">
        <w:t xml:space="preserve">6 I </w:t>
      </w:r>
      <w:r w:rsidR="007A34CD">
        <w:t>spread forth</w:t>
      </w:r>
      <w:r w:rsidRPr="00AB1781">
        <w:t xml:space="preserve"> my hands to </w:t>
      </w:r>
      <w:r w:rsidR="001040C8">
        <w:t>You</w:t>
      </w:r>
      <w:r w:rsidRPr="00AB1781">
        <w:t>;</w:t>
      </w:r>
    </w:p>
    <w:p w14:paraId="018BCFA1" w14:textId="5010C665" w:rsidR="00E276C1" w:rsidRPr="00AB1781" w:rsidRDefault="00E276C1" w:rsidP="00E276C1">
      <w:pPr>
        <w:pStyle w:val="EnglishHangEndNoCoptic"/>
      </w:pPr>
      <w:r w:rsidRPr="00AB1781">
        <w:tab/>
        <w:t>my soul</w:t>
      </w:r>
      <w:r w:rsidR="007A34CD">
        <w:t xml:space="preserve"> thirsts for You</w:t>
      </w:r>
      <w:r w:rsidRPr="00AB1781">
        <w:t xml:space="preserve"> like </w:t>
      </w:r>
      <w:r w:rsidR="007A34CD">
        <w:t xml:space="preserve">a </w:t>
      </w:r>
      <w:r w:rsidRPr="00AB1781">
        <w:t xml:space="preserve">parched </w:t>
      </w:r>
      <w:r w:rsidR="007A34CD">
        <w:t>land.</w:t>
      </w:r>
      <w:r w:rsidRPr="00AB1781">
        <w:t xml:space="preserve"> </w:t>
      </w:r>
      <w:r w:rsidRPr="00AB1781">
        <w:rPr>
          <w:i/>
        </w:rPr>
        <w:t>(Pause)</w:t>
      </w:r>
    </w:p>
    <w:p w14:paraId="6BA90DC8" w14:textId="142D9371" w:rsidR="00E276C1" w:rsidRPr="00AB1781" w:rsidRDefault="00E276C1" w:rsidP="00E276C1">
      <w:pPr>
        <w:pStyle w:val="EnglishHangNoCoptic"/>
      </w:pPr>
      <w:r w:rsidRPr="00AB1781">
        <w:t xml:space="preserve">7 Hear me </w:t>
      </w:r>
      <w:r w:rsidR="007A34CD">
        <w:t>quickly</w:t>
      </w:r>
      <w:r w:rsidRPr="00AB1781">
        <w:t>, O Lord:</w:t>
      </w:r>
    </w:p>
    <w:p w14:paraId="4F8297A2" w14:textId="51961BF2" w:rsidR="00E276C1" w:rsidRPr="00AB1781" w:rsidRDefault="00E276C1" w:rsidP="00E276C1">
      <w:pPr>
        <w:pStyle w:val="EnglishHangNoCoptic"/>
      </w:pPr>
      <w:r w:rsidRPr="00AB1781">
        <w:tab/>
        <w:t xml:space="preserve">my spirit </w:t>
      </w:r>
      <w:r w:rsidR="007A34CD">
        <w:t>has failed</w:t>
      </w:r>
      <w:r w:rsidRPr="00AB1781">
        <w:t>.</w:t>
      </w:r>
    </w:p>
    <w:p w14:paraId="60000F78" w14:textId="015EF745" w:rsidR="00E276C1" w:rsidRPr="00AB1781" w:rsidRDefault="00E276C1" w:rsidP="00E276C1">
      <w:pPr>
        <w:pStyle w:val="EnglishHangNoCoptic"/>
      </w:pPr>
      <w:r w:rsidRPr="00AB1781">
        <w:tab/>
      </w:r>
      <w:r w:rsidR="007A34CD">
        <w:t>Do not turn</w:t>
      </w:r>
      <w:r w:rsidRPr="00AB1781">
        <w:t xml:space="preserve"> </w:t>
      </w:r>
      <w:r w:rsidR="00E570CB">
        <w:t>Your</w:t>
      </w:r>
      <w:r w:rsidRPr="00AB1781">
        <w:t xml:space="preserve"> face from me</w:t>
      </w:r>
      <w:r w:rsidR="007A34CD">
        <w:t>,</w:t>
      </w:r>
    </w:p>
    <w:p w14:paraId="7D5E64D4" w14:textId="5453C1FA" w:rsidR="00E276C1" w:rsidRPr="00E276C1" w:rsidRDefault="00E276C1" w:rsidP="00E276C1">
      <w:pPr>
        <w:pStyle w:val="EnglishHangEndNoCoptic"/>
      </w:pPr>
      <w:r w:rsidRPr="00AB1781">
        <w:tab/>
        <w:t>lest I be</w:t>
      </w:r>
      <w:r w:rsidR="007A34CD">
        <w:t>come</w:t>
      </w:r>
      <w:r w:rsidRPr="00AB1781">
        <w:t xml:space="preserve"> like those who go down to the pit.</w:t>
      </w:r>
    </w:p>
    <w:p w14:paraId="294F0AFC" w14:textId="02F2660D" w:rsidR="00E276C1" w:rsidRPr="00AB1781" w:rsidRDefault="00E276C1" w:rsidP="00E276C1">
      <w:pPr>
        <w:pStyle w:val="EnglishHangNoCoptic"/>
      </w:pPr>
      <w:r w:rsidRPr="00AB1781">
        <w:t xml:space="preserve">8 </w:t>
      </w:r>
      <w:r w:rsidR="007A34CD">
        <w:t>Let</w:t>
      </w:r>
      <w:r w:rsidRPr="00AB1781">
        <w:t xml:space="preserve"> me hear </w:t>
      </w:r>
      <w:r w:rsidR="00E570CB">
        <w:t>Your</w:t>
      </w:r>
      <w:r w:rsidRPr="00AB1781">
        <w:t xml:space="preserve"> mercy in the morning,</w:t>
      </w:r>
    </w:p>
    <w:p w14:paraId="586523A9" w14:textId="4BCB5DE8" w:rsidR="00E276C1" w:rsidRPr="00AB1781" w:rsidRDefault="00E276C1" w:rsidP="00E276C1">
      <w:pPr>
        <w:pStyle w:val="EnglishHangNoCoptic"/>
      </w:pPr>
      <w:r w:rsidRPr="00AB1781">
        <w:tab/>
      </w:r>
      <w:r w:rsidR="001F1C8F">
        <w:t>f</w:t>
      </w:r>
      <w:r w:rsidRPr="00AB1781">
        <w:t>or</w:t>
      </w:r>
      <w:r w:rsidR="007A34CD">
        <w:t xml:space="preserve"> I have hoped</w:t>
      </w:r>
      <w:r w:rsidRPr="00AB1781">
        <w:t xml:space="preserve"> in </w:t>
      </w:r>
      <w:r w:rsidR="001040C8">
        <w:t>You</w:t>
      </w:r>
      <w:r w:rsidRPr="00AB1781">
        <w:t>.</w:t>
      </w:r>
    </w:p>
    <w:p w14:paraId="3B15FA7D" w14:textId="12AB3E7E" w:rsidR="00E276C1" w:rsidRPr="00AB1781" w:rsidRDefault="00E276C1" w:rsidP="00E276C1">
      <w:pPr>
        <w:pStyle w:val="EnglishHangNoCoptic"/>
      </w:pPr>
      <w:r w:rsidRPr="00AB1781">
        <w:tab/>
        <w:t xml:space="preserve">Make </w:t>
      </w:r>
      <w:r w:rsidR="007A34CD">
        <w:t>me know</w:t>
      </w:r>
      <w:r w:rsidRPr="00AB1781">
        <w:t>, O Lord,</w:t>
      </w:r>
      <w:r w:rsidR="007A34CD">
        <w:t xml:space="preserve"> the way in which I should walk,</w:t>
      </w:r>
    </w:p>
    <w:p w14:paraId="55375D0F" w14:textId="77777777" w:rsidR="00E276C1" w:rsidRPr="00AB1781" w:rsidRDefault="00E276C1" w:rsidP="00E276C1">
      <w:pPr>
        <w:pStyle w:val="EnglishHangEndNoCoptic"/>
      </w:pPr>
      <w:r w:rsidRPr="00AB1781">
        <w:tab/>
        <w:t xml:space="preserve">for I lift up my soul to </w:t>
      </w:r>
      <w:r w:rsidR="001040C8">
        <w:t>You</w:t>
      </w:r>
      <w:r w:rsidRPr="00AB1781">
        <w:t>.</w:t>
      </w:r>
    </w:p>
    <w:p w14:paraId="47F9E583" w14:textId="0D8C4C1C" w:rsidR="00E276C1" w:rsidRPr="00AB1781" w:rsidRDefault="007A34CD" w:rsidP="00E276C1">
      <w:pPr>
        <w:pStyle w:val="EnglishHangNoCoptic"/>
      </w:pPr>
      <w:r>
        <w:t>9 Deliver me</w:t>
      </w:r>
      <w:r w:rsidR="00E276C1" w:rsidRPr="00AB1781">
        <w:t xml:space="preserve"> from my enemies</w:t>
      </w:r>
      <w:r>
        <w:t>, O Lord,</w:t>
      </w:r>
    </w:p>
    <w:p w14:paraId="58E69CFE" w14:textId="022C1ABB" w:rsidR="00E276C1" w:rsidRPr="00AB1781" w:rsidRDefault="00E276C1" w:rsidP="00E276C1">
      <w:pPr>
        <w:pStyle w:val="EnglishHangEndNoCoptic"/>
      </w:pPr>
      <w:r w:rsidRPr="00AB1781">
        <w:tab/>
      </w:r>
      <w:r w:rsidR="007A34CD">
        <w:t xml:space="preserve">for </w:t>
      </w:r>
      <w:r w:rsidRPr="00AB1781">
        <w:t xml:space="preserve">I </w:t>
      </w:r>
      <w:r w:rsidR="007A34CD">
        <w:t>have fled</w:t>
      </w:r>
      <w:r w:rsidRPr="00AB1781">
        <w:t xml:space="preserve"> </w:t>
      </w:r>
      <w:r w:rsidR="007A34CD">
        <w:t xml:space="preserve">to You </w:t>
      </w:r>
      <w:r w:rsidRPr="00AB1781">
        <w:t>for refuge.</w:t>
      </w:r>
    </w:p>
    <w:p w14:paraId="2221A447" w14:textId="77777777" w:rsidR="00E276C1" w:rsidRPr="00AB1781" w:rsidRDefault="00E276C1" w:rsidP="00E276C1">
      <w:pPr>
        <w:pStyle w:val="EnglishHangNoCoptic"/>
      </w:pPr>
      <w:r w:rsidRPr="00AB1781">
        <w:t xml:space="preserve">10 Teach me to do </w:t>
      </w:r>
      <w:r w:rsidR="00E570CB">
        <w:t>Your</w:t>
      </w:r>
      <w:r w:rsidRPr="00AB1781">
        <w:t xml:space="preserve"> will, for </w:t>
      </w:r>
      <w:r w:rsidR="001040C8">
        <w:t>You</w:t>
      </w:r>
      <w:r w:rsidRPr="00AB1781">
        <w:t xml:space="preserve"> </w:t>
      </w:r>
      <w:r w:rsidR="00E570CB" w:rsidRPr="00AB1781">
        <w:t>are</w:t>
      </w:r>
      <w:r w:rsidRPr="00AB1781">
        <w:t xml:space="preserve"> my God;</w:t>
      </w:r>
    </w:p>
    <w:p w14:paraId="7FA7EFC3" w14:textId="4E8CD2FE" w:rsidR="00E276C1" w:rsidRPr="00AB1781" w:rsidRDefault="00E276C1" w:rsidP="00E276C1">
      <w:pPr>
        <w:pStyle w:val="EnglishHangEndNoCoptic"/>
      </w:pPr>
      <w:r w:rsidRPr="00AB1781">
        <w:tab/>
      </w:r>
      <w:r w:rsidR="00E570CB">
        <w:t>Your</w:t>
      </w:r>
      <w:r w:rsidRPr="00AB1781">
        <w:t xml:space="preserve"> good Spirit will guide me to the land</w:t>
      </w:r>
      <w:r w:rsidR="00CB3E69">
        <w:t xml:space="preserve"> of uprightness</w:t>
      </w:r>
      <w:r w:rsidRPr="00AB1781">
        <w:t>.</w:t>
      </w:r>
    </w:p>
    <w:p w14:paraId="68A5FFFA" w14:textId="2D290AD6" w:rsidR="00E276C1" w:rsidRPr="00AB1781" w:rsidRDefault="00E276C1" w:rsidP="00E276C1">
      <w:pPr>
        <w:pStyle w:val="EnglishHangNoCoptic"/>
      </w:pPr>
      <w:r w:rsidRPr="00AB1781">
        <w:t xml:space="preserve">11 </w:t>
      </w:r>
      <w:r w:rsidR="001040C8">
        <w:t>You</w:t>
      </w:r>
      <w:r w:rsidRPr="00AB1781">
        <w:t xml:space="preserve"> </w:t>
      </w:r>
      <w:r w:rsidR="00556387">
        <w:t>will</w:t>
      </w:r>
      <w:r w:rsidRPr="00AB1781">
        <w:t xml:space="preserve"> </w:t>
      </w:r>
      <w:r w:rsidR="00CB3E69">
        <w:t>revive me, O Lord, for</w:t>
      </w:r>
      <w:r w:rsidRPr="00AB1781">
        <w:t xml:space="preserve"> </w:t>
      </w:r>
      <w:r w:rsidR="00E570CB">
        <w:t>Your</w:t>
      </w:r>
      <w:r w:rsidRPr="00AB1781">
        <w:t xml:space="preserve"> Name</w:t>
      </w:r>
      <w:r w:rsidR="00CB3E69">
        <w:t>’s sake</w:t>
      </w:r>
      <w:r w:rsidRPr="00AB1781">
        <w:t>.</w:t>
      </w:r>
    </w:p>
    <w:p w14:paraId="435A08A4" w14:textId="273FD088" w:rsidR="00E276C1" w:rsidRPr="00AB1781" w:rsidRDefault="00E276C1" w:rsidP="00E276C1">
      <w:pPr>
        <w:pStyle w:val="EnglishHangEndNoCoptic"/>
      </w:pPr>
      <w:r w:rsidRPr="00AB1781">
        <w:tab/>
      </w:r>
      <w:r w:rsidR="001040C8">
        <w:t>You</w:t>
      </w:r>
      <w:r w:rsidRPr="00AB1781">
        <w:t xml:space="preserve"> </w:t>
      </w:r>
      <w:r w:rsidR="00E570CB" w:rsidRPr="00AB1781">
        <w:t>will</w:t>
      </w:r>
      <w:r w:rsidRPr="00AB1781">
        <w:t xml:space="preserve"> bring my soul out of </w:t>
      </w:r>
      <w:r w:rsidR="00CB3E69">
        <w:t>affliction i</w:t>
      </w:r>
      <w:r w:rsidR="00CB3E69" w:rsidRPr="00AB1781">
        <w:t xml:space="preserve">n </w:t>
      </w:r>
      <w:r w:rsidR="00CB3E69">
        <w:t>Your</w:t>
      </w:r>
      <w:r w:rsidR="00CB3E69" w:rsidRPr="00AB1781">
        <w:t xml:space="preserve"> </w:t>
      </w:r>
      <w:r w:rsidR="00CB3E69">
        <w:t>righteousness</w:t>
      </w:r>
      <w:r w:rsidRPr="00AB1781">
        <w:t>.</w:t>
      </w:r>
    </w:p>
    <w:p w14:paraId="700A47DA" w14:textId="35BCBB50" w:rsidR="00E276C1" w:rsidRPr="00AB1781" w:rsidRDefault="00E276C1" w:rsidP="00E276C1">
      <w:pPr>
        <w:pStyle w:val="EnglishHangNoCoptic"/>
      </w:pPr>
      <w:r w:rsidRPr="00AB1781">
        <w:t xml:space="preserve">12 And in </w:t>
      </w:r>
      <w:r w:rsidR="00E570CB">
        <w:t>Your</w:t>
      </w:r>
      <w:r w:rsidRPr="00AB1781">
        <w:t xml:space="preserve"> mercy </w:t>
      </w:r>
      <w:r w:rsidR="001040C8">
        <w:t>You</w:t>
      </w:r>
      <w:r w:rsidRPr="00AB1781">
        <w:t xml:space="preserve"> </w:t>
      </w:r>
      <w:r w:rsidR="00556387">
        <w:t>will</w:t>
      </w:r>
      <w:r w:rsidRPr="00AB1781">
        <w:t xml:space="preserve"> </w:t>
      </w:r>
      <w:r w:rsidR="00CB3E69">
        <w:t>destroy</w:t>
      </w:r>
      <w:r w:rsidRPr="00AB1781">
        <w:t xml:space="preserve"> my enemies,</w:t>
      </w:r>
    </w:p>
    <w:p w14:paraId="557372F3" w14:textId="1BB60F80" w:rsidR="00E276C1" w:rsidRPr="00AB1781" w:rsidRDefault="00E276C1" w:rsidP="00E276C1">
      <w:pPr>
        <w:pStyle w:val="EnglishHangNoCoptic"/>
      </w:pPr>
      <w:r w:rsidRPr="00AB1781">
        <w:tab/>
        <w:t xml:space="preserve">and </w:t>
      </w:r>
      <w:r w:rsidR="00CB3E69">
        <w:t>ruin</w:t>
      </w:r>
      <w:r w:rsidRPr="00AB1781">
        <w:t xml:space="preserve"> all who </w:t>
      </w:r>
      <w:r w:rsidR="002A0A20" w:rsidRPr="00AB1781">
        <w:t>afflict</w:t>
      </w:r>
      <w:r w:rsidRPr="00AB1781">
        <w:t xml:space="preserve"> my soul,</w:t>
      </w:r>
    </w:p>
    <w:p w14:paraId="490DBEC0" w14:textId="28D56BA5" w:rsidR="00E276C1" w:rsidRDefault="00E276C1" w:rsidP="00924D0C">
      <w:pPr>
        <w:pStyle w:val="EnglishHangEndNoCoptic"/>
      </w:pPr>
      <w:r w:rsidRPr="00AB1781">
        <w:tab/>
        <w:t xml:space="preserve">for I am </w:t>
      </w:r>
      <w:r w:rsidR="00E570CB">
        <w:t>Your</w:t>
      </w:r>
      <w:r w:rsidRPr="00AB1781">
        <w:t xml:space="preserve"> s</w:t>
      </w:r>
      <w:r w:rsidR="00CB3E69">
        <w:t>ervant</w:t>
      </w:r>
      <w:r w:rsidRPr="00AB1781">
        <w:t>.</w:t>
      </w:r>
    </w:p>
    <w:p w14:paraId="72941FE1" w14:textId="533269D1" w:rsidR="00F35AEA" w:rsidRDefault="00F35AEA" w:rsidP="00F35AEA">
      <w:pPr>
        <w:pStyle w:val="Rubric"/>
      </w:pPr>
      <w:r>
        <w:t xml:space="preserve">Alleluia. </w:t>
      </w:r>
      <w:r>
        <w:fldChar w:fldCharType="begin"/>
      </w:r>
      <w:r>
        <w:instrText xml:space="preserve"> REF _Ref448061221 \h </w:instrText>
      </w:r>
      <w:r>
        <w:fldChar w:fldCharType="separate"/>
      </w:r>
      <w:r w:rsidR="000C7DE2">
        <w:t>The Psalms of Prime</w:t>
      </w:r>
      <w:r>
        <w:fldChar w:fldCharType="end"/>
      </w:r>
      <w:r>
        <w:t xml:space="preserve"> are concluded.</w:t>
      </w:r>
    </w:p>
    <w:p w14:paraId="2E8B75F5" w14:textId="3739069B" w:rsidR="00924D0C" w:rsidRDefault="00924D0C" w:rsidP="00924D0C">
      <w:pPr>
        <w:pStyle w:val="Rubric"/>
      </w:pPr>
      <w:r>
        <w:t>Glory…</w:t>
      </w:r>
    </w:p>
    <w:p w14:paraId="43196394" w14:textId="2C04FF91" w:rsidR="0044639B" w:rsidRPr="00AB1781" w:rsidRDefault="0044639B" w:rsidP="00BF0205">
      <w:pPr>
        <w:pStyle w:val="Heading3"/>
      </w:pPr>
      <w:bookmarkStart w:id="326" w:name="_Ref435438665"/>
      <w:r w:rsidRPr="00AB1781">
        <w:lastRenderedPageBreak/>
        <w:t>K</w:t>
      </w:r>
      <w:r>
        <w:t>athisma 20</w:t>
      </w:r>
      <w:bookmarkEnd w:id="326"/>
    </w:p>
    <w:p w14:paraId="2F5BA9DC" w14:textId="2460784A" w:rsidR="00E276C1" w:rsidRPr="002A0A20" w:rsidRDefault="002A0A20" w:rsidP="00BF0205">
      <w:pPr>
        <w:pStyle w:val="Heading4"/>
      </w:pPr>
      <w:r>
        <w:t>Psalm</w:t>
      </w:r>
      <w:r w:rsidR="00E276C1" w:rsidRPr="00AB1781">
        <w:t xml:space="preserve"> 143</w:t>
      </w:r>
      <w:r>
        <w:t xml:space="preserve">: </w:t>
      </w:r>
      <w:r w:rsidR="00BB3B58">
        <w:t>“</w:t>
      </w:r>
      <w:r>
        <w:t>Blessed be the Lord my God, who trains my hands for</w:t>
      </w:r>
      <w:r w:rsidR="00BB3B58">
        <w:t xml:space="preserve"> battle</w:t>
      </w:r>
    </w:p>
    <w:p w14:paraId="6A903C27"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New Song of Praise to God Who Gives Victory to Kings</w:t>
      </w:r>
    </w:p>
    <w:p w14:paraId="3A609F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not Affluence is our Happiness</w:t>
      </w:r>
    </w:p>
    <w:p w14:paraId="27C84B1C" w14:textId="1B136DB2" w:rsidR="00E276C1" w:rsidRPr="00AB1781" w:rsidRDefault="00377DA6" w:rsidP="002A0A20">
      <w:pPr>
        <w:pStyle w:val="Rubric"/>
      </w:pPr>
      <w:r>
        <w:t xml:space="preserve">1 (By David; concerning </w:t>
      </w:r>
      <w:r w:rsidR="00E276C1" w:rsidRPr="00AB1781">
        <w:t>Goliath)</w:t>
      </w:r>
    </w:p>
    <w:p w14:paraId="49F63402" w14:textId="77777777" w:rsidR="00E276C1" w:rsidRPr="00AB1781" w:rsidRDefault="00E276C1" w:rsidP="002A0A20">
      <w:pPr>
        <w:pStyle w:val="EnglishHangNoCoptic"/>
      </w:pPr>
      <w:r w:rsidRPr="00AB1781">
        <w:t>Blessed be the Lord my God,</w:t>
      </w:r>
    </w:p>
    <w:p w14:paraId="05360B78" w14:textId="4DEFC0D7" w:rsidR="00E276C1" w:rsidRPr="00AB1781" w:rsidRDefault="00E276C1" w:rsidP="002A0A20">
      <w:pPr>
        <w:pStyle w:val="EnglishHangNoCoptic"/>
      </w:pPr>
      <w:r w:rsidRPr="00AB1781">
        <w:tab/>
        <w:t xml:space="preserve">Who trains my hands for </w:t>
      </w:r>
      <w:r w:rsidR="00377DA6">
        <w:t>battle,</w:t>
      </w:r>
    </w:p>
    <w:p w14:paraId="0562ACCD" w14:textId="4434A02D" w:rsidR="00E276C1" w:rsidRPr="00AB1781" w:rsidRDefault="00E276C1" w:rsidP="002A0A20">
      <w:pPr>
        <w:pStyle w:val="EnglishHangEndNoCoptic"/>
      </w:pPr>
      <w:r w:rsidRPr="00AB1781">
        <w:tab/>
        <w:t xml:space="preserve">and my fingers for </w:t>
      </w:r>
      <w:r w:rsidR="00377DA6">
        <w:t>war;</w:t>
      </w:r>
    </w:p>
    <w:p w14:paraId="358BDC69" w14:textId="77777777" w:rsidR="00E276C1" w:rsidRPr="00AB1781" w:rsidRDefault="00E276C1" w:rsidP="002A0A20">
      <w:pPr>
        <w:pStyle w:val="EnglishHangNoCoptic"/>
      </w:pPr>
      <w:r w:rsidRPr="00AB1781">
        <w:t>2 my mercy and my refuge,</w:t>
      </w:r>
    </w:p>
    <w:p w14:paraId="51937ADD" w14:textId="14698EB0" w:rsidR="00E276C1" w:rsidRPr="00AB1781" w:rsidRDefault="00E276C1" w:rsidP="002A0A20">
      <w:pPr>
        <w:pStyle w:val="EnglishHangNoCoptic"/>
      </w:pPr>
      <w:r w:rsidRPr="00AB1781">
        <w:tab/>
        <w:t>my support</w:t>
      </w:r>
      <w:r w:rsidR="00377DA6">
        <w:t>er</w:t>
      </w:r>
      <w:r w:rsidRPr="00AB1781">
        <w:t xml:space="preserve"> and my deliverer,</w:t>
      </w:r>
    </w:p>
    <w:p w14:paraId="21DD5E82" w14:textId="09939C40" w:rsidR="00E276C1" w:rsidRPr="00AB1781" w:rsidRDefault="00377DA6" w:rsidP="002A0A20">
      <w:pPr>
        <w:pStyle w:val="EnglishHangNoCoptic"/>
      </w:pPr>
      <w:r>
        <w:tab/>
        <w:t>my protector,</w:t>
      </w:r>
      <w:r w:rsidR="00863A26">
        <w:t xml:space="preserve"> in W</w:t>
      </w:r>
      <w:r w:rsidR="00E276C1" w:rsidRPr="00AB1781">
        <w:t xml:space="preserve">hom I </w:t>
      </w:r>
      <w:r>
        <w:t>hope</w:t>
      </w:r>
      <w:r w:rsidR="00E276C1" w:rsidRPr="00AB1781">
        <w:t>,</w:t>
      </w:r>
    </w:p>
    <w:p w14:paraId="447F5C1F" w14:textId="77777777" w:rsidR="00E276C1" w:rsidRPr="00AB1781" w:rsidRDefault="00E276C1" w:rsidP="002A0A20">
      <w:pPr>
        <w:pStyle w:val="EnglishHangEndNoCoptic"/>
      </w:pPr>
      <w:r w:rsidRPr="00AB1781">
        <w:tab/>
        <w:t>Who subdues my people under me.</w:t>
      </w:r>
    </w:p>
    <w:p w14:paraId="64FDE242" w14:textId="4DB89EA3" w:rsidR="00E276C1" w:rsidRPr="00AB1781" w:rsidRDefault="00E276C1" w:rsidP="002A0A20">
      <w:pPr>
        <w:pStyle w:val="EnglishHangNoCoptic"/>
      </w:pPr>
      <w:r w:rsidRPr="00AB1781">
        <w:t xml:space="preserve">3 </w:t>
      </w:r>
      <w:r w:rsidR="00377DA6">
        <w:t xml:space="preserve">O </w:t>
      </w:r>
      <w:r w:rsidRPr="00AB1781">
        <w:t>Lord, what is man</w:t>
      </w:r>
    </w:p>
    <w:p w14:paraId="7ADDE560" w14:textId="0BDE497D" w:rsidR="00E276C1" w:rsidRPr="00AB1781" w:rsidRDefault="00E276C1" w:rsidP="002A0A20">
      <w:pPr>
        <w:pStyle w:val="EnglishHangNoCoptic"/>
      </w:pPr>
      <w:r w:rsidRPr="00AB1781">
        <w:tab/>
        <w:t xml:space="preserve">that </w:t>
      </w:r>
      <w:r w:rsidR="001040C8">
        <w:t>You</w:t>
      </w:r>
      <w:r w:rsidRPr="00AB1781">
        <w:t xml:space="preserve"> </w:t>
      </w:r>
      <w:r w:rsidR="00377DA6">
        <w:t>are made</w:t>
      </w:r>
      <w:r w:rsidRPr="00AB1781">
        <w:t xml:space="preserve"> known to him,</w:t>
      </w:r>
    </w:p>
    <w:p w14:paraId="2DB58731" w14:textId="77777777" w:rsidR="00E276C1" w:rsidRPr="00AB1781" w:rsidRDefault="00E276C1" w:rsidP="002A0A20">
      <w:pPr>
        <w:pStyle w:val="EnglishHangNoCoptic"/>
      </w:pPr>
      <w:r w:rsidRPr="00AB1781">
        <w:tab/>
        <w:t>or the son of man</w:t>
      </w:r>
    </w:p>
    <w:p w14:paraId="28102B42" w14:textId="77777777" w:rsidR="00E276C1" w:rsidRPr="00AB1781" w:rsidRDefault="00E276C1" w:rsidP="002A0A20">
      <w:pPr>
        <w:pStyle w:val="EnglishHangEndNoCoptic"/>
      </w:pPr>
      <w:r w:rsidRPr="00AB1781">
        <w:tab/>
        <w:t xml:space="preserve">that </w:t>
      </w:r>
      <w:r w:rsidR="001040C8">
        <w:t>You</w:t>
      </w:r>
      <w:r w:rsidRPr="00AB1781">
        <w:t xml:space="preserve"> </w:t>
      </w:r>
      <w:r w:rsidR="00E570CB">
        <w:t>think</w:t>
      </w:r>
      <w:r w:rsidRPr="00AB1781">
        <w:t xml:space="preserve"> of him?</w:t>
      </w:r>
    </w:p>
    <w:p w14:paraId="0F584F42" w14:textId="77777777" w:rsidR="00E276C1" w:rsidRPr="00AB1781" w:rsidRDefault="00E276C1" w:rsidP="002A0A20">
      <w:pPr>
        <w:pStyle w:val="EnglishHangNoCoptic"/>
      </w:pPr>
      <w:r w:rsidRPr="00AB1781">
        <w:t>4 Man has become like vanity;</w:t>
      </w:r>
    </w:p>
    <w:p w14:paraId="49E54701" w14:textId="77777777" w:rsidR="00E276C1" w:rsidRPr="00AB1781" w:rsidRDefault="00E276C1" w:rsidP="002A0A20">
      <w:pPr>
        <w:pStyle w:val="EnglishHangEndNoCoptic"/>
      </w:pPr>
      <w:r w:rsidRPr="00AB1781">
        <w:tab/>
        <w:t>his days are like a passing shadow.</w:t>
      </w:r>
    </w:p>
    <w:p w14:paraId="7BE1DBC2" w14:textId="3665F6F2" w:rsidR="00E276C1" w:rsidRPr="00AB1781" w:rsidRDefault="00E276C1" w:rsidP="002A0A20">
      <w:pPr>
        <w:pStyle w:val="EnglishHangNoCoptic"/>
      </w:pPr>
      <w:r w:rsidRPr="00AB1781">
        <w:t>5 O Lord, bow the heavens</w:t>
      </w:r>
      <w:r w:rsidR="00377DA6">
        <w:t>,</w:t>
      </w:r>
      <w:r w:rsidRPr="00AB1781">
        <w:t xml:space="preserve"> and come down;</w:t>
      </w:r>
    </w:p>
    <w:p w14:paraId="22B89EFC" w14:textId="538BF8D6" w:rsidR="00E276C1" w:rsidRPr="00AB1781" w:rsidRDefault="00E276C1" w:rsidP="002A0A20">
      <w:pPr>
        <w:pStyle w:val="EnglishHangEndNoCoptic"/>
      </w:pPr>
      <w:r w:rsidRPr="00AB1781">
        <w:tab/>
        <w:t>touch the mountains</w:t>
      </w:r>
      <w:r w:rsidR="00377DA6">
        <w:t>,</w:t>
      </w:r>
      <w:r w:rsidRPr="00AB1781">
        <w:t xml:space="preserve"> and they will smoke.</w:t>
      </w:r>
    </w:p>
    <w:p w14:paraId="1FB7E69E" w14:textId="5F2137E1" w:rsidR="00E276C1" w:rsidRPr="00AB1781" w:rsidRDefault="00E276C1" w:rsidP="002A0A20">
      <w:pPr>
        <w:pStyle w:val="EnglishHangNoCoptic"/>
      </w:pPr>
      <w:r w:rsidRPr="00AB1781">
        <w:t>6 Flash lightning</w:t>
      </w:r>
      <w:r w:rsidR="00377DA6">
        <w:t>,</w:t>
      </w:r>
      <w:r w:rsidRPr="00AB1781">
        <w:t xml:space="preserve"> and </w:t>
      </w:r>
      <w:r w:rsidR="001040C8">
        <w:t>You</w:t>
      </w:r>
      <w:r w:rsidRPr="00AB1781">
        <w:t xml:space="preserve"> </w:t>
      </w:r>
      <w:r w:rsidR="00556387">
        <w:t>will</w:t>
      </w:r>
      <w:r w:rsidRPr="00AB1781">
        <w:t xml:space="preserve"> scatter them;</w:t>
      </w:r>
    </w:p>
    <w:p w14:paraId="6D16F04C" w14:textId="2231E06D" w:rsidR="00E276C1" w:rsidRPr="00AB1781" w:rsidRDefault="00E276C1" w:rsidP="002A0A20">
      <w:pPr>
        <w:pStyle w:val="EnglishHangEndNoCoptic"/>
      </w:pPr>
      <w:r w:rsidRPr="00AB1781">
        <w:tab/>
        <w:t xml:space="preserve">shoot </w:t>
      </w:r>
      <w:r w:rsidR="00E570CB">
        <w:t>Your</w:t>
      </w:r>
      <w:r w:rsidRPr="00AB1781">
        <w:t xml:space="preserve"> arrows</w:t>
      </w:r>
      <w:r w:rsidR="00377DA6">
        <w:t>,</w:t>
      </w:r>
      <w:r w:rsidRPr="00AB1781">
        <w:t xml:space="preserve"> and </w:t>
      </w:r>
      <w:r w:rsidR="001040C8">
        <w:t>You</w:t>
      </w:r>
      <w:r w:rsidRPr="00AB1781">
        <w:t xml:space="preserve"> </w:t>
      </w:r>
      <w:r w:rsidR="00556387">
        <w:t>will</w:t>
      </w:r>
      <w:r w:rsidRPr="00AB1781">
        <w:t xml:space="preserve"> confound them.</w:t>
      </w:r>
    </w:p>
    <w:p w14:paraId="240D7697" w14:textId="77777777" w:rsidR="00E276C1" w:rsidRPr="00AB1781" w:rsidRDefault="00E276C1" w:rsidP="002A0A20">
      <w:pPr>
        <w:pStyle w:val="EnglishHangNoCoptic"/>
      </w:pPr>
      <w:r w:rsidRPr="00AB1781">
        <w:t xml:space="preserve">7 Send out </w:t>
      </w:r>
      <w:r w:rsidR="00E570CB">
        <w:t>Your</w:t>
      </w:r>
      <w:r w:rsidRPr="00AB1781">
        <w:t xml:space="preserve"> hand from on high;</w:t>
      </w:r>
    </w:p>
    <w:p w14:paraId="338B56BF" w14:textId="6327BE8F" w:rsidR="00E276C1" w:rsidRPr="00AB1781" w:rsidRDefault="00E276C1" w:rsidP="002A0A20">
      <w:pPr>
        <w:pStyle w:val="EnglishHangNoCoptic"/>
      </w:pPr>
      <w:r w:rsidRPr="00AB1781">
        <w:tab/>
      </w:r>
      <w:r w:rsidR="00377DA6">
        <w:t>deliver</w:t>
      </w:r>
      <w:r w:rsidRPr="00AB1781">
        <w:t xml:space="preserve"> me and </w:t>
      </w:r>
      <w:r w:rsidR="00377DA6">
        <w:t>save</w:t>
      </w:r>
      <w:r w:rsidRPr="00AB1781">
        <w:t xml:space="preserve"> me from many waters,</w:t>
      </w:r>
    </w:p>
    <w:p w14:paraId="038BB9B4" w14:textId="40078C1D" w:rsidR="00E276C1" w:rsidRPr="00AB1781" w:rsidRDefault="00E276C1" w:rsidP="002A0A20">
      <w:pPr>
        <w:pStyle w:val="EnglishHangEndNoCoptic"/>
      </w:pPr>
      <w:r w:rsidRPr="00AB1781">
        <w:tab/>
        <w:t xml:space="preserve">from the hand of </w:t>
      </w:r>
      <w:r w:rsidR="00377DA6">
        <w:t>sons of foreigners</w:t>
      </w:r>
      <w:r w:rsidRPr="00AB1781">
        <w:t>,</w:t>
      </w:r>
    </w:p>
    <w:p w14:paraId="225FD97A" w14:textId="7A85441E" w:rsidR="00E276C1" w:rsidRPr="00AB1781" w:rsidRDefault="00E276C1" w:rsidP="002A0A20">
      <w:pPr>
        <w:pStyle w:val="EnglishHangNoCoptic"/>
      </w:pPr>
      <w:r w:rsidRPr="00AB1781">
        <w:t xml:space="preserve">8 whose mouths </w:t>
      </w:r>
      <w:r w:rsidR="00377DA6">
        <w:t>speak</w:t>
      </w:r>
      <w:r w:rsidRPr="00AB1781">
        <w:t xml:space="preserve"> vanity,</w:t>
      </w:r>
    </w:p>
    <w:p w14:paraId="5226E1CE" w14:textId="5A6C8FE0" w:rsidR="00E276C1" w:rsidRPr="00AB1781" w:rsidRDefault="00E276C1" w:rsidP="002A0A20">
      <w:pPr>
        <w:pStyle w:val="EnglishHangEndNoCoptic"/>
      </w:pPr>
      <w:r w:rsidRPr="00AB1781">
        <w:tab/>
        <w:t xml:space="preserve">and whose right hand is </w:t>
      </w:r>
      <w:r w:rsidR="00377DA6">
        <w:t>the right hand of wrongdoing</w:t>
      </w:r>
      <w:r w:rsidRPr="00AB1781">
        <w:t>.</w:t>
      </w:r>
      <w:r w:rsidRPr="00AB1781">
        <w:rPr>
          <w:rStyle w:val="FootnoteReference"/>
        </w:rPr>
        <w:footnoteReference w:id="838"/>
      </w:r>
    </w:p>
    <w:p w14:paraId="38B1766D" w14:textId="4A741266" w:rsidR="00E276C1" w:rsidRPr="00AB1781" w:rsidRDefault="00E276C1" w:rsidP="002A0A20">
      <w:pPr>
        <w:pStyle w:val="EnglishHangNoCoptic"/>
      </w:pPr>
      <w:r w:rsidRPr="00AB1781">
        <w:t>9 O God, I will sing a new song</w:t>
      </w:r>
      <w:r w:rsidR="00377DA6">
        <w:t xml:space="preserve"> to You</w:t>
      </w:r>
      <w:r w:rsidRPr="00AB1781">
        <w:t>;</w:t>
      </w:r>
    </w:p>
    <w:p w14:paraId="0B18FE3B" w14:textId="75F4B328" w:rsidR="00E276C1" w:rsidRPr="00AB1781" w:rsidRDefault="00E276C1" w:rsidP="002A0A20">
      <w:pPr>
        <w:pStyle w:val="EnglishHangEndNoCoptic"/>
      </w:pPr>
      <w:r w:rsidRPr="00AB1781">
        <w:tab/>
      </w:r>
      <w:r w:rsidR="00377DA6" w:rsidRPr="00AB1781">
        <w:t xml:space="preserve">I will </w:t>
      </w:r>
      <w:r w:rsidR="00377DA6">
        <w:t>make music</w:t>
      </w:r>
      <w:r w:rsidR="00377DA6" w:rsidRPr="00AB1781">
        <w:t xml:space="preserve"> to </w:t>
      </w:r>
      <w:r w:rsidR="00377DA6">
        <w:t>You</w:t>
      </w:r>
      <w:r w:rsidR="00377DA6" w:rsidRPr="00AB1781">
        <w:t xml:space="preserve"> </w:t>
      </w:r>
      <w:r w:rsidRPr="00AB1781">
        <w:t>on a ten-stringed harp</w:t>
      </w:r>
      <w:r w:rsidR="00377DA6">
        <w:t>,</w:t>
      </w:r>
    </w:p>
    <w:p w14:paraId="58DDCD9C" w14:textId="1698408F" w:rsidR="00E276C1" w:rsidRPr="00AB1781" w:rsidRDefault="00E276C1" w:rsidP="002A0A20">
      <w:pPr>
        <w:pStyle w:val="EnglishHangNoCoptic"/>
      </w:pPr>
      <w:r w:rsidRPr="00AB1781">
        <w:t xml:space="preserve">10 </w:t>
      </w:r>
      <w:r w:rsidR="00377DA6">
        <w:t>to you, Who</w:t>
      </w:r>
      <w:r w:rsidRPr="00AB1781">
        <w:t xml:space="preserve"> </w:t>
      </w:r>
      <w:r w:rsidR="00E570CB" w:rsidRPr="00AB1781">
        <w:t>gives</w:t>
      </w:r>
      <w:r w:rsidRPr="00AB1781">
        <w:t xml:space="preserve"> salvation to kings,</w:t>
      </w:r>
    </w:p>
    <w:p w14:paraId="5025D202" w14:textId="3A8CD413" w:rsidR="00E276C1" w:rsidRPr="00AB1781" w:rsidRDefault="00377DA6" w:rsidP="002A0A20">
      <w:pPr>
        <w:pStyle w:val="EnglishHangEndNoCoptic"/>
      </w:pPr>
      <w:r>
        <w:tab/>
        <w:t>Who</w:t>
      </w:r>
      <w:r w:rsidR="00E276C1" w:rsidRPr="00AB1781">
        <w:t xml:space="preserve"> redeem</w:t>
      </w:r>
      <w:r>
        <w:t>s His servant</w:t>
      </w:r>
      <w:r w:rsidR="00E276C1" w:rsidRPr="00AB1781">
        <w:t xml:space="preserve"> David from the evil sword.</w:t>
      </w:r>
      <w:r w:rsidR="00E276C1" w:rsidRPr="00AB1781">
        <w:rPr>
          <w:rStyle w:val="FootnoteReference"/>
        </w:rPr>
        <w:footnoteReference w:id="839"/>
      </w:r>
    </w:p>
    <w:p w14:paraId="55F665A0" w14:textId="013454FA" w:rsidR="00E276C1" w:rsidRPr="00AB1781" w:rsidRDefault="00E276C1" w:rsidP="002A0A20">
      <w:pPr>
        <w:pStyle w:val="EnglishHangNoCoptic"/>
      </w:pPr>
      <w:r w:rsidRPr="00AB1781">
        <w:lastRenderedPageBreak/>
        <w:t xml:space="preserve">11 </w:t>
      </w:r>
      <w:r w:rsidR="00377DA6">
        <w:t>Deliver</w:t>
      </w:r>
      <w:r w:rsidRPr="00AB1781">
        <w:t xml:space="preserve"> me and </w:t>
      </w:r>
      <w:r w:rsidR="00377DA6">
        <w:t>save</w:t>
      </w:r>
      <w:r w:rsidRPr="00AB1781">
        <w:t xml:space="preserve"> me</w:t>
      </w:r>
    </w:p>
    <w:p w14:paraId="68A58F3A" w14:textId="25C17859" w:rsidR="00E276C1" w:rsidRPr="00AB1781" w:rsidRDefault="00E276C1" w:rsidP="002A0A20">
      <w:pPr>
        <w:pStyle w:val="EnglishHangNoCoptic"/>
      </w:pPr>
      <w:r w:rsidRPr="00AB1781">
        <w:tab/>
        <w:t xml:space="preserve">from the hand of </w:t>
      </w:r>
      <w:r w:rsidR="00377DA6">
        <w:t>the sons of foreigners</w:t>
      </w:r>
      <w:r w:rsidRPr="00AB1781">
        <w:t>,</w:t>
      </w:r>
      <w:r w:rsidRPr="00AB1781">
        <w:rPr>
          <w:rStyle w:val="FootnoteReference"/>
        </w:rPr>
        <w:footnoteReference w:id="840"/>
      </w:r>
    </w:p>
    <w:p w14:paraId="327497B0" w14:textId="2DDBA125" w:rsidR="00E276C1" w:rsidRPr="00AB1781" w:rsidRDefault="00E276C1" w:rsidP="002A0A20">
      <w:pPr>
        <w:pStyle w:val="EnglishHangNoCoptic"/>
      </w:pPr>
      <w:r w:rsidRPr="00AB1781">
        <w:tab/>
        <w:t xml:space="preserve">whose mouths </w:t>
      </w:r>
      <w:r w:rsidR="00377DA6">
        <w:t>speak</w:t>
      </w:r>
      <w:r w:rsidRPr="00AB1781">
        <w:t xml:space="preserve"> vanity</w:t>
      </w:r>
      <w:r w:rsidR="00377DA6">
        <w:t>,</w:t>
      </w:r>
    </w:p>
    <w:p w14:paraId="3DEBF8D4" w14:textId="574590EE" w:rsidR="00E276C1" w:rsidRPr="00AB1781" w:rsidRDefault="00E276C1" w:rsidP="002A0A20">
      <w:pPr>
        <w:pStyle w:val="EnglishHangEndNoCoptic"/>
      </w:pPr>
      <w:r w:rsidRPr="00AB1781">
        <w:tab/>
        <w:t xml:space="preserve">and whose right hand is </w:t>
      </w:r>
      <w:r w:rsidR="00377DA6">
        <w:t>the right hand of wrongdoing,</w:t>
      </w:r>
    </w:p>
    <w:p w14:paraId="20B5B835" w14:textId="1B69CEBB" w:rsidR="00E276C1" w:rsidRPr="00AB1781" w:rsidRDefault="00E276C1" w:rsidP="002A0A20">
      <w:pPr>
        <w:pStyle w:val="EnglishHangNoCoptic"/>
      </w:pPr>
      <w:r w:rsidRPr="00AB1781">
        <w:t xml:space="preserve">12 whose sons are like </w:t>
      </w:r>
      <w:r w:rsidR="00377DA6">
        <w:t xml:space="preserve">new </w:t>
      </w:r>
      <w:r w:rsidRPr="00AB1781">
        <w:t>plants</w:t>
      </w:r>
    </w:p>
    <w:p w14:paraId="76687EE6" w14:textId="2646862E" w:rsidR="00E276C1" w:rsidRPr="00AB1781" w:rsidRDefault="00E276C1" w:rsidP="002A0A20">
      <w:pPr>
        <w:pStyle w:val="EnglishHangNoCoptic"/>
      </w:pPr>
      <w:r w:rsidRPr="00AB1781">
        <w:tab/>
      </w:r>
      <w:r w:rsidR="00377DA6">
        <w:t>Matured in their youth</w:t>
      </w:r>
      <w:r w:rsidR="004E3199">
        <w:t>;</w:t>
      </w:r>
    </w:p>
    <w:p w14:paraId="21D93FDB" w14:textId="06709B54" w:rsidR="00E276C1" w:rsidRPr="00AB1781" w:rsidRDefault="00E276C1" w:rsidP="002A0A20">
      <w:pPr>
        <w:pStyle w:val="EnglishHangNoCoptic"/>
      </w:pPr>
      <w:r w:rsidRPr="00AB1781">
        <w:tab/>
        <w:t xml:space="preserve">their daughters </w:t>
      </w:r>
      <w:r w:rsidR="004E3199">
        <w:t>have been beautified,</w:t>
      </w:r>
    </w:p>
    <w:p w14:paraId="2673899B" w14:textId="6AB482FA" w:rsidR="00E276C1" w:rsidRPr="00AB1781" w:rsidRDefault="00E276C1" w:rsidP="002A0A20">
      <w:pPr>
        <w:pStyle w:val="EnglishHangEndNoCoptic"/>
      </w:pPr>
      <w:r w:rsidRPr="00AB1781">
        <w:tab/>
      </w:r>
      <w:r w:rsidR="004E3199">
        <w:t xml:space="preserve">adorned </w:t>
      </w:r>
      <w:r w:rsidRPr="00AB1781">
        <w:t>like a temple;</w:t>
      </w:r>
    </w:p>
    <w:p w14:paraId="3972B901" w14:textId="0FBEAE9C" w:rsidR="00E276C1" w:rsidRPr="00AB1781" w:rsidRDefault="00E276C1" w:rsidP="002A0A20">
      <w:pPr>
        <w:pStyle w:val="EnglishHangNoCoptic"/>
      </w:pPr>
      <w:r w:rsidRPr="00AB1781">
        <w:t xml:space="preserve">13 their </w:t>
      </w:r>
      <w:r w:rsidR="004E3199">
        <w:t>storehouses</w:t>
      </w:r>
      <w:r w:rsidRPr="00AB1781">
        <w:t xml:space="preserve"> full</w:t>
      </w:r>
      <w:r w:rsidR="004E3199">
        <w:t>,</w:t>
      </w:r>
    </w:p>
    <w:p w14:paraId="01302FF6" w14:textId="6DE50336" w:rsidR="00E276C1" w:rsidRPr="00AB1781" w:rsidRDefault="00E276C1" w:rsidP="002A0A20">
      <w:pPr>
        <w:pStyle w:val="EnglishHangNoCoptic"/>
      </w:pPr>
      <w:r w:rsidRPr="00AB1781">
        <w:tab/>
      </w:r>
      <w:r w:rsidR="004E3199">
        <w:t>Bursting on all sides</w:t>
      </w:r>
      <w:r w:rsidRPr="00AB1781">
        <w:t>;</w:t>
      </w:r>
    </w:p>
    <w:p w14:paraId="30ACA69E" w14:textId="2AE96CF5" w:rsidR="00E276C1" w:rsidRPr="00AB1781" w:rsidRDefault="00E276C1" w:rsidP="002A0A20">
      <w:pPr>
        <w:pStyle w:val="EnglishHangNoCoptic"/>
      </w:pPr>
      <w:r w:rsidRPr="00AB1781">
        <w:tab/>
        <w:t xml:space="preserve">their </w:t>
      </w:r>
      <w:r w:rsidR="004E3199">
        <w:t>sheep</w:t>
      </w:r>
      <w:r w:rsidRPr="00AB1781">
        <w:t xml:space="preserve"> prolific,</w:t>
      </w:r>
    </w:p>
    <w:p w14:paraId="6A80C25B" w14:textId="6019D661" w:rsidR="00E276C1" w:rsidRPr="00AB1781" w:rsidRDefault="00E276C1" w:rsidP="002A0A20">
      <w:pPr>
        <w:pStyle w:val="EnglishHangEndNoCoptic"/>
      </w:pPr>
      <w:r w:rsidRPr="00AB1781">
        <w:tab/>
      </w:r>
      <w:r w:rsidR="004E3199">
        <w:t>multiplying in their streets;</w:t>
      </w:r>
    </w:p>
    <w:p w14:paraId="68AD02EC" w14:textId="77777777" w:rsidR="00E276C1" w:rsidRPr="00AB1781" w:rsidRDefault="00E276C1" w:rsidP="002A0A20">
      <w:pPr>
        <w:pStyle w:val="EnglishHangNoCoptic"/>
      </w:pPr>
      <w:r w:rsidRPr="00AB1781">
        <w:t>14 Their cattle are fat.</w:t>
      </w:r>
    </w:p>
    <w:p w14:paraId="5056026E" w14:textId="5800C687" w:rsidR="00E276C1" w:rsidRPr="00AB1781" w:rsidRDefault="00E276C1" w:rsidP="002A0A20">
      <w:pPr>
        <w:pStyle w:val="EnglishHangNoCoptic"/>
      </w:pPr>
      <w:r w:rsidRPr="00AB1781">
        <w:tab/>
        <w:t xml:space="preserve">There is no fallen-down fence, no </w:t>
      </w:r>
      <w:r w:rsidR="004E3199">
        <w:t>gap</w:t>
      </w:r>
      <w:r w:rsidRPr="00AB1781">
        <w:t>,</w:t>
      </w:r>
    </w:p>
    <w:p w14:paraId="0EA828FB" w14:textId="77777777" w:rsidR="00E276C1" w:rsidRPr="00AB1781" w:rsidRDefault="00E276C1" w:rsidP="004E3199">
      <w:pPr>
        <w:pStyle w:val="EnglishHangEndNoCoptic"/>
      </w:pPr>
      <w:r w:rsidRPr="00AB1781">
        <w:tab/>
        <w:t>no wailing in their streets.</w:t>
      </w:r>
    </w:p>
    <w:p w14:paraId="6438D1B0" w14:textId="46563B22" w:rsidR="00E276C1" w:rsidRPr="00AB1781" w:rsidRDefault="004E3199" w:rsidP="002A0A20">
      <w:pPr>
        <w:pStyle w:val="EnglishHangNoCoptic"/>
      </w:pPr>
      <w:r>
        <w:t xml:space="preserve">15 </w:t>
      </w:r>
      <w:r w:rsidR="00E276C1" w:rsidRPr="00AB1781">
        <w:t xml:space="preserve">They call </w:t>
      </w:r>
      <w:r>
        <w:t xml:space="preserve">blessed the </w:t>
      </w:r>
      <w:r w:rsidR="00E276C1" w:rsidRPr="00AB1781">
        <w:t>people who have these things!</w:t>
      </w:r>
    </w:p>
    <w:p w14:paraId="72D14917" w14:textId="44FB4C01" w:rsidR="00E276C1" w:rsidRPr="002A0A20" w:rsidRDefault="00E276C1" w:rsidP="002A0A20">
      <w:pPr>
        <w:pStyle w:val="EnglishHangEndNoCoptic"/>
      </w:pPr>
      <w:r w:rsidRPr="00AB1781">
        <w:tab/>
      </w:r>
      <w:r w:rsidR="004E3199">
        <w:t>[But rather] b</w:t>
      </w:r>
      <w:r w:rsidRPr="00AB1781">
        <w:t>lessed is the people whose God is the Lord.</w:t>
      </w:r>
    </w:p>
    <w:p w14:paraId="61EDF6BB" w14:textId="7B1A57E1" w:rsidR="00E276C1" w:rsidRPr="002A0A20" w:rsidRDefault="002A0A20" w:rsidP="00BF0205">
      <w:pPr>
        <w:pStyle w:val="Heading4"/>
      </w:pPr>
      <w:r>
        <w:t>Psalm</w:t>
      </w:r>
      <w:r w:rsidR="00E276C1" w:rsidRPr="00AB1781">
        <w:t xml:space="preserve"> 144</w:t>
      </w:r>
      <w:r>
        <w:t xml:space="preserve">: </w:t>
      </w:r>
      <w:r w:rsidR="00BB3B58">
        <w:t>“</w:t>
      </w:r>
      <w:r>
        <w:t xml:space="preserve">I will </w:t>
      </w:r>
      <w:r w:rsidR="00BB3B58">
        <w:t>exalt</w:t>
      </w:r>
      <w:r>
        <w:t xml:space="preserve"> </w:t>
      </w:r>
      <w:r w:rsidR="001040C8">
        <w:t>You</w:t>
      </w:r>
      <w:r>
        <w:t xml:space="preserve"> on high, my God and my Kin</w:t>
      </w:r>
      <w:r w:rsidR="00BB3B58">
        <w:t>g”</w:t>
      </w:r>
    </w:p>
    <w:p w14:paraId="011F5C0C"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Praise of the King Messiah and His Glorious Kingdom</w:t>
      </w:r>
    </w:p>
    <w:p w14:paraId="2B1AF25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keeps all who Love Him</w:t>
      </w:r>
    </w:p>
    <w:p w14:paraId="43D0572A" w14:textId="0E230B13" w:rsidR="00E276C1" w:rsidRPr="00AB1781" w:rsidRDefault="00F53108" w:rsidP="002A0A20">
      <w:pPr>
        <w:pStyle w:val="Rubric"/>
      </w:pPr>
      <w:r>
        <w:t>1 (A praise b</w:t>
      </w:r>
      <w:r w:rsidR="00E276C1" w:rsidRPr="00AB1781">
        <w:t>y David)</w:t>
      </w:r>
    </w:p>
    <w:p w14:paraId="2AACBDE3" w14:textId="60EE1E05" w:rsidR="00E276C1" w:rsidRPr="00AB1781" w:rsidRDefault="008D3680" w:rsidP="002A0A20">
      <w:pPr>
        <w:pStyle w:val="EnglishHangNoCoptic"/>
      </w:pPr>
      <w:r>
        <w:t>(</w:t>
      </w:r>
      <w:r w:rsidRPr="004A623E">
        <w:rPr>
          <w:rFonts w:ascii="Tahoma" w:eastAsia="Tahoma" w:hAnsi="Tahoma" w:cs="Tahoma"/>
        </w:rPr>
        <w:t>א</w:t>
      </w:r>
      <w:r>
        <w:t xml:space="preserve">) </w:t>
      </w:r>
      <w:r w:rsidR="00E276C1" w:rsidRPr="00AB1781">
        <w:t xml:space="preserve">I will </w:t>
      </w:r>
      <w:r w:rsidR="00F53108">
        <w:t>exalt</w:t>
      </w:r>
      <w:r w:rsidR="00E276C1" w:rsidRPr="00AB1781">
        <w:t xml:space="preserve"> </w:t>
      </w:r>
      <w:r w:rsidR="001040C8">
        <w:t>You</w:t>
      </w:r>
      <w:r w:rsidR="00E276C1" w:rsidRPr="00AB1781">
        <w:t xml:space="preserve"> on high, my God and my King,</w:t>
      </w:r>
      <w:r w:rsidR="00E276C1" w:rsidRPr="00AB1781">
        <w:rPr>
          <w:rStyle w:val="FootnoteReference"/>
        </w:rPr>
        <w:footnoteReference w:id="841"/>
      </w:r>
    </w:p>
    <w:p w14:paraId="3FFD8488" w14:textId="532436FE" w:rsidR="00E276C1" w:rsidRPr="00AB1781" w:rsidRDefault="00E276C1" w:rsidP="002A0A20">
      <w:pPr>
        <w:pStyle w:val="EnglishHangEndNoCoptic"/>
      </w:pPr>
      <w:r w:rsidRPr="00AB1781">
        <w:tab/>
        <w:t xml:space="preserve">and I will bless </w:t>
      </w:r>
      <w:r w:rsidR="00E570CB">
        <w:t>Your</w:t>
      </w:r>
      <w:r w:rsidR="00F53108">
        <w:t xml:space="preserve"> N</w:t>
      </w:r>
      <w:r w:rsidRPr="00AB1781">
        <w:t xml:space="preserve">ame </w:t>
      </w:r>
      <w:r w:rsidR="00F53108">
        <w:t>unto ages of ages</w:t>
      </w:r>
      <w:r w:rsidRPr="00AB1781">
        <w:t>.</w:t>
      </w:r>
    </w:p>
    <w:p w14:paraId="7BD231CA" w14:textId="1ACED0E8" w:rsidR="00E276C1" w:rsidRPr="00AB1781" w:rsidRDefault="00E276C1" w:rsidP="002A0A20">
      <w:pPr>
        <w:pStyle w:val="EnglishHangNoCoptic"/>
      </w:pPr>
      <w:r w:rsidRPr="00AB1781">
        <w:t xml:space="preserve">2 </w:t>
      </w:r>
      <w:r w:rsidR="008D3680">
        <w:t>(</w:t>
      </w:r>
      <w:r w:rsidR="008D3680" w:rsidRPr="004A623E">
        <w:rPr>
          <w:rFonts w:ascii="Tahoma" w:eastAsia="Tahoma" w:hAnsi="Tahoma" w:cs="Tahoma"/>
        </w:rPr>
        <w:t>ב</w:t>
      </w:r>
      <w:r w:rsidR="008D3680">
        <w:t xml:space="preserve">) </w:t>
      </w:r>
      <w:r w:rsidR="00F53108">
        <w:t>I will bless you every day,</w:t>
      </w:r>
    </w:p>
    <w:p w14:paraId="49CD1129" w14:textId="595F3F0E" w:rsidR="00E276C1" w:rsidRPr="002A0A20" w:rsidRDefault="00E276C1" w:rsidP="002A0A20">
      <w:pPr>
        <w:pStyle w:val="EnglishHangEndNoCoptic"/>
      </w:pPr>
      <w:r w:rsidRPr="00AB1781">
        <w:tab/>
        <w:t xml:space="preserve">and praise </w:t>
      </w:r>
      <w:r w:rsidR="00E570CB">
        <w:t>Your</w:t>
      </w:r>
      <w:r w:rsidR="00F53108">
        <w:t xml:space="preserve"> N</w:t>
      </w:r>
      <w:r w:rsidRPr="00AB1781">
        <w:t xml:space="preserve">ame </w:t>
      </w:r>
      <w:r w:rsidR="00F53108">
        <w:t>unto ages of ages</w:t>
      </w:r>
      <w:r w:rsidRPr="00AB1781">
        <w:t>.</w:t>
      </w:r>
    </w:p>
    <w:p w14:paraId="5B18389F" w14:textId="58A71609" w:rsidR="00E276C1" w:rsidRPr="00AB1781" w:rsidRDefault="00E276C1" w:rsidP="002A0A20">
      <w:pPr>
        <w:pStyle w:val="EnglishHangNoCoptic"/>
      </w:pPr>
      <w:r w:rsidRPr="00AB1781">
        <w:t xml:space="preserve">3 </w:t>
      </w:r>
      <w:r w:rsidR="008D3680">
        <w:t>(</w:t>
      </w:r>
      <w:r w:rsidR="008D3680" w:rsidRPr="004A623E">
        <w:rPr>
          <w:rFonts w:ascii="Tahoma" w:eastAsia="Tahoma" w:hAnsi="Tahoma" w:cs="Tahoma"/>
        </w:rPr>
        <w:t>ג</w:t>
      </w:r>
      <w:r w:rsidR="008D3680">
        <w:t xml:space="preserve">) </w:t>
      </w:r>
      <w:r w:rsidR="00F53108">
        <w:t xml:space="preserve">The Lord is </w:t>
      </w:r>
      <w:r w:rsidRPr="00AB1781">
        <w:t xml:space="preserve">Great </w:t>
      </w:r>
      <w:r w:rsidR="00F53108">
        <w:t>very praiseworthy,</w:t>
      </w:r>
    </w:p>
    <w:p w14:paraId="4B4106B9" w14:textId="2F42F681" w:rsidR="00E276C1" w:rsidRPr="00AB1781" w:rsidRDefault="00E276C1" w:rsidP="002A0A20">
      <w:pPr>
        <w:pStyle w:val="EnglishHangEndNoCoptic"/>
      </w:pPr>
      <w:r w:rsidRPr="00AB1781">
        <w:tab/>
        <w:t xml:space="preserve">and </w:t>
      </w:r>
      <w:r w:rsidR="00F53108">
        <w:t>there is no limit to</w:t>
      </w:r>
      <w:r w:rsidRPr="00AB1781">
        <w:t xml:space="preserve"> His greatness.</w:t>
      </w:r>
    </w:p>
    <w:p w14:paraId="18ABD4AE" w14:textId="7B2FF23E" w:rsidR="00E276C1" w:rsidRPr="00AB1781" w:rsidRDefault="00E276C1" w:rsidP="002A0A20">
      <w:pPr>
        <w:pStyle w:val="EnglishHangNoCoptic"/>
      </w:pPr>
      <w:r w:rsidRPr="00AB1781">
        <w:t xml:space="preserve">4 </w:t>
      </w:r>
      <w:r w:rsidR="008D3680">
        <w:t>(</w:t>
      </w:r>
      <w:r w:rsidR="008D3680" w:rsidRPr="004A623E">
        <w:rPr>
          <w:rFonts w:ascii="Tahoma" w:eastAsia="Tahoma" w:hAnsi="Tahoma" w:cs="Tahoma"/>
        </w:rPr>
        <w:t>ד</w:t>
      </w:r>
      <w:r w:rsidR="008D3680">
        <w:t xml:space="preserve">) </w:t>
      </w:r>
      <w:r w:rsidRPr="00AB1781">
        <w:t xml:space="preserve">Generation after generation will praise </w:t>
      </w:r>
      <w:r w:rsidR="00E570CB">
        <w:t>Your</w:t>
      </w:r>
      <w:r w:rsidRPr="00AB1781">
        <w:t xml:space="preserve"> works</w:t>
      </w:r>
      <w:r w:rsidR="00F53108">
        <w:t>,</w:t>
      </w:r>
    </w:p>
    <w:p w14:paraId="130AD927" w14:textId="43B2B4C9" w:rsidR="00E276C1" w:rsidRPr="00AB1781" w:rsidRDefault="00E276C1" w:rsidP="002A0A20">
      <w:pPr>
        <w:pStyle w:val="EnglishHangEndNoCoptic"/>
      </w:pPr>
      <w:r w:rsidRPr="00AB1781">
        <w:tab/>
        <w:t xml:space="preserve">and </w:t>
      </w:r>
      <w:r w:rsidR="00F53108">
        <w:t xml:space="preserve">they </w:t>
      </w:r>
      <w:r w:rsidRPr="00AB1781">
        <w:t xml:space="preserve">will declare </w:t>
      </w:r>
      <w:r w:rsidR="00E570CB">
        <w:t>Your</w:t>
      </w:r>
      <w:r w:rsidRPr="00AB1781">
        <w:t xml:space="preserve"> power.</w:t>
      </w:r>
    </w:p>
    <w:p w14:paraId="22395AA7" w14:textId="4EA130EB" w:rsidR="00E276C1" w:rsidRPr="00AB1781" w:rsidRDefault="00E276C1" w:rsidP="002A0A20">
      <w:pPr>
        <w:pStyle w:val="EnglishHangNoCoptic"/>
      </w:pPr>
      <w:r w:rsidRPr="00AB1781">
        <w:lastRenderedPageBreak/>
        <w:t xml:space="preserve">5 </w:t>
      </w:r>
      <w:r w:rsidR="008D3680">
        <w:t>(</w:t>
      </w:r>
      <w:r w:rsidR="008D3680" w:rsidRPr="00366380">
        <w:rPr>
          <w:rFonts w:ascii="Tahoma" w:eastAsia="Tahoma" w:hAnsi="Tahoma" w:cs="Tahoma"/>
        </w:rPr>
        <w:t>ה</w:t>
      </w:r>
      <w:r w:rsidR="008D3680">
        <w:t xml:space="preserve">) </w:t>
      </w:r>
      <w:r w:rsidRPr="00AB1781">
        <w:t xml:space="preserve">They will speak of the </w:t>
      </w:r>
      <w:r w:rsidR="00F53108">
        <w:t>magnificence of the glory</w:t>
      </w:r>
      <w:r w:rsidRPr="00AB1781">
        <w:t xml:space="preserve"> of </w:t>
      </w:r>
      <w:r w:rsidR="00E570CB">
        <w:t>Your</w:t>
      </w:r>
      <w:r w:rsidRPr="00AB1781">
        <w:t xml:space="preserve"> holiness,</w:t>
      </w:r>
    </w:p>
    <w:p w14:paraId="0D5775F6" w14:textId="0919AA7F" w:rsidR="00E276C1" w:rsidRPr="00AB1781" w:rsidRDefault="00E276C1" w:rsidP="002A0A20">
      <w:pPr>
        <w:pStyle w:val="EnglishHangEndNoCoptic"/>
      </w:pPr>
      <w:r w:rsidRPr="00AB1781">
        <w:tab/>
        <w:t xml:space="preserve">and </w:t>
      </w:r>
      <w:r w:rsidR="00F53108">
        <w:t>they will recount</w:t>
      </w:r>
      <w:r w:rsidRPr="00AB1781">
        <w:t xml:space="preserve"> </w:t>
      </w:r>
      <w:r w:rsidR="00F53108">
        <w:t>Your wonders</w:t>
      </w:r>
      <w:r w:rsidRPr="00AB1781">
        <w:t>.</w:t>
      </w:r>
    </w:p>
    <w:p w14:paraId="6F55282B" w14:textId="180EA6A0" w:rsidR="00E276C1" w:rsidRPr="00AB1781" w:rsidRDefault="00E276C1" w:rsidP="002A0A20">
      <w:pPr>
        <w:pStyle w:val="EnglishHangNoCoptic"/>
      </w:pPr>
      <w:r w:rsidRPr="00AB1781">
        <w:t xml:space="preserve">6 </w:t>
      </w:r>
      <w:r w:rsidR="008D3680">
        <w:t>(</w:t>
      </w:r>
      <w:r w:rsidR="008D3680" w:rsidRPr="00366380">
        <w:rPr>
          <w:rFonts w:ascii="Tahoma" w:eastAsia="Tahoma" w:hAnsi="Tahoma" w:cs="Tahoma"/>
        </w:rPr>
        <w:t>ו</w:t>
      </w:r>
      <w:r w:rsidR="008D3680">
        <w:t xml:space="preserve">) </w:t>
      </w:r>
      <w:r w:rsidRPr="00AB1781">
        <w:t xml:space="preserve">They will proclaim the power of </w:t>
      </w:r>
      <w:r w:rsidR="00E570CB">
        <w:t>Your</w:t>
      </w:r>
      <w:r w:rsidRPr="00AB1781">
        <w:t xml:space="preserve"> </w:t>
      </w:r>
      <w:r w:rsidR="00F53108">
        <w:t>awesome</w:t>
      </w:r>
      <w:r w:rsidRPr="00AB1781">
        <w:t xml:space="preserve"> </w:t>
      </w:r>
      <w:r w:rsidR="00F53108">
        <w:t>deeds</w:t>
      </w:r>
      <w:r w:rsidRPr="00AB1781">
        <w:t>,</w:t>
      </w:r>
    </w:p>
    <w:p w14:paraId="30F2F69A" w14:textId="44A1CEB2" w:rsidR="00E276C1" w:rsidRPr="00AB1781" w:rsidRDefault="00E276C1" w:rsidP="002A0A20">
      <w:pPr>
        <w:pStyle w:val="EnglishHangEndNoCoptic"/>
      </w:pPr>
      <w:r w:rsidRPr="00AB1781">
        <w:tab/>
        <w:t xml:space="preserve">and </w:t>
      </w:r>
      <w:r w:rsidR="00F53108">
        <w:t>they will recount</w:t>
      </w:r>
      <w:r w:rsidRPr="00AB1781">
        <w:t xml:space="preserve"> </w:t>
      </w:r>
      <w:r w:rsidR="00E570CB">
        <w:t>Your</w:t>
      </w:r>
      <w:r w:rsidRPr="00AB1781">
        <w:t xml:space="preserve"> greatness.</w:t>
      </w:r>
    </w:p>
    <w:p w14:paraId="73EB4AE2" w14:textId="5152E2D2" w:rsidR="00E276C1" w:rsidRPr="00AB1781" w:rsidRDefault="00E276C1" w:rsidP="002A0A20">
      <w:pPr>
        <w:pStyle w:val="EnglishHangNoCoptic"/>
      </w:pPr>
      <w:r w:rsidRPr="00AB1781">
        <w:t xml:space="preserve">7 </w:t>
      </w:r>
      <w:r w:rsidR="008D3680">
        <w:t>(</w:t>
      </w:r>
      <w:r w:rsidR="008D3680" w:rsidRPr="00366380">
        <w:rPr>
          <w:rFonts w:ascii="Tahoma" w:eastAsia="Tahoma" w:hAnsi="Tahoma" w:cs="Tahoma"/>
        </w:rPr>
        <w:t>ז</w:t>
      </w:r>
      <w:r w:rsidR="008D3680">
        <w:t xml:space="preserve">) </w:t>
      </w:r>
      <w:r w:rsidRPr="00AB1781">
        <w:t>They will spread</w:t>
      </w:r>
      <w:r w:rsidR="00F53108">
        <w:rPr>
          <w:rStyle w:val="FootnoteReference"/>
        </w:rPr>
        <w:footnoteReference w:id="842"/>
      </w:r>
      <w:r w:rsidRPr="00AB1781">
        <w:t xml:space="preserve"> the fame of </w:t>
      </w:r>
      <w:r w:rsidR="00E570CB">
        <w:t>Your</w:t>
      </w:r>
      <w:r w:rsidRPr="00AB1781">
        <w:t xml:space="preserve"> abundant goodness,</w:t>
      </w:r>
    </w:p>
    <w:p w14:paraId="24A4B13F" w14:textId="78EA62EF" w:rsidR="00E276C1" w:rsidRPr="00AB1781" w:rsidRDefault="00E276C1" w:rsidP="002A0A20">
      <w:pPr>
        <w:pStyle w:val="EnglishHangEndNoCoptic"/>
      </w:pPr>
      <w:r w:rsidRPr="00AB1781">
        <w:tab/>
        <w:t xml:space="preserve">and will rejoice in </w:t>
      </w:r>
      <w:r w:rsidR="00E570CB">
        <w:t>Your</w:t>
      </w:r>
      <w:r w:rsidRPr="00AB1781">
        <w:t xml:space="preserve"> righteousness.</w:t>
      </w:r>
    </w:p>
    <w:p w14:paraId="5D307C27" w14:textId="73D41381" w:rsidR="00E276C1" w:rsidRPr="00AB1781" w:rsidRDefault="00E276C1" w:rsidP="002A0A20">
      <w:pPr>
        <w:pStyle w:val="EnglishHangNoCoptic"/>
      </w:pPr>
      <w:r w:rsidRPr="00AB1781">
        <w:t xml:space="preserve">8 </w:t>
      </w:r>
      <w:r w:rsidR="008D3680">
        <w:t>(</w:t>
      </w:r>
      <w:r w:rsidR="008D3680" w:rsidRPr="00366380">
        <w:rPr>
          <w:rFonts w:ascii="Tahoma" w:eastAsia="Tahoma" w:hAnsi="Tahoma" w:cs="Tahoma"/>
        </w:rPr>
        <w:t>ח</w:t>
      </w:r>
      <w:r w:rsidR="008D3680">
        <w:t xml:space="preserve">) </w:t>
      </w:r>
      <w:r w:rsidRPr="00AB1781">
        <w:t>The Lord is compassionate and merciful,</w:t>
      </w:r>
    </w:p>
    <w:p w14:paraId="2817BBD6" w14:textId="74160BBC" w:rsidR="00E276C1" w:rsidRPr="00AB1781" w:rsidRDefault="00E276C1" w:rsidP="002A0A20">
      <w:pPr>
        <w:pStyle w:val="EnglishHangEndNoCoptic"/>
      </w:pPr>
      <w:r w:rsidRPr="00AB1781">
        <w:tab/>
      </w:r>
      <w:r w:rsidR="00F53108">
        <w:t>Longsuffering and abundant in mercy</w:t>
      </w:r>
      <w:r w:rsidRPr="00AB1781">
        <w:t>.</w:t>
      </w:r>
    </w:p>
    <w:p w14:paraId="318DC826" w14:textId="02E27074" w:rsidR="00E276C1" w:rsidRPr="00AB1781" w:rsidRDefault="00E276C1" w:rsidP="002A0A20">
      <w:pPr>
        <w:pStyle w:val="EnglishHangNoCoptic"/>
      </w:pPr>
      <w:r w:rsidRPr="00AB1781">
        <w:t xml:space="preserve">9 </w:t>
      </w:r>
      <w:r w:rsidR="008D3680">
        <w:t>(</w:t>
      </w:r>
      <w:r w:rsidR="008D3680" w:rsidRPr="00366380">
        <w:rPr>
          <w:rFonts w:ascii="Tahoma" w:eastAsia="Tahoma" w:hAnsi="Tahoma" w:cs="Tahoma"/>
        </w:rPr>
        <w:t>ט</w:t>
      </w:r>
      <w:r w:rsidR="008D3680">
        <w:t xml:space="preserve">) </w:t>
      </w:r>
      <w:r w:rsidRPr="00AB1781">
        <w:t>The Lord is good and kind to all,</w:t>
      </w:r>
    </w:p>
    <w:p w14:paraId="2744379E" w14:textId="77777777" w:rsidR="00E276C1" w:rsidRPr="00AB1781" w:rsidRDefault="00E276C1" w:rsidP="002A0A20">
      <w:pPr>
        <w:pStyle w:val="EnglishHangEndNoCoptic"/>
      </w:pPr>
      <w:r w:rsidRPr="00AB1781">
        <w:tab/>
        <w:t>and His mercies are over all His works.</w:t>
      </w:r>
    </w:p>
    <w:p w14:paraId="7F166BC1" w14:textId="670ACB64" w:rsidR="00E276C1" w:rsidRPr="00AB1781" w:rsidRDefault="00E276C1" w:rsidP="002A0A20">
      <w:pPr>
        <w:pStyle w:val="EnglishHangNoCoptic"/>
      </w:pPr>
      <w:r w:rsidRPr="00AB1781">
        <w:t xml:space="preserve">10 </w:t>
      </w:r>
      <w:r w:rsidR="008D3680">
        <w:t>(</w:t>
      </w:r>
      <w:r w:rsidR="008D3680" w:rsidRPr="00366380">
        <w:rPr>
          <w:rFonts w:ascii="Tahoma" w:eastAsia="Tahoma" w:hAnsi="Tahoma" w:cs="Tahoma"/>
        </w:rPr>
        <w:t>י</w:t>
      </w:r>
      <w:r w:rsidR="008D3680">
        <w:t xml:space="preserve">) </w:t>
      </w:r>
      <w:r w:rsidRPr="00AB1781">
        <w:t xml:space="preserve">Let all </w:t>
      </w:r>
      <w:r w:rsidR="00E570CB">
        <w:t>Your</w:t>
      </w:r>
      <w:r w:rsidRPr="00AB1781">
        <w:t xml:space="preserve"> works </w:t>
      </w:r>
      <w:r w:rsidR="00F53108">
        <w:t>confess</w:t>
      </w:r>
      <w:r w:rsidR="00F53108">
        <w:rPr>
          <w:rStyle w:val="FootnoteReference"/>
        </w:rPr>
        <w:footnoteReference w:id="843"/>
      </w:r>
      <w:r w:rsidRPr="00AB1781">
        <w:t xml:space="preserve"> </w:t>
      </w:r>
      <w:r w:rsidR="001040C8">
        <w:t>You</w:t>
      </w:r>
      <w:r w:rsidRPr="00AB1781">
        <w:t>, O Lord,</w:t>
      </w:r>
    </w:p>
    <w:p w14:paraId="1A30D6A2" w14:textId="7DE9730C" w:rsidR="00E276C1" w:rsidRPr="00AB1781" w:rsidRDefault="00E276C1" w:rsidP="002A0A20">
      <w:pPr>
        <w:pStyle w:val="EnglishHangEndNoCoptic"/>
      </w:pPr>
      <w:r w:rsidRPr="00AB1781">
        <w:tab/>
        <w:t xml:space="preserve">and let </w:t>
      </w:r>
      <w:r w:rsidR="00E570CB">
        <w:t>Your</w:t>
      </w:r>
      <w:r w:rsidRPr="00AB1781">
        <w:t xml:space="preserve"> saints</w:t>
      </w:r>
      <w:r w:rsidR="00F53108">
        <w:rPr>
          <w:rStyle w:val="FootnoteReference"/>
        </w:rPr>
        <w:footnoteReference w:id="844"/>
      </w:r>
      <w:r w:rsidRPr="00AB1781">
        <w:t xml:space="preserve"> bless </w:t>
      </w:r>
      <w:r w:rsidR="001040C8">
        <w:t>You</w:t>
      </w:r>
      <w:r w:rsidRPr="00AB1781">
        <w:t>.</w:t>
      </w:r>
    </w:p>
    <w:p w14:paraId="5EA6C0B8" w14:textId="302FF8F1" w:rsidR="00E276C1" w:rsidRPr="00AB1781" w:rsidRDefault="00E276C1" w:rsidP="002A0A20">
      <w:pPr>
        <w:pStyle w:val="EnglishHangNoCoptic"/>
      </w:pPr>
      <w:r w:rsidRPr="00AB1781">
        <w:t xml:space="preserve">11 </w:t>
      </w:r>
      <w:r w:rsidR="008D3680">
        <w:t>(</w:t>
      </w:r>
      <w:r w:rsidR="008D3680" w:rsidRPr="00366380">
        <w:rPr>
          <w:rFonts w:ascii="Tahoma" w:eastAsia="Tahoma" w:hAnsi="Tahoma" w:cs="Tahoma"/>
        </w:rPr>
        <w:t>כ</w:t>
      </w:r>
      <w:r w:rsidR="008D3680">
        <w:t xml:space="preserve">) </w:t>
      </w:r>
      <w:r w:rsidRPr="00AB1781">
        <w:t xml:space="preserve">They </w:t>
      </w:r>
      <w:r w:rsidR="008D3680">
        <w:t>will tell</w:t>
      </w:r>
      <w:r w:rsidRPr="00AB1781">
        <w:t xml:space="preserve"> of the glory of </w:t>
      </w:r>
      <w:r w:rsidR="00E570CB">
        <w:t>Your</w:t>
      </w:r>
      <w:r w:rsidRPr="00AB1781">
        <w:t xml:space="preserve"> Kingdom,</w:t>
      </w:r>
    </w:p>
    <w:p w14:paraId="3E3C31B4" w14:textId="0431F88E" w:rsidR="00E276C1" w:rsidRPr="00AB1781" w:rsidRDefault="00E276C1" w:rsidP="002A0A20">
      <w:pPr>
        <w:pStyle w:val="EnglishHangEndNoCoptic"/>
      </w:pPr>
      <w:r w:rsidRPr="00AB1781">
        <w:tab/>
        <w:t xml:space="preserve">and </w:t>
      </w:r>
      <w:r w:rsidR="008D3680">
        <w:t>they will speak</w:t>
      </w:r>
      <w:r w:rsidRPr="00AB1781">
        <w:t xml:space="preserve"> of </w:t>
      </w:r>
      <w:r w:rsidR="00E570CB">
        <w:t>Your</w:t>
      </w:r>
      <w:r w:rsidR="008D3680">
        <w:t xml:space="preserve"> power,</w:t>
      </w:r>
    </w:p>
    <w:p w14:paraId="264B9E95" w14:textId="55C2098E" w:rsidR="00E276C1" w:rsidRPr="00AB1781" w:rsidRDefault="00E276C1" w:rsidP="002A0A20">
      <w:pPr>
        <w:pStyle w:val="EnglishHangNoCoptic"/>
      </w:pPr>
      <w:r w:rsidRPr="00AB1781">
        <w:t xml:space="preserve">12 </w:t>
      </w:r>
      <w:r w:rsidR="008D3680">
        <w:t>(</w:t>
      </w:r>
      <w:r w:rsidR="008D3680" w:rsidRPr="00366380">
        <w:rPr>
          <w:rFonts w:ascii="Tahoma" w:eastAsia="Tahoma" w:hAnsi="Tahoma" w:cs="Tahoma"/>
        </w:rPr>
        <w:t>ל</w:t>
      </w:r>
      <w:r w:rsidR="008D3680">
        <w:t>) that all the</w:t>
      </w:r>
      <w:r w:rsidRPr="00AB1781">
        <w:t xml:space="preserve"> sons of men </w:t>
      </w:r>
      <w:r w:rsidR="008D3680">
        <w:t xml:space="preserve">may know </w:t>
      </w:r>
      <w:r w:rsidR="00E570CB">
        <w:t>Your</w:t>
      </w:r>
      <w:r w:rsidRPr="00AB1781">
        <w:t xml:space="preserve"> power,</w:t>
      </w:r>
    </w:p>
    <w:p w14:paraId="3E0F8BF3" w14:textId="11F95874" w:rsidR="00E276C1" w:rsidRPr="00AB1781" w:rsidRDefault="00E276C1" w:rsidP="002A0A20">
      <w:pPr>
        <w:pStyle w:val="EnglishHangEndNoCoptic"/>
      </w:pPr>
      <w:r w:rsidRPr="00AB1781">
        <w:tab/>
        <w:t xml:space="preserve">and the glorious </w:t>
      </w:r>
      <w:r w:rsidR="008D3680">
        <w:t>magnificence</w:t>
      </w:r>
      <w:r w:rsidRPr="00AB1781">
        <w:t xml:space="preserve"> </w:t>
      </w:r>
      <w:r w:rsidR="008D3680">
        <w:t>of</w:t>
      </w:r>
      <w:r w:rsidRPr="00AB1781">
        <w:t xml:space="preserve"> </w:t>
      </w:r>
      <w:r w:rsidR="00E570CB">
        <w:t>Your</w:t>
      </w:r>
      <w:r w:rsidRPr="00AB1781">
        <w:t xml:space="preserve"> Kingdom.</w:t>
      </w:r>
    </w:p>
    <w:p w14:paraId="7578D09A" w14:textId="332DD613" w:rsidR="00E276C1" w:rsidRPr="00AB1781" w:rsidRDefault="00E276C1" w:rsidP="002A0A20">
      <w:pPr>
        <w:pStyle w:val="EnglishHangNoCoptic"/>
      </w:pPr>
      <w:r w:rsidRPr="00AB1781">
        <w:t xml:space="preserve">13 </w:t>
      </w:r>
      <w:r w:rsidR="008D3680">
        <w:t>(</w:t>
      </w:r>
      <w:r w:rsidR="008D3680" w:rsidRPr="00373AE1">
        <w:rPr>
          <w:rFonts w:ascii="Tahoma" w:eastAsia="Tahoma" w:hAnsi="Tahoma" w:cs="Tahoma"/>
        </w:rPr>
        <w:t>מ</w:t>
      </w:r>
      <w:r w:rsidR="008D3680">
        <w:t xml:space="preserve">) </w:t>
      </w:r>
      <w:r w:rsidR="00E570CB">
        <w:t>Your</w:t>
      </w:r>
      <w:r w:rsidRPr="00AB1781">
        <w:t xml:space="preserve"> Kingdom is a Kingdom of all </w:t>
      </w:r>
      <w:r w:rsidR="008D3680">
        <w:t xml:space="preserve">the </w:t>
      </w:r>
      <w:r w:rsidRPr="00AB1781">
        <w:t>ages,</w:t>
      </w:r>
    </w:p>
    <w:p w14:paraId="50380D26" w14:textId="6E89726D" w:rsidR="008D3680" w:rsidRDefault="00E276C1" w:rsidP="002A0A20">
      <w:pPr>
        <w:pStyle w:val="EnglishHangEndNoCoptic"/>
      </w:pPr>
      <w:r w:rsidRPr="00AB1781">
        <w:tab/>
        <w:t xml:space="preserve">and </w:t>
      </w:r>
      <w:r w:rsidR="00E570CB">
        <w:t>Your</w:t>
      </w:r>
      <w:r w:rsidRPr="00AB1781">
        <w:t xml:space="preserve"> dominion </w:t>
      </w:r>
      <w:r w:rsidR="008D3680">
        <w:t>is from generation to generation.</w:t>
      </w:r>
    </w:p>
    <w:p w14:paraId="6C9759E5" w14:textId="3C08189A" w:rsidR="00E276C1" w:rsidRPr="00AB1781" w:rsidRDefault="00E276C1" w:rsidP="002A0A20">
      <w:pPr>
        <w:pStyle w:val="EnglishHangNoCoptic"/>
      </w:pPr>
      <w:r w:rsidRPr="00AB1781">
        <w:t xml:space="preserve">14 </w:t>
      </w:r>
      <w:r w:rsidR="008D3680">
        <w:t>(</w:t>
      </w:r>
      <w:r w:rsidR="008D3680" w:rsidRPr="00373AE1">
        <w:rPr>
          <w:rFonts w:ascii="Tahoma" w:eastAsia="Tahoma" w:hAnsi="Tahoma" w:cs="Tahoma"/>
        </w:rPr>
        <w:t>נ</w:t>
      </w:r>
      <w:r w:rsidR="008D3680">
        <w:t xml:space="preserve">) </w:t>
      </w:r>
      <w:r w:rsidRPr="00AB1781">
        <w:t>The Lord is faithful in His words,</w:t>
      </w:r>
    </w:p>
    <w:p w14:paraId="05609F6E" w14:textId="77777777" w:rsidR="00E276C1" w:rsidRPr="00AB1781" w:rsidRDefault="00E276C1" w:rsidP="002A0A20">
      <w:pPr>
        <w:pStyle w:val="EnglishHangEndNoCoptic"/>
      </w:pPr>
      <w:r w:rsidRPr="00AB1781">
        <w:tab/>
        <w:t>and holy in all His works.</w:t>
      </w:r>
    </w:p>
    <w:p w14:paraId="66D0EE8A" w14:textId="4542F597" w:rsidR="00E276C1" w:rsidRPr="00AB1781" w:rsidRDefault="00E276C1" w:rsidP="002A0A20">
      <w:pPr>
        <w:pStyle w:val="EnglishHangNoCoptic"/>
      </w:pPr>
      <w:r w:rsidRPr="00AB1781">
        <w:t xml:space="preserve">15 </w:t>
      </w:r>
      <w:r w:rsidR="008D3680">
        <w:t>(</w:t>
      </w:r>
      <w:r w:rsidR="008D3680" w:rsidRPr="00E42174">
        <w:rPr>
          <w:rFonts w:ascii="Tahoma" w:eastAsia="Tahoma" w:hAnsi="Tahoma" w:cs="Tahoma"/>
        </w:rPr>
        <w:t>ס</w:t>
      </w:r>
      <w:r w:rsidR="008D3680">
        <w:t xml:space="preserve">) </w:t>
      </w:r>
      <w:r w:rsidRPr="00AB1781">
        <w:t>The Lord upholds all who are falling,</w:t>
      </w:r>
    </w:p>
    <w:p w14:paraId="785C0B15" w14:textId="45F991E2" w:rsidR="00E276C1" w:rsidRPr="00AB1781" w:rsidRDefault="00E276C1" w:rsidP="002A0A20">
      <w:pPr>
        <w:pStyle w:val="EnglishHangEndNoCoptic"/>
      </w:pPr>
      <w:r w:rsidRPr="00AB1781">
        <w:tab/>
        <w:t xml:space="preserve">and </w:t>
      </w:r>
      <w:r w:rsidR="008D3680">
        <w:t>sets upright</w:t>
      </w:r>
      <w:r w:rsidRPr="00AB1781">
        <w:t xml:space="preserve"> all who are bent down.</w:t>
      </w:r>
    </w:p>
    <w:p w14:paraId="7E22147E" w14:textId="205FC0C1" w:rsidR="00E276C1" w:rsidRPr="00AB1781" w:rsidRDefault="00E276C1" w:rsidP="002A0A20">
      <w:pPr>
        <w:pStyle w:val="EnglishHangNoCoptic"/>
      </w:pPr>
      <w:r w:rsidRPr="00AB1781">
        <w:t xml:space="preserve">16 </w:t>
      </w:r>
      <w:r w:rsidR="008D3680">
        <w:t>(</w:t>
      </w:r>
      <w:r w:rsidR="008D3680" w:rsidRPr="00E42174">
        <w:rPr>
          <w:rFonts w:ascii="Tahoma" w:eastAsia="Tahoma" w:hAnsi="Tahoma" w:cs="Tahoma"/>
        </w:rPr>
        <w:t>ע</w:t>
      </w:r>
      <w:r w:rsidR="008D3680">
        <w:t xml:space="preserve">) </w:t>
      </w:r>
      <w:r w:rsidRPr="00AB1781">
        <w:t xml:space="preserve">The eyes of all </w:t>
      </w:r>
      <w:r w:rsidR="008D3680">
        <w:t>hope in</w:t>
      </w:r>
      <w:r w:rsidRPr="00AB1781">
        <w:t xml:space="preserve"> </w:t>
      </w:r>
      <w:r w:rsidR="001040C8">
        <w:t>You</w:t>
      </w:r>
      <w:r w:rsidRPr="00AB1781">
        <w:t>,</w:t>
      </w:r>
    </w:p>
    <w:p w14:paraId="7C792D51" w14:textId="77777777" w:rsidR="00E276C1" w:rsidRPr="00AB1781" w:rsidRDefault="00E276C1" w:rsidP="002A0A20">
      <w:pPr>
        <w:pStyle w:val="EnglishHangEndNoCoptic"/>
      </w:pPr>
      <w:r w:rsidRPr="00AB1781">
        <w:tab/>
        <w:t xml:space="preserve">and </w:t>
      </w:r>
      <w:r w:rsidR="001040C8">
        <w:t>You</w:t>
      </w:r>
      <w:r w:rsidRPr="00AB1781">
        <w:t xml:space="preserve"> </w:t>
      </w:r>
      <w:r w:rsidR="00E570CB">
        <w:t>give</w:t>
      </w:r>
      <w:r w:rsidRPr="00AB1781">
        <w:t xml:space="preserve"> them their food in due season.</w:t>
      </w:r>
    </w:p>
    <w:p w14:paraId="4FCC6CE4" w14:textId="649F5216" w:rsidR="00E276C1" w:rsidRPr="00AB1781" w:rsidRDefault="00E276C1" w:rsidP="002A0A20">
      <w:pPr>
        <w:pStyle w:val="EnglishHangNoCoptic"/>
      </w:pPr>
      <w:r w:rsidRPr="00AB1781">
        <w:t xml:space="preserve">17 </w:t>
      </w:r>
      <w:r w:rsidR="008D3680">
        <w:t>(</w:t>
      </w:r>
      <w:r w:rsidR="008D3680" w:rsidRPr="00E42174">
        <w:rPr>
          <w:rFonts w:ascii="Tahoma" w:eastAsia="Tahoma" w:hAnsi="Tahoma" w:cs="Tahoma"/>
        </w:rPr>
        <w:t>פ</w:t>
      </w:r>
      <w:r w:rsidR="008D3680">
        <w:t xml:space="preserve">) </w:t>
      </w:r>
      <w:r w:rsidR="001040C8">
        <w:t>You</w:t>
      </w:r>
      <w:r w:rsidRPr="00AB1781">
        <w:t xml:space="preserve"> </w:t>
      </w:r>
      <w:r w:rsidR="00E570CB" w:rsidRPr="00AB1781">
        <w:t>open</w:t>
      </w:r>
      <w:r w:rsidRPr="00AB1781">
        <w:t xml:space="preserve"> </w:t>
      </w:r>
      <w:r w:rsidR="00E570CB">
        <w:t>Your</w:t>
      </w:r>
      <w:r w:rsidRPr="00AB1781">
        <w:t xml:space="preserve"> hand,</w:t>
      </w:r>
    </w:p>
    <w:p w14:paraId="707A5964" w14:textId="7E762194" w:rsidR="00E276C1" w:rsidRPr="00AB1781" w:rsidRDefault="00E276C1" w:rsidP="002A0A20">
      <w:pPr>
        <w:pStyle w:val="EnglishHangEndNoCoptic"/>
      </w:pPr>
      <w:r w:rsidRPr="00AB1781">
        <w:tab/>
        <w:t xml:space="preserve">and </w:t>
      </w:r>
      <w:r w:rsidR="008D3680">
        <w:t>satisfy</w:t>
      </w:r>
      <w:r w:rsidRPr="00AB1781">
        <w:t xml:space="preserve"> every living being</w:t>
      </w:r>
      <w:r w:rsidR="008D3680">
        <w:t xml:space="preserve"> </w:t>
      </w:r>
      <w:r w:rsidR="008D3680" w:rsidRPr="00AB1781">
        <w:t xml:space="preserve">with </w:t>
      </w:r>
      <w:r w:rsidR="008D3680">
        <w:t>a good pleasure</w:t>
      </w:r>
      <w:r w:rsidRPr="00AB1781">
        <w:t>.</w:t>
      </w:r>
    </w:p>
    <w:p w14:paraId="20C4471E" w14:textId="7F2AFBAF" w:rsidR="00E276C1" w:rsidRPr="00AB1781" w:rsidRDefault="00E276C1" w:rsidP="002A0A20">
      <w:pPr>
        <w:pStyle w:val="EnglishHangNoCoptic"/>
      </w:pPr>
      <w:r w:rsidRPr="00AB1781">
        <w:t xml:space="preserve">18 </w:t>
      </w:r>
      <w:r w:rsidR="008D3680">
        <w:t>(</w:t>
      </w:r>
      <w:r w:rsidR="008D3680" w:rsidRPr="00E42174">
        <w:rPr>
          <w:rFonts w:ascii="Tahoma" w:eastAsia="Tahoma" w:hAnsi="Tahoma" w:cs="Tahoma"/>
        </w:rPr>
        <w:t>צ</w:t>
      </w:r>
      <w:r w:rsidR="008D3680">
        <w:t xml:space="preserve">) </w:t>
      </w:r>
      <w:r w:rsidRPr="00AB1781">
        <w:t xml:space="preserve">The Lord is </w:t>
      </w:r>
      <w:r w:rsidR="008D3680">
        <w:t>righteous</w:t>
      </w:r>
      <w:r w:rsidRPr="00AB1781">
        <w:t xml:space="preserve"> in all His ways,</w:t>
      </w:r>
    </w:p>
    <w:p w14:paraId="24E9120E" w14:textId="77777777" w:rsidR="00E276C1" w:rsidRPr="00AB1781" w:rsidRDefault="00E276C1" w:rsidP="002A0A20">
      <w:pPr>
        <w:pStyle w:val="EnglishHangEndNoCoptic"/>
      </w:pPr>
      <w:r w:rsidRPr="00AB1781">
        <w:tab/>
        <w:t>and holy in all His works.</w:t>
      </w:r>
    </w:p>
    <w:p w14:paraId="1C6679DB" w14:textId="0008AE47" w:rsidR="00E276C1" w:rsidRPr="00AB1781" w:rsidRDefault="00E276C1" w:rsidP="002A0A20">
      <w:pPr>
        <w:pStyle w:val="EnglishHangNoCoptic"/>
      </w:pPr>
      <w:r w:rsidRPr="00AB1781">
        <w:t xml:space="preserve">19 </w:t>
      </w:r>
      <w:r w:rsidR="008D3680">
        <w:t>(</w:t>
      </w:r>
      <w:r w:rsidR="008D3680" w:rsidRPr="00E42174">
        <w:rPr>
          <w:rFonts w:ascii="Tahoma" w:eastAsia="Tahoma" w:hAnsi="Tahoma" w:cs="Tahoma"/>
        </w:rPr>
        <w:t>ק</w:t>
      </w:r>
      <w:r w:rsidR="008D3680">
        <w:t xml:space="preserve">) </w:t>
      </w:r>
      <w:r w:rsidRPr="00AB1781">
        <w:t xml:space="preserve">The Lord is near to all who call </w:t>
      </w:r>
      <w:r w:rsidR="008D3680">
        <w:t>on</w:t>
      </w:r>
      <w:r w:rsidRPr="00AB1781">
        <w:t xml:space="preserve"> Him,</w:t>
      </w:r>
    </w:p>
    <w:p w14:paraId="225D8713" w14:textId="363DA460" w:rsidR="00E276C1" w:rsidRPr="00AB1781" w:rsidRDefault="00E276C1" w:rsidP="002A0A20">
      <w:pPr>
        <w:pStyle w:val="EnglishHangEndNoCoptic"/>
      </w:pPr>
      <w:r w:rsidRPr="00AB1781">
        <w:tab/>
        <w:t xml:space="preserve">to all who call </w:t>
      </w:r>
      <w:r w:rsidR="008D3680">
        <w:t>on</w:t>
      </w:r>
      <w:r w:rsidRPr="00AB1781">
        <w:t xml:space="preserve"> Him in truth.</w:t>
      </w:r>
    </w:p>
    <w:p w14:paraId="7913A66F" w14:textId="63B338C8" w:rsidR="00E276C1" w:rsidRPr="00AB1781" w:rsidRDefault="00E276C1" w:rsidP="002A0A20">
      <w:pPr>
        <w:pStyle w:val="EnglishHangNoCoptic"/>
      </w:pPr>
      <w:r w:rsidRPr="00AB1781">
        <w:lastRenderedPageBreak/>
        <w:t xml:space="preserve">20 </w:t>
      </w:r>
      <w:r w:rsidR="008D3680">
        <w:t>(</w:t>
      </w:r>
      <w:r w:rsidR="008D3680" w:rsidRPr="00E42174">
        <w:rPr>
          <w:rFonts w:ascii="Tahoma" w:eastAsia="Tahoma" w:hAnsi="Tahoma" w:cs="Tahoma"/>
        </w:rPr>
        <w:t>ר</w:t>
      </w:r>
      <w:r w:rsidR="008D3680">
        <w:t xml:space="preserve">) </w:t>
      </w:r>
      <w:r w:rsidRPr="00AB1781">
        <w:t>He will do the will of those who fear Him</w:t>
      </w:r>
      <w:r w:rsidR="008D3680">
        <w:t>,</w:t>
      </w:r>
    </w:p>
    <w:p w14:paraId="01E4FBEB" w14:textId="72633C7E" w:rsidR="00E276C1" w:rsidRPr="00AB1781" w:rsidRDefault="00E276C1" w:rsidP="002A0A20">
      <w:pPr>
        <w:pStyle w:val="EnglishHangEndNoCoptic"/>
      </w:pPr>
      <w:r w:rsidRPr="00AB1781">
        <w:tab/>
        <w:t xml:space="preserve">and will hear their </w:t>
      </w:r>
      <w:r w:rsidR="008D3680">
        <w:t>supplications</w:t>
      </w:r>
      <w:r w:rsidRPr="00AB1781">
        <w:t xml:space="preserve"> and save them.</w:t>
      </w:r>
    </w:p>
    <w:p w14:paraId="48A12922" w14:textId="58137780" w:rsidR="00E276C1" w:rsidRPr="00AB1781" w:rsidRDefault="00E276C1" w:rsidP="002A0A20">
      <w:pPr>
        <w:pStyle w:val="EnglishHangNoCoptic"/>
      </w:pPr>
      <w:r w:rsidRPr="00AB1781">
        <w:t xml:space="preserve">21 </w:t>
      </w:r>
      <w:r w:rsidR="008D3680">
        <w:t>(</w:t>
      </w:r>
      <w:r w:rsidR="008D3680" w:rsidRPr="00F803AB">
        <w:rPr>
          <w:rFonts w:ascii="Tahoma" w:eastAsia="Tahoma" w:hAnsi="Tahoma" w:cs="Tahoma"/>
        </w:rPr>
        <w:t>ש</w:t>
      </w:r>
      <w:r w:rsidR="008D3680">
        <w:t xml:space="preserve">) </w:t>
      </w:r>
      <w:r w:rsidRPr="00AB1781">
        <w:t>The Lord keeps all who love Him,</w:t>
      </w:r>
    </w:p>
    <w:p w14:paraId="69B3D11F" w14:textId="27E9BF7D" w:rsidR="00E276C1" w:rsidRPr="00AB1781" w:rsidRDefault="00E276C1" w:rsidP="002A0A20">
      <w:pPr>
        <w:pStyle w:val="EnglishHangEndNoCoptic"/>
      </w:pPr>
      <w:r w:rsidRPr="00AB1781">
        <w:tab/>
        <w:t>and He will destroy</w:t>
      </w:r>
      <w:r w:rsidR="008D3680" w:rsidRPr="008D3680">
        <w:t xml:space="preserve"> </w:t>
      </w:r>
      <w:r w:rsidR="008D3680" w:rsidRPr="00AB1781">
        <w:t>all the sinners</w:t>
      </w:r>
      <w:r w:rsidRPr="00AB1781">
        <w:t>.</w:t>
      </w:r>
    </w:p>
    <w:p w14:paraId="326A85F4" w14:textId="10F699AF" w:rsidR="00E276C1" w:rsidRPr="00AB1781" w:rsidRDefault="00E276C1" w:rsidP="002A0A20">
      <w:pPr>
        <w:pStyle w:val="EnglishHangNoCoptic"/>
      </w:pPr>
      <w:r w:rsidRPr="00AB1781">
        <w:t xml:space="preserve">22 </w:t>
      </w:r>
      <w:r w:rsidR="008D3680">
        <w:t>(</w:t>
      </w:r>
      <w:r w:rsidR="008D3680" w:rsidRPr="00F803AB">
        <w:rPr>
          <w:rFonts w:ascii="Tahoma" w:eastAsia="Tahoma" w:hAnsi="Tahoma" w:cs="Tahoma"/>
        </w:rPr>
        <w:t>ת</w:t>
      </w:r>
      <w:r w:rsidR="008D3680">
        <w:t xml:space="preserve">) </w:t>
      </w:r>
      <w:r w:rsidRPr="00AB1781">
        <w:t>My mouth will declare the praise of the Lord;</w:t>
      </w:r>
    </w:p>
    <w:p w14:paraId="3BA1A680" w14:textId="2C864F80" w:rsidR="00E276C1" w:rsidRDefault="00E276C1" w:rsidP="002A0A20">
      <w:pPr>
        <w:pStyle w:val="EnglishHangEndNoCoptic"/>
      </w:pPr>
      <w:r w:rsidRPr="00AB1781">
        <w:tab/>
        <w:t>and let all flesh</w:t>
      </w:r>
      <w:r w:rsidRPr="00AB1781">
        <w:rPr>
          <w:rStyle w:val="FootnoteReference"/>
        </w:rPr>
        <w:footnoteReference w:id="845"/>
      </w:r>
      <w:r w:rsidR="008D3680">
        <w:t xml:space="preserve"> bless His holy N</w:t>
      </w:r>
      <w:r w:rsidRPr="00AB1781">
        <w:t xml:space="preserve">ame </w:t>
      </w:r>
      <w:r w:rsidR="00A8396B">
        <w:t>forever</w:t>
      </w:r>
      <w:r w:rsidRPr="00AB1781">
        <w:t xml:space="preserve"> </w:t>
      </w:r>
      <w:r w:rsidR="008D3680">
        <w:t>unto ages of ages</w:t>
      </w:r>
      <w:r w:rsidRPr="00AB1781">
        <w:t>.</w:t>
      </w:r>
    </w:p>
    <w:p w14:paraId="24EFC352" w14:textId="04D04048" w:rsidR="003A7286" w:rsidRDefault="003A7286" w:rsidP="003A7286">
      <w:pPr>
        <w:pStyle w:val="Rubric"/>
      </w:pPr>
      <w:r>
        <w:t>Glory…</w:t>
      </w:r>
    </w:p>
    <w:p w14:paraId="33641021" w14:textId="5EB6AC90" w:rsidR="003D4656" w:rsidRPr="002A0A20" w:rsidRDefault="003D4656" w:rsidP="003D4656">
      <w:pPr>
        <w:pStyle w:val="Rubric"/>
      </w:pPr>
      <w:r>
        <w:t>The second group of Psalms of Congregational Praise (Psalms 145 – 150) begins here.</w:t>
      </w:r>
    </w:p>
    <w:p w14:paraId="437D5391" w14:textId="134C2FC8" w:rsidR="00E276C1" w:rsidRPr="002A0A20" w:rsidRDefault="003A7286" w:rsidP="00BF0205">
      <w:pPr>
        <w:pStyle w:val="Heading4"/>
      </w:pPr>
      <w:bookmarkStart w:id="327" w:name="_Ref411968206"/>
      <w:r>
        <w:t>P</w:t>
      </w:r>
      <w:r w:rsidR="002A0A20">
        <w:t>salm</w:t>
      </w:r>
      <w:r w:rsidR="00E276C1" w:rsidRPr="00AB1781">
        <w:t xml:space="preserve"> 145</w:t>
      </w:r>
      <w:r w:rsidR="002A0A20">
        <w:t xml:space="preserve">: </w:t>
      </w:r>
      <w:r w:rsidR="00BB3B58">
        <w:t>“</w:t>
      </w:r>
      <w:r w:rsidR="002A0A20">
        <w:t>Praise the Lord, O my soul! I will praise the Lord all my lif</w:t>
      </w:r>
      <w:r w:rsidR="00BB3B58">
        <w:t>e”</w:t>
      </w:r>
      <w:bookmarkEnd w:id="327"/>
    </w:p>
    <w:p w14:paraId="39FBBE1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Life is Praise</w:t>
      </w:r>
    </w:p>
    <w:p w14:paraId="09B7443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The Lord Straightens the Bent and Crooked</w:t>
      </w:r>
    </w:p>
    <w:p w14:paraId="56C14BCC" w14:textId="61B92D0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6D2FE5">
        <w:t xml:space="preserve"> </w:t>
      </w:r>
      <w:r w:rsidR="006D2FE5">
        <w:fldChar w:fldCharType="begin"/>
      </w:r>
      <w:r w:rsidR="006D2FE5">
        <w:instrText xml:space="preserve"> REF _Ref434578449 \h </w:instrText>
      </w:r>
      <w:r w:rsidR="006D2FE5">
        <w:fldChar w:fldCharType="separate"/>
      </w:r>
      <w:r w:rsidR="000C7DE2">
        <w:rPr>
          <w:lang w:val="en-GB"/>
        </w:rPr>
        <w:t>The Psalms of the Veil</w:t>
      </w:r>
      <w:r w:rsidR="006D2FE5">
        <w:fldChar w:fldCharType="end"/>
      </w:r>
      <w:r w:rsidR="006D2FE5">
        <w:t xml:space="preserve">, page </w:t>
      </w:r>
      <w:r w:rsidR="006D2FE5">
        <w:fldChar w:fldCharType="begin"/>
      </w:r>
      <w:r w:rsidR="006D2FE5">
        <w:instrText xml:space="preserve"> PAGEREF _Ref434578449 \h </w:instrText>
      </w:r>
      <w:r w:rsidR="006D2FE5">
        <w:fldChar w:fldCharType="separate"/>
      </w:r>
      <w:r w:rsidR="000C7DE2">
        <w:rPr>
          <w:noProof/>
        </w:rPr>
        <w:t>29</w:t>
      </w:r>
      <w:r w:rsidR="006D2FE5">
        <w:fldChar w:fldCharType="end"/>
      </w:r>
      <w:r w:rsidR="006D2FE5">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5085AC12" w14:textId="703594C5" w:rsidR="00E276C1" w:rsidRPr="00AB1781" w:rsidRDefault="007F50FD" w:rsidP="002A0A20">
      <w:pPr>
        <w:pStyle w:val="Rubric"/>
      </w:pPr>
      <w:r>
        <w:t>1 (Alleluia, By A</w:t>
      </w:r>
      <w:r w:rsidR="00E276C1" w:rsidRPr="00AB1781">
        <w:t>gg</w:t>
      </w:r>
      <w:r>
        <w:t>eus and Zacharias</w:t>
      </w:r>
      <w:r w:rsidR="00E276C1" w:rsidRPr="00AB1781">
        <w:t>)</w:t>
      </w:r>
    </w:p>
    <w:p w14:paraId="33271C03" w14:textId="77777777" w:rsidR="00E276C1" w:rsidRPr="00AB1781" w:rsidRDefault="00E276C1" w:rsidP="002A0A20">
      <w:pPr>
        <w:pStyle w:val="EnglishHangEndNoCoptic"/>
      </w:pPr>
      <w:r w:rsidRPr="00AB1781">
        <w:t>Praise the Lord, O my soul!</w:t>
      </w:r>
    </w:p>
    <w:p w14:paraId="7E6A6106" w14:textId="77777777" w:rsidR="00E276C1" w:rsidRPr="00AB1781" w:rsidRDefault="00E276C1" w:rsidP="002A0A20">
      <w:pPr>
        <w:pStyle w:val="EnglishHangNoCoptic"/>
      </w:pPr>
      <w:r w:rsidRPr="00AB1781">
        <w:t>2 I will praise the Lord all my life;</w:t>
      </w:r>
    </w:p>
    <w:p w14:paraId="52191D63" w14:textId="26EEB7C1" w:rsidR="00E276C1" w:rsidRPr="00AB1781" w:rsidRDefault="00E276C1" w:rsidP="002A0A20">
      <w:pPr>
        <w:pStyle w:val="EnglishHangEndNoCoptic"/>
      </w:pPr>
      <w:r w:rsidRPr="00AB1781">
        <w:tab/>
        <w:t xml:space="preserve">I will sing praise to my God as long as I </w:t>
      </w:r>
      <w:r w:rsidR="007F50FD">
        <w:t>exist</w:t>
      </w:r>
      <w:r w:rsidRPr="00AB1781">
        <w:t>.</w:t>
      </w:r>
      <w:r w:rsidRPr="00AB1781">
        <w:rPr>
          <w:rStyle w:val="FootnoteReference"/>
        </w:rPr>
        <w:footnoteReference w:id="846"/>
      </w:r>
    </w:p>
    <w:p w14:paraId="288942B2" w14:textId="5FDB5B76" w:rsidR="00E276C1" w:rsidRPr="00AB1781" w:rsidRDefault="00E276C1" w:rsidP="002A0A20">
      <w:pPr>
        <w:pStyle w:val="EnglishHangNoCoptic"/>
      </w:pPr>
      <w:r w:rsidRPr="00AB1781">
        <w:t xml:space="preserve">3 </w:t>
      </w:r>
      <w:r w:rsidR="007F50FD">
        <w:t>Do not p</w:t>
      </w:r>
      <w:r w:rsidRPr="00AB1781">
        <w:t>ut your trust in rulers,</w:t>
      </w:r>
    </w:p>
    <w:p w14:paraId="34D07770" w14:textId="22ABF806" w:rsidR="00E276C1" w:rsidRPr="00AB1781" w:rsidRDefault="00E276C1" w:rsidP="002A0A20">
      <w:pPr>
        <w:pStyle w:val="EnglishHangEndNoCoptic"/>
      </w:pPr>
      <w:r w:rsidRPr="00AB1781">
        <w:tab/>
      </w:r>
      <w:r w:rsidR="007F50FD">
        <w:t xml:space="preserve">And </w:t>
      </w:r>
      <w:r w:rsidRPr="00AB1781">
        <w:t>in the sons of men, in whom there is no salvation.</w:t>
      </w:r>
    </w:p>
    <w:p w14:paraId="3C82D62F" w14:textId="30FEB05E" w:rsidR="00E276C1" w:rsidRPr="00AB1781" w:rsidRDefault="00E276C1" w:rsidP="002A0A20">
      <w:pPr>
        <w:pStyle w:val="EnglishHangNoCoptic"/>
      </w:pPr>
      <w:r w:rsidRPr="00AB1781">
        <w:t xml:space="preserve">4 </w:t>
      </w:r>
      <w:r w:rsidR="007F50FD">
        <w:t>His breath</w:t>
      </w:r>
      <w:r w:rsidR="007F50FD">
        <w:rPr>
          <w:rStyle w:val="FootnoteReference"/>
        </w:rPr>
        <w:footnoteReference w:id="847"/>
      </w:r>
      <w:r w:rsidR="007F50FD">
        <w:t xml:space="preserve"> will go out of him,</w:t>
      </w:r>
      <w:r w:rsidRPr="00AB1781">
        <w:t xml:space="preserve"> and </w:t>
      </w:r>
      <w:r w:rsidR="007F50FD">
        <w:t>he will return</w:t>
      </w:r>
      <w:r w:rsidRPr="00AB1781">
        <w:t xml:space="preserve"> to </w:t>
      </w:r>
      <w:r w:rsidR="007F50FD">
        <w:t>his</w:t>
      </w:r>
      <w:r w:rsidRPr="00AB1781">
        <w:t xml:space="preserve"> earth;</w:t>
      </w:r>
    </w:p>
    <w:p w14:paraId="025FA265" w14:textId="422BC32B" w:rsidR="00E276C1" w:rsidRPr="00AB1781" w:rsidRDefault="00E276C1" w:rsidP="002A0A20">
      <w:pPr>
        <w:pStyle w:val="EnglishHangEndNoCoptic"/>
      </w:pPr>
      <w:r w:rsidRPr="00AB1781">
        <w:tab/>
        <w:t xml:space="preserve">on that day all his </w:t>
      </w:r>
      <w:r w:rsidR="007F50FD">
        <w:t>thoughts</w:t>
      </w:r>
      <w:r w:rsidR="007F50FD">
        <w:rPr>
          <w:rStyle w:val="FootnoteReference"/>
        </w:rPr>
        <w:footnoteReference w:id="848"/>
      </w:r>
      <w:r w:rsidR="007F50FD">
        <w:t xml:space="preserve"> will</w:t>
      </w:r>
      <w:r w:rsidRPr="00AB1781">
        <w:t xml:space="preserve"> perish.</w:t>
      </w:r>
    </w:p>
    <w:p w14:paraId="29E59D96" w14:textId="7DF0E8F2" w:rsidR="00E276C1" w:rsidRPr="00AB1781" w:rsidRDefault="00E276C1" w:rsidP="002A0A20">
      <w:pPr>
        <w:pStyle w:val="EnglishHangNoCoptic"/>
      </w:pPr>
      <w:r w:rsidRPr="00AB1781">
        <w:t>5 Blessed is he</w:t>
      </w:r>
      <w:r w:rsidR="007F50FD">
        <w:t xml:space="preserve"> whose help is the God of Jacob;</w:t>
      </w:r>
    </w:p>
    <w:p w14:paraId="68DB535E" w14:textId="77777777" w:rsidR="00E276C1" w:rsidRPr="00AB1781" w:rsidRDefault="00E276C1" w:rsidP="002A0A20">
      <w:pPr>
        <w:pStyle w:val="EnglishHangEndNoCoptic"/>
      </w:pPr>
      <w:r w:rsidRPr="00AB1781">
        <w:tab/>
        <w:t>whose hope is in the Lord his God,</w:t>
      </w:r>
    </w:p>
    <w:p w14:paraId="411A1FC1" w14:textId="77777777" w:rsidR="00E276C1" w:rsidRPr="00AB1781" w:rsidRDefault="00E276C1" w:rsidP="002A0A20">
      <w:pPr>
        <w:pStyle w:val="EnglishHangNoCoptic"/>
      </w:pPr>
      <w:r w:rsidRPr="00AB1781">
        <w:t>6 Who made heaven and earth,</w:t>
      </w:r>
    </w:p>
    <w:p w14:paraId="22410A74" w14:textId="77777777" w:rsidR="00E276C1" w:rsidRPr="00AB1781" w:rsidRDefault="00E276C1" w:rsidP="002A0A20">
      <w:pPr>
        <w:pStyle w:val="EnglishHangNoCoptic"/>
      </w:pPr>
      <w:r w:rsidRPr="00AB1781">
        <w:tab/>
        <w:t>the sea and all that is in them,</w:t>
      </w:r>
    </w:p>
    <w:p w14:paraId="343AC7BA" w14:textId="49CA1F03" w:rsidR="00E276C1" w:rsidRPr="00AB1781" w:rsidRDefault="00E276C1" w:rsidP="002A0A20">
      <w:pPr>
        <w:pStyle w:val="EnglishHangEndNoCoptic"/>
      </w:pPr>
      <w:r w:rsidRPr="00AB1781">
        <w:tab/>
        <w:t xml:space="preserve">Who </w:t>
      </w:r>
      <w:r w:rsidR="007F50FD">
        <w:t>keeps</w:t>
      </w:r>
      <w:r w:rsidR="007F50FD">
        <w:rPr>
          <w:rStyle w:val="FootnoteReference"/>
        </w:rPr>
        <w:footnoteReference w:id="849"/>
      </w:r>
      <w:r w:rsidRPr="00AB1781">
        <w:t xml:space="preserve"> </w:t>
      </w:r>
      <w:r w:rsidR="007F50FD">
        <w:t xml:space="preserve">truth </w:t>
      </w:r>
      <w:r w:rsidR="00A8396B">
        <w:t>forever</w:t>
      </w:r>
      <w:r w:rsidR="007F50FD">
        <w:t>,</w:t>
      </w:r>
    </w:p>
    <w:p w14:paraId="4E0CFE44" w14:textId="2D770995" w:rsidR="00E276C1" w:rsidRPr="00AB1781" w:rsidRDefault="00E276C1" w:rsidP="002A0A20">
      <w:pPr>
        <w:pStyle w:val="EnglishHangNoCoptic"/>
      </w:pPr>
      <w:r w:rsidRPr="00AB1781">
        <w:lastRenderedPageBreak/>
        <w:t xml:space="preserve">7 Who </w:t>
      </w:r>
      <w:r w:rsidR="007F50FD">
        <w:t>executes</w:t>
      </w:r>
      <w:r w:rsidRPr="00AB1781">
        <w:t xml:space="preserve"> judgment for </w:t>
      </w:r>
      <w:r w:rsidR="007F50FD">
        <w:t>the</w:t>
      </w:r>
      <w:r w:rsidRPr="00AB1781">
        <w:t xml:space="preserve"> wronged,</w:t>
      </w:r>
    </w:p>
    <w:p w14:paraId="63834C6B" w14:textId="77777777" w:rsidR="00E276C1" w:rsidRPr="00AB1781" w:rsidRDefault="00E276C1" w:rsidP="002A0A20">
      <w:pPr>
        <w:pStyle w:val="EnglishHangNoCoptic"/>
      </w:pPr>
      <w:r w:rsidRPr="00AB1781">
        <w:tab/>
        <w:t>Who gives food to the hungry,</w:t>
      </w:r>
    </w:p>
    <w:p w14:paraId="3F179D48" w14:textId="52D25537" w:rsidR="00E276C1" w:rsidRPr="00AB1781" w:rsidRDefault="00E276C1" w:rsidP="002A0A20">
      <w:pPr>
        <w:pStyle w:val="EnglishHangEndNoCoptic"/>
      </w:pPr>
      <w:r w:rsidRPr="00AB1781">
        <w:tab/>
        <w:t>The Lord releases those who are bound</w:t>
      </w:r>
      <w:r w:rsidR="007F50FD">
        <w:rPr>
          <w:rStyle w:val="FootnoteReference"/>
        </w:rPr>
        <w:footnoteReference w:id="850"/>
      </w:r>
      <w:r w:rsidRPr="00AB1781">
        <w:t>.</w:t>
      </w:r>
    </w:p>
    <w:p w14:paraId="07F9A907" w14:textId="0D505171" w:rsidR="00E276C1" w:rsidRPr="00AB1781" w:rsidRDefault="00E276C1" w:rsidP="002A0A20">
      <w:pPr>
        <w:pStyle w:val="EnglishHangNoCoptic"/>
      </w:pPr>
      <w:r w:rsidRPr="00AB1781">
        <w:t xml:space="preserve">8 The Lord </w:t>
      </w:r>
      <w:r w:rsidR="007F50FD">
        <w:t>raises up those cast</w:t>
      </w:r>
      <w:r w:rsidR="007F50FD">
        <w:rPr>
          <w:rStyle w:val="FootnoteReference"/>
        </w:rPr>
        <w:footnoteReference w:id="851"/>
      </w:r>
      <w:r w:rsidR="007F50FD">
        <w:t xml:space="preserve"> down</w:t>
      </w:r>
      <w:r w:rsidRPr="00AB1781">
        <w:t>;</w:t>
      </w:r>
    </w:p>
    <w:p w14:paraId="0FD62B2B" w14:textId="5926CCEE" w:rsidR="00E276C1" w:rsidRPr="00AB1781" w:rsidRDefault="00E276C1" w:rsidP="002A0A20">
      <w:pPr>
        <w:pStyle w:val="EnglishHangNoCoptic"/>
      </w:pPr>
      <w:r w:rsidRPr="00AB1781">
        <w:tab/>
        <w:t xml:space="preserve">the Lord </w:t>
      </w:r>
      <w:r w:rsidR="007F50FD">
        <w:t>gives wisdom</w:t>
      </w:r>
      <w:r w:rsidR="007F50FD">
        <w:rPr>
          <w:rStyle w:val="FootnoteReference"/>
        </w:rPr>
        <w:footnoteReference w:id="852"/>
      </w:r>
      <w:r w:rsidR="007F50FD">
        <w:t xml:space="preserve"> to the blind</w:t>
      </w:r>
      <w:r w:rsidRPr="00AB1781">
        <w:t>;</w:t>
      </w:r>
    </w:p>
    <w:p w14:paraId="2642B7E3" w14:textId="77777777" w:rsidR="00E276C1" w:rsidRPr="00AB1781" w:rsidRDefault="00E276C1" w:rsidP="002A0A20">
      <w:pPr>
        <w:pStyle w:val="EnglishHangEndNoCoptic"/>
      </w:pPr>
      <w:r w:rsidRPr="00AB1781">
        <w:tab/>
        <w:t>the Lord loves the righteous.</w:t>
      </w:r>
    </w:p>
    <w:p w14:paraId="689539D5" w14:textId="25921021" w:rsidR="00E276C1" w:rsidRPr="00AB1781" w:rsidRDefault="00E276C1" w:rsidP="002A0A20">
      <w:pPr>
        <w:pStyle w:val="EnglishHangNoCoptic"/>
      </w:pPr>
      <w:r w:rsidRPr="00AB1781">
        <w:t xml:space="preserve">9 The Lord </w:t>
      </w:r>
      <w:r w:rsidR="007F50FD">
        <w:t>keeps watch over</w:t>
      </w:r>
      <w:r w:rsidRPr="00AB1781">
        <w:t xml:space="preserve"> strangers</w:t>
      </w:r>
      <w:r w:rsidR="007F50FD">
        <w:rPr>
          <w:rStyle w:val="FootnoteReference"/>
        </w:rPr>
        <w:footnoteReference w:id="853"/>
      </w:r>
      <w:r w:rsidRPr="00AB1781">
        <w:t>;</w:t>
      </w:r>
    </w:p>
    <w:p w14:paraId="3FD88D53" w14:textId="39450A0F" w:rsidR="00E276C1" w:rsidRPr="00AB1781" w:rsidRDefault="00E276C1" w:rsidP="002A0A20">
      <w:pPr>
        <w:pStyle w:val="EnglishHangNoCoptic"/>
      </w:pPr>
      <w:r w:rsidRPr="00AB1781">
        <w:tab/>
        <w:t xml:space="preserve">He </w:t>
      </w:r>
      <w:r w:rsidR="007F50FD">
        <w:t>will accept</w:t>
      </w:r>
      <w:r w:rsidRPr="00AB1781">
        <w:t xml:space="preserve"> the orphan and the widow,</w:t>
      </w:r>
    </w:p>
    <w:p w14:paraId="71B28709" w14:textId="4DB4814F" w:rsidR="00E276C1" w:rsidRPr="00AB1781" w:rsidRDefault="00E276C1" w:rsidP="002A0A20">
      <w:pPr>
        <w:pStyle w:val="EnglishHangEndNoCoptic"/>
      </w:pPr>
      <w:r w:rsidRPr="00AB1781">
        <w:tab/>
        <w:t xml:space="preserve">and </w:t>
      </w:r>
      <w:r w:rsidR="007F50FD">
        <w:t>He will destroy</w:t>
      </w:r>
      <w:r w:rsidRPr="00AB1781">
        <w:t xml:space="preserve"> the way of sinners.</w:t>
      </w:r>
    </w:p>
    <w:p w14:paraId="68F354F6" w14:textId="37920A5E" w:rsidR="00E276C1" w:rsidRPr="00AB1781" w:rsidRDefault="00E276C1" w:rsidP="002A0A20">
      <w:pPr>
        <w:pStyle w:val="EnglishHangNoCoptic"/>
      </w:pPr>
      <w:r w:rsidRPr="00AB1781">
        <w:t xml:space="preserve">10 The Lord will reign </w:t>
      </w:r>
      <w:r w:rsidR="00A8396B">
        <w:t>forever</w:t>
      </w:r>
      <w:r w:rsidRPr="00AB1781">
        <w:t>,</w:t>
      </w:r>
    </w:p>
    <w:p w14:paraId="5A0F4266" w14:textId="605B3950" w:rsidR="00E276C1" w:rsidRDefault="00E276C1" w:rsidP="002A0A20">
      <w:pPr>
        <w:pStyle w:val="EnglishHangEndNoCoptic"/>
      </w:pPr>
      <w:r w:rsidRPr="00AB1781">
        <w:tab/>
        <w:t>your God, O Zion,</w:t>
      </w:r>
      <w:r w:rsidR="007F50FD">
        <w:t xml:space="preserve"> from generation to generation</w:t>
      </w:r>
      <w:r w:rsidRPr="00AB1781">
        <w:t>.</w:t>
      </w:r>
    </w:p>
    <w:p w14:paraId="5F426D84" w14:textId="4A6B104A" w:rsidR="003E6DC3" w:rsidRPr="002A0A20" w:rsidRDefault="003E6DC3" w:rsidP="00E611C7">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_Ref411968226 \h </w:instrText>
      </w:r>
      <w:r>
        <w:fldChar w:fldCharType="separate"/>
      </w:r>
      <w:r w:rsidR="000C7DE2">
        <w:t>Psalm</w:t>
      </w:r>
      <w:r w:rsidR="000C7DE2" w:rsidRPr="00AB1781">
        <w:t xml:space="preserve"> 146</w:t>
      </w:r>
      <w:r w:rsidR="000C7DE2">
        <w:t>: “Praise the Lord, for psalmody a is good thing”</w:t>
      </w:r>
      <w:r>
        <w:fldChar w:fldCharType="end"/>
      </w:r>
      <w:r>
        <w:t xml:space="preserve">, page </w:t>
      </w:r>
      <w:r>
        <w:fldChar w:fldCharType="begin"/>
      </w:r>
      <w:r>
        <w:instrText xml:space="preserve"> PAGEREF _Ref411968226 \h </w:instrText>
      </w:r>
      <w:r>
        <w:fldChar w:fldCharType="separate"/>
      </w:r>
      <w:r w:rsidR="000C7DE2">
        <w:rPr>
          <w:noProof/>
        </w:rPr>
        <w:t>318</w:t>
      </w:r>
      <w:r>
        <w:fldChar w:fldCharType="end"/>
      </w:r>
      <w:r>
        <w:t>.</w:t>
      </w:r>
      <w:r w:rsidR="00E611C7">
        <w:t xml:space="preserve"> </w:t>
      </w:r>
      <w:r w:rsidR="00E611C7">
        <w:fldChar w:fldCharType="begin"/>
      </w:r>
      <w:r w:rsidR="00E611C7">
        <w:instrText xml:space="preserve"> REF _Ref434578449 \h </w:instrText>
      </w:r>
      <w:r w:rsidR="00E611C7">
        <w:fldChar w:fldCharType="separate"/>
      </w:r>
      <w:r w:rsidR="000C7DE2">
        <w:rPr>
          <w:lang w:val="en-GB"/>
        </w:rPr>
        <w:t>The Psalms of the Veil</w:t>
      </w:r>
      <w:r w:rsidR="00E611C7">
        <w:fldChar w:fldCharType="end"/>
      </w:r>
      <w:r w:rsidR="00E611C7">
        <w:t xml:space="preserve"> continue with </w:t>
      </w:r>
      <w:r w:rsidR="00E611C7">
        <w:fldChar w:fldCharType="begin"/>
      </w:r>
      <w:r w:rsidR="00E611C7">
        <w:instrText xml:space="preserve"> REF _Ref434579036 \h </w:instrText>
      </w:r>
      <w:r w:rsidR="00E611C7">
        <w:fldChar w:fldCharType="separate"/>
      </w:r>
      <w:r w:rsidR="000C7DE2">
        <w:t>Psalm 118 Part 20 (</w:t>
      </w:r>
      <w:r w:rsidR="000C7DE2" w:rsidRPr="0082523C">
        <w:rPr>
          <w:rFonts w:ascii="Tahoma" w:eastAsia="Tahoma" w:hAnsi="Tahoma" w:cs="Tahoma"/>
        </w:rPr>
        <w:t>ר</w:t>
      </w:r>
      <w:r w:rsidR="000C7DE2">
        <w:t>): “See my humiliation and deliver me”</w:t>
      </w:r>
      <w:r w:rsidR="00E611C7">
        <w:fldChar w:fldCharType="end"/>
      </w:r>
      <w:r w:rsidR="00E611C7">
        <w:t xml:space="preserve">, page </w:t>
      </w:r>
      <w:r w:rsidR="00E611C7">
        <w:fldChar w:fldCharType="begin"/>
      </w:r>
      <w:r w:rsidR="00E611C7">
        <w:instrText xml:space="preserve"> PAGEREF _Ref434579036 \h </w:instrText>
      </w:r>
      <w:r w:rsidR="00E611C7">
        <w:fldChar w:fldCharType="separate"/>
      </w:r>
      <w:r w:rsidR="000C7DE2">
        <w:rPr>
          <w:noProof/>
        </w:rPr>
        <w:t>285</w:t>
      </w:r>
      <w:r w:rsidR="00E611C7">
        <w:fldChar w:fldCharType="end"/>
      </w:r>
      <w:r w:rsidR="00E611C7">
        <w:t>.</w:t>
      </w:r>
    </w:p>
    <w:p w14:paraId="16732583" w14:textId="68D0A344" w:rsidR="00E276C1" w:rsidRPr="002A0A20" w:rsidRDefault="002A0A20" w:rsidP="00BF0205">
      <w:pPr>
        <w:pStyle w:val="Heading4"/>
      </w:pPr>
      <w:bookmarkStart w:id="328" w:name="_Ref411968226"/>
      <w:r>
        <w:t>Psalm</w:t>
      </w:r>
      <w:r w:rsidR="00E276C1" w:rsidRPr="00AB1781">
        <w:t xml:space="preserve"> 146</w:t>
      </w:r>
      <w:r>
        <w:t xml:space="preserve">: </w:t>
      </w:r>
      <w:r w:rsidR="00BB3B58">
        <w:t>“</w:t>
      </w:r>
      <w:r>
        <w:t xml:space="preserve">Praise the Lord, for </w:t>
      </w:r>
      <w:r w:rsidR="00BB3B58">
        <w:t>psalmody a</w:t>
      </w:r>
      <w:r>
        <w:t xml:space="preserve"> is goo</w:t>
      </w:r>
      <w:r w:rsidR="00BB3B58">
        <w:t>d thing”</w:t>
      </w:r>
      <w:bookmarkEnd w:id="328"/>
    </w:p>
    <w:p w14:paraId="5A72DFF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Builder of the City and Gatherer of His Scattered Children</w:t>
      </w:r>
    </w:p>
    <w:p w14:paraId="0407DF1B"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God Delights in the Love of Those Who Trust and Obey Him</w:t>
      </w:r>
    </w:p>
    <w:p w14:paraId="3D06BB64" w14:textId="6A82A25F"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w:t>
      </w:r>
    </w:p>
    <w:p w14:paraId="464FC817" w14:textId="6E209BDE" w:rsidR="00E276C1" w:rsidRPr="00AB1781" w:rsidRDefault="00E276C1" w:rsidP="002A0A20">
      <w:pPr>
        <w:pStyle w:val="Rubric"/>
      </w:pPr>
      <w:r w:rsidRPr="00AB1781">
        <w:t xml:space="preserve">1 (Alleluia. By </w:t>
      </w:r>
      <w:r w:rsidR="007F50FD">
        <w:t>Aggeus and Zacharias</w:t>
      </w:r>
      <w:r w:rsidRPr="00AB1781">
        <w:t>)</w:t>
      </w:r>
    </w:p>
    <w:p w14:paraId="7DBBEF3F" w14:textId="61AE5740" w:rsidR="00E276C1" w:rsidRPr="00AB1781" w:rsidRDefault="00E276C1" w:rsidP="002A0A20">
      <w:pPr>
        <w:pStyle w:val="EnglishHangNoCoptic"/>
      </w:pPr>
      <w:r w:rsidRPr="00AB1781">
        <w:t xml:space="preserve">Praise the Lord, for </w:t>
      </w:r>
      <w:r w:rsidR="007F50FD">
        <w:t>psalmody</w:t>
      </w:r>
      <w:r w:rsidR="007F50FD">
        <w:rPr>
          <w:rStyle w:val="FootnoteReference"/>
        </w:rPr>
        <w:footnoteReference w:id="854"/>
      </w:r>
      <w:r w:rsidRPr="00AB1781">
        <w:t xml:space="preserve"> is </w:t>
      </w:r>
      <w:r w:rsidR="007F50FD">
        <w:t xml:space="preserve">a </w:t>
      </w:r>
      <w:r w:rsidRPr="00AB1781">
        <w:t>good</w:t>
      </w:r>
      <w:r w:rsidR="007F50FD">
        <w:t xml:space="preserve"> thing</w:t>
      </w:r>
      <w:r w:rsidRPr="00AB1781">
        <w:t>;</w:t>
      </w:r>
    </w:p>
    <w:p w14:paraId="2DD63C5F" w14:textId="77777777" w:rsidR="00E276C1" w:rsidRPr="00AB1781" w:rsidRDefault="00E276C1" w:rsidP="002A0A20">
      <w:pPr>
        <w:pStyle w:val="EnglishHangEndNoCoptic"/>
      </w:pPr>
      <w:r w:rsidRPr="00AB1781">
        <w:tab/>
        <w:t>may our praise delight our God.</w:t>
      </w:r>
    </w:p>
    <w:p w14:paraId="0ED6E55A" w14:textId="77777777" w:rsidR="00E276C1" w:rsidRPr="00AB1781" w:rsidRDefault="00E276C1" w:rsidP="002A0A20">
      <w:pPr>
        <w:pStyle w:val="EnglishHangNoCoptic"/>
      </w:pPr>
      <w:r w:rsidRPr="00AB1781">
        <w:t>2 The Lord is building Jerusalem,</w:t>
      </w:r>
    </w:p>
    <w:p w14:paraId="65296331" w14:textId="55CC7DD1" w:rsidR="00E276C1" w:rsidRPr="00AB1781" w:rsidRDefault="00E276C1" w:rsidP="002A0A20">
      <w:pPr>
        <w:pStyle w:val="EnglishHangEndNoCoptic"/>
      </w:pPr>
      <w:r w:rsidRPr="00AB1781">
        <w:tab/>
      </w:r>
      <w:r w:rsidR="007F50FD">
        <w:t>He will gather together</w:t>
      </w:r>
      <w:r w:rsidRPr="00AB1781">
        <w:t xml:space="preserve"> the dispersed of Israel.</w:t>
      </w:r>
      <w:r w:rsidRPr="00AB1781">
        <w:rPr>
          <w:rStyle w:val="FootnoteReference"/>
        </w:rPr>
        <w:footnoteReference w:id="855"/>
      </w:r>
    </w:p>
    <w:p w14:paraId="7FCF4329" w14:textId="61947396" w:rsidR="00E276C1" w:rsidRPr="00AB1781" w:rsidRDefault="00E276C1" w:rsidP="002A0A20">
      <w:pPr>
        <w:pStyle w:val="EnglishHangNoCoptic"/>
      </w:pPr>
      <w:r w:rsidRPr="00AB1781">
        <w:t xml:space="preserve">3 He heals the </w:t>
      </w:r>
      <w:r w:rsidR="007F50FD">
        <w:t>brokenhearted</w:t>
      </w:r>
      <w:r w:rsidRPr="00AB1781">
        <w:t>,</w:t>
      </w:r>
    </w:p>
    <w:p w14:paraId="4D507F78" w14:textId="77777777" w:rsidR="00E276C1" w:rsidRPr="00AB1781" w:rsidRDefault="00E276C1" w:rsidP="002A0A20">
      <w:pPr>
        <w:pStyle w:val="EnglishHangEndNoCoptic"/>
      </w:pPr>
      <w:r w:rsidRPr="00AB1781">
        <w:tab/>
        <w:t>and binds up their wounds.</w:t>
      </w:r>
    </w:p>
    <w:p w14:paraId="2436F6F0" w14:textId="31C8343F" w:rsidR="00E276C1" w:rsidRPr="00AB1781" w:rsidRDefault="00E276C1" w:rsidP="002A0A20">
      <w:pPr>
        <w:pStyle w:val="EnglishHangNoCoptic"/>
      </w:pPr>
      <w:r w:rsidRPr="00AB1781">
        <w:t xml:space="preserve">4 He </w:t>
      </w:r>
      <w:r w:rsidR="007F50FD">
        <w:t>numbers the</w:t>
      </w:r>
      <w:r w:rsidRPr="00AB1781">
        <w:t xml:space="preserve"> </w:t>
      </w:r>
      <w:r w:rsidR="007F50FD">
        <w:t>multitude of stars,</w:t>
      </w:r>
    </w:p>
    <w:p w14:paraId="6BAC0E95" w14:textId="4553305A" w:rsidR="00E276C1" w:rsidRPr="00AB1781" w:rsidRDefault="00E276C1" w:rsidP="002A0A20">
      <w:pPr>
        <w:pStyle w:val="EnglishHangEndNoCoptic"/>
      </w:pPr>
      <w:r w:rsidRPr="00AB1781">
        <w:tab/>
        <w:t>and calls them all by names.</w:t>
      </w:r>
    </w:p>
    <w:p w14:paraId="42B84937" w14:textId="6BE1CABC" w:rsidR="00E276C1" w:rsidRPr="00AB1781" w:rsidRDefault="00E276C1" w:rsidP="002A0A20">
      <w:pPr>
        <w:pStyle w:val="EnglishHangNoCoptic"/>
      </w:pPr>
      <w:r w:rsidRPr="00AB1781">
        <w:lastRenderedPageBreak/>
        <w:t xml:space="preserve">5 </w:t>
      </w:r>
      <w:r w:rsidR="007F50FD">
        <w:t xml:space="preserve">Our Lord is </w:t>
      </w:r>
      <w:r w:rsidRPr="00AB1781">
        <w:t xml:space="preserve">Great and </w:t>
      </w:r>
      <w:r w:rsidR="007F50FD">
        <w:t xml:space="preserve">His strength is </w:t>
      </w:r>
      <w:r w:rsidRPr="00AB1781">
        <w:t>great,</w:t>
      </w:r>
    </w:p>
    <w:p w14:paraId="32DD89CA" w14:textId="6C0029B5" w:rsidR="00E276C1" w:rsidRPr="00AB1781" w:rsidRDefault="00E276C1" w:rsidP="002A0A20">
      <w:pPr>
        <w:pStyle w:val="EnglishHangEndNoCoptic"/>
      </w:pPr>
      <w:r w:rsidRPr="00AB1781">
        <w:tab/>
        <w:t>and</w:t>
      </w:r>
      <w:r w:rsidR="007F50FD">
        <w:t xml:space="preserve"> His understanding is</w:t>
      </w:r>
      <w:r w:rsidRPr="00AB1781">
        <w:t xml:space="preserve"> infinite.</w:t>
      </w:r>
    </w:p>
    <w:p w14:paraId="77FBD6CE" w14:textId="0E3F8435" w:rsidR="00E276C1" w:rsidRPr="00AB1781" w:rsidRDefault="00E276C1" w:rsidP="002A0A20">
      <w:pPr>
        <w:pStyle w:val="EnglishHangNoCoptic"/>
      </w:pPr>
      <w:r w:rsidRPr="00AB1781">
        <w:t xml:space="preserve">6 The Lord </w:t>
      </w:r>
      <w:r w:rsidR="007F50FD">
        <w:t>raises</w:t>
      </w:r>
      <w:r w:rsidRPr="00AB1781">
        <w:t xml:space="preserve"> up the meek,</w:t>
      </w:r>
    </w:p>
    <w:p w14:paraId="136CA788" w14:textId="7AFB6232" w:rsidR="00E276C1" w:rsidRPr="00AB1781" w:rsidRDefault="00E276C1" w:rsidP="002A0A20">
      <w:pPr>
        <w:pStyle w:val="EnglishHangEndNoCoptic"/>
      </w:pPr>
      <w:r w:rsidRPr="00AB1781">
        <w:tab/>
      </w:r>
      <w:r w:rsidR="007F50FD">
        <w:t>but</w:t>
      </w:r>
      <w:r w:rsidRPr="00AB1781">
        <w:t xml:space="preserve"> humbles sinners to the ground.</w:t>
      </w:r>
    </w:p>
    <w:p w14:paraId="4A63C846" w14:textId="2F211B01" w:rsidR="00E276C1" w:rsidRPr="00AB1781" w:rsidRDefault="00E276C1" w:rsidP="002A0A20">
      <w:pPr>
        <w:pStyle w:val="EnglishHangNoCoptic"/>
      </w:pPr>
      <w:r w:rsidRPr="00AB1781">
        <w:t xml:space="preserve">7 Begin </w:t>
      </w:r>
      <w:r w:rsidR="00CD1E61">
        <w:t>with confessing</w:t>
      </w:r>
      <w:r w:rsidR="007F50FD">
        <w:rPr>
          <w:rStyle w:val="FootnoteReference"/>
        </w:rPr>
        <w:footnoteReference w:id="856"/>
      </w:r>
      <w:r w:rsidRPr="00AB1781">
        <w:t xml:space="preserve"> the Lord;</w:t>
      </w:r>
    </w:p>
    <w:p w14:paraId="71070449" w14:textId="7A53C2B3" w:rsidR="00E276C1" w:rsidRPr="00AB1781" w:rsidRDefault="00E276C1" w:rsidP="002A0A20">
      <w:pPr>
        <w:pStyle w:val="EnglishHangEndNoCoptic"/>
      </w:pPr>
      <w:r w:rsidRPr="00AB1781">
        <w:tab/>
        <w:t>sing</w:t>
      </w:r>
      <w:r w:rsidR="00CD1E61">
        <w:t xml:space="preserve"> praises to our God on the harp,</w:t>
      </w:r>
    </w:p>
    <w:p w14:paraId="353C6313" w14:textId="77777777" w:rsidR="00E276C1" w:rsidRPr="00AB1781" w:rsidRDefault="00E276C1" w:rsidP="002A0A20">
      <w:pPr>
        <w:pStyle w:val="EnglishHangNoCoptic"/>
      </w:pPr>
      <w:r w:rsidRPr="00AB1781">
        <w:t>8 Who covers heaven with clouds,</w:t>
      </w:r>
    </w:p>
    <w:p w14:paraId="68B1A1CC" w14:textId="77777777" w:rsidR="00E276C1" w:rsidRPr="00AB1781" w:rsidRDefault="00E276C1" w:rsidP="002A0A20">
      <w:pPr>
        <w:pStyle w:val="EnglishHangNoCoptic"/>
      </w:pPr>
      <w:r w:rsidRPr="00AB1781">
        <w:tab/>
        <w:t>Who prepares rain for the earth,</w:t>
      </w:r>
    </w:p>
    <w:p w14:paraId="0198FD68" w14:textId="77777777" w:rsidR="00E276C1" w:rsidRPr="00AB1781" w:rsidRDefault="00E276C1" w:rsidP="002A0A20">
      <w:pPr>
        <w:pStyle w:val="EnglishHangNoCoptic"/>
      </w:pPr>
      <w:r w:rsidRPr="00AB1781">
        <w:tab/>
        <w:t>Who makes grass grow on the mountains,</w:t>
      </w:r>
    </w:p>
    <w:p w14:paraId="653E40A4" w14:textId="2FBEDCA8" w:rsidR="00E276C1" w:rsidRPr="00AB1781" w:rsidRDefault="00E276C1" w:rsidP="002A0A20">
      <w:pPr>
        <w:pStyle w:val="EnglishHangEndNoCoptic"/>
      </w:pPr>
      <w:r w:rsidRPr="00AB1781">
        <w:tab/>
        <w:t>an</w:t>
      </w:r>
      <w:r w:rsidR="00CD1E61">
        <w:t>d plants for the service of men,</w:t>
      </w:r>
    </w:p>
    <w:p w14:paraId="2042C6D2" w14:textId="26DE0F1A" w:rsidR="00E276C1" w:rsidRPr="00AB1781" w:rsidRDefault="00E276C1" w:rsidP="002A0A20">
      <w:pPr>
        <w:pStyle w:val="EnglishHangNoCoptic"/>
      </w:pPr>
      <w:r w:rsidRPr="00AB1781">
        <w:t xml:space="preserve">9 Who gives the </w:t>
      </w:r>
      <w:r w:rsidR="00CD1E61">
        <w:t>animals</w:t>
      </w:r>
      <w:r w:rsidRPr="00AB1781">
        <w:t xml:space="preserve"> their food,</w:t>
      </w:r>
    </w:p>
    <w:p w14:paraId="3CD2332A" w14:textId="77777777" w:rsidR="00E276C1" w:rsidRPr="00AB1781" w:rsidRDefault="00E276C1" w:rsidP="002A0A20">
      <w:pPr>
        <w:pStyle w:val="EnglishHangEndNoCoptic"/>
      </w:pPr>
      <w:r w:rsidRPr="00AB1781">
        <w:tab/>
        <w:t>and feeds the young ravens that call upon Him.</w:t>
      </w:r>
    </w:p>
    <w:p w14:paraId="6701BA08" w14:textId="45623ACB" w:rsidR="00E276C1" w:rsidRPr="00AB1781" w:rsidRDefault="00E276C1" w:rsidP="002A0A20">
      <w:pPr>
        <w:pStyle w:val="EnglishHangNoCoptic"/>
      </w:pPr>
      <w:r w:rsidRPr="00AB1781">
        <w:t xml:space="preserve">10 He </w:t>
      </w:r>
      <w:r w:rsidR="00CD1E61">
        <w:t>will take</w:t>
      </w:r>
      <w:r w:rsidRPr="00AB1781">
        <w:t xml:space="preserve"> no pleasure in the strength of a horse,</w:t>
      </w:r>
    </w:p>
    <w:p w14:paraId="484AB4B3" w14:textId="6BD44452" w:rsidR="00E276C1" w:rsidRPr="00AB1781" w:rsidRDefault="00E276C1" w:rsidP="002A0A20">
      <w:pPr>
        <w:pStyle w:val="EnglishHangEndNoCoptic"/>
      </w:pPr>
      <w:r w:rsidRPr="00AB1781">
        <w:tab/>
        <w:t xml:space="preserve">nor </w:t>
      </w:r>
      <w:r w:rsidR="00CD1E61">
        <w:t>be pleased</w:t>
      </w:r>
      <w:r w:rsidRPr="00AB1781">
        <w:t xml:space="preserve"> in a </w:t>
      </w:r>
      <w:r w:rsidR="00CD1E61">
        <w:t>man</w:t>
      </w:r>
      <w:r w:rsidRPr="00AB1781">
        <w:t>’s legs.</w:t>
      </w:r>
    </w:p>
    <w:p w14:paraId="7503112A" w14:textId="298C6F7D" w:rsidR="00E276C1" w:rsidRPr="00AB1781" w:rsidRDefault="00E276C1" w:rsidP="002A0A20">
      <w:pPr>
        <w:pStyle w:val="EnglishHangNoCoptic"/>
      </w:pPr>
      <w:r w:rsidRPr="00AB1781">
        <w:t xml:space="preserve">11 The Lord </w:t>
      </w:r>
      <w:r w:rsidR="00CD1E61">
        <w:t>is pleased</w:t>
      </w:r>
      <w:r w:rsidRPr="00AB1781">
        <w:t xml:space="preserve"> </w:t>
      </w:r>
      <w:r w:rsidR="00CD1E61">
        <w:t>with</w:t>
      </w:r>
      <w:r w:rsidRPr="00AB1781">
        <w:t xml:space="preserve"> those who fear Him,</w:t>
      </w:r>
    </w:p>
    <w:p w14:paraId="11B665CE" w14:textId="5DF22E6F" w:rsidR="00E276C1" w:rsidRDefault="00E276C1" w:rsidP="002A0A20">
      <w:pPr>
        <w:pStyle w:val="EnglishHangEndNoCoptic"/>
      </w:pPr>
      <w:r w:rsidRPr="00AB1781">
        <w:tab/>
        <w:t xml:space="preserve">and </w:t>
      </w:r>
      <w:r w:rsidR="00CD1E61">
        <w:t xml:space="preserve">those </w:t>
      </w:r>
      <w:r w:rsidRPr="00AB1781">
        <w:t xml:space="preserve">who </w:t>
      </w:r>
      <w:r w:rsidR="00CD1E61">
        <w:t>hope</w:t>
      </w:r>
      <w:r w:rsidRPr="00AB1781">
        <w:t xml:space="preserve"> in His mercy.</w:t>
      </w:r>
    </w:p>
    <w:p w14:paraId="6CF23261" w14:textId="27631A5B"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rsidR="009E6CAF">
        <w:t xml:space="preserve"> 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continue</w:t>
      </w:r>
      <w:r>
        <w:t xml:space="preserve"> with </w:t>
      </w:r>
      <w:r>
        <w:fldChar w:fldCharType="begin"/>
      </w:r>
      <w:r>
        <w:instrText xml:space="preserve"> REF _Ref411968245 \h </w:instrText>
      </w:r>
      <w:r>
        <w:fldChar w:fldCharType="separate"/>
      </w:r>
      <w:r w:rsidR="000C7DE2">
        <w:t>Psalm</w:t>
      </w:r>
      <w:r w:rsidR="000C7DE2" w:rsidRPr="00AB1781">
        <w:t xml:space="preserve"> 147</w:t>
      </w:r>
      <w:r w:rsidR="000C7DE2">
        <w:t>: “Praise the Lord, O Jerusalem! Praise your God, O Zion”</w:t>
      </w:r>
      <w:r>
        <w:fldChar w:fldCharType="end"/>
      </w:r>
      <w:r>
        <w:t xml:space="preserve"> Page </w:t>
      </w:r>
      <w:r>
        <w:fldChar w:fldCharType="begin"/>
      </w:r>
      <w:r>
        <w:instrText xml:space="preserve"> PAGEREF _Ref411968245 \h </w:instrText>
      </w:r>
      <w:r>
        <w:fldChar w:fldCharType="separate"/>
      </w:r>
      <w:r w:rsidR="000C7DE2">
        <w:rPr>
          <w:noProof/>
        </w:rPr>
        <w:t>319</w:t>
      </w:r>
      <w:r>
        <w:fldChar w:fldCharType="end"/>
      </w:r>
      <w:r>
        <w:t>.</w:t>
      </w:r>
    </w:p>
    <w:p w14:paraId="1D6C58E5" w14:textId="2704929F" w:rsidR="00E276C1" w:rsidRPr="002A0A20" w:rsidRDefault="002A0A20" w:rsidP="00BF0205">
      <w:pPr>
        <w:pStyle w:val="Heading4"/>
      </w:pPr>
      <w:bookmarkStart w:id="329" w:name="_Ref411968245"/>
      <w:r>
        <w:t>Psalm</w:t>
      </w:r>
      <w:r w:rsidR="00E276C1" w:rsidRPr="00AB1781">
        <w:t xml:space="preserve"> 147</w:t>
      </w:r>
      <w:r>
        <w:t xml:space="preserve">: </w:t>
      </w:r>
      <w:r w:rsidR="00BB3B58">
        <w:t>“</w:t>
      </w:r>
      <w:r>
        <w:t>Praise the Lord, O Jerusalem! Praise your God, O Zion</w:t>
      </w:r>
      <w:r w:rsidR="00BB3B58">
        <w:t>”</w:t>
      </w:r>
      <w:bookmarkEnd w:id="329"/>
    </w:p>
    <w:p w14:paraId="609B007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God’s Providential Care of His People</w:t>
      </w:r>
    </w:p>
    <w:p w14:paraId="356E9733"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He Reveals His Will for the World through Israel</w:t>
      </w:r>
    </w:p>
    <w:p w14:paraId="6EAB468F" w14:textId="692ABCCB" w:rsidR="00F14AA6" w:rsidRDefault="00F14AA6" w:rsidP="002A0A20">
      <w:pPr>
        <w:pStyle w:val="Rubric"/>
      </w:pP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Page </w:t>
      </w:r>
      <w:r>
        <w:fldChar w:fldCharType="begin"/>
      </w:r>
      <w:r>
        <w:instrText xml:space="preserve"> PAGEREF _Ref434576945 \h </w:instrText>
      </w:r>
      <w:r>
        <w:fldChar w:fldCharType="separate"/>
      </w:r>
      <w:r w:rsidR="000C7DE2">
        <w:rPr>
          <w:noProof/>
        </w:rPr>
        <w:t>18</w:t>
      </w:r>
      <w:r>
        <w:fldChar w:fldCharType="end"/>
      </w:r>
      <w:r>
        <w:t>.</w:t>
      </w:r>
      <w:r w:rsidR="00500D86">
        <w:t xml:space="preserve"> </w:t>
      </w:r>
      <w:r w:rsidR="00500D86">
        <w:fldChar w:fldCharType="begin"/>
      </w:r>
      <w:r w:rsidR="00500D86">
        <w:instrText xml:space="preserve"> REF _Ref434580482 \h </w:instrText>
      </w:r>
      <w:r w:rsidR="00500D86">
        <w:fldChar w:fldCharType="separate"/>
      </w:r>
      <w:r w:rsidR="000C7DE2">
        <w:t>The Psalms of the Morning Watch</w:t>
      </w:r>
      <w:r w:rsidR="00500D86">
        <w:fldChar w:fldCharType="end"/>
      </w:r>
      <w:r w:rsidR="00500D86">
        <w:t xml:space="preserve">, page </w:t>
      </w:r>
      <w:r w:rsidR="00500D86">
        <w:fldChar w:fldCharType="begin"/>
      </w:r>
      <w:r w:rsidR="00500D86">
        <w:instrText xml:space="preserve"> PAGEREF _Ref434580482 \h </w:instrText>
      </w:r>
      <w:r w:rsidR="00500D86">
        <w:fldChar w:fldCharType="separate"/>
      </w:r>
      <w:r w:rsidR="000C7DE2">
        <w:rPr>
          <w:noProof/>
        </w:rPr>
        <w:t>38</w:t>
      </w:r>
      <w:r w:rsidR="00500D86">
        <w:fldChar w:fldCharType="end"/>
      </w:r>
      <w:r w:rsidR="00500D86">
        <w:t>. Reserved for the Presbyter, if present (in both cases).</w:t>
      </w:r>
    </w:p>
    <w:p w14:paraId="3BBEBD48" w14:textId="775506B2" w:rsidR="00E276C1" w:rsidRPr="00AB1781" w:rsidRDefault="00E276C1" w:rsidP="002A0A20">
      <w:pPr>
        <w:pStyle w:val="Rubric"/>
      </w:pPr>
      <w:r w:rsidRPr="00AB1781">
        <w:t xml:space="preserve">1 (Alleluia. By </w:t>
      </w:r>
      <w:r w:rsidR="00CD1E61">
        <w:t>Aggeus and Zacharias</w:t>
      </w:r>
      <w:r w:rsidRPr="00AB1781">
        <w:t>)</w:t>
      </w:r>
    </w:p>
    <w:p w14:paraId="1F704B33" w14:textId="77777777" w:rsidR="00E276C1" w:rsidRPr="00AB1781" w:rsidRDefault="00E276C1" w:rsidP="002A0A20">
      <w:pPr>
        <w:pStyle w:val="EnglishHangNoCoptic"/>
      </w:pPr>
      <w:r w:rsidRPr="00AB1781">
        <w:t>Praise the Lord, O Jerusalem!</w:t>
      </w:r>
    </w:p>
    <w:p w14:paraId="3201A76A" w14:textId="77777777" w:rsidR="00E276C1" w:rsidRPr="00AB1781" w:rsidRDefault="00E276C1" w:rsidP="002A0A20">
      <w:pPr>
        <w:pStyle w:val="EnglishHangEndNoCoptic"/>
      </w:pPr>
      <w:r w:rsidRPr="00AB1781">
        <w:tab/>
        <w:t>Praise your God, O Zion!</w:t>
      </w:r>
    </w:p>
    <w:p w14:paraId="048056B7" w14:textId="77777777" w:rsidR="00E276C1" w:rsidRPr="00AB1781" w:rsidRDefault="00E276C1" w:rsidP="002A0A20">
      <w:pPr>
        <w:pStyle w:val="EnglishHangNoCoptic"/>
      </w:pPr>
      <w:r w:rsidRPr="00AB1781">
        <w:t>2 For He has strengthened the bars of your gates;</w:t>
      </w:r>
    </w:p>
    <w:p w14:paraId="4A8B6FB7" w14:textId="181A56B4" w:rsidR="00E276C1" w:rsidRPr="002A0A20" w:rsidRDefault="00E276C1" w:rsidP="002A0A20">
      <w:pPr>
        <w:pStyle w:val="EnglishHangEndNoCoptic"/>
      </w:pPr>
      <w:r w:rsidRPr="00AB1781">
        <w:tab/>
        <w:t xml:space="preserve">He </w:t>
      </w:r>
      <w:r w:rsidR="00CD1E61">
        <w:t xml:space="preserve">has </w:t>
      </w:r>
      <w:r w:rsidRPr="00AB1781">
        <w:t>b</w:t>
      </w:r>
      <w:r w:rsidR="00CD1E61">
        <w:t>lessed your children within you,</w:t>
      </w:r>
    </w:p>
    <w:p w14:paraId="62499306" w14:textId="75D98072" w:rsidR="00E276C1" w:rsidRPr="00AB1781" w:rsidRDefault="00E276C1" w:rsidP="002A0A20">
      <w:pPr>
        <w:pStyle w:val="EnglishHangNoCoptic"/>
      </w:pPr>
      <w:r w:rsidRPr="00AB1781">
        <w:lastRenderedPageBreak/>
        <w:t>3 He makes your borders</w:t>
      </w:r>
      <w:r w:rsidR="00CD1E61">
        <w:t xml:space="preserve"> peaceful</w:t>
      </w:r>
      <w:r w:rsidRPr="00AB1781">
        <w:t>,</w:t>
      </w:r>
    </w:p>
    <w:p w14:paraId="3B9A3B53" w14:textId="47B973ED" w:rsidR="00E276C1" w:rsidRPr="00AB1781" w:rsidRDefault="00E276C1" w:rsidP="002A0A20">
      <w:pPr>
        <w:pStyle w:val="EnglishHangEndNoCoptic"/>
      </w:pPr>
      <w:r w:rsidRPr="00AB1781">
        <w:tab/>
        <w:t xml:space="preserve">and </w:t>
      </w:r>
      <w:r w:rsidR="00CD1E61">
        <w:t>fills you with the finest wheat,</w:t>
      </w:r>
    </w:p>
    <w:p w14:paraId="26E2B971" w14:textId="420042CB" w:rsidR="00E276C1" w:rsidRPr="00AB1781" w:rsidRDefault="00E276C1" w:rsidP="002A0A20">
      <w:pPr>
        <w:pStyle w:val="EnglishHangNoCoptic"/>
      </w:pPr>
      <w:r w:rsidRPr="00AB1781">
        <w:t xml:space="preserve">4 </w:t>
      </w:r>
      <w:r w:rsidR="00CD1E61">
        <w:t>Who</w:t>
      </w:r>
      <w:r w:rsidRPr="00AB1781">
        <w:t xml:space="preserve"> sends His </w:t>
      </w:r>
      <w:r w:rsidR="00CD1E61">
        <w:t>sayings</w:t>
      </w:r>
      <w:r w:rsidR="00CD1E61">
        <w:rPr>
          <w:rStyle w:val="FootnoteReference"/>
        </w:rPr>
        <w:footnoteReference w:id="857"/>
      </w:r>
      <w:r w:rsidRPr="00AB1781">
        <w:t xml:space="preserve"> to the earth;</w:t>
      </w:r>
    </w:p>
    <w:p w14:paraId="62F0F92B" w14:textId="043778B4" w:rsidR="00E276C1" w:rsidRPr="00AB1781" w:rsidRDefault="00E276C1" w:rsidP="002A0A20">
      <w:pPr>
        <w:pStyle w:val="EnglishHangEndNoCoptic"/>
      </w:pPr>
      <w:r w:rsidRPr="00AB1781">
        <w:tab/>
        <w:t xml:space="preserve">His word </w:t>
      </w:r>
      <w:r w:rsidR="00CD1E61">
        <w:t>will run swiftly,</w:t>
      </w:r>
    </w:p>
    <w:p w14:paraId="5193CDA6" w14:textId="13AFAB72" w:rsidR="00E276C1" w:rsidRPr="00AB1781" w:rsidRDefault="00E276C1" w:rsidP="002A0A20">
      <w:pPr>
        <w:pStyle w:val="EnglishHangNoCoptic"/>
      </w:pPr>
      <w:r w:rsidRPr="00AB1781">
        <w:t xml:space="preserve">5 </w:t>
      </w:r>
      <w:r w:rsidR="00CD1E61">
        <w:t>Who</w:t>
      </w:r>
      <w:r w:rsidRPr="00AB1781">
        <w:t xml:space="preserve"> </w:t>
      </w:r>
      <w:r w:rsidR="00CD1E61">
        <w:t>gives snow like wool,</w:t>
      </w:r>
    </w:p>
    <w:p w14:paraId="2E4529C7" w14:textId="7D42A001" w:rsidR="00E276C1" w:rsidRPr="00AB1781" w:rsidRDefault="00E276C1" w:rsidP="002A0A20">
      <w:pPr>
        <w:pStyle w:val="EnglishHangEndNoCoptic"/>
      </w:pPr>
      <w:r w:rsidRPr="00AB1781">
        <w:tab/>
      </w:r>
      <w:r w:rsidR="00CD1E61">
        <w:t>Who pours down mist like ashes,</w:t>
      </w:r>
    </w:p>
    <w:p w14:paraId="2E609448" w14:textId="51B0FE44" w:rsidR="00E276C1" w:rsidRPr="00AB1781" w:rsidRDefault="00E276C1" w:rsidP="002A0A20">
      <w:pPr>
        <w:pStyle w:val="EnglishHangNoCoptic"/>
      </w:pPr>
      <w:r w:rsidRPr="00AB1781">
        <w:t xml:space="preserve">6 </w:t>
      </w:r>
      <w:r w:rsidR="00CD1E61">
        <w:t>Who</w:t>
      </w:r>
      <w:r w:rsidRPr="00AB1781">
        <w:t xml:space="preserve"> </w:t>
      </w:r>
      <w:r w:rsidR="00C93FD6">
        <w:t>hurls down ice</w:t>
      </w:r>
      <w:r w:rsidRPr="00AB1781">
        <w:t xml:space="preserve"> like crumbs;</w:t>
      </w:r>
    </w:p>
    <w:p w14:paraId="4A255197" w14:textId="0EAC23D4" w:rsidR="00E276C1" w:rsidRPr="00AB1781" w:rsidRDefault="00E276C1" w:rsidP="002A0A20">
      <w:pPr>
        <w:pStyle w:val="EnglishHangEndNoCoptic"/>
      </w:pPr>
      <w:r w:rsidRPr="00AB1781">
        <w:tab/>
        <w:t xml:space="preserve">Who </w:t>
      </w:r>
      <w:r w:rsidR="00C93FD6">
        <w:t>will</w:t>
      </w:r>
      <w:r w:rsidRPr="00AB1781">
        <w:t xml:space="preserve"> stand before His cold?</w:t>
      </w:r>
    </w:p>
    <w:p w14:paraId="14B7F9FB" w14:textId="50F82695" w:rsidR="00E276C1" w:rsidRPr="00AB1781" w:rsidRDefault="00E276C1" w:rsidP="002A0A20">
      <w:pPr>
        <w:pStyle w:val="EnglishHangNoCoptic"/>
      </w:pPr>
      <w:r w:rsidRPr="00AB1781">
        <w:t xml:space="preserve">7 He </w:t>
      </w:r>
      <w:r w:rsidR="00C93FD6">
        <w:t>will send His word and melt</w:t>
      </w:r>
      <w:r w:rsidRPr="00AB1781">
        <w:t xml:space="preserve"> </w:t>
      </w:r>
      <w:r w:rsidR="00C93FD6">
        <w:t>them</w:t>
      </w:r>
      <w:r w:rsidRPr="00AB1781">
        <w:t>;</w:t>
      </w:r>
    </w:p>
    <w:p w14:paraId="70FDC9C7" w14:textId="0868F167" w:rsidR="00E276C1" w:rsidRPr="00AB1781" w:rsidRDefault="00E276C1" w:rsidP="002A0A20">
      <w:pPr>
        <w:pStyle w:val="EnglishHangEndNoCoptic"/>
      </w:pPr>
      <w:r w:rsidRPr="00AB1781">
        <w:tab/>
        <w:t xml:space="preserve">He </w:t>
      </w:r>
      <w:r w:rsidR="00C93FD6">
        <w:t>will blow</w:t>
      </w:r>
      <w:r w:rsidRPr="00AB1781">
        <w:t xml:space="preserve"> His breath</w:t>
      </w:r>
      <w:r w:rsidR="00C93FD6">
        <w:t>,</w:t>
      </w:r>
      <w:r w:rsidRPr="00AB1781">
        <w:t xml:space="preserve"> and the waters </w:t>
      </w:r>
      <w:r w:rsidR="00C93FD6">
        <w:t>will flow,</w:t>
      </w:r>
    </w:p>
    <w:p w14:paraId="5332CEF4" w14:textId="6FE8C3CE" w:rsidR="00E276C1" w:rsidRPr="00AB1781" w:rsidRDefault="00E276C1" w:rsidP="002A0A20">
      <w:pPr>
        <w:pStyle w:val="EnglishHangNoCoptic"/>
      </w:pPr>
      <w:r w:rsidRPr="00AB1781">
        <w:t xml:space="preserve">8 He </w:t>
      </w:r>
      <w:r w:rsidR="00C93FD6">
        <w:t>Who</w:t>
      </w:r>
      <w:r w:rsidRPr="00AB1781">
        <w:t xml:space="preserve"> </w:t>
      </w:r>
      <w:r w:rsidR="00C93FD6">
        <w:t>declares</w:t>
      </w:r>
      <w:r w:rsidRPr="00AB1781">
        <w:t xml:space="preserve"> His word to Jacob,</w:t>
      </w:r>
    </w:p>
    <w:p w14:paraId="5F3A43A0" w14:textId="59987B7D" w:rsidR="00E276C1" w:rsidRPr="00AB1781" w:rsidRDefault="00E276C1" w:rsidP="002A0A20">
      <w:pPr>
        <w:pStyle w:val="EnglishHangEndNoCoptic"/>
      </w:pPr>
      <w:r w:rsidRPr="00AB1781">
        <w:tab/>
        <w:t xml:space="preserve">His </w:t>
      </w:r>
      <w:r w:rsidR="00C93FD6">
        <w:t>statutes</w:t>
      </w:r>
      <w:r w:rsidRPr="00AB1781">
        <w:t xml:space="preserve"> and judgments to Israel.</w:t>
      </w:r>
    </w:p>
    <w:p w14:paraId="59413AEC" w14:textId="2B85C8BC" w:rsidR="00E276C1" w:rsidRPr="00AB1781" w:rsidRDefault="00E276C1" w:rsidP="002A0A20">
      <w:pPr>
        <w:pStyle w:val="EnglishHangNoCoptic"/>
      </w:pPr>
      <w:r w:rsidRPr="00AB1781">
        <w:t xml:space="preserve">9 He has not dealt like this with </w:t>
      </w:r>
      <w:r w:rsidR="00C93FD6">
        <w:t>o</w:t>
      </w:r>
      <w:r w:rsidRPr="00AB1781">
        <w:t>ther nation</w:t>
      </w:r>
      <w:r w:rsidR="00C93FD6">
        <w:t>s</w:t>
      </w:r>
      <w:r w:rsidRPr="00AB1781">
        <w:t>,</w:t>
      </w:r>
    </w:p>
    <w:p w14:paraId="367E5BDB" w14:textId="4EF72EBA" w:rsidR="00E276C1" w:rsidRDefault="00E276C1" w:rsidP="002A0A20">
      <w:pPr>
        <w:pStyle w:val="EnglishHangEndNoCoptic"/>
      </w:pPr>
      <w:r w:rsidRPr="00AB1781">
        <w:tab/>
        <w:t xml:space="preserve">nor </w:t>
      </w:r>
      <w:r w:rsidR="00C93FD6">
        <w:t>did Hi make</w:t>
      </w:r>
      <w:r w:rsidRPr="00AB1781">
        <w:t xml:space="preserve"> </w:t>
      </w:r>
      <w:r w:rsidR="00C93FD6">
        <w:t xml:space="preserve">His </w:t>
      </w:r>
      <w:r w:rsidRPr="00AB1781">
        <w:t>judgments known to them.</w:t>
      </w:r>
    </w:p>
    <w:p w14:paraId="3CF061AA" w14:textId="2B86C642" w:rsidR="003E6DC3" w:rsidRPr="002A0A20" w:rsidRDefault="003E6DC3" w:rsidP="003E6DC3">
      <w:pPr>
        <w:pStyle w:val="Rubric"/>
      </w:pPr>
      <w:r>
        <w:t xml:space="preserve">Alleluia. </w:t>
      </w:r>
      <w:r>
        <w:fldChar w:fldCharType="begin"/>
      </w:r>
      <w:r>
        <w:instrText xml:space="preserve"> REF _Ref434576945 \h </w:instrText>
      </w:r>
      <w:r>
        <w:fldChar w:fldCharType="separate"/>
      </w:r>
      <w:r w:rsidR="000C7DE2">
        <w:rPr>
          <w:lang w:val="en-GB"/>
        </w:rPr>
        <w:t>The Psalms of Retiring (the Twelfth Hour)</w:t>
      </w:r>
      <w:r>
        <w:fldChar w:fldCharType="end"/>
      </w:r>
      <w:r>
        <w:t xml:space="preserve"> </w:t>
      </w:r>
      <w:r w:rsidR="009E6CAF">
        <w:t xml:space="preserve">and </w:t>
      </w:r>
      <w:r w:rsidR="009E6CAF">
        <w:fldChar w:fldCharType="begin"/>
      </w:r>
      <w:r w:rsidR="009E6CAF">
        <w:instrText xml:space="preserve"> REF _Ref434580482 \h </w:instrText>
      </w:r>
      <w:r w:rsidR="009E6CAF">
        <w:fldChar w:fldCharType="separate"/>
      </w:r>
      <w:r w:rsidR="000C7DE2">
        <w:t>The Psalms of the Morning Watch</w:t>
      </w:r>
      <w:r w:rsidR="009E6CAF">
        <w:fldChar w:fldCharType="end"/>
      </w:r>
      <w:r w:rsidR="009E6CAF">
        <w:t xml:space="preserve"> </w:t>
      </w:r>
      <w:r>
        <w:t>are concluded.</w:t>
      </w:r>
    </w:p>
    <w:p w14:paraId="7330E601" w14:textId="35F4AF2C" w:rsidR="00924D0C" w:rsidRDefault="00924D0C" w:rsidP="00924D0C">
      <w:pPr>
        <w:pStyle w:val="Rubric"/>
      </w:pPr>
      <w:r>
        <w:t>Glory…</w:t>
      </w:r>
    </w:p>
    <w:p w14:paraId="2896BE85" w14:textId="2E00EA81" w:rsidR="00E276C1" w:rsidRPr="002A0A20" w:rsidRDefault="002A0A20" w:rsidP="00BF0205">
      <w:pPr>
        <w:pStyle w:val="Heading4"/>
      </w:pPr>
      <w:r>
        <w:t>Psalm</w:t>
      </w:r>
      <w:r w:rsidR="00E276C1" w:rsidRPr="00AB1781">
        <w:t xml:space="preserve"> 148</w:t>
      </w:r>
      <w:r>
        <w:t xml:space="preserve">: </w:t>
      </w:r>
      <w:r w:rsidR="00BB3B58">
        <w:t>“</w:t>
      </w:r>
      <w:r>
        <w:t xml:space="preserve">Praise the in </w:t>
      </w:r>
      <w:r w:rsidR="00BB3B58">
        <w:t xml:space="preserve">the </w:t>
      </w:r>
      <w:r>
        <w:t>Heaven</w:t>
      </w:r>
      <w:r w:rsidR="00BB3B58">
        <w:t>s</w:t>
      </w:r>
      <w:r>
        <w:t xml:space="preserve">, praise Him in the </w:t>
      </w:r>
      <w:r w:rsidR="00BB3B58">
        <w:t>highest”</w:t>
      </w:r>
    </w:p>
    <w:p w14:paraId="3A17C59D"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Cosmic Chorus of Praise</w:t>
      </w:r>
    </w:p>
    <w:p w14:paraId="3D04F4F2"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Natural Law is God’s Iron Rod</w:t>
      </w:r>
    </w:p>
    <w:p w14:paraId="0235CAC0" w14:textId="6C477EE7"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64AFCB44" w14:textId="092E41A5" w:rsidR="00E276C1" w:rsidRPr="00AB1781" w:rsidRDefault="00E276C1" w:rsidP="002A0A20">
      <w:pPr>
        <w:pStyle w:val="Rubric"/>
      </w:pPr>
      <w:r w:rsidRPr="00AB1781">
        <w:t xml:space="preserve">1 (Alleluia. By </w:t>
      </w:r>
      <w:r w:rsidR="00C93FD6">
        <w:t>Aggeus</w:t>
      </w:r>
      <w:r w:rsidRPr="00AB1781">
        <w:t xml:space="preserve"> and Za</w:t>
      </w:r>
      <w:r w:rsidR="00C93FD6">
        <w:t>charias</w:t>
      </w:r>
      <w:r w:rsidRPr="00AB1781">
        <w:t>)</w:t>
      </w:r>
    </w:p>
    <w:p w14:paraId="4715CD4A" w14:textId="582F6A7F" w:rsidR="00E276C1" w:rsidRPr="00AB1781" w:rsidRDefault="00E276C1" w:rsidP="002A0A20">
      <w:pPr>
        <w:pStyle w:val="EnglishHangNoCoptic"/>
      </w:pPr>
      <w:r w:rsidRPr="00AB1781">
        <w:t xml:space="preserve">Praise the Lord </w:t>
      </w:r>
      <w:r w:rsidR="00C93FD6">
        <w:t>from the</w:t>
      </w:r>
      <w:r w:rsidRPr="00AB1781">
        <w:t xml:space="preserve"> Heaven</w:t>
      </w:r>
      <w:r w:rsidR="00C93FD6">
        <w:t>s;</w:t>
      </w:r>
    </w:p>
    <w:p w14:paraId="2A717BB5" w14:textId="079BB441" w:rsidR="00E276C1" w:rsidRPr="00AB1781" w:rsidRDefault="00C93FD6" w:rsidP="002A0A20">
      <w:pPr>
        <w:pStyle w:val="EnglishHangEndNoCoptic"/>
      </w:pPr>
      <w:r>
        <w:tab/>
        <w:t>praise Him in the highest!</w:t>
      </w:r>
    </w:p>
    <w:p w14:paraId="5EA390D7" w14:textId="7261F7C2" w:rsidR="00E276C1" w:rsidRPr="00AB1781" w:rsidRDefault="008D5F3D" w:rsidP="002A0A20">
      <w:pPr>
        <w:pStyle w:val="EnglishHangNoCoptic"/>
      </w:pPr>
      <w:r>
        <w:t>2 Praise Him, all</w:t>
      </w:r>
      <w:r w:rsidR="00E276C1" w:rsidRPr="00AB1781">
        <w:t xml:space="preserve"> </w:t>
      </w:r>
      <w:r w:rsidR="00C93FD6">
        <w:t>His angels</w:t>
      </w:r>
      <w:r w:rsidR="00E276C1" w:rsidRPr="00AB1781">
        <w:t>;</w:t>
      </w:r>
    </w:p>
    <w:p w14:paraId="43F869E3" w14:textId="01A13B0F" w:rsidR="00E276C1" w:rsidRPr="00AB1781" w:rsidRDefault="00E276C1" w:rsidP="002A0A20">
      <w:pPr>
        <w:pStyle w:val="EnglishHangEndNoCoptic"/>
      </w:pPr>
      <w:r w:rsidRPr="00AB1781">
        <w:tab/>
        <w:t>p</w:t>
      </w:r>
      <w:r w:rsidR="008D5F3D">
        <w:t>raise Him, all</w:t>
      </w:r>
      <w:r w:rsidR="00C93FD6">
        <w:t xml:space="preserve"> His hosts!</w:t>
      </w:r>
    </w:p>
    <w:p w14:paraId="2C0304E1" w14:textId="77777777" w:rsidR="00E276C1" w:rsidRPr="00AB1781" w:rsidRDefault="00E276C1" w:rsidP="002A0A20">
      <w:pPr>
        <w:pStyle w:val="EnglishHangNoCoptic"/>
      </w:pPr>
      <w:r w:rsidRPr="00AB1781">
        <w:t>3 Praise Him, sun and moon;</w:t>
      </w:r>
    </w:p>
    <w:p w14:paraId="0ADEF64C" w14:textId="601317FF" w:rsidR="00E276C1" w:rsidRPr="00AB1781" w:rsidRDefault="00E276C1" w:rsidP="002A0A20">
      <w:pPr>
        <w:pStyle w:val="EnglishHangEndNoCoptic"/>
      </w:pPr>
      <w:r w:rsidRPr="00AB1781">
        <w:tab/>
        <w:t>prai</w:t>
      </w:r>
      <w:r w:rsidR="00C93FD6">
        <w:t>se Him, all [you] stars and light!</w:t>
      </w:r>
    </w:p>
    <w:p w14:paraId="269B6AD2" w14:textId="061D0E33" w:rsidR="00E276C1" w:rsidRPr="00AB1781" w:rsidRDefault="00E276C1" w:rsidP="002A0A20">
      <w:pPr>
        <w:pStyle w:val="EnglishHangNoCoptic"/>
      </w:pPr>
      <w:r w:rsidRPr="00AB1781">
        <w:t>4 Praise Him, you heaven</w:t>
      </w:r>
      <w:r w:rsidR="00C93FD6">
        <w:t>s</w:t>
      </w:r>
      <w:r w:rsidRPr="00AB1781">
        <w:t xml:space="preserve"> of heavens,</w:t>
      </w:r>
    </w:p>
    <w:p w14:paraId="335DD062" w14:textId="2FDE064F" w:rsidR="00E276C1" w:rsidRPr="00AB1781" w:rsidRDefault="00E276C1" w:rsidP="002A0A20">
      <w:pPr>
        <w:pStyle w:val="EnglishHangEndNoCoptic"/>
      </w:pPr>
      <w:r w:rsidRPr="00AB1781">
        <w:tab/>
        <w:t>and you waters above th</w:t>
      </w:r>
      <w:r w:rsidR="00C93FD6">
        <w:t>e heavens!</w:t>
      </w:r>
    </w:p>
    <w:p w14:paraId="31100E21" w14:textId="52E3176A" w:rsidR="00E276C1" w:rsidRPr="00AB1781" w:rsidRDefault="00C93FD6" w:rsidP="002A0A20">
      <w:pPr>
        <w:pStyle w:val="EnglishHangNoCoptic"/>
      </w:pPr>
      <w:r>
        <w:lastRenderedPageBreak/>
        <w:t>5 Let them praise the Name of the Lord,</w:t>
      </w:r>
    </w:p>
    <w:p w14:paraId="4FFAC940" w14:textId="46CAE7E1" w:rsidR="00E276C1" w:rsidRPr="00AB1781" w:rsidRDefault="00E276C1" w:rsidP="002A0A20">
      <w:pPr>
        <w:pStyle w:val="EnglishHangNoCoptic"/>
      </w:pPr>
      <w:r w:rsidRPr="00AB1781">
        <w:tab/>
        <w:t xml:space="preserve">for He spoke and they </w:t>
      </w:r>
      <w:r w:rsidR="00C93FD6">
        <w:t>came to be!</w:t>
      </w:r>
    </w:p>
    <w:p w14:paraId="63077E1B" w14:textId="77777777" w:rsidR="00E276C1" w:rsidRPr="00AB1781" w:rsidRDefault="00E276C1" w:rsidP="002A0A20">
      <w:pPr>
        <w:pStyle w:val="EnglishHangEndNoCoptic"/>
      </w:pPr>
      <w:r w:rsidRPr="00AB1781">
        <w:tab/>
        <w:t>He commanded and they were created.</w:t>
      </w:r>
    </w:p>
    <w:p w14:paraId="500406BA" w14:textId="6AAA71C9" w:rsidR="00DE04F0" w:rsidRDefault="00E276C1" w:rsidP="002A0A20">
      <w:pPr>
        <w:pStyle w:val="EnglishHangNoCoptic"/>
      </w:pPr>
      <w:r w:rsidRPr="00AB1781">
        <w:t xml:space="preserve">6 </w:t>
      </w:r>
      <w:r w:rsidR="00DE04F0">
        <w:t>He established them forever and ever!</w:t>
      </w:r>
    </w:p>
    <w:p w14:paraId="27DC1DD6" w14:textId="74537367" w:rsidR="00DE04F0" w:rsidRDefault="00DE04F0" w:rsidP="00DE04F0">
      <w:pPr>
        <w:pStyle w:val="EnglishHangEndNoCoptic"/>
      </w:pPr>
      <w:r>
        <w:tab/>
        <w:t>He set forth His ordinance</w:t>
      </w:r>
      <w:r w:rsidRPr="00AB1781">
        <w:rPr>
          <w:rStyle w:val="FootnoteReference"/>
        </w:rPr>
        <w:footnoteReference w:id="858"/>
      </w:r>
      <w:r>
        <w:t>, and it will not pass away.</w:t>
      </w:r>
    </w:p>
    <w:p w14:paraId="636F07BE" w14:textId="121A4C4E" w:rsidR="00E276C1" w:rsidRPr="00AB1781" w:rsidRDefault="00E276C1" w:rsidP="002A0A20">
      <w:pPr>
        <w:pStyle w:val="EnglishHangNoCoptic"/>
      </w:pPr>
      <w:r w:rsidRPr="00AB1781">
        <w:t xml:space="preserve">7 Praise the Lord </w:t>
      </w:r>
      <w:r w:rsidR="00DE04F0">
        <w:t>from the</w:t>
      </w:r>
      <w:r w:rsidRPr="00AB1781">
        <w:t xml:space="preserve"> earth,</w:t>
      </w:r>
    </w:p>
    <w:p w14:paraId="3588FCF5" w14:textId="071E8808" w:rsidR="00E276C1" w:rsidRPr="00AB1781" w:rsidRDefault="00E276C1" w:rsidP="002A0A20">
      <w:pPr>
        <w:pStyle w:val="EnglishHangEndNoCoptic"/>
      </w:pPr>
      <w:r w:rsidRPr="00AB1781">
        <w:tab/>
        <w:t xml:space="preserve">you </w:t>
      </w:r>
      <w:r w:rsidR="00DE04F0">
        <w:t>dragons and all deeps,</w:t>
      </w:r>
    </w:p>
    <w:p w14:paraId="635D2349" w14:textId="04EED8B0" w:rsidR="00E276C1" w:rsidRPr="00AB1781" w:rsidRDefault="00DE04F0" w:rsidP="002A0A20">
      <w:pPr>
        <w:pStyle w:val="EnglishHangNoCoptic"/>
      </w:pPr>
      <w:r>
        <w:t>8 fire and</w:t>
      </w:r>
      <w:r w:rsidR="00E276C1" w:rsidRPr="00AB1781">
        <w:t xml:space="preserve"> hail, snow and ice,</w:t>
      </w:r>
    </w:p>
    <w:p w14:paraId="071F9106" w14:textId="6AB07559" w:rsidR="00E276C1" w:rsidRPr="00AB1781" w:rsidRDefault="00E276C1" w:rsidP="002A0A20">
      <w:pPr>
        <w:pStyle w:val="EnglishHangEndNoCoptic"/>
      </w:pPr>
      <w:r w:rsidRPr="00AB1781">
        <w:tab/>
      </w:r>
      <w:r w:rsidR="00DE04F0">
        <w:t>tempest blast</w:t>
      </w:r>
      <w:r w:rsidR="00DE04F0">
        <w:rPr>
          <w:rStyle w:val="FootnoteReference"/>
        </w:rPr>
        <w:footnoteReference w:id="859"/>
      </w:r>
      <w:r w:rsidR="00DE04F0">
        <w:t>, which perform His word!</w:t>
      </w:r>
    </w:p>
    <w:p w14:paraId="610B3D10" w14:textId="20AE3375" w:rsidR="00E276C1" w:rsidRPr="00AB1781" w:rsidRDefault="00E276C1" w:rsidP="002A0A20">
      <w:pPr>
        <w:pStyle w:val="EnglishHangNoCoptic"/>
      </w:pPr>
      <w:r w:rsidRPr="00AB1781">
        <w:t xml:space="preserve">9 </w:t>
      </w:r>
      <w:r w:rsidR="00DE04F0">
        <w:t>M</w:t>
      </w:r>
      <w:r w:rsidRPr="00AB1781">
        <w:t xml:space="preserve">ountains and </w:t>
      </w:r>
      <w:r w:rsidR="00DE04F0">
        <w:t xml:space="preserve">all the </w:t>
      </w:r>
      <w:r w:rsidRPr="00AB1781">
        <w:t>hills,</w:t>
      </w:r>
    </w:p>
    <w:p w14:paraId="07327D43" w14:textId="05CEE205" w:rsidR="00E276C1" w:rsidRPr="002A0A20" w:rsidRDefault="00E276C1" w:rsidP="002A0A20">
      <w:pPr>
        <w:pStyle w:val="EnglishHangEndNoCoptic"/>
      </w:pPr>
      <w:r w:rsidRPr="00AB1781">
        <w:tab/>
      </w:r>
      <w:r w:rsidR="00DE04F0">
        <w:t xml:space="preserve">fruit </w:t>
      </w:r>
      <w:r w:rsidRPr="00AB1781">
        <w:t xml:space="preserve">trees and </w:t>
      </w:r>
      <w:r w:rsidR="00DE04F0">
        <w:t>all cedars!</w:t>
      </w:r>
    </w:p>
    <w:p w14:paraId="36FC1CC7" w14:textId="0C56A45B" w:rsidR="00E276C1" w:rsidRPr="00AB1781" w:rsidRDefault="00E276C1" w:rsidP="002A0A20">
      <w:pPr>
        <w:pStyle w:val="EnglishHangNoCoptic"/>
      </w:pPr>
      <w:r w:rsidRPr="00AB1781">
        <w:t xml:space="preserve">10 </w:t>
      </w:r>
      <w:r w:rsidR="00DE04F0">
        <w:t>W</w:t>
      </w:r>
      <w:r w:rsidRPr="00AB1781">
        <w:t xml:space="preserve">ild </w:t>
      </w:r>
      <w:r w:rsidR="00DE04F0">
        <w:t>animals</w:t>
      </w:r>
      <w:r w:rsidRPr="00AB1781">
        <w:t xml:space="preserve"> and </w:t>
      </w:r>
      <w:r w:rsidR="00DE04F0">
        <w:t xml:space="preserve">all </w:t>
      </w:r>
      <w:r w:rsidRPr="00AB1781">
        <w:t>cattle,</w:t>
      </w:r>
    </w:p>
    <w:p w14:paraId="00E8C2EE" w14:textId="201C84BB" w:rsidR="00E276C1" w:rsidRPr="00AB1781" w:rsidRDefault="00E276C1" w:rsidP="002A0A20">
      <w:pPr>
        <w:pStyle w:val="EnglishHangEndNoCoptic"/>
      </w:pPr>
      <w:r w:rsidRPr="00AB1781">
        <w:tab/>
      </w:r>
      <w:r w:rsidR="00DE04F0">
        <w:t>creeping things</w:t>
      </w:r>
      <w:r w:rsidRPr="00AB1781">
        <w:t xml:space="preserve"> and </w:t>
      </w:r>
      <w:r w:rsidR="00DE04F0">
        <w:t>flying birds!</w:t>
      </w:r>
    </w:p>
    <w:p w14:paraId="7C8AE69F" w14:textId="1E23C319" w:rsidR="00E276C1" w:rsidRPr="00AB1781" w:rsidRDefault="00E276C1" w:rsidP="002A0A20">
      <w:pPr>
        <w:pStyle w:val="EnglishHangNoCoptic"/>
      </w:pPr>
      <w:r w:rsidRPr="00AB1781">
        <w:t xml:space="preserve">11 </w:t>
      </w:r>
      <w:r w:rsidR="00DE04F0">
        <w:t>K</w:t>
      </w:r>
      <w:r w:rsidRPr="00AB1781">
        <w:t xml:space="preserve">ings </w:t>
      </w:r>
      <w:r w:rsidR="00DE04F0">
        <w:t xml:space="preserve">of the earth </w:t>
      </w:r>
      <w:r w:rsidRPr="00AB1781">
        <w:t xml:space="preserve">and </w:t>
      </w:r>
      <w:r w:rsidR="00DE04F0">
        <w:t xml:space="preserve">all </w:t>
      </w:r>
      <w:r w:rsidRPr="00AB1781">
        <w:t>peoples,</w:t>
      </w:r>
    </w:p>
    <w:p w14:paraId="77BE4A82" w14:textId="64430CD9" w:rsidR="00E276C1" w:rsidRPr="00AB1781" w:rsidRDefault="00E276C1" w:rsidP="002A0A20">
      <w:pPr>
        <w:pStyle w:val="EnglishHangEndNoCoptic"/>
      </w:pPr>
      <w:r w:rsidRPr="00AB1781">
        <w:tab/>
        <w:t xml:space="preserve">rulers and </w:t>
      </w:r>
      <w:r w:rsidR="00DE04F0">
        <w:t>all judges of the earth!</w:t>
      </w:r>
    </w:p>
    <w:p w14:paraId="5A3D666B" w14:textId="4A70835F" w:rsidR="00E276C1" w:rsidRPr="00AB1781" w:rsidRDefault="00E276C1" w:rsidP="002A0A20">
      <w:pPr>
        <w:pStyle w:val="EnglishHangNoCoptic"/>
      </w:pPr>
      <w:r w:rsidRPr="00AB1781">
        <w:t>12 Young men and virgins</w:t>
      </w:r>
      <w:r w:rsidR="00DE04F0">
        <w:rPr>
          <w:rStyle w:val="FootnoteReference"/>
        </w:rPr>
        <w:footnoteReference w:id="860"/>
      </w:r>
      <w:r w:rsidRPr="00AB1781">
        <w:t>,</w:t>
      </w:r>
    </w:p>
    <w:p w14:paraId="008F0731" w14:textId="05DDAD25" w:rsidR="00E276C1" w:rsidRPr="00AB1781" w:rsidRDefault="00E276C1" w:rsidP="002A0A20">
      <w:pPr>
        <w:pStyle w:val="EnglishHangEndNoCoptic"/>
      </w:pPr>
      <w:r w:rsidRPr="00AB1781">
        <w:tab/>
      </w:r>
      <w:r w:rsidR="00DE04F0">
        <w:t>elders</w:t>
      </w:r>
      <w:r w:rsidRPr="00AB1781">
        <w:t xml:space="preserve"> </w:t>
      </w:r>
      <w:r w:rsidR="00DE04F0">
        <w:t>with the</w:t>
      </w:r>
      <w:r w:rsidRPr="00AB1781">
        <w:t xml:space="preserve"> </w:t>
      </w:r>
      <w:r w:rsidR="00DE04F0">
        <w:t>young!</w:t>
      </w:r>
    </w:p>
    <w:p w14:paraId="0A13A0FF" w14:textId="4481EEB9" w:rsidR="00E276C1" w:rsidRPr="00AB1781" w:rsidRDefault="007039A0" w:rsidP="002A0A20">
      <w:pPr>
        <w:pStyle w:val="EnglishHangNoCoptic"/>
      </w:pPr>
      <w:r>
        <w:t>13 Let them praise the N</w:t>
      </w:r>
      <w:r w:rsidR="00E276C1" w:rsidRPr="00AB1781">
        <w:t>ame of the Lord,</w:t>
      </w:r>
    </w:p>
    <w:p w14:paraId="2E1400F9" w14:textId="3ECF718B" w:rsidR="00E276C1" w:rsidRPr="00AB1781" w:rsidRDefault="007039A0" w:rsidP="002A0A20">
      <w:pPr>
        <w:pStyle w:val="EnglishHangNoCoptic"/>
      </w:pPr>
      <w:r>
        <w:tab/>
        <w:t>for His Name alone</w:t>
      </w:r>
      <w:r w:rsidR="00E276C1" w:rsidRPr="00AB1781">
        <w:t xml:space="preserve"> is </w:t>
      </w:r>
      <w:r>
        <w:t>exalted;</w:t>
      </w:r>
    </w:p>
    <w:p w14:paraId="5076277C" w14:textId="473872A8" w:rsidR="00E276C1" w:rsidRPr="00AB1781" w:rsidRDefault="00E276C1" w:rsidP="002A0A20">
      <w:pPr>
        <w:pStyle w:val="EnglishHangEndNoCoptic"/>
      </w:pPr>
      <w:r w:rsidRPr="00AB1781">
        <w:tab/>
      </w:r>
      <w:r w:rsidR="00A17656">
        <w:t>He is confessed</w:t>
      </w:r>
      <w:r w:rsidR="007039A0">
        <w:rPr>
          <w:rStyle w:val="FootnoteReference"/>
        </w:rPr>
        <w:footnoteReference w:id="861"/>
      </w:r>
      <w:r w:rsidR="007039A0">
        <w:t xml:space="preserve"> in the</w:t>
      </w:r>
      <w:r w:rsidRPr="00AB1781">
        <w:t xml:space="preserve"> </w:t>
      </w:r>
      <w:r w:rsidR="007039A0">
        <w:t xml:space="preserve">earth and </w:t>
      </w:r>
      <w:r w:rsidRPr="00AB1781">
        <w:t>heaven.</w:t>
      </w:r>
    </w:p>
    <w:p w14:paraId="5FD5AC21" w14:textId="217B1E01" w:rsidR="00E276C1" w:rsidRPr="00AB1781" w:rsidRDefault="00E276C1" w:rsidP="002A0A20">
      <w:pPr>
        <w:pStyle w:val="EnglishHangNoCoptic"/>
      </w:pPr>
      <w:r w:rsidRPr="00AB1781">
        <w:t xml:space="preserve">14 </w:t>
      </w:r>
      <w:r w:rsidR="007039A0">
        <w:t xml:space="preserve">And </w:t>
      </w:r>
      <w:r w:rsidRPr="00AB1781">
        <w:t>He will raise His people</w:t>
      </w:r>
      <w:r w:rsidR="007039A0">
        <w:t xml:space="preserve"> to power</w:t>
      </w:r>
      <w:r w:rsidR="007039A0">
        <w:rPr>
          <w:rStyle w:val="FootnoteReference"/>
        </w:rPr>
        <w:footnoteReference w:id="862"/>
      </w:r>
      <w:r w:rsidR="007039A0">
        <w:t>,</w:t>
      </w:r>
    </w:p>
    <w:p w14:paraId="23395BAF" w14:textId="1F5ABD7D" w:rsidR="00E276C1" w:rsidRPr="00AB1781" w:rsidRDefault="00E276C1" w:rsidP="002A0A20">
      <w:pPr>
        <w:pStyle w:val="EnglishHangNoCoptic"/>
      </w:pPr>
      <w:r w:rsidRPr="00AB1781">
        <w:tab/>
        <w:t xml:space="preserve">A </w:t>
      </w:r>
      <w:r w:rsidR="007039A0">
        <w:t>hymn</w:t>
      </w:r>
      <w:r w:rsidRPr="00AB1781">
        <w:t xml:space="preserve"> </w:t>
      </w:r>
      <w:r w:rsidR="007039A0">
        <w:t>belongs to</w:t>
      </w:r>
      <w:r w:rsidRPr="00AB1781">
        <w:t xml:space="preserve"> all His saints,</w:t>
      </w:r>
    </w:p>
    <w:p w14:paraId="6A7F1F6A" w14:textId="469F6087" w:rsidR="00E276C1" w:rsidRPr="00AB1781" w:rsidRDefault="00E276C1" w:rsidP="002A0A20">
      <w:pPr>
        <w:pStyle w:val="EnglishHangNoCoptic"/>
      </w:pPr>
      <w:r w:rsidRPr="00AB1781">
        <w:tab/>
        <w:t>the children of Israel,</w:t>
      </w:r>
    </w:p>
    <w:p w14:paraId="29E5135B" w14:textId="02EA0FA5" w:rsidR="00E276C1" w:rsidRPr="002A0A20" w:rsidRDefault="00E276C1" w:rsidP="002A0A20">
      <w:pPr>
        <w:pStyle w:val="EnglishHangEndNoCoptic"/>
      </w:pPr>
      <w:r w:rsidRPr="00AB1781">
        <w:tab/>
        <w:t>a people drawing near to Him.</w:t>
      </w:r>
    </w:p>
    <w:p w14:paraId="54244879" w14:textId="03D7622A" w:rsidR="00E276C1" w:rsidRPr="002A0A20" w:rsidRDefault="002A0A20" w:rsidP="00BF0205">
      <w:pPr>
        <w:pStyle w:val="Heading4"/>
      </w:pPr>
      <w:r>
        <w:t>Psalm</w:t>
      </w:r>
      <w:r w:rsidR="00E276C1" w:rsidRPr="00AB1781">
        <w:t xml:space="preserve"> 149</w:t>
      </w:r>
      <w:r>
        <w:t xml:space="preserve">: </w:t>
      </w:r>
      <w:r w:rsidR="00BB3B58">
        <w:t>“S</w:t>
      </w:r>
      <w:r>
        <w:t>ing a new song</w:t>
      </w:r>
      <w:r w:rsidR="00BB3B58">
        <w:t xml:space="preserve"> to the Lord, </w:t>
      </w:r>
      <w:r>
        <w:t>sing His praises in the Church</w:t>
      </w:r>
      <w:r w:rsidR="00BB3B58">
        <w:t>”</w:t>
      </w:r>
    </w:p>
    <w:p w14:paraId="0EFD2F90"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Triumphal Song of the Redeemed</w:t>
      </w:r>
    </w:p>
    <w:p w14:paraId="2216667B" w14:textId="77777777" w:rsidR="00E276C1" w:rsidRDefault="00E276C1" w:rsidP="002A0A20">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Weapons of World Conquest: Prayer and Praise</w:t>
      </w:r>
    </w:p>
    <w:p w14:paraId="506634E1" w14:textId="2523B608" w:rsidR="00086B05" w:rsidRPr="00AB1781" w:rsidRDefault="00086B05" w:rsidP="00086B05">
      <w:pPr>
        <w:pStyle w:val="Rubric"/>
      </w:pPr>
      <w:r>
        <w:lastRenderedPageBreak/>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7C077E6A" w14:textId="77777777" w:rsidR="00E276C1" w:rsidRPr="00AB1781" w:rsidRDefault="00E276C1" w:rsidP="002A0A20">
      <w:pPr>
        <w:pStyle w:val="Rubric"/>
      </w:pPr>
      <w:r w:rsidRPr="00AB1781">
        <w:t>1 (Alleluia)</w:t>
      </w:r>
    </w:p>
    <w:p w14:paraId="4689B12D" w14:textId="659521A2" w:rsidR="00E276C1" w:rsidRPr="00AB1781" w:rsidRDefault="007039A0" w:rsidP="002A0A20">
      <w:pPr>
        <w:pStyle w:val="EnglishHangNoCoptic"/>
      </w:pPr>
      <w:r>
        <w:t>S</w:t>
      </w:r>
      <w:r w:rsidR="00E276C1" w:rsidRPr="00AB1781">
        <w:t xml:space="preserve">ing </w:t>
      </w:r>
      <w:r>
        <w:t xml:space="preserve">a new song </w:t>
      </w:r>
      <w:r w:rsidR="00E276C1" w:rsidRPr="00AB1781">
        <w:t>to the Lord</w:t>
      </w:r>
      <w:r>
        <w:t>,</w:t>
      </w:r>
    </w:p>
    <w:p w14:paraId="2B5EF12D" w14:textId="0B93E464" w:rsidR="00E276C1" w:rsidRPr="00AB1781" w:rsidRDefault="00E276C1" w:rsidP="002A0A20">
      <w:pPr>
        <w:pStyle w:val="EnglishHangEndNoCoptic"/>
      </w:pPr>
      <w:r w:rsidRPr="00AB1781">
        <w:tab/>
        <w:t>His praise in the Church</w:t>
      </w:r>
      <w:r w:rsidR="007039A0">
        <w:rPr>
          <w:rStyle w:val="FootnoteReference"/>
        </w:rPr>
        <w:footnoteReference w:id="863"/>
      </w:r>
      <w:r w:rsidRPr="00AB1781">
        <w:t xml:space="preserve"> of the saints.</w:t>
      </w:r>
    </w:p>
    <w:p w14:paraId="74571F6A" w14:textId="2C3E3C0D" w:rsidR="00E276C1" w:rsidRPr="00AB1781" w:rsidRDefault="00E276C1" w:rsidP="002A0A20">
      <w:pPr>
        <w:pStyle w:val="EnglishHangNoCoptic"/>
      </w:pPr>
      <w:r w:rsidRPr="00AB1781">
        <w:t xml:space="preserve">2 Let Israel </w:t>
      </w:r>
      <w:r w:rsidR="007039A0">
        <w:t>be glad</w:t>
      </w:r>
      <w:r w:rsidRPr="00AB1781">
        <w:t xml:space="preserve"> in Him Who made him,</w:t>
      </w:r>
    </w:p>
    <w:p w14:paraId="4D5D1E11" w14:textId="77777777" w:rsidR="00E276C1" w:rsidRPr="00AB1781" w:rsidRDefault="00E276C1" w:rsidP="002A0A20">
      <w:pPr>
        <w:pStyle w:val="EnglishHangEndNoCoptic"/>
      </w:pPr>
      <w:r w:rsidRPr="00AB1781">
        <w:tab/>
        <w:t>and let the children of Zion rejoice in their King.</w:t>
      </w:r>
    </w:p>
    <w:p w14:paraId="0857560F" w14:textId="6792F756" w:rsidR="00E276C1" w:rsidRPr="00AB1781" w:rsidRDefault="00E276C1" w:rsidP="002A0A20">
      <w:pPr>
        <w:pStyle w:val="EnglishHangNoCoptic"/>
      </w:pPr>
      <w:r w:rsidRPr="00AB1781">
        <w:t>3 Let them praise His Name with a dance</w:t>
      </w:r>
      <w:r w:rsidR="007039A0">
        <w:rPr>
          <w:rStyle w:val="FootnoteReference"/>
        </w:rPr>
        <w:footnoteReference w:id="864"/>
      </w:r>
      <w:r w:rsidRPr="00AB1781">
        <w:t>,</w:t>
      </w:r>
    </w:p>
    <w:p w14:paraId="198D35CC" w14:textId="00E93A9B" w:rsidR="00E276C1" w:rsidRPr="00AB1781" w:rsidRDefault="00E276C1" w:rsidP="002A0A20">
      <w:pPr>
        <w:pStyle w:val="EnglishHangEndNoCoptic"/>
      </w:pPr>
      <w:r w:rsidRPr="00AB1781">
        <w:tab/>
        <w:t>and</w:t>
      </w:r>
      <w:r w:rsidR="00AE5C5A">
        <w:t xml:space="preserve"> let them</w:t>
      </w:r>
      <w:r w:rsidRPr="00AB1781">
        <w:t xml:space="preserve"> sing praises to Him with</w:t>
      </w:r>
      <w:r w:rsidR="002275C0">
        <w:t xml:space="preserve"> [the]</w:t>
      </w:r>
      <w:r w:rsidRPr="00AB1781">
        <w:t xml:space="preserve"> </w:t>
      </w:r>
      <w:r w:rsidR="00AE5C5A">
        <w:t>timbrel</w:t>
      </w:r>
      <w:r w:rsidRPr="00AB1781">
        <w:t xml:space="preserve"> and harp,</w:t>
      </w:r>
    </w:p>
    <w:p w14:paraId="59559D5D" w14:textId="35E6610F" w:rsidR="00E276C1" w:rsidRPr="00AB1781" w:rsidRDefault="00AE5C5A" w:rsidP="002A0A20">
      <w:pPr>
        <w:pStyle w:val="EnglishHangNoCoptic"/>
      </w:pPr>
      <w:r>
        <w:t>4 f</w:t>
      </w:r>
      <w:r w:rsidR="00E276C1" w:rsidRPr="00AB1781">
        <w:t>or the Lord takes pleasure in His people,</w:t>
      </w:r>
    </w:p>
    <w:p w14:paraId="4482D2D9" w14:textId="64264347" w:rsidR="00E276C1" w:rsidRPr="00AB1781" w:rsidRDefault="00E276C1" w:rsidP="002A0A20">
      <w:pPr>
        <w:pStyle w:val="EnglishHangEndNoCoptic"/>
      </w:pPr>
      <w:r w:rsidRPr="00AB1781">
        <w:tab/>
        <w:t xml:space="preserve">and </w:t>
      </w:r>
      <w:r w:rsidR="00AE5C5A">
        <w:t xml:space="preserve">He </w:t>
      </w:r>
      <w:r w:rsidRPr="00AB1781">
        <w:t xml:space="preserve">will exalt the </w:t>
      </w:r>
      <w:r w:rsidR="00AE5C5A">
        <w:t>meek</w:t>
      </w:r>
      <w:r w:rsidRPr="00AB1781">
        <w:t xml:space="preserve"> with salvation.</w:t>
      </w:r>
    </w:p>
    <w:p w14:paraId="69DFB568" w14:textId="4C1D4139" w:rsidR="00E276C1" w:rsidRPr="00AB1781" w:rsidRDefault="00E276C1" w:rsidP="002A0A20">
      <w:pPr>
        <w:pStyle w:val="EnglishHangNoCoptic"/>
      </w:pPr>
      <w:r w:rsidRPr="00AB1781">
        <w:t xml:space="preserve">5 The saints will </w:t>
      </w:r>
      <w:r w:rsidR="00AE5C5A">
        <w:t>boast</w:t>
      </w:r>
      <w:r w:rsidR="00704A33">
        <w:rPr>
          <w:rStyle w:val="FootnoteReference"/>
        </w:rPr>
        <w:footnoteReference w:id="865"/>
      </w:r>
      <w:r w:rsidRPr="00AB1781">
        <w:t xml:space="preserve"> in glory,</w:t>
      </w:r>
    </w:p>
    <w:p w14:paraId="463F4A2C" w14:textId="107CD15E" w:rsidR="00E276C1" w:rsidRPr="00AB1781" w:rsidRDefault="00E276C1" w:rsidP="002A0A20">
      <w:pPr>
        <w:pStyle w:val="EnglishHangEndNoCoptic"/>
      </w:pPr>
      <w:r w:rsidRPr="00AB1781">
        <w:tab/>
      </w:r>
      <w:r w:rsidR="00AE5C5A" w:rsidRPr="00AB1781">
        <w:t>A</w:t>
      </w:r>
      <w:r w:rsidRPr="00AB1781">
        <w:t>nd</w:t>
      </w:r>
      <w:r w:rsidR="00AE5C5A">
        <w:t xml:space="preserve"> they</w:t>
      </w:r>
      <w:r w:rsidRPr="00AB1781">
        <w:t xml:space="preserve"> will rejoice on their beds.</w:t>
      </w:r>
    </w:p>
    <w:p w14:paraId="050D4956" w14:textId="30D50937" w:rsidR="00E276C1" w:rsidRPr="00AB1781" w:rsidRDefault="00E276C1" w:rsidP="002A0A20">
      <w:pPr>
        <w:pStyle w:val="EnglishHangNoCoptic"/>
      </w:pPr>
      <w:r w:rsidRPr="00AB1781">
        <w:t xml:space="preserve">6 </w:t>
      </w:r>
      <w:r w:rsidR="00AE5C5A">
        <w:t>The high praises</w:t>
      </w:r>
      <w:r w:rsidRPr="00AB1781">
        <w:t xml:space="preserve"> of God </w:t>
      </w:r>
      <w:r w:rsidR="00AE5C5A">
        <w:t xml:space="preserve">will </w:t>
      </w:r>
      <w:r w:rsidRPr="00AB1781">
        <w:t>be in their mouths,</w:t>
      </w:r>
    </w:p>
    <w:p w14:paraId="69C3296D" w14:textId="31718B6B" w:rsidR="00E276C1" w:rsidRPr="00AB1781" w:rsidRDefault="00E276C1" w:rsidP="002A0A20">
      <w:pPr>
        <w:pStyle w:val="EnglishHangEndNoCoptic"/>
      </w:pPr>
      <w:r w:rsidRPr="00AB1781">
        <w:tab/>
        <w:t>and a</w:t>
      </w:r>
      <w:r w:rsidR="00AE5C5A">
        <w:t xml:space="preserve"> two-edged sword in their hands,</w:t>
      </w:r>
      <w:r w:rsidRPr="00AB1781">
        <w:rPr>
          <w:rStyle w:val="FootnoteReference"/>
        </w:rPr>
        <w:footnoteReference w:id="866"/>
      </w:r>
    </w:p>
    <w:p w14:paraId="7F193BD8" w14:textId="564AB0F2" w:rsidR="00E276C1" w:rsidRPr="00AB1781" w:rsidRDefault="00E276C1" w:rsidP="002A0A20">
      <w:pPr>
        <w:pStyle w:val="EnglishHangNoCoptic"/>
      </w:pPr>
      <w:r w:rsidRPr="00AB1781">
        <w:t xml:space="preserve">7 to </w:t>
      </w:r>
      <w:r w:rsidR="00AE5C5A">
        <w:t>execute</w:t>
      </w:r>
      <w:r w:rsidRPr="00AB1781">
        <w:t xml:space="preserve"> </w:t>
      </w:r>
      <w:r w:rsidR="00AE5C5A">
        <w:t>vengeance</w:t>
      </w:r>
      <w:r w:rsidRPr="00AB1781">
        <w:t xml:space="preserve"> </w:t>
      </w:r>
      <w:r w:rsidR="00AE5C5A">
        <w:t>among</w:t>
      </w:r>
      <w:r w:rsidRPr="00AB1781">
        <w:t xml:space="preserve"> the nations,</w:t>
      </w:r>
    </w:p>
    <w:p w14:paraId="0619DA56" w14:textId="7A6CC592" w:rsidR="00E276C1" w:rsidRPr="00AB1781" w:rsidRDefault="00E276C1" w:rsidP="002A0A20">
      <w:pPr>
        <w:pStyle w:val="EnglishHangEndNoCoptic"/>
      </w:pPr>
      <w:r w:rsidRPr="00AB1781">
        <w:tab/>
        <w:t xml:space="preserve">and rebukes </w:t>
      </w:r>
      <w:r w:rsidR="00AE5C5A">
        <w:t>among the peoples,</w:t>
      </w:r>
    </w:p>
    <w:p w14:paraId="28D9DB4D" w14:textId="3CA3D6E9" w:rsidR="00E276C1" w:rsidRPr="00AB1781" w:rsidRDefault="00E276C1" w:rsidP="002A0A20">
      <w:pPr>
        <w:pStyle w:val="EnglishHangNoCoptic"/>
      </w:pPr>
      <w:r w:rsidRPr="00AB1781">
        <w:t xml:space="preserve">8 to </w:t>
      </w:r>
      <w:r w:rsidR="00AE5C5A">
        <w:t>shackle</w:t>
      </w:r>
      <w:r w:rsidRPr="00AB1781">
        <w:t xml:space="preserve"> their kings with chains,</w:t>
      </w:r>
    </w:p>
    <w:p w14:paraId="48BEEC71" w14:textId="2D9D2D12" w:rsidR="00E276C1" w:rsidRPr="00AB1781" w:rsidRDefault="00E276C1" w:rsidP="002A0A20">
      <w:pPr>
        <w:pStyle w:val="EnglishHangEndNoCoptic"/>
      </w:pPr>
      <w:r w:rsidRPr="00AB1781">
        <w:tab/>
        <w:t>and their nobles with iron</w:t>
      </w:r>
      <w:r w:rsidR="00AE5C5A">
        <w:t xml:space="preserve"> handcuffs,</w:t>
      </w:r>
    </w:p>
    <w:p w14:paraId="5F81923A" w14:textId="0346E5C2" w:rsidR="00E276C1" w:rsidRPr="00AB1781" w:rsidRDefault="00E276C1" w:rsidP="002A0A20">
      <w:pPr>
        <w:pStyle w:val="EnglishHangNoCoptic"/>
      </w:pPr>
      <w:r w:rsidRPr="00AB1781">
        <w:t xml:space="preserve">9 to </w:t>
      </w:r>
      <w:r w:rsidR="00AE5C5A">
        <w:t>execute the written judgment among them:</w:t>
      </w:r>
    </w:p>
    <w:p w14:paraId="08D3997C" w14:textId="77777777" w:rsidR="00E276C1" w:rsidRPr="002A0A20" w:rsidRDefault="00E276C1" w:rsidP="002A0A20">
      <w:pPr>
        <w:pStyle w:val="EnglishHangEndNoCoptic"/>
      </w:pPr>
      <w:r w:rsidRPr="00AB1781">
        <w:tab/>
        <w:t>This glory is for all His saints.</w:t>
      </w:r>
      <w:r w:rsidRPr="00AB1781">
        <w:rPr>
          <w:rStyle w:val="FootnoteReference"/>
        </w:rPr>
        <w:footnoteReference w:id="867"/>
      </w:r>
    </w:p>
    <w:p w14:paraId="38B3D86E" w14:textId="0E1BECA8" w:rsidR="00E276C1" w:rsidRPr="002A0A20" w:rsidRDefault="002A0A20" w:rsidP="00BF0205">
      <w:pPr>
        <w:pStyle w:val="Heading4"/>
      </w:pPr>
      <w:r>
        <w:t>Psalm</w:t>
      </w:r>
      <w:r w:rsidR="00E276C1" w:rsidRPr="00AB1781">
        <w:t xml:space="preserve"> 150</w:t>
      </w:r>
      <w:r>
        <w:t xml:space="preserve">: </w:t>
      </w:r>
      <w:r w:rsidR="00BB3B58">
        <w:t>“Praise God among</w:t>
      </w:r>
      <w:r>
        <w:t xml:space="preserve"> His saint</w:t>
      </w:r>
      <w:r w:rsidR="00BB3B58">
        <w:t>s”</w:t>
      </w:r>
    </w:p>
    <w:p w14:paraId="6682B825" w14:textId="77777777" w:rsidR="00E276C1" w:rsidRPr="00AB1781" w:rsidRDefault="00E276C1" w:rsidP="00E276C1">
      <w:pPr>
        <w:widowControl w:val="0"/>
        <w:autoSpaceDE w:val="0"/>
        <w:autoSpaceDN w:val="0"/>
        <w:adjustRightInd w:val="0"/>
        <w:jc w:val="center"/>
        <w:rPr>
          <w:rFonts w:ascii="Book Antiqua" w:hAnsi="Book Antiqua" w:cs="Lucida Grande"/>
          <w:b/>
          <w:bCs/>
        </w:rPr>
      </w:pPr>
      <w:r w:rsidRPr="00AB1781">
        <w:rPr>
          <w:rFonts w:ascii="Book Antiqua" w:hAnsi="Book Antiqua" w:cs="Lucida Grande"/>
          <w:b/>
          <w:bCs/>
        </w:rPr>
        <w:t>Crowning Outburst of Praise</w:t>
      </w:r>
    </w:p>
    <w:p w14:paraId="3FDF4885" w14:textId="77777777" w:rsidR="00E276C1" w:rsidRPr="00AB1781" w:rsidRDefault="00E276C1" w:rsidP="002A0A20">
      <w:pPr>
        <w:widowControl w:val="0"/>
        <w:autoSpaceDE w:val="0"/>
        <w:autoSpaceDN w:val="0"/>
        <w:adjustRightInd w:val="0"/>
        <w:jc w:val="center"/>
        <w:rPr>
          <w:rFonts w:ascii="Book Antiqua" w:hAnsi="Book Antiqua" w:cs="Lucida Grande"/>
        </w:rPr>
      </w:pPr>
      <w:r w:rsidRPr="00AB1781">
        <w:rPr>
          <w:rFonts w:ascii="Book Antiqua" w:hAnsi="Book Antiqua" w:cs="Lucida Grande"/>
          <w:b/>
          <w:bCs/>
        </w:rPr>
        <w:t>Last Call to Praise God with Every Breath</w:t>
      </w:r>
    </w:p>
    <w:p w14:paraId="73EDF16D" w14:textId="7263DAC4" w:rsidR="00086B05" w:rsidRDefault="00086B05" w:rsidP="002A0A20">
      <w:pPr>
        <w:pStyle w:val="Rubric"/>
      </w:pPr>
      <w:r>
        <w:fldChar w:fldCharType="begin"/>
      </w:r>
      <w:r>
        <w:instrText xml:space="preserve"> REF _Ref434580708 \h </w:instrText>
      </w:r>
      <w:r>
        <w:fldChar w:fldCharType="separate"/>
      </w:r>
      <w:r w:rsidR="000C7DE2">
        <w:t>The Fourth Canticle</w:t>
      </w:r>
      <w:r>
        <w:fldChar w:fldCharType="end"/>
      </w:r>
      <w:r>
        <w:t xml:space="preserve">, page </w:t>
      </w:r>
      <w:r>
        <w:fldChar w:fldCharType="begin"/>
      </w:r>
      <w:r>
        <w:instrText xml:space="preserve"> PAGEREF _Ref434580714 \h </w:instrText>
      </w:r>
      <w:r>
        <w:fldChar w:fldCharType="separate"/>
      </w:r>
      <w:r w:rsidR="000C7DE2">
        <w:rPr>
          <w:noProof/>
        </w:rPr>
        <w:t>403</w:t>
      </w:r>
      <w:r>
        <w:fldChar w:fldCharType="end"/>
      </w:r>
      <w:r>
        <w:t>.</w:t>
      </w:r>
    </w:p>
    <w:p w14:paraId="0A53DE02" w14:textId="77777777" w:rsidR="00E276C1" w:rsidRPr="00AB1781" w:rsidRDefault="00E276C1" w:rsidP="002A0A20">
      <w:pPr>
        <w:pStyle w:val="Rubric"/>
      </w:pPr>
      <w:r w:rsidRPr="00AB1781">
        <w:t>1 (Alleluia)</w:t>
      </w:r>
    </w:p>
    <w:p w14:paraId="4E78AC7F" w14:textId="304D0C39" w:rsidR="00E276C1" w:rsidRPr="00AB1781" w:rsidRDefault="00AE5C5A" w:rsidP="002A0A20">
      <w:pPr>
        <w:pStyle w:val="EnglishHangNoCoptic"/>
      </w:pPr>
      <w:r>
        <w:t>Praise God among His saints;</w:t>
      </w:r>
    </w:p>
    <w:p w14:paraId="067E5FB4" w14:textId="585B9CB5" w:rsidR="00E276C1" w:rsidRPr="00AB1781" w:rsidRDefault="00E276C1" w:rsidP="002A0A20">
      <w:pPr>
        <w:pStyle w:val="EnglishHangEndNoCoptic"/>
      </w:pPr>
      <w:r w:rsidRPr="00AB1781">
        <w:tab/>
        <w:t xml:space="preserve">praise Him in the </w:t>
      </w:r>
      <w:r w:rsidR="00AE5C5A">
        <w:t>firmament of His power!</w:t>
      </w:r>
    </w:p>
    <w:p w14:paraId="392A2E85" w14:textId="45A09946" w:rsidR="00E276C1" w:rsidRPr="00AB1781" w:rsidRDefault="00E276C1" w:rsidP="002A0A20">
      <w:pPr>
        <w:pStyle w:val="EnglishHangNoCoptic"/>
      </w:pPr>
      <w:r w:rsidRPr="00AB1781">
        <w:lastRenderedPageBreak/>
        <w:t>2</w:t>
      </w:r>
      <w:r w:rsidR="00AE5C5A">
        <w:t xml:space="preserve"> Praise Him for His mighty acts;</w:t>
      </w:r>
    </w:p>
    <w:p w14:paraId="22476BA6" w14:textId="08D0A9E0" w:rsidR="00E276C1" w:rsidRPr="00AB1781" w:rsidRDefault="00E276C1" w:rsidP="002A0A20">
      <w:pPr>
        <w:pStyle w:val="EnglishHangEndNoCoptic"/>
      </w:pPr>
      <w:r w:rsidRPr="00AB1781">
        <w:tab/>
        <w:t xml:space="preserve">praise Him </w:t>
      </w:r>
      <w:r w:rsidR="00AE5C5A">
        <w:t>according to the abundance of his greatness!</w:t>
      </w:r>
      <w:r w:rsidRPr="00AB1781">
        <w:t>.</w:t>
      </w:r>
    </w:p>
    <w:p w14:paraId="28F99626" w14:textId="003CB8F6" w:rsidR="00E276C1" w:rsidRPr="00AB1781" w:rsidRDefault="00E276C1" w:rsidP="002A0A20">
      <w:pPr>
        <w:pStyle w:val="EnglishHangNoCoptic"/>
      </w:pPr>
      <w:r w:rsidRPr="00AB1781">
        <w:t xml:space="preserve">3 Praise Him with the sound of </w:t>
      </w:r>
      <w:r w:rsidR="00AE5C5A">
        <w:t>a</w:t>
      </w:r>
      <w:r w:rsidRPr="00AB1781">
        <w:t xml:space="preserve"> trumpet,</w:t>
      </w:r>
    </w:p>
    <w:p w14:paraId="0A01F74A" w14:textId="29EB8BCD" w:rsidR="00E276C1" w:rsidRPr="00AB1781" w:rsidRDefault="00E276C1" w:rsidP="002A0A20">
      <w:pPr>
        <w:pStyle w:val="EnglishHangEndNoCoptic"/>
      </w:pPr>
      <w:r w:rsidRPr="00AB1781">
        <w:tab/>
        <w:t>praise Him with psa</w:t>
      </w:r>
      <w:r w:rsidR="00AE5C5A">
        <w:t>ltery and harp</w:t>
      </w:r>
      <w:r w:rsidR="00AE5C5A">
        <w:rPr>
          <w:rStyle w:val="FootnoteReference"/>
        </w:rPr>
        <w:footnoteReference w:id="868"/>
      </w:r>
      <w:r w:rsidR="00AE5C5A">
        <w:t>!</w:t>
      </w:r>
    </w:p>
    <w:p w14:paraId="0878904D" w14:textId="541E97D5" w:rsidR="00E276C1" w:rsidRPr="00AB1781" w:rsidRDefault="00E276C1" w:rsidP="002A0A20">
      <w:pPr>
        <w:pStyle w:val="EnglishHangNoCoptic"/>
      </w:pPr>
      <w:r w:rsidRPr="00AB1781">
        <w:t xml:space="preserve">4 Praise Him with </w:t>
      </w:r>
      <w:r w:rsidR="00AE5C5A">
        <w:t>timbrel</w:t>
      </w:r>
      <w:r w:rsidRPr="00AB1781">
        <w:t xml:space="preserve"> and dance</w:t>
      </w:r>
      <w:r w:rsidR="00AE5C5A">
        <w:rPr>
          <w:rStyle w:val="FootnoteReference"/>
        </w:rPr>
        <w:footnoteReference w:id="869"/>
      </w:r>
      <w:r w:rsidRPr="00AB1781">
        <w:t>,</w:t>
      </w:r>
    </w:p>
    <w:p w14:paraId="14449937" w14:textId="7225F22B" w:rsidR="00E276C1" w:rsidRPr="00AB1781" w:rsidRDefault="00E276C1" w:rsidP="002A0A20">
      <w:pPr>
        <w:pStyle w:val="EnglishHangEndNoCoptic"/>
      </w:pPr>
      <w:r w:rsidRPr="00AB1781">
        <w:tab/>
        <w:t xml:space="preserve">praise Him with strings and </w:t>
      </w:r>
      <w:r w:rsidR="00FB1741">
        <w:t>instruments!</w:t>
      </w:r>
    </w:p>
    <w:p w14:paraId="26B69226" w14:textId="5B2F66A2" w:rsidR="00E276C1" w:rsidRPr="00AB1781" w:rsidRDefault="00E276C1" w:rsidP="002A0A20">
      <w:pPr>
        <w:pStyle w:val="EnglishHangNoCoptic"/>
      </w:pPr>
      <w:r w:rsidRPr="00AB1781">
        <w:t xml:space="preserve">5 Praise Him with </w:t>
      </w:r>
      <w:r w:rsidR="00FB1741">
        <w:t>pleasant-sounding</w:t>
      </w:r>
      <w:r w:rsidRPr="00AB1781">
        <w:t xml:space="preserve"> cymbals,</w:t>
      </w:r>
    </w:p>
    <w:p w14:paraId="45117400" w14:textId="033E5F88" w:rsidR="00E276C1" w:rsidRPr="00AB1781" w:rsidRDefault="00E276C1" w:rsidP="002A0A20">
      <w:pPr>
        <w:pStyle w:val="EnglishHangEndNoCoptic"/>
      </w:pPr>
      <w:r w:rsidRPr="00AB1781">
        <w:tab/>
        <w:t>pr</w:t>
      </w:r>
      <w:r w:rsidR="00FB1741">
        <w:t>aise Him with triumphant cymbals!</w:t>
      </w:r>
    </w:p>
    <w:p w14:paraId="499C06AE" w14:textId="10B4C2B7" w:rsidR="00E276C1" w:rsidRDefault="00E276C1" w:rsidP="00FB1741">
      <w:pPr>
        <w:pStyle w:val="EnglishHangNoCoptic"/>
      </w:pPr>
      <w:r w:rsidRPr="00AB1781">
        <w:t>6 Let every</w:t>
      </w:r>
      <w:r w:rsidR="00FB1741">
        <w:t>thing that breathes praise the Lord!</w:t>
      </w:r>
    </w:p>
    <w:p w14:paraId="019EAB6B" w14:textId="48D097C8" w:rsidR="00FB1741" w:rsidRDefault="00FB1741" w:rsidP="00FB1741">
      <w:pPr>
        <w:pStyle w:val="EnglishHangEndNoCoptic"/>
        <w:ind w:firstLine="0"/>
      </w:pPr>
      <w:r>
        <w:t>Alleluia.</w:t>
      </w:r>
    </w:p>
    <w:p w14:paraId="06F0F9BD" w14:textId="65A97776" w:rsidR="00924D0C" w:rsidRPr="002A0A20" w:rsidRDefault="00924D0C" w:rsidP="00924D0C">
      <w:pPr>
        <w:pStyle w:val="Rubric"/>
        <w:rPr>
          <w:rFonts w:ascii="Book Antiqua" w:hAnsi="Book Antiqua" w:cs="Lucida Grande"/>
        </w:rPr>
      </w:pPr>
      <w:r>
        <w:t>Glory…</w:t>
      </w:r>
    </w:p>
    <w:p w14:paraId="01B92385" w14:textId="73FE5E10" w:rsidR="00E276C1" w:rsidRPr="002A0A20" w:rsidRDefault="002A0A20" w:rsidP="002A0A20">
      <w:pPr>
        <w:pStyle w:val="Heading3"/>
      </w:pPr>
      <w:r>
        <w:t>Psalm</w:t>
      </w:r>
      <w:r w:rsidR="00E276C1" w:rsidRPr="00AB1781">
        <w:t xml:space="preserve"> 151</w:t>
      </w:r>
      <w:r>
        <w:t xml:space="preserve">: </w:t>
      </w:r>
      <w:r w:rsidR="00BB3B58">
        <w:t>“</w:t>
      </w:r>
      <w:r>
        <w:t xml:space="preserve">I was the smallest </w:t>
      </w:r>
      <w:r w:rsidR="00BB3B58">
        <w:t>among</w:t>
      </w:r>
      <w:r>
        <w:t xml:space="preserve"> my brother</w:t>
      </w:r>
      <w:r w:rsidR="00BB3B58">
        <w:t>s”</w:t>
      </w:r>
    </w:p>
    <w:p w14:paraId="369464C8" w14:textId="0FD50227" w:rsidR="00E276C1" w:rsidRPr="00AB1781" w:rsidRDefault="00E276C1" w:rsidP="002A0A20">
      <w:pPr>
        <w:pStyle w:val="Rubric"/>
      </w:pPr>
      <w:r w:rsidRPr="00AB1781">
        <w:t xml:space="preserve">1 (This Psalm </w:t>
      </w:r>
      <w:r w:rsidR="00FB1741">
        <w:t>was written with</w:t>
      </w:r>
      <w:r w:rsidRPr="00AB1781">
        <w:t xml:space="preserve"> David</w:t>
      </w:r>
      <w:r w:rsidR="00FB1741">
        <w:t>’s own hand, although outside the number</w:t>
      </w:r>
      <w:r w:rsidRPr="00AB1781">
        <w:t>, when he fought in single combat with Goliath.)</w:t>
      </w:r>
    </w:p>
    <w:p w14:paraId="75EB20BA" w14:textId="1038E158" w:rsidR="00E276C1" w:rsidRPr="00AB1781" w:rsidRDefault="00E276C1" w:rsidP="002A0A20">
      <w:pPr>
        <w:pStyle w:val="EnglishHangNoCoptic"/>
      </w:pPr>
      <w:r w:rsidRPr="00AB1781">
        <w:t xml:space="preserve">I was the smallest </w:t>
      </w:r>
      <w:r w:rsidR="00FB1741">
        <w:t>among</w:t>
      </w:r>
      <w:r w:rsidRPr="00AB1781">
        <w:t xml:space="preserve"> my brothers,</w:t>
      </w:r>
    </w:p>
    <w:p w14:paraId="585368C5" w14:textId="77777777" w:rsidR="00E276C1" w:rsidRPr="00AB1781" w:rsidRDefault="00E276C1" w:rsidP="002A0A20">
      <w:pPr>
        <w:pStyle w:val="EnglishHangNoCoptic"/>
      </w:pPr>
      <w:r w:rsidRPr="00AB1781">
        <w:tab/>
        <w:t>and the youngest in my father’s house;</w:t>
      </w:r>
    </w:p>
    <w:p w14:paraId="12E7284F" w14:textId="77777777" w:rsidR="00E276C1" w:rsidRPr="00AB1781" w:rsidRDefault="00E276C1" w:rsidP="002A0A20">
      <w:pPr>
        <w:pStyle w:val="EnglishHangEndNoCoptic"/>
      </w:pPr>
      <w:r w:rsidRPr="00AB1781">
        <w:tab/>
        <w:t>I tended my father’s sheep.</w:t>
      </w:r>
    </w:p>
    <w:p w14:paraId="490210E7" w14:textId="77777777" w:rsidR="00E276C1" w:rsidRPr="00AB1781" w:rsidRDefault="00E276C1" w:rsidP="002A0A20">
      <w:pPr>
        <w:pStyle w:val="EnglishHangNoCoptic"/>
      </w:pPr>
      <w:r w:rsidRPr="00AB1781">
        <w:t>2 My hands made a musical instrument,</w:t>
      </w:r>
    </w:p>
    <w:p w14:paraId="6F4F3C37" w14:textId="4F17371D" w:rsidR="00E276C1" w:rsidRPr="00AB1781" w:rsidRDefault="00E276C1" w:rsidP="002A0A20">
      <w:pPr>
        <w:pStyle w:val="EnglishHangEndNoCoptic"/>
      </w:pPr>
      <w:r w:rsidRPr="00AB1781">
        <w:tab/>
        <w:t xml:space="preserve">and my fingers tuned a </w:t>
      </w:r>
      <w:r w:rsidR="00FB1741">
        <w:t>harp</w:t>
      </w:r>
      <w:r w:rsidRPr="00AB1781">
        <w:t>.</w:t>
      </w:r>
    </w:p>
    <w:p w14:paraId="4DC60310" w14:textId="3E8AB9FC" w:rsidR="00E276C1" w:rsidRPr="00AB1781" w:rsidRDefault="00E276C1" w:rsidP="002A0A20">
      <w:pPr>
        <w:pStyle w:val="EnglishHangNoCoptic"/>
      </w:pPr>
      <w:r w:rsidRPr="00AB1781">
        <w:t xml:space="preserve">3 </w:t>
      </w:r>
      <w:r w:rsidR="00FB1741">
        <w:t>And</w:t>
      </w:r>
      <w:r w:rsidRPr="00AB1781">
        <w:t xml:space="preserve"> who will tell my Lord?</w:t>
      </w:r>
    </w:p>
    <w:p w14:paraId="40706B08" w14:textId="01C1706D" w:rsidR="00E276C1" w:rsidRPr="00AB1781" w:rsidRDefault="00E276C1" w:rsidP="002A0A20">
      <w:pPr>
        <w:pStyle w:val="EnglishHangEndNoCoptic"/>
      </w:pPr>
      <w:r w:rsidRPr="00AB1781">
        <w:tab/>
      </w:r>
      <w:r w:rsidR="00FB1741">
        <w:t>The Lord himself, He Himself hears</w:t>
      </w:r>
      <w:r w:rsidRPr="00AB1781">
        <w:t>.</w:t>
      </w:r>
    </w:p>
    <w:p w14:paraId="33C6F32A" w14:textId="77777777" w:rsidR="00E276C1" w:rsidRPr="00AB1781" w:rsidRDefault="00E276C1" w:rsidP="002A0A20">
      <w:pPr>
        <w:pStyle w:val="EnglishHangNoCoptic"/>
      </w:pPr>
      <w:r w:rsidRPr="00AB1781">
        <w:t>4 He sent His angel</w:t>
      </w:r>
    </w:p>
    <w:p w14:paraId="726B6341" w14:textId="13A48178" w:rsidR="00E276C1" w:rsidRPr="00AB1781" w:rsidRDefault="00E276C1" w:rsidP="002A0A20">
      <w:pPr>
        <w:pStyle w:val="EnglishHangNoCoptic"/>
      </w:pPr>
      <w:r w:rsidRPr="00AB1781">
        <w:tab/>
        <w:t>and took me from my father’s sheep</w:t>
      </w:r>
      <w:r w:rsidR="00FB1741">
        <w:t>,</w:t>
      </w:r>
    </w:p>
    <w:p w14:paraId="1CCB9C04" w14:textId="4113B847" w:rsidR="00E276C1" w:rsidRPr="00AB1781" w:rsidRDefault="00E276C1" w:rsidP="002A0A20">
      <w:pPr>
        <w:pStyle w:val="EnglishHangEndNoCoptic"/>
      </w:pPr>
      <w:r w:rsidRPr="00AB1781">
        <w:tab/>
        <w:t xml:space="preserve">and anointed me with the oil of His </w:t>
      </w:r>
      <w:r w:rsidR="00FB1741">
        <w:t>anointing</w:t>
      </w:r>
      <w:r w:rsidRPr="00AB1781">
        <w:t>.</w:t>
      </w:r>
    </w:p>
    <w:p w14:paraId="4A2D1267" w14:textId="7F470CAF" w:rsidR="00E276C1" w:rsidRPr="00AB1781" w:rsidRDefault="00E276C1" w:rsidP="002A0A20">
      <w:pPr>
        <w:pStyle w:val="EnglishHangNoCoptic"/>
      </w:pPr>
      <w:r w:rsidRPr="00AB1781">
        <w:t>5 My brothers were handsome</w:t>
      </w:r>
      <w:r w:rsidR="00FB1741">
        <w:t xml:space="preserve"> and tall</w:t>
      </w:r>
      <w:r w:rsidRPr="00AB1781">
        <w:t>,</w:t>
      </w:r>
    </w:p>
    <w:p w14:paraId="3E27E82A" w14:textId="51B5C3FB" w:rsidR="00E276C1" w:rsidRPr="00AB1781" w:rsidRDefault="00E276C1" w:rsidP="002A0A20">
      <w:pPr>
        <w:pStyle w:val="EnglishHangEndNoCoptic"/>
      </w:pPr>
      <w:r w:rsidRPr="00AB1781">
        <w:tab/>
        <w:t>bu</w:t>
      </w:r>
      <w:r w:rsidR="00FB1741">
        <w:t xml:space="preserve">t the Lord took no pleasure </w:t>
      </w:r>
      <w:r w:rsidRPr="00AB1781">
        <w:t>in them.</w:t>
      </w:r>
    </w:p>
    <w:p w14:paraId="1C025892" w14:textId="4CE9C39B" w:rsidR="00E276C1" w:rsidRPr="00AB1781" w:rsidRDefault="00E276C1" w:rsidP="002A0A20">
      <w:pPr>
        <w:pStyle w:val="EnglishHangNoCoptic"/>
      </w:pPr>
      <w:r w:rsidRPr="00AB1781">
        <w:t>6 I went out to meet the Philistine</w:t>
      </w:r>
      <w:r w:rsidR="00FB1741">
        <w:rPr>
          <w:rStyle w:val="FootnoteReference"/>
        </w:rPr>
        <w:footnoteReference w:id="870"/>
      </w:r>
      <w:r w:rsidRPr="00AB1781">
        <w:t>,</w:t>
      </w:r>
    </w:p>
    <w:p w14:paraId="210C8D31" w14:textId="77777777" w:rsidR="00E276C1" w:rsidRPr="00AB1781" w:rsidRDefault="00E276C1" w:rsidP="002A0A20">
      <w:pPr>
        <w:pStyle w:val="EnglishHangEndNoCoptic"/>
      </w:pPr>
      <w:r w:rsidRPr="00AB1781">
        <w:tab/>
        <w:t>and he cursed me by his idols.</w:t>
      </w:r>
    </w:p>
    <w:p w14:paraId="79915475" w14:textId="77777777" w:rsidR="00E276C1" w:rsidRPr="00AB1781" w:rsidRDefault="00E276C1" w:rsidP="002A0A20">
      <w:pPr>
        <w:pStyle w:val="EnglishHangNoCoptic"/>
      </w:pPr>
      <w:r w:rsidRPr="00AB1781">
        <w:lastRenderedPageBreak/>
        <w:t>7 But I drew his own sword and beheaded him,</w:t>
      </w:r>
    </w:p>
    <w:p w14:paraId="57620D88" w14:textId="77777777" w:rsidR="00E276C1" w:rsidRPr="00E276C1" w:rsidRDefault="00E276C1" w:rsidP="002A0A20">
      <w:pPr>
        <w:pStyle w:val="EnglishHangEndNoCoptic"/>
      </w:pPr>
      <w:r w:rsidRPr="00AB1781">
        <w:tab/>
        <w:t>and removed reproach from the sons of Israel.</w:t>
      </w:r>
    </w:p>
    <w:p w14:paraId="629B033F" w14:textId="7E6DF0A8" w:rsidR="007C6673" w:rsidRDefault="007C6673" w:rsidP="00AD3852">
      <w:pPr>
        <w:pStyle w:val="Rubric"/>
      </w:pPr>
      <w:bookmarkStart w:id="330" w:name="_Toc410196196"/>
      <w:bookmarkStart w:id="331" w:name="_Toc410196438"/>
      <w:bookmarkStart w:id="332" w:name="_Toc410196940"/>
    </w:p>
    <w:p w14:paraId="5AB6630A" w14:textId="7A71FD45" w:rsidR="00D31F38" w:rsidRDefault="00D31F38" w:rsidP="00D31F38">
      <w:pPr>
        <w:pStyle w:val="Heading2"/>
      </w:pPr>
      <w:bookmarkStart w:id="333" w:name="_Toc448696628"/>
      <w:r>
        <w:lastRenderedPageBreak/>
        <w:t>The Canticles</w:t>
      </w:r>
      <w:bookmarkEnd w:id="333"/>
    </w:p>
    <w:p w14:paraId="020E29B8" w14:textId="562B7E1E" w:rsidR="00D31F38" w:rsidRDefault="00D31F38" w:rsidP="00D31F38">
      <w:pPr>
        <w:pStyle w:val="Heading3"/>
      </w:pPr>
      <w:bookmarkStart w:id="334" w:name="_Ref448228164"/>
      <w:r>
        <w:t>The First Canticle</w:t>
      </w:r>
      <w:bookmarkEnd w:id="334"/>
    </w:p>
    <w:p w14:paraId="396134CA" w14:textId="3A8C8F71" w:rsidR="00D16E1F" w:rsidRPr="00D16E1F" w:rsidRDefault="00D31F38" w:rsidP="00D16E1F">
      <w:pPr>
        <w:pStyle w:val="Heading4"/>
        <w:rPr>
          <w:lang w:val="en-US"/>
        </w:rPr>
      </w:pPr>
      <w:bookmarkStart w:id="335" w:name="_Ref452619306"/>
      <w:r>
        <w:rPr>
          <w:lang w:val="en-US"/>
        </w:rPr>
        <w:t>The Beginning of the Midnight Praise</w:t>
      </w:r>
      <w:bookmarkEnd w:id="33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D31F38" w14:paraId="7F9CDF6F" w14:textId="77777777" w:rsidTr="00D31F38">
        <w:trPr>
          <w:cantSplit/>
        </w:trPr>
        <w:tc>
          <w:tcPr>
            <w:tcW w:w="288" w:type="dxa"/>
          </w:tcPr>
          <w:p w14:paraId="35E640B8" w14:textId="77777777" w:rsidR="00D31F38" w:rsidRDefault="00D31F38" w:rsidP="00D31F38">
            <w:pPr>
              <w:pStyle w:val="CopticCross"/>
            </w:pPr>
          </w:p>
        </w:tc>
        <w:tc>
          <w:tcPr>
            <w:tcW w:w="3960" w:type="dxa"/>
          </w:tcPr>
          <w:p w14:paraId="5D4DAFE7" w14:textId="2F6FA0B2" w:rsidR="00D31F38" w:rsidRDefault="00D31F38" w:rsidP="00D31F38">
            <w:pPr>
              <w:pStyle w:val="EngEnd"/>
            </w:pPr>
            <w:commentRangeStart w:id="336"/>
            <w:r>
              <w:t>Arise</w:t>
            </w:r>
            <w:commentRangeEnd w:id="336"/>
            <w:r>
              <w:rPr>
                <w:rStyle w:val="CommentReference"/>
              </w:rPr>
              <w:commentReference w:id="336"/>
            </w:r>
            <w:r>
              <w:t>, O children of the light: let us praise the Lord of the powers</w:t>
            </w:r>
            <w:r w:rsidR="00B12E2D">
              <w:t>,</w:t>
            </w:r>
          </w:p>
        </w:tc>
        <w:tc>
          <w:tcPr>
            <w:tcW w:w="288" w:type="dxa"/>
          </w:tcPr>
          <w:p w14:paraId="086221B0" w14:textId="77777777" w:rsidR="00D31F38" w:rsidRDefault="00D31F38" w:rsidP="00D31F38">
            <w:pPr>
              <w:pStyle w:val="CopticCross"/>
            </w:pPr>
          </w:p>
        </w:tc>
        <w:tc>
          <w:tcPr>
            <w:tcW w:w="288" w:type="dxa"/>
          </w:tcPr>
          <w:p w14:paraId="37B31E93" w14:textId="77777777" w:rsidR="00D31F38" w:rsidRDefault="00D31F38" w:rsidP="00D31F38">
            <w:pPr>
              <w:pStyle w:val="CopticCross"/>
            </w:pPr>
          </w:p>
        </w:tc>
        <w:tc>
          <w:tcPr>
            <w:tcW w:w="3960" w:type="dxa"/>
          </w:tcPr>
          <w:p w14:paraId="6DA8CBBC" w14:textId="77777777" w:rsidR="00D31F38" w:rsidRPr="005130A7" w:rsidRDefault="00D31F38" w:rsidP="00D31F38">
            <w:pPr>
              <w:pStyle w:val="CopticVerse"/>
            </w:pPr>
            <w:r w:rsidRPr="005130A7">
              <w:t>Ⲧⲉⲛ ⲑⲏⲛⲟⲩ ⲉ̀ⲡ̀ϣⲱⲓ ⲛⲓϣⲏⲣⲓ ⲛ̀ⲧⲉ ⲡⲓⲟⲩⲱⲓⲛⲓ ⲛ̀ⲧⲉⲛϩⲱⲥ ⲉⲠⲟ</w:t>
            </w:r>
            <w:r w:rsidRPr="005130A7">
              <w:rPr>
                <w:rFonts w:ascii="Times New Roman" w:hAnsi="Times New Roman" w:cs="Times New Roman"/>
              </w:rPr>
              <w:t>͞</w:t>
            </w:r>
            <w:r w:rsidRPr="005130A7">
              <w:t>ⲥ ⲛ̀ⲧⲉ ⲛⲓϫⲟⲙ.</w:t>
            </w:r>
          </w:p>
        </w:tc>
      </w:tr>
      <w:tr w:rsidR="00D31F38" w14:paraId="2A5E8C10" w14:textId="77777777" w:rsidTr="00D31F38">
        <w:trPr>
          <w:cantSplit/>
        </w:trPr>
        <w:tc>
          <w:tcPr>
            <w:tcW w:w="288" w:type="dxa"/>
          </w:tcPr>
          <w:p w14:paraId="40349425" w14:textId="77777777" w:rsidR="00D31F38" w:rsidRPr="001E2E1C" w:rsidRDefault="00D31F38" w:rsidP="00D31F38">
            <w:pPr>
              <w:pStyle w:val="CopticCross"/>
            </w:pPr>
            <w:r>
              <w:t>¿</w:t>
            </w:r>
          </w:p>
        </w:tc>
        <w:tc>
          <w:tcPr>
            <w:tcW w:w="3960" w:type="dxa"/>
          </w:tcPr>
          <w:p w14:paraId="3C241BCB" w14:textId="77777777" w:rsidR="00D31F38" w:rsidRDefault="00D31F38" w:rsidP="00D31F38">
            <w:pPr>
              <w:pStyle w:val="EngEnd"/>
            </w:pPr>
            <w:r w:rsidRPr="004E04E2">
              <w:t>That He may grant us the salvation of our souls.</w:t>
            </w:r>
          </w:p>
        </w:tc>
        <w:tc>
          <w:tcPr>
            <w:tcW w:w="288" w:type="dxa"/>
          </w:tcPr>
          <w:p w14:paraId="504B181B" w14:textId="77777777" w:rsidR="00D31F38" w:rsidRDefault="00D31F38" w:rsidP="00D31F38">
            <w:pPr>
              <w:pStyle w:val="CopticCross"/>
            </w:pPr>
          </w:p>
        </w:tc>
        <w:tc>
          <w:tcPr>
            <w:tcW w:w="288" w:type="dxa"/>
          </w:tcPr>
          <w:p w14:paraId="6BE8AA15" w14:textId="77777777" w:rsidR="00D31F38" w:rsidRDefault="00D31F38" w:rsidP="00D31F38">
            <w:pPr>
              <w:pStyle w:val="CopticCross"/>
            </w:pPr>
            <w:r>
              <w:t>¿</w:t>
            </w:r>
          </w:p>
        </w:tc>
        <w:tc>
          <w:tcPr>
            <w:tcW w:w="3960" w:type="dxa"/>
          </w:tcPr>
          <w:p w14:paraId="57D1E582" w14:textId="77777777" w:rsidR="00D31F38" w:rsidRPr="005130A7" w:rsidRDefault="00D31F38" w:rsidP="00D31F38">
            <w:pPr>
              <w:pStyle w:val="CopticVerse"/>
            </w:pPr>
            <w:r w:rsidRPr="005130A7">
              <w:t>Ϩⲟⲡⲱⲥ ⲛ̀ⲧⲉϥⲉⲣϩ̀ⲙⲟⲧ ⲛⲁⲛ ⲙ̀ⲡ̀ⲥⲱϯ ⲛ̀ⲧⲉ ⲛⲉⲛⲯⲩⲭⲏ.</w:t>
            </w:r>
          </w:p>
        </w:tc>
      </w:tr>
      <w:tr w:rsidR="00D31F38" w14:paraId="454CFC43" w14:textId="77777777" w:rsidTr="00D31F38">
        <w:trPr>
          <w:cantSplit/>
        </w:trPr>
        <w:tc>
          <w:tcPr>
            <w:tcW w:w="288" w:type="dxa"/>
          </w:tcPr>
          <w:p w14:paraId="08300181" w14:textId="77777777" w:rsidR="00D31F38" w:rsidRDefault="00D31F38" w:rsidP="00D31F38">
            <w:pPr>
              <w:pStyle w:val="CopticCross"/>
            </w:pPr>
          </w:p>
        </w:tc>
        <w:tc>
          <w:tcPr>
            <w:tcW w:w="3960" w:type="dxa"/>
          </w:tcPr>
          <w:p w14:paraId="34B6747A" w14:textId="70FC6AC2" w:rsidR="00D31F38" w:rsidRDefault="00D31F38" w:rsidP="00D31F38">
            <w:pPr>
              <w:pStyle w:val="EngEnd"/>
            </w:pPr>
            <w:r>
              <w:t xml:space="preserve">Whenever we stand before You in the </w:t>
            </w:r>
            <w:commentRangeStart w:id="337"/>
            <w:r>
              <w:t>flesh</w:t>
            </w:r>
            <w:commentRangeEnd w:id="337"/>
            <w:r>
              <w:rPr>
                <w:rStyle w:val="CommentReference"/>
              </w:rPr>
              <w:commentReference w:id="337"/>
            </w:r>
            <w:r w:rsidR="00B12E2D">
              <w:t>,</w:t>
            </w:r>
          </w:p>
        </w:tc>
        <w:tc>
          <w:tcPr>
            <w:tcW w:w="288" w:type="dxa"/>
          </w:tcPr>
          <w:p w14:paraId="569F3227" w14:textId="77777777" w:rsidR="00D31F38" w:rsidRDefault="00D31F38" w:rsidP="00D31F38">
            <w:pPr>
              <w:pStyle w:val="CopticCross"/>
            </w:pPr>
          </w:p>
        </w:tc>
        <w:tc>
          <w:tcPr>
            <w:tcW w:w="288" w:type="dxa"/>
          </w:tcPr>
          <w:p w14:paraId="3453E719" w14:textId="77777777" w:rsidR="00D31F38" w:rsidRDefault="00D31F38" w:rsidP="00D31F38">
            <w:pPr>
              <w:pStyle w:val="CopticCross"/>
            </w:pPr>
          </w:p>
        </w:tc>
        <w:tc>
          <w:tcPr>
            <w:tcW w:w="3960" w:type="dxa"/>
          </w:tcPr>
          <w:p w14:paraId="11D57743" w14:textId="77777777" w:rsidR="00D31F38" w:rsidRPr="005130A7" w:rsidRDefault="00D31F38" w:rsidP="00D31F38">
            <w:pPr>
              <w:pStyle w:val="CopticVerse"/>
            </w:pPr>
            <w:r w:rsidRPr="005130A7">
              <w:t>Ϧⲉⲛ ⲡ̀ϫⲓⲛⲑ̀ⲣⲉⲛⲟ̀ϩⲓ ⲉⲣⲁⲧⲉⲛ ⲙ̀ⲡⲉⲕⲙ̀ⲑⲟ ⲥⲱⲙⲁⲧⲓⲕⲟⲥ.</w:t>
            </w:r>
          </w:p>
        </w:tc>
      </w:tr>
      <w:tr w:rsidR="00D31F38" w14:paraId="68D0ABC2" w14:textId="77777777" w:rsidTr="00D31F38">
        <w:trPr>
          <w:cantSplit/>
        </w:trPr>
        <w:tc>
          <w:tcPr>
            <w:tcW w:w="288" w:type="dxa"/>
          </w:tcPr>
          <w:p w14:paraId="357675A6" w14:textId="77777777" w:rsidR="00D31F38" w:rsidRDefault="00D31F38" w:rsidP="00D31F38">
            <w:pPr>
              <w:pStyle w:val="CopticCross"/>
            </w:pPr>
            <w:r>
              <w:t>¿</w:t>
            </w:r>
          </w:p>
        </w:tc>
        <w:tc>
          <w:tcPr>
            <w:tcW w:w="3960" w:type="dxa"/>
          </w:tcPr>
          <w:p w14:paraId="1C8C3CF2" w14:textId="77777777" w:rsidR="00D31F38" w:rsidRDefault="00D31F38" w:rsidP="00D31F38">
            <w:pPr>
              <w:pStyle w:val="EngEnd"/>
            </w:pPr>
            <w:r w:rsidRPr="004E04E2">
              <w:t>Take away from our minds the sleep of negligence.</w:t>
            </w:r>
          </w:p>
        </w:tc>
        <w:tc>
          <w:tcPr>
            <w:tcW w:w="288" w:type="dxa"/>
          </w:tcPr>
          <w:p w14:paraId="4B0AC902" w14:textId="77777777" w:rsidR="00D31F38" w:rsidRDefault="00D31F38" w:rsidP="00D31F38">
            <w:pPr>
              <w:pStyle w:val="CopticCross"/>
            </w:pPr>
          </w:p>
        </w:tc>
        <w:tc>
          <w:tcPr>
            <w:tcW w:w="288" w:type="dxa"/>
          </w:tcPr>
          <w:p w14:paraId="77CE3B4C" w14:textId="77777777" w:rsidR="00D31F38" w:rsidRDefault="00D31F38" w:rsidP="00D31F38">
            <w:pPr>
              <w:pStyle w:val="CopticCross"/>
            </w:pPr>
            <w:r>
              <w:t>¿</w:t>
            </w:r>
          </w:p>
        </w:tc>
        <w:tc>
          <w:tcPr>
            <w:tcW w:w="3960" w:type="dxa"/>
          </w:tcPr>
          <w:p w14:paraId="3DC5D031" w14:textId="77777777" w:rsidR="00D31F38" w:rsidRPr="005130A7" w:rsidRDefault="00D31F38" w:rsidP="00D31F38">
            <w:pPr>
              <w:pStyle w:val="CopticVerse"/>
            </w:pPr>
            <w:r w:rsidRPr="005130A7">
              <w:t>Ⲁⲗⲓⲟⲩⲓ̀ ⲉⲃⲟⲗ ϩⲓⲧⲉⲛ ⲡⲉⲛⲛⲟⲩⲥ ⲙ̀ⲡⲓϩⲩⲛⲓⲙ ⲛ̀ⲧⲉ ϯⲉⲃϣⲓ.</w:t>
            </w:r>
          </w:p>
        </w:tc>
      </w:tr>
      <w:tr w:rsidR="00D31F38" w14:paraId="6C140FA9" w14:textId="77777777" w:rsidTr="00D31F38">
        <w:trPr>
          <w:cantSplit/>
        </w:trPr>
        <w:tc>
          <w:tcPr>
            <w:tcW w:w="288" w:type="dxa"/>
          </w:tcPr>
          <w:p w14:paraId="285A2804" w14:textId="77777777" w:rsidR="00D31F38" w:rsidRDefault="00D31F38" w:rsidP="00D31F38">
            <w:pPr>
              <w:pStyle w:val="CopticCross"/>
            </w:pPr>
          </w:p>
        </w:tc>
        <w:tc>
          <w:tcPr>
            <w:tcW w:w="3960" w:type="dxa"/>
          </w:tcPr>
          <w:p w14:paraId="25BDE291" w14:textId="77777777" w:rsidR="00D31F38" w:rsidRDefault="00D31F38" w:rsidP="00D31F38">
            <w:pPr>
              <w:pStyle w:val="EngEnd"/>
            </w:pPr>
            <w:r>
              <w:t>Grant us sobriety</w:t>
            </w:r>
            <w:r w:rsidRPr="004E04E2">
              <w:t xml:space="preserve">, O Lord, that we may understand how to stand before </w:t>
            </w:r>
            <w:r>
              <w:t>You</w:t>
            </w:r>
            <w:r w:rsidRPr="004E04E2">
              <w:t xml:space="preserve"> at time</w:t>
            </w:r>
            <w:r>
              <w:t>s</w:t>
            </w:r>
            <w:r w:rsidRPr="004E04E2">
              <w:t xml:space="preserve"> of prayer,</w:t>
            </w:r>
          </w:p>
        </w:tc>
        <w:tc>
          <w:tcPr>
            <w:tcW w:w="288" w:type="dxa"/>
          </w:tcPr>
          <w:p w14:paraId="00A9A89A" w14:textId="77777777" w:rsidR="00D31F38" w:rsidRDefault="00D31F38" w:rsidP="00D31F38">
            <w:pPr>
              <w:pStyle w:val="CopticCross"/>
            </w:pPr>
          </w:p>
        </w:tc>
        <w:tc>
          <w:tcPr>
            <w:tcW w:w="288" w:type="dxa"/>
          </w:tcPr>
          <w:p w14:paraId="07B5B9D8" w14:textId="77777777" w:rsidR="00D31F38" w:rsidRDefault="00D31F38" w:rsidP="00D31F38">
            <w:pPr>
              <w:pStyle w:val="CopticCross"/>
            </w:pPr>
          </w:p>
        </w:tc>
        <w:tc>
          <w:tcPr>
            <w:tcW w:w="3960" w:type="dxa"/>
          </w:tcPr>
          <w:p w14:paraId="61A75927" w14:textId="77777777" w:rsidR="00D31F38" w:rsidRPr="005130A7" w:rsidRDefault="00D31F38" w:rsidP="00D31F38">
            <w:pPr>
              <w:pStyle w:val="CopticVerse"/>
            </w:pPr>
            <w:r w:rsidRPr="005130A7">
              <w:t>Ⲙⲟⲓ ⲛⲁⲛ Ⲡⲟ</w:t>
            </w:r>
            <w:r w:rsidRPr="005130A7">
              <w:rPr>
                <w:rFonts w:ascii="Times New Roman" w:hAnsi="Times New Roman" w:cs="Times New Roman"/>
              </w:rPr>
              <w:t>͞</w:t>
            </w:r>
            <w:r w:rsidRPr="005130A7">
              <w:t>ⲥ ⲛ̀ⲟⲩⲙⲉⲧⲣⲉϥⲉⲣⲛⲩⲙⲫⲓⲛ: ϩⲟⲡⲱⲥ ⲛ̀ⲧⲉⲛⲕⲁϯ ⲛ̀ⲧⲉⲛⲟ̀ϩⲓ ⲉⲣⲁⲧⲉⲛ ⲙ̀ⲡⲉⲕⲙ̀ⲑⲟ ⲙ̀ⲫ̀ⲛⲁⲩ ⲛ̀ⲧⲉ ϯⲡ̀ⲣⲟⲥⲉⲩⲭⲏ.</w:t>
            </w:r>
          </w:p>
        </w:tc>
      </w:tr>
      <w:tr w:rsidR="00D31F38" w14:paraId="441FFE84" w14:textId="77777777" w:rsidTr="00D31F38">
        <w:trPr>
          <w:cantSplit/>
        </w:trPr>
        <w:tc>
          <w:tcPr>
            <w:tcW w:w="288" w:type="dxa"/>
          </w:tcPr>
          <w:p w14:paraId="58A9AA7F" w14:textId="77777777" w:rsidR="00D31F38" w:rsidRDefault="00D31F38" w:rsidP="00D31F38">
            <w:pPr>
              <w:pStyle w:val="CopticCross"/>
            </w:pPr>
            <w:r>
              <w:t>¿</w:t>
            </w:r>
          </w:p>
        </w:tc>
        <w:tc>
          <w:tcPr>
            <w:tcW w:w="3960" w:type="dxa"/>
          </w:tcPr>
          <w:p w14:paraId="7FFEBDBF" w14:textId="77777777" w:rsidR="00D31F38" w:rsidRDefault="00D31F38" w:rsidP="00D31F38">
            <w:pPr>
              <w:pStyle w:val="EngEnd"/>
            </w:pPr>
            <w:r w:rsidRPr="004E04E2">
              <w:t xml:space="preserve">And </w:t>
            </w:r>
            <w:commentRangeStart w:id="338"/>
            <w:r w:rsidRPr="004E04E2">
              <w:t xml:space="preserve">send up </w:t>
            </w:r>
            <w:commentRangeEnd w:id="338"/>
            <w:r>
              <w:rPr>
                <w:rStyle w:val="CommentReference"/>
              </w:rPr>
              <w:commentReference w:id="338"/>
            </w:r>
            <w:r>
              <w:t>to</w:t>
            </w:r>
            <w:r w:rsidRPr="004E04E2">
              <w:t xml:space="preserve"> </w:t>
            </w:r>
            <w:r>
              <w:t>You</w:t>
            </w:r>
            <w:r w:rsidRPr="004E04E2">
              <w:t xml:space="preserve"> a befitting </w:t>
            </w:r>
            <w:commentRangeStart w:id="339"/>
            <w:r w:rsidRPr="004E04E2">
              <w:t>doxology</w:t>
            </w:r>
            <w:commentRangeEnd w:id="339"/>
            <w:r>
              <w:rPr>
                <w:rStyle w:val="CommentReference"/>
              </w:rPr>
              <w:commentReference w:id="339"/>
            </w:r>
            <w:r w:rsidRPr="004E04E2">
              <w:t xml:space="preserve">, and win the forgiveness of our many sins: </w:t>
            </w:r>
            <w:commentRangeStart w:id="340"/>
            <w:r w:rsidRPr="004E04E2">
              <w:t xml:space="preserve">Glory to </w:t>
            </w:r>
            <w:r>
              <w:t>You</w:t>
            </w:r>
            <w:r w:rsidRPr="004E04E2">
              <w:t xml:space="preserve"> </w:t>
            </w:r>
            <w:commentRangeEnd w:id="340"/>
            <w:r>
              <w:rPr>
                <w:rStyle w:val="CommentReference"/>
              </w:rPr>
              <w:commentReference w:id="340"/>
            </w:r>
            <w:r w:rsidRPr="004E04E2">
              <w:t>O Lover of mankind. (Doxa Si Philanethropé)</w:t>
            </w:r>
          </w:p>
        </w:tc>
        <w:tc>
          <w:tcPr>
            <w:tcW w:w="288" w:type="dxa"/>
          </w:tcPr>
          <w:p w14:paraId="6AC25300" w14:textId="77777777" w:rsidR="00D31F38" w:rsidRDefault="00D31F38" w:rsidP="00D31F38">
            <w:pPr>
              <w:pStyle w:val="CopticCross"/>
            </w:pPr>
          </w:p>
        </w:tc>
        <w:tc>
          <w:tcPr>
            <w:tcW w:w="288" w:type="dxa"/>
          </w:tcPr>
          <w:p w14:paraId="3BF728B4" w14:textId="77777777" w:rsidR="00D31F38" w:rsidRDefault="00D31F38" w:rsidP="00D31F38">
            <w:pPr>
              <w:pStyle w:val="CopticCross"/>
            </w:pPr>
            <w:r>
              <w:t>¿</w:t>
            </w:r>
          </w:p>
        </w:tc>
        <w:tc>
          <w:tcPr>
            <w:tcW w:w="3960" w:type="dxa"/>
          </w:tcPr>
          <w:p w14:paraId="13E144FB" w14:textId="77777777" w:rsidR="00D31F38" w:rsidRPr="005130A7" w:rsidRDefault="00D31F38" w:rsidP="00D31F38">
            <w:pPr>
              <w:pStyle w:val="CopticVerse"/>
            </w:pPr>
            <w:r w:rsidRPr="005130A7">
              <w:t>Ⲟⲩⲟϩ ⲛ̀ⲧⲉⲛⲟⲩⲱⲣⲡ ⲛⲁⲕ ⲉ̀ⲡ̀ϣⲱⲓ ⲛ̀ϯⲇⲟⲝⲟⲗⲟⲅⲓⲁ ⲉ̀ⲧⲉⲣⲡ̀ⲣⲉⲡⲓ: ⲟⲩⲟϩ ⲛ̀ⲧⲉⲛϣⲁϣⲛⲓ ⲙ̀ⲡ̀ⲭⲱ ⲉⲃⲟⲗ ⲛ̀ⲧⲉ ⲛⲉⲛⲛⲟⲃⲓ ⲉⲧⲟϣ: Ⲇⲟⲝⲁⲥⲓ ⲫⲓⲗⲁⲛⲑ̀ⲣⲱⲡⲉ.</w:t>
            </w:r>
          </w:p>
        </w:tc>
      </w:tr>
      <w:tr w:rsidR="00D31F38" w14:paraId="5E7113DD" w14:textId="77777777" w:rsidTr="00D31F38">
        <w:trPr>
          <w:cantSplit/>
        </w:trPr>
        <w:tc>
          <w:tcPr>
            <w:tcW w:w="288" w:type="dxa"/>
          </w:tcPr>
          <w:p w14:paraId="1A73E3AC" w14:textId="77777777" w:rsidR="00D31F38" w:rsidRDefault="00D31F38" w:rsidP="00D31F38">
            <w:pPr>
              <w:pStyle w:val="CopticCross"/>
            </w:pPr>
          </w:p>
        </w:tc>
        <w:tc>
          <w:tcPr>
            <w:tcW w:w="3960" w:type="dxa"/>
          </w:tcPr>
          <w:p w14:paraId="6AF20F87" w14:textId="77777777" w:rsidR="00D31F38" w:rsidRDefault="00D31F38" w:rsidP="00D31F38">
            <w:pPr>
              <w:pStyle w:val="EngEnd"/>
            </w:pPr>
            <w:r w:rsidRPr="004E04E2">
              <w:t xml:space="preserve">Behold, bless the Lord, all </w:t>
            </w:r>
            <w:r>
              <w:t>you</w:t>
            </w:r>
            <w:r w:rsidRPr="004E04E2">
              <w:t xml:space="preserve"> servants of the Lord: Glory to </w:t>
            </w:r>
            <w:r>
              <w:t>You</w:t>
            </w:r>
            <w:r w:rsidRPr="004E04E2">
              <w:t xml:space="preserve"> O Lover of mankind.</w:t>
            </w:r>
          </w:p>
        </w:tc>
        <w:tc>
          <w:tcPr>
            <w:tcW w:w="288" w:type="dxa"/>
          </w:tcPr>
          <w:p w14:paraId="634AAA46" w14:textId="77777777" w:rsidR="00D31F38" w:rsidRDefault="00D31F38" w:rsidP="00D31F38">
            <w:pPr>
              <w:pStyle w:val="CopticCross"/>
            </w:pPr>
          </w:p>
        </w:tc>
        <w:tc>
          <w:tcPr>
            <w:tcW w:w="288" w:type="dxa"/>
          </w:tcPr>
          <w:p w14:paraId="42731F90" w14:textId="77777777" w:rsidR="00D31F38" w:rsidRDefault="00D31F38" w:rsidP="00D31F38">
            <w:pPr>
              <w:pStyle w:val="CopticCross"/>
            </w:pPr>
          </w:p>
        </w:tc>
        <w:tc>
          <w:tcPr>
            <w:tcW w:w="3960" w:type="dxa"/>
          </w:tcPr>
          <w:p w14:paraId="558EB2E0" w14:textId="77777777" w:rsidR="00D31F38" w:rsidRPr="005130A7" w:rsidRDefault="00D31F38" w:rsidP="00D31F38">
            <w:pPr>
              <w:pStyle w:val="CopticVerse"/>
            </w:pPr>
            <w:r w:rsidRPr="005130A7">
              <w:t>Ϩⲏⲡⲡⲉ ⲇⲉ ⲥ̀ⲙⲟⲩ ⲉⲠⲟ̅ⲥ̅ ⲛⲓⲉⲃⲓⲁⲓⲕ ⲛ̀ⲧⲉ Ⲡⲟ̅ⲥ̅: Ⲇⲟⲝⲁⲥⲓ ⲫⲓⲗⲁⲛⲑ̀ⲣⲱⲡⲉ.</w:t>
            </w:r>
          </w:p>
        </w:tc>
      </w:tr>
      <w:tr w:rsidR="00D31F38" w14:paraId="783847D5" w14:textId="77777777" w:rsidTr="00D31F38">
        <w:trPr>
          <w:cantSplit/>
        </w:trPr>
        <w:tc>
          <w:tcPr>
            <w:tcW w:w="288" w:type="dxa"/>
          </w:tcPr>
          <w:p w14:paraId="3313F2FB" w14:textId="77777777" w:rsidR="00D31F38" w:rsidRDefault="00D31F38" w:rsidP="00D31F38">
            <w:pPr>
              <w:pStyle w:val="CopticCross"/>
            </w:pPr>
            <w:r>
              <w:t>¿</w:t>
            </w:r>
          </w:p>
        </w:tc>
        <w:tc>
          <w:tcPr>
            <w:tcW w:w="3960" w:type="dxa"/>
          </w:tcPr>
          <w:p w14:paraId="1F5D5E07" w14:textId="77777777" w:rsidR="00D31F38" w:rsidRDefault="00D31F38" w:rsidP="00D31F38">
            <w:pPr>
              <w:pStyle w:val="EngEnd"/>
            </w:pPr>
            <w:commentRangeStart w:id="341"/>
            <w:r w:rsidRPr="004E04E2">
              <w:t xml:space="preserve">Who </w:t>
            </w:r>
            <w:commentRangeEnd w:id="341"/>
            <w:r>
              <w:rPr>
                <w:rStyle w:val="CommentReference"/>
              </w:rPr>
              <w:commentReference w:id="341"/>
            </w:r>
            <w:r w:rsidRPr="004E04E2">
              <w:t xml:space="preserve">stand in the house of the Lord, in the courts of the house of our God: Glory to </w:t>
            </w:r>
            <w:r>
              <w:t>You</w:t>
            </w:r>
            <w:r w:rsidRPr="004E04E2">
              <w:t xml:space="preserve"> O Lover of mankind.</w:t>
            </w:r>
          </w:p>
        </w:tc>
        <w:tc>
          <w:tcPr>
            <w:tcW w:w="288" w:type="dxa"/>
          </w:tcPr>
          <w:p w14:paraId="5BECFA06" w14:textId="77777777" w:rsidR="00D31F38" w:rsidRDefault="00D31F38" w:rsidP="00D31F38">
            <w:pPr>
              <w:pStyle w:val="CopticCross"/>
            </w:pPr>
          </w:p>
        </w:tc>
        <w:tc>
          <w:tcPr>
            <w:tcW w:w="288" w:type="dxa"/>
          </w:tcPr>
          <w:p w14:paraId="2D409CF6" w14:textId="77777777" w:rsidR="00D31F38" w:rsidRDefault="00D31F38" w:rsidP="00D31F38">
            <w:pPr>
              <w:pStyle w:val="CopticCross"/>
            </w:pPr>
            <w:r>
              <w:t>¿</w:t>
            </w:r>
          </w:p>
        </w:tc>
        <w:tc>
          <w:tcPr>
            <w:tcW w:w="3960" w:type="dxa"/>
          </w:tcPr>
          <w:p w14:paraId="22D2489C" w14:textId="77777777" w:rsidR="00D31F38" w:rsidRPr="005130A7" w:rsidRDefault="00D31F38" w:rsidP="00D31F38">
            <w:pPr>
              <w:pStyle w:val="CopticVerse"/>
            </w:pPr>
            <w:r w:rsidRPr="005130A7">
              <w:t>ⲛⲏⲉⲧⲟ̀ϩⲓ ⲉⲣⲁⲧⲟⲩ ϧⲉⲛ ⲡ̀ⲏⲓ ⲙ̀Ⲡⲟ̅ⲥ̅: ϧⲉⲛ ⲛⲓⲁⲩⲗⲏⲟⲩ ⲛ̀ⲧⲉ ⲡ̀ⲏⲓ ⲙ̀ⲡⲉⲛⲛⲟⲩϯ: Ⲇⲟⲝⲁⲥⲓ ⲫⲓⲗⲁⲛⲑ̀ⲣⲱⲡⲉ.</w:t>
            </w:r>
          </w:p>
        </w:tc>
      </w:tr>
      <w:tr w:rsidR="00D31F38" w14:paraId="2FD76EBD" w14:textId="77777777" w:rsidTr="00D31F38">
        <w:trPr>
          <w:cantSplit/>
        </w:trPr>
        <w:tc>
          <w:tcPr>
            <w:tcW w:w="288" w:type="dxa"/>
          </w:tcPr>
          <w:p w14:paraId="2228BB4E" w14:textId="77777777" w:rsidR="00D31F38" w:rsidRDefault="00D31F38" w:rsidP="00D31F38">
            <w:pPr>
              <w:pStyle w:val="CopticCross"/>
            </w:pPr>
          </w:p>
        </w:tc>
        <w:tc>
          <w:tcPr>
            <w:tcW w:w="3960" w:type="dxa"/>
          </w:tcPr>
          <w:p w14:paraId="0FA65BCE" w14:textId="4354D669" w:rsidR="00D31F38" w:rsidRDefault="00D31F38" w:rsidP="00D31F38">
            <w:pPr>
              <w:pStyle w:val="EngEnd"/>
            </w:pPr>
            <w:r w:rsidRPr="004E04E2">
              <w:t xml:space="preserve">In the nights, lift up your hands </w:t>
            </w:r>
            <w:commentRangeStart w:id="342"/>
            <w:r w:rsidRPr="004E04E2">
              <w:t>to</w:t>
            </w:r>
            <w:r w:rsidR="00985EC5">
              <w:t>wards</w:t>
            </w:r>
            <w:r w:rsidRPr="004E04E2">
              <w:t xml:space="preserve"> the sanctuary</w:t>
            </w:r>
            <w:commentRangeEnd w:id="342"/>
            <w:r>
              <w:rPr>
                <w:rStyle w:val="CommentReference"/>
              </w:rPr>
              <w:commentReference w:id="342"/>
            </w:r>
            <w:r w:rsidRPr="004E04E2">
              <w:t xml:space="preserve">, and bless the Lord: Glory to </w:t>
            </w:r>
            <w:r>
              <w:t>You</w:t>
            </w:r>
            <w:r w:rsidRPr="004E04E2">
              <w:t xml:space="preserve"> O Lover of mankind</w:t>
            </w:r>
            <w:r w:rsidR="00985EC5">
              <w:t>.</w:t>
            </w:r>
          </w:p>
        </w:tc>
        <w:tc>
          <w:tcPr>
            <w:tcW w:w="288" w:type="dxa"/>
          </w:tcPr>
          <w:p w14:paraId="7C1CB7B6" w14:textId="77777777" w:rsidR="00D31F38" w:rsidRDefault="00D31F38" w:rsidP="00D31F38">
            <w:pPr>
              <w:pStyle w:val="CopticCross"/>
            </w:pPr>
          </w:p>
        </w:tc>
        <w:tc>
          <w:tcPr>
            <w:tcW w:w="288" w:type="dxa"/>
          </w:tcPr>
          <w:p w14:paraId="74C0C510" w14:textId="77777777" w:rsidR="00D31F38" w:rsidRDefault="00D31F38" w:rsidP="00D31F38">
            <w:pPr>
              <w:pStyle w:val="CopticCross"/>
            </w:pPr>
          </w:p>
        </w:tc>
        <w:tc>
          <w:tcPr>
            <w:tcW w:w="3960" w:type="dxa"/>
          </w:tcPr>
          <w:p w14:paraId="2254F212" w14:textId="77777777" w:rsidR="00D31F38" w:rsidRPr="005130A7" w:rsidRDefault="00D31F38" w:rsidP="00D31F38">
            <w:pPr>
              <w:pStyle w:val="CopticVerse"/>
            </w:pPr>
            <w:r w:rsidRPr="005130A7">
              <w:t>Ⲛ̀ϩ̀ⲣⲏⲓ ϧⲉⲛ ⲛⲓⲉ̀ϫⲱⲣϩ ϥⲁⲓ ⲛ̀ⲛⲉⲧⲉⲛϫⲓϫ ⲉ̀ⲡ̀ϣⲱⲓ ⲛⲏⲉ̅ⲑ̅ⲩ ⲥ̀ⲙⲟⲩ ⲉⲠⲟ̅ⲥ̅: Ⲇⲟⲝⲁⲥⲓ ⲫⲓⲗⲁⲛⲑ̀ⲣⲱⲡⲉ.</w:t>
            </w:r>
          </w:p>
        </w:tc>
      </w:tr>
      <w:tr w:rsidR="00D31F38" w14:paraId="2D79282B" w14:textId="77777777" w:rsidTr="00D31F38">
        <w:trPr>
          <w:cantSplit/>
        </w:trPr>
        <w:tc>
          <w:tcPr>
            <w:tcW w:w="288" w:type="dxa"/>
          </w:tcPr>
          <w:p w14:paraId="76C00619" w14:textId="77777777" w:rsidR="00D31F38" w:rsidRDefault="00D31F38" w:rsidP="00D31F38">
            <w:pPr>
              <w:pStyle w:val="CopticCross"/>
            </w:pPr>
            <w:r>
              <w:t>¿</w:t>
            </w:r>
          </w:p>
        </w:tc>
        <w:tc>
          <w:tcPr>
            <w:tcW w:w="3960" w:type="dxa"/>
          </w:tcPr>
          <w:p w14:paraId="3FB6EB30" w14:textId="77777777" w:rsidR="00D31F38" w:rsidRDefault="00D31F38" w:rsidP="00D31F38">
            <w:pPr>
              <w:pStyle w:val="EngEnd"/>
            </w:pPr>
            <w:r w:rsidRPr="004E04E2">
              <w:t xml:space="preserve">The Lord </w:t>
            </w:r>
            <w:r>
              <w:t>w</w:t>
            </w:r>
            <w:r w:rsidRPr="004E04E2">
              <w:t>ho has created the heaven and the earth</w:t>
            </w:r>
            <w:r>
              <w:t xml:space="preserve">, </w:t>
            </w:r>
            <w:r w:rsidRPr="004E04E2">
              <w:t xml:space="preserve">will bless </w:t>
            </w:r>
            <w:commentRangeStart w:id="343"/>
            <w:r w:rsidRPr="004E04E2">
              <w:t xml:space="preserve">you out </w:t>
            </w:r>
            <w:commentRangeEnd w:id="343"/>
            <w:r>
              <w:rPr>
                <w:rStyle w:val="CommentReference"/>
              </w:rPr>
              <w:commentReference w:id="343"/>
            </w:r>
            <w:r>
              <w:t>of Zion</w:t>
            </w:r>
            <w:r w:rsidRPr="004E04E2">
              <w:t xml:space="preserve">: Glory to </w:t>
            </w:r>
            <w:r>
              <w:t>You</w:t>
            </w:r>
            <w:r w:rsidRPr="004E04E2">
              <w:t xml:space="preserve"> O Lover of mankind.</w:t>
            </w:r>
          </w:p>
        </w:tc>
        <w:tc>
          <w:tcPr>
            <w:tcW w:w="288" w:type="dxa"/>
          </w:tcPr>
          <w:p w14:paraId="67695EE3" w14:textId="77777777" w:rsidR="00D31F38" w:rsidRDefault="00D31F38" w:rsidP="00D31F38">
            <w:pPr>
              <w:pStyle w:val="CopticCross"/>
            </w:pPr>
          </w:p>
        </w:tc>
        <w:tc>
          <w:tcPr>
            <w:tcW w:w="288" w:type="dxa"/>
          </w:tcPr>
          <w:p w14:paraId="506A0B1F" w14:textId="77777777" w:rsidR="00D31F38" w:rsidRDefault="00D31F38" w:rsidP="00D31F38">
            <w:pPr>
              <w:pStyle w:val="CopticCross"/>
            </w:pPr>
            <w:r>
              <w:t>¿</w:t>
            </w:r>
          </w:p>
        </w:tc>
        <w:tc>
          <w:tcPr>
            <w:tcW w:w="3960" w:type="dxa"/>
          </w:tcPr>
          <w:p w14:paraId="0F398A3E" w14:textId="77777777" w:rsidR="00D31F38" w:rsidRPr="005130A7" w:rsidRDefault="00D31F38" w:rsidP="00D31F38">
            <w:pPr>
              <w:pStyle w:val="CopticVerse"/>
            </w:pPr>
            <w:r w:rsidRPr="005130A7">
              <w:t>Ⲡⲟ̅ⲥ̅ ⲉϥⲉ̀ⲥ̀ⲙⲟⲩ ⲉⲣⲟⲕ ⲉⲃⲟⲗϧⲉⲛ Ⲥⲓⲱⲛ ⲫⲏⲉⲧⲁϥⲑⲁⲙⲓⲟ ⲛ̀ⲧ̀ⲫⲉ ⲛⲉⲙ ⲡ̀ⲕⲁϩⲓ: Ⲇⲟⲝⲁⲥⲓ ⲫⲓⲗⲁⲛⲑ̀ⲣⲱⲡⲉ.</w:t>
            </w:r>
          </w:p>
        </w:tc>
      </w:tr>
      <w:tr w:rsidR="00D31F38" w14:paraId="0E7CF916" w14:textId="77777777" w:rsidTr="00D31F38">
        <w:trPr>
          <w:cantSplit/>
        </w:trPr>
        <w:tc>
          <w:tcPr>
            <w:tcW w:w="288" w:type="dxa"/>
          </w:tcPr>
          <w:p w14:paraId="1C06C394" w14:textId="77777777" w:rsidR="00D31F38" w:rsidRDefault="00D31F38" w:rsidP="00D31F38">
            <w:pPr>
              <w:pStyle w:val="CopticCross"/>
            </w:pPr>
          </w:p>
        </w:tc>
        <w:tc>
          <w:tcPr>
            <w:tcW w:w="3960" w:type="dxa"/>
          </w:tcPr>
          <w:p w14:paraId="4A89C2F5" w14:textId="5C389D1F" w:rsidR="00D31F38" w:rsidRDefault="00D31F38" w:rsidP="00D31F38">
            <w:pPr>
              <w:pStyle w:val="EngEnd"/>
            </w:pPr>
            <w:r w:rsidRPr="004E04E2">
              <w:t xml:space="preserve">Let my </w:t>
            </w:r>
            <w:commentRangeStart w:id="344"/>
            <w:r w:rsidRPr="004E04E2">
              <w:t xml:space="preserve">supplication </w:t>
            </w:r>
            <w:commentRangeEnd w:id="344"/>
            <w:r>
              <w:rPr>
                <w:rStyle w:val="CommentReference"/>
              </w:rPr>
              <w:commentReference w:id="344"/>
            </w:r>
            <w:r w:rsidRPr="004E04E2">
              <w:t xml:space="preserve">come near before </w:t>
            </w:r>
            <w:r>
              <w:t>You</w:t>
            </w:r>
            <w:r w:rsidR="00985EC5">
              <w:t>, O Lord;</w:t>
            </w:r>
            <w:r w:rsidRPr="004E04E2">
              <w:t xml:space="preserve"> give me un</w:t>
            </w:r>
            <w:r w:rsidRPr="004E04E2">
              <w:softHyphen/>
              <w:t xml:space="preserve">derstanding according to </w:t>
            </w:r>
            <w:r>
              <w:t>You</w:t>
            </w:r>
            <w:r w:rsidRPr="004E04E2">
              <w:t xml:space="preserve"> word: Glory to </w:t>
            </w:r>
            <w:r>
              <w:t>You</w:t>
            </w:r>
            <w:r w:rsidRPr="004E04E2">
              <w:t xml:space="preserve"> O Lover of mankind.</w:t>
            </w:r>
          </w:p>
        </w:tc>
        <w:tc>
          <w:tcPr>
            <w:tcW w:w="288" w:type="dxa"/>
          </w:tcPr>
          <w:p w14:paraId="220901B4" w14:textId="77777777" w:rsidR="00D31F38" w:rsidRDefault="00D31F38" w:rsidP="00D31F38">
            <w:pPr>
              <w:pStyle w:val="CopticCross"/>
            </w:pPr>
          </w:p>
        </w:tc>
        <w:tc>
          <w:tcPr>
            <w:tcW w:w="288" w:type="dxa"/>
          </w:tcPr>
          <w:p w14:paraId="4E9321EB" w14:textId="77777777" w:rsidR="00D31F38" w:rsidRDefault="00D31F38" w:rsidP="00D31F38">
            <w:pPr>
              <w:pStyle w:val="CopticCross"/>
            </w:pPr>
          </w:p>
        </w:tc>
        <w:tc>
          <w:tcPr>
            <w:tcW w:w="3960" w:type="dxa"/>
          </w:tcPr>
          <w:p w14:paraId="7D8911CE" w14:textId="77777777" w:rsidR="00D31F38" w:rsidRPr="005130A7" w:rsidRDefault="00D31F38" w:rsidP="00D31F38">
            <w:pPr>
              <w:pStyle w:val="CopticVerse"/>
            </w:pPr>
            <w:r w:rsidRPr="005130A7">
              <w:t>Ⲙⲁⲣⲉ ⲡⲁϯϩⲟ ϧⲱⲛⲧ ⲙ̀ⲡⲉⲕⲙ̀ⲑⲟ Ⲡⲟ̅ⲥ̅ ⲙⲁⲕⲁϯ ⲛⲏⲓ ⲕⲁⲧⲁ ⲡⲉⲕⲥⲁϫⲓ: Ⲇⲟⲝⲁⲥⲓ ⲫⲓⲗⲁⲛⲑ̀ⲣⲱⲡⲉ</w:t>
            </w:r>
            <w:r>
              <w:t>.</w:t>
            </w:r>
          </w:p>
        </w:tc>
      </w:tr>
      <w:tr w:rsidR="00D31F38" w14:paraId="5CE6945D" w14:textId="77777777" w:rsidTr="00D31F38">
        <w:trPr>
          <w:cantSplit/>
        </w:trPr>
        <w:tc>
          <w:tcPr>
            <w:tcW w:w="288" w:type="dxa"/>
          </w:tcPr>
          <w:p w14:paraId="6B6C6E2C" w14:textId="77777777" w:rsidR="00D31F38" w:rsidRDefault="00D31F38" w:rsidP="00D31F38">
            <w:pPr>
              <w:pStyle w:val="CopticCross"/>
            </w:pPr>
            <w:r>
              <w:t>¿</w:t>
            </w:r>
          </w:p>
        </w:tc>
        <w:tc>
          <w:tcPr>
            <w:tcW w:w="3960" w:type="dxa"/>
          </w:tcPr>
          <w:p w14:paraId="39CB7C21" w14:textId="169D07F6" w:rsidR="00D31F38" w:rsidRDefault="00D31F38" w:rsidP="00985EC5">
            <w:pPr>
              <w:pStyle w:val="EngEnd"/>
            </w:pPr>
            <w:r w:rsidRPr="004E04E2">
              <w:t xml:space="preserve">My </w:t>
            </w:r>
            <w:commentRangeStart w:id="345"/>
            <w:r w:rsidRPr="004E04E2">
              <w:t xml:space="preserve">petition </w:t>
            </w:r>
            <w:commentRangeEnd w:id="345"/>
            <w:r>
              <w:rPr>
                <w:rStyle w:val="CommentReference"/>
              </w:rPr>
              <w:commentReference w:id="345"/>
            </w:r>
            <w:r w:rsidR="00985EC5">
              <w:t>will</w:t>
            </w:r>
            <w:r w:rsidRPr="004E04E2">
              <w:t xml:space="preserve"> come in before </w:t>
            </w:r>
            <w:r>
              <w:t>You</w:t>
            </w:r>
            <w:r w:rsidR="00985EC5">
              <w:t xml:space="preserve">; </w:t>
            </w:r>
            <w:commentRangeStart w:id="346"/>
            <w:r w:rsidRPr="004E04E2">
              <w:t xml:space="preserve">revive </w:t>
            </w:r>
            <w:commentRangeEnd w:id="346"/>
            <w:r>
              <w:rPr>
                <w:rStyle w:val="CommentReference"/>
              </w:rPr>
              <w:commentReference w:id="346"/>
            </w:r>
            <w:r w:rsidRPr="004E04E2">
              <w:t xml:space="preserve">me according to </w:t>
            </w:r>
            <w:r>
              <w:t>Your</w:t>
            </w:r>
            <w:r w:rsidRPr="004E04E2">
              <w:t xml:space="preserve"> word: Glory to </w:t>
            </w:r>
            <w:r>
              <w:t>You</w:t>
            </w:r>
            <w:r w:rsidRPr="004E04E2">
              <w:t xml:space="preserve"> O Lover of mankind.</w:t>
            </w:r>
          </w:p>
        </w:tc>
        <w:tc>
          <w:tcPr>
            <w:tcW w:w="288" w:type="dxa"/>
          </w:tcPr>
          <w:p w14:paraId="4E65D86D" w14:textId="77777777" w:rsidR="00D31F38" w:rsidRDefault="00D31F38" w:rsidP="00D31F38">
            <w:pPr>
              <w:pStyle w:val="CopticCross"/>
            </w:pPr>
          </w:p>
        </w:tc>
        <w:tc>
          <w:tcPr>
            <w:tcW w:w="288" w:type="dxa"/>
          </w:tcPr>
          <w:p w14:paraId="342CB0A7" w14:textId="77777777" w:rsidR="00D31F38" w:rsidRDefault="00D31F38" w:rsidP="00D31F38">
            <w:pPr>
              <w:pStyle w:val="CopticCross"/>
            </w:pPr>
            <w:r>
              <w:t>¿</w:t>
            </w:r>
          </w:p>
        </w:tc>
        <w:tc>
          <w:tcPr>
            <w:tcW w:w="3960" w:type="dxa"/>
          </w:tcPr>
          <w:p w14:paraId="3181D574" w14:textId="77777777" w:rsidR="00D31F38" w:rsidRPr="005130A7" w:rsidRDefault="00D31F38" w:rsidP="00D31F38">
            <w:pPr>
              <w:pStyle w:val="CopticVerse"/>
            </w:pPr>
            <w:r w:rsidRPr="005130A7">
              <w:t>Ⲉϥⲉ̀ⲓ̀ ⲉ̀ϧⲟⲩⲛ ⲙ̀ⲡⲉⲕⲙ̀ⲑⲟ ⲛ̀ϫⲉ ⲡⲁⲁⲝⲓⲱⲙⲁ: ⲕⲁⲧⲁ ⲡⲉⲕⲥⲁϫⲓ ⲙⲁⲧⲁⲛϧⲟⲓ</w:t>
            </w:r>
            <w:r>
              <w:t xml:space="preserve">: </w:t>
            </w:r>
            <w:r w:rsidRPr="005130A7">
              <w:t>Ⲇⲟⲝⲁⲥⲓ ⲫⲓⲗⲁⲛⲑ̀ⲣⲱⲡⲉ</w:t>
            </w:r>
            <w:r>
              <w:t>.</w:t>
            </w:r>
          </w:p>
        </w:tc>
      </w:tr>
      <w:tr w:rsidR="00D31F38" w14:paraId="65F8FB11" w14:textId="77777777" w:rsidTr="00D31F38">
        <w:trPr>
          <w:cantSplit/>
        </w:trPr>
        <w:tc>
          <w:tcPr>
            <w:tcW w:w="288" w:type="dxa"/>
          </w:tcPr>
          <w:p w14:paraId="14D689BB" w14:textId="77777777" w:rsidR="00D31F38" w:rsidRDefault="00D31F38" w:rsidP="00D31F38">
            <w:pPr>
              <w:pStyle w:val="CopticCross"/>
            </w:pPr>
          </w:p>
        </w:tc>
        <w:tc>
          <w:tcPr>
            <w:tcW w:w="3960" w:type="dxa"/>
          </w:tcPr>
          <w:p w14:paraId="056E8B87" w14:textId="155ABE95" w:rsidR="00D31F38" w:rsidRDefault="00D31F38" w:rsidP="00985EC5">
            <w:pPr>
              <w:pStyle w:val="EngEnd"/>
            </w:pPr>
            <w:r w:rsidRPr="004E04E2">
              <w:t xml:space="preserve">My lips </w:t>
            </w:r>
            <w:r w:rsidR="00985EC5">
              <w:t>will</w:t>
            </w:r>
            <w:r w:rsidRPr="004E04E2">
              <w:t xml:space="preserve"> </w:t>
            </w:r>
            <w:commentRangeStart w:id="347"/>
            <w:r w:rsidRPr="004E04E2">
              <w:t>pour forth</w:t>
            </w:r>
            <w:commentRangeEnd w:id="347"/>
            <w:r>
              <w:rPr>
                <w:rStyle w:val="CommentReference"/>
              </w:rPr>
              <w:commentReference w:id="347"/>
            </w:r>
            <w:r w:rsidRPr="004E04E2">
              <w:t xml:space="preserve"> </w:t>
            </w:r>
            <w:commentRangeStart w:id="348"/>
            <w:r w:rsidRPr="004E04E2">
              <w:t>blessing</w:t>
            </w:r>
            <w:commentRangeEnd w:id="348"/>
            <w:r>
              <w:rPr>
                <w:rStyle w:val="CommentReference"/>
              </w:rPr>
              <w:commentReference w:id="348"/>
            </w:r>
            <w:r w:rsidRPr="004E04E2">
              <w:t xml:space="preserve"> if </w:t>
            </w:r>
            <w:r>
              <w:t>You</w:t>
            </w:r>
            <w:r w:rsidRPr="004E04E2">
              <w:t xml:space="preserve"> teach me </w:t>
            </w:r>
            <w:r>
              <w:t>Your</w:t>
            </w:r>
            <w:r w:rsidRPr="004E04E2">
              <w:t xml:space="preserve"> </w:t>
            </w:r>
            <w:r w:rsidR="00985EC5">
              <w:t>statutes</w:t>
            </w:r>
            <w:r w:rsidRPr="004E04E2">
              <w:t xml:space="preserve">: Glory to </w:t>
            </w:r>
            <w:r>
              <w:t>You</w:t>
            </w:r>
            <w:r w:rsidRPr="004E04E2">
              <w:t xml:space="preserve"> O Lover of mankind.</w:t>
            </w:r>
          </w:p>
        </w:tc>
        <w:tc>
          <w:tcPr>
            <w:tcW w:w="288" w:type="dxa"/>
          </w:tcPr>
          <w:p w14:paraId="7CEB5D2E" w14:textId="77777777" w:rsidR="00D31F38" w:rsidRDefault="00D31F38" w:rsidP="00D31F38">
            <w:pPr>
              <w:pStyle w:val="CopticCross"/>
            </w:pPr>
          </w:p>
        </w:tc>
        <w:tc>
          <w:tcPr>
            <w:tcW w:w="288" w:type="dxa"/>
          </w:tcPr>
          <w:p w14:paraId="6C62B52E" w14:textId="77777777" w:rsidR="00D31F38" w:rsidRDefault="00D31F38" w:rsidP="00D31F38">
            <w:pPr>
              <w:pStyle w:val="CopticCross"/>
            </w:pPr>
          </w:p>
        </w:tc>
        <w:tc>
          <w:tcPr>
            <w:tcW w:w="3960" w:type="dxa"/>
          </w:tcPr>
          <w:p w14:paraId="21CD8F23" w14:textId="77777777" w:rsidR="00D31F38" w:rsidRPr="005130A7" w:rsidRDefault="00D31F38" w:rsidP="00D31F38">
            <w:pPr>
              <w:pStyle w:val="CopticVerse"/>
            </w:pPr>
            <w:r w:rsidRPr="005130A7">
              <w:t>Ⲉⲣⲉ ⲛⲁⲥ̀ⲫⲟⲧⲟⲩ ⲃⲉⲃⲓ ⲛ̀ⲟⲩⲥ̀ⲙⲟⲩ ⲉ̀ϣⲱⲡ ⲁⲕϣⲁⲛⲧ̀ⲥⲁⲃⲟⲓ ⲉⲛⲉⲕⲙⲉⲑⲙⲏⲓ</w:t>
            </w:r>
            <w:r>
              <w:t xml:space="preserve">: </w:t>
            </w:r>
            <w:r w:rsidRPr="005130A7">
              <w:t>Ⲇⲟⲝⲁⲥⲓ ⲫⲓⲗⲁⲛⲑ̀ⲣⲱⲡⲉ</w:t>
            </w:r>
            <w:r>
              <w:t>.</w:t>
            </w:r>
          </w:p>
        </w:tc>
      </w:tr>
      <w:tr w:rsidR="00D31F38" w14:paraId="5D796748" w14:textId="77777777" w:rsidTr="00D31F38">
        <w:trPr>
          <w:cantSplit/>
        </w:trPr>
        <w:tc>
          <w:tcPr>
            <w:tcW w:w="288" w:type="dxa"/>
          </w:tcPr>
          <w:p w14:paraId="1BC4B4B6" w14:textId="77777777" w:rsidR="00D31F38" w:rsidRDefault="00D31F38" w:rsidP="00D31F38">
            <w:pPr>
              <w:pStyle w:val="CopticCross"/>
            </w:pPr>
            <w:r>
              <w:t>¿</w:t>
            </w:r>
          </w:p>
        </w:tc>
        <w:tc>
          <w:tcPr>
            <w:tcW w:w="3960" w:type="dxa"/>
          </w:tcPr>
          <w:p w14:paraId="6455756B" w14:textId="3149C401" w:rsidR="00D31F38" w:rsidRDefault="00D31F38" w:rsidP="00D31F38">
            <w:pPr>
              <w:pStyle w:val="EngEnd"/>
            </w:pPr>
            <w:r w:rsidRPr="004E04E2">
              <w:t xml:space="preserve">My tongue </w:t>
            </w:r>
            <w:r>
              <w:t>will</w:t>
            </w:r>
            <w:r w:rsidRPr="004E04E2">
              <w:t xml:space="preserve"> </w:t>
            </w:r>
            <w:commentRangeStart w:id="349"/>
            <w:r w:rsidRPr="004E04E2">
              <w:t xml:space="preserve">respond </w:t>
            </w:r>
            <w:commentRangeEnd w:id="349"/>
            <w:r>
              <w:rPr>
                <w:rStyle w:val="CommentReference"/>
              </w:rPr>
              <w:commentReference w:id="349"/>
            </w:r>
            <w:r w:rsidRPr="004E04E2">
              <w:t xml:space="preserve">with </w:t>
            </w:r>
            <w:r>
              <w:t>Your</w:t>
            </w:r>
            <w:r w:rsidR="00985EC5">
              <w:t xml:space="preserve"> words,</w:t>
            </w:r>
            <w:r w:rsidRPr="004E04E2">
              <w:t xml:space="preserve"> for all </w:t>
            </w:r>
            <w:r>
              <w:t>Your</w:t>
            </w:r>
            <w:r w:rsidRPr="004E04E2">
              <w:t xml:space="preserve"> commandments are </w:t>
            </w:r>
            <w:commentRangeStart w:id="350"/>
            <w:r w:rsidRPr="004E04E2">
              <w:t>righteous</w:t>
            </w:r>
            <w:commentRangeEnd w:id="350"/>
            <w:r>
              <w:rPr>
                <w:rStyle w:val="CommentReference"/>
              </w:rPr>
              <w:commentReference w:id="350"/>
            </w:r>
            <w:r w:rsidRPr="004E04E2">
              <w:t xml:space="preserve">: Glory to </w:t>
            </w:r>
            <w:r>
              <w:t>You</w:t>
            </w:r>
            <w:r w:rsidRPr="004E04E2">
              <w:t xml:space="preserve"> O Lover of mankind.</w:t>
            </w:r>
          </w:p>
        </w:tc>
        <w:tc>
          <w:tcPr>
            <w:tcW w:w="288" w:type="dxa"/>
          </w:tcPr>
          <w:p w14:paraId="3D8678C4" w14:textId="77777777" w:rsidR="00D31F38" w:rsidRDefault="00D31F38" w:rsidP="00D31F38">
            <w:pPr>
              <w:pStyle w:val="CopticCross"/>
            </w:pPr>
          </w:p>
        </w:tc>
        <w:tc>
          <w:tcPr>
            <w:tcW w:w="288" w:type="dxa"/>
          </w:tcPr>
          <w:p w14:paraId="6AD3CA72" w14:textId="77777777" w:rsidR="00D31F38" w:rsidRDefault="00D31F38" w:rsidP="00D31F38">
            <w:pPr>
              <w:pStyle w:val="CopticCross"/>
            </w:pPr>
            <w:r>
              <w:t>¿</w:t>
            </w:r>
          </w:p>
        </w:tc>
        <w:tc>
          <w:tcPr>
            <w:tcW w:w="3960" w:type="dxa"/>
          </w:tcPr>
          <w:p w14:paraId="5A0A700C" w14:textId="77777777" w:rsidR="00D31F38" w:rsidRPr="005130A7" w:rsidRDefault="00D31F38" w:rsidP="00D31F38">
            <w:pPr>
              <w:pStyle w:val="CopticVerse"/>
            </w:pPr>
            <w:r w:rsidRPr="005130A7">
              <w:t>Ⲡⲁⲗⲁⲥ ⲉϥⲉ̀ⲉⲣⲟⲩⲱ̀ ϧⲉⲛ ⲛⲉⲕⲥⲁϫⲓ: ϫⲉ ⲛⲉⲕⲉⲛⲧⲟⲗⲏ ⲧⲏⲣⲟⲩ ϩⲁⲛⲙⲉⲑⲙⲓ ⲛⲉ: ⲇⲟⲝⲁⲥⲓ ⲫⲓⲗⲁⲛⲑ̀ⲱⲡⲉ</w:t>
            </w:r>
            <w:r>
              <w:t>.</w:t>
            </w:r>
          </w:p>
        </w:tc>
      </w:tr>
      <w:tr w:rsidR="00D31F38" w14:paraId="6DB00671" w14:textId="77777777" w:rsidTr="00D31F38">
        <w:trPr>
          <w:cantSplit/>
        </w:trPr>
        <w:tc>
          <w:tcPr>
            <w:tcW w:w="288" w:type="dxa"/>
          </w:tcPr>
          <w:p w14:paraId="157C16B7" w14:textId="77777777" w:rsidR="00D31F38" w:rsidRDefault="00D31F38" w:rsidP="00D31F38">
            <w:pPr>
              <w:pStyle w:val="CopticCross"/>
            </w:pPr>
          </w:p>
        </w:tc>
        <w:tc>
          <w:tcPr>
            <w:tcW w:w="3960" w:type="dxa"/>
          </w:tcPr>
          <w:p w14:paraId="548030FD" w14:textId="77777777" w:rsidR="00D31F38" w:rsidRDefault="00D31F38" w:rsidP="00D31F38">
            <w:pPr>
              <w:pStyle w:val="EngEnd"/>
            </w:pPr>
            <w:r>
              <w:t>Let Your hand deliver me, for I have desired Your commandments: Glory to You, O Lover of mankind.</w:t>
            </w:r>
          </w:p>
        </w:tc>
        <w:tc>
          <w:tcPr>
            <w:tcW w:w="288" w:type="dxa"/>
          </w:tcPr>
          <w:p w14:paraId="54E430D3" w14:textId="77777777" w:rsidR="00D31F38" w:rsidRDefault="00D31F38" w:rsidP="00D31F38">
            <w:pPr>
              <w:pStyle w:val="CopticCross"/>
            </w:pPr>
          </w:p>
        </w:tc>
        <w:tc>
          <w:tcPr>
            <w:tcW w:w="288" w:type="dxa"/>
          </w:tcPr>
          <w:p w14:paraId="51320377" w14:textId="77777777" w:rsidR="00D31F38" w:rsidRDefault="00D31F38" w:rsidP="00D31F38">
            <w:pPr>
              <w:pStyle w:val="CopticCross"/>
            </w:pPr>
          </w:p>
        </w:tc>
        <w:tc>
          <w:tcPr>
            <w:tcW w:w="3960" w:type="dxa"/>
          </w:tcPr>
          <w:p w14:paraId="06BBCCE4" w14:textId="77777777" w:rsidR="00D31F38" w:rsidRPr="005130A7" w:rsidRDefault="00D31F38" w:rsidP="00D31F38">
            <w:pPr>
              <w:pStyle w:val="CopticVerse"/>
            </w:pPr>
            <w:r w:rsidRPr="005130A7">
              <w:t>ⲙⲁⲣⲉⲥϣⲱⲡⲓ ⲛ̀ϫⲉ ⲧⲉⲕϫⲓϫ ⲉ̀ⲫ̀ⲛⲁⲏⲙⲉⲧ: ϫⲉ ⲛⲉⲕⲉⲛⲧⲟⲗⲏ ⲁⲓⲉⲣⲉ̀ⲡⲓⲑⲩⲙⲓⲛ ⲉⲣⲱⲟⲩ</w:t>
            </w:r>
            <w:r>
              <w:t xml:space="preserve">: </w:t>
            </w:r>
            <w:r w:rsidRPr="005130A7">
              <w:t>Ⲇⲟⲝⲁⲥⲓ ⲫⲓⲗⲁⲛⲑ̀ⲣⲱⲡⲉ</w:t>
            </w:r>
            <w:r>
              <w:t>.</w:t>
            </w:r>
          </w:p>
        </w:tc>
      </w:tr>
      <w:tr w:rsidR="00D31F38" w14:paraId="4F965DBE" w14:textId="77777777" w:rsidTr="00D31F38">
        <w:trPr>
          <w:cantSplit/>
        </w:trPr>
        <w:tc>
          <w:tcPr>
            <w:tcW w:w="288" w:type="dxa"/>
          </w:tcPr>
          <w:p w14:paraId="14F3FF0F" w14:textId="77777777" w:rsidR="00D31F38" w:rsidRDefault="00D31F38" w:rsidP="00D31F38">
            <w:pPr>
              <w:pStyle w:val="CopticCross"/>
            </w:pPr>
            <w:r>
              <w:t>¿</w:t>
            </w:r>
          </w:p>
        </w:tc>
        <w:tc>
          <w:tcPr>
            <w:tcW w:w="3960" w:type="dxa"/>
          </w:tcPr>
          <w:p w14:paraId="6F8CAC67" w14:textId="77777777" w:rsidR="00D31F38" w:rsidRDefault="00D31F38" w:rsidP="00D31F38">
            <w:pPr>
              <w:pStyle w:val="EngEnd"/>
            </w:pPr>
            <w:r w:rsidRPr="004E04E2">
              <w:t xml:space="preserve">I have longed for </w:t>
            </w:r>
            <w:r>
              <w:t>Your</w:t>
            </w:r>
            <w:r w:rsidRPr="004E04E2">
              <w:t xml:space="preserve"> salvation, Lord; and </w:t>
            </w:r>
            <w:r>
              <w:t>Your</w:t>
            </w:r>
            <w:r w:rsidRPr="004E04E2">
              <w:t xml:space="preserve"> Law is my </w:t>
            </w:r>
            <w:commentRangeStart w:id="351"/>
            <w:r w:rsidRPr="004E04E2">
              <w:t>meditation</w:t>
            </w:r>
            <w:commentRangeEnd w:id="351"/>
            <w:r>
              <w:rPr>
                <w:rStyle w:val="CommentReference"/>
              </w:rPr>
              <w:commentReference w:id="351"/>
            </w:r>
            <w:r w:rsidRPr="004E04E2">
              <w:t xml:space="preserve">: Glory to </w:t>
            </w:r>
            <w:r>
              <w:t>You</w:t>
            </w:r>
            <w:r w:rsidRPr="004E04E2">
              <w:t xml:space="preserve"> O Lover of mankind.</w:t>
            </w:r>
          </w:p>
        </w:tc>
        <w:tc>
          <w:tcPr>
            <w:tcW w:w="288" w:type="dxa"/>
          </w:tcPr>
          <w:p w14:paraId="02BECFFA" w14:textId="77777777" w:rsidR="00D31F38" w:rsidRDefault="00D31F38" w:rsidP="00D31F38">
            <w:pPr>
              <w:pStyle w:val="CopticCross"/>
            </w:pPr>
          </w:p>
        </w:tc>
        <w:tc>
          <w:tcPr>
            <w:tcW w:w="288" w:type="dxa"/>
          </w:tcPr>
          <w:p w14:paraId="6D3D544D" w14:textId="77777777" w:rsidR="00D31F38" w:rsidRDefault="00D31F38" w:rsidP="00D31F38">
            <w:pPr>
              <w:pStyle w:val="CopticCross"/>
            </w:pPr>
            <w:r>
              <w:t>¿</w:t>
            </w:r>
          </w:p>
        </w:tc>
        <w:tc>
          <w:tcPr>
            <w:tcW w:w="3960" w:type="dxa"/>
          </w:tcPr>
          <w:p w14:paraId="64D80DCD" w14:textId="77777777" w:rsidR="00D31F38" w:rsidRPr="005130A7" w:rsidRDefault="00D31F38" w:rsidP="00D31F38">
            <w:pPr>
              <w:pStyle w:val="CopticVerse"/>
            </w:pPr>
            <w:r w:rsidRPr="005130A7">
              <w:t>Ⲁⲓϭⲓϣϣⲱⲟⲩ ⲙ̀ⲡⲉⲕⲟⲩϫⲁⲓ Ⲡⲟ̅ⲥ̅: ⲟⲩⲟϩ ⲡⲉⲕⲛⲟⲙⲟⲥ ⲡⲉ ⲧⲁⲙⲉⲗⲉⲧⲏ: Ⲇⲟⲝⲁⲥⲓ ⲫⲓⲗⲁⲛⲑ̀ⲣⲱⲡⲉ</w:t>
            </w:r>
            <w:r>
              <w:t>.</w:t>
            </w:r>
          </w:p>
        </w:tc>
      </w:tr>
      <w:tr w:rsidR="00D31F38" w14:paraId="36E9D545" w14:textId="77777777" w:rsidTr="00D31F38">
        <w:trPr>
          <w:cantSplit/>
        </w:trPr>
        <w:tc>
          <w:tcPr>
            <w:tcW w:w="288" w:type="dxa"/>
          </w:tcPr>
          <w:p w14:paraId="56972DEB" w14:textId="77777777" w:rsidR="00D31F38" w:rsidRDefault="00D31F38" w:rsidP="00D31F38">
            <w:pPr>
              <w:pStyle w:val="CopticCross"/>
            </w:pPr>
          </w:p>
        </w:tc>
        <w:tc>
          <w:tcPr>
            <w:tcW w:w="3960" w:type="dxa"/>
          </w:tcPr>
          <w:p w14:paraId="00C97FCB" w14:textId="60D5E683" w:rsidR="00D31F38" w:rsidRDefault="00D31F38" w:rsidP="00985EC5">
            <w:pPr>
              <w:pStyle w:val="EngEnd"/>
            </w:pPr>
            <w:r w:rsidRPr="004E04E2">
              <w:t xml:space="preserve">My soul </w:t>
            </w:r>
            <w:r w:rsidR="00985EC5">
              <w:t>will</w:t>
            </w:r>
            <w:r w:rsidRPr="004E04E2">
              <w:t xml:space="preserve"> live, and it </w:t>
            </w:r>
            <w:r w:rsidR="00985EC5">
              <w:t>will</w:t>
            </w:r>
            <w:r w:rsidRPr="004E04E2">
              <w:t xml:space="preserve"> praise </w:t>
            </w:r>
            <w:r>
              <w:t>You</w:t>
            </w:r>
            <w:r w:rsidRPr="004E04E2">
              <w:t xml:space="preserve">; and </w:t>
            </w:r>
            <w:r>
              <w:t>Your</w:t>
            </w:r>
            <w:r w:rsidRPr="004E04E2">
              <w:t xml:space="preserve"> judgments shall help me: Glory to </w:t>
            </w:r>
            <w:r>
              <w:t>You</w:t>
            </w:r>
            <w:r w:rsidRPr="004E04E2">
              <w:t xml:space="preserve"> O Lover of mankind..</w:t>
            </w:r>
          </w:p>
        </w:tc>
        <w:tc>
          <w:tcPr>
            <w:tcW w:w="288" w:type="dxa"/>
          </w:tcPr>
          <w:p w14:paraId="4D38460B" w14:textId="77777777" w:rsidR="00D31F38" w:rsidRDefault="00D31F38" w:rsidP="00D31F38">
            <w:pPr>
              <w:pStyle w:val="CopticCross"/>
            </w:pPr>
          </w:p>
        </w:tc>
        <w:tc>
          <w:tcPr>
            <w:tcW w:w="288" w:type="dxa"/>
          </w:tcPr>
          <w:p w14:paraId="02E3EFCA" w14:textId="77777777" w:rsidR="00D31F38" w:rsidRDefault="00D31F38" w:rsidP="00D31F38">
            <w:pPr>
              <w:pStyle w:val="CopticCross"/>
            </w:pPr>
          </w:p>
        </w:tc>
        <w:tc>
          <w:tcPr>
            <w:tcW w:w="3960" w:type="dxa"/>
          </w:tcPr>
          <w:p w14:paraId="7D72C483" w14:textId="77777777" w:rsidR="00D31F38" w:rsidRPr="005130A7" w:rsidRDefault="00D31F38" w:rsidP="00D31F38">
            <w:pPr>
              <w:pStyle w:val="CopticVerse"/>
            </w:pPr>
            <w:r w:rsidRPr="005130A7">
              <w:t>Ⲉⲥⲉ̀ⲱⲛϧ ⲛ̀ϫⲉ ⲧⲁⲯⲩⲭⲏ ⲟⲩⲟϩ ⲉⲥⲉ̀ⲥ̀ⲙⲟⲩ ⲉⲣⲟⲕ: ⲟⲩⲟϩ ⲛⲉⲕϩⲁⲡ ⲉⲩⲉ̀ⲉⲣⲃⲟⲏ̀ⲑⲓⲛ ⲉⲣⲟⲓ</w:t>
            </w:r>
            <w:r>
              <w:t xml:space="preserve">: </w:t>
            </w:r>
            <w:r w:rsidRPr="005130A7">
              <w:t>Ⲇⲟⲝⲁⲥⲓ ⲫⲓⲗⲁⲛⲑ̀ⲣⲱⲡⲉ</w:t>
            </w:r>
            <w:r>
              <w:t>.</w:t>
            </w:r>
          </w:p>
        </w:tc>
      </w:tr>
      <w:tr w:rsidR="00D31F38" w14:paraId="1A4C1740" w14:textId="77777777" w:rsidTr="00D31F38">
        <w:trPr>
          <w:cantSplit/>
        </w:trPr>
        <w:tc>
          <w:tcPr>
            <w:tcW w:w="288" w:type="dxa"/>
          </w:tcPr>
          <w:p w14:paraId="43A79667" w14:textId="77777777" w:rsidR="00D31F38" w:rsidRDefault="00D31F38" w:rsidP="00D31F38">
            <w:pPr>
              <w:pStyle w:val="CopticCross"/>
            </w:pPr>
            <w:r>
              <w:t>¿</w:t>
            </w:r>
          </w:p>
        </w:tc>
        <w:tc>
          <w:tcPr>
            <w:tcW w:w="3960" w:type="dxa"/>
          </w:tcPr>
          <w:p w14:paraId="0F41BB32" w14:textId="77777777" w:rsidR="00D31F38" w:rsidRDefault="00D31F38" w:rsidP="00D31F38">
            <w:pPr>
              <w:pStyle w:val="EngEnd"/>
            </w:pPr>
            <w:r w:rsidRPr="004E04E2">
              <w:t xml:space="preserve">I have gone astray like a lost sheep; seek after </w:t>
            </w:r>
            <w:r>
              <w:t>Your</w:t>
            </w:r>
            <w:r w:rsidRPr="004E04E2">
              <w:t xml:space="preserve"> servant; for I have not forgotten </w:t>
            </w:r>
            <w:r>
              <w:t>Your</w:t>
            </w:r>
            <w:r w:rsidRPr="004E04E2">
              <w:t xml:space="preserve"> command</w:t>
            </w:r>
            <w:r w:rsidRPr="004E04E2">
              <w:softHyphen/>
              <w:t xml:space="preserve">ments: Glory to </w:t>
            </w:r>
            <w:r>
              <w:t>You</w:t>
            </w:r>
            <w:r w:rsidRPr="004E04E2">
              <w:t xml:space="preserve"> O Lover of mankind</w:t>
            </w:r>
            <w:r>
              <w:t xml:space="preserve">. </w:t>
            </w:r>
          </w:p>
        </w:tc>
        <w:tc>
          <w:tcPr>
            <w:tcW w:w="288" w:type="dxa"/>
          </w:tcPr>
          <w:p w14:paraId="67B73578" w14:textId="77777777" w:rsidR="00D31F38" w:rsidRDefault="00D31F38" w:rsidP="00D31F38">
            <w:pPr>
              <w:pStyle w:val="CopticCross"/>
            </w:pPr>
          </w:p>
        </w:tc>
        <w:tc>
          <w:tcPr>
            <w:tcW w:w="288" w:type="dxa"/>
          </w:tcPr>
          <w:p w14:paraId="7A8B214B" w14:textId="77777777" w:rsidR="00D31F38" w:rsidRDefault="00D31F38" w:rsidP="00D31F38">
            <w:pPr>
              <w:pStyle w:val="CopticCross"/>
            </w:pPr>
            <w:r>
              <w:t>¿</w:t>
            </w:r>
          </w:p>
        </w:tc>
        <w:tc>
          <w:tcPr>
            <w:tcW w:w="3960" w:type="dxa"/>
          </w:tcPr>
          <w:p w14:paraId="46893F3E" w14:textId="77777777" w:rsidR="00D31F38" w:rsidRPr="005130A7" w:rsidRDefault="00D31F38" w:rsidP="00D31F38">
            <w:pPr>
              <w:pStyle w:val="CopticVerse"/>
            </w:pPr>
            <w:r w:rsidRPr="005130A7">
              <w:t>Ⲁⲓⲥⲱⲣⲉⲙ ⲙ̀ⲫ̀ⲣⲏϯ ⲛ̀ⲟⲩⲉ̀ⲥⲱⲟⲩ ⲉ̀ⲁϥⲧⲁⲕⲟ: ⲕⲱϯ ⲛ̀ⲥⲁ ⲡⲉⲕⲃⲱⲕ: ϫⲉ ⲛⲉⲕⲉⲛⲧⲟⲗⲏ ⲙ̀ⲡⲓⲉⲣⲡⲟⲩⲱⲃϣ</w:t>
            </w:r>
            <w:r>
              <w:t xml:space="preserve">: </w:t>
            </w:r>
            <w:r w:rsidRPr="005130A7">
              <w:t>Ⲇⲟⲝⲁⲥⲓ ⲫⲓⲗⲁⲛⲑ̀ⲣⲱⲡⲉ</w:t>
            </w:r>
            <w:r>
              <w:t>.</w:t>
            </w:r>
          </w:p>
        </w:tc>
      </w:tr>
      <w:tr w:rsidR="00D31F38" w14:paraId="6307C159" w14:textId="77777777" w:rsidTr="00D31F38">
        <w:trPr>
          <w:cantSplit/>
        </w:trPr>
        <w:tc>
          <w:tcPr>
            <w:tcW w:w="288" w:type="dxa"/>
          </w:tcPr>
          <w:p w14:paraId="7424B109" w14:textId="77777777" w:rsidR="00D31F38" w:rsidRDefault="00D31F38" w:rsidP="00D31F38">
            <w:pPr>
              <w:pStyle w:val="CopticCross"/>
            </w:pPr>
          </w:p>
        </w:tc>
        <w:tc>
          <w:tcPr>
            <w:tcW w:w="3960" w:type="dxa"/>
          </w:tcPr>
          <w:p w14:paraId="3EA8AEB7" w14:textId="77777777" w:rsidR="00D31F38" w:rsidRDefault="00D31F38" w:rsidP="00D31F38">
            <w:pPr>
              <w:pStyle w:val="EngEnd"/>
            </w:pPr>
            <w:r w:rsidRPr="004E04E2">
              <w:t xml:space="preserve">Glory be to the Father, and the Son, and the Holy Spirit: Glory to </w:t>
            </w:r>
            <w:r>
              <w:t>You</w:t>
            </w:r>
            <w:r w:rsidRPr="004E04E2">
              <w:t xml:space="preserve"> O Lover of mankind.</w:t>
            </w:r>
          </w:p>
        </w:tc>
        <w:tc>
          <w:tcPr>
            <w:tcW w:w="288" w:type="dxa"/>
          </w:tcPr>
          <w:p w14:paraId="6843737A" w14:textId="77777777" w:rsidR="00D31F38" w:rsidRDefault="00D31F38" w:rsidP="00D31F38">
            <w:pPr>
              <w:pStyle w:val="CopticCross"/>
            </w:pPr>
          </w:p>
        </w:tc>
        <w:tc>
          <w:tcPr>
            <w:tcW w:w="288" w:type="dxa"/>
          </w:tcPr>
          <w:p w14:paraId="7EB1F6B8" w14:textId="77777777" w:rsidR="00D31F38" w:rsidRDefault="00D31F38" w:rsidP="00D31F38">
            <w:pPr>
              <w:pStyle w:val="CopticCross"/>
            </w:pPr>
          </w:p>
        </w:tc>
        <w:tc>
          <w:tcPr>
            <w:tcW w:w="3960" w:type="dxa"/>
          </w:tcPr>
          <w:p w14:paraId="0C52E429" w14:textId="77777777" w:rsidR="00D31F38" w:rsidRPr="005130A7" w:rsidRDefault="00D31F38" w:rsidP="00D31F38">
            <w:pPr>
              <w:pStyle w:val="CopticVerse"/>
            </w:pPr>
            <w:r w:rsidRPr="005130A7">
              <w:t>Ⲇⲟⲝⲁ ⲡⲁⲧⲣⲓ ⲕⲉ ⲩⲓⲱ ⲕⲉ ⲁ̀ⲅⲓⲱ ⲡⲛⲉⲩⲙⲁⲧⲓ: Ⲇⲟⲝⲁⲥⲓ ⲫⲓⲗⲁⲛⲑ̀ⲣⲱⲡⲉ</w:t>
            </w:r>
            <w:r>
              <w:t>.</w:t>
            </w:r>
          </w:p>
        </w:tc>
      </w:tr>
      <w:tr w:rsidR="00D31F38" w14:paraId="73AD38EB" w14:textId="77777777" w:rsidTr="00D31F38">
        <w:trPr>
          <w:cantSplit/>
        </w:trPr>
        <w:tc>
          <w:tcPr>
            <w:tcW w:w="288" w:type="dxa"/>
          </w:tcPr>
          <w:p w14:paraId="3B9165F9" w14:textId="77777777" w:rsidR="00D31F38" w:rsidRDefault="00D31F38" w:rsidP="00D31F38">
            <w:pPr>
              <w:pStyle w:val="CopticCross"/>
            </w:pPr>
            <w:r>
              <w:t>¿</w:t>
            </w:r>
          </w:p>
        </w:tc>
        <w:tc>
          <w:tcPr>
            <w:tcW w:w="3960" w:type="dxa"/>
          </w:tcPr>
          <w:p w14:paraId="5401D7D9" w14:textId="77777777" w:rsidR="00D31F38" w:rsidRDefault="00D31F38" w:rsidP="00D31F38">
            <w:pPr>
              <w:pStyle w:val="EngEnd"/>
            </w:pPr>
            <w:r w:rsidRPr="004E04E2">
              <w:t xml:space="preserve">Both now, and </w:t>
            </w:r>
            <w:commentRangeStart w:id="352"/>
            <w:r w:rsidRPr="004E04E2">
              <w:t>always</w:t>
            </w:r>
            <w:commentRangeEnd w:id="352"/>
            <w:r>
              <w:rPr>
                <w:rStyle w:val="CommentReference"/>
              </w:rPr>
              <w:commentReference w:id="352"/>
            </w:r>
            <w:r w:rsidRPr="004E04E2">
              <w:t xml:space="preserve">, and </w:t>
            </w:r>
            <w:r>
              <w:t>to</w:t>
            </w:r>
            <w:r w:rsidRPr="004E04E2">
              <w:t xml:space="preserve"> the ages of ages</w:t>
            </w:r>
            <w:r>
              <w:t xml:space="preserve">. </w:t>
            </w:r>
            <w:r w:rsidRPr="004E04E2">
              <w:t xml:space="preserve">Amen: Glory to </w:t>
            </w:r>
            <w:r>
              <w:t>You</w:t>
            </w:r>
            <w:r w:rsidRPr="004E04E2">
              <w:t xml:space="preserve"> O Lover of mankind.</w:t>
            </w:r>
          </w:p>
        </w:tc>
        <w:tc>
          <w:tcPr>
            <w:tcW w:w="288" w:type="dxa"/>
          </w:tcPr>
          <w:p w14:paraId="65C28A3A" w14:textId="77777777" w:rsidR="00D31F38" w:rsidRDefault="00D31F38" w:rsidP="00D31F38">
            <w:pPr>
              <w:pStyle w:val="CopticCross"/>
            </w:pPr>
          </w:p>
        </w:tc>
        <w:tc>
          <w:tcPr>
            <w:tcW w:w="288" w:type="dxa"/>
          </w:tcPr>
          <w:p w14:paraId="733DD093" w14:textId="77777777" w:rsidR="00D31F38" w:rsidRDefault="00D31F38" w:rsidP="00D31F38">
            <w:pPr>
              <w:pStyle w:val="CopticCross"/>
            </w:pPr>
            <w:r>
              <w:t>¿</w:t>
            </w:r>
          </w:p>
        </w:tc>
        <w:tc>
          <w:tcPr>
            <w:tcW w:w="3960" w:type="dxa"/>
          </w:tcPr>
          <w:p w14:paraId="25777AC2" w14:textId="77777777" w:rsidR="00D31F38" w:rsidRPr="005130A7" w:rsidRDefault="00D31F38" w:rsidP="00D31F38">
            <w:pPr>
              <w:pStyle w:val="CopticVerse"/>
            </w:pPr>
            <w:r w:rsidRPr="005130A7">
              <w:t>ⲕⲉ ⲛⲩⲛ ⲕⲉ ⲁ̀ⲓ ⲕⲉ ⲓⲥ ⲧⲟⲩⲥ ⲉ̀ⲱ̀ⲛⲁⲥ ⲧⲱⲛ ⲉ̀ⲱ̀ ⲛⲱⲛ ⲁⲙⲏⲛ</w:t>
            </w:r>
            <w:r>
              <w:t xml:space="preserve">: </w:t>
            </w:r>
            <w:r w:rsidRPr="005130A7">
              <w:t>Ⲇⲟⲝⲁⲥⲓ ⲫⲓⲗⲁⲛⲑ̀ⲣⲱⲡⲉ</w:t>
            </w:r>
            <w:r>
              <w:t>.</w:t>
            </w:r>
          </w:p>
        </w:tc>
      </w:tr>
      <w:tr w:rsidR="00D31F38" w14:paraId="15E091C7" w14:textId="77777777" w:rsidTr="00D31F38">
        <w:trPr>
          <w:cantSplit/>
        </w:trPr>
        <w:tc>
          <w:tcPr>
            <w:tcW w:w="288" w:type="dxa"/>
          </w:tcPr>
          <w:p w14:paraId="576D8468" w14:textId="77777777" w:rsidR="00D31F38" w:rsidRDefault="00D31F38" w:rsidP="00D31F38">
            <w:pPr>
              <w:pStyle w:val="CopticCross"/>
            </w:pPr>
          </w:p>
        </w:tc>
        <w:tc>
          <w:tcPr>
            <w:tcW w:w="3960" w:type="dxa"/>
          </w:tcPr>
          <w:p w14:paraId="1F7D7F7F" w14:textId="77777777" w:rsidR="00D31F38" w:rsidRDefault="00D31F38" w:rsidP="00D31F38">
            <w:pPr>
              <w:pStyle w:val="EngEnd"/>
            </w:pPr>
            <w:r w:rsidRPr="004E04E2">
              <w:rPr>
                <w:rFonts w:eastAsia="@MingLiU"/>
              </w:rPr>
              <w:t xml:space="preserve">Glory be to the Father, and the Son and the Holy Spirit, from now </w:t>
            </w:r>
            <w:commentRangeStart w:id="353"/>
            <w:r w:rsidRPr="004E04E2">
              <w:rPr>
                <w:rFonts w:eastAsia="@MingLiU"/>
              </w:rPr>
              <w:t xml:space="preserve">and </w:t>
            </w:r>
            <w:commentRangeEnd w:id="353"/>
            <w:r>
              <w:rPr>
                <w:rStyle w:val="CommentReference"/>
              </w:rPr>
              <w:commentReference w:id="353"/>
            </w:r>
            <w:r>
              <w:rPr>
                <w:rFonts w:eastAsia="@MingLiU"/>
              </w:rPr>
              <w:t>to</w:t>
            </w:r>
            <w:r w:rsidRPr="004E04E2">
              <w:rPr>
                <w:rFonts w:eastAsia="@MingLiU"/>
              </w:rPr>
              <w:t xml:space="preserve"> the age of all ages</w:t>
            </w:r>
            <w:r>
              <w:rPr>
                <w:rFonts w:eastAsia="@MingLiU"/>
              </w:rPr>
              <w:t xml:space="preserve">. </w:t>
            </w:r>
            <w:r w:rsidRPr="004E04E2">
              <w:rPr>
                <w:rFonts w:eastAsia="@MingLiU"/>
              </w:rPr>
              <w:t>Amen</w:t>
            </w:r>
            <w:r w:rsidRPr="004E04E2">
              <w:t xml:space="preserve">: Glory to </w:t>
            </w:r>
            <w:r>
              <w:t>You</w:t>
            </w:r>
            <w:r w:rsidRPr="004E04E2">
              <w:t xml:space="preserve"> O Lover of mankind.</w:t>
            </w:r>
          </w:p>
        </w:tc>
        <w:tc>
          <w:tcPr>
            <w:tcW w:w="288" w:type="dxa"/>
          </w:tcPr>
          <w:p w14:paraId="2C90EC53" w14:textId="77777777" w:rsidR="00D31F38" w:rsidRDefault="00D31F38" w:rsidP="00D31F38">
            <w:pPr>
              <w:pStyle w:val="CopticCross"/>
            </w:pPr>
          </w:p>
        </w:tc>
        <w:tc>
          <w:tcPr>
            <w:tcW w:w="288" w:type="dxa"/>
          </w:tcPr>
          <w:p w14:paraId="4EC7070A" w14:textId="77777777" w:rsidR="00D31F38" w:rsidRDefault="00D31F38" w:rsidP="00D31F38">
            <w:pPr>
              <w:pStyle w:val="CopticCross"/>
            </w:pPr>
          </w:p>
        </w:tc>
        <w:tc>
          <w:tcPr>
            <w:tcW w:w="3960" w:type="dxa"/>
          </w:tcPr>
          <w:p w14:paraId="4465F123" w14:textId="77777777" w:rsidR="00D31F38" w:rsidRPr="005130A7" w:rsidRDefault="00D31F38" w:rsidP="00D31F38">
            <w:pPr>
              <w:pStyle w:val="CopticVerse"/>
            </w:pPr>
            <w:r w:rsidRPr="005130A7">
              <w:t>Ⲡⲓⲱⲟⲩ ⲙ̀ⲫ̀ⲓⲱⲧ ⲛⲉⲙ ⲡ̀ϣⲏⲣⲓ ⲛⲉⲙ ⲡⲓⲡ̅ⲛ̅ⲁ ⲉ̅ⲑ̅ⲩ: ⲓⲥϫⲉⲛ ϯⲛⲟⲩ ⲛⲉⲙ ϣ ⲁ ⲉⲛⲉϩ ⲛ̀ⲧⲉ ⲛⲓⲉⲛⲉϩ ⲧⲏⲣⲟⲩ ⲁⲙⲏⲛ</w:t>
            </w:r>
            <w:r>
              <w:t xml:space="preserve">: </w:t>
            </w:r>
            <w:r w:rsidRPr="005130A7">
              <w:t>Ⲇⲟⲝⲁⲥⲓ ⲫⲓⲗⲁⲛⲑ̀ⲣⲱⲡⲉ</w:t>
            </w:r>
            <w:r>
              <w:t>.</w:t>
            </w:r>
          </w:p>
        </w:tc>
      </w:tr>
      <w:tr w:rsidR="00D31F38" w14:paraId="12A94A36" w14:textId="77777777" w:rsidTr="00D31F38">
        <w:trPr>
          <w:cantSplit/>
        </w:trPr>
        <w:tc>
          <w:tcPr>
            <w:tcW w:w="288" w:type="dxa"/>
          </w:tcPr>
          <w:p w14:paraId="63452C66" w14:textId="77777777" w:rsidR="00D31F38" w:rsidRDefault="00D31F38" w:rsidP="00D31F38">
            <w:pPr>
              <w:pStyle w:val="CopticCross"/>
            </w:pPr>
            <w:r>
              <w:t>¿</w:t>
            </w:r>
          </w:p>
        </w:tc>
        <w:tc>
          <w:tcPr>
            <w:tcW w:w="3960" w:type="dxa"/>
          </w:tcPr>
          <w:p w14:paraId="6FC52C3A" w14:textId="77777777" w:rsidR="00D31F38" w:rsidRDefault="00D31F38" w:rsidP="00D31F38">
            <w:pPr>
              <w:pStyle w:val="EngEnd"/>
            </w:pPr>
            <w:r w:rsidRPr="004E04E2">
              <w:rPr>
                <w:rFonts w:eastAsia="@MingLiU"/>
              </w:rPr>
              <w:t xml:space="preserve">Glory </w:t>
            </w:r>
            <w:commentRangeStart w:id="354"/>
            <w:r w:rsidRPr="004E04E2">
              <w:rPr>
                <w:rFonts w:eastAsia="@MingLiU"/>
              </w:rPr>
              <w:t xml:space="preserve">to </w:t>
            </w:r>
            <w:commentRangeEnd w:id="354"/>
            <w:r>
              <w:rPr>
                <w:rStyle w:val="CommentReference"/>
              </w:rPr>
              <w:commentReference w:id="354"/>
            </w:r>
            <w:r>
              <w:rPr>
                <w:rFonts w:eastAsia="@MingLiU"/>
              </w:rPr>
              <w:t>You</w:t>
            </w:r>
            <w:r w:rsidRPr="004E04E2">
              <w:rPr>
                <w:rFonts w:eastAsia="@MingLiU"/>
              </w:rPr>
              <w:t>, O Good One, the Lover of mankind</w:t>
            </w:r>
            <w:r>
              <w:rPr>
                <w:rFonts w:eastAsia="@MingLiU"/>
              </w:rPr>
              <w:t xml:space="preserve">. </w:t>
            </w:r>
            <w:r w:rsidRPr="004E04E2">
              <w:rPr>
                <w:rFonts w:eastAsia="@MingLiU"/>
              </w:rPr>
              <w:t xml:space="preserve">Hail to </w:t>
            </w:r>
            <w:r>
              <w:rPr>
                <w:rFonts w:eastAsia="@MingLiU"/>
              </w:rPr>
              <w:t>Your</w:t>
            </w:r>
            <w:r w:rsidRPr="004E04E2">
              <w:rPr>
                <w:rFonts w:eastAsia="@MingLiU"/>
              </w:rPr>
              <w:t xml:space="preserve"> Mother, the Virgin, and all </w:t>
            </w:r>
            <w:r>
              <w:rPr>
                <w:rFonts w:eastAsia="@MingLiU"/>
              </w:rPr>
              <w:t>Your</w:t>
            </w:r>
            <w:r w:rsidRPr="004E04E2">
              <w:rPr>
                <w:rFonts w:eastAsia="@MingLiU"/>
              </w:rPr>
              <w:t xml:space="preserve"> saints</w:t>
            </w:r>
            <w:r w:rsidRPr="004E04E2">
              <w:t xml:space="preserve">: Glory to </w:t>
            </w:r>
            <w:r>
              <w:t>You</w:t>
            </w:r>
            <w:r w:rsidRPr="004E04E2">
              <w:t xml:space="preserve"> O Lover of mankind.</w:t>
            </w:r>
          </w:p>
        </w:tc>
        <w:tc>
          <w:tcPr>
            <w:tcW w:w="288" w:type="dxa"/>
          </w:tcPr>
          <w:p w14:paraId="7A3EB1D7" w14:textId="77777777" w:rsidR="00D31F38" w:rsidRDefault="00D31F38" w:rsidP="00D31F38">
            <w:pPr>
              <w:pStyle w:val="CopticCross"/>
            </w:pPr>
          </w:p>
        </w:tc>
        <w:tc>
          <w:tcPr>
            <w:tcW w:w="288" w:type="dxa"/>
          </w:tcPr>
          <w:p w14:paraId="52398036" w14:textId="77777777" w:rsidR="00D31F38" w:rsidRDefault="00D31F38" w:rsidP="00D31F38">
            <w:pPr>
              <w:pStyle w:val="CopticCross"/>
            </w:pPr>
            <w:r>
              <w:t>¿</w:t>
            </w:r>
          </w:p>
        </w:tc>
        <w:tc>
          <w:tcPr>
            <w:tcW w:w="3960" w:type="dxa"/>
          </w:tcPr>
          <w:p w14:paraId="02F8823F" w14:textId="77777777" w:rsidR="00D31F38" w:rsidRPr="005130A7" w:rsidRDefault="00D31F38" w:rsidP="00D31F38">
            <w:pPr>
              <w:pStyle w:val="CopticVerse"/>
            </w:pPr>
            <w:r w:rsidRPr="005130A7">
              <w:t>Ⲡⲓⲱ`ⲟⲩ ⲛⲁⲕ ⲡⲓⲙⲁⲓⲣⲱⲙⲓ ⲛ̀ⲁⲅⲁⲑⲟⲥ: ⲭⲉⲣⲉ ⲧⲉⲕⲙⲁⲩ ⲙ̀ⲡⲁⲣⲑⲉⲛⲟⲥ ⲛⲉⲙ ⲛⲏⲉ̅ⲑ̅ⲩ ⲧⲏⲣⲟⲩ ⲛ̀ⲧⲁⲕ</w:t>
            </w:r>
            <w:r>
              <w:t xml:space="preserve">: </w:t>
            </w:r>
            <w:r w:rsidRPr="005130A7">
              <w:t>Ⲇⲟⲝⲁⲥⲓ ⲫⲓⲗⲁⲛⲑ̀ⲣⲱⲡⲉ</w:t>
            </w:r>
            <w:r>
              <w:t>.</w:t>
            </w:r>
          </w:p>
        </w:tc>
      </w:tr>
      <w:tr w:rsidR="00D31F38" w14:paraId="5B6E2C0F" w14:textId="77777777" w:rsidTr="00D31F38">
        <w:trPr>
          <w:cantSplit/>
        </w:trPr>
        <w:tc>
          <w:tcPr>
            <w:tcW w:w="288" w:type="dxa"/>
          </w:tcPr>
          <w:p w14:paraId="0390AA41" w14:textId="77777777" w:rsidR="00D31F38" w:rsidRDefault="00D31F38" w:rsidP="00D31F38">
            <w:pPr>
              <w:pStyle w:val="CopticCross"/>
            </w:pPr>
          </w:p>
        </w:tc>
        <w:tc>
          <w:tcPr>
            <w:tcW w:w="3960" w:type="dxa"/>
          </w:tcPr>
          <w:p w14:paraId="5FE01F4E" w14:textId="77777777" w:rsidR="00D31F38" w:rsidRDefault="00D31F38" w:rsidP="00D31F38">
            <w:pPr>
              <w:pStyle w:val="EngEnd"/>
            </w:pPr>
            <w:r w:rsidRPr="004E04E2">
              <w:t xml:space="preserve">Glory </w:t>
            </w:r>
            <w:commentRangeStart w:id="355"/>
            <w:r w:rsidRPr="004E04E2">
              <w:t xml:space="preserve">to </w:t>
            </w:r>
            <w:commentRangeEnd w:id="355"/>
            <w:r>
              <w:rPr>
                <w:rStyle w:val="CommentReference"/>
              </w:rPr>
              <w:commentReference w:id="355"/>
            </w:r>
            <w:r>
              <w:t>You</w:t>
            </w:r>
            <w:r w:rsidRPr="004E04E2">
              <w:t>, O Only</w:t>
            </w:r>
            <w:r w:rsidRPr="004E04E2">
              <w:noBreakHyphen/>
            </w:r>
            <w:commentRangeStart w:id="356"/>
            <w:r w:rsidRPr="004E04E2">
              <w:t>Begotten</w:t>
            </w:r>
            <w:commentRangeEnd w:id="356"/>
            <w:r>
              <w:rPr>
                <w:rStyle w:val="CommentReference"/>
              </w:rPr>
              <w:commentReference w:id="356"/>
            </w:r>
            <w:r>
              <w:t xml:space="preserve">. </w:t>
            </w:r>
            <w:r w:rsidRPr="004E04E2">
              <w:t xml:space="preserve">O Holy Trinity, have mercy upon us: Glory to </w:t>
            </w:r>
            <w:r>
              <w:t>You</w:t>
            </w:r>
            <w:r w:rsidRPr="004E04E2">
              <w:t xml:space="preserve"> O Lover of mankind.</w:t>
            </w:r>
          </w:p>
        </w:tc>
        <w:tc>
          <w:tcPr>
            <w:tcW w:w="288" w:type="dxa"/>
          </w:tcPr>
          <w:p w14:paraId="341DED2C" w14:textId="77777777" w:rsidR="00D31F38" w:rsidRDefault="00D31F38" w:rsidP="00D31F38">
            <w:pPr>
              <w:pStyle w:val="CopticCross"/>
            </w:pPr>
          </w:p>
        </w:tc>
        <w:tc>
          <w:tcPr>
            <w:tcW w:w="288" w:type="dxa"/>
          </w:tcPr>
          <w:p w14:paraId="7B2071CB" w14:textId="77777777" w:rsidR="00D31F38" w:rsidRDefault="00D31F38" w:rsidP="00D31F38">
            <w:pPr>
              <w:pStyle w:val="CopticCross"/>
            </w:pPr>
          </w:p>
        </w:tc>
        <w:tc>
          <w:tcPr>
            <w:tcW w:w="3960" w:type="dxa"/>
          </w:tcPr>
          <w:p w14:paraId="26BA7D85" w14:textId="77777777" w:rsidR="00D31F38" w:rsidRPr="005130A7" w:rsidRDefault="00D31F38" w:rsidP="00D31F38">
            <w:pPr>
              <w:pStyle w:val="CopticVerse"/>
            </w:pPr>
            <w:r w:rsidRPr="005130A7">
              <w:t>Ⲇⲟⲝⲁⲥⲓ ⲟ ⲙⲟⲛⲟⲅⲉⲛⲏⲥ: ⲁ̀ⲅⲓⲁ ⲧⲣⲓⲁⲥ ⲉ̀ⲗⲉⲓⲥⲟⲛ ⲏ̀ⲙⲁⲥ: Ⲇⲟⲝⲁⲥⲓ ⲫⲓⲗⲁⲛⲑ̀ⲣⲱⲡⲉ</w:t>
            </w:r>
            <w:r>
              <w:t>.</w:t>
            </w:r>
          </w:p>
        </w:tc>
      </w:tr>
      <w:tr w:rsidR="00D31F38" w14:paraId="59CB4AA6" w14:textId="77777777" w:rsidTr="00D31F38">
        <w:trPr>
          <w:cantSplit/>
        </w:trPr>
        <w:tc>
          <w:tcPr>
            <w:tcW w:w="288" w:type="dxa"/>
          </w:tcPr>
          <w:p w14:paraId="2C9D2600" w14:textId="77777777" w:rsidR="00D31F38" w:rsidRDefault="00D31F38" w:rsidP="00D31F38">
            <w:pPr>
              <w:pStyle w:val="CopticCross"/>
            </w:pPr>
            <w:r>
              <w:lastRenderedPageBreak/>
              <w:t>¿</w:t>
            </w:r>
          </w:p>
        </w:tc>
        <w:tc>
          <w:tcPr>
            <w:tcW w:w="3960" w:type="dxa"/>
          </w:tcPr>
          <w:p w14:paraId="23C78CB8" w14:textId="77777777" w:rsidR="00D31F38" w:rsidRDefault="00D31F38" w:rsidP="00D31F38">
            <w:pPr>
              <w:pStyle w:val="EngEnd"/>
            </w:pPr>
            <w:r w:rsidRPr="004E04E2">
              <w:t xml:space="preserve">Let God arise and let all His enemies be scattered, and let all that hate His Holy Name flee before His face: Glory to </w:t>
            </w:r>
            <w:r>
              <w:t>You</w:t>
            </w:r>
            <w:r w:rsidRPr="004E04E2">
              <w:t xml:space="preserve"> O Lover of mankind.</w:t>
            </w:r>
          </w:p>
        </w:tc>
        <w:tc>
          <w:tcPr>
            <w:tcW w:w="288" w:type="dxa"/>
          </w:tcPr>
          <w:p w14:paraId="396E2398" w14:textId="77777777" w:rsidR="00D31F38" w:rsidRDefault="00D31F38" w:rsidP="00D31F38">
            <w:pPr>
              <w:pStyle w:val="CopticCross"/>
            </w:pPr>
          </w:p>
        </w:tc>
        <w:tc>
          <w:tcPr>
            <w:tcW w:w="288" w:type="dxa"/>
          </w:tcPr>
          <w:p w14:paraId="51585343" w14:textId="77777777" w:rsidR="00D31F38" w:rsidRDefault="00D31F38" w:rsidP="00D31F38">
            <w:pPr>
              <w:pStyle w:val="CopticCross"/>
            </w:pPr>
            <w:r>
              <w:t>¿</w:t>
            </w:r>
          </w:p>
        </w:tc>
        <w:tc>
          <w:tcPr>
            <w:tcW w:w="3960" w:type="dxa"/>
          </w:tcPr>
          <w:p w14:paraId="447F1166" w14:textId="77777777" w:rsidR="00D31F38" w:rsidRPr="005130A7" w:rsidRDefault="00D31F38" w:rsidP="00D31F38">
            <w:pPr>
              <w:pStyle w:val="CopticVerse"/>
            </w:pPr>
            <w:r w:rsidRPr="005130A7">
              <w:t>Ⲙⲁⲣⲉϥⲧⲱⲛϥ ⲛ̀ϫⲉ Ⲫϯ ⲙⲁⲣⲟⲩϫⲱⲣ ⲉ̀ⲃⲟⲗ ⲛ̀ϫⲉ ⲛⲉϥϫⲁϫⲓ ⲧⲏⲣⲟⲩ: ⲙⲁⲣⲟⲩⲫⲱⲧ ⲉ̀ⲃⲟⲗ ϧⲁⲧ̀ϩⲏ ⲙ̀ⲡⲉϥϩⲟ ⲛ̀ϫⲉ ⲟⲩⲟⲛ ⲛⲓⲃⲉⲛ ⲉⲑⲙⲟⲥϯ ⲙ̀ⲡⲉϥⲣⲁⲛ ⲉ̅ⲑ̅ⲩ</w:t>
            </w:r>
            <w:r>
              <w:t xml:space="preserve">: </w:t>
            </w:r>
            <w:r w:rsidRPr="005130A7">
              <w:t>Ⲇⲟⲝⲁⲥⲓ ⲫⲓⲗⲁⲛⲑ̀ⲣⲱⲡⲉ</w:t>
            </w:r>
            <w:r>
              <w:t>.</w:t>
            </w:r>
          </w:p>
        </w:tc>
      </w:tr>
      <w:tr w:rsidR="00D31F38" w14:paraId="77E45ACB" w14:textId="77777777" w:rsidTr="00D31F38">
        <w:trPr>
          <w:cantSplit/>
        </w:trPr>
        <w:tc>
          <w:tcPr>
            <w:tcW w:w="288" w:type="dxa"/>
          </w:tcPr>
          <w:p w14:paraId="66FB9EEA" w14:textId="77777777" w:rsidR="00D31F38" w:rsidRDefault="00D31F38" w:rsidP="00D31F38">
            <w:pPr>
              <w:pStyle w:val="CopticCross"/>
            </w:pPr>
          </w:p>
        </w:tc>
        <w:tc>
          <w:tcPr>
            <w:tcW w:w="3960" w:type="dxa"/>
          </w:tcPr>
          <w:p w14:paraId="5E0C6454" w14:textId="77777777" w:rsidR="00D31F38" w:rsidRDefault="00D31F38" w:rsidP="00D31F38">
            <w:pPr>
              <w:pStyle w:val="EngEnd"/>
            </w:pPr>
            <w:r w:rsidRPr="004E04E2">
              <w:t xml:space="preserve">But let </w:t>
            </w:r>
            <w:r>
              <w:t>Your</w:t>
            </w:r>
            <w:r w:rsidRPr="004E04E2">
              <w:t xml:space="preserve"> people be in blessing, thousands of thousands, and ten thousand times ten thousands, doing </w:t>
            </w:r>
            <w:r>
              <w:t>Your</w:t>
            </w:r>
            <w:r w:rsidRPr="004E04E2">
              <w:t xml:space="preserve"> will</w:t>
            </w:r>
            <w:r>
              <w:t>.</w:t>
            </w:r>
          </w:p>
        </w:tc>
        <w:tc>
          <w:tcPr>
            <w:tcW w:w="288" w:type="dxa"/>
          </w:tcPr>
          <w:p w14:paraId="1C71C4E2" w14:textId="77777777" w:rsidR="00D31F38" w:rsidRDefault="00D31F38" w:rsidP="00D31F38">
            <w:pPr>
              <w:pStyle w:val="CopticCross"/>
            </w:pPr>
          </w:p>
        </w:tc>
        <w:tc>
          <w:tcPr>
            <w:tcW w:w="288" w:type="dxa"/>
          </w:tcPr>
          <w:p w14:paraId="539AC7D3" w14:textId="77777777" w:rsidR="00D31F38" w:rsidRDefault="00D31F38" w:rsidP="00D31F38">
            <w:pPr>
              <w:pStyle w:val="CopticCross"/>
            </w:pPr>
          </w:p>
        </w:tc>
        <w:tc>
          <w:tcPr>
            <w:tcW w:w="3960" w:type="dxa"/>
          </w:tcPr>
          <w:p w14:paraId="73F0CC8E" w14:textId="77777777" w:rsidR="00D31F38" w:rsidRPr="005130A7" w:rsidRDefault="00D31F38" w:rsidP="00D31F38">
            <w:pPr>
              <w:pStyle w:val="CopticVerse"/>
            </w:pPr>
            <w:r w:rsidRPr="005130A7">
              <w:t>Ⲡⲉⲕⲗⲁⲟⲥ ⲇⲉ ⲙⲁⲣⲉϥϣⲱⲡⲓ ϧⲉⲛ ⲡⲓⲥ̀ⲙⲟⲩ ⲉ̀ϩⲁⲛⲁⲛϣⲟ ⲛ̀ϣⲟ ⲛⲉⲙ ϩⲁⲛⲑ̀ⲃⲁ ⲛ̀ⲑ̀ⲃⲁ ⲉⲩⲓ̀ⲣⲓ ⲙ̀ⲡⲉⲕⲟⲩⲱϣ</w:t>
            </w:r>
            <w:r>
              <w:t>.</w:t>
            </w:r>
          </w:p>
        </w:tc>
      </w:tr>
      <w:tr w:rsidR="00D31F38" w14:paraId="5F73EEB6" w14:textId="77777777" w:rsidTr="00D31F38">
        <w:trPr>
          <w:cantSplit/>
        </w:trPr>
        <w:tc>
          <w:tcPr>
            <w:tcW w:w="288" w:type="dxa"/>
          </w:tcPr>
          <w:p w14:paraId="0E7C1DA7" w14:textId="77777777" w:rsidR="00D31F38" w:rsidRDefault="00D31F38" w:rsidP="00D31F38">
            <w:pPr>
              <w:pStyle w:val="CopticCross"/>
            </w:pPr>
            <w:r>
              <w:t>¿</w:t>
            </w:r>
          </w:p>
        </w:tc>
        <w:tc>
          <w:tcPr>
            <w:tcW w:w="3960" w:type="dxa"/>
          </w:tcPr>
          <w:p w14:paraId="4A8A458B" w14:textId="77777777" w:rsidR="00D31F38" w:rsidRDefault="00D31F38" w:rsidP="00D31F38">
            <w:pPr>
              <w:pStyle w:val="EngEnd"/>
            </w:pPr>
            <w:r>
              <w:t xml:space="preserve">O </w:t>
            </w:r>
            <w:r w:rsidRPr="004E04E2">
              <w:t xml:space="preserve">Lord, </w:t>
            </w:r>
            <w:r>
              <w:t>You</w:t>
            </w:r>
            <w:r w:rsidRPr="004E04E2">
              <w:t xml:space="preserve"> </w:t>
            </w:r>
            <w:r>
              <w:t>will</w:t>
            </w:r>
            <w:r w:rsidRPr="004E04E2">
              <w:t xml:space="preserve"> open my lips, and my mouth </w:t>
            </w:r>
            <w:r>
              <w:t>shall</w:t>
            </w:r>
            <w:r w:rsidRPr="004E04E2">
              <w:t xml:space="preserve"> </w:t>
            </w:r>
            <w:commentRangeStart w:id="357"/>
            <w:r w:rsidRPr="004E04E2">
              <w:t xml:space="preserve">utter </w:t>
            </w:r>
            <w:commentRangeEnd w:id="357"/>
            <w:r>
              <w:rPr>
                <w:rStyle w:val="CommentReference"/>
              </w:rPr>
              <w:commentReference w:id="357"/>
            </w:r>
            <w:r>
              <w:t>Your</w:t>
            </w:r>
            <w:r w:rsidRPr="004E04E2">
              <w:t xml:space="preserve"> praise</w:t>
            </w:r>
            <w:r>
              <w:t xml:space="preserve">. </w:t>
            </w:r>
            <w:r w:rsidRPr="004E04E2">
              <w:t>Amen</w:t>
            </w:r>
            <w:r>
              <w:t xml:space="preserve">. </w:t>
            </w:r>
            <w:r w:rsidRPr="004E04E2">
              <w:t>Alleluia.</w:t>
            </w:r>
          </w:p>
        </w:tc>
        <w:tc>
          <w:tcPr>
            <w:tcW w:w="288" w:type="dxa"/>
          </w:tcPr>
          <w:p w14:paraId="359AAFFA" w14:textId="77777777" w:rsidR="00D31F38" w:rsidRDefault="00D31F38" w:rsidP="00D31F38">
            <w:pPr>
              <w:pStyle w:val="CopticCross"/>
            </w:pPr>
          </w:p>
        </w:tc>
        <w:tc>
          <w:tcPr>
            <w:tcW w:w="288" w:type="dxa"/>
          </w:tcPr>
          <w:p w14:paraId="0A5DD26E" w14:textId="77777777" w:rsidR="00D31F38" w:rsidRDefault="00D31F38" w:rsidP="00D31F38">
            <w:pPr>
              <w:pStyle w:val="CopticCross"/>
            </w:pPr>
            <w:r>
              <w:t>¿</w:t>
            </w:r>
          </w:p>
        </w:tc>
        <w:tc>
          <w:tcPr>
            <w:tcW w:w="3960" w:type="dxa"/>
          </w:tcPr>
          <w:p w14:paraId="4C5E79D0" w14:textId="77777777" w:rsidR="00D31F38" w:rsidRPr="005130A7" w:rsidRDefault="00D31F38" w:rsidP="00D31F38">
            <w:pPr>
              <w:pStyle w:val="CopticVerse"/>
            </w:pPr>
            <w:r w:rsidRPr="005130A7">
              <w:t>Ⲡⲟ̅ⲥ̅ ⲉⲕⲉ̀ⲁ̀ⲟⲩⲱⲛ ⲛ̀ⲛⲁⲥ̀ⲫⲟⲧⲟⲩ: ⲟⲩⲟϩ ⲉⲣⲉ ⲣⲱⲓ ϫⲉ ⲙ̀ⲡⲉⲕⲥ̀ⲙⲟⲩ.</w:t>
            </w:r>
            <w:r>
              <w:t xml:space="preserve"> Ⲁⲙⲏⲛ. Ⲁ</w:t>
            </w:r>
            <w:r w:rsidRPr="00597158">
              <w:t>ⲗⲗⲏⲗⲟⲩⲓ̀ⲁ</w:t>
            </w:r>
            <w:r>
              <w:t>.</w:t>
            </w:r>
          </w:p>
        </w:tc>
      </w:tr>
    </w:tbl>
    <w:p w14:paraId="5ED7D326" w14:textId="307D790C" w:rsidR="00D31F38" w:rsidRDefault="00D31F38" w:rsidP="00D31F38">
      <w:pPr>
        <w:pStyle w:val="Rubric"/>
      </w:pPr>
      <w:r w:rsidRPr="00964F23">
        <w:t>During the Month of Koiak, the Koiak Canticle (O sing unto the Lord a new song), and the hymn after the Koiak C</w:t>
      </w:r>
      <w:r>
        <w:t xml:space="preserve">anticle (Agios O Theos) page </w:t>
      </w:r>
      <w:r>
        <w:fldChar w:fldCharType="begin"/>
      </w:r>
      <w:r>
        <w:instrText xml:space="preserve"> PAGEREF _Ref435645419 \h </w:instrText>
      </w:r>
      <w:r>
        <w:fldChar w:fldCharType="separate"/>
      </w:r>
      <w:r w:rsidR="000C7DE2">
        <w:rPr>
          <w:b/>
          <w:bCs/>
          <w:noProof/>
          <w:lang w:val="en-US"/>
        </w:rPr>
        <w:t>Error! Bookmark not defined.</w:t>
      </w:r>
      <w:r>
        <w:fldChar w:fldCharType="end"/>
      </w:r>
      <w:r>
        <w:t>,</w:t>
      </w:r>
      <w:r w:rsidRPr="00964F23">
        <w:t xml:space="preserve"> is now said</w:t>
      </w:r>
      <w:r>
        <w:t>. The Preceding Hymn, "Arise", may be omitted rather than said before the Koiak Canticle, especially if it has already been said with the First Watch of Midnight Psalms.</w:t>
      </w:r>
    </w:p>
    <w:p w14:paraId="5207DB38" w14:textId="77777777" w:rsidR="00D31F38" w:rsidRDefault="00D31F38" w:rsidP="00D31F38">
      <w:pPr>
        <w:pStyle w:val="Heading4"/>
      </w:pPr>
      <w:bookmarkStart w:id="358" w:name="_Ref452619365"/>
      <w:bookmarkStart w:id="359" w:name="_Toc297322053"/>
      <w:bookmarkStart w:id="360" w:name="_Toc297407698"/>
      <w:bookmarkStart w:id="361" w:name="_Toc298445750"/>
      <w:bookmarkStart w:id="362" w:name="_Toc298681233"/>
      <w:bookmarkStart w:id="363" w:name="_Toc298447475"/>
      <w:bookmarkStart w:id="364" w:name="_Toc308441894"/>
      <w:r>
        <w:t>The Hymn for the Resurrection</w:t>
      </w:r>
      <w:bookmarkEnd w:id="358"/>
    </w:p>
    <w:p w14:paraId="1271E6BD" w14:textId="77777777" w:rsidR="00D31F38" w:rsidRDefault="00D31F38" w:rsidP="00D31F38">
      <w:pPr>
        <w:pStyle w:val="Rubric"/>
      </w:pPr>
      <w:r w:rsidRPr="00964F23">
        <w:t>In current practice</w:t>
      </w:r>
      <w:r>
        <w:t>, the Hymn for the Resurrection</w:t>
      </w:r>
      <w:r w:rsidRPr="00964F23">
        <w:t xml:space="preserve"> is said at this point daily from the Feast of the Resurrection until to Feast of Pentecost, and then on Sundays only until the start of the month of Koiak.</w:t>
      </w:r>
      <w:r>
        <w:t xml:space="preserve"> </w:t>
      </w:r>
    </w:p>
    <w:p w14:paraId="36AD89A6" w14:textId="77777777" w:rsidR="00D31F38" w:rsidRDefault="00D31F38" w:rsidP="00D31F38">
      <w:pPr>
        <w:pStyle w:val="Rubric"/>
      </w:pPr>
      <w:r>
        <w:t>The Hymn for the Resurrection follows the form of Greek Orthodox hymns, and probably entered the Coptic Psalmody in the time of Pope Kyrollos IV in the late 19</w:t>
      </w:r>
      <w:r w:rsidRPr="001E58F5">
        <w:rPr>
          <w:vertAlign w:val="superscript"/>
        </w:rPr>
        <w:t>th</w:t>
      </w:r>
      <w:r>
        <w:t xml:space="preserve"> century when several Greek hymns were adopted.</w:t>
      </w:r>
    </w:p>
    <w:tbl>
      <w:tblPr>
        <w:tblStyle w:val="TableGrid"/>
        <w:tblW w:w="484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9"/>
        <w:gridCol w:w="3964"/>
        <w:gridCol w:w="286"/>
        <w:gridCol w:w="286"/>
        <w:gridCol w:w="3960"/>
      </w:tblGrid>
      <w:tr w:rsidR="00D31F38" w14:paraId="33E1DAAF" w14:textId="77777777" w:rsidTr="00E35F1F">
        <w:trPr>
          <w:cantSplit/>
          <w:jc w:val="center"/>
        </w:trPr>
        <w:tc>
          <w:tcPr>
            <w:tcW w:w="164" w:type="pct"/>
          </w:tcPr>
          <w:p w14:paraId="3A86667E" w14:textId="77777777" w:rsidR="00D31F38" w:rsidRDefault="00D31F38" w:rsidP="00E35F1F">
            <w:pPr>
              <w:rPr>
                <w:lang w:val="en-US"/>
              </w:rPr>
            </w:pPr>
          </w:p>
        </w:tc>
        <w:tc>
          <w:tcPr>
            <w:tcW w:w="2256" w:type="pct"/>
          </w:tcPr>
          <w:p w14:paraId="5116CAA9" w14:textId="27D59FE4" w:rsidR="00D31F38" w:rsidRDefault="00D31F38" w:rsidP="00E35F1F">
            <w:pPr>
              <w:pStyle w:val="EngHang"/>
            </w:pPr>
            <w:r>
              <w:t xml:space="preserve">We </w:t>
            </w:r>
            <w:commentRangeStart w:id="365"/>
            <w:r>
              <w:t xml:space="preserve">consider </w:t>
            </w:r>
            <w:commentRangeEnd w:id="365"/>
            <w:r>
              <w:rPr>
                <w:rStyle w:val="CommentReference"/>
                <w:lang w:val="en-CA"/>
              </w:rPr>
              <w:commentReference w:id="365"/>
            </w:r>
            <w:r w:rsidR="00F23E7F">
              <w:t>the resurrection of Christ;</w:t>
            </w:r>
          </w:p>
          <w:p w14:paraId="72699BE5" w14:textId="77777777" w:rsidR="00D31F38" w:rsidRDefault="00D31F38" w:rsidP="00E35F1F">
            <w:pPr>
              <w:pStyle w:val="EngHang"/>
            </w:pPr>
            <w:r>
              <w:t>We bow down to the holy Jesus Christ our Lord,</w:t>
            </w:r>
          </w:p>
          <w:p w14:paraId="588E8C9D" w14:textId="77777777" w:rsidR="00D31F38" w:rsidRDefault="00D31F38" w:rsidP="00E35F1F">
            <w:pPr>
              <w:pStyle w:val="EngHangEnd"/>
            </w:pPr>
            <w:r>
              <w:t>Who alone is without sin.</w:t>
            </w:r>
          </w:p>
        </w:tc>
        <w:tc>
          <w:tcPr>
            <w:tcW w:w="163" w:type="pct"/>
          </w:tcPr>
          <w:p w14:paraId="6FB53694" w14:textId="77777777" w:rsidR="00D31F38" w:rsidRDefault="00D31F38" w:rsidP="00E35F1F">
            <w:pPr>
              <w:rPr>
                <w:lang w:val="en-US"/>
              </w:rPr>
            </w:pPr>
          </w:p>
        </w:tc>
        <w:tc>
          <w:tcPr>
            <w:tcW w:w="163" w:type="pct"/>
          </w:tcPr>
          <w:p w14:paraId="15FBB9EA" w14:textId="77777777" w:rsidR="00D31F38" w:rsidRDefault="00D31F38" w:rsidP="00E35F1F">
            <w:pPr>
              <w:rPr>
                <w:lang w:val="en-US"/>
              </w:rPr>
            </w:pPr>
          </w:p>
        </w:tc>
        <w:tc>
          <w:tcPr>
            <w:tcW w:w="2254" w:type="pct"/>
          </w:tcPr>
          <w:p w14:paraId="7517FA14" w14:textId="77777777" w:rsidR="00D31F38" w:rsidRDefault="00D31F38" w:rsidP="00E35F1F">
            <w:pPr>
              <w:pStyle w:val="CopticVerse"/>
            </w:pPr>
            <w:r w:rsidRPr="00330C24">
              <w:t>Ⲧⲉⲛⲛⲁⲩ ⲉ̀ⲧ̀ⲁⲛⲁⲥⲧⲁⲥⲓⲥ ⲙ̀Ⲡⲭ̅ⲥ̅</w:t>
            </w:r>
            <w:r>
              <w:t>:</w:t>
            </w:r>
            <w:r w:rsidRPr="00330C24">
              <w:t xml:space="preserve"> ⲟⲩⲟϩ ⲧⲉⲛⲟⲩⲱϣⲧ ⲙ̀ⲫⲏⲉ̀ⲑⲟⲩⲁⲃ Ⲓⲏ̅ⲥ Ⲡⲭ̅ⲥ̅ Ⲡⲉⲛⲟ̅ⲥ̅</w:t>
            </w:r>
            <w:r>
              <w:t>:</w:t>
            </w:r>
            <w:r w:rsidRPr="00330C24">
              <w:t xml:space="preserve"> ⲫⲏⲉⲧⲟⲓ ⲛ̀ⲁⲑⲛⲟⲃⲓ ⲙ̀ⲙⲁⲩⲁⲧϥ</w:t>
            </w:r>
            <w:r>
              <w:t>.</w:t>
            </w:r>
          </w:p>
        </w:tc>
      </w:tr>
      <w:tr w:rsidR="00D31F38" w14:paraId="58A91563" w14:textId="77777777" w:rsidTr="00E35F1F">
        <w:trPr>
          <w:cantSplit/>
          <w:jc w:val="center"/>
        </w:trPr>
        <w:tc>
          <w:tcPr>
            <w:tcW w:w="164" w:type="pct"/>
          </w:tcPr>
          <w:p w14:paraId="7A8F4A81" w14:textId="77777777" w:rsidR="00D31F38" w:rsidRDefault="00D31F38" w:rsidP="00E35F1F">
            <w:pPr>
              <w:rPr>
                <w:lang w:val="en-US"/>
              </w:rPr>
            </w:pPr>
          </w:p>
        </w:tc>
        <w:tc>
          <w:tcPr>
            <w:tcW w:w="2256" w:type="pct"/>
          </w:tcPr>
          <w:p w14:paraId="662A3C62" w14:textId="77777777" w:rsidR="00D31F38" w:rsidRDefault="00D31F38" w:rsidP="00E35F1F">
            <w:pPr>
              <w:pStyle w:val="EngHang"/>
            </w:pPr>
            <w:r>
              <w:t>We bow down to Your Cross, O Christ.</w:t>
            </w:r>
          </w:p>
          <w:p w14:paraId="7D5B6FD0" w14:textId="77777777" w:rsidR="00D31F38" w:rsidRDefault="00D31F38" w:rsidP="00E35F1F">
            <w:pPr>
              <w:pStyle w:val="EngHang"/>
            </w:pPr>
            <w:r>
              <w:t>We sing, glorifying Your resurrection.</w:t>
            </w:r>
          </w:p>
          <w:p w14:paraId="37DD7433" w14:textId="77777777" w:rsidR="00D31F38" w:rsidRDefault="00D31F38" w:rsidP="00E35F1F">
            <w:pPr>
              <w:pStyle w:val="EngHang"/>
            </w:pPr>
            <w:r>
              <w:t xml:space="preserve">For You are our God, and we know </w:t>
            </w:r>
            <w:commentRangeStart w:id="366"/>
            <w:r>
              <w:t xml:space="preserve">none </w:t>
            </w:r>
            <w:commentRangeEnd w:id="366"/>
            <w:r>
              <w:rPr>
                <w:rStyle w:val="CommentReference"/>
                <w:lang w:val="en-CA"/>
              </w:rPr>
              <w:commentReference w:id="366"/>
            </w:r>
            <w:r>
              <w:t>but You.</w:t>
            </w:r>
          </w:p>
          <w:p w14:paraId="45BFA942" w14:textId="77777777" w:rsidR="00D31F38" w:rsidRDefault="00D31F38" w:rsidP="00E35F1F">
            <w:pPr>
              <w:pStyle w:val="EngHangEnd"/>
            </w:pPr>
            <w:commentRangeStart w:id="367"/>
            <w:r>
              <w:t xml:space="preserve">After </w:t>
            </w:r>
            <w:commentRangeEnd w:id="367"/>
            <w:r>
              <w:rPr>
                <w:rStyle w:val="CommentReference"/>
                <w:lang w:val="en-CA"/>
              </w:rPr>
              <w:commentReference w:id="367"/>
            </w:r>
            <w:r>
              <w:t>Your Name we are called.</w:t>
            </w:r>
          </w:p>
        </w:tc>
        <w:tc>
          <w:tcPr>
            <w:tcW w:w="163" w:type="pct"/>
          </w:tcPr>
          <w:p w14:paraId="64CD35EC" w14:textId="77777777" w:rsidR="00D31F38" w:rsidRDefault="00D31F38" w:rsidP="00E35F1F">
            <w:pPr>
              <w:rPr>
                <w:lang w:val="en-US"/>
              </w:rPr>
            </w:pPr>
          </w:p>
        </w:tc>
        <w:tc>
          <w:tcPr>
            <w:tcW w:w="163" w:type="pct"/>
          </w:tcPr>
          <w:p w14:paraId="2F9A7C9F" w14:textId="77777777" w:rsidR="00D31F38" w:rsidRDefault="00D31F38" w:rsidP="00E35F1F">
            <w:pPr>
              <w:rPr>
                <w:lang w:val="en-US"/>
              </w:rPr>
            </w:pPr>
          </w:p>
        </w:tc>
        <w:tc>
          <w:tcPr>
            <w:tcW w:w="2254" w:type="pct"/>
          </w:tcPr>
          <w:p w14:paraId="54ABAA17" w14:textId="77777777" w:rsidR="00D31F38" w:rsidRDefault="00D31F38" w:rsidP="00E35F1F">
            <w:pPr>
              <w:pStyle w:val="CopticVerse"/>
            </w:pPr>
            <w:r>
              <w:t>Ⲧⲉⲛⲟⲩⲱϣⲧ ⲙ̀ⲡⲉⲕⲥ̀ⲧⲁⲩⲣⲟⲥ ⲱ̀ Ⲡⲭ̅ⲥ̅: ⲧⲉⲛϩⲱⲥ ⲧⲉⲛϯⲱ̀ⲟⲩ ⲛ̀ⲧⲉⲕⲁⲛⲁⲥⲧⲁⲥⲓⲥ. ϫⲉ ⲛ̀ⲑⲟⲕ ⲅⲁⲣ ⲡⲉ Ⲡⲉⲛⲛⲟⲩϯ: ⲟⲩⲟϩ ⲛ̀ⲧⲉⲕⲥⲱⲟⲩⲛ ⲛ̀ⲕⲉⲟⲩⲁⲓ ⲁⲛ ⲉⲃⲏⲗ ⲉⲣⲟⲕ: ⲟⲩⲟϩ ϧⲉⲛ ⲡⲉⲕⲣⲁⲛ ⲥⲉⲙⲟⲩϯ ⲉⲣⲟⲛ</w:t>
            </w:r>
          </w:p>
        </w:tc>
      </w:tr>
      <w:tr w:rsidR="00D31F38" w14:paraId="0FA2F9D5" w14:textId="77777777" w:rsidTr="00E35F1F">
        <w:trPr>
          <w:cantSplit/>
          <w:jc w:val="center"/>
        </w:trPr>
        <w:tc>
          <w:tcPr>
            <w:tcW w:w="164" w:type="pct"/>
          </w:tcPr>
          <w:p w14:paraId="69A6596B" w14:textId="77777777" w:rsidR="00D31F38" w:rsidRDefault="00D31F38" w:rsidP="00E35F1F">
            <w:pPr>
              <w:rPr>
                <w:lang w:val="en-US"/>
              </w:rPr>
            </w:pPr>
          </w:p>
        </w:tc>
        <w:tc>
          <w:tcPr>
            <w:tcW w:w="2256" w:type="pct"/>
          </w:tcPr>
          <w:p w14:paraId="2DC151A3" w14:textId="77777777" w:rsidR="00D31F38" w:rsidRDefault="00D31F38" w:rsidP="00E35F1F">
            <w:pPr>
              <w:pStyle w:val="EngHangEnd"/>
            </w:pPr>
            <w:r>
              <w:t>Glory be to the Father, and the Son, and the Holy Spirit.</w:t>
            </w:r>
          </w:p>
        </w:tc>
        <w:tc>
          <w:tcPr>
            <w:tcW w:w="163" w:type="pct"/>
          </w:tcPr>
          <w:p w14:paraId="6C65A60A" w14:textId="77777777" w:rsidR="00D31F38" w:rsidRDefault="00D31F38" w:rsidP="00E35F1F">
            <w:pPr>
              <w:rPr>
                <w:lang w:val="en-US"/>
              </w:rPr>
            </w:pPr>
          </w:p>
        </w:tc>
        <w:tc>
          <w:tcPr>
            <w:tcW w:w="163" w:type="pct"/>
          </w:tcPr>
          <w:p w14:paraId="129FC6F2" w14:textId="77777777" w:rsidR="00D31F38" w:rsidRDefault="00D31F38" w:rsidP="00E35F1F">
            <w:pPr>
              <w:rPr>
                <w:lang w:val="en-US"/>
              </w:rPr>
            </w:pPr>
          </w:p>
        </w:tc>
        <w:tc>
          <w:tcPr>
            <w:tcW w:w="2254" w:type="pct"/>
          </w:tcPr>
          <w:p w14:paraId="169FE864" w14:textId="77777777" w:rsidR="00D31F38" w:rsidRDefault="00D31F38" w:rsidP="00E35F1F">
            <w:pPr>
              <w:pStyle w:val="CopticVerse"/>
            </w:pPr>
            <w:r w:rsidRPr="00330C24">
              <w:t>Ⲇⲟⲝⲁ ⲡⲁⲧⲣⲓ...</w:t>
            </w:r>
          </w:p>
        </w:tc>
      </w:tr>
      <w:tr w:rsidR="00D31F38" w14:paraId="02C27802" w14:textId="77777777" w:rsidTr="00E35F1F">
        <w:trPr>
          <w:cantSplit/>
          <w:jc w:val="center"/>
        </w:trPr>
        <w:tc>
          <w:tcPr>
            <w:tcW w:w="164" w:type="pct"/>
          </w:tcPr>
          <w:p w14:paraId="7A570803" w14:textId="77777777" w:rsidR="00D31F38" w:rsidRDefault="00D31F38" w:rsidP="00E35F1F">
            <w:pPr>
              <w:rPr>
                <w:lang w:val="en-US"/>
              </w:rPr>
            </w:pPr>
          </w:p>
        </w:tc>
        <w:tc>
          <w:tcPr>
            <w:tcW w:w="2256" w:type="pct"/>
          </w:tcPr>
          <w:p w14:paraId="77DB5EA9" w14:textId="77777777" w:rsidR="00D31F38" w:rsidRDefault="00D31F38" w:rsidP="00E35F1F">
            <w:pPr>
              <w:pStyle w:val="EngHang"/>
            </w:pPr>
            <w:r>
              <w:t>Come all you believers,</w:t>
            </w:r>
          </w:p>
          <w:p w14:paraId="35CB7819" w14:textId="77777777" w:rsidR="00D31F38" w:rsidRDefault="00D31F38" w:rsidP="00E35F1F">
            <w:pPr>
              <w:pStyle w:val="EngHang"/>
            </w:pPr>
            <w:r>
              <w:t xml:space="preserve">Let us bow down </w:t>
            </w:r>
            <w:commentRangeStart w:id="368"/>
            <w:r>
              <w:t xml:space="preserve">to </w:t>
            </w:r>
            <w:commentRangeEnd w:id="368"/>
            <w:r>
              <w:rPr>
                <w:rStyle w:val="CommentReference"/>
                <w:lang w:val="en-CA"/>
              </w:rPr>
              <w:commentReference w:id="368"/>
            </w:r>
            <w:r>
              <w:t>the Resurrection of Christ.</w:t>
            </w:r>
          </w:p>
          <w:p w14:paraId="59CB36EA" w14:textId="77777777" w:rsidR="00D31F38" w:rsidRDefault="00D31F38" w:rsidP="00E35F1F">
            <w:pPr>
              <w:pStyle w:val="EngHang"/>
            </w:pPr>
            <w:r>
              <w:t>Behold, through His Cross,</w:t>
            </w:r>
          </w:p>
          <w:p w14:paraId="6406950F" w14:textId="77777777" w:rsidR="00D31F38" w:rsidRDefault="00D31F38" w:rsidP="00E35F1F">
            <w:pPr>
              <w:pStyle w:val="EngHangEnd"/>
            </w:pPr>
            <w:r>
              <w:t xml:space="preserve">The whole cosmos has become </w:t>
            </w:r>
            <w:commentRangeStart w:id="369"/>
            <w:r>
              <w:t>joyful</w:t>
            </w:r>
            <w:commentRangeEnd w:id="369"/>
            <w:r>
              <w:rPr>
                <w:rStyle w:val="CommentReference"/>
                <w:lang w:val="en-CA"/>
              </w:rPr>
              <w:commentReference w:id="369"/>
            </w:r>
            <w:r>
              <w:t>.</w:t>
            </w:r>
          </w:p>
        </w:tc>
        <w:tc>
          <w:tcPr>
            <w:tcW w:w="163" w:type="pct"/>
          </w:tcPr>
          <w:p w14:paraId="6B91496C" w14:textId="77777777" w:rsidR="00D31F38" w:rsidRDefault="00D31F38" w:rsidP="00E35F1F">
            <w:pPr>
              <w:rPr>
                <w:lang w:val="en-US"/>
              </w:rPr>
            </w:pPr>
          </w:p>
        </w:tc>
        <w:tc>
          <w:tcPr>
            <w:tcW w:w="163" w:type="pct"/>
          </w:tcPr>
          <w:p w14:paraId="3FBAA06E" w14:textId="77777777" w:rsidR="00D31F38" w:rsidRDefault="00D31F38" w:rsidP="00E35F1F">
            <w:pPr>
              <w:rPr>
                <w:lang w:val="en-US"/>
              </w:rPr>
            </w:pPr>
          </w:p>
        </w:tc>
        <w:tc>
          <w:tcPr>
            <w:tcW w:w="2254" w:type="pct"/>
          </w:tcPr>
          <w:p w14:paraId="75A980E3" w14:textId="77777777" w:rsidR="00D31F38" w:rsidRDefault="00D31F38" w:rsidP="00E35F1F">
            <w:pPr>
              <w:pStyle w:val="CopticVerse"/>
            </w:pPr>
            <w:r>
              <w:t>Ⲁⲙⲱⲓⲛⲓ ⲧⲏⲣⲟⲩ ⲛⲓⲡⲓⲥⲧⲟⲥ: ⲛ̀ⲧⲉⲛⲟⲩⲱϣⲧ ⲛ̀ⲧ̀ⲁⲛⲁⲥⲧⲁⲥⲓⲥ ⲙ̀Ⲡⲭ̅ⲥ̅: ϫⲉ ϩⲏⲡⲡⲉ ⲉⲃⲟⲗϩⲓⲧⲉⲛ ⲡⲉϥⲥⲧⲁⲩⲣⲟⲥ: ⲁϥⲓ̀ ⲛ̀ϫⲉ ⲫ̀ⲣⲁϣⲓ ⲉ̀ϧⲟⲩⲛ ⲉ̀ⲡⲓⲕⲟⲥⲙⲟⲥ ⲧⲏⲣϥ.</w:t>
            </w:r>
          </w:p>
        </w:tc>
      </w:tr>
      <w:tr w:rsidR="00D31F38" w14:paraId="661182DD" w14:textId="77777777" w:rsidTr="00E35F1F">
        <w:trPr>
          <w:cantSplit/>
          <w:jc w:val="center"/>
        </w:trPr>
        <w:tc>
          <w:tcPr>
            <w:tcW w:w="164" w:type="pct"/>
          </w:tcPr>
          <w:p w14:paraId="79829BCC" w14:textId="77777777" w:rsidR="00D31F38" w:rsidRDefault="00D31F38" w:rsidP="00E35F1F">
            <w:pPr>
              <w:rPr>
                <w:lang w:val="en-US"/>
              </w:rPr>
            </w:pPr>
          </w:p>
        </w:tc>
        <w:tc>
          <w:tcPr>
            <w:tcW w:w="2256" w:type="pct"/>
          </w:tcPr>
          <w:p w14:paraId="229FCE5C" w14:textId="77777777" w:rsidR="00D31F38" w:rsidRDefault="00D31F38" w:rsidP="00E35F1F">
            <w:pPr>
              <w:pStyle w:val="EngHang"/>
            </w:pPr>
            <w:r>
              <w:t>Let us continually praise the Lord</w:t>
            </w:r>
          </w:p>
          <w:p w14:paraId="67BC6388" w14:textId="77777777" w:rsidR="00D31F38" w:rsidRDefault="00D31F38" w:rsidP="00E35F1F">
            <w:pPr>
              <w:pStyle w:val="EngHang"/>
            </w:pPr>
            <w:r>
              <w:t xml:space="preserve">And glorify His Resurrection. </w:t>
            </w:r>
          </w:p>
          <w:p w14:paraId="41433684" w14:textId="77777777" w:rsidR="00D31F38" w:rsidRDefault="00D31F38" w:rsidP="00E35F1F">
            <w:pPr>
              <w:pStyle w:val="EngHang"/>
            </w:pPr>
            <w:r>
              <w:t>For He endured death,</w:t>
            </w:r>
          </w:p>
          <w:p w14:paraId="4A8F4530" w14:textId="77777777" w:rsidR="00D31F38" w:rsidRDefault="00D31F38" w:rsidP="00E35F1F">
            <w:pPr>
              <w:pStyle w:val="EngHangEnd"/>
            </w:pPr>
            <w:r>
              <w:t>And crushed it by His death.</w:t>
            </w:r>
          </w:p>
        </w:tc>
        <w:tc>
          <w:tcPr>
            <w:tcW w:w="163" w:type="pct"/>
          </w:tcPr>
          <w:p w14:paraId="755E171B" w14:textId="77777777" w:rsidR="00D31F38" w:rsidRDefault="00D31F38" w:rsidP="00E35F1F">
            <w:pPr>
              <w:rPr>
                <w:lang w:val="en-US"/>
              </w:rPr>
            </w:pPr>
          </w:p>
        </w:tc>
        <w:tc>
          <w:tcPr>
            <w:tcW w:w="163" w:type="pct"/>
          </w:tcPr>
          <w:p w14:paraId="35A94A64" w14:textId="77777777" w:rsidR="00D31F38" w:rsidRDefault="00D31F38" w:rsidP="00E35F1F">
            <w:pPr>
              <w:rPr>
                <w:lang w:val="en-US"/>
              </w:rPr>
            </w:pPr>
          </w:p>
        </w:tc>
        <w:tc>
          <w:tcPr>
            <w:tcW w:w="2254" w:type="pct"/>
          </w:tcPr>
          <w:p w14:paraId="3A97A13D" w14:textId="77777777" w:rsidR="00D31F38" w:rsidRDefault="00D31F38" w:rsidP="00E35F1F">
            <w:pPr>
              <w:pStyle w:val="CopticVerse"/>
            </w:pPr>
            <w:r w:rsidRPr="00330C24">
              <w:t>Ⲙⲁⲣⲉⲛⲥ̀ⲙⲟⲩ ⲉ̀Ⲡⲟ̅ⲥ̅ ⲛ̀ⲥⲏⲟⲩ ⲛⲓⲃⲉⲛ: ⲟⲩⲟϩ ⲛ̀ⲧⲉⲛϯⲱ̀ⲟⲩ ⲛ̀ⲧⲉϥⲁⲛⲁⲥⲧⲁⲥⲓⲥ: ϫⲉ ⲁϥⲉⲣϩⲩⲡⲟⲙⲟⲛⲓⲛ: ⲟⲩⲟϩ ⲁϥϧⲟⲙϧⲉⲙ ⲙ̀ⲫ̀ⲙⲟⲩ ϩⲓⲧⲉⲛ ⲡⲉϥⲙⲟⲩ:</w:t>
            </w:r>
          </w:p>
        </w:tc>
      </w:tr>
      <w:tr w:rsidR="00D31F38" w14:paraId="39FADB77" w14:textId="77777777" w:rsidTr="00E35F1F">
        <w:trPr>
          <w:cantSplit/>
          <w:jc w:val="center"/>
        </w:trPr>
        <w:tc>
          <w:tcPr>
            <w:tcW w:w="164" w:type="pct"/>
          </w:tcPr>
          <w:p w14:paraId="48D65318" w14:textId="77777777" w:rsidR="00D31F38" w:rsidRDefault="00D31F38" w:rsidP="00E35F1F">
            <w:pPr>
              <w:rPr>
                <w:lang w:val="en-US"/>
              </w:rPr>
            </w:pPr>
          </w:p>
        </w:tc>
        <w:tc>
          <w:tcPr>
            <w:tcW w:w="2256" w:type="pct"/>
          </w:tcPr>
          <w:p w14:paraId="613E8E64" w14:textId="77777777" w:rsidR="00D31F38" w:rsidRDefault="00D31F38" w:rsidP="00E35F1F">
            <w:pPr>
              <w:pStyle w:val="EngHangEnd"/>
            </w:pPr>
            <w:r>
              <w:t>Now, and forever, and to the age of ages.</w:t>
            </w:r>
          </w:p>
        </w:tc>
        <w:tc>
          <w:tcPr>
            <w:tcW w:w="163" w:type="pct"/>
          </w:tcPr>
          <w:p w14:paraId="37E987E4" w14:textId="77777777" w:rsidR="00D31F38" w:rsidRDefault="00D31F38" w:rsidP="00E35F1F">
            <w:pPr>
              <w:rPr>
                <w:lang w:val="en-US"/>
              </w:rPr>
            </w:pPr>
          </w:p>
        </w:tc>
        <w:tc>
          <w:tcPr>
            <w:tcW w:w="163" w:type="pct"/>
          </w:tcPr>
          <w:p w14:paraId="150F0F72" w14:textId="77777777" w:rsidR="00D31F38" w:rsidRDefault="00D31F38" w:rsidP="00E35F1F">
            <w:pPr>
              <w:rPr>
                <w:lang w:val="en-US"/>
              </w:rPr>
            </w:pPr>
          </w:p>
        </w:tc>
        <w:tc>
          <w:tcPr>
            <w:tcW w:w="2254" w:type="pct"/>
          </w:tcPr>
          <w:p w14:paraId="7DD0452D" w14:textId="77777777" w:rsidR="00D31F38" w:rsidRDefault="00D31F38" w:rsidP="00E35F1F">
            <w:pPr>
              <w:pStyle w:val="CopticVerse"/>
            </w:pPr>
            <w:r w:rsidRPr="00330C24">
              <w:t>Ⲕⲉ ⲛⲩⲛ...</w:t>
            </w:r>
          </w:p>
        </w:tc>
      </w:tr>
      <w:tr w:rsidR="00D31F38" w14:paraId="5566A6EB" w14:textId="77777777" w:rsidTr="00E35F1F">
        <w:trPr>
          <w:cantSplit/>
          <w:jc w:val="center"/>
        </w:trPr>
        <w:tc>
          <w:tcPr>
            <w:tcW w:w="164" w:type="pct"/>
          </w:tcPr>
          <w:p w14:paraId="67C2317B" w14:textId="77777777" w:rsidR="00D31F38" w:rsidRDefault="00D31F38" w:rsidP="00E35F1F">
            <w:pPr>
              <w:rPr>
                <w:lang w:val="en-US"/>
              </w:rPr>
            </w:pPr>
          </w:p>
        </w:tc>
        <w:tc>
          <w:tcPr>
            <w:tcW w:w="2256" w:type="pct"/>
          </w:tcPr>
          <w:p w14:paraId="1FF11FF1" w14:textId="77777777" w:rsidR="00D31F38" w:rsidRDefault="00D31F38" w:rsidP="00E35F1F">
            <w:pPr>
              <w:pStyle w:val="EngHang"/>
            </w:pPr>
            <w:r>
              <w:t xml:space="preserve">Your </w:t>
            </w:r>
            <w:commentRangeStart w:id="370"/>
            <w:r>
              <w:t xml:space="preserve">perfect </w:t>
            </w:r>
            <w:commentRangeEnd w:id="370"/>
            <w:r>
              <w:rPr>
                <w:rStyle w:val="CommentReference"/>
                <w:lang w:val="en-CA"/>
              </w:rPr>
              <w:commentReference w:id="370"/>
            </w:r>
            <w:r>
              <w:t>joy is befitting O Theotokos,</w:t>
            </w:r>
          </w:p>
          <w:p w14:paraId="00631561" w14:textId="77777777" w:rsidR="00D31F38" w:rsidRDefault="00D31F38" w:rsidP="00E35F1F">
            <w:pPr>
              <w:pStyle w:val="EngHang"/>
            </w:pPr>
            <w:r>
              <w:t>For by you Adam returned to Paradise.</w:t>
            </w:r>
          </w:p>
          <w:p w14:paraId="7437DFE2" w14:textId="77777777" w:rsidR="00D31F38" w:rsidRDefault="00D31F38" w:rsidP="00E35F1F">
            <w:pPr>
              <w:pStyle w:val="EngHang"/>
            </w:pPr>
            <w:r>
              <w:t>Eve received comfort in place of her sorrow.</w:t>
            </w:r>
          </w:p>
          <w:p w14:paraId="1E94E368" w14:textId="77777777" w:rsidR="00D31F38" w:rsidRDefault="00D31F38" w:rsidP="00E35F1F">
            <w:pPr>
              <w:pStyle w:val="EngHangEnd"/>
            </w:pPr>
            <w:r>
              <w:t>By you she regained freedom, and received eternal salvation.</w:t>
            </w:r>
          </w:p>
        </w:tc>
        <w:tc>
          <w:tcPr>
            <w:tcW w:w="163" w:type="pct"/>
          </w:tcPr>
          <w:p w14:paraId="50E4C9D9" w14:textId="77777777" w:rsidR="00D31F38" w:rsidRDefault="00D31F38" w:rsidP="00E35F1F">
            <w:pPr>
              <w:rPr>
                <w:lang w:val="en-US"/>
              </w:rPr>
            </w:pPr>
          </w:p>
        </w:tc>
        <w:tc>
          <w:tcPr>
            <w:tcW w:w="163" w:type="pct"/>
          </w:tcPr>
          <w:p w14:paraId="74206518" w14:textId="77777777" w:rsidR="00D31F38" w:rsidRDefault="00D31F38" w:rsidP="00E35F1F">
            <w:pPr>
              <w:rPr>
                <w:lang w:val="en-US"/>
              </w:rPr>
            </w:pPr>
          </w:p>
        </w:tc>
        <w:tc>
          <w:tcPr>
            <w:tcW w:w="2254" w:type="pct"/>
          </w:tcPr>
          <w:p w14:paraId="19D32CB4" w14:textId="77777777" w:rsidR="00D31F38" w:rsidRDefault="00D31F38" w:rsidP="00E35F1F">
            <w:pPr>
              <w:pStyle w:val="CopticVerse"/>
            </w:pPr>
            <w:r>
              <w:t>Ⲛⲓⲣⲁϣⲓ ⲧⲏⲣⲟⲩ ⲥⲉⲧⲱⲙⲓ ⲉ̀ⲣⲟ ⲱ̀ ϯⲑⲉⲟⲧⲟⲕⲟⲥ: ϫⲉ ⲉⲃⲟⲗϩⲓⲧⲟϯ ⲁⲩⲧⲁⲥⲑⲟ ⲛ̀Ⲁⲇⲁⲙ ⲉ̀ⲡⲓⲡⲁⲣⲁⲇⲓⲥⲟⲥ: ⲉ̀ⲁⲥϭⲓ ⲛ̀ⲟⲩⲥⲟⲗⲥⲉⲗ ⲛ̀ϫⲉ Ⲉⲩⲁ: ⲉ̀ⲫ̀ⲙⲁ ̀ⲙⲡⲉⲥⲙ̀ⲕⲁϩⲛ̀ϩⲏⲧ: ⲉ̀ⲁⲥϭⲓ ⲛ̀ϯⲉⲗⲉⲩⲑⲉⲣⲓⲁ ⲛ̀ⲕⲉⲥⲟⲡ: ⲉⲑⲃⲏϯ ⲛⲉⲙ ⲡⲓⲟⲩϫⲁⲓ ⲛ̀ⲉⲱ̀ⲛⲓⲟⲛ.</w:t>
            </w:r>
          </w:p>
        </w:tc>
      </w:tr>
      <w:tr w:rsidR="00D31F38" w14:paraId="190880A4" w14:textId="77777777" w:rsidTr="00E35F1F">
        <w:trPr>
          <w:cantSplit/>
          <w:jc w:val="center"/>
        </w:trPr>
        <w:tc>
          <w:tcPr>
            <w:tcW w:w="164" w:type="pct"/>
          </w:tcPr>
          <w:p w14:paraId="5E1E61AE" w14:textId="77777777" w:rsidR="00D31F38" w:rsidRDefault="00D31F38" w:rsidP="00E35F1F">
            <w:pPr>
              <w:rPr>
                <w:lang w:val="en-US"/>
              </w:rPr>
            </w:pPr>
          </w:p>
        </w:tc>
        <w:tc>
          <w:tcPr>
            <w:tcW w:w="2256" w:type="pct"/>
          </w:tcPr>
          <w:p w14:paraId="4E964805" w14:textId="77777777" w:rsidR="00D31F38" w:rsidRDefault="00D31F38" w:rsidP="00E35F1F">
            <w:pPr>
              <w:pStyle w:val="EngHang"/>
            </w:pPr>
            <w:r>
              <w:t xml:space="preserve">Let us also glorify you as a treasure of the resurrection. </w:t>
            </w:r>
          </w:p>
          <w:p w14:paraId="7655D2A9" w14:textId="77777777" w:rsidR="00D31F38" w:rsidRDefault="00D31F38" w:rsidP="00E35F1F">
            <w:pPr>
              <w:pStyle w:val="EngHang"/>
            </w:pPr>
            <w:r>
              <w:t xml:space="preserve">Hail to the </w:t>
            </w:r>
            <w:commentRangeStart w:id="371"/>
            <w:r>
              <w:t xml:space="preserve">sealed </w:t>
            </w:r>
            <w:commentRangeEnd w:id="371"/>
            <w:r>
              <w:rPr>
                <w:rStyle w:val="CommentReference"/>
                <w:lang w:val="en-CA"/>
              </w:rPr>
              <w:commentReference w:id="371"/>
            </w:r>
            <w:r>
              <w:t>treasure by whom we received life.</w:t>
            </w:r>
          </w:p>
          <w:p w14:paraId="557F9E58" w14:textId="77777777" w:rsidR="00D31F38" w:rsidRDefault="00D31F38" w:rsidP="00E35F1F">
            <w:pPr>
              <w:pStyle w:val="EngHang"/>
            </w:pPr>
            <w:r>
              <w:t xml:space="preserve">Hail to her who gave birth to Christ our God for us. </w:t>
            </w:r>
          </w:p>
          <w:p w14:paraId="1BEA870A" w14:textId="77777777" w:rsidR="00D31F38" w:rsidRDefault="00D31F38" w:rsidP="00E35F1F">
            <w:pPr>
              <w:pStyle w:val="EngHang"/>
            </w:pPr>
            <w:r>
              <w:t>He gave us life through His Resurrection.</w:t>
            </w:r>
          </w:p>
        </w:tc>
        <w:tc>
          <w:tcPr>
            <w:tcW w:w="163" w:type="pct"/>
          </w:tcPr>
          <w:p w14:paraId="0F4B41C9" w14:textId="77777777" w:rsidR="00D31F38" w:rsidRDefault="00D31F38" w:rsidP="00E35F1F">
            <w:pPr>
              <w:rPr>
                <w:lang w:val="en-US"/>
              </w:rPr>
            </w:pPr>
          </w:p>
        </w:tc>
        <w:tc>
          <w:tcPr>
            <w:tcW w:w="163" w:type="pct"/>
          </w:tcPr>
          <w:p w14:paraId="55276381" w14:textId="77777777" w:rsidR="00D31F38" w:rsidRDefault="00D31F38" w:rsidP="00E35F1F">
            <w:pPr>
              <w:rPr>
                <w:lang w:val="en-US"/>
              </w:rPr>
            </w:pPr>
          </w:p>
        </w:tc>
        <w:tc>
          <w:tcPr>
            <w:tcW w:w="2254" w:type="pct"/>
          </w:tcPr>
          <w:p w14:paraId="63214180" w14:textId="77777777" w:rsidR="00D31F38" w:rsidRDefault="00D31F38" w:rsidP="00E35F1F">
            <w:pPr>
              <w:pStyle w:val="CopticVerse"/>
            </w:pPr>
            <w:r>
              <w:t xml:space="preserve">Ⲁⲛⲟⲛ ⲇⲉ ϩⲱⲛ ⲙⲁⲣⲉⲛϯⲱ̀ⲟⲩ ⲛⲉ: ϩⲱⲥ ⲟⲩⲁϩⲟ ⲛ̀ⲧⲉ ϯⲁⲛⲁⲥⲧⲁⲥⲓⲥ: </w:t>
            </w:r>
          </w:p>
          <w:p w14:paraId="0DDAAC16" w14:textId="77777777" w:rsidR="00D31F38" w:rsidRDefault="00D31F38" w:rsidP="00E35F1F">
            <w:pPr>
              <w:pStyle w:val="CopticVerse"/>
            </w:pPr>
            <w:r>
              <w:t>ϫⲉ ⲭⲉⲣⲉ ⲡⲓⲑⲩⲥⲁⲩⲣⲟⲥ ⲉⲧⲧⲟⲃ: ⲉⲧⲁⲛⲉⲣⲁⲡⲟⲗⲉⲩⲓⲛ ⲙ̀ⲡⲓⲱⲛϧ ⲉⲃⲟⲗϩⲓⲧⲟⲧϥ: ⲭⲉⲣⲉ ⲑⲏⲉⲧⲁⲥⲙⲓⲥⲓ ⲛⲁⲛ ⲙ̀Ⲡⲭ̅ⲥ̅ Ⲡⲉⲛⲛⲟⲩϯ: ⲟⲩⲟϩ ⲁϥϯⲛⲁⲛ ⲙ̀ⲡⲓⲱⲛϧ ⲉⲃⲟⲗϩⲓⲧⲉⲛ ⲧⲉϥⲁⲛⲁⲥⲧⲁⲥⲓⲥ.</w:t>
            </w:r>
          </w:p>
        </w:tc>
      </w:tr>
      <w:tr w:rsidR="00D31F38" w14:paraId="68C76BEA" w14:textId="77777777" w:rsidTr="00E35F1F">
        <w:trPr>
          <w:cantSplit/>
          <w:jc w:val="center"/>
        </w:trPr>
        <w:tc>
          <w:tcPr>
            <w:tcW w:w="164" w:type="pct"/>
          </w:tcPr>
          <w:p w14:paraId="763BD357" w14:textId="77777777" w:rsidR="00D31F38" w:rsidRDefault="00D31F38" w:rsidP="00E35F1F">
            <w:pPr>
              <w:rPr>
                <w:lang w:val="en-US"/>
              </w:rPr>
            </w:pPr>
          </w:p>
        </w:tc>
        <w:tc>
          <w:tcPr>
            <w:tcW w:w="2256" w:type="pct"/>
          </w:tcPr>
          <w:p w14:paraId="7027A08C" w14:textId="77777777" w:rsidR="00D31F38" w:rsidRDefault="00D31F38" w:rsidP="00E35F1F">
            <w:pPr>
              <w:pStyle w:val="EngHangEnd"/>
            </w:pPr>
            <w:r>
              <w:t>Blessed are You, O Lord. Teach me Your truths.</w:t>
            </w:r>
          </w:p>
        </w:tc>
        <w:tc>
          <w:tcPr>
            <w:tcW w:w="163" w:type="pct"/>
          </w:tcPr>
          <w:p w14:paraId="3B470316" w14:textId="77777777" w:rsidR="00D31F38" w:rsidRDefault="00D31F38" w:rsidP="00E35F1F">
            <w:pPr>
              <w:rPr>
                <w:lang w:val="en-US"/>
              </w:rPr>
            </w:pPr>
          </w:p>
        </w:tc>
        <w:tc>
          <w:tcPr>
            <w:tcW w:w="163" w:type="pct"/>
          </w:tcPr>
          <w:p w14:paraId="2E4E2FF2" w14:textId="77777777" w:rsidR="00D31F38" w:rsidRDefault="00D31F38" w:rsidP="00E35F1F">
            <w:pPr>
              <w:rPr>
                <w:lang w:val="en-US"/>
              </w:rPr>
            </w:pPr>
          </w:p>
        </w:tc>
        <w:tc>
          <w:tcPr>
            <w:tcW w:w="2254" w:type="pct"/>
          </w:tcPr>
          <w:p w14:paraId="08921F4C" w14:textId="77777777" w:rsidR="00D31F38" w:rsidRDefault="00D31F38" w:rsidP="00E35F1F">
            <w:pPr>
              <w:pStyle w:val="CopticVerse"/>
            </w:pPr>
            <w:r w:rsidRPr="0080104F">
              <w:t>ⲕ̀ⲥ̀ⲙⲁⲣⲱⲟⲩⲧ Ⲡⲟ̅ⲥ̅: ⲙⲁⲧ̀ⲥⲁⲃⲟⲓ ⲉ̀ⲛⲉⲕⲙⲉⲟⲙⲏⲓ.</w:t>
            </w:r>
          </w:p>
        </w:tc>
      </w:tr>
      <w:tr w:rsidR="00D31F38" w14:paraId="782CB79D" w14:textId="77777777" w:rsidTr="00E35F1F">
        <w:trPr>
          <w:cantSplit/>
          <w:jc w:val="center"/>
        </w:trPr>
        <w:tc>
          <w:tcPr>
            <w:tcW w:w="164" w:type="pct"/>
          </w:tcPr>
          <w:p w14:paraId="4583F0E2" w14:textId="77777777" w:rsidR="00D31F38" w:rsidRDefault="00D31F38" w:rsidP="00E35F1F">
            <w:pPr>
              <w:rPr>
                <w:lang w:val="en-US"/>
              </w:rPr>
            </w:pPr>
          </w:p>
        </w:tc>
        <w:tc>
          <w:tcPr>
            <w:tcW w:w="2256" w:type="pct"/>
          </w:tcPr>
          <w:p w14:paraId="71BCF81F" w14:textId="77777777" w:rsidR="00D31F38" w:rsidRDefault="00D31F38" w:rsidP="00E35F1F">
            <w:pPr>
              <w:pStyle w:val="EngHang"/>
            </w:pPr>
            <w:r>
              <w:t>The hosts of the angels were amazed</w:t>
            </w:r>
          </w:p>
          <w:p w14:paraId="7987BE49" w14:textId="77777777" w:rsidR="00D31F38" w:rsidRDefault="00D31F38" w:rsidP="00E35F1F">
            <w:pPr>
              <w:pStyle w:val="EngHang"/>
            </w:pPr>
            <w:r>
              <w:t xml:space="preserve">To count You among the dead. </w:t>
            </w:r>
          </w:p>
          <w:p w14:paraId="679BEEA1" w14:textId="77777777" w:rsidR="00D31F38" w:rsidRDefault="00D31F38" w:rsidP="00E35F1F">
            <w:pPr>
              <w:pStyle w:val="EngHang"/>
            </w:pPr>
            <w:r>
              <w:t>You crushed the power of death, O Saviour;</w:t>
            </w:r>
          </w:p>
          <w:p w14:paraId="641E76EB" w14:textId="77777777" w:rsidR="00D31F38" w:rsidRDefault="00D31F38" w:rsidP="00E35F1F">
            <w:pPr>
              <w:pStyle w:val="EngHangEnd"/>
            </w:pPr>
            <w:r>
              <w:t>You raised Adam up with You, freeing him from Hades.</w:t>
            </w:r>
          </w:p>
        </w:tc>
        <w:tc>
          <w:tcPr>
            <w:tcW w:w="163" w:type="pct"/>
          </w:tcPr>
          <w:p w14:paraId="7FC50CCE" w14:textId="77777777" w:rsidR="00D31F38" w:rsidRDefault="00D31F38" w:rsidP="00E35F1F">
            <w:pPr>
              <w:rPr>
                <w:lang w:val="en-US"/>
              </w:rPr>
            </w:pPr>
          </w:p>
        </w:tc>
        <w:tc>
          <w:tcPr>
            <w:tcW w:w="163" w:type="pct"/>
          </w:tcPr>
          <w:p w14:paraId="45892935" w14:textId="77777777" w:rsidR="00D31F38" w:rsidRDefault="00D31F38" w:rsidP="00E35F1F">
            <w:pPr>
              <w:rPr>
                <w:lang w:val="en-US"/>
              </w:rPr>
            </w:pPr>
          </w:p>
        </w:tc>
        <w:tc>
          <w:tcPr>
            <w:tcW w:w="2254" w:type="pct"/>
          </w:tcPr>
          <w:p w14:paraId="39FE9F29" w14:textId="77777777" w:rsidR="00D31F38" w:rsidRDefault="00D31F38" w:rsidP="00E35F1F">
            <w:pPr>
              <w:pStyle w:val="CopticVerse"/>
            </w:pPr>
            <w:r>
              <w:t>Ⲛⲓⲥⲧⲣⲁⲧⲓⲁ ⲛ̀ⲁⲅⲅⲉⲗⲓⲕⲟⲛ: ⲁⲩⲧⲱⲙⲧ ϧⲉⲛ ⲡ̀ϫⲓⲛⲑ̀ⲣⲟⲩⲛⲁⲩ ⲉⲣⲟⲕ: ⲉ̀ⲁⲩⲟⲡⲕ ⲛⲉⲙ ⲛⲓⲣⲉϥⲙⲱⲟⲩⲧ: ⲟⲩⲟϩ ⲁⲕϧⲟⲙϧⲉⲙ ⲛ̀ϯϫⲟⲙ ⲛ̀ⲧⲉ ⲫ̀ⲙⲟⲩ ⲱ ⲡⲓⲥ̅ⲱ̅ⲣ: ⲟⲩⲟϩ ⲁⲕⲧⲟⲩⲛⲟⲥ Ⲁⲇⲁⲙ ⲛⲉⲙⲁⲕ: ⲟⲩⲟϩ ⲁⲕⲁⲓϥ ⲛ̀ⲣⲉⲙϩⲉ ⲉⲃⲟⲗϧⲉⲛ ⲁⲙⲉⲛϯ.</w:t>
            </w:r>
          </w:p>
        </w:tc>
      </w:tr>
      <w:tr w:rsidR="00D31F38" w14:paraId="5AF6361F" w14:textId="77777777" w:rsidTr="00E35F1F">
        <w:trPr>
          <w:cantSplit/>
          <w:jc w:val="center"/>
        </w:trPr>
        <w:tc>
          <w:tcPr>
            <w:tcW w:w="164" w:type="pct"/>
          </w:tcPr>
          <w:p w14:paraId="668D0C6D" w14:textId="77777777" w:rsidR="00D31F38" w:rsidRDefault="00D31F38" w:rsidP="00E35F1F">
            <w:pPr>
              <w:rPr>
                <w:lang w:val="en-US"/>
              </w:rPr>
            </w:pPr>
          </w:p>
        </w:tc>
        <w:tc>
          <w:tcPr>
            <w:tcW w:w="2256" w:type="pct"/>
          </w:tcPr>
          <w:p w14:paraId="4C229E51" w14:textId="77777777" w:rsidR="00D31F38" w:rsidRDefault="00D31F38" w:rsidP="00E35F1F">
            <w:pPr>
              <w:pStyle w:val="EngHangEnd"/>
            </w:pPr>
            <w:r>
              <w:t>Blessed are You, O Lord. Teach my Your truths.</w:t>
            </w:r>
          </w:p>
        </w:tc>
        <w:tc>
          <w:tcPr>
            <w:tcW w:w="163" w:type="pct"/>
          </w:tcPr>
          <w:p w14:paraId="672078C4" w14:textId="77777777" w:rsidR="00D31F38" w:rsidRDefault="00D31F38" w:rsidP="00E35F1F">
            <w:pPr>
              <w:rPr>
                <w:lang w:val="en-US"/>
              </w:rPr>
            </w:pPr>
          </w:p>
        </w:tc>
        <w:tc>
          <w:tcPr>
            <w:tcW w:w="163" w:type="pct"/>
          </w:tcPr>
          <w:p w14:paraId="63C5F442" w14:textId="77777777" w:rsidR="00D31F38" w:rsidRDefault="00D31F38" w:rsidP="00E35F1F">
            <w:pPr>
              <w:rPr>
                <w:lang w:val="en-US"/>
              </w:rPr>
            </w:pPr>
          </w:p>
        </w:tc>
        <w:tc>
          <w:tcPr>
            <w:tcW w:w="2254" w:type="pct"/>
          </w:tcPr>
          <w:p w14:paraId="3C3867E3" w14:textId="77777777" w:rsidR="00D31F38" w:rsidRDefault="00D31F38" w:rsidP="00E35F1F">
            <w:pPr>
              <w:pStyle w:val="CopticVerse"/>
            </w:pPr>
            <w:r w:rsidRPr="0080104F">
              <w:t>ⲕ̀ⲥ̀ⲙⲁⲣⲱⲟⲩⲧ Ⲡⲟ̅ⲥ̅: ⲙⲁⲧ̀ⲥⲁⲃⲟⲓ ⲉ̀ⲛⲉⲕⲙⲉⲟⲙⲏⲓ.</w:t>
            </w:r>
          </w:p>
        </w:tc>
      </w:tr>
      <w:tr w:rsidR="00D31F38" w14:paraId="7D8C9675" w14:textId="77777777" w:rsidTr="00E35F1F">
        <w:trPr>
          <w:cantSplit/>
          <w:jc w:val="center"/>
        </w:trPr>
        <w:tc>
          <w:tcPr>
            <w:tcW w:w="164" w:type="pct"/>
          </w:tcPr>
          <w:p w14:paraId="3287281E" w14:textId="77777777" w:rsidR="00D31F38" w:rsidRDefault="00D31F38" w:rsidP="00E35F1F">
            <w:pPr>
              <w:rPr>
                <w:lang w:val="en-US"/>
              </w:rPr>
            </w:pPr>
          </w:p>
        </w:tc>
        <w:tc>
          <w:tcPr>
            <w:tcW w:w="2256" w:type="pct"/>
          </w:tcPr>
          <w:p w14:paraId="061ACD1C" w14:textId="77777777" w:rsidR="00D31F38" w:rsidRDefault="00D31F38" w:rsidP="00E35F1F">
            <w:pPr>
              <w:pStyle w:val="EngHang"/>
            </w:pPr>
            <w:r>
              <w:t xml:space="preserve">Why did you mix </w:t>
            </w:r>
            <w:commentRangeStart w:id="372"/>
            <w:r>
              <w:t xml:space="preserve">fragrant </w:t>
            </w:r>
            <w:commentRangeEnd w:id="372"/>
            <w:r>
              <w:rPr>
                <w:rStyle w:val="CommentReference"/>
                <w:lang w:val="en-CA"/>
              </w:rPr>
              <w:commentReference w:id="372"/>
            </w:r>
            <w:r>
              <w:t>ointment with</w:t>
            </w:r>
          </w:p>
          <w:p w14:paraId="4D3B6637" w14:textId="77777777" w:rsidR="00D31F38" w:rsidRDefault="00D31F38" w:rsidP="00E35F1F">
            <w:pPr>
              <w:pStyle w:val="EngHang"/>
            </w:pPr>
            <w:r>
              <w:t>Weeping and mourning, O disciples of the Lord?</w:t>
            </w:r>
          </w:p>
          <w:p w14:paraId="7ACD2AE9" w14:textId="77777777" w:rsidR="00D31F38" w:rsidRDefault="00D31F38" w:rsidP="00E35F1F">
            <w:pPr>
              <w:pStyle w:val="EngHang"/>
            </w:pPr>
            <w:r>
              <w:t xml:space="preserve">The shining angel said to the women carrying the </w:t>
            </w:r>
            <w:commentRangeStart w:id="373"/>
            <w:r>
              <w:t>spices</w:t>
            </w:r>
            <w:commentRangeEnd w:id="373"/>
            <w:r>
              <w:rPr>
                <w:rStyle w:val="CommentReference"/>
                <w:lang w:val="en-CA"/>
              </w:rPr>
              <w:commentReference w:id="373"/>
            </w:r>
            <w:r>
              <w:t>,</w:t>
            </w:r>
          </w:p>
          <w:p w14:paraId="2BF4322B" w14:textId="77777777" w:rsidR="00D31F38" w:rsidRDefault="00D31F38" w:rsidP="00E35F1F">
            <w:pPr>
              <w:pStyle w:val="EngHangEnd"/>
            </w:pPr>
            <w:r>
              <w:t xml:space="preserve">"Behold and see that the Saviour </w:t>
            </w:r>
            <w:commentRangeStart w:id="374"/>
            <w:r>
              <w:t xml:space="preserve">is risen </w:t>
            </w:r>
            <w:commentRangeEnd w:id="374"/>
            <w:r>
              <w:rPr>
                <w:rStyle w:val="CommentReference"/>
                <w:lang w:val="en-CA"/>
              </w:rPr>
              <w:commentReference w:id="374"/>
            </w:r>
            <w:r>
              <w:t>from the dead."</w:t>
            </w:r>
          </w:p>
        </w:tc>
        <w:tc>
          <w:tcPr>
            <w:tcW w:w="163" w:type="pct"/>
          </w:tcPr>
          <w:p w14:paraId="52356979" w14:textId="77777777" w:rsidR="00D31F38" w:rsidRDefault="00D31F38" w:rsidP="00E35F1F">
            <w:pPr>
              <w:rPr>
                <w:lang w:val="en-US"/>
              </w:rPr>
            </w:pPr>
          </w:p>
        </w:tc>
        <w:tc>
          <w:tcPr>
            <w:tcW w:w="163" w:type="pct"/>
          </w:tcPr>
          <w:p w14:paraId="661C163B" w14:textId="77777777" w:rsidR="00D31F38" w:rsidRDefault="00D31F38" w:rsidP="00E35F1F">
            <w:pPr>
              <w:rPr>
                <w:lang w:val="en-US"/>
              </w:rPr>
            </w:pPr>
          </w:p>
        </w:tc>
        <w:tc>
          <w:tcPr>
            <w:tcW w:w="2254" w:type="pct"/>
          </w:tcPr>
          <w:p w14:paraId="5E8DB604" w14:textId="77777777" w:rsidR="00D31F38" w:rsidRDefault="00D31F38" w:rsidP="00E35F1F">
            <w:pPr>
              <w:pStyle w:val="CopticVerse"/>
            </w:pPr>
            <w:r>
              <w:t>Ⲉⲑⲃⲉ ⲟⲩ ⲛⲓⲥⲟϫⲉⲛ ⲛⲉⲙ ⲛⲓⲛⲉϩⲡⲓ ⲛⲉⲙ ⲛⲓⲣⲓⲙⲓ: ⲧⲉⲧⲉⲛⲑⲱⲧ ⲙ̀ⲙⲱⲟⲩ ⲛⲉⲙ ⲛⲟⲩⲉⲣⲏⲟⲩ: ⲱ̀ ⲛⲓⲙⲁⲑⲏⲧⲏⲥ ⲛ̀ⲧⲉ Ⲡⲟ̅ⲥ̅: ⲡⲉϫⲉ ⲡⲓⲁⲅⲅⲉⲗⲟⲥ ⲉⲧϩⲓⲉⲃⲣⲏϫ ⲉⲃⲟⲗ: ϧⲁⲧⲉⲛ ⲡⲓⲙ̀ϩⲁⲩ ⲛ̀ⲛⲓϩⲓⲟⲙⲓ ⲛ̀ϥⲁⲓⲥⲟϫⲉⲛ: ⲁ̀ⲛⲁⲩ ⲇⲉ ⲛ̀ⲑⲱⲧⲉⲛ ⲟⲩⲟϩ ⲁⲣⲓⲉ̀ⲙⲓ ϫⲉ ⲁϥⲟ̀ϩⲓ ⲉⲣⲁⲧϥ ⲛ̀ϫⲉ Ⲡⲓⲥⲱⲧⲏⲣ: ⲟⲩⲟϩ ⲁϥⲧⲱⲛϥ ⲉⲃⲟⲗϧⲉⲛ ⲛⲏⲉⲑⲙⲱⲟⲩⲧ:</w:t>
            </w:r>
          </w:p>
        </w:tc>
      </w:tr>
      <w:tr w:rsidR="00D31F38" w14:paraId="17C9CA99" w14:textId="77777777" w:rsidTr="00E35F1F">
        <w:trPr>
          <w:cantSplit/>
          <w:jc w:val="center"/>
        </w:trPr>
        <w:tc>
          <w:tcPr>
            <w:tcW w:w="164" w:type="pct"/>
          </w:tcPr>
          <w:p w14:paraId="157512FF" w14:textId="77777777" w:rsidR="00D31F38" w:rsidRDefault="00D31F38" w:rsidP="00E35F1F">
            <w:pPr>
              <w:rPr>
                <w:lang w:val="en-US"/>
              </w:rPr>
            </w:pPr>
          </w:p>
        </w:tc>
        <w:tc>
          <w:tcPr>
            <w:tcW w:w="2256" w:type="pct"/>
          </w:tcPr>
          <w:p w14:paraId="47668A4B" w14:textId="77777777" w:rsidR="00D31F38" w:rsidRDefault="00D31F38" w:rsidP="00E35F1F">
            <w:pPr>
              <w:pStyle w:val="EngHangEnd"/>
            </w:pPr>
            <w:r>
              <w:t>Blessed are You, O Lord. Teach my Your truths.</w:t>
            </w:r>
          </w:p>
        </w:tc>
        <w:tc>
          <w:tcPr>
            <w:tcW w:w="163" w:type="pct"/>
          </w:tcPr>
          <w:p w14:paraId="43D427ED" w14:textId="77777777" w:rsidR="00D31F38" w:rsidRDefault="00D31F38" w:rsidP="00E35F1F">
            <w:pPr>
              <w:rPr>
                <w:lang w:val="en-US"/>
              </w:rPr>
            </w:pPr>
          </w:p>
        </w:tc>
        <w:tc>
          <w:tcPr>
            <w:tcW w:w="163" w:type="pct"/>
          </w:tcPr>
          <w:p w14:paraId="3D0C9048" w14:textId="77777777" w:rsidR="00D31F38" w:rsidRDefault="00D31F38" w:rsidP="00E35F1F">
            <w:pPr>
              <w:rPr>
                <w:lang w:val="en-US"/>
              </w:rPr>
            </w:pPr>
          </w:p>
        </w:tc>
        <w:tc>
          <w:tcPr>
            <w:tcW w:w="2254" w:type="pct"/>
          </w:tcPr>
          <w:p w14:paraId="2607E430" w14:textId="77777777" w:rsidR="00D31F38" w:rsidRDefault="00D31F38" w:rsidP="00E35F1F">
            <w:pPr>
              <w:pStyle w:val="CopticVerse"/>
            </w:pPr>
            <w:r w:rsidRPr="0080104F">
              <w:t>ⲕ̀ⲥ̀ⲙⲁⲣⲱⲟⲩⲧ Ⲡⲟ̅ⲥ̅: ⲙⲁⲧ̀ⲥⲁⲃⲟⲓ ⲉ̀ⲛⲉⲕⲙⲉⲟⲙⲏⲓ.</w:t>
            </w:r>
          </w:p>
        </w:tc>
      </w:tr>
      <w:tr w:rsidR="00D31F38" w14:paraId="5B970F21" w14:textId="77777777" w:rsidTr="00E35F1F">
        <w:trPr>
          <w:cantSplit/>
          <w:jc w:val="center"/>
        </w:trPr>
        <w:tc>
          <w:tcPr>
            <w:tcW w:w="164" w:type="pct"/>
          </w:tcPr>
          <w:p w14:paraId="336E1C29" w14:textId="77777777" w:rsidR="00D31F38" w:rsidRDefault="00D31F38" w:rsidP="00E35F1F">
            <w:pPr>
              <w:rPr>
                <w:lang w:val="en-US"/>
              </w:rPr>
            </w:pPr>
          </w:p>
        </w:tc>
        <w:tc>
          <w:tcPr>
            <w:tcW w:w="2256" w:type="pct"/>
          </w:tcPr>
          <w:p w14:paraId="223B1CCD" w14:textId="77777777" w:rsidR="00D31F38" w:rsidRDefault="00D31F38" w:rsidP="00E35F1F">
            <w:pPr>
              <w:pStyle w:val="EngHang"/>
            </w:pPr>
            <w:r>
              <w:t>The women hastened very early to Your tomb carrying ointment and crying.</w:t>
            </w:r>
          </w:p>
          <w:p w14:paraId="50CC9806" w14:textId="77777777" w:rsidR="00D31F38" w:rsidRDefault="00D31F38" w:rsidP="00E35F1F">
            <w:pPr>
              <w:pStyle w:val="EngHang"/>
            </w:pPr>
            <w:r>
              <w:t>But the angel stood before them saying,</w:t>
            </w:r>
          </w:p>
          <w:p w14:paraId="53F0F6D2" w14:textId="77777777" w:rsidR="00D31F38" w:rsidRDefault="00D31F38" w:rsidP="00E35F1F">
            <w:pPr>
              <w:pStyle w:val="EngHang"/>
            </w:pPr>
            <w:r>
              <w:t>"The time of weeping has passed, do not cry</w:t>
            </w:r>
          </w:p>
          <w:p w14:paraId="5E39AB8E" w14:textId="77777777" w:rsidR="00D31F38" w:rsidRDefault="00D31F38" w:rsidP="00E35F1F">
            <w:pPr>
              <w:pStyle w:val="EngHangEnd"/>
            </w:pPr>
            <w:r>
              <w:t xml:space="preserve">But preach the resurrection to the </w:t>
            </w:r>
            <w:commentRangeStart w:id="375"/>
            <w:r>
              <w:t>A</w:t>
            </w:r>
            <w:commentRangeEnd w:id="375"/>
            <w:r>
              <w:rPr>
                <w:rStyle w:val="CommentReference"/>
                <w:lang w:val="en-CA"/>
              </w:rPr>
              <w:commentReference w:id="375"/>
            </w:r>
            <w:r>
              <w:t>postles."</w:t>
            </w:r>
          </w:p>
        </w:tc>
        <w:tc>
          <w:tcPr>
            <w:tcW w:w="163" w:type="pct"/>
          </w:tcPr>
          <w:p w14:paraId="65775B8C" w14:textId="77777777" w:rsidR="00D31F38" w:rsidRDefault="00D31F38" w:rsidP="00E35F1F">
            <w:pPr>
              <w:rPr>
                <w:lang w:val="en-US"/>
              </w:rPr>
            </w:pPr>
          </w:p>
        </w:tc>
        <w:tc>
          <w:tcPr>
            <w:tcW w:w="163" w:type="pct"/>
          </w:tcPr>
          <w:p w14:paraId="2EFFF874" w14:textId="77777777" w:rsidR="00D31F38" w:rsidRDefault="00D31F38" w:rsidP="00E35F1F">
            <w:pPr>
              <w:rPr>
                <w:lang w:val="en-US"/>
              </w:rPr>
            </w:pPr>
          </w:p>
        </w:tc>
        <w:tc>
          <w:tcPr>
            <w:tcW w:w="2254" w:type="pct"/>
          </w:tcPr>
          <w:p w14:paraId="2CEB57E1" w14:textId="77777777" w:rsidR="00D31F38" w:rsidRDefault="00D31F38" w:rsidP="00E35F1F">
            <w:pPr>
              <w:pStyle w:val="CopticVerse"/>
            </w:pPr>
            <w:r>
              <w:t>Ⲛ̀ϣⲱⲣⲡ ⲉⲙⲁϣⲱ ⲁⲩⲓⲏⲥ ⲙ̀ⲙⲱⲟⲩ ⲉ̀ⲡⲉⲕⲙ̀ϩⲁⲩ: ⲛ̀ϫⲉ ⲛⲓϩⲓⲟⲙⲓ ⲛ̀ϥⲁⲓⲥⲟϫⲉⲛ ⲉⲩⲛⲉϩⲡⲓ: ⲁⲗⲗⲁ ⲁϥⲟϩⲓ ⲉⲣⲁⲧϥ ϩⲓϫⲱⲟⲩ: ⲛ̀ϫⲉ ⲡⲓⲁⲅⲅⲉⲗⲟⲥ ⲉϥϫⲱ ⲙ̀ⲙⲟⲥ ⲛⲱⲟⲩ: ϫⲉ ⲡ̀ⲥⲏⲟⲩ ⲙ̀ⲡⲓⲣⲓⲙⲓ ⲁϥϩⲉⲣⲓ ⲙ̀ⲡⲉⲣⲣⲓⲙⲓ: ⲁⲗⲗⲁ ⲁ̀ⲣⲓϩⲓⲱⲓϣ ⲛ̀ϯⲁⲛⲁⲥⲧⲁⲥⲓⲥ ⲛ̀ⲛⲓⲁⲡⲟⲥⲧⲟⲗⲟⲥ:</w:t>
            </w:r>
          </w:p>
        </w:tc>
      </w:tr>
      <w:tr w:rsidR="00D31F38" w14:paraId="17D7A600" w14:textId="77777777" w:rsidTr="00E35F1F">
        <w:trPr>
          <w:cantSplit/>
          <w:jc w:val="center"/>
        </w:trPr>
        <w:tc>
          <w:tcPr>
            <w:tcW w:w="164" w:type="pct"/>
          </w:tcPr>
          <w:p w14:paraId="4D2C4E43" w14:textId="77777777" w:rsidR="00D31F38" w:rsidRDefault="00D31F38" w:rsidP="00E35F1F">
            <w:pPr>
              <w:rPr>
                <w:lang w:val="en-US"/>
              </w:rPr>
            </w:pPr>
          </w:p>
        </w:tc>
        <w:tc>
          <w:tcPr>
            <w:tcW w:w="2256" w:type="pct"/>
          </w:tcPr>
          <w:p w14:paraId="37C3420C" w14:textId="77777777" w:rsidR="00D31F38" w:rsidRDefault="00D31F38" w:rsidP="00E35F1F">
            <w:pPr>
              <w:pStyle w:val="EngHangEnd"/>
            </w:pPr>
            <w:r>
              <w:t>Blessed are You, O Lord. Teach me Your truths.</w:t>
            </w:r>
          </w:p>
        </w:tc>
        <w:tc>
          <w:tcPr>
            <w:tcW w:w="163" w:type="pct"/>
          </w:tcPr>
          <w:p w14:paraId="58C99ACD" w14:textId="77777777" w:rsidR="00D31F38" w:rsidRDefault="00D31F38" w:rsidP="00E35F1F">
            <w:pPr>
              <w:rPr>
                <w:lang w:val="en-US"/>
              </w:rPr>
            </w:pPr>
          </w:p>
        </w:tc>
        <w:tc>
          <w:tcPr>
            <w:tcW w:w="163" w:type="pct"/>
          </w:tcPr>
          <w:p w14:paraId="49449F83" w14:textId="77777777" w:rsidR="00D31F38" w:rsidRDefault="00D31F38" w:rsidP="00E35F1F">
            <w:pPr>
              <w:rPr>
                <w:lang w:val="en-US"/>
              </w:rPr>
            </w:pPr>
          </w:p>
        </w:tc>
        <w:tc>
          <w:tcPr>
            <w:tcW w:w="2254" w:type="pct"/>
          </w:tcPr>
          <w:p w14:paraId="68A833C9" w14:textId="77777777" w:rsidR="00D31F38" w:rsidRDefault="00D31F38" w:rsidP="00E35F1F">
            <w:pPr>
              <w:pStyle w:val="CopticVerse"/>
            </w:pPr>
            <w:r w:rsidRPr="0080104F">
              <w:t>ⲕ̀ⲥ̀ⲙⲁⲣⲱⲟⲩⲧ Ⲡⲟ̅ⲥ̅: ⲙⲁⲧ̀ⲥⲁⲃⲟⲓ ⲉ̀ⲛⲉⲕⲙⲉⲟⲙⲏⲓ .</w:t>
            </w:r>
          </w:p>
        </w:tc>
      </w:tr>
      <w:tr w:rsidR="00D31F38" w14:paraId="46A0B672" w14:textId="77777777" w:rsidTr="00E35F1F">
        <w:trPr>
          <w:cantSplit/>
          <w:jc w:val="center"/>
        </w:trPr>
        <w:tc>
          <w:tcPr>
            <w:tcW w:w="164" w:type="pct"/>
          </w:tcPr>
          <w:p w14:paraId="47080AC4" w14:textId="77777777" w:rsidR="00D31F38" w:rsidRDefault="00D31F38" w:rsidP="00E35F1F">
            <w:pPr>
              <w:rPr>
                <w:lang w:val="en-US"/>
              </w:rPr>
            </w:pPr>
          </w:p>
        </w:tc>
        <w:tc>
          <w:tcPr>
            <w:tcW w:w="2256" w:type="pct"/>
          </w:tcPr>
          <w:p w14:paraId="1A91E6F5" w14:textId="77777777" w:rsidR="00D31F38" w:rsidRDefault="00D31F38" w:rsidP="00E35F1F">
            <w:pPr>
              <w:pStyle w:val="EngHang"/>
            </w:pPr>
            <w:r>
              <w:t xml:space="preserve">The women came to Your Tomb, </w:t>
            </w:r>
          </w:p>
          <w:p w14:paraId="6A56121A" w14:textId="77777777" w:rsidR="00D31F38" w:rsidRDefault="00D31F38" w:rsidP="00E35F1F">
            <w:pPr>
              <w:pStyle w:val="EngHang"/>
            </w:pPr>
            <w:r>
              <w:t>O Saviour, bearing ointment, and with incense.</w:t>
            </w:r>
          </w:p>
          <w:p w14:paraId="03016C21" w14:textId="77777777" w:rsidR="00D31F38" w:rsidRDefault="00D31F38" w:rsidP="00E35F1F">
            <w:pPr>
              <w:pStyle w:val="EngHang"/>
            </w:pPr>
            <w:r>
              <w:t xml:space="preserve">They heard the angel ask them, </w:t>
            </w:r>
          </w:p>
          <w:p w14:paraId="689DEB0D" w14:textId="77777777" w:rsidR="00D31F38" w:rsidRDefault="00D31F38" w:rsidP="00E35F1F">
            <w:pPr>
              <w:pStyle w:val="EngHang"/>
            </w:pPr>
            <w:r>
              <w:t>"Why do you seek the living among the dead?"</w:t>
            </w:r>
          </w:p>
          <w:p w14:paraId="0D4F535B" w14:textId="77777777" w:rsidR="00D31F38" w:rsidRDefault="00D31F38" w:rsidP="00E35F1F">
            <w:pPr>
              <w:pStyle w:val="EngHangEnd"/>
            </w:pPr>
            <w:r>
              <w:t>And He, being God, is risen from the tomb.</w:t>
            </w:r>
          </w:p>
        </w:tc>
        <w:tc>
          <w:tcPr>
            <w:tcW w:w="163" w:type="pct"/>
          </w:tcPr>
          <w:p w14:paraId="373D7751" w14:textId="77777777" w:rsidR="00D31F38" w:rsidRDefault="00D31F38" w:rsidP="00E35F1F">
            <w:pPr>
              <w:rPr>
                <w:lang w:val="en-US"/>
              </w:rPr>
            </w:pPr>
          </w:p>
        </w:tc>
        <w:tc>
          <w:tcPr>
            <w:tcW w:w="163" w:type="pct"/>
          </w:tcPr>
          <w:p w14:paraId="4C172D2D" w14:textId="77777777" w:rsidR="00D31F38" w:rsidRDefault="00D31F38" w:rsidP="00E35F1F">
            <w:pPr>
              <w:rPr>
                <w:lang w:val="en-US"/>
              </w:rPr>
            </w:pPr>
          </w:p>
        </w:tc>
        <w:tc>
          <w:tcPr>
            <w:tcW w:w="2254" w:type="pct"/>
          </w:tcPr>
          <w:p w14:paraId="302CED84" w14:textId="77777777" w:rsidR="00D31F38" w:rsidRDefault="00D31F38" w:rsidP="00E35F1F">
            <w:pPr>
              <w:pStyle w:val="CopticVerse"/>
            </w:pPr>
            <w:r>
              <w:t>Ⲛⲓϩⲓⲟⲙⲓ ⲛ̀ϥⲁⲓⲥⲟϫⲉⲛ ⲁⲩⲓ̀ ⲉ̀ⲡⲉⲕⲙ̀ϩⲁⲩ: ⲛⲉⲙ ⲡⲓⲥ̀ⲑⲟⲓⲛⲟⲩϥⲓ ⲱ̀ Ⲡⲓⲥⲱⲧⲏⲣ: ⲟⲩⲟϩ ⲁⲩⲥⲱⲧⲉⲙ ⲉ̀ⲡⲓⲁⲅⲅⲉⲗⲟⲥ ⲉϥϫⲱ ⲙ̀ⲙⲟⲥ ⲛⲱⲟⲩ: ϫⲉ ⲉⲑⲃⲉ ⲟⲩ ⲧⲉⲧⲉⲛⲕⲱϯ ⲛ̀ⲥⲁ ⲫⲏⲉⲧⲟⲛϧ ⲛⲉⲙ ⲛⲓⲣⲉϥⲙⲱⲟⲩⲧ: ⲟⲩⲟϩ ⲛ̀ⲑⲟϥ ϩⲱⲥ ⲛⲟⲩϯ ⲁϥⲧⲱⲛϥ ⲉⲃⲟⲗϧⲉⲛ ⲡⲓⲙ̀ϩⲁⲩ:</w:t>
            </w:r>
          </w:p>
        </w:tc>
      </w:tr>
      <w:tr w:rsidR="00D31F38" w14:paraId="160DC41E" w14:textId="77777777" w:rsidTr="00E35F1F">
        <w:trPr>
          <w:cantSplit/>
          <w:jc w:val="center"/>
        </w:trPr>
        <w:tc>
          <w:tcPr>
            <w:tcW w:w="164" w:type="pct"/>
          </w:tcPr>
          <w:p w14:paraId="1E8416EC" w14:textId="77777777" w:rsidR="00D31F38" w:rsidRDefault="00D31F38" w:rsidP="00E35F1F">
            <w:pPr>
              <w:rPr>
                <w:lang w:val="en-US"/>
              </w:rPr>
            </w:pPr>
          </w:p>
        </w:tc>
        <w:tc>
          <w:tcPr>
            <w:tcW w:w="2256" w:type="pct"/>
          </w:tcPr>
          <w:p w14:paraId="4C70179A" w14:textId="77777777" w:rsidR="00D31F38" w:rsidRDefault="00D31F38" w:rsidP="00E35F1F">
            <w:pPr>
              <w:pStyle w:val="EngHangEnd"/>
            </w:pPr>
            <w:r>
              <w:t>Glory be to the Father, and the Son, and the Holy Spirit.</w:t>
            </w:r>
          </w:p>
        </w:tc>
        <w:tc>
          <w:tcPr>
            <w:tcW w:w="163" w:type="pct"/>
          </w:tcPr>
          <w:p w14:paraId="03464DCF" w14:textId="77777777" w:rsidR="00D31F38" w:rsidRDefault="00D31F38" w:rsidP="00E35F1F">
            <w:pPr>
              <w:rPr>
                <w:lang w:val="en-US"/>
              </w:rPr>
            </w:pPr>
          </w:p>
        </w:tc>
        <w:tc>
          <w:tcPr>
            <w:tcW w:w="163" w:type="pct"/>
          </w:tcPr>
          <w:p w14:paraId="3B23B007" w14:textId="77777777" w:rsidR="00D31F38" w:rsidRDefault="00D31F38" w:rsidP="00E35F1F">
            <w:pPr>
              <w:rPr>
                <w:lang w:val="en-US"/>
              </w:rPr>
            </w:pPr>
          </w:p>
        </w:tc>
        <w:tc>
          <w:tcPr>
            <w:tcW w:w="2254" w:type="pct"/>
          </w:tcPr>
          <w:p w14:paraId="6324CE5D" w14:textId="77777777" w:rsidR="00D31F38" w:rsidRDefault="00D31F38" w:rsidP="00E35F1F">
            <w:pPr>
              <w:pStyle w:val="CopticVerse"/>
            </w:pPr>
            <w:r w:rsidRPr="00330C24">
              <w:t>Ⲇⲟⲝⲁ ⲡⲁⲧⲣⲓ...</w:t>
            </w:r>
          </w:p>
        </w:tc>
      </w:tr>
      <w:tr w:rsidR="00D31F38" w14:paraId="77DA9187" w14:textId="77777777" w:rsidTr="00E35F1F">
        <w:trPr>
          <w:cantSplit/>
          <w:jc w:val="center"/>
        </w:trPr>
        <w:tc>
          <w:tcPr>
            <w:tcW w:w="164" w:type="pct"/>
          </w:tcPr>
          <w:p w14:paraId="29296FD1" w14:textId="77777777" w:rsidR="00D31F38" w:rsidRDefault="00D31F38" w:rsidP="00E35F1F">
            <w:pPr>
              <w:rPr>
                <w:lang w:val="en-US"/>
              </w:rPr>
            </w:pPr>
          </w:p>
        </w:tc>
        <w:tc>
          <w:tcPr>
            <w:tcW w:w="2256" w:type="pct"/>
          </w:tcPr>
          <w:p w14:paraId="35B37241" w14:textId="77777777" w:rsidR="00D31F38" w:rsidRDefault="00D31F38" w:rsidP="00E35F1F">
            <w:pPr>
              <w:pStyle w:val="EngHang"/>
            </w:pPr>
            <w:commentRangeStart w:id="376"/>
            <w:r>
              <w:t xml:space="preserve">We </w:t>
            </w:r>
            <w:commentRangeEnd w:id="376"/>
            <w:r>
              <w:rPr>
                <w:rStyle w:val="CommentReference"/>
                <w:lang w:val="en-CA"/>
              </w:rPr>
              <w:commentReference w:id="376"/>
            </w:r>
            <w:r>
              <w:t>worship the Father, and the Son,</w:t>
            </w:r>
          </w:p>
          <w:p w14:paraId="4032EC79" w14:textId="77777777" w:rsidR="00D31F38" w:rsidRDefault="00D31F38" w:rsidP="00E35F1F">
            <w:pPr>
              <w:pStyle w:val="EngHang"/>
            </w:pPr>
            <w:r>
              <w:t>And the Holy Spirit, one in essence.</w:t>
            </w:r>
          </w:p>
          <w:p w14:paraId="7CA6B505" w14:textId="77777777" w:rsidR="00D31F38" w:rsidRDefault="00D31F38" w:rsidP="00E35F1F">
            <w:pPr>
              <w:pStyle w:val="EngHang"/>
            </w:pPr>
            <w:r>
              <w:t>And we cry with the cherubim saying,</w:t>
            </w:r>
          </w:p>
          <w:p w14:paraId="227B8392" w14:textId="77777777" w:rsidR="00D31F38" w:rsidRDefault="00D31F38" w:rsidP="00E35F1F">
            <w:pPr>
              <w:pStyle w:val="EngHangEnd"/>
            </w:pPr>
            <w:r>
              <w:t xml:space="preserve"> "Holy, Holy, Holy are You, O Lord."</w:t>
            </w:r>
          </w:p>
        </w:tc>
        <w:tc>
          <w:tcPr>
            <w:tcW w:w="163" w:type="pct"/>
          </w:tcPr>
          <w:p w14:paraId="77732A2A" w14:textId="77777777" w:rsidR="00D31F38" w:rsidRDefault="00D31F38" w:rsidP="00E35F1F">
            <w:pPr>
              <w:rPr>
                <w:lang w:val="en-US"/>
              </w:rPr>
            </w:pPr>
          </w:p>
        </w:tc>
        <w:tc>
          <w:tcPr>
            <w:tcW w:w="163" w:type="pct"/>
          </w:tcPr>
          <w:p w14:paraId="18257AF5" w14:textId="77777777" w:rsidR="00D31F38" w:rsidRDefault="00D31F38" w:rsidP="00E35F1F">
            <w:pPr>
              <w:rPr>
                <w:lang w:val="en-US"/>
              </w:rPr>
            </w:pPr>
          </w:p>
        </w:tc>
        <w:tc>
          <w:tcPr>
            <w:tcW w:w="2254" w:type="pct"/>
          </w:tcPr>
          <w:p w14:paraId="70EAB97B" w14:textId="77777777" w:rsidR="00D31F38" w:rsidRDefault="00D31F38" w:rsidP="00E35F1F">
            <w:pPr>
              <w:pStyle w:val="CopticVerse"/>
            </w:pPr>
            <w:r>
              <w:t>Ⲧⲉⲛⲟⲩⲱϣⲧ ⲙ̀ⲫ̀ⲓⲱⲧ ⲛⲉⲙ Ⲡ̀ϣⲏⲣⲓ ⲛⲉⲙ Ⲡⲓⲡ̅ⲛ̅ⲁ ⲉ̅ⲑ̅ⲩ: ϧⲉⲛ ϯⲙⲉⲧⲟⲩⲁⲓ ⲛ̀ⲧⲉ ϯⲟⲩⲥⲓⲁ: ⲟⲩⲟϩ ⲛ̀ⲧⲉⲛⲱϣ ⲉⲃⲟⲗ ⲛⲉⲙ Ⲛⲓⲭⲉⲣⲟⲩⲃⲓⲙ: ϫⲉ ⲭ̀ⲟⲩⲁⲃ ⲭ̀ⲟⲩⲁⲃ ⲭ̀ⲟⲩⲁⲃ ⲛ̀ⲑⲟⲕ Ⲡ̀ⲟ̅ⲥ̅:</w:t>
            </w:r>
          </w:p>
        </w:tc>
      </w:tr>
      <w:tr w:rsidR="00D31F38" w14:paraId="5AD5F0C1" w14:textId="77777777" w:rsidTr="00E35F1F">
        <w:trPr>
          <w:cantSplit/>
          <w:jc w:val="center"/>
        </w:trPr>
        <w:tc>
          <w:tcPr>
            <w:tcW w:w="164" w:type="pct"/>
          </w:tcPr>
          <w:p w14:paraId="170DCCF9" w14:textId="77777777" w:rsidR="00D31F38" w:rsidRDefault="00D31F38" w:rsidP="00E35F1F">
            <w:pPr>
              <w:rPr>
                <w:lang w:val="en-US"/>
              </w:rPr>
            </w:pPr>
          </w:p>
        </w:tc>
        <w:tc>
          <w:tcPr>
            <w:tcW w:w="2256" w:type="pct"/>
          </w:tcPr>
          <w:p w14:paraId="077D39B6" w14:textId="77777777" w:rsidR="00D31F38" w:rsidRDefault="00D31F38" w:rsidP="00E35F1F">
            <w:pPr>
              <w:pStyle w:val="EngHangEnd"/>
            </w:pPr>
            <w:r>
              <w:t>Now, and forever, and to the age of Ages. Amen.</w:t>
            </w:r>
          </w:p>
        </w:tc>
        <w:tc>
          <w:tcPr>
            <w:tcW w:w="163" w:type="pct"/>
          </w:tcPr>
          <w:p w14:paraId="6A1BB901" w14:textId="77777777" w:rsidR="00D31F38" w:rsidRDefault="00D31F38" w:rsidP="00E35F1F">
            <w:pPr>
              <w:rPr>
                <w:lang w:val="en-US"/>
              </w:rPr>
            </w:pPr>
          </w:p>
        </w:tc>
        <w:tc>
          <w:tcPr>
            <w:tcW w:w="163" w:type="pct"/>
          </w:tcPr>
          <w:p w14:paraId="44955CEA" w14:textId="77777777" w:rsidR="00D31F38" w:rsidRDefault="00D31F38" w:rsidP="00E35F1F">
            <w:pPr>
              <w:rPr>
                <w:lang w:val="en-US"/>
              </w:rPr>
            </w:pPr>
          </w:p>
        </w:tc>
        <w:tc>
          <w:tcPr>
            <w:tcW w:w="2254" w:type="pct"/>
          </w:tcPr>
          <w:p w14:paraId="311A5905" w14:textId="77777777" w:rsidR="00D31F38" w:rsidRDefault="00D31F38" w:rsidP="00E35F1F">
            <w:pPr>
              <w:pStyle w:val="CopticVerse"/>
            </w:pPr>
            <w:r w:rsidRPr="00330C24">
              <w:t>Ⲕⲉ ⲛⲩⲛ...</w:t>
            </w:r>
          </w:p>
        </w:tc>
      </w:tr>
      <w:tr w:rsidR="00D31F38" w14:paraId="4D7A3ABA" w14:textId="77777777" w:rsidTr="00E35F1F">
        <w:trPr>
          <w:cantSplit/>
          <w:jc w:val="center"/>
        </w:trPr>
        <w:tc>
          <w:tcPr>
            <w:tcW w:w="164" w:type="pct"/>
          </w:tcPr>
          <w:p w14:paraId="5C81F115" w14:textId="77777777" w:rsidR="00D31F38" w:rsidRDefault="00D31F38" w:rsidP="00E35F1F">
            <w:pPr>
              <w:rPr>
                <w:lang w:val="en-US"/>
              </w:rPr>
            </w:pPr>
          </w:p>
        </w:tc>
        <w:tc>
          <w:tcPr>
            <w:tcW w:w="2256" w:type="pct"/>
          </w:tcPr>
          <w:p w14:paraId="000A8BB9" w14:textId="77777777" w:rsidR="00D31F38" w:rsidRDefault="00D31F38" w:rsidP="00E35F1F">
            <w:pPr>
              <w:pStyle w:val="EngHang"/>
            </w:pPr>
            <w:r>
              <w:t>You gave birth, O Virgin, to the Giver of Life,</w:t>
            </w:r>
          </w:p>
          <w:p w14:paraId="2F9EEA8F" w14:textId="77777777" w:rsidR="00D31F38" w:rsidRDefault="00D31F38" w:rsidP="00E35F1F">
            <w:pPr>
              <w:pStyle w:val="EngHang"/>
            </w:pPr>
            <w:r>
              <w:t>And you delivered Adam from sin.</w:t>
            </w:r>
          </w:p>
          <w:p w14:paraId="7E994C2F" w14:textId="77777777" w:rsidR="00D31F38" w:rsidRDefault="00D31F38" w:rsidP="00E35F1F">
            <w:pPr>
              <w:pStyle w:val="EngHang"/>
            </w:pPr>
            <w:r>
              <w:t>You gave joy to Eve instead of sorrow,</w:t>
            </w:r>
          </w:p>
          <w:p w14:paraId="5A0CA58D" w14:textId="77777777" w:rsidR="00D31F38" w:rsidRDefault="00D31F38" w:rsidP="00E35F1F">
            <w:pPr>
              <w:pStyle w:val="EngHang"/>
            </w:pPr>
            <w:r>
              <w:t xml:space="preserve">And granted us life and salvation from corruption and </w:t>
            </w:r>
            <w:commentRangeStart w:id="377"/>
            <w:r>
              <w:t>alteration</w:t>
            </w:r>
            <w:commentRangeEnd w:id="377"/>
            <w:r>
              <w:rPr>
                <w:rStyle w:val="CommentReference"/>
                <w:lang w:val="en-CA"/>
              </w:rPr>
              <w:commentReference w:id="377"/>
            </w:r>
            <w:r>
              <w:t>.</w:t>
            </w:r>
          </w:p>
          <w:p w14:paraId="32380371" w14:textId="77777777" w:rsidR="00D31F38" w:rsidRDefault="00D31F38" w:rsidP="00E35F1F">
            <w:pPr>
              <w:pStyle w:val="EngHang"/>
            </w:pPr>
            <w:r>
              <w:t>You became our intercessor before God our Saviour</w:t>
            </w:r>
          </w:p>
          <w:p w14:paraId="29E8CB23" w14:textId="77777777" w:rsidR="00D31F38" w:rsidRDefault="00D31F38" w:rsidP="00E35F1F">
            <w:pPr>
              <w:pStyle w:val="EngHang"/>
            </w:pPr>
            <w:r>
              <w:t>Who was incarnate of you.</w:t>
            </w:r>
          </w:p>
          <w:p w14:paraId="62C5C352" w14:textId="77777777" w:rsidR="00D31F38" w:rsidRDefault="00D31F38" w:rsidP="00E35F1F">
            <w:pPr>
              <w:pStyle w:val="EngHang"/>
            </w:pPr>
            <w:r>
              <w:t xml:space="preserve">Amen. Alleluia: Lord have mercy, </w:t>
            </w:r>
          </w:p>
          <w:p w14:paraId="57E3172D" w14:textId="77777777" w:rsidR="00D31F38" w:rsidRDefault="00D31F38" w:rsidP="00E35F1F">
            <w:pPr>
              <w:pStyle w:val="EngHangEnd"/>
            </w:pPr>
            <w:r>
              <w:t>Lord have mercy, Lord have mercy.</w:t>
            </w:r>
          </w:p>
        </w:tc>
        <w:tc>
          <w:tcPr>
            <w:tcW w:w="163" w:type="pct"/>
          </w:tcPr>
          <w:p w14:paraId="3DFCF2E3" w14:textId="77777777" w:rsidR="00D31F38" w:rsidRDefault="00D31F38" w:rsidP="00E35F1F">
            <w:pPr>
              <w:rPr>
                <w:lang w:val="en-US"/>
              </w:rPr>
            </w:pPr>
          </w:p>
        </w:tc>
        <w:tc>
          <w:tcPr>
            <w:tcW w:w="163" w:type="pct"/>
          </w:tcPr>
          <w:p w14:paraId="2BFECAA1" w14:textId="77777777" w:rsidR="00D31F38" w:rsidRDefault="00D31F38" w:rsidP="00E35F1F">
            <w:pPr>
              <w:rPr>
                <w:lang w:val="en-US"/>
              </w:rPr>
            </w:pPr>
          </w:p>
        </w:tc>
        <w:tc>
          <w:tcPr>
            <w:tcW w:w="2254" w:type="pct"/>
          </w:tcPr>
          <w:p w14:paraId="68B045FF" w14:textId="77777777" w:rsidR="00D31F38" w:rsidRDefault="00D31F38" w:rsidP="00E35F1F">
            <w:pPr>
              <w:pStyle w:val="CopticVerse"/>
            </w:pPr>
            <w:r>
              <w:t>Ⲁⲣⲉⲙⲓⲥⲓ ⲱ̀ϯⲡⲁⲣⲑⲉⲛⲟⲥ: ⲙ̀ⲫ̀ⲣⲉϥϯ ⲙ̀ⲡ̀ⲱⲛϧ: ⲟⲩⲟϩ ⲁⲣⲉⲛⲟϩⲉⲙ ⲛ̀Ⲁⲇⲁⲙ ⲉⲃⲟⲗϧⲉⲛ ⲫ̀ⲛⲟⲃⲓ: ⲁⲣⲉϯ ⲙ̀ⲡ̀ⲟⲩⲛⲟϥ ⲛ̀Ⲉⲩⲁ: ⲛ̀ⲧ̀ϣⲉⲃⲓⲱ ⲙ̀ⲡⲉⲥⲙ̀ⲕⲁϩ ⲛ̀ϩⲏⲧ: ⲟⲩⲟϩ ⲁⲣⲉⲉⲣϩ̀ⲙⲟⲧ ⲛⲁⲛ: ⲙ̀ⲡ̀ⲱⲛϧ ⲛⲉⲙ ⲫ̀ⲛⲟϩⲉⲙ: ⲉⲃⲟⲗϧⲉⲛ ⲡ̀ⲧⲁⲕⲟ ⲛⲉⲙ ⲡ̀ϣⲓⲃϯ: ⲁⲣⲉϣⲱⲡⲓ ⲛⲁⲛ ⲛ̀ⲟⲩⲡⲣⲟⲥⲧⲁⲧⲏⲥ: ⲛⲁϩⲣⲉⲛ Ⲫϯ ⲡⲉⲛⲣⲉϥⲥⲱϯ: ⲫⲏⲉⲧⲁϥϭⲓⲥⲁⲣⲝ ⲉⲃⲟⲗ ⲛ̀ϧⲏϯ. ⲁⲙⲏⲛ ⲁⲗⲗⲏⲗⲟⲩⲓⲁ: ⲕⲩⲣⲓⲉ ⲉⲗⲉⲓⲥⲟⲛ ⲕⲩⲣⲓⲉ ⲉⲗⲉⲓⲥⲟⲛ ⲕⲩⲣⲓⲉ ⲉⲩⲗⲟⲅⲓⲥⲟⲛ</w:t>
            </w:r>
          </w:p>
        </w:tc>
      </w:tr>
    </w:tbl>
    <w:p w14:paraId="5C274CD1" w14:textId="563151CC" w:rsidR="00D31F38" w:rsidRDefault="00D31F38" w:rsidP="00D31F38">
      <w:pPr>
        <w:pStyle w:val="Heading4"/>
      </w:pPr>
      <w:bookmarkStart w:id="378" w:name="_Ref452619450"/>
      <w:r>
        <w:lastRenderedPageBreak/>
        <w:t xml:space="preserve">The First Canticle: The </w:t>
      </w:r>
      <w:r w:rsidR="00F970EE">
        <w:t>First Song</w:t>
      </w:r>
      <w:r>
        <w:t xml:space="preserve"> of Moses the Prophet</w:t>
      </w:r>
      <w:bookmarkEnd w:id="359"/>
      <w:bookmarkEnd w:id="360"/>
      <w:bookmarkEnd w:id="361"/>
      <w:bookmarkEnd w:id="362"/>
      <w:bookmarkEnd w:id="363"/>
      <w:bookmarkEnd w:id="364"/>
      <w:bookmarkEnd w:id="378"/>
    </w:p>
    <w:p w14:paraId="6ABAC750" w14:textId="77777777" w:rsidR="00D31F38" w:rsidRDefault="00D31F38" w:rsidP="00D31F38">
      <w:pPr>
        <w:pStyle w:val="Heading4non-TOC"/>
      </w:pPr>
      <w:r w:rsidRPr="00A05722">
        <w:t>Ⲡⲓϩⲱⲥ ⲛ̀ϩⲟⲩⲓⲧ - Ϯϩⲱⲇⲏ ⲛ̀ⲧⲉ Ⲙⲱⲩ̀ⲥⲏⲥ ⲡⲓⲡⲣⲟⲫⲏⲧⲏⲥ</w:t>
      </w:r>
    </w:p>
    <w:p w14:paraId="3D67BE83" w14:textId="0FAE518A" w:rsidR="00D16E1F" w:rsidRDefault="00D16E1F" w:rsidP="00D16E1F">
      <w:pPr>
        <w:pStyle w:val="Rubric"/>
        <w:rPr>
          <w:rFonts w:ascii="Cambria" w:hAnsi="Cambria" w:cs="Cambria"/>
        </w:rPr>
      </w:pPr>
      <w:r>
        <w:t xml:space="preserve">Coptic </w:t>
      </w:r>
      <w:r w:rsidR="001604CF">
        <w:t xml:space="preserve">rite </w:t>
      </w:r>
      <w:r>
        <w:t xml:space="preserve">First Canticle; Byantine </w:t>
      </w:r>
      <w:r w:rsidR="001604CF">
        <w:t xml:space="preserve">rite </w:t>
      </w:r>
      <w:r>
        <w:t>First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0B74975" w14:textId="77777777" w:rsidTr="00E35F1F">
        <w:trPr>
          <w:cantSplit/>
          <w:jc w:val="center"/>
        </w:trPr>
        <w:tc>
          <w:tcPr>
            <w:tcW w:w="288" w:type="dxa"/>
          </w:tcPr>
          <w:p w14:paraId="1A7D3CA7" w14:textId="77777777" w:rsidR="00D31F38" w:rsidRDefault="00D31F38" w:rsidP="00E35F1F">
            <w:pPr>
              <w:pStyle w:val="CopticCross"/>
            </w:pPr>
          </w:p>
        </w:tc>
        <w:tc>
          <w:tcPr>
            <w:tcW w:w="3960" w:type="dxa"/>
          </w:tcPr>
          <w:p w14:paraId="518C9E6B" w14:textId="7AF7AD92" w:rsidR="00D31F38" w:rsidRDefault="00D31F38" w:rsidP="00D16E1F">
            <w:pPr>
              <w:pStyle w:val="EngEnd"/>
            </w:pPr>
            <w:r>
              <w:t>Then Moses and the children of Israel sang this song</w:t>
            </w:r>
            <w:r w:rsidR="00DC7630">
              <w:t xml:space="preserve"> to the Lord and </w:t>
            </w:r>
            <w:r w:rsidR="00D16E1F">
              <w:t>spoke, saying</w:t>
            </w:r>
            <w:r w:rsidR="00DC7630">
              <w:t>, “</w:t>
            </w:r>
            <w:r>
              <w:t>Let us sing to the Lo</w:t>
            </w:r>
            <w:r w:rsidR="00DC7630">
              <w:t>rd for He is greatly glorified.”</w:t>
            </w:r>
          </w:p>
        </w:tc>
        <w:tc>
          <w:tcPr>
            <w:tcW w:w="288" w:type="dxa"/>
          </w:tcPr>
          <w:p w14:paraId="1AA66137" w14:textId="77777777" w:rsidR="00D31F38" w:rsidRDefault="00D31F38" w:rsidP="00E35F1F">
            <w:pPr>
              <w:pStyle w:val="CopticCross"/>
            </w:pPr>
          </w:p>
        </w:tc>
        <w:tc>
          <w:tcPr>
            <w:tcW w:w="288" w:type="dxa"/>
          </w:tcPr>
          <w:p w14:paraId="7BEC357F" w14:textId="77777777" w:rsidR="00D31F38" w:rsidRDefault="00D31F38" w:rsidP="00E35F1F">
            <w:pPr>
              <w:pStyle w:val="CopticCross"/>
            </w:pPr>
          </w:p>
        </w:tc>
        <w:tc>
          <w:tcPr>
            <w:tcW w:w="3960" w:type="dxa"/>
          </w:tcPr>
          <w:p w14:paraId="2FCD4405" w14:textId="77777777" w:rsidR="00D31F38" w:rsidRDefault="00D31F38" w:rsidP="00E35F1F">
            <w:pPr>
              <w:pStyle w:val="CopticVerse"/>
            </w:pPr>
            <w:r w:rsidRPr="003711A9">
              <w:t>Ⲧⲟⲧⲉ ⲁϥϩⲱⲥ ⲛ̀ϫⲉ Ⲙⲱⲩⲥⲏⲥ ⲛⲉⲙ ⲛⲉⲛϣⲏⲣⲓ ⲙ̀ⲡⲓⲥⲣⲁⲏⲗ ⲉ̀ⲧⲁⲓ ϩⲱⲇⲏ ⲛ̀ⲧⲉ Ⲡⲟ̅ⲥ̅ ⲟⲩⲟϩ ⲁϥϫⲟⲥ ⲉⲑⲣⲟⲩϫⲟⲥ ϫⲉ ⲙⲁⲣⲉⲛϩⲱⲥ ⲉ̀Ⲡⲟ̅ⲥ̅ ϫⲉ ϧⲉⲛ ⲟⲩⲱⲟⲩ ⲅⲁⲣ ⲁϥϭⲓⲱ̀ⲟⲩ</w:t>
            </w:r>
            <w:r>
              <w:t>.</w:t>
            </w:r>
          </w:p>
        </w:tc>
      </w:tr>
      <w:tr w:rsidR="00D31F38" w14:paraId="75D1C3BD" w14:textId="77777777" w:rsidTr="00E35F1F">
        <w:trPr>
          <w:cantSplit/>
          <w:jc w:val="center"/>
        </w:trPr>
        <w:tc>
          <w:tcPr>
            <w:tcW w:w="288" w:type="dxa"/>
          </w:tcPr>
          <w:p w14:paraId="4289FEF2" w14:textId="77777777" w:rsidR="00D31F38" w:rsidRDefault="00D31F38" w:rsidP="00E35F1F">
            <w:pPr>
              <w:pStyle w:val="CopticCross"/>
            </w:pPr>
            <w:r>
              <w:t>¿</w:t>
            </w:r>
          </w:p>
        </w:tc>
        <w:tc>
          <w:tcPr>
            <w:tcW w:w="3960" w:type="dxa"/>
          </w:tcPr>
          <w:p w14:paraId="4306640E" w14:textId="1D5D9973" w:rsidR="00D31F38" w:rsidRDefault="00D16E1F" w:rsidP="00D16E1F">
            <w:pPr>
              <w:pStyle w:val="EngEnd"/>
            </w:pPr>
            <w:r>
              <w:t xml:space="preserve">He has thrown </w:t>
            </w:r>
            <w:r w:rsidR="00D31F38">
              <w:t>Horse and rider into the sea. He became my helper and protector; He has become my salvation.</w:t>
            </w:r>
          </w:p>
        </w:tc>
        <w:tc>
          <w:tcPr>
            <w:tcW w:w="288" w:type="dxa"/>
          </w:tcPr>
          <w:p w14:paraId="67393444" w14:textId="77777777" w:rsidR="00D31F38" w:rsidRDefault="00D31F38" w:rsidP="00E35F1F">
            <w:pPr>
              <w:pStyle w:val="CopticCross"/>
            </w:pPr>
          </w:p>
        </w:tc>
        <w:tc>
          <w:tcPr>
            <w:tcW w:w="288" w:type="dxa"/>
          </w:tcPr>
          <w:p w14:paraId="189703F9" w14:textId="77777777" w:rsidR="00D31F38" w:rsidRDefault="00D31F38" w:rsidP="00E35F1F">
            <w:pPr>
              <w:pStyle w:val="CopticCross"/>
            </w:pPr>
            <w:r>
              <w:t>¿</w:t>
            </w:r>
          </w:p>
        </w:tc>
        <w:tc>
          <w:tcPr>
            <w:tcW w:w="3960" w:type="dxa"/>
          </w:tcPr>
          <w:p w14:paraId="7480372E" w14:textId="77777777" w:rsidR="00D31F38" w:rsidRDefault="00D31F38" w:rsidP="00E35F1F">
            <w:pPr>
              <w:pStyle w:val="CopticVerse"/>
            </w:pPr>
            <w:r w:rsidRPr="003711A9">
              <w:t>Ⲟⲩϩ̀ⲑⲟ ⲛⲉⲙ ⲟⲩϭⲁⲥⲓϩ̀ⲑⲟ ⲁϥⲃⲉⲣⲃⲱⲣⲟⲩ ⲉ̀ⲫ̀ⲓⲟⲙ ⲟⲩⲃⲟⲏ̀ⲑⲟⲥ ⲛⲉⲙ ⲟⲩⲣⲉϥϩⲱⲃⲥ ⲉ̀ⲃⲟⲗ ϩⲓϫⲱⲓ ⲁϥϣⲱⲡⲓ ⲛⲏⲓ ⲛ̀ⲟⲩⲥⲱⲧⲏⲣⲓⲁ̀</w:t>
            </w:r>
            <w:r>
              <w:t>.</w:t>
            </w:r>
          </w:p>
        </w:tc>
      </w:tr>
      <w:tr w:rsidR="00D31F38" w14:paraId="64EBBA13" w14:textId="77777777" w:rsidTr="00E35F1F">
        <w:trPr>
          <w:cantSplit/>
          <w:jc w:val="center"/>
        </w:trPr>
        <w:tc>
          <w:tcPr>
            <w:tcW w:w="288" w:type="dxa"/>
          </w:tcPr>
          <w:p w14:paraId="0B4F1662" w14:textId="77777777" w:rsidR="00D31F38" w:rsidRDefault="00D31F38" w:rsidP="00E35F1F">
            <w:pPr>
              <w:pStyle w:val="CopticCross"/>
            </w:pPr>
          </w:p>
        </w:tc>
        <w:tc>
          <w:tcPr>
            <w:tcW w:w="3960" w:type="dxa"/>
          </w:tcPr>
          <w:p w14:paraId="741A76A7" w14:textId="2CF366C5" w:rsidR="00D31F38" w:rsidRDefault="00D31F38" w:rsidP="00D16E1F">
            <w:pPr>
              <w:pStyle w:val="EngEnd"/>
            </w:pPr>
            <w:r>
              <w:t xml:space="preserve">This is my God, I will </w:t>
            </w:r>
            <w:commentRangeStart w:id="379"/>
            <w:r>
              <w:t>glorify Him</w:t>
            </w:r>
            <w:commentRangeEnd w:id="379"/>
            <w:r>
              <w:rPr>
                <w:rStyle w:val="CommentReference"/>
                <w:lang w:val="en-CA"/>
              </w:rPr>
              <w:commentReference w:id="379"/>
            </w:r>
            <w:r w:rsidR="00D16E1F">
              <w:t>;</w:t>
            </w:r>
            <w:r>
              <w:t xml:space="preserve"> </w:t>
            </w:r>
            <w:r w:rsidR="00D16E1F">
              <w:t>my fathers’ God</w:t>
            </w:r>
            <w:r>
              <w:t>, and I will exalt Him.</w:t>
            </w:r>
          </w:p>
        </w:tc>
        <w:tc>
          <w:tcPr>
            <w:tcW w:w="288" w:type="dxa"/>
          </w:tcPr>
          <w:p w14:paraId="3646E8B1" w14:textId="77777777" w:rsidR="00D31F38" w:rsidRDefault="00D31F38" w:rsidP="00E35F1F">
            <w:pPr>
              <w:pStyle w:val="CopticCross"/>
            </w:pPr>
          </w:p>
        </w:tc>
        <w:tc>
          <w:tcPr>
            <w:tcW w:w="288" w:type="dxa"/>
          </w:tcPr>
          <w:p w14:paraId="5959AA3D" w14:textId="77777777" w:rsidR="00D31F38" w:rsidRDefault="00D31F38" w:rsidP="00E35F1F">
            <w:pPr>
              <w:pStyle w:val="CopticCross"/>
            </w:pPr>
          </w:p>
        </w:tc>
        <w:tc>
          <w:tcPr>
            <w:tcW w:w="3960" w:type="dxa"/>
          </w:tcPr>
          <w:p w14:paraId="5FE4BB21" w14:textId="77777777" w:rsidR="00D31F38" w:rsidRDefault="00D31F38" w:rsidP="00E35F1F">
            <w:pPr>
              <w:pStyle w:val="CopticVerse"/>
            </w:pPr>
            <w:r w:rsidRPr="003711A9">
              <w:t>Ⲫⲁⲓ ⲡⲉ Ⲡⲁⲛⲟⲩϯ ϯⲛⲁϯⲱ̀ⲟⲩ ⲛⲁϥ Ⲫϯ ⲙ̀ⲡⲁⲓⲱⲧ ϯⲛⲁϭⲁⲥϥ</w:t>
            </w:r>
            <w:r>
              <w:t>.</w:t>
            </w:r>
          </w:p>
        </w:tc>
      </w:tr>
      <w:tr w:rsidR="00D31F38" w14:paraId="3FF90568" w14:textId="77777777" w:rsidTr="00E35F1F">
        <w:trPr>
          <w:cantSplit/>
          <w:jc w:val="center"/>
        </w:trPr>
        <w:tc>
          <w:tcPr>
            <w:tcW w:w="288" w:type="dxa"/>
          </w:tcPr>
          <w:p w14:paraId="424E69FB" w14:textId="77777777" w:rsidR="00D31F38" w:rsidRDefault="00D31F38" w:rsidP="00E35F1F">
            <w:pPr>
              <w:pStyle w:val="CopticCross"/>
            </w:pPr>
            <w:r>
              <w:t>¿</w:t>
            </w:r>
          </w:p>
        </w:tc>
        <w:tc>
          <w:tcPr>
            <w:tcW w:w="3960" w:type="dxa"/>
          </w:tcPr>
          <w:p w14:paraId="55449E6B" w14:textId="632EEAE7" w:rsidR="00D31F38" w:rsidRDefault="00D31F38" w:rsidP="00D16E1F">
            <w:pPr>
              <w:pStyle w:val="EngEnd"/>
            </w:pPr>
            <w:r>
              <w:t xml:space="preserve">The Lord, </w:t>
            </w:r>
            <w:commentRangeStart w:id="380"/>
            <w:r>
              <w:t xml:space="preserve">when he shatters </w:t>
            </w:r>
            <w:commentRangeEnd w:id="380"/>
            <w:r>
              <w:rPr>
                <w:rStyle w:val="CommentReference"/>
                <w:lang w:val="en-CA"/>
              </w:rPr>
              <w:commentReference w:id="380"/>
            </w:r>
            <w:r w:rsidR="00D16E1F">
              <w:t>wars, the Lord is H</w:t>
            </w:r>
            <w:r>
              <w:t xml:space="preserve">is Name. </w:t>
            </w:r>
            <w:r w:rsidR="00D16E1F">
              <w:t xml:space="preserve">He has cast </w:t>
            </w:r>
            <w:r>
              <w:t xml:space="preserve">Pharaoh's chariots and all his </w:t>
            </w:r>
            <w:r w:rsidR="00D16E1F">
              <w:t>army</w:t>
            </w:r>
            <w:r>
              <w:t xml:space="preserve"> into the sea.</w:t>
            </w:r>
          </w:p>
        </w:tc>
        <w:tc>
          <w:tcPr>
            <w:tcW w:w="288" w:type="dxa"/>
          </w:tcPr>
          <w:p w14:paraId="447E5FB7" w14:textId="77777777" w:rsidR="00D31F38" w:rsidRDefault="00D31F38" w:rsidP="00E35F1F">
            <w:pPr>
              <w:pStyle w:val="CopticCross"/>
            </w:pPr>
          </w:p>
        </w:tc>
        <w:tc>
          <w:tcPr>
            <w:tcW w:w="288" w:type="dxa"/>
          </w:tcPr>
          <w:p w14:paraId="3F2AB816" w14:textId="77777777" w:rsidR="00D31F38" w:rsidRDefault="00D31F38" w:rsidP="00E35F1F">
            <w:pPr>
              <w:pStyle w:val="CopticCross"/>
            </w:pPr>
            <w:r>
              <w:t>¿</w:t>
            </w:r>
          </w:p>
        </w:tc>
        <w:tc>
          <w:tcPr>
            <w:tcW w:w="3960" w:type="dxa"/>
          </w:tcPr>
          <w:p w14:paraId="64E4FE34" w14:textId="77777777" w:rsidR="00D31F38" w:rsidRDefault="00D31F38" w:rsidP="00E35F1F">
            <w:pPr>
              <w:pStyle w:val="CopticVerse"/>
            </w:pPr>
            <w:r w:rsidRPr="003711A9">
              <w:t>Ⲡⲟ̅ⲥ̅ ⲡⲉⲧϧⲟⲙϧⲉⲙ ⲛ̀ⲛⲓⲃⲱⲧⲥ Ⲡⲟ̅ⲥ̅ ⲡⲉ ⲡⲉϥⲣⲁⲛ ⲛⲓⲃⲉⲣⲉϭⲱⲟⲩⲧⲥ ⲛ̀ⲧⲉ Ⲫⲁⲣⲁⲱ̀ ⲛⲉⲙ ⲧⲉϥϫⲟⲙ ⲧⲏⲣⲥ ⲁϥⲃⲉⲣⲃⲱⲣⲟⲩ ⲉ̀ⲫ̀ⲓⲟⲙ</w:t>
            </w:r>
            <w:r>
              <w:t>.</w:t>
            </w:r>
          </w:p>
        </w:tc>
      </w:tr>
      <w:tr w:rsidR="00D31F38" w14:paraId="49DC1BA5" w14:textId="77777777" w:rsidTr="00E35F1F">
        <w:trPr>
          <w:cantSplit/>
          <w:jc w:val="center"/>
        </w:trPr>
        <w:tc>
          <w:tcPr>
            <w:tcW w:w="288" w:type="dxa"/>
          </w:tcPr>
          <w:p w14:paraId="4F512B91" w14:textId="77777777" w:rsidR="00D31F38" w:rsidRDefault="00D31F38" w:rsidP="00E35F1F">
            <w:pPr>
              <w:pStyle w:val="CopticCross"/>
            </w:pPr>
          </w:p>
        </w:tc>
        <w:tc>
          <w:tcPr>
            <w:tcW w:w="3960" w:type="dxa"/>
          </w:tcPr>
          <w:p w14:paraId="780129C5" w14:textId="1FE5F88F" w:rsidR="00D31F38" w:rsidRDefault="00D16E1F" w:rsidP="00D16E1F">
            <w:pPr>
              <w:pStyle w:val="EngEnd"/>
            </w:pPr>
            <w:r>
              <w:t>He drowned t</w:t>
            </w:r>
            <w:r w:rsidR="00D31F38">
              <w:t xml:space="preserve">he </w:t>
            </w:r>
            <w:commentRangeStart w:id="381"/>
            <w:r w:rsidR="00D31F38">
              <w:t xml:space="preserve">chosen </w:t>
            </w:r>
            <w:commentRangeEnd w:id="381"/>
            <w:r w:rsidR="00D31F38">
              <w:rPr>
                <w:rStyle w:val="CommentReference"/>
                <w:lang w:val="en-CA"/>
              </w:rPr>
              <w:commentReference w:id="381"/>
            </w:r>
            <w:r w:rsidR="00D31F38">
              <w:t xml:space="preserve">mounted </w:t>
            </w:r>
            <w:commentRangeStart w:id="382"/>
            <w:r w:rsidR="00D31F38">
              <w:t xml:space="preserve">captains </w:t>
            </w:r>
            <w:commentRangeEnd w:id="382"/>
            <w:r w:rsidR="00D31F38">
              <w:rPr>
                <w:rStyle w:val="CommentReference"/>
                <w:lang w:val="en-CA"/>
              </w:rPr>
              <w:commentReference w:id="382"/>
            </w:r>
            <w:r w:rsidR="00D31F38">
              <w:t xml:space="preserve"> in the Red Sea.</w:t>
            </w:r>
          </w:p>
        </w:tc>
        <w:tc>
          <w:tcPr>
            <w:tcW w:w="288" w:type="dxa"/>
          </w:tcPr>
          <w:p w14:paraId="5FAC7170" w14:textId="77777777" w:rsidR="00D31F38" w:rsidRDefault="00D31F38" w:rsidP="00E35F1F">
            <w:pPr>
              <w:pStyle w:val="CopticCross"/>
            </w:pPr>
          </w:p>
        </w:tc>
        <w:tc>
          <w:tcPr>
            <w:tcW w:w="288" w:type="dxa"/>
          </w:tcPr>
          <w:p w14:paraId="7588ADBA" w14:textId="77777777" w:rsidR="00D31F38" w:rsidRDefault="00D31F38" w:rsidP="00E35F1F">
            <w:pPr>
              <w:pStyle w:val="CopticCross"/>
            </w:pPr>
          </w:p>
        </w:tc>
        <w:tc>
          <w:tcPr>
            <w:tcW w:w="3960" w:type="dxa"/>
          </w:tcPr>
          <w:p w14:paraId="177DA2D2" w14:textId="77777777" w:rsidR="00D31F38" w:rsidRDefault="00D31F38" w:rsidP="00E35F1F">
            <w:pPr>
              <w:pStyle w:val="CopticVerse"/>
            </w:pPr>
            <w:r w:rsidRPr="003711A9">
              <w:t>Ϩⲁⲛⲥⲱⲧⲡ ⲛ̀ⲁ̀ⲛⲁⲃⲁⲧⲏⲥ ⲛ̀ⲧ̀ⲣⲓⲥⲧⲁⲧⲏⲥ ⲁϥϫⲟⲗⲕⲟⲩ ϧⲉⲛ ⲫ̀ⲓⲟⲙ ⲛ̀ϣⲁⲣⲓ</w:t>
            </w:r>
            <w:r>
              <w:t>.</w:t>
            </w:r>
          </w:p>
        </w:tc>
      </w:tr>
      <w:tr w:rsidR="00D31F38" w14:paraId="397E05A3" w14:textId="77777777" w:rsidTr="00E35F1F">
        <w:trPr>
          <w:cantSplit/>
          <w:jc w:val="center"/>
        </w:trPr>
        <w:tc>
          <w:tcPr>
            <w:tcW w:w="288" w:type="dxa"/>
          </w:tcPr>
          <w:p w14:paraId="1C1D5C1D" w14:textId="77777777" w:rsidR="00D31F38" w:rsidRDefault="00D31F38" w:rsidP="00E35F1F">
            <w:pPr>
              <w:pStyle w:val="CopticCross"/>
            </w:pPr>
            <w:r>
              <w:t>¿</w:t>
            </w:r>
          </w:p>
        </w:tc>
        <w:tc>
          <w:tcPr>
            <w:tcW w:w="3960" w:type="dxa"/>
          </w:tcPr>
          <w:p w14:paraId="2D638FD7" w14:textId="5A1CE4ED" w:rsidR="00D31F38" w:rsidRDefault="00D16E1F" w:rsidP="00D16E1F">
            <w:pPr>
              <w:pStyle w:val="EngEnd"/>
            </w:pPr>
            <w:r>
              <w:t>He covered them w</w:t>
            </w:r>
            <w:r w:rsidR="00D31F38">
              <w:t xml:space="preserve">ith open </w:t>
            </w:r>
            <w:r>
              <w:t>sea</w:t>
            </w:r>
            <w:r w:rsidR="00D31F38">
              <w:t>; they sake down into the deep like a stone.</w:t>
            </w:r>
          </w:p>
        </w:tc>
        <w:tc>
          <w:tcPr>
            <w:tcW w:w="288" w:type="dxa"/>
          </w:tcPr>
          <w:p w14:paraId="5F91F3A2" w14:textId="77777777" w:rsidR="00D31F38" w:rsidRDefault="00D31F38" w:rsidP="00E35F1F">
            <w:pPr>
              <w:pStyle w:val="CopticCross"/>
            </w:pPr>
          </w:p>
        </w:tc>
        <w:tc>
          <w:tcPr>
            <w:tcW w:w="288" w:type="dxa"/>
          </w:tcPr>
          <w:p w14:paraId="7D3C8775" w14:textId="77777777" w:rsidR="00D31F38" w:rsidRDefault="00D31F38" w:rsidP="00E35F1F">
            <w:pPr>
              <w:pStyle w:val="CopticCross"/>
            </w:pPr>
            <w:r>
              <w:t>¿</w:t>
            </w:r>
          </w:p>
        </w:tc>
        <w:tc>
          <w:tcPr>
            <w:tcW w:w="3960" w:type="dxa"/>
          </w:tcPr>
          <w:p w14:paraId="16258C24" w14:textId="77777777" w:rsidR="00D31F38" w:rsidRDefault="00D31F38" w:rsidP="00E35F1F">
            <w:pPr>
              <w:pStyle w:val="CopticVerse"/>
            </w:pPr>
            <w:r w:rsidRPr="003711A9">
              <w:t>Ⲁϥϩⲱⲃⲥ ⲉ̀ϩ̀ⲣⲏⲓ ⲉ̀ϫⲱⲟⲩ ⲛ̀ϫⲉ ⲡⲓⲙⲱⲟⲩ ⲁⲩⲱⲙⲥ ⲉ̀ϧ̀ⲣⲏⲓ ⲉ̀ⲡⲉⲧϣⲏⲕ ⲙ̀ⲫ̀ⲣⲏϯ ⲛ̀ⲟⲩⲱ̀ⲛⲓ</w:t>
            </w:r>
            <w:r>
              <w:t>.</w:t>
            </w:r>
          </w:p>
        </w:tc>
      </w:tr>
      <w:tr w:rsidR="00D31F38" w14:paraId="74146D53" w14:textId="77777777" w:rsidTr="00E35F1F">
        <w:trPr>
          <w:cantSplit/>
          <w:jc w:val="center"/>
        </w:trPr>
        <w:tc>
          <w:tcPr>
            <w:tcW w:w="288" w:type="dxa"/>
          </w:tcPr>
          <w:p w14:paraId="32AB1FC6" w14:textId="77777777" w:rsidR="00D31F38" w:rsidRDefault="00D31F38" w:rsidP="00E35F1F">
            <w:pPr>
              <w:pStyle w:val="CopticCross"/>
            </w:pPr>
          </w:p>
        </w:tc>
        <w:tc>
          <w:tcPr>
            <w:tcW w:w="3960" w:type="dxa"/>
          </w:tcPr>
          <w:p w14:paraId="69EEB56F" w14:textId="40747B27" w:rsidR="00D31F38" w:rsidRDefault="00D31F38" w:rsidP="00865C59">
            <w:pPr>
              <w:pStyle w:val="EngEnd"/>
            </w:pPr>
            <w:r>
              <w:t xml:space="preserve">Your right hand, O Lord, </w:t>
            </w:r>
            <w:r w:rsidR="00865C59">
              <w:t>has been</w:t>
            </w:r>
            <w:commentRangeStart w:id="383"/>
            <w:r>
              <w:t xml:space="preserve"> </w:t>
            </w:r>
            <w:commentRangeEnd w:id="383"/>
            <w:r>
              <w:rPr>
                <w:rStyle w:val="CommentReference"/>
                <w:lang w:val="en-CA"/>
              </w:rPr>
              <w:commentReference w:id="383"/>
            </w:r>
            <w:r>
              <w:t xml:space="preserve">glorified in </w:t>
            </w:r>
            <w:r w:rsidR="00865C59">
              <w:t>strength</w:t>
            </w:r>
            <w:r>
              <w:t xml:space="preserve">. Your right hand, O Lord, </w:t>
            </w:r>
            <w:commentRangeStart w:id="384"/>
            <w:r>
              <w:t xml:space="preserve">crushed </w:t>
            </w:r>
            <w:commentRangeEnd w:id="384"/>
            <w:r>
              <w:rPr>
                <w:rStyle w:val="CommentReference"/>
                <w:lang w:val="en-CA"/>
              </w:rPr>
              <w:commentReference w:id="384"/>
            </w:r>
            <w:r>
              <w:t>Your enemies.</w:t>
            </w:r>
          </w:p>
        </w:tc>
        <w:tc>
          <w:tcPr>
            <w:tcW w:w="288" w:type="dxa"/>
          </w:tcPr>
          <w:p w14:paraId="05B3609C" w14:textId="77777777" w:rsidR="00D31F38" w:rsidRDefault="00D31F38" w:rsidP="00E35F1F">
            <w:pPr>
              <w:pStyle w:val="CopticCross"/>
            </w:pPr>
          </w:p>
        </w:tc>
        <w:tc>
          <w:tcPr>
            <w:tcW w:w="288" w:type="dxa"/>
          </w:tcPr>
          <w:p w14:paraId="4D8DE8C2" w14:textId="77777777" w:rsidR="00D31F38" w:rsidRDefault="00D31F38" w:rsidP="00E35F1F">
            <w:pPr>
              <w:pStyle w:val="CopticCross"/>
            </w:pPr>
          </w:p>
        </w:tc>
        <w:tc>
          <w:tcPr>
            <w:tcW w:w="3960" w:type="dxa"/>
          </w:tcPr>
          <w:p w14:paraId="58273B22" w14:textId="77777777" w:rsidR="00D31F38" w:rsidRDefault="00D31F38" w:rsidP="00E35F1F">
            <w:pPr>
              <w:pStyle w:val="CopticVerse"/>
            </w:pPr>
            <w:r w:rsidRPr="003711A9">
              <w:t>Ⲧⲉⲕⲟⲩⲓ̀ⲛⲁⲙ ⲙ̀Ⲡⲟ̅ⲥ̅ ⲁⲥϭⲓⲱ̀ⲟⲩ ϧⲉⲛ ⲟⲩϫⲟⲙ ⲧⲉⲕϫⲓϫ ⲛ̀ⲟⲩⲓ̀ⲛⲁⲙ Ⲡⲁⲛⲟⲩϯ ⲁⲥⲧⲁⲕⲉ ⲛⲉⲕϫⲁϫⲓ</w:t>
            </w:r>
            <w:r>
              <w:t>.</w:t>
            </w:r>
          </w:p>
        </w:tc>
      </w:tr>
      <w:tr w:rsidR="00D31F38" w14:paraId="7E5EEF0D" w14:textId="77777777" w:rsidTr="00E35F1F">
        <w:trPr>
          <w:cantSplit/>
          <w:jc w:val="center"/>
        </w:trPr>
        <w:tc>
          <w:tcPr>
            <w:tcW w:w="288" w:type="dxa"/>
          </w:tcPr>
          <w:p w14:paraId="4EB31185" w14:textId="77777777" w:rsidR="00D31F38" w:rsidRDefault="00D31F38" w:rsidP="00E35F1F">
            <w:pPr>
              <w:pStyle w:val="CopticCross"/>
            </w:pPr>
            <w:r>
              <w:t>¿</w:t>
            </w:r>
          </w:p>
        </w:tc>
        <w:tc>
          <w:tcPr>
            <w:tcW w:w="3960" w:type="dxa"/>
          </w:tcPr>
          <w:p w14:paraId="46B40BA2" w14:textId="3E855307" w:rsidR="00D31F38" w:rsidRDefault="00865C59" w:rsidP="00865C59">
            <w:pPr>
              <w:pStyle w:val="EngEnd"/>
            </w:pPr>
            <w:r>
              <w:t>In the abundance of Your glory Y</w:t>
            </w:r>
            <w:r w:rsidR="00D31F38">
              <w:t xml:space="preserve">ou </w:t>
            </w:r>
            <w:commentRangeStart w:id="385"/>
            <w:r w:rsidR="00D31F38">
              <w:t xml:space="preserve">shattered </w:t>
            </w:r>
            <w:commentRangeEnd w:id="385"/>
            <w:r w:rsidR="00D31F38">
              <w:rPr>
                <w:rStyle w:val="CommentReference"/>
                <w:lang w:val="en-CA"/>
              </w:rPr>
              <w:commentReference w:id="385"/>
            </w:r>
            <w:r>
              <w:t>the</w:t>
            </w:r>
            <w:r w:rsidR="00D31F38">
              <w:t xml:space="preserve"> </w:t>
            </w:r>
            <w:r>
              <w:t>adversaries</w:t>
            </w:r>
            <w:r w:rsidR="00D31F38">
              <w:t xml:space="preserve">; You </w:t>
            </w:r>
            <w:commentRangeStart w:id="386"/>
            <w:r w:rsidR="00D31F38">
              <w:t xml:space="preserve">sent </w:t>
            </w:r>
            <w:commentRangeEnd w:id="386"/>
            <w:r w:rsidR="00D31F38">
              <w:rPr>
                <w:rStyle w:val="CommentReference"/>
                <w:lang w:val="en-CA"/>
              </w:rPr>
              <w:commentReference w:id="386"/>
            </w:r>
            <w:r w:rsidR="00D31F38">
              <w:t xml:space="preserve">your wrath, and it consumed them </w:t>
            </w:r>
            <w:r>
              <w:t>like</w:t>
            </w:r>
            <w:r w:rsidR="00D31F38">
              <w:t xml:space="preserve"> stubble.</w:t>
            </w:r>
          </w:p>
        </w:tc>
        <w:tc>
          <w:tcPr>
            <w:tcW w:w="288" w:type="dxa"/>
          </w:tcPr>
          <w:p w14:paraId="042F2A69" w14:textId="77777777" w:rsidR="00D31F38" w:rsidRDefault="00D31F38" w:rsidP="00E35F1F">
            <w:pPr>
              <w:pStyle w:val="CopticCross"/>
            </w:pPr>
          </w:p>
        </w:tc>
        <w:tc>
          <w:tcPr>
            <w:tcW w:w="288" w:type="dxa"/>
          </w:tcPr>
          <w:p w14:paraId="207AA87B" w14:textId="77777777" w:rsidR="00D31F38" w:rsidRDefault="00D31F38" w:rsidP="00E35F1F">
            <w:pPr>
              <w:pStyle w:val="CopticCross"/>
            </w:pPr>
            <w:r>
              <w:t>¿</w:t>
            </w:r>
          </w:p>
        </w:tc>
        <w:tc>
          <w:tcPr>
            <w:tcW w:w="3960" w:type="dxa"/>
          </w:tcPr>
          <w:p w14:paraId="1C9E4237" w14:textId="77777777" w:rsidR="00D31F38" w:rsidRDefault="00D31F38" w:rsidP="00E35F1F">
            <w:pPr>
              <w:pStyle w:val="CopticVerse"/>
            </w:pPr>
            <w:r w:rsidRPr="003711A9">
              <w:t>Ϧⲉⲛ ⲡ̀ⲁ̀ϣⲁⲓ ⲛ̀ⲧⲉ ⲡⲉⲕⲱ̀ⲟⲩ ⲁⲕϧⲟⲙϧⲉⲙ ⲛ̀ⲛⲏⲉⲧϯⲟⲩⲃⲏⲛ ⲁⲕⲟⲩⲱⲣⲡ ⲙ̀ⲡⲉⲕϫⲱⲛⲧ ⲁϥⲟⲩⲟ̀ⲙⲟⲩ ⲙ̀ⲫ̀ⲣⲏϯ ⲛϩⲁⲛⲣⲱⲟⲩⲓ̀</w:t>
            </w:r>
            <w:r>
              <w:t>.</w:t>
            </w:r>
          </w:p>
        </w:tc>
      </w:tr>
      <w:tr w:rsidR="00D31F38" w14:paraId="5355CCD3" w14:textId="77777777" w:rsidTr="00E35F1F">
        <w:trPr>
          <w:cantSplit/>
          <w:jc w:val="center"/>
        </w:trPr>
        <w:tc>
          <w:tcPr>
            <w:tcW w:w="288" w:type="dxa"/>
          </w:tcPr>
          <w:p w14:paraId="1B05B2F8" w14:textId="77777777" w:rsidR="00D31F38" w:rsidRDefault="00D31F38" w:rsidP="00E35F1F">
            <w:pPr>
              <w:pStyle w:val="CopticCross"/>
            </w:pPr>
          </w:p>
        </w:tc>
        <w:tc>
          <w:tcPr>
            <w:tcW w:w="3960" w:type="dxa"/>
          </w:tcPr>
          <w:p w14:paraId="44AFA7A4" w14:textId="673625A8" w:rsidR="00D31F38" w:rsidRDefault="00D31F38" w:rsidP="00E35F1F">
            <w:pPr>
              <w:pStyle w:val="EngEnd"/>
            </w:pPr>
            <w:r>
              <w:t>Through the breath</w:t>
            </w:r>
            <w:r w:rsidR="00865C59">
              <w:rPr>
                <w:rStyle w:val="FootnoteReference"/>
              </w:rPr>
              <w:footnoteReference w:id="871"/>
            </w:r>
            <w:r>
              <w:t xml:space="preserve"> of Your wrath, the waters were separated; the waters were congealed like a wall; the waters were congealed in the midst of the sea.</w:t>
            </w:r>
          </w:p>
        </w:tc>
        <w:tc>
          <w:tcPr>
            <w:tcW w:w="288" w:type="dxa"/>
          </w:tcPr>
          <w:p w14:paraId="21BF065D" w14:textId="77777777" w:rsidR="00D31F38" w:rsidRDefault="00D31F38" w:rsidP="00E35F1F">
            <w:pPr>
              <w:pStyle w:val="CopticCross"/>
            </w:pPr>
          </w:p>
        </w:tc>
        <w:tc>
          <w:tcPr>
            <w:tcW w:w="288" w:type="dxa"/>
          </w:tcPr>
          <w:p w14:paraId="3863D1B6" w14:textId="77777777" w:rsidR="00D31F38" w:rsidRDefault="00D31F38" w:rsidP="00E35F1F">
            <w:pPr>
              <w:pStyle w:val="CopticCross"/>
            </w:pPr>
          </w:p>
        </w:tc>
        <w:tc>
          <w:tcPr>
            <w:tcW w:w="3960" w:type="dxa"/>
          </w:tcPr>
          <w:p w14:paraId="6871083C" w14:textId="77777777" w:rsidR="00D31F38" w:rsidRPr="003711A9" w:rsidRDefault="00D31F38" w:rsidP="00E35F1F">
            <w:pPr>
              <w:pStyle w:val="CopticVerse"/>
            </w:pPr>
            <w:r w:rsidRPr="00D175BB">
              <w:t>Ⲉ̀ⲃⲟⲗϩⲓⲧⲉⲛ ⲡⲓⲡ̅ⲛ̅ⲁ ⲛ̀ⲧⲉ ⲡⲉⲕⲙ̀ⲃⲟⲛ ⲁϥⲟ̀ϩⲓ ⲉ̀ⲣⲁⲧϥ ⲛ̀ϫⲉ ⲡⲓⲙⲱⲟⲩ ⲁⲩϭⲓⲥⲓ ⲛ̀ϫⲉ ⲛⲓⲙⲱⲟⲩ ⲙ̀ⲫ̀ⲣⲏϯ ⲛ̀ⲟⲩⲥⲟⲃⲧ ⲁⲩϭⲱⲥ ⲛ̀ϫⲉ ⲛⲓϫⲟⲗ ϧⲉⲛ ⲑ̀ⲙⲏϯ ⲙ̀ⲫ̀ⲓⲟⲙ</w:t>
            </w:r>
            <w:r>
              <w:t>.</w:t>
            </w:r>
          </w:p>
        </w:tc>
      </w:tr>
      <w:tr w:rsidR="00D31F38" w14:paraId="0CDA4A5A" w14:textId="77777777" w:rsidTr="00E35F1F">
        <w:trPr>
          <w:cantSplit/>
          <w:jc w:val="center"/>
        </w:trPr>
        <w:tc>
          <w:tcPr>
            <w:tcW w:w="288" w:type="dxa"/>
          </w:tcPr>
          <w:p w14:paraId="1D9F8B21" w14:textId="77777777" w:rsidR="00D31F38" w:rsidRDefault="00D31F38" w:rsidP="00E35F1F">
            <w:pPr>
              <w:pStyle w:val="CopticCross"/>
            </w:pPr>
            <w:r>
              <w:t>¿</w:t>
            </w:r>
          </w:p>
        </w:tc>
        <w:tc>
          <w:tcPr>
            <w:tcW w:w="3960" w:type="dxa"/>
          </w:tcPr>
          <w:p w14:paraId="0CA9279D" w14:textId="3F834EB7" w:rsidR="00D31F38" w:rsidRDefault="00865C59" w:rsidP="00865C59">
            <w:pPr>
              <w:pStyle w:val="EngEnd"/>
            </w:pPr>
            <w:r>
              <w:t>The enemy said, “</w:t>
            </w:r>
            <w:r w:rsidR="00D31F38">
              <w:t>I will pursue, I will overtake; I will divide the spoils; I will satisfy my soul; I will destroy with</w:t>
            </w:r>
            <w:r>
              <w:t xml:space="preserve"> my dword; my hand will have dominion.”</w:t>
            </w:r>
          </w:p>
        </w:tc>
        <w:tc>
          <w:tcPr>
            <w:tcW w:w="288" w:type="dxa"/>
          </w:tcPr>
          <w:p w14:paraId="50617578" w14:textId="77777777" w:rsidR="00D31F38" w:rsidRDefault="00D31F38" w:rsidP="00E35F1F">
            <w:pPr>
              <w:pStyle w:val="CopticCross"/>
            </w:pPr>
          </w:p>
        </w:tc>
        <w:tc>
          <w:tcPr>
            <w:tcW w:w="288" w:type="dxa"/>
          </w:tcPr>
          <w:p w14:paraId="45E468B7" w14:textId="77777777" w:rsidR="00D31F38" w:rsidRDefault="00D31F38" w:rsidP="00E35F1F">
            <w:pPr>
              <w:pStyle w:val="CopticCross"/>
            </w:pPr>
            <w:r>
              <w:t>¿</w:t>
            </w:r>
          </w:p>
        </w:tc>
        <w:tc>
          <w:tcPr>
            <w:tcW w:w="3960" w:type="dxa"/>
          </w:tcPr>
          <w:p w14:paraId="66921270" w14:textId="77777777" w:rsidR="00D31F38" w:rsidRPr="003711A9" w:rsidRDefault="00D31F38" w:rsidP="00E35F1F">
            <w:pPr>
              <w:pStyle w:val="CopticVerse"/>
            </w:pPr>
            <w:r w:rsidRPr="00D175BB">
              <w:t>Ⲁϥϫⲟⲥ ⲅⲁⲣ ⲛ̀ϫⲉ ⲡⲓϫⲁϫⲓ ϫⲉ ϯⲛⲁϭⲟⲥⲓ ⲛ̀ⲧⲁⲧⲁϩⲟ ⲛ̀ⲧⲁⲫⲱϣ ⲛ̀ϩⲁⲛϣⲱⲗ ⲛ̀ⲧⲁⲧ̀ⲥⲓⲟ̀ ⲛ̀ⲧⲁⲯⲩⲭⲏ ⲛ̀ⲧⲁϧⲱⲧⲉⲃ ϧⲉⲛ ⲧⲁⲥⲏϥⲓ ⲛ̀ⲧⲉ ⲧⲁϫⲓϫ ⲉⲣⲟ̅ⲥ̅</w:t>
            </w:r>
            <w:r>
              <w:t>.</w:t>
            </w:r>
          </w:p>
        </w:tc>
      </w:tr>
      <w:tr w:rsidR="00D31F38" w14:paraId="41B4CEE7" w14:textId="77777777" w:rsidTr="00E35F1F">
        <w:trPr>
          <w:cantSplit/>
          <w:jc w:val="center"/>
        </w:trPr>
        <w:tc>
          <w:tcPr>
            <w:tcW w:w="288" w:type="dxa"/>
          </w:tcPr>
          <w:p w14:paraId="2D63153F" w14:textId="77777777" w:rsidR="00D31F38" w:rsidRDefault="00D31F38" w:rsidP="00E35F1F">
            <w:pPr>
              <w:pStyle w:val="CopticCross"/>
            </w:pPr>
          </w:p>
        </w:tc>
        <w:tc>
          <w:tcPr>
            <w:tcW w:w="3960" w:type="dxa"/>
          </w:tcPr>
          <w:p w14:paraId="4D32CE5A" w14:textId="77777777" w:rsidR="00D31F38" w:rsidRDefault="00D31F38" w:rsidP="00E35F1F">
            <w:pPr>
              <w:pStyle w:val="EngEnd"/>
            </w:pPr>
            <w:r>
              <w:t>You sent Your breath; the sea covered them; they sank like lead in the the mighty waters.</w:t>
            </w:r>
          </w:p>
        </w:tc>
        <w:tc>
          <w:tcPr>
            <w:tcW w:w="288" w:type="dxa"/>
          </w:tcPr>
          <w:p w14:paraId="312342F0" w14:textId="77777777" w:rsidR="00D31F38" w:rsidRDefault="00D31F38" w:rsidP="00E35F1F">
            <w:pPr>
              <w:pStyle w:val="CopticCross"/>
            </w:pPr>
          </w:p>
        </w:tc>
        <w:tc>
          <w:tcPr>
            <w:tcW w:w="288" w:type="dxa"/>
          </w:tcPr>
          <w:p w14:paraId="30CBCEC6" w14:textId="77777777" w:rsidR="00D31F38" w:rsidRDefault="00D31F38" w:rsidP="00E35F1F">
            <w:pPr>
              <w:pStyle w:val="CopticCross"/>
            </w:pPr>
          </w:p>
        </w:tc>
        <w:tc>
          <w:tcPr>
            <w:tcW w:w="3960" w:type="dxa"/>
          </w:tcPr>
          <w:p w14:paraId="15C856C0" w14:textId="77777777" w:rsidR="00D31F38" w:rsidRPr="003711A9" w:rsidRDefault="00D31F38" w:rsidP="00E35F1F">
            <w:pPr>
              <w:pStyle w:val="CopticVerse"/>
            </w:pPr>
            <w:r w:rsidRPr="00D175BB">
              <w:t>Ⲁⲕⲟⲩⲱⲣⲡ ⲙ̀ⲡⲉⲕⲡ̅ⲛ̅ⲁ ⲁϥϩⲟⲃⲥⲟⲩ ⲛ̀ϫⲉ ⲫ̀ⲓⲟⲙ ⲁⲩⲱⲙⲥ ⲉ̀ⲡⲉⲥⲏⲧ ⲙ̀ⲫ̀ⲣⲏϯ ⲛ̀ⲟⲩⲧⲁⲧϩ ϧⲉⲛ ϩⲁⲛⲙⲱⲟⲩ ⲉⲩⲟϣ</w:t>
            </w:r>
            <w:r>
              <w:t>.</w:t>
            </w:r>
          </w:p>
        </w:tc>
      </w:tr>
      <w:tr w:rsidR="00D31F38" w14:paraId="42173DB8" w14:textId="77777777" w:rsidTr="00E35F1F">
        <w:trPr>
          <w:cantSplit/>
          <w:jc w:val="center"/>
        </w:trPr>
        <w:tc>
          <w:tcPr>
            <w:tcW w:w="288" w:type="dxa"/>
          </w:tcPr>
          <w:p w14:paraId="507254E0" w14:textId="77777777" w:rsidR="00D31F38" w:rsidRDefault="00D31F38" w:rsidP="00E35F1F">
            <w:pPr>
              <w:pStyle w:val="CopticCross"/>
            </w:pPr>
            <w:r>
              <w:t>¿</w:t>
            </w:r>
          </w:p>
        </w:tc>
        <w:tc>
          <w:tcPr>
            <w:tcW w:w="3960" w:type="dxa"/>
          </w:tcPr>
          <w:p w14:paraId="4D2EF0DD" w14:textId="5F43696B" w:rsidR="00D31F38" w:rsidRDefault="00865C59" w:rsidP="00865C59">
            <w:pPr>
              <w:pStyle w:val="EngEnd"/>
            </w:pPr>
            <w:r>
              <w:t>“</w:t>
            </w:r>
            <w:r w:rsidR="00D31F38">
              <w:t xml:space="preserve">Who is like You, O Lord, among the gods? Who is like You, glorified among the </w:t>
            </w:r>
            <w:commentRangeStart w:id="387"/>
            <w:r w:rsidR="00D31F38">
              <w:t>holy</w:t>
            </w:r>
            <w:commentRangeEnd w:id="387"/>
            <w:r w:rsidR="00D31F38">
              <w:rPr>
                <w:rStyle w:val="CommentReference"/>
                <w:lang w:val="en-CA"/>
              </w:rPr>
              <w:commentReference w:id="387"/>
            </w:r>
            <w:r w:rsidR="00D31F38">
              <w:t xml:space="preserve">, awesome in </w:t>
            </w:r>
            <w:commentRangeStart w:id="388"/>
            <w:r w:rsidR="00D31F38">
              <w:t>glorious deeds</w:t>
            </w:r>
            <w:commentRangeEnd w:id="388"/>
            <w:r w:rsidR="00D31F38">
              <w:rPr>
                <w:rStyle w:val="CommentReference"/>
                <w:lang w:val="en-CA"/>
              </w:rPr>
              <w:commentReference w:id="388"/>
            </w:r>
            <w:r w:rsidR="00D31F38">
              <w:t>, doing wonders?</w:t>
            </w:r>
          </w:p>
        </w:tc>
        <w:tc>
          <w:tcPr>
            <w:tcW w:w="288" w:type="dxa"/>
          </w:tcPr>
          <w:p w14:paraId="1CDB1FCF" w14:textId="77777777" w:rsidR="00D31F38" w:rsidRDefault="00D31F38" w:rsidP="00E35F1F">
            <w:pPr>
              <w:pStyle w:val="CopticCross"/>
            </w:pPr>
          </w:p>
        </w:tc>
        <w:tc>
          <w:tcPr>
            <w:tcW w:w="288" w:type="dxa"/>
          </w:tcPr>
          <w:p w14:paraId="1D6013A8" w14:textId="77777777" w:rsidR="00D31F38" w:rsidRDefault="00D31F38" w:rsidP="00E35F1F">
            <w:pPr>
              <w:pStyle w:val="CopticCross"/>
            </w:pPr>
            <w:r>
              <w:t>¿</w:t>
            </w:r>
          </w:p>
        </w:tc>
        <w:tc>
          <w:tcPr>
            <w:tcW w:w="3960" w:type="dxa"/>
          </w:tcPr>
          <w:p w14:paraId="09DEC424" w14:textId="77777777" w:rsidR="00D31F38" w:rsidRPr="003711A9" w:rsidRDefault="00D31F38" w:rsidP="00E35F1F">
            <w:pPr>
              <w:pStyle w:val="CopticVerse"/>
            </w:pPr>
            <w:r w:rsidRPr="00D175BB">
              <w:t>Ⲛⲓⲙ ⲉⲧⲟ̀ⲛⲓ ⲙ̀ⲙⲟⲕ ϧⲉⲛ ⲛⲓⲛⲟⲩϯ Ⲡⲟ̅ⲥ̅ ⲛⲓⲙ ⲉⲧⲟ̀ⲛⲓ ⲙ̀ⲙⲟⲕ ⲙ̀ⲙⲟⲕ ⲉ̀ⲁⲩϯⲱ̀ⲟⲩ ⲛⲁⲕ ϧⲉⲛ ⲛⲓⲉ̅ⲑ̅ⲩ ⲛ̀ⲧⲁⲕ ⲉⲩⲉⲣϣ̀ⲫⲏⲣⲓ ⲙ̀ⲙⲟⲕ ϧⲉⲛ ⲟⲩⲱ̀ⲟⲩ ⲉⲕⲓ̀ⲣⲓ ⲛ̀ϩⲁⲛϣ̀ⲫⲏⲣⲓ</w:t>
            </w:r>
            <w:r>
              <w:t>.</w:t>
            </w:r>
          </w:p>
        </w:tc>
      </w:tr>
      <w:tr w:rsidR="00D31F38" w14:paraId="4A064388" w14:textId="77777777" w:rsidTr="00E35F1F">
        <w:trPr>
          <w:cantSplit/>
          <w:jc w:val="center"/>
        </w:trPr>
        <w:tc>
          <w:tcPr>
            <w:tcW w:w="288" w:type="dxa"/>
          </w:tcPr>
          <w:p w14:paraId="10A78EDE" w14:textId="77777777" w:rsidR="00D31F38" w:rsidRDefault="00D31F38" w:rsidP="00E35F1F">
            <w:pPr>
              <w:pStyle w:val="CopticCross"/>
            </w:pPr>
          </w:p>
        </w:tc>
        <w:tc>
          <w:tcPr>
            <w:tcW w:w="3960" w:type="dxa"/>
          </w:tcPr>
          <w:p w14:paraId="07209805" w14:textId="779F9261" w:rsidR="00D31F38" w:rsidRDefault="00D31F38" w:rsidP="00E35F1F">
            <w:pPr>
              <w:pStyle w:val="EngEnd"/>
            </w:pPr>
            <w:r>
              <w:t>You stretched out Your right han</w:t>
            </w:r>
            <w:r w:rsidR="00865C59">
              <w:t>d; the earth swallowed them. I</w:t>
            </w:r>
            <w:r>
              <w:t>n Your righteousness</w:t>
            </w:r>
            <w:r w:rsidR="00865C59">
              <w:t xml:space="preserve"> You</w:t>
            </w:r>
            <w:r>
              <w:t xml:space="preserve"> led Your people, whom you </w:t>
            </w:r>
            <w:commentRangeStart w:id="389"/>
            <w:r>
              <w:t>redeemed</w:t>
            </w:r>
            <w:commentRangeEnd w:id="389"/>
            <w:r>
              <w:rPr>
                <w:rStyle w:val="CommentReference"/>
                <w:lang w:val="en-CA"/>
              </w:rPr>
              <w:commentReference w:id="389"/>
            </w:r>
            <w:r>
              <w:t xml:space="preserve">; You called them by Your power into Your holy </w:t>
            </w:r>
            <w:commentRangeStart w:id="390"/>
            <w:r>
              <w:t>abode</w:t>
            </w:r>
            <w:commentRangeEnd w:id="390"/>
            <w:r>
              <w:rPr>
                <w:rStyle w:val="CommentReference"/>
                <w:lang w:val="en-CA"/>
              </w:rPr>
              <w:commentReference w:id="390"/>
            </w:r>
            <w:r>
              <w:t>.</w:t>
            </w:r>
          </w:p>
        </w:tc>
        <w:tc>
          <w:tcPr>
            <w:tcW w:w="288" w:type="dxa"/>
          </w:tcPr>
          <w:p w14:paraId="0874A23B" w14:textId="77777777" w:rsidR="00D31F38" w:rsidRDefault="00D31F38" w:rsidP="00E35F1F">
            <w:pPr>
              <w:pStyle w:val="CopticCross"/>
            </w:pPr>
          </w:p>
        </w:tc>
        <w:tc>
          <w:tcPr>
            <w:tcW w:w="288" w:type="dxa"/>
          </w:tcPr>
          <w:p w14:paraId="7D805D90" w14:textId="77777777" w:rsidR="00D31F38" w:rsidRDefault="00D31F38" w:rsidP="00E35F1F">
            <w:pPr>
              <w:pStyle w:val="CopticCross"/>
            </w:pPr>
          </w:p>
        </w:tc>
        <w:tc>
          <w:tcPr>
            <w:tcW w:w="3960" w:type="dxa"/>
          </w:tcPr>
          <w:p w14:paraId="40925CFE" w14:textId="77777777" w:rsidR="00D31F38" w:rsidRPr="003711A9" w:rsidRDefault="00D31F38" w:rsidP="00E35F1F">
            <w:pPr>
              <w:pStyle w:val="CopticVerse"/>
            </w:pPr>
            <w:r w:rsidRPr="00D175BB">
              <w:t>Ⲁⲕⲥⲟⲩⲧⲉⲛ ⲧⲉⲕⲟⲩⲓ̀ⲛⲁⲙ ⲉ̀ⲃⲟⲗ ⲁϥⲟⲙⲕⲟⲩ ⲛ̀ϫⲉ ⲡ̀ⲕⲁϩⲓ ⲁⲕϭⲓⲙⲱⲓⲧ ϧⲁϫⲱϥ ⲙ̀ⲡⲉⲕⲗⲁⲟⲥ ϧⲉⲛ ⲟⲩⲙⲉⲑⲙⲏⲓ ⲫⲁⲓ ⲉ̀ⲧⲁⲕⲥⲟⲧⲡϥ ⲁⲕϯϫⲟⲙ ⲛⲁϥ ϧⲉⲛ ⲧⲉⲕⲛⲟⲙϯ ⲉⲩⲙⲁ ⲛ̀ⲉⲙⲧⲟⲛ ⲉ̀ϥⲟⲩⲁⲃ ⲛⲁⲕ</w:t>
            </w:r>
            <w:r>
              <w:t>.</w:t>
            </w:r>
          </w:p>
        </w:tc>
      </w:tr>
      <w:tr w:rsidR="00D31F38" w14:paraId="2CAC2AFA" w14:textId="77777777" w:rsidTr="00E35F1F">
        <w:trPr>
          <w:cantSplit/>
          <w:jc w:val="center"/>
        </w:trPr>
        <w:tc>
          <w:tcPr>
            <w:tcW w:w="288" w:type="dxa"/>
          </w:tcPr>
          <w:p w14:paraId="6D598847" w14:textId="77777777" w:rsidR="00D31F38" w:rsidRDefault="00D31F38" w:rsidP="00E35F1F">
            <w:pPr>
              <w:pStyle w:val="CopticCross"/>
            </w:pPr>
            <w:r>
              <w:t>¿</w:t>
            </w:r>
          </w:p>
        </w:tc>
        <w:tc>
          <w:tcPr>
            <w:tcW w:w="3960" w:type="dxa"/>
          </w:tcPr>
          <w:p w14:paraId="1ECDFDC3" w14:textId="01E6C97A" w:rsidR="00D31F38" w:rsidRDefault="00D31F38" w:rsidP="00865C59">
            <w:pPr>
              <w:pStyle w:val="EngEnd"/>
            </w:pPr>
            <w:r>
              <w:t xml:space="preserve">The nations heard and became angry; </w:t>
            </w:r>
            <w:commentRangeStart w:id="391"/>
            <w:r>
              <w:t xml:space="preserve">Sorrow </w:t>
            </w:r>
            <w:commentRangeEnd w:id="391"/>
            <w:r>
              <w:rPr>
                <w:rStyle w:val="CommentReference"/>
                <w:lang w:val="en-CA"/>
              </w:rPr>
              <w:commentReference w:id="391"/>
            </w:r>
            <w:r w:rsidR="00865C59">
              <w:t>seized</w:t>
            </w:r>
            <w:r>
              <w:t xml:space="preserve"> the inhabitants of </w:t>
            </w:r>
            <w:r w:rsidR="00865C59">
              <w:t>Philistia</w:t>
            </w:r>
            <w:r>
              <w:t>.</w:t>
            </w:r>
          </w:p>
        </w:tc>
        <w:tc>
          <w:tcPr>
            <w:tcW w:w="288" w:type="dxa"/>
          </w:tcPr>
          <w:p w14:paraId="5F8CDFF4" w14:textId="77777777" w:rsidR="00D31F38" w:rsidRDefault="00D31F38" w:rsidP="00E35F1F">
            <w:pPr>
              <w:pStyle w:val="CopticCross"/>
            </w:pPr>
          </w:p>
        </w:tc>
        <w:tc>
          <w:tcPr>
            <w:tcW w:w="288" w:type="dxa"/>
          </w:tcPr>
          <w:p w14:paraId="3A7883BC" w14:textId="77777777" w:rsidR="00D31F38" w:rsidRDefault="00D31F38" w:rsidP="00E35F1F">
            <w:pPr>
              <w:pStyle w:val="CopticCross"/>
            </w:pPr>
            <w:r>
              <w:t>¿</w:t>
            </w:r>
          </w:p>
        </w:tc>
        <w:tc>
          <w:tcPr>
            <w:tcW w:w="3960" w:type="dxa"/>
          </w:tcPr>
          <w:p w14:paraId="3C6292F2" w14:textId="77777777" w:rsidR="00D31F38" w:rsidRPr="003711A9" w:rsidRDefault="00D31F38" w:rsidP="00E35F1F">
            <w:pPr>
              <w:pStyle w:val="CopticVerse"/>
            </w:pPr>
            <w:r w:rsidRPr="00D175BB">
              <w:t>Ⲁⲩⲥⲱⲧⲉⲙ ⲛ̀ϫⲉ ϩⲁⲛⲉⲑⲛⲟⲥ ⲟⲩⲟϩ ⲁⲩϫⲱⲛⲧ ϩⲁⲛⲛⲁⲕϩⲓ ⲁⲩϭⲓ ⲛ̀ⲛⲏⲉⲧϣⲟⲡ ϧⲉⲛ Ⲛⲓⲫⲩⲗⲓⲥⲧⲓⲙ</w:t>
            </w:r>
            <w:r>
              <w:t>.</w:t>
            </w:r>
          </w:p>
        </w:tc>
      </w:tr>
      <w:tr w:rsidR="00D31F38" w14:paraId="76F76A9F" w14:textId="77777777" w:rsidTr="00E35F1F">
        <w:trPr>
          <w:cantSplit/>
          <w:jc w:val="center"/>
        </w:trPr>
        <w:tc>
          <w:tcPr>
            <w:tcW w:w="288" w:type="dxa"/>
          </w:tcPr>
          <w:p w14:paraId="63F98339" w14:textId="77777777" w:rsidR="00D31F38" w:rsidRDefault="00D31F38" w:rsidP="00E35F1F">
            <w:pPr>
              <w:pStyle w:val="CopticCross"/>
            </w:pPr>
          </w:p>
        </w:tc>
        <w:tc>
          <w:tcPr>
            <w:tcW w:w="3960" w:type="dxa"/>
          </w:tcPr>
          <w:p w14:paraId="762C09B4" w14:textId="61A286CF" w:rsidR="00D31F38" w:rsidRDefault="00D31F38" w:rsidP="00CB63B1">
            <w:pPr>
              <w:pStyle w:val="EngEnd"/>
            </w:pPr>
            <w:r>
              <w:t xml:space="preserve">Then the rulers of Edom made haste. And </w:t>
            </w:r>
            <w:r w:rsidR="00CB63B1">
              <w:t xml:space="preserve">trembling seized </w:t>
            </w:r>
            <w:r>
              <w:t>the leaders of the Moabites</w:t>
            </w:r>
            <w:r w:rsidR="00CB63B1">
              <w:t>.</w:t>
            </w:r>
          </w:p>
        </w:tc>
        <w:tc>
          <w:tcPr>
            <w:tcW w:w="288" w:type="dxa"/>
          </w:tcPr>
          <w:p w14:paraId="127D4317" w14:textId="77777777" w:rsidR="00D31F38" w:rsidRDefault="00D31F38" w:rsidP="00E35F1F">
            <w:pPr>
              <w:pStyle w:val="CopticCross"/>
            </w:pPr>
          </w:p>
        </w:tc>
        <w:tc>
          <w:tcPr>
            <w:tcW w:w="288" w:type="dxa"/>
          </w:tcPr>
          <w:p w14:paraId="6A839734" w14:textId="77777777" w:rsidR="00D31F38" w:rsidRDefault="00D31F38" w:rsidP="00E35F1F">
            <w:pPr>
              <w:pStyle w:val="CopticCross"/>
            </w:pPr>
          </w:p>
        </w:tc>
        <w:tc>
          <w:tcPr>
            <w:tcW w:w="3960" w:type="dxa"/>
          </w:tcPr>
          <w:p w14:paraId="554C9B87" w14:textId="77777777" w:rsidR="00D31F38" w:rsidRPr="003711A9" w:rsidRDefault="00D31F38" w:rsidP="00E35F1F">
            <w:pPr>
              <w:pStyle w:val="CopticVerse"/>
            </w:pPr>
            <w:r w:rsidRPr="00D175BB">
              <w:t>Ⲧⲟⲧⲉ ⲁⲩⲓⲏⲥ ⲙ̀ⲙⲱⲟⲩ ⲛ̀ϫⲉ ⲛⲓϩⲏⲅⲉⲙⲱⲛ ⲛ̀ⲧⲉ Ⲉ̀ⲇⲱⲙ ⲛⲓⲁⲣⲭⲱⲛ ⲛ̀ⲧⲉ Ⲛⲓⲙⲱⲁ̀ⲃⲓⲧⲏⲥ ⲟⲩⲥ̀ⲑⲉⲣⲧⲉⲣ ⲡⲉ ⲉ̀ⲧⲁϥϭⲓⲧⲟⲩ</w:t>
            </w:r>
            <w:r>
              <w:t>.</w:t>
            </w:r>
          </w:p>
        </w:tc>
      </w:tr>
      <w:tr w:rsidR="00D31F38" w14:paraId="0CD90E39" w14:textId="77777777" w:rsidTr="00E35F1F">
        <w:trPr>
          <w:cantSplit/>
          <w:jc w:val="center"/>
        </w:trPr>
        <w:tc>
          <w:tcPr>
            <w:tcW w:w="288" w:type="dxa"/>
          </w:tcPr>
          <w:p w14:paraId="0CC25B23" w14:textId="77777777" w:rsidR="00D31F38" w:rsidRDefault="00D31F38" w:rsidP="00E35F1F">
            <w:pPr>
              <w:pStyle w:val="CopticCross"/>
            </w:pPr>
            <w:r>
              <w:lastRenderedPageBreak/>
              <w:t>¿</w:t>
            </w:r>
          </w:p>
        </w:tc>
        <w:tc>
          <w:tcPr>
            <w:tcW w:w="3960" w:type="dxa"/>
          </w:tcPr>
          <w:p w14:paraId="172F0D7B" w14:textId="1D9E7EED" w:rsidR="00D31F38" w:rsidRDefault="00D31F38" w:rsidP="00E35F1F">
            <w:pPr>
              <w:pStyle w:val="EngEnd"/>
            </w:pPr>
            <w:r>
              <w:t xml:space="preserve">All the inhabitants of Canaan melted away. </w:t>
            </w:r>
            <w:commentRangeStart w:id="392"/>
            <w:r>
              <w:t>May</w:t>
            </w:r>
            <w:commentRangeEnd w:id="392"/>
            <w:r>
              <w:rPr>
                <w:rStyle w:val="CommentReference"/>
                <w:lang w:val="en-CA"/>
              </w:rPr>
              <w:commentReference w:id="392"/>
            </w:r>
            <w:r>
              <w:t xml:space="preserve"> fe</w:t>
            </w:r>
            <w:r w:rsidR="00CB63B1">
              <w:t>ar and trembling fall upon them;</w:t>
            </w:r>
          </w:p>
        </w:tc>
        <w:tc>
          <w:tcPr>
            <w:tcW w:w="288" w:type="dxa"/>
          </w:tcPr>
          <w:p w14:paraId="0324F144" w14:textId="77777777" w:rsidR="00D31F38" w:rsidRDefault="00D31F38" w:rsidP="00E35F1F">
            <w:pPr>
              <w:pStyle w:val="CopticCross"/>
            </w:pPr>
          </w:p>
        </w:tc>
        <w:tc>
          <w:tcPr>
            <w:tcW w:w="288" w:type="dxa"/>
          </w:tcPr>
          <w:p w14:paraId="3B487F6A" w14:textId="77777777" w:rsidR="00D31F38" w:rsidRDefault="00D31F38" w:rsidP="00E35F1F">
            <w:pPr>
              <w:pStyle w:val="CopticCross"/>
            </w:pPr>
            <w:r>
              <w:t>¿</w:t>
            </w:r>
          </w:p>
        </w:tc>
        <w:tc>
          <w:tcPr>
            <w:tcW w:w="3960" w:type="dxa"/>
          </w:tcPr>
          <w:p w14:paraId="674CEAD0" w14:textId="77777777" w:rsidR="00D31F38" w:rsidRPr="003711A9" w:rsidRDefault="00D31F38" w:rsidP="00E35F1F">
            <w:pPr>
              <w:pStyle w:val="CopticVerse"/>
            </w:pPr>
            <w:r>
              <w:t>Ⲁⲩⲃⲱⲗ ⲉ̀ⲃⲟⲗ ⲛ̀ϫⲉ ⲟⲩⲟⲛ ⲛⲓⲃⲉⲛ ⲉⲧϣⲟⲡ ϧⲉⲛ Ⲭⲁⲛⲁⲁⲛ ⲁϥⲓ̀ ⲉ̀ϩ̀ⲣⲏⲓ ⲉ̀ϫⲱⲟⲩ ⲛ̀ϫⲉ ⲟⲩⲥ̀ⲑⲉⲣⲧⲉⲣ ⲛⲉⲙ ⲟⲩϩⲟϯ.</w:t>
            </w:r>
          </w:p>
        </w:tc>
      </w:tr>
      <w:tr w:rsidR="00D31F38" w14:paraId="6FEBBF5B" w14:textId="77777777" w:rsidTr="00E35F1F">
        <w:trPr>
          <w:cantSplit/>
          <w:jc w:val="center"/>
        </w:trPr>
        <w:tc>
          <w:tcPr>
            <w:tcW w:w="288" w:type="dxa"/>
          </w:tcPr>
          <w:p w14:paraId="7E036051" w14:textId="77777777" w:rsidR="00D31F38" w:rsidRDefault="00D31F38" w:rsidP="00E35F1F">
            <w:pPr>
              <w:pStyle w:val="CopticCross"/>
            </w:pPr>
          </w:p>
        </w:tc>
        <w:tc>
          <w:tcPr>
            <w:tcW w:w="3960" w:type="dxa"/>
          </w:tcPr>
          <w:p w14:paraId="62930BCB" w14:textId="42AD21A3" w:rsidR="00D31F38" w:rsidRDefault="00CB63B1" w:rsidP="00E35F1F">
            <w:pPr>
              <w:pStyle w:val="EngEnd"/>
            </w:pPr>
            <w:r>
              <w:t>b</w:t>
            </w:r>
            <w:r w:rsidR="00D31F38">
              <w:t>y the greatness of Yo</w:t>
            </w:r>
            <w:r>
              <w:t>ur arm let them become as stone,</w:t>
            </w:r>
            <w:r w:rsidR="00D31F38">
              <w:t xml:space="preserve"> </w:t>
            </w:r>
            <w:r>
              <w:t>unt</w:t>
            </w:r>
            <w:r w:rsidR="00D31F38">
              <w:t>l</w:t>
            </w:r>
            <w:r>
              <w:t>l your people pass over, O Lord,</w:t>
            </w:r>
            <w:r w:rsidR="00D31F38">
              <w:t xml:space="preserve"> </w:t>
            </w:r>
            <w:r>
              <w:t>unti</w:t>
            </w:r>
            <w:r w:rsidR="00D31F38">
              <w:t>l Your people pass over, whom you have purchased.</w:t>
            </w:r>
          </w:p>
        </w:tc>
        <w:tc>
          <w:tcPr>
            <w:tcW w:w="288" w:type="dxa"/>
          </w:tcPr>
          <w:p w14:paraId="3E385B10" w14:textId="77777777" w:rsidR="00D31F38" w:rsidRDefault="00D31F38" w:rsidP="00E35F1F">
            <w:pPr>
              <w:pStyle w:val="CopticCross"/>
            </w:pPr>
          </w:p>
        </w:tc>
        <w:tc>
          <w:tcPr>
            <w:tcW w:w="288" w:type="dxa"/>
          </w:tcPr>
          <w:p w14:paraId="130A595F" w14:textId="77777777" w:rsidR="00D31F38" w:rsidRDefault="00D31F38" w:rsidP="00E35F1F">
            <w:pPr>
              <w:pStyle w:val="CopticCross"/>
            </w:pPr>
          </w:p>
        </w:tc>
        <w:tc>
          <w:tcPr>
            <w:tcW w:w="3960" w:type="dxa"/>
          </w:tcPr>
          <w:p w14:paraId="0F133BD9" w14:textId="77777777" w:rsidR="00D31F38" w:rsidRPr="003711A9" w:rsidRDefault="00D31F38" w:rsidP="00E35F1F">
            <w:pPr>
              <w:pStyle w:val="CopticVerse"/>
            </w:pPr>
            <w:r w:rsidRPr="00D175BB">
              <w:t>Ϧⲉⲛ ⲡ̀ⲁ̀ϣⲁⲓ ⲛ̀ⲧⲉ ⲡⲉⲕϫ̀ⲫⲟⲓ ⲙⲁⲣⲟⲩⲉⲣⲱ̀ⲛⲓ ϣⲁⲧⲉϥⲥⲓⲛⲓ ⲛ̀ϫⲉ ⲡⲉⲕⲗⲁⲟⲥ ⲫⲁⲓ ⲉ̀ⲧⲁⲕϫ̀ⲫⲟϥ</w:t>
            </w:r>
            <w:r>
              <w:t>.</w:t>
            </w:r>
          </w:p>
        </w:tc>
      </w:tr>
      <w:tr w:rsidR="00D31F38" w14:paraId="4D7757E9" w14:textId="77777777" w:rsidTr="00E35F1F">
        <w:trPr>
          <w:cantSplit/>
          <w:jc w:val="center"/>
        </w:trPr>
        <w:tc>
          <w:tcPr>
            <w:tcW w:w="288" w:type="dxa"/>
          </w:tcPr>
          <w:p w14:paraId="421909DC" w14:textId="77777777" w:rsidR="00D31F38" w:rsidRDefault="00D31F38" w:rsidP="00E35F1F">
            <w:pPr>
              <w:pStyle w:val="CopticCross"/>
            </w:pPr>
            <w:r>
              <w:t>¿</w:t>
            </w:r>
          </w:p>
        </w:tc>
        <w:tc>
          <w:tcPr>
            <w:tcW w:w="3960" w:type="dxa"/>
          </w:tcPr>
          <w:p w14:paraId="559C03E1" w14:textId="29A619B0" w:rsidR="00D31F38" w:rsidRDefault="00D31F38" w:rsidP="00E35F1F">
            <w:pPr>
              <w:pStyle w:val="EngEnd"/>
            </w:pPr>
            <w:r>
              <w:t xml:space="preserve">Bring them in, and plant them in the mountain of Your inheritance, in Your prepared dwelling place that you </w:t>
            </w:r>
            <w:r w:rsidR="00CB63B1">
              <w:t>have made, O Lord,</w:t>
            </w:r>
          </w:p>
        </w:tc>
        <w:tc>
          <w:tcPr>
            <w:tcW w:w="288" w:type="dxa"/>
          </w:tcPr>
          <w:p w14:paraId="5D4DA91A" w14:textId="77777777" w:rsidR="00D31F38" w:rsidRDefault="00D31F38" w:rsidP="00E35F1F">
            <w:pPr>
              <w:pStyle w:val="CopticCross"/>
            </w:pPr>
          </w:p>
        </w:tc>
        <w:tc>
          <w:tcPr>
            <w:tcW w:w="288" w:type="dxa"/>
          </w:tcPr>
          <w:p w14:paraId="075D2689" w14:textId="77777777" w:rsidR="00D31F38" w:rsidRDefault="00D31F38" w:rsidP="00E35F1F">
            <w:pPr>
              <w:pStyle w:val="CopticCross"/>
            </w:pPr>
            <w:r>
              <w:t>¿</w:t>
            </w:r>
          </w:p>
        </w:tc>
        <w:tc>
          <w:tcPr>
            <w:tcW w:w="3960" w:type="dxa"/>
          </w:tcPr>
          <w:p w14:paraId="1B9C1250" w14:textId="77777777" w:rsidR="00D31F38" w:rsidRPr="003711A9" w:rsidRDefault="00D31F38" w:rsidP="00E35F1F">
            <w:pPr>
              <w:pStyle w:val="CopticVerse"/>
            </w:pPr>
            <w:r w:rsidRPr="00D175BB">
              <w:t>Ⲁ̀ⲛⲓⲧⲟⲩ ⲉ̀ϧⲟⲩⲛ ⲧⲟϫⲟⲩ ϩⲓϫⲉⲛ ⲟⲩⲧⲱⲟⲩ ⲛ̀ⲧⲉ ⲧⲉⲕⲕⲗⲏⲣⲟⲛⲟⲙⲓⲁ̀ ⲛⲉⲙ ⲉ̀ϧⲟⲩⲛ ⲉ̀ⲡⲉⲕⲙⲁⲛ̀ϣⲱⲡⲓ ⲉⲧⲥⲉⲃⲧⲱⲧ ⲫⲁⲓ ⲉ̀ⲧⲁⲕⲉⲣϩⲱⲃ ⲉ̀ⲣⲟϥ Ⲡⲟ̅ⲥ̅</w:t>
            </w:r>
            <w:r>
              <w:t>.</w:t>
            </w:r>
          </w:p>
        </w:tc>
      </w:tr>
      <w:tr w:rsidR="00D31F38" w14:paraId="78CC6C78" w14:textId="77777777" w:rsidTr="00E35F1F">
        <w:trPr>
          <w:cantSplit/>
          <w:jc w:val="center"/>
        </w:trPr>
        <w:tc>
          <w:tcPr>
            <w:tcW w:w="288" w:type="dxa"/>
          </w:tcPr>
          <w:p w14:paraId="76745F1B" w14:textId="77777777" w:rsidR="00D31F38" w:rsidRDefault="00D31F38" w:rsidP="00E35F1F">
            <w:pPr>
              <w:pStyle w:val="CopticCross"/>
            </w:pPr>
          </w:p>
        </w:tc>
        <w:tc>
          <w:tcPr>
            <w:tcW w:w="3960" w:type="dxa"/>
          </w:tcPr>
          <w:p w14:paraId="69718A5D" w14:textId="6A4CD351" w:rsidR="00D31F38" w:rsidRDefault="00D31F38" w:rsidP="00CB63B1">
            <w:pPr>
              <w:pStyle w:val="EngEnd"/>
            </w:pPr>
            <w:r>
              <w:t xml:space="preserve">Your </w:t>
            </w:r>
            <w:r w:rsidR="00CB63B1">
              <w:t>sanctuary</w:t>
            </w:r>
            <w:r>
              <w:t xml:space="preserve">, O Lord, which Your hands have prepared. The Lord, </w:t>
            </w:r>
            <w:commentRangeStart w:id="393"/>
            <w:r>
              <w:t xml:space="preserve">reigning </w:t>
            </w:r>
            <w:commentRangeEnd w:id="393"/>
            <w:r>
              <w:rPr>
                <w:rStyle w:val="CommentReference"/>
                <w:lang w:val="en-CA"/>
              </w:rPr>
              <w:commentReference w:id="393"/>
            </w:r>
            <w:r>
              <w:t xml:space="preserve">as King forever and ever </w:t>
            </w:r>
            <w:commentRangeStart w:id="394"/>
            <w:r>
              <w:t>and beyond</w:t>
            </w:r>
            <w:commentRangeEnd w:id="394"/>
            <w:r>
              <w:rPr>
                <w:rStyle w:val="CommentReference"/>
                <w:lang w:val="en-CA"/>
              </w:rPr>
              <w:commentReference w:id="394"/>
            </w:r>
            <w:r>
              <w:t>.</w:t>
            </w:r>
            <w:r w:rsidR="00CB63B1">
              <w:t>”</w:t>
            </w:r>
          </w:p>
        </w:tc>
        <w:tc>
          <w:tcPr>
            <w:tcW w:w="288" w:type="dxa"/>
          </w:tcPr>
          <w:p w14:paraId="43D5FFDB" w14:textId="77777777" w:rsidR="00D31F38" w:rsidRDefault="00D31F38" w:rsidP="00E35F1F">
            <w:pPr>
              <w:pStyle w:val="CopticCross"/>
            </w:pPr>
          </w:p>
        </w:tc>
        <w:tc>
          <w:tcPr>
            <w:tcW w:w="288" w:type="dxa"/>
          </w:tcPr>
          <w:p w14:paraId="03C547E2" w14:textId="77777777" w:rsidR="00D31F38" w:rsidRDefault="00D31F38" w:rsidP="00E35F1F">
            <w:pPr>
              <w:pStyle w:val="CopticCross"/>
            </w:pPr>
          </w:p>
        </w:tc>
        <w:tc>
          <w:tcPr>
            <w:tcW w:w="3960" w:type="dxa"/>
          </w:tcPr>
          <w:p w14:paraId="42635BFA" w14:textId="77777777" w:rsidR="00D31F38" w:rsidRPr="003711A9" w:rsidRDefault="00D31F38" w:rsidP="00E35F1F">
            <w:pPr>
              <w:pStyle w:val="CopticVerse"/>
            </w:pPr>
            <w:r w:rsidRPr="00D175BB">
              <w:t>Ⲡⲉⲕⲙⲁ ⲉ̅ⲑ̅ⲩ Ⲡⲟ̅ⲥ̅ ⲫⲏⲉ̀ⲧⲁⲩⲥⲉⲃⲧⲱⲧϥ ⲛ̀ϫⲉ ⲛⲉⲕϫⲓϫ Ⲡⲟ̅ⲥ̅ ⲉⲕⲟⲓ ⲛ̀ⲟⲩⲣⲟ ϣⲁ ⲉ̀ⲛⲉϩ ⲛⲉⲙ ⲓⲥϫⲉⲛ ⲡ̀ⲉ̀ⲛⲉϩ ⲟⲩⲟϩ ⲉ̀ⲧⲓ</w:t>
            </w:r>
            <w:r>
              <w:t>.</w:t>
            </w:r>
          </w:p>
        </w:tc>
      </w:tr>
      <w:tr w:rsidR="00D31F38" w14:paraId="21CBE1AF" w14:textId="77777777" w:rsidTr="00E35F1F">
        <w:trPr>
          <w:cantSplit/>
          <w:jc w:val="center"/>
        </w:trPr>
        <w:tc>
          <w:tcPr>
            <w:tcW w:w="288" w:type="dxa"/>
          </w:tcPr>
          <w:p w14:paraId="556A31F3" w14:textId="77777777" w:rsidR="00D31F38" w:rsidRDefault="00D31F38" w:rsidP="00E35F1F">
            <w:pPr>
              <w:pStyle w:val="CopticCross"/>
            </w:pPr>
            <w:r>
              <w:t>¿</w:t>
            </w:r>
          </w:p>
        </w:tc>
        <w:tc>
          <w:tcPr>
            <w:tcW w:w="3960" w:type="dxa"/>
          </w:tcPr>
          <w:p w14:paraId="660B28F1" w14:textId="29B18994" w:rsidR="00D31F38" w:rsidRDefault="00CB63B1" w:rsidP="00CB63B1">
            <w:pPr>
              <w:pStyle w:val="EngEnd"/>
            </w:pPr>
            <w:r>
              <w:t>Because</w:t>
            </w:r>
            <w:commentRangeStart w:id="395"/>
            <w:r w:rsidR="00D31F38">
              <w:t xml:space="preserve"> </w:t>
            </w:r>
            <w:commentRangeEnd w:id="395"/>
            <w:r w:rsidR="00D31F38">
              <w:rPr>
                <w:rStyle w:val="CommentReference"/>
                <w:lang w:val="en-CA"/>
              </w:rPr>
              <w:commentReference w:id="395"/>
            </w:r>
            <w:r>
              <w:t xml:space="preserve">Pharaoh’s </w:t>
            </w:r>
            <w:r w:rsidR="00D31F38">
              <w:t>horses</w:t>
            </w:r>
            <w:r>
              <w:t>,</w:t>
            </w:r>
            <w:r w:rsidR="00D31F38">
              <w:t xml:space="preserve"> and his chariots and horsemen went into the sea,</w:t>
            </w:r>
          </w:p>
        </w:tc>
        <w:tc>
          <w:tcPr>
            <w:tcW w:w="288" w:type="dxa"/>
          </w:tcPr>
          <w:p w14:paraId="552E9472" w14:textId="77777777" w:rsidR="00D31F38" w:rsidRDefault="00D31F38" w:rsidP="00E35F1F">
            <w:pPr>
              <w:pStyle w:val="CopticCross"/>
            </w:pPr>
          </w:p>
        </w:tc>
        <w:tc>
          <w:tcPr>
            <w:tcW w:w="288" w:type="dxa"/>
          </w:tcPr>
          <w:p w14:paraId="7701ACA8" w14:textId="77777777" w:rsidR="00D31F38" w:rsidRDefault="00D31F38" w:rsidP="00E35F1F">
            <w:pPr>
              <w:pStyle w:val="CopticCross"/>
            </w:pPr>
            <w:r>
              <w:t>¿</w:t>
            </w:r>
          </w:p>
        </w:tc>
        <w:tc>
          <w:tcPr>
            <w:tcW w:w="3960" w:type="dxa"/>
          </w:tcPr>
          <w:p w14:paraId="1649A1AB" w14:textId="77777777" w:rsidR="00D31F38" w:rsidRPr="003711A9" w:rsidRDefault="00D31F38" w:rsidP="00E35F1F">
            <w:pPr>
              <w:pStyle w:val="CopticVerse"/>
            </w:pPr>
            <w:r w:rsidRPr="00D175BB">
              <w:t>Ϫⲉ ⲁⲩⲓ̀ ⲉ̀ϧⲟⲩⲛ ⲉ̀ⲫ̀ⲓⲟⲙ ⲛ̀ϫⲉ ⲛⲓϩ̀ⲑⲱⲣ ⲛ̀ⲧⲉ Ⲫⲁⲣⲁⲱ̀ ⲛⲉⲙ ⲛⲉϥⲃⲉⲣⲉϭⲱⲟⲩⲧⲥ ⲛⲉⲙ ⲛⲉϥϭⲁⲥⲓϩ̀ⲑⲟ</w:t>
            </w:r>
            <w:r>
              <w:t>.</w:t>
            </w:r>
          </w:p>
        </w:tc>
      </w:tr>
      <w:tr w:rsidR="00D31F38" w14:paraId="7C2EDA66" w14:textId="77777777" w:rsidTr="00E35F1F">
        <w:trPr>
          <w:cantSplit/>
          <w:jc w:val="center"/>
        </w:trPr>
        <w:tc>
          <w:tcPr>
            <w:tcW w:w="288" w:type="dxa"/>
          </w:tcPr>
          <w:p w14:paraId="259DB1C5" w14:textId="77777777" w:rsidR="00D31F38" w:rsidRDefault="00D31F38" w:rsidP="00E35F1F">
            <w:pPr>
              <w:pStyle w:val="CopticCross"/>
            </w:pPr>
          </w:p>
        </w:tc>
        <w:tc>
          <w:tcPr>
            <w:tcW w:w="3960" w:type="dxa"/>
          </w:tcPr>
          <w:p w14:paraId="2DB99913" w14:textId="2DF898EC" w:rsidR="00D31F38" w:rsidRDefault="00CB63B1" w:rsidP="00E35F1F">
            <w:pPr>
              <w:pStyle w:val="EngEnd"/>
            </w:pPr>
            <w:r>
              <w:t>t</w:t>
            </w:r>
            <w:r w:rsidR="00D31F38">
              <w:t>he Lord brought the waters of the sea upon them, but the children of Israel walked through dry land in the midst of the sea.</w:t>
            </w:r>
          </w:p>
        </w:tc>
        <w:tc>
          <w:tcPr>
            <w:tcW w:w="288" w:type="dxa"/>
          </w:tcPr>
          <w:p w14:paraId="443244D2" w14:textId="77777777" w:rsidR="00D31F38" w:rsidRDefault="00D31F38" w:rsidP="00E35F1F">
            <w:pPr>
              <w:pStyle w:val="CopticCross"/>
            </w:pPr>
          </w:p>
        </w:tc>
        <w:tc>
          <w:tcPr>
            <w:tcW w:w="288" w:type="dxa"/>
          </w:tcPr>
          <w:p w14:paraId="5786FABD" w14:textId="77777777" w:rsidR="00D31F38" w:rsidRDefault="00D31F38" w:rsidP="00E35F1F">
            <w:pPr>
              <w:pStyle w:val="CopticCross"/>
            </w:pPr>
          </w:p>
        </w:tc>
        <w:tc>
          <w:tcPr>
            <w:tcW w:w="3960" w:type="dxa"/>
          </w:tcPr>
          <w:p w14:paraId="704E0551" w14:textId="77777777" w:rsidR="00D31F38" w:rsidRPr="003711A9" w:rsidRDefault="00D31F38" w:rsidP="00E35F1F">
            <w:pPr>
              <w:pStyle w:val="CopticVerse"/>
            </w:pPr>
            <w:r w:rsidRPr="00D175BB">
              <w:t>Ⲁ̀Ⲡⲟ̅ⲥ̅ ⲉⲛ ⲡⲓⲙⲱⲟⲩ ⲛ̀ⲧⲉ ⲫ̀ⲓⲟⲙ ⲉ̀ϩ̀ⲣⲏⲓ ⲉ̀ϫⲱⲟⲩ ⲛⲉⲛϣⲏⲣⲓ ⲇⲉ ⲙ̀Ⲡⲓⲥ̅ⲗ ⲛⲁⲩⲙⲟϣⲓ ϧⲉⲛ ⲡⲉⲧϣⲟⲩⲱ̀ⲟⲩ ϧⲉⲛ ⲑ̀ⲙⲏϯ ⲙ̀ⲫ̀ⲓⲟⲙ</w:t>
            </w:r>
            <w:r>
              <w:t>.</w:t>
            </w:r>
          </w:p>
        </w:tc>
      </w:tr>
      <w:tr w:rsidR="00D31F38" w14:paraId="5F79202F" w14:textId="77777777" w:rsidTr="00E35F1F">
        <w:trPr>
          <w:cantSplit/>
          <w:jc w:val="center"/>
        </w:trPr>
        <w:tc>
          <w:tcPr>
            <w:tcW w:w="288" w:type="dxa"/>
          </w:tcPr>
          <w:p w14:paraId="2C7D8380" w14:textId="77777777" w:rsidR="00D31F38" w:rsidRDefault="00D31F38" w:rsidP="00E35F1F">
            <w:pPr>
              <w:pStyle w:val="CopticCross"/>
            </w:pPr>
            <w:r>
              <w:t>¿</w:t>
            </w:r>
          </w:p>
        </w:tc>
        <w:tc>
          <w:tcPr>
            <w:tcW w:w="3960" w:type="dxa"/>
          </w:tcPr>
          <w:p w14:paraId="662A967F" w14:textId="3FE24E32" w:rsidR="00D31F38" w:rsidRDefault="00CB63B1" w:rsidP="00CB63B1">
            <w:pPr>
              <w:pStyle w:val="EngEnd"/>
            </w:pPr>
            <w:r>
              <w:t>Then Miriam the prophetess,</w:t>
            </w:r>
            <w:r w:rsidR="00D31F38">
              <w:t xml:space="preserve"> the sister of Aaron, took the </w:t>
            </w:r>
            <w:r>
              <w:t>timbrel</w:t>
            </w:r>
            <w:r w:rsidR="00D31F38">
              <w:t xml:space="preserve"> in her hand, and all the women went out after her with </w:t>
            </w:r>
            <w:r>
              <w:t>timbrels</w:t>
            </w:r>
            <w:r w:rsidR="00D31F38">
              <w:t xml:space="preserve"> and </w:t>
            </w:r>
            <w:commentRangeStart w:id="396"/>
            <w:r w:rsidR="00D31F38">
              <w:t>praises</w:t>
            </w:r>
            <w:commentRangeEnd w:id="396"/>
            <w:r w:rsidR="00D31F38">
              <w:rPr>
                <w:rStyle w:val="CommentReference"/>
                <w:lang w:val="en-CA"/>
              </w:rPr>
              <w:commentReference w:id="396"/>
            </w:r>
            <w:r w:rsidR="00D31F38">
              <w:t>.</w:t>
            </w:r>
          </w:p>
        </w:tc>
        <w:tc>
          <w:tcPr>
            <w:tcW w:w="288" w:type="dxa"/>
          </w:tcPr>
          <w:p w14:paraId="0ADC6D8B" w14:textId="77777777" w:rsidR="00D31F38" w:rsidRDefault="00D31F38" w:rsidP="00E35F1F">
            <w:pPr>
              <w:pStyle w:val="CopticCross"/>
            </w:pPr>
          </w:p>
        </w:tc>
        <w:tc>
          <w:tcPr>
            <w:tcW w:w="288" w:type="dxa"/>
          </w:tcPr>
          <w:p w14:paraId="45631416" w14:textId="77777777" w:rsidR="00D31F38" w:rsidRDefault="00D31F38" w:rsidP="00E35F1F">
            <w:pPr>
              <w:pStyle w:val="CopticCross"/>
            </w:pPr>
            <w:r>
              <w:t>¿</w:t>
            </w:r>
          </w:p>
        </w:tc>
        <w:tc>
          <w:tcPr>
            <w:tcW w:w="3960" w:type="dxa"/>
          </w:tcPr>
          <w:p w14:paraId="05065860" w14:textId="77777777" w:rsidR="00D31F38" w:rsidRPr="003711A9" w:rsidRDefault="00D31F38" w:rsidP="00E35F1F">
            <w:pPr>
              <w:pStyle w:val="CopticVerse"/>
            </w:pPr>
            <w:r w:rsidRPr="00D175BB">
              <w:t>Ⲁⲥϭⲓ ⲇⲉ ⲛⲁⲥ ⲛ̀ϫⲉ Ⲙⲁⲣⲓⲁⲙ ϯⲡ̀ⲣⲟⲫⲏⲧⲏⲥ ⲧ̀ⲥⲱⲛⲓ ⲛ̀Ⲁⲁ̀ⲣⲱⲛ ⲙ̀ⲡⲓⲕⲉⲙⲕⲉⲙ ϧⲉⲛ ⲛⲉⲥϫⲓϫ ⲟⲩⲟϩ ⲁⲩⲓ̀ ⲉ̀ⲃⲟⲗ ⲥⲁⲙⲉⲛϩⲏⲥ ⲛ̀ϫⲉ ⲛⲓϩⲓⲟ̀ⲙⲓ ⲧⲏⲣⲟⲩ ϧⲉⲛ ϩⲁⲛⲕⲉⲙⲕⲉⲙ ⲛⲉⲙ ϩⲁⲛϩⲱⲥ</w:t>
            </w:r>
            <w:r>
              <w:t>.</w:t>
            </w:r>
          </w:p>
        </w:tc>
      </w:tr>
      <w:tr w:rsidR="00D31F38" w14:paraId="745B33CB" w14:textId="77777777" w:rsidTr="00E35F1F">
        <w:trPr>
          <w:cantSplit/>
          <w:jc w:val="center"/>
        </w:trPr>
        <w:tc>
          <w:tcPr>
            <w:tcW w:w="288" w:type="dxa"/>
          </w:tcPr>
          <w:p w14:paraId="44D48596" w14:textId="77777777" w:rsidR="00D31F38" w:rsidRDefault="00D31F38" w:rsidP="00E35F1F">
            <w:pPr>
              <w:pStyle w:val="CopticCross"/>
            </w:pPr>
          </w:p>
        </w:tc>
        <w:tc>
          <w:tcPr>
            <w:tcW w:w="3960" w:type="dxa"/>
          </w:tcPr>
          <w:p w14:paraId="2815B584" w14:textId="6F6DA763" w:rsidR="00D31F38" w:rsidRDefault="00CB63B1" w:rsidP="00E35F1F">
            <w:pPr>
              <w:pStyle w:val="EngEnd"/>
            </w:pPr>
            <w:r>
              <w:t xml:space="preserve">And Miriam lead them, saying: “Let us sing to the Lord for He is greatly </w:t>
            </w:r>
            <w:commentRangeStart w:id="397"/>
            <w:r>
              <w:t>glorified</w:t>
            </w:r>
            <w:commentRangeEnd w:id="397"/>
            <w:r>
              <w:rPr>
                <w:rStyle w:val="CommentReference"/>
                <w:rFonts w:eastAsiaTheme="minorHAnsi" w:cstheme="minorBidi"/>
                <w:color w:val="auto"/>
                <w:lang w:val="en-CA"/>
              </w:rPr>
              <w:commentReference w:id="397"/>
            </w:r>
            <w:r>
              <w:t>.</w:t>
            </w:r>
            <w:r w:rsidR="00D31F38">
              <w:rPr>
                <w:rStyle w:val="CommentReference"/>
                <w:lang w:val="en-CA"/>
              </w:rPr>
              <w:commentReference w:id="398"/>
            </w:r>
          </w:p>
        </w:tc>
        <w:tc>
          <w:tcPr>
            <w:tcW w:w="288" w:type="dxa"/>
          </w:tcPr>
          <w:p w14:paraId="63E1639D" w14:textId="77777777" w:rsidR="00D31F38" w:rsidRDefault="00D31F38" w:rsidP="00E35F1F">
            <w:pPr>
              <w:pStyle w:val="CopticCross"/>
            </w:pPr>
          </w:p>
        </w:tc>
        <w:tc>
          <w:tcPr>
            <w:tcW w:w="288" w:type="dxa"/>
          </w:tcPr>
          <w:p w14:paraId="58B775FF" w14:textId="77777777" w:rsidR="00D31F38" w:rsidRDefault="00D31F38" w:rsidP="00E35F1F">
            <w:pPr>
              <w:pStyle w:val="CopticCross"/>
            </w:pPr>
          </w:p>
        </w:tc>
        <w:tc>
          <w:tcPr>
            <w:tcW w:w="3960" w:type="dxa"/>
          </w:tcPr>
          <w:p w14:paraId="11368A10" w14:textId="77777777" w:rsidR="00D31F38" w:rsidRPr="003711A9" w:rsidRDefault="00D31F38" w:rsidP="00E35F1F">
            <w:pPr>
              <w:pStyle w:val="CopticVerse"/>
            </w:pPr>
            <w:r w:rsidRPr="00D175BB">
              <w:t>Ⲁⲥⲉⲣϩⲏⲧⲥ ⲇⲉ ϧⲁϫⲱⲟⲩ ⲛ̀ϫⲉ Ⲙⲁⲣⲓⲁⲙ ⲉⲥϫⲱ ⲙ̀ⲙⲟⲥ ϫⲉ ⲙⲁⲣⲉⲛϩⲱⲥ ⲉ̀Ⲡⲟ̅ⲥ̅ ϫⲉ ϧⲉⲛ ⲟⲩⲱ̀ⲟⲩ ⲅⲁⲣ ⲁϥϭⲓⲱ̀ⲟⲩ</w:t>
            </w:r>
            <w:r>
              <w:t>.</w:t>
            </w:r>
          </w:p>
        </w:tc>
      </w:tr>
      <w:tr w:rsidR="00D31F38" w14:paraId="678371A2" w14:textId="77777777" w:rsidTr="00E35F1F">
        <w:trPr>
          <w:cantSplit/>
          <w:jc w:val="center"/>
        </w:trPr>
        <w:tc>
          <w:tcPr>
            <w:tcW w:w="288" w:type="dxa"/>
          </w:tcPr>
          <w:p w14:paraId="69DEE47C" w14:textId="77777777" w:rsidR="00D31F38" w:rsidRDefault="00D31F38" w:rsidP="00E35F1F">
            <w:pPr>
              <w:pStyle w:val="CopticCross"/>
            </w:pPr>
            <w:r>
              <w:lastRenderedPageBreak/>
              <w:t>¿</w:t>
            </w:r>
          </w:p>
        </w:tc>
        <w:tc>
          <w:tcPr>
            <w:tcW w:w="3960" w:type="dxa"/>
          </w:tcPr>
          <w:p w14:paraId="26F05F10" w14:textId="59BF59DA" w:rsidR="00D31F38" w:rsidRDefault="00CB63B1" w:rsidP="00CB63B1">
            <w:pPr>
              <w:pStyle w:val="EngEnd"/>
            </w:pPr>
            <w:r>
              <w:t>He has thrown h</w:t>
            </w:r>
            <w:r w:rsidR="00D31F38">
              <w:t>orse and ri</w:t>
            </w:r>
            <w:r>
              <w:t>der into the sea.”</w:t>
            </w:r>
            <w:r w:rsidR="00D31F38">
              <w:t xml:space="preserve"> Let us sing to the Lord for He </w:t>
            </w:r>
            <w:r>
              <w:t>is greatly glorified.</w:t>
            </w:r>
          </w:p>
        </w:tc>
        <w:tc>
          <w:tcPr>
            <w:tcW w:w="288" w:type="dxa"/>
          </w:tcPr>
          <w:p w14:paraId="6E7B9F82" w14:textId="77777777" w:rsidR="00D31F38" w:rsidRDefault="00D31F38" w:rsidP="00E35F1F">
            <w:pPr>
              <w:pStyle w:val="CopticCross"/>
            </w:pPr>
          </w:p>
        </w:tc>
        <w:tc>
          <w:tcPr>
            <w:tcW w:w="288" w:type="dxa"/>
          </w:tcPr>
          <w:p w14:paraId="17A32EFF" w14:textId="77777777" w:rsidR="00D31F38" w:rsidRDefault="00D31F38" w:rsidP="00E35F1F">
            <w:pPr>
              <w:pStyle w:val="CopticCross"/>
            </w:pPr>
            <w:r>
              <w:t>¿</w:t>
            </w:r>
          </w:p>
        </w:tc>
        <w:tc>
          <w:tcPr>
            <w:tcW w:w="3960" w:type="dxa"/>
          </w:tcPr>
          <w:p w14:paraId="6A4EAE59" w14:textId="77777777" w:rsidR="00D31F38" w:rsidRPr="003711A9" w:rsidRDefault="00D31F38" w:rsidP="00E35F1F">
            <w:pPr>
              <w:pStyle w:val="CopticVerse"/>
            </w:pPr>
            <w:r w:rsidRPr="00D175BB">
              <w:t>Ⲟⲩϩ̀ⲑⲟ ⲛⲉⲙ ⲟⲩϭⲁⲥⲓϩ̀ⲑⲟ ⲁϥⲃⲉⲣⲃⲱⲣⲟⲩ ⲉ̀ⲫ̀ⲓⲟⲙ ϫⲉ ⲙⲁⲣⲉⲛϩⲱⲥ ⲉ̀Ⲡⲟ̅ⲥ̅ ϫⲉ ϧⲉⲛ ⲟⲩⲱ̀ⲟⲩ ⲅⲁⲣ ⲁϥϭⲟⲱ̀ⲟⲩ</w:t>
            </w:r>
            <w:r>
              <w:t>.</w:t>
            </w:r>
          </w:p>
        </w:tc>
      </w:tr>
    </w:tbl>
    <w:p w14:paraId="38AB43DF" w14:textId="6514A03F" w:rsidR="00D31F38" w:rsidRDefault="00D31F38" w:rsidP="00D31F38">
      <w:pPr>
        <w:pStyle w:val="Heading5"/>
      </w:pPr>
      <w:bookmarkStart w:id="399" w:name="_Toc297322054"/>
      <w:bookmarkStart w:id="400" w:name="_Toc297407699"/>
      <w:bookmarkStart w:id="401" w:name="_Toc298445751"/>
      <w:bookmarkStart w:id="402" w:name="_Toc298681234"/>
      <w:bookmarkStart w:id="403" w:name="_Toc298447476"/>
      <w:bookmarkStart w:id="404" w:name="_Ref452619541"/>
      <w:r>
        <w:t>Psali Adam</w:t>
      </w:r>
      <w:bookmarkEnd w:id="399"/>
      <w:bookmarkEnd w:id="400"/>
      <w:bookmarkEnd w:id="401"/>
      <w:bookmarkEnd w:id="402"/>
      <w:bookmarkEnd w:id="403"/>
      <w:r w:rsidR="009E143A">
        <w:t xml:space="preserve"> on the First Canticle</w:t>
      </w:r>
      <w:bookmarkEnd w:id="404"/>
    </w:p>
    <w:p w14:paraId="1D578AB2" w14:textId="77777777" w:rsidR="00D31F38" w:rsidRPr="005E263F" w:rsidRDefault="00D31F38" w:rsidP="00D31F38">
      <w:pPr>
        <w:pStyle w:val="Heading5non-TOC"/>
      </w:pPr>
      <w:r w:rsidRPr="005E263F">
        <w:t>Ⲯⲁⲗⲓ Ⲁ̀ⲇⲁⲙ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3960"/>
        <w:gridCol w:w="288"/>
        <w:gridCol w:w="288"/>
        <w:gridCol w:w="3960"/>
      </w:tblGrid>
      <w:tr w:rsidR="00D31F38" w14:paraId="007EDD1B" w14:textId="77777777" w:rsidTr="00E35F1F">
        <w:trPr>
          <w:cantSplit/>
          <w:jc w:val="center"/>
        </w:trPr>
        <w:tc>
          <w:tcPr>
            <w:tcW w:w="288" w:type="dxa"/>
          </w:tcPr>
          <w:p w14:paraId="4270897C" w14:textId="77777777" w:rsidR="00D31F38" w:rsidRDefault="00D31F38" w:rsidP="00E35F1F">
            <w:pPr>
              <w:pStyle w:val="CopticCross"/>
            </w:pPr>
          </w:p>
        </w:tc>
        <w:tc>
          <w:tcPr>
            <w:tcW w:w="3960" w:type="dxa"/>
          </w:tcPr>
          <w:p w14:paraId="72572413" w14:textId="77777777" w:rsidR="00D31F38" w:rsidRDefault="00D31F38" w:rsidP="00E35F1F">
            <w:pPr>
              <w:pStyle w:val="EngInd"/>
            </w:pPr>
            <w:commentRangeStart w:id="405"/>
            <w:r>
              <w:t xml:space="preserve">The </w:t>
            </w:r>
            <w:commentRangeEnd w:id="405"/>
            <w:r>
              <w:rPr>
                <w:rStyle w:val="CommentReference"/>
                <w:lang w:val="en-CA"/>
              </w:rPr>
              <w:commentReference w:id="405"/>
            </w:r>
            <w:r>
              <w:t xml:space="preserve">water of the sea was parted into parts, And the great deep became a </w:t>
            </w:r>
            <w:commentRangeStart w:id="406"/>
            <w:r>
              <w:t>path</w:t>
            </w:r>
            <w:commentRangeEnd w:id="406"/>
            <w:r>
              <w:rPr>
                <w:rStyle w:val="CommentReference"/>
                <w:lang w:val="en-CA"/>
              </w:rPr>
              <w:commentReference w:id="406"/>
            </w:r>
            <w:r>
              <w:t>.</w:t>
            </w:r>
          </w:p>
        </w:tc>
        <w:tc>
          <w:tcPr>
            <w:tcW w:w="288" w:type="dxa"/>
          </w:tcPr>
          <w:p w14:paraId="140FD86D" w14:textId="77777777" w:rsidR="00D31F38" w:rsidRDefault="00D31F38" w:rsidP="00E35F1F">
            <w:pPr>
              <w:pStyle w:val="CopticCross"/>
            </w:pPr>
          </w:p>
        </w:tc>
        <w:tc>
          <w:tcPr>
            <w:tcW w:w="288" w:type="dxa"/>
          </w:tcPr>
          <w:p w14:paraId="3EEE9A40" w14:textId="77777777" w:rsidR="00D31F38" w:rsidRDefault="00D31F38" w:rsidP="00E35F1F">
            <w:pPr>
              <w:pStyle w:val="CopticCross"/>
            </w:pPr>
          </w:p>
        </w:tc>
        <w:tc>
          <w:tcPr>
            <w:tcW w:w="3960" w:type="dxa"/>
          </w:tcPr>
          <w:p w14:paraId="62A05C1E" w14:textId="77777777" w:rsidR="00D31F38" w:rsidRDefault="00D31F38" w:rsidP="00E35F1F">
            <w:pPr>
              <w:pStyle w:val="CopticInd"/>
            </w:pPr>
            <w:commentRangeStart w:id="407"/>
            <w:r w:rsidRPr="00D33B3C">
              <w:rPr>
                <w:rFonts w:ascii="Times New Roman" w:hAnsi="Times New Roman" w:cs="Times New Roman"/>
              </w:rPr>
              <w:t>Ϧ</w:t>
            </w:r>
            <w:r w:rsidRPr="00D33B3C">
              <w:t>ⲉⲛ</w:t>
            </w:r>
            <w:commentRangeEnd w:id="407"/>
            <w:r>
              <w:rPr>
                <w:rStyle w:val="CommentReference"/>
                <w:rFonts w:ascii="Garamond" w:hAnsi="Garamond" w:cstheme="minorBidi"/>
                <w:noProof w:val="0"/>
                <w:lang w:val="en-CA"/>
              </w:rPr>
              <w:commentReference w:id="407"/>
            </w:r>
            <w:r w:rsidRPr="00D33B3C">
              <w:t xml:space="preserve"> ⲟⲩ</w:t>
            </w:r>
            <w:r w:rsidRPr="00D33B3C">
              <w:rPr>
                <w:rFonts w:ascii="Times New Roman" w:hAnsi="Times New Roman" w:cs="Times New Roman"/>
              </w:rPr>
              <w:t>ϣ</w:t>
            </w:r>
            <w:r w:rsidRPr="00D33B3C">
              <w:t>ⲱⲧ ⲁ</w:t>
            </w:r>
            <w:r w:rsidRPr="00D33B3C">
              <w:rPr>
                <w:rFonts w:ascii="Times New Roman" w:hAnsi="Times New Roman" w:cs="Times New Roman"/>
              </w:rPr>
              <w:t>ϥϣ</w:t>
            </w:r>
            <w:r w:rsidRPr="00D33B3C">
              <w:t>ⲱⲧ ⲛ</w:t>
            </w:r>
            <w:r w:rsidRPr="00D33B3C">
              <w:rPr>
                <w:rFonts w:ascii="Times New Roman" w:hAnsi="Times New Roman" w:cs="Times New Roman"/>
              </w:rPr>
              <w:t>̀ϫ</w:t>
            </w:r>
            <w:r w:rsidRPr="00D33B3C">
              <w:t>ⲉ ⲡⲓⲙⲱⲟⲩ ⲛ</w:t>
            </w:r>
            <w:r w:rsidRPr="00D33B3C">
              <w:rPr>
                <w:rFonts w:ascii="Times New Roman" w:hAnsi="Times New Roman" w:cs="Times New Roman"/>
              </w:rPr>
              <w:t>̀</w:t>
            </w:r>
            <w:r w:rsidRPr="00D33B3C">
              <w:t>ⲧⲉ ⲫ</w:t>
            </w:r>
            <w:r w:rsidRPr="00D33B3C">
              <w:rPr>
                <w:rFonts w:ascii="Times New Roman" w:hAnsi="Times New Roman" w:cs="Times New Roman"/>
              </w:rPr>
              <w:t>̀</w:t>
            </w:r>
            <w:r w:rsidRPr="00D33B3C">
              <w:t>ⲓⲟⲙ</w:t>
            </w:r>
          </w:p>
          <w:p w14:paraId="3CFAE70E" w14:textId="77777777" w:rsidR="00D31F38" w:rsidRDefault="00D31F38" w:rsidP="00E35F1F">
            <w:pPr>
              <w:pStyle w:val="CoptIndEnd"/>
            </w:pPr>
            <w:r w:rsidRPr="00D33B3C">
              <w:t>ⲟⲩⲟ</w:t>
            </w:r>
            <w:r w:rsidRPr="00D33B3C">
              <w:rPr>
                <w:rFonts w:ascii="Times New Roman" w:hAnsi="Times New Roman" w:cs="Times New Roman"/>
              </w:rPr>
              <w:t>ϩ</w:t>
            </w:r>
            <w:r w:rsidRPr="00D33B3C">
              <w:t xml:space="preserve"> ⲫ</w:t>
            </w:r>
            <w:r w:rsidRPr="00D33B3C">
              <w:rPr>
                <w:rFonts w:ascii="Times New Roman" w:hAnsi="Times New Roman" w:cs="Times New Roman"/>
              </w:rPr>
              <w:t>̀</w:t>
            </w:r>
            <w:r w:rsidRPr="00D33B3C">
              <w:t>ⲛⲟⲩⲛ ⲉⲧ</w:t>
            </w:r>
            <w:r w:rsidRPr="00D33B3C">
              <w:rPr>
                <w:rFonts w:ascii="Times New Roman" w:hAnsi="Times New Roman" w:cs="Times New Roman"/>
              </w:rPr>
              <w:t>ϣ</w:t>
            </w:r>
            <w:r w:rsidRPr="00D33B3C">
              <w:t>ⲏⲕ ⲁ</w:t>
            </w:r>
            <w:r w:rsidRPr="00D33B3C">
              <w:rPr>
                <w:rFonts w:ascii="Times New Roman" w:hAnsi="Times New Roman" w:cs="Times New Roman"/>
              </w:rPr>
              <w:t>ϥϣ</w:t>
            </w:r>
            <w:r w:rsidRPr="00D33B3C">
              <w:t>ⲱⲡⲓ ⲛ</w:t>
            </w:r>
            <w:r w:rsidRPr="00D33B3C">
              <w:rPr>
                <w:rFonts w:ascii="Times New Roman" w:hAnsi="Times New Roman" w:cs="Times New Roman"/>
              </w:rPr>
              <w:t>̀</w:t>
            </w:r>
            <w:r w:rsidRPr="00D33B3C">
              <w:t>ⲟⲩⲙⲁⲙ</w:t>
            </w:r>
            <w:r w:rsidRPr="00D33B3C">
              <w:rPr>
                <w:rFonts w:ascii="Times New Roman" w:hAnsi="Times New Roman" w:cs="Times New Roman"/>
              </w:rPr>
              <w:t>̀</w:t>
            </w:r>
            <w:r w:rsidRPr="00D33B3C">
              <w:t>ⲙⲟ</w:t>
            </w:r>
            <w:r w:rsidRPr="00D33B3C">
              <w:rPr>
                <w:rFonts w:ascii="Times New Roman" w:hAnsi="Times New Roman" w:cs="Times New Roman"/>
              </w:rPr>
              <w:t>ϣ</w:t>
            </w:r>
            <w:r w:rsidRPr="00D33B3C">
              <w:t>ⲓ</w:t>
            </w:r>
            <w:r>
              <w:t>.</w:t>
            </w:r>
          </w:p>
        </w:tc>
      </w:tr>
      <w:tr w:rsidR="00D31F38" w14:paraId="77BF61EF" w14:textId="77777777" w:rsidTr="00E35F1F">
        <w:trPr>
          <w:cantSplit/>
          <w:jc w:val="center"/>
        </w:trPr>
        <w:tc>
          <w:tcPr>
            <w:tcW w:w="288" w:type="dxa"/>
          </w:tcPr>
          <w:p w14:paraId="1DF50032" w14:textId="77777777" w:rsidR="00D31F38" w:rsidRDefault="00D31F38" w:rsidP="00E35F1F">
            <w:pPr>
              <w:pStyle w:val="CopticCross"/>
            </w:pPr>
            <w:r>
              <w:t>¿</w:t>
            </w:r>
          </w:p>
        </w:tc>
        <w:tc>
          <w:tcPr>
            <w:tcW w:w="3960" w:type="dxa"/>
          </w:tcPr>
          <w:p w14:paraId="5B153829" w14:textId="77777777" w:rsidR="00D31F38" w:rsidRDefault="00D31F38" w:rsidP="00E35F1F">
            <w:pPr>
              <w:pStyle w:val="EngInd"/>
            </w:pPr>
            <w:r>
              <w:t>The sun has shone upon an unseen land, And they walked upon an untrodden way.</w:t>
            </w:r>
          </w:p>
        </w:tc>
        <w:tc>
          <w:tcPr>
            <w:tcW w:w="288" w:type="dxa"/>
          </w:tcPr>
          <w:p w14:paraId="58185280" w14:textId="77777777" w:rsidR="00D31F38" w:rsidRDefault="00D31F38" w:rsidP="00E35F1F">
            <w:pPr>
              <w:pStyle w:val="CopticCross"/>
            </w:pPr>
          </w:p>
        </w:tc>
        <w:tc>
          <w:tcPr>
            <w:tcW w:w="288" w:type="dxa"/>
          </w:tcPr>
          <w:p w14:paraId="3821D350" w14:textId="77777777" w:rsidR="00D31F38" w:rsidRDefault="00D31F38" w:rsidP="00E35F1F">
            <w:pPr>
              <w:pStyle w:val="CopticCross"/>
            </w:pPr>
            <w:r>
              <w:t>¿</w:t>
            </w:r>
          </w:p>
        </w:tc>
        <w:tc>
          <w:tcPr>
            <w:tcW w:w="3960" w:type="dxa"/>
          </w:tcPr>
          <w:p w14:paraId="04B4839A" w14:textId="77777777" w:rsidR="00D31F38" w:rsidRDefault="00D31F38" w:rsidP="00E35F1F">
            <w:pPr>
              <w:pStyle w:val="CopticInd"/>
            </w:pPr>
            <w:r w:rsidRPr="00D33B3C">
              <w:t xml:space="preserve">Ⲟⲩⲕⲁϩⲓ ⲛ̀ⲁⲑⲟⲩⲱⲛϩ ⲁ̀ⲫ̀ⲣⲏ ϣⲁⲓ ϩⲓϫⲱϥ </w:t>
            </w:r>
          </w:p>
          <w:p w14:paraId="1C294EC3" w14:textId="77777777" w:rsidR="00D31F38" w:rsidRDefault="00D31F38" w:rsidP="00E35F1F">
            <w:pPr>
              <w:pStyle w:val="CoptIndEnd"/>
            </w:pPr>
            <w:r w:rsidRPr="00D33B3C">
              <w:t>ⲟⲩⲙⲱⲓⲧ ⲛ̀ⲁⲧⲥⲓⲛⲓ ⲁⲩⲙⲟϣⲓ ϩⲓⲱⲧϥ</w:t>
            </w:r>
            <w:r>
              <w:t>.</w:t>
            </w:r>
          </w:p>
        </w:tc>
      </w:tr>
      <w:tr w:rsidR="00D31F38" w14:paraId="7DB5147D" w14:textId="77777777" w:rsidTr="00E35F1F">
        <w:trPr>
          <w:cantSplit/>
          <w:jc w:val="center"/>
        </w:trPr>
        <w:tc>
          <w:tcPr>
            <w:tcW w:w="288" w:type="dxa"/>
          </w:tcPr>
          <w:p w14:paraId="041CF887" w14:textId="77777777" w:rsidR="00D31F38" w:rsidRDefault="00D31F38" w:rsidP="00E35F1F">
            <w:pPr>
              <w:pStyle w:val="CopticCross"/>
            </w:pPr>
          </w:p>
        </w:tc>
        <w:tc>
          <w:tcPr>
            <w:tcW w:w="3960" w:type="dxa"/>
          </w:tcPr>
          <w:p w14:paraId="6676F954" w14:textId="77777777" w:rsidR="00D31F38" w:rsidRDefault="00D31F38" w:rsidP="00E35F1F">
            <w:pPr>
              <w:pStyle w:val="EngIndEnd"/>
            </w:pPr>
            <w:r>
              <w:t xml:space="preserve">Flowing water stood upright, by a wonderful and </w:t>
            </w:r>
            <w:commentRangeStart w:id="408"/>
            <w:r>
              <w:t xml:space="preserve">miraculous </w:t>
            </w:r>
            <w:commentRangeEnd w:id="408"/>
            <w:r>
              <w:rPr>
                <w:rStyle w:val="CommentReference"/>
                <w:lang w:val="en-CA"/>
              </w:rPr>
              <w:commentReference w:id="408"/>
            </w:r>
            <w:r>
              <w:t>act.</w:t>
            </w:r>
          </w:p>
        </w:tc>
        <w:tc>
          <w:tcPr>
            <w:tcW w:w="288" w:type="dxa"/>
          </w:tcPr>
          <w:p w14:paraId="7D4804BF" w14:textId="77777777" w:rsidR="00D31F38" w:rsidRDefault="00D31F38" w:rsidP="00E35F1F">
            <w:pPr>
              <w:pStyle w:val="CopticCross"/>
            </w:pPr>
          </w:p>
        </w:tc>
        <w:tc>
          <w:tcPr>
            <w:tcW w:w="288" w:type="dxa"/>
          </w:tcPr>
          <w:p w14:paraId="4EEB0F8B" w14:textId="77777777" w:rsidR="00D31F38" w:rsidRDefault="00D31F38" w:rsidP="00E35F1F">
            <w:pPr>
              <w:pStyle w:val="CopticCross"/>
            </w:pPr>
          </w:p>
        </w:tc>
        <w:tc>
          <w:tcPr>
            <w:tcW w:w="3960" w:type="dxa"/>
          </w:tcPr>
          <w:p w14:paraId="2AC02096" w14:textId="77777777" w:rsidR="00D31F38" w:rsidRDefault="00D31F38" w:rsidP="00E35F1F">
            <w:pPr>
              <w:pStyle w:val="CopticInd"/>
            </w:pPr>
            <w:r w:rsidRPr="00D33B3C">
              <w:t xml:space="preserve">Ⲟⲩⲙⲱⲟⲩ </w:t>
            </w:r>
            <w:r w:rsidRPr="001A05D1">
              <w:t>ⲉϥⲃⲏⲗ</w:t>
            </w:r>
            <w:r w:rsidRPr="00D33B3C">
              <w:t xml:space="preserve"> ⲉ̀ⲃⲟⲗ ⲁϥⲟ̀ϩⲓ ⲉ̀ⲣⲁⲧϥ </w:t>
            </w:r>
          </w:p>
          <w:p w14:paraId="27AEF336" w14:textId="77777777" w:rsidR="00D31F38" w:rsidRDefault="00D31F38" w:rsidP="00E35F1F">
            <w:pPr>
              <w:pStyle w:val="CoptIndEnd"/>
            </w:pPr>
            <w:r w:rsidRPr="00D33B3C">
              <w:t>ϧⲉⲛ ⲟⲩϩⲱⲃ ⲛ̀ϣ̀ⲫⲏⲣⲓ ⲙ̀ⲡⲁⲣⲁⲇⲟⲝⲟⲛ</w:t>
            </w:r>
            <w:r>
              <w:t>.</w:t>
            </w:r>
          </w:p>
        </w:tc>
      </w:tr>
      <w:tr w:rsidR="00D31F38" w14:paraId="67BAD521" w14:textId="77777777" w:rsidTr="00E35F1F">
        <w:trPr>
          <w:cantSplit/>
          <w:jc w:val="center"/>
        </w:trPr>
        <w:tc>
          <w:tcPr>
            <w:tcW w:w="288" w:type="dxa"/>
          </w:tcPr>
          <w:p w14:paraId="26DFF041" w14:textId="77777777" w:rsidR="00D31F38" w:rsidRDefault="00D31F38" w:rsidP="00E35F1F">
            <w:pPr>
              <w:pStyle w:val="CopticCross"/>
            </w:pPr>
            <w:r>
              <w:t>¿</w:t>
            </w:r>
          </w:p>
        </w:tc>
        <w:tc>
          <w:tcPr>
            <w:tcW w:w="3960" w:type="dxa"/>
          </w:tcPr>
          <w:p w14:paraId="7810B65E" w14:textId="77777777" w:rsidR="00D31F38" w:rsidRDefault="00D31F38" w:rsidP="00E35F1F">
            <w:pPr>
              <w:pStyle w:val="EngIndEnd"/>
            </w:pPr>
            <w:r>
              <w:t xml:space="preserve">Pharaoh and his chariots were drowned in it, And the children of Israel </w:t>
            </w:r>
            <w:commentRangeStart w:id="409"/>
            <w:r>
              <w:t xml:space="preserve">passed </w:t>
            </w:r>
            <w:commentRangeEnd w:id="409"/>
            <w:r>
              <w:rPr>
                <w:rStyle w:val="CommentReference"/>
                <w:lang w:val="en-CA"/>
              </w:rPr>
              <w:commentReference w:id="409"/>
            </w:r>
            <w:r>
              <w:t>over the sea.</w:t>
            </w:r>
          </w:p>
        </w:tc>
        <w:tc>
          <w:tcPr>
            <w:tcW w:w="288" w:type="dxa"/>
          </w:tcPr>
          <w:p w14:paraId="34311C4D" w14:textId="77777777" w:rsidR="00D31F38" w:rsidRDefault="00D31F38" w:rsidP="00E35F1F">
            <w:pPr>
              <w:pStyle w:val="CopticCross"/>
            </w:pPr>
          </w:p>
        </w:tc>
        <w:tc>
          <w:tcPr>
            <w:tcW w:w="288" w:type="dxa"/>
          </w:tcPr>
          <w:p w14:paraId="5B177C07" w14:textId="77777777" w:rsidR="00D31F38" w:rsidRDefault="00D31F38" w:rsidP="00E35F1F">
            <w:pPr>
              <w:pStyle w:val="CopticCross"/>
            </w:pPr>
            <w:r>
              <w:t>¿</w:t>
            </w:r>
          </w:p>
        </w:tc>
        <w:tc>
          <w:tcPr>
            <w:tcW w:w="3960" w:type="dxa"/>
          </w:tcPr>
          <w:p w14:paraId="2EFE1261" w14:textId="77777777" w:rsidR="00D31F38" w:rsidRDefault="00D31F38" w:rsidP="00E35F1F">
            <w:pPr>
              <w:pStyle w:val="CopticInd"/>
            </w:pPr>
            <w:r w:rsidRPr="00D33B3C">
              <w:t>Ⲫⲁⲣⲁⲱ̀ ⲛⲉⲙ ⲛⲉϥϩⲁⲣⲙⲁ ⲁⲩⲱⲙⲥ ⲉ̀ⲡⲉⲥⲏⲧ</w:t>
            </w:r>
          </w:p>
          <w:p w14:paraId="6413D40D" w14:textId="77777777" w:rsidR="00D31F38" w:rsidRDefault="00D31F38" w:rsidP="00E35F1F">
            <w:pPr>
              <w:pStyle w:val="CoptIndEnd"/>
            </w:pPr>
            <w:r w:rsidRPr="00D33B3C">
              <w:t>ⲛⲉⲛϣⲏⲣⲓ ⲙ̀Ⲡⲓⲥ̅ⲗ ⲁⲩⲉⲣϫⲓⲛⲓⲟⲣ ⲙ̀ⲫ̀ⲓⲟⲙ</w:t>
            </w:r>
            <w:r>
              <w:t>.</w:t>
            </w:r>
          </w:p>
        </w:tc>
      </w:tr>
      <w:tr w:rsidR="00D31F38" w14:paraId="3D5BED87" w14:textId="77777777" w:rsidTr="00E35F1F">
        <w:trPr>
          <w:cantSplit/>
          <w:jc w:val="center"/>
        </w:trPr>
        <w:tc>
          <w:tcPr>
            <w:tcW w:w="288" w:type="dxa"/>
          </w:tcPr>
          <w:p w14:paraId="058F4E19" w14:textId="77777777" w:rsidR="00D31F38" w:rsidRDefault="00D31F38" w:rsidP="00E35F1F">
            <w:pPr>
              <w:pStyle w:val="CopticCross"/>
            </w:pPr>
          </w:p>
        </w:tc>
        <w:tc>
          <w:tcPr>
            <w:tcW w:w="3960" w:type="dxa"/>
          </w:tcPr>
          <w:p w14:paraId="65B3D944" w14:textId="77777777" w:rsidR="00D31F38" w:rsidRDefault="00D31F38" w:rsidP="00E35F1F">
            <w:pPr>
              <w:pStyle w:val="EngIndEnd"/>
            </w:pPr>
            <w:r>
              <w:t xml:space="preserve">Moses the prophet was </w:t>
            </w:r>
            <w:commentRangeStart w:id="410"/>
            <w:r>
              <w:t xml:space="preserve">praising </w:t>
            </w:r>
            <w:commentRangeEnd w:id="410"/>
            <w:r>
              <w:rPr>
                <w:rStyle w:val="CommentReference"/>
                <w:lang w:val="en-CA"/>
              </w:rPr>
              <w:commentReference w:id="410"/>
            </w:r>
            <w:r>
              <w:t>before them, Until he took them to the wilderness of Sinai.</w:t>
            </w:r>
          </w:p>
        </w:tc>
        <w:tc>
          <w:tcPr>
            <w:tcW w:w="288" w:type="dxa"/>
          </w:tcPr>
          <w:p w14:paraId="3FA2EAC8" w14:textId="77777777" w:rsidR="00D31F38" w:rsidRDefault="00D31F38" w:rsidP="00E35F1F">
            <w:pPr>
              <w:pStyle w:val="CopticCross"/>
            </w:pPr>
          </w:p>
        </w:tc>
        <w:tc>
          <w:tcPr>
            <w:tcW w:w="288" w:type="dxa"/>
          </w:tcPr>
          <w:p w14:paraId="6815D5C4" w14:textId="77777777" w:rsidR="00D31F38" w:rsidRDefault="00D31F38" w:rsidP="00E35F1F">
            <w:pPr>
              <w:pStyle w:val="CopticCross"/>
            </w:pPr>
          </w:p>
        </w:tc>
        <w:tc>
          <w:tcPr>
            <w:tcW w:w="3960" w:type="dxa"/>
          </w:tcPr>
          <w:p w14:paraId="28B6BB9D" w14:textId="77777777" w:rsidR="00D31F38" w:rsidRDefault="00D31F38" w:rsidP="00E35F1F">
            <w:pPr>
              <w:pStyle w:val="CopticInd"/>
            </w:pPr>
            <w:r w:rsidRPr="00D33B3C">
              <w:t>Ⲉ̀ⲛⲁϥϩⲱⲥ ϧⲁϫⲱⲟⲩ ⲡⲉ ⲛ̀ϫⲉ Ⲙⲱⲩ̀ⲥⲏⲥ ⲡⲓⲡ̀ⲣⲟⲫⲏⲧⲏⲥ</w:t>
            </w:r>
          </w:p>
          <w:p w14:paraId="05482FBC" w14:textId="77777777" w:rsidR="00D31F38" w:rsidRDefault="00D31F38" w:rsidP="00E35F1F">
            <w:pPr>
              <w:pStyle w:val="CoptIndEnd"/>
            </w:pPr>
            <w:r w:rsidRPr="00D33B3C">
              <w:t>ϣⲁⲛ̀ⲧⲉϥϭⲓⲧⲟⲩ ⲉ̀ϧⲟⲩⲛ ϩⲓ ⲡ̀ϣⲁϥⲉ ⲛ̀Ⲥⲓⲛⲁ</w:t>
            </w:r>
            <w:r>
              <w:t>.</w:t>
            </w:r>
          </w:p>
        </w:tc>
      </w:tr>
      <w:tr w:rsidR="00D31F38" w14:paraId="551CE908" w14:textId="77777777" w:rsidTr="00E35F1F">
        <w:trPr>
          <w:cantSplit/>
          <w:jc w:val="center"/>
        </w:trPr>
        <w:tc>
          <w:tcPr>
            <w:tcW w:w="288" w:type="dxa"/>
          </w:tcPr>
          <w:p w14:paraId="0AB430A8" w14:textId="77777777" w:rsidR="00D31F38" w:rsidRDefault="00D31F38" w:rsidP="00E35F1F">
            <w:pPr>
              <w:pStyle w:val="CopticCross"/>
            </w:pPr>
            <w:r>
              <w:t>¿</w:t>
            </w:r>
          </w:p>
        </w:tc>
        <w:tc>
          <w:tcPr>
            <w:tcW w:w="3960" w:type="dxa"/>
          </w:tcPr>
          <w:p w14:paraId="3DBB63FD" w14:textId="41D9DD90" w:rsidR="00D31F38" w:rsidRDefault="00D31F38" w:rsidP="00985EC5">
            <w:pPr>
              <w:pStyle w:val="EngIndEnd"/>
            </w:pPr>
            <w:r>
              <w:t xml:space="preserve">They praised the Lord with this new song, Saying "Let us </w:t>
            </w:r>
            <w:r w:rsidR="00985EC5">
              <w:t>sing to</w:t>
            </w:r>
            <w:commentRangeStart w:id="411"/>
            <w:r>
              <w:t xml:space="preserve"> </w:t>
            </w:r>
            <w:commentRangeEnd w:id="411"/>
            <w:r>
              <w:rPr>
                <w:rStyle w:val="CommentReference"/>
                <w:lang w:val="en-CA"/>
              </w:rPr>
              <w:commentReference w:id="411"/>
            </w:r>
            <w:r>
              <w:t xml:space="preserve">the Lord, </w:t>
            </w:r>
            <w:r w:rsidR="00985EC5">
              <w:t>for He is greatly glorifed</w:t>
            </w:r>
            <w:r>
              <w:t>."</w:t>
            </w:r>
          </w:p>
        </w:tc>
        <w:tc>
          <w:tcPr>
            <w:tcW w:w="288" w:type="dxa"/>
          </w:tcPr>
          <w:p w14:paraId="58F7BB46" w14:textId="77777777" w:rsidR="00D31F38" w:rsidRDefault="00D31F38" w:rsidP="00E35F1F">
            <w:pPr>
              <w:pStyle w:val="CopticCross"/>
            </w:pPr>
          </w:p>
        </w:tc>
        <w:tc>
          <w:tcPr>
            <w:tcW w:w="288" w:type="dxa"/>
          </w:tcPr>
          <w:p w14:paraId="32D84885" w14:textId="77777777" w:rsidR="00D31F38" w:rsidRDefault="00D31F38" w:rsidP="00E35F1F">
            <w:pPr>
              <w:pStyle w:val="CopticCross"/>
            </w:pPr>
            <w:r>
              <w:t>¿</w:t>
            </w:r>
          </w:p>
        </w:tc>
        <w:tc>
          <w:tcPr>
            <w:tcW w:w="3960" w:type="dxa"/>
          </w:tcPr>
          <w:p w14:paraId="2E62D2DC" w14:textId="77777777" w:rsidR="00D31F38" w:rsidRDefault="00D31F38" w:rsidP="00E35F1F">
            <w:pPr>
              <w:pStyle w:val="CopticInd"/>
            </w:pPr>
            <w:r w:rsidRPr="00D33B3C">
              <w:t xml:space="preserve">Ⲉ̀ⲛⲁⲩϩⲱⲥ ⲉ̀Ⲫϯ ϧⲉⲛ ⲧⲁⲓ ϩⲱⲇⲏ ⲙ̀ⲃⲉⲣⲓ </w:t>
            </w:r>
          </w:p>
          <w:p w14:paraId="204012C6" w14:textId="77777777" w:rsidR="00D31F38" w:rsidRDefault="00D31F38" w:rsidP="00E35F1F">
            <w:pPr>
              <w:pStyle w:val="CoptIndEnd"/>
            </w:pPr>
            <w:r w:rsidRPr="00D33B3C">
              <w:t>ϫⲉ ⲙⲁⲣⲉⲛϩⲱⲥ ⲉ̀Ⲡⲟ̅ⲥ̅ ϫⲉ ϧⲉⲛ ⲟⲩⲱ̀ⲟⲩ ⲅⲁⲣ ⲁϥϭⲓⲱ̀ⲟⲩ</w:t>
            </w:r>
            <w:r>
              <w:t>.</w:t>
            </w:r>
          </w:p>
        </w:tc>
      </w:tr>
    </w:tbl>
    <w:p w14:paraId="5124AD19" w14:textId="77777777" w:rsidR="00D31F38" w:rsidRDefault="00D31F38" w:rsidP="00D31F38"/>
    <w:tbl>
      <w:tblPr>
        <w:tblStyle w:val="TableGrid"/>
        <w:tblW w:w="88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4A0" w:firstRow="1" w:lastRow="0" w:firstColumn="1" w:lastColumn="0" w:noHBand="0" w:noVBand="1"/>
      </w:tblPr>
      <w:tblGrid>
        <w:gridCol w:w="288"/>
        <w:gridCol w:w="2693"/>
        <w:gridCol w:w="236"/>
        <w:gridCol w:w="2693"/>
        <w:gridCol w:w="236"/>
        <w:gridCol w:w="2693"/>
      </w:tblGrid>
      <w:tr w:rsidR="00D31F38" w14:paraId="1D80D1D8" w14:textId="77777777" w:rsidTr="00E35F1F">
        <w:trPr>
          <w:cantSplit/>
          <w:jc w:val="center"/>
        </w:trPr>
        <w:tc>
          <w:tcPr>
            <w:tcW w:w="288" w:type="dxa"/>
          </w:tcPr>
          <w:p w14:paraId="07118615" w14:textId="77777777" w:rsidR="00D31F38" w:rsidRDefault="00D31F38" w:rsidP="00E35F1F">
            <w:pPr>
              <w:pStyle w:val="CopticCross"/>
            </w:pPr>
          </w:p>
        </w:tc>
        <w:tc>
          <w:tcPr>
            <w:tcW w:w="2693" w:type="dxa"/>
          </w:tcPr>
          <w:p w14:paraId="4651799E" w14:textId="77777777" w:rsidR="00D31F38" w:rsidRDefault="00D31F38" w:rsidP="00E35F1F">
            <w:pPr>
              <w:pStyle w:val="EngEnd"/>
            </w:pPr>
            <w:r w:rsidRPr="007425E1">
              <w:t>Through the prayers of Moses the Archprophet, O Lord, grant us the forgiveness of our sins</w:t>
            </w:r>
          </w:p>
        </w:tc>
        <w:tc>
          <w:tcPr>
            <w:tcW w:w="236" w:type="dxa"/>
          </w:tcPr>
          <w:p w14:paraId="3EB37FC2" w14:textId="77777777" w:rsidR="00D31F38" w:rsidRPr="00257627" w:rsidRDefault="00D31F38" w:rsidP="00E35F1F">
            <w:pPr>
              <w:pStyle w:val="EngHangEnd"/>
            </w:pPr>
          </w:p>
        </w:tc>
        <w:tc>
          <w:tcPr>
            <w:tcW w:w="2693" w:type="dxa"/>
          </w:tcPr>
          <w:p w14:paraId="07391BC2" w14:textId="77777777" w:rsidR="00D31F38" w:rsidRPr="00257627" w:rsidRDefault="00D31F38" w:rsidP="00E35F1F">
            <w:pPr>
              <w:pStyle w:val="EngEnd"/>
              <w:rPr>
                <w:szCs w:val="20"/>
              </w:rPr>
            </w:pPr>
            <w:r w:rsidRPr="00257627">
              <w:t>Hiten ni evki ent</w:t>
            </w:r>
            <w:r>
              <w:t>é</w:t>
            </w:r>
            <w:r w:rsidRPr="00257627">
              <w:t xml:space="preserve"> Moysis pi Arshiprofitis: Ep Chois </w:t>
            </w:r>
            <w:r>
              <w:t>ari ehmot nan em pi ko-evol enté</w:t>
            </w:r>
            <w:r w:rsidRPr="00257627">
              <w:t xml:space="preserve"> nen novi.</w:t>
            </w:r>
          </w:p>
        </w:tc>
        <w:tc>
          <w:tcPr>
            <w:tcW w:w="236" w:type="dxa"/>
          </w:tcPr>
          <w:p w14:paraId="34EA92A1" w14:textId="77777777" w:rsidR="00D31F38" w:rsidRPr="00257627" w:rsidRDefault="00D31F38" w:rsidP="00E35F1F">
            <w:pPr>
              <w:pStyle w:val="CopticVerse"/>
            </w:pPr>
          </w:p>
        </w:tc>
        <w:tc>
          <w:tcPr>
            <w:tcW w:w="2693" w:type="dxa"/>
          </w:tcPr>
          <w:p w14:paraId="26080A53" w14:textId="77777777" w:rsidR="00D31F38" w:rsidRDefault="00D31F38" w:rsidP="00E35F1F">
            <w:pPr>
              <w:pStyle w:val="CopticVerse"/>
            </w:pPr>
            <w:r w:rsidRPr="00257627">
              <w:t>Ϩⲓⲧⲉⲛ ⲛⲓⲉⲩⲭⲏ ⲛ̀ⲧⲉ Ⲙⲱⲩ̀ⲥⲏⲥ</w:t>
            </w:r>
            <w:r>
              <w:t xml:space="preserve"> </w:t>
            </w:r>
            <w:r w:rsidRPr="00257627">
              <w:t>ⲡⲓⲁⲣⲭⲏⲡ̀ⲣⲟⲫⲏ</w:t>
            </w:r>
            <w:r>
              <w:t>-</w:t>
            </w:r>
            <w:r w:rsidRPr="00257627">
              <w:t>ⲧⲏⲥ Ⲡⲟ̅ⲥ̅ ⲁⲣⲓϩ̀ⲙⲟⲧ ⲛⲁⲛ ⲙ̀ⲡⲓⲭⲱ ⲉ̀ⲃⲟⲗ ⲛ̀ⲧⲉ ⲛⲉⲛⲛⲟⲃⲓ</w:t>
            </w:r>
            <w:r>
              <w:t>.</w:t>
            </w:r>
          </w:p>
        </w:tc>
      </w:tr>
      <w:tr w:rsidR="00D31F38" w14:paraId="66F82D14" w14:textId="77777777" w:rsidTr="00E35F1F">
        <w:trPr>
          <w:cantSplit/>
          <w:jc w:val="center"/>
        </w:trPr>
        <w:tc>
          <w:tcPr>
            <w:tcW w:w="288" w:type="dxa"/>
          </w:tcPr>
          <w:p w14:paraId="71FF0E14" w14:textId="77777777" w:rsidR="00D31F38" w:rsidRPr="00484AEF" w:rsidRDefault="00D31F38" w:rsidP="00E35F1F">
            <w:pPr>
              <w:pStyle w:val="CopticCross"/>
            </w:pPr>
            <w:r>
              <w:t>¿</w:t>
            </w:r>
          </w:p>
        </w:tc>
        <w:tc>
          <w:tcPr>
            <w:tcW w:w="2693" w:type="dxa"/>
          </w:tcPr>
          <w:p w14:paraId="60CC0176" w14:textId="77777777" w:rsidR="00D31F38" w:rsidRDefault="00D31F38" w:rsidP="00E35F1F">
            <w:pPr>
              <w:pStyle w:val="EngEnd"/>
            </w:pPr>
            <w:r w:rsidRPr="007425E1">
              <w:t>Through the intercessions of the Mother of God, Saint Mary, O Lord, grant us the forgiveness of our sins</w:t>
            </w:r>
          </w:p>
        </w:tc>
        <w:tc>
          <w:tcPr>
            <w:tcW w:w="236" w:type="dxa"/>
          </w:tcPr>
          <w:p w14:paraId="0D60F0CD" w14:textId="77777777" w:rsidR="00D31F38" w:rsidRPr="00257627" w:rsidRDefault="00D31F38" w:rsidP="00E35F1F">
            <w:pPr>
              <w:pStyle w:val="EngHangEnd"/>
            </w:pPr>
          </w:p>
        </w:tc>
        <w:tc>
          <w:tcPr>
            <w:tcW w:w="2693" w:type="dxa"/>
          </w:tcPr>
          <w:p w14:paraId="5B028F49" w14:textId="77777777" w:rsidR="00D31F38" w:rsidRPr="00257627" w:rsidRDefault="00D31F38" w:rsidP="00E35F1F">
            <w:pPr>
              <w:pStyle w:val="EngEnd"/>
            </w:pPr>
            <w:r>
              <w:t>Hiten ni presvia enté ti Thé-otokos Eth-owab</w:t>
            </w:r>
            <w:r w:rsidRPr="00257627">
              <w:t xml:space="preserve"> Maria: </w:t>
            </w:r>
            <w:r>
              <w:t>Ep Chois ari ehmot nan em pi ko-evol enté</w:t>
            </w:r>
            <w:r w:rsidRPr="00257627">
              <w:t xml:space="preserve"> nen novi.</w:t>
            </w:r>
          </w:p>
        </w:tc>
        <w:tc>
          <w:tcPr>
            <w:tcW w:w="236" w:type="dxa"/>
          </w:tcPr>
          <w:p w14:paraId="0C3FC0CF" w14:textId="77777777" w:rsidR="00D31F38" w:rsidRPr="00257627" w:rsidRDefault="00D31F38" w:rsidP="00E35F1F">
            <w:pPr>
              <w:pStyle w:val="CopticVerse"/>
            </w:pPr>
          </w:p>
        </w:tc>
        <w:tc>
          <w:tcPr>
            <w:tcW w:w="2693" w:type="dxa"/>
          </w:tcPr>
          <w:p w14:paraId="04D47E26" w14:textId="77777777" w:rsidR="00D31F38" w:rsidRDefault="00D31F38" w:rsidP="00E35F1F">
            <w:pPr>
              <w:pStyle w:val="CopticVerse"/>
            </w:pPr>
            <w:r w:rsidRPr="00257627">
              <w:t>Ϩⲓⲧⲉⲛ ⲛⲓⲡ̀ⲣⲉⲥⲃⲓⲁ̀ ⲛ̀ⲧⲉ ϯⲑⲉⲟⲧⲟⲕⲟⲥ ⲉ̅ⲑ̅ⲩ Ⲙⲁⲣⲓⲁ̀ Ⲡⲟ̅ⲥ̅ ⲁⲣⲓϩ̀ⲙⲟⲧ ⲛⲁⲛ ⲙ̀ⲡⲓⲭⲱ ⲉ̀ⲃⲟⲗ ⲛ̀ⲧⲉ ⲛⲉⲛⲛⲟⲃⲓ</w:t>
            </w:r>
            <w:r>
              <w:t>.</w:t>
            </w:r>
          </w:p>
        </w:tc>
      </w:tr>
      <w:tr w:rsidR="00D31F38" w14:paraId="1724E849" w14:textId="77777777" w:rsidTr="00E35F1F">
        <w:trPr>
          <w:cantSplit/>
          <w:jc w:val="center"/>
        </w:trPr>
        <w:tc>
          <w:tcPr>
            <w:tcW w:w="288" w:type="dxa"/>
          </w:tcPr>
          <w:p w14:paraId="59E637B9" w14:textId="77777777" w:rsidR="00D31F38" w:rsidRDefault="00D31F38" w:rsidP="00E35F1F">
            <w:pPr>
              <w:pStyle w:val="CopticCross"/>
            </w:pPr>
          </w:p>
        </w:tc>
        <w:tc>
          <w:tcPr>
            <w:tcW w:w="2693" w:type="dxa"/>
          </w:tcPr>
          <w:p w14:paraId="6FF49DC7" w14:textId="77777777" w:rsidR="00D31F38" w:rsidRPr="00D33B3C" w:rsidRDefault="00D31F38" w:rsidP="00E35F1F">
            <w:pPr>
              <w:pStyle w:val="EngEnd"/>
              <w:rPr>
                <w:rFonts w:ascii="Times New Roman" w:hAnsi="Times New Roman"/>
              </w:rPr>
            </w:pPr>
            <w:r w:rsidRPr="00D33B3C">
              <w:rPr>
                <w:rFonts w:ascii="Times New Roman" w:hAnsi="Times New Roman"/>
              </w:rPr>
              <w:t xml:space="preserve">We worship </w:t>
            </w:r>
            <w:r>
              <w:rPr>
                <w:rFonts w:ascii="Times New Roman" w:hAnsi="Times New Roman"/>
              </w:rPr>
              <w:t>You</w:t>
            </w:r>
            <w:r w:rsidRPr="00D33B3C">
              <w:rPr>
                <w:rFonts w:ascii="Times New Roman" w:hAnsi="Times New Roman"/>
              </w:rPr>
              <w:t xml:space="preserve">, O Christ, with </w:t>
            </w:r>
            <w:r>
              <w:rPr>
                <w:rFonts w:ascii="Times New Roman" w:hAnsi="Times New Roman"/>
              </w:rPr>
              <w:t>Your</w:t>
            </w:r>
            <w:r w:rsidRPr="00D33B3C">
              <w:rPr>
                <w:rFonts w:ascii="Times New Roman" w:hAnsi="Times New Roman"/>
              </w:rPr>
              <w:t xml:space="preserve"> Good Father and the Holy Spirit, for </w:t>
            </w:r>
            <w:r>
              <w:rPr>
                <w:rFonts w:ascii="Times New Roman" w:hAnsi="Times New Roman"/>
              </w:rPr>
              <w:t>You</w:t>
            </w:r>
            <w:r w:rsidRPr="00D33B3C">
              <w:rPr>
                <w:rFonts w:ascii="Times New Roman" w:hAnsi="Times New Roman"/>
              </w:rPr>
              <w:t xml:space="preserve"> </w:t>
            </w:r>
            <w:r>
              <w:rPr>
                <w:rFonts w:ascii="Times New Roman" w:hAnsi="Times New Roman"/>
              </w:rPr>
              <w:t>have {</w:t>
            </w:r>
            <w:r w:rsidRPr="00D33B3C">
              <w:rPr>
                <w:rFonts w:ascii="Times New Roman" w:hAnsi="Times New Roman"/>
              </w:rPr>
              <w:t>come</w:t>
            </w:r>
            <w:r>
              <w:rPr>
                <w:rFonts w:ascii="Times New Roman" w:hAnsi="Times New Roman"/>
              </w:rPr>
              <w:t>}</w:t>
            </w:r>
            <w:r w:rsidRPr="00D33B3C">
              <w:rPr>
                <w:rFonts w:ascii="Times New Roman" w:hAnsi="Times New Roman"/>
              </w:rPr>
              <w:t xml:space="preserve"> and saved us.</w:t>
            </w:r>
          </w:p>
        </w:tc>
        <w:tc>
          <w:tcPr>
            <w:tcW w:w="236" w:type="dxa"/>
          </w:tcPr>
          <w:p w14:paraId="1655D8E0" w14:textId="77777777" w:rsidR="00D31F38" w:rsidRPr="007425E1" w:rsidRDefault="00D31F38" w:rsidP="00E35F1F">
            <w:pPr>
              <w:pStyle w:val="EngHangEnd"/>
            </w:pPr>
          </w:p>
        </w:tc>
        <w:tc>
          <w:tcPr>
            <w:tcW w:w="2693" w:type="dxa"/>
          </w:tcPr>
          <w:p w14:paraId="766DCD55" w14:textId="77777777" w:rsidR="00D31F38" w:rsidRDefault="00D31F38" w:rsidP="00E35F1F">
            <w:pPr>
              <w:pStyle w:val="EngEnd"/>
            </w:pPr>
            <w:r w:rsidRPr="007425E1">
              <w:t>Ten oo-osht Emmok</w:t>
            </w:r>
            <w:r>
              <w:t>:</w:t>
            </w:r>
            <w:r w:rsidRPr="007425E1">
              <w:t xml:space="preserve"> O Pi Khristos: nem Pek Yot en Aghathos: nem pi Pnevma Eth-owav: je </w:t>
            </w:r>
            <w:r>
              <w:t>{</w:t>
            </w:r>
            <w:r w:rsidRPr="007425E1">
              <w:t>ak ee</w:t>
            </w:r>
            <w:r>
              <w:t>}</w:t>
            </w:r>
            <w:r w:rsidRPr="007425E1">
              <w:t xml:space="preserve"> ak soti emmon.</w:t>
            </w:r>
          </w:p>
        </w:tc>
        <w:tc>
          <w:tcPr>
            <w:tcW w:w="236" w:type="dxa"/>
          </w:tcPr>
          <w:p w14:paraId="6D6B2C6A" w14:textId="77777777" w:rsidR="00D31F38" w:rsidRPr="00257627" w:rsidRDefault="00D31F38" w:rsidP="00E35F1F">
            <w:pPr>
              <w:pStyle w:val="CopticVerse"/>
            </w:pPr>
          </w:p>
        </w:tc>
        <w:tc>
          <w:tcPr>
            <w:tcW w:w="2693" w:type="dxa"/>
          </w:tcPr>
          <w:p w14:paraId="4393C622" w14:textId="77777777" w:rsidR="00D31F38" w:rsidRDefault="00D31F38" w:rsidP="00E35F1F">
            <w:pPr>
              <w:pStyle w:val="CopticVerse"/>
            </w:pPr>
            <w:r w:rsidRPr="00257627">
              <w:t>Ⲧⲉⲛⲟⲩⲱϣⲧ ⲙ̀ⲙⲟⲕ ̀̀ⲱ Ⲡⲭ̅ⲥ ⲛⲉⲙ Ⲡⲉⲕⲓⲱⲧ ⲛ̀ⲁ̀ⲅⲁⲑⲟⲥ ⲛⲉⲙ Ⲡⲓⲡ̅ⲛ̅ⲁ ⲉ̅ⲑ̅ⲩ ϫⲉ ⲁⲕⲓ̀ ⲁⲕⲥⲱϯ ⲙ̀ⲙⲟⲛ</w:t>
            </w:r>
            <w:r>
              <w:t>.</w:t>
            </w:r>
          </w:p>
        </w:tc>
      </w:tr>
    </w:tbl>
    <w:p w14:paraId="7DEFFB81" w14:textId="180363C8" w:rsidR="00D31F38" w:rsidRDefault="00D31F38" w:rsidP="00D31F38">
      <w:pPr>
        <w:pStyle w:val="Rubric"/>
      </w:pPr>
      <w:r>
        <w:t xml:space="preserve">In the current usage, one days other than Sunday, the Praise continues from the Gospel of the Sunday Theotokia on page </w:t>
      </w:r>
      <w:r>
        <w:fldChar w:fldCharType="begin"/>
      </w:r>
      <w:r>
        <w:instrText xml:space="preserve"> PAGEREF _Ref299211949 \h </w:instrText>
      </w:r>
      <w:r>
        <w:fldChar w:fldCharType="separate"/>
      </w:r>
      <w:r w:rsidR="000C7DE2">
        <w:rPr>
          <w:noProof/>
        </w:rPr>
        <w:t>434</w:t>
      </w:r>
      <w:r>
        <w:fldChar w:fldCharType="end"/>
      </w:r>
      <w:r>
        <w:t>, until Part Nine of the Sunday Theotokia before continuing as usual from the Second Canticle.</w:t>
      </w:r>
    </w:p>
    <w:p w14:paraId="7A906C89" w14:textId="3D98F731" w:rsidR="00D31F38" w:rsidRDefault="00D31F38" w:rsidP="00D31F38">
      <w:pPr>
        <w:pStyle w:val="Rubric"/>
      </w:pPr>
      <w:r>
        <w:t xml:space="preserve">On Sundays during the month of Koiak, the Hymn after the First Canticle (The Lord said unto Moses) is said. See page </w:t>
      </w:r>
      <w:r>
        <w:fldChar w:fldCharType="begin"/>
      </w:r>
      <w:r>
        <w:instrText xml:space="preserve"> PAGEREF _Ref435645438 \h </w:instrText>
      </w:r>
      <w:r>
        <w:fldChar w:fldCharType="separate"/>
      </w:r>
      <w:r w:rsidR="000C7DE2">
        <w:rPr>
          <w:b/>
          <w:bCs/>
          <w:noProof/>
          <w:lang w:val="en-US"/>
        </w:rPr>
        <w:t>Error! Bookmark not defined.</w:t>
      </w:r>
      <w:r>
        <w:fldChar w:fldCharType="end"/>
      </w:r>
      <w:r>
        <w:t>.</w:t>
      </w:r>
    </w:p>
    <w:p w14:paraId="649EDE73" w14:textId="77777777" w:rsidR="000C7DE2" w:rsidRDefault="00F970EE" w:rsidP="00A7333E">
      <w:pPr>
        <w:pStyle w:val="Heading4"/>
      </w:pPr>
      <w:r>
        <w:t xml:space="preserve">During the Vigil service of Joyous Saturday, additional Canticles besides the four known today are said. </w:t>
      </w:r>
      <w:r w:rsidR="00344A59">
        <w:t>Many</w:t>
      </w:r>
      <w:r>
        <w:t xml:space="preserve"> of these correspond to Odes in the Byzantine Rite. They have no known melodies in the Coptic rite, and are simply read. It is not known if they were every used for vigils in general, as in the Byzantine rite, or only on Joyous Saturday.</w:t>
      </w:r>
      <w:r w:rsidR="001604CF">
        <w:t xml:space="preserve"> In current practice, Midnight Priase continues with </w:t>
      </w:r>
      <w:r w:rsidR="001604CF">
        <w:rPr>
          <w:i/>
        </w:rPr>
        <w:fldChar w:fldCharType="begin"/>
      </w:r>
      <w:r w:rsidR="001604CF">
        <w:instrText xml:space="preserve"> REF _Ref448664867 \h </w:instrText>
      </w:r>
      <w:r w:rsidR="001604CF">
        <w:rPr>
          <w:i/>
        </w:rPr>
      </w:r>
      <w:r w:rsidR="001604CF">
        <w:rPr>
          <w:i/>
        </w:rPr>
        <w:fldChar w:fldCharType="separate"/>
      </w:r>
      <w:r w:rsidR="000C7DE2">
        <w:t>The Second Prayer of Esaias the Prophet</w:t>
      </w:r>
    </w:p>
    <w:p w14:paraId="3DC8BBEB" w14:textId="77777777" w:rsidR="000C7DE2" w:rsidRDefault="000C7DE2" w:rsidP="00A7333E">
      <w:pPr>
        <w:pStyle w:val="Rubric"/>
      </w:pPr>
      <w:r>
        <w:t>(Esaias 25:1-12. Coptic rite: Joyous Saturday.)</w:t>
      </w:r>
    </w:p>
    <w:p w14:paraId="58DDED8D" w14:textId="77777777" w:rsidR="000C7DE2" w:rsidRPr="0040319E" w:rsidRDefault="000C7DE2" w:rsidP="00ED1D04">
      <w:pPr>
        <w:pStyle w:val="Rubric"/>
      </w:pPr>
      <w:r>
        <w:t>Again, a reading from the book of Esaias the Prophet. His blessing be upon us all. Amen.</w:t>
      </w:r>
    </w:p>
    <w:p w14:paraId="54EF297D" w14:textId="77777777" w:rsidR="000C7DE2" w:rsidRDefault="000C7DE2" w:rsidP="00A7333E">
      <w:pPr>
        <w:pStyle w:val="EnglishHangNoCoptic"/>
      </w:pPr>
      <w:r>
        <w:t>1 O Lord my God,</w:t>
      </w:r>
    </w:p>
    <w:p w14:paraId="7617967F" w14:textId="77777777" w:rsidR="000C7DE2" w:rsidRDefault="000C7DE2" w:rsidP="00A7333E">
      <w:pPr>
        <w:pStyle w:val="EnglishHangNoCoptic"/>
        <w:ind w:firstLine="0"/>
      </w:pPr>
      <w:r>
        <w:t>I will glorify You;</w:t>
      </w:r>
    </w:p>
    <w:p w14:paraId="01F56A2C" w14:textId="77777777" w:rsidR="000C7DE2" w:rsidRDefault="000C7DE2" w:rsidP="00A7333E">
      <w:pPr>
        <w:pStyle w:val="EnglishHangNoCoptic"/>
        <w:ind w:firstLine="0"/>
      </w:pPr>
      <w:r w:rsidRPr="00224A73">
        <w:t>I</w:t>
      </w:r>
      <w:r>
        <w:t xml:space="preserve"> will sing a hymn to Your Name,</w:t>
      </w:r>
    </w:p>
    <w:p w14:paraId="3EF6B9FB" w14:textId="77777777" w:rsidR="000C7DE2" w:rsidRDefault="000C7DE2" w:rsidP="00A7333E">
      <w:pPr>
        <w:pStyle w:val="EnglishHangNoCoptic"/>
        <w:ind w:firstLine="0"/>
      </w:pPr>
      <w:r w:rsidRPr="00224A73">
        <w:t xml:space="preserve">for </w:t>
      </w:r>
      <w:r>
        <w:t>You have done wonderful things—</w:t>
      </w:r>
    </w:p>
    <w:p w14:paraId="1A499B2B" w14:textId="77777777" w:rsidR="000C7DE2" w:rsidRDefault="000C7DE2" w:rsidP="00A7333E">
      <w:pPr>
        <w:pStyle w:val="EnglishHangEndNoCoptic"/>
        <w:ind w:firstLine="0"/>
      </w:pPr>
      <w:r w:rsidRPr="00224A73">
        <w:t xml:space="preserve">an ancient and true </w:t>
      </w:r>
      <w:r>
        <w:t>plan</w:t>
      </w:r>
      <w:r w:rsidRPr="00224A73">
        <w:t xml:space="preserve">. </w:t>
      </w:r>
      <w:r>
        <w:t>Amen, Lord!</w:t>
      </w:r>
    </w:p>
    <w:p w14:paraId="14D287F5" w14:textId="77777777" w:rsidR="000C7DE2" w:rsidRDefault="000C7DE2" w:rsidP="00A7333E">
      <w:pPr>
        <w:pStyle w:val="EnglishHangNoCoptic"/>
      </w:pPr>
      <w:r w:rsidRPr="00224A73">
        <w:lastRenderedPageBreak/>
        <w:t>2</w:t>
      </w:r>
      <w:r>
        <w:t xml:space="preserve"> </w:t>
      </w:r>
      <w:r w:rsidRPr="00224A73">
        <w:t>Fo</w:t>
      </w:r>
      <w:r>
        <w:t>r You have made cities into a mound;</w:t>
      </w:r>
    </w:p>
    <w:p w14:paraId="6BB6727B" w14:textId="77777777" w:rsidR="000C7DE2" w:rsidRDefault="000C7DE2" w:rsidP="00A7333E">
      <w:pPr>
        <w:pStyle w:val="EnglishHangNoCoptic"/>
        <w:ind w:firstLine="0"/>
      </w:pPr>
      <w:r w:rsidRPr="00224A73">
        <w:t xml:space="preserve">You </w:t>
      </w:r>
      <w:r>
        <w:t xml:space="preserve">have </w:t>
      </w:r>
      <w:r w:rsidRPr="00224A73">
        <w:t>made the foundatio</w:t>
      </w:r>
      <w:r>
        <w:t>ns of their strong cities fall.</w:t>
      </w:r>
    </w:p>
    <w:p w14:paraId="5152C687" w14:textId="77777777" w:rsidR="000C7DE2" w:rsidRDefault="000C7DE2" w:rsidP="00A7333E">
      <w:pPr>
        <w:pStyle w:val="EnglishHangEndNoCoptic"/>
        <w:ind w:firstLine="0"/>
      </w:pPr>
      <w:r w:rsidRPr="00224A73">
        <w:t>The city of the ungo</w:t>
      </w:r>
      <w:r>
        <w:t>dly shall not be built forever.</w:t>
      </w:r>
    </w:p>
    <w:p w14:paraId="6F970DF8" w14:textId="77777777" w:rsidR="000C7DE2" w:rsidRDefault="000C7DE2" w:rsidP="00A7333E">
      <w:pPr>
        <w:pStyle w:val="EnglishHangNoCoptic"/>
      </w:pPr>
      <w:r w:rsidRPr="00224A73">
        <w:t>3</w:t>
      </w:r>
      <w:r>
        <w:t xml:space="preserve"> </w:t>
      </w:r>
      <w:r w:rsidRPr="00224A73">
        <w:t>Therefore</w:t>
      </w:r>
      <w:r>
        <w:t>,</w:t>
      </w:r>
      <w:r w:rsidRPr="00224A73">
        <w:t xml:space="preserve"> </w:t>
      </w:r>
      <w:r>
        <w:t>the poor people will bless You,</w:t>
      </w:r>
    </w:p>
    <w:p w14:paraId="10FFD6A3" w14:textId="77777777" w:rsidR="000C7DE2" w:rsidRDefault="000C7DE2" w:rsidP="00A7333E">
      <w:pPr>
        <w:pStyle w:val="EnglishHangEndNoCoptic"/>
        <w:ind w:firstLine="0"/>
      </w:pPr>
      <w:r w:rsidRPr="00224A73">
        <w:t xml:space="preserve">and the cities of </w:t>
      </w:r>
      <w:r>
        <w:t>wronged people will praise You.</w:t>
      </w:r>
    </w:p>
    <w:p w14:paraId="41D9E24A" w14:textId="77777777" w:rsidR="000C7DE2" w:rsidRDefault="000C7DE2"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5ECAF7C3" w14:textId="77777777" w:rsidR="000C7DE2" w:rsidRDefault="000C7DE2" w:rsidP="00A7333E">
      <w:pPr>
        <w:pStyle w:val="EnglishHangNoCoptic"/>
        <w:ind w:firstLine="0"/>
      </w:pPr>
      <w:r w:rsidRPr="00224A73">
        <w:t>and a protection to those who were dis</w:t>
      </w:r>
      <w:r>
        <w:t>heartened because of poverty.</w:t>
      </w:r>
    </w:p>
    <w:p w14:paraId="2B8FED9A" w14:textId="77777777" w:rsidR="000C7DE2" w:rsidRDefault="000C7DE2" w:rsidP="00A7333E">
      <w:pPr>
        <w:pStyle w:val="EnglishHangNoCoptic"/>
        <w:ind w:firstLine="0"/>
      </w:pPr>
      <w:r w:rsidRPr="00224A73">
        <w:t>You w</w:t>
      </w:r>
      <w:r>
        <w:t>ill deliver them from evil men,</w:t>
      </w:r>
    </w:p>
    <w:p w14:paraId="4B9AE6CA" w14:textId="77777777" w:rsidR="000C7DE2" w:rsidRDefault="000C7DE2" w:rsidP="00A7333E">
      <w:pPr>
        <w:pStyle w:val="EnglishHangEndNoCoptic"/>
        <w:ind w:firstLine="0"/>
      </w:pPr>
      <w:r w:rsidRPr="00224A73">
        <w:t>and be a shelter of the thirsty</w:t>
      </w:r>
      <w:r>
        <w:t>,</w:t>
      </w:r>
      <w:r w:rsidRPr="00224A73">
        <w:t xml:space="preserve"> and a</w:t>
      </w:r>
      <w:r>
        <w:t xml:space="preserve"> breath of life to the wronged.</w:t>
      </w:r>
    </w:p>
    <w:p w14:paraId="1094B5EB" w14:textId="77777777" w:rsidR="000C7DE2" w:rsidRDefault="000C7DE2" w:rsidP="00A7333E">
      <w:pPr>
        <w:pStyle w:val="EnglishHangNoCoptic"/>
      </w:pPr>
      <w:r w:rsidRPr="00224A73">
        <w:t>5</w:t>
      </w:r>
      <w:r>
        <w:t xml:space="preserve"> </w:t>
      </w:r>
      <w:r w:rsidRPr="00224A73">
        <w:t>They will b</w:t>
      </w:r>
      <w:r>
        <w:t>less You as discouraged people,</w:t>
      </w:r>
    </w:p>
    <w:p w14:paraId="3413A661" w14:textId="77777777" w:rsidR="000C7DE2" w:rsidRDefault="000C7DE2" w:rsidP="00A7333E">
      <w:pPr>
        <w:pStyle w:val="EnglishHangEndNoCoptic"/>
        <w:ind w:firstLine="0"/>
      </w:pPr>
      <w:r w:rsidRPr="00224A73">
        <w:t>thirsting in Zion because of ungodl</w:t>
      </w:r>
      <w:r>
        <w:t>y men, to whom You delivered us.</w:t>
      </w:r>
    </w:p>
    <w:p w14:paraId="70E29EF1" w14:textId="77777777" w:rsidR="000C7DE2" w:rsidRDefault="000C7DE2"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40F87D3C" w14:textId="77777777" w:rsidR="000C7DE2" w:rsidRDefault="000C7DE2" w:rsidP="00A7333E">
      <w:pPr>
        <w:pStyle w:val="EnglishHangNoCoptic"/>
        <w:ind w:firstLine="0"/>
      </w:pPr>
      <w:r>
        <w:t>They will drink joy;</w:t>
      </w:r>
    </w:p>
    <w:p w14:paraId="17E9400A" w14:textId="77777777" w:rsidR="000C7DE2" w:rsidRDefault="000C7DE2" w:rsidP="00A7333E">
      <w:pPr>
        <w:pStyle w:val="EnglishHangNoCoptic"/>
        <w:ind w:firstLine="0"/>
      </w:pPr>
      <w:r>
        <w:t>they will drink wine;</w:t>
      </w:r>
    </w:p>
    <w:p w14:paraId="6A4A7FEB" w14:textId="77777777" w:rsidR="000C7DE2" w:rsidRDefault="000C7DE2" w:rsidP="00A7333E">
      <w:pPr>
        <w:pStyle w:val="EnglishHangEndNoCoptic"/>
        <w:ind w:firstLine="0"/>
      </w:pPr>
      <w:r>
        <w:t>they will</w:t>
      </w:r>
      <w:r w:rsidRPr="00224A73">
        <w:t xml:space="preserve"> </w:t>
      </w:r>
      <w:r>
        <w:t>anoint themselves with ointment.</w:t>
      </w:r>
    </w:p>
    <w:p w14:paraId="471A54BB" w14:textId="77777777" w:rsidR="000C7DE2" w:rsidRDefault="000C7DE2" w:rsidP="00A7333E">
      <w:pPr>
        <w:pStyle w:val="EnglishHangNoCoptic"/>
      </w:pPr>
      <w:r w:rsidRPr="00224A73">
        <w:t>7</w:t>
      </w:r>
      <w:r>
        <w:t xml:space="preserve"> </w:t>
      </w:r>
      <w:r w:rsidRPr="00224A73">
        <w:t>Deliver a</w:t>
      </w:r>
      <w:r>
        <w:t>ll these things to the nations on this mountain,</w:t>
      </w:r>
    </w:p>
    <w:p w14:paraId="58315529" w14:textId="77777777" w:rsidR="000C7DE2" w:rsidRDefault="000C7DE2" w:rsidP="00A7333E">
      <w:pPr>
        <w:pStyle w:val="EnglishHangEndNoCoptic"/>
        <w:ind w:firstLine="0"/>
      </w:pPr>
      <w:r w:rsidRPr="00224A73">
        <w:t>for this is t</w:t>
      </w:r>
      <w:r>
        <w:t>he counsel for all the nations.</w:t>
      </w:r>
    </w:p>
    <w:p w14:paraId="779CEDD1" w14:textId="77777777" w:rsidR="000C7DE2" w:rsidRDefault="000C7DE2" w:rsidP="00A7333E">
      <w:pPr>
        <w:pStyle w:val="EnglishHangNoCoptic"/>
      </w:pPr>
      <w:r w:rsidRPr="00224A73">
        <w:t>8</w:t>
      </w:r>
      <w:r>
        <w:t xml:space="preserve"> </w:t>
      </w:r>
      <w:r w:rsidRPr="00224A73">
        <w:t>Deat</w:t>
      </w:r>
      <w:r>
        <w:t>h prevailed and swallowed them,</w:t>
      </w:r>
    </w:p>
    <w:p w14:paraId="5A5C68A7" w14:textId="77777777" w:rsidR="000C7DE2" w:rsidRDefault="000C7DE2" w:rsidP="00A7333E">
      <w:pPr>
        <w:pStyle w:val="EnglishHangNoCoptic"/>
        <w:ind w:firstLine="0"/>
      </w:pPr>
      <w:r w:rsidRPr="00224A73">
        <w:t>but again God wiped a</w:t>
      </w:r>
      <w:r>
        <w:t>way every tear from every face;</w:t>
      </w:r>
    </w:p>
    <w:p w14:paraId="2627C714" w14:textId="77777777" w:rsidR="000C7DE2" w:rsidRDefault="000C7DE2" w:rsidP="00A7333E">
      <w:pPr>
        <w:pStyle w:val="EnglishHangNoCoptic"/>
        <w:ind w:firstLine="0"/>
      </w:pPr>
      <w:r w:rsidRPr="00224A73">
        <w:t>He took away the disgrace of</w:t>
      </w:r>
      <w:r>
        <w:t xml:space="preserve"> His people from all the earth;</w:t>
      </w:r>
    </w:p>
    <w:p w14:paraId="5F0D2022" w14:textId="77777777" w:rsidR="000C7DE2" w:rsidRDefault="000C7DE2" w:rsidP="00A7333E">
      <w:pPr>
        <w:pStyle w:val="EnglishHangEndNoCoptic"/>
        <w:ind w:firstLine="0"/>
      </w:pPr>
      <w:r w:rsidRPr="00224A73">
        <w:t>for the mouth of the Lord h</w:t>
      </w:r>
      <w:r>
        <w:t>as spoken.</w:t>
      </w:r>
    </w:p>
    <w:p w14:paraId="15969856" w14:textId="77777777" w:rsidR="000C7DE2" w:rsidRDefault="000C7DE2" w:rsidP="00A7333E">
      <w:pPr>
        <w:pStyle w:val="EnglishHangNoCoptic"/>
      </w:pPr>
      <w:r w:rsidRPr="00224A73">
        <w:t>9</w:t>
      </w:r>
      <w:r>
        <w:t xml:space="preserve"> </w:t>
      </w:r>
      <w:r w:rsidRPr="00224A73">
        <w:t>Th</w:t>
      </w:r>
      <w:r>
        <w:t>en it will be said in that day,</w:t>
      </w:r>
    </w:p>
    <w:p w14:paraId="4D5EE8DE" w14:textId="77777777" w:rsidR="000C7DE2" w:rsidRDefault="000C7DE2" w:rsidP="00A7333E">
      <w:pPr>
        <w:pStyle w:val="EnglishHangNoCoptic"/>
        <w:ind w:firstLine="0"/>
      </w:pPr>
      <w:r w:rsidRPr="00224A73">
        <w:t>“Behold, th</w:t>
      </w:r>
      <w:r>
        <w:t>is is our God, in whom we hoped</w:t>
      </w:r>
    </w:p>
    <w:p w14:paraId="4D186D61" w14:textId="77777777" w:rsidR="000C7DE2" w:rsidRDefault="000C7DE2" w:rsidP="00A7333E">
      <w:pPr>
        <w:pStyle w:val="EnglishHangEndNoCoptic"/>
        <w:ind w:firstLine="0"/>
      </w:pPr>
      <w:r w:rsidRPr="00224A73">
        <w:t xml:space="preserve">and we </w:t>
      </w:r>
      <w:r>
        <w:t>were glad in His salvation.”</w:t>
      </w:r>
    </w:p>
    <w:p w14:paraId="3D290F2F" w14:textId="77777777" w:rsidR="000C7DE2" w:rsidRDefault="000C7DE2"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6B385BF5" w14:textId="77777777" w:rsidR="000C7DE2" w:rsidRDefault="000C7DE2" w:rsidP="00A7333E">
      <w:pPr>
        <w:pStyle w:val="EnglishHangNoCoptic"/>
        <w:ind w:firstLine="0"/>
      </w:pPr>
      <w:r w:rsidRPr="00224A73">
        <w:t xml:space="preserve">and the </w:t>
      </w:r>
      <w:r>
        <w:t>Moabite shall be trampled down,</w:t>
      </w:r>
    </w:p>
    <w:p w14:paraId="6C2CB6B2" w14:textId="77777777" w:rsidR="000C7DE2" w:rsidRDefault="000C7DE2" w:rsidP="00A7333E">
      <w:pPr>
        <w:pStyle w:val="EnglishHangEndNoCoptic"/>
        <w:ind w:firstLine="0"/>
      </w:pPr>
      <w:r>
        <w:t>as</w:t>
      </w:r>
      <w:r w:rsidRPr="00224A73">
        <w:t xml:space="preserve"> the thresh</w:t>
      </w:r>
      <w:r>
        <w:t>ing floor is tread with wagons.</w:t>
      </w:r>
    </w:p>
    <w:p w14:paraId="0A69ABB3" w14:textId="77777777" w:rsidR="000C7DE2" w:rsidRDefault="000C7DE2" w:rsidP="00A7333E">
      <w:pPr>
        <w:pStyle w:val="EnglishHangNoCoptic"/>
      </w:pPr>
      <w:r w:rsidRPr="00224A73">
        <w:t>1</w:t>
      </w:r>
      <w:r>
        <w:t>1 He will spread forth His hands</w:t>
      </w:r>
    </w:p>
    <w:p w14:paraId="12ECAE33" w14:textId="77777777" w:rsidR="000C7DE2" w:rsidRDefault="000C7DE2" w:rsidP="00A7333E">
      <w:pPr>
        <w:pStyle w:val="EnglishHangNoCoptic"/>
        <w:ind w:firstLine="0"/>
      </w:pPr>
      <w:r w:rsidRPr="00224A73">
        <w:t>so as</w:t>
      </w:r>
      <w:r>
        <w:t xml:space="preserve"> to humble man, to destroy him;</w:t>
      </w:r>
    </w:p>
    <w:p w14:paraId="1CE38889" w14:textId="77777777" w:rsidR="000C7DE2" w:rsidRDefault="000C7DE2" w:rsidP="00A7333E">
      <w:pPr>
        <w:pStyle w:val="EnglishHangNoCoptic"/>
        <w:ind w:firstLine="0"/>
      </w:pPr>
      <w:r w:rsidRPr="00224A73">
        <w:t>and He will humble his arrogance—</w:t>
      </w:r>
    </w:p>
    <w:p w14:paraId="5FF9B779" w14:textId="77777777" w:rsidR="000C7DE2" w:rsidRDefault="000C7DE2" w:rsidP="00A7333E">
      <w:pPr>
        <w:pStyle w:val="EnglishHangEndNoCoptic"/>
        <w:ind w:firstLine="0"/>
      </w:pPr>
      <w:r w:rsidRPr="00224A73">
        <w:t>arroga</w:t>
      </w:r>
      <w:r>
        <w:t>nce on which he laid his hands.</w:t>
      </w:r>
    </w:p>
    <w:p w14:paraId="0A0096A5" w14:textId="77777777" w:rsidR="000C7DE2" w:rsidRDefault="000C7DE2"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539FEAD1" w14:textId="77777777" w:rsidR="000C7DE2" w:rsidRDefault="000C7DE2" w:rsidP="00A7333E">
      <w:pPr>
        <w:pStyle w:val="EnglishHangEndNoCoptic"/>
        <w:ind w:firstLine="0"/>
      </w:pPr>
      <w:r w:rsidRPr="00224A73">
        <w:t>and bring it down to the ground.</w:t>
      </w:r>
    </w:p>
    <w:p w14:paraId="39003A94" w14:textId="77777777" w:rsidR="000C7DE2" w:rsidRDefault="000C7DE2" w:rsidP="00A7333E">
      <w:pPr>
        <w:pStyle w:val="Heading4"/>
      </w:pPr>
      <w:r>
        <w:lastRenderedPageBreak/>
        <w:t>The Third Prayer of Esaias the Prophet</w:t>
      </w:r>
    </w:p>
    <w:p w14:paraId="58D413C2" w14:textId="77777777" w:rsidR="000C7DE2" w:rsidRDefault="000C7DE2" w:rsidP="00A7333E">
      <w:pPr>
        <w:pStyle w:val="Rubric"/>
      </w:pPr>
      <w:r>
        <w:t>(Esaias 26:1-9. Coptic rite: Joyous Saturday.)</w:t>
      </w:r>
    </w:p>
    <w:p w14:paraId="5B06EB11" w14:textId="77777777" w:rsidR="000C7DE2" w:rsidRPr="0040319E" w:rsidRDefault="000C7DE2" w:rsidP="00ED1D04">
      <w:pPr>
        <w:pStyle w:val="Rubric"/>
      </w:pPr>
      <w:r>
        <w:t>And again, a reading from the book of Esaias the Prophet. His blessing be upon us all. Amen.</w:t>
      </w:r>
    </w:p>
    <w:p w14:paraId="3374D31A" w14:textId="77777777" w:rsidR="000C7DE2" w:rsidRDefault="000C7DE2" w:rsidP="00A7333E">
      <w:pPr>
        <w:pStyle w:val="EnglishHangNoCoptic"/>
      </w:pPr>
      <w:r w:rsidRPr="00224A73">
        <w:t>1</w:t>
      </w:r>
      <w:r>
        <w:t xml:space="preserve"> </w:t>
      </w:r>
      <w:r w:rsidRPr="00224A73">
        <w:t xml:space="preserve">In that day they </w:t>
      </w:r>
      <w:r>
        <w:t>will</w:t>
      </w:r>
      <w:r w:rsidRPr="00224A73">
        <w:t xml:space="preserve"> sing </w:t>
      </w:r>
      <w:r>
        <w:t>this song in the land of Judah,</w:t>
      </w:r>
    </w:p>
    <w:p w14:paraId="23D363D0" w14:textId="77777777" w:rsidR="000C7DE2" w:rsidRDefault="000C7DE2" w:rsidP="00A7333E">
      <w:pPr>
        <w:pStyle w:val="EnglishHangNoCoptic"/>
        <w:ind w:firstLine="0"/>
      </w:pPr>
      <w:r>
        <w:t>“Behold, we have a strong city;</w:t>
      </w:r>
    </w:p>
    <w:p w14:paraId="7FA8F475" w14:textId="77777777" w:rsidR="000C7DE2" w:rsidRDefault="000C7DE2" w:rsidP="00A7333E">
      <w:pPr>
        <w:pStyle w:val="EnglishHangEndNoCoptic"/>
        <w:ind w:firstLine="0"/>
      </w:pPr>
      <w:r>
        <w:t>He will make its outer wall our salvation.</w:t>
      </w:r>
    </w:p>
    <w:p w14:paraId="0FB71ACD" w14:textId="77777777" w:rsidR="000C7DE2" w:rsidRDefault="000C7DE2" w:rsidP="00A7333E">
      <w:pPr>
        <w:pStyle w:val="EnglishHangNoCoptic"/>
      </w:pPr>
      <w:r>
        <w:t>2 Open the gates;</w:t>
      </w:r>
    </w:p>
    <w:p w14:paraId="7E8BEC55" w14:textId="77777777" w:rsidR="000C7DE2" w:rsidRDefault="000C7DE2" w:rsidP="00A7333E">
      <w:pPr>
        <w:pStyle w:val="EnglishHangNoCoptic"/>
        <w:ind w:firstLine="0"/>
      </w:pPr>
      <w:r w:rsidRPr="00224A73">
        <w:t>let the peop</w:t>
      </w:r>
      <w:r>
        <w:t>le enter who keep righteousness</w:t>
      </w:r>
    </w:p>
    <w:p w14:paraId="58F66C1E" w14:textId="77777777" w:rsidR="000C7DE2" w:rsidRDefault="000C7DE2" w:rsidP="00A7333E">
      <w:pPr>
        <w:pStyle w:val="EnglishHangEndNoCoptic"/>
        <w:ind w:firstLine="0"/>
      </w:pPr>
      <w:r>
        <w:t>and guard the truth,</w:t>
      </w:r>
    </w:p>
    <w:p w14:paraId="009EA2D4" w14:textId="77777777" w:rsidR="000C7DE2" w:rsidRDefault="000C7DE2" w:rsidP="00A7333E">
      <w:pPr>
        <w:pStyle w:val="EnglishHangNoCoptic"/>
      </w:pPr>
      <w:r>
        <w:t>3 and who lay hold of the truth</w:t>
      </w:r>
    </w:p>
    <w:p w14:paraId="60D95004" w14:textId="77777777" w:rsidR="000C7DE2" w:rsidRDefault="000C7DE2" w:rsidP="00A7333E">
      <w:pPr>
        <w:pStyle w:val="EnglishHangEndNoCoptic"/>
        <w:ind w:firstLine="0"/>
      </w:pPr>
      <w:r>
        <w:t>and keep peace,</w:t>
      </w:r>
    </w:p>
    <w:p w14:paraId="0BDFA1B8" w14:textId="77777777" w:rsidR="000C7DE2" w:rsidRDefault="000C7DE2" w:rsidP="00A7333E">
      <w:pPr>
        <w:pStyle w:val="EnglishHangNoCoptic"/>
      </w:pPr>
      <w:r w:rsidRPr="00224A73">
        <w:t>4</w:t>
      </w:r>
      <w:r>
        <w:t xml:space="preserve"> </w:t>
      </w:r>
      <w:r w:rsidRPr="00224A73">
        <w:t>because th</w:t>
      </w:r>
      <w:r>
        <w:t>ey hope forever in You, O Lord,</w:t>
      </w:r>
    </w:p>
    <w:p w14:paraId="1D4BBCE1" w14:textId="77777777" w:rsidR="000C7DE2" w:rsidRDefault="000C7DE2" w:rsidP="00A7333E">
      <w:pPr>
        <w:pStyle w:val="EnglishHangEndNoCoptic"/>
        <w:ind w:firstLine="0"/>
      </w:pPr>
      <w:r>
        <w:t>the great and eternal God,</w:t>
      </w:r>
    </w:p>
    <w:p w14:paraId="7D99BD94" w14:textId="77777777" w:rsidR="000C7DE2" w:rsidRDefault="000C7DE2" w:rsidP="00A7333E">
      <w:pPr>
        <w:pStyle w:val="EnglishHangNoCoptic"/>
      </w:pPr>
      <w:r>
        <w:t>5 Who humbles and brings down</w:t>
      </w:r>
    </w:p>
    <w:p w14:paraId="0E0ADFAA" w14:textId="77777777" w:rsidR="000C7DE2" w:rsidRDefault="000C7DE2" w:rsidP="00A7333E">
      <w:pPr>
        <w:pStyle w:val="EnglishHangNoCoptic"/>
        <w:ind w:firstLine="0"/>
      </w:pPr>
      <w:r>
        <w:t>those who dwell in lofty places;</w:t>
      </w:r>
    </w:p>
    <w:p w14:paraId="52332AD7" w14:textId="77777777" w:rsidR="000C7DE2" w:rsidRDefault="000C7DE2" w:rsidP="00A7333E">
      <w:pPr>
        <w:pStyle w:val="EnglishHangNoCoptic"/>
        <w:ind w:firstLine="0"/>
      </w:pPr>
      <w:r w:rsidRPr="00224A73">
        <w:t>You will</w:t>
      </w:r>
      <w:r>
        <w:t xml:space="preserve"> cast down</w:t>
      </w:r>
      <w:r w:rsidRPr="00224A73">
        <w:t xml:space="preserve"> strong cities</w:t>
      </w:r>
      <w:r>
        <w:t>;</w:t>
      </w:r>
    </w:p>
    <w:p w14:paraId="0FFF48C9" w14:textId="77777777" w:rsidR="000C7DE2" w:rsidRDefault="000C7DE2" w:rsidP="00A7333E">
      <w:pPr>
        <w:pStyle w:val="EnglishHangEndNoCoptic"/>
        <w:ind w:firstLine="0"/>
      </w:pPr>
      <w:r w:rsidRPr="00224A73">
        <w:t>You will</w:t>
      </w:r>
      <w:r>
        <w:t xml:space="preserve"> bring them down to the ground.</w:t>
      </w:r>
    </w:p>
    <w:p w14:paraId="4F97EFDB" w14:textId="77777777" w:rsidR="000C7DE2" w:rsidRDefault="000C7DE2" w:rsidP="00A7333E">
      <w:pPr>
        <w:pStyle w:val="EnglishHangNoCoptic"/>
      </w:pPr>
      <w:r w:rsidRPr="00224A73">
        <w:t>6</w:t>
      </w:r>
      <w:r>
        <w:t xml:space="preserve"> </w:t>
      </w:r>
      <w:r w:rsidRPr="00224A73">
        <w:t>The fe</w:t>
      </w:r>
      <w:r>
        <w:t>et of the gentle and the humble</w:t>
      </w:r>
    </w:p>
    <w:p w14:paraId="12D97E2D" w14:textId="77777777" w:rsidR="000C7DE2" w:rsidRDefault="000C7DE2" w:rsidP="00A7333E">
      <w:pPr>
        <w:pStyle w:val="EnglishHangEndNoCoptic"/>
        <w:ind w:firstLine="0"/>
      </w:pPr>
      <w:r>
        <w:t>will trample them [underfoot].</w:t>
      </w:r>
    </w:p>
    <w:p w14:paraId="3CCA411D" w14:textId="77777777" w:rsidR="000C7DE2" w:rsidRDefault="000C7DE2" w:rsidP="00A7333E">
      <w:pPr>
        <w:pStyle w:val="EnglishHangNoCoptic"/>
      </w:pPr>
      <w:r w:rsidRPr="00224A73">
        <w:t>7</w:t>
      </w:r>
      <w:r>
        <w:t xml:space="preserve"> </w:t>
      </w:r>
      <w:r w:rsidRPr="00224A73">
        <w:t>Th</w:t>
      </w:r>
      <w:r>
        <w:t>e way of the godly has become straight;</w:t>
      </w:r>
    </w:p>
    <w:p w14:paraId="3630DB4A" w14:textId="77777777" w:rsidR="000C7DE2" w:rsidRDefault="000C7DE2" w:rsidP="00A7333E">
      <w:pPr>
        <w:pStyle w:val="EnglishHangEndNoCoptic"/>
        <w:ind w:firstLine="0"/>
      </w:pPr>
      <w:r w:rsidRPr="00224A73">
        <w:t>and th</w:t>
      </w:r>
      <w:r>
        <w:t>e way of the godly is prepared.</w:t>
      </w:r>
    </w:p>
    <w:p w14:paraId="0B5972FD" w14:textId="77777777" w:rsidR="000C7DE2" w:rsidRDefault="000C7DE2" w:rsidP="00A7333E">
      <w:pPr>
        <w:pStyle w:val="EnglishHangNoCoptic"/>
      </w:pPr>
      <w:r w:rsidRPr="00224A73">
        <w:t>8</w:t>
      </w:r>
      <w:r>
        <w:t xml:space="preserve"> </w:t>
      </w:r>
      <w:r w:rsidRPr="00224A73">
        <w:t>For t</w:t>
      </w:r>
      <w:r>
        <w:t>he way of the Lord is justice.</w:t>
      </w:r>
    </w:p>
    <w:p w14:paraId="019D03DE" w14:textId="77777777" w:rsidR="000C7DE2" w:rsidRDefault="000C7DE2" w:rsidP="00A7333E">
      <w:pPr>
        <w:pStyle w:val="EnglishHangNoCoptic"/>
        <w:ind w:firstLine="0"/>
      </w:pPr>
      <w:r>
        <w:t>We hope in Your Name</w:t>
      </w:r>
    </w:p>
    <w:p w14:paraId="7FAA18B6" w14:textId="77777777" w:rsidR="000C7DE2" w:rsidRDefault="000C7DE2" w:rsidP="00A7333E">
      <w:pPr>
        <w:pStyle w:val="EnglishHangEndNoCoptic"/>
        <w:ind w:firstLine="0"/>
      </w:pPr>
      <w:r w:rsidRPr="00224A73">
        <w:t>and i</w:t>
      </w:r>
      <w:r>
        <w:t>n the remembrance of You.</w:t>
      </w:r>
    </w:p>
    <w:p w14:paraId="3B82FFBF" w14:textId="77777777" w:rsidR="000C7DE2" w:rsidRDefault="000C7DE2" w:rsidP="00A7333E">
      <w:pPr>
        <w:pStyle w:val="EnglishHangNoCoptic"/>
      </w:pPr>
      <w:r w:rsidRPr="0040319E">
        <w:t>9</w:t>
      </w:r>
      <w:r>
        <w:t xml:space="preserve"> that our soul desires]</w:t>
      </w:r>
    </w:p>
    <w:p w14:paraId="2B9A0A8B" w14:textId="77777777" w:rsidR="000C7DE2" w:rsidRDefault="000C7DE2" w:rsidP="00A7333E">
      <w:pPr>
        <w:pStyle w:val="EnglishHangNoCoptic"/>
        <w:ind w:firstLine="0"/>
      </w:pPr>
      <w:r>
        <w:t>At night m</w:t>
      </w:r>
      <w:r w:rsidRPr="0040319E">
        <w:t>y spirit rises earl</w:t>
      </w:r>
      <w:r>
        <w:t>y toward You, O God,</w:t>
      </w:r>
    </w:p>
    <w:p w14:paraId="4F934D43" w14:textId="77777777" w:rsidR="000C7DE2" w:rsidRDefault="000C7DE2" w:rsidP="00A7333E">
      <w:pPr>
        <w:pStyle w:val="EnglishHangNoCoptic"/>
        <w:ind w:firstLine="0"/>
      </w:pPr>
      <w:r w:rsidRPr="0040319E">
        <w:t>for Your comma</w:t>
      </w:r>
      <w:r>
        <w:t>nds are a light upon the earth.</w:t>
      </w:r>
    </w:p>
    <w:p w14:paraId="6107EA37" w14:textId="77777777" w:rsidR="000C7DE2" w:rsidRDefault="000C7DE2" w:rsidP="00A7333E">
      <w:pPr>
        <w:pStyle w:val="EnglishHangEndNoCoptic"/>
        <w:ind w:firstLine="0"/>
      </w:pPr>
      <w:r w:rsidRPr="0040319E">
        <w:t>Learn righteousne</w:t>
      </w:r>
      <w:r>
        <w:t>ss, you who dwell on the earth.</w:t>
      </w:r>
    </w:p>
    <w:p w14:paraId="07B128E2" w14:textId="77777777" w:rsidR="000C7DE2" w:rsidRDefault="000C7DE2" w:rsidP="00A7333E">
      <w:pPr>
        <w:pStyle w:val="Heading4"/>
      </w:pPr>
      <w:r>
        <w:t>The Prayer of Jeremias the Prophet</w:t>
      </w:r>
    </w:p>
    <w:p w14:paraId="327A24F8" w14:textId="77777777" w:rsidR="000C7DE2" w:rsidRDefault="000C7DE2" w:rsidP="00A7333E">
      <w:pPr>
        <w:pStyle w:val="Rubric"/>
      </w:pPr>
      <w:r>
        <w:t>(Lamentations 5:16-22. Coptic rite: Joyous Saturday.)</w:t>
      </w:r>
    </w:p>
    <w:p w14:paraId="12E900C8" w14:textId="77777777" w:rsidR="000C7DE2" w:rsidRPr="0040319E" w:rsidRDefault="000C7DE2" w:rsidP="00A7333E">
      <w:pPr>
        <w:pStyle w:val="Rubric"/>
      </w:pPr>
      <w:r>
        <w:t xml:space="preserve">A reading from the Lamentation of Jeremias. His blessing be upon us all. Amen. </w:t>
      </w:r>
    </w:p>
    <w:p w14:paraId="0FCFC576" w14:textId="77777777" w:rsidR="000C7DE2" w:rsidRDefault="000C7DE2" w:rsidP="00A7333E">
      <w:pPr>
        <w:pStyle w:val="EnglishHangNoCoptic"/>
      </w:pPr>
      <w:r>
        <w:t>16 The crown fell from our head;</w:t>
      </w:r>
    </w:p>
    <w:p w14:paraId="30D6FA50" w14:textId="77777777" w:rsidR="000C7DE2" w:rsidRDefault="000C7DE2" w:rsidP="00A7333E">
      <w:pPr>
        <w:pStyle w:val="EnglishHangEndNoCoptic"/>
        <w:ind w:firstLine="0"/>
      </w:pPr>
      <w:r>
        <w:t>woe to us, for we have sinned!</w:t>
      </w:r>
    </w:p>
    <w:p w14:paraId="424D9C9D" w14:textId="77777777" w:rsidR="000C7DE2" w:rsidRDefault="000C7DE2" w:rsidP="00A7333E">
      <w:pPr>
        <w:pStyle w:val="EnglishHangNoCoptic"/>
      </w:pPr>
      <w:r>
        <w:lastRenderedPageBreak/>
        <w:t>17 Because of this, our heart has become grief stricken;</w:t>
      </w:r>
    </w:p>
    <w:p w14:paraId="367E0CCD" w14:textId="77777777" w:rsidR="000C7DE2" w:rsidRDefault="000C7DE2" w:rsidP="00A7333E">
      <w:pPr>
        <w:pStyle w:val="EnglishHangEndNoCoptic"/>
        <w:ind w:firstLine="0"/>
      </w:pPr>
      <w:r>
        <w:t>because of this, our eyes have grown dark,</w:t>
      </w:r>
    </w:p>
    <w:p w14:paraId="1CBDDF2E" w14:textId="77777777" w:rsidR="000C7DE2" w:rsidRDefault="000C7DE2" w:rsidP="00A7333E">
      <w:pPr>
        <w:pStyle w:val="EnglishHangNoCoptic"/>
      </w:pPr>
      <w:r>
        <w:t>18 for Mount Zion, because it is desolate;</w:t>
      </w:r>
    </w:p>
    <w:p w14:paraId="3B279EDC" w14:textId="77777777" w:rsidR="000C7DE2" w:rsidRDefault="000C7DE2" w:rsidP="00A7333E">
      <w:pPr>
        <w:pStyle w:val="EnglishHangEndNoCoptic"/>
        <w:ind w:firstLine="0"/>
      </w:pPr>
      <w:r>
        <w:t>foxes pass through it.</w:t>
      </w:r>
    </w:p>
    <w:p w14:paraId="7A062BC5" w14:textId="77777777" w:rsidR="000C7DE2" w:rsidRDefault="000C7DE2" w:rsidP="00A7333E">
      <w:pPr>
        <w:pStyle w:val="EnglishHangNoCoptic"/>
      </w:pPr>
      <w:r>
        <w:t>19 But You, O Lord, will dwell forever;</w:t>
      </w:r>
    </w:p>
    <w:p w14:paraId="59CA1A34" w14:textId="77777777" w:rsidR="000C7DE2" w:rsidRDefault="000C7DE2" w:rsidP="00A7333E">
      <w:pPr>
        <w:pStyle w:val="EnglishHangEndNoCoptic"/>
        <w:ind w:firstLine="0"/>
      </w:pPr>
      <w:r>
        <w:t>Your throne from generation to generation.</w:t>
      </w:r>
    </w:p>
    <w:p w14:paraId="395C1DA0" w14:textId="77777777" w:rsidR="000C7DE2" w:rsidRDefault="000C7DE2" w:rsidP="00A7333E">
      <w:pPr>
        <w:pStyle w:val="EnglishHangNoCoptic"/>
      </w:pPr>
      <w:r>
        <w:t>20 Why will You utterly forget us?</w:t>
      </w:r>
    </w:p>
    <w:p w14:paraId="1DE949B6" w14:textId="77777777" w:rsidR="000C7DE2" w:rsidRDefault="000C7DE2" w:rsidP="00A7333E">
      <w:pPr>
        <w:pStyle w:val="EnglishHangEndNoCoptic"/>
        <w:ind w:firstLine="0"/>
      </w:pPr>
      <w:r>
        <w:t>Will You forsake us for a long time?</w:t>
      </w:r>
    </w:p>
    <w:p w14:paraId="19BD82A4" w14:textId="77777777" w:rsidR="000C7DE2" w:rsidRDefault="000C7DE2" w:rsidP="00A7333E">
      <w:pPr>
        <w:pStyle w:val="EnglishHangNoCoptic"/>
      </w:pPr>
      <w:r>
        <w:t>21 Turn us back to You, O Lord,</w:t>
      </w:r>
    </w:p>
    <w:p w14:paraId="164997E9" w14:textId="77777777" w:rsidR="000C7DE2" w:rsidRDefault="000C7DE2" w:rsidP="00A7333E">
      <w:pPr>
        <w:pStyle w:val="EnglishHangNoCoptic"/>
        <w:ind w:firstLine="0"/>
      </w:pPr>
      <w:r>
        <w:t>and we will turn back;</w:t>
      </w:r>
    </w:p>
    <w:p w14:paraId="20558051" w14:textId="77777777" w:rsidR="000C7DE2" w:rsidRDefault="000C7DE2" w:rsidP="00A7333E">
      <w:pPr>
        <w:pStyle w:val="EnglishHangEndNoCoptic"/>
        <w:ind w:firstLine="0"/>
      </w:pPr>
      <w:r>
        <w:t>renew our days as before.</w:t>
      </w:r>
    </w:p>
    <w:p w14:paraId="0B285F86" w14:textId="77777777" w:rsidR="000C7DE2" w:rsidRDefault="000C7DE2" w:rsidP="00A7333E">
      <w:pPr>
        <w:pStyle w:val="EnglishHangNoCoptic"/>
      </w:pPr>
      <w:r>
        <w:t>22 For You have indeed rejected us,</w:t>
      </w:r>
    </w:p>
    <w:p w14:paraId="26E53EB8" w14:textId="77777777" w:rsidR="000C7DE2" w:rsidRDefault="000C7DE2" w:rsidP="00A7333E">
      <w:pPr>
        <w:pStyle w:val="EnglishHangEndNoCoptic"/>
        <w:ind w:firstLine="0"/>
      </w:pPr>
      <w:r>
        <w:t>and have become exceedingly angry with us.</w:t>
      </w:r>
    </w:p>
    <w:p w14:paraId="43A3E4AC" w14:textId="77777777" w:rsidR="000C7DE2" w:rsidRDefault="000C7DE2" w:rsidP="008A378B">
      <w:pPr>
        <w:pStyle w:val="Heading4"/>
      </w:pPr>
      <w:r>
        <w:t>The Prayer of Baruch the Prophet</w:t>
      </w:r>
    </w:p>
    <w:p w14:paraId="01886D6F" w14:textId="77777777" w:rsidR="000C7DE2" w:rsidRPr="0040319E" w:rsidRDefault="000C7DE2" w:rsidP="008A378B">
      <w:pPr>
        <w:pStyle w:val="Rubric"/>
      </w:pPr>
      <w:r>
        <w:t>(Baruch 2:11-15. Coptic rite: Joyous Saturday. A Plea for Mercy and Deliverance)</w:t>
      </w:r>
    </w:p>
    <w:p w14:paraId="69DAF1B8" w14:textId="77777777" w:rsidR="000C7DE2" w:rsidRDefault="000C7DE2" w:rsidP="008A378B">
      <w:pPr>
        <w:pStyle w:val="EnglishHangNoCoptic"/>
      </w:pPr>
      <w:r w:rsidRPr="00224A73">
        <w:t>11</w:t>
      </w:r>
      <w:r>
        <w:t xml:space="preserve"> And now, O Lord God of Israel,</w:t>
      </w:r>
    </w:p>
    <w:p w14:paraId="0F781B1B" w14:textId="77777777" w:rsidR="000C7DE2" w:rsidRDefault="000C7DE2" w:rsidP="008A378B">
      <w:pPr>
        <w:pStyle w:val="EnglishHangNoCoptic"/>
        <w:ind w:firstLine="0"/>
      </w:pPr>
      <w:r>
        <w:t>Who brought</w:t>
      </w:r>
      <w:r w:rsidRPr="00224A73">
        <w:t xml:space="preserve"> Your people </w:t>
      </w:r>
      <w:r>
        <w:t>out of the land of Egypt</w:t>
      </w:r>
    </w:p>
    <w:p w14:paraId="0DB49209" w14:textId="77777777" w:rsidR="000C7DE2" w:rsidRDefault="000C7DE2" w:rsidP="008A378B">
      <w:pPr>
        <w:pStyle w:val="EnglishHangNoCoptic"/>
        <w:ind w:firstLine="0"/>
      </w:pPr>
      <w:r>
        <w:t>with a mighty hand,</w:t>
      </w:r>
    </w:p>
    <w:p w14:paraId="635311B9" w14:textId="77777777" w:rsidR="000C7DE2" w:rsidRDefault="000C7DE2" w:rsidP="008A378B">
      <w:pPr>
        <w:pStyle w:val="EnglishHangNoCoptic"/>
        <w:ind w:firstLine="0"/>
      </w:pPr>
      <w:r>
        <w:t>with signs and wonders,</w:t>
      </w:r>
    </w:p>
    <w:p w14:paraId="04DBD7BA" w14:textId="77777777" w:rsidR="000C7DE2" w:rsidRDefault="000C7DE2" w:rsidP="008A378B">
      <w:pPr>
        <w:pStyle w:val="EnglishHangNoCoptic"/>
        <w:ind w:firstLine="0"/>
      </w:pPr>
      <w:r w:rsidRPr="00224A73">
        <w:t>with great p</w:t>
      </w:r>
      <w:r>
        <w:t>ower and with outstretched arm,</w:t>
      </w:r>
    </w:p>
    <w:p w14:paraId="00EFB52B" w14:textId="77777777" w:rsidR="000C7DE2" w:rsidRDefault="000C7DE2" w:rsidP="008A378B">
      <w:pPr>
        <w:pStyle w:val="EnglishHangNoCoptic"/>
        <w:ind w:firstLine="0"/>
      </w:pPr>
      <w:r w:rsidRPr="00224A73">
        <w:t>and</w:t>
      </w:r>
      <w:r>
        <w:t xml:space="preserve"> made a name for Yourself,</w:t>
      </w:r>
    </w:p>
    <w:p w14:paraId="0705E7C0" w14:textId="77777777" w:rsidR="000C7DE2" w:rsidRDefault="000C7DE2" w:rsidP="008A378B">
      <w:pPr>
        <w:pStyle w:val="EnglishHangEndNoCoptic"/>
        <w:ind w:firstLine="0"/>
      </w:pPr>
      <w:r>
        <w:t>which continues to this day,</w:t>
      </w:r>
    </w:p>
    <w:p w14:paraId="08985BEA" w14:textId="77777777" w:rsidR="000C7DE2" w:rsidRDefault="000C7DE2" w:rsidP="008A378B">
      <w:pPr>
        <w:pStyle w:val="EnglishHangNoCoptic"/>
      </w:pPr>
      <w:r w:rsidRPr="00224A73">
        <w:t>12</w:t>
      </w:r>
      <w:r>
        <w:t xml:space="preserve"> </w:t>
      </w:r>
      <w:r w:rsidRPr="00224A73">
        <w:t>we</w:t>
      </w:r>
      <w:r>
        <w:t xml:space="preserve"> have sinned and been ungodly,</w:t>
      </w:r>
    </w:p>
    <w:p w14:paraId="580AD099" w14:textId="77777777" w:rsidR="000C7DE2" w:rsidRDefault="000C7DE2" w:rsidP="008A378B">
      <w:pPr>
        <w:pStyle w:val="EnglishHangNoCoptic"/>
        <w:ind w:firstLine="0"/>
      </w:pPr>
      <w:r>
        <w:t>we have done wrong, O Lord our God,</w:t>
      </w:r>
    </w:p>
    <w:p w14:paraId="31F162B3" w14:textId="77777777" w:rsidR="000C7DE2" w:rsidRDefault="000C7DE2" w:rsidP="008A378B">
      <w:pPr>
        <w:pStyle w:val="EnglishHangEndNoCoptic"/>
        <w:ind w:firstLine="0"/>
      </w:pPr>
      <w:r w:rsidRPr="00224A73">
        <w:t>against all Your c</w:t>
      </w:r>
      <w:r>
        <w:t>ommandments.</w:t>
      </w:r>
    </w:p>
    <w:p w14:paraId="14643868" w14:textId="77777777" w:rsidR="000C7DE2" w:rsidRDefault="000C7DE2" w:rsidP="008A378B">
      <w:pPr>
        <w:pStyle w:val="EnglishHangNoCoptic"/>
      </w:pPr>
      <w:r w:rsidRPr="00224A73">
        <w:t>13L</w:t>
      </w:r>
      <w:r>
        <w:t xml:space="preserve"> </w:t>
      </w:r>
      <w:r w:rsidRPr="00224A73">
        <w:t>e</w:t>
      </w:r>
      <w:r>
        <w:t>t Your wrath turn away from us,</w:t>
      </w:r>
    </w:p>
    <w:p w14:paraId="63D4BD47" w14:textId="77777777" w:rsidR="000C7DE2" w:rsidRDefault="000C7DE2" w:rsidP="008A378B">
      <w:pPr>
        <w:pStyle w:val="EnglishHangNoCoptic"/>
        <w:ind w:firstLine="0"/>
      </w:pPr>
      <w:r>
        <w:t>for only a few of us remain</w:t>
      </w:r>
    </w:p>
    <w:p w14:paraId="736E4247" w14:textId="77777777" w:rsidR="000C7DE2" w:rsidRDefault="000C7DE2" w:rsidP="008A378B">
      <w:pPr>
        <w:pStyle w:val="EnglishHangEndNoCoptic"/>
        <w:ind w:firstLine="0"/>
      </w:pPr>
      <w:r w:rsidRPr="00224A73">
        <w:t xml:space="preserve">within the </w:t>
      </w:r>
      <w:r>
        <w:t>nations where You scattered us.</w:t>
      </w:r>
    </w:p>
    <w:p w14:paraId="67F196CD" w14:textId="77777777" w:rsidR="000C7DE2" w:rsidRDefault="000C7DE2" w:rsidP="008A378B">
      <w:pPr>
        <w:pStyle w:val="EnglishHangNoCoptic"/>
      </w:pPr>
      <w:r w:rsidRPr="00224A73">
        <w:t>14</w:t>
      </w:r>
      <w:r>
        <w:t xml:space="preserve"> </w:t>
      </w:r>
      <w:r w:rsidRPr="00224A73">
        <w:t>O Lord, he</w:t>
      </w:r>
      <w:r>
        <w:t>ar our prayer and our supplication,</w:t>
      </w:r>
    </w:p>
    <w:p w14:paraId="3A331DCD" w14:textId="77777777" w:rsidR="000C7DE2" w:rsidRDefault="000C7DE2" w:rsidP="008A378B">
      <w:pPr>
        <w:pStyle w:val="EnglishHangNoCoptic"/>
        <w:ind w:firstLine="0"/>
      </w:pPr>
      <w:r w:rsidRPr="00224A73">
        <w:t>an</w:t>
      </w:r>
      <w:r>
        <w:t>d</w:t>
      </w:r>
      <w:r w:rsidRPr="00497E1E">
        <w:t xml:space="preserve"> </w:t>
      </w:r>
      <w:r>
        <w:t>deliver us for Your own sake,</w:t>
      </w:r>
    </w:p>
    <w:p w14:paraId="560B0774" w14:textId="77777777" w:rsidR="000C7DE2" w:rsidRDefault="000C7DE2" w:rsidP="008A378B">
      <w:pPr>
        <w:pStyle w:val="EnglishHangEndNoCoptic"/>
        <w:ind w:firstLine="0"/>
      </w:pPr>
      <w:r w:rsidRPr="00224A73">
        <w:t>and grant us mercy before those who have carried us into e</w:t>
      </w:r>
      <w:r>
        <w:t>xile,</w:t>
      </w:r>
    </w:p>
    <w:p w14:paraId="0029E003" w14:textId="77777777" w:rsidR="000C7DE2" w:rsidRDefault="000C7DE2" w:rsidP="008A378B">
      <w:pPr>
        <w:pStyle w:val="EnglishHangNoCoptic"/>
      </w:pPr>
      <w:r w:rsidRPr="00224A73">
        <w:t>15</w:t>
      </w:r>
      <w:r>
        <w:t xml:space="preserve"> </w:t>
      </w:r>
      <w:r w:rsidRPr="00224A73">
        <w:t>in order that t</w:t>
      </w:r>
      <w:r>
        <w:t>he whole earth may come to know</w:t>
      </w:r>
    </w:p>
    <w:p w14:paraId="618371A9" w14:textId="77777777" w:rsidR="000C7DE2" w:rsidRDefault="000C7DE2" w:rsidP="008A378B">
      <w:pPr>
        <w:pStyle w:val="EnglishHangNoCoptic"/>
        <w:ind w:firstLine="0"/>
      </w:pPr>
      <w:r>
        <w:t>that You are the Lord our God,</w:t>
      </w:r>
    </w:p>
    <w:p w14:paraId="0AAC3E6F" w14:textId="77777777" w:rsidR="000C7DE2" w:rsidRDefault="000C7DE2" w:rsidP="008A378B">
      <w:pPr>
        <w:pStyle w:val="EnglishHangEndNoCoptic"/>
        <w:ind w:firstLine="0"/>
      </w:pPr>
      <w:r w:rsidRPr="00224A73">
        <w:t xml:space="preserve">for Israel and his </w:t>
      </w:r>
      <w:r>
        <w:t>descendants are called by Your N</w:t>
      </w:r>
      <w:r w:rsidRPr="00224A73">
        <w:t>ame.</w:t>
      </w:r>
    </w:p>
    <w:p w14:paraId="0CE3E89E" w14:textId="77777777" w:rsidR="000C7DE2" w:rsidRDefault="000C7DE2" w:rsidP="008A378B">
      <w:pPr>
        <w:pStyle w:val="Heading4"/>
      </w:pPr>
      <w:r>
        <w:lastRenderedPageBreak/>
        <w:t>The Prayer of Elias the Prophet</w:t>
      </w:r>
    </w:p>
    <w:p w14:paraId="1E5FA308" w14:textId="77777777" w:rsidR="000C7DE2" w:rsidRPr="0040319E" w:rsidRDefault="000C7DE2" w:rsidP="008A378B">
      <w:pPr>
        <w:pStyle w:val="Rubric"/>
      </w:pPr>
      <w:r>
        <w:t>(3 Kings 18:36-39. Coptic rite: Joyous Saturday. The Victory over Ba’al)</w:t>
      </w:r>
    </w:p>
    <w:p w14:paraId="55FE3522" w14:textId="77777777" w:rsidR="000C7DE2" w:rsidRDefault="000C7DE2" w:rsidP="008A378B">
      <w:pPr>
        <w:pStyle w:val="EnglishHangNoCoptic"/>
      </w:pPr>
      <w:r>
        <w:t>36 After this, Elias cried out to heaven and said,</w:t>
      </w:r>
    </w:p>
    <w:p w14:paraId="14494148" w14:textId="77777777" w:rsidR="000C7DE2" w:rsidRDefault="000C7DE2" w:rsidP="008A378B">
      <w:pPr>
        <w:pStyle w:val="EnglishHangNoCoptic"/>
        <w:ind w:firstLine="0"/>
      </w:pPr>
      <w:r>
        <w:t>“O Lord God of Abraham, Isaac, and Israel,</w:t>
      </w:r>
    </w:p>
    <w:p w14:paraId="595A1828" w14:textId="77777777" w:rsidR="000C7DE2" w:rsidRDefault="000C7DE2" w:rsidP="008A378B">
      <w:pPr>
        <w:pStyle w:val="EnglishHangNoCoptic"/>
        <w:ind w:firstLine="0"/>
      </w:pPr>
      <w:r>
        <w:t>answer me, O Lord, answer me this day with fire,</w:t>
      </w:r>
    </w:p>
    <w:p w14:paraId="705DAECA" w14:textId="77777777" w:rsidR="000C7DE2" w:rsidRDefault="000C7DE2" w:rsidP="008A378B">
      <w:pPr>
        <w:pStyle w:val="EnglishHangNoCoptic"/>
        <w:ind w:firstLine="0"/>
      </w:pPr>
      <w:r>
        <w:t>and let this people know You are Lord, God of Israel,</w:t>
      </w:r>
    </w:p>
    <w:p w14:paraId="550769AD" w14:textId="77777777" w:rsidR="000C7DE2" w:rsidRDefault="000C7DE2" w:rsidP="008A378B">
      <w:pPr>
        <w:pStyle w:val="EnglishHangEndNoCoptic"/>
        <w:ind w:firstLine="0"/>
      </w:pPr>
      <w:r>
        <w:t>and I am Your servant; and I have done all these things on Your account.</w:t>
      </w:r>
    </w:p>
    <w:p w14:paraId="186DFA13" w14:textId="77777777" w:rsidR="000C7DE2" w:rsidRDefault="000C7DE2" w:rsidP="008A378B">
      <w:pPr>
        <w:pStyle w:val="EnglishHangNoCoptic"/>
      </w:pPr>
      <w:r>
        <w:t>37 Answer me, O Lord, answer me with fire,</w:t>
      </w:r>
    </w:p>
    <w:p w14:paraId="4E1F77C7" w14:textId="77777777" w:rsidR="000C7DE2" w:rsidRDefault="000C7DE2" w:rsidP="008A378B">
      <w:pPr>
        <w:pStyle w:val="EnglishHangNoCoptic"/>
        <w:ind w:firstLine="0"/>
      </w:pPr>
      <w:r>
        <w:t>and let these people know You are the Lord God,</w:t>
      </w:r>
    </w:p>
    <w:p w14:paraId="2842F512" w14:textId="77777777" w:rsidR="000C7DE2" w:rsidRDefault="000C7DE2" w:rsidP="008A378B">
      <w:pPr>
        <w:pStyle w:val="EnglishHangEndNoCoptic"/>
        <w:ind w:firstLine="0"/>
      </w:pPr>
      <w:r>
        <w:t>so as to turn the heart of this people back.”</w:t>
      </w:r>
    </w:p>
    <w:p w14:paraId="2BC07CF8" w14:textId="77777777" w:rsidR="000C7DE2" w:rsidRDefault="000C7DE2"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1287103C" w14:textId="77777777" w:rsidR="000C7DE2" w:rsidRDefault="000C7DE2" w:rsidP="008A378B">
      <w:pPr>
        <w:pStyle w:val="Heading4"/>
      </w:pPr>
      <w:r>
        <w:t>The Prayer of David the Prophet</w:t>
      </w:r>
    </w:p>
    <w:p w14:paraId="628694FA" w14:textId="77777777" w:rsidR="000C7DE2" w:rsidRDefault="000C7DE2" w:rsidP="008A378B">
      <w:pPr>
        <w:pStyle w:val="Rubric"/>
      </w:pPr>
      <w:r>
        <w:t xml:space="preserve">(1 Chronicles 29:10-13. Coptic rite: Joyous Saturday. </w:t>
      </w:r>
      <w:r w:rsidRPr="00EA4CF1">
        <w:t>With this, King David blessed the Lord before all the assembly, saying,</w:t>
      </w:r>
      <w:r>
        <w:t>)</w:t>
      </w:r>
    </w:p>
    <w:p w14:paraId="600E2A16" w14:textId="77777777" w:rsidR="000C7DE2" w:rsidRDefault="000C7DE2" w:rsidP="008A378B">
      <w:pPr>
        <w:pStyle w:val="EnglishHangNoCoptic"/>
      </w:pPr>
      <w:r w:rsidRPr="00EA4CF1">
        <w:t>“Blessed</w:t>
      </w:r>
      <w:r>
        <w:t xml:space="preserve"> are You, O Lord God of Israel,</w:t>
      </w:r>
    </w:p>
    <w:p w14:paraId="1A718415" w14:textId="77777777" w:rsidR="000C7DE2" w:rsidRDefault="000C7DE2" w:rsidP="008A378B">
      <w:pPr>
        <w:pStyle w:val="EnglishHangEndNoCoptic"/>
        <w:ind w:firstLine="0"/>
      </w:pPr>
      <w:r w:rsidRPr="00EA4CF1">
        <w:t>our</w:t>
      </w:r>
      <w:r>
        <w:t xml:space="preserve"> Father, unto the ages of ages.</w:t>
      </w:r>
    </w:p>
    <w:p w14:paraId="0FE4D74C" w14:textId="77777777" w:rsidR="000C7DE2" w:rsidRDefault="000C7DE2" w:rsidP="008A378B">
      <w:pPr>
        <w:pStyle w:val="EnglishHangNoCoptic"/>
      </w:pPr>
      <w:r w:rsidRPr="00EA4CF1">
        <w:t>11</w:t>
      </w:r>
      <w:r>
        <w:t xml:space="preserve"> Yours, O Lord, is the greatness</w:t>
      </w:r>
    </w:p>
    <w:p w14:paraId="592444E4" w14:textId="77777777" w:rsidR="000C7DE2" w:rsidRDefault="000C7DE2" w:rsidP="008A378B">
      <w:pPr>
        <w:pStyle w:val="EnglishHangNoCoptic"/>
        <w:ind w:firstLine="0"/>
      </w:pPr>
      <w:r>
        <w:t>and the power and the glory</w:t>
      </w:r>
    </w:p>
    <w:p w14:paraId="5F73C734" w14:textId="77777777" w:rsidR="000C7DE2" w:rsidRDefault="000C7DE2" w:rsidP="008A378B">
      <w:pPr>
        <w:pStyle w:val="EnglishHangNoCoptic"/>
        <w:ind w:firstLine="0"/>
      </w:pPr>
      <w:r>
        <w:t>and the victory and the might.</w:t>
      </w:r>
    </w:p>
    <w:p w14:paraId="77ADF0B3" w14:textId="77777777" w:rsidR="000C7DE2" w:rsidRDefault="000C7DE2" w:rsidP="008A378B">
      <w:pPr>
        <w:pStyle w:val="EnglishHangNoCoptic"/>
        <w:ind w:firstLine="0"/>
      </w:pPr>
      <w:r>
        <w:t>You have dominion over all that is</w:t>
      </w:r>
    </w:p>
    <w:p w14:paraId="66F808EC" w14:textId="77777777" w:rsidR="000C7DE2" w:rsidRDefault="000C7DE2" w:rsidP="008A378B">
      <w:pPr>
        <w:pStyle w:val="EnglishHangNoCoptic"/>
        <w:ind w:firstLine="0"/>
      </w:pPr>
      <w:r>
        <w:t>in heaven and on the earth.</w:t>
      </w:r>
    </w:p>
    <w:p w14:paraId="547B365A" w14:textId="77777777" w:rsidR="000C7DE2" w:rsidRDefault="000C7DE2" w:rsidP="008A378B">
      <w:pPr>
        <w:pStyle w:val="EnglishHangNoCoptic"/>
        <w:ind w:firstLine="0"/>
      </w:pPr>
      <w:r w:rsidRPr="00EA4CF1">
        <w:t xml:space="preserve">Every king and </w:t>
      </w:r>
      <w:r>
        <w:t>nation</w:t>
      </w:r>
    </w:p>
    <w:p w14:paraId="15E0F4C3" w14:textId="77777777" w:rsidR="000C7DE2" w:rsidRDefault="000C7DE2" w:rsidP="008A378B">
      <w:pPr>
        <w:pStyle w:val="EnglishHangEndNoCoptic"/>
        <w:ind w:firstLine="0"/>
      </w:pPr>
      <w:r w:rsidRPr="00EA4CF1">
        <w:t>is th</w:t>
      </w:r>
      <w:r>
        <w:t>rown into confusion before You.</w:t>
      </w:r>
    </w:p>
    <w:p w14:paraId="721A9D0D" w14:textId="77777777" w:rsidR="000C7DE2" w:rsidRDefault="000C7DE2" w:rsidP="008A378B">
      <w:pPr>
        <w:pStyle w:val="EnglishHangNoCoptic"/>
      </w:pPr>
      <w:r w:rsidRPr="00EA4CF1">
        <w:t>12</w:t>
      </w:r>
      <w:r>
        <w:t xml:space="preserve"> </w:t>
      </w:r>
      <w:r w:rsidRPr="00EA4CF1">
        <w:t>Fro</w:t>
      </w:r>
      <w:r>
        <w:t xml:space="preserve">m You are the wealth </w:t>
      </w:r>
      <w:r w:rsidRPr="00EA4CF1">
        <w:t>and</w:t>
      </w:r>
      <w:r>
        <w:t xml:space="preserve"> glory.</w:t>
      </w:r>
    </w:p>
    <w:p w14:paraId="0207EF1E" w14:textId="77777777" w:rsidR="000C7DE2" w:rsidRDefault="000C7DE2" w:rsidP="008A378B">
      <w:pPr>
        <w:pStyle w:val="EnglishHangNoCoptic"/>
        <w:ind w:firstLine="0"/>
      </w:pPr>
      <w:r>
        <w:t>You reigns over all, Lord, and ruler of all rule.</w:t>
      </w:r>
    </w:p>
    <w:p w14:paraId="056CFAE3" w14:textId="77777777" w:rsidR="000C7DE2" w:rsidRDefault="000C7DE2" w:rsidP="008A378B">
      <w:pPr>
        <w:pStyle w:val="EnglishHangNoCoptic"/>
        <w:ind w:firstLine="0"/>
      </w:pPr>
      <w:r w:rsidRPr="00EA4CF1">
        <w:t>In Yo</w:t>
      </w:r>
      <w:r>
        <w:t>ur hand is power and authority,</w:t>
      </w:r>
    </w:p>
    <w:p w14:paraId="40E197A8" w14:textId="77777777" w:rsidR="000C7DE2" w:rsidRDefault="000C7DE2" w:rsidP="008A378B">
      <w:pPr>
        <w:pStyle w:val="EnglishHangNoCoptic"/>
        <w:ind w:firstLine="0"/>
      </w:pPr>
      <w:r w:rsidRPr="00EA4CF1">
        <w:t xml:space="preserve">and </w:t>
      </w:r>
      <w:r>
        <w:t>it is in Your hand, almighty one,</w:t>
      </w:r>
    </w:p>
    <w:p w14:paraId="2983D38D" w14:textId="77777777" w:rsidR="000C7DE2" w:rsidRDefault="000C7DE2" w:rsidP="008A378B">
      <w:pPr>
        <w:pStyle w:val="EnglishHangEndNoCoptic"/>
        <w:ind w:firstLine="0"/>
      </w:pPr>
      <w:r w:rsidRPr="00EA4CF1">
        <w:t>to inc</w:t>
      </w:r>
      <w:r>
        <w:t>rease and establish all things.</w:t>
      </w:r>
    </w:p>
    <w:p w14:paraId="41579660" w14:textId="77777777" w:rsidR="000C7DE2" w:rsidRDefault="000C7DE2" w:rsidP="008A378B">
      <w:pPr>
        <w:pStyle w:val="EnglishHangNoCoptic"/>
      </w:pPr>
      <w:r w:rsidRPr="00EA4CF1">
        <w:t>13</w:t>
      </w:r>
      <w:r>
        <w:t xml:space="preserve"> </w:t>
      </w:r>
      <w:r w:rsidRPr="00EA4CF1">
        <w:t>And no</w:t>
      </w:r>
      <w:r>
        <w:t>w, Lord, we confess You,</w:t>
      </w:r>
    </w:p>
    <w:p w14:paraId="5830A5A8" w14:textId="77777777" w:rsidR="000C7DE2" w:rsidRDefault="000C7DE2" w:rsidP="008A378B">
      <w:pPr>
        <w:pStyle w:val="EnglishHangEndNoCoptic"/>
        <w:ind w:firstLine="0"/>
      </w:pPr>
      <w:r>
        <w:t>and we praise Your glorious N</w:t>
      </w:r>
      <w:r w:rsidRPr="00EA4CF1">
        <w:t>ame.</w:t>
      </w:r>
    </w:p>
    <w:p w14:paraId="262EA7FD" w14:textId="6E10F713" w:rsidR="00F970EE" w:rsidRDefault="001604CF" w:rsidP="00AC2F2D">
      <w:pPr>
        <w:pStyle w:val="EnglishHangEndNoCoptic"/>
        <w:ind w:firstLine="0"/>
      </w:pPr>
      <w:r>
        <w:fldChar w:fldCharType="end"/>
      </w:r>
      <w:r w:rsidR="00AC2F2D">
        <w:t xml:space="preserve"> </w:t>
      </w:r>
    </w:p>
    <w:p w14:paraId="22339EA3" w14:textId="77777777" w:rsidR="00344A59" w:rsidRDefault="00344A59" w:rsidP="00344A59">
      <w:pPr>
        <w:pStyle w:val="Heading3"/>
      </w:pPr>
      <w:bookmarkStart w:id="412" w:name="_Ref449954885"/>
      <w:bookmarkStart w:id="413" w:name="_Ref448228178"/>
      <w:r>
        <w:lastRenderedPageBreak/>
        <w:t>The Second Canticle</w:t>
      </w:r>
      <w:bookmarkEnd w:id="412"/>
    </w:p>
    <w:p w14:paraId="31599D65" w14:textId="4F0FF869" w:rsidR="00344A59" w:rsidRDefault="00344A59" w:rsidP="00344A59">
      <w:pPr>
        <w:pStyle w:val="Rubric"/>
      </w:pPr>
      <w:r>
        <w:t xml:space="preserve">During Koiahk, the Psali Adam on the Second Canticle, page </w:t>
      </w:r>
      <w:r>
        <w:fldChar w:fldCharType="begin"/>
      </w:r>
      <w:r>
        <w:instrText xml:space="preserve"> PAGEREF _Ref435645453 \h </w:instrText>
      </w:r>
      <w:r>
        <w:fldChar w:fldCharType="separate"/>
      </w:r>
      <w:r w:rsidR="000C7DE2">
        <w:rPr>
          <w:b/>
          <w:bCs/>
          <w:noProof/>
          <w:lang w:val="en-US"/>
        </w:rPr>
        <w:t>Error! Bookmark not defined.</w:t>
      </w:r>
      <w:r>
        <w:fldChar w:fldCharType="end"/>
      </w:r>
      <w:r>
        <w:t>, is said.</w:t>
      </w:r>
    </w:p>
    <w:p w14:paraId="55F7FEC9" w14:textId="77777777" w:rsidR="00344A59" w:rsidRDefault="00344A59" w:rsidP="00344A59">
      <w:pPr>
        <w:pStyle w:val="Heading4"/>
      </w:pPr>
      <w:bookmarkStart w:id="414" w:name="_Toc297322055"/>
      <w:bookmarkStart w:id="415" w:name="_Toc297407700"/>
      <w:bookmarkStart w:id="416" w:name="_Ref297493889"/>
      <w:bookmarkStart w:id="417" w:name="_Toc298445752"/>
      <w:bookmarkStart w:id="418" w:name="_Toc298681235"/>
      <w:bookmarkStart w:id="419" w:name="_Toc298447477"/>
      <w:bookmarkStart w:id="420" w:name="_Toc308441895"/>
      <w:bookmarkStart w:id="421" w:name="_Ref434580757"/>
      <w:bookmarkStart w:id="422" w:name="_Ref434580763"/>
      <w:bookmarkStart w:id="423" w:name="_Ref452619873"/>
      <w:bookmarkStart w:id="424" w:name="_Ref452619877"/>
      <w:r>
        <w:t>The Second Canticle: Psalm 135</w:t>
      </w:r>
      <w:bookmarkEnd w:id="414"/>
      <w:bookmarkEnd w:id="415"/>
      <w:bookmarkEnd w:id="416"/>
      <w:bookmarkEnd w:id="417"/>
      <w:bookmarkEnd w:id="418"/>
      <w:bookmarkEnd w:id="419"/>
      <w:bookmarkEnd w:id="420"/>
      <w:bookmarkEnd w:id="421"/>
      <w:bookmarkEnd w:id="422"/>
      <w:bookmarkEnd w:id="423"/>
      <w:bookmarkEnd w:id="424"/>
    </w:p>
    <w:p w14:paraId="25F64FB8" w14:textId="77777777" w:rsidR="00344A59" w:rsidRDefault="00344A59" w:rsidP="00344A59">
      <w:pPr>
        <w:pStyle w:val="Heading4non-TOC"/>
      </w:pPr>
      <w:r w:rsidRPr="00257627">
        <w:t>Ⲡⲓϩⲱⲥ ⲙ̀ⲙⲁϩ ⲃ̅</w:t>
      </w:r>
      <w:r>
        <w:t>:</w:t>
      </w:r>
      <w:r w:rsidRPr="00257627">
        <w:t xml:space="preserve"> Ⲯⲁⲗⲙⲟⲥ ⲣ̅ⲗ̅ⲉ̅</w:t>
      </w:r>
    </w:p>
    <w:p w14:paraId="755D127E" w14:textId="77777777" w:rsidR="00344A59" w:rsidRDefault="00344A59" w:rsidP="00344A59">
      <w:r>
        <w:t>Amen. Alleluia. Kyrie Eleioson.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3A4E4635" w14:textId="77777777" w:rsidTr="00344A59">
        <w:trPr>
          <w:cantSplit/>
          <w:jc w:val="center"/>
        </w:trPr>
        <w:tc>
          <w:tcPr>
            <w:tcW w:w="288" w:type="dxa"/>
          </w:tcPr>
          <w:p w14:paraId="0E9B6503" w14:textId="77777777" w:rsidR="00344A59" w:rsidRPr="00484AEF" w:rsidRDefault="00344A59" w:rsidP="00344A59">
            <w:pPr>
              <w:pStyle w:val="CopticCross"/>
            </w:pPr>
            <w:r w:rsidRPr="00484AEF">
              <w:t>¿</w:t>
            </w:r>
          </w:p>
        </w:tc>
        <w:tc>
          <w:tcPr>
            <w:tcW w:w="3960" w:type="dxa"/>
          </w:tcPr>
          <w:p w14:paraId="7A7ED3AB" w14:textId="77777777" w:rsidR="00344A59" w:rsidRDefault="00344A59" w:rsidP="00344A59">
            <w:pPr>
              <w:pStyle w:val="EngInd"/>
            </w:pPr>
            <w:r>
              <w:t>Confess</w:t>
            </w:r>
            <w:r>
              <w:rPr>
                <w:rStyle w:val="FootnoteReference"/>
              </w:rPr>
              <w:footnoteReference w:id="872"/>
            </w:r>
            <w:r>
              <w:t xml:space="preserve"> the Lord, for He is good,</w:t>
            </w:r>
          </w:p>
          <w:p w14:paraId="6E8B2E12" w14:textId="77777777" w:rsidR="00344A59" w:rsidRPr="00597158" w:rsidRDefault="00344A59" w:rsidP="00344A59">
            <w:pPr>
              <w:pStyle w:val="EngIndEnd"/>
            </w:pPr>
            <w:r>
              <w:t>Alleluia</w:t>
            </w:r>
            <w:r>
              <w:rPr>
                <w:rStyle w:val="FootnoteReference"/>
              </w:rPr>
              <w:footnoteReference w:id="873"/>
            </w:r>
            <w:r>
              <w:t>:  for His mercy  endures forever;</w:t>
            </w:r>
            <w:r w:rsidRPr="00597158">
              <w:t xml:space="preserve"> (Je Pef nai shop sha eneh.)</w:t>
            </w:r>
          </w:p>
        </w:tc>
        <w:tc>
          <w:tcPr>
            <w:tcW w:w="288" w:type="dxa"/>
          </w:tcPr>
          <w:p w14:paraId="6C73588E" w14:textId="77777777" w:rsidR="00344A59" w:rsidRDefault="00344A59" w:rsidP="00344A59"/>
        </w:tc>
        <w:tc>
          <w:tcPr>
            <w:tcW w:w="288" w:type="dxa"/>
          </w:tcPr>
          <w:p w14:paraId="20192EB5" w14:textId="77777777" w:rsidR="00344A59" w:rsidRDefault="00344A59" w:rsidP="00344A59">
            <w:pPr>
              <w:pStyle w:val="CopticCross"/>
            </w:pPr>
            <w:r>
              <w:t>¿</w:t>
            </w:r>
          </w:p>
        </w:tc>
        <w:tc>
          <w:tcPr>
            <w:tcW w:w="3960" w:type="dxa"/>
          </w:tcPr>
          <w:p w14:paraId="0121979F" w14:textId="77777777" w:rsidR="00344A59" w:rsidRDefault="00344A59" w:rsidP="00344A59">
            <w:pPr>
              <w:pStyle w:val="CopticInd"/>
            </w:pPr>
            <w:r w:rsidRPr="00597158">
              <w:t xml:space="preserve">Ⲟⲩⲱⲛϩ ⲉ̀ⲃⲟⲗ ⲙ̀Ⲡⲟ̅ⲥ̅ ϫⲉ ⲟⲩⲭ̀ⲡⲣⲏⲥⲧⲟⲥ ⲟⲩⲁ̀ⲅⲁⲑⲟⲥ ⲡⲉ </w:t>
            </w:r>
          </w:p>
          <w:p w14:paraId="00C25547" w14:textId="77777777" w:rsidR="00344A59" w:rsidRPr="00597158" w:rsidRDefault="00344A59" w:rsidP="00344A59">
            <w:pPr>
              <w:pStyle w:val="CoptIndEnd"/>
            </w:pPr>
            <w:r w:rsidRPr="00597158">
              <w:t>ⲁⲗⲗⲏⲗⲟⲩⲓ̀ⲁ ϫⲉ ⲡⲉϥⲛⲁⲓ ϣⲟⲡ ϣⲁ ⲉ̀ⲛⲉϩ.</w:t>
            </w:r>
          </w:p>
        </w:tc>
      </w:tr>
      <w:tr w:rsidR="00344A59" w14:paraId="1CC07693" w14:textId="77777777" w:rsidTr="00344A59">
        <w:trPr>
          <w:cantSplit/>
          <w:jc w:val="center"/>
        </w:trPr>
        <w:tc>
          <w:tcPr>
            <w:tcW w:w="288" w:type="dxa"/>
          </w:tcPr>
          <w:p w14:paraId="67E8342E" w14:textId="77777777" w:rsidR="00344A59" w:rsidRDefault="00344A59" w:rsidP="00344A59">
            <w:pPr>
              <w:pStyle w:val="CopticCross"/>
            </w:pPr>
          </w:p>
        </w:tc>
        <w:tc>
          <w:tcPr>
            <w:tcW w:w="3960" w:type="dxa"/>
          </w:tcPr>
          <w:p w14:paraId="5226C0E5" w14:textId="77777777" w:rsidR="00344A59" w:rsidRDefault="00344A59" w:rsidP="00344A59">
            <w:pPr>
              <w:pStyle w:val="EngInd"/>
            </w:pPr>
            <w:r>
              <w:t>confess the God of gods,</w:t>
            </w:r>
          </w:p>
          <w:p w14:paraId="33C2F885" w14:textId="77777777" w:rsidR="00344A59" w:rsidRPr="00597158" w:rsidRDefault="00344A59" w:rsidP="00344A59">
            <w:pPr>
              <w:pStyle w:val="EngIndEnd"/>
            </w:pPr>
            <w:r>
              <w:t>Alleluia: for His mercy endures forever;</w:t>
            </w:r>
          </w:p>
        </w:tc>
        <w:tc>
          <w:tcPr>
            <w:tcW w:w="288" w:type="dxa"/>
          </w:tcPr>
          <w:p w14:paraId="59C4CC4C" w14:textId="77777777" w:rsidR="00344A59" w:rsidRDefault="00344A59" w:rsidP="00344A59"/>
        </w:tc>
        <w:tc>
          <w:tcPr>
            <w:tcW w:w="288" w:type="dxa"/>
          </w:tcPr>
          <w:p w14:paraId="6DDE7279" w14:textId="77777777" w:rsidR="00344A59" w:rsidRDefault="00344A59" w:rsidP="00344A59">
            <w:pPr>
              <w:pStyle w:val="CopticCross"/>
            </w:pPr>
          </w:p>
        </w:tc>
        <w:tc>
          <w:tcPr>
            <w:tcW w:w="3960" w:type="dxa"/>
          </w:tcPr>
          <w:p w14:paraId="09DA7742" w14:textId="77777777" w:rsidR="00344A59" w:rsidRDefault="00344A59" w:rsidP="00344A59">
            <w:pPr>
              <w:pStyle w:val="CopticInd"/>
            </w:pPr>
            <w:r w:rsidRPr="00597158">
              <w:t xml:space="preserve">Ⲟⲩⲱⲛϩ ⲉ̀ⲃⲟⲗ ⲙ̀Ⲫϯ ⲛ̀ⲧⲉ ⲛⲓⲛⲟⲩϯ </w:t>
            </w:r>
          </w:p>
          <w:p w14:paraId="1D1DD6A7" w14:textId="77777777" w:rsidR="00344A59" w:rsidRPr="00597158" w:rsidRDefault="00344A59" w:rsidP="00344A59">
            <w:pPr>
              <w:pStyle w:val="CoptIndEnd"/>
            </w:pPr>
            <w:r w:rsidRPr="00597158">
              <w:t>ⲁⲗⲗⲏⲗⲟⲩⲓ̀ⲁ ϫⲉ ⲡⲉϥⲛⲁⲓ ϣⲟⲡ ϣⲁ ⲉ̀ⲛⲉϩ.</w:t>
            </w:r>
          </w:p>
        </w:tc>
      </w:tr>
      <w:tr w:rsidR="00344A59" w14:paraId="28B3B1F1" w14:textId="77777777" w:rsidTr="00344A59">
        <w:trPr>
          <w:cantSplit/>
          <w:jc w:val="center"/>
        </w:trPr>
        <w:tc>
          <w:tcPr>
            <w:tcW w:w="288" w:type="dxa"/>
          </w:tcPr>
          <w:p w14:paraId="1E9197D5" w14:textId="77777777" w:rsidR="00344A59" w:rsidRDefault="00344A59" w:rsidP="00344A59">
            <w:pPr>
              <w:pStyle w:val="CopticCross"/>
            </w:pPr>
            <w:r>
              <w:t>¿</w:t>
            </w:r>
          </w:p>
        </w:tc>
        <w:tc>
          <w:tcPr>
            <w:tcW w:w="3960" w:type="dxa"/>
          </w:tcPr>
          <w:p w14:paraId="527A8338" w14:textId="77777777" w:rsidR="00344A59" w:rsidRDefault="00344A59" w:rsidP="00344A59">
            <w:pPr>
              <w:pStyle w:val="EngInd"/>
            </w:pPr>
            <w:r>
              <w:t>confess the Lord of Lords,</w:t>
            </w:r>
          </w:p>
          <w:p w14:paraId="4108E811" w14:textId="77777777" w:rsidR="00344A59" w:rsidRPr="00597158" w:rsidRDefault="00344A59" w:rsidP="00344A59">
            <w:pPr>
              <w:pStyle w:val="EngIndEnd"/>
            </w:pPr>
            <w:r>
              <w:t>Alleluia: for His mercy endures forever;</w:t>
            </w:r>
            <w:r w:rsidRPr="00597158">
              <w:t>.</w:t>
            </w:r>
          </w:p>
        </w:tc>
        <w:tc>
          <w:tcPr>
            <w:tcW w:w="288" w:type="dxa"/>
          </w:tcPr>
          <w:p w14:paraId="0DBB9D29" w14:textId="77777777" w:rsidR="00344A59" w:rsidRDefault="00344A59" w:rsidP="00344A59"/>
        </w:tc>
        <w:tc>
          <w:tcPr>
            <w:tcW w:w="288" w:type="dxa"/>
          </w:tcPr>
          <w:p w14:paraId="7188DE38" w14:textId="77777777" w:rsidR="00344A59" w:rsidRDefault="00344A59" w:rsidP="00344A59">
            <w:pPr>
              <w:pStyle w:val="CopticCross"/>
            </w:pPr>
            <w:r>
              <w:t>¿</w:t>
            </w:r>
          </w:p>
        </w:tc>
        <w:tc>
          <w:tcPr>
            <w:tcW w:w="3960" w:type="dxa"/>
          </w:tcPr>
          <w:p w14:paraId="2AC2109E" w14:textId="77777777" w:rsidR="00344A59" w:rsidRDefault="00344A59" w:rsidP="00344A59">
            <w:pPr>
              <w:pStyle w:val="CopticInd"/>
            </w:pPr>
            <w:r w:rsidRPr="00597158">
              <w:t xml:space="preserve">Ⲟⲩⲱⲛϩ ⲉ̀ⲃⲟⲗ ⲙ̀Ⲡⲟ̅ⲥ̅ ⲛ̀ⲧⲉ ⲛⲓⲟ̅ⲥ̅ </w:t>
            </w:r>
          </w:p>
          <w:p w14:paraId="7204440E" w14:textId="77777777" w:rsidR="00344A59" w:rsidRPr="00597158" w:rsidRDefault="00344A59" w:rsidP="00344A59">
            <w:pPr>
              <w:pStyle w:val="CoptIndEnd"/>
            </w:pPr>
            <w:r w:rsidRPr="00597158">
              <w:t>ⲁⲗⲗⲏⲗⲟⲩⲓ̀ⲁ ϫⲉ ⲡⲉϥⲛⲁⲓ ϣⲟⲡ ϣⲁ ⲉ̀ⲛⲉϩ.</w:t>
            </w:r>
          </w:p>
        </w:tc>
      </w:tr>
      <w:tr w:rsidR="00344A59" w14:paraId="74A82D2C" w14:textId="77777777" w:rsidTr="00344A59">
        <w:trPr>
          <w:cantSplit/>
          <w:jc w:val="center"/>
        </w:trPr>
        <w:tc>
          <w:tcPr>
            <w:tcW w:w="288" w:type="dxa"/>
          </w:tcPr>
          <w:p w14:paraId="10BE30E9" w14:textId="77777777" w:rsidR="00344A59" w:rsidRDefault="00344A59" w:rsidP="00344A59">
            <w:pPr>
              <w:pStyle w:val="CopticCross"/>
            </w:pPr>
          </w:p>
        </w:tc>
        <w:tc>
          <w:tcPr>
            <w:tcW w:w="3960" w:type="dxa"/>
          </w:tcPr>
          <w:p w14:paraId="6B67239F" w14:textId="77777777" w:rsidR="00344A59" w:rsidRDefault="00344A59" w:rsidP="00344A59">
            <w:pPr>
              <w:pStyle w:val="EngInd"/>
            </w:pPr>
            <w:r w:rsidRPr="008D5F3D">
              <w:rPr>
                <w:i/>
              </w:rPr>
              <w:t>[to Him]</w:t>
            </w:r>
            <w:r>
              <w:rPr>
                <w:rStyle w:val="FootnoteReference"/>
              </w:rPr>
              <w:footnoteReference w:id="874"/>
            </w:r>
            <w:r>
              <w:t xml:space="preserve"> Who alone does great wonders,</w:t>
            </w:r>
          </w:p>
          <w:p w14:paraId="6ECE87D1" w14:textId="77777777" w:rsidR="00344A59" w:rsidRPr="00597158" w:rsidRDefault="00344A59" w:rsidP="00344A59">
            <w:pPr>
              <w:pStyle w:val="EngIndEnd"/>
            </w:pPr>
            <w:r>
              <w:t>Alleluia: for His mercy endures forever;</w:t>
            </w:r>
          </w:p>
        </w:tc>
        <w:tc>
          <w:tcPr>
            <w:tcW w:w="288" w:type="dxa"/>
          </w:tcPr>
          <w:p w14:paraId="043D3CEA" w14:textId="77777777" w:rsidR="00344A59" w:rsidRDefault="00344A59" w:rsidP="00344A59"/>
        </w:tc>
        <w:tc>
          <w:tcPr>
            <w:tcW w:w="288" w:type="dxa"/>
          </w:tcPr>
          <w:p w14:paraId="3C568459" w14:textId="77777777" w:rsidR="00344A59" w:rsidRDefault="00344A59" w:rsidP="00344A59">
            <w:pPr>
              <w:pStyle w:val="CopticCross"/>
            </w:pPr>
          </w:p>
        </w:tc>
        <w:tc>
          <w:tcPr>
            <w:tcW w:w="3960" w:type="dxa"/>
          </w:tcPr>
          <w:p w14:paraId="5E200BAB" w14:textId="77777777" w:rsidR="00344A59" w:rsidRDefault="00344A59" w:rsidP="00344A59">
            <w:pPr>
              <w:pStyle w:val="CopticInd"/>
            </w:pPr>
            <w:r w:rsidRPr="00597158">
              <w:t xml:space="preserve">Ⲫⲏⲉⲧⲓ̀ⲣⲓ ⲛ̀ϩⲁⲛⲛⲓϣϯ ⲛ̀ϣ̀ⲫⲏⲣⲓ ⲙ̀ⲙⲁⲩⲁⲧϥ </w:t>
            </w:r>
          </w:p>
          <w:p w14:paraId="0E6C87F3" w14:textId="77777777" w:rsidR="00344A59" w:rsidRPr="00597158" w:rsidRDefault="00344A59" w:rsidP="00344A59">
            <w:pPr>
              <w:pStyle w:val="CoptIndEnd"/>
            </w:pPr>
            <w:r w:rsidRPr="00597158">
              <w:t>ⲁⲗⲗⲏⲗⲟⲩⲓ̀ⲁ ϫⲉ ⲡⲉϥⲛⲁⲓ ϣⲟⲡ ϣⲁ ⲉ̀ⲛⲉϩ.</w:t>
            </w:r>
          </w:p>
        </w:tc>
      </w:tr>
      <w:tr w:rsidR="00344A59" w14:paraId="192C36F0" w14:textId="77777777" w:rsidTr="00344A59">
        <w:trPr>
          <w:cantSplit/>
          <w:jc w:val="center"/>
        </w:trPr>
        <w:tc>
          <w:tcPr>
            <w:tcW w:w="288" w:type="dxa"/>
          </w:tcPr>
          <w:p w14:paraId="72D9DE27" w14:textId="77777777" w:rsidR="00344A59" w:rsidRDefault="00344A59" w:rsidP="00344A59">
            <w:pPr>
              <w:pStyle w:val="CopticCross"/>
            </w:pPr>
            <w:r>
              <w:t>¿</w:t>
            </w:r>
          </w:p>
        </w:tc>
        <w:tc>
          <w:tcPr>
            <w:tcW w:w="3960" w:type="dxa"/>
          </w:tcPr>
          <w:p w14:paraId="2B2C7109" w14:textId="77777777" w:rsidR="00344A59" w:rsidRDefault="00344A59" w:rsidP="00344A59">
            <w:pPr>
              <w:pStyle w:val="EngInd"/>
            </w:pPr>
            <w:r w:rsidRPr="008D5F3D">
              <w:rPr>
                <w:i/>
              </w:rPr>
              <w:t>[to Him]</w:t>
            </w:r>
            <w:r>
              <w:rPr>
                <w:i/>
              </w:rPr>
              <w:t xml:space="preserve"> </w:t>
            </w:r>
            <w:r>
              <w:t>Who by wisdom made the heavens,</w:t>
            </w:r>
          </w:p>
          <w:p w14:paraId="62F92B47" w14:textId="77777777" w:rsidR="00344A59" w:rsidRPr="00597158" w:rsidRDefault="00344A59" w:rsidP="00344A59">
            <w:pPr>
              <w:pStyle w:val="EngIndEnd"/>
            </w:pPr>
            <w:r>
              <w:t>Alleluia: for His mercy endures forever;</w:t>
            </w:r>
          </w:p>
        </w:tc>
        <w:tc>
          <w:tcPr>
            <w:tcW w:w="288" w:type="dxa"/>
          </w:tcPr>
          <w:p w14:paraId="0BFE27CD" w14:textId="77777777" w:rsidR="00344A59" w:rsidRDefault="00344A59" w:rsidP="00344A59"/>
        </w:tc>
        <w:tc>
          <w:tcPr>
            <w:tcW w:w="288" w:type="dxa"/>
          </w:tcPr>
          <w:p w14:paraId="30499141" w14:textId="77777777" w:rsidR="00344A59" w:rsidRDefault="00344A59" w:rsidP="00344A59">
            <w:pPr>
              <w:pStyle w:val="CopticCross"/>
            </w:pPr>
            <w:r>
              <w:t>¿</w:t>
            </w:r>
          </w:p>
        </w:tc>
        <w:tc>
          <w:tcPr>
            <w:tcW w:w="3960" w:type="dxa"/>
          </w:tcPr>
          <w:p w14:paraId="115643C8" w14:textId="77777777" w:rsidR="00344A59" w:rsidRDefault="00344A59" w:rsidP="00344A59">
            <w:pPr>
              <w:pStyle w:val="CopticInd"/>
            </w:pPr>
            <w:r w:rsidRPr="00597158">
              <w:t xml:space="preserve">Ⲫⲏⲉⲧⲁϥⲑⲁⲙⲓⲟ̀ ⲛ̀ⲛⲓⲫⲏⲟⲩⲓ̀ ϧⲉⲛ ⲟⲩⲕⲁϯ </w:t>
            </w:r>
          </w:p>
          <w:p w14:paraId="357308FA" w14:textId="77777777" w:rsidR="00344A59" w:rsidRPr="00597158" w:rsidRDefault="00344A59" w:rsidP="00344A59">
            <w:pPr>
              <w:pStyle w:val="CoptIndEnd"/>
            </w:pPr>
            <w:r w:rsidRPr="00597158">
              <w:t>ⲁⲗⲗⲏⲗⲟⲩⲓ̀ⲁ ϫⲉ ⲡⲉϥⲛⲁⲓ ϣⲟⲡ ϣⲁ ⲉ̀ⲛⲉϩ.</w:t>
            </w:r>
          </w:p>
        </w:tc>
      </w:tr>
      <w:tr w:rsidR="00344A59" w14:paraId="0C11595D" w14:textId="77777777" w:rsidTr="00344A59">
        <w:trPr>
          <w:cantSplit/>
          <w:jc w:val="center"/>
        </w:trPr>
        <w:tc>
          <w:tcPr>
            <w:tcW w:w="288" w:type="dxa"/>
          </w:tcPr>
          <w:p w14:paraId="5044600A" w14:textId="77777777" w:rsidR="00344A59" w:rsidRDefault="00344A59" w:rsidP="00344A59">
            <w:pPr>
              <w:pStyle w:val="CopticCross"/>
            </w:pPr>
          </w:p>
        </w:tc>
        <w:tc>
          <w:tcPr>
            <w:tcW w:w="3960" w:type="dxa"/>
          </w:tcPr>
          <w:p w14:paraId="6A254B14" w14:textId="77777777" w:rsidR="00344A59" w:rsidRDefault="00344A59" w:rsidP="00344A59">
            <w:pPr>
              <w:pStyle w:val="EngInd"/>
            </w:pPr>
            <w:r w:rsidRPr="008D5F3D">
              <w:rPr>
                <w:i/>
              </w:rPr>
              <w:t>[to Him]</w:t>
            </w:r>
            <w:r>
              <w:rPr>
                <w:i/>
              </w:rPr>
              <w:t xml:space="preserve"> </w:t>
            </w:r>
            <w:r>
              <w:t>Who made the earth firm on the waters,</w:t>
            </w:r>
          </w:p>
          <w:p w14:paraId="33BE2A3D" w14:textId="77777777" w:rsidR="00344A59" w:rsidRPr="00597158" w:rsidRDefault="00344A59" w:rsidP="00344A59">
            <w:pPr>
              <w:pStyle w:val="EngIndEnd"/>
            </w:pPr>
            <w:r>
              <w:t>Alleluia: for His mercy endures forever;</w:t>
            </w:r>
          </w:p>
        </w:tc>
        <w:tc>
          <w:tcPr>
            <w:tcW w:w="288" w:type="dxa"/>
          </w:tcPr>
          <w:p w14:paraId="21673630" w14:textId="77777777" w:rsidR="00344A59" w:rsidRDefault="00344A59" w:rsidP="00344A59"/>
        </w:tc>
        <w:tc>
          <w:tcPr>
            <w:tcW w:w="288" w:type="dxa"/>
          </w:tcPr>
          <w:p w14:paraId="0F96829E" w14:textId="77777777" w:rsidR="00344A59" w:rsidRDefault="00344A59" w:rsidP="00344A59">
            <w:pPr>
              <w:pStyle w:val="CopticCross"/>
            </w:pPr>
          </w:p>
        </w:tc>
        <w:tc>
          <w:tcPr>
            <w:tcW w:w="3960" w:type="dxa"/>
          </w:tcPr>
          <w:p w14:paraId="1C1D9D33" w14:textId="77777777" w:rsidR="00344A59" w:rsidRDefault="00344A59" w:rsidP="00344A59">
            <w:pPr>
              <w:pStyle w:val="CopticInd"/>
            </w:pPr>
            <w:r w:rsidRPr="00597158">
              <w:t>Ⲫⲏⲉⲧⲁϥⲧⲁϫⲣⲟ ⲙ̀ⲡⲓⲕⲁϩⲓ ϩⲓϫⲉⲛ ⲛⲓⲙⲱⲟⲩ</w:t>
            </w:r>
          </w:p>
          <w:p w14:paraId="3724710A" w14:textId="77777777" w:rsidR="00344A59" w:rsidRPr="00597158" w:rsidRDefault="00344A59" w:rsidP="00344A59">
            <w:pPr>
              <w:pStyle w:val="CoptIndEnd"/>
            </w:pPr>
            <w:r w:rsidRPr="00597158">
              <w:t>ⲁⲗⲗⲏⲗⲟⲩⲓ̀ⲁ ϫⲉ ⲡⲉϥⲛⲁⲓ ϣⲟⲡ ϣⲁ ⲉ̀ⲛⲉϩ.</w:t>
            </w:r>
          </w:p>
        </w:tc>
      </w:tr>
      <w:tr w:rsidR="00344A59" w14:paraId="530237E7" w14:textId="77777777" w:rsidTr="00344A59">
        <w:trPr>
          <w:cantSplit/>
          <w:jc w:val="center"/>
        </w:trPr>
        <w:tc>
          <w:tcPr>
            <w:tcW w:w="288" w:type="dxa"/>
          </w:tcPr>
          <w:p w14:paraId="109DF844" w14:textId="77777777" w:rsidR="00344A59" w:rsidRDefault="00344A59" w:rsidP="00344A59">
            <w:pPr>
              <w:pStyle w:val="CopticCross"/>
            </w:pPr>
            <w:r>
              <w:t>¿</w:t>
            </w:r>
          </w:p>
        </w:tc>
        <w:tc>
          <w:tcPr>
            <w:tcW w:w="3960" w:type="dxa"/>
          </w:tcPr>
          <w:p w14:paraId="1749F404" w14:textId="77777777" w:rsidR="00344A59" w:rsidRDefault="00344A59" w:rsidP="00344A59">
            <w:pPr>
              <w:pStyle w:val="EngInd"/>
            </w:pPr>
            <w:r w:rsidRPr="008D5F3D">
              <w:rPr>
                <w:i/>
              </w:rPr>
              <w:t>[to Him]</w:t>
            </w:r>
            <w:r>
              <w:rPr>
                <w:i/>
              </w:rPr>
              <w:t xml:space="preserve"> </w:t>
            </w:r>
            <w:r>
              <w:t>Who [alone] made the great lights,</w:t>
            </w:r>
          </w:p>
          <w:p w14:paraId="0B22F07C" w14:textId="77777777" w:rsidR="00344A59" w:rsidRPr="00597158" w:rsidRDefault="00344A59" w:rsidP="00344A59">
            <w:pPr>
              <w:pStyle w:val="EngIndEnd"/>
            </w:pPr>
            <w:r>
              <w:t>Alleluia: for His mercy is eternal,</w:t>
            </w:r>
          </w:p>
        </w:tc>
        <w:tc>
          <w:tcPr>
            <w:tcW w:w="288" w:type="dxa"/>
          </w:tcPr>
          <w:p w14:paraId="56706CE8" w14:textId="77777777" w:rsidR="00344A59" w:rsidRDefault="00344A59" w:rsidP="00344A59"/>
        </w:tc>
        <w:tc>
          <w:tcPr>
            <w:tcW w:w="288" w:type="dxa"/>
          </w:tcPr>
          <w:p w14:paraId="320EF266" w14:textId="77777777" w:rsidR="00344A59" w:rsidRDefault="00344A59" w:rsidP="00344A59">
            <w:pPr>
              <w:pStyle w:val="CopticCross"/>
            </w:pPr>
            <w:r>
              <w:t>¿</w:t>
            </w:r>
          </w:p>
        </w:tc>
        <w:tc>
          <w:tcPr>
            <w:tcW w:w="3960" w:type="dxa"/>
          </w:tcPr>
          <w:p w14:paraId="0275FF09" w14:textId="77777777" w:rsidR="00344A59" w:rsidRDefault="00344A59" w:rsidP="00344A59">
            <w:pPr>
              <w:pStyle w:val="CopticInd"/>
            </w:pPr>
            <w:r w:rsidRPr="00597158">
              <w:t xml:space="preserve">Ⲫⲏⲉⲧⲁϥⲑⲁⲙⲓⲟ̀ ⲛ̀ϩⲁⲛⲛⲓϣϯ ⲛ̀ⲣⲉϥⲉ̀ⲣⲟⲩⲱⲓⲛⲓ ⲙ̀ⲙⲁⲩⲁⲧϥ </w:t>
            </w:r>
          </w:p>
          <w:p w14:paraId="03C5B6CB" w14:textId="77777777" w:rsidR="00344A59" w:rsidRPr="00597158" w:rsidRDefault="00344A59" w:rsidP="00344A59">
            <w:pPr>
              <w:pStyle w:val="CoptIndEnd"/>
            </w:pPr>
            <w:r w:rsidRPr="00597158">
              <w:t>ⲁⲗⲗⲏⲗⲟⲩⲓ̀ⲁ ϫⲉ ⲡⲉϥⲛⲁⲓ ϣⲟⲡ ϣⲁ ⲉ̀ⲛⲉϩ.</w:t>
            </w:r>
          </w:p>
        </w:tc>
      </w:tr>
      <w:tr w:rsidR="00344A59" w14:paraId="106E2338" w14:textId="77777777" w:rsidTr="00344A59">
        <w:trPr>
          <w:cantSplit/>
          <w:jc w:val="center"/>
        </w:trPr>
        <w:tc>
          <w:tcPr>
            <w:tcW w:w="288" w:type="dxa"/>
          </w:tcPr>
          <w:p w14:paraId="1727858F" w14:textId="77777777" w:rsidR="00344A59" w:rsidRDefault="00344A59" w:rsidP="00344A59">
            <w:pPr>
              <w:pStyle w:val="CopticCross"/>
            </w:pPr>
          </w:p>
        </w:tc>
        <w:tc>
          <w:tcPr>
            <w:tcW w:w="3960" w:type="dxa"/>
          </w:tcPr>
          <w:p w14:paraId="623B71AD" w14:textId="77777777" w:rsidR="00344A59" w:rsidRDefault="00344A59" w:rsidP="00344A59">
            <w:pPr>
              <w:pStyle w:val="EngInd"/>
            </w:pPr>
            <w:r>
              <w:t>the sun to rule the day,</w:t>
            </w:r>
          </w:p>
          <w:p w14:paraId="1D84D291" w14:textId="77777777" w:rsidR="00344A59" w:rsidRPr="00597158" w:rsidRDefault="00344A59" w:rsidP="00344A59">
            <w:pPr>
              <w:pStyle w:val="EngIndEnd"/>
            </w:pPr>
            <w:r>
              <w:t>Alleluia: for His mercy endures forever,</w:t>
            </w:r>
          </w:p>
        </w:tc>
        <w:tc>
          <w:tcPr>
            <w:tcW w:w="288" w:type="dxa"/>
          </w:tcPr>
          <w:p w14:paraId="0B8EBA8E" w14:textId="77777777" w:rsidR="00344A59" w:rsidRDefault="00344A59" w:rsidP="00344A59"/>
        </w:tc>
        <w:tc>
          <w:tcPr>
            <w:tcW w:w="288" w:type="dxa"/>
          </w:tcPr>
          <w:p w14:paraId="7D977DB3" w14:textId="77777777" w:rsidR="00344A59" w:rsidRDefault="00344A59" w:rsidP="00344A59">
            <w:pPr>
              <w:pStyle w:val="CopticCross"/>
            </w:pPr>
          </w:p>
        </w:tc>
        <w:tc>
          <w:tcPr>
            <w:tcW w:w="3960" w:type="dxa"/>
          </w:tcPr>
          <w:p w14:paraId="37BE2AFF" w14:textId="77777777" w:rsidR="00344A59" w:rsidRDefault="00344A59" w:rsidP="00344A59">
            <w:pPr>
              <w:pStyle w:val="CopticInd"/>
            </w:pPr>
            <w:r w:rsidRPr="00597158">
              <w:t xml:space="preserve">Ⲫ̀ⲣⲏ ⲉ̀ⲟⲩⲉⲣϣⲓϣⲓ ⲛ̀ⲧⲉ ⲡⲓⲉ̀ϩⲟⲟⲩ </w:t>
            </w:r>
          </w:p>
          <w:p w14:paraId="158452EE" w14:textId="77777777" w:rsidR="00344A59" w:rsidRPr="00597158" w:rsidRDefault="00344A59" w:rsidP="00344A59">
            <w:pPr>
              <w:pStyle w:val="CoptIndEnd"/>
            </w:pPr>
            <w:r w:rsidRPr="00597158">
              <w:t>ⲁⲗⲗⲏⲗⲟⲩⲓ̀ⲁ ϫⲉ ⲡⲉϥⲛⲁⲓ ϣⲟⲡ ϣⲁ ⲉ̀ⲛⲉϩ.</w:t>
            </w:r>
          </w:p>
        </w:tc>
      </w:tr>
      <w:tr w:rsidR="00344A59" w14:paraId="39645AEA" w14:textId="77777777" w:rsidTr="00344A59">
        <w:trPr>
          <w:cantSplit/>
          <w:jc w:val="center"/>
        </w:trPr>
        <w:tc>
          <w:tcPr>
            <w:tcW w:w="288" w:type="dxa"/>
          </w:tcPr>
          <w:p w14:paraId="6C49DC01" w14:textId="77777777" w:rsidR="00344A59" w:rsidRDefault="00344A59" w:rsidP="00344A59">
            <w:pPr>
              <w:pStyle w:val="CopticCross"/>
            </w:pPr>
            <w:r>
              <w:t>¿</w:t>
            </w:r>
          </w:p>
        </w:tc>
        <w:tc>
          <w:tcPr>
            <w:tcW w:w="3960" w:type="dxa"/>
          </w:tcPr>
          <w:p w14:paraId="688A0933" w14:textId="77777777" w:rsidR="00344A59" w:rsidRDefault="00344A59" w:rsidP="00344A59">
            <w:pPr>
              <w:pStyle w:val="EngInd"/>
            </w:pPr>
            <w:r>
              <w:t>the moon and the stars to rule the night,</w:t>
            </w:r>
          </w:p>
          <w:p w14:paraId="128FC6AB" w14:textId="77777777" w:rsidR="00344A59" w:rsidRPr="00597158" w:rsidRDefault="00344A59" w:rsidP="00344A59">
            <w:pPr>
              <w:pStyle w:val="EngIndEnd"/>
            </w:pPr>
            <w:r>
              <w:t>Alleluia: for His mercy endures forever;</w:t>
            </w:r>
          </w:p>
        </w:tc>
        <w:tc>
          <w:tcPr>
            <w:tcW w:w="288" w:type="dxa"/>
          </w:tcPr>
          <w:p w14:paraId="30C53922" w14:textId="77777777" w:rsidR="00344A59" w:rsidRDefault="00344A59" w:rsidP="00344A59"/>
        </w:tc>
        <w:tc>
          <w:tcPr>
            <w:tcW w:w="288" w:type="dxa"/>
          </w:tcPr>
          <w:p w14:paraId="192D8ADF" w14:textId="77777777" w:rsidR="00344A59" w:rsidRDefault="00344A59" w:rsidP="00344A59">
            <w:pPr>
              <w:pStyle w:val="CopticCross"/>
            </w:pPr>
            <w:r>
              <w:t>¿</w:t>
            </w:r>
          </w:p>
        </w:tc>
        <w:tc>
          <w:tcPr>
            <w:tcW w:w="3960" w:type="dxa"/>
          </w:tcPr>
          <w:p w14:paraId="0335455D" w14:textId="77777777" w:rsidR="00344A59" w:rsidRDefault="00344A59" w:rsidP="00344A59">
            <w:pPr>
              <w:pStyle w:val="CopticInd"/>
            </w:pPr>
            <w:r w:rsidRPr="00597158">
              <w:t>Ⲡⲓⲓⲟϩ ⲛⲉⲙ ⲛⲓⲥⲓⲟⲩ ⲉⲩⲉⲝⲟⲩⲥⲓⲁ̀ ⲛ̀ⲧⲉ ⲡⲓⲉ̀ϫⲱⲣϩ</w:t>
            </w:r>
          </w:p>
          <w:p w14:paraId="2DB2A4AD" w14:textId="77777777" w:rsidR="00344A59" w:rsidRPr="00597158" w:rsidRDefault="00344A59" w:rsidP="00344A59">
            <w:pPr>
              <w:pStyle w:val="CoptIndEnd"/>
            </w:pPr>
            <w:r w:rsidRPr="00597158">
              <w:t xml:space="preserve"> ⲁⲗⲗⲏⲗⲟⲩⲓ̀ⲁ ϫⲉ ⲡⲉϥⲛⲁⲓ ϣⲟⲡ ϣⲁ ⲉ̀ⲛⲉϩ.</w:t>
            </w:r>
          </w:p>
        </w:tc>
      </w:tr>
      <w:tr w:rsidR="00344A59" w14:paraId="56BF5E0C" w14:textId="77777777" w:rsidTr="00344A59">
        <w:trPr>
          <w:cantSplit/>
          <w:jc w:val="center"/>
        </w:trPr>
        <w:tc>
          <w:tcPr>
            <w:tcW w:w="288" w:type="dxa"/>
          </w:tcPr>
          <w:p w14:paraId="5A009A39" w14:textId="77777777" w:rsidR="00344A59" w:rsidRDefault="00344A59" w:rsidP="00344A59">
            <w:pPr>
              <w:pStyle w:val="CopticCross"/>
            </w:pPr>
          </w:p>
        </w:tc>
        <w:tc>
          <w:tcPr>
            <w:tcW w:w="3960" w:type="dxa"/>
          </w:tcPr>
          <w:p w14:paraId="64296707" w14:textId="77777777" w:rsidR="00344A59" w:rsidRDefault="00344A59" w:rsidP="00344A59">
            <w:pPr>
              <w:pStyle w:val="EngInd"/>
            </w:pPr>
            <w:r>
              <w:t>Who struck Egypt in their firstborn,</w:t>
            </w:r>
          </w:p>
          <w:p w14:paraId="23626E15" w14:textId="77777777" w:rsidR="00344A59" w:rsidRPr="00597158" w:rsidRDefault="00344A59" w:rsidP="00344A59">
            <w:pPr>
              <w:pStyle w:val="EngIndEnd"/>
            </w:pPr>
            <w:r>
              <w:t>Alleluia: for His mercy endures forever;</w:t>
            </w:r>
          </w:p>
        </w:tc>
        <w:tc>
          <w:tcPr>
            <w:tcW w:w="288" w:type="dxa"/>
          </w:tcPr>
          <w:p w14:paraId="1225DCBF" w14:textId="77777777" w:rsidR="00344A59" w:rsidRDefault="00344A59" w:rsidP="00344A59"/>
        </w:tc>
        <w:tc>
          <w:tcPr>
            <w:tcW w:w="288" w:type="dxa"/>
          </w:tcPr>
          <w:p w14:paraId="519238F1" w14:textId="77777777" w:rsidR="00344A59" w:rsidRDefault="00344A59" w:rsidP="00344A59">
            <w:pPr>
              <w:pStyle w:val="CopticCross"/>
            </w:pPr>
          </w:p>
        </w:tc>
        <w:tc>
          <w:tcPr>
            <w:tcW w:w="3960" w:type="dxa"/>
          </w:tcPr>
          <w:p w14:paraId="719F602C" w14:textId="77777777" w:rsidR="00344A59" w:rsidRDefault="00344A59" w:rsidP="00344A59">
            <w:pPr>
              <w:pStyle w:val="CopticInd"/>
            </w:pPr>
            <w:r w:rsidRPr="00597158">
              <w:t>Ⲫⲏⲉ̀ⲧⲁϥϣⲁⲣⲓ ⲉ̀ⲛⲁ Ⲭⲏⲙⲓ ⲛⲉⲙ ⲛⲟⲩϣⲁⲙⲓⲥⲓ</w:t>
            </w:r>
          </w:p>
          <w:p w14:paraId="0A396409" w14:textId="77777777" w:rsidR="00344A59" w:rsidRPr="00597158" w:rsidRDefault="00344A59" w:rsidP="00344A59">
            <w:pPr>
              <w:pStyle w:val="CoptIndEnd"/>
            </w:pPr>
            <w:r w:rsidRPr="00597158">
              <w:t>ⲁⲗⲗⲏⲗⲟⲩⲓ̀ⲁ ϫⲉ ⲡⲉϥⲛⲁⲓ ϣⲟⲡ ϣⲁ ⲉ̀ⲛⲉϩ.</w:t>
            </w:r>
          </w:p>
        </w:tc>
      </w:tr>
      <w:tr w:rsidR="00344A59" w14:paraId="4C5E73D3" w14:textId="77777777" w:rsidTr="00344A59">
        <w:trPr>
          <w:cantSplit/>
          <w:jc w:val="center"/>
        </w:trPr>
        <w:tc>
          <w:tcPr>
            <w:tcW w:w="288" w:type="dxa"/>
          </w:tcPr>
          <w:p w14:paraId="0687D5B8" w14:textId="77777777" w:rsidR="00344A59" w:rsidRDefault="00344A59" w:rsidP="00344A59">
            <w:pPr>
              <w:pStyle w:val="CopticCross"/>
            </w:pPr>
            <w:r>
              <w:t>¿</w:t>
            </w:r>
          </w:p>
        </w:tc>
        <w:tc>
          <w:tcPr>
            <w:tcW w:w="3960" w:type="dxa"/>
          </w:tcPr>
          <w:p w14:paraId="241EA1C7" w14:textId="77777777" w:rsidR="00344A59" w:rsidRDefault="00344A59" w:rsidP="00344A59">
            <w:pPr>
              <w:pStyle w:val="EngInd"/>
            </w:pPr>
            <w:r>
              <w:t>and brought out Israel from among them,</w:t>
            </w:r>
          </w:p>
          <w:p w14:paraId="46311008" w14:textId="77777777" w:rsidR="00344A59" w:rsidRPr="00597158" w:rsidRDefault="00344A59" w:rsidP="00344A59">
            <w:pPr>
              <w:pStyle w:val="EngIndEnd"/>
            </w:pPr>
            <w:r>
              <w:t>Alleluia: for His mercy endures forever,</w:t>
            </w:r>
          </w:p>
        </w:tc>
        <w:tc>
          <w:tcPr>
            <w:tcW w:w="288" w:type="dxa"/>
          </w:tcPr>
          <w:p w14:paraId="6340DA59" w14:textId="77777777" w:rsidR="00344A59" w:rsidRDefault="00344A59" w:rsidP="00344A59"/>
        </w:tc>
        <w:tc>
          <w:tcPr>
            <w:tcW w:w="288" w:type="dxa"/>
          </w:tcPr>
          <w:p w14:paraId="4A056132" w14:textId="77777777" w:rsidR="00344A59" w:rsidRDefault="00344A59" w:rsidP="00344A59">
            <w:pPr>
              <w:pStyle w:val="CopticCross"/>
            </w:pPr>
            <w:r>
              <w:t>¿</w:t>
            </w:r>
          </w:p>
        </w:tc>
        <w:tc>
          <w:tcPr>
            <w:tcW w:w="3960" w:type="dxa"/>
          </w:tcPr>
          <w:p w14:paraId="4B6EA556" w14:textId="77777777" w:rsidR="00344A59" w:rsidRDefault="00344A59" w:rsidP="00344A59">
            <w:pPr>
              <w:pStyle w:val="CopticInd"/>
            </w:pPr>
            <w:r w:rsidRPr="00597158">
              <w:t>Ⲟⲩⲟϩ ⲁϥⲓ̀ⲛⲓ ⲙ̀Ⲡ</w:t>
            </w:r>
            <w:r w:rsidRPr="005B777F">
              <w:t xml:space="preserve">ⲥ̅ⲗ ⲉ̀ⲃⲟⲗ ϧⲉⲛ ⲧⲟⲩⲙⲏϯ </w:t>
            </w:r>
          </w:p>
          <w:p w14:paraId="6EC9BCD7" w14:textId="77777777" w:rsidR="00344A59" w:rsidRPr="00597158" w:rsidRDefault="00344A59" w:rsidP="00344A59">
            <w:pPr>
              <w:pStyle w:val="CoptIndEnd"/>
            </w:pPr>
            <w:r w:rsidRPr="005B777F">
              <w:t>ⲁⲗⲗⲏⲗⲟⲩⲓ̀ⲁ</w:t>
            </w:r>
            <w:r w:rsidRPr="00597158">
              <w:t xml:space="preserve"> ϫⲉ ⲡⲉϥⲛⲁⲓ ϣⲟⲡ ϣⲁ ⲉ̀ⲛⲉϩ.</w:t>
            </w:r>
          </w:p>
        </w:tc>
      </w:tr>
      <w:tr w:rsidR="00344A59" w14:paraId="0F163D67" w14:textId="77777777" w:rsidTr="00344A59">
        <w:trPr>
          <w:cantSplit/>
          <w:jc w:val="center"/>
        </w:trPr>
        <w:tc>
          <w:tcPr>
            <w:tcW w:w="288" w:type="dxa"/>
          </w:tcPr>
          <w:p w14:paraId="5E8E38E5" w14:textId="77777777" w:rsidR="00344A59" w:rsidRDefault="00344A59" w:rsidP="00344A59">
            <w:pPr>
              <w:pStyle w:val="CopticCross"/>
            </w:pPr>
          </w:p>
        </w:tc>
        <w:tc>
          <w:tcPr>
            <w:tcW w:w="3960" w:type="dxa"/>
          </w:tcPr>
          <w:p w14:paraId="1129A1D4" w14:textId="77777777" w:rsidR="00344A59" w:rsidRDefault="00344A59" w:rsidP="00344A59">
            <w:pPr>
              <w:pStyle w:val="EngInd"/>
            </w:pPr>
            <w:r>
              <w:t>with a strong hand and an upraised arm,</w:t>
            </w:r>
          </w:p>
          <w:p w14:paraId="0532066E" w14:textId="77777777" w:rsidR="00344A59" w:rsidRPr="00597158" w:rsidRDefault="00344A59" w:rsidP="00344A59">
            <w:pPr>
              <w:pStyle w:val="EngIndEnd"/>
            </w:pPr>
            <w:r>
              <w:t>Alleluia: for His mercy endures forever;</w:t>
            </w:r>
          </w:p>
        </w:tc>
        <w:tc>
          <w:tcPr>
            <w:tcW w:w="288" w:type="dxa"/>
          </w:tcPr>
          <w:p w14:paraId="6B2D5737" w14:textId="77777777" w:rsidR="00344A59" w:rsidRDefault="00344A59" w:rsidP="00344A59"/>
        </w:tc>
        <w:tc>
          <w:tcPr>
            <w:tcW w:w="288" w:type="dxa"/>
          </w:tcPr>
          <w:p w14:paraId="4577CE18" w14:textId="77777777" w:rsidR="00344A59" w:rsidRDefault="00344A59" w:rsidP="00344A59">
            <w:pPr>
              <w:pStyle w:val="CopticCross"/>
            </w:pPr>
          </w:p>
        </w:tc>
        <w:tc>
          <w:tcPr>
            <w:tcW w:w="3960" w:type="dxa"/>
          </w:tcPr>
          <w:p w14:paraId="202A44F7" w14:textId="77777777" w:rsidR="00344A59" w:rsidRDefault="00344A59" w:rsidP="00344A59">
            <w:pPr>
              <w:pStyle w:val="CopticInd"/>
            </w:pPr>
            <w:r w:rsidRPr="00597158">
              <w:t xml:space="preserve">Ϧⲉⲛ ⲟⲩϫⲓϫ ⲉⲥⲁ̀ⲙⲁϩⲓ ⲛⲉⲙ ⲟⲩϣⲱⲃϣ ⲉϥϭⲟⲥⲓ </w:t>
            </w:r>
          </w:p>
          <w:p w14:paraId="10A46DD5" w14:textId="77777777" w:rsidR="00344A59" w:rsidRPr="00597158" w:rsidRDefault="00344A59" w:rsidP="00344A59">
            <w:pPr>
              <w:pStyle w:val="CoptIndEnd"/>
            </w:pPr>
            <w:r w:rsidRPr="00597158">
              <w:t>ⲁⲗⲗⲏⲗⲟⲩⲓ̀ⲁ ϫⲉ ⲡⲉϥⲛⲁⲓ ϣⲟⲡ ϣⲁ ⲉ̀ⲛⲉϩ.</w:t>
            </w:r>
          </w:p>
        </w:tc>
      </w:tr>
      <w:tr w:rsidR="00344A59" w14:paraId="25221A32" w14:textId="77777777" w:rsidTr="00344A59">
        <w:trPr>
          <w:cantSplit/>
          <w:jc w:val="center"/>
        </w:trPr>
        <w:tc>
          <w:tcPr>
            <w:tcW w:w="288" w:type="dxa"/>
          </w:tcPr>
          <w:p w14:paraId="633E54A9" w14:textId="77777777" w:rsidR="00344A59" w:rsidRDefault="00344A59" w:rsidP="00344A59">
            <w:pPr>
              <w:pStyle w:val="CopticCross"/>
            </w:pPr>
            <w:r>
              <w:t>¿</w:t>
            </w:r>
          </w:p>
        </w:tc>
        <w:tc>
          <w:tcPr>
            <w:tcW w:w="3960" w:type="dxa"/>
          </w:tcPr>
          <w:p w14:paraId="6942B2BB" w14:textId="77777777" w:rsidR="00344A59" w:rsidRDefault="00344A59" w:rsidP="00344A59">
            <w:pPr>
              <w:pStyle w:val="EngInd"/>
            </w:pPr>
            <w:r w:rsidRPr="008D5F3D">
              <w:rPr>
                <w:i/>
              </w:rPr>
              <w:t>[to Him]</w:t>
            </w:r>
            <w:r>
              <w:rPr>
                <w:i/>
              </w:rPr>
              <w:t xml:space="preserve"> </w:t>
            </w:r>
            <w:r>
              <w:t>Who divided the Red Sea into parts,</w:t>
            </w:r>
          </w:p>
          <w:p w14:paraId="3ECF99E2" w14:textId="77777777" w:rsidR="00344A59" w:rsidRPr="00597158" w:rsidRDefault="00344A59" w:rsidP="00344A59">
            <w:pPr>
              <w:pStyle w:val="EngIndEnd"/>
            </w:pPr>
            <w:r>
              <w:t>Alleluia: for His mercy endures forever,</w:t>
            </w:r>
          </w:p>
        </w:tc>
        <w:tc>
          <w:tcPr>
            <w:tcW w:w="288" w:type="dxa"/>
          </w:tcPr>
          <w:p w14:paraId="3D4F46CC" w14:textId="77777777" w:rsidR="00344A59" w:rsidRDefault="00344A59" w:rsidP="00344A59"/>
        </w:tc>
        <w:tc>
          <w:tcPr>
            <w:tcW w:w="288" w:type="dxa"/>
          </w:tcPr>
          <w:p w14:paraId="255BD5D4" w14:textId="77777777" w:rsidR="00344A59" w:rsidRDefault="00344A59" w:rsidP="00344A59">
            <w:pPr>
              <w:pStyle w:val="CopticCross"/>
            </w:pPr>
            <w:r>
              <w:t>¿</w:t>
            </w:r>
          </w:p>
        </w:tc>
        <w:tc>
          <w:tcPr>
            <w:tcW w:w="3960" w:type="dxa"/>
          </w:tcPr>
          <w:p w14:paraId="4F26F810" w14:textId="77777777" w:rsidR="00344A59" w:rsidRDefault="00344A59" w:rsidP="00344A59">
            <w:pPr>
              <w:pStyle w:val="CopticInd"/>
            </w:pPr>
            <w:r w:rsidRPr="00597158">
              <w:t xml:space="preserve">Ⲫⲏⲉ̀ⲧⲁϥⲫⲱⲣϫ ⲙ̀ⲫ̀ⲓⲟⲙ ⲛ̀ϣⲁⲣⲓ ϧⲉⲛ ϩⲁⲛⲫⲱⲣϫ </w:t>
            </w:r>
          </w:p>
          <w:p w14:paraId="250753AF" w14:textId="77777777" w:rsidR="00344A59" w:rsidRPr="00597158" w:rsidRDefault="00344A59" w:rsidP="00344A59">
            <w:pPr>
              <w:pStyle w:val="CoptIndEnd"/>
            </w:pPr>
            <w:r w:rsidRPr="00597158">
              <w:t>ⲁⲗⲗⲏⲗⲟⲩⲓ̀ⲁ ϫⲉ ⲡⲉϥⲛⲁⲓ ϣⲟⲡ ϣⲁ ⲉ̀ⲛⲉϩ.</w:t>
            </w:r>
          </w:p>
        </w:tc>
      </w:tr>
      <w:tr w:rsidR="00344A59" w14:paraId="62AAF405" w14:textId="77777777" w:rsidTr="00344A59">
        <w:trPr>
          <w:cantSplit/>
          <w:jc w:val="center"/>
        </w:trPr>
        <w:tc>
          <w:tcPr>
            <w:tcW w:w="288" w:type="dxa"/>
          </w:tcPr>
          <w:p w14:paraId="2853BDCB" w14:textId="77777777" w:rsidR="00344A59" w:rsidRDefault="00344A59" w:rsidP="00344A59">
            <w:pPr>
              <w:pStyle w:val="CopticCross"/>
            </w:pPr>
          </w:p>
        </w:tc>
        <w:tc>
          <w:tcPr>
            <w:tcW w:w="3960" w:type="dxa"/>
          </w:tcPr>
          <w:p w14:paraId="2FA4CF1E" w14:textId="77777777" w:rsidR="00344A59" w:rsidRDefault="00344A59" w:rsidP="00344A59">
            <w:pPr>
              <w:pStyle w:val="EngInd"/>
            </w:pPr>
            <w:r>
              <w:t>and brought [out] Israel through the midst of it,</w:t>
            </w:r>
          </w:p>
          <w:p w14:paraId="60AA787B" w14:textId="77777777" w:rsidR="00344A59" w:rsidRPr="00597158" w:rsidRDefault="00344A59" w:rsidP="00344A59">
            <w:pPr>
              <w:pStyle w:val="EngIndEnd"/>
            </w:pPr>
            <w:r>
              <w:t>Alleluia: for His mercy endures forever,</w:t>
            </w:r>
          </w:p>
        </w:tc>
        <w:tc>
          <w:tcPr>
            <w:tcW w:w="288" w:type="dxa"/>
          </w:tcPr>
          <w:p w14:paraId="06DCE493" w14:textId="77777777" w:rsidR="00344A59" w:rsidRDefault="00344A59" w:rsidP="00344A59"/>
        </w:tc>
        <w:tc>
          <w:tcPr>
            <w:tcW w:w="288" w:type="dxa"/>
          </w:tcPr>
          <w:p w14:paraId="63397F5E" w14:textId="77777777" w:rsidR="00344A59" w:rsidRDefault="00344A59" w:rsidP="00344A59">
            <w:pPr>
              <w:pStyle w:val="CopticCross"/>
            </w:pPr>
          </w:p>
        </w:tc>
        <w:tc>
          <w:tcPr>
            <w:tcW w:w="3960" w:type="dxa"/>
          </w:tcPr>
          <w:p w14:paraId="2FD81A2F" w14:textId="77777777" w:rsidR="00344A59" w:rsidRDefault="00344A59" w:rsidP="00344A59">
            <w:pPr>
              <w:pStyle w:val="CopticInd"/>
            </w:pPr>
            <w:r w:rsidRPr="00597158">
              <w:t xml:space="preserve">Ⲟⲩⲟϩ ⲁϥⲓ̀ⲛⲓ ⲙ̀Ⲡⲓⲥ̅ⲗ ⲉ̀ⲙⲏⲣ ϧⲉⲛ ⲧⲉϥⲙⲏϯ </w:t>
            </w:r>
          </w:p>
          <w:p w14:paraId="1071392C" w14:textId="77777777" w:rsidR="00344A59" w:rsidRPr="00597158" w:rsidRDefault="00344A59" w:rsidP="00344A59">
            <w:pPr>
              <w:pStyle w:val="CoptIndEnd"/>
            </w:pPr>
            <w:r w:rsidRPr="00597158">
              <w:t>ⲁⲗⲗⲏⲗⲟⲩⲓ̀ⲁ ϫⲉ ⲡⲉϥⲛⲁⲓ ϣⲟⲡ ϣⲁ ⲉ̀ⲛⲉϩ.</w:t>
            </w:r>
          </w:p>
        </w:tc>
      </w:tr>
      <w:tr w:rsidR="00344A59" w14:paraId="6AC29C32" w14:textId="77777777" w:rsidTr="00344A59">
        <w:trPr>
          <w:cantSplit/>
          <w:jc w:val="center"/>
        </w:trPr>
        <w:tc>
          <w:tcPr>
            <w:tcW w:w="288" w:type="dxa"/>
          </w:tcPr>
          <w:p w14:paraId="53605602" w14:textId="77777777" w:rsidR="00344A59" w:rsidRDefault="00344A59" w:rsidP="00344A59">
            <w:pPr>
              <w:pStyle w:val="CopticCross"/>
            </w:pPr>
            <w:r>
              <w:lastRenderedPageBreak/>
              <w:t>¿</w:t>
            </w:r>
          </w:p>
        </w:tc>
        <w:tc>
          <w:tcPr>
            <w:tcW w:w="3960" w:type="dxa"/>
          </w:tcPr>
          <w:p w14:paraId="31D05DAC" w14:textId="77777777" w:rsidR="00344A59" w:rsidRDefault="00344A59" w:rsidP="00344A59">
            <w:pPr>
              <w:pStyle w:val="EngInd"/>
            </w:pPr>
            <w:r>
              <w:t>but overthrew Pharaoh and his army in the Red Sea,</w:t>
            </w:r>
          </w:p>
          <w:p w14:paraId="21A66C3F" w14:textId="77777777" w:rsidR="00344A59" w:rsidRPr="00597158" w:rsidRDefault="00344A59" w:rsidP="00344A59">
            <w:pPr>
              <w:pStyle w:val="EngIndEnd"/>
            </w:pPr>
            <w:r>
              <w:t>Alleluia: for His mercy endures forever;</w:t>
            </w:r>
          </w:p>
        </w:tc>
        <w:tc>
          <w:tcPr>
            <w:tcW w:w="288" w:type="dxa"/>
          </w:tcPr>
          <w:p w14:paraId="089381C9" w14:textId="77777777" w:rsidR="00344A59" w:rsidRDefault="00344A59" w:rsidP="00344A59"/>
        </w:tc>
        <w:tc>
          <w:tcPr>
            <w:tcW w:w="288" w:type="dxa"/>
          </w:tcPr>
          <w:p w14:paraId="1DE6A7C8" w14:textId="77777777" w:rsidR="00344A59" w:rsidRDefault="00344A59" w:rsidP="00344A59">
            <w:pPr>
              <w:pStyle w:val="CopticCross"/>
            </w:pPr>
            <w:r>
              <w:t>¿</w:t>
            </w:r>
          </w:p>
        </w:tc>
        <w:tc>
          <w:tcPr>
            <w:tcW w:w="3960" w:type="dxa"/>
          </w:tcPr>
          <w:p w14:paraId="34BF5A21" w14:textId="77777777" w:rsidR="00344A59" w:rsidRDefault="00344A59" w:rsidP="00344A59">
            <w:pPr>
              <w:pStyle w:val="CopticInd"/>
            </w:pPr>
            <w:r w:rsidRPr="00597158">
              <w:t xml:space="preserve">Ⲟⲩⲟϩ ⲁϥⲃⲟⲣⲃⲉⲣ ⲙ̀Ⲫⲁⲣⲁⲱ̀ ⲛⲉⲙ ⲧⲉϥϫⲟⲙ ⲧⲏⲣⲥ ⲉ̀ⲫ̀ⲓⲟⲙ ⲛ̀ϣⲁⲣⲓ </w:t>
            </w:r>
          </w:p>
          <w:p w14:paraId="2BF17FDA" w14:textId="77777777" w:rsidR="00344A59" w:rsidRPr="00597158" w:rsidRDefault="00344A59" w:rsidP="00344A59">
            <w:pPr>
              <w:pStyle w:val="CoptIndEnd"/>
            </w:pPr>
            <w:r w:rsidRPr="00597158">
              <w:t>ⲁⲗⲗⲏⲗⲟⲩⲓ̀ⲁ ϫⲉ ⲡⲉϥⲛⲁⲓ ϣⲟⲡ ϣⲁ ⲉ̀ⲛⲉϩ.</w:t>
            </w:r>
          </w:p>
        </w:tc>
      </w:tr>
      <w:tr w:rsidR="00344A59" w14:paraId="490C15E6" w14:textId="77777777" w:rsidTr="00344A59">
        <w:trPr>
          <w:cantSplit/>
          <w:jc w:val="center"/>
        </w:trPr>
        <w:tc>
          <w:tcPr>
            <w:tcW w:w="288" w:type="dxa"/>
          </w:tcPr>
          <w:p w14:paraId="46EF0760" w14:textId="77777777" w:rsidR="00344A59" w:rsidRDefault="00344A59" w:rsidP="00344A59">
            <w:pPr>
              <w:pStyle w:val="CopticCross"/>
            </w:pPr>
          </w:p>
        </w:tc>
        <w:tc>
          <w:tcPr>
            <w:tcW w:w="3960" w:type="dxa"/>
          </w:tcPr>
          <w:p w14:paraId="5AFAC637" w14:textId="77777777" w:rsidR="00344A59" w:rsidRDefault="00344A59" w:rsidP="00344A59">
            <w:pPr>
              <w:pStyle w:val="EngInd"/>
            </w:pPr>
            <w:r w:rsidRPr="008D5F3D">
              <w:rPr>
                <w:i/>
              </w:rPr>
              <w:t>[to Him]</w:t>
            </w:r>
            <w:r>
              <w:rPr>
                <w:i/>
              </w:rPr>
              <w:t xml:space="preserve"> </w:t>
            </w:r>
            <w:r>
              <w:t>Who led His people through the wilderness,</w:t>
            </w:r>
          </w:p>
          <w:p w14:paraId="61930BBD" w14:textId="77777777" w:rsidR="00344A59" w:rsidRPr="00597158" w:rsidRDefault="00344A59" w:rsidP="00344A59">
            <w:pPr>
              <w:pStyle w:val="EngIndEnd"/>
            </w:pPr>
            <w:r>
              <w:t>Alleluia: for His mercy endures forever;</w:t>
            </w:r>
          </w:p>
        </w:tc>
        <w:tc>
          <w:tcPr>
            <w:tcW w:w="288" w:type="dxa"/>
          </w:tcPr>
          <w:p w14:paraId="613630BE" w14:textId="77777777" w:rsidR="00344A59" w:rsidRDefault="00344A59" w:rsidP="00344A59"/>
        </w:tc>
        <w:tc>
          <w:tcPr>
            <w:tcW w:w="288" w:type="dxa"/>
          </w:tcPr>
          <w:p w14:paraId="76F8D61E" w14:textId="77777777" w:rsidR="00344A59" w:rsidRDefault="00344A59" w:rsidP="00344A59">
            <w:pPr>
              <w:pStyle w:val="CopticCross"/>
            </w:pPr>
          </w:p>
        </w:tc>
        <w:tc>
          <w:tcPr>
            <w:tcW w:w="3960" w:type="dxa"/>
          </w:tcPr>
          <w:p w14:paraId="433B28B8" w14:textId="77777777" w:rsidR="00344A59" w:rsidRDefault="00344A59" w:rsidP="00344A59">
            <w:pPr>
              <w:pStyle w:val="CopticInd"/>
            </w:pPr>
            <w:r w:rsidRPr="00597158">
              <w:t xml:space="preserve">Ⲫⲏⲉ̀ⲧⲁϥⲓ̀ⲛⲓ ⲙ̀ⲡⲉϥⲗⲁⲟⲥ ⲉ̀ⲃⲟⲗ ⲛ̀ϩ̀ⲣⲏⲓ ϩⲓ ⲡ̀ϣⲁϥⲉ </w:t>
            </w:r>
          </w:p>
          <w:p w14:paraId="4F96035E" w14:textId="77777777" w:rsidR="00344A59" w:rsidRPr="00597158" w:rsidRDefault="00344A59" w:rsidP="00344A59">
            <w:pPr>
              <w:pStyle w:val="CoptIndEnd"/>
            </w:pPr>
            <w:r w:rsidRPr="00597158">
              <w:t>ⲁⲗⲗⲏⲗⲟⲩⲓ̀ⲁ ϫⲉ ⲡⲉϥⲛⲁⲓ ϣⲟⲡ ϣⲁ ⲉ̀ⲛⲉϩ.</w:t>
            </w:r>
          </w:p>
        </w:tc>
      </w:tr>
      <w:tr w:rsidR="00344A59" w14:paraId="0C4D1AAE" w14:textId="77777777" w:rsidTr="00344A59">
        <w:trPr>
          <w:cantSplit/>
          <w:jc w:val="center"/>
        </w:trPr>
        <w:tc>
          <w:tcPr>
            <w:tcW w:w="288" w:type="dxa"/>
          </w:tcPr>
          <w:p w14:paraId="6FB0EFD8" w14:textId="77777777" w:rsidR="00344A59" w:rsidRDefault="00344A59" w:rsidP="00344A59">
            <w:pPr>
              <w:pStyle w:val="CopticCross"/>
            </w:pPr>
            <w:r>
              <w:t>¿</w:t>
            </w:r>
          </w:p>
        </w:tc>
        <w:tc>
          <w:tcPr>
            <w:tcW w:w="3960" w:type="dxa"/>
          </w:tcPr>
          <w:p w14:paraId="71EE22C2" w14:textId="77777777" w:rsidR="00344A59" w:rsidRDefault="00344A59" w:rsidP="00344A59">
            <w:pPr>
              <w:pStyle w:val="EngInd"/>
            </w:pPr>
            <w:r w:rsidRPr="008D5F3D">
              <w:rPr>
                <w:i/>
              </w:rPr>
              <w:t>[to Him]</w:t>
            </w:r>
            <w:r>
              <w:rPr>
                <w:i/>
              </w:rPr>
              <w:t xml:space="preserve"> </w:t>
            </w:r>
            <w:r>
              <w:t>who brought water out from the hard rock,</w:t>
            </w:r>
          </w:p>
          <w:p w14:paraId="57B85EE4" w14:textId="77777777" w:rsidR="00344A59" w:rsidRPr="00597158" w:rsidRDefault="00344A59" w:rsidP="00344A59">
            <w:pPr>
              <w:pStyle w:val="EngIndEnd"/>
            </w:pPr>
            <w:r>
              <w:t>Alleluia: for His mercy endures forever;</w:t>
            </w:r>
          </w:p>
        </w:tc>
        <w:tc>
          <w:tcPr>
            <w:tcW w:w="288" w:type="dxa"/>
          </w:tcPr>
          <w:p w14:paraId="571D38C1" w14:textId="77777777" w:rsidR="00344A59" w:rsidRDefault="00344A59" w:rsidP="00344A59"/>
        </w:tc>
        <w:tc>
          <w:tcPr>
            <w:tcW w:w="288" w:type="dxa"/>
          </w:tcPr>
          <w:p w14:paraId="17171B7C" w14:textId="77777777" w:rsidR="00344A59" w:rsidRDefault="00344A59" w:rsidP="00344A59">
            <w:pPr>
              <w:pStyle w:val="CopticCross"/>
            </w:pPr>
            <w:r>
              <w:t>¿</w:t>
            </w:r>
          </w:p>
        </w:tc>
        <w:tc>
          <w:tcPr>
            <w:tcW w:w="3960" w:type="dxa"/>
          </w:tcPr>
          <w:p w14:paraId="6C860F94" w14:textId="77777777" w:rsidR="00344A59" w:rsidRDefault="00344A59" w:rsidP="00344A59">
            <w:pPr>
              <w:pStyle w:val="CopticInd"/>
            </w:pPr>
            <w:r w:rsidRPr="00597158">
              <w:t xml:space="preserve">Ⲫⲏⲉ̀ⲧⲁϥⲓ̀ⲛⲓ ⲛ̀ⲟⲩⲙⲱⲟⲩ ⲉ̀ⲃⲟⲗ ϧⲉⲛ ⲟⲩⲡⲉⲧⲣⲁ ⲛ̀ⲕⲟϩ ⲛ̀ϣⲱⲧ </w:t>
            </w:r>
          </w:p>
          <w:p w14:paraId="6E108F0F" w14:textId="77777777" w:rsidR="00344A59" w:rsidRPr="00597158" w:rsidRDefault="00344A59" w:rsidP="00344A59">
            <w:pPr>
              <w:pStyle w:val="CoptIndEnd"/>
            </w:pPr>
            <w:r w:rsidRPr="00597158">
              <w:t>ⲁⲗⲗⲏⲗⲟⲩⲓ̀ⲁ ϫⲉ ⲡⲉϥⲛⲁⲓ ϣⲟⲡ ϣⲁ ⲉ̀ⲛⲉϩ.</w:t>
            </w:r>
          </w:p>
        </w:tc>
      </w:tr>
      <w:tr w:rsidR="00344A59" w14:paraId="7953F524" w14:textId="77777777" w:rsidTr="00344A59">
        <w:trPr>
          <w:cantSplit/>
          <w:jc w:val="center"/>
        </w:trPr>
        <w:tc>
          <w:tcPr>
            <w:tcW w:w="288" w:type="dxa"/>
          </w:tcPr>
          <w:p w14:paraId="05052BCE" w14:textId="77777777" w:rsidR="00344A59" w:rsidRDefault="00344A59" w:rsidP="00344A59">
            <w:pPr>
              <w:pStyle w:val="CopticCross"/>
            </w:pPr>
          </w:p>
        </w:tc>
        <w:tc>
          <w:tcPr>
            <w:tcW w:w="3960" w:type="dxa"/>
          </w:tcPr>
          <w:p w14:paraId="326E1FDB" w14:textId="77777777" w:rsidR="00344A59" w:rsidRDefault="00344A59" w:rsidP="00344A59">
            <w:pPr>
              <w:pStyle w:val="EngInd"/>
            </w:pPr>
            <w:r w:rsidRPr="008D5F3D">
              <w:rPr>
                <w:i/>
              </w:rPr>
              <w:t>[to Him]</w:t>
            </w:r>
            <w:r>
              <w:rPr>
                <w:i/>
              </w:rPr>
              <w:t xml:space="preserve"> </w:t>
            </w:r>
            <w:r>
              <w:t>Who struck down great kings,</w:t>
            </w:r>
          </w:p>
          <w:p w14:paraId="45C8D9DE" w14:textId="77777777" w:rsidR="00344A59" w:rsidRPr="00597158" w:rsidRDefault="00344A59" w:rsidP="00344A59">
            <w:pPr>
              <w:pStyle w:val="EngIndEnd"/>
            </w:pPr>
            <w:r>
              <w:t>Alleluia: for His mercy endures forever,</w:t>
            </w:r>
          </w:p>
        </w:tc>
        <w:tc>
          <w:tcPr>
            <w:tcW w:w="288" w:type="dxa"/>
          </w:tcPr>
          <w:p w14:paraId="455AF429" w14:textId="77777777" w:rsidR="00344A59" w:rsidRDefault="00344A59" w:rsidP="00344A59"/>
        </w:tc>
        <w:tc>
          <w:tcPr>
            <w:tcW w:w="288" w:type="dxa"/>
          </w:tcPr>
          <w:p w14:paraId="4D55B2EB" w14:textId="77777777" w:rsidR="00344A59" w:rsidRDefault="00344A59" w:rsidP="00344A59">
            <w:pPr>
              <w:pStyle w:val="CopticCross"/>
            </w:pPr>
          </w:p>
        </w:tc>
        <w:tc>
          <w:tcPr>
            <w:tcW w:w="3960" w:type="dxa"/>
          </w:tcPr>
          <w:p w14:paraId="6BBDBC08" w14:textId="77777777" w:rsidR="00344A59" w:rsidRDefault="00344A59" w:rsidP="00344A59">
            <w:pPr>
              <w:pStyle w:val="CopticInd"/>
            </w:pPr>
            <w:r w:rsidRPr="00597158">
              <w:t xml:space="preserve">Ⲫⲏⲉ̀ⲧⲁϥϣⲁⲣⲓ ⲛ̀ϩⲁⲛⲛⲓϣϯ ⲛ̀ⲟⲩⲣⲱⲟⲩ </w:t>
            </w:r>
          </w:p>
          <w:p w14:paraId="68E376DD" w14:textId="77777777" w:rsidR="00344A59" w:rsidRPr="00597158" w:rsidRDefault="00344A59" w:rsidP="00344A59">
            <w:pPr>
              <w:pStyle w:val="CoptIndEnd"/>
            </w:pPr>
            <w:r w:rsidRPr="00597158">
              <w:t>ⲁⲗⲗⲏⲗⲟⲩⲓ̀ⲁ ϫⲉ ⲡⲉϥⲛⲁⲓ ϣⲟⲡ ϣⲁ ⲉ̀ⲛⲉϩ.</w:t>
            </w:r>
          </w:p>
        </w:tc>
      </w:tr>
      <w:tr w:rsidR="00344A59" w14:paraId="2FCB1D3D" w14:textId="77777777" w:rsidTr="00344A59">
        <w:trPr>
          <w:cantSplit/>
          <w:jc w:val="center"/>
        </w:trPr>
        <w:tc>
          <w:tcPr>
            <w:tcW w:w="288" w:type="dxa"/>
          </w:tcPr>
          <w:p w14:paraId="24F065C2" w14:textId="77777777" w:rsidR="00344A59" w:rsidRDefault="00344A59" w:rsidP="00344A59">
            <w:pPr>
              <w:pStyle w:val="CopticCross"/>
            </w:pPr>
            <w:r>
              <w:t>¿</w:t>
            </w:r>
          </w:p>
        </w:tc>
        <w:tc>
          <w:tcPr>
            <w:tcW w:w="3960" w:type="dxa"/>
          </w:tcPr>
          <w:p w14:paraId="357C8ABC" w14:textId="77777777" w:rsidR="00344A59" w:rsidRDefault="00344A59" w:rsidP="00344A59">
            <w:pPr>
              <w:pStyle w:val="EngInd"/>
            </w:pPr>
            <w:r>
              <w:t>and killed  mighty kings,</w:t>
            </w:r>
          </w:p>
          <w:p w14:paraId="05E31E2D" w14:textId="77777777" w:rsidR="00344A59" w:rsidRPr="00597158" w:rsidRDefault="00344A59" w:rsidP="00344A59">
            <w:pPr>
              <w:pStyle w:val="EngIndEnd"/>
            </w:pPr>
            <w:r>
              <w:t>Alleluia: for His mercy endures forever,</w:t>
            </w:r>
          </w:p>
        </w:tc>
        <w:tc>
          <w:tcPr>
            <w:tcW w:w="288" w:type="dxa"/>
          </w:tcPr>
          <w:p w14:paraId="75094996" w14:textId="77777777" w:rsidR="00344A59" w:rsidRDefault="00344A59" w:rsidP="00344A59"/>
        </w:tc>
        <w:tc>
          <w:tcPr>
            <w:tcW w:w="288" w:type="dxa"/>
          </w:tcPr>
          <w:p w14:paraId="0058E3E6" w14:textId="77777777" w:rsidR="00344A59" w:rsidRDefault="00344A59" w:rsidP="00344A59">
            <w:pPr>
              <w:pStyle w:val="CopticCross"/>
            </w:pPr>
            <w:r>
              <w:t>¿</w:t>
            </w:r>
          </w:p>
        </w:tc>
        <w:tc>
          <w:tcPr>
            <w:tcW w:w="3960" w:type="dxa"/>
          </w:tcPr>
          <w:p w14:paraId="6D2BB150" w14:textId="77777777" w:rsidR="00344A59" w:rsidRDefault="00344A59" w:rsidP="00344A59">
            <w:pPr>
              <w:pStyle w:val="CopticInd"/>
            </w:pPr>
            <w:r w:rsidRPr="00597158">
              <w:t xml:space="preserve">Ⲟⲩⲟϩ ⲁϥϧⲱⲧⲉⲃ ⲛ̀ϩⲁⲛⲟⲩⲣⲱⲟⲩ ⲉⲩⲟⲓ ⲛ̀ϣ̀ⲫⲏⲣⲓ </w:t>
            </w:r>
          </w:p>
          <w:p w14:paraId="403E4433" w14:textId="77777777" w:rsidR="00344A59" w:rsidRPr="00597158" w:rsidRDefault="00344A59" w:rsidP="00344A59">
            <w:pPr>
              <w:pStyle w:val="CoptIndEnd"/>
            </w:pPr>
            <w:r w:rsidRPr="00597158">
              <w:t>ⲁⲗⲗⲏⲗⲟⲩⲓ̀ⲁ ϫⲉ ⲡⲉϥⲛⲁⲓ ϣⲟⲡ ϣⲁ ⲉ̀ⲛⲉϩ.</w:t>
            </w:r>
          </w:p>
        </w:tc>
      </w:tr>
      <w:tr w:rsidR="00344A59" w14:paraId="7DAD9EB3" w14:textId="77777777" w:rsidTr="00344A59">
        <w:trPr>
          <w:cantSplit/>
          <w:jc w:val="center"/>
        </w:trPr>
        <w:tc>
          <w:tcPr>
            <w:tcW w:w="288" w:type="dxa"/>
          </w:tcPr>
          <w:p w14:paraId="1E2D764B" w14:textId="77777777" w:rsidR="00344A59" w:rsidRDefault="00344A59" w:rsidP="00344A59">
            <w:pPr>
              <w:pStyle w:val="CopticCross"/>
            </w:pPr>
          </w:p>
        </w:tc>
        <w:tc>
          <w:tcPr>
            <w:tcW w:w="3960" w:type="dxa"/>
          </w:tcPr>
          <w:p w14:paraId="511FD983" w14:textId="77777777" w:rsidR="00344A59" w:rsidRDefault="00344A59" w:rsidP="00344A59">
            <w:pPr>
              <w:pStyle w:val="EngInd"/>
            </w:pPr>
            <w:r>
              <w:t>Sihon, King of the Amorites,</w:t>
            </w:r>
          </w:p>
          <w:p w14:paraId="4DE84E41" w14:textId="77777777" w:rsidR="00344A59" w:rsidRPr="00597158" w:rsidRDefault="00344A59" w:rsidP="00344A59">
            <w:pPr>
              <w:pStyle w:val="EngIndEnd"/>
            </w:pPr>
            <w:r>
              <w:t>Alleluia: for His mercy endures forever,</w:t>
            </w:r>
          </w:p>
        </w:tc>
        <w:tc>
          <w:tcPr>
            <w:tcW w:w="288" w:type="dxa"/>
          </w:tcPr>
          <w:p w14:paraId="640F0162" w14:textId="77777777" w:rsidR="00344A59" w:rsidRDefault="00344A59" w:rsidP="00344A59"/>
        </w:tc>
        <w:tc>
          <w:tcPr>
            <w:tcW w:w="288" w:type="dxa"/>
          </w:tcPr>
          <w:p w14:paraId="2EB4EA6A" w14:textId="77777777" w:rsidR="00344A59" w:rsidRDefault="00344A59" w:rsidP="00344A59">
            <w:pPr>
              <w:pStyle w:val="CopticCross"/>
            </w:pPr>
          </w:p>
        </w:tc>
        <w:tc>
          <w:tcPr>
            <w:tcW w:w="3960" w:type="dxa"/>
          </w:tcPr>
          <w:p w14:paraId="6D91A7DE" w14:textId="77777777" w:rsidR="00344A59" w:rsidRDefault="00344A59" w:rsidP="00344A59">
            <w:pPr>
              <w:pStyle w:val="CopticInd"/>
            </w:pPr>
            <w:r w:rsidRPr="00597158">
              <w:t xml:space="preserve">Ⲥⲏⲱⲛ ⲡ̀ⲟⲩⲣⲟ ⲛ̀ⲧⲉ Ⲛⲓⲁ̀ⲙⲟⲣⲣⲉⲟⲥ </w:t>
            </w:r>
          </w:p>
          <w:p w14:paraId="07E1D4CE" w14:textId="77777777" w:rsidR="00344A59" w:rsidRPr="00597158" w:rsidRDefault="00344A59" w:rsidP="00344A59">
            <w:pPr>
              <w:pStyle w:val="CoptIndEnd"/>
            </w:pPr>
            <w:r w:rsidRPr="00597158">
              <w:t>ⲁⲗⲗⲏⲗⲟⲩⲓ̀ⲁ ϫⲉ ⲡⲉϥⲛⲁⲓ ϣⲟⲡ ϣⲁ ⲉ̀ⲛⲉϩ.</w:t>
            </w:r>
          </w:p>
        </w:tc>
      </w:tr>
      <w:tr w:rsidR="00344A59" w14:paraId="02F4269C" w14:textId="77777777" w:rsidTr="00344A59">
        <w:trPr>
          <w:cantSplit/>
          <w:jc w:val="center"/>
        </w:trPr>
        <w:tc>
          <w:tcPr>
            <w:tcW w:w="288" w:type="dxa"/>
          </w:tcPr>
          <w:p w14:paraId="08AE3E41" w14:textId="77777777" w:rsidR="00344A59" w:rsidRDefault="00344A59" w:rsidP="00344A59">
            <w:pPr>
              <w:pStyle w:val="CopticCross"/>
            </w:pPr>
            <w:r>
              <w:t>¿</w:t>
            </w:r>
          </w:p>
        </w:tc>
        <w:tc>
          <w:tcPr>
            <w:tcW w:w="3960" w:type="dxa"/>
          </w:tcPr>
          <w:p w14:paraId="1F96F598" w14:textId="77777777" w:rsidR="00344A59" w:rsidRDefault="00344A59" w:rsidP="00344A59">
            <w:pPr>
              <w:pStyle w:val="EngInd"/>
            </w:pPr>
            <w:r>
              <w:t>and Og, [the] king of Bashan,</w:t>
            </w:r>
          </w:p>
          <w:p w14:paraId="7D58819C" w14:textId="77777777" w:rsidR="00344A59" w:rsidRPr="00597158" w:rsidRDefault="00344A59" w:rsidP="00344A59">
            <w:pPr>
              <w:pStyle w:val="EngIndEnd"/>
              <w:rPr>
                <w:szCs w:val="20"/>
              </w:rPr>
            </w:pPr>
            <w:r>
              <w:t>Alleluia: for His mercy endures forever,</w:t>
            </w:r>
          </w:p>
        </w:tc>
        <w:tc>
          <w:tcPr>
            <w:tcW w:w="288" w:type="dxa"/>
          </w:tcPr>
          <w:p w14:paraId="4771431E" w14:textId="77777777" w:rsidR="00344A59" w:rsidRDefault="00344A59" w:rsidP="00344A59"/>
        </w:tc>
        <w:tc>
          <w:tcPr>
            <w:tcW w:w="288" w:type="dxa"/>
          </w:tcPr>
          <w:p w14:paraId="5F28C311" w14:textId="77777777" w:rsidR="00344A59" w:rsidRDefault="00344A59" w:rsidP="00344A59">
            <w:pPr>
              <w:pStyle w:val="CopticCross"/>
            </w:pPr>
            <w:r>
              <w:t>¿</w:t>
            </w:r>
          </w:p>
        </w:tc>
        <w:tc>
          <w:tcPr>
            <w:tcW w:w="3960" w:type="dxa"/>
          </w:tcPr>
          <w:p w14:paraId="39D055F7" w14:textId="77777777" w:rsidR="00344A59" w:rsidRDefault="00344A59" w:rsidP="00344A59">
            <w:pPr>
              <w:pStyle w:val="CopticInd"/>
            </w:pPr>
            <w:r w:rsidRPr="00597158">
              <w:t xml:space="preserve">Ⲛⲉⲙ Ⲱⲅ ⲡ̀ⲟⲩⲣⲟ ⲛ̀ⲧⲉ Ⲑ̀̀ⲃⲁⲥⲁⲛ </w:t>
            </w:r>
          </w:p>
          <w:p w14:paraId="087EC910" w14:textId="77777777" w:rsidR="00344A59" w:rsidRPr="00597158" w:rsidRDefault="00344A59" w:rsidP="00344A59">
            <w:pPr>
              <w:pStyle w:val="CoptIndEnd"/>
            </w:pPr>
            <w:r w:rsidRPr="00597158">
              <w:t>ⲁⲗⲗⲏⲗⲟⲩⲓ̀ⲁ ϫⲉ ⲡⲉϥⲛⲁⲓ ϣⲟⲡ ϣⲁ ⲉ̀ⲛⲉϩ.</w:t>
            </w:r>
          </w:p>
        </w:tc>
      </w:tr>
      <w:tr w:rsidR="00344A59" w14:paraId="76357C68" w14:textId="77777777" w:rsidTr="00344A59">
        <w:trPr>
          <w:cantSplit/>
          <w:jc w:val="center"/>
        </w:trPr>
        <w:tc>
          <w:tcPr>
            <w:tcW w:w="288" w:type="dxa"/>
          </w:tcPr>
          <w:p w14:paraId="6B79E032" w14:textId="77777777" w:rsidR="00344A59" w:rsidRDefault="00344A59" w:rsidP="00344A59">
            <w:pPr>
              <w:pStyle w:val="CopticCross"/>
            </w:pPr>
          </w:p>
        </w:tc>
        <w:tc>
          <w:tcPr>
            <w:tcW w:w="3960" w:type="dxa"/>
          </w:tcPr>
          <w:p w14:paraId="3D9AE0D8" w14:textId="77777777" w:rsidR="00344A59" w:rsidRDefault="00344A59" w:rsidP="00344A59">
            <w:pPr>
              <w:pStyle w:val="EngInd"/>
            </w:pPr>
            <w:r>
              <w:t>and gave their land as a heritage,</w:t>
            </w:r>
          </w:p>
          <w:p w14:paraId="79B080A1" w14:textId="77777777" w:rsidR="00344A59" w:rsidRPr="00597158" w:rsidRDefault="00344A59" w:rsidP="00344A59">
            <w:pPr>
              <w:pStyle w:val="EngIndEnd"/>
              <w:rPr>
                <w:szCs w:val="20"/>
              </w:rPr>
            </w:pPr>
            <w:r>
              <w:t>Alleluia: for His mercy endures forever,</w:t>
            </w:r>
          </w:p>
        </w:tc>
        <w:tc>
          <w:tcPr>
            <w:tcW w:w="288" w:type="dxa"/>
          </w:tcPr>
          <w:p w14:paraId="0343893E" w14:textId="77777777" w:rsidR="00344A59" w:rsidRDefault="00344A59" w:rsidP="00344A59"/>
        </w:tc>
        <w:tc>
          <w:tcPr>
            <w:tcW w:w="288" w:type="dxa"/>
          </w:tcPr>
          <w:p w14:paraId="50F4C09A" w14:textId="77777777" w:rsidR="00344A59" w:rsidRDefault="00344A59" w:rsidP="00344A59">
            <w:pPr>
              <w:pStyle w:val="CopticCross"/>
            </w:pPr>
          </w:p>
        </w:tc>
        <w:tc>
          <w:tcPr>
            <w:tcW w:w="3960" w:type="dxa"/>
          </w:tcPr>
          <w:p w14:paraId="588DACD0" w14:textId="77777777" w:rsidR="00344A59" w:rsidRDefault="00344A59" w:rsidP="00344A59">
            <w:pPr>
              <w:pStyle w:val="CopticInd"/>
            </w:pPr>
            <w:r w:rsidRPr="00597158">
              <w:t>Ⲁϥϯ ⲙ̀ⲡⲟⲩⲕⲁϩⲓ ⲉⲩⲕ̀ⲗⲏⲣⲟⲛⲟⲙⲓⲁ̀ ⲙ̀ⲡⲉϥⲃⲱⲕ Ⲡⲓⲥ̅ⲗ</w:t>
            </w:r>
          </w:p>
          <w:p w14:paraId="4E2B8260" w14:textId="77777777" w:rsidR="00344A59" w:rsidRPr="00597158" w:rsidRDefault="00344A59" w:rsidP="00344A59">
            <w:pPr>
              <w:pStyle w:val="CoptIndEnd"/>
            </w:pPr>
            <w:r w:rsidRPr="00597158">
              <w:t>ⲁⲗⲗⲏⲗⲟⲩⲓ̀ⲁ</w:t>
            </w:r>
            <w:r>
              <w:t xml:space="preserve"> </w:t>
            </w:r>
            <w:r w:rsidRPr="00597158">
              <w:t>ϫⲉ ⲡⲉϥⲛⲁⲓ ϣⲟⲡ ϣⲁ ⲉ̀ⲛⲉϩ.</w:t>
            </w:r>
          </w:p>
        </w:tc>
      </w:tr>
      <w:tr w:rsidR="00344A59" w14:paraId="4333C063" w14:textId="77777777" w:rsidTr="00344A59">
        <w:trPr>
          <w:cantSplit/>
          <w:jc w:val="center"/>
        </w:trPr>
        <w:tc>
          <w:tcPr>
            <w:tcW w:w="288" w:type="dxa"/>
          </w:tcPr>
          <w:p w14:paraId="7CF29252" w14:textId="77777777" w:rsidR="00344A59" w:rsidRDefault="00344A59" w:rsidP="00344A59">
            <w:pPr>
              <w:pStyle w:val="CopticCross"/>
            </w:pPr>
            <w:r>
              <w:t>¿</w:t>
            </w:r>
          </w:p>
        </w:tc>
        <w:tc>
          <w:tcPr>
            <w:tcW w:w="3960" w:type="dxa"/>
          </w:tcPr>
          <w:p w14:paraId="00E44D67" w14:textId="77777777" w:rsidR="00344A59" w:rsidRDefault="00344A59" w:rsidP="00344A59">
            <w:pPr>
              <w:pStyle w:val="EngInd"/>
            </w:pPr>
            <w:r>
              <w:t>a heritage to His servant Israel,</w:t>
            </w:r>
          </w:p>
          <w:p w14:paraId="517A1466" w14:textId="77777777" w:rsidR="00344A59" w:rsidRPr="00597158" w:rsidRDefault="00344A59" w:rsidP="00344A59">
            <w:pPr>
              <w:pStyle w:val="EngIndEnd"/>
            </w:pPr>
            <w:r>
              <w:t>Alleluia: for His mercy endures forever.</w:t>
            </w:r>
          </w:p>
        </w:tc>
        <w:tc>
          <w:tcPr>
            <w:tcW w:w="288" w:type="dxa"/>
          </w:tcPr>
          <w:p w14:paraId="536D7ECC" w14:textId="77777777" w:rsidR="00344A59" w:rsidRDefault="00344A59" w:rsidP="00344A59"/>
        </w:tc>
        <w:tc>
          <w:tcPr>
            <w:tcW w:w="288" w:type="dxa"/>
          </w:tcPr>
          <w:p w14:paraId="2AA63313" w14:textId="77777777" w:rsidR="00344A59" w:rsidRDefault="00344A59" w:rsidP="00344A59">
            <w:pPr>
              <w:pStyle w:val="CopticCross"/>
            </w:pPr>
            <w:r>
              <w:t>¿</w:t>
            </w:r>
          </w:p>
        </w:tc>
        <w:tc>
          <w:tcPr>
            <w:tcW w:w="3960" w:type="dxa"/>
          </w:tcPr>
          <w:p w14:paraId="45022702" w14:textId="77777777" w:rsidR="00344A59" w:rsidRDefault="00344A59" w:rsidP="00344A59">
            <w:pPr>
              <w:pStyle w:val="CopticInd"/>
            </w:pPr>
            <w:commentRangeStart w:id="425"/>
            <w:r w:rsidRPr="00FC3604">
              <w:t>Ⲉⲩⲕ̀ⲗⲏⲣⲟⲛⲟⲙⲓⲁ̀ ⲙ̀ⲡⲉϥⲃⲱⲕ ⲡⲓⲥ̅ⲗ̅</w:t>
            </w:r>
            <w:r w:rsidRPr="00597158">
              <w:t xml:space="preserve"> </w:t>
            </w:r>
            <w:commentRangeEnd w:id="425"/>
            <w:r>
              <w:rPr>
                <w:rStyle w:val="CommentReference"/>
                <w:rFonts w:ascii="Garamond" w:hAnsi="Garamond" w:cstheme="minorBidi"/>
                <w:noProof w:val="0"/>
                <w:lang w:val="en-CA"/>
              </w:rPr>
              <w:commentReference w:id="425"/>
            </w:r>
          </w:p>
          <w:p w14:paraId="7E9F6006" w14:textId="77777777" w:rsidR="00344A59" w:rsidRPr="00597158" w:rsidRDefault="00344A59" w:rsidP="00344A59">
            <w:pPr>
              <w:pStyle w:val="CoptIndEnd"/>
            </w:pPr>
            <w:r w:rsidRPr="00597158">
              <w:t>ⲁⲗⲗⲏⲗⲟⲩⲓ̀ⲁ ϫⲉ ⲡⲉϥⲛⲁⲓ ϣⲟⲡ ϣⲁ ⲉ̀ⲛⲉϩ.</w:t>
            </w:r>
          </w:p>
        </w:tc>
      </w:tr>
      <w:tr w:rsidR="00344A59" w14:paraId="535D7F0B" w14:textId="77777777" w:rsidTr="00344A59">
        <w:trPr>
          <w:cantSplit/>
          <w:jc w:val="center"/>
        </w:trPr>
        <w:tc>
          <w:tcPr>
            <w:tcW w:w="288" w:type="dxa"/>
          </w:tcPr>
          <w:p w14:paraId="336879B2" w14:textId="77777777" w:rsidR="00344A59" w:rsidRDefault="00344A59" w:rsidP="00344A59">
            <w:pPr>
              <w:pStyle w:val="CopticCross"/>
            </w:pPr>
          </w:p>
        </w:tc>
        <w:tc>
          <w:tcPr>
            <w:tcW w:w="3960" w:type="dxa"/>
          </w:tcPr>
          <w:p w14:paraId="4A117270" w14:textId="77777777" w:rsidR="00344A59" w:rsidRDefault="00344A59" w:rsidP="00344A59">
            <w:pPr>
              <w:pStyle w:val="EngInd"/>
            </w:pPr>
            <w:r>
              <w:t>For the Lord remembers us in our humiliation,</w:t>
            </w:r>
          </w:p>
          <w:p w14:paraId="1A600530" w14:textId="77777777" w:rsidR="00344A59" w:rsidRPr="00597158" w:rsidRDefault="00344A59" w:rsidP="00344A59">
            <w:pPr>
              <w:pStyle w:val="EngIndEnd"/>
            </w:pPr>
            <w:r>
              <w:t>Alleluia: for His mercy endures forever;</w:t>
            </w:r>
          </w:p>
        </w:tc>
        <w:tc>
          <w:tcPr>
            <w:tcW w:w="288" w:type="dxa"/>
          </w:tcPr>
          <w:p w14:paraId="70B3B563" w14:textId="77777777" w:rsidR="00344A59" w:rsidRDefault="00344A59" w:rsidP="00344A59"/>
        </w:tc>
        <w:tc>
          <w:tcPr>
            <w:tcW w:w="288" w:type="dxa"/>
          </w:tcPr>
          <w:p w14:paraId="39428496" w14:textId="77777777" w:rsidR="00344A59" w:rsidRDefault="00344A59" w:rsidP="00344A59">
            <w:pPr>
              <w:pStyle w:val="CopticCross"/>
            </w:pPr>
          </w:p>
        </w:tc>
        <w:tc>
          <w:tcPr>
            <w:tcW w:w="3960" w:type="dxa"/>
          </w:tcPr>
          <w:p w14:paraId="47E53E71" w14:textId="77777777" w:rsidR="00344A59" w:rsidRDefault="00344A59" w:rsidP="00344A59">
            <w:pPr>
              <w:pStyle w:val="CopticInd"/>
            </w:pPr>
            <w:r w:rsidRPr="00597158">
              <w:t xml:space="preserve">Ⲛ̀ϩ̀ⲣⲏⲓ ϧⲉⲛ ⲡⲉⲛⲑⲉⲃⲓⲟ̀ ⲁϥⲉⲣⲡⲉⲛⲙⲉⲩⲓ̀ ⲛ̀ϫⲉ Ⲡⲟ̅ⲥ̅ </w:t>
            </w:r>
          </w:p>
          <w:p w14:paraId="4099479F" w14:textId="77777777" w:rsidR="00344A59" w:rsidRPr="00597158" w:rsidRDefault="00344A59" w:rsidP="00344A59">
            <w:pPr>
              <w:pStyle w:val="CoptIndEnd"/>
            </w:pPr>
            <w:r w:rsidRPr="00597158">
              <w:t>ⲁⲗⲗⲏⲗⲟⲩⲓ̀ⲁ ϫⲉ ⲡⲉϥⲛⲁⲓ ϣⲟⲡ ϣⲁ ⲉ̀ⲛⲉϩ.</w:t>
            </w:r>
          </w:p>
        </w:tc>
      </w:tr>
      <w:tr w:rsidR="00344A59" w14:paraId="7C54C009" w14:textId="77777777" w:rsidTr="00344A59">
        <w:trPr>
          <w:cantSplit/>
          <w:jc w:val="center"/>
        </w:trPr>
        <w:tc>
          <w:tcPr>
            <w:tcW w:w="288" w:type="dxa"/>
          </w:tcPr>
          <w:p w14:paraId="44DFB27F" w14:textId="77777777" w:rsidR="00344A59" w:rsidRDefault="00344A59" w:rsidP="00344A59">
            <w:pPr>
              <w:pStyle w:val="CopticCross"/>
            </w:pPr>
            <w:r>
              <w:t>¿</w:t>
            </w:r>
          </w:p>
        </w:tc>
        <w:tc>
          <w:tcPr>
            <w:tcW w:w="3960" w:type="dxa"/>
          </w:tcPr>
          <w:p w14:paraId="54CF8262" w14:textId="77777777" w:rsidR="00344A59" w:rsidRDefault="00344A59" w:rsidP="00344A59">
            <w:pPr>
              <w:pStyle w:val="EngInd"/>
            </w:pPr>
            <w:r>
              <w:t>and redeemed us from our enemies,</w:t>
            </w:r>
          </w:p>
          <w:p w14:paraId="37C9D80C" w14:textId="77777777" w:rsidR="00344A59" w:rsidRPr="00597158" w:rsidRDefault="00344A59" w:rsidP="00344A59">
            <w:pPr>
              <w:pStyle w:val="EngIndEnd"/>
            </w:pPr>
            <w:r>
              <w:t>Alleluia: for His mercy endures forever;</w:t>
            </w:r>
          </w:p>
        </w:tc>
        <w:tc>
          <w:tcPr>
            <w:tcW w:w="288" w:type="dxa"/>
          </w:tcPr>
          <w:p w14:paraId="55721428" w14:textId="77777777" w:rsidR="00344A59" w:rsidRDefault="00344A59" w:rsidP="00344A59"/>
        </w:tc>
        <w:tc>
          <w:tcPr>
            <w:tcW w:w="288" w:type="dxa"/>
          </w:tcPr>
          <w:p w14:paraId="147C2D88" w14:textId="77777777" w:rsidR="00344A59" w:rsidRDefault="00344A59" w:rsidP="00344A59">
            <w:pPr>
              <w:pStyle w:val="CopticCross"/>
            </w:pPr>
            <w:r>
              <w:t>¿</w:t>
            </w:r>
          </w:p>
        </w:tc>
        <w:tc>
          <w:tcPr>
            <w:tcW w:w="3960" w:type="dxa"/>
          </w:tcPr>
          <w:p w14:paraId="7AEB7C91" w14:textId="77777777" w:rsidR="00344A59" w:rsidRDefault="00344A59" w:rsidP="00344A59">
            <w:pPr>
              <w:pStyle w:val="CopticInd"/>
            </w:pPr>
            <w:r w:rsidRPr="00597158">
              <w:t xml:space="preserve">Ⲟⲩⲟϩ ⲁϥⲥⲟⲧⲧⲉⲛ ⲉ̀ⲃⲟⲗϧⲉⲛ ⲛⲉⲛϫⲓϫ ⲛ̀ⲧⲉ ⲛⲉⲛϫⲁϫⲓ </w:t>
            </w:r>
          </w:p>
          <w:p w14:paraId="3716AF6D" w14:textId="77777777" w:rsidR="00344A59" w:rsidRPr="00597158" w:rsidRDefault="00344A59" w:rsidP="00344A59">
            <w:pPr>
              <w:pStyle w:val="CoptIndEnd"/>
            </w:pPr>
            <w:r w:rsidRPr="00597158">
              <w:t>ⲁⲗⲗⲏⲗⲟⲩⲓ̀ⲁ ϫⲉ ⲡⲉϥⲛⲁⲓ ϣⲟⲡ ϣⲁ ⲉ̀ⲛⲉϩ.</w:t>
            </w:r>
          </w:p>
        </w:tc>
      </w:tr>
      <w:tr w:rsidR="00344A59" w14:paraId="3A0335D2" w14:textId="77777777" w:rsidTr="00344A59">
        <w:trPr>
          <w:cantSplit/>
          <w:jc w:val="center"/>
        </w:trPr>
        <w:tc>
          <w:tcPr>
            <w:tcW w:w="288" w:type="dxa"/>
          </w:tcPr>
          <w:p w14:paraId="5A58187F" w14:textId="77777777" w:rsidR="00344A59" w:rsidRDefault="00344A59" w:rsidP="00344A59">
            <w:pPr>
              <w:pStyle w:val="CopticCross"/>
            </w:pPr>
          </w:p>
        </w:tc>
        <w:tc>
          <w:tcPr>
            <w:tcW w:w="3960" w:type="dxa"/>
          </w:tcPr>
          <w:p w14:paraId="00B0AA77" w14:textId="77777777" w:rsidR="00344A59" w:rsidRDefault="00344A59" w:rsidP="00344A59">
            <w:pPr>
              <w:pStyle w:val="EngInd"/>
            </w:pPr>
            <w:r>
              <w:t>Who gives food to all flesh,</w:t>
            </w:r>
          </w:p>
          <w:p w14:paraId="1488410B" w14:textId="77777777" w:rsidR="00344A59" w:rsidRPr="00597158" w:rsidRDefault="00344A59" w:rsidP="00344A59">
            <w:pPr>
              <w:pStyle w:val="EngIndEnd"/>
            </w:pPr>
            <w:r>
              <w:t>Alleluia: for His mercy endures forever.</w:t>
            </w:r>
          </w:p>
        </w:tc>
        <w:tc>
          <w:tcPr>
            <w:tcW w:w="288" w:type="dxa"/>
          </w:tcPr>
          <w:p w14:paraId="4A34041C" w14:textId="77777777" w:rsidR="00344A59" w:rsidRDefault="00344A59" w:rsidP="00344A59"/>
        </w:tc>
        <w:tc>
          <w:tcPr>
            <w:tcW w:w="288" w:type="dxa"/>
          </w:tcPr>
          <w:p w14:paraId="488E8598" w14:textId="77777777" w:rsidR="00344A59" w:rsidRDefault="00344A59" w:rsidP="00344A59">
            <w:pPr>
              <w:pStyle w:val="CopticCross"/>
            </w:pPr>
          </w:p>
        </w:tc>
        <w:tc>
          <w:tcPr>
            <w:tcW w:w="3960" w:type="dxa"/>
          </w:tcPr>
          <w:p w14:paraId="1EA7EB18" w14:textId="77777777" w:rsidR="00344A59" w:rsidRDefault="00344A59" w:rsidP="00344A59">
            <w:pPr>
              <w:pStyle w:val="CopticInd"/>
            </w:pPr>
            <w:r w:rsidRPr="00597158">
              <w:t xml:space="preserve">Ⲫⲏⲉⲧϯ ϧ̀ⲣⲉ ⲛ̀ⲥⲁⲣⲝ ⲛⲓⲃⲉⲛ ⲉⲧⲟⲛϧ </w:t>
            </w:r>
          </w:p>
          <w:p w14:paraId="2AF2A726" w14:textId="77777777" w:rsidR="00344A59" w:rsidRPr="00597158" w:rsidRDefault="00344A59" w:rsidP="00344A59">
            <w:pPr>
              <w:pStyle w:val="CoptIndEnd"/>
            </w:pPr>
            <w:r w:rsidRPr="00597158">
              <w:t>ⲁⲗⲗⲏⲗⲟⲩⲓ̀ⲁ ϫⲉ ⲡⲉϥⲛⲁⲓ ϣⲟⲡ ϣⲁ ⲉ̀ⲛⲉϩ.</w:t>
            </w:r>
          </w:p>
        </w:tc>
      </w:tr>
      <w:tr w:rsidR="00344A59" w14:paraId="030EA8AC" w14:textId="77777777" w:rsidTr="00344A59">
        <w:trPr>
          <w:cantSplit/>
          <w:jc w:val="center"/>
        </w:trPr>
        <w:tc>
          <w:tcPr>
            <w:tcW w:w="288" w:type="dxa"/>
          </w:tcPr>
          <w:p w14:paraId="28348B0A" w14:textId="77777777" w:rsidR="00344A59" w:rsidRDefault="00344A59" w:rsidP="00344A59">
            <w:pPr>
              <w:pStyle w:val="CopticCross"/>
            </w:pPr>
            <w:r>
              <w:t>¿</w:t>
            </w:r>
          </w:p>
        </w:tc>
        <w:tc>
          <w:tcPr>
            <w:tcW w:w="3960" w:type="dxa"/>
          </w:tcPr>
          <w:p w14:paraId="02C6B8A2" w14:textId="77777777" w:rsidR="00344A59" w:rsidRDefault="00344A59" w:rsidP="00344A59">
            <w:pPr>
              <w:pStyle w:val="EngInd"/>
            </w:pPr>
            <w:r>
              <w:t>O confess the God of Heaven,</w:t>
            </w:r>
          </w:p>
          <w:p w14:paraId="1CA5C298" w14:textId="77777777" w:rsidR="00344A59" w:rsidRPr="00597158" w:rsidRDefault="00344A59" w:rsidP="00344A59">
            <w:pPr>
              <w:pStyle w:val="EngIndEnd"/>
              <w:rPr>
                <w:szCs w:val="20"/>
              </w:rPr>
            </w:pPr>
            <w:r>
              <w:t>Alleluia: for His mercy endures forever;</w:t>
            </w:r>
          </w:p>
        </w:tc>
        <w:tc>
          <w:tcPr>
            <w:tcW w:w="288" w:type="dxa"/>
          </w:tcPr>
          <w:p w14:paraId="1E270D5A" w14:textId="77777777" w:rsidR="00344A59" w:rsidRDefault="00344A59" w:rsidP="00344A59"/>
        </w:tc>
        <w:tc>
          <w:tcPr>
            <w:tcW w:w="288" w:type="dxa"/>
          </w:tcPr>
          <w:p w14:paraId="5B37EECA" w14:textId="77777777" w:rsidR="00344A59" w:rsidRDefault="00344A59" w:rsidP="00344A59">
            <w:pPr>
              <w:pStyle w:val="CopticCross"/>
            </w:pPr>
            <w:r>
              <w:t>¿</w:t>
            </w:r>
          </w:p>
        </w:tc>
        <w:tc>
          <w:tcPr>
            <w:tcW w:w="3960" w:type="dxa"/>
          </w:tcPr>
          <w:p w14:paraId="0BD0A4F6" w14:textId="77777777" w:rsidR="00344A59" w:rsidRDefault="00344A59" w:rsidP="00344A59">
            <w:pPr>
              <w:pStyle w:val="CopticInd"/>
            </w:pPr>
            <w:r w:rsidRPr="00597158">
              <w:t xml:space="preserve">Ⲟⲩⲱⲛϩ ⲉ̀ⲃⲟⲗ ⲙ̀Ⲫϯ ⲛ̀ⲧⲉ ⲧ̀ⲫⲉ </w:t>
            </w:r>
          </w:p>
          <w:p w14:paraId="5E552238" w14:textId="77777777" w:rsidR="00344A59" w:rsidRPr="00597158" w:rsidRDefault="00344A59" w:rsidP="00344A59">
            <w:pPr>
              <w:pStyle w:val="CoptIndEnd"/>
            </w:pPr>
            <w:r w:rsidRPr="00597158">
              <w:t>ⲁⲗⲗⲏⲗⲟⲩⲓ̀ⲁ ϫⲉ ⲡⲉϥⲛⲁⲓ ϣⲟⲡ ϣⲁ ⲉ̀ⲛⲉϩ.</w:t>
            </w:r>
          </w:p>
        </w:tc>
      </w:tr>
      <w:tr w:rsidR="00344A59" w14:paraId="066ED9C9" w14:textId="77777777" w:rsidTr="00344A59">
        <w:trPr>
          <w:cantSplit/>
          <w:jc w:val="center"/>
        </w:trPr>
        <w:tc>
          <w:tcPr>
            <w:tcW w:w="288" w:type="dxa"/>
          </w:tcPr>
          <w:p w14:paraId="6469784B" w14:textId="77777777" w:rsidR="00344A59" w:rsidRDefault="00344A59" w:rsidP="00344A59">
            <w:pPr>
              <w:pStyle w:val="CopticCross"/>
            </w:pPr>
          </w:p>
        </w:tc>
        <w:tc>
          <w:tcPr>
            <w:tcW w:w="3960" w:type="dxa"/>
          </w:tcPr>
          <w:p w14:paraId="3D38BCBA" w14:textId="77777777" w:rsidR="00344A59" w:rsidRDefault="00344A59" w:rsidP="00344A59">
            <w:pPr>
              <w:pStyle w:val="EngInd"/>
            </w:pPr>
            <w:r>
              <w:t>O confess the Lord of Lords, [for He is good] ;</w:t>
            </w:r>
          </w:p>
          <w:p w14:paraId="44ACF021" w14:textId="77777777" w:rsidR="00344A59" w:rsidRPr="00597158" w:rsidRDefault="00344A59" w:rsidP="00344A59">
            <w:pPr>
              <w:pStyle w:val="EngIndEnd"/>
            </w:pPr>
            <w:r>
              <w:t>Alleluia: for His mercy endures forever.</w:t>
            </w:r>
          </w:p>
        </w:tc>
        <w:tc>
          <w:tcPr>
            <w:tcW w:w="288" w:type="dxa"/>
          </w:tcPr>
          <w:p w14:paraId="3985038C" w14:textId="77777777" w:rsidR="00344A59" w:rsidRDefault="00344A59" w:rsidP="00344A59"/>
        </w:tc>
        <w:tc>
          <w:tcPr>
            <w:tcW w:w="288" w:type="dxa"/>
          </w:tcPr>
          <w:p w14:paraId="3EE5D85E" w14:textId="77777777" w:rsidR="00344A59" w:rsidRDefault="00344A59" w:rsidP="00344A59">
            <w:pPr>
              <w:pStyle w:val="CopticCross"/>
            </w:pPr>
          </w:p>
        </w:tc>
        <w:tc>
          <w:tcPr>
            <w:tcW w:w="3960" w:type="dxa"/>
          </w:tcPr>
          <w:p w14:paraId="12AA6511" w14:textId="77777777" w:rsidR="00344A59" w:rsidRDefault="00344A59" w:rsidP="00344A59">
            <w:pPr>
              <w:pStyle w:val="CopticInd"/>
            </w:pPr>
            <w:r w:rsidRPr="00597158">
              <w:t xml:space="preserve">Ⲟⲩⲱⲛϩ ⲉ̀ⲃⲟⲗ ⲙ̀Ⲡⲟ̅ⲥ̅ ⲛ̀ⲧⲉ ⲛⲓⲟ̅ⲥ̅ ϫⲉ ⲟⲩⲭ̀ⲣⲏⲥⲧⲟⲥ ⲟⲩⲁ̀ⲅⲁⲑⲟⲥ ⲡⲉ </w:t>
            </w:r>
          </w:p>
          <w:p w14:paraId="2DF40BA1" w14:textId="77777777" w:rsidR="00344A59" w:rsidRPr="00597158" w:rsidRDefault="00344A59" w:rsidP="00344A59">
            <w:pPr>
              <w:pStyle w:val="CoptIndEnd"/>
            </w:pPr>
            <w:r w:rsidRPr="00597158">
              <w:t>ⲁⲗⲗⲏⲗⲟⲩⲓ̀ⲁ ϫⲉ ⲡⲉϥⲛⲁⲓ ϣⲟⲡ ϣⲁ ⲉ̀ⲛⲉϩ.</w:t>
            </w:r>
          </w:p>
        </w:tc>
      </w:tr>
    </w:tbl>
    <w:p w14:paraId="65A5B3A2" w14:textId="77777777" w:rsidR="00344A59" w:rsidRDefault="00344A59" w:rsidP="00344A59">
      <w:pPr>
        <w:pStyle w:val="Heading5"/>
      </w:pPr>
      <w:bookmarkStart w:id="426" w:name="_Toc297322056"/>
      <w:bookmarkStart w:id="427" w:name="_Toc297407701"/>
      <w:bookmarkStart w:id="428" w:name="_Toc298445753"/>
      <w:bookmarkStart w:id="429" w:name="_Toc298681236"/>
      <w:bookmarkStart w:id="430" w:name="_Toc298447478"/>
      <w:bookmarkStart w:id="431" w:name="_Ref452619883"/>
      <w:r>
        <w:t>Psali Adam</w:t>
      </w:r>
      <w:bookmarkEnd w:id="426"/>
      <w:bookmarkEnd w:id="427"/>
      <w:bookmarkEnd w:id="428"/>
      <w:bookmarkEnd w:id="429"/>
      <w:bookmarkEnd w:id="430"/>
      <w:r>
        <w:t xml:space="preserve"> on the Second Canticle</w:t>
      </w:r>
      <w:bookmarkEnd w:id="431"/>
    </w:p>
    <w:p w14:paraId="20E92FDC" w14:textId="77777777" w:rsidR="00344A59" w:rsidRDefault="00344A59" w:rsidP="00344A59">
      <w:pPr>
        <w:pStyle w:val="Heading5non-TOC"/>
      </w:pPr>
      <w:r w:rsidRPr="00D175BB">
        <w:t>Ⲯⲁⲗⲓ Ⲁ̀ⲇⲁⲙ</w:t>
      </w:r>
    </w:p>
    <w:p w14:paraId="2CDDD4E1" w14:textId="1B9BC875" w:rsidR="00344A59" w:rsidRDefault="00344A59" w:rsidP="00344A59">
      <w:pPr>
        <w:pStyle w:val="Rubric"/>
      </w:pPr>
      <w:r>
        <w:t xml:space="preserve">During the month of Koiak, a different Psali Adam, page </w:t>
      </w:r>
      <w:r>
        <w:fldChar w:fldCharType="begin"/>
      </w:r>
      <w:r>
        <w:instrText xml:space="preserve"> PAGEREF _Ref435645565 \h </w:instrText>
      </w:r>
      <w:r>
        <w:fldChar w:fldCharType="separate"/>
      </w:r>
      <w:r w:rsidR="000C7DE2">
        <w:rPr>
          <w:noProof/>
        </w:rPr>
        <w:t>1054</w:t>
      </w:r>
      <w:r>
        <w:fldChar w:fldCharType="end"/>
      </w:r>
      <w:r>
        <w:t>, is said instead of the following.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44A59" w14:paraId="5678DDEC" w14:textId="77777777" w:rsidTr="00344A59">
        <w:trPr>
          <w:cantSplit/>
          <w:jc w:val="center"/>
        </w:trPr>
        <w:tc>
          <w:tcPr>
            <w:tcW w:w="288" w:type="dxa"/>
          </w:tcPr>
          <w:p w14:paraId="553C79EE" w14:textId="77777777" w:rsidR="00344A59" w:rsidRDefault="00344A59" w:rsidP="00344A59">
            <w:pPr>
              <w:pStyle w:val="CopticCross"/>
            </w:pPr>
            <w:r>
              <w:t>¿</w:t>
            </w:r>
          </w:p>
        </w:tc>
        <w:tc>
          <w:tcPr>
            <w:tcW w:w="3960" w:type="dxa"/>
          </w:tcPr>
          <w:p w14:paraId="0C1E702A" w14:textId="77777777" w:rsidR="00344A59" w:rsidRDefault="00344A59" w:rsidP="00344A59">
            <w:pPr>
              <w:pStyle w:val="EngInd"/>
              <w:rPr>
                <w:szCs w:val="20"/>
              </w:rPr>
            </w:pPr>
            <w:r w:rsidRPr="004C0CA2">
              <w:t xml:space="preserve">Let us </w:t>
            </w:r>
            <w:r>
              <w:t>confess</w:t>
            </w:r>
            <w:r w:rsidRPr="004C0CA2">
              <w:t xml:space="preserve"> Christ our God,</w:t>
            </w:r>
          </w:p>
          <w:p w14:paraId="06C1A06D" w14:textId="77777777" w:rsidR="00344A59" w:rsidRPr="004C0CA2" w:rsidRDefault="00344A59" w:rsidP="00344A59">
            <w:pPr>
              <w:pStyle w:val="EngIndEnd"/>
              <w:rPr>
                <w:szCs w:val="20"/>
              </w:rPr>
            </w:pPr>
            <w:r w:rsidRPr="004C0CA2">
              <w:t>With David the prophet and the psalmist.</w:t>
            </w:r>
          </w:p>
        </w:tc>
        <w:tc>
          <w:tcPr>
            <w:tcW w:w="288" w:type="dxa"/>
          </w:tcPr>
          <w:p w14:paraId="4D342CAB" w14:textId="77777777" w:rsidR="00344A59" w:rsidRDefault="00344A59" w:rsidP="00344A59">
            <w:pPr>
              <w:pStyle w:val="CopticCross"/>
            </w:pPr>
          </w:p>
        </w:tc>
        <w:tc>
          <w:tcPr>
            <w:tcW w:w="288" w:type="dxa"/>
          </w:tcPr>
          <w:p w14:paraId="65A2895D" w14:textId="77777777" w:rsidR="00344A59" w:rsidRDefault="00344A59" w:rsidP="00344A59">
            <w:pPr>
              <w:pStyle w:val="CopticCross"/>
            </w:pPr>
            <w:r>
              <w:t>¿</w:t>
            </w:r>
          </w:p>
        </w:tc>
        <w:tc>
          <w:tcPr>
            <w:tcW w:w="3960" w:type="dxa"/>
          </w:tcPr>
          <w:p w14:paraId="277CAE8C" w14:textId="77777777" w:rsidR="00344A59" w:rsidRDefault="00344A59" w:rsidP="00344A59">
            <w:pPr>
              <w:pStyle w:val="CopticInd"/>
            </w:pPr>
            <w:r w:rsidRPr="000A5E47">
              <w:t>Ⲙⲁⲣⲉⲛⲟⲩⲱⲛϩ ⲉ̀ⲃⲟⲗ ⲙ̀Ⲡⲓⲭ̀ⲣⲏⲥⲧⲟⲥ Ⲡⲉⲛⲛⲟⲩϯ</w:t>
            </w:r>
          </w:p>
          <w:p w14:paraId="7540EAB3" w14:textId="77777777" w:rsidR="00344A59" w:rsidRDefault="00344A59" w:rsidP="00344A59">
            <w:pPr>
              <w:pStyle w:val="CoptIndEnd"/>
            </w:pPr>
            <w:r w:rsidRPr="000A5E47">
              <w:t>ⲛⲉⲙ ⲡⲓⲉⲣⲟⲯⲁⲗⲧⲏⲥ Ⲇⲁⲩⲓⲇ ⲡⲓⲡ̀ⲣⲟⲫⲏⲧⲏⲥ</w:t>
            </w:r>
            <w:r>
              <w:t>.</w:t>
            </w:r>
          </w:p>
        </w:tc>
      </w:tr>
      <w:tr w:rsidR="00344A59" w14:paraId="7069F9D0" w14:textId="77777777" w:rsidTr="00344A59">
        <w:trPr>
          <w:cantSplit/>
          <w:jc w:val="center"/>
        </w:trPr>
        <w:tc>
          <w:tcPr>
            <w:tcW w:w="288" w:type="dxa"/>
          </w:tcPr>
          <w:p w14:paraId="75E67B2D" w14:textId="77777777" w:rsidR="00344A59" w:rsidRDefault="00344A59" w:rsidP="00344A59">
            <w:pPr>
              <w:pStyle w:val="CopticCross"/>
            </w:pPr>
          </w:p>
        </w:tc>
        <w:tc>
          <w:tcPr>
            <w:tcW w:w="3960" w:type="dxa"/>
          </w:tcPr>
          <w:p w14:paraId="26106263" w14:textId="77777777" w:rsidR="00344A59" w:rsidRDefault="00344A59" w:rsidP="00344A59">
            <w:pPr>
              <w:pStyle w:val="EngInd"/>
              <w:rPr>
                <w:szCs w:val="20"/>
              </w:rPr>
            </w:pPr>
            <w:r w:rsidRPr="004C0CA2">
              <w:t>For He has made heaven and all its host,</w:t>
            </w:r>
          </w:p>
          <w:p w14:paraId="5D9B3F50" w14:textId="77777777" w:rsidR="00344A59" w:rsidRPr="004C0CA2" w:rsidRDefault="00344A59" w:rsidP="00344A59">
            <w:pPr>
              <w:pStyle w:val="EngIndEnd"/>
              <w:rPr>
                <w:szCs w:val="20"/>
              </w:rPr>
            </w:pPr>
            <w:r w:rsidRPr="004C0CA2">
              <w:t>And established the earth on the waters.</w:t>
            </w:r>
          </w:p>
        </w:tc>
        <w:tc>
          <w:tcPr>
            <w:tcW w:w="288" w:type="dxa"/>
          </w:tcPr>
          <w:p w14:paraId="27D8C79D" w14:textId="77777777" w:rsidR="00344A59" w:rsidRDefault="00344A59" w:rsidP="00344A59">
            <w:pPr>
              <w:pStyle w:val="CopticCross"/>
            </w:pPr>
          </w:p>
        </w:tc>
        <w:tc>
          <w:tcPr>
            <w:tcW w:w="288" w:type="dxa"/>
          </w:tcPr>
          <w:p w14:paraId="426EACEC" w14:textId="77777777" w:rsidR="00344A59" w:rsidRDefault="00344A59" w:rsidP="00344A59">
            <w:pPr>
              <w:pStyle w:val="CopticCross"/>
            </w:pPr>
          </w:p>
        </w:tc>
        <w:tc>
          <w:tcPr>
            <w:tcW w:w="3960" w:type="dxa"/>
          </w:tcPr>
          <w:p w14:paraId="2AECC03D" w14:textId="77777777" w:rsidR="00344A59" w:rsidRDefault="00344A59" w:rsidP="00344A59">
            <w:pPr>
              <w:pStyle w:val="CopticInd"/>
            </w:pPr>
            <w:r w:rsidRPr="000A5E47">
              <w:t>Ϫⲉ ⲁϥⲑⲁⲙⲓⲟ ⲛ̀ⲛⲓⲫⲏⲟⲩⲓ̀ ⲛⲉⲙ ⲛⲟⲩⲇⲩⲛⲁⲙⲓⲥ</w:t>
            </w:r>
          </w:p>
          <w:p w14:paraId="5797AA38" w14:textId="77777777" w:rsidR="00344A59" w:rsidRDefault="00344A59" w:rsidP="00344A59">
            <w:pPr>
              <w:pStyle w:val="CoptIndEnd"/>
            </w:pPr>
            <w:r w:rsidRPr="000A5E47">
              <w:t>ⲁϥϩⲓⲥⲉⲛϯ ⲙ̀ⲡⲓⲕⲁϩⲓ ϩⲓϫⲉⲛ ⲛⲓⲙⲱⲟⲩ</w:t>
            </w:r>
            <w:r>
              <w:t>.</w:t>
            </w:r>
          </w:p>
        </w:tc>
      </w:tr>
      <w:tr w:rsidR="00344A59" w14:paraId="366FFD53" w14:textId="77777777" w:rsidTr="00344A59">
        <w:trPr>
          <w:cantSplit/>
          <w:jc w:val="center"/>
        </w:trPr>
        <w:tc>
          <w:tcPr>
            <w:tcW w:w="288" w:type="dxa"/>
          </w:tcPr>
          <w:p w14:paraId="2CA187BE" w14:textId="77777777" w:rsidR="00344A59" w:rsidRDefault="00344A59" w:rsidP="00344A59">
            <w:pPr>
              <w:pStyle w:val="CopticCross"/>
            </w:pPr>
            <w:r>
              <w:t>¿</w:t>
            </w:r>
          </w:p>
        </w:tc>
        <w:tc>
          <w:tcPr>
            <w:tcW w:w="3960" w:type="dxa"/>
          </w:tcPr>
          <w:p w14:paraId="4BE13C25" w14:textId="77777777" w:rsidR="00344A59" w:rsidRDefault="00344A59" w:rsidP="00344A59">
            <w:pPr>
              <w:pStyle w:val="EngInd"/>
            </w:pPr>
            <w:r w:rsidRPr="004C0CA2">
              <w:t>Those two great lights, the sun and the moon,</w:t>
            </w:r>
          </w:p>
          <w:p w14:paraId="1ACD3328" w14:textId="77777777" w:rsidR="00344A59" w:rsidRPr="004C0CA2" w:rsidRDefault="00344A59" w:rsidP="00344A59">
            <w:pPr>
              <w:pStyle w:val="EngIndEnd"/>
              <w:rPr>
                <w:szCs w:val="20"/>
              </w:rPr>
            </w:pPr>
            <w:r w:rsidRPr="004C0CA2">
              <w:t>He has made to enlighten the firmament.</w:t>
            </w:r>
          </w:p>
        </w:tc>
        <w:tc>
          <w:tcPr>
            <w:tcW w:w="288" w:type="dxa"/>
          </w:tcPr>
          <w:p w14:paraId="4D304598" w14:textId="77777777" w:rsidR="00344A59" w:rsidRDefault="00344A59" w:rsidP="00344A59">
            <w:pPr>
              <w:pStyle w:val="CopticCross"/>
            </w:pPr>
          </w:p>
        </w:tc>
        <w:tc>
          <w:tcPr>
            <w:tcW w:w="288" w:type="dxa"/>
          </w:tcPr>
          <w:p w14:paraId="4FEABDAC" w14:textId="77777777" w:rsidR="00344A59" w:rsidRDefault="00344A59" w:rsidP="00344A59">
            <w:pPr>
              <w:pStyle w:val="CopticCross"/>
            </w:pPr>
            <w:r>
              <w:t>¿</w:t>
            </w:r>
          </w:p>
        </w:tc>
        <w:tc>
          <w:tcPr>
            <w:tcW w:w="3960" w:type="dxa"/>
          </w:tcPr>
          <w:p w14:paraId="7B7B4712" w14:textId="77777777" w:rsidR="00344A59" w:rsidRDefault="00344A59" w:rsidP="00344A59">
            <w:pPr>
              <w:pStyle w:val="CopticInd"/>
            </w:pPr>
            <w:r w:rsidRPr="000A5E47">
              <w:t>Ⲛⲁⲓ ⲛⲓϣϯ ⲙ̀ⲫⲱⲥⲧⲏⲣ ⲡⲓⲣⲏ ⲛⲉⲙ ⲡⲓⲓⲟϩ</w:t>
            </w:r>
          </w:p>
          <w:p w14:paraId="43628AB4" w14:textId="77777777" w:rsidR="00344A59" w:rsidRDefault="00344A59" w:rsidP="00344A59">
            <w:pPr>
              <w:pStyle w:val="CoptIndEnd"/>
            </w:pPr>
            <w:r w:rsidRPr="000A5E47">
              <w:t xml:space="preserve"> ⲁϥⲭⲁⲩ ⲉⲩⲉ̀ⲣⲟⲩⲱⲓⲛⲓ ϧⲉⲛ ⲡⲓⲥ̀ⲧⲉⲣⲉⲱ̀ⲙⲁ</w:t>
            </w:r>
            <w:r>
              <w:t>.</w:t>
            </w:r>
          </w:p>
        </w:tc>
      </w:tr>
      <w:tr w:rsidR="00344A59" w14:paraId="45327027" w14:textId="77777777" w:rsidTr="00344A59">
        <w:trPr>
          <w:cantSplit/>
          <w:jc w:val="center"/>
        </w:trPr>
        <w:tc>
          <w:tcPr>
            <w:tcW w:w="288" w:type="dxa"/>
          </w:tcPr>
          <w:p w14:paraId="01561C24" w14:textId="77777777" w:rsidR="00344A59" w:rsidRDefault="00344A59" w:rsidP="00344A59">
            <w:pPr>
              <w:pStyle w:val="CopticCross"/>
            </w:pPr>
          </w:p>
        </w:tc>
        <w:tc>
          <w:tcPr>
            <w:tcW w:w="3960" w:type="dxa"/>
          </w:tcPr>
          <w:p w14:paraId="5F825363" w14:textId="77777777" w:rsidR="00344A59" w:rsidRDefault="00344A59" w:rsidP="00344A59">
            <w:pPr>
              <w:pStyle w:val="EngInd"/>
              <w:rPr>
                <w:szCs w:val="20"/>
              </w:rPr>
            </w:pPr>
            <w:r w:rsidRPr="004C0CA2">
              <w:t>He brought forth the winds out of His treasure box;</w:t>
            </w:r>
          </w:p>
          <w:p w14:paraId="25C5F3A8" w14:textId="77777777" w:rsidR="00344A59" w:rsidRPr="004C0CA2" w:rsidRDefault="00344A59" w:rsidP="00344A59">
            <w:pPr>
              <w:pStyle w:val="EngIndEnd"/>
              <w:rPr>
                <w:szCs w:val="20"/>
              </w:rPr>
            </w:pPr>
            <w:r w:rsidRPr="004C0CA2">
              <w:t>He breathed upon the trees and they blossomed.</w:t>
            </w:r>
          </w:p>
        </w:tc>
        <w:tc>
          <w:tcPr>
            <w:tcW w:w="288" w:type="dxa"/>
          </w:tcPr>
          <w:p w14:paraId="3621282F" w14:textId="77777777" w:rsidR="00344A59" w:rsidRDefault="00344A59" w:rsidP="00344A59">
            <w:pPr>
              <w:pStyle w:val="CopticCross"/>
            </w:pPr>
          </w:p>
        </w:tc>
        <w:tc>
          <w:tcPr>
            <w:tcW w:w="288" w:type="dxa"/>
          </w:tcPr>
          <w:p w14:paraId="310F56BC" w14:textId="77777777" w:rsidR="00344A59" w:rsidRDefault="00344A59" w:rsidP="00344A59">
            <w:pPr>
              <w:pStyle w:val="CopticCross"/>
            </w:pPr>
          </w:p>
        </w:tc>
        <w:tc>
          <w:tcPr>
            <w:tcW w:w="3960" w:type="dxa"/>
          </w:tcPr>
          <w:p w14:paraId="347F44F6" w14:textId="77777777" w:rsidR="00344A59" w:rsidRDefault="00344A59" w:rsidP="00344A59">
            <w:pPr>
              <w:pStyle w:val="CopticInd"/>
            </w:pPr>
            <w:r w:rsidRPr="000A5E47">
              <w:t>Ⲁϥⲓ̀ⲛⲓ ⲛ̀ϩⲁⲛⲑⲏⲟⲩ ⲉ̀ⲃⲟⲗϧⲉⲛ ⲛⲉϥⲁ̀ϩⲱⲣ</w:t>
            </w:r>
          </w:p>
          <w:p w14:paraId="118562F8" w14:textId="77777777" w:rsidR="00344A59" w:rsidRDefault="00344A59" w:rsidP="00344A59">
            <w:pPr>
              <w:pStyle w:val="CoptIndEnd"/>
            </w:pPr>
            <w:r w:rsidRPr="000A5E47">
              <w:t xml:space="preserve"> ⲁϥⲛⲓϥⲓ ⲛ̀ⲥⲁ ⲛⲓϣ̀ϣⲏⲛ ϣⲁⲛ̀ⲧⲟⲩⲫⲓⲣⲓ ⲉ̀ⲃⲟⲗ</w:t>
            </w:r>
            <w:r>
              <w:t>.</w:t>
            </w:r>
          </w:p>
        </w:tc>
      </w:tr>
      <w:tr w:rsidR="00344A59" w14:paraId="5B804942" w14:textId="77777777" w:rsidTr="00344A59">
        <w:trPr>
          <w:cantSplit/>
          <w:jc w:val="center"/>
        </w:trPr>
        <w:tc>
          <w:tcPr>
            <w:tcW w:w="288" w:type="dxa"/>
          </w:tcPr>
          <w:p w14:paraId="3B055A84" w14:textId="77777777" w:rsidR="00344A59" w:rsidRDefault="00344A59" w:rsidP="00344A59">
            <w:pPr>
              <w:pStyle w:val="CopticCross"/>
            </w:pPr>
            <w:r>
              <w:t>¿</w:t>
            </w:r>
          </w:p>
        </w:tc>
        <w:tc>
          <w:tcPr>
            <w:tcW w:w="3960" w:type="dxa"/>
          </w:tcPr>
          <w:p w14:paraId="576E4554" w14:textId="77777777" w:rsidR="00344A59" w:rsidRDefault="00344A59" w:rsidP="00344A59">
            <w:pPr>
              <w:pStyle w:val="EngInd"/>
              <w:rPr>
                <w:szCs w:val="20"/>
              </w:rPr>
            </w:pPr>
            <w:r w:rsidRPr="004C0CA2">
              <w:t>He caused rain to fall upon the face of the earth,</w:t>
            </w:r>
          </w:p>
          <w:p w14:paraId="3C669D61" w14:textId="77777777" w:rsidR="00344A59" w:rsidRPr="004C0CA2" w:rsidRDefault="00344A59" w:rsidP="00344A59">
            <w:pPr>
              <w:pStyle w:val="EngIndEnd"/>
              <w:rPr>
                <w:szCs w:val="20"/>
              </w:rPr>
            </w:pPr>
            <w:r w:rsidRPr="004C0CA2">
              <w:t>And it brought up herbs and gave its fruits.</w:t>
            </w:r>
          </w:p>
        </w:tc>
        <w:tc>
          <w:tcPr>
            <w:tcW w:w="288" w:type="dxa"/>
          </w:tcPr>
          <w:p w14:paraId="47B0615D" w14:textId="77777777" w:rsidR="00344A59" w:rsidRDefault="00344A59" w:rsidP="00344A59">
            <w:pPr>
              <w:pStyle w:val="CopticCross"/>
            </w:pPr>
          </w:p>
        </w:tc>
        <w:tc>
          <w:tcPr>
            <w:tcW w:w="288" w:type="dxa"/>
          </w:tcPr>
          <w:p w14:paraId="5493FF6E" w14:textId="77777777" w:rsidR="00344A59" w:rsidRDefault="00344A59" w:rsidP="00344A59">
            <w:pPr>
              <w:pStyle w:val="CopticCross"/>
            </w:pPr>
            <w:r>
              <w:t>¿</w:t>
            </w:r>
          </w:p>
        </w:tc>
        <w:tc>
          <w:tcPr>
            <w:tcW w:w="3960" w:type="dxa"/>
          </w:tcPr>
          <w:p w14:paraId="4CBB0636" w14:textId="77777777" w:rsidR="00344A59" w:rsidRDefault="00344A59" w:rsidP="00344A59">
            <w:pPr>
              <w:pStyle w:val="CopticInd"/>
            </w:pPr>
            <w:r w:rsidRPr="000A5E47">
              <w:t>Ⲁϥϩⲱⲟⲩ ⲛ̀ⲟⲩⲙⲟⲩⲛϩⲱⲟⲩ ϩⲓϫⲉⲛ ⲡ̀ϩⲟ ⲙ̀ⲡ̀ⲕⲁϩⲓ</w:t>
            </w:r>
          </w:p>
          <w:p w14:paraId="3DEA2AFF" w14:textId="77777777" w:rsidR="00344A59" w:rsidRDefault="00344A59" w:rsidP="00344A59">
            <w:pPr>
              <w:pStyle w:val="CoptIndEnd"/>
            </w:pPr>
            <w:r w:rsidRPr="000A5E47">
              <w:t>ϣⲁⲛ̀ⲧⲉϥⲣⲱⲧ ⲉ̀ⲡ̀ϣⲱⲓ ⲛ̀ⲧⲉϥϯ ⲙ̀ⲡⲉϥⲟⲩⲧⲁϩ</w:t>
            </w:r>
            <w:r>
              <w:t>.</w:t>
            </w:r>
          </w:p>
        </w:tc>
      </w:tr>
      <w:tr w:rsidR="00344A59" w14:paraId="7D1D2A04" w14:textId="77777777" w:rsidTr="00344A59">
        <w:trPr>
          <w:cantSplit/>
          <w:jc w:val="center"/>
        </w:trPr>
        <w:tc>
          <w:tcPr>
            <w:tcW w:w="288" w:type="dxa"/>
          </w:tcPr>
          <w:p w14:paraId="638753E6" w14:textId="77777777" w:rsidR="00344A59" w:rsidRDefault="00344A59" w:rsidP="00344A59">
            <w:pPr>
              <w:pStyle w:val="CopticCross"/>
            </w:pPr>
          </w:p>
        </w:tc>
        <w:tc>
          <w:tcPr>
            <w:tcW w:w="3960" w:type="dxa"/>
          </w:tcPr>
          <w:p w14:paraId="59AA801C" w14:textId="77777777" w:rsidR="00344A59" w:rsidRDefault="00344A59" w:rsidP="00344A59">
            <w:pPr>
              <w:pStyle w:val="EngInd"/>
            </w:pPr>
            <w:r w:rsidRPr="004C0CA2">
              <w:t xml:space="preserve">He </w:t>
            </w:r>
            <w:commentRangeStart w:id="432"/>
            <w:r w:rsidRPr="004C0CA2">
              <w:t xml:space="preserve">brought </w:t>
            </w:r>
            <w:commentRangeEnd w:id="432"/>
            <w:r>
              <w:rPr>
                <w:rStyle w:val="CommentReference"/>
                <w:rFonts w:eastAsiaTheme="minorHAnsi" w:cstheme="minorBidi"/>
                <w:color w:val="auto"/>
                <w:lang w:val="en-CA"/>
              </w:rPr>
              <w:commentReference w:id="432"/>
            </w:r>
            <w:r w:rsidRPr="004C0CA2">
              <w:t>forth water out of a rock,</w:t>
            </w:r>
          </w:p>
          <w:p w14:paraId="7D019F0A" w14:textId="77777777" w:rsidR="00344A59" w:rsidRPr="00A618D2" w:rsidRDefault="00344A59" w:rsidP="00344A59">
            <w:pPr>
              <w:pStyle w:val="EngIndEnd"/>
            </w:pPr>
            <w:r w:rsidRPr="004C0CA2">
              <w:t>And gave drink unto His people in the wilderness.</w:t>
            </w:r>
          </w:p>
        </w:tc>
        <w:tc>
          <w:tcPr>
            <w:tcW w:w="288" w:type="dxa"/>
          </w:tcPr>
          <w:p w14:paraId="423F3FEA" w14:textId="77777777" w:rsidR="00344A59" w:rsidRDefault="00344A59" w:rsidP="00344A59">
            <w:pPr>
              <w:pStyle w:val="CopticCross"/>
            </w:pPr>
          </w:p>
        </w:tc>
        <w:tc>
          <w:tcPr>
            <w:tcW w:w="288" w:type="dxa"/>
          </w:tcPr>
          <w:p w14:paraId="0F83C276" w14:textId="77777777" w:rsidR="00344A59" w:rsidRDefault="00344A59" w:rsidP="00344A59">
            <w:pPr>
              <w:pStyle w:val="CopticCross"/>
            </w:pPr>
          </w:p>
        </w:tc>
        <w:tc>
          <w:tcPr>
            <w:tcW w:w="3960" w:type="dxa"/>
          </w:tcPr>
          <w:p w14:paraId="4CC7E329" w14:textId="77777777" w:rsidR="00344A59" w:rsidRDefault="00344A59" w:rsidP="00344A59">
            <w:pPr>
              <w:pStyle w:val="CopticInd"/>
            </w:pPr>
            <w:r w:rsidRPr="000A5E47">
              <w:t>Ⲁϥⲓ̀ⲛⲓ ⲛ̀ⲟⲩⲙⲱⲟⲩ ⲉ̀ⲃⲟⲗϧⲉⲛ ⲟⲩⲡⲉⲧⲣⲁ</w:t>
            </w:r>
          </w:p>
          <w:p w14:paraId="2B6281E0" w14:textId="77777777" w:rsidR="00344A59" w:rsidRDefault="00344A59" w:rsidP="00344A59">
            <w:pPr>
              <w:pStyle w:val="CoptIndEnd"/>
            </w:pPr>
            <w:r w:rsidRPr="000A5E47">
              <w:t xml:space="preserve"> ⲁϥⲧ̀ⲥⲟ ⲙ̀ⲡⲉϥⲗⲁⲟⲥ ⲛ̀ϩ̀ⲣⲏⲓ ϩⲓ ⲡ̀ϣⲁϥⲉ</w:t>
            </w:r>
            <w:r>
              <w:t>.</w:t>
            </w:r>
          </w:p>
        </w:tc>
      </w:tr>
      <w:tr w:rsidR="00344A59" w14:paraId="375996A5" w14:textId="77777777" w:rsidTr="00344A59">
        <w:trPr>
          <w:cantSplit/>
          <w:jc w:val="center"/>
        </w:trPr>
        <w:tc>
          <w:tcPr>
            <w:tcW w:w="288" w:type="dxa"/>
          </w:tcPr>
          <w:p w14:paraId="62E1CBC5" w14:textId="77777777" w:rsidR="00344A59" w:rsidRDefault="00344A59" w:rsidP="00344A59">
            <w:pPr>
              <w:pStyle w:val="CopticCross"/>
            </w:pPr>
            <w:r>
              <w:t>¿</w:t>
            </w:r>
          </w:p>
        </w:tc>
        <w:tc>
          <w:tcPr>
            <w:tcW w:w="3960" w:type="dxa"/>
          </w:tcPr>
          <w:p w14:paraId="0B532933" w14:textId="77777777" w:rsidR="00344A59" w:rsidRDefault="00344A59" w:rsidP="00344A59">
            <w:pPr>
              <w:pStyle w:val="EngInd"/>
              <w:rPr>
                <w:szCs w:val="20"/>
              </w:rPr>
            </w:pPr>
            <w:r w:rsidRPr="004C0CA2">
              <w:t>He made man in His image and likeness,</w:t>
            </w:r>
          </w:p>
          <w:p w14:paraId="10603AD5" w14:textId="77777777" w:rsidR="00344A59" w:rsidRPr="004C0CA2" w:rsidRDefault="00344A59" w:rsidP="00344A59">
            <w:pPr>
              <w:pStyle w:val="EngIndEnd"/>
              <w:rPr>
                <w:szCs w:val="20"/>
              </w:rPr>
            </w:pPr>
            <w:r w:rsidRPr="004C0CA2">
              <w:t>That he may praise Him.</w:t>
            </w:r>
          </w:p>
        </w:tc>
        <w:tc>
          <w:tcPr>
            <w:tcW w:w="288" w:type="dxa"/>
          </w:tcPr>
          <w:p w14:paraId="56BDC4C9" w14:textId="77777777" w:rsidR="00344A59" w:rsidRDefault="00344A59" w:rsidP="00344A59">
            <w:pPr>
              <w:pStyle w:val="CopticCross"/>
            </w:pPr>
          </w:p>
        </w:tc>
        <w:tc>
          <w:tcPr>
            <w:tcW w:w="288" w:type="dxa"/>
          </w:tcPr>
          <w:p w14:paraId="493330D4" w14:textId="77777777" w:rsidR="00344A59" w:rsidRDefault="00344A59" w:rsidP="00344A59">
            <w:pPr>
              <w:pStyle w:val="CopticCross"/>
            </w:pPr>
            <w:r>
              <w:t>¿</w:t>
            </w:r>
          </w:p>
        </w:tc>
        <w:tc>
          <w:tcPr>
            <w:tcW w:w="3960" w:type="dxa"/>
          </w:tcPr>
          <w:p w14:paraId="4BE51EBD" w14:textId="77777777" w:rsidR="00344A59" w:rsidRDefault="00344A59" w:rsidP="00344A59">
            <w:pPr>
              <w:pStyle w:val="CopticInd"/>
            </w:pPr>
            <w:r w:rsidRPr="000A5E47">
              <w:t>Ⲁϥⲑⲁⲙⲓⲟ ⲙ̀ⲡⲓⲣⲱⲙⲓ ⲕⲁⲧⲁ ⲡⲉϥⲓ̀ⲛⲓ</w:t>
            </w:r>
          </w:p>
          <w:p w14:paraId="2FD91DD1" w14:textId="77777777" w:rsidR="00344A59" w:rsidRDefault="00344A59" w:rsidP="00344A59">
            <w:pPr>
              <w:pStyle w:val="CoptIndEnd"/>
            </w:pPr>
            <w:r w:rsidRPr="000A5E47">
              <w:t>ⲛⲉⲙ ⲧⲉϥϩⲓⲕⲱⲛ ⲉⲑⲣⲉϥⲥ̀ⲙⲟⲩ ⲉ̀ⲣⲟϥ</w:t>
            </w:r>
            <w:r>
              <w:t>.</w:t>
            </w:r>
          </w:p>
        </w:tc>
      </w:tr>
      <w:tr w:rsidR="00344A59" w14:paraId="53B3F179" w14:textId="77777777" w:rsidTr="00344A59">
        <w:trPr>
          <w:cantSplit/>
          <w:jc w:val="center"/>
        </w:trPr>
        <w:tc>
          <w:tcPr>
            <w:tcW w:w="288" w:type="dxa"/>
          </w:tcPr>
          <w:p w14:paraId="02F508DE" w14:textId="77777777" w:rsidR="00344A59" w:rsidRDefault="00344A59" w:rsidP="00344A59">
            <w:pPr>
              <w:pStyle w:val="CopticCross"/>
            </w:pPr>
          </w:p>
        </w:tc>
        <w:tc>
          <w:tcPr>
            <w:tcW w:w="3960" w:type="dxa"/>
          </w:tcPr>
          <w:p w14:paraId="0D61E6B9" w14:textId="77777777" w:rsidR="00344A59" w:rsidRDefault="00344A59" w:rsidP="00344A59">
            <w:pPr>
              <w:pStyle w:val="EngInd"/>
            </w:pPr>
            <w:r w:rsidRPr="004C0CA2">
              <w:t>Let us praise Him and exalt His Name,</w:t>
            </w:r>
          </w:p>
          <w:p w14:paraId="7FDCF1EA" w14:textId="77777777" w:rsidR="00344A59" w:rsidRPr="004C0CA2" w:rsidRDefault="00344A59" w:rsidP="00344A59">
            <w:pPr>
              <w:pStyle w:val="EngInd"/>
              <w:rPr>
                <w:szCs w:val="20"/>
              </w:rPr>
            </w:pPr>
            <w:r w:rsidRPr="004C0CA2">
              <w:t xml:space="preserve">And give thanks unto Him: </w:t>
            </w:r>
            <w:r>
              <w:t>For His mercy endures forever. (</w:t>
            </w:r>
            <w:r w:rsidRPr="004C0CA2">
              <w:t>Je Pef nai shop sha eneh.</w:t>
            </w:r>
            <w:r>
              <w:t>)</w:t>
            </w:r>
          </w:p>
        </w:tc>
        <w:tc>
          <w:tcPr>
            <w:tcW w:w="288" w:type="dxa"/>
          </w:tcPr>
          <w:p w14:paraId="5A39A361" w14:textId="77777777" w:rsidR="00344A59" w:rsidRDefault="00344A59" w:rsidP="00344A59">
            <w:pPr>
              <w:pStyle w:val="CopticCross"/>
            </w:pPr>
          </w:p>
        </w:tc>
        <w:tc>
          <w:tcPr>
            <w:tcW w:w="288" w:type="dxa"/>
          </w:tcPr>
          <w:p w14:paraId="703DA65D" w14:textId="77777777" w:rsidR="00344A59" w:rsidRDefault="00344A59" w:rsidP="00344A59">
            <w:pPr>
              <w:pStyle w:val="CopticCross"/>
            </w:pPr>
          </w:p>
        </w:tc>
        <w:tc>
          <w:tcPr>
            <w:tcW w:w="3960" w:type="dxa"/>
          </w:tcPr>
          <w:p w14:paraId="08242DBB" w14:textId="77777777" w:rsidR="00344A59" w:rsidRDefault="00344A59" w:rsidP="00344A59">
            <w:pPr>
              <w:pStyle w:val="CopticInd"/>
            </w:pPr>
            <w:r w:rsidRPr="000A5E47">
              <w:t>Ⲙⲁⲣⲉⲛϩⲱⲥ ⲉ̀ⲣⲟϥ ⲧⲉⲛϭⲓⲥⲓ ⲙ̀ⲡⲉϥⲣⲁⲛ</w:t>
            </w:r>
          </w:p>
          <w:p w14:paraId="6EFB20CB" w14:textId="77777777" w:rsidR="00344A59" w:rsidRDefault="00344A59" w:rsidP="00344A59">
            <w:pPr>
              <w:pStyle w:val="CopticInd"/>
            </w:pPr>
            <w:r w:rsidRPr="000A5E47">
              <w:t>ⲧⲉⲛⲟⲩⲱⲛϩ ⲛⲁϥ ⲉ̀ⲃⲟⲗ</w:t>
            </w:r>
          </w:p>
          <w:p w14:paraId="3325FEFD" w14:textId="77777777" w:rsidR="00344A59" w:rsidRDefault="00344A59" w:rsidP="00344A59">
            <w:pPr>
              <w:pStyle w:val="CoptIndEnd"/>
            </w:pPr>
            <w:r w:rsidRPr="000A5E47">
              <w:t>ϫⲉ ⲡⲉϥⲛⲁⲓ ϣⲟⲡ ϣⲁ ⲉ̀ⲛⲉϩ</w:t>
            </w:r>
            <w:r>
              <w:t>.</w:t>
            </w:r>
          </w:p>
        </w:tc>
      </w:tr>
    </w:tbl>
    <w:p w14:paraId="39438653" w14:textId="77777777" w:rsidR="00344A59" w:rsidRPr="00453724" w:rsidRDefault="00344A59" w:rsidP="00344A59">
      <w:pPr>
        <w:pStyle w:val="Heading3non-TOC"/>
        <w:jc w:val="both"/>
        <w:rPr>
          <w:sz w:val="8"/>
          <w:szCs w:val="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2693"/>
        <w:gridCol w:w="230"/>
        <w:gridCol w:w="2693"/>
        <w:gridCol w:w="230"/>
        <w:gridCol w:w="2693"/>
      </w:tblGrid>
      <w:tr w:rsidR="00344A59" w14:paraId="4BF85FF5" w14:textId="77777777" w:rsidTr="00344A59">
        <w:trPr>
          <w:jc w:val="center"/>
        </w:trPr>
        <w:tc>
          <w:tcPr>
            <w:tcW w:w="288" w:type="dxa"/>
          </w:tcPr>
          <w:p w14:paraId="6E84F00C" w14:textId="77777777" w:rsidR="00344A59" w:rsidRDefault="00344A59" w:rsidP="00344A59">
            <w:pPr>
              <w:pStyle w:val="CopticCross"/>
            </w:pPr>
            <w:r>
              <w:t>¿</w:t>
            </w:r>
          </w:p>
        </w:tc>
        <w:tc>
          <w:tcPr>
            <w:tcW w:w="2693" w:type="dxa"/>
          </w:tcPr>
          <w:p w14:paraId="7CF9EAA7" w14:textId="77777777" w:rsidR="00344A59" w:rsidRPr="00325916" w:rsidRDefault="00344A59" w:rsidP="00344A59">
            <w:pPr>
              <w:pStyle w:val="EngEnd"/>
            </w:pPr>
            <w:r w:rsidRPr="00325916">
              <w:t>Through the prayers of David the Psalmist, O Lord, grant us the forgiveness of our sins</w:t>
            </w:r>
            <w:r>
              <w:t>.</w:t>
            </w:r>
          </w:p>
        </w:tc>
        <w:tc>
          <w:tcPr>
            <w:tcW w:w="230" w:type="dxa"/>
          </w:tcPr>
          <w:p w14:paraId="1AABF0E5" w14:textId="77777777" w:rsidR="00344A59" w:rsidRPr="007425E1" w:rsidRDefault="00344A59" w:rsidP="00344A59">
            <w:pPr>
              <w:pStyle w:val="EngHangEnd"/>
            </w:pPr>
          </w:p>
        </w:tc>
        <w:tc>
          <w:tcPr>
            <w:tcW w:w="2693" w:type="dxa"/>
          </w:tcPr>
          <w:p w14:paraId="51454E24" w14:textId="77777777" w:rsidR="00344A59" w:rsidRDefault="00344A59" w:rsidP="00344A59">
            <w:pPr>
              <w:pStyle w:val="EngEnd"/>
            </w:pPr>
            <w:r w:rsidRPr="007425E1">
              <w:t>Hiten ni evki ente pi Yeropsaltis David:</w:t>
            </w:r>
            <w:r>
              <w:t xml:space="preserve"> Ep Chois ari ehmot nan em pi ko-evol enté</w:t>
            </w:r>
            <w:r w:rsidRPr="00257627">
              <w:t xml:space="preserve"> nen novi.</w:t>
            </w:r>
          </w:p>
        </w:tc>
        <w:tc>
          <w:tcPr>
            <w:tcW w:w="230" w:type="dxa"/>
          </w:tcPr>
          <w:p w14:paraId="6AD3A9D2" w14:textId="77777777" w:rsidR="00344A59" w:rsidRPr="00AA0119" w:rsidRDefault="00344A59" w:rsidP="00344A59">
            <w:pPr>
              <w:pStyle w:val="CopticVerse"/>
            </w:pPr>
          </w:p>
        </w:tc>
        <w:tc>
          <w:tcPr>
            <w:tcW w:w="2693" w:type="dxa"/>
          </w:tcPr>
          <w:p w14:paraId="5526C8F6" w14:textId="77777777" w:rsidR="00344A59" w:rsidRDefault="00344A59" w:rsidP="00344A59">
            <w:pPr>
              <w:pStyle w:val="CopticVerse"/>
            </w:pPr>
            <w:r w:rsidRPr="00AA0119">
              <w:t>Ϩⲓⲧⲉⲛ ⲛⲓⲉⲩⲭⲏ ⲛ̀ⲧⲉ ⲡⲓⲓⲉⲣⲟⲯⲁⲗⲧⲏⲥ Ⲇⲁⲩⲓⲇ</w:t>
            </w:r>
            <w:r>
              <w:t>:</w:t>
            </w:r>
            <w:r w:rsidRPr="00AA0119">
              <w:t xml:space="preserve"> Ⲡⲟ̅ⲥ̅ ⲁ̀ⲣⲓϩ̀ⲙⲟⲧ ⲛⲁⲛ ⲙ̀ⲡⲓⲭⲱ ⲃ̀ⲟⲗ ⲛ̀ⲧⲉ ⲛⲉⲛⲛⲟⲃⲓ</w:t>
            </w:r>
            <w:r>
              <w:t>.</w:t>
            </w:r>
          </w:p>
        </w:tc>
      </w:tr>
      <w:tr w:rsidR="00344A59" w14:paraId="2F1482E0" w14:textId="77777777" w:rsidTr="00344A59">
        <w:trPr>
          <w:jc w:val="center"/>
        </w:trPr>
        <w:tc>
          <w:tcPr>
            <w:tcW w:w="288" w:type="dxa"/>
          </w:tcPr>
          <w:p w14:paraId="128604A3" w14:textId="77777777" w:rsidR="00344A59" w:rsidRDefault="00344A59" w:rsidP="00344A59">
            <w:pPr>
              <w:pStyle w:val="CopticCross"/>
            </w:pPr>
          </w:p>
        </w:tc>
        <w:tc>
          <w:tcPr>
            <w:tcW w:w="2693" w:type="dxa"/>
          </w:tcPr>
          <w:p w14:paraId="3A6C9165" w14:textId="77777777" w:rsidR="00344A59" w:rsidRPr="00325916" w:rsidRDefault="00344A59" w:rsidP="00344A59">
            <w:pPr>
              <w:pStyle w:val="EngEnd"/>
            </w:pPr>
            <w:r w:rsidRPr="00325916">
              <w:t>Through the intercessions of the Mother of God, Saint Mary, O Lord, grant us the forgiveness of our sins.</w:t>
            </w:r>
          </w:p>
        </w:tc>
        <w:tc>
          <w:tcPr>
            <w:tcW w:w="230" w:type="dxa"/>
          </w:tcPr>
          <w:p w14:paraId="7212A1A9" w14:textId="77777777" w:rsidR="00344A59" w:rsidRDefault="00344A59" w:rsidP="00344A59">
            <w:pPr>
              <w:pStyle w:val="EngHangEnd"/>
            </w:pPr>
          </w:p>
        </w:tc>
        <w:tc>
          <w:tcPr>
            <w:tcW w:w="2693" w:type="dxa"/>
          </w:tcPr>
          <w:p w14:paraId="4FD0C5A8" w14:textId="77777777" w:rsidR="00344A59" w:rsidRDefault="00344A59" w:rsidP="00344A59">
            <w:pPr>
              <w:pStyle w:val="EngEnd"/>
            </w:pPr>
            <w:r>
              <w:t>Hiten ni presvia enté ti Thé-otokos Eth-owab</w:t>
            </w:r>
            <w:r w:rsidRPr="00257627">
              <w:t xml:space="preserve"> Maria: </w:t>
            </w:r>
            <w:r>
              <w:t>Ep Chois ari ehmot nan em pi ko-evol enté</w:t>
            </w:r>
            <w:r w:rsidRPr="00257627">
              <w:t xml:space="preserve"> nen novi.</w:t>
            </w:r>
          </w:p>
        </w:tc>
        <w:tc>
          <w:tcPr>
            <w:tcW w:w="230" w:type="dxa"/>
          </w:tcPr>
          <w:p w14:paraId="173BA237" w14:textId="77777777" w:rsidR="00344A59" w:rsidRPr="00AA0119" w:rsidRDefault="00344A59" w:rsidP="00344A59">
            <w:pPr>
              <w:pStyle w:val="CopticVerse"/>
            </w:pPr>
          </w:p>
        </w:tc>
        <w:tc>
          <w:tcPr>
            <w:tcW w:w="2693" w:type="dxa"/>
          </w:tcPr>
          <w:p w14:paraId="65CAC5D6" w14:textId="77777777" w:rsidR="00344A59" w:rsidRDefault="00344A59" w:rsidP="00344A59">
            <w:pPr>
              <w:pStyle w:val="CopticVerse"/>
            </w:pPr>
            <w:r w:rsidRPr="00AA0119">
              <w:t>Ϩⲓⲧⲉⲛ ⲛⲓⲡ̀ⲣⲉⲥⲃⲓⲁ̀ ⲛ̀ⲧⲉ ϯⲑⲉⲟ̀ⲧⲟⲕⲟⲥ ⲉ̅ⲑ̅ⲩ Ⲙⲁⲣⲓⲁ̀</w:t>
            </w:r>
            <w:r>
              <w:t>:</w:t>
            </w:r>
            <w:r w:rsidRPr="00AA0119">
              <w:t xml:space="preserve"> Ⲡⲟ̅ⲥ̅ ⲁ̀ⲣⲓϩ̀ⲙⲟⲧ ⲛⲁⲛ ⲙ̀ⲡⲓⲭⲱ ⲃ̀ⲟⲗ ⲛ̀ⲧⲉ ⲛⲉⲛⲛⲟⲃⲓ</w:t>
            </w:r>
            <w:r>
              <w:t>.</w:t>
            </w:r>
          </w:p>
        </w:tc>
      </w:tr>
      <w:tr w:rsidR="00344A59" w14:paraId="55279677" w14:textId="77777777" w:rsidTr="00344A59">
        <w:trPr>
          <w:jc w:val="center"/>
        </w:trPr>
        <w:tc>
          <w:tcPr>
            <w:tcW w:w="288" w:type="dxa"/>
          </w:tcPr>
          <w:p w14:paraId="40EDA6F0" w14:textId="77777777" w:rsidR="00344A59" w:rsidRDefault="00344A59" w:rsidP="00344A59">
            <w:pPr>
              <w:pStyle w:val="CopticCross"/>
            </w:pPr>
            <w:r>
              <w:t>¿</w:t>
            </w:r>
          </w:p>
        </w:tc>
        <w:tc>
          <w:tcPr>
            <w:tcW w:w="2693" w:type="dxa"/>
          </w:tcPr>
          <w:p w14:paraId="782A1DAD" w14:textId="77777777" w:rsidR="00344A59" w:rsidRPr="00325916" w:rsidRDefault="00344A59" w:rsidP="00344A59">
            <w:pPr>
              <w:pStyle w:val="EngEnd"/>
            </w:pPr>
            <w:r w:rsidRPr="00325916">
              <w:t xml:space="preserve">Through the intercessions of all the choirs of the angels, O </w:t>
            </w:r>
            <w:r w:rsidRPr="00325916">
              <w:lastRenderedPageBreak/>
              <w:t>Lord, grant us the forgiveness of our sins</w:t>
            </w:r>
            <w:r>
              <w:t>.</w:t>
            </w:r>
          </w:p>
        </w:tc>
        <w:tc>
          <w:tcPr>
            <w:tcW w:w="230" w:type="dxa"/>
          </w:tcPr>
          <w:p w14:paraId="02C1638C" w14:textId="77777777" w:rsidR="00344A59" w:rsidRPr="007425E1" w:rsidRDefault="00344A59" w:rsidP="00344A59">
            <w:pPr>
              <w:pStyle w:val="EngHangEnd"/>
            </w:pPr>
          </w:p>
        </w:tc>
        <w:tc>
          <w:tcPr>
            <w:tcW w:w="2693" w:type="dxa"/>
          </w:tcPr>
          <w:p w14:paraId="5014A256" w14:textId="77777777" w:rsidR="00344A59" w:rsidRDefault="00344A59" w:rsidP="00344A59">
            <w:pPr>
              <w:pStyle w:val="EngEnd"/>
            </w:pPr>
            <w:r w:rsidRPr="007425E1">
              <w:t>Hiten ni presvia ente ep khoros tirf ente ni angelos:</w:t>
            </w:r>
            <w:r>
              <w:t xml:space="preserve"> Ep </w:t>
            </w:r>
            <w:r>
              <w:lastRenderedPageBreak/>
              <w:t>Chois ari ehmot nan em pi ko-evol enté</w:t>
            </w:r>
            <w:r w:rsidRPr="00257627">
              <w:t xml:space="preserve"> nen novi.</w:t>
            </w:r>
          </w:p>
        </w:tc>
        <w:tc>
          <w:tcPr>
            <w:tcW w:w="230" w:type="dxa"/>
          </w:tcPr>
          <w:p w14:paraId="42A4AB17" w14:textId="77777777" w:rsidR="00344A59" w:rsidRPr="00AA0119" w:rsidRDefault="00344A59" w:rsidP="00344A59">
            <w:pPr>
              <w:pStyle w:val="CopticVerse"/>
            </w:pPr>
          </w:p>
        </w:tc>
        <w:tc>
          <w:tcPr>
            <w:tcW w:w="2693" w:type="dxa"/>
          </w:tcPr>
          <w:p w14:paraId="424466C6" w14:textId="77777777" w:rsidR="00344A59" w:rsidRDefault="00344A59" w:rsidP="00344A59">
            <w:pPr>
              <w:pStyle w:val="CopticVerse"/>
            </w:pPr>
            <w:r w:rsidRPr="00AA0119">
              <w:t xml:space="preserve">Ϩⲓⲧⲉⲛ ⲛⲓⲡ̀ⲣⲉⲥⲃⲓⲁ̀ ⲛ̀ⲧⲉ ⲡ̀ⲭⲟⲣⲟⲥ ⲧⲏⲣϥ ⲛ̀ⲧⲉ </w:t>
            </w:r>
            <w:r w:rsidRPr="00AA0119">
              <w:lastRenderedPageBreak/>
              <w:t>ⲛⲓⲁⲅⲅⲉⲗⲟⲥ: Ⲡⲟ̅ⲥ̅ ⲁ̀ⲣⲓϩ̀ⲙⲟⲧ ⲛⲁⲛ ⲙ̀ⲡⲓⲭⲱ ⲃ̀ⲟⲗ ⲛ̀ⲧⲉ ⲛⲉⲛⲛⲟⲃⲓ</w:t>
            </w:r>
            <w:r>
              <w:t>.</w:t>
            </w:r>
          </w:p>
        </w:tc>
      </w:tr>
      <w:tr w:rsidR="00344A59" w14:paraId="111E402B" w14:textId="77777777" w:rsidTr="00344A59">
        <w:trPr>
          <w:jc w:val="center"/>
        </w:trPr>
        <w:tc>
          <w:tcPr>
            <w:tcW w:w="288" w:type="dxa"/>
          </w:tcPr>
          <w:p w14:paraId="6AC43995" w14:textId="77777777" w:rsidR="00344A59" w:rsidRDefault="00344A59" w:rsidP="00344A59">
            <w:pPr>
              <w:pStyle w:val="CopticCross"/>
            </w:pPr>
          </w:p>
        </w:tc>
        <w:tc>
          <w:tcPr>
            <w:tcW w:w="2693" w:type="dxa"/>
          </w:tcPr>
          <w:p w14:paraId="04E1E79E" w14:textId="77777777" w:rsidR="00344A59" w:rsidRPr="00325916" w:rsidRDefault="00344A59" w:rsidP="00344A59">
            <w:pPr>
              <w:pStyle w:val="EngEnd"/>
            </w:pPr>
            <w:r w:rsidRPr="00325916">
              <w:t xml:space="preserve">Blessed </w:t>
            </w:r>
            <w:r>
              <w:t>are</w:t>
            </w:r>
            <w:r w:rsidRPr="00325916">
              <w:t xml:space="preserve"> </w:t>
            </w:r>
            <w:r>
              <w:t>You</w:t>
            </w:r>
            <w:r w:rsidRPr="00325916">
              <w:t xml:space="preserve"> in truth, with </w:t>
            </w:r>
            <w:r>
              <w:t>Your</w:t>
            </w:r>
            <w:r w:rsidRPr="00325916">
              <w:t xml:space="preserve"> Good Father, and the Holy Spirit, for </w:t>
            </w:r>
            <w:r>
              <w:t>You</w:t>
            </w:r>
            <w:r w:rsidRPr="00325916">
              <w:t xml:space="preserve"> </w:t>
            </w:r>
            <w:r>
              <w:t>have</w:t>
            </w:r>
            <w:r w:rsidRPr="00325916">
              <w:t xml:space="preserve"> </w:t>
            </w:r>
            <w:r>
              <w:t>{</w:t>
            </w:r>
            <w:r w:rsidRPr="00325916">
              <w:t>come</w:t>
            </w:r>
            <w:r>
              <w:t>}</w:t>
            </w:r>
            <w:r w:rsidRPr="00325916">
              <w:t xml:space="preserve"> and saved us.</w:t>
            </w:r>
          </w:p>
        </w:tc>
        <w:tc>
          <w:tcPr>
            <w:tcW w:w="230" w:type="dxa"/>
          </w:tcPr>
          <w:p w14:paraId="697F4DD2" w14:textId="77777777" w:rsidR="00344A59" w:rsidRPr="007425E1" w:rsidRDefault="00344A59" w:rsidP="00344A59">
            <w:pPr>
              <w:pStyle w:val="EngHangEnd"/>
            </w:pPr>
          </w:p>
        </w:tc>
        <w:tc>
          <w:tcPr>
            <w:tcW w:w="2693" w:type="dxa"/>
          </w:tcPr>
          <w:p w14:paraId="53D95EAF" w14:textId="77777777" w:rsidR="00344A59" w:rsidRDefault="00344A59" w:rsidP="00344A59">
            <w:pPr>
              <w:pStyle w:val="EngEnd"/>
            </w:pPr>
            <w:r w:rsidRPr="007425E1">
              <w:t xml:space="preserve">Ek-esmaro-oot alithos: nem Pek Yot en </w:t>
            </w:r>
            <w:r>
              <w:t>Aghathos: nem pi Pnevma Eth-owab</w:t>
            </w:r>
            <w:r w:rsidRPr="007425E1">
              <w:t xml:space="preserve">: je </w:t>
            </w:r>
            <w:r>
              <w:t>{</w:t>
            </w:r>
            <w:r w:rsidRPr="007425E1">
              <w:t>ak ee</w:t>
            </w:r>
            <w:r>
              <w:t>}</w:t>
            </w:r>
            <w:r w:rsidRPr="007425E1">
              <w:t xml:space="preserve"> ak soti emmon.</w:t>
            </w:r>
          </w:p>
        </w:tc>
        <w:tc>
          <w:tcPr>
            <w:tcW w:w="230" w:type="dxa"/>
          </w:tcPr>
          <w:p w14:paraId="551240E8" w14:textId="77777777" w:rsidR="00344A59" w:rsidRPr="00AA0119" w:rsidRDefault="00344A59" w:rsidP="00344A59">
            <w:pPr>
              <w:pStyle w:val="CopticVerse"/>
            </w:pPr>
          </w:p>
        </w:tc>
        <w:tc>
          <w:tcPr>
            <w:tcW w:w="2693" w:type="dxa"/>
          </w:tcPr>
          <w:p w14:paraId="3850DC3F" w14:textId="77777777" w:rsidR="00344A59" w:rsidRDefault="00344A59" w:rsidP="00344A59">
            <w:pPr>
              <w:pStyle w:val="CopticVerse"/>
            </w:pPr>
            <w:r w:rsidRPr="00AA0119">
              <w:t>Ⲕ̀ⲥ̀ⲙⲁⲣⲱⲟⲩⲧ ⲁ̀ⲗⲏⲑⲱⲥ ⲛⲉⲙ Ⲡⲉⲕⲓⲱⲧ ⲛ̀ⲁ̀ⲅⲁⲑⲟⲥ ⲛⲉⲙ Ⲡⲓⲡ̅ⲛ̅ⲁ ⲉ̅ⲑ̅ⲩ ϫⲉ ⲁⲕⲓ̀ ⲁⲕⲥⲱϯ ⲙ̀ⲙⲟⲛ</w:t>
            </w:r>
            <w:r>
              <w:t>.</w:t>
            </w:r>
          </w:p>
        </w:tc>
      </w:tr>
    </w:tbl>
    <w:p w14:paraId="50907EF2" w14:textId="5D79FCBA" w:rsidR="00344A59" w:rsidRDefault="00344A59" w:rsidP="00344A59">
      <w:pPr>
        <w:pStyle w:val="Rubric"/>
      </w:pPr>
      <w:r>
        <w:t xml:space="preserve">During Sundays of the month of Koiahk, "The Fiery Bush" is said. See page </w:t>
      </w:r>
      <w:r>
        <w:fldChar w:fldCharType="begin"/>
      </w:r>
      <w:r>
        <w:instrText xml:space="preserve"> PAGEREF _Ref435645467 \h </w:instrText>
      </w:r>
      <w:r>
        <w:fldChar w:fldCharType="separate"/>
      </w:r>
      <w:r w:rsidR="000C7DE2">
        <w:rPr>
          <w:noProof/>
        </w:rPr>
        <w:t>1105</w:t>
      </w:r>
      <w:r>
        <w:fldChar w:fldCharType="end"/>
      </w:r>
      <w:r>
        <w:t>.</w:t>
      </w:r>
    </w:p>
    <w:bookmarkEnd w:id="413"/>
    <w:p w14:paraId="2E7A68B9" w14:textId="4BEF5E0D" w:rsidR="00D31F38" w:rsidRDefault="00D31F38" w:rsidP="00D31F38">
      <w:pPr>
        <w:jc w:val="left"/>
      </w:pPr>
    </w:p>
    <w:p w14:paraId="2CF40924" w14:textId="6307B7EC" w:rsidR="00A7333E" w:rsidRDefault="00A7333E" w:rsidP="00A7333E">
      <w:pPr>
        <w:pStyle w:val="Heading3"/>
      </w:pPr>
      <w:bookmarkStart w:id="433" w:name="_Ref449954950"/>
      <w:bookmarkStart w:id="434" w:name="_Ref448228188"/>
      <w:r>
        <w:t>Additional Canticles for the Vigil of Joyous Saturday from the Old Testament</w:t>
      </w:r>
      <w:bookmarkEnd w:id="433"/>
    </w:p>
    <w:p w14:paraId="3A27CA7A" w14:textId="325B9DE8" w:rsidR="00641A23" w:rsidRPr="00641A23" w:rsidRDefault="00641A23" w:rsidP="00641A23">
      <w:pPr>
        <w:pStyle w:val="Rubric"/>
      </w:pPr>
      <w:r>
        <w:t>(These Canticles are added to the Vigil of Joyous Saturday, however today they are reada as prophecies. H.H. Pope Kyrillos VI believed them to be part of an earlier rite, and prayed them as Canticles daily in his personal Priase. Most of them are also Canticles in the Byzantine rite).</w:t>
      </w:r>
    </w:p>
    <w:p w14:paraId="290F87D1" w14:textId="77777777" w:rsidR="00A7333E" w:rsidRDefault="00A7333E" w:rsidP="00A7333E">
      <w:pPr>
        <w:pStyle w:val="Heading4"/>
      </w:pPr>
      <w:r>
        <w:t>The Second Song of Moses the Prophet</w:t>
      </w:r>
    </w:p>
    <w:p w14:paraId="53DA1951" w14:textId="09792929" w:rsidR="00A7333E" w:rsidRDefault="00A7333E" w:rsidP="00A7333E">
      <w:pPr>
        <w:pStyle w:val="Rubric"/>
      </w:pPr>
      <w:r>
        <w:t>(Deuteronomy 32:1-43; Coptic rite: Joyous Saturday, Byzantine rite: Second Ode; After the Law had been written; a song of Moses)</w:t>
      </w:r>
    </w:p>
    <w:p w14:paraId="082CB20F" w14:textId="5C44DDC5" w:rsidR="00770265" w:rsidRDefault="00770265" w:rsidP="00A7333E">
      <w:pPr>
        <w:pStyle w:val="Rubric"/>
      </w:pPr>
      <w:r>
        <w:t>A reading from the book of Deuteronomy of Moses the Prophet. He blessing be upon us all. Amen.</w:t>
      </w:r>
    </w:p>
    <w:p w14:paraId="710A21B3" w14:textId="77777777" w:rsidR="00A7333E" w:rsidRDefault="00A7333E" w:rsidP="00A7333E">
      <w:pPr>
        <w:pStyle w:val="EnglishHangNoCoptic"/>
      </w:pPr>
      <w:r>
        <w:t>1 “Pay attention, O heaven, and I will speak;</w:t>
      </w:r>
    </w:p>
    <w:p w14:paraId="2CBBB1BC" w14:textId="77777777" w:rsidR="00A7333E" w:rsidRDefault="00A7333E" w:rsidP="00A7333E">
      <w:pPr>
        <w:pStyle w:val="EnglishHangEndNoCoptic"/>
        <w:ind w:firstLine="0"/>
      </w:pPr>
      <w:r>
        <w:t>and let the earth hear the words of my mouth.</w:t>
      </w:r>
    </w:p>
    <w:p w14:paraId="379E4DBE" w14:textId="77777777" w:rsidR="00A7333E" w:rsidRDefault="00A7333E" w:rsidP="00A7333E">
      <w:pPr>
        <w:pStyle w:val="EnglishHangNoCoptic"/>
      </w:pPr>
      <w:r>
        <w:t>2 Let my saying be awaited as the rain,</w:t>
      </w:r>
    </w:p>
    <w:p w14:paraId="4F1940B3" w14:textId="77777777" w:rsidR="00A7333E" w:rsidRDefault="00A7333E" w:rsidP="00A7333E">
      <w:pPr>
        <w:pStyle w:val="EnglishHangNoCoptic"/>
        <w:ind w:firstLine="0"/>
      </w:pPr>
      <w:r>
        <w:t>and let my words come down</w:t>
      </w:r>
    </w:p>
    <w:p w14:paraId="16D3E23B" w14:textId="77777777" w:rsidR="00A7333E" w:rsidRDefault="00A7333E" w:rsidP="00A7333E">
      <w:pPr>
        <w:pStyle w:val="EnglishHangNoCoptic"/>
        <w:ind w:firstLine="0"/>
      </w:pPr>
      <w:r>
        <w:t>as raindrops on the wild grass,</w:t>
      </w:r>
    </w:p>
    <w:p w14:paraId="599AA4AF" w14:textId="77777777" w:rsidR="00A7333E" w:rsidRDefault="00A7333E" w:rsidP="00A7333E">
      <w:pPr>
        <w:pStyle w:val="EnglishHangEndNoCoptic"/>
        <w:ind w:firstLine="0"/>
      </w:pPr>
      <w:r>
        <w:t>and as snowfall on the grass.</w:t>
      </w:r>
    </w:p>
    <w:p w14:paraId="1CACB0B5" w14:textId="77777777" w:rsidR="00A7333E" w:rsidRDefault="00A7333E" w:rsidP="00A7333E">
      <w:pPr>
        <w:pStyle w:val="EnglishHangNoCoptic"/>
      </w:pPr>
      <w:r>
        <w:t>3 For I have called out the Lord’s Name;</w:t>
      </w:r>
    </w:p>
    <w:p w14:paraId="2803CF25" w14:textId="77777777" w:rsidR="00A7333E" w:rsidRDefault="00A7333E" w:rsidP="00A7333E">
      <w:pPr>
        <w:pStyle w:val="EnglishHangEndNoCoptic"/>
        <w:ind w:left="0" w:firstLine="432"/>
      </w:pPr>
      <w:r>
        <w:t>ascribe greatness to our God!</w:t>
      </w:r>
    </w:p>
    <w:p w14:paraId="352E8B8B" w14:textId="77777777" w:rsidR="00A7333E" w:rsidRDefault="00A7333E" w:rsidP="00A7333E">
      <w:pPr>
        <w:pStyle w:val="EnglishHangNoCoptic"/>
      </w:pPr>
      <w:r>
        <w:t>4 God—His works are true;</w:t>
      </w:r>
    </w:p>
    <w:p w14:paraId="55AC29D0" w14:textId="77777777" w:rsidR="00A7333E" w:rsidRDefault="00A7333E" w:rsidP="00A7333E">
      <w:pPr>
        <w:pStyle w:val="EnglishHangNoCoptic"/>
        <w:ind w:firstLine="0"/>
      </w:pPr>
      <w:r>
        <w:t>and all His ways are justice,</w:t>
      </w:r>
    </w:p>
    <w:p w14:paraId="48CCF3FE" w14:textId="77777777" w:rsidR="00A7333E" w:rsidRDefault="00A7333E" w:rsidP="00A7333E">
      <w:pPr>
        <w:pStyle w:val="EnglishHangNoCoptic"/>
        <w:ind w:firstLine="0"/>
      </w:pPr>
      <w:r>
        <w:t>a faithful God and without injustice;</w:t>
      </w:r>
    </w:p>
    <w:p w14:paraId="79B93288" w14:textId="77777777" w:rsidR="00A7333E" w:rsidRDefault="00A7333E" w:rsidP="00A7333E">
      <w:pPr>
        <w:pStyle w:val="EnglishHangEndNoCoptic"/>
        <w:ind w:firstLine="0"/>
      </w:pPr>
      <w:r>
        <w:t>righteous and holy is the Lord.</w:t>
      </w:r>
    </w:p>
    <w:p w14:paraId="50D494C0" w14:textId="77777777" w:rsidR="00A7333E" w:rsidRDefault="00A7333E" w:rsidP="00A7333E">
      <w:pPr>
        <w:pStyle w:val="EnglishHangNoCoptic"/>
      </w:pPr>
      <w:r>
        <w:lastRenderedPageBreak/>
        <w:t>5 “They sinned; the blameworthy children are not His,</w:t>
      </w:r>
    </w:p>
    <w:p w14:paraId="065B61A5" w14:textId="77777777" w:rsidR="00A7333E" w:rsidRDefault="00A7333E" w:rsidP="00A7333E">
      <w:pPr>
        <w:pStyle w:val="EnglishHangEndNoCoptic"/>
        <w:ind w:firstLine="0"/>
      </w:pPr>
      <w:r>
        <w:t>A crooked and perverse generation.</w:t>
      </w:r>
    </w:p>
    <w:p w14:paraId="7ABDACE3" w14:textId="77777777" w:rsidR="00A7333E" w:rsidRDefault="00A7333E" w:rsidP="00A7333E">
      <w:pPr>
        <w:pStyle w:val="EnglishHangNoCoptic"/>
      </w:pPr>
      <w:r>
        <w:t>6 Is this how you repay the Lord,</w:t>
      </w:r>
    </w:p>
    <w:p w14:paraId="599E7846" w14:textId="77777777" w:rsidR="00A7333E" w:rsidRDefault="00A7333E" w:rsidP="00A7333E">
      <w:pPr>
        <w:pStyle w:val="EnglishHangNoCoptic"/>
        <w:ind w:firstLine="0"/>
      </w:pPr>
      <w:r>
        <w:t>O foolish and unwise people?</w:t>
      </w:r>
    </w:p>
    <w:p w14:paraId="2F79005B" w14:textId="77777777" w:rsidR="00A7333E" w:rsidRDefault="00A7333E" w:rsidP="00A7333E">
      <w:pPr>
        <w:pStyle w:val="EnglishHangNoCoptic"/>
        <w:ind w:firstLine="0"/>
      </w:pPr>
      <w:r>
        <w:t>Is He not your Father, who acquired you?</w:t>
      </w:r>
    </w:p>
    <w:p w14:paraId="500F5E40" w14:textId="77777777" w:rsidR="00A7333E" w:rsidRDefault="00A7333E" w:rsidP="00A7333E">
      <w:pPr>
        <w:pStyle w:val="EnglishHangEndNoCoptic"/>
        <w:ind w:firstLine="0"/>
      </w:pPr>
      <w:r>
        <w:t>Has He not made and created you?</w:t>
      </w:r>
    </w:p>
    <w:p w14:paraId="789FAA1E" w14:textId="77777777" w:rsidR="00A7333E" w:rsidRDefault="00A7333E" w:rsidP="00A7333E">
      <w:pPr>
        <w:pStyle w:val="EnglishHangNoCoptic"/>
      </w:pPr>
      <w:r>
        <w:t>7 “Remember the days of old,</w:t>
      </w:r>
    </w:p>
    <w:p w14:paraId="204E3E2E" w14:textId="77777777" w:rsidR="00A7333E" w:rsidRDefault="00A7333E" w:rsidP="00A7333E">
      <w:pPr>
        <w:pStyle w:val="EnglishHangNoCoptic"/>
        <w:ind w:firstLine="0"/>
      </w:pPr>
      <w:r>
        <w:t>consider the years of many generations.</w:t>
      </w:r>
    </w:p>
    <w:p w14:paraId="74B43928" w14:textId="77777777" w:rsidR="00A7333E" w:rsidRDefault="00A7333E" w:rsidP="00A7333E">
      <w:pPr>
        <w:pStyle w:val="EnglishHangNoCoptic"/>
        <w:ind w:firstLine="0"/>
      </w:pPr>
      <w:r>
        <w:t>Ask your father, and he will tell you;</w:t>
      </w:r>
    </w:p>
    <w:p w14:paraId="4101BA8D" w14:textId="77777777" w:rsidR="00A7333E" w:rsidRDefault="00A7333E" w:rsidP="00A7333E">
      <w:pPr>
        <w:pStyle w:val="EnglishHangEndNoCoptic"/>
        <w:ind w:firstLine="0"/>
      </w:pPr>
      <w:r>
        <w:t>your elders, and they will tell you:</w:t>
      </w:r>
    </w:p>
    <w:p w14:paraId="7A5E9959" w14:textId="77777777" w:rsidR="00A7333E" w:rsidRDefault="00A7333E" w:rsidP="00A7333E">
      <w:pPr>
        <w:pStyle w:val="EnglishHangNoCoptic"/>
      </w:pPr>
      <w:r>
        <w:t>8 When the Most High divided the nations,</w:t>
      </w:r>
    </w:p>
    <w:p w14:paraId="1A2DDB47" w14:textId="77777777" w:rsidR="00A7333E" w:rsidRDefault="00A7333E" w:rsidP="00A7333E">
      <w:pPr>
        <w:pStyle w:val="EnglishHangNoCoptic"/>
        <w:ind w:firstLine="0"/>
      </w:pPr>
      <w:r>
        <w:t>when He scattered the sons of Adam,</w:t>
      </w:r>
    </w:p>
    <w:p w14:paraId="6C41F4A7" w14:textId="77777777" w:rsidR="00A7333E" w:rsidRDefault="00A7333E" w:rsidP="00A7333E">
      <w:pPr>
        <w:pStyle w:val="EnglishHangNoCoptic"/>
        <w:ind w:firstLine="0"/>
      </w:pPr>
      <w:r>
        <w:t>He set the boundaries of the nations</w:t>
      </w:r>
    </w:p>
    <w:p w14:paraId="39539DE9" w14:textId="77777777" w:rsidR="00A7333E" w:rsidRDefault="00A7333E" w:rsidP="00A7333E">
      <w:pPr>
        <w:pStyle w:val="EnglishHangEndNoCoptic"/>
        <w:ind w:firstLine="0"/>
      </w:pPr>
      <w:r>
        <w:t>by the number of God’s angels.</w:t>
      </w:r>
    </w:p>
    <w:p w14:paraId="57DDB535" w14:textId="77777777" w:rsidR="00A7333E" w:rsidRDefault="00A7333E" w:rsidP="00A7333E">
      <w:pPr>
        <w:pStyle w:val="EnglishHangNoCoptic"/>
      </w:pPr>
      <w:r>
        <w:t>9 and the Lord’s portion became the people of Jacob;</w:t>
      </w:r>
    </w:p>
    <w:p w14:paraId="6F7D899E" w14:textId="77777777" w:rsidR="00A7333E" w:rsidRDefault="00A7333E" w:rsidP="00A7333E">
      <w:pPr>
        <w:pStyle w:val="EnglishHangEndNoCoptic"/>
        <w:ind w:firstLine="0"/>
      </w:pPr>
      <w:r>
        <w:t>Israel [became] the allotment of His inheritance.</w:t>
      </w:r>
    </w:p>
    <w:p w14:paraId="3E156AA9" w14:textId="77777777" w:rsidR="00A7333E" w:rsidRDefault="00A7333E" w:rsidP="00A7333E">
      <w:pPr>
        <w:pStyle w:val="EnglishHangNoCoptic"/>
      </w:pPr>
      <w:r>
        <w:t>10 He provided for him in the desert,</w:t>
      </w:r>
    </w:p>
    <w:p w14:paraId="56A99D66" w14:textId="77777777" w:rsidR="00A7333E" w:rsidRDefault="00A7333E" w:rsidP="00A7333E">
      <w:pPr>
        <w:pStyle w:val="EnglishHangNoCoptic"/>
        <w:ind w:firstLine="0"/>
      </w:pPr>
      <w:r>
        <w:t>in thirst of heat, in a waterless place.</w:t>
      </w:r>
    </w:p>
    <w:p w14:paraId="44084140" w14:textId="77777777" w:rsidR="00A7333E" w:rsidRDefault="00A7333E" w:rsidP="00A7333E">
      <w:pPr>
        <w:pStyle w:val="EnglishHangNoCoptic"/>
        <w:ind w:firstLine="0"/>
      </w:pPr>
      <w:r>
        <w:t>He encircled him; He instructed him;</w:t>
      </w:r>
    </w:p>
    <w:p w14:paraId="0BBBFD02" w14:textId="77777777" w:rsidR="00A7333E" w:rsidRDefault="00A7333E" w:rsidP="00A7333E">
      <w:pPr>
        <w:pStyle w:val="EnglishHangEndNoCoptic"/>
        <w:ind w:firstLine="0"/>
      </w:pPr>
      <w:r>
        <w:t>He guarded him as the apple of His eye.</w:t>
      </w:r>
    </w:p>
    <w:p w14:paraId="45E5F783" w14:textId="77777777" w:rsidR="00A7333E" w:rsidRDefault="00A7333E" w:rsidP="00A7333E">
      <w:pPr>
        <w:pStyle w:val="EnglishHangNoCoptic"/>
      </w:pPr>
      <w:r>
        <w:t>11 As an eagle covers its nest,</w:t>
      </w:r>
    </w:p>
    <w:p w14:paraId="225548DD" w14:textId="77777777" w:rsidR="00A7333E" w:rsidRDefault="00A7333E" w:rsidP="00A7333E">
      <w:pPr>
        <w:pStyle w:val="EnglishHangNoCoptic"/>
        <w:ind w:firstLine="0"/>
      </w:pPr>
      <w:r>
        <w:t>He yearned for His young,</w:t>
      </w:r>
    </w:p>
    <w:p w14:paraId="3CD90BD2" w14:textId="77777777" w:rsidR="00A7333E" w:rsidRDefault="00A7333E" w:rsidP="00A7333E">
      <w:pPr>
        <w:pStyle w:val="EnglishHangNoCoptic"/>
        <w:ind w:firstLine="0"/>
      </w:pPr>
      <w:r>
        <w:t>spreading out its wings, he took them up,</w:t>
      </w:r>
    </w:p>
    <w:p w14:paraId="6DA74057" w14:textId="77777777" w:rsidR="00A7333E" w:rsidRDefault="00A7333E" w:rsidP="00A7333E">
      <w:pPr>
        <w:pStyle w:val="EnglishHangEndNoCoptic"/>
        <w:ind w:firstLine="0"/>
      </w:pPr>
      <w:r>
        <w:t>carrying them on His back,</w:t>
      </w:r>
    </w:p>
    <w:p w14:paraId="445C4DA1" w14:textId="77777777" w:rsidR="00A7333E" w:rsidRDefault="00A7333E" w:rsidP="00A7333E">
      <w:pPr>
        <w:pStyle w:val="EnglishHangNoCoptic"/>
      </w:pPr>
      <w:r>
        <w:t>12 So the Lord alone led them,</w:t>
      </w:r>
    </w:p>
    <w:p w14:paraId="241AF56D" w14:textId="77777777" w:rsidR="00A7333E" w:rsidRDefault="00A7333E" w:rsidP="00A7333E">
      <w:pPr>
        <w:pStyle w:val="EnglishHangEndNoCoptic"/>
        <w:ind w:firstLine="0"/>
      </w:pPr>
      <w:r>
        <w:t>and there was no foreign god with them.</w:t>
      </w:r>
    </w:p>
    <w:p w14:paraId="39462B91" w14:textId="77777777" w:rsidR="00A7333E" w:rsidRDefault="00A7333E" w:rsidP="00A7333E">
      <w:pPr>
        <w:pStyle w:val="EnglishHangNoCoptic"/>
      </w:pPr>
      <w:r>
        <w:t>13 He raised them on the strength of the land;</w:t>
      </w:r>
    </w:p>
    <w:p w14:paraId="540232C4" w14:textId="77777777" w:rsidR="00A7333E" w:rsidRDefault="00A7333E" w:rsidP="00A7333E">
      <w:pPr>
        <w:pStyle w:val="EnglishHangNoCoptic"/>
        <w:ind w:firstLine="0"/>
      </w:pPr>
      <w:r>
        <w:t>He fed them with the produce of the fields;</w:t>
      </w:r>
    </w:p>
    <w:p w14:paraId="736261EA" w14:textId="77777777" w:rsidR="00A7333E" w:rsidRDefault="00A7333E" w:rsidP="00A7333E">
      <w:pPr>
        <w:pStyle w:val="EnglishHangNoCoptic"/>
        <w:ind w:firstLine="0"/>
      </w:pPr>
      <w:r>
        <w:t>He suckled them on honey from the rock</w:t>
      </w:r>
    </w:p>
    <w:p w14:paraId="2053509C" w14:textId="77777777" w:rsidR="00A7333E" w:rsidRDefault="00A7333E" w:rsidP="00A7333E">
      <w:pPr>
        <w:pStyle w:val="EnglishHangEndNoCoptic"/>
        <w:ind w:firstLine="0"/>
      </w:pPr>
      <w:r>
        <w:t>and oil from the solid rock,</w:t>
      </w:r>
    </w:p>
    <w:p w14:paraId="37483B3A" w14:textId="77777777" w:rsidR="00A7333E" w:rsidRDefault="00A7333E" w:rsidP="00A7333E">
      <w:pPr>
        <w:pStyle w:val="EnglishHangNoCoptic"/>
      </w:pPr>
      <w:r>
        <w:t>14 butter of cows and milk of sheep,</w:t>
      </w:r>
    </w:p>
    <w:p w14:paraId="6914EFA4" w14:textId="77777777" w:rsidR="00A7333E" w:rsidRDefault="00A7333E" w:rsidP="00A7333E">
      <w:pPr>
        <w:pStyle w:val="EnglishHangNoCoptic"/>
        <w:ind w:firstLine="0"/>
      </w:pPr>
      <w:r>
        <w:t>with fat of lambs and goats,</w:t>
      </w:r>
    </w:p>
    <w:p w14:paraId="633A6308" w14:textId="77777777" w:rsidR="00A7333E" w:rsidRDefault="00A7333E" w:rsidP="00A7333E">
      <w:pPr>
        <w:pStyle w:val="EnglishHangNoCoptic"/>
        <w:ind w:firstLine="0"/>
      </w:pPr>
      <w:r>
        <w:t>of the sons of bulls and goats,</w:t>
      </w:r>
    </w:p>
    <w:p w14:paraId="51F61ECB" w14:textId="77777777" w:rsidR="00A7333E" w:rsidRDefault="00A7333E" w:rsidP="00A7333E">
      <w:pPr>
        <w:pStyle w:val="EnglishHangNoCoptic"/>
        <w:ind w:firstLine="0"/>
      </w:pPr>
      <w:r>
        <w:t>with the choicest wheat;</w:t>
      </w:r>
    </w:p>
    <w:p w14:paraId="6A08395F" w14:textId="77777777" w:rsidR="00A7333E" w:rsidRDefault="00A7333E" w:rsidP="00A7333E">
      <w:pPr>
        <w:pStyle w:val="EnglishHangEndNoCoptic"/>
        <w:ind w:firstLine="0"/>
      </w:pPr>
      <w:r>
        <w:t>and they drank wine, the blood of grapes.</w:t>
      </w:r>
    </w:p>
    <w:p w14:paraId="588DD35E" w14:textId="77777777" w:rsidR="00A7333E" w:rsidRDefault="00A7333E" w:rsidP="00A7333E">
      <w:pPr>
        <w:pStyle w:val="EnglishHangNoCoptic"/>
      </w:pPr>
      <w:r>
        <w:lastRenderedPageBreak/>
        <w:t>15 So Jacob ate and was filled, and the beloved kicked;</w:t>
      </w:r>
    </w:p>
    <w:p w14:paraId="53F29F87" w14:textId="77777777" w:rsidR="00A7333E" w:rsidRDefault="00A7333E" w:rsidP="00A7333E">
      <w:pPr>
        <w:pStyle w:val="EnglishHangNoCoptic"/>
        <w:ind w:firstLine="0"/>
      </w:pPr>
      <w:r>
        <w:t>He grew fat, he became heavy, he became obese!</w:t>
      </w:r>
    </w:p>
    <w:p w14:paraId="1DDEEAD7" w14:textId="77777777" w:rsidR="00A7333E" w:rsidRDefault="00A7333E" w:rsidP="00A7333E">
      <w:pPr>
        <w:pStyle w:val="EnglishHangNoCoptic"/>
        <w:ind w:firstLine="0"/>
      </w:pPr>
      <w:r>
        <w:t>Then he forsook God who made him,</w:t>
      </w:r>
    </w:p>
    <w:p w14:paraId="0BE40A0F" w14:textId="77777777" w:rsidR="00A7333E" w:rsidRDefault="00A7333E" w:rsidP="00A7333E">
      <w:pPr>
        <w:pStyle w:val="EnglishHangEndNoCoptic"/>
        <w:ind w:firstLine="0"/>
      </w:pPr>
      <w:r>
        <w:t>and departed from God his Saviour.</w:t>
      </w:r>
    </w:p>
    <w:p w14:paraId="46628DA8" w14:textId="77777777" w:rsidR="00A7333E" w:rsidRDefault="00A7333E" w:rsidP="00A7333E">
      <w:pPr>
        <w:pStyle w:val="EnglishHangNoCoptic"/>
      </w:pPr>
      <w:r>
        <w:t>16 They provoked Me to wrath with foreign gods;</w:t>
      </w:r>
    </w:p>
    <w:p w14:paraId="4DE14650" w14:textId="77777777" w:rsidR="00A7333E" w:rsidRDefault="00A7333E" w:rsidP="00A7333E">
      <w:pPr>
        <w:pStyle w:val="EnglishHangEndNoCoptic"/>
        <w:ind w:firstLine="0"/>
      </w:pPr>
      <w:r>
        <w:t>They embittered Me with their.</w:t>
      </w:r>
    </w:p>
    <w:p w14:paraId="5653548F" w14:textId="77777777" w:rsidR="00A7333E" w:rsidRDefault="00A7333E" w:rsidP="00A7333E">
      <w:pPr>
        <w:pStyle w:val="EnglishHangNoCoptic"/>
      </w:pPr>
      <w:r>
        <w:t>17 They sacrificed to demons, and not to God,</w:t>
      </w:r>
    </w:p>
    <w:p w14:paraId="55DFE88F" w14:textId="77777777" w:rsidR="00A7333E" w:rsidRDefault="00A7333E" w:rsidP="00A7333E">
      <w:pPr>
        <w:pStyle w:val="EnglishHangNoCoptic"/>
        <w:ind w:firstLine="0"/>
      </w:pPr>
      <w:r>
        <w:t>to gods they did not know;</w:t>
      </w:r>
    </w:p>
    <w:p w14:paraId="09E9A466" w14:textId="77777777" w:rsidR="00A7333E" w:rsidRDefault="00A7333E" w:rsidP="00A7333E">
      <w:pPr>
        <w:pStyle w:val="EnglishHangNoCoptic"/>
        <w:ind w:firstLine="0"/>
      </w:pPr>
      <w:r>
        <w:t>new ones, recent gods arrived,</w:t>
      </w:r>
    </w:p>
    <w:p w14:paraId="6354867D" w14:textId="77777777" w:rsidR="00A7333E" w:rsidRDefault="00A7333E" w:rsidP="00A7333E">
      <w:pPr>
        <w:pStyle w:val="EnglishHangEndNoCoptic"/>
        <w:ind w:firstLine="0"/>
      </w:pPr>
      <w:r>
        <w:t>which their fathers did not know.</w:t>
      </w:r>
    </w:p>
    <w:p w14:paraId="3CB85469" w14:textId="77777777" w:rsidR="00A7333E" w:rsidRDefault="00A7333E" w:rsidP="00A7333E">
      <w:pPr>
        <w:pStyle w:val="EnglishHangNoCoptic"/>
      </w:pPr>
      <w:r>
        <w:t>18 You abandoned the God who begot you,</w:t>
      </w:r>
    </w:p>
    <w:p w14:paraId="068B024F" w14:textId="77777777" w:rsidR="00A7333E" w:rsidRDefault="00A7333E" w:rsidP="00A7333E">
      <w:pPr>
        <w:pStyle w:val="EnglishHangEndNoCoptic"/>
        <w:ind w:firstLine="0"/>
      </w:pPr>
      <w:r>
        <w:t>And forgot the God who nourished you.</w:t>
      </w:r>
    </w:p>
    <w:p w14:paraId="1DE45317" w14:textId="77777777" w:rsidR="00A7333E" w:rsidRDefault="00A7333E" w:rsidP="00A7333E">
      <w:pPr>
        <w:pStyle w:val="EnglishHangNoCoptic"/>
      </w:pPr>
      <w:r>
        <w:t>19 So the Lord saw it, and was jealous;</w:t>
      </w:r>
    </w:p>
    <w:p w14:paraId="5B544A48" w14:textId="77777777" w:rsidR="00A7333E" w:rsidRDefault="00A7333E" w:rsidP="00A7333E">
      <w:pPr>
        <w:pStyle w:val="EnglishHangEndNoCoptic"/>
        <w:ind w:firstLine="0"/>
      </w:pPr>
      <w:r>
        <w:t>and He was provoked to anger by His sons and daughters.</w:t>
      </w:r>
    </w:p>
    <w:p w14:paraId="4BB29D73" w14:textId="77777777" w:rsidR="00A7333E" w:rsidRDefault="00A7333E" w:rsidP="00A7333E">
      <w:pPr>
        <w:pStyle w:val="EnglishHangNoCoptic"/>
      </w:pPr>
      <w:r>
        <w:t>20 Then He said, “I will turn My face from them,</w:t>
      </w:r>
    </w:p>
    <w:p w14:paraId="1E4F10D5" w14:textId="77777777" w:rsidR="00A7333E" w:rsidRDefault="00A7333E" w:rsidP="00A7333E">
      <w:pPr>
        <w:pStyle w:val="EnglishHangNoCoptic"/>
        <w:ind w:firstLine="0"/>
      </w:pPr>
      <w:r>
        <w:t>and I will show them what their end will be;</w:t>
      </w:r>
    </w:p>
    <w:p w14:paraId="5A457CDD" w14:textId="77777777" w:rsidR="00A7333E" w:rsidRDefault="00A7333E" w:rsidP="00A7333E">
      <w:pPr>
        <w:pStyle w:val="EnglishHangNoCoptic"/>
        <w:ind w:firstLine="0"/>
      </w:pPr>
      <w:r>
        <w:t>for they are a perverse generation,</w:t>
      </w:r>
    </w:p>
    <w:p w14:paraId="36D4210C" w14:textId="77777777" w:rsidR="00A7333E" w:rsidRDefault="00A7333E" w:rsidP="00A7333E">
      <w:pPr>
        <w:pStyle w:val="EnglishHangEndNoCoptic"/>
        <w:ind w:firstLine="0"/>
      </w:pPr>
      <w:r>
        <w:t>sons in whom is no faith.</w:t>
      </w:r>
    </w:p>
    <w:p w14:paraId="03049F62" w14:textId="77777777" w:rsidR="00A7333E" w:rsidRDefault="00A7333E" w:rsidP="00A7333E">
      <w:pPr>
        <w:pStyle w:val="EnglishHangNoCoptic"/>
      </w:pPr>
      <w:r>
        <w:t>21 They made Me jealous with what is not God;</w:t>
      </w:r>
    </w:p>
    <w:p w14:paraId="636313CB" w14:textId="77777777" w:rsidR="00A7333E" w:rsidRDefault="00A7333E" w:rsidP="00A7333E">
      <w:pPr>
        <w:pStyle w:val="EnglishHangNoCoptic"/>
        <w:ind w:firstLine="0"/>
      </w:pPr>
      <w:r>
        <w:t>they provoked Me to anger by their idols;</w:t>
      </w:r>
    </w:p>
    <w:p w14:paraId="6AFB3E7E" w14:textId="77777777" w:rsidR="00A7333E" w:rsidRDefault="00A7333E" w:rsidP="00A7333E">
      <w:pPr>
        <w:pStyle w:val="EnglishHangNoCoptic"/>
        <w:ind w:firstLine="0"/>
      </w:pPr>
      <w:r>
        <w:t>so I will make them jealous by those who are not a nation;</w:t>
      </w:r>
    </w:p>
    <w:p w14:paraId="43996042" w14:textId="77777777" w:rsidR="00A7333E" w:rsidRDefault="00A7333E" w:rsidP="00A7333E">
      <w:pPr>
        <w:pStyle w:val="EnglishHangEndNoCoptic"/>
        <w:ind w:firstLine="0"/>
      </w:pPr>
      <w:r>
        <w:t>I will provoke them by a foolish nation.</w:t>
      </w:r>
    </w:p>
    <w:p w14:paraId="6E0EA0CF" w14:textId="77777777" w:rsidR="00A7333E" w:rsidRDefault="00A7333E" w:rsidP="00A7333E">
      <w:pPr>
        <w:pStyle w:val="EnglishHangNoCoptic"/>
      </w:pPr>
      <w:r>
        <w:t>22 For a fire is kindled in My anger,</w:t>
      </w:r>
    </w:p>
    <w:p w14:paraId="423C276D" w14:textId="77777777" w:rsidR="00A7333E" w:rsidRDefault="00A7333E" w:rsidP="00A7333E">
      <w:pPr>
        <w:pStyle w:val="EnglishHangNoCoptic"/>
        <w:ind w:firstLine="0"/>
      </w:pPr>
      <w:r>
        <w:t>and will burn to the lowest Hades;</w:t>
      </w:r>
    </w:p>
    <w:p w14:paraId="18C14EC0" w14:textId="77777777" w:rsidR="00A7333E" w:rsidRDefault="00A7333E" w:rsidP="00A7333E">
      <w:pPr>
        <w:pStyle w:val="EnglishHangNoCoptic"/>
        <w:ind w:firstLine="0"/>
      </w:pPr>
      <w:r>
        <w:t>it will consume the land with its produce</w:t>
      </w:r>
    </w:p>
    <w:p w14:paraId="4AF6E089" w14:textId="77777777" w:rsidR="00A7333E" w:rsidRDefault="00A7333E" w:rsidP="00A7333E">
      <w:pPr>
        <w:pStyle w:val="EnglishHangEndNoCoptic"/>
        <w:ind w:firstLine="0"/>
      </w:pPr>
      <w:r>
        <w:t>and set</w:t>
      </w:r>
      <w:r w:rsidRPr="008E14B2">
        <w:t xml:space="preserve"> </w:t>
      </w:r>
      <w:r>
        <w:t>the foundations of the mountains on fire.</w:t>
      </w:r>
    </w:p>
    <w:p w14:paraId="7C10B7DD" w14:textId="77777777" w:rsidR="00A7333E" w:rsidRDefault="00A7333E" w:rsidP="00A7333E">
      <w:pPr>
        <w:pStyle w:val="EnglishHangNoCoptic"/>
      </w:pPr>
      <w:r>
        <w:t>23 I will gather evils against them;</w:t>
      </w:r>
    </w:p>
    <w:p w14:paraId="286AA028" w14:textId="77777777" w:rsidR="00A7333E" w:rsidRDefault="00A7333E" w:rsidP="00A7333E">
      <w:pPr>
        <w:pStyle w:val="EnglishHangEndNoCoptic"/>
        <w:ind w:firstLine="0"/>
      </w:pPr>
      <w:r>
        <w:t>I will spend My arrows on them:</w:t>
      </w:r>
    </w:p>
    <w:p w14:paraId="1D8EF693" w14:textId="77777777" w:rsidR="00A7333E" w:rsidRDefault="00A7333E" w:rsidP="00A7333E">
      <w:pPr>
        <w:pStyle w:val="EnglishHangNoCoptic"/>
      </w:pPr>
      <w:r>
        <w:t>24 they will be wasted with hunger,</w:t>
      </w:r>
    </w:p>
    <w:p w14:paraId="1096294A" w14:textId="77777777" w:rsidR="00A7333E" w:rsidRDefault="00A7333E" w:rsidP="00A7333E">
      <w:pPr>
        <w:pStyle w:val="EnglishHangNoCoptic"/>
        <w:ind w:firstLine="0"/>
      </w:pPr>
      <w:r>
        <w:t>devoured by birds and incurable disease;</w:t>
      </w:r>
    </w:p>
    <w:p w14:paraId="6BBAC516" w14:textId="77777777" w:rsidR="00A7333E" w:rsidRDefault="00A7333E" w:rsidP="00A7333E">
      <w:pPr>
        <w:pStyle w:val="EnglishHangNoCoptic"/>
        <w:ind w:firstLine="0"/>
      </w:pPr>
      <w:r>
        <w:t>I will also send</w:t>
      </w:r>
      <w:r w:rsidRPr="008E14B2">
        <w:t xml:space="preserve"> </w:t>
      </w:r>
      <w:r>
        <w:t>the teeth of wild animals against them,</w:t>
      </w:r>
    </w:p>
    <w:p w14:paraId="7727C896" w14:textId="77777777" w:rsidR="00A7333E" w:rsidRDefault="00A7333E" w:rsidP="00A7333E">
      <w:pPr>
        <w:pStyle w:val="EnglishHangEndNoCoptic"/>
        <w:ind w:firstLine="0"/>
      </w:pPr>
      <w:r>
        <w:t>with the rage of things crawling on the ground.</w:t>
      </w:r>
    </w:p>
    <w:p w14:paraId="4C471C66" w14:textId="77777777" w:rsidR="00A7333E" w:rsidRDefault="00A7333E" w:rsidP="00A7333E">
      <w:pPr>
        <w:pStyle w:val="EnglishHangNoCoptic"/>
      </w:pPr>
      <w:r>
        <w:t>25 The sword will make them childless outside,</w:t>
      </w:r>
    </w:p>
    <w:p w14:paraId="5F196346" w14:textId="77777777" w:rsidR="00A7333E" w:rsidRDefault="00A7333E" w:rsidP="00A7333E">
      <w:pPr>
        <w:pStyle w:val="EnglishHangNoCoptic"/>
        <w:ind w:firstLine="0"/>
      </w:pPr>
      <w:r>
        <w:t>and fear from the inner chambers,</w:t>
      </w:r>
    </w:p>
    <w:p w14:paraId="6C0255AF" w14:textId="77777777" w:rsidR="00A7333E" w:rsidRDefault="00A7333E" w:rsidP="00A7333E">
      <w:pPr>
        <w:pStyle w:val="EnglishHangNoCoptic"/>
        <w:ind w:firstLine="0"/>
      </w:pPr>
      <w:r>
        <w:t>for the young man and virgin,</w:t>
      </w:r>
    </w:p>
    <w:p w14:paraId="309E11F0" w14:textId="77777777" w:rsidR="00A7333E" w:rsidRDefault="00A7333E" w:rsidP="00A7333E">
      <w:pPr>
        <w:pStyle w:val="EnglishHangEndNoCoptic"/>
        <w:ind w:firstLine="0"/>
      </w:pPr>
      <w:r>
        <w:t>the nursing child with the elder of gray hairs.</w:t>
      </w:r>
    </w:p>
    <w:p w14:paraId="3B22E54D" w14:textId="77777777" w:rsidR="00A7333E" w:rsidRDefault="00A7333E" w:rsidP="00A7333E">
      <w:pPr>
        <w:pStyle w:val="EnglishHangNoCoptic"/>
      </w:pPr>
      <w:r>
        <w:t>26 I said, “I will scatter them;</w:t>
      </w:r>
    </w:p>
    <w:p w14:paraId="44C38EE4" w14:textId="77777777" w:rsidR="00A7333E" w:rsidRDefault="00A7333E" w:rsidP="00A7333E">
      <w:pPr>
        <w:pStyle w:val="EnglishHangEndNoCoptic"/>
        <w:ind w:firstLine="0"/>
      </w:pPr>
      <w:r>
        <w:t>I will cause their memory to cease from among men,</w:t>
      </w:r>
    </w:p>
    <w:p w14:paraId="1D4DAB74" w14:textId="77777777" w:rsidR="00A7333E" w:rsidRDefault="00A7333E" w:rsidP="00A7333E">
      <w:pPr>
        <w:pStyle w:val="EnglishHangNoCoptic"/>
      </w:pPr>
      <w:r>
        <w:lastRenderedPageBreak/>
        <w:t>27 but for the wrath of the enemy, lest they live long,</w:t>
      </w:r>
    </w:p>
    <w:p w14:paraId="47B746D3" w14:textId="77777777" w:rsidR="00A7333E" w:rsidRDefault="00A7333E" w:rsidP="00A7333E">
      <w:pPr>
        <w:pStyle w:val="EnglishHangNoCoptic"/>
        <w:ind w:firstLine="0"/>
      </w:pPr>
      <w:r>
        <w:t>lest their adversaries make a joint attack,</w:t>
      </w:r>
    </w:p>
    <w:p w14:paraId="5D24E3A5" w14:textId="77777777" w:rsidR="00A7333E" w:rsidRDefault="00A7333E" w:rsidP="00A7333E">
      <w:pPr>
        <w:pStyle w:val="EnglishHangNoCoptic"/>
        <w:ind w:firstLine="0"/>
      </w:pPr>
      <w:r>
        <w:t>lest they should say, ‘Our hand is high;</w:t>
      </w:r>
    </w:p>
    <w:p w14:paraId="6B3E065B" w14:textId="77777777" w:rsidR="00A7333E" w:rsidRDefault="00A7333E" w:rsidP="00A7333E">
      <w:pPr>
        <w:pStyle w:val="EnglishHangEndNoCoptic"/>
        <w:ind w:firstLine="0"/>
      </w:pPr>
      <w:r>
        <w:t>and it is not the Lord who did all this.’”</w:t>
      </w:r>
    </w:p>
    <w:p w14:paraId="4586D3F5" w14:textId="77777777" w:rsidR="00A7333E" w:rsidRDefault="00A7333E" w:rsidP="00A7333E">
      <w:pPr>
        <w:pStyle w:val="EnglishHangNoCoptic"/>
      </w:pPr>
      <w:r>
        <w:t>28 For they are a nation void of counsel,</w:t>
      </w:r>
    </w:p>
    <w:p w14:paraId="607E446E" w14:textId="77777777" w:rsidR="00A7333E" w:rsidRDefault="00A7333E" w:rsidP="00A7333E">
      <w:pPr>
        <w:pStyle w:val="EnglishHangEndNoCoptic"/>
        <w:ind w:firstLine="0"/>
      </w:pPr>
      <w:r>
        <w:t>and is there is no understanding in them.</w:t>
      </w:r>
    </w:p>
    <w:p w14:paraId="67141569" w14:textId="77777777" w:rsidR="00A7333E" w:rsidRDefault="00A7333E" w:rsidP="00A7333E">
      <w:pPr>
        <w:pStyle w:val="EnglishHangNoCoptic"/>
      </w:pPr>
      <w:r>
        <w:t>29 They were not wise to understand these things;</w:t>
      </w:r>
    </w:p>
    <w:p w14:paraId="08865B1A" w14:textId="77777777" w:rsidR="00A7333E" w:rsidRDefault="00A7333E" w:rsidP="00A7333E">
      <w:pPr>
        <w:pStyle w:val="EnglishHangEndNoCoptic"/>
        <w:ind w:firstLine="0"/>
      </w:pPr>
      <w:r>
        <w:t>let them be concerned for the coming time.</w:t>
      </w:r>
    </w:p>
    <w:p w14:paraId="2561B4E3" w14:textId="77777777" w:rsidR="00A7333E" w:rsidRDefault="00A7333E" w:rsidP="00A7333E">
      <w:pPr>
        <w:pStyle w:val="EnglishHangNoCoptic"/>
      </w:pPr>
      <w:r>
        <w:t>30 How could one chase a thousand,</w:t>
      </w:r>
    </w:p>
    <w:p w14:paraId="30652409" w14:textId="77777777" w:rsidR="00A7333E" w:rsidRDefault="00A7333E" w:rsidP="00A7333E">
      <w:pPr>
        <w:pStyle w:val="EnglishHangNoCoptic"/>
        <w:ind w:firstLine="0"/>
      </w:pPr>
      <w:r>
        <w:t>and two put ten thousand to flight</w:t>
      </w:r>
    </w:p>
    <w:p w14:paraId="33243042" w14:textId="77777777" w:rsidR="00A7333E" w:rsidRDefault="00A7333E" w:rsidP="00A7333E">
      <w:pPr>
        <w:pStyle w:val="EnglishHangNoCoptic"/>
        <w:ind w:firstLine="0"/>
      </w:pPr>
      <w:r>
        <w:t>unless God had sold them,</w:t>
      </w:r>
    </w:p>
    <w:p w14:paraId="0E5C164B" w14:textId="77777777" w:rsidR="00A7333E" w:rsidRDefault="00A7333E" w:rsidP="00A7333E">
      <w:pPr>
        <w:pStyle w:val="EnglishHangEndNoCoptic"/>
        <w:ind w:firstLine="0"/>
      </w:pPr>
      <w:r>
        <w:t>and the Lord delivered them up?</w:t>
      </w:r>
    </w:p>
    <w:p w14:paraId="7DCFE534" w14:textId="77777777" w:rsidR="00A7333E" w:rsidRDefault="00A7333E" w:rsidP="00A7333E">
      <w:pPr>
        <w:pStyle w:val="EnglishHangNoCoptic"/>
      </w:pPr>
      <w:r>
        <w:t>31 For our God is not like their gods,</w:t>
      </w:r>
    </w:p>
    <w:p w14:paraId="2B98F14E" w14:textId="77777777" w:rsidR="00A7333E" w:rsidRDefault="00A7333E" w:rsidP="00A7333E">
      <w:pPr>
        <w:pStyle w:val="EnglishHangEndNoCoptic"/>
        <w:ind w:firstLine="0"/>
      </w:pPr>
      <w:r>
        <w:t>but our enemies are foolish.</w:t>
      </w:r>
    </w:p>
    <w:p w14:paraId="256E0917" w14:textId="77777777" w:rsidR="00A7333E" w:rsidRDefault="00A7333E" w:rsidP="00A7333E">
      <w:pPr>
        <w:pStyle w:val="EnglishHangNoCoptic"/>
      </w:pPr>
      <w:r>
        <w:t>32 For their vineyard is of the vineyard of Sodom,</w:t>
      </w:r>
    </w:p>
    <w:p w14:paraId="095F8356" w14:textId="77777777" w:rsidR="00A7333E" w:rsidRDefault="00A7333E" w:rsidP="00A7333E">
      <w:pPr>
        <w:pStyle w:val="EnglishHangNoCoptic"/>
        <w:ind w:firstLine="0"/>
      </w:pPr>
      <w:r>
        <w:t>and their vine is from Gomorrah;</w:t>
      </w:r>
    </w:p>
    <w:p w14:paraId="303E34C3" w14:textId="77777777" w:rsidR="00A7333E" w:rsidRDefault="00A7333E" w:rsidP="00A7333E">
      <w:pPr>
        <w:pStyle w:val="EnglishHangNoCoptic"/>
        <w:ind w:firstLine="0"/>
      </w:pPr>
      <w:r>
        <w:t>their grapes are grapes of gall;</w:t>
      </w:r>
    </w:p>
    <w:p w14:paraId="5D7AF15C" w14:textId="77777777" w:rsidR="00A7333E" w:rsidRDefault="00A7333E" w:rsidP="00A7333E">
      <w:pPr>
        <w:pStyle w:val="EnglishHangEndNoCoptic"/>
        <w:ind w:firstLine="0"/>
      </w:pPr>
      <w:r>
        <w:t>their clusters are bitter.</w:t>
      </w:r>
    </w:p>
    <w:p w14:paraId="508A2C10" w14:textId="77777777" w:rsidR="00A7333E" w:rsidRDefault="00A7333E" w:rsidP="00A7333E">
      <w:pPr>
        <w:pStyle w:val="EnglishHangNoCoptic"/>
      </w:pPr>
      <w:r>
        <w:t>33 Their wine is the wrath of serpents,</w:t>
      </w:r>
    </w:p>
    <w:p w14:paraId="5FC95341" w14:textId="77777777" w:rsidR="00A7333E" w:rsidRDefault="00A7333E" w:rsidP="00A7333E">
      <w:pPr>
        <w:pStyle w:val="EnglishHangEndNoCoptic"/>
        <w:ind w:firstLine="0"/>
      </w:pPr>
      <w:r>
        <w:t>and the incurable wrath of asps.</w:t>
      </w:r>
    </w:p>
    <w:p w14:paraId="498BBE9A" w14:textId="77777777" w:rsidR="00A7333E" w:rsidRDefault="00A7333E" w:rsidP="00A7333E">
      <w:pPr>
        <w:pStyle w:val="EnglishHangNoCoptic"/>
      </w:pPr>
      <w:r>
        <w:t>34 Behold, has this not been gathered with me,</w:t>
      </w:r>
    </w:p>
    <w:p w14:paraId="111BF98F" w14:textId="77777777" w:rsidR="00A7333E" w:rsidRDefault="00A7333E" w:rsidP="00A7333E">
      <w:pPr>
        <w:pStyle w:val="EnglishHangEndNoCoptic"/>
        <w:ind w:firstLine="0"/>
      </w:pPr>
      <w:r>
        <w:t>sealed up among My treasures?</w:t>
      </w:r>
    </w:p>
    <w:p w14:paraId="79418DBB" w14:textId="77777777" w:rsidR="00A7333E" w:rsidRDefault="00A7333E" w:rsidP="00A7333E">
      <w:pPr>
        <w:pStyle w:val="EnglishHangNoCoptic"/>
      </w:pPr>
      <w:r>
        <w:t>35 I will repay on the day of vengeance;</w:t>
      </w:r>
    </w:p>
    <w:p w14:paraId="62E73445" w14:textId="77777777" w:rsidR="00A7333E" w:rsidRDefault="00A7333E" w:rsidP="00A7333E">
      <w:pPr>
        <w:pStyle w:val="EnglishHangNoCoptic"/>
        <w:ind w:firstLine="0"/>
      </w:pPr>
      <w:r>
        <w:t>in time when their foot shall slip;</w:t>
      </w:r>
    </w:p>
    <w:p w14:paraId="5ACD264A" w14:textId="77777777" w:rsidR="00A7333E" w:rsidRDefault="00A7333E" w:rsidP="00A7333E">
      <w:pPr>
        <w:pStyle w:val="EnglishHangNoCoptic"/>
        <w:ind w:firstLine="0"/>
      </w:pPr>
      <w:r>
        <w:t>for the day of their calamity is at hand,</w:t>
      </w:r>
    </w:p>
    <w:p w14:paraId="0B42BBF4" w14:textId="77777777" w:rsidR="00A7333E" w:rsidRDefault="00A7333E" w:rsidP="00A7333E">
      <w:pPr>
        <w:pStyle w:val="EnglishHangEndNoCoptic"/>
        <w:ind w:firstLine="0"/>
      </w:pPr>
      <w:r>
        <w:t>and is waiting, ready for them.</w:t>
      </w:r>
    </w:p>
    <w:p w14:paraId="1A3135AB" w14:textId="77777777" w:rsidR="00A7333E" w:rsidRDefault="00A7333E" w:rsidP="00A7333E">
      <w:pPr>
        <w:pStyle w:val="EnglishHangNoCoptic"/>
      </w:pPr>
      <w:r>
        <w:t>36 For the Lord will judge His people,</w:t>
      </w:r>
    </w:p>
    <w:p w14:paraId="6CE4932C" w14:textId="77777777" w:rsidR="00A7333E" w:rsidRDefault="00A7333E" w:rsidP="00A7333E">
      <w:pPr>
        <w:pStyle w:val="EnglishHangNoCoptic"/>
        <w:ind w:left="0" w:firstLine="432"/>
      </w:pPr>
      <w:r>
        <w:t>and have compassion on His servants;</w:t>
      </w:r>
    </w:p>
    <w:p w14:paraId="17EEE5B7" w14:textId="77777777" w:rsidR="00A7333E" w:rsidRDefault="00A7333E" w:rsidP="00A7333E">
      <w:pPr>
        <w:pStyle w:val="EnglishHangNoCoptic"/>
        <w:ind w:firstLine="0"/>
      </w:pPr>
      <w:r>
        <w:t>for He sees them disabled,</w:t>
      </w:r>
    </w:p>
    <w:p w14:paraId="42EF5228" w14:textId="77777777" w:rsidR="00A7333E" w:rsidRDefault="00A7333E" w:rsidP="00A7333E">
      <w:pPr>
        <w:pStyle w:val="EnglishHangEndNoCoptic"/>
        <w:ind w:firstLine="0"/>
      </w:pPr>
      <w:r>
        <w:t>and left in distress and weakened.</w:t>
      </w:r>
    </w:p>
    <w:p w14:paraId="722F969B" w14:textId="77777777" w:rsidR="00A7333E" w:rsidRDefault="00A7333E" w:rsidP="00A7333E">
      <w:pPr>
        <w:pStyle w:val="EnglishHangNoCoptic"/>
      </w:pPr>
      <w:r>
        <w:t>37 The Lord said,</w:t>
      </w:r>
    </w:p>
    <w:p w14:paraId="26B19C7D" w14:textId="77777777" w:rsidR="00A7333E" w:rsidRDefault="00A7333E" w:rsidP="00A7333E">
      <w:pPr>
        <w:pStyle w:val="EnglishHangEndNoCoptic"/>
        <w:ind w:firstLine="0"/>
      </w:pPr>
      <w:r>
        <w:t>“Where are their gods in which they trusted?</w:t>
      </w:r>
    </w:p>
    <w:p w14:paraId="06CD3BB5" w14:textId="77777777" w:rsidR="00A7333E" w:rsidRDefault="00A7333E" w:rsidP="00A7333E">
      <w:pPr>
        <w:pStyle w:val="EnglishHangNoCoptic"/>
      </w:pPr>
      <w:r>
        <w:lastRenderedPageBreak/>
        <w:t>38 Who ate the fat of their sacrifices,</w:t>
      </w:r>
    </w:p>
    <w:p w14:paraId="0A784F7F" w14:textId="77777777" w:rsidR="00A7333E" w:rsidRDefault="00A7333E" w:rsidP="00A7333E">
      <w:pPr>
        <w:pStyle w:val="EnglishHangNoCoptic"/>
        <w:ind w:firstLine="0"/>
      </w:pPr>
      <w:r>
        <w:t>and drank the wine of their drink offerings?</w:t>
      </w:r>
    </w:p>
    <w:p w14:paraId="448E6C37" w14:textId="77777777" w:rsidR="00A7333E" w:rsidRDefault="00A7333E" w:rsidP="00A7333E">
      <w:pPr>
        <w:pStyle w:val="EnglishHangNoCoptic"/>
        <w:ind w:firstLine="0"/>
      </w:pPr>
      <w:r>
        <w:t>Let them rise and help you</w:t>
      </w:r>
    </w:p>
    <w:p w14:paraId="26DA52D9" w14:textId="77777777" w:rsidR="00A7333E" w:rsidRDefault="00A7333E" w:rsidP="00A7333E">
      <w:pPr>
        <w:pStyle w:val="EnglishHangEndNoCoptic"/>
        <w:ind w:firstLine="0"/>
      </w:pPr>
      <w:r>
        <w:t>and be your defender.</w:t>
      </w:r>
    </w:p>
    <w:p w14:paraId="20A912A5" w14:textId="77777777" w:rsidR="00A7333E" w:rsidRDefault="00A7333E" w:rsidP="00A7333E">
      <w:pPr>
        <w:pStyle w:val="EnglishHangNoCoptic"/>
      </w:pPr>
      <w:r>
        <w:t>39 Now see, I, even I, am He,</w:t>
      </w:r>
    </w:p>
    <w:p w14:paraId="113D062E" w14:textId="77777777" w:rsidR="00A7333E" w:rsidRDefault="00A7333E" w:rsidP="00A7333E">
      <w:pPr>
        <w:pStyle w:val="EnglishHangNoCoptic"/>
        <w:ind w:firstLine="0"/>
      </w:pPr>
      <w:r>
        <w:t>and there is no god besides Me;</w:t>
      </w:r>
    </w:p>
    <w:p w14:paraId="6D22DC10" w14:textId="77777777" w:rsidR="00A7333E" w:rsidRDefault="00A7333E" w:rsidP="00A7333E">
      <w:pPr>
        <w:pStyle w:val="EnglishHangNoCoptic"/>
        <w:ind w:firstLine="0"/>
      </w:pPr>
      <w:r>
        <w:t>I kill and I make alive;</w:t>
      </w:r>
    </w:p>
    <w:p w14:paraId="6D614B58" w14:textId="77777777" w:rsidR="00A7333E" w:rsidRDefault="00A7333E" w:rsidP="00A7333E">
      <w:pPr>
        <w:pStyle w:val="EnglishHangNoCoptic"/>
        <w:ind w:firstLine="0"/>
      </w:pPr>
      <w:r>
        <w:t>I wound and I heal;</w:t>
      </w:r>
    </w:p>
    <w:p w14:paraId="489460C9" w14:textId="77777777" w:rsidR="00A7333E" w:rsidRDefault="00A7333E" w:rsidP="00A7333E">
      <w:pPr>
        <w:pStyle w:val="EnglishHangEndNoCoptic"/>
        <w:ind w:firstLine="0"/>
      </w:pPr>
      <w:r>
        <w:t>and there is no one who can deliver from My hands.</w:t>
      </w:r>
    </w:p>
    <w:p w14:paraId="7F51D58F" w14:textId="77777777" w:rsidR="00A7333E" w:rsidRDefault="00A7333E" w:rsidP="00A7333E">
      <w:pPr>
        <w:pStyle w:val="EnglishHangNoCoptic"/>
      </w:pPr>
      <w:r>
        <w:t>40 For I raise My hand to heaven,</w:t>
      </w:r>
    </w:p>
    <w:p w14:paraId="017AC74A" w14:textId="77777777" w:rsidR="00A7333E" w:rsidRDefault="00A7333E" w:rsidP="00A7333E">
      <w:pPr>
        <w:pStyle w:val="EnglishHangNoCoptic"/>
        <w:ind w:firstLine="0"/>
      </w:pPr>
      <w:r>
        <w:t>and I swear by My right hand, and say,</w:t>
      </w:r>
    </w:p>
    <w:p w14:paraId="5E3C0A91" w14:textId="77777777" w:rsidR="00A7333E" w:rsidRDefault="00A7333E" w:rsidP="00A7333E">
      <w:pPr>
        <w:pStyle w:val="EnglishHangEndNoCoptic"/>
        <w:ind w:firstLine="0"/>
      </w:pPr>
      <w:r>
        <w:t>‘As I live forever,</w:t>
      </w:r>
    </w:p>
    <w:p w14:paraId="406E4EB8" w14:textId="77777777" w:rsidR="00A7333E" w:rsidRDefault="00A7333E" w:rsidP="00A7333E">
      <w:pPr>
        <w:pStyle w:val="EnglishHangNoCoptic"/>
      </w:pPr>
      <w:r>
        <w:t>41 for I sharpen My sword like lightning,</w:t>
      </w:r>
    </w:p>
    <w:p w14:paraId="62CEB951" w14:textId="77777777" w:rsidR="00A7333E" w:rsidRDefault="00A7333E" w:rsidP="00A7333E">
      <w:pPr>
        <w:pStyle w:val="EnglishHangNoCoptic"/>
        <w:ind w:firstLine="0"/>
      </w:pPr>
      <w:r>
        <w:t>and My hand takes hold of judgment.,</w:t>
      </w:r>
    </w:p>
    <w:p w14:paraId="2FA8356A" w14:textId="77777777" w:rsidR="00A7333E" w:rsidRDefault="00A7333E" w:rsidP="00A7333E">
      <w:pPr>
        <w:pStyle w:val="EnglishHangNoCoptic"/>
        <w:ind w:firstLine="0"/>
      </w:pPr>
      <w:r>
        <w:t>I will render vengeance on My enemies,</w:t>
      </w:r>
    </w:p>
    <w:p w14:paraId="6315E6F1" w14:textId="77777777" w:rsidR="00A7333E" w:rsidRDefault="00A7333E" w:rsidP="00A7333E">
      <w:pPr>
        <w:pStyle w:val="EnglishHangEndNoCoptic"/>
        <w:ind w:firstLine="0"/>
      </w:pPr>
      <w:r>
        <w:t>And repay those who hate Me.</w:t>
      </w:r>
    </w:p>
    <w:p w14:paraId="5A4997AC" w14:textId="77777777" w:rsidR="00A7333E" w:rsidRDefault="00A7333E" w:rsidP="00A7333E">
      <w:pPr>
        <w:pStyle w:val="EnglishHangNoCoptic"/>
      </w:pPr>
      <w:r>
        <w:t>42 I will make My arrows drunk from blood;</w:t>
      </w:r>
    </w:p>
    <w:p w14:paraId="544C7F72" w14:textId="77777777" w:rsidR="00A7333E" w:rsidRDefault="00A7333E" w:rsidP="00A7333E">
      <w:pPr>
        <w:pStyle w:val="EnglishHangNoCoptic"/>
        <w:ind w:firstLine="0"/>
      </w:pPr>
      <w:r>
        <w:t>and My sword shall devour flesh</w:t>
      </w:r>
    </w:p>
    <w:p w14:paraId="15C209B7" w14:textId="77777777" w:rsidR="00A7333E" w:rsidRDefault="00A7333E" w:rsidP="00A7333E">
      <w:pPr>
        <w:pStyle w:val="EnglishHangNoCoptic"/>
        <w:ind w:firstLine="0"/>
      </w:pPr>
      <w:r>
        <w:t>with the blood of the slain and the captives,</w:t>
      </w:r>
    </w:p>
    <w:p w14:paraId="4FFB6807" w14:textId="77777777" w:rsidR="00A7333E" w:rsidRDefault="00A7333E" w:rsidP="00A7333E">
      <w:pPr>
        <w:pStyle w:val="EnglishHangEndNoCoptic"/>
        <w:ind w:firstLine="0"/>
      </w:pPr>
      <w:r>
        <w:t>from the heads of the leaders of the enemies.’”</w:t>
      </w:r>
    </w:p>
    <w:p w14:paraId="7AD2B75F" w14:textId="77777777" w:rsidR="00A7333E" w:rsidRDefault="00A7333E" w:rsidP="00A7333E">
      <w:pPr>
        <w:pStyle w:val="EnglishHangNoCoptic"/>
      </w:pPr>
      <w:r>
        <w:t>43 Rejoice, O Heavens, together with Him,</w:t>
      </w:r>
    </w:p>
    <w:p w14:paraId="00D1A7C2" w14:textId="77777777" w:rsidR="00A7333E" w:rsidRDefault="00A7333E" w:rsidP="00A7333E">
      <w:pPr>
        <w:pStyle w:val="EnglishHangNoCoptic"/>
        <w:ind w:firstLine="0"/>
      </w:pPr>
      <w:r>
        <w:t>and worship</w:t>
      </w:r>
      <w:r>
        <w:rPr>
          <w:rStyle w:val="FootnoteReference"/>
        </w:rPr>
        <w:footnoteReference w:id="875"/>
      </w:r>
      <w:r>
        <w:t xml:space="preserve"> Him, all the sons of God;</w:t>
      </w:r>
    </w:p>
    <w:p w14:paraId="061D74DA" w14:textId="77777777" w:rsidR="00A7333E" w:rsidRDefault="00A7333E" w:rsidP="00A7333E">
      <w:pPr>
        <w:pStyle w:val="EnglishHangNoCoptic"/>
        <w:ind w:firstLine="0"/>
      </w:pPr>
      <w:r>
        <w:t>rejoice, O nations, with His people;</w:t>
      </w:r>
    </w:p>
    <w:p w14:paraId="33188B97" w14:textId="77777777" w:rsidR="00A7333E" w:rsidRDefault="00A7333E" w:rsidP="00A7333E">
      <w:pPr>
        <w:pStyle w:val="EnglishHangNoCoptic"/>
        <w:ind w:firstLine="0"/>
      </w:pPr>
      <w:r>
        <w:t>and let all the angels of God be strong with Him;</w:t>
      </w:r>
    </w:p>
    <w:p w14:paraId="4FAFEE43" w14:textId="77777777" w:rsidR="00A7333E" w:rsidRDefault="00A7333E" w:rsidP="00A7333E">
      <w:pPr>
        <w:pStyle w:val="EnglishHangNoCoptic"/>
        <w:ind w:firstLine="0"/>
      </w:pPr>
      <w:r>
        <w:t>for He will avenge the blood of His sons</w:t>
      </w:r>
    </w:p>
    <w:p w14:paraId="2B54690E" w14:textId="77777777" w:rsidR="00A7333E" w:rsidRDefault="00A7333E" w:rsidP="00A7333E">
      <w:pPr>
        <w:pStyle w:val="EnglishHangNoCoptic"/>
        <w:ind w:firstLine="0"/>
      </w:pPr>
      <w:r>
        <w:t>and render vengeance to His adversaries;</w:t>
      </w:r>
    </w:p>
    <w:p w14:paraId="604EFEAC" w14:textId="77777777" w:rsidR="00A7333E" w:rsidRDefault="00A7333E" w:rsidP="00A7333E">
      <w:pPr>
        <w:pStyle w:val="EnglishHangEndNoCoptic"/>
        <w:ind w:firstLine="0"/>
      </w:pPr>
      <w:r>
        <w:t>and the Lord will purify the land of His people.</w:t>
      </w:r>
    </w:p>
    <w:p w14:paraId="518CFC5A" w14:textId="77777777" w:rsidR="00A7333E" w:rsidRDefault="00A7333E" w:rsidP="00A7333E">
      <w:pPr>
        <w:pStyle w:val="Heading4"/>
      </w:pPr>
      <w:r>
        <w:t>The Prayer of Hannah, Samuel’s Mother</w:t>
      </w:r>
    </w:p>
    <w:p w14:paraId="28B9E9CE" w14:textId="5B6FB2B7" w:rsidR="00A7333E" w:rsidRDefault="00A7333E" w:rsidP="00A7333E">
      <w:pPr>
        <w:pStyle w:val="Rubric"/>
      </w:pPr>
      <w:r>
        <w:t>(1 Kings 2:1-10; Coptic rite: Joyous Saturday, Byzantine rite: Third Ode; The barren one strangely bares a son and praises God: You are holy, O Lord, and my spirit praises You.)</w:t>
      </w:r>
    </w:p>
    <w:p w14:paraId="67280765" w14:textId="033779E9" w:rsidR="00770265" w:rsidRPr="00634364" w:rsidRDefault="00770265" w:rsidP="00A7333E">
      <w:pPr>
        <w:pStyle w:val="Rubric"/>
      </w:pPr>
      <w:r>
        <w:t>A reading from the First book of Kings.</w:t>
      </w:r>
    </w:p>
    <w:p w14:paraId="7F4B46E5" w14:textId="77777777" w:rsidR="00A7333E" w:rsidRDefault="00A7333E" w:rsidP="00A7333E">
      <w:pPr>
        <w:pStyle w:val="EnglishHangNoCoptic"/>
      </w:pPr>
      <w:r>
        <w:t>“My heart is strengthened in the Lord;</w:t>
      </w:r>
    </w:p>
    <w:p w14:paraId="05EBAED7" w14:textId="77777777" w:rsidR="00A7333E" w:rsidRDefault="00A7333E" w:rsidP="00A7333E">
      <w:pPr>
        <w:pStyle w:val="EnglishHangNoCoptic"/>
        <w:ind w:firstLine="0"/>
      </w:pPr>
      <w:r>
        <w:t>my strength</w:t>
      </w:r>
      <w:r>
        <w:rPr>
          <w:rStyle w:val="FootnoteReference"/>
        </w:rPr>
        <w:footnoteReference w:id="876"/>
      </w:r>
      <w:r>
        <w:t xml:space="preserve"> is exalted in my God.</w:t>
      </w:r>
    </w:p>
    <w:p w14:paraId="3D9F1418" w14:textId="77777777" w:rsidR="00A7333E" w:rsidRDefault="00A7333E" w:rsidP="00A7333E">
      <w:pPr>
        <w:pStyle w:val="EnglishHangNoCoptic"/>
        <w:ind w:firstLine="0"/>
      </w:pPr>
      <w:r>
        <w:t>I smile at my enemies;</w:t>
      </w:r>
    </w:p>
    <w:p w14:paraId="1AD2BA15" w14:textId="77777777" w:rsidR="00A7333E" w:rsidRDefault="00A7333E" w:rsidP="00A7333E">
      <w:pPr>
        <w:pStyle w:val="EnglishHangEndNoCoptic"/>
        <w:ind w:firstLine="0"/>
      </w:pPr>
      <w:r>
        <w:t>I rejoice in Your salvation,</w:t>
      </w:r>
    </w:p>
    <w:p w14:paraId="2139778C" w14:textId="77777777" w:rsidR="00A7333E" w:rsidRDefault="00A7333E" w:rsidP="00A7333E">
      <w:pPr>
        <w:pStyle w:val="EnglishHangNoCoptic"/>
      </w:pPr>
      <w:r>
        <w:lastRenderedPageBreak/>
        <w:t>2 because no one is holy like the Lord,</w:t>
      </w:r>
    </w:p>
    <w:p w14:paraId="34ABE703" w14:textId="77777777" w:rsidR="00A7333E" w:rsidRDefault="00A7333E" w:rsidP="00A7333E">
      <w:pPr>
        <w:pStyle w:val="EnglishHangNoCoptic"/>
        <w:ind w:firstLine="0"/>
      </w:pPr>
      <w:r>
        <w:t>no one is righteous like our God,</w:t>
      </w:r>
    </w:p>
    <w:p w14:paraId="41CA3DEC" w14:textId="77777777" w:rsidR="00A7333E" w:rsidRDefault="00A7333E" w:rsidP="00A7333E">
      <w:pPr>
        <w:pStyle w:val="EnglishHangEndNoCoptic"/>
        <w:ind w:firstLine="0"/>
      </w:pPr>
      <w:r>
        <w:t>no one is holy but You.</w:t>
      </w:r>
    </w:p>
    <w:p w14:paraId="06B66CCA" w14:textId="77777777" w:rsidR="00A7333E" w:rsidRDefault="00A7333E" w:rsidP="00A7333E">
      <w:pPr>
        <w:pStyle w:val="EnglishHangNoCoptic"/>
      </w:pPr>
      <w:r>
        <w:t>3 Do not boast or speak of high things;</w:t>
      </w:r>
    </w:p>
    <w:p w14:paraId="1F7843FF" w14:textId="77777777" w:rsidR="00A7333E" w:rsidRDefault="00A7333E" w:rsidP="00A7333E">
      <w:pPr>
        <w:pStyle w:val="EnglishHangNoCoptic"/>
        <w:ind w:firstLine="0"/>
      </w:pPr>
      <w:r>
        <w:t>do not let any arrogance come from your mouth,</w:t>
      </w:r>
    </w:p>
    <w:p w14:paraId="63D55378" w14:textId="77777777" w:rsidR="00A7333E" w:rsidRDefault="00A7333E" w:rsidP="00A7333E">
      <w:pPr>
        <w:pStyle w:val="EnglishHangNoCoptic"/>
        <w:ind w:firstLine="0"/>
      </w:pPr>
      <w:r>
        <w:t>for the Lord is the God of knowledge;</w:t>
      </w:r>
    </w:p>
    <w:p w14:paraId="09F00787" w14:textId="77777777" w:rsidR="00A7333E" w:rsidRDefault="00A7333E" w:rsidP="00A7333E">
      <w:pPr>
        <w:pStyle w:val="EnglishHangEndNoCoptic"/>
        <w:ind w:firstLine="0"/>
      </w:pPr>
      <w:r>
        <w:t>and God is preparing His actions</w:t>
      </w:r>
      <w:r>
        <w:rPr>
          <w:rStyle w:val="FootnoteReference"/>
        </w:rPr>
        <w:footnoteReference w:id="877"/>
      </w:r>
      <w:r>
        <w:t>.</w:t>
      </w:r>
    </w:p>
    <w:p w14:paraId="585D6CDB" w14:textId="77777777" w:rsidR="00A7333E" w:rsidRDefault="00A7333E" w:rsidP="00A7333E">
      <w:pPr>
        <w:pStyle w:val="EnglishHangNoCoptic"/>
      </w:pPr>
      <w:r>
        <w:t>4 He weakened the bow of mighty men,</w:t>
      </w:r>
    </w:p>
    <w:p w14:paraId="1325EAD9" w14:textId="77777777" w:rsidR="00A7333E" w:rsidRDefault="00A7333E" w:rsidP="00A7333E">
      <w:pPr>
        <w:pStyle w:val="EnglishHangEndNoCoptic"/>
        <w:ind w:firstLine="0"/>
      </w:pPr>
      <w:r>
        <w:t>and those who are weak are girded with strength.</w:t>
      </w:r>
    </w:p>
    <w:p w14:paraId="30AF3FC7" w14:textId="77777777" w:rsidR="00A7333E" w:rsidRDefault="00A7333E" w:rsidP="00A7333E">
      <w:pPr>
        <w:pStyle w:val="EnglishHangNoCoptic"/>
      </w:pPr>
      <w:r>
        <w:t>5 Those who were full of bread were made empty,</w:t>
      </w:r>
    </w:p>
    <w:p w14:paraId="4E2E90EE" w14:textId="77777777" w:rsidR="00A7333E" w:rsidRDefault="00A7333E" w:rsidP="00A7333E">
      <w:pPr>
        <w:pStyle w:val="EnglishHangNoCoptic"/>
        <w:ind w:firstLine="0"/>
      </w:pPr>
      <w:r>
        <w:t>and the hungry have forsaken the land.</w:t>
      </w:r>
    </w:p>
    <w:p w14:paraId="6B7AD9EB" w14:textId="77777777" w:rsidR="00A7333E" w:rsidRDefault="00A7333E" w:rsidP="00A7333E">
      <w:pPr>
        <w:pStyle w:val="EnglishHangNoCoptic"/>
        <w:ind w:firstLine="0"/>
      </w:pPr>
      <w:r>
        <w:t>The barren woman has borne seven,</w:t>
      </w:r>
    </w:p>
    <w:p w14:paraId="6306F5F1" w14:textId="77777777" w:rsidR="00A7333E" w:rsidRDefault="00A7333E" w:rsidP="00A7333E">
      <w:pPr>
        <w:pStyle w:val="EnglishHangEndNoCoptic"/>
        <w:ind w:firstLine="0"/>
      </w:pPr>
      <w:r>
        <w:t>and she who has many children has become weak.</w:t>
      </w:r>
    </w:p>
    <w:p w14:paraId="1D161C35" w14:textId="77777777" w:rsidR="00A7333E" w:rsidRDefault="00A7333E" w:rsidP="00A7333E">
      <w:pPr>
        <w:pStyle w:val="EnglishHangNoCoptic"/>
      </w:pPr>
      <w:r>
        <w:t>6 The Lord kills and makes alive;</w:t>
      </w:r>
    </w:p>
    <w:p w14:paraId="7444E82E" w14:textId="77777777" w:rsidR="00A7333E" w:rsidRDefault="00A7333E" w:rsidP="00A7333E">
      <w:pPr>
        <w:pStyle w:val="EnglishHangEndNoCoptic"/>
        <w:ind w:firstLine="0"/>
      </w:pPr>
      <w:r>
        <w:t>He brings down to Hades and raises up.</w:t>
      </w:r>
    </w:p>
    <w:p w14:paraId="128C1F21" w14:textId="77777777" w:rsidR="00A7333E" w:rsidRDefault="00A7333E" w:rsidP="00A7333E">
      <w:pPr>
        <w:pStyle w:val="EnglishHangNoCoptic"/>
      </w:pPr>
      <w:r>
        <w:t>7 The Lord makes poor and rich;</w:t>
      </w:r>
    </w:p>
    <w:p w14:paraId="2492F68D" w14:textId="77777777" w:rsidR="00A7333E" w:rsidRDefault="00A7333E" w:rsidP="00A7333E">
      <w:pPr>
        <w:pStyle w:val="EnglishHangEndNoCoptic"/>
        <w:ind w:firstLine="0"/>
      </w:pPr>
      <w:r>
        <w:t>He brings low and raises on high.</w:t>
      </w:r>
    </w:p>
    <w:p w14:paraId="35095697" w14:textId="77777777" w:rsidR="00A7333E" w:rsidRDefault="00A7333E" w:rsidP="00A7333E">
      <w:pPr>
        <w:pStyle w:val="EnglishHangNoCoptic"/>
      </w:pPr>
      <w:r>
        <w:t>8 He raises the poor from the ground</w:t>
      </w:r>
    </w:p>
    <w:p w14:paraId="424BB0C1" w14:textId="77777777" w:rsidR="00A7333E" w:rsidRDefault="00A7333E" w:rsidP="00A7333E">
      <w:pPr>
        <w:pStyle w:val="EnglishHangNoCoptic"/>
        <w:ind w:firstLine="0"/>
      </w:pPr>
      <w:r>
        <w:t>and lifts the needy from the dunghill,</w:t>
      </w:r>
    </w:p>
    <w:p w14:paraId="6CC8A40B" w14:textId="77777777" w:rsidR="00A7333E" w:rsidRDefault="00A7333E" w:rsidP="00A7333E">
      <w:pPr>
        <w:pStyle w:val="EnglishHangNoCoptic"/>
        <w:ind w:firstLine="0"/>
      </w:pPr>
      <w:r>
        <w:t>to set them among princely people</w:t>
      </w:r>
    </w:p>
    <w:p w14:paraId="684A2238" w14:textId="77777777" w:rsidR="00A7333E" w:rsidRDefault="00A7333E" w:rsidP="00A7333E">
      <w:pPr>
        <w:pStyle w:val="EnglishHangEndNoCoptic"/>
        <w:ind w:firstLine="0"/>
      </w:pPr>
      <w:r>
        <w:t>and make them inherit a throne of glory.</w:t>
      </w:r>
    </w:p>
    <w:p w14:paraId="7F0FB1A8" w14:textId="77777777" w:rsidR="00A7333E" w:rsidRDefault="00A7333E" w:rsidP="00A7333E">
      <w:pPr>
        <w:pStyle w:val="EnglishHangNoCoptic"/>
      </w:pPr>
      <w:r>
        <w:t>9 Granting the prayer of the one praying,</w:t>
      </w:r>
    </w:p>
    <w:p w14:paraId="181F68C7" w14:textId="77777777" w:rsidR="00A7333E" w:rsidRDefault="00A7333E" w:rsidP="00A7333E">
      <w:pPr>
        <w:pStyle w:val="EnglishHangNoCoptic"/>
        <w:ind w:firstLine="0"/>
      </w:pPr>
      <w:r>
        <w:t>He blesses with righteous years;</w:t>
      </w:r>
    </w:p>
    <w:p w14:paraId="08035FC1" w14:textId="77777777" w:rsidR="00A7333E" w:rsidRDefault="00A7333E" w:rsidP="00A7333E">
      <w:pPr>
        <w:pStyle w:val="EnglishHangEndNoCoptic"/>
        <w:ind w:firstLine="0"/>
      </w:pPr>
      <w:r>
        <w:t>for no man can prevail by strength.</w:t>
      </w:r>
    </w:p>
    <w:p w14:paraId="047D3134" w14:textId="77777777" w:rsidR="00A7333E" w:rsidRDefault="00A7333E" w:rsidP="00A7333E">
      <w:pPr>
        <w:pStyle w:val="EnglishHangNoCoptic"/>
      </w:pPr>
      <w:r>
        <w:t>10 The Lord makes His adversaries weak;</w:t>
      </w:r>
    </w:p>
    <w:p w14:paraId="51D5534F" w14:textId="77777777" w:rsidR="00A7333E" w:rsidRDefault="00A7333E" w:rsidP="00A7333E">
      <w:pPr>
        <w:pStyle w:val="EnglishHangNoCoptic"/>
        <w:ind w:firstLine="0"/>
      </w:pPr>
      <w:r>
        <w:t>the Lord is holy.</w:t>
      </w:r>
    </w:p>
    <w:p w14:paraId="7FE9D91C" w14:textId="77777777" w:rsidR="00A7333E" w:rsidRDefault="00A7333E" w:rsidP="00A7333E">
      <w:pPr>
        <w:pStyle w:val="EnglishHangNoCoptic"/>
        <w:ind w:firstLine="0"/>
      </w:pPr>
      <w:r>
        <w:t>Do not let the man of learning boast in his understanding,</w:t>
      </w:r>
    </w:p>
    <w:p w14:paraId="493AF817" w14:textId="77777777" w:rsidR="00A7333E" w:rsidRDefault="00A7333E" w:rsidP="00A7333E">
      <w:pPr>
        <w:pStyle w:val="EnglishHangNoCoptic"/>
        <w:ind w:firstLine="0"/>
      </w:pPr>
      <w:r>
        <w:t>nor let the man of might boast in his might,</w:t>
      </w:r>
    </w:p>
    <w:p w14:paraId="764C5A00" w14:textId="77777777" w:rsidR="00A7333E" w:rsidRDefault="00A7333E" w:rsidP="00A7333E">
      <w:pPr>
        <w:pStyle w:val="EnglishHangNoCoptic"/>
        <w:ind w:firstLine="0"/>
      </w:pPr>
      <w:r>
        <w:t>nor let the man of riches boast in his riches.</w:t>
      </w:r>
    </w:p>
    <w:p w14:paraId="6A25B56C" w14:textId="77777777" w:rsidR="00A7333E" w:rsidRDefault="00A7333E" w:rsidP="00A7333E">
      <w:pPr>
        <w:pStyle w:val="EnglishHangNoCoptic"/>
        <w:ind w:firstLine="0"/>
      </w:pPr>
      <w:r>
        <w:t>Let the one who boasts boast in this:</w:t>
      </w:r>
    </w:p>
    <w:p w14:paraId="43ADE127" w14:textId="77777777" w:rsidR="00A7333E" w:rsidRDefault="00A7333E" w:rsidP="00A7333E">
      <w:pPr>
        <w:pStyle w:val="EnglishHangNoCoptic"/>
        <w:ind w:firstLine="0"/>
      </w:pPr>
      <w:r>
        <w:t>to understand and to know the Lord</w:t>
      </w:r>
    </w:p>
    <w:p w14:paraId="00A364BF" w14:textId="77777777" w:rsidR="00A7333E" w:rsidRDefault="00A7333E" w:rsidP="00A7333E">
      <w:pPr>
        <w:pStyle w:val="EnglishHangEndNoCoptic"/>
        <w:ind w:firstLine="0"/>
      </w:pPr>
      <w:r>
        <w:t>and to do justice and righteousness in the midst of the earth.</w:t>
      </w:r>
    </w:p>
    <w:p w14:paraId="175CA31E" w14:textId="77777777" w:rsidR="00A7333E" w:rsidRDefault="00A7333E" w:rsidP="00A7333E">
      <w:pPr>
        <w:pStyle w:val="EnglishHangNoCoptic"/>
      </w:pPr>
      <w:r>
        <w:lastRenderedPageBreak/>
        <w:t>The Lord ascended into the heavens and thundered.</w:t>
      </w:r>
    </w:p>
    <w:p w14:paraId="57EA846C" w14:textId="77777777" w:rsidR="00A7333E" w:rsidRDefault="00A7333E" w:rsidP="00A7333E">
      <w:pPr>
        <w:pStyle w:val="EnglishHangNoCoptic"/>
        <w:ind w:firstLine="0"/>
      </w:pPr>
      <w:r>
        <w:t>The Lord judges the ends of the earth.</w:t>
      </w:r>
    </w:p>
    <w:p w14:paraId="5AE7165C" w14:textId="77777777" w:rsidR="00A7333E" w:rsidRDefault="00A7333E" w:rsidP="00A7333E">
      <w:pPr>
        <w:pStyle w:val="EnglishHangNoCoptic"/>
        <w:ind w:firstLine="0"/>
      </w:pPr>
      <w:r>
        <w:t>He gives strength to our kings,</w:t>
      </w:r>
    </w:p>
    <w:p w14:paraId="6E51B7F6" w14:textId="77777777" w:rsidR="00A7333E" w:rsidRDefault="00A7333E" w:rsidP="00A7333E">
      <w:pPr>
        <w:pStyle w:val="EnglishHangNoCoptic"/>
        <w:ind w:firstLine="0"/>
      </w:pPr>
      <w:r>
        <w:t>and He will raise the power</w:t>
      </w:r>
      <w:r>
        <w:rPr>
          <w:rStyle w:val="FootnoteReference"/>
        </w:rPr>
        <w:footnoteReference w:id="878"/>
      </w:r>
      <w:r>
        <w:t xml:space="preserve"> of His Christ.”</w:t>
      </w:r>
    </w:p>
    <w:p w14:paraId="500B51D3" w14:textId="77777777" w:rsidR="00A7333E" w:rsidRDefault="00A7333E" w:rsidP="00A7333E">
      <w:pPr>
        <w:pStyle w:val="Heading4"/>
      </w:pPr>
      <w:r>
        <w:t>The Prayer of Habakkuk the Prophet</w:t>
      </w:r>
    </w:p>
    <w:p w14:paraId="5D4EF66C" w14:textId="5B402709" w:rsidR="00A7333E" w:rsidRDefault="00A7333E" w:rsidP="00A7333E">
      <w:pPr>
        <w:pStyle w:val="Rubric"/>
      </w:pPr>
      <w:r>
        <w:t>(Habakkuk 3:2-19; Coptic rite: Joyous Saturday, Byzantine rite: Fourth Ode; The prayer of the prophet Habakkuk, with an ode.)</w:t>
      </w:r>
    </w:p>
    <w:p w14:paraId="47265B90" w14:textId="2E918C66" w:rsidR="00770265" w:rsidRPr="0069088C" w:rsidRDefault="00770265" w:rsidP="00A7333E">
      <w:pPr>
        <w:pStyle w:val="Rubric"/>
      </w:pPr>
      <w:r>
        <w:t>A reading from the Book of Habakkuk the Prophet. May his blessing be upon us all. Amen.</w:t>
      </w:r>
    </w:p>
    <w:p w14:paraId="39508738" w14:textId="77777777" w:rsidR="00A7333E" w:rsidRDefault="00A7333E" w:rsidP="00A7333E">
      <w:pPr>
        <w:pStyle w:val="EnglishHangNoCoptic"/>
      </w:pPr>
      <w:r>
        <w:t>O Lord, I have heard of Your renown and was afraid;</w:t>
      </w:r>
    </w:p>
    <w:p w14:paraId="61603E17" w14:textId="77777777" w:rsidR="00A7333E" w:rsidRDefault="00A7333E" w:rsidP="00A7333E">
      <w:pPr>
        <w:pStyle w:val="EnglishHangNoCoptic"/>
        <w:ind w:firstLine="0"/>
      </w:pPr>
      <w:r>
        <w:t>I considered Your works and was greatly astonished.</w:t>
      </w:r>
    </w:p>
    <w:p w14:paraId="443AF4E3" w14:textId="77777777" w:rsidR="00A7333E" w:rsidRDefault="00A7333E" w:rsidP="00A7333E">
      <w:pPr>
        <w:pStyle w:val="EnglishHangNoCoptic"/>
        <w:ind w:firstLine="0"/>
      </w:pPr>
      <w:r>
        <w:t>You will be known in the midst of two living creatures;</w:t>
      </w:r>
    </w:p>
    <w:p w14:paraId="24D17DF6" w14:textId="77777777" w:rsidR="00A7333E" w:rsidRDefault="00A7333E" w:rsidP="00A7333E">
      <w:pPr>
        <w:pStyle w:val="EnglishHangNoCoptic"/>
        <w:ind w:firstLine="0"/>
      </w:pPr>
      <w:r>
        <w:t>in the approaching years You shall be acknowledged;</w:t>
      </w:r>
    </w:p>
    <w:p w14:paraId="13DA0383" w14:textId="77777777" w:rsidR="00A7333E" w:rsidRDefault="00A7333E" w:rsidP="00A7333E">
      <w:pPr>
        <w:pStyle w:val="EnglishHangNoCoptic"/>
        <w:ind w:firstLine="0"/>
      </w:pPr>
      <w:r>
        <w:t>You will be revealed when the time comes.</w:t>
      </w:r>
    </w:p>
    <w:p w14:paraId="2DC57476" w14:textId="77777777" w:rsidR="00A7333E" w:rsidRDefault="00A7333E" w:rsidP="00A7333E">
      <w:pPr>
        <w:pStyle w:val="EnglishHangNoCoptic"/>
        <w:ind w:firstLine="0"/>
      </w:pPr>
      <w:r>
        <w:t>When my soul is troubled in wrath,</w:t>
      </w:r>
    </w:p>
    <w:p w14:paraId="0B118B5E" w14:textId="77777777" w:rsidR="00A7333E" w:rsidRDefault="00A7333E" w:rsidP="00A7333E">
      <w:pPr>
        <w:pStyle w:val="EnglishHangEndNoCoptic"/>
        <w:ind w:firstLine="0"/>
      </w:pPr>
      <w:r>
        <w:t>You will remember mercy.</w:t>
      </w:r>
    </w:p>
    <w:p w14:paraId="3B1C46FA" w14:textId="77777777" w:rsidR="00A7333E" w:rsidRDefault="00A7333E" w:rsidP="00A7333E">
      <w:pPr>
        <w:pStyle w:val="EnglishHangNoCoptic"/>
      </w:pPr>
      <w:r>
        <w:t>3 God will come from Teman,</w:t>
      </w:r>
    </w:p>
    <w:p w14:paraId="46DBB6A4" w14:textId="77777777" w:rsidR="00A7333E" w:rsidRDefault="00A7333E" w:rsidP="00A7333E">
      <w:pPr>
        <w:pStyle w:val="EnglishHangNoCoptic"/>
        <w:ind w:firstLine="0"/>
      </w:pPr>
      <w:r>
        <w:t xml:space="preserve">the Holy One from a shady, densly wooded mountain. </w:t>
      </w:r>
      <w:r w:rsidRPr="00C02B48">
        <w:rPr>
          <w:i/>
        </w:rPr>
        <w:t>(Pause.)</w:t>
      </w:r>
    </w:p>
    <w:p w14:paraId="75FA98E7" w14:textId="77777777" w:rsidR="00A7333E" w:rsidRDefault="00A7333E" w:rsidP="00A7333E">
      <w:pPr>
        <w:pStyle w:val="EnglishHangNoCoptic"/>
        <w:ind w:firstLine="0"/>
      </w:pPr>
      <w:r>
        <w:t>His excellence covered the heavens,</w:t>
      </w:r>
    </w:p>
    <w:p w14:paraId="29C8C244" w14:textId="77777777" w:rsidR="00A7333E" w:rsidRDefault="00A7333E" w:rsidP="00A7333E">
      <w:pPr>
        <w:pStyle w:val="EnglishHangEndNoCoptic"/>
        <w:ind w:firstLine="0"/>
      </w:pPr>
      <w:r>
        <w:t>and the earth was full of His praise.</w:t>
      </w:r>
    </w:p>
    <w:p w14:paraId="15D1775C" w14:textId="77777777" w:rsidR="00A7333E" w:rsidRDefault="00A7333E" w:rsidP="00A7333E">
      <w:pPr>
        <w:pStyle w:val="EnglishHangNoCoptic"/>
      </w:pPr>
      <w:r>
        <w:t>4 His brightness will be like the light;</w:t>
      </w:r>
    </w:p>
    <w:p w14:paraId="1FDCB0EE" w14:textId="77777777" w:rsidR="00A7333E" w:rsidRDefault="00A7333E" w:rsidP="00A7333E">
      <w:pPr>
        <w:pStyle w:val="EnglishHangNoCoptic"/>
        <w:ind w:firstLine="0"/>
      </w:pPr>
      <w:r>
        <w:t>horns will be in His hand,</w:t>
      </w:r>
    </w:p>
    <w:p w14:paraId="707C7040" w14:textId="77777777" w:rsidR="00A7333E" w:rsidRDefault="00A7333E" w:rsidP="00A7333E">
      <w:pPr>
        <w:pStyle w:val="EnglishHangEndNoCoptic"/>
        <w:ind w:firstLine="0"/>
      </w:pPr>
      <w:r>
        <w:t>and He established a mighty love of His strength.</w:t>
      </w:r>
    </w:p>
    <w:p w14:paraId="70EB46A0" w14:textId="77777777" w:rsidR="00A7333E" w:rsidRDefault="00A7333E" w:rsidP="00A7333E">
      <w:pPr>
        <w:pStyle w:val="EnglishHangNoCoptic"/>
      </w:pPr>
      <w:r>
        <w:t>5 A word will go forth from before His face;</w:t>
      </w:r>
    </w:p>
    <w:p w14:paraId="0D01603D" w14:textId="77777777" w:rsidR="00A7333E" w:rsidRDefault="00A7333E" w:rsidP="00A7333E">
      <w:pPr>
        <w:pStyle w:val="EnglishHangEndNoCoptic"/>
        <w:ind w:firstLine="0"/>
      </w:pPr>
      <w:r>
        <w:t>He will go forth, with shoes on His feet.</w:t>
      </w:r>
    </w:p>
    <w:p w14:paraId="08D5BE3C" w14:textId="77777777" w:rsidR="00A7333E" w:rsidRDefault="00A7333E" w:rsidP="00A7333E">
      <w:pPr>
        <w:pStyle w:val="EnglishHangNoCoptic"/>
      </w:pPr>
      <w:r>
        <w:t>6 The earth stood and was shaken to and fro;</w:t>
      </w:r>
    </w:p>
    <w:p w14:paraId="0AEFAE82" w14:textId="77777777" w:rsidR="00A7333E" w:rsidRDefault="00A7333E" w:rsidP="00A7333E">
      <w:pPr>
        <w:pStyle w:val="EnglishHangNoCoptic"/>
        <w:ind w:firstLine="0"/>
      </w:pPr>
      <w:r>
        <w:t>He looked, and the nations melted away.</w:t>
      </w:r>
    </w:p>
    <w:p w14:paraId="2806793C" w14:textId="77777777" w:rsidR="00A7333E" w:rsidRDefault="00A7333E" w:rsidP="00A7333E">
      <w:pPr>
        <w:pStyle w:val="EnglishHangNoCoptic"/>
        <w:ind w:firstLine="0"/>
      </w:pPr>
      <w:r>
        <w:t>the mountains were shattered by force;</w:t>
      </w:r>
    </w:p>
    <w:p w14:paraId="1B65BBA1" w14:textId="77777777" w:rsidR="00A7333E" w:rsidRDefault="00A7333E" w:rsidP="00A7333E">
      <w:pPr>
        <w:pStyle w:val="EnglishHangEndNoCoptic"/>
        <w:ind w:firstLine="0"/>
      </w:pPr>
      <w:r>
        <w:t>the everlasting hills wasted away.</w:t>
      </w:r>
    </w:p>
    <w:p w14:paraId="28DBD83F" w14:textId="77777777" w:rsidR="00A7333E" w:rsidRDefault="00A7333E" w:rsidP="00A7333E">
      <w:pPr>
        <w:pStyle w:val="EnglishHangNoCoptic"/>
      </w:pPr>
      <w:r>
        <w:t>7 In the place of distresses, I saw His eternal ways.</w:t>
      </w:r>
    </w:p>
    <w:p w14:paraId="1503AAAD" w14:textId="77777777" w:rsidR="00A7333E" w:rsidRDefault="00A7333E" w:rsidP="00A7333E">
      <w:pPr>
        <w:pStyle w:val="EnglishHangNoCoptic"/>
        <w:ind w:firstLine="0"/>
      </w:pPr>
      <w:r>
        <w:t>The tents of the Ethiopians will be dismayed,</w:t>
      </w:r>
    </w:p>
    <w:p w14:paraId="48B774C1" w14:textId="77777777" w:rsidR="00A7333E" w:rsidRDefault="00A7333E" w:rsidP="00A7333E">
      <w:pPr>
        <w:pStyle w:val="EnglishHangEndNoCoptic"/>
        <w:ind w:firstLine="0"/>
      </w:pPr>
      <w:r>
        <w:t>even the tents of the land of Midian.</w:t>
      </w:r>
    </w:p>
    <w:p w14:paraId="4106FC03" w14:textId="77777777" w:rsidR="00A7333E" w:rsidRDefault="00A7333E" w:rsidP="00A7333E">
      <w:pPr>
        <w:pStyle w:val="EnglishHangNoCoptic"/>
      </w:pPr>
      <w:r>
        <w:t>8 Were you angry, O Lord, with the rivers?</w:t>
      </w:r>
    </w:p>
    <w:p w14:paraId="43FEC825" w14:textId="77777777" w:rsidR="00A7333E" w:rsidRDefault="00A7333E" w:rsidP="00A7333E">
      <w:pPr>
        <w:pStyle w:val="EnglishHangNoCoptic"/>
        <w:ind w:firstLine="0"/>
      </w:pPr>
      <w:r>
        <w:t>Or was Your wrath against the rivers,</w:t>
      </w:r>
    </w:p>
    <w:p w14:paraId="2051111B" w14:textId="77777777" w:rsidR="00A7333E" w:rsidRDefault="00A7333E" w:rsidP="00A7333E">
      <w:pPr>
        <w:pStyle w:val="EnglishHangNoCoptic"/>
        <w:ind w:firstLine="0"/>
      </w:pPr>
      <w:r>
        <w:t>or was Your fury against the sea,</w:t>
      </w:r>
    </w:p>
    <w:p w14:paraId="6109EE3B" w14:textId="77777777" w:rsidR="00A7333E" w:rsidRDefault="00A7333E" w:rsidP="00A7333E">
      <w:pPr>
        <w:pStyle w:val="EnglishHangNoCoptic"/>
        <w:ind w:firstLine="0"/>
      </w:pPr>
      <w:r>
        <w:t>that You will mount Your horses,</w:t>
      </w:r>
    </w:p>
    <w:p w14:paraId="55053AD4" w14:textId="77777777" w:rsidR="00A7333E" w:rsidRDefault="00A7333E" w:rsidP="00A7333E">
      <w:pPr>
        <w:pStyle w:val="EnglishHangEndNoCoptic"/>
        <w:ind w:firstLine="0"/>
      </w:pPr>
      <w:r>
        <w:t>and Your chariot is salvation?</w:t>
      </w:r>
    </w:p>
    <w:p w14:paraId="44AEB859" w14:textId="77777777" w:rsidR="00A7333E" w:rsidRDefault="00A7333E" w:rsidP="00A7333E">
      <w:pPr>
        <w:pStyle w:val="EnglishHangNoCoptic"/>
      </w:pPr>
      <w:r>
        <w:lastRenderedPageBreak/>
        <w:t>9 “You will stretch your bow against scepters,” says the Lord.</w:t>
      </w:r>
      <w:r w:rsidRPr="006768D5">
        <w:rPr>
          <w:i/>
        </w:rPr>
        <w:t xml:space="preserve"> (Pause.)</w:t>
      </w:r>
    </w:p>
    <w:p w14:paraId="7DE3064B" w14:textId="77777777" w:rsidR="00A7333E" w:rsidRDefault="00A7333E" w:rsidP="00A7333E">
      <w:pPr>
        <w:pStyle w:val="EnglishHangEndNoCoptic"/>
        <w:ind w:firstLine="0"/>
      </w:pPr>
      <w:r>
        <w:t>The land of rivers will be torn asunder.</w:t>
      </w:r>
    </w:p>
    <w:p w14:paraId="097574E5" w14:textId="77777777" w:rsidR="00A7333E" w:rsidRDefault="00A7333E" w:rsidP="00A7333E">
      <w:pPr>
        <w:pStyle w:val="EnglishHangNoCoptic"/>
      </w:pPr>
      <w:r>
        <w:t>10 Many peoples will see you and be in travail,</w:t>
      </w:r>
    </w:p>
    <w:p w14:paraId="7A121C3A" w14:textId="77777777" w:rsidR="00A7333E" w:rsidRDefault="00A7333E" w:rsidP="00A7333E">
      <w:pPr>
        <w:pStyle w:val="EnglishHangNoCoptic"/>
        <w:ind w:firstLine="0"/>
      </w:pPr>
      <w:r>
        <w:t>as You scatter water from its course.</w:t>
      </w:r>
    </w:p>
    <w:p w14:paraId="23D1CF43" w14:textId="77777777" w:rsidR="00A7333E" w:rsidRDefault="00A7333E" w:rsidP="00A7333E">
      <w:pPr>
        <w:pStyle w:val="EnglishHangNoCoptic"/>
        <w:ind w:firstLine="0"/>
      </w:pPr>
      <w:r>
        <w:t>The deep uttered its voice;</w:t>
      </w:r>
    </w:p>
    <w:p w14:paraId="43091049" w14:textId="77777777" w:rsidR="00A7333E" w:rsidRDefault="00A7333E" w:rsidP="00A7333E">
      <w:pPr>
        <w:pStyle w:val="EnglishHangEndNoCoptic"/>
        <w:ind w:firstLine="0"/>
      </w:pPr>
      <w:r>
        <w:t>raising its form on high.</w:t>
      </w:r>
    </w:p>
    <w:p w14:paraId="4DC29D48" w14:textId="77777777" w:rsidR="00A7333E" w:rsidRDefault="00A7333E" w:rsidP="00A7333E">
      <w:pPr>
        <w:pStyle w:val="EnglishHangNoCoptic"/>
      </w:pPr>
      <w:r>
        <w:t>11 The sun arose, and the moon stood still in its course;</w:t>
      </w:r>
    </w:p>
    <w:p w14:paraId="3E18A80D" w14:textId="77777777" w:rsidR="00A7333E" w:rsidRDefault="00A7333E" w:rsidP="00A7333E">
      <w:pPr>
        <w:pStyle w:val="EnglishHangNoCoptic"/>
        <w:ind w:firstLine="0"/>
      </w:pPr>
      <w:r>
        <w:t>at the light of Your arrows they went forth,</w:t>
      </w:r>
    </w:p>
    <w:p w14:paraId="52F3CCD8" w14:textId="77777777" w:rsidR="00A7333E" w:rsidRDefault="00A7333E" w:rsidP="00A7333E">
      <w:pPr>
        <w:pStyle w:val="EnglishHangEndNoCoptic"/>
        <w:ind w:firstLine="0"/>
      </w:pPr>
      <w:r>
        <w:t>at the flashing of Your gleaming weapons.</w:t>
      </w:r>
    </w:p>
    <w:p w14:paraId="6E06574D" w14:textId="77777777" w:rsidR="00A7333E" w:rsidRDefault="00A7333E" w:rsidP="00A7333E">
      <w:pPr>
        <w:pStyle w:val="EnglishHangNoCoptic"/>
      </w:pPr>
      <w:r>
        <w:t>12 You will bring low the land with a threat;</w:t>
      </w:r>
    </w:p>
    <w:p w14:paraId="04502734" w14:textId="77777777" w:rsidR="00A7333E" w:rsidRDefault="00A7333E" w:rsidP="00A7333E">
      <w:pPr>
        <w:pStyle w:val="EnglishHangEndNoCoptic"/>
        <w:ind w:firstLine="0"/>
      </w:pPr>
      <w:r>
        <w:t>You will break the nations in wrath.</w:t>
      </w:r>
    </w:p>
    <w:p w14:paraId="11FC9DAE" w14:textId="77777777" w:rsidR="00A7333E" w:rsidRDefault="00A7333E" w:rsidP="00A7333E">
      <w:pPr>
        <w:pStyle w:val="EnglishHangNoCoptic"/>
      </w:pPr>
      <w:r>
        <w:t>13 You went forth for the salvation of Your people,</w:t>
      </w:r>
    </w:p>
    <w:p w14:paraId="2339E0FF" w14:textId="77777777" w:rsidR="00A7333E" w:rsidRDefault="00A7333E" w:rsidP="00A7333E">
      <w:pPr>
        <w:pStyle w:val="EnglishHangNoCoptic"/>
        <w:ind w:firstLine="0"/>
      </w:pPr>
      <w:r>
        <w:t>to save Your anointed ones</w:t>
      </w:r>
      <w:r>
        <w:rPr>
          <w:rStyle w:val="FootnoteReference"/>
        </w:rPr>
        <w:footnoteReference w:id="879"/>
      </w:r>
      <w:r>
        <w:t>.</w:t>
      </w:r>
    </w:p>
    <w:p w14:paraId="7E7966BB" w14:textId="77777777" w:rsidR="00A7333E" w:rsidRDefault="00A7333E" w:rsidP="00A7333E">
      <w:pPr>
        <w:pStyle w:val="EnglishHangNoCoptic"/>
        <w:ind w:firstLine="0"/>
      </w:pPr>
      <w:r>
        <w:t>You brought death upon the heads of the lawless</w:t>
      </w:r>
      <w:r>
        <w:rPr>
          <w:rStyle w:val="FootnoteReference"/>
        </w:rPr>
        <w:footnoteReference w:id="880"/>
      </w:r>
      <w:r>
        <w:t>;</w:t>
      </w:r>
    </w:p>
    <w:p w14:paraId="12671ACF" w14:textId="77777777" w:rsidR="00A7333E" w:rsidRDefault="00A7333E" w:rsidP="00A7333E">
      <w:pPr>
        <w:pStyle w:val="EnglishHangEndNoCoptic"/>
        <w:ind w:firstLine="0"/>
      </w:pPr>
      <w:r>
        <w:t xml:space="preserve">You brought fetters upon their neck. </w:t>
      </w:r>
      <w:r w:rsidRPr="006768D5">
        <w:rPr>
          <w:i/>
        </w:rPr>
        <w:t>(Pause.)</w:t>
      </w:r>
    </w:p>
    <w:p w14:paraId="187C28E1" w14:textId="77777777" w:rsidR="00A7333E" w:rsidRDefault="00A7333E" w:rsidP="00A7333E">
      <w:pPr>
        <w:pStyle w:val="EnglishHangNoCoptic"/>
      </w:pPr>
      <w:r>
        <w:t>14 You cut off the heads of rulers in a frenzy;</w:t>
      </w:r>
    </w:p>
    <w:p w14:paraId="6E39039F" w14:textId="77777777" w:rsidR="00A7333E" w:rsidRDefault="00A7333E" w:rsidP="00A7333E">
      <w:pPr>
        <w:pStyle w:val="EnglishHangNoCoptic"/>
        <w:ind w:firstLine="0"/>
      </w:pPr>
      <w:r>
        <w:t>they will tremble in this.</w:t>
      </w:r>
    </w:p>
    <w:p w14:paraId="1C4CDA55" w14:textId="77777777" w:rsidR="00A7333E" w:rsidRDefault="00A7333E" w:rsidP="00A7333E">
      <w:pPr>
        <w:pStyle w:val="EnglishHangNoCoptic"/>
        <w:ind w:firstLine="0"/>
      </w:pPr>
      <w:r>
        <w:t>They will break their bridles</w:t>
      </w:r>
    </w:p>
    <w:p w14:paraId="4B60B430" w14:textId="77777777" w:rsidR="00A7333E" w:rsidRDefault="00A7333E" w:rsidP="00A7333E">
      <w:pPr>
        <w:pStyle w:val="EnglishHangEndNoCoptic"/>
        <w:ind w:firstLine="0"/>
      </w:pPr>
      <w:r>
        <w:t>like a poor man eating in secret.</w:t>
      </w:r>
    </w:p>
    <w:p w14:paraId="57ED6FF3" w14:textId="77777777" w:rsidR="00A7333E" w:rsidRDefault="00A7333E" w:rsidP="00A7333E">
      <w:pPr>
        <w:pStyle w:val="EnglishHangNoCoptic"/>
      </w:pPr>
      <w:r>
        <w:t>15 You ran your horses into the sea,</w:t>
      </w:r>
    </w:p>
    <w:p w14:paraId="4AECA74D" w14:textId="77777777" w:rsidR="00A7333E" w:rsidRDefault="00A7333E" w:rsidP="00A7333E">
      <w:pPr>
        <w:pStyle w:val="EnglishHangEndNoCoptic"/>
        <w:ind w:firstLine="0"/>
      </w:pPr>
      <w:r>
        <w:t>churning up the many waters.</w:t>
      </w:r>
    </w:p>
    <w:p w14:paraId="73DB0FA2" w14:textId="77777777" w:rsidR="00A7333E" w:rsidRDefault="00A7333E" w:rsidP="00A7333E">
      <w:pPr>
        <w:pStyle w:val="EnglishHangNoCoptic"/>
      </w:pPr>
      <w:r>
        <w:t>16 I kept watch, and my belly trembled</w:t>
      </w:r>
    </w:p>
    <w:p w14:paraId="35F3B1D0" w14:textId="77777777" w:rsidR="00A7333E" w:rsidRDefault="00A7333E" w:rsidP="00A7333E">
      <w:pPr>
        <w:pStyle w:val="EnglishHangNoCoptic"/>
        <w:ind w:firstLine="0"/>
      </w:pPr>
      <w:r>
        <w:t>from the sound of the prayer of my lips;</w:t>
      </w:r>
    </w:p>
    <w:p w14:paraId="60F94B0F" w14:textId="77777777" w:rsidR="00A7333E" w:rsidRDefault="00A7333E" w:rsidP="00A7333E">
      <w:pPr>
        <w:pStyle w:val="EnglishHangNoCoptic"/>
        <w:ind w:firstLine="0"/>
      </w:pPr>
      <w:r>
        <w:t>and trembling penetrated into my bones.</w:t>
      </w:r>
    </w:p>
    <w:p w14:paraId="56C157C3" w14:textId="77777777" w:rsidR="00A7333E" w:rsidRDefault="00A7333E" w:rsidP="00A7333E">
      <w:pPr>
        <w:pStyle w:val="EnglishHangNoCoptic"/>
        <w:ind w:firstLine="0"/>
      </w:pPr>
      <w:r>
        <w:t>and my very frame of mind was troubled.</w:t>
      </w:r>
    </w:p>
    <w:p w14:paraId="5250C176" w14:textId="77777777" w:rsidR="00A7333E" w:rsidRDefault="00A7333E" w:rsidP="00A7333E">
      <w:pPr>
        <w:pStyle w:val="EnglishHangNoCoptic"/>
        <w:ind w:firstLine="0"/>
      </w:pPr>
      <w:r>
        <w:t>I will rest in the day of affliction</w:t>
      </w:r>
    </w:p>
    <w:p w14:paraId="7F1A9BBD" w14:textId="77777777" w:rsidR="00A7333E" w:rsidRDefault="00A7333E" w:rsidP="00A7333E">
      <w:pPr>
        <w:pStyle w:val="EnglishHangEndNoCoptic"/>
        <w:ind w:firstLine="0"/>
      </w:pPr>
      <w:r>
        <w:t>to go up to the people of my sojourn.</w:t>
      </w:r>
    </w:p>
    <w:p w14:paraId="3AD593A0" w14:textId="77777777" w:rsidR="00A7333E" w:rsidRDefault="00A7333E" w:rsidP="00A7333E">
      <w:pPr>
        <w:pStyle w:val="EnglishHangNoCoptic"/>
      </w:pPr>
      <w:r>
        <w:t>17 For though the fig tree will not bear fruit</w:t>
      </w:r>
    </w:p>
    <w:p w14:paraId="2E8D459B" w14:textId="77777777" w:rsidR="00A7333E" w:rsidRDefault="00A7333E" w:rsidP="00A7333E">
      <w:pPr>
        <w:pStyle w:val="EnglishHangNoCoptic"/>
        <w:ind w:firstLine="0"/>
      </w:pPr>
      <w:r>
        <w:t>and there are no grapes on the vines;</w:t>
      </w:r>
    </w:p>
    <w:p w14:paraId="7CB41509" w14:textId="77777777" w:rsidR="00A7333E" w:rsidRDefault="00A7333E" w:rsidP="00A7333E">
      <w:pPr>
        <w:pStyle w:val="EnglishHangNoCoptic"/>
        <w:ind w:firstLine="0"/>
      </w:pPr>
      <w:r>
        <w:t>the labor of the olive tree fail</w:t>
      </w:r>
    </w:p>
    <w:p w14:paraId="2397F049" w14:textId="77777777" w:rsidR="00A7333E" w:rsidRDefault="00A7333E" w:rsidP="00A7333E">
      <w:pPr>
        <w:pStyle w:val="EnglishHangNoCoptic"/>
        <w:ind w:firstLine="0"/>
      </w:pPr>
      <w:r>
        <w:t>and the fields yield no food;</w:t>
      </w:r>
    </w:p>
    <w:p w14:paraId="16E9D74C" w14:textId="77777777" w:rsidR="00A7333E" w:rsidRDefault="00A7333E" w:rsidP="00A7333E">
      <w:pPr>
        <w:pStyle w:val="EnglishHangNoCoptic"/>
        <w:ind w:firstLine="0"/>
      </w:pPr>
      <w:r>
        <w:t>though the sheep have no pasture</w:t>
      </w:r>
    </w:p>
    <w:p w14:paraId="23F5299F" w14:textId="77777777" w:rsidR="00A7333E" w:rsidRDefault="00A7333E" w:rsidP="00A7333E">
      <w:pPr>
        <w:pStyle w:val="EnglishHangEndNoCoptic"/>
        <w:ind w:firstLine="0"/>
      </w:pPr>
      <w:r>
        <w:t>and there are no oxen at the mangers;</w:t>
      </w:r>
    </w:p>
    <w:p w14:paraId="0F4A7648" w14:textId="77777777" w:rsidR="00A7333E" w:rsidRDefault="00A7333E" w:rsidP="00A7333E">
      <w:pPr>
        <w:pStyle w:val="EnglishHangNoCoptic"/>
      </w:pPr>
      <w:r>
        <w:lastRenderedPageBreak/>
        <w:t>18 yet I will glory in the Lord;</w:t>
      </w:r>
    </w:p>
    <w:p w14:paraId="36A86081" w14:textId="77777777" w:rsidR="00A7333E" w:rsidRDefault="00A7333E" w:rsidP="00A7333E">
      <w:pPr>
        <w:pStyle w:val="EnglishHangEndNoCoptic"/>
        <w:ind w:firstLine="0"/>
      </w:pPr>
      <w:r>
        <w:t>I will rejoice in God my Saviour.</w:t>
      </w:r>
    </w:p>
    <w:p w14:paraId="748AFF1D" w14:textId="77777777" w:rsidR="00A7333E" w:rsidRDefault="00A7333E" w:rsidP="00A7333E">
      <w:pPr>
        <w:pStyle w:val="EnglishHangNoCoptic"/>
      </w:pPr>
      <w:r>
        <w:t>19 The Lord God is my strength;</w:t>
      </w:r>
    </w:p>
    <w:p w14:paraId="1369FBF7" w14:textId="77777777" w:rsidR="00A7333E" w:rsidRDefault="00A7333E" w:rsidP="00A7333E">
      <w:pPr>
        <w:pStyle w:val="EnglishHangNoCoptic"/>
        <w:ind w:firstLine="0"/>
      </w:pPr>
      <w:r>
        <w:t>He will direct my feet to the end;</w:t>
      </w:r>
    </w:p>
    <w:p w14:paraId="63F3F318" w14:textId="77777777" w:rsidR="00A7333E" w:rsidRDefault="00A7333E" w:rsidP="00A7333E">
      <w:pPr>
        <w:pStyle w:val="EnglishHangNoCoptic"/>
        <w:ind w:firstLine="0"/>
      </w:pPr>
      <w:r>
        <w:t>He will set me upon high places,</w:t>
      </w:r>
    </w:p>
    <w:p w14:paraId="20C1BAAF" w14:textId="77777777" w:rsidR="00A7333E" w:rsidRDefault="00A7333E" w:rsidP="00A7333E">
      <w:pPr>
        <w:pStyle w:val="EnglishHangEndNoCoptic"/>
        <w:ind w:firstLine="0"/>
      </w:pPr>
      <w:r>
        <w:t>to conquer by His song.</w:t>
      </w:r>
    </w:p>
    <w:p w14:paraId="432392AE" w14:textId="7746747F" w:rsidR="00A7333E" w:rsidRDefault="00A7333E" w:rsidP="00A7333E">
      <w:pPr>
        <w:pStyle w:val="Heading4"/>
      </w:pPr>
      <w:r>
        <w:t xml:space="preserve">The Prayer of </w:t>
      </w:r>
      <w:r w:rsidR="00770265">
        <w:t>Jonas</w:t>
      </w:r>
      <w:r>
        <w:t xml:space="preserve"> the Prophet</w:t>
      </w:r>
    </w:p>
    <w:p w14:paraId="46BF0583" w14:textId="5A0978C9" w:rsidR="00A7333E" w:rsidRDefault="00A7333E" w:rsidP="00A7333E">
      <w:pPr>
        <w:pStyle w:val="Rubric"/>
      </w:pPr>
      <w:r>
        <w:t>(</w:t>
      </w:r>
      <w:r w:rsidR="00770265">
        <w:t>Jonas</w:t>
      </w:r>
      <w:r>
        <w:t xml:space="preserve"> 2:2-10. Coptic rite: Joyous Saturday, Byzantine rite: Sixth Ode; 2And from the belly of the sea creature, Jonah prayed to the Lord his God, 3and said,)</w:t>
      </w:r>
    </w:p>
    <w:p w14:paraId="489E74F2" w14:textId="562E51EF" w:rsidR="00770265" w:rsidRDefault="00770265" w:rsidP="00A7333E">
      <w:pPr>
        <w:pStyle w:val="Rubric"/>
      </w:pPr>
      <w:r>
        <w:t>A reading from the Book of Jonas the Prophet. His blessing be upon us all. Amen.</w:t>
      </w:r>
    </w:p>
    <w:p w14:paraId="29434670" w14:textId="77777777" w:rsidR="00A7333E" w:rsidRDefault="00A7333E" w:rsidP="00A7333E">
      <w:pPr>
        <w:pStyle w:val="EnglishHangNoCoptic"/>
      </w:pPr>
      <w:r>
        <w:t>“I cried out in my affliction to the Lord, my God,</w:t>
      </w:r>
    </w:p>
    <w:p w14:paraId="14F1F3FB" w14:textId="77777777" w:rsidR="00A7333E" w:rsidRDefault="00A7333E" w:rsidP="00A7333E">
      <w:pPr>
        <w:pStyle w:val="EnglishHangNoCoptic"/>
        <w:ind w:firstLine="0"/>
      </w:pPr>
      <w:r>
        <w:t>and He heard my voice;</w:t>
      </w:r>
    </w:p>
    <w:p w14:paraId="2129ADFD" w14:textId="77777777" w:rsidR="00A7333E" w:rsidRDefault="00A7333E" w:rsidP="00A7333E">
      <w:pPr>
        <w:pStyle w:val="EnglishHangEndNoCoptic"/>
        <w:ind w:firstLine="0"/>
      </w:pPr>
      <w:r>
        <w:t>out of the belly of Hades, You heard the cry of my voice.</w:t>
      </w:r>
    </w:p>
    <w:p w14:paraId="57049987" w14:textId="77777777" w:rsidR="00A7333E" w:rsidRDefault="00A7333E" w:rsidP="00A7333E">
      <w:pPr>
        <w:pStyle w:val="EnglishHangNoCoptic"/>
      </w:pPr>
      <w:r>
        <w:t>4 You cast me into the depths of the heart of the sea,</w:t>
      </w:r>
    </w:p>
    <w:p w14:paraId="6682A8FB" w14:textId="77777777" w:rsidR="00A7333E" w:rsidRDefault="00A7333E" w:rsidP="00A7333E">
      <w:pPr>
        <w:pStyle w:val="EnglishHangNoCoptic"/>
        <w:ind w:firstLine="0"/>
      </w:pPr>
      <w:r>
        <w:t>and rivers encompassed me;</w:t>
      </w:r>
    </w:p>
    <w:p w14:paraId="3D999653" w14:textId="77777777" w:rsidR="00A7333E" w:rsidRDefault="00A7333E" w:rsidP="00A7333E">
      <w:pPr>
        <w:pStyle w:val="EnglishHangEndNoCoptic"/>
        <w:ind w:firstLine="0"/>
      </w:pPr>
      <w:r>
        <w:t>all Your surging waters and Your waves passed over me.</w:t>
      </w:r>
    </w:p>
    <w:p w14:paraId="4828D2A2" w14:textId="77777777" w:rsidR="00A7333E" w:rsidRDefault="00A7333E" w:rsidP="00A7333E">
      <w:pPr>
        <w:pStyle w:val="EnglishHangNoCoptic"/>
      </w:pPr>
      <w:r>
        <w:t>5 And I said, ‘I have been driven away from Your sight;</w:t>
      </w:r>
    </w:p>
    <w:p w14:paraId="61255A94" w14:textId="77777777" w:rsidR="00A7333E" w:rsidRDefault="00A7333E" w:rsidP="00A7333E">
      <w:pPr>
        <w:pStyle w:val="EnglishHangEndNoCoptic"/>
        <w:ind w:firstLine="0"/>
      </w:pPr>
      <w:r>
        <w:t>Will I look again with favor toward Your holy temple?’</w:t>
      </w:r>
    </w:p>
    <w:p w14:paraId="7110D5C6" w14:textId="77777777" w:rsidR="00A7333E" w:rsidRDefault="00A7333E" w:rsidP="00A7333E">
      <w:pPr>
        <w:pStyle w:val="EnglishHangNoCoptic"/>
      </w:pPr>
      <w:r>
        <w:t>6 Water is poured over me to my soul;</w:t>
      </w:r>
    </w:p>
    <w:p w14:paraId="2DE6105B" w14:textId="77777777" w:rsidR="00A7333E" w:rsidRDefault="00A7333E" w:rsidP="00A7333E">
      <w:pPr>
        <w:pStyle w:val="EnglishHangNoCoptic"/>
        <w:ind w:firstLine="0"/>
      </w:pPr>
      <w:r>
        <w:t>the lowest depth encircled me;</w:t>
      </w:r>
    </w:p>
    <w:p w14:paraId="6E0E3D9C" w14:textId="77777777" w:rsidR="00A7333E" w:rsidRDefault="00A7333E" w:rsidP="00A7333E">
      <w:pPr>
        <w:pStyle w:val="EnglishHangEndNoCoptic"/>
        <w:ind w:firstLine="0"/>
      </w:pPr>
      <w:r>
        <w:t>my head sank into the clefts of the mountains.</w:t>
      </w:r>
    </w:p>
    <w:p w14:paraId="335E7F9C" w14:textId="77777777" w:rsidR="00A7333E" w:rsidRDefault="00A7333E" w:rsidP="00A7333E">
      <w:pPr>
        <w:pStyle w:val="EnglishHangNoCoptic"/>
      </w:pPr>
      <w:r>
        <w:t>7 I descended into the earth,</w:t>
      </w:r>
    </w:p>
    <w:p w14:paraId="4B5259EA" w14:textId="77777777" w:rsidR="00A7333E" w:rsidRDefault="00A7333E" w:rsidP="00A7333E">
      <w:pPr>
        <w:pStyle w:val="EnglishHangNoCoptic"/>
        <w:ind w:firstLine="0"/>
      </w:pPr>
      <w:r>
        <w:t>whose bars are everlasting barriers;</w:t>
      </w:r>
    </w:p>
    <w:p w14:paraId="31504278" w14:textId="77777777" w:rsidR="00A7333E" w:rsidRDefault="00A7333E" w:rsidP="00A7333E">
      <w:pPr>
        <w:pStyle w:val="EnglishHangNoCoptic"/>
        <w:ind w:firstLine="0"/>
      </w:pPr>
      <w:r>
        <w:t>yet let my life ascend from corruption,</w:t>
      </w:r>
    </w:p>
    <w:p w14:paraId="6F12D4FA" w14:textId="77777777" w:rsidR="00A7333E" w:rsidRDefault="00A7333E" w:rsidP="00A7333E">
      <w:pPr>
        <w:pStyle w:val="EnglishHangEndNoCoptic"/>
        <w:ind w:firstLine="0"/>
      </w:pPr>
      <w:r>
        <w:t>O Lord, my God.</w:t>
      </w:r>
    </w:p>
    <w:p w14:paraId="40815D6D" w14:textId="77777777" w:rsidR="00A7333E" w:rsidRDefault="00A7333E" w:rsidP="00A7333E">
      <w:pPr>
        <w:pStyle w:val="EnglishHangNoCoptic"/>
      </w:pPr>
      <w:r>
        <w:t>8 When my soul was failing from me,</w:t>
      </w:r>
    </w:p>
    <w:p w14:paraId="3DE9F9F0" w14:textId="77777777" w:rsidR="00A7333E" w:rsidRDefault="00A7333E" w:rsidP="00A7333E">
      <w:pPr>
        <w:pStyle w:val="EnglishHangNoCoptic"/>
        <w:ind w:firstLine="0"/>
      </w:pPr>
      <w:r>
        <w:t>I remembered the Lord.</w:t>
      </w:r>
    </w:p>
    <w:p w14:paraId="54262FC6" w14:textId="77777777" w:rsidR="00A7333E" w:rsidRDefault="00A7333E" w:rsidP="00A7333E">
      <w:pPr>
        <w:pStyle w:val="EnglishHangEndNoCoptic"/>
        <w:ind w:firstLine="0"/>
      </w:pPr>
      <w:r>
        <w:t>May my prayer be brought to You,</w:t>
      </w:r>
    </w:p>
    <w:p w14:paraId="580392A0" w14:textId="77777777" w:rsidR="00A7333E" w:rsidRDefault="00A7333E" w:rsidP="00A7333E">
      <w:pPr>
        <w:pStyle w:val="EnglishHangEndNoCoptic"/>
        <w:ind w:firstLine="0"/>
      </w:pPr>
      <w:r>
        <w:t>into Your holy temple.</w:t>
      </w:r>
    </w:p>
    <w:p w14:paraId="1C1CD9D8" w14:textId="77777777" w:rsidR="00A7333E" w:rsidRDefault="00A7333E" w:rsidP="00A7333E">
      <w:pPr>
        <w:pStyle w:val="EnglishHangNoCoptic"/>
      </w:pPr>
      <w:r>
        <w:t>9 Those who follow vanity and lies</w:t>
      </w:r>
    </w:p>
    <w:p w14:paraId="19DE0585" w14:textId="77777777" w:rsidR="00A7333E" w:rsidRDefault="00A7333E" w:rsidP="00A7333E">
      <w:pPr>
        <w:pStyle w:val="EnglishHangEndNoCoptic"/>
        <w:ind w:firstLine="0"/>
      </w:pPr>
      <w:r>
        <w:t>forsake their own mercy.</w:t>
      </w:r>
    </w:p>
    <w:p w14:paraId="75866ED1" w14:textId="77777777" w:rsidR="00A7333E" w:rsidRDefault="00A7333E" w:rsidP="00A7333E">
      <w:pPr>
        <w:pStyle w:val="EnglishHangNoCoptic"/>
      </w:pPr>
      <w:r>
        <w:lastRenderedPageBreak/>
        <w:t>10 But with a voice of confession</w:t>
      </w:r>
      <w:r>
        <w:rPr>
          <w:rStyle w:val="FootnoteReference"/>
        </w:rPr>
        <w:footnoteReference w:id="881"/>
      </w:r>
      <w:r>
        <w:t xml:space="preserve"> and praise,</w:t>
      </w:r>
    </w:p>
    <w:p w14:paraId="41564E46" w14:textId="77777777" w:rsidR="00A7333E" w:rsidRDefault="00A7333E" w:rsidP="00A7333E">
      <w:pPr>
        <w:pStyle w:val="EnglishHangNoCoptic"/>
        <w:ind w:firstLine="0"/>
      </w:pPr>
      <w:r>
        <w:t>I will sacrifice to You.</w:t>
      </w:r>
    </w:p>
    <w:p w14:paraId="2705A122" w14:textId="77777777" w:rsidR="00A7333E" w:rsidRDefault="00A7333E" w:rsidP="00A7333E">
      <w:pPr>
        <w:pStyle w:val="EnglishHangNoCoptic"/>
        <w:ind w:firstLine="0"/>
      </w:pPr>
      <w:r>
        <w:t>I will offer up to You as much as I vowed,</w:t>
      </w:r>
    </w:p>
    <w:p w14:paraId="1E0356B1" w14:textId="77777777" w:rsidR="00A7333E" w:rsidRDefault="00A7333E" w:rsidP="00A7333E">
      <w:pPr>
        <w:pStyle w:val="EnglishHangEndNoCoptic"/>
        <w:ind w:firstLine="0"/>
      </w:pPr>
      <w:r>
        <w:t>to You, the Lord of my Deliverance.”</w:t>
      </w:r>
    </w:p>
    <w:p w14:paraId="012186C4" w14:textId="77777777" w:rsidR="00A7333E" w:rsidRDefault="00A7333E" w:rsidP="00A7333E">
      <w:pPr>
        <w:pStyle w:val="Heading4"/>
      </w:pPr>
      <w:r>
        <w:t>The Prayer of Hezekiah the King</w:t>
      </w:r>
    </w:p>
    <w:p w14:paraId="7E3BC519" w14:textId="68AABBA3" w:rsidR="00A7333E" w:rsidRDefault="00A7333E" w:rsidP="00A7333E">
      <w:pPr>
        <w:pStyle w:val="Rubric"/>
      </w:pPr>
      <w:r>
        <w:t>(Esaias 38:9-20. Coptic rite: Joyous Saturday; 9</w:t>
      </w:r>
      <w:r w:rsidRPr="00170FFC">
        <w:t>The prayer of Hezekiah king of Judah when he was sick and recovered from his sickness:</w:t>
      </w:r>
      <w:r>
        <w:t>)</w:t>
      </w:r>
    </w:p>
    <w:p w14:paraId="78ED5033" w14:textId="3B2371CF" w:rsidR="00770265" w:rsidRDefault="00770265" w:rsidP="00A7333E">
      <w:pPr>
        <w:pStyle w:val="Rubric"/>
      </w:pPr>
      <w:r>
        <w:t>A reading from the book of Esias the Prophet. His blessing be upon us all. Amen.</w:t>
      </w:r>
    </w:p>
    <w:p w14:paraId="56053D41" w14:textId="77777777" w:rsidR="00A7333E" w:rsidRDefault="00A7333E" w:rsidP="00A7333E">
      <w:pPr>
        <w:pStyle w:val="EnglishHangNoCoptic"/>
      </w:pPr>
      <w:r w:rsidRPr="00170FFC">
        <w:t>“I said at the end of m</w:t>
      </w:r>
      <w:r>
        <w:t>y days, near the gates of Hades,</w:t>
      </w:r>
    </w:p>
    <w:p w14:paraId="220BBEA8" w14:textId="77777777" w:rsidR="00A7333E" w:rsidRDefault="00A7333E" w:rsidP="00A7333E">
      <w:pPr>
        <w:pStyle w:val="EnglishHangEndNoCoptic"/>
        <w:ind w:firstLine="0"/>
      </w:pPr>
      <w:r w:rsidRPr="00170FFC">
        <w:t xml:space="preserve">‘I </w:t>
      </w:r>
      <w:r>
        <w:t>will</w:t>
      </w:r>
      <w:r w:rsidRPr="00170FFC">
        <w:t xml:space="preserve"> leave behind the remainder of my y</w:t>
      </w:r>
      <w:r>
        <w:t>ears.’</w:t>
      </w:r>
    </w:p>
    <w:p w14:paraId="379DF6EB" w14:textId="77777777" w:rsidR="00A7333E" w:rsidRDefault="00A7333E" w:rsidP="00A7333E">
      <w:pPr>
        <w:pStyle w:val="EnglishHangNoCoptic"/>
      </w:pPr>
      <w:r w:rsidRPr="00170FFC">
        <w:t>11</w:t>
      </w:r>
      <w:r>
        <w:t xml:space="preserve"> I said, ‘I will no longer see</w:t>
      </w:r>
    </w:p>
    <w:p w14:paraId="42165E94" w14:textId="77777777" w:rsidR="00A7333E" w:rsidRDefault="00A7333E" w:rsidP="00A7333E">
      <w:pPr>
        <w:pStyle w:val="EnglishHangNoCoptic"/>
        <w:ind w:firstLine="0"/>
      </w:pPr>
      <w:r w:rsidRPr="00170FFC">
        <w:t>the salv</w:t>
      </w:r>
      <w:r>
        <w:t>ation of my God upon the earth;</w:t>
      </w:r>
    </w:p>
    <w:p w14:paraId="6F3718FF" w14:textId="77777777" w:rsidR="00A7333E" w:rsidRDefault="00A7333E" w:rsidP="00A7333E">
      <w:pPr>
        <w:pStyle w:val="EnglishHangNoCoptic"/>
        <w:ind w:firstLine="0"/>
      </w:pPr>
      <w:r>
        <w:t>I will no longer see a man</w:t>
      </w:r>
    </w:p>
    <w:p w14:paraId="2FC6E88C" w14:textId="77777777" w:rsidR="00A7333E" w:rsidRDefault="00A7333E" w:rsidP="00A7333E">
      <w:pPr>
        <w:pStyle w:val="EnglishHangEndNoCoptic"/>
        <w:ind w:firstLine="0"/>
      </w:pPr>
      <w:r>
        <w:t>From among my kindred.’</w:t>
      </w:r>
    </w:p>
    <w:p w14:paraId="7CD40AB6" w14:textId="77777777" w:rsidR="00A7333E" w:rsidRDefault="00A7333E" w:rsidP="00A7333E">
      <w:pPr>
        <w:pStyle w:val="EnglishHangNoCoptic"/>
      </w:pPr>
      <w:r w:rsidRPr="00170FFC">
        <w:t>12</w:t>
      </w:r>
      <w:r>
        <w:t xml:space="preserve"> </w:t>
      </w:r>
      <w:r w:rsidRPr="00170FFC">
        <w:t>I left b</w:t>
      </w:r>
      <w:r>
        <w:t>ehind what remained of my life.</w:t>
      </w:r>
    </w:p>
    <w:p w14:paraId="6DABEFBC" w14:textId="77777777" w:rsidR="00A7333E" w:rsidRDefault="00A7333E" w:rsidP="00A7333E">
      <w:pPr>
        <w:pStyle w:val="EnglishHangNoCoptic"/>
        <w:ind w:firstLine="0"/>
      </w:pPr>
      <w:r w:rsidRPr="00170FFC">
        <w:t>It</w:t>
      </w:r>
      <w:r>
        <w:t xml:space="preserve"> went away and departed from me</w:t>
      </w:r>
    </w:p>
    <w:p w14:paraId="7818F6CE" w14:textId="77777777" w:rsidR="00A7333E" w:rsidRDefault="00A7333E" w:rsidP="00A7333E">
      <w:pPr>
        <w:pStyle w:val="EnglishHangNoCoptic"/>
        <w:ind w:firstLine="0"/>
      </w:pPr>
      <w:r>
        <w:t>like one who takes down a tent.</w:t>
      </w:r>
    </w:p>
    <w:p w14:paraId="70C1323F" w14:textId="77777777" w:rsidR="00A7333E" w:rsidRDefault="00A7333E" w:rsidP="00A7333E">
      <w:pPr>
        <w:pStyle w:val="EnglishHangNoCoptic"/>
        <w:ind w:firstLine="0"/>
      </w:pPr>
      <w:r w:rsidRPr="00170FFC">
        <w:t xml:space="preserve">My breath became </w:t>
      </w:r>
      <w:r>
        <w:t>like a web</w:t>
      </w:r>
      <w:r w:rsidRPr="00170FFC">
        <w:t xml:space="preserve"> </w:t>
      </w:r>
      <w:r>
        <w:t xml:space="preserve">of a weaver </w:t>
      </w:r>
    </w:p>
    <w:p w14:paraId="3EB18D01" w14:textId="77777777" w:rsidR="00A7333E" w:rsidRDefault="00A7333E" w:rsidP="00A7333E">
      <w:pPr>
        <w:pStyle w:val="EnglishHangEndNoCoptic"/>
        <w:ind w:firstLine="0"/>
      </w:pPr>
      <w:r>
        <w:t>within me, when she draws near to cut it.</w:t>
      </w:r>
    </w:p>
    <w:p w14:paraId="3C7B2B6B" w14:textId="77777777" w:rsidR="00A7333E" w:rsidRDefault="00A7333E" w:rsidP="00A7333E">
      <w:pPr>
        <w:pStyle w:val="EnglishHangNoCoptic"/>
      </w:pPr>
      <w:r w:rsidRPr="00170FFC">
        <w:t>13</w:t>
      </w:r>
      <w:r>
        <w:t xml:space="preserve"> On that day I was given</w:t>
      </w:r>
    </w:p>
    <w:p w14:paraId="5C3D695B" w14:textId="77777777" w:rsidR="00A7333E" w:rsidRDefault="00A7333E" w:rsidP="00A7333E">
      <w:pPr>
        <w:pStyle w:val="EnglishHangNoCoptic"/>
        <w:ind w:firstLine="0"/>
      </w:pPr>
      <w:r>
        <w:t>as to a lion until morning;</w:t>
      </w:r>
    </w:p>
    <w:p w14:paraId="3AFFBED2" w14:textId="77777777" w:rsidR="00A7333E" w:rsidRDefault="00A7333E" w:rsidP="00A7333E">
      <w:pPr>
        <w:pStyle w:val="EnglishHangNoCoptic"/>
        <w:ind w:firstLine="0"/>
      </w:pPr>
      <w:r>
        <w:t>so He broke my bones,</w:t>
      </w:r>
    </w:p>
    <w:p w14:paraId="00485450" w14:textId="77777777" w:rsidR="00A7333E" w:rsidRDefault="00A7333E" w:rsidP="00A7333E">
      <w:pPr>
        <w:pStyle w:val="EnglishHangEndNoCoptic"/>
        <w:ind w:firstLine="0"/>
      </w:pPr>
      <w:r w:rsidRPr="00170FFC">
        <w:t xml:space="preserve">for </w:t>
      </w:r>
      <w:r>
        <w:t>I was given to him</w:t>
      </w:r>
      <w:r w:rsidRPr="00170FFC">
        <w:t xml:space="preserve"> from da</w:t>
      </w:r>
      <w:r>
        <w:t>y until night.</w:t>
      </w:r>
    </w:p>
    <w:p w14:paraId="71D72241" w14:textId="77777777" w:rsidR="00A7333E" w:rsidRDefault="00A7333E" w:rsidP="00A7333E">
      <w:pPr>
        <w:pStyle w:val="EnglishHangNoCoptic"/>
      </w:pPr>
      <w:r w:rsidRPr="00170FFC">
        <w:t>14</w:t>
      </w:r>
      <w:r>
        <w:t xml:space="preserve"> I will cry out like a swallow;</w:t>
      </w:r>
    </w:p>
    <w:p w14:paraId="654A035C" w14:textId="77777777" w:rsidR="00A7333E" w:rsidRDefault="00A7333E" w:rsidP="00A7333E">
      <w:pPr>
        <w:pStyle w:val="EnglishHangNoCoptic"/>
        <w:ind w:firstLine="0"/>
      </w:pPr>
      <w:r>
        <w:t>I will mourn like a dove.</w:t>
      </w:r>
    </w:p>
    <w:p w14:paraId="636FD04A" w14:textId="77777777" w:rsidR="00A7333E" w:rsidRDefault="00A7333E" w:rsidP="00A7333E">
      <w:pPr>
        <w:pStyle w:val="EnglishHangNoCoptic"/>
        <w:ind w:firstLine="0"/>
      </w:pPr>
      <w:r w:rsidRPr="00170FFC">
        <w:t xml:space="preserve">My eyes </w:t>
      </w:r>
      <w:r>
        <w:t xml:space="preserve">have </w:t>
      </w:r>
      <w:r w:rsidRPr="00170FFC">
        <w:t>fail from l</w:t>
      </w:r>
      <w:r>
        <w:t>ooking to the height of heaven,</w:t>
      </w:r>
    </w:p>
    <w:p w14:paraId="539687FD" w14:textId="77777777" w:rsidR="00A7333E" w:rsidRDefault="00A7333E" w:rsidP="00A7333E">
      <w:pPr>
        <w:pStyle w:val="EnglishHangNoCoptic"/>
        <w:ind w:firstLine="0"/>
      </w:pPr>
      <w:r w:rsidRPr="00170FFC">
        <w:t>to</w:t>
      </w:r>
      <w:r>
        <w:t>ward the Lord, who delivered me</w:t>
      </w:r>
    </w:p>
    <w:p w14:paraId="50EBDE55" w14:textId="77777777" w:rsidR="00A7333E" w:rsidRDefault="00A7333E" w:rsidP="00A7333E">
      <w:pPr>
        <w:pStyle w:val="EnglishHangEndNoCoptic"/>
        <w:ind w:firstLine="0"/>
      </w:pPr>
      <w:r w:rsidRPr="00170FFC">
        <w:t>15</w:t>
      </w:r>
      <w:r>
        <w:t xml:space="preserve"> </w:t>
      </w:r>
      <w:r w:rsidRPr="00170FFC">
        <w:t>a</w:t>
      </w:r>
      <w:r>
        <w:t>nd removed the pain of my soul.</w:t>
      </w:r>
    </w:p>
    <w:p w14:paraId="03BD5287" w14:textId="77777777" w:rsidR="00A7333E" w:rsidRDefault="00A7333E" w:rsidP="00A7333E">
      <w:pPr>
        <w:pStyle w:val="EnglishHangNoCoptic"/>
      </w:pPr>
      <w:r w:rsidRPr="00170FFC">
        <w:t>16</w:t>
      </w:r>
      <w:r>
        <w:t xml:space="preserve"> </w:t>
      </w:r>
      <w:r w:rsidRPr="00170FFC">
        <w:t>O Lord,</w:t>
      </w:r>
      <w:r>
        <w:t xml:space="preserve"> it was told You concerning this,</w:t>
      </w:r>
    </w:p>
    <w:p w14:paraId="1113AAE3" w14:textId="77777777" w:rsidR="00A7333E" w:rsidRDefault="00A7333E" w:rsidP="00A7333E">
      <w:pPr>
        <w:pStyle w:val="EnglishHangNoCoptic"/>
        <w:ind w:firstLine="0"/>
      </w:pPr>
      <w:r>
        <w:t>and You revived my breath;</w:t>
      </w:r>
    </w:p>
    <w:p w14:paraId="3A8F6F87" w14:textId="77777777" w:rsidR="00A7333E" w:rsidRDefault="00A7333E" w:rsidP="00A7333E">
      <w:pPr>
        <w:pStyle w:val="EnglishHangEndNoCoptic"/>
        <w:ind w:firstLine="0"/>
      </w:pPr>
      <w:r>
        <w:t>and I was comforted, and lived!</w:t>
      </w:r>
    </w:p>
    <w:p w14:paraId="2BB65633" w14:textId="77777777" w:rsidR="00A7333E" w:rsidRDefault="00A7333E" w:rsidP="00A7333E">
      <w:pPr>
        <w:pStyle w:val="EnglishHangNoCoptic"/>
      </w:pPr>
      <w:r>
        <w:lastRenderedPageBreak/>
        <w:t>17 For You have chosen my soul,</w:t>
      </w:r>
    </w:p>
    <w:p w14:paraId="0D15B94C" w14:textId="77777777" w:rsidR="00A7333E" w:rsidRDefault="00A7333E" w:rsidP="00A7333E">
      <w:pPr>
        <w:pStyle w:val="EnglishHangNoCoptic"/>
        <w:ind w:firstLine="0"/>
      </w:pPr>
      <w:r>
        <w:t>that it should not perish,</w:t>
      </w:r>
    </w:p>
    <w:p w14:paraId="15725920" w14:textId="77777777" w:rsidR="00A7333E" w:rsidRDefault="00A7333E" w:rsidP="00A7333E">
      <w:pPr>
        <w:pStyle w:val="EnglishHangNoCoptic"/>
        <w:ind w:firstLine="0"/>
      </w:pPr>
      <w:r w:rsidRPr="00170FFC">
        <w:t xml:space="preserve">and </w:t>
      </w:r>
      <w:r>
        <w:t>You cast all my sins</w:t>
      </w:r>
    </w:p>
    <w:p w14:paraId="5ED1E329" w14:textId="77777777" w:rsidR="00A7333E" w:rsidRDefault="00A7333E" w:rsidP="00A7333E">
      <w:pPr>
        <w:pStyle w:val="EnglishHangEndNoCoptic"/>
        <w:ind w:firstLine="0"/>
      </w:pPr>
      <w:r>
        <w:t>behind me.</w:t>
      </w:r>
    </w:p>
    <w:p w14:paraId="35048120" w14:textId="77777777" w:rsidR="00A7333E" w:rsidRDefault="00A7333E" w:rsidP="00A7333E">
      <w:pPr>
        <w:pStyle w:val="EnglishHangNoCoptic"/>
      </w:pPr>
      <w:r w:rsidRPr="00170FFC">
        <w:t>18</w:t>
      </w:r>
      <w:r>
        <w:t xml:space="preserve"> </w:t>
      </w:r>
      <w:r w:rsidRPr="00170FFC">
        <w:t>For those</w:t>
      </w:r>
      <w:r>
        <w:t xml:space="preserve"> in Hades will not praise You,</w:t>
      </w:r>
    </w:p>
    <w:p w14:paraId="08DA6B51" w14:textId="77777777" w:rsidR="00A7333E" w:rsidRDefault="00A7333E" w:rsidP="00A7333E">
      <w:pPr>
        <w:pStyle w:val="EnglishHangNoCoptic"/>
        <w:ind w:firstLine="0"/>
      </w:pPr>
      <w:r w:rsidRPr="00170FFC">
        <w:t>n</w:t>
      </w:r>
      <w:r>
        <w:t>either will the dead bless You;</w:t>
      </w:r>
    </w:p>
    <w:p w14:paraId="3E53A8DD" w14:textId="77777777" w:rsidR="00A7333E" w:rsidRDefault="00A7333E" w:rsidP="00A7333E">
      <w:pPr>
        <w:pStyle w:val="EnglishHangNoCoptic"/>
        <w:ind w:firstLine="0"/>
      </w:pPr>
      <w:r>
        <w:t>nor shall those in Hades hope</w:t>
      </w:r>
    </w:p>
    <w:p w14:paraId="2A820718" w14:textId="77777777" w:rsidR="00A7333E" w:rsidRDefault="00A7333E" w:rsidP="00A7333E">
      <w:pPr>
        <w:pStyle w:val="EnglishHangEndNoCoptic"/>
        <w:ind w:firstLine="0"/>
      </w:pPr>
      <w:r>
        <w:t>for Your mercy.</w:t>
      </w:r>
    </w:p>
    <w:p w14:paraId="5956F145" w14:textId="77777777" w:rsidR="00A7333E" w:rsidRDefault="00A7333E" w:rsidP="00A7333E">
      <w:pPr>
        <w:pStyle w:val="EnglishHangNoCoptic"/>
      </w:pPr>
      <w:r>
        <w:t>19 The living will praise You</w:t>
      </w:r>
    </w:p>
    <w:p w14:paraId="7772BDD4" w14:textId="77777777" w:rsidR="00A7333E" w:rsidRDefault="00A7333E" w:rsidP="00A7333E">
      <w:pPr>
        <w:pStyle w:val="EnglishHangNoCoptic"/>
        <w:ind w:firstLine="0"/>
      </w:pPr>
      <w:r w:rsidRPr="00170FFC">
        <w:t>as I</w:t>
      </w:r>
      <w:r>
        <w:t xml:space="preserve"> do,</w:t>
      </w:r>
    </w:p>
    <w:p w14:paraId="07E95F16" w14:textId="77777777" w:rsidR="00A7333E" w:rsidRDefault="00A7333E" w:rsidP="00A7333E">
      <w:pPr>
        <w:pStyle w:val="EnglishHangNoCoptic"/>
        <w:ind w:firstLine="0"/>
      </w:pPr>
      <w:r>
        <w:t>for from this day forward, I will cause children</w:t>
      </w:r>
    </w:p>
    <w:p w14:paraId="1EF18637" w14:textId="77777777" w:rsidR="00A7333E" w:rsidRDefault="00A7333E" w:rsidP="00A7333E">
      <w:pPr>
        <w:pStyle w:val="EnglishHangNoCoptic"/>
        <w:ind w:firstLine="0"/>
      </w:pPr>
      <w:r w:rsidRPr="00170FFC">
        <w:t>to declare Your righteo</w:t>
      </w:r>
      <w:r>
        <w:t>usness,</w:t>
      </w:r>
    </w:p>
    <w:p w14:paraId="32B6C0CD" w14:textId="77777777" w:rsidR="00A7333E" w:rsidRDefault="00A7333E" w:rsidP="00A7333E">
      <w:pPr>
        <w:pStyle w:val="EnglishHangEndNoCoptic"/>
        <w:ind w:firstLine="0"/>
      </w:pPr>
      <w:r>
        <w:t>O Lord of my salvation.</w:t>
      </w:r>
    </w:p>
    <w:p w14:paraId="280F43A1" w14:textId="77777777" w:rsidR="00A7333E" w:rsidRDefault="00A7333E" w:rsidP="00A7333E">
      <w:pPr>
        <w:pStyle w:val="EnglishHangNoCoptic"/>
      </w:pPr>
      <w:r w:rsidRPr="00170FFC">
        <w:t>20</w:t>
      </w:r>
      <w:r>
        <w:t xml:space="preserve"> A</w:t>
      </w:r>
      <w:r w:rsidRPr="00170FFC">
        <w:t xml:space="preserve">nd I </w:t>
      </w:r>
      <w:r>
        <w:t>will</w:t>
      </w:r>
      <w:r w:rsidRPr="00170FFC">
        <w:t xml:space="preserve"> not cease</w:t>
      </w:r>
      <w:r>
        <w:t xml:space="preserve"> praising</w:t>
      </w:r>
      <w:r>
        <w:rPr>
          <w:rStyle w:val="FootnoteReference"/>
        </w:rPr>
        <w:footnoteReference w:id="882"/>
      </w:r>
      <w:r>
        <w:t xml:space="preserve"> You with the harp</w:t>
      </w:r>
    </w:p>
    <w:p w14:paraId="6CA23214" w14:textId="77777777" w:rsidR="00A7333E" w:rsidRDefault="00A7333E" w:rsidP="00A7333E">
      <w:pPr>
        <w:pStyle w:val="EnglishHangNoCoptic"/>
        <w:ind w:firstLine="0"/>
      </w:pPr>
      <w:r>
        <w:t>all the days of my life,</w:t>
      </w:r>
    </w:p>
    <w:p w14:paraId="25682B1E" w14:textId="77777777" w:rsidR="00A7333E" w:rsidRDefault="00A7333E" w:rsidP="00A7333E">
      <w:pPr>
        <w:pStyle w:val="EnglishHangEndNoCoptic"/>
        <w:ind w:firstLine="0"/>
      </w:pPr>
      <w:r w:rsidRPr="00170FFC">
        <w:t xml:space="preserve">before the house of </w:t>
      </w:r>
      <w:r>
        <w:t>the Lord</w:t>
      </w:r>
      <w:r w:rsidRPr="00170FFC">
        <w:t>.”</w:t>
      </w:r>
    </w:p>
    <w:p w14:paraId="284AEF7F" w14:textId="77777777" w:rsidR="00A7333E" w:rsidRDefault="00A7333E" w:rsidP="00A7333E">
      <w:pPr>
        <w:pStyle w:val="Heading4"/>
      </w:pPr>
      <w:r>
        <w:t>The Prayer of Manesses the King</w:t>
      </w:r>
    </w:p>
    <w:p w14:paraId="5DD2AD8E" w14:textId="31B2457D" w:rsidR="00A7333E" w:rsidRDefault="00A7333E" w:rsidP="00A7333E">
      <w:pPr>
        <w:pStyle w:val="Rubric"/>
      </w:pPr>
      <w:r>
        <w:t>(Deuterocanonical. Sometimes called Psalm 152, or 2 Chronicles 37. Coptic rite: Joyous Saturday)</w:t>
      </w:r>
    </w:p>
    <w:p w14:paraId="1F208EE0" w14:textId="7E05CBBF" w:rsidR="00770265" w:rsidRDefault="00770265" w:rsidP="00ED1D04">
      <w:pPr>
        <w:pStyle w:val="Rubric"/>
      </w:pPr>
      <w:r>
        <w:t>The Prayer of Manesses the King.</w:t>
      </w:r>
      <w:r w:rsidR="00ED1D04">
        <w:t xml:space="preserve"> His blessing be upon us all. Amen.</w:t>
      </w:r>
    </w:p>
    <w:p w14:paraId="7659194B" w14:textId="77777777" w:rsidR="00A7333E" w:rsidRDefault="00A7333E" w:rsidP="00A7333E">
      <w:pPr>
        <w:pStyle w:val="EnglishHangNoCoptic"/>
      </w:pPr>
      <w:r>
        <w:t>1 “O Lord Almighty,</w:t>
      </w:r>
    </w:p>
    <w:p w14:paraId="532C43FD" w14:textId="77777777" w:rsidR="00A7333E" w:rsidRDefault="00A7333E" w:rsidP="00A7333E">
      <w:pPr>
        <w:pStyle w:val="EnglishHangNoCoptic"/>
        <w:ind w:firstLine="0"/>
      </w:pPr>
      <w:r>
        <w:t>the God of our fathers,</w:t>
      </w:r>
    </w:p>
    <w:p w14:paraId="6439108F" w14:textId="77777777" w:rsidR="00A7333E" w:rsidRDefault="00A7333E" w:rsidP="00A7333E">
      <w:pPr>
        <w:pStyle w:val="EnglishHangNoCoptic"/>
        <w:ind w:firstLine="0"/>
      </w:pPr>
      <w:r>
        <w:t>of Abraham, Isaac, and Jacob,</w:t>
      </w:r>
    </w:p>
    <w:p w14:paraId="7C3D1B02" w14:textId="77777777" w:rsidR="00A7333E" w:rsidRDefault="00A7333E" w:rsidP="00A7333E">
      <w:pPr>
        <w:pStyle w:val="EnglishHangEndNoCoptic"/>
        <w:ind w:firstLine="0"/>
      </w:pPr>
      <w:r>
        <w:t>and their righteous seed;</w:t>
      </w:r>
    </w:p>
    <w:p w14:paraId="4F420C7E" w14:textId="77777777" w:rsidR="00A7333E" w:rsidRDefault="00A7333E" w:rsidP="00A7333E">
      <w:pPr>
        <w:pStyle w:val="EnglishHangNoCoptic"/>
      </w:pPr>
      <w:r>
        <w:t>2 Who made heaven and earth</w:t>
      </w:r>
    </w:p>
    <w:p w14:paraId="33E625DA" w14:textId="77777777" w:rsidR="00A7333E" w:rsidRDefault="00A7333E" w:rsidP="00A7333E">
      <w:pPr>
        <w:pStyle w:val="EnglishHangEndNoCoptic"/>
        <w:ind w:firstLine="0"/>
      </w:pPr>
      <w:r>
        <w:t>with all their order;</w:t>
      </w:r>
    </w:p>
    <w:p w14:paraId="1F46DB23" w14:textId="77777777" w:rsidR="00A7333E" w:rsidRDefault="00A7333E" w:rsidP="00A7333E">
      <w:pPr>
        <w:pStyle w:val="EnglishHangNoCoptic"/>
      </w:pPr>
      <w:r>
        <w:t>3 Who set the bounds of the sea</w:t>
      </w:r>
    </w:p>
    <w:p w14:paraId="7C51975E" w14:textId="77777777" w:rsidR="00A7333E" w:rsidRDefault="00A7333E" w:rsidP="00A7333E">
      <w:pPr>
        <w:pStyle w:val="EnglishHangNoCoptic"/>
        <w:ind w:firstLine="0"/>
      </w:pPr>
      <w:r>
        <w:t>by the word of Your statute;</w:t>
      </w:r>
    </w:p>
    <w:p w14:paraId="6128E031" w14:textId="77777777" w:rsidR="00A7333E" w:rsidRDefault="00A7333E" w:rsidP="00A7333E">
      <w:pPr>
        <w:pStyle w:val="EnglishHangNoCoptic"/>
        <w:ind w:firstLine="0"/>
      </w:pPr>
      <w:r>
        <w:t>Who shut up the deep</w:t>
      </w:r>
    </w:p>
    <w:p w14:paraId="782D9921" w14:textId="77777777" w:rsidR="00A7333E" w:rsidRDefault="00A7333E" w:rsidP="00A7333E">
      <w:pPr>
        <w:pStyle w:val="EnglishHangEndNoCoptic"/>
        <w:ind w:firstLine="0"/>
      </w:pPr>
      <w:r>
        <w:t>and sealed it by Your awesome and glorious Name;</w:t>
      </w:r>
    </w:p>
    <w:p w14:paraId="08588552" w14:textId="77777777" w:rsidR="00A7333E" w:rsidRDefault="00A7333E" w:rsidP="00A7333E">
      <w:pPr>
        <w:pStyle w:val="EnglishHangNoCoptic"/>
      </w:pPr>
      <w:r>
        <w:t>4 before whom all things tremble</w:t>
      </w:r>
    </w:p>
    <w:p w14:paraId="46FF57DB" w14:textId="77777777" w:rsidR="00A7333E" w:rsidRDefault="00A7333E" w:rsidP="00A7333E">
      <w:pPr>
        <w:pStyle w:val="EnglishHangEndNoCoptic"/>
        <w:ind w:firstLine="0"/>
      </w:pPr>
      <w:r>
        <w:t>and fear because of Your power;</w:t>
      </w:r>
    </w:p>
    <w:p w14:paraId="4CDA47D2" w14:textId="77777777" w:rsidR="00A7333E" w:rsidRDefault="00A7333E" w:rsidP="00A7333E">
      <w:pPr>
        <w:pStyle w:val="EnglishHangNoCoptic"/>
      </w:pPr>
      <w:r>
        <w:t>5 for the majesty of Your glory is unbearable,</w:t>
      </w:r>
    </w:p>
    <w:p w14:paraId="6D022644" w14:textId="77777777" w:rsidR="00A7333E" w:rsidRDefault="00A7333E" w:rsidP="00A7333E">
      <w:pPr>
        <w:pStyle w:val="EnglishHangEndNoCoptic"/>
        <w:ind w:firstLine="0"/>
      </w:pPr>
      <w:r>
        <w:t>and the wrath of Your threats toward sinners cannot be withstood;</w:t>
      </w:r>
    </w:p>
    <w:p w14:paraId="0682FCE3" w14:textId="77777777" w:rsidR="00A7333E" w:rsidRDefault="00A7333E" w:rsidP="00A7333E">
      <w:pPr>
        <w:pStyle w:val="EnglishHangEndNoCoptic"/>
      </w:pPr>
      <w:r>
        <w:t>6 yet Your merciful promise is immeasurable and unsearchable.</w:t>
      </w:r>
    </w:p>
    <w:p w14:paraId="6A2C3F71" w14:textId="77777777" w:rsidR="00A7333E" w:rsidRDefault="00A7333E" w:rsidP="00A7333E">
      <w:pPr>
        <w:pStyle w:val="EnglishHangNoCoptic"/>
      </w:pPr>
      <w:r>
        <w:lastRenderedPageBreak/>
        <w:t>7 For You are the Lord Most High,</w:t>
      </w:r>
    </w:p>
    <w:p w14:paraId="3E8ACDFC" w14:textId="77777777" w:rsidR="00A7333E" w:rsidRDefault="00A7333E" w:rsidP="00A7333E">
      <w:pPr>
        <w:pStyle w:val="EnglishHangNoCoptic"/>
        <w:ind w:firstLine="0"/>
      </w:pPr>
      <w:r>
        <w:t>and are compassionate, slow to anger, and abounding in mercy,</w:t>
      </w:r>
    </w:p>
    <w:p w14:paraId="6E0D00A7" w14:textId="77777777" w:rsidR="00A7333E" w:rsidRDefault="00A7333E" w:rsidP="00A7333E">
      <w:pPr>
        <w:pStyle w:val="EnglishHangEndNoCoptic"/>
        <w:ind w:firstLine="0"/>
      </w:pPr>
      <w:r>
        <w:t>and repenting at all the evils of man.</w:t>
      </w:r>
    </w:p>
    <w:p w14:paraId="03DF0B25" w14:textId="77777777" w:rsidR="00A7333E" w:rsidRDefault="00A7333E" w:rsidP="00A7333E">
      <w:pPr>
        <w:pStyle w:val="EnglishHangNoCoptic"/>
      </w:pPr>
      <w:r>
        <w:t>8 Therefore You, O Lord God of the righteous,</w:t>
      </w:r>
    </w:p>
    <w:p w14:paraId="1EBB4350" w14:textId="77777777" w:rsidR="00A7333E" w:rsidRDefault="00A7333E" w:rsidP="00A7333E">
      <w:pPr>
        <w:pStyle w:val="EnglishHangNoCoptic"/>
        <w:ind w:firstLine="0"/>
      </w:pPr>
      <w:r>
        <w:t>have not appointed repentance for the righteous,</w:t>
      </w:r>
    </w:p>
    <w:p w14:paraId="111228BC" w14:textId="77777777" w:rsidR="00A7333E" w:rsidRDefault="00A7333E" w:rsidP="00A7333E">
      <w:pPr>
        <w:pStyle w:val="EnglishHangNoCoptic"/>
        <w:ind w:firstLine="0"/>
      </w:pPr>
      <w:r>
        <w:t>for Abraham, Isaac, and Jacob, who have not sinned against You;</w:t>
      </w:r>
    </w:p>
    <w:p w14:paraId="00B17184" w14:textId="77777777" w:rsidR="00A7333E" w:rsidRDefault="00A7333E" w:rsidP="00A7333E">
      <w:pPr>
        <w:pStyle w:val="EnglishHangEndNoCoptic"/>
        <w:ind w:firstLine="0"/>
      </w:pPr>
      <w:r>
        <w:t>but You have appointed repentance for me, the sinner,</w:t>
      </w:r>
    </w:p>
    <w:p w14:paraId="325C97CA" w14:textId="77777777" w:rsidR="00A7333E" w:rsidRDefault="00A7333E" w:rsidP="00A7333E">
      <w:pPr>
        <w:pStyle w:val="EnglishHangNoCoptic"/>
      </w:pPr>
      <w:r>
        <w:t>9 because I have sinned more than the number of the sands on the seashore.</w:t>
      </w:r>
    </w:p>
    <w:p w14:paraId="2537FB20" w14:textId="77777777" w:rsidR="00A7333E" w:rsidRDefault="00A7333E" w:rsidP="00A7333E">
      <w:pPr>
        <w:pStyle w:val="EnglishHangNoCoptic"/>
        <w:ind w:firstLine="0"/>
      </w:pPr>
      <w:r>
        <w:t>My lawlessness, O Lord, is multiplied.</w:t>
      </w:r>
    </w:p>
    <w:p w14:paraId="6FA9B853" w14:textId="77777777" w:rsidR="00A7333E" w:rsidRDefault="00A7333E" w:rsidP="00A7333E">
      <w:pPr>
        <w:pStyle w:val="EnglishHangNoCoptic"/>
        <w:ind w:firstLine="0"/>
      </w:pPr>
      <w:r>
        <w:t>Yes, my lawlessness is multiplied,</w:t>
      </w:r>
    </w:p>
    <w:p w14:paraId="5D114B76" w14:textId="77777777" w:rsidR="00A7333E" w:rsidRDefault="00A7333E" w:rsidP="00A7333E">
      <w:pPr>
        <w:pStyle w:val="EnglishHangNoCoptic"/>
        <w:ind w:firstLine="0"/>
      </w:pPr>
      <w:r>
        <w:t>and I am not worthy to fix my eyes to behold the heights of heaven</w:t>
      </w:r>
    </w:p>
    <w:p w14:paraId="7B88E779" w14:textId="77777777" w:rsidR="00A7333E" w:rsidRDefault="00A7333E" w:rsidP="00A7333E">
      <w:pPr>
        <w:pStyle w:val="EnglishHangEndNoCoptic"/>
        <w:ind w:firstLine="0"/>
      </w:pPr>
      <w:r>
        <w:t>because of the multitude of my wrongdoings.</w:t>
      </w:r>
    </w:p>
    <w:p w14:paraId="4E250597" w14:textId="77777777" w:rsidR="00A7333E" w:rsidRDefault="00A7333E" w:rsidP="00A7333E">
      <w:pPr>
        <w:pStyle w:val="EnglishHangNoCoptic"/>
      </w:pPr>
      <w:r>
        <w:t>10 I am bent down with many iron chains</w:t>
      </w:r>
    </w:p>
    <w:p w14:paraId="7D545CC6" w14:textId="77777777" w:rsidR="00A7333E" w:rsidRDefault="00A7333E" w:rsidP="00A7333E">
      <w:pPr>
        <w:pStyle w:val="EnglishHangNoCoptic"/>
        <w:ind w:firstLine="0"/>
      </w:pPr>
      <w:r>
        <w:t>that I shake my head over my sins,</w:t>
      </w:r>
    </w:p>
    <w:p w14:paraId="28781FDA" w14:textId="77777777" w:rsidR="00A7333E" w:rsidRDefault="00A7333E" w:rsidP="00A7333E">
      <w:pPr>
        <w:pStyle w:val="EnglishHangNoCoptic"/>
        <w:ind w:firstLine="0"/>
      </w:pPr>
      <w:r>
        <w:t>and I find no relief.</w:t>
      </w:r>
    </w:p>
    <w:p w14:paraId="236AB4DB" w14:textId="77777777" w:rsidR="00A7333E" w:rsidRDefault="00A7333E" w:rsidP="00A7333E">
      <w:pPr>
        <w:pStyle w:val="EnglishHangNoCoptic"/>
        <w:ind w:firstLine="0"/>
      </w:pPr>
      <w:r>
        <w:t>For I have provoked Your anger</w:t>
      </w:r>
    </w:p>
    <w:p w14:paraId="4FA8F40C" w14:textId="77777777" w:rsidR="00A7333E" w:rsidRDefault="00A7333E" w:rsidP="00A7333E">
      <w:pPr>
        <w:pStyle w:val="EnglishHangNoCoptic"/>
        <w:ind w:firstLine="0"/>
      </w:pPr>
      <w:r>
        <w:t>and done evil in your sight.</w:t>
      </w:r>
    </w:p>
    <w:p w14:paraId="1FA75CEF" w14:textId="77777777" w:rsidR="00A7333E" w:rsidRDefault="00A7333E" w:rsidP="00A7333E">
      <w:pPr>
        <w:pStyle w:val="EnglishHangNoCoptic"/>
        <w:ind w:firstLine="0"/>
      </w:pPr>
      <w:r>
        <w:t>I have set up abominations</w:t>
      </w:r>
    </w:p>
    <w:p w14:paraId="72A4F7DD" w14:textId="77777777" w:rsidR="00A7333E" w:rsidRDefault="00A7333E" w:rsidP="00A7333E">
      <w:pPr>
        <w:pStyle w:val="EnglishHangEndNoCoptic"/>
        <w:ind w:firstLine="0"/>
      </w:pPr>
      <w:r>
        <w:t>and multiplied idols.</w:t>
      </w:r>
    </w:p>
    <w:p w14:paraId="3DC5DE95" w14:textId="77777777" w:rsidR="00A7333E" w:rsidRDefault="00A7333E" w:rsidP="00A7333E">
      <w:pPr>
        <w:pStyle w:val="EnglishHangNoCoptic"/>
      </w:pPr>
      <w:r>
        <w:t>11 Now therefore, I bend the knee of my heart,</w:t>
      </w:r>
    </w:p>
    <w:p w14:paraId="6AF8D95C" w14:textId="77777777" w:rsidR="00A7333E" w:rsidRDefault="00A7333E" w:rsidP="00A7333E">
      <w:pPr>
        <w:pStyle w:val="EnglishHangEndNoCoptic"/>
        <w:ind w:firstLine="0"/>
      </w:pPr>
      <w:r>
        <w:t>begging goodness from You.</w:t>
      </w:r>
    </w:p>
    <w:p w14:paraId="67B79974" w14:textId="77777777" w:rsidR="00A7333E" w:rsidRDefault="00A7333E" w:rsidP="00A7333E">
      <w:pPr>
        <w:pStyle w:val="EnglishHangNoCoptic"/>
      </w:pPr>
      <w:r>
        <w:t>12 I have sinned, O Lord, I have sinned,</w:t>
      </w:r>
    </w:p>
    <w:p w14:paraId="0986DAE0" w14:textId="77777777" w:rsidR="00A7333E" w:rsidRDefault="00A7333E" w:rsidP="00A7333E">
      <w:pPr>
        <w:pStyle w:val="EnglishHangEndNoCoptic"/>
        <w:ind w:firstLine="0"/>
      </w:pPr>
      <w:r>
        <w:t>and I know my iniquity.</w:t>
      </w:r>
    </w:p>
    <w:p w14:paraId="15876DCA" w14:textId="77777777" w:rsidR="00A7333E" w:rsidRDefault="00A7333E" w:rsidP="00A7333E">
      <w:pPr>
        <w:pStyle w:val="EnglishHangNoCoptic"/>
      </w:pPr>
      <w:r>
        <w:t>13 I ask and beg you:</w:t>
      </w:r>
    </w:p>
    <w:p w14:paraId="078B8A85" w14:textId="77777777" w:rsidR="00A7333E" w:rsidRDefault="00A7333E" w:rsidP="00A7333E">
      <w:pPr>
        <w:pStyle w:val="EnglishHangNoCoptic"/>
        <w:ind w:firstLine="0"/>
      </w:pPr>
      <w:r>
        <w:t>forgive me, O Lord, forgive me!</w:t>
      </w:r>
    </w:p>
    <w:p w14:paraId="0F4DC345" w14:textId="77777777" w:rsidR="00A7333E" w:rsidRDefault="00A7333E" w:rsidP="00A7333E">
      <w:pPr>
        <w:pStyle w:val="EnglishHangNoCoptic"/>
        <w:ind w:firstLine="0"/>
      </w:pPr>
      <w:r>
        <w:t>Do not destroy me because of my iniquity;</w:t>
      </w:r>
    </w:p>
    <w:p w14:paraId="3548F553" w14:textId="77777777" w:rsidR="00A7333E" w:rsidRDefault="00A7333E" w:rsidP="00A7333E">
      <w:pPr>
        <w:pStyle w:val="EnglishHangNoCoptic"/>
        <w:ind w:firstLine="0"/>
      </w:pPr>
      <w:r>
        <w:t>neither reserve evils for me, nor be wrathful forever;</w:t>
      </w:r>
    </w:p>
    <w:p w14:paraId="4AF84107" w14:textId="77777777" w:rsidR="00A7333E" w:rsidRDefault="00A7333E" w:rsidP="00A7333E">
      <w:pPr>
        <w:pStyle w:val="EnglishHangNoCoptic"/>
        <w:ind w:firstLine="0"/>
      </w:pPr>
      <w:r>
        <w:t>nor condemn me to the lowest parts of the earth;</w:t>
      </w:r>
    </w:p>
    <w:p w14:paraId="30E37526" w14:textId="77777777" w:rsidR="00A7333E" w:rsidRDefault="00A7333E" w:rsidP="00A7333E">
      <w:pPr>
        <w:pStyle w:val="EnglishHangEndNoCoptic"/>
        <w:ind w:firstLine="0"/>
      </w:pPr>
      <w:r>
        <w:t>for You are the Lord God of those who repent.</w:t>
      </w:r>
    </w:p>
    <w:p w14:paraId="2111F0D9" w14:textId="77777777" w:rsidR="00A7333E" w:rsidRDefault="00A7333E" w:rsidP="00A7333E">
      <w:pPr>
        <w:pStyle w:val="EnglishHangNoCoptic"/>
      </w:pPr>
      <w:r>
        <w:t>14 And in me, though I am unworthy,</w:t>
      </w:r>
    </w:p>
    <w:p w14:paraId="48517798" w14:textId="77777777" w:rsidR="00A7333E" w:rsidRDefault="00A7333E" w:rsidP="00A7333E">
      <w:pPr>
        <w:pStyle w:val="EnglishHangNoCoptic"/>
        <w:ind w:firstLine="0"/>
      </w:pPr>
      <w:r>
        <w:t>You will show Your goodness, and will save me</w:t>
      </w:r>
    </w:p>
    <w:p w14:paraId="7865D5FC" w14:textId="77777777" w:rsidR="00A7333E" w:rsidRDefault="00A7333E" w:rsidP="00A7333E">
      <w:pPr>
        <w:pStyle w:val="EnglishHangEndNoCoptic"/>
        <w:ind w:firstLine="0"/>
      </w:pPr>
      <w:r>
        <w:t>according to Your great mercy.</w:t>
      </w:r>
    </w:p>
    <w:p w14:paraId="75CF2798" w14:textId="77777777" w:rsidR="00A7333E" w:rsidRDefault="00A7333E" w:rsidP="00A7333E">
      <w:pPr>
        <w:pStyle w:val="EnglishHangNoCoptic"/>
      </w:pPr>
      <w:r>
        <w:t>15 Therefore I shall praise You continually, all the days of my life,</w:t>
      </w:r>
    </w:p>
    <w:p w14:paraId="272EE696" w14:textId="77777777" w:rsidR="00A7333E" w:rsidRDefault="00A7333E" w:rsidP="00A7333E">
      <w:pPr>
        <w:pStyle w:val="EnglishHangNoCoptic"/>
        <w:ind w:firstLine="0"/>
      </w:pPr>
      <w:r>
        <w:t>for all the powers of the heavens praise You,</w:t>
      </w:r>
    </w:p>
    <w:p w14:paraId="4D50BF6A" w14:textId="77777777" w:rsidR="00A7333E" w:rsidRDefault="00A7333E" w:rsidP="00A7333E">
      <w:pPr>
        <w:pStyle w:val="EnglishHangEndNoCoptic"/>
        <w:ind w:firstLine="0"/>
      </w:pPr>
      <w:r>
        <w:t>and Yours is the glory unto the ages. Amen.”</w:t>
      </w:r>
    </w:p>
    <w:p w14:paraId="2DCC24D1" w14:textId="77777777" w:rsidR="00A7333E" w:rsidRDefault="00A7333E" w:rsidP="00A7333E">
      <w:pPr>
        <w:pStyle w:val="Heading4"/>
      </w:pPr>
      <w:r>
        <w:lastRenderedPageBreak/>
        <w:t>The First Prayer of Esaias the Prophet</w:t>
      </w:r>
    </w:p>
    <w:p w14:paraId="0BAD4191" w14:textId="4D6C16AB" w:rsidR="00A7333E" w:rsidRDefault="00A7333E" w:rsidP="00A7333E">
      <w:pPr>
        <w:pStyle w:val="Rubric"/>
      </w:pPr>
      <w:r>
        <w:t>(Esaias 26:9-20. Coptic rite: Joyous Saturday, Byzantine rite Fifth Ode. Esias’ prophecy, which is also his prayer. O Lord our God, grant us peace.)</w:t>
      </w:r>
    </w:p>
    <w:p w14:paraId="46AE74D0" w14:textId="09EBB14C" w:rsidR="00770265" w:rsidRPr="0040319E" w:rsidRDefault="00770265" w:rsidP="00ED1D04">
      <w:pPr>
        <w:pStyle w:val="Rubric"/>
      </w:pPr>
      <w:r>
        <w:t>A reading from the Book of Esias the Prophet.</w:t>
      </w:r>
      <w:r w:rsidR="00ED1D04">
        <w:t xml:space="preserve"> His blessing be upon us all. Amen.</w:t>
      </w:r>
    </w:p>
    <w:p w14:paraId="10B910C6" w14:textId="77777777" w:rsidR="00A7333E" w:rsidRDefault="00A7333E" w:rsidP="00A7333E">
      <w:pPr>
        <w:pStyle w:val="EnglishHangNoCoptic"/>
      </w:pPr>
      <w:r>
        <w:t>[7 The way of the godly has become straight;</w:t>
      </w:r>
    </w:p>
    <w:p w14:paraId="26C53F24" w14:textId="77777777" w:rsidR="00A7333E" w:rsidRDefault="00A7333E" w:rsidP="00A7333E">
      <w:pPr>
        <w:pStyle w:val="EnglishHangEndNoCoptic"/>
        <w:ind w:firstLine="0"/>
      </w:pPr>
      <w:r>
        <w:t>The way of the godly has been prepared,</w:t>
      </w:r>
    </w:p>
    <w:p w14:paraId="78141F4B" w14:textId="77777777" w:rsidR="00A7333E" w:rsidRDefault="00A7333E" w:rsidP="00A7333E">
      <w:pPr>
        <w:pStyle w:val="EnglishHangNoCoptic"/>
      </w:pPr>
      <w:r>
        <w:t>8 for the way of the Lord is justice;</w:t>
      </w:r>
    </w:p>
    <w:p w14:paraId="37016A92" w14:textId="77777777" w:rsidR="00A7333E" w:rsidRDefault="00A7333E" w:rsidP="00A7333E">
      <w:pPr>
        <w:pStyle w:val="EnglishHangNoCoptic"/>
        <w:ind w:firstLine="0"/>
      </w:pPr>
      <w:r>
        <w:t>we have hoped in Your Name</w:t>
      </w:r>
    </w:p>
    <w:p w14:paraId="4C623349" w14:textId="77777777" w:rsidR="00A7333E" w:rsidRDefault="00A7333E" w:rsidP="00A7333E">
      <w:pPr>
        <w:pStyle w:val="EnglishHangEndNoCoptic"/>
        <w:ind w:firstLine="0"/>
      </w:pPr>
      <w:r>
        <w:t>and in the remembrance]</w:t>
      </w:r>
    </w:p>
    <w:p w14:paraId="6E5665F6" w14:textId="77777777" w:rsidR="00A7333E" w:rsidRDefault="00A7333E" w:rsidP="00A7333E">
      <w:pPr>
        <w:pStyle w:val="EnglishHangNoCoptic"/>
      </w:pPr>
      <w:r w:rsidRPr="0040319E">
        <w:t>9</w:t>
      </w:r>
      <w:r>
        <w:t xml:space="preserve"> that our soul desires]</w:t>
      </w:r>
    </w:p>
    <w:p w14:paraId="03928488" w14:textId="77777777" w:rsidR="00A7333E" w:rsidRDefault="00A7333E" w:rsidP="00A7333E">
      <w:pPr>
        <w:pStyle w:val="EnglishHangNoCoptic"/>
        <w:ind w:firstLine="0"/>
      </w:pPr>
      <w:r>
        <w:t>At night m</w:t>
      </w:r>
      <w:r w:rsidRPr="0040319E">
        <w:t>y spirit rises earl</w:t>
      </w:r>
      <w:r>
        <w:t>y toward You, O God,</w:t>
      </w:r>
    </w:p>
    <w:p w14:paraId="26F31A1E" w14:textId="77777777" w:rsidR="00A7333E" w:rsidRDefault="00A7333E" w:rsidP="00A7333E">
      <w:pPr>
        <w:pStyle w:val="EnglishHangNoCoptic"/>
        <w:ind w:firstLine="0"/>
      </w:pPr>
      <w:r w:rsidRPr="0040319E">
        <w:t>for Your comma</w:t>
      </w:r>
      <w:r>
        <w:t>nds are a light upon the earth.</w:t>
      </w:r>
    </w:p>
    <w:p w14:paraId="573DBA07" w14:textId="77777777" w:rsidR="00A7333E" w:rsidRDefault="00A7333E" w:rsidP="00A7333E">
      <w:pPr>
        <w:pStyle w:val="EnglishHangEndNoCoptic"/>
        <w:ind w:firstLine="0"/>
      </w:pPr>
      <w:r w:rsidRPr="0040319E">
        <w:t>Learn righteousne</w:t>
      </w:r>
      <w:r>
        <w:t>ss, you who dwell on the earth.</w:t>
      </w:r>
    </w:p>
    <w:p w14:paraId="7616832B" w14:textId="77777777" w:rsidR="00A7333E" w:rsidRDefault="00A7333E" w:rsidP="00A7333E">
      <w:pPr>
        <w:pStyle w:val="EnglishHangNoCoptic"/>
      </w:pPr>
      <w:r w:rsidRPr="0040319E">
        <w:t>10</w:t>
      </w:r>
      <w:r>
        <w:t xml:space="preserve"> The ungodly man ceases;</w:t>
      </w:r>
    </w:p>
    <w:p w14:paraId="58B306A6" w14:textId="77777777" w:rsidR="00A7333E" w:rsidRDefault="00A7333E" w:rsidP="00A7333E">
      <w:pPr>
        <w:pStyle w:val="EnglishHangNoCoptic"/>
        <w:ind w:firstLine="0"/>
      </w:pPr>
      <w:r w:rsidRPr="0040319E">
        <w:t>he will not le</w:t>
      </w:r>
      <w:r>
        <w:t>arn righteousness on the earth;</w:t>
      </w:r>
    </w:p>
    <w:p w14:paraId="6712FC39" w14:textId="77777777" w:rsidR="00A7333E" w:rsidRDefault="00A7333E" w:rsidP="00A7333E">
      <w:pPr>
        <w:pStyle w:val="EnglishHangNoCoptic"/>
        <w:ind w:firstLine="0"/>
      </w:pPr>
      <w:r>
        <w:t>he will not perform truth;</w:t>
      </w:r>
    </w:p>
    <w:p w14:paraId="5E630274" w14:textId="77777777" w:rsidR="00A7333E" w:rsidRDefault="00A7333E" w:rsidP="00A7333E">
      <w:pPr>
        <w:pStyle w:val="EnglishHangNoCoptic"/>
        <w:ind w:firstLine="0"/>
      </w:pPr>
      <w:r w:rsidRPr="0040319E">
        <w:t>let</w:t>
      </w:r>
      <w:r>
        <w:t xml:space="preserve"> the ungodly man be taken away,</w:t>
      </w:r>
    </w:p>
    <w:p w14:paraId="1761FDA0" w14:textId="77777777" w:rsidR="00A7333E" w:rsidRDefault="00A7333E" w:rsidP="00A7333E">
      <w:pPr>
        <w:pStyle w:val="EnglishHangEndNoCoptic"/>
        <w:ind w:firstLine="0"/>
      </w:pPr>
      <w:r w:rsidRPr="0040319E">
        <w:t>that he may</w:t>
      </w:r>
      <w:r>
        <w:t xml:space="preserve"> not see the glory of the Lord.</w:t>
      </w:r>
    </w:p>
    <w:p w14:paraId="254BA2AB" w14:textId="77777777" w:rsidR="00A7333E" w:rsidRDefault="00A7333E" w:rsidP="00A7333E">
      <w:pPr>
        <w:pStyle w:val="EnglishHangNoCoptic"/>
      </w:pPr>
      <w:r w:rsidRPr="0040319E">
        <w:t>11</w:t>
      </w:r>
      <w:r>
        <w:t xml:space="preserve"> O Lord, Your arm is exalted,</w:t>
      </w:r>
    </w:p>
    <w:p w14:paraId="61AC2ECB" w14:textId="77777777" w:rsidR="00A7333E" w:rsidRDefault="00A7333E" w:rsidP="00A7333E">
      <w:pPr>
        <w:pStyle w:val="EnglishHangNoCoptic"/>
        <w:ind w:firstLine="0"/>
      </w:pPr>
      <w:r>
        <w:t>but they have not known it.</w:t>
      </w:r>
    </w:p>
    <w:p w14:paraId="258C1630" w14:textId="77777777" w:rsidR="00A7333E" w:rsidRDefault="00A7333E" w:rsidP="00A7333E">
      <w:pPr>
        <w:pStyle w:val="EnglishHangNoCoptic"/>
        <w:ind w:firstLine="0"/>
      </w:pPr>
      <w:r w:rsidRPr="0040319E">
        <w:t xml:space="preserve">But when they </w:t>
      </w:r>
      <w:r>
        <w:t>realize it, they shall be ashamed,</w:t>
      </w:r>
    </w:p>
    <w:p w14:paraId="0A3BED42" w14:textId="77777777" w:rsidR="00A7333E" w:rsidRDefault="00A7333E" w:rsidP="00A7333E">
      <w:pPr>
        <w:pStyle w:val="EnglishHangNoCoptic"/>
        <w:ind w:firstLine="0"/>
      </w:pPr>
      <w:r w:rsidRPr="0040319E">
        <w:t>for jealousy</w:t>
      </w:r>
      <w:r>
        <w:t xml:space="preserve"> will seize an untaught people;</w:t>
      </w:r>
    </w:p>
    <w:p w14:paraId="3809AAD5" w14:textId="77777777" w:rsidR="00A7333E" w:rsidRDefault="00A7333E" w:rsidP="00A7333E">
      <w:pPr>
        <w:pStyle w:val="EnglishHangEndNoCoptic"/>
        <w:ind w:firstLine="0"/>
      </w:pPr>
      <w:r w:rsidRPr="0040319E">
        <w:t>and now fi</w:t>
      </w:r>
      <w:r>
        <w:t>re will consume the adversaries.</w:t>
      </w:r>
    </w:p>
    <w:p w14:paraId="65EB8D83" w14:textId="77777777" w:rsidR="00A7333E" w:rsidRDefault="00A7333E" w:rsidP="00A7333E">
      <w:pPr>
        <w:pStyle w:val="EnglishHangNoCoptic"/>
      </w:pPr>
      <w:r w:rsidRPr="0040319E">
        <w:t>12</w:t>
      </w:r>
      <w:r>
        <w:t xml:space="preserve"> O Lord our God, grant us peace,</w:t>
      </w:r>
    </w:p>
    <w:p w14:paraId="18A0B628" w14:textId="77777777" w:rsidR="00A7333E" w:rsidRDefault="00A7333E" w:rsidP="00A7333E">
      <w:pPr>
        <w:pStyle w:val="EnglishHangEndNoCoptic"/>
        <w:ind w:firstLine="0"/>
      </w:pPr>
      <w:r w:rsidRPr="0040319E">
        <w:t>f</w:t>
      </w:r>
      <w:r>
        <w:t>or You grant everything to us.</w:t>
      </w:r>
    </w:p>
    <w:p w14:paraId="6878CEA8" w14:textId="77777777" w:rsidR="00A7333E" w:rsidRDefault="00A7333E" w:rsidP="00A7333E">
      <w:pPr>
        <w:pStyle w:val="EnglishHangNoCoptic"/>
      </w:pPr>
      <w:r>
        <w:t>13 O Lord our God, take possession of us;</w:t>
      </w:r>
    </w:p>
    <w:p w14:paraId="7D9CF0B9" w14:textId="77777777" w:rsidR="00A7333E" w:rsidRDefault="00A7333E" w:rsidP="00A7333E">
      <w:pPr>
        <w:pStyle w:val="EnglishHangNoCoptic"/>
        <w:ind w:firstLine="0"/>
      </w:pPr>
      <w:r w:rsidRPr="0040319E">
        <w:t>O Lord</w:t>
      </w:r>
      <w:r>
        <w:t>, we know no other besides You;</w:t>
      </w:r>
    </w:p>
    <w:p w14:paraId="08CBE66A" w14:textId="77777777" w:rsidR="00A7333E" w:rsidRDefault="00A7333E" w:rsidP="00A7333E">
      <w:pPr>
        <w:pStyle w:val="EnglishHangEndNoCoptic"/>
        <w:ind w:firstLine="0"/>
      </w:pPr>
      <w:r>
        <w:t>we name Your Name</w:t>
      </w:r>
      <w:r>
        <w:rPr>
          <w:rStyle w:val="FootnoteReference"/>
        </w:rPr>
        <w:footnoteReference w:id="883"/>
      </w:r>
      <w:r>
        <w:t>.</w:t>
      </w:r>
    </w:p>
    <w:p w14:paraId="11533811" w14:textId="77777777" w:rsidR="00A7333E" w:rsidRDefault="00A7333E" w:rsidP="00A7333E">
      <w:pPr>
        <w:pStyle w:val="EnglishHangNoCoptic"/>
      </w:pPr>
      <w:r w:rsidRPr="0040319E">
        <w:t>14</w:t>
      </w:r>
      <w:r>
        <w:t xml:space="preserve"> </w:t>
      </w:r>
      <w:r w:rsidRPr="0040319E">
        <w:t xml:space="preserve">The dead will not </w:t>
      </w:r>
      <w:r>
        <w:t>see life;</w:t>
      </w:r>
    </w:p>
    <w:p w14:paraId="409AA98F" w14:textId="77777777" w:rsidR="00A7333E" w:rsidRDefault="00A7333E" w:rsidP="00A7333E">
      <w:pPr>
        <w:pStyle w:val="EnglishHangNoCoptic"/>
        <w:ind w:firstLine="0"/>
      </w:pPr>
      <w:r w:rsidRPr="0040319E">
        <w:t>neit</w:t>
      </w:r>
      <w:r>
        <w:t>her will physicians raise them,</w:t>
      </w:r>
    </w:p>
    <w:p w14:paraId="0867B46F" w14:textId="77777777" w:rsidR="00A7333E" w:rsidRDefault="00A7333E" w:rsidP="00A7333E">
      <w:pPr>
        <w:pStyle w:val="EnglishHangNoCoptic"/>
        <w:ind w:firstLine="0"/>
      </w:pPr>
      <w:r>
        <w:t>because</w:t>
      </w:r>
      <w:r w:rsidRPr="0040319E">
        <w:t xml:space="preserve"> You brought evil</w:t>
      </w:r>
      <w:r>
        <w:t>s upon them and destroyed them,</w:t>
      </w:r>
    </w:p>
    <w:p w14:paraId="0D81C5DE" w14:textId="77777777" w:rsidR="00A7333E" w:rsidRDefault="00A7333E" w:rsidP="00A7333E">
      <w:pPr>
        <w:pStyle w:val="EnglishHangEndNoCoptic"/>
        <w:ind w:firstLine="0"/>
      </w:pPr>
      <w:r w:rsidRPr="0040319E">
        <w:t xml:space="preserve">and </w:t>
      </w:r>
      <w:r>
        <w:t>took away all their males.</w:t>
      </w:r>
    </w:p>
    <w:p w14:paraId="46908A53" w14:textId="77777777" w:rsidR="00A7333E" w:rsidRDefault="00A7333E" w:rsidP="00A7333E">
      <w:pPr>
        <w:pStyle w:val="EnglishHangNoCoptic"/>
      </w:pPr>
      <w:r w:rsidRPr="0040319E">
        <w:t>15</w:t>
      </w:r>
      <w:r>
        <w:t xml:space="preserve"> </w:t>
      </w:r>
      <w:r w:rsidRPr="0040319E">
        <w:t>Br</w:t>
      </w:r>
      <w:r>
        <w:t>ing more evils on them, O Lord,</w:t>
      </w:r>
    </w:p>
    <w:p w14:paraId="3217603B" w14:textId="77777777" w:rsidR="00A7333E" w:rsidRDefault="00A7333E" w:rsidP="00A7333E">
      <w:pPr>
        <w:pStyle w:val="EnglishHangEndNoCoptic"/>
        <w:ind w:firstLine="0"/>
      </w:pPr>
      <w:r>
        <w:t>on the glorious of the earth.</w:t>
      </w:r>
    </w:p>
    <w:p w14:paraId="45D37540" w14:textId="77777777" w:rsidR="00A7333E" w:rsidRDefault="00A7333E" w:rsidP="00A7333E">
      <w:pPr>
        <w:pStyle w:val="EnglishHangNoCoptic"/>
      </w:pPr>
      <w:r w:rsidRPr="0040319E">
        <w:lastRenderedPageBreak/>
        <w:t>16</w:t>
      </w:r>
      <w:r>
        <w:t xml:space="preserve"> </w:t>
      </w:r>
      <w:r w:rsidRPr="0040319E">
        <w:t xml:space="preserve">O Lord, I remembered You in my </w:t>
      </w:r>
      <w:r>
        <w:t>affliction.</w:t>
      </w:r>
    </w:p>
    <w:p w14:paraId="5C45EC78" w14:textId="77777777" w:rsidR="00A7333E" w:rsidRDefault="00A7333E" w:rsidP="00A7333E">
      <w:pPr>
        <w:pStyle w:val="EnglishHangEndNoCoptic"/>
        <w:ind w:firstLine="0"/>
      </w:pPr>
      <w:r w:rsidRPr="0040319E">
        <w:t>Your chastenin</w:t>
      </w:r>
      <w:r>
        <w:t>g to us was a small affliction.</w:t>
      </w:r>
    </w:p>
    <w:p w14:paraId="018D97BB" w14:textId="77777777" w:rsidR="00A7333E" w:rsidRDefault="00A7333E" w:rsidP="00A7333E">
      <w:pPr>
        <w:pStyle w:val="EnglishHangNoCoptic"/>
      </w:pPr>
      <w:r w:rsidRPr="0040319E">
        <w:t>17</w:t>
      </w:r>
      <w:r>
        <w:t xml:space="preserve"> </w:t>
      </w:r>
      <w:r w:rsidRPr="0040319E">
        <w:t>As a woman with child is in p</w:t>
      </w:r>
      <w:r>
        <w:t>ain</w:t>
      </w:r>
    </w:p>
    <w:p w14:paraId="30029622" w14:textId="77777777" w:rsidR="00A7333E" w:rsidRDefault="00A7333E" w:rsidP="00A7333E">
      <w:pPr>
        <w:pStyle w:val="EnglishHangNoCoptic"/>
        <w:ind w:firstLine="0"/>
      </w:pPr>
      <w:r>
        <w:t>and cries out in her pangs</w:t>
      </w:r>
    </w:p>
    <w:p w14:paraId="6E466ED7" w14:textId="77777777" w:rsidR="00A7333E" w:rsidRDefault="00A7333E" w:rsidP="00A7333E">
      <w:pPr>
        <w:pStyle w:val="EnglishHangNoCoptic"/>
        <w:ind w:firstLine="0"/>
      </w:pPr>
      <w:r w:rsidRPr="0040319E">
        <w:t xml:space="preserve">when she </w:t>
      </w:r>
      <w:r>
        <w:t>is about to give birth,</w:t>
      </w:r>
    </w:p>
    <w:p w14:paraId="1F17274E" w14:textId="77777777" w:rsidR="00A7333E" w:rsidRDefault="00A7333E" w:rsidP="00A7333E">
      <w:pPr>
        <w:pStyle w:val="EnglishHangNoCoptic"/>
        <w:ind w:firstLine="0"/>
      </w:pPr>
      <w:r>
        <w:t>so we became to Your beloved</w:t>
      </w:r>
    </w:p>
    <w:p w14:paraId="564B9A80" w14:textId="77777777" w:rsidR="00A7333E" w:rsidRDefault="00A7333E" w:rsidP="00A7333E">
      <w:pPr>
        <w:pStyle w:val="EnglishHangEndNoCoptic"/>
        <w:ind w:firstLine="0"/>
      </w:pPr>
      <w:r>
        <w:t>because of Your fear, O Lord.</w:t>
      </w:r>
    </w:p>
    <w:p w14:paraId="2D72FF10" w14:textId="77777777" w:rsidR="00A7333E" w:rsidRDefault="00A7333E" w:rsidP="00A7333E">
      <w:pPr>
        <w:pStyle w:val="EnglishHangNoCoptic"/>
      </w:pPr>
      <w:r w:rsidRPr="0040319E">
        <w:t>18</w:t>
      </w:r>
      <w:r>
        <w:t xml:space="preserve"> We have conceived,</w:t>
      </w:r>
    </w:p>
    <w:p w14:paraId="2FAFC522" w14:textId="77777777" w:rsidR="00A7333E" w:rsidRDefault="00A7333E" w:rsidP="00A7333E">
      <w:pPr>
        <w:pStyle w:val="EnglishHangNoCoptic"/>
        <w:ind w:firstLine="0"/>
      </w:pPr>
      <w:r w:rsidRPr="0040319E">
        <w:t>we have been in</w:t>
      </w:r>
      <w:r>
        <w:t xml:space="preserve"> pain,</w:t>
      </w:r>
    </w:p>
    <w:p w14:paraId="052A654C" w14:textId="77777777" w:rsidR="00A7333E" w:rsidRDefault="00A7333E" w:rsidP="00A7333E">
      <w:pPr>
        <w:pStyle w:val="EnglishHangNoCoptic"/>
        <w:ind w:firstLine="0"/>
      </w:pPr>
      <w:r>
        <w:t>and we have given birth.</w:t>
      </w:r>
    </w:p>
    <w:p w14:paraId="467CD413" w14:textId="77777777" w:rsidR="00A7333E" w:rsidRDefault="00A7333E" w:rsidP="00A7333E">
      <w:pPr>
        <w:pStyle w:val="EnglishHangNoCoptic"/>
        <w:ind w:firstLine="0"/>
      </w:pPr>
      <w:r w:rsidRPr="0040319E">
        <w:t xml:space="preserve">We brought forth the spirit </w:t>
      </w:r>
      <w:r>
        <w:t>of Your salvation on the earth.</w:t>
      </w:r>
    </w:p>
    <w:p w14:paraId="3DE0B0F9" w14:textId="77777777" w:rsidR="00A7333E" w:rsidRDefault="00A7333E" w:rsidP="00A7333E">
      <w:pPr>
        <w:pStyle w:val="EnglishHangEndNoCoptic"/>
        <w:ind w:firstLine="0"/>
      </w:pPr>
      <w:r w:rsidRPr="0040319E">
        <w:t>But the inhab</w:t>
      </w:r>
      <w:r>
        <w:t>itants of the earth will fall.</w:t>
      </w:r>
    </w:p>
    <w:p w14:paraId="6FF212A7" w14:textId="77777777" w:rsidR="00A7333E" w:rsidRDefault="00A7333E" w:rsidP="00A7333E">
      <w:pPr>
        <w:pStyle w:val="EnglishHangNoCoptic"/>
      </w:pPr>
      <w:r w:rsidRPr="0040319E">
        <w:t>19</w:t>
      </w:r>
      <w:r>
        <w:t xml:space="preserve"> </w:t>
      </w:r>
      <w:r w:rsidRPr="0040319E">
        <w:t xml:space="preserve">The dead </w:t>
      </w:r>
      <w:r>
        <w:t>will rise,</w:t>
      </w:r>
      <w:r w:rsidRPr="0040319E">
        <w:t xml:space="preserve"> and </w:t>
      </w:r>
      <w:r>
        <w:t>those in the tombs will be raised.</w:t>
      </w:r>
    </w:p>
    <w:p w14:paraId="34C27479" w14:textId="77777777" w:rsidR="00A7333E" w:rsidRDefault="00A7333E" w:rsidP="00A7333E">
      <w:pPr>
        <w:pStyle w:val="EnglishHangNoCoptic"/>
        <w:ind w:firstLine="0"/>
      </w:pPr>
      <w:r w:rsidRPr="0040319E">
        <w:t>Th</w:t>
      </w:r>
      <w:r>
        <w:t>ose in the earth will rejoice,</w:t>
      </w:r>
    </w:p>
    <w:p w14:paraId="22FB1DB3" w14:textId="77777777" w:rsidR="00A7333E" w:rsidRDefault="00A7333E" w:rsidP="00A7333E">
      <w:pPr>
        <w:pStyle w:val="EnglishHangNoCoptic"/>
        <w:ind w:firstLine="0"/>
      </w:pPr>
      <w:r>
        <w:t>for your dew is</w:t>
      </w:r>
      <w:r w:rsidRPr="0040319E">
        <w:t xml:space="preserve"> heali</w:t>
      </w:r>
      <w:r>
        <w:t>ng to them,</w:t>
      </w:r>
    </w:p>
    <w:p w14:paraId="16AF2A68" w14:textId="77777777" w:rsidR="00A7333E" w:rsidRDefault="00A7333E" w:rsidP="00A7333E">
      <w:pPr>
        <w:pStyle w:val="EnglishHangEndNoCoptic"/>
        <w:ind w:firstLine="0"/>
      </w:pPr>
      <w:r w:rsidRPr="0040319E">
        <w:t>but the land of the</w:t>
      </w:r>
      <w:r>
        <w:t xml:space="preserve"> ungodly shall come to an end.”</w:t>
      </w:r>
    </w:p>
    <w:p w14:paraId="58FA8B1B" w14:textId="77777777" w:rsidR="00A7333E" w:rsidRDefault="00A7333E" w:rsidP="00A7333E">
      <w:pPr>
        <w:pStyle w:val="EnglishHangNoCoptic"/>
      </w:pPr>
      <w:r w:rsidRPr="0040319E">
        <w:t>20</w:t>
      </w:r>
      <w:r>
        <w:t xml:space="preserve"> </w:t>
      </w:r>
      <w:r w:rsidRPr="0040319E">
        <w:t>Come</w:t>
      </w:r>
      <w:r>
        <w:t>, my people, enter your closets</w:t>
      </w:r>
    </w:p>
    <w:p w14:paraId="1EB774E9" w14:textId="77777777" w:rsidR="00A7333E" w:rsidRDefault="00A7333E" w:rsidP="00A7333E">
      <w:pPr>
        <w:pStyle w:val="EnglishHangNoCoptic"/>
        <w:ind w:firstLine="0"/>
      </w:pPr>
      <w:r>
        <w:t>and shut your door;</w:t>
      </w:r>
    </w:p>
    <w:p w14:paraId="7F0CC9E9" w14:textId="77777777" w:rsidR="00A7333E" w:rsidRDefault="00A7333E" w:rsidP="00A7333E">
      <w:pPr>
        <w:pStyle w:val="EnglishHangNoCoptic"/>
        <w:ind w:firstLine="0"/>
      </w:pPr>
      <w:r w:rsidRPr="0040319E">
        <w:t>hide y</w:t>
      </w:r>
      <w:r>
        <w:t>ourself for a short while,</w:t>
      </w:r>
    </w:p>
    <w:p w14:paraId="28AAE37C" w14:textId="77777777" w:rsidR="00A7333E" w:rsidRDefault="00A7333E" w:rsidP="00A7333E">
      <w:pPr>
        <w:pStyle w:val="EnglishHangEndNoCoptic"/>
        <w:ind w:firstLine="0"/>
      </w:pPr>
      <w:r w:rsidRPr="0040319E">
        <w:t>until</w:t>
      </w:r>
      <w:r>
        <w:t xml:space="preserve"> the wrath of the Lord is passed.</w:t>
      </w:r>
    </w:p>
    <w:p w14:paraId="3EE5DEFE" w14:textId="77777777" w:rsidR="00A7333E" w:rsidRDefault="00A7333E" w:rsidP="00A7333E">
      <w:pPr>
        <w:pStyle w:val="EnglishHangNoCoptic"/>
      </w:pPr>
      <w:r w:rsidRPr="0040319E">
        <w:t>21</w:t>
      </w:r>
      <w:r>
        <w:t xml:space="preserve"> </w:t>
      </w:r>
      <w:r w:rsidRPr="0040319E">
        <w:t>For behold, the Lord is bringing wrath from His holy plac</w:t>
      </w:r>
      <w:r>
        <w:t>e</w:t>
      </w:r>
    </w:p>
    <w:p w14:paraId="13A8930A" w14:textId="77777777" w:rsidR="00A7333E" w:rsidRDefault="00A7333E" w:rsidP="00A7333E">
      <w:pPr>
        <w:pStyle w:val="EnglishHangNoCoptic"/>
        <w:ind w:firstLine="0"/>
      </w:pPr>
      <w:r w:rsidRPr="0040319E">
        <w:t>upon</w:t>
      </w:r>
      <w:r>
        <w:t xml:space="preserve"> the inhabitants of the earth,</w:t>
      </w:r>
    </w:p>
    <w:p w14:paraId="451D952A" w14:textId="77777777" w:rsidR="00A7333E" w:rsidRDefault="00A7333E" w:rsidP="00A7333E">
      <w:pPr>
        <w:pStyle w:val="EnglishHangNoCoptic"/>
        <w:ind w:firstLine="0"/>
      </w:pPr>
      <w:r>
        <w:t>a</w:t>
      </w:r>
      <w:r w:rsidRPr="0040319E">
        <w:t>nd t</w:t>
      </w:r>
      <w:r>
        <w:t>he earth will uncover its blood</w:t>
      </w:r>
    </w:p>
    <w:p w14:paraId="1AF03E62" w14:textId="77777777" w:rsidR="00A7333E" w:rsidRPr="00783F3E" w:rsidRDefault="00A7333E" w:rsidP="00A7333E">
      <w:pPr>
        <w:pStyle w:val="EnglishHangEndNoCoptic"/>
        <w:ind w:firstLine="0"/>
      </w:pPr>
      <w:r w:rsidRPr="0040319E">
        <w:t>and will not cover its slain.</w:t>
      </w:r>
    </w:p>
    <w:p w14:paraId="0D95EC14" w14:textId="77777777" w:rsidR="00A7333E" w:rsidRDefault="00A7333E" w:rsidP="00A7333E">
      <w:pPr>
        <w:pStyle w:val="Heading4"/>
      </w:pPr>
      <w:bookmarkStart w:id="435" w:name="_Ref448664867"/>
      <w:r>
        <w:t>The Second Prayer of Esaias the Prophet</w:t>
      </w:r>
    </w:p>
    <w:p w14:paraId="4B8E70C4" w14:textId="45C71E52" w:rsidR="00A7333E" w:rsidRDefault="00A7333E" w:rsidP="00A7333E">
      <w:pPr>
        <w:pStyle w:val="Rubric"/>
      </w:pPr>
      <w:r>
        <w:t>(Esaias 25:1-12. Coptic rite: Joyous Saturday.)</w:t>
      </w:r>
    </w:p>
    <w:p w14:paraId="02E30570" w14:textId="5B3379BC" w:rsidR="00770265" w:rsidRPr="0040319E" w:rsidRDefault="00770265" w:rsidP="00ED1D04">
      <w:pPr>
        <w:pStyle w:val="Rubric"/>
      </w:pPr>
      <w:r>
        <w:t>Again, a reading from the book of Esaias the Prophet.</w:t>
      </w:r>
      <w:r w:rsidR="00ED1D04">
        <w:t xml:space="preserve"> His blessing be upon us all. Amen.</w:t>
      </w:r>
    </w:p>
    <w:p w14:paraId="3288DD34" w14:textId="77777777" w:rsidR="00A7333E" w:rsidRDefault="00A7333E" w:rsidP="00A7333E">
      <w:pPr>
        <w:pStyle w:val="EnglishHangNoCoptic"/>
      </w:pPr>
      <w:r>
        <w:t>1 O Lord my God,</w:t>
      </w:r>
    </w:p>
    <w:p w14:paraId="479AF11A" w14:textId="77777777" w:rsidR="00A7333E" w:rsidRDefault="00A7333E" w:rsidP="00A7333E">
      <w:pPr>
        <w:pStyle w:val="EnglishHangNoCoptic"/>
        <w:ind w:firstLine="0"/>
      </w:pPr>
      <w:r>
        <w:t>I will glorify You;</w:t>
      </w:r>
    </w:p>
    <w:p w14:paraId="1E204ACA" w14:textId="77777777" w:rsidR="00A7333E" w:rsidRDefault="00A7333E" w:rsidP="00A7333E">
      <w:pPr>
        <w:pStyle w:val="EnglishHangNoCoptic"/>
        <w:ind w:firstLine="0"/>
      </w:pPr>
      <w:r w:rsidRPr="00224A73">
        <w:t>I</w:t>
      </w:r>
      <w:r>
        <w:t xml:space="preserve"> will sing a hymn to Your Name,</w:t>
      </w:r>
    </w:p>
    <w:p w14:paraId="57E1E0C7" w14:textId="77777777" w:rsidR="00A7333E" w:rsidRDefault="00A7333E" w:rsidP="00A7333E">
      <w:pPr>
        <w:pStyle w:val="EnglishHangNoCoptic"/>
        <w:ind w:firstLine="0"/>
      </w:pPr>
      <w:r w:rsidRPr="00224A73">
        <w:t xml:space="preserve">for </w:t>
      </w:r>
      <w:r>
        <w:t>You have done wonderful things—</w:t>
      </w:r>
    </w:p>
    <w:p w14:paraId="0F791161" w14:textId="77777777" w:rsidR="00A7333E" w:rsidRDefault="00A7333E" w:rsidP="00A7333E">
      <w:pPr>
        <w:pStyle w:val="EnglishHangEndNoCoptic"/>
        <w:ind w:firstLine="0"/>
      </w:pPr>
      <w:r w:rsidRPr="00224A73">
        <w:t xml:space="preserve">an ancient and true </w:t>
      </w:r>
      <w:r>
        <w:t>plan</w:t>
      </w:r>
      <w:r w:rsidRPr="00224A73">
        <w:t xml:space="preserve">. </w:t>
      </w:r>
      <w:r>
        <w:t>Amen, Lord!</w:t>
      </w:r>
      <w:r w:rsidRPr="00294542">
        <w:rPr>
          <w:vertAlign w:val="superscript"/>
        </w:rPr>
        <w:footnoteReference w:id="884"/>
      </w:r>
    </w:p>
    <w:p w14:paraId="329C7CF9" w14:textId="77777777" w:rsidR="00A7333E" w:rsidRDefault="00A7333E" w:rsidP="00A7333E">
      <w:pPr>
        <w:pStyle w:val="EnglishHangNoCoptic"/>
      </w:pPr>
      <w:r w:rsidRPr="00224A73">
        <w:lastRenderedPageBreak/>
        <w:t>2</w:t>
      </w:r>
      <w:r>
        <w:t xml:space="preserve"> </w:t>
      </w:r>
      <w:r w:rsidRPr="00224A73">
        <w:t>Fo</w:t>
      </w:r>
      <w:r>
        <w:t>r You have made cities into a mound;</w:t>
      </w:r>
    </w:p>
    <w:p w14:paraId="387321EB" w14:textId="77777777" w:rsidR="00A7333E" w:rsidRDefault="00A7333E" w:rsidP="00A7333E">
      <w:pPr>
        <w:pStyle w:val="EnglishHangNoCoptic"/>
        <w:ind w:firstLine="0"/>
      </w:pPr>
      <w:r w:rsidRPr="00224A73">
        <w:t xml:space="preserve">You </w:t>
      </w:r>
      <w:r>
        <w:t xml:space="preserve">have </w:t>
      </w:r>
      <w:r w:rsidRPr="00224A73">
        <w:t>made the foundatio</w:t>
      </w:r>
      <w:r>
        <w:t>ns of their strong cities fall.</w:t>
      </w:r>
    </w:p>
    <w:p w14:paraId="33E8F675" w14:textId="77777777" w:rsidR="00A7333E" w:rsidRDefault="00A7333E" w:rsidP="00A7333E">
      <w:pPr>
        <w:pStyle w:val="EnglishHangEndNoCoptic"/>
        <w:ind w:firstLine="0"/>
      </w:pPr>
      <w:r w:rsidRPr="00224A73">
        <w:t>The city of the ungo</w:t>
      </w:r>
      <w:r>
        <w:t>dly shall not be built forever.</w:t>
      </w:r>
    </w:p>
    <w:p w14:paraId="0B43C84A" w14:textId="77777777" w:rsidR="00A7333E" w:rsidRDefault="00A7333E" w:rsidP="00A7333E">
      <w:pPr>
        <w:pStyle w:val="EnglishHangNoCoptic"/>
      </w:pPr>
      <w:r w:rsidRPr="00224A73">
        <w:t>3</w:t>
      </w:r>
      <w:r>
        <w:t xml:space="preserve"> </w:t>
      </w:r>
      <w:r w:rsidRPr="00224A73">
        <w:t>Therefore</w:t>
      </w:r>
      <w:r>
        <w:t>,</w:t>
      </w:r>
      <w:r w:rsidRPr="00224A73">
        <w:t xml:space="preserve"> </w:t>
      </w:r>
      <w:r>
        <w:t>the poor people will bless You,</w:t>
      </w:r>
    </w:p>
    <w:p w14:paraId="426773EF" w14:textId="77777777" w:rsidR="00A7333E" w:rsidRDefault="00A7333E" w:rsidP="00A7333E">
      <w:pPr>
        <w:pStyle w:val="EnglishHangEndNoCoptic"/>
        <w:ind w:firstLine="0"/>
      </w:pPr>
      <w:r w:rsidRPr="00224A73">
        <w:t xml:space="preserve">and the cities of </w:t>
      </w:r>
      <w:r>
        <w:t>wronged people will praise You.</w:t>
      </w:r>
    </w:p>
    <w:p w14:paraId="15D76261" w14:textId="77777777" w:rsidR="00A7333E" w:rsidRDefault="00A7333E" w:rsidP="00A7333E">
      <w:pPr>
        <w:pStyle w:val="EnglishHangNoCoptic"/>
      </w:pPr>
      <w:r w:rsidRPr="00224A73">
        <w:t>4</w:t>
      </w:r>
      <w:r>
        <w:t xml:space="preserve"> </w:t>
      </w:r>
      <w:r w:rsidRPr="00224A73">
        <w:t xml:space="preserve">For You </w:t>
      </w:r>
      <w:r>
        <w:t>have become</w:t>
      </w:r>
      <w:r w:rsidRPr="00224A73">
        <w:t xml:space="preserve"> a he</w:t>
      </w:r>
      <w:r>
        <w:t>lper to every humbled city,</w:t>
      </w:r>
    </w:p>
    <w:p w14:paraId="02E5F2D1" w14:textId="77777777" w:rsidR="00A7333E" w:rsidRDefault="00A7333E" w:rsidP="00A7333E">
      <w:pPr>
        <w:pStyle w:val="EnglishHangNoCoptic"/>
        <w:ind w:firstLine="0"/>
      </w:pPr>
      <w:r w:rsidRPr="00224A73">
        <w:t>and a protection to those who were dis</w:t>
      </w:r>
      <w:r>
        <w:t>heartened because of poverty.</w:t>
      </w:r>
    </w:p>
    <w:p w14:paraId="4AA0EBA8" w14:textId="77777777" w:rsidR="00A7333E" w:rsidRDefault="00A7333E" w:rsidP="00A7333E">
      <w:pPr>
        <w:pStyle w:val="EnglishHangNoCoptic"/>
        <w:ind w:firstLine="0"/>
      </w:pPr>
      <w:r w:rsidRPr="00224A73">
        <w:t>You w</w:t>
      </w:r>
      <w:r>
        <w:t>ill deliver them from evil men,</w:t>
      </w:r>
    </w:p>
    <w:p w14:paraId="1A7D5A90" w14:textId="77777777" w:rsidR="00A7333E" w:rsidRDefault="00A7333E" w:rsidP="00A7333E">
      <w:pPr>
        <w:pStyle w:val="EnglishHangEndNoCoptic"/>
        <w:ind w:firstLine="0"/>
      </w:pPr>
      <w:r w:rsidRPr="00224A73">
        <w:t>and be a shelter of the thirsty</w:t>
      </w:r>
      <w:r>
        <w:t>,</w:t>
      </w:r>
      <w:r w:rsidRPr="00224A73">
        <w:t xml:space="preserve"> and a</w:t>
      </w:r>
      <w:r>
        <w:t xml:space="preserve"> breath of life to the wronged.</w:t>
      </w:r>
    </w:p>
    <w:p w14:paraId="5607F837" w14:textId="77777777" w:rsidR="00A7333E" w:rsidRDefault="00A7333E" w:rsidP="00A7333E">
      <w:pPr>
        <w:pStyle w:val="EnglishHangNoCoptic"/>
      </w:pPr>
      <w:r w:rsidRPr="00224A73">
        <w:t>5</w:t>
      </w:r>
      <w:r>
        <w:t xml:space="preserve"> </w:t>
      </w:r>
      <w:r w:rsidRPr="00224A73">
        <w:t>They will b</w:t>
      </w:r>
      <w:r>
        <w:t>less You as discouraged people,</w:t>
      </w:r>
    </w:p>
    <w:p w14:paraId="0ACA2EC6" w14:textId="77777777" w:rsidR="00A7333E" w:rsidRDefault="00A7333E" w:rsidP="00A7333E">
      <w:pPr>
        <w:pStyle w:val="EnglishHangEndNoCoptic"/>
        <w:ind w:firstLine="0"/>
      </w:pPr>
      <w:r w:rsidRPr="00224A73">
        <w:t>thirsting in Zion because of ungodl</w:t>
      </w:r>
      <w:r>
        <w:t>y men, to whom You delivered us.</w:t>
      </w:r>
    </w:p>
    <w:p w14:paraId="09711EC6" w14:textId="77777777" w:rsidR="00A7333E" w:rsidRDefault="00A7333E" w:rsidP="00A7333E">
      <w:pPr>
        <w:pStyle w:val="EnglishHangNoCoptic"/>
      </w:pPr>
      <w:r w:rsidRPr="00224A73">
        <w:t>6</w:t>
      </w:r>
      <w:r>
        <w:t xml:space="preserve"> </w:t>
      </w:r>
      <w:r w:rsidRPr="00224A73">
        <w:t xml:space="preserve">Then the Lord of hosts </w:t>
      </w:r>
      <w:r>
        <w:t>will</w:t>
      </w:r>
      <w:r w:rsidRPr="00224A73">
        <w:t xml:space="preserve"> </w:t>
      </w:r>
      <w:r>
        <w:t>make a feast</w:t>
      </w:r>
      <w:r w:rsidRPr="00224A73">
        <w:t xml:space="preserve"> </w:t>
      </w:r>
      <w:r>
        <w:t>for</w:t>
      </w:r>
      <w:r w:rsidRPr="00224A73">
        <w:t xml:space="preserve"> al</w:t>
      </w:r>
      <w:r>
        <w:t>l the nations on this mountain.</w:t>
      </w:r>
    </w:p>
    <w:p w14:paraId="53B65849" w14:textId="77777777" w:rsidR="00A7333E" w:rsidRDefault="00A7333E" w:rsidP="00A7333E">
      <w:pPr>
        <w:pStyle w:val="EnglishHangNoCoptic"/>
        <w:ind w:firstLine="0"/>
      </w:pPr>
      <w:r>
        <w:t>They will drink joy;</w:t>
      </w:r>
    </w:p>
    <w:p w14:paraId="1565D7DE" w14:textId="77777777" w:rsidR="00A7333E" w:rsidRDefault="00A7333E" w:rsidP="00A7333E">
      <w:pPr>
        <w:pStyle w:val="EnglishHangNoCoptic"/>
        <w:ind w:firstLine="0"/>
      </w:pPr>
      <w:r>
        <w:t>they will drink wine;</w:t>
      </w:r>
    </w:p>
    <w:p w14:paraId="7F170FF9" w14:textId="77777777" w:rsidR="00A7333E" w:rsidRDefault="00A7333E" w:rsidP="00A7333E">
      <w:pPr>
        <w:pStyle w:val="EnglishHangEndNoCoptic"/>
        <w:ind w:firstLine="0"/>
      </w:pPr>
      <w:r>
        <w:t>they will</w:t>
      </w:r>
      <w:r w:rsidRPr="00224A73">
        <w:t xml:space="preserve"> </w:t>
      </w:r>
      <w:r>
        <w:t>anoint themselves with ointment.</w:t>
      </w:r>
    </w:p>
    <w:p w14:paraId="32CCC9BB" w14:textId="77777777" w:rsidR="00A7333E" w:rsidRDefault="00A7333E" w:rsidP="00A7333E">
      <w:pPr>
        <w:pStyle w:val="EnglishHangNoCoptic"/>
      </w:pPr>
      <w:r w:rsidRPr="00224A73">
        <w:t>7</w:t>
      </w:r>
      <w:r>
        <w:t xml:space="preserve"> </w:t>
      </w:r>
      <w:r w:rsidRPr="00224A73">
        <w:t>Deliver a</w:t>
      </w:r>
      <w:r>
        <w:t>ll these things to the nations on this mountain,</w:t>
      </w:r>
    </w:p>
    <w:p w14:paraId="7563D197" w14:textId="77777777" w:rsidR="00A7333E" w:rsidRDefault="00A7333E" w:rsidP="00A7333E">
      <w:pPr>
        <w:pStyle w:val="EnglishHangEndNoCoptic"/>
        <w:ind w:firstLine="0"/>
      </w:pPr>
      <w:r w:rsidRPr="00224A73">
        <w:t>for this is t</w:t>
      </w:r>
      <w:r>
        <w:t>he counsel for all the nations.</w:t>
      </w:r>
    </w:p>
    <w:p w14:paraId="116C72B6" w14:textId="77777777" w:rsidR="00A7333E" w:rsidRDefault="00A7333E" w:rsidP="00A7333E">
      <w:pPr>
        <w:pStyle w:val="EnglishHangNoCoptic"/>
      </w:pPr>
      <w:r w:rsidRPr="00224A73">
        <w:t>8</w:t>
      </w:r>
      <w:r>
        <w:t xml:space="preserve"> </w:t>
      </w:r>
      <w:r w:rsidRPr="00224A73">
        <w:t>Deat</w:t>
      </w:r>
      <w:r>
        <w:t>h prevailed and swallowed them,</w:t>
      </w:r>
    </w:p>
    <w:p w14:paraId="0879767B" w14:textId="77777777" w:rsidR="00A7333E" w:rsidRDefault="00A7333E" w:rsidP="00A7333E">
      <w:pPr>
        <w:pStyle w:val="EnglishHangNoCoptic"/>
        <w:ind w:firstLine="0"/>
      </w:pPr>
      <w:r w:rsidRPr="00224A73">
        <w:t>but again God wiped a</w:t>
      </w:r>
      <w:r>
        <w:t>way every tear from every face;</w:t>
      </w:r>
    </w:p>
    <w:p w14:paraId="36C2EF4D" w14:textId="77777777" w:rsidR="00A7333E" w:rsidRDefault="00A7333E" w:rsidP="00A7333E">
      <w:pPr>
        <w:pStyle w:val="EnglishHangNoCoptic"/>
        <w:ind w:firstLine="0"/>
      </w:pPr>
      <w:r w:rsidRPr="00224A73">
        <w:t>He took away the disgrace of</w:t>
      </w:r>
      <w:r>
        <w:t xml:space="preserve"> His people from all the earth;</w:t>
      </w:r>
    </w:p>
    <w:p w14:paraId="6F6333AA" w14:textId="77777777" w:rsidR="00A7333E" w:rsidRDefault="00A7333E" w:rsidP="00A7333E">
      <w:pPr>
        <w:pStyle w:val="EnglishHangEndNoCoptic"/>
        <w:ind w:firstLine="0"/>
      </w:pPr>
      <w:r w:rsidRPr="00224A73">
        <w:t>for the mouth of the Lord h</w:t>
      </w:r>
      <w:r>
        <w:t>as spoken.</w:t>
      </w:r>
    </w:p>
    <w:p w14:paraId="4BC1E0AA" w14:textId="77777777" w:rsidR="00A7333E" w:rsidRDefault="00A7333E" w:rsidP="00A7333E">
      <w:pPr>
        <w:pStyle w:val="EnglishHangNoCoptic"/>
      </w:pPr>
      <w:r w:rsidRPr="00224A73">
        <w:t>9</w:t>
      </w:r>
      <w:r>
        <w:t xml:space="preserve"> </w:t>
      </w:r>
      <w:r w:rsidRPr="00224A73">
        <w:t>Th</w:t>
      </w:r>
      <w:r>
        <w:t>en it will be said in that day,</w:t>
      </w:r>
    </w:p>
    <w:p w14:paraId="67D4C6C7" w14:textId="77777777" w:rsidR="00A7333E" w:rsidRDefault="00A7333E" w:rsidP="00A7333E">
      <w:pPr>
        <w:pStyle w:val="EnglishHangNoCoptic"/>
        <w:ind w:firstLine="0"/>
      </w:pPr>
      <w:r w:rsidRPr="00224A73">
        <w:t>“Behold, th</w:t>
      </w:r>
      <w:r>
        <w:t>is is our God, in whom we hoped</w:t>
      </w:r>
    </w:p>
    <w:p w14:paraId="68DAA525" w14:textId="77777777" w:rsidR="00A7333E" w:rsidRDefault="00A7333E" w:rsidP="00A7333E">
      <w:pPr>
        <w:pStyle w:val="EnglishHangEndNoCoptic"/>
        <w:ind w:firstLine="0"/>
      </w:pPr>
      <w:r w:rsidRPr="00224A73">
        <w:t xml:space="preserve">and we </w:t>
      </w:r>
      <w:r>
        <w:t>were glad in His salvation.”</w:t>
      </w:r>
    </w:p>
    <w:p w14:paraId="26FE6904" w14:textId="77777777" w:rsidR="00A7333E" w:rsidRDefault="00A7333E" w:rsidP="00A7333E">
      <w:pPr>
        <w:pStyle w:val="EnglishHangNoCoptic"/>
      </w:pPr>
      <w:r w:rsidRPr="00224A73">
        <w:t>10</w:t>
      </w:r>
      <w:r>
        <w:t xml:space="preserve"> </w:t>
      </w:r>
      <w:r w:rsidRPr="00224A73">
        <w:t xml:space="preserve">For </w:t>
      </w:r>
      <w:r>
        <w:t>God will give them rest</w:t>
      </w:r>
      <w:r w:rsidRPr="00224A73">
        <w:t xml:space="preserve"> on this mo</w:t>
      </w:r>
      <w:r>
        <w:t>untain,</w:t>
      </w:r>
    </w:p>
    <w:p w14:paraId="090F7980" w14:textId="77777777" w:rsidR="00A7333E" w:rsidRDefault="00A7333E" w:rsidP="00A7333E">
      <w:pPr>
        <w:pStyle w:val="EnglishHangNoCoptic"/>
        <w:ind w:firstLine="0"/>
      </w:pPr>
      <w:r w:rsidRPr="00224A73">
        <w:t xml:space="preserve">and the </w:t>
      </w:r>
      <w:r>
        <w:t>Moabite shall be trampled down,</w:t>
      </w:r>
    </w:p>
    <w:p w14:paraId="31B4DC12" w14:textId="77777777" w:rsidR="00A7333E" w:rsidRDefault="00A7333E" w:rsidP="00A7333E">
      <w:pPr>
        <w:pStyle w:val="EnglishHangEndNoCoptic"/>
        <w:ind w:firstLine="0"/>
      </w:pPr>
      <w:r>
        <w:t>as</w:t>
      </w:r>
      <w:r w:rsidRPr="00224A73">
        <w:t xml:space="preserve"> the thresh</w:t>
      </w:r>
      <w:r>
        <w:t>ing floor is tread with wagons.</w:t>
      </w:r>
    </w:p>
    <w:p w14:paraId="026B7DB4" w14:textId="77777777" w:rsidR="00A7333E" w:rsidRDefault="00A7333E" w:rsidP="00A7333E">
      <w:pPr>
        <w:pStyle w:val="EnglishHangNoCoptic"/>
      </w:pPr>
      <w:r w:rsidRPr="00224A73">
        <w:t>1</w:t>
      </w:r>
      <w:r>
        <w:t>1 He will spread forth His hands</w:t>
      </w:r>
    </w:p>
    <w:p w14:paraId="70C209BA" w14:textId="77777777" w:rsidR="00A7333E" w:rsidRDefault="00A7333E" w:rsidP="00A7333E">
      <w:pPr>
        <w:pStyle w:val="EnglishHangNoCoptic"/>
        <w:ind w:firstLine="0"/>
      </w:pPr>
      <w:r w:rsidRPr="00224A73">
        <w:t>so as</w:t>
      </w:r>
      <w:r>
        <w:t xml:space="preserve"> to humble man, to destroy him;</w:t>
      </w:r>
    </w:p>
    <w:p w14:paraId="5EFC0C46" w14:textId="77777777" w:rsidR="00A7333E" w:rsidRDefault="00A7333E" w:rsidP="00A7333E">
      <w:pPr>
        <w:pStyle w:val="EnglishHangNoCoptic"/>
        <w:ind w:firstLine="0"/>
      </w:pPr>
      <w:r w:rsidRPr="00224A73">
        <w:t>and He will humble his arrogance—</w:t>
      </w:r>
    </w:p>
    <w:p w14:paraId="066FB2F9" w14:textId="77777777" w:rsidR="00A7333E" w:rsidRDefault="00A7333E" w:rsidP="00A7333E">
      <w:pPr>
        <w:pStyle w:val="EnglishHangEndNoCoptic"/>
        <w:ind w:firstLine="0"/>
      </w:pPr>
      <w:r w:rsidRPr="00224A73">
        <w:t>arroga</w:t>
      </w:r>
      <w:r>
        <w:t>nce on which he laid his hands.</w:t>
      </w:r>
    </w:p>
    <w:p w14:paraId="0631B042" w14:textId="77777777" w:rsidR="00A7333E" w:rsidRDefault="00A7333E" w:rsidP="00A7333E">
      <w:pPr>
        <w:pStyle w:val="EnglishHangNoCoptic"/>
      </w:pPr>
      <w:r w:rsidRPr="00224A73">
        <w:t>12</w:t>
      </w:r>
      <w:r>
        <w:t xml:space="preserve"> He will bring low</w:t>
      </w:r>
      <w:r w:rsidRPr="00224A73">
        <w:t xml:space="preserve"> </w:t>
      </w:r>
      <w:r>
        <w:t>t</w:t>
      </w:r>
      <w:r w:rsidRPr="00224A73">
        <w:t>he height</w:t>
      </w:r>
      <w:r>
        <w:t xml:space="preserve"> of your refuge,</w:t>
      </w:r>
    </w:p>
    <w:p w14:paraId="3B43977D" w14:textId="77777777" w:rsidR="00A7333E" w:rsidRDefault="00A7333E" w:rsidP="00A7333E">
      <w:pPr>
        <w:pStyle w:val="EnglishHangEndNoCoptic"/>
        <w:ind w:firstLine="0"/>
      </w:pPr>
      <w:r w:rsidRPr="00224A73">
        <w:t>and bring it down to the ground.</w:t>
      </w:r>
    </w:p>
    <w:p w14:paraId="2B176323" w14:textId="77777777" w:rsidR="00A7333E" w:rsidRDefault="00A7333E" w:rsidP="00A7333E">
      <w:pPr>
        <w:pStyle w:val="Heading4"/>
      </w:pPr>
      <w:r>
        <w:t>The Third Prayer of Esaias the Prophet</w:t>
      </w:r>
    </w:p>
    <w:p w14:paraId="3B430F8E" w14:textId="23675763" w:rsidR="00A7333E" w:rsidRDefault="00A7333E" w:rsidP="00A7333E">
      <w:pPr>
        <w:pStyle w:val="Rubric"/>
      </w:pPr>
      <w:r>
        <w:t>(Esaias 26:1-9. Coptic rite: Joyous Saturday.)</w:t>
      </w:r>
    </w:p>
    <w:p w14:paraId="4E902B09" w14:textId="7775EB1F" w:rsidR="00770265" w:rsidRPr="0040319E" w:rsidRDefault="00770265" w:rsidP="00ED1D04">
      <w:pPr>
        <w:pStyle w:val="Rubric"/>
      </w:pPr>
      <w:r>
        <w:t>And again, a reading from the book of Esaias the Prophet.</w:t>
      </w:r>
      <w:r w:rsidR="00ED1D04">
        <w:t xml:space="preserve"> His blessing be upon us all. Amen.</w:t>
      </w:r>
    </w:p>
    <w:p w14:paraId="16B88C43" w14:textId="77777777" w:rsidR="00A7333E" w:rsidRDefault="00A7333E" w:rsidP="00A7333E">
      <w:pPr>
        <w:pStyle w:val="EnglishHangNoCoptic"/>
      </w:pPr>
      <w:r w:rsidRPr="00224A73">
        <w:lastRenderedPageBreak/>
        <w:t>1</w:t>
      </w:r>
      <w:r>
        <w:t xml:space="preserve"> </w:t>
      </w:r>
      <w:r w:rsidRPr="00224A73">
        <w:t xml:space="preserve">In that day they </w:t>
      </w:r>
      <w:r>
        <w:t>will</w:t>
      </w:r>
      <w:r w:rsidRPr="00224A73">
        <w:t xml:space="preserve"> sing </w:t>
      </w:r>
      <w:r>
        <w:t>this song in the land of Judah,</w:t>
      </w:r>
    </w:p>
    <w:p w14:paraId="40E9995E" w14:textId="77777777" w:rsidR="00A7333E" w:rsidRDefault="00A7333E" w:rsidP="00A7333E">
      <w:pPr>
        <w:pStyle w:val="EnglishHangNoCoptic"/>
        <w:ind w:firstLine="0"/>
      </w:pPr>
      <w:r>
        <w:t>“Behold, we have a strong city;</w:t>
      </w:r>
    </w:p>
    <w:p w14:paraId="5CAD795F" w14:textId="77777777" w:rsidR="00A7333E" w:rsidRDefault="00A7333E" w:rsidP="00A7333E">
      <w:pPr>
        <w:pStyle w:val="EnglishHangEndNoCoptic"/>
        <w:ind w:firstLine="0"/>
      </w:pPr>
      <w:r>
        <w:t>He will make its outer wall our salvation.</w:t>
      </w:r>
    </w:p>
    <w:p w14:paraId="061623A2" w14:textId="77777777" w:rsidR="00A7333E" w:rsidRDefault="00A7333E" w:rsidP="00A7333E">
      <w:pPr>
        <w:pStyle w:val="EnglishHangNoCoptic"/>
      </w:pPr>
      <w:r>
        <w:t>2 Open the gates;</w:t>
      </w:r>
    </w:p>
    <w:p w14:paraId="1A61A378" w14:textId="77777777" w:rsidR="00A7333E" w:rsidRDefault="00A7333E" w:rsidP="00A7333E">
      <w:pPr>
        <w:pStyle w:val="EnglishHangNoCoptic"/>
        <w:ind w:firstLine="0"/>
      </w:pPr>
      <w:r w:rsidRPr="00224A73">
        <w:t>let the peop</w:t>
      </w:r>
      <w:r>
        <w:t>le enter who keep righteousness</w:t>
      </w:r>
    </w:p>
    <w:p w14:paraId="2EC8ED1D" w14:textId="77777777" w:rsidR="00A7333E" w:rsidRDefault="00A7333E" w:rsidP="00A7333E">
      <w:pPr>
        <w:pStyle w:val="EnglishHangEndNoCoptic"/>
        <w:ind w:firstLine="0"/>
      </w:pPr>
      <w:r>
        <w:t>and guard the truth,</w:t>
      </w:r>
    </w:p>
    <w:p w14:paraId="6D3D460D" w14:textId="77777777" w:rsidR="00A7333E" w:rsidRDefault="00A7333E" w:rsidP="00A7333E">
      <w:pPr>
        <w:pStyle w:val="EnglishHangNoCoptic"/>
      </w:pPr>
      <w:r>
        <w:t>3 and who lay hold of the truth</w:t>
      </w:r>
    </w:p>
    <w:p w14:paraId="62B55CBA" w14:textId="77777777" w:rsidR="00A7333E" w:rsidRDefault="00A7333E" w:rsidP="00A7333E">
      <w:pPr>
        <w:pStyle w:val="EnglishHangEndNoCoptic"/>
        <w:ind w:firstLine="0"/>
      </w:pPr>
      <w:r>
        <w:t>and keep peace,</w:t>
      </w:r>
    </w:p>
    <w:p w14:paraId="62B33D16" w14:textId="77777777" w:rsidR="00A7333E" w:rsidRDefault="00A7333E" w:rsidP="00A7333E">
      <w:pPr>
        <w:pStyle w:val="EnglishHangNoCoptic"/>
      </w:pPr>
      <w:r w:rsidRPr="00224A73">
        <w:t>4</w:t>
      </w:r>
      <w:r>
        <w:t xml:space="preserve"> </w:t>
      </w:r>
      <w:r w:rsidRPr="00224A73">
        <w:t>because th</w:t>
      </w:r>
      <w:r>
        <w:t>ey hope forever in You, O Lord,</w:t>
      </w:r>
    </w:p>
    <w:p w14:paraId="113B55F4" w14:textId="77777777" w:rsidR="00A7333E" w:rsidRDefault="00A7333E" w:rsidP="00A7333E">
      <w:pPr>
        <w:pStyle w:val="EnglishHangEndNoCoptic"/>
        <w:ind w:firstLine="0"/>
      </w:pPr>
      <w:r>
        <w:t>the great and eternal God,</w:t>
      </w:r>
    </w:p>
    <w:p w14:paraId="2C5D26C4" w14:textId="77777777" w:rsidR="00A7333E" w:rsidRDefault="00A7333E" w:rsidP="00A7333E">
      <w:pPr>
        <w:pStyle w:val="EnglishHangNoCoptic"/>
      </w:pPr>
      <w:r>
        <w:t>5 Who humbles and brings down</w:t>
      </w:r>
    </w:p>
    <w:p w14:paraId="0CA4FEBB" w14:textId="77777777" w:rsidR="00A7333E" w:rsidRDefault="00A7333E" w:rsidP="00A7333E">
      <w:pPr>
        <w:pStyle w:val="EnglishHangNoCoptic"/>
        <w:ind w:firstLine="0"/>
      </w:pPr>
      <w:r>
        <w:t>those who dwell in lofty places;</w:t>
      </w:r>
    </w:p>
    <w:p w14:paraId="30CCF106" w14:textId="77777777" w:rsidR="00A7333E" w:rsidRDefault="00A7333E" w:rsidP="00A7333E">
      <w:pPr>
        <w:pStyle w:val="EnglishHangNoCoptic"/>
        <w:ind w:firstLine="0"/>
      </w:pPr>
      <w:r w:rsidRPr="00224A73">
        <w:t>You will</w:t>
      </w:r>
      <w:r>
        <w:t xml:space="preserve"> cast down</w:t>
      </w:r>
      <w:r w:rsidRPr="00224A73">
        <w:t xml:space="preserve"> strong cities</w:t>
      </w:r>
      <w:r>
        <w:t>;</w:t>
      </w:r>
    </w:p>
    <w:p w14:paraId="414749A6" w14:textId="77777777" w:rsidR="00A7333E" w:rsidRDefault="00A7333E" w:rsidP="00A7333E">
      <w:pPr>
        <w:pStyle w:val="EnglishHangEndNoCoptic"/>
        <w:ind w:firstLine="0"/>
      </w:pPr>
      <w:r w:rsidRPr="00224A73">
        <w:t>You will</w:t>
      </w:r>
      <w:r>
        <w:t xml:space="preserve"> bring them down to the ground.</w:t>
      </w:r>
    </w:p>
    <w:p w14:paraId="66E1304E" w14:textId="77777777" w:rsidR="00A7333E" w:rsidRDefault="00A7333E" w:rsidP="00A7333E">
      <w:pPr>
        <w:pStyle w:val="EnglishHangNoCoptic"/>
      </w:pPr>
      <w:r w:rsidRPr="00224A73">
        <w:t>6</w:t>
      </w:r>
      <w:r>
        <w:t xml:space="preserve"> </w:t>
      </w:r>
      <w:r w:rsidRPr="00224A73">
        <w:t>The fe</w:t>
      </w:r>
      <w:r>
        <w:t>et of the gentle and the humble</w:t>
      </w:r>
    </w:p>
    <w:p w14:paraId="680719B8" w14:textId="77777777" w:rsidR="00A7333E" w:rsidRDefault="00A7333E" w:rsidP="00A7333E">
      <w:pPr>
        <w:pStyle w:val="EnglishHangEndNoCoptic"/>
        <w:ind w:firstLine="0"/>
      </w:pPr>
      <w:r>
        <w:t>will trample them [underfoot].</w:t>
      </w:r>
    </w:p>
    <w:p w14:paraId="73728B92" w14:textId="77777777" w:rsidR="00A7333E" w:rsidRDefault="00A7333E" w:rsidP="00A7333E">
      <w:pPr>
        <w:pStyle w:val="EnglishHangNoCoptic"/>
      </w:pPr>
      <w:r w:rsidRPr="00224A73">
        <w:t>7</w:t>
      </w:r>
      <w:r>
        <w:t xml:space="preserve"> </w:t>
      </w:r>
      <w:r w:rsidRPr="00224A73">
        <w:t>Th</w:t>
      </w:r>
      <w:r>
        <w:t>e way of the godly has become straight;</w:t>
      </w:r>
    </w:p>
    <w:p w14:paraId="0C61572E" w14:textId="77777777" w:rsidR="00A7333E" w:rsidRDefault="00A7333E" w:rsidP="00A7333E">
      <w:pPr>
        <w:pStyle w:val="EnglishHangEndNoCoptic"/>
        <w:ind w:firstLine="0"/>
      </w:pPr>
      <w:r w:rsidRPr="00224A73">
        <w:t>and th</w:t>
      </w:r>
      <w:r>
        <w:t>e way of the godly is prepared.</w:t>
      </w:r>
    </w:p>
    <w:p w14:paraId="0D5A2BFF" w14:textId="77777777" w:rsidR="00A7333E" w:rsidRDefault="00A7333E" w:rsidP="00A7333E">
      <w:pPr>
        <w:pStyle w:val="EnglishHangNoCoptic"/>
      </w:pPr>
      <w:r w:rsidRPr="00224A73">
        <w:t>8</w:t>
      </w:r>
      <w:r>
        <w:t xml:space="preserve"> </w:t>
      </w:r>
      <w:r w:rsidRPr="00224A73">
        <w:t>For t</w:t>
      </w:r>
      <w:r>
        <w:t>he way of the Lord is justice.</w:t>
      </w:r>
    </w:p>
    <w:p w14:paraId="57569686" w14:textId="77777777" w:rsidR="00A7333E" w:rsidRDefault="00A7333E" w:rsidP="00A7333E">
      <w:pPr>
        <w:pStyle w:val="EnglishHangNoCoptic"/>
        <w:ind w:firstLine="0"/>
      </w:pPr>
      <w:r>
        <w:t>We hope in Your Name</w:t>
      </w:r>
    </w:p>
    <w:p w14:paraId="2FD9780F" w14:textId="77777777" w:rsidR="00A7333E" w:rsidRDefault="00A7333E" w:rsidP="00A7333E">
      <w:pPr>
        <w:pStyle w:val="EnglishHangEndNoCoptic"/>
        <w:ind w:firstLine="0"/>
      </w:pPr>
      <w:r w:rsidRPr="00224A73">
        <w:t>and i</w:t>
      </w:r>
      <w:r>
        <w:t>n the remembrance of You.</w:t>
      </w:r>
    </w:p>
    <w:p w14:paraId="44DFA812" w14:textId="77777777" w:rsidR="00A7333E" w:rsidRDefault="00A7333E" w:rsidP="00A7333E">
      <w:pPr>
        <w:pStyle w:val="EnglishHangNoCoptic"/>
      </w:pPr>
      <w:r w:rsidRPr="0040319E">
        <w:t>9</w:t>
      </w:r>
      <w:r>
        <w:t xml:space="preserve"> that our soul desires]</w:t>
      </w:r>
    </w:p>
    <w:p w14:paraId="533FA576" w14:textId="77777777" w:rsidR="00A7333E" w:rsidRDefault="00A7333E" w:rsidP="00A7333E">
      <w:pPr>
        <w:pStyle w:val="EnglishHangNoCoptic"/>
        <w:ind w:firstLine="0"/>
      </w:pPr>
      <w:r>
        <w:t>At night m</w:t>
      </w:r>
      <w:r w:rsidRPr="0040319E">
        <w:t>y spirit rises earl</w:t>
      </w:r>
      <w:r>
        <w:t>y toward You, O God,</w:t>
      </w:r>
    </w:p>
    <w:p w14:paraId="4BBB816C" w14:textId="77777777" w:rsidR="00A7333E" w:rsidRDefault="00A7333E" w:rsidP="00A7333E">
      <w:pPr>
        <w:pStyle w:val="EnglishHangNoCoptic"/>
        <w:ind w:firstLine="0"/>
      </w:pPr>
      <w:r w:rsidRPr="0040319E">
        <w:t>for Your comma</w:t>
      </w:r>
      <w:r>
        <w:t>nds are a light upon the earth.</w:t>
      </w:r>
    </w:p>
    <w:p w14:paraId="7360F91A" w14:textId="77777777" w:rsidR="00A7333E" w:rsidRDefault="00A7333E" w:rsidP="00A7333E">
      <w:pPr>
        <w:pStyle w:val="EnglishHangEndNoCoptic"/>
        <w:ind w:firstLine="0"/>
      </w:pPr>
      <w:r w:rsidRPr="0040319E">
        <w:t>Learn righteousne</w:t>
      </w:r>
      <w:r>
        <w:t>ss, you who dwell on the earth.</w:t>
      </w:r>
    </w:p>
    <w:p w14:paraId="6A4157B9" w14:textId="77777777" w:rsidR="00A7333E" w:rsidRDefault="00A7333E" w:rsidP="00A7333E">
      <w:pPr>
        <w:pStyle w:val="Heading4"/>
      </w:pPr>
      <w:r>
        <w:t>The Prayer of Jeremias the Prophet</w:t>
      </w:r>
    </w:p>
    <w:p w14:paraId="67CF4905" w14:textId="1B6157C1" w:rsidR="00A7333E" w:rsidRDefault="00A7333E" w:rsidP="00A7333E">
      <w:pPr>
        <w:pStyle w:val="Rubric"/>
      </w:pPr>
      <w:r>
        <w:t>(Lamentations 5:16-22. Coptic rite: Joyous Saturday.)</w:t>
      </w:r>
    </w:p>
    <w:p w14:paraId="00703A4B" w14:textId="782D11B7" w:rsidR="00770265" w:rsidRPr="0040319E" w:rsidRDefault="00770265" w:rsidP="00A7333E">
      <w:pPr>
        <w:pStyle w:val="Rubric"/>
      </w:pPr>
      <w:r>
        <w:t>A reading from</w:t>
      </w:r>
      <w:r w:rsidR="00ED1D04">
        <w:t xml:space="preserve"> the Lamentation of Jeremias. Hi</w:t>
      </w:r>
      <w:r>
        <w:t>s</w:t>
      </w:r>
      <w:r w:rsidR="00ED1D04">
        <w:t xml:space="preserve"> blessing be upon us all. Amen.</w:t>
      </w:r>
      <w:r>
        <w:t xml:space="preserve"> </w:t>
      </w:r>
    </w:p>
    <w:p w14:paraId="1631257A" w14:textId="77777777" w:rsidR="00A7333E" w:rsidRDefault="00A7333E" w:rsidP="00A7333E">
      <w:pPr>
        <w:pStyle w:val="EnglishHangNoCoptic"/>
      </w:pPr>
      <w:r>
        <w:t>16 The crown fell from our head;</w:t>
      </w:r>
    </w:p>
    <w:p w14:paraId="767778EE" w14:textId="77777777" w:rsidR="00A7333E" w:rsidRDefault="00A7333E" w:rsidP="00A7333E">
      <w:pPr>
        <w:pStyle w:val="EnglishHangEndNoCoptic"/>
        <w:ind w:firstLine="0"/>
      </w:pPr>
      <w:r>
        <w:t>woe to us, for we have sinned!</w:t>
      </w:r>
    </w:p>
    <w:p w14:paraId="60674AD4" w14:textId="77777777" w:rsidR="00A7333E" w:rsidRDefault="00A7333E" w:rsidP="00A7333E">
      <w:pPr>
        <w:pStyle w:val="EnglishHangNoCoptic"/>
      </w:pPr>
      <w:r>
        <w:t>17 Because of this, our heart has become grief stricken;</w:t>
      </w:r>
    </w:p>
    <w:p w14:paraId="75AE9755" w14:textId="77777777" w:rsidR="00A7333E" w:rsidRDefault="00A7333E" w:rsidP="00A7333E">
      <w:pPr>
        <w:pStyle w:val="EnglishHangEndNoCoptic"/>
        <w:ind w:firstLine="0"/>
      </w:pPr>
      <w:r>
        <w:t>because of this, our eyes have grown dark,</w:t>
      </w:r>
    </w:p>
    <w:p w14:paraId="45F07C6F" w14:textId="77777777" w:rsidR="00A7333E" w:rsidRDefault="00A7333E" w:rsidP="00A7333E">
      <w:pPr>
        <w:pStyle w:val="EnglishHangNoCoptic"/>
      </w:pPr>
      <w:r>
        <w:lastRenderedPageBreak/>
        <w:t>18 for Mount Zion, because it is desolate;</w:t>
      </w:r>
    </w:p>
    <w:p w14:paraId="35E27F2C" w14:textId="77777777" w:rsidR="00A7333E" w:rsidRDefault="00A7333E" w:rsidP="00A7333E">
      <w:pPr>
        <w:pStyle w:val="EnglishHangEndNoCoptic"/>
        <w:ind w:firstLine="0"/>
      </w:pPr>
      <w:r>
        <w:t>foxes pass through it.</w:t>
      </w:r>
    </w:p>
    <w:p w14:paraId="4D359473" w14:textId="77777777" w:rsidR="00A7333E" w:rsidRDefault="00A7333E" w:rsidP="00A7333E">
      <w:pPr>
        <w:pStyle w:val="EnglishHangNoCoptic"/>
      </w:pPr>
      <w:r>
        <w:t>19 But You, O Lord, will dwell forever;</w:t>
      </w:r>
    </w:p>
    <w:p w14:paraId="1B8CD4F9" w14:textId="77777777" w:rsidR="00A7333E" w:rsidRDefault="00A7333E" w:rsidP="00A7333E">
      <w:pPr>
        <w:pStyle w:val="EnglishHangEndNoCoptic"/>
        <w:ind w:firstLine="0"/>
      </w:pPr>
      <w:r>
        <w:t>Your throne from generation to generation.</w:t>
      </w:r>
    </w:p>
    <w:p w14:paraId="04D31C18" w14:textId="77777777" w:rsidR="00A7333E" w:rsidRDefault="00A7333E" w:rsidP="00A7333E">
      <w:pPr>
        <w:pStyle w:val="EnglishHangNoCoptic"/>
      </w:pPr>
      <w:r>
        <w:t>20 Why will You utterly forget us?</w:t>
      </w:r>
    </w:p>
    <w:p w14:paraId="31E96AB5" w14:textId="77777777" w:rsidR="00A7333E" w:rsidRDefault="00A7333E" w:rsidP="00A7333E">
      <w:pPr>
        <w:pStyle w:val="EnglishHangEndNoCoptic"/>
        <w:ind w:firstLine="0"/>
      </w:pPr>
      <w:r>
        <w:t>Will You forsake us for a long time?</w:t>
      </w:r>
    </w:p>
    <w:p w14:paraId="62AF7F1D" w14:textId="77777777" w:rsidR="00A7333E" w:rsidRDefault="00A7333E" w:rsidP="00A7333E">
      <w:pPr>
        <w:pStyle w:val="EnglishHangNoCoptic"/>
      </w:pPr>
      <w:r>
        <w:t>21 Turn us back to You, O Lord,</w:t>
      </w:r>
    </w:p>
    <w:p w14:paraId="01AC61D1" w14:textId="77777777" w:rsidR="00A7333E" w:rsidRDefault="00A7333E" w:rsidP="00A7333E">
      <w:pPr>
        <w:pStyle w:val="EnglishHangNoCoptic"/>
        <w:ind w:firstLine="0"/>
      </w:pPr>
      <w:r>
        <w:t>and we will turn back;</w:t>
      </w:r>
    </w:p>
    <w:p w14:paraId="4D314014" w14:textId="77777777" w:rsidR="00A7333E" w:rsidRDefault="00A7333E" w:rsidP="00A7333E">
      <w:pPr>
        <w:pStyle w:val="EnglishHangEndNoCoptic"/>
        <w:ind w:firstLine="0"/>
      </w:pPr>
      <w:r>
        <w:t>renew our days as before.</w:t>
      </w:r>
    </w:p>
    <w:p w14:paraId="75741F19" w14:textId="77777777" w:rsidR="00A7333E" w:rsidRDefault="00A7333E" w:rsidP="00A7333E">
      <w:pPr>
        <w:pStyle w:val="EnglishHangNoCoptic"/>
      </w:pPr>
      <w:r>
        <w:t>22 For You have indeed rejected us,</w:t>
      </w:r>
    </w:p>
    <w:p w14:paraId="02D9FF24" w14:textId="1AAF548A" w:rsidR="00A7333E" w:rsidRDefault="00A7333E" w:rsidP="00A7333E">
      <w:pPr>
        <w:pStyle w:val="EnglishHangEndNoCoptic"/>
        <w:ind w:firstLine="0"/>
      </w:pPr>
      <w:r>
        <w:t>and have become exceedingly angry with us.</w:t>
      </w:r>
    </w:p>
    <w:p w14:paraId="45B2A31D" w14:textId="77777777" w:rsidR="008A378B" w:rsidRDefault="008A378B" w:rsidP="008A378B">
      <w:pPr>
        <w:pStyle w:val="Heading4"/>
      </w:pPr>
      <w:r>
        <w:t>The Prayer of Baruch the Prophet</w:t>
      </w:r>
    </w:p>
    <w:p w14:paraId="712873A3" w14:textId="77777777" w:rsidR="008A378B" w:rsidRPr="0040319E" w:rsidRDefault="008A378B" w:rsidP="008A378B">
      <w:pPr>
        <w:pStyle w:val="Rubric"/>
      </w:pPr>
      <w:r>
        <w:t>(Baruch 2:11-15. Coptic rite: Joyous Saturday. A Plea for Mercy and Deliverance)</w:t>
      </w:r>
    </w:p>
    <w:p w14:paraId="37E927D4" w14:textId="77777777" w:rsidR="008A378B" w:rsidRDefault="008A378B" w:rsidP="008A378B">
      <w:pPr>
        <w:pStyle w:val="EnglishHangNoCoptic"/>
      </w:pPr>
      <w:r w:rsidRPr="00224A73">
        <w:t>11</w:t>
      </w:r>
      <w:r>
        <w:t xml:space="preserve"> And now, O Lord God of Israel,</w:t>
      </w:r>
    </w:p>
    <w:p w14:paraId="06A9D459" w14:textId="77777777" w:rsidR="008A378B" w:rsidRDefault="008A378B" w:rsidP="008A378B">
      <w:pPr>
        <w:pStyle w:val="EnglishHangNoCoptic"/>
        <w:ind w:firstLine="0"/>
      </w:pPr>
      <w:r>
        <w:t>Who brought</w:t>
      </w:r>
      <w:r w:rsidRPr="00224A73">
        <w:t xml:space="preserve"> Your people </w:t>
      </w:r>
      <w:r>
        <w:t>out of the land of Egypt</w:t>
      </w:r>
    </w:p>
    <w:p w14:paraId="3C441620" w14:textId="77777777" w:rsidR="008A378B" w:rsidRDefault="008A378B" w:rsidP="008A378B">
      <w:pPr>
        <w:pStyle w:val="EnglishHangNoCoptic"/>
        <w:ind w:firstLine="0"/>
      </w:pPr>
      <w:r>
        <w:t>with a mighty hand,</w:t>
      </w:r>
    </w:p>
    <w:p w14:paraId="1B11A185" w14:textId="77777777" w:rsidR="008A378B" w:rsidRDefault="008A378B" w:rsidP="008A378B">
      <w:pPr>
        <w:pStyle w:val="EnglishHangNoCoptic"/>
        <w:ind w:firstLine="0"/>
      </w:pPr>
      <w:r>
        <w:t>with signs and wonders,</w:t>
      </w:r>
    </w:p>
    <w:p w14:paraId="0E6E2145" w14:textId="77777777" w:rsidR="008A378B" w:rsidRDefault="008A378B" w:rsidP="008A378B">
      <w:pPr>
        <w:pStyle w:val="EnglishHangNoCoptic"/>
        <w:ind w:firstLine="0"/>
      </w:pPr>
      <w:r w:rsidRPr="00224A73">
        <w:t>with great p</w:t>
      </w:r>
      <w:r>
        <w:t>ower and with outstretched arm,</w:t>
      </w:r>
    </w:p>
    <w:p w14:paraId="31FEFF27" w14:textId="77777777" w:rsidR="008A378B" w:rsidRDefault="008A378B" w:rsidP="008A378B">
      <w:pPr>
        <w:pStyle w:val="EnglishHangNoCoptic"/>
        <w:ind w:firstLine="0"/>
      </w:pPr>
      <w:r w:rsidRPr="00224A73">
        <w:t>and</w:t>
      </w:r>
      <w:r>
        <w:t xml:space="preserve"> made a name for Yourself,</w:t>
      </w:r>
    </w:p>
    <w:p w14:paraId="1E8F3FA8" w14:textId="77777777" w:rsidR="008A378B" w:rsidRDefault="008A378B" w:rsidP="008A378B">
      <w:pPr>
        <w:pStyle w:val="EnglishHangEndNoCoptic"/>
        <w:ind w:firstLine="0"/>
      </w:pPr>
      <w:r>
        <w:t>which continues to this day,</w:t>
      </w:r>
    </w:p>
    <w:p w14:paraId="7889C441" w14:textId="77777777" w:rsidR="008A378B" w:rsidRDefault="008A378B" w:rsidP="008A378B">
      <w:pPr>
        <w:pStyle w:val="EnglishHangNoCoptic"/>
      </w:pPr>
      <w:r w:rsidRPr="00224A73">
        <w:t>12</w:t>
      </w:r>
      <w:r>
        <w:t xml:space="preserve"> </w:t>
      </w:r>
      <w:r w:rsidRPr="00224A73">
        <w:t>we</w:t>
      </w:r>
      <w:r>
        <w:t xml:space="preserve"> have sinned and been ungodly,</w:t>
      </w:r>
    </w:p>
    <w:p w14:paraId="583AE29B" w14:textId="77777777" w:rsidR="008A378B" w:rsidRDefault="008A378B" w:rsidP="008A378B">
      <w:pPr>
        <w:pStyle w:val="EnglishHangNoCoptic"/>
        <w:ind w:firstLine="0"/>
      </w:pPr>
      <w:r>
        <w:t>we have done wrong, O Lord our God,</w:t>
      </w:r>
    </w:p>
    <w:p w14:paraId="66142AD9" w14:textId="77777777" w:rsidR="008A378B" w:rsidRDefault="008A378B" w:rsidP="008A378B">
      <w:pPr>
        <w:pStyle w:val="EnglishHangEndNoCoptic"/>
        <w:ind w:firstLine="0"/>
      </w:pPr>
      <w:r w:rsidRPr="00224A73">
        <w:t>against all Your c</w:t>
      </w:r>
      <w:r>
        <w:t>ommandments.</w:t>
      </w:r>
    </w:p>
    <w:p w14:paraId="2EBCBF2B" w14:textId="77777777" w:rsidR="008A378B" w:rsidRDefault="008A378B" w:rsidP="008A378B">
      <w:pPr>
        <w:pStyle w:val="EnglishHangNoCoptic"/>
      </w:pPr>
      <w:r w:rsidRPr="00224A73">
        <w:t>13L</w:t>
      </w:r>
      <w:r>
        <w:t xml:space="preserve"> </w:t>
      </w:r>
      <w:r w:rsidRPr="00224A73">
        <w:t>e</w:t>
      </w:r>
      <w:r>
        <w:t>t Your wrath turn away from us,</w:t>
      </w:r>
    </w:p>
    <w:p w14:paraId="19FEA386" w14:textId="77777777" w:rsidR="008A378B" w:rsidRDefault="008A378B" w:rsidP="008A378B">
      <w:pPr>
        <w:pStyle w:val="EnglishHangNoCoptic"/>
        <w:ind w:firstLine="0"/>
      </w:pPr>
      <w:r>
        <w:t>for only a few of us remain</w:t>
      </w:r>
    </w:p>
    <w:p w14:paraId="58D4096B" w14:textId="77777777" w:rsidR="008A378B" w:rsidRDefault="008A378B" w:rsidP="008A378B">
      <w:pPr>
        <w:pStyle w:val="EnglishHangEndNoCoptic"/>
        <w:ind w:firstLine="0"/>
      </w:pPr>
      <w:r w:rsidRPr="00224A73">
        <w:t xml:space="preserve">within the </w:t>
      </w:r>
      <w:r>
        <w:t>nations where You scattered us.</w:t>
      </w:r>
    </w:p>
    <w:p w14:paraId="597A417C" w14:textId="77777777" w:rsidR="008A378B" w:rsidRDefault="008A378B" w:rsidP="008A378B">
      <w:pPr>
        <w:pStyle w:val="EnglishHangNoCoptic"/>
      </w:pPr>
      <w:r w:rsidRPr="00224A73">
        <w:t>14</w:t>
      </w:r>
      <w:r>
        <w:t xml:space="preserve"> </w:t>
      </w:r>
      <w:r w:rsidRPr="00224A73">
        <w:t>O Lord, he</w:t>
      </w:r>
      <w:r>
        <w:t>ar our prayer and our supplication,</w:t>
      </w:r>
    </w:p>
    <w:p w14:paraId="422F164D" w14:textId="77777777" w:rsidR="008A378B" w:rsidRDefault="008A378B" w:rsidP="008A378B">
      <w:pPr>
        <w:pStyle w:val="EnglishHangNoCoptic"/>
        <w:ind w:firstLine="0"/>
      </w:pPr>
      <w:r w:rsidRPr="00224A73">
        <w:t>an</w:t>
      </w:r>
      <w:r>
        <w:t>d</w:t>
      </w:r>
      <w:r w:rsidRPr="00497E1E">
        <w:t xml:space="preserve"> </w:t>
      </w:r>
      <w:r>
        <w:t>deliver us for Your own sake,</w:t>
      </w:r>
    </w:p>
    <w:p w14:paraId="2377632A" w14:textId="77777777" w:rsidR="008A378B" w:rsidRDefault="008A378B" w:rsidP="008A378B">
      <w:pPr>
        <w:pStyle w:val="EnglishHangEndNoCoptic"/>
        <w:ind w:firstLine="0"/>
      </w:pPr>
      <w:r w:rsidRPr="00224A73">
        <w:t>and grant us mercy before those who have carried us into e</w:t>
      </w:r>
      <w:r>
        <w:t>xile,</w:t>
      </w:r>
    </w:p>
    <w:p w14:paraId="3623F7E8" w14:textId="77777777" w:rsidR="008A378B" w:rsidRDefault="008A378B" w:rsidP="008A378B">
      <w:pPr>
        <w:pStyle w:val="EnglishHangNoCoptic"/>
      </w:pPr>
      <w:r w:rsidRPr="00224A73">
        <w:t>15</w:t>
      </w:r>
      <w:r>
        <w:t xml:space="preserve"> </w:t>
      </w:r>
      <w:r w:rsidRPr="00224A73">
        <w:t>in order that t</w:t>
      </w:r>
      <w:r>
        <w:t>he whole earth may come to know</w:t>
      </w:r>
    </w:p>
    <w:p w14:paraId="1CEA5B39" w14:textId="77777777" w:rsidR="008A378B" w:rsidRDefault="008A378B" w:rsidP="008A378B">
      <w:pPr>
        <w:pStyle w:val="EnglishHangNoCoptic"/>
        <w:ind w:firstLine="0"/>
      </w:pPr>
      <w:r>
        <w:t>that You are the Lord our God,</w:t>
      </w:r>
    </w:p>
    <w:p w14:paraId="65BA484F" w14:textId="77777777" w:rsidR="008A378B" w:rsidRDefault="008A378B" w:rsidP="008A378B">
      <w:pPr>
        <w:pStyle w:val="EnglishHangEndNoCoptic"/>
        <w:ind w:firstLine="0"/>
      </w:pPr>
      <w:r w:rsidRPr="00224A73">
        <w:t xml:space="preserve">for Israel and his </w:t>
      </w:r>
      <w:r>
        <w:t>descendants are called by Your N</w:t>
      </w:r>
      <w:r w:rsidRPr="00224A73">
        <w:t>ame.</w:t>
      </w:r>
    </w:p>
    <w:p w14:paraId="3674FE27" w14:textId="77777777" w:rsidR="008A378B" w:rsidRDefault="008A378B" w:rsidP="008A378B">
      <w:pPr>
        <w:pStyle w:val="Heading4"/>
      </w:pPr>
      <w:r>
        <w:t>The Prayer of Elias the Prophet</w:t>
      </w:r>
    </w:p>
    <w:p w14:paraId="4146F6E2" w14:textId="77777777" w:rsidR="008A378B" w:rsidRPr="0040319E" w:rsidRDefault="008A378B" w:rsidP="008A378B">
      <w:pPr>
        <w:pStyle w:val="Rubric"/>
      </w:pPr>
      <w:r>
        <w:t>(3 Kings 18:36-39. Coptic rite: Joyous Saturday. The Victory over Ba’al)</w:t>
      </w:r>
    </w:p>
    <w:p w14:paraId="5A7A1856" w14:textId="77777777" w:rsidR="008A378B" w:rsidRDefault="008A378B" w:rsidP="008A378B">
      <w:pPr>
        <w:pStyle w:val="EnglishHangNoCoptic"/>
      </w:pPr>
      <w:r>
        <w:lastRenderedPageBreak/>
        <w:t>36 After this, Elias cried out to heaven and said,</w:t>
      </w:r>
    </w:p>
    <w:p w14:paraId="19048C16" w14:textId="77777777" w:rsidR="008A378B" w:rsidRDefault="008A378B" w:rsidP="008A378B">
      <w:pPr>
        <w:pStyle w:val="EnglishHangNoCoptic"/>
        <w:ind w:firstLine="0"/>
      </w:pPr>
      <w:r>
        <w:t>“O Lord God of Abraham, Isaac, and Israel,</w:t>
      </w:r>
    </w:p>
    <w:p w14:paraId="5E7EF099" w14:textId="77777777" w:rsidR="008A378B" w:rsidRDefault="008A378B" w:rsidP="008A378B">
      <w:pPr>
        <w:pStyle w:val="EnglishHangNoCoptic"/>
        <w:ind w:firstLine="0"/>
      </w:pPr>
      <w:r>
        <w:t>answer me, O Lord, answer me this day with fire,</w:t>
      </w:r>
    </w:p>
    <w:p w14:paraId="46E0F7CC" w14:textId="77777777" w:rsidR="008A378B" w:rsidRDefault="008A378B" w:rsidP="008A378B">
      <w:pPr>
        <w:pStyle w:val="EnglishHangNoCoptic"/>
        <w:ind w:firstLine="0"/>
      </w:pPr>
      <w:r>
        <w:t>and let this people know You are Lord, God of Israel,</w:t>
      </w:r>
    </w:p>
    <w:p w14:paraId="3F8F1B43" w14:textId="77777777" w:rsidR="008A378B" w:rsidRDefault="008A378B" w:rsidP="008A378B">
      <w:pPr>
        <w:pStyle w:val="EnglishHangEndNoCoptic"/>
        <w:ind w:firstLine="0"/>
      </w:pPr>
      <w:r>
        <w:t>and I am Your servant; and I have done all these things on Your account.</w:t>
      </w:r>
    </w:p>
    <w:p w14:paraId="70159E1F" w14:textId="77777777" w:rsidR="008A378B" w:rsidRDefault="008A378B" w:rsidP="008A378B">
      <w:pPr>
        <w:pStyle w:val="EnglishHangNoCoptic"/>
      </w:pPr>
      <w:r>
        <w:t>37 Answer me, O Lord, answer me with fire,</w:t>
      </w:r>
    </w:p>
    <w:p w14:paraId="086001BA" w14:textId="77777777" w:rsidR="008A378B" w:rsidRDefault="008A378B" w:rsidP="008A378B">
      <w:pPr>
        <w:pStyle w:val="EnglishHangNoCoptic"/>
        <w:ind w:firstLine="0"/>
      </w:pPr>
      <w:r>
        <w:t>and let these people know You are the Lord God,</w:t>
      </w:r>
    </w:p>
    <w:p w14:paraId="662EF6CA" w14:textId="77777777" w:rsidR="008A378B" w:rsidRDefault="008A378B" w:rsidP="008A378B">
      <w:pPr>
        <w:pStyle w:val="EnglishHangEndNoCoptic"/>
        <w:ind w:firstLine="0"/>
      </w:pPr>
      <w:r>
        <w:t>so as to turn the heart of this people back.”</w:t>
      </w:r>
    </w:p>
    <w:p w14:paraId="32BE8265" w14:textId="77777777" w:rsidR="008A378B" w:rsidRDefault="008A378B" w:rsidP="008A378B">
      <w:pPr>
        <w:pStyle w:val="EngHang"/>
      </w:pPr>
      <w:r>
        <w:t>38 Then fire fell from the Lord out of the heaven and consumed the whole burnt offering, the firewood, and the water in the furrow, and the stones, and the dust. So all the people fell on their faces, and they said, “Truly, the Lord is God; He is God.”</w:t>
      </w:r>
    </w:p>
    <w:p w14:paraId="519D1C74" w14:textId="77777777" w:rsidR="008A378B" w:rsidRDefault="008A378B" w:rsidP="008A378B">
      <w:pPr>
        <w:pStyle w:val="Heading4"/>
      </w:pPr>
      <w:r>
        <w:t>The Prayer of David the Prophet</w:t>
      </w:r>
    </w:p>
    <w:p w14:paraId="13597E16" w14:textId="77777777" w:rsidR="008A378B" w:rsidRDefault="008A378B" w:rsidP="008A378B">
      <w:pPr>
        <w:pStyle w:val="Rubric"/>
      </w:pPr>
      <w:r>
        <w:t xml:space="preserve">(1 Chronicles 29:10-13. Coptic rite: Joyous Saturday. </w:t>
      </w:r>
      <w:r w:rsidRPr="00EA4CF1">
        <w:t>With this, King David blessed the Lord before all the assembly, saying,</w:t>
      </w:r>
      <w:r>
        <w:t>)</w:t>
      </w:r>
    </w:p>
    <w:p w14:paraId="6B46D3B4" w14:textId="77777777" w:rsidR="008A378B" w:rsidRDefault="008A378B" w:rsidP="008A378B">
      <w:pPr>
        <w:pStyle w:val="EnglishHangNoCoptic"/>
      </w:pPr>
      <w:r w:rsidRPr="00EA4CF1">
        <w:t>“Blessed</w:t>
      </w:r>
      <w:r>
        <w:t xml:space="preserve"> are You, O Lord God of Israel,</w:t>
      </w:r>
    </w:p>
    <w:p w14:paraId="173485B2" w14:textId="77777777" w:rsidR="008A378B" w:rsidRDefault="008A378B" w:rsidP="008A378B">
      <w:pPr>
        <w:pStyle w:val="EnglishHangEndNoCoptic"/>
        <w:ind w:firstLine="0"/>
      </w:pPr>
      <w:r w:rsidRPr="00EA4CF1">
        <w:t>our</w:t>
      </w:r>
      <w:r>
        <w:t xml:space="preserve"> Father, unto the ages of ages.</w:t>
      </w:r>
    </w:p>
    <w:p w14:paraId="54F9C751" w14:textId="77777777" w:rsidR="008A378B" w:rsidRDefault="008A378B" w:rsidP="008A378B">
      <w:pPr>
        <w:pStyle w:val="EnglishHangNoCoptic"/>
      </w:pPr>
      <w:r w:rsidRPr="00EA4CF1">
        <w:t>11</w:t>
      </w:r>
      <w:r>
        <w:t xml:space="preserve"> Yours, O Lord, is the greatness</w:t>
      </w:r>
    </w:p>
    <w:p w14:paraId="0D605D79" w14:textId="77777777" w:rsidR="008A378B" w:rsidRDefault="008A378B" w:rsidP="008A378B">
      <w:pPr>
        <w:pStyle w:val="EnglishHangNoCoptic"/>
        <w:ind w:firstLine="0"/>
      </w:pPr>
      <w:r>
        <w:t>and the power and the glory</w:t>
      </w:r>
    </w:p>
    <w:p w14:paraId="44EEA5C7" w14:textId="77777777" w:rsidR="008A378B" w:rsidRDefault="008A378B" w:rsidP="008A378B">
      <w:pPr>
        <w:pStyle w:val="EnglishHangNoCoptic"/>
        <w:ind w:firstLine="0"/>
      </w:pPr>
      <w:r>
        <w:t>and the victory and the might.</w:t>
      </w:r>
    </w:p>
    <w:p w14:paraId="125A8D53" w14:textId="77777777" w:rsidR="008A378B" w:rsidRDefault="008A378B" w:rsidP="008A378B">
      <w:pPr>
        <w:pStyle w:val="EnglishHangNoCoptic"/>
        <w:ind w:firstLine="0"/>
      </w:pPr>
      <w:r>
        <w:t>You have dominion over all that is</w:t>
      </w:r>
    </w:p>
    <w:p w14:paraId="36EC6E50" w14:textId="77777777" w:rsidR="008A378B" w:rsidRDefault="008A378B" w:rsidP="008A378B">
      <w:pPr>
        <w:pStyle w:val="EnglishHangNoCoptic"/>
        <w:ind w:firstLine="0"/>
      </w:pPr>
      <w:r>
        <w:t>in heaven and on the earth.</w:t>
      </w:r>
    </w:p>
    <w:p w14:paraId="2750BFA4" w14:textId="77777777" w:rsidR="008A378B" w:rsidRDefault="008A378B" w:rsidP="008A378B">
      <w:pPr>
        <w:pStyle w:val="EnglishHangNoCoptic"/>
        <w:ind w:firstLine="0"/>
      </w:pPr>
      <w:r w:rsidRPr="00EA4CF1">
        <w:t xml:space="preserve">Every king and </w:t>
      </w:r>
      <w:r>
        <w:t>nation</w:t>
      </w:r>
    </w:p>
    <w:p w14:paraId="5FD4C27B" w14:textId="77777777" w:rsidR="008A378B" w:rsidRDefault="008A378B" w:rsidP="008A378B">
      <w:pPr>
        <w:pStyle w:val="EnglishHangEndNoCoptic"/>
        <w:ind w:firstLine="0"/>
      </w:pPr>
      <w:r w:rsidRPr="00EA4CF1">
        <w:t>is th</w:t>
      </w:r>
      <w:r>
        <w:t>rown into confusion before You.</w:t>
      </w:r>
    </w:p>
    <w:p w14:paraId="0035C29A" w14:textId="77777777" w:rsidR="008A378B" w:rsidRDefault="008A378B" w:rsidP="008A378B">
      <w:pPr>
        <w:pStyle w:val="EnglishHangNoCoptic"/>
      </w:pPr>
      <w:r w:rsidRPr="00EA4CF1">
        <w:t>12</w:t>
      </w:r>
      <w:r>
        <w:t xml:space="preserve"> </w:t>
      </w:r>
      <w:r w:rsidRPr="00EA4CF1">
        <w:t>Fro</w:t>
      </w:r>
      <w:r>
        <w:t xml:space="preserve">m You are the wealth </w:t>
      </w:r>
      <w:r w:rsidRPr="00EA4CF1">
        <w:t>and</w:t>
      </w:r>
      <w:r>
        <w:t xml:space="preserve"> glory.</w:t>
      </w:r>
    </w:p>
    <w:p w14:paraId="29774039" w14:textId="77777777" w:rsidR="008A378B" w:rsidRDefault="008A378B" w:rsidP="008A378B">
      <w:pPr>
        <w:pStyle w:val="EnglishHangNoCoptic"/>
        <w:ind w:firstLine="0"/>
      </w:pPr>
      <w:r>
        <w:t>You reigns over all, Lord, and ruler of all rule.</w:t>
      </w:r>
    </w:p>
    <w:p w14:paraId="5EE79FFA" w14:textId="77777777" w:rsidR="008A378B" w:rsidRDefault="008A378B" w:rsidP="008A378B">
      <w:pPr>
        <w:pStyle w:val="EnglishHangNoCoptic"/>
        <w:ind w:firstLine="0"/>
      </w:pPr>
      <w:r w:rsidRPr="00EA4CF1">
        <w:t>In Yo</w:t>
      </w:r>
      <w:r>
        <w:t>ur hand is power and authority,</w:t>
      </w:r>
    </w:p>
    <w:p w14:paraId="76F116CE" w14:textId="77777777" w:rsidR="008A378B" w:rsidRDefault="008A378B" w:rsidP="008A378B">
      <w:pPr>
        <w:pStyle w:val="EnglishHangNoCoptic"/>
        <w:ind w:firstLine="0"/>
      </w:pPr>
      <w:r w:rsidRPr="00EA4CF1">
        <w:t xml:space="preserve">and </w:t>
      </w:r>
      <w:r>
        <w:t>it is in Your hand, almighty one,</w:t>
      </w:r>
    </w:p>
    <w:p w14:paraId="1A04C6A3" w14:textId="77777777" w:rsidR="008A378B" w:rsidRDefault="008A378B" w:rsidP="008A378B">
      <w:pPr>
        <w:pStyle w:val="EnglishHangEndNoCoptic"/>
        <w:ind w:firstLine="0"/>
      </w:pPr>
      <w:r w:rsidRPr="00EA4CF1">
        <w:t>to inc</w:t>
      </w:r>
      <w:r>
        <w:t>rease and establish all things.</w:t>
      </w:r>
    </w:p>
    <w:p w14:paraId="444520F9" w14:textId="77777777" w:rsidR="008A378B" w:rsidRDefault="008A378B" w:rsidP="008A378B">
      <w:pPr>
        <w:pStyle w:val="EnglishHangNoCoptic"/>
      </w:pPr>
      <w:r w:rsidRPr="00EA4CF1">
        <w:t>13</w:t>
      </w:r>
      <w:r>
        <w:t xml:space="preserve"> </w:t>
      </w:r>
      <w:r w:rsidRPr="00EA4CF1">
        <w:t>And no</w:t>
      </w:r>
      <w:r>
        <w:t>w, Lord, we confess</w:t>
      </w:r>
      <w:r>
        <w:rPr>
          <w:rStyle w:val="FootnoteReference"/>
        </w:rPr>
        <w:footnoteReference w:id="885"/>
      </w:r>
      <w:r>
        <w:t xml:space="preserve"> You,</w:t>
      </w:r>
    </w:p>
    <w:p w14:paraId="2B0ECE6B" w14:textId="77777777" w:rsidR="008A378B" w:rsidRDefault="008A378B" w:rsidP="008A378B">
      <w:pPr>
        <w:pStyle w:val="EnglishHangEndNoCoptic"/>
        <w:ind w:firstLine="0"/>
      </w:pPr>
      <w:r>
        <w:t>and we praise Your glorious N</w:t>
      </w:r>
      <w:r w:rsidRPr="00EA4CF1">
        <w:t>ame.</w:t>
      </w:r>
    </w:p>
    <w:p w14:paraId="717B2D9D" w14:textId="4BED49F5" w:rsidR="00A7333E" w:rsidRDefault="00A7333E" w:rsidP="00A7333E">
      <w:pPr>
        <w:pStyle w:val="Heading3"/>
      </w:pPr>
      <w:bookmarkStart w:id="436" w:name="_Ref450335240"/>
      <w:bookmarkEnd w:id="435"/>
      <w:r>
        <w:lastRenderedPageBreak/>
        <w:t>Additional Canticles for the Vigil of Joyous Saturday from the New Testament</w:t>
      </w:r>
      <w:r w:rsidR="00680B91">
        <w:rPr>
          <w:rStyle w:val="FootnoteReference"/>
        </w:rPr>
        <w:footnoteReference w:id="886"/>
      </w:r>
      <w:bookmarkEnd w:id="436"/>
    </w:p>
    <w:p w14:paraId="1D91DC6B" w14:textId="77777777" w:rsidR="00A7333E" w:rsidRDefault="00A7333E" w:rsidP="00A7333E">
      <w:pPr>
        <w:pStyle w:val="Heading4"/>
      </w:pPr>
      <w:r>
        <w:t>The Prayer of the Theotokos Mary</w:t>
      </w:r>
    </w:p>
    <w:p w14:paraId="7FC1BC6D" w14:textId="759530E0" w:rsidR="00A7333E" w:rsidRDefault="006841DC" w:rsidP="006841DC">
      <w:pPr>
        <w:pStyle w:val="Rubric"/>
      </w:pPr>
      <w:r>
        <w:t>(</w:t>
      </w:r>
      <w:r w:rsidR="00E14E6C">
        <w:t xml:space="preserve">Byzantine Ninth Ode. </w:t>
      </w:r>
      <w:r w:rsidR="00A7333E">
        <w:t>Luke 1:46-55</w:t>
      </w:r>
      <w:r>
        <w:t>: Mary said,)</w:t>
      </w:r>
    </w:p>
    <w:p w14:paraId="778103F9" w14:textId="6041A9BB" w:rsidR="00ED1D04" w:rsidRPr="006841DC" w:rsidRDefault="00ED1D04" w:rsidP="006841DC">
      <w:pPr>
        <w:pStyle w:val="Rubric"/>
      </w:pPr>
      <w:r>
        <w:t>The Prayer of the Theotokos Mary from the Holy Gospel According to St. Luke. May her blessing be upon us all. Amen.</w:t>
      </w:r>
    </w:p>
    <w:p w14:paraId="67494A99" w14:textId="77777777" w:rsidR="00A7333E" w:rsidRDefault="00A7333E" w:rsidP="006841DC">
      <w:pPr>
        <w:pStyle w:val="EnglishHangEndNoCoptic"/>
      </w:pPr>
      <w:r>
        <w:t>My soul magnifies the Lord</w:t>
      </w:r>
    </w:p>
    <w:p w14:paraId="01BFC36D" w14:textId="065FF47B" w:rsidR="00A7333E" w:rsidRDefault="006841DC" w:rsidP="00A7333E">
      <w:pPr>
        <w:pStyle w:val="EnglishHangEndNoCoptic"/>
      </w:pPr>
      <w:r>
        <w:t>47 a</w:t>
      </w:r>
      <w:r w:rsidR="00A7333E">
        <w:t>nd my spirit has rejoiced in God my Saviour,</w:t>
      </w:r>
    </w:p>
    <w:p w14:paraId="34B8D908" w14:textId="77777777" w:rsidR="00A7333E" w:rsidRDefault="00A7333E" w:rsidP="00A7333E">
      <w:pPr>
        <w:pStyle w:val="EnglishHangNoCoptic"/>
      </w:pPr>
      <w:r>
        <w:t>48 for he has looked at the humble state of his handmaid.</w:t>
      </w:r>
    </w:p>
    <w:p w14:paraId="326AD6BC" w14:textId="77777777" w:rsidR="00A7333E" w:rsidRDefault="00A7333E" w:rsidP="00A7333E">
      <w:pPr>
        <w:pStyle w:val="EnglishHangNoCoptic"/>
        <w:ind w:firstLine="0"/>
      </w:pPr>
      <w:r>
        <w:t>For behold, from now on, all</w:t>
      </w:r>
    </w:p>
    <w:p w14:paraId="47BCB813" w14:textId="65CE6BFD" w:rsidR="00A7333E" w:rsidRDefault="00CD0F97" w:rsidP="00A7333E">
      <w:pPr>
        <w:pStyle w:val="EnglishHangEndNoCoptic"/>
        <w:ind w:firstLine="0"/>
      </w:pPr>
      <w:r>
        <w:t>g</w:t>
      </w:r>
      <w:r w:rsidR="00A7333E">
        <w:t>enerations will call me blessed!</w:t>
      </w:r>
    </w:p>
    <w:p w14:paraId="2DEE7936" w14:textId="77777777" w:rsidR="00A7333E" w:rsidRDefault="00A7333E" w:rsidP="00A7333E">
      <w:pPr>
        <w:pStyle w:val="EnglishHangNoCoptic"/>
      </w:pPr>
      <w:r>
        <w:t>49 Indeed, he who is might has done great things for me,</w:t>
      </w:r>
    </w:p>
    <w:p w14:paraId="30ACCAF5" w14:textId="77777777" w:rsidR="00A7333E" w:rsidRDefault="00A7333E" w:rsidP="00A7333E">
      <w:pPr>
        <w:pStyle w:val="EnglishHangEndNoCoptic"/>
        <w:ind w:firstLine="0"/>
      </w:pPr>
      <w:r>
        <w:t>and His Name is Holy!</w:t>
      </w:r>
    </w:p>
    <w:p w14:paraId="6FF2F7A3" w14:textId="0E362FA5" w:rsidR="00A7333E" w:rsidRDefault="00A7333E" w:rsidP="00A7333E">
      <w:pPr>
        <w:pStyle w:val="EnglishHangNoCoptic"/>
      </w:pPr>
      <w:r>
        <w:t xml:space="preserve">50 His mercy is </w:t>
      </w:r>
      <w:r w:rsidR="00CD0F97">
        <w:t xml:space="preserve">on those who fear Him </w:t>
      </w:r>
    </w:p>
    <w:p w14:paraId="571311DD" w14:textId="090DE03E" w:rsidR="00A7333E" w:rsidRDefault="00CD0F97" w:rsidP="00A7333E">
      <w:pPr>
        <w:pStyle w:val="EnglishHangEndNoCoptic"/>
        <w:ind w:firstLine="0"/>
      </w:pPr>
      <w:r>
        <w:t>for generations of generations</w:t>
      </w:r>
      <w:r w:rsidR="00A7333E">
        <w:t>.</w:t>
      </w:r>
    </w:p>
    <w:p w14:paraId="11A1299F" w14:textId="77777777" w:rsidR="00A7333E" w:rsidRDefault="00A7333E" w:rsidP="00A7333E">
      <w:pPr>
        <w:pStyle w:val="EnglishHangNoCoptic"/>
      </w:pPr>
      <w:r>
        <w:t>51 He has shown strength with his arm,</w:t>
      </w:r>
    </w:p>
    <w:p w14:paraId="6EC68689" w14:textId="77777777" w:rsidR="00A7333E" w:rsidRDefault="00A7333E" w:rsidP="00A7333E">
      <w:pPr>
        <w:pStyle w:val="EnglishHangEndNoCoptic"/>
        <w:ind w:firstLine="0"/>
      </w:pPr>
      <w:r>
        <w:t>He has scattered the proud in the imagination of their hearts,</w:t>
      </w:r>
    </w:p>
    <w:p w14:paraId="51242470" w14:textId="77777777" w:rsidR="00A7333E" w:rsidRDefault="00A7333E" w:rsidP="00A7333E">
      <w:pPr>
        <w:pStyle w:val="EnglishHangNoCoptic"/>
      </w:pPr>
      <w:r>
        <w:t>52 He has put down princes form their throns,</w:t>
      </w:r>
    </w:p>
    <w:p w14:paraId="7296C177" w14:textId="77777777" w:rsidR="00A7333E" w:rsidRDefault="00A7333E" w:rsidP="00A7333E">
      <w:pPr>
        <w:pStyle w:val="EnglishHangEndNoCoptic"/>
        <w:ind w:firstLine="0"/>
      </w:pPr>
      <w:r>
        <w:t>and has exalted the lowly.</w:t>
      </w:r>
    </w:p>
    <w:p w14:paraId="1C88D7D6" w14:textId="77777777" w:rsidR="00A7333E" w:rsidRDefault="00A7333E" w:rsidP="00A7333E">
      <w:pPr>
        <w:pStyle w:val="EnglishHangNoCoptic"/>
      </w:pPr>
      <w:r>
        <w:t>53 He has filled the hungry with good things,</w:t>
      </w:r>
    </w:p>
    <w:p w14:paraId="48CCEBE8" w14:textId="77777777" w:rsidR="00A7333E" w:rsidRDefault="00A7333E" w:rsidP="00A7333E">
      <w:pPr>
        <w:pStyle w:val="EnglishHangEndNoCoptic"/>
        <w:ind w:firstLine="0"/>
      </w:pPr>
      <w:r>
        <w:t>He has sent the rich away empty.</w:t>
      </w:r>
    </w:p>
    <w:p w14:paraId="788301D6" w14:textId="77777777" w:rsidR="00A7333E" w:rsidRDefault="00A7333E" w:rsidP="00A7333E">
      <w:pPr>
        <w:pStyle w:val="EnglishHangNoCoptic"/>
      </w:pPr>
      <w:r>
        <w:t>54 He has given help to Israel, his servant,</w:t>
      </w:r>
    </w:p>
    <w:p w14:paraId="54EA77C9" w14:textId="77777777" w:rsidR="00A7333E" w:rsidRDefault="00A7333E" w:rsidP="00A7333E">
      <w:pPr>
        <w:pStyle w:val="EnglishHangEndNoCoptic"/>
        <w:ind w:firstLine="0"/>
      </w:pPr>
      <w:r>
        <w:t>so that he might remember mercy,</w:t>
      </w:r>
    </w:p>
    <w:p w14:paraId="42023C67" w14:textId="77777777" w:rsidR="00A7333E" w:rsidRDefault="00A7333E" w:rsidP="00A7333E">
      <w:pPr>
        <w:pStyle w:val="EnglishHangNoCoptic"/>
      </w:pPr>
      <w:r>
        <w:t>55 As He spoke to our fathers,</w:t>
      </w:r>
    </w:p>
    <w:p w14:paraId="6AD401D9" w14:textId="77777777" w:rsidR="00A7333E" w:rsidRDefault="00A7333E" w:rsidP="00A7333E">
      <w:pPr>
        <w:pStyle w:val="EnglishHangEndNoCoptic"/>
        <w:ind w:firstLine="0"/>
      </w:pPr>
      <w:r>
        <w:t>to Abraham and his desendants forever.</w:t>
      </w:r>
    </w:p>
    <w:p w14:paraId="6257D824" w14:textId="77777777" w:rsidR="00A7333E" w:rsidRDefault="00A7333E" w:rsidP="00A7333E">
      <w:pPr>
        <w:pStyle w:val="Heading4"/>
      </w:pPr>
      <w:r>
        <w:t>The Prayer of Zechariah the Priest</w:t>
      </w:r>
    </w:p>
    <w:p w14:paraId="5F0BD616" w14:textId="2060BBBA" w:rsidR="00A7333E" w:rsidRDefault="00CD0F97" w:rsidP="00CD0F97">
      <w:pPr>
        <w:pStyle w:val="Rubric"/>
      </w:pPr>
      <w:r>
        <w:t>(</w:t>
      </w:r>
      <w:r w:rsidR="00A7333E">
        <w:t>Luke 1:68-79</w:t>
      </w:r>
      <w:r>
        <w:t>)</w:t>
      </w:r>
    </w:p>
    <w:p w14:paraId="3A0E81F9" w14:textId="0468CDB0" w:rsidR="00ED1D04" w:rsidRDefault="00ED1D04" w:rsidP="00CD0F97">
      <w:pPr>
        <w:pStyle w:val="Rubric"/>
      </w:pPr>
      <w:r>
        <w:t>The prayer of Zecharias the Priest from the Holy Gospel According to St. Luke. May his blessing be upon us all. Amen.</w:t>
      </w:r>
    </w:p>
    <w:p w14:paraId="6420F13E" w14:textId="77777777" w:rsidR="00A7333E" w:rsidRDefault="00A7333E" w:rsidP="00A7333E">
      <w:pPr>
        <w:pStyle w:val="EnglishHangNoCoptic"/>
      </w:pPr>
      <w:r>
        <w:lastRenderedPageBreak/>
        <w:t>68 Blessed be the Lord, God of Israel,</w:t>
      </w:r>
    </w:p>
    <w:p w14:paraId="5ED3BCE6" w14:textId="77777777" w:rsidR="00A7333E" w:rsidRDefault="00A7333E" w:rsidP="00A7333E">
      <w:pPr>
        <w:pStyle w:val="EnglishHangNoCoptic"/>
        <w:ind w:firstLine="0"/>
      </w:pPr>
      <w:r>
        <w:t>for He has visited and worked</w:t>
      </w:r>
    </w:p>
    <w:p w14:paraId="7C02BA8A" w14:textId="77777777" w:rsidR="00A7333E" w:rsidRDefault="00A7333E" w:rsidP="00A7333E">
      <w:pPr>
        <w:pStyle w:val="EnglishHangEndNoCoptic"/>
        <w:ind w:firstLine="0"/>
      </w:pPr>
      <w:r>
        <w:t>redemption for His people;</w:t>
      </w:r>
    </w:p>
    <w:p w14:paraId="0FBB2B0F" w14:textId="77777777" w:rsidR="00A7333E" w:rsidRDefault="00A7333E" w:rsidP="00A7333E">
      <w:pPr>
        <w:pStyle w:val="EnglishHangNoCoptic"/>
      </w:pPr>
      <w:r>
        <w:t>69 and has raised up a horn of salvation for us</w:t>
      </w:r>
    </w:p>
    <w:p w14:paraId="1A6F99B8" w14:textId="77777777" w:rsidR="00A7333E" w:rsidRDefault="00A7333E" w:rsidP="00A7333E">
      <w:pPr>
        <w:pStyle w:val="EnglishHangEndNoCoptic"/>
        <w:ind w:firstLine="0"/>
      </w:pPr>
      <w:r>
        <w:t>in the house of his servant David</w:t>
      </w:r>
    </w:p>
    <w:p w14:paraId="4668F552" w14:textId="77777777" w:rsidR="00A7333E" w:rsidRDefault="00A7333E" w:rsidP="00A7333E">
      <w:pPr>
        <w:pStyle w:val="EnglishHangNoCoptic"/>
      </w:pPr>
      <w:r>
        <w:t>70 (as he spoke by the mouth of his holy</w:t>
      </w:r>
    </w:p>
    <w:p w14:paraId="43981D96" w14:textId="77777777" w:rsidR="00A7333E" w:rsidRDefault="00A7333E" w:rsidP="00A7333E">
      <w:pPr>
        <w:pStyle w:val="EnglishHangNoCoptic"/>
        <w:ind w:firstLine="0"/>
      </w:pPr>
      <w:r>
        <w:t>prophets who have been from old),</w:t>
      </w:r>
    </w:p>
    <w:p w14:paraId="3DB3D251" w14:textId="77777777" w:rsidR="00A7333E" w:rsidRDefault="00A7333E" w:rsidP="00A7333E">
      <w:pPr>
        <w:pStyle w:val="EnglishHangNoCoptic"/>
        <w:ind w:firstLine="0"/>
      </w:pPr>
      <w:r>
        <w:t>salvation from our enemies</w:t>
      </w:r>
    </w:p>
    <w:p w14:paraId="36984A90" w14:textId="77777777" w:rsidR="00A7333E" w:rsidRDefault="00A7333E" w:rsidP="00A7333E">
      <w:pPr>
        <w:pStyle w:val="EnglishHangEndNoCoptic"/>
        <w:ind w:firstLine="0"/>
      </w:pPr>
      <w:r>
        <w:t>and from the hand of all who hate us;</w:t>
      </w:r>
    </w:p>
    <w:p w14:paraId="0B7147B0" w14:textId="1ECFDBDE" w:rsidR="00A7333E" w:rsidRDefault="00680B91" w:rsidP="00A7333E">
      <w:pPr>
        <w:pStyle w:val="EnglishHangNoCoptic"/>
      </w:pPr>
      <w:r>
        <w:t>72</w:t>
      </w:r>
      <w:r w:rsidR="00A7333E">
        <w:t xml:space="preserve"> to show mercy towards our fathers,</w:t>
      </w:r>
    </w:p>
    <w:p w14:paraId="13D7E875" w14:textId="77777777" w:rsidR="00A7333E" w:rsidRDefault="00A7333E" w:rsidP="00A7333E">
      <w:pPr>
        <w:pStyle w:val="EnglishHangEndNoCoptic"/>
        <w:ind w:firstLine="0"/>
      </w:pPr>
      <w:r>
        <w:t>to remember his holy covenant,</w:t>
      </w:r>
    </w:p>
    <w:p w14:paraId="5CFD88D9" w14:textId="77777777" w:rsidR="00A7333E" w:rsidRDefault="00A7333E" w:rsidP="00A7333E">
      <w:pPr>
        <w:pStyle w:val="EnglishHangNoCoptic"/>
      </w:pPr>
      <w:r>
        <w:t>73 the oath which he swore to Abraham, our father,</w:t>
      </w:r>
    </w:p>
    <w:p w14:paraId="0577DD74" w14:textId="77777777" w:rsidR="00A7333E" w:rsidRDefault="00A7333E" w:rsidP="00A7333E">
      <w:pPr>
        <w:pStyle w:val="EnglishHangNoCoptic"/>
        <w:ind w:firstLine="0"/>
      </w:pPr>
      <w:r>
        <w:t>to grant us  74 that being delivered out of the hands of our enemies,</w:t>
      </w:r>
    </w:p>
    <w:p w14:paraId="62775ED7" w14:textId="77777777" w:rsidR="00A7333E" w:rsidRDefault="00A7333E" w:rsidP="00A7333E">
      <w:pPr>
        <w:pStyle w:val="EnglishHangEndNoCoptic"/>
        <w:ind w:firstLine="0"/>
      </w:pPr>
      <w:r>
        <w:t>we should worship</w:t>
      </w:r>
      <w:r w:rsidRPr="00C15BE8">
        <w:rPr>
          <w:vertAlign w:val="superscript"/>
        </w:rPr>
        <w:footnoteReference w:id="887"/>
      </w:r>
      <w:r>
        <w:t xml:space="preserve"> Him without fear,</w:t>
      </w:r>
    </w:p>
    <w:p w14:paraId="187E44AF" w14:textId="77777777" w:rsidR="00A7333E" w:rsidRDefault="00A7333E" w:rsidP="00A7333E">
      <w:pPr>
        <w:pStyle w:val="EnglishHangNoCoptic"/>
      </w:pPr>
      <w:r>
        <w:t>75 in holiness and righteousness before Him,</w:t>
      </w:r>
    </w:p>
    <w:p w14:paraId="3F1DBA9A" w14:textId="77777777" w:rsidR="00A7333E" w:rsidRDefault="00A7333E" w:rsidP="00A7333E">
      <w:pPr>
        <w:pStyle w:val="EnglishHangEndNoCoptic"/>
        <w:ind w:firstLine="0"/>
      </w:pPr>
      <w:r>
        <w:t>all the days of our life.</w:t>
      </w:r>
    </w:p>
    <w:p w14:paraId="728C754B" w14:textId="77777777" w:rsidR="00A7333E" w:rsidRDefault="00A7333E" w:rsidP="00A7333E">
      <w:pPr>
        <w:pStyle w:val="EnglishHangNoCoptic"/>
      </w:pPr>
      <w:r>
        <w:t>76 And you, child, will be called a prophet of the Most High,</w:t>
      </w:r>
    </w:p>
    <w:p w14:paraId="117CA5CD" w14:textId="77777777" w:rsidR="00A7333E" w:rsidRDefault="00A7333E" w:rsidP="00A7333E">
      <w:pPr>
        <w:pStyle w:val="EnglishHangEndNoCoptic"/>
        <w:ind w:firstLine="0"/>
      </w:pPr>
      <w:r>
        <w:t>for you will go before the face of the Lord to prepare his ways,</w:t>
      </w:r>
    </w:p>
    <w:p w14:paraId="75F15E25" w14:textId="77777777" w:rsidR="00A7333E" w:rsidRDefault="00A7333E" w:rsidP="00A7333E">
      <w:pPr>
        <w:pStyle w:val="EnglishHangNoCoptic"/>
      </w:pPr>
      <w:r>
        <w:t>77 to give knowledge of salvation to his</w:t>
      </w:r>
    </w:p>
    <w:p w14:paraId="47B5A5E1" w14:textId="77777777" w:rsidR="00A7333E" w:rsidRDefault="00A7333E" w:rsidP="00A7333E">
      <w:pPr>
        <w:pStyle w:val="EnglishHangEndNoCoptic"/>
        <w:ind w:firstLine="0"/>
      </w:pPr>
      <w:r>
        <w:t>people by the remissions of their sins,</w:t>
      </w:r>
    </w:p>
    <w:p w14:paraId="1EA98D12" w14:textId="77777777" w:rsidR="00A7333E" w:rsidRDefault="00A7333E" w:rsidP="00A7333E">
      <w:pPr>
        <w:pStyle w:val="EnglishHangNoCoptic"/>
      </w:pPr>
      <w:r>
        <w:t>78 because of the tender mercy of our God,</w:t>
      </w:r>
    </w:p>
    <w:p w14:paraId="6995A754" w14:textId="77777777" w:rsidR="00A7333E" w:rsidRDefault="00A7333E" w:rsidP="00A7333E">
      <w:pPr>
        <w:pStyle w:val="EnglishHangEndNoCoptic"/>
        <w:ind w:firstLine="0"/>
      </w:pPr>
      <w:r>
        <w:t>by which the dawn from on high has visted us,</w:t>
      </w:r>
    </w:p>
    <w:p w14:paraId="2D413FC5" w14:textId="77777777" w:rsidR="00A7333E" w:rsidRDefault="00A7333E" w:rsidP="00A7333E">
      <w:pPr>
        <w:pStyle w:val="EnglishHangNoCoptic"/>
      </w:pPr>
      <w:r>
        <w:t>79 to shine on those who sit in darkness</w:t>
      </w:r>
    </w:p>
    <w:p w14:paraId="3B3844E1" w14:textId="77777777" w:rsidR="00A7333E" w:rsidRDefault="00A7333E" w:rsidP="00A7333E">
      <w:pPr>
        <w:pStyle w:val="EnglishHangNoCoptic"/>
        <w:ind w:firstLine="0"/>
      </w:pPr>
      <w:r>
        <w:t>and the shadow of death;</w:t>
      </w:r>
    </w:p>
    <w:p w14:paraId="78B73D2F" w14:textId="77777777" w:rsidR="00A7333E" w:rsidRDefault="00A7333E" w:rsidP="00A7333E">
      <w:pPr>
        <w:pStyle w:val="EnglishHangEndNoCoptic"/>
        <w:ind w:firstLine="0"/>
      </w:pPr>
      <w:r>
        <w:t>to guide our feet into the way of peace.</w:t>
      </w:r>
    </w:p>
    <w:p w14:paraId="28B31EEC" w14:textId="77777777" w:rsidR="00A7333E" w:rsidRDefault="00A7333E" w:rsidP="00A7333E">
      <w:pPr>
        <w:pStyle w:val="Heading4"/>
      </w:pPr>
      <w:r>
        <w:t>The Prayer of Simeon the Priest</w:t>
      </w:r>
    </w:p>
    <w:p w14:paraId="7AB61E78" w14:textId="08064318" w:rsidR="00A7333E" w:rsidRDefault="00CD0F97" w:rsidP="00CD0F97">
      <w:pPr>
        <w:pStyle w:val="Rubric"/>
      </w:pPr>
      <w:r>
        <w:t>(</w:t>
      </w:r>
      <w:r w:rsidR="00A7333E">
        <w:t>Luke 2:29-32</w:t>
      </w:r>
      <w:r>
        <w:t>)</w:t>
      </w:r>
    </w:p>
    <w:p w14:paraId="7348A118" w14:textId="714ECB4E" w:rsidR="00ED1D04" w:rsidRDefault="00ED1D04" w:rsidP="00CD0F97">
      <w:pPr>
        <w:pStyle w:val="Rubric"/>
      </w:pPr>
      <w:r>
        <w:t>The Prayer of Simeon the Priest from the Gospel According to Saint Luke. May his blessing be upon us all. Amen.</w:t>
      </w:r>
    </w:p>
    <w:p w14:paraId="37BBE086" w14:textId="77777777" w:rsidR="00A7333E" w:rsidRDefault="00A7333E" w:rsidP="00A7333E">
      <w:pPr>
        <w:pStyle w:val="EnglishHangNoCoptic"/>
      </w:pPr>
      <w:r>
        <w:lastRenderedPageBreak/>
        <w:t>29 Now You are letting your servant depart in</w:t>
      </w:r>
    </w:p>
    <w:p w14:paraId="3DA14321" w14:textId="77777777" w:rsidR="00A7333E" w:rsidRDefault="00A7333E" w:rsidP="00A7333E">
      <w:pPr>
        <w:pStyle w:val="EnglishHangNoCoptic"/>
        <w:ind w:firstLine="0"/>
      </w:pPr>
      <w:r>
        <w:t>peace, Master,</w:t>
      </w:r>
    </w:p>
    <w:p w14:paraId="6E9929A5" w14:textId="77777777" w:rsidR="00A7333E" w:rsidRDefault="00A7333E" w:rsidP="00A7333E">
      <w:pPr>
        <w:pStyle w:val="EnglishHangEndNoCoptic"/>
        <w:ind w:firstLine="0"/>
      </w:pPr>
      <w:r>
        <w:t>according to your word,</w:t>
      </w:r>
    </w:p>
    <w:p w14:paraId="04DF84EC" w14:textId="77777777" w:rsidR="00A7333E" w:rsidRDefault="00A7333E" w:rsidP="00A7333E">
      <w:pPr>
        <w:pStyle w:val="EnglishHangEndNoCoptic"/>
      </w:pPr>
      <w:r>
        <w:t>30 for my eyes have seen Your salvation,</w:t>
      </w:r>
    </w:p>
    <w:p w14:paraId="0DFB0D75" w14:textId="77777777" w:rsidR="00A7333E" w:rsidRDefault="00A7333E" w:rsidP="00A7333E">
      <w:pPr>
        <w:pStyle w:val="EnglishHangEndNoCoptic"/>
      </w:pPr>
      <w:r>
        <w:t>31 which You have prepared before the face of all peoples;</w:t>
      </w:r>
    </w:p>
    <w:p w14:paraId="733FEC0F" w14:textId="77777777" w:rsidR="00A7333E" w:rsidRDefault="00A7333E" w:rsidP="00A7333E">
      <w:pPr>
        <w:pStyle w:val="EnglishHangNoCoptic"/>
      </w:pPr>
      <w:r>
        <w:t>32 a light to enlighten the nations,</w:t>
      </w:r>
    </w:p>
    <w:p w14:paraId="7650023E" w14:textId="77777777" w:rsidR="00A7333E" w:rsidRPr="00F4219E" w:rsidRDefault="00A7333E" w:rsidP="00A7333E">
      <w:pPr>
        <w:pStyle w:val="EnglishHangEndNoCoptic"/>
        <w:ind w:firstLine="0"/>
      </w:pPr>
      <w:r>
        <w:t>and the glory of Your people Israel.</w:t>
      </w:r>
    </w:p>
    <w:p w14:paraId="1B18CC8E" w14:textId="272588B8" w:rsidR="00344A59" w:rsidRDefault="00D31F38" w:rsidP="00344A59">
      <w:pPr>
        <w:pStyle w:val="Heading3"/>
      </w:pPr>
      <w:bookmarkStart w:id="437" w:name="_Ref452620197"/>
      <w:r>
        <w:t>The Third Canticle</w:t>
      </w:r>
      <w:bookmarkStart w:id="438" w:name="_Toc297322057"/>
      <w:bookmarkStart w:id="439" w:name="_Toc297407702"/>
      <w:bookmarkStart w:id="440" w:name="_Toc298445754"/>
      <w:bookmarkStart w:id="441" w:name="_Toc298681237"/>
      <w:bookmarkStart w:id="442" w:name="_Toc298447479"/>
      <w:bookmarkStart w:id="443" w:name="_Toc308441896"/>
      <w:bookmarkEnd w:id="434"/>
      <w:bookmarkEnd w:id="437"/>
    </w:p>
    <w:bookmarkEnd w:id="438"/>
    <w:bookmarkEnd w:id="439"/>
    <w:bookmarkEnd w:id="440"/>
    <w:bookmarkEnd w:id="441"/>
    <w:bookmarkEnd w:id="442"/>
    <w:bookmarkEnd w:id="443"/>
    <w:p w14:paraId="1D06A542" w14:textId="77777777" w:rsidR="00344A59" w:rsidRDefault="00344A59" w:rsidP="00344A59">
      <w:pPr>
        <w:pStyle w:val="Rubric"/>
      </w:pPr>
      <w:r>
        <w:t>During the Vigil of Joyous Saturday, the Canticle is preceeded by the Scriptural story:</w:t>
      </w:r>
    </w:p>
    <w:p w14:paraId="0CA9E8BC" w14:textId="10CF2E74" w:rsidR="00344A59" w:rsidRDefault="00344A59" w:rsidP="00823768">
      <w:pPr>
        <w:pStyle w:val="Heading4"/>
      </w:pPr>
      <w:r>
        <w:t>The Story of the Three Children</w:t>
      </w:r>
    </w:p>
    <w:p w14:paraId="6D5232EF" w14:textId="0932B07C" w:rsidR="00344A59" w:rsidRDefault="00344A59" w:rsidP="00823768">
      <w:pPr>
        <w:pStyle w:val="Body"/>
      </w:pPr>
      <w:r>
        <w:t>In his eighteenth year, King Nebuchadnezzar made a golden image. Its height was sixty cubits and its width, six cubits, and he set it up in the plain of Dur</w:t>
      </w:r>
      <w:r w:rsidR="00A25E58">
        <w:t xml:space="preserve">a, in the province of Babylon. </w:t>
      </w:r>
      <w:r>
        <w:t>Then Nebuchadnezzar sent to gather together the high officials, the commanders, the governors, the rulers, and all those in authority, along with all the rulers of the provinces, to come to the dedication of the ima</w:t>
      </w:r>
      <w:r w:rsidR="00A25E58">
        <w:t xml:space="preserve">ge King Nebuchadnezzar </w:t>
      </w:r>
      <w:r w:rsidR="00950837">
        <w:t xml:space="preserve">had </w:t>
      </w:r>
      <w:r w:rsidR="00A25E58">
        <w:t xml:space="preserve">set up. </w:t>
      </w:r>
      <w:r>
        <w:t xml:space="preserve">So the governors, the high officials, the leaders, the great rulers—all those in authority who ruled the provinces came to the dedication of the image King Nebuchadnezzar </w:t>
      </w:r>
      <w:r w:rsidR="00950837">
        <w:t xml:space="preserve">had </w:t>
      </w:r>
      <w:r>
        <w:t xml:space="preserve">set up, and they stood before the image Nebuchadnezzar </w:t>
      </w:r>
      <w:r w:rsidR="003D0D65">
        <w:t xml:space="preserve">had </w:t>
      </w:r>
      <w:r>
        <w:t>made.</w:t>
      </w:r>
    </w:p>
    <w:p w14:paraId="0578F556" w14:textId="1CEBAEFD" w:rsidR="00344A59" w:rsidRDefault="00344A59" w:rsidP="00823768">
      <w:pPr>
        <w:pStyle w:val="Body"/>
      </w:pPr>
      <w:r>
        <w:t>Then the herald cried out in a loud voice, “To you it is commanded, O peo</w:t>
      </w:r>
      <w:r w:rsidR="00A25E58">
        <w:t xml:space="preserve">ples and tribes and languages, </w:t>
      </w:r>
      <w:r>
        <w:t xml:space="preserve">that </w:t>
      </w:r>
      <w:r w:rsidR="003D0D65">
        <w:t>any time</w:t>
      </w:r>
      <w:r>
        <w:t xml:space="preserve"> you hear the sound of the trumpet, the pipe, the harp, the four-stringed instrument, the psaltery, the symphony, and every kind of music, you </w:t>
      </w:r>
      <w:r w:rsidR="003D0D65">
        <w:t>will</w:t>
      </w:r>
      <w:r>
        <w:t xml:space="preserve"> fall down and worship the golden ima</w:t>
      </w:r>
      <w:r w:rsidR="00A25E58">
        <w:t xml:space="preserve">ge King Nebuchadnezzar </w:t>
      </w:r>
      <w:r w:rsidR="003D0D65">
        <w:t xml:space="preserve">has </w:t>
      </w:r>
      <w:r w:rsidR="00A25E58">
        <w:t xml:space="preserve">set up. </w:t>
      </w:r>
      <w:r>
        <w:t xml:space="preserve">But whoever does not fall down and worship </w:t>
      </w:r>
      <w:r w:rsidR="003D0D65">
        <w:t>will</w:t>
      </w:r>
      <w:r>
        <w:t xml:space="preserve"> be cast in</w:t>
      </w:r>
      <w:r w:rsidR="00A25E58">
        <w:t xml:space="preserve">to the burning fiery furnace.” </w:t>
      </w:r>
      <w:r>
        <w:t xml:space="preserve">So at that time, when all the peoples heard the sound of the trumpet, the pipe, the harp, the four-stringed instrument, the psaltery, the symphony, and every kind of music, all the peoples, tribes, and languages fell down and worshipped the golden image King Nebuchadnezzar </w:t>
      </w:r>
      <w:r w:rsidR="003D0D65">
        <w:t xml:space="preserve">had </w:t>
      </w:r>
      <w:r>
        <w:t>set up.</w:t>
      </w:r>
    </w:p>
    <w:p w14:paraId="711EFDE3" w14:textId="0D91B487" w:rsidR="00344A59" w:rsidRDefault="00344A59" w:rsidP="00823768">
      <w:pPr>
        <w:pStyle w:val="Body"/>
      </w:pPr>
      <w:r>
        <w:t>Then Chaldean men came forward and bro</w:t>
      </w:r>
      <w:r w:rsidR="00A25E58">
        <w:t xml:space="preserve">ught charges against the Jews, </w:t>
      </w:r>
      <w:r>
        <w:t>and said to King Nebuchadnez</w:t>
      </w:r>
      <w:r w:rsidR="00A25E58">
        <w:t xml:space="preserve">zar, “O king, live forever. </w:t>
      </w:r>
      <w:r>
        <w:t>You, O king, made a decree, that every man who hears the sound of the trumpet, the pipe, the harp, the four-stringed instrument, the psaltery, the symph</w:t>
      </w:r>
      <w:r w:rsidR="00A25E58">
        <w:t xml:space="preserve">ony, and every kind of music, </w:t>
      </w:r>
      <w:r>
        <w:t xml:space="preserve">but does not fall down and worship the golden image </w:t>
      </w:r>
      <w:r w:rsidR="003D0D65">
        <w:t>will</w:t>
      </w:r>
      <w:r>
        <w:t xml:space="preserve"> be cast in</w:t>
      </w:r>
      <w:r w:rsidR="00A25E58">
        <w:t xml:space="preserve">to the burning fiery furnace. </w:t>
      </w:r>
      <w:r>
        <w:t xml:space="preserve">Now there are certain Jews you set over the affairs of the province of Babylon: Shadrach, Meshach, and Abednego. Those men did not obey your decree, O king; and they do not serve your gods, nor do they worship the golden image you </w:t>
      </w:r>
      <w:r w:rsidR="003D0D65">
        <w:t xml:space="preserve">have </w:t>
      </w:r>
      <w:r>
        <w:t>set up.”</w:t>
      </w:r>
    </w:p>
    <w:p w14:paraId="4CFECFFF" w14:textId="1EEC7155" w:rsidR="00344A59" w:rsidRDefault="00344A59" w:rsidP="00823768">
      <w:pPr>
        <w:pStyle w:val="Body"/>
      </w:pPr>
      <w:r>
        <w:t xml:space="preserve">Then Nebuchadnezzar, in rage and fury, gave the command to bring Shadrach, Meshach, and Abednego. So the men </w:t>
      </w:r>
      <w:r w:rsidR="00A25E58">
        <w:t xml:space="preserve">were brought before the king. </w:t>
      </w:r>
      <w:r>
        <w:t>Nebuchadnezzar then answered and said to them, “Is it true, Shadrach, Meshach, and Abednego, that you do not serve my gods or worsh</w:t>
      </w:r>
      <w:r w:rsidR="00A25E58">
        <w:t xml:space="preserve">ip the golden image I </w:t>
      </w:r>
      <w:r w:rsidR="003D0D65">
        <w:t xml:space="preserve">have </w:t>
      </w:r>
      <w:r w:rsidR="00A25E58">
        <w:t xml:space="preserve">set up? </w:t>
      </w:r>
      <w:r>
        <w:t xml:space="preserve">Now then, if you are ready, when you hear the sound of the trumpet, the pipe, the harp, the four-stringed instrument, the psaltery, the symphony, and every kind of music, that you </w:t>
      </w:r>
      <w:r w:rsidR="003D0D65">
        <w:t>will</w:t>
      </w:r>
      <w:r>
        <w:t xml:space="preserve"> fall down and worship the golden image I </w:t>
      </w:r>
      <w:r w:rsidR="003D0D65">
        <w:t xml:space="preserve">have </w:t>
      </w:r>
      <w:r>
        <w:t xml:space="preserve">made. </w:t>
      </w:r>
      <w:r>
        <w:lastRenderedPageBreak/>
        <w:t xml:space="preserve">But indeed, if you do not worship it at that time, you </w:t>
      </w:r>
      <w:r w:rsidR="003D0D65">
        <w:t>will</w:t>
      </w:r>
      <w:r>
        <w:t xml:space="preserve"> be cast into the burning fiery furnace. Then what god is there who will deliver you from my hands?”</w:t>
      </w:r>
    </w:p>
    <w:p w14:paraId="667E5502" w14:textId="1CC5AA99" w:rsidR="00344A59" w:rsidRDefault="00344A59" w:rsidP="00823768">
      <w:pPr>
        <w:pStyle w:val="Body"/>
      </w:pPr>
      <w:r>
        <w:t>Shadrach, Meshach, and Abednego answered and said to King Nebuchadnezzar, “We have no need to answer</w:t>
      </w:r>
      <w:r w:rsidR="00A25E58">
        <w:t xml:space="preserve"> you in regard to this thing. </w:t>
      </w:r>
      <w:r>
        <w:t xml:space="preserve">For there is a God in the heavens, whom we serve, and He is able to save us from the burning fiery furnace; and He will deliver us from your hands, </w:t>
      </w:r>
      <w:r w:rsidR="00A25E58">
        <w:t xml:space="preserve">O king. </w:t>
      </w:r>
      <w:r>
        <w:t>But if not, let it be known to you, O king, that we will not serve your gods, nor worship the golden image you</w:t>
      </w:r>
      <w:r w:rsidR="003D0D65">
        <w:t xml:space="preserve"> have</w:t>
      </w:r>
      <w:r>
        <w:t xml:space="preserve"> set up.”</w:t>
      </w:r>
    </w:p>
    <w:p w14:paraId="0D2B6415" w14:textId="5D3948AC" w:rsidR="00344A59" w:rsidRDefault="00344A59" w:rsidP="00823768">
      <w:pPr>
        <w:pStyle w:val="Body"/>
      </w:pPr>
      <w:r>
        <w:t>Then Nebuchadnezzar was full of anger, and the expression on his face changed toward Shadrach, Meshach, and Abednego. So he commanded them to heat the furnace seven times more, un</w:t>
      </w:r>
      <w:r w:rsidR="00A25E58">
        <w:t xml:space="preserve">til it burned to its fullest. </w:t>
      </w:r>
      <w:r>
        <w:t>Then he commanded certain very strong men to bind Shadrach, Meshach, and Abednego and to cast them in</w:t>
      </w:r>
      <w:r w:rsidR="00A25E58">
        <w:t xml:space="preserve">to the burning fiery furnace. </w:t>
      </w:r>
      <w:r>
        <w:t xml:space="preserve">Thereupon, those men were bound together with their sandals, caps, leg-coverings, and clothing, and were cast into the midst </w:t>
      </w:r>
      <w:r w:rsidR="00A25E58">
        <w:t xml:space="preserve">of the burning fiery furnace. </w:t>
      </w:r>
      <w:r>
        <w:t>Because the king’s command was urgent, and the</w:t>
      </w:r>
      <w:r w:rsidR="00A25E58">
        <w:t xml:space="preserve"> furnace was exceedingly hot, </w:t>
      </w:r>
      <w:r>
        <w:t xml:space="preserve">these three men, Shadrach, Meshach, and Abednego fell bound into the midst </w:t>
      </w:r>
      <w:r w:rsidR="00A25E58">
        <w:t xml:space="preserve">of the burning fiery furnace. </w:t>
      </w:r>
      <w:r>
        <w:t>But they walked about in the midst of the flame, singing to God and praising the Lord.</w:t>
      </w:r>
    </w:p>
    <w:p w14:paraId="54AB2C6E" w14:textId="1F3F33C2" w:rsidR="00344A59" w:rsidRDefault="00823768" w:rsidP="00823768">
      <w:pPr>
        <w:pStyle w:val="Rubric"/>
      </w:pPr>
      <w:r>
        <w:t>(</w:t>
      </w:r>
      <w:r w:rsidR="00344A59">
        <w:t>The Prayer of Azariah</w:t>
      </w:r>
      <w:r w:rsidR="00E14E6C">
        <w:t>, Byzantine Seventh Ode</w:t>
      </w:r>
      <w:r w:rsidR="00BC0BB7">
        <w:t xml:space="preserve"> </w:t>
      </w:r>
      <w:r w:rsidR="00BC0BB7" w:rsidRPr="003D0D65">
        <w:rPr>
          <w:i w:val="0"/>
        </w:rPr>
        <w:t>25 Then Azariah stood and prayed thus and opened his mouth in the midst of the fire and said:</w:t>
      </w:r>
      <w:r w:rsidR="00BC0BB7">
        <w:t>)</w:t>
      </w:r>
    </w:p>
    <w:p w14:paraId="7E332D0E" w14:textId="37DEA3BE" w:rsidR="00344A59" w:rsidRDefault="00344A59" w:rsidP="00BC0BB7">
      <w:pPr>
        <w:pStyle w:val="EnglishHangNoCoptic"/>
      </w:pPr>
      <w:r>
        <w:t>26</w:t>
      </w:r>
      <w:r w:rsidR="00BC0BB7">
        <w:t xml:space="preserve"> </w:t>
      </w:r>
      <w:r>
        <w:t>“Blessed are You, O Lord, the God of our fathers,</w:t>
      </w:r>
    </w:p>
    <w:p w14:paraId="735DF037" w14:textId="36026E29" w:rsidR="002D29F8" w:rsidRDefault="002D29F8" w:rsidP="002D29F8">
      <w:pPr>
        <w:pStyle w:val="EnglishHangEndNoCoptic"/>
        <w:ind w:firstLine="0"/>
      </w:pPr>
      <w:r>
        <w:t>a</w:t>
      </w:r>
      <w:r w:rsidR="00344A59">
        <w:t>nd</w:t>
      </w:r>
      <w:r>
        <w:t xml:space="preserve"> Your Name is praiseworthy and glorified unto the ages!</w:t>
      </w:r>
    </w:p>
    <w:p w14:paraId="1C726C7F" w14:textId="1D337BD8" w:rsidR="00344A59" w:rsidRDefault="00344A59" w:rsidP="00BC0BB7">
      <w:pPr>
        <w:pStyle w:val="EnglishHangNoCoptic"/>
      </w:pPr>
      <w:r>
        <w:t>27</w:t>
      </w:r>
      <w:r w:rsidR="00BC0BB7">
        <w:t xml:space="preserve"> </w:t>
      </w:r>
      <w:r>
        <w:t xml:space="preserve">For You are righteous in all You </w:t>
      </w:r>
      <w:r w:rsidR="002D29F8">
        <w:t>have done</w:t>
      </w:r>
      <w:r>
        <w:t>,</w:t>
      </w:r>
    </w:p>
    <w:p w14:paraId="6A6661AB" w14:textId="54C07E96" w:rsidR="00344A59" w:rsidRDefault="002D29F8" w:rsidP="00BC0BB7">
      <w:pPr>
        <w:pStyle w:val="EnglishHangNoCoptic"/>
        <w:ind w:firstLine="0"/>
      </w:pPr>
      <w:r>
        <w:t>a</w:t>
      </w:r>
      <w:r w:rsidR="00344A59">
        <w:t>nd all Your works are true.</w:t>
      </w:r>
    </w:p>
    <w:p w14:paraId="18AC4203" w14:textId="77777777" w:rsidR="00344A59" w:rsidRDefault="00344A59" w:rsidP="00BC0BB7">
      <w:pPr>
        <w:pStyle w:val="EnglishHangNoCoptic"/>
        <w:ind w:firstLine="0"/>
      </w:pPr>
      <w:r>
        <w:t>Your ways are upright,</w:t>
      </w:r>
    </w:p>
    <w:p w14:paraId="236D38C5" w14:textId="6DF559B6" w:rsidR="00344A59" w:rsidRDefault="002D29F8" w:rsidP="00BC0BB7">
      <w:pPr>
        <w:pStyle w:val="EnglishHangEndNoCoptic"/>
        <w:ind w:firstLine="0"/>
      </w:pPr>
      <w:r>
        <w:t>a</w:t>
      </w:r>
      <w:r w:rsidR="00344A59">
        <w:t>n</w:t>
      </w:r>
      <w:r>
        <w:t>d all Your judgments are truth</w:t>
      </w:r>
      <w:r w:rsidR="00344A59">
        <w:t>.</w:t>
      </w:r>
    </w:p>
    <w:p w14:paraId="3027A294" w14:textId="1EB39B14" w:rsidR="00344A59" w:rsidRDefault="00344A59" w:rsidP="00BC0BB7">
      <w:pPr>
        <w:pStyle w:val="EnglishHangNoCoptic"/>
      </w:pPr>
      <w:r>
        <w:t>28</w:t>
      </w:r>
      <w:r w:rsidR="00BC0BB7">
        <w:t xml:space="preserve"> </w:t>
      </w:r>
      <w:r w:rsidR="002D29F8">
        <w:t>You have made true judgments</w:t>
      </w:r>
    </w:p>
    <w:p w14:paraId="7B94C667" w14:textId="113BC84B" w:rsidR="00344A59" w:rsidRDefault="002D29F8" w:rsidP="00BC0BB7">
      <w:pPr>
        <w:pStyle w:val="EnglishHangNoCoptic"/>
        <w:ind w:firstLine="0"/>
      </w:pPr>
      <w:r>
        <w:t>in</w:t>
      </w:r>
      <w:r w:rsidR="00344A59">
        <w:t xml:space="preserve"> all You </w:t>
      </w:r>
      <w:r>
        <w:t xml:space="preserve">have </w:t>
      </w:r>
      <w:r w:rsidR="00344A59">
        <w:t xml:space="preserve">brought </w:t>
      </w:r>
      <w:r>
        <w:t>up</w:t>
      </w:r>
      <w:r w:rsidR="00344A59">
        <w:t>on us</w:t>
      </w:r>
    </w:p>
    <w:p w14:paraId="158C57EE" w14:textId="32074161" w:rsidR="00344A59" w:rsidRDefault="002D29F8" w:rsidP="00BC0BB7">
      <w:pPr>
        <w:pStyle w:val="EnglishHangNoCoptic"/>
        <w:ind w:firstLine="0"/>
      </w:pPr>
      <w:r>
        <w:t>a</w:t>
      </w:r>
      <w:r w:rsidR="00344A59">
        <w:t xml:space="preserve">nd </w:t>
      </w:r>
      <w:r>
        <w:t>up</w:t>
      </w:r>
      <w:r w:rsidR="00344A59">
        <w:t xml:space="preserve">on </w:t>
      </w:r>
      <w:r>
        <w:t xml:space="preserve">Jerusalem, </w:t>
      </w:r>
      <w:r w:rsidR="00344A59">
        <w:t>the holy city of our fathers,</w:t>
      </w:r>
    </w:p>
    <w:p w14:paraId="4415F856" w14:textId="0B8D1931" w:rsidR="00344A59" w:rsidRDefault="002D29F8" w:rsidP="00BC0BB7">
      <w:pPr>
        <w:pStyle w:val="EnglishHangNoCoptic"/>
        <w:ind w:firstLine="0"/>
      </w:pPr>
      <w:r>
        <w:t>b</w:t>
      </w:r>
      <w:r w:rsidR="00344A59">
        <w:t xml:space="preserve">ecause </w:t>
      </w:r>
      <w:r>
        <w:t>You have done these things</w:t>
      </w:r>
    </w:p>
    <w:p w14:paraId="19E4E1E6" w14:textId="6928117C" w:rsidR="00344A59" w:rsidRDefault="00344A59" w:rsidP="00BC0BB7">
      <w:pPr>
        <w:pStyle w:val="EnglishHangEndNoCoptic"/>
        <w:ind w:firstLine="0"/>
      </w:pPr>
      <w:r>
        <w:t>account of our sins</w:t>
      </w:r>
      <w:r w:rsidR="002D29F8">
        <w:t>, in truth and judgment</w:t>
      </w:r>
      <w:r>
        <w:t>.</w:t>
      </w:r>
    </w:p>
    <w:p w14:paraId="7CBAE22F" w14:textId="5EEC80D0" w:rsidR="00344A59" w:rsidRDefault="00344A59" w:rsidP="00BC0BB7">
      <w:pPr>
        <w:pStyle w:val="EnglishHangNoCoptic"/>
      </w:pPr>
      <w:r>
        <w:t>29</w:t>
      </w:r>
      <w:r w:rsidR="00BC0BB7">
        <w:t xml:space="preserve"> </w:t>
      </w:r>
      <w:r>
        <w:t xml:space="preserve">For we </w:t>
      </w:r>
      <w:r w:rsidR="002D29F8">
        <w:t xml:space="preserve">have </w:t>
      </w:r>
      <w:r>
        <w:t xml:space="preserve">sinned and </w:t>
      </w:r>
      <w:r w:rsidR="002D29F8">
        <w:t>worked iniquity</w:t>
      </w:r>
    </w:p>
    <w:p w14:paraId="288416AB" w14:textId="0D398C07" w:rsidR="00344A59" w:rsidRDefault="002D29F8" w:rsidP="00BC0BB7">
      <w:pPr>
        <w:pStyle w:val="EnglishHangNoCoptic"/>
        <w:ind w:firstLine="0"/>
      </w:pPr>
      <w:r>
        <w:t>in</w:t>
      </w:r>
      <w:r w:rsidR="00344A59">
        <w:t xml:space="preserve"> depart</w:t>
      </w:r>
      <w:r>
        <w:t>ing</w:t>
      </w:r>
      <w:r w:rsidR="00344A59">
        <w:t xml:space="preserve"> from You.</w:t>
      </w:r>
    </w:p>
    <w:p w14:paraId="6E665FAE" w14:textId="77777777" w:rsidR="00344A59" w:rsidRDefault="00344A59" w:rsidP="00BC0BB7">
      <w:pPr>
        <w:pStyle w:val="EnglishHangNoCoptic"/>
        <w:ind w:firstLine="0"/>
      </w:pPr>
      <w:r>
        <w:t>We sinned in every way,</w:t>
      </w:r>
    </w:p>
    <w:p w14:paraId="687193F0" w14:textId="1A9492D8" w:rsidR="00344A59" w:rsidRDefault="002D29F8" w:rsidP="00BC0BB7">
      <w:pPr>
        <w:pStyle w:val="EnglishHangEndNoCoptic"/>
        <w:ind w:firstLine="0"/>
      </w:pPr>
      <w:r>
        <w:t>a</w:t>
      </w:r>
      <w:r w:rsidR="00344A59">
        <w:t>nd</w:t>
      </w:r>
      <w:r>
        <w:t xml:space="preserve"> did not obey Your commandments,</w:t>
      </w:r>
    </w:p>
    <w:p w14:paraId="68455698" w14:textId="55F55878" w:rsidR="00344A59" w:rsidRDefault="00344A59" w:rsidP="00BC0BB7">
      <w:pPr>
        <w:pStyle w:val="EnglishHangNoCoptic"/>
      </w:pPr>
      <w:r>
        <w:t>30</w:t>
      </w:r>
      <w:r w:rsidR="00BC0BB7">
        <w:t xml:space="preserve"> </w:t>
      </w:r>
      <w:r w:rsidR="002D29F8">
        <w:t>n</w:t>
      </w:r>
      <w:r>
        <w:t xml:space="preserve">either did we </w:t>
      </w:r>
      <w:r w:rsidR="002D29F8">
        <w:t>keep them</w:t>
      </w:r>
      <w:r>
        <w:t xml:space="preserve"> or do as You commanded,</w:t>
      </w:r>
    </w:p>
    <w:p w14:paraId="47180173" w14:textId="4DFA106D" w:rsidR="00344A59" w:rsidRDefault="002D29F8" w:rsidP="00BC0BB7">
      <w:pPr>
        <w:pStyle w:val="EnglishHangEndNoCoptic"/>
        <w:ind w:firstLine="0"/>
      </w:pPr>
      <w:r>
        <w:t>t</w:t>
      </w:r>
      <w:r w:rsidR="00344A59">
        <w:t>hat it might go well with us.</w:t>
      </w:r>
    </w:p>
    <w:p w14:paraId="7EFC78C2" w14:textId="0C683C0A" w:rsidR="00344A59" w:rsidRDefault="00344A59" w:rsidP="00BC0BB7">
      <w:pPr>
        <w:pStyle w:val="EnglishHangNoCoptic"/>
      </w:pPr>
      <w:r>
        <w:t>31</w:t>
      </w:r>
      <w:r w:rsidR="00BC0BB7">
        <w:t xml:space="preserve"> </w:t>
      </w:r>
      <w:r>
        <w:t xml:space="preserve">Everything You </w:t>
      </w:r>
      <w:r w:rsidR="002D29F8">
        <w:t xml:space="preserve">have </w:t>
      </w:r>
      <w:r>
        <w:t>brought on us</w:t>
      </w:r>
    </w:p>
    <w:p w14:paraId="36B19E77" w14:textId="5D83861E" w:rsidR="00344A59" w:rsidRDefault="002D29F8" w:rsidP="00BC0BB7">
      <w:pPr>
        <w:pStyle w:val="EnglishHangEndNoCoptic"/>
        <w:ind w:firstLine="0"/>
      </w:pPr>
      <w:r>
        <w:t>a</w:t>
      </w:r>
      <w:r w:rsidR="00344A59">
        <w:t>nd all You did to us, You did in true judgment.</w:t>
      </w:r>
    </w:p>
    <w:p w14:paraId="57191BF6" w14:textId="14DBEBAF" w:rsidR="00344A59" w:rsidRDefault="00344A59" w:rsidP="00BC0BB7">
      <w:pPr>
        <w:pStyle w:val="EnglishHangNoCoptic"/>
      </w:pPr>
      <w:r>
        <w:lastRenderedPageBreak/>
        <w:t>32</w:t>
      </w:r>
      <w:r w:rsidR="00BC0BB7">
        <w:t xml:space="preserve"> </w:t>
      </w:r>
      <w:r>
        <w:t>You delivered us into the hands of lawless and rebellious enemies</w:t>
      </w:r>
      <w:r w:rsidR="002D29F8">
        <w:t>,</w:t>
      </w:r>
    </w:p>
    <w:p w14:paraId="7952994F" w14:textId="4D13CBF4" w:rsidR="00344A59" w:rsidRDefault="002D29F8" w:rsidP="00BC0BB7">
      <w:pPr>
        <w:pStyle w:val="EnglishHangEndNoCoptic"/>
        <w:ind w:firstLine="0"/>
      </w:pPr>
      <w:r>
        <w:t>a</w:t>
      </w:r>
      <w:r w:rsidR="00344A59">
        <w:t xml:space="preserve">nd to an unjust king—the most </w:t>
      </w:r>
      <w:r>
        <w:t>wicked</w:t>
      </w:r>
      <w:r w:rsidR="00344A59">
        <w:t xml:space="preserve"> in any land.</w:t>
      </w:r>
    </w:p>
    <w:p w14:paraId="70D06FF2" w14:textId="54843025" w:rsidR="00344A59" w:rsidRDefault="00344A59" w:rsidP="00BC0BB7">
      <w:pPr>
        <w:pStyle w:val="EnglishHangNoCoptic"/>
      </w:pPr>
      <w:r>
        <w:t>33</w:t>
      </w:r>
      <w:r w:rsidR="00BC0BB7">
        <w:t xml:space="preserve"> </w:t>
      </w:r>
      <w:r>
        <w:t>Now it is not for us to open our mouth,</w:t>
      </w:r>
    </w:p>
    <w:p w14:paraId="076387AF" w14:textId="01AB914B" w:rsidR="00344A59" w:rsidRDefault="002D29F8" w:rsidP="002D29F8">
      <w:pPr>
        <w:pStyle w:val="EnglishHangNoCoptic"/>
        <w:ind w:firstLine="0"/>
      </w:pPr>
      <w:r>
        <w:t>f</w:t>
      </w:r>
      <w:r w:rsidR="00344A59">
        <w:t>or this has become a shame and disgrace to Your servants</w:t>
      </w:r>
    </w:p>
    <w:p w14:paraId="1059064A" w14:textId="3FB85E11" w:rsidR="00344A59" w:rsidRDefault="002D29F8" w:rsidP="00BC0BB7">
      <w:pPr>
        <w:pStyle w:val="EnglishHangEndNoCoptic"/>
        <w:ind w:firstLine="0"/>
      </w:pPr>
      <w:r>
        <w:t>a</w:t>
      </w:r>
      <w:r w:rsidR="00344A59">
        <w:t>nd to those who worship You.</w:t>
      </w:r>
    </w:p>
    <w:p w14:paraId="425303D3" w14:textId="73DAD787" w:rsidR="00344A59" w:rsidRDefault="00344A59" w:rsidP="00BC0BB7">
      <w:pPr>
        <w:pStyle w:val="EnglishHangNoCoptic"/>
      </w:pPr>
      <w:r>
        <w:t>34</w:t>
      </w:r>
      <w:r w:rsidR="00BC0BB7">
        <w:t xml:space="preserve"> </w:t>
      </w:r>
      <w:r w:rsidR="002D29F8">
        <w:t>For Your N</w:t>
      </w:r>
      <w:r>
        <w:t>ame’s sake, do not hand us over to the end,</w:t>
      </w:r>
    </w:p>
    <w:p w14:paraId="05C67F50" w14:textId="05FC8537" w:rsidR="00344A59" w:rsidRDefault="002D29F8" w:rsidP="00BC0BB7">
      <w:pPr>
        <w:pStyle w:val="EnglishHangEndNoCoptic"/>
        <w:ind w:firstLine="0"/>
      </w:pPr>
      <w:r>
        <w:t>a</w:t>
      </w:r>
      <w:r w:rsidR="00344A59">
        <w:t xml:space="preserve">nd do not </w:t>
      </w:r>
      <w:r>
        <w:t>annul</w:t>
      </w:r>
      <w:r w:rsidR="00344A59">
        <w:t xml:space="preserve"> Your covenant.</w:t>
      </w:r>
    </w:p>
    <w:p w14:paraId="79517A44" w14:textId="77777777" w:rsidR="00950837" w:rsidRDefault="00344A59" w:rsidP="00BC0BB7">
      <w:pPr>
        <w:pStyle w:val="EnglishHangNoCoptic"/>
      </w:pPr>
      <w:r>
        <w:t>35</w:t>
      </w:r>
      <w:r w:rsidR="00A25E58">
        <w:t xml:space="preserve"> </w:t>
      </w:r>
      <w:r>
        <w:t xml:space="preserve">Do </w:t>
      </w:r>
      <w:r w:rsidR="00950837">
        <w:t>not withdraw Your mercy from us</w:t>
      </w:r>
    </w:p>
    <w:p w14:paraId="2B0EC262" w14:textId="3002F9D7" w:rsidR="00344A59" w:rsidRDefault="00344A59" w:rsidP="00950837">
      <w:pPr>
        <w:pStyle w:val="EnglishHangNoCoptic"/>
        <w:ind w:firstLine="0"/>
      </w:pPr>
      <w:r>
        <w:t>for the sake of Abraham</w:t>
      </w:r>
      <w:r w:rsidR="00950837">
        <w:t xml:space="preserve"> Your beloved</w:t>
      </w:r>
      <w:r>
        <w:t>,</w:t>
      </w:r>
    </w:p>
    <w:p w14:paraId="7043E46B" w14:textId="04649127" w:rsidR="00344A59" w:rsidRDefault="00344A59" w:rsidP="00A25E58">
      <w:pPr>
        <w:pStyle w:val="EnglishHangNoCoptic"/>
        <w:ind w:firstLine="0"/>
      </w:pPr>
      <w:r>
        <w:t>and for the sake of Isaac, Your servant,</w:t>
      </w:r>
    </w:p>
    <w:p w14:paraId="779ECD43" w14:textId="53DAAF27" w:rsidR="00344A59" w:rsidRDefault="00950837" w:rsidP="00BC0BB7">
      <w:pPr>
        <w:pStyle w:val="EnglishHangEndNoCoptic"/>
        <w:ind w:firstLine="0"/>
      </w:pPr>
      <w:r>
        <w:t>a</w:t>
      </w:r>
      <w:r w:rsidR="00344A59">
        <w:t>nd of Israel, Your holy one,</w:t>
      </w:r>
    </w:p>
    <w:p w14:paraId="22356EDD" w14:textId="69D6259A" w:rsidR="00344A59" w:rsidRDefault="00344A59" w:rsidP="00BC0BB7">
      <w:pPr>
        <w:pStyle w:val="EnglishHangNoCoptic"/>
      </w:pPr>
      <w:r>
        <w:t>36</w:t>
      </w:r>
      <w:r w:rsidR="00A25E58">
        <w:t xml:space="preserve"> </w:t>
      </w:r>
      <w:r w:rsidR="00950837">
        <w:t>a</w:t>
      </w:r>
      <w:r>
        <w:t>s You spoke to them, saying</w:t>
      </w:r>
    </w:p>
    <w:p w14:paraId="76EAE0EF" w14:textId="4B0FD9C4" w:rsidR="00344A59" w:rsidRDefault="00950837" w:rsidP="00A25E58">
      <w:pPr>
        <w:pStyle w:val="EnglishHangNoCoptic"/>
        <w:ind w:firstLine="0"/>
      </w:pPr>
      <w:r>
        <w:t>t</w:t>
      </w:r>
      <w:r w:rsidR="00344A59">
        <w:t>hat You would multiply their seed as the stars of heaven,</w:t>
      </w:r>
    </w:p>
    <w:p w14:paraId="2BC42A0F" w14:textId="7ED03A1B" w:rsidR="00344A59" w:rsidRDefault="00950837" w:rsidP="00A25E58">
      <w:pPr>
        <w:pStyle w:val="EnglishHangEndNoCoptic"/>
        <w:ind w:firstLine="0"/>
      </w:pPr>
      <w:r>
        <w:t>a</w:t>
      </w:r>
      <w:r w:rsidR="00344A59">
        <w:t xml:space="preserve">nd as the sand </w:t>
      </w:r>
      <w:r>
        <w:t>on</w:t>
      </w:r>
      <w:r w:rsidR="00344A59">
        <w:t xml:space="preserve"> the seashore.</w:t>
      </w:r>
    </w:p>
    <w:p w14:paraId="1F8E5765" w14:textId="77777777" w:rsidR="00344A59" w:rsidRDefault="00344A59" w:rsidP="00BC0BB7">
      <w:pPr>
        <w:pStyle w:val="EnglishHangNoCoptic"/>
      </w:pPr>
      <w:r>
        <w:t>37Yet we have been diminished in number, O Master,</w:t>
      </w:r>
    </w:p>
    <w:p w14:paraId="32BB7E48" w14:textId="6AE3892E" w:rsidR="00344A59" w:rsidRDefault="00950837" w:rsidP="00A25E58">
      <w:pPr>
        <w:pStyle w:val="EnglishHangNoCoptic"/>
        <w:ind w:firstLine="0"/>
      </w:pPr>
      <w:r>
        <w:t>fewer than any other nation,</w:t>
      </w:r>
    </w:p>
    <w:p w14:paraId="5DE859A9" w14:textId="2286073B" w:rsidR="00344A59" w:rsidRDefault="00950837" w:rsidP="00A25E58">
      <w:pPr>
        <w:pStyle w:val="EnglishHangEndNoCoptic"/>
        <w:ind w:firstLine="0"/>
      </w:pPr>
      <w:r>
        <w:t>a</w:t>
      </w:r>
      <w:r w:rsidR="00344A59">
        <w:t>nd we are humbled in all the earth today because of our sins.</w:t>
      </w:r>
    </w:p>
    <w:p w14:paraId="35C48981" w14:textId="59583AC6" w:rsidR="00344A59" w:rsidRDefault="00344A59" w:rsidP="00BC0BB7">
      <w:pPr>
        <w:pStyle w:val="EnglishHangNoCoptic"/>
      </w:pPr>
      <w:r>
        <w:t>38</w:t>
      </w:r>
      <w:r w:rsidR="00A25E58">
        <w:t xml:space="preserve"> </w:t>
      </w:r>
      <w:r>
        <w:t>At this time, there is no prince, no prophet, and no leader;</w:t>
      </w:r>
    </w:p>
    <w:p w14:paraId="4FDBDCEC" w14:textId="0BE24811" w:rsidR="00344A59" w:rsidRDefault="00950837" w:rsidP="00A25E58">
      <w:pPr>
        <w:pStyle w:val="EnglishHangNoCoptic"/>
        <w:ind w:firstLine="0"/>
      </w:pPr>
      <w:r>
        <w:t>t</w:t>
      </w:r>
      <w:r w:rsidR="00344A59">
        <w:t xml:space="preserve">here is no whole burnt offering, no sacrifice, no </w:t>
      </w:r>
      <w:r>
        <w:t>oblation</w:t>
      </w:r>
      <w:r w:rsidR="00344A59">
        <w:t>, and no incense;</w:t>
      </w:r>
    </w:p>
    <w:p w14:paraId="40B73961" w14:textId="6B0B4B84" w:rsidR="00344A59" w:rsidRDefault="00950837" w:rsidP="00A25E58">
      <w:pPr>
        <w:pStyle w:val="EnglishHangEndNoCoptic"/>
        <w:ind w:firstLine="0"/>
      </w:pPr>
      <w:r>
        <w:t>t</w:t>
      </w:r>
      <w:r w:rsidR="00344A59">
        <w:t>here is no place to bear fruit before You and to find mercy.</w:t>
      </w:r>
    </w:p>
    <w:p w14:paraId="50210A71" w14:textId="45E7482F" w:rsidR="00344A59" w:rsidRDefault="00344A59" w:rsidP="00BC0BB7">
      <w:pPr>
        <w:pStyle w:val="EnglishHangNoCoptic"/>
      </w:pPr>
      <w:r>
        <w:t>39</w:t>
      </w:r>
      <w:r w:rsidR="00A25E58">
        <w:t xml:space="preserve"> </w:t>
      </w:r>
      <w:r>
        <w:t>Yet with a contrite soul and humbled spirit,</w:t>
      </w:r>
    </w:p>
    <w:p w14:paraId="1E9A607A" w14:textId="1281D274" w:rsidR="00344A59" w:rsidRDefault="00950837" w:rsidP="00A25E58">
      <w:pPr>
        <w:pStyle w:val="EnglishHangNoCoptic"/>
        <w:ind w:firstLine="0"/>
      </w:pPr>
      <w:r>
        <w:t>m</w:t>
      </w:r>
      <w:r w:rsidR="00344A59">
        <w:t>ay we receive mercy, as with whole burnt offerings of rams and bulls,</w:t>
      </w:r>
    </w:p>
    <w:p w14:paraId="2373F07A" w14:textId="60137DF0" w:rsidR="00344A59" w:rsidRDefault="00950837" w:rsidP="00A25E58">
      <w:pPr>
        <w:pStyle w:val="EnglishHangEndNoCoptic"/>
        <w:ind w:firstLine="0"/>
      </w:pPr>
      <w:r>
        <w:t>a</w:t>
      </w:r>
      <w:r w:rsidR="00344A59">
        <w:t>nd as with thousands of fatted lambs.</w:t>
      </w:r>
    </w:p>
    <w:p w14:paraId="31DD4F17" w14:textId="758D0191" w:rsidR="00344A59" w:rsidRDefault="00344A59" w:rsidP="00BC0BB7">
      <w:pPr>
        <w:pStyle w:val="EnglishHangNoCoptic"/>
      </w:pPr>
      <w:r>
        <w:t>40</w:t>
      </w:r>
      <w:r w:rsidR="00A25E58">
        <w:t xml:space="preserve"> </w:t>
      </w:r>
      <w:r>
        <w:t>So let this be our sacrifice before You today,</w:t>
      </w:r>
    </w:p>
    <w:p w14:paraId="12C30863" w14:textId="5FC0F100" w:rsidR="00344A59" w:rsidRDefault="00950837" w:rsidP="00A25E58">
      <w:pPr>
        <w:pStyle w:val="EnglishHangNoCoptic"/>
        <w:ind w:firstLine="0"/>
      </w:pPr>
      <w:r>
        <w:t>a</w:t>
      </w:r>
      <w:r w:rsidR="00344A59">
        <w:t>nd may it be accomplished for those who follow You;</w:t>
      </w:r>
    </w:p>
    <w:p w14:paraId="48C8CFB1" w14:textId="217C3BEC" w:rsidR="00344A59" w:rsidRDefault="00950837" w:rsidP="00A25E58">
      <w:pPr>
        <w:pStyle w:val="EnglishHangEndNoCoptic"/>
        <w:ind w:firstLine="0"/>
      </w:pPr>
      <w:r>
        <w:t>f</w:t>
      </w:r>
      <w:r w:rsidR="00344A59">
        <w:t>or there is no shame for those who trust in You.</w:t>
      </w:r>
    </w:p>
    <w:p w14:paraId="5AD490F7" w14:textId="43E991A7" w:rsidR="00344A59" w:rsidRDefault="00344A59" w:rsidP="00BC0BB7">
      <w:pPr>
        <w:pStyle w:val="EnglishHangNoCoptic"/>
      </w:pPr>
      <w:r>
        <w:t>41</w:t>
      </w:r>
      <w:r w:rsidR="00A25E58">
        <w:t xml:space="preserve"> </w:t>
      </w:r>
      <w:r>
        <w:t>Now we are following You with all our heart,</w:t>
      </w:r>
    </w:p>
    <w:p w14:paraId="27CA4181" w14:textId="2028014B" w:rsidR="00344A59" w:rsidRDefault="00950837" w:rsidP="00A25E58">
      <w:pPr>
        <w:pStyle w:val="EnglishHangEndNoCoptic"/>
        <w:ind w:firstLine="0"/>
      </w:pPr>
      <w:r>
        <w:t>a</w:t>
      </w:r>
      <w:r w:rsidR="00344A59">
        <w:t>nd we fear You and seek Your face.</w:t>
      </w:r>
    </w:p>
    <w:p w14:paraId="153FA950" w14:textId="59277D21" w:rsidR="00344A59" w:rsidRDefault="00344A59" w:rsidP="00BC0BB7">
      <w:pPr>
        <w:pStyle w:val="EnglishHangNoCoptic"/>
      </w:pPr>
      <w:r>
        <w:t>42</w:t>
      </w:r>
      <w:r w:rsidR="00A25E58">
        <w:t xml:space="preserve"> </w:t>
      </w:r>
      <w:r>
        <w:t>Do not put us to shame,</w:t>
      </w:r>
    </w:p>
    <w:p w14:paraId="464F256C" w14:textId="5C443313" w:rsidR="00344A59" w:rsidRDefault="00950837" w:rsidP="00A25E58">
      <w:pPr>
        <w:pStyle w:val="EnglishHangNoCoptic"/>
        <w:ind w:firstLine="0"/>
      </w:pPr>
      <w:r>
        <w:t>b</w:t>
      </w:r>
      <w:r w:rsidR="00344A59">
        <w:t>ut deal with us according to Your kindness</w:t>
      </w:r>
    </w:p>
    <w:p w14:paraId="655B8563" w14:textId="28A4B200" w:rsidR="00344A59" w:rsidRDefault="00950837" w:rsidP="00A25E58">
      <w:pPr>
        <w:pStyle w:val="EnglishHangEndNoCoptic"/>
        <w:ind w:firstLine="0"/>
      </w:pPr>
      <w:r>
        <w:t>a</w:t>
      </w:r>
      <w:r w:rsidR="00344A59">
        <w:t>nd according to the abundance of Your mercy.</w:t>
      </w:r>
    </w:p>
    <w:p w14:paraId="0319090D" w14:textId="657AC370" w:rsidR="00344A59" w:rsidRDefault="00344A59" w:rsidP="00BC0BB7">
      <w:pPr>
        <w:pStyle w:val="EnglishHangNoCoptic"/>
      </w:pPr>
      <w:r>
        <w:t>43</w:t>
      </w:r>
      <w:r w:rsidR="00A25E58">
        <w:t xml:space="preserve"> </w:t>
      </w:r>
      <w:r>
        <w:t>Deliver us by Your wondrous works</w:t>
      </w:r>
    </w:p>
    <w:p w14:paraId="727CE247" w14:textId="4B52DA88" w:rsidR="00344A59" w:rsidRDefault="00950837" w:rsidP="00A25E58">
      <w:pPr>
        <w:pStyle w:val="EnglishHangEndNoCoptic"/>
        <w:ind w:firstLine="0"/>
      </w:pPr>
      <w:r>
        <w:t>a</w:t>
      </w:r>
      <w:r w:rsidR="00344A59">
        <w:t>nd</w:t>
      </w:r>
      <w:r>
        <w:t xml:space="preserve"> bring glory to Your N</w:t>
      </w:r>
      <w:r w:rsidR="00344A59">
        <w:t>ame, O Lord.</w:t>
      </w:r>
    </w:p>
    <w:p w14:paraId="3C01C498" w14:textId="05876915" w:rsidR="00344A59" w:rsidRDefault="00344A59" w:rsidP="00BC0BB7">
      <w:pPr>
        <w:pStyle w:val="EnglishHangNoCoptic"/>
      </w:pPr>
      <w:r>
        <w:t>44</w:t>
      </w:r>
      <w:r w:rsidR="00A25E58">
        <w:t xml:space="preserve"> </w:t>
      </w:r>
      <w:r>
        <w:t>May all those who inflict evils upon Your servants</w:t>
      </w:r>
    </w:p>
    <w:p w14:paraId="2ADFBCEF" w14:textId="4B72459B" w:rsidR="00344A59" w:rsidRDefault="00950837" w:rsidP="00A25E58">
      <w:pPr>
        <w:pStyle w:val="EnglishHangNoCoptic"/>
        <w:ind w:firstLine="0"/>
      </w:pPr>
      <w:r>
        <w:t>b</w:t>
      </w:r>
      <w:r w:rsidR="00344A59">
        <w:t>e put to shame and humiliated in their power;</w:t>
      </w:r>
    </w:p>
    <w:p w14:paraId="645FDBC3" w14:textId="686DD469" w:rsidR="00344A59" w:rsidRDefault="00950837" w:rsidP="00A25E58">
      <w:pPr>
        <w:pStyle w:val="EnglishHangEndNoCoptic"/>
        <w:ind w:firstLine="0"/>
      </w:pPr>
      <w:r>
        <w:t>a</w:t>
      </w:r>
      <w:r w:rsidR="00344A59">
        <w:t>nd let their strength be crushed.</w:t>
      </w:r>
    </w:p>
    <w:p w14:paraId="4C7EB7DB" w14:textId="4711012D" w:rsidR="00344A59" w:rsidRDefault="00344A59" w:rsidP="00BC0BB7">
      <w:pPr>
        <w:pStyle w:val="EnglishHangNoCoptic"/>
      </w:pPr>
      <w:r>
        <w:lastRenderedPageBreak/>
        <w:t>45</w:t>
      </w:r>
      <w:r w:rsidR="00A25E58">
        <w:t xml:space="preserve"> </w:t>
      </w:r>
      <w:r>
        <w:t>Let them know that You alone are the Lord God</w:t>
      </w:r>
      <w:r w:rsidR="00950837">
        <w:t>,</w:t>
      </w:r>
    </w:p>
    <w:p w14:paraId="34603B9A" w14:textId="28D5D886" w:rsidR="00344A59" w:rsidRDefault="00950837" w:rsidP="00A25E58">
      <w:pPr>
        <w:pStyle w:val="EnglishHangEndNoCoptic"/>
        <w:ind w:firstLine="0"/>
      </w:pPr>
      <w:r>
        <w:t>a</w:t>
      </w:r>
      <w:r w:rsidR="00344A59">
        <w:t>nd glorious over all the inhabited earth.”</w:t>
      </w:r>
    </w:p>
    <w:p w14:paraId="6ADB6420" w14:textId="7625BDFB" w:rsidR="00344A59" w:rsidRDefault="00344A59" w:rsidP="00A25E58">
      <w:pPr>
        <w:pStyle w:val="Body"/>
      </w:pPr>
      <w:r>
        <w:t>Now the king’s servants who cast them in did not cease to stoke the furnace with naphtha, pitch,</w:t>
      </w:r>
      <w:r w:rsidR="00A25E58">
        <w:t xml:space="preserve"> coarse fiber, and brushwood. </w:t>
      </w:r>
      <w:r>
        <w:t>The flame shot forty-n</w:t>
      </w:r>
      <w:r w:rsidR="00A25E58">
        <w:t xml:space="preserve">ine cubits above the furnace, </w:t>
      </w:r>
      <w:r>
        <w:t xml:space="preserve">and it broke out and burned those it found around </w:t>
      </w:r>
      <w:r w:rsidR="00A25E58">
        <w:t xml:space="preserve">the furnace of the Chaldeans. </w:t>
      </w:r>
      <w:r>
        <w:t>But the Angel of the Lord went down into the furnace to join Azariah and his companions, and shook th</w:t>
      </w:r>
      <w:r w:rsidR="00A25E58">
        <w:t xml:space="preserve">e flame of the furnace. </w:t>
      </w:r>
      <w:r>
        <w:t xml:space="preserve">He made the inside of the furnace to be as though a </w:t>
      </w:r>
      <w:r w:rsidR="00950837">
        <w:t>moist</w:t>
      </w:r>
      <w:r>
        <w:t xml:space="preserve"> breeze were blowing through it, so the fire did not touch them at all, or cause them pain, or trouble them.</w:t>
      </w:r>
    </w:p>
    <w:p w14:paraId="52925E8C" w14:textId="7C11842F" w:rsidR="00344A59" w:rsidRPr="00344A59" w:rsidRDefault="00344A59" w:rsidP="00A25E58">
      <w:pPr>
        <w:pStyle w:val="Body"/>
      </w:pPr>
      <w:r>
        <w:t>Then the three, as if with one mouth, sang, glorified, and blessed God in the furnace, saying:</w:t>
      </w:r>
    </w:p>
    <w:p w14:paraId="41304F5B" w14:textId="77777777" w:rsidR="00344A59" w:rsidRDefault="00344A59" w:rsidP="00344A59">
      <w:pPr>
        <w:pStyle w:val="Heading4"/>
      </w:pPr>
      <w:r>
        <w:t>The Third Canticle: The Song of the Three Children</w:t>
      </w:r>
    </w:p>
    <w:p w14:paraId="5D04D25A" w14:textId="2BD75569" w:rsidR="00344A59" w:rsidRDefault="00344A59" w:rsidP="00344A59">
      <w:pPr>
        <w:pStyle w:val="Heading4non-TOC"/>
      </w:pPr>
      <w:r w:rsidRPr="00AA0119">
        <w:t>Ⲡⲓϩⲱⲥ ⲙ̀ⲙⲁϩⲅ̅ - Ϯϩⲱⲇⲏ ⲛ̀ⲧⲉ ⲡⲓⲅ̅ ⲛ̀ⲁ̀ⲗⲟⲩ ⲛ̀ⲁⲅⲓⲟⲥ</w:t>
      </w:r>
    </w:p>
    <w:p w14:paraId="7EF47854" w14:textId="4E4E4BEF" w:rsidR="00E14E6C" w:rsidRPr="00AA0119" w:rsidRDefault="00E14E6C" w:rsidP="00E14E6C">
      <w:pPr>
        <w:pStyle w:val="Rubric"/>
      </w:pPr>
      <w:r>
        <w:t>(Byzantine Eight Ode)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17A14D" w14:textId="77777777" w:rsidTr="00E35F1F">
        <w:trPr>
          <w:cantSplit/>
          <w:jc w:val="center"/>
        </w:trPr>
        <w:tc>
          <w:tcPr>
            <w:tcW w:w="288" w:type="dxa"/>
          </w:tcPr>
          <w:p w14:paraId="3969A2FF" w14:textId="77777777" w:rsidR="00D31F38" w:rsidRDefault="00D31F38" w:rsidP="00E35F1F">
            <w:pPr>
              <w:pStyle w:val="CopticCross"/>
            </w:pPr>
          </w:p>
        </w:tc>
        <w:tc>
          <w:tcPr>
            <w:tcW w:w="3960" w:type="dxa"/>
          </w:tcPr>
          <w:p w14:paraId="249EDD4A" w14:textId="77777777" w:rsidR="00D31F38" w:rsidRPr="00BE273A" w:rsidRDefault="00D31F38" w:rsidP="00E35F1F">
            <w:pPr>
              <w:pStyle w:val="EngEnd"/>
              <w:rPr>
                <w:szCs w:val="20"/>
              </w:rPr>
            </w:pPr>
            <w:r w:rsidRPr="00BE273A">
              <w:t xml:space="preserve">Blessed </w:t>
            </w:r>
            <w:r>
              <w:t>are</w:t>
            </w:r>
            <w:r w:rsidRPr="00BE273A">
              <w:t xml:space="preserve"> You, O Lord, God of our fathers, And to be highly praised, and exalted above all forever.</w:t>
            </w:r>
          </w:p>
        </w:tc>
        <w:tc>
          <w:tcPr>
            <w:tcW w:w="288" w:type="dxa"/>
          </w:tcPr>
          <w:p w14:paraId="7D9C32C0" w14:textId="77777777" w:rsidR="00D31F38" w:rsidRDefault="00D31F38" w:rsidP="00E35F1F"/>
        </w:tc>
        <w:tc>
          <w:tcPr>
            <w:tcW w:w="288" w:type="dxa"/>
          </w:tcPr>
          <w:p w14:paraId="6C53EBE7" w14:textId="77777777" w:rsidR="00D31F38" w:rsidRDefault="00D31F38" w:rsidP="00E35F1F">
            <w:pPr>
              <w:pStyle w:val="CopticCross"/>
            </w:pPr>
          </w:p>
        </w:tc>
        <w:tc>
          <w:tcPr>
            <w:tcW w:w="3960" w:type="dxa"/>
          </w:tcPr>
          <w:p w14:paraId="6A8DFC5E" w14:textId="77777777" w:rsidR="00D31F38" w:rsidRPr="0031634B" w:rsidRDefault="00D31F38" w:rsidP="00E35F1F">
            <w:pPr>
              <w:pStyle w:val="CopticVerse"/>
            </w:pPr>
            <w:r w:rsidRPr="0031634B">
              <w:t>Ⲕ̀ⲥ̀ⲙⲁⲣⲱⲟⲩⲧ Ⲡⲟ̅ⲥ̅ Ⲫϯ ⲛ̀ⲧⲉ ⲛⲉⲛⲓⲟϯ ⲕ̀ⲉⲣϩⲟⲩⲟ̀ ⲥ̀ⲙⲁⲣⲱⲟⲩⲧ ⲕ̀ⲉⲣϩⲟⲩⲟ̀ ϭⲓⲥⲓ ϣⲁ ⲛⲓⲉ̀ⲛⲉϩ.</w:t>
            </w:r>
          </w:p>
        </w:tc>
      </w:tr>
      <w:tr w:rsidR="00D31F38" w14:paraId="7EF6D112" w14:textId="77777777" w:rsidTr="00E35F1F">
        <w:trPr>
          <w:cantSplit/>
          <w:jc w:val="center"/>
        </w:trPr>
        <w:tc>
          <w:tcPr>
            <w:tcW w:w="288" w:type="dxa"/>
          </w:tcPr>
          <w:p w14:paraId="7993EA2D" w14:textId="77777777" w:rsidR="00D31F38" w:rsidRDefault="00D31F38" w:rsidP="00E35F1F">
            <w:pPr>
              <w:pStyle w:val="CopticCross"/>
            </w:pPr>
            <w:r>
              <w:t>¿</w:t>
            </w:r>
          </w:p>
        </w:tc>
        <w:tc>
          <w:tcPr>
            <w:tcW w:w="3960" w:type="dxa"/>
          </w:tcPr>
          <w:p w14:paraId="3A8BAD12" w14:textId="45091311" w:rsidR="00D31F38" w:rsidRPr="00BE273A" w:rsidRDefault="00D31F38" w:rsidP="009448DA">
            <w:pPr>
              <w:pStyle w:val="EngEnd"/>
              <w:rPr>
                <w:szCs w:val="20"/>
              </w:rPr>
            </w:pPr>
            <w:commentRangeStart w:id="444"/>
            <w:r w:rsidRPr="00BE273A">
              <w:t xml:space="preserve">Blessed </w:t>
            </w:r>
            <w:commentRangeEnd w:id="444"/>
            <w:r w:rsidRPr="00BE273A">
              <w:rPr>
                <w:rStyle w:val="CommentReference"/>
                <w:rFonts w:eastAsiaTheme="minorHAnsi"/>
                <w:sz w:val="24"/>
              </w:rPr>
              <w:commentReference w:id="444"/>
            </w:r>
            <w:r w:rsidRPr="00BE273A">
              <w:t xml:space="preserve">is </w:t>
            </w:r>
            <w:r w:rsidR="009448DA">
              <w:t>Your glorious</w:t>
            </w:r>
            <w:r w:rsidRPr="00BE273A">
              <w:t xml:space="preserve"> Holy Name, And to be highly praised, and exalted above all forever.</w:t>
            </w:r>
          </w:p>
        </w:tc>
        <w:tc>
          <w:tcPr>
            <w:tcW w:w="288" w:type="dxa"/>
          </w:tcPr>
          <w:p w14:paraId="1B7B5499" w14:textId="77777777" w:rsidR="00D31F38" w:rsidRDefault="00D31F38" w:rsidP="00E35F1F"/>
        </w:tc>
        <w:tc>
          <w:tcPr>
            <w:tcW w:w="288" w:type="dxa"/>
          </w:tcPr>
          <w:p w14:paraId="656928E1" w14:textId="77777777" w:rsidR="00D31F38" w:rsidRDefault="00D31F38" w:rsidP="00E35F1F">
            <w:pPr>
              <w:pStyle w:val="CopticCross"/>
            </w:pPr>
            <w:r>
              <w:t>¿</w:t>
            </w:r>
          </w:p>
        </w:tc>
        <w:tc>
          <w:tcPr>
            <w:tcW w:w="3960" w:type="dxa"/>
          </w:tcPr>
          <w:p w14:paraId="0E521B87" w14:textId="77777777" w:rsidR="00D31F38" w:rsidRPr="0031634B" w:rsidRDefault="00D31F38" w:rsidP="00E35F1F">
            <w:pPr>
              <w:pStyle w:val="CopticVerse"/>
            </w:pPr>
            <w:r w:rsidRPr="0031634B">
              <w:t>ϥ̀ⲥ̀ⲙⲁⲣⲱⲟⲩⲧ ⲛ̀ϫⲉ ⲡⲓⲣⲁⲛ ⲉ̅ⲑ̅ⲩ ⲛ̀ⲧⲉ ⲡⲉⲕⲱ̀ⲟⲩ ϥ̀ⲉⲣϩⲟⲩⲟ̀ ⲥ̀ⲙⲁⲣⲱⲟⲩⲧ ϥ̀ⲉⲣϩⲟⲩⲟ̀ ϭⲓⲥⲓ ϣⲁ ⲛⲓⲉ̀ⲛⲉϩ.</w:t>
            </w:r>
          </w:p>
        </w:tc>
      </w:tr>
      <w:tr w:rsidR="00D31F38" w14:paraId="00C959EC" w14:textId="77777777" w:rsidTr="00E35F1F">
        <w:trPr>
          <w:cantSplit/>
          <w:jc w:val="center"/>
        </w:trPr>
        <w:tc>
          <w:tcPr>
            <w:tcW w:w="288" w:type="dxa"/>
          </w:tcPr>
          <w:p w14:paraId="5DBFA73C" w14:textId="77777777" w:rsidR="00D31F38" w:rsidRDefault="00D31F38" w:rsidP="00E35F1F">
            <w:pPr>
              <w:pStyle w:val="CopticCross"/>
            </w:pPr>
          </w:p>
        </w:tc>
        <w:tc>
          <w:tcPr>
            <w:tcW w:w="3960" w:type="dxa"/>
          </w:tcPr>
          <w:p w14:paraId="1C7F80D7" w14:textId="4F51C8B5" w:rsidR="00D31F38" w:rsidRPr="00BE273A" w:rsidRDefault="00D31F38" w:rsidP="009448DA">
            <w:pPr>
              <w:pStyle w:val="EngEnd"/>
              <w:rPr>
                <w:szCs w:val="20"/>
              </w:rPr>
            </w:pPr>
            <w:r w:rsidRPr="00BE273A">
              <w:t xml:space="preserve">Blessed </w:t>
            </w:r>
            <w:r>
              <w:t>are</w:t>
            </w:r>
            <w:r w:rsidRPr="00BE273A">
              <w:t xml:space="preserve"> You in the temple of Your </w:t>
            </w:r>
            <w:r w:rsidR="009448DA">
              <w:t xml:space="preserve">holy </w:t>
            </w:r>
            <w:r w:rsidRPr="00BE273A">
              <w:t>glory, And to be highly praised, and exalted above all forever.</w:t>
            </w:r>
          </w:p>
        </w:tc>
        <w:tc>
          <w:tcPr>
            <w:tcW w:w="288" w:type="dxa"/>
          </w:tcPr>
          <w:p w14:paraId="627E7BFD" w14:textId="77777777" w:rsidR="00D31F38" w:rsidRDefault="00D31F38" w:rsidP="00E35F1F"/>
        </w:tc>
        <w:tc>
          <w:tcPr>
            <w:tcW w:w="288" w:type="dxa"/>
          </w:tcPr>
          <w:p w14:paraId="2967887B" w14:textId="77777777" w:rsidR="00D31F38" w:rsidRDefault="00D31F38" w:rsidP="00E35F1F">
            <w:pPr>
              <w:pStyle w:val="CopticCross"/>
            </w:pPr>
          </w:p>
        </w:tc>
        <w:tc>
          <w:tcPr>
            <w:tcW w:w="3960" w:type="dxa"/>
          </w:tcPr>
          <w:p w14:paraId="03EB9BEC" w14:textId="77777777" w:rsidR="00D31F38" w:rsidRPr="0031634B" w:rsidRDefault="00D31F38" w:rsidP="00E35F1F">
            <w:pPr>
              <w:pStyle w:val="CopticVerse"/>
            </w:pPr>
            <w:r w:rsidRPr="0031634B">
              <w:t>Ⲕ̀ⲥ̀ⲙⲁⲣⲱⲟⲩⲧ ϧⲉⲛ ⲡⲓⲉⲣⲫⲉⲓ ⲛ̀ⲧⲉ ⲡⲉⲕⲱ̀ⲟⲩ ⲉ̅ⲑ̅ⲩ ⲕ̀ⲉⲣϩⲟⲩⲟ̀ ⲥ̀ⲙⲁⲣⲱⲟⲩⲧ ⲕ̀ⲉⲣϩⲟⲩⲟ̀ ϭⲓⲥⲓ ϣⲁ ⲛⲓⲉ̀ⲛⲉϩ.</w:t>
            </w:r>
          </w:p>
        </w:tc>
      </w:tr>
      <w:tr w:rsidR="00D31F38" w14:paraId="77842F91" w14:textId="77777777" w:rsidTr="00E35F1F">
        <w:trPr>
          <w:cantSplit/>
          <w:jc w:val="center"/>
        </w:trPr>
        <w:tc>
          <w:tcPr>
            <w:tcW w:w="288" w:type="dxa"/>
          </w:tcPr>
          <w:p w14:paraId="478B5427" w14:textId="77777777" w:rsidR="00D31F38" w:rsidRDefault="00D31F38" w:rsidP="00E35F1F">
            <w:pPr>
              <w:pStyle w:val="CopticCross"/>
            </w:pPr>
            <w:r>
              <w:t>¿</w:t>
            </w:r>
          </w:p>
        </w:tc>
        <w:tc>
          <w:tcPr>
            <w:tcW w:w="3960" w:type="dxa"/>
          </w:tcPr>
          <w:p w14:paraId="47283675" w14:textId="06FF2532" w:rsidR="00D31F38" w:rsidRPr="00BE273A" w:rsidRDefault="00D31F38" w:rsidP="00E35F1F">
            <w:pPr>
              <w:pStyle w:val="EngEnd"/>
            </w:pPr>
            <w:r w:rsidRPr="00BE273A">
              <w:t xml:space="preserve">Blessed </w:t>
            </w:r>
            <w:r>
              <w:t>are</w:t>
            </w:r>
            <w:r w:rsidR="009448DA">
              <w:t xml:space="preserve"> You W</w:t>
            </w:r>
            <w:r w:rsidRPr="00BE273A">
              <w:t xml:space="preserve">ho beholds the depths sitting </w:t>
            </w:r>
            <w:r w:rsidR="009448DA">
              <w:t>up</w:t>
            </w:r>
            <w:r w:rsidRPr="00BE273A">
              <w:t>on the Cherubim, And to be highly praised, and exalted above all forever.</w:t>
            </w:r>
          </w:p>
        </w:tc>
        <w:tc>
          <w:tcPr>
            <w:tcW w:w="288" w:type="dxa"/>
          </w:tcPr>
          <w:p w14:paraId="6CBE0716" w14:textId="77777777" w:rsidR="00D31F38" w:rsidRDefault="00D31F38" w:rsidP="00E35F1F"/>
        </w:tc>
        <w:tc>
          <w:tcPr>
            <w:tcW w:w="288" w:type="dxa"/>
          </w:tcPr>
          <w:p w14:paraId="5122B600" w14:textId="77777777" w:rsidR="00D31F38" w:rsidRDefault="00D31F38" w:rsidP="00E35F1F">
            <w:pPr>
              <w:pStyle w:val="CopticCross"/>
            </w:pPr>
            <w:r>
              <w:t>¿</w:t>
            </w:r>
          </w:p>
        </w:tc>
        <w:tc>
          <w:tcPr>
            <w:tcW w:w="3960" w:type="dxa"/>
          </w:tcPr>
          <w:p w14:paraId="3BAD0421" w14:textId="77777777" w:rsidR="00D31F38" w:rsidRPr="0031634B" w:rsidRDefault="00D31F38" w:rsidP="00E35F1F">
            <w:pPr>
              <w:pStyle w:val="CopticVerse"/>
            </w:pPr>
            <w:r w:rsidRPr="0031634B">
              <w:t>Ⲕ̀ⲥ̀ⲙⲁⲣⲱⲟⲩⲧ ⲫⲏⲉⲑⲛⲁⲩ ⲉ̀ⲛⲓⲛⲟⲩⲛ ⲉϥϩⲉⲙⲥⲓ ϩⲓϫⲉⲛ Ⲛⲓⲭⲉⲣⲟⲩⲃⲓⲙ ⲕ̀ⲉⲣϩⲟⲩⲟ̀ ⲥ̀ⲙⲁⲣⲱⲟⲩⲧ ⲕ̀ⲉⲣϩⲟⲩⲟ̀ ϭⲓⲥⲓ ϣⲁ ⲛⲓⲉ̀ⲛⲉϩ.</w:t>
            </w:r>
          </w:p>
        </w:tc>
      </w:tr>
      <w:tr w:rsidR="00D31F38" w14:paraId="16C779F4" w14:textId="77777777" w:rsidTr="00E35F1F">
        <w:trPr>
          <w:cantSplit/>
          <w:jc w:val="center"/>
        </w:trPr>
        <w:tc>
          <w:tcPr>
            <w:tcW w:w="288" w:type="dxa"/>
          </w:tcPr>
          <w:p w14:paraId="2521B5C1" w14:textId="77777777" w:rsidR="00D31F38" w:rsidRDefault="00D31F38" w:rsidP="00E35F1F">
            <w:pPr>
              <w:pStyle w:val="CopticCross"/>
            </w:pPr>
          </w:p>
        </w:tc>
        <w:tc>
          <w:tcPr>
            <w:tcW w:w="3960" w:type="dxa"/>
          </w:tcPr>
          <w:p w14:paraId="19466C21" w14:textId="77777777" w:rsidR="00D31F38" w:rsidRPr="00BE273A" w:rsidRDefault="00D31F38" w:rsidP="00E35F1F">
            <w:pPr>
              <w:pStyle w:val="EngEnd"/>
            </w:pPr>
            <w:r w:rsidRPr="00BE273A">
              <w:t xml:space="preserve">Blessed are you on the throne of </w:t>
            </w:r>
            <w:r>
              <w:t>Your</w:t>
            </w:r>
            <w:r w:rsidRPr="00BE273A">
              <w:t xml:space="preserve"> Kingdom, And to be highly praised, and exalted above all forever.</w:t>
            </w:r>
          </w:p>
        </w:tc>
        <w:tc>
          <w:tcPr>
            <w:tcW w:w="288" w:type="dxa"/>
          </w:tcPr>
          <w:p w14:paraId="3DAEFE9D" w14:textId="77777777" w:rsidR="00D31F38" w:rsidRDefault="00D31F38" w:rsidP="00E35F1F"/>
        </w:tc>
        <w:tc>
          <w:tcPr>
            <w:tcW w:w="288" w:type="dxa"/>
          </w:tcPr>
          <w:p w14:paraId="7D6A9197" w14:textId="77777777" w:rsidR="00D31F38" w:rsidRDefault="00D31F38" w:rsidP="00E35F1F">
            <w:pPr>
              <w:pStyle w:val="CopticCross"/>
            </w:pPr>
          </w:p>
        </w:tc>
        <w:tc>
          <w:tcPr>
            <w:tcW w:w="3960" w:type="dxa"/>
          </w:tcPr>
          <w:p w14:paraId="7C6055C6" w14:textId="77777777" w:rsidR="00D31F38" w:rsidRPr="0031634B" w:rsidRDefault="00D31F38" w:rsidP="00E35F1F">
            <w:pPr>
              <w:pStyle w:val="CopticVerse"/>
            </w:pPr>
            <w:r w:rsidRPr="0031634B">
              <w:t>Ⲕ̀ⲥ̀ⲙⲁⲣⲱⲟⲩⲧ ϩⲓϫⲉⲛ ⲡⲓⲑ̀ⲣⲟⲛⲟⲥ ⲛ̀ⲧⲉ ⲧⲉⲕⲙⲉⲧⲟⲩⲣⲟ ⲕ̀ⲉⲣϩⲟⲩⲟ̀ ⲥ̀ⲙⲁⲣⲱⲟⲩⲧ ⲕ̀ⲉⲣϩⲟⲩⲟ̀ ϭⲓⲥⲓ ϣⲁ ⲛⲓⲉ̀ⲛⲉϩ.</w:t>
            </w:r>
          </w:p>
        </w:tc>
      </w:tr>
      <w:tr w:rsidR="00D31F38" w14:paraId="2CE42C57" w14:textId="77777777" w:rsidTr="00E35F1F">
        <w:trPr>
          <w:cantSplit/>
          <w:jc w:val="center"/>
        </w:trPr>
        <w:tc>
          <w:tcPr>
            <w:tcW w:w="288" w:type="dxa"/>
          </w:tcPr>
          <w:p w14:paraId="7D9E4434" w14:textId="77777777" w:rsidR="00D31F38" w:rsidRDefault="00D31F38" w:rsidP="00E35F1F">
            <w:pPr>
              <w:pStyle w:val="CopticCross"/>
            </w:pPr>
            <w:r>
              <w:t>¿</w:t>
            </w:r>
          </w:p>
        </w:tc>
        <w:tc>
          <w:tcPr>
            <w:tcW w:w="3960" w:type="dxa"/>
          </w:tcPr>
          <w:p w14:paraId="3BAB726E" w14:textId="77777777" w:rsidR="00D31F38" w:rsidRPr="00BE273A" w:rsidRDefault="00D31F38" w:rsidP="00E35F1F">
            <w:pPr>
              <w:pStyle w:val="EngEnd"/>
            </w:pPr>
            <w:r w:rsidRPr="00BE273A">
              <w:t xml:space="preserve">Blessed </w:t>
            </w:r>
            <w:r>
              <w:t>are</w:t>
            </w:r>
            <w:r w:rsidRPr="00BE273A">
              <w:t xml:space="preserve"> You in the firmament of heaven, And to be highly praised, and exalted above all forever.</w:t>
            </w:r>
          </w:p>
        </w:tc>
        <w:tc>
          <w:tcPr>
            <w:tcW w:w="288" w:type="dxa"/>
          </w:tcPr>
          <w:p w14:paraId="3B51C366" w14:textId="77777777" w:rsidR="00D31F38" w:rsidRDefault="00D31F38" w:rsidP="00E35F1F"/>
        </w:tc>
        <w:tc>
          <w:tcPr>
            <w:tcW w:w="288" w:type="dxa"/>
          </w:tcPr>
          <w:p w14:paraId="4AC1E6F0" w14:textId="77777777" w:rsidR="00D31F38" w:rsidRDefault="00D31F38" w:rsidP="00E35F1F">
            <w:pPr>
              <w:pStyle w:val="CopticCross"/>
            </w:pPr>
            <w:r>
              <w:t>¿</w:t>
            </w:r>
          </w:p>
        </w:tc>
        <w:tc>
          <w:tcPr>
            <w:tcW w:w="3960" w:type="dxa"/>
          </w:tcPr>
          <w:p w14:paraId="0BC55896" w14:textId="77777777" w:rsidR="00D31F38" w:rsidRPr="0031634B" w:rsidRDefault="00D31F38" w:rsidP="00E35F1F">
            <w:pPr>
              <w:pStyle w:val="CopticVerse"/>
            </w:pPr>
            <w:r w:rsidRPr="0031634B">
              <w:t>Ⲕ̀ⲥ̀ⲙⲁⲣⲱⲟⲩⲧ ϧⲉⲛ ⲡⲓⲥ̀ⲧⲉⲣⲉⲱ̀ⲙⲁ ⲛ̀ⲧⲉ ⲧ̀ⲫⲉ ⲕ̀ⲉⲣϩⲟⲩⲟ̀ ⲥ̀ⲙⲁⲣⲱⲟⲩⲧ ⲕ̀ⲉⲣϩⲟⲩⲟ̀ ϭⲓⲥⲓ ϣⲁ ⲛⲓⲉ̀ⲛⲉϩ.</w:t>
            </w:r>
          </w:p>
        </w:tc>
      </w:tr>
      <w:tr w:rsidR="00D31F38" w14:paraId="10933D37" w14:textId="77777777" w:rsidTr="00E35F1F">
        <w:trPr>
          <w:cantSplit/>
          <w:jc w:val="center"/>
        </w:trPr>
        <w:tc>
          <w:tcPr>
            <w:tcW w:w="288" w:type="dxa"/>
          </w:tcPr>
          <w:p w14:paraId="4885C1C6" w14:textId="77777777" w:rsidR="00D31F38" w:rsidRDefault="00D31F38" w:rsidP="00E35F1F">
            <w:pPr>
              <w:pStyle w:val="CopticCross"/>
            </w:pPr>
          </w:p>
        </w:tc>
        <w:tc>
          <w:tcPr>
            <w:tcW w:w="3960" w:type="dxa"/>
          </w:tcPr>
          <w:p w14:paraId="4E679D4C" w14:textId="787636A9" w:rsidR="00D31F38" w:rsidRPr="00BE273A" w:rsidRDefault="00D31F38" w:rsidP="00E35F1F">
            <w:pPr>
              <w:pStyle w:val="EngEnd"/>
            </w:pPr>
            <w:r w:rsidRPr="00BE273A">
              <w:t>Bless the Lord, all you works of the Lord: Praise Him and exalt Him above all forever.</w:t>
            </w:r>
            <w:r w:rsidR="00426715">
              <w:rPr>
                <w:rStyle w:val="FootnoteReference"/>
              </w:rPr>
              <w:footnoteReference w:id="888"/>
            </w:r>
            <w:r w:rsidRPr="00BE273A">
              <w:t xml:space="preserve"> (Hos Erof arihoo-o chasf sha ni eneh.)</w:t>
            </w:r>
          </w:p>
        </w:tc>
        <w:tc>
          <w:tcPr>
            <w:tcW w:w="288" w:type="dxa"/>
          </w:tcPr>
          <w:p w14:paraId="780A5AAD" w14:textId="77777777" w:rsidR="00D31F38" w:rsidRDefault="00D31F38" w:rsidP="00E35F1F"/>
        </w:tc>
        <w:tc>
          <w:tcPr>
            <w:tcW w:w="288" w:type="dxa"/>
          </w:tcPr>
          <w:p w14:paraId="40459888" w14:textId="77777777" w:rsidR="00D31F38" w:rsidRDefault="00D31F38" w:rsidP="00E35F1F">
            <w:pPr>
              <w:pStyle w:val="CopticCross"/>
            </w:pPr>
          </w:p>
        </w:tc>
        <w:tc>
          <w:tcPr>
            <w:tcW w:w="3960" w:type="dxa"/>
          </w:tcPr>
          <w:p w14:paraId="48F972A5" w14:textId="77777777" w:rsidR="00D31F38" w:rsidRDefault="00D31F38" w:rsidP="00E35F1F">
            <w:pPr>
              <w:pStyle w:val="CopticVersemulti-line"/>
            </w:pPr>
            <w:r w:rsidRPr="0031634B">
              <w:t>Ⲥ̀ⲙⲟⲩ ⲉ̀Ⲡⲟ̅ⲥ̅ ⲛⲓϩ̀ⲃⲏⲟⲩⲓ̀ ⲧⲏⲣⲟⲩ ⲛ̀ⲧⲉ Ⲡⲟ̅ⲥ̅</w:t>
            </w:r>
          </w:p>
          <w:p w14:paraId="24B00A98" w14:textId="77777777" w:rsidR="00D31F38" w:rsidRPr="0031634B" w:rsidRDefault="00D31F38" w:rsidP="00E35F1F">
            <w:pPr>
              <w:pStyle w:val="CopticVerse"/>
            </w:pPr>
            <w:r w:rsidRPr="0031634B">
              <w:t>ϩⲱⲥ ⲉ̀ⲣⲟϥ ⲁ̀ⲣⲓϩⲟⲩⲟ̀ ϭⲁⲥϥ ϣⲁ ⲛⲓⲉ̀ⲛⲉϩ.</w:t>
            </w:r>
          </w:p>
        </w:tc>
      </w:tr>
      <w:tr w:rsidR="00D31F38" w14:paraId="3E107601" w14:textId="77777777" w:rsidTr="00E35F1F">
        <w:trPr>
          <w:cantSplit/>
          <w:jc w:val="center"/>
        </w:trPr>
        <w:tc>
          <w:tcPr>
            <w:tcW w:w="288" w:type="dxa"/>
          </w:tcPr>
          <w:p w14:paraId="7BA03235" w14:textId="77777777" w:rsidR="00D31F38" w:rsidRDefault="00D31F38" w:rsidP="00E35F1F">
            <w:pPr>
              <w:pStyle w:val="CopticCross"/>
            </w:pPr>
            <w:r>
              <w:t>¿</w:t>
            </w:r>
          </w:p>
        </w:tc>
        <w:tc>
          <w:tcPr>
            <w:tcW w:w="3960" w:type="dxa"/>
          </w:tcPr>
          <w:p w14:paraId="4BB3032E" w14:textId="77777777" w:rsidR="00D31F38" w:rsidRPr="00BE273A" w:rsidRDefault="00D31F38" w:rsidP="00E35F1F">
            <w:pPr>
              <w:pStyle w:val="EngEnd"/>
            </w:pPr>
            <w:r w:rsidRPr="00BE273A">
              <w:t>Bless the Lord, you heavens: Praise Him and exalt Him above all forever.</w:t>
            </w:r>
          </w:p>
        </w:tc>
        <w:tc>
          <w:tcPr>
            <w:tcW w:w="288" w:type="dxa"/>
          </w:tcPr>
          <w:p w14:paraId="2D8DD327" w14:textId="77777777" w:rsidR="00D31F38" w:rsidRDefault="00D31F38" w:rsidP="00E35F1F"/>
        </w:tc>
        <w:tc>
          <w:tcPr>
            <w:tcW w:w="288" w:type="dxa"/>
          </w:tcPr>
          <w:p w14:paraId="34EA5809" w14:textId="77777777" w:rsidR="00D31F38" w:rsidRDefault="00D31F38" w:rsidP="00E35F1F">
            <w:pPr>
              <w:pStyle w:val="CopticCross"/>
            </w:pPr>
            <w:r>
              <w:t>¿</w:t>
            </w:r>
          </w:p>
        </w:tc>
        <w:tc>
          <w:tcPr>
            <w:tcW w:w="3960" w:type="dxa"/>
          </w:tcPr>
          <w:p w14:paraId="1D401515" w14:textId="77777777" w:rsidR="00D31F38" w:rsidRDefault="00D31F38" w:rsidP="00E35F1F">
            <w:pPr>
              <w:pStyle w:val="CopticVersemulti-line"/>
            </w:pPr>
            <w:r w:rsidRPr="0031634B">
              <w:t xml:space="preserve">Ⲥ̀ⲙⲟⲩ ⲉ̀Ⲡⲟ̅ⲥ̅ ⲛⲓⲫⲏⲟⲩⲓ̀ </w:t>
            </w:r>
          </w:p>
          <w:p w14:paraId="3E7588DE" w14:textId="77777777" w:rsidR="00D31F38" w:rsidRPr="0031634B" w:rsidRDefault="00D31F38" w:rsidP="00E35F1F">
            <w:pPr>
              <w:pStyle w:val="CopticVerse"/>
            </w:pPr>
            <w:r w:rsidRPr="0031634B">
              <w:t>ϩⲱⲥ ⲉ̀ⲣⲟϥ ⲁ̀ⲣⲓϩⲟⲩⲟ̀ ϭⲁⲥϥ ϣⲁ ⲛⲓⲉ̀ⲛⲉϩ.</w:t>
            </w:r>
          </w:p>
        </w:tc>
      </w:tr>
      <w:tr w:rsidR="00D31F38" w14:paraId="4CD32D94" w14:textId="77777777" w:rsidTr="00E35F1F">
        <w:trPr>
          <w:cantSplit/>
          <w:jc w:val="center"/>
        </w:trPr>
        <w:tc>
          <w:tcPr>
            <w:tcW w:w="288" w:type="dxa"/>
          </w:tcPr>
          <w:p w14:paraId="188BD789" w14:textId="77777777" w:rsidR="00D31F38" w:rsidRDefault="00D31F38" w:rsidP="00E35F1F">
            <w:pPr>
              <w:pStyle w:val="CopticCross"/>
            </w:pPr>
          </w:p>
        </w:tc>
        <w:tc>
          <w:tcPr>
            <w:tcW w:w="3960" w:type="dxa"/>
          </w:tcPr>
          <w:p w14:paraId="47D86E13" w14:textId="77777777" w:rsidR="00D31F38" w:rsidRPr="00BE273A" w:rsidRDefault="00D31F38" w:rsidP="00E35F1F">
            <w:pPr>
              <w:pStyle w:val="EngEnd"/>
            </w:pPr>
            <w:r w:rsidRPr="00BE273A">
              <w:t>Bless the Lord, you angels of the Lord: Praise Him and exalt Him above all forever.</w:t>
            </w:r>
          </w:p>
        </w:tc>
        <w:tc>
          <w:tcPr>
            <w:tcW w:w="288" w:type="dxa"/>
          </w:tcPr>
          <w:p w14:paraId="5503976F" w14:textId="77777777" w:rsidR="00D31F38" w:rsidRDefault="00D31F38" w:rsidP="00E35F1F"/>
        </w:tc>
        <w:tc>
          <w:tcPr>
            <w:tcW w:w="288" w:type="dxa"/>
          </w:tcPr>
          <w:p w14:paraId="05D55093" w14:textId="77777777" w:rsidR="00D31F38" w:rsidRDefault="00D31F38" w:rsidP="00E35F1F">
            <w:pPr>
              <w:pStyle w:val="CopticCross"/>
            </w:pPr>
          </w:p>
        </w:tc>
        <w:tc>
          <w:tcPr>
            <w:tcW w:w="3960" w:type="dxa"/>
          </w:tcPr>
          <w:p w14:paraId="6380C34F" w14:textId="77777777" w:rsidR="00D31F38" w:rsidRDefault="00D31F38" w:rsidP="00E35F1F">
            <w:pPr>
              <w:pStyle w:val="CopticVersemulti-line"/>
            </w:pPr>
            <w:r w:rsidRPr="0031634B">
              <w:t>Ⲥ̀ⲙⲟⲩ ⲉ̀Ⲡⲟ̅ⲥ̅ ⲛⲓⲁⲅⲅⲉⲗⲟⲥ ⲧⲏⲣⲟⲩ ⲛ̀ⲧⲉ Ⲡⲟ̅ⲥ̅</w:t>
            </w:r>
          </w:p>
          <w:p w14:paraId="5DD19878" w14:textId="77777777" w:rsidR="00D31F38" w:rsidRPr="0031634B" w:rsidRDefault="00D31F38" w:rsidP="00E35F1F">
            <w:pPr>
              <w:pStyle w:val="CopticVerse"/>
            </w:pPr>
            <w:r w:rsidRPr="0031634B">
              <w:t>ϩⲱⲥ ⲉ̀ⲣⲟϥ ⲁ̀ⲣⲓϩⲟⲩⲟ̀ ϭⲁⲥϥ ϣⲁ ⲛⲓⲉ̀ⲛⲉϩ.</w:t>
            </w:r>
          </w:p>
        </w:tc>
      </w:tr>
      <w:tr w:rsidR="00D31F38" w14:paraId="1376A0BA" w14:textId="77777777" w:rsidTr="00E35F1F">
        <w:trPr>
          <w:cantSplit/>
          <w:jc w:val="center"/>
        </w:trPr>
        <w:tc>
          <w:tcPr>
            <w:tcW w:w="288" w:type="dxa"/>
          </w:tcPr>
          <w:p w14:paraId="5C885584" w14:textId="77777777" w:rsidR="00D31F38" w:rsidRDefault="00D31F38" w:rsidP="00E35F1F">
            <w:pPr>
              <w:pStyle w:val="CopticCross"/>
            </w:pPr>
            <w:r>
              <w:t>¿</w:t>
            </w:r>
          </w:p>
        </w:tc>
        <w:tc>
          <w:tcPr>
            <w:tcW w:w="3960" w:type="dxa"/>
          </w:tcPr>
          <w:p w14:paraId="75457F1E" w14:textId="4F66EE6E" w:rsidR="00D31F38" w:rsidRPr="00BE273A" w:rsidRDefault="00D31F38" w:rsidP="00E35F1F">
            <w:pPr>
              <w:pStyle w:val="EngEnd"/>
            </w:pPr>
            <w:r w:rsidRPr="00BE273A">
              <w:t xml:space="preserve">Bless the Lord, all you water above the </w:t>
            </w:r>
            <w:commentRangeStart w:id="445"/>
            <w:r w:rsidRPr="00BE273A">
              <w:t>heaven</w:t>
            </w:r>
            <w:commentRangeEnd w:id="445"/>
            <w:r w:rsidRPr="00BE273A">
              <w:rPr>
                <w:rStyle w:val="CommentReference"/>
                <w:rFonts w:eastAsiaTheme="minorHAnsi"/>
                <w:sz w:val="24"/>
              </w:rPr>
              <w:commentReference w:id="445"/>
            </w:r>
            <w:r w:rsidR="00426715">
              <w:t>s</w:t>
            </w:r>
            <w:r w:rsidRPr="00BE273A">
              <w:t>: Praise Him and exalt Him above all forever.</w:t>
            </w:r>
          </w:p>
        </w:tc>
        <w:tc>
          <w:tcPr>
            <w:tcW w:w="288" w:type="dxa"/>
          </w:tcPr>
          <w:p w14:paraId="062A9DC2" w14:textId="77777777" w:rsidR="00D31F38" w:rsidRDefault="00D31F38" w:rsidP="00E35F1F"/>
        </w:tc>
        <w:tc>
          <w:tcPr>
            <w:tcW w:w="288" w:type="dxa"/>
          </w:tcPr>
          <w:p w14:paraId="2BF2D8B2" w14:textId="77777777" w:rsidR="00D31F38" w:rsidRDefault="00D31F38" w:rsidP="00E35F1F">
            <w:pPr>
              <w:pStyle w:val="CopticCross"/>
            </w:pPr>
            <w:r>
              <w:t>¿</w:t>
            </w:r>
          </w:p>
        </w:tc>
        <w:tc>
          <w:tcPr>
            <w:tcW w:w="3960" w:type="dxa"/>
          </w:tcPr>
          <w:p w14:paraId="1E6FE781" w14:textId="77777777" w:rsidR="00D31F38" w:rsidRDefault="00D31F38" w:rsidP="00E35F1F">
            <w:pPr>
              <w:pStyle w:val="CopticVersemulti-line"/>
            </w:pPr>
            <w:r w:rsidRPr="0031634B">
              <w:t>Ⲥ̀ⲙⲟⲩ ⲉ̀Ⲡⲟ̅ⲥ̅ ⲛⲓⲙⲱⲟⲩ ⲧⲏⲣⲟⲩ ⲉⲧⲥⲁ ⲡ̀ϣⲱⲓ ⲛ̀ⲧ̀ⲫⲉ</w:t>
            </w:r>
          </w:p>
          <w:p w14:paraId="4610F43D" w14:textId="77777777" w:rsidR="00D31F38" w:rsidRPr="0031634B" w:rsidRDefault="00D31F38" w:rsidP="00E35F1F">
            <w:pPr>
              <w:pStyle w:val="CopticVerse"/>
            </w:pPr>
            <w:r w:rsidRPr="0031634B">
              <w:t>ϩⲱⲥ ⲉ̀ⲣⲟϥ ⲁ̀ⲣⲓϩⲟⲩⲟ̀ ϭⲁⲥϥ ϣⲁ ⲛⲓⲉ̀ⲛⲉϩ.</w:t>
            </w:r>
          </w:p>
        </w:tc>
      </w:tr>
      <w:tr w:rsidR="00D31F38" w14:paraId="129EFBB7" w14:textId="77777777" w:rsidTr="00E35F1F">
        <w:trPr>
          <w:cantSplit/>
          <w:jc w:val="center"/>
        </w:trPr>
        <w:tc>
          <w:tcPr>
            <w:tcW w:w="288" w:type="dxa"/>
          </w:tcPr>
          <w:p w14:paraId="4900CDDF" w14:textId="77777777" w:rsidR="00D31F38" w:rsidRDefault="00D31F38" w:rsidP="00E35F1F">
            <w:pPr>
              <w:pStyle w:val="CopticCross"/>
            </w:pPr>
          </w:p>
        </w:tc>
        <w:tc>
          <w:tcPr>
            <w:tcW w:w="3960" w:type="dxa"/>
          </w:tcPr>
          <w:p w14:paraId="3EE6B6BC" w14:textId="77777777" w:rsidR="00D31F38" w:rsidRPr="00BE273A" w:rsidRDefault="00D31F38" w:rsidP="00E35F1F">
            <w:pPr>
              <w:pStyle w:val="EngEnd"/>
            </w:pPr>
            <w:r w:rsidRPr="00BE273A">
              <w:t>Bless the Lord, all you powers of the Lord: Praise Him and exalt Him above all forever.</w:t>
            </w:r>
          </w:p>
        </w:tc>
        <w:tc>
          <w:tcPr>
            <w:tcW w:w="288" w:type="dxa"/>
          </w:tcPr>
          <w:p w14:paraId="33FD1227" w14:textId="77777777" w:rsidR="00D31F38" w:rsidRDefault="00D31F38" w:rsidP="00E35F1F"/>
        </w:tc>
        <w:tc>
          <w:tcPr>
            <w:tcW w:w="288" w:type="dxa"/>
          </w:tcPr>
          <w:p w14:paraId="0EAE436E" w14:textId="77777777" w:rsidR="00D31F38" w:rsidRDefault="00D31F38" w:rsidP="00E35F1F">
            <w:pPr>
              <w:pStyle w:val="CopticCross"/>
            </w:pPr>
          </w:p>
        </w:tc>
        <w:tc>
          <w:tcPr>
            <w:tcW w:w="3960" w:type="dxa"/>
          </w:tcPr>
          <w:p w14:paraId="4E5D7D98" w14:textId="77777777" w:rsidR="00D31F38" w:rsidRDefault="00D31F38" w:rsidP="00E35F1F">
            <w:pPr>
              <w:pStyle w:val="CopticVersemulti-line"/>
            </w:pPr>
            <w:r w:rsidRPr="0031634B">
              <w:t xml:space="preserve">Ⲥ̀ⲙⲟⲩ ⲉ̀Ⲡⲟ̅ⲥ̅ ⲛⲓϫⲟⲙ ⲧⲏⲣⲟⲩ ⲛ̀ⲧⲉ Ⲡⲟ̅ⲥ̅ </w:t>
            </w:r>
          </w:p>
          <w:p w14:paraId="73A8179E" w14:textId="77777777" w:rsidR="00D31F38" w:rsidRPr="0031634B" w:rsidRDefault="00D31F38" w:rsidP="00E35F1F">
            <w:pPr>
              <w:pStyle w:val="CopticVerse"/>
            </w:pPr>
            <w:r w:rsidRPr="0031634B">
              <w:t>ϩⲱⲥ ⲉ̀ⲣⲟϥ ⲁ̀ⲣⲓϩⲟⲩⲟ̀ ϭⲁⲥϥ ϣⲁ ⲛⲓⲉ̀ⲛⲉϩ.</w:t>
            </w:r>
          </w:p>
        </w:tc>
      </w:tr>
      <w:tr w:rsidR="00D31F38" w14:paraId="61FE7BF0" w14:textId="77777777" w:rsidTr="00E35F1F">
        <w:trPr>
          <w:cantSplit/>
          <w:jc w:val="center"/>
        </w:trPr>
        <w:tc>
          <w:tcPr>
            <w:tcW w:w="288" w:type="dxa"/>
          </w:tcPr>
          <w:p w14:paraId="782B63EF" w14:textId="77777777" w:rsidR="00D31F38" w:rsidRDefault="00D31F38" w:rsidP="00E35F1F">
            <w:pPr>
              <w:pStyle w:val="CopticCross"/>
            </w:pPr>
            <w:r>
              <w:t>¿</w:t>
            </w:r>
          </w:p>
        </w:tc>
        <w:tc>
          <w:tcPr>
            <w:tcW w:w="3960" w:type="dxa"/>
          </w:tcPr>
          <w:p w14:paraId="33A5BA77" w14:textId="77777777" w:rsidR="00D31F38" w:rsidRPr="00BE273A" w:rsidRDefault="00D31F38" w:rsidP="00E35F1F">
            <w:pPr>
              <w:pStyle w:val="EngEnd"/>
            </w:pPr>
            <w:r w:rsidRPr="00BE273A">
              <w:t>Bless the Lord, O sun and moon: Praise Him and exalt Him above all forever.</w:t>
            </w:r>
          </w:p>
        </w:tc>
        <w:tc>
          <w:tcPr>
            <w:tcW w:w="288" w:type="dxa"/>
          </w:tcPr>
          <w:p w14:paraId="77EF3DC5" w14:textId="77777777" w:rsidR="00D31F38" w:rsidRDefault="00D31F38" w:rsidP="00E35F1F"/>
        </w:tc>
        <w:tc>
          <w:tcPr>
            <w:tcW w:w="288" w:type="dxa"/>
          </w:tcPr>
          <w:p w14:paraId="3021A6E7" w14:textId="77777777" w:rsidR="00D31F38" w:rsidRDefault="00D31F38" w:rsidP="00E35F1F">
            <w:pPr>
              <w:pStyle w:val="CopticCross"/>
            </w:pPr>
            <w:r>
              <w:t>¿</w:t>
            </w:r>
          </w:p>
        </w:tc>
        <w:tc>
          <w:tcPr>
            <w:tcW w:w="3960" w:type="dxa"/>
          </w:tcPr>
          <w:p w14:paraId="160CBAF8" w14:textId="77777777" w:rsidR="00D31F38" w:rsidRDefault="00D31F38" w:rsidP="00E35F1F">
            <w:pPr>
              <w:pStyle w:val="CopticVersemulti-line"/>
            </w:pPr>
            <w:r w:rsidRPr="0031634B">
              <w:t>Ⲥ̀ⲙⲟⲩ ⲉ̀Ⲡⲟ̅ⲥ̅ ⲡⲓⲣⲏ ⲛⲉⲙ ⲡⲓⲓⲟϩ</w:t>
            </w:r>
          </w:p>
          <w:p w14:paraId="016D87C7" w14:textId="77777777" w:rsidR="00D31F38" w:rsidRPr="0031634B" w:rsidRDefault="00D31F38" w:rsidP="00E35F1F">
            <w:pPr>
              <w:pStyle w:val="CopticVerse"/>
            </w:pPr>
            <w:r w:rsidRPr="0031634B">
              <w:t>ϩⲱⲥ ⲉ̀ⲣⲟϥ ⲁ̀ⲣⲓϩⲟⲩⲟ̀ ϭⲁⲥϥ ϣⲁ ⲛⲓⲉ̀ⲛⲉϩ.</w:t>
            </w:r>
          </w:p>
        </w:tc>
      </w:tr>
      <w:tr w:rsidR="00D31F38" w14:paraId="24170CA1" w14:textId="77777777" w:rsidTr="00E35F1F">
        <w:trPr>
          <w:cantSplit/>
          <w:jc w:val="center"/>
        </w:trPr>
        <w:tc>
          <w:tcPr>
            <w:tcW w:w="288" w:type="dxa"/>
          </w:tcPr>
          <w:p w14:paraId="7AE58B30" w14:textId="77777777" w:rsidR="00D31F38" w:rsidRDefault="00D31F38" w:rsidP="00E35F1F">
            <w:pPr>
              <w:pStyle w:val="CopticCross"/>
            </w:pPr>
          </w:p>
        </w:tc>
        <w:tc>
          <w:tcPr>
            <w:tcW w:w="3960" w:type="dxa"/>
          </w:tcPr>
          <w:p w14:paraId="5319B669" w14:textId="443862C7" w:rsidR="00D31F38" w:rsidRPr="00BE273A" w:rsidRDefault="00D31F38" w:rsidP="00E35F1F">
            <w:pPr>
              <w:pStyle w:val="EngEnd"/>
            </w:pPr>
            <w:r w:rsidRPr="00BE273A">
              <w:t xml:space="preserve">Bless the Lord, </w:t>
            </w:r>
            <w:r w:rsidR="00426715">
              <w:t xml:space="preserve">O </w:t>
            </w:r>
            <w:r w:rsidRPr="00BE273A">
              <w:t>stars of heaven: Praise Him and exalt Him above all forever.</w:t>
            </w:r>
          </w:p>
        </w:tc>
        <w:tc>
          <w:tcPr>
            <w:tcW w:w="288" w:type="dxa"/>
          </w:tcPr>
          <w:p w14:paraId="1C77AB4B" w14:textId="77777777" w:rsidR="00D31F38" w:rsidRDefault="00D31F38" w:rsidP="00E35F1F"/>
        </w:tc>
        <w:tc>
          <w:tcPr>
            <w:tcW w:w="288" w:type="dxa"/>
          </w:tcPr>
          <w:p w14:paraId="35F32B39" w14:textId="77777777" w:rsidR="00D31F38" w:rsidRDefault="00D31F38" w:rsidP="00E35F1F">
            <w:pPr>
              <w:pStyle w:val="CopticCross"/>
            </w:pPr>
          </w:p>
        </w:tc>
        <w:tc>
          <w:tcPr>
            <w:tcW w:w="3960" w:type="dxa"/>
          </w:tcPr>
          <w:p w14:paraId="4CCDEE6A" w14:textId="77777777" w:rsidR="00D31F38" w:rsidRDefault="00D31F38" w:rsidP="00E35F1F">
            <w:pPr>
              <w:pStyle w:val="CopticVersemulti-line"/>
            </w:pPr>
            <w:r w:rsidRPr="0031634B">
              <w:t>Ⲥ̀ⲙⲟⲩ ⲉ̀Ⲡⲟ̅ⲥ̅ ⲛⲓⲥⲓⲟⲩ ⲧⲏⲣⲟⲩ ⲛ̀ⲧⲉ ⲧ̀ⲫⲉ</w:t>
            </w:r>
          </w:p>
          <w:p w14:paraId="13404801" w14:textId="77777777" w:rsidR="00D31F38" w:rsidRPr="0031634B" w:rsidRDefault="00D31F38" w:rsidP="00E35F1F">
            <w:pPr>
              <w:pStyle w:val="CopticVerse"/>
            </w:pPr>
            <w:r w:rsidRPr="0031634B">
              <w:t>ϩⲱⲥ ⲉ̀ⲣⲟϥ ⲁ̀ⲣⲓϩⲟⲩⲟ̀ ϭⲁⲥϥ ϣⲁ ⲛⲓⲉ̀ⲛⲉϩ.</w:t>
            </w:r>
          </w:p>
        </w:tc>
      </w:tr>
      <w:tr w:rsidR="00D31F38" w14:paraId="6AFC5BDC" w14:textId="77777777" w:rsidTr="00E35F1F">
        <w:trPr>
          <w:cantSplit/>
          <w:jc w:val="center"/>
        </w:trPr>
        <w:tc>
          <w:tcPr>
            <w:tcW w:w="288" w:type="dxa"/>
          </w:tcPr>
          <w:p w14:paraId="234C5428" w14:textId="77777777" w:rsidR="00D31F38" w:rsidRDefault="00D31F38" w:rsidP="00E35F1F">
            <w:pPr>
              <w:pStyle w:val="CopticCross"/>
            </w:pPr>
            <w:r>
              <w:lastRenderedPageBreak/>
              <w:t>¿</w:t>
            </w:r>
          </w:p>
        </w:tc>
        <w:tc>
          <w:tcPr>
            <w:tcW w:w="3960" w:type="dxa"/>
          </w:tcPr>
          <w:p w14:paraId="424549F0" w14:textId="77777777" w:rsidR="00D31F38" w:rsidRPr="00BE273A" w:rsidRDefault="00D31F38" w:rsidP="00E35F1F">
            <w:pPr>
              <w:pStyle w:val="EngEnd"/>
            </w:pPr>
            <w:r w:rsidRPr="00BE273A">
              <w:t>Bless the Lord, O rain and dew: Praise Him and exalt Him above all forever.</w:t>
            </w:r>
          </w:p>
        </w:tc>
        <w:tc>
          <w:tcPr>
            <w:tcW w:w="288" w:type="dxa"/>
          </w:tcPr>
          <w:p w14:paraId="773259FF" w14:textId="77777777" w:rsidR="00D31F38" w:rsidRDefault="00D31F38" w:rsidP="00E35F1F"/>
        </w:tc>
        <w:tc>
          <w:tcPr>
            <w:tcW w:w="288" w:type="dxa"/>
          </w:tcPr>
          <w:p w14:paraId="61B3755C" w14:textId="77777777" w:rsidR="00D31F38" w:rsidRDefault="00D31F38" w:rsidP="00E35F1F">
            <w:pPr>
              <w:pStyle w:val="CopticCross"/>
            </w:pPr>
            <w:r>
              <w:t>¿</w:t>
            </w:r>
          </w:p>
        </w:tc>
        <w:tc>
          <w:tcPr>
            <w:tcW w:w="3960" w:type="dxa"/>
          </w:tcPr>
          <w:p w14:paraId="3CAA2FA7" w14:textId="77777777" w:rsidR="00D31F38" w:rsidRDefault="00D31F38" w:rsidP="00E35F1F">
            <w:pPr>
              <w:pStyle w:val="CopticVersemulti-line"/>
            </w:pPr>
            <w:r w:rsidRPr="0031634B">
              <w:t xml:space="preserve">Ⲥ̀ⲙⲟⲩ ⲉ̀Ⲡⲟ̅ⲥ̅ ⲛⲓⲙⲟⲩⲛϩⲱⲟⲩ ⲛⲉⲙ ⲛⲓⲓⲱϯ </w:t>
            </w:r>
          </w:p>
          <w:p w14:paraId="67F2DC5A" w14:textId="77777777" w:rsidR="00D31F38" w:rsidRPr="0031634B" w:rsidRDefault="00D31F38" w:rsidP="00E35F1F">
            <w:pPr>
              <w:pStyle w:val="CopticVerse"/>
            </w:pPr>
            <w:r w:rsidRPr="0031634B">
              <w:t>ϩⲱⲥ ⲉ̀ⲣⲟϥ ⲁ̀ⲣⲓϩⲟⲩⲟ̀ ϭⲁⲥϥ ϣⲁ ⲛⲓⲉ̀ⲛⲉϩ.</w:t>
            </w:r>
          </w:p>
        </w:tc>
      </w:tr>
      <w:tr w:rsidR="00D31F38" w14:paraId="53496139" w14:textId="77777777" w:rsidTr="00E35F1F">
        <w:trPr>
          <w:cantSplit/>
          <w:jc w:val="center"/>
        </w:trPr>
        <w:tc>
          <w:tcPr>
            <w:tcW w:w="288" w:type="dxa"/>
          </w:tcPr>
          <w:p w14:paraId="6E5CE7BA" w14:textId="77777777" w:rsidR="00D31F38" w:rsidRDefault="00D31F38" w:rsidP="00E35F1F">
            <w:pPr>
              <w:pStyle w:val="CopticCross"/>
            </w:pPr>
          </w:p>
        </w:tc>
        <w:tc>
          <w:tcPr>
            <w:tcW w:w="3960" w:type="dxa"/>
          </w:tcPr>
          <w:p w14:paraId="7D32BE7B" w14:textId="3ABC6738" w:rsidR="00D31F38" w:rsidRPr="00BE273A" w:rsidRDefault="00D31F38" w:rsidP="00E35F1F">
            <w:pPr>
              <w:pStyle w:val="EngEnd"/>
            </w:pPr>
            <w:r w:rsidRPr="00BE273A">
              <w:t xml:space="preserve">Bless the Lord, O </w:t>
            </w:r>
            <w:commentRangeStart w:id="446"/>
            <w:r w:rsidRPr="00BE273A">
              <w:t xml:space="preserve">clouds </w:t>
            </w:r>
            <w:commentRangeEnd w:id="446"/>
            <w:r w:rsidRPr="00BE273A">
              <w:rPr>
                <w:rStyle w:val="CommentReference"/>
                <w:rFonts w:eastAsiaTheme="minorHAnsi"/>
                <w:sz w:val="24"/>
              </w:rPr>
              <w:commentReference w:id="446"/>
            </w:r>
            <w:r w:rsidRPr="00BE273A">
              <w:t>and winds: Praise Him and exalt Him above all forever.</w:t>
            </w:r>
            <w:r w:rsidR="00426715">
              <w:rPr>
                <w:rStyle w:val="FootnoteReference"/>
              </w:rPr>
              <w:footnoteReference w:id="889"/>
            </w:r>
          </w:p>
        </w:tc>
        <w:tc>
          <w:tcPr>
            <w:tcW w:w="288" w:type="dxa"/>
          </w:tcPr>
          <w:p w14:paraId="1EC274E3" w14:textId="77777777" w:rsidR="00D31F38" w:rsidRDefault="00D31F38" w:rsidP="00E35F1F"/>
        </w:tc>
        <w:tc>
          <w:tcPr>
            <w:tcW w:w="288" w:type="dxa"/>
          </w:tcPr>
          <w:p w14:paraId="250AFA37" w14:textId="77777777" w:rsidR="00D31F38" w:rsidRDefault="00D31F38" w:rsidP="00E35F1F">
            <w:pPr>
              <w:pStyle w:val="CopticCross"/>
            </w:pPr>
          </w:p>
        </w:tc>
        <w:tc>
          <w:tcPr>
            <w:tcW w:w="3960" w:type="dxa"/>
          </w:tcPr>
          <w:p w14:paraId="312DC9FA" w14:textId="77777777" w:rsidR="00D31F38" w:rsidRDefault="00D31F38" w:rsidP="00E35F1F">
            <w:pPr>
              <w:pStyle w:val="CopticVersemulti-line"/>
            </w:pPr>
            <w:r w:rsidRPr="0031634B">
              <w:t>Ⲥ̀ⲙⲟⲩ ⲉ̀Ⲡⲟ̅ⲥ̅ ⲛⲓϭⲏⲡⲓ ⲛⲉⲙ ⲛⲓⲑⲏⲟⲩ</w:t>
            </w:r>
          </w:p>
          <w:p w14:paraId="44AA45ED" w14:textId="77777777" w:rsidR="00D31F38" w:rsidRPr="0031634B" w:rsidRDefault="00D31F38" w:rsidP="00E35F1F">
            <w:pPr>
              <w:pStyle w:val="CopticVerse"/>
            </w:pPr>
            <w:r w:rsidRPr="0031634B">
              <w:t>ϩⲱⲥ ⲉ̀ⲣⲟϥ ⲁ̀ⲣⲓϩⲟⲩⲟ̀ ϭⲁⲥϥ ϣⲁ ⲛⲓⲉ̀ⲛⲉϩ.</w:t>
            </w:r>
          </w:p>
        </w:tc>
      </w:tr>
      <w:tr w:rsidR="00D31F38" w14:paraId="17FDBA51" w14:textId="77777777" w:rsidTr="00E35F1F">
        <w:trPr>
          <w:cantSplit/>
          <w:jc w:val="center"/>
        </w:trPr>
        <w:tc>
          <w:tcPr>
            <w:tcW w:w="288" w:type="dxa"/>
          </w:tcPr>
          <w:p w14:paraId="4123B687" w14:textId="77777777" w:rsidR="00D31F38" w:rsidRDefault="00D31F38" w:rsidP="00E35F1F">
            <w:pPr>
              <w:pStyle w:val="CopticCross"/>
            </w:pPr>
            <w:r>
              <w:t>¿</w:t>
            </w:r>
          </w:p>
        </w:tc>
        <w:tc>
          <w:tcPr>
            <w:tcW w:w="3960" w:type="dxa"/>
          </w:tcPr>
          <w:p w14:paraId="121E2553" w14:textId="206E18DC" w:rsidR="00D31F38" w:rsidRPr="00BE273A" w:rsidRDefault="00D31F38" w:rsidP="00426715">
            <w:pPr>
              <w:pStyle w:val="EngEnd"/>
            </w:pPr>
            <w:commentRangeStart w:id="447"/>
            <w:r w:rsidRPr="00BE273A">
              <w:t xml:space="preserve">Bless </w:t>
            </w:r>
            <w:commentRangeEnd w:id="447"/>
            <w:r w:rsidRPr="00BE273A">
              <w:rPr>
                <w:rStyle w:val="CommentReference"/>
                <w:rFonts w:eastAsiaTheme="minorHAnsi"/>
                <w:sz w:val="24"/>
              </w:rPr>
              <w:commentReference w:id="447"/>
            </w:r>
            <w:r w:rsidRPr="00BE273A">
              <w:t xml:space="preserve">the Lord, all you </w:t>
            </w:r>
            <w:r w:rsidR="00426715">
              <w:t>winds</w:t>
            </w:r>
            <w:r w:rsidRPr="00BE273A">
              <w:t>: Praise Him and exalt Him above all forever.</w:t>
            </w:r>
          </w:p>
        </w:tc>
        <w:tc>
          <w:tcPr>
            <w:tcW w:w="288" w:type="dxa"/>
          </w:tcPr>
          <w:p w14:paraId="298A912F" w14:textId="77777777" w:rsidR="00D31F38" w:rsidRDefault="00D31F38" w:rsidP="00E35F1F"/>
        </w:tc>
        <w:tc>
          <w:tcPr>
            <w:tcW w:w="288" w:type="dxa"/>
          </w:tcPr>
          <w:p w14:paraId="43F07C1C" w14:textId="77777777" w:rsidR="00D31F38" w:rsidRDefault="00D31F38" w:rsidP="00E35F1F">
            <w:pPr>
              <w:pStyle w:val="CopticCross"/>
            </w:pPr>
            <w:r>
              <w:t>¿</w:t>
            </w:r>
          </w:p>
        </w:tc>
        <w:tc>
          <w:tcPr>
            <w:tcW w:w="3960" w:type="dxa"/>
          </w:tcPr>
          <w:p w14:paraId="7BD6154F" w14:textId="77777777" w:rsidR="00D31F38" w:rsidRDefault="00D31F38" w:rsidP="00E35F1F">
            <w:pPr>
              <w:pStyle w:val="CopticVersemulti-line"/>
            </w:pPr>
            <w:r w:rsidRPr="0031634B">
              <w:t>Ⲥ̀ⲙⲟⲩ ⲉ̀Ⲡⲟ̅ⲥ̅ ⲛⲓⲡ̅ⲛ̅ⲁ ⲧⲏⲣⲟⲩ</w:t>
            </w:r>
          </w:p>
          <w:p w14:paraId="5EFC816A" w14:textId="77777777" w:rsidR="00D31F38" w:rsidRPr="0031634B" w:rsidRDefault="00D31F38" w:rsidP="00E35F1F">
            <w:pPr>
              <w:pStyle w:val="CopticVerse"/>
            </w:pPr>
            <w:r w:rsidRPr="0031634B">
              <w:t>ϩⲱⲥ ⲉ̀ⲣⲟϥ ⲁ̀ⲣⲓϩⲟⲩⲟ̀ ϭⲁⲥϥ ϣⲁ ⲛⲓⲉ̀ⲛⲉϩ.</w:t>
            </w:r>
          </w:p>
        </w:tc>
      </w:tr>
      <w:tr w:rsidR="00D31F38" w14:paraId="0B22463F" w14:textId="77777777" w:rsidTr="00E35F1F">
        <w:trPr>
          <w:cantSplit/>
          <w:jc w:val="center"/>
        </w:trPr>
        <w:tc>
          <w:tcPr>
            <w:tcW w:w="288" w:type="dxa"/>
          </w:tcPr>
          <w:p w14:paraId="7BE18419" w14:textId="77777777" w:rsidR="00D31F38" w:rsidRDefault="00D31F38" w:rsidP="00E35F1F">
            <w:pPr>
              <w:pStyle w:val="CopticCross"/>
            </w:pPr>
          </w:p>
        </w:tc>
        <w:tc>
          <w:tcPr>
            <w:tcW w:w="3960" w:type="dxa"/>
          </w:tcPr>
          <w:p w14:paraId="1595A8A6" w14:textId="77777777" w:rsidR="00D31F38" w:rsidRPr="00BE273A" w:rsidRDefault="00D31F38" w:rsidP="00E35F1F">
            <w:pPr>
              <w:pStyle w:val="EngEnd"/>
            </w:pPr>
            <w:r w:rsidRPr="00BE273A">
              <w:t>Bless the Lord, O fire and heat: Praise Him and exalt Him above all forever.</w:t>
            </w:r>
          </w:p>
        </w:tc>
        <w:tc>
          <w:tcPr>
            <w:tcW w:w="288" w:type="dxa"/>
          </w:tcPr>
          <w:p w14:paraId="29739BA2" w14:textId="77777777" w:rsidR="00D31F38" w:rsidRDefault="00D31F38" w:rsidP="00E35F1F"/>
        </w:tc>
        <w:tc>
          <w:tcPr>
            <w:tcW w:w="288" w:type="dxa"/>
          </w:tcPr>
          <w:p w14:paraId="53265996" w14:textId="77777777" w:rsidR="00D31F38" w:rsidRDefault="00D31F38" w:rsidP="00E35F1F">
            <w:pPr>
              <w:pStyle w:val="CopticCross"/>
            </w:pPr>
          </w:p>
        </w:tc>
        <w:tc>
          <w:tcPr>
            <w:tcW w:w="3960" w:type="dxa"/>
          </w:tcPr>
          <w:p w14:paraId="0147B121" w14:textId="77777777" w:rsidR="00D31F38" w:rsidRDefault="00D31F38" w:rsidP="00E35F1F">
            <w:pPr>
              <w:pStyle w:val="CopticVersemulti-line"/>
            </w:pPr>
            <w:r w:rsidRPr="0031634B">
              <w:t xml:space="preserve">Ⲥ̀ⲙⲟⲩ ⲉ̀Ⲡⲟ̅ⲥ̅ ⲡⲓⲭ̀ⲣⲱⲙ ⲛⲉⲙ ⲡⲓⲕⲁⲩⲙⲁ </w:t>
            </w:r>
          </w:p>
          <w:p w14:paraId="3662E61A" w14:textId="77777777" w:rsidR="00D31F38" w:rsidRPr="0031634B" w:rsidRDefault="00D31F38" w:rsidP="00E35F1F">
            <w:pPr>
              <w:pStyle w:val="CopticVerse"/>
            </w:pPr>
            <w:r w:rsidRPr="0031634B">
              <w:t>ϩⲱⲥ ⲉ̀ⲣⲟϥ ⲁ̀ⲣⲓϩⲟⲩⲟ̀ ϭⲁⲥϥ ϣⲁ ⲛⲓⲉ̀ⲛⲉϩ.</w:t>
            </w:r>
          </w:p>
        </w:tc>
      </w:tr>
      <w:tr w:rsidR="00D31F38" w14:paraId="4DF7E26F" w14:textId="77777777" w:rsidTr="00E35F1F">
        <w:trPr>
          <w:cantSplit/>
          <w:jc w:val="center"/>
        </w:trPr>
        <w:tc>
          <w:tcPr>
            <w:tcW w:w="288" w:type="dxa"/>
          </w:tcPr>
          <w:p w14:paraId="3CED92D0" w14:textId="77777777" w:rsidR="00D31F38" w:rsidRDefault="00D31F38" w:rsidP="00E35F1F">
            <w:pPr>
              <w:pStyle w:val="CopticCross"/>
            </w:pPr>
            <w:r>
              <w:t>¿</w:t>
            </w:r>
          </w:p>
        </w:tc>
        <w:tc>
          <w:tcPr>
            <w:tcW w:w="3960" w:type="dxa"/>
          </w:tcPr>
          <w:p w14:paraId="01260AAF" w14:textId="2E5F2DF9" w:rsidR="00D31F38" w:rsidRPr="00BE273A" w:rsidRDefault="00D31F38" w:rsidP="00E35F1F">
            <w:pPr>
              <w:pStyle w:val="EngEnd"/>
            </w:pPr>
            <w:r w:rsidRPr="00BE273A">
              <w:t xml:space="preserve">Bless the Lord, O </w:t>
            </w:r>
            <w:r w:rsidR="00426715">
              <w:t xml:space="preserve">[winter] </w:t>
            </w:r>
            <w:r w:rsidRPr="00BE273A">
              <w:t xml:space="preserve">cold and </w:t>
            </w:r>
            <w:r w:rsidR="00426715">
              <w:t xml:space="preserve">[summer] </w:t>
            </w:r>
            <w:r w:rsidRPr="00BE273A">
              <w:t>heat: Praise Him and exalt Him above all forever.</w:t>
            </w:r>
          </w:p>
        </w:tc>
        <w:tc>
          <w:tcPr>
            <w:tcW w:w="288" w:type="dxa"/>
          </w:tcPr>
          <w:p w14:paraId="2B749C3D" w14:textId="77777777" w:rsidR="00D31F38" w:rsidRDefault="00D31F38" w:rsidP="00E35F1F"/>
        </w:tc>
        <w:tc>
          <w:tcPr>
            <w:tcW w:w="288" w:type="dxa"/>
          </w:tcPr>
          <w:p w14:paraId="339AA0A3" w14:textId="77777777" w:rsidR="00D31F38" w:rsidRDefault="00D31F38" w:rsidP="00E35F1F">
            <w:pPr>
              <w:pStyle w:val="CopticCross"/>
            </w:pPr>
            <w:r>
              <w:t>¿</w:t>
            </w:r>
          </w:p>
        </w:tc>
        <w:tc>
          <w:tcPr>
            <w:tcW w:w="3960" w:type="dxa"/>
          </w:tcPr>
          <w:p w14:paraId="4E114F57" w14:textId="77777777" w:rsidR="00D31F38" w:rsidRDefault="00D31F38" w:rsidP="00E35F1F">
            <w:pPr>
              <w:pStyle w:val="CopticVersemulti-line"/>
            </w:pPr>
            <w:r w:rsidRPr="0031634B">
              <w:t xml:space="preserve">Ⲥ̀ⲙⲟⲩ ⲉ̀Ⲡⲟ̅ⲥ̅ ⲡⲓⲱ̀ϫⲉⲃ ⲛⲉⲙ ⲡⲓⲕⲁⲩⲥⲱⲛ </w:t>
            </w:r>
          </w:p>
          <w:p w14:paraId="091D8EB1" w14:textId="77777777" w:rsidR="00D31F38" w:rsidRPr="0031634B" w:rsidRDefault="00D31F38" w:rsidP="00E35F1F">
            <w:pPr>
              <w:pStyle w:val="CopticVerse"/>
            </w:pPr>
            <w:r w:rsidRPr="0031634B">
              <w:t>ϩⲱⲥ ⲉ̀ⲣⲟϥ ⲁ̀ⲣⲓϩⲟⲩⲟ̀ ϭⲁⲥϥ ϣⲁ ⲛⲓⲉ̀ⲛⲉϩ.</w:t>
            </w:r>
          </w:p>
        </w:tc>
      </w:tr>
      <w:tr w:rsidR="00D31F38" w14:paraId="7D24B373" w14:textId="77777777" w:rsidTr="00E35F1F">
        <w:trPr>
          <w:cantSplit/>
          <w:jc w:val="center"/>
        </w:trPr>
        <w:tc>
          <w:tcPr>
            <w:tcW w:w="288" w:type="dxa"/>
          </w:tcPr>
          <w:p w14:paraId="39B696C3" w14:textId="77777777" w:rsidR="00D31F38" w:rsidRDefault="00D31F38" w:rsidP="00E35F1F">
            <w:pPr>
              <w:pStyle w:val="CopticCross"/>
            </w:pPr>
          </w:p>
        </w:tc>
        <w:tc>
          <w:tcPr>
            <w:tcW w:w="3960" w:type="dxa"/>
          </w:tcPr>
          <w:p w14:paraId="2CC299E6" w14:textId="77777777" w:rsidR="00D31F38" w:rsidRPr="00BE273A" w:rsidRDefault="00D31F38" w:rsidP="00E35F1F">
            <w:pPr>
              <w:pStyle w:val="EngEnd"/>
            </w:pPr>
            <w:r w:rsidRPr="00BE273A">
              <w:t xml:space="preserve">Bless the Lord, O dew and </w:t>
            </w:r>
            <w:commentRangeStart w:id="448"/>
            <w:r w:rsidRPr="00BE273A">
              <w:t>falling snow</w:t>
            </w:r>
            <w:commentRangeEnd w:id="448"/>
            <w:r w:rsidRPr="00BE273A">
              <w:rPr>
                <w:rStyle w:val="CommentReference"/>
                <w:rFonts w:eastAsiaTheme="minorHAnsi"/>
                <w:sz w:val="24"/>
              </w:rPr>
              <w:commentReference w:id="448"/>
            </w:r>
            <w:r w:rsidRPr="00BE273A">
              <w:t>: Praise Him and exalt Him above all forever.</w:t>
            </w:r>
          </w:p>
        </w:tc>
        <w:tc>
          <w:tcPr>
            <w:tcW w:w="288" w:type="dxa"/>
          </w:tcPr>
          <w:p w14:paraId="4096C4FA" w14:textId="77777777" w:rsidR="00D31F38" w:rsidRDefault="00D31F38" w:rsidP="00E35F1F"/>
        </w:tc>
        <w:tc>
          <w:tcPr>
            <w:tcW w:w="288" w:type="dxa"/>
          </w:tcPr>
          <w:p w14:paraId="730F7C0A" w14:textId="77777777" w:rsidR="00D31F38" w:rsidRDefault="00D31F38" w:rsidP="00E35F1F">
            <w:pPr>
              <w:pStyle w:val="CopticCross"/>
            </w:pPr>
          </w:p>
        </w:tc>
        <w:tc>
          <w:tcPr>
            <w:tcW w:w="3960" w:type="dxa"/>
          </w:tcPr>
          <w:p w14:paraId="341687F1" w14:textId="77777777" w:rsidR="00D31F38" w:rsidRDefault="00D31F38" w:rsidP="00E35F1F">
            <w:pPr>
              <w:pStyle w:val="CopticVersemulti-line"/>
            </w:pPr>
            <w:r w:rsidRPr="0031634B">
              <w:t>Ⲥ̀ⲙⲟⲩ ⲉ̀Ⲡⲟ̅ⲥ̅ ⲛⲓⲓⲱϯ ⲛⲉⲙ ⲛⲓⲛⲓϥⲓ</w:t>
            </w:r>
          </w:p>
          <w:p w14:paraId="5F69E936" w14:textId="77777777" w:rsidR="00D31F38" w:rsidRPr="0031634B" w:rsidRDefault="00D31F38" w:rsidP="00E35F1F">
            <w:pPr>
              <w:pStyle w:val="CopticVerse"/>
            </w:pPr>
            <w:r w:rsidRPr="0031634B">
              <w:t>ϩⲱⲥ ⲉ̀ⲣⲟϥ ⲁ̀ⲣⲓϩⲟⲩⲟ̀ ϭⲁⲥϥ ϣⲁ ⲛⲓⲉ̀ⲛⲉϩ.</w:t>
            </w:r>
          </w:p>
        </w:tc>
      </w:tr>
      <w:tr w:rsidR="00D31F38" w14:paraId="20FD0BE5" w14:textId="77777777" w:rsidTr="00E35F1F">
        <w:trPr>
          <w:cantSplit/>
          <w:jc w:val="center"/>
        </w:trPr>
        <w:tc>
          <w:tcPr>
            <w:tcW w:w="288" w:type="dxa"/>
          </w:tcPr>
          <w:p w14:paraId="04054621" w14:textId="77777777" w:rsidR="00D31F38" w:rsidRDefault="00D31F38" w:rsidP="00E35F1F">
            <w:pPr>
              <w:pStyle w:val="CopticCross"/>
            </w:pPr>
            <w:r>
              <w:t>¿</w:t>
            </w:r>
          </w:p>
        </w:tc>
        <w:tc>
          <w:tcPr>
            <w:tcW w:w="3960" w:type="dxa"/>
          </w:tcPr>
          <w:p w14:paraId="5960237F" w14:textId="77777777" w:rsidR="00D31F38" w:rsidRPr="00BE273A" w:rsidRDefault="00D31F38" w:rsidP="00E35F1F">
            <w:pPr>
              <w:pStyle w:val="EngEnd"/>
            </w:pPr>
            <w:r w:rsidRPr="00BE273A">
              <w:t>Bless the Lord, O nights and days: Praise Him and exalt Him above all forever.</w:t>
            </w:r>
          </w:p>
        </w:tc>
        <w:tc>
          <w:tcPr>
            <w:tcW w:w="288" w:type="dxa"/>
          </w:tcPr>
          <w:p w14:paraId="583EB23A" w14:textId="77777777" w:rsidR="00D31F38" w:rsidRDefault="00D31F38" w:rsidP="00E35F1F"/>
        </w:tc>
        <w:tc>
          <w:tcPr>
            <w:tcW w:w="288" w:type="dxa"/>
          </w:tcPr>
          <w:p w14:paraId="784834E8" w14:textId="77777777" w:rsidR="00D31F38" w:rsidRDefault="00D31F38" w:rsidP="00E35F1F">
            <w:pPr>
              <w:pStyle w:val="CopticCross"/>
            </w:pPr>
            <w:r>
              <w:t>¿</w:t>
            </w:r>
          </w:p>
        </w:tc>
        <w:tc>
          <w:tcPr>
            <w:tcW w:w="3960" w:type="dxa"/>
          </w:tcPr>
          <w:p w14:paraId="0522A052" w14:textId="77777777" w:rsidR="00D31F38" w:rsidRDefault="00D31F38" w:rsidP="00E35F1F">
            <w:pPr>
              <w:pStyle w:val="CopticVersemulti-line"/>
            </w:pPr>
            <w:r w:rsidRPr="0031634B">
              <w:t xml:space="preserve">Ⲥ̀ⲙⲟⲩ ⲉ̀Ⲡⲟ̅ⲥ̅ ⲛⲓⲉ̀ϫⲱⲣϩ ⲛⲉⲙ ⲛⲓⲉ̀ϩⲟⲟⲩ </w:t>
            </w:r>
          </w:p>
          <w:p w14:paraId="1C6D1CF8" w14:textId="77777777" w:rsidR="00D31F38" w:rsidRPr="0031634B" w:rsidRDefault="00D31F38" w:rsidP="00E35F1F">
            <w:pPr>
              <w:pStyle w:val="CopticVerse"/>
            </w:pPr>
            <w:r w:rsidRPr="0031634B">
              <w:t>ϩⲱⲥ ⲉ̀ⲣⲟϥ ⲁ̀ⲣⲓϩⲟⲩⲟ̀ ϭⲁⲥϥ ϣⲁ ⲛⲓⲉ̀ⲛⲉϩ.</w:t>
            </w:r>
          </w:p>
        </w:tc>
      </w:tr>
      <w:tr w:rsidR="00D31F38" w14:paraId="668BF4FF" w14:textId="77777777" w:rsidTr="00E35F1F">
        <w:trPr>
          <w:cantSplit/>
          <w:jc w:val="center"/>
        </w:trPr>
        <w:tc>
          <w:tcPr>
            <w:tcW w:w="288" w:type="dxa"/>
          </w:tcPr>
          <w:p w14:paraId="26BE13B4" w14:textId="77777777" w:rsidR="00D31F38" w:rsidRDefault="00D31F38" w:rsidP="00E35F1F">
            <w:pPr>
              <w:pStyle w:val="CopticCross"/>
            </w:pPr>
          </w:p>
        </w:tc>
        <w:tc>
          <w:tcPr>
            <w:tcW w:w="3960" w:type="dxa"/>
          </w:tcPr>
          <w:p w14:paraId="6506AD1E" w14:textId="77777777" w:rsidR="00D31F38" w:rsidRPr="00BE273A" w:rsidRDefault="00D31F38" w:rsidP="00E35F1F">
            <w:pPr>
              <w:pStyle w:val="EngEnd"/>
            </w:pPr>
            <w:r w:rsidRPr="00BE273A">
              <w:t>Bless the Lord, O light and darkness: Praise Him and exalt Him above all forever.</w:t>
            </w:r>
          </w:p>
        </w:tc>
        <w:tc>
          <w:tcPr>
            <w:tcW w:w="288" w:type="dxa"/>
          </w:tcPr>
          <w:p w14:paraId="4C2C31BD" w14:textId="77777777" w:rsidR="00D31F38" w:rsidRDefault="00D31F38" w:rsidP="00E35F1F"/>
        </w:tc>
        <w:tc>
          <w:tcPr>
            <w:tcW w:w="288" w:type="dxa"/>
          </w:tcPr>
          <w:p w14:paraId="567CF155" w14:textId="77777777" w:rsidR="00D31F38" w:rsidRDefault="00D31F38" w:rsidP="00E35F1F">
            <w:pPr>
              <w:pStyle w:val="CopticCross"/>
            </w:pPr>
          </w:p>
        </w:tc>
        <w:tc>
          <w:tcPr>
            <w:tcW w:w="3960" w:type="dxa"/>
          </w:tcPr>
          <w:p w14:paraId="12432345" w14:textId="77777777" w:rsidR="00D31F38" w:rsidRDefault="00D31F38" w:rsidP="00E35F1F">
            <w:pPr>
              <w:pStyle w:val="CopticVersemulti-line"/>
            </w:pPr>
            <w:r w:rsidRPr="0031634B">
              <w:t>Ⲥ̀ⲙⲟⲩ ⲉ̀Ⲡⲟ̅ⲥ̅ ⲡⲓⲟⲩⲱⲓⲛⲓ ⲛⲉⲙ ⲡⲓⲭⲁⲕⲓ</w:t>
            </w:r>
          </w:p>
          <w:p w14:paraId="34ACDC4B" w14:textId="77777777" w:rsidR="00D31F38" w:rsidRPr="0031634B" w:rsidRDefault="00D31F38" w:rsidP="00E35F1F">
            <w:pPr>
              <w:pStyle w:val="CopticVerse"/>
            </w:pPr>
            <w:r w:rsidRPr="0031634B">
              <w:t>ϩⲱⲥ ⲉ̀ⲣⲟϥ ⲁ̀ⲣⲓϩⲟⲩⲟ̀ ϭⲁⲥϥ ϣⲁ ⲛⲓⲉ̀ⲛⲉϩ.</w:t>
            </w:r>
          </w:p>
        </w:tc>
      </w:tr>
      <w:tr w:rsidR="00D31F38" w14:paraId="69DD3AAA" w14:textId="77777777" w:rsidTr="00E35F1F">
        <w:trPr>
          <w:cantSplit/>
          <w:jc w:val="center"/>
        </w:trPr>
        <w:tc>
          <w:tcPr>
            <w:tcW w:w="288" w:type="dxa"/>
          </w:tcPr>
          <w:p w14:paraId="2242CCFB" w14:textId="77777777" w:rsidR="00D31F38" w:rsidRDefault="00D31F38" w:rsidP="00E35F1F">
            <w:pPr>
              <w:pStyle w:val="CopticCross"/>
            </w:pPr>
            <w:r>
              <w:t>¿</w:t>
            </w:r>
          </w:p>
        </w:tc>
        <w:tc>
          <w:tcPr>
            <w:tcW w:w="3960" w:type="dxa"/>
          </w:tcPr>
          <w:p w14:paraId="77BE73B3" w14:textId="77777777" w:rsidR="00D31F38" w:rsidRPr="00BE273A" w:rsidRDefault="00D31F38" w:rsidP="00E35F1F">
            <w:pPr>
              <w:pStyle w:val="EngEnd"/>
            </w:pPr>
            <w:r w:rsidRPr="00BE273A">
              <w:t>Bless the Lord, O ice and cold: Praise Him and exalt Him above all forever.</w:t>
            </w:r>
          </w:p>
        </w:tc>
        <w:tc>
          <w:tcPr>
            <w:tcW w:w="288" w:type="dxa"/>
          </w:tcPr>
          <w:p w14:paraId="606994E8" w14:textId="77777777" w:rsidR="00D31F38" w:rsidRDefault="00D31F38" w:rsidP="00E35F1F"/>
        </w:tc>
        <w:tc>
          <w:tcPr>
            <w:tcW w:w="288" w:type="dxa"/>
          </w:tcPr>
          <w:p w14:paraId="4D828449" w14:textId="77777777" w:rsidR="00D31F38" w:rsidRDefault="00D31F38" w:rsidP="00E35F1F">
            <w:pPr>
              <w:pStyle w:val="CopticCross"/>
            </w:pPr>
            <w:r>
              <w:t>¿</w:t>
            </w:r>
          </w:p>
        </w:tc>
        <w:tc>
          <w:tcPr>
            <w:tcW w:w="3960" w:type="dxa"/>
          </w:tcPr>
          <w:p w14:paraId="2319D5F7" w14:textId="77777777" w:rsidR="00D31F38" w:rsidRDefault="00D31F38" w:rsidP="00E35F1F">
            <w:pPr>
              <w:pStyle w:val="CopticVersemulti-line"/>
            </w:pPr>
            <w:r w:rsidRPr="0031634B">
              <w:t>Ⲥ̀ⲙⲟⲩ ⲉ̀Ⲡⲟ̅ⲥ̅ ⲡⲓϫⲁϥ ⲛⲉⲙ ⲡⲓⲱ̀ϫⲉⲃ</w:t>
            </w:r>
          </w:p>
          <w:p w14:paraId="3132185B" w14:textId="77777777" w:rsidR="00D31F38" w:rsidRPr="0031634B" w:rsidRDefault="00D31F38" w:rsidP="00E35F1F">
            <w:pPr>
              <w:pStyle w:val="CopticVerse"/>
            </w:pPr>
            <w:r w:rsidRPr="0031634B">
              <w:t>ϩⲱⲥ ⲉ̀ⲣⲟϥ ⲁ̀ⲣⲓϩⲟⲩⲟ̀ ϭⲁⲥϥ ϣⲁ ⲛⲓⲉ̀ⲛⲉϩ.</w:t>
            </w:r>
          </w:p>
        </w:tc>
      </w:tr>
      <w:tr w:rsidR="00D31F38" w14:paraId="291F8181" w14:textId="77777777" w:rsidTr="00E35F1F">
        <w:trPr>
          <w:cantSplit/>
          <w:jc w:val="center"/>
        </w:trPr>
        <w:tc>
          <w:tcPr>
            <w:tcW w:w="288" w:type="dxa"/>
          </w:tcPr>
          <w:p w14:paraId="67208344" w14:textId="77777777" w:rsidR="00D31F38" w:rsidRDefault="00D31F38" w:rsidP="00E35F1F">
            <w:pPr>
              <w:pStyle w:val="CopticCross"/>
            </w:pPr>
          </w:p>
        </w:tc>
        <w:tc>
          <w:tcPr>
            <w:tcW w:w="3960" w:type="dxa"/>
          </w:tcPr>
          <w:p w14:paraId="6558BD0A" w14:textId="0272F619" w:rsidR="00D31F38" w:rsidRPr="00BE273A" w:rsidRDefault="00D31F38" w:rsidP="00E35F1F">
            <w:pPr>
              <w:pStyle w:val="EngEnd"/>
            </w:pPr>
            <w:commentRangeStart w:id="449"/>
            <w:r w:rsidRPr="00BE273A">
              <w:t xml:space="preserve">Bless </w:t>
            </w:r>
            <w:commentRangeEnd w:id="449"/>
            <w:r w:rsidRPr="00BE273A">
              <w:rPr>
                <w:rStyle w:val="CommentReference"/>
                <w:rFonts w:eastAsiaTheme="minorHAnsi"/>
                <w:sz w:val="24"/>
              </w:rPr>
              <w:commentReference w:id="449"/>
            </w:r>
            <w:r w:rsidRPr="00BE273A">
              <w:t>the Lord, O hoarfrosts and snow</w:t>
            </w:r>
            <w:r w:rsidR="00426715">
              <w:t>falls</w:t>
            </w:r>
            <w:r w:rsidRPr="00BE273A">
              <w:t>: Praise Him and exalt Him above all forever.</w:t>
            </w:r>
          </w:p>
        </w:tc>
        <w:tc>
          <w:tcPr>
            <w:tcW w:w="288" w:type="dxa"/>
          </w:tcPr>
          <w:p w14:paraId="185913B5" w14:textId="77777777" w:rsidR="00D31F38" w:rsidRDefault="00D31F38" w:rsidP="00E35F1F"/>
        </w:tc>
        <w:tc>
          <w:tcPr>
            <w:tcW w:w="288" w:type="dxa"/>
          </w:tcPr>
          <w:p w14:paraId="2C55CFE3" w14:textId="77777777" w:rsidR="00D31F38" w:rsidRDefault="00D31F38" w:rsidP="00E35F1F">
            <w:pPr>
              <w:pStyle w:val="CopticCross"/>
            </w:pPr>
          </w:p>
        </w:tc>
        <w:tc>
          <w:tcPr>
            <w:tcW w:w="3960" w:type="dxa"/>
          </w:tcPr>
          <w:p w14:paraId="7314F5BA" w14:textId="77777777" w:rsidR="00D31F38" w:rsidRDefault="00D31F38" w:rsidP="00E35F1F">
            <w:pPr>
              <w:pStyle w:val="CopticVersemulti-line"/>
            </w:pPr>
            <w:r w:rsidRPr="0031634B">
              <w:t>Ⲥ̀ⲙⲟⲩ ⲉ̀Ⲡⲟ̅ⲥ̅ ϯⲡⲁⲭⲛⲏ ⲛⲉⲙ ⲡⲓⲭⲓⲱⲛ</w:t>
            </w:r>
          </w:p>
          <w:p w14:paraId="0623DE9B" w14:textId="77777777" w:rsidR="00D31F38" w:rsidRPr="0031634B" w:rsidRDefault="00D31F38" w:rsidP="00E35F1F">
            <w:pPr>
              <w:pStyle w:val="CopticVerse"/>
            </w:pPr>
            <w:r w:rsidRPr="0031634B">
              <w:t>ϩⲱⲥ ⲉ̀ⲣⲟϥ ⲁ̀ⲣⲓϩⲟⲩⲟ̀ ϭⲁⲥϥ ϣⲁ ⲛⲓⲉ̀ⲛⲉϩ.</w:t>
            </w:r>
          </w:p>
        </w:tc>
      </w:tr>
      <w:tr w:rsidR="00D31F38" w14:paraId="02B182A9" w14:textId="77777777" w:rsidTr="00E35F1F">
        <w:trPr>
          <w:cantSplit/>
          <w:jc w:val="center"/>
        </w:trPr>
        <w:tc>
          <w:tcPr>
            <w:tcW w:w="288" w:type="dxa"/>
          </w:tcPr>
          <w:p w14:paraId="38B7F73F" w14:textId="77777777" w:rsidR="00D31F38" w:rsidRDefault="00D31F38" w:rsidP="00E35F1F">
            <w:pPr>
              <w:pStyle w:val="CopticCross"/>
            </w:pPr>
            <w:r>
              <w:lastRenderedPageBreak/>
              <w:t>¿</w:t>
            </w:r>
          </w:p>
        </w:tc>
        <w:tc>
          <w:tcPr>
            <w:tcW w:w="3960" w:type="dxa"/>
          </w:tcPr>
          <w:p w14:paraId="04950D5F" w14:textId="77777777" w:rsidR="00D31F38" w:rsidRPr="00BE273A" w:rsidRDefault="00D31F38" w:rsidP="00E35F1F">
            <w:pPr>
              <w:pStyle w:val="EngEnd"/>
            </w:pPr>
            <w:r w:rsidRPr="00BE273A">
              <w:t>Bless the Lord, O lightnings and clouds: Praise Him and exalt Him above all forever.</w:t>
            </w:r>
          </w:p>
        </w:tc>
        <w:tc>
          <w:tcPr>
            <w:tcW w:w="288" w:type="dxa"/>
          </w:tcPr>
          <w:p w14:paraId="652EB50D" w14:textId="77777777" w:rsidR="00D31F38" w:rsidRDefault="00D31F38" w:rsidP="00E35F1F"/>
        </w:tc>
        <w:tc>
          <w:tcPr>
            <w:tcW w:w="288" w:type="dxa"/>
          </w:tcPr>
          <w:p w14:paraId="4BE48EC3" w14:textId="77777777" w:rsidR="00D31F38" w:rsidRDefault="00D31F38" w:rsidP="00E35F1F">
            <w:pPr>
              <w:pStyle w:val="CopticCross"/>
            </w:pPr>
            <w:r>
              <w:t>¿</w:t>
            </w:r>
          </w:p>
        </w:tc>
        <w:tc>
          <w:tcPr>
            <w:tcW w:w="3960" w:type="dxa"/>
          </w:tcPr>
          <w:p w14:paraId="1A459CEB" w14:textId="77777777" w:rsidR="00D31F38" w:rsidRDefault="00D31F38" w:rsidP="00E35F1F">
            <w:pPr>
              <w:pStyle w:val="CopticVersemulti-line"/>
            </w:pPr>
            <w:r w:rsidRPr="0031634B">
              <w:t xml:space="preserve">Ⲥ̀ⲙⲟⲩ ⲉ̀Ⲡⲟ̅ⲥ̅ ⲛⲓⲥⲉⲧⲉⲃⲣⲏϫ ⲛⲉⲙ ⲛⲓϭⲏⲡⲓ </w:t>
            </w:r>
          </w:p>
          <w:p w14:paraId="7BA1A12F" w14:textId="77777777" w:rsidR="00D31F38" w:rsidRPr="0031634B" w:rsidRDefault="00D31F38" w:rsidP="00E35F1F">
            <w:pPr>
              <w:pStyle w:val="CopticVerse"/>
            </w:pPr>
            <w:r w:rsidRPr="0031634B">
              <w:t>ϩⲱⲥ ⲉ̀ⲣⲟϥ ⲁ̀ⲣⲓϩⲟⲩⲟ̀ ϭⲁⲥϥ ϣⲁ ⲛⲓⲉ̀ⲛⲉϩ.</w:t>
            </w:r>
          </w:p>
        </w:tc>
      </w:tr>
      <w:tr w:rsidR="00D31F38" w14:paraId="59F9B8A6" w14:textId="77777777" w:rsidTr="00E35F1F">
        <w:trPr>
          <w:cantSplit/>
          <w:jc w:val="center"/>
        </w:trPr>
        <w:tc>
          <w:tcPr>
            <w:tcW w:w="288" w:type="dxa"/>
          </w:tcPr>
          <w:p w14:paraId="6EEE4729" w14:textId="77777777" w:rsidR="00D31F38" w:rsidRDefault="00D31F38" w:rsidP="00E35F1F">
            <w:pPr>
              <w:pStyle w:val="CopticCross"/>
            </w:pPr>
          </w:p>
        </w:tc>
        <w:tc>
          <w:tcPr>
            <w:tcW w:w="3960" w:type="dxa"/>
          </w:tcPr>
          <w:p w14:paraId="462CF1D3" w14:textId="25F79678" w:rsidR="00D31F38" w:rsidRPr="00BE273A" w:rsidRDefault="00D31F38" w:rsidP="00E35F1F">
            <w:pPr>
              <w:pStyle w:val="EngEnd"/>
            </w:pPr>
            <w:r w:rsidRPr="00BE273A">
              <w:t>Bless the Lord, all the earth</w:t>
            </w:r>
            <w:r w:rsidR="007757C9">
              <w:rPr>
                <w:rStyle w:val="FootnoteReference"/>
              </w:rPr>
              <w:footnoteReference w:id="890"/>
            </w:r>
            <w:r w:rsidRPr="00BE273A">
              <w:t>: Praise Him and exalt Him above all forever.</w:t>
            </w:r>
          </w:p>
        </w:tc>
        <w:tc>
          <w:tcPr>
            <w:tcW w:w="288" w:type="dxa"/>
          </w:tcPr>
          <w:p w14:paraId="4545F4DB" w14:textId="77777777" w:rsidR="00D31F38" w:rsidRDefault="00D31F38" w:rsidP="00E35F1F"/>
        </w:tc>
        <w:tc>
          <w:tcPr>
            <w:tcW w:w="288" w:type="dxa"/>
          </w:tcPr>
          <w:p w14:paraId="27CF6128" w14:textId="77777777" w:rsidR="00D31F38" w:rsidRDefault="00D31F38" w:rsidP="00E35F1F">
            <w:pPr>
              <w:pStyle w:val="CopticCross"/>
            </w:pPr>
          </w:p>
        </w:tc>
        <w:tc>
          <w:tcPr>
            <w:tcW w:w="3960" w:type="dxa"/>
          </w:tcPr>
          <w:p w14:paraId="59CF0F13" w14:textId="77777777" w:rsidR="00D31F38" w:rsidRDefault="00D31F38" w:rsidP="00E35F1F">
            <w:pPr>
              <w:pStyle w:val="CopticVersemulti-line"/>
            </w:pPr>
            <w:r w:rsidRPr="0031634B">
              <w:t>Ⲥ̀ⲙⲟⲩ ⲉ̀Ⲡⲟ̅ⲥ̅ ⲡⲓⲕⲁϩⲓ ⲧⲏⲣϥ</w:t>
            </w:r>
          </w:p>
          <w:p w14:paraId="77823A0B" w14:textId="77777777" w:rsidR="00D31F38" w:rsidRPr="0031634B" w:rsidRDefault="00D31F38" w:rsidP="00E35F1F">
            <w:pPr>
              <w:pStyle w:val="CopticVerse"/>
            </w:pPr>
            <w:r w:rsidRPr="0031634B">
              <w:t>ϩⲱⲥ ⲉ̀ⲣⲟϥ ⲁ̀ⲣⲓϩⲟⲩⲟ̀ ϭⲁⲥϥ ϣⲁ ⲛⲓⲉ̀ⲛⲉϩ.</w:t>
            </w:r>
          </w:p>
        </w:tc>
      </w:tr>
      <w:tr w:rsidR="00D31F38" w14:paraId="4D36D448" w14:textId="77777777" w:rsidTr="00E35F1F">
        <w:trPr>
          <w:cantSplit/>
          <w:jc w:val="center"/>
        </w:trPr>
        <w:tc>
          <w:tcPr>
            <w:tcW w:w="288" w:type="dxa"/>
          </w:tcPr>
          <w:p w14:paraId="5C2D8D7F" w14:textId="77777777" w:rsidR="00D31F38" w:rsidRDefault="00D31F38" w:rsidP="00E35F1F">
            <w:pPr>
              <w:pStyle w:val="CopticCross"/>
            </w:pPr>
            <w:r>
              <w:t>¿</w:t>
            </w:r>
          </w:p>
        </w:tc>
        <w:tc>
          <w:tcPr>
            <w:tcW w:w="3960" w:type="dxa"/>
          </w:tcPr>
          <w:p w14:paraId="5A9A2F21" w14:textId="77777777" w:rsidR="00D31F38" w:rsidRPr="00BE273A" w:rsidRDefault="00D31F38" w:rsidP="00E35F1F">
            <w:pPr>
              <w:pStyle w:val="EngEnd"/>
            </w:pPr>
            <w:r w:rsidRPr="00BE273A">
              <w:t>Bless the Lord, O mountains and hills: Praise Him and exalt Him above all forever.</w:t>
            </w:r>
          </w:p>
        </w:tc>
        <w:tc>
          <w:tcPr>
            <w:tcW w:w="288" w:type="dxa"/>
          </w:tcPr>
          <w:p w14:paraId="680EF7B4" w14:textId="77777777" w:rsidR="00D31F38" w:rsidRDefault="00D31F38" w:rsidP="00E35F1F"/>
        </w:tc>
        <w:tc>
          <w:tcPr>
            <w:tcW w:w="288" w:type="dxa"/>
          </w:tcPr>
          <w:p w14:paraId="214191C1" w14:textId="77777777" w:rsidR="00D31F38" w:rsidRDefault="00D31F38" w:rsidP="00E35F1F">
            <w:pPr>
              <w:pStyle w:val="CopticCross"/>
            </w:pPr>
            <w:r>
              <w:t>¿</w:t>
            </w:r>
          </w:p>
        </w:tc>
        <w:tc>
          <w:tcPr>
            <w:tcW w:w="3960" w:type="dxa"/>
          </w:tcPr>
          <w:p w14:paraId="6B815906" w14:textId="77777777" w:rsidR="00D31F38" w:rsidRDefault="00D31F38" w:rsidP="00E35F1F">
            <w:pPr>
              <w:pStyle w:val="CopticVersemulti-line"/>
            </w:pPr>
            <w:r w:rsidRPr="0031634B">
              <w:t>Ⲥ̀ⲙⲟⲩ ⲉ̀Ⲡⲟ̅ⲥ̅ ⲛⲓⲧⲱⲟⲩ ⲛⲉⲙ ⲡⲓⲕⲁⲗⲁⲙⲫⲱⲟⲩ ⲧⲏⲣⲟⲩ</w:t>
            </w:r>
          </w:p>
          <w:p w14:paraId="5C41390F" w14:textId="77777777" w:rsidR="00D31F38" w:rsidRPr="0031634B" w:rsidRDefault="00D31F38" w:rsidP="00E35F1F">
            <w:pPr>
              <w:pStyle w:val="CopticVerse"/>
            </w:pPr>
            <w:r w:rsidRPr="0031634B">
              <w:t>ϩⲱⲥ ⲉ̀ⲣⲟϥ ⲁ̀ⲣⲓϩⲟⲩⲟ̀ ϭⲁⲥϥ ϣⲁ ⲛⲓⲉ̀ⲛⲉϩ.</w:t>
            </w:r>
          </w:p>
        </w:tc>
      </w:tr>
      <w:tr w:rsidR="00D31F38" w14:paraId="0CFDF954" w14:textId="77777777" w:rsidTr="00E35F1F">
        <w:trPr>
          <w:cantSplit/>
          <w:jc w:val="center"/>
        </w:trPr>
        <w:tc>
          <w:tcPr>
            <w:tcW w:w="288" w:type="dxa"/>
          </w:tcPr>
          <w:p w14:paraId="4B7AB435" w14:textId="77777777" w:rsidR="00D31F38" w:rsidRDefault="00D31F38" w:rsidP="00E35F1F">
            <w:pPr>
              <w:pStyle w:val="CopticCross"/>
            </w:pPr>
          </w:p>
        </w:tc>
        <w:tc>
          <w:tcPr>
            <w:tcW w:w="3960" w:type="dxa"/>
          </w:tcPr>
          <w:p w14:paraId="3D603E3B" w14:textId="77777777" w:rsidR="00D31F38" w:rsidRPr="00BE273A" w:rsidRDefault="00D31F38" w:rsidP="00E35F1F">
            <w:pPr>
              <w:pStyle w:val="EngEnd"/>
            </w:pPr>
            <w:r w:rsidRPr="00BE273A">
              <w:t>Bless the Lord, all that grows in the earth: Praise Him and exalt Him above all forever.</w:t>
            </w:r>
          </w:p>
        </w:tc>
        <w:tc>
          <w:tcPr>
            <w:tcW w:w="288" w:type="dxa"/>
          </w:tcPr>
          <w:p w14:paraId="30402345" w14:textId="77777777" w:rsidR="00D31F38" w:rsidRDefault="00D31F38" w:rsidP="00E35F1F"/>
        </w:tc>
        <w:tc>
          <w:tcPr>
            <w:tcW w:w="288" w:type="dxa"/>
          </w:tcPr>
          <w:p w14:paraId="2795CCA2" w14:textId="77777777" w:rsidR="00D31F38" w:rsidRDefault="00D31F38" w:rsidP="00E35F1F">
            <w:pPr>
              <w:pStyle w:val="CopticCross"/>
            </w:pPr>
          </w:p>
        </w:tc>
        <w:tc>
          <w:tcPr>
            <w:tcW w:w="3960" w:type="dxa"/>
          </w:tcPr>
          <w:p w14:paraId="38D83007" w14:textId="77777777" w:rsidR="00D31F38" w:rsidRDefault="00D31F38" w:rsidP="00E35F1F">
            <w:pPr>
              <w:pStyle w:val="CopticVersemulti-line"/>
            </w:pPr>
            <w:r w:rsidRPr="0031634B">
              <w:t>Ⲥ̀ⲙⲟⲩ ⲉ̀Ⲡⲟ̅ⲥ̅ ⲛⲏ ⲧⲏⲣⲟⲩ ⲉⲧⲣⲏⲧ ϩⲓϫⲉⲛ ⲡ̀ϩⲟ ⲙ̀ⲡ̀ⲕⲁϩⲓ</w:t>
            </w:r>
          </w:p>
          <w:p w14:paraId="58B759D4" w14:textId="77777777" w:rsidR="00D31F38" w:rsidRPr="0031634B" w:rsidRDefault="00D31F38" w:rsidP="00E35F1F">
            <w:pPr>
              <w:pStyle w:val="CopticVerse"/>
            </w:pPr>
            <w:r w:rsidRPr="0031634B">
              <w:t>ϩⲱⲥ ⲉ̀ⲣⲟϥ ⲁ̀ⲣⲓϩⲟⲩⲟ̀ ϭⲁⲥϥ ϣⲁ ⲛⲓⲉ̀ⲛⲉϩ.</w:t>
            </w:r>
          </w:p>
        </w:tc>
      </w:tr>
      <w:tr w:rsidR="00D31F38" w14:paraId="30FE12C2" w14:textId="77777777" w:rsidTr="00E35F1F">
        <w:trPr>
          <w:cantSplit/>
          <w:jc w:val="center"/>
        </w:trPr>
        <w:tc>
          <w:tcPr>
            <w:tcW w:w="288" w:type="dxa"/>
          </w:tcPr>
          <w:p w14:paraId="0652C0CB" w14:textId="77777777" w:rsidR="00D31F38" w:rsidRDefault="00D31F38" w:rsidP="00E35F1F">
            <w:pPr>
              <w:pStyle w:val="CopticCross"/>
            </w:pPr>
            <w:r>
              <w:t>¿</w:t>
            </w:r>
          </w:p>
        </w:tc>
        <w:tc>
          <w:tcPr>
            <w:tcW w:w="3960" w:type="dxa"/>
          </w:tcPr>
          <w:p w14:paraId="2FBAE4D8" w14:textId="6ED2B9F6" w:rsidR="00D31F38" w:rsidRPr="00BE273A" w:rsidRDefault="00D31F38" w:rsidP="007757C9">
            <w:pPr>
              <w:pStyle w:val="EngEnd"/>
            </w:pPr>
            <w:commentRangeStart w:id="450"/>
            <w:r w:rsidRPr="00BE273A">
              <w:t xml:space="preserve">Bless </w:t>
            </w:r>
            <w:commentRangeEnd w:id="450"/>
            <w:r w:rsidRPr="00BE273A">
              <w:rPr>
                <w:rStyle w:val="CommentReference"/>
                <w:rFonts w:eastAsiaTheme="minorHAnsi"/>
                <w:sz w:val="24"/>
              </w:rPr>
              <w:commentReference w:id="450"/>
            </w:r>
            <w:r w:rsidRPr="00BE273A">
              <w:t>the Lord, O springs: Praise Him and exalt Him above all forever.</w:t>
            </w:r>
          </w:p>
        </w:tc>
        <w:tc>
          <w:tcPr>
            <w:tcW w:w="288" w:type="dxa"/>
          </w:tcPr>
          <w:p w14:paraId="2FE9F5AE" w14:textId="77777777" w:rsidR="00D31F38" w:rsidRDefault="00D31F38" w:rsidP="00E35F1F"/>
        </w:tc>
        <w:tc>
          <w:tcPr>
            <w:tcW w:w="288" w:type="dxa"/>
          </w:tcPr>
          <w:p w14:paraId="3D82EB6E" w14:textId="77777777" w:rsidR="00D31F38" w:rsidRDefault="00D31F38" w:rsidP="00E35F1F">
            <w:pPr>
              <w:pStyle w:val="CopticCross"/>
            </w:pPr>
            <w:r>
              <w:t>¿</w:t>
            </w:r>
          </w:p>
        </w:tc>
        <w:tc>
          <w:tcPr>
            <w:tcW w:w="3960" w:type="dxa"/>
          </w:tcPr>
          <w:p w14:paraId="628E9EEB" w14:textId="77777777" w:rsidR="00D31F38" w:rsidRDefault="00D31F38" w:rsidP="00E35F1F">
            <w:pPr>
              <w:pStyle w:val="CopticVersemulti-line"/>
            </w:pPr>
            <w:r w:rsidRPr="0031634B">
              <w:t>Ⲥ̀ⲙⲟⲩ ⲉ̀Ⲡⲟ̅ⲥ̅ ⲛⲓⲙⲟⲩⲙⲓ</w:t>
            </w:r>
          </w:p>
          <w:p w14:paraId="147393E9" w14:textId="77777777" w:rsidR="00D31F38" w:rsidRPr="0031634B" w:rsidRDefault="00D31F38" w:rsidP="00E35F1F">
            <w:pPr>
              <w:pStyle w:val="CopticVerse"/>
            </w:pPr>
            <w:r w:rsidRPr="0031634B">
              <w:t>ϩⲱⲥ ⲉ̀ⲣⲟϥ ⲁ̀ⲣⲓϩⲟⲩⲟ̀ ϭⲁⲥϥ ϣⲁ ⲛⲓⲉ̀ⲛⲉϩ.</w:t>
            </w:r>
          </w:p>
        </w:tc>
      </w:tr>
      <w:tr w:rsidR="00D31F38" w14:paraId="260019F5" w14:textId="77777777" w:rsidTr="00E35F1F">
        <w:trPr>
          <w:cantSplit/>
          <w:jc w:val="center"/>
        </w:trPr>
        <w:tc>
          <w:tcPr>
            <w:tcW w:w="288" w:type="dxa"/>
          </w:tcPr>
          <w:p w14:paraId="1E227066" w14:textId="77777777" w:rsidR="00D31F38" w:rsidRDefault="00D31F38" w:rsidP="00E35F1F">
            <w:pPr>
              <w:pStyle w:val="CopticCross"/>
            </w:pPr>
          </w:p>
        </w:tc>
        <w:tc>
          <w:tcPr>
            <w:tcW w:w="3960" w:type="dxa"/>
          </w:tcPr>
          <w:p w14:paraId="2A3EBD51" w14:textId="77777777" w:rsidR="00D31F38" w:rsidRPr="00BE273A" w:rsidRDefault="00D31F38" w:rsidP="00E35F1F">
            <w:pPr>
              <w:pStyle w:val="EngEnd"/>
            </w:pPr>
            <w:r w:rsidRPr="00BE273A">
              <w:t xml:space="preserve">Bless the Lord, O seas and rivers: Praise </w:t>
            </w:r>
            <w:commentRangeStart w:id="451"/>
            <w:r w:rsidRPr="00BE273A">
              <w:t xml:space="preserve">ye </w:t>
            </w:r>
            <w:commentRangeEnd w:id="451"/>
            <w:r>
              <w:rPr>
                <w:rStyle w:val="CommentReference"/>
                <w:rFonts w:eastAsiaTheme="minorHAnsi" w:cstheme="minorBidi"/>
                <w:color w:val="auto"/>
                <w:lang w:val="en-CA"/>
              </w:rPr>
              <w:commentReference w:id="451"/>
            </w:r>
            <w:r w:rsidRPr="00BE273A">
              <w:t>Him and exalt Him above all forever.</w:t>
            </w:r>
          </w:p>
        </w:tc>
        <w:tc>
          <w:tcPr>
            <w:tcW w:w="288" w:type="dxa"/>
          </w:tcPr>
          <w:p w14:paraId="43F1921C" w14:textId="77777777" w:rsidR="00D31F38" w:rsidRDefault="00D31F38" w:rsidP="00E35F1F"/>
        </w:tc>
        <w:tc>
          <w:tcPr>
            <w:tcW w:w="288" w:type="dxa"/>
          </w:tcPr>
          <w:p w14:paraId="257F132A" w14:textId="77777777" w:rsidR="00D31F38" w:rsidRDefault="00D31F38" w:rsidP="00E35F1F">
            <w:pPr>
              <w:pStyle w:val="CopticCross"/>
            </w:pPr>
          </w:p>
        </w:tc>
        <w:tc>
          <w:tcPr>
            <w:tcW w:w="3960" w:type="dxa"/>
          </w:tcPr>
          <w:p w14:paraId="170F07AE" w14:textId="77777777" w:rsidR="00D31F38" w:rsidRDefault="00D31F38" w:rsidP="00E35F1F">
            <w:pPr>
              <w:pStyle w:val="CopticVersemulti-line"/>
            </w:pPr>
            <w:r w:rsidRPr="0031634B">
              <w:t xml:space="preserve">Ⲥ̀ⲙⲟⲩ ⲉ̀Ⲡⲟ̅ⲥ̅ ⲛⲓⲁ̀ⲙⲁⲓⲟⲩ ⲛⲉⲙ ⲛⲓⲓⲁⲣⲱⲟⲩ </w:t>
            </w:r>
          </w:p>
          <w:p w14:paraId="36A65463" w14:textId="77777777" w:rsidR="00D31F38" w:rsidRPr="0031634B" w:rsidRDefault="00D31F38" w:rsidP="00E35F1F">
            <w:pPr>
              <w:pStyle w:val="CopticVerse"/>
            </w:pPr>
            <w:r w:rsidRPr="0031634B">
              <w:t>ϩⲱⲥ ⲉ̀ⲣⲟϥ ⲁ̀ⲣⲓϩⲟⲩⲟ̀ ϭⲁⲥϥ ϣⲁ ⲛⲓⲉ̀ⲛⲉϩ.</w:t>
            </w:r>
          </w:p>
        </w:tc>
      </w:tr>
      <w:tr w:rsidR="00D31F38" w14:paraId="44D3D4B4" w14:textId="77777777" w:rsidTr="00E35F1F">
        <w:trPr>
          <w:cantSplit/>
          <w:jc w:val="center"/>
        </w:trPr>
        <w:tc>
          <w:tcPr>
            <w:tcW w:w="288" w:type="dxa"/>
          </w:tcPr>
          <w:p w14:paraId="6CF0841F" w14:textId="77777777" w:rsidR="00D31F38" w:rsidRDefault="00D31F38" w:rsidP="00E35F1F">
            <w:pPr>
              <w:pStyle w:val="CopticCross"/>
            </w:pPr>
            <w:r>
              <w:t>¿</w:t>
            </w:r>
          </w:p>
        </w:tc>
        <w:tc>
          <w:tcPr>
            <w:tcW w:w="3960" w:type="dxa"/>
          </w:tcPr>
          <w:p w14:paraId="62099B56" w14:textId="2535133F" w:rsidR="00D31F38" w:rsidRPr="00BE273A" w:rsidRDefault="00D31F38" w:rsidP="00E35F1F">
            <w:pPr>
              <w:pStyle w:val="EngEnd"/>
            </w:pPr>
            <w:r w:rsidRPr="00BE273A">
              <w:t xml:space="preserve">Bless the Lord, O </w:t>
            </w:r>
            <w:commentRangeStart w:id="452"/>
            <w:r w:rsidRPr="00BE273A">
              <w:t>whales</w:t>
            </w:r>
            <w:r w:rsidR="007757C9">
              <w:rPr>
                <w:rStyle w:val="FootnoteReference"/>
              </w:rPr>
              <w:footnoteReference w:id="891"/>
            </w:r>
            <w:r w:rsidRPr="00BE273A">
              <w:t xml:space="preserve"> </w:t>
            </w:r>
            <w:commentRangeEnd w:id="452"/>
            <w:r w:rsidRPr="00BE273A">
              <w:rPr>
                <w:rStyle w:val="CommentReference"/>
                <w:rFonts w:eastAsiaTheme="minorHAnsi"/>
                <w:sz w:val="24"/>
              </w:rPr>
              <w:commentReference w:id="452"/>
            </w:r>
            <w:r w:rsidRPr="00BE273A">
              <w:t>and all that moves in the waters: Praise Him and exalt Him above all forever.</w:t>
            </w:r>
          </w:p>
        </w:tc>
        <w:tc>
          <w:tcPr>
            <w:tcW w:w="288" w:type="dxa"/>
          </w:tcPr>
          <w:p w14:paraId="259918AC" w14:textId="77777777" w:rsidR="00D31F38" w:rsidRDefault="00D31F38" w:rsidP="00E35F1F"/>
        </w:tc>
        <w:tc>
          <w:tcPr>
            <w:tcW w:w="288" w:type="dxa"/>
          </w:tcPr>
          <w:p w14:paraId="7D543D92" w14:textId="77777777" w:rsidR="00D31F38" w:rsidRDefault="00D31F38" w:rsidP="00E35F1F">
            <w:pPr>
              <w:pStyle w:val="CopticCross"/>
            </w:pPr>
            <w:r>
              <w:t>¿</w:t>
            </w:r>
          </w:p>
        </w:tc>
        <w:tc>
          <w:tcPr>
            <w:tcW w:w="3960" w:type="dxa"/>
          </w:tcPr>
          <w:p w14:paraId="23CB07FF" w14:textId="77777777" w:rsidR="00D31F38" w:rsidRDefault="00D31F38" w:rsidP="00E35F1F">
            <w:pPr>
              <w:pStyle w:val="CopticVersemulti-line"/>
            </w:pPr>
            <w:r w:rsidRPr="0031634B">
              <w:t>Ⲥ̀ⲙⲟⲩ ⲉ̀Ⲡⲟ̅ⲥ̅ ⲛⲓⲕⲏⲧⲟⲥ ⲛⲉⲙ ⲉⲛⲭⲁⲓ ⲛⲓⲃⲉⲛ ⲉⲧⲕⲓⲙ ϧⲉⲛ ⲛⲓⲙⲱⲟⲩ</w:t>
            </w:r>
          </w:p>
          <w:p w14:paraId="3EFE8226" w14:textId="77777777" w:rsidR="00D31F38" w:rsidRPr="0031634B" w:rsidRDefault="00D31F38" w:rsidP="00E35F1F">
            <w:pPr>
              <w:pStyle w:val="CopticVerse"/>
            </w:pPr>
            <w:r w:rsidRPr="0031634B">
              <w:t>ϩⲱⲥ ⲉ̀ⲣⲟϥ ⲁ̀ⲣⲓϩⲟⲩⲟ̀ ϭⲁⲥϥ ϣⲁ ⲛⲓⲉ̀ⲛⲉϩ.</w:t>
            </w:r>
          </w:p>
        </w:tc>
      </w:tr>
      <w:tr w:rsidR="00D31F38" w14:paraId="0B6864B1" w14:textId="77777777" w:rsidTr="00E35F1F">
        <w:trPr>
          <w:cantSplit/>
          <w:jc w:val="center"/>
        </w:trPr>
        <w:tc>
          <w:tcPr>
            <w:tcW w:w="288" w:type="dxa"/>
          </w:tcPr>
          <w:p w14:paraId="0D93E29F" w14:textId="77777777" w:rsidR="00D31F38" w:rsidRDefault="00D31F38" w:rsidP="00E35F1F">
            <w:pPr>
              <w:pStyle w:val="CopticCross"/>
            </w:pPr>
          </w:p>
        </w:tc>
        <w:tc>
          <w:tcPr>
            <w:tcW w:w="3960" w:type="dxa"/>
          </w:tcPr>
          <w:p w14:paraId="7D69B072" w14:textId="77777777" w:rsidR="00D31F38" w:rsidRPr="00BE273A" w:rsidRDefault="00D31F38" w:rsidP="00E35F1F">
            <w:pPr>
              <w:pStyle w:val="EngEnd"/>
            </w:pPr>
            <w:r w:rsidRPr="00BE273A">
              <w:t>Bless the Lord, all birds of the air: Praise Him and exalt Him above all forever.</w:t>
            </w:r>
          </w:p>
        </w:tc>
        <w:tc>
          <w:tcPr>
            <w:tcW w:w="288" w:type="dxa"/>
          </w:tcPr>
          <w:p w14:paraId="5AA2F894" w14:textId="77777777" w:rsidR="00D31F38" w:rsidRDefault="00D31F38" w:rsidP="00E35F1F"/>
        </w:tc>
        <w:tc>
          <w:tcPr>
            <w:tcW w:w="288" w:type="dxa"/>
          </w:tcPr>
          <w:p w14:paraId="392726A6" w14:textId="77777777" w:rsidR="00D31F38" w:rsidRDefault="00D31F38" w:rsidP="00E35F1F">
            <w:pPr>
              <w:pStyle w:val="CopticCross"/>
            </w:pPr>
          </w:p>
        </w:tc>
        <w:tc>
          <w:tcPr>
            <w:tcW w:w="3960" w:type="dxa"/>
          </w:tcPr>
          <w:p w14:paraId="2E0282D3" w14:textId="77777777" w:rsidR="00D31F38" w:rsidRDefault="00D31F38" w:rsidP="00E35F1F">
            <w:pPr>
              <w:pStyle w:val="CopticVersemulti-line"/>
            </w:pPr>
            <w:r w:rsidRPr="0031634B">
              <w:t xml:space="preserve">Ⲥ̀ⲙⲟⲩ ⲉ̀Ⲡⲟ̅ⲥ̅ ⲛⲓϩⲁⲗⲁϯ ⲧⲏⲣⲟⲩ ⲛ̀ⲧⲉ ⲧ̀ⲫⲉ </w:t>
            </w:r>
          </w:p>
          <w:p w14:paraId="3161AE4C" w14:textId="77777777" w:rsidR="00D31F38" w:rsidRPr="0031634B" w:rsidRDefault="00D31F38" w:rsidP="00E35F1F">
            <w:pPr>
              <w:pStyle w:val="CopticVerse"/>
            </w:pPr>
            <w:r w:rsidRPr="0031634B">
              <w:t>ϩⲱⲥ ⲉ̀ⲣⲟϥ ⲁ̀ⲣⲓϩⲟⲩⲟ̀ ϭⲁⲥϥ ϣⲁ ⲛⲓⲉ̀ⲛⲉϩ.</w:t>
            </w:r>
          </w:p>
        </w:tc>
      </w:tr>
      <w:tr w:rsidR="00D31F38" w14:paraId="69DE6130" w14:textId="77777777" w:rsidTr="00E35F1F">
        <w:trPr>
          <w:cantSplit/>
          <w:jc w:val="center"/>
        </w:trPr>
        <w:tc>
          <w:tcPr>
            <w:tcW w:w="288" w:type="dxa"/>
          </w:tcPr>
          <w:p w14:paraId="3EEB8DED" w14:textId="77777777" w:rsidR="00D31F38" w:rsidRDefault="00D31F38" w:rsidP="00E35F1F">
            <w:pPr>
              <w:pStyle w:val="CopticCross"/>
            </w:pPr>
            <w:r>
              <w:t>¿</w:t>
            </w:r>
          </w:p>
        </w:tc>
        <w:tc>
          <w:tcPr>
            <w:tcW w:w="3960" w:type="dxa"/>
          </w:tcPr>
          <w:p w14:paraId="6DB09CB4" w14:textId="32785BE0" w:rsidR="00D31F38" w:rsidRPr="00BE273A" w:rsidRDefault="00D31F38" w:rsidP="007757C9">
            <w:pPr>
              <w:pStyle w:val="EngEnd"/>
            </w:pPr>
            <w:r w:rsidRPr="00BE273A">
              <w:t xml:space="preserve">Bless the Lord, all </w:t>
            </w:r>
            <w:r w:rsidR="007757C9">
              <w:t>wild animals</w:t>
            </w:r>
            <w:commentRangeStart w:id="453"/>
            <w:r w:rsidRPr="00BE273A">
              <w:t xml:space="preserve"> </w:t>
            </w:r>
            <w:commentRangeEnd w:id="453"/>
            <w:r w:rsidRPr="00BE273A">
              <w:rPr>
                <w:rStyle w:val="CommentReference"/>
                <w:rFonts w:eastAsiaTheme="minorHAnsi"/>
                <w:sz w:val="24"/>
              </w:rPr>
              <w:commentReference w:id="453"/>
            </w:r>
            <w:r w:rsidRPr="00BE273A">
              <w:t>and cattle: Praise ye Him and exalt Him above all forever.</w:t>
            </w:r>
          </w:p>
        </w:tc>
        <w:tc>
          <w:tcPr>
            <w:tcW w:w="288" w:type="dxa"/>
          </w:tcPr>
          <w:p w14:paraId="2B789CE7" w14:textId="77777777" w:rsidR="00D31F38" w:rsidRDefault="00D31F38" w:rsidP="00E35F1F"/>
        </w:tc>
        <w:tc>
          <w:tcPr>
            <w:tcW w:w="288" w:type="dxa"/>
          </w:tcPr>
          <w:p w14:paraId="4D2818F8" w14:textId="77777777" w:rsidR="00D31F38" w:rsidRDefault="00D31F38" w:rsidP="00E35F1F">
            <w:pPr>
              <w:pStyle w:val="CopticCross"/>
            </w:pPr>
            <w:r>
              <w:t>¿</w:t>
            </w:r>
          </w:p>
        </w:tc>
        <w:tc>
          <w:tcPr>
            <w:tcW w:w="3960" w:type="dxa"/>
          </w:tcPr>
          <w:p w14:paraId="1652ADC6" w14:textId="77777777" w:rsidR="00D31F38" w:rsidRDefault="00D31F38" w:rsidP="00E35F1F">
            <w:pPr>
              <w:pStyle w:val="CopticVersemulti-line"/>
            </w:pPr>
            <w:r w:rsidRPr="0031634B">
              <w:t>Ⲥ̀ⲙⲟⲩ ⲉ̀Ⲡⲟ̅ⲥ̅ ⲛⲓⲑⲏⲣⲓⲟⲛ ⲛⲉⲙ ⲛⲓⲧⲉⲃⲛⲱⲟⲩⲓ̀ ⲧⲏⲣⲟⲩ</w:t>
            </w:r>
          </w:p>
          <w:p w14:paraId="7CE149EF" w14:textId="77777777" w:rsidR="00D31F38" w:rsidRPr="0031634B" w:rsidRDefault="00D31F38" w:rsidP="00E35F1F">
            <w:pPr>
              <w:pStyle w:val="CopticVerse"/>
            </w:pPr>
            <w:r w:rsidRPr="0031634B">
              <w:t>ϩⲱⲥ ⲉ̀ⲣⲟϥ ⲁ̀ⲣⲓϩⲟⲩⲟ̀ ϭⲁⲥϥ ϣⲁ ⲛⲓⲉ̀ⲛⲉϩ.</w:t>
            </w:r>
          </w:p>
        </w:tc>
      </w:tr>
      <w:tr w:rsidR="00D31F38" w14:paraId="78590A85" w14:textId="77777777" w:rsidTr="00E35F1F">
        <w:trPr>
          <w:cantSplit/>
          <w:jc w:val="center"/>
        </w:trPr>
        <w:tc>
          <w:tcPr>
            <w:tcW w:w="288" w:type="dxa"/>
          </w:tcPr>
          <w:p w14:paraId="134368F3" w14:textId="77777777" w:rsidR="00D31F38" w:rsidRDefault="00D31F38" w:rsidP="00E35F1F">
            <w:pPr>
              <w:pStyle w:val="CopticCross"/>
            </w:pPr>
          </w:p>
        </w:tc>
        <w:tc>
          <w:tcPr>
            <w:tcW w:w="3960" w:type="dxa"/>
          </w:tcPr>
          <w:p w14:paraId="1C1DE515" w14:textId="3F3FD4A4" w:rsidR="00D31F38" w:rsidRPr="00BE273A" w:rsidRDefault="00D31F38" w:rsidP="007757C9">
            <w:pPr>
              <w:pStyle w:val="EngEnd"/>
            </w:pPr>
            <w:r w:rsidRPr="00BE273A">
              <w:t xml:space="preserve">Bless the Lord, O </w:t>
            </w:r>
            <w:r w:rsidR="007757C9">
              <w:t>children</w:t>
            </w:r>
            <w:commentRangeStart w:id="454"/>
            <w:r w:rsidRPr="00BE273A">
              <w:t xml:space="preserve"> </w:t>
            </w:r>
            <w:commentRangeEnd w:id="454"/>
            <w:r w:rsidRPr="00BE273A">
              <w:rPr>
                <w:rStyle w:val="CommentReference"/>
                <w:rFonts w:eastAsiaTheme="minorHAnsi"/>
                <w:sz w:val="24"/>
              </w:rPr>
              <w:commentReference w:id="454"/>
            </w:r>
            <w:r w:rsidRPr="00BE273A">
              <w:t xml:space="preserve">of men; </w:t>
            </w:r>
            <w:r w:rsidR="007757C9">
              <w:t>[</w:t>
            </w:r>
            <w:r w:rsidRPr="00BE273A">
              <w:t>worship the Lord</w:t>
            </w:r>
            <w:r w:rsidR="007757C9">
              <w:t>]</w:t>
            </w:r>
            <w:r w:rsidR="007757C9">
              <w:rPr>
                <w:rStyle w:val="FootnoteReference"/>
              </w:rPr>
              <w:footnoteReference w:id="892"/>
            </w:r>
            <w:r w:rsidRPr="00BE273A">
              <w:t>: Praise Him and exalt Him above all forever.</w:t>
            </w:r>
          </w:p>
        </w:tc>
        <w:tc>
          <w:tcPr>
            <w:tcW w:w="288" w:type="dxa"/>
          </w:tcPr>
          <w:p w14:paraId="41EA0FF3" w14:textId="77777777" w:rsidR="00D31F38" w:rsidRDefault="00D31F38" w:rsidP="00E35F1F"/>
        </w:tc>
        <w:tc>
          <w:tcPr>
            <w:tcW w:w="288" w:type="dxa"/>
          </w:tcPr>
          <w:p w14:paraId="4B72B565" w14:textId="77777777" w:rsidR="00D31F38" w:rsidRDefault="00D31F38" w:rsidP="00E35F1F">
            <w:pPr>
              <w:pStyle w:val="CopticCross"/>
            </w:pPr>
          </w:p>
        </w:tc>
        <w:tc>
          <w:tcPr>
            <w:tcW w:w="3960" w:type="dxa"/>
          </w:tcPr>
          <w:p w14:paraId="0AA5AE8C" w14:textId="77777777" w:rsidR="00D31F38" w:rsidRDefault="00D31F38" w:rsidP="00E35F1F">
            <w:pPr>
              <w:pStyle w:val="CopticVersemulti-line"/>
            </w:pPr>
            <w:r w:rsidRPr="0031634B">
              <w:t>Ⲥ̀ⲙⲟⲩ ⲉ̀Ⲡⲟ̅ⲥ̅ ⲛⲓϣⲏⲣⲓ ⲛ̀ⲧⲉ ⲛⲓⲣⲱⲙⲓ ⲟⲩⲱϣⲧ ⲙ̀Ⲡⲟ̅ⲥ̅</w:t>
            </w:r>
          </w:p>
          <w:p w14:paraId="1125F5F2" w14:textId="77777777" w:rsidR="00D31F38" w:rsidRPr="0031634B" w:rsidRDefault="00D31F38" w:rsidP="00E35F1F">
            <w:pPr>
              <w:pStyle w:val="CopticVerse"/>
            </w:pPr>
            <w:r w:rsidRPr="0031634B">
              <w:t>ϩⲱⲥ ⲉ̀ⲣⲟϥ ⲁ̀ⲣⲓϩⲟⲩⲟ̀ ϭⲁⲥϥ ϣⲁ ⲛⲓⲉ̀ⲛⲉϩ.</w:t>
            </w:r>
          </w:p>
        </w:tc>
      </w:tr>
      <w:tr w:rsidR="00D31F38" w14:paraId="58B4E100" w14:textId="77777777" w:rsidTr="00E35F1F">
        <w:trPr>
          <w:cantSplit/>
          <w:jc w:val="center"/>
        </w:trPr>
        <w:tc>
          <w:tcPr>
            <w:tcW w:w="288" w:type="dxa"/>
          </w:tcPr>
          <w:p w14:paraId="0AF586B5" w14:textId="77777777" w:rsidR="00D31F38" w:rsidRDefault="00D31F38" w:rsidP="00E35F1F">
            <w:pPr>
              <w:pStyle w:val="CopticCross"/>
            </w:pPr>
            <w:r>
              <w:t>¿</w:t>
            </w:r>
          </w:p>
        </w:tc>
        <w:tc>
          <w:tcPr>
            <w:tcW w:w="3960" w:type="dxa"/>
          </w:tcPr>
          <w:p w14:paraId="083D80EF" w14:textId="77777777" w:rsidR="00D31F38" w:rsidRPr="00BE273A" w:rsidRDefault="00D31F38" w:rsidP="00E35F1F">
            <w:pPr>
              <w:pStyle w:val="EngEnd"/>
            </w:pPr>
            <w:r w:rsidRPr="00BE273A">
              <w:t>Bless the Lord, O Israel: Praise Him and exalt Him above all forever.</w:t>
            </w:r>
          </w:p>
        </w:tc>
        <w:tc>
          <w:tcPr>
            <w:tcW w:w="288" w:type="dxa"/>
          </w:tcPr>
          <w:p w14:paraId="3A8806A0" w14:textId="77777777" w:rsidR="00D31F38" w:rsidRDefault="00D31F38" w:rsidP="00E35F1F"/>
        </w:tc>
        <w:tc>
          <w:tcPr>
            <w:tcW w:w="288" w:type="dxa"/>
          </w:tcPr>
          <w:p w14:paraId="0F72EBA4" w14:textId="77777777" w:rsidR="00D31F38" w:rsidRDefault="00D31F38" w:rsidP="00E35F1F">
            <w:pPr>
              <w:pStyle w:val="CopticCross"/>
            </w:pPr>
            <w:r>
              <w:t>¿</w:t>
            </w:r>
          </w:p>
        </w:tc>
        <w:tc>
          <w:tcPr>
            <w:tcW w:w="3960" w:type="dxa"/>
          </w:tcPr>
          <w:p w14:paraId="46C698F1" w14:textId="77777777" w:rsidR="00D31F38" w:rsidRDefault="00D31F38" w:rsidP="00E35F1F">
            <w:pPr>
              <w:pStyle w:val="CopticVersemulti-line"/>
            </w:pPr>
            <w:r w:rsidRPr="0031634B">
              <w:t>Ⲥ̀ⲙⲟⲩ ⲉ̀Ⲡⲟ̅ⲥ̅ Ⲡⲓⲥ̅ⲗ</w:t>
            </w:r>
          </w:p>
          <w:p w14:paraId="4BE62F64" w14:textId="77777777" w:rsidR="00D31F38" w:rsidRPr="0031634B" w:rsidRDefault="00D31F38" w:rsidP="00E35F1F">
            <w:pPr>
              <w:pStyle w:val="CopticVerse"/>
            </w:pPr>
            <w:r w:rsidRPr="0031634B">
              <w:t>ϩⲱⲥ ⲉ̀ⲣⲟϥ ⲁ̀ⲣⲓϩⲟⲩⲟ̀ ϭⲁⲥϥ ϣⲁ ⲛⲓⲉ̀ⲛⲉϩ.</w:t>
            </w:r>
          </w:p>
        </w:tc>
      </w:tr>
      <w:tr w:rsidR="00D31F38" w14:paraId="778EF250" w14:textId="77777777" w:rsidTr="00E35F1F">
        <w:trPr>
          <w:cantSplit/>
          <w:jc w:val="center"/>
        </w:trPr>
        <w:tc>
          <w:tcPr>
            <w:tcW w:w="288" w:type="dxa"/>
          </w:tcPr>
          <w:p w14:paraId="2E289664" w14:textId="77777777" w:rsidR="00D31F38" w:rsidRDefault="00D31F38" w:rsidP="00E35F1F">
            <w:pPr>
              <w:pStyle w:val="CopticCross"/>
            </w:pPr>
          </w:p>
        </w:tc>
        <w:tc>
          <w:tcPr>
            <w:tcW w:w="3960" w:type="dxa"/>
          </w:tcPr>
          <w:p w14:paraId="661E488D" w14:textId="50132407" w:rsidR="00D31F38" w:rsidRPr="00BE273A" w:rsidRDefault="003641E3" w:rsidP="00E35F1F">
            <w:pPr>
              <w:pStyle w:val="EngEnd"/>
            </w:pPr>
            <w:r>
              <w:t>Bless the Lord, you</w:t>
            </w:r>
            <w:r w:rsidR="00D31F38" w:rsidRPr="00BE273A">
              <w:t xml:space="preserve"> priests </w:t>
            </w:r>
            <w:commentRangeStart w:id="455"/>
            <w:r w:rsidR="00D31F38" w:rsidRPr="00BE273A">
              <w:t xml:space="preserve">of </w:t>
            </w:r>
            <w:commentRangeEnd w:id="455"/>
            <w:r w:rsidR="00D31F38" w:rsidRPr="00BE273A">
              <w:rPr>
                <w:rStyle w:val="CommentReference"/>
                <w:rFonts w:eastAsiaTheme="minorHAnsi"/>
                <w:sz w:val="24"/>
              </w:rPr>
              <w:commentReference w:id="455"/>
            </w:r>
            <w:r w:rsidR="00D31F38" w:rsidRPr="00BE273A">
              <w:t>the Lord: Praise ye Him and exalt Him above all forever.</w:t>
            </w:r>
          </w:p>
        </w:tc>
        <w:tc>
          <w:tcPr>
            <w:tcW w:w="288" w:type="dxa"/>
          </w:tcPr>
          <w:p w14:paraId="32D23B57" w14:textId="77777777" w:rsidR="00D31F38" w:rsidRDefault="00D31F38" w:rsidP="00E35F1F"/>
        </w:tc>
        <w:tc>
          <w:tcPr>
            <w:tcW w:w="288" w:type="dxa"/>
          </w:tcPr>
          <w:p w14:paraId="463B4495" w14:textId="77777777" w:rsidR="00D31F38" w:rsidRDefault="00D31F38" w:rsidP="00E35F1F">
            <w:pPr>
              <w:pStyle w:val="CopticCross"/>
            </w:pPr>
          </w:p>
        </w:tc>
        <w:tc>
          <w:tcPr>
            <w:tcW w:w="3960" w:type="dxa"/>
          </w:tcPr>
          <w:p w14:paraId="6AC2E902" w14:textId="77777777" w:rsidR="00D31F38" w:rsidRDefault="00D31F38" w:rsidP="00E35F1F">
            <w:pPr>
              <w:pStyle w:val="CopticVersemulti-line"/>
            </w:pPr>
            <w:r w:rsidRPr="0031634B">
              <w:t>Ⲥ̀ⲙⲟⲩ ⲉ̀Ⲡⲟ̅ⲥ̅ ⲛⲓⲟⲩⲏⲃ ⲛ̀ⲧⲉ Ⲡⲟ̅ⲥ̅</w:t>
            </w:r>
          </w:p>
          <w:p w14:paraId="5271EC9C" w14:textId="77777777" w:rsidR="00D31F38" w:rsidRPr="0031634B" w:rsidRDefault="00D31F38" w:rsidP="00E35F1F">
            <w:pPr>
              <w:pStyle w:val="CopticVerse"/>
            </w:pPr>
            <w:r w:rsidRPr="0031634B">
              <w:t>ϩⲱⲥ ⲉ̀ⲣⲟϥ ⲁ̀ⲣⲓϩⲟⲩⲟ̀ ϭⲁⲥϥ ϣⲁ ⲛⲓⲉ̀ⲛⲉϩ.</w:t>
            </w:r>
          </w:p>
        </w:tc>
      </w:tr>
      <w:tr w:rsidR="00D31F38" w14:paraId="16E1EF2A" w14:textId="77777777" w:rsidTr="00E35F1F">
        <w:trPr>
          <w:cantSplit/>
          <w:jc w:val="center"/>
        </w:trPr>
        <w:tc>
          <w:tcPr>
            <w:tcW w:w="288" w:type="dxa"/>
          </w:tcPr>
          <w:p w14:paraId="41F2D881" w14:textId="77777777" w:rsidR="00D31F38" w:rsidRDefault="00D31F38" w:rsidP="00E35F1F">
            <w:pPr>
              <w:pStyle w:val="CopticCross"/>
            </w:pPr>
            <w:r>
              <w:t>¿</w:t>
            </w:r>
          </w:p>
        </w:tc>
        <w:tc>
          <w:tcPr>
            <w:tcW w:w="3960" w:type="dxa"/>
          </w:tcPr>
          <w:p w14:paraId="1C68A701" w14:textId="5EDE3121" w:rsidR="00D31F38" w:rsidRPr="00BE273A" w:rsidRDefault="003641E3" w:rsidP="00E35F1F">
            <w:pPr>
              <w:pStyle w:val="EngEnd"/>
            </w:pPr>
            <w:r>
              <w:t>Bless the Lord, you</w:t>
            </w:r>
            <w:r w:rsidR="00D31F38" w:rsidRPr="00BE273A">
              <w:t xml:space="preserve"> servants of the Lord: Praise Him and exalt Him above all forever.</w:t>
            </w:r>
          </w:p>
        </w:tc>
        <w:tc>
          <w:tcPr>
            <w:tcW w:w="288" w:type="dxa"/>
          </w:tcPr>
          <w:p w14:paraId="75DB988B" w14:textId="77777777" w:rsidR="00D31F38" w:rsidRDefault="00D31F38" w:rsidP="00E35F1F"/>
        </w:tc>
        <w:tc>
          <w:tcPr>
            <w:tcW w:w="288" w:type="dxa"/>
          </w:tcPr>
          <w:p w14:paraId="0477FBC5" w14:textId="77777777" w:rsidR="00D31F38" w:rsidRDefault="00D31F38" w:rsidP="00E35F1F">
            <w:pPr>
              <w:pStyle w:val="CopticCross"/>
            </w:pPr>
            <w:r>
              <w:t>¿</w:t>
            </w:r>
          </w:p>
        </w:tc>
        <w:tc>
          <w:tcPr>
            <w:tcW w:w="3960" w:type="dxa"/>
          </w:tcPr>
          <w:p w14:paraId="0A025E01" w14:textId="77777777" w:rsidR="00D31F38" w:rsidRDefault="00D31F38" w:rsidP="00E35F1F">
            <w:pPr>
              <w:pStyle w:val="CopticVersemulti-line"/>
            </w:pPr>
            <w:r w:rsidRPr="0031634B">
              <w:t>Ⲥ̀ⲙⲟⲩ ⲉ̀Ⲡⲟ̅ⲥ̅ ⲛⲓⲉ̀ⲃⲓⲁⲓⲕ ⲛ̀ⲧⲉ Ⲡⲟ̅ⲥ̅</w:t>
            </w:r>
          </w:p>
          <w:p w14:paraId="17DD1100" w14:textId="77777777" w:rsidR="00D31F38" w:rsidRPr="0031634B" w:rsidRDefault="00D31F38" w:rsidP="00E35F1F">
            <w:pPr>
              <w:pStyle w:val="CopticVerse"/>
            </w:pPr>
            <w:r w:rsidRPr="0031634B">
              <w:t>ϩⲱⲥ ⲉ̀ⲣⲟϥ ⲁ̀ⲣⲓϩⲟⲩⲟ̀ ϭⲁⲥϥ ϣⲁ ⲛⲓⲉ̀ⲛⲉϩ.</w:t>
            </w:r>
          </w:p>
        </w:tc>
      </w:tr>
      <w:tr w:rsidR="00D31F38" w14:paraId="37D0F202" w14:textId="77777777" w:rsidTr="00E35F1F">
        <w:trPr>
          <w:cantSplit/>
          <w:jc w:val="center"/>
        </w:trPr>
        <w:tc>
          <w:tcPr>
            <w:tcW w:w="288" w:type="dxa"/>
          </w:tcPr>
          <w:p w14:paraId="74A0E0A4" w14:textId="77777777" w:rsidR="00D31F38" w:rsidRDefault="00D31F38" w:rsidP="00E35F1F">
            <w:pPr>
              <w:pStyle w:val="CopticCross"/>
            </w:pPr>
          </w:p>
        </w:tc>
        <w:tc>
          <w:tcPr>
            <w:tcW w:w="3960" w:type="dxa"/>
          </w:tcPr>
          <w:p w14:paraId="5AD6F13B" w14:textId="77777777" w:rsidR="00D31F38" w:rsidRPr="00BE273A" w:rsidRDefault="00D31F38" w:rsidP="00E35F1F">
            <w:pPr>
              <w:pStyle w:val="EngEnd"/>
            </w:pPr>
            <w:r w:rsidRPr="00BE273A">
              <w:t>Bless the Lord, O you spirits and souls of the righteous: Praise Him and exalt Him above all forever.</w:t>
            </w:r>
          </w:p>
        </w:tc>
        <w:tc>
          <w:tcPr>
            <w:tcW w:w="288" w:type="dxa"/>
          </w:tcPr>
          <w:p w14:paraId="02F155CE" w14:textId="77777777" w:rsidR="00D31F38" w:rsidRDefault="00D31F38" w:rsidP="00E35F1F"/>
        </w:tc>
        <w:tc>
          <w:tcPr>
            <w:tcW w:w="288" w:type="dxa"/>
          </w:tcPr>
          <w:p w14:paraId="7F756C7D" w14:textId="77777777" w:rsidR="00D31F38" w:rsidRDefault="00D31F38" w:rsidP="00E35F1F">
            <w:pPr>
              <w:pStyle w:val="CopticCross"/>
            </w:pPr>
          </w:p>
        </w:tc>
        <w:tc>
          <w:tcPr>
            <w:tcW w:w="3960" w:type="dxa"/>
          </w:tcPr>
          <w:p w14:paraId="56D00181" w14:textId="77777777" w:rsidR="00D31F38" w:rsidRDefault="00D31F38" w:rsidP="00E35F1F">
            <w:pPr>
              <w:pStyle w:val="CopticVersemulti-line"/>
            </w:pPr>
            <w:r w:rsidRPr="0031634B">
              <w:t>Ⲥ̀ⲙⲟⲩ ⲉ̀Ⲡⲟ̅ⲥ̅ ⲛⲓⲡ̅ⲛ̅ⲁ ⲛⲉⲙ ⲛⲓⲯⲩⲭⲏ ⲛ̀ⲧⲉ ⲛⲓⲑ̀ⲙⲏⲓ</w:t>
            </w:r>
          </w:p>
          <w:p w14:paraId="04D699A5" w14:textId="77777777" w:rsidR="00D31F38" w:rsidRPr="0031634B" w:rsidRDefault="00D31F38" w:rsidP="00E35F1F">
            <w:pPr>
              <w:pStyle w:val="CopticVerse"/>
            </w:pPr>
            <w:r w:rsidRPr="0031634B">
              <w:t>ϩⲱⲥ ⲉ̀ⲣⲟϥ ⲁ̀ⲣⲓϩⲟⲩⲟ̀ ϭⲁⲥϥ ϣⲁ ⲛⲓⲉ̀ⲛⲉϩ.</w:t>
            </w:r>
          </w:p>
        </w:tc>
      </w:tr>
      <w:tr w:rsidR="00D31F38" w14:paraId="0FEB7707" w14:textId="77777777" w:rsidTr="00E35F1F">
        <w:trPr>
          <w:cantSplit/>
          <w:jc w:val="center"/>
        </w:trPr>
        <w:tc>
          <w:tcPr>
            <w:tcW w:w="288" w:type="dxa"/>
          </w:tcPr>
          <w:p w14:paraId="65E110DD" w14:textId="77777777" w:rsidR="00D31F38" w:rsidRDefault="00D31F38" w:rsidP="00E35F1F">
            <w:pPr>
              <w:pStyle w:val="CopticCross"/>
            </w:pPr>
            <w:r>
              <w:t>¿</w:t>
            </w:r>
          </w:p>
        </w:tc>
        <w:tc>
          <w:tcPr>
            <w:tcW w:w="3960" w:type="dxa"/>
          </w:tcPr>
          <w:p w14:paraId="0650DBD6" w14:textId="77777777" w:rsidR="00D31F38" w:rsidRPr="00BE273A" w:rsidRDefault="00D31F38" w:rsidP="00E35F1F">
            <w:pPr>
              <w:pStyle w:val="EngEnd"/>
            </w:pPr>
            <w:r w:rsidRPr="00BE273A">
              <w:t>Bless the Lord, O you who are holy and humble in heart: Praise</w:t>
            </w:r>
            <w:r>
              <w:t xml:space="preserve"> </w:t>
            </w:r>
            <w:r w:rsidRPr="00BE273A">
              <w:t>Him and exalt Him above all forever.</w:t>
            </w:r>
          </w:p>
        </w:tc>
        <w:tc>
          <w:tcPr>
            <w:tcW w:w="288" w:type="dxa"/>
          </w:tcPr>
          <w:p w14:paraId="670E4348" w14:textId="77777777" w:rsidR="00D31F38" w:rsidRDefault="00D31F38" w:rsidP="00E35F1F"/>
        </w:tc>
        <w:tc>
          <w:tcPr>
            <w:tcW w:w="288" w:type="dxa"/>
          </w:tcPr>
          <w:p w14:paraId="2938173F" w14:textId="77777777" w:rsidR="00D31F38" w:rsidRDefault="00D31F38" w:rsidP="00E35F1F">
            <w:pPr>
              <w:pStyle w:val="CopticCross"/>
            </w:pPr>
            <w:r>
              <w:t>¿</w:t>
            </w:r>
          </w:p>
        </w:tc>
        <w:tc>
          <w:tcPr>
            <w:tcW w:w="3960" w:type="dxa"/>
          </w:tcPr>
          <w:p w14:paraId="67E0898D" w14:textId="77777777" w:rsidR="00D31F38" w:rsidRDefault="00D31F38" w:rsidP="00E35F1F">
            <w:pPr>
              <w:pStyle w:val="CopticVersemulti-line"/>
            </w:pPr>
            <w:r w:rsidRPr="0031634B">
              <w:t>Ⲥ̀ⲙⲟⲩ ⲉ̀Ⲡⲟ̅ⲥ̅ ⲛⲓⲉ̅ⲑ̅ⲩ ⲛⲉⲙ ⲛⲏⲉⲧⲑⲉⲃⲓⲏ̀ⲟⲩⲧ ϧⲉⲛ ⲡⲟⲩϩⲏⲧ</w:t>
            </w:r>
          </w:p>
          <w:p w14:paraId="2C09D2DF" w14:textId="77777777" w:rsidR="00D31F38" w:rsidRPr="0031634B" w:rsidRDefault="00D31F38" w:rsidP="00E35F1F">
            <w:pPr>
              <w:pStyle w:val="CopticVerse"/>
            </w:pPr>
            <w:r w:rsidRPr="0031634B">
              <w:t>ϩⲱⲥ ⲉ̀ⲣⲟϥ ⲁ̀ⲣⲓϩⲟⲩⲟ̀ ϭⲁⲥϥ ϣⲁ ⲛⲓⲉ̀ⲛⲉϩ.</w:t>
            </w:r>
          </w:p>
        </w:tc>
      </w:tr>
      <w:tr w:rsidR="00D31F38" w14:paraId="72DF5DBD" w14:textId="77777777" w:rsidTr="00E35F1F">
        <w:trPr>
          <w:cantSplit/>
          <w:jc w:val="center"/>
        </w:trPr>
        <w:tc>
          <w:tcPr>
            <w:tcW w:w="288" w:type="dxa"/>
          </w:tcPr>
          <w:p w14:paraId="5741FBFE" w14:textId="77777777" w:rsidR="00D31F38" w:rsidRDefault="00D31F38" w:rsidP="00E35F1F">
            <w:pPr>
              <w:pStyle w:val="CopticCross"/>
            </w:pPr>
          </w:p>
        </w:tc>
        <w:tc>
          <w:tcPr>
            <w:tcW w:w="3960" w:type="dxa"/>
          </w:tcPr>
          <w:p w14:paraId="196D1ECF" w14:textId="34A07049" w:rsidR="00D31F38" w:rsidRPr="00BE273A" w:rsidRDefault="00D31F38" w:rsidP="00E35F1F">
            <w:pPr>
              <w:pStyle w:val="EngEnd"/>
            </w:pPr>
            <w:r w:rsidRPr="00BE273A">
              <w:t>Bless the Lord, O Hananias, Azarias and Misael: Praise Him and exalt Him above all forever.</w:t>
            </w:r>
            <w:r w:rsidR="007757C9">
              <w:rPr>
                <w:rStyle w:val="FootnoteReference"/>
              </w:rPr>
              <w:footnoteReference w:id="893"/>
            </w:r>
          </w:p>
        </w:tc>
        <w:tc>
          <w:tcPr>
            <w:tcW w:w="288" w:type="dxa"/>
          </w:tcPr>
          <w:p w14:paraId="0A43B562" w14:textId="77777777" w:rsidR="00D31F38" w:rsidRDefault="00D31F38" w:rsidP="00E35F1F"/>
        </w:tc>
        <w:tc>
          <w:tcPr>
            <w:tcW w:w="288" w:type="dxa"/>
          </w:tcPr>
          <w:p w14:paraId="62921D55" w14:textId="77777777" w:rsidR="00D31F38" w:rsidRDefault="00D31F38" w:rsidP="00E35F1F">
            <w:pPr>
              <w:pStyle w:val="CopticCross"/>
            </w:pPr>
          </w:p>
        </w:tc>
        <w:tc>
          <w:tcPr>
            <w:tcW w:w="3960" w:type="dxa"/>
          </w:tcPr>
          <w:p w14:paraId="1A7C3094" w14:textId="77777777" w:rsidR="00D31F38" w:rsidRDefault="00D31F38" w:rsidP="00E35F1F">
            <w:pPr>
              <w:pStyle w:val="CopticVersemulti-line"/>
            </w:pPr>
            <w:r w:rsidRPr="0031634B">
              <w:t>Ⲥ̀ⲙⲟⲩ ⲉ̀Ⲡⲟ̅ⲥ̅ Ⲁ̀ⲛⲁⲛⲓⲁⲥ Ⲁ̀ⲍⲁⲣⲓⲁⲥ Ⲙⲓⲥⲁⲏⲗ</w:t>
            </w:r>
          </w:p>
          <w:p w14:paraId="29606A6B" w14:textId="77777777" w:rsidR="00D31F38" w:rsidRPr="0031634B" w:rsidRDefault="00D31F38" w:rsidP="00E35F1F">
            <w:pPr>
              <w:pStyle w:val="CopticVerse"/>
            </w:pPr>
            <w:r w:rsidRPr="0031634B">
              <w:t>ϩⲱⲥ ⲉ̀ⲣⲟϥ ⲁ̀ⲣⲓϩⲟⲩⲟ̀ ϭⲁⲥϥ ϣⲁ ⲛⲓⲉ̀ⲛⲉϩ.</w:t>
            </w:r>
          </w:p>
        </w:tc>
      </w:tr>
      <w:tr w:rsidR="00D31F38" w14:paraId="41ACE2C3" w14:textId="77777777" w:rsidTr="00E35F1F">
        <w:trPr>
          <w:cantSplit/>
          <w:jc w:val="center"/>
        </w:trPr>
        <w:tc>
          <w:tcPr>
            <w:tcW w:w="288" w:type="dxa"/>
          </w:tcPr>
          <w:p w14:paraId="7E1C17D0" w14:textId="77777777" w:rsidR="00D31F38" w:rsidRDefault="00D31F38" w:rsidP="00E35F1F">
            <w:pPr>
              <w:pStyle w:val="CopticCross"/>
            </w:pPr>
            <w:r>
              <w:t>¿</w:t>
            </w:r>
          </w:p>
        </w:tc>
        <w:tc>
          <w:tcPr>
            <w:tcW w:w="3960" w:type="dxa"/>
          </w:tcPr>
          <w:p w14:paraId="16CA8605" w14:textId="77777777" w:rsidR="00D31F38" w:rsidRPr="00BE273A" w:rsidRDefault="00D31F38" w:rsidP="00E35F1F">
            <w:pPr>
              <w:pStyle w:val="EngEnd"/>
            </w:pPr>
            <w:commentRangeStart w:id="456"/>
            <w:r w:rsidRPr="00BE273A">
              <w:t xml:space="preserve">Bless </w:t>
            </w:r>
            <w:commentRangeEnd w:id="456"/>
            <w:r w:rsidRPr="00BE273A">
              <w:rPr>
                <w:rStyle w:val="CommentReference"/>
                <w:rFonts w:eastAsiaTheme="minorHAnsi"/>
                <w:sz w:val="24"/>
              </w:rPr>
              <w:commentReference w:id="456"/>
            </w:r>
            <w:r w:rsidRPr="00BE273A">
              <w:t xml:space="preserve">the Lord, O </w:t>
            </w:r>
            <w:r>
              <w:t xml:space="preserve">you </w:t>
            </w:r>
            <w:r w:rsidRPr="00BE273A">
              <w:t>that serve the Lord, God of our fathers: Praise Him and exalt Him above all forever.</w:t>
            </w:r>
          </w:p>
        </w:tc>
        <w:tc>
          <w:tcPr>
            <w:tcW w:w="288" w:type="dxa"/>
          </w:tcPr>
          <w:p w14:paraId="7284203E" w14:textId="77777777" w:rsidR="00D31F38" w:rsidRDefault="00D31F38" w:rsidP="00E35F1F"/>
        </w:tc>
        <w:tc>
          <w:tcPr>
            <w:tcW w:w="288" w:type="dxa"/>
          </w:tcPr>
          <w:p w14:paraId="51D5CDBA" w14:textId="77777777" w:rsidR="00D31F38" w:rsidRDefault="00D31F38" w:rsidP="00E35F1F">
            <w:pPr>
              <w:pStyle w:val="CopticCross"/>
            </w:pPr>
            <w:r>
              <w:t>¿</w:t>
            </w:r>
          </w:p>
        </w:tc>
        <w:tc>
          <w:tcPr>
            <w:tcW w:w="3960" w:type="dxa"/>
          </w:tcPr>
          <w:p w14:paraId="1242454B" w14:textId="77777777" w:rsidR="00D31F38" w:rsidRDefault="00D31F38" w:rsidP="00E35F1F">
            <w:pPr>
              <w:pStyle w:val="CopticVersemulti-line"/>
            </w:pPr>
            <w:r w:rsidRPr="0031634B">
              <w:t>Ⲥ̀ⲙⲟⲩ ⲉ̀Ⲡⲟ̅ⲥ̅ ⲛⲏⲉ̀ⲧⲉ̀ⲣⲥⲉⲃⲉⲥⲑⲉ ⲙ̀Ⲡⲟ̅ⲥ̅ Ⲫϯ ⲛ̀ⲧⲉ ⲛⲉⲛⲓⲟϯ</w:t>
            </w:r>
          </w:p>
          <w:p w14:paraId="1369173B" w14:textId="77777777" w:rsidR="00D31F38" w:rsidRPr="0031634B" w:rsidRDefault="00D31F38" w:rsidP="00E35F1F">
            <w:pPr>
              <w:pStyle w:val="CopticVerse"/>
            </w:pPr>
            <w:r w:rsidRPr="0031634B">
              <w:t>ϩⲱⲥ ⲉ̀ⲣⲟϥ ⲁ̀ⲣⲓϩⲟⲩⲟ̀ ϭⲁⲥϥ ϣⲁ ⲛⲓⲉ̀ⲛⲉϩ.</w:t>
            </w:r>
          </w:p>
        </w:tc>
      </w:tr>
    </w:tbl>
    <w:p w14:paraId="5E9CD268" w14:textId="0A507793" w:rsidR="007757C9" w:rsidRDefault="007757C9" w:rsidP="007757C9">
      <w:pPr>
        <w:pStyle w:val="Heading4"/>
      </w:pPr>
      <w:bookmarkStart w:id="457" w:name="_Toc297322058"/>
      <w:bookmarkStart w:id="458" w:name="_Toc297407703"/>
      <w:bookmarkStart w:id="459" w:name="_Toc298445755"/>
      <w:bookmarkStart w:id="460" w:name="_Toc298681238"/>
      <w:bookmarkStart w:id="461" w:name="_Toc298447480"/>
      <w:r>
        <w:lastRenderedPageBreak/>
        <w:t>The Third Canticle: The Song of the Three Children—Abridged</w:t>
      </w:r>
      <w:r w:rsidR="003641E3">
        <w:rPr>
          <w:rStyle w:val="FootnoteReference"/>
        </w:rPr>
        <w:footnoteReference w:id="894"/>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3758F4" w14:paraId="0395B054" w14:textId="77777777" w:rsidTr="003758F4">
        <w:trPr>
          <w:cantSplit/>
          <w:jc w:val="center"/>
        </w:trPr>
        <w:tc>
          <w:tcPr>
            <w:tcW w:w="288" w:type="dxa"/>
          </w:tcPr>
          <w:p w14:paraId="494D0006" w14:textId="77777777" w:rsidR="003758F4" w:rsidRDefault="003758F4" w:rsidP="003758F4">
            <w:pPr>
              <w:pStyle w:val="CopticCross"/>
            </w:pPr>
          </w:p>
        </w:tc>
        <w:tc>
          <w:tcPr>
            <w:tcW w:w="3960" w:type="dxa"/>
          </w:tcPr>
          <w:p w14:paraId="2A06C291" w14:textId="7C77AAFA" w:rsidR="003758F4" w:rsidRPr="00BE273A" w:rsidRDefault="003758F4" w:rsidP="003758F4">
            <w:pPr>
              <w:pStyle w:val="EngEnd"/>
              <w:rPr>
                <w:szCs w:val="20"/>
              </w:rPr>
            </w:pPr>
            <w:r w:rsidRPr="00BE273A">
              <w:t xml:space="preserve">Blessed </w:t>
            </w:r>
            <w:r>
              <w:t>are</w:t>
            </w:r>
            <w:r w:rsidRPr="00BE273A">
              <w:t xml:space="preserve"> </w:t>
            </w:r>
            <w:r>
              <w:t xml:space="preserve">You, O Lord, God of our fathers; </w:t>
            </w:r>
            <w:commentRangeStart w:id="462"/>
            <w:r w:rsidRPr="00BE273A">
              <w:t xml:space="preserve">Blessed </w:t>
            </w:r>
            <w:commentRangeEnd w:id="462"/>
            <w:r w:rsidRPr="00BE273A">
              <w:rPr>
                <w:rStyle w:val="CommentReference"/>
                <w:rFonts w:eastAsiaTheme="minorHAnsi"/>
                <w:sz w:val="24"/>
              </w:rPr>
              <w:commentReference w:id="462"/>
            </w:r>
            <w:r w:rsidRPr="00BE273A">
              <w:t xml:space="preserve">is </w:t>
            </w:r>
            <w:r>
              <w:t>Your glorious</w:t>
            </w:r>
            <w:r w:rsidRPr="00BE273A">
              <w:t xml:space="preserve"> Holy Name</w:t>
            </w:r>
            <w:r>
              <w:t>,</w:t>
            </w:r>
            <w:r w:rsidRPr="00BE273A">
              <w:t xml:space="preserve"> And to be highly praised, and exalted above all forever.</w:t>
            </w:r>
          </w:p>
        </w:tc>
        <w:tc>
          <w:tcPr>
            <w:tcW w:w="288" w:type="dxa"/>
          </w:tcPr>
          <w:p w14:paraId="60630D17" w14:textId="77777777" w:rsidR="003758F4" w:rsidRDefault="003758F4" w:rsidP="003758F4"/>
        </w:tc>
      </w:tr>
      <w:tr w:rsidR="003758F4" w14:paraId="11660D80" w14:textId="77777777" w:rsidTr="003758F4">
        <w:trPr>
          <w:cantSplit/>
          <w:jc w:val="center"/>
        </w:trPr>
        <w:tc>
          <w:tcPr>
            <w:tcW w:w="288" w:type="dxa"/>
          </w:tcPr>
          <w:p w14:paraId="7D9BEFDB" w14:textId="3FC59986" w:rsidR="003758F4" w:rsidRDefault="003758F4" w:rsidP="003758F4">
            <w:pPr>
              <w:pStyle w:val="CopticCross"/>
            </w:pPr>
            <w:r>
              <w:t>¿</w:t>
            </w:r>
          </w:p>
        </w:tc>
        <w:tc>
          <w:tcPr>
            <w:tcW w:w="3960" w:type="dxa"/>
          </w:tcPr>
          <w:p w14:paraId="624DAF66" w14:textId="30405163" w:rsidR="003758F4" w:rsidRPr="00BE273A" w:rsidRDefault="003758F4" w:rsidP="003758F4">
            <w:pPr>
              <w:pStyle w:val="EngEnd"/>
              <w:rPr>
                <w:szCs w:val="20"/>
              </w:rPr>
            </w:pPr>
            <w:r w:rsidRPr="00BE273A">
              <w:t xml:space="preserve">Blessed </w:t>
            </w:r>
            <w:r>
              <w:t>are</w:t>
            </w:r>
            <w:r w:rsidRPr="00BE273A">
              <w:t xml:space="preserve"> You in the temple of Your </w:t>
            </w:r>
            <w:r>
              <w:t xml:space="preserve">holy </w:t>
            </w:r>
            <w:r w:rsidRPr="00BE273A">
              <w:t xml:space="preserve">glory, </w:t>
            </w:r>
            <w:r>
              <w:t>You W</w:t>
            </w:r>
            <w:r w:rsidRPr="00BE273A">
              <w:t xml:space="preserve">ho beholds the depths sitting </w:t>
            </w:r>
            <w:r>
              <w:t>up</w:t>
            </w:r>
            <w:r w:rsidRPr="00BE273A">
              <w:t>on the Cherubim, And to be highly praised, and exalted above all forever.</w:t>
            </w:r>
          </w:p>
        </w:tc>
        <w:tc>
          <w:tcPr>
            <w:tcW w:w="288" w:type="dxa"/>
          </w:tcPr>
          <w:p w14:paraId="594ECC39" w14:textId="77777777" w:rsidR="003758F4" w:rsidRDefault="003758F4" w:rsidP="003758F4"/>
        </w:tc>
      </w:tr>
      <w:tr w:rsidR="003758F4" w14:paraId="00D182B2" w14:textId="77777777" w:rsidTr="003758F4">
        <w:trPr>
          <w:cantSplit/>
          <w:jc w:val="center"/>
        </w:trPr>
        <w:tc>
          <w:tcPr>
            <w:tcW w:w="288" w:type="dxa"/>
          </w:tcPr>
          <w:p w14:paraId="0954C078" w14:textId="77777777" w:rsidR="003758F4" w:rsidRDefault="003758F4" w:rsidP="003758F4">
            <w:pPr>
              <w:pStyle w:val="CopticCross"/>
            </w:pPr>
          </w:p>
        </w:tc>
        <w:tc>
          <w:tcPr>
            <w:tcW w:w="3960" w:type="dxa"/>
          </w:tcPr>
          <w:p w14:paraId="13685EE3" w14:textId="14E63111" w:rsidR="003758F4" w:rsidRPr="00BE273A" w:rsidRDefault="003758F4" w:rsidP="003758F4">
            <w:pPr>
              <w:pStyle w:val="EngEnd"/>
            </w:pPr>
            <w:r w:rsidRPr="00BE273A">
              <w:t xml:space="preserve">Blessed are you on the throne of </w:t>
            </w:r>
            <w:r>
              <w:t>Your Kingdom;</w:t>
            </w:r>
            <w:r w:rsidRPr="00BE273A">
              <w:t xml:space="preserve"> Blessed </w:t>
            </w:r>
            <w:r>
              <w:t>are</w:t>
            </w:r>
            <w:r w:rsidRPr="00BE273A">
              <w:t xml:space="preserve"> </w:t>
            </w:r>
            <w:r>
              <w:t>You in the firmament of heaven,</w:t>
            </w:r>
            <w:r w:rsidRPr="00BE273A">
              <w:t xml:space="preserve"> And to be highly praised, and exalted above all forever.</w:t>
            </w:r>
          </w:p>
        </w:tc>
        <w:tc>
          <w:tcPr>
            <w:tcW w:w="288" w:type="dxa"/>
          </w:tcPr>
          <w:p w14:paraId="260CF326" w14:textId="77777777" w:rsidR="003758F4" w:rsidRDefault="003758F4" w:rsidP="003758F4"/>
        </w:tc>
      </w:tr>
      <w:tr w:rsidR="003758F4" w14:paraId="53510652" w14:textId="77777777" w:rsidTr="003758F4">
        <w:trPr>
          <w:cantSplit/>
          <w:jc w:val="center"/>
        </w:trPr>
        <w:tc>
          <w:tcPr>
            <w:tcW w:w="288" w:type="dxa"/>
          </w:tcPr>
          <w:p w14:paraId="603B3A5E" w14:textId="2B29A78C" w:rsidR="003758F4" w:rsidRDefault="003758F4" w:rsidP="003758F4">
            <w:pPr>
              <w:pStyle w:val="CopticCross"/>
            </w:pPr>
            <w:r>
              <w:t>¿</w:t>
            </w:r>
          </w:p>
        </w:tc>
        <w:tc>
          <w:tcPr>
            <w:tcW w:w="3960" w:type="dxa"/>
          </w:tcPr>
          <w:p w14:paraId="5B3B0EB9" w14:textId="77777777" w:rsidR="003758F4" w:rsidRPr="00BE273A" w:rsidRDefault="003758F4" w:rsidP="003758F4">
            <w:pPr>
              <w:pStyle w:val="EngEnd"/>
            </w:pPr>
            <w:r w:rsidRPr="00BE273A">
              <w:t>Bless the Lord, all you works of the Lord: Praise Him and exalt Him above all forever.</w:t>
            </w:r>
            <w:r>
              <w:rPr>
                <w:rStyle w:val="FootnoteReference"/>
              </w:rPr>
              <w:footnoteReference w:id="895"/>
            </w:r>
            <w:r w:rsidRPr="00BE273A">
              <w:t xml:space="preserve"> (Hos Erof arihoo-o chasf sha ni eneh.)</w:t>
            </w:r>
          </w:p>
        </w:tc>
        <w:tc>
          <w:tcPr>
            <w:tcW w:w="288" w:type="dxa"/>
          </w:tcPr>
          <w:p w14:paraId="03B0C29A" w14:textId="77777777" w:rsidR="003758F4" w:rsidRDefault="003758F4" w:rsidP="003758F4"/>
        </w:tc>
      </w:tr>
      <w:tr w:rsidR="003758F4" w14:paraId="1F7BD726" w14:textId="77777777" w:rsidTr="003758F4">
        <w:trPr>
          <w:cantSplit/>
          <w:jc w:val="center"/>
        </w:trPr>
        <w:tc>
          <w:tcPr>
            <w:tcW w:w="288" w:type="dxa"/>
          </w:tcPr>
          <w:p w14:paraId="666C6435" w14:textId="457EC3C8" w:rsidR="003758F4" w:rsidRDefault="003758F4" w:rsidP="003758F4">
            <w:pPr>
              <w:pStyle w:val="CopticCross"/>
            </w:pPr>
          </w:p>
        </w:tc>
        <w:tc>
          <w:tcPr>
            <w:tcW w:w="3960" w:type="dxa"/>
          </w:tcPr>
          <w:p w14:paraId="674D3F16" w14:textId="5CEC141A" w:rsidR="003758F4" w:rsidRPr="00BE273A" w:rsidRDefault="003758F4" w:rsidP="003758F4">
            <w:pPr>
              <w:pStyle w:val="EngEnd"/>
            </w:pPr>
            <w:r w:rsidRPr="00BE273A">
              <w:t xml:space="preserve">Bless the Lord, </w:t>
            </w:r>
            <w:r>
              <w:t>O</w:t>
            </w:r>
            <w:r w:rsidRPr="00BE273A">
              <w:t xml:space="preserve"> heavens</w:t>
            </w:r>
            <w:r>
              <w:t>, and O angels of the Lord</w:t>
            </w:r>
            <w:r w:rsidRPr="00BE273A">
              <w:t>: Praise Him and exalt Him above all forever.</w:t>
            </w:r>
          </w:p>
        </w:tc>
        <w:tc>
          <w:tcPr>
            <w:tcW w:w="288" w:type="dxa"/>
          </w:tcPr>
          <w:p w14:paraId="197A162C" w14:textId="77777777" w:rsidR="003758F4" w:rsidRDefault="003758F4" w:rsidP="003758F4"/>
        </w:tc>
      </w:tr>
      <w:tr w:rsidR="003758F4" w14:paraId="7D1323C2" w14:textId="77777777" w:rsidTr="003758F4">
        <w:trPr>
          <w:cantSplit/>
          <w:jc w:val="center"/>
        </w:trPr>
        <w:tc>
          <w:tcPr>
            <w:tcW w:w="288" w:type="dxa"/>
          </w:tcPr>
          <w:p w14:paraId="5264EC51" w14:textId="77777777" w:rsidR="003758F4" w:rsidRDefault="003758F4" w:rsidP="003758F4">
            <w:pPr>
              <w:pStyle w:val="CopticCross"/>
            </w:pPr>
            <w:r>
              <w:t>¿</w:t>
            </w:r>
          </w:p>
        </w:tc>
        <w:tc>
          <w:tcPr>
            <w:tcW w:w="3960" w:type="dxa"/>
          </w:tcPr>
          <w:p w14:paraId="04CAC88E" w14:textId="3D328D31" w:rsidR="003758F4" w:rsidRPr="00BE273A" w:rsidRDefault="003758F4" w:rsidP="003758F4">
            <w:pPr>
              <w:pStyle w:val="EngEnd"/>
            </w:pPr>
            <w:r w:rsidRPr="00BE273A">
              <w:t xml:space="preserve">Bless the Lord, all you water above the </w:t>
            </w:r>
            <w:commentRangeStart w:id="463"/>
            <w:r w:rsidRPr="00BE273A">
              <w:t>heaven</w:t>
            </w:r>
            <w:commentRangeEnd w:id="463"/>
            <w:r w:rsidRPr="00BE273A">
              <w:rPr>
                <w:rStyle w:val="CommentReference"/>
                <w:rFonts w:eastAsiaTheme="minorHAnsi"/>
                <w:sz w:val="24"/>
              </w:rPr>
              <w:commentReference w:id="463"/>
            </w:r>
            <w:r>
              <w:t>s, and all you powers of the Lord</w:t>
            </w:r>
            <w:r w:rsidRPr="00BE273A">
              <w:t>: Praise Him and exalt Him above all forever.</w:t>
            </w:r>
          </w:p>
        </w:tc>
        <w:tc>
          <w:tcPr>
            <w:tcW w:w="288" w:type="dxa"/>
          </w:tcPr>
          <w:p w14:paraId="727C9CFD" w14:textId="77777777" w:rsidR="003758F4" w:rsidRDefault="003758F4" w:rsidP="003758F4"/>
        </w:tc>
      </w:tr>
      <w:tr w:rsidR="003758F4" w14:paraId="29C2CD8C" w14:textId="77777777" w:rsidTr="003758F4">
        <w:trPr>
          <w:cantSplit/>
          <w:jc w:val="center"/>
        </w:trPr>
        <w:tc>
          <w:tcPr>
            <w:tcW w:w="288" w:type="dxa"/>
          </w:tcPr>
          <w:p w14:paraId="5EBB27C8" w14:textId="575F7176" w:rsidR="003758F4" w:rsidRDefault="003758F4" w:rsidP="003758F4">
            <w:pPr>
              <w:pStyle w:val="CopticCross"/>
            </w:pPr>
          </w:p>
        </w:tc>
        <w:tc>
          <w:tcPr>
            <w:tcW w:w="3960" w:type="dxa"/>
          </w:tcPr>
          <w:p w14:paraId="4CF2189E" w14:textId="7EDD448E" w:rsidR="003758F4" w:rsidRPr="00BE273A" w:rsidRDefault="003758F4" w:rsidP="003758F4">
            <w:pPr>
              <w:pStyle w:val="EngEnd"/>
            </w:pPr>
            <w:r w:rsidRPr="00BE273A">
              <w:t>Bless the Lord, O sun and moon</w:t>
            </w:r>
            <w:r>
              <w:t xml:space="preserve"> and </w:t>
            </w:r>
            <w:r w:rsidRPr="00BE273A">
              <w:t>stars of heaven: Praise Him and exalt Him above all forever.</w:t>
            </w:r>
          </w:p>
        </w:tc>
        <w:tc>
          <w:tcPr>
            <w:tcW w:w="288" w:type="dxa"/>
          </w:tcPr>
          <w:p w14:paraId="7EA753FD" w14:textId="77777777" w:rsidR="003758F4" w:rsidRDefault="003758F4" w:rsidP="003758F4"/>
        </w:tc>
      </w:tr>
      <w:tr w:rsidR="003758F4" w14:paraId="51E31A42" w14:textId="77777777" w:rsidTr="003758F4">
        <w:trPr>
          <w:cantSplit/>
          <w:jc w:val="center"/>
        </w:trPr>
        <w:tc>
          <w:tcPr>
            <w:tcW w:w="288" w:type="dxa"/>
          </w:tcPr>
          <w:p w14:paraId="6D8E3351" w14:textId="77777777" w:rsidR="003758F4" w:rsidRDefault="003758F4" w:rsidP="003758F4">
            <w:pPr>
              <w:pStyle w:val="CopticCross"/>
            </w:pPr>
            <w:r>
              <w:t>¿</w:t>
            </w:r>
          </w:p>
        </w:tc>
        <w:tc>
          <w:tcPr>
            <w:tcW w:w="3960" w:type="dxa"/>
          </w:tcPr>
          <w:p w14:paraId="0353AD5E" w14:textId="099C09F4" w:rsidR="003758F4" w:rsidRPr="00BE273A" w:rsidRDefault="003758F4" w:rsidP="003758F4">
            <w:pPr>
              <w:pStyle w:val="EngEnd"/>
            </w:pPr>
            <w:r w:rsidRPr="00BE273A">
              <w:t>Bless the Lord, O rain and dew</w:t>
            </w:r>
            <w:r>
              <w:t>, and you winds</w:t>
            </w:r>
            <w:r w:rsidRPr="00BE273A">
              <w:t>: Praise Him and exalt Him above all forever.</w:t>
            </w:r>
          </w:p>
        </w:tc>
        <w:tc>
          <w:tcPr>
            <w:tcW w:w="288" w:type="dxa"/>
          </w:tcPr>
          <w:p w14:paraId="3C2E9F7A" w14:textId="77777777" w:rsidR="003758F4" w:rsidRDefault="003758F4" w:rsidP="003758F4"/>
        </w:tc>
      </w:tr>
      <w:tr w:rsidR="003758F4" w14:paraId="620AC93A" w14:textId="77777777" w:rsidTr="003758F4">
        <w:trPr>
          <w:cantSplit/>
          <w:jc w:val="center"/>
        </w:trPr>
        <w:tc>
          <w:tcPr>
            <w:tcW w:w="288" w:type="dxa"/>
          </w:tcPr>
          <w:p w14:paraId="084E115C" w14:textId="77777777" w:rsidR="003758F4" w:rsidRDefault="003758F4" w:rsidP="003758F4">
            <w:pPr>
              <w:pStyle w:val="CopticCross"/>
            </w:pPr>
          </w:p>
        </w:tc>
        <w:tc>
          <w:tcPr>
            <w:tcW w:w="3960" w:type="dxa"/>
          </w:tcPr>
          <w:p w14:paraId="35FCBB48" w14:textId="7FACA04A" w:rsidR="003758F4" w:rsidRPr="00BE273A" w:rsidRDefault="003758F4" w:rsidP="003758F4">
            <w:pPr>
              <w:pStyle w:val="EngEnd"/>
            </w:pPr>
            <w:r w:rsidRPr="00BE273A">
              <w:t>Bless the Lord, O fire and heat</w:t>
            </w:r>
            <w:r w:rsidR="003641E3">
              <w:t xml:space="preserve">, and [winter] </w:t>
            </w:r>
            <w:r w:rsidR="003641E3" w:rsidRPr="00BE273A">
              <w:t xml:space="preserve">cold and </w:t>
            </w:r>
            <w:r w:rsidR="003641E3">
              <w:t xml:space="preserve">[summer] </w:t>
            </w:r>
            <w:r w:rsidR="003641E3" w:rsidRPr="00BE273A">
              <w:t>heat</w:t>
            </w:r>
            <w:r w:rsidRPr="00BE273A">
              <w:t>: Praise Him and exalt Him above all forever.</w:t>
            </w:r>
          </w:p>
        </w:tc>
        <w:tc>
          <w:tcPr>
            <w:tcW w:w="288" w:type="dxa"/>
          </w:tcPr>
          <w:p w14:paraId="3BA99039" w14:textId="77777777" w:rsidR="003758F4" w:rsidRDefault="003758F4" w:rsidP="003758F4"/>
        </w:tc>
      </w:tr>
      <w:tr w:rsidR="003758F4" w14:paraId="448C7FD2" w14:textId="77777777" w:rsidTr="003758F4">
        <w:trPr>
          <w:cantSplit/>
          <w:jc w:val="center"/>
        </w:trPr>
        <w:tc>
          <w:tcPr>
            <w:tcW w:w="288" w:type="dxa"/>
          </w:tcPr>
          <w:p w14:paraId="61C44643" w14:textId="124A0B96" w:rsidR="003758F4" w:rsidRDefault="003641E3" w:rsidP="003758F4">
            <w:pPr>
              <w:pStyle w:val="CopticCross"/>
            </w:pPr>
            <w:r>
              <w:t>¿</w:t>
            </w:r>
          </w:p>
        </w:tc>
        <w:tc>
          <w:tcPr>
            <w:tcW w:w="3960" w:type="dxa"/>
          </w:tcPr>
          <w:p w14:paraId="41C85D45" w14:textId="2DC608E3" w:rsidR="003758F4" w:rsidRPr="00BE273A" w:rsidRDefault="003758F4" w:rsidP="003641E3">
            <w:pPr>
              <w:pStyle w:val="EngEnd"/>
            </w:pPr>
            <w:r w:rsidRPr="00BE273A">
              <w:t xml:space="preserve">Bless the Lord, O dew and </w:t>
            </w:r>
            <w:commentRangeStart w:id="464"/>
            <w:r w:rsidRPr="00BE273A">
              <w:t>falling snow</w:t>
            </w:r>
            <w:commentRangeEnd w:id="464"/>
            <w:r w:rsidRPr="00BE273A">
              <w:rPr>
                <w:rStyle w:val="CommentReference"/>
                <w:rFonts w:eastAsiaTheme="minorHAnsi"/>
                <w:sz w:val="24"/>
              </w:rPr>
              <w:commentReference w:id="464"/>
            </w:r>
            <w:r w:rsidR="003641E3">
              <w:t>, nad ice and cold</w:t>
            </w:r>
            <w:r w:rsidRPr="00BE273A">
              <w:t>: Praise Him and exalt Him above all forever.</w:t>
            </w:r>
          </w:p>
        </w:tc>
        <w:tc>
          <w:tcPr>
            <w:tcW w:w="288" w:type="dxa"/>
          </w:tcPr>
          <w:p w14:paraId="3EAEED3E" w14:textId="77777777" w:rsidR="003758F4" w:rsidRDefault="003758F4" w:rsidP="003758F4"/>
        </w:tc>
      </w:tr>
      <w:tr w:rsidR="003758F4" w14:paraId="46E50836" w14:textId="77777777" w:rsidTr="003758F4">
        <w:trPr>
          <w:cantSplit/>
          <w:jc w:val="center"/>
        </w:trPr>
        <w:tc>
          <w:tcPr>
            <w:tcW w:w="288" w:type="dxa"/>
          </w:tcPr>
          <w:p w14:paraId="5D10658B" w14:textId="4D9B7B64" w:rsidR="003758F4" w:rsidRDefault="003758F4" w:rsidP="003758F4">
            <w:pPr>
              <w:pStyle w:val="CopticCross"/>
            </w:pPr>
          </w:p>
        </w:tc>
        <w:tc>
          <w:tcPr>
            <w:tcW w:w="3960" w:type="dxa"/>
          </w:tcPr>
          <w:p w14:paraId="59145F8F" w14:textId="6C5EA6F3" w:rsidR="003758F4" w:rsidRPr="00BE273A" w:rsidRDefault="003758F4" w:rsidP="003758F4">
            <w:pPr>
              <w:pStyle w:val="EngEnd"/>
            </w:pPr>
            <w:r w:rsidRPr="00BE273A">
              <w:t>Bless the Lord, O nights and days</w:t>
            </w:r>
            <w:r w:rsidR="003641E3">
              <w:t>, and light and darknes</w:t>
            </w:r>
            <w:r w:rsidRPr="00BE273A">
              <w:t>: Praise Him and exalt Him above all forever.</w:t>
            </w:r>
          </w:p>
        </w:tc>
        <w:tc>
          <w:tcPr>
            <w:tcW w:w="288" w:type="dxa"/>
          </w:tcPr>
          <w:p w14:paraId="7DA2D786" w14:textId="77777777" w:rsidR="003758F4" w:rsidRDefault="003758F4" w:rsidP="003758F4"/>
        </w:tc>
      </w:tr>
      <w:tr w:rsidR="003758F4" w14:paraId="0E132447" w14:textId="77777777" w:rsidTr="003758F4">
        <w:trPr>
          <w:cantSplit/>
          <w:jc w:val="center"/>
        </w:trPr>
        <w:tc>
          <w:tcPr>
            <w:tcW w:w="288" w:type="dxa"/>
          </w:tcPr>
          <w:p w14:paraId="53FFDD05" w14:textId="60D98B16" w:rsidR="003758F4" w:rsidRDefault="003641E3" w:rsidP="003758F4">
            <w:pPr>
              <w:pStyle w:val="CopticCross"/>
            </w:pPr>
            <w:r>
              <w:t>¿</w:t>
            </w:r>
          </w:p>
        </w:tc>
        <w:tc>
          <w:tcPr>
            <w:tcW w:w="3960" w:type="dxa"/>
          </w:tcPr>
          <w:p w14:paraId="19CEEB93" w14:textId="0637B962" w:rsidR="003758F4" w:rsidRPr="00BE273A" w:rsidRDefault="003758F4" w:rsidP="003758F4">
            <w:pPr>
              <w:pStyle w:val="EngEnd"/>
            </w:pPr>
            <w:commentRangeStart w:id="465"/>
            <w:r w:rsidRPr="00BE273A">
              <w:t xml:space="preserve">Bless </w:t>
            </w:r>
            <w:commentRangeEnd w:id="465"/>
            <w:r w:rsidRPr="00BE273A">
              <w:rPr>
                <w:rStyle w:val="CommentReference"/>
                <w:rFonts w:eastAsiaTheme="minorHAnsi"/>
                <w:sz w:val="24"/>
              </w:rPr>
              <w:commentReference w:id="465"/>
            </w:r>
            <w:r w:rsidRPr="00BE273A">
              <w:t>the Lord, O hoarfrosts and snow</w:t>
            </w:r>
            <w:r>
              <w:t>falls</w:t>
            </w:r>
            <w:r w:rsidR="003641E3">
              <w:t>, and lightnings and clouds</w:t>
            </w:r>
            <w:r w:rsidRPr="00BE273A">
              <w:t>: Praise Him and exalt Him above all forever.</w:t>
            </w:r>
          </w:p>
        </w:tc>
        <w:tc>
          <w:tcPr>
            <w:tcW w:w="288" w:type="dxa"/>
          </w:tcPr>
          <w:p w14:paraId="32302951" w14:textId="77777777" w:rsidR="003758F4" w:rsidRDefault="003758F4" w:rsidP="003758F4"/>
        </w:tc>
      </w:tr>
      <w:tr w:rsidR="003758F4" w14:paraId="143DC2DD" w14:textId="77777777" w:rsidTr="003758F4">
        <w:trPr>
          <w:cantSplit/>
          <w:jc w:val="center"/>
        </w:trPr>
        <w:tc>
          <w:tcPr>
            <w:tcW w:w="288" w:type="dxa"/>
          </w:tcPr>
          <w:p w14:paraId="15E548BE" w14:textId="77777777" w:rsidR="003758F4" w:rsidRDefault="003758F4" w:rsidP="003758F4">
            <w:pPr>
              <w:pStyle w:val="CopticCross"/>
            </w:pPr>
          </w:p>
        </w:tc>
        <w:tc>
          <w:tcPr>
            <w:tcW w:w="3960" w:type="dxa"/>
          </w:tcPr>
          <w:p w14:paraId="1824710D" w14:textId="4012CC2F" w:rsidR="003758F4" w:rsidRPr="00BE273A" w:rsidRDefault="003758F4" w:rsidP="003641E3">
            <w:pPr>
              <w:pStyle w:val="EngEnd"/>
            </w:pPr>
            <w:r w:rsidRPr="00BE273A">
              <w:t>Bless the Lord, all the earth</w:t>
            </w:r>
            <w:r>
              <w:rPr>
                <w:rStyle w:val="FootnoteReference"/>
              </w:rPr>
              <w:footnoteReference w:id="896"/>
            </w:r>
            <w:r w:rsidR="003641E3">
              <w:t xml:space="preserve">, </w:t>
            </w:r>
            <w:r w:rsidR="003641E3" w:rsidRPr="00BE273A">
              <w:t>mountains and hills</w:t>
            </w:r>
            <w:r w:rsidR="003641E3">
              <w:t xml:space="preserve">, </w:t>
            </w:r>
            <w:r w:rsidR="003641E3" w:rsidRPr="00BE273A">
              <w:t>all that grows in the earth</w:t>
            </w:r>
            <w:r w:rsidRPr="00BE273A">
              <w:t>: Praise Him and exalt Him above all forever.</w:t>
            </w:r>
          </w:p>
        </w:tc>
        <w:tc>
          <w:tcPr>
            <w:tcW w:w="288" w:type="dxa"/>
          </w:tcPr>
          <w:p w14:paraId="4911B2E6" w14:textId="77777777" w:rsidR="003758F4" w:rsidRDefault="003758F4" w:rsidP="003758F4"/>
        </w:tc>
      </w:tr>
      <w:tr w:rsidR="003758F4" w14:paraId="5220B8D9" w14:textId="77777777" w:rsidTr="003758F4">
        <w:trPr>
          <w:cantSplit/>
          <w:jc w:val="center"/>
        </w:trPr>
        <w:tc>
          <w:tcPr>
            <w:tcW w:w="288" w:type="dxa"/>
          </w:tcPr>
          <w:p w14:paraId="04B3193F" w14:textId="77777777" w:rsidR="003758F4" w:rsidRDefault="003758F4" w:rsidP="003758F4">
            <w:pPr>
              <w:pStyle w:val="CopticCross"/>
            </w:pPr>
            <w:r>
              <w:lastRenderedPageBreak/>
              <w:t>¿</w:t>
            </w:r>
          </w:p>
        </w:tc>
        <w:tc>
          <w:tcPr>
            <w:tcW w:w="3960" w:type="dxa"/>
          </w:tcPr>
          <w:p w14:paraId="65DC4187" w14:textId="2C2FF899" w:rsidR="003758F4" w:rsidRPr="00BE273A" w:rsidRDefault="003758F4" w:rsidP="003758F4">
            <w:pPr>
              <w:pStyle w:val="EngEnd"/>
            </w:pPr>
            <w:commentRangeStart w:id="466"/>
            <w:r w:rsidRPr="00BE273A">
              <w:t xml:space="preserve">Bless </w:t>
            </w:r>
            <w:commentRangeEnd w:id="466"/>
            <w:r w:rsidRPr="00BE273A">
              <w:rPr>
                <w:rStyle w:val="CommentReference"/>
                <w:rFonts w:eastAsiaTheme="minorHAnsi"/>
                <w:sz w:val="24"/>
              </w:rPr>
              <w:commentReference w:id="466"/>
            </w:r>
            <w:r w:rsidRPr="00BE273A">
              <w:t>the Lord, O springs</w:t>
            </w:r>
            <w:r w:rsidR="003641E3">
              <w:t>, and seas and rivers, O whales and all that moves in the waters</w:t>
            </w:r>
            <w:r w:rsidRPr="00BE273A">
              <w:t>: Praise Him and exalt Him above all forever.</w:t>
            </w:r>
          </w:p>
        </w:tc>
        <w:tc>
          <w:tcPr>
            <w:tcW w:w="288" w:type="dxa"/>
          </w:tcPr>
          <w:p w14:paraId="4DCAC85C" w14:textId="77777777" w:rsidR="003758F4" w:rsidRDefault="003758F4" w:rsidP="003758F4"/>
        </w:tc>
      </w:tr>
      <w:tr w:rsidR="003758F4" w14:paraId="2ADB0F97" w14:textId="77777777" w:rsidTr="003758F4">
        <w:trPr>
          <w:cantSplit/>
          <w:jc w:val="center"/>
        </w:trPr>
        <w:tc>
          <w:tcPr>
            <w:tcW w:w="288" w:type="dxa"/>
          </w:tcPr>
          <w:p w14:paraId="2F1BA277" w14:textId="77777777" w:rsidR="003758F4" w:rsidRDefault="003758F4" w:rsidP="003758F4">
            <w:pPr>
              <w:pStyle w:val="CopticCross"/>
            </w:pPr>
          </w:p>
        </w:tc>
        <w:tc>
          <w:tcPr>
            <w:tcW w:w="3960" w:type="dxa"/>
          </w:tcPr>
          <w:p w14:paraId="52348DF0" w14:textId="4760D109" w:rsidR="003758F4" w:rsidRPr="00BE273A" w:rsidRDefault="003758F4" w:rsidP="003758F4">
            <w:pPr>
              <w:pStyle w:val="EngEnd"/>
            </w:pPr>
            <w:r w:rsidRPr="00BE273A">
              <w:t>Bless the Lord, all birds of the air</w:t>
            </w:r>
            <w:r w:rsidR="003641E3">
              <w:t>, and wild animals and cattle</w:t>
            </w:r>
            <w:r w:rsidRPr="00BE273A">
              <w:t>: Praise Him and exalt Him above all forever.</w:t>
            </w:r>
          </w:p>
        </w:tc>
        <w:tc>
          <w:tcPr>
            <w:tcW w:w="288" w:type="dxa"/>
          </w:tcPr>
          <w:p w14:paraId="453620CE" w14:textId="77777777" w:rsidR="003758F4" w:rsidRDefault="003758F4" w:rsidP="003758F4"/>
        </w:tc>
      </w:tr>
      <w:tr w:rsidR="003758F4" w14:paraId="1DA21FA6" w14:textId="77777777" w:rsidTr="003758F4">
        <w:trPr>
          <w:cantSplit/>
          <w:jc w:val="center"/>
        </w:trPr>
        <w:tc>
          <w:tcPr>
            <w:tcW w:w="288" w:type="dxa"/>
          </w:tcPr>
          <w:p w14:paraId="6D49AF82" w14:textId="75742D75" w:rsidR="003758F4" w:rsidRDefault="003641E3" w:rsidP="003758F4">
            <w:pPr>
              <w:pStyle w:val="CopticCross"/>
            </w:pPr>
            <w:r>
              <w:t>¿</w:t>
            </w:r>
          </w:p>
        </w:tc>
        <w:tc>
          <w:tcPr>
            <w:tcW w:w="3960" w:type="dxa"/>
          </w:tcPr>
          <w:p w14:paraId="3EDEF541" w14:textId="68401CBC" w:rsidR="003758F4" w:rsidRPr="00BE273A" w:rsidRDefault="003758F4" w:rsidP="003758F4">
            <w:pPr>
              <w:pStyle w:val="EngEnd"/>
            </w:pPr>
            <w:r w:rsidRPr="00BE273A">
              <w:t xml:space="preserve">Bless the Lord, O </w:t>
            </w:r>
            <w:r>
              <w:t>children</w:t>
            </w:r>
            <w:commentRangeStart w:id="467"/>
            <w:r w:rsidRPr="00BE273A">
              <w:t xml:space="preserve"> </w:t>
            </w:r>
            <w:commentRangeEnd w:id="467"/>
            <w:r w:rsidRPr="00BE273A">
              <w:rPr>
                <w:rStyle w:val="CommentReference"/>
                <w:rFonts w:eastAsiaTheme="minorHAnsi"/>
                <w:sz w:val="24"/>
              </w:rPr>
              <w:commentReference w:id="467"/>
            </w:r>
            <w:r w:rsidRPr="00BE273A">
              <w:t xml:space="preserve">of men; </w:t>
            </w:r>
            <w:r>
              <w:t>[</w:t>
            </w:r>
            <w:r w:rsidRPr="00BE273A">
              <w:t>worship the Lord</w:t>
            </w:r>
            <w:r>
              <w:t>]</w:t>
            </w:r>
            <w:r>
              <w:rPr>
                <w:rStyle w:val="FootnoteReference"/>
              </w:rPr>
              <w:footnoteReference w:id="897"/>
            </w:r>
            <w:r w:rsidR="003641E3">
              <w:t>; let Israel bless the Lord</w:t>
            </w:r>
            <w:r w:rsidRPr="00BE273A">
              <w:t>: Praise Him and exalt Him above all forever.</w:t>
            </w:r>
          </w:p>
        </w:tc>
        <w:tc>
          <w:tcPr>
            <w:tcW w:w="288" w:type="dxa"/>
          </w:tcPr>
          <w:p w14:paraId="0A738F2A" w14:textId="77777777" w:rsidR="003758F4" w:rsidRDefault="003758F4" w:rsidP="003758F4"/>
        </w:tc>
      </w:tr>
      <w:tr w:rsidR="003758F4" w14:paraId="22E6A7D2" w14:textId="77777777" w:rsidTr="003758F4">
        <w:trPr>
          <w:cantSplit/>
          <w:jc w:val="center"/>
        </w:trPr>
        <w:tc>
          <w:tcPr>
            <w:tcW w:w="288" w:type="dxa"/>
          </w:tcPr>
          <w:p w14:paraId="25ABDC43" w14:textId="77777777" w:rsidR="003758F4" w:rsidRDefault="003758F4" w:rsidP="003758F4">
            <w:pPr>
              <w:pStyle w:val="CopticCross"/>
            </w:pPr>
          </w:p>
        </w:tc>
        <w:tc>
          <w:tcPr>
            <w:tcW w:w="3960" w:type="dxa"/>
          </w:tcPr>
          <w:p w14:paraId="4D2DC17E" w14:textId="79A5401E" w:rsidR="003758F4" w:rsidRPr="00BE273A" w:rsidRDefault="003641E3" w:rsidP="003758F4">
            <w:pPr>
              <w:pStyle w:val="EngEnd"/>
            </w:pPr>
            <w:r>
              <w:t>Bless the Lord, you</w:t>
            </w:r>
            <w:r w:rsidR="003758F4" w:rsidRPr="00BE273A">
              <w:t xml:space="preserve"> priests </w:t>
            </w:r>
            <w:commentRangeStart w:id="468"/>
            <w:r w:rsidR="003758F4" w:rsidRPr="00BE273A">
              <w:t xml:space="preserve">of </w:t>
            </w:r>
            <w:commentRangeEnd w:id="468"/>
            <w:r w:rsidR="003758F4" w:rsidRPr="00BE273A">
              <w:rPr>
                <w:rStyle w:val="CommentReference"/>
                <w:rFonts w:eastAsiaTheme="minorHAnsi"/>
                <w:sz w:val="24"/>
              </w:rPr>
              <w:commentReference w:id="468"/>
            </w:r>
            <w:r w:rsidR="003758F4" w:rsidRPr="00BE273A">
              <w:t>the Lord</w:t>
            </w:r>
            <w:r>
              <w:t>, and you servants of the Lord</w:t>
            </w:r>
            <w:r w:rsidR="003758F4" w:rsidRPr="00BE273A">
              <w:t>: Praise ye Him and exalt Him above all forever.</w:t>
            </w:r>
          </w:p>
        </w:tc>
        <w:tc>
          <w:tcPr>
            <w:tcW w:w="288" w:type="dxa"/>
          </w:tcPr>
          <w:p w14:paraId="6F64DFBA" w14:textId="77777777" w:rsidR="003758F4" w:rsidRDefault="003758F4" w:rsidP="003758F4"/>
        </w:tc>
      </w:tr>
      <w:tr w:rsidR="003758F4" w14:paraId="03503E06" w14:textId="77777777" w:rsidTr="003758F4">
        <w:trPr>
          <w:cantSplit/>
          <w:jc w:val="center"/>
        </w:trPr>
        <w:tc>
          <w:tcPr>
            <w:tcW w:w="288" w:type="dxa"/>
          </w:tcPr>
          <w:p w14:paraId="5CE6D8C4" w14:textId="0500C9F5" w:rsidR="003758F4" w:rsidRDefault="003641E3" w:rsidP="003758F4">
            <w:pPr>
              <w:pStyle w:val="CopticCross"/>
            </w:pPr>
            <w:r>
              <w:t>¿</w:t>
            </w:r>
          </w:p>
        </w:tc>
        <w:tc>
          <w:tcPr>
            <w:tcW w:w="3960" w:type="dxa"/>
          </w:tcPr>
          <w:p w14:paraId="1F16C533" w14:textId="2665D1C8" w:rsidR="003758F4" w:rsidRPr="00BE273A" w:rsidRDefault="003758F4" w:rsidP="003758F4">
            <w:pPr>
              <w:pStyle w:val="EngEnd"/>
            </w:pPr>
            <w:r w:rsidRPr="00BE273A">
              <w:t>Bless the Lord, O you spirits and souls of the righteous</w:t>
            </w:r>
            <w:r w:rsidR="003641E3">
              <w:t>, and you who are holy and humble in heart</w:t>
            </w:r>
            <w:r w:rsidRPr="00BE273A">
              <w:t>: Praise Him and exalt Him above all forever.</w:t>
            </w:r>
          </w:p>
        </w:tc>
        <w:tc>
          <w:tcPr>
            <w:tcW w:w="288" w:type="dxa"/>
          </w:tcPr>
          <w:p w14:paraId="479801E1" w14:textId="77777777" w:rsidR="003758F4" w:rsidRDefault="003758F4" w:rsidP="003758F4"/>
        </w:tc>
      </w:tr>
      <w:tr w:rsidR="003758F4" w14:paraId="53FC78EC" w14:textId="77777777" w:rsidTr="003758F4">
        <w:trPr>
          <w:cantSplit/>
          <w:jc w:val="center"/>
        </w:trPr>
        <w:tc>
          <w:tcPr>
            <w:tcW w:w="288" w:type="dxa"/>
          </w:tcPr>
          <w:p w14:paraId="75DCF4ED" w14:textId="77777777" w:rsidR="003758F4" w:rsidRDefault="003758F4" w:rsidP="003758F4">
            <w:pPr>
              <w:pStyle w:val="CopticCross"/>
            </w:pPr>
          </w:p>
        </w:tc>
        <w:tc>
          <w:tcPr>
            <w:tcW w:w="3960" w:type="dxa"/>
          </w:tcPr>
          <w:p w14:paraId="38AD2DB2" w14:textId="77777777" w:rsidR="003758F4" w:rsidRPr="00BE273A" w:rsidRDefault="003758F4" w:rsidP="003758F4">
            <w:pPr>
              <w:pStyle w:val="EngEnd"/>
            </w:pPr>
            <w:r w:rsidRPr="00BE273A">
              <w:t>Bless the Lord, O Hananias, Azarias and Misael: Praise Him and exalt Him above all forever.</w:t>
            </w:r>
            <w:r>
              <w:rPr>
                <w:rStyle w:val="FootnoteReference"/>
              </w:rPr>
              <w:footnoteReference w:id="898"/>
            </w:r>
          </w:p>
        </w:tc>
        <w:tc>
          <w:tcPr>
            <w:tcW w:w="288" w:type="dxa"/>
          </w:tcPr>
          <w:p w14:paraId="66BEDA68" w14:textId="77777777" w:rsidR="003758F4" w:rsidRDefault="003758F4" w:rsidP="003758F4"/>
        </w:tc>
      </w:tr>
      <w:tr w:rsidR="003758F4" w14:paraId="76FAE6B9" w14:textId="77777777" w:rsidTr="003758F4">
        <w:trPr>
          <w:cantSplit/>
          <w:jc w:val="center"/>
        </w:trPr>
        <w:tc>
          <w:tcPr>
            <w:tcW w:w="288" w:type="dxa"/>
          </w:tcPr>
          <w:p w14:paraId="17B7D5CC" w14:textId="77777777" w:rsidR="003758F4" w:rsidRDefault="003758F4" w:rsidP="003758F4">
            <w:pPr>
              <w:pStyle w:val="CopticCross"/>
            </w:pPr>
            <w:r>
              <w:t>¿</w:t>
            </w:r>
          </w:p>
        </w:tc>
        <w:tc>
          <w:tcPr>
            <w:tcW w:w="3960" w:type="dxa"/>
          </w:tcPr>
          <w:p w14:paraId="0291A158" w14:textId="77777777" w:rsidR="003758F4" w:rsidRPr="00BE273A" w:rsidRDefault="003758F4" w:rsidP="003758F4">
            <w:pPr>
              <w:pStyle w:val="EngEnd"/>
            </w:pPr>
            <w:commentRangeStart w:id="469"/>
            <w:r w:rsidRPr="00BE273A">
              <w:t xml:space="preserve">Bless </w:t>
            </w:r>
            <w:commentRangeEnd w:id="469"/>
            <w:r w:rsidRPr="00BE273A">
              <w:rPr>
                <w:rStyle w:val="CommentReference"/>
                <w:rFonts w:eastAsiaTheme="minorHAnsi"/>
                <w:sz w:val="24"/>
              </w:rPr>
              <w:commentReference w:id="469"/>
            </w:r>
            <w:r w:rsidRPr="00BE273A">
              <w:t xml:space="preserve">the Lord, O </w:t>
            </w:r>
            <w:r>
              <w:t xml:space="preserve">you </w:t>
            </w:r>
            <w:r w:rsidRPr="00BE273A">
              <w:t>that serve the Lord, God of our fathers: Praise Him and exalt Him above all forever.</w:t>
            </w:r>
          </w:p>
        </w:tc>
        <w:tc>
          <w:tcPr>
            <w:tcW w:w="288" w:type="dxa"/>
          </w:tcPr>
          <w:p w14:paraId="27E76338" w14:textId="77777777" w:rsidR="003758F4" w:rsidRDefault="003758F4" w:rsidP="003758F4"/>
        </w:tc>
      </w:tr>
    </w:tbl>
    <w:p w14:paraId="208432C0" w14:textId="7DB46A83" w:rsidR="00D31F38" w:rsidRDefault="00D31F38" w:rsidP="00D31F38">
      <w:pPr>
        <w:pStyle w:val="Heading5"/>
      </w:pPr>
      <w:bookmarkStart w:id="470" w:name="_Ref452620282"/>
      <w:r>
        <w:lastRenderedPageBreak/>
        <w:t>Psali Batos</w:t>
      </w:r>
      <w:bookmarkEnd w:id="457"/>
      <w:bookmarkEnd w:id="458"/>
      <w:bookmarkEnd w:id="459"/>
      <w:bookmarkEnd w:id="460"/>
      <w:bookmarkEnd w:id="461"/>
      <w:r w:rsidR="009E143A">
        <w:t xml:space="preserve"> on the Third Canticle</w:t>
      </w:r>
      <w:bookmarkEnd w:id="470"/>
    </w:p>
    <w:p w14:paraId="0A9BB669" w14:textId="77777777" w:rsidR="00D31F38" w:rsidRDefault="00D31F38" w:rsidP="00D31F38">
      <w:pPr>
        <w:pStyle w:val="Heading5non-TOC"/>
        <w:rPr>
          <w:lang w:val="en-US"/>
        </w:rPr>
      </w:pPr>
      <w:r w:rsidRPr="00D175BB">
        <w:t xml:space="preserve">Ⲯⲁⲗⲓ </w:t>
      </w:r>
      <w:r>
        <w:rPr>
          <w:lang w:val="en-US"/>
        </w:rPr>
        <w:t>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7193748" w14:textId="77777777" w:rsidTr="00E35F1F">
        <w:trPr>
          <w:cantSplit/>
          <w:jc w:val="center"/>
        </w:trPr>
        <w:tc>
          <w:tcPr>
            <w:tcW w:w="288" w:type="dxa"/>
          </w:tcPr>
          <w:p w14:paraId="12B198A3" w14:textId="77777777" w:rsidR="00D31F38" w:rsidRDefault="00D31F38" w:rsidP="00E35F1F">
            <w:pPr>
              <w:pStyle w:val="CopticCross"/>
            </w:pPr>
          </w:p>
        </w:tc>
        <w:tc>
          <w:tcPr>
            <w:tcW w:w="3960" w:type="dxa"/>
          </w:tcPr>
          <w:p w14:paraId="42396B6C" w14:textId="77777777" w:rsidR="00D31F38" w:rsidRDefault="00D31F38" w:rsidP="00E35F1F">
            <w:pPr>
              <w:pStyle w:val="EngHang"/>
              <w:rPr>
                <w:szCs w:val="20"/>
              </w:rPr>
            </w:pPr>
            <w:r w:rsidRPr="00C05A5B">
              <w:t xml:space="preserve">O sing </w:t>
            </w:r>
            <w:r>
              <w:t>to</w:t>
            </w:r>
            <w:r w:rsidRPr="00C05A5B">
              <w:t xml:space="preserve"> Him Who was crucified,</w:t>
            </w:r>
          </w:p>
          <w:p w14:paraId="2FDAEFA4" w14:textId="77777777" w:rsidR="00D31F38" w:rsidRPr="00C05A5B" w:rsidRDefault="00D31F38" w:rsidP="00E35F1F">
            <w:pPr>
              <w:pStyle w:val="EngHang"/>
              <w:rPr>
                <w:szCs w:val="20"/>
              </w:rPr>
            </w:pPr>
            <w:r w:rsidRPr="00C05A5B">
              <w:t>Buried and resurrected,</w:t>
            </w:r>
          </w:p>
          <w:p w14:paraId="7D284582" w14:textId="77777777" w:rsidR="00D31F38" w:rsidRPr="00C05A5B" w:rsidRDefault="00D31F38" w:rsidP="00E35F1F">
            <w:pPr>
              <w:pStyle w:val="EngHang"/>
              <w:rPr>
                <w:szCs w:val="20"/>
              </w:rPr>
            </w:pPr>
            <w:r w:rsidRPr="00C05A5B">
              <w:t xml:space="preserve">And trampled and </w:t>
            </w:r>
            <w:r>
              <w:t>destroyed</w:t>
            </w:r>
            <w:r w:rsidRPr="00C05A5B">
              <w:t xml:space="preserve"> death:</w:t>
            </w:r>
          </w:p>
          <w:p w14:paraId="0CFF91C1" w14:textId="77777777" w:rsidR="00D31F38" w:rsidRDefault="00D31F38" w:rsidP="00E35F1F">
            <w:pPr>
              <w:pStyle w:val="EngHang"/>
            </w:pPr>
            <w:r>
              <w:t>Praise</w:t>
            </w:r>
            <w:r w:rsidRPr="00C05A5B">
              <w:t xml:space="preserve"> Him and exalt Him above all.</w:t>
            </w:r>
          </w:p>
          <w:p w14:paraId="4387409A" w14:textId="77777777" w:rsidR="00D31F38" w:rsidRPr="00C05A5B" w:rsidRDefault="00D31F38" w:rsidP="00E35F1F">
            <w:pPr>
              <w:pStyle w:val="EngHangEnd"/>
            </w:pPr>
            <w:r>
              <w:t>(</w:t>
            </w:r>
            <w:r w:rsidRPr="00C05A5B">
              <w:t>Hos Erof ariho-oo chasf.</w:t>
            </w:r>
            <w:r>
              <w:t>)</w:t>
            </w:r>
          </w:p>
        </w:tc>
        <w:tc>
          <w:tcPr>
            <w:tcW w:w="288" w:type="dxa"/>
          </w:tcPr>
          <w:p w14:paraId="36C62338" w14:textId="77777777" w:rsidR="00D31F38" w:rsidRDefault="00D31F38" w:rsidP="00E35F1F">
            <w:pPr>
              <w:rPr>
                <w:lang w:val="en-US"/>
              </w:rPr>
            </w:pPr>
          </w:p>
        </w:tc>
        <w:tc>
          <w:tcPr>
            <w:tcW w:w="288" w:type="dxa"/>
          </w:tcPr>
          <w:p w14:paraId="6A41FBED" w14:textId="77777777" w:rsidR="00D31F38" w:rsidRDefault="00D31F38" w:rsidP="00E35F1F">
            <w:pPr>
              <w:pStyle w:val="CopticCross"/>
            </w:pPr>
          </w:p>
        </w:tc>
        <w:tc>
          <w:tcPr>
            <w:tcW w:w="3960" w:type="dxa"/>
          </w:tcPr>
          <w:p w14:paraId="006A921C" w14:textId="77777777" w:rsidR="00D31F38" w:rsidRDefault="00D31F38" w:rsidP="00E35F1F">
            <w:pPr>
              <w:pStyle w:val="CopticVersemulti-line"/>
            </w:pPr>
            <w:r w:rsidRPr="00436BDD">
              <w:t>Ⲁⲣⲓⲯⲁⲗⲓⲛ ⲉ̀ⲫⲏⲉ̀ⲧⲁⲩⲁϣϥ</w:t>
            </w:r>
          </w:p>
          <w:p w14:paraId="1373FBF0" w14:textId="77777777" w:rsidR="00D31F38" w:rsidRDefault="00D31F38" w:rsidP="00E35F1F">
            <w:pPr>
              <w:pStyle w:val="CopticVersemulti-line"/>
            </w:pPr>
            <w:r w:rsidRPr="00436BDD">
              <w:t>ⲉ̀ϩ̀ⲣⲏⲓ ⲉ̀ϫⲱⲛ ⲟⲩⲟϩ ⲁⲩⲕⲟⲥϥ</w:t>
            </w:r>
          </w:p>
          <w:p w14:paraId="6394EFC4" w14:textId="77777777" w:rsidR="00D31F38" w:rsidRDefault="00D31F38" w:rsidP="00E35F1F">
            <w:pPr>
              <w:pStyle w:val="CopticVersemulti-line"/>
            </w:pPr>
            <w:r w:rsidRPr="00436BDD">
              <w:t xml:space="preserve">ⲁϥⲧⲱⲛϥ ⲁϥⲕⲱⲣϥ ⲙ̀ⲫ̀ⲙⲟⲩ ⲁϥϯϣⲟϣϥ </w:t>
            </w:r>
          </w:p>
          <w:p w14:paraId="63BF25C7" w14:textId="77777777" w:rsidR="00D31F38" w:rsidRPr="00436BDD" w:rsidRDefault="00D31F38" w:rsidP="00E35F1F">
            <w:pPr>
              <w:pStyle w:val="CopticVerse"/>
            </w:pPr>
            <w:r w:rsidRPr="00436BDD">
              <w:t>ϩⲱⲥ ⲉ̀ⲣⲟϥ ⲁ̀ⲣⲓϩⲟⲩⲟ̀ ϭⲁⲥϥ.</w:t>
            </w:r>
          </w:p>
        </w:tc>
      </w:tr>
      <w:tr w:rsidR="00D31F38" w14:paraId="6168B1C7" w14:textId="77777777" w:rsidTr="00E35F1F">
        <w:trPr>
          <w:cantSplit/>
          <w:jc w:val="center"/>
        </w:trPr>
        <w:tc>
          <w:tcPr>
            <w:tcW w:w="288" w:type="dxa"/>
          </w:tcPr>
          <w:p w14:paraId="5D6AA5E3" w14:textId="77777777" w:rsidR="00D31F38" w:rsidRDefault="00D31F38" w:rsidP="00E35F1F">
            <w:pPr>
              <w:pStyle w:val="CopticCross"/>
            </w:pPr>
          </w:p>
        </w:tc>
        <w:tc>
          <w:tcPr>
            <w:tcW w:w="3960" w:type="dxa"/>
          </w:tcPr>
          <w:p w14:paraId="5F6AE269" w14:textId="77777777" w:rsidR="00D31F38" w:rsidRPr="00C05A5B" w:rsidRDefault="00D31F38" w:rsidP="00E35F1F">
            <w:pPr>
              <w:pStyle w:val="EngHang"/>
              <w:rPr>
                <w:szCs w:val="20"/>
              </w:rPr>
            </w:pPr>
            <w:r w:rsidRPr="00C05A5B">
              <w:t>Take off the old man,</w:t>
            </w:r>
          </w:p>
          <w:p w14:paraId="227CB408" w14:textId="77777777" w:rsidR="00D31F38" w:rsidRPr="00C05A5B" w:rsidRDefault="00D31F38" w:rsidP="00E35F1F">
            <w:pPr>
              <w:pStyle w:val="EngHang"/>
              <w:rPr>
                <w:szCs w:val="20"/>
              </w:rPr>
            </w:pPr>
            <w:r w:rsidRPr="00C05A5B">
              <w:t>And put on the new</w:t>
            </w:r>
            <w:r>
              <w:t xml:space="preserve"> and better</w:t>
            </w:r>
            <w:r w:rsidRPr="00C05A5B">
              <w:t xml:space="preserve"> one.</w:t>
            </w:r>
          </w:p>
          <w:p w14:paraId="2513613D" w14:textId="77777777" w:rsidR="00D31F38" w:rsidRPr="00C05A5B" w:rsidRDefault="00D31F38" w:rsidP="00E35F1F">
            <w:pPr>
              <w:pStyle w:val="EngHang"/>
              <w:rPr>
                <w:szCs w:val="20"/>
              </w:rPr>
            </w:pPr>
            <w:r w:rsidRPr="00C05A5B">
              <w:t>Come closer to His great mercy:</w:t>
            </w:r>
          </w:p>
          <w:p w14:paraId="73861BD4" w14:textId="77777777" w:rsidR="00D31F38" w:rsidRDefault="00D31F38" w:rsidP="00E35F1F">
            <w:pPr>
              <w:pStyle w:val="EngHangEnd"/>
            </w:pPr>
            <w:r>
              <w:t xml:space="preserve">Praise </w:t>
            </w:r>
            <w:r w:rsidRPr="00C05A5B">
              <w:t>Him and exalt Him above all.</w:t>
            </w:r>
          </w:p>
        </w:tc>
        <w:tc>
          <w:tcPr>
            <w:tcW w:w="288" w:type="dxa"/>
          </w:tcPr>
          <w:p w14:paraId="7AE67678" w14:textId="77777777" w:rsidR="00D31F38" w:rsidRDefault="00D31F38" w:rsidP="00E35F1F">
            <w:pPr>
              <w:rPr>
                <w:lang w:val="en-US"/>
              </w:rPr>
            </w:pPr>
          </w:p>
        </w:tc>
        <w:tc>
          <w:tcPr>
            <w:tcW w:w="288" w:type="dxa"/>
          </w:tcPr>
          <w:p w14:paraId="765BCD81" w14:textId="77777777" w:rsidR="00D31F38" w:rsidRDefault="00D31F38" w:rsidP="00E35F1F">
            <w:pPr>
              <w:pStyle w:val="CopticCross"/>
            </w:pPr>
          </w:p>
        </w:tc>
        <w:tc>
          <w:tcPr>
            <w:tcW w:w="3960" w:type="dxa"/>
          </w:tcPr>
          <w:p w14:paraId="3AE7CE11" w14:textId="77777777" w:rsidR="00D31F38" w:rsidRDefault="00D31F38" w:rsidP="00E35F1F">
            <w:pPr>
              <w:pStyle w:val="CopticVersemulti-line"/>
            </w:pPr>
            <w:r w:rsidRPr="00436BDD">
              <w:t>Ⲃⲱϣ ⲙ̀ⲡⲓⲣⲱⲙⲓ ⲙ̀ⲡⲁⲗⲉⲟⲥ</w:t>
            </w:r>
          </w:p>
          <w:p w14:paraId="69D933EC" w14:textId="77777777" w:rsidR="00D31F38" w:rsidRDefault="00D31F38" w:rsidP="00E35F1F">
            <w:pPr>
              <w:pStyle w:val="CopticVersemulti-line"/>
            </w:pPr>
            <w:r w:rsidRPr="00436BDD">
              <w:t>ⲟⲩⲟϩ ϫⲱⲗϩ ⲙ̀ⲡⲓⲃⲉⲣⲓ ⲉⲩⲕ̀ⲗⲉⲟⲥ</w:t>
            </w:r>
          </w:p>
          <w:p w14:paraId="4CA9C517" w14:textId="77777777" w:rsidR="00D31F38" w:rsidRDefault="00D31F38" w:rsidP="00E35F1F">
            <w:pPr>
              <w:pStyle w:val="CopticVersemulti-line"/>
            </w:pPr>
            <w:r w:rsidRPr="00436BDD">
              <w:t>ⲟⲩⲟϩ ⲉ̀ϧⲱⲛⲧ ⲉ̀ⲙⲉⲅⲁⲉ̀ⲗⲉⲟⲥ</w:t>
            </w:r>
          </w:p>
          <w:p w14:paraId="27FAF3D3" w14:textId="77777777" w:rsidR="00D31F38" w:rsidRPr="00436BDD" w:rsidRDefault="00D31F38" w:rsidP="00E35F1F">
            <w:pPr>
              <w:pStyle w:val="CopticVerse"/>
            </w:pPr>
            <w:r w:rsidRPr="00436BDD">
              <w:t>ϩⲱⲥ ⲉ̀ⲣⲟϥ ⲁ̀ⲣⲓϩⲟⲩⲟ̀ ϭⲁⲥϥ.</w:t>
            </w:r>
          </w:p>
        </w:tc>
      </w:tr>
      <w:tr w:rsidR="00D31F38" w14:paraId="6A239623" w14:textId="77777777" w:rsidTr="00E35F1F">
        <w:trPr>
          <w:cantSplit/>
          <w:jc w:val="center"/>
        </w:trPr>
        <w:tc>
          <w:tcPr>
            <w:tcW w:w="288" w:type="dxa"/>
          </w:tcPr>
          <w:p w14:paraId="08790E1E" w14:textId="77777777" w:rsidR="00D31F38" w:rsidRDefault="00D31F38" w:rsidP="00E35F1F">
            <w:pPr>
              <w:pStyle w:val="CopticCross"/>
            </w:pPr>
            <w:r>
              <w:t>¿</w:t>
            </w:r>
          </w:p>
        </w:tc>
        <w:tc>
          <w:tcPr>
            <w:tcW w:w="3960" w:type="dxa"/>
          </w:tcPr>
          <w:p w14:paraId="271F3AD0" w14:textId="77777777" w:rsidR="00D31F38" w:rsidRPr="00C05A5B" w:rsidRDefault="00D31F38" w:rsidP="00E35F1F">
            <w:pPr>
              <w:pStyle w:val="EngHang"/>
              <w:rPr>
                <w:szCs w:val="20"/>
              </w:rPr>
            </w:pPr>
            <w:r w:rsidRPr="00C05A5B">
              <w:t xml:space="preserve">All </w:t>
            </w:r>
            <w:r>
              <w:t>you</w:t>
            </w:r>
            <w:r w:rsidRPr="00C05A5B">
              <w:t xml:space="preserve"> Christian people, </w:t>
            </w:r>
          </w:p>
          <w:p w14:paraId="742013F4" w14:textId="77777777" w:rsidR="00D31F38" w:rsidRPr="00C05A5B" w:rsidRDefault="00D31F38" w:rsidP="00E35F1F">
            <w:pPr>
              <w:pStyle w:val="EngHang"/>
              <w:rPr>
                <w:szCs w:val="20"/>
              </w:rPr>
            </w:pPr>
            <w:r w:rsidRPr="00C05A5B">
              <w:t xml:space="preserve">The priests and the deacons, </w:t>
            </w:r>
          </w:p>
          <w:p w14:paraId="0DAA620B" w14:textId="77777777" w:rsidR="00D31F38" w:rsidRPr="00C05A5B" w:rsidRDefault="00D31F38" w:rsidP="00E35F1F">
            <w:pPr>
              <w:pStyle w:val="EngHang"/>
              <w:rPr>
                <w:szCs w:val="20"/>
              </w:rPr>
            </w:pPr>
            <w:r w:rsidRPr="00C05A5B">
              <w:t>Glorify the Lord for He is worthy:</w:t>
            </w:r>
          </w:p>
          <w:p w14:paraId="5C7FF0C6" w14:textId="77777777" w:rsidR="00D31F38" w:rsidRDefault="00D31F38" w:rsidP="00E35F1F">
            <w:pPr>
              <w:pStyle w:val="EngHangEnd"/>
            </w:pPr>
            <w:r>
              <w:t>Praise</w:t>
            </w:r>
            <w:r w:rsidRPr="00C05A5B">
              <w:t xml:space="preserve"> Him and exalt Him above all.</w:t>
            </w:r>
          </w:p>
        </w:tc>
        <w:tc>
          <w:tcPr>
            <w:tcW w:w="288" w:type="dxa"/>
          </w:tcPr>
          <w:p w14:paraId="3344BF49" w14:textId="77777777" w:rsidR="00D31F38" w:rsidRDefault="00D31F38" w:rsidP="00E35F1F">
            <w:pPr>
              <w:rPr>
                <w:lang w:val="en-US"/>
              </w:rPr>
            </w:pPr>
          </w:p>
        </w:tc>
        <w:tc>
          <w:tcPr>
            <w:tcW w:w="288" w:type="dxa"/>
          </w:tcPr>
          <w:p w14:paraId="6F6B27D0" w14:textId="77777777" w:rsidR="00D31F38" w:rsidRDefault="00D31F38" w:rsidP="00E35F1F">
            <w:pPr>
              <w:pStyle w:val="CopticCross"/>
            </w:pPr>
            <w:r>
              <w:t>¿</w:t>
            </w:r>
          </w:p>
        </w:tc>
        <w:tc>
          <w:tcPr>
            <w:tcW w:w="3960" w:type="dxa"/>
          </w:tcPr>
          <w:p w14:paraId="7CE33DA9" w14:textId="77777777" w:rsidR="00D31F38" w:rsidRDefault="00D31F38" w:rsidP="00E35F1F">
            <w:pPr>
              <w:pStyle w:val="CopticVersemulti-line"/>
            </w:pPr>
            <w:r w:rsidRPr="00436BDD">
              <w:t>Ⲅⲉⲛⲟⲥ ⲛ̀ⲛⲓⲭ̀ⲣⲓⲥⲧⲓⲁ̀ⲛⲟⲥ</w:t>
            </w:r>
          </w:p>
          <w:p w14:paraId="34C17A33" w14:textId="77777777" w:rsidR="00D31F38" w:rsidRDefault="00D31F38" w:rsidP="00E35F1F">
            <w:pPr>
              <w:pStyle w:val="CopticVersemulti-line"/>
            </w:pPr>
            <w:r w:rsidRPr="00436BDD">
              <w:t>ⲛⲓⲡ̀ⲣⲉⲥⲃⲩⲧⲉⲣⲟⲥ ⲕⲉ ⲇⲓⲁ̀ⲕⲟⲛⲟⲥ</w:t>
            </w:r>
          </w:p>
          <w:p w14:paraId="7D79CF77" w14:textId="77777777" w:rsidR="00D31F38" w:rsidRDefault="00D31F38" w:rsidP="00E35F1F">
            <w:pPr>
              <w:pStyle w:val="CopticVersemulti-line"/>
            </w:pPr>
            <w:r w:rsidRPr="00436BDD">
              <w:t>ⲙⲁⲱ̀ⲟⲩ ⲙ̀Ⲡⲟ̅ⲥ̅ ϫⲉ ⲟⲩϩⲓⲕⲁⲛⲟⲥ</w:t>
            </w:r>
          </w:p>
          <w:p w14:paraId="4518F95F" w14:textId="77777777" w:rsidR="00D31F38" w:rsidRPr="00436BDD" w:rsidRDefault="00D31F38" w:rsidP="00E35F1F">
            <w:pPr>
              <w:pStyle w:val="CopticVerse"/>
            </w:pPr>
            <w:r w:rsidRPr="00436BDD">
              <w:t>ϩⲱⲥ ⲉ̀ⲣⲟϥ ⲁ̀ⲣⲓϩⲟⲩⲟ̀ ϭⲁⲥϥ.</w:t>
            </w:r>
          </w:p>
        </w:tc>
      </w:tr>
      <w:tr w:rsidR="00D31F38" w14:paraId="7D29FA8C" w14:textId="77777777" w:rsidTr="00E35F1F">
        <w:trPr>
          <w:cantSplit/>
          <w:jc w:val="center"/>
        </w:trPr>
        <w:tc>
          <w:tcPr>
            <w:tcW w:w="288" w:type="dxa"/>
          </w:tcPr>
          <w:p w14:paraId="7243BABE" w14:textId="77777777" w:rsidR="00D31F38" w:rsidRDefault="00D31F38" w:rsidP="00E35F1F">
            <w:pPr>
              <w:pStyle w:val="CopticCross"/>
            </w:pPr>
            <w:r>
              <w:t>¿</w:t>
            </w:r>
          </w:p>
        </w:tc>
        <w:tc>
          <w:tcPr>
            <w:tcW w:w="3960" w:type="dxa"/>
          </w:tcPr>
          <w:p w14:paraId="2B5FF8CC" w14:textId="77777777" w:rsidR="00D31F38" w:rsidRPr="00C05A5B" w:rsidRDefault="00D31F38" w:rsidP="00E35F1F">
            <w:pPr>
              <w:pStyle w:val="EngHang"/>
              <w:rPr>
                <w:szCs w:val="20"/>
              </w:rPr>
            </w:pPr>
            <w:r w:rsidRPr="00C05A5B">
              <w:t xml:space="preserve">Come unto us, </w:t>
            </w:r>
            <w:r>
              <w:t>O</w:t>
            </w:r>
            <w:r w:rsidRPr="00C05A5B">
              <w:t xml:space="preserve"> Three Children, </w:t>
            </w:r>
          </w:p>
          <w:p w14:paraId="1BD861A2" w14:textId="77777777" w:rsidR="00D31F38" w:rsidRPr="00C05A5B" w:rsidRDefault="00D31F38" w:rsidP="00E35F1F">
            <w:pPr>
              <w:pStyle w:val="EngHang"/>
              <w:rPr>
                <w:szCs w:val="20"/>
              </w:rPr>
            </w:pPr>
            <w:r w:rsidRPr="00C05A5B">
              <w:t xml:space="preserve">Whom Christ our God has saved, </w:t>
            </w:r>
          </w:p>
          <w:p w14:paraId="57264E2E" w14:textId="77777777" w:rsidR="00D31F38" w:rsidRDefault="00D31F38" w:rsidP="00E35F1F">
            <w:pPr>
              <w:pStyle w:val="EngHang"/>
            </w:pPr>
            <w:r w:rsidRPr="00C05A5B">
              <w:t xml:space="preserve">And </w:t>
            </w:r>
            <w:r>
              <w:t xml:space="preserve">had delivered </w:t>
            </w:r>
            <w:r w:rsidRPr="00C05A5B">
              <w:t>from the</w:t>
            </w:r>
            <w:r>
              <w:t xml:space="preserve"> devil</w:t>
            </w:r>
            <w:r w:rsidRPr="00C05A5B">
              <w:t>:</w:t>
            </w:r>
          </w:p>
          <w:p w14:paraId="73921BBE" w14:textId="77777777" w:rsidR="00D31F38" w:rsidRPr="00C05A5B" w:rsidRDefault="00D31F38" w:rsidP="00E35F1F">
            <w:pPr>
              <w:pStyle w:val="EngHangEnd"/>
            </w:pPr>
            <w:r>
              <w:t xml:space="preserve">Praise </w:t>
            </w:r>
            <w:r w:rsidRPr="00C05A5B">
              <w:t>Him and exalt Him above all.</w:t>
            </w:r>
          </w:p>
        </w:tc>
        <w:tc>
          <w:tcPr>
            <w:tcW w:w="288" w:type="dxa"/>
          </w:tcPr>
          <w:p w14:paraId="473F2A7B" w14:textId="77777777" w:rsidR="00D31F38" w:rsidRDefault="00D31F38" w:rsidP="00E35F1F">
            <w:pPr>
              <w:rPr>
                <w:lang w:val="en-US"/>
              </w:rPr>
            </w:pPr>
          </w:p>
        </w:tc>
        <w:tc>
          <w:tcPr>
            <w:tcW w:w="288" w:type="dxa"/>
          </w:tcPr>
          <w:p w14:paraId="5D4D7E3C" w14:textId="77777777" w:rsidR="00D31F38" w:rsidRDefault="00D31F38" w:rsidP="00E35F1F">
            <w:pPr>
              <w:pStyle w:val="CopticCross"/>
            </w:pPr>
            <w:r>
              <w:t>¿</w:t>
            </w:r>
          </w:p>
        </w:tc>
        <w:tc>
          <w:tcPr>
            <w:tcW w:w="3960" w:type="dxa"/>
          </w:tcPr>
          <w:p w14:paraId="00F09D91" w14:textId="77777777" w:rsidR="00D31F38" w:rsidRDefault="00D31F38" w:rsidP="00E35F1F">
            <w:pPr>
              <w:pStyle w:val="CopticVersemulti-line"/>
            </w:pPr>
            <w:r w:rsidRPr="00436BDD">
              <w:t>Ⲇⲉⲩⲧⲉ ϩⲁⲣⲟⲛ ⲱ̀ ⲡⲓⲅ̅ ⲛ̀ⲁ̀ⲗⲟⲩ</w:t>
            </w:r>
          </w:p>
          <w:p w14:paraId="29D96805" w14:textId="77777777" w:rsidR="00D31F38" w:rsidRDefault="00D31F38" w:rsidP="00E35F1F">
            <w:pPr>
              <w:pStyle w:val="CopticVersemulti-line"/>
            </w:pPr>
            <w:r w:rsidRPr="00436BDD">
              <w:t>ⲉ̀ⲧⲁ Ⲡⲭ̅ⲥ Ⲡⲉⲛⲛⲟⲩϯ ⲟ̀ⲗⲟⲩ</w:t>
            </w:r>
          </w:p>
          <w:p w14:paraId="14783EF8" w14:textId="77777777" w:rsidR="00D31F38" w:rsidRDefault="00D31F38" w:rsidP="00E35F1F">
            <w:pPr>
              <w:pStyle w:val="CopticVersemulti-line"/>
            </w:pPr>
            <w:r w:rsidRPr="00436BDD">
              <w:t>ⲁϥⲛⲁϩⲙⲟⲩ ⲉ̀ⲃⲟⲗϩⲁ ⲡⲓⲇⲓⲁ̀ⲃⲟⲗⲟⲩ</w:t>
            </w:r>
          </w:p>
          <w:p w14:paraId="64146315" w14:textId="77777777" w:rsidR="00D31F38" w:rsidRPr="00436BDD" w:rsidRDefault="00D31F38" w:rsidP="00E35F1F">
            <w:pPr>
              <w:pStyle w:val="CopticVerse"/>
            </w:pPr>
            <w:r w:rsidRPr="00436BDD">
              <w:t>ϩⲱⲥ ⲉ̀ⲣⲟϥ ⲁ̀ⲣⲓϩⲟⲩⲟ̀ ϭⲁⲥϥ.</w:t>
            </w:r>
          </w:p>
        </w:tc>
      </w:tr>
      <w:tr w:rsidR="00D31F38" w14:paraId="60BAC850" w14:textId="77777777" w:rsidTr="00E35F1F">
        <w:trPr>
          <w:cantSplit/>
          <w:jc w:val="center"/>
        </w:trPr>
        <w:tc>
          <w:tcPr>
            <w:tcW w:w="288" w:type="dxa"/>
          </w:tcPr>
          <w:p w14:paraId="4E7DD42E" w14:textId="77777777" w:rsidR="00D31F38" w:rsidRDefault="00D31F38" w:rsidP="00E35F1F">
            <w:pPr>
              <w:pStyle w:val="CopticCross"/>
            </w:pPr>
          </w:p>
        </w:tc>
        <w:tc>
          <w:tcPr>
            <w:tcW w:w="3960" w:type="dxa"/>
          </w:tcPr>
          <w:p w14:paraId="4C41C459" w14:textId="77777777" w:rsidR="00D31F38" w:rsidRPr="00C05A5B" w:rsidRDefault="00D31F38" w:rsidP="00E35F1F">
            <w:pPr>
              <w:pStyle w:val="EngHang"/>
              <w:rPr>
                <w:szCs w:val="20"/>
              </w:rPr>
            </w:pPr>
            <w:r w:rsidRPr="00C05A5B">
              <w:t xml:space="preserve">For the sake of your God, the Messiah, </w:t>
            </w:r>
          </w:p>
          <w:p w14:paraId="121669CB" w14:textId="77777777" w:rsidR="00D31F38" w:rsidRPr="00C05A5B" w:rsidRDefault="00D31F38" w:rsidP="00E35F1F">
            <w:pPr>
              <w:pStyle w:val="EngHang"/>
              <w:rPr>
                <w:szCs w:val="20"/>
              </w:rPr>
            </w:pPr>
            <w:r w:rsidRPr="00C05A5B">
              <w:t xml:space="preserve">The </w:t>
            </w:r>
            <w:commentRangeStart w:id="471"/>
            <w:r>
              <w:t>Giver</w:t>
            </w:r>
            <w:r w:rsidRPr="00C05A5B">
              <w:t xml:space="preserve"> </w:t>
            </w:r>
            <w:commentRangeEnd w:id="471"/>
            <w:r>
              <w:rPr>
                <w:rStyle w:val="CommentReference"/>
                <w:rFonts w:eastAsiaTheme="minorHAnsi" w:cstheme="minorBidi"/>
                <w:color w:val="auto"/>
                <w:lang w:val="en-CA"/>
              </w:rPr>
              <w:commentReference w:id="471"/>
            </w:r>
            <w:r w:rsidRPr="00C05A5B">
              <w:t xml:space="preserve">of all good things, </w:t>
            </w:r>
          </w:p>
          <w:p w14:paraId="00E553F6" w14:textId="77777777" w:rsidR="00D31F38" w:rsidRDefault="00D31F38" w:rsidP="00E35F1F">
            <w:pPr>
              <w:pStyle w:val="EngHang"/>
            </w:pPr>
            <w:r w:rsidRPr="00C05A5B">
              <w:t xml:space="preserve">Come unto us, </w:t>
            </w:r>
            <w:r>
              <w:t>Ha</w:t>
            </w:r>
            <w:commentRangeStart w:id="472"/>
            <w:r w:rsidRPr="00C05A5B">
              <w:t>nanias</w:t>
            </w:r>
            <w:commentRangeEnd w:id="472"/>
            <w:r>
              <w:rPr>
                <w:rStyle w:val="CommentReference"/>
                <w:rFonts w:eastAsiaTheme="minorHAnsi" w:cstheme="minorBidi"/>
                <w:color w:val="auto"/>
                <w:lang w:val="en-CA"/>
              </w:rPr>
              <w:commentReference w:id="472"/>
            </w:r>
          </w:p>
          <w:p w14:paraId="78D2B538" w14:textId="77777777" w:rsidR="00D31F38" w:rsidRDefault="00D31F38" w:rsidP="00E35F1F">
            <w:pPr>
              <w:pStyle w:val="EngHangEnd"/>
            </w:pPr>
            <w:r>
              <w:t>Praise</w:t>
            </w:r>
            <w:r w:rsidRPr="00C05A5B">
              <w:t xml:space="preserve"> Him and exalt Him above all.</w:t>
            </w:r>
          </w:p>
        </w:tc>
        <w:tc>
          <w:tcPr>
            <w:tcW w:w="288" w:type="dxa"/>
          </w:tcPr>
          <w:p w14:paraId="467F0FAB" w14:textId="77777777" w:rsidR="00D31F38" w:rsidRDefault="00D31F38" w:rsidP="00E35F1F">
            <w:pPr>
              <w:rPr>
                <w:lang w:val="en-US"/>
              </w:rPr>
            </w:pPr>
          </w:p>
        </w:tc>
        <w:tc>
          <w:tcPr>
            <w:tcW w:w="288" w:type="dxa"/>
          </w:tcPr>
          <w:p w14:paraId="1388EEE9" w14:textId="77777777" w:rsidR="00D31F38" w:rsidRDefault="00D31F38" w:rsidP="00E35F1F">
            <w:pPr>
              <w:pStyle w:val="CopticCross"/>
            </w:pPr>
          </w:p>
        </w:tc>
        <w:tc>
          <w:tcPr>
            <w:tcW w:w="3960" w:type="dxa"/>
          </w:tcPr>
          <w:p w14:paraId="074227AE" w14:textId="77777777" w:rsidR="00D31F38" w:rsidRDefault="00D31F38" w:rsidP="00E35F1F">
            <w:pPr>
              <w:pStyle w:val="CopticVersemulti-line"/>
            </w:pPr>
            <w:r w:rsidRPr="00436BDD">
              <w:t>Ⲉⲑⲃⲉ Ⲡⲉⲕⲛⲟⲩϯ Ⲙⲁⲥⲓⲁⲥ</w:t>
            </w:r>
          </w:p>
          <w:p w14:paraId="0FF8F92F" w14:textId="77777777" w:rsidR="00D31F38" w:rsidRDefault="00D31F38" w:rsidP="00E35F1F">
            <w:pPr>
              <w:pStyle w:val="CopticVersemulti-line"/>
            </w:pPr>
            <w:r w:rsidRPr="00436BDD">
              <w:t>ⲫ̀ⲣⲉϥϯ ⲛ̀ⲉⲩⲉⲣⲅⲉⲥⲓⲁⲥ</w:t>
            </w:r>
          </w:p>
          <w:p w14:paraId="5D7C31AD" w14:textId="77777777" w:rsidR="00D31F38" w:rsidRDefault="00D31F38" w:rsidP="00E35F1F">
            <w:pPr>
              <w:pStyle w:val="CopticVersemulti-line"/>
            </w:pPr>
            <w:r w:rsidRPr="00436BDD">
              <w:t>ⲁ̀ⲙⲟⲩ ϣⲁⲣⲟⲛ Ⲁ̀ⲛⲁⲛⲓⲁⲥ</w:t>
            </w:r>
          </w:p>
          <w:p w14:paraId="008A9D22" w14:textId="77777777" w:rsidR="00D31F38" w:rsidRPr="00436BDD" w:rsidRDefault="00D31F38" w:rsidP="00E35F1F">
            <w:pPr>
              <w:pStyle w:val="CopticVerse"/>
            </w:pPr>
            <w:r w:rsidRPr="00436BDD">
              <w:t>ϩⲱⲥ ⲉ̀ⲣⲟϥ ⲁ̀ⲣⲓϩⲟⲩⲟ̀ ϭⲁⲥϥ.</w:t>
            </w:r>
          </w:p>
        </w:tc>
      </w:tr>
      <w:tr w:rsidR="00D31F38" w14:paraId="5A8E8FC2" w14:textId="77777777" w:rsidTr="00E35F1F">
        <w:trPr>
          <w:cantSplit/>
          <w:jc w:val="center"/>
        </w:trPr>
        <w:tc>
          <w:tcPr>
            <w:tcW w:w="288" w:type="dxa"/>
          </w:tcPr>
          <w:p w14:paraId="78A39048" w14:textId="77777777" w:rsidR="00D31F38" w:rsidRDefault="00D31F38" w:rsidP="00E35F1F">
            <w:pPr>
              <w:pStyle w:val="CopticCross"/>
            </w:pPr>
          </w:p>
        </w:tc>
        <w:tc>
          <w:tcPr>
            <w:tcW w:w="3960" w:type="dxa"/>
          </w:tcPr>
          <w:p w14:paraId="35E3230D" w14:textId="77777777" w:rsidR="00D31F38" w:rsidRPr="00C05A5B" w:rsidRDefault="00D31F38" w:rsidP="00E35F1F">
            <w:pPr>
              <w:pStyle w:val="EngHang"/>
              <w:rPr>
                <w:szCs w:val="20"/>
              </w:rPr>
            </w:pPr>
            <w:r w:rsidRPr="00C05A5B">
              <w:t xml:space="preserve">O Azareas, the zealot, </w:t>
            </w:r>
          </w:p>
          <w:p w14:paraId="65C47E2A" w14:textId="77777777" w:rsidR="00D31F38" w:rsidRPr="00C05A5B" w:rsidRDefault="00D31F38" w:rsidP="00E35F1F">
            <w:pPr>
              <w:pStyle w:val="EngHang"/>
              <w:rPr>
                <w:szCs w:val="20"/>
              </w:rPr>
            </w:pPr>
            <w:commentRangeStart w:id="473"/>
            <w:r w:rsidRPr="00C05A5B">
              <w:t>Morning</w:t>
            </w:r>
            <w:commentRangeEnd w:id="473"/>
            <w:r>
              <w:rPr>
                <w:rStyle w:val="CommentReference"/>
                <w:rFonts w:eastAsiaTheme="minorHAnsi" w:cstheme="minorBidi"/>
                <w:color w:val="auto"/>
                <w:lang w:val="en-CA"/>
              </w:rPr>
              <w:commentReference w:id="473"/>
            </w:r>
            <w:r w:rsidRPr="00C05A5B">
              <w:t xml:space="preserve">, noon and evening, </w:t>
            </w:r>
          </w:p>
          <w:p w14:paraId="3E29064C" w14:textId="77777777" w:rsidR="00D31F38" w:rsidRPr="00C05A5B" w:rsidRDefault="00D31F38" w:rsidP="00E35F1F">
            <w:pPr>
              <w:pStyle w:val="EngHang"/>
              <w:rPr>
                <w:szCs w:val="20"/>
              </w:rPr>
            </w:pPr>
            <w:r w:rsidRPr="00C05A5B">
              <w:t>Glorify the power of the Trinity:</w:t>
            </w:r>
          </w:p>
          <w:p w14:paraId="46E360CF" w14:textId="77777777" w:rsidR="00D31F38" w:rsidRDefault="00D31F38" w:rsidP="00E35F1F">
            <w:pPr>
              <w:pStyle w:val="EngHangEnd"/>
            </w:pPr>
            <w:r>
              <w:t xml:space="preserve">Praise </w:t>
            </w:r>
            <w:r w:rsidRPr="00C05A5B">
              <w:t>Him and exalt Him above all.</w:t>
            </w:r>
          </w:p>
        </w:tc>
        <w:tc>
          <w:tcPr>
            <w:tcW w:w="288" w:type="dxa"/>
          </w:tcPr>
          <w:p w14:paraId="1C05BED1" w14:textId="77777777" w:rsidR="00D31F38" w:rsidRDefault="00D31F38" w:rsidP="00E35F1F">
            <w:pPr>
              <w:rPr>
                <w:lang w:val="en-US"/>
              </w:rPr>
            </w:pPr>
          </w:p>
        </w:tc>
        <w:tc>
          <w:tcPr>
            <w:tcW w:w="288" w:type="dxa"/>
          </w:tcPr>
          <w:p w14:paraId="237614B2" w14:textId="77777777" w:rsidR="00D31F38" w:rsidRDefault="00D31F38" w:rsidP="00E35F1F">
            <w:pPr>
              <w:pStyle w:val="CopticCross"/>
            </w:pPr>
          </w:p>
        </w:tc>
        <w:tc>
          <w:tcPr>
            <w:tcW w:w="3960" w:type="dxa"/>
          </w:tcPr>
          <w:p w14:paraId="0404B00F" w14:textId="77777777" w:rsidR="00D31F38" w:rsidRDefault="00D31F38" w:rsidP="00E35F1F">
            <w:pPr>
              <w:pStyle w:val="CopticVersemulti-line"/>
            </w:pPr>
            <w:r w:rsidRPr="00436BDD">
              <w:t>Ⲍⲏⲗⲱⲧⲉ Ⲁ̀ⲍⲁⲣⲓⲁⲥ</w:t>
            </w:r>
          </w:p>
          <w:p w14:paraId="42E2D630" w14:textId="77777777" w:rsidR="00D31F38" w:rsidRDefault="00D31F38" w:rsidP="00E35F1F">
            <w:pPr>
              <w:pStyle w:val="CopticVersemulti-line"/>
            </w:pPr>
            <w:r w:rsidRPr="00436BDD">
              <w:t>ⲉⲥⲡⲉⲣⲁⲥ ⲕⲉ ⲡ̀ⲣⲱⲓ̀ ⲕⲉ ⲙⲉⲥⲏⲙ ⲃ̀ⲣⲓⲁⲥ</w:t>
            </w:r>
          </w:p>
          <w:p w14:paraId="133FC5C2" w14:textId="77777777" w:rsidR="00D31F38" w:rsidRDefault="00D31F38" w:rsidP="00E35F1F">
            <w:pPr>
              <w:pStyle w:val="CopticVersemulti-line"/>
            </w:pPr>
            <w:r w:rsidRPr="00436BDD">
              <w:t>ⲙⲁⲱ̀ⲟⲩ ⲛ̀ⲧ̀ϫⲟⲙ ⲛ̀Ϯⲧ̀ⲣⲓⲁⲥ</w:t>
            </w:r>
          </w:p>
          <w:p w14:paraId="1092608C" w14:textId="77777777" w:rsidR="00D31F38" w:rsidRPr="00436BDD" w:rsidRDefault="00D31F38" w:rsidP="00E35F1F">
            <w:pPr>
              <w:pStyle w:val="CopticVerse"/>
            </w:pPr>
            <w:r w:rsidRPr="00436BDD">
              <w:t>ϩⲱⲥ ⲉ̀ⲣⲟϥ ⲁ̀ⲣⲓϩⲟⲩⲟ̀ ϭⲁⲥϥ.</w:t>
            </w:r>
          </w:p>
        </w:tc>
      </w:tr>
      <w:tr w:rsidR="00D31F38" w14:paraId="6AB80DEB" w14:textId="77777777" w:rsidTr="00E35F1F">
        <w:trPr>
          <w:cantSplit/>
          <w:jc w:val="center"/>
        </w:trPr>
        <w:tc>
          <w:tcPr>
            <w:tcW w:w="288" w:type="dxa"/>
          </w:tcPr>
          <w:p w14:paraId="2A2DE875" w14:textId="77777777" w:rsidR="00D31F38" w:rsidRDefault="00D31F38" w:rsidP="00E35F1F">
            <w:pPr>
              <w:pStyle w:val="CopticCross"/>
            </w:pPr>
            <w:r>
              <w:t>¿</w:t>
            </w:r>
          </w:p>
        </w:tc>
        <w:tc>
          <w:tcPr>
            <w:tcW w:w="3960" w:type="dxa"/>
          </w:tcPr>
          <w:p w14:paraId="3E3BA852" w14:textId="77777777" w:rsidR="00D31F38" w:rsidRPr="00C05A5B" w:rsidRDefault="00D31F38" w:rsidP="00E35F1F">
            <w:pPr>
              <w:pStyle w:val="EngHang"/>
              <w:rPr>
                <w:szCs w:val="20"/>
              </w:rPr>
            </w:pPr>
            <w:r w:rsidRPr="00C05A5B">
              <w:t xml:space="preserve">Behold, </w:t>
            </w:r>
            <w:commentRangeStart w:id="474"/>
            <w:r w:rsidRPr="00C05A5B">
              <w:t>Emmanuel</w:t>
            </w:r>
            <w:commentRangeEnd w:id="474"/>
            <w:r>
              <w:rPr>
                <w:rStyle w:val="CommentReference"/>
                <w:rFonts w:eastAsiaTheme="minorHAnsi" w:cstheme="minorBidi"/>
                <w:color w:val="auto"/>
                <w:lang w:val="en-CA"/>
              </w:rPr>
              <w:commentReference w:id="474"/>
            </w:r>
            <w:r w:rsidRPr="00C05A5B">
              <w:t>,</w:t>
            </w:r>
          </w:p>
          <w:p w14:paraId="11B52723" w14:textId="77777777" w:rsidR="00D31F38" w:rsidRPr="00C05A5B" w:rsidRDefault="00D31F38" w:rsidP="00E35F1F">
            <w:pPr>
              <w:pStyle w:val="EngHang"/>
              <w:rPr>
                <w:szCs w:val="20"/>
              </w:rPr>
            </w:pPr>
            <w:r w:rsidRPr="00C05A5B">
              <w:t xml:space="preserve">Is in our midst, O Misael; </w:t>
            </w:r>
          </w:p>
          <w:p w14:paraId="6DAB18EB" w14:textId="77777777" w:rsidR="00D31F38" w:rsidRDefault="00D31F38" w:rsidP="00E35F1F">
            <w:pPr>
              <w:pStyle w:val="EngHang"/>
            </w:pPr>
            <w:commentRangeStart w:id="475"/>
            <w:r w:rsidRPr="00C05A5B">
              <w:t xml:space="preserve">Proclaim </w:t>
            </w:r>
            <w:commentRangeEnd w:id="475"/>
            <w:r>
              <w:rPr>
                <w:rStyle w:val="CommentReference"/>
                <w:rFonts w:eastAsiaTheme="minorHAnsi" w:cstheme="minorBidi"/>
                <w:color w:val="auto"/>
                <w:lang w:val="en-CA"/>
              </w:rPr>
              <w:commentReference w:id="475"/>
            </w:r>
            <w:r w:rsidRPr="00C05A5B">
              <w:t xml:space="preserve">with </w:t>
            </w:r>
            <w:r>
              <w:t>a joyful</w:t>
            </w:r>
            <w:r w:rsidRPr="00C05A5B">
              <w:t xml:space="preserve"> voice:</w:t>
            </w:r>
          </w:p>
          <w:p w14:paraId="57E7D9D8" w14:textId="77777777" w:rsidR="00D31F38" w:rsidRPr="00C05A5B" w:rsidRDefault="00D31F38" w:rsidP="00E35F1F">
            <w:pPr>
              <w:pStyle w:val="EngHangEnd"/>
            </w:pPr>
            <w:r>
              <w:t>Praise</w:t>
            </w:r>
            <w:r w:rsidRPr="00C05A5B">
              <w:t xml:space="preserve"> Him and exalt Him above all.</w:t>
            </w:r>
          </w:p>
        </w:tc>
        <w:tc>
          <w:tcPr>
            <w:tcW w:w="288" w:type="dxa"/>
          </w:tcPr>
          <w:p w14:paraId="749D11A7" w14:textId="77777777" w:rsidR="00D31F38" w:rsidRDefault="00D31F38" w:rsidP="00E35F1F">
            <w:pPr>
              <w:rPr>
                <w:lang w:val="en-US"/>
              </w:rPr>
            </w:pPr>
          </w:p>
        </w:tc>
        <w:tc>
          <w:tcPr>
            <w:tcW w:w="288" w:type="dxa"/>
          </w:tcPr>
          <w:p w14:paraId="48BB19DF" w14:textId="77777777" w:rsidR="00D31F38" w:rsidRDefault="00D31F38" w:rsidP="00E35F1F">
            <w:pPr>
              <w:pStyle w:val="CopticCross"/>
            </w:pPr>
            <w:r>
              <w:t>¿</w:t>
            </w:r>
          </w:p>
        </w:tc>
        <w:tc>
          <w:tcPr>
            <w:tcW w:w="3960" w:type="dxa"/>
          </w:tcPr>
          <w:p w14:paraId="4CDC508F" w14:textId="77777777" w:rsidR="00D31F38" w:rsidRDefault="00D31F38" w:rsidP="00E35F1F">
            <w:pPr>
              <w:pStyle w:val="CopticVersemulti-line"/>
            </w:pPr>
            <w:r w:rsidRPr="00436BDD">
              <w:t>Ⲏⲡⲡⲉ ⲅⲁⲣ ⲓⲥ Ⲉⲙⲙⲁⲛⲟⲩⲏⲗ</w:t>
            </w:r>
          </w:p>
          <w:p w14:paraId="3B0B61E7" w14:textId="77777777" w:rsidR="00D31F38" w:rsidRDefault="00D31F38" w:rsidP="00E35F1F">
            <w:pPr>
              <w:pStyle w:val="CopticVersemulti-line"/>
            </w:pPr>
            <w:r w:rsidRPr="00436BDD">
              <w:t>ϩⲓ ⲧⲉⲛⲙⲏϯ ⲱ̀ Ⲙⲓⲥⲁⲏⲗ</w:t>
            </w:r>
          </w:p>
          <w:p w14:paraId="3EB7C099" w14:textId="77777777" w:rsidR="00D31F38" w:rsidRDefault="00D31F38" w:rsidP="00E35F1F">
            <w:pPr>
              <w:pStyle w:val="CopticVersemulti-line"/>
            </w:pPr>
            <w:r w:rsidRPr="00436BDD">
              <w:t>ⲗⲁⲗⲓ ϧⲉⲛ ⲟⲩⲥ̀ⲙⲏ ⲛ̀ⲑⲉⲗⲏⲗ</w:t>
            </w:r>
          </w:p>
          <w:p w14:paraId="2A6473B7" w14:textId="77777777" w:rsidR="00D31F38" w:rsidRPr="00436BDD" w:rsidRDefault="00D31F38" w:rsidP="00E35F1F">
            <w:pPr>
              <w:pStyle w:val="CopticVerse"/>
            </w:pPr>
            <w:r w:rsidRPr="00436BDD">
              <w:t>ϩⲱⲥ ⲉ̀ⲣⲟϥ ⲁ̀ⲣⲓϩⲟⲩⲟ̀ ϭⲁⲥϥ.</w:t>
            </w:r>
          </w:p>
        </w:tc>
      </w:tr>
      <w:tr w:rsidR="00D31F38" w14:paraId="2D8583D4" w14:textId="77777777" w:rsidTr="00E35F1F">
        <w:trPr>
          <w:cantSplit/>
          <w:jc w:val="center"/>
        </w:trPr>
        <w:tc>
          <w:tcPr>
            <w:tcW w:w="288" w:type="dxa"/>
          </w:tcPr>
          <w:p w14:paraId="31FAD36D" w14:textId="77777777" w:rsidR="00D31F38" w:rsidRDefault="00D31F38" w:rsidP="00E35F1F">
            <w:pPr>
              <w:pStyle w:val="CopticCross"/>
            </w:pPr>
            <w:r>
              <w:t>¿</w:t>
            </w:r>
          </w:p>
        </w:tc>
        <w:tc>
          <w:tcPr>
            <w:tcW w:w="3960" w:type="dxa"/>
          </w:tcPr>
          <w:p w14:paraId="7E8DDB61" w14:textId="77777777" w:rsidR="00D31F38" w:rsidRPr="00C05A5B" w:rsidRDefault="00D31F38" w:rsidP="00E35F1F">
            <w:pPr>
              <w:pStyle w:val="EngHang"/>
              <w:rPr>
                <w:szCs w:val="20"/>
              </w:rPr>
            </w:pPr>
            <w:r>
              <w:t xml:space="preserve">Gather and </w:t>
            </w:r>
            <w:commentRangeStart w:id="476"/>
            <w:r>
              <w:t>persevere</w:t>
            </w:r>
            <w:commentRangeEnd w:id="476"/>
            <w:r>
              <w:rPr>
                <w:rStyle w:val="CommentReference"/>
                <w:rFonts w:eastAsiaTheme="minorHAnsi" w:cstheme="minorBidi"/>
                <w:color w:val="auto"/>
                <w:lang w:val="en-CA"/>
              </w:rPr>
              <w:commentReference w:id="476"/>
            </w:r>
            <w:r w:rsidRPr="00C05A5B">
              <w:t xml:space="preserve">, </w:t>
            </w:r>
          </w:p>
          <w:p w14:paraId="23260FD3" w14:textId="77777777" w:rsidR="00D31F38" w:rsidRPr="00C05A5B" w:rsidRDefault="00D31F38" w:rsidP="00E35F1F">
            <w:pPr>
              <w:pStyle w:val="EngHang"/>
              <w:rPr>
                <w:szCs w:val="20"/>
              </w:rPr>
            </w:pPr>
            <w:r w:rsidRPr="00C05A5B">
              <w:t xml:space="preserve">And proclaim with the </w:t>
            </w:r>
            <w:commentRangeStart w:id="477"/>
            <w:r>
              <w:t>presbyters</w:t>
            </w:r>
            <w:commentRangeEnd w:id="477"/>
            <w:r>
              <w:rPr>
                <w:rStyle w:val="CommentReference"/>
                <w:rFonts w:eastAsiaTheme="minorHAnsi" w:cstheme="minorBidi"/>
                <w:color w:val="auto"/>
                <w:lang w:val="en-CA"/>
              </w:rPr>
              <w:commentReference w:id="477"/>
            </w:r>
            <w:r w:rsidRPr="00C05A5B">
              <w:t>:</w:t>
            </w:r>
          </w:p>
          <w:p w14:paraId="0639E799" w14:textId="42F5BA8C" w:rsidR="00D31F38" w:rsidRDefault="00985EC5" w:rsidP="00E35F1F">
            <w:pPr>
              <w:pStyle w:val="EngHang"/>
            </w:pPr>
            <w:r>
              <w:t>“</w:t>
            </w:r>
            <w:commentRangeStart w:id="478"/>
            <w:r w:rsidR="00D31F38">
              <w:t>Bless</w:t>
            </w:r>
            <w:commentRangeEnd w:id="478"/>
            <w:r w:rsidR="00D31F38">
              <w:rPr>
                <w:rStyle w:val="CommentReference"/>
                <w:rFonts w:eastAsiaTheme="minorHAnsi" w:cstheme="minorBidi"/>
                <w:color w:val="auto"/>
                <w:lang w:val="en-CA"/>
              </w:rPr>
              <w:commentReference w:id="478"/>
            </w:r>
            <w:r>
              <w:t xml:space="preserve"> the Lord, all His works:”</w:t>
            </w:r>
          </w:p>
          <w:p w14:paraId="7676992B" w14:textId="77777777" w:rsidR="00D31F38" w:rsidRPr="00C05A5B" w:rsidRDefault="00D31F38" w:rsidP="00E35F1F">
            <w:pPr>
              <w:pStyle w:val="EngHangEnd"/>
            </w:pPr>
            <w:r w:rsidRPr="00C05A5B">
              <w:t>Praise ye Him and exalt Him above all.</w:t>
            </w:r>
          </w:p>
        </w:tc>
        <w:tc>
          <w:tcPr>
            <w:tcW w:w="288" w:type="dxa"/>
          </w:tcPr>
          <w:p w14:paraId="3EDEF67D" w14:textId="77777777" w:rsidR="00D31F38" w:rsidRDefault="00D31F38" w:rsidP="00E35F1F">
            <w:pPr>
              <w:rPr>
                <w:lang w:val="en-US"/>
              </w:rPr>
            </w:pPr>
          </w:p>
        </w:tc>
        <w:tc>
          <w:tcPr>
            <w:tcW w:w="288" w:type="dxa"/>
          </w:tcPr>
          <w:p w14:paraId="0AA2FA99" w14:textId="77777777" w:rsidR="00D31F38" w:rsidRDefault="00D31F38" w:rsidP="00E35F1F">
            <w:pPr>
              <w:pStyle w:val="CopticCross"/>
            </w:pPr>
            <w:r>
              <w:t>¿</w:t>
            </w:r>
          </w:p>
        </w:tc>
        <w:tc>
          <w:tcPr>
            <w:tcW w:w="3960" w:type="dxa"/>
          </w:tcPr>
          <w:p w14:paraId="29746340" w14:textId="77777777" w:rsidR="00D31F38" w:rsidRDefault="00D31F38" w:rsidP="00E35F1F">
            <w:pPr>
              <w:pStyle w:val="CopticVersemulti-line"/>
            </w:pPr>
            <w:r w:rsidRPr="00436BDD">
              <w:t>Ⲑⲱⲟⲩϯ ϯⲛⲟⲩ ⲕⲁⲧⲁⲭⲓⲛ ⲧⲏⲣⲟⲩ</w:t>
            </w:r>
          </w:p>
          <w:p w14:paraId="71105368" w14:textId="77777777" w:rsidR="00D31F38" w:rsidRDefault="00D31F38" w:rsidP="00E35F1F">
            <w:pPr>
              <w:pStyle w:val="CopticVersemulti-line"/>
            </w:pPr>
            <w:r w:rsidRPr="00436BDD">
              <w:t>ⲥⲁϫⲓ ⲛⲉⲙ ⲛⲓⲡ̀ⲣⲉⲥⲃⲩⲧⲉⲣⲟⲩ</w:t>
            </w:r>
          </w:p>
          <w:p w14:paraId="1A5CAFB9" w14:textId="77777777" w:rsidR="00D31F38" w:rsidRDefault="00D31F38" w:rsidP="00E35F1F">
            <w:pPr>
              <w:pStyle w:val="CopticVersemulti-line"/>
            </w:pPr>
            <w:r w:rsidRPr="00436BDD">
              <w:t>ⲥ̀ⲙⲟⲩ ⲉ̀Ⲡⲟ̅ⲥ̅ ⲛⲉϥϩ̀ⲃⲏⲟⲩⲓ̀ ⲧⲏⲣⲟⲩ</w:t>
            </w:r>
          </w:p>
          <w:p w14:paraId="70CE1842" w14:textId="77777777" w:rsidR="00D31F38" w:rsidRPr="00436BDD" w:rsidRDefault="00D31F38" w:rsidP="00E35F1F">
            <w:pPr>
              <w:pStyle w:val="CopticVerse"/>
            </w:pPr>
            <w:r w:rsidRPr="00436BDD">
              <w:t>ϩⲱⲥ ⲉ̀ⲣⲟϥ ⲁ̀ⲣⲓϩⲟⲩⲟ̀ ϭⲁⲥϥ.</w:t>
            </w:r>
          </w:p>
        </w:tc>
      </w:tr>
      <w:tr w:rsidR="00D31F38" w14:paraId="76E8C2C2" w14:textId="77777777" w:rsidTr="00E35F1F">
        <w:trPr>
          <w:cantSplit/>
          <w:jc w:val="center"/>
        </w:trPr>
        <w:tc>
          <w:tcPr>
            <w:tcW w:w="288" w:type="dxa"/>
          </w:tcPr>
          <w:p w14:paraId="761F2C90" w14:textId="77777777" w:rsidR="00D31F38" w:rsidRDefault="00D31F38" w:rsidP="00E35F1F">
            <w:pPr>
              <w:pStyle w:val="CopticCross"/>
            </w:pPr>
          </w:p>
        </w:tc>
        <w:tc>
          <w:tcPr>
            <w:tcW w:w="3960" w:type="dxa"/>
          </w:tcPr>
          <w:p w14:paraId="24FD7445" w14:textId="77777777" w:rsidR="00D31F38" w:rsidRPr="00C05A5B" w:rsidRDefault="00D31F38" w:rsidP="00E35F1F">
            <w:pPr>
              <w:pStyle w:val="EngHang"/>
              <w:rPr>
                <w:szCs w:val="20"/>
              </w:rPr>
            </w:pPr>
            <w:r w:rsidRPr="00C05A5B">
              <w:t xml:space="preserve">The heavens declare the glory </w:t>
            </w:r>
          </w:p>
          <w:p w14:paraId="2A623A88" w14:textId="77777777" w:rsidR="00D31F38" w:rsidRPr="004F2095" w:rsidRDefault="00D31F38" w:rsidP="00E35F1F">
            <w:pPr>
              <w:pStyle w:val="EngHang"/>
            </w:pPr>
            <w:r w:rsidRPr="00C05A5B">
              <w:t xml:space="preserve">Of God </w:t>
            </w:r>
            <w:r>
              <w:t xml:space="preserve">until this </w:t>
            </w:r>
            <w:commentRangeStart w:id="479"/>
            <w:r>
              <w:t>day</w:t>
            </w:r>
            <w:commentRangeEnd w:id="479"/>
            <w:r>
              <w:rPr>
                <w:rStyle w:val="CommentReference"/>
                <w:rFonts w:eastAsiaTheme="minorHAnsi" w:cstheme="minorBidi"/>
                <w:color w:val="auto"/>
                <w:lang w:val="en-CA"/>
              </w:rPr>
              <w:commentReference w:id="479"/>
            </w:r>
            <w:r w:rsidRPr="00C05A5B">
              <w:t>.</w:t>
            </w:r>
          </w:p>
          <w:p w14:paraId="156C477B" w14:textId="77777777" w:rsidR="00D31F38" w:rsidRPr="00C05A5B" w:rsidRDefault="00D31F38" w:rsidP="00E35F1F">
            <w:pPr>
              <w:pStyle w:val="EngHang"/>
              <w:rPr>
                <w:szCs w:val="20"/>
              </w:rPr>
            </w:pPr>
            <w:r w:rsidRPr="00C05A5B">
              <w:t xml:space="preserve">O </w:t>
            </w:r>
            <w:r>
              <w:t>you</w:t>
            </w:r>
            <w:r w:rsidRPr="00C05A5B">
              <w:t xml:space="preserve"> angels whom He has made:</w:t>
            </w:r>
          </w:p>
          <w:p w14:paraId="75FEE584" w14:textId="77777777" w:rsidR="00D31F38" w:rsidRDefault="00D31F38" w:rsidP="00E35F1F">
            <w:pPr>
              <w:pStyle w:val="EngHangEnd"/>
            </w:pPr>
            <w:r>
              <w:t>Praise</w:t>
            </w:r>
            <w:r w:rsidRPr="00C05A5B">
              <w:t xml:space="preserve"> Him and exalt Him above all.</w:t>
            </w:r>
          </w:p>
        </w:tc>
        <w:tc>
          <w:tcPr>
            <w:tcW w:w="288" w:type="dxa"/>
          </w:tcPr>
          <w:p w14:paraId="4EB7DCC2" w14:textId="77777777" w:rsidR="00D31F38" w:rsidRDefault="00D31F38" w:rsidP="00E35F1F">
            <w:pPr>
              <w:rPr>
                <w:lang w:val="en-US"/>
              </w:rPr>
            </w:pPr>
          </w:p>
        </w:tc>
        <w:tc>
          <w:tcPr>
            <w:tcW w:w="288" w:type="dxa"/>
          </w:tcPr>
          <w:p w14:paraId="7E9CD637" w14:textId="77777777" w:rsidR="00D31F38" w:rsidRDefault="00D31F38" w:rsidP="00E35F1F">
            <w:pPr>
              <w:pStyle w:val="CopticCross"/>
            </w:pPr>
          </w:p>
        </w:tc>
        <w:tc>
          <w:tcPr>
            <w:tcW w:w="3960" w:type="dxa"/>
          </w:tcPr>
          <w:p w14:paraId="61D2F0B8" w14:textId="77777777" w:rsidR="00D31F38" w:rsidRDefault="00D31F38" w:rsidP="00E35F1F">
            <w:pPr>
              <w:pStyle w:val="CopticVersemulti-line"/>
            </w:pPr>
            <w:r w:rsidRPr="00436BDD">
              <w:t>Ⲓⲥ ⲛⲓⲫⲏⲟⲩⲓ̀ ⲥⲉⲥⲁϫⲓ ⲙ̀ⲡ̀ⲱ̀ⲟⲩ</w:t>
            </w:r>
          </w:p>
          <w:p w14:paraId="74699CAE" w14:textId="77777777" w:rsidR="00D31F38" w:rsidRDefault="00D31F38" w:rsidP="00E35F1F">
            <w:pPr>
              <w:pStyle w:val="CopticVersemulti-line"/>
            </w:pPr>
            <w:r w:rsidRPr="00436BDD">
              <w:t>ⲙ̀Ⲫϯ ϣⲁ ⲉ̀ϧⲟⲩⲛ ⲙ̀ⲫⲟⲟⲩ</w:t>
            </w:r>
          </w:p>
          <w:p w14:paraId="12ACB740" w14:textId="77777777" w:rsidR="00D31F38" w:rsidRDefault="00D31F38" w:rsidP="00E35F1F">
            <w:pPr>
              <w:pStyle w:val="CopticVersemulti-line"/>
            </w:pPr>
            <w:r w:rsidRPr="00436BDD">
              <w:t>ⲱ̀ ⲛⲓⲁⲅⲅⲉⲗⲟⲥ ⲉ̀ⲧⲁϥϫ̀ⲫⲱⲟⲩ</w:t>
            </w:r>
          </w:p>
          <w:p w14:paraId="06FEC56E" w14:textId="77777777" w:rsidR="00D31F38" w:rsidRPr="00436BDD" w:rsidRDefault="00D31F38" w:rsidP="00E35F1F">
            <w:pPr>
              <w:pStyle w:val="CopticVerse"/>
            </w:pPr>
            <w:r w:rsidRPr="00436BDD">
              <w:t>ϩⲱⲥ ⲉ̀ⲣⲟϥ ⲁ̀ⲣⲓϩⲟⲩⲟ̀ ϭⲁⲥϥ.</w:t>
            </w:r>
          </w:p>
        </w:tc>
      </w:tr>
      <w:tr w:rsidR="00D31F38" w14:paraId="46201D0D" w14:textId="77777777" w:rsidTr="00E35F1F">
        <w:trPr>
          <w:cantSplit/>
          <w:jc w:val="center"/>
        </w:trPr>
        <w:tc>
          <w:tcPr>
            <w:tcW w:w="288" w:type="dxa"/>
          </w:tcPr>
          <w:p w14:paraId="5A847659" w14:textId="77777777" w:rsidR="00D31F38" w:rsidRDefault="00D31F38" w:rsidP="00E35F1F">
            <w:pPr>
              <w:pStyle w:val="CopticCross"/>
            </w:pPr>
          </w:p>
        </w:tc>
        <w:tc>
          <w:tcPr>
            <w:tcW w:w="3960" w:type="dxa"/>
          </w:tcPr>
          <w:p w14:paraId="26BD2780" w14:textId="77777777" w:rsidR="00D31F38" w:rsidRPr="00C05A5B" w:rsidRDefault="00D31F38" w:rsidP="00E35F1F">
            <w:pPr>
              <w:pStyle w:val="EngHang"/>
              <w:rPr>
                <w:szCs w:val="20"/>
              </w:rPr>
            </w:pPr>
            <w:r>
              <w:t>And now, all you</w:t>
            </w:r>
            <w:r w:rsidRPr="00C05A5B">
              <w:t xml:space="preserve"> powers of the Lord,</w:t>
            </w:r>
          </w:p>
          <w:p w14:paraId="41A113F2" w14:textId="77777777" w:rsidR="00D31F38" w:rsidRPr="00C05A5B" w:rsidRDefault="00D31F38" w:rsidP="00E35F1F">
            <w:pPr>
              <w:pStyle w:val="EngHang"/>
              <w:rPr>
                <w:szCs w:val="20"/>
              </w:rPr>
            </w:pPr>
            <w:r w:rsidRPr="00C05A5B">
              <w:t>Bless His honoured Name.</w:t>
            </w:r>
          </w:p>
          <w:p w14:paraId="5B86F877" w14:textId="77777777" w:rsidR="00D31F38" w:rsidRPr="00C05A5B" w:rsidRDefault="00D31F38" w:rsidP="00E35F1F">
            <w:pPr>
              <w:pStyle w:val="EngHang"/>
              <w:rPr>
                <w:szCs w:val="20"/>
              </w:rPr>
            </w:pPr>
            <w:r>
              <w:t xml:space="preserve">O sun, </w:t>
            </w:r>
            <w:r w:rsidRPr="00C05A5B">
              <w:t>moon, and all stars:</w:t>
            </w:r>
          </w:p>
          <w:p w14:paraId="63F6C6FE" w14:textId="77777777" w:rsidR="00D31F38" w:rsidRPr="00C05A5B" w:rsidRDefault="00D31F38" w:rsidP="00E35F1F">
            <w:pPr>
              <w:pStyle w:val="EngHangEnd"/>
            </w:pPr>
            <w:r>
              <w:t>Praise</w:t>
            </w:r>
            <w:r w:rsidRPr="00C05A5B">
              <w:t xml:space="preserve"> Him and exalt Him above all.</w:t>
            </w:r>
          </w:p>
        </w:tc>
        <w:tc>
          <w:tcPr>
            <w:tcW w:w="288" w:type="dxa"/>
          </w:tcPr>
          <w:p w14:paraId="0D3CEF58" w14:textId="77777777" w:rsidR="00D31F38" w:rsidRDefault="00D31F38" w:rsidP="00E35F1F">
            <w:pPr>
              <w:rPr>
                <w:lang w:val="en-US"/>
              </w:rPr>
            </w:pPr>
          </w:p>
        </w:tc>
        <w:tc>
          <w:tcPr>
            <w:tcW w:w="288" w:type="dxa"/>
          </w:tcPr>
          <w:p w14:paraId="75B6BA1D" w14:textId="77777777" w:rsidR="00D31F38" w:rsidRDefault="00D31F38" w:rsidP="00E35F1F">
            <w:pPr>
              <w:pStyle w:val="CopticCross"/>
            </w:pPr>
          </w:p>
        </w:tc>
        <w:tc>
          <w:tcPr>
            <w:tcW w:w="3960" w:type="dxa"/>
          </w:tcPr>
          <w:p w14:paraId="7E0EDEBF" w14:textId="77777777" w:rsidR="00D31F38" w:rsidRDefault="00D31F38" w:rsidP="00E35F1F">
            <w:pPr>
              <w:pStyle w:val="CopticVersemulti-line"/>
            </w:pPr>
            <w:r w:rsidRPr="00436BDD">
              <w:t>Ⲕⲉ ⲛⲩⲛ ⲇⲩⲛⲁⲙⲓⲥ ⲧⲟⲩ Ⲕⲩⲣⲓⲟⲩ</w:t>
            </w:r>
          </w:p>
          <w:p w14:paraId="1B843B1A" w14:textId="77777777" w:rsidR="00D31F38" w:rsidRDefault="00D31F38" w:rsidP="00E35F1F">
            <w:pPr>
              <w:pStyle w:val="CopticVersemulti-line"/>
            </w:pPr>
            <w:r w:rsidRPr="00436BDD">
              <w:t>ⲥ̀ⲙⲟⲩ</w:t>
            </w:r>
            <w:r>
              <w:t xml:space="preserve"> </w:t>
            </w:r>
            <w:r w:rsidRPr="00436BDD">
              <w:t>ⲉ̀ⲡⲉϥⲣⲁⲛ ⲧⲟⲩ ⲧⲓⲙⲓⲟⲩ</w:t>
            </w:r>
          </w:p>
          <w:p w14:paraId="3ADC15B5" w14:textId="77777777" w:rsidR="00D31F38" w:rsidRDefault="00D31F38" w:rsidP="00E35F1F">
            <w:pPr>
              <w:pStyle w:val="CopticVersemulti-line"/>
            </w:pPr>
            <w:r w:rsidRPr="00436BDD">
              <w:t>ⲡⲓⲣⲏ ⲛⲉⲙ ⲡⲓⲓⲟϩ ⲛⲉⲙ ⲛⲓⲥⲓⲟⲩ</w:t>
            </w:r>
          </w:p>
          <w:p w14:paraId="2839A29D" w14:textId="77777777" w:rsidR="00D31F38" w:rsidRPr="00436BDD" w:rsidRDefault="00D31F38" w:rsidP="00E35F1F">
            <w:pPr>
              <w:pStyle w:val="CopticVerse"/>
            </w:pPr>
            <w:r w:rsidRPr="00436BDD">
              <w:t>ϩⲱⲥ ⲉ̀ⲣⲟϥ ⲁ̀ⲣⲓϩⲟⲩⲟ̀ ϭⲁⲥϥ.</w:t>
            </w:r>
          </w:p>
        </w:tc>
      </w:tr>
      <w:tr w:rsidR="00D31F38" w14:paraId="027200F5" w14:textId="77777777" w:rsidTr="00E35F1F">
        <w:trPr>
          <w:cantSplit/>
          <w:jc w:val="center"/>
        </w:trPr>
        <w:tc>
          <w:tcPr>
            <w:tcW w:w="288" w:type="dxa"/>
          </w:tcPr>
          <w:p w14:paraId="59076884" w14:textId="77777777" w:rsidR="00D31F38" w:rsidRDefault="00D31F38" w:rsidP="00E35F1F">
            <w:pPr>
              <w:pStyle w:val="CopticCross"/>
            </w:pPr>
            <w:r>
              <w:t>¿</w:t>
            </w:r>
          </w:p>
        </w:tc>
        <w:tc>
          <w:tcPr>
            <w:tcW w:w="3960" w:type="dxa"/>
          </w:tcPr>
          <w:p w14:paraId="0C418645" w14:textId="77777777" w:rsidR="00D31F38" w:rsidRPr="00C05A5B" w:rsidRDefault="00D31F38" w:rsidP="00E35F1F">
            <w:pPr>
              <w:pStyle w:val="EngHang"/>
              <w:rPr>
                <w:szCs w:val="20"/>
              </w:rPr>
            </w:pPr>
            <w:r w:rsidRPr="00C05A5B">
              <w:t xml:space="preserve">And </w:t>
            </w:r>
            <w:r>
              <w:t>you rain</w:t>
            </w:r>
            <w:r w:rsidRPr="00C05A5B">
              <w:t xml:space="preserve"> and dew,</w:t>
            </w:r>
          </w:p>
          <w:p w14:paraId="48C8B146" w14:textId="77777777" w:rsidR="00D31F38" w:rsidRPr="00C05A5B" w:rsidRDefault="00D31F38" w:rsidP="00E35F1F">
            <w:pPr>
              <w:pStyle w:val="EngHang"/>
              <w:rPr>
                <w:szCs w:val="20"/>
              </w:rPr>
            </w:pPr>
            <w:r w:rsidRPr="00C05A5B">
              <w:t xml:space="preserve">Sing praises </w:t>
            </w:r>
            <w:r>
              <w:t>to</w:t>
            </w:r>
            <w:r w:rsidRPr="00C05A5B">
              <w:t xml:space="preserve"> our Saviour,</w:t>
            </w:r>
          </w:p>
          <w:p w14:paraId="5645AAB6" w14:textId="77777777" w:rsidR="00D31F38" w:rsidRDefault="00D31F38" w:rsidP="00E35F1F">
            <w:pPr>
              <w:pStyle w:val="EngHang"/>
            </w:pPr>
            <w:r w:rsidRPr="00C05A5B">
              <w:t>For He is the God of our fathers:</w:t>
            </w:r>
          </w:p>
          <w:p w14:paraId="49B2F19E" w14:textId="77777777" w:rsidR="00D31F38" w:rsidRPr="00C05A5B" w:rsidRDefault="00D31F38" w:rsidP="00E35F1F">
            <w:pPr>
              <w:pStyle w:val="EngHangEnd"/>
            </w:pPr>
            <w:r>
              <w:t>Praise</w:t>
            </w:r>
            <w:r w:rsidRPr="00C05A5B">
              <w:t xml:space="preserve"> Him and exalt Him above all.</w:t>
            </w:r>
          </w:p>
        </w:tc>
        <w:tc>
          <w:tcPr>
            <w:tcW w:w="288" w:type="dxa"/>
          </w:tcPr>
          <w:p w14:paraId="70EC0AA5" w14:textId="77777777" w:rsidR="00D31F38" w:rsidRDefault="00D31F38" w:rsidP="00E35F1F">
            <w:pPr>
              <w:rPr>
                <w:lang w:val="en-US"/>
              </w:rPr>
            </w:pPr>
          </w:p>
        </w:tc>
        <w:tc>
          <w:tcPr>
            <w:tcW w:w="288" w:type="dxa"/>
          </w:tcPr>
          <w:p w14:paraId="2A614A63" w14:textId="77777777" w:rsidR="00D31F38" w:rsidRDefault="00D31F38" w:rsidP="00E35F1F">
            <w:pPr>
              <w:pStyle w:val="CopticCross"/>
            </w:pPr>
            <w:r>
              <w:t>¿</w:t>
            </w:r>
          </w:p>
        </w:tc>
        <w:tc>
          <w:tcPr>
            <w:tcW w:w="3960" w:type="dxa"/>
          </w:tcPr>
          <w:p w14:paraId="716F87E9" w14:textId="77777777" w:rsidR="00D31F38" w:rsidRDefault="00D31F38" w:rsidP="00E35F1F">
            <w:pPr>
              <w:pStyle w:val="CopticVersemulti-line"/>
            </w:pPr>
            <w:r w:rsidRPr="00436BDD">
              <w:t>Ⲗⲟⲓⲡⲟⲛ ⲛⲓⲙⲟⲩⲛ̀ϩⲱⲟⲩ ⲛⲉⲙ ⲛⲓⲓⲱϯ</w:t>
            </w:r>
          </w:p>
          <w:p w14:paraId="5EBDEE94" w14:textId="77777777" w:rsidR="00D31F38" w:rsidRDefault="00D31F38" w:rsidP="00E35F1F">
            <w:pPr>
              <w:pStyle w:val="CopticVersemulti-line"/>
            </w:pPr>
            <w:r w:rsidRPr="00436BDD">
              <w:t>ⲉⲩⲫⲏⲙⲓⲥⲁⲧⲉ Ⲡⲉⲛⲣⲉϥⲥⲱϯ</w:t>
            </w:r>
          </w:p>
          <w:p w14:paraId="37768433" w14:textId="77777777" w:rsidR="00D31F38" w:rsidRDefault="00D31F38" w:rsidP="00E35F1F">
            <w:pPr>
              <w:pStyle w:val="CopticVersemulti-line"/>
            </w:pPr>
            <w:r w:rsidRPr="00436BDD">
              <w:t>ϫⲉ ⲛ̀ⲑⲟϥ ⲡⲉ Ⲫϯ ⲛ̀ⲧⲉ ⲛⲉⲛⲓⲟϯ</w:t>
            </w:r>
          </w:p>
          <w:p w14:paraId="58BA6999" w14:textId="77777777" w:rsidR="00D31F38" w:rsidRPr="00436BDD" w:rsidRDefault="00D31F38" w:rsidP="00E35F1F">
            <w:pPr>
              <w:pStyle w:val="CopticVersemulti-line"/>
            </w:pPr>
            <w:r w:rsidRPr="00436BDD">
              <w:t>ϩⲱⲥ ⲉ̀ⲣⲟϥ ⲁ̀ⲣⲓϩⲟⲩⲟ̀ ϭⲁⲥϥ.</w:t>
            </w:r>
          </w:p>
        </w:tc>
      </w:tr>
      <w:tr w:rsidR="00D31F38" w14:paraId="0822416F" w14:textId="77777777" w:rsidTr="00E35F1F">
        <w:trPr>
          <w:cantSplit/>
          <w:jc w:val="center"/>
        </w:trPr>
        <w:tc>
          <w:tcPr>
            <w:tcW w:w="288" w:type="dxa"/>
          </w:tcPr>
          <w:p w14:paraId="6A9B5978" w14:textId="77777777" w:rsidR="00D31F38" w:rsidRDefault="00D31F38" w:rsidP="00E35F1F">
            <w:pPr>
              <w:pStyle w:val="CopticCross"/>
            </w:pPr>
            <w:r>
              <w:t>¿</w:t>
            </w:r>
          </w:p>
        </w:tc>
        <w:tc>
          <w:tcPr>
            <w:tcW w:w="3960" w:type="dxa"/>
          </w:tcPr>
          <w:p w14:paraId="64C43FB6" w14:textId="77777777" w:rsidR="00D31F38" w:rsidRPr="00C05A5B" w:rsidRDefault="00D31F38" w:rsidP="00E35F1F">
            <w:pPr>
              <w:pStyle w:val="EngHang"/>
              <w:rPr>
                <w:szCs w:val="20"/>
              </w:rPr>
            </w:pPr>
            <w:r w:rsidRPr="00C05A5B">
              <w:t xml:space="preserve">Glorify the Lord, </w:t>
            </w:r>
            <w:r>
              <w:t>you</w:t>
            </w:r>
            <w:r w:rsidRPr="00C05A5B">
              <w:t xml:space="preserve"> clouds and winds,</w:t>
            </w:r>
          </w:p>
          <w:p w14:paraId="57CD2845" w14:textId="77777777" w:rsidR="00D31F38" w:rsidRPr="00C05A5B" w:rsidRDefault="00D31F38" w:rsidP="00E35F1F">
            <w:pPr>
              <w:pStyle w:val="EngHang"/>
              <w:rPr>
                <w:szCs w:val="20"/>
              </w:rPr>
            </w:pPr>
            <w:r w:rsidRPr="00C05A5B">
              <w:t xml:space="preserve">The </w:t>
            </w:r>
            <w:commentRangeStart w:id="480"/>
            <w:r w:rsidRPr="00C05A5B">
              <w:t xml:space="preserve">souls </w:t>
            </w:r>
            <w:commentRangeEnd w:id="480"/>
            <w:r>
              <w:rPr>
                <w:rStyle w:val="CommentReference"/>
                <w:rFonts w:eastAsiaTheme="minorHAnsi" w:cstheme="minorBidi"/>
                <w:color w:val="auto"/>
                <w:lang w:val="en-CA"/>
              </w:rPr>
              <w:commentReference w:id="480"/>
            </w:r>
            <w:r w:rsidRPr="00C05A5B">
              <w:t>and the spirits,</w:t>
            </w:r>
          </w:p>
          <w:p w14:paraId="748EC245" w14:textId="77777777" w:rsidR="00D31F38" w:rsidRDefault="00D31F38" w:rsidP="00E35F1F">
            <w:pPr>
              <w:pStyle w:val="EngHang"/>
            </w:pPr>
            <w:r w:rsidRPr="00C05A5B">
              <w:t>The cold, the fire and the heat:</w:t>
            </w:r>
          </w:p>
          <w:p w14:paraId="23BFBDCA" w14:textId="77777777" w:rsidR="00D31F38" w:rsidRPr="00C05A5B" w:rsidRDefault="00D31F38" w:rsidP="00E35F1F">
            <w:pPr>
              <w:pStyle w:val="EngHangEnd"/>
            </w:pPr>
            <w:r>
              <w:t xml:space="preserve">Praise </w:t>
            </w:r>
            <w:r w:rsidRPr="00C05A5B">
              <w:t>Him and exalt Him above all.</w:t>
            </w:r>
          </w:p>
        </w:tc>
        <w:tc>
          <w:tcPr>
            <w:tcW w:w="288" w:type="dxa"/>
          </w:tcPr>
          <w:p w14:paraId="0DE0B771" w14:textId="77777777" w:rsidR="00D31F38" w:rsidRDefault="00D31F38" w:rsidP="00E35F1F">
            <w:pPr>
              <w:rPr>
                <w:lang w:val="en-US"/>
              </w:rPr>
            </w:pPr>
          </w:p>
        </w:tc>
        <w:tc>
          <w:tcPr>
            <w:tcW w:w="288" w:type="dxa"/>
          </w:tcPr>
          <w:p w14:paraId="00EA215A" w14:textId="77777777" w:rsidR="00D31F38" w:rsidRDefault="00D31F38" w:rsidP="00E35F1F">
            <w:pPr>
              <w:pStyle w:val="CopticCross"/>
            </w:pPr>
            <w:r>
              <w:t>¿</w:t>
            </w:r>
          </w:p>
        </w:tc>
        <w:tc>
          <w:tcPr>
            <w:tcW w:w="3960" w:type="dxa"/>
          </w:tcPr>
          <w:p w14:paraId="310E2F1F" w14:textId="77777777" w:rsidR="00D31F38" w:rsidRDefault="00D31F38" w:rsidP="00E35F1F">
            <w:pPr>
              <w:pStyle w:val="CopticVersemulti-line"/>
            </w:pPr>
            <w:r w:rsidRPr="00436BDD">
              <w:t>Ⲙⲁⲱ̀ⲟⲩ ⲙ̀Ⲡⲟ̅ⲥ̅ ⲱ̀ ⲛⲓϭⲏⲡⲓ ⲉⲩⲙⲁ</w:t>
            </w:r>
          </w:p>
          <w:p w14:paraId="08327F4C" w14:textId="77777777" w:rsidR="00D31F38" w:rsidRDefault="00D31F38" w:rsidP="00E35F1F">
            <w:pPr>
              <w:pStyle w:val="CopticVersemulti-line"/>
            </w:pPr>
            <w:r w:rsidRPr="00436BDD">
              <w:t>ⲛⲓⲑⲏⲟⲩ ⲛⲉⲙ ⲛⲓⲛⲓϥⲓ ⲛⲉⲙ ⲛⲓⲡ̅ⲛ̅ⲁ</w:t>
            </w:r>
          </w:p>
          <w:p w14:paraId="144A4D15" w14:textId="77777777" w:rsidR="00D31F38" w:rsidRDefault="00D31F38" w:rsidP="00E35F1F">
            <w:pPr>
              <w:pStyle w:val="CopticVersemulti-line"/>
            </w:pPr>
            <w:r w:rsidRPr="00436BDD">
              <w:t>ⲡⲓϫⲁϥ ⲛⲉⲙ ⲡⲓⲭ̀ⲣⲱⲙ ⲛⲉⲙ ⲡⲓⲕⲁⲩⲙⲁ</w:t>
            </w:r>
          </w:p>
          <w:p w14:paraId="017BDEE2" w14:textId="77777777" w:rsidR="00D31F38" w:rsidRPr="00436BDD" w:rsidRDefault="00D31F38" w:rsidP="00E35F1F">
            <w:pPr>
              <w:pStyle w:val="CopticVerse"/>
            </w:pPr>
            <w:r w:rsidRPr="00436BDD">
              <w:t>ϩⲱⲥ ⲉ̀ⲣⲟϥ ⲁ̀ⲣⲓϩⲟⲩⲟ̀ ϭⲁⲥϥ.</w:t>
            </w:r>
          </w:p>
        </w:tc>
      </w:tr>
      <w:tr w:rsidR="00D31F38" w14:paraId="3ED37FCC" w14:textId="77777777" w:rsidTr="00E35F1F">
        <w:trPr>
          <w:cantSplit/>
          <w:jc w:val="center"/>
        </w:trPr>
        <w:tc>
          <w:tcPr>
            <w:tcW w:w="288" w:type="dxa"/>
          </w:tcPr>
          <w:p w14:paraId="2534F96F" w14:textId="77777777" w:rsidR="00D31F38" w:rsidRDefault="00D31F38" w:rsidP="00E35F1F">
            <w:pPr>
              <w:pStyle w:val="CopticCross"/>
            </w:pPr>
          </w:p>
        </w:tc>
        <w:tc>
          <w:tcPr>
            <w:tcW w:w="3960" w:type="dxa"/>
          </w:tcPr>
          <w:p w14:paraId="7C51E433" w14:textId="77777777" w:rsidR="00D31F38" w:rsidRPr="00C05A5B" w:rsidRDefault="00D31F38" w:rsidP="00E35F1F">
            <w:pPr>
              <w:pStyle w:val="EngHang"/>
              <w:rPr>
                <w:szCs w:val="20"/>
              </w:rPr>
            </w:pPr>
            <w:r>
              <w:t>You</w:t>
            </w:r>
            <w:r w:rsidRPr="00C05A5B">
              <w:t>, too, nights and days,</w:t>
            </w:r>
          </w:p>
          <w:p w14:paraId="6CAC604D" w14:textId="77777777" w:rsidR="00D31F38" w:rsidRPr="00C05A5B" w:rsidRDefault="00D31F38" w:rsidP="00E35F1F">
            <w:pPr>
              <w:pStyle w:val="EngHang"/>
              <w:rPr>
                <w:szCs w:val="20"/>
              </w:rPr>
            </w:pPr>
            <w:r w:rsidRPr="00C05A5B">
              <w:t>Light and dark</w:t>
            </w:r>
            <w:r>
              <w:t>ness and lightnings</w:t>
            </w:r>
            <w:r w:rsidRPr="00C05A5B">
              <w:t>,</w:t>
            </w:r>
          </w:p>
          <w:p w14:paraId="2BF759D8" w14:textId="77777777" w:rsidR="00D31F38" w:rsidRPr="00C05A5B" w:rsidRDefault="00D31F38" w:rsidP="00E35F1F">
            <w:pPr>
              <w:pStyle w:val="EngHang"/>
              <w:rPr>
                <w:szCs w:val="20"/>
              </w:rPr>
            </w:pPr>
            <w:r w:rsidRPr="00C05A5B">
              <w:t>Glorify the Lover of mankind:</w:t>
            </w:r>
          </w:p>
          <w:p w14:paraId="4B3E6E49" w14:textId="77777777" w:rsidR="00D31F38" w:rsidRPr="00C05A5B" w:rsidRDefault="00D31F38" w:rsidP="00E35F1F">
            <w:pPr>
              <w:pStyle w:val="EngHangEnd"/>
            </w:pPr>
            <w:r>
              <w:t>Praise</w:t>
            </w:r>
            <w:r w:rsidRPr="00C05A5B">
              <w:t xml:space="preserve"> Him and exalt Him above all.</w:t>
            </w:r>
          </w:p>
        </w:tc>
        <w:tc>
          <w:tcPr>
            <w:tcW w:w="288" w:type="dxa"/>
          </w:tcPr>
          <w:p w14:paraId="3519D6EA" w14:textId="77777777" w:rsidR="00D31F38" w:rsidRDefault="00D31F38" w:rsidP="00E35F1F">
            <w:pPr>
              <w:rPr>
                <w:lang w:val="en-US"/>
              </w:rPr>
            </w:pPr>
          </w:p>
        </w:tc>
        <w:tc>
          <w:tcPr>
            <w:tcW w:w="288" w:type="dxa"/>
          </w:tcPr>
          <w:p w14:paraId="3B56942B" w14:textId="77777777" w:rsidR="00D31F38" w:rsidRDefault="00D31F38" w:rsidP="00E35F1F">
            <w:pPr>
              <w:pStyle w:val="CopticCross"/>
            </w:pPr>
          </w:p>
        </w:tc>
        <w:tc>
          <w:tcPr>
            <w:tcW w:w="3960" w:type="dxa"/>
          </w:tcPr>
          <w:p w14:paraId="037F0234" w14:textId="77777777" w:rsidR="00D31F38" w:rsidRDefault="00D31F38" w:rsidP="00E35F1F">
            <w:pPr>
              <w:pStyle w:val="CopticVersemulti-line"/>
            </w:pPr>
            <w:r w:rsidRPr="00436BDD">
              <w:t>Ⲛⲩⲕⲧⲉⲥ ⲕⲉ ⲏ̀ⲙⲉⲣⲉ ⲣⲱ ⲡⲉ</w:t>
            </w:r>
          </w:p>
          <w:p w14:paraId="3A842A6E" w14:textId="77777777" w:rsidR="00D31F38" w:rsidRDefault="00D31F38" w:rsidP="00E35F1F">
            <w:pPr>
              <w:pStyle w:val="CopticVersemulti-line"/>
            </w:pPr>
            <w:r w:rsidRPr="00436BDD">
              <w:t>ⲫⲱⲥⲕⲉ ⲥ̀ⲕⲟⲧⲟⲥ ⲕⲉ ⲁⲥⲧ̀ⲣⲁⲡⲉ</w:t>
            </w:r>
          </w:p>
          <w:p w14:paraId="7B5C97DF" w14:textId="77777777" w:rsidR="00D31F38" w:rsidRDefault="00D31F38" w:rsidP="00E35F1F">
            <w:pPr>
              <w:pStyle w:val="CopticVersemulti-line"/>
            </w:pPr>
            <w:r w:rsidRPr="00436BDD">
              <w:t>ϫⲉ ⲇⲟⲝⲁ ⲥⲓ ⲫⲓⲗⲁⲛⲑ̀ⲣⲱⲡⲉ</w:t>
            </w:r>
          </w:p>
          <w:p w14:paraId="2A3B4504" w14:textId="77777777" w:rsidR="00D31F38" w:rsidRPr="00436BDD" w:rsidRDefault="00D31F38" w:rsidP="00E35F1F">
            <w:pPr>
              <w:pStyle w:val="CopticVerse"/>
            </w:pPr>
            <w:r w:rsidRPr="00436BDD">
              <w:t>ϩⲱⲥ ⲉ̀ⲣⲟϥ ⲁ̀ⲣⲓϩⲟⲩⲟ̀ ϭⲁⲥϥ.</w:t>
            </w:r>
          </w:p>
        </w:tc>
      </w:tr>
      <w:tr w:rsidR="00D31F38" w14:paraId="125EFA64" w14:textId="77777777" w:rsidTr="00E35F1F">
        <w:trPr>
          <w:cantSplit/>
          <w:jc w:val="center"/>
        </w:trPr>
        <w:tc>
          <w:tcPr>
            <w:tcW w:w="288" w:type="dxa"/>
          </w:tcPr>
          <w:p w14:paraId="52DA8AAD" w14:textId="77777777" w:rsidR="00D31F38" w:rsidRDefault="00D31F38" w:rsidP="00E35F1F">
            <w:pPr>
              <w:pStyle w:val="CopticCross"/>
            </w:pPr>
          </w:p>
        </w:tc>
        <w:tc>
          <w:tcPr>
            <w:tcW w:w="3960" w:type="dxa"/>
          </w:tcPr>
          <w:p w14:paraId="2506F953" w14:textId="77777777" w:rsidR="00D31F38" w:rsidRPr="00C05A5B" w:rsidRDefault="00D31F38" w:rsidP="00E35F1F">
            <w:pPr>
              <w:pStyle w:val="EngHang"/>
              <w:rPr>
                <w:szCs w:val="20"/>
              </w:rPr>
            </w:pPr>
            <w:r>
              <w:t>You</w:t>
            </w:r>
            <w:r w:rsidRPr="00C05A5B">
              <w:t xml:space="preserve"> trees and all that springs on </w:t>
            </w:r>
            <w:r>
              <w:t xml:space="preserve">the </w:t>
            </w:r>
            <w:r w:rsidRPr="00C05A5B">
              <w:t>earth,</w:t>
            </w:r>
          </w:p>
          <w:p w14:paraId="17979CE7" w14:textId="77777777" w:rsidR="00D31F38" w:rsidRPr="00C05A5B" w:rsidRDefault="00D31F38" w:rsidP="00E35F1F">
            <w:pPr>
              <w:pStyle w:val="EngHang"/>
              <w:rPr>
                <w:szCs w:val="20"/>
              </w:rPr>
            </w:pPr>
            <w:r w:rsidRPr="00C05A5B">
              <w:t xml:space="preserve">And all that moves in the </w:t>
            </w:r>
            <w:commentRangeStart w:id="481"/>
            <w:r w:rsidRPr="00C05A5B">
              <w:t>sea</w:t>
            </w:r>
            <w:commentRangeEnd w:id="481"/>
            <w:r>
              <w:rPr>
                <w:rStyle w:val="CommentReference"/>
                <w:rFonts w:eastAsiaTheme="minorHAnsi" w:cstheme="minorBidi"/>
                <w:color w:val="auto"/>
                <w:lang w:val="en-CA"/>
              </w:rPr>
              <w:commentReference w:id="481"/>
            </w:r>
            <w:r w:rsidRPr="00C05A5B">
              <w:t>;</w:t>
            </w:r>
          </w:p>
          <w:p w14:paraId="2E6B02CA" w14:textId="77777777" w:rsidR="00D31F38" w:rsidRDefault="00D31F38" w:rsidP="00E35F1F">
            <w:pPr>
              <w:pStyle w:val="EngHang"/>
            </w:pPr>
            <w:r w:rsidRPr="00C05A5B">
              <w:t xml:space="preserve">Mountains and </w:t>
            </w:r>
            <w:r>
              <w:t>forests</w:t>
            </w:r>
            <w:r w:rsidRPr="00C05A5B">
              <w:t>:</w:t>
            </w:r>
          </w:p>
          <w:p w14:paraId="5A56D40D" w14:textId="77777777" w:rsidR="00D31F38" w:rsidRPr="00C05A5B" w:rsidRDefault="00D31F38" w:rsidP="00E35F1F">
            <w:pPr>
              <w:pStyle w:val="EngHangEnd"/>
            </w:pPr>
            <w:r>
              <w:t>Praise</w:t>
            </w:r>
            <w:r w:rsidRPr="00C05A5B">
              <w:t xml:space="preserve"> Him and exalt Him above all.</w:t>
            </w:r>
          </w:p>
        </w:tc>
        <w:tc>
          <w:tcPr>
            <w:tcW w:w="288" w:type="dxa"/>
          </w:tcPr>
          <w:p w14:paraId="5011DA4D" w14:textId="77777777" w:rsidR="00D31F38" w:rsidRDefault="00D31F38" w:rsidP="00E35F1F">
            <w:pPr>
              <w:rPr>
                <w:lang w:val="en-US"/>
              </w:rPr>
            </w:pPr>
          </w:p>
        </w:tc>
        <w:tc>
          <w:tcPr>
            <w:tcW w:w="288" w:type="dxa"/>
          </w:tcPr>
          <w:p w14:paraId="57F0A52C" w14:textId="77777777" w:rsidR="00D31F38" w:rsidRDefault="00D31F38" w:rsidP="00E35F1F">
            <w:pPr>
              <w:pStyle w:val="CopticCross"/>
            </w:pPr>
          </w:p>
        </w:tc>
        <w:tc>
          <w:tcPr>
            <w:tcW w:w="3960" w:type="dxa"/>
          </w:tcPr>
          <w:p w14:paraId="45FD63B9" w14:textId="77777777" w:rsidR="00D31F38" w:rsidRDefault="00D31F38" w:rsidP="00E35F1F">
            <w:pPr>
              <w:pStyle w:val="CopticVersemulti-line"/>
            </w:pPr>
            <w:r w:rsidRPr="00436BDD">
              <w:t>Ⲝⲩⲗⲁ ⲕⲉ ⲡⲁⲛⲧⲁ ⲧⲁ ⲫⲩⲟ̀ⲙⲉⲛⲁ</w:t>
            </w:r>
          </w:p>
          <w:p w14:paraId="24E788C6" w14:textId="77777777" w:rsidR="00D31F38" w:rsidRDefault="00D31F38" w:rsidP="00E35F1F">
            <w:pPr>
              <w:pStyle w:val="CopticVersemulti-line"/>
            </w:pPr>
            <w:r w:rsidRPr="00436BDD">
              <w:t>ⲉⲛ ⲧⲏ ⲅⲏ ⲕⲉ ⲡⲁⲛⲧⲁ ⲧⲁⲕⲓⲛⲟⲩⲙⲉⲛ</w:t>
            </w:r>
          </w:p>
          <w:p w14:paraId="6176E23A" w14:textId="77777777" w:rsidR="00D31F38" w:rsidRDefault="00D31F38" w:rsidP="00E35F1F">
            <w:pPr>
              <w:pStyle w:val="CopticVersemulti-line"/>
            </w:pPr>
            <w:r w:rsidRPr="00436BDD">
              <w:t xml:space="preserve"> ϩⲓ ⲛⲓⲙⲱⲟⲩ ⲛⲉⲙ ⲛⲓⲧⲱⲟⲩ ⲛⲉⲙ ⲛⲓⲇ̀ⲣⲩⲙⲟⲛⲁ</w:t>
            </w:r>
          </w:p>
          <w:p w14:paraId="28D1C428" w14:textId="77777777" w:rsidR="00D31F38" w:rsidRPr="00436BDD" w:rsidRDefault="00D31F38" w:rsidP="00E35F1F">
            <w:pPr>
              <w:pStyle w:val="CopticVerse"/>
            </w:pPr>
            <w:r w:rsidRPr="00436BDD">
              <w:t>ϩⲱⲥ ⲉ̀ⲣⲟϥ ⲁ̀ⲣⲓϩⲟⲩⲟ̀ ϭⲁⲥϥ.</w:t>
            </w:r>
          </w:p>
        </w:tc>
      </w:tr>
      <w:tr w:rsidR="00D31F38" w14:paraId="03197954" w14:textId="77777777" w:rsidTr="00E35F1F">
        <w:trPr>
          <w:cantSplit/>
          <w:jc w:val="center"/>
        </w:trPr>
        <w:tc>
          <w:tcPr>
            <w:tcW w:w="288" w:type="dxa"/>
          </w:tcPr>
          <w:p w14:paraId="60B88938" w14:textId="77777777" w:rsidR="00D31F38" w:rsidRDefault="00D31F38" w:rsidP="00E35F1F">
            <w:pPr>
              <w:pStyle w:val="CopticCross"/>
            </w:pPr>
            <w:r>
              <w:t>¿</w:t>
            </w:r>
          </w:p>
        </w:tc>
        <w:tc>
          <w:tcPr>
            <w:tcW w:w="3960" w:type="dxa"/>
          </w:tcPr>
          <w:p w14:paraId="227520B5" w14:textId="3A57D50B" w:rsidR="00D31F38" w:rsidRPr="00C05A5B" w:rsidRDefault="00D31F38" w:rsidP="00E35F1F">
            <w:pPr>
              <w:pStyle w:val="EngHang"/>
              <w:rPr>
                <w:szCs w:val="20"/>
              </w:rPr>
            </w:pPr>
            <w:r w:rsidRPr="00C05A5B">
              <w:t xml:space="preserve">Praise </w:t>
            </w:r>
            <w:r w:rsidR="00985EC5">
              <w:t>The Lord</w:t>
            </w:r>
            <w:r w:rsidRPr="00C05A5B">
              <w:t>,</w:t>
            </w:r>
          </w:p>
          <w:p w14:paraId="027480CC" w14:textId="4CE64E54" w:rsidR="00D31F38" w:rsidRPr="00C05A5B" w:rsidRDefault="00D31F38" w:rsidP="00E35F1F">
            <w:pPr>
              <w:pStyle w:val="EngHang"/>
              <w:rPr>
                <w:szCs w:val="20"/>
              </w:rPr>
            </w:pPr>
            <w:r w:rsidRPr="00C05A5B">
              <w:t>the King of kings,</w:t>
            </w:r>
            <w:r w:rsidR="00985EC5">
              <w:t xml:space="preserve"> without ceasing</w:t>
            </w:r>
          </w:p>
          <w:p w14:paraId="4A7DB8B2" w14:textId="77777777" w:rsidR="00D31F38" w:rsidRPr="00C05A5B" w:rsidRDefault="00D31F38" w:rsidP="00E35F1F">
            <w:pPr>
              <w:pStyle w:val="EngHang"/>
              <w:rPr>
                <w:szCs w:val="20"/>
              </w:rPr>
            </w:pPr>
            <w:r>
              <w:t>O</w:t>
            </w:r>
            <w:r w:rsidRPr="00C05A5B">
              <w:t xml:space="preserve"> </w:t>
            </w:r>
            <w:r>
              <w:t>seas</w:t>
            </w:r>
            <w:r w:rsidRPr="00C05A5B">
              <w:t xml:space="preserve"> and </w:t>
            </w:r>
            <w:r>
              <w:t>river</w:t>
            </w:r>
            <w:r w:rsidRPr="00C05A5B">
              <w:t>:</w:t>
            </w:r>
          </w:p>
          <w:p w14:paraId="54237369" w14:textId="77777777" w:rsidR="00D31F38" w:rsidRPr="00C05A5B" w:rsidRDefault="00D31F38" w:rsidP="00E35F1F">
            <w:pPr>
              <w:pStyle w:val="EngHangEnd"/>
            </w:pPr>
            <w:r>
              <w:t>Praise</w:t>
            </w:r>
            <w:r w:rsidRPr="00C05A5B">
              <w:t xml:space="preserve"> Him and exalt Him above all.</w:t>
            </w:r>
          </w:p>
        </w:tc>
        <w:tc>
          <w:tcPr>
            <w:tcW w:w="288" w:type="dxa"/>
          </w:tcPr>
          <w:p w14:paraId="6F0F5F74" w14:textId="77777777" w:rsidR="00D31F38" w:rsidRDefault="00D31F38" w:rsidP="00E35F1F">
            <w:pPr>
              <w:rPr>
                <w:lang w:val="en-US"/>
              </w:rPr>
            </w:pPr>
          </w:p>
        </w:tc>
        <w:tc>
          <w:tcPr>
            <w:tcW w:w="288" w:type="dxa"/>
          </w:tcPr>
          <w:p w14:paraId="3BCDDCF4" w14:textId="77777777" w:rsidR="00D31F38" w:rsidRDefault="00D31F38" w:rsidP="00E35F1F">
            <w:pPr>
              <w:pStyle w:val="CopticCross"/>
            </w:pPr>
            <w:r>
              <w:t>¿</w:t>
            </w:r>
          </w:p>
        </w:tc>
        <w:tc>
          <w:tcPr>
            <w:tcW w:w="3960" w:type="dxa"/>
          </w:tcPr>
          <w:p w14:paraId="63A24133" w14:textId="77777777" w:rsidR="00D31F38" w:rsidRDefault="00D31F38" w:rsidP="00E35F1F">
            <w:pPr>
              <w:pStyle w:val="CopticVersemulti-line"/>
            </w:pPr>
            <w:r w:rsidRPr="00436BDD">
              <w:t>Ⲟⲩⲟϩ ⲟⲛ ⲥ̀ⲙⲟⲩ ⲛ̀ⲁⲧⲭⲁⲣⲱⲟⲩ</w:t>
            </w:r>
          </w:p>
          <w:p w14:paraId="62AC2315" w14:textId="77777777" w:rsidR="00D31F38" w:rsidRDefault="00D31F38" w:rsidP="00E35F1F">
            <w:pPr>
              <w:pStyle w:val="CopticVersemulti-line"/>
            </w:pPr>
            <w:r w:rsidRPr="00436BDD">
              <w:t>ⲉ̀Ⲡⲟ̅ⲥ̅ ⲡ̀ⲟⲩⲣⲟ ⲛ̀ⲧⲉ ⲛⲓⲟⲩⲣⲱⲟⲩ</w:t>
            </w:r>
          </w:p>
          <w:p w14:paraId="00CAC981" w14:textId="77777777" w:rsidR="00D31F38" w:rsidRDefault="00D31F38" w:rsidP="00E35F1F">
            <w:pPr>
              <w:pStyle w:val="CopticVersemulti-line"/>
            </w:pPr>
            <w:r w:rsidRPr="00436BDD">
              <w:t>ⲛⲓⲁ̀ⲙⲁⲓⲟⲩ ⲛⲉⲙ ⲛⲓⲓⲁⲣⲱⲟⲩ</w:t>
            </w:r>
          </w:p>
          <w:p w14:paraId="7EA10A6A" w14:textId="77777777" w:rsidR="00D31F38" w:rsidRPr="00436BDD" w:rsidRDefault="00D31F38" w:rsidP="00E35F1F">
            <w:pPr>
              <w:pStyle w:val="CopticVerse"/>
            </w:pPr>
            <w:r w:rsidRPr="00436BDD">
              <w:t>ϩⲱⲥ ⲉ̀ⲣⲟϥ ⲁ̀ⲣⲓϩⲟⲩⲟ̀ ϭⲁⲥϥ.</w:t>
            </w:r>
          </w:p>
        </w:tc>
      </w:tr>
      <w:tr w:rsidR="00D31F38" w14:paraId="6DBC31C7" w14:textId="77777777" w:rsidTr="00E35F1F">
        <w:trPr>
          <w:cantSplit/>
          <w:jc w:val="center"/>
        </w:trPr>
        <w:tc>
          <w:tcPr>
            <w:tcW w:w="288" w:type="dxa"/>
          </w:tcPr>
          <w:p w14:paraId="03502B11" w14:textId="77777777" w:rsidR="00D31F38" w:rsidRDefault="00D31F38" w:rsidP="00E35F1F">
            <w:pPr>
              <w:pStyle w:val="CopticCross"/>
            </w:pPr>
            <w:r>
              <w:t>¿</w:t>
            </w:r>
          </w:p>
        </w:tc>
        <w:tc>
          <w:tcPr>
            <w:tcW w:w="3960" w:type="dxa"/>
          </w:tcPr>
          <w:p w14:paraId="3590CA59" w14:textId="77777777" w:rsidR="00D31F38" w:rsidRPr="00C05A5B" w:rsidRDefault="00D31F38" w:rsidP="00E35F1F">
            <w:pPr>
              <w:pStyle w:val="EngHang"/>
              <w:rPr>
                <w:szCs w:val="20"/>
              </w:rPr>
            </w:pPr>
            <w:r>
              <w:t>And as we</w:t>
            </w:r>
            <w:r w:rsidRPr="00C05A5B">
              <w:t xml:space="preserve"> seeing them,</w:t>
            </w:r>
          </w:p>
          <w:p w14:paraId="0EAF9864" w14:textId="77777777" w:rsidR="00D31F38" w:rsidRPr="00C05A5B" w:rsidRDefault="00D31F38" w:rsidP="00E35F1F">
            <w:pPr>
              <w:pStyle w:val="EngHang"/>
              <w:rPr>
                <w:szCs w:val="20"/>
              </w:rPr>
            </w:pPr>
            <w:r>
              <w:t>Let us say with all of them</w:t>
            </w:r>
            <w:r w:rsidRPr="00C05A5B">
              <w:t>:</w:t>
            </w:r>
          </w:p>
          <w:p w14:paraId="0175DAEC" w14:textId="72470C3C" w:rsidR="00D31F38" w:rsidRDefault="009424FE" w:rsidP="00E35F1F">
            <w:pPr>
              <w:pStyle w:val="EngHang"/>
            </w:pPr>
            <w:r>
              <w:t>“</w:t>
            </w:r>
            <w:r w:rsidR="00D31F38">
              <w:t>Bless</w:t>
            </w:r>
            <w:r w:rsidR="00D31F38" w:rsidRPr="00C05A5B">
              <w:t xml:space="preserve"> the Lord, </w:t>
            </w:r>
            <w:commentRangeStart w:id="482"/>
            <w:r w:rsidR="00D31F38" w:rsidRPr="00C05A5B">
              <w:t xml:space="preserve">all </w:t>
            </w:r>
            <w:commentRangeEnd w:id="482"/>
            <w:r w:rsidR="00D31F38">
              <w:rPr>
                <w:rStyle w:val="CommentReference"/>
                <w:rFonts w:eastAsiaTheme="minorHAnsi" w:cstheme="minorBidi"/>
                <w:color w:val="auto"/>
                <w:lang w:val="en-CA"/>
              </w:rPr>
              <w:commentReference w:id="482"/>
            </w:r>
            <w:r w:rsidR="00D31F38">
              <w:t>you birds</w:t>
            </w:r>
            <w:r>
              <w:t>:”</w:t>
            </w:r>
          </w:p>
          <w:p w14:paraId="215C31C1" w14:textId="77777777" w:rsidR="00D31F38" w:rsidRPr="00C05A5B" w:rsidRDefault="00D31F38" w:rsidP="00E35F1F">
            <w:pPr>
              <w:pStyle w:val="EngHangEnd"/>
            </w:pPr>
            <w:r>
              <w:t xml:space="preserve">Praise </w:t>
            </w:r>
            <w:r w:rsidRPr="00C05A5B">
              <w:t>Him and exalt Him above all.</w:t>
            </w:r>
          </w:p>
        </w:tc>
        <w:tc>
          <w:tcPr>
            <w:tcW w:w="288" w:type="dxa"/>
          </w:tcPr>
          <w:p w14:paraId="68ED7E6C" w14:textId="77777777" w:rsidR="00D31F38" w:rsidRDefault="00D31F38" w:rsidP="00E35F1F">
            <w:pPr>
              <w:rPr>
                <w:lang w:val="en-US"/>
              </w:rPr>
            </w:pPr>
          </w:p>
        </w:tc>
        <w:tc>
          <w:tcPr>
            <w:tcW w:w="288" w:type="dxa"/>
          </w:tcPr>
          <w:p w14:paraId="7A17DB3F" w14:textId="77777777" w:rsidR="00D31F38" w:rsidRDefault="00D31F38" w:rsidP="00E35F1F">
            <w:pPr>
              <w:pStyle w:val="CopticCross"/>
            </w:pPr>
            <w:r>
              <w:t>¿</w:t>
            </w:r>
          </w:p>
        </w:tc>
        <w:tc>
          <w:tcPr>
            <w:tcW w:w="3960" w:type="dxa"/>
          </w:tcPr>
          <w:p w14:paraId="0042F887" w14:textId="77777777" w:rsidR="00D31F38" w:rsidRDefault="00D31F38" w:rsidP="00E35F1F">
            <w:pPr>
              <w:pStyle w:val="CopticVersemulti-line"/>
            </w:pPr>
            <w:r w:rsidRPr="00436BDD">
              <w:t>Ⲡⲁⲓⲣⲏϯ ⲁ̀ⲛⲟⲛ ⲧⲉⲛⲛⲁⲩ ⲉ̀ⲣⲱⲟⲩ</w:t>
            </w:r>
          </w:p>
          <w:p w14:paraId="2444F13E" w14:textId="77777777" w:rsidR="00D31F38" w:rsidRDefault="00D31F38" w:rsidP="00E35F1F">
            <w:pPr>
              <w:pStyle w:val="CopticVersemulti-line"/>
            </w:pPr>
            <w:r w:rsidRPr="00436BDD">
              <w:t>ⲙⲁⲣⲉⲛϫⲟⲥ ⲛⲉⲙ ⲛⲁⲓ ⲱⲛ ⲧⲏⲣⲟⲩ</w:t>
            </w:r>
          </w:p>
          <w:p w14:paraId="03E792B9" w14:textId="77777777" w:rsidR="00D31F38" w:rsidRDefault="00D31F38" w:rsidP="00E35F1F">
            <w:pPr>
              <w:pStyle w:val="CopticVersemulti-line"/>
            </w:pPr>
            <w:r w:rsidRPr="00436BDD">
              <w:t>Ⲥ̀ⲙⲟⲩ ⲉ̀Ⲡⲟ̅ⲥ̅ ⲛⲓϩⲁⲗⲁϯ ⲧⲏⲣⲟⲩ</w:t>
            </w:r>
          </w:p>
          <w:p w14:paraId="65F471BC" w14:textId="77777777" w:rsidR="00D31F38" w:rsidRPr="00436BDD" w:rsidRDefault="00D31F38" w:rsidP="00E35F1F">
            <w:pPr>
              <w:pStyle w:val="CopticVerse"/>
            </w:pPr>
            <w:r w:rsidRPr="00436BDD">
              <w:t>ϩⲱⲥ ⲉ̀ⲣⲟϥ ⲁ̀ⲣⲓϩⲟⲩⲟ̀ ϭⲁⲥϥ.</w:t>
            </w:r>
          </w:p>
        </w:tc>
      </w:tr>
      <w:tr w:rsidR="00D31F38" w14:paraId="239D0AEF" w14:textId="77777777" w:rsidTr="00E35F1F">
        <w:trPr>
          <w:cantSplit/>
          <w:jc w:val="center"/>
        </w:trPr>
        <w:tc>
          <w:tcPr>
            <w:tcW w:w="288" w:type="dxa"/>
          </w:tcPr>
          <w:p w14:paraId="67CEA27E" w14:textId="77777777" w:rsidR="00D31F38" w:rsidRDefault="00D31F38" w:rsidP="00E35F1F">
            <w:pPr>
              <w:pStyle w:val="CopticCross"/>
            </w:pPr>
          </w:p>
        </w:tc>
        <w:tc>
          <w:tcPr>
            <w:tcW w:w="3960" w:type="dxa"/>
          </w:tcPr>
          <w:p w14:paraId="7D3C97B5" w14:textId="2AAD3B94" w:rsidR="00D31F38" w:rsidRPr="00C05A5B" w:rsidRDefault="00D31F38" w:rsidP="00E35F1F">
            <w:pPr>
              <w:pStyle w:val="EngHang"/>
              <w:rPr>
                <w:szCs w:val="20"/>
              </w:rPr>
            </w:pPr>
            <w:r w:rsidRPr="00C05A5B">
              <w:t>O snow and ice,</w:t>
            </w:r>
          </w:p>
          <w:p w14:paraId="1894F617" w14:textId="77777777" w:rsidR="00D31F38" w:rsidRPr="00C05A5B" w:rsidRDefault="00D31F38" w:rsidP="00E35F1F">
            <w:pPr>
              <w:pStyle w:val="EngHang"/>
              <w:rPr>
                <w:szCs w:val="20"/>
              </w:rPr>
            </w:pPr>
            <w:r w:rsidRPr="00C05A5B">
              <w:t xml:space="preserve">The cattle and all the beasts, </w:t>
            </w:r>
          </w:p>
          <w:p w14:paraId="25B1833C" w14:textId="52D37841" w:rsidR="00D31F38" w:rsidRDefault="00D31F38" w:rsidP="00E35F1F">
            <w:pPr>
              <w:pStyle w:val="EngHang"/>
            </w:pPr>
            <w:r w:rsidRPr="00C05A5B">
              <w:t>Bless the Lord of lords:</w:t>
            </w:r>
          </w:p>
          <w:p w14:paraId="26045516" w14:textId="15B92723" w:rsidR="00D31F38" w:rsidRPr="00C05A5B" w:rsidRDefault="00D31F38" w:rsidP="009424FE">
            <w:pPr>
              <w:pStyle w:val="EngHangEnd"/>
            </w:pPr>
            <w:r w:rsidRPr="00C05A5B">
              <w:t>Praise Him and exalt Him above all.</w:t>
            </w:r>
          </w:p>
        </w:tc>
        <w:tc>
          <w:tcPr>
            <w:tcW w:w="288" w:type="dxa"/>
          </w:tcPr>
          <w:p w14:paraId="0F4100FD" w14:textId="77777777" w:rsidR="00D31F38" w:rsidRDefault="00D31F38" w:rsidP="00E35F1F">
            <w:pPr>
              <w:rPr>
                <w:lang w:val="en-US"/>
              </w:rPr>
            </w:pPr>
          </w:p>
        </w:tc>
        <w:tc>
          <w:tcPr>
            <w:tcW w:w="288" w:type="dxa"/>
          </w:tcPr>
          <w:p w14:paraId="4BCFB523" w14:textId="77777777" w:rsidR="00D31F38" w:rsidRDefault="00D31F38" w:rsidP="00E35F1F">
            <w:pPr>
              <w:pStyle w:val="CopticCross"/>
            </w:pPr>
          </w:p>
        </w:tc>
        <w:tc>
          <w:tcPr>
            <w:tcW w:w="3960" w:type="dxa"/>
          </w:tcPr>
          <w:p w14:paraId="7A64E7A3" w14:textId="77777777" w:rsidR="00D31F38" w:rsidRDefault="00D31F38" w:rsidP="00E35F1F">
            <w:pPr>
              <w:pStyle w:val="CopticVersemulti-line"/>
            </w:pPr>
            <w:r w:rsidRPr="00436BDD">
              <w:t>Ⲣⲱ ⲛ̀ⲛⲓⲡⲁⲭⲛⲏ ⲛⲉⲙ ⲛⲓⲭⲓⲱⲛ</w:t>
            </w:r>
          </w:p>
          <w:p w14:paraId="0C1755F3" w14:textId="77777777" w:rsidR="00D31F38" w:rsidRDefault="00D31F38" w:rsidP="00E35F1F">
            <w:pPr>
              <w:pStyle w:val="CopticVersemulti-line"/>
            </w:pPr>
            <w:r w:rsidRPr="00436BDD">
              <w:t>ⲕⲉ ⲕ̀ⲧⲏⲛⲱⲛ ⲛⲉⲙ ⲛⲓⲑⲏⲣⲓⲟⲛ</w:t>
            </w:r>
          </w:p>
          <w:p w14:paraId="7648F6F5" w14:textId="77777777" w:rsidR="00D31F38" w:rsidRDefault="00D31F38" w:rsidP="00E35F1F">
            <w:pPr>
              <w:pStyle w:val="CopticVersemulti-line"/>
            </w:pPr>
            <w:r w:rsidRPr="00436BDD">
              <w:t>Ⲥ̀ⲙⲟⲩ ⲉ̀Ⲡⲟ̅ⲥ̅ ⲧⲱⲛ ⲕⲩⲣⲓⲱⲛ</w:t>
            </w:r>
          </w:p>
          <w:p w14:paraId="6837113C" w14:textId="77777777" w:rsidR="00D31F38" w:rsidRPr="00436BDD" w:rsidRDefault="00D31F38" w:rsidP="00E35F1F">
            <w:pPr>
              <w:pStyle w:val="CopticVersemulti-line"/>
            </w:pPr>
            <w:r w:rsidRPr="00436BDD">
              <w:t>ϩⲱⲥ ⲉ̀ⲣⲟϥ ⲁ̀ⲣⲓϩⲟⲩⲟ̀ ϭⲁⲥϥ.</w:t>
            </w:r>
          </w:p>
        </w:tc>
      </w:tr>
      <w:tr w:rsidR="00D31F38" w14:paraId="378E546D" w14:textId="77777777" w:rsidTr="00E35F1F">
        <w:trPr>
          <w:cantSplit/>
          <w:jc w:val="center"/>
        </w:trPr>
        <w:tc>
          <w:tcPr>
            <w:tcW w:w="288" w:type="dxa"/>
          </w:tcPr>
          <w:p w14:paraId="5AB92806" w14:textId="77777777" w:rsidR="00D31F38" w:rsidRDefault="00D31F38" w:rsidP="00E35F1F">
            <w:pPr>
              <w:pStyle w:val="CopticCross"/>
            </w:pPr>
          </w:p>
        </w:tc>
        <w:tc>
          <w:tcPr>
            <w:tcW w:w="3960" w:type="dxa"/>
          </w:tcPr>
          <w:p w14:paraId="0C4146AC" w14:textId="77777777" w:rsidR="00D31F38" w:rsidRPr="00C05A5B" w:rsidRDefault="00D31F38" w:rsidP="00E35F1F">
            <w:pPr>
              <w:pStyle w:val="EngHang"/>
              <w:rPr>
                <w:szCs w:val="20"/>
              </w:rPr>
            </w:pPr>
            <w:r>
              <w:t xml:space="preserve">Praise </w:t>
            </w:r>
            <w:r w:rsidRPr="00C05A5B">
              <w:t>the Lord as befits,</w:t>
            </w:r>
          </w:p>
          <w:p w14:paraId="3F40FBD1" w14:textId="77777777" w:rsidR="00D31F38" w:rsidRPr="00C05A5B" w:rsidRDefault="00D31F38" w:rsidP="00E35F1F">
            <w:pPr>
              <w:pStyle w:val="EngHang"/>
              <w:rPr>
                <w:szCs w:val="20"/>
              </w:rPr>
            </w:pPr>
            <w:r w:rsidRPr="00C05A5B">
              <w:t xml:space="preserve">And not like the </w:t>
            </w:r>
            <w:commentRangeStart w:id="483"/>
            <w:r w:rsidRPr="00C05A5B">
              <w:t>heretics</w:t>
            </w:r>
            <w:commentRangeEnd w:id="483"/>
            <w:r>
              <w:rPr>
                <w:rStyle w:val="CommentReference"/>
                <w:rFonts w:eastAsiaTheme="minorHAnsi" w:cstheme="minorBidi"/>
                <w:color w:val="auto"/>
                <w:lang w:val="en-CA"/>
              </w:rPr>
              <w:commentReference w:id="483"/>
            </w:r>
            <w:r w:rsidRPr="00C05A5B">
              <w:t>,</w:t>
            </w:r>
          </w:p>
          <w:p w14:paraId="3B0957C5" w14:textId="77777777" w:rsidR="00D31F38" w:rsidRPr="00C05A5B" w:rsidRDefault="00D31F38" w:rsidP="00E35F1F">
            <w:pPr>
              <w:pStyle w:val="EngHang"/>
              <w:rPr>
                <w:szCs w:val="20"/>
              </w:rPr>
            </w:pPr>
            <w:r>
              <w:t xml:space="preserve">O you </w:t>
            </w:r>
            <w:r w:rsidRPr="00C05A5B">
              <w:t>sons of men:</w:t>
            </w:r>
          </w:p>
          <w:p w14:paraId="7078E80C" w14:textId="77777777" w:rsidR="00D31F38" w:rsidRPr="00C05A5B" w:rsidRDefault="00D31F38" w:rsidP="00E35F1F">
            <w:pPr>
              <w:pStyle w:val="EngHangEnd"/>
            </w:pPr>
            <w:r>
              <w:t>Praise</w:t>
            </w:r>
            <w:r w:rsidRPr="00C05A5B">
              <w:t xml:space="preserve"> Him and exalt Him above all.</w:t>
            </w:r>
          </w:p>
        </w:tc>
        <w:tc>
          <w:tcPr>
            <w:tcW w:w="288" w:type="dxa"/>
          </w:tcPr>
          <w:p w14:paraId="696AF923" w14:textId="77777777" w:rsidR="00D31F38" w:rsidRDefault="00D31F38" w:rsidP="00E35F1F">
            <w:pPr>
              <w:rPr>
                <w:lang w:val="en-US"/>
              </w:rPr>
            </w:pPr>
          </w:p>
        </w:tc>
        <w:tc>
          <w:tcPr>
            <w:tcW w:w="288" w:type="dxa"/>
          </w:tcPr>
          <w:p w14:paraId="47E49964" w14:textId="77777777" w:rsidR="00D31F38" w:rsidRDefault="00D31F38" w:rsidP="00E35F1F">
            <w:pPr>
              <w:pStyle w:val="CopticCross"/>
            </w:pPr>
          </w:p>
        </w:tc>
        <w:tc>
          <w:tcPr>
            <w:tcW w:w="3960" w:type="dxa"/>
          </w:tcPr>
          <w:p w14:paraId="27DD7DD3" w14:textId="77777777" w:rsidR="00D31F38" w:rsidRDefault="00D31F38" w:rsidP="00E35F1F">
            <w:pPr>
              <w:pStyle w:val="CopticVersemulti-line"/>
            </w:pPr>
            <w:r w:rsidRPr="00436BDD">
              <w:t>Ⲥ̀ⲙⲟⲩ ⲉ̀Ⲡⲟ̅ⲥ̅ ⲕⲁⲧⲁ ⲫ̀ⲧⲱⲙⲓ</w:t>
            </w:r>
          </w:p>
          <w:p w14:paraId="7730E216" w14:textId="77777777" w:rsidR="00D31F38" w:rsidRDefault="00D31F38" w:rsidP="00E35F1F">
            <w:pPr>
              <w:pStyle w:val="CopticVersemulti-line"/>
            </w:pPr>
            <w:r w:rsidRPr="00436BDD">
              <w:t>ⲉ̀ⲣⲟϥ ⲕⲉ ⲟⲩ ⲙⲏ ⲡⲁⲣⲁⲛⲟⲙⲓ</w:t>
            </w:r>
          </w:p>
          <w:p w14:paraId="295E6F6A" w14:textId="77777777" w:rsidR="00D31F38" w:rsidRDefault="00D31F38" w:rsidP="00E35F1F">
            <w:pPr>
              <w:pStyle w:val="CopticVersemulti-line"/>
            </w:pPr>
            <w:r w:rsidRPr="00436BDD">
              <w:t>ⲱ̀ ⲛⲓϣⲏⲣⲓ ⲛ̀ⲧⲉ ⲛⲓⲣⲱⲙⲓ</w:t>
            </w:r>
          </w:p>
          <w:p w14:paraId="26E4EE15" w14:textId="77777777" w:rsidR="00D31F38" w:rsidRPr="00436BDD" w:rsidRDefault="00D31F38" w:rsidP="00E35F1F">
            <w:pPr>
              <w:pStyle w:val="CopticVerse"/>
            </w:pPr>
            <w:r w:rsidRPr="00436BDD">
              <w:t>ϩⲱⲥ ⲉ̀ⲣⲟϥ ⲁ̀ⲣⲓϩⲟⲩⲟ̀ ϭⲁⲥϥ.</w:t>
            </w:r>
          </w:p>
        </w:tc>
      </w:tr>
      <w:tr w:rsidR="00D31F38" w14:paraId="3E74910D" w14:textId="77777777" w:rsidTr="00E35F1F">
        <w:trPr>
          <w:cantSplit/>
          <w:jc w:val="center"/>
        </w:trPr>
        <w:tc>
          <w:tcPr>
            <w:tcW w:w="288" w:type="dxa"/>
          </w:tcPr>
          <w:p w14:paraId="6A49A74C" w14:textId="77777777" w:rsidR="00D31F38" w:rsidRDefault="00D31F38" w:rsidP="00E35F1F">
            <w:pPr>
              <w:pStyle w:val="CopticCross"/>
            </w:pPr>
            <w:r>
              <w:lastRenderedPageBreak/>
              <w:t>¿</w:t>
            </w:r>
          </w:p>
        </w:tc>
        <w:tc>
          <w:tcPr>
            <w:tcW w:w="3960" w:type="dxa"/>
          </w:tcPr>
          <w:p w14:paraId="26A3F650" w14:textId="77777777" w:rsidR="00D31F38" w:rsidRPr="00C05A5B" w:rsidRDefault="00D31F38" w:rsidP="00E35F1F">
            <w:pPr>
              <w:pStyle w:val="EngHang"/>
              <w:rPr>
                <w:szCs w:val="20"/>
              </w:rPr>
            </w:pPr>
            <w:r>
              <w:t>Israel offer honour and glory</w:t>
            </w:r>
            <w:r w:rsidRPr="00C05A5B">
              <w:t>,</w:t>
            </w:r>
          </w:p>
          <w:p w14:paraId="7B2D1D85" w14:textId="77777777" w:rsidR="00D31F38" w:rsidRPr="00C05A5B" w:rsidRDefault="00D31F38" w:rsidP="00E35F1F">
            <w:pPr>
              <w:pStyle w:val="EngHang"/>
              <w:rPr>
                <w:szCs w:val="20"/>
              </w:rPr>
            </w:pPr>
            <w:r w:rsidRPr="00C05A5B">
              <w:t xml:space="preserve">Before Him, with the </w:t>
            </w:r>
            <w:r>
              <w:t>joyful voice</w:t>
            </w:r>
            <w:r w:rsidRPr="00C05A5B">
              <w:t>;</w:t>
            </w:r>
          </w:p>
          <w:p w14:paraId="0CD27BF1" w14:textId="77777777" w:rsidR="00D31F38" w:rsidRPr="00C05A5B" w:rsidRDefault="00D31F38" w:rsidP="00E35F1F">
            <w:pPr>
              <w:pStyle w:val="EngHang"/>
              <w:rPr>
                <w:szCs w:val="20"/>
              </w:rPr>
            </w:pPr>
            <w:r w:rsidRPr="00C05A5B">
              <w:t xml:space="preserve">All </w:t>
            </w:r>
            <w:r>
              <w:t>you</w:t>
            </w:r>
            <w:r w:rsidRPr="00C05A5B">
              <w:t xml:space="preserve"> priests of Emmanuel:</w:t>
            </w:r>
          </w:p>
          <w:p w14:paraId="01E99383" w14:textId="77777777" w:rsidR="00D31F38" w:rsidRPr="00C05A5B" w:rsidRDefault="00D31F38" w:rsidP="00E35F1F">
            <w:pPr>
              <w:pStyle w:val="EngHangEnd"/>
            </w:pPr>
            <w:r>
              <w:t xml:space="preserve">Praise </w:t>
            </w:r>
            <w:r w:rsidRPr="00C05A5B">
              <w:t>Him and exalt Him above all.</w:t>
            </w:r>
          </w:p>
        </w:tc>
        <w:tc>
          <w:tcPr>
            <w:tcW w:w="288" w:type="dxa"/>
          </w:tcPr>
          <w:p w14:paraId="78CCBC96" w14:textId="77777777" w:rsidR="00D31F38" w:rsidRDefault="00D31F38" w:rsidP="00E35F1F">
            <w:pPr>
              <w:rPr>
                <w:lang w:val="en-US"/>
              </w:rPr>
            </w:pPr>
          </w:p>
        </w:tc>
        <w:tc>
          <w:tcPr>
            <w:tcW w:w="288" w:type="dxa"/>
          </w:tcPr>
          <w:p w14:paraId="616BC8F1" w14:textId="77777777" w:rsidR="00D31F38" w:rsidRDefault="00D31F38" w:rsidP="00E35F1F">
            <w:pPr>
              <w:pStyle w:val="CopticCross"/>
            </w:pPr>
            <w:r>
              <w:t>¿</w:t>
            </w:r>
          </w:p>
        </w:tc>
        <w:tc>
          <w:tcPr>
            <w:tcW w:w="3960" w:type="dxa"/>
          </w:tcPr>
          <w:p w14:paraId="7F08BF75" w14:textId="77777777" w:rsidR="00D31F38" w:rsidRDefault="00D31F38" w:rsidP="00E35F1F">
            <w:pPr>
              <w:pStyle w:val="CopticVersemulti-line"/>
            </w:pPr>
            <w:r w:rsidRPr="00436BDD">
              <w:t>Ⲧⲓⲙⲏ ⲕⲉ ⲇⲟⲝⲁ ⲱ̀ Ⲡⲓⲥ̅ⲗ</w:t>
            </w:r>
          </w:p>
          <w:p w14:paraId="0DA5D9A7" w14:textId="77777777" w:rsidR="00D31F38" w:rsidRDefault="00D31F38" w:rsidP="00E35F1F">
            <w:pPr>
              <w:pStyle w:val="CopticVersemulti-line"/>
            </w:pPr>
            <w:r w:rsidRPr="00436BDD">
              <w:t>ⲓ̀ⲛⲓ ⲛⲁϩⲣⲁϥ ϧⲉⲛ ⲟⲩⲥ̀ⲙⲏ ⲛ̀ⲑⲉⲗⲏⲗ</w:t>
            </w:r>
          </w:p>
          <w:p w14:paraId="2E9B8FBF" w14:textId="77777777" w:rsidR="00D31F38" w:rsidRDefault="00D31F38" w:rsidP="00E35F1F">
            <w:pPr>
              <w:pStyle w:val="CopticVersemulti-line"/>
            </w:pPr>
            <w:r w:rsidRPr="00436BDD">
              <w:t>ⲛⲓⲟⲩⲏⲃ ⲛ̀ⲧⲉ Ⲉⲙⲙⲁⲛⲟⲩⲏⲗ</w:t>
            </w:r>
          </w:p>
          <w:p w14:paraId="20E64F15" w14:textId="77777777" w:rsidR="00D31F38" w:rsidRPr="00436BDD" w:rsidRDefault="00D31F38" w:rsidP="00E35F1F">
            <w:pPr>
              <w:pStyle w:val="CopticVerse"/>
            </w:pPr>
            <w:r w:rsidRPr="00436BDD">
              <w:t>ϩⲱⲥ ⲉ̀ⲣⲟϥ ⲁ̀ⲣⲓϩⲟⲩⲟ̀ ϭⲁⲥϥ.</w:t>
            </w:r>
          </w:p>
        </w:tc>
      </w:tr>
      <w:tr w:rsidR="00D31F38" w14:paraId="13F0AFDC" w14:textId="77777777" w:rsidTr="00E35F1F">
        <w:trPr>
          <w:cantSplit/>
          <w:jc w:val="center"/>
        </w:trPr>
        <w:tc>
          <w:tcPr>
            <w:tcW w:w="288" w:type="dxa"/>
          </w:tcPr>
          <w:p w14:paraId="18ED70F3" w14:textId="77777777" w:rsidR="00D31F38" w:rsidRDefault="00D31F38" w:rsidP="00E35F1F">
            <w:pPr>
              <w:pStyle w:val="CopticCross"/>
            </w:pPr>
            <w:r>
              <w:t>¿</w:t>
            </w:r>
          </w:p>
        </w:tc>
        <w:tc>
          <w:tcPr>
            <w:tcW w:w="3960" w:type="dxa"/>
          </w:tcPr>
          <w:p w14:paraId="6812C9DB" w14:textId="77478916" w:rsidR="00D31F38" w:rsidRPr="00C05A5B" w:rsidRDefault="009424FE" w:rsidP="00E35F1F">
            <w:pPr>
              <w:pStyle w:val="EngHang"/>
              <w:rPr>
                <w:szCs w:val="20"/>
              </w:rPr>
            </w:pPr>
            <w:r>
              <w:t>You</w:t>
            </w:r>
            <w:r w:rsidR="00D31F38" w:rsidRPr="00C05A5B">
              <w:t xml:space="preserve"> servants of the True God,</w:t>
            </w:r>
          </w:p>
          <w:p w14:paraId="33D6BD83" w14:textId="77777777" w:rsidR="00D31F38" w:rsidRPr="00C05A5B" w:rsidRDefault="00D31F38" w:rsidP="00E35F1F">
            <w:pPr>
              <w:pStyle w:val="EngHang"/>
              <w:rPr>
                <w:szCs w:val="20"/>
              </w:rPr>
            </w:pPr>
            <w:r w:rsidRPr="00C05A5B">
              <w:t xml:space="preserve">And </w:t>
            </w:r>
            <w:commentRangeStart w:id="484"/>
            <w:r w:rsidRPr="00C05A5B">
              <w:t xml:space="preserve">spirits </w:t>
            </w:r>
            <w:commentRangeEnd w:id="484"/>
            <w:r>
              <w:rPr>
                <w:rStyle w:val="CommentReference"/>
                <w:rFonts w:eastAsiaTheme="minorHAnsi" w:cstheme="minorBidi"/>
                <w:color w:val="auto"/>
                <w:lang w:val="en-CA"/>
              </w:rPr>
              <w:commentReference w:id="484"/>
            </w:r>
            <w:r w:rsidRPr="00C05A5B">
              <w:t>of the righteous,</w:t>
            </w:r>
          </w:p>
          <w:p w14:paraId="50311418" w14:textId="77777777" w:rsidR="00D31F38" w:rsidRPr="00C05A5B" w:rsidRDefault="00D31F38" w:rsidP="00E35F1F">
            <w:pPr>
              <w:pStyle w:val="EngHang"/>
              <w:rPr>
                <w:szCs w:val="20"/>
              </w:rPr>
            </w:pPr>
            <w:r w:rsidRPr="00C05A5B">
              <w:t xml:space="preserve">And charitable and </w:t>
            </w:r>
            <w:commentRangeStart w:id="485"/>
            <w:r>
              <w:t>contrite</w:t>
            </w:r>
            <w:r w:rsidRPr="00C05A5B">
              <w:t xml:space="preserve"> </w:t>
            </w:r>
            <w:commentRangeEnd w:id="485"/>
            <w:r>
              <w:rPr>
                <w:rStyle w:val="CommentReference"/>
                <w:rFonts w:eastAsiaTheme="minorHAnsi" w:cstheme="minorBidi"/>
                <w:color w:val="auto"/>
                <w:lang w:val="en-CA"/>
              </w:rPr>
              <w:commentReference w:id="485"/>
            </w:r>
            <w:commentRangeStart w:id="486"/>
            <w:r w:rsidRPr="00C05A5B">
              <w:t>hearts</w:t>
            </w:r>
            <w:commentRangeEnd w:id="486"/>
            <w:r>
              <w:rPr>
                <w:rStyle w:val="CommentReference"/>
                <w:rFonts w:eastAsiaTheme="minorHAnsi" w:cstheme="minorBidi"/>
                <w:color w:val="auto"/>
                <w:lang w:val="en-CA"/>
              </w:rPr>
              <w:commentReference w:id="486"/>
            </w:r>
            <w:r w:rsidRPr="00C05A5B">
              <w:t>:</w:t>
            </w:r>
          </w:p>
          <w:p w14:paraId="05DCBDD4" w14:textId="77777777" w:rsidR="00D31F38" w:rsidRPr="00C05A5B" w:rsidRDefault="00D31F38" w:rsidP="00E35F1F">
            <w:pPr>
              <w:pStyle w:val="EngHangEnd"/>
            </w:pPr>
            <w:r>
              <w:t xml:space="preserve">Praise </w:t>
            </w:r>
            <w:r w:rsidRPr="00C05A5B">
              <w:t>Him and exalt Him above all.</w:t>
            </w:r>
          </w:p>
        </w:tc>
        <w:tc>
          <w:tcPr>
            <w:tcW w:w="288" w:type="dxa"/>
          </w:tcPr>
          <w:p w14:paraId="006B3115" w14:textId="77777777" w:rsidR="00D31F38" w:rsidRDefault="00D31F38" w:rsidP="00E35F1F">
            <w:pPr>
              <w:rPr>
                <w:lang w:val="en-US"/>
              </w:rPr>
            </w:pPr>
          </w:p>
        </w:tc>
        <w:tc>
          <w:tcPr>
            <w:tcW w:w="288" w:type="dxa"/>
          </w:tcPr>
          <w:p w14:paraId="2B46958C" w14:textId="77777777" w:rsidR="00D31F38" w:rsidRDefault="00D31F38" w:rsidP="00E35F1F">
            <w:pPr>
              <w:pStyle w:val="CopticCross"/>
            </w:pPr>
            <w:r>
              <w:t>¿</w:t>
            </w:r>
          </w:p>
        </w:tc>
        <w:tc>
          <w:tcPr>
            <w:tcW w:w="3960" w:type="dxa"/>
          </w:tcPr>
          <w:p w14:paraId="4DE3E810" w14:textId="77777777" w:rsidR="00D31F38" w:rsidRDefault="00D31F38" w:rsidP="00E35F1F">
            <w:pPr>
              <w:pStyle w:val="CopticVersemulti-line"/>
            </w:pPr>
            <w:r w:rsidRPr="00436BDD">
              <w:t>Ⲩ̀ⲡⲏⲣⲉⲧⲱⲛ ⲙ̀Ⲫϯ ⲙ̀ⲙⲏⲓ</w:t>
            </w:r>
          </w:p>
          <w:p w14:paraId="3B4A88BD" w14:textId="77777777" w:rsidR="00D31F38" w:rsidRDefault="00D31F38" w:rsidP="00E35F1F">
            <w:pPr>
              <w:pStyle w:val="CopticVersemulti-line"/>
            </w:pPr>
            <w:r w:rsidRPr="00436BDD">
              <w:t>ⲛⲉⲙ ⲛⲓⲯⲩⲭⲏ ⲛ̀ⲧⲉ ⲛⲓⲑ̀ⲙⲏⲓ</w:t>
            </w:r>
          </w:p>
          <w:p w14:paraId="356C916E" w14:textId="77777777" w:rsidR="00D31F38" w:rsidRDefault="00D31F38" w:rsidP="00E35F1F">
            <w:pPr>
              <w:pStyle w:val="CopticVersemulti-line"/>
            </w:pPr>
            <w:r w:rsidRPr="00436BDD">
              <w:t>ⲛⲏⲉⲧⲑⲉⲃⲓⲏ̀ⲟⲩⲧ ⲛ̀ⲣⲉϥⲙⲉⲓ</w:t>
            </w:r>
          </w:p>
          <w:p w14:paraId="2113E97A" w14:textId="77777777" w:rsidR="00D31F38" w:rsidRPr="00436BDD" w:rsidRDefault="00D31F38" w:rsidP="00E35F1F">
            <w:pPr>
              <w:pStyle w:val="CopticVerse"/>
            </w:pPr>
            <w:r w:rsidRPr="00436BDD">
              <w:t>ϩⲱⲥ ⲉ̀ⲣⲟϥ ⲁ̀ⲣⲓϩⲟⲩⲟ̀ ϭⲁⲥϥ.</w:t>
            </w:r>
          </w:p>
        </w:tc>
      </w:tr>
      <w:tr w:rsidR="00D31F38" w14:paraId="5558D821" w14:textId="77777777" w:rsidTr="00E35F1F">
        <w:trPr>
          <w:cantSplit/>
          <w:jc w:val="center"/>
        </w:trPr>
        <w:tc>
          <w:tcPr>
            <w:tcW w:w="288" w:type="dxa"/>
          </w:tcPr>
          <w:p w14:paraId="139749CA" w14:textId="77777777" w:rsidR="00D31F38" w:rsidRDefault="00D31F38" w:rsidP="00E35F1F">
            <w:pPr>
              <w:pStyle w:val="CopticCross"/>
            </w:pPr>
          </w:p>
        </w:tc>
        <w:tc>
          <w:tcPr>
            <w:tcW w:w="3960" w:type="dxa"/>
          </w:tcPr>
          <w:p w14:paraId="2DF68D12" w14:textId="77777777" w:rsidR="00D31F38" w:rsidRPr="00C05A5B" w:rsidRDefault="00D31F38" w:rsidP="00E35F1F">
            <w:pPr>
              <w:pStyle w:val="EngHang"/>
              <w:rPr>
                <w:szCs w:val="20"/>
              </w:rPr>
            </w:pPr>
            <w:r w:rsidRPr="00C05A5B">
              <w:t xml:space="preserve">God, my God, is the One, </w:t>
            </w:r>
          </w:p>
          <w:p w14:paraId="668EB857" w14:textId="77777777" w:rsidR="00D31F38" w:rsidRPr="00C05A5B" w:rsidRDefault="00D31F38" w:rsidP="00E35F1F">
            <w:pPr>
              <w:pStyle w:val="EngHang"/>
              <w:rPr>
                <w:szCs w:val="20"/>
              </w:rPr>
            </w:pPr>
            <w:r w:rsidRPr="00C05A5B">
              <w:t>Who saved you from the fire,</w:t>
            </w:r>
          </w:p>
          <w:p w14:paraId="0C42C26B" w14:textId="77777777" w:rsidR="00D31F38" w:rsidRPr="00C05A5B" w:rsidRDefault="00D31F38" w:rsidP="00E35F1F">
            <w:pPr>
              <w:pStyle w:val="EngHang"/>
              <w:rPr>
                <w:szCs w:val="20"/>
              </w:rPr>
            </w:pPr>
            <w:r w:rsidRPr="00C05A5B">
              <w:t>O Sedrach, Misach and Abednego:</w:t>
            </w:r>
          </w:p>
          <w:p w14:paraId="78292A0E" w14:textId="77777777" w:rsidR="00D31F38" w:rsidRPr="00C05A5B" w:rsidRDefault="00D31F38" w:rsidP="00E35F1F">
            <w:pPr>
              <w:pStyle w:val="EngHangEnd"/>
            </w:pPr>
            <w:r>
              <w:t xml:space="preserve">Praise </w:t>
            </w:r>
            <w:r w:rsidRPr="00C05A5B">
              <w:t>Him and exalt Him above all.</w:t>
            </w:r>
          </w:p>
        </w:tc>
        <w:tc>
          <w:tcPr>
            <w:tcW w:w="288" w:type="dxa"/>
          </w:tcPr>
          <w:p w14:paraId="5E3F5B36" w14:textId="77777777" w:rsidR="00D31F38" w:rsidRDefault="00D31F38" w:rsidP="00E35F1F">
            <w:pPr>
              <w:rPr>
                <w:lang w:val="en-US"/>
              </w:rPr>
            </w:pPr>
          </w:p>
        </w:tc>
        <w:tc>
          <w:tcPr>
            <w:tcW w:w="288" w:type="dxa"/>
          </w:tcPr>
          <w:p w14:paraId="3F9B17D6" w14:textId="77777777" w:rsidR="00D31F38" w:rsidRDefault="00D31F38" w:rsidP="00E35F1F">
            <w:pPr>
              <w:pStyle w:val="CopticCross"/>
            </w:pPr>
          </w:p>
        </w:tc>
        <w:tc>
          <w:tcPr>
            <w:tcW w:w="3960" w:type="dxa"/>
          </w:tcPr>
          <w:p w14:paraId="3BEE31D4" w14:textId="77777777" w:rsidR="00D31F38" w:rsidRDefault="00D31F38" w:rsidP="00E35F1F">
            <w:pPr>
              <w:pStyle w:val="CopticVersemulti-line"/>
            </w:pPr>
            <w:r w:rsidRPr="00436BDD">
              <w:t>Ⲫϯ Ⲡⲁⲛⲟⲩϯ ⲉ̀ⲅⲱ</w:t>
            </w:r>
          </w:p>
          <w:p w14:paraId="3BFA57A0" w14:textId="77777777" w:rsidR="00D31F38" w:rsidRDefault="00D31F38" w:rsidP="00E35F1F">
            <w:pPr>
              <w:pStyle w:val="CopticVersemulti-line"/>
            </w:pPr>
            <w:r w:rsidRPr="00436BDD">
              <w:t>ⲡⲉⲧⲉⲛⲣⲉϥⲥⲱ ⲉⲕ ⲧⲟⲛ ⲁ̀ⲅⲱ</w:t>
            </w:r>
          </w:p>
          <w:p w14:paraId="0E006527" w14:textId="77777777" w:rsidR="00D31F38" w:rsidRDefault="00D31F38" w:rsidP="00E35F1F">
            <w:pPr>
              <w:pStyle w:val="CopticVersemulti-line"/>
            </w:pPr>
            <w:r w:rsidRPr="00436BDD">
              <w:t>Ⲥⲉⲇⲣⲁⲭ Ⲙⲓⲥⲁⲭ Ⲁⲃⲇⲉⲛⲁⲅⲱ</w:t>
            </w:r>
          </w:p>
          <w:p w14:paraId="40353C58" w14:textId="77777777" w:rsidR="00D31F38" w:rsidRPr="00436BDD" w:rsidRDefault="00D31F38" w:rsidP="00E35F1F">
            <w:pPr>
              <w:pStyle w:val="CopticVerse"/>
            </w:pPr>
            <w:r w:rsidRPr="00436BDD">
              <w:t>ϩⲱⲥ ⲉ̀ⲣⲟϥ ⲁ̀ⲣⲓϩⲟⲩⲟ̀ ϭⲁⲥϥ.</w:t>
            </w:r>
          </w:p>
        </w:tc>
      </w:tr>
      <w:tr w:rsidR="00D31F38" w14:paraId="05F796E4" w14:textId="77777777" w:rsidTr="00E35F1F">
        <w:trPr>
          <w:cantSplit/>
          <w:jc w:val="center"/>
        </w:trPr>
        <w:tc>
          <w:tcPr>
            <w:tcW w:w="288" w:type="dxa"/>
          </w:tcPr>
          <w:p w14:paraId="4C6853DD" w14:textId="77777777" w:rsidR="00D31F38" w:rsidRDefault="00D31F38" w:rsidP="00E35F1F">
            <w:pPr>
              <w:pStyle w:val="CopticCross"/>
            </w:pPr>
          </w:p>
        </w:tc>
        <w:tc>
          <w:tcPr>
            <w:tcW w:w="3960" w:type="dxa"/>
          </w:tcPr>
          <w:p w14:paraId="59661203" w14:textId="77777777" w:rsidR="00D31F38" w:rsidRPr="00C05A5B" w:rsidRDefault="00D31F38" w:rsidP="00E35F1F">
            <w:pPr>
              <w:pStyle w:val="EngHang"/>
              <w:rPr>
                <w:szCs w:val="20"/>
              </w:rPr>
            </w:pPr>
            <w:commentRangeStart w:id="487"/>
            <w:r w:rsidRPr="00C05A5B">
              <w:t>Make haste and be very attentive</w:t>
            </w:r>
            <w:commentRangeEnd w:id="487"/>
            <w:r>
              <w:rPr>
                <w:rStyle w:val="CommentReference"/>
                <w:rFonts w:eastAsiaTheme="minorHAnsi" w:cstheme="minorBidi"/>
                <w:color w:val="auto"/>
                <w:lang w:val="en-CA"/>
              </w:rPr>
              <w:commentReference w:id="487"/>
            </w:r>
            <w:r w:rsidRPr="00C05A5B">
              <w:t>,</w:t>
            </w:r>
          </w:p>
          <w:p w14:paraId="3BCDD6EE" w14:textId="77777777" w:rsidR="00D31F38" w:rsidRPr="00C05A5B" w:rsidRDefault="00D31F38" w:rsidP="00E35F1F">
            <w:pPr>
              <w:pStyle w:val="EngHang"/>
              <w:rPr>
                <w:szCs w:val="20"/>
              </w:rPr>
            </w:pPr>
            <w:r w:rsidRPr="00C05A5B">
              <w:t xml:space="preserve">O </w:t>
            </w:r>
            <w:r>
              <w:t>you</w:t>
            </w:r>
            <w:r w:rsidRPr="00C05A5B">
              <w:t xml:space="preserve"> </w:t>
            </w:r>
            <w:commentRangeStart w:id="488"/>
            <w:r w:rsidRPr="00C05A5B">
              <w:t xml:space="preserve">righteous </w:t>
            </w:r>
            <w:commentRangeEnd w:id="488"/>
            <w:r>
              <w:rPr>
                <w:rStyle w:val="CommentReference"/>
                <w:rFonts w:eastAsiaTheme="minorHAnsi" w:cstheme="minorBidi"/>
                <w:color w:val="auto"/>
                <w:lang w:val="en-CA"/>
              </w:rPr>
              <w:commentReference w:id="488"/>
            </w:r>
            <w:r w:rsidRPr="00C05A5B">
              <w:t>of the Lord,</w:t>
            </w:r>
          </w:p>
          <w:p w14:paraId="62BB3A22" w14:textId="77777777" w:rsidR="00D31F38" w:rsidRPr="00C05A5B" w:rsidRDefault="00D31F38" w:rsidP="00E35F1F">
            <w:pPr>
              <w:pStyle w:val="EngHang"/>
              <w:rPr>
                <w:szCs w:val="20"/>
              </w:rPr>
            </w:pPr>
            <w:r w:rsidRPr="00C05A5B">
              <w:t>And all the creatures He has made:</w:t>
            </w:r>
          </w:p>
          <w:p w14:paraId="43B203BE" w14:textId="77777777" w:rsidR="00D31F38" w:rsidRPr="00C05A5B" w:rsidRDefault="00D31F38" w:rsidP="00E35F1F">
            <w:pPr>
              <w:pStyle w:val="EngHangEnd"/>
            </w:pPr>
            <w:r>
              <w:t>Praise</w:t>
            </w:r>
            <w:r w:rsidRPr="00C05A5B">
              <w:t xml:space="preserve"> Him and exalt Him above all.</w:t>
            </w:r>
          </w:p>
        </w:tc>
        <w:tc>
          <w:tcPr>
            <w:tcW w:w="288" w:type="dxa"/>
          </w:tcPr>
          <w:p w14:paraId="1F465E40" w14:textId="77777777" w:rsidR="00D31F38" w:rsidRDefault="00D31F38" w:rsidP="00E35F1F">
            <w:pPr>
              <w:rPr>
                <w:lang w:val="en-US"/>
              </w:rPr>
            </w:pPr>
          </w:p>
        </w:tc>
        <w:tc>
          <w:tcPr>
            <w:tcW w:w="288" w:type="dxa"/>
          </w:tcPr>
          <w:p w14:paraId="699A8900" w14:textId="77777777" w:rsidR="00D31F38" w:rsidRDefault="00D31F38" w:rsidP="00E35F1F">
            <w:pPr>
              <w:pStyle w:val="CopticCross"/>
            </w:pPr>
          </w:p>
        </w:tc>
        <w:tc>
          <w:tcPr>
            <w:tcW w:w="3960" w:type="dxa"/>
          </w:tcPr>
          <w:p w14:paraId="6886B757" w14:textId="77777777" w:rsidR="00D31F38" w:rsidRDefault="00D31F38" w:rsidP="00E35F1F">
            <w:pPr>
              <w:pStyle w:val="CopticVersemulti-line"/>
            </w:pPr>
            <w:r w:rsidRPr="00436BDD">
              <w:t>Ⲭⲱⲗⲉⲙ ϧⲉⲛ ⲟⲩⲛⲓϣϯ ⲛ̀ϣ̀ⲣⲱⲓⲥ</w:t>
            </w:r>
          </w:p>
          <w:p w14:paraId="1334657E" w14:textId="77777777" w:rsidR="00D31F38" w:rsidRDefault="00D31F38" w:rsidP="00E35F1F">
            <w:pPr>
              <w:pStyle w:val="CopticVersemulti-line"/>
            </w:pPr>
            <w:r w:rsidRPr="00436BDD">
              <w:t>ⲱ̀ ⲛⲏⲉ̀ⲧⲉⲣⲥⲉ̀ⲃⲉⲥⲑⲉ ⲙ̀Ⲡⲟ̅ⲥ̅</w:t>
            </w:r>
          </w:p>
          <w:p w14:paraId="5C2640EE" w14:textId="77777777" w:rsidR="00D31F38" w:rsidRDefault="00D31F38" w:rsidP="00E35F1F">
            <w:pPr>
              <w:pStyle w:val="CopticVersemulti-line"/>
            </w:pPr>
            <w:r w:rsidRPr="00436BDD">
              <w:t>ⲛⲉⲙ ⲛⲓⲫⲩⲥⲓⲥ ⲧⲏⲣⲟⲩ ⲉ̀ⲧⲁϥⲁⲓⲥ</w:t>
            </w:r>
          </w:p>
          <w:p w14:paraId="4295C01B" w14:textId="77777777" w:rsidR="00D31F38" w:rsidRPr="00436BDD" w:rsidRDefault="00D31F38" w:rsidP="00E35F1F">
            <w:pPr>
              <w:pStyle w:val="CopticVerse"/>
            </w:pPr>
            <w:r w:rsidRPr="00436BDD">
              <w:t>ϩⲱⲥ ⲉ̀ⲣⲟϥ ⲁ̀ⲣⲓϩⲟⲩⲟ̀ ϭⲁⲥϥ.</w:t>
            </w:r>
          </w:p>
        </w:tc>
      </w:tr>
      <w:tr w:rsidR="00D31F38" w14:paraId="15083743" w14:textId="77777777" w:rsidTr="00E35F1F">
        <w:trPr>
          <w:cantSplit/>
          <w:jc w:val="center"/>
        </w:trPr>
        <w:tc>
          <w:tcPr>
            <w:tcW w:w="288" w:type="dxa"/>
          </w:tcPr>
          <w:p w14:paraId="06645C75" w14:textId="77777777" w:rsidR="00D31F38" w:rsidRDefault="00D31F38" w:rsidP="00E35F1F">
            <w:pPr>
              <w:pStyle w:val="CopticCross"/>
            </w:pPr>
            <w:r>
              <w:t>¿</w:t>
            </w:r>
          </w:p>
        </w:tc>
        <w:tc>
          <w:tcPr>
            <w:tcW w:w="3960" w:type="dxa"/>
          </w:tcPr>
          <w:p w14:paraId="533BADC0" w14:textId="77777777" w:rsidR="00D31F38" w:rsidRPr="00C05A5B" w:rsidRDefault="00D31F38" w:rsidP="00E35F1F">
            <w:pPr>
              <w:pStyle w:val="EngHang"/>
              <w:rPr>
                <w:szCs w:val="20"/>
              </w:rPr>
            </w:pPr>
            <w:r w:rsidRPr="00C05A5B">
              <w:t>Coolness and repose without ceasing,</w:t>
            </w:r>
          </w:p>
          <w:p w14:paraId="33856FE6" w14:textId="77777777" w:rsidR="00D31F38" w:rsidRPr="00C05A5B" w:rsidRDefault="00D31F38" w:rsidP="00E35F1F">
            <w:pPr>
              <w:pStyle w:val="EngHang"/>
              <w:rPr>
                <w:szCs w:val="20"/>
              </w:rPr>
            </w:pPr>
            <w:r w:rsidRPr="00C05A5B">
              <w:t xml:space="preserve">Grant </w:t>
            </w:r>
            <w:r>
              <w:t>to</w:t>
            </w:r>
            <w:r w:rsidRPr="00C05A5B">
              <w:t xml:space="preserve"> all of us,</w:t>
            </w:r>
          </w:p>
          <w:p w14:paraId="21229988" w14:textId="77777777" w:rsidR="00D31F38" w:rsidRDefault="00D31F38" w:rsidP="00E35F1F">
            <w:pPr>
              <w:pStyle w:val="EngHang"/>
            </w:pPr>
            <w:r w:rsidRPr="00C05A5B">
              <w:t>That we may joyfully proclaim:</w:t>
            </w:r>
          </w:p>
          <w:p w14:paraId="4768BB1E" w14:textId="77777777" w:rsidR="00D31F38" w:rsidRPr="00C05A5B" w:rsidRDefault="00D31F38" w:rsidP="00E35F1F">
            <w:pPr>
              <w:pStyle w:val="EngHangEnd"/>
            </w:pPr>
            <w:r>
              <w:t xml:space="preserve">Praise </w:t>
            </w:r>
            <w:r w:rsidRPr="00C05A5B">
              <w:t>Him and exalt Him above all.</w:t>
            </w:r>
          </w:p>
        </w:tc>
        <w:tc>
          <w:tcPr>
            <w:tcW w:w="288" w:type="dxa"/>
          </w:tcPr>
          <w:p w14:paraId="17DF3708" w14:textId="77777777" w:rsidR="00D31F38" w:rsidRDefault="00D31F38" w:rsidP="00E35F1F">
            <w:pPr>
              <w:rPr>
                <w:lang w:val="en-US"/>
              </w:rPr>
            </w:pPr>
          </w:p>
        </w:tc>
        <w:tc>
          <w:tcPr>
            <w:tcW w:w="288" w:type="dxa"/>
          </w:tcPr>
          <w:p w14:paraId="694EEC2B" w14:textId="77777777" w:rsidR="00D31F38" w:rsidRDefault="00D31F38" w:rsidP="00E35F1F">
            <w:pPr>
              <w:pStyle w:val="CopticCross"/>
            </w:pPr>
            <w:r>
              <w:t>¿</w:t>
            </w:r>
          </w:p>
        </w:tc>
        <w:tc>
          <w:tcPr>
            <w:tcW w:w="3960" w:type="dxa"/>
          </w:tcPr>
          <w:p w14:paraId="13C72BA7" w14:textId="77777777" w:rsidR="00D31F38" w:rsidRDefault="00D31F38" w:rsidP="00E35F1F">
            <w:pPr>
              <w:pStyle w:val="CopticVersemulti-line"/>
            </w:pPr>
            <w:r w:rsidRPr="00436BDD">
              <w:t>Ⲯⲩⲭⲟⲥ ⲕⲉ ⲁ̀ⲛⲁⲡⲁⲩⲥⲓⲥ</w:t>
            </w:r>
          </w:p>
          <w:p w14:paraId="5AE26D13" w14:textId="77777777" w:rsidR="00D31F38" w:rsidRDefault="00D31F38" w:rsidP="00E35F1F">
            <w:pPr>
              <w:pStyle w:val="CopticVersemulti-line"/>
            </w:pPr>
            <w:r w:rsidRPr="00436BDD">
              <w:t>ⲙⲟⲓ ⲛⲁⲛ ⲧⲏⲣⲉⲛ ⲭⲱⲣⲓⲥ ⲑ̀ⲣⲁⲩⲥⲓⲥ</w:t>
            </w:r>
          </w:p>
          <w:p w14:paraId="3B7F4FB7" w14:textId="77777777" w:rsidR="00D31F38" w:rsidRDefault="00D31F38" w:rsidP="00E35F1F">
            <w:pPr>
              <w:pStyle w:val="CopticVersemulti-line"/>
            </w:pPr>
            <w:r w:rsidRPr="00436BDD">
              <w:t>ⲉⲑⲣⲉⲛϫⲱ ϧⲉⲛ ⲟⲩⲁ̀ⲡⲟⲗⲁⲩⲥⲓⲥ</w:t>
            </w:r>
          </w:p>
          <w:p w14:paraId="1E21E2D8" w14:textId="77777777" w:rsidR="00D31F38" w:rsidRPr="00436BDD" w:rsidRDefault="00D31F38" w:rsidP="00E35F1F">
            <w:pPr>
              <w:pStyle w:val="CopticVerse"/>
            </w:pPr>
            <w:r w:rsidRPr="00436BDD">
              <w:t>ϩⲱⲥ ⲉ̀ⲣⲟϥ ⲁ̀ⲣⲓϩⲟⲩⲟ̀ ϭⲁⲥϥ.</w:t>
            </w:r>
          </w:p>
        </w:tc>
      </w:tr>
      <w:tr w:rsidR="00D31F38" w14:paraId="38523334" w14:textId="77777777" w:rsidTr="00E35F1F">
        <w:trPr>
          <w:cantSplit/>
          <w:jc w:val="center"/>
        </w:trPr>
        <w:tc>
          <w:tcPr>
            <w:tcW w:w="288" w:type="dxa"/>
          </w:tcPr>
          <w:p w14:paraId="773CC10E" w14:textId="77777777" w:rsidR="00D31F38" w:rsidRDefault="00D31F38" w:rsidP="00E35F1F">
            <w:pPr>
              <w:pStyle w:val="CopticCross"/>
            </w:pPr>
            <w:r>
              <w:t>¿</w:t>
            </w:r>
          </w:p>
        </w:tc>
        <w:tc>
          <w:tcPr>
            <w:tcW w:w="3960" w:type="dxa"/>
          </w:tcPr>
          <w:p w14:paraId="70C72D5E" w14:textId="77777777" w:rsidR="00D31F38" w:rsidRPr="00C05A5B" w:rsidRDefault="00D31F38" w:rsidP="00E35F1F">
            <w:pPr>
              <w:pStyle w:val="EngHang"/>
              <w:rPr>
                <w:szCs w:val="20"/>
              </w:rPr>
            </w:pPr>
            <w:r w:rsidRPr="00C05A5B">
              <w:t xml:space="preserve">And also </w:t>
            </w:r>
            <w:r>
              <w:t>Your</w:t>
            </w:r>
            <w:r w:rsidRPr="00C05A5B">
              <w:t xml:space="preserve"> poor servant, Sarkis,</w:t>
            </w:r>
          </w:p>
          <w:p w14:paraId="242475F2" w14:textId="6F9AA3B9" w:rsidR="00D31F38" w:rsidRPr="00C05A5B" w:rsidRDefault="009424FE" w:rsidP="00E35F1F">
            <w:pPr>
              <w:pStyle w:val="EngHang"/>
              <w:rPr>
                <w:szCs w:val="20"/>
              </w:rPr>
            </w:pPr>
            <w:r>
              <w:t>Do not l</w:t>
            </w:r>
            <w:r w:rsidR="00D31F38">
              <w:t xml:space="preserve">et him be </w:t>
            </w:r>
            <w:commentRangeStart w:id="489"/>
            <w:r w:rsidR="00D31F38">
              <w:t>condemned</w:t>
            </w:r>
            <w:commentRangeEnd w:id="489"/>
            <w:r w:rsidR="00D31F38">
              <w:rPr>
                <w:rStyle w:val="CommentReference"/>
                <w:rFonts w:eastAsiaTheme="minorHAnsi" w:cstheme="minorBidi"/>
                <w:color w:val="auto"/>
                <w:lang w:val="en-CA"/>
              </w:rPr>
              <w:commentReference w:id="489"/>
            </w:r>
            <w:r w:rsidR="00D31F38" w:rsidRPr="00C05A5B">
              <w:t xml:space="preserve">, </w:t>
            </w:r>
          </w:p>
          <w:p w14:paraId="25CD9610" w14:textId="77777777" w:rsidR="00D31F38" w:rsidRDefault="00D31F38" w:rsidP="00E35F1F">
            <w:pPr>
              <w:pStyle w:val="EngHang"/>
            </w:pPr>
            <w:r w:rsidRPr="00C05A5B">
              <w:t xml:space="preserve">That he may </w:t>
            </w:r>
            <w:commentRangeStart w:id="490"/>
            <w:r w:rsidRPr="00C05A5B">
              <w:t xml:space="preserve">join </w:t>
            </w:r>
            <w:commentRangeEnd w:id="490"/>
            <w:r>
              <w:rPr>
                <w:rStyle w:val="CommentReference"/>
                <w:rFonts w:eastAsiaTheme="minorHAnsi" w:cstheme="minorBidi"/>
                <w:color w:val="auto"/>
                <w:lang w:val="en-CA"/>
              </w:rPr>
              <w:commentReference w:id="490"/>
            </w:r>
            <w:r w:rsidRPr="00C05A5B">
              <w:t>them and say:</w:t>
            </w:r>
          </w:p>
          <w:p w14:paraId="5B02B2C9" w14:textId="77777777" w:rsidR="00D31F38" w:rsidRPr="00C05A5B" w:rsidRDefault="00D31F38" w:rsidP="00E35F1F">
            <w:pPr>
              <w:pStyle w:val="EngHangEnd"/>
            </w:pPr>
            <w:r>
              <w:t>Praise</w:t>
            </w:r>
            <w:r w:rsidRPr="00C05A5B">
              <w:t xml:space="preserve"> Him and exalt Him above all.</w:t>
            </w:r>
          </w:p>
        </w:tc>
        <w:tc>
          <w:tcPr>
            <w:tcW w:w="288" w:type="dxa"/>
          </w:tcPr>
          <w:p w14:paraId="1191B418" w14:textId="77777777" w:rsidR="00D31F38" w:rsidRDefault="00D31F38" w:rsidP="00E35F1F">
            <w:pPr>
              <w:rPr>
                <w:lang w:val="en-US"/>
              </w:rPr>
            </w:pPr>
          </w:p>
        </w:tc>
        <w:tc>
          <w:tcPr>
            <w:tcW w:w="288" w:type="dxa"/>
          </w:tcPr>
          <w:p w14:paraId="1DB6C5DA" w14:textId="77777777" w:rsidR="00D31F38" w:rsidRDefault="00D31F38" w:rsidP="00E35F1F">
            <w:pPr>
              <w:pStyle w:val="CopticCross"/>
            </w:pPr>
            <w:r>
              <w:t>¿</w:t>
            </w:r>
          </w:p>
        </w:tc>
        <w:tc>
          <w:tcPr>
            <w:tcW w:w="3960" w:type="dxa"/>
          </w:tcPr>
          <w:p w14:paraId="07D0FA77" w14:textId="77777777" w:rsidR="00D31F38" w:rsidRDefault="00D31F38" w:rsidP="00E35F1F">
            <w:pPr>
              <w:pStyle w:val="CopticVersemulti-line"/>
            </w:pPr>
            <w:r w:rsidRPr="00436BDD">
              <w:t>Ⲱ̀ⲥⲁⲩⲧⲱⲥ ⲡⲉⲕⲃⲱⲕ ⲡⲓⲡ̀ⲧⲱⲭⲟⲥ</w:t>
            </w:r>
          </w:p>
          <w:p w14:paraId="77255888" w14:textId="77777777" w:rsidR="00D31F38" w:rsidRDefault="00D31F38" w:rsidP="00E35F1F">
            <w:pPr>
              <w:pStyle w:val="CopticVersemulti-line"/>
            </w:pPr>
            <w:r w:rsidRPr="00436BDD">
              <w:t>Ⲥⲁⲣⲕⲓⲥ ⲁ̀ⲣⲓⲧϥ ⲉϥⲟⲓ ⲛ̀ⲉ̀ⲛⲟⲭⲟⲥ</w:t>
            </w:r>
          </w:p>
          <w:p w14:paraId="6EC2472C" w14:textId="77777777" w:rsidR="00D31F38" w:rsidRDefault="00D31F38" w:rsidP="00E35F1F">
            <w:pPr>
              <w:pStyle w:val="CopticVersemulti-line"/>
            </w:pPr>
            <w:r w:rsidRPr="00436BDD">
              <w:t>ⲉ̀ⲥⲁϫⲓ ⲛⲉⲙ ⲛⲁⲓ ϩⲱⲥ ⲙⲉⲧⲟⲭⲟⲥ</w:t>
            </w:r>
          </w:p>
          <w:p w14:paraId="2E31673C" w14:textId="77777777" w:rsidR="00D31F38" w:rsidRPr="00436BDD" w:rsidRDefault="00D31F38" w:rsidP="00E35F1F">
            <w:pPr>
              <w:pStyle w:val="CopticVerse"/>
            </w:pPr>
            <w:r w:rsidRPr="00436BDD">
              <w:t>ϩⲱⲥ ⲉ̀ⲣⲟϥ ⲁ̀ⲣⲓϩⲟⲩⲟ̀ ϭⲁⲥϥ.</w:t>
            </w:r>
          </w:p>
        </w:tc>
      </w:tr>
    </w:tbl>
    <w:p w14:paraId="75D4C778" w14:textId="04418E62" w:rsidR="00344A59" w:rsidRDefault="00F4219E" w:rsidP="00D31F38">
      <w:pPr>
        <w:pStyle w:val="Rubric"/>
      </w:pPr>
      <w:r>
        <w:t>During the Vigil of Joyous Saturday, the reader then continues:</w:t>
      </w:r>
    </w:p>
    <w:p w14:paraId="55D9BA9C" w14:textId="012D88B8" w:rsidR="00F4219E" w:rsidRDefault="00F4219E" w:rsidP="00A25E58">
      <w:pPr>
        <w:pStyle w:val="Body"/>
      </w:pPr>
      <w:r>
        <w:t>Now Nebuchadnezzar heard their singing, and he marveled and rose up in haste, and said to his nobles, “Did we not cast three men bound into the fire?” They replied to the king, “T</w:t>
      </w:r>
      <w:r w:rsidR="00A25E58">
        <w:t xml:space="preserve">ruly, O king.” </w:t>
      </w:r>
      <w:r>
        <w:t xml:space="preserve">Then the king said, “Behold, I see four men untied and walking in the midst of the fire, yet they are not destroyed; and the </w:t>
      </w:r>
      <w:r w:rsidR="003D0D65">
        <w:t>appearance</w:t>
      </w:r>
      <w:r>
        <w:t xml:space="preserve"> of the fo</w:t>
      </w:r>
      <w:r w:rsidR="00A25E58">
        <w:t xml:space="preserve">urth is like the Son of God.” </w:t>
      </w:r>
      <w:r>
        <w:t xml:space="preserve">Then the king approached the door of the burning fiery furnace, and called out to them by name, “Shadrach, Meshach, and Abednego, servants of the Most High God, come forth </w:t>
      </w:r>
      <w:r>
        <w:lastRenderedPageBreak/>
        <w:t>and come here!” So Shadrach, Meshach, and Abednego came fort</w:t>
      </w:r>
      <w:r w:rsidR="00A25E58">
        <w:t xml:space="preserve">h from the midst of the fire. </w:t>
      </w:r>
      <w:r>
        <w:t>Then the governors, the commanders, the viceroys, and the court officials gathered together and beheld the men, that the fire had no power over their bodies; neither had it singed their hair, nor scorched their clothes, nor was the smell of fire on them.</w:t>
      </w:r>
    </w:p>
    <w:p w14:paraId="58530707" w14:textId="67B29F03" w:rsidR="00F4219E" w:rsidRDefault="00F4219E" w:rsidP="00A25E58">
      <w:pPr>
        <w:pStyle w:val="Body"/>
      </w:pPr>
      <w:r>
        <w:t xml:space="preserve">So King Nebuchadnezzar answered and said, “Blessed is the God of Shadrach, Meshach, and Abednego, who sent His Angel and saved His servants who trusted in Him; for they altered the word of the king and handed over their bodies to be burned, so as not to serve and worship </w:t>
      </w:r>
      <w:r w:rsidR="00A25E58">
        <w:t xml:space="preserve">any god other than their God. </w:t>
      </w:r>
      <w:r>
        <w:t xml:space="preserve">Therefore I make a decree: ‘Any people, tribe, or language that blasphemes the God of Shadrach, Meshech, and Abednego </w:t>
      </w:r>
      <w:r w:rsidR="003D0D65">
        <w:t>will</w:t>
      </w:r>
      <w:r>
        <w:t xml:space="preserve"> be destroyed, and their houses plundered, because there is no other God wh</w:t>
      </w:r>
      <w:r w:rsidR="00A25E58">
        <w:t xml:space="preserve">o can deliver in this way.’ ” </w:t>
      </w:r>
      <w:r>
        <w:t>Then the king gave Shadrach, Meshach, and Abednego authority over the province of Babylon, and considered them worthy to be the rulers of all the Jews in his kingdom.</w:t>
      </w:r>
    </w:p>
    <w:p w14:paraId="44831387" w14:textId="00F367FD" w:rsidR="00D31F38" w:rsidRDefault="00D31F38" w:rsidP="00D31F38">
      <w:pPr>
        <w:pStyle w:val="Rubric"/>
      </w:pPr>
      <w:r>
        <w:t xml:space="preserve">During Sundays of the month of Koiahk, the Psali Batos "God, existing before the ages" is said instead of, or after the above Psali Batos. See page </w:t>
      </w:r>
      <w:r>
        <w:fldChar w:fldCharType="begin"/>
      </w:r>
      <w:r>
        <w:instrText xml:space="preserve"> PAGEREF _Ref435645593 \h </w:instrText>
      </w:r>
      <w:r>
        <w:fldChar w:fldCharType="separate"/>
      </w:r>
      <w:r w:rsidR="000C7DE2">
        <w:rPr>
          <w:noProof/>
        </w:rPr>
        <w:t>1058</w:t>
      </w:r>
      <w:r>
        <w:fldChar w:fldCharType="end"/>
      </w:r>
      <w:r>
        <w:t>.</w:t>
      </w:r>
    </w:p>
    <w:p w14:paraId="1CC85704" w14:textId="77777777" w:rsidR="00D31F38" w:rsidRDefault="00D31F38" w:rsidP="00F4219E">
      <w:pPr>
        <w:pStyle w:val="Heading3"/>
      </w:pPr>
      <w:bookmarkStart w:id="491" w:name="_Toc297322059"/>
      <w:bookmarkStart w:id="492" w:name="_Toc297407704"/>
      <w:bookmarkStart w:id="493" w:name="_Toc298445756"/>
      <w:bookmarkStart w:id="494" w:name="_Toc298681239"/>
      <w:bookmarkStart w:id="495" w:name="_Toc298447481"/>
      <w:bookmarkStart w:id="496" w:name="_Ref452620367"/>
      <w:bookmarkStart w:id="497" w:name="_Ref452620370"/>
      <w:r>
        <w:t>We Follow You</w:t>
      </w:r>
      <w:bookmarkEnd w:id="491"/>
      <w:bookmarkEnd w:id="492"/>
      <w:bookmarkEnd w:id="493"/>
      <w:bookmarkEnd w:id="494"/>
      <w:bookmarkEnd w:id="495"/>
      <w:bookmarkEnd w:id="496"/>
      <w:bookmarkEnd w:id="497"/>
    </w:p>
    <w:p w14:paraId="4CBEFCE9" w14:textId="77777777" w:rsidR="00D31F38" w:rsidRDefault="00D31F38" w:rsidP="00D31F38">
      <w:pPr>
        <w:pStyle w:val="Heading3non-TOC"/>
        <w:rPr>
          <w:lang w:val="en-US"/>
        </w:rPr>
      </w:pPr>
      <w:r w:rsidRPr="00436BDD">
        <w:t>Ⲧⲉⲛⲟⲩⲉϩ ⲛ̀ⲥⲱⲕ</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E052ADA" w14:textId="77777777" w:rsidTr="00E35F1F">
        <w:trPr>
          <w:cantSplit/>
          <w:jc w:val="center"/>
        </w:trPr>
        <w:tc>
          <w:tcPr>
            <w:tcW w:w="288" w:type="dxa"/>
          </w:tcPr>
          <w:p w14:paraId="55F942EC" w14:textId="77777777" w:rsidR="00D31F38" w:rsidRDefault="00D31F38" w:rsidP="00E35F1F">
            <w:pPr>
              <w:pStyle w:val="CopticCross"/>
            </w:pPr>
          </w:p>
        </w:tc>
        <w:tc>
          <w:tcPr>
            <w:tcW w:w="3960" w:type="dxa"/>
          </w:tcPr>
          <w:p w14:paraId="56892E20" w14:textId="77777777" w:rsidR="00D31F38" w:rsidRDefault="00D31F38" w:rsidP="00E35F1F">
            <w:pPr>
              <w:pStyle w:val="EngHang"/>
            </w:pPr>
            <w:r w:rsidRPr="001A0083">
              <w:t xml:space="preserve">We follow </w:t>
            </w:r>
            <w:r>
              <w:t>You</w:t>
            </w:r>
            <w:r w:rsidRPr="001A0083">
              <w:t xml:space="preserve"> with all our hearts</w:t>
            </w:r>
          </w:p>
          <w:p w14:paraId="67BB6C05" w14:textId="77777777" w:rsidR="00D31F38" w:rsidRDefault="00D31F38" w:rsidP="00E35F1F">
            <w:pPr>
              <w:pStyle w:val="EngHang"/>
            </w:pPr>
            <w:r w:rsidRPr="001A0083">
              <w:t xml:space="preserve">and fear </w:t>
            </w:r>
            <w:r>
              <w:t>You</w:t>
            </w:r>
            <w:r w:rsidRPr="001A0083">
              <w:t>,</w:t>
            </w:r>
          </w:p>
          <w:p w14:paraId="1C2BF953" w14:textId="77777777" w:rsidR="00D31F38" w:rsidRDefault="00D31F38" w:rsidP="00E35F1F">
            <w:pPr>
              <w:pStyle w:val="EngHang"/>
            </w:pPr>
            <w:r w:rsidRPr="001A0083">
              <w:t xml:space="preserve">And seek after </w:t>
            </w:r>
            <w:r>
              <w:t>Your</w:t>
            </w:r>
            <w:r w:rsidRPr="001A0083">
              <w:t xml:space="preserve"> face:</w:t>
            </w:r>
          </w:p>
          <w:p w14:paraId="5E08A224" w14:textId="77777777" w:rsidR="00D31F38" w:rsidRPr="001A0083" w:rsidRDefault="00D31F38" w:rsidP="00E35F1F">
            <w:pPr>
              <w:pStyle w:val="EngHangEnd"/>
              <w:rPr>
                <w:szCs w:val="20"/>
              </w:rPr>
            </w:pPr>
            <w:r>
              <w:t>O God do not forsake us</w:t>
            </w:r>
            <w:r w:rsidRPr="001A0083">
              <w:t>.</w:t>
            </w:r>
          </w:p>
        </w:tc>
        <w:tc>
          <w:tcPr>
            <w:tcW w:w="288" w:type="dxa"/>
          </w:tcPr>
          <w:p w14:paraId="0C4139BD" w14:textId="77777777" w:rsidR="00D31F38" w:rsidRDefault="00D31F38" w:rsidP="00E35F1F"/>
        </w:tc>
        <w:tc>
          <w:tcPr>
            <w:tcW w:w="288" w:type="dxa"/>
          </w:tcPr>
          <w:p w14:paraId="3D50C866" w14:textId="77777777" w:rsidR="00D31F38" w:rsidRDefault="00D31F38" w:rsidP="00E35F1F">
            <w:pPr>
              <w:pStyle w:val="CopticCross"/>
            </w:pPr>
          </w:p>
        </w:tc>
        <w:tc>
          <w:tcPr>
            <w:tcW w:w="3960" w:type="dxa"/>
          </w:tcPr>
          <w:p w14:paraId="5F24C87F" w14:textId="77777777" w:rsidR="00D31F38" w:rsidRDefault="00D31F38" w:rsidP="00E35F1F">
            <w:pPr>
              <w:pStyle w:val="CopticVersemulti-line"/>
            </w:pPr>
            <w:r w:rsidRPr="00A742AC">
              <w:t>Ⲧⲉⲛⲟⲩⲉϩ ⲛ̀ⲥⲱⲕ ϧⲉⲛ ⲡⲉⲛϩⲏⲧ ⲧⲏⲣϥ</w:t>
            </w:r>
          </w:p>
          <w:p w14:paraId="212C8901" w14:textId="77777777" w:rsidR="00D31F38" w:rsidRDefault="00D31F38" w:rsidP="00E35F1F">
            <w:pPr>
              <w:pStyle w:val="CopticVersemulti-line"/>
            </w:pPr>
            <w:r w:rsidRPr="00A742AC">
              <w:t>ⲧⲉⲛⲉⲣϩⲟϯ ϧⲁⲧⲉⲕϩⲏ</w:t>
            </w:r>
          </w:p>
          <w:p w14:paraId="4490AF2C" w14:textId="77777777" w:rsidR="00D31F38" w:rsidRDefault="00D31F38" w:rsidP="00E35F1F">
            <w:pPr>
              <w:pStyle w:val="CopticVersemulti-line"/>
            </w:pPr>
            <w:r w:rsidRPr="00A742AC">
              <w:t>ⲟⲩⲟϩ ⲧⲉⲛⲕⲱϯ ⲛ̀ⲥⲁ ⲡⲉⲕϩⲟ</w:t>
            </w:r>
          </w:p>
          <w:p w14:paraId="7D9D1395" w14:textId="77777777" w:rsidR="00D31F38" w:rsidRPr="00A742AC" w:rsidRDefault="00D31F38" w:rsidP="00E35F1F">
            <w:pPr>
              <w:pStyle w:val="CopticVerse"/>
            </w:pPr>
            <w:r w:rsidRPr="00A742AC">
              <w:t>Ⲫϯ ⲙ̀ⲡⲉⲣϯϣⲓⲡⲓ ⲛⲁⲛ.</w:t>
            </w:r>
          </w:p>
        </w:tc>
      </w:tr>
      <w:tr w:rsidR="00D31F38" w14:paraId="3D7721DC" w14:textId="77777777" w:rsidTr="00E35F1F">
        <w:trPr>
          <w:cantSplit/>
          <w:jc w:val="center"/>
        </w:trPr>
        <w:tc>
          <w:tcPr>
            <w:tcW w:w="288" w:type="dxa"/>
          </w:tcPr>
          <w:p w14:paraId="77499A13" w14:textId="77777777" w:rsidR="00D31F38" w:rsidRDefault="00D31F38" w:rsidP="00E35F1F">
            <w:pPr>
              <w:pStyle w:val="CopticCross"/>
            </w:pPr>
            <w:r>
              <w:t>¿</w:t>
            </w:r>
          </w:p>
        </w:tc>
        <w:tc>
          <w:tcPr>
            <w:tcW w:w="3960" w:type="dxa"/>
          </w:tcPr>
          <w:p w14:paraId="5DA8C389" w14:textId="77777777" w:rsidR="00D31F38" w:rsidRDefault="00D31F38" w:rsidP="00E35F1F">
            <w:pPr>
              <w:pStyle w:val="EngHang"/>
            </w:pPr>
            <w:r w:rsidRPr="001A0083">
              <w:t>But rather, deal with us</w:t>
            </w:r>
          </w:p>
          <w:p w14:paraId="2E6249B2" w14:textId="77777777" w:rsidR="00D31F38" w:rsidRDefault="00D31F38" w:rsidP="00E35F1F">
            <w:pPr>
              <w:pStyle w:val="EngHang"/>
            </w:pPr>
            <w:r w:rsidRPr="001A0083">
              <w:t xml:space="preserve">according to </w:t>
            </w:r>
            <w:r>
              <w:t>Your</w:t>
            </w:r>
            <w:r w:rsidRPr="001A0083">
              <w:t xml:space="preserve"> meekness,</w:t>
            </w:r>
          </w:p>
          <w:p w14:paraId="0BB1ECDC" w14:textId="6A053600" w:rsidR="00D31F38" w:rsidRDefault="00D31F38" w:rsidP="00E35F1F">
            <w:pPr>
              <w:pStyle w:val="EngHang"/>
            </w:pPr>
            <w:r w:rsidRPr="001A0083">
              <w:t xml:space="preserve">And according to </w:t>
            </w:r>
            <w:r>
              <w:t>Your</w:t>
            </w:r>
            <w:r w:rsidR="009424FE">
              <w:t xml:space="preserve"> great mercy,</w:t>
            </w:r>
          </w:p>
          <w:p w14:paraId="43D87A6E" w14:textId="77777777" w:rsidR="00D31F38" w:rsidRPr="001A0083" w:rsidRDefault="00D31F38" w:rsidP="00E35F1F">
            <w:pPr>
              <w:pStyle w:val="EngHangEnd"/>
              <w:rPr>
                <w:szCs w:val="20"/>
              </w:rPr>
            </w:pPr>
            <w:r w:rsidRPr="001A0083">
              <w:t>O God, help us.</w:t>
            </w:r>
          </w:p>
        </w:tc>
        <w:tc>
          <w:tcPr>
            <w:tcW w:w="288" w:type="dxa"/>
          </w:tcPr>
          <w:p w14:paraId="62DDA4E0" w14:textId="77777777" w:rsidR="00D31F38" w:rsidRDefault="00D31F38" w:rsidP="00E35F1F"/>
        </w:tc>
        <w:tc>
          <w:tcPr>
            <w:tcW w:w="288" w:type="dxa"/>
          </w:tcPr>
          <w:p w14:paraId="6C0B1A30" w14:textId="77777777" w:rsidR="00D31F38" w:rsidRDefault="00D31F38" w:rsidP="00E35F1F">
            <w:pPr>
              <w:pStyle w:val="CopticCross"/>
            </w:pPr>
            <w:r>
              <w:t>¿</w:t>
            </w:r>
          </w:p>
        </w:tc>
        <w:tc>
          <w:tcPr>
            <w:tcW w:w="3960" w:type="dxa"/>
          </w:tcPr>
          <w:p w14:paraId="00F88419" w14:textId="77777777" w:rsidR="00D31F38" w:rsidRDefault="00D31F38" w:rsidP="00E35F1F">
            <w:pPr>
              <w:pStyle w:val="CopticVersemulti-line"/>
            </w:pPr>
            <w:r w:rsidRPr="00A742AC">
              <w:t>Ⲁⲗⲗⲁ ⲁⲣⲓⲟⲩⲓ ⲛⲉⲙⲁⲛ</w:t>
            </w:r>
          </w:p>
          <w:p w14:paraId="58F072D8" w14:textId="77777777" w:rsidR="00D31F38" w:rsidRDefault="00D31F38" w:rsidP="00E35F1F">
            <w:pPr>
              <w:pStyle w:val="CopticVersemulti-line"/>
            </w:pPr>
            <w:r w:rsidRPr="00A742AC">
              <w:t>ⲕⲁⲧⲁ ⲧⲉⲕⲙⲉⲧⲉ̀ⲡⲓⲕⲏⲥ</w:t>
            </w:r>
          </w:p>
          <w:p w14:paraId="1B72B86A" w14:textId="77777777" w:rsidR="00D31F38" w:rsidRDefault="00D31F38" w:rsidP="00E35F1F">
            <w:pPr>
              <w:pStyle w:val="CopticVersemulti-line"/>
            </w:pPr>
            <w:r w:rsidRPr="00A742AC">
              <w:t>ⲛⲉⲙ ⲕⲁⲧⲁ ⲡ̀ⲁ̀ϣⲁⲓ ⲛ̀ⲧⲉ ⲡⲉⲕⲛⲁⲓ</w:t>
            </w:r>
          </w:p>
          <w:p w14:paraId="1B1987B0" w14:textId="77777777" w:rsidR="00D31F38" w:rsidRPr="00A742AC" w:rsidRDefault="00D31F38" w:rsidP="00E35F1F">
            <w:pPr>
              <w:pStyle w:val="CopticVerse"/>
            </w:pPr>
            <w:r w:rsidRPr="00A742AC">
              <w:t>Ⲡⲟ̅ⲥ ⲁⲣⲓⲃⲟⲏ̀ⲑⲓⲛ ⲉⲣⲟⲛ.</w:t>
            </w:r>
          </w:p>
        </w:tc>
      </w:tr>
      <w:tr w:rsidR="00D31F38" w14:paraId="63CB6EB1" w14:textId="77777777" w:rsidTr="00E35F1F">
        <w:trPr>
          <w:cantSplit/>
          <w:jc w:val="center"/>
        </w:trPr>
        <w:tc>
          <w:tcPr>
            <w:tcW w:w="288" w:type="dxa"/>
          </w:tcPr>
          <w:p w14:paraId="1E5AD43C" w14:textId="77777777" w:rsidR="00D31F38" w:rsidRDefault="00D31F38" w:rsidP="00E35F1F">
            <w:pPr>
              <w:pStyle w:val="CopticCross"/>
            </w:pPr>
          </w:p>
        </w:tc>
        <w:tc>
          <w:tcPr>
            <w:tcW w:w="3960" w:type="dxa"/>
          </w:tcPr>
          <w:p w14:paraId="1D8CB713" w14:textId="77777777" w:rsidR="00D31F38" w:rsidRDefault="00D31F38" w:rsidP="00E35F1F">
            <w:pPr>
              <w:pStyle w:val="EngHang"/>
            </w:pPr>
            <w:r w:rsidRPr="001A0083">
              <w:t xml:space="preserve">May our prayers ascend unto </w:t>
            </w:r>
            <w:r>
              <w:t>You</w:t>
            </w:r>
            <w:r w:rsidRPr="001A0083">
              <w:t>,</w:t>
            </w:r>
          </w:p>
          <w:p w14:paraId="3A580D00" w14:textId="77777777" w:rsidR="00D31F38" w:rsidRDefault="00D31F38" w:rsidP="00E35F1F">
            <w:pPr>
              <w:pStyle w:val="EngHang"/>
            </w:pPr>
            <w:r w:rsidRPr="001A0083">
              <w:t>O our Master,</w:t>
            </w:r>
          </w:p>
          <w:p w14:paraId="5EF77C36" w14:textId="77777777" w:rsidR="00D31F38" w:rsidRDefault="00D31F38" w:rsidP="00E35F1F">
            <w:pPr>
              <w:pStyle w:val="EngHang"/>
            </w:pPr>
            <w:r w:rsidRPr="001A0083">
              <w:t>Like holocausts of lambs</w:t>
            </w:r>
          </w:p>
          <w:p w14:paraId="5764FAD5" w14:textId="77777777" w:rsidR="00D31F38" w:rsidRPr="001A0083" w:rsidRDefault="00D31F38" w:rsidP="00E35F1F">
            <w:pPr>
              <w:pStyle w:val="EngHangEnd"/>
              <w:rPr>
                <w:szCs w:val="20"/>
              </w:rPr>
            </w:pPr>
            <w:r w:rsidRPr="001A0083">
              <w:t>and fat calves.</w:t>
            </w:r>
          </w:p>
        </w:tc>
        <w:tc>
          <w:tcPr>
            <w:tcW w:w="288" w:type="dxa"/>
          </w:tcPr>
          <w:p w14:paraId="57F7A7B3" w14:textId="77777777" w:rsidR="00D31F38" w:rsidRDefault="00D31F38" w:rsidP="00E35F1F"/>
        </w:tc>
        <w:tc>
          <w:tcPr>
            <w:tcW w:w="288" w:type="dxa"/>
          </w:tcPr>
          <w:p w14:paraId="52E97490" w14:textId="77777777" w:rsidR="00D31F38" w:rsidRDefault="00D31F38" w:rsidP="00E35F1F">
            <w:pPr>
              <w:pStyle w:val="CopticCross"/>
            </w:pPr>
          </w:p>
        </w:tc>
        <w:tc>
          <w:tcPr>
            <w:tcW w:w="3960" w:type="dxa"/>
          </w:tcPr>
          <w:p w14:paraId="61299FC9" w14:textId="77777777" w:rsidR="00D31F38" w:rsidRDefault="00D31F38" w:rsidP="00E35F1F">
            <w:pPr>
              <w:pStyle w:val="CopticVersemulti-line"/>
            </w:pPr>
            <w:r w:rsidRPr="00A742AC">
              <w:t>Ⲙⲁⲣⲉ ⲧⲉⲛⲡⲣⲟⲥⲉⲩⲭⲏ ⲡⲉⲛⲛⲏⲃ</w:t>
            </w:r>
          </w:p>
          <w:p w14:paraId="14E3DC4E" w14:textId="77777777" w:rsidR="00D31F38" w:rsidRDefault="00D31F38" w:rsidP="00E35F1F">
            <w:pPr>
              <w:pStyle w:val="CopticVersemulti-line"/>
            </w:pPr>
            <w:r w:rsidRPr="00A742AC">
              <w:t>ⲓ̀ ⲉⲡ̀ϣⲱⲓ ⲙ̀ⲡⲉⲕⲙ̀ⲑⲟ</w:t>
            </w:r>
          </w:p>
          <w:p w14:paraId="04876099" w14:textId="77777777" w:rsidR="00D31F38" w:rsidRDefault="00D31F38" w:rsidP="00E35F1F">
            <w:pPr>
              <w:pStyle w:val="CopticVersemulti-line"/>
            </w:pPr>
            <w:r w:rsidRPr="00A742AC">
              <w:t>ⲙ̀ⲫ̀ⲣⲏϯ ⲛ̀ϩⲁⲛϭⲗⲓⲗ ⲛ̀ⲧⲉ ϩⲁⲛⲱⲓⲗⲓ</w:t>
            </w:r>
          </w:p>
          <w:p w14:paraId="58919344" w14:textId="77777777" w:rsidR="00D31F38" w:rsidRPr="00A742AC" w:rsidRDefault="00D31F38" w:rsidP="00E35F1F">
            <w:pPr>
              <w:pStyle w:val="CopticVerse"/>
            </w:pPr>
            <w:r w:rsidRPr="00A742AC">
              <w:t>ⲛⲉⲙ ϩⲁⲛⲙⲁⲥⲓ ⲉⲩⲕⲉⲛⲓⲱ̀ⲟⲩⲧ.</w:t>
            </w:r>
          </w:p>
        </w:tc>
      </w:tr>
      <w:tr w:rsidR="00D31F38" w14:paraId="72B4030D" w14:textId="77777777" w:rsidTr="00E35F1F">
        <w:trPr>
          <w:cantSplit/>
          <w:jc w:val="center"/>
        </w:trPr>
        <w:tc>
          <w:tcPr>
            <w:tcW w:w="288" w:type="dxa"/>
          </w:tcPr>
          <w:p w14:paraId="0E627816" w14:textId="77777777" w:rsidR="00D31F38" w:rsidRDefault="00D31F38" w:rsidP="00E35F1F">
            <w:pPr>
              <w:pStyle w:val="CopticCross"/>
            </w:pPr>
            <w:r>
              <w:lastRenderedPageBreak/>
              <w:t>¿</w:t>
            </w:r>
          </w:p>
        </w:tc>
        <w:tc>
          <w:tcPr>
            <w:tcW w:w="3960" w:type="dxa"/>
          </w:tcPr>
          <w:p w14:paraId="72A59A2A" w14:textId="77777777" w:rsidR="00D31F38" w:rsidRDefault="00D31F38" w:rsidP="00E35F1F">
            <w:pPr>
              <w:pStyle w:val="EngHang"/>
            </w:pPr>
            <w:r>
              <w:t>Do not forget</w:t>
            </w:r>
            <w:r w:rsidRPr="001A0083">
              <w:t xml:space="preserve"> the covenant </w:t>
            </w:r>
            <w:r>
              <w:t>You have</w:t>
            </w:r>
            <w:r w:rsidRPr="001A0083">
              <w:t xml:space="preserve"> made</w:t>
            </w:r>
          </w:p>
          <w:p w14:paraId="5618239C" w14:textId="77777777" w:rsidR="00D31F38" w:rsidRDefault="00D31F38" w:rsidP="00E35F1F">
            <w:pPr>
              <w:pStyle w:val="EngHang"/>
            </w:pPr>
            <w:r w:rsidRPr="001A0083">
              <w:t>with our fathers,</w:t>
            </w:r>
          </w:p>
          <w:p w14:paraId="771AF64E" w14:textId="77777777" w:rsidR="00D31F38" w:rsidRDefault="00D31F38" w:rsidP="00E35F1F">
            <w:pPr>
              <w:pStyle w:val="EngHang"/>
            </w:pPr>
            <w:r w:rsidRPr="001A0083">
              <w:t>Abraham, Isaac and Jacob</w:t>
            </w:r>
          </w:p>
          <w:p w14:paraId="6067F7FC" w14:textId="77777777" w:rsidR="00D31F38" w:rsidRPr="001A0083" w:rsidRDefault="00D31F38" w:rsidP="00E35F1F">
            <w:pPr>
              <w:pStyle w:val="EngHangEnd"/>
              <w:rPr>
                <w:szCs w:val="20"/>
              </w:rPr>
            </w:pPr>
            <w:r w:rsidRPr="001A0083">
              <w:t xml:space="preserve">Israel, </w:t>
            </w:r>
            <w:r>
              <w:t>Your</w:t>
            </w:r>
            <w:r w:rsidRPr="001A0083">
              <w:t xml:space="preserve"> saints.</w:t>
            </w:r>
          </w:p>
        </w:tc>
        <w:tc>
          <w:tcPr>
            <w:tcW w:w="288" w:type="dxa"/>
          </w:tcPr>
          <w:p w14:paraId="0FA15CE3" w14:textId="77777777" w:rsidR="00D31F38" w:rsidRDefault="00D31F38" w:rsidP="00E35F1F"/>
        </w:tc>
        <w:tc>
          <w:tcPr>
            <w:tcW w:w="288" w:type="dxa"/>
          </w:tcPr>
          <w:p w14:paraId="3C7517E1" w14:textId="77777777" w:rsidR="00D31F38" w:rsidRDefault="00D31F38" w:rsidP="00E35F1F">
            <w:pPr>
              <w:pStyle w:val="CopticCross"/>
            </w:pPr>
            <w:r>
              <w:t>¿</w:t>
            </w:r>
          </w:p>
        </w:tc>
        <w:tc>
          <w:tcPr>
            <w:tcW w:w="3960" w:type="dxa"/>
          </w:tcPr>
          <w:p w14:paraId="7321DB0B" w14:textId="77777777" w:rsidR="00D31F38" w:rsidRDefault="00D31F38" w:rsidP="00E35F1F">
            <w:pPr>
              <w:pStyle w:val="CopticVersemulti-line"/>
            </w:pPr>
            <w:r w:rsidRPr="00A742AC">
              <w:t>Ⲙ̀ⲡⲉⲣⲉⲣⲡ̀ⲱⲃϣ ⲛ̀ϯⲇⲓⲁⲑⲏⲕⲏ</w:t>
            </w:r>
          </w:p>
          <w:p w14:paraId="74DD19B2" w14:textId="77777777" w:rsidR="00D31F38" w:rsidRDefault="00D31F38" w:rsidP="00E35F1F">
            <w:pPr>
              <w:pStyle w:val="CopticVersemulti-line"/>
            </w:pPr>
            <w:r w:rsidRPr="00A742AC">
              <w:t>ⲑⲏⲉⲧⲁⲕ-ⲥⲉⲙⲛⲏⲧⲥ ⲛⲉⲙ ⲛⲉⲛⲓⲟϯ</w:t>
            </w:r>
          </w:p>
          <w:p w14:paraId="612FC6A9" w14:textId="77777777" w:rsidR="00D31F38" w:rsidRDefault="00D31F38" w:rsidP="00E35F1F">
            <w:pPr>
              <w:pStyle w:val="CopticVersemulti-line"/>
            </w:pPr>
            <w:r w:rsidRPr="00A742AC">
              <w:t>Ⲁⲃⲣⲁⲁⲙ Ⲓⲥⲁⲁⲕ Ⲓⲁⲕⲱⲃ</w:t>
            </w:r>
          </w:p>
          <w:p w14:paraId="00E52B1F" w14:textId="77777777" w:rsidR="00D31F38" w:rsidRPr="00A742AC" w:rsidRDefault="00D31F38" w:rsidP="00E35F1F">
            <w:pPr>
              <w:pStyle w:val="CopticVerse"/>
            </w:pPr>
            <w:r w:rsidRPr="00A742AC">
              <w:t>Ⲡⲓⲥ̅ⲗ ⲡⲉⲉ̅ⲑ̅ⲩ ⲛ̀ⲧⲁⲕ.</w:t>
            </w:r>
          </w:p>
        </w:tc>
      </w:tr>
      <w:tr w:rsidR="00D31F38" w14:paraId="69A6887D" w14:textId="77777777" w:rsidTr="00E35F1F">
        <w:trPr>
          <w:cantSplit/>
          <w:jc w:val="center"/>
        </w:trPr>
        <w:tc>
          <w:tcPr>
            <w:tcW w:w="288" w:type="dxa"/>
          </w:tcPr>
          <w:p w14:paraId="7EE5EBCD" w14:textId="77777777" w:rsidR="00D31F38" w:rsidRDefault="00D31F38" w:rsidP="00E35F1F">
            <w:pPr>
              <w:pStyle w:val="CopticCross"/>
            </w:pPr>
          </w:p>
        </w:tc>
        <w:tc>
          <w:tcPr>
            <w:tcW w:w="3960" w:type="dxa"/>
          </w:tcPr>
          <w:p w14:paraId="55941A5F" w14:textId="77777777" w:rsidR="00D31F38" w:rsidRPr="001A0083" w:rsidRDefault="00D31F38" w:rsidP="00E35F1F">
            <w:pPr>
              <w:pStyle w:val="EngHang"/>
              <w:rPr>
                <w:szCs w:val="20"/>
              </w:rPr>
            </w:pPr>
            <w:r w:rsidRPr="001A0083">
              <w:t xml:space="preserve">Bless the Lord, all </w:t>
            </w:r>
            <w:r>
              <w:t>you</w:t>
            </w:r>
            <w:r w:rsidRPr="001A0083">
              <w:t xml:space="preserve"> nations;</w:t>
            </w:r>
          </w:p>
          <w:p w14:paraId="2DC494F1" w14:textId="77777777" w:rsidR="00D31F38" w:rsidRPr="001A0083" w:rsidRDefault="00D31F38" w:rsidP="00E35F1F">
            <w:pPr>
              <w:pStyle w:val="EngHang"/>
              <w:rPr>
                <w:szCs w:val="20"/>
              </w:rPr>
            </w:pPr>
            <w:r w:rsidRPr="001A0083">
              <w:t>The tribes, and all kinds of tongues.</w:t>
            </w:r>
          </w:p>
          <w:p w14:paraId="6992A0A3" w14:textId="77777777" w:rsidR="00D31F38" w:rsidRPr="001A0083" w:rsidRDefault="00D31F38" w:rsidP="00E35F1F">
            <w:pPr>
              <w:pStyle w:val="EngHang"/>
              <w:rPr>
                <w:szCs w:val="20"/>
              </w:rPr>
            </w:pPr>
            <w:r w:rsidRPr="001A0083">
              <w:t>Praise Him and exalt Him</w:t>
            </w:r>
          </w:p>
          <w:p w14:paraId="39298B2C" w14:textId="77777777" w:rsidR="00D31F38" w:rsidRDefault="00D31F38" w:rsidP="00E35F1F">
            <w:pPr>
              <w:pStyle w:val="EngHangEnd"/>
            </w:pPr>
            <w:r w:rsidRPr="001A0083">
              <w:t xml:space="preserve">Above all </w:t>
            </w:r>
            <w:r w:rsidRPr="003204E4">
              <w:t>forever</w:t>
            </w:r>
            <w:r w:rsidRPr="001A0083">
              <w:t>.</w:t>
            </w:r>
          </w:p>
        </w:tc>
        <w:tc>
          <w:tcPr>
            <w:tcW w:w="288" w:type="dxa"/>
          </w:tcPr>
          <w:p w14:paraId="09CCD76D" w14:textId="77777777" w:rsidR="00D31F38" w:rsidRDefault="00D31F38" w:rsidP="00E35F1F"/>
        </w:tc>
        <w:tc>
          <w:tcPr>
            <w:tcW w:w="288" w:type="dxa"/>
          </w:tcPr>
          <w:p w14:paraId="12712C2B" w14:textId="77777777" w:rsidR="00D31F38" w:rsidRDefault="00D31F38" w:rsidP="00E35F1F">
            <w:pPr>
              <w:pStyle w:val="CopticCross"/>
            </w:pPr>
          </w:p>
        </w:tc>
        <w:tc>
          <w:tcPr>
            <w:tcW w:w="3960" w:type="dxa"/>
          </w:tcPr>
          <w:p w14:paraId="1AB8309C" w14:textId="77777777" w:rsidR="00D31F38" w:rsidRDefault="00D31F38" w:rsidP="00E35F1F">
            <w:pPr>
              <w:pStyle w:val="CopticVersemulti-line"/>
            </w:pPr>
            <w:r w:rsidRPr="00A742AC">
              <w:t>Ⲥ̀ⲙⲟⲩ ⲉ̀Ⲡⲟ̅ⲥ̅ ⲛⲓⲗⲁⲟⲥ ⲧⲏⲣⲟⲩ</w:t>
            </w:r>
          </w:p>
          <w:p w14:paraId="272D92FC" w14:textId="77777777" w:rsidR="00D31F38" w:rsidRDefault="00D31F38" w:rsidP="00E35F1F">
            <w:pPr>
              <w:pStyle w:val="CopticVersemulti-line"/>
            </w:pPr>
            <w:r w:rsidRPr="00A742AC">
              <w:t>ⲛⲓⲫⲩⲗⲏ ⲛⲓⲁⲥⲡⲓ ⲛ̀ⲗⲁⲥ</w:t>
            </w:r>
          </w:p>
          <w:p w14:paraId="1A6C9DDF" w14:textId="77777777" w:rsidR="00D31F38" w:rsidRDefault="00D31F38" w:rsidP="00E35F1F">
            <w:pPr>
              <w:pStyle w:val="CopticVersemulti-line"/>
            </w:pPr>
            <w:r w:rsidRPr="00A742AC">
              <w:t>ϩⲱⲥ ⲉⲣⲟϥ ⲙⲁⲱ̀ⲟⲩ ⲛⲁϥ</w:t>
            </w:r>
          </w:p>
          <w:p w14:paraId="53F1430F" w14:textId="77777777" w:rsidR="00D31F38" w:rsidRPr="00A742AC" w:rsidRDefault="00D31F38" w:rsidP="00E35F1F">
            <w:pPr>
              <w:pStyle w:val="CopticVerse"/>
            </w:pPr>
            <w:r w:rsidRPr="00A742AC">
              <w:t>ⲁⲣⲓϩⲟⲩⲟ ϭⲁⲥϥ ϣⲁ ⲛⲓⲉⲛⲉϩ.</w:t>
            </w:r>
          </w:p>
        </w:tc>
      </w:tr>
      <w:tr w:rsidR="00D31F38" w14:paraId="076401D8" w14:textId="77777777" w:rsidTr="00E35F1F">
        <w:trPr>
          <w:cantSplit/>
          <w:jc w:val="center"/>
        </w:trPr>
        <w:tc>
          <w:tcPr>
            <w:tcW w:w="288" w:type="dxa"/>
          </w:tcPr>
          <w:p w14:paraId="34CF0EC9" w14:textId="77777777" w:rsidR="00D31F38" w:rsidRDefault="00D31F38" w:rsidP="00E35F1F">
            <w:pPr>
              <w:pStyle w:val="CopticCross"/>
            </w:pPr>
            <w:r>
              <w:t>¿</w:t>
            </w:r>
          </w:p>
        </w:tc>
        <w:tc>
          <w:tcPr>
            <w:tcW w:w="3960" w:type="dxa"/>
          </w:tcPr>
          <w:p w14:paraId="0676F3AA" w14:textId="77777777" w:rsidR="00D31F38" w:rsidRPr="001A0083" w:rsidRDefault="00D31F38" w:rsidP="00E35F1F">
            <w:pPr>
              <w:pStyle w:val="EngHang"/>
              <w:rPr>
                <w:szCs w:val="20"/>
              </w:rPr>
            </w:pPr>
            <w:r w:rsidRPr="001A0083">
              <w:t>Pray to the Lord on our behalf,</w:t>
            </w:r>
          </w:p>
          <w:p w14:paraId="1C6E6E8B" w14:textId="77777777" w:rsidR="00D31F38" w:rsidRPr="001A0083" w:rsidRDefault="00D31F38" w:rsidP="00E35F1F">
            <w:pPr>
              <w:pStyle w:val="EngHang"/>
              <w:rPr>
                <w:szCs w:val="20"/>
              </w:rPr>
            </w:pPr>
            <w:r w:rsidRPr="001A0083">
              <w:t>O three saintly children,</w:t>
            </w:r>
          </w:p>
          <w:p w14:paraId="53937D4C" w14:textId="77777777" w:rsidR="00D31F38" w:rsidRPr="001A0083" w:rsidRDefault="00D31F38" w:rsidP="00E35F1F">
            <w:pPr>
              <w:pStyle w:val="EngHang"/>
              <w:rPr>
                <w:szCs w:val="20"/>
              </w:rPr>
            </w:pPr>
            <w:r w:rsidRPr="001A0083">
              <w:t>Sedrach, Misach and Abednego,</w:t>
            </w:r>
          </w:p>
          <w:p w14:paraId="5C3AAC4B" w14:textId="77777777" w:rsidR="00D31F38" w:rsidRPr="001A0083" w:rsidRDefault="00D31F38" w:rsidP="00E35F1F">
            <w:pPr>
              <w:pStyle w:val="EngHangEnd"/>
              <w:rPr>
                <w:szCs w:val="20"/>
              </w:rPr>
            </w:pPr>
            <w:r w:rsidRPr="001A0083">
              <w:t>That He may forgive us our sins.</w:t>
            </w:r>
          </w:p>
        </w:tc>
        <w:tc>
          <w:tcPr>
            <w:tcW w:w="288" w:type="dxa"/>
          </w:tcPr>
          <w:p w14:paraId="51F0915C" w14:textId="77777777" w:rsidR="00D31F38" w:rsidRDefault="00D31F38" w:rsidP="00E35F1F"/>
        </w:tc>
        <w:tc>
          <w:tcPr>
            <w:tcW w:w="288" w:type="dxa"/>
          </w:tcPr>
          <w:p w14:paraId="150567A4" w14:textId="77777777" w:rsidR="00D31F38" w:rsidRDefault="00D31F38" w:rsidP="00E35F1F">
            <w:pPr>
              <w:pStyle w:val="CopticCross"/>
            </w:pPr>
            <w:r>
              <w:t>¿</w:t>
            </w:r>
          </w:p>
        </w:tc>
        <w:tc>
          <w:tcPr>
            <w:tcW w:w="3960" w:type="dxa"/>
          </w:tcPr>
          <w:p w14:paraId="0B65C3AA" w14:textId="77777777" w:rsidR="00D31F38" w:rsidRDefault="00D31F38" w:rsidP="00E35F1F">
            <w:pPr>
              <w:pStyle w:val="CopticVersemulti-line"/>
            </w:pPr>
            <w:r w:rsidRPr="00A742AC">
              <w:t>Ⲧⲱⲃϩ ⲙ̀Ⲡⲟ̅ⲥ̅ ⲉϩ̀ⲣⲏⲓ ⲉϫⲱⲛ</w:t>
            </w:r>
          </w:p>
          <w:p w14:paraId="5A10165D" w14:textId="77777777" w:rsidR="00D31F38" w:rsidRDefault="00D31F38" w:rsidP="00E35F1F">
            <w:pPr>
              <w:pStyle w:val="CopticVersemulti-line"/>
            </w:pPr>
            <w:r w:rsidRPr="00A742AC">
              <w:t>ⲱ̀ ⲡⲓⲅ̅ ⲛ̀ⲁⲗⲟⲩ ⲛ̀ⲁⲅⲓⲟⲥ</w:t>
            </w:r>
          </w:p>
          <w:p w14:paraId="3636E42C" w14:textId="77777777" w:rsidR="00D31F38" w:rsidRDefault="00D31F38" w:rsidP="00E35F1F">
            <w:pPr>
              <w:pStyle w:val="CopticVersemulti-line"/>
            </w:pPr>
            <w:r w:rsidRPr="00A742AC">
              <w:t>Ⲥⲉⲇⲣⲁⲕ Ⲙⲓⲥⲁⲕ Ⲁⲃⲇⲉⲛⲁⲅⲱ</w:t>
            </w:r>
          </w:p>
          <w:p w14:paraId="72DC4585" w14:textId="77777777" w:rsidR="00D31F38" w:rsidRPr="00A742AC" w:rsidRDefault="00D31F38" w:rsidP="00E35F1F">
            <w:pPr>
              <w:pStyle w:val="CopticVerse"/>
            </w:pPr>
            <w:r w:rsidRPr="00A742AC">
              <w:t>ⲛ̀ⲧⲉϥⲭⲁ ⲛⲉⲛⲛⲟⲃⲓ ⲛⲁⲛ ⲉⲃⲟⲗ.</w:t>
            </w:r>
          </w:p>
        </w:tc>
      </w:tr>
    </w:tbl>
    <w:p w14:paraId="22A77F22" w14:textId="77777777" w:rsidR="00D31F38" w:rsidRDefault="00D31F38" w:rsidP="00D31F38">
      <w:pPr>
        <w:sectPr w:rsidR="00D31F38" w:rsidSect="001C41A6">
          <w:pgSz w:w="11880" w:h="15480" w:code="1"/>
          <w:pgMar w:top="1080" w:right="1440" w:bottom="1440" w:left="1080" w:header="720" w:footer="720" w:gutter="504"/>
          <w:cols w:space="720"/>
          <w:docGrid w:linePitch="360"/>
        </w:sectPr>
      </w:pPr>
    </w:p>
    <w:p w14:paraId="0EC4EFA8" w14:textId="77777777" w:rsidR="00D31F38" w:rsidRDefault="00D31F38" w:rsidP="00D31F38">
      <w:pPr>
        <w:pStyle w:val="Heading4"/>
      </w:pPr>
      <w:bookmarkStart w:id="498" w:name="_Toc297322060"/>
      <w:bookmarkStart w:id="499" w:name="_Toc297407705"/>
      <w:bookmarkStart w:id="500" w:name="_Toc298445757"/>
      <w:bookmarkStart w:id="501" w:name="_Toc298681240"/>
      <w:bookmarkStart w:id="502" w:name="_Toc298447482"/>
      <w:bookmarkStart w:id="503" w:name="_Toc308441897"/>
      <w:bookmarkStart w:id="504" w:name="_Ref448228216"/>
      <w:bookmarkStart w:id="505" w:name="_Ref448228224"/>
      <w:bookmarkStart w:id="506" w:name="_Ref452620378"/>
      <w:bookmarkStart w:id="507" w:name="_Ref452620382"/>
      <w:r>
        <w:lastRenderedPageBreak/>
        <w:t>The Communion of the Saints</w:t>
      </w:r>
      <w:bookmarkEnd w:id="498"/>
      <w:bookmarkEnd w:id="499"/>
      <w:bookmarkEnd w:id="500"/>
      <w:bookmarkEnd w:id="501"/>
      <w:bookmarkEnd w:id="502"/>
      <w:bookmarkEnd w:id="503"/>
      <w:bookmarkEnd w:id="504"/>
      <w:bookmarkEnd w:id="505"/>
      <w:bookmarkEnd w:id="506"/>
      <w:bookmarkEnd w:id="507"/>
    </w:p>
    <w:p w14:paraId="342AAB44"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4B9044A" w14:textId="77777777" w:rsidTr="00E35F1F">
        <w:trPr>
          <w:cantSplit/>
          <w:jc w:val="center"/>
        </w:trPr>
        <w:tc>
          <w:tcPr>
            <w:tcW w:w="288" w:type="dxa"/>
          </w:tcPr>
          <w:p w14:paraId="63F9221F" w14:textId="77777777" w:rsidR="00D31F38" w:rsidRDefault="00D31F38" w:rsidP="00E35F1F">
            <w:pPr>
              <w:pStyle w:val="CopticCross"/>
            </w:pPr>
          </w:p>
        </w:tc>
        <w:tc>
          <w:tcPr>
            <w:tcW w:w="3960" w:type="dxa"/>
          </w:tcPr>
          <w:p w14:paraId="679EF7F8" w14:textId="77777777" w:rsidR="00D31F38" w:rsidRPr="00A742AC" w:rsidRDefault="00D31F38" w:rsidP="00E35F1F">
            <w:pPr>
              <w:pStyle w:val="EngHang"/>
              <w:rPr>
                <w:szCs w:val="20"/>
              </w:rPr>
            </w:pPr>
            <w:r w:rsidRPr="00A742AC">
              <w:t>Intercede on our behalf,</w:t>
            </w:r>
          </w:p>
          <w:p w14:paraId="589BD6D5" w14:textId="77777777" w:rsidR="00D31F38" w:rsidRPr="00A742AC" w:rsidRDefault="00D31F38" w:rsidP="00E35F1F">
            <w:pPr>
              <w:pStyle w:val="EngHang"/>
              <w:rPr>
                <w:szCs w:val="20"/>
              </w:rPr>
            </w:pPr>
            <w:r w:rsidRPr="00A742AC">
              <w:t>O lady of us all, the Mother of God,</w:t>
            </w:r>
          </w:p>
          <w:p w14:paraId="6D8D9F3D" w14:textId="77777777" w:rsidR="00D31F38" w:rsidRPr="00A742AC" w:rsidRDefault="00D31F38" w:rsidP="00E35F1F">
            <w:pPr>
              <w:pStyle w:val="EngHang"/>
              <w:rPr>
                <w:szCs w:val="20"/>
              </w:rPr>
            </w:pPr>
            <w:r w:rsidRPr="00A742AC">
              <w:t>Mary, the Mother of our Saviour,</w:t>
            </w:r>
          </w:p>
          <w:p w14:paraId="6D22DCA5" w14:textId="77777777" w:rsidR="00D31F38" w:rsidRDefault="00D31F38" w:rsidP="00E35F1F">
            <w:pPr>
              <w:pStyle w:val="EngHang"/>
            </w:pPr>
            <w:r w:rsidRPr="00A742AC">
              <w:t>That He may forgive us our sins.</w:t>
            </w:r>
          </w:p>
          <w:p w14:paraId="6D779EF3" w14:textId="77777777" w:rsidR="00D31F38" w:rsidRPr="00A742AC" w:rsidRDefault="00D31F38" w:rsidP="00E35F1F">
            <w:pPr>
              <w:pStyle w:val="EngHangEnd"/>
              <w:rPr>
                <w:szCs w:val="20"/>
              </w:rPr>
            </w:pPr>
            <w:r>
              <w:t>(Entef ka nen novi nan evol.)</w:t>
            </w:r>
          </w:p>
        </w:tc>
        <w:tc>
          <w:tcPr>
            <w:tcW w:w="288" w:type="dxa"/>
          </w:tcPr>
          <w:p w14:paraId="2119B79B" w14:textId="77777777" w:rsidR="00D31F38" w:rsidRDefault="00D31F38" w:rsidP="00E35F1F"/>
        </w:tc>
        <w:tc>
          <w:tcPr>
            <w:tcW w:w="288" w:type="dxa"/>
          </w:tcPr>
          <w:p w14:paraId="72A57B5D" w14:textId="77777777" w:rsidR="00D31F38" w:rsidRDefault="00D31F38" w:rsidP="00E35F1F">
            <w:pPr>
              <w:pStyle w:val="CopticCross"/>
            </w:pPr>
          </w:p>
        </w:tc>
        <w:tc>
          <w:tcPr>
            <w:tcW w:w="3960" w:type="dxa"/>
          </w:tcPr>
          <w:p w14:paraId="517A989E" w14:textId="77777777" w:rsidR="00D31F38" w:rsidRDefault="00D31F38" w:rsidP="00E35F1F">
            <w:pPr>
              <w:pStyle w:val="CopticVersemulti-line"/>
            </w:pPr>
            <w:r w:rsidRPr="00A742AC">
              <w:t>Ⲁⲣⲓⲡⲣⲉⲥⲃⲉⲩⲓⲛ ⲉϩ̀ⲣⲏⲓ ⲉϫⲱⲛ</w:t>
            </w:r>
          </w:p>
          <w:p w14:paraId="673DCCB9" w14:textId="77777777" w:rsidR="00D31F38" w:rsidRDefault="00D31F38" w:rsidP="00E35F1F">
            <w:pPr>
              <w:pStyle w:val="CopticVersemulti-line"/>
            </w:pPr>
            <w:r w:rsidRPr="00A742AC">
              <w:t>ⲱ ⲧⲉⲛⲟ̅ⲥ̅ ⲛ̀ⲛⲏⲃ ⲧⲏⲣⲉⲛ ϯⲑⲉⲟⲧⲟⲕⲟⲥ</w:t>
            </w:r>
          </w:p>
          <w:p w14:paraId="48E3C18E" w14:textId="77777777" w:rsidR="00D31F38" w:rsidRDefault="00D31F38" w:rsidP="00E35F1F">
            <w:pPr>
              <w:pStyle w:val="CopticVersemulti-line"/>
            </w:pPr>
            <w:r w:rsidRPr="00A742AC">
              <w:t>Ⲙⲁⲣⲓⲁ ⲑ̀ⲙⲁⲩ ⲙ̀ⲡⲉⲛⲥ̅ⲱ̅ⲣ</w:t>
            </w:r>
          </w:p>
          <w:p w14:paraId="64853116" w14:textId="77777777" w:rsidR="00D31F38" w:rsidRPr="00A742AC" w:rsidRDefault="00D31F38" w:rsidP="00E35F1F">
            <w:pPr>
              <w:pStyle w:val="CopticVerse"/>
            </w:pPr>
            <w:r w:rsidRPr="00A742AC">
              <w:t>ⲛ̀ⲧⲉϥⲭⲁ ⲛⲉⲛⲛⲟⲃⲓ ⲛⲁⲛ ⲉⲃⲟⲗ.</w:t>
            </w:r>
          </w:p>
        </w:tc>
      </w:tr>
      <w:tr w:rsidR="00D31F38" w14:paraId="3BDBDCAB" w14:textId="77777777" w:rsidTr="00E35F1F">
        <w:trPr>
          <w:cantSplit/>
          <w:jc w:val="center"/>
        </w:trPr>
        <w:tc>
          <w:tcPr>
            <w:tcW w:w="288" w:type="dxa"/>
          </w:tcPr>
          <w:p w14:paraId="28E668EB" w14:textId="77777777" w:rsidR="00D31F38" w:rsidRDefault="00D31F38" w:rsidP="00E35F1F">
            <w:pPr>
              <w:pStyle w:val="CopticCross"/>
            </w:pPr>
            <w:r>
              <w:t>¿</w:t>
            </w:r>
          </w:p>
        </w:tc>
        <w:tc>
          <w:tcPr>
            <w:tcW w:w="3960" w:type="dxa"/>
          </w:tcPr>
          <w:p w14:paraId="2A53D7A3" w14:textId="77777777" w:rsidR="00D31F38" w:rsidRPr="00A742AC" w:rsidRDefault="00D31F38" w:rsidP="00E35F1F">
            <w:pPr>
              <w:pStyle w:val="EngHang"/>
              <w:rPr>
                <w:szCs w:val="20"/>
              </w:rPr>
            </w:pPr>
            <w:r w:rsidRPr="00A742AC">
              <w:t>Intercede on our behalf,</w:t>
            </w:r>
          </w:p>
          <w:p w14:paraId="6D846101" w14:textId="77777777" w:rsidR="00D31F38" w:rsidRPr="00A742AC" w:rsidRDefault="00D31F38" w:rsidP="00E35F1F">
            <w:pPr>
              <w:pStyle w:val="EngHang"/>
              <w:rPr>
                <w:szCs w:val="20"/>
              </w:rPr>
            </w:pPr>
            <w:r w:rsidRPr="00A742AC">
              <w:t>O holy archangels,</w:t>
            </w:r>
          </w:p>
          <w:p w14:paraId="0A8A4692" w14:textId="77777777" w:rsidR="00D31F38" w:rsidRPr="00A742AC" w:rsidRDefault="00D31F38" w:rsidP="00E35F1F">
            <w:pPr>
              <w:pStyle w:val="EngHang"/>
              <w:rPr>
                <w:szCs w:val="20"/>
              </w:rPr>
            </w:pPr>
            <w:r w:rsidRPr="00A742AC">
              <w:t>Michael and Gabriel,</w:t>
            </w:r>
          </w:p>
          <w:p w14:paraId="75C21565" w14:textId="77777777" w:rsidR="00D31F38" w:rsidRDefault="00D31F38" w:rsidP="00E35F1F">
            <w:pPr>
              <w:pStyle w:val="EngHangEnd"/>
            </w:pPr>
            <w:r w:rsidRPr="00A742AC">
              <w:t>That He may forgive us our sins</w:t>
            </w:r>
            <w:r>
              <w:t>.</w:t>
            </w:r>
          </w:p>
        </w:tc>
        <w:tc>
          <w:tcPr>
            <w:tcW w:w="288" w:type="dxa"/>
          </w:tcPr>
          <w:p w14:paraId="31BBB309" w14:textId="77777777" w:rsidR="00D31F38" w:rsidRDefault="00D31F38" w:rsidP="00E35F1F"/>
        </w:tc>
        <w:tc>
          <w:tcPr>
            <w:tcW w:w="288" w:type="dxa"/>
          </w:tcPr>
          <w:p w14:paraId="08D0371D" w14:textId="77777777" w:rsidR="00D31F38" w:rsidRDefault="00D31F38" w:rsidP="00E35F1F">
            <w:pPr>
              <w:pStyle w:val="CopticCross"/>
            </w:pPr>
            <w:r>
              <w:t>¿</w:t>
            </w:r>
          </w:p>
        </w:tc>
        <w:tc>
          <w:tcPr>
            <w:tcW w:w="3960" w:type="dxa"/>
          </w:tcPr>
          <w:p w14:paraId="36DF1B05" w14:textId="77777777" w:rsidR="00D31F38" w:rsidRDefault="00D31F38" w:rsidP="00E35F1F">
            <w:pPr>
              <w:pStyle w:val="CopticVersemulti-line"/>
            </w:pPr>
            <w:r w:rsidRPr="00A742AC">
              <w:t>Ⲁⲣⲓⲡⲣⲉⲥⲃⲉⲩⲓⲛ ⲉϩ̀ⲣⲏⲓ ⲉϫⲱⲛ</w:t>
            </w:r>
          </w:p>
          <w:p w14:paraId="281C4D3C" w14:textId="77777777" w:rsidR="00D31F38" w:rsidRDefault="00D31F38" w:rsidP="00E35F1F">
            <w:pPr>
              <w:pStyle w:val="CopticVersemulti-line"/>
            </w:pPr>
            <w:r w:rsidRPr="00A742AC">
              <w:t>ⲱ ⲛⲓⲁⲣⲭⲏ ⲁⲅⲅⲉⲗⲟⲥ ⲉ̅ⲑ̅ⲩ</w:t>
            </w:r>
          </w:p>
          <w:p w14:paraId="60CBB609" w14:textId="77777777" w:rsidR="00D31F38" w:rsidRDefault="00D31F38" w:rsidP="00E35F1F">
            <w:pPr>
              <w:pStyle w:val="CopticVersemulti-line"/>
            </w:pPr>
            <w:r w:rsidRPr="00A742AC">
              <w:t>Ⲙⲓⲭⲁⲏⲗ ⲛⲉⲙ Ⲅⲁⲃⲣⲓⲏⲗ</w:t>
            </w:r>
          </w:p>
          <w:p w14:paraId="02135CCD" w14:textId="77777777" w:rsidR="00D31F38" w:rsidRPr="00A742AC" w:rsidRDefault="00D31F38" w:rsidP="00E35F1F">
            <w:pPr>
              <w:pStyle w:val="CopticVerse"/>
            </w:pPr>
            <w:r w:rsidRPr="00A742AC">
              <w:t>ⲛ̀ⲧⲉⲫⲭⲁ ⲛⲉⲛⲛⲟⲃⲓ ⲛⲁⲛ ⲉⲃⲟⲗ</w:t>
            </w:r>
            <w:r>
              <w:t>.</w:t>
            </w:r>
          </w:p>
        </w:tc>
      </w:tr>
      <w:tr w:rsidR="00D31F38" w14:paraId="6EBEBA70" w14:textId="77777777" w:rsidTr="00E35F1F">
        <w:trPr>
          <w:cantSplit/>
          <w:jc w:val="center"/>
        </w:trPr>
        <w:tc>
          <w:tcPr>
            <w:tcW w:w="288" w:type="dxa"/>
          </w:tcPr>
          <w:p w14:paraId="7CAD6ECD" w14:textId="77777777" w:rsidR="00D31F38" w:rsidRDefault="00D31F38" w:rsidP="00E35F1F">
            <w:pPr>
              <w:pStyle w:val="CopticCross"/>
            </w:pPr>
          </w:p>
        </w:tc>
        <w:tc>
          <w:tcPr>
            <w:tcW w:w="3960" w:type="dxa"/>
          </w:tcPr>
          <w:p w14:paraId="2480A7C9" w14:textId="77777777" w:rsidR="00D31F38" w:rsidRPr="00A742AC" w:rsidRDefault="00D31F38" w:rsidP="00E35F1F">
            <w:pPr>
              <w:pStyle w:val="EngHang"/>
              <w:rPr>
                <w:szCs w:val="20"/>
              </w:rPr>
            </w:pPr>
            <w:r w:rsidRPr="00A742AC">
              <w:t>Intercede on our behalf,</w:t>
            </w:r>
          </w:p>
          <w:p w14:paraId="76B1807D" w14:textId="77777777" w:rsidR="00D31F38" w:rsidRPr="00A742AC" w:rsidRDefault="00D31F38" w:rsidP="00E35F1F">
            <w:pPr>
              <w:pStyle w:val="EngHang"/>
              <w:rPr>
                <w:szCs w:val="20"/>
              </w:rPr>
            </w:pPr>
            <w:r w:rsidRPr="00A742AC">
              <w:t>O holy archangels,</w:t>
            </w:r>
          </w:p>
          <w:p w14:paraId="129B3DA3" w14:textId="77777777" w:rsidR="00D31F38" w:rsidRPr="00A742AC" w:rsidRDefault="00D31F38" w:rsidP="00E35F1F">
            <w:pPr>
              <w:pStyle w:val="EngHang"/>
              <w:rPr>
                <w:szCs w:val="20"/>
              </w:rPr>
            </w:pPr>
            <w:r w:rsidRPr="00A742AC">
              <w:t>Raphael and Souriel,</w:t>
            </w:r>
          </w:p>
          <w:p w14:paraId="6898645D" w14:textId="77777777" w:rsidR="00D31F38" w:rsidRPr="00A742AC" w:rsidRDefault="00D31F38" w:rsidP="00E35F1F">
            <w:pPr>
              <w:pStyle w:val="EngHangEnd"/>
              <w:rPr>
                <w:szCs w:val="20"/>
              </w:rPr>
            </w:pPr>
            <w:r w:rsidRPr="00A742AC">
              <w:t>That He may forgive us our sins.</w:t>
            </w:r>
          </w:p>
        </w:tc>
        <w:tc>
          <w:tcPr>
            <w:tcW w:w="288" w:type="dxa"/>
          </w:tcPr>
          <w:p w14:paraId="394F2EEF" w14:textId="77777777" w:rsidR="00D31F38" w:rsidRDefault="00D31F38" w:rsidP="00E35F1F"/>
        </w:tc>
        <w:tc>
          <w:tcPr>
            <w:tcW w:w="288" w:type="dxa"/>
          </w:tcPr>
          <w:p w14:paraId="2DC856ED" w14:textId="77777777" w:rsidR="00D31F38" w:rsidRDefault="00D31F38" w:rsidP="00E35F1F">
            <w:pPr>
              <w:pStyle w:val="CopticCross"/>
            </w:pPr>
          </w:p>
        </w:tc>
        <w:tc>
          <w:tcPr>
            <w:tcW w:w="3960" w:type="dxa"/>
          </w:tcPr>
          <w:p w14:paraId="79BB7C3D" w14:textId="77777777" w:rsidR="00D31F38" w:rsidRDefault="00D31F38" w:rsidP="00E35F1F">
            <w:pPr>
              <w:pStyle w:val="CopticVersemulti-line"/>
            </w:pPr>
            <w:r w:rsidRPr="00A742AC">
              <w:t>Ⲁⲣⲓⲡⲣⲉⲥⲃⲉⲩⲓⲛ ⲉϩ̀ⲣⲏⲓ ⲉϫⲱⲛ</w:t>
            </w:r>
          </w:p>
          <w:p w14:paraId="289A2E91" w14:textId="77777777" w:rsidR="00D31F38" w:rsidRDefault="00D31F38" w:rsidP="00E35F1F">
            <w:pPr>
              <w:pStyle w:val="CopticVersemulti-line"/>
            </w:pPr>
            <w:r w:rsidRPr="00A742AC">
              <w:t>ⲱ ⲛⲓⲁⲣⲭⲏ ⲁⲅⲅⲉⲗⲟⲥ ⲉ̅ⲑ̅ⲩ̅</w:t>
            </w:r>
          </w:p>
          <w:p w14:paraId="3DF934A3" w14:textId="77777777" w:rsidR="00D31F38" w:rsidRDefault="00D31F38" w:rsidP="00E35F1F">
            <w:pPr>
              <w:pStyle w:val="CopticVersemulti-line"/>
            </w:pPr>
            <w:r w:rsidRPr="00A742AC">
              <w:t>Ⲣⲁⲩⲁⲏⲗ ⲛⲉⲙ Ⲥⲟⲩⲣⲓⲏⲗ</w:t>
            </w:r>
          </w:p>
          <w:p w14:paraId="1C652164" w14:textId="77777777" w:rsidR="00D31F38" w:rsidRPr="00A742AC" w:rsidRDefault="00D31F38" w:rsidP="00E35F1F">
            <w:pPr>
              <w:pStyle w:val="CopticVerse"/>
            </w:pPr>
            <w:r w:rsidRPr="00A742AC">
              <w:t>ⲛ̀ⲧⲉϥⲭⲁ ⲛⲉⲛⲛⲟⲃⲓ ⲛⲁⲛ ⲉⲃⲟⲗ</w:t>
            </w:r>
            <w:r>
              <w:t>.</w:t>
            </w:r>
          </w:p>
        </w:tc>
      </w:tr>
      <w:tr w:rsidR="00D31F38" w14:paraId="6A2FCA3D" w14:textId="77777777" w:rsidTr="00E35F1F">
        <w:trPr>
          <w:cantSplit/>
          <w:jc w:val="center"/>
        </w:trPr>
        <w:tc>
          <w:tcPr>
            <w:tcW w:w="288" w:type="dxa"/>
          </w:tcPr>
          <w:p w14:paraId="260354F9" w14:textId="77777777" w:rsidR="00D31F38" w:rsidRDefault="00D31F38" w:rsidP="00E35F1F">
            <w:pPr>
              <w:pStyle w:val="CopticCross"/>
            </w:pPr>
            <w:r>
              <w:lastRenderedPageBreak/>
              <w:t>¿</w:t>
            </w:r>
          </w:p>
        </w:tc>
        <w:tc>
          <w:tcPr>
            <w:tcW w:w="3960" w:type="dxa"/>
          </w:tcPr>
          <w:p w14:paraId="68DF98B7" w14:textId="77777777" w:rsidR="00D31F38" w:rsidRPr="00A742AC" w:rsidRDefault="00D31F38" w:rsidP="00E35F1F">
            <w:pPr>
              <w:pStyle w:val="EngHang"/>
              <w:rPr>
                <w:szCs w:val="20"/>
              </w:rPr>
            </w:pPr>
            <w:r w:rsidRPr="00A742AC">
              <w:t>Intercede on our behalf,</w:t>
            </w:r>
          </w:p>
          <w:p w14:paraId="64F29086" w14:textId="77777777" w:rsidR="00D31F38" w:rsidRPr="00A742AC" w:rsidRDefault="00D31F38" w:rsidP="00E35F1F">
            <w:pPr>
              <w:pStyle w:val="EngHang"/>
              <w:rPr>
                <w:szCs w:val="20"/>
              </w:rPr>
            </w:pPr>
            <w:r w:rsidRPr="00A742AC">
              <w:t>O holy archangels,</w:t>
            </w:r>
          </w:p>
          <w:p w14:paraId="489F6209" w14:textId="77777777" w:rsidR="00D31F38" w:rsidRPr="00A742AC" w:rsidRDefault="00D31F38" w:rsidP="00E35F1F">
            <w:pPr>
              <w:pStyle w:val="EngHang"/>
              <w:rPr>
                <w:szCs w:val="20"/>
              </w:rPr>
            </w:pPr>
            <w:r w:rsidRPr="00A742AC">
              <w:t>Sedakiel, Sarathiel and Ananiel,</w:t>
            </w:r>
          </w:p>
          <w:p w14:paraId="2580C8B1" w14:textId="77777777" w:rsidR="00D31F38" w:rsidRDefault="00D31F38" w:rsidP="00E35F1F">
            <w:pPr>
              <w:pStyle w:val="EngHangEnd"/>
            </w:pPr>
            <w:r w:rsidRPr="00A742AC">
              <w:t>That He may forgive us our sins.</w:t>
            </w:r>
          </w:p>
        </w:tc>
        <w:tc>
          <w:tcPr>
            <w:tcW w:w="288" w:type="dxa"/>
          </w:tcPr>
          <w:p w14:paraId="589FE479" w14:textId="77777777" w:rsidR="00D31F38" w:rsidRDefault="00D31F38" w:rsidP="00E35F1F"/>
        </w:tc>
        <w:tc>
          <w:tcPr>
            <w:tcW w:w="288" w:type="dxa"/>
          </w:tcPr>
          <w:p w14:paraId="090CDC50" w14:textId="77777777" w:rsidR="00D31F38" w:rsidRDefault="00D31F38" w:rsidP="00E35F1F">
            <w:pPr>
              <w:pStyle w:val="CopticCross"/>
            </w:pPr>
            <w:r>
              <w:t>¿</w:t>
            </w:r>
          </w:p>
        </w:tc>
        <w:tc>
          <w:tcPr>
            <w:tcW w:w="3960" w:type="dxa"/>
          </w:tcPr>
          <w:p w14:paraId="4D6CA12F" w14:textId="77777777" w:rsidR="00D31F38" w:rsidRDefault="00D31F38" w:rsidP="00E35F1F">
            <w:pPr>
              <w:pStyle w:val="CopticVersemulti-line"/>
            </w:pPr>
            <w:r w:rsidRPr="00A742AC">
              <w:t>Ⲁⲣⲓⲡⲣⲉⲥⲃⲉⲩⲓⲛ ⲉϩ̀ⲣⲏⲓ ⲉϫⲱⲛ</w:t>
            </w:r>
          </w:p>
          <w:p w14:paraId="5B7063C9" w14:textId="77777777" w:rsidR="00D31F38" w:rsidRDefault="00D31F38" w:rsidP="00E35F1F">
            <w:pPr>
              <w:pStyle w:val="CopticVersemulti-line"/>
            </w:pPr>
            <w:r w:rsidRPr="00A742AC">
              <w:t>ⲱ ⲛⲓⲁⲣⲭⲏ ⲁⲅⲅⲉⲗⲟⲥ ⲉ̅ⲑ̅ⲩ</w:t>
            </w:r>
          </w:p>
          <w:p w14:paraId="01B0FC73" w14:textId="77777777" w:rsidR="00D31F38" w:rsidRDefault="00D31F38" w:rsidP="00E35F1F">
            <w:pPr>
              <w:pStyle w:val="CopticVersemulti-line"/>
            </w:pPr>
            <w:r w:rsidRPr="00A742AC">
              <w:t>Ⲥⲉⲇⲁⲕⲓⲏⲗ Ⲥⲁⲣⲁⲑⲓⲏⲗ ⲛⲉⲙ Ⲁⲛⲁⲛⲓⲏⲗ</w:t>
            </w:r>
          </w:p>
          <w:p w14:paraId="7DD186DD"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57121B58" w14:textId="77777777" w:rsidTr="00E35F1F">
        <w:trPr>
          <w:cantSplit/>
          <w:jc w:val="center"/>
        </w:trPr>
        <w:tc>
          <w:tcPr>
            <w:tcW w:w="288" w:type="dxa"/>
          </w:tcPr>
          <w:p w14:paraId="466E83F7" w14:textId="77777777" w:rsidR="00D31F38" w:rsidRDefault="00D31F38" w:rsidP="00E35F1F">
            <w:pPr>
              <w:pStyle w:val="CopticCross"/>
            </w:pPr>
          </w:p>
        </w:tc>
        <w:tc>
          <w:tcPr>
            <w:tcW w:w="3960" w:type="dxa"/>
          </w:tcPr>
          <w:p w14:paraId="18C97399" w14:textId="77777777" w:rsidR="00D31F38" w:rsidRPr="00A742AC" w:rsidRDefault="00D31F38" w:rsidP="00E35F1F">
            <w:pPr>
              <w:pStyle w:val="EngHang"/>
              <w:rPr>
                <w:szCs w:val="20"/>
              </w:rPr>
            </w:pPr>
            <w:r w:rsidRPr="00A742AC">
              <w:t>Intercede on our behalf,</w:t>
            </w:r>
          </w:p>
          <w:p w14:paraId="03647865" w14:textId="77777777" w:rsidR="00D31F38" w:rsidRPr="00A742AC" w:rsidRDefault="00D31F38" w:rsidP="00E35F1F">
            <w:pPr>
              <w:pStyle w:val="EngHang"/>
              <w:rPr>
                <w:szCs w:val="20"/>
              </w:rPr>
            </w:pPr>
            <w:r w:rsidRPr="00A742AC">
              <w:t>O Thrones, Dominions and Powers,</w:t>
            </w:r>
          </w:p>
          <w:p w14:paraId="406B7CEE" w14:textId="77777777" w:rsidR="00D31F38" w:rsidRPr="00A742AC" w:rsidRDefault="00D31F38" w:rsidP="00E35F1F">
            <w:pPr>
              <w:pStyle w:val="EngHang"/>
              <w:rPr>
                <w:szCs w:val="20"/>
              </w:rPr>
            </w:pPr>
            <w:r w:rsidRPr="00A742AC">
              <w:t>The Cherubim and the Seraphim,</w:t>
            </w:r>
          </w:p>
          <w:p w14:paraId="76A47FD0" w14:textId="77777777" w:rsidR="00D31F38" w:rsidRDefault="00D31F38" w:rsidP="00E35F1F">
            <w:pPr>
              <w:pStyle w:val="EngHangEnd"/>
            </w:pPr>
            <w:r w:rsidRPr="00A742AC">
              <w:t>That He may forgive us our sins.</w:t>
            </w:r>
          </w:p>
        </w:tc>
        <w:tc>
          <w:tcPr>
            <w:tcW w:w="288" w:type="dxa"/>
          </w:tcPr>
          <w:p w14:paraId="1FC84819" w14:textId="77777777" w:rsidR="00D31F38" w:rsidRDefault="00D31F38" w:rsidP="00E35F1F"/>
        </w:tc>
        <w:tc>
          <w:tcPr>
            <w:tcW w:w="288" w:type="dxa"/>
          </w:tcPr>
          <w:p w14:paraId="6182B288" w14:textId="77777777" w:rsidR="00D31F38" w:rsidRDefault="00D31F38" w:rsidP="00E35F1F">
            <w:pPr>
              <w:pStyle w:val="CopticCross"/>
            </w:pPr>
          </w:p>
        </w:tc>
        <w:tc>
          <w:tcPr>
            <w:tcW w:w="3960" w:type="dxa"/>
          </w:tcPr>
          <w:p w14:paraId="6E08083C" w14:textId="77777777" w:rsidR="00D31F38" w:rsidRDefault="00D31F38" w:rsidP="00E35F1F">
            <w:pPr>
              <w:pStyle w:val="CopticVersemulti-line"/>
            </w:pPr>
            <w:r w:rsidRPr="00A742AC">
              <w:t>Ⲁⲣⲓⲡⲣⲉⲥⲃⲉⲩⲓⲛ ⲉϩ̀ⲣⲏⲓ ⲉϫⲱⲛ</w:t>
            </w:r>
          </w:p>
          <w:p w14:paraId="4530D72A" w14:textId="77777777" w:rsidR="00D31F38" w:rsidRDefault="00D31F38" w:rsidP="00E35F1F">
            <w:pPr>
              <w:pStyle w:val="CopticVersemulti-line"/>
            </w:pPr>
            <w:r w:rsidRPr="00A742AC">
              <w:t>ⲛ̀ⲟⲑⲣⲟⲛⲟⲥ ⲛⲓⲙⲉⲧⲟ̅ⲥ̅ ⲛⲓϫⲟⲙ</w:t>
            </w:r>
          </w:p>
          <w:p w14:paraId="7DBB395A" w14:textId="77777777" w:rsidR="00D31F38" w:rsidRDefault="00D31F38" w:rsidP="00E35F1F">
            <w:pPr>
              <w:pStyle w:val="CopticVersemulti-line"/>
            </w:pPr>
            <w:r w:rsidRPr="00A742AC">
              <w:t>Ⲛⲓⲭⲉⲣⲟⲃⲓⲙ ⲛⲉⲙ ⲛⲓⲤⲉⲣⲁⲫⲓⲙ</w:t>
            </w:r>
          </w:p>
          <w:p w14:paraId="12941C65" w14:textId="77777777" w:rsidR="00D31F38" w:rsidRPr="00A742AC" w:rsidRDefault="00D31F38" w:rsidP="00E35F1F">
            <w:pPr>
              <w:pStyle w:val="CopticVerse"/>
            </w:pPr>
            <w:r w:rsidRPr="00A742AC">
              <w:t>ⲛ̀ⲧⲉϥⲭⲁ ⲛⲉⲛⲛⲟⲃⲓ ⲛⲁⲛ ⲉⲃⲟⲗ</w:t>
            </w:r>
            <w:r>
              <w:t>.</w:t>
            </w:r>
          </w:p>
        </w:tc>
      </w:tr>
      <w:tr w:rsidR="00D31F38" w14:paraId="65BB9850" w14:textId="77777777" w:rsidTr="00E35F1F">
        <w:trPr>
          <w:cantSplit/>
          <w:jc w:val="center"/>
        </w:trPr>
        <w:tc>
          <w:tcPr>
            <w:tcW w:w="288" w:type="dxa"/>
          </w:tcPr>
          <w:p w14:paraId="6CAFD1D6" w14:textId="77777777" w:rsidR="00D31F38" w:rsidRDefault="00D31F38" w:rsidP="00E35F1F">
            <w:pPr>
              <w:pStyle w:val="CopticCross"/>
            </w:pPr>
            <w:r>
              <w:t>¿</w:t>
            </w:r>
          </w:p>
        </w:tc>
        <w:tc>
          <w:tcPr>
            <w:tcW w:w="3960" w:type="dxa"/>
          </w:tcPr>
          <w:p w14:paraId="3011FAE6" w14:textId="77777777" w:rsidR="00D31F38" w:rsidRPr="00A742AC" w:rsidRDefault="00D31F38" w:rsidP="00E35F1F">
            <w:pPr>
              <w:pStyle w:val="EngHang"/>
              <w:rPr>
                <w:szCs w:val="20"/>
              </w:rPr>
            </w:pPr>
            <w:r w:rsidRPr="00A742AC">
              <w:t>Intercede on our behalf,</w:t>
            </w:r>
          </w:p>
          <w:p w14:paraId="3CD322A5" w14:textId="77777777" w:rsidR="00D31F38" w:rsidRPr="00A742AC" w:rsidRDefault="00D31F38" w:rsidP="00E35F1F">
            <w:pPr>
              <w:pStyle w:val="EngHang"/>
              <w:rPr>
                <w:szCs w:val="20"/>
              </w:rPr>
            </w:pPr>
            <w:r w:rsidRPr="00A742AC">
              <w:t>O Four Incorporeal Beasts,</w:t>
            </w:r>
          </w:p>
          <w:p w14:paraId="0AE4ECA9" w14:textId="77777777" w:rsidR="00D31F38" w:rsidRPr="00A742AC" w:rsidRDefault="00D31F38" w:rsidP="00E35F1F">
            <w:pPr>
              <w:pStyle w:val="EngHang"/>
              <w:rPr>
                <w:szCs w:val="20"/>
              </w:rPr>
            </w:pPr>
            <w:r w:rsidRPr="00A742AC">
              <w:t>The ministering flames of fire,</w:t>
            </w:r>
          </w:p>
          <w:p w14:paraId="0B57C546" w14:textId="77777777" w:rsidR="00D31F38" w:rsidRPr="00A742AC" w:rsidRDefault="00D31F38" w:rsidP="00E35F1F">
            <w:pPr>
              <w:pStyle w:val="EngHangEnd"/>
              <w:rPr>
                <w:szCs w:val="20"/>
              </w:rPr>
            </w:pPr>
            <w:r w:rsidRPr="00A742AC">
              <w:t>That He may forgive us our sins.</w:t>
            </w:r>
          </w:p>
        </w:tc>
        <w:tc>
          <w:tcPr>
            <w:tcW w:w="288" w:type="dxa"/>
          </w:tcPr>
          <w:p w14:paraId="4137B28C" w14:textId="77777777" w:rsidR="00D31F38" w:rsidRDefault="00D31F38" w:rsidP="00E35F1F"/>
        </w:tc>
        <w:tc>
          <w:tcPr>
            <w:tcW w:w="288" w:type="dxa"/>
          </w:tcPr>
          <w:p w14:paraId="10C96D78" w14:textId="77777777" w:rsidR="00D31F38" w:rsidRDefault="00D31F38" w:rsidP="00E35F1F">
            <w:pPr>
              <w:pStyle w:val="CopticCross"/>
            </w:pPr>
            <w:r>
              <w:t>¿</w:t>
            </w:r>
          </w:p>
        </w:tc>
        <w:tc>
          <w:tcPr>
            <w:tcW w:w="3960" w:type="dxa"/>
          </w:tcPr>
          <w:p w14:paraId="1A794872" w14:textId="77777777" w:rsidR="00D31F38" w:rsidRDefault="00D31F38" w:rsidP="00E35F1F">
            <w:pPr>
              <w:pStyle w:val="CopticVersemulti-line"/>
            </w:pPr>
            <w:r w:rsidRPr="00A742AC">
              <w:t>Ⲁⲣⲓⲡⲣⲉⲥⲃⲉⲩⲓⲛ ⲉϩ̀ⲣⲏⲓ ⲉϫⲱⲛ</w:t>
            </w:r>
          </w:p>
          <w:p w14:paraId="39DD0B91" w14:textId="77777777" w:rsidR="00D31F38" w:rsidRDefault="00D31F38" w:rsidP="00E35F1F">
            <w:pPr>
              <w:pStyle w:val="CopticVersemulti-line"/>
            </w:pPr>
            <w:r w:rsidRPr="00A742AC">
              <w:t>ⲡⲓϥ̀ⲧⲟⲩ ⲛ̀ⲍⲱⲟⲛ ⲛ̀ⲁⲥⲱⲙⲁⲧⲟⲥ</w:t>
            </w:r>
          </w:p>
          <w:p w14:paraId="70117E75" w14:textId="77777777" w:rsidR="00D31F38" w:rsidRDefault="00D31F38" w:rsidP="00E35F1F">
            <w:pPr>
              <w:pStyle w:val="CopticVersemulti-line"/>
            </w:pPr>
            <w:r w:rsidRPr="00A742AC">
              <w:t xml:space="preserve"> ⲛ̀ⲗⲓⲧⲟⲩⲣⲅⲟⲥ ⲛ̀ϣⲁϩ ⲛ̀ⲭ̀ⲭⲣⲱⲙ</w:t>
            </w:r>
          </w:p>
          <w:p w14:paraId="6A2D44F7" w14:textId="77777777" w:rsidR="00D31F38" w:rsidRPr="00A742AC" w:rsidRDefault="00D31F38" w:rsidP="00E35F1F">
            <w:pPr>
              <w:pStyle w:val="CopticVerse"/>
            </w:pPr>
            <w:r w:rsidRPr="00A742AC">
              <w:t>ⲛ̀ⲧⲉϥⲭⲁ ⲛⲉⲛⲛⲟⲃⲓ ⲛⲁⲛ ⲉⲃⲟⲗ</w:t>
            </w:r>
            <w:r>
              <w:t>.</w:t>
            </w:r>
          </w:p>
        </w:tc>
      </w:tr>
      <w:tr w:rsidR="00D31F38" w14:paraId="31A4A63A" w14:textId="77777777" w:rsidTr="00E35F1F">
        <w:trPr>
          <w:cantSplit/>
          <w:jc w:val="center"/>
        </w:trPr>
        <w:tc>
          <w:tcPr>
            <w:tcW w:w="288" w:type="dxa"/>
          </w:tcPr>
          <w:p w14:paraId="68CF1412" w14:textId="77777777" w:rsidR="00D31F38" w:rsidRDefault="00D31F38" w:rsidP="00E35F1F">
            <w:pPr>
              <w:pStyle w:val="CopticCross"/>
            </w:pPr>
          </w:p>
        </w:tc>
        <w:tc>
          <w:tcPr>
            <w:tcW w:w="3960" w:type="dxa"/>
          </w:tcPr>
          <w:p w14:paraId="6B41DCAA" w14:textId="77777777" w:rsidR="00D31F38" w:rsidRPr="00A742AC" w:rsidRDefault="00D31F38" w:rsidP="00E35F1F">
            <w:pPr>
              <w:pStyle w:val="EngHang"/>
              <w:rPr>
                <w:szCs w:val="20"/>
              </w:rPr>
            </w:pPr>
            <w:r w:rsidRPr="00A742AC">
              <w:t>Intercede on our behalf,</w:t>
            </w:r>
          </w:p>
          <w:p w14:paraId="58BB55B3" w14:textId="77777777" w:rsidR="00D31F38" w:rsidRPr="00A742AC" w:rsidRDefault="00D31F38" w:rsidP="00E35F1F">
            <w:pPr>
              <w:pStyle w:val="EngHang"/>
              <w:rPr>
                <w:szCs w:val="20"/>
              </w:rPr>
            </w:pPr>
            <w:r w:rsidRPr="00A742AC">
              <w:t>O priests of the Truth,</w:t>
            </w:r>
          </w:p>
          <w:p w14:paraId="25D39C41" w14:textId="77777777" w:rsidR="00D31F38" w:rsidRPr="00A742AC" w:rsidRDefault="00D31F38" w:rsidP="00E35F1F">
            <w:pPr>
              <w:pStyle w:val="EngHang"/>
              <w:rPr>
                <w:szCs w:val="20"/>
              </w:rPr>
            </w:pPr>
            <w:r w:rsidRPr="00A742AC">
              <w:t xml:space="preserve">The Twenty Four Presbyters, </w:t>
            </w:r>
          </w:p>
          <w:p w14:paraId="421E367D" w14:textId="77777777" w:rsidR="00D31F38" w:rsidRDefault="00D31F38" w:rsidP="00E35F1F">
            <w:pPr>
              <w:pStyle w:val="EngHangEnd"/>
            </w:pPr>
            <w:r w:rsidRPr="00A742AC">
              <w:t>That He may forgive us our sins.</w:t>
            </w:r>
          </w:p>
        </w:tc>
        <w:tc>
          <w:tcPr>
            <w:tcW w:w="288" w:type="dxa"/>
          </w:tcPr>
          <w:p w14:paraId="1C1D4130" w14:textId="77777777" w:rsidR="00D31F38" w:rsidRDefault="00D31F38" w:rsidP="00E35F1F"/>
        </w:tc>
        <w:tc>
          <w:tcPr>
            <w:tcW w:w="288" w:type="dxa"/>
          </w:tcPr>
          <w:p w14:paraId="295A97DE" w14:textId="77777777" w:rsidR="00D31F38" w:rsidRDefault="00D31F38" w:rsidP="00E35F1F">
            <w:pPr>
              <w:pStyle w:val="CopticCross"/>
            </w:pPr>
          </w:p>
        </w:tc>
        <w:tc>
          <w:tcPr>
            <w:tcW w:w="3960" w:type="dxa"/>
          </w:tcPr>
          <w:p w14:paraId="1380F9CA" w14:textId="77777777" w:rsidR="00D31F38" w:rsidRDefault="00D31F38" w:rsidP="00E35F1F">
            <w:pPr>
              <w:pStyle w:val="CopticVersemulti-line"/>
            </w:pPr>
            <w:r w:rsidRPr="00A742AC">
              <w:t>Ⲁⲣⲓⲡⲣⲉⲥⲃⲉⲩⲓⲛ ⲉϩ̀ⲣⲏⲓ ⲉϫⲱⲛ</w:t>
            </w:r>
          </w:p>
          <w:p w14:paraId="55FB8190" w14:textId="77777777" w:rsidR="00D31F38" w:rsidRDefault="00D31F38" w:rsidP="00E35F1F">
            <w:pPr>
              <w:pStyle w:val="CopticVersemulti-line"/>
            </w:pPr>
            <w:r w:rsidRPr="00A742AC">
              <w:t>ⲛⲓⲟⲩⲏⲃ ⲛ̀ⲧⲉ ϯⲙⲉⲑⲙⲏⲓ</w:t>
            </w:r>
          </w:p>
          <w:p w14:paraId="2CA66095" w14:textId="77777777" w:rsidR="00D31F38" w:rsidRPr="00A742AC" w:rsidRDefault="00D31F38" w:rsidP="00E35F1F">
            <w:pPr>
              <w:pStyle w:val="CopticVersemulti-line"/>
            </w:pPr>
            <w:r w:rsidRPr="00A742AC">
              <w:t>ⲡⲓϫⲟⲩⲧϥ̀ⲧⲟⲩ ⲙ̀ⲡⲣⲉⲥⲃⲩⲧⲉⲣⲟⲥ</w:t>
            </w:r>
          </w:p>
          <w:p w14:paraId="05D403DB" w14:textId="77777777" w:rsidR="00D31F38" w:rsidRPr="00A742AC" w:rsidRDefault="00D31F38" w:rsidP="00E35F1F">
            <w:pPr>
              <w:pStyle w:val="CopticVerse"/>
            </w:pPr>
            <w:r w:rsidRPr="00A742AC">
              <w:t>ⲛ̀ⲧⲉϥⲭⲁ ⲛⲉⲛⲛⲟⲃⲓ ⲛⲁⲛ ⲉⲃⲟⲗ</w:t>
            </w:r>
          </w:p>
        </w:tc>
      </w:tr>
      <w:tr w:rsidR="00D31F38" w14:paraId="01F10681" w14:textId="77777777" w:rsidTr="00E35F1F">
        <w:trPr>
          <w:cantSplit/>
          <w:jc w:val="center"/>
        </w:trPr>
        <w:tc>
          <w:tcPr>
            <w:tcW w:w="288" w:type="dxa"/>
          </w:tcPr>
          <w:p w14:paraId="1489C55B" w14:textId="77777777" w:rsidR="00D31F38" w:rsidRDefault="00D31F38" w:rsidP="00E35F1F">
            <w:pPr>
              <w:pStyle w:val="CopticCross"/>
            </w:pPr>
            <w:r>
              <w:t>¿</w:t>
            </w:r>
          </w:p>
        </w:tc>
        <w:tc>
          <w:tcPr>
            <w:tcW w:w="3960" w:type="dxa"/>
          </w:tcPr>
          <w:p w14:paraId="0464F613" w14:textId="77777777" w:rsidR="00D31F38" w:rsidRPr="00A742AC" w:rsidRDefault="00D31F38" w:rsidP="00E35F1F">
            <w:pPr>
              <w:pStyle w:val="EngHang"/>
              <w:rPr>
                <w:szCs w:val="20"/>
              </w:rPr>
            </w:pPr>
            <w:r w:rsidRPr="00A742AC">
              <w:t>Intercede on our behalf,</w:t>
            </w:r>
          </w:p>
          <w:p w14:paraId="3040EB5A" w14:textId="77777777" w:rsidR="00D31F38" w:rsidRPr="00A742AC" w:rsidRDefault="00D31F38" w:rsidP="00E35F1F">
            <w:pPr>
              <w:pStyle w:val="EngHang"/>
              <w:rPr>
                <w:szCs w:val="20"/>
              </w:rPr>
            </w:pPr>
            <w:r w:rsidRPr="00A742AC">
              <w:t>O angelic hosts,</w:t>
            </w:r>
          </w:p>
          <w:p w14:paraId="4591BB3B" w14:textId="77777777" w:rsidR="00D31F38" w:rsidRPr="00A742AC" w:rsidRDefault="00D31F38" w:rsidP="00E35F1F">
            <w:pPr>
              <w:pStyle w:val="EngHang"/>
              <w:rPr>
                <w:szCs w:val="20"/>
              </w:rPr>
            </w:pPr>
            <w:r w:rsidRPr="00A742AC">
              <w:t>And all the heavenly orders,</w:t>
            </w:r>
          </w:p>
          <w:p w14:paraId="02C8909E" w14:textId="77777777" w:rsidR="00D31F38" w:rsidRPr="00A742AC" w:rsidRDefault="00D31F38" w:rsidP="00E35F1F">
            <w:pPr>
              <w:pStyle w:val="EngHangEnd"/>
              <w:rPr>
                <w:szCs w:val="20"/>
              </w:rPr>
            </w:pPr>
            <w:r w:rsidRPr="00A742AC">
              <w:t>That He may forgive us our sins.</w:t>
            </w:r>
          </w:p>
        </w:tc>
        <w:tc>
          <w:tcPr>
            <w:tcW w:w="288" w:type="dxa"/>
          </w:tcPr>
          <w:p w14:paraId="6360AA21" w14:textId="77777777" w:rsidR="00D31F38" w:rsidRDefault="00D31F38" w:rsidP="00E35F1F"/>
        </w:tc>
        <w:tc>
          <w:tcPr>
            <w:tcW w:w="288" w:type="dxa"/>
          </w:tcPr>
          <w:p w14:paraId="0E6B9EB1" w14:textId="77777777" w:rsidR="00D31F38" w:rsidRDefault="00D31F38" w:rsidP="00E35F1F">
            <w:pPr>
              <w:pStyle w:val="CopticCross"/>
            </w:pPr>
            <w:r>
              <w:t>¿</w:t>
            </w:r>
          </w:p>
        </w:tc>
        <w:tc>
          <w:tcPr>
            <w:tcW w:w="3960" w:type="dxa"/>
          </w:tcPr>
          <w:p w14:paraId="51B3A997" w14:textId="77777777" w:rsidR="00D31F38" w:rsidRDefault="00D31F38" w:rsidP="00E35F1F">
            <w:pPr>
              <w:pStyle w:val="CopticVersemulti-line"/>
            </w:pPr>
            <w:r w:rsidRPr="00A742AC">
              <w:t>Ⲁⲣⲓⲡⲣⲉⲥⲃⲉⲩⲓⲛ ⲉϩ̀ⲣⲏⲓ ⲉϫⲱⲛ</w:t>
            </w:r>
          </w:p>
          <w:p w14:paraId="747DF605" w14:textId="77777777" w:rsidR="00D31F38" w:rsidRDefault="00D31F38" w:rsidP="00E35F1F">
            <w:pPr>
              <w:pStyle w:val="CopticVersemulti-line"/>
            </w:pPr>
            <w:r w:rsidRPr="00A742AC">
              <w:t>ⲛⲓⲥⲧⲣⲁⲧⲓⲁ ⲛ̀ⲁⲅⲅⲉⲗⲓⲕⲟⲛ</w:t>
            </w:r>
          </w:p>
          <w:p w14:paraId="1F541ACD" w14:textId="77777777" w:rsidR="00D31F38" w:rsidRDefault="00D31F38" w:rsidP="00E35F1F">
            <w:pPr>
              <w:pStyle w:val="CopticVersemulti-line"/>
            </w:pPr>
            <w:r w:rsidRPr="00A742AC">
              <w:t>ⲛⲉⲙ ⲛⲓⲧⲁⲅⲙⲁ ⲛ̀ⲉⲡⲟⲩⲣⲁⲛⲓⲟⲛ</w:t>
            </w:r>
          </w:p>
          <w:p w14:paraId="7894DD0C" w14:textId="77777777" w:rsidR="00D31F38" w:rsidRPr="00A742AC" w:rsidRDefault="00D31F38" w:rsidP="00E35F1F">
            <w:pPr>
              <w:pStyle w:val="CopticVerse"/>
            </w:pPr>
            <w:r w:rsidRPr="00A742AC">
              <w:t>ⲛ̀ⲧⲉϥⲭⲁ ⲛⲉⲛⲛⲟⲃⲓ ⲛⲁⲛ ⲉⲃⲟⲗ</w:t>
            </w:r>
          </w:p>
        </w:tc>
      </w:tr>
    </w:tbl>
    <w:p w14:paraId="16934122"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574BCAE" w14:textId="77777777" w:rsidTr="00E35F1F">
        <w:trPr>
          <w:cantSplit/>
          <w:jc w:val="center"/>
        </w:trPr>
        <w:tc>
          <w:tcPr>
            <w:tcW w:w="288" w:type="dxa"/>
          </w:tcPr>
          <w:p w14:paraId="2A3666A9" w14:textId="77777777" w:rsidR="00D31F38" w:rsidRDefault="00D31F38" w:rsidP="00E35F1F">
            <w:pPr>
              <w:pStyle w:val="CopticCross"/>
            </w:pPr>
          </w:p>
        </w:tc>
        <w:tc>
          <w:tcPr>
            <w:tcW w:w="3960" w:type="dxa"/>
          </w:tcPr>
          <w:p w14:paraId="040D1972" w14:textId="77777777" w:rsidR="00D31F38" w:rsidRPr="00B32610" w:rsidRDefault="00D31F38" w:rsidP="00E35F1F">
            <w:pPr>
              <w:pStyle w:val="EngHang"/>
              <w:rPr>
                <w:szCs w:val="20"/>
              </w:rPr>
            </w:pPr>
            <w:r w:rsidRPr="00B32610">
              <w:t>Pray to the Lord on our behalf,</w:t>
            </w:r>
          </w:p>
          <w:p w14:paraId="0595D8CC" w14:textId="77777777" w:rsidR="00D31F38" w:rsidRPr="00B32610" w:rsidRDefault="00D31F38" w:rsidP="00E35F1F">
            <w:pPr>
              <w:pStyle w:val="EngHang"/>
              <w:rPr>
                <w:szCs w:val="20"/>
              </w:rPr>
            </w:pPr>
            <w:r w:rsidRPr="00B32610">
              <w:t>My lords and fathers, the patriarchs,</w:t>
            </w:r>
          </w:p>
          <w:p w14:paraId="60AACE4B" w14:textId="77777777" w:rsidR="00D31F38" w:rsidRPr="00B32610" w:rsidRDefault="00D31F38" w:rsidP="00E35F1F">
            <w:pPr>
              <w:pStyle w:val="EngHang"/>
              <w:rPr>
                <w:szCs w:val="20"/>
              </w:rPr>
            </w:pPr>
            <w:r w:rsidRPr="00B32610">
              <w:t>Abraham, Isaac and Jacob,</w:t>
            </w:r>
          </w:p>
          <w:p w14:paraId="13B8F854" w14:textId="77777777" w:rsidR="00D31F38" w:rsidRPr="00B32610" w:rsidRDefault="00D31F38" w:rsidP="00E35F1F">
            <w:pPr>
              <w:pStyle w:val="EngHangEnd"/>
              <w:rPr>
                <w:szCs w:val="20"/>
              </w:rPr>
            </w:pPr>
            <w:r w:rsidRPr="00B32610">
              <w:t>That He may forgive us our sins.</w:t>
            </w:r>
          </w:p>
        </w:tc>
        <w:tc>
          <w:tcPr>
            <w:tcW w:w="288" w:type="dxa"/>
          </w:tcPr>
          <w:p w14:paraId="3A1B6344" w14:textId="77777777" w:rsidR="00D31F38" w:rsidRDefault="00D31F38" w:rsidP="00E35F1F"/>
        </w:tc>
        <w:tc>
          <w:tcPr>
            <w:tcW w:w="288" w:type="dxa"/>
          </w:tcPr>
          <w:p w14:paraId="47BBFCBF" w14:textId="77777777" w:rsidR="00D31F38" w:rsidRDefault="00D31F38" w:rsidP="00E35F1F">
            <w:pPr>
              <w:pStyle w:val="CopticCross"/>
            </w:pPr>
          </w:p>
        </w:tc>
        <w:tc>
          <w:tcPr>
            <w:tcW w:w="3960" w:type="dxa"/>
          </w:tcPr>
          <w:p w14:paraId="11DC0B73"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41AFE902"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148ACE57" w14:textId="77777777" w:rsidR="00D31F38" w:rsidRDefault="00D31F38" w:rsidP="00E35F1F">
            <w:pPr>
              <w:pStyle w:val="CopticVersemulti-line"/>
            </w:pPr>
            <w:r w:rsidRPr="005A44CB">
              <w:t>Ⲁⲃⲣⲁⲁⲙ Ⲓⲥⲁⲁⲕ Ⲓⲁⲕⲱⲃ</w:t>
            </w:r>
          </w:p>
          <w:p w14:paraId="2C1AA690"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6E5EF826" w14:textId="77777777" w:rsidTr="00E35F1F">
        <w:trPr>
          <w:cantSplit/>
          <w:jc w:val="center"/>
        </w:trPr>
        <w:tc>
          <w:tcPr>
            <w:tcW w:w="288" w:type="dxa"/>
          </w:tcPr>
          <w:p w14:paraId="3A7714EF" w14:textId="77777777" w:rsidR="00D31F38" w:rsidRDefault="00D31F38" w:rsidP="00E35F1F">
            <w:pPr>
              <w:pStyle w:val="CopticCross"/>
            </w:pPr>
            <w:r>
              <w:lastRenderedPageBreak/>
              <w:t>¿</w:t>
            </w:r>
          </w:p>
        </w:tc>
        <w:tc>
          <w:tcPr>
            <w:tcW w:w="3960" w:type="dxa"/>
          </w:tcPr>
          <w:p w14:paraId="056AF7BC" w14:textId="77777777" w:rsidR="00D31F38" w:rsidRPr="005A44CB" w:rsidRDefault="00D31F38" w:rsidP="00E35F1F">
            <w:pPr>
              <w:pStyle w:val="EngHang"/>
              <w:rPr>
                <w:szCs w:val="20"/>
              </w:rPr>
            </w:pPr>
            <w:r w:rsidRPr="005A44CB">
              <w:t>Pray to the Lord on our behalf,</w:t>
            </w:r>
          </w:p>
          <w:p w14:paraId="73AE91C7" w14:textId="77777777" w:rsidR="00D31F38" w:rsidRPr="005A44CB" w:rsidRDefault="00D31F38" w:rsidP="00E35F1F">
            <w:pPr>
              <w:pStyle w:val="EngHang"/>
              <w:rPr>
                <w:szCs w:val="20"/>
              </w:rPr>
            </w:pPr>
            <w:r w:rsidRPr="005A44CB">
              <w:t>O perfect man,</w:t>
            </w:r>
          </w:p>
          <w:p w14:paraId="0B1B7F20" w14:textId="77777777" w:rsidR="00D31F38" w:rsidRPr="005A44CB" w:rsidRDefault="00D31F38" w:rsidP="00E35F1F">
            <w:pPr>
              <w:pStyle w:val="EngHang"/>
              <w:rPr>
                <w:szCs w:val="20"/>
              </w:rPr>
            </w:pPr>
            <w:r w:rsidRPr="005A44CB">
              <w:t>The righteous and just Enoch,</w:t>
            </w:r>
          </w:p>
          <w:p w14:paraId="38E89D9B" w14:textId="77777777" w:rsidR="00D31F38" w:rsidRPr="005A44CB" w:rsidRDefault="00D31F38" w:rsidP="00E35F1F">
            <w:pPr>
              <w:pStyle w:val="EngHangEnd"/>
              <w:rPr>
                <w:szCs w:val="20"/>
              </w:rPr>
            </w:pPr>
            <w:r w:rsidRPr="005A44CB">
              <w:t>That He may forgive us our sins.</w:t>
            </w:r>
          </w:p>
        </w:tc>
        <w:tc>
          <w:tcPr>
            <w:tcW w:w="288" w:type="dxa"/>
          </w:tcPr>
          <w:p w14:paraId="4EF318E0" w14:textId="77777777" w:rsidR="00D31F38" w:rsidRDefault="00D31F38" w:rsidP="00E35F1F"/>
        </w:tc>
        <w:tc>
          <w:tcPr>
            <w:tcW w:w="288" w:type="dxa"/>
          </w:tcPr>
          <w:p w14:paraId="5F0E33D9" w14:textId="77777777" w:rsidR="00D31F38" w:rsidRDefault="00D31F38" w:rsidP="00E35F1F">
            <w:pPr>
              <w:pStyle w:val="CopticCross"/>
            </w:pPr>
            <w:r>
              <w:t>¿</w:t>
            </w:r>
          </w:p>
        </w:tc>
        <w:tc>
          <w:tcPr>
            <w:tcW w:w="3960" w:type="dxa"/>
          </w:tcPr>
          <w:p w14:paraId="3EE7E9F1" w14:textId="77777777" w:rsidR="00D31F38" w:rsidRDefault="00D31F38" w:rsidP="00E35F1F">
            <w:pPr>
              <w:pStyle w:val="CopticVersemulti-line"/>
            </w:pPr>
            <w:r>
              <w:t>Ⲧⲱⲃϩ ⲙ̀Ⲡⲟ̅ⲥ̅ ⲉϩ̀ⲣⲏⲓ ⲉϫⲱⲛ</w:t>
            </w:r>
          </w:p>
          <w:p w14:paraId="6206A1C8" w14:textId="77777777" w:rsidR="00D31F38" w:rsidRDefault="00D31F38" w:rsidP="00E35F1F">
            <w:pPr>
              <w:pStyle w:val="CopticVersemulti-line"/>
            </w:pPr>
            <w:r>
              <w:t>ⲱ ⲡⲓⲣⲱⲙⲓ ⲛ̀ⲧⲉⲗⲓⲟⲥ</w:t>
            </w:r>
          </w:p>
          <w:p w14:paraId="337970B1" w14:textId="77777777" w:rsidR="00D31F38" w:rsidRDefault="00D31F38" w:rsidP="00E35F1F">
            <w:pPr>
              <w:pStyle w:val="CopticVersemulti-line"/>
            </w:pPr>
            <w:r>
              <w:t>ⲡⲓⲑⲙⲏⲓ Ⲉⲛⲱⲭ ⲡⲓⲇⲓⲕⲉⲟⲥ</w:t>
            </w:r>
          </w:p>
          <w:p w14:paraId="54E4F384" w14:textId="77777777" w:rsidR="00D31F38" w:rsidRDefault="00D31F38" w:rsidP="00E35F1F">
            <w:pPr>
              <w:pStyle w:val="CopticVerse"/>
            </w:pPr>
            <w:r>
              <w:t>ⲛ̀ⲧⲉϥⲭⲁ ⲛⲉⲛⲛⲟⲃⲓ ⲛⲁⲛ ⲉⲃⲟⲗ.</w:t>
            </w:r>
          </w:p>
        </w:tc>
      </w:tr>
      <w:tr w:rsidR="00D31F38" w14:paraId="5F4E7564" w14:textId="77777777" w:rsidTr="00E35F1F">
        <w:trPr>
          <w:cantSplit/>
          <w:jc w:val="center"/>
        </w:trPr>
        <w:tc>
          <w:tcPr>
            <w:tcW w:w="288" w:type="dxa"/>
          </w:tcPr>
          <w:p w14:paraId="4C62CAE8" w14:textId="77777777" w:rsidR="00D31F38" w:rsidRDefault="00D31F38" w:rsidP="00E35F1F">
            <w:pPr>
              <w:pStyle w:val="CopticCross"/>
            </w:pPr>
          </w:p>
        </w:tc>
        <w:tc>
          <w:tcPr>
            <w:tcW w:w="3960" w:type="dxa"/>
          </w:tcPr>
          <w:p w14:paraId="050EFEED" w14:textId="77777777" w:rsidR="00D31F38" w:rsidRPr="005A44CB" w:rsidRDefault="00D31F38" w:rsidP="00E35F1F">
            <w:pPr>
              <w:pStyle w:val="EngHang"/>
              <w:rPr>
                <w:szCs w:val="20"/>
              </w:rPr>
            </w:pPr>
            <w:r w:rsidRPr="005A44CB">
              <w:t>Pray to the Lord on our behalf,</w:t>
            </w:r>
          </w:p>
          <w:p w14:paraId="2B567901" w14:textId="77777777" w:rsidR="00D31F38" w:rsidRPr="005A44CB" w:rsidRDefault="00D31F38" w:rsidP="00E35F1F">
            <w:pPr>
              <w:pStyle w:val="EngHang"/>
              <w:rPr>
                <w:szCs w:val="20"/>
              </w:rPr>
            </w:pPr>
            <w:r w:rsidRPr="005A44CB">
              <w:t>Elijah the Tishbite,</w:t>
            </w:r>
          </w:p>
          <w:p w14:paraId="2F6CE9F7" w14:textId="77777777" w:rsidR="00D31F38" w:rsidRPr="005A44CB" w:rsidRDefault="00D31F38" w:rsidP="00E35F1F">
            <w:pPr>
              <w:pStyle w:val="EngHang"/>
              <w:rPr>
                <w:szCs w:val="20"/>
              </w:rPr>
            </w:pPr>
            <w:r w:rsidRPr="005A44CB">
              <w:t>And his disciple, Elisha,</w:t>
            </w:r>
          </w:p>
          <w:p w14:paraId="005870F7" w14:textId="77777777" w:rsidR="00D31F38" w:rsidRPr="005A44CB" w:rsidRDefault="00D31F38" w:rsidP="00E35F1F">
            <w:pPr>
              <w:pStyle w:val="EngHangEnd"/>
              <w:rPr>
                <w:szCs w:val="20"/>
              </w:rPr>
            </w:pPr>
            <w:r w:rsidRPr="005A44CB">
              <w:t>That He may forgive us our sins.</w:t>
            </w:r>
          </w:p>
        </w:tc>
        <w:tc>
          <w:tcPr>
            <w:tcW w:w="288" w:type="dxa"/>
          </w:tcPr>
          <w:p w14:paraId="5BF26B1A" w14:textId="77777777" w:rsidR="00D31F38" w:rsidRDefault="00D31F38" w:rsidP="00E35F1F"/>
        </w:tc>
        <w:tc>
          <w:tcPr>
            <w:tcW w:w="288" w:type="dxa"/>
          </w:tcPr>
          <w:p w14:paraId="7E03A733" w14:textId="77777777" w:rsidR="00D31F38" w:rsidRDefault="00D31F38" w:rsidP="00E35F1F">
            <w:pPr>
              <w:pStyle w:val="CopticCross"/>
            </w:pPr>
          </w:p>
        </w:tc>
        <w:tc>
          <w:tcPr>
            <w:tcW w:w="3960" w:type="dxa"/>
          </w:tcPr>
          <w:p w14:paraId="6D32472F" w14:textId="77777777" w:rsidR="00D31F38" w:rsidRDefault="00D31F38" w:rsidP="00E35F1F">
            <w:pPr>
              <w:pStyle w:val="CopticVersemulti-line"/>
            </w:pPr>
            <w:r w:rsidRPr="005A44CB">
              <w:t>Ⲧⲱⲃϩ ⲙ̀Ⲡⲟ̅ⲥ̅ ⲉϩ̀ⲣⲏⲓ ⲉϫⲱⲛ</w:t>
            </w:r>
          </w:p>
          <w:p w14:paraId="3CE1D96D" w14:textId="77777777" w:rsidR="00D31F38" w:rsidRDefault="00D31F38" w:rsidP="00E35F1F">
            <w:pPr>
              <w:pStyle w:val="CopticVersemulti-line"/>
            </w:pPr>
            <w:r w:rsidRPr="005A44CB">
              <w:t>Ⲏⲗⲓⲁⲥ ⲡⲓⲑⲉⲥⲃⲓⲧⲏⲥ</w:t>
            </w:r>
          </w:p>
          <w:p w14:paraId="3F5EEE1C" w14:textId="77777777" w:rsidR="00D31F38" w:rsidRDefault="00D31F38" w:rsidP="00E35F1F">
            <w:pPr>
              <w:pStyle w:val="CopticVersemulti-line"/>
            </w:pPr>
            <w:r w:rsidRPr="005A44CB">
              <w:t>ⲛⲉⲙ Ⲉⲗⲓⲥⲉⲟⲥ ⲡⲉϥⲙⲁⲑⲏⲧⲏⲥ</w:t>
            </w:r>
          </w:p>
          <w:p w14:paraId="37E174E6" w14:textId="77777777" w:rsidR="00D31F38" w:rsidRDefault="00D31F38" w:rsidP="00E35F1F">
            <w:pPr>
              <w:pStyle w:val="CopticVerse"/>
            </w:pPr>
            <w:r w:rsidRPr="005A44CB">
              <w:t>ⲛ̀ⲧⲉϥⲭⲁ ⲛⲉⲛⲛⲟⲃⲓ ⲛⲁⲛ ⲉⲃⲟⲗ</w:t>
            </w:r>
            <w:r>
              <w:t>.</w:t>
            </w:r>
          </w:p>
        </w:tc>
      </w:tr>
      <w:tr w:rsidR="00D31F38" w14:paraId="07705D5A" w14:textId="77777777" w:rsidTr="00E35F1F">
        <w:trPr>
          <w:cantSplit/>
          <w:jc w:val="center"/>
        </w:trPr>
        <w:tc>
          <w:tcPr>
            <w:tcW w:w="288" w:type="dxa"/>
          </w:tcPr>
          <w:p w14:paraId="5FFA755D" w14:textId="77777777" w:rsidR="00D31F38" w:rsidRDefault="00D31F38" w:rsidP="00E35F1F">
            <w:pPr>
              <w:pStyle w:val="CopticCross"/>
            </w:pPr>
            <w:r>
              <w:t>¿</w:t>
            </w:r>
          </w:p>
        </w:tc>
        <w:tc>
          <w:tcPr>
            <w:tcW w:w="3960" w:type="dxa"/>
          </w:tcPr>
          <w:p w14:paraId="26754A2D" w14:textId="77777777" w:rsidR="00D31F38" w:rsidRPr="005A44CB" w:rsidRDefault="00D31F38" w:rsidP="00E35F1F">
            <w:pPr>
              <w:pStyle w:val="EngHang"/>
              <w:rPr>
                <w:szCs w:val="20"/>
              </w:rPr>
            </w:pPr>
            <w:r w:rsidRPr="005A44CB">
              <w:t>Pray to the Lord on our behalf,</w:t>
            </w:r>
          </w:p>
          <w:p w14:paraId="7CAB6E92" w14:textId="77777777" w:rsidR="00D31F38" w:rsidRPr="005A44CB" w:rsidRDefault="00D31F38" w:rsidP="00E35F1F">
            <w:pPr>
              <w:pStyle w:val="EngHang"/>
              <w:rPr>
                <w:szCs w:val="20"/>
              </w:rPr>
            </w:pPr>
            <w:r w:rsidRPr="005A44CB">
              <w:t>O Moses and Isaiah,</w:t>
            </w:r>
          </w:p>
          <w:p w14:paraId="57BDC927" w14:textId="77777777" w:rsidR="00D31F38" w:rsidRPr="005A44CB" w:rsidRDefault="00D31F38" w:rsidP="00E35F1F">
            <w:pPr>
              <w:pStyle w:val="EngHang"/>
              <w:rPr>
                <w:szCs w:val="20"/>
              </w:rPr>
            </w:pPr>
            <w:r w:rsidRPr="005A44CB">
              <w:t>And Ezekiel and Jeremiah,</w:t>
            </w:r>
          </w:p>
          <w:p w14:paraId="26DACF96" w14:textId="77777777" w:rsidR="00D31F38" w:rsidRDefault="00D31F38" w:rsidP="00E35F1F">
            <w:pPr>
              <w:pStyle w:val="EngHangEnd"/>
            </w:pPr>
            <w:r w:rsidRPr="005A44CB">
              <w:t>That He may forgive us our sins.</w:t>
            </w:r>
          </w:p>
        </w:tc>
        <w:tc>
          <w:tcPr>
            <w:tcW w:w="288" w:type="dxa"/>
          </w:tcPr>
          <w:p w14:paraId="335A6EFB" w14:textId="77777777" w:rsidR="00D31F38" w:rsidRDefault="00D31F38" w:rsidP="00E35F1F"/>
        </w:tc>
        <w:tc>
          <w:tcPr>
            <w:tcW w:w="288" w:type="dxa"/>
          </w:tcPr>
          <w:p w14:paraId="2F606395" w14:textId="77777777" w:rsidR="00D31F38" w:rsidRDefault="00D31F38" w:rsidP="00E35F1F">
            <w:pPr>
              <w:pStyle w:val="CopticCross"/>
            </w:pPr>
            <w:r>
              <w:t>¿</w:t>
            </w:r>
          </w:p>
        </w:tc>
        <w:tc>
          <w:tcPr>
            <w:tcW w:w="3960" w:type="dxa"/>
          </w:tcPr>
          <w:p w14:paraId="1FD92126" w14:textId="77777777" w:rsidR="00D31F38" w:rsidRPr="00FC3604" w:rsidRDefault="00D31F38" w:rsidP="00E35F1F">
            <w:pPr>
              <w:pStyle w:val="CopticVersemulti-line"/>
            </w:pPr>
            <w:r w:rsidRPr="00FC3604">
              <w:t>Ⲧⲱⲃϩ ⲙ̀Ⲡⲟ̅ⲥ̅ ⲉϩ̀ⲣⲏⲓ ⲉϫⲱⲛ</w:t>
            </w:r>
          </w:p>
          <w:p w14:paraId="67D9765C" w14:textId="77777777" w:rsidR="00D31F38" w:rsidRPr="00FC3604" w:rsidRDefault="00D31F38" w:rsidP="00E35F1F">
            <w:pPr>
              <w:pStyle w:val="CopticVersemulti-line"/>
            </w:pPr>
            <w:r w:rsidRPr="00FC3604">
              <w:t>ⲱ Ⲙⲱⲩⲥⲏⲥ ⲡⲓⲁⲣⲭⲏⲡⲣⲟⲫⲓⲧⲏⲥ</w:t>
            </w:r>
          </w:p>
          <w:p w14:paraId="1C9E932C" w14:textId="77777777" w:rsidR="00D31F38" w:rsidRPr="00FC3604" w:rsidRDefault="00D31F38" w:rsidP="00E35F1F">
            <w:pPr>
              <w:pStyle w:val="CopticVersemulti-line"/>
            </w:pPr>
            <w:r w:rsidRPr="00FC3604">
              <w:t>ⲛⲉⲙ Ⲏⲥⲁⲏⲁⲥ ⲛⲉⲙ Ⲓⲉⲣⲙⲓⲁⲥ</w:t>
            </w:r>
          </w:p>
          <w:p w14:paraId="0A80BA1B" w14:textId="77777777" w:rsidR="00D31F38" w:rsidRPr="00FC3604" w:rsidRDefault="00D31F38" w:rsidP="00E35F1F">
            <w:pPr>
              <w:pStyle w:val="CopticVersemulti-line"/>
            </w:pPr>
            <w:r w:rsidRPr="00FC3604">
              <w:t>ⲛ̀ⲧⲉϥⲭⲁ ⲛⲉⲛⲛⲟⲃⲓ ⲛⲁⲛ ⲉⲃⲟⲗ.</w:t>
            </w:r>
          </w:p>
        </w:tc>
      </w:tr>
      <w:tr w:rsidR="00D31F38" w14:paraId="1910E01C" w14:textId="77777777" w:rsidTr="00E35F1F">
        <w:trPr>
          <w:cantSplit/>
          <w:jc w:val="center"/>
        </w:trPr>
        <w:tc>
          <w:tcPr>
            <w:tcW w:w="288" w:type="dxa"/>
          </w:tcPr>
          <w:p w14:paraId="7CB9FA5E" w14:textId="77777777" w:rsidR="00D31F38" w:rsidRDefault="00D31F38" w:rsidP="00E35F1F">
            <w:pPr>
              <w:pStyle w:val="CopticCross"/>
            </w:pPr>
          </w:p>
        </w:tc>
        <w:tc>
          <w:tcPr>
            <w:tcW w:w="3960" w:type="dxa"/>
          </w:tcPr>
          <w:p w14:paraId="05C6DC97" w14:textId="77777777" w:rsidR="00D31F38" w:rsidRPr="005A44CB" w:rsidRDefault="00D31F38" w:rsidP="00E35F1F">
            <w:pPr>
              <w:pStyle w:val="EngHang"/>
              <w:rPr>
                <w:szCs w:val="20"/>
              </w:rPr>
            </w:pPr>
            <w:r w:rsidRPr="005A44CB">
              <w:t>Pray to the Lord on our behalf,</w:t>
            </w:r>
          </w:p>
          <w:p w14:paraId="39094AD2" w14:textId="77777777" w:rsidR="00D31F38" w:rsidRPr="005A44CB" w:rsidRDefault="00D31F38" w:rsidP="00E35F1F">
            <w:pPr>
              <w:pStyle w:val="EngHang"/>
              <w:rPr>
                <w:szCs w:val="20"/>
              </w:rPr>
            </w:pPr>
            <w:r w:rsidRPr="005A44CB">
              <w:t>O good man,</w:t>
            </w:r>
          </w:p>
          <w:p w14:paraId="34883C72" w14:textId="77777777" w:rsidR="00D31F38" w:rsidRPr="005A44CB" w:rsidRDefault="00D31F38" w:rsidP="00E35F1F">
            <w:pPr>
              <w:pStyle w:val="EngHang"/>
              <w:rPr>
                <w:szCs w:val="20"/>
              </w:rPr>
            </w:pPr>
            <w:r w:rsidRPr="005A44CB">
              <w:t>The righteous and just Job,</w:t>
            </w:r>
          </w:p>
          <w:p w14:paraId="6983B94E" w14:textId="77777777" w:rsidR="00D31F38" w:rsidRPr="005A44CB" w:rsidRDefault="00D31F38" w:rsidP="00E35F1F">
            <w:pPr>
              <w:pStyle w:val="EngHangEnd"/>
              <w:rPr>
                <w:szCs w:val="20"/>
              </w:rPr>
            </w:pPr>
            <w:r w:rsidRPr="005A44CB">
              <w:t>That He may forgive us our sins.</w:t>
            </w:r>
          </w:p>
        </w:tc>
        <w:tc>
          <w:tcPr>
            <w:tcW w:w="288" w:type="dxa"/>
          </w:tcPr>
          <w:p w14:paraId="7D68C1A5" w14:textId="77777777" w:rsidR="00D31F38" w:rsidRDefault="00D31F38" w:rsidP="00E35F1F"/>
        </w:tc>
        <w:tc>
          <w:tcPr>
            <w:tcW w:w="288" w:type="dxa"/>
          </w:tcPr>
          <w:p w14:paraId="36D9CEC1" w14:textId="77777777" w:rsidR="00D31F38" w:rsidRDefault="00D31F38" w:rsidP="00E35F1F">
            <w:pPr>
              <w:pStyle w:val="CopticCross"/>
            </w:pPr>
          </w:p>
        </w:tc>
        <w:tc>
          <w:tcPr>
            <w:tcW w:w="3960" w:type="dxa"/>
          </w:tcPr>
          <w:p w14:paraId="5CDD86AC" w14:textId="77777777" w:rsidR="00D31F38" w:rsidRPr="00FC3604" w:rsidRDefault="00D31F38" w:rsidP="00E35F1F">
            <w:pPr>
              <w:pStyle w:val="CopticVersemulti-line"/>
            </w:pPr>
            <w:r w:rsidRPr="00FC3604">
              <w:t>Ⲧⲱⲃϩ ⲙ̀Ⲡⲟ̅ⲥ̅ ⲉϩ̀ⲣⲏⲓ ⲉϫⲱⲛ</w:t>
            </w:r>
          </w:p>
          <w:p w14:paraId="3984560B" w14:textId="77777777" w:rsidR="00D31F38" w:rsidRPr="00FC3604" w:rsidRDefault="00D31F38" w:rsidP="00E35F1F">
            <w:pPr>
              <w:pStyle w:val="CopticVersemulti-line"/>
            </w:pPr>
            <w:r w:rsidRPr="00FC3604">
              <w:t>Ⲇⲁⲩⲓⲇ ⲡⲓⲉⲣⲟⲯⲁⲗⲧⲏⲥ</w:t>
            </w:r>
          </w:p>
          <w:p w14:paraId="24E5AA81" w14:textId="77777777" w:rsidR="00D31F38" w:rsidRPr="00FC3604" w:rsidRDefault="00D31F38" w:rsidP="00E35F1F">
            <w:pPr>
              <w:pStyle w:val="CopticVersemulti-line"/>
            </w:pPr>
            <w:r w:rsidRPr="00FC3604">
              <w:t>ⲛⲉⲙ Ⲓⲉⲍⲉⲕⲓⲏⲗ ⲛⲉⲙ Ⲇⲁⲛⲓⲏⲗ</w:t>
            </w:r>
          </w:p>
          <w:p w14:paraId="19CAEDC8" w14:textId="77777777" w:rsidR="00D31F38" w:rsidRPr="00FC3604" w:rsidRDefault="00D31F38" w:rsidP="00E35F1F">
            <w:pPr>
              <w:pStyle w:val="CopticVerse"/>
            </w:pPr>
            <w:r w:rsidRPr="00FC3604">
              <w:t>ⲛ̀ⲧⲉϥⲭⲁ ⲛⲉⲛⲛⲟⲃⲓ ⲛⲁⲛ ⲉⲃⲟⲗ.</w:t>
            </w:r>
          </w:p>
        </w:tc>
      </w:tr>
      <w:tr w:rsidR="00D31F38" w14:paraId="6DFE7E36" w14:textId="77777777" w:rsidTr="00E35F1F">
        <w:trPr>
          <w:cantSplit/>
          <w:jc w:val="center"/>
        </w:trPr>
        <w:tc>
          <w:tcPr>
            <w:tcW w:w="288" w:type="dxa"/>
          </w:tcPr>
          <w:p w14:paraId="37724C78" w14:textId="77777777" w:rsidR="00D31F38" w:rsidRDefault="00D31F38" w:rsidP="00E35F1F">
            <w:pPr>
              <w:pStyle w:val="CopticCross"/>
            </w:pPr>
            <w:r>
              <w:t>¿</w:t>
            </w:r>
          </w:p>
        </w:tc>
        <w:tc>
          <w:tcPr>
            <w:tcW w:w="3960" w:type="dxa"/>
          </w:tcPr>
          <w:p w14:paraId="36EC5735" w14:textId="77777777" w:rsidR="00D31F38" w:rsidRPr="005A44CB" w:rsidRDefault="00D31F38" w:rsidP="00E35F1F">
            <w:pPr>
              <w:pStyle w:val="EngHang"/>
              <w:rPr>
                <w:szCs w:val="20"/>
              </w:rPr>
            </w:pPr>
            <w:r w:rsidRPr="005A44CB">
              <w:t>Pray to the Lord on our behalf,</w:t>
            </w:r>
          </w:p>
          <w:p w14:paraId="23DA6E43" w14:textId="77777777" w:rsidR="00D31F38" w:rsidRPr="005A44CB" w:rsidRDefault="00D31F38" w:rsidP="00E35F1F">
            <w:pPr>
              <w:pStyle w:val="EngHang"/>
              <w:rPr>
                <w:szCs w:val="20"/>
              </w:rPr>
            </w:pPr>
            <w:r w:rsidRPr="005A44CB">
              <w:t>The righteous and perfect man,</w:t>
            </w:r>
          </w:p>
          <w:p w14:paraId="0DC4CA4C" w14:textId="77777777" w:rsidR="00D31F38" w:rsidRPr="005A44CB" w:rsidRDefault="00D31F38" w:rsidP="00E35F1F">
            <w:pPr>
              <w:pStyle w:val="EngHang"/>
              <w:rPr>
                <w:szCs w:val="20"/>
              </w:rPr>
            </w:pPr>
            <w:r w:rsidRPr="005A44CB">
              <w:t>The elect and just Noah,</w:t>
            </w:r>
          </w:p>
          <w:p w14:paraId="519183CD" w14:textId="77777777" w:rsidR="00D31F38" w:rsidRDefault="00D31F38" w:rsidP="00E35F1F">
            <w:pPr>
              <w:pStyle w:val="EngHangEnd"/>
            </w:pPr>
            <w:r w:rsidRPr="005A44CB">
              <w:t>That He may forgive us our sins.</w:t>
            </w:r>
          </w:p>
        </w:tc>
        <w:tc>
          <w:tcPr>
            <w:tcW w:w="288" w:type="dxa"/>
          </w:tcPr>
          <w:p w14:paraId="567A202B" w14:textId="77777777" w:rsidR="00D31F38" w:rsidRDefault="00D31F38" w:rsidP="00E35F1F"/>
        </w:tc>
        <w:tc>
          <w:tcPr>
            <w:tcW w:w="288" w:type="dxa"/>
          </w:tcPr>
          <w:p w14:paraId="26310384" w14:textId="77777777" w:rsidR="00D31F38" w:rsidRDefault="00D31F38" w:rsidP="00E35F1F">
            <w:pPr>
              <w:pStyle w:val="CopticCross"/>
            </w:pPr>
            <w:r>
              <w:t>¿</w:t>
            </w:r>
          </w:p>
        </w:tc>
        <w:tc>
          <w:tcPr>
            <w:tcW w:w="3960" w:type="dxa"/>
          </w:tcPr>
          <w:p w14:paraId="41609607" w14:textId="77777777" w:rsidR="00D31F38" w:rsidRPr="00FC3604" w:rsidRDefault="00D31F38" w:rsidP="00E35F1F">
            <w:pPr>
              <w:pStyle w:val="CopticVersemulti-line"/>
            </w:pPr>
            <w:commentRangeStart w:id="508"/>
            <w:r w:rsidRPr="00FC3604">
              <w:t>Ⲧⲱⲃϩ ⲙ̀Ⲡⲟ̅ⲥ̅ ⲉϩ̀ⲣⲏⲓ ⲉϫⲱⲛ</w:t>
            </w:r>
          </w:p>
          <w:p w14:paraId="3168516D" w14:textId="77777777" w:rsidR="00D31F38" w:rsidRPr="00FC3604" w:rsidRDefault="00D31F38" w:rsidP="00E35F1F">
            <w:pPr>
              <w:pStyle w:val="CopticVersemulti-line"/>
            </w:pPr>
            <w:r w:rsidRPr="00FC3604">
              <w:t>Ⲓⲱⲁⲕⲓⲙ ⲛⲉⲙ Ⲁⲛⲛⲁ ⲛⲉⲙ Ⲓⲱⲥⲏⲫ ⲡⲣⲉⲥⲃⲩⲧⲉⲣⲟⲥ</w:t>
            </w:r>
          </w:p>
          <w:p w14:paraId="0A0895FF" w14:textId="77777777" w:rsidR="00D31F38" w:rsidRPr="00FC3604" w:rsidRDefault="00D31F38" w:rsidP="00E35F1F">
            <w:pPr>
              <w:pStyle w:val="CopticVersemulti-line"/>
            </w:pPr>
            <w:r w:rsidRPr="00FC3604">
              <w:t>ⲛⲉⲙ ⲡⲓⲑⲙⲏⲓ Ⲓⲱⲃ ⲛⲉⲙ Ⲓⲱⲥⲏⲫ ⲛⲉⲙ Ⲛⲓⲕⲟⲇⲏⲙⲟⲥ</w:t>
            </w:r>
          </w:p>
          <w:p w14:paraId="066F117C" w14:textId="77777777" w:rsidR="00D31F38" w:rsidRPr="00FC3604" w:rsidRDefault="00D31F38" w:rsidP="00E35F1F">
            <w:pPr>
              <w:pStyle w:val="CopticVerse"/>
            </w:pPr>
            <w:r w:rsidRPr="00FC3604">
              <w:t>ⲛ̀ⲧⲉϥⲭⲁ ⲛⲉⲛⲛⲟⲃⲓ ⲛⲁⲛ ⲉⲃⲟⲗ.</w:t>
            </w:r>
            <w:commentRangeEnd w:id="508"/>
            <w:r>
              <w:rPr>
                <w:rStyle w:val="CommentReference"/>
                <w:rFonts w:ascii="Garamond" w:hAnsi="Garamond" w:cstheme="minorBidi"/>
                <w:noProof w:val="0"/>
                <w:lang w:val="en-CA"/>
              </w:rPr>
              <w:commentReference w:id="508"/>
            </w:r>
          </w:p>
        </w:tc>
      </w:tr>
      <w:tr w:rsidR="00D31F38" w14:paraId="582C477A" w14:textId="77777777" w:rsidTr="00E35F1F">
        <w:trPr>
          <w:cantSplit/>
          <w:jc w:val="center"/>
        </w:trPr>
        <w:tc>
          <w:tcPr>
            <w:tcW w:w="288" w:type="dxa"/>
          </w:tcPr>
          <w:p w14:paraId="573CD859" w14:textId="77777777" w:rsidR="00D31F38" w:rsidRDefault="00D31F38" w:rsidP="00E35F1F">
            <w:pPr>
              <w:pStyle w:val="CopticCross"/>
            </w:pPr>
          </w:p>
        </w:tc>
        <w:tc>
          <w:tcPr>
            <w:tcW w:w="3960" w:type="dxa"/>
          </w:tcPr>
          <w:p w14:paraId="5444BC8D" w14:textId="77777777" w:rsidR="00D31F38" w:rsidRPr="005A44CB" w:rsidRDefault="00D31F38" w:rsidP="00E35F1F">
            <w:pPr>
              <w:pStyle w:val="EngHang"/>
              <w:rPr>
                <w:szCs w:val="20"/>
              </w:rPr>
            </w:pPr>
            <w:r w:rsidRPr="005A44CB">
              <w:t>Pray to the Lord on our behalf,</w:t>
            </w:r>
          </w:p>
          <w:p w14:paraId="6C024E7A" w14:textId="77777777" w:rsidR="00D31F38" w:rsidRPr="005A44CB" w:rsidRDefault="00D31F38" w:rsidP="00E35F1F">
            <w:pPr>
              <w:pStyle w:val="EngHang"/>
              <w:rPr>
                <w:szCs w:val="20"/>
              </w:rPr>
            </w:pPr>
            <w:r w:rsidRPr="005A44CB">
              <w:t xml:space="preserve">Melchizedek and Aaron, </w:t>
            </w:r>
          </w:p>
          <w:p w14:paraId="2F8995AF" w14:textId="77777777" w:rsidR="00D31F38" w:rsidRPr="005A44CB" w:rsidRDefault="00D31F38" w:rsidP="00E35F1F">
            <w:pPr>
              <w:pStyle w:val="EngHang"/>
              <w:rPr>
                <w:szCs w:val="20"/>
              </w:rPr>
            </w:pPr>
            <w:r w:rsidRPr="005A44CB">
              <w:t xml:space="preserve">And Zacharias and Simeon, </w:t>
            </w:r>
          </w:p>
          <w:p w14:paraId="4C401BB0" w14:textId="77777777" w:rsidR="00D31F38" w:rsidRDefault="00D31F38" w:rsidP="00E35F1F">
            <w:pPr>
              <w:pStyle w:val="EngHangEnd"/>
            </w:pPr>
            <w:r w:rsidRPr="005A44CB">
              <w:t>That He may forgive us our sins.</w:t>
            </w:r>
          </w:p>
        </w:tc>
        <w:tc>
          <w:tcPr>
            <w:tcW w:w="288" w:type="dxa"/>
          </w:tcPr>
          <w:p w14:paraId="527302DB" w14:textId="77777777" w:rsidR="00D31F38" w:rsidRDefault="00D31F38" w:rsidP="00E35F1F"/>
        </w:tc>
        <w:tc>
          <w:tcPr>
            <w:tcW w:w="288" w:type="dxa"/>
          </w:tcPr>
          <w:p w14:paraId="2141762F" w14:textId="77777777" w:rsidR="00D31F38" w:rsidRDefault="00D31F38" w:rsidP="00E35F1F">
            <w:pPr>
              <w:pStyle w:val="CopticCross"/>
            </w:pPr>
          </w:p>
        </w:tc>
        <w:tc>
          <w:tcPr>
            <w:tcW w:w="3960" w:type="dxa"/>
          </w:tcPr>
          <w:p w14:paraId="675FAEC1" w14:textId="77777777" w:rsidR="00D31F38" w:rsidRDefault="00D31F38" w:rsidP="00E35F1F">
            <w:pPr>
              <w:pStyle w:val="CopticVersemulti-line"/>
            </w:pPr>
            <w:r w:rsidRPr="005A44CB">
              <w:t>Ⲧⲱⲃϩ ⲙ̀Ⲡⲟ̅ⲥ̅ ⲉϩ̀ⲣⲏⲓ ⲉϫⲱⲛ</w:t>
            </w:r>
          </w:p>
          <w:p w14:paraId="5CC01F78" w14:textId="77777777" w:rsidR="00D31F38" w:rsidRDefault="00D31F38" w:rsidP="00E35F1F">
            <w:pPr>
              <w:pStyle w:val="CopticVersemulti-line"/>
            </w:pPr>
            <w:r w:rsidRPr="005A44CB">
              <w:t>Ⲙⲉⲗⲭⲓⲥⲉⲇⲉⲕ ⲛⲉⲙ Ⲁⲁⲣⲱⲛ</w:t>
            </w:r>
          </w:p>
          <w:p w14:paraId="51841403" w14:textId="77777777" w:rsidR="00D31F38" w:rsidRDefault="00D31F38" w:rsidP="00E35F1F">
            <w:pPr>
              <w:pStyle w:val="CopticVersemulti-line"/>
            </w:pPr>
            <w:r w:rsidRPr="005A44CB">
              <w:t>ⲛⲉⲙ Ⲍⲁⲭⲁⲣⲓⲁⲥ ⲛⲉⲙ Ⲥⲩⲙⲉⲱⲛ</w:t>
            </w:r>
          </w:p>
          <w:p w14:paraId="530093A0" w14:textId="77777777" w:rsidR="00D31F38" w:rsidRDefault="00D31F38" w:rsidP="00E35F1F">
            <w:pPr>
              <w:pStyle w:val="CopticVerse"/>
            </w:pPr>
            <w:r w:rsidRPr="005A44CB">
              <w:t>ⲛ̀ⲧⲉϥⲭⲁ ⲛⲉⲛⲛⲟⲃⲓ ⲛⲁⲛ ⲉⲃⲟⲗ</w:t>
            </w:r>
            <w:r>
              <w:t>.</w:t>
            </w:r>
          </w:p>
        </w:tc>
      </w:tr>
      <w:tr w:rsidR="00D31F38" w14:paraId="2F3EDF8F" w14:textId="77777777" w:rsidTr="00E35F1F">
        <w:trPr>
          <w:cantSplit/>
          <w:jc w:val="center"/>
        </w:trPr>
        <w:tc>
          <w:tcPr>
            <w:tcW w:w="288" w:type="dxa"/>
          </w:tcPr>
          <w:p w14:paraId="35BEF1CE" w14:textId="77777777" w:rsidR="00D31F38" w:rsidRDefault="00D31F38" w:rsidP="00E35F1F">
            <w:pPr>
              <w:pStyle w:val="CopticCross"/>
            </w:pPr>
            <w:r>
              <w:lastRenderedPageBreak/>
              <w:t>¿</w:t>
            </w:r>
          </w:p>
        </w:tc>
        <w:tc>
          <w:tcPr>
            <w:tcW w:w="3960" w:type="dxa"/>
          </w:tcPr>
          <w:p w14:paraId="794F478C" w14:textId="77777777" w:rsidR="00D31F38" w:rsidRPr="005A44CB" w:rsidRDefault="00D31F38" w:rsidP="00E35F1F">
            <w:pPr>
              <w:pStyle w:val="EngHang"/>
              <w:rPr>
                <w:szCs w:val="20"/>
              </w:rPr>
            </w:pPr>
            <w:r w:rsidRPr="005A44CB">
              <w:t>Pray to the Lord on our behalf,</w:t>
            </w:r>
          </w:p>
          <w:p w14:paraId="7178AC49" w14:textId="77777777" w:rsidR="00D31F38" w:rsidRPr="005A44CB" w:rsidRDefault="00D31F38" w:rsidP="00E35F1F">
            <w:pPr>
              <w:pStyle w:val="EngHang"/>
              <w:rPr>
                <w:szCs w:val="20"/>
              </w:rPr>
            </w:pPr>
            <w:r w:rsidRPr="005A44CB">
              <w:t>O choir of the prophets,</w:t>
            </w:r>
          </w:p>
          <w:p w14:paraId="3D76520C" w14:textId="77777777" w:rsidR="00D31F38" w:rsidRPr="005A44CB" w:rsidRDefault="00D31F38" w:rsidP="00E35F1F">
            <w:pPr>
              <w:pStyle w:val="EngHang"/>
              <w:rPr>
                <w:szCs w:val="20"/>
              </w:rPr>
            </w:pPr>
            <w:r w:rsidRPr="005A44CB">
              <w:t>And the righteous and the just,</w:t>
            </w:r>
          </w:p>
          <w:p w14:paraId="7F3674FE" w14:textId="77777777" w:rsidR="00D31F38" w:rsidRPr="005A44CB" w:rsidRDefault="00D31F38" w:rsidP="00E35F1F">
            <w:pPr>
              <w:pStyle w:val="EngHangEnd"/>
              <w:rPr>
                <w:szCs w:val="20"/>
              </w:rPr>
            </w:pPr>
            <w:r w:rsidRPr="005A44CB">
              <w:t>That He may forgive us our sins.</w:t>
            </w:r>
          </w:p>
        </w:tc>
        <w:tc>
          <w:tcPr>
            <w:tcW w:w="288" w:type="dxa"/>
          </w:tcPr>
          <w:p w14:paraId="67331DEC" w14:textId="77777777" w:rsidR="00D31F38" w:rsidRDefault="00D31F38" w:rsidP="00E35F1F"/>
        </w:tc>
        <w:tc>
          <w:tcPr>
            <w:tcW w:w="288" w:type="dxa"/>
          </w:tcPr>
          <w:p w14:paraId="2F0FC512" w14:textId="77777777" w:rsidR="00D31F38" w:rsidRDefault="00D31F38" w:rsidP="00E35F1F">
            <w:pPr>
              <w:pStyle w:val="CopticCross"/>
            </w:pPr>
            <w:r>
              <w:t>¿</w:t>
            </w:r>
          </w:p>
        </w:tc>
        <w:tc>
          <w:tcPr>
            <w:tcW w:w="3960" w:type="dxa"/>
          </w:tcPr>
          <w:p w14:paraId="0B081151" w14:textId="77777777" w:rsidR="00D31F38" w:rsidRDefault="00D31F38" w:rsidP="00E35F1F">
            <w:pPr>
              <w:pStyle w:val="CopticVersemulti-line"/>
            </w:pPr>
            <w:r w:rsidRPr="00006239">
              <w:t>Ⲧⲱⲃϩ ⲙ̀Ⲡⲟ̅ⲥ̅ ⲉϩ̀ⲣⲏⲓ ⲉϫⲱⲛ</w:t>
            </w:r>
          </w:p>
          <w:p w14:paraId="4F8D18BB" w14:textId="77777777" w:rsidR="00D31F38" w:rsidRDefault="00D31F38" w:rsidP="00E35F1F">
            <w:pPr>
              <w:pStyle w:val="CopticVersemulti-line"/>
            </w:pPr>
            <w:r w:rsidRPr="00006239">
              <w:t>ⲛⲓⲭⲟⲣⲟⲥ ⲛ̀ⲧⲉ ⲛⲓⲡ̀ⲣⲟⲫⲏⲧⲏⲥ</w:t>
            </w:r>
          </w:p>
          <w:p w14:paraId="72FAA2A2" w14:textId="77777777" w:rsidR="00D31F38" w:rsidRDefault="00D31F38" w:rsidP="00E35F1F">
            <w:pPr>
              <w:pStyle w:val="CopticVersemulti-line"/>
            </w:pPr>
            <w:r w:rsidRPr="00006239">
              <w:t>ⲛⲉⲙ ⲛⲓⲑⲙⲏⲓ ⲛⲉⲙ ⲛⲓⲇⲓⲕⲉⲟⲥ</w:t>
            </w:r>
          </w:p>
          <w:p w14:paraId="143E25DA" w14:textId="77777777" w:rsidR="00D31F38" w:rsidRDefault="00D31F38" w:rsidP="00E35F1F">
            <w:pPr>
              <w:pStyle w:val="CopticVerse"/>
            </w:pPr>
            <w:r w:rsidRPr="00006239">
              <w:t>ⲛ̀ⲧⲉϥⲭⲁ ⲛⲉⲛⲛⲟⲃⲓ ⲛⲁⲛ ⲉⲃⲟⲗ</w:t>
            </w:r>
          </w:p>
        </w:tc>
      </w:tr>
    </w:tbl>
    <w:p w14:paraId="1A132FBE"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7002E06" w14:textId="77777777" w:rsidTr="00E35F1F">
        <w:trPr>
          <w:cantSplit/>
          <w:jc w:val="center"/>
        </w:trPr>
        <w:tc>
          <w:tcPr>
            <w:tcW w:w="288" w:type="dxa"/>
          </w:tcPr>
          <w:p w14:paraId="6D1B47BD" w14:textId="77777777" w:rsidR="00D31F38" w:rsidRDefault="00D31F38" w:rsidP="00E35F1F">
            <w:pPr>
              <w:pStyle w:val="CopticCross"/>
            </w:pPr>
          </w:p>
        </w:tc>
        <w:tc>
          <w:tcPr>
            <w:tcW w:w="3960" w:type="dxa"/>
          </w:tcPr>
          <w:p w14:paraId="4A9C14F2" w14:textId="77777777" w:rsidR="00D31F38" w:rsidRPr="00006239" w:rsidRDefault="00D31F38" w:rsidP="00E35F1F">
            <w:pPr>
              <w:pStyle w:val="EngHang"/>
              <w:rPr>
                <w:szCs w:val="20"/>
              </w:rPr>
            </w:pPr>
            <w:r w:rsidRPr="00006239">
              <w:t>Intercede on our behalf,</w:t>
            </w:r>
          </w:p>
          <w:p w14:paraId="60DC6858" w14:textId="77777777" w:rsidR="00D31F38" w:rsidRPr="00006239" w:rsidRDefault="00D31F38" w:rsidP="00E35F1F">
            <w:pPr>
              <w:pStyle w:val="EngHang"/>
              <w:rPr>
                <w:szCs w:val="20"/>
              </w:rPr>
            </w:pPr>
            <w:r w:rsidRPr="00006239">
              <w:t>O fore-runner and baptizer,</w:t>
            </w:r>
          </w:p>
          <w:p w14:paraId="029BEF69" w14:textId="77777777" w:rsidR="00D31F38" w:rsidRPr="00006239" w:rsidRDefault="00D31F38" w:rsidP="00E35F1F">
            <w:pPr>
              <w:pStyle w:val="EngHang"/>
              <w:rPr>
                <w:szCs w:val="20"/>
              </w:rPr>
            </w:pPr>
            <w:r w:rsidRPr="00006239">
              <w:t>John the Baptist,</w:t>
            </w:r>
          </w:p>
          <w:p w14:paraId="333C30CA" w14:textId="77777777" w:rsidR="00D31F38" w:rsidRDefault="00D31F38" w:rsidP="00E35F1F">
            <w:pPr>
              <w:pStyle w:val="EngHangEnd"/>
            </w:pPr>
            <w:r w:rsidRPr="00006239">
              <w:t>That He may forgive us our sins.</w:t>
            </w:r>
          </w:p>
        </w:tc>
        <w:tc>
          <w:tcPr>
            <w:tcW w:w="288" w:type="dxa"/>
          </w:tcPr>
          <w:p w14:paraId="27287E38" w14:textId="77777777" w:rsidR="00D31F38" w:rsidRDefault="00D31F38" w:rsidP="00E35F1F"/>
        </w:tc>
        <w:tc>
          <w:tcPr>
            <w:tcW w:w="288" w:type="dxa"/>
          </w:tcPr>
          <w:p w14:paraId="577EE3BD" w14:textId="77777777" w:rsidR="00D31F38" w:rsidRDefault="00D31F38" w:rsidP="00E35F1F">
            <w:pPr>
              <w:pStyle w:val="CopticCross"/>
            </w:pPr>
          </w:p>
        </w:tc>
        <w:tc>
          <w:tcPr>
            <w:tcW w:w="3960" w:type="dxa"/>
          </w:tcPr>
          <w:p w14:paraId="39F3A8BF" w14:textId="77777777" w:rsidR="00D31F38" w:rsidRDefault="00D31F38" w:rsidP="00E35F1F">
            <w:pPr>
              <w:pStyle w:val="CopticVersemulti-line"/>
            </w:pPr>
            <w:r w:rsidRPr="00EC5CBB">
              <w:t>Ⲁⲣⲓⲡⲣⲉⲥⲃⲉⲩⲓⲛ ⲉϩ̀ⲣⲏⲓ ⲉϫⲱⲛ</w:t>
            </w:r>
          </w:p>
          <w:p w14:paraId="539D6E1E" w14:textId="77777777" w:rsidR="00D31F38" w:rsidRDefault="00D31F38" w:rsidP="00E35F1F">
            <w:pPr>
              <w:pStyle w:val="CopticVersemulti-line"/>
            </w:pPr>
            <w:r w:rsidRPr="00EC5CBB">
              <w:t>ⲱ ⲡⲓⲡⲣⲟⲇⲣⲟⲙⲟⲥ ⲙ̀ⲃⲁⲡⲧⲓⲥⲧⲏⲥ</w:t>
            </w:r>
          </w:p>
          <w:p w14:paraId="599660B8" w14:textId="77777777" w:rsidR="00D31F38" w:rsidRDefault="00D31F38" w:rsidP="00E35F1F">
            <w:pPr>
              <w:pStyle w:val="CopticVersemulti-line"/>
            </w:pPr>
            <w:r w:rsidRPr="00EC5CBB">
              <w:t>Ⲓⲱ̅ⲁ̅ ⲡⲓⲣⲉϥϯⲱⲙⲥ</w:t>
            </w:r>
          </w:p>
          <w:p w14:paraId="79095B4A" w14:textId="77777777" w:rsidR="00D31F38" w:rsidRDefault="00D31F38" w:rsidP="00E35F1F">
            <w:pPr>
              <w:pStyle w:val="CopticVerse"/>
            </w:pPr>
            <w:r w:rsidRPr="00EC5CBB">
              <w:t>ⲛ̀ⲧⲉϥⲭⲁ ⲛⲉⲛⲛⲟⲃⲓ ⲛⲁⲛ ⲉⲃⲟⲗ</w:t>
            </w:r>
            <w:r>
              <w:t>.</w:t>
            </w:r>
          </w:p>
        </w:tc>
      </w:tr>
      <w:tr w:rsidR="00D31F38" w14:paraId="77BA55A6" w14:textId="77777777" w:rsidTr="00E35F1F">
        <w:trPr>
          <w:cantSplit/>
          <w:jc w:val="center"/>
        </w:trPr>
        <w:tc>
          <w:tcPr>
            <w:tcW w:w="288" w:type="dxa"/>
          </w:tcPr>
          <w:p w14:paraId="5CF29E07" w14:textId="77777777" w:rsidR="00D31F38" w:rsidRDefault="00D31F38" w:rsidP="00E35F1F">
            <w:pPr>
              <w:pStyle w:val="CopticCross"/>
            </w:pPr>
            <w:r>
              <w:t>¿</w:t>
            </w:r>
          </w:p>
        </w:tc>
        <w:tc>
          <w:tcPr>
            <w:tcW w:w="3960" w:type="dxa"/>
          </w:tcPr>
          <w:p w14:paraId="62A56A80" w14:textId="77777777" w:rsidR="00D31F38" w:rsidRPr="00006239" w:rsidRDefault="00D31F38" w:rsidP="00E35F1F">
            <w:pPr>
              <w:pStyle w:val="EngHang"/>
              <w:rPr>
                <w:szCs w:val="20"/>
              </w:rPr>
            </w:pPr>
            <w:r w:rsidRPr="00006239">
              <w:t>Intercede on our behalf,</w:t>
            </w:r>
          </w:p>
          <w:p w14:paraId="7EF3A948" w14:textId="77777777" w:rsidR="00D31F38" w:rsidRPr="00006239" w:rsidRDefault="00D31F38" w:rsidP="00E35F1F">
            <w:pPr>
              <w:pStyle w:val="EngHang"/>
              <w:rPr>
                <w:szCs w:val="20"/>
              </w:rPr>
            </w:pPr>
            <w:r w:rsidRPr="00006239">
              <w:t>O One Hundred and Forty Four Thousand,</w:t>
            </w:r>
          </w:p>
          <w:p w14:paraId="64B227DD" w14:textId="77777777" w:rsidR="00D31F38" w:rsidRPr="00006239" w:rsidRDefault="00D31F38" w:rsidP="00E35F1F">
            <w:pPr>
              <w:pStyle w:val="EngHang"/>
              <w:rPr>
                <w:szCs w:val="20"/>
              </w:rPr>
            </w:pPr>
            <w:r w:rsidRPr="00006239">
              <w:t>And the celibate Evangelist,</w:t>
            </w:r>
          </w:p>
          <w:p w14:paraId="21B03B1A" w14:textId="77777777" w:rsidR="00D31F38" w:rsidRPr="00006239" w:rsidRDefault="00D31F38" w:rsidP="00E35F1F">
            <w:pPr>
              <w:pStyle w:val="EngHangEnd"/>
              <w:rPr>
                <w:szCs w:val="20"/>
              </w:rPr>
            </w:pPr>
            <w:r w:rsidRPr="00006239">
              <w:t>That He may forgive us our sins.</w:t>
            </w:r>
          </w:p>
        </w:tc>
        <w:tc>
          <w:tcPr>
            <w:tcW w:w="288" w:type="dxa"/>
          </w:tcPr>
          <w:p w14:paraId="00D82AEB" w14:textId="77777777" w:rsidR="00D31F38" w:rsidRDefault="00D31F38" w:rsidP="00E35F1F"/>
        </w:tc>
        <w:tc>
          <w:tcPr>
            <w:tcW w:w="288" w:type="dxa"/>
          </w:tcPr>
          <w:p w14:paraId="7FF31E02" w14:textId="77777777" w:rsidR="00D31F38" w:rsidRDefault="00D31F38" w:rsidP="00E35F1F">
            <w:pPr>
              <w:pStyle w:val="CopticCross"/>
            </w:pPr>
            <w:r>
              <w:t>¿</w:t>
            </w:r>
          </w:p>
        </w:tc>
        <w:tc>
          <w:tcPr>
            <w:tcW w:w="3960" w:type="dxa"/>
          </w:tcPr>
          <w:p w14:paraId="2CD32C1D" w14:textId="77777777" w:rsidR="00D31F38" w:rsidRDefault="00D31F38" w:rsidP="00E35F1F">
            <w:pPr>
              <w:pStyle w:val="CopticVersemulti-line"/>
            </w:pPr>
            <w:r w:rsidRPr="00EC5CBB">
              <w:t>Ⲁⲣⲓⲡⲣⲉⲥⲃⲉⲩⲓⲛ ⲉϩ̀ⲣⲏⲓ ⲉϫⲱⲛ</w:t>
            </w:r>
          </w:p>
          <w:p w14:paraId="3C501D71" w14:textId="77777777" w:rsidR="00D31F38" w:rsidRDefault="00D31F38" w:rsidP="00E35F1F">
            <w:pPr>
              <w:pStyle w:val="CopticVersemulti-line"/>
            </w:pPr>
            <w:r w:rsidRPr="00EC5CBB">
              <w:t>ⲱ ⲡⲓϣⲉ-ϩ̀ⲙⲉϥ̀ⲧⲟⲩ ⲛ̀ϣⲟ</w:t>
            </w:r>
          </w:p>
          <w:p w14:paraId="688647C6" w14:textId="77777777" w:rsidR="00D31F38" w:rsidRDefault="00D31F38" w:rsidP="00E35F1F">
            <w:pPr>
              <w:pStyle w:val="CopticVersemulti-line"/>
            </w:pPr>
            <w:r w:rsidRPr="00EC5CBB">
              <w:t xml:space="preserve">ⲛⲉⲙ ⲡⲓⲡⲁⲣⲑⲉⲛⲟⲥ ⲛ̀ⲉⲩⲁⲅⲅⲉⲗⲓⲥⲧⲏⲥ </w:t>
            </w:r>
          </w:p>
          <w:p w14:paraId="027C5AF7" w14:textId="77777777" w:rsidR="00D31F38" w:rsidRDefault="00D31F38" w:rsidP="00E35F1F">
            <w:pPr>
              <w:pStyle w:val="CopticVerse"/>
            </w:pPr>
            <w:r w:rsidRPr="00EC5CBB">
              <w:t>ⲛ̀ⲧⲉϥⲭⲁ ⲛⲉⲛⲛⲟⲃⲓ ⲛⲁⲛ ⲉⲃⲟⲗ</w:t>
            </w:r>
            <w:r>
              <w:t>.</w:t>
            </w:r>
          </w:p>
        </w:tc>
      </w:tr>
      <w:tr w:rsidR="00D31F38" w14:paraId="785C96A1" w14:textId="77777777" w:rsidTr="00E35F1F">
        <w:trPr>
          <w:cantSplit/>
          <w:jc w:val="center"/>
        </w:trPr>
        <w:tc>
          <w:tcPr>
            <w:tcW w:w="288" w:type="dxa"/>
          </w:tcPr>
          <w:p w14:paraId="4274A9AF" w14:textId="77777777" w:rsidR="00D31F38" w:rsidRDefault="00D31F38" w:rsidP="00E35F1F">
            <w:pPr>
              <w:pStyle w:val="CopticCross"/>
            </w:pPr>
          </w:p>
        </w:tc>
        <w:tc>
          <w:tcPr>
            <w:tcW w:w="3960" w:type="dxa"/>
          </w:tcPr>
          <w:p w14:paraId="109E6A08" w14:textId="77777777" w:rsidR="00D31F38" w:rsidRPr="00006239" w:rsidRDefault="00D31F38" w:rsidP="00E35F1F">
            <w:pPr>
              <w:pStyle w:val="EngHang"/>
              <w:rPr>
                <w:szCs w:val="20"/>
              </w:rPr>
            </w:pPr>
            <w:r w:rsidRPr="00006239">
              <w:t>Pray to the Lord on our behalf,</w:t>
            </w:r>
          </w:p>
          <w:p w14:paraId="28566503" w14:textId="77777777" w:rsidR="00D31F38" w:rsidRPr="00006239" w:rsidRDefault="00D31F38" w:rsidP="00E35F1F">
            <w:pPr>
              <w:pStyle w:val="EngHang"/>
              <w:rPr>
                <w:szCs w:val="20"/>
              </w:rPr>
            </w:pPr>
            <w:commentRangeStart w:id="509"/>
            <w:r w:rsidRPr="00006239">
              <w:t>My</w:t>
            </w:r>
            <w:commentRangeEnd w:id="509"/>
            <w:r>
              <w:rPr>
                <w:rStyle w:val="CommentReference"/>
                <w:rFonts w:eastAsiaTheme="minorHAnsi" w:cstheme="minorBidi"/>
                <w:color w:val="auto"/>
                <w:lang w:val="en-CA"/>
              </w:rPr>
              <w:commentReference w:id="509"/>
            </w:r>
            <w:r w:rsidRPr="00006239">
              <w:t xml:space="preserve"> lords and fathers, the Apostles,</w:t>
            </w:r>
          </w:p>
          <w:p w14:paraId="156DEF19" w14:textId="77777777" w:rsidR="00D31F38" w:rsidRPr="00006239" w:rsidRDefault="00D31F38" w:rsidP="00E35F1F">
            <w:pPr>
              <w:pStyle w:val="EngHang"/>
              <w:rPr>
                <w:szCs w:val="20"/>
              </w:rPr>
            </w:pPr>
            <w:r w:rsidRPr="00006239">
              <w:t>And the rest of the Disciples,</w:t>
            </w:r>
          </w:p>
          <w:p w14:paraId="357A3EBE" w14:textId="77777777" w:rsidR="00D31F38" w:rsidRPr="00006239" w:rsidRDefault="00D31F38" w:rsidP="00E35F1F">
            <w:pPr>
              <w:pStyle w:val="EngHangEnd"/>
              <w:rPr>
                <w:szCs w:val="20"/>
              </w:rPr>
            </w:pPr>
            <w:r w:rsidRPr="00006239">
              <w:t>That He may forgive us our sins.</w:t>
            </w:r>
          </w:p>
        </w:tc>
        <w:tc>
          <w:tcPr>
            <w:tcW w:w="288" w:type="dxa"/>
          </w:tcPr>
          <w:p w14:paraId="2DC5BC64" w14:textId="77777777" w:rsidR="00D31F38" w:rsidRDefault="00D31F38" w:rsidP="00E35F1F"/>
        </w:tc>
        <w:tc>
          <w:tcPr>
            <w:tcW w:w="288" w:type="dxa"/>
          </w:tcPr>
          <w:p w14:paraId="15D9191B" w14:textId="77777777" w:rsidR="00D31F38" w:rsidRDefault="00D31F38" w:rsidP="00E35F1F">
            <w:pPr>
              <w:pStyle w:val="CopticCross"/>
            </w:pPr>
          </w:p>
        </w:tc>
        <w:tc>
          <w:tcPr>
            <w:tcW w:w="3960" w:type="dxa"/>
          </w:tcPr>
          <w:p w14:paraId="44A4CCF1" w14:textId="77777777" w:rsidR="00D31F38" w:rsidRDefault="00D31F38" w:rsidP="00E35F1F">
            <w:pPr>
              <w:pStyle w:val="CopticVersemulti-line"/>
            </w:pPr>
            <w:r w:rsidRPr="00EC5CBB">
              <w:t>Ⲧⲱⲃϩ ⲙ̀Ⲡⲟ̅ⲥ̅ ⲉϩ̀ⲣⲏⲓ ⲉϫⲱⲛ</w:t>
            </w:r>
          </w:p>
          <w:p w14:paraId="015712DF" w14:textId="77777777" w:rsidR="00D31F38" w:rsidRDefault="00D31F38" w:rsidP="00E35F1F">
            <w:pPr>
              <w:pStyle w:val="CopticVersemulti-line"/>
            </w:pPr>
            <w:r w:rsidRPr="00EC5CBB">
              <w:t>ⲛⲁⲟ̅ⲥ̅ ⲛ̀ⲓⲟϯ ⲛ̀ⲁⲡⲟⲥⲧⲟⲗⲟⲥ</w:t>
            </w:r>
          </w:p>
          <w:p w14:paraId="047B95E9" w14:textId="77777777" w:rsidR="00D31F38" w:rsidRDefault="00D31F38" w:rsidP="00E35F1F">
            <w:pPr>
              <w:pStyle w:val="CopticVersemulti-line"/>
            </w:pPr>
            <w:r w:rsidRPr="00EC5CBB">
              <w:t>ⲛⲉⲙ ⲡ̀ⲥⲉⲡⲓ ⲛ̀ⲧⲉ ⲛⲓⲙⲁⲑⲏⲧⲏⲥ</w:t>
            </w:r>
          </w:p>
          <w:p w14:paraId="1432B529" w14:textId="77777777" w:rsidR="00D31F38" w:rsidRDefault="00D31F38" w:rsidP="00E35F1F">
            <w:pPr>
              <w:pStyle w:val="CopticVerse"/>
            </w:pPr>
            <w:r w:rsidRPr="00EC5CBB">
              <w:t>ⲛ̀ⲧⲉϥⲭⲁ ⲛⲉⲛⲛⲟⲃⲓ ⲛⲁⲛ ⲉⲃⲟⲗ</w:t>
            </w:r>
            <w:r>
              <w:t>.</w:t>
            </w:r>
          </w:p>
        </w:tc>
      </w:tr>
      <w:tr w:rsidR="00D31F38" w14:paraId="0B65F297" w14:textId="77777777" w:rsidTr="00E35F1F">
        <w:trPr>
          <w:cantSplit/>
          <w:jc w:val="center"/>
        </w:trPr>
        <w:tc>
          <w:tcPr>
            <w:tcW w:w="288" w:type="dxa"/>
          </w:tcPr>
          <w:p w14:paraId="130B89EB" w14:textId="77777777" w:rsidR="00D31F38" w:rsidRDefault="00D31F38" w:rsidP="00E35F1F">
            <w:pPr>
              <w:pStyle w:val="CopticCross"/>
            </w:pPr>
            <w:r>
              <w:t>¿</w:t>
            </w:r>
          </w:p>
        </w:tc>
        <w:tc>
          <w:tcPr>
            <w:tcW w:w="3960" w:type="dxa"/>
          </w:tcPr>
          <w:p w14:paraId="3CB6C9EC" w14:textId="77777777" w:rsidR="00D31F38" w:rsidRPr="00006239" w:rsidRDefault="00D31F38" w:rsidP="00E35F1F">
            <w:pPr>
              <w:pStyle w:val="EngHang"/>
              <w:rPr>
                <w:szCs w:val="20"/>
              </w:rPr>
            </w:pPr>
            <w:r w:rsidRPr="00006239">
              <w:t>Pray to the Lord on our behalf,</w:t>
            </w:r>
          </w:p>
          <w:p w14:paraId="4B6D3C80" w14:textId="77777777" w:rsidR="00D31F38" w:rsidRPr="00006239" w:rsidRDefault="00D31F38" w:rsidP="00E35F1F">
            <w:pPr>
              <w:pStyle w:val="EngHang"/>
              <w:rPr>
                <w:szCs w:val="20"/>
              </w:rPr>
            </w:pPr>
            <w:r w:rsidRPr="00006239">
              <w:t>O blessed archdeacon,</w:t>
            </w:r>
          </w:p>
          <w:p w14:paraId="38B6C534" w14:textId="77777777" w:rsidR="00D31F38" w:rsidRPr="00006239" w:rsidRDefault="00D31F38" w:rsidP="00E35F1F">
            <w:pPr>
              <w:pStyle w:val="EngHang"/>
              <w:rPr>
                <w:szCs w:val="20"/>
              </w:rPr>
            </w:pPr>
            <w:r w:rsidRPr="00006239">
              <w:t>Stephen the First Martyr,</w:t>
            </w:r>
          </w:p>
          <w:p w14:paraId="56B83966" w14:textId="77777777" w:rsidR="00D31F38" w:rsidRDefault="00D31F38" w:rsidP="00E35F1F">
            <w:pPr>
              <w:pStyle w:val="EngHangEnd"/>
            </w:pPr>
            <w:r w:rsidRPr="00006239">
              <w:t>That He may forgive us our sins.</w:t>
            </w:r>
          </w:p>
        </w:tc>
        <w:tc>
          <w:tcPr>
            <w:tcW w:w="288" w:type="dxa"/>
          </w:tcPr>
          <w:p w14:paraId="747EF244" w14:textId="77777777" w:rsidR="00D31F38" w:rsidRDefault="00D31F38" w:rsidP="00E35F1F"/>
        </w:tc>
        <w:tc>
          <w:tcPr>
            <w:tcW w:w="288" w:type="dxa"/>
          </w:tcPr>
          <w:p w14:paraId="45211057" w14:textId="77777777" w:rsidR="00D31F38" w:rsidRDefault="00D31F38" w:rsidP="00E35F1F">
            <w:pPr>
              <w:pStyle w:val="CopticCross"/>
            </w:pPr>
            <w:r>
              <w:t>¿</w:t>
            </w:r>
          </w:p>
        </w:tc>
        <w:tc>
          <w:tcPr>
            <w:tcW w:w="3960" w:type="dxa"/>
          </w:tcPr>
          <w:p w14:paraId="207CBA57" w14:textId="77777777" w:rsidR="00D31F38" w:rsidRDefault="00D31F38" w:rsidP="00E35F1F">
            <w:pPr>
              <w:pStyle w:val="CopticVersemulti-line"/>
            </w:pPr>
            <w:r w:rsidRPr="00EC5CBB">
              <w:t xml:space="preserve">Ⲧⲱⲃϩ ⲙ̀Ⲡⲟ̅ⲥ̅ ⲉϩ̀ⲣⲏⲓ ⲉϫⲱⲛ </w:t>
            </w:r>
          </w:p>
          <w:p w14:paraId="6C056230" w14:textId="77777777" w:rsidR="00D31F38" w:rsidRDefault="00D31F38" w:rsidP="00E35F1F">
            <w:pPr>
              <w:pStyle w:val="CopticVersemulti-line"/>
            </w:pPr>
            <w:r w:rsidRPr="00EC5CBB">
              <w:t>ⲡⲓⲁⲣⲭⲏⲇⲓⲁⲕⲱⲛ ⲉⲧⲥ̀ⲙⲁⲣⲱⲟⲩⲧ</w:t>
            </w:r>
          </w:p>
          <w:p w14:paraId="2594A953" w14:textId="77777777" w:rsidR="00D31F38" w:rsidRDefault="00D31F38" w:rsidP="00E35F1F">
            <w:pPr>
              <w:pStyle w:val="CopticVersemulti-line"/>
            </w:pPr>
            <w:r w:rsidRPr="00EC5CBB">
              <w:t>Ⲥⲧⲉⲫⲁⲛⲟⲥ ⲡⲓϣⲟⲣⲡ ⲙ̀⳥</w:t>
            </w:r>
          </w:p>
          <w:p w14:paraId="53309F8E" w14:textId="77777777" w:rsidR="00D31F38" w:rsidRDefault="00D31F38" w:rsidP="00E35F1F">
            <w:pPr>
              <w:pStyle w:val="CopticVerse"/>
            </w:pPr>
            <w:r w:rsidRPr="00EC5CBB">
              <w:t>ⲛ̀ⲧⲉϥⲭⲁ ⲛⲉⲛⲛⲟⲃⲓ ⲛⲁⲛ ⲉⲃⲟⲗ</w:t>
            </w:r>
            <w:r>
              <w:t>.</w:t>
            </w:r>
          </w:p>
        </w:tc>
      </w:tr>
      <w:tr w:rsidR="00D31F38" w14:paraId="2D2B7665" w14:textId="77777777" w:rsidTr="00E35F1F">
        <w:trPr>
          <w:cantSplit/>
          <w:jc w:val="center"/>
        </w:trPr>
        <w:tc>
          <w:tcPr>
            <w:tcW w:w="288" w:type="dxa"/>
          </w:tcPr>
          <w:p w14:paraId="611842D3" w14:textId="77777777" w:rsidR="00D31F38" w:rsidRDefault="00D31F38" w:rsidP="00E35F1F">
            <w:pPr>
              <w:pStyle w:val="CopticCross"/>
            </w:pPr>
          </w:p>
        </w:tc>
        <w:tc>
          <w:tcPr>
            <w:tcW w:w="3960" w:type="dxa"/>
          </w:tcPr>
          <w:p w14:paraId="7AC88CCA" w14:textId="77777777" w:rsidR="00D31F38" w:rsidRPr="00006239" w:rsidRDefault="00D31F38" w:rsidP="00E35F1F">
            <w:pPr>
              <w:pStyle w:val="EngHang"/>
              <w:rPr>
                <w:szCs w:val="20"/>
              </w:rPr>
            </w:pPr>
            <w:r w:rsidRPr="00006239">
              <w:t>Pray to the Lord on our behalf,</w:t>
            </w:r>
          </w:p>
          <w:p w14:paraId="7ACE100C"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4E4AA780" w14:textId="77777777" w:rsidR="00D31F38" w:rsidRPr="00006239" w:rsidRDefault="00D31F38" w:rsidP="00E35F1F">
            <w:pPr>
              <w:pStyle w:val="EngHang"/>
              <w:rPr>
                <w:szCs w:val="20"/>
              </w:rPr>
            </w:pPr>
            <w:r w:rsidRPr="00006239">
              <w:t>Mark the Apostle,</w:t>
            </w:r>
          </w:p>
          <w:p w14:paraId="2108BF2E" w14:textId="77777777" w:rsidR="00D31F38" w:rsidRDefault="00D31F38" w:rsidP="00E35F1F">
            <w:pPr>
              <w:pStyle w:val="EngHangEnd"/>
            </w:pPr>
            <w:r w:rsidRPr="00006239">
              <w:t>That He may forgive us our sins.</w:t>
            </w:r>
          </w:p>
        </w:tc>
        <w:tc>
          <w:tcPr>
            <w:tcW w:w="288" w:type="dxa"/>
          </w:tcPr>
          <w:p w14:paraId="679B0DD7" w14:textId="77777777" w:rsidR="00D31F38" w:rsidRDefault="00D31F38" w:rsidP="00E35F1F"/>
        </w:tc>
        <w:tc>
          <w:tcPr>
            <w:tcW w:w="288" w:type="dxa"/>
          </w:tcPr>
          <w:p w14:paraId="426EF1E8" w14:textId="77777777" w:rsidR="00D31F38" w:rsidRDefault="00D31F38" w:rsidP="00E35F1F">
            <w:pPr>
              <w:pStyle w:val="CopticCross"/>
            </w:pPr>
          </w:p>
        </w:tc>
        <w:tc>
          <w:tcPr>
            <w:tcW w:w="3960" w:type="dxa"/>
          </w:tcPr>
          <w:p w14:paraId="35433456" w14:textId="77777777" w:rsidR="00D31F38" w:rsidRDefault="00D31F38" w:rsidP="00E35F1F">
            <w:pPr>
              <w:pStyle w:val="CopticVersemulti-line"/>
            </w:pPr>
            <w:r w:rsidRPr="00EC5CBB">
              <w:t>Ⲧⲱⲃϩ ⲙ̀Ⲡⲟ̅ⲥ̅ ⲉϩ̀ⲣⲏⲓ ⲉϫⲱⲛ</w:t>
            </w:r>
          </w:p>
          <w:p w14:paraId="6E3BA606" w14:textId="77777777" w:rsidR="00D31F38" w:rsidRDefault="00D31F38" w:rsidP="00E35F1F">
            <w:pPr>
              <w:pStyle w:val="CopticVersemulti-line"/>
            </w:pPr>
            <w:r w:rsidRPr="00EC5CBB">
              <w:t>ⲡⲓⲑⲉⲱⲣⲓⲙⲟⲥ ⲛ̀ⲉⲩⲁⲅⲅⲉⲗⲓⲥⲧⲏⲥ</w:t>
            </w:r>
          </w:p>
          <w:p w14:paraId="015D2BC5" w14:textId="77777777" w:rsidR="00D31F38" w:rsidRDefault="00D31F38" w:rsidP="00E35F1F">
            <w:pPr>
              <w:pStyle w:val="CopticVersemulti-line"/>
            </w:pPr>
            <w:r w:rsidRPr="00EC5CBB">
              <w:t>Ⲙⲁⲣⲕⲟⲥ ⲡⲓⲁⲡⲟⲥⲧⲟⲗⲟⲥ</w:t>
            </w:r>
          </w:p>
          <w:p w14:paraId="6E64D425" w14:textId="77777777" w:rsidR="00D31F38" w:rsidRDefault="00D31F38" w:rsidP="00E35F1F">
            <w:pPr>
              <w:pStyle w:val="CopticVerse"/>
            </w:pPr>
            <w:r w:rsidRPr="00EC5CBB">
              <w:t>ⲛ̀ⲧⲉϥⲭⲁ ⲛⲉⲛⲛⲟⲃⲓ ⲛⲁⲛ ⲉⲃⲟⲗ</w:t>
            </w:r>
            <w:r>
              <w:t>.</w:t>
            </w:r>
          </w:p>
        </w:tc>
      </w:tr>
      <w:tr w:rsidR="00D31F38" w14:paraId="323A45A7" w14:textId="77777777" w:rsidTr="00E35F1F">
        <w:trPr>
          <w:cantSplit/>
          <w:jc w:val="center"/>
        </w:trPr>
        <w:tc>
          <w:tcPr>
            <w:tcW w:w="288" w:type="dxa"/>
          </w:tcPr>
          <w:p w14:paraId="7769D5BB" w14:textId="77777777" w:rsidR="00D31F38" w:rsidRDefault="00D31F38" w:rsidP="00E35F1F">
            <w:pPr>
              <w:pStyle w:val="CopticCross"/>
            </w:pPr>
            <w:r>
              <w:lastRenderedPageBreak/>
              <w:t>¿</w:t>
            </w:r>
          </w:p>
        </w:tc>
        <w:tc>
          <w:tcPr>
            <w:tcW w:w="3960" w:type="dxa"/>
          </w:tcPr>
          <w:p w14:paraId="32396D5B" w14:textId="77777777" w:rsidR="00D31F38" w:rsidRPr="00006239" w:rsidRDefault="00D31F38" w:rsidP="00E35F1F">
            <w:pPr>
              <w:pStyle w:val="EngHang"/>
              <w:rPr>
                <w:szCs w:val="20"/>
              </w:rPr>
            </w:pPr>
            <w:r w:rsidRPr="00006239">
              <w:t>Pray to the Lord on our behalf,</w:t>
            </w:r>
          </w:p>
          <w:p w14:paraId="602510CD" w14:textId="77777777" w:rsidR="00D31F38" w:rsidRPr="00006239" w:rsidRDefault="00D31F38" w:rsidP="00E35F1F">
            <w:pPr>
              <w:pStyle w:val="EngHang"/>
              <w:rPr>
                <w:szCs w:val="20"/>
              </w:rPr>
            </w:pPr>
            <w:r>
              <w:t>O struggle-bearer the martyr,</w:t>
            </w:r>
          </w:p>
          <w:p w14:paraId="09027306" w14:textId="77777777" w:rsidR="00D31F38" w:rsidRPr="00006239" w:rsidRDefault="00D31F38" w:rsidP="00E35F1F">
            <w:pPr>
              <w:pStyle w:val="EngHang"/>
              <w:rPr>
                <w:szCs w:val="20"/>
              </w:rPr>
            </w:pPr>
            <w:r w:rsidRPr="00006239">
              <w:t>My lord the prince, George,</w:t>
            </w:r>
          </w:p>
          <w:p w14:paraId="3E036BE5" w14:textId="77777777" w:rsidR="00D31F38" w:rsidRDefault="00D31F38" w:rsidP="00E35F1F">
            <w:pPr>
              <w:pStyle w:val="EngHangEnd"/>
            </w:pPr>
            <w:r w:rsidRPr="00006239">
              <w:t>That He may forgive us our sins.</w:t>
            </w:r>
          </w:p>
        </w:tc>
        <w:tc>
          <w:tcPr>
            <w:tcW w:w="288" w:type="dxa"/>
          </w:tcPr>
          <w:p w14:paraId="244F0B4E" w14:textId="77777777" w:rsidR="00D31F38" w:rsidRDefault="00D31F38" w:rsidP="00E35F1F"/>
        </w:tc>
        <w:tc>
          <w:tcPr>
            <w:tcW w:w="288" w:type="dxa"/>
          </w:tcPr>
          <w:p w14:paraId="07718462" w14:textId="77777777" w:rsidR="00D31F38" w:rsidRDefault="00D31F38" w:rsidP="00E35F1F">
            <w:pPr>
              <w:pStyle w:val="CopticCross"/>
            </w:pPr>
            <w:r>
              <w:t>¿</w:t>
            </w:r>
          </w:p>
        </w:tc>
        <w:tc>
          <w:tcPr>
            <w:tcW w:w="3960" w:type="dxa"/>
          </w:tcPr>
          <w:p w14:paraId="28F05D4C" w14:textId="77777777" w:rsidR="00D31F38" w:rsidRDefault="00D31F38" w:rsidP="00E35F1F">
            <w:pPr>
              <w:pStyle w:val="CopticVersemulti-line"/>
            </w:pPr>
            <w:r>
              <w:t>Ⲧⲱⲃϩ ⲙ̀Ⲡⲟ̅ⲥ̅ ⲉϩ̀ⲣⲏⲓ ⲉϫⲱⲛ</w:t>
            </w:r>
          </w:p>
          <w:p w14:paraId="28380135" w14:textId="77777777" w:rsidR="00D31F38" w:rsidRDefault="00D31F38" w:rsidP="00E35F1F">
            <w:pPr>
              <w:pStyle w:val="CopticVersemulti-line"/>
            </w:pPr>
            <w:r>
              <w:t>ⲡⲓⲁⲑⲗⲟⲫⲟⲣⲟⲥ ⲙ̀⳥</w:t>
            </w:r>
          </w:p>
          <w:p w14:paraId="07930481" w14:textId="77777777" w:rsidR="00D31F38" w:rsidRDefault="00D31F38" w:rsidP="00E35F1F">
            <w:pPr>
              <w:pStyle w:val="CopticVersemulti-line"/>
            </w:pPr>
            <w:r>
              <w:t>ⲡⲁⲟ̅ⲥ̅ ⲡ̀ⲟⲩⲣⲟ Ⲅⲉⲱⲣⲅⲓⲟⲥ</w:t>
            </w:r>
          </w:p>
          <w:p w14:paraId="2E208FD2" w14:textId="77777777" w:rsidR="00D31F38" w:rsidRDefault="00D31F38" w:rsidP="00E35F1F">
            <w:pPr>
              <w:pStyle w:val="CopticVerse"/>
            </w:pPr>
            <w:r>
              <w:t>ⲛ̀ⲧⲉϥⲭⲁ ⲛⲉⲛⲛⲟⲃⲓ ⲛⲁⲛ ⲉⲃⲟⲗ.</w:t>
            </w:r>
          </w:p>
        </w:tc>
      </w:tr>
      <w:tr w:rsidR="00D31F38" w14:paraId="4F712F5E" w14:textId="77777777" w:rsidTr="00E35F1F">
        <w:trPr>
          <w:cantSplit/>
          <w:jc w:val="center"/>
        </w:trPr>
        <w:tc>
          <w:tcPr>
            <w:tcW w:w="288" w:type="dxa"/>
          </w:tcPr>
          <w:p w14:paraId="008EF3C2" w14:textId="77777777" w:rsidR="00D31F38" w:rsidRDefault="00D31F38" w:rsidP="00E35F1F">
            <w:pPr>
              <w:pStyle w:val="CopticCross"/>
            </w:pPr>
          </w:p>
        </w:tc>
        <w:tc>
          <w:tcPr>
            <w:tcW w:w="3960" w:type="dxa"/>
          </w:tcPr>
          <w:p w14:paraId="072A1606" w14:textId="77777777" w:rsidR="00D31F38" w:rsidRPr="00006239" w:rsidRDefault="00D31F38" w:rsidP="00E35F1F">
            <w:pPr>
              <w:pStyle w:val="EngHang"/>
              <w:rPr>
                <w:szCs w:val="20"/>
              </w:rPr>
            </w:pPr>
            <w:r w:rsidRPr="00006239">
              <w:t>Pray to the Lord on our behalf,</w:t>
            </w:r>
          </w:p>
          <w:p w14:paraId="749B8EAA" w14:textId="77777777" w:rsidR="00D31F38" w:rsidRPr="00006239" w:rsidRDefault="00D31F38" w:rsidP="00E35F1F">
            <w:pPr>
              <w:pStyle w:val="EngHang"/>
              <w:rPr>
                <w:szCs w:val="20"/>
              </w:rPr>
            </w:pPr>
            <w:r w:rsidRPr="00006239">
              <w:t>Theodorus and Theodorus,</w:t>
            </w:r>
          </w:p>
          <w:p w14:paraId="0EBCF4BA" w14:textId="77777777" w:rsidR="00D31F38" w:rsidRPr="00006239" w:rsidRDefault="00D31F38" w:rsidP="00E35F1F">
            <w:pPr>
              <w:pStyle w:val="EngHang"/>
              <w:rPr>
                <w:szCs w:val="20"/>
              </w:rPr>
            </w:pPr>
            <w:r w:rsidRPr="00006239">
              <w:t>Leontius and Panicharus,</w:t>
            </w:r>
          </w:p>
          <w:p w14:paraId="02054117" w14:textId="77777777" w:rsidR="00D31F38" w:rsidRPr="00006239" w:rsidRDefault="00D31F38" w:rsidP="00E35F1F">
            <w:pPr>
              <w:pStyle w:val="EngHangEnd"/>
              <w:rPr>
                <w:szCs w:val="20"/>
              </w:rPr>
            </w:pPr>
            <w:r w:rsidRPr="00006239">
              <w:t>That He may forgive us our sins.</w:t>
            </w:r>
          </w:p>
        </w:tc>
        <w:tc>
          <w:tcPr>
            <w:tcW w:w="288" w:type="dxa"/>
          </w:tcPr>
          <w:p w14:paraId="1E9EC7B4" w14:textId="77777777" w:rsidR="00D31F38" w:rsidRDefault="00D31F38" w:rsidP="00E35F1F"/>
        </w:tc>
        <w:tc>
          <w:tcPr>
            <w:tcW w:w="288" w:type="dxa"/>
          </w:tcPr>
          <w:p w14:paraId="4C600EA5" w14:textId="77777777" w:rsidR="00D31F38" w:rsidRDefault="00D31F38" w:rsidP="00E35F1F">
            <w:pPr>
              <w:pStyle w:val="CopticCross"/>
            </w:pPr>
          </w:p>
        </w:tc>
        <w:tc>
          <w:tcPr>
            <w:tcW w:w="3960" w:type="dxa"/>
          </w:tcPr>
          <w:p w14:paraId="1C1EC103" w14:textId="77777777" w:rsidR="00D31F38" w:rsidRDefault="00D31F38" w:rsidP="00E35F1F">
            <w:pPr>
              <w:pStyle w:val="CopticVersemulti-line"/>
            </w:pPr>
            <w:r w:rsidRPr="00EC5CBB">
              <w:t>Ⲧⲱⲃϩ ⲙ̀Ⲡⲟ̅ⲥ̅ ⲉϩ̀ⲣⲏⲓ ⲉϫⲱⲛ</w:t>
            </w:r>
          </w:p>
          <w:p w14:paraId="62DF473C" w14:textId="77777777" w:rsidR="00D31F38" w:rsidRDefault="00D31F38" w:rsidP="00E35F1F">
            <w:pPr>
              <w:pStyle w:val="CopticVersemulti-line"/>
            </w:pPr>
            <w:r w:rsidRPr="00EC5CBB">
              <w:t>Ⲑⲉⲱⲇⲟⲣⲟⲥ ⲛⲉⲙ Ⲑⲉⲱⲇⲟⲣⲟⲥ</w:t>
            </w:r>
          </w:p>
          <w:p w14:paraId="2ABCBD03" w14:textId="77777777" w:rsidR="00D31F38" w:rsidRDefault="00D31F38" w:rsidP="00E35F1F">
            <w:pPr>
              <w:pStyle w:val="CopticVersemulti-line"/>
            </w:pPr>
            <w:r w:rsidRPr="00EC5CBB">
              <w:t xml:space="preserve">ⲛⲉⲙ Ⲗⲉⲟⲛⲧⲓⲟⲥ ⲛⲉⲙ Ⲡⲁⲛⲓⲕⲁⲣⲡⲟⲥ </w:t>
            </w:r>
          </w:p>
          <w:p w14:paraId="25ABEB5E" w14:textId="77777777" w:rsidR="00D31F38" w:rsidRDefault="00D31F38" w:rsidP="00E35F1F">
            <w:pPr>
              <w:pStyle w:val="CopticVerse"/>
            </w:pPr>
            <w:r w:rsidRPr="00EC5CBB">
              <w:t>ⲛ̀ⲧⲉϥⲭⲁ ⲛⲉⲛⲛⲟⲃⲓ ⲛⲁⲛ ⲉⲃⲟⲗ</w:t>
            </w:r>
            <w:r>
              <w:t>.</w:t>
            </w:r>
          </w:p>
        </w:tc>
      </w:tr>
      <w:tr w:rsidR="00D31F38" w14:paraId="47954638" w14:textId="77777777" w:rsidTr="00E35F1F">
        <w:trPr>
          <w:cantSplit/>
          <w:jc w:val="center"/>
        </w:trPr>
        <w:tc>
          <w:tcPr>
            <w:tcW w:w="288" w:type="dxa"/>
          </w:tcPr>
          <w:p w14:paraId="44330828" w14:textId="77777777" w:rsidR="00D31F38" w:rsidRDefault="00D31F38" w:rsidP="00E35F1F">
            <w:pPr>
              <w:pStyle w:val="CopticCross"/>
            </w:pPr>
            <w:r>
              <w:t>¿</w:t>
            </w:r>
          </w:p>
        </w:tc>
        <w:tc>
          <w:tcPr>
            <w:tcW w:w="3960" w:type="dxa"/>
          </w:tcPr>
          <w:p w14:paraId="74CCCCA8" w14:textId="77777777" w:rsidR="00D31F38" w:rsidRPr="00006239" w:rsidRDefault="00D31F38" w:rsidP="00E35F1F">
            <w:pPr>
              <w:pStyle w:val="EngHang"/>
              <w:rPr>
                <w:szCs w:val="20"/>
              </w:rPr>
            </w:pPr>
            <w:r w:rsidRPr="00006239">
              <w:t>Pray to the Lord on our behalf,</w:t>
            </w:r>
          </w:p>
          <w:p w14:paraId="6FD438F9" w14:textId="77777777" w:rsidR="00D31F38" w:rsidRPr="00006239" w:rsidRDefault="00D31F38" w:rsidP="00E35F1F">
            <w:pPr>
              <w:pStyle w:val="EngHang"/>
              <w:rPr>
                <w:szCs w:val="20"/>
              </w:rPr>
            </w:pPr>
            <w:r w:rsidRPr="00006239">
              <w:t>Philopater Mercurius,</w:t>
            </w:r>
          </w:p>
          <w:p w14:paraId="3B9A90AF" w14:textId="77777777" w:rsidR="00D31F38" w:rsidRPr="00006239" w:rsidRDefault="00D31F38" w:rsidP="00E35F1F">
            <w:pPr>
              <w:pStyle w:val="EngHang"/>
              <w:rPr>
                <w:szCs w:val="20"/>
              </w:rPr>
            </w:pPr>
            <w:r w:rsidRPr="00006239">
              <w:t>Abba Mina and Abba Victor,</w:t>
            </w:r>
          </w:p>
          <w:p w14:paraId="33AD5687" w14:textId="77777777" w:rsidR="00D31F38" w:rsidRPr="00006239" w:rsidRDefault="00D31F38" w:rsidP="00E35F1F">
            <w:pPr>
              <w:pStyle w:val="EngHangEnd"/>
              <w:rPr>
                <w:szCs w:val="20"/>
              </w:rPr>
            </w:pPr>
            <w:r w:rsidRPr="00006239">
              <w:t>That He may forgive us our sins.</w:t>
            </w:r>
          </w:p>
        </w:tc>
        <w:tc>
          <w:tcPr>
            <w:tcW w:w="288" w:type="dxa"/>
          </w:tcPr>
          <w:p w14:paraId="1BDD416D" w14:textId="77777777" w:rsidR="00D31F38" w:rsidRDefault="00D31F38" w:rsidP="00E35F1F"/>
        </w:tc>
        <w:tc>
          <w:tcPr>
            <w:tcW w:w="288" w:type="dxa"/>
          </w:tcPr>
          <w:p w14:paraId="1223B7E9" w14:textId="77777777" w:rsidR="00D31F38" w:rsidRDefault="00D31F38" w:rsidP="00E35F1F">
            <w:pPr>
              <w:pStyle w:val="CopticCross"/>
            </w:pPr>
            <w:r>
              <w:t>¿</w:t>
            </w:r>
          </w:p>
        </w:tc>
        <w:tc>
          <w:tcPr>
            <w:tcW w:w="3960" w:type="dxa"/>
          </w:tcPr>
          <w:p w14:paraId="7F5319CB" w14:textId="77777777" w:rsidR="00D31F38" w:rsidRDefault="00D31F38" w:rsidP="00E35F1F">
            <w:pPr>
              <w:pStyle w:val="CopticVersemulti-line"/>
            </w:pPr>
            <w:r w:rsidRPr="00EC5CBB">
              <w:t>Ⲧⲱⲃϩ ⲙ̀Ⲡⲟ̅ⲥ̅ ⲉϩ̀ⲣⲏⲓ ⲉϫⲱⲛ</w:t>
            </w:r>
          </w:p>
          <w:p w14:paraId="32116AC5" w14:textId="77777777" w:rsidR="00D31F38" w:rsidRDefault="00D31F38" w:rsidP="00E35F1F">
            <w:pPr>
              <w:pStyle w:val="CopticVersemulti-line"/>
            </w:pPr>
            <w:r w:rsidRPr="00EC5CBB">
              <w:t>Ⲫⲓⲗⲟⲡⲁⲧⲏⲣ Ⲙⲉⲣⲕⲟⲩⲣⲓⲟⲥ</w:t>
            </w:r>
          </w:p>
          <w:p w14:paraId="6139E24E" w14:textId="77777777" w:rsidR="00D31F38" w:rsidRDefault="00D31F38" w:rsidP="00E35F1F">
            <w:pPr>
              <w:pStyle w:val="CopticVersemulti-line"/>
            </w:pPr>
            <w:r w:rsidRPr="00EC5CBB">
              <w:t xml:space="preserve">ⲛⲉⲙ ⲁⲡⲁ Ⲙⲏⲛⲁ ⲛⲉⲙ ⲁⲡⲁ Ⲃⲓⲕⲧⲱⲣ </w:t>
            </w:r>
          </w:p>
          <w:p w14:paraId="04ABA2E8" w14:textId="77777777" w:rsidR="00D31F38" w:rsidRDefault="00D31F38" w:rsidP="00E35F1F">
            <w:pPr>
              <w:pStyle w:val="CopticVerse"/>
            </w:pPr>
            <w:r w:rsidRPr="00EC5CBB">
              <w:t>ⲛ̀ⲧⲉϥⲭⲁ ⲛⲉⲛⲛⲟⲃⲓ ⲛⲁⲛ ⲉⲃⲟⲗ</w:t>
            </w:r>
            <w:r>
              <w:t>.</w:t>
            </w:r>
          </w:p>
        </w:tc>
      </w:tr>
      <w:tr w:rsidR="00D31F38" w14:paraId="79708440" w14:textId="77777777" w:rsidTr="00E35F1F">
        <w:trPr>
          <w:cantSplit/>
          <w:jc w:val="center"/>
        </w:trPr>
        <w:tc>
          <w:tcPr>
            <w:tcW w:w="288" w:type="dxa"/>
          </w:tcPr>
          <w:p w14:paraId="44B3A511" w14:textId="77777777" w:rsidR="00D31F38" w:rsidRDefault="00D31F38" w:rsidP="00E35F1F">
            <w:pPr>
              <w:pStyle w:val="CopticCross"/>
            </w:pPr>
          </w:p>
        </w:tc>
        <w:tc>
          <w:tcPr>
            <w:tcW w:w="3960" w:type="dxa"/>
          </w:tcPr>
          <w:p w14:paraId="3AD04508" w14:textId="77777777" w:rsidR="00D31F38" w:rsidRPr="00006239" w:rsidRDefault="00D31F38" w:rsidP="00E35F1F">
            <w:pPr>
              <w:pStyle w:val="EngHang"/>
              <w:rPr>
                <w:szCs w:val="20"/>
              </w:rPr>
            </w:pPr>
            <w:r w:rsidRPr="00006239">
              <w:t>Pray to the Lord on our behalf,</w:t>
            </w:r>
          </w:p>
          <w:p w14:paraId="62F52529" w14:textId="77777777" w:rsidR="00D31F38" w:rsidRPr="00006239" w:rsidRDefault="00D31F38" w:rsidP="00E35F1F">
            <w:pPr>
              <w:pStyle w:val="EngHang"/>
              <w:rPr>
                <w:szCs w:val="20"/>
              </w:rPr>
            </w:pPr>
            <w:r w:rsidRPr="00006239">
              <w:t>Master Claudius and Theodorus,</w:t>
            </w:r>
          </w:p>
          <w:p w14:paraId="719F8D41" w14:textId="77777777" w:rsidR="00D31F38" w:rsidRPr="00006239" w:rsidRDefault="00D31F38" w:rsidP="00E35F1F">
            <w:pPr>
              <w:pStyle w:val="EngHang"/>
              <w:rPr>
                <w:szCs w:val="20"/>
              </w:rPr>
            </w:pPr>
            <w:r w:rsidRPr="00006239">
              <w:t>Abba Eschyron and Abba Isaac,</w:t>
            </w:r>
          </w:p>
          <w:p w14:paraId="10FADE04" w14:textId="77777777" w:rsidR="00D31F38" w:rsidRPr="00006239" w:rsidRDefault="00D31F38" w:rsidP="00E35F1F">
            <w:pPr>
              <w:pStyle w:val="EngHangEnd"/>
            </w:pPr>
            <w:r w:rsidRPr="00006239">
              <w:t>That He may forgive us our sins.</w:t>
            </w:r>
          </w:p>
        </w:tc>
        <w:tc>
          <w:tcPr>
            <w:tcW w:w="288" w:type="dxa"/>
          </w:tcPr>
          <w:p w14:paraId="03240C69" w14:textId="77777777" w:rsidR="00D31F38" w:rsidRDefault="00D31F38" w:rsidP="00E35F1F"/>
        </w:tc>
        <w:tc>
          <w:tcPr>
            <w:tcW w:w="288" w:type="dxa"/>
          </w:tcPr>
          <w:p w14:paraId="18FCBA2A" w14:textId="77777777" w:rsidR="00D31F38" w:rsidRDefault="00D31F38" w:rsidP="00E35F1F">
            <w:pPr>
              <w:pStyle w:val="CopticCross"/>
            </w:pPr>
          </w:p>
        </w:tc>
        <w:tc>
          <w:tcPr>
            <w:tcW w:w="3960" w:type="dxa"/>
          </w:tcPr>
          <w:p w14:paraId="327EA292" w14:textId="77777777" w:rsidR="00D31F38" w:rsidRDefault="00D31F38" w:rsidP="00E35F1F">
            <w:pPr>
              <w:pStyle w:val="CopticVersemulti-line"/>
            </w:pPr>
            <w:r w:rsidRPr="00EC5CBB">
              <w:t>Ⲧⲱⲃϩ ⲙ̀Ⲡⲟ̅ⲥ̅ ⲉϩ̀ⲣⲏⲓ ⲉϫⲱⲛ</w:t>
            </w:r>
          </w:p>
          <w:p w14:paraId="3F2F8631" w14:textId="77777777" w:rsidR="00D31F38" w:rsidRDefault="00D31F38" w:rsidP="00E35F1F">
            <w:pPr>
              <w:pStyle w:val="CopticVersemulti-line"/>
            </w:pPr>
            <w:r w:rsidRPr="00EC5CBB">
              <w:t>ⲕⲩⲣⲓ Ⲕⲗⲁⲩⲇⲓⲟⲥ ⲛⲉⲙ Ⲑⲉⲱⲇⲟⲣⲟⲥ</w:t>
            </w:r>
          </w:p>
          <w:p w14:paraId="1D3BE6C3" w14:textId="77777777" w:rsidR="00D31F38" w:rsidRDefault="00D31F38" w:rsidP="00E35F1F">
            <w:pPr>
              <w:pStyle w:val="CopticVersemulti-line"/>
            </w:pPr>
            <w:r w:rsidRPr="00EC5CBB">
              <w:t xml:space="preserve">ⲛⲉⲙ ⲁⲡⲁ Ⲥⲭⲏⲣⲟⲛ ⲛⲉⲙ ⲁⲡⲁ Ⲓⲥⲁⲁⲕ </w:t>
            </w:r>
          </w:p>
          <w:p w14:paraId="1E107BF7" w14:textId="77777777" w:rsidR="00D31F38" w:rsidRDefault="00D31F38" w:rsidP="00E35F1F">
            <w:pPr>
              <w:pStyle w:val="CopticVerse"/>
            </w:pPr>
            <w:r w:rsidRPr="00EC5CBB">
              <w:t>ⲛ̀ⲧⲉϥⲭⲁ ⲛⲉⲛⲛⲟⲃⲓ ⲛⲁⲛ ⲉⲃⲟⲗ</w:t>
            </w:r>
            <w:r>
              <w:t>.</w:t>
            </w:r>
          </w:p>
        </w:tc>
      </w:tr>
      <w:tr w:rsidR="00D31F38" w14:paraId="35DA2B8E" w14:textId="77777777" w:rsidTr="00E35F1F">
        <w:trPr>
          <w:cantSplit/>
          <w:jc w:val="center"/>
        </w:trPr>
        <w:tc>
          <w:tcPr>
            <w:tcW w:w="288" w:type="dxa"/>
          </w:tcPr>
          <w:p w14:paraId="6C8E7D10" w14:textId="77777777" w:rsidR="00D31F38" w:rsidRDefault="00D31F38" w:rsidP="00E35F1F">
            <w:pPr>
              <w:pStyle w:val="CopticCross"/>
            </w:pPr>
            <w:r>
              <w:t>¿</w:t>
            </w:r>
          </w:p>
        </w:tc>
        <w:tc>
          <w:tcPr>
            <w:tcW w:w="3960" w:type="dxa"/>
          </w:tcPr>
          <w:p w14:paraId="3160CBB8" w14:textId="77777777" w:rsidR="00D31F38" w:rsidRPr="00006239" w:rsidRDefault="00D31F38" w:rsidP="00E35F1F">
            <w:pPr>
              <w:pStyle w:val="EngHang"/>
              <w:rPr>
                <w:szCs w:val="20"/>
              </w:rPr>
            </w:pPr>
            <w:r w:rsidRPr="00006239">
              <w:t>Pray to the Lord on our behalf,</w:t>
            </w:r>
          </w:p>
          <w:p w14:paraId="697423E3" w14:textId="77777777" w:rsidR="00D31F38" w:rsidRPr="00006239" w:rsidRDefault="00D31F38" w:rsidP="00E35F1F">
            <w:pPr>
              <w:pStyle w:val="EngHang"/>
              <w:rPr>
                <w:szCs w:val="20"/>
              </w:rPr>
            </w:pPr>
            <w:r w:rsidRPr="00006239">
              <w:t>Basilidis and Eusebius,</w:t>
            </w:r>
          </w:p>
          <w:p w14:paraId="2791B7B3" w14:textId="77777777" w:rsidR="00D31F38" w:rsidRPr="00006239" w:rsidRDefault="00D31F38" w:rsidP="00E35F1F">
            <w:pPr>
              <w:pStyle w:val="EngHang"/>
              <w:rPr>
                <w:szCs w:val="20"/>
              </w:rPr>
            </w:pPr>
            <w:r w:rsidRPr="00006239">
              <w:t>Macarius and Philotheos,</w:t>
            </w:r>
          </w:p>
          <w:p w14:paraId="1C4107A6" w14:textId="77777777" w:rsidR="00D31F38" w:rsidRPr="00006239" w:rsidRDefault="00D31F38" w:rsidP="00E35F1F">
            <w:pPr>
              <w:pStyle w:val="EngHangEnd"/>
              <w:rPr>
                <w:color w:val="auto"/>
                <w:szCs w:val="20"/>
              </w:rPr>
            </w:pPr>
            <w:r w:rsidRPr="00006239">
              <w:t>That He may forgive us our sins.</w:t>
            </w:r>
          </w:p>
        </w:tc>
        <w:tc>
          <w:tcPr>
            <w:tcW w:w="288" w:type="dxa"/>
          </w:tcPr>
          <w:p w14:paraId="05CF38EF" w14:textId="77777777" w:rsidR="00D31F38" w:rsidRDefault="00D31F38" w:rsidP="00E35F1F"/>
        </w:tc>
        <w:tc>
          <w:tcPr>
            <w:tcW w:w="288" w:type="dxa"/>
          </w:tcPr>
          <w:p w14:paraId="79C7E331" w14:textId="77777777" w:rsidR="00D31F38" w:rsidRDefault="00D31F38" w:rsidP="00E35F1F">
            <w:pPr>
              <w:pStyle w:val="CopticCross"/>
            </w:pPr>
            <w:r>
              <w:t>¿</w:t>
            </w:r>
          </w:p>
        </w:tc>
        <w:tc>
          <w:tcPr>
            <w:tcW w:w="3960" w:type="dxa"/>
          </w:tcPr>
          <w:p w14:paraId="0463BBC0" w14:textId="77777777" w:rsidR="00D31F38" w:rsidRDefault="00D31F38" w:rsidP="00E35F1F">
            <w:pPr>
              <w:pStyle w:val="CopticVersemulti-line"/>
            </w:pPr>
            <w:r w:rsidRPr="00EC5CBB">
              <w:t>Ⲧⲱⲃϩ ⲙ̀Ⲡⲟ̅ⲥ̅ ⲉϩ̀ⲣⲏⲓ ⲉϫⲱⲛ</w:t>
            </w:r>
          </w:p>
          <w:p w14:paraId="01266C6D" w14:textId="77777777" w:rsidR="00D31F38" w:rsidRDefault="00D31F38" w:rsidP="00E35F1F">
            <w:pPr>
              <w:pStyle w:val="CopticVersemulti-line"/>
            </w:pPr>
            <w:r w:rsidRPr="00EC5CBB">
              <w:t>Ⲃⲁⲥⲓⲗⲓⲧⲏⲥ ⲛⲉⲙ Ⲉⲩⲥⲉⲃⲓⲟⲥ</w:t>
            </w:r>
          </w:p>
          <w:p w14:paraId="3A1A4380" w14:textId="77777777" w:rsidR="00D31F38" w:rsidRDefault="00D31F38" w:rsidP="00E35F1F">
            <w:pPr>
              <w:pStyle w:val="CopticVersemulti-line"/>
            </w:pPr>
            <w:r w:rsidRPr="00EC5CBB">
              <w:t>ⲛⲉⲙ Ⲙⲁⲕⲁⲣⲓⲟⲥ ⲛⲉⲙ Ⲫⲓⲗⲟⲑⲉⲟⲥ</w:t>
            </w:r>
          </w:p>
          <w:p w14:paraId="1C9C5E4B" w14:textId="77777777" w:rsidR="00D31F38" w:rsidRDefault="00D31F38" w:rsidP="00E35F1F">
            <w:pPr>
              <w:pStyle w:val="CopticVerse"/>
            </w:pPr>
            <w:r w:rsidRPr="00EC5CBB">
              <w:t>ⲛ̀ⲧⲉϥⲭⲁ ⲛⲉⲛⲛⲟⲃⲓ ⲛⲁⲛ ⲉⲃⲟⲗ</w:t>
            </w:r>
            <w:r>
              <w:t>.</w:t>
            </w:r>
          </w:p>
        </w:tc>
      </w:tr>
      <w:tr w:rsidR="00D31F38" w14:paraId="17316244" w14:textId="77777777" w:rsidTr="00E35F1F">
        <w:trPr>
          <w:cantSplit/>
          <w:jc w:val="center"/>
        </w:trPr>
        <w:tc>
          <w:tcPr>
            <w:tcW w:w="288" w:type="dxa"/>
          </w:tcPr>
          <w:p w14:paraId="0DC5A4EE" w14:textId="77777777" w:rsidR="00D31F38" w:rsidRDefault="00D31F38" w:rsidP="00E35F1F">
            <w:pPr>
              <w:pStyle w:val="CopticCross"/>
            </w:pPr>
          </w:p>
        </w:tc>
        <w:tc>
          <w:tcPr>
            <w:tcW w:w="3960" w:type="dxa"/>
          </w:tcPr>
          <w:p w14:paraId="7254F6BB" w14:textId="77777777" w:rsidR="00D31F38" w:rsidRPr="00006239" w:rsidRDefault="00D31F38" w:rsidP="00E35F1F">
            <w:pPr>
              <w:pStyle w:val="EngHang"/>
              <w:rPr>
                <w:szCs w:val="20"/>
              </w:rPr>
            </w:pPr>
            <w:r w:rsidRPr="00006239">
              <w:t>Pray to the Lord on our behalf,</w:t>
            </w:r>
          </w:p>
          <w:p w14:paraId="408A4D95" w14:textId="77777777" w:rsidR="00D31F38" w:rsidRPr="00006239" w:rsidRDefault="00D31F38" w:rsidP="00E35F1F">
            <w:pPr>
              <w:pStyle w:val="EngHang"/>
              <w:rPr>
                <w:szCs w:val="20"/>
              </w:rPr>
            </w:pPr>
            <w:r w:rsidRPr="00006239">
              <w:t>Abba Pisoora and Abba Epshoi,</w:t>
            </w:r>
          </w:p>
          <w:p w14:paraId="14CF2B77" w14:textId="77777777" w:rsidR="00D31F38" w:rsidRPr="00006239" w:rsidRDefault="00D31F38" w:rsidP="00E35F1F">
            <w:pPr>
              <w:pStyle w:val="EngHang"/>
              <w:rPr>
                <w:szCs w:val="20"/>
              </w:rPr>
            </w:pPr>
            <w:r w:rsidRPr="00006239">
              <w:t>Abba Eesi and his sister Thekla,</w:t>
            </w:r>
          </w:p>
          <w:p w14:paraId="6AC34201" w14:textId="77777777" w:rsidR="00D31F38" w:rsidRPr="00006239" w:rsidRDefault="00D31F38" w:rsidP="00E35F1F">
            <w:pPr>
              <w:pStyle w:val="EngHangEnd"/>
              <w:rPr>
                <w:color w:val="auto"/>
                <w:szCs w:val="20"/>
              </w:rPr>
            </w:pPr>
            <w:r w:rsidRPr="00006239">
              <w:t>That He may forgive us our sins.</w:t>
            </w:r>
          </w:p>
        </w:tc>
        <w:tc>
          <w:tcPr>
            <w:tcW w:w="288" w:type="dxa"/>
          </w:tcPr>
          <w:p w14:paraId="5FC80F08" w14:textId="77777777" w:rsidR="00D31F38" w:rsidRDefault="00D31F38" w:rsidP="00E35F1F"/>
        </w:tc>
        <w:tc>
          <w:tcPr>
            <w:tcW w:w="288" w:type="dxa"/>
          </w:tcPr>
          <w:p w14:paraId="18F58A9D" w14:textId="77777777" w:rsidR="00D31F38" w:rsidRDefault="00D31F38" w:rsidP="00E35F1F">
            <w:pPr>
              <w:pStyle w:val="CopticCross"/>
            </w:pPr>
          </w:p>
        </w:tc>
        <w:tc>
          <w:tcPr>
            <w:tcW w:w="3960" w:type="dxa"/>
          </w:tcPr>
          <w:p w14:paraId="1ED3614F" w14:textId="77777777" w:rsidR="00D31F38" w:rsidRDefault="00D31F38" w:rsidP="00E35F1F">
            <w:pPr>
              <w:pStyle w:val="CopticVersemulti-line"/>
            </w:pPr>
            <w:r w:rsidRPr="00EC5CBB">
              <w:t>Ⲧⲱⲃϩ ⲙ̀Ⲡⲟ̅ⲥ̅ ⲉϩ̀ⲣⲏⲓ ⲉϫⲱⲛ</w:t>
            </w:r>
          </w:p>
          <w:p w14:paraId="2E48D6FC" w14:textId="77777777" w:rsidR="00D31F38" w:rsidRDefault="00D31F38" w:rsidP="00E35F1F">
            <w:pPr>
              <w:pStyle w:val="CopticVersemulti-line"/>
            </w:pPr>
            <w:r w:rsidRPr="00EC5CBB">
              <w:t>ⲁⲃⲃⲁ Ⲡⲓⲥⲟⲩⲣⲁ ⲛⲉⲙ ⲁⲡⲁ Ⲡϣⲱⲓ</w:t>
            </w:r>
          </w:p>
          <w:p w14:paraId="3B6C5FBB" w14:textId="77777777" w:rsidR="00D31F38" w:rsidRDefault="00D31F38" w:rsidP="00E35F1F">
            <w:pPr>
              <w:pStyle w:val="CopticVersemulti-line"/>
            </w:pPr>
            <w:r w:rsidRPr="00EC5CBB">
              <w:t>ⲛⲉⲙ ⲁⲡⲁ Ⲏⲥⲓ ⲛⲉⲙ Ⲑⲉⲕⲗⲁ</w:t>
            </w:r>
            <w:r>
              <w:t xml:space="preserve"> </w:t>
            </w:r>
            <w:r w:rsidRPr="00EC5CBB">
              <w:t>ⲧⲉϥⲥⲱⲛⲓ</w:t>
            </w:r>
          </w:p>
          <w:p w14:paraId="47A16F23" w14:textId="77777777" w:rsidR="00D31F38" w:rsidRDefault="00D31F38" w:rsidP="00E35F1F">
            <w:pPr>
              <w:pStyle w:val="CopticVerse"/>
            </w:pPr>
            <w:r w:rsidRPr="00EC5CBB">
              <w:t>ⲛ̀ⲧⲉϥⲭⲁ ⲛⲉⲛⲛⲟⲃⲓ ⲛⲁⲛ ⲉⲃⲟⲗ</w:t>
            </w:r>
            <w:r>
              <w:t>.</w:t>
            </w:r>
          </w:p>
        </w:tc>
      </w:tr>
      <w:tr w:rsidR="00D31F38" w14:paraId="1AC65140" w14:textId="77777777" w:rsidTr="00E35F1F">
        <w:trPr>
          <w:cantSplit/>
          <w:jc w:val="center"/>
        </w:trPr>
        <w:tc>
          <w:tcPr>
            <w:tcW w:w="288" w:type="dxa"/>
          </w:tcPr>
          <w:p w14:paraId="5C93884B" w14:textId="77777777" w:rsidR="00D31F38" w:rsidRDefault="00D31F38" w:rsidP="00E35F1F">
            <w:pPr>
              <w:pStyle w:val="CopticCross"/>
            </w:pPr>
            <w:r>
              <w:t>¿</w:t>
            </w:r>
          </w:p>
        </w:tc>
        <w:tc>
          <w:tcPr>
            <w:tcW w:w="3960" w:type="dxa"/>
          </w:tcPr>
          <w:p w14:paraId="22E08AED" w14:textId="77777777" w:rsidR="00D31F38" w:rsidRPr="00006239" w:rsidRDefault="00D31F38" w:rsidP="00E35F1F">
            <w:pPr>
              <w:pStyle w:val="EngHang"/>
              <w:rPr>
                <w:szCs w:val="20"/>
              </w:rPr>
            </w:pPr>
            <w:r w:rsidRPr="00006239">
              <w:t>Pray to the Lord on our behalf,</w:t>
            </w:r>
          </w:p>
          <w:p w14:paraId="1B3E6C3C" w14:textId="77777777" w:rsidR="00D31F38" w:rsidRPr="00006239" w:rsidRDefault="00D31F38" w:rsidP="00E35F1F">
            <w:pPr>
              <w:pStyle w:val="EngHang"/>
              <w:rPr>
                <w:szCs w:val="20"/>
              </w:rPr>
            </w:pPr>
            <w:r>
              <w:t>O struggle-bearers the martyrs,</w:t>
            </w:r>
          </w:p>
          <w:p w14:paraId="44CAEDDF" w14:textId="77777777" w:rsidR="00D31F38" w:rsidRPr="00006239" w:rsidRDefault="00D31F38" w:rsidP="00E35F1F">
            <w:pPr>
              <w:pStyle w:val="EngHang"/>
              <w:rPr>
                <w:szCs w:val="20"/>
              </w:rPr>
            </w:pPr>
            <w:r w:rsidRPr="00006239">
              <w:t>Justus, Apali and Theoklia,</w:t>
            </w:r>
          </w:p>
          <w:p w14:paraId="38146711" w14:textId="77777777" w:rsidR="00D31F38" w:rsidRPr="00006239" w:rsidRDefault="00D31F38" w:rsidP="00E35F1F">
            <w:pPr>
              <w:pStyle w:val="EngHangEnd"/>
              <w:rPr>
                <w:color w:val="auto"/>
                <w:szCs w:val="20"/>
              </w:rPr>
            </w:pPr>
            <w:r w:rsidRPr="00006239">
              <w:t>That He may forgive us our sins.</w:t>
            </w:r>
          </w:p>
        </w:tc>
        <w:tc>
          <w:tcPr>
            <w:tcW w:w="288" w:type="dxa"/>
          </w:tcPr>
          <w:p w14:paraId="01C2D5F7" w14:textId="77777777" w:rsidR="00D31F38" w:rsidRDefault="00D31F38" w:rsidP="00E35F1F"/>
        </w:tc>
        <w:tc>
          <w:tcPr>
            <w:tcW w:w="288" w:type="dxa"/>
          </w:tcPr>
          <w:p w14:paraId="2A970F97" w14:textId="77777777" w:rsidR="00D31F38" w:rsidRDefault="00D31F38" w:rsidP="00E35F1F">
            <w:pPr>
              <w:pStyle w:val="CopticCross"/>
            </w:pPr>
            <w:r>
              <w:t>¿</w:t>
            </w:r>
          </w:p>
        </w:tc>
        <w:tc>
          <w:tcPr>
            <w:tcW w:w="3960" w:type="dxa"/>
          </w:tcPr>
          <w:p w14:paraId="003DE9CE" w14:textId="77777777" w:rsidR="00D31F38" w:rsidRDefault="00D31F38" w:rsidP="00E35F1F">
            <w:pPr>
              <w:pStyle w:val="CopticVersemulti-line"/>
            </w:pPr>
            <w:r w:rsidRPr="00EC5CBB">
              <w:t>Ⲧⲱⲃϩ ⲙ̀Ⲡⲟ̅ⲥ̅ ⲉϩ̀ⲣⲏⲓ ⲉϫⲱⲛ</w:t>
            </w:r>
          </w:p>
          <w:p w14:paraId="623F3510" w14:textId="77777777" w:rsidR="00D31F38" w:rsidRDefault="00D31F38" w:rsidP="00E35F1F">
            <w:pPr>
              <w:pStyle w:val="CopticVersemulti-line"/>
            </w:pPr>
            <w:r w:rsidRPr="00EC5CBB">
              <w:t xml:space="preserve"> ⲛⲓⲁⲑⲗⲟⲫⲟⲣⲟⲥ ⲙ̀⳥</w:t>
            </w:r>
          </w:p>
          <w:p w14:paraId="2DE38D9E" w14:textId="77777777" w:rsidR="00D31F38" w:rsidRDefault="00D31F38" w:rsidP="00E35F1F">
            <w:pPr>
              <w:pStyle w:val="CopticVersemulti-line"/>
            </w:pPr>
            <w:r w:rsidRPr="00EC5CBB">
              <w:t>ⲓⲟⲩⲥⲧⲟⲩⲥ ⲛⲉⲙ Ⲁⲡⲁⲗⲓ ⲛⲉⲙ Ⲑⲉⲟⲕⲗⲓⲁ</w:t>
            </w:r>
          </w:p>
          <w:p w14:paraId="0DBCB05B" w14:textId="77777777" w:rsidR="00D31F38" w:rsidRDefault="00D31F38" w:rsidP="00E35F1F">
            <w:pPr>
              <w:pStyle w:val="CopticVerse"/>
            </w:pPr>
            <w:r w:rsidRPr="00EC5CBB">
              <w:t>ⲛ̀ⲧⲉϥⲭⲁ ⲛⲉⲛⲛⲟⲃⲓ ⲛⲁⲛ ⲉⲃⲟⲗ</w:t>
            </w:r>
            <w:r>
              <w:t>.</w:t>
            </w:r>
          </w:p>
        </w:tc>
      </w:tr>
      <w:tr w:rsidR="00D31F38" w14:paraId="50E2A835" w14:textId="77777777" w:rsidTr="00E35F1F">
        <w:trPr>
          <w:cantSplit/>
          <w:jc w:val="center"/>
        </w:trPr>
        <w:tc>
          <w:tcPr>
            <w:tcW w:w="288" w:type="dxa"/>
          </w:tcPr>
          <w:p w14:paraId="4527D4F3" w14:textId="77777777" w:rsidR="00D31F38" w:rsidRDefault="00D31F38" w:rsidP="00E35F1F">
            <w:pPr>
              <w:pStyle w:val="CopticCross"/>
            </w:pPr>
          </w:p>
        </w:tc>
        <w:tc>
          <w:tcPr>
            <w:tcW w:w="3960" w:type="dxa"/>
          </w:tcPr>
          <w:p w14:paraId="242139CF" w14:textId="77777777" w:rsidR="00D31F38" w:rsidRPr="00006239" w:rsidRDefault="00D31F38" w:rsidP="00E35F1F">
            <w:pPr>
              <w:pStyle w:val="EngHang"/>
              <w:rPr>
                <w:szCs w:val="20"/>
              </w:rPr>
            </w:pPr>
            <w:r w:rsidRPr="00006239">
              <w:t>Pray to the Lord on our behalf,</w:t>
            </w:r>
          </w:p>
          <w:p w14:paraId="29B37146" w14:textId="77777777" w:rsidR="00D31F38" w:rsidRPr="00006239" w:rsidRDefault="00D31F38" w:rsidP="00E35F1F">
            <w:pPr>
              <w:pStyle w:val="EngHang"/>
              <w:rPr>
                <w:szCs w:val="20"/>
              </w:rPr>
            </w:pPr>
            <w:r w:rsidRPr="00006239">
              <w:t>Saint James the Persian,</w:t>
            </w:r>
          </w:p>
          <w:p w14:paraId="640D514F" w14:textId="77777777" w:rsidR="00D31F38" w:rsidRPr="00006239" w:rsidRDefault="00D31F38" w:rsidP="00E35F1F">
            <w:pPr>
              <w:pStyle w:val="EngHang"/>
              <w:rPr>
                <w:szCs w:val="20"/>
              </w:rPr>
            </w:pPr>
            <w:r w:rsidRPr="00006239">
              <w:t>Saint Sergius and Saint Bachus,</w:t>
            </w:r>
          </w:p>
          <w:p w14:paraId="6DF53D75" w14:textId="77777777" w:rsidR="00D31F38" w:rsidRPr="00006239" w:rsidRDefault="00D31F38" w:rsidP="00E35F1F">
            <w:pPr>
              <w:pStyle w:val="EngHangEnd"/>
              <w:rPr>
                <w:color w:val="auto"/>
                <w:szCs w:val="20"/>
              </w:rPr>
            </w:pPr>
            <w:r w:rsidRPr="00006239">
              <w:t>That He may forgive us our sins.</w:t>
            </w:r>
          </w:p>
        </w:tc>
        <w:tc>
          <w:tcPr>
            <w:tcW w:w="288" w:type="dxa"/>
          </w:tcPr>
          <w:p w14:paraId="744391B5" w14:textId="77777777" w:rsidR="00D31F38" w:rsidRDefault="00D31F38" w:rsidP="00E35F1F"/>
        </w:tc>
        <w:tc>
          <w:tcPr>
            <w:tcW w:w="288" w:type="dxa"/>
          </w:tcPr>
          <w:p w14:paraId="5F39D5A5" w14:textId="77777777" w:rsidR="00D31F38" w:rsidRDefault="00D31F38" w:rsidP="00E35F1F">
            <w:pPr>
              <w:pStyle w:val="CopticCross"/>
            </w:pPr>
          </w:p>
        </w:tc>
        <w:tc>
          <w:tcPr>
            <w:tcW w:w="3960" w:type="dxa"/>
          </w:tcPr>
          <w:p w14:paraId="48C615C0" w14:textId="77777777" w:rsidR="00D31F38" w:rsidRDefault="00D31F38" w:rsidP="00E35F1F">
            <w:pPr>
              <w:pStyle w:val="CopticVersemulti-line"/>
            </w:pPr>
            <w:r w:rsidRPr="00EC5CBB">
              <w:t>Ⲧⲱⲃϩ ⲙ̀Ⲡⲟ̅ⲥ̅ ⲉϩ̀ⲣⲏⲓ ⲉϫⲱⲛ</w:t>
            </w:r>
          </w:p>
          <w:p w14:paraId="723D356C" w14:textId="77777777" w:rsidR="00D31F38" w:rsidRDefault="00D31F38" w:rsidP="00E35F1F">
            <w:pPr>
              <w:pStyle w:val="CopticVersemulti-line"/>
            </w:pPr>
            <w:r w:rsidRPr="00EC5CBB">
              <w:t>ⲁⲃⲃⲁ Ⲓⲁⲕⲱⲃⲟⲥ ⲡⲓϥⲉⲣⲥⲓⲥ</w:t>
            </w:r>
          </w:p>
          <w:p w14:paraId="313765CC" w14:textId="77777777" w:rsidR="00D31F38" w:rsidRDefault="00D31F38" w:rsidP="00E35F1F">
            <w:pPr>
              <w:pStyle w:val="CopticVersemulti-line"/>
            </w:pPr>
            <w:r w:rsidRPr="00EC5CBB">
              <w:t>ⲛⲉⲙ ⲡⲁⲅⲓⲟⲥ Ⲥⲉⲣⲅⲓⲟⲥ ⲛⲉⲙ Ⲃⲁⲭⲟⲥ</w:t>
            </w:r>
          </w:p>
          <w:p w14:paraId="35491CCD" w14:textId="77777777" w:rsidR="00D31F38" w:rsidRDefault="00D31F38" w:rsidP="00E35F1F">
            <w:pPr>
              <w:pStyle w:val="CopticVerse"/>
            </w:pPr>
            <w:r w:rsidRPr="00EC5CBB">
              <w:t>ⲛ̀ⲧⲉϥⲭⲁ ⲛⲉⲛⲛⲟⲃⲓ ⲛⲁⲛ ⲉⲃⲟⲗ</w:t>
            </w:r>
            <w:r>
              <w:t>.</w:t>
            </w:r>
          </w:p>
        </w:tc>
      </w:tr>
      <w:tr w:rsidR="00D31F38" w14:paraId="3251CD09" w14:textId="77777777" w:rsidTr="00E35F1F">
        <w:trPr>
          <w:cantSplit/>
          <w:jc w:val="center"/>
        </w:trPr>
        <w:tc>
          <w:tcPr>
            <w:tcW w:w="288" w:type="dxa"/>
          </w:tcPr>
          <w:p w14:paraId="225BDAE3" w14:textId="77777777" w:rsidR="00D31F38" w:rsidRDefault="00D31F38" w:rsidP="00E35F1F">
            <w:pPr>
              <w:pStyle w:val="CopticCross"/>
            </w:pPr>
            <w:r>
              <w:t>¿</w:t>
            </w:r>
          </w:p>
        </w:tc>
        <w:tc>
          <w:tcPr>
            <w:tcW w:w="3960" w:type="dxa"/>
          </w:tcPr>
          <w:p w14:paraId="38E903F1" w14:textId="77777777" w:rsidR="00D31F38" w:rsidRPr="00006239" w:rsidRDefault="00D31F38" w:rsidP="00E35F1F">
            <w:pPr>
              <w:pStyle w:val="EngHang"/>
              <w:rPr>
                <w:szCs w:val="20"/>
              </w:rPr>
            </w:pPr>
            <w:r w:rsidRPr="00006239">
              <w:t>Pray to the Lord on our behalf,</w:t>
            </w:r>
          </w:p>
          <w:p w14:paraId="5E490758" w14:textId="77777777" w:rsidR="00D31F38" w:rsidRPr="00006239" w:rsidRDefault="00D31F38" w:rsidP="00E35F1F">
            <w:pPr>
              <w:pStyle w:val="EngHang"/>
              <w:rPr>
                <w:szCs w:val="20"/>
              </w:rPr>
            </w:pPr>
            <w:r>
              <w:t>O struggle-bearers the martyrs,</w:t>
            </w:r>
          </w:p>
          <w:p w14:paraId="32ABB028" w14:textId="77777777" w:rsidR="00D31F38" w:rsidRPr="00006239" w:rsidRDefault="00D31F38" w:rsidP="00E35F1F">
            <w:pPr>
              <w:pStyle w:val="EngHang"/>
              <w:rPr>
                <w:szCs w:val="20"/>
              </w:rPr>
            </w:pPr>
            <w:r w:rsidRPr="00006239">
              <w:t>Cosmas, his brothers and their mother,</w:t>
            </w:r>
          </w:p>
          <w:p w14:paraId="7F91CBAA" w14:textId="77777777" w:rsidR="00D31F38" w:rsidRPr="00006239" w:rsidRDefault="00D31F38" w:rsidP="00E35F1F">
            <w:pPr>
              <w:pStyle w:val="EngHangEnd"/>
              <w:rPr>
                <w:color w:val="auto"/>
                <w:szCs w:val="20"/>
              </w:rPr>
            </w:pPr>
            <w:r w:rsidRPr="00006239">
              <w:t>That He may forgive us our sins.</w:t>
            </w:r>
          </w:p>
        </w:tc>
        <w:tc>
          <w:tcPr>
            <w:tcW w:w="288" w:type="dxa"/>
          </w:tcPr>
          <w:p w14:paraId="173F307F" w14:textId="77777777" w:rsidR="00D31F38" w:rsidRDefault="00D31F38" w:rsidP="00E35F1F"/>
        </w:tc>
        <w:tc>
          <w:tcPr>
            <w:tcW w:w="288" w:type="dxa"/>
          </w:tcPr>
          <w:p w14:paraId="6E3435CD" w14:textId="77777777" w:rsidR="00D31F38" w:rsidRDefault="00D31F38" w:rsidP="00E35F1F">
            <w:pPr>
              <w:pStyle w:val="CopticCross"/>
            </w:pPr>
            <w:r>
              <w:t>¿</w:t>
            </w:r>
          </w:p>
        </w:tc>
        <w:tc>
          <w:tcPr>
            <w:tcW w:w="3960" w:type="dxa"/>
          </w:tcPr>
          <w:p w14:paraId="6400E61E" w14:textId="77777777" w:rsidR="00D31F38" w:rsidRDefault="00D31F38" w:rsidP="00E35F1F">
            <w:pPr>
              <w:pStyle w:val="CopticVersemulti-line"/>
            </w:pPr>
            <w:r w:rsidRPr="00EC5CBB">
              <w:t>Ⲧⲱⲃϩ ⲙ̀Ⲡⲟ̅ⲥ̅ ⲉϩ̀ⲣⲏⲓ ⲉϫⲱⲛ</w:t>
            </w:r>
          </w:p>
          <w:p w14:paraId="1188F56D" w14:textId="77777777" w:rsidR="00D31F38" w:rsidRDefault="00D31F38" w:rsidP="00E35F1F">
            <w:pPr>
              <w:pStyle w:val="CopticVersemulti-line"/>
            </w:pPr>
            <w:r w:rsidRPr="00EC5CBB">
              <w:t>ⲛⲓⲁⲑⲗⲟⲫⲟⲣⲟⲥ ⲙ̀⳥</w:t>
            </w:r>
          </w:p>
          <w:p w14:paraId="4E3C18FC" w14:textId="77777777" w:rsidR="00D31F38" w:rsidRDefault="00D31F38" w:rsidP="00E35F1F">
            <w:pPr>
              <w:pStyle w:val="CopticVersemulti-line"/>
            </w:pPr>
            <w:r w:rsidRPr="00EC5CBB">
              <w:t>Ⲕⲟⲥⲙⲁ ⲛⲉⲙ ⲛⲉϥⲥ̀ⲛⲏⲟⲩ ⲛⲉⲙ ⲧⲟⲩⲙⲁⲩ</w:t>
            </w:r>
          </w:p>
          <w:p w14:paraId="729752D6" w14:textId="77777777" w:rsidR="00D31F38" w:rsidRDefault="00D31F38" w:rsidP="00E35F1F">
            <w:pPr>
              <w:pStyle w:val="CopticVerse"/>
            </w:pPr>
            <w:r w:rsidRPr="00EC5CBB">
              <w:t>ⲛ̀ⲧⲉϥⲭⲁ ⲛⲉⲛⲛⲟⲃⲓ ⲛⲁⲛ ⲉⲃⲟⲗ</w:t>
            </w:r>
            <w:r>
              <w:t>.</w:t>
            </w:r>
          </w:p>
        </w:tc>
      </w:tr>
      <w:tr w:rsidR="00D31F38" w14:paraId="2774FEEA" w14:textId="77777777" w:rsidTr="00E35F1F">
        <w:trPr>
          <w:cantSplit/>
          <w:jc w:val="center"/>
        </w:trPr>
        <w:tc>
          <w:tcPr>
            <w:tcW w:w="288" w:type="dxa"/>
          </w:tcPr>
          <w:p w14:paraId="07339E53" w14:textId="77777777" w:rsidR="00D31F38" w:rsidRDefault="00D31F38" w:rsidP="00E35F1F">
            <w:pPr>
              <w:pStyle w:val="CopticCross"/>
            </w:pPr>
          </w:p>
        </w:tc>
        <w:tc>
          <w:tcPr>
            <w:tcW w:w="3960" w:type="dxa"/>
          </w:tcPr>
          <w:p w14:paraId="624D97A3" w14:textId="77777777" w:rsidR="00D31F38" w:rsidRPr="00006239" w:rsidRDefault="00D31F38" w:rsidP="00E35F1F">
            <w:pPr>
              <w:pStyle w:val="EngHang"/>
              <w:rPr>
                <w:szCs w:val="20"/>
              </w:rPr>
            </w:pPr>
            <w:r w:rsidRPr="00006239">
              <w:t>Pray to the Lord on our behalf,</w:t>
            </w:r>
          </w:p>
          <w:p w14:paraId="55BF3EFA" w14:textId="77777777" w:rsidR="00D31F38" w:rsidRPr="00006239" w:rsidRDefault="00D31F38" w:rsidP="00E35F1F">
            <w:pPr>
              <w:pStyle w:val="EngHang"/>
              <w:rPr>
                <w:szCs w:val="20"/>
              </w:rPr>
            </w:pPr>
            <w:r w:rsidRPr="00006239">
              <w:t>Abba Cyrus and his brother John,</w:t>
            </w:r>
          </w:p>
          <w:p w14:paraId="24DFD2D7" w14:textId="77777777" w:rsidR="00D31F38" w:rsidRPr="00006239" w:rsidRDefault="00D31F38" w:rsidP="00E35F1F">
            <w:pPr>
              <w:pStyle w:val="EngHang"/>
              <w:rPr>
                <w:szCs w:val="20"/>
              </w:rPr>
            </w:pPr>
            <w:r w:rsidRPr="00006239">
              <w:t>And Barbara and Juliana,</w:t>
            </w:r>
          </w:p>
          <w:p w14:paraId="39A849AA" w14:textId="77777777" w:rsidR="00D31F38" w:rsidRPr="00006239" w:rsidRDefault="00D31F38" w:rsidP="00E35F1F">
            <w:pPr>
              <w:pStyle w:val="EngHangEnd"/>
              <w:rPr>
                <w:color w:val="auto"/>
                <w:szCs w:val="20"/>
              </w:rPr>
            </w:pPr>
            <w:r w:rsidRPr="00006239">
              <w:t>That He may forgive us our sins.</w:t>
            </w:r>
          </w:p>
        </w:tc>
        <w:tc>
          <w:tcPr>
            <w:tcW w:w="288" w:type="dxa"/>
          </w:tcPr>
          <w:p w14:paraId="081EC425" w14:textId="77777777" w:rsidR="00D31F38" w:rsidRPr="00FC3604" w:rsidRDefault="00D31F38" w:rsidP="00E35F1F"/>
        </w:tc>
        <w:tc>
          <w:tcPr>
            <w:tcW w:w="288" w:type="dxa"/>
          </w:tcPr>
          <w:p w14:paraId="1F577A90" w14:textId="77777777" w:rsidR="00D31F38" w:rsidRPr="00FC3604" w:rsidRDefault="00D31F38" w:rsidP="00E35F1F">
            <w:pPr>
              <w:pStyle w:val="CopticCross"/>
            </w:pPr>
          </w:p>
        </w:tc>
        <w:tc>
          <w:tcPr>
            <w:tcW w:w="3960" w:type="dxa"/>
          </w:tcPr>
          <w:p w14:paraId="7A05A5D9" w14:textId="77777777" w:rsidR="00D31F38" w:rsidRPr="00FC3604" w:rsidRDefault="00D31F38" w:rsidP="00E35F1F">
            <w:pPr>
              <w:pStyle w:val="CopticVersemulti-line"/>
            </w:pPr>
            <w:commentRangeStart w:id="510"/>
            <w:r w:rsidRPr="00FC3604">
              <w:t>Ⲧⲱⲃϩ ⲙ̀Ⲡⲟ̅ⲥ̅ ⲉϩ̀ⲣⲏⲓ ⲉϫⲱⲛ</w:t>
            </w:r>
          </w:p>
          <w:p w14:paraId="45B8773C" w14:textId="77777777" w:rsidR="00D31F38" w:rsidRPr="00FC3604" w:rsidRDefault="00D31F38" w:rsidP="00E35F1F">
            <w:pPr>
              <w:pStyle w:val="CopticVersemulti-line"/>
            </w:pPr>
            <w:r w:rsidRPr="00FC3604">
              <w:t>ⲁⲡⲁ Ⲕⲓⲣ ⲛⲉⲙ Ⲓⲱ̅ⲁ̅ ⲡⲉϥⲥⲟⲛ</w:t>
            </w:r>
          </w:p>
          <w:p w14:paraId="50C306F2" w14:textId="77777777" w:rsidR="00D31F38" w:rsidRPr="00FC3604" w:rsidRDefault="00D31F38" w:rsidP="00E35F1F">
            <w:pPr>
              <w:pStyle w:val="CopticVersemulti-line"/>
            </w:pPr>
            <w:r w:rsidRPr="00FC3604">
              <w:t>ⲛⲉⲙ Ⲃⲁⲣⲃⲁⲣⲁ ⲛⲉⲙ Ⲓⲟⲩⲗⲓⲁⲛⲏ ⲛⲉⲙ Ⲧⲩⲙⲓⲁⲛⲏ</w:t>
            </w:r>
          </w:p>
          <w:p w14:paraId="64EE5D0F" w14:textId="77777777" w:rsidR="00D31F38" w:rsidRPr="00FC3604" w:rsidRDefault="00D31F38" w:rsidP="00E35F1F">
            <w:pPr>
              <w:pStyle w:val="CopticVerse"/>
            </w:pPr>
            <w:r w:rsidRPr="00FC3604">
              <w:t>ⲛ̀ⲧⲉϥⲭⲁ ⲛⲉⲛⲛⲟⲃⲓ ⲛⲁⲛ ⲉⲃⲟⲗ.</w:t>
            </w:r>
            <w:commentRangeEnd w:id="510"/>
            <w:r>
              <w:rPr>
                <w:rStyle w:val="CommentReference"/>
                <w:rFonts w:ascii="Garamond" w:hAnsi="Garamond" w:cstheme="minorBidi"/>
                <w:noProof w:val="0"/>
                <w:lang w:val="en-CA"/>
              </w:rPr>
              <w:commentReference w:id="510"/>
            </w:r>
          </w:p>
        </w:tc>
      </w:tr>
      <w:tr w:rsidR="00D31F38" w14:paraId="2C091C1B" w14:textId="77777777" w:rsidTr="00E35F1F">
        <w:trPr>
          <w:cantSplit/>
          <w:jc w:val="center"/>
        </w:trPr>
        <w:tc>
          <w:tcPr>
            <w:tcW w:w="288" w:type="dxa"/>
          </w:tcPr>
          <w:p w14:paraId="4E641127" w14:textId="77777777" w:rsidR="00D31F38" w:rsidRDefault="00D31F38" w:rsidP="00E35F1F">
            <w:pPr>
              <w:pStyle w:val="CopticCross"/>
            </w:pPr>
            <w:r>
              <w:t>¿</w:t>
            </w:r>
          </w:p>
        </w:tc>
        <w:tc>
          <w:tcPr>
            <w:tcW w:w="3960" w:type="dxa"/>
          </w:tcPr>
          <w:p w14:paraId="6FF2DD35" w14:textId="77777777" w:rsidR="00D31F38" w:rsidRPr="00006239" w:rsidRDefault="00D31F38" w:rsidP="00E35F1F">
            <w:pPr>
              <w:pStyle w:val="EngHang"/>
              <w:rPr>
                <w:szCs w:val="20"/>
              </w:rPr>
            </w:pPr>
            <w:r w:rsidRPr="00006239">
              <w:t>Pray to the Lord on our behalf,</w:t>
            </w:r>
          </w:p>
          <w:p w14:paraId="531D2480" w14:textId="77777777" w:rsidR="00D31F38" w:rsidRPr="00006239" w:rsidRDefault="00D31F38" w:rsidP="00E35F1F">
            <w:pPr>
              <w:pStyle w:val="EngHang"/>
              <w:rPr>
                <w:szCs w:val="20"/>
              </w:rPr>
            </w:pPr>
            <w:r>
              <w:t>O struggle-bearers the martyrs,</w:t>
            </w:r>
          </w:p>
          <w:p w14:paraId="200E3238" w14:textId="77777777" w:rsidR="00D31F38" w:rsidRPr="00006239" w:rsidRDefault="00D31F38" w:rsidP="00E35F1F">
            <w:pPr>
              <w:pStyle w:val="EngHang"/>
              <w:rPr>
                <w:szCs w:val="20"/>
              </w:rPr>
            </w:pPr>
            <w:r w:rsidRPr="00006239">
              <w:t>Master Apatir and his sister Era-ee,</w:t>
            </w:r>
          </w:p>
          <w:p w14:paraId="5BA96183" w14:textId="77777777" w:rsidR="00D31F38" w:rsidRPr="00006239" w:rsidRDefault="00D31F38" w:rsidP="00E35F1F">
            <w:pPr>
              <w:pStyle w:val="EngHangEnd"/>
            </w:pPr>
            <w:r w:rsidRPr="00006239">
              <w:t>That He may forgive us our sins.</w:t>
            </w:r>
          </w:p>
        </w:tc>
        <w:tc>
          <w:tcPr>
            <w:tcW w:w="288" w:type="dxa"/>
          </w:tcPr>
          <w:p w14:paraId="0C0ED042" w14:textId="77777777" w:rsidR="00D31F38" w:rsidRDefault="00D31F38" w:rsidP="00E35F1F"/>
        </w:tc>
        <w:tc>
          <w:tcPr>
            <w:tcW w:w="288" w:type="dxa"/>
          </w:tcPr>
          <w:p w14:paraId="2F583C82" w14:textId="77777777" w:rsidR="00D31F38" w:rsidRDefault="00D31F38" w:rsidP="00E35F1F">
            <w:pPr>
              <w:pStyle w:val="CopticCross"/>
            </w:pPr>
            <w:r>
              <w:t>¿</w:t>
            </w:r>
          </w:p>
        </w:tc>
        <w:tc>
          <w:tcPr>
            <w:tcW w:w="3960" w:type="dxa"/>
          </w:tcPr>
          <w:p w14:paraId="67161A78" w14:textId="77777777" w:rsidR="00D31F38" w:rsidRDefault="00D31F38" w:rsidP="00E35F1F">
            <w:pPr>
              <w:pStyle w:val="CopticVersemulti-line"/>
            </w:pPr>
            <w:r w:rsidRPr="00EC5CBB">
              <w:t>Ⲧⲱⲃϩ ⲙ̀Ⲡⲟ̅ⲥ̅ ⲉϩ̀ⲣⲏⲓ ⲉϫⲱⲛ</w:t>
            </w:r>
          </w:p>
          <w:p w14:paraId="5602663A" w14:textId="77777777" w:rsidR="00D31F38" w:rsidRDefault="00D31F38" w:rsidP="00E35F1F">
            <w:pPr>
              <w:pStyle w:val="CopticVersemulti-line"/>
            </w:pPr>
            <w:r w:rsidRPr="00EC5CBB">
              <w:t>ⲛⲓⲁⲑⲗⲟⲫⲟⲣⲟⲥ ⲙ̀⳥</w:t>
            </w:r>
          </w:p>
          <w:p w14:paraId="3518A9D8" w14:textId="77777777" w:rsidR="00D31F38" w:rsidRDefault="00D31F38" w:rsidP="00E35F1F">
            <w:pPr>
              <w:pStyle w:val="CopticVersemulti-line"/>
            </w:pPr>
            <w:r w:rsidRPr="00EC5CBB">
              <w:t xml:space="preserve">ⲕⲩⲣⲓ Ⲁⲡⲁⲧⲏⲣ ⲛⲉⲙ Ⲏⲣⲁⲏ ⲧⲉϥⲥⲱⲛⲓ </w:t>
            </w:r>
          </w:p>
          <w:p w14:paraId="0E389718" w14:textId="77777777" w:rsidR="00D31F38" w:rsidRDefault="00D31F38" w:rsidP="00E35F1F">
            <w:pPr>
              <w:pStyle w:val="CopticVerse"/>
            </w:pPr>
            <w:r w:rsidRPr="00EC5CBB">
              <w:t>ⲛ̀ⲧⲉϥⲭⲁ ⲛⲉⲛⲛⲟⲃⲓ ⲛⲁⲛ ⲉⲃⲟⲗ</w:t>
            </w:r>
            <w:r>
              <w:t>.</w:t>
            </w:r>
          </w:p>
        </w:tc>
      </w:tr>
      <w:tr w:rsidR="00D31F38" w14:paraId="3CDA25A4" w14:textId="77777777" w:rsidTr="00E35F1F">
        <w:trPr>
          <w:cantSplit/>
          <w:jc w:val="center"/>
        </w:trPr>
        <w:tc>
          <w:tcPr>
            <w:tcW w:w="288" w:type="dxa"/>
          </w:tcPr>
          <w:p w14:paraId="74880DF9" w14:textId="77777777" w:rsidR="00D31F38" w:rsidRDefault="00D31F38" w:rsidP="00E35F1F">
            <w:pPr>
              <w:pStyle w:val="CopticCross"/>
            </w:pPr>
          </w:p>
        </w:tc>
        <w:tc>
          <w:tcPr>
            <w:tcW w:w="3960" w:type="dxa"/>
          </w:tcPr>
          <w:p w14:paraId="228D0551" w14:textId="77777777" w:rsidR="00D31F38" w:rsidRPr="00006239" w:rsidRDefault="00D31F38" w:rsidP="00E35F1F">
            <w:pPr>
              <w:pStyle w:val="EngHang"/>
              <w:rPr>
                <w:szCs w:val="20"/>
              </w:rPr>
            </w:pPr>
            <w:r w:rsidRPr="00006239">
              <w:t>Pray to the Lord on our behalf,</w:t>
            </w:r>
          </w:p>
          <w:p w14:paraId="1711B1A5" w14:textId="77777777" w:rsidR="00D31F38" w:rsidRPr="00006239" w:rsidRDefault="00D31F38" w:rsidP="00E35F1F">
            <w:pPr>
              <w:pStyle w:val="EngHang"/>
              <w:rPr>
                <w:szCs w:val="20"/>
              </w:rPr>
            </w:pPr>
            <w:r>
              <w:t>O struggle-bearers the martyrs,</w:t>
            </w:r>
          </w:p>
          <w:p w14:paraId="1CD8C9C8" w14:textId="77777777" w:rsidR="00D31F38" w:rsidRPr="00006239" w:rsidRDefault="00D31F38" w:rsidP="00E35F1F">
            <w:pPr>
              <w:pStyle w:val="EngHang"/>
              <w:rPr>
                <w:szCs w:val="20"/>
              </w:rPr>
            </w:pPr>
            <w:r w:rsidRPr="00006239">
              <w:t>Julius and those who were with him,</w:t>
            </w:r>
          </w:p>
          <w:p w14:paraId="43C1B208" w14:textId="77777777" w:rsidR="00D31F38" w:rsidRPr="00006239" w:rsidRDefault="00D31F38" w:rsidP="00E35F1F">
            <w:pPr>
              <w:pStyle w:val="EngHangEnd"/>
            </w:pPr>
            <w:r w:rsidRPr="00006239">
              <w:t>That He may forgive us our sins.</w:t>
            </w:r>
          </w:p>
        </w:tc>
        <w:tc>
          <w:tcPr>
            <w:tcW w:w="288" w:type="dxa"/>
          </w:tcPr>
          <w:p w14:paraId="78D7B578" w14:textId="77777777" w:rsidR="00D31F38" w:rsidRDefault="00D31F38" w:rsidP="00E35F1F"/>
        </w:tc>
        <w:tc>
          <w:tcPr>
            <w:tcW w:w="288" w:type="dxa"/>
          </w:tcPr>
          <w:p w14:paraId="0659B143" w14:textId="77777777" w:rsidR="00D31F38" w:rsidRDefault="00D31F38" w:rsidP="00E35F1F">
            <w:pPr>
              <w:pStyle w:val="CopticCross"/>
            </w:pPr>
          </w:p>
        </w:tc>
        <w:tc>
          <w:tcPr>
            <w:tcW w:w="3960" w:type="dxa"/>
          </w:tcPr>
          <w:p w14:paraId="39F203C6" w14:textId="77777777" w:rsidR="00D31F38" w:rsidRDefault="00D31F38" w:rsidP="00E35F1F">
            <w:pPr>
              <w:pStyle w:val="CopticVersemulti-line"/>
            </w:pPr>
            <w:r>
              <w:t>Ⲧⲱⲃϩ ⲙ̀Ⲡⲟ̅ⲥ̅ ⲉϩ̀ⲣⲏⲓ ⲉϫⲱⲛ</w:t>
            </w:r>
          </w:p>
          <w:p w14:paraId="148791C2" w14:textId="77777777" w:rsidR="00D31F38" w:rsidRDefault="00D31F38" w:rsidP="00E35F1F">
            <w:pPr>
              <w:pStyle w:val="CopticVersemulti-line"/>
            </w:pPr>
            <w:r>
              <w:t>ⲛⲓⲁⲑⲗⲟⲫⲟⲣⲟⲥ ⲙ̀⳥</w:t>
            </w:r>
          </w:p>
          <w:p w14:paraId="2FEF7640" w14:textId="77777777" w:rsidR="00D31F38" w:rsidRDefault="00D31F38" w:rsidP="00E35F1F">
            <w:pPr>
              <w:pStyle w:val="CopticVersemulti-line"/>
            </w:pPr>
            <w:r>
              <w:t>Ⲓⲟⲩⲗⲓⲟⲥ ⲛⲉⲙ ⲛⲏⲉⲑⲛⲉⲙⲁϥ</w:t>
            </w:r>
          </w:p>
          <w:p w14:paraId="109846A0" w14:textId="77777777" w:rsidR="00D31F38" w:rsidRDefault="00D31F38" w:rsidP="00E35F1F">
            <w:pPr>
              <w:pStyle w:val="CopticVerse"/>
            </w:pPr>
            <w:r>
              <w:t>ⲛ̀ⲧⲉϥⲭⲁ ⲛⲉⲛⲛⲟⲃⲓ ⲛⲁⲛ ⲉⲃⲟ</w:t>
            </w:r>
            <w:r w:rsidRPr="00EC5CBB">
              <w:t>ⲗ</w:t>
            </w:r>
            <w:r>
              <w:t>.</w:t>
            </w:r>
          </w:p>
        </w:tc>
      </w:tr>
      <w:tr w:rsidR="00D31F38" w14:paraId="2C8E3B3D" w14:textId="77777777" w:rsidTr="00E35F1F">
        <w:trPr>
          <w:cantSplit/>
          <w:jc w:val="center"/>
        </w:trPr>
        <w:tc>
          <w:tcPr>
            <w:tcW w:w="288" w:type="dxa"/>
          </w:tcPr>
          <w:p w14:paraId="17E2E34A" w14:textId="77777777" w:rsidR="00D31F38" w:rsidRDefault="00D31F38" w:rsidP="00E35F1F">
            <w:pPr>
              <w:pStyle w:val="CopticCross"/>
            </w:pPr>
            <w:r>
              <w:t>¿</w:t>
            </w:r>
          </w:p>
        </w:tc>
        <w:tc>
          <w:tcPr>
            <w:tcW w:w="3960" w:type="dxa"/>
          </w:tcPr>
          <w:p w14:paraId="76365822" w14:textId="77777777" w:rsidR="00D31F38" w:rsidRPr="00006239" w:rsidRDefault="00D31F38" w:rsidP="00E35F1F">
            <w:pPr>
              <w:pStyle w:val="EngHang"/>
              <w:rPr>
                <w:szCs w:val="20"/>
              </w:rPr>
            </w:pPr>
            <w:r w:rsidRPr="00006239">
              <w:t>Pray to the Lord on our behalf,</w:t>
            </w:r>
          </w:p>
          <w:p w14:paraId="1DE010C8" w14:textId="77777777" w:rsidR="00D31F38" w:rsidRPr="00006239" w:rsidRDefault="00D31F38" w:rsidP="00E35F1F">
            <w:pPr>
              <w:pStyle w:val="EngHang"/>
              <w:rPr>
                <w:szCs w:val="20"/>
              </w:rPr>
            </w:pPr>
            <w:r>
              <w:t>O struggle-bearers the martyrs,</w:t>
            </w:r>
            <w:r w:rsidRPr="00006239">
              <w:t xml:space="preserve"> </w:t>
            </w:r>
          </w:p>
          <w:p w14:paraId="37F08905" w14:textId="77777777" w:rsidR="00D31F38" w:rsidRPr="00006239" w:rsidRDefault="00D31F38" w:rsidP="00E35F1F">
            <w:pPr>
              <w:pStyle w:val="EngHang"/>
              <w:rPr>
                <w:szCs w:val="20"/>
              </w:rPr>
            </w:pPr>
            <w:r w:rsidRPr="00006239">
              <w:t>Mari Pahnam and his sister Sarah,</w:t>
            </w:r>
          </w:p>
          <w:p w14:paraId="21C55FC8" w14:textId="77777777" w:rsidR="00D31F38" w:rsidRPr="00006239" w:rsidRDefault="00D31F38" w:rsidP="00E35F1F">
            <w:pPr>
              <w:pStyle w:val="EngHangEnd"/>
              <w:rPr>
                <w:color w:val="auto"/>
                <w:szCs w:val="20"/>
              </w:rPr>
            </w:pPr>
            <w:r w:rsidRPr="00006239">
              <w:t>That He may forgive us our sins.</w:t>
            </w:r>
          </w:p>
        </w:tc>
        <w:tc>
          <w:tcPr>
            <w:tcW w:w="288" w:type="dxa"/>
          </w:tcPr>
          <w:p w14:paraId="2BF842C4" w14:textId="77777777" w:rsidR="00D31F38" w:rsidRDefault="00D31F38" w:rsidP="00E35F1F"/>
        </w:tc>
        <w:tc>
          <w:tcPr>
            <w:tcW w:w="288" w:type="dxa"/>
          </w:tcPr>
          <w:p w14:paraId="6E261B23" w14:textId="77777777" w:rsidR="00D31F38" w:rsidRDefault="00D31F38" w:rsidP="00E35F1F">
            <w:pPr>
              <w:pStyle w:val="CopticCross"/>
            </w:pPr>
            <w:r>
              <w:t>¿</w:t>
            </w:r>
          </w:p>
        </w:tc>
        <w:tc>
          <w:tcPr>
            <w:tcW w:w="3960" w:type="dxa"/>
          </w:tcPr>
          <w:p w14:paraId="46EC07EC" w14:textId="77777777" w:rsidR="00D31F38" w:rsidRDefault="00D31F38" w:rsidP="00E35F1F">
            <w:pPr>
              <w:pStyle w:val="CopticVersemulti-line"/>
            </w:pPr>
            <w:r w:rsidRPr="00EC5CBB">
              <w:t>Ⲧⲱⲃϩ ⲙ̀Ⲡⲟ̅ⲥ̅ ⲉϩ̀ⲣⲏⲓ</w:t>
            </w:r>
            <w:r>
              <w:t xml:space="preserve"> </w:t>
            </w:r>
            <w:r w:rsidRPr="00EC5CBB">
              <w:t>ⲉϫⲱⲛ</w:t>
            </w:r>
          </w:p>
          <w:p w14:paraId="67F8CC76" w14:textId="77777777" w:rsidR="00D31F38" w:rsidRDefault="00D31F38" w:rsidP="00E35F1F">
            <w:pPr>
              <w:pStyle w:val="CopticVersemulti-line"/>
            </w:pPr>
            <w:r w:rsidRPr="00EC5CBB">
              <w:t>ⲛⲓⲁⲑⲗⲟⲫⲟⲣⲟⲥ ⲙ̀⳥</w:t>
            </w:r>
          </w:p>
          <w:p w14:paraId="4EC8C201" w14:textId="77777777" w:rsidR="00D31F38" w:rsidRDefault="00D31F38" w:rsidP="00E35F1F">
            <w:pPr>
              <w:pStyle w:val="CopticVersemulti-line"/>
            </w:pPr>
            <w:r w:rsidRPr="00EC5CBB">
              <w:t xml:space="preserve">ⲙⲁⲣⲓ ⲡⲁϩⲛⲁⲙ ⲛⲉⲙ Ⲥⲁⲣⲣⲁ ⲧⲉϥⲥⲱⲛⲓ </w:t>
            </w:r>
          </w:p>
          <w:p w14:paraId="06C772DD" w14:textId="77777777" w:rsidR="00D31F38" w:rsidRDefault="00D31F38" w:rsidP="00E35F1F">
            <w:pPr>
              <w:pStyle w:val="CopticVerse"/>
            </w:pPr>
            <w:r w:rsidRPr="00EC5CBB">
              <w:t>ⲛ̀ⲧⲉϥⲭⲁ ⲛⲉⲛⲛⲟⲃⲓ ⲛⲁⲛ ⲉⲃⲟⲗ</w:t>
            </w:r>
            <w:r>
              <w:t>.</w:t>
            </w:r>
          </w:p>
        </w:tc>
      </w:tr>
      <w:tr w:rsidR="00D31F38" w14:paraId="531BCDBE" w14:textId="77777777" w:rsidTr="00E35F1F">
        <w:trPr>
          <w:cantSplit/>
          <w:jc w:val="center"/>
        </w:trPr>
        <w:tc>
          <w:tcPr>
            <w:tcW w:w="288" w:type="dxa"/>
          </w:tcPr>
          <w:p w14:paraId="67835A6A" w14:textId="77777777" w:rsidR="00D31F38" w:rsidRDefault="00D31F38" w:rsidP="00E35F1F">
            <w:pPr>
              <w:pStyle w:val="CopticCross"/>
            </w:pPr>
          </w:p>
        </w:tc>
        <w:tc>
          <w:tcPr>
            <w:tcW w:w="3960" w:type="dxa"/>
          </w:tcPr>
          <w:p w14:paraId="35308ABF" w14:textId="77777777" w:rsidR="00D31F38" w:rsidRPr="00006239" w:rsidRDefault="00D31F38" w:rsidP="00E35F1F">
            <w:pPr>
              <w:pStyle w:val="EngHang"/>
              <w:rPr>
                <w:szCs w:val="20"/>
              </w:rPr>
            </w:pPr>
            <w:r w:rsidRPr="00006239">
              <w:t>Pray to the Lord on our behalf,</w:t>
            </w:r>
          </w:p>
          <w:p w14:paraId="22478CFE" w14:textId="77777777" w:rsidR="00D31F38" w:rsidRPr="00006239" w:rsidRDefault="00D31F38" w:rsidP="00E35F1F">
            <w:pPr>
              <w:pStyle w:val="EngHang"/>
              <w:rPr>
                <w:szCs w:val="20"/>
              </w:rPr>
            </w:pPr>
            <w:r w:rsidRPr="00006239">
              <w:t>Abba Sarapamon the Bishop,</w:t>
            </w:r>
          </w:p>
          <w:p w14:paraId="2DF8AA51" w14:textId="77777777" w:rsidR="00D31F38" w:rsidRPr="00006239" w:rsidRDefault="00D31F38" w:rsidP="00E35F1F">
            <w:pPr>
              <w:pStyle w:val="EngHang"/>
              <w:rPr>
                <w:szCs w:val="20"/>
              </w:rPr>
            </w:pPr>
            <w:r w:rsidRPr="00006239">
              <w:t>Psati and Gallinikos,</w:t>
            </w:r>
          </w:p>
          <w:p w14:paraId="37AAA830" w14:textId="77777777" w:rsidR="00D31F38" w:rsidRPr="00006239" w:rsidRDefault="00D31F38" w:rsidP="00E35F1F">
            <w:pPr>
              <w:pStyle w:val="EngHangEnd"/>
              <w:rPr>
                <w:color w:val="auto"/>
                <w:szCs w:val="20"/>
              </w:rPr>
            </w:pPr>
            <w:r w:rsidRPr="00006239">
              <w:t>That He may forgive us our sins.</w:t>
            </w:r>
          </w:p>
        </w:tc>
        <w:tc>
          <w:tcPr>
            <w:tcW w:w="288" w:type="dxa"/>
          </w:tcPr>
          <w:p w14:paraId="29030D36" w14:textId="77777777" w:rsidR="00D31F38" w:rsidRDefault="00D31F38" w:rsidP="00E35F1F"/>
        </w:tc>
        <w:tc>
          <w:tcPr>
            <w:tcW w:w="288" w:type="dxa"/>
          </w:tcPr>
          <w:p w14:paraId="751E86F0" w14:textId="77777777" w:rsidR="00D31F38" w:rsidRDefault="00D31F38" w:rsidP="00E35F1F">
            <w:pPr>
              <w:pStyle w:val="CopticCross"/>
            </w:pPr>
          </w:p>
        </w:tc>
        <w:tc>
          <w:tcPr>
            <w:tcW w:w="3960" w:type="dxa"/>
          </w:tcPr>
          <w:p w14:paraId="2F2B997A" w14:textId="77777777" w:rsidR="00D31F38" w:rsidRDefault="00D31F38" w:rsidP="00E35F1F">
            <w:pPr>
              <w:pStyle w:val="CopticVersemulti-line"/>
            </w:pPr>
            <w:r w:rsidRPr="00EC5CBB">
              <w:t>Ⲧⲱⲃϩ ⲙ̀Ⲡⲟ̅ⲥ̅ ⲉϩ̀ⲣⲏⲓ ⲉϫⲱⲛ</w:t>
            </w:r>
          </w:p>
          <w:p w14:paraId="36ABB390" w14:textId="77777777" w:rsidR="00D31F38" w:rsidRDefault="00D31F38" w:rsidP="00E35F1F">
            <w:pPr>
              <w:pStyle w:val="CopticVersemulti-line"/>
            </w:pPr>
            <w:r w:rsidRPr="00EC5CBB">
              <w:t>ⲁⲃⲃⲁ Ⲥⲁⲣⲁⲡⲁⲙⲱⲛ ⲡⲓⲉⲡⲓⲥⲕⲟⲡⲟⲥ</w:t>
            </w:r>
          </w:p>
          <w:p w14:paraId="741477C5" w14:textId="77777777" w:rsidR="00D31F38" w:rsidRDefault="00D31F38" w:rsidP="00E35F1F">
            <w:pPr>
              <w:pStyle w:val="CopticVersemulti-line"/>
            </w:pPr>
            <w:r w:rsidRPr="00EC5CBB">
              <w:t>ⲛⲉⲙ Ⲯⲁⲧⲉ ⲛⲉⲙ Ⲅⲁⲗⲗⲓⲛⲓⲕⲟⲥ</w:t>
            </w:r>
          </w:p>
          <w:p w14:paraId="5043C650" w14:textId="77777777" w:rsidR="00D31F38" w:rsidRDefault="00D31F38" w:rsidP="00E35F1F">
            <w:pPr>
              <w:pStyle w:val="CopticVerse"/>
            </w:pPr>
            <w:r w:rsidRPr="00EC5CBB">
              <w:t>ⲛ̀ⲧⲉϥⲭⲁ ⲛⲉⲛⲛⲟⲃⲓ ⲛⲁⲛ ⲉⲃⲟⲗ</w:t>
            </w:r>
            <w:r>
              <w:t>.</w:t>
            </w:r>
          </w:p>
        </w:tc>
      </w:tr>
      <w:tr w:rsidR="00D31F38" w14:paraId="00DAAD0E" w14:textId="77777777" w:rsidTr="00E35F1F">
        <w:trPr>
          <w:cantSplit/>
          <w:jc w:val="center"/>
        </w:trPr>
        <w:tc>
          <w:tcPr>
            <w:tcW w:w="288" w:type="dxa"/>
          </w:tcPr>
          <w:p w14:paraId="6CB0D454" w14:textId="77777777" w:rsidR="00D31F38" w:rsidRDefault="00D31F38" w:rsidP="00E35F1F">
            <w:pPr>
              <w:pStyle w:val="CopticCross"/>
            </w:pPr>
            <w:r>
              <w:t>¿</w:t>
            </w:r>
          </w:p>
        </w:tc>
        <w:tc>
          <w:tcPr>
            <w:tcW w:w="3960" w:type="dxa"/>
          </w:tcPr>
          <w:p w14:paraId="56CE8058" w14:textId="77777777" w:rsidR="00D31F38" w:rsidRPr="00006239" w:rsidRDefault="00D31F38" w:rsidP="00E35F1F">
            <w:pPr>
              <w:pStyle w:val="EngHang"/>
              <w:rPr>
                <w:szCs w:val="20"/>
              </w:rPr>
            </w:pPr>
            <w:r w:rsidRPr="00006239">
              <w:t>Pray to the Lord on our behalf,</w:t>
            </w:r>
          </w:p>
          <w:p w14:paraId="4B1E841D" w14:textId="77777777" w:rsidR="00D31F38" w:rsidRPr="00006239" w:rsidRDefault="00D31F38" w:rsidP="00E35F1F">
            <w:pPr>
              <w:pStyle w:val="EngHang"/>
              <w:rPr>
                <w:szCs w:val="20"/>
              </w:rPr>
            </w:pPr>
            <w:r>
              <w:t>O struggle-bearers the martyrs,</w:t>
            </w:r>
          </w:p>
          <w:p w14:paraId="6CBF25B3" w14:textId="77777777" w:rsidR="00D31F38" w:rsidRPr="00006239" w:rsidRDefault="00D31F38" w:rsidP="00E35F1F">
            <w:pPr>
              <w:pStyle w:val="EngHang"/>
              <w:rPr>
                <w:szCs w:val="20"/>
              </w:rPr>
            </w:pPr>
            <w:r w:rsidRPr="00006239">
              <w:t>The Forty Saints of Sebastia,</w:t>
            </w:r>
          </w:p>
          <w:p w14:paraId="7C1623B5" w14:textId="77777777" w:rsidR="00D31F38" w:rsidRPr="00006239" w:rsidRDefault="00D31F38" w:rsidP="00E35F1F">
            <w:pPr>
              <w:pStyle w:val="EngHangEnd"/>
              <w:rPr>
                <w:color w:val="auto"/>
                <w:szCs w:val="20"/>
              </w:rPr>
            </w:pPr>
            <w:r w:rsidRPr="00006239">
              <w:t>That He may forgive us our sins.</w:t>
            </w:r>
          </w:p>
        </w:tc>
        <w:tc>
          <w:tcPr>
            <w:tcW w:w="288" w:type="dxa"/>
          </w:tcPr>
          <w:p w14:paraId="7864D54E" w14:textId="77777777" w:rsidR="00D31F38" w:rsidRDefault="00D31F38" w:rsidP="00E35F1F"/>
        </w:tc>
        <w:tc>
          <w:tcPr>
            <w:tcW w:w="288" w:type="dxa"/>
          </w:tcPr>
          <w:p w14:paraId="4F580998" w14:textId="77777777" w:rsidR="00D31F38" w:rsidRDefault="00D31F38" w:rsidP="00E35F1F">
            <w:pPr>
              <w:pStyle w:val="CopticCross"/>
            </w:pPr>
            <w:r>
              <w:t>¿</w:t>
            </w:r>
          </w:p>
        </w:tc>
        <w:tc>
          <w:tcPr>
            <w:tcW w:w="3960" w:type="dxa"/>
          </w:tcPr>
          <w:p w14:paraId="7F74FA96" w14:textId="77777777" w:rsidR="00D31F38" w:rsidRDefault="00D31F38" w:rsidP="00E35F1F">
            <w:pPr>
              <w:pStyle w:val="CopticVersemulti-line"/>
            </w:pPr>
            <w:r>
              <w:t>Ⲧⲱⲃϩ ⲙ̀Ⲡⲟ̅ⲥ̅ ⲉϩ̀ⲣⲏⲓ ⲉϫⲱⲛ</w:t>
            </w:r>
          </w:p>
          <w:p w14:paraId="45BE3BB0" w14:textId="77777777" w:rsidR="00D31F38" w:rsidRDefault="00D31F38" w:rsidP="00E35F1F">
            <w:pPr>
              <w:pStyle w:val="CopticVersemulti-line"/>
            </w:pPr>
            <w:r>
              <w:t xml:space="preserve"> ⲛⲓⲁⲑⲗⲟⲫⲟⲣⲟⲥ ⲙ̀⳥</w:t>
            </w:r>
          </w:p>
          <w:p w14:paraId="2E0497B2" w14:textId="77777777" w:rsidR="00D31F38" w:rsidRDefault="00D31F38" w:rsidP="00E35F1F">
            <w:pPr>
              <w:pStyle w:val="CopticVersemulti-line"/>
            </w:pPr>
            <w:r>
              <w:t>ⲡⲓϩ̀ⲙⲉ ⲉ̅ⲑ̅ⲩ ⲛ̀ⲧⲉ Ⲥⲉⲃⲁⲥⲧⲉ</w:t>
            </w:r>
          </w:p>
          <w:p w14:paraId="013C4975" w14:textId="77777777" w:rsidR="00D31F38" w:rsidRDefault="00D31F38" w:rsidP="00E35F1F">
            <w:pPr>
              <w:pStyle w:val="CopticVerse"/>
            </w:pPr>
            <w:r>
              <w:t>ⲛ̀ⲧⲉϥⲭⲁ ⲛⲉⲛⲛⲟⲃⲓ ⲛⲁⲛ ⲉⲃⲟⲗ.</w:t>
            </w:r>
          </w:p>
        </w:tc>
      </w:tr>
      <w:tr w:rsidR="00D31F38" w14:paraId="71392AE9" w14:textId="77777777" w:rsidTr="00E35F1F">
        <w:trPr>
          <w:cantSplit/>
          <w:jc w:val="center"/>
        </w:trPr>
        <w:tc>
          <w:tcPr>
            <w:tcW w:w="288" w:type="dxa"/>
          </w:tcPr>
          <w:p w14:paraId="602D9141" w14:textId="77777777" w:rsidR="00D31F38" w:rsidRDefault="00D31F38" w:rsidP="00E35F1F">
            <w:pPr>
              <w:pStyle w:val="CopticCross"/>
            </w:pPr>
          </w:p>
        </w:tc>
        <w:tc>
          <w:tcPr>
            <w:tcW w:w="3960" w:type="dxa"/>
          </w:tcPr>
          <w:p w14:paraId="4F2A6588" w14:textId="77777777" w:rsidR="00D31F38" w:rsidRPr="00006239" w:rsidRDefault="00D31F38" w:rsidP="00E35F1F">
            <w:pPr>
              <w:pStyle w:val="EngHang"/>
              <w:rPr>
                <w:szCs w:val="20"/>
              </w:rPr>
            </w:pPr>
            <w:r w:rsidRPr="00006239">
              <w:t>Pray to the Lord on our behalf,</w:t>
            </w:r>
          </w:p>
          <w:p w14:paraId="2885E7C0" w14:textId="77777777" w:rsidR="00D31F38" w:rsidRPr="00006239" w:rsidRDefault="00D31F38" w:rsidP="00E35F1F">
            <w:pPr>
              <w:pStyle w:val="EngHang"/>
              <w:rPr>
                <w:szCs w:val="20"/>
              </w:rPr>
            </w:pPr>
            <w:r w:rsidRPr="00006239">
              <w:t>Abba Piro and Athom,</w:t>
            </w:r>
          </w:p>
          <w:p w14:paraId="34188652" w14:textId="77777777" w:rsidR="00D31F38" w:rsidRPr="00006239" w:rsidRDefault="00D31F38" w:rsidP="00E35F1F">
            <w:pPr>
              <w:pStyle w:val="EngHang"/>
              <w:rPr>
                <w:szCs w:val="20"/>
              </w:rPr>
            </w:pPr>
            <w:r w:rsidRPr="00006239">
              <w:t>And John and Simeon,</w:t>
            </w:r>
          </w:p>
          <w:p w14:paraId="2BE5BBE7" w14:textId="77777777" w:rsidR="00D31F38" w:rsidRPr="00006239" w:rsidRDefault="00D31F38" w:rsidP="00E35F1F">
            <w:pPr>
              <w:pStyle w:val="EngHangEnd"/>
              <w:rPr>
                <w:color w:val="auto"/>
                <w:szCs w:val="20"/>
              </w:rPr>
            </w:pPr>
            <w:r w:rsidRPr="00006239">
              <w:t>That He may forgive us our sins.</w:t>
            </w:r>
          </w:p>
        </w:tc>
        <w:tc>
          <w:tcPr>
            <w:tcW w:w="288" w:type="dxa"/>
          </w:tcPr>
          <w:p w14:paraId="276644AB" w14:textId="77777777" w:rsidR="00D31F38" w:rsidRDefault="00D31F38" w:rsidP="00E35F1F"/>
        </w:tc>
        <w:tc>
          <w:tcPr>
            <w:tcW w:w="288" w:type="dxa"/>
          </w:tcPr>
          <w:p w14:paraId="19650CFF" w14:textId="77777777" w:rsidR="00D31F38" w:rsidRDefault="00D31F38" w:rsidP="00E35F1F">
            <w:pPr>
              <w:pStyle w:val="CopticCross"/>
            </w:pPr>
          </w:p>
        </w:tc>
        <w:tc>
          <w:tcPr>
            <w:tcW w:w="3960" w:type="dxa"/>
          </w:tcPr>
          <w:p w14:paraId="54B040F1" w14:textId="77777777" w:rsidR="00D31F38" w:rsidRDefault="00D31F38" w:rsidP="00E35F1F">
            <w:pPr>
              <w:pStyle w:val="CopticVersemulti-line"/>
            </w:pPr>
            <w:r w:rsidRPr="00EC5CBB">
              <w:t>Ⲧⲱⲃϩ ⲙ̀Ⲡⲟ̅ⲥ̅ ⲉϩ̀ⲣⲏⲓ ⲉϫⲱⲛ</w:t>
            </w:r>
          </w:p>
          <w:p w14:paraId="08B84122" w14:textId="77777777" w:rsidR="00D31F38" w:rsidRDefault="00D31F38" w:rsidP="00E35F1F">
            <w:pPr>
              <w:pStyle w:val="CopticVersemulti-line"/>
            </w:pPr>
            <w:r w:rsidRPr="00EC5CBB">
              <w:t>ⲁⲃⲃⲁ Ⲡⲓⲣⲱⲟⲩ ⲛⲉⲙ Ⲁⲑⲱⲙ</w:t>
            </w:r>
          </w:p>
          <w:p w14:paraId="1FA77831" w14:textId="77777777" w:rsidR="00D31F38" w:rsidRDefault="00D31F38" w:rsidP="00E35F1F">
            <w:pPr>
              <w:pStyle w:val="CopticVersemulti-line"/>
            </w:pPr>
            <w:r w:rsidRPr="00EC5CBB">
              <w:t>ⲛⲉⲙ Ⲓⲱ̅ⲁ̅ ⲛⲉⲙ Ⲥⲩⲙⲉⲱⲛ</w:t>
            </w:r>
          </w:p>
          <w:p w14:paraId="76BAA42C" w14:textId="77777777" w:rsidR="00D31F38" w:rsidRDefault="00D31F38" w:rsidP="00E35F1F">
            <w:pPr>
              <w:pStyle w:val="CopticVerse"/>
            </w:pPr>
            <w:r w:rsidRPr="00EC5CBB">
              <w:t>ⲛ̀ⲧⲉϥⲭⲁ ⲛⲉⲛⲛⲟⲃⲓ ⲛⲁⲛ ⲉⲃⲟⲗ</w:t>
            </w:r>
            <w:r>
              <w:t>.</w:t>
            </w:r>
          </w:p>
        </w:tc>
      </w:tr>
      <w:tr w:rsidR="00D31F38" w14:paraId="7E8FD2B2" w14:textId="77777777" w:rsidTr="00E35F1F">
        <w:trPr>
          <w:cantSplit/>
          <w:jc w:val="center"/>
        </w:trPr>
        <w:tc>
          <w:tcPr>
            <w:tcW w:w="288" w:type="dxa"/>
          </w:tcPr>
          <w:p w14:paraId="39302175" w14:textId="77777777" w:rsidR="00D31F38" w:rsidRDefault="00D31F38" w:rsidP="00E35F1F">
            <w:pPr>
              <w:pStyle w:val="CopticCross"/>
            </w:pPr>
            <w:r>
              <w:t>¿</w:t>
            </w:r>
          </w:p>
        </w:tc>
        <w:tc>
          <w:tcPr>
            <w:tcW w:w="3960" w:type="dxa"/>
          </w:tcPr>
          <w:p w14:paraId="0680663D" w14:textId="77777777" w:rsidR="00D31F38" w:rsidRPr="00006239" w:rsidRDefault="00D31F38" w:rsidP="00E35F1F">
            <w:pPr>
              <w:pStyle w:val="EngHang"/>
              <w:rPr>
                <w:szCs w:val="20"/>
              </w:rPr>
            </w:pPr>
            <w:r w:rsidRPr="00006239">
              <w:t>Pray to the Lord on our behalf,</w:t>
            </w:r>
          </w:p>
          <w:p w14:paraId="06DEF8BF" w14:textId="77777777" w:rsidR="00D31F38" w:rsidRPr="00006239" w:rsidRDefault="00D31F38" w:rsidP="00E35F1F">
            <w:pPr>
              <w:pStyle w:val="EngHang"/>
              <w:rPr>
                <w:szCs w:val="20"/>
              </w:rPr>
            </w:pPr>
            <w:r>
              <w:t>O struggle-bearers the martyrs,</w:t>
            </w:r>
          </w:p>
          <w:p w14:paraId="32F96EE9" w14:textId="77777777" w:rsidR="00D31F38" w:rsidRPr="00006239" w:rsidRDefault="00D31F38" w:rsidP="00E35F1F">
            <w:pPr>
              <w:pStyle w:val="EngHang"/>
              <w:rPr>
                <w:szCs w:val="20"/>
              </w:rPr>
            </w:pPr>
            <w:r w:rsidRPr="00006239">
              <w:t>Abba Epshoi and his friend Peter,</w:t>
            </w:r>
          </w:p>
          <w:p w14:paraId="2620AAFA" w14:textId="77777777" w:rsidR="00D31F38" w:rsidRPr="00006239" w:rsidRDefault="00D31F38" w:rsidP="00E35F1F">
            <w:pPr>
              <w:pStyle w:val="EngHangEnd"/>
            </w:pPr>
            <w:r w:rsidRPr="00006239">
              <w:t>That He may forgive us our sins.</w:t>
            </w:r>
          </w:p>
        </w:tc>
        <w:tc>
          <w:tcPr>
            <w:tcW w:w="288" w:type="dxa"/>
          </w:tcPr>
          <w:p w14:paraId="4E4BF37D" w14:textId="77777777" w:rsidR="00D31F38" w:rsidRDefault="00D31F38" w:rsidP="00E35F1F"/>
        </w:tc>
        <w:tc>
          <w:tcPr>
            <w:tcW w:w="288" w:type="dxa"/>
          </w:tcPr>
          <w:p w14:paraId="52C8E4DD" w14:textId="77777777" w:rsidR="00D31F38" w:rsidRDefault="00D31F38" w:rsidP="00E35F1F">
            <w:pPr>
              <w:pStyle w:val="CopticCross"/>
            </w:pPr>
            <w:r>
              <w:t>¿</w:t>
            </w:r>
          </w:p>
        </w:tc>
        <w:tc>
          <w:tcPr>
            <w:tcW w:w="3960" w:type="dxa"/>
          </w:tcPr>
          <w:p w14:paraId="0000E60E" w14:textId="77777777" w:rsidR="00D31F38" w:rsidRDefault="00D31F38" w:rsidP="00E35F1F">
            <w:pPr>
              <w:pStyle w:val="CopticVersemulti-line"/>
            </w:pPr>
            <w:r w:rsidRPr="00EC5CBB">
              <w:t>Ⲧⲱⲃϩ ⲙ̀Ⲡⲟ̅ⲥ̅ ⲉϩ̀ⲣⲏⲓ ⲉϫⲱⲛ</w:t>
            </w:r>
          </w:p>
          <w:p w14:paraId="3D864C8D" w14:textId="77777777" w:rsidR="00D31F38" w:rsidRDefault="00D31F38" w:rsidP="00E35F1F">
            <w:pPr>
              <w:pStyle w:val="CopticVersemulti-line"/>
            </w:pPr>
            <w:r w:rsidRPr="00EC5CBB">
              <w:t>ⲛⲓⲁⲑⲗⲟⲫⲟⲣⲟⲥ ⲙ̀⳥</w:t>
            </w:r>
          </w:p>
          <w:p w14:paraId="6433902B" w14:textId="77777777" w:rsidR="00D31F38" w:rsidRDefault="00D31F38" w:rsidP="00E35F1F">
            <w:pPr>
              <w:pStyle w:val="CopticVersemulti-line"/>
            </w:pPr>
            <w:r w:rsidRPr="00EC5CBB">
              <w:t xml:space="preserve">ⲁⲡⲁ Ⲡϣⲱⲓ ⲛⲉⲙ ⲡⲉϥϣ̀ⲫⲏⲣ Ⲡⲉⲧⲣⲟⲥ </w:t>
            </w:r>
          </w:p>
          <w:p w14:paraId="292EAC2C" w14:textId="77777777" w:rsidR="00D31F38" w:rsidRDefault="00D31F38" w:rsidP="00E35F1F">
            <w:pPr>
              <w:pStyle w:val="CopticVerse"/>
            </w:pPr>
            <w:r w:rsidRPr="00EC5CBB">
              <w:t>ⲛ̀ⲧⲉϥⲭⲁ ⲛⲉⲛⲛⲟⲃⲓ ⲛⲁⲛ ⲉⲃⲟⲗ</w:t>
            </w:r>
            <w:r>
              <w:t>.</w:t>
            </w:r>
          </w:p>
        </w:tc>
      </w:tr>
      <w:tr w:rsidR="00D31F38" w14:paraId="2C1A9B5C" w14:textId="77777777" w:rsidTr="00E35F1F">
        <w:trPr>
          <w:cantSplit/>
          <w:jc w:val="center"/>
        </w:trPr>
        <w:tc>
          <w:tcPr>
            <w:tcW w:w="288" w:type="dxa"/>
          </w:tcPr>
          <w:p w14:paraId="6E92F823" w14:textId="77777777" w:rsidR="00D31F38" w:rsidRDefault="00D31F38" w:rsidP="00E35F1F">
            <w:pPr>
              <w:pStyle w:val="CopticCross"/>
            </w:pPr>
          </w:p>
        </w:tc>
        <w:tc>
          <w:tcPr>
            <w:tcW w:w="3960" w:type="dxa"/>
          </w:tcPr>
          <w:p w14:paraId="17465220" w14:textId="77777777" w:rsidR="00D31F38" w:rsidRPr="00006239" w:rsidRDefault="00D31F38" w:rsidP="00E35F1F">
            <w:pPr>
              <w:pStyle w:val="EngHang"/>
              <w:rPr>
                <w:szCs w:val="20"/>
              </w:rPr>
            </w:pPr>
            <w:r w:rsidRPr="00006239">
              <w:t>Pray to the Lord on our behalf,</w:t>
            </w:r>
          </w:p>
          <w:p w14:paraId="7FC94F64" w14:textId="77777777" w:rsidR="00D31F38" w:rsidRPr="00006239" w:rsidRDefault="00D31F38" w:rsidP="00E35F1F">
            <w:pPr>
              <w:pStyle w:val="EngHang"/>
              <w:rPr>
                <w:szCs w:val="20"/>
              </w:rPr>
            </w:pPr>
            <w:r w:rsidRPr="00006239">
              <w:t>Abba Eklog the priest,</w:t>
            </w:r>
          </w:p>
          <w:p w14:paraId="68F7B140" w14:textId="77777777" w:rsidR="00D31F38" w:rsidRPr="00006239" w:rsidRDefault="00D31F38" w:rsidP="00E35F1F">
            <w:pPr>
              <w:pStyle w:val="EngHang"/>
              <w:rPr>
                <w:szCs w:val="20"/>
              </w:rPr>
            </w:pPr>
            <w:r w:rsidRPr="00006239">
              <w:t>Abba Epgol and Abba Kav,</w:t>
            </w:r>
          </w:p>
          <w:p w14:paraId="0157E342" w14:textId="77777777" w:rsidR="00D31F38" w:rsidRPr="00006239" w:rsidRDefault="00D31F38" w:rsidP="00E35F1F">
            <w:pPr>
              <w:pStyle w:val="EngHangEnd"/>
              <w:rPr>
                <w:color w:val="auto"/>
                <w:szCs w:val="20"/>
              </w:rPr>
            </w:pPr>
            <w:r w:rsidRPr="00006239">
              <w:t>That He may forgive us our sins.</w:t>
            </w:r>
          </w:p>
        </w:tc>
        <w:tc>
          <w:tcPr>
            <w:tcW w:w="288" w:type="dxa"/>
          </w:tcPr>
          <w:p w14:paraId="23B609E2" w14:textId="77777777" w:rsidR="00D31F38" w:rsidRDefault="00D31F38" w:rsidP="00E35F1F"/>
        </w:tc>
        <w:tc>
          <w:tcPr>
            <w:tcW w:w="288" w:type="dxa"/>
          </w:tcPr>
          <w:p w14:paraId="19A5F1B5" w14:textId="77777777" w:rsidR="00D31F38" w:rsidRDefault="00D31F38" w:rsidP="00E35F1F">
            <w:pPr>
              <w:pStyle w:val="CopticCross"/>
            </w:pPr>
          </w:p>
        </w:tc>
        <w:tc>
          <w:tcPr>
            <w:tcW w:w="3960" w:type="dxa"/>
          </w:tcPr>
          <w:p w14:paraId="0E365A20" w14:textId="77777777" w:rsidR="00D31F38" w:rsidRDefault="00D31F38" w:rsidP="00E35F1F">
            <w:pPr>
              <w:pStyle w:val="CopticVersemulti-line"/>
            </w:pPr>
            <w:r w:rsidRPr="00EC5CBB">
              <w:t>Ⲧⲱⲃϩ ⲙ̀Ⲡⲟ̅ⲥ̅ ⲉϩ̀ⲣⲏⲓ ⲉϫⲱⲛ</w:t>
            </w:r>
          </w:p>
          <w:p w14:paraId="562C43A5" w14:textId="77777777" w:rsidR="00D31F38" w:rsidRDefault="00D31F38" w:rsidP="00E35F1F">
            <w:pPr>
              <w:pStyle w:val="CopticVersemulti-line"/>
            </w:pPr>
            <w:r w:rsidRPr="00EC5CBB">
              <w:t>ⲁⲡⲁ Ⲕⲗⲟϫ ⲡⲓⲡⲣⲉⲥⲃⲩⲧⲉⲣⲟⲥ</w:t>
            </w:r>
          </w:p>
          <w:p w14:paraId="7B2BF41B" w14:textId="77777777" w:rsidR="00D31F38" w:rsidRDefault="00D31F38" w:rsidP="00E35F1F">
            <w:pPr>
              <w:pStyle w:val="CopticVersemulti-line"/>
            </w:pPr>
            <w:r w:rsidRPr="00EC5CBB">
              <w:t xml:space="preserve">ⲛⲉⲙ ⲁⲡⲁ Ⲡϫⲟⲗ ⲛⲉⲙ ⲁⲡⲁ Ⲕⲁⲩ </w:t>
            </w:r>
          </w:p>
          <w:p w14:paraId="6040AC30" w14:textId="77777777" w:rsidR="00D31F38" w:rsidRDefault="00D31F38" w:rsidP="00E35F1F">
            <w:pPr>
              <w:pStyle w:val="CopticVerse"/>
            </w:pPr>
            <w:r w:rsidRPr="00EC5CBB">
              <w:t>ⲛ̀ⲧⲉϥⲭⲁ ⲛⲉⲛⲛⲟⲃⲓ ⲛⲁⲛ ⲉⲃⲟⲗ</w:t>
            </w:r>
            <w:r>
              <w:t>.</w:t>
            </w:r>
          </w:p>
        </w:tc>
      </w:tr>
      <w:tr w:rsidR="00D31F38" w14:paraId="0AF06BA4" w14:textId="77777777" w:rsidTr="00E35F1F">
        <w:trPr>
          <w:cantSplit/>
          <w:jc w:val="center"/>
        </w:trPr>
        <w:tc>
          <w:tcPr>
            <w:tcW w:w="288" w:type="dxa"/>
          </w:tcPr>
          <w:p w14:paraId="13C6DDCF" w14:textId="77777777" w:rsidR="00D31F38" w:rsidRDefault="00D31F38" w:rsidP="00E35F1F">
            <w:pPr>
              <w:pStyle w:val="CopticCross"/>
            </w:pPr>
            <w:r>
              <w:t>¿</w:t>
            </w:r>
          </w:p>
        </w:tc>
        <w:tc>
          <w:tcPr>
            <w:tcW w:w="3960" w:type="dxa"/>
          </w:tcPr>
          <w:p w14:paraId="4F380951" w14:textId="77777777" w:rsidR="00D31F38" w:rsidRPr="00006239" w:rsidRDefault="00D31F38" w:rsidP="00E35F1F">
            <w:pPr>
              <w:pStyle w:val="EngHang"/>
              <w:rPr>
                <w:szCs w:val="20"/>
              </w:rPr>
            </w:pPr>
            <w:r w:rsidRPr="00006239">
              <w:t>Pray to the Lord on our behalf,</w:t>
            </w:r>
          </w:p>
          <w:p w14:paraId="33CA4E54" w14:textId="77777777" w:rsidR="00D31F38" w:rsidRPr="00006239" w:rsidRDefault="00D31F38" w:rsidP="00E35F1F">
            <w:pPr>
              <w:pStyle w:val="EngHang"/>
              <w:rPr>
                <w:szCs w:val="20"/>
              </w:rPr>
            </w:pPr>
            <w:r w:rsidRPr="00006239">
              <w:t>Abba John of Heraclia,</w:t>
            </w:r>
          </w:p>
          <w:p w14:paraId="732BC78D" w14:textId="77777777" w:rsidR="00D31F38" w:rsidRPr="00006239" w:rsidRDefault="00D31F38" w:rsidP="00E35F1F">
            <w:pPr>
              <w:pStyle w:val="EngHang"/>
              <w:rPr>
                <w:szCs w:val="20"/>
              </w:rPr>
            </w:pPr>
            <w:r w:rsidRPr="00006239">
              <w:t>Master Piphamon and Pistavros,</w:t>
            </w:r>
          </w:p>
          <w:p w14:paraId="719360A9" w14:textId="77777777" w:rsidR="00D31F38" w:rsidRPr="00006239" w:rsidRDefault="00D31F38" w:rsidP="00E35F1F">
            <w:pPr>
              <w:pStyle w:val="EngHangEnd"/>
            </w:pPr>
            <w:r w:rsidRPr="00006239">
              <w:t>That He may forgive us our sins.</w:t>
            </w:r>
          </w:p>
        </w:tc>
        <w:tc>
          <w:tcPr>
            <w:tcW w:w="288" w:type="dxa"/>
          </w:tcPr>
          <w:p w14:paraId="3DF017B9" w14:textId="77777777" w:rsidR="00D31F38" w:rsidRDefault="00D31F38" w:rsidP="00E35F1F"/>
        </w:tc>
        <w:tc>
          <w:tcPr>
            <w:tcW w:w="288" w:type="dxa"/>
          </w:tcPr>
          <w:p w14:paraId="3ECAF670" w14:textId="77777777" w:rsidR="00D31F38" w:rsidRDefault="00D31F38" w:rsidP="00E35F1F">
            <w:pPr>
              <w:pStyle w:val="CopticCross"/>
            </w:pPr>
            <w:r>
              <w:t>¿</w:t>
            </w:r>
          </w:p>
        </w:tc>
        <w:tc>
          <w:tcPr>
            <w:tcW w:w="3960" w:type="dxa"/>
          </w:tcPr>
          <w:p w14:paraId="0B5D058D" w14:textId="77777777" w:rsidR="00D31F38" w:rsidRDefault="00D31F38" w:rsidP="00E35F1F">
            <w:pPr>
              <w:pStyle w:val="CopticVersemulti-line"/>
            </w:pPr>
            <w:r w:rsidRPr="00EC5CBB">
              <w:t>Ⲧⲱⲃϩ ⲙ̀Ⲡⲟ̅ⲥ̅ ⲉϩ̀ⲣⲏⲓ ⲉϫⲱⲛ</w:t>
            </w:r>
          </w:p>
          <w:p w14:paraId="0AAAA40E" w14:textId="77777777" w:rsidR="00D31F38" w:rsidRDefault="00D31F38" w:rsidP="00E35F1F">
            <w:pPr>
              <w:pStyle w:val="CopticVersemulti-line"/>
            </w:pPr>
            <w:r w:rsidRPr="00EC5CBB">
              <w:t>ⲁⲡⲁ Ⲓⲱ̅ⲁ̅ ⲡⲓⲣⲉⲙϩⲁⲣⲁⲕⲗⲓⲁ</w:t>
            </w:r>
          </w:p>
          <w:p w14:paraId="4F64588B" w14:textId="77777777" w:rsidR="00D31F38" w:rsidRDefault="00D31F38" w:rsidP="00E35F1F">
            <w:pPr>
              <w:pStyle w:val="CopticVersemulti-line"/>
            </w:pPr>
            <w:r w:rsidRPr="00EC5CBB">
              <w:t xml:space="preserve">ⲛⲉⲙ ⲕⲩⲣⲓ Ⲡⲓⲫⲁⲙⲱⲛ ⲛⲉⲙ Ⲡⲓⲥⲧⲁⲩⲣⲟⲥ </w:t>
            </w:r>
          </w:p>
          <w:p w14:paraId="57A5B3D2" w14:textId="77777777" w:rsidR="00D31F38" w:rsidRDefault="00D31F38" w:rsidP="00E35F1F">
            <w:pPr>
              <w:pStyle w:val="CopticVerse"/>
            </w:pPr>
            <w:r w:rsidRPr="00EC5CBB">
              <w:t>ⲛ̀ⲧⲉϥⲭⲁ ⲛⲉⲛⲛⲟⲃⲓ ⲛⲁⲛ ⲉⲃⲟⲗ</w:t>
            </w:r>
            <w:r>
              <w:t>.</w:t>
            </w:r>
          </w:p>
        </w:tc>
      </w:tr>
      <w:tr w:rsidR="00D31F38" w14:paraId="0D17E252" w14:textId="77777777" w:rsidTr="00E35F1F">
        <w:trPr>
          <w:cantSplit/>
          <w:jc w:val="center"/>
        </w:trPr>
        <w:tc>
          <w:tcPr>
            <w:tcW w:w="288" w:type="dxa"/>
          </w:tcPr>
          <w:p w14:paraId="445E18B7" w14:textId="77777777" w:rsidR="00D31F38" w:rsidRDefault="00D31F38" w:rsidP="00E35F1F">
            <w:pPr>
              <w:pStyle w:val="CopticCross"/>
            </w:pPr>
          </w:p>
        </w:tc>
        <w:tc>
          <w:tcPr>
            <w:tcW w:w="3960" w:type="dxa"/>
          </w:tcPr>
          <w:p w14:paraId="68E70FC7" w14:textId="77777777" w:rsidR="00D31F38" w:rsidRPr="00006239" w:rsidRDefault="00D31F38" w:rsidP="00E35F1F">
            <w:pPr>
              <w:pStyle w:val="EngHang"/>
              <w:rPr>
                <w:szCs w:val="20"/>
              </w:rPr>
            </w:pPr>
            <w:r w:rsidRPr="00006239">
              <w:t>Pray to the Lord on our behalf,</w:t>
            </w:r>
          </w:p>
          <w:p w14:paraId="03552355" w14:textId="77777777" w:rsidR="00D31F38" w:rsidRPr="00006239" w:rsidRDefault="00D31F38" w:rsidP="00E35F1F">
            <w:pPr>
              <w:pStyle w:val="EngHang"/>
              <w:rPr>
                <w:szCs w:val="20"/>
              </w:rPr>
            </w:pPr>
            <w:r w:rsidRPr="00006239">
              <w:t>Isidore and Panteleon,</w:t>
            </w:r>
          </w:p>
          <w:p w14:paraId="743925C7" w14:textId="77777777" w:rsidR="00D31F38" w:rsidRPr="00006239" w:rsidRDefault="00D31F38" w:rsidP="00E35F1F">
            <w:pPr>
              <w:pStyle w:val="EngHang"/>
              <w:rPr>
                <w:szCs w:val="20"/>
              </w:rPr>
            </w:pPr>
            <w:r w:rsidRPr="00006239">
              <w:t>Sophia and Euphemia,</w:t>
            </w:r>
          </w:p>
          <w:p w14:paraId="4F6B4273" w14:textId="77777777" w:rsidR="00D31F38" w:rsidRPr="00006239" w:rsidRDefault="00D31F38" w:rsidP="00E35F1F">
            <w:pPr>
              <w:pStyle w:val="EngHangEnd"/>
              <w:rPr>
                <w:color w:val="auto"/>
                <w:szCs w:val="20"/>
              </w:rPr>
            </w:pPr>
            <w:r w:rsidRPr="00006239">
              <w:t>That He may forgive us our sins.</w:t>
            </w:r>
          </w:p>
        </w:tc>
        <w:tc>
          <w:tcPr>
            <w:tcW w:w="288" w:type="dxa"/>
          </w:tcPr>
          <w:p w14:paraId="60E1099F" w14:textId="77777777" w:rsidR="00D31F38" w:rsidRDefault="00D31F38" w:rsidP="00E35F1F"/>
        </w:tc>
        <w:tc>
          <w:tcPr>
            <w:tcW w:w="288" w:type="dxa"/>
          </w:tcPr>
          <w:p w14:paraId="343AFC6B" w14:textId="77777777" w:rsidR="00D31F38" w:rsidRDefault="00D31F38" w:rsidP="00E35F1F">
            <w:pPr>
              <w:pStyle w:val="CopticCross"/>
            </w:pPr>
          </w:p>
        </w:tc>
        <w:tc>
          <w:tcPr>
            <w:tcW w:w="3960" w:type="dxa"/>
          </w:tcPr>
          <w:p w14:paraId="55F25EAD" w14:textId="77777777" w:rsidR="00D31F38" w:rsidRDefault="00D31F38" w:rsidP="00E35F1F">
            <w:pPr>
              <w:pStyle w:val="CopticVersemulti-line"/>
            </w:pPr>
            <w:r w:rsidRPr="00EC5CBB">
              <w:t>Ⲧⲱⲃϩ ⲙ̀Ⲡⲟ̅ⲥ̅ ⲉϩ̀ⲣⲏⲓ ⲉϫⲱⲛ</w:t>
            </w:r>
          </w:p>
          <w:p w14:paraId="4E26E977" w14:textId="77777777" w:rsidR="00D31F38" w:rsidRDefault="00D31F38" w:rsidP="00E35F1F">
            <w:pPr>
              <w:pStyle w:val="CopticVersemulti-line"/>
            </w:pPr>
            <w:r w:rsidRPr="00EC5CBB">
              <w:t>Ⲏⲥⲱⲇⲟⲣⲟⲥ ⲛⲉⲙ Ⲡⲁⲛⲧⲉⲗⲉⲟⲛ</w:t>
            </w:r>
          </w:p>
          <w:p w14:paraId="45D7532C" w14:textId="77777777" w:rsidR="00D31F38" w:rsidRDefault="00D31F38" w:rsidP="00E35F1F">
            <w:pPr>
              <w:pStyle w:val="CopticVersemulti-line"/>
            </w:pPr>
            <w:r w:rsidRPr="00EC5CBB">
              <w:t>Ⲥⲟⲫⲓⲁ ⲛⲉⲙ Ⲉⲩⲫⲟⲙⲓⲁ</w:t>
            </w:r>
          </w:p>
          <w:p w14:paraId="709E89C3" w14:textId="77777777" w:rsidR="00D31F38" w:rsidRDefault="00D31F38" w:rsidP="00E35F1F">
            <w:pPr>
              <w:pStyle w:val="CopticVerse"/>
            </w:pPr>
            <w:r w:rsidRPr="00EC5CBB">
              <w:t>ⲛ̀ⲧⲉϥⲭⲁ ⲛⲉⲛⲛⲟⲃⲓ ⲛⲁⲛ ⲉⲃⲟⲗ</w:t>
            </w:r>
            <w:r>
              <w:t>.</w:t>
            </w:r>
          </w:p>
        </w:tc>
      </w:tr>
      <w:tr w:rsidR="00D31F38" w14:paraId="68D124B9" w14:textId="77777777" w:rsidTr="00E35F1F">
        <w:trPr>
          <w:cantSplit/>
          <w:jc w:val="center"/>
        </w:trPr>
        <w:tc>
          <w:tcPr>
            <w:tcW w:w="288" w:type="dxa"/>
          </w:tcPr>
          <w:p w14:paraId="68522D97" w14:textId="77777777" w:rsidR="00D31F38" w:rsidRDefault="00D31F38" w:rsidP="00E35F1F">
            <w:pPr>
              <w:pStyle w:val="CopticCross"/>
            </w:pPr>
            <w:r>
              <w:lastRenderedPageBreak/>
              <w:t>¿</w:t>
            </w:r>
          </w:p>
        </w:tc>
        <w:tc>
          <w:tcPr>
            <w:tcW w:w="3960" w:type="dxa"/>
          </w:tcPr>
          <w:p w14:paraId="33ABF6D6" w14:textId="77777777" w:rsidR="00D31F38" w:rsidRPr="00006239" w:rsidRDefault="00D31F38" w:rsidP="00E35F1F">
            <w:pPr>
              <w:pStyle w:val="EngHang"/>
              <w:rPr>
                <w:szCs w:val="20"/>
              </w:rPr>
            </w:pPr>
            <w:r w:rsidRPr="00006239">
              <w:t>Pray to the Lord on our behalf,</w:t>
            </w:r>
          </w:p>
          <w:p w14:paraId="672948AE" w14:textId="77777777" w:rsidR="00D31F38" w:rsidRPr="00006239" w:rsidRDefault="00D31F38" w:rsidP="00E35F1F">
            <w:pPr>
              <w:pStyle w:val="EngHang"/>
              <w:rPr>
                <w:szCs w:val="20"/>
              </w:rPr>
            </w:pPr>
            <w:r w:rsidRPr="00006239">
              <w:t>Master Apanoub and Ptolomeos,</w:t>
            </w:r>
          </w:p>
          <w:p w14:paraId="35D62C5B" w14:textId="77777777" w:rsidR="00D31F38" w:rsidRPr="00006239" w:rsidRDefault="00D31F38" w:rsidP="00E35F1F">
            <w:pPr>
              <w:pStyle w:val="EngHang"/>
              <w:rPr>
                <w:szCs w:val="20"/>
              </w:rPr>
            </w:pPr>
            <w:r w:rsidRPr="00006239">
              <w:t>Apakragon and Sousennius,</w:t>
            </w:r>
          </w:p>
          <w:p w14:paraId="74705D2C" w14:textId="77777777" w:rsidR="00D31F38" w:rsidRPr="00006239" w:rsidRDefault="00D31F38" w:rsidP="00E35F1F">
            <w:pPr>
              <w:pStyle w:val="EngHangEnd"/>
              <w:rPr>
                <w:color w:val="auto"/>
                <w:szCs w:val="20"/>
              </w:rPr>
            </w:pPr>
            <w:r w:rsidRPr="00006239">
              <w:t>That He may forgive us our sins.</w:t>
            </w:r>
          </w:p>
        </w:tc>
        <w:tc>
          <w:tcPr>
            <w:tcW w:w="288" w:type="dxa"/>
          </w:tcPr>
          <w:p w14:paraId="15B35114" w14:textId="77777777" w:rsidR="00D31F38" w:rsidRDefault="00D31F38" w:rsidP="00E35F1F"/>
        </w:tc>
        <w:tc>
          <w:tcPr>
            <w:tcW w:w="288" w:type="dxa"/>
          </w:tcPr>
          <w:p w14:paraId="1B3A3BEB" w14:textId="77777777" w:rsidR="00D31F38" w:rsidRDefault="00D31F38" w:rsidP="00E35F1F">
            <w:pPr>
              <w:pStyle w:val="CopticCross"/>
            </w:pPr>
            <w:r>
              <w:t>¿</w:t>
            </w:r>
          </w:p>
        </w:tc>
        <w:tc>
          <w:tcPr>
            <w:tcW w:w="3960" w:type="dxa"/>
          </w:tcPr>
          <w:p w14:paraId="24195D12" w14:textId="77777777" w:rsidR="00D31F38" w:rsidRDefault="00D31F38" w:rsidP="00E35F1F">
            <w:pPr>
              <w:pStyle w:val="CopticVersemulti-line"/>
            </w:pPr>
            <w:r w:rsidRPr="00EC5CBB">
              <w:t>Ⲧⲱⲃϩ ⲙ̀Ⲡⲟ̅ⲥ̅ ⲉϩ̀ⲣⲏⲓ ⲉϫⲱⲛ</w:t>
            </w:r>
          </w:p>
          <w:p w14:paraId="7C1445F1" w14:textId="77777777" w:rsidR="00D31F38" w:rsidRDefault="00D31F38" w:rsidP="00E35F1F">
            <w:pPr>
              <w:pStyle w:val="CopticVersemulti-line"/>
            </w:pPr>
            <w:r w:rsidRPr="00EC5CBB">
              <w:t>ⲕⲩⲣⲓ ⲁⲡⲁⲛⲟⲩⲃ ⲛⲉⲙ Ⲡⲑⲗⲟⲙⲉⲟⲥ</w:t>
            </w:r>
          </w:p>
          <w:p w14:paraId="30CC168D" w14:textId="77777777" w:rsidR="00D31F38" w:rsidRDefault="00D31F38" w:rsidP="00E35F1F">
            <w:pPr>
              <w:pStyle w:val="CopticVersemulti-line"/>
            </w:pPr>
            <w:r w:rsidRPr="00EC5CBB">
              <w:t xml:space="preserve">ⲛⲉⲙ ⲁⲡⲁ Ⲕⲣⲁⲅⲟⲛ ⲛⲉⲙ Ⲥⲟⲩⲥⲉⲛⲛⲓⲟⲥ </w:t>
            </w:r>
          </w:p>
          <w:p w14:paraId="2089FD8F" w14:textId="77777777" w:rsidR="00D31F38" w:rsidRDefault="00D31F38" w:rsidP="00E35F1F">
            <w:pPr>
              <w:pStyle w:val="CopticVerse"/>
            </w:pPr>
            <w:r w:rsidRPr="00EC5CBB">
              <w:t>ⲛ̀ⲧⲉϥⲭⲁ ⲛⲉⲛⲛⲟⲃⲓ ⲛⲁⲛ ⲉⲃⲟⲗ</w:t>
            </w:r>
            <w:r>
              <w:t>.</w:t>
            </w:r>
          </w:p>
        </w:tc>
      </w:tr>
      <w:tr w:rsidR="00D31F38" w14:paraId="3F5033D6" w14:textId="77777777" w:rsidTr="00E35F1F">
        <w:trPr>
          <w:cantSplit/>
          <w:jc w:val="center"/>
        </w:trPr>
        <w:tc>
          <w:tcPr>
            <w:tcW w:w="288" w:type="dxa"/>
          </w:tcPr>
          <w:p w14:paraId="3A7ABBE0" w14:textId="77777777" w:rsidR="00D31F38" w:rsidRDefault="00D31F38" w:rsidP="00E35F1F">
            <w:pPr>
              <w:pStyle w:val="CopticCross"/>
            </w:pPr>
          </w:p>
        </w:tc>
        <w:tc>
          <w:tcPr>
            <w:tcW w:w="3960" w:type="dxa"/>
          </w:tcPr>
          <w:p w14:paraId="11866515" w14:textId="77777777" w:rsidR="00D31F38" w:rsidRPr="00006239" w:rsidRDefault="00D31F38" w:rsidP="00E35F1F">
            <w:pPr>
              <w:pStyle w:val="EngHang"/>
              <w:rPr>
                <w:szCs w:val="20"/>
              </w:rPr>
            </w:pPr>
            <w:r w:rsidRPr="00006239">
              <w:t>Pray to the Lord on our behalf,</w:t>
            </w:r>
          </w:p>
          <w:p w14:paraId="6BE08EE6" w14:textId="77777777" w:rsidR="00D31F38" w:rsidRPr="00006239" w:rsidRDefault="00D31F38" w:rsidP="00E35F1F">
            <w:pPr>
              <w:pStyle w:val="EngHang"/>
              <w:rPr>
                <w:szCs w:val="20"/>
              </w:rPr>
            </w:pPr>
            <w:r w:rsidRPr="00006239">
              <w:t>O great high priest,</w:t>
            </w:r>
          </w:p>
          <w:p w14:paraId="20D6F735" w14:textId="77777777" w:rsidR="00D31F38" w:rsidRPr="00006239" w:rsidRDefault="00D31F38" w:rsidP="00E35F1F">
            <w:pPr>
              <w:pStyle w:val="EngHang"/>
              <w:rPr>
                <w:szCs w:val="20"/>
              </w:rPr>
            </w:pPr>
            <w:r w:rsidRPr="00006239">
              <w:t>Abba Peter, the martyr among the priests,</w:t>
            </w:r>
          </w:p>
          <w:p w14:paraId="71D66439" w14:textId="77777777" w:rsidR="00D31F38" w:rsidRPr="00006239" w:rsidRDefault="00D31F38" w:rsidP="00E35F1F">
            <w:pPr>
              <w:pStyle w:val="EngHangEnd"/>
              <w:rPr>
                <w:color w:val="auto"/>
                <w:szCs w:val="20"/>
              </w:rPr>
            </w:pPr>
            <w:r w:rsidRPr="00006239">
              <w:t>That He may forgive us our sins.</w:t>
            </w:r>
          </w:p>
        </w:tc>
        <w:tc>
          <w:tcPr>
            <w:tcW w:w="288" w:type="dxa"/>
          </w:tcPr>
          <w:p w14:paraId="48CFD2D8" w14:textId="77777777" w:rsidR="00D31F38" w:rsidRDefault="00D31F38" w:rsidP="00E35F1F"/>
        </w:tc>
        <w:tc>
          <w:tcPr>
            <w:tcW w:w="288" w:type="dxa"/>
          </w:tcPr>
          <w:p w14:paraId="67D89749" w14:textId="77777777" w:rsidR="00D31F38" w:rsidRDefault="00D31F38" w:rsidP="00E35F1F">
            <w:pPr>
              <w:pStyle w:val="CopticCross"/>
            </w:pPr>
          </w:p>
        </w:tc>
        <w:tc>
          <w:tcPr>
            <w:tcW w:w="3960" w:type="dxa"/>
          </w:tcPr>
          <w:p w14:paraId="7B30BE28" w14:textId="77777777" w:rsidR="00D31F38" w:rsidRDefault="00D31F38" w:rsidP="00E35F1F">
            <w:pPr>
              <w:pStyle w:val="CopticVersemulti-line"/>
            </w:pPr>
            <w:r w:rsidRPr="00EC5CBB">
              <w:t>Ⲧⲱⲃϩ ⲙ̀Ⲡⲟ̅ⲥ̅ ⲉϩ̀ⲣⲏⲓ ⲉϫⲱⲛ</w:t>
            </w:r>
          </w:p>
          <w:p w14:paraId="17FC014A" w14:textId="77777777" w:rsidR="00D31F38" w:rsidRDefault="00D31F38" w:rsidP="00E35F1F">
            <w:pPr>
              <w:pStyle w:val="CopticVersemulti-line"/>
            </w:pPr>
            <w:r w:rsidRPr="00EC5CBB">
              <w:t>ⲱ ⲡⲓⲛⲓϣϯ ⲛ̀ⲁⲣⲭⲏ ⲉⲣⲉⲩⲥ</w:t>
            </w:r>
          </w:p>
          <w:p w14:paraId="39CA37FE" w14:textId="77777777" w:rsidR="00D31F38" w:rsidRDefault="00D31F38" w:rsidP="00E35F1F">
            <w:pPr>
              <w:pStyle w:val="CopticVersemulti-line"/>
            </w:pPr>
            <w:r w:rsidRPr="00EC5CBB">
              <w:t>ⲁⲃⲃⲁ Ⲡⲉⲧⲣⲟⲥ ⲓⲉⲣⲟ⳥</w:t>
            </w:r>
          </w:p>
          <w:p w14:paraId="1DD2E963" w14:textId="77777777" w:rsidR="00D31F38" w:rsidRDefault="00D31F38" w:rsidP="00E35F1F">
            <w:pPr>
              <w:pStyle w:val="CopticVerse"/>
            </w:pPr>
            <w:r w:rsidRPr="00EC5CBB">
              <w:t>ⲛ̀ⲧⲉϥⲭⲁ ⲛⲉⲛⲛⲟⲃⲓ ⲛⲁⲛ ⲉⲃⲟⲗ</w:t>
            </w:r>
            <w:r>
              <w:t>.</w:t>
            </w:r>
          </w:p>
        </w:tc>
      </w:tr>
      <w:tr w:rsidR="00D31F38" w14:paraId="47B18B01" w14:textId="77777777" w:rsidTr="00E35F1F">
        <w:trPr>
          <w:cantSplit/>
          <w:jc w:val="center"/>
        </w:trPr>
        <w:tc>
          <w:tcPr>
            <w:tcW w:w="288" w:type="dxa"/>
          </w:tcPr>
          <w:p w14:paraId="02E16D6A" w14:textId="77777777" w:rsidR="00D31F38" w:rsidRDefault="00D31F38" w:rsidP="00E35F1F">
            <w:pPr>
              <w:pStyle w:val="CopticCross"/>
            </w:pPr>
            <w:r>
              <w:t>¿</w:t>
            </w:r>
          </w:p>
        </w:tc>
        <w:tc>
          <w:tcPr>
            <w:tcW w:w="3960" w:type="dxa"/>
          </w:tcPr>
          <w:p w14:paraId="1D2F38BA" w14:textId="77777777" w:rsidR="00D31F38" w:rsidRPr="00006239" w:rsidRDefault="00D31F38" w:rsidP="00E35F1F">
            <w:pPr>
              <w:pStyle w:val="EngHang"/>
              <w:rPr>
                <w:szCs w:val="20"/>
              </w:rPr>
            </w:pPr>
            <w:r w:rsidRPr="00006239">
              <w:t>Pray to the Lord on our behalf,</w:t>
            </w:r>
          </w:p>
          <w:p w14:paraId="379FFA69" w14:textId="77777777" w:rsidR="00D31F38" w:rsidRPr="00006239" w:rsidRDefault="00D31F38" w:rsidP="00E35F1F">
            <w:pPr>
              <w:pStyle w:val="EngHang"/>
              <w:rPr>
                <w:szCs w:val="20"/>
              </w:rPr>
            </w:pPr>
            <w:r w:rsidRPr="00006239">
              <w:t>O new martyrs,</w:t>
            </w:r>
          </w:p>
          <w:p w14:paraId="0F565987" w14:textId="77777777" w:rsidR="00D31F38" w:rsidRPr="00006239" w:rsidRDefault="00D31F38" w:rsidP="00E35F1F">
            <w:pPr>
              <w:pStyle w:val="EngHang"/>
              <w:rPr>
                <w:szCs w:val="20"/>
              </w:rPr>
            </w:pPr>
            <w:r w:rsidRPr="00006239">
              <w:t>Pistavros and Arsenius,</w:t>
            </w:r>
          </w:p>
          <w:p w14:paraId="7EB5392D" w14:textId="77777777" w:rsidR="00D31F38" w:rsidRPr="00006239" w:rsidRDefault="00D31F38" w:rsidP="00E35F1F">
            <w:pPr>
              <w:pStyle w:val="EngHangEnd"/>
              <w:rPr>
                <w:color w:val="auto"/>
                <w:szCs w:val="20"/>
              </w:rPr>
            </w:pPr>
            <w:r w:rsidRPr="00006239">
              <w:t>That He may forgive us our sins.</w:t>
            </w:r>
          </w:p>
        </w:tc>
        <w:tc>
          <w:tcPr>
            <w:tcW w:w="288" w:type="dxa"/>
          </w:tcPr>
          <w:p w14:paraId="095F68D7" w14:textId="77777777" w:rsidR="00D31F38" w:rsidRDefault="00D31F38" w:rsidP="00E35F1F"/>
        </w:tc>
        <w:tc>
          <w:tcPr>
            <w:tcW w:w="288" w:type="dxa"/>
          </w:tcPr>
          <w:p w14:paraId="2C45AC64" w14:textId="77777777" w:rsidR="00D31F38" w:rsidRDefault="00D31F38" w:rsidP="00E35F1F">
            <w:pPr>
              <w:pStyle w:val="CopticCross"/>
            </w:pPr>
            <w:r>
              <w:t>¿</w:t>
            </w:r>
          </w:p>
        </w:tc>
        <w:tc>
          <w:tcPr>
            <w:tcW w:w="3960" w:type="dxa"/>
          </w:tcPr>
          <w:p w14:paraId="07F33938" w14:textId="77777777" w:rsidR="00D31F38" w:rsidRDefault="00D31F38" w:rsidP="00E35F1F">
            <w:pPr>
              <w:pStyle w:val="CopticVersemulti-line"/>
            </w:pPr>
            <w:r>
              <w:t>Ⲧⲱⲃϩ ⲙ̀Ⲡⲟ̅ⲥ̅ ⲉϩ̀ⲣⲏⲓ ⲉϫⲱⲛ</w:t>
            </w:r>
          </w:p>
          <w:p w14:paraId="18E6D85C" w14:textId="77777777" w:rsidR="00D31F38" w:rsidRDefault="00D31F38" w:rsidP="00E35F1F">
            <w:pPr>
              <w:pStyle w:val="CopticVersemulti-line"/>
            </w:pPr>
            <w:r>
              <w:t>ⲱ ⲛⲓⲃⲉⲣⲓ ⲙ̀⳥</w:t>
            </w:r>
          </w:p>
          <w:p w14:paraId="6B07120B" w14:textId="77777777" w:rsidR="00D31F38" w:rsidRDefault="00D31F38" w:rsidP="00E35F1F">
            <w:pPr>
              <w:pStyle w:val="CopticVersemulti-line"/>
            </w:pPr>
            <w:r>
              <w:t>Ⲡⲓⲥⲧⲁⲩⲣⲟⲥ ⲛⲉⲙ Ⲁⲣⲥⲉⲛⲓⲟⲥ</w:t>
            </w:r>
          </w:p>
          <w:p w14:paraId="094C1AEC" w14:textId="77777777" w:rsidR="00D31F38" w:rsidRDefault="00D31F38" w:rsidP="00E35F1F">
            <w:pPr>
              <w:pStyle w:val="CopticVerse"/>
            </w:pPr>
            <w:r>
              <w:t>ⲛ̀ⲧⲉϥⲭⲁ ⲛⲉⲛⲛⲟⲃⲓ ⲛⲁⲛ ⲉⲃⲟⲗ.</w:t>
            </w:r>
          </w:p>
        </w:tc>
      </w:tr>
      <w:tr w:rsidR="00D31F38" w14:paraId="7F9CE9AC" w14:textId="77777777" w:rsidTr="00E35F1F">
        <w:trPr>
          <w:cantSplit/>
          <w:jc w:val="center"/>
        </w:trPr>
        <w:tc>
          <w:tcPr>
            <w:tcW w:w="288" w:type="dxa"/>
          </w:tcPr>
          <w:p w14:paraId="012E72D8" w14:textId="77777777" w:rsidR="00D31F38" w:rsidRDefault="00D31F38" w:rsidP="00E35F1F">
            <w:pPr>
              <w:pStyle w:val="CopticCross"/>
            </w:pPr>
          </w:p>
        </w:tc>
        <w:tc>
          <w:tcPr>
            <w:tcW w:w="3960" w:type="dxa"/>
          </w:tcPr>
          <w:p w14:paraId="6DF874E6" w14:textId="77777777" w:rsidR="00D31F38" w:rsidRPr="00006239" w:rsidRDefault="00D31F38" w:rsidP="00E35F1F">
            <w:pPr>
              <w:pStyle w:val="EngHang"/>
              <w:rPr>
                <w:szCs w:val="20"/>
              </w:rPr>
            </w:pPr>
            <w:r w:rsidRPr="00006239">
              <w:t>Pray to the Lord on our behalf,</w:t>
            </w:r>
          </w:p>
          <w:p w14:paraId="6FA990BE" w14:textId="77777777" w:rsidR="00D31F38" w:rsidRPr="00006239" w:rsidRDefault="00D31F38" w:rsidP="00E35F1F">
            <w:pPr>
              <w:pStyle w:val="EngHang"/>
              <w:rPr>
                <w:szCs w:val="20"/>
              </w:rPr>
            </w:pPr>
            <w:r w:rsidRPr="00006239">
              <w:t>O Michael the hegoumen,</w:t>
            </w:r>
          </w:p>
          <w:p w14:paraId="5722B1B2" w14:textId="77777777" w:rsidR="00D31F38" w:rsidRPr="00006239" w:rsidRDefault="00D31F38" w:rsidP="00E35F1F">
            <w:pPr>
              <w:pStyle w:val="EngHang"/>
              <w:rPr>
                <w:szCs w:val="20"/>
              </w:rPr>
            </w:pPr>
            <w:r w:rsidRPr="00006239">
              <w:t>And Michael the monk,</w:t>
            </w:r>
          </w:p>
          <w:p w14:paraId="6907F06C" w14:textId="77777777" w:rsidR="00D31F38" w:rsidRPr="00006239" w:rsidRDefault="00D31F38" w:rsidP="00E35F1F">
            <w:pPr>
              <w:pStyle w:val="EngHangEnd"/>
              <w:rPr>
                <w:color w:val="auto"/>
                <w:szCs w:val="20"/>
              </w:rPr>
            </w:pPr>
            <w:r w:rsidRPr="00006239">
              <w:t>That He may forgive us our sins.</w:t>
            </w:r>
          </w:p>
        </w:tc>
        <w:tc>
          <w:tcPr>
            <w:tcW w:w="288" w:type="dxa"/>
          </w:tcPr>
          <w:p w14:paraId="709F5B9D" w14:textId="77777777" w:rsidR="00D31F38" w:rsidRDefault="00D31F38" w:rsidP="00E35F1F"/>
        </w:tc>
        <w:tc>
          <w:tcPr>
            <w:tcW w:w="288" w:type="dxa"/>
          </w:tcPr>
          <w:p w14:paraId="2C8A83F5" w14:textId="77777777" w:rsidR="00D31F38" w:rsidRDefault="00D31F38" w:rsidP="00E35F1F">
            <w:pPr>
              <w:pStyle w:val="CopticCross"/>
            </w:pPr>
          </w:p>
        </w:tc>
        <w:tc>
          <w:tcPr>
            <w:tcW w:w="3960" w:type="dxa"/>
          </w:tcPr>
          <w:p w14:paraId="58F51376" w14:textId="77777777" w:rsidR="00D31F38" w:rsidRDefault="00D31F38" w:rsidP="00E35F1F">
            <w:pPr>
              <w:pStyle w:val="CopticVersemulti-line"/>
            </w:pPr>
            <w:r w:rsidRPr="00EC5CBB">
              <w:t>Ⲧⲱⲃϩ ⲙ̀Ⲡⲟ̅ⲥ̅ ⲉϩ̀ⲣⲏⲓ ⲉϫⲱⲛ</w:t>
            </w:r>
          </w:p>
          <w:p w14:paraId="4CF87E51" w14:textId="77777777" w:rsidR="00D31F38" w:rsidRDefault="00D31F38" w:rsidP="00E35F1F">
            <w:pPr>
              <w:pStyle w:val="CopticVersemulti-line"/>
            </w:pPr>
            <w:r w:rsidRPr="00EC5CBB">
              <w:t>Ⲱ Ⲙⲓⲭⲁⲏⲗ ⲡⲓϩⲏϫⲟⲩⲙⲉⲛⲟⲥ</w:t>
            </w:r>
          </w:p>
          <w:p w14:paraId="7412CB34" w14:textId="77777777" w:rsidR="00D31F38" w:rsidRDefault="00D31F38" w:rsidP="00E35F1F">
            <w:pPr>
              <w:pStyle w:val="CopticVersemulti-line"/>
            </w:pPr>
            <w:r w:rsidRPr="00EC5CBB">
              <w:t>ⲛⲉⲙ Ⲙⲓⲭⲁⲏⲗ ⲡⲓⲙⲟⲛⲁⲭⲟⲥ</w:t>
            </w:r>
          </w:p>
          <w:p w14:paraId="100A8BAB" w14:textId="77777777" w:rsidR="00D31F38" w:rsidRDefault="00D31F38" w:rsidP="00E35F1F">
            <w:pPr>
              <w:pStyle w:val="CopticVerse"/>
            </w:pPr>
            <w:r w:rsidRPr="00EC5CBB">
              <w:t>ⲛ̀ⲧⲉϥⲭⲁ ⲛⲉⲛⲛⲟⲃⲓ ⲛⲁⲛ ⲉⲃⲟⲗ</w:t>
            </w:r>
            <w:r>
              <w:t>.</w:t>
            </w:r>
          </w:p>
        </w:tc>
      </w:tr>
      <w:tr w:rsidR="00D31F38" w14:paraId="54526155" w14:textId="77777777" w:rsidTr="00E35F1F">
        <w:trPr>
          <w:cantSplit/>
          <w:jc w:val="center"/>
        </w:trPr>
        <w:tc>
          <w:tcPr>
            <w:tcW w:w="288" w:type="dxa"/>
          </w:tcPr>
          <w:p w14:paraId="41BD616C" w14:textId="77777777" w:rsidR="00D31F38" w:rsidRDefault="00D31F38" w:rsidP="00E35F1F">
            <w:pPr>
              <w:pStyle w:val="CopticCross"/>
            </w:pPr>
            <w:r>
              <w:t>¿</w:t>
            </w:r>
          </w:p>
        </w:tc>
        <w:tc>
          <w:tcPr>
            <w:tcW w:w="3960" w:type="dxa"/>
          </w:tcPr>
          <w:p w14:paraId="194F427B" w14:textId="77777777" w:rsidR="00D31F38" w:rsidRPr="00006239" w:rsidRDefault="00D31F38" w:rsidP="00E35F1F">
            <w:pPr>
              <w:pStyle w:val="EngHang"/>
              <w:rPr>
                <w:szCs w:val="20"/>
              </w:rPr>
            </w:pPr>
            <w:r w:rsidRPr="00006239">
              <w:t>Pray to the Lord on our behalf,</w:t>
            </w:r>
          </w:p>
          <w:p w14:paraId="10B61EC9" w14:textId="77777777" w:rsidR="00D31F38" w:rsidRPr="00006239" w:rsidRDefault="00D31F38" w:rsidP="00E35F1F">
            <w:pPr>
              <w:pStyle w:val="EngHang"/>
              <w:rPr>
                <w:szCs w:val="20"/>
              </w:rPr>
            </w:pPr>
            <w:r w:rsidRPr="00006239">
              <w:t>O choir of the martyrs,</w:t>
            </w:r>
          </w:p>
          <w:p w14:paraId="35C7BE0A" w14:textId="77777777" w:rsidR="00D31F38" w:rsidRPr="00006239" w:rsidRDefault="00D31F38" w:rsidP="00E35F1F">
            <w:pPr>
              <w:pStyle w:val="EngHang"/>
              <w:rPr>
                <w:szCs w:val="20"/>
              </w:rPr>
            </w:pPr>
            <w:r w:rsidRPr="00006239">
              <w:t>Who suffered for the sake of Christ,</w:t>
            </w:r>
          </w:p>
          <w:p w14:paraId="4AD2683D" w14:textId="77777777" w:rsidR="00D31F38" w:rsidRPr="00006239" w:rsidRDefault="00D31F38" w:rsidP="00E35F1F">
            <w:pPr>
              <w:pStyle w:val="EngHangEnd"/>
            </w:pPr>
            <w:r w:rsidRPr="00006239">
              <w:t>That He may forgive us our sins.</w:t>
            </w:r>
          </w:p>
        </w:tc>
        <w:tc>
          <w:tcPr>
            <w:tcW w:w="288" w:type="dxa"/>
          </w:tcPr>
          <w:p w14:paraId="04F5C780" w14:textId="77777777" w:rsidR="00D31F38" w:rsidRDefault="00D31F38" w:rsidP="00E35F1F"/>
        </w:tc>
        <w:tc>
          <w:tcPr>
            <w:tcW w:w="288" w:type="dxa"/>
          </w:tcPr>
          <w:p w14:paraId="63F33D15" w14:textId="77777777" w:rsidR="00D31F38" w:rsidRDefault="00D31F38" w:rsidP="00E35F1F">
            <w:pPr>
              <w:pStyle w:val="CopticCross"/>
            </w:pPr>
            <w:r>
              <w:t>¿</w:t>
            </w:r>
          </w:p>
        </w:tc>
        <w:tc>
          <w:tcPr>
            <w:tcW w:w="3960" w:type="dxa"/>
          </w:tcPr>
          <w:p w14:paraId="057B48B1" w14:textId="77777777" w:rsidR="00D31F38" w:rsidRDefault="00D31F38" w:rsidP="00E35F1F">
            <w:pPr>
              <w:pStyle w:val="CopticVersemulti-line"/>
            </w:pPr>
            <w:r>
              <w:t>Ⲧⲱⲃϩ ⲙ̀Ⲡⲟ̅ⲥ̅ ⲉϩ̀ⲣⲏⲓ ⲉϫⲱⲛ</w:t>
            </w:r>
          </w:p>
          <w:p w14:paraId="65A05DA7" w14:textId="77777777" w:rsidR="00D31F38" w:rsidRDefault="00D31F38" w:rsidP="00E35F1F">
            <w:pPr>
              <w:pStyle w:val="CopticVersemulti-line"/>
            </w:pPr>
            <w:r>
              <w:t>ⲛⲓⲭⲟⲣⲟⲥ ⲛ̀ⲧⲉ ⲛⲓ⳥</w:t>
            </w:r>
          </w:p>
          <w:p w14:paraId="5435C814" w14:textId="77777777" w:rsidR="00D31F38" w:rsidRDefault="00D31F38" w:rsidP="00E35F1F">
            <w:pPr>
              <w:pStyle w:val="CopticVersemulti-line"/>
            </w:pPr>
            <w:r>
              <w:t>ⲉⲧⲁⲩϣⲉⲡⲙ̀ⲕⲁϩ ⲉⲑⲃⲉ Ⲡⲭ̅ⲥ̅</w:t>
            </w:r>
          </w:p>
          <w:p w14:paraId="2E497D23" w14:textId="77777777" w:rsidR="00D31F38" w:rsidRDefault="00D31F38" w:rsidP="00E35F1F">
            <w:pPr>
              <w:pStyle w:val="CopticVerse"/>
            </w:pPr>
            <w:r>
              <w:t>ⲛ̀ⲧⲉϥⲭⲁ ⲛⲉⲛⲛⲟⲃⲓ ⲛⲁⲛ ⲉⲃⲟⲗ.</w:t>
            </w:r>
          </w:p>
        </w:tc>
      </w:tr>
    </w:tbl>
    <w:p w14:paraId="776CEDDD"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E4CE1C4" w14:textId="77777777" w:rsidTr="00E35F1F">
        <w:trPr>
          <w:cantSplit/>
          <w:jc w:val="center"/>
        </w:trPr>
        <w:tc>
          <w:tcPr>
            <w:tcW w:w="288" w:type="dxa"/>
          </w:tcPr>
          <w:p w14:paraId="28EE3E62" w14:textId="77777777" w:rsidR="00D31F38" w:rsidRDefault="00D31F38" w:rsidP="00E35F1F">
            <w:pPr>
              <w:pStyle w:val="CopticCross"/>
            </w:pPr>
          </w:p>
        </w:tc>
        <w:tc>
          <w:tcPr>
            <w:tcW w:w="3960" w:type="dxa"/>
          </w:tcPr>
          <w:p w14:paraId="56DBFC42" w14:textId="77777777" w:rsidR="00D31F38" w:rsidRPr="000100FF" w:rsidRDefault="00D31F38" w:rsidP="00E35F1F">
            <w:pPr>
              <w:pStyle w:val="EngHang"/>
              <w:rPr>
                <w:szCs w:val="20"/>
              </w:rPr>
            </w:pPr>
            <w:r w:rsidRPr="000100FF">
              <w:t>Pray to the Lord on our behalf,</w:t>
            </w:r>
          </w:p>
          <w:p w14:paraId="506954D4" w14:textId="77777777" w:rsidR="00D31F38" w:rsidRPr="000100FF" w:rsidRDefault="00D31F38" w:rsidP="00E35F1F">
            <w:pPr>
              <w:pStyle w:val="EngHang"/>
              <w:rPr>
                <w:szCs w:val="20"/>
              </w:rPr>
            </w:pPr>
            <w:r w:rsidRPr="000100FF">
              <w:t>My lords and fathers who love their children,</w:t>
            </w:r>
          </w:p>
          <w:p w14:paraId="73E83595" w14:textId="77777777" w:rsidR="00D31F38" w:rsidRPr="000100FF" w:rsidRDefault="00D31F38" w:rsidP="00E35F1F">
            <w:pPr>
              <w:pStyle w:val="EngHang"/>
              <w:rPr>
                <w:szCs w:val="20"/>
              </w:rPr>
            </w:pPr>
            <w:r w:rsidRPr="000100FF">
              <w:t>Abba Antony and Abba Paul,</w:t>
            </w:r>
          </w:p>
          <w:p w14:paraId="2E5C9CE6" w14:textId="77777777" w:rsidR="00D31F38" w:rsidRDefault="00D31F38" w:rsidP="00E35F1F">
            <w:pPr>
              <w:pStyle w:val="EngHangEnd"/>
            </w:pPr>
            <w:r w:rsidRPr="000100FF">
              <w:t>That He may forgive us our sins.</w:t>
            </w:r>
          </w:p>
        </w:tc>
        <w:tc>
          <w:tcPr>
            <w:tcW w:w="288" w:type="dxa"/>
          </w:tcPr>
          <w:p w14:paraId="31FC027D" w14:textId="77777777" w:rsidR="00D31F38" w:rsidRDefault="00D31F38" w:rsidP="00E35F1F"/>
        </w:tc>
        <w:tc>
          <w:tcPr>
            <w:tcW w:w="288" w:type="dxa"/>
          </w:tcPr>
          <w:p w14:paraId="2BF85492" w14:textId="77777777" w:rsidR="00D31F38" w:rsidRDefault="00D31F38" w:rsidP="00E35F1F">
            <w:pPr>
              <w:pStyle w:val="CopticCross"/>
            </w:pPr>
          </w:p>
        </w:tc>
        <w:tc>
          <w:tcPr>
            <w:tcW w:w="3960" w:type="dxa"/>
          </w:tcPr>
          <w:p w14:paraId="70D132BD" w14:textId="77777777" w:rsidR="00D31F38" w:rsidRDefault="00D31F38" w:rsidP="00E35F1F">
            <w:pPr>
              <w:pStyle w:val="CopticVersemulti-line"/>
            </w:pPr>
            <w:r w:rsidRPr="00645C3A">
              <w:t>Ⲧⲱⲃϩ ⲙ̀Ⲡⲟ̅ⲥ̅ ⲉϩ̀ⲣⲏⲓ ⲉϫⲱⲛ</w:t>
            </w:r>
          </w:p>
          <w:p w14:paraId="2494645D" w14:textId="77777777" w:rsidR="00D31F38" w:rsidRDefault="00D31F38" w:rsidP="00E35F1F">
            <w:pPr>
              <w:pStyle w:val="CopticVersemulti-line"/>
            </w:pPr>
            <w:r w:rsidRPr="00645C3A">
              <w:t>ⲛⲁⲟ̅ⲥ̅ ⲛ̀ⲓⲟϯ ⲙ̀ⲙⲁⲓⲛⲟⲩϣⲏⲣⲓ</w:t>
            </w:r>
          </w:p>
          <w:p w14:paraId="6BDB063F" w14:textId="77777777" w:rsidR="00D31F38" w:rsidRDefault="00D31F38" w:rsidP="00E35F1F">
            <w:pPr>
              <w:pStyle w:val="CopticVersemulti-line"/>
            </w:pPr>
            <w:r w:rsidRPr="00645C3A">
              <w:t>Ⲁⲛⲧⲱⲛⲓⲟⲩⲥ ⲛⲉⲙ ⲁⲃⲃⲁ Ⲡⲁⲩⲗⲉ</w:t>
            </w:r>
          </w:p>
          <w:p w14:paraId="4C8B7D25" w14:textId="77777777" w:rsidR="00D31F38" w:rsidRDefault="00D31F38" w:rsidP="00E35F1F">
            <w:pPr>
              <w:pStyle w:val="CopticVerse"/>
            </w:pPr>
            <w:r w:rsidRPr="00645C3A">
              <w:t>ⲛ̀ⲧⲉϥⲭⲁ ⲛⲉⲛⲛⲟⲃⲓ ⲛⲁⲛ ⲉⲃⲟⲗ</w:t>
            </w:r>
          </w:p>
        </w:tc>
      </w:tr>
      <w:tr w:rsidR="00D31F38" w14:paraId="1FB694F7" w14:textId="77777777" w:rsidTr="00E35F1F">
        <w:trPr>
          <w:cantSplit/>
          <w:jc w:val="center"/>
        </w:trPr>
        <w:tc>
          <w:tcPr>
            <w:tcW w:w="288" w:type="dxa"/>
          </w:tcPr>
          <w:p w14:paraId="067DD035" w14:textId="77777777" w:rsidR="00D31F38" w:rsidRDefault="00D31F38" w:rsidP="00E35F1F">
            <w:pPr>
              <w:pStyle w:val="CopticCross"/>
            </w:pPr>
            <w:r>
              <w:lastRenderedPageBreak/>
              <w:t>¿</w:t>
            </w:r>
          </w:p>
        </w:tc>
        <w:tc>
          <w:tcPr>
            <w:tcW w:w="3960" w:type="dxa"/>
          </w:tcPr>
          <w:p w14:paraId="23A936FB" w14:textId="77777777" w:rsidR="00D31F38" w:rsidRPr="000100FF" w:rsidRDefault="00D31F38" w:rsidP="00E35F1F">
            <w:pPr>
              <w:pStyle w:val="EngHang"/>
              <w:rPr>
                <w:szCs w:val="20"/>
              </w:rPr>
            </w:pPr>
            <w:r w:rsidRPr="000100FF">
              <w:t>Pray to the Lord on our behalf,</w:t>
            </w:r>
          </w:p>
          <w:p w14:paraId="2DAEF7BA" w14:textId="77777777" w:rsidR="00D31F38" w:rsidRPr="000100FF" w:rsidRDefault="00D31F38" w:rsidP="00E35F1F">
            <w:pPr>
              <w:pStyle w:val="EngHang"/>
              <w:rPr>
                <w:szCs w:val="20"/>
              </w:rPr>
            </w:pPr>
            <w:r w:rsidRPr="000100FF">
              <w:t>O three saints, Abba Macarii,</w:t>
            </w:r>
          </w:p>
          <w:p w14:paraId="2C626B6B" w14:textId="77777777" w:rsidR="00D31F38" w:rsidRPr="000100FF" w:rsidRDefault="00D31F38" w:rsidP="00E35F1F">
            <w:pPr>
              <w:pStyle w:val="EngHang"/>
              <w:rPr>
                <w:szCs w:val="20"/>
              </w:rPr>
            </w:pPr>
            <w:r w:rsidRPr="000100FF">
              <w:t>And their children, the cross-bearers,</w:t>
            </w:r>
          </w:p>
          <w:p w14:paraId="56BFC156" w14:textId="77777777" w:rsidR="00D31F38" w:rsidRPr="000100FF" w:rsidRDefault="00D31F38" w:rsidP="00E35F1F">
            <w:pPr>
              <w:pStyle w:val="EngHangEnd"/>
              <w:rPr>
                <w:szCs w:val="20"/>
              </w:rPr>
            </w:pPr>
            <w:r w:rsidRPr="000100FF">
              <w:t>That He may forgive us our sins.</w:t>
            </w:r>
          </w:p>
        </w:tc>
        <w:tc>
          <w:tcPr>
            <w:tcW w:w="288" w:type="dxa"/>
          </w:tcPr>
          <w:p w14:paraId="1568D570" w14:textId="77777777" w:rsidR="00D31F38" w:rsidRDefault="00D31F38" w:rsidP="00E35F1F"/>
        </w:tc>
        <w:tc>
          <w:tcPr>
            <w:tcW w:w="288" w:type="dxa"/>
          </w:tcPr>
          <w:p w14:paraId="71D0F151" w14:textId="77777777" w:rsidR="00D31F38" w:rsidRDefault="00D31F38" w:rsidP="00E35F1F">
            <w:pPr>
              <w:pStyle w:val="CopticCross"/>
            </w:pPr>
            <w:r>
              <w:t>¿</w:t>
            </w:r>
          </w:p>
        </w:tc>
        <w:tc>
          <w:tcPr>
            <w:tcW w:w="3960" w:type="dxa"/>
          </w:tcPr>
          <w:p w14:paraId="77C6A323" w14:textId="77777777" w:rsidR="00D31F38" w:rsidRDefault="00D31F38" w:rsidP="00E35F1F">
            <w:pPr>
              <w:pStyle w:val="CopticVersemulti-line"/>
            </w:pPr>
            <w:r w:rsidRPr="00645C3A">
              <w:t>Ⲧⲱⲃϩ ⲙ̀Ⲡⲟ̅ⲥ̅ ⲉϩ̀ⲣⲏⲓ ⲉϫⲱⲛ</w:t>
            </w:r>
          </w:p>
          <w:p w14:paraId="1A6D7984" w14:textId="77777777" w:rsidR="00D31F38" w:rsidRDefault="00D31F38" w:rsidP="00E35F1F">
            <w:pPr>
              <w:pStyle w:val="CopticVersemulti-line"/>
            </w:pPr>
            <w:r w:rsidRPr="00645C3A">
              <w:t>ⲡⲓⲅ̅ ⲉⲑ̅ⲩ̅ ⲁⲃⲃⲁ Ⲙⲁⲕⲁⲣⲓ</w:t>
            </w:r>
          </w:p>
          <w:p w14:paraId="74DB83E8" w14:textId="77777777" w:rsidR="00D31F38" w:rsidRDefault="00D31F38" w:rsidP="00E35F1F">
            <w:pPr>
              <w:pStyle w:val="CopticVersemulti-line"/>
            </w:pPr>
            <w:r w:rsidRPr="00645C3A">
              <w:t>ⲛⲉⲙ ⲛⲟⲩϣⲏⲣⲓ ⲛ̀ⲥⲧⲁⲩⲣⲟⲫⲟⲣⲟⲥ</w:t>
            </w:r>
          </w:p>
          <w:p w14:paraId="24605C03" w14:textId="77777777" w:rsidR="00D31F38" w:rsidRDefault="00D31F38" w:rsidP="00E35F1F">
            <w:pPr>
              <w:pStyle w:val="CopticVerse"/>
            </w:pPr>
            <w:r w:rsidRPr="00645C3A">
              <w:t>ⲛ̀ⲧⲉϥⲭⲁ ⲛⲉⲛⲛⲟⲃⲓ ⲛⲁⲛ ⲉⲃⲟⲗ</w:t>
            </w:r>
          </w:p>
        </w:tc>
      </w:tr>
      <w:tr w:rsidR="00D31F38" w14:paraId="0B54F642" w14:textId="77777777" w:rsidTr="00E35F1F">
        <w:trPr>
          <w:cantSplit/>
          <w:jc w:val="center"/>
        </w:trPr>
        <w:tc>
          <w:tcPr>
            <w:tcW w:w="288" w:type="dxa"/>
          </w:tcPr>
          <w:p w14:paraId="3A7D9236" w14:textId="77777777" w:rsidR="00D31F38" w:rsidRDefault="00D31F38" w:rsidP="00E35F1F">
            <w:pPr>
              <w:pStyle w:val="CopticCross"/>
            </w:pPr>
          </w:p>
        </w:tc>
        <w:tc>
          <w:tcPr>
            <w:tcW w:w="3960" w:type="dxa"/>
          </w:tcPr>
          <w:p w14:paraId="7E5EEA38" w14:textId="77777777" w:rsidR="00D31F38" w:rsidRPr="000100FF" w:rsidRDefault="00D31F38" w:rsidP="00E35F1F">
            <w:pPr>
              <w:pStyle w:val="EngHang"/>
              <w:rPr>
                <w:szCs w:val="20"/>
              </w:rPr>
            </w:pPr>
            <w:r w:rsidRPr="000100FF">
              <w:t>Pray to the Lord on our behalf,</w:t>
            </w:r>
          </w:p>
          <w:p w14:paraId="1A4C66EC" w14:textId="77777777" w:rsidR="00D31F38" w:rsidRPr="000100FF" w:rsidRDefault="00D31F38" w:rsidP="00E35F1F">
            <w:pPr>
              <w:pStyle w:val="EngHang"/>
              <w:rPr>
                <w:szCs w:val="20"/>
              </w:rPr>
            </w:pPr>
            <w:r w:rsidRPr="000100FF">
              <w:t>My lords and fathers the hegoumens,</w:t>
            </w:r>
          </w:p>
          <w:p w14:paraId="001539E4" w14:textId="77777777" w:rsidR="00D31F38" w:rsidRPr="000100FF" w:rsidRDefault="00D31F38" w:rsidP="00E35F1F">
            <w:pPr>
              <w:pStyle w:val="EngHang"/>
              <w:rPr>
                <w:szCs w:val="20"/>
              </w:rPr>
            </w:pPr>
            <w:r w:rsidRPr="000100FF">
              <w:t>Abba John and Abba Daniel,</w:t>
            </w:r>
          </w:p>
          <w:p w14:paraId="495A7E40" w14:textId="77777777" w:rsidR="00D31F38" w:rsidRPr="000100FF" w:rsidRDefault="00D31F38" w:rsidP="00E35F1F">
            <w:pPr>
              <w:pStyle w:val="EngHangEnd"/>
              <w:rPr>
                <w:szCs w:val="20"/>
              </w:rPr>
            </w:pPr>
            <w:r w:rsidRPr="000100FF">
              <w:t>That He may forgive us our sins.</w:t>
            </w:r>
          </w:p>
        </w:tc>
        <w:tc>
          <w:tcPr>
            <w:tcW w:w="288" w:type="dxa"/>
          </w:tcPr>
          <w:p w14:paraId="2FAA2D5A" w14:textId="77777777" w:rsidR="00D31F38" w:rsidRDefault="00D31F38" w:rsidP="00E35F1F"/>
        </w:tc>
        <w:tc>
          <w:tcPr>
            <w:tcW w:w="288" w:type="dxa"/>
          </w:tcPr>
          <w:p w14:paraId="2E9A9D7A" w14:textId="77777777" w:rsidR="00D31F38" w:rsidRDefault="00D31F38" w:rsidP="00E35F1F">
            <w:pPr>
              <w:pStyle w:val="CopticCross"/>
            </w:pPr>
          </w:p>
        </w:tc>
        <w:tc>
          <w:tcPr>
            <w:tcW w:w="3960" w:type="dxa"/>
          </w:tcPr>
          <w:p w14:paraId="7C982B9B" w14:textId="77777777" w:rsidR="00D31F38" w:rsidRDefault="00D31F38" w:rsidP="00E35F1F">
            <w:pPr>
              <w:pStyle w:val="CopticVersemulti-line"/>
            </w:pPr>
            <w:r w:rsidRPr="00645C3A">
              <w:t>Ⲧⲱⲃϩ ⲙ̀Ⲡⲟ̅ⲥ̅ ⲉϩ̀ⲣⲏⲓ ⲉϫⲱⲛ</w:t>
            </w:r>
          </w:p>
          <w:p w14:paraId="74CDD4CA" w14:textId="77777777" w:rsidR="00D31F38" w:rsidRDefault="00D31F38" w:rsidP="00E35F1F">
            <w:pPr>
              <w:pStyle w:val="CopticVersemulti-line"/>
            </w:pPr>
            <w:r w:rsidRPr="00645C3A">
              <w:t>ⲛ̀ⲁⲟ̅ⲥ̅ ⲛ̀ⲓⲟϯ ⲛ̀ϩⲏⲅⲟⲩⲙⲉⲛⲟⲥ</w:t>
            </w:r>
          </w:p>
          <w:p w14:paraId="17693069" w14:textId="77777777" w:rsidR="00D31F38" w:rsidRDefault="00D31F38" w:rsidP="00E35F1F">
            <w:pPr>
              <w:pStyle w:val="CopticVersemulti-line"/>
            </w:pPr>
            <w:r w:rsidRPr="00645C3A">
              <w:t>ⲁⲃⲃⲁ Ⲓⲱ̅ⲁ̅ ⲛⲉⲙ ⲁⲃⲃⲁ Ⲇⲁⲛⲓⲏⲗ</w:t>
            </w:r>
          </w:p>
          <w:p w14:paraId="3972FCB1" w14:textId="77777777" w:rsidR="00D31F38" w:rsidRDefault="00D31F38" w:rsidP="00E35F1F">
            <w:pPr>
              <w:pStyle w:val="CopticVerse"/>
            </w:pPr>
            <w:r w:rsidRPr="00645C3A">
              <w:t>ⲛ</w:t>
            </w:r>
            <w:r>
              <w:t>̀</w:t>
            </w:r>
            <w:r w:rsidRPr="00645C3A">
              <w:t>ⲧⲉϥⲭⲁ ⲛⲉⲛⲛⲟⲃⲓ ⲛⲁⲛ ⲉⲃⲟⲗ</w:t>
            </w:r>
          </w:p>
        </w:tc>
      </w:tr>
      <w:tr w:rsidR="00D31F38" w14:paraId="4BC84D28" w14:textId="77777777" w:rsidTr="00E35F1F">
        <w:trPr>
          <w:cantSplit/>
          <w:jc w:val="center"/>
        </w:trPr>
        <w:tc>
          <w:tcPr>
            <w:tcW w:w="288" w:type="dxa"/>
          </w:tcPr>
          <w:p w14:paraId="5578014A" w14:textId="77777777" w:rsidR="00D31F38" w:rsidRDefault="00D31F38" w:rsidP="00E35F1F">
            <w:pPr>
              <w:pStyle w:val="CopticCross"/>
            </w:pPr>
            <w:r>
              <w:t>¿</w:t>
            </w:r>
          </w:p>
        </w:tc>
        <w:tc>
          <w:tcPr>
            <w:tcW w:w="3960" w:type="dxa"/>
          </w:tcPr>
          <w:p w14:paraId="77D66060" w14:textId="77777777" w:rsidR="00D31F38" w:rsidRPr="000100FF" w:rsidRDefault="00D31F38" w:rsidP="00E35F1F">
            <w:pPr>
              <w:pStyle w:val="EngHang"/>
              <w:rPr>
                <w:szCs w:val="20"/>
              </w:rPr>
            </w:pPr>
            <w:r w:rsidRPr="000100FF">
              <w:t>Pray to the Lord on our behalf,</w:t>
            </w:r>
          </w:p>
          <w:p w14:paraId="763C43AC" w14:textId="77777777" w:rsidR="00D31F38" w:rsidRPr="000100FF" w:rsidRDefault="00D31F38" w:rsidP="00E35F1F">
            <w:pPr>
              <w:pStyle w:val="EngHang"/>
              <w:rPr>
                <w:szCs w:val="20"/>
              </w:rPr>
            </w:pPr>
            <w:r w:rsidRPr="000100FF">
              <w:t>My lords and fathers who love their children,</w:t>
            </w:r>
          </w:p>
          <w:p w14:paraId="00FD26FB" w14:textId="77777777" w:rsidR="00D31F38" w:rsidRPr="000100FF" w:rsidRDefault="00D31F38" w:rsidP="00E35F1F">
            <w:pPr>
              <w:pStyle w:val="EngHang"/>
              <w:rPr>
                <w:szCs w:val="20"/>
              </w:rPr>
            </w:pPr>
            <w:r w:rsidRPr="000100FF">
              <w:t>Abba Pishoi and Abba Paul,</w:t>
            </w:r>
          </w:p>
          <w:p w14:paraId="0ACD2AA7" w14:textId="77777777" w:rsidR="00D31F38" w:rsidRPr="000100FF" w:rsidRDefault="00D31F38" w:rsidP="00E35F1F">
            <w:pPr>
              <w:pStyle w:val="EngHangEnd"/>
              <w:rPr>
                <w:szCs w:val="20"/>
              </w:rPr>
            </w:pPr>
            <w:r w:rsidRPr="000100FF">
              <w:t>That He may forgive us our sins.</w:t>
            </w:r>
          </w:p>
        </w:tc>
        <w:tc>
          <w:tcPr>
            <w:tcW w:w="288" w:type="dxa"/>
          </w:tcPr>
          <w:p w14:paraId="7BE9F65F" w14:textId="77777777" w:rsidR="00D31F38" w:rsidRDefault="00D31F38" w:rsidP="00E35F1F"/>
        </w:tc>
        <w:tc>
          <w:tcPr>
            <w:tcW w:w="288" w:type="dxa"/>
          </w:tcPr>
          <w:p w14:paraId="599D9E92" w14:textId="77777777" w:rsidR="00D31F38" w:rsidRDefault="00D31F38" w:rsidP="00E35F1F">
            <w:pPr>
              <w:pStyle w:val="CopticCross"/>
            </w:pPr>
            <w:r>
              <w:t>¿</w:t>
            </w:r>
          </w:p>
        </w:tc>
        <w:tc>
          <w:tcPr>
            <w:tcW w:w="3960" w:type="dxa"/>
          </w:tcPr>
          <w:p w14:paraId="0ED9399C" w14:textId="77777777" w:rsidR="00D31F38" w:rsidRDefault="00D31F38" w:rsidP="00E35F1F">
            <w:pPr>
              <w:pStyle w:val="CopticVersemulti-line"/>
            </w:pPr>
            <w:r w:rsidRPr="00645C3A">
              <w:t>Ⲧⲱⲃϩ ⲙ̀Ⲡⲟ̅ⲥ̅ ⲉϩ̀ⲣⲏⲓ ⲉϫⲱⲛ</w:t>
            </w:r>
          </w:p>
          <w:p w14:paraId="3E83BEBC" w14:textId="77777777" w:rsidR="00D31F38" w:rsidRDefault="00D31F38" w:rsidP="00E35F1F">
            <w:pPr>
              <w:pStyle w:val="CopticVersemulti-line"/>
            </w:pPr>
            <w:r w:rsidRPr="00645C3A">
              <w:t>ⲛⲁⲟ̅ⲥ̅ ⲛ̀ⲓⲟϯ ⲙ̀ⲙⲁⲓⲛⲟⲩϣⲏⲣⲓ</w:t>
            </w:r>
          </w:p>
          <w:p w14:paraId="5F38FA74" w14:textId="77777777" w:rsidR="00D31F38" w:rsidRDefault="00D31F38" w:rsidP="00E35F1F">
            <w:pPr>
              <w:pStyle w:val="CopticVersemulti-line"/>
            </w:pPr>
            <w:r w:rsidRPr="00645C3A">
              <w:t>ⲁⲃⲃⲁ Ⲡⲓϣⲱⲓ ⲛⲉⲙ ⲁⲃⲃⲁ Ⲡⲁⲩⲗⲉ</w:t>
            </w:r>
          </w:p>
          <w:p w14:paraId="27ED0AE9" w14:textId="77777777" w:rsidR="00D31F38" w:rsidRDefault="00D31F38" w:rsidP="00E35F1F">
            <w:pPr>
              <w:pStyle w:val="CopticVerse"/>
            </w:pPr>
            <w:r w:rsidRPr="00645C3A">
              <w:t>ⲛ̀ⲧⲉϥⲭⲁ ⲛⲉⲛⲛⲟⲃⲓ ⲛⲁⲛ ⲉⲃⲟⲗ</w:t>
            </w:r>
          </w:p>
        </w:tc>
      </w:tr>
      <w:tr w:rsidR="00D31F38" w14:paraId="5327FA97" w14:textId="77777777" w:rsidTr="00E35F1F">
        <w:trPr>
          <w:cantSplit/>
          <w:jc w:val="center"/>
        </w:trPr>
        <w:tc>
          <w:tcPr>
            <w:tcW w:w="288" w:type="dxa"/>
          </w:tcPr>
          <w:p w14:paraId="5E44E06E" w14:textId="77777777" w:rsidR="00D31F38" w:rsidRDefault="00D31F38" w:rsidP="00E35F1F">
            <w:pPr>
              <w:pStyle w:val="CopticCross"/>
            </w:pPr>
          </w:p>
        </w:tc>
        <w:tc>
          <w:tcPr>
            <w:tcW w:w="3960" w:type="dxa"/>
          </w:tcPr>
          <w:p w14:paraId="1362C131" w14:textId="77777777" w:rsidR="00D31F38" w:rsidRPr="000100FF" w:rsidRDefault="00D31F38" w:rsidP="00E35F1F">
            <w:pPr>
              <w:pStyle w:val="EngHang"/>
              <w:rPr>
                <w:szCs w:val="20"/>
              </w:rPr>
            </w:pPr>
            <w:r w:rsidRPr="000100FF">
              <w:t>Pray to the Lord on our behalf,</w:t>
            </w:r>
          </w:p>
          <w:p w14:paraId="4E9A377D" w14:textId="77777777" w:rsidR="00D31F38" w:rsidRPr="000100FF" w:rsidRDefault="00D31F38" w:rsidP="00E35F1F">
            <w:pPr>
              <w:pStyle w:val="EngHang"/>
              <w:rPr>
                <w:szCs w:val="20"/>
              </w:rPr>
            </w:pPr>
            <w:r w:rsidRPr="000100FF">
              <w:t>Our holy Roman fathers,</w:t>
            </w:r>
          </w:p>
          <w:p w14:paraId="0D4F8337" w14:textId="77777777" w:rsidR="00D31F38" w:rsidRPr="000100FF" w:rsidRDefault="00D31F38" w:rsidP="00E35F1F">
            <w:pPr>
              <w:pStyle w:val="EngHang"/>
              <w:rPr>
                <w:szCs w:val="20"/>
              </w:rPr>
            </w:pPr>
            <w:r w:rsidRPr="000100FF">
              <w:t>Maximus and Dometius,</w:t>
            </w:r>
          </w:p>
          <w:p w14:paraId="3E698F6D" w14:textId="77777777" w:rsidR="00D31F38" w:rsidRPr="000100FF" w:rsidRDefault="00D31F38" w:rsidP="00E35F1F">
            <w:pPr>
              <w:pStyle w:val="EngHangEnd"/>
              <w:rPr>
                <w:szCs w:val="20"/>
              </w:rPr>
            </w:pPr>
            <w:r w:rsidRPr="000100FF">
              <w:t>That He may forgive us our sins.</w:t>
            </w:r>
          </w:p>
        </w:tc>
        <w:tc>
          <w:tcPr>
            <w:tcW w:w="288" w:type="dxa"/>
          </w:tcPr>
          <w:p w14:paraId="72B01625" w14:textId="77777777" w:rsidR="00D31F38" w:rsidRDefault="00D31F38" w:rsidP="00E35F1F"/>
        </w:tc>
        <w:tc>
          <w:tcPr>
            <w:tcW w:w="288" w:type="dxa"/>
          </w:tcPr>
          <w:p w14:paraId="684E8991" w14:textId="77777777" w:rsidR="00D31F38" w:rsidRDefault="00D31F38" w:rsidP="00E35F1F">
            <w:pPr>
              <w:pStyle w:val="CopticCross"/>
            </w:pPr>
          </w:p>
        </w:tc>
        <w:tc>
          <w:tcPr>
            <w:tcW w:w="3960" w:type="dxa"/>
          </w:tcPr>
          <w:p w14:paraId="280070E5" w14:textId="77777777" w:rsidR="00D31F38" w:rsidRDefault="00D31F38" w:rsidP="00E35F1F">
            <w:pPr>
              <w:pStyle w:val="CopticVersemulti-line"/>
            </w:pPr>
            <w:r w:rsidRPr="00645C3A">
              <w:t>Ⲧⲱⲃϩ ⲙ̀Ⲡⲟ̅ⲥ̅ ⲉϩ̀ⲣⲏⲓ ⲉϫⲱⲛ</w:t>
            </w:r>
          </w:p>
          <w:p w14:paraId="33F7C647" w14:textId="77777777" w:rsidR="00D31F38" w:rsidRDefault="00D31F38" w:rsidP="00E35F1F">
            <w:pPr>
              <w:pStyle w:val="CopticVersemulti-line"/>
            </w:pPr>
            <w:r w:rsidRPr="00645C3A">
              <w:t>ⲛⲉⲛⲓⲟϯ ⲉ̅ⲑ̅ⲩ̅ ⲛ̀ⲣⲱⲙⲉⲟⲥ</w:t>
            </w:r>
          </w:p>
          <w:p w14:paraId="437E5767" w14:textId="77777777" w:rsidR="00D31F38" w:rsidRDefault="00D31F38" w:rsidP="00E35F1F">
            <w:pPr>
              <w:pStyle w:val="CopticVersemulti-line"/>
            </w:pPr>
            <w:r w:rsidRPr="00645C3A">
              <w:t>Ⲙⲁⲝⲓⲙⲟⲥ ⲛⲉⲙ Ⲇⲟⲙⲉⲧⲓⲟⲥ</w:t>
            </w:r>
          </w:p>
          <w:p w14:paraId="60EBDA71" w14:textId="77777777" w:rsidR="00D31F38" w:rsidRDefault="00D31F38" w:rsidP="00E35F1F">
            <w:pPr>
              <w:pStyle w:val="CopticVerse"/>
            </w:pPr>
            <w:r w:rsidRPr="00645C3A">
              <w:t>ⲛ̀ⲧⲉϥⲭⲁ ⲛⲉⲛⲛⲟⲃⲓ ⲛⲁⲛ ⲉⲃⲟⲗ</w:t>
            </w:r>
          </w:p>
        </w:tc>
      </w:tr>
      <w:tr w:rsidR="00D31F38" w14:paraId="4DE3DAD2" w14:textId="77777777" w:rsidTr="00E35F1F">
        <w:trPr>
          <w:cantSplit/>
          <w:jc w:val="center"/>
        </w:trPr>
        <w:tc>
          <w:tcPr>
            <w:tcW w:w="288" w:type="dxa"/>
          </w:tcPr>
          <w:p w14:paraId="3FC54F05" w14:textId="77777777" w:rsidR="00D31F38" w:rsidRDefault="00D31F38" w:rsidP="00E35F1F">
            <w:pPr>
              <w:pStyle w:val="CopticCross"/>
            </w:pPr>
            <w:r>
              <w:t>¿</w:t>
            </w:r>
          </w:p>
        </w:tc>
        <w:tc>
          <w:tcPr>
            <w:tcW w:w="3960" w:type="dxa"/>
          </w:tcPr>
          <w:p w14:paraId="0F753655" w14:textId="77777777" w:rsidR="00D31F38" w:rsidRPr="000100FF" w:rsidRDefault="00D31F38" w:rsidP="00E35F1F">
            <w:pPr>
              <w:pStyle w:val="EngHang"/>
              <w:rPr>
                <w:szCs w:val="20"/>
              </w:rPr>
            </w:pPr>
            <w:r w:rsidRPr="000100FF">
              <w:t>Pray to the Lord on our behalf,</w:t>
            </w:r>
          </w:p>
          <w:p w14:paraId="1EB2013F" w14:textId="77777777" w:rsidR="00D31F38" w:rsidRPr="000100FF" w:rsidRDefault="00D31F38" w:rsidP="00E35F1F">
            <w:pPr>
              <w:pStyle w:val="EngHang"/>
              <w:rPr>
                <w:szCs w:val="20"/>
              </w:rPr>
            </w:pPr>
            <w:r w:rsidRPr="000100FF">
              <w:t>O Forty Nine Martyrs,</w:t>
            </w:r>
          </w:p>
          <w:p w14:paraId="2DE6815D" w14:textId="77777777" w:rsidR="00D31F38" w:rsidRPr="000100FF" w:rsidRDefault="00D31F38" w:rsidP="00E35F1F">
            <w:pPr>
              <w:pStyle w:val="EngHang"/>
              <w:rPr>
                <w:szCs w:val="20"/>
              </w:rPr>
            </w:pPr>
            <w:r w:rsidRPr="000100FF">
              <w:t>The elders of Shiheet,</w:t>
            </w:r>
          </w:p>
          <w:p w14:paraId="7EFD9E74" w14:textId="77777777" w:rsidR="00D31F38" w:rsidRDefault="00D31F38" w:rsidP="00E35F1F">
            <w:pPr>
              <w:pStyle w:val="EngHangEnd"/>
            </w:pPr>
            <w:r w:rsidRPr="000100FF">
              <w:t>That He may forgive us our sins.</w:t>
            </w:r>
          </w:p>
        </w:tc>
        <w:tc>
          <w:tcPr>
            <w:tcW w:w="288" w:type="dxa"/>
          </w:tcPr>
          <w:p w14:paraId="62B4C7E4" w14:textId="77777777" w:rsidR="00D31F38" w:rsidRDefault="00D31F38" w:rsidP="00E35F1F"/>
        </w:tc>
        <w:tc>
          <w:tcPr>
            <w:tcW w:w="288" w:type="dxa"/>
          </w:tcPr>
          <w:p w14:paraId="4C656A7E" w14:textId="77777777" w:rsidR="00D31F38" w:rsidRDefault="00D31F38" w:rsidP="00E35F1F">
            <w:pPr>
              <w:pStyle w:val="CopticCross"/>
            </w:pPr>
            <w:r>
              <w:t>¿</w:t>
            </w:r>
          </w:p>
        </w:tc>
        <w:tc>
          <w:tcPr>
            <w:tcW w:w="3960" w:type="dxa"/>
          </w:tcPr>
          <w:p w14:paraId="69B3367E" w14:textId="77777777" w:rsidR="00D31F38" w:rsidRDefault="00D31F38" w:rsidP="00E35F1F">
            <w:pPr>
              <w:pStyle w:val="CopticVersemulti-line"/>
            </w:pPr>
            <w:r w:rsidRPr="00645C3A">
              <w:t>Ⲧⲱⲃϩ ⲙ̀Ⲡⲟ̅ⲥ̅ ⲉϩ̀ⲣⲏⲓ ⲉϫⲱⲛ</w:t>
            </w:r>
          </w:p>
          <w:p w14:paraId="1B3E6DFF" w14:textId="77777777" w:rsidR="00D31F38" w:rsidRDefault="00D31F38" w:rsidP="00E35F1F">
            <w:pPr>
              <w:pStyle w:val="CopticVersemulti-line"/>
            </w:pPr>
            <w:r w:rsidRPr="00645C3A">
              <w:t>ⲡⲓϩ̀ⲙⲉⲯⲏⲧ ⲙ̀⳥</w:t>
            </w:r>
          </w:p>
          <w:p w14:paraId="450E8A88" w14:textId="77777777" w:rsidR="00D31F38" w:rsidRDefault="00D31F38" w:rsidP="00E35F1F">
            <w:pPr>
              <w:pStyle w:val="CopticVersemulti-line"/>
            </w:pPr>
            <w:r w:rsidRPr="00645C3A">
              <w:t>ⲛⲓϧⲉⲗⲗⲟⲓ ⲛ̀ⲧⲉ Ϣⲓϩⲏⲧ</w:t>
            </w:r>
          </w:p>
          <w:p w14:paraId="59E55467" w14:textId="77777777" w:rsidR="00D31F38" w:rsidRDefault="00D31F38" w:rsidP="00E35F1F">
            <w:pPr>
              <w:pStyle w:val="CopticVerse"/>
            </w:pPr>
            <w:r w:rsidRPr="00645C3A">
              <w:t>ⲛ̀ⲧⲉϥⲭⲁ ⲛⲉⲛⲛⲟⲃⲓ ⲛⲁⲛ ⲉⲃⲟⲗ</w:t>
            </w:r>
          </w:p>
        </w:tc>
      </w:tr>
      <w:tr w:rsidR="00D31F38" w14:paraId="5374AC8D" w14:textId="77777777" w:rsidTr="00E35F1F">
        <w:trPr>
          <w:cantSplit/>
          <w:jc w:val="center"/>
        </w:trPr>
        <w:tc>
          <w:tcPr>
            <w:tcW w:w="288" w:type="dxa"/>
          </w:tcPr>
          <w:p w14:paraId="394E773E" w14:textId="77777777" w:rsidR="00D31F38" w:rsidRDefault="00D31F38" w:rsidP="00E35F1F">
            <w:pPr>
              <w:pStyle w:val="CopticCross"/>
            </w:pPr>
          </w:p>
        </w:tc>
        <w:tc>
          <w:tcPr>
            <w:tcW w:w="3960" w:type="dxa"/>
          </w:tcPr>
          <w:p w14:paraId="12414DE8" w14:textId="77777777" w:rsidR="00D31F38" w:rsidRPr="000100FF" w:rsidRDefault="00D31F38" w:rsidP="00E35F1F">
            <w:pPr>
              <w:pStyle w:val="EngHang"/>
              <w:rPr>
                <w:szCs w:val="20"/>
              </w:rPr>
            </w:pPr>
            <w:r w:rsidRPr="000100FF">
              <w:t>Pray to the Lord on our behalf,</w:t>
            </w:r>
          </w:p>
          <w:p w14:paraId="6E568296" w14:textId="77777777" w:rsidR="00D31F38" w:rsidRPr="000100FF" w:rsidRDefault="00D31F38" w:rsidP="00E35F1F">
            <w:pPr>
              <w:pStyle w:val="EngHang"/>
              <w:rPr>
                <w:szCs w:val="20"/>
              </w:rPr>
            </w:pPr>
            <w:r w:rsidRPr="000100FF">
              <w:t>O strong saint, Abba Moses,</w:t>
            </w:r>
          </w:p>
          <w:p w14:paraId="07DCB55F" w14:textId="77777777" w:rsidR="00D31F38" w:rsidRPr="000100FF" w:rsidRDefault="00D31F38" w:rsidP="00E35F1F">
            <w:pPr>
              <w:pStyle w:val="EngHang"/>
              <w:rPr>
                <w:szCs w:val="20"/>
              </w:rPr>
            </w:pPr>
            <w:r w:rsidRPr="000100FF">
              <w:t>And John Kama,</w:t>
            </w:r>
          </w:p>
          <w:p w14:paraId="3926C12C" w14:textId="77777777" w:rsidR="00D31F38" w:rsidRDefault="00D31F38" w:rsidP="00E35F1F">
            <w:pPr>
              <w:pStyle w:val="EngHangEnd"/>
            </w:pPr>
            <w:r w:rsidRPr="000100FF">
              <w:t>That He may forgive us our sins.</w:t>
            </w:r>
          </w:p>
        </w:tc>
        <w:tc>
          <w:tcPr>
            <w:tcW w:w="288" w:type="dxa"/>
          </w:tcPr>
          <w:p w14:paraId="1ECD8FA6" w14:textId="77777777" w:rsidR="00D31F38" w:rsidRDefault="00D31F38" w:rsidP="00E35F1F"/>
        </w:tc>
        <w:tc>
          <w:tcPr>
            <w:tcW w:w="288" w:type="dxa"/>
          </w:tcPr>
          <w:p w14:paraId="4F0CA4E7" w14:textId="77777777" w:rsidR="00D31F38" w:rsidRDefault="00D31F38" w:rsidP="00E35F1F">
            <w:pPr>
              <w:pStyle w:val="CopticCross"/>
            </w:pPr>
          </w:p>
        </w:tc>
        <w:tc>
          <w:tcPr>
            <w:tcW w:w="3960" w:type="dxa"/>
          </w:tcPr>
          <w:p w14:paraId="331F0457" w14:textId="77777777" w:rsidR="00D31F38" w:rsidRDefault="00D31F38" w:rsidP="00E35F1F">
            <w:pPr>
              <w:pStyle w:val="CopticVersemulti-line"/>
            </w:pPr>
            <w:r>
              <w:t>Ⲧⲱⲃϩ ⲙ̀Ⲡⲟ̅ⲥ̅ ⲉϩ̀ⲣⲏⲓ</w:t>
            </w:r>
          </w:p>
          <w:p w14:paraId="47F64FF4" w14:textId="77777777" w:rsidR="00D31F38" w:rsidRDefault="00D31F38" w:rsidP="00E35F1F">
            <w:pPr>
              <w:pStyle w:val="CopticVersemulti-line"/>
            </w:pPr>
            <w:r>
              <w:t>ⲉϫⲱⲛ ⲡⲓϫⲱⲣⲓ ⲉ̅ⲑ̅ⲩ ⲁⲃⲃⲁ Ⲙⲱⲥⲏ</w:t>
            </w:r>
          </w:p>
          <w:p w14:paraId="4F660F05" w14:textId="77777777" w:rsidR="00D31F38" w:rsidRDefault="00D31F38" w:rsidP="00E35F1F">
            <w:pPr>
              <w:pStyle w:val="CopticVersemulti-line"/>
            </w:pPr>
            <w:r>
              <w:t>ⲛⲉⲙ Ⲓⲱ̅ⲁ̅ ⲡⲓⲭⲁⲙⲏ</w:t>
            </w:r>
          </w:p>
          <w:p w14:paraId="195B0251" w14:textId="77777777" w:rsidR="00D31F38" w:rsidRDefault="00D31F38" w:rsidP="00E35F1F">
            <w:pPr>
              <w:pStyle w:val="CopticVerse"/>
            </w:pPr>
            <w:r>
              <w:t>ⲛ̀ⲧⲉϥⲭⲁ ⲛⲉⲛⲛⲟⲃⲓ ⲛⲁⲛ ⲉⲃⲟⲗ</w:t>
            </w:r>
          </w:p>
        </w:tc>
      </w:tr>
      <w:tr w:rsidR="00D31F38" w14:paraId="0B167FE1" w14:textId="77777777" w:rsidTr="00E35F1F">
        <w:trPr>
          <w:cantSplit/>
          <w:jc w:val="center"/>
        </w:trPr>
        <w:tc>
          <w:tcPr>
            <w:tcW w:w="288" w:type="dxa"/>
          </w:tcPr>
          <w:p w14:paraId="3E0C6FDE" w14:textId="77777777" w:rsidR="00D31F38" w:rsidRDefault="00D31F38" w:rsidP="00E35F1F">
            <w:pPr>
              <w:pStyle w:val="CopticCross"/>
            </w:pPr>
            <w:r>
              <w:t>¿</w:t>
            </w:r>
          </w:p>
        </w:tc>
        <w:tc>
          <w:tcPr>
            <w:tcW w:w="3960" w:type="dxa"/>
          </w:tcPr>
          <w:p w14:paraId="7E2C7EE5" w14:textId="77777777" w:rsidR="00D31F38" w:rsidRPr="000100FF" w:rsidRDefault="00D31F38" w:rsidP="00E35F1F">
            <w:pPr>
              <w:pStyle w:val="EngHang"/>
              <w:rPr>
                <w:szCs w:val="20"/>
              </w:rPr>
            </w:pPr>
            <w:r w:rsidRPr="000100FF">
              <w:t>Pray to the Lord on our behalf,</w:t>
            </w:r>
          </w:p>
          <w:p w14:paraId="0C0D22F0" w14:textId="77777777" w:rsidR="00D31F38" w:rsidRPr="000100FF" w:rsidRDefault="00D31F38" w:rsidP="00E35F1F">
            <w:pPr>
              <w:pStyle w:val="EngHang"/>
              <w:rPr>
                <w:szCs w:val="20"/>
              </w:rPr>
            </w:pPr>
            <w:r w:rsidRPr="000100FF">
              <w:t>Abba Pachom of the Koinonia,</w:t>
            </w:r>
          </w:p>
          <w:p w14:paraId="6F01FB85" w14:textId="77777777" w:rsidR="00D31F38" w:rsidRPr="000100FF" w:rsidRDefault="00D31F38" w:rsidP="00E35F1F">
            <w:pPr>
              <w:pStyle w:val="EngHang"/>
              <w:rPr>
                <w:szCs w:val="20"/>
              </w:rPr>
            </w:pPr>
            <w:r w:rsidRPr="000100FF">
              <w:t>And his disciple Theodorus,</w:t>
            </w:r>
          </w:p>
          <w:p w14:paraId="3A1B0F35" w14:textId="77777777" w:rsidR="00D31F38" w:rsidRDefault="00D31F38" w:rsidP="00E35F1F">
            <w:pPr>
              <w:pStyle w:val="EngHangEnd"/>
            </w:pPr>
            <w:r w:rsidRPr="000100FF">
              <w:t>That He may forgive us our sins.</w:t>
            </w:r>
          </w:p>
        </w:tc>
        <w:tc>
          <w:tcPr>
            <w:tcW w:w="288" w:type="dxa"/>
          </w:tcPr>
          <w:p w14:paraId="3B2341B1" w14:textId="77777777" w:rsidR="00D31F38" w:rsidRDefault="00D31F38" w:rsidP="00E35F1F"/>
        </w:tc>
        <w:tc>
          <w:tcPr>
            <w:tcW w:w="288" w:type="dxa"/>
          </w:tcPr>
          <w:p w14:paraId="529BEA2F" w14:textId="77777777" w:rsidR="00D31F38" w:rsidRDefault="00D31F38" w:rsidP="00E35F1F">
            <w:pPr>
              <w:pStyle w:val="CopticCross"/>
            </w:pPr>
            <w:r>
              <w:t>¿</w:t>
            </w:r>
          </w:p>
        </w:tc>
        <w:tc>
          <w:tcPr>
            <w:tcW w:w="3960" w:type="dxa"/>
          </w:tcPr>
          <w:p w14:paraId="4273E078" w14:textId="77777777" w:rsidR="00D31F38" w:rsidRDefault="00D31F38" w:rsidP="00E35F1F">
            <w:pPr>
              <w:pStyle w:val="CopticVersemulti-line"/>
            </w:pPr>
            <w:r w:rsidRPr="00645C3A">
              <w:t>Ⲧⲱⲃϩ ⲙ̀Ⲡⲟ̅ⲥ̅ ⲉϩ̀ⲣⲏⲓ ⲉϫⲱⲛ</w:t>
            </w:r>
          </w:p>
          <w:p w14:paraId="72773BCD" w14:textId="77777777" w:rsidR="00D31F38" w:rsidRDefault="00D31F38" w:rsidP="00E35F1F">
            <w:pPr>
              <w:pStyle w:val="CopticVersemulti-line"/>
            </w:pPr>
            <w:r w:rsidRPr="00645C3A">
              <w:t>ⲁⲃⲃⲁ Ⲡⲁϧⲱⲙ ⲫⲁ ϯⲕⲟⲓⲛⲱⲛⲓⲁ</w:t>
            </w:r>
          </w:p>
          <w:p w14:paraId="633E0A00" w14:textId="77777777" w:rsidR="00D31F38" w:rsidRDefault="00D31F38" w:rsidP="00E35F1F">
            <w:pPr>
              <w:pStyle w:val="CopticVersemulti-line"/>
            </w:pPr>
            <w:r w:rsidRPr="00645C3A">
              <w:t>ⲛⲉⲙ Ⲑⲉⲟⲇⲱⲣⲟⲥ ⲡⲉϥⲙⲁⲑⲏⲧⲏⲥ</w:t>
            </w:r>
          </w:p>
          <w:p w14:paraId="5E129CCE" w14:textId="77777777" w:rsidR="00D31F38" w:rsidRDefault="00D31F38" w:rsidP="00E35F1F">
            <w:pPr>
              <w:pStyle w:val="CopticVerse"/>
            </w:pPr>
            <w:r w:rsidRPr="00645C3A">
              <w:t>ⲛ̀ⲧⲉϥⲭⲁ ⲛⲉⲛⲛⲟⲃⲓ ⲛⲁⲛ ⲉⲃⲟⲗ</w:t>
            </w:r>
          </w:p>
        </w:tc>
      </w:tr>
      <w:tr w:rsidR="00D31F38" w14:paraId="0372510D" w14:textId="77777777" w:rsidTr="00E35F1F">
        <w:trPr>
          <w:cantSplit/>
          <w:jc w:val="center"/>
        </w:trPr>
        <w:tc>
          <w:tcPr>
            <w:tcW w:w="288" w:type="dxa"/>
          </w:tcPr>
          <w:p w14:paraId="79348392" w14:textId="77777777" w:rsidR="00D31F38" w:rsidRDefault="00D31F38" w:rsidP="00E35F1F">
            <w:pPr>
              <w:pStyle w:val="CopticCross"/>
            </w:pPr>
          </w:p>
        </w:tc>
        <w:tc>
          <w:tcPr>
            <w:tcW w:w="3960" w:type="dxa"/>
          </w:tcPr>
          <w:p w14:paraId="6EA87804" w14:textId="77777777" w:rsidR="00D31F38" w:rsidRPr="000100FF" w:rsidRDefault="00D31F38" w:rsidP="00E35F1F">
            <w:pPr>
              <w:pStyle w:val="EngHang"/>
              <w:rPr>
                <w:szCs w:val="20"/>
              </w:rPr>
            </w:pPr>
            <w:r w:rsidRPr="000100FF">
              <w:t>Pray to the Lord on our behalf,</w:t>
            </w:r>
          </w:p>
          <w:p w14:paraId="50111495" w14:textId="77777777" w:rsidR="00D31F38" w:rsidRPr="000100FF" w:rsidRDefault="00D31F38" w:rsidP="00E35F1F">
            <w:pPr>
              <w:pStyle w:val="EngHang"/>
              <w:rPr>
                <w:szCs w:val="20"/>
              </w:rPr>
            </w:pPr>
            <w:r w:rsidRPr="000100FF">
              <w:t>Abba Shenute the Archmandrite,</w:t>
            </w:r>
          </w:p>
          <w:p w14:paraId="3A4F7DF5" w14:textId="77777777" w:rsidR="00D31F38" w:rsidRPr="000100FF" w:rsidRDefault="00D31F38" w:rsidP="00E35F1F">
            <w:pPr>
              <w:pStyle w:val="EngHang"/>
              <w:rPr>
                <w:szCs w:val="20"/>
              </w:rPr>
            </w:pPr>
            <w:r w:rsidRPr="000100FF">
              <w:t xml:space="preserve">And his disciple Abba Wisa, </w:t>
            </w:r>
          </w:p>
          <w:p w14:paraId="169FF414" w14:textId="77777777" w:rsidR="00D31F38" w:rsidRPr="000100FF" w:rsidRDefault="00D31F38" w:rsidP="00E35F1F">
            <w:pPr>
              <w:pStyle w:val="EngHangEnd"/>
              <w:rPr>
                <w:szCs w:val="20"/>
              </w:rPr>
            </w:pPr>
            <w:r w:rsidRPr="000100FF">
              <w:t>That He may forgive us our sins.</w:t>
            </w:r>
          </w:p>
        </w:tc>
        <w:tc>
          <w:tcPr>
            <w:tcW w:w="288" w:type="dxa"/>
          </w:tcPr>
          <w:p w14:paraId="11634F1A" w14:textId="77777777" w:rsidR="00D31F38" w:rsidRDefault="00D31F38" w:rsidP="00E35F1F"/>
        </w:tc>
        <w:tc>
          <w:tcPr>
            <w:tcW w:w="288" w:type="dxa"/>
          </w:tcPr>
          <w:p w14:paraId="29DE55E3" w14:textId="77777777" w:rsidR="00D31F38" w:rsidRDefault="00D31F38" w:rsidP="00E35F1F">
            <w:pPr>
              <w:pStyle w:val="CopticCross"/>
            </w:pPr>
          </w:p>
        </w:tc>
        <w:tc>
          <w:tcPr>
            <w:tcW w:w="3960" w:type="dxa"/>
          </w:tcPr>
          <w:p w14:paraId="5191BD35" w14:textId="77777777" w:rsidR="00D31F38" w:rsidRDefault="00D31F38" w:rsidP="00E35F1F">
            <w:pPr>
              <w:pStyle w:val="CopticVersemulti-line"/>
            </w:pPr>
            <w:r w:rsidRPr="00645C3A">
              <w:t>Ⲧⲱⲃϩ ⲙ̀Ⲡⲟ̅ⲥ̅ ⲉϩ̀ⲣⲏⲓ ⲉϫⲱⲛ</w:t>
            </w:r>
          </w:p>
          <w:p w14:paraId="5F1468A1" w14:textId="77777777" w:rsidR="00D31F38" w:rsidRDefault="00D31F38" w:rsidP="00E35F1F">
            <w:pPr>
              <w:pStyle w:val="CopticVersemulti-line"/>
            </w:pPr>
            <w:r w:rsidRPr="00645C3A">
              <w:t>ⲁⲃⲃⲁ Ϣⲉⲛⲟⲩϯ ⲡⲓⲁⲣⲭⲏⲙⲁⲛⲇⲣⲓⲧⲏⲥ</w:t>
            </w:r>
          </w:p>
          <w:p w14:paraId="2CFEC22E" w14:textId="77777777" w:rsidR="00D31F38" w:rsidRDefault="00D31F38" w:rsidP="00E35F1F">
            <w:pPr>
              <w:pStyle w:val="CopticVersemulti-line"/>
            </w:pPr>
            <w:r w:rsidRPr="00645C3A">
              <w:t>ⲛⲉⲙ ⲁⲃⲃⲁ Ⲃⲏⲥⲁ ⲡⲉϥⲙⲁⲑⲏⲧⲏⲥ</w:t>
            </w:r>
          </w:p>
          <w:p w14:paraId="446C2272" w14:textId="77777777" w:rsidR="00D31F38" w:rsidRDefault="00D31F38" w:rsidP="00E35F1F">
            <w:pPr>
              <w:pStyle w:val="CopticVerse"/>
            </w:pPr>
            <w:r w:rsidRPr="00645C3A">
              <w:t>ⲛ̀ⲧⲉϥⲭⲁ ⲛⲉⲛⲛⲟⲃⲓ ⲛⲁⲛ ⲉⲃⲟⲗ</w:t>
            </w:r>
          </w:p>
        </w:tc>
      </w:tr>
      <w:tr w:rsidR="00D31F38" w14:paraId="000EF69B" w14:textId="77777777" w:rsidTr="00E35F1F">
        <w:trPr>
          <w:cantSplit/>
          <w:jc w:val="center"/>
        </w:trPr>
        <w:tc>
          <w:tcPr>
            <w:tcW w:w="288" w:type="dxa"/>
          </w:tcPr>
          <w:p w14:paraId="539C06D6" w14:textId="77777777" w:rsidR="00D31F38" w:rsidRDefault="00D31F38" w:rsidP="00E35F1F">
            <w:pPr>
              <w:pStyle w:val="CopticCross"/>
            </w:pPr>
            <w:r>
              <w:t>¿</w:t>
            </w:r>
          </w:p>
        </w:tc>
        <w:tc>
          <w:tcPr>
            <w:tcW w:w="3960" w:type="dxa"/>
          </w:tcPr>
          <w:p w14:paraId="23BF128A" w14:textId="77777777" w:rsidR="00D31F38" w:rsidRPr="000100FF" w:rsidRDefault="00D31F38" w:rsidP="00E35F1F">
            <w:pPr>
              <w:pStyle w:val="EngHang"/>
              <w:rPr>
                <w:szCs w:val="20"/>
              </w:rPr>
            </w:pPr>
            <w:r w:rsidRPr="000100FF">
              <w:t>Pray to the Lord on our behalf,</w:t>
            </w:r>
          </w:p>
          <w:p w14:paraId="743706F4" w14:textId="77777777" w:rsidR="00D31F38" w:rsidRPr="000100FF" w:rsidRDefault="00D31F38" w:rsidP="00E35F1F">
            <w:pPr>
              <w:pStyle w:val="EngHang"/>
              <w:rPr>
                <w:szCs w:val="20"/>
              </w:rPr>
            </w:pPr>
            <w:r w:rsidRPr="000100FF">
              <w:t>Abba Nopher and Abba Karus,</w:t>
            </w:r>
          </w:p>
          <w:p w14:paraId="7E12C223" w14:textId="77777777" w:rsidR="00D31F38" w:rsidRPr="000100FF" w:rsidRDefault="00D31F38" w:rsidP="00E35F1F">
            <w:pPr>
              <w:pStyle w:val="EngHang"/>
              <w:rPr>
                <w:szCs w:val="20"/>
              </w:rPr>
            </w:pPr>
            <w:r w:rsidRPr="000100FF">
              <w:t>And our father Paphnutius,</w:t>
            </w:r>
          </w:p>
          <w:p w14:paraId="30AEB087" w14:textId="77777777" w:rsidR="00D31F38" w:rsidRPr="000100FF" w:rsidRDefault="00D31F38" w:rsidP="00E35F1F">
            <w:pPr>
              <w:pStyle w:val="EngHangEnd"/>
              <w:rPr>
                <w:szCs w:val="20"/>
              </w:rPr>
            </w:pPr>
            <w:r w:rsidRPr="000100FF">
              <w:t>That He may forgive us our sins.</w:t>
            </w:r>
          </w:p>
        </w:tc>
        <w:tc>
          <w:tcPr>
            <w:tcW w:w="288" w:type="dxa"/>
          </w:tcPr>
          <w:p w14:paraId="38B6EF9A" w14:textId="77777777" w:rsidR="00D31F38" w:rsidRDefault="00D31F38" w:rsidP="00E35F1F"/>
        </w:tc>
        <w:tc>
          <w:tcPr>
            <w:tcW w:w="288" w:type="dxa"/>
          </w:tcPr>
          <w:p w14:paraId="5D12C880" w14:textId="77777777" w:rsidR="00D31F38" w:rsidRDefault="00D31F38" w:rsidP="00E35F1F">
            <w:pPr>
              <w:pStyle w:val="CopticCross"/>
            </w:pPr>
            <w:r>
              <w:t>¿</w:t>
            </w:r>
          </w:p>
        </w:tc>
        <w:tc>
          <w:tcPr>
            <w:tcW w:w="3960" w:type="dxa"/>
          </w:tcPr>
          <w:p w14:paraId="34A2C35F" w14:textId="77777777" w:rsidR="00D31F38" w:rsidRDefault="00D31F38" w:rsidP="00E35F1F">
            <w:pPr>
              <w:pStyle w:val="CopticVersemulti-line"/>
            </w:pPr>
            <w:r w:rsidRPr="00645C3A">
              <w:t>Ⲧⲱⲃϩ ⲙ̀Ⲡⲟ̅ⲥ̅ ⲉϩ̀ⲣⲏⲓ ⲉϫⲱⲛ</w:t>
            </w:r>
          </w:p>
          <w:p w14:paraId="632DEA6D" w14:textId="77777777" w:rsidR="00D31F38" w:rsidRDefault="00D31F38" w:rsidP="00E35F1F">
            <w:pPr>
              <w:pStyle w:val="CopticVersemulti-line"/>
            </w:pPr>
            <w:r w:rsidRPr="00645C3A">
              <w:t>ⲁⲃⲃⲁ Ⲛⲟⲩϥⲉⲣ ⲛⲉⲙ ⲁⲃⲃⲁ Ⲕⲁⲣⲟⲥ</w:t>
            </w:r>
          </w:p>
          <w:p w14:paraId="73874C68" w14:textId="77777777" w:rsidR="00D31F38" w:rsidRDefault="00D31F38" w:rsidP="00E35F1F">
            <w:pPr>
              <w:pStyle w:val="CopticVersemulti-line"/>
            </w:pPr>
            <w:r w:rsidRPr="00645C3A">
              <w:t>ⲛⲉⲙ ⲡⲉⲛⲓⲱⲧ Ⲡⲁⲫⲛⲟⲩⲧⲓⲟⲥ</w:t>
            </w:r>
          </w:p>
          <w:p w14:paraId="288B38CE" w14:textId="77777777" w:rsidR="00D31F38" w:rsidRDefault="00D31F38" w:rsidP="00E35F1F">
            <w:pPr>
              <w:pStyle w:val="CopticVerse"/>
            </w:pPr>
            <w:r w:rsidRPr="00645C3A">
              <w:t>ⲛ̀ⲧⲉϥⲭⲁ ⲛⲉⲛⲛⲟⲃⲓ ⲛⲁⲛ ⲉⲃⲟⲗ</w:t>
            </w:r>
          </w:p>
        </w:tc>
      </w:tr>
      <w:tr w:rsidR="00D31F38" w14:paraId="2FBACB99" w14:textId="77777777" w:rsidTr="00E35F1F">
        <w:trPr>
          <w:cantSplit/>
          <w:jc w:val="center"/>
        </w:trPr>
        <w:tc>
          <w:tcPr>
            <w:tcW w:w="288" w:type="dxa"/>
          </w:tcPr>
          <w:p w14:paraId="59173B86" w14:textId="77777777" w:rsidR="00D31F38" w:rsidRDefault="00D31F38" w:rsidP="00E35F1F">
            <w:pPr>
              <w:pStyle w:val="CopticCross"/>
            </w:pPr>
          </w:p>
        </w:tc>
        <w:tc>
          <w:tcPr>
            <w:tcW w:w="3960" w:type="dxa"/>
          </w:tcPr>
          <w:p w14:paraId="6B536BC1" w14:textId="77777777" w:rsidR="00D31F38" w:rsidRPr="000100FF" w:rsidRDefault="00D31F38" w:rsidP="00E35F1F">
            <w:pPr>
              <w:pStyle w:val="EngHang"/>
              <w:rPr>
                <w:szCs w:val="20"/>
              </w:rPr>
            </w:pPr>
            <w:r w:rsidRPr="000100FF">
              <w:t>Pray to the Lord on our behalf,</w:t>
            </w:r>
          </w:p>
          <w:p w14:paraId="7A59BE0D" w14:textId="77777777" w:rsidR="00D31F38" w:rsidRPr="000100FF" w:rsidRDefault="00D31F38" w:rsidP="00E35F1F">
            <w:pPr>
              <w:pStyle w:val="EngHang"/>
              <w:rPr>
                <w:szCs w:val="20"/>
              </w:rPr>
            </w:pPr>
            <w:r w:rsidRPr="000100FF">
              <w:t>Abba Samuel the confessor,</w:t>
            </w:r>
          </w:p>
          <w:p w14:paraId="5FDCEB23" w14:textId="77777777" w:rsidR="00D31F38" w:rsidRPr="000100FF" w:rsidRDefault="00D31F38" w:rsidP="00E35F1F">
            <w:pPr>
              <w:pStyle w:val="EngHang"/>
              <w:rPr>
                <w:szCs w:val="20"/>
              </w:rPr>
            </w:pPr>
            <w:r w:rsidRPr="000100FF">
              <w:t>And his disciples, Justus and Apollo,</w:t>
            </w:r>
          </w:p>
          <w:p w14:paraId="393585A4" w14:textId="77777777" w:rsidR="00D31F38" w:rsidRPr="000100FF" w:rsidRDefault="00D31F38" w:rsidP="00E35F1F">
            <w:pPr>
              <w:pStyle w:val="EngHangEnd"/>
            </w:pPr>
            <w:r w:rsidRPr="000100FF">
              <w:t>That He may forgive us our sins.</w:t>
            </w:r>
          </w:p>
        </w:tc>
        <w:tc>
          <w:tcPr>
            <w:tcW w:w="288" w:type="dxa"/>
          </w:tcPr>
          <w:p w14:paraId="5554BBF2" w14:textId="77777777" w:rsidR="00D31F38" w:rsidRDefault="00D31F38" w:rsidP="00E35F1F"/>
        </w:tc>
        <w:tc>
          <w:tcPr>
            <w:tcW w:w="288" w:type="dxa"/>
          </w:tcPr>
          <w:p w14:paraId="2EBB04D0" w14:textId="77777777" w:rsidR="00D31F38" w:rsidRDefault="00D31F38" w:rsidP="00E35F1F">
            <w:pPr>
              <w:pStyle w:val="CopticCross"/>
            </w:pPr>
          </w:p>
        </w:tc>
        <w:tc>
          <w:tcPr>
            <w:tcW w:w="3960" w:type="dxa"/>
          </w:tcPr>
          <w:p w14:paraId="57B4677E" w14:textId="77777777" w:rsidR="00D31F38" w:rsidRDefault="00D31F38" w:rsidP="00E35F1F">
            <w:pPr>
              <w:pStyle w:val="CopticVersemulti-line"/>
            </w:pPr>
            <w:r w:rsidRPr="00645C3A">
              <w:t>Ⲧⲱⲃϩ ⲙ̀Ⲡⲟ̅ⲥ̅ ⲉϩ̀ⲣⲏⲓ ⲉϫⲱⲛ</w:t>
            </w:r>
          </w:p>
          <w:p w14:paraId="3EF33500" w14:textId="77777777" w:rsidR="00D31F38" w:rsidRDefault="00D31F38" w:rsidP="00E35F1F">
            <w:pPr>
              <w:pStyle w:val="CopticVersemulti-line"/>
            </w:pPr>
            <w:r w:rsidRPr="00645C3A">
              <w:t>ⲁⲃⲃⲁ Ⲥⲁⲙⲟⲩⲏⲗ ⲡⲓⲟ̀ⲙⲟⲗⲟⲅⲓⲧⲏⲥ</w:t>
            </w:r>
          </w:p>
          <w:p w14:paraId="13450DE1" w14:textId="77777777" w:rsidR="00D31F38" w:rsidRDefault="00D31F38" w:rsidP="00E35F1F">
            <w:pPr>
              <w:pStyle w:val="CopticVersemulti-line"/>
            </w:pPr>
            <w:r w:rsidRPr="00645C3A">
              <w:t>ⲛⲉⲙ Ⲓⲟⲩⲥⲧⲟⲥ ⲛⲉⲙ Ⲁⲡⲟⲗⲗⲟ ⲡⲉϥⲙⲁⲑⲏⲧⲏⲥ</w:t>
            </w:r>
          </w:p>
          <w:p w14:paraId="5B323226" w14:textId="77777777" w:rsidR="00D31F38" w:rsidRDefault="00D31F38" w:rsidP="00E35F1F">
            <w:pPr>
              <w:pStyle w:val="CopticVerse"/>
            </w:pPr>
            <w:r w:rsidRPr="00645C3A">
              <w:t>ⲛ̀ⲧⲉϥⲭⲁ ⲛⲉⲛⲛⲟⲃⲓ ⲛⲁⲛ ⲉⲃⲟⲗ</w:t>
            </w:r>
          </w:p>
        </w:tc>
      </w:tr>
      <w:tr w:rsidR="00D31F38" w14:paraId="25BB341F" w14:textId="77777777" w:rsidTr="00E35F1F">
        <w:trPr>
          <w:cantSplit/>
          <w:jc w:val="center"/>
        </w:trPr>
        <w:tc>
          <w:tcPr>
            <w:tcW w:w="288" w:type="dxa"/>
          </w:tcPr>
          <w:p w14:paraId="2C2186B9" w14:textId="77777777" w:rsidR="00D31F38" w:rsidRDefault="00D31F38" w:rsidP="00E35F1F">
            <w:pPr>
              <w:pStyle w:val="CopticCross"/>
            </w:pPr>
            <w:r>
              <w:t>¿</w:t>
            </w:r>
          </w:p>
        </w:tc>
        <w:tc>
          <w:tcPr>
            <w:tcW w:w="3960" w:type="dxa"/>
          </w:tcPr>
          <w:p w14:paraId="1D3A2E64" w14:textId="77777777" w:rsidR="00D31F38" w:rsidRPr="000100FF" w:rsidRDefault="00D31F38" w:rsidP="00E35F1F">
            <w:pPr>
              <w:pStyle w:val="EngHang"/>
              <w:rPr>
                <w:szCs w:val="20"/>
              </w:rPr>
            </w:pPr>
            <w:r w:rsidRPr="000100FF">
              <w:t>Pray to the Lord on our behalf,</w:t>
            </w:r>
          </w:p>
          <w:p w14:paraId="5C127B3B" w14:textId="77777777" w:rsidR="00D31F38" w:rsidRPr="000100FF" w:rsidRDefault="00D31F38" w:rsidP="00E35F1F">
            <w:pPr>
              <w:pStyle w:val="EngHang"/>
              <w:rPr>
                <w:szCs w:val="20"/>
              </w:rPr>
            </w:pPr>
            <w:r w:rsidRPr="000100FF">
              <w:t>Abba Apollo and Abba Apip,</w:t>
            </w:r>
          </w:p>
          <w:p w14:paraId="4C0E7C85" w14:textId="77777777" w:rsidR="00D31F38" w:rsidRPr="000100FF" w:rsidRDefault="00D31F38" w:rsidP="00E35F1F">
            <w:pPr>
              <w:pStyle w:val="EngHang"/>
              <w:rPr>
                <w:szCs w:val="20"/>
              </w:rPr>
            </w:pPr>
            <w:r w:rsidRPr="000100FF">
              <w:t>And our father Abba Pigimi,</w:t>
            </w:r>
          </w:p>
          <w:p w14:paraId="62CBDE58" w14:textId="77777777" w:rsidR="00D31F38" w:rsidRPr="000100FF" w:rsidRDefault="00D31F38" w:rsidP="00E35F1F">
            <w:pPr>
              <w:pStyle w:val="EngHangEnd"/>
            </w:pPr>
            <w:r w:rsidRPr="000100FF">
              <w:t>That He may forgive us our sins.</w:t>
            </w:r>
          </w:p>
        </w:tc>
        <w:tc>
          <w:tcPr>
            <w:tcW w:w="288" w:type="dxa"/>
          </w:tcPr>
          <w:p w14:paraId="421DC29D" w14:textId="77777777" w:rsidR="00D31F38" w:rsidRDefault="00D31F38" w:rsidP="00E35F1F"/>
        </w:tc>
        <w:tc>
          <w:tcPr>
            <w:tcW w:w="288" w:type="dxa"/>
          </w:tcPr>
          <w:p w14:paraId="0ABFE96A" w14:textId="77777777" w:rsidR="00D31F38" w:rsidRDefault="00D31F38" w:rsidP="00E35F1F">
            <w:pPr>
              <w:pStyle w:val="CopticCross"/>
            </w:pPr>
            <w:r>
              <w:t>¿</w:t>
            </w:r>
          </w:p>
        </w:tc>
        <w:tc>
          <w:tcPr>
            <w:tcW w:w="3960" w:type="dxa"/>
          </w:tcPr>
          <w:p w14:paraId="7F6A3BF4" w14:textId="77777777" w:rsidR="00D31F38" w:rsidRDefault="00D31F38" w:rsidP="00E35F1F">
            <w:pPr>
              <w:pStyle w:val="CopticVersemulti-line"/>
            </w:pPr>
            <w:r w:rsidRPr="00645C3A">
              <w:t>Ⲧⲱⲃϩ ⲙ̀Ⲡⲟ̅ⲥ̅ ⲉϩ̀ⲣⲏⲓ ⲉϫⲱⲛ</w:t>
            </w:r>
          </w:p>
          <w:p w14:paraId="298B058A" w14:textId="77777777" w:rsidR="00D31F38" w:rsidRDefault="00D31F38" w:rsidP="00E35F1F">
            <w:pPr>
              <w:pStyle w:val="CopticVersemulti-line"/>
            </w:pPr>
            <w:r w:rsidRPr="00645C3A">
              <w:t>ⲁⲃⲃⲁ Ⲁⲡⲟⲗⲗⲟ ⲛⲉⲙ ⲁⲃⲃⲁ Ⲉⲡⲓⲡ</w:t>
            </w:r>
          </w:p>
          <w:p w14:paraId="55604963" w14:textId="77777777" w:rsidR="00D31F38" w:rsidRDefault="00D31F38" w:rsidP="00E35F1F">
            <w:pPr>
              <w:pStyle w:val="CopticVersemulti-line"/>
            </w:pPr>
            <w:r w:rsidRPr="00645C3A">
              <w:t>ⲛⲉⲙ ⲡⲉⲛⲓⲱⲧ ⲁⲃⲃⲁ Ⲡⲓϫⲓⲙⲓ</w:t>
            </w:r>
          </w:p>
          <w:p w14:paraId="69EC3507" w14:textId="77777777" w:rsidR="00D31F38" w:rsidRDefault="00D31F38" w:rsidP="00E35F1F">
            <w:pPr>
              <w:pStyle w:val="CopticVerse"/>
            </w:pPr>
            <w:r w:rsidRPr="00645C3A">
              <w:t>ⲛ̀ⲧⲉϥⲭⲁ ⲛⲉⲛⲛⲟⲃⲓ ⲛⲁⲛ ⲉⲃⲟⲗ</w:t>
            </w:r>
          </w:p>
        </w:tc>
      </w:tr>
      <w:tr w:rsidR="00D31F38" w14:paraId="271C463F" w14:textId="77777777" w:rsidTr="00E35F1F">
        <w:trPr>
          <w:cantSplit/>
          <w:jc w:val="center"/>
        </w:trPr>
        <w:tc>
          <w:tcPr>
            <w:tcW w:w="288" w:type="dxa"/>
          </w:tcPr>
          <w:p w14:paraId="19CB564A" w14:textId="77777777" w:rsidR="00D31F38" w:rsidRDefault="00D31F38" w:rsidP="00E35F1F">
            <w:pPr>
              <w:pStyle w:val="CopticCross"/>
            </w:pPr>
          </w:p>
        </w:tc>
        <w:tc>
          <w:tcPr>
            <w:tcW w:w="3960" w:type="dxa"/>
          </w:tcPr>
          <w:p w14:paraId="28BA243C" w14:textId="77777777" w:rsidR="00D31F38" w:rsidRPr="000100FF" w:rsidRDefault="00D31F38" w:rsidP="00E35F1F">
            <w:pPr>
              <w:pStyle w:val="EngHang"/>
              <w:rPr>
                <w:szCs w:val="20"/>
              </w:rPr>
            </w:pPr>
            <w:r w:rsidRPr="000100FF">
              <w:t>Pray to the Lord on our behalf,</w:t>
            </w:r>
          </w:p>
          <w:p w14:paraId="080CD2FD" w14:textId="77777777" w:rsidR="00D31F38" w:rsidRPr="000100FF" w:rsidRDefault="00D31F38" w:rsidP="00E35F1F">
            <w:pPr>
              <w:pStyle w:val="EngHang"/>
              <w:rPr>
                <w:szCs w:val="20"/>
              </w:rPr>
            </w:pPr>
            <w:r w:rsidRPr="000100FF">
              <w:t>Abba Evkin and Abba Ehron,</w:t>
            </w:r>
          </w:p>
          <w:p w14:paraId="6F06E86F" w14:textId="77777777" w:rsidR="00D31F38" w:rsidRPr="000100FF" w:rsidRDefault="00D31F38" w:rsidP="00E35F1F">
            <w:pPr>
              <w:pStyle w:val="EngHang"/>
              <w:rPr>
                <w:szCs w:val="20"/>
              </w:rPr>
            </w:pPr>
            <w:r w:rsidRPr="000100FF">
              <w:t>And Abba Hor and Abba Phis,</w:t>
            </w:r>
          </w:p>
          <w:p w14:paraId="770FD0D3" w14:textId="77777777" w:rsidR="00D31F38" w:rsidRPr="000100FF" w:rsidRDefault="00D31F38" w:rsidP="00E35F1F">
            <w:pPr>
              <w:pStyle w:val="EngHangEnd"/>
            </w:pPr>
            <w:r w:rsidRPr="000100FF">
              <w:t>That He may forgive us our sins.</w:t>
            </w:r>
          </w:p>
        </w:tc>
        <w:tc>
          <w:tcPr>
            <w:tcW w:w="288" w:type="dxa"/>
          </w:tcPr>
          <w:p w14:paraId="34CB1B13" w14:textId="77777777" w:rsidR="00D31F38" w:rsidRDefault="00D31F38" w:rsidP="00E35F1F"/>
        </w:tc>
        <w:tc>
          <w:tcPr>
            <w:tcW w:w="288" w:type="dxa"/>
          </w:tcPr>
          <w:p w14:paraId="6EDA7B72" w14:textId="77777777" w:rsidR="00D31F38" w:rsidRDefault="00D31F38" w:rsidP="00E35F1F">
            <w:pPr>
              <w:pStyle w:val="CopticCross"/>
            </w:pPr>
          </w:p>
        </w:tc>
        <w:tc>
          <w:tcPr>
            <w:tcW w:w="3960" w:type="dxa"/>
          </w:tcPr>
          <w:p w14:paraId="4EBEB28F" w14:textId="77777777" w:rsidR="00D31F38" w:rsidRDefault="00D31F38" w:rsidP="00E35F1F">
            <w:pPr>
              <w:pStyle w:val="CopticVersemulti-line"/>
            </w:pPr>
            <w:r w:rsidRPr="00645C3A">
              <w:t>Ⲧⲱⲃϩ ⲙ̀Ⲡⲟ̅ⲥ̅ ⲉϩ̀ⲣⲏⲓ ⲉϫⲱⲛ</w:t>
            </w:r>
          </w:p>
          <w:p w14:paraId="04D4F264" w14:textId="77777777" w:rsidR="00D31F38" w:rsidRDefault="00D31F38" w:rsidP="00E35F1F">
            <w:pPr>
              <w:pStyle w:val="CopticVersemulti-line"/>
            </w:pPr>
            <w:r w:rsidRPr="00645C3A">
              <w:t>ⲁⲃⲃⲁ Ⲉⲩⲕⲓⲛ ⲛⲉⲙ ⲁⲃⲃⲁ Ϩⲣⲟⲛ</w:t>
            </w:r>
          </w:p>
          <w:p w14:paraId="7863A304" w14:textId="77777777" w:rsidR="00D31F38" w:rsidRDefault="00D31F38" w:rsidP="00E35F1F">
            <w:pPr>
              <w:pStyle w:val="CopticVersemulti-line"/>
            </w:pPr>
            <w:r w:rsidRPr="00645C3A">
              <w:t>ⲛⲉⲙ ⲁⲡⲁ Ϩⲱⲣ ⲛⲉⲙ ⲁⲡⲁ Ⲫⲓⲥ</w:t>
            </w:r>
          </w:p>
          <w:p w14:paraId="2171D59A" w14:textId="77777777" w:rsidR="00D31F38" w:rsidRDefault="00D31F38" w:rsidP="00E35F1F">
            <w:pPr>
              <w:pStyle w:val="CopticVerse"/>
            </w:pPr>
            <w:r w:rsidRPr="00645C3A">
              <w:t>ⲛ̀ⲧⲉϥⲭⲁ ⲛⲉⲛⲛⲟⲃⲓ ⲛⲁⲛ ⲉⲃⲟⲗ</w:t>
            </w:r>
          </w:p>
        </w:tc>
      </w:tr>
      <w:tr w:rsidR="00D31F38" w14:paraId="153B14D1" w14:textId="77777777" w:rsidTr="00E35F1F">
        <w:trPr>
          <w:cantSplit/>
          <w:jc w:val="center"/>
        </w:trPr>
        <w:tc>
          <w:tcPr>
            <w:tcW w:w="288" w:type="dxa"/>
          </w:tcPr>
          <w:p w14:paraId="02BF9570" w14:textId="77777777" w:rsidR="00D31F38" w:rsidRDefault="00D31F38" w:rsidP="00E35F1F">
            <w:pPr>
              <w:pStyle w:val="CopticCross"/>
            </w:pPr>
            <w:r>
              <w:t>¿</w:t>
            </w:r>
          </w:p>
        </w:tc>
        <w:tc>
          <w:tcPr>
            <w:tcW w:w="3960" w:type="dxa"/>
          </w:tcPr>
          <w:p w14:paraId="0AD4A629" w14:textId="77777777" w:rsidR="00D31F38" w:rsidRPr="000100FF" w:rsidRDefault="00D31F38" w:rsidP="00E35F1F">
            <w:pPr>
              <w:pStyle w:val="EngHang"/>
              <w:rPr>
                <w:szCs w:val="20"/>
              </w:rPr>
            </w:pPr>
            <w:r w:rsidRPr="000100FF">
              <w:t>Pray to the Lord on our behalf,</w:t>
            </w:r>
          </w:p>
          <w:p w14:paraId="1AF7166A" w14:textId="77777777" w:rsidR="00D31F38" w:rsidRPr="000100FF" w:rsidRDefault="00D31F38" w:rsidP="00E35F1F">
            <w:pPr>
              <w:pStyle w:val="EngHang"/>
              <w:rPr>
                <w:szCs w:val="20"/>
              </w:rPr>
            </w:pPr>
            <w:r w:rsidRPr="000100FF">
              <w:t>Abba Parsoma and Ephrem,</w:t>
            </w:r>
          </w:p>
          <w:p w14:paraId="1423AEBA" w14:textId="77777777" w:rsidR="00D31F38" w:rsidRPr="000100FF" w:rsidRDefault="00D31F38" w:rsidP="00E35F1F">
            <w:pPr>
              <w:pStyle w:val="EngHang"/>
              <w:rPr>
                <w:szCs w:val="20"/>
              </w:rPr>
            </w:pPr>
            <w:r w:rsidRPr="000100FF">
              <w:t>And John and Simeon,</w:t>
            </w:r>
          </w:p>
          <w:p w14:paraId="37F2D213" w14:textId="77777777" w:rsidR="00D31F38" w:rsidRPr="000100FF" w:rsidRDefault="00D31F38" w:rsidP="00E35F1F">
            <w:pPr>
              <w:pStyle w:val="EngHangEnd"/>
              <w:rPr>
                <w:szCs w:val="20"/>
              </w:rPr>
            </w:pPr>
            <w:r w:rsidRPr="000100FF">
              <w:t>That He may forgive us our sins.</w:t>
            </w:r>
          </w:p>
        </w:tc>
        <w:tc>
          <w:tcPr>
            <w:tcW w:w="288" w:type="dxa"/>
          </w:tcPr>
          <w:p w14:paraId="79720372" w14:textId="77777777" w:rsidR="00D31F38" w:rsidRDefault="00D31F38" w:rsidP="00E35F1F"/>
        </w:tc>
        <w:tc>
          <w:tcPr>
            <w:tcW w:w="288" w:type="dxa"/>
          </w:tcPr>
          <w:p w14:paraId="25FB1B29" w14:textId="77777777" w:rsidR="00D31F38" w:rsidRDefault="00D31F38" w:rsidP="00E35F1F">
            <w:pPr>
              <w:pStyle w:val="CopticCross"/>
            </w:pPr>
            <w:r>
              <w:t>¿</w:t>
            </w:r>
          </w:p>
        </w:tc>
        <w:tc>
          <w:tcPr>
            <w:tcW w:w="3960" w:type="dxa"/>
          </w:tcPr>
          <w:p w14:paraId="2D4DB95B" w14:textId="77777777" w:rsidR="00D31F38" w:rsidRDefault="00D31F38" w:rsidP="00E35F1F">
            <w:pPr>
              <w:pStyle w:val="CopticVersemulti-line"/>
            </w:pPr>
            <w:r w:rsidRPr="00645C3A">
              <w:t>Ⲧⲱⲃϩ ⲙ̀Ⲡⲟ̅ⲥ̅ ⲉϩ̀ⲣⲏⲓ ⲉϫⲱⲛ</w:t>
            </w:r>
          </w:p>
          <w:p w14:paraId="19CC9A26" w14:textId="77777777" w:rsidR="00D31F38" w:rsidRDefault="00D31F38" w:rsidP="00E35F1F">
            <w:pPr>
              <w:pStyle w:val="CopticVersemulti-line"/>
            </w:pPr>
            <w:r w:rsidRPr="00645C3A">
              <w:t>ⲁⲃⲃⲁ Ⲡⲁⲣⲥⲱⲙⲁ ⲛⲉⲙ Ⲉⲫⲣⲉⲙ</w:t>
            </w:r>
          </w:p>
          <w:p w14:paraId="59425F39" w14:textId="77777777" w:rsidR="00D31F38" w:rsidRDefault="00D31F38" w:rsidP="00E35F1F">
            <w:pPr>
              <w:pStyle w:val="CopticVersemulti-line"/>
            </w:pPr>
            <w:r w:rsidRPr="00645C3A">
              <w:t>ⲛⲉⲙ Ⲓⲱ̅ⲁ̅ ⲛⲉⲙ Ⲥⲩⲙⲉⲱⲛ</w:t>
            </w:r>
          </w:p>
          <w:p w14:paraId="624BE91E" w14:textId="77777777" w:rsidR="00D31F38" w:rsidRDefault="00D31F38" w:rsidP="00E35F1F">
            <w:pPr>
              <w:pStyle w:val="CopticVerse"/>
            </w:pPr>
            <w:r w:rsidRPr="00645C3A">
              <w:t>ⲛ̀ⲧⲉϥⲭⲁ ⲛⲉⲛⲛⲟⲃⲓ ⲛⲁⲛ ⲉⲃⲟⲗ</w:t>
            </w:r>
          </w:p>
        </w:tc>
      </w:tr>
      <w:tr w:rsidR="00D31F38" w14:paraId="24FB0286" w14:textId="77777777" w:rsidTr="00E35F1F">
        <w:trPr>
          <w:cantSplit/>
          <w:jc w:val="center"/>
        </w:trPr>
        <w:tc>
          <w:tcPr>
            <w:tcW w:w="288" w:type="dxa"/>
          </w:tcPr>
          <w:p w14:paraId="169A6581" w14:textId="77777777" w:rsidR="00D31F38" w:rsidRDefault="00D31F38" w:rsidP="00E35F1F">
            <w:pPr>
              <w:pStyle w:val="CopticCross"/>
            </w:pPr>
          </w:p>
        </w:tc>
        <w:tc>
          <w:tcPr>
            <w:tcW w:w="3960" w:type="dxa"/>
          </w:tcPr>
          <w:p w14:paraId="3C34B598" w14:textId="77777777" w:rsidR="00D31F38" w:rsidRPr="000100FF" w:rsidRDefault="00D31F38" w:rsidP="00E35F1F">
            <w:pPr>
              <w:pStyle w:val="EngHang"/>
              <w:rPr>
                <w:szCs w:val="20"/>
              </w:rPr>
            </w:pPr>
            <w:r w:rsidRPr="000100FF">
              <w:t>Pray to the Lord on our behalf,</w:t>
            </w:r>
          </w:p>
          <w:p w14:paraId="4D2756BE" w14:textId="77777777" w:rsidR="00D31F38" w:rsidRPr="000100FF" w:rsidRDefault="00D31F38" w:rsidP="00E35F1F">
            <w:pPr>
              <w:pStyle w:val="EngHang"/>
              <w:rPr>
                <w:szCs w:val="20"/>
              </w:rPr>
            </w:pPr>
            <w:r w:rsidRPr="000100FF">
              <w:t>Epiphanius and Ammonius,</w:t>
            </w:r>
          </w:p>
          <w:p w14:paraId="79379EA5" w14:textId="77777777" w:rsidR="00D31F38" w:rsidRPr="000100FF" w:rsidRDefault="00D31F38" w:rsidP="00E35F1F">
            <w:pPr>
              <w:pStyle w:val="EngHang"/>
              <w:rPr>
                <w:szCs w:val="20"/>
              </w:rPr>
            </w:pPr>
            <w:r w:rsidRPr="000100FF">
              <w:t>And Arshillidis and Arsenius,</w:t>
            </w:r>
          </w:p>
          <w:p w14:paraId="65CE2829" w14:textId="77777777" w:rsidR="00D31F38" w:rsidRPr="000100FF" w:rsidRDefault="00D31F38" w:rsidP="00E35F1F">
            <w:pPr>
              <w:pStyle w:val="EngHangEnd"/>
              <w:rPr>
                <w:szCs w:val="20"/>
              </w:rPr>
            </w:pPr>
            <w:r w:rsidRPr="000100FF">
              <w:t>That He may forgive us our sins.</w:t>
            </w:r>
          </w:p>
        </w:tc>
        <w:tc>
          <w:tcPr>
            <w:tcW w:w="288" w:type="dxa"/>
          </w:tcPr>
          <w:p w14:paraId="30E78F6D" w14:textId="77777777" w:rsidR="00D31F38" w:rsidRDefault="00D31F38" w:rsidP="00E35F1F"/>
        </w:tc>
        <w:tc>
          <w:tcPr>
            <w:tcW w:w="288" w:type="dxa"/>
          </w:tcPr>
          <w:p w14:paraId="3E761CF8" w14:textId="77777777" w:rsidR="00D31F38" w:rsidRDefault="00D31F38" w:rsidP="00E35F1F">
            <w:pPr>
              <w:pStyle w:val="CopticCross"/>
            </w:pPr>
          </w:p>
        </w:tc>
        <w:tc>
          <w:tcPr>
            <w:tcW w:w="3960" w:type="dxa"/>
          </w:tcPr>
          <w:p w14:paraId="54421DCD" w14:textId="77777777" w:rsidR="00D31F38" w:rsidRDefault="00D31F38" w:rsidP="00E35F1F">
            <w:pPr>
              <w:pStyle w:val="CopticVersemulti-line"/>
            </w:pPr>
            <w:r w:rsidRPr="00645C3A">
              <w:t>Ⲧⲱⲃϩ ⲙ̀Ⲡⲟ̅ⲥ̅ ⲉϩ̀ⲣⲏⲓ ⲉϫⲱⲛ</w:t>
            </w:r>
          </w:p>
          <w:p w14:paraId="077E14CC" w14:textId="77777777" w:rsidR="00D31F38" w:rsidRDefault="00D31F38" w:rsidP="00E35F1F">
            <w:pPr>
              <w:pStyle w:val="CopticVersemulti-line"/>
            </w:pPr>
            <w:r w:rsidRPr="00645C3A">
              <w:t>Ⲉⲡⲓⲫⲁⲛⲟⲥ ⲛⲉⲙ Ⲁⲙⲱⲛⲓⲟⲥ</w:t>
            </w:r>
          </w:p>
          <w:p w14:paraId="0AF088FD" w14:textId="77777777" w:rsidR="00D31F38" w:rsidRDefault="00D31F38" w:rsidP="00E35F1F">
            <w:pPr>
              <w:pStyle w:val="CopticVersemulti-line"/>
            </w:pPr>
            <w:r w:rsidRPr="00645C3A">
              <w:t xml:space="preserve">ⲛⲉⲙ Ⲁⲣⲭⲏⲗⲗⲓⲧⲏⲥ ⲛⲉⲙ Ⲁⲣⲥⲉⲛⲓⲟⲥ </w:t>
            </w:r>
          </w:p>
          <w:p w14:paraId="48C41233" w14:textId="77777777" w:rsidR="00D31F38" w:rsidRDefault="00D31F38" w:rsidP="00E35F1F">
            <w:pPr>
              <w:pStyle w:val="CopticVerse"/>
            </w:pPr>
            <w:r w:rsidRPr="00645C3A">
              <w:t>ⲛ̀ⲧⲉϥⲭⲁ ⲛⲉⲛⲛⲟⲃⲓ ⲛⲁⲛ ⲉⲃⲟⲗ</w:t>
            </w:r>
          </w:p>
        </w:tc>
      </w:tr>
      <w:tr w:rsidR="00D31F38" w14:paraId="278070DF" w14:textId="77777777" w:rsidTr="00E35F1F">
        <w:trPr>
          <w:cantSplit/>
          <w:jc w:val="center"/>
        </w:trPr>
        <w:tc>
          <w:tcPr>
            <w:tcW w:w="288" w:type="dxa"/>
          </w:tcPr>
          <w:p w14:paraId="4C9C99E8" w14:textId="77777777" w:rsidR="00D31F38" w:rsidRDefault="00D31F38" w:rsidP="00E35F1F">
            <w:pPr>
              <w:pStyle w:val="CopticCross"/>
            </w:pPr>
            <w:r>
              <w:t>¿</w:t>
            </w:r>
          </w:p>
        </w:tc>
        <w:tc>
          <w:tcPr>
            <w:tcW w:w="3960" w:type="dxa"/>
          </w:tcPr>
          <w:p w14:paraId="2EC94135" w14:textId="77777777" w:rsidR="00D31F38" w:rsidRPr="000100FF" w:rsidRDefault="00D31F38" w:rsidP="00E35F1F">
            <w:pPr>
              <w:pStyle w:val="EngHang"/>
              <w:rPr>
                <w:szCs w:val="20"/>
              </w:rPr>
            </w:pPr>
            <w:r w:rsidRPr="000100FF">
              <w:t>Pray to the Lord on our behalf,</w:t>
            </w:r>
          </w:p>
          <w:p w14:paraId="79D7659E" w14:textId="77777777" w:rsidR="00D31F38" w:rsidRPr="000100FF" w:rsidRDefault="00D31F38" w:rsidP="00E35F1F">
            <w:pPr>
              <w:pStyle w:val="EngHang"/>
              <w:rPr>
                <w:szCs w:val="20"/>
              </w:rPr>
            </w:pPr>
            <w:r w:rsidRPr="000100FF">
              <w:t>My lords, the ascetic fathers,</w:t>
            </w:r>
          </w:p>
          <w:p w14:paraId="576256A8" w14:textId="77777777" w:rsidR="00D31F38" w:rsidRPr="000100FF" w:rsidRDefault="00D31F38" w:rsidP="00E35F1F">
            <w:pPr>
              <w:pStyle w:val="EngHang"/>
              <w:rPr>
                <w:szCs w:val="20"/>
              </w:rPr>
            </w:pPr>
            <w:r w:rsidRPr="000100FF">
              <w:t>Abba Abraam and Ge-orgi,</w:t>
            </w:r>
          </w:p>
          <w:p w14:paraId="72A35966" w14:textId="77777777" w:rsidR="00D31F38" w:rsidRPr="000100FF" w:rsidRDefault="00D31F38" w:rsidP="00E35F1F">
            <w:pPr>
              <w:pStyle w:val="EngHangEnd"/>
            </w:pPr>
            <w:r w:rsidRPr="000100FF">
              <w:t>That He may forgive us our sins.</w:t>
            </w:r>
          </w:p>
        </w:tc>
        <w:tc>
          <w:tcPr>
            <w:tcW w:w="288" w:type="dxa"/>
          </w:tcPr>
          <w:p w14:paraId="7FA98D3F" w14:textId="77777777" w:rsidR="00D31F38" w:rsidRDefault="00D31F38" w:rsidP="00E35F1F"/>
        </w:tc>
        <w:tc>
          <w:tcPr>
            <w:tcW w:w="288" w:type="dxa"/>
          </w:tcPr>
          <w:p w14:paraId="269C9902" w14:textId="77777777" w:rsidR="00D31F38" w:rsidRDefault="00D31F38" w:rsidP="00E35F1F">
            <w:pPr>
              <w:pStyle w:val="CopticCross"/>
            </w:pPr>
            <w:r>
              <w:t>¿</w:t>
            </w:r>
          </w:p>
        </w:tc>
        <w:tc>
          <w:tcPr>
            <w:tcW w:w="3960" w:type="dxa"/>
          </w:tcPr>
          <w:p w14:paraId="60A6A396" w14:textId="77777777" w:rsidR="00D31F38" w:rsidRDefault="00D31F38" w:rsidP="00E35F1F">
            <w:pPr>
              <w:pStyle w:val="CopticVersemulti-line"/>
            </w:pPr>
            <w:r w:rsidRPr="00645C3A">
              <w:t>Ⲧⲱⲃϩ ⲙ̀Ⲡⲟ̅ⲥ̅ ⲉϩ̀ⲣⲏⲓ ⲉϫⲱⲛ</w:t>
            </w:r>
          </w:p>
          <w:p w14:paraId="73DEA4BB" w14:textId="77777777" w:rsidR="00D31F38" w:rsidRDefault="00D31F38" w:rsidP="00E35F1F">
            <w:pPr>
              <w:pStyle w:val="CopticVersemulti-line"/>
            </w:pPr>
            <w:r w:rsidRPr="00645C3A">
              <w:t>ⲛⲁⲟ̅ⲥ̅ ⲛ̀ⲓⲟϯ ⲛ̀ⲁⲥⲕⲏⲧⲏⲥ</w:t>
            </w:r>
          </w:p>
          <w:p w14:paraId="3F6281B6" w14:textId="77777777" w:rsidR="00D31F38" w:rsidRDefault="00D31F38" w:rsidP="00E35F1F">
            <w:pPr>
              <w:pStyle w:val="CopticVersemulti-line"/>
            </w:pPr>
            <w:r w:rsidRPr="00645C3A">
              <w:t>ⲁⲃⲃⲁ Ⲁⲃⲣⲁⲁⲙ ⲛⲉⲙ Ⲅⲉⲱⲣⲅⲏ</w:t>
            </w:r>
          </w:p>
          <w:p w14:paraId="4116EC9F" w14:textId="77777777" w:rsidR="00D31F38" w:rsidRDefault="00D31F38" w:rsidP="00E35F1F">
            <w:pPr>
              <w:pStyle w:val="CopticVerse"/>
            </w:pPr>
            <w:r w:rsidRPr="00645C3A">
              <w:t>ⲛ̀ⲧⲉϥⲭⲁ ⲛⲉⲛⲛⲟⲃⲓ ⲛⲁⲛ ⲉⲃⲟⲗ</w:t>
            </w:r>
          </w:p>
        </w:tc>
      </w:tr>
      <w:tr w:rsidR="00D31F38" w14:paraId="7E16F48F" w14:textId="77777777" w:rsidTr="00E35F1F">
        <w:trPr>
          <w:cantSplit/>
          <w:jc w:val="center"/>
        </w:trPr>
        <w:tc>
          <w:tcPr>
            <w:tcW w:w="288" w:type="dxa"/>
          </w:tcPr>
          <w:p w14:paraId="0576DE14" w14:textId="77777777" w:rsidR="00D31F38" w:rsidRDefault="00D31F38" w:rsidP="00E35F1F">
            <w:pPr>
              <w:pStyle w:val="CopticCross"/>
            </w:pPr>
          </w:p>
        </w:tc>
        <w:tc>
          <w:tcPr>
            <w:tcW w:w="3960" w:type="dxa"/>
          </w:tcPr>
          <w:p w14:paraId="3C32482F" w14:textId="77777777" w:rsidR="00D31F38" w:rsidRPr="000100FF" w:rsidRDefault="00D31F38" w:rsidP="00E35F1F">
            <w:pPr>
              <w:pStyle w:val="EngHang"/>
              <w:rPr>
                <w:szCs w:val="20"/>
              </w:rPr>
            </w:pPr>
            <w:r w:rsidRPr="000100FF">
              <w:t>Pray to the Lord on our behalf,</w:t>
            </w:r>
          </w:p>
          <w:p w14:paraId="7007FF46" w14:textId="77777777" w:rsidR="00D31F38" w:rsidRPr="000100FF" w:rsidRDefault="00D31F38" w:rsidP="00E35F1F">
            <w:pPr>
              <w:pStyle w:val="EngHang"/>
              <w:rPr>
                <w:szCs w:val="20"/>
              </w:rPr>
            </w:pPr>
            <w:r w:rsidRPr="000100FF">
              <w:t>Athanasius the Apostolic,</w:t>
            </w:r>
          </w:p>
          <w:p w14:paraId="7DD91637" w14:textId="77777777" w:rsidR="00D31F38" w:rsidRPr="000100FF" w:rsidRDefault="00D31F38" w:rsidP="00E35F1F">
            <w:pPr>
              <w:pStyle w:val="EngHang"/>
              <w:rPr>
                <w:szCs w:val="20"/>
              </w:rPr>
            </w:pPr>
            <w:r w:rsidRPr="000100FF">
              <w:t>Severus and Dioscorus,</w:t>
            </w:r>
          </w:p>
          <w:p w14:paraId="0C362A81" w14:textId="77777777" w:rsidR="00D31F38" w:rsidRPr="000100FF" w:rsidRDefault="00D31F38" w:rsidP="00E35F1F">
            <w:pPr>
              <w:pStyle w:val="EngHangEnd"/>
              <w:rPr>
                <w:szCs w:val="20"/>
              </w:rPr>
            </w:pPr>
            <w:r w:rsidRPr="000100FF">
              <w:t>That He may forgive us our sins.</w:t>
            </w:r>
          </w:p>
        </w:tc>
        <w:tc>
          <w:tcPr>
            <w:tcW w:w="288" w:type="dxa"/>
          </w:tcPr>
          <w:p w14:paraId="15094758" w14:textId="77777777" w:rsidR="00D31F38" w:rsidRDefault="00D31F38" w:rsidP="00E35F1F"/>
        </w:tc>
        <w:tc>
          <w:tcPr>
            <w:tcW w:w="288" w:type="dxa"/>
          </w:tcPr>
          <w:p w14:paraId="2002C274" w14:textId="77777777" w:rsidR="00D31F38" w:rsidRDefault="00D31F38" w:rsidP="00E35F1F">
            <w:pPr>
              <w:pStyle w:val="CopticCross"/>
            </w:pPr>
          </w:p>
        </w:tc>
        <w:tc>
          <w:tcPr>
            <w:tcW w:w="3960" w:type="dxa"/>
          </w:tcPr>
          <w:p w14:paraId="24EA9A8F" w14:textId="77777777" w:rsidR="00D31F38" w:rsidRDefault="00D31F38" w:rsidP="00E35F1F">
            <w:pPr>
              <w:pStyle w:val="CopticVersemulti-line"/>
            </w:pPr>
            <w:r w:rsidRPr="00645C3A">
              <w:t>Ⲧⲱⲃϩ ⲙ̀Ⲡⲟ̅ⲥ̅ ⲉϩ̀ⲣⲏⲓ ⲉϫⲱⲛ</w:t>
            </w:r>
          </w:p>
          <w:p w14:paraId="57381F30" w14:textId="77777777" w:rsidR="00D31F38" w:rsidRDefault="00D31F38" w:rsidP="00E35F1F">
            <w:pPr>
              <w:pStyle w:val="CopticVersemulti-line"/>
            </w:pPr>
            <w:r w:rsidRPr="00645C3A">
              <w:t>Ⲁⲑⲁⲛⲥⲓⲟⲥ ⲡⲓⲁⲡⲟⲥⲧⲟⲗⲓⲕⲟⲥ</w:t>
            </w:r>
          </w:p>
          <w:p w14:paraId="1F1159F8" w14:textId="77777777" w:rsidR="00D31F38" w:rsidRDefault="00D31F38" w:rsidP="00E35F1F">
            <w:pPr>
              <w:pStyle w:val="CopticVersemulti-line"/>
            </w:pPr>
            <w:r w:rsidRPr="00645C3A">
              <w:t>Ⲥⲉⲩⲏⲣⲟⲥ ⲛⲉⲙ Ⲇⲓⲟⲥⲕⲟⲣⲟⲥ</w:t>
            </w:r>
          </w:p>
          <w:p w14:paraId="77B53749" w14:textId="77777777" w:rsidR="00D31F38" w:rsidRDefault="00D31F38" w:rsidP="00E35F1F">
            <w:pPr>
              <w:pStyle w:val="CopticVerse"/>
            </w:pPr>
            <w:r w:rsidRPr="00645C3A">
              <w:t>ⲛ̀ⲧⲉϥⲭⲁ ⲛⲉⲛⲛⲟⲃⲓ ⲛⲁⲛ ⲉⲃⲟⲗ</w:t>
            </w:r>
          </w:p>
        </w:tc>
      </w:tr>
      <w:tr w:rsidR="00D31F38" w14:paraId="026E777A" w14:textId="77777777" w:rsidTr="00E35F1F">
        <w:trPr>
          <w:cantSplit/>
          <w:jc w:val="center"/>
        </w:trPr>
        <w:tc>
          <w:tcPr>
            <w:tcW w:w="288" w:type="dxa"/>
          </w:tcPr>
          <w:p w14:paraId="51B11AB1" w14:textId="77777777" w:rsidR="00D31F38" w:rsidRDefault="00D31F38" w:rsidP="00E35F1F">
            <w:pPr>
              <w:pStyle w:val="CopticCross"/>
            </w:pPr>
            <w:r>
              <w:t>¿</w:t>
            </w:r>
          </w:p>
        </w:tc>
        <w:tc>
          <w:tcPr>
            <w:tcW w:w="3960" w:type="dxa"/>
          </w:tcPr>
          <w:p w14:paraId="1259E52D" w14:textId="77777777" w:rsidR="00D31F38" w:rsidRPr="000100FF" w:rsidRDefault="00D31F38" w:rsidP="00E35F1F">
            <w:pPr>
              <w:pStyle w:val="EngHang"/>
              <w:rPr>
                <w:szCs w:val="20"/>
              </w:rPr>
            </w:pPr>
            <w:r w:rsidRPr="000100FF">
              <w:t>Pray to the Lord on our behalf,</w:t>
            </w:r>
          </w:p>
          <w:p w14:paraId="1DB99FE7" w14:textId="77777777" w:rsidR="00D31F38" w:rsidRPr="000100FF" w:rsidRDefault="00D31F38" w:rsidP="00E35F1F">
            <w:pPr>
              <w:pStyle w:val="EngHang"/>
              <w:rPr>
                <w:szCs w:val="20"/>
              </w:rPr>
            </w:pPr>
            <w:r w:rsidRPr="000100FF">
              <w:t>Basil and Gregory,</w:t>
            </w:r>
          </w:p>
          <w:p w14:paraId="75382F5D" w14:textId="77777777" w:rsidR="00D31F38" w:rsidRPr="000100FF" w:rsidRDefault="00D31F38" w:rsidP="00E35F1F">
            <w:pPr>
              <w:pStyle w:val="EngHang"/>
              <w:rPr>
                <w:szCs w:val="20"/>
              </w:rPr>
            </w:pPr>
            <w:r w:rsidRPr="000100FF">
              <w:t>And our father Abba Cyril,</w:t>
            </w:r>
          </w:p>
          <w:p w14:paraId="077E09CF" w14:textId="77777777" w:rsidR="00D31F38" w:rsidRPr="000100FF" w:rsidRDefault="00D31F38" w:rsidP="00E35F1F">
            <w:pPr>
              <w:pStyle w:val="EngHangEnd"/>
            </w:pPr>
            <w:r w:rsidRPr="000100FF">
              <w:t>That He may forgive us our sins.</w:t>
            </w:r>
          </w:p>
        </w:tc>
        <w:tc>
          <w:tcPr>
            <w:tcW w:w="288" w:type="dxa"/>
          </w:tcPr>
          <w:p w14:paraId="094B09F8" w14:textId="77777777" w:rsidR="00D31F38" w:rsidRDefault="00D31F38" w:rsidP="00E35F1F"/>
        </w:tc>
        <w:tc>
          <w:tcPr>
            <w:tcW w:w="288" w:type="dxa"/>
          </w:tcPr>
          <w:p w14:paraId="1ECA1250" w14:textId="77777777" w:rsidR="00D31F38" w:rsidRDefault="00D31F38" w:rsidP="00E35F1F">
            <w:pPr>
              <w:pStyle w:val="CopticCross"/>
            </w:pPr>
            <w:r>
              <w:t>¿</w:t>
            </w:r>
          </w:p>
        </w:tc>
        <w:tc>
          <w:tcPr>
            <w:tcW w:w="3960" w:type="dxa"/>
          </w:tcPr>
          <w:p w14:paraId="492D48C6" w14:textId="77777777" w:rsidR="00D31F38" w:rsidRDefault="00D31F38" w:rsidP="00E35F1F">
            <w:pPr>
              <w:pStyle w:val="CopticVersemulti-line"/>
            </w:pPr>
            <w:r w:rsidRPr="00645C3A">
              <w:t>Ⲧⲱⲃϩ ⲙ̀Ⲡⲟ̅ⲥ̅ ⲉϩ̀ⲣⲏⲓ ⲉϫⲱⲛ</w:t>
            </w:r>
          </w:p>
          <w:p w14:paraId="694DB93B" w14:textId="77777777" w:rsidR="00D31F38" w:rsidRDefault="00D31F38" w:rsidP="00E35F1F">
            <w:pPr>
              <w:pStyle w:val="CopticVersemulti-line"/>
            </w:pPr>
            <w:r w:rsidRPr="00645C3A">
              <w:t>Ⲃⲁⲥⲓⲗⲓⲟⲥ ⲛⲉⲙ Ⲅⲣⲓⲅⲟⲣⲓⲟⲥ</w:t>
            </w:r>
          </w:p>
          <w:p w14:paraId="65C7FC73" w14:textId="77777777" w:rsidR="00D31F38" w:rsidRDefault="00D31F38" w:rsidP="00E35F1F">
            <w:pPr>
              <w:pStyle w:val="CopticVersemulti-line"/>
            </w:pPr>
            <w:r w:rsidRPr="00645C3A">
              <w:t>ⲛⲉⲙ ⲡⲉⲛⲓⲱⲧ ⲁⲃⲃⲁ Ⲕⲩⲣⲓⲗⲗⲟⲥ</w:t>
            </w:r>
          </w:p>
          <w:p w14:paraId="442CB6D2" w14:textId="77777777" w:rsidR="00D31F38" w:rsidRDefault="00D31F38" w:rsidP="00E35F1F">
            <w:pPr>
              <w:pStyle w:val="CopticVerse"/>
            </w:pPr>
            <w:r w:rsidRPr="00645C3A">
              <w:t>ⲛ̀ⲧⲉϥⲭⲁ ⲛⲉⲛⲛⲟⲃⲓ ⲛⲁⲛ ⲉⲃⲟⲗ</w:t>
            </w:r>
          </w:p>
        </w:tc>
      </w:tr>
      <w:tr w:rsidR="00D31F38" w14:paraId="61C892D7" w14:textId="77777777" w:rsidTr="00E35F1F">
        <w:trPr>
          <w:cantSplit/>
          <w:jc w:val="center"/>
        </w:trPr>
        <w:tc>
          <w:tcPr>
            <w:tcW w:w="288" w:type="dxa"/>
          </w:tcPr>
          <w:p w14:paraId="62EA26FC" w14:textId="77777777" w:rsidR="00D31F38" w:rsidRDefault="00D31F38" w:rsidP="00E35F1F">
            <w:pPr>
              <w:pStyle w:val="CopticCross"/>
            </w:pPr>
          </w:p>
        </w:tc>
        <w:tc>
          <w:tcPr>
            <w:tcW w:w="3960" w:type="dxa"/>
          </w:tcPr>
          <w:p w14:paraId="4BE67D12" w14:textId="77777777" w:rsidR="00D31F38" w:rsidRPr="000100FF" w:rsidRDefault="00D31F38" w:rsidP="00E35F1F">
            <w:pPr>
              <w:pStyle w:val="EngHang"/>
              <w:rPr>
                <w:szCs w:val="20"/>
              </w:rPr>
            </w:pPr>
            <w:r w:rsidRPr="000100FF">
              <w:t>Pray to the Lord on our behalf,</w:t>
            </w:r>
          </w:p>
          <w:p w14:paraId="6458FF1E" w14:textId="77777777" w:rsidR="00D31F38" w:rsidRPr="000100FF" w:rsidRDefault="00D31F38" w:rsidP="00E35F1F">
            <w:pPr>
              <w:pStyle w:val="EngHang"/>
              <w:rPr>
                <w:szCs w:val="20"/>
              </w:rPr>
            </w:pPr>
            <w:r w:rsidRPr="000100FF">
              <w:t>O three hundred and eighteen gathered at Nicea,</w:t>
            </w:r>
          </w:p>
          <w:p w14:paraId="45400B19" w14:textId="77777777" w:rsidR="00D31F38" w:rsidRPr="000100FF" w:rsidRDefault="00D31F38" w:rsidP="00E35F1F">
            <w:pPr>
              <w:pStyle w:val="EngHang"/>
              <w:rPr>
                <w:szCs w:val="20"/>
              </w:rPr>
            </w:pPr>
            <w:r w:rsidRPr="000100FF">
              <w:t>For the sake of the Faith,</w:t>
            </w:r>
          </w:p>
          <w:p w14:paraId="44F698D2" w14:textId="77777777" w:rsidR="00D31F38" w:rsidRPr="000100FF" w:rsidRDefault="00D31F38" w:rsidP="00E35F1F">
            <w:pPr>
              <w:pStyle w:val="EngHangEnd"/>
            </w:pPr>
            <w:r w:rsidRPr="000100FF">
              <w:t>That He may forgive us our sins.</w:t>
            </w:r>
          </w:p>
        </w:tc>
        <w:tc>
          <w:tcPr>
            <w:tcW w:w="288" w:type="dxa"/>
          </w:tcPr>
          <w:p w14:paraId="435188DB" w14:textId="77777777" w:rsidR="00D31F38" w:rsidRDefault="00D31F38" w:rsidP="00E35F1F"/>
        </w:tc>
        <w:tc>
          <w:tcPr>
            <w:tcW w:w="288" w:type="dxa"/>
          </w:tcPr>
          <w:p w14:paraId="29FC07DC" w14:textId="77777777" w:rsidR="00D31F38" w:rsidRDefault="00D31F38" w:rsidP="00E35F1F">
            <w:pPr>
              <w:pStyle w:val="CopticCross"/>
            </w:pPr>
          </w:p>
        </w:tc>
        <w:tc>
          <w:tcPr>
            <w:tcW w:w="3960" w:type="dxa"/>
          </w:tcPr>
          <w:p w14:paraId="44C655A5" w14:textId="77777777" w:rsidR="00D31F38" w:rsidRDefault="00D31F38" w:rsidP="00E35F1F">
            <w:pPr>
              <w:pStyle w:val="CopticVersemulti-line"/>
            </w:pPr>
            <w:r>
              <w:t xml:space="preserve">Ⲧⲱⲃϩ ⲙ̀Ⲡⲟ̅ⲥ̅ ⲉϩ̀ⲣⲏⲓ ⲉϫⲱⲛ </w:t>
            </w:r>
          </w:p>
          <w:p w14:paraId="07D062CD" w14:textId="77777777" w:rsidR="00D31F38" w:rsidRDefault="00D31F38" w:rsidP="00E35F1F">
            <w:pPr>
              <w:pStyle w:val="CopticVersemulti-line"/>
            </w:pPr>
            <w:commentRangeStart w:id="511"/>
            <w:r w:rsidRPr="00FC3604">
              <w:t>ⲡⲓϣⲟⲙⲧ ϣⲉ ⲙⲏⲧ ϣ̀ⲙⲏⲛ</w:t>
            </w:r>
            <w:commentRangeEnd w:id="511"/>
            <w:r>
              <w:rPr>
                <w:rStyle w:val="CommentReference"/>
                <w:rFonts w:ascii="Garamond" w:hAnsi="Garamond" w:cstheme="minorBidi"/>
                <w:noProof w:val="0"/>
                <w:lang w:val="en-CA"/>
              </w:rPr>
              <w:commentReference w:id="511"/>
            </w:r>
          </w:p>
          <w:p w14:paraId="606B0D5D" w14:textId="77777777" w:rsidR="00D31F38" w:rsidRDefault="00D31F38" w:rsidP="00E35F1F">
            <w:pPr>
              <w:pStyle w:val="CopticVersemulti-line"/>
            </w:pPr>
            <w:r>
              <w:t>ⲉⲧⲁⲩⲑⲱⲟⲩϯ ϧⲉⲛ Ⲛⲓⲕⲉⲁ ⲉⲑⲃⲉ ⲡⲓⲛⲁϩϯ</w:t>
            </w:r>
          </w:p>
          <w:p w14:paraId="05ECA026" w14:textId="77777777" w:rsidR="00D31F38" w:rsidRDefault="00D31F38" w:rsidP="00E35F1F">
            <w:pPr>
              <w:pStyle w:val="CopticVerse"/>
            </w:pPr>
            <w:r>
              <w:t>ⲛ̀ⲧⲉϥⲭⲁ ⲛⲉⲛⲛⲟⲃⲓ ⲛⲁⲛ ⲉⲃⲟⲗ</w:t>
            </w:r>
          </w:p>
        </w:tc>
      </w:tr>
      <w:tr w:rsidR="00D31F38" w14:paraId="02F55038" w14:textId="77777777" w:rsidTr="00E35F1F">
        <w:trPr>
          <w:cantSplit/>
          <w:jc w:val="center"/>
        </w:trPr>
        <w:tc>
          <w:tcPr>
            <w:tcW w:w="288" w:type="dxa"/>
          </w:tcPr>
          <w:p w14:paraId="66B6356B" w14:textId="77777777" w:rsidR="00D31F38" w:rsidRDefault="00D31F38" w:rsidP="00E35F1F">
            <w:pPr>
              <w:pStyle w:val="CopticCross"/>
            </w:pPr>
            <w:r>
              <w:t>¿</w:t>
            </w:r>
          </w:p>
        </w:tc>
        <w:tc>
          <w:tcPr>
            <w:tcW w:w="3960" w:type="dxa"/>
          </w:tcPr>
          <w:p w14:paraId="772C389D" w14:textId="77777777" w:rsidR="00D31F38" w:rsidRPr="000100FF" w:rsidRDefault="00D31F38" w:rsidP="00E35F1F">
            <w:pPr>
              <w:pStyle w:val="EngHang"/>
              <w:rPr>
                <w:szCs w:val="20"/>
              </w:rPr>
            </w:pPr>
            <w:r w:rsidRPr="000100FF">
              <w:t>Pray to the Lord on our behalf,</w:t>
            </w:r>
          </w:p>
          <w:p w14:paraId="7684CAB4" w14:textId="77777777" w:rsidR="00D31F38" w:rsidRPr="000100FF" w:rsidRDefault="00D31F38" w:rsidP="00E35F1F">
            <w:pPr>
              <w:pStyle w:val="EngHang"/>
              <w:rPr>
                <w:szCs w:val="20"/>
              </w:rPr>
            </w:pPr>
            <w:r w:rsidRPr="000100FF">
              <w:t>O one hundred and fifty at Constantinople,</w:t>
            </w:r>
          </w:p>
          <w:p w14:paraId="5F615C57" w14:textId="77777777" w:rsidR="00D31F38" w:rsidRPr="000100FF" w:rsidRDefault="00D31F38" w:rsidP="00E35F1F">
            <w:pPr>
              <w:pStyle w:val="EngHang"/>
              <w:rPr>
                <w:szCs w:val="20"/>
              </w:rPr>
            </w:pPr>
            <w:r w:rsidRPr="000100FF">
              <w:t>And the two hundred at Ephesus,</w:t>
            </w:r>
          </w:p>
          <w:p w14:paraId="352066AC" w14:textId="77777777" w:rsidR="00D31F38" w:rsidRPr="000100FF" w:rsidRDefault="00D31F38" w:rsidP="00E35F1F">
            <w:pPr>
              <w:pStyle w:val="EngHangEnd"/>
            </w:pPr>
            <w:r w:rsidRPr="000100FF">
              <w:t>That He may forgive us our sins.</w:t>
            </w:r>
          </w:p>
        </w:tc>
        <w:tc>
          <w:tcPr>
            <w:tcW w:w="288" w:type="dxa"/>
          </w:tcPr>
          <w:p w14:paraId="370FB1FF" w14:textId="77777777" w:rsidR="00D31F38" w:rsidRDefault="00D31F38" w:rsidP="00E35F1F"/>
        </w:tc>
        <w:tc>
          <w:tcPr>
            <w:tcW w:w="288" w:type="dxa"/>
          </w:tcPr>
          <w:p w14:paraId="702C517C" w14:textId="77777777" w:rsidR="00D31F38" w:rsidRDefault="00D31F38" w:rsidP="00E35F1F">
            <w:pPr>
              <w:pStyle w:val="CopticCross"/>
            </w:pPr>
            <w:r>
              <w:t>¿</w:t>
            </w:r>
          </w:p>
        </w:tc>
        <w:tc>
          <w:tcPr>
            <w:tcW w:w="3960" w:type="dxa"/>
          </w:tcPr>
          <w:p w14:paraId="6F3EF7AF" w14:textId="77777777" w:rsidR="00D31F38" w:rsidRDefault="00D31F38" w:rsidP="00E35F1F">
            <w:pPr>
              <w:pStyle w:val="CopticVersemulti-line"/>
            </w:pPr>
            <w:r w:rsidRPr="00645C3A">
              <w:t>Ⲧⲱⲃϩ ⲙ̀Ⲡⲟ̅ⲥ̅ ⲉϩ̀ⲣⲏⲓ ⲉϫⲱⲛ</w:t>
            </w:r>
          </w:p>
          <w:p w14:paraId="5DB0D54E" w14:textId="77777777" w:rsidR="00D31F38" w:rsidRDefault="00D31F38" w:rsidP="00E35F1F">
            <w:pPr>
              <w:pStyle w:val="CopticVersemulti-line"/>
            </w:pPr>
            <w:r w:rsidRPr="00645C3A">
              <w:t>ⲱ ⲡⲓϣⲉⲧⲉⲃⲓ ⲛ̀ⲧⲉ Ⲕⲱⲥⲧⲁⲛⲧⲓⲛⲟⲩⲡⲟⲗⲓⲥ</w:t>
            </w:r>
          </w:p>
          <w:p w14:paraId="63F3FE5B" w14:textId="77777777" w:rsidR="00D31F38" w:rsidRDefault="00D31F38" w:rsidP="00E35F1F">
            <w:pPr>
              <w:pStyle w:val="CopticVersemulti-line"/>
            </w:pPr>
            <w:r w:rsidRPr="00645C3A">
              <w:t>ⲛⲉⲙ ⲡⲓⲥ̀ⲛⲁⲩ ϣⲉ ⲛ̀ⲧⲉ Ⲉⲫⲉⲥⲟⲥ</w:t>
            </w:r>
          </w:p>
          <w:p w14:paraId="2271CDEA" w14:textId="77777777" w:rsidR="00D31F38" w:rsidRDefault="00D31F38" w:rsidP="00E35F1F">
            <w:pPr>
              <w:pStyle w:val="CopticVerse"/>
            </w:pPr>
            <w:r w:rsidRPr="00645C3A">
              <w:t>ⲛ̀ⲧⲉϥⲭⲁ ⲛⲉⲛⲛⲟⲃⲓ ⲛⲁⲛ ⲉⲃⲟⲗ</w:t>
            </w:r>
          </w:p>
        </w:tc>
      </w:tr>
      <w:tr w:rsidR="00D31F38" w14:paraId="44881B83" w14:textId="77777777" w:rsidTr="00E35F1F">
        <w:trPr>
          <w:cantSplit/>
          <w:jc w:val="center"/>
        </w:trPr>
        <w:tc>
          <w:tcPr>
            <w:tcW w:w="288" w:type="dxa"/>
          </w:tcPr>
          <w:p w14:paraId="18132F64" w14:textId="77777777" w:rsidR="00D31F38" w:rsidRDefault="00D31F38" w:rsidP="00E35F1F">
            <w:pPr>
              <w:pStyle w:val="CopticCross"/>
            </w:pPr>
          </w:p>
        </w:tc>
        <w:tc>
          <w:tcPr>
            <w:tcW w:w="3960" w:type="dxa"/>
          </w:tcPr>
          <w:p w14:paraId="330DC7E7" w14:textId="77777777" w:rsidR="00D31F38" w:rsidRPr="000100FF" w:rsidRDefault="00D31F38" w:rsidP="00E35F1F">
            <w:pPr>
              <w:pStyle w:val="EngHang"/>
              <w:rPr>
                <w:szCs w:val="20"/>
              </w:rPr>
            </w:pPr>
            <w:r w:rsidRPr="000100FF">
              <w:t>Pray to the Lord on our behalf,</w:t>
            </w:r>
          </w:p>
          <w:p w14:paraId="32BAB8B8" w14:textId="77777777" w:rsidR="00D31F38" w:rsidRPr="000100FF" w:rsidRDefault="00D31F38" w:rsidP="00E35F1F">
            <w:pPr>
              <w:pStyle w:val="EngHang"/>
              <w:rPr>
                <w:szCs w:val="20"/>
              </w:rPr>
            </w:pPr>
            <w:r w:rsidRPr="000100FF">
              <w:t>Abba Hadid and Abba John,</w:t>
            </w:r>
          </w:p>
          <w:p w14:paraId="404D2F7A" w14:textId="77777777" w:rsidR="00D31F38" w:rsidRPr="000100FF" w:rsidRDefault="00D31F38" w:rsidP="00E35F1F">
            <w:pPr>
              <w:pStyle w:val="EngHang"/>
              <w:rPr>
                <w:szCs w:val="20"/>
              </w:rPr>
            </w:pPr>
            <w:r w:rsidRPr="000100FF">
              <w:t>Our great father Parsoma and Abba Teji,</w:t>
            </w:r>
          </w:p>
          <w:p w14:paraId="6C2343D8" w14:textId="77777777" w:rsidR="00D31F38" w:rsidRPr="000100FF" w:rsidRDefault="00D31F38" w:rsidP="00E35F1F">
            <w:pPr>
              <w:pStyle w:val="EngHangEnd"/>
            </w:pPr>
            <w:r w:rsidRPr="000100FF">
              <w:t>That He may forgive us our sins.</w:t>
            </w:r>
          </w:p>
        </w:tc>
        <w:tc>
          <w:tcPr>
            <w:tcW w:w="288" w:type="dxa"/>
          </w:tcPr>
          <w:p w14:paraId="1FEE9E39" w14:textId="77777777" w:rsidR="00D31F38" w:rsidRDefault="00D31F38" w:rsidP="00E35F1F"/>
        </w:tc>
        <w:tc>
          <w:tcPr>
            <w:tcW w:w="288" w:type="dxa"/>
          </w:tcPr>
          <w:p w14:paraId="2038A1CA" w14:textId="77777777" w:rsidR="00D31F38" w:rsidRDefault="00D31F38" w:rsidP="00E35F1F">
            <w:pPr>
              <w:pStyle w:val="CopticCross"/>
            </w:pPr>
          </w:p>
        </w:tc>
        <w:tc>
          <w:tcPr>
            <w:tcW w:w="3960" w:type="dxa"/>
          </w:tcPr>
          <w:p w14:paraId="37A374E3" w14:textId="77777777" w:rsidR="00D31F38" w:rsidRDefault="00D31F38" w:rsidP="00E35F1F">
            <w:pPr>
              <w:pStyle w:val="CopticVersemulti-line"/>
            </w:pPr>
            <w:r w:rsidRPr="00645C3A">
              <w:t>Ⲧⲱⲃϩ ⲙ̀Ⲡⲟ̅ⲥ̅ ⲉϩ̀ⲣⲏⲓ ⲉϫⲱⲛ</w:t>
            </w:r>
          </w:p>
          <w:p w14:paraId="14C7EC47" w14:textId="77777777" w:rsidR="00D31F38" w:rsidRDefault="00D31F38" w:rsidP="00E35F1F">
            <w:pPr>
              <w:pStyle w:val="CopticVersemulti-line"/>
            </w:pPr>
            <w:r w:rsidRPr="00645C3A">
              <w:t>ⲁⲃⲃⲁ Ϩⲁⲇⲓⲇ ⲛⲉⲙ ⲁⲃⲃⲁ Ⲓⲱ̅ⲁ̅</w:t>
            </w:r>
          </w:p>
          <w:p w14:paraId="54C02207" w14:textId="77777777" w:rsidR="00D31F38" w:rsidRDefault="00D31F38" w:rsidP="00E35F1F">
            <w:pPr>
              <w:pStyle w:val="CopticVersemulti-line"/>
            </w:pPr>
            <w:r w:rsidRPr="00645C3A">
              <w:t>ⲛⲉⲙ ⲡⲉⲛⲓⲱⲧ ⲡⲓⲛⲓϣϯ ⲁⲃⲃⲁ Ⲡⲁⲣⲥⲱⲙⲁ ⲛⲉⲙ ⲁⲃⲃⲁ Ⲧⲉϫⲓ</w:t>
            </w:r>
          </w:p>
          <w:p w14:paraId="69E65642" w14:textId="77777777" w:rsidR="00D31F38" w:rsidRDefault="00D31F38" w:rsidP="00E35F1F">
            <w:pPr>
              <w:pStyle w:val="CopticVerse"/>
            </w:pPr>
            <w:r w:rsidRPr="00645C3A">
              <w:t>ⲛ̀ⲧⲉϥⲭⲁ ⲛⲉⲛⲛⲟⲃⲓ ⲛⲁⲛ ⲉⲃⲟⲗ</w:t>
            </w:r>
          </w:p>
        </w:tc>
      </w:tr>
      <w:tr w:rsidR="00D31F38" w14:paraId="0A5CBFB4" w14:textId="77777777" w:rsidTr="00E35F1F">
        <w:trPr>
          <w:cantSplit/>
          <w:jc w:val="center"/>
        </w:trPr>
        <w:tc>
          <w:tcPr>
            <w:tcW w:w="288" w:type="dxa"/>
          </w:tcPr>
          <w:p w14:paraId="34943BE5" w14:textId="77777777" w:rsidR="00D31F38" w:rsidRDefault="00D31F38" w:rsidP="00E35F1F">
            <w:pPr>
              <w:pStyle w:val="CopticCross"/>
            </w:pPr>
            <w:r>
              <w:t>¿</w:t>
            </w:r>
          </w:p>
        </w:tc>
        <w:tc>
          <w:tcPr>
            <w:tcW w:w="3960" w:type="dxa"/>
          </w:tcPr>
          <w:p w14:paraId="35CA88B9" w14:textId="77777777" w:rsidR="00D31F38" w:rsidRPr="000100FF" w:rsidRDefault="00D31F38" w:rsidP="00E35F1F">
            <w:pPr>
              <w:pStyle w:val="EngHang"/>
              <w:rPr>
                <w:szCs w:val="20"/>
              </w:rPr>
            </w:pPr>
            <w:r w:rsidRPr="000100FF">
              <w:t>Pray to the Lord on our behalf,</w:t>
            </w:r>
          </w:p>
          <w:p w14:paraId="35EBF474" w14:textId="77777777" w:rsidR="00D31F38" w:rsidRPr="000100FF" w:rsidRDefault="00D31F38" w:rsidP="00E35F1F">
            <w:pPr>
              <w:pStyle w:val="EngHang"/>
              <w:rPr>
                <w:szCs w:val="20"/>
              </w:rPr>
            </w:pPr>
            <w:r w:rsidRPr="000100FF">
              <w:t>Abba Abraam the hegoumen,</w:t>
            </w:r>
          </w:p>
          <w:p w14:paraId="380DD86A" w14:textId="77777777" w:rsidR="00D31F38" w:rsidRPr="000100FF" w:rsidRDefault="00D31F38" w:rsidP="00E35F1F">
            <w:pPr>
              <w:pStyle w:val="EngHang"/>
              <w:rPr>
                <w:szCs w:val="20"/>
              </w:rPr>
            </w:pPr>
            <w:r w:rsidRPr="000100FF">
              <w:t>And our father Abba Mark,</w:t>
            </w:r>
          </w:p>
          <w:p w14:paraId="06341EEC" w14:textId="77777777" w:rsidR="00D31F38" w:rsidRPr="000100FF" w:rsidRDefault="00D31F38" w:rsidP="00E35F1F">
            <w:pPr>
              <w:pStyle w:val="EngHangEnd"/>
              <w:rPr>
                <w:szCs w:val="20"/>
              </w:rPr>
            </w:pPr>
            <w:r w:rsidRPr="000100FF">
              <w:t>That He may forgive us our sins.</w:t>
            </w:r>
          </w:p>
        </w:tc>
        <w:tc>
          <w:tcPr>
            <w:tcW w:w="288" w:type="dxa"/>
          </w:tcPr>
          <w:p w14:paraId="1892F0FE" w14:textId="77777777" w:rsidR="00D31F38" w:rsidRDefault="00D31F38" w:rsidP="00E35F1F"/>
        </w:tc>
        <w:tc>
          <w:tcPr>
            <w:tcW w:w="288" w:type="dxa"/>
          </w:tcPr>
          <w:p w14:paraId="58340F06" w14:textId="77777777" w:rsidR="00D31F38" w:rsidRDefault="00D31F38" w:rsidP="00E35F1F">
            <w:pPr>
              <w:pStyle w:val="CopticCross"/>
            </w:pPr>
            <w:r>
              <w:t>¿</w:t>
            </w:r>
          </w:p>
        </w:tc>
        <w:tc>
          <w:tcPr>
            <w:tcW w:w="3960" w:type="dxa"/>
          </w:tcPr>
          <w:p w14:paraId="60312F58" w14:textId="77777777" w:rsidR="00D31F38" w:rsidRDefault="00D31F38" w:rsidP="00E35F1F">
            <w:pPr>
              <w:pStyle w:val="CopticVersemulti-line"/>
            </w:pPr>
            <w:r w:rsidRPr="00645C3A">
              <w:t>Ⲧⲱⲃϩ ⲙ̀Ⲡⲟ̅ⲥ̅ ⲉϩ̀ⲣⲏⲓ ⲉϫⲱⲛ</w:t>
            </w:r>
          </w:p>
          <w:p w14:paraId="59F23ED3" w14:textId="77777777" w:rsidR="00D31F38" w:rsidRDefault="00D31F38" w:rsidP="00E35F1F">
            <w:pPr>
              <w:pStyle w:val="CopticVersemulti-line"/>
            </w:pPr>
            <w:r w:rsidRPr="00645C3A">
              <w:t>ⲁⲃⲃⲁ Ⲁⲃⲣⲁⲁⲙ ⲡⲓϩⲏⲅⲟⲩⲙⲉⲛⲟⲥ</w:t>
            </w:r>
          </w:p>
          <w:p w14:paraId="3D610828" w14:textId="77777777" w:rsidR="00D31F38" w:rsidRDefault="00D31F38" w:rsidP="00E35F1F">
            <w:pPr>
              <w:pStyle w:val="CopticVersemulti-line"/>
            </w:pPr>
            <w:r w:rsidRPr="00645C3A">
              <w:t>ⲛⲉⲙ ⲡⲉⲛⲓⲱⲧ ⲁⲃⲃⲁ Ⲙⲁⲣⲕⲟⲥ</w:t>
            </w:r>
          </w:p>
          <w:p w14:paraId="4E82C8C3" w14:textId="77777777" w:rsidR="00D31F38" w:rsidRDefault="00D31F38" w:rsidP="00E35F1F">
            <w:pPr>
              <w:pStyle w:val="CopticVerse"/>
            </w:pPr>
            <w:r w:rsidRPr="00645C3A">
              <w:t>ⲛ̀ⲧⲉϥⲭⲁ ⲛⲉⲛⲛⲟⲃⲓ ⲛⲁⲛ ⲉⲃⲟⲗ</w:t>
            </w:r>
          </w:p>
        </w:tc>
      </w:tr>
      <w:tr w:rsidR="00D31F38" w14:paraId="48BA2141" w14:textId="77777777" w:rsidTr="00E35F1F">
        <w:trPr>
          <w:cantSplit/>
          <w:jc w:val="center"/>
        </w:trPr>
        <w:tc>
          <w:tcPr>
            <w:tcW w:w="288" w:type="dxa"/>
          </w:tcPr>
          <w:p w14:paraId="23330E38" w14:textId="77777777" w:rsidR="00D31F38" w:rsidRDefault="00D31F38" w:rsidP="00E35F1F">
            <w:pPr>
              <w:pStyle w:val="CopticCross"/>
            </w:pPr>
          </w:p>
        </w:tc>
        <w:tc>
          <w:tcPr>
            <w:tcW w:w="3960" w:type="dxa"/>
          </w:tcPr>
          <w:p w14:paraId="78B54C2A" w14:textId="77777777" w:rsidR="00D31F38" w:rsidRPr="000100FF" w:rsidRDefault="00D31F38" w:rsidP="00E35F1F">
            <w:pPr>
              <w:pStyle w:val="EngHang"/>
              <w:rPr>
                <w:szCs w:val="20"/>
              </w:rPr>
            </w:pPr>
            <w:r w:rsidRPr="000100FF">
              <w:t>Pray to the Lord on our behalf,</w:t>
            </w:r>
          </w:p>
          <w:p w14:paraId="5E37CE95" w14:textId="77777777" w:rsidR="00D31F38" w:rsidRPr="000100FF" w:rsidRDefault="00D31F38" w:rsidP="00E35F1F">
            <w:pPr>
              <w:pStyle w:val="EngHang"/>
              <w:rPr>
                <w:szCs w:val="20"/>
              </w:rPr>
            </w:pPr>
            <w:r w:rsidRPr="000100FF">
              <w:t>O choir of the cross-bearers,</w:t>
            </w:r>
          </w:p>
          <w:p w14:paraId="1DFD168D"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1156F2B2" w14:textId="77777777" w:rsidR="00D31F38" w:rsidRPr="000100FF" w:rsidRDefault="00D31F38" w:rsidP="00E35F1F">
            <w:pPr>
              <w:pStyle w:val="EngHangEnd"/>
            </w:pPr>
            <w:r w:rsidRPr="000100FF">
              <w:t>That He may forgive us our sins.</w:t>
            </w:r>
          </w:p>
        </w:tc>
        <w:tc>
          <w:tcPr>
            <w:tcW w:w="288" w:type="dxa"/>
          </w:tcPr>
          <w:p w14:paraId="4FA9577A" w14:textId="77777777" w:rsidR="00D31F38" w:rsidRDefault="00D31F38" w:rsidP="00E35F1F"/>
        </w:tc>
        <w:tc>
          <w:tcPr>
            <w:tcW w:w="288" w:type="dxa"/>
          </w:tcPr>
          <w:p w14:paraId="2E8DC1BB" w14:textId="77777777" w:rsidR="00D31F38" w:rsidRDefault="00D31F38" w:rsidP="00E35F1F">
            <w:pPr>
              <w:pStyle w:val="CopticCross"/>
            </w:pPr>
          </w:p>
        </w:tc>
        <w:tc>
          <w:tcPr>
            <w:tcW w:w="3960" w:type="dxa"/>
          </w:tcPr>
          <w:p w14:paraId="0F4DF7AE" w14:textId="77777777" w:rsidR="00D31F38" w:rsidRDefault="00D31F38" w:rsidP="00E35F1F">
            <w:pPr>
              <w:pStyle w:val="CopticVersemulti-line"/>
            </w:pPr>
            <w:r w:rsidRPr="00645C3A">
              <w:t>Ⲧⲱⲃϩ ⲙ̀Ⲡⲟ̅ⲥ̅ ⲉϩ̀ⲣⲏⲓ ⲉϫⲱⲛ</w:t>
            </w:r>
          </w:p>
          <w:p w14:paraId="3D239265" w14:textId="77777777" w:rsidR="00D31F38" w:rsidRDefault="00D31F38" w:rsidP="00E35F1F">
            <w:pPr>
              <w:pStyle w:val="CopticVersemulti-line"/>
            </w:pPr>
            <w:r w:rsidRPr="00645C3A">
              <w:t>ⲛⲓⲭⲟⲣⲟⲥ ⲛ̀ⲧⲉ ⲛⲓⲥⲧⲁⲩⲣⲟⲫⲟⲣⲥ</w:t>
            </w:r>
          </w:p>
          <w:p w14:paraId="18B411C6" w14:textId="77777777" w:rsidR="00D31F38" w:rsidRDefault="00D31F38" w:rsidP="00E35F1F">
            <w:pPr>
              <w:pStyle w:val="CopticVersemulti-line"/>
            </w:pPr>
            <w:r w:rsidRPr="00645C3A">
              <w:t>ⲉⲧⲁⲩϫⲱⲕ ⲉⲃⲟⲗ ϩⲓ ⲛⲓϣⲁϥⲉⲩ</w:t>
            </w:r>
          </w:p>
          <w:p w14:paraId="4F1A8DAE" w14:textId="77777777" w:rsidR="00D31F38" w:rsidRDefault="00D31F38" w:rsidP="00E35F1F">
            <w:pPr>
              <w:pStyle w:val="CopticVerse"/>
            </w:pPr>
            <w:r w:rsidRPr="00645C3A">
              <w:t>ⲛ̀ⲧⲉϥⲭⲁ ⲛⲉⲛⲛⲟⲃⲓ ⲛⲁⲛ ⲉⲃⲟⲗ</w:t>
            </w:r>
          </w:p>
        </w:tc>
      </w:tr>
    </w:tbl>
    <w:p w14:paraId="279A9AAC"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C494D0D" w14:textId="77777777" w:rsidTr="00E35F1F">
        <w:trPr>
          <w:cantSplit/>
          <w:jc w:val="center"/>
        </w:trPr>
        <w:tc>
          <w:tcPr>
            <w:tcW w:w="288" w:type="dxa"/>
          </w:tcPr>
          <w:p w14:paraId="712C8D13" w14:textId="77777777" w:rsidR="00D31F38" w:rsidRDefault="00D31F38" w:rsidP="00E35F1F">
            <w:pPr>
              <w:pStyle w:val="CopticCross"/>
            </w:pPr>
            <w:r>
              <w:t>¿</w:t>
            </w:r>
          </w:p>
        </w:tc>
        <w:tc>
          <w:tcPr>
            <w:tcW w:w="3960" w:type="dxa"/>
          </w:tcPr>
          <w:p w14:paraId="552D14E0" w14:textId="77777777" w:rsidR="00D31F38" w:rsidRPr="00FC3604" w:rsidRDefault="00D31F38" w:rsidP="00E35F1F">
            <w:pPr>
              <w:pStyle w:val="EngHang"/>
              <w:rPr>
                <w:szCs w:val="20"/>
              </w:rPr>
            </w:pPr>
            <w:commentRangeStart w:id="512"/>
            <w:r w:rsidRPr="00FC3604">
              <w:t>Pray to the Lord on our behalf,</w:t>
            </w:r>
          </w:p>
          <w:p w14:paraId="3D86C2B2" w14:textId="77777777" w:rsidR="00D31F38" w:rsidRPr="00FC3604" w:rsidRDefault="00D31F38" w:rsidP="00E35F1F">
            <w:pPr>
              <w:pStyle w:val="EngHang"/>
              <w:rPr>
                <w:szCs w:val="20"/>
              </w:rPr>
            </w:pPr>
            <w:r w:rsidRPr="00FC3604">
              <w:t>O perfect men,</w:t>
            </w:r>
          </w:p>
          <w:p w14:paraId="75E80106" w14:textId="77777777" w:rsidR="00D31F38" w:rsidRPr="00FC3604" w:rsidRDefault="00D31F38" w:rsidP="00E35F1F">
            <w:pPr>
              <w:pStyle w:val="EngHang"/>
              <w:rPr>
                <w:szCs w:val="20"/>
              </w:rPr>
            </w:pPr>
            <w:r w:rsidRPr="00FC3604">
              <w:t>Joseph and Nicodemus,</w:t>
            </w:r>
          </w:p>
          <w:p w14:paraId="607C45A1" w14:textId="77777777" w:rsidR="00D31F38" w:rsidRDefault="00D31F38" w:rsidP="00E35F1F">
            <w:pPr>
              <w:pStyle w:val="EngHangEnd"/>
            </w:pPr>
            <w:r w:rsidRPr="00FC3604">
              <w:t>That He may forgive us our sins</w:t>
            </w:r>
            <w:commentRangeEnd w:id="512"/>
            <w:r>
              <w:rPr>
                <w:rStyle w:val="CommentReference"/>
                <w:rFonts w:eastAsiaTheme="minorHAnsi" w:cstheme="minorBidi"/>
                <w:color w:val="auto"/>
                <w:lang w:val="en-CA"/>
              </w:rPr>
              <w:commentReference w:id="512"/>
            </w:r>
            <w:r w:rsidRPr="00FC3604">
              <w:t>.</w:t>
            </w:r>
          </w:p>
        </w:tc>
        <w:tc>
          <w:tcPr>
            <w:tcW w:w="288" w:type="dxa"/>
          </w:tcPr>
          <w:p w14:paraId="1A881479" w14:textId="77777777" w:rsidR="00D31F38" w:rsidRDefault="00D31F38" w:rsidP="00E35F1F"/>
        </w:tc>
        <w:tc>
          <w:tcPr>
            <w:tcW w:w="288" w:type="dxa"/>
          </w:tcPr>
          <w:p w14:paraId="71861768" w14:textId="77777777" w:rsidR="00D31F38" w:rsidRDefault="00D31F38" w:rsidP="00E35F1F">
            <w:pPr>
              <w:pStyle w:val="CopticCross"/>
            </w:pPr>
            <w:r>
              <w:t>¿</w:t>
            </w:r>
          </w:p>
        </w:tc>
        <w:tc>
          <w:tcPr>
            <w:tcW w:w="3960" w:type="dxa"/>
          </w:tcPr>
          <w:p w14:paraId="403CEC7D" w14:textId="77777777" w:rsidR="00D31F38" w:rsidRDefault="00D31F38" w:rsidP="00E35F1F">
            <w:pPr>
              <w:pStyle w:val="CopticVersemulti-line"/>
            </w:pPr>
          </w:p>
        </w:tc>
      </w:tr>
      <w:tr w:rsidR="00D31F38" w14:paraId="05A7D506" w14:textId="77777777" w:rsidTr="00E35F1F">
        <w:trPr>
          <w:cantSplit/>
          <w:jc w:val="center"/>
        </w:trPr>
        <w:tc>
          <w:tcPr>
            <w:tcW w:w="288" w:type="dxa"/>
          </w:tcPr>
          <w:p w14:paraId="231DDD2B" w14:textId="77777777" w:rsidR="00D31F38" w:rsidRDefault="00D31F38" w:rsidP="00E35F1F">
            <w:pPr>
              <w:pStyle w:val="CopticCross"/>
            </w:pPr>
          </w:p>
        </w:tc>
        <w:tc>
          <w:tcPr>
            <w:tcW w:w="3960" w:type="dxa"/>
          </w:tcPr>
          <w:p w14:paraId="4BBA6E65" w14:textId="77777777" w:rsidR="00D31F38" w:rsidRPr="000100FF" w:rsidRDefault="00D31F38" w:rsidP="00E35F1F">
            <w:pPr>
              <w:pStyle w:val="EngHang"/>
              <w:rPr>
                <w:szCs w:val="20"/>
              </w:rPr>
            </w:pPr>
            <w:r w:rsidRPr="000100FF">
              <w:t>Pray to the Lord on our behalf,</w:t>
            </w:r>
          </w:p>
          <w:p w14:paraId="4A2A063C" w14:textId="77777777" w:rsidR="00D31F38" w:rsidRPr="000100FF" w:rsidRDefault="00D31F38" w:rsidP="00E35F1F">
            <w:pPr>
              <w:pStyle w:val="EngHang"/>
              <w:rPr>
                <w:szCs w:val="20"/>
              </w:rPr>
            </w:pPr>
            <w:r w:rsidRPr="000100FF">
              <w:t>My lord the king, Constantine,</w:t>
            </w:r>
          </w:p>
          <w:p w14:paraId="493E1B11" w14:textId="77777777" w:rsidR="00D31F38" w:rsidRPr="000100FF" w:rsidRDefault="00D31F38" w:rsidP="00E35F1F">
            <w:pPr>
              <w:pStyle w:val="EngHang"/>
              <w:rPr>
                <w:szCs w:val="20"/>
              </w:rPr>
            </w:pPr>
            <w:r w:rsidRPr="000100FF">
              <w:t>And his mother, Queen Helen,</w:t>
            </w:r>
          </w:p>
          <w:p w14:paraId="6EA12AE6" w14:textId="77777777" w:rsidR="00D31F38" w:rsidRDefault="00D31F38" w:rsidP="00E35F1F">
            <w:pPr>
              <w:pStyle w:val="EngHangEnd"/>
            </w:pPr>
            <w:r w:rsidRPr="000100FF">
              <w:t>That He may forgive us our sins.</w:t>
            </w:r>
          </w:p>
        </w:tc>
        <w:tc>
          <w:tcPr>
            <w:tcW w:w="288" w:type="dxa"/>
          </w:tcPr>
          <w:p w14:paraId="37F79D96" w14:textId="77777777" w:rsidR="00D31F38" w:rsidRDefault="00D31F38" w:rsidP="00E35F1F"/>
        </w:tc>
        <w:tc>
          <w:tcPr>
            <w:tcW w:w="288" w:type="dxa"/>
          </w:tcPr>
          <w:p w14:paraId="316549DA" w14:textId="77777777" w:rsidR="00D31F38" w:rsidRDefault="00D31F38" w:rsidP="00E35F1F">
            <w:pPr>
              <w:pStyle w:val="CopticCross"/>
            </w:pPr>
          </w:p>
        </w:tc>
        <w:tc>
          <w:tcPr>
            <w:tcW w:w="3960" w:type="dxa"/>
          </w:tcPr>
          <w:p w14:paraId="15CEF92E" w14:textId="77777777" w:rsidR="00D31F38" w:rsidRDefault="00D31F38" w:rsidP="00E35F1F">
            <w:pPr>
              <w:pStyle w:val="CopticVersemulti-line"/>
            </w:pPr>
            <w:r w:rsidRPr="00645C3A">
              <w:t>Ⲧⲱⲃϩ ⲙ̀Ⲡⲟ̅ⲥ̅ ⲉϩ̀ⲣⲏⲓ ⲉϫⲱⲛ</w:t>
            </w:r>
          </w:p>
          <w:p w14:paraId="403A0A0A" w14:textId="77777777" w:rsidR="00D31F38" w:rsidRDefault="00D31F38" w:rsidP="00E35F1F">
            <w:pPr>
              <w:pStyle w:val="CopticVersemulti-line"/>
            </w:pPr>
            <w:r w:rsidRPr="00645C3A">
              <w:t>ⲡⲁⲟ̅ⲥ̅ ⲡ̀ⲟⲩⲣⲟ Ⲕⲱⲥⲧⲁⲛⲧⲓⲛⲟⲥ</w:t>
            </w:r>
          </w:p>
          <w:p w14:paraId="0DA0018B" w14:textId="77777777" w:rsidR="00D31F38" w:rsidRDefault="00D31F38" w:rsidP="00E35F1F">
            <w:pPr>
              <w:pStyle w:val="CopticVersemulti-line"/>
            </w:pPr>
            <w:r w:rsidRPr="00645C3A">
              <w:t>ⲛⲉⲙ Ⲏⲗⲁⲛⲏ ϯⲟⲩⲣⲱ</w:t>
            </w:r>
          </w:p>
          <w:p w14:paraId="4E67F827" w14:textId="77777777" w:rsidR="00D31F38" w:rsidRDefault="00D31F38" w:rsidP="00E35F1F">
            <w:pPr>
              <w:pStyle w:val="CopticVerse"/>
            </w:pPr>
            <w:r w:rsidRPr="00645C3A">
              <w:t>ⲛ̀ⲧⲉϥⲭⲁ ⲛⲉⲛⲛⲟⲃⲓ ⲛⲁⲛ ⲉⲃⲟⲗ</w:t>
            </w:r>
          </w:p>
        </w:tc>
      </w:tr>
      <w:tr w:rsidR="00D31F38" w14:paraId="53001CFC" w14:textId="77777777" w:rsidTr="00E35F1F">
        <w:trPr>
          <w:cantSplit/>
          <w:jc w:val="center"/>
        </w:trPr>
        <w:tc>
          <w:tcPr>
            <w:tcW w:w="288" w:type="dxa"/>
          </w:tcPr>
          <w:p w14:paraId="12A40D64" w14:textId="77777777" w:rsidR="00D31F38" w:rsidRDefault="00D31F38" w:rsidP="00E35F1F">
            <w:pPr>
              <w:pStyle w:val="CopticCross"/>
            </w:pPr>
            <w:r>
              <w:t>¿</w:t>
            </w:r>
          </w:p>
        </w:tc>
        <w:tc>
          <w:tcPr>
            <w:tcW w:w="3960" w:type="dxa"/>
          </w:tcPr>
          <w:p w14:paraId="3AA2705F" w14:textId="77777777" w:rsidR="00D31F38" w:rsidRPr="000100FF" w:rsidRDefault="00D31F38" w:rsidP="00E35F1F">
            <w:pPr>
              <w:pStyle w:val="EngHang"/>
              <w:rPr>
                <w:szCs w:val="20"/>
              </w:rPr>
            </w:pPr>
            <w:r w:rsidRPr="000100FF">
              <w:t>Pray to the Lord on our behalf,</w:t>
            </w:r>
          </w:p>
          <w:p w14:paraId="04BDCB73" w14:textId="77777777" w:rsidR="00D31F38" w:rsidRPr="000100FF" w:rsidRDefault="00D31F38" w:rsidP="00E35F1F">
            <w:pPr>
              <w:pStyle w:val="EngHang"/>
              <w:rPr>
                <w:szCs w:val="20"/>
              </w:rPr>
            </w:pPr>
            <w:r w:rsidRPr="000100FF">
              <w:t>O wise virgin ladies,</w:t>
            </w:r>
          </w:p>
          <w:p w14:paraId="0032B394" w14:textId="77777777" w:rsidR="00D31F38" w:rsidRPr="000100FF" w:rsidRDefault="00D31F38" w:rsidP="00E35F1F">
            <w:pPr>
              <w:pStyle w:val="EngHang"/>
              <w:rPr>
                <w:szCs w:val="20"/>
              </w:rPr>
            </w:pPr>
            <w:r w:rsidRPr="000100FF">
              <w:t>The brides of Christ,</w:t>
            </w:r>
          </w:p>
          <w:p w14:paraId="341FDC1B" w14:textId="77777777" w:rsidR="00D31F38" w:rsidRDefault="00D31F38" w:rsidP="00E35F1F">
            <w:pPr>
              <w:pStyle w:val="EngHangEnd"/>
            </w:pPr>
            <w:r w:rsidRPr="000100FF">
              <w:t>That He may forgive us our sins.</w:t>
            </w:r>
          </w:p>
        </w:tc>
        <w:tc>
          <w:tcPr>
            <w:tcW w:w="288" w:type="dxa"/>
          </w:tcPr>
          <w:p w14:paraId="454BB926" w14:textId="77777777" w:rsidR="00D31F38" w:rsidRDefault="00D31F38" w:rsidP="00E35F1F"/>
        </w:tc>
        <w:tc>
          <w:tcPr>
            <w:tcW w:w="288" w:type="dxa"/>
          </w:tcPr>
          <w:p w14:paraId="050AB7A8" w14:textId="77777777" w:rsidR="00D31F38" w:rsidRDefault="00D31F38" w:rsidP="00E35F1F">
            <w:pPr>
              <w:pStyle w:val="CopticCross"/>
            </w:pPr>
            <w:r>
              <w:t>¿</w:t>
            </w:r>
          </w:p>
        </w:tc>
        <w:tc>
          <w:tcPr>
            <w:tcW w:w="3960" w:type="dxa"/>
          </w:tcPr>
          <w:p w14:paraId="07345B23" w14:textId="77777777" w:rsidR="00D31F38" w:rsidRDefault="00D31F38" w:rsidP="00E35F1F">
            <w:pPr>
              <w:pStyle w:val="CopticVersemulti-line"/>
            </w:pPr>
            <w:r w:rsidRPr="00645C3A">
              <w:t>Ⲧⲱⲃϩ ⲙ̀Ⲡⲟ̅ⲥ̅ ⲉϩ̀ⲣⲏⲓ ⲉϫⲱⲛ</w:t>
            </w:r>
          </w:p>
          <w:p w14:paraId="7E98FC8B" w14:textId="77777777" w:rsidR="00D31F38" w:rsidRDefault="00D31F38" w:rsidP="00E35F1F">
            <w:pPr>
              <w:pStyle w:val="CopticVersemulti-line"/>
            </w:pPr>
            <w:r w:rsidRPr="00645C3A">
              <w:t>ⲛⲓⲁⲗⲟⲩ ⲛ̀ⲥⲁⲃⲉ ⲙ̀ⲡⲁⲣⲑⲉⲛⲟⲥ</w:t>
            </w:r>
          </w:p>
          <w:p w14:paraId="4E1D4E7E" w14:textId="77777777" w:rsidR="00D31F38" w:rsidRDefault="00D31F38" w:rsidP="00E35F1F">
            <w:pPr>
              <w:pStyle w:val="CopticVersemulti-line"/>
            </w:pPr>
            <w:r w:rsidRPr="00645C3A">
              <w:t>ⲛⲓϣⲉⲗⲉⲧ ⲛ̀ⲧⲉ Ⲡⲭ̅ⲥ̅</w:t>
            </w:r>
          </w:p>
          <w:p w14:paraId="55590420" w14:textId="77777777" w:rsidR="00D31F38" w:rsidRDefault="00D31F38" w:rsidP="00E35F1F">
            <w:pPr>
              <w:pStyle w:val="CopticVerse"/>
            </w:pPr>
            <w:r w:rsidRPr="00645C3A">
              <w:t>ⲛ̀ⲧⲉϥⲭⲁ ⲛⲉⲛⲛⲟⲃⲓ ⲛⲁⲛ ⲉⲃⲟⲗ</w:t>
            </w:r>
          </w:p>
        </w:tc>
      </w:tr>
      <w:tr w:rsidR="00D31F38" w14:paraId="7F6E8092" w14:textId="77777777" w:rsidTr="00E35F1F">
        <w:trPr>
          <w:cantSplit/>
          <w:jc w:val="center"/>
        </w:trPr>
        <w:tc>
          <w:tcPr>
            <w:tcW w:w="288" w:type="dxa"/>
          </w:tcPr>
          <w:p w14:paraId="4664D5D3" w14:textId="77777777" w:rsidR="00D31F38" w:rsidRDefault="00D31F38" w:rsidP="00E35F1F">
            <w:pPr>
              <w:pStyle w:val="CopticCross"/>
            </w:pPr>
          </w:p>
        </w:tc>
        <w:tc>
          <w:tcPr>
            <w:tcW w:w="3960" w:type="dxa"/>
          </w:tcPr>
          <w:p w14:paraId="256BD72C" w14:textId="77777777" w:rsidR="00D31F38" w:rsidRPr="000100FF" w:rsidRDefault="00D31F38" w:rsidP="00E35F1F">
            <w:pPr>
              <w:pStyle w:val="EngHang"/>
              <w:rPr>
                <w:szCs w:val="20"/>
              </w:rPr>
            </w:pPr>
            <w:r w:rsidRPr="000100FF">
              <w:t>Pray to the Lord on our behalf,</w:t>
            </w:r>
          </w:p>
          <w:p w14:paraId="352A6C75" w14:textId="77777777" w:rsidR="00D31F38" w:rsidRPr="000100FF" w:rsidRDefault="00D31F38" w:rsidP="00E35F1F">
            <w:pPr>
              <w:pStyle w:val="EngHang"/>
              <w:rPr>
                <w:szCs w:val="20"/>
              </w:rPr>
            </w:pPr>
            <w:r w:rsidRPr="000100FF">
              <w:t>O saints of this day,</w:t>
            </w:r>
          </w:p>
          <w:p w14:paraId="378F8432" w14:textId="77777777" w:rsidR="00D31F38" w:rsidRPr="000100FF" w:rsidRDefault="00D31F38" w:rsidP="00E35F1F">
            <w:pPr>
              <w:pStyle w:val="EngHang"/>
              <w:rPr>
                <w:szCs w:val="20"/>
              </w:rPr>
            </w:pPr>
            <w:r w:rsidRPr="000100FF">
              <w:t>Each one according to his name,</w:t>
            </w:r>
          </w:p>
          <w:p w14:paraId="17CF34C7" w14:textId="77777777" w:rsidR="00D31F38" w:rsidRPr="000100FF" w:rsidRDefault="00D31F38" w:rsidP="00E35F1F">
            <w:pPr>
              <w:pStyle w:val="EngHangEnd"/>
              <w:rPr>
                <w:szCs w:val="20"/>
              </w:rPr>
            </w:pPr>
            <w:r w:rsidRPr="000100FF">
              <w:t>That He may forgive us our sins.</w:t>
            </w:r>
          </w:p>
        </w:tc>
        <w:tc>
          <w:tcPr>
            <w:tcW w:w="288" w:type="dxa"/>
          </w:tcPr>
          <w:p w14:paraId="03287C21" w14:textId="77777777" w:rsidR="00D31F38" w:rsidRDefault="00D31F38" w:rsidP="00E35F1F"/>
        </w:tc>
        <w:tc>
          <w:tcPr>
            <w:tcW w:w="288" w:type="dxa"/>
          </w:tcPr>
          <w:p w14:paraId="432EBC8E" w14:textId="77777777" w:rsidR="00D31F38" w:rsidRDefault="00D31F38" w:rsidP="00E35F1F">
            <w:pPr>
              <w:pStyle w:val="CopticCross"/>
            </w:pPr>
          </w:p>
        </w:tc>
        <w:tc>
          <w:tcPr>
            <w:tcW w:w="3960" w:type="dxa"/>
          </w:tcPr>
          <w:p w14:paraId="730460C3" w14:textId="77777777" w:rsidR="00D31F38" w:rsidRDefault="00D31F38" w:rsidP="00E35F1F">
            <w:pPr>
              <w:pStyle w:val="CopticVersemulti-line"/>
            </w:pPr>
            <w:r w:rsidRPr="00645C3A">
              <w:t>Ⲧⲱⲃϩ ⲙ̀Ⲡⲟ̅ⲥ̅ ⲉϩ̀ⲣⲏⲓ ⲉϫⲱⲛ</w:t>
            </w:r>
          </w:p>
          <w:p w14:paraId="0A010D22" w14:textId="77777777" w:rsidR="00D31F38" w:rsidRDefault="00D31F38" w:rsidP="00E35F1F">
            <w:pPr>
              <w:pStyle w:val="CopticVersemulti-line"/>
            </w:pPr>
            <w:r w:rsidRPr="00645C3A">
              <w:t>ⲛⲏⲉ̅̅̅ⲑⲩ̅ ⲙ̀ⲧⲉ ⲡⲁⲓⲉϩⲟⲟⲩ</w:t>
            </w:r>
          </w:p>
          <w:p w14:paraId="6561813B" w14:textId="77777777" w:rsidR="00D31F38" w:rsidRDefault="00D31F38" w:rsidP="00E35F1F">
            <w:pPr>
              <w:pStyle w:val="CopticVersemulti-line"/>
            </w:pPr>
            <w:r w:rsidRPr="00645C3A">
              <w:t>ⲡⲓⲟⲩⲁⲓ ⲡⲓⲟⲩⲁⲓ ⲕⲁⲧⲁ ⲡⲉϥⲣⲁⲛ</w:t>
            </w:r>
          </w:p>
          <w:p w14:paraId="68A790E5" w14:textId="77777777" w:rsidR="00D31F38" w:rsidRDefault="00D31F38" w:rsidP="00E35F1F">
            <w:pPr>
              <w:pStyle w:val="CopticVerse"/>
            </w:pPr>
            <w:r w:rsidRPr="00645C3A">
              <w:t>ⲛ̀ⲧⲉϥⲭⲁ ⲛⲉⲛⲛⲟⲃⲓ ⲛⲁⲛ ⲉⲃⲟⲗ</w:t>
            </w:r>
          </w:p>
        </w:tc>
      </w:tr>
      <w:tr w:rsidR="00D31F38" w14:paraId="434F056F" w14:textId="77777777" w:rsidTr="00E35F1F">
        <w:trPr>
          <w:cantSplit/>
          <w:jc w:val="center"/>
        </w:trPr>
        <w:tc>
          <w:tcPr>
            <w:tcW w:w="288" w:type="dxa"/>
          </w:tcPr>
          <w:p w14:paraId="4D476A02" w14:textId="77777777" w:rsidR="00D31F38" w:rsidRDefault="00D31F38" w:rsidP="00E35F1F">
            <w:pPr>
              <w:pStyle w:val="CopticCross"/>
            </w:pPr>
            <w:r>
              <w:t>¿</w:t>
            </w:r>
          </w:p>
        </w:tc>
        <w:tc>
          <w:tcPr>
            <w:tcW w:w="3960" w:type="dxa"/>
          </w:tcPr>
          <w:p w14:paraId="47BAAA10" w14:textId="77777777" w:rsidR="00D31F38" w:rsidRPr="00645C3A" w:rsidRDefault="00D31F38" w:rsidP="00E35F1F">
            <w:pPr>
              <w:pStyle w:val="EngHang"/>
              <w:rPr>
                <w:szCs w:val="20"/>
              </w:rPr>
            </w:pPr>
            <w:r w:rsidRPr="00645C3A">
              <w:t xml:space="preserve">Likewise, we exalt </w:t>
            </w:r>
            <w:r>
              <w:t>You</w:t>
            </w:r>
            <w:r w:rsidRPr="00645C3A">
              <w:t>,</w:t>
            </w:r>
          </w:p>
          <w:p w14:paraId="5F1B11C2" w14:textId="77777777" w:rsidR="00D31F38" w:rsidRPr="00645C3A" w:rsidRDefault="00D31F38" w:rsidP="00E35F1F">
            <w:pPr>
              <w:pStyle w:val="EngHang"/>
              <w:rPr>
                <w:szCs w:val="20"/>
              </w:rPr>
            </w:pPr>
            <w:r w:rsidRPr="00645C3A">
              <w:t>With David the Psalmist:</w:t>
            </w:r>
          </w:p>
          <w:p w14:paraId="2C853989"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0DFD127E" w14:textId="77777777" w:rsidR="00D31F38" w:rsidRDefault="00D31F38" w:rsidP="00E35F1F">
            <w:pPr>
              <w:pStyle w:val="EngHangEnd"/>
            </w:pPr>
            <w:r w:rsidRPr="00645C3A">
              <w:t>After the order of Melchizedek.</w:t>
            </w:r>
          </w:p>
        </w:tc>
        <w:tc>
          <w:tcPr>
            <w:tcW w:w="288" w:type="dxa"/>
          </w:tcPr>
          <w:p w14:paraId="40BB1775" w14:textId="77777777" w:rsidR="00D31F38" w:rsidRDefault="00D31F38" w:rsidP="00E35F1F"/>
        </w:tc>
        <w:tc>
          <w:tcPr>
            <w:tcW w:w="288" w:type="dxa"/>
          </w:tcPr>
          <w:p w14:paraId="647FB95F" w14:textId="77777777" w:rsidR="00D31F38" w:rsidRDefault="00D31F38" w:rsidP="00E35F1F">
            <w:pPr>
              <w:pStyle w:val="CopticCross"/>
            </w:pPr>
            <w:r>
              <w:t>¿</w:t>
            </w:r>
          </w:p>
        </w:tc>
        <w:tc>
          <w:tcPr>
            <w:tcW w:w="3960" w:type="dxa"/>
          </w:tcPr>
          <w:p w14:paraId="12F7517F" w14:textId="77777777" w:rsidR="00D31F38" w:rsidRDefault="00D31F38" w:rsidP="00E35F1F">
            <w:pPr>
              <w:pStyle w:val="CopticVersemulti-line"/>
            </w:pPr>
            <w:r w:rsidRPr="00645C3A">
              <w:t>Ⲱⲥⲁⲩⲧⲟⲥ ⲧⲉⲛϭⲓⲥⲓ ⲙ̀ⲙⲟⲕ</w:t>
            </w:r>
          </w:p>
          <w:p w14:paraId="34FE42C3" w14:textId="77777777" w:rsidR="00D31F38" w:rsidRDefault="00D31F38" w:rsidP="00E35F1F">
            <w:pPr>
              <w:pStyle w:val="CopticVersemulti-line"/>
            </w:pPr>
            <w:r w:rsidRPr="00645C3A">
              <w:t>ⲛⲉⲙ ⲡⲓϩⲩⲙⲛⲇⲟⲥ ⲇⲁⲩⲓⲇ</w:t>
            </w:r>
          </w:p>
          <w:p w14:paraId="19541393" w14:textId="77777777" w:rsidR="00D31F38" w:rsidRDefault="00D31F38" w:rsidP="00E35F1F">
            <w:pPr>
              <w:pStyle w:val="CopticVersemulti-line"/>
            </w:pPr>
            <w:r w:rsidRPr="00645C3A">
              <w:t>ϫⲉ ⲛ̀ⲑⲟⲕ ⲡⲉ ⲡⲓⲟⲩⲏⲃ ϣⲁ ⲉⲛⲉϩ</w:t>
            </w:r>
          </w:p>
          <w:p w14:paraId="497FB4FC" w14:textId="77777777" w:rsidR="00D31F38" w:rsidRDefault="00D31F38" w:rsidP="00E35F1F">
            <w:pPr>
              <w:pStyle w:val="CopticVerse"/>
            </w:pPr>
            <w:r w:rsidRPr="00645C3A">
              <w:t>ⲕⲁⲧⲁ ⲧ̀ⲧⲁⲝⲓⲥ ⲙ̀Ⲙⲉⲗⲭⲓⲥⲉⲇⲉⲕ</w:t>
            </w:r>
          </w:p>
        </w:tc>
      </w:tr>
      <w:tr w:rsidR="00D31F38" w14:paraId="12CD2600" w14:textId="77777777" w:rsidTr="00E35F1F">
        <w:trPr>
          <w:cantSplit/>
          <w:jc w:val="center"/>
        </w:trPr>
        <w:tc>
          <w:tcPr>
            <w:tcW w:w="288" w:type="dxa"/>
          </w:tcPr>
          <w:p w14:paraId="49903DA7" w14:textId="77777777" w:rsidR="00D31F38" w:rsidRDefault="00D31F38" w:rsidP="00E35F1F">
            <w:pPr>
              <w:pStyle w:val="CopticCross"/>
            </w:pPr>
          </w:p>
        </w:tc>
        <w:tc>
          <w:tcPr>
            <w:tcW w:w="3960" w:type="dxa"/>
          </w:tcPr>
          <w:p w14:paraId="3D9A10B3" w14:textId="77777777" w:rsidR="00D31F38" w:rsidRPr="00645C3A" w:rsidRDefault="00D31F38" w:rsidP="00E35F1F">
            <w:pPr>
              <w:pStyle w:val="EngHang"/>
              <w:rPr>
                <w:szCs w:val="20"/>
              </w:rPr>
            </w:pPr>
            <w:r w:rsidRPr="00645C3A">
              <w:t>Pray to the Lord on our behalf,</w:t>
            </w:r>
          </w:p>
          <w:p w14:paraId="5A7F857B" w14:textId="77777777" w:rsidR="00D31F38" w:rsidRPr="00645C3A" w:rsidRDefault="00D31F38" w:rsidP="00E35F1F">
            <w:pPr>
              <w:pStyle w:val="EngHang"/>
              <w:rPr>
                <w:szCs w:val="20"/>
              </w:rPr>
            </w:pPr>
            <w:r w:rsidRPr="00645C3A">
              <w:t>Our saintly father, the patriarch,</w:t>
            </w:r>
          </w:p>
          <w:p w14:paraId="6930B372" w14:textId="77777777" w:rsidR="00D31F38" w:rsidRPr="00645C3A" w:rsidRDefault="00D31F38" w:rsidP="00E35F1F">
            <w:pPr>
              <w:pStyle w:val="EngHang"/>
              <w:rPr>
                <w:szCs w:val="20"/>
              </w:rPr>
            </w:pPr>
            <w:r w:rsidRPr="00645C3A">
              <w:t xml:space="preserve">Abba _____, the high priest, </w:t>
            </w:r>
          </w:p>
          <w:p w14:paraId="0C610E9C" w14:textId="77777777" w:rsidR="00D31F38" w:rsidRDefault="00D31F38" w:rsidP="00E35F1F">
            <w:pPr>
              <w:pStyle w:val="EngHangEnd"/>
            </w:pPr>
            <w:r w:rsidRPr="00645C3A">
              <w:t>That He may forgive us our sins.</w:t>
            </w:r>
          </w:p>
        </w:tc>
        <w:tc>
          <w:tcPr>
            <w:tcW w:w="288" w:type="dxa"/>
          </w:tcPr>
          <w:p w14:paraId="027A2342" w14:textId="77777777" w:rsidR="00D31F38" w:rsidRDefault="00D31F38" w:rsidP="00E35F1F"/>
        </w:tc>
        <w:tc>
          <w:tcPr>
            <w:tcW w:w="288" w:type="dxa"/>
          </w:tcPr>
          <w:p w14:paraId="22A75160" w14:textId="77777777" w:rsidR="00D31F38" w:rsidRDefault="00D31F38" w:rsidP="00E35F1F">
            <w:pPr>
              <w:pStyle w:val="CopticCross"/>
            </w:pPr>
          </w:p>
        </w:tc>
        <w:tc>
          <w:tcPr>
            <w:tcW w:w="3960" w:type="dxa"/>
          </w:tcPr>
          <w:p w14:paraId="07E9A4C6" w14:textId="77777777" w:rsidR="00D31F38" w:rsidRDefault="00D31F38" w:rsidP="00E35F1F">
            <w:pPr>
              <w:pStyle w:val="CopticVersemulti-line"/>
            </w:pPr>
            <w:r w:rsidRPr="00645C3A">
              <w:t>Ⲧⲱⲃϩ ⲙ̀Ⲡⲟ̅ⲥ̅ ⲉϩ̀ⲣⲏⲓ ⲉϫⲱⲛ</w:t>
            </w:r>
          </w:p>
          <w:p w14:paraId="296302B1" w14:textId="77777777" w:rsidR="00D31F38" w:rsidRDefault="00D31F38" w:rsidP="00E35F1F">
            <w:pPr>
              <w:pStyle w:val="CopticVersemulti-line"/>
            </w:pPr>
            <w:r w:rsidRPr="00645C3A">
              <w:t>ⲡⲉⲛⲓⲱⲧ ⲉ̅ⲑ̅ⲩ̅ ⲙ̀ⲡⲁⲧⲣⲓⲁⲣⲭⲏⲥ</w:t>
            </w:r>
          </w:p>
          <w:p w14:paraId="566B1412" w14:textId="77777777" w:rsidR="00D31F38" w:rsidRDefault="00D31F38" w:rsidP="00E35F1F">
            <w:pPr>
              <w:pStyle w:val="CopticVersemulti-line"/>
            </w:pPr>
            <w:r w:rsidRPr="00645C3A">
              <w:t>ⲁⲃⲃⲁ .... ⲡⲓⲁⲣⲭⲏ ⲉⲣⲉⲩⲥ</w:t>
            </w:r>
          </w:p>
          <w:p w14:paraId="64EDD339" w14:textId="77777777" w:rsidR="00D31F38" w:rsidRDefault="00D31F38" w:rsidP="00E35F1F">
            <w:pPr>
              <w:pStyle w:val="CopticVerse"/>
            </w:pPr>
            <w:r w:rsidRPr="00645C3A">
              <w:t>ⲛ̀ⲧⲉϥⲭⲁ ⲛⲉⲛⲛⲟⲃⲓ ⲛⲁⲛ ⲉⲃⲟⲗ</w:t>
            </w:r>
          </w:p>
        </w:tc>
      </w:tr>
      <w:tr w:rsidR="00D31F38" w14:paraId="647D5C0E" w14:textId="77777777" w:rsidTr="00E35F1F">
        <w:trPr>
          <w:cantSplit/>
          <w:jc w:val="center"/>
        </w:trPr>
        <w:tc>
          <w:tcPr>
            <w:tcW w:w="288" w:type="dxa"/>
          </w:tcPr>
          <w:p w14:paraId="63377DE1" w14:textId="77777777" w:rsidR="00D31F38" w:rsidRDefault="00D31F38" w:rsidP="00E35F1F">
            <w:pPr>
              <w:pStyle w:val="CopticCross"/>
            </w:pPr>
          </w:p>
        </w:tc>
        <w:tc>
          <w:tcPr>
            <w:tcW w:w="3960" w:type="dxa"/>
          </w:tcPr>
          <w:p w14:paraId="62E4FD33" w14:textId="77777777" w:rsidR="00D31F38" w:rsidRPr="00645C3A" w:rsidRDefault="00D31F38" w:rsidP="00E35F1F">
            <w:pPr>
              <w:pStyle w:val="EngHang"/>
              <w:rPr>
                <w:szCs w:val="20"/>
              </w:rPr>
            </w:pPr>
            <w:commentRangeStart w:id="513"/>
            <w:r w:rsidRPr="00645C3A">
              <w:t xml:space="preserve">Pray </w:t>
            </w:r>
            <w:commentRangeEnd w:id="513"/>
            <w:r>
              <w:rPr>
                <w:rStyle w:val="CommentReference"/>
                <w:rFonts w:eastAsiaTheme="minorHAnsi" w:cstheme="minorBidi"/>
                <w:color w:val="auto"/>
                <w:lang w:val="en-CA"/>
              </w:rPr>
              <w:commentReference w:id="513"/>
            </w:r>
            <w:r w:rsidRPr="00645C3A">
              <w:t>to the Lord on our behalf,</w:t>
            </w:r>
          </w:p>
          <w:p w14:paraId="05D26CEA" w14:textId="77777777" w:rsidR="00D31F38" w:rsidRPr="00645C3A" w:rsidRDefault="00D31F38" w:rsidP="00E35F1F">
            <w:pPr>
              <w:pStyle w:val="EngHang"/>
              <w:rPr>
                <w:szCs w:val="20"/>
              </w:rPr>
            </w:pPr>
            <w:r w:rsidRPr="00645C3A">
              <w:t xml:space="preserve">Our saintly </w:t>
            </w:r>
            <w:r>
              <w:t xml:space="preserve">and righteous </w:t>
            </w:r>
            <w:r w:rsidRPr="00645C3A">
              <w:t xml:space="preserve">father, </w:t>
            </w:r>
          </w:p>
          <w:p w14:paraId="74A9093F" w14:textId="77777777" w:rsidR="00D31F38" w:rsidRPr="00645C3A" w:rsidRDefault="00D31F38" w:rsidP="00E35F1F">
            <w:pPr>
              <w:pStyle w:val="EngHang"/>
              <w:rPr>
                <w:szCs w:val="20"/>
              </w:rPr>
            </w:pPr>
            <w:r w:rsidRPr="00645C3A">
              <w:t xml:space="preserve">Abba _____, the </w:t>
            </w:r>
            <w:r>
              <w:t>bishop</w:t>
            </w:r>
            <w:r w:rsidRPr="00645C3A">
              <w:t xml:space="preserve">, </w:t>
            </w:r>
          </w:p>
          <w:p w14:paraId="13D4B797" w14:textId="77777777" w:rsidR="00D31F38" w:rsidRPr="00645C3A" w:rsidRDefault="00D31F38" w:rsidP="00E35F1F">
            <w:pPr>
              <w:pStyle w:val="EngHang"/>
            </w:pPr>
            <w:r w:rsidRPr="00645C3A">
              <w:t>That He may forgive us our sins.</w:t>
            </w:r>
          </w:p>
        </w:tc>
        <w:tc>
          <w:tcPr>
            <w:tcW w:w="288" w:type="dxa"/>
          </w:tcPr>
          <w:p w14:paraId="6293DF84" w14:textId="77777777" w:rsidR="00D31F38" w:rsidRDefault="00D31F38" w:rsidP="00E35F1F"/>
        </w:tc>
        <w:tc>
          <w:tcPr>
            <w:tcW w:w="288" w:type="dxa"/>
          </w:tcPr>
          <w:p w14:paraId="5DF2A59D" w14:textId="77777777" w:rsidR="00D31F38" w:rsidRDefault="00D31F38" w:rsidP="00E35F1F">
            <w:pPr>
              <w:pStyle w:val="CopticCross"/>
            </w:pPr>
          </w:p>
        </w:tc>
        <w:tc>
          <w:tcPr>
            <w:tcW w:w="3960" w:type="dxa"/>
          </w:tcPr>
          <w:p w14:paraId="40C86FFF" w14:textId="77777777" w:rsidR="00D31F38" w:rsidRPr="00645C3A" w:rsidRDefault="00D31F38" w:rsidP="00E35F1F">
            <w:pPr>
              <w:pStyle w:val="CopticVersemulti-line"/>
            </w:pPr>
            <w:r>
              <w:rPr>
                <w:rStyle w:val="CommentReference"/>
                <w:rFonts w:ascii="Garamond" w:hAnsi="Garamond" w:cstheme="minorBidi"/>
                <w:noProof w:val="0"/>
                <w:lang w:val="en-CA"/>
              </w:rPr>
              <w:commentReference w:id="514"/>
            </w:r>
          </w:p>
        </w:tc>
      </w:tr>
    </w:tbl>
    <w:p w14:paraId="38417DCC" w14:textId="77777777" w:rsidR="00D31F38" w:rsidRDefault="00D31F38" w:rsidP="00D31F38">
      <w:pPr>
        <w:pStyle w:val="Heading4"/>
      </w:pPr>
      <w:bookmarkStart w:id="515" w:name="_Toc298681241"/>
      <w:bookmarkStart w:id="516" w:name="_Toc308441898"/>
      <w:r>
        <w:t xml:space="preserve">A </w:t>
      </w:r>
      <w:commentRangeStart w:id="517"/>
      <w:r>
        <w:t xml:space="preserve">Short </w:t>
      </w:r>
      <w:commentRangeEnd w:id="517"/>
      <w:r>
        <w:rPr>
          <w:rStyle w:val="CommentReference"/>
          <w:rFonts w:eastAsiaTheme="minorHAnsi" w:cstheme="minorBidi"/>
          <w:b w:val="0"/>
          <w:bCs w:val="0"/>
        </w:rPr>
        <w:commentReference w:id="517"/>
      </w:r>
      <w:commentRangeStart w:id="518"/>
      <w:r>
        <w:t xml:space="preserve">Communion </w:t>
      </w:r>
      <w:commentRangeEnd w:id="518"/>
      <w:r>
        <w:rPr>
          <w:rStyle w:val="CommentReference"/>
          <w:rFonts w:eastAsiaTheme="minorHAnsi" w:cstheme="minorBidi"/>
          <w:b w:val="0"/>
          <w:bCs w:val="0"/>
        </w:rPr>
        <w:commentReference w:id="518"/>
      </w:r>
      <w:r>
        <w:t>of the Saints</w:t>
      </w:r>
    </w:p>
    <w:p w14:paraId="4383C67D" w14:textId="77777777" w:rsidR="00D31F38" w:rsidRDefault="00D31F38" w:rsidP="00D31F38">
      <w:pPr>
        <w:pStyle w:val="Heading4non-TOC"/>
      </w:pPr>
      <w:r w:rsidRPr="00A742AC">
        <w:t>Ⲛⲓⲧⲱⲃϩ</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F8A78E8" w14:textId="77777777" w:rsidTr="00E35F1F">
        <w:trPr>
          <w:cantSplit/>
          <w:jc w:val="center"/>
        </w:trPr>
        <w:tc>
          <w:tcPr>
            <w:tcW w:w="288" w:type="dxa"/>
          </w:tcPr>
          <w:p w14:paraId="316278E9" w14:textId="77777777" w:rsidR="00D31F38" w:rsidRDefault="00D31F38" w:rsidP="00E35F1F">
            <w:pPr>
              <w:pStyle w:val="CopticCross"/>
            </w:pPr>
          </w:p>
        </w:tc>
        <w:tc>
          <w:tcPr>
            <w:tcW w:w="3960" w:type="dxa"/>
          </w:tcPr>
          <w:p w14:paraId="29C551C5" w14:textId="77777777" w:rsidR="00D31F38" w:rsidRPr="00A742AC" w:rsidRDefault="00D31F38" w:rsidP="00E35F1F">
            <w:pPr>
              <w:pStyle w:val="EngHang"/>
              <w:rPr>
                <w:szCs w:val="20"/>
              </w:rPr>
            </w:pPr>
            <w:r w:rsidRPr="00A742AC">
              <w:t>Intercede on our behalf,</w:t>
            </w:r>
          </w:p>
          <w:p w14:paraId="11DEC537" w14:textId="77777777" w:rsidR="00D31F38" w:rsidRPr="00A742AC" w:rsidRDefault="00D31F38" w:rsidP="00E35F1F">
            <w:pPr>
              <w:pStyle w:val="EngHang"/>
              <w:rPr>
                <w:szCs w:val="20"/>
              </w:rPr>
            </w:pPr>
            <w:r w:rsidRPr="00A742AC">
              <w:t>O lady of us all, the Mother of God,</w:t>
            </w:r>
          </w:p>
          <w:p w14:paraId="2A408FDF" w14:textId="77777777" w:rsidR="00D31F38" w:rsidRPr="00A742AC" w:rsidRDefault="00D31F38" w:rsidP="00E35F1F">
            <w:pPr>
              <w:pStyle w:val="EngHang"/>
              <w:rPr>
                <w:szCs w:val="20"/>
              </w:rPr>
            </w:pPr>
            <w:r w:rsidRPr="00A742AC">
              <w:t>Mary, the Mother of our Saviour,</w:t>
            </w:r>
          </w:p>
          <w:p w14:paraId="09DC1D08" w14:textId="77777777" w:rsidR="00D31F38" w:rsidRDefault="00D31F38" w:rsidP="00E35F1F">
            <w:pPr>
              <w:pStyle w:val="EngHang"/>
            </w:pPr>
            <w:r w:rsidRPr="00A742AC">
              <w:t>That He may forgive us our sins.</w:t>
            </w:r>
          </w:p>
          <w:p w14:paraId="5C52662A" w14:textId="77777777" w:rsidR="00D31F38" w:rsidRPr="00A742AC" w:rsidRDefault="00D31F38" w:rsidP="00E35F1F">
            <w:pPr>
              <w:pStyle w:val="EngHangEnd"/>
              <w:rPr>
                <w:szCs w:val="20"/>
              </w:rPr>
            </w:pPr>
            <w:r>
              <w:t>(Entef ka nen novi nan evol.)</w:t>
            </w:r>
          </w:p>
        </w:tc>
        <w:tc>
          <w:tcPr>
            <w:tcW w:w="288" w:type="dxa"/>
          </w:tcPr>
          <w:p w14:paraId="6026442E" w14:textId="77777777" w:rsidR="00D31F38" w:rsidRDefault="00D31F38" w:rsidP="00E35F1F"/>
        </w:tc>
        <w:tc>
          <w:tcPr>
            <w:tcW w:w="288" w:type="dxa"/>
          </w:tcPr>
          <w:p w14:paraId="37127A45" w14:textId="77777777" w:rsidR="00D31F38" w:rsidRDefault="00D31F38" w:rsidP="00E35F1F">
            <w:pPr>
              <w:pStyle w:val="CopticCross"/>
            </w:pPr>
          </w:p>
        </w:tc>
        <w:tc>
          <w:tcPr>
            <w:tcW w:w="3960" w:type="dxa"/>
          </w:tcPr>
          <w:p w14:paraId="5AE96F93" w14:textId="77777777" w:rsidR="00D31F38" w:rsidRDefault="00D31F38" w:rsidP="00E35F1F">
            <w:pPr>
              <w:pStyle w:val="CopticVersemulti-line"/>
            </w:pPr>
            <w:r w:rsidRPr="00A742AC">
              <w:t>Ⲁⲣⲓⲡⲣⲉⲥⲃⲉⲩⲓⲛ ⲉϩ̀ⲣⲏⲓ ⲉϫⲱⲛ</w:t>
            </w:r>
          </w:p>
          <w:p w14:paraId="486A3152" w14:textId="77777777" w:rsidR="00D31F38" w:rsidRDefault="00D31F38" w:rsidP="00E35F1F">
            <w:pPr>
              <w:pStyle w:val="CopticVersemulti-line"/>
            </w:pPr>
            <w:r w:rsidRPr="00A742AC">
              <w:t>ⲱ ⲧⲉⲛⲟ̅ⲥ̅ ⲛ̀ⲛⲏⲃ ⲧⲏⲣⲉⲛ ϯⲑⲉⲟⲧⲟⲕⲟⲥ</w:t>
            </w:r>
          </w:p>
          <w:p w14:paraId="2CF2E53E" w14:textId="77777777" w:rsidR="00D31F38" w:rsidRDefault="00D31F38" w:rsidP="00E35F1F">
            <w:pPr>
              <w:pStyle w:val="CopticVersemulti-line"/>
            </w:pPr>
            <w:r w:rsidRPr="00A742AC">
              <w:t>Ⲙⲁⲣⲓⲁ ⲑ̀ⲙⲁⲩ ⲙ̀ⲡⲉⲛⲥ̅ⲱ̅ⲣ</w:t>
            </w:r>
          </w:p>
          <w:p w14:paraId="7D5135D0" w14:textId="77777777" w:rsidR="00D31F38" w:rsidRPr="00A742AC" w:rsidRDefault="00D31F38" w:rsidP="00E35F1F">
            <w:pPr>
              <w:pStyle w:val="CopticVerse"/>
            </w:pPr>
            <w:r w:rsidRPr="00A742AC">
              <w:t>ⲛ̀ⲧⲉϥⲭⲁ ⲛⲉⲛⲛⲟⲃⲓ ⲛⲁⲛ ⲉⲃⲟⲗ.</w:t>
            </w:r>
          </w:p>
        </w:tc>
      </w:tr>
      <w:tr w:rsidR="00D31F38" w14:paraId="7FE5D149" w14:textId="77777777" w:rsidTr="00E35F1F">
        <w:trPr>
          <w:cantSplit/>
          <w:jc w:val="center"/>
        </w:trPr>
        <w:tc>
          <w:tcPr>
            <w:tcW w:w="288" w:type="dxa"/>
          </w:tcPr>
          <w:p w14:paraId="6E4D17FF" w14:textId="77777777" w:rsidR="00D31F38" w:rsidRDefault="00D31F38" w:rsidP="00E35F1F">
            <w:pPr>
              <w:pStyle w:val="CopticCross"/>
            </w:pPr>
            <w:r>
              <w:t>¿</w:t>
            </w:r>
          </w:p>
        </w:tc>
        <w:tc>
          <w:tcPr>
            <w:tcW w:w="3960" w:type="dxa"/>
          </w:tcPr>
          <w:p w14:paraId="1E9E88ED" w14:textId="77777777" w:rsidR="00D31F38" w:rsidRPr="00A742AC" w:rsidRDefault="00D31F38" w:rsidP="00E35F1F">
            <w:pPr>
              <w:pStyle w:val="EngHang"/>
              <w:rPr>
                <w:szCs w:val="20"/>
              </w:rPr>
            </w:pPr>
            <w:r w:rsidRPr="00A742AC">
              <w:t>Intercede on our behalf,</w:t>
            </w:r>
          </w:p>
          <w:p w14:paraId="42F7A62B" w14:textId="77777777" w:rsidR="00D31F38" w:rsidRPr="00A742AC" w:rsidRDefault="00D31F38" w:rsidP="00E35F1F">
            <w:pPr>
              <w:pStyle w:val="EngHang"/>
              <w:rPr>
                <w:szCs w:val="20"/>
              </w:rPr>
            </w:pPr>
            <w:r w:rsidRPr="00A742AC">
              <w:t>O holy archangels,</w:t>
            </w:r>
          </w:p>
          <w:p w14:paraId="31AE90B2" w14:textId="77777777" w:rsidR="00D31F38" w:rsidRPr="00A742AC" w:rsidRDefault="00D31F38" w:rsidP="00E35F1F">
            <w:pPr>
              <w:pStyle w:val="EngHang"/>
              <w:rPr>
                <w:szCs w:val="20"/>
              </w:rPr>
            </w:pPr>
            <w:r w:rsidRPr="00A742AC">
              <w:t>Michael and Gabriel,</w:t>
            </w:r>
          </w:p>
          <w:p w14:paraId="10F1C4AC" w14:textId="77777777" w:rsidR="00D31F38" w:rsidRDefault="00D31F38" w:rsidP="00E35F1F">
            <w:pPr>
              <w:pStyle w:val="EngHangEnd"/>
            </w:pPr>
            <w:r w:rsidRPr="00A742AC">
              <w:t>That He may forgive us our sins</w:t>
            </w:r>
            <w:r>
              <w:t>.</w:t>
            </w:r>
          </w:p>
        </w:tc>
        <w:tc>
          <w:tcPr>
            <w:tcW w:w="288" w:type="dxa"/>
          </w:tcPr>
          <w:p w14:paraId="2612C351" w14:textId="77777777" w:rsidR="00D31F38" w:rsidRDefault="00D31F38" w:rsidP="00E35F1F"/>
        </w:tc>
        <w:tc>
          <w:tcPr>
            <w:tcW w:w="288" w:type="dxa"/>
          </w:tcPr>
          <w:p w14:paraId="38DBC32F" w14:textId="77777777" w:rsidR="00D31F38" w:rsidRDefault="00D31F38" w:rsidP="00E35F1F">
            <w:pPr>
              <w:pStyle w:val="CopticCross"/>
            </w:pPr>
            <w:r>
              <w:t>¿</w:t>
            </w:r>
          </w:p>
        </w:tc>
        <w:tc>
          <w:tcPr>
            <w:tcW w:w="3960" w:type="dxa"/>
          </w:tcPr>
          <w:p w14:paraId="61DBA3DC" w14:textId="77777777" w:rsidR="00D31F38" w:rsidRDefault="00D31F38" w:rsidP="00E35F1F">
            <w:pPr>
              <w:pStyle w:val="CopticVersemulti-line"/>
            </w:pPr>
            <w:r w:rsidRPr="00A742AC">
              <w:t>Ⲁⲣⲓⲡⲣⲉⲥⲃⲉⲩⲓⲛ ⲉϩ̀ⲣⲏⲓ ⲉϫⲱⲛ</w:t>
            </w:r>
          </w:p>
          <w:p w14:paraId="422A1B32" w14:textId="77777777" w:rsidR="00D31F38" w:rsidRDefault="00D31F38" w:rsidP="00E35F1F">
            <w:pPr>
              <w:pStyle w:val="CopticVersemulti-line"/>
            </w:pPr>
            <w:r w:rsidRPr="00A742AC">
              <w:t>ⲱ ⲛⲓⲁⲣⲭⲏ ⲁⲅⲅⲉⲗⲟⲥ ⲉ̅ⲑ̅ⲩ</w:t>
            </w:r>
          </w:p>
          <w:p w14:paraId="646212B2" w14:textId="77777777" w:rsidR="00D31F38" w:rsidRDefault="00D31F38" w:rsidP="00E35F1F">
            <w:pPr>
              <w:pStyle w:val="CopticVersemulti-line"/>
            </w:pPr>
            <w:r w:rsidRPr="00A742AC">
              <w:t>Ⲙⲓⲭⲁⲏⲗ ⲛⲉⲙ Ⲅⲁⲃⲣⲓⲏⲗ</w:t>
            </w:r>
          </w:p>
          <w:p w14:paraId="21742616" w14:textId="77777777" w:rsidR="00D31F38" w:rsidRPr="00A742AC" w:rsidRDefault="00D31F38" w:rsidP="00E35F1F">
            <w:pPr>
              <w:pStyle w:val="CopticVerse"/>
            </w:pPr>
            <w:r w:rsidRPr="00A742AC">
              <w:t>ⲛ̀ⲧⲉⲫⲭⲁ ⲛⲉⲛⲛⲟⲃⲓ ⲛⲁⲛ ⲉⲃⲟⲗ</w:t>
            </w:r>
            <w:r>
              <w:t>.</w:t>
            </w:r>
          </w:p>
        </w:tc>
      </w:tr>
      <w:tr w:rsidR="00D31F38" w14:paraId="55A89334" w14:textId="77777777" w:rsidTr="00E35F1F">
        <w:trPr>
          <w:cantSplit/>
          <w:jc w:val="center"/>
        </w:trPr>
        <w:tc>
          <w:tcPr>
            <w:tcW w:w="288" w:type="dxa"/>
          </w:tcPr>
          <w:p w14:paraId="2E9ADFAC" w14:textId="77777777" w:rsidR="00D31F38" w:rsidRDefault="00D31F38" w:rsidP="00E35F1F">
            <w:pPr>
              <w:pStyle w:val="CopticCross"/>
            </w:pPr>
          </w:p>
        </w:tc>
        <w:tc>
          <w:tcPr>
            <w:tcW w:w="3960" w:type="dxa"/>
          </w:tcPr>
          <w:p w14:paraId="06839098" w14:textId="77777777" w:rsidR="00D31F38" w:rsidRPr="00A742AC" w:rsidRDefault="00D31F38" w:rsidP="00E35F1F">
            <w:pPr>
              <w:pStyle w:val="EngHang"/>
              <w:rPr>
                <w:szCs w:val="20"/>
              </w:rPr>
            </w:pPr>
            <w:r w:rsidRPr="00A742AC">
              <w:t>Intercede on our behalf,</w:t>
            </w:r>
          </w:p>
          <w:p w14:paraId="004ED929" w14:textId="77777777" w:rsidR="00D31F38" w:rsidRPr="00A742AC" w:rsidRDefault="00D31F38" w:rsidP="00E35F1F">
            <w:pPr>
              <w:pStyle w:val="EngHang"/>
              <w:rPr>
                <w:szCs w:val="20"/>
              </w:rPr>
            </w:pPr>
            <w:r w:rsidRPr="00A742AC">
              <w:t>O holy archangels,</w:t>
            </w:r>
          </w:p>
          <w:p w14:paraId="6BEDA760" w14:textId="77777777" w:rsidR="00D31F38" w:rsidRPr="00A742AC" w:rsidRDefault="00D31F38" w:rsidP="00E35F1F">
            <w:pPr>
              <w:pStyle w:val="EngHang"/>
              <w:rPr>
                <w:szCs w:val="20"/>
              </w:rPr>
            </w:pPr>
            <w:r w:rsidRPr="00A742AC">
              <w:t>Raphael and Souriel,</w:t>
            </w:r>
          </w:p>
          <w:p w14:paraId="173AF189" w14:textId="77777777" w:rsidR="00D31F38" w:rsidRPr="00A742AC" w:rsidRDefault="00D31F38" w:rsidP="00E35F1F">
            <w:pPr>
              <w:pStyle w:val="EngHangEnd"/>
              <w:rPr>
                <w:szCs w:val="20"/>
              </w:rPr>
            </w:pPr>
            <w:r w:rsidRPr="00A742AC">
              <w:t>That He may forgive us our sins.</w:t>
            </w:r>
          </w:p>
        </w:tc>
        <w:tc>
          <w:tcPr>
            <w:tcW w:w="288" w:type="dxa"/>
          </w:tcPr>
          <w:p w14:paraId="4B50C699" w14:textId="77777777" w:rsidR="00D31F38" w:rsidRDefault="00D31F38" w:rsidP="00E35F1F"/>
        </w:tc>
        <w:tc>
          <w:tcPr>
            <w:tcW w:w="288" w:type="dxa"/>
          </w:tcPr>
          <w:p w14:paraId="74DFAD67" w14:textId="77777777" w:rsidR="00D31F38" w:rsidRDefault="00D31F38" w:rsidP="00E35F1F">
            <w:pPr>
              <w:pStyle w:val="CopticCross"/>
            </w:pPr>
          </w:p>
        </w:tc>
        <w:tc>
          <w:tcPr>
            <w:tcW w:w="3960" w:type="dxa"/>
          </w:tcPr>
          <w:p w14:paraId="440C2FBF" w14:textId="77777777" w:rsidR="00D31F38" w:rsidRDefault="00D31F38" w:rsidP="00E35F1F">
            <w:pPr>
              <w:pStyle w:val="CopticVersemulti-line"/>
            </w:pPr>
            <w:r w:rsidRPr="00A742AC">
              <w:t>Ⲁⲣⲓⲡⲣⲉⲥⲃⲉⲩⲓⲛ ⲉϩ̀ⲣⲏⲓ ⲉϫⲱⲛ</w:t>
            </w:r>
          </w:p>
          <w:p w14:paraId="22907872" w14:textId="77777777" w:rsidR="00D31F38" w:rsidRDefault="00D31F38" w:rsidP="00E35F1F">
            <w:pPr>
              <w:pStyle w:val="CopticVersemulti-line"/>
            </w:pPr>
            <w:r w:rsidRPr="00A742AC">
              <w:t>ⲱ ⲛⲓⲁⲣⲭⲏ ⲁⲅⲅⲉⲗⲟⲥ ⲉ̅ⲑ̅ⲩ̅</w:t>
            </w:r>
          </w:p>
          <w:p w14:paraId="1B6980E3" w14:textId="77777777" w:rsidR="00D31F38" w:rsidRDefault="00D31F38" w:rsidP="00E35F1F">
            <w:pPr>
              <w:pStyle w:val="CopticVersemulti-line"/>
            </w:pPr>
            <w:r w:rsidRPr="00A742AC">
              <w:t>Ⲣⲁⲩⲁⲏⲗ ⲛⲉⲙ Ⲥⲟⲩⲣⲓⲏⲗ</w:t>
            </w:r>
          </w:p>
          <w:p w14:paraId="39824547" w14:textId="77777777" w:rsidR="00D31F38" w:rsidRPr="00A742AC" w:rsidRDefault="00D31F38" w:rsidP="00E35F1F">
            <w:pPr>
              <w:pStyle w:val="CopticVerse"/>
            </w:pPr>
            <w:r w:rsidRPr="00A742AC">
              <w:t>ⲛ̀ⲧⲉϥⲭⲁ ⲛⲉⲛⲛⲟⲃⲓ ⲛⲁⲛ ⲉⲃⲟⲗ</w:t>
            </w:r>
            <w:r>
              <w:t>.</w:t>
            </w:r>
          </w:p>
        </w:tc>
      </w:tr>
      <w:tr w:rsidR="00D31F38" w14:paraId="2F1A1D03" w14:textId="77777777" w:rsidTr="00E35F1F">
        <w:trPr>
          <w:cantSplit/>
          <w:jc w:val="center"/>
        </w:trPr>
        <w:tc>
          <w:tcPr>
            <w:tcW w:w="288" w:type="dxa"/>
          </w:tcPr>
          <w:p w14:paraId="3F2406A3" w14:textId="77777777" w:rsidR="00D31F38" w:rsidRDefault="00D31F38" w:rsidP="00E35F1F">
            <w:pPr>
              <w:pStyle w:val="CopticCross"/>
            </w:pPr>
            <w:r>
              <w:t>¿</w:t>
            </w:r>
          </w:p>
        </w:tc>
        <w:tc>
          <w:tcPr>
            <w:tcW w:w="3960" w:type="dxa"/>
          </w:tcPr>
          <w:p w14:paraId="641F5F66" w14:textId="77777777" w:rsidR="00D31F38" w:rsidRPr="00A742AC" w:rsidRDefault="00D31F38" w:rsidP="00E35F1F">
            <w:pPr>
              <w:pStyle w:val="EngHang"/>
              <w:rPr>
                <w:szCs w:val="20"/>
              </w:rPr>
            </w:pPr>
            <w:r w:rsidRPr="00A742AC">
              <w:t>Intercede on our behalf,</w:t>
            </w:r>
          </w:p>
          <w:p w14:paraId="229BB123" w14:textId="77777777" w:rsidR="00D31F38" w:rsidRPr="00A742AC" w:rsidRDefault="00D31F38" w:rsidP="00E35F1F">
            <w:pPr>
              <w:pStyle w:val="EngHang"/>
              <w:rPr>
                <w:szCs w:val="20"/>
              </w:rPr>
            </w:pPr>
            <w:r w:rsidRPr="00A742AC">
              <w:t>O holy archangels,</w:t>
            </w:r>
          </w:p>
          <w:p w14:paraId="49E74077" w14:textId="77777777" w:rsidR="00D31F38" w:rsidRPr="00A742AC" w:rsidRDefault="00D31F38" w:rsidP="00E35F1F">
            <w:pPr>
              <w:pStyle w:val="EngHang"/>
              <w:rPr>
                <w:szCs w:val="20"/>
              </w:rPr>
            </w:pPr>
            <w:r w:rsidRPr="00A742AC">
              <w:t>Sedakiel, Sarathiel and Ananiel,</w:t>
            </w:r>
          </w:p>
          <w:p w14:paraId="47A0EA46" w14:textId="77777777" w:rsidR="00D31F38" w:rsidRDefault="00D31F38" w:rsidP="00E35F1F">
            <w:pPr>
              <w:pStyle w:val="EngHangEnd"/>
            </w:pPr>
            <w:r w:rsidRPr="00A742AC">
              <w:t>That He may forgive us our sins.</w:t>
            </w:r>
          </w:p>
        </w:tc>
        <w:tc>
          <w:tcPr>
            <w:tcW w:w="288" w:type="dxa"/>
          </w:tcPr>
          <w:p w14:paraId="03485F7E" w14:textId="77777777" w:rsidR="00D31F38" w:rsidRDefault="00D31F38" w:rsidP="00E35F1F"/>
        </w:tc>
        <w:tc>
          <w:tcPr>
            <w:tcW w:w="288" w:type="dxa"/>
          </w:tcPr>
          <w:p w14:paraId="0A841302" w14:textId="77777777" w:rsidR="00D31F38" w:rsidRDefault="00D31F38" w:rsidP="00E35F1F">
            <w:pPr>
              <w:pStyle w:val="CopticCross"/>
            </w:pPr>
            <w:r>
              <w:t>¿</w:t>
            </w:r>
          </w:p>
        </w:tc>
        <w:tc>
          <w:tcPr>
            <w:tcW w:w="3960" w:type="dxa"/>
          </w:tcPr>
          <w:p w14:paraId="07D9E9FB" w14:textId="77777777" w:rsidR="00D31F38" w:rsidRDefault="00D31F38" w:rsidP="00E35F1F">
            <w:pPr>
              <w:pStyle w:val="CopticVersemulti-line"/>
            </w:pPr>
            <w:r w:rsidRPr="00A742AC">
              <w:t>Ⲁⲣⲓⲡⲣⲉⲥⲃⲉⲩⲓⲛ ⲉϩ̀ⲣⲏⲓ ⲉϫⲱⲛ</w:t>
            </w:r>
          </w:p>
          <w:p w14:paraId="4DF1F9C5" w14:textId="77777777" w:rsidR="00D31F38" w:rsidRDefault="00D31F38" w:rsidP="00E35F1F">
            <w:pPr>
              <w:pStyle w:val="CopticVersemulti-line"/>
            </w:pPr>
            <w:r w:rsidRPr="00A742AC">
              <w:t>ⲱ ⲛⲓⲁⲣⲭⲏ ⲁⲅⲅⲉⲗⲟⲥ ⲉ̅ⲑ̅ⲩ</w:t>
            </w:r>
          </w:p>
          <w:p w14:paraId="5707E2F8" w14:textId="77777777" w:rsidR="00D31F38" w:rsidRDefault="00D31F38" w:rsidP="00E35F1F">
            <w:pPr>
              <w:pStyle w:val="CopticVersemulti-line"/>
            </w:pPr>
            <w:r w:rsidRPr="00A742AC">
              <w:t>Ⲥⲉⲇⲁⲕⲓⲏⲗ Ⲥⲁⲣⲁⲑⲓⲏⲗ ⲛⲉⲙ Ⲁⲛⲁⲛⲓⲏⲗ</w:t>
            </w:r>
          </w:p>
          <w:p w14:paraId="649B2653" w14:textId="77777777" w:rsidR="00D31F38" w:rsidRPr="00A742AC" w:rsidRDefault="00D31F38" w:rsidP="00E35F1F">
            <w:pPr>
              <w:pStyle w:val="CopticVerse"/>
            </w:pPr>
            <w:r w:rsidRPr="00A742AC">
              <w:t>ⲛ</w:t>
            </w:r>
            <w:r>
              <w:t>̀</w:t>
            </w:r>
            <w:r w:rsidRPr="00A742AC">
              <w:t>ⲧⲉϥⲭⲁ ⲛⲉⲛⲛⲟⲃⲓ ⲛⲁⲛ ⲉⲃⲟⲗ</w:t>
            </w:r>
            <w:r>
              <w:t>.</w:t>
            </w:r>
          </w:p>
        </w:tc>
      </w:tr>
      <w:tr w:rsidR="00D31F38" w14:paraId="11A00BC6" w14:textId="77777777" w:rsidTr="00E35F1F">
        <w:trPr>
          <w:cantSplit/>
          <w:jc w:val="center"/>
        </w:trPr>
        <w:tc>
          <w:tcPr>
            <w:tcW w:w="288" w:type="dxa"/>
          </w:tcPr>
          <w:p w14:paraId="17D7D449" w14:textId="77777777" w:rsidR="00D31F38" w:rsidRDefault="00D31F38" w:rsidP="00E35F1F">
            <w:pPr>
              <w:pStyle w:val="CopticCross"/>
            </w:pPr>
          </w:p>
        </w:tc>
        <w:tc>
          <w:tcPr>
            <w:tcW w:w="3960" w:type="dxa"/>
          </w:tcPr>
          <w:p w14:paraId="4DF79FFA" w14:textId="77777777" w:rsidR="00D31F38" w:rsidRPr="00A742AC" w:rsidRDefault="00D31F38" w:rsidP="00E35F1F">
            <w:pPr>
              <w:pStyle w:val="EngHang"/>
              <w:rPr>
                <w:szCs w:val="20"/>
              </w:rPr>
            </w:pPr>
            <w:r w:rsidRPr="00A742AC">
              <w:t>Intercede on our behalf,</w:t>
            </w:r>
          </w:p>
          <w:p w14:paraId="2FC12126" w14:textId="77777777" w:rsidR="00D31F38" w:rsidRPr="00A742AC" w:rsidRDefault="00D31F38" w:rsidP="00E35F1F">
            <w:pPr>
              <w:pStyle w:val="EngHang"/>
              <w:rPr>
                <w:szCs w:val="20"/>
              </w:rPr>
            </w:pPr>
            <w:r w:rsidRPr="00A742AC">
              <w:t>O Thrones, Dominions and Powers,</w:t>
            </w:r>
          </w:p>
          <w:p w14:paraId="1F2174CA" w14:textId="77777777" w:rsidR="00D31F38" w:rsidRPr="00A742AC" w:rsidRDefault="00D31F38" w:rsidP="00E35F1F">
            <w:pPr>
              <w:pStyle w:val="EngHang"/>
              <w:rPr>
                <w:szCs w:val="20"/>
              </w:rPr>
            </w:pPr>
            <w:r w:rsidRPr="00A742AC">
              <w:t>The Cherubim and the Seraphim,</w:t>
            </w:r>
          </w:p>
          <w:p w14:paraId="618A35E2" w14:textId="77777777" w:rsidR="00D31F38" w:rsidRDefault="00D31F38" w:rsidP="00E35F1F">
            <w:pPr>
              <w:pStyle w:val="EngHangEnd"/>
            </w:pPr>
            <w:r w:rsidRPr="00A742AC">
              <w:t>That He may forgive us our sins.</w:t>
            </w:r>
          </w:p>
        </w:tc>
        <w:tc>
          <w:tcPr>
            <w:tcW w:w="288" w:type="dxa"/>
          </w:tcPr>
          <w:p w14:paraId="0E420A67" w14:textId="77777777" w:rsidR="00D31F38" w:rsidRDefault="00D31F38" w:rsidP="00E35F1F"/>
        </w:tc>
        <w:tc>
          <w:tcPr>
            <w:tcW w:w="288" w:type="dxa"/>
          </w:tcPr>
          <w:p w14:paraId="1695C918" w14:textId="77777777" w:rsidR="00D31F38" w:rsidRDefault="00D31F38" w:rsidP="00E35F1F">
            <w:pPr>
              <w:pStyle w:val="CopticCross"/>
            </w:pPr>
          </w:p>
        </w:tc>
        <w:tc>
          <w:tcPr>
            <w:tcW w:w="3960" w:type="dxa"/>
          </w:tcPr>
          <w:p w14:paraId="0B504FA0" w14:textId="77777777" w:rsidR="00D31F38" w:rsidRDefault="00D31F38" w:rsidP="00E35F1F">
            <w:pPr>
              <w:pStyle w:val="CopticVersemulti-line"/>
            </w:pPr>
            <w:r w:rsidRPr="00A742AC">
              <w:t>Ⲁⲣⲓⲡⲣⲉⲥⲃⲉⲩⲓⲛ ⲉϩ̀ⲣⲏⲓ ⲉϫⲱⲛ</w:t>
            </w:r>
          </w:p>
          <w:p w14:paraId="230B5F8E" w14:textId="77777777" w:rsidR="00D31F38" w:rsidRDefault="00D31F38" w:rsidP="00E35F1F">
            <w:pPr>
              <w:pStyle w:val="CopticVersemulti-line"/>
            </w:pPr>
            <w:r w:rsidRPr="00A742AC">
              <w:t>ⲛ̀ⲟⲑⲣⲟⲛⲟⲥ ⲛⲓⲙⲉⲧⲟ̅ⲥ̅ ⲛⲓϫⲟⲙ</w:t>
            </w:r>
          </w:p>
          <w:p w14:paraId="065D876E" w14:textId="77777777" w:rsidR="00D31F38" w:rsidRDefault="00D31F38" w:rsidP="00E35F1F">
            <w:pPr>
              <w:pStyle w:val="CopticVersemulti-line"/>
            </w:pPr>
            <w:r w:rsidRPr="00A742AC">
              <w:t>Ⲛⲓⲭⲉⲣⲟⲃⲓⲙ ⲛⲉⲙ ⲛⲓⲤⲉⲣⲁⲫⲓⲙ</w:t>
            </w:r>
          </w:p>
          <w:p w14:paraId="4D214D51" w14:textId="77777777" w:rsidR="00D31F38" w:rsidRPr="00A742AC" w:rsidRDefault="00D31F38" w:rsidP="00E35F1F">
            <w:pPr>
              <w:pStyle w:val="CopticVerse"/>
            </w:pPr>
            <w:r w:rsidRPr="00A742AC">
              <w:t>ⲛ̀ⲧⲉϥⲭⲁ ⲛⲉⲛⲛⲟⲃⲓ ⲛⲁⲛ ⲉⲃⲟⲗ</w:t>
            </w:r>
            <w:r>
              <w:t>.</w:t>
            </w:r>
          </w:p>
        </w:tc>
      </w:tr>
      <w:tr w:rsidR="00D31F38" w14:paraId="2C892E46" w14:textId="77777777" w:rsidTr="00E35F1F">
        <w:trPr>
          <w:cantSplit/>
          <w:jc w:val="center"/>
        </w:trPr>
        <w:tc>
          <w:tcPr>
            <w:tcW w:w="288" w:type="dxa"/>
          </w:tcPr>
          <w:p w14:paraId="43F05B42" w14:textId="77777777" w:rsidR="00D31F38" w:rsidRDefault="00D31F38" w:rsidP="00E35F1F">
            <w:pPr>
              <w:pStyle w:val="CopticCross"/>
            </w:pPr>
            <w:r>
              <w:t>¿</w:t>
            </w:r>
          </w:p>
        </w:tc>
        <w:tc>
          <w:tcPr>
            <w:tcW w:w="3960" w:type="dxa"/>
          </w:tcPr>
          <w:p w14:paraId="76E9D2E2" w14:textId="77777777" w:rsidR="00D31F38" w:rsidRPr="00A742AC" w:rsidRDefault="00D31F38" w:rsidP="00E35F1F">
            <w:pPr>
              <w:pStyle w:val="EngHang"/>
              <w:rPr>
                <w:szCs w:val="20"/>
              </w:rPr>
            </w:pPr>
            <w:r w:rsidRPr="00A742AC">
              <w:t>Intercede on our behalf,</w:t>
            </w:r>
          </w:p>
          <w:p w14:paraId="034C1520" w14:textId="77777777" w:rsidR="00D31F38" w:rsidRPr="00A742AC" w:rsidRDefault="00D31F38" w:rsidP="00E35F1F">
            <w:pPr>
              <w:pStyle w:val="EngHang"/>
              <w:rPr>
                <w:szCs w:val="20"/>
              </w:rPr>
            </w:pPr>
            <w:r w:rsidRPr="00A742AC">
              <w:t>O Four Incorporeal Beasts,</w:t>
            </w:r>
          </w:p>
          <w:p w14:paraId="18D32B31" w14:textId="77777777" w:rsidR="00D31F38" w:rsidRPr="00A742AC" w:rsidRDefault="00D31F38" w:rsidP="00E35F1F">
            <w:pPr>
              <w:pStyle w:val="EngHang"/>
              <w:rPr>
                <w:szCs w:val="20"/>
              </w:rPr>
            </w:pPr>
            <w:r w:rsidRPr="00A742AC">
              <w:t>The ministering flames of fire,</w:t>
            </w:r>
          </w:p>
          <w:p w14:paraId="782CC3FA" w14:textId="77777777" w:rsidR="00D31F38" w:rsidRPr="00A742AC" w:rsidRDefault="00D31F38" w:rsidP="00E35F1F">
            <w:pPr>
              <w:pStyle w:val="EngHangEnd"/>
              <w:rPr>
                <w:szCs w:val="20"/>
              </w:rPr>
            </w:pPr>
            <w:r w:rsidRPr="00A742AC">
              <w:t>That He may forgive us our sins.</w:t>
            </w:r>
          </w:p>
        </w:tc>
        <w:tc>
          <w:tcPr>
            <w:tcW w:w="288" w:type="dxa"/>
          </w:tcPr>
          <w:p w14:paraId="6867421B" w14:textId="77777777" w:rsidR="00D31F38" w:rsidRDefault="00D31F38" w:rsidP="00E35F1F"/>
        </w:tc>
        <w:tc>
          <w:tcPr>
            <w:tcW w:w="288" w:type="dxa"/>
          </w:tcPr>
          <w:p w14:paraId="5C60026A" w14:textId="77777777" w:rsidR="00D31F38" w:rsidRDefault="00D31F38" w:rsidP="00E35F1F">
            <w:pPr>
              <w:pStyle w:val="CopticCross"/>
            </w:pPr>
            <w:r>
              <w:t>¿</w:t>
            </w:r>
          </w:p>
        </w:tc>
        <w:tc>
          <w:tcPr>
            <w:tcW w:w="3960" w:type="dxa"/>
          </w:tcPr>
          <w:p w14:paraId="6A4978F8" w14:textId="77777777" w:rsidR="00D31F38" w:rsidRDefault="00D31F38" w:rsidP="00E35F1F">
            <w:pPr>
              <w:pStyle w:val="CopticVersemulti-line"/>
            </w:pPr>
            <w:r w:rsidRPr="00A742AC">
              <w:t>Ⲁⲣⲓⲡⲣⲉⲥⲃⲉⲩⲓⲛ ⲉϩ̀ⲣⲏⲓ ⲉϫⲱⲛ</w:t>
            </w:r>
          </w:p>
          <w:p w14:paraId="1FB2A17B" w14:textId="77777777" w:rsidR="00D31F38" w:rsidRDefault="00D31F38" w:rsidP="00E35F1F">
            <w:pPr>
              <w:pStyle w:val="CopticVersemulti-line"/>
            </w:pPr>
            <w:r w:rsidRPr="00A742AC">
              <w:t>ⲡⲓϥ̀ⲧⲟⲩ ⲛ̀ⲍⲱⲟⲛ ⲛ̀ⲁⲥⲱⲙⲁⲧⲟⲥ</w:t>
            </w:r>
          </w:p>
          <w:p w14:paraId="22E9A7EE" w14:textId="77777777" w:rsidR="00D31F38" w:rsidRDefault="00D31F38" w:rsidP="00E35F1F">
            <w:pPr>
              <w:pStyle w:val="CopticVersemulti-line"/>
            </w:pPr>
            <w:r w:rsidRPr="00A742AC">
              <w:t xml:space="preserve"> ⲛ̀ⲗⲓⲧⲟⲩⲣⲅⲟⲥ ⲛ̀ϣⲁϩ ⲛ̀ⲭ̀ⲭⲣⲱⲙ</w:t>
            </w:r>
          </w:p>
          <w:p w14:paraId="78DC0A6F" w14:textId="77777777" w:rsidR="00D31F38" w:rsidRPr="00A742AC" w:rsidRDefault="00D31F38" w:rsidP="00E35F1F">
            <w:pPr>
              <w:pStyle w:val="CopticVerse"/>
            </w:pPr>
            <w:r w:rsidRPr="00A742AC">
              <w:t>ⲛ̀ⲧⲉϥⲭⲁ ⲛⲉⲛⲛⲟⲃⲓ ⲛⲁⲛ ⲉⲃⲟⲗ</w:t>
            </w:r>
            <w:r>
              <w:t>.</w:t>
            </w:r>
          </w:p>
        </w:tc>
      </w:tr>
      <w:tr w:rsidR="00D31F38" w14:paraId="0FE4B87B" w14:textId="77777777" w:rsidTr="00E35F1F">
        <w:trPr>
          <w:cantSplit/>
          <w:jc w:val="center"/>
        </w:trPr>
        <w:tc>
          <w:tcPr>
            <w:tcW w:w="288" w:type="dxa"/>
          </w:tcPr>
          <w:p w14:paraId="25C10747" w14:textId="77777777" w:rsidR="00D31F38" w:rsidRDefault="00D31F38" w:rsidP="00E35F1F">
            <w:pPr>
              <w:pStyle w:val="CopticCross"/>
            </w:pPr>
          </w:p>
        </w:tc>
        <w:tc>
          <w:tcPr>
            <w:tcW w:w="3960" w:type="dxa"/>
          </w:tcPr>
          <w:p w14:paraId="7940EC15" w14:textId="77777777" w:rsidR="00D31F38" w:rsidRPr="00A742AC" w:rsidRDefault="00D31F38" w:rsidP="00E35F1F">
            <w:pPr>
              <w:pStyle w:val="EngHang"/>
              <w:rPr>
                <w:szCs w:val="20"/>
              </w:rPr>
            </w:pPr>
            <w:r w:rsidRPr="00A742AC">
              <w:t>Intercede on our behalf,</w:t>
            </w:r>
          </w:p>
          <w:p w14:paraId="4AADD1CC" w14:textId="77777777" w:rsidR="00D31F38" w:rsidRPr="00A742AC" w:rsidRDefault="00D31F38" w:rsidP="00E35F1F">
            <w:pPr>
              <w:pStyle w:val="EngHang"/>
              <w:rPr>
                <w:szCs w:val="20"/>
              </w:rPr>
            </w:pPr>
            <w:r w:rsidRPr="00A742AC">
              <w:t>O priests of the Truth,</w:t>
            </w:r>
          </w:p>
          <w:p w14:paraId="095655CE" w14:textId="77777777" w:rsidR="00D31F38" w:rsidRPr="00A742AC" w:rsidRDefault="00D31F38" w:rsidP="00E35F1F">
            <w:pPr>
              <w:pStyle w:val="EngHang"/>
              <w:rPr>
                <w:szCs w:val="20"/>
              </w:rPr>
            </w:pPr>
            <w:r w:rsidRPr="00A742AC">
              <w:t xml:space="preserve">The Twenty Four Presbyters, </w:t>
            </w:r>
          </w:p>
          <w:p w14:paraId="50267961" w14:textId="77777777" w:rsidR="00D31F38" w:rsidRDefault="00D31F38" w:rsidP="00E35F1F">
            <w:pPr>
              <w:pStyle w:val="EngHangEnd"/>
            </w:pPr>
            <w:r w:rsidRPr="00A742AC">
              <w:t>That He may forgive us our sins.</w:t>
            </w:r>
          </w:p>
        </w:tc>
        <w:tc>
          <w:tcPr>
            <w:tcW w:w="288" w:type="dxa"/>
          </w:tcPr>
          <w:p w14:paraId="6F0B6B42" w14:textId="77777777" w:rsidR="00D31F38" w:rsidRDefault="00D31F38" w:rsidP="00E35F1F"/>
        </w:tc>
        <w:tc>
          <w:tcPr>
            <w:tcW w:w="288" w:type="dxa"/>
          </w:tcPr>
          <w:p w14:paraId="241EA7D5" w14:textId="77777777" w:rsidR="00D31F38" w:rsidRDefault="00D31F38" w:rsidP="00E35F1F">
            <w:pPr>
              <w:pStyle w:val="CopticCross"/>
            </w:pPr>
          </w:p>
        </w:tc>
        <w:tc>
          <w:tcPr>
            <w:tcW w:w="3960" w:type="dxa"/>
          </w:tcPr>
          <w:p w14:paraId="47195CBD" w14:textId="77777777" w:rsidR="00D31F38" w:rsidRDefault="00D31F38" w:rsidP="00E35F1F">
            <w:pPr>
              <w:pStyle w:val="CopticVersemulti-line"/>
            </w:pPr>
            <w:r w:rsidRPr="00A742AC">
              <w:t>Ⲁⲣⲓⲡⲣⲉⲥⲃⲉⲩⲓⲛ ⲉϩ̀ⲣⲏⲓ ⲉϫⲱⲛ</w:t>
            </w:r>
          </w:p>
          <w:p w14:paraId="330787A4" w14:textId="77777777" w:rsidR="00D31F38" w:rsidRDefault="00D31F38" w:rsidP="00E35F1F">
            <w:pPr>
              <w:pStyle w:val="CopticVersemulti-line"/>
            </w:pPr>
            <w:r w:rsidRPr="00A742AC">
              <w:t>ⲛⲓⲟⲩⲏⲃ ⲛ̀ⲧⲉ ϯⲙⲉⲑⲙⲏⲓ</w:t>
            </w:r>
          </w:p>
          <w:p w14:paraId="42EB7545" w14:textId="77777777" w:rsidR="00D31F38" w:rsidRPr="00A742AC" w:rsidRDefault="00D31F38" w:rsidP="00E35F1F">
            <w:pPr>
              <w:pStyle w:val="CopticVersemulti-line"/>
            </w:pPr>
            <w:r w:rsidRPr="00A742AC">
              <w:t>ⲡⲓϫⲟⲩⲧϥ̀ⲧⲟⲩ ⲙ̀ⲡⲣⲉⲥⲃⲩⲧⲉⲣⲟⲥ</w:t>
            </w:r>
          </w:p>
          <w:p w14:paraId="5DFEB7F9" w14:textId="77777777" w:rsidR="00D31F38" w:rsidRPr="00A742AC" w:rsidRDefault="00D31F38" w:rsidP="00E35F1F">
            <w:pPr>
              <w:pStyle w:val="CopticVerse"/>
            </w:pPr>
            <w:r w:rsidRPr="00A742AC">
              <w:t>ⲛ̀ⲧⲉϥⲭⲁ ⲛⲉⲛⲛⲟⲃⲓ ⲛⲁⲛ ⲉⲃⲟⲗ</w:t>
            </w:r>
          </w:p>
        </w:tc>
      </w:tr>
      <w:tr w:rsidR="00D31F38" w14:paraId="6282E7EA" w14:textId="77777777" w:rsidTr="00E35F1F">
        <w:trPr>
          <w:cantSplit/>
          <w:jc w:val="center"/>
        </w:trPr>
        <w:tc>
          <w:tcPr>
            <w:tcW w:w="288" w:type="dxa"/>
          </w:tcPr>
          <w:p w14:paraId="5486052C" w14:textId="77777777" w:rsidR="00D31F38" w:rsidRDefault="00D31F38" w:rsidP="00E35F1F">
            <w:pPr>
              <w:pStyle w:val="CopticCross"/>
            </w:pPr>
            <w:r>
              <w:t>¿</w:t>
            </w:r>
          </w:p>
        </w:tc>
        <w:tc>
          <w:tcPr>
            <w:tcW w:w="3960" w:type="dxa"/>
          </w:tcPr>
          <w:p w14:paraId="3481558E" w14:textId="77777777" w:rsidR="00D31F38" w:rsidRPr="00A742AC" w:rsidRDefault="00D31F38" w:rsidP="00E35F1F">
            <w:pPr>
              <w:pStyle w:val="EngHang"/>
              <w:rPr>
                <w:szCs w:val="20"/>
              </w:rPr>
            </w:pPr>
            <w:r w:rsidRPr="00A742AC">
              <w:t>Intercede on our behalf,</w:t>
            </w:r>
          </w:p>
          <w:p w14:paraId="60BC09FE" w14:textId="77777777" w:rsidR="00D31F38" w:rsidRPr="00A742AC" w:rsidRDefault="00D31F38" w:rsidP="00E35F1F">
            <w:pPr>
              <w:pStyle w:val="EngHang"/>
              <w:rPr>
                <w:szCs w:val="20"/>
              </w:rPr>
            </w:pPr>
            <w:r w:rsidRPr="00A742AC">
              <w:t>O angelic hosts,</w:t>
            </w:r>
          </w:p>
          <w:p w14:paraId="28D83436" w14:textId="77777777" w:rsidR="00D31F38" w:rsidRPr="00A742AC" w:rsidRDefault="00D31F38" w:rsidP="00E35F1F">
            <w:pPr>
              <w:pStyle w:val="EngHang"/>
              <w:rPr>
                <w:szCs w:val="20"/>
              </w:rPr>
            </w:pPr>
            <w:r w:rsidRPr="00A742AC">
              <w:t>And all the heavenly orders,</w:t>
            </w:r>
          </w:p>
          <w:p w14:paraId="0957B46B" w14:textId="77777777" w:rsidR="00D31F38" w:rsidRPr="00A742AC" w:rsidRDefault="00D31F38" w:rsidP="00E35F1F">
            <w:pPr>
              <w:pStyle w:val="EngHangEnd"/>
              <w:rPr>
                <w:szCs w:val="20"/>
              </w:rPr>
            </w:pPr>
            <w:r w:rsidRPr="00A742AC">
              <w:t>That He may forgive us our sins.</w:t>
            </w:r>
          </w:p>
        </w:tc>
        <w:tc>
          <w:tcPr>
            <w:tcW w:w="288" w:type="dxa"/>
          </w:tcPr>
          <w:p w14:paraId="04B11436" w14:textId="77777777" w:rsidR="00D31F38" w:rsidRDefault="00D31F38" w:rsidP="00E35F1F"/>
        </w:tc>
        <w:tc>
          <w:tcPr>
            <w:tcW w:w="288" w:type="dxa"/>
          </w:tcPr>
          <w:p w14:paraId="18611CF5" w14:textId="77777777" w:rsidR="00D31F38" w:rsidRDefault="00D31F38" w:rsidP="00E35F1F">
            <w:pPr>
              <w:pStyle w:val="CopticCross"/>
            </w:pPr>
            <w:r>
              <w:t>¿</w:t>
            </w:r>
          </w:p>
        </w:tc>
        <w:tc>
          <w:tcPr>
            <w:tcW w:w="3960" w:type="dxa"/>
          </w:tcPr>
          <w:p w14:paraId="60A0A577" w14:textId="77777777" w:rsidR="00D31F38" w:rsidRDefault="00D31F38" w:rsidP="00E35F1F">
            <w:pPr>
              <w:pStyle w:val="CopticVersemulti-line"/>
            </w:pPr>
            <w:r w:rsidRPr="00A742AC">
              <w:t>Ⲁⲣⲓⲡⲣⲉⲥⲃⲉⲩⲓⲛ ⲉϩ̀ⲣⲏⲓ ⲉϫⲱⲛ</w:t>
            </w:r>
          </w:p>
          <w:p w14:paraId="0DF8A47E" w14:textId="77777777" w:rsidR="00D31F38" w:rsidRDefault="00D31F38" w:rsidP="00E35F1F">
            <w:pPr>
              <w:pStyle w:val="CopticVersemulti-line"/>
            </w:pPr>
            <w:r w:rsidRPr="00A742AC">
              <w:t>ⲛⲓⲥⲧⲣⲁⲧⲓⲁ ⲛ̀ⲁⲅⲅⲉⲗⲓⲕⲟⲛ</w:t>
            </w:r>
          </w:p>
          <w:p w14:paraId="16CB3C95" w14:textId="77777777" w:rsidR="00D31F38" w:rsidRDefault="00D31F38" w:rsidP="00E35F1F">
            <w:pPr>
              <w:pStyle w:val="CopticVersemulti-line"/>
            </w:pPr>
            <w:r w:rsidRPr="00A742AC">
              <w:t>ⲛⲉⲙ ⲛⲓⲧⲁⲅⲙⲁ ⲛ̀ⲉⲡⲟⲩⲣⲁⲛⲓⲟⲛ</w:t>
            </w:r>
          </w:p>
          <w:p w14:paraId="0DDFEC8F" w14:textId="77777777" w:rsidR="00D31F38" w:rsidRPr="00A742AC" w:rsidRDefault="00D31F38" w:rsidP="00E35F1F">
            <w:pPr>
              <w:pStyle w:val="CopticVerse"/>
            </w:pPr>
            <w:r w:rsidRPr="00A742AC">
              <w:t>ⲛ̀ⲧⲉϥⲭⲁ ⲛⲉⲛⲛⲟⲃⲓ ⲛⲁⲛ ⲉⲃⲟⲗ</w:t>
            </w:r>
          </w:p>
        </w:tc>
      </w:tr>
    </w:tbl>
    <w:p w14:paraId="5307DE2A"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23B8D0B8" w14:textId="77777777" w:rsidTr="00E35F1F">
        <w:trPr>
          <w:cantSplit/>
          <w:jc w:val="center"/>
        </w:trPr>
        <w:tc>
          <w:tcPr>
            <w:tcW w:w="288" w:type="dxa"/>
          </w:tcPr>
          <w:p w14:paraId="6FE2C925" w14:textId="77777777" w:rsidR="00D31F38" w:rsidRDefault="00D31F38" w:rsidP="00E35F1F">
            <w:pPr>
              <w:pStyle w:val="CopticCross"/>
            </w:pPr>
          </w:p>
        </w:tc>
        <w:tc>
          <w:tcPr>
            <w:tcW w:w="3960" w:type="dxa"/>
          </w:tcPr>
          <w:p w14:paraId="6A4B931D" w14:textId="77777777" w:rsidR="00D31F38" w:rsidRPr="00B32610" w:rsidRDefault="00D31F38" w:rsidP="00E35F1F">
            <w:pPr>
              <w:pStyle w:val="EngHang"/>
              <w:rPr>
                <w:szCs w:val="20"/>
              </w:rPr>
            </w:pPr>
            <w:r w:rsidRPr="00B32610">
              <w:t>Pray to the Lord on our behalf,</w:t>
            </w:r>
          </w:p>
          <w:p w14:paraId="7057B758" w14:textId="77777777" w:rsidR="00D31F38" w:rsidRPr="00B32610" w:rsidRDefault="00D31F38" w:rsidP="00E35F1F">
            <w:pPr>
              <w:pStyle w:val="EngHang"/>
              <w:rPr>
                <w:szCs w:val="20"/>
              </w:rPr>
            </w:pPr>
            <w:r w:rsidRPr="00B32610">
              <w:t>My lords and fathers, the patriarchs,</w:t>
            </w:r>
          </w:p>
          <w:p w14:paraId="702195D0" w14:textId="77777777" w:rsidR="00D31F38" w:rsidRPr="00B32610" w:rsidRDefault="00D31F38" w:rsidP="00E35F1F">
            <w:pPr>
              <w:pStyle w:val="EngHang"/>
              <w:rPr>
                <w:szCs w:val="20"/>
              </w:rPr>
            </w:pPr>
            <w:r w:rsidRPr="00B32610">
              <w:t>Abraham, Isaac and Jacob,</w:t>
            </w:r>
          </w:p>
          <w:p w14:paraId="537D4DAA" w14:textId="77777777" w:rsidR="00D31F38" w:rsidRPr="00B32610" w:rsidRDefault="00D31F38" w:rsidP="00E35F1F">
            <w:pPr>
              <w:pStyle w:val="EngHangEnd"/>
              <w:rPr>
                <w:szCs w:val="20"/>
              </w:rPr>
            </w:pPr>
            <w:r w:rsidRPr="00B32610">
              <w:t>That He may forgive us our sins.</w:t>
            </w:r>
          </w:p>
        </w:tc>
        <w:tc>
          <w:tcPr>
            <w:tcW w:w="288" w:type="dxa"/>
          </w:tcPr>
          <w:p w14:paraId="09194B67" w14:textId="77777777" w:rsidR="00D31F38" w:rsidRDefault="00D31F38" w:rsidP="00E35F1F"/>
        </w:tc>
        <w:tc>
          <w:tcPr>
            <w:tcW w:w="288" w:type="dxa"/>
          </w:tcPr>
          <w:p w14:paraId="2A6E5D53" w14:textId="77777777" w:rsidR="00D31F38" w:rsidRDefault="00D31F38" w:rsidP="00E35F1F">
            <w:pPr>
              <w:pStyle w:val="CopticCross"/>
            </w:pPr>
          </w:p>
        </w:tc>
        <w:tc>
          <w:tcPr>
            <w:tcW w:w="3960" w:type="dxa"/>
          </w:tcPr>
          <w:p w14:paraId="66FF07C0" w14:textId="77777777" w:rsidR="00D31F38" w:rsidRDefault="00D31F38" w:rsidP="00E35F1F">
            <w:pPr>
              <w:pStyle w:val="CopticVersemulti-line"/>
            </w:pPr>
            <w:r w:rsidRPr="005A44CB">
              <w:t>Ⲧⲱⲃ</w:t>
            </w:r>
            <w:r w:rsidRPr="005A44CB">
              <w:rPr>
                <w:rFonts w:ascii="Times New Roman" w:hAnsi="Times New Roman" w:cs="Times New Roman"/>
              </w:rPr>
              <w:t>ϩ</w:t>
            </w:r>
            <w:r w:rsidRPr="005A44CB">
              <w:t xml:space="preserve"> ⲙ</w:t>
            </w:r>
            <w:r w:rsidRPr="005A44CB">
              <w:rPr>
                <w:rFonts w:ascii="Times New Roman" w:hAnsi="Times New Roman" w:cs="Times New Roman"/>
              </w:rPr>
              <w:t>̀</w:t>
            </w:r>
            <w:r w:rsidRPr="005A44CB">
              <w:t>Ⲡⲟ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ⲉ</w:t>
            </w:r>
            <w:r w:rsidRPr="005A44CB">
              <w:rPr>
                <w:rFonts w:ascii="Times New Roman" w:hAnsi="Times New Roman" w:cs="Times New Roman"/>
              </w:rPr>
              <w:t>ϩ̀</w:t>
            </w:r>
            <w:r w:rsidRPr="005A44CB">
              <w:t>ⲣⲏⲓ ⲉ</w:t>
            </w:r>
            <w:r w:rsidRPr="005A44CB">
              <w:rPr>
                <w:rFonts w:ascii="Times New Roman" w:hAnsi="Times New Roman" w:cs="Times New Roman"/>
              </w:rPr>
              <w:t>ϫ</w:t>
            </w:r>
            <w:r w:rsidRPr="005A44CB">
              <w:t>ⲱⲛ</w:t>
            </w:r>
          </w:p>
          <w:p w14:paraId="60D93F58" w14:textId="77777777" w:rsidR="00D31F38" w:rsidRDefault="00D31F38" w:rsidP="00E35F1F">
            <w:pPr>
              <w:pStyle w:val="CopticVersemulti-line"/>
            </w:pPr>
            <w:r w:rsidRPr="005A44CB">
              <w:t>ⲛⲁⲟ</w:t>
            </w:r>
            <w:r w:rsidRPr="005A44CB">
              <w:rPr>
                <w:rFonts w:ascii="Times New Roman" w:hAnsi="Times New Roman" w:cs="Times New Roman"/>
              </w:rPr>
              <w:t>̅</w:t>
            </w:r>
            <w:r w:rsidRPr="005A44CB">
              <w:t>ⲥ</w:t>
            </w:r>
            <w:r w:rsidRPr="005A44CB">
              <w:rPr>
                <w:rFonts w:ascii="Times New Roman" w:hAnsi="Times New Roman" w:cs="Times New Roman"/>
              </w:rPr>
              <w:t>̅</w:t>
            </w:r>
            <w:r w:rsidRPr="005A44CB">
              <w:t xml:space="preserve"> ⲛ</w:t>
            </w:r>
            <w:r w:rsidRPr="005A44CB">
              <w:rPr>
                <w:rFonts w:ascii="Times New Roman" w:hAnsi="Times New Roman" w:cs="Times New Roman"/>
              </w:rPr>
              <w:t>̀</w:t>
            </w:r>
            <w:r w:rsidRPr="005A44CB">
              <w:t>ⲓⲟ</w:t>
            </w:r>
            <w:r w:rsidRPr="005A44CB">
              <w:rPr>
                <w:rFonts w:ascii="Times New Roman" w:hAnsi="Times New Roman" w:cs="Times New Roman"/>
              </w:rPr>
              <w:t>ϯ</w:t>
            </w:r>
            <w:r w:rsidRPr="005A44CB">
              <w:t xml:space="preserve"> ⲙ</w:t>
            </w:r>
            <w:r w:rsidRPr="005A44CB">
              <w:rPr>
                <w:rFonts w:ascii="Times New Roman" w:hAnsi="Times New Roman" w:cs="Times New Roman"/>
              </w:rPr>
              <w:t>̀</w:t>
            </w:r>
            <w:r w:rsidRPr="005A44CB">
              <w:t>ⲡⲁⲧⲣⲓⲁⲭⲏⲥ</w:t>
            </w:r>
          </w:p>
          <w:p w14:paraId="095FF0B5" w14:textId="77777777" w:rsidR="00D31F38" w:rsidRDefault="00D31F38" w:rsidP="00E35F1F">
            <w:pPr>
              <w:pStyle w:val="CopticVersemulti-line"/>
            </w:pPr>
            <w:r w:rsidRPr="005A44CB">
              <w:t>Ⲁⲃⲣⲁⲁⲙ Ⲓⲥⲁⲁⲕ Ⲓⲁⲕⲱⲃ</w:t>
            </w:r>
          </w:p>
          <w:p w14:paraId="40A20C25" w14:textId="77777777" w:rsidR="00D31F38" w:rsidRDefault="00D31F38" w:rsidP="00E35F1F">
            <w:pPr>
              <w:pStyle w:val="CopticVerse"/>
            </w:pPr>
            <w:r w:rsidRPr="005A44CB">
              <w:t>ⲛ</w:t>
            </w:r>
            <w:r w:rsidRPr="005A44CB">
              <w:rPr>
                <w:rFonts w:ascii="Times New Roman" w:hAnsi="Times New Roman" w:cs="Times New Roman"/>
              </w:rPr>
              <w:t>̀</w:t>
            </w:r>
            <w:r w:rsidRPr="005A44CB">
              <w:t>ⲧⲉ</w:t>
            </w:r>
            <w:r w:rsidRPr="005A44CB">
              <w:rPr>
                <w:rFonts w:ascii="Times New Roman" w:hAnsi="Times New Roman" w:cs="Times New Roman"/>
              </w:rPr>
              <w:t>ϥ</w:t>
            </w:r>
            <w:r w:rsidRPr="005A44CB">
              <w:t>ⲭⲁ ⲛⲉⲛⲛⲟⲃⲓ ⲛⲁⲛ ⲉⲃⲟⲗ</w:t>
            </w:r>
            <w:r>
              <w:t>.</w:t>
            </w:r>
          </w:p>
        </w:tc>
      </w:tr>
      <w:tr w:rsidR="00D31F38" w14:paraId="31481474" w14:textId="77777777" w:rsidTr="00E35F1F">
        <w:trPr>
          <w:cantSplit/>
          <w:jc w:val="center"/>
        </w:trPr>
        <w:tc>
          <w:tcPr>
            <w:tcW w:w="288" w:type="dxa"/>
          </w:tcPr>
          <w:p w14:paraId="042BDE31" w14:textId="77777777" w:rsidR="00D31F38" w:rsidRDefault="00D31F38" w:rsidP="00E35F1F">
            <w:pPr>
              <w:pStyle w:val="CopticCross"/>
            </w:pPr>
            <w:r>
              <w:t>¿</w:t>
            </w:r>
          </w:p>
        </w:tc>
        <w:tc>
          <w:tcPr>
            <w:tcW w:w="3960" w:type="dxa"/>
          </w:tcPr>
          <w:p w14:paraId="21F7ABE2" w14:textId="77777777" w:rsidR="00D31F38" w:rsidRPr="005A44CB" w:rsidRDefault="00D31F38" w:rsidP="00E35F1F">
            <w:pPr>
              <w:pStyle w:val="EngHang"/>
              <w:rPr>
                <w:szCs w:val="20"/>
              </w:rPr>
            </w:pPr>
            <w:r w:rsidRPr="005A44CB">
              <w:t>Pray to the Lord on our behalf,</w:t>
            </w:r>
          </w:p>
          <w:p w14:paraId="3589CBC7" w14:textId="77777777" w:rsidR="00D31F38" w:rsidRPr="005A44CB" w:rsidRDefault="00D31F38" w:rsidP="00E35F1F">
            <w:pPr>
              <w:pStyle w:val="EngHang"/>
              <w:rPr>
                <w:szCs w:val="20"/>
              </w:rPr>
            </w:pPr>
            <w:r w:rsidRPr="005A44CB">
              <w:t>O perfect man,</w:t>
            </w:r>
          </w:p>
          <w:p w14:paraId="025B607F" w14:textId="77777777" w:rsidR="00D31F38" w:rsidRPr="005A44CB" w:rsidRDefault="00D31F38" w:rsidP="00E35F1F">
            <w:pPr>
              <w:pStyle w:val="EngHang"/>
              <w:rPr>
                <w:szCs w:val="20"/>
              </w:rPr>
            </w:pPr>
            <w:r w:rsidRPr="005A44CB">
              <w:t>The righteous and just Enoch,</w:t>
            </w:r>
          </w:p>
          <w:p w14:paraId="06919B64" w14:textId="77777777" w:rsidR="00D31F38" w:rsidRPr="005A44CB" w:rsidRDefault="00D31F38" w:rsidP="00E35F1F">
            <w:pPr>
              <w:pStyle w:val="EngHangEnd"/>
              <w:rPr>
                <w:szCs w:val="20"/>
              </w:rPr>
            </w:pPr>
            <w:r w:rsidRPr="005A44CB">
              <w:t>That He may forgive us our sins.</w:t>
            </w:r>
          </w:p>
        </w:tc>
        <w:tc>
          <w:tcPr>
            <w:tcW w:w="288" w:type="dxa"/>
          </w:tcPr>
          <w:p w14:paraId="1B03081A" w14:textId="77777777" w:rsidR="00D31F38" w:rsidRDefault="00D31F38" w:rsidP="00E35F1F"/>
        </w:tc>
        <w:tc>
          <w:tcPr>
            <w:tcW w:w="288" w:type="dxa"/>
          </w:tcPr>
          <w:p w14:paraId="5E5A7D77" w14:textId="77777777" w:rsidR="00D31F38" w:rsidRDefault="00D31F38" w:rsidP="00E35F1F">
            <w:pPr>
              <w:pStyle w:val="CopticCross"/>
            </w:pPr>
            <w:r>
              <w:t>¿</w:t>
            </w:r>
          </w:p>
        </w:tc>
        <w:tc>
          <w:tcPr>
            <w:tcW w:w="3960" w:type="dxa"/>
          </w:tcPr>
          <w:p w14:paraId="508C1961" w14:textId="77777777" w:rsidR="00D31F38" w:rsidRDefault="00D31F38" w:rsidP="00E35F1F">
            <w:pPr>
              <w:pStyle w:val="CopticVersemulti-line"/>
            </w:pPr>
            <w:r>
              <w:t>Ⲧⲱⲃϩ ⲙ̀Ⲡⲟ̅ⲥ̅ ⲉϩ̀ⲣⲏⲓ ⲉϫⲱⲛ</w:t>
            </w:r>
          </w:p>
          <w:p w14:paraId="29B689FD" w14:textId="77777777" w:rsidR="00D31F38" w:rsidRDefault="00D31F38" w:rsidP="00E35F1F">
            <w:pPr>
              <w:pStyle w:val="CopticVersemulti-line"/>
            </w:pPr>
            <w:r>
              <w:t>ⲱ ⲡⲓⲣⲱⲙⲓ ⲛ̀ⲧⲉⲗⲓⲟⲥ</w:t>
            </w:r>
          </w:p>
          <w:p w14:paraId="5AD86A07" w14:textId="77777777" w:rsidR="00D31F38" w:rsidRDefault="00D31F38" w:rsidP="00E35F1F">
            <w:pPr>
              <w:pStyle w:val="CopticVersemulti-line"/>
            </w:pPr>
            <w:r>
              <w:t>ⲡⲓⲑⲙⲏⲓ Ⲉⲛⲱⲭ ⲡⲓⲇⲓⲕⲉⲟⲥ</w:t>
            </w:r>
          </w:p>
          <w:p w14:paraId="3B687472" w14:textId="77777777" w:rsidR="00D31F38" w:rsidRDefault="00D31F38" w:rsidP="00E35F1F">
            <w:pPr>
              <w:pStyle w:val="CopticVerse"/>
            </w:pPr>
            <w:r>
              <w:t>ⲛ̀ⲧⲉϥⲭⲁ ⲛⲉⲛⲛⲟⲃⲓ ⲛⲁⲛ ⲉⲃⲟⲗ.</w:t>
            </w:r>
          </w:p>
        </w:tc>
      </w:tr>
      <w:tr w:rsidR="00D31F38" w14:paraId="0DAA24D2" w14:textId="77777777" w:rsidTr="00E35F1F">
        <w:trPr>
          <w:cantSplit/>
          <w:jc w:val="center"/>
        </w:trPr>
        <w:tc>
          <w:tcPr>
            <w:tcW w:w="288" w:type="dxa"/>
          </w:tcPr>
          <w:p w14:paraId="35457438" w14:textId="77777777" w:rsidR="00D31F38" w:rsidRDefault="00D31F38" w:rsidP="00E35F1F">
            <w:pPr>
              <w:pStyle w:val="CopticCross"/>
            </w:pPr>
          </w:p>
        </w:tc>
        <w:tc>
          <w:tcPr>
            <w:tcW w:w="3960" w:type="dxa"/>
          </w:tcPr>
          <w:p w14:paraId="44884629" w14:textId="77777777" w:rsidR="00D31F38" w:rsidRPr="005A44CB" w:rsidRDefault="00D31F38" w:rsidP="00E35F1F">
            <w:pPr>
              <w:pStyle w:val="EngHang"/>
              <w:rPr>
                <w:szCs w:val="20"/>
              </w:rPr>
            </w:pPr>
            <w:r w:rsidRPr="005A44CB">
              <w:t>Pray to the Lord on our behalf,</w:t>
            </w:r>
          </w:p>
          <w:p w14:paraId="3AF8671D" w14:textId="77777777" w:rsidR="00D31F38" w:rsidRPr="005A44CB" w:rsidRDefault="00D31F38" w:rsidP="00E35F1F">
            <w:pPr>
              <w:pStyle w:val="EngHang"/>
              <w:rPr>
                <w:szCs w:val="20"/>
              </w:rPr>
            </w:pPr>
            <w:r w:rsidRPr="005A44CB">
              <w:t>Elijah the Tishbite,</w:t>
            </w:r>
          </w:p>
          <w:p w14:paraId="6698A3AB" w14:textId="77777777" w:rsidR="00D31F38" w:rsidRPr="005A44CB" w:rsidRDefault="00D31F38" w:rsidP="00E35F1F">
            <w:pPr>
              <w:pStyle w:val="EngHang"/>
              <w:rPr>
                <w:szCs w:val="20"/>
              </w:rPr>
            </w:pPr>
            <w:r w:rsidRPr="005A44CB">
              <w:t>And his disciple, Elisha,</w:t>
            </w:r>
          </w:p>
          <w:p w14:paraId="08CBB2B0" w14:textId="77777777" w:rsidR="00D31F38" w:rsidRPr="005A44CB" w:rsidRDefault="00D31F38" w:rsidP="00E35F1F">
            <w:pPr>
              <w:pStyle w:val="EngHangEnd"/>
              <w:rPr>
                <w:szCs w:val="20"/>
              </w:rPr>
            </w:pPr>
            <w:r w:rsidRPr="005A44CB">
              <w:t>That He may forgive us our sins.</w:t>
            </w:r>
          </w:p>
        </w:tc>
        <w:tc>
          <w:tcPr>
            <w:tcW w:w="288" w:type="dxa"/>
          </w:tcPr>
          <w:p w14:paraId="0992BC11" w14:textId="77777777" w:rsidR="00D31F38" w:rsidRDefault="00D31F38" w:rsidP="00E35F1F"/>
        </w:tc>
        <w:tc>
          <w:tcPr>
            <w:tcW w:w="288" w:type="dxa"/>
          </w:tcPr>
          <w:p w14:paraId="5D459F82" w14:textId="77777777" w:rsidR="00D31F38" w:rsidRDefault="00D31F38" w:rsidP="00E35F1F">
            <w:pPr>
              <w:pStyle w:val="CopticCross"/>
            </w:pPr>
          </w:p>
        </w:tc>
        <w:tc>
          <w:tcPr>
            <w:tcW w:w="3960" w:type="dxa"/>
          </w:tcPr>
          <w:p w14:paraId="53051511" w14:textId="77777777" w:rsidR="00D31F38" w:rsidRDefault="00D31F38" w:rsidP="00E35F1F">
            <w:pPr>
              <w:pStyle w:val="CopticVersemulti-line"/>
            </w:pPr>
            <w:r w:rsidRPr="005A44CB">
              <w:t>Ⲧⲱⲃϩ ⲙ̀Ⲡⲟ̅ⲥ̅ ⲉϩ̀ⲣⲏⲓ ⲉϫⲱⲛ</w:t>
            </w:r>
          </w:p>
          <w:p w14:paraId="05061B06" w14:textId="77777777" w:rsidR="00D31F38" w:rsidRDefault="00D31F38" w:rsidP="00E35F1F">
            <w:pPr>
              <w:pStyle w:val="CopticVersemulti-line"/>
            </w:pPr>
            <w:r w:rsidRPr="005A44CB">
              <w:t>Ⲏⲗⲓⲁⲥ ⲡⲓⲑⲉⲥⲃⲓⲧⲏⲥ</w:t>
            </w:r>
          </w:p>
          <w:p w14:paraId="56477398" w14:textId="77777777" w:rsidR="00D31F38" w:rsidRDefault="00D31F38" w:rsidP="00E35F1F">
            <w:pPr>
              <w:pStyle w:val="CopticVersemulti-line"/>
            </w:pPr>
            <w:r w:rsidRPr="005A44CB">
              <w:t>ⲛⲉⲙ Ⲉⲗⲓⲥⲉⲟⲥ ⲡⲉϥⲙⲁⲑⲏⲧⲏⲥ</w:t>
            </w:r>
          </w:p>
          <w:p w14:paraId="0E2A73D3" w14:textId="77777777" w:rsidR="00D31F38" w:rsidRDefault="00D31F38" w:rsidP="00E35F1F">
            <w:pPr>
              <w:pStyle w:val="CopticVerse"/>
            </w:pPr>
            <w:r w:rsidRPr="005A44CB">
              <w:t>ⲛ̀ⲧⲉϥⲭⲁ ⲛⲉⲛⲛⲟⲃⲓ ⲛⲁⲛ ⲉⲃⲟⲗ</w:t>
            </w:r>
            <w:r>
              <w:t>.</w:t>
            </w:r>
          </w:p>
        </w:tc>
      </w:tr>
      <w:tr w:rsidR="00D31F38" w14:paraId="3FF35FF3" w14:textId="77777777" w:rsidTr="00E35F1F">
        <w:trPr>
          <w:cantSplit/>
          <w:jc w:val="center"/>
        </w:trPr>
        <w:tc>
          <w:tcPr>
            <w:tcW w:w="288" w:type="dxa"/>
          </w:tcPr>
          <w:p w14:paraId="5353447C" w14:textId="77777777" w:rsidR="00D31F38" w:rsidRDefault="00D31F38" w:rsidP="00E35F1F">
            <w:pPr>
              <w:pStyle w:val="CopticCross"/>
            </w:pPr>
            <w:r>
              <w:t>¿</w:t>
            </w:r>
          </w:p>
        </w:tc>
        <w:tc>
          <w:tcPr>
            <w:tcW w:w="3960" w:type="dxa"/>
          </w:tcPr>
          <w:p w14:paraId="3C772BBA" w14:textId="77777777" w:rsidR="00D31F38" w:rsidRPr="005A44CB" w:rsidRDefault="00D31F38" w:rsidP="00E35F1F">
            <w:pPr>
              <w:pStyle w:val="EngHang"/>
              <w:rPr>
                <w:szCs w:val="20"/>
              </w:rPr>
            </w:pPr>
            <w:r w:rsidRPr="005A44CB">
              <w:t>Pray to the Lord on our behalf,</w:t>
            </w:r>
          </w:p>
          <w:p w14:paraId="42D560E0" w14:textId="77777777" w:rsidR="00D31F38" w:rsidRPr="005A44CB" w:rsidRDefault="00D31F38" w:rsidP="00E35F1F">
            <w:pPr>
              <w:pStyle w:val="EngHang"/>
              <w:rPr>
                <w:szCs w:val="20"/>
              </w:rPr>
            </w:pPr>
            <w:r w:rsidRPr="005A44CB">
              <w:t>O Moses and Isaiah,</w:t>
            </w:r>
          </w:p>
          <w:p w14:paraId="0EF25735" w14:textId="77777777" w:rsidR="00D31F38" w:rsidRPr="005A44CB" w:rsidRDefault="00D31F38" w:rsidP="00E35F1F">
            <w:pPr>
              <w:pStyle w:val="EngHang"/>
              <w:rPr>
                <w:szCs w:val="20"/>
              </w:rPr>
            </w:pPr>
            <w:r w:rsidRPr="005A44CB">
              <w:t>And Ezekiel and Jeremiah,</w:t>
            </w:r>
          </w:p>
          <w:p w14:paraId="020839F7" w14:textId="77777777" w:rsidR="00D31F38" w:rsidRDefault="00D31F38" w:rsidP="00E35F1F">
            <w:pPr>
              <w:pStyle w:val="EngHangEnd"/>
            </w:pPr>
            <w:r w:rsidRPr="005A44CB">
              <w:t>That He may forgive us our sins.</w:t>
            </w:r>
          </w:p>
        </w:tc>
        <w:tc>
          <w:tcPr>
            <w:tcW w:w="288" w:type="dxa"/>
          </w:tcPr>
          <w:p w14:paraId="10A46491" w14:textId="77777777" w:rsidR="00D31F38" w:rsidRDefault="00D31F38" w:rsidP="00E35F1F"/>
        </w:tc>
        <w:tc>
          <w:tcPr>
            <w:tcW w:w="288" w:type="dxa"/>
          </w:tcPr>
          <w:p w14:paraId="0DB2CC1F" w14:textId="77777777" w:rsidR="00D31F38" w:rsidRDefault="00D31F38" w:rsidP="00E35F1F">
            <w:pPr>
              <w:pStyle w:val="CopticCross"/>
            </w:pPr>
            <w:r>
              <w:t>¿</w:t>
            </w:r>
          </w:p>
        </w:tc>
        <w:tc>
          <w:tcPr>
            <w:tcW w:w="3960" w:type="dxa"/>
          </w:tcPr>
          <w:p w14:paraId="1F4D89A5" w14:textId="77777777" w:rsidR="00D31F38" w:rsidRPr="00FC3604" w:rsidRDefault="00D31F38" w:rsidP="00E35F1F">
            <w:pPr>
              <w:pStyle w:val="CopticVersemulti-line"/>
            </w:pPr>
            <w:r w:rsidRPr="00FC3604">
              <w:t>Ⲧⲱⲃϩ ⲙ̀Ⲡⲟ̅ⲥ̅ ⲉϩ̀ⲣⲏⲓ ⲉϫⲱⲛ</w:t>
            </w:r>
          </w:p>
          <w:p w14:paraId="7CA6443F" w14:textId="77777777" w:rsidR="00D31F38" w:rsidRPr="00FC3604" w:rsidRDefault="00D31F38" w:rsidP="00E35F1F">
            <w:pPr>
              <w:pStyle w:val="CopticVersemulti-line"/>
            </w:pPr>
            <w:r w:rsidRPr="00FC3604">
              <w:t>ⲱ Ⲙⲱⲩⲥⲏⲥ ⲡⲓⲁⲣⲭⲏⲡⲣⲟⲫⲓⲧⲏⲥ</w:t>
            </w:r>
          </w:p>
          <w:p w14:paraId="119525C4" w14:textId="77777777" w:rsidR="00D31F38" w:rsidRPr="00FC3604" w:rsidRDefault="00D31F38" w:rsidP="00E35F1F">
            <w:pPr>
              <w:pStyle w:val="CopticVersemulti-line"/>
            </w:pPr>
            <w:r w:rsidRPr="00FC3604">
              <w:t>ⲛⲉⲙ Ⲏⲥⲁⲏⲁⲥ ⲛⲉⲙ Ⲓⲉⲣⲙⲓⲁⲥ</w:t>
            </w:r>
          </w:p>
          <w:p w14:paraId="21D693DE" w14:textId="77777777" w:rsidR="00D31F38" w:rsidRPr="00FC3604" w:rsidRDefault="00D31F38" w:rsidP="00E35F1F">
            <w:pPr>
              <w:pStyle w:val="CopticVersemulti-line"/>
            </w:pPr>
            <w:r w:rsidRPr="00FC3604">
              <w:t>ⲛ̀ⲧⲉϥⲭⲁ ⲛⲉⲛⲛⲟⲃⲓ ⲛⲁⲛ ⲉⲃⲟⲗ.</w:t>
            </w:r>
          </w:p>
        </w:tc>
      </w:tr>
      <w:tr w:rsidR="00D31F38" w14:paraId="40AD43F1" w14:textId="77777777" w:rsidTr="00E35F1F">
        <w:trPr>
          <w:cantSplit/>
          <w:jc w:val="center"/>
        </w:trPr>
        <w:tc>
          <w:tcPr>
            <w:tcW w:w="288" w:type="dxa"/>
          </w:tcPr>
          <w:p w14:paraId="76B4BEDF" w14:textId="77777777" w:rsidR="00D31F38" w:rsidRDefault="00D31F38" w:rsidP="00E35F1F">
            <w:pPr>
              <w:pStyle w:val="CopticCross"/>
            </w:pPr>
          </w:p>
        </w:tc>
        <w:tc>
          <w:tcPr>
            <w:tcW w:w="3960" w:type="dxa"/>
          </w:tcPr>
          <w:p w14:paraId="0F0B69CD" w14:textId="77777777" w:rsidR="00D31F38" w:rsidRPr="005A44CB" w:rsidRDefault="00D31F38" w:rsidP="00E35F1F">
            <w:pPr>
              <w:pStyle w:val="EngHang"/>
              <w:rPr>
                <w:szCs w:val="20"/>
              </w:rPr>
            </w:pPr>
            <w:r w:rsidRPr="005A44CB">
              <w:t>Pray to the Lord on our behalf,</w:t>
            </w:r>
          </w:p>
          <w:p w14:paraId="43E68975" w14:textId="77777777" w:rsidR="00D31F38" w:rsidRPr="005A44CB" w:rsidRDefault="00D31F38" w:rsidP="00E35F1F">
            <w:pPr>
              <w:pStyle w:val="EngHang"/>
              <w:rPr>
                <w:szCs w:val="20"/>
              </w:rPr>
            </w:pPr>
            <w:r w:rsidRPr="005A44CB">
              <w:t>O good man,</w:t>
            </w:r>
          </w:p>
          <w:p w14:paraId="7E3418E1" w14:textId="77777777" w:rsidR="00D31F38" w:rsidRPr="005A44CB" w:rsidRDefault="00D31F38" w:rsidP="00E35F1F">
            <w:pPr>
              <w:pStyle w:val="EngHang"/>
              <w:rPr>
                <w:szCs w:val="20"/>
              </w:rPr>
            </w:pPr>
            <w:r w:rsidRPr="005A44CB">
              <w:t>The righteous and just Job,</w:t>
            </w:r>
          </w:p>
          <w:p w14:paraId="2FAB659A" w14:textId="77777777" w:rsidR="00D31F38" w:rsidRPr="005A44CB" w:rsidRDefault="00D31F38" w:rsidP="00E35F1F">
            <w:pPr>
              <w:pStyle w:val="EngHangEnd"/>
              <w:rPr>
                <w:szCs w:val="20"/>
              </w:rPr>
            </w:pPr>
            <w:r w:rsidRPr="005A44CB">
              <w:t>That He may forgive us our sins.</w:t>
            </w:r>
          </w:p>
        </w:tc>
        <w:tc>
          <w:tcPr>
            <w:tcW w:w="288" w:type="dxa"/>
          </w:tcPr>
          <w:p w14:paraId="5D659425" w14:textId="77777777" w:rsidR="00D31F38" w:rsidRDefault="00D31F38" w:rsidP="00E35F1F"/>
        </w:tc>
        <w:tc>
          <w:tcPr>
            <w:tcW w:w="288" w:type="dxa"/>
          </w:tcPr>
          <w:p w14:paraId="1CF1290F" w14:textId="77777777" w:rsidR="00D31F38" w:rsidRDefault="00D31F38" w:rsidP="00E35F1F">
            <w:pPr>
              <w:pStyle w:val="CopticCross"/>
            </w:pPr>
          </w:p>
        </w:tc>
        <w:tc>
          <w:tcPr>
            <w:tcW w:w="3960" w:type="dxa"/>
          </w:tcPr>
          <w:p w14:paraId="6AC0E137" w14:textId="77777777" w:rsidR="00D31F38" w:rsidRPr="00FC3604" w:rsidRDefault="00D31F38" w:rsidP="00E35F1F">
            <w:pPr>
              <w:pStyle w:val="CopticVersemulti-line"/>
            </w:pPr>
            <w:r w:rsidRPr="00FC3604">
              <w:t>Ⲧⲱⲃϩ ⲙ̀Ⲡⲟ̅ⲥ̅ ⲉϩ̀ⲣⲏⲓ ⲉϫⲱⲛ</w:t>
            </w:r>
          </w:p>
          <w:p w14:paraId="048CE0BD" w14:textId="77777777" w:rsidR="00D31F38" w:rsidRPr="00FC3604" w:rsidRDefault="00D31F38" w:rsidP="00E35F1F">
            <w:pPr>
              <w:pStyle w:val="CopticVersemulti-line"/>
            </w:pPr>
            <w:r w:rsidRPr="00FC3604">
              <w:t>Ⲇⲁⲩⲓⲇ ⲡⲓⲉⲣⲟⲯⲁⲗⲧⲏⲥ</w:t>
            </w:r>
          </w:p>
          <w:p w14:paraId="2B965966" w14:textId="77777777" w:rsidR="00D31F38" w:rsidRPr="00FC3604" w:rsidRDefault="00D31F38" w:rsidP="00E35F1F">
            <w:pPr>
              <w:pStyle w:val="CopticVersemulti-line"/>
            </w:pPr>
            <w:r w:rsidRPr="00FC3604">
              <w:t>ⲛⲉⲙ Ⲓⲉⲍⲉⲕⲓⲏⲗ ⲛⲉⲙ Ⲇⲁⲛⲓⲏⲗ</w:t>
            </w:r>
          </w:p>
          <w:p w14:paraId="41F0745F" w14:textId="77777777" w:rsidR="00D31F38" w:rsidRPr="00FC3604" w:rsidRDefault="00D31F38" w:rsidP="00E35F1F">
            <w:pPr>
              <w:pStyle w:val="CopticVerse"/>
            </w:pPr>
            <w:r w:rsidRPr="00FC3604">
              <w:t>ⲛ̀ⲧⲉϥⲭⲁ ⲛⲉⲛⲛⲟⲃⲓ ⲛⲁⲛ ⲉⲃⲟⲗ.</w:t>
            </w:r>
          </w:p>
        </w:tc>
      </w:tr>
      <w:tr w:rsidR="00D31F38" w14:paraId="574F1CD5" w14:textId="77777777" w:rsidTr="00E35F1F">
        <w:trPr>
          <w:cantSplit/>
          <w:jc w:val="center"/>
        </w:trPr>
        <w:tc>
          <w:tcPr>
            <w:tcW w:w="288" w:type="dxa"/>
          </w:tcPr>
          <w:p w14:paraId="52144FD0" w14:textId="77777777" w:rsidR="00D31F38" w:rsidRDefault="00D31F38" w:rsidP="00E35F1F">
            <w:pPr>
              <w:pStyle w:val="CopticCross"/>
            </w:pPr>
            <w:r>
              <w:t>¿</w:t>
            </w:r>
          </w:p>
        </w:tc>
        <w:tc>
          <w:tcPr>
            <w:tcW w:w="3960" w:type="dxa"/>
          </w:tcPr>
          <w:p w14:paraId="7046C18A" w14:textId="77777777" w:rsidR="00D31F38" w:rsidRPr="005A44CB" w:rsidRDefault="00D31F38" w:rsidP="00E35F1F">
            <w:pPr>
              <w:pStyle w:val="EngHang"/>
              <w:rPr>
                <w:szCs w:val="20"/>
              </w:rPr>
            </w:pPr>
            <w:r w:rsidRPr="005A44CB">
              <w:t>Pray to the Lord on our behalf,</w:t>
            </w:r>
          </w:p>
          <w:p w14:paraId="657BC94F" w14:textId="77777777" w:rsidR="00D31F38" w:rsidRPr="005A44CB" w:rsidRDefault="00D31F38" w:rsidP="00E35F1F">
            <w:pPr>
              <w:pStyle w:val="EngHang"/>
              <w:rPr>
                <w:szCs w:val="20"/>
              </w:rPr>
            </w:pPr>
            <w:r w:rsidRPr="005A44CB">
              <w:t>The righteous and perfect man,</w:t>
            </w:r>
          </w:p>
          <w:p w14:paraId="58E6D768" w14:textId="77777777" w:rsidR="00D31F38" w:rsidRPr="005A44CB" w:rsidRDefault="00D31F38" w:rsidP="00E35F1F">
            <w:pPr>
              <w:pStyle w:val="EngHang"/>
              <w:rPr>
                <w:szCs w:val="20"/>
              </w:rPr>
            </w:pPr>
            <w:r w:rsidRPr="005A44CB">
              <w:t>The elect and just Noah,</w:t>
            </w:r>
          </w:p>
          <w:p w14:paraId="2AE2865A" w14:textId="77777777" w:rsidR="00D31F38" w:rsidRDefault="00D31F38" w:rsidP="00E35F1F">
            <w:pPr>
              <w:pStyle w:val="EngHangEnd"/>
            </w:pPr>
            <w:r w:rsidRPr="005A44CB">
              <w:t>That He may forgive us our sins.</w:t>
            </w:r>
          </w:p>
        </w:tc>
        <w:tc>
          <w:tcPr>
            <w:tcW w:w="288" w:type="dxa"/>
          </w:tcPr>
          <w:p w14:paraId="4F48EECE" w14:textId="77777777" w:rsidR="00D31F38" w:rsidRDefault="00D31F38" w:rsidP="00E35F1F"/>
        </w:tc>
        <w:tc>
          <w:tcPr>
            <w:tcW w:w="288" w:type="dxa"/>
          </w:tcPr>
          <w:p w14:paraId="3BFE32F2" w14:textId="77777777" w:rsidR="00D31F38" w:rsidRDefault="00D31F38" w:rsidP="00E35F1F">
            <w:pPr>
              <w:pStyle w:val="CopticCross"/>
            </w:pPr>
            <w:commentRangeStart w:id="519"/>
            <w:r>
              <w:t>¿</w:t>
            </w:r>
          </w:p>
        </w:tc>
        <w:tc>
          <w:tcPr>
            <w:tcW w:w="3960" w:type="dxa"/>
          </w:tcPr>
          <w:p w14:paraId="21F54D26" w14:textId="77777777" w:rsidR="00D31F38" w:rsidRPr="00FC3604" w:rsidRDefault="00D31F38" w:rsidP="00E35F1F">
            <w:pPr>
              <w:pStyle w:val="CopticVersemulti-line"/>
            </w:pPr>
            <w:r w:rsidRPr="00FC3604">
              <w:t>Ⲧⲱⲃϩ ⲙ̀Ⲡⲟ̅ⲥ̅ ⲉϩ̀ⲣⲏⲓ ⲉϫⲱⲛ</w:t>
            </w:r>
          </w:p>
          <w:p w14:paraId="5A9D7F79" w14:textId="77777777" w:rsidR="00D31F38" w:rsidRPr="00FC3604" w:rsidRDefault="00D31F38" w:rsidP="00E35F1F">
            <w:pPr>
              <w:pStyle w:val="CopticVersemulti-line"/>
            </w:pPr>
            <w:r w:rsidRPr="00FC3604">
              <w:t>Ⲓⲱⲁⲕⲓⲙ ⲛⲉⲙ Ⲁⲛⲛⲁ ⲛⲉⲙ Ⲓⲱⲥⲏⲫ ⲡⲣⲉⲥⲃⲩⲧⲉⲣⲟⲥ</w:t>
            </w:r>
          </w:p>
          <w:p w14:paraId="67302889" w14:textId="77777777" w:rsidR="00D31F38" w:rsidRPr="00FC3604" w:rsidRDefault="00D31F38" w:rsidP="00E35F1F">
            <w:pPr>
              <w:pStyle w:val="CopticVersemulti-line"/>
            </w:pPr>
            <w:r w:rsidRPr="00FC3604">
              <w:t>ⲛⲉⲙ ⲡⲓⲑⲙⲏⲓ Ⲓⲱⲃ ⲛⲉⲙ Ⲓⲱⲥⲏⲫ ⲛⲉⲙ Ⲛⲓⲕⲟⲇⲏⲙⲟⲥ</w:t>
            </w:r>
          </w:p>
          <w:p w14:paraId="3D8FF8F8" w14:textId="77777777" w:rsidR="00D31F38" w:rsidRPr="00FC3604" w:rsidRDefault="00D31F38" w:rsidP="00E35F1F">
            <w:pPr>
              <w:pStyle w:val="CopticVerse"/>
            </w:pPr>
            <w:r w:rsidRPr="00FC3604">
              <w:t>ⲛ̀ⲧⲉϥⲭⲁ ⲛⲉⲛⲛⲟⲃⲓ ⲛⲁⲛ ⲉⲃⲟⲗ.</w:t>
            </w:r>
            <w:commentRangeEnd w:id="519"/>
            <w:r>
              <w:rPr>
                <w:rStyle w:val="CommentReference"/>
                <w:rFonts w:ascii="Garamond" w:hAnsi="Garamond" w:cstheme="minorBidi"/>
                <w:noProof w:val="0"/>
                <w:lang w:val="en-CA"/>
              </w:rPr>
              <w:commentReference w:id="519"/>
            </w:r>
          </w:p>
        </w:tc>
      </w:tr>
      <w:tr w:rsidR="00D31F38" w14:paraId="0B1FB20E" w14:textId="77777777" w:rsidTr="00E35F1F">
        <w:trPr>
          <w:cantSplit/>
          <w:jc w:val="center"/>
        </w:trPr>
        <w:tc>
          <w:tcPr>
            <w:tcW w:w="288" w:type="dxa"/>
          </w:tcPr>
          <w:p w14:paraId="1111EFF3" w14:textId="77777777" w:rsidR="00D31F38" w:rsidRDefault="00D31F38" w:rsidP="00E35F1F">
            <w:pPr>
              <w:pStyle w:val="CopticCross"/>
            </w:pPr>
          </w:p>
        </w:tc>
        <w:tc>
          <w:tcPr>
            <w:tcW w:w="3960" w:type="dxa"/>
          </w:tcPr>
          <w:p w14:paraId="782EE536" w14:textId="77777777" w:rsidR="00D31F38" w:rsidRPr="005A44CB" w:rsidRDefault="00D31F38" w:rsidP="00E35F1F">
            <w:pPr>
              <w:pStyle w:val="EngHang"/>
              <w:rPr>
                <w:szCs w:val="20"/>
              </w:rPr>
            </w:pPr>
            <w:r w:rsidRPr="005A44CB">
              <w:t>Pray to the Lord on our behalf,</w:t>
            </w:r>
          </w:p>
          <w:p w14:paraId="3A1C41B4" w14:textId="77777777" w:rsidR="00D31F38" w:rsidRPr="005A44CB" w:rsidRDefault="00D31F38" w:rsidP="00E35F1F">
            <w:pPr>
              <w:pStyle w:val="EngHang"/>
              <w:rPr>
                <w:szCs w:val="20"/>
              </w:rPr>
            </w:pPr>
            <w:r w:rsidRPr="005A44CB">
              <w:t xml:space="preserve">Melchizedek and Aaron, </w:t>
            </w:r>
          </w:p>
          <w:p w14:paraId="69115E3F" w14:textId="77777777" w:rsidR="00D31F38" w:rsidRPr="005A44CB" w:rsidRDefault="00D31F38" w:rsidP="00E35F1F">
            <w:pPr>
              <w:pStyle w:val="EngHang"/>
              <w:rPr>
                <w:szCs w:val="20"/>
              </w:rPr>
            </w:pPr>
            <w:r w:rsidRPr="005A44CB">
              <w:t xml:space="preserve">And Zacharias and Simeon, </w:t>
            </w:r>
          </w:p>
          <w:p w14:paraId="5A597824" w14:textId="77777777" w:rsidR="00D31F38" w:rsidRDefault="00D31F38" w:rsidP="00E35F1F">
            <w:pPr>
              <w:pStyle w:val="EngHangEnd"/>
            </w:pPr>
            <w:r w:rsidRPr="005A44CB">
              <w:t>That He may forgive us our sins.</w:t>
            </w:r>
          </w:p>
        </w:tc>
        <w:tc>
          <w:tcPr>
            <w:tcW w:w="288" w:type="dxa"/>
          </w:tcPr>
          <w:p w14:paraId="3562F471" w14:textId="77777777" w:rsidR="00D31F38" w:rsidRDefault="00D31F38" w:rsidP="00E35F1F"/>
        </w:tc>
        <w:tc>
          <w:tcPr>
            <w:tcW w:w="288" w:type="dxa"/>
          </w:tcPr>
          <w:p w14:paraId="30485417" w14:textId="77777777" w:rsidR="00D31F38" w:rsidRDefault="00D31F38" w:rsidP="00E35F1F">
            <w:pPr>
              <w:pStyle w:val="CopticCross"/>
            </w:pPr>
          </w:p>
        </w:tc>
        <w:tc>
          <w:tcPr>
            <w:tcW w:w="3960" w:type="dxa"/>
          </w:tcPr>
          <w:p w14:paraId="61CEC34E" w14:textId="77777777" w:rsidR="00D31F38" w:rsidRDefault="00D31F38" w:rsidP="00E35F1F">
            <w:pPr>
              <w:pStyle w:val="CopticVersemulti-line"/>
            </w:pPr>
            <w:r w:rsidRPr="005A44CB">
              <w:t>Ⲧⲱⲃϩ ⲙ̀Ⲡⲟ̅ⲥ̅ ⲉϩ̀ⲣⲏⲓ ⲉϫⲱⲛ</w:t>
            </w:r>
          </w:p>
          <w:p w14:paraId="54277614" w14:textId="77777777" w:rsidR="00D31F38" w:rsidRDefault="00D31F38" w:rsidP="00E35F1F">
            <w:pPr>
              <w:pStyle w:val="CopticVersemulti-line"/>
            </w:pPr>
            <w:r w:rsidRPr="005A44CB">
              <w:t>Ⲙⲉⲗⲭⲓⲥⲉⲇⲉⲕ ⲛⲉⲙ Ⲁⲁⲣⲱⲛ</w:t>
            </w:r>
          </w:p>
          <w:p w14:paraId="08E9C8F1" w14:textId="77777777" w:rsidR="00D31F38" w:rsidRDefault="00D31F38" w:rsidP="00E35F1F">
            <w:pPr>
              <w:pStyle w:val="CopticVersemulti-line"/>
            </w:pPr>
            <w:r w:rsidRPr="005A44CB">
              <w:t>ⲛⲉⲙ Ⲍⲁⲭⲁⲣⲓⲁⲥ ⲛⲉⲙ Ⲥⲩⲙⲉⲱⲛ</w:t>
            </w:r>
          </w:p>
          <w:p w14:paraId="0BCE79B4" w14:textId="77777777" w:rsidR="00D31F38" w:rsidRDefault="00D31F38" w:rsidP="00E35F1F">
            <w:pPr>
              <w:pStyle w:val="CopticVerse"/>
            </w:pPr>
            <w:r w:rsidRPr="005A44CB">
              <w:t>ⲛ̀ⲧⲉϥⲭⲁ ⲛⲉⲛⲛⲟⲃⲓ ⲛⲁⲛ ⲉⲃⲟⲗ</w:t>
            </w:r>
            <w:r>
              <w:t>.</w:t>
            </w:r>
          </w:p>
        </w:tc>
      </w:tr>
      <w:tr w:rsidR="00D31F38" w14:paraId="1CED20EF" w14:textId="77777777" w:rsidTr="00E35F1F">
        <w:trPr>
          <w:cantSplit/>
          <w:jc w:val="center"/>
        </w:trPr>
        <w:tc>
          <w:tcPr>
            <w:tcW w:w="288" w:type="dxa"/>
          </w:tcPr>
          <w:p w14:paraId="59FE7762" w14:textId="77777777" w:rsidR="00D31F38" w:rsidRDefault="00D31F38" w:rsidP="00E35F1F">
            <w:pPr>
              <w:pStyle w:val="CopticCross"/>
            </w:pPr>
            <w:r>
              <w:t>¿</w:t>
            </w:r>
          </w:p>
        </w:tc>
        <w:tc>
          <w:tcPr>
            <w:tcW w:w="3960" w:type="dxa"/>
          </w:tcPr>
          <w:p w14:paraId="1236E291" w14:textId="77777777" w:rsidR="00D31F38" w:rsidRPr="005A44CB" w:rsidRDefault="00D31F38" w:rsidP="00E35F1F">
            <w:pPr>
              <w:pStyle w:val="EngHang"/>
              <w:rPr>
                <w:szCs w:val="20"/>
              </w:rPr>
            </w:pPr>
            <w:r w:rsidRPr="005A44CB">
              <w:t>Pray to the Lord on our behalf,</w:t>
            </w:r>
          </w:p>
          <w:p w14:paraId="5E9E80BB" w14:textId="77777777" w:rsidR="00D31F38" w:rsidRPr="005A44CB" w:rsidRDefault="00D31F38" w:rsidP="00E35F1F">
            <w:pPr>
              <w:pStyle w:val="EngHang"/>
              <w:rPr>
                <w:szCs w:val="20"/>
              </w:rPr>
            </w:pPr>
            <w:r w:rsidRPr="005A44CB">
              <w:t>O choir of the prophets,</w:t>
            </w:r>
          </w:p>
          <w:p w14:paraId="01BD7EA6" w14:textId="77777777" w:rsidR="00D31F38" w:rsidRPr="005A44CB" w:rsidRDefault="00D31F38" w:rsidP="00E35F1F">
            <w:pPr>
              <w:pStyle w:val="EngHang"/>
              <w:rPr>
                <w:szCs w:val="20"/>
              </w:rPr>
            </w:pPr>
            <w:r w:rsidRPr="005A44CB">
              <w:t>And the righteous and the just,</w:t>
            </w:r>
          </w:p>
          <w:p w14:paraId="5DB04B51" w14:textId="77777777" w:rsidR="00D31F38" w:rsidRPr="005A44CB" w:rsidRDefault="00D31F38" w:rsidP="00E35F1F">
            <w:pPr>
              <w:pStyle w:val="EngHangEnd"/>
              <w:rPr>
                <w:szCs w:val="20"/>
              </w:rPr>
            </w:pPr>
            <w:r w:rsidRPr="005A44CB">
              <w:t>That He may forgive us our sins.</w:t>
            </w:r>
          </w:p>
        </w:tc>
        <w:tc>
          <w:tcPr>
            <w:tcW w:w="288" w:type="dxa"/>
          </w:tcPr>
          <w:p w14:paraId="4F46584A" w14:textId="77777777" w:rsidR="00D31F38" w:rsidRDefault="00D31F38" w:rsidP="00E35F1F"/>
        </w:tc>
        <w:tc>
          <w:tcPr>
            <w:tcW w:w="288" w:type="dxa"/>
          </w:tcPr>
          <w:p w14:paraId="58B5F502" w14:textId="77777777" w:rsidR="00D31F38" w:rsidRDefault="00D31F38" w:rsidP="00E35F1F">
            <w:pPr>
              <w:pStyle w:val="CopticCross"/>
            </w:pPr>
            <w:r>
              <w:t>¿</w:t>
            </w:r>
          </w:p>
        </w:tc>
        <w:tc>
          <w:tcPr>
            <w:tcW w:w="3960" w:type="dxa"/>
          </w:tcPr>
          <w:p w14:paraId="57853DAB" w14:textId="77777777" w:rsidR="00D31F38" w:rsidRDefault="00D31F38" w:rsidP="00E35F1F">
            <w:pPr>
              <w:pStyle w:val="CopticVersemulti-line"/>
            </w:pPr>
            <w:r w:rsidRPr="00006239">
              <w:t>Ⲧⲱⲃϩ ⲙ̀Ⲡⲟ̅ⲥ̅ ⲉϩ̀ⲣⲏⲓ ⲉϫⲱⲛ</w:t>
            </w:r>
          </w:p>
          <w:p w14:paraId="2D9BB133" w14:textId="77777777" w:rsidR="00D31F38" w:rsidRDefault="00D31F38" w:rsidP="00E35F1F">
            <w:pPr>
              <w:pStyle w:val="CopticVersemulti-line"/>
            </w:pPr>
            <w:r w:rsidRPr="00006239">
              <w:t>ⲛⲓⲭⲟⲣⲟⲥ ⲛ̀ⲧⲉ ⲛⲓⲡ̀ⲣⲟⲫⲏⲧⲏⲥ</w:t>
            </w:r>
          </w:p>
          <w:p w14:paraId="48E9B078" w14:textId="77777777" w:rsidR="00D31F38" w:rsidRDefault="00D31F38" w:rsidP="00E35F1F">
            <w:pPr>
              <w:pStyle w:val="CopticVersemulti-line"/>
            </w:pPr>
            <w:r w:rsidRPr="00006239">
              <w:t>ⲛⲉⲙ ⲛⲓⲑⲙⲏⲓ ⲛⲉⲙ ⲛⲓⲇⲓⲕⲉⲟⲥ</w:t>
            </w:r>
          </w:p>
          <w:p w14:paraId="4823B540" w14:textId="77777777" w:rsidR="00D31F38" w:rsidRDefault="00D31F38" w:rsidP="00E35F1F">
            <w:pPr>
              <w:pStyle w:val="CopticVerse"/>
            </w:pPr>
            <w:r w:rsidRPr="00006239">
              <w:t>ⲛ̀ⲧⲉϥⲭⲁ ⲛⲉⲛⲛⲟⲃⲓ ⲛⲁⲛ ⲉⲃⲟⲗ</w:t>
            </w:r>
          </w:p>
        </w:tc>
      </w:tr>
    </w:tbl>
    <w:p w14:paraId="50152BA4"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16F4B49" w14:textId="77777777" w:rsidTr="00E35F1F">
        <w:trPr>
          <w:cantSplit/>
          <w:jc w:val="center"/>
        </w:trPr>
        <w:tc>
          <w:tcPr>
            <w:tcW w:w="288" w:type="dxa"/>
          </w:tcPr>
          <w:p w14:paraId="573822F8" w14:textId="77777777" w:rsidR="00D31F38" w:rsidRDefault="00D31F38" w:rsidP="00E35F1F">
            <w:pPr>
              <w:pStyle w:val="CopticCross"/>
            </w:pPr>
          </w:p>
        </w:tc>
        <w:tc>
          <w:tcPr>
            <w:tcW w:w="3960" w:type="dxa"/>
          </w:tcPr>
          <w:p w14:paraId="1FA26F9E" w14:textId="77777777" w:rsidR="00D31F38" w:rsidRPr="00006239" w:rsidRDefault="00D31F38" w:rsidP="00E35F1F">
            <w:pPr>
              <w:pStyle w:val="EngHang"/>
              <w:rPr>
                <w:szCs w:val="20"/>
              </w:rPr>
            </w:pPr>
            <w:r w:rsidRPr="00006239">
              <w:t>Intercede on our behalf,</w:t>
            </w:r>
          </w:p>
          <w:p w14:paraId="35A0CCFA" w14:textId="77777777" w:rsidR="00D31F38" w:rsidRPr="00006239" w:rsidRDefault="00D31F38" w:rsidP="00E35F1F">
            <w:pPr>
              <w:pStyle w:val="EngHang"/>
              <w:rPr>
                <w:szCs w:val="20"/>
              </w:rPr>
            </w:pPr>
            <w:r w:rsidRPr="00006239">
              <w:t>O fore-runner and baptizer,</w:t>
            </w:r>
          </w:p>
          <w:p w14:paraId="74E45EB8" w14:textId="77777777" w:rsidR="00D31F38" w:rsidRPr="00006239" w:rsidRDefault="00D31F38" w:rsidP="00E35F1F">
            <w:pPr>
              <w:pStyle w:val="EngHang"/>
              <w:rPr>
                <w:szCs w:val="20"/>
              </w:rPr>
            </w:pPr>
            <w:r w:rsidRPr="00006239">
              <w:t>John the Baptist,</w:t>
            </w:r>
          </w:p>
          <w:p w14:paraId="7812B91E" w14:textId="77777777" w:rsidR="00D31F38" w:rsidRDefault="00D31F38" w:rsidP="00E35F1F">
            <w:pPr>
              <w:pStyle w:val="EngHangEnd"/>
            </w:pPr>
            <w:r w:rsidRPr="00006239">
              <w:t>That He may forgive us our sins.</w:t>
            </w:r>
          </w:p>
        </w:tc>
        <w:tc>
          <w:tcPr>
            <w:tcW w:w="288" w:type="dxa"/>
          </w:tcPr>
          <w:p w14:paraId="0154B2E8" w14:textId="77777777" w:rsidR="00D31F38" w:rsidRDefault="00D31F38" w:rsidP="00E35F1F"/>
        </w:tc>
        <w:tc>
          <w:tcPr>
            <w:tcW w:w="288" w:type="dxa"/>
          </w:tcPr>
          <w:p w14:paraId="29601D43" w14:textId="77777777" w:rsidR="00D31F38" w:rsidRDefault="00D31F38" w:rsidP="00E35F1F">
            <w:pPr>
              <w:pStyle w:val="CopticCross"/>
            </w:pPr>
          </w:p>
        </w:tc>
        <w:tc>
          <w:tcPr>
            <w:tcW w:w="3960" w:type="dxa"/>
          </w:tcPr>
          <w:p w14:paraId="674F68E8" w14:textId="77777777" w:rsidR="00D31F38" w:rsidRDefault="00D31F38" w:rsidP="00E35F1F">
            <w:pPr>
              <w:pStyle w:val="CopticVersemulti-line"/>
            </w:pPr>
            <w:r w:rsidRPr="00EC5CBB">
              <w:t>Ⲁⲣⲓⲡⲣⲉⲥⲃⲉⲩⲓⲛ ⲉϩ̀ⲣⲏⲓ ⲉϫⲱⲛ</w:t>
            </w:r>
          </w:p>
          <w:p w14:paraId="6C788241" w14:textId="77777777" w:rsidR="00D31F38" w:rsidRDefault="00D31F38" w:rsidP="00E35F1F">
            <w:pPr>
              <w:pStyle w:val="CopticVersemulti-line"/>
            </w:pPr>
            <w:r w:rsidRPr="00EC5CBB">
              <w:t>ⲱ ⲡⲓⲡⲣⲟⲇⲣⲟⲙⲟⲥ ⲙ̀ⲃⲁⲡⲧⲓⲥⲧⲏⲥ</w:t>
            </w:r>
          </w:p>
          <w:p w14:paraId="6629E468" w14:textId="77777777" w:rsidR="00D31F38" w:rsidRDefault="00D31F38" w:rsidP="00E35F1F">
            <w:pPr>
              <w:pStyle w:val="CopticVersemulti-line"/>
            </w:pPr>
            <w:r w:rsidRPr="00EC5CBB">
              <w:t>Ⲓⲱ̅ⲁ̅ ⲡⲓⲣⲉϥϯⲱⲙⲥ</w:t>
            </w:r>
          </w:p>
          <w:p w14:paraId="702C6017" w14:textId="77777777" w:rsidR="00D31F38" w:rsidRDefault="00D31F38" w:rsidP="00E35F1F">
            <w:pPr>
              <w:pStyle w:val="CopticVerse"/>
            </w:pPr>
            <w:r w:rsidRPr="00EC5CBB">
              <w:t>ⲛ̀ⲧⲉϥⲭⲁ ⲛⲉⲛⲛⲟⲃⲓ ⲛⲁⲛ ⲉⲃⲟⲗ</w:t>
            </w:r>
            <w:r>
              <w:t>.</w:t>
            </w:r>
          </w:p>
        </w:tc>
      </w:tr>
      <w:tr w:rsidR="00D31F38" w14:paraId="61E62FF4" w14:textId="77777777" w:rsidTr="00E35F1F">
        <w:trPr>
          <w:cantSplit/>
          <w:jc w:val="center"/>
        </w:trPr>
        <w:tc>
          <w:tcPr>
            <w:tcW w:w="288" w:type="dxa"/>
          </w:tcPr>
          <w:p w14:paraId="55A83651" w14:textId="77777777" w:rsidR="00D31F38" w:rsidRDefault="00D31F38" w:rsidP="00E35F1F">
            <w:pPr>
              <w:pStyle w:val="CopticCross"/>
            </w:pPr>
            <w:r>
              <w:t>¿</w:t>
            </w:r>
          </w:p>
        </w:tc>
        <w:tc>
          <w:tcPr>
            <w:tcW w:w="3960" w:type="dxa"/>
          </w:tcPr>
          <w:p w14:paraId="31389293" w14:textId="77777777" w:rsidR="00D31F38" w:rsidRPr="00006239" w:rsidRDefault="00D31F38" w:rsidP="00E35F1F">
            <w:pPr>
              <w:pStyle w:val="EngHang"/>
              <w:rPr>
                <w:szCs w:val="20"/>
              </w:rPr>
            </w:pPr>
            <w:r w:rsidRPr="00006239">
              <w:t>Intercede on our behalf,</w:t>
            </w:r>
          </w:p>
          <w:p w14:paraId="625BE060" w14:textId="77777777" w:rsidR="00D31F38" w:rsidRPr="00006239" w:rsidRDefault="00D31F38" w:rsidP="00E35F1F">
            <w:pPr>
              <w:pStyle w:val="EngHang"/>
              <w:rPr>
                <w:szCs w:val="20"/>
              </w:rPr>
            </w:pPr>
            <w:r w:rsidRPr="00006239">
              <w:t>O One Hundred and Forty Four Thousand,</w:t>
            </w:r>
          </w:p>
          <w:p w14:paraId="79BBADF2" w14:textId="77777777" w:rsidR="00D31F38" w:rsidRPr="00006239" w:rsidRDefault="00D31F38" w:rsidP="00E35F1F">
            <w:pPr>
              <w:pStyle w:val="EngHang"/>
              <w:rPr>
                <w:szCs w:val="20"/>
              </w:rPr>
            </w:pPr>
            <w:r w:rsidRPr="00006239">
              <w:t>And the celibate Evangelist,</w:t>
            </w:r>
          </w:p>
          <w:p w14:paraId="300D0C69" w14:textId="77777777" w:rsidR="00D31F38" w:rsidRPr="00006239" w:rsidRDefault="00D31F38" w:rsidP="00E35F1F">
            <w:pPr>
              <w:pStyle w:val="EngHangEnd"/>
              <w:rPr>
                <w:szCs w:val="20"/>
              </w:rPr>
            </w:pPr>
            <w:r w:rsidRPr="00006239">
              <w:t>That He may forgive us our sins.</w:t>
            </w:r>
          </w:p>
        </w:tc>
        <w:tc>
          <w:tcPr>
            <w:tcW w:w="288" w:type="dxa"/>
          </w:tcPr>
          <w:p w14:paraId="7FA1D668" w14:textId="77777777" w:rsidR="00D31F38" w:rsidRDefault="00D31F38" w:rsidP="00E35F1F"/>
        </w:tc>
        <w:tc>
          <w:tcPr>
            <w:tcW w:w="288" w:type="dxa"/>
          </w:tcPr>
          <w:p w14:paraId="7EAB51CF" w14:textId="77777777" w:rsidR="00D31F38" w:rsidRDefault="00D31F38" w:rsidP="00E35F1F">
            <w:pPr>
              <w:pStyle w:val="CopticCross"/>
            </w:pPr>
            <w:r>
              <w:t>¿</w:t>
            </w:r>
          </w:p>
        </w:tc>
        <w:tc>
          <w:tcPr>
            <w:tcW w:w="3960" w:type="dxa"/>
          </w:tcPr>
          <w:p w14:paraId="0D6E601F" w14:textId="77777777" w:rsidR="00D31F38" w:rsidRDefault="00D31F38" w:rsidP="00E35F1F">
            <w:pPr>
              <w:pStyle w:val="CopticVersemulti-line"/>
            </w:pPr>
            <w:r w:rsidRPr="00EC5CBB">
              <w:t>Ⲁⲣⲓⲡⲣⲉⲥⲃⲉⲩⲓⲛ ⲉϩ̀ⲣⲏⲓ ⲉϫⲱⲛ</w:t>
            </w:r>
          </w:p>
          <w:p w14:paraId="5E6A4AB8" w14:textId="77777777" w:rsidR="00D31F38" w:rsidRDefault="00D31F38" w:rsidP="00E35F1F">
            <w:pPr>
              <w:pStyle w:val="CopticVersemulti-line"/>
            </w:pPr>
            <w:r w:rsidRPr="00EC5CBB">
              <w:t>ⲱ ⲡⲓϣⲉ-ϩ̀ⲙⲉϥ̀ⲧⲟⲩ ⲛ̀ϣⲟ</w:t>
            </w:r>
          </w:p>
          <w:p w14:paraId="2EC15D4C" w14:textId="77777777" w:rsidR="00D31F38" w:rsidRDefault="00D31F38" w:rsidP="00E35F1F">
            <w:pPr>
              <w:pStyle w:val="CopticVersemulti-line"/>
            </w:pPr>
            <w:r w:rsidRPr="00EC5CBB">
              <w:t xml:space="preserve">ⲛⲉⲙ ⲡⲓⲡⲁⲣⲑⲉⲛⲟⲥ ⲛ̀ⲉⲩⲁⲅⲅⲉⲗⲓⲥⲧⲏⲥ </w:t>
            </w:r>
          </w:p>
          <w:p w14:paraId="4B24E807" w14:textId="77777777" w:rsidR="00D31F38" w:rsidRDefault="00D31F38" w:rsidP="00E35F1F">
            <w:pPr>
              <w:pStyle w:val="CopticVerse"/>
            </w:pPr>
            <w:r w:rsidRPr="00EC5CBB">
              <w:t>ⲛ̀ⲧⲉϥⲭⲁ ⲛⲉⲛⲛⲟⲃⲓ ⲛⲁⲛ ⲉⲃⲟⲗ</w:t>
            </w:r>
            <w:r>
              <w:t>.</w:t>
            </w:r>
          </w:p>
        </w:tc>
      </w:tr>
      <w:tr w:rsidR="00D31F38" w14:paraId="66503CD8" w14:textId="77777777" w:rsidTr="00E35F1F">
        <w:trPr>
          <w:cantSplit/>
          <w:jc w:val="center"/>
        </w:trPr>
        <w:tc>
          <w:tcPr>
            <w:tcW w:w="288" w:type="dxa"/>
          </w:tcPr>
          <w:p w14:paraId="56CA948E" w14:textId="77777777" w:rsidR="00D31F38" w:rsidRDefault="00D31F38" w:rsidP="00E35F1F">
            <w:pPr>
              <w:pStyle w:val="CopticCross"/>
            </w:pPr>
          </w:p>
        </w:tc>
        <w:tc>
          <w:tcPr>
            <w:tcW w:w="3960" w:type="dxa"/>
          </w:tcPr>
          <w:p w14:paraId="34B20186" w14:textId="77777777" w:rsidR="00D31F38" w:rsidRPr="00006239" w:rsidRDefault="00D31F38" w:rsidP="00E35F1F">
            <w:pPr>
              <w:pStyle w:val="EngHang"/>
              <w:rPr>
                <w:szCs w:val="20"/>
              </w:rPr>
            </w:pPr>
            <w:r w:rsidRPr="00006239">
              <w:t>Pray to the Lord on our behalf,</w:t>
            </w:r>
          </w:p>
          <w:p w14:paraId="2BF147C6" w14:textId="77777777" w:rsidR="00D31F38" w:rsidRPr="00006239" w:rsidRDefault="00D31F38" w:rsidP="00E35F1F">
            <w:pPr>
              <w:pStyle w:val="EngHang"/>
              <w:rPr>
                <w:szCs w:val="20"/>
              </w:rPr>
            </w:pPr>
            <w:commentRangeStart w:id="520"/>
            <w:r w:rsidRPr="00006239">
              <w:t>My</w:t>
            </w:r>
            <w:commentRangeEnd w:id="520"/>
            <w:r>
              <w:rPr>
                <w:rStyle w:val="CommentReference"/>
                <w:rFonts w:eastAsiaTheme="minorHAnsi" w:cstheme="minorBidi"/>
                <w:color w:val="auto"/>
                <w:lang w:val="en-CA"/>
              </w:rPr>
              <w:commentReference w:id="520"/>
            </w:r>
            <w:r w:rsidRPr="00006239">
              <w:t xml:space="preserve"> lords and fathers, the Apostles,</w:t>
            </w:r>
          </w:p>
          <w:p w14:paraId="625B4574" w14:textId="77777777" w:rsidR="00D31F38" w:rsidRPr="00006239" w:rsidRDefault="00D31F38" w:rsidP="00E35F1F">
            <w:pPr>
              <w:pStyle w:val="EngHang"/>
              <w:rPr>
                <w:szCs w:val="20"/>
              </w:rPr>
            </w:pPr>
            <w:r w:rsidRPr="00006239">
              <w:t>And the rest of the Disciples,</w:t>
            </w:r>
          </w:p>
          <w:p w14:paraId="62845AC4" w14:textId="77777777" w:rsidR="00D31F38" w:rsidRPr="00006239" w:rsidRDefault="00D31F38" w:rsidP="00E35F1F">
            <w:pPr>
              <w:pStyle w:val="EngHangEnd"/>
              <w:rPr>
                <w:szCs w:val="20"/>
              </w:rPr>
            </w:pPr>
            <w:r w:rsidRPr="00006239">
              <w:t>That He may forgive us our sins.</w:t>
            </w:r>
          </w:p>
        </w:tc>
        <w:tc>
          <w:tcPr>
            <w:tcW w:w="288" w:type="dxa"/>
          </w:tcPr>
          <w:p w14:paraId="0A9AF310" w14:textId="77777777" w:rsidR="00D31F38" w:rsidRDefault="00D31F38" w:rsidP="00E35F1F"/>
        </w:tc>
        <w:tc>
          <w:tcPr>
            <w:tcW w:w="288" w:type="dxa"/>
          </w:tcPr>
          <w:p w14:paraId="756B68D4" w14:textId="77777777" w:rsidR="00D31F38" w:rsidRDefault="00D31F38" w:rsidP="00E35F1F">
            <w:pPr>
              <w:pStyle w:val="CopticCross"/>
            </w:pPr>
          </w:p>
        </w:tc>
        <w:tc>
          <w:tcPr>
            <w:tcW w:w="3960" w:type="dxa"/>
          </w:tcPr>
          <w:p w14:paraId="34A179D0" w14:textId="77777777" w:rsidR="00D31F38" w:rsidRDefault="00D31F38" w:rsidP="00E35F1F">
            <w:pPr>
              <w:pStyle w:val="CopticVersemulti-line"/>
            </w:pPr>
            <w:r w:rsidRPr="00EC5CBB">
              <w:t>Ⲧⲱⲃϩ ⲙ̀Ⲡⲟ̅ⲥ̅ ⲉϩ̀ⲣⲏⲓ ⲉϫⲱⲛ</w:t>
            </w:r>
          </w:p>
          <w:p w14:paraId="31CAF083" w14:textId="77777777" w:rsidR="00D31F38" w:rsidRDefault="00D31F38" w:rsidP="00E35F1F">
            <w:pPr>
              <w:pStyle w:val="CopticVersemulti-line"/>
            </w:pPr>
            <w:r w:rsidRPr="00EC5CBB">
              <w:t>ⲛⲁⲟ̅ⲥ̅ ⲛ̀ⲓⲟϯ ⲛ̀ⲁⲡⲟⲥⲧⲟⲗⲟⲥ</w:t>
            </w:r>
          </w:p>
          <w:p w14:paraId="5179A429" w14:textId="77777777" w:rsidR="00D31F38" w:rsidRDefault="00D31F38" w:rsidP="00E35F1F">
            <w:pPr>
              <w:pStyle w:val="CopticVersemulti-line"/>
            </w:pPr>
            <w:r w:rsidRPr="00EC5CBB">
              <w:t>ⲛⲉⲙ ⲡ̀ⲥⲉⲡⲓ ⲛ̀ⲧⲉ ⲛⲓⲙⲁⲑⲏⲧⲏⲥ</w:t>
            </w:r>
          </w:p>
          <w:p w14:paraId="429B992D" w14:textId="77777777" w:rsidR="00D31F38" w:rsidRDefault="00D31F38" w:rsidP="00E35F1F">
            <w:pPr>
              <w:pStyle w:val="CopticVerse"/>
            </w:pPr>
            <w:r w:rsidRPr="00EC5CBB">
              <w:t>ⲛ̀ⲧⲉϥⲭⲁ ⲛⲉⲛⲛⲟⲃⲓ ⲛⲁⲛ ⲉⲃⲟⲗ</w:t>
            </w:r>
            <w:r>
              <w:t>.</w:t>
            </w:r>
          </w:p>
        </w:tc>
      </w:tr>
      <w:tr w:rsidR="00D31F38" w14:paraId="5A23DF69" w14:textId="77777777" w:rsidTr="00E35F1F">
        <w:trPr>
          <w:cantSplit/>
          <w:jc w:val="center"/>
        </w:trPr>
        <w:tc>
          <w:tcPr>
            <w:tcW w:w="288" w:type="dxa"/>
          </w:tcPr>
          <w:p w14:paraId="2F3B2115" w14:textId="77777777" w:rsidR="00D31F38" w:rsidRDefault="00D31F38" w:rsidP="00E35F1F">
            <w:pPr>
              <w:pStyle w:val="CopticCross"/>
            </w:pPr>
            <w:r>
              <w:t>¿</w:t>
            </w:r>
          </w:p>
        </w:tc>
        <w:tc>
          <w:tcPr>
            <w:tcW w:w="3960" w:type="dxa"/>
          </w:tcPr>
          <w:p w14:paraId="0A70EAB7" w14:textId="77777777" w:rsidR="00D31F38" w:rsidRPr="00006239" w:rsidRDefault="00D31F38" w:rsidP="00E35F1F">
            <w:pPr>
              <w:pStyle w:val="EngHang"/>
              <w:rPr>
                <w:szCs w:val="20"/>
              </w:rPr>
            </w:pPr>
            <w:r w:rsidRPr="00006239">
              <w:t>Pray to the Lord on our behalf,</w:t>
            </w:r>
          </w:p>
          <w:p w14:paraId="28E917EB" w14:textId="77777777" w:rsidR="00D31F38" w:rsidRPr="00006239" w:rsidRDefault="00D31F38" w:rsidP="00E35F1F">
            <w:pPr>
              <w:pStyle w:val="EngHang"/>
              <w:rPr>
                <w:szCs w:val="20"/>
              </w:rPr>
            </w:pPr>
            <w:r w:rsidRPr="00006239">
              <w:t>O blessed archdeacon,</w:t>
            </w:r>
          </w:p>
          <w:p w14:paraId="11475702" w14:textId="77777777" w:rsidR="00D31F38" w:rsidRPr="00006239" w:rsidRDefault="00D31F38" w:rsidP="00E35F1F">
            <w:pPr>
              <w:pStyle w:val="EngHang"/>
              <w:rPr>
                <w:szCs w:val="20"/>
              </w:rPr>
            </w:pPr>
            <w:r w:rsidRPr="00006239">
              <w:t>Stephen the First Martyr,</w:t>
            </w:r>
          </w:p>
          <w:p w14:paraId="78E1A9E3" w14:textId="77777777" w:rsidR="00D31F38" w:rsidRDefault="00D31F38" w:rsidP="00E35F1F">
            <w:pPr>
              <w:pStyle w:val="EngHangEnd"/>
            </w:pPr>
            <w:r w:rsidRPr="00006239">
              <w:t>That He may forgive us our sins.</w:t>
            </w:r>
          </w:p>
        </w:tc>
        <w:tc>
          <w:tcPr>
            <w:tcW w:w="288" w:type="dxa"/>
          </w:tcPr>
          <w:p w14:paraId="043F5238" w14:textId="77777777" w:rsidR="00D31F38" w:rsidRDefault="00D31F38" w:rsidP="00E35F1F"/>
        </w:tc>
        <w:tc>
          <w:tcPr>
            <w:tcW w:w="288" w:type="dxa"/>
          </w:tcPr>
          <w:p w14:paraId="0C41DF6D" w14:textId="77777777" w:rsidR="00D31F38" w:rsidRDefault="00D31F38" w:rsidP="00E35F1F">
            <w:pPr>
              <w:pStyle w:val="CopticCross"/>
            </w:pPr>
            <w:r>
              <w:t>¿</w:t>
            </w:r>
          </w:p>
        </w:tc>
        <w:tc>
          <w:tcPr>
            <w:tcW w:w="3960" w:type="dxa"/>
          </w:tcPr>
          <w:p w14:paraId="56250B19" w14:textId="77777777" w:rsidR="00D31F38" w:rsidRDefault="00D31F38" w:rsidP="00E35F1F">
            <w:pPr>
              <w:pStyle w:val="CopticVersemulti-line"/>
            </w:pPr>
            <w:r w:rsidRPr="00EC5CBB">
              <w:t xml:space="preserve">Ⲧⲱⲃϩ ⲙ̀Ⲡⲟ̅ⲥ̅ ⲉϩ̀ⲣⲏⲓ ⲉϫⲱⲛ </w:t>
            </w:r>
          </w:p>
          <w:p w14:paraId="6627A841" w14:textId="77777777" w:rsidR="00D31F38" w:rsidRDefault="00D31F38" w:rsidP="00E35F1F">
            <w:pPr>
              <w:pStyle w:val="CopticVersemulti-line"/>
            </w:pPr>
            <w:r w:rsidRPr="00EC5CBB">
              <w:t>ⲡⲓⲁⲣⲭⲏⲇⲓⲁⲕⲱⲛ ⲉⲧⲥ̀ⲙⲁⲣⲱⲟⲩⲧ</w:t>
            </w:r>
          </w:p>
          <w:p w14:paraId="1A6EAE37" w14:textId="77777777" w:rsidR="00D31F38" w:rsidRDefault="00D31F38" w:rsidP="00E35F1F">
            <w:pPr>
              <w:pStyle w:val="CopticVersemulti-line"/>
            </w:pPr>
            <w:r w:rsidRPr="00EC5CBB">
              <w:t>Ⲥⲧⲉⲫⲁⲛⲟⲥ ⲡⲓϣⲟⲣⲡ ⲙ̀⳥</w:t>
            </w:r>
          </w:p>
          <w:p w14:paraId="231E3D56" w14:textId="77777777" w:rsidR="00D31F38" w:rsidRDefault="00D31F38" w:rsidP="00E35F1F">
            <w:pPr>
              <w:pStyle w:val="CopticVerse"/>
            </w:pPr>
            <w:r w:rsidRPr="00EC5CBB">
              <w:t>ⲛ̀ⲧⲉϥⲭⲁ ⲛⲉⲛⲛⲟⲃⲓ ⲛⲁⲛ ⲉⲃⲟⲗ</w:t>
            </w:r>
            <w:r>
              <w:t>.</w:t>
            </w:r>
          </w:p>
        </w:tc>
      </w:tr>
      <w:tr w:rsidR="00D31F38" w14:paraId="560AD08E" w14:textId="77777777" w:rsidTr="00E35F1F">
        <w:trPr>
          <w:cantSplit/>
          <w:jc w:val="center"/>
        </w:trPr>
        <w:tc>
          <w:tcPr>
            <w:tcW w:w="288" w:type="dxa"/>
          </w:tcPr>
          <w:p w14:paraId="2D3EB0D0" w14:textId="77777777" w:rsidR="00D31F38" w:rsidRDefault="00D31F38" w:rsidP="00E35F1F">
            <w:pPr>
              <w:pStyle w:val="CopticCross"/>
            </w:pPr>
          </w:p>
        </w:tc>
        <w:tc>
          <w:tcPr>
            <w:tcW w:w="3960" w:type="dxa"/>
          </w:tcPr>
          <w:p w14:paraId="5911E418" w14:textId="77777777" w:rsidR="00D31F38" w:rsidRPr="00006239" w:rsidRDefault="00D31F38" w:rsidP="00E35F1F">
            <w:pPr>
              <w:pStyle w:val="EngHang"/>
              <w:rPr>
                <w:szCs w:val="20"/>
              </w:rPr>
            </w:pPr>
            <w:r w:rsidRPr="00006239">
              <w:t>Pray to the Lord on our behalf,</w:t>
            </w:r>
          </w:p>
          <w:p w14:paraId="1E683FF7" w14:textId="77777777" w:rsidR="00D31F38" w:rsidRPr="00006239" w:rsidRDefault="00D31F38" w:rsidP="00E35F1F">
            <w:pPr>
              <w:pStyle w:val="EngHang"/>
              <w:rPr>
                <w:szCs w:val="20"/>
              </w:rPr>
            </w:pPr>
            <w:r w:rsidRPr="00006239">
              <w:t xml:space="preserve">O </w:t>
            </w:r>
            <w:r>
              <w:t xml:space="preserve">Beholder of God, the </w:t>
            </w:r>
            <w:r w:rsidRPr="00006239">
              <w:t>Evangelist,</w:t>
            </w:r>
          </w:p>
          <w:p w14:paraId="206AB901" w14:textId="77777777" w:rsidR="00D31F38" w:rsidRPr="00006239" w:rsidRDefault="00D31F38" w:rsidP="00E35F1F">
            <w:pPr>
              <w:pStyle w:val="EngHang"/>
              <w:rPr>
                <w:szCs w:val="20"/>
              </w:rPr>
            </w:pPr>
            <w:r w:rsidRPr="00006239">
              <w:t>Mark the Apostle,</w:t>
            </w:r>
          </w:p>
          <w:p w14:paraId="39481FC6" w14:textId="77777777" w:rsidR="00D31F38" w:rsidRDefault="00D31F38" w:rsidP="00E35F1F">
            <w:pPr>
              <w:pStyle w:val="EngHangEnd"/>
            </w:pPr>
            <w:r w:rsidRPr="00006239">
              <w:t>That He may forgive us our sins.</w:t>
            </w:r>
          </w:p>
        </w:tc>
        <w:tc>
          <w:tcPr>
            <w:tcW w:w="288" w:type="dxa"/>
          </w:tcPr>
          <w:p w14:paraId="1EF7C28D" w14:textId="77777777" w:rsidR="00D31F38" w:rsidRDefault="00D31F38" w:rsidP="00E35F1F"/>
        </w:tc>
        <w:tc>
          <w:tcPr>
            <w:tcW w:w="288" w:type="dxa"/>
          </w:tcPr>
          <w:p w14:paraId="21EF69F9" w14:textId="77777777" w:rsidR="00D31F38" w:rsidRDefault="00D31F38" w:rsidP="00E35F1F">
            <w:pPr>
              <w:pStyle w:val="CopticCross"/>
            </w:pPr>
          </w:p>
        </w:tc>
        <w:tc>
          <w:tcPr>
            <w:tcW w:w="3960" w:type="dxa"/>
          </w:tcPr>
          <w:p w14:paraId="78C14B9F" w14:textId="77777777" w:rsidR="00D31F38" w:rsidRDefault="00D31F38" w:rsidP="00E35F1F">
            <w:pPr>
              <w:pStyle w:val="CopticVersemulti-line"/>
            </w:pPr>
            <w:r w:rsidRPr="00EC5CBB">
              <w:t>Ⲧⲱⲃϩ ⲙ̀Ⲡⲟ̅ⲥ̅ ⲉϩ̀ⲣⲏⲓ ⲉϫⲱⲛ</w:t>
            </w:r>
          </w:p>
          <w:p w14:paraId="2A7F0E9F" w14:textId="77777777" w:rsidR="00D31F38" w:rsidRDefault="00D31F38" w:rsidP="00E35F1F">
            <w:pPr>
              <w:pStyle w:val="CopticVersemulti-line"/>
            </w:pPr>
            <w:r w:rsidRPr="00EC5CBB">
              <w:t>ⲡⲓⲑⲉⲱⲣⲓⲙⲟⲥ ⲛ̀ⲉⲩⲁⲅⲅⲉⲗⲓⲥⲧⲏⲥ</w:t>
            </w:r>
          </w:p>
          <w:p w14:paraId="6760A6FA" w14:textId="77777777" w:rsidR="00D31F38" w:rsidRDefault="00D31F38" w:rsidP="00E35F1F">
            <w:pPr>
              <w:pStyle w:val="CopticVersemulti-line"/>
            </w:pPr>
            <w:r w:rsidRPr="00EC5CBB">
              <w:t>Ⲙⲁⲣⲕⲟⲥ ⲡⲓⲁⲡⲟⲥⲧⲟⲗⲟⲥ</w:t>
            </w:r>
          </w:p>
          <w:p w14:paraId="01F2AE06" w14:textId="77777777" w:rsidR="00D31F38" w:rsidRDefault="00D31F38" w:rsidP="00E35F1F">
            <w:pPr>
              <w:pStyle w:val="CopticVerse"/>
            </w:pPr>
            <w:r w:rsidRPr="00EC5CBB">
              <w:t>ⲛ̀ⲧⲉϥⲭⲁ ⲛⲉⲛⲛⲟⲃⲓ ⲛⲁⲛ ⲉⲃⲟⲗ</w:t>
            </w:r>
            <w:r>
              <w:t>.</w:t>
            </w:r>
          </w:p>
        </w:tc>
      </w:tr>
      <w:tr w:rsidR="00D31F38" w14:paraId="36213F7D" w14:textId="77777777" w:rsidTr="00E35F1F">
        <w:trPr>
          <w:cantSplit/>
          <w:jc w:val="center"/>
        </w:trPr>
        <w:tc>
          <w:tcPr>
            <w:tcW w:w="288" w:type="dxa"/>
          </w:tcPr>
          <w:p w14:paraId="77EFB027" w14:textId="77777777" w:rsidR="00D31F38" w:rsidRDefault="00D31F38" w:rsidP="00E35F1F">
            <w:pPr>
              <w:pStyle w:val="CopticCross"/>
            </w:pPr>
            <w:r>
              <w:t>¿</w:t>
            </w:r>
          </w:p>
        </w:tc>
        <w:tc>
          <w:tcPr>
            <w:tcW w:w="3960" w:type="dxa"/>
          </w:tcPr>
          <w:p w14:paraId="4145AD79" w14:textId="77777777" w:rsidR="00D31F38" w:rsidRPr="00006239" w:rsidRDefault="00D31F38" w:rsidP="00E35F1F">
            <w:pPr>
              <w:pStyle w:val="EngHang"/>
              <w:rPr>
                <w:szCs w:val="20"/>
              </w:rPr>
            </w:pPr>
            <w:r w:rsidRPr="00006239">
              <w:t>Pray to the Lord on our behalf,</w:t>
            </w:r>
          </w:p>
          <w:p w14:paraId="291CC49D" w14:textId="77777777" w:rsidR="00D31F38" w:rsidRPr="00006239" w:rsidRDefault="00D31F38" w:rsidP="00E35F1F">
            <w:pPr>
              <w:pStyle w:val="EngHang"/>
              <w:rPr>
                <w:szCs w:val="20"/>
              </w:rPr>
            </w:pPr>
            <w:r>
              <w:t>O struggle-bearer the martyr,</w:t>
            </w:r>
          </w:p>
          <w:p w14:paraId="4FAF83B7" w14:textId="77777777" w:rsidR="00D31F38" w:rsidRPr="00006239" w:rsidRDefault="00D31F38" w:rsidP="00E35F1F">
            <w:pPr>
              <w:pStyle w:val="EngHang"/>
              <w:rPr>
                <w:szCs w:val="20"/>
              </w:rPr>
            </w:pPr>
            <w:r w:rsidRPr="00006239">
              <w:t>My lord the prince, George,</w:t>
            </w:r>
          </w:p>
          <w:p w14:paraId="1B5CE4AA" w14:textId="77777777" w:rsidR="00D31F38" w:rsidRDefault="00D31F38" w:rsidP="00E35F1F">
            <w:pPr>
              <w:pStyle w:val="EngHangEnd"/>
            </w:pPr>
            <w:r w:rsidRPr="00006239">
              <w:t>That He may forgive us our sins.</w:t>
            </w:r>
          </w:p>
        </w:tc>
        <w:tc>
          <w:tcPr>
            <w:tcW w:w="288" w:type="dxa"/>
          </w:tcPr>
          <w:p w14:paraId="55BD17C9" w14:textId="77777777" w:rsidR="00D31F38" w:rsidRDefault="00D31F38" w:rsidP="00E35F1F"/>
        </w:tc>
        <w:tc>
          <w:tcPr>
            <w:tcW w:w="288" w:type="dxa"/>
          </w:tcPr>
          <w:p w14:paraId="5246658A" w14:textId="77777777" w:rsidR="00D31F38" w:rsidRDefault="00D31F38" w:rsidP="00E35F1F">
            <w:pPr>
              <w:pStyle w:val="CopticCross"/>
            </w:pPr>
            <w:r>
              <w:t>¿</w:t>
            </w:r>
          </w:p>
        </w:tc>
        <w:tc>
          <w:tcPr>
            <w:tcW w:w="3960" w:type="dxa"/>
          </w:tcPr>
          <w:p w14:paraId="71B25212" w14:textId="77777777" w:rsidR="00D31F38" w:rsidRDefault="00D31F38" w:rsidP="00E35F1F">
            <w:pPr>
              <w:pStyle w:val="CopticVersemulti-line"/>
            </w:pPr>
            <w:r>
              <w:t>Ⲧⲱⲃϩ ⲙ̀Ⲡⲟ̅ⲥ̅ ⲉϩ̀ⲣⲏⲓ ⲉϫⲱⲛ</w:t>
            </w:r>
          </w:p>
          <w:p w14:paraId="61036ECE" w14:textId="77777777" w:rsidR="00D31F38" w:rsidRDefault="00D31F38" w:rsidP="00E35F1F">
            <w:pPr>
              <w:pStyle w:val="CopticVersemulti-line"/>
            </w:pPr>
            <w:r>
              <w:t>ⲡⲓⲁⲑⲗⲟⲫⲟⲣⲟⲥ ⲙ̀⳥</w:t>
            </w:r>
          </w:p>
          <w:p w14:paraId="5BBEAED3" w14:textId="77777777" w:rsidR="00D31F38" w:rsidRDefault="00D31F38" w:rsidP="00E35F1F">
            <w:pPr>
              <w:pStyle w:val="CopticVersemulti-line"/>
            </w:pPr>
            <w:r>
              <w:t>ⲡⲁⲟ̅ⲥ̅ ⲡ̀ⲟⲩⲣⲟ Ⲅⲉⲱⲣⲅⲓⲟⲥ</w:t>
            </w:r>
          </w:p>
          <w:p w14:paraId="3D45B443" w14:textId="77777777" w:rsidR="00D31F38" w:rsidRDefault="00D31F38" w:rsidP="00E35F1F">
            <w:pPr>
              <w:pStyle w:val="CopticVerse"/>
            </w:pPr>
            <w:r>
              <w:t>ⲛ̀ⲧⲉϥⲭⲁ ⲛⲉⲛⲛⲟⲃⲓ ⲛⲁⲛ ⲉⲃⲟⲗ.</w:t>
            </w:r>
          </w:p>
        </w:tc>
      </w:tr>
      <w:tr w:rsidR="00D31F38" w14:paraId="01C7A209" w14:textId="77777777" w:rsidTr="00E35F1F">
        <w:trPr>
          <w:cantSplit/>
          <w:jc w:val="center"/>
        </w:trPr>
        <w:tc>
          <w:tcPr>
            <w:tcW w:w="288" w:type="dxa"/>
          </w:tcPr>
          <w:p w14:paraId="348D6D63" w14:textId="77777777" w:rsidR="00D31F38" w:rsidRDefault="00D31F38" w:rsidP="00E35F1F">
            <w:pPr>
              <w:pStyle w:val="CopticCross"/>
            </w:pPr>
          </w:p>
        </w:tc>
        <w:tc>
          <w:tcPr>
            <w:tcW w:w="3960" w:type="dxa"/>
          </w:tcPr>
          <w:p w14:paraId="30AA33AD" w14:textId="77777777" w:rsidR="00D31F38" w:rsidRPr="00006239" w:rsidRDefault="00D31F38" w:rsidP="00E35F1F">
            <w:pPr>
              <w:pStyle w:val="EngHang"/>
              <w:rPr>
                <w:szCs w:val="20"/>
              </w:rPr>
            </w:pPr>
            <w:r w:rsidRPr="00006239">
              <w:t>Pray to the Lord on our behalf,</w:t>
            </w:r>
          </w:p>
          <w:p w14:paraId="0C8D3CFB" w14:textId="77777777" w:rsidR="00D31F38" w:rsidRPr="00006239" w:rsidRDefault="00D31F38" w:rsidP="00E35F1F">
            <w:pPr>
              <w:pStyle w:val="EngHang"/>
              <w:rPr>
                <w:szCs w:val="20"/>
              </w:rPr>
            </w:pPr>
            <w:r w:rsidRPr="00006239">
              <w:t>Philopater Mercurius,</w:t>
            </w:r>
          </w:p>
          <w:p w14:paraId="21692774" w14:textId="77777777" w:rsidR="00D31F38" w:rsidRPr="00006239" w:rsidRDefault="00D31F38" w:rsidP="00E35F1F">
            <w:pPr>
              <w:pStyle w:val="EngHang"/>
              <w:rPr>
                <w:szCs w:val="20"/>
              </w:rPr>
            </w:pPr>
            <w:r>
              <w:t>Abba Me</w:t>
            </w:r>
            <w:r w:rsidRPr="00006239">
              <w:t>na and Abba Victor,</w:t>
            </w:r>
          </w:p>
          <w:p w14:paraId="5A1B3E71" w14:textId="77777777" w:rsidR="00D31F38" w:rsidRPr="00006239" w:rsidRDefault="00D31F38" w:rsidP="00E35F1F">
            <w:pPr>
              <w:pStyle w:val="EngHangEnd"/>
            </w:pPr>
            <w:r w:rsidRPr="00006239">
              <w:t>That He may forgive us our sins.</w:t>
            </w:r>
          </w:p>
        </w:tc>
        <w:tc>
          <w:tcPr>
            <w:tcW w:w="288" w:type="dxa"/>
          </w:tcPr>
          <w:p w14:paraId="623762D2" w14:textId="77777777" w:rsidR="00D31F38" w:rsidRDefault="00D31F38" w:rsidP="00E35F1F"/>
        </w:tc>
        <w:tc>
          <w:tcPr>
            <w:tcW w:w="288" w:type="dxa"/>
          </w:tcPr>
          <w:p w14:paraId="01D6F01A" w14:textId="77777777" w:rsidR="00D31F38" w:rsidRDefault="00D31F38" w:rsidP="00E35F1F">
            <w:pPr>
              <w:pStyle w:val="CopticCross"/>
            </w:pPr>
          </w:p>
        </w:tc>
        <w:tc>
          <w:tcPr>
            <w:tcW w:w="3960" w:type="dxa"/>
          </w:tcPr>
          <w:p w14:paraId="2DC5D8CF" w14:textId="77777777" w:rsidR="00D31F38" w:rsidRDefault="00D31F38" w:rsidP="00E35F1F">
            <w:pPr>
              <w:pStyle w:val="CopticVersemulti-line"/>
            </w:pPr>
            <w:r w:rsidRPr="00EC5CBB">
              <w:t>Ⲧⲱⲃϩ ⲙ̀Ⲡⲟ̅ⲥ̅ ⲉϩ̀ⲣⲏⲓ ⲉϫⲱⲛ</w:t>
            </w:r>
          </w:p>
          <w:p w14:paraId="1A1B3BFE" w14:textId="77777777" w:rsidR="00D31F38" w:rsidRDefault="00D31F38" w:rsidP="00E35F1F">
            <w:pPr>
              <w:pStyle w:val="CopticVersemulti-line"/>
            </w:pPr>
            <w:r w:rsidRPr="00EC5CBB">
              <w:t>Ⲫⲓⲗⲟⲡⲁⲧⲏⲣ Ⲙⲉⲣⲕⲟⲩⲣⲓⲟⲥ</w:t>
            </w:r>
          </w:p>
          <w:p w14:paraId="21D951FF" w14:textId="77777777" w:rsidR="00D31F38" w:rsidRDefault="00D31F38" w:rsidP="00E35F1F">
            <w:pPr>
              <w:pStyle w:val="CopticVersemulti-line"/>
            </w:pPr>
            <w:r w:rsidRPr="00EC5CBB">
              <w:t xml:space="preserve">ⲛⲉⲙ ⲁⲡⲁ Ⲙⲏⲛⲁ ⲛⲉⲙ ⲁⲡⲁ Ⲃⲓⲕⲧⲱⲣ </w:t>
            </w:r>
          </w:p>
          <w:p w14:paraId="292B6B7F" w14:textId="77777777" w:rsidR="00D31F38" w:rsidRDefault="00D31F38" w:rsidP="00E35F1F">
            <w:pPr>
              <w:pStyle w:val="CopticVerse"/>
            </w:pPr>
            <w:r w:rsidRPr="00EC5CBB">
              <w:t>ⲛ̀ⲧⲉϥⲭⲁ ⲛⲉⲛⲛⲟⲃⲓ ⲛⲁⲛ ⲉⲃⲟⲗ</w:t>
            </w:r>
            <w:r>
              <w:t>.</w:t>
            </w:r>
          </w:p>
        </w:tc>
      </w:tr>
      <w:tr w:rsidR="00D31F38" w14:paraId="46954AE0" w14:textId="77777777" w:rsidTr="00E35F1F">
        <w:trPr>
          <w:cantSplit/>
          <w:jc w:val="center"/>
        </w:trPr>
        <w:tc>
          <w:tcPr>
            <w:tcW w:w="288" w:type="dxa"/>
          </w:tcPr>
          <w:p w14:paraId="629FDDE7" w14:textId="77777777" w:rsidR="00D31F38" w:rsidRDefault="00D31F38" w:rsidP="00E35F1F">
            <w:pPr>
              <w:pStyle w:val="CopticCross"/>
            </w:pPr>
            <w:r>
              <w:t>¿</w:t>
            </w:r>
          </w:p>
        </w:tc>
        <w:tc>
          <w:tcPr>
            <w:tcW w:w="3960" w:type="dxa"/>
          </w:tcPr>
          <w:p w14:paraId="2A10CE53" w14:textId="77777777" w:rsidR="00D31F38" w:rsidRPr="00006239" w:rsidRDefault="00D31F38" w:rsidP="00E35F1F">
            <w:pPr>
              <w:pStyle w:val="EngHang"/>
              <w:rPr>
                <w:szCs w:val="20"/>
              </w:rPr>
            </w:pPr>
            <w:r w:rsidRPr="00006239">
              <w:t>Pray to the Lord on our behalf,</w:t>
            </w:r>
          </w:p>
          <w:p w14:paraId="61C803BE" w14:textId="77777777" w:rsidR="00D31F38" w:rsidRPr="00006239" w:rsidRDefault="00D31F38" w:rsidP="00E35F1F">
            <w:pPr>
              <w:pStyle w:val="EngHang"/>
              <w:rPr>
                <w:szCs w:val="20"/>
              </w:rPr>
            </w:pPr>
            <w:r w:rsidRPr="00006239">
              <w:t>O choir of the martyrs,</w:t>
            </w:r>
          </w:p>
          <w:p w14:paraId="514475B3" w14:textId="77777777" w:rsidR="00D31F38" w:rsidRPr="00006239" w:rsidRDefault="00D31F38" w:rsidP="00E35F1F">
            <w:pPr>
              <w:pStyle w:val="EngHang"/>
              <w:rPr>
                <w:szCs w:val="20"/>
              </w:rPr>
            </w:pPr>
            <w:r w:rsidRPr="00006239">
              <w:t>Who suffered for the sake of Christ,</w:t>
            </w:r>
          </w:p>
          <w:p w14:paraId="4A644086" w14:textId="77777777" w:rsidR="00D31F38" w:rsidRPr="00006239" w:rsidRDefault="00D31F38" w:rsidP="00E35F1F">
            <w:pPr>
              <w:pStyle w:val="EngHangEnd"/>
            </w:pPr>
            <w:r w:rsidRPr="00006239">
              <w:t>That He may forgive us our sins.</w:t>
            </w:r>
          </w:p>
        </w:tc>
        <w:tc>
          <w:tcPr>
            <w:tcW w:w="288" w:type="dxa"/>
          </w:tcPr>
          <w:p w14:paraId="030C2F1F" w14:textId="77777777" w:rsidR="00D31F38" w:rsidRDefault="00D31F38" w:rsidP="00E35F1F"/>
        </w:tc>
        <w:tc>
          <w:tcPr>
            <w:tcW w:w="288" w:type="dxa"/>
          </w:tcPr>
          <w:p w14:paraId="057874F5" w14:textId="77777777" w:rsidR="00D31F38" w:rsidRDefault="00D31F38" w:rsidP="00E35F1F">
            <w:pPr>
              <w:pStyle w:val="CopticCross"/>
            </w:pPr>
            <w:r>
              <w:t>¿</w:t>
            </w:r>
          </w:p>
        </w:tc>
        <w:tc>
          <w:tcPr>
            <w:tcW w:w="3960" w:type="dxa"/>
          </w:tcPr>
          <w:p w14:paraId="792B936D" w14:textId="77777777" w:rsidR="00D31F38" w:rsidRDefault="00D31F38" w:rsidP="00E35F1F">
            <w:pPr>
              <w:pStyle w:val="CopticVersemulti-line"/>
            </w:pPr>
            <w:r>
              <w:t>Ⲧⲱⲃϩ ⲙ̀Ⲡⲟ̅ⲥ̅ ⲉϩ̀ⲣⲏⲓ ⲉϫⲱⲛ</w:t>
            </w:r>
          </w:p>
          <w:p w14:paraId="17C3A4D1" w14:textId="77777777" w:rsidR="00D31F38" w:rsidRDefault="00D31F38" w:rsidP="00E35F1F">
            <w:pPr>
              <w:pStyle w:val="CopticVersemulti-line"/>
            </w:pPr>
            <w:r>
              <w:t>ⲛⲓⲭⲟⲣⲟⲥ ⲛ̀ⲧⲉ ⲛⲓ⳥</w:t>
            </w:r>
          </w:p>
          <w:p w14:paraId="4796A397" w14:textId="77777777" w:rsidR="00D31F38" w:rsidRDefault="00D31F38" w:rsidP="00E35F1F">
            <w:pPr>
              <w:pStyle w:val="CopticVersemulti-line"/>
            </w:pPr>
            <w:r>
              <w:t>ⲉⲧⲁⲩϣⲉⲡⲙ̀ⲕⲁϩ ⲉⲑⲃⲉ Ⲡⲭ̅ⲥ̅</w:t>
            </w:r>
          </w:p>
          <w:p w14:paraId="790EC480" w14:textId="77777777" w:rsidR="00D31F38" w:rsidRDefault="00D31F38" w:rsidP="00E35F1F">
            <w:pPr>
              <w:pStyle w:val="CopticVerse"/>
            </w:pPr>
            <w:r>
              <w:t>ⲛ̀ⲧⲉϥⲭⲁ ⲛⲉⲛⲛⲟⲃⲓ ⲛⲁⲛ ⲉⲃⲟⲗ.</w:t>
            </w:r>
          </w:p>
        </w:tc>
      </w:tr>
    </w:tbl>
    <w:p w14:paraId="68664E43" w14:textId="77777777" w:rsidR="00D31F38" w:rsidRPr="00A742AC"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F50FDE4" w14:textId="77777777" w:rsidTr="00E35F1F">
        <w:trPr>
          <w:cantSplit/>
          <w:jc w:val="center"/>
        </w:trPr>
        <w:tc>
          <w:tcPr>
            <w:tcW w:w="288" w:type="dxa"/>
          </w:tcPr>
          <w:p w14:paraId="37D546D8" w14:textId="77777777" w:rsidR="00D31F38" w:rsidRDefault="00D31F38" w:rsidP="00E35F1F">
            <w:pPr>
              <w:pStyle w:val="CopticCross"/>
            </w:pPr>
          </w:p>
        </w:tc>
        <w:tc>
          <w:tcPr>
            <w:tcW w:w="3960" w:type="dxa"/>
          </w:tcPr>
          <w:p w14:paraId="0C0B9288" w14:textId="77777777" w:rsidR="00D31F38" w:rsidRPr="000100FF" w:rsidRDefault="00D31F38" w:rsidP="00E35F1F">
            <w:pPr>
              <w:pStyle w:val="EngHang"/>
              <w:rPr>
                <w:szCs w:val="20"/>
              </w:rPr>
            </w:pPr>
            <w:r w:rsidRPr="000100FF">
              <w:t>Pray to the Lord on our behalf,</w:t>
            </w:r>
          </w:p>
          <w:p w14:paraId="33011884" w14:textId="77777777" w:rsidR="00D31F38" w:rsidRPr="000100FF" w:rsidRDefault="00D31F38" w:rsidP="00E35F1F">
            <w:pPr>
              <w:pStyle w:val="EngHang"/>
              <w:rPr>
                <w:szCs w:val="20"/>
              </w:rPr>
            </w:pPr>
            <w:r w:rsidRPr="000100FF">
              <w:t>My lords and fathers who love their children,</w:t>
            </w:r>
          </w:p>
          <w:p w14:paraId="4C1640C4" w14:textId="77777777" w:rsidR="00D31F38" w:rsidRPr="000100FF" w:rsidRDefault="00D31F38" w:rsidP="00E35F1F">
            <w:pPr>
              <w:pStyle w:val="EngHang"/>
              <w:rPr>
                <w:szCs w:val="20"/>
              </w:rPr>
            </w:pPr>
            <w:r w:rsidRPr="000100FF">
              <w:t>Abba Antony and Abba Paul,</w:t>
            </w:r>
          </w:p>
          <w:p w14:paraId="0CBF7D9E" w14:textId="77777777" w:rsidR="00D31F38" w:rsidRDefault="00D31F38" w:rsidP="00E35F1F">
            <w:pPr>
              <w:pStyle w:val="EngHangEnd"/>
            </w:pPr>
            <w:r w:rsidRPr="000100FF">
              <w:t>That He may forgive us our sins.</w:t>
            </w:r>
          </w:p>
        </w:tc>
        <w:tc>
          <w:tcPr>
            <w:tcW w:w="288" w:type="dxa"/>
          </w:tcPr>
          <w:p w14:paraId="2942C4C8" w14:textId="77777777" w:rsidR="00D31F38" w:rsidRDefault="00D31F38" w:rsidP="00E35F1F"/>
        </w:tc>
        <w:tc>
          <w:tcPr>
            <w:tcW w:w="288" w:type="dxa"/>
          </w:tcPr>
          <w:p w14:paraId="0183F0D8" w14:textId="77777777" w:rsidR="00D31F38" w:rsidRDefault="00D31F38" w:rsidP="00E35F1F">
            <w:pPr>
              <w:pStyle w:val="CopticCross"/>
            </w:pPr>
          </w:p>
        </w:tc>
        <w:tc>
          <w:tcPr>
            <w:tcW w:w="3960" w:type="dxa"/>
          </w:tcPr>
          <w:p w14:paraId="3DBB4D2F" w14:textId="77777777" w:rsidR="00D31F38" w:rsidRDefault="00D31F38" w:rsidP="00E35F1F">
            <w:pPr>
              <w:pStyle w:val="CopticVersemulti-line"/>
            </w:pPr>
            <w:r w:rsidRPr="00645C3A">
              <w:t>Ⲧⲱⲃϩ ⲙ̀Ⲡⲟ̅ⲥ̅ ⲉϩ̀ⲣⲏⲓ ⲉϫⲱⲛ</w:t>
            </w:r>
          </w:p>
          <w:p w14:paraId="558CDF30" w14:textId="77777777" w:rsidR="00D31F38" w:rsidRDefault="00D31F38" w:rsidP="00E35F1F">
            <w:pPr>
              <w:pStyle w:val="CopticVersemulti-line"/>
            </w:pPr>
            <w:r w:rsidRPr="00645C3A">
              <w:t>ⲛⲁⲟ̅ⲥ̅ ⲛ̀ⲓⲟϯ ⲙ̀ⲙⲁⲓⲛⲟⲩϣⲏⲣⲓ</w:t>
            </w:r>
          </w:p>
          <w:p w14:paraId="185B14F3" w14:textId="77777777" w:rsidR="00D31F38" w:rsidRDefault="00D31F38" w:rsidP="00E35F1F">
            <w:pPr>
              <w:pStyle w:val="CopticVersemulti-line"/>
            </w:pPr>
            <w:r w:rsidRPr="00645C3A">
              <w:t>Ⲁⲛⲧⲱⲛⲓⲟⲩⲥ ⲛⲉⲙ ⲁⲃⲃⲁ Ⲡⲁⲩⲗⲉ</w:t>
            </w:r>
          </w:p>
          <w:p w14:paraId="793F5FF4" w14:textId="77777777" w:rsidR="00D31F38" w:rsidRDefault="00D31F38" w:rsidP="00E35F1F">
            <w:pPr>
              <w:pStyle w:val="CopticVerse"/>
            </w:pPr>
            <w:r w:rsidRPr="00645C3A">
              <w:t>ⲛ̀ⲧⲉϥⲭⲁ ⲛⲉⲛⲛⲟⲃⲓ ⲛⲁⲛ ⲉⲃⲟⲗ</w:t>
            </w:r>
          </w:p>
        </w:tc>
      </w:tr>
      <w:tr w:rsidR="00D31F38" w14:paraId="29AB4C45" w14:textId="77777777" w:rsidTr="00E35F1F">
        <w:trPr>
          <w:cantSplit/>
          <w:jc w:val="center"/>
        </w:trPr>
        <w:tc>
          <w:tcPr>
            <w:tcW w:w="288" w:type="dxa"/>
          </w:tcPr>
          <w:p w14:paraId="3128DD2F" w14:textId="77777777" w:rsidR="00D31F38" w:rsidRDefault="00D31F38" w:rsidP="00E35F1F">
            <w:pPr>
              <w:pStyle w:val="CopticCross"/>
            </w:pPr>
            <w:r>
              <w:t>¿</w:t>
            </w:r>
          </w:p>
        </w:tc>
        <w:tc>
          <w:tcPr>
            <w:tcW w:w="3960" w:type="dxa"/>
          </w:tcPr>
          <w:p w14:paraId="07BA2740" w14:textId="77777777" w:rsidR="00D31F38" w:rsidRPr="000100FF" w:rsidRDefault="00D31F38" w:rsidP="00E35F1F">
            <w:pPr>
              <w:pStyle w:val="EngHang"/>
              <w:rPr>
                <w:szCs w:val="20"/>
              </w:rPr>
            </w:pPr>
            <w:r w:rsidRPr="000100FF">
              <w:t>Pray to the Lord on our behalf,</w:t>
            </w:r>
          </w:p>
          <w:p w14:paraId="0B806731" w14:textId="77777777" w:rsidR="00D31F38" w:rsidRPr="000100FF" w:rsidRDefault="00D31F38" w:rsidP="00E35F1F">
            <w:pPr>
              <w:pStyle w:val="EngHang"/>
              <w:rPr>
                <w:szCs w:val="20"/>
              </w:rPr>
            </w:pPr>
            <w:r w:rsidRPr="000100FF">
              <w:t>O three saints, Abba Macarii,</w:t>
            </w:r>
          </w:p>
          <w:p w14:paraId="58038B55" w14:textId="77777777" w:rsidR="00D31F38" w:rsidRPr="000100FF" w:rsidRDefault="00D31F38" w:rsidP="00E35F1F">
            <w:pPr>
              <w:pStyle w:val="EngHang"/>
              <w:rPr>
                <w:szCs w:val="20"/>
              </w:rPr>
            </w:pPr>
            <w:r w:rsidRPr="000100FF">
              <w:t>And their children, the cross-bearers,</w:t>
            </w:r>
          </w:p>
          <w:p w14:paraId="1B050F20" w14:textId="77777777" w:rsidR="00D31F38" w:rsidRPr="000100FF" w:rsidRDefault="00D31F38" w:rsidP="00E35F1F">
            <w:pPr>
              <w:pStyle w:val="EngHangEnd"/>
              <w:rPr>
                <w:szCs w:val="20"/>
              </w:rPr>
            </w:pPr>
            <w:r w:rsidRPr="000100FF">
              <w:t>That He may forgive us our sins.</w:t>
            </w:r>
          </w:p>
        </w:tc>
        <w:tc>
          <w:tcPr>
            <w:tcW w:w="288" w:type="dxa"/>
          </w:tcPr>
          <w:p w14:paraId="2C2210E6" w14:textId="77777777" w:rsidR="00D31F38" w:rsidRDefault="00D31F38" w:rsidP="00E35F1F"/>
        </w:tc>
        <w:tc>
          <w:tcPr>
            <w:tcW w:w="288" w:type="dxa"/>
          </w:tcPr>
          <w:p w14:paraId="31EF0BF7" w14:textId="77777777" w:rsidR="00D31F38" w:rsidRDefault="00D31F38" w:rsidP="00E35F1F">
            <w:pPr>
              <w:pStyle w:val="CopticCross"/>
            </w:pPr>
            <w:r>
              <w:t>¿</w:t>
            </w:r>
          </w:p>
        </w:tc>
        <w:tc>
          <w:tcPr>
            <w:tcW w:w="3960" w:type="dxa"/>
          </w:tcPr>
          <w:p w14:paraId="3AAAD65A" w14:textId="77777777" w:rsidR="00D31F38" w:rsidRDefault="00D31F38" w:rsidP="00E35F1F">
            <w:pPr>
              <w:pStyle w:val="CopticVersemulti-line"/>
            </w:pPr>
            <w:r w:rsidRPr="00645C3A">
              <w:t>Ⲧⲱⲃϩ ⲙ̀Ⲡⲟ̅ⲥ̅ ⲉϩ̀ⲣⲏⲓ ⲉϫⲱⲛ</w:t>
            </w:r>
          </w:p>
          <w:p w14:paraId="46EE0972" w14:textId="77777777" w:rsidR="00D31F38" w:rsidRDefault="00D31F38" w:rsidP="00E35F1F">
            <w:pPr>
              <w:pStyle w:val="CopticVersemulti-line"/>
            </w:pPr>
            <w:r w:rsidRPr="00645C3A">
              <w:t>ⲡⲓⲅ̅ ⲉⲑ̅ⲩ̅ ⲁⲃⲃⲁ Ⲙⲁⲕⲁⲣⲓ</w:t>
            </w:r>
          </w:p>
          <w:p w14:paraId="34ED3095" w14:textId="77777777" w:rsidR="00D31F38" w:rsidRDefault="00D31F38" w:rsidP="00E35F1F">
            <w:pPr>
              <w:pStyle w:val="CopticVersemulti-line"/>
            </w:pPr>
            <w:r w:rsidRPr="00645C3A">
              <w:t>ⲛⲉⲙ ⲛⲟⲩϣⲏⲣⲓ ⲛ̀ⲥⲧⲁⲩⲣⲟⲫⲟⲣⲟⲥ</w:t>
            </w:r>
          </w:p>
          <w:p w14:paraId="0A6D99A0" w14:textId="77777777" w:rsidR="00D31F38" w:rsidRDefault="00D31F38" w:rsidP="00E35F1F">
            <w:pPr>
              <w:pStyle w:val="CopticVerse"/>
            </w:pPr>
            <w:r w:rsidRPr="00645C3A">
              <w:t>ⲛ̀ⲧⲉϥⲭⲁ ⲛⲉⲛⲛⲟⲃⲓ ⲛⲁⲛ ⲉⲃⲟⲗ</w:t>
            </w:r>
          </w:p>
        </w:tc>
      </w:tr>
      <w:tr w:rsidR="00D31F38" w14:paraId="644DDA47" w14:textId="77777777" w:rsidTr="00E35F1F">
        <w:trPr>
          <w:cantSplit/>
          <w:jc w:val="center"/>
        </w:trPr>
        <w:tc>
          <w:tcPr>
            <w:tcW w:w="288" w:type="dxa"/>
          </w:tcPr>
          <w:p w14:paraId="2B99AEF0" w14:textId="77777777" w:rsidR="00D31F38" w:rsidRDefault="00D31F38" w:rsidP="00E35F1F">
            <w:pPr>
              <w:pStyle w:val="CopticCross"/>
            </w:pPr>
          </w:p>
        </w:tc>
        <w:tc>
          <w:tcPr>
            <w:tcW w:w="3960" w:type="dxa"/>
          </w:tcPr>
          <w:p w14:paraId="41D8E5AF" w14:textId="77777777" w:rsidR="00D31F38" w:rsidRPr="000100FF" w:rsidRDefault="00D31F38" w:rsidP="00E35F1F">
            <w:pPr>
              <w:pStyle w:val="EngHang"/>
              <w:rPr>
                <w:szCs w:val="20"/>
              </w:rPr>
            </w:pPr>
            <w:r w:rsidRPr="000100FF">
              <w:t>Pray to the Lord on our behalf,</w:t>
            </w:r>
          </w:p>
          <w:p w14:paraId="38F042C4" w14:textId="77777777" w:rsidR="00D31F38" w:rsidRPr="000100FF" w:rsidRDefault="00D31F38" w:rsidP="00E35F1F">
            <w:pPr>
              <w:pStyle w:val="EngHang"/>
              <w:rPr>
                <w:szCs w:val="20"/>
              </w:rPr>
            </w:pPr>
            <w:r w:rsidRPr="000100FF">
              <w:t>My lords and fathers the hegoumens,</w:t>
            </w:r>
          </w:p>
          <w:p w14:paraId="743E2B06" w14:textId="77777777" w:rsidR="00D31F38" w:rsidRPr="000100FF" w:rsidRDefault="00D31F38" w:rsidP="00E35F1F">
            <w:pPr>
              <w:pStyle w:val="EngHang"/>
              <w:rPr>
                <w:szCs w:val="20"/>
              </w:rPr>
            </w:pPr>
            <w:r w:rsidRPr="000100FF">
              <w:t>Abba John and Abba Daniel,</w:t>
            </w:r>
          </w:p>
          <w:p w14:paraId="10056C82" w14:textId="77777777" w:rsidR="00D31F38" w:rsidRPr="000100FF" w:rsidRDefault="00D31F38" w:rsidP="00E35F1F">
            <w:pPr>
              <w:pStyle w:val="EngHangEnd"/>
              <w:rPr>
                <w:szCs w:val="20"/>
              </w:rPr>
            </w:pPr>
            <w:r w:rsidRPr="000100FF">
              <w:t>That He may forgive us our sins.</w:t>
            </w:r>
          </w:p>
        </w:tc>
        <w:tc>
          <w:tcPr>
            <w:tcW w:w="288" w:type="dxa"/>
          </w:tcPr>
          <w:p w14:paraId="3B207D49" w14:textId="77777777" w:rsidR="00D31F38" w:rsidRDefault="00D31F38" w:rsidP="00E35F1F"/>
        </w:tc>
        <w:tc>
          <w:tcPr>
            <w:tcW w:w="288" w:type="dxa"/>
          </w:tcPr>
          <w:p w14:paraId="68732CFD" w14:textId="77777777" w:rsidR="00D31F38" w:rsidRDefault="00D31F38" w:rsidP="00E35F1F">
            <w:pPr>
              <w:pStyle w:val="CopticCross"/>
            </w:pPr>
          </w:p>
        </w:tc>
        <w:tc>
          <w:tcPr>
            <w:tcW w:w="3960" w:type="dxa"/>
          </w:tcPr>
          <w:p w14:paraId="2591CD17" w14:textId="77777777" w:rsidR="00D31F38" w:rsidRDefault="00D31F38" w:rsidP="00E35F1F">
            <w:pPr>
              <w:pStyle w:val="CopticVersemulti-line"/>
            </w:pPr>
            <w:r w:rsidRPr="00645C3A">
              <w:t>Ⲧⲱⲃϩ ⲙ̀Ⲡⲟ̅ⲥ̅ ⲉϩ̀ⲣⲏⲓ ⲉϫⲱⲛ</w:t>
            </w:r>
          </w:p>
          <w:p w14:paraId="6575A366" w14:textId="77777777" w:rsidR="00D31F38" w:rsidRDefault="00D31F38" w:rsidP="00E35F1F">
            <w:pPr>
              <w:pStyle w:val="CopticVersemulti-line"/>
            </w:pPr>
            <w:r w:rsidRPr="00645C3A">
              <w:t>ⲛ̀ⲁⲟ̅ⲥ̅ ⲛ̀ⲓⲟϯ ⲛ̀ϩⲏⲅⲟⲩⲙⲉⲛⲟⲥ</w:t>
            </w:r>
          </w:p>
          <w:p w14:paraId="6D0A7B29" w14:textId="77777777" w:rsidR="00D31F38" w:rsidRDefault="00D31F38" w:rsidP="00E35F1F">
            <w:pPr>
              <w:pStyle w:val="CopticVersemulti-line"/>
            </w:pPr>
            <w:r w:rsidRPr="00645C3A">
              <w:t>ⲁⲃⲃⲁ Ⲓⲱ̅ⲁ̅ ⲛⲉⲙ ⲁⲃⲃⲁ Ⲇⲁⲛⲓⲏⲗ</w:t>
            </w:r>
          </w:p>
          <w:p w14:paraId="4623BE71" w14:textId="77777777" w:rsidR="00D31F38" w:rsidRDefault="00D31F38" w:rsidP="00E35F1F">
            <w:pPr>
              <w:pStyle w:val="CopticVerse"/>
            </w:pPr>
            <w:r w:rsidRPr="00645C3A">
              <w:t>ⲛ</w:t>
            </w:r>
            <w:r>
              <w:t>̀</w:t>
            </w:r>
            <w:r w:rsidRPr="00645C3A">
              <w:t>ⲧⲉϥⲭⲁ ⲛⲉⲛⲛⲟⲃⲓ ⲛⲁⲛ ⲉⲃⲟⲗ</w:t>
            </w:r>
          </w:p>
        </w:tc>
      </w:tr>
      <w:tr w:rsidR="00D31F38" w14:paraId="3C6E6617" w14:textId="77777777" w:rsidTr="00E35F1F">
        <w:trPr>
          <w:cantSplit/>
          <w:jc w:val="center"/>
        </w:trPr>
        <w:tc>
          <w:tcPr>
            <w:tcW w:w="288" w:type="dxa"/>
          </w:tcPr>
          <w:p w14:paraId="19BBBED8" w14:textId="77777777" w:rsidR="00D31F38" w:rsidRDefault="00D31F38" w:rsidP="00E35F1F">
            <w:pPr>
              <w:pStyle w:val="CopticCross"/>
            </w:pPr>
            <w:r>
              <w:t>¿</w:t>
            </w:r>
          </w:p>
        </w:tc>
        <w:tc>
          <w:tcPr>
            <w:tcW w:w="3960" w:type="dxa"/>
          </w:tcPr>
          <w:p w14:paraId="52953145" w14:textId="77777777" w:rsidR="00D31F38" w:rsidRPr="000100FF" w:rsidRDefault="00D31F38" w:rsidP="00E35F1F">
            <w:pPr>
              <w:pStyle w:val="EngHang"/>
              <w:rPr>
                <w:szCs w:val="20"/>
              </w:rPr>
            </w:pPr>
            <w:r w:rsidRPr="000100FF">
              <w:t>Pray to the Lord on our behalf,</w:t>
            </w:r>
          </w:p>
          <w:p w14:paraId="409004E0" w14:textId="77777777" w:rsidR="00D31F38" w:rsidRPr="000100FF" w:rsidRDefault="00D31F38" w:rsidP="00E35F1F">
            <w:pPr>
              <w:pStyle w:val="EngHang"/>
              <w:rPr>
                <w:szCs w:val="20"/>
              </w:rPr>
            </w:pPr>
            <w:r w:rsidRPr="000100FF">
              <w:t>My lords and fathers who love their children,</w:t>
            </w:r>
          </w:p>
          <w:p w14:paraId="7017D2EC" w14:textId="77777777" w:rsidR="00D31F38" w:rsidRPr="000100FF" w:rsidRDefault="00D31F38" w:rsidP="00E35F1F">
            <w:pPr>
              <w:pStyle w:val="EngHang"/>
              <w:rPr>
                <w:szCs w:val="20"/>
              </w:rPr>
            </w:pPr>
            <w:r w:rsidRPr="000100FF">
              <w:t>Abba Pishoi and Abba Paul,</w:t>
            </w:r>
          </w:p>
          <w:p w14:paraId="5D03A7DC" w14:textId="77777777" w:rsidR="00D31F38" w:rsidRPr="000100FF" w:rsidRDefault="00D31F38" w:rsidP="00E35F1F">
            <w:pPr>
              <w:pStyle w:val="EngHangEnd"/>
              <w:rPr>
                <w:szCs w:val="20"/>
              </w:rPr>
            </w:pPr>
            <w:r w:rsidRPr="000100FF">
              <w:t>That He may forgive us our sins.</w:t>
            </w:r>
          </w:p>
        </w:tc>
        <w:tc>
          <w:tcPr>
            <w:tcW w:w="288" w:type="dxa"/>
          </w:tcPr>
          <w:p w14:paraId="704B9423" w14:textId="77777777" w:rsidR="00D31F38" w:rsidRDefault="00D31F38" w:rsidP="00E35F1F"/>
        </w:tc>
        <w:tc>
          <w:tcPr>
            <w:tcW w:w="288" w:type="dxa"/>
          </w:tcPr>
          <w:p w14:paraId="1E7EEE2A" w14:textId="77777777" w:rsidR="00D31F38" w:rsidRDefault="00D31F38" w:rsidP="00E35F1F">
            <w:pPr>
              <w:pStyle w:val="CopticCross"/>
            </w:pPr>
            <w:r>
              <w:t>¿</w:t>
            </w:r>
          </w:p>
        </w:tc>
        <w:tc>
          <w:tcPr>
            <w:tcW w:w="3960" w:type="dxa"/>
          </w:tcPr>
          <w:p w14:paraId="06838705" w14:textId="77777777" w:rsidR="00D31F38" w:rsidRDefault="00D31F38" w:rsidP="00E35F1F">
            <w:pPr>
              <w:pStyle w:val="CopticVersemulti-line"/>
            </w:pPr>
            <w:r w:rsidRPr="00645C3A">
              <w:t>Ⲧⲱⲃϩ ⲙ̀Ⲡⲟ̅ⲥ̅ ⲉϩ̀ⲣⲏⲓ ⲉϫⲱⲛ</w:t>
            </w:r>
          </w:p>
          <w:p w14:paraId="7EDF8269" w14:textId="77777777" w:rsidR="00D31F38" w:rsidRDefault="00D31F38" w:rsidP="00E35F1F">
            <w:pPr>
              <w:pStyle w:val="CopticVersemulti-line"/>
            </w:pPr>
            <w:r w:rsidRPr="00645C3A">
              <w:t>ⲛⲁⲟ̅ⲥ̅ ⲛ̀ⲓⲟϯ ⲙ̀ⲙⲁⲓⲛⲟⲩϣⲏⲣⲓ</w:t>
            </w:r>
          </w:p>
          <w:p w14:paraId="5F9AEDCE" w14:textId="77777777" w:rsidR="00D31F38" w:rsidRDefault="00D31F38" w:rsidP="00E35F1F">
            <w:pPr>
              <w:pStyle w:val="CopticVersemulti-line"/>
            </w:pPr>
            <w:r w:rsidRPr="00645C3A">
              <w:t>ⲁⲃⲃⲁ Ⲡⲓϣⲱⲓ ⲛⲉⲙ ⲁⲃⲃⲁ Ⲡⲁⲩⲗⲉ</w:t>
            </w:r>
          </w:p>
          <w:p w14:paraId="55A1D4D2" w14:textId="77777777" w:rsidR="00D31F38" w:rsidRDefault="00D31F38" w:rsidP="00E35F1F">
            <w:pPr>
              <w:pStyle w:val="CopticVerse"/>
            </w:pPr>
            <w:r w:rsidRPr="00645C3A">
              <w:t>ⲛ̀ⲧⲉϥⲭⲁ ⲛⲉⲛⲛⲟⲃⲓ ⲛⲁⲛ ⲉⲃⲟⲗ</w:t>
            </w:r>
          </w:p>
        </w:tc>
      </w:tr>
      <w:tr w:rsidR="00D31F38" w14:paraId="3BA84459" w14:textId="77777777" w:rsidTr="00E35F1F">
        <w:trPr>
          <w:cantSplit/>
          <w:jc w:val="center"/>
        </w:trPr>
        <w:tc>
          <w:tcPr>
            <w:tcW w:w="288" w:type="dxa"/>
          </w:tcPr>
          <w:p w14:paraId="724F461C" w14:textId="77777777" w:rsidR="00D31F38" w:rsidRDefault="00D31F38" w:rsidP="00E35F1F">
            <w:pPr>
              <w:pStyle w:val="CopticCross"/>
            </w:pPr>
          </w:p>
        </w:tc>
        <w:tc>
          <w:tcPr>
            <w:tcW w:w="3960" w:type="dxa"/>
          </w:tcPr>
          <w:p w14:paraId="6641A47E" w14:textId="77777777" w:rsidR="00D31F38" w:rsidRPr="000100FF" w:rsidRDefault="00D31F38" w:rsidP="00E35F1F">
            <w:pPr>
              <w:pStyle w:val="EngHang"/>
              <w:rPr>
                <w:szCs w:val="20"/>
              </w:rPr>
            </w:pPr>
            <w:r w:rsidRPr="000100FF">
              <w:t>Pray to the Lord on our behalf,</w:t>
            </w:r>
          </w:p>
          <w:p w14:paraId="7F506D95" w14:textId="77777777" w:rsidR="00D31F38" w:rsidRPr="000100FF" w:rsidRDefault="00D31F38" w:rsidP="00E35F1F">
            <w:pPr>
              <w:pStyle w:val="EngHang"/>
              <w:rPr>
                <w:szCs w:val="20"/>
              </w:rPr>
            </w:pPr>
            <w:r w:rsidRPr="000100FF">
              <w:t>O strong saint, Abba Moses,</w:t>
            </w:r>
          </w:p>
          <w:p w14:paraId="4B88D7FA" w14:textId="77777777" w:rsidR="00D31F38" w:rsidRPr="000100FF" w:rsidRDefault="00D31F38" w:rsidP="00E35F1F">
            <w:pPr>
              <w:pStyle w:val="EngHang"/>
              <w:rPr>
                <w:szCs w:val="20"/>
              </w:rPr>
            </w:pPr>
            <w:r w:rsidRPr="000100FF">
              <w:t>And John Kama,</w:t>
            </w:r>
          </w:p>
          <w:p w14:paraId="5BD26C8F" w14:textId="77777777" w:rsidR="00D31F38" w:rsidRDefault="00D31F38" w:rsidP="00E35F1F">
            <w:pPr>
              <w:pStyle w:val="EngHangEnd"/>
            </w:pPr>
            <w:r w:rsidRPr="000100FF">
              <w:t>That He may forgive us our sins.</w:t>
            </w:r>
          </w:p>
        </w:tc>
        <w:tc>
          <w:tcPr>
            <w:tcW w:w="288" w:type="dxa"/>
          </w:tcPr>
          <w:p w14:paraId="329B8284" w14:textId="77777777" w:rsidR="00D31F38" w:rsidRDefault="00D31F38" w:rsidP="00E35F1F"/>
        </w:tc>
        <w:tc>
          <w:tcPr>
            <w:tcW w:w="288" w:type="dxa"/>
          </w:tcPr>
          <w:p w14:paraId="12EAD042" w14:textId="77777777" w:rsidR="00D31F38" w:rsidRDefault="00D31F38" w:rsidP="00E35F1F">
            <w:pPr>
              <w:pStyle w:val="CopticCross"/>
            </w:pPr>
          </w:p>
        </w:tc>
        <w:tc>
          <w:tcPr>
            <w:tcW w:w="3960" w:type="dxa"/>
          </w:tcPr>
          <w:p w14:paraId="55442055" w14:textId="77777777" w:rsidR="00D31F38" w:rsidRDefault="00D31F38" w:rsidP="00E35F1F">
            <w:pPr>
              <w:pStyle w:val="CopticVersemulti-line"/>
            </w:pPr>
            <w:r>
              <w:t>Ⲧⲱⲃϩ ⲙ̀Ⲡⲟ̅ⲥ̅ ⲉϩ̀ⲣⲏⲓ</w:t>
            </w:r>
          </w:p>
          <w:p w14:paraId="31994B1A" w14:textId="77777777" w:rsidR="00D31F38" w:rsidRDefault="00D31F38" w:rsidP="00E35F1F">
            <w:pPr>
              <w:pStyle w:val="CopticVersemulti-line"/>
            </w:pPr>
            <w:r>
              <w:t>ⲉϫⲱⲛ ⲡⲓϫⲱⲣⲓ ⲉ̅ⲑ̅ⲩ ⲁⲃⲃⲁ Ⲙⲱⲥⲏ</w:t>
            </w:r>
          </w:p>
          <w:p w14:paraId="60E2DF56" w14:textId="77777777" w:rsidR="00D31F38" w:rsidRDefault="00D31F38" w:rsidP="00E35F1F">
            <w:pPr>
              <w:pStyle w:val="CopticVersemulti-line"/>
            </w:pPr>
            <w:r>
              <w:t>ⲛⲉⲙ Ⲓⲱ̅ⲁ̅ ⲡⲓⲭⲁⲙⲏ</w:t>
            </w:r>
          </w:p>
          <w:p w14:paraId="7A9EDD9A" w14:textId="77777777" w:rsidR="00D31F38" w:rsidRDefault="00D31F38" w:rsidP="00E35F1F">
            <w:pPr>
              <w:pStyle w:val="CopticVerse"/>
            </w:pPr>
            <w:r>
              <w:t>ⲛ̀ⲧⲉϥⲭⲁ ⲛⲉⲛⲛⲟⲃⲓ ⲛⲁⲛ ⲉⲃⲟⲗ</w:t>
            </w:r>
          </w:p>
        </w:tc>
      </w:tr>
      <w:tr w:rsidR="00D31F38" w14:paraId="2123192F" w14:textId="77777777" w:rsidTr="00E35F1F">
        <w:trPr>
          <w:cantSplit/>
          <w:jc w:val="center"/>
        </w:trPr>
        <w:tc>
          <w:tcPr>
            <w:tcW w:w="288" w:type="dxa"/>
          </w:tcPr>
          <w:p w14:paraId="4152D749" w14:textId="77777777" w:rsidR="00D31F38" w:rsidRDefault="00D31F38" w:rsidP="00E35F1F">
            <w:pPr>
              <w:pStyle w:val="CopticCross"/>
            </w:pPr>
            <w:r>
              <w:t>¿</w:t>
            </w:r>
          </w:p>
        </w:tc>
        <w:tc>
          <w:tcPr>
            <w:tcW w:w="3960" w:type="dxa"/>
          </w:tcPr>
          <w:p w14:paraId="2219D3E7" w14:textId="77777777" w:rsidR="00D31F38" w:rsidRPr="000100FF" w:rsidRDefault="00D31F38" w:rsidP="00E35F1F">
            <w:pPr>
              <w:pStyle w:val="EngHang"/>
              <w:rPr>
                <w:szCs w:val="20"/>
              </w:rPr>
            </w:pPr>
            <w:r w:rsidRPr="000100FF">
              <w:t>Pray to the Lord on our behalf,</w:t>
            </w:r>
          </w:p>
          <w:p w14:paraId="53E30A3A" w14:textId="77777777" w:rsidR="00D31F38" w:rsidRPr="000100FF" w:rsidRDefault="00D31F38" w:rsidP="00E35F1F">
            <w:pPr>
              <w:pStyle w:val="EngHang"/>
              <w:rPr>
                <w:szCs w:val="20"/>
              </w:rPr>
            </w:pPr>
            <w:r w:rsidRPr="000100FF">
              <w:t>Abba Pachom of the Koinonia,</w:t>
            </w:r>
          </w:p>
          <w:p w14:paraId="480C2D95" w14:textId="77777777" w:rsidR="00D31F38" w:rsidRPr="000100FF" w:rsidRDefault="00D31F38" w:rsidP="00E35F1F">
            <w:pPr>
              <w:pStyle w:val="EngHang"/>
              <w:rPr>
                <w:szCs w:val="20"/>
              </w:rPr>
            </w:pPr>
            <w:r w:rsidRPr="000100FF">
              <w:t>And his disciple Theodorus,</w:t>
            </w:r>
          </w:p>
          <w:p w14:paraId="163D9728" w14:textId="77777777" w:rsidR="00D31F38" w:rsidRDefault="00D31F38" w:rsidP="00E35F1F">
            <w:pPr>
              <w:pStyle w:val="EngHangEnd"/>
            </w:pPr>
            <w:r w:rsidRPr="000100FF">
              <w:t>That He may forgive us our sins.</w:t>
            </w:r>
          </w:p>
        </w:tc>
        <w:tc>
          <w:tcPr>
            <w:tcW w:w="288" w:type="dxa"/>
          </w:tcPr>
          <w:p w14:paraId="53DC8DD5" w14:textId="77777777" w:rsidR="00D31F38" w:rsidRDefault="00D31F38" w:rsidP="00E35F1F"/>
        </w:tc>
        <w:tc>
          <w:tcPr>
            <w:tcW w:w="288" w:type="dxa"/>
          </w:tcPr>
          <w:p w14:paraId="4F39F5FA" w14:textId="77777777" w:rsidR="00D31F38" w:rsidRDefault="00D31F38" w:rsidP="00E35F1F">
            <w:pPr>
              <w:pStyle w:val="CopticCross"/>
            </w:pPr>
            <w:r>
              <w:t>¿</w:t>
            </w:r>
          </w:p>
        </w:tc>
        <w:tc>
          <w:tcPr>
            <w:tcW w:w="3960" w:type="dxa"/>
          </w:tcPr>
          <w:p w14:paraId="7D9E4A3D" w14:textId="77777777" w:rsidR="00D31F38" w:rsidRDefault="00D31F38" w:rsidP="00E35F1F">
            <w:pPr>
              <w:pStyle w:val="CopticVersemulti-line"/>
            </w:pPr>
            <w:r w:rsidRPr="00645C3A">
              <w:t>Ⲧⲱⲃϩ ⲙ̀Ⲡⲟ̅ⲥ̅ ⲉϩ̀ⲣⲏⲓ ⲉϫⲱⲛ</w:t>
            </w:r>
          </w:p>
          <w:p w14:paraId="3C92FEDF" w14:textId="77777777" w:rsidR="00D31F38" w:rsidRDefault="00D31F38" w:rsidP="00E35F1F">
            <w:pPr>
              <w:pStyle w:val="CopticVersemulti-line"/>
            </w:pPr>
            <w:r w:rsidRPr="00645C3A">
              <w:t>ⲁⲃⲃⲁ Ⲡⲁϧⲱⲙ ⲫⲁ ϯⲕⲟⲓⲛⲱⲛⲓⲁ</w:t>
            </w:r>
          </w:p>
          <w:p w14:paraId="6E487C76" w14:textId="77777777" w:rsidR="00D31F38" w:rsidRDefault="00D31F38" w:rsidP="00E35F1F">
            <w:pPr>
              <w:pStyle w:val="CopticVersemulti-line"/>
            </w:pPr>
            <w:r w:rsidRPr="00645C3A">
              <w:t>ⲛⲉⲙ Ⲑⲉⲟⲇⲱⲣⲟⲥ ⲡⲉϥⲙⲁⲑⲏⲧⲏⲥ</w:t>
            </w:r>
          </w:p>
          <w:p w14:paraId="6DDBB7B2" w14:textId="77777777" w:rsidR="00D31F38" w:rsidRDefault="00D31F38" w:rsidP="00E35F1F">
            <w:pPr>
              <w:pStyle w:val="CopticVerse"/>
            </w:pPr>
            <w:r w:rsidRPr="00645C3A">
              <w:t>ⲛ̀ⲧⲉϥⲭⲁ ⲛⲉⲛⲛⲟⲃⲓ ⲛⲁⲛ ⲉⲃⲟⲗ</w:t>
            </w:r>
          </w:p>
        </w:tc>
      </w:tr>
      <w:tr w:rsidR="00D31F38" w14:paraId="335D554C" w14:textId="77777777" w:rsidTr="00E35F1F">
        <w:trPr>
          <w:cantSplit/>
          <w:jc w:val="center"/>
        </w:trPr>
        <w:tc>
          <w:tcPr>
            <w:tcW w:w="288" w:type="dxa"/>
          </w:tcPr>
          <w:p w14:paraId="5A89DABE" w14:textId="77777777" w:rsidR="00D31F38" w:rsidRDefault="00D31F38" w:rsidP="00E35F1F">
            <w:pPr>
              <w:pStyle w:val="CopticCross"/>
            </w:pPr>
          </w:p>
        </w:tc>
        <w:tc>
          <w:tcPr>
            <w:tcW w:w="3960" w:type="dxa"/>
          </w:tcPr>
          <w:p w14:paraId="75998D7A" w14:textId="77777777" w:rsidR="00D31F38" w:rsidRPr="000100FF" w:rsidRDefault="00D31F38" w:rsidP="00E35F1F">
            <w:pPr>
              <w:pStyle w:val="EngHang"/>
              <w:rPr>
                <w:szCs w:val="20"/>
              </w:rPr>
            </w:pPr>
            <w:r w:rsidRPr="000100FF">
              <w:t>Pray to the Lord on our behalf,</w:t>
            </w:r>
          </w:p>
          <w:p w14:paraId="1ED57516" w14:textId="77777777" w:rsidR="00D31F38" w:rsidRPr="000100FF" w:rsidRDefault="00D31F38" w:rsidP="00E35F1F">
            <w:pPr>
              <w:pStyle w:val="EngHang"/>
              <w:rPr>
                <w:szCs w:val="20"/>
              </w:rPr>
            </w:pPr>
            <w:r w:rsidRPr="000100FF">
              <w:t>Abba Shenute the Archmandrite,</w:t>
            </w:r>
          </w:p>
          <w:p w14:paraId="7DF998E4" w14:textId="77777777" w:rsidR="00D31F38" w:rsidRPr="000100FF" w:rsidRDefault="00D31F38" w:rsidP="00E35F1F">
            <w:pPr>
              <w:pStyle w:val="EngHang"/>
              <w:rPr>
                <w:szCs w:val="20"/>
              </w:rPr>
            </w:pPr>
            <w:r w:rsidRPr="000100FF">
              <w:t xml:space="preserve">And his disciple Abba Wisa, </w:t>
            </w:r>
          </w:p>
          <w:p w14:paraId="6B6B631A" w14:textId="77777777" w:rsidR="00D31F38" w:rsidRPr="000100FF" w:rsidRDefault="00D31F38" w:rsidP="00E35F1F">
            <w:pPr>
              <w:pStyle w:val="EngHangEnd"/>
              <w:rPr>
                <w:szCs w:val="20"/>
              </w:rPr>
            </w:pPr>
            <w:r w:rsidRPr="000100FF">
              <w:t>That He may forgive us our sins.</w:t>
            </w:r>
          </w:p>
        </w:tc>
        <w:tc>
          <w:tcPr>
            <w:tcW w:w="288" w:type="dxa"/>
          </w:tcPr>
          <w:p w14:paraId="11C5DB74" w14:textId="77777777" w:rsidR="00D31F38" w:rsidRDefault="00D31F38" w:rsidP="00E35F1F"/>
        </w:tc>
        <w:tc>
          <w:tcPr>
            <w:tcW w:w="288" w:type="dxa"/>
          </w:tcPr>
          <w:p w14:paraId="6E80A01E" w14:textId="77777777" w:rsidR="00D31F38" w:rsidRDefault="00D31F38" w:rsidP="00E35F1F">
            <w:pPr>
              <w:pStyle w:val="CopticCross"/>
            </w:pPr>
          </w:p>
        </w:tc>
        <w:tc>
          <w:tcPr>
            <w:tcW w:w="3960" w:type="dxa"/>
          </w:tcPr>
          <w:p w14:paraId="578B9AD4" w14:textId="77777777" w:rsidR="00D31F38" w:rsidRDefault="00D31F38" w:rsidP="00E35F1F">
            <w:pPr>
              <w:pStyle w:val="CopticVersemulti-line"/>
            </w:pPr>
            <w:r w:rsidRPr="00645C3A">
              <w:t>Ⲧⲱⲃϩ ⲙ̀Ⲡⲟ̅ⲥ̅ ⲉϩ̀ⲣⲏⲓ ⲉϫⲱⲛ</w:t>
            </w:r>
          </w:p>
          <w:p w14:paraId="21BFA1A4" w14:textId="77777777" w:rsidR="00D31F38" w:rsidRDefault="00D31F38" w:rsidP="00E35F1F">
            <w:pPr>
              <w:pStyle w:val="CopticVersemulti-line"/>
            </w:pPr>
            <w:r w:rsidRPr="00645C3A">
              <w:t>ⲁⲃⲃⲁ Ϣⲉⲛⲟⲩϯ ⲡⲓⲁⲣⲭⲏⲙⲁⲛⲇⲣⲓⲧⲏⲥ</w:t>
            </w:r>
          </w:p>
          <w:p w14:paraId="4FA8D643" w14:textId="77777777" w:rsidR="00D31F38" w:rsidRDefault="00D31F38" w:rsidP="00E35F1F">
            <w:pPr>
              <w:pStyle w:val="CopticVersemulti-line"/>
            </w:pPr>
            <w:r w:rsidRPr="00645C3A">
              <w:t>ⲛⲉⲙ ⲁⲃⲃⲁ Ⲃⲏⲥⲁ ⲡⲉϥⲙⲁⲑⲏⲧⲏⲥ</w:t>
            </w:r>
          </w:p>
          <w:p w14:paraId="1B309F56" w14:textId="77777777" w:rsidR="00D31F38" w:rsidRDefault="00D31F38" w:rsidP="00E35F1F">
            <w:pPr>
              <w:pStyle w:val="CopticVerse"/>
            </w:pPr>
            <w:r w:rsidRPr="00645C3A">
              <w:t>ⲛ̀ⲧⲉϥⲭⲁ ⲛⲉⲛⲛⲟⲃⲓ ⲛⲁⲛ ⲉⲃⲟⲗ</w:t>
            </w:r>
          </w:p>
        </w:tc>
      </w:tr>
      <w:tr w:rsidR="00D31F38" w14:paraId="649B8834" w14:textId="77777777" w:rsidTr="00E35F1F">
        <w:trPr>
          <w:cantSplit/>
          <w:jc w:val="center"/>
        </w:trPr>
        <w:tc>
          <w:tcPr>
            <w:tcW w:w="288" w:type="dxa"/>
          </w:tcPr>
          <w:p w14:paraId="1E9E2126" w14:textId="77777777" w:rsidR="00D31F38" w:rsidRDefault="00D31F38" w:rsidP="00E35F1F">
            <w:pPr>
              <w:pStyle w:val="CopticCross"/>
            </w:pPr>
            <w:r>
              <w:t>¿</w:t>
            </w:r>
          </w:p>
        </w:tc>
        <w:tc>
          <w:tcPr>
            <w:tcW w:w="3960" w:type="dxa"/>
          </w:tcPr>
          <w:p w14:paraId="336A6ECB" w14:textId="77777777" w:rsidR="00D31F38" w:rsidRPr="000100FF" w:rsidRDefault="00D31F38" w:rsidP="00E35F1F">
            <w:pPr>
              <w:pStyle w:val="EngHang"/>
              <w:rPr>
                <w:szCs w:val="20"/>
              </w:rPr>
            </w:pPr>
            <w:r w:rsidRPr="000100FF">
              <w:t>Pray to the Lord on our behalf,</w:t>
            </w:r>
          </w:p>
          <w:p w14:paraId="1529403C" w14:textId="77777777" w:rsidR="00D31F38" w:rsidRPr="000100FF" w:rsidRDefault="00D31F38" w:rsidP="00E35F1F">
            <w:pPr>
              <w:pStyle w:val="EngHang"/>
              <w:rPr>
                <w:szCs w:val="20"/>
              </w:rPr>
            </w:pPr>
            <w:r w:rsidRPr="000100FF">
              <w:t>O choir of the cross-bearers,</w:t>
            </w:r>
          </w:p>
          <w:p w14:paraId="6A91F325" w14:textId="77777777" w:rsidR="00D31F38" w:rsidRPr="000100FF" w:rsidRDefault="00D31F38" w:rsidP="00E35F1F">
            <w:pPr>
              <w:pStyle w:val="EngHang"/>
              <w:rPr>
                <w:szCs w:val="20"/>
              </w:rPr>
            </w:pPr>
            <w:r w:rsidRPr="000100FF">
              <w:t xml:space="preserve">Who were </w:t>
            </w:r>
            <w:r>
              <w:t>perfected</w:t>
            </w:r>
            <w:r w:rsidRPr="000100FF">
              <w:t xml:space="preserve"> in the wilderness,</w:t>
            </w:r>
          </w:p>
          <w:p w14:paraId="7C29B8DD" w14:textId="77777777" w:rsidR="00D31F38" w:rsidRPr="000100FF" w:rsidRDefault="00D31F38" w:rsidP="00E35F1F">
            <w:pPr>
              <w:pStyle w:val="EngHangEnd"/>
            </w:pPr>
            <w:r w:rsidRPr="000100FF">
              <w:t>That He may forgive us our sins.</w:t>
            </w:r>
          </w:p>
        </w:tc>
        <w:tc>
          <w:tcPr>
            <w:tcW w:w="288" w:type="dxa"/>
          </w:tcPr>
          <w:p w14:paraId="67A60219" w14:textId="77777777" w:rsidR="00D31F38" w:rsidRDefault="00D31F38" w:rsidP="00E35F1F"/>
        </w:tc>
        <w:tc>
          <w:tcPr>
            <w:tcW w:w="288" w:type="dxa"/>
          </w:tcPr>
          <w:p w14:paraId="66AB772F" w14:textId="77777777" w:rsidR="00D31F38" w:rsidRDefault="00D31F38" w:rsidP="00E35F1F">
            <w:pPr>
              <w:pStyle w:val="CopticCross"/>
            </w:pPr>
            <w:r>
              <w:t>¿</w:t>
            </w:r>
          </w:p>
        </w:tc>
        <w:tc>
          <w:tcPr>
            <w:tcW w:w="3960" w:type="dxa"/>
          </w:tcPr>
          <w:p w14:paraId="5B083AD0" w14:textId="77777777" w:rsidR="00D31F38" w:rsidRDefault="00D31F38" w:rsidP="00E35F1F">
            <w:pPr>
              <w:pStyle w:val="CopticVersemulti-line"/>
            </w:pPr>
            <w:r w:rsidRPr="00645C3A">
              <w:t>Ⲧⲱⲃϩ ⲙ̀Ⲡⲟ̅ⲥ̅ ⲉϩ̀ⲣⲏⲓ ⲉϫⲱⲛ</w:t>
            </w:r>
          </w:p>
          <w:p w14:paraId="65C51740" w14:textId="77777777" w:rsidR="00D31F38" w:rsidRDefault="00D31F38" w:rsidP="00E35F1F">
            <w:pPr>
              <w:pStyle w:val="CopticVersemulti-line"/>
            </w:pPr>
            <w:r w:rsidRPr="00645C3A">
              <w:t>ⲛⲓⲭⲟⲣⲟⲥ ⲛ̀ⲧⲉ ⲛⲓⲥⲧⲁⲩⲣⲟⲫⲟⲣⲥ</w:t>
            </w:r>
          </w:p>
          <w:p w14:paraId="5519DC59" w14:textId="77777777" w:rsidR="00D31F38" w:rsidRDefault="00D31F38" w:rsidP="00E35F1F">
            <w:pPr>
              <w:pStyle w:val="CopticVersemulti-line"/>
            </w:pPr>
            <w:r w:rsidRPr="00645C3A">
              <w:t>ⲉⲧⲁⲩϫⲱⲕ ⲉⲃⲟⲗ ϩⲓ ⲛⲓϣⲁϥⲉⲩ</w:t>
            </w:r>
          </w:p>
          <w:p w14:paraId="5C2723F6" w14:textId="77777777" w:rsidR="00D31F38" w:rsidRDefault="00D31F38" w:rsidP="00E35F1F">
            <w:pPr>
              <w:pStyle w:val="CopticVerse"/>
            </w:pPr>
            <w:r w:rsidRPr="00645C3A">
              <w:t>ⲛ̀ⲧⲉϥⲭⲁ ⲛⲉⲛⲛⲟⲃⲓ ⲛⲁⲛ ⲉⲃⲟⲗ</w:t>
            </w:r>
          </w:p>
        </w:tc>
      </w:tr>
    </w:tbl>
    <w:p w14:paraId="3DC52C0D" w14:textId="77777777" w:rsidR="00D31F38" w:rsidRDefault="00D31F38" w:rsidP="00D31F38">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3FCA0EAD" w14:textId="77777777" w:rsidTr="00E35F1F">
        <w:trPr>
          <w:cantSplit/>
          <w:jc w:val="center"/>
        </w:trPr>
        <w:tc>
          <w:tcPr>
            <w:tcW w:w="288" w:type="dxa"/>
          </w:tcPr>
          <w:p w14:paraId="5037BD8C" w14:textId="77777777" w:rsidR="00D31F38" w:rsidRDefault="00D31F38" w:rsidP="00E35F1F">
            <w:pPr>
              <w:pStyle w:val="CopticCross"/>
            </w:pPr>
          </w:p>
        </w:tc>
        <w:tc>
          <w:tcPr>
            <w:tcW w:w="3960" w:type="dxa"/>
          </w:tcPr>
          <w:p w14:paraId="056F8100" w14:textId="77777777" w:rsidR="00D31F38" w:rsidRPr="000100FF" w:rsidRDefault="00D31F38" w:rsidP="00E35F1F">
            <w:pPr>
              <w:pStyle w:val="EngHang"/>
              <w:rPr>
                <w:szCs w:val="20"/>
              </w:rPr>
            </w:pPr>
            <w:r w:rsidRPr="000100FF">
              <w:t>Pray to the Lord on our behalf,</w:t>
            </w:r>
          </w:p>
          <w:p w14:paraId="21B48803" w14:textId="77777777" w:rsidR="00D31F38" w:rsidRPr="000100FF" w:rsidRDefault="00D31F38" w:rsidP="00E35F1F">
            <w:pPr>
              <w:pStyle w:val="EngHang"/>
              <w:rPr>
                <w:szCs w:val="20"/>
              </w:rPr>
            </w:pPr>
            <w:r w:rsidRPr="000100FF">
              <w:t>Athanasius the Apostolic,</w:t>
            </w:r>
          </w:p>
          <w:p w14:paraId="25D2989C" w14:textId="77777777" w:rsidR="00D31F38" w:rsidRPr="000100FF" w:rsidRDefault="00D31F38" w:rsidP="00E35F1F">
            <w:pPr>
              <w:pStyle w:val="EngHang"/>
              <w:rPr>
                <w:szCs w:val="20"/>
              </w:rPr>
            </w:pPr>
            <w:r w:rsidRPr="000100FF">
              <w:t>Severus and Dioscorus,</w:t>
            </w:r>
          </w:p>
          <w:p w14:paraId="1B355105" w14:textId="77777777" w:rsidR="00D31F38" w:rsidRDefault="00D31F38" w:rsidP="00E35F1F">
            <w:pPr>
              <w:pStyle w:val="EngHangEnd"/>
            </w:pPr>
            <w:r w:rsidRPr="000100FF">
              <w:t>That He may forgive us our sins.</w:t>
            </w:r>
          </w:p>
        </w:tc>
        <w:tc>
          <w:tcPr>
            <w:tcW w:w="288" w:type="dxa"/>
          </w:tcPr>
          <w:p w14:paraId="6771F711" w14:textId="77777777" w:rsidR="00D31F38" w:rsidRDefault="00D31F38" w:rsidP="00E35F1F"/>
        </w:tc>
        <w:tc>
          <w:tcPr>
            <w:tcW w:w="288" w:type="dxa"/>
          </w:tcPr>
          <w:p w14:paraId="1A20479B" w14:textId="77777777" w:rsidR="00D31F38" w:rsidRDefault="00D31F38" w:rsidP="00E35F1F">
            <w:pPr>
              <w:pStyle w:val="CopticCross"/>
            </w:pPr>
          </w:p>
        </w:tc>
        <w:tc>
          <w:tcPr>
            <w:tcW w:w="3960" w:type="dxa"/>
          </w:tcPr>
          <w:p w14:paraId="6367C585" w14:textId="77777777" w:rsidR="00D31F38" w:rsidRDefault="00D31F38" w:rsidP="00E35F1F">
            <w:pPr>
              <w:pStyle w:val="CopticVersemulti-line"/>
            </w:pPr>
            <w:r w:rsidRPr="00645C3A">
              <w:t>Ⲧⲱⲃϩ ⲙ̀Ⲡⲟ̅ⲥ̅ ⲉϩ̀ⲣⲏⲓ ⲉϫⲱⲛ</w:t>
            </w:r>
          </w:p>
          <w:p w14:paraId="1F1172B5" w14:textId="77777777" w:rsidR="00D31F38" w:rsidRDefault="00D31F38" w:rsidP="00E35F1F">
            <w:pPr>
              <w:pStyle w:val="CopticVersemulti-line"/>
            </w:pPr>
            <w:r w:rsidRPr="00645C3A">
              <w:t>Ⲁⲑⲁⲛⲥⲓⲟⲥ ⲡⲓⲁⲡⲟⲥⲧⲟⲗⲓⲕⲟⲥ</w:t>
            </w:r>
          </w:p>
          <w:p w14:paraId="7B6A591A" w14:textId="77777777" w:rsidR="00D31F38" w:rsidRDefault="00D31F38" w:rsidP="00E35F1F">
            <w:pPr>
              <w:pStyle w:val="CopticVersemulti-line"/>
            </w:pPr>
            <w:r w:rsidRPr="00645C3A">
              <w:t>Ⲥⲉⲩⲏⲣⲟⲥ ⲛⲉⲙ Ⲇⲓⲟⲥⲕⲟⲣⲟⲥ</w:t>
            </w:r>
          </w:p>
          <w:p w14:paraId="39E921FF" w14:textId="77777777" w:rsidR="00D31F38" w:rsidRDefault="00D31F38" w:rsidP="00E35F1F">
            <w:pPr>
              <w:pStyle w:val="CopticVerse"/>
            </w:pPr>
            <w:r w:rsidRPr="00645C3A">
              <w:t>ⲛ̀ⲧⲉϥⲭⲁ ⲛⲉⲛⲛⲟⲃⲓ ⲛⲁⲛ ⲉⲃⲟⲗ</w:t>
            </w:r>
          </w:p>
        </w:tc>
      </w:tr>
      <w:tr w:rsidR="00D31F38" w14:paraId="7670B414" w14:textId="77777777" w:rsidTr="00E35F1F">
        <w:trPr>
          <w:cantSplit/>
          <w:jc w:val="center"/>
        </w:trPr>
        <w:tc>
          <w:tcPr>
            <w:tcW w:w="288" w:type="dxa"/>
          </w:tcPr>
          <w:p w14:paraId="45A1D0EC" w14:textId="77777777" w:rsidR="00D31F38" w:rsidRDefault="00D31F38" w:rsidP="00E35F1F">
            <w:pPr>
              <w:pStyle w:val="CopticCross"/>
            </w:pPr>
            <w:r>
              <w:t>¿</w:t>
            </w:r>
          </w:p>
        </w:tc>
        <w:tc>
          <w:tcPr>
            <w:tcW w:w="3960" w:type="dxa"/>
          </w:tcPr>
          <w:p w14:paraId="6BD8D1E9" w14:textId="77777777" w:rsidR="00D31F38" w:rsidRPr="000100FF" w:rsidRDefault="00D31F38" w:rsidP="00E35F1F">
            <w:pPr>
              <w:pStyle w:val="EngHang"/>
              <w:rPr>
                <w:szCs w:val="20"/>
              </w:rPr>
            </w:pPr>
            <w:r w:rsidRPr="000100FF">
              <w:t>Pray to the Lord on our behalf,</w:t>
            </w:r>
          </w:p>
          <w:p w14:paraId="77F9D239" w14:textId="77777777" w:rsidR="00D31F38" w:rsidRPr="000100FF" w:rsidRDefault="00D31F38" w:rsidP="00E35F1F">
            <w:pPr>
              <w:pStyle w:val="EngHang"/>
              <w:rPr>
                <w:szCs w:val="20"/>
              </w:rPr>
            </w:pPr>
            <w:r w:rsidRPr="000100FF">
              <w:t>Basil and Gregory,</w:t>
            </w:r>
          </w:p>
          <w:p w14:paraId="4602DB34" w14:textId="77777777" w:rsidR="00D31F38" w:rsidRPr="000100FF" w:rsidRDefault="00D31F38" w:rsidP="00E35F1F">
            <w:pPr>
              <w:pStyle w:val="EngHang"/>
              <w:rPr>
                <w:szCs w:val="20"/>
              </w:rPr>
            </w:pPr>
            <w:r w:rsidRPr="000100FF">
              <w:t>And our father Abba Cyril,</w:t>
            </w:r>
          </w:p>
          <w:p w14:paraId="76A03586" w14:textId="77777777" w:rsidR="00D31F38" w:rsidRPr="000100FF" w:rsidRDefault="00D31F38" w:rsidP="00E35F1F">
            <w:pPr>
              <w:pStyle w:val="EngHangEnd"/>
              <w:rPr>
                <w:szCs w:val="20"/>
              </w:rPr>
            </w:pPr>
            <w:r w:rsidRPr="000100FF">
              <w:t>That He may forgive us our sins.</w:t>
            </w:r>
          </w:p>
        </w:tc>
        <w:tc>
          <w:tcPr>
            <w:tcW w:w="288" w:type="dxa"/>
          </w:tcPr>
          <w:p w14:paraId="7B325B80" w14:textId="77777777" w:rsidR="00D31F38" w:rsidRDefault="00D31F38" w:rsidP="00E35F1F"/>
        </w:tc>
        <w:tc>
          <w:tcPr>
            <w:tcW w:w="288" w:type="dxa"/>
          </w:tcPr>
          <w:p w14:paraId="55ED2739" w14:textId="77777777" w:rsidR="00D31F38" w:rsidRDefault="00D31F38" w:rsidP="00E35F1F">
            <w:pPr>
              <w:pStyle w:val="CopticCross"/>
            </w:pPr>
            <w:r>
              <w:t>¿</w:t>
            </w:r>
          </w:p>
        </w:tc>
        <w:tc>
          <w:tcPr>
            <w:tcW w:w="3960" w:type="dxa"/>
          </w:tcPr>
          <w:p w14:paraId="06069AF0" w14:textId="77777777" w:rsidR="00D31F38" w:rsidRDefault="00D31F38" w:rsidP="00E35F1F">
            <w:pPr>
              <w:pStyle w:val="CopticVersemulti-line"/>
            </w:pPr>
            <w:r w:rsidRPr="00645C3A">
              <w:t>Ⲧⲱⲃϩ ⲙ̀Ⲡⲟ̅ⲥ̅ ⲉϩ̀ⲣⲏⲓ ⲉϫⲱⲛ</w:t>
            </w:r>
          </w:p>
          <w:p w14:paraId="4672ABE0" w14:textId="77777777" w:rsidR="00D31F38" w:rsidRDefault="00D31F38" w:rsidP="00E35F1F">
            <w:pPr>
              <w:pStyle w:val="CopticVersemulti-line"/>
            </w:pPr>
            <w:r w:rsidRPr="00645C3A">
              <w:t>Ⲃⲁⲥⲓⲗⲓⲟⲥ ⲛⲉⲙ Ⲅⲣⲓⲅⲟⲣⲓⲟⲥ</w:t>
            </w:r>
          </w:p>
          <w:p w14:paraId="38387D2D" w14:textId="77777777" w:rsidR="00D31F38" w:rsidRDefault="00D31F38" w:rsidP="00E35F1F">
            <w:pPr>
              <w:pStyle w:val="CopticVersemulti-line"/>
            </w:pPr>
            <w:r w:rsidRPr="00645C3A">
              <w:t>ⲛⲉⲙ ⲡⲉⲛⲓⲱⲧ ⲁⲃⲃⲁ Ⲕⲩⲣⲓⲗⲗⲟⲥ</w:t>
            </w:r>
          </w:p>
          <w:p w14:paraId="6A270827" w14:textId="77777777" w:rsidR="00D31F38" w:rsidRDefault="00D31F38" w:rsidP="00E35F1F">
            <w:pPr>
              <w:pStyle w:val="CopticVerse"/>
            </w:pPr>
            <w:r w:rsidRPr="00645C3A">
              <w:t>ⲛ̀ⲧⲉϥⲭⲁ ⲛⲉⲛⲛⲟⲃⲓ ⲛⲁⲛ ⲉⲃⲟⲗ</w:t>
            </w:r>
          </w:p>
        </w:tc>
      </w:tr>
      <w:tr w:rsidR="00D31F38" w14:paraId="7D69BC63" w14:textId="77777777" w:rsidTr="00E35F1F">
        <w:trPr>
          <w:cantSplit/>
          <w:jc w:val="center"/>
        </w:trPr>
        <w:tc>
          <w:tcPr>
            <w:tcW w:w="288" w:type="dxa"/>
          </w:tcPr>
          <w:p w14:paraId="5CB96364" w14:textId="77777777" w:rsidR="00D31F38" w:rsidRDefault="00D31F38" w:rsidP="00E35F1F">
            <w:pPr>
              <w:pStyle w:val="CopticCross"/>
            </w:pPr>
          </w:p>
        </w:tc>
        <w:tc>
          <w:tcPr>
            <w:tcW w:w="3960" w:type="dxa"/>
          </w:tcPr>
          <w:p w14:paraId="4F26E48B" w14:textId="77777777" w:rsidR="00D31F38" w:rsidRPr="000100FF" w:rsidRDefault="00D31F38" w:rsidP="00E35F1F">
            <w:pPr>
              <w:pStyle w:val="EngHang"/>
              <w:rPr>
                <w:szCs w:val="20"/>
              </w:rPr>
            </w:pPr>
            <w:r w:rsidRPr="000100FF">
              <w:t>Pray to the Lord on our behalf,</w:t>
            </w:r>
          </w:p>
          <w:p w14:paraId="221A93F2" w14:textId="77777777" w:rsidR="00D31F38" w:rsidRPr="000100FF" w:rsidRDefault="00D31F38" w:rsidP="00E35F1F">
            <w:pPr>
              <w:pStyle w:val="EngHang"/>
              <w:rPr>
                <w:szCs w:val="20"/>
              </w:rPr>
            </w:pPr>
            <w:r w:rsidRPr="000100FF">
              <w:t>O three hundred and eighteen gathered at Nicea,</w:t>
            </w:r>
          </w:p>
          <w:p w14:paraId="70AA7085" w14:textId="77777777" w:rsidR="00D31F38" w:rsidRPr="000100FF" w:rsidRDefault="00D31F38" w:rsidP="00E35F1F">
            <w:pPr>
              <w:pStyle w:val="EngHang"/>
              <w:rPr>
                <w:szCs w:val="20"/>
              </w:rPr>
            </w:pPr>
            <w:r w:rsidRPr="000100FF">
              <w:t>For the sake of the Faith,</w:t>
            </w:r>
          </w:p>
          <w:p w14:paraId="55AB94B4" w14:textId="77777777" w:rsidR="00D31F38" w:rsidRPr="000100FF" w:rsidRDefault="00D31F38" w:rsidP="00E35F1F">
            <w:pPr>
              <w:pStyle w:val="EngHangEnd"/>
              <w:rPr>
                <w:szCs w:val="20"/>
              </w:rPr>
            </w:pPr>
            <w:r w:rsidRPr="000100FF">
              <w:t>That He may forgive us our sins.</w:t>
            </w:r>
          </w:p>
        </w:tc>
        <w:tc>
          <w:tcPr>
            <w:tcW w:w="288" w:type="dxa"/>
          </w:tcPr>
          <w:p w14:paraId="327496EE" w14:textId="77777777" w:rsidR="00D31F38" w:rsidRDefault="00D31F38" w:rsidP="00E35F1F"/>
        </w:tc>
        <w:tc>
          <w:tcPr>
            <w:tcW w:w="288" w:type="dxa"/>
          </w:tcPr>
          <w:p w14:paraId="3DCF04A0" w14:textId="77777777" w:rsidR="00D31F38" w:rsidRDefault="00D31F38" w:rsidP="00E35F1F">
            <w:pPr>
              <w:pStyle w:val="CopticCross"/>
            </w:pPr>
          </w:p>
        </w:tc>
        <w:tc>
          <w:tcPr>
            <w:tcW w:w="3960" w:type="dxa"/>
          </w:tcPr>
          <w:p w14:paraId="49F131A3" w14:textId="77777777" w:rsidR="00D31F38" w:rsidRDefault="00D31F38" w:rsidP="00E35F1F">
            <w:pPr>
              <w:pStyle w:val="CopticVersemulti-line"/>
            </w:pPr>
            <w:r>
              <w:t xml:space="preserve">Ⲧⲱⲃϩ ⲙ̀Ⲡⲟ̅ⲥ̅ ⲉϩ̀ⲣⲏⲓ ⲉϫⲱⲛ </w:t>
            </w:r>
          </w:p>
          <w:p w14:paraId="450A06F1" w14:textId="77777777" w:rsidR="00D31F38" w:rsidRDefault="00D31F38" w:rsidP="00E35F1F">
            <w:pPr>
              <w:pStyle w:val="CopticVersemulti-line"/>
            </w:pPr>
            <w:commentRangeStart w:id="521"/>
            <w:r w:rsidRPr="00FC3604">
              <w:t>ⲡⲓϣⲟⲙⲧ ϣⲉ ⲙⲏⲧ ϣ̀ⲙⲏⲛ</w:t>
            </w:r>
            <w:commentRangeEnd w:id="521"/>
            <w:r>
              <w:rPr>
                <w:rStyle w:val="CommentReference"/>
                <w:rFonts w:ascii="Garamond" w:hAnsi="Garamond" w:cstheme="minorBidi"/>
                <w:noProof w:val="0"/>
                <w:lang w:val="en-CA"/>
              </w:rPr>
              <w:commentReference w:id="521"/>
            </w:r>
          </w:p>
          <w:p w14:paraId="2CB92564" w14:textId="77777777" w:rsidR="00D31F38" w:rsidRDefault="00D31F38" w:rsidP="00E35F1F">
            <w:pPr>
              <w:pStyle w:val="CopticVersemulti-line"/>
            </w:pPr>
            <w:r>
              <w:t>ⲉⲧⲁⲩⲑⲱⲟⲩϯ ϧⲉⲛ Ⲛⲓⲕⲉⲁ ⲉⲑⲃⲉ ⲡⲓⲛⲁϩϯ</w:t>
            </w:r>
          </w:p>
          <w:p w14:paraId="55DC3F00" w14:textId="77777777" w:rsidR="00D31F38" w:rsidRDefault="00D31F38" w:rsidP="00E35F1F">
            <w:pPr>
              <w:pStyle w:val="CopticVerse"/>
            </w:pPr>
            <w:r>
              <w:t>ⲛ̀ⲧⲉϥⲭⲁ ⲛⲉⲛⲛⲟⲃⲓ ⲛⲁⲛ ⲉⲃⲟⲗ</w:t>
            </w:r>
          </w:p>
        </w:tc>
      </w:tr>
      <w:tr w:rsidR="00D31F38" w14:paraId="4C692842" w14:textId="77777777" w:rsidTr="00E35F1F">
        <w:trPr>
          <w:cantSplit/>
          <w:jc w:val="center"/>
        </w:trPr>
        <w:tc>
          <w:tcPr>
            <w:tcW w:w="288" w:type="dxa"/>
          </w:tcPr>
          <w:p w14:paraId="5C6D168D" w14:textId="77777777" w:rsidR="00D31F38" w:rsidRDefault="00D31F38" w:rsidP="00E35F1F">
            <w:pPr>
              <w:pStyle w:val="CopticCross"/>
            </w:pPr>
            <w:r>
              <w:t>¿</w:t>
            </w:r>
          </w:p>
        </w:tc>
        <w:tc>
          <w:tcPr>
            <w:tcW w:w="3960" w:type="dxa"/>
          </w:tcPr>
          <w:p w14:paraId="60071156" w14:textId="77777777" w:rsidR="00D31F38" w:rsidRPr="000100FF" w:rsidRDefault="00D31F38" w:rsidP="00E35F1F">
            <w:pPr>
              <w:pStyle w:val="EngHang"/>
              <w:rPr>
                <w:szCs w:val="20"/>
              </w:rPr>
            </w:pPr>
            <w:r w:rsidRPr="000100FF">
              <w:t>Pray to the Lord on our behalf,</w:t>
            </w:r>
          </w:p>
          <w:p w14:paraId="0A310296" w14:textId="77777777" w:rsidR="00D31F38" w:rsidRPr="000100FF" w:rsidRDefault="00D31F38" w:rsidP="00E35F1F">
            <w:pPr>
              <w:pStyle w:val="EngHang"/>
              <w:rPr>
                <w:szCs w:val="20"/>
              </w:rPr>
            </w:pPr>
            <w:r w:rsidRPr="000100FF">
              <w:t>O one hundred and fifty at Constantinople,</w:t>
            </w:r>
          </w:p>
          <w:p w14:paraId="153CEF04" w14:textId="77777777" w:rsidR="00D31F38" w:rsidRPr="000100FF" w:rsidRDefault="00D31F38" w:rsidP="00E35F1F">
            <w:pPr>
              <w:pStyle w:val="EngHang"/>
              <w:rPr>
                <w:szCs w:val="20"/>
              </w:rPr>
            </w:pPr>
            <w:r w:rsidRPr="000100FF">
              <w:t>And the two hundred at Ephesus,</w:t>
            </w:r>
          </w:p>
          <w:p w14:paraId="5DAA1A9C" w14:textId="77777777" w:rsidR="00D31F38" w:rsidRPr="000100FF" w:rsidRDefault="00D31F38" w:rsidP="00E35F1F">
            <w:pPr>
              <w:pStyle w:val="EngHangEnd"/>
              <w:rPr>
                <w:szCs w:val="20"/>
              </w:rPr>
            </w:pPr>
            <w:r w:rsidRPr="000100FF">
              <w:t>That He may forgive us our sins.</w:t>
            </w:r>
          </w:p>
        </w:tc>
        <w:tc>
          <w:tcPr>
            <w:tcW w:w="288" w:type="dxa"/>
          </w:tcPr>
          <w:p w14:paraId="61CBA850" w14:textId="77777777" w:rsidR="00D31F38" w:rsidRDefault="00D31F38" w:rsidP="00E35F1F"/>
        </w:tc>
        <w:tc>
          <w:tcPr>
            <w:tcW w:w="288" w:type="dxa"/>
          </w:tcPr>
          <w:p w14:paraId="5D04F681" w14:textId="77777777" w:rsidR="00D31F38" w:rsidRDefault="00D31F38" w:rsidP="00E35F1F">
            <w:pPr>
              <w:pStyle w:val="CopticCross"/>
            </w:pPr>
            <w:r>
              <w:t>¿</w:t>
            </w:r>
          </w:p>
        </w:tc>
        <w:tc>
          <w:tcPr>
            <w:tcW w:w="3960" w:type="dxa"/>
          </w:tcPr>
          <w:p w14:paraId="22718CDB" w14:textId="77777777" w:rsidR="00D31F38" w:rsidRDefault="00D31F38" w:rsidP="00E35F1F">
            <w:pPr>
              <w:pStyle w:val="CopticVersemulti-line"/>
            </w:pPr>
            <w:r w:rsidRPr="00645C3A">
              <w:t>Ⲧⲱⲃϩ ⲙ̀Ⲡⲟ̅ⲥ̅ ⲉϩ̀ⲣⲏⲓ ⲉϫⲱⲛ</w:t>
            </w:r>
          </w:p>
          <w:p w14:paraId="793566CD" w14:textId="77777777" w:rsidR="00D31F38" w:rsidRDefault="00D31F38" w:rsidP="00E35F1F">
            <w:pPr>
              <w:pStyle w:val="CopticVersemulti-line"/>
            </w:pPr>
            <w:r w:rsidRPr="00645C3A">
              <w:t>ⲱ ⲡⲓϣⲉⲧⲉⲃⲓ ⲛ̀ⲧⲉ Ⲕⲱⲥⲧⲁⲛⲧⲓⲛⲟⲩⲡⲟⲗⲓⲥ</w:t>
            </w:r>
          </w:p>
          <w:p w14:paraId="10B5BDFD" w14:textId="77777777" w:rsidR="00D31F38" w:rsidRDefault="00D31F38" w:rsidP="00E35F1F">
            <w:pPr>
              <w:pStyle w:val="CopticVersemulti-line"/>
            </w:pPr>
            <w:r w:rsidRPr="00645C3A">
              <w:t>ⲛⲉⲙ ⲡⲓⲥ̀ⲛⲁⲩ ϣⲉ ⲛ̀ⲧⲉ Ⲉⲫⲉⲥⲟⲥ</w:t>
            </w:r>
          </w:p>
          <w:p w14:paraId="27463B99" w14:textId="77777777" w:rsidR="00D31F38" w:rsidRDefault="00D31F38" w:rsidP="00E35F1F">
            <w:pPr>
              <w:pStyle w:val="CopticVerse"/>
            </w:pPr>
            <w:r w:rsidRPr="00645C3A">
              <w:t>ⲛ̀ⲧⲉϥⲭⲁ ⲛⲉⲛⲛⲟⲃⲓ ⲛⲁⲛ ⲉⲃⲟⲗ</w:t>
            </w:r>
          </w:p>
        </w:tc>
      </w:tr>
      <w:tr w:rsidR="00D31F38" w14:paraId="24B03FCF" w14:textId="77777777" w:rsidTr="00E35F1F">
        <w:trPr>
          <w:cantSplit/>
          <w:jc w:val="center"/>
        </w:trPr>
        <w:tc>
          <w:tcPr>
            <w:tcW w:w="288" w:type="dxa"/>
          </w:tcPr>
          <w:p w14:paraId="793A5758" w14:textId="77777777" w:rsidR="00D31F38" w:rsidRDefault="00D31F38" w:rsidP="00E35F1F">
            <w:pPr>
              <w:pStyle w:val="CopticCross"/>
            </w:pPr>
          </w:p>
        </w:tc>
        <w:tc>
          <w:tcPr>
            <w:tcW w:w="3960" w:type="dxa"/>
          </w:tcPr>
          <w:p w14:paraId="4E35D656" w14:textId="77777777" w:rsidR="00D31F38" w:rsidRPr="000100FF" w:rsidRDefault="00D31F38" w:rsidP="00E35F1F">
            <w:pPr>
              <w:pStyle w:val="EngHang"/>
              <w:rPr>
                <w:szCs w:val="20"/>
              </w:rPr>
            </w:pPr>
            <w:commentRangeStart w:id="522"/>
            <w:r w:rsidRPr="000100FF">
              <w:t xml:space="preserve">Pray </w:t>
            </w:r>
            <w:commentRangeEnd w:id="522"/>
            <w:r>
              <w:rPr>
                <w:rStyle w:val="CommentReference"/>
                <w:rFonts w:eastAsiaTheme="minorHAnsi" w:cstheme="minorBidi"/>
                <w:color w:val="auto"/>
                <w:lang w:val="en-CA"/>
              </w:rPr>
              <w:commentReference w:id="522"/>
            </w:r>
            <w:r w:rsidRPr="000100FF">
              <w:t>to the Lord on our behalf,</w:t>
            </w:r>
          </w:p>
          <w:p w14:paraId="026C7564" w14:textId="77777777" w:rsidR="00D31F38" w:rsidRPr="000100FF" w:rsidRDefault="00D31F38" w:rsidP="00E35F1F">
            <w:pPr>
              <w:pStyle w:val="EngHang"/>
              <w:rPr>
                <w:szCs w:val="20"/>
              </w:rPr>
            </w:pPr>
            <w:r>
              <w:t>Our saintly and righteous fathers</w:t>
            </w:r>
            <w:r w:rsidRPr="000100FF">
              <w:t>,</w:t>
            </w:r>
          </w:p>
          <w:p w14:paraId="15E03022" w14:textId="77777777" w:rsidR="00D31F38" w:rsidRPr="000100FF" w:rsidRDefault="00D31F38" w:rsidP="00E35F1F">
            <w:pPr>
              <w:pStyle w:val="EngHang"/>
              <w:rPr>
                <w:szCs w:val="20"/>
              </w:rPr>
            </w:pPr>
            <w:r>
              <w:t>The choir of the High Priests</w:t>
            </w:r>
            <w:r w:rsidRPr="000100FF">
              <w:t>,</w:t>
            </w:r>
          </w:p>
          <w:p w14:paraId="54A341AC" w14:textId="77777777" w:rsidR="00D31F38" w:rsidRDefault="00D31F38" w:rsidP="00E35F1F">
            <w:pPr>
              <w:pStyle w:val="EngHangEnd"/>
            </w:pPr>
            <w:r w:rsidRPr="000100FF">
              <w:t>That He may forgive us our sins.</w:t>
            </w:r>
          </w:p>
        </w:tc>
        <w:tc>
          <w:tcPr>
            <w:tcW w:w="288" w:type="dxa"/>
          </w:tcPr>
          <w:p w14:paraId="161B529B" w14:textId="77777777" w:rsidR="00D31F38" w:rsidRDefault="00D31F38" w:rsidP="00E35F1F"/>
        </w:tc>
        <w:tc>
          <w:tcPr>
            <w:tcW w:w="288" w:type="dxa"/>
          </w:tcPr>
          <w:p w14:paraId="313CC619" w14:textId="77777777" w:rsidR="00D31F38" w:rsidRDefault="00D31F38" w:rsidP="00E35F1F">
            <w:pPr>
              <w:pStyle w:val="CopticCross"/>
            </w:pPr>
          </w:p>
        </w:tc>
        <w:tc>
          <w:tcPr>
            <w:tcW w:w="3960" w:type="dxa"/>
          </w:tcPr>
          <w:p w14:paraId="038872FF" w14:textId="77777777" w:rsidR="00D31F38" w:rsidRDefault="00D31F38" w:rsidP="00E35F1F">
            <w:pPr>
              <w:pStyle w:val="CopticVerse"/>
            </w:pPr>
          </w:p>
        </w:tc>
      </w:tr>
    </w:tbl>
    <w:p w14:paraId="188CB142" w14:textId="77777777" w:rsidR="00D31F38" w:rsidRDefault="00D31F38" w:rsidP="00D31F38">
      <w:pPr>
        <w:pStyle w:val="Separator"/>
      </w:pPr>
      <w:r w:rsidRPr="00A742AC">
        <w:t>¿ ¿ ¿</w:t>
      </w:r>
    </w:p>
    <w:p w14:paraId="6878E846" w14:textId="77777777" w:rsidR="00D31F38" w:rsidRPr="00A742AC" w:rsidRDefault="00D31F38" w:rsidP="00D31F38">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5EAE7A52" w14:textId="77777777" w:rsidTr="00E35F1F">
        <w:trPr>
          <w:cantSplit/>
          <w:jc w:val="center"/>
        </w:trPr>
        <w:tc>
          <w:tcPr>
            <w:tcW w:w="288" w:type="dxa"/>
          </w:tcPr>
          <w:p w14:paraId="0173A139" w14:textId="77777777" w:rsidR="00D31F38" w:rsidRDefault="00D31F38" w:rsidP="00E35F1F">
            <w:pPr>
              <w:pStyle w:val="CopticCross"/>
            </w:pPr>
            <w:r>
              <w:t>¿</w:t>
            </w:r>
          </w:p>
        </w:tc>
        <w:tc>
          <w:tcPr>
            <w:tcW w:w="3960" w:type="dxa"/>
          </w:tcPr>
          <w:p w14:paraId="4BFCA860" w14:textId="77777777" w:rsidR="00D31F38" w:rsidRPr="00FC3604" w:rsidRDefault="00D31F38" w:rsidP="00E35F1F">
            <w:pPr>
              <w:pStyle w:val="EngHang"/>
              <w:rPr>
                <w:szCs w:val="20"/>
              </w:rPr>
            </w:pPr>
            <w:commentRangeStart w:id="523"/>
            <w:r w:rsidRPr="00FC3604">
              <w:t>Pray to the Lord on our behalf,</w:t>
            </w:r>
          </w:p>
          <w:p w14:paraId="36D44C35" w14:textId="77777777" w:rsidR="00D31F38" w:rsidRPr="00FC3604" w:rsidRDefault="00D31F38" w:rsidP="00E35F1F">
            <w:pPr>
              <w:pStyle w:val="EngHang"/>
              <w:rPr>
                <w:szCs w:val="20"/>
              </w:rPr>
            </w:pPr>
            <w:r w:rsidRPr="00FC3604">
              <w:t>O perfect men,</w:t>
            </w:r>
          </w:p>
          <w:p w14:paraId="097C70B0" w14:textId="77777777" w:rsidR="00D31F38" w:rsidRPr="00FC3604" w:rsidRDefault="00D31F38" w:rsidP="00E35F1F">
            <w:pPr>
              <w:pStyle w:val="EngHang"/>
              <w:rPr>
                <w:szCs w:val="20"/>
              </w:rPr>
            </w:pPr>
            <w:r w:rsidRPr="00FC3604">
              <w:t>Joseph and Nicodemus,</w:t>
            </w:r>
          </w:p>
          <w:p w14:paraId="05FBC4D7" w14:textId="77777777" w:rsidR="00D31F38" w:rsidRDefault="00D31F38" w:rsidP="00E35F1F">
            <w:pPr>
              <w:pStyle w:val="EngHangEnd"/>
            </w:pPr>
            <w:r w:rsidRPr="00FC3604">
              <w:t>That He may forgive us our sins.</w:t>
            </w:r>
            <w:commentRangeEnd w:id="523"/>
            <w:r>
              <w:rPr>
                <w:rStyle w:val="CommentReference"/>
                <w:rFonts w:eastAsiaTheme="minorHAnsi" w:cstheme="minorBidi"/>
                <w:color w:val="auto"/>
                <w:lang w:val="en-CA"/>
              </w:rPr>
              <w:commentReference w:id="523"/>
            </w:r>
          </w:p>
        </w:tc>
        <w:tc>
          <w:tcPr>
            <w:tcW w:w="288" w:type="dxa"/>
          </w:tcPr>
          <w:p w14:paraId="26BB28B9" w14:textId="77777777" w:rsidR="00D31F38" w:rsidRDefault="00D31F38" w:rsidP="00E35F1F"/>
        </w:tc>
        <w:tc>
          <w:tcPr>
            <w:tcW w:w="288" w:type="dxa"/>
          </w:tcPr>
          <w:p w14:paraId="75161905" w14:textId="77777777" w:rsidR="00D31F38" w:rsidRDefault="00D31F38" w:rsidP="00E35F1F">
            <w:pPr>
              <w:pStyle w:val="CopticCross"/>
            </w:pPr>
            <w:r>
              <w:t>¿</w:t>
            </w:r>
          </w:p>
        </w:tc>
        <w:tc>
          <w:tcPr>
            <w:tcW w:w="3960" w:type="dxa"/>
          </w:tcPr>
          <w:p w14:paraId="6BCAD085" w14:textId="77777777" w:rsidR="00D31F38" w:rsidRDefault="00D31F38" w:rsidP="00E35F1F">
            <w:pPr>
              <w:pStyle w:val="CopticVersemulti-line"/>
            </w:pPr>
          </w:p>
        </w:tc>
      </w:tr>
      <w:tr w:rsidR="00D31F38" w14:paraId="2B3116E1" w14:textId="77777777" w:rsidTr="00E35F1F">
        <w:trPr>
          <w:cantSplit/>
          <w:jc w:val="center"/>
        </w:trPr>
        <w:tc>
          <w:tcPr>
            <w:tcW w:w="288" w:type="dxa"/>
          </w:tcPr>
          <w:p w14:paraId="66978D4E" w14:textId="77777777" w:rsidR="00D31F38" w:rsidRDefault="00D31F38" w:rsidP="00E35F1F">
            <w:pPr>
              <w:pStyle w:val="CopticCross"/>
            </w:pPr>
          </w:p>
        </w:tc>
        <w:tc>
          <w:tcPr>
            <w:tcW w:w="3960" w:type="dxa"/>
          </w:tcPr>
          <w:p w14:paraId="5F14CA4B" w14:textId="77777777" w:rsidR="00D31F38" w:rsidRPr="000100FF" w:rsidRDefault="00D31F38" w:rsidP="00E35F1F">
            <w:pPr>
              <w:pStyle w:val="EngHang"/>
              <w:rPr>
                <w:szCs w:val="20"/>
              </w:rPr>
            </w:pPr>
            <w:r w:rsidRPr="000100FF">
              <w:t>Pray to the Lord on our behalf,</w:t>
            </w:r>
          </w:p>
          <w:p w14:paraId="3BA17ABC" w14:textId="77777777" w:rsidR="00D31F38" w:rsidRPr="000100FF" w:rsidRDefault="00D31F38" w:rsidP="00E35F1F">
            <w:pPr>
              <w:pStyle w:val="EngHang"/>
              <w:rPr>
                <w:szCs w:val="20"/>
              </w:rPr>
            </w:pPr>
            <w:r w:rsidRPr="000100FF">
              <w:t>My lord the king, Constantine,</w:t>
            </w:r>
          </w:p>
          <w:p w14:paraId="3CEE4FD2" w14:textId="77777777" w:rsidR="00D31F38" w:rsidRPr="000100FF" w:rsidRDefault="00D31F38" w:rsidP="00E35F1F">
            <w:pPr>
              <w:pStyle w:val="EngHang"/>
              <w:rPr>
                <w:szCs w:val="20"/>
              </w:rPr>
            </w:pPr>
            <w:r w:rsidRPr="000100FF">
              <w:t>And his mother, Queen Helen,</w:t>
            </w:r>
          </w:p>
          <w:p w14:paraId="1D78F6BF" w14:textId="77777777" w:rsidR="00D31F38" w:rsidRDefault="00D31F38" w:rsidP="00E35F1F">
            <w:pPr>
              <w:pStyle w:val="EngHangEnd"/>
            </w:pPr>
            <w:r w:rsidRPr="000100FF">
              <w:t>That He may forgive us our sins.</w:t>
            </w:r>
          </w:p>
        </w:tc>
        <w:tc>
          <w:tcPr>
            <w:tcW w:w="288" w:type="dxa"/>
          </w:tcPr>
          <w:p w14:paraId="449EAD7E" w14:textId="77777777" w:rsidR="00D31F38" w:rsidRDefault="00D31F38" w:rsidP="00E35F1F"/>
        </w:tc>
        <w:tc>
          <w:tcPr>
            <w:tcW w:w="288" w:type="dxa"/>
          </w:tcPr>
          <w:p w14:paraId="167285C8" w14:textId="77777777" w:rsidR="00D31F38" w:rsidRDefault="00D31F38" w:rsidP="00E35F1F">
            <w:pPr>
              <w:pStyle w:val="CopticCross"/>
            </w:pPr>
          </w:p>
        </w:tc>
        <w:tc>
          <w:tcPr>
            <w:tcW w:w="3960" w:type="dxa"/>
          </w:tcPr>
          <w:p w14:paraId="4282F650" w14:textId="77777777" w:rsidR="00D31F38" w:rsidRDefault="00D31F38" w:rsidP="00E35F1F">
            <w:pPr>
              <w:pStyle w:val="CopticVersemulti-line"/>
            </w:pPr>
            <w:r w:rsidRPr="00645C3A">
              <w:t>Ⲧⲱⲃϩ ⲙ̀Ⲡⲟ̅ⲥ̅ ⲉϩ̀ⲣⲏⲓ ⲉϫⲱⲛ</w:t>
            </w:r>
          </w:p>
          <w:p w14:paraId="35303ECB" w14:textId="77777777" w:rsidR="00D31F38" w:rsidRDefault="00D31F38" w:rsidP="00E35F1F">
            <w:pPr>
              <w:pStyle w:val="CopticVersemulti-line"/>
            </w:pPr>
            <w:r w:rsidRPr="00645C3A">
              <w:t>ⲡⲁⲟ̅ⲥ̅ ⲡ̀ⲟⲩⲣⲟ Ⲕⲱⲥⲧⲁⲛⲧⲓⲛⲟⲥ</w:t>
            </w:r>
          </w:p>
          <w:p w14:paraId="16E5C286" w14:textId="77777777" w:rsidR="00D31F38" w:rsidRDefault="00D31F38" w:rsidP="00E35F1F">
            <w:pPr>
              <w:pStyle w:val="CopticVersemulti-line"/>
            </w:pPr>
            <w:r w:rsidRPr="00645C3A">
              <w:t>ⲛⲉⲙ Ⲏⲗⲁⲛⲏ ϯⲟⲩⲣⲱ</w:t>
            </w:r>
          </w:p>
          <w:p w14:paraId="07643AD1" w14:textId="77777777" w:rsidR="00D31F38" w:rsidRDefault="00D31F38" w:rsidP="00E35F1F">
            <w:pPr>
              <w:pStyle w:val="CopticVerse"/>
            </w:pPr>
            <w:r w:rsidRPr="00645C3A">
              <w:t>ⲛ̀ⲧⲉϥⲭⲁ ⲛⲉⲛⲛⲟⲃⲓ ⲛⲁⲛ ⲉⲃⲟⲗ</w:t>
            </w:r>
          </w:p>
        </w:tc>
      </w:tr>
      <w:tr w:rsidR="00D31F38" w14:paraId="0ECE1BA8" w14:textId="77777777" w:rsidTr="00E35F1F">
        <w:trPr>
          <w:cantSplit/>
          <w:jc w:val="center"/>
        </w:trPr>
        <w:tc>
          <w:tcPr>
            <w:tcW w:w="288" w:type="dxa"/>
          </w:tcPr>
          <w:p w14:paraId="15477CFF" w14:textId="77777777" w:rsidR="00D31F38" w:rsidRDefault="00D31F38" w:rsidP="00E35F1F">
            <w:pPr>
              <w:pStyle w:val="CopticCross"/>
            </w:pPr>
            <w:r>
              <w:t>¿</w:t>
            </w:r>
          </w:p>
        </w:tc>
        <w:tc>
          <w:tcPr>
            <w:tcW w:w="3960" w:type="dxa"/>
          </w:tcPr>
          <w:p w14:paraId="72931282" w14:textId="77777777" w:rsidR="00D31F38" w:rsidRPr="000100FF" w:rsidRDefault="00D31F38" w:rsidP="00E35F1F">
            <w:pPr>
              <w:pStyle w:val="EngHang"/>
              <w:rPr>
                <w:szCs w:val="20"/>
              </w:rPr>
            </w:pPr>
            <w:r w:rsidRPr="000100FF">
              <w:t>Pray to the Lord on our behalf,</w:t>
            </w:r>
          </w:p>
          <w:p w14:paraId="0F39F732" w14:textId="77777777" w:rsidR="00D31F38" w:rsidRPr="000100FF" w:rsidRDefault="00D31F38" w:rsidP="00E35F1F">
            <w:pPr>
              <w:pStyle w:val="EngHang"/>
              <w:rPr>
                <w:szCs w:val="20"/>
              </w:rPr>
            </w:pPr>
            <w:r w:rsidRPr="000100FF">
              <w:t>O wise virgin ladies,</w:t>
            </w:r>
          </w:p>
          <w:p w14:paraId="3DCCF748" w14:textId="77777777" w:rsidR="00D31F38" w:rsidRPr="000100FF" w:rsidRDefault="00D31F38" w:rsidP="00E35F1F">
            <w:pPr>
              <w:pStyle w:val="EngHang"/>
              <w:rPr>
                <w:szCs w:val="20"/>
              </w:rPr>
            </w:pPr>
            <w:r w:rsidRPr="000100FF">
              <w:t>The brides of Christ,</w:t>
            </w:r>
          </w:p>
          <w:p w14:paraId="7B374EE2" w14:textId="77777777" w:rsidR="00D31F38" w:rsidRDefault="00D31F38" w:rsidP="00E35F1F">
            <w:pPr>
              <w:pStyle w:val="EngHangEnd"/>
            </w:pPr>
            <w:r w:rsidRPr="000100FF">
              <w:t>That He may forgive us our sins.</w:t>
            </w:r>
          </w:p>
        </w:tc>
        <w:tc>
          <w:tcPr>
            <w:tcW w:w="288" w:type="dxa"/>
          </w:tcPr>
          <w:p w14:paraId="13DA2A1E" w14:textId="77777777" w:rsidR="00D31F38" w:rsidRDefault="00D31F38" w:rsidP="00E35F1F"/>
        </w:tc>
        <w:tc>
          <w:tcPr>
            <w:tcW w:w="288" w:type="dxa"/>
          </w:tcPr>
          <w:p w14:paraId="338E77AC" w14:textId="77777777" w:rsidR="00D31F38" w:rsidRDefault="00D31F38" w:rsidP="00E35F1F">
            <w:pPr>
              <w:pStyle w:val="CopticCross"/>
            </w:pPr>
            <w:r>
              <w:t>¿</w:t>
            </w:r>
          </w:p>
        </w:tc>
        <w:tc>
          <w:tcPr>
            <w:tcW w:w="3960" w:type="dxa"/>
          </w:tcPr>
          <w:p w14:paraId="7B91D2DA" w14:textId="77777777" w:rsidR="00D31F38" w:rsidRDefault="00D31F38" w:rsidP="00E35F1F">
            <w:pPr>
              <w:pStyle w:val="CopticVersemulti-line"/>
            </w:pPr>
            <w:r w:rsidRPr="00645C3A">
              <w:t>Ⲧⲱⲃϩ ⲙ̀Ⲡⲟ̅ⲥ̅ ⲉϩ̀ⲣⲏⲓ ⲉϫⲱⲛ</w:t>
            </w:r>
          </w:p>
          <w:p w14:paraId="2452FF71" w14:textId="77777777" w:rsidR="00D31F38" w:rsidRDefault="00D31F38" w:rsidP="00E35F1F">
            <w:pPr>
              <w:pStyle w:val="CopticVersemulti-line"/>
            </w:pPr>
            <w:r w:rsidRPr="00645C3A">
              <w:t>ⲛⲓⲁⲗⲟⲩ ⲛ̀ⲥⲁⲃⲉ ⲙ̀ⲡⲁⲣⲑⲉⲛⲟⲥ</w:t>
            </w:r>
          </w:p>
          <w:p w14:paraId="1F1E4A79" w14:textId="77777777" w:rsidR="00D31F38" w:rsidRDefault="00D31F38" w:rsidP="00E35F1F">
            <w:pPr>
              <w:pStyle w:val="CopticVersemulti-line"/>
            </w:pPr>
            <w:r w:rsidRPr="00645C3A">
              <w:t>ⲛⲓϣⲉⲗⲉⲧ ⲛ̀ⲧⲉ Ⲡⲭ̅ⲥ̅</w:t>
            </w:r>
          </w:p>
          <w:p w14:paraId="681BD52D" w14:textId="77777777" w:rsidR="00D31F38" w:rsidRDefault="00D31F38" w:rsidP="00E35F1F">
            <w:pPr>
              <w:pStyle w:val="CopticVerse"/>
            </w:pPr>
            <w:r w:rsidRPr="00645C3A">
              <w:t>ⲛ̀ⲧⲉϥⲭⲁ ⲛⲉⲛⲛⲟⲃⲓ ⲛⲁⲛ ⲉⲃⲟⲗ</w:t>
            </w:r>
          </w:p>
        </w:tc>
      </w:tr>
      <w:tr w:rsidR="00D31F38" w14:paraId="13E65092" w14:textId="77777777" w:rsidTr="00E35F1F">
        <w:trPr>
          <w:cantSplit/>
          <w:jc w:val="center"/>
        </w:trPr>
        <w:tc>
          <w:tcPr>
            <w:tcW w:w="288" w:type="dxa"/>
          </w:tcPr>
          <w:p w14:paraId="1407BC9F" w14:textId="77777777" w:rsidR="00D31F38" w:rsidRDefault="00D31F38" w:rsidP="00E35F1F">
            <w:pPr>
              <w:pStyle w:val="CopticCross"/>
            </w:pPr>
          </w:p>
        </w:tc>
        <w:tc>
          <w:tcPr>
            <w:tcW w:w="3960" w:type="dxa"/>
          </w:tcPr>
          <w:p w14:paraId="07DBE945" w14:textId="77777777" w:rsidR="00D31F38" w:rsidRPr="000100FF" w:rsidRDefault="00D31F38" w:rsidP="00E35F1F">
            <w:pPr>
              <w:pStyle w:val="EngHang"/>
              <w:rPr>
                <w:szCs w:val="20"/>
              </w:rPr>
            </w:pPr>
            <w:r w:rsidRPr="000100FF">
              <w:t>Pray to the Lord on our behalf,</w:t>
            </w:r>
          </w:p>
          <w:p w14:paraId="1A90B6D0" w14:textId="77777777" w:rsidR="00D31F38" w:rsidRPr="000100FF" w:rsidRDefault="00D31F38" w:rsidP="00E35F1F">
            <w:pPr>
              <w:pStyle w:val="EngHang"/>
              <w:rPr>
                <w:szCs w:val="20"/>
              </w:rPr>
            </w:pPr>
            <w:r w:rsidRPr="000100FF">
              <w:t>O saints of this day,</w:t>
            </w:r>
          </w:p>
          <w:p w14:paraId="3CC20CA0" w14:textId="77777777" w:rsidR="00D31F38" w:rsidRPr="000100FF" w:rsidRDefault="00D31F38" w:rsidP="00E35F1F">
            <w:pPr>
              <w:pStyle w:val="EngHang"/>
              <w:rPr>
                <w:szCs w:val="20"/>
              </w:rPr>
            </w:pPr>
            <w:r w:rsidRPr="000100FF">
              <w:t>Each one according to his name,</w:t>
            </w:r>
          </w:p>
          <w:p w14:paraId="7B6B1F67" w14:textId="77777777" w:rsidR="00D31F38" w:rsidRPr="000100FF" w:rsidRDefault="00D31F38" w:rsidP="00E35F1F">
            <w:pPr>
              <w:pStyle w:val="EngHangEnd"/>
              <w:rPr>
                <w:szCs w:val="20"/>
              </w:rPr>
            </w:pPr>
            <w:r w:rsidRPr="000100FF">
              <w:t>That He may forgive us our sins.</w:t>
            </w:r>
          </w:p>
        </w:tc>
        <w:tc>
          <w:tcPr>
            <w:tcW w:w="288" w:type="dxa"/>
          </w:tcPr>
          <w:p w14:paraId="57A0A4FB" w14:textId="77777777" w:rsidR="00D31F38" w:rsidRDefault="00D31F38" w:rsidP="00E35F1F"/>
        </w:tc>
        <w:tc>
          <w:tcPr>
            <w:tcW w:w="288" w:type="dxa"/>
          </w:tcPr>
          <w:p w14:paraId="48E6270C" w14:textId="77777777" w:rsidR="00D31F38" w:rsidRDefault="00D31F38" w:rsidP="00E35F1F">
            <w:pPr>
              <w:pStyle w:val="CopticCross"/>
            </w:pPr>
          </w:p>
        </w:tc>
        <w:tc>
          <w:tcPr>
            <w:tcW w:w="3960" w:type="dxa"/>
          </w:tcPr>
          <w:p w14:paraId="4074C67C" w14:textId="77777777" w:rsidR="00D31F38" w:rsidRDefault="00D31F38" w:rsidP="00E35F1F">
            <w:pPr>
              <w:pStyle w:val="CopticVersemulti-line"/>
            </w:pPr>
            <w:r w:rsidRPr="00645C3A">
              <w:t>Ⲧⲱⲃϩ ⲙ̀Ⲡⲟ̅ⲥ̅ ⲉϩ̀ⲣⲏⲓ ⲉϫⲱⲛ</w:t>
            </w:r>
          </w:p>
          <w:p w14:paraId="5AEF55B1" w14:textId="77777777" w:rsidR="00D31F38" w:rsidRDefault="00D31F38" w:rsidP="00E35F1F">
            <w:pPr>
              <w:pStyle w:val="CopticVersemulti-line"/>
            </w:pPr>
            <w:r w:rsidRPr="00645C3A">
              <w:t>ⲛⲏⲉ̅̅̅ⲑⲩ̅ ⲙ̀ⲧⲉ ⲡⲁⲓⲉϩⲟⲟⲩ</w:t>
            </w:r>
          </w:p>
          <w:p w14:paraId="2AB74E8E" w14:textId="77777777" w:rsidR="00D31F38" w:rsidRDefault="00D31F38" w:rsidP="00E35F1F">
            <w:pPr>
              <w:pStyle w:val="CopticVersemulti-line"/>
            </w:pPr>
            <w:r w:rsidRPr="00645C3A">
              <w:t>ⲡⲓⲟⲩⲁⲓ ⲡⲓⲟⲩⲁⲓ ⲕⲁⲧⲁ ⲡⲉϥⲣⲁⲛ</w:t>
            </w:r>
          </w:p>
          <w:p w14:paraId="554D5C9A" w14:textId="77777777" w:rsidR="00D31F38" w:rsidRDefault="00D31F38" w:rsidP="00E35F1F">
            <w:pPr>
              <w:pStyle w:val="CopticVerse"/>
            </w:pPr>
            <w:r w:rsidRPr="00645C3A">
              <w:t>ⲛ̀ⲧⲉϥⲭⲁ ⲛⲉⲛⲛⲟⲃⲓ ⲛⲁⲛ ⲉⲃⲟⲗ</w:t>
            </w:r>
          </w:p>
        </w:tc>
      </w:tr>
      <w:tr w:rsidR="00D31F38" w14:paraId="23FB7891" w14:textId="77777777" w:rsidTr="00E35F1F">
        <w:trPr>
          <w:cantSplit/>
          <w:jc w:val="center"/>
        </w:trPr>
        <w:tc>
          <w:tcPr>
            <w:tcW w:w="288" w:type="dxa"/>
          </w:tcPr>
          <w:p w14:paraId="05ADB59A" w14:textId="77777777" w:rsidR="00D31F38" w:rsidRDefault="00D31F38" w:rsidP="00E35F1F">
            <w:pPr>
              <w:pStyle w:val="CopticCross"/>
            </w:pPr>
            <w:r>
              <w:t>¿</w:t>
            </w:r>
          </w:p>
        </w:tc>
        <w:tc>
          <w:tcPr>
            <w:tcW w:w="3960" w:type="dxa"/>
          </w:tcPr>
          <w:p w14:paraId="741C9023" w14:textId="77777777" w:rsidR="00D31F38" w:rsidRPr="00645C3A" w:rsidRDefault="00D31F38" w:rsidP="00E35F1F">
            <w:pPr>
              <w:pStyle w:val="EngHang"/>
              <w:rPr>
                <w:szCs w:val="20"/>
              </w:rPr>
            </w:pPr>
            <w:r w:rsidRPr="00645C3A">
              <w:t xml:space="preserve">Likewise, we exalt </w:t>
            </w:r>
            <w:r>
              <w:t>You</w:t>
            </w:r>
            <w:r w:rsidRPr="00645C3A">
              <w:t>,</w:t>
            </w:r>
          </w:p>
          <w:p w14:paraId="06D27B97" w14:textId="77777777" w:rsidR="00D31F38" w:rsidRPr="00645C3A" w:rsidRDefault="00D31F38" w:rsidP="00E35F1F">
            <w:pPr>
              <w:pStyle w:val="EngHang"/>
              <w:rPr>
                <w:szCs w:val="20"/>
              </w:rPr>
            </w:pPr>
            <w:r w:rsidRPr="00645C3A">
              <w:t>With David the Psalmist:</w:t>
            </w:r>
          </w:p>
          <w:p w14:paraId="53DC007C" w14:textId="77777777" w:rsidR="00D31F38" w:rsidRPr="00645C3A" w:rsidRDefault="00D31F38" w:rsidP="00E35F1F">
            <w:pPr>
              <w:pStyle w:val="EngHang"/>
              <w:rPr>
                <w:szCs w:val="20"/>
              </w:rPr>
            </w:pPr>
            <w:r>
              <w:t>You</w:t>
            </w:r>
            <w:r w:rsidRPr="00645C3A">
              <w:t xml:space="preserve"> </w:t>
            </w:r>
            <w:r>
              <w:t>are</w:t>
            </w:r>
            <w:r w:rsidRPr="00645C3A">
              <w:t xml:space="preserve"> a priest forever,</w:t>
            </w:r>
          </w:p>
          <w:p w14:paraId="3A0B6A77" w14:textId="77777777" w:rsidR="00D31F38" w:rsidRDefault="00D31F38" w:rsidP="00E35F1F">
            <w:pPr>
              <w:pStyle w:val="EngHangEnd"/>
            </w:pPr>
            <w:r w:rsidRPr="00645C3A">
              <w:t>After the order of Melchizedek.</w:t>
            </w:r>
          </w:p>
        </w:tc>
        <w:tc>
          <w:tcPr>
            <w:tcW w:w="288" w:type="dxa"/>
          </w:tcPr>
          <w:p w14:paraId="630033C4" w14:textId="77777777" w:rsidR="00D31F38" w:rsidRDefault="00D31F38" w:rsidP="00E35F1F"/>
        </w:tc>
        <w:tc>
          <w:tcPr>
            <w:tcW w:w="288" w:type="dxa"/>
          </w:tcPr>
          <w:p w14:paraId="19CECC8F" w14:textId="77777777" w:rsidR="00D31F38" w:rsidRDefault="00D31F38" w:rsidP="00E35F1F">
            <w:pPr>
              <w:pStyle w:val="CopticCross"/>
            </w:pPr>
            <w:r>
              <w:t>¿</w:t>
            </w:r>
          </w:p>
        </w:tc>
        <w:tc>
          <w:tcPr>
            <w:tcW w:w="3960" w:type="dxa"/>
          </w:tcPr>
          <w:p w14:paraId="2D8A4212" w14:textId="77777777" w:rsidR="00D31F38" w:rsidRDefault="00D31F38" w:rsidP="00E35F1F">
            <w:pPr>
              <w:pStyle w:val="CopticVersemulti-line"/>
            </w:pPr>
            <w:r w:rsidRPr="00645C3A">
              <w:t>Ⲱⲥⲁⲩⲧⲟⲥ ⲧⲉⲛϭⲓⲥⲓ ⲙ̀ⲙⲟⲕ</w:t>
            </w:r>
          </w:p>
          <w:p w14:paraId="2C158841" w14:textId="77777777" w:rsidR="00D31F38" w:rsidRDefault="00D31F38" w:rsidP="00E35F1F">
            <w:pPr>
              <w:pStyle w:val="CopticVersemulti-line"/>
            </w:pPr>
            <w:r w:rsidRPr="00645C3A">
              <w:t>ⲛⲉⲙ ⲡⲓϩⲩⲙⲛⲇⲟⲥ ⲇⲁⲩⲓⲇ</w:t>
            </w:r>
          </w:p>
          <w:p w14:paraId="5118E5AD" w14:textId="77777777" w:rsidR="00D31F38" w:rsidRDefault="00D31F38" w:rsidP="00E35F1F">
            <w:pPr>
              <w:pStyle w:val="CopticVersemulti-line"/>
            </w:pPr>
            <w:r w:rsidRPr="00645C3A">
              <w:t>ϫⲉ ⲛ̀ⲑⲟⲕ ⲡⲉ ⲡⲓⲟⲩⲏⲃ ϣⲁ ⲉⲛⲉϩ</w:t>
            </w:r>
          </w:p>
          <w:p w14:paraId="4330034D" w14:textId="77777777" w:rsidR="00D31F38" w:rsidRDefault="00D31F38" w:rsidP="00E35F1F">
            <w:pPr>
              <w:pStyle w:val="CopticVerse"/>
            </w:pPr>
            <w:r w:rsidRPr="00645C3A">
              <w:t>ⲕⲁⲧⲁ ⲧ̀ⲧⲁⲝⲓⲥ ⲙ̀Ⲙⲉⲗⲭⲓⲥⲉⲇⲉⲕ</w:t>
            </w:r>
          </w:p>
        </w:tc>
      </w:tr>
    </w:tbl>
    <w:p w14:paraId="014D131E" w14:textId="77777777" w:rsidR="00D31F38" w:rsidRDefault="00D31F38" w:rsidP="00D31F38">
      <w:pPr>
        <w:pStyle w:val="Heading4"/>
        <w:rPr>
          <w:lang w:val="en-US"/>
        </w:rPr>
      </w:pPr>
      <w:bookmarkStart w:id="524" w:name="_Ref448228235"/>
      <w:r>
        <w:rPr>
          <w:lang w:val="en-US"/>
        </w:rPr>
        <w:t>The Doxologies</w:t>
      </w:r>
      <w:bookmarkEnd w:id="515"/>
      <w:bookmarkEnd w:id="516"/>
      <w:bookmarkEnd w:id="524"/>
    </w:p>
    <w:p w14:paraId="04E32178" w14:textId="47BD74A0" w:rsidR="00D31F38" w:rsidRDefault="00D31F38" w:rsidP="00D31F38">
      <w:pPr>
        <w:pStyle w:val="Rubric"/>
        <w:rPr>
          <w:lang w:val="en-US"/>
        </w:rPr>
      </w:pPr>
      <w:bookmarkStart w:id="525" w:name="_Toc298681243"/>
      <w:r>
        <w:rPr>
          <w:lang w:val="en-US"/>
        </w:rPr>
        <w:t xml:space="preserve">Any appropriate seasonal Doxology is now said. See page </w:t>
      </w:r>
      <w:r>
        <w:rPr>
          <w:lang w:val="en-US"/>
        </w:rPr>
        <w:fldChar w:fldCharType="begin"/>
      </w:r>
      <w:r>
        <w:rPr>
          <w:lang w:val="en-US"/>
        </w:rPr>
        <w:instrText xml:space="preserve"> PAGEREF _Ref299211976 \h </w:instrText>
      </w:r>
      <w:r>
        <w:rPr>
          <w:lang w:val="en-US"/>
        </w:rPr>
      </w:r>
      <w:r>
        <w:rPr>
          <w:lang w:val="en-US"/>
        </w:rPr>
        <w:fldChar w:fldCharType="separate"/>
      </w:r>
      <w:r w:rsidR="000C7DE2">
        <w:rPr>
          <w:noProof/>
          <w:lang w:val="en-US"/>
        </w:rPr>
        <w:t>66</w:t>
      </w:r>
      <w:r>
        <w:rPr>
          <w:lang w:val="en-US"/>
        </w:rPr>
        <w:fldChar w:fldCharType="end"/>
      </w:r>
      <w:r>
        <w:rPr>
          <w:lang w:val="en-US"/>
        </w:rPr>
        <w:t>.</w:t>
      </w:r>
    </w:p>
    <w:p w14:paraId="1887BB95" w14:textId="77777777" w:rsidR="00D31F38" w:rsidRDefault="00D31F38" w:rsidP="00D31F38">
      <w:pPr>
        <w:pStyle w:val="Heading4"/>
        <w:rPr>
          <w:lang w:val="en-US"/>
        </w:rPr>
      </w:pPr>
      <w:bookmarkStart w:id="526" w:name="_Toc308441900"/>
      <w:bookmarkStart w:id="527" w:name="_Ref434487886"/>
      <w:bookmarkStart w:id="528" w:name="_Ref434487891"/>
      <w:r>
        <w:rPr>
          <w:lang w:val="en-US"/>
        </w:rPr>
        <w:t>The Doxology of the Virgin for Midnight Praise</w:t>
      </w:r>
      <w:bookmarkEnd w:id="526"/>
      <w:bookmarkEnd w:id="527"/>
      <w:bookmarkEnd w:id="528"/>
    </w:p>
    <w:p w14:paraId="2A3410F0" w14:textId="77777777" w:rsidR="00D31F38" w:rsidRPr="009F4DF5" w:rsidRDefault="00D31F38" w:rsidP="00D31F38">
      <w:pPr>
        <w:pStyle w:val="Heading3non-TOC"/>
        <w:rPr>
          <w:lang w:val="en-US"/>
        </w:rPr>
      </w:pPr>
      <w:r w:rsidRPr="009F4DF5">
        <w:rPr>
          <w:lang w:val="en-US"/>
        </w:rPr>
        <w:t>Ⲧⲉⲛⲙⲉⲧⲛⲓ</w:t>
      </w:r>
      <w:r w:rsidRPr="009F4DF5">
        <w:rPr>
          <w:rFonts w:ascii="Times New Roman" w:hAnsi="Times New Roman" w:cs="Times New Roman"/>
          <w:lang w:val="en-US"/>
        </w:rPr>
        <w:t>ϣϯ</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7EC76AA0" w14:textId="77777777" w:rsidTr="00E35F1F">
        <w:trPr>
          <w:cantSplit/>
          <w:jc w:val="center"/>
        </w:trPr>
        <w:tc>
          <w:tcPr>
            <w:tcW w:w="288" w:type="dxa"/>
          </w:tcPr>
          <w:p w14:paraId="2A7A9E89" w14:textId="77777777" w:rsidR="00D31F38" w:rsidRDefault="00D31F38" w:rsidP="00E35F1F">
            <w:pPr>
              <w:pStyle w:val="CopticCross"/>
            </w:pPr>
          </w:p>
        </w:tc>
        <w:tc>
          <w:tcPr>
            <w:tcW w:w="3960" w:type="dxa"/>
          </w:tcPr>
          <w:p w14:paraId="3D20C789" w14:textId="77777777" w:rsidR="00D31F38" w:rsidRDefault="00D31F38" w:rsidP="00E35F1F">
            <w:pPr>
              <w:pStyle w:val="EngHang"/>
            </w:pPr>
            <w:r>
              <w:t>Your greatness O Mary,</w:t>
            </w:r>
          </w:p>
          <w:p w14:paraId="2D939D79" w14:textId="77777777" w:rsidR="00D31F38" w:rsidRDefault="00D31F38" w:rsidP="00E35F1F">
            <w:pPr>
              <w:pStyle w:val="EngHang"/>
            </w:pPr>
            <w:r>
              <w:t>the undefiled virgin,</w:t>
            </w:r>
          </w:p>
          <w:p w14:paraId="130D0878" w14:textId="77777777" w:rsidR="00D31F38" w:rsidRDefault="00D31F38" w:rsidP="00E35F1F">
            <w:pPr>
              <w:pStyle w:val="EngHang"/>
            </w:pPr>
            <w:r>
              <w:t>is like the height of the palm tree,</w:t>
            </w:r>
          </w:p>
          <w:p w14:paraId="760AB171" w14:textId="77777777" w:rsidR="00D31F38" w:rsidRPr="00E03AFD" w:rsidRDefault="00D31F38" w:rsidP="00E35F1F">
            <w:pPr>
              <w:pStyle w:val="EngHangEnd"/>
            </w:pPr>
            <w:r>
              <w:t>as Solomon has said.</w:t>
            </w:r>
          </w:p>
        </w:tc>
        <w:tc>
          <w:tcPr>
            <w:tcW w:w="288" w:type="dxa"/>
          </w:tcPr>
          <w:p w14:paraId="134631B1" w14:textId="77777777" w:rsidR="00D31F38" w:rsidRDefault="00D31F38" w:rsidP="00E35F1F"/>
        </w:tc>
        <w:tc>
          <w:tcPr>
            <w:tcW w:w="288" w:type="dxa"/>
          </w:tcPr>
          <w:p w14:paraId="06ED0DAC" w14:textId="77777777" w:rsidR="00D31F38" w:rsidRDefault="00D31F38" w:rsidP="00E35F1F">
            <w:pPr>
              <w:pStyle w:val="CopticCross"/>
            </w:pPr>
          </w:p>
        </w:tc>
        <w:tc>
          <w:tcPr>
            <w:tcW w:w="3960" w:type="dxa"/>
          </w:tcPr>
          <w:p w14:paraId="4F324611" w14:textId="77777777" w:rsidR="00D31F38" w:rsidRDefault="00D31F38" w:rsidP="00E35F1F">
            <w:pPr>
              <w:pStyle w:val="CopticVersemulti-line"/>
            </w:pPr>
            <w:r w:rsidRPr="009F4DF5">
              <w:t>Ⲧⲉⲙⲉⲧⲛⲓ</w:t>
            </w:r>
            <w:r w:rsidRPr="009F4DF5">
              <w:rPr>
                <w:rFonts w:ascii="Times New Roman" w:hAnsi="Times New Roman" w:cs="Times New Roman"/>
              </w:rPr>
              <w:t>ϣϯ</w:t>
            </w:r>
            <w:r w:rsidRPr="009F4DF5">
              <w:t xml:space="preserve"> ⲱ Ⲙⲁⲣⲓⲁ</w:t>
            </w:r>
          </w:p>
          <w:p w14:paraId="56B6D80F" w14:textId="77777777" w:rsidR="00D31F38" w:rsidRDefault="00D31F38" w:rsidP="00E35F1F">
            <w:pPr>
              <w:pStyle w:val="CopticVersemulti-line"/>
            </w:pPr>
            <w:r w:rsidRPr="009F4DF5">
              <w:rPr>
                <w:rFonts w:ascii="Times New Roman" w:hAnsi="Times New Roman" w:cs="Times New Roman"/>
              </w:rPr>
              <w:t>ϯ</w:t>
            </w:r>
            <w:r w:rsidRPr="009F4DF5">
              <w:t>ⲡⲁⲣⲑⲉⲛⲟⲥ ⲛ</w:t>
            </w:r>
            <w:r w:rsidRPr="009F4DF5">
              <w:rPr>
                <w:rFonts w:ascii="Times New Roman" w:hAnsi="Times New Roman" w:cs="Times New Roman"/>
              </w:rPr>
              <w:t>̀</w:t>
            </w:r>
            <w:r w:rsidRPr="009F4DF5">
              <w:t>ⲁⲧⲑⲱⲗⲉⲃ</w:t>
            </w:r>
          </w:p>
          <w:p w14:paraId="3F8BA824" w14:textId="77777777" w:rsidR="00D31F38" w:rsidRDefault="00D31F38" w:rsidP="00E35F1F">
            <w:pPr>
              <w:pStyle w:val="CopticVersemulti-line"/>
            </w:pPr>
            <w:r w:rsidRPr="009F4DF5">
              <w:t>ⲥ</w:t>
            </w:r>
            <w:r w:rsidRPr="009F4DF5">
              <w:rPr>
                <w:rFonts w:ascii="Times New Roman" w:hAnsi="Times New Roman" w:cs="Times New Roman"/>
              </w:rPr>
              <w:t>̀</w:t>
            </w:r>
            <w:r w:rsidRPr="009F4DF5">
              <w:t>ⲟⲛⲓ ⲙ</w:t>
            </w:r>
            <w:r w:rsidRPr="009F4DF5">
              <w:rPr>
                <w:rFonts w:ascii="Times New Roman" w:hAnsi="Times New Roman" w:cs="Times New Roman"/>
              </w:rPr>
              <w:t>̀</w:t>
            </w:r>
            <w:r w:rsidRPr="009F4DF5">
              <w:t>ⲡⲓ</w:t>
            </w:r>
            <w:r w:rsidRPr="009F4DF5">
              <w:rPr>
                <w:rFonts w:ascii="Times New Roman" w:hAnsi="Times New Roman" w:cs="Times New Roman"/>
              </w:rPr>
              <w:t>ϭ</w:t>
            </w:r>
            <w:r w:rsidRPr="009F4DF5">
              <w:t>ⲓⲥⲓ ⲙ</w:t>
            </w:r>
            <w:r w:rsidRPr="009F4DF5">
              <w:rPr>
                <w:rFonts w:ascii="Times New Roman" w:hAnsi="Times New Roman" w:cs="Times New Roman"/>
              </w:rPr>
              <w:t>̀</w:t>
            </w:r>
            <w:r w:rsidRPr="009F4DF5">
              <w:t>ⲡⲓⲃⲉⲛⲓ</w:t>
            </w:r>
          </w:p>
          <w:p w14:paraId="6BBE4E1C" w14:textId="77777777" w:rsidR="00D31F38" w:rsidRDefault="00D31F38" w:rsidP="00E35F1F">
            <w:pPr>
              <w:pStyle w:val="CopticVerse"/>
            </w:pPr>
            <w:r w:rsidRPr="009F4DF5">
              <w:t>ⲉⲧⲁⲥⲟⲗⲟⲙⲱⲛ ⲥⲁ</w:t>
            </w:r>
            <w:r w:rsidRPr="009F4DF5">
              <w:rPr>
                <w:rFonts w:ascii="Times New Roman" w:hAnsi="Times New Roman" w:cs="Times New Roman"/>
              </w:rPr>
              <w:t>ϫ</w:t>
            </w:r>
            <w:r w:rsidRPr="009F4DF5">
              <w:t>ⲓ ⲉⲑⲃⲏⲧ</w:t>
            </w:r>
            <w:r w:rsidRPr="009F4DF5">
              <w:rPr>
                <w:rFonts w:ascii="Times New Roman" w:hAnsi="Times New Roman" w:cs="Times New Roman"/>
              </w:rPr>
              <w:t>ϥ</w:t>
            </w:r>
          </w:p>
        </w:tc>
      </w:tr>
      <w:tr w:rsidR="00D31F38" w14:paraId="4588E869" w14:textId="77777777" w:rsidTr="00E35F1F">
        <w:trPr>
          <w:cantSplit/>
          <w:jc w:val="center"/>
        </w:trPr>
        <w:tc>
          <w:tcPr>
            <w:tcW w:w="288" w:type="dxa"/>
          </w:tcPr>
          <w:p w14:paraId="4352700A" w14:textId="77777777" w:rsidR="00D31F38" w:rsidRDefault="00D31F38" w:rsidP="00E35F1F">
            <w:pPr>
              <w:pStyle w:val="CopticCross"/>
            </w:pPr>
            <w:r>
              <w:lastRenderedPageBreak/>
              <w:t>¿</w:t>
            </w:r>
          </w:p>
        </w:tc>
        <w:tc>
          <w:tcPr>
            <w:tcW w:w="3960" w:type="dxa"/>
          </w:tcPr>
          <w:p w14:paraId="4CA10979" w14:textId="77777777" w:rsidR="00D31F38" w:rsidRPr="004764BD" w:rsidRDefault="00D31F38" w:rsidP="00E35F1F">
            <w:pPr>
              <w:pStyle w:val="EngHang"/>
            </w:pPr>
            <w:r w:rsidRPr="004764BD">
              <w:t>You are the spring of living water</w:t>
            </w:r>
          </w:p>
          <w:p w14:paraId="58F538A1" w14:textId="77777777" w:rsidR="00D31F38" w:rsidRPr="004764BD" w:rsidRDefault="00D31F38" w:rsidP="00E35F1F">
            <w:pPr>
              <w:pStyle w:val="EngHang"/>
            </w:pPr>
            <w:r>
              <w:t>That flows from Lebanon</w:t>
            </w:r>
            <w:r w:rsidRPr="004764BD">
              <w:t>-</w:t>
            </w:r>
            <w:r>
              <w:t>-</w:t>
            </w:r>
          </w:p>
          <w:p w14:paraId="528A51E0" w14:textId="77777777" w:rsidR="00D31F38" w:rsidRDefault="00D31F38" w:rsidP="00E35F1F">
            <w:pPr>
              <w:pStyle w:val="EngHang"/>
            </w:pPr>
            <w:r w:rsidRPr="004764BD">
              <w:t xml:space="preserve">For </w:t>
            </w:r>
            <w:r>
              <w:t xml:space="preserve">the grace of the </w:t>
            </w:r>
            <w:commentRangeStart w:id="529"/>
            <w:r>
              <w:t>Godhead</w:t>
            </w:r>
            <w:commentRangeEnd w:id="529"/>
            <w:r>
              <w:rPr>
                <w:rStyle w:val="CommentReference"/>
                <w:rFonts w:eastAsiaTheme="minorHAnsi" w:cstheme="minorBidi"/>
                <w:color w:val="auto"/>
                <w:lang w:val="en-CA"/>
              </w:rPr>
              <w:commentReference w:id="529"/>
            </w:r>
            <w:r>
              <w:t>,</w:t>
            </w:r>
          </w:p>
          <w:p w14:paraId="1F73F2F7" w14:textId="77777777" w:rsidR="00D31F38" w:rsidRPr="0031634B" w:rsidRDefault="00D31F38" w:rsidP="00E35F1F">
            <w:pPr>
              <w:pStyle w:val="EngHangEnd"/>
              <w:rPr>
                <w:szCs w:val="20"/>
              </w:rPr>
            </w:pPr>
            <w:r>
              <w:t>Sprang forth from you to us</w:t>
            </w:r>
            <w:r w:rsidRPr="004764BD">
              <w:t>.</w:t>
            </w:r>
          </w:p>
        </w:tc>
        <w:tc>
          <w:tcPr>
            <w:tcW w:w="288" w:type="dxa"/>
          </w:tcPr>
          <w:p w14:paraId="3E3CB97C" w14:textId="77777777" w:rsidR="00D31F38" w:rsidRDefault="00D31F38" w:rsidP="00E35F1F"/>
        </w:tc>
        <w:tc>
          <w:tcPr>
            <w:tcW w:w="288" w:type="dxa"/>
          </w:tcPr>
          <w:p w14:paraId="3AA49606" w14:textId="77777777" w:rsidR="00D31F38" w:rsidRDefault="00D31F38" w:rsidP="00E35F1F">
            <w:pPr>
              <w:pStyle w:val="CopticCross"/>
            </w:pPr>
            <w:r>
              <w:t>¿</w:t>
            </w:r>
          </w:p>
        </w:tc>
        <w:tc>
          <w:tcPr>
            <w:tcW w:w="3960" w:type="dxa"/>
          </w:tcPr>
          <w:p w14:paraId="571C4510" w14:textId="77777777" w:rsidR="00D31F38" w:rsidRDefault="00D31F38" w:rsidP="00E35F1F">
            <w:pPr>
              <w:pStyle w:val="CopticVersemulti-line"/>
            </w:pPr>
            <w:r w:rsidRPr="009F4DF5">
              <w:t>Ⲛⲑⲟ ⲧⲉ ϯⲙⲟⲩⲙⲓ ⲙ̀ⲙⲱⲟⲩ ⲛ̀ⲱⲛϧ</w:t>
            </w:r>
          </w:p>
          <w:p w14:paraId="72924B54" w14:textId="77777777" w:rsidR="00D31F38" w:rsidRDefault="00D31F38" w:rsidP="00E35F1F">
            <w:pPr>
              <w:pStyle w:val="CopticVersemulti-line"/>
            </w:pPr>
            <w:r w:rsidRPr="009F4DF5">
              <w:t>ⲉⲧϧⲁϯ ⲙ̀ⲡⲓⲗⲓⲃⲁⲛⲟⲥ</w:t>
            </w:r>
          </w:p>
          <w:p w14:paraId="7160D185" w14:textId="77777777" w:rsidR="00D31F38" w:rsidRDefault="00D31F38" w:rsidP="00E35F1F">
            <w:pPr>
              <w:pStyle w:val="CopticVersemulti-line"/>
            </w:pPr>
            <w:r w:rsidRPr="009F4DF5">
              <w:t>ⲉ̀ⲧⲁⲡⲓϩ̀ⲙⲟⲧ ⲛ̀ⲧⲉ ϯⲙⲉⲑⲛⲟⲩϯ</w:t>
            </w:r>
          </w:p>
          <w:p w14:paraId="2A52CCD6" w14:textId="77777777" w:rsidR="00D31F38" w:rsidRDefault="00D31F38" w:rsidP="00E35F1F">
            <w:pPr>
              <w:pStyle w:val="CopticVerse"/>
            </w:pPr>
            <w:r w:rsidRPr="009F4DF5">
              <w:t>ⲃⲉⲃⲓ ⲛⲁⲛ ⲉⲃⲟⲗ ⲛ̀ϧⲏⲧⲥ</w:t>
            </w:r>
          </w:p>
        </w:tc>
      </w:tr>
      <w:tr w:rsidR="00D31F38" w14:paraId="50CB332D" w14:textId="77777777" w:rsidTr="00E35F1F">
        <w:trPr>
          <w:cantSplit/>
          <w:jc w:val="center"/>
        </w:trPr>
        <w:tc>
          <w:tcPr>
            <w:tcW w:w="288" w:type="dxa"/>
          </w:tcPr>
          <w:p w14:paraId="3048E69A" w14:textId="77777777" w:rsidR="00D31F38" w:rsidRDefault="00D31F38" w:rsidP="00E35F1F">
            <w:pPr>
              <w:pStyle w:val="CopticCross"/>
            </w:pPr>
          </w:p>
        </w:tc>
        <w:tc>
          <w:tcPr>
            <w:tcW w:w="3960" w:type="dxa"/>
          </w:tcPr>
          <w:p w14:paraId="77C36F58" w14:textId="77777777" w:rsidR="00D31F38" w:rsidRDefault="00D31F38" w:rsidP="00E35F1F">
            <w:pPr>
              <w:pStyle w:val="EngHang"/>
            </w:pPr>
            <w:r>
              <w:t>You have borne to us Emmanuel,</w:t>
            </w:r>
          </w:p>
          <w:p w14:paraId="1F937529" w14:textId="77777777" w:rsidR="00D31F38" w:rsidRDefault="00D31F38" w:rsidP="00E35F1F">
            <w:pPr>
              <w:pStyle w:val="EngHang"/>
            </w:pPr>
            <w:r>
              <w:t>From your virginal womb.</w:t>
            </w:r>
          </w:p>
          <w:p w14:paraId="770278D6" w14:textId="77777777" w:rsidR="00D31F38" w:rsidRDefault="00D31F38" w:rsidP="00E35F1F">
            <w:pPr>
              <w:pStyle w:val="EngHang"/>
            </w:pPr>
            <w:r>
              <w:t>He made us heirs</w:t>
            </w:r>
          </w:p>
          <w:p w14:paraId="34E2ACDE" w14:textId="77777777" w:rsidR="00D31F38" w:rsidRPr="0031634B" w:rsidRDefault="00D31F38" w:rsidP="00E35F1F">
            <w:pPr>
              <w:pStyle w:val="EngHangEnd"/>
            </w:pPr>
            <w:r>
              <w:t>Of the Kingdom of the Heavens,</w:t>
            </w:r>
          </w:p>
        </w:tc>
        <w:tc>
          <w:tcPr>
            <w:tcW w:w="288" w:type="dxa"/>
          </w:tcPr>
          <w:p w14:paraId="770E95B0" w14:textId="77777777" w:rsidR="00D31F38" w:rsidRDefault="00D31F38" w:rsidP="00E35F1F"/>
        </w:tc>
        <w:tc>
          <w:tcPr>
            <w:tcW w:w="288" w:type="dxa"/>
          </w:tcPr>
          <w:p w14:paraId="0591875D" w14:textId="77777777" w:rsidR="00D31F38" w:rsidRDefault="00D31F38" w:rsidP="00E35F1F">
            <w:pPr>
              <w:pStyle w:val="CopticCross"/>
            </w:pPr>
          </w:p>
        </w:tc>
        <w:tc>
          <w:tcPr>
            <w:tcW w:w="3960" w:type="dxa"/>
          </w:tcPr>
          <w:p w14:paraId="3B02A92B" w14:textId="77777777" w:rsidR="00D31F38" w:rsidRDefault="00D31F38" w:rsidP="00E35F1F">
            <w:pPr>
              <w:pStyle w:val="CopticVersemulti-line"/>
            </w:pPr>
            <w:r w:rsidRPr="009F4DF5">
              <w:t xml:space="preserve">Ⲁⲣⲉⲙⲓⲥⲓ ⲛⲁⲛ ⲛ̀Ⲉⲙⲙⲁⲛⲟⲩⲏⲗ </w:t>
            </w:r>
          </w:p>
          <w:p w14:paraId="70209ACE" w14:textId="77777777" w:rsidR="00D31F38" w:rsidRDefault="00D31F38" w:rsidP="00E35F1F">
            <w:pPr>
              <w:pStyle w:val="CopticVersemulti-line"/>
            </w:pPr>
            <w:r w:rsidRPr="009F4DF5">
              <w:t>ϧⲉⲛ ⲧⲉⲙⲏⲧⲣⲁ ⲙ̀ⲡⲁⲣⲑⲉⲛⲓⲕⲓ</w:t>
            </w:r>
          </w:p>
          <w:p w14:paraId="2DDFB5EA" w14:textId="77777777" w:rsidR="00D31F38" w:rsidRDefault="00D31F38" w:rsidP="00E35F1F">
            <w:pPr>
              <w:pStyle w:val="CopticVersemulti-line"/>
            </w:pPr>
            <w:r w:rsidRPr="009F4DF5">
              <w:t>ⲁϥⲁⲓⲧⲉⲛ ⲛ̀ⲕⲗⲏⲣⲟⲛⲟⲙⲟⲥ</w:t>
            </w:r>
          </w:p>
          <w:p w14:paraId="7A52AD31" w14:textId="77777777" w:rsidR="00D31F38" w:rsidRDefault="00D31F38" w:rsidP="00E35F1F">
            <w:pPr>
              <w:pStyle w:val="CopticVerse"/>
            </w:pPr>
            <w:r w:rsidRPr="009F4DF5">
              <w:t>ⲛ̀ϩ̀ⲣⲏⲓ ϧⲉⲛ ⲑ̀ⲙⲉⲧⲟⲩⲣⲟ ⲛ̀ⲛⲓⲫⲏⲟⲩⲓ</w:t>
            </w:r>
          </w:p>
        </w:tc>
      </w:tr>
      <w:tr w:rsidR="00D31F38" w14:paraId="43B189EA" w14:textId="77777777" w:rsidTr="00E35F1F">
        <w:trPr>
          <w:cantSplit/>
          <w:jc w:val="center"/>
        </w:trPr>
        <w:tc>
          <w:tcPr>
            <w:tcW w:w="288" w:type="dxa"/>
          </w:tcPr>
          <w:p w14:paraId="1E772149" w14:textId="77777777" w:rsidR="00D31F38" w:rsidRDefault="00D31F38" w:rsidP="00E35F1F">
            <w:pPr>
              <w:pStyle w:val="CopticCross"/>
            </w:pPr>
            <w:r>
              <w:t>¿</w:t>
            </w:r>
          </w:p>
        </w:tc>
        <w:tc>
          <w:tcPr>
            <w:tcW w:w="3960" w:type="dxa"/>
          </w:tcPr>
          <w:p w14:paraId="5B44C27D" w14:textId="77777777" w:rsidR="00D31F38" w:rsidRDefault="00D31F38" w:rsidP="00E35F1F">
            <w:pPr>
              <w:pStyle w:val="EngHang"/>
            </w:pPr>
            <w:r>
              <w:t>According to the oath</w:t>
            </w:r>
          </w:p>
          <w:p w14:paraId="77E60E7F" w14:textId="77777777" w:rsidR="00D31F38" w:rsidRDefault="00D31F38" w:rsidP="00E35F1F">
            <w:pPr>
              <w:pStyle w:val="EngHang"/>
            </w:pPr>
            <w:r>
              <w:t>That he swore to our father,</w:t>
            </w:r>
          </w:p>
          <w:p w14:paraId="4FC71D37" w14:textId="77777777" w:rsidR="00D31F38" w:rsidRDefault="00D31F38" w:rsidP="00E35F1F">
            <w:pPr>
              <w:pStyle w:val="EngHang"/>
            </w:pPr>
            <w:r>
              <w:t>King David the patriarch--</w:t>
            </w:r>
          </w:p>
          <w:p w14:paraId="24B8A338" w14:textId="77777777" w:rsidR="00D31F38" w:rsidRPr="0031634B" w:rsidRDefault="00D31F38" w:rsidP="00E35F1F">
            <w:pPr>
              <w:pStyle w:val="EngHangEnd"/>
            </w:pPr>
            <w:r>
              <w:t xml:space="preserve">Which He came and fulfilled </w:t>
            </w:r>
            <w:commentRangeStart w:id="530"/>
            <w:r>
              <w:t xml:space="preserve">to </w:t>
            </w:r>
            <w:commentRangeEnd w:id="530"/>
            <w:r>
              <w:rPr>
                <w:rStyle w:val="CommentReference"/>
                <w:rFonts w:eastAsiaTheme="minorHAnsi" w:cstheme="minorBidi"/>
                <w:color w:val="auto"/>
                <w:lang w:val="en-CA"/>
              </w:rPr>
              <w:commentReference w:id="530"/>
            </w:r>
            <w:r>
              <w:t>us.</w:t>
            </w:r>
          </w:p>
        </w:tc>
        <w:tc>
          <w:tcPr>
            <w:tcW w:w="288" w:type="dxa"/>
          </w:tcPr>
          <w:p w14:paraId="5A5A65D2" w14:textId="77777777" w:rsidR="00D31F38" w:rsidRDefault="00D31F38" w:rsidP="00E35F1F"/>
        </w:tc>
        <w:tc>
          <w:tcPr>
            <w:tcW w:w="288" w:type="dxa"/>
          </w:tcPr>
          <w:p w14:paraId="59011842" w14:textId="77777777" w:rsidR="00D31F38" w:rsidRDefault="00D31F38" w:rsidP="00E35F1F">
            <w:pPr>
              <w:pStyle w:val="CopticCross"/>
            </w:pPr>
            <w:r>
              <w:t>¿</w:t>
            </w:r>
          </w:p>
        </w:tc>
        <w:tc>
          <w:tcPr>
            <w:tcW w:w="3960" w:type="dxa"/>
          </w:tcPr>
          <w:p w14:paraId="1A0C7631" w14:textId="77777777" w:rsidR="00D31F38" w:rsidRDefault="00D31F38" w:rsidP="00E35F1F">
            <w:pPr>
              <w:pStyle w:val="CopticVersemulti-line"/>
            </w:pPr>
            <w:r w:rsidRPr="009F4DF5">
              <w:t>Ⲕⲁⲧⲁ ⲡⲓⲱϣ ⲉⲧⲁϥⲱϣ ⲙ̀ⲙⲟϥ</w:t>
            </w:r>
          </w:p>
          <w:p w14:paraId="6B1F03F3" w14:textId="77777777" w:rsidR="00D31F38" w:rsidRDefault="00D31F38" w:rsidP="00E35F1F">
            <w:pPr>
              <w:pStyle w:val="CopticVersemulti-line"/>
            </w:pPr>
            <w:r w:rsidRPr="009F4DF5">
              <w:t>ⲛ̀ⲧⲉ ⲡⲉⲛⲓⲱⲧ ⲙ̀ⲡⲁⲧⲣⲓⲁⲣⲭⲏⲥ</w:t>
            </w:r>
          </w:p>
          <w:p w14:paraId="1FE76C6D" w14:textId="77777777" w:rsidR="00D31F38" w:rsidRDefault="00D31F38" w:rsidP="00E35F1F">
            <w:pPr>
              <w:pStyle w:val="CopticVersemulti-line"/>
            </w:pPr>
            <w:r w:rsidRPr="009F4DF5">
              <w:t>ⲉⲧⲉ ⲫⲁⲓ ⲡⲉ ⲡ̀ⲩⲣⲟ Ⲇⲁⲩⲓⲇ</w:t>
            </w:r>
          </w:p>
          <w:p w14:paraId="0C3761D9" w14:textId="77777777" w:rsidR="00D31F38" w:rsidRDefault="00D31F38" w:rsidP="00E35F1F">
            <w:pPr>
              <w:pStyle w:val="CopticVerse"/>
            </w:pPr>
            <w:r w:rsidRPr="009F4DF5">
              <w:t>ⲁϥⲓ̀ ⲁϥϫⲟⲕϥ ⲛⲁⲛ ⲉⲃⲟⲗ</w:t>
            </w:r>
          </w:p>
        </w:tc>
      </w:tr>
      <w:tr w:rsidR="00D31F38" w14:paraId="0E1FB834" w14:textId="77777777" w:rsidTr="00E35F1F">
        <w:trPr>
          <w:cantSplit/>
          <w:jc w:val="center"/>
        </w:trPr>
        <w:tc>
          <w:tcPr>
            <w:tcW w:w="288" w:type="dxa"/>
          </w:tcPr>
          <w:p w14:paraId="0D04A5CF" w14:textId="77777777" w:rsidR="00D31F38" w:rsidRDefault="00D31F38" w:rsidP="00E35F1F">
            <w:pPr>
              <w:pStyle w:val="CopticCross"/>
            </w:pPr>
          </w:p>
        </w:tc>
        <w:tc>
          <w:tcPr>
            <w:tcW w:w="3960" w:type="dxa"/>
          </w:tcPr>
          <w:p w14:paraId="0659BAD6" w14:textId="77777777" w:rsidR="00D31F38" w:rsidRDefault="00D31F38" w:rsidP="00E35F1F">
            <w:pPr>
              <w:pStyle w:val="EngHang"/>
            </w:pPr>
            <w:r>
              <w:t>Hail to you, O Virgin,</w:t>
            </w:r>
          </w:p>
          <w:p w14:paraId="3B6165E8" w14:textId="77777777" w:rsidR="00D31F38" w:rsidRDefault="00D31F38" w:rsidP="00E35F1F">
            <w:pPr>
              <w:pStyle w:val="EngHang"/>
            </w:pPr>
            <w:r>
              <w:t>The true</w:t>
            </w:r>
            <w:r>
              <w:rPr>
                <w:rStyle w:val="FootnoteReference"/>
              </w:rPr>
              <w:footnoteReference w:id="899"/>
            </w:r>
            <w:r>
              <w:t xml:space="preserve"> Queen.</w:t>
            </w:r>
          </w:p>
          <w:p w14:paraId="228F37AB" w14:textId="77777777" w:rsidR="00D31F38" w:rsidRDefault="00D31F38" w:rsidP="00E35F1F">
            <w:pPr>
              <w:pStyle w:val="EngHang"/>
            </w:pPr>
            <w:r>
              <w:t>Hail to the pride of our race,</w:t>
            </w:r>
          </w:p>
          <w:p w14:paraId="6B577269" w14:textId="77777777" w:rsidR="00D31F38" w:rsidRPr="0031634B" w:rsidRDefault="00D31F38" w:rsidP="00E35F1F">
            <w:pPr>
              <w:pStyle w:val="EngHangEnd"/>
            </w:pPr>
            <w:r>
              <w:t>Who has borne to us Emmanuel.</w:t>
            </w:r>
          </w:p>
        </w:tc>
        <w:tc>
          <w:tcPr>
            <w:tcW w:w="288" w:type="dxa"/>
          </w:tcPr>
          <w:p w14:paraId="14CD1770" w14:textId="77777777" w:rsidR="00D31F38" w:rsidRDefault="00D31F38" w:rsidP="00E35F1F"/>
        </w:tc>
        <w:tc>
          <w:tcPr>
            <w:tcW w:w="288" w:type="dxa"/>
          </w:tcPr>
          <w:p w14:paraId="1B08EFBE" w14:textId="77777777" w:rsidR="00D31F38" w:rsidRDefault="00D31F38" w:rsidP="00E35F1F">
            <w:pPr>
              <w:pStyle w:val="CopticCross"/>
            </w:pPr>
          </w:p>
        </w:tc>
        <w:tc>
          <w:tcPr>
            <w:tcW w:w="3960" w:type="dxa"/>
          </w:tcPr>
          <w:p w14:paraId="40E20D83" w14:textId="77777777" w:rsidR="00D31F38" w:rsidRDefault="00D31F38" w:rsidP="00E35F1F">
            <w:pPr>
              <w:pStyle w:val="CopticVersemulti-line"/>
            </w:pPr>
            <w:r w:rsidRPr="009F4DF5">
              <w:t>Ⲭⲉⲣⲉ ⲛⲉ ⲱ ϯⲡⲁⲣⲑⲉⲛⲟⲥ</w:t>
            </w:r>
          </w:p>
          <w:p w14:paraId="3B2D2AFD" w14:textId="77777777" w:rsidR="00D31F38" w:rsidRDefault="00D31F38" w:rsidP="00E35F1F">
            <w:pPr>
              <w:pStyle w:val="CopticVersemulti-line"/>
            </w:pPr>
            <w:r w:rsidRPr="009F4DF5">
              <w:t>ϯⲟⲩⲣⲱ ⲙ̀ⲙⲏⲓ ⲛ̀ⲁ̀ⲗⲏⲑⲓⲛⲏ</w:t>
            </w:r>
          </w:p>
          <w:p w14:paraId="4ED701ED" w14:textId="77777777" w:rsidR="00D31F38" w:rsidRDefault="00D31F38" w:rsidP="00E35F1F">
            <w:pPr>
              <w:pStyle w:val="CopticVersemulti-line"/>
            </w:pPr>
            <w:r w:rsidRPr="009F4DF5">
              <w:t>ⲭⲉⲣⲉ ⲡ̀ϣⲟⲩϣⲟⲩ ⲛ̀ⲧⲉ ⲡⲉⲛⲅⲉⲛⲟⲩⲥ</w:t>
            </w:r>
          </w:p>
          <w:p w14:paraId="2971CF05" w14:textId="77777777" w:rsidR="00D31F38" w:rsidRDefault="00D31F38" w:rsidP="00E35F1F">
            <w:pPr>
              <w:pStyle w:val="CopticVerse"/>
            </w:pPr>
            <w:r w:rsidRPr="009F4DF5">
              <w:t>ⲁⲣⲉϫ̀ⲫⲟ ⲛⲁⲛ ⲛ̀Ⲉⲙⲙⲁⲛⲟⲩⲏⲗ</w:t>
            </w:r>
          </w:p>
        </w:tc>
      </w:tr>
      <w:tr w:rsidR="00D31F38" w14:paraId="4D2568E3" w14:textId="77777777" w:rsidTr="00E35F1F">
        <w:trPr>
          <w:cantSplit/>
          <w:jc w:val="center"/>
        </w:trPr>
        <w:tc>
          <w:tcPr>
            <w:tcW w:w="288" w:type="dxa"/>
          </w:tcPr>
          <w:p w14:paraId="71EA5E02" w14:textId="77777777" w:rsidR="00D31F38" w:rsidRDefault="00D31F38" w:rsidP="00E35F1F">
            <w:pPr>
              <w:pStyle w:val="CopticCross"/>
            </w:pPr>
            <w:r>
              <w:t>¿</w:t>
            </w:r>
          </w:p>
        </w:tc>
        <w:tc>
          <w:tcPr>
            <w:tcW w:w="3960" w:type="dxa"/>
          </w:tcPr>
          <w:p w14:paraId="472558A1" w14:textId="77777777" w:rsidR="00D31F38" w:rsidRDefault="00D31F38" w:rsidP="00E35F1F">
            <w:pPr>
              <w:pStyle w:val="EngHang"/>
            </w:pPr>
            <w:r>
              <w:t>We ask you to remember us,</w:t>
            </w:r>
          </w:p>
          <w:p w14:paraId="7EC5F386" w14:textId="77777777" w:rsidR="00D31F38" w:rsidRDefault="00D31F38" w:rsidP="00E35F1F">
            <w:pPr>
              <w:pStyle w:val="EngHang"/>
            </w:pPr>
            <w:r>
              <w:t xml:space="preserve">O our </w:t>
            </w:r>
            <w:commentRangeStart w:id="531"/>
            <w:r>
              <w:t xml:space="preserve">faithful </w:t>
            </w:r>
            <w:commentRangeEnd w:id="531"/>
            <w:r>
              <w:rPr>
                <w:rStyle w:val="CommentReference"/>
                <w:rFonts w:eastAsiaTheme="minorHAnsi" w:cstheme="minorBidi"/>
                <w:color w:val="auto"/>
                <w:lang w:val="en-CA"/>
              </w:rPr>
              <w:commentReference w:id="531"/>
            </w:r>
            <w:r>
              <w:t>advocate,</w:t>
            </w:r>
          </w:p>
          <w:p w14:paraId="0B1C501F" w14:textId="77777777" w:rsidR="00D31F38" w:rsidRDefault="00D31F38" w:rsidP="00E35F1F">
            <w:pPr>
              <w:pStyle w:val="EngHang"/>
            </w:pPr>
            <w:r>
              <w:t>Before our Lord Jesus Christ,</w:t>
            </w:r>
          </w:p>
          <w:p w14:paraId="583A733A" w14:textId="77777777" w:rsidR="00D31F38" w:rsidRPr="0031634B" w:rsidRDefault="00D31F38" w:rsidP="00E35F1F">
            <w:pPr>
              <w:pStyle w:val="EngHangEnd"/>
            </w:pPr>
            <w:r>
              <w:t>That He may forgive us our sins.</w:t>
            </w:r>
          </w:p>
        </w:tc>
        <w:tc>
          <w:tcPr>
            <w:tcW w:w="288" w:type="dxa"/>
          </w:tcPr>
          <w:p w14:paraId="55635A3A" w14:textId="77777777" w:rsidR="00D31F38" w:rsidRDefault="00D31F38" w:rsidP="00E35F1F"/>
        </w:tc>
        <w:tc>
          <w:tcPr>
            <w:tcW w:w="288" w:type="dxa"/>
          </w:tcPr>
          <w:p w14:paraId="5F893AF6" w14:textId="77777777" w:rsidR="00D31F38" w:rsidRDefault="00D31F38" w:rsidP="00E35F1F">
            <w:pPr>
              <w:pStyle w:val="CopticCross"/>
            </w:pPr>
            <w:r>
              <w:t>¿</w:t>
            </w:r>
          </w:p>
        </w:tc>
        <w:tc>
          <w:tcPr>
            <w:tcW w:w="3960" w:type="dxa"/>
          </w:tcPr>
          <w:p w14:paraId="2EA7CBAE" w14:textId="77777777" w:rsidR="00D31F38" w:rsidRDefault="00D31F38" w:rsidP="00E35F1F">
            <w:pPr>
              <w:pStyle w:val="CopticVersemulti-line"/>
            </w:pPr>
            <w:r w:rsidRPr="00914F1B">
              <w:t>Ⲧⲉⲛϯϩⲟ ⲁ̀ⲣⲓⲡⲉⲛⲙⲉⲩⲓ̀</w:t>
            </w:r>
          </w:p>
          <w:p w14:paraId="763DA3A8" w14:textId="77777777" w:rsidR="00D31F38" w:rsidRDefault="00D31F38" w:rsidP="00E35F1F">
            <w:pPr>
              <w:pStyle w:val="CopticVersemulti-line"/>
            </w:pPr>
            <w:r w:rsidRPr="00914F1B">
              <w:t>ⲱ̀ ϯⲡ̀ⲣⲟⲥⲧⲁⲧⲏⲥ ⲉ̀ⲧⲉⲛϩⲟⲧ</w:t>
            </w:r>
          </w:p>
          <w:p w14:paraId="35BC4EE1" w14:textId="77777777" w:rsidR="00D31F38" w:rsidRDefault="00D31F38" w:rsidP="00E35F1F">
            <w:pPr>
              <w:pStyle w:val="CopticVersemulti-line"/>
            </w:pPr>
            <w:r w:rsidRPr="00914F1B">
              <w:t>ⲛⲁϩⲣⲉⲛ Ⲡⲉⲛⲟ̅ⲥ̅ Ⲓⲏ̅ⲥ Ⲡⲭ̅ⲥ</w:t>
            </w:r>
          </w:p>
          <w:p w14:paraId="142AE87B"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2F359AC4" w14:textId="2D585FBB" w:rsidR="00D31F38" w:rsidRPr="00DD4C22" w:rsidRDefault="00D31F38" w:rsidP="00D31F38">
      <w:pPr>
        <w:pStyle w:val="Rubric"/>
        <w:rPr>
          <w:lang w:val="en-US"/>
        </w:rPr>
      </w:pPr>
      <w:r>
        <w:rPr>
          <w:lang w:val="en-US"/>
        </w:rPr>
        <w:t xml:space="preserve">Any appropriate doxologies for other saints are now said (especially any saints whose feats are nearby, and the patron(s) of the church). See page </w:t>
      </w:r>
      <w:r>
        <w:rPr>
          <w:lang w:val="en-US"/>
        </w:rPr>
        <w:fldChar w:fldCharType="begin"/>
      </w:r>
      <w:r>
        <w:rPr>
          <w:lang w:val="en-US"/>
        </w:rPr>
        <w:instrText xml:space="preserve"> PAGEREF _Ref435643009 \h </w:instrText>
      </w:r>
      <w:r>
        <w:rPr>
          <w:lang w:val="en-US"/>
        </w:rPr>
      </w:r>
      <w:r>
        <w:rPr>
          <w:lang w:val="en-US"/>
        </w:rPr>
        <w:fldChar w:fldCharType="separate"/>
      </w:r>
      <w:r w:rsidR="000C7DE2">
        <w:rPr>
          <w:noProof/>
          <w:lang w:val="en-US"/>
        </w:rPr>
        <w:t>1132</w:t>
      </w:r>
      <w:r>
        <w:rPr>
          <w:lang w:val="en-US"/>
        </w:rPr>
        <w:fldChar w:fldCharType="end"/>
      </w:r>
      <w:r>
        <w:rPr>
          <w:lang w:val="en-US"/>
        </w:rPr>
        <w:t>.</w:t>
      </w:r>
    </w:p>
    <w:p w14:paraId="367F23ED" w14:textId="77777777" w:rsidR="00D31F38" w:rsidRDefault="00D31F38" w:rsidP="00D31F38">
      <w:pPr>
        <w:pStyle w:val="Heading4"/>
        <w:rPr>
          <w:lang w:val="en-US"/>
        </w:rPr>
      </w:pPr>
      <w:bookmarkStart w:id="532" w:name="_Toc308441901"/>
      <w:r>
        <w:rPr>
          <w:lang w:val="en-US"/>
        </w:rPr>
        <w:t>The Conclusion of the Doxologies</w:t>
      </w:r>
      <w:bookmarkEnd w:id="525"/>
      <w:bookmarkEnd w:id="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7FE6DE6" w14:textId="77777777" w:rsidTr="00E35F1F">
        <w:trPr>
          <w:cantSplit/>
          <w:jc w:val="center"/>
        </w:trPr>
        <w:tc>
          <w:tcPr>
            <w:tcW w:w="288" w:type="dxa"/>
          </w:tcPr>
          <w:p w14:paraId="469202F4" w14:textId="77777777" w:rsidR="00D31F38" w:rsidRDefault="00D31F38" w:rsidP="00E35F1F">
            <w:pPr>
              <w:pStyle w:val="CopticCross"/>
            </w:pPr>
          </w:p>
        </w:tc>
        <w:tc>
          <w:tcPr>
            <w:tcW w:w="3960" w:type="dxa"/>
          </w:tcPr>
          <w:p w14:paraId="6A882BE5" w14:textId="77777777" w:rsidR="00D31F38" w:rsidRPr="00DD4C22" w:rsidRDefault="00D31F38" w:rsidP="00E35F1F">
            <w:pPr>
              <w:pStyle w:val="EngHang"/>
            </w:pPr>
            <w:r w:rsidRPr="00DD4C22">
              <w:t>Be our advocate</w:t>
            </w:r>
          </w:p>
          <w:p w14:paraId="0508E78E" w14:textId="77777777" w:rsidR="00D31F38" w:rsidRPr="00DD4C22" w:rsidRDefault="00D31F38" w:rsidP="00E35F1F">
            <w:pPr>
              <w:pStyle w:val="EngHang"/>
            </w:pPr>
            <w:r w:rsidRPr="00DD4C22">
              <w:t>In the highest where you are,</w:t>
            </w:r>
          </w:p>
          <w:p w14:paraId="41A7F3A0" w14:textId="77777777" w:rsidR="00D31F38" w:rsidRPr="00DD4C22" w:rsidRDefault="00D31F38" w:rsidP="00E35F1F">
            <w:pPr>
              <w:pStyle w:val="EngHang"/>
            </w:pPr>
            <w:r w:rsidRPr="00DD4C22">
              <w:t>O lady of us all, the Mother of God,</w:t>
            </w:r>
          </w:p>
          <w:p w14:paraId="633A0E13" w14:textId="77777777" w:rsidR="00D31F38" w:rsidRPr="00DD4C22" w:rsidRDefault="00D31F38" w:rsidP="00E35F1F">
            <w:pPr>
              <w:pStyle w:val="EngHangEnd"/>
            </w:pPr>
            <w:r w:rsidRPr="00DD4C22">
              <w:t>The ever virgin Mary.</w:t>
            </w:r>
          </w:p>
        </w:tc>
        <w:tc>
          <w:tcPr>
            <w:tcW w:w="288" w:type="dxa"/>
          </w:tcPr>
          <w:p w14:paraId="453ADDA5" w14:textId="77777777" w:rsidR="00D31F38" w:rsidRDefault="00D31F38" w:rsidP="00E35F1F"/>
        </w:tc>
        <w:tc>
          <w:tcPr>
            <w:tcW w:w="288" w:type="dxa"/>
          </w:tcPr>
          <w:p w14:paraId="7E55EE9C" w14:textId="77777777" w:rsidR="00D31F38" w:rsidRDefault="00D31F38" w:rsidP="00E35F1F">
            <w:pPr>
              <w:pStyle w:val="CopticCross"/>
            </w:pPr>
          </w:p>
        </w:tc>
        <w:tc>
          <w:tcPr>
            <w:tcW w:w="3960" w:type="dxa"/>
          </w:tcPr>
          <w:p w14:paraId="41AFD78C" w14:textId="77777777" w:rsidR="00D31F38" w:rsidRDefault="00D31F38" w:rsidP="00E35F1F">
            <w:pPr>
              <w:pStyle w:val="CopticVersemulti-line"/>
            </w:pPr>
            <w:r>
              <w:rPr>
                <w:rFonts w:ascii="Times New Roman" w:hAnsi="Times New Roman" w:cs="Times New Roman"/>
              </w:rPr>
              <w:t>Ϣ</w:t>
            </w:r>
            <w:r>
              <w:t>ⲱⲡⲓ ⲛ̀ⲑⲟ ⲉ̀ⲣⲉⲥⲟⲙⲥ ⲉ̀ϫⲱⲛ:</w:t>
            </w:r>
          </w:p>
          <w:p w14:paraId="11ECFFE3" w14:textId="77777777" w:rsidR="00D31F38" w:rsidRDefault="00D31F38" w:rsidP="00E35F1F">
            <w:pPr>
              <w:pStyle w:val="CopticVersemulti-line"/>
            </w:pPr>
            <w:r>
              <w:t>ϧⲉⲛ ⲛⲓⲙⲁ ⲉⲧϭⲟⲥⲓ ⲉ̀ⲧⲁⲣⲉⲭⲏ ⲛ̀ϧⲏⲧⲟⲩ:</w:t>
            </w:r>
          </w:p>
          <w:p w14:paraId="4C215BC4" w14:textId="77777777" w:rsidR="00D31F38" w:rsidRDefault="00D31F38" w:rsidP="00E35F1F">
            <w:pPr>
              <w:pStyle w:val="CopticVersemulti-line"/>
            </w:pPr>
            <w:r>
              <w:t>ⲱ̀ ⲧⲉⲛⲟ̄ⲥ̄ ⲛ̀ⲛⲏⲃ ⲧⲏⲣⲉⲛ ϯⲑⲉⲟ̀ⲧⲟⲕⲟⲥ:</w:t>
            </w:r>
          </w:p>
          <w:p w14:paraId="36CA3FCD" w14:textId="77777777" w:rsidR="00D31F38" w:rsidRPr="00D15008" w:rsidRDefault="00D31F38" w:rsidP="00E35F1F">
            <w:pPr>
              <w:pStyle w:val="CopticHangingVerse"/>
            </w:pPr>
            <w:r>
              <w:t>ⲉⲧⲟⲓ ⲙ̀ⲡⲁⲣⲑⲉⲛⲟⲥ ⲛ̀ⲥⲏⲟⲩ ⲛⲓⲃⲉⲛ.</w:t>
            </w:r>
          </w:p>
        </w:tc>
      </w:tr>
      <w:tr w:rsidR="00D31F38" w14:paraId="52187CC8" w14:textId="77777777" w:rsidTr="00E35F1F">
        <w:trPr>
          <w:cantSplit/>
          <w:jc w:val="center"/>
        </w:trPr>
        <w:tc>
          <w:tcPr>
            <w:tcW w:w="288" w:type="dxa"/>
          </w:tcPr>
          <w:p w14:paraId="46CABC8A" w14:textId="77777777" w:rsidR="00D31F38" w:rsidRDefault="00D31F38" w:rsidP="00E35F1F">
            <w:pPr>
              <w:pStyle w:val="CopticCross"/>
            </w:pPr>
            <w:r>
              <w:lastRenderedPageBreak/>
              <w:t>¿</w:t>
            </w:r>
          </w:p>
        </w:tc>
        <w:tc>
          <w:tcPr>
            <w:tcW w:w="3960" w:type="dxa"/>
          </w:tcPr>
          <w:p w14:paraId="6AAFC582" w14:textId="77777777" w:rsidR="00D31F38" w:rsidRPr="00DD4C22" w:rsidRDefault="00D31F38" w:rsidP="00E35F1F">
            <w:pPr>
              <w:pStyle w:val="EngHang"/>
            </w:pPr>
            <w:r w:rsidRPr="00DD4C22">
              <w:t>Ask of Him Whom you have borne,</w:t>
            </w:r>
          </w:p>
          <w:p w14:paraId="74390216" w14:textId="77777777" w:rsidR="00D31F38" w:rsidRPr="00DD4C22" w:rsidRDefault="00D31F38" w:rsidP="00E35F1F">
            <w:pPr>
              <w:pStyle w:val="EngHang"/>
            </w:pPr>
            <w:r w:rsidRPr="00DD4C22">
              <w:t>Our Good Saviour,</w:t>
            </w:r>
          </w:p>
          <w:p w14:paraId="4A11FB7B" w14:textId="77777777" w:rsidR="00D31F38" w:rsidRPr="00DD4C22" w:rsidRDefault="00D31F38" w:rsidP="00E35F1F">
            <w:pPr>
              <w:pStyle w:val="EngHang"/>
            </w:pPr>
            <w:r w:rsidRPr="00DD4C22">
              <w:t>To take away our afflictions</w:t>
            </w:r>
          </w:p>
          <w:p w14:paraId="2EE97055" w14:textId="77777777" w:rsidR="00D31F38" w:rsidRPr="00DD4C22" w:rsidRDefault="00D31F38" w:rsidP="00E35F1F">
            <w:pPr>
              <w:pStyle w:val="EngHangEnd"/>
            </w:pPr>
            <w:r w:rsidRPr="00DD4C22">
              <w:t>And accord to us His peace.</w:t>
            </w:r>
          </w:p>
        </w:tc>
        <w:tc>
          <w:tcPr>
            <w:tcW w:w="288" w:type="dxa"/>
          </w:tcPr>
          <w:p w14:paraId="4C872DC4" w14:textId="77777777" w:rsidR="00D31F38" w:rsidRDefault="00D31F38" w:rsidP="00E35F1F"/>
        </w:tc>
        <w:tc>
          <w:tcPr>
            <w:tcW w:w="288" w:type="dxa"/>
          </w:tcPr>
          <w:p w14:paraId="78F39D94" w14:textId="77777777" w:rsidR="00D31F38" w:rsidRDefault="00D31F38" w:rsidP="00E35F1F">
            <w:pPr>
              <w:pStyle w:val="CopticCross"/>
            </w:pPr>
            <w:r>
              <w:t>¿</w:t>
            </w:r>
          </w:p>
        </w:tc>
        <w:tc>
          <w:tcPr>
            <w:tcW w:w="3960" w:type="dxa"/>
          </w:tcPr>
          <w:p w14:paraId="34F12DC1" w14:textId="77777777" w:rsidR="00D31F38" w:rsidRDefault="00D31F38" w:rsidP="00E35F1F">
            <w:pPr>
              <w:pStyle w:val="CopticVersemulti-line"/>
            </w:pPr>
            <w:r>
              <w:t>Ⲙⲁϯϩⲟ ⲙ̀ⲫⲏⲉ̀ⲧⲁⲣⲉⲙⲁⲥϥ:</w:t>
            </w:r>
          </w:p>
          <w:p w14:paraId="237509AD" w14:textId="77777777" w:rsidR="00D31F38" w:rsidRDefault="00D31F38" w:rsidP="00E35F1F">
            <w:pPr>
              <w:pStyle w:val="CopticVersemulti-line"/>
            </w:pPr>
            <w:r>
              <w:t>Ⲡⲉⲛⲥⲱⲧⲏⲣ ⲛ̀ⲁ̀ⲅⲁⲑⲟⲥ:</w:t>
            </w:r>
          </w:p>
          <w:p w14:paraId="5C00ED0A" w14:textId="77777777" w:rsidR="00D31F38" w:rsidRDefault="00D31F38" w:rsidP="00E35F1F">
            <w:pPr>
              <w:pStyle w:val="CopticVersemulti-line"/>
            </w:pPr>
            <w:r>
              <w:t>ⲛ̀ⲧⲉϥⲱ̀ⲗⲓ ⲛ̀ⲛⲁⲓϧⲓⲥⲓ ⲉ̀ⲃⲟⲗϩⲁⲣⲟⲛ:</w:t>
            </w:r>
          </w:p>
          <w:p w14:paraId="2A928581" w14:textId="77777777" w:rsidR="00D31F38" w:rsidRDefault="00D31F38" w:rsidP="00E35F1F">
            <w:pPr>
              <w:pStyle w:val="CopticVersemulti-line"/>
            </w:pPr>
            <w:r>
              <w:t>ⲛ̀ⲧⲉϥⲥⲉⲙⲛⲓ ⲛⲁⲛ ⲛ̀ⲧⲉϥϩⲓⲣⲏⲛⲏ.</w:t>
            </w:r>
          </w:p>
        </w:tc>
      </w:tr>
      <w:tr w:rsidR="00D31F38" w14:paraId="7329307B" w14:textId="77777777" w:rsidTr="00E35F1F">
        <w:trPr>
          <w:cantSplit/>
          <w:jc w:val="center"/>
        </w:trPr>
        <w:tc>
          <w:tcPr>
            <w:tcW w:w="288" w:type="dxa"/>
          </w:tcPr>
          <w:p w14:paraId="1077D31C" w14:textId="77777777" w:rsidR="00D31F38" w:rsidRDefault="00D31F38" w:rsidP="00E35F1F">
            <w:pPr>
              <w:pStyle w:val="CopticCross"/>
            </w:pPr>
          </w:p>
        </w:tc>
        <w:tc>
          <w:tcPr>
            <w:tcW w:w="3960" w:type="dxa"/>
          </w:tcPr>
          <w:p w14:paraId="5FEA9377" w14:textId="77777777" w:rsidR="00D31F38" w:rsidRPr="00DD4C22" w:rsidRDefault="00D31F38" w:rsidP="00E35F1F">
            <w:pPr>
              <w:pStyle w:val="EngHang"/>
            </w:pPr>
            <w:r w:rsidRPr="00DD4C22">
              <w:t>Hail to you, O Virgin,</w:t>
            </w:r>
          </w:p>
          <w:p w14:paraId="45282235" w14:textId="77777777" w:rsidR="00D31F38" w:rsidRDefault="00D31F38" w:rsidP="00E35F1F">
            <w:pPr>
              <w:pStyle w:val="EngHang"/>
            </w:pPr>
            <w:r>
              <w:t>The true</w:t>
            </w:r>
            <w:r>
              <w:rPr>
                <w:rStyle w:val="FootnoteReference"/>
              </w:rPr>
              <w:footnoteReference w:id="900"/>
            </w:r>
            <w:r>
              <w:t xml:space="preserve"> Queen.</w:t>
            </w:r>
          </w:p>
          <w:p w14:paraId="2FB52D43" w14:textId="77777777" w:rsidR="00D31F38" w:rsidRPr="00DD4C22" w:rsidRDefault="00D31F38" w:rsidP="00E35F1F">
            <w:pPr>
              <w:pStyle w:val="EngHang"/>
            </w:pPr>
            <w:r w:rsidRPr="00DD4C22">
              <w:t>Hail to the pride of our race,</w:t>
            </w:r>
          </w:p>
          <w:p w14:paraId="54962D4B" w14:textId="77777777" w:rsidR="00D31F38" w:rsidRPr="00DD4C22" w:rsidRDefault="00D31F38" w:rsidP="00E35F1F">
            <w:pPr>
              <w:pStyle w:val="EngHangEnd"/>
            </w:pPr>
            <w:r w:rsidRPr="00DD4C22">
              <w:t>Who has borne to us Emmanuel.</w:t>
            </w:r>
          </w:p>
        </w:tc>
        <w:tc>
          <w:tcPr>
            <w:tcW w:w="288" w:type="dxa"/>
          </w:tcPr>
          <w:p w14:paraId="20547ACD" w14:textId="77777777" w:rsidR="00D31F38" w:rsidRDefault="00D31F38" w:rsidP="00E35F1F"/>
        </w:tc>
        <w:tc>
          <w:tcPr>
            <w:tcW w:w="288" w:type="dxa"/>
          </w:tcPr>
          <w:p w14:paraId="63F7DB2B" w14:textId="77777777" w:rsidR="00D31F38" w:rsidRDefault="00D31F38" w:rsidP="00E35F1F">
            <w:pPr>
              <w:pStyle w:val="CopticCross"/>
            </w:pPr>
          </w:p>
        </w:tc>
        <w:tc>
          <w:tcPr>
            <w:tcW w:w="3960" w:type="dxa"/>
          </w:tcPr>
          <w:p w14:paraId="369FF283" w14:textId="77777777" w:rsidR="00D31F38" w:rsidRDefault="00D31F38" w:rsidP="00E35F1F">
            <w:pPr>
              <w:pStyle w:val="CopticVersemulti-line"/>
            </w:pPr>
            <w:r>
              <w:t>Ⲭⲉⲣⲉ ⲛⲉ ⲱ̀ ϯⲡⲁⲣⲑⲉⲟⲛⲥ:</w:t>
            </w:r>
          </w:p>
          <w:p w14:paraId="31276907" w14:textId="77777777" w:rsidR="00D31F38" w:rsidRDefault="00D31F38" w:rsidP="00E35F1F">
            <w:pPr>
              <w:pStyle w:val="CopticVersemulti-line"/>
            </w:pPr>
            <w:r>
              <w:t>ϯⲟⲩⲣⲱ ⲙ̀ⲙⲏⲓ ⲛ̀ⲁ̀ⲗⲏⲑⲓⲛⲏ:</w:t>
            </w:r>
          </w:p>
          <w:p w14:paraId="4FF4F86D" w14:textId="77777777" w:rsidR="00D31F38" w:rsidRDefault="00D31F38" w:rsidP="00E35F1F">
            <w:pPr>
              <w:pStyle w:val="CopticVersemulti-line"/>
            </w:pPr>
            <w:r>
              <w:t>ⲭⲉⲣⲉ ⲡ̀ϣⲟⲩϣⲟⲩ ⲛ̀ⲧⲉ ⲡⲉⲛⲅⲉⲛⲟⲥ:</w:t>
            </w:r>
          </w:p>
          <w:p w14:paraId="03EB40FF" w14:textId="77777777" w:rsidR="00D31F38" w:rsidRDefault="00D31F38" w:rsidP="00E35F1F">
            <w:pPr>
              <w:pStyle w:val="CopticVersemulti-line"/>
            </w:pPr>
            <w:r>
              <w:t>ⲁ̀ⲣⲉϫ̀ⲫⲟ ⲛⲁⲛ ⲛ̀Ⲉⲙⲙⲁⲛⲟⲩⲏⲗ.</w:t>
            </w:r>
          </w:p>
        </w:tc>
      </w:tr>
      <w:tr w:rsidR="00D31F38" w14:paraId="1B2D4288" w14:textId="77777777" w:rsidTr="00E35F1F">
        <w:trPr>
          <w:cantSplit/>
          <w:jc w:val="center"/>
        </w:trPr>
        <w:tc>
          <w:tcPr>
            <w:tcW w:w="288" w:type="dxa"/>
          </w:tcPr>
          <w:p w14:paraId="0E35C138" w14:textId="77777777" w:rsidR="00D31F38" w:rsidRDefault="00D31F38" w:rsidP="00E35F1F">
            <w:pPr>
              <w:pStyle w:val="CopticCross"/>
            </w:pPr>
            <w:r>
              <w:t>¿</w:t>
            </w:r>
          </w:p>
        </w:tc>
        <w:tc>
          <w:tcPr>
            <w:tcW w:w="3960" w:type="dxa"/>
          </w:tcPr>
          <w:p w14:paraId="3F422F6D" w14:textId="77777777" w:rsidR="00D31F38" w:rsidRPr="00DD4C22" w:rsidRDefault="00D31F38" w:rsidP="00E35F1F">
            <w:pPr>
              <w:pStyle w:val="EngHang"/>
            </w:pPr>
            <w:r w:rsidRPr="00DD4C22">
              <w:t>We ask you, remember us,</w:t>
            </w:r>
          </w:p>
          <w:p w14:paraId="69223745" w14:textId="77777777" w:rsidR="00D31F38" w:rsidRPr="00DD4C22" w:rsidRDefault="00D31F38" w:rsidP="00E35F1F">
            <w:pPr>
              <w:pStyle w:val="EngHang"/>
            </w:pPr>
            <w:r w:rsidRPr="00DD4C22">
              <w:t>O our faithful advocate,</w:t>
            </w:r>
          </w:p>
          <w:p w14:paraId="60AF47A1" w14:textId="77777777" w:rsidR="00D31F38" w:rsidRPr="00DD4C22" w:rsidRDefault="00D31F38" w:rsidP="00E35F1F">
            <w:pPr>
              <w:pStyle w:val="EngHang"/>
            </w:pPr>
            <w:r w:rsidRPr="00DD4C22">
              <w:t>Before our Lord Jesus Christ,</w:t>
            </w:r>
          </w:p>
          <w:p w14:paraId="3F5BC51A" w14:textId="77777777" w:rsidR="00D31F38" w:rsidRPr="00DD4C22" w:rsidRDefault="00D31F38" w:rsidP="00E35F1F">
            <w:pPr>
              <w:pStyle w:val="EngHangEnd"/>
            </w:pPr>
            <w:r w:rsidRPr="00DD4C22">
              <w:t>That He may forgive us our sins.</w:t>
            </w:r>
          </w:p>
        </w:tc>
        <w:tc>
          <w:tcPr>
            <w:tcW w:w="288" w:type="dxa"/>
          </w:tcPr>
          <w:p w14:paraId="3EA55993" w14:textId="77777777" w:rsidR="00D31F38" w:rsidRDefault="00D31F38" w:rsidP="00E35F1F"/>
        </w:tc>
        <w:tc>
          <w:tcPr>
            <w:tcW w:w="288" w:type="dxa"/>
          </w:tcPr>
          <w:p w14:paraId="686A4227" w14:textId="77777777" w:rsidR="00D31F38" w:rsidRDefault="00D31F38" w:rsidP="00E35F1F">
            <w:pPr>
              <w:pStyle w:val="CopticCross"/>
            </w:pPr>
            <w:r>
              <w:t>¿</w:t>
            </w:r>
          </w:p>
        </w:tc>
        <w:tc>
          <w:tcPr>
            <w:tcW w:w="3960" w:type="dxa"/>
          </w:tcPr>
          <w:p w14:paraId="4F78C5A2" w14:textId="77777777" w:rsidR="00D31F38" w:rsidRDefault="00D31F38" w:rsidP="00E35F1F">
            <w:pPr>
              <w:pStyle w:val="CopticVersemulti-line"/>
            </w:pPr>
            <w:r w:rsidRPr="00914F1B">
              <w:t>Ⲧⲉⲛϯϩⲟ ⲁ̀ⲣⲓⲡⲉⲛⲙⲉⲩⲓ̀</w:t>
            </w:r>
          </w:p>
          <w:p w14:paraId="6742AE2B" w14:textId="77777777" w:rsidR="00D31F38" w:rsidRDefault="00D31F38" w:rsidP="00E35F1F">
            <w:pPr>
              <w:pStyle w:val="CopticVersemulti-line"/>
            </w:pPr>
            <w:r w:rsidRPr="00914F1B">
              <w:t>ⲱ̀ ϯⲡ̀ⲣⲟⲥⲧⲁⲧⲏⲥ ⲉ̀ⲧⲉⲛϩⲟⲧ</w:t>
            </w:r>
          </w:p>
          <w:p w14:paraId="04208B0E" w14:textId="77777777" w:rsidR="00D31F38" w:rsidRDefault="00D31F38" w:rsidP="00E35F1F">
            <w:pPr>
              <w:pStyle w:val="CopticVersemulti-line"/>
            </w:pPr>
            <w:r w:rsidRPr="00914F1B">
              <w:t>ⲛⲁϩⲣⲉⲛ Ⲡⲉⲛⲟ̅ⲥ̅ Ⲓⲏ̅ⲥ Ⲡⲭ̅ⲥ</w:t>
            </w:r>
          </w:p>
          <w:p w14:paraId="6F834CFC" w14:textId="77777777" w:rsidR="00D31F38" w:rsidRDefault="00D31F38" w:rsidP="00E35F1F">
            <w:pPr>
              <w:pStyle w:val="CopticVerse"/>
            </w:pPr>
            <w:r w:rsidRPr="00914F1B">
              <w:t>ⲛ</w:t>
            </w:r>
            <w:r w:rsidRPr="00914F1B">
              <w:rPr>
                <w:rFonts w:ascii="Times New Roman" w:hAnsi="Times New Roman" w:cs="Times New Roman"/>
              </w:rPr>
              <w:t>̀</w:t>
            </w:r>
            <w:r w:rsidRPr="00914F1B">
              <w:t>ⲧⲉ</w:t>
            </w:r>
            <w:r w:rsidRPr="00914F1B">
              <w:rPr>
                <w:rFonts w:ascii="Times New Roman" w:hAnsi="Times New Roman" w:cs="Times New Roman"/>
              </w:rPr>
              <w:t>ϥ</w:t>
            </w:r>
            <w:r w:rsidRPr="00914F1B">
              <w:t>ⲭⲁ ⲛⲉⲛⲛⲟⲃⲓ ⲛⲁⲛ ⲉ</w:t>
            </w:r>
            <w:r w:rsidRPr="00914F1B">
              <w:rPr>
                <w:rFonts w:ascii="Times New Roman" w:hAnsi="Times New Roman" w:cs="Times New Roman"/>
              </w:rPr>
              <w:t>̀</w:t>
            </w:r>
            <w:r w:rsidRPr="00914F1B">
              <w:t>ⲃⲟⲗ</w:t>
            </w:r>
          </w:p>
        </w:tc>
      </w:tr>
    </w:tbl>
    <w:p w14:paraId="4ED6D3B3" w14:textId="53F36CE8" w:rsidR="00D31F38" w:rsidRDefault="00D31F38" w:rsidP="00DC7630">
      <w:pPr>
        <w:pStyle w:val="Heading3"/>
      </w:pPr>
      <w:bookmarkStart w:id="533" w:name="_Ref448228501"/>
      <w:bookmarkStart w:id="534" w:name="_Ref448228505"/>
      <w:r>
        <w:t>The Fourth Canticle</w:t>
      </w:r>
      <w:bookmarkEnd w:id="533"/>
      <w:bookmarkEnd w:id="534"/>
    </w:p>
    <w:p w14:paraId="575FD42E" w14:textId="77777777" w:rsidR="00D31F38" w:rsidRDefault="00D31F38" w:rsidP="00D31F38">
      <w:pPr>
        <w:pStyle w:val="Heading4"/>
      </w:pPr>
      <w:bookmarkStart w:id="535" w:name="_Toc410196423"/>
      <w:bookmarkStart w:id="536" w:name="_Toc410196925"/>
      <w:bookmarkStart w:id="537" w:name="_Ref434580708"/>
      <w:bookmarkStart w:id="538" w:name="_Ref434580714"/>
      <w:r>
        <w:t>The Fourth Canticle</w:t>
      </w:r>
      <w:bookmarkEnd w:id="535"/>
      <w:bookmarkEnd w:id="536"/>
      <w:bookmarkEnd w:id="537"/>
      <w:bookmarkEnd w:id="538"/>
    </w:p>
    <w:p w14:paraId="125BBD29" w14:textId="77777777" w:rsidR="00D31F38" w:rsidRPr="00500C24" w:rsidRDefault="00D31F38" w:rsidP="00D31F38">
      <w:pPr>
        <w:pStyle w:val="Heading4non-TOC"/>
        <w:rPr>
          <w:rFonts w:ascii="Times New Roman" w:hAnsi="Times New Roman" w:cs="Times New Roman"/>
          <w:lang w:val="en-US"/>
        </w:rPr>
      </w:pPr>
      <w:r w:rsidRPr="00500C24">
        <w:rPr>
          <w:lang w:val="en-US"/>
        </w:rPr>
        <w:t>Ⲡⲓ</w:t>
      </w:r>
      <w:r w:rsidRPr="00500C24">
        <w:rPr>
          <w:rFonts w:ascii="Times New Roman" w:hAnsi="Times New Roman" w:cs="Times New Roman"/>
          <w:lang w:val="en-US"/>
        </w:rPr>
        <w:t>ϩ</w:t>
      </w:r>
      <w:r w:rsidRPr="00500C24">
        <w:rPr>
          <w:lang w:val="en-US"/>
        </w:rPr>
        <w:t>ⲱⲥ ⲙ</w:t>
      </w:r>
      <w:r w:rsidRPr="00500C24">
        <w:rPr>
          <w:rFonts w:ascii="Times New Roman" w:hAnsi="Times New Roman" w:cs="Times New Roman"/>
          <w:lang w:val="en-US"/>
        </w:rPr>
        <w:t>̀</w:t>
      </w:r>
      <w:r w:rsidRPr="00500C24">
        <w:rPr>
          <w:lang w:val="en-US"/>
        </w:rPr>
        <w:t>ⲙⲁ</w:t>
      </w:r>
      <w:r w:rsidRPr="00500C24">
        <w:rPr>
          <w:rFonts w:ascii="Times New Roman" w:hAnsi="Times New Roman" w:cs="Times New Roman"/>
          <w:lang w:val="en-US"/>
        </w:rPr>
        <w:t>ϩ</w:t>
      </w:r>
      <w:r w:rsidRPr="00500C24">
        <w:rPr>
          <w:lang w:val="en-US"/>
        </w:rPr>
        <w:t>ⲇ</w:t>
      </w:r>
      <w:r w:rsidRPr="00500C24">
        <w:rPr>
          <w:rFonts w:ascii="Times New Roman" w:hAnsi="Times New Roman" w:cs="Times New Roman"/>
          <w:lang w:val="en-US"/>
        </w:rPr>
        <w:t>̅</w:t>
      </w:r>
    </w:p>
    <w:p w14:paraId="64747634" w14:textId="77777777" w:rsidR="00D31F38" w:rsidRDefault="00D31F38" w:rsidP="00D31F38">
      <w:pPr>
        <w:pStyle w:val="Heading5"/>
        <w:rPr>
          <w:lang w:val="en-US"/>
        </w:rPr>
      </w:pPr>
      <w:bookmarkStart w:id="539" w:name="_Toc297322062"/>
      <w:bookmarkStart w:id="540" w:name="_Toc297407707"/>
      <w:bookmarkStart w:id="541" w:name="_Toc298445759"/>
      <w:bookmarkStart w:id="542" w:name="_Toc298681245"/>
      <w:bookmarkStart w:id="543" w:name="_Toc298447484"/>
      <w:r>
        <w:rPr>
          <w:lang w:val="en-US"/>
        </w:rPr>
        <w:t>Psalm 148</w:t>
      </w:r>
      <w:bookmarkEnd w:id="539"/>
      <w:bookmarkEnd w:id="540"/>
      <w:bookmarkEnd w:id="541"/>
      <w:bookmarkEnd w:id="542"/>
      <w:bookmarkEnd w:id="543"/>
    </w:p>
    <w:p w14:paraId="62E79E74" w14:textId="77777777" w:rsidR="00D31F38" w:rsidRDefault="00D31F38" w:rsidP="00D31F38">
      <w:pPr>
        <w:pStyle w:val="Heading5non-TOC"/>
        <w:rPr>
          <w:rFonts w:ascii="Times New Roman" w:hAnsi="Times New Roman" w:cs="Times New Roman"/>
          <w:lang w:val="en-US"/>
        </w:rPr>
      </w:pPr>
      <w:r w:rsidRPr="00500C24">
        <w:rPr>
          <w:lang w:val="en-US"/>
        </w:rPr>
        <w:t>Ⲯⲁⲗⲙⲟⲥ ⲣ</w:t>
      </w:r>
      <w:r w:rsidRPr="00500C24">
        <w:rPr>
          <w:rFonts w:ascii="Times New Roman" w:hAnsi="Times New Roman" w:cs="Times New Roman"/>
          <w:lang w:val="en-US"/>
        </w:rPr>
        <w:t>̅</w:t>
      </w:r>
      <w:r w:rsidRPr="00500C24">
        <w:rPr>
          <w:lang w:val="en-US"/>
        </w:rPr>
        <w:t>ⲙ</w:t>
      </w:r>
      <w:r w:rsidRPr="00500C24">
        <w:rPr>
          <w:rFonts w:ascii="Times New Roman" w:hAnsi="Times New Roman" w:cs="Times New Roman"/>
          <w:lang w:val="en-US"/>
        </w:rPr>
        <w:t>̅</w:t>
      </w:r>
      <w:r w:rsidRPr="00500C24">
        <w:rPr>
          <w:lang w:val="en-US"/>
        </w:rPr>
        <w:t>ⲏ</w:t>
      </w:r>
      <w:r w:rsidRPr="00500C24">
        <w:rPr>
          <w:rFonts w:ascii="Times New Roman" w:hAnsi="Times New Roman" w:cs="Times New Roman"/>
          <w:lang w:val="en-US"/>
        </w:rPr>
        <w:t>̅</w:t>
      </w:r>
    </w:p>
    <w:p w14:paraId="6AB6A1C1" w14:textId="77777777" w:rsidR="00D31F38" w:rsidRPr="00495F1A" w:rsidRDefault="00D31F38" w:rsidP="00D31F38">
      <w:r>
        <w:t>Amen. Alleluia. Kyrie Eleison. Kyrie Eleison. Kyrie Eleison.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03B8EADA" w14:textId="77777777" w:rsidTr="00E35F1F">
        <w:trPr>
          <w:cantSplit/>
          <w:jc w:val="center"/>
        </w:trPr>
        <w:tc>
          <w:tcPr>
            <w:tcW w:w="288" w:type="dxa"/>
          </w:tcPr>
          <w:p w14:paraId="7B684C3D" w14:textId="77777777" w:rsidR="00D31F38" w:rsidRDefault="00D31F38" w:rsidP="00E35F1F">
            <w:pPr>
              <w:pStyle w:val="CopticCross"/>
            </w:pPr>
            <w:r>
              <w:t>¿</w:t>
            </w:r>
          </w:p>
        </w:tc>
        <w:tc>
          <w:tcPr>
            <w:tcW w:w="3960" w:type="dxa"/>
          </w:tcPr>
          <w:p w14:paraId="6B41CC46" w14:textId="77777777" w:rsidR="00D31F38" w:rsidRPr="007425E1" w:rsidRDefault="00D31F38" w:rsidP="00E35F1F">
            <w:pPr>
              <w:pStyle w:val="EngInd"/>
              <w:rPr>
                <w:rFonts w:eastAsiaTheme="minorHAnsi"/>
              </w:rPr>
            </w:pPr>
            <w:r>
              <w:rPr>
                <w:rFonts w:eastAsiaTheme="minorHAnsi"/>
              </w:rPr>
              <w:t xml:space="preserve">Praise </w:t>
            </w:r>
            <w:r w:rsidRPr="007425E1">
              <w:rPr>
                <w:rFonts w:eastAsiaTheme="minorHAnsi"/>
              </w:rPr>
              <w:t>the Lord from the heavens: Alleluia.</w:t>
            </w:r>
          </w:p>
          <w:p w14:paraId="56468D0B" w14:textId="77777777" w:rsidR="00D31F38" w:rsidRPr="001A0083" w:rsidRDefault="00D31F38" w:rsidP="00E35F1F">
            <w:pPr>
              <w:pStyle w:val="EngIndEnd"/>
              <w:rPr>
                <w:szCs w:val="20"/>
              </w:rPr>
            </w:pPr>
            <w:r w:rsidRPr="007425E1">
              <w:t>Praise Him in the highest</w:t>
            </w:r>
            <w:r>
              <w:t>!</w:t>
            </w:r>
          </w:p>
        </w:tc>
        <w:tc>
          <w:tcPr>
            <w:tcW w:w="288" w:type="dxa"/>
          </w:tcPr>
          <w:p w14:paraId="6B9DC353" w14:textId="77777777" w:rsidR="00D31F38" w:rsidRDefault="00D31F38" w:rsidP="00E35F1F"/>
        </w:tc>
        <w:tc>
          <w:tcPr>
            <w:tcW w:w="288" w:type="dxa"/>
          </w:tcPr>
          <w:p w14:paraId="1E5B2950" w14:textId="77777777" w:rsidR="00D31F38" w:rsidRDefault="00D31F38" w:rsidP="00E35F1F">
            <w:pPr>
              <w:pStyle w:val="CopticCross"/>
            </w:pPr>
            <w:r>
              <w:t>¿</w:t>
            </w:r>
          </w:p>
        </w:tc>
        <w:tc>
          <w:tcPr>
            <w:tcW w:w="3960" w:type="dxa"/>
          </w:tcPr>
          <w:p w14:paraId="2A4C93BE" w14:textId="77777777" w:rsidR="00D31F38" w:rsidRDefault="00D31F38" w:rsidP="00E35F1F">
            <w:pPr>
              <w:pStyle w:val="CopticInd"/>
            </w:pPr>
            <w:r w:rsidRPr="00500C24">
              <w:t>Ⲥ̀ⲙⲟⲩ ⲉ̀Ⲡⲟ̅ⲥ̅ ⲉ̀ⲃⲟⲗϧⲉⲛ ⲛⲓⲫⲏⲟⲩⲓ̀ ⲁ̅ⲗ</w:t>
            </w:r>
          </w:p>
          <w:p w14:paraId="56CCA3E8" w14:textId="77777777" w:rsidR="00D31F38" w:rsidRPr="00A742AC" w:rsidRDefault="00D31F38" w:rsidP="00E35F1F">
            <w:pPr>
              <w:pStyle w:val="CoptIndEnd"/>
            </w:pPr>
            <w:r w:rsidRPr="00500C24">
              <w:t>ⲥ̀ⲙⲟⲩ ⲉ̀ⲣⲟϥ ϧⲉⲛ ⲛⲏⲉⲧϭⲟⲥⲓ</w:t>
            </w:r>
          </w:p>
        </w:tc>
      </w:tr>
      <w:tr w:rsidR="00D31F38" w14:paraId="2B1E464B" w14:textId="77777777" w:rsidTr="00E35F1F">
        <w:trPr>
          <w:cantSplit/>
          <w:jc w:val="center"/>
        </w:trPr>
        <w:tc>
          <w:tcPr>
            <w:tcW w:w="288" w:type="dxa"/>
          </w:tcPr>
          <w:p w14:paraId="6816726D" w14:textId="77777777" w:rsidR="00D31F38" w:rsidRDefault="00D31F38" w:rsidP="00E35F1F">
            <w:pPr>
              <w:pStyle w:val="CopticCross"/>
            </w:pPr>
          </w:p>
        </w:tc>
        <w:tc>
          <w:tcPr>
            <w:tcW w:w="3960" w:type="dxa"/>
          </w:tcPr>
          <w:p w14:paraId="4030B982" w14:textId="19CA28EE" w:rsidR="00D31F38" w:rsidRPr="007425E1" w:rsidRDefault="00D31F38" w:rsidP="00E35F1F">
            <w:pPr>
              <w:pStyle w:val="EngInd"/>
              <w:rPr>
                <w:rFonts w:eastAsiaTheme="minorHAnsi"/>
              </w:rPr>
            </w:pPr>
            <w:r>
              <w:rPr>
                <w:rFonts w:eastAsiaTheme="minorHAnsi"/>
              </w:rPr>
              <w:t xml:space="preserve">Praise </w:t>
            </w:r>
            <w:r w:rsidR="00754B88">
              <w:rPr>
                <w:rFonts w:eastAsiaTheme="minorHAnsi"/>
              </w:rPr>
              <w:t xml:space="preserve">Him, all </w:t>
            </w:r>
            <w:r w:rsidRPr="007425E1">
              <w:rPr>
                <w:rFonts w:eastAsiaTheme="minorHAnsi"/>
              </w:rPr>
              <w:t>His angels: Alleluia.</w:t>
            </w:r>
          </w:p>
          <w:p w14:paraId="28497802" w14:textId="77777777" w:rsidR="00D31F38" w:rsidRPr="001A0083" w:rsidRDefault="00D31F38" w:rsidP="00E35F1F">
            <w:pPr>
              <w:pStyle w:val="EngIndEnd"/>
              <w:rPr>
                <w:szCs w:val="20"/>
              </w:rPr>
            </w:pPr>
            <w:r>
              <w:t>Praise Him, all His hosts!</w:t>
            </w:r>
            <w:r w:rsidRPr="001A0083">
              <w:rPr>
                <w:szCs w:val="20"/>
              </w:rPr>
              <w:t xml:space="preserve"> </w:t>
            </w:r>
          </w:p>
        </w:tc>
        <w:tc>
          <w:tcPr>
            <w:tcW w:w="288" w:type="dxa"/>
          </w:tcPr>
          <w:p w14:paraId="258DBF04" w14:textId="77777777" w:rsidR="00D31F38" w:rsidRDefault="00D31F38" w:rsidP="00E35F1F"/>
        </w:tc>
        <w:tc>
          <w:tcPr>
            <w:tcW w:w="288" w:type="dxa"/>
          </w:tcPr>
          <w:p w14:paraId="49E5D192" w14:textId="77777777" w:rsidR="00D31F38" w:rsidRDefault="00D31F38" w:rsidP="00E35F1F">
            <w:pPr>
              <w:pStyle w:val="CopticCross"/>
            </w:pPr>
          </w:p>
        </w:tc>
        <w:tc>
          <w:tcPr>
            <w:tcW w:w="3960" w:type="dxa"/>
          </w:tcPr>
          <w:p w14:paraId="10A5B512" w14:textId="77777777" w:rsidR="00D31F38" w:rsidRDefault="00D31F38" w:rsidP="00E35F1F">
            <w:pPr>
              <w:pStyle w:val="CopticInd"/>
            </w:pPr>
            <w:r w:rsidRPr="001C29B4">
              <w:t xml:space="preserve">Ⲥ̀ⲙⲟⲩ ⲉ̀ⲣⲟϥ ⲛⲉϥⲁⲅⲅⲉⲗⲟⲥ ⲧⲏⲣⲟⲩ ⲁ̅ⲗ </w:t>
            </w:r>
          </w:p>
          <w:p w14:paraId="40201DA6" w14:textId="77777777" w:rsidR="00D31F38" w:rsidRPr="00A742AC" w:rsidRDefault="00D31F38" w:rsidP="00E35F1F">
            <w:pPr>
              <w:pStyle w:val="CoptIndEnd"/>
            </w:pPr>
            <w:r w:rsidRPr="001C29B4">
              <w:t>ⲥ̀ⲙⲟⲩ ⲉ̀ⲣⲟϥ ⲛⲉϥⲇⲩⲛⲁⲙⲓⲥ ⲧⲏⲣⲟⲩ</w:t>
            </w:r>
          </w:p>
        </w:tc>
      </w:tr>
      <w:tr w:rsidR="00D31F38" w14:paraId="7762E924" w14:textId="77777777" w:rsidTr="00E35F1F">
        <w:trPr>
          <w:cantSplit/>
          <w:jc w:val="center"/>
        </w:trPr>
        <w:tc>
          <w:tcPr>
            <w:tcW w:w="288" w:type="dxa"/>
          </w:tcPr>
          <w:p w14:paraId="437B6EAF" w14:textId="77777777" w:rsidR="00D31F38" w:rsidRDefault="00D31F38" w:rsidP="00E35F1F">
            <w:pPr>
              <w:pStyle w:val="CopticCross"/>
            </w:pPr>
            <w:r>
              <w:lastRenderedPageBreak/>
              <w:t>¿</w:t>
            </w:r>
          </w:p>
        </w:tc>
        <w:tc>
          <w:tcPr>
            <w:tcW w:w="3960" w:type="dxa"/>
          </w:tcPr>
          <w:p w14:paraId="7151F554" w14:textId="77777777" w:rsidR="00D31F38" w:rsidRPr="007425E1" w:rsidRDefault="00D31F38" w:rsidP="00E35F1F">
            <w:pPr>
              <w:pStyle w:val="EngInd"/>
              <w:rPr>
                <w:rFonts w:eastAsiaTheme="minorHAnsi"/>
              </w:rPr>
            </w:pPr>
            <w:r>
              <w:rPr>
                <w:rFonts w:eastAsiaTheme="minorHAnsi"/>
              </w:rPr>
              <w:t>Praise</w:t>
            </w:r>
            <w:r w:rsidRPr="007425E1">
              <w:rPr>
                <w:rFonts w:eastAsiaTheme="minorHAnsi"/>
              </w:rPr>
              <w:t xml:space="preserve"> Him, sun and moon: Alleluia.</w:t>
            </w:r>
          </w:p>
          <w:p w14:paraId="703D9BD6" w14:textId="1006FB6B" w:rsidR="00D31F38" w:rsidRPr="00195761" w:rsidRDefault="00D31F38" w:rsidP="00E35F1F">
            <w:pPr>
              <w:pStyle w:val="EngIndEnd"/>
              <w:rPr>
                <w:szCs w:val="22"/>
              </w:rPr>
            </w:pPr>
            <w:r>
              <w:t>Praise Him all</w:t>
            </w:r>
            <w:r w:rsidR="008D5F3D">
              <w:t xml:space="preserve"> stars and</w:t>
            </w:r>
            <w:r w:rsidR="008D5F3D">
              <w:rPr>
                <w:rStyle w:val="FootnoteReference"/>
              </w:rPr>
              <w:footnoteReference w:id="901"/>
            </w:r>
            <w:r w:rsidRPr="007425E1">
              <w:t xml:space="preserve"> light</w:t>
            </w:r>
            <w:r>
              <w:t>!</w:t>
            </w:r>
          </w:p>
        </w:tc>
        <w:tc>
          <w:tcPr>
            <w:tcW w:w="288" w:type="dxa"/>
          </w:tcPr>
          <w:p w14:paraId="0690588E" w14:textId="77777777" w:rsidR="00D31F38" w:rsidRDefault="00D31F38" w:rsidP="00E35F1F"/>
        </w:tc>
        <w:tc>
          <w:tcPr>
            <w:tcW w:w="288" w:type="dxa"/>
          </w:tcPr>
          <w:p w14:paraId="6AA20425" w14:textId="77777777" w:rsidR="00D31F38" w:rsidRDefault="00D31F38" w:rsidP="00E35F1F">
            <w:pPr>
              <w:pStyle w:val="CopticCross"/>
            </w:pPr>
            <w:r>
              <w:t>¿</w:t>
            </w:r>
          </w:p>
        </w:tc>
        <w:tc>
          <w:tcPr>
            <w:tcW w:w="3960" w:type="dxa"/>
          </w:tcPr>
          <w:p w14:paraId="6485E0FF" w14:textId="77777777" w:rsidR="00D31F38" w:rsidRDefault="00D31F38" w:rsidP="00E35F1F">
            <w:pPr>
              <w:pStyle w:val="CopticInd"/>
            </w:pPr>
            <w:r w:rsidRPr="001C29B4">
              <w:t>Ⲥ̀ⲙⲟⲩ ⲉ̀ⲣⲟϥ ⲡⲓⲣⲏ ⲛⲉⲙ ⲡⲓⲓⲟϩ ⲁ̅ⲗ</w:t>
            </w:r>
          </w:p>
          <w:p w14:paraId="7F158381" w14:textId="77777777" w:rsidR="00D31F38" w:rsidRPr="00A742AC" w:rsidRDefault="00D31F38" w:rsidP="00E35F1F">
            <w:pPr>
              <w:pStyle w:val="CoptIndEnd"/>
            </w:pPr>
            <w:r w:rsidRPr="001C29B4">
              <w:t>ⲥ̀ⲙⲟⲩ ⲉ̀ⲣⲟϥ ⲛⲓⲥⲓⲟⲩ ⲧⲏⲣⲟⲩ ⲛ̀ⲧⲉ ⲡⲓⲟⲩⲱⲓⲛⲓ</w:t>
            </w:r>
          </w:p>
        </w:tc>
      </w:tr>
      <w:tr w:rsidR="00D31F38" w14:paraId="60465127" w14:textId="77777777" w:rsidTr="00E35F1F">
        <w:trPr>
          <w:cantSplit/>
          <w:jc w:val="center"/>
        </w:trPr>
        <w:tc>
          <w:tcPr>
            <w:tcW w:w="288" w:type="dxa"/>
          </w:tcPr>
          <w:p w14:paraId="2896FEE5" w14:textId="77777777" w:rsidR="00D31F38" w:rsidRDefault="00D31F38" w:rsidP="00E35F1F">
            <w:pPr>
              <w:pStyle w:val="CopticCross"/>
            </w:pPr>
          </w:p>
        </w:tc>
        <w:tc>
          <w:tcPr>
            <w:tcW w:w="3960" w:type="dxa"/>
          </w:tcPr>
          <w:p w14:paraId="43BD5190" w14:textId="4B65268C" w:rsidR="00D31F38" w:rsidRPr="007425E1" w:rsidRDefault="00D31F38" w:rsidP="00E35F1F">
            <w:pPr>
              <w:pStyle w:val="EngInd"/>
              <w:rPr>
                <w:rFonts w:eastAsiaTheme="minorHAnsi"/>
              </w:rPr>
            </w:pPr>
            <w:r>
              <w:rPr>
                <w:rFonts w:eastAsiaTheme="minorHAnsi"/>
              </w:rPr>
              <w:t>Praise Him</w:t>
            </w:r>
            <w:r w:rsidR="008D5F3D">
              <w:rPr>
                <w:rFonts w:eastAsiaTheme="minorHAnsi"/>
              </w:rPr>
              <w:t>,</w:t>
            </w:r>
            <w:r>
              <w:rPr>
                <w:rFonts w:eastAsiaTheme="minorHAnsi"/>
              </w:rPr>
              <w:t xml:space="preserve"> you</w:t>
            </w:r>
            <w:r w:rsidRPr="007425E1">
              <w:rPr>
                <w:rFonts w:eastAsiaTheme="minorHAnsi"/>
              </w:rPr>
              <w:t xml:space="preserve"> heavens of heavens: Alleluia.</w:t>
            </w:r>
          </w:p>
          <w:p w14:paraId="50EEC7E5" w14:textId="77777777" w:rsidR="00D31F38" w:rsidRDefault="00D31F38" w:rsidP="00E35F1F">
            <w:pPr>
              <w:pStyle w:val="EngIndEnd"/>
            </w:pPr>
            <w:r>
              <w:t>And you water</w:t>
            </w:r>
            <w:r w:rsidRPr="007425E1">
              <w:t xml:space="preserve"> above the heavens</w:t>
            </w:r>
            <w:r>
              <w:t>!</w:t>
            </w:r>
          </w:p>
        </w:tc>
        <w:tc>
          <w:tcPr>
            <w:tcW w:w="288" w:type="dxa"/>
          </w:tcPr>
          <w:p w14:paraId="73777A13" w14:textId="77777777" w:rsidR="00D31F38" w:rsidRDefault="00D31F38" w:rsidP="00E35F1F"/>
        </w:tc>
        <w:tc>
          <w:tcPr>
            <w:tcW w:w="288" w:type="dxa"/>
          </w:tcPr>
          <w:p w14:paraId="49931B98" w14:textId="77777777" w:rsidR="00D31F38" w:rsidRDefault="00D31F38" w:rsidP="00E35F1F">
            <w:pPr>
              <w:pStyle w:val="CopticCross"/>
            </w:pPr>
          </w:p>
        </w:tc>
        <w:tc>
          <w:tcPr>
            <w:tcW w:w="3960" w:type="dxa"/>
          </w:tcPr>
          <w:p w14:paraId="2B967741" w14:textId="77777777" w:rsidR="00D31F38" w:rsidRDefault="00D31F38" w:rsidP="00E35F1F">
            <w:pPr>
              <w:pStyle w:val="CopticInd"/>
            </w:pPr>
            <w:r w:rsidRPr="001C29B4">
              <w:t xml:space="preserve">Ⲥ̀ⲙⲟⲩ ⲉ̀ⲣⲟϥ ⲛⲓⲫⲏⲟⲩⲓ̀ ⲛ̀ⲧⲉ ⲛⲓⲫⲏⲟⲩⲓ̀ ⲁ̅ⲗ </w:t>
            </w:r>
          </w:p>
          <w:p w14:paraId="4669B4B5" w14:textId="77777777" w:rsidR="00D31F38" w:rsidRPr="00A742AC" w:rsidRDefault="00D31F38" w:rsidP="00E35F1F">
            <w:pPr>
              <w:pStyle w:val="CoptIndEnd"/>
            </w:pPr>
            <w:r w:rsidRPr="001C29B4">
              <w:t>ⲛⲉⲙ ⲛⲓⲕⲉⲙⲱⲟⲩ ⲉⲧⲥⲁ ⲡ̀ϣⲱⲓ ⲛ̀ⲛⲓⲫⲏⲟⲩⲓ̀</w:t>
            </w:r>
          </w:p>
        </w:tc>
      </w:tr>
      <w:tr w:rsidR="00D31F38" w14:paraId="7EE1BE72" w14:textId="77777777" w:rsidTr="00E35F1F">
        <w:trPr>
          <w:cantSplit/>
          <w:jc w:val="center"/>
        </w:trPr>
        <w:tc>
          <w:tcPr>
            <w:tcW w:w="288" w:type="dxa"/>
          </w:tcPr>
          <w:p w14:paraId="04A4375D" w14:textId="77777777" w:rsidR="00D31F38" w:rsidRDefault="00D31F38" w:rsidP="00E35F1F">
            <w:pPr>
              <w:pStyle w:val="CopticCross"/>
            </w:pPr>
            <w:r>
              <w:t>¿</w:t>
            </w:r>
          </w:p>
        </w:tc>
        <w:tc>
          <w:tcPr>
            <w:tcW w:w="3960" w:type="dxa"/>
          </w:tcPr>
          <w:p w14:paraId="2AEC975E"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5177CDE9" w14:textId="77777777" w:rsidR="00D31F38" w:rsidRPr="001A0083" w:rsidRDefault="00D31F38" w:rsidP="00E35F1F">
            <w:pPr>
              <w:pStyle w:val="EngIndEnd"/>
              <w:rPr>
                <w:szCs w:val="20"/>
              </w:rPr>
            </w:pPr>
            <w:commentRangeStart w:id="544"/>
            <w:commentRangeStart w:id="545"/>
            <w:r w:rsidRPr="00FC3604">
              <w:t>For</w:t>
            </w:r>
            <w:commentRangeEnd w:id="544"/>
            <w:r w:rsidRPr="00FC3604">
              <w:rPr>
                <w:rStyle w:val="CommentReference"/>
                <w:rFonts w:cstheme="minorBidi"/>
                <w:color w:val="auto"/>
                <w:lang w:val="en-CA"/>
              </w:rPr>
              <w:commentReference w:id="544"/>
            </w:r>
            <w:r w:rsidRPr="00FC3604">
              <w:t xml:space="preserve"> He spoke and </w:t>
            </w:r>
            <w:r w:rsidRPr="00FC3604">
              <w:rPr>
                <w:color w:val="auto"/>
              </w:rPr>
              <w:t>they</w:t>
            </w:r>
            <w:r w:rsidRPr="00FC3604">
              <w:t xml:space="preserve"> came to be!</w:t>
            </w:r>
            <w:commentRangeEnd w:id="545"/>
            <w:r>
              <w:rPr>
                <w:rStyle w:val="CommentReference"/>
                <w:rFonts w:cstheme="minorBidi"/>
                <w:color w:val="auto"/>
                <w:lang w:val="en-CA"/>
              </w:rPr>
              <w:commentReference w:id="545"/>
            </w:r>
          </w:p>
        </w:tc>
        <w:tc>
          <w:tcPr>
            <w:tcW w:w="288" w:type="dxa"/>
          </w:tcPr>
          <w:p w14:paraId="7C233889" w14:textId="77777777" w:rsidR="00D31F38" w:rsidRDefault="00D31F38" w:rsidP="00E35F1F"/>
        </w:tc>
        <w:tc>
          <w:tcPr>
            <w:tcW w:w="288" w:type="dxa"/>
          </w:tcPr>
          <w:p w14:paraId="6E3CD840" w14:textId="77777777" w:rsidR="00D31F38" w:rsidRDefault="00D31F38" w:rsidP="00E35F1F">
            <w:pPr>
              <w:pStyle w:val="CopticCross"/>
            </w:pPr>
            <w:r>
              <w:t>¿</w:t>
            </w:r>
          </w:p>
        </w:tc>
        <w:tc>
          <w:tcPr>
            <w:tcW w:w="3960" w:type="dxa"/>
          </w:tcPr>
          <w:p w14:paraId="2F411273" w14:textId="77777777" w:rsidR="00D31F38" w:rsidRDefault="00D31F38" w:rsidP="00E35F1F">
            <w:pPr>
              <w:pStyle w:val="CopticInd"/>
            </w:pPr>
            <w:r w:rsidRPr="001C29B4">
              <w:t xml:space="preserve">Ⲙⲁⲣⲟⲩⲥ̀ⲙⲟⲩ ⲧⲏⲣⲟⲩ ⲉ̀ⲫ̀ⲣⲁⲛ ⲙ̀Ⲡⲟ̅ⲥ̅ ⲁ̅ⲗ </w:t>
            </w:r>
          </w:p>
          <w:p w14:paraId="6E6DA1B6" w14:textId="77777777" w:rsidR="00D31F38" w:rsidRPr="00A742AC" w:rsidRDefault="00D31F38" w:rsidP="00E35F1F">
            <w:pPr>
              <w:pStyle w:val="CoptIndEnd"/>
            </w:pPr>
            <w:r w:rsidRPr="001C29B4">
              <w:t>ϫⲉ ⲛ̀ⲑⲟϥ ⲁϥϫⲟⲥ ⲟⲩⲟϩ ⲁⲩϣⲱⲡⲓ</w:t>
            </w:r>
          </w:p>
        </w:tc>
      </w:tr>
      <w:tr w:rsidR="00D31F38" w14:paraId="7B353ADF" w14:textId="77777777" w:rsidTr="00E35F1F">
        <w:trPr>
          <w:cantSplit/>
          <w:jc w:val="center"/>
        </w:trPr>
        <w:tc>
          <w:tcPr>
            <w:tcW w:w="288" w:type="dxa"/>
          </w:tcPr>
          <w:p w14:paraId="35541B05" w14:textId="77777777" w:rsidR="00D31F38" w:rsidRDefault="00D31F38" w:rsidP="00E35F1F">
            <w:pPr>
              <w:pStyle w:val="CopticCross"/>
            </w:pPr>
          </w:p>
        </w:tc>
        <w:tc>
          <w:tcPr>
            <w:tcW w:w="3960" w:type="dxa"/>
          </w:tcPr>
          <w:p w14:paraId="769D4F2D" w14:textId="23E2AC7E" w:rsidR="00D31F38" w:rsidRDefault="008D5F3D" w:rsidP="00E35F1F">
            <w:pPr>
              <w:pStyle w:val="EngInd"/>
              <w:rPr>
                <w:rFonts w:eastAsiaTheme="minorHAnsi"/>
              </w:rPr>
            </w:pPr>
            <w:r>
              <w:rPr>
                <w:rFonts w:eastAsiaTheme="minorHAnsi"/>
              </w:rPr>
              <w:t>[</w:t>
            </w:r>
            <w:commentRangeStart w:id="546"/>
            <w:r w:rsidR="00D31F38" w:rsidRPr="00FC3604">
              <w:rPr>
                <w:rFonts w:eastAsiaTheme="minorHAnsi"/>
              </w:rPr>
              <w:t>For</w:t>
            </w:r>
            <w:r>
              <w:rPr>
                <w:rFonts w:eastAsiaTheme="minorHAnsi"/>
              </w:rPr>
              <w:t>]</w:t>
            </w:r>
            <w:r w:rsidR="00D31F38" w:rsidRPr="00FC3604">
              <w:rPr>
                <w:rFonts w:eastAsiaTheme="minorHAnsi"/>
              </w:rPr>
              <w:t xml:space="preserve"> He commanded and they were created. Alleluia.</w:t>
            </w:r>
            <w:commentRangeEnd w:id="546"/>
            <w:r w:rsidR="00D31F38">
              <w:rPr>
                <w:rStyle w:val="CommentReference"/>
                <w:rFonts w:eastAsiaTheme="minorHAnsi" w:cstheme="minorBidi"/>
                <w:color w:val="auto"/>
                <w:lang w:val="en-CA"/>
              </w:rPr>
              <w:commentReference w:id="546"/>
            </w:r>
          </w:p>
          <w:p w14:paraId="0BF372AD" w14:textId="77777777" w:rsidR="00D31F38" w:rsidRPr="007425E1" w:rsidRDefault="00D31F38" w:rsidP="00E35F1F">
            <w:pPr>
              <w:pStyle w:val="EngIndEnd"/>
            </w:pPr>
            <w:r>
              <w:t xml:space="preserve">He </w:t>
            </w:r>
            <w:r w:rsidRPr="00714EC1">
              <w:t>established</w:t>
            </w:r>
            <w:r w:rsidRPr="007425E1">
              <w:t xml:space="preserve"> </w:t>
            </w:r>
            <w:r>
              <w:t>them forever and ever!</w:t>
            </w:r>
          </w:p>
        </w:tc>
        <w:tc>
          <w:tcPr>
            <w:tcW w:w="288" w:type="dxa"/>
          </w:tcPr>
          <w:p w14:paraId="15831E1B" w14:textId="77777777" w:rsidR="00D31F38" w:rsidRDefault="00D31F38" w:rsidP="00E35F1F"/>
        </w:tc>
        <w:tc>
          <w:tcPr>
            <w:tcW w:w="288" w:type="dxa"/>
          </w:tcPr>
          <w:p w14:paraId="6226C1AE" w14:textId="77777777" w:rsidR="00D31F38" w:rsidRDefault="00D31F38" w:rsidP="00E35F1F">
            <w:pPr>
              <w:pStyle w:val="CopticCross"/>
            </w:pPr>
          </w:p>
        </w:tc>
        <w:tc>
          <w:tcPr>
            <w:tcW w:w="3960" w:type="dxa"/>
          </w:tcPr>
          <w:p w14:paraId="03E1222E" w14:textId="77777777" w:rsidR="00D31F38" w:rsidRDefault="00D31F38" w:rsidP="00E35F1F">
            <w:pPr>
              <w:pStyle w:val="CopticInd"/>
            </w:pPr>
            <w:r w:rsidRPr="001C29B4">
              <w:t xml:space="preserve">Ⲛ̀ⲑⲟϥ ⲁϥϩⲟⲛϩⲉⲛ ⲟⲩⲟϩ ⲁⲩⲥⲱⲛⲧ ⲁ̅ⲗ </w:t>
            </w:r>
          </w:p>
          <w:p w14:paraId="6EE8FCC0" w14:textId="77777777" w:rsidR="00D31F38" w:rsidRPr="00A742AC" w:rsidRDefault="00D31F38" w:rsidP="00E35F1F">
            <w:pPr>
              <w:pStyle w:val="CoptIndEnd"/>
            </w:pPr>
            <w:r w:rsidRPr="001C29B4">
              <w:t>ⲁϥⲧⲁϩⲱⲟⲩ ⲉ̀ⲣⲁⲧⲟⲩ ϣⲁ ⲉ̀ⲛⲉϩ ⲛⲉⲙ ϣⲁ ⲉ̀ⲛⲉϩ ⲛ̀ⲧⲉ ⲡⲓⲉ̀ⲛⲉϩ</w:t>
            </w:r>
          </w:p>
        </w:tc>
      </w:tr>
      <w:tr w:rsidR="00D31F38" w14:paraId="67ED2239" w14:textId="77777777" w:rsidTr="00E35F1F">
        <w:trPr>
          <w:cantSplit/>
          <w:jc w:val="center"/>
        </w:trPr>
        <w:tc>
          <w:tcPr>
            <w:tcW w:w="288" w:type="dxa"/>
          </w:tcPr>
          <w:p w14:paraId="44207738" w14:textId="77777777" w:rsidR="00D31F38" w:rsidRDefault="00D31F38" w:rsidP="00E35F1F">
            <w:pPr>
              <w:pStyle w:val="CopticCross"/>
            </w:pPr>
            <w:r>
              <w:t>¿</w:t>
            </w:r>
          </w:p>
        </w:tc>
        <w:tc>
          <w:tcPr>
            <w:tcW w:w="3960" w:type="dxa"/>
          </w:tcPr>
          <w:p w14:paraId="2C8A8313" w14:textId="5E1FB6E8" w:rsidR="00D31F38" w:rsidRDefault="00D31F38" w:rsidP="00E35F1F">
            <w:pPr>
              <w:pStyle w:val="EngInd"/>
              <w:rPr>
                <w:rFonts w:eastAsiaTheme="minorHAnsi"/>
              </w:rPr>
            </w:pPr>
            <w:r w:rsidRPr="007425E1">
              <w:rPr>
                <w:rFonts w:eastAsiaTheme="minorHAnsi"/>
              </w:rPr>
              <w:t xml:space="preserve">He </w:t>
            </w:r>
            <w:r w:rsidR="00A17656">
              <w:rPr>
                <w:rFonts w:eastAsiaTheme="minorHAnsi"/>
              </w:rPr>
              <w:t>set forth His</w:t>
            </w:r>
            <w:r w:rsidRPr="007425E1">
              <w:rPr>
                <w:rFonts w:eastAsiaTheme="minorHAnsi"/>
              </w:rPr>
              <w:t xml:space="preserve"> </w:t>
            </w:r>
            <w:r w:rsidR="00A17656">
              <w:rPr>
                <w:rFonts w:eastAsiaTheme="minorHAnsi"/>
              </w:rPr>
              <w:t>ordinance,</w:t>
            </w:r>
            <w:r w:rsidRPr="007425E1">
              <w:rPr>
                <w:rFonts w:eastAsiaTheme="minorHAnsi"/>
              </w:rPr>
              <w:t xml:space="preserve"> </w:t>
            </w:r>
            <w:r w:rsidR="00A17656">
              <w:rPr>
                <w:rFonts w:eastAsiaTheme="minorHAnsi"/>
              </w:rPr>
              <w:t>and it</w:t>
            </w:r>
            <w:r w:rsidRPr="007425E1">
              <w:rPr>
                <w:rFonts w:eastAsiaTheme="minorHAnsi"/>
              </w:rPr>
              <w:t xml:space="preserve"> </w:t>
            </w:r>
            <w:r>
              <w:rPr>
                <w:rFonts w:eastAsiaTheme="minorHAnsi"/>
              </w:rPr>
              <w:t>will</w:t>
            </w:r>
            <w:r w:rsidRPr="007425E1">
              <w:rPr>
                <w:rFonts w:eastAsiaTheme="minorHAnsi"/>
              </w:rPr>
              <w:t xml:space="preserve"> not pas</w:t>
            </w:r>
            <w:r>
              <w:rPr>
                <w:rFonts w:eastAsiaTheme="minorHAnsi"/>
              </w:rPr>
              <w:t>s away. Alleulia.</w:t>
            </w:r>
          </w:p>
          <w:p w14:paraId="58D340AD" w14:textId="77777777" w:rsidR="00D31F38" w:rsidRPr="007425E1" w:rsidRDefault="00D31F38" w:rsidP="00E35F1F">
            <w:pPr>
              <w:pStyle w:val="EngIndEnd"/>
            </w:pPr>
            <w:commentRangeStart w:id="547"/>
            <w:r w:rsidRPr="00FC3604">
              <w:t>Praise the Lord from the earth!</w:t>
            </w:r>
            <w:commentRangeEnd w:id="547"/>
            <w:r>
              <w:rPr>
                <w:rStyle w:val="CommentReference"/>
                <w:rFonts w:cstheme="minorBidi"/>
                <w:color w:val="auto"/>
                <w:lang w:val="en-CA"/>
              </w:rPr>
              <w:commentReference w:id="547"/>
            </w:r>
          </w:p>
        </w:tc>
        <w:tc>
          <w:tcPr>
            <w:tcW w:w="288" w:type="dxa"/>
          </w:tcPr>
          <w:p w14:paraId="3B64FF58" w14:textId="77777777" w:rsidR="00D31F38" w:rsidRDefault="00D31F38" w:rsidP="00E35F1F"/>
        </w:tc>
        <w:tc>
          <w:tcPr>
            <w:tcW w:w="288" w:type="dxa"/>
          </w:tcPr>
          <w:p w14:paraId="2CA4AC49" w14:textId="77777777" w:rsidR="00D31F38" w:rsidRDefault="00D31F38" w:rsidP="00E35F1F">
            <w:pPr>
              <w:pStyle w:val="CopticCross"/>
            </w:pPr>
            <w:r>
              <w:t>¿</w:t>
            </w:r>
          </w:p>
        </w:tc>
        <w:tc>
          <w:tcPr>
            <w:tcW w:w="3960" w:type="dxa"/>
          </w:tcPr>
          <w:p w14:paraId="447233C7" w14:textId="77777777" w:rsidR="00D31F38" w:rsidRDefault="00D31F38" w:rsidP="00E35F1F">
            <w:pPr>
              <w:pStyle w:val="CopticInd"/>
            </w:pPr>
            <w:r w:rsidRPr="001C29B4">
              <w:t xml:space="preserve">Ⲁϥⲭⲱ ⲛ̀ⲟⲩϩⲱⲛ ⲟⲩⲟϩ ⲛ̀ⲛⲉϥⲥⲓⲛⲓ ⲁ̅ⲗ </w:t>
            </w:r>
          </w:p>
          <w:p w14:paraId="6C39292A" w14:textId="77777777" w:rsidR="00D31F38" w:rsidRPr="00A742AC" w:rsidRDefault="00D31F38" w:rsidP="00E35F1F">
            <w:pPr>
              <w:pStyle w:val="CoptIndEnd"/>
            </w:pPr>
            <w:r w:rsidRPr="001C29B4">
              <w:t>Ⲥ̀ⲙⲟⲩ ⲉ̀Ⲡⲟ̅ⲥ̅ ⲉ̀ⲃⲟⲗϧⲉⲛ ⲡ̀ⲕⲁϩⲓ</w:t>
            </w:r>
          </w:p>
        </w:tc>
      </w:tr>
      <w:tr w:rsidR="00D31F38" w14:paraId="443CEDF9" w14:textId="77777777" w:rsidTr="00E35F1F">
        <w:trPr>
          <w:cantSplit/>
          <w:jc w:val="center"/>
        </w:trPr>
        <w:tc>
          <w:tcPr>
            <w:tcW w:w="288" w:type="dxa"/>
          </w:tcPr>
          <w:p w14:paraId="0F46C930" w14:textId="77777777" w:rsidR="00D31F38" w:rsidRDefault="00D31F38" w:rsidP="00E35F1F">
            <w:pPr>
              <w:pStyle w:val="CopticCross"/>
            </w:pPr>
          </w:p>
        </w:tc>
        <w:tc>
          <w:tcPr>
            <w:tcW w:w="3960" w:type="dxa"/>
          </w:tcPr>
          <w:p w14:paraId="29A1002B" w14:textId="77777777" w:rsidR="00D31F38" w:rsidRPr="007425E1" w:rsidRDefault="00D31F38" w:rsidP="00E35F1F">
            <w:pPr>
              <w:pStyle w:val="EngInd"/>
              <w:rPr>
                <w:rFonts w:eastAsiaTheme="minorHAnsi"/>
              </w:rPr>
            </w:pPr>
            <w:r>
              <w:rPr>
                <w:rFonts w:eastAsiaTheme="minorHAnsi"/>
              </w:rPr>
              <w:t>You</w:t>
            </w:r>
            <w:r w:rsidRPr="007425E1">
              <w:rPr>
                <w:rFonts w:eastAsiaTheme="minorHAnsi"/>
              </w:rPr>
              <w:t xml:space="preserve"> dragons and all deeps: Alleluia.</w:t>
            </w:r>
          </w:p>
          <w:p w14:paraId="20904146" w14:textId="0B63F8F1" w:rsidR="00D31F38" w:rsidRPr="007425E1" w:rsidRDefault="00D31F38" w:rsidP="00A17656">
            <w:pPr>
              <w:pStyle w:val="EngIndEnd"/>
            </w:pPr>
            <w:r w:rsidRPr="007425E1">
              <w:t>Fire</w:t>
            </w:r>
            <w:r w:rsidR="00A17656">
              <w:t>,</w:t>
            </w:r>
            <w:r w:rsidRPr="007425E1">
              <w:t xml:space="preserve"> hail, snow and </w:t>
            </w:r>
            <w:r>
              <w:t>ice</w:t>
            </w:r>
            <w:r w:rsidRPr="007425E1">
              <w:t xml:space="preserve">, </w:t>
            </w:r>
            <w:r w:rsidR="00A17656">
              <w:t>tempest blast</w:t>
            </w:r>
            <w:r w:rsidRPr="007425E1">
              <w:t xml:space="preserve">, </w:t>
            </w:r>
            <w:r w:rsidR="00A17656">
              <w:t>which perform</w:t>
            </w:r>
            <w:r w:rsidRPr="007425E1">
              <w:t xml:space="preserve"> His word</w:t>
            </w:r>
            <w:r>
              <w:t>!</w:t>
            </w:r>
          </w:p>
        </w:tc>
        <w:tc>
          <w:tcPr>
            <w:tcW w:w="288" w:type="dxa"/>
          </w:tcPr>
          <w:p w14:paraId="5924D120" w14:textId="77777777" w:rsidR="00D31F38" w:rsidRDefault="00D31F38" w:rsidP="00E35F1F"/>
        </w:tc>
        <w:tc>
          <w:tcPr>
            <w:tcW w:w="288" w:type="dxa"/>
          </w:tcPr>
          <w:p w14:paraId="7477A964" w14:textId="77777777" w:rsidR="00D31F38" w:rsidRDefault="00D31F38" w:rsidP="00E35F1F">
            <w:pPr>
              <w:pStyle w:val="CopticCross"/>
            </w:pPr>
          </w:p>
        </w:tc>
        <w:tc>
          <w:tcPr>
            <w:tcW w:w="3960" w:type="dxa"/>
          </w:tcPr>
          <w:p w14:paraId="2DAA4954" w14:textId="77777777" w:rsidR="00D31F38" w:rsidRDefault="00D31F38" w:rsidP="00E35F1F">
            <w:pPr>
              <w:pStyle w:val="CopticInd"/>
            </w:pPr>
            <w:r w:rsidRPr="001C29B4">
              <w:t xml:space="preserve">Ⲛⲓⲇ̀ⲣⲁⲕⲱⲛ ⲛⲉⲙ ⲛⲓⲛⲟⲩⲛ ⲧⲏⲣⲟⲩ ⲁ̅ⲗ </w:t>
            </w:r>
          </w:p>
          <w:p w14:paraId="78CBF9D9" w14:textId="77777777" w:rsidR="00D31F38" w:rsidRPr="00A742AC" w:rsidRDefault="00D31F38" w:rsidP="00E35F1F">
            <w:pPr>
              <w:pStyle w:val="CoptIndEnd"/>
            </w:pPr>
            <w:r w:rsidRPr="001C29B4">
              <w:t>ⲟⲩⲭ̀ⲣⲱⲙ ⲟⲩⲁⲗ ⲟⲩⲭⲓⲱⲛ ⲟⲩⲭ̀ⲣⲩⲥⲧⲁⲗⲗⲟⲥ ⲟⲩⲡ̅ⲛ̅ⲁ ⲛ̀ⲥⲁⲣⲁⲑⲏⲟⲩ ⲛⲏⲉⲧⲓ̀ⲣⲓ ⲙ̀ⲡⲉϥⲥⲁϫⲓ</w:t>
            </w:r>
          </w:p>
        </w:tc>
      </w:tr>
      <w:tr w:rsidR="00D31F38" w14:paraId="23FBF64C" w14:textId="77777777" w:rsidTr="00E35F1F">
        <w:trPr>
          <w:cantSplit/>
          <w:jc w:val="center"/>
        </w:trPr>
        <w:tc>
          <w:tcPr>
            <w:tcW w:w="288" w:type="dxa"/>
          </w:tcPr>
          <w:p w14:paraId="708231E9" w14:textId="77777777" w:rsidR="00D31F38" w:rsidRDefault="00D31F38" w:rsidP="00E35F1F">
            <w:pPr>
              <w:pStyle w:val="CopticCross"/>
            </w:pPr>
            <w:r>
              <w:t>¿</w:t>
            </w:r>
          </w:p>
        </w:tc>
        <w:tc>
          <w:tcPr>
            <w:tcW w:w="3960" w:type="dxa"/>
          </w:tcPr>
          <w:p w14:paraId="4DC1AA49" w14:textId="471C295B" w:rsidR="00D31F38" w:rsidRPr="007425E1" w:rsidRDefault="00A17656" w:rsidP="00E35F1F">
            <w:pPr>
              <w:pStyle w:val="EngInd"/>
              <w:rPr>
                <w:rFonts w:eastAsiaTheme="minorHAnsi"/>
              </w:rPr>
            </w:pPr>
            <w:r>
              <w:rPr>
                <w:rFonts w:eastAsiaTheme="minorHAnsi"/>
              </w:rPr>
              <w:t>M</w:t>
            </w:r>
            <w:r w:rsidR="00D31F38" w:rsidRPr="007425E1">
              <w:rPr>
                <w:rFonts w:eastAsiaTheme="minorHAnsi"/>
              </w:rPr>
              <w:t>ountains and all hills: Alleluia.</w:t>
            </w:r>
          </w:p>
          <w:p w14:paraId="19AE8910" w14:textId="77777777" w:rsidR="00D31F38" w:rsidRPr="007425E1" w:rsidRDefault="00D31F38" w:rsidP="00E35F1F">
            <w:pPr>
              <w:pStyle w:val="EngIndEnd"/>
            </w:pPr>
            <w:r w:rsidRPr="007425E1">
              <w:t>Fruitful trees and all cedars</w:t>
            </w:r>
            <w:r>
              <w:t>!</w:t>
            </w:r>
          </w:p>
        </w:tc>
        <w:tc>
          <w:tcPr>
            <w:tcW w:w="288" w:type="dxa"/>
          </w:tcPr>
          <w:p w14:paraId="57CCFCC8" w14:textId="77777777" w:rsidR="00D31F38" w:rsidRDefault="00D31F38" w:rsidP="00E35F1F"/>
        </w:tc>
        <w:tc>
          <w:tcPr>
            <w:tcW w:w="288" w:type="dxa"/>
          </w:tcPr>
          <w:p w14:paraId="6E0A79EB" w14:textId="77777777" w:rsidR="00D31F38" w:rsidRDefault="00D31F38" w:rsidP="00E35F1F">
            <w:pPr>
              <w:pStyle w:val="CopticCross"/>
            </w:pPr>
            <w:r>
              <w:t>¿</w:t>
            </w:r>
          </w:p>
        </w:tc>
        <w:tc>
          <w:tcPr>
            <w:tcW w:w="3960" w:type="dxa"/>
          </w:tcPr>
          <w:p w14:paraId="22F4107A" w14:textId="77777777" w:rsidR="00D31F38" w:rsidRDefault="00D31F38" w:rsidP="00E35F1F">
            <w:pPr>
              <w:pStyle w:val="CopticInd"/>
            </w:pPr>
            <w:r w:rsidRPr="001C29B4">
              <w:t xml:space="preserve">Ⲛⲓⲧⲱⲟⲩ ⲉⲧϭⲟⲥⲓ ⲛⲉⲙ ⲛⲓⲕⲁⲗⲁⲙⲫⲱⲟⲩ ⲧⲏⲣⲟⲩ ⲁ̅ⲗ </w:t>
            </w:r>
          </w:p>
          <w:p w14:paraId="0828E593" w14:textId="77777777" w:rsidR="00D31F38" w:rsidRPr="00A742AC" w:rsidRDefault="00D31F38" w:rsidP="00E35F1F">
            <w:pPr>
              <w:pStyle w:val="CoptIndEnd"/>
            </w:pPr>
            <w:r w:rsidRPr="001C29B4">
              <w:t>ⲛⲓϣ̀ϣⲏⲛ ⲙ̀ϥⲁⲓⲟⲩⲧⲁϩ ⲛⲉⲙ ⲛⲓϣⲉⲛⲥⲓϥⲓ ⲧⲏⲣⲟⲩ</w:t>
            </w:r>
          </w:p>
        </w:tc>
      </w:tr>
      <w:tr w:rsidR="00D31F38" w14:paraId="07730497" w14:textId="77777777" w:rsidTr="00E35F1F">
        <w:trPr>
          <w:cantSplit/>
          <w:jc w:val="center"/>
        </w:trPr>
        <w:tc>
          <w:tcPr>
            <w:tcW w:w="288" w:type="dxa"/>
          </w:tcPr>
          <w:p w14:paraId="14247670" w14:textId="77777777" w:rsidR="00D31F38" w:rsidRDefault="00D31F38" w:rsidP="00E35F1F">
            <w:pPr>
              <w:pStyle w:val="CopticCross"/>
            </w:pPr>
          </w:p>
        </w:tc>
        <w:tc>
          <w:tcPr>
            <w:tcW w:w="3960" w:type="dxa"/>
          </w:tcPr>
          <w:p w14:paraId="55E05C56" w14:textId="2C533742" w:rsidR="00D31F38" w:rsidRPr="007425E1" w:rsidRDefault="00A17656" w:rsidP="00E35F1F">
            <w:pPr>
              <w:pStyle w:val="EngInd"/>
              <w:rPr>
                <w:rFonts w:eastAsiaTheme="minorHAnsi"/>
              </w:rPr>
            </w:pPr>
            <w:r>
              <w:rPr>
                <w:rFonts w:eastAsiaTheme="minorHAnsi"/>
              </w:rPr>
              <w:t>W</w:t>
            </w:r>
            <w:r w:rsidR="00D31F38">
              <w:rPr>
                <w:rFonts w:eastAsiaTheme="minorHAnsi"/>
              </w:rPr>
              <w:t>ild animals</w:t>
            </w:r>
            <w:r w:rsidR="00D31F38" w:rsidRPr="007425E1">
              <w:rPr>
                <w:rFonts w:eastAsiaTheme="minorHAnsi"/>
              </w:rPr>
              <w:t xml:space="preserve"> and all cattle: Alleluia.</w:t>
            </w:r>
          </w:p>
          <w:p w14:paraId="1B432B2F" w14:textId="37780958" w:rsidR="00D31F38" w:rsidRPr="007425E1" w:rsidRDefault="00D31F38" w:rsidP="00A17656">
            <w:pPr>
              <w:pStyle w:val="EngIndEnd"/>
            </w:pPr>
            <w:r w:rsidRPr="007425E1">
              <w:t xml:space="preserve">Creeping things and </w:t>
            </w:r>
            <w:r w:rsidR="00A17656">
              <w:t>flying</w:t>
            </w:r>
            <w:r>
              <w:t xml:space="preserve"> birds!</w:t>
            </w:r>
          </w:p>
        </w:tc>
        <w:tc>
          <w:tcPr>
            <w:tcW w:w="288" w:type="dxa"/>
          </w:tcPr>
          <w:p w14:paraId="7ADC58AD" w14:textId="77777777" w:rsidR="00D31F38" w:rsidRDefault="00D31F38" w:rsidP="00E35F1F"/>
        </w:tc>
        <w:tc>
          <w:tcPr>
            <w:tcW w:w="288" w:type="dxa"/>
          </w:tcPr>
          <w:p w14:paraId="7242E44C" w14:textId="77777777" w:rsidR="00D31F38" w:rsidRDefault="00D31F38" w:rsidP="00E35F1F">
            <w:pPr>
              <w:pStyle w:val="CopticCross"/>
            </w:pPr>
          </w:p>
        </w:tc>
        <w:tc>
          <w:tcPr>
            <w:tcW w:w="3960" w:type="dxa"/>
          </w:tcPr>
          <w:p w14:paraId="0B3D36C4" w14:textId="77777777" w:rsidR="00D31F38" w:rsidRDefault="00D31F38" w:rsidP="00E35F1F">
            <w:pPr>
              <w:pStyle w:val="CopticInd"/>
            </w:pPr>
            <w:r w:rsidRPr="001C29B4">
              <w:t xml:space="preserve">Ⲛⲓⲑⲏⲣⲓⲟⲛ ⲛⲉⲙ ⲛⲓⲧⲉⲃⲛⲱⲟⲩⲓ̀ ⲧⲏⲣⲟⲩ ⲁ̅ⲗ </w:t>
            </w:r>
          </w:p>
          <w:p w14:paraId="466ABA1F" w14:textId="77777777" w:rsidR="00D31F38" w:rsidRPr="00A742AC" w:rsidRDefault="00D31F38" w:rsidP="00E35F1F">
            <w:pPr>
              <w:pStyle w:val="CoptIndEnd"/>
            </w:pPr>
            <w:r w:rsidRPr="001C29B4">
              <w:t>ⲛⲓϭⲁⲧϥⲓ ⲛⲉⲙ ⲛⲓϩⲁⲗⲁϯ ⲉⲧⲟⲓ ⲛ̀ⲧⲉⲛϩ</w:t>
            </w:r>
          </w:p>
        </w:tc>
      </w:tr>
      <w:tr w:rsidR="00D31F38" w14:paraId="6DE764E8" w14:textId="77777777" w:rsidTr="00E35F1F">
        <w:trPr>
          <w:cantSplit/>
          <w:jc w:val="center"/>
        </w:trPr>
        <w:tc>
          <w:tcPr>
            <w:tcW w:w="288" w:type="dxa"/>
          </w:tcPr>
          <w:p w14:paraId="6283D9B6" w14:textId="77777777" w:rsidR="00D31F38" w:rsidRDefault="00D31F38" w:rsidP="00E35F1F">
            <w:pPr>
              <w:pStyle w:val="CopticCross"/>
            </w:pPr>
            <w:r>
              <w:lastRenderedPageBreak/>
              <w:t>¿</w:t>
            </w:r>
          </w:p>
        </w:tc>
        <w:tc>
          <w:tcPr>
            <w:tcW w:w="3960" w:type="dxa"/>
          </w:tcPr>
          <w:p w14:paraId="7744188B" w14:textId="4D33A0D4" w:rsidR="00D31F38" w:rsidRPr="007425E1" w:rsidRDefault="00D31F38" w:rsidP="00E35F1F">
            <w:pPr>
              <w:pStyle w:val="EngInd"/>
              <w:rPr>
                <w:rFonts w:eastAsiaTheme="minorHAnsi"/>
              </w:rPr>
            </w:pPr>
            <w:r w:rsidRPr="007425E1">
              <w:rPr>
                <w:rFonts w:eastAsiaTheme="minorHAnsi"/>
              </w:rPr>
              <w:t>Kings of the earth and all people</w:t>
            </w:r>
            <w:r w:rsidR="00A17656">
              <w:rPr>
                <w:rFonts w:eastAsiaTheme="minorHAnsi"/>
              </w:rPr>
              <w:t>s</w:t>
            </w:r>
            <w:r w:rsidRPr="007425E1">
              <w:rPr>
                <w:rFonts w:eastAsiaTheme="minorHAnsi"/>
              </w:rPr>
              <w:t>: Alleluia.</w:t>
            </w:r>
          </w:p>
          <w:p w14:paraId="0A6E8F40" w14:textId="77777777" w:rsidR="00D31F38" w:rsidRPr="007425E1" w:rsidRDefault="00D31F38" w:rsidP="00E35F1F">
            <w:pPr>
              <w:pStyle w:val="EngIndEnd"/>
            </w:pPr>
            <w:r>
              <w:t>Rulers and all judges of the earth!</w:t>
            </w:r>
          </w:p>
        </w:tc>
        <w:tc>
          <w:tcPr>
            <w:tcW w:w="288" w:type="dxa"/>
          </w:tcPr>
          <w:p w14:paraId="4E7A3C60" w14:textId="77777777" w:rsidR="00D31F38" w:rsidRDefault="00D31F38" w:rsidP="00E35F1F"/>
        </w:tc>
        <w:tc>
          <w:tcPr>
            <w:tcW w:w="288" w:type="dxa"/>
          </w:tcPr>
          <w:p w14:paraId="426B1C92" w14:textId="77777777" w:rsidR="00D31F38" w:rsidRDefault="00D31F38" w:rsidP="00E35F1F">
            <w:pPr>
              <w:pStyle w:val="CopticCross"/>
            </w:pPr>
            <w:r>
              <w:t>¿</w:t>
            </w:r>
          </w:p>
        </w:tc>
        <w:tc>
          <w:tcPr>
            <w:tcW w:w="3960" w:type="dxa"/>
          </w:tcPr>
          <w:p w14:paraId="2233E3E2" w14:textId="77777777" w:rsidR="00D31F38" w:rsidRDefault="00D31F38" w:rsidP="00E35F1F">
            <w:pPr>
              <w:pStyle w:val="CopticInd"/>
            </w:pPr>
            <w:r w:rsidRPr="001C29B4">
              <w:t xml:space="preserve">Ⲛⲓⲟⲩⲣⲱⲟⲩ ⲛ̀ⲧⲉ ⲡ̀ⲕⲁϩⲓ ⲛⲉⲙ ⲛⲓⲗⲁⲟⲥ ⲧⲏⲣⲟⲩ ⲁ̅ⲗ </w:t>
            </w:r>
          </w:p>
          <w:p w14:paraId="3BBA1C95" w14:textId="77777777" w:rsidR="00D31F38" w:rsidRPr="00A742AC" w:rsidRDefault="00D31F38" w:rsidP="00E35F1F">
            <w:pPr>
              <w:pStyle w:val="CoptIndEnd"/>
            </w:pPr>
            <w:r w:rsidRPr="001C29B4">
              <w:t>ⲛⲓⲁⲣⲭⲱⲛ ⲛⲉⲙ ⲛⲓⲣⲉϥϯϩⲁⲡ ⲧⲏⲣⲟⲩ ⲛ̀ⲧⲉ ⲡ̀ⲕⲁϩⲓ</w:t>
            </w:r>
          </w:p>
        </w:tc>
      </w:tr>
      <w:tr w:rsidR="00D31F38" w14:paraId="74A987D2" w14:textId="77777777" w:rsidTr="00E35F1F">
        <w:trPr>
          <w:cantSplit/>
          <w:jc w:val="center"/>
        </w:trPr>
        <w:tc>
          <w:tcPr>
            <w:tcW w:w="288" w:type="dxa"/>
          </w:tcPr>
          <w:p w14:paraId="6116FDE2" w14:textId="77777777" w:rsidR="00D31F38" w:rsidRDefault="00D31F38" w:rsidP="00E35F1F">
            <w:pPr>
              <w:pStyle w:val="CopticCross"/>
            </w:pPr>
          </w:p>
        </w:tc>
        <w:tc>
          <w:tcPr>
            <w:tcW w:w="3960" w:type="dxa"/>
          </w:tcPr>
          <w:p w14:paraId="4A16ACA1" w14:textId="4037114C" w:rsidR="00D31F38" w:rsidRPr="007425E1" w:rsidRDefault="00D31F38" w:rsidP="00E35F1F">
            <w:pPr>
              <w:pStyle w:val="EngInd"/>
              <w:rPr>
                <w:rFonts w:eastAsiaTheme="minorHAnsi"/>
              </w:rPr>
            </w:pPr>
            <w:r w:rsidRPr="007425E1">
              <w:rPr>
                <w:rFonts w:eastAsiaTheme="minorHAnsi"/>
              </w:rPr>
              <w:t xml:space="preserve">Both young men and </w:t>
            </w:r>
            <w:r w:rsidR="00A17656">
              <w:rPr>
                <w:rFonts w:eastAsiaTheme="minorHAnsi"/>
              </w:rPr>
              <w:t>virgins</w:t>
            </w:r>
            <w:r w:rsidRPr="007425E1">
              <w:rPr>
                <w:rFonts w:eastAsiaTheme="minorHAnsi"/>
              </w:rPr>
              <w:t>: Alleluia.</w:t>
            </w:r>
          </w:p>
          <w:p w14:paraId="62E97B0C" w14:textId="481BBA50" w:rsidR="00D31F38" w:rsidRPr="007425E1" w:rsidRDefault="00D31F38" w:rsidP="00A17656">
            <w:pPr>
              <w:pStyle w:val="EngIndEnd"/>
            </w:pPr>
            <w:r>
              <w:t xml:space="preserve">Elders </w:t>
            </w:r>
            <w:r w:rsidR="00A17656">
              <w:t>with the</w:t>
            </w:r>
            <w:r>
              <w:t xml:space="preserve"> </w:t>
            </w:r>
            <w:r w:rsidR="00A17656">
              <w:t>young</w:t>
            </w:r>
            <w:r>
              <w:t>!</w:t>
            </w:r>
          </w:p>
        </w:tc>
        <w:tc>
          <w:tcPr>
            <w:tcW w:w="288" w:type="dxa"/>
          </w:tcPr>
          <w:p w14:paraId="32225E0B" w14:textId="77777777" w:rsidR="00D31F38" w:rsidRDefault="00D31F38" w:rsidP="00E35F1F"/>
        </w:tc>
        <w:tc>
          <w:tcPr>
            <w:tcW w:w="288" w:type="dxa"/>
          </w:tcPr>
          <w:p w14:paraId="6B7E87F0" w14:textId="77777777" w:rsidR="00D31F38" w:rsidRDefault="00D31F38" w:rsidP="00E35F1F">
            <w:pPr>
              <w:pStyle w:val="CopticCross"/>
            </w:pPr>
          </w:p>
        </w:tc>
        <w:tc>
          <w:tcPr>
            <w:tcW w:w="3960" w:type="dxa"/>
          </w:tcPr>
          <w:p w14:paraId="7031E803" w14:textId="77777777" w:rsidR="00D31F38" w:rsidRDefault="00D31F38" w:rsidP="00E35F1F">
            <w:pPr>
              <w:pStyle w:val="CopticInd"/>
            </w:pPr>
            <w:r w:rsidRPr="001C29B4">
              <w:t xml:space="preserve">Ϩⲁⲛϧⲉⲗϣⲓⲣⲓ ⲛⲉⲙ ϩⲁⲛⲡⲁⲣⲑⲉⲛⲟⲥ ⲁ̅ⲗ </w:t>
            </w:r>
          </w:p>
          <w:p w14:paraId="459EB599" w14:textId="77777777" w:rsidR="00D31F38" w:rsidRPr="00A742AC" w:rsidRDefault="00D31F38" w:rsidP="00E35F1F">
            <w:pPr>
              <w:pStyle w:val="CoptIndEnd"/>
            </w:pPr>
            <w:r w:rsidRPr="001C29B4">
              <w:t>ϩⲁⲛϧⲉⲗⲗⲟⲓ ⲛⲉⲙ ϩⲁⲛⲁ̀ⲗⲱⲟⲩⲓ̀</w:t>
            </w:r>
          </w:p>
        </w:tc>
      </w:tr>
      <w:tr w:rsidR="00D31F38" w14:paraId="0FDF528E" w14:textId="77777777" w:rsidTr="00E35F1F">
        <w:trPr>
          <w:cantSplit/>
          <w:jc w:val="center"/>
        </w:trPr>
        <w:tc>
          <w:tcPr>
            <w:tcW w:w="288" w:type="dxa"/>
          </w:tcPr>
          <w:p w14:paraId="26CC69F1" w14:textId="77777777" w:rsidR="00D31F38" w:rsidRDefault="00D31F38" w:rsidP="00E35F1F">
            <w:pPr>
              <w:pStyle w:val="CopticCross"/>
            </w:pPr>
            <w:r>
              <w:t>¿</w:t>
            </w:r>
          </w:p>
        </w:tc>
        <w:tc>
          <w:tcPr>
            <w:tcW w:w="3960" w:type="dxa"/>
          </w:tcPr>
          <w:p w14:paraId="0B0916B3" w14:textId="77777777" w:rsidR="00D31F38" w:rsidRPr="007425E1" w:rsidRDefault="00D31F38" w:rsidP="00E35F1F">
            <w:pPr>
              <w:pStyle w:val="EngInd"/>
              <w:rPr>
                <w:rFonts w:eastAsiaTheme="minorHAnsi"/>
              </w:rPr>
            </w:pPr>
            <w:r w:rsidRPr="007425E1">
              <w:rPr>
                <w:rFonts w:eastAsiaTheme="minorHAnsi"/>
              </w:rPr>
              <w:t>Let them praise the Name of the Lord: Alleluia.</w:t>
            </w:r>
          </w:p>
          <w:p w14:paraId="76B883D3" w14:textId="77777777" w:rsidR="00D31F38" w:rsidRPr="007425E1" w:rsidRDefault="00D31F38" w:rsidP="00E35F1F">
            <w:pPr>
              <w:pStyle w:val="EngIndEnd"/>
            </w:pPr>
            <w:r w:rsidRPr="007425E1">
              <w:t xml:space="preserve">For His Name alone is </w:t>
            </w:r>
            <w:r>
              <w:t>exalted!</w:t>
            </w:r>
          </w:p>
        </w:tc>
        <w:tc>
          <w:tcPr>
            <w:tcW w:w="288" w:type="dxa"/>
          </w:tcPr>
          <w:p w14:paraId="1FA63BB4" w14:textId="77777777" w:rsidR="00D31F38" w:rsidRDefault="00D31F38" w:rsidP="00E35F1F"/>
        </w:tc>
        <w:tc>
          <w:tcPr>
            <w:tcW w:w="288" w:type="dxa"/>
          </w:tcPr>
          <w:p w14:paraId="474D1A38" w14:textId="77777777" w:rsidR="00D31F38" w:rsidRDefault="00D31F38" w:rsidP="00E35F1F">
            <w:pPr>
              <w:pStyle w:val="CopticCross"/>
            </w:pPr>
            <w:r>
              <w:t>¿</w:t>
            </w:r>
          </w:p>
        </w:tc>
        <w:tc>
          <w:tcPr>
            <w:tcW w:w="3960" w:type="dxa"/>
          </w:tcPr>
          <w:p w14:paraId="73F3A82A" w14:textId="77777777" w:rsidR="00D31F38" w:rsidRDefault="00D31F38" w:rsidP="00E35F1F">
            <w:pPr>
              <w:pStyle w:val="CopticInd"/>
            </w:pPr>
            <w:r w:rsidRPr="001C29B4">
              <w:t xml:space="preserve">Ⲙⲁⲣⲟⲩⲥ̀ⲙⲟⲩ ⲧⲏⲣⲟⲩ ⲉ̀ⲫ̀ⲣⲁⲛ ⲙ̀Ⲡⲟ̅ⲥ̅ ⲁ̅ⲗ </w:t>
            </w:r>
          </w:p>
          <w:p w14:paraId="65873A95" w14:textId="77777777" w:rsidR="00D31F38" w:rsidRPr="00A742AC" w:rsidRDefault="00D31F38" w:rsidP="00E35F1F">
            <w:pPr>
              <w:pStyle w:val="CoptIndEnd"/>
            </w:pPr>
            <w:r w:rsidRPr="001C29B4">
              <w:t>ϫⲉ ⲁϥϭⲓⲥⲓ ⲛ̀ϫⲉ ⲡⲉϥⲣⲁⲛ ⲙ̀ⲙⲁⲩⲁⲧϥ</w:t>
            </w:r>
          </w:p>
        </w:tc>
      </w:tr>
      <w:tr w:rsidR="00D31F38" w14:paraId="26A1DD42" w14:textId="77777777" w:rsidTr="00E35F1F">
        <w:trPr>
          <w:cantSplit/>
          <w:jc w:val="center"/>
        </w:trPr>
        <w:tc>
          <w:tcPr>
            <w:tcW w:w="288" w:type="dxa"/>
          </w:tcPr>
          <w:p w14:paraId="056EBEB2" w14:textId="77777777" w:rsidR="00D31F38" w:rsidRDefault="00D31F38" w:rsidP="00E35F1F">
            <w:pPr>
              <w:pStyle w:val="CopticCross"/>
            </w:pPr>
          </w:p>
        </w:tc>
        <w:tc>
          <w:tcPr>
            <w:tcW w:w="3960" w:type="dxa"/>
          </w:tcPr>
          <w:p w14:paraId="0496737B" w14:textId="60BA5CDA" w:rsidR="00D31F38" w:rsidRPr="007425E1" w:rsidRDefault="00D31F38" w:rsidP="00E35F1F">
            <w:pPr>
              <w:pStyle w:val="EngInd"/>
              <w:rPr>
                <w:rFonts w:eastAsiaTheme="minorHAnsi"/>
              </w:rPr>
            </w:pPr>
            <w:commentRangeStart w:id="548"/>
            <w:r w:rsidRPr="007425E1">
              <w:rPr>
                <w:rFonts w:eastAsiaTheme="minorHAnsi"/>
              </w:rPr>
              <w:t xml:space="preserve">His </w:t>
            </w:r>
            <w:commentRangeEnd w:id="548"/>
            <w:r>
              <w:rPr>
                <w:rStyle w:val="CommentReference"/>
                <w:rFonts w:eastAsiaTheme="minorHAnsi" w:cstheme="minorBidi"/>
                <w:color w:val="auto"/>
                <w:lang w:val="en-CA"/>
              </w:rPr>
              <w:commentReference w:id="548"/>
            </w:r>
            <w:r w:rsidRPr="007425E1">
              <w:rPr>
                <w:rFonts w:eastAsiaTheme="minorHAnsi"/>
              </w:rPr>
              <w:t>glory is above the earth and heaven</w:t>
            </w:r>
            <w:r w:rsidR="00A17656">
              <w:rPr>
                <w:rStyle w:val="FootnoteReference"/>
                <w:rFonts w:eastAsiaTheme="minorHAnsi"/>
              </w:rPr>
              <w:footnoteReference w:id="902"/>
            </w:r>
            <w:r w:rsidRPr="007425E1">
              <w:rPr>
                <w:rFonts w:eastAsiaTheme="minorHAnsi"/>
              </w:rPr>
              <w:t>: Alleluia.</w:t>
            </w:r>
          </w:p>
          <w:p w14:paraId="1AD8EDBC" w14:textId="7BEB4A68" w:rsidR="00D31F38" w:rsidRPr="007425E1" w:rsidRDefault="00D31F38" w:rsidP="00A17656">
            <w:pPr>
              <w:pStyle w:val="EngIndEnd"/>
            </w:pPr>
            <w:r w:rsidRPr="007425E1">
              <w:t xml:space="preserve">He </w:t>
            </w:r>
            <w:r w:rsidR="00A17656">
              <w:t>will</w:t>
            </w:r>
            <w:r w:rsidRPr="007425E1">
              <w:t xml:space="preserve"> </w:t>
            </w:r>
            <w:r w:rsidR="00A17656">
              <w:t>raise His people to power</w:t>
            </w:r>
            <w:r w:rsidR="00A17656">
              <w:rPr>
                <w:rStyle w:val="FootnoteReference"/>
              </w:rPr>
              <w:footnoteReference w:id="903"/>
            </w:r>
            <w:r>
              <w:t>.</w:t>
            </w:r>
          </w:p>
        </w:tc>
        <w:tc>
          <w:tcPr>
            <w:tcW w:w="288" w:type="dxa"/>
          </w:tcPr>
          <w:p w14:paraId="0F24F3AE" w14:textId="77777777" w:rsidR="00D31F38" w:rsidRDefault="00D31F38" w:rsidP="00E35F1F"/>
        </w:tc>
        <w:tc>
          <w:tcPr>
            <w:tcW w:w="288" w:type="dxa"/>
          </w:tcPr>
          <w:p w14:paraId="17A51E66" w14:textId="77777777" w:rsidR="00D31F38" w:rsidRDefault="00D31F38" w:rsidP="00E35F1F">
            <w:pPr>
              <w:pStyle w:val="CopticCross"/>
            </w:pPr>
          </w:p>
        </w:tc>
        <w:tc>
          <w:tcPr>
            <w:tcW w:w="3960" w:type="dxa"/>
          </w:tcPr>
          <w:p w14:paraId="348BEDC5" w14:textId="77777777" w:rsidR="00D31F38" w:rsidRDefault="00D31F38" w:rsidP="00E35F1F">
            <w:pPr>
              <w:pStyle w:val="CopticInd"/>
            </w:pPr>
            <w:r w:rsidRPr="001C29B4">
              <w:t>Ⲡⲉϥⲟⲩⲱⲛϩ ⲉ̀ⲃⲟⲗ ϣⲟⲡ ϩⲓϫⲉⲛ ⲡ̀ⲕⲁϩⲓ ⲛⲉⲙ ⲛ̀ϩ̀ⲣⲏⲓ ϧⲉⲛ ⲧ̀ⲫⲉ ⲁ̅ⲗ</w:t>
            </w:r>
          </w:p>
          <w:p w14:paraId="772D79AD" w14:textId="77777777" w:rsidR="00D31F38" w:rsidRPr="00A742AC" w:rsidRDefault="00D31F38" w:rsidP="00E35F1F">
            <w:pPr>
              <w:pStyle w:val="CoptIndEnd"/>
            </w:pPr>
            <w:r w:rsidRPr="001C29B4">
              <w:t>ϥ̀ⲛⲁϭⲓⲥⲓ ⲙ̀ⲡ̀ⲧⲁⲡ ⲛ̀ⲧⲉ ⲡⲉϥⲗⲁⲟⲥ</w:t>
            </w:r>
          </w:p>
        </w:tc>
      </w:tr>
      <w:tr w:rsidR="00D31F38" w14:paraId="2DF02077" w14:textId="77777777" w:rsidTr="00E35F1F">
        <w:trPr>
          <w:cantSplit/>
          <w:jc w:val="center"/>
        </w:trPr>
        <w:tc>
          <w:tcPr>
            <w:tcW w:w="288" w:type="dxa"/>
          </w:tcPr>
          <w:p w14:paraId="2AB1E6BF" w14:textId="77777777" w:rsidR="00D31F38" w:rsidRDefault="00D31F38" w:rsidP="00E35F1F">
            <w:pPr>
              <w:pStyle w:val="CopticCross"/>
            </w:pPr>
            <w:r w:rsidRPr="00DA021C">
              <w:rPr>
                <w:lang w:val="en-CA"/>
              </w:rPr>
              <w:t>¿</w:t>
            </w:r>
          </w:p>
        </w:tc>
        <w:tc>
          <w:tcPr>
            <w:tcW w:w="3960" w:type="dxa"/>
          </w:tcPr>
          <w:p w14:paraId="05EE08F4" w14:textId="4185EFA9" w:rsidR="00D31F38" w:rsidRPr="007425E1" w:rsidRDefault="00A17656" w:rsidP="00E35F1F">
            <w:pPr>
              <w:pStyle w:val="EngInd"/>
              <w:rPr>
                <w:rFonts w:eastAsiaTheme="minorHAnsi"/>
              </w:rPr>
            </w:pPr>
            <w:r>
              <w:rPr>
                <w:rFonts w:eastAsiaTheme="minorHAnsi"/>
              </w:rPr>
              <w:t>A hymn belongs to</w:t>
            </w:r>
            <w:r w:rsidR="00D31F38" w:rsidRPr="007425E1">
              <w:rPr>
                <w:rFonts w:eastAsiaTheme="minorHAnsi"/>
              </w:rPr>
              <w:t xml:space="preserve"> all His saints: Alleluia.</w:t>
            </w:r>
          </w:p>
          <w:p w14:paraId="17DA2AC5" w14:textId="1302C13C" w:rsidR="00D31F38" w:rsidRPr="007425E1" w:rsidRDefault="00D31F38" w:rsidP="00E35F1F">
            <w:pPr>
              <w:pStyle w:val="EngIndEnd"/>
            </w:pPr>
            <w:r>
              <w:t>T</w:t>
            </w:r>
            <w:r w:rsidRPr="007425E1">
              <w:t xml:space="preserve">he </w:t>
            </w:r>
            <w:r>
              <w:t>children</w:t>
            </w:r>
            <w:r w:rsidRPr="007425E1">
              <w:t xml:space="preserve"> of Israel, a people </w:t>
            </w:r>
            <w:r w:rsidR="00A17656">
              <w:t xml:space="preserve">drawing </w:t>
            </w:r>
            <w:r w:rsidRPr="007425E1">
              <w:t xml:space="preserve">near </w:t>
            </w:r>
            <w:r>
              <w:t>to</w:t>
            </w:r>
            <w:r w:rsidRPr="007425E1">
              <w:t xml:space="preserve"> Him</w:t>
            </w:r>
            <w:r>
              <w:t>.</w:t>
            </w:r>
          </w:p>
        </w:tc>
        <w:tc>
          <w:tcPr>
            <w:tcW w:w="288" w:type="dxa"/>
          </w:tcPr>
          <w:p w14:paraId="27A78EE6" w14:textId="77777777" w:rsidR="00D31F38" w:rsidRDefault="00D31F38" w:rsidP="00E35F1F"/>
        </w:tc>
        <w:tc>
          <w:tcPr>
            <w:tcW w:w="288" w:type="dxa"/>
          </w:tcPr>
          <w:p w14:paraId="6221E465" w14:textId="77777777" w:rsidR="00D31F38" w:rsidRDefault="00D31F38" w:rsidP="00E35F1F">
            <w:pPr>
              <w:pStyle w:val="CopticCross"/>
            </w:pPr>
            <w:r>
              <w:t>¿</w:t>
            </w:r>
          </w:p>
        </w:tc>
        <w:tc>
          <w:tcPr>
            <w:tcW w:w="3960" w:type="dxa"/>
          </w:tcPr>
          <w:p w14:paraId="4943E489" w14:textId="77777777" w:rsidR="00D31F38" w:rsidRDefault="00D31F38" w:rsidP="00E35F1F">
            <w:pPr>
              <w:pStyle w:val="CopticInd"/>
            </w:pPr>
            <w:r w:rsidRPr="001C29B4">
              <w:t xml:space="preserve">Ⲟⲩⲥ̀ⲙⲟⲩ ⲛ̀ⲧⲉ ⲛⲏⲉ̅ⲑ̅ⲩ ⲧⲏⲣⲟⲩ ⲛ̀ⲧⲁϥ ⲁ̅ⲗ </w:t>
            </w:r>
          </w:p>
          <w:p w14:paraId="4CA3408C" w14:textId="77777777" w:rsidR="00D31F38" w:rsidRPr="00A742AC" w:rsidRDefault="00D31F38" w:rsidP="00E35F1F">
            <w:pPr>
              <w:pStyle w:val="CopticInd"/>
            </w:pPr>
            <w:r w:rsidRPr="001C29B4">
              <w:t>ⲛⲉⲛϣⲏⲣⲓ ⲙ̀Ⲡⲓⲥ̅ⲗ ⲡⲓⲗⲁⲟⲥ ⲉⲧϧⲉⲛⲧ ⲉ̀ⲣⲟϥ</w:t>
            </w:r>
          </w:p>
        </w:tc>
      </w:tr>
    </w:tbl>
    <w:p w14:paraId="701A3464" w14:textId="77777777" w:rsidR="00D31F38"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4F63EFD5" w14:textId="77777777" w:rsidTr="00E35F1F">
        <w:trPr>
          <w:cantSplit/>
          <w:jc w:val="center"/>
        </w:trPr>
        <w:tc>
          <w:tcPr>
            <w:tcW w:w="288" w:type="dxa"/>
          </w:tcPr>
          <w:p w14:paraId="3858E540" w14:textId="77777777" w:rsidR="00D31F38" w:rsidRDefault="00D31F38" w:rsidP="00E35F1F">
            <w:pPr>
              <w:pStyle w:val="CopticCross"/>
            </w:pPr>
          </w:p>
        </w:tc>
        <w:tc>
          <w:tcPr>
            <w:tcW w:w="3960" w:type="dxa"/>
          </w:tcPr>
          <w:p w14:paraId="455FAB15"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02330E83" w14:textId="77777777" w:rsidR="00D31F38" w:rsidRDefault="00D31F38" w:rsidP="00E35F1F"/>
        </w:tc>
        <w:tc>
          <w:tcPr>
            <w:tcW w:w="288" w:type="dxa"/>
          </w:tcPr>
          <w:p w14:paraId="7BC06ECF" w14:textId="77777777" w:rsidR="00D31F38" w:rsidRDefault="00D31F38" w:rsidP="00E35F1F">
            <w:pPr>
              <w:pStyle w:val="CopticCross"/>
            </w:pPr>
          </w:p>
        </w:tc>
        <w:tc>
          <w:tcPr>
            <w:tcW w:w="3960" w:type="dxa"/>
          </w:tcPr>
          <w:p w14:paraId="2067F663" w14:textId="77777777" w:rsidR="00D31F38" w:rsidRPr="00A742AC" w:rsidRDefault="00D31F38" w:rsidP="00E35F1F">
            <w:pPr>
              <w:pStyle w:val="CopticVerse"/>
              <w:jc w:val="center"/>
            </w:pPr>
            <w:r w:rsidRPr="00DD5994">
              <w:t>ⲁ̅ⲗ ⲁ̅ⲗ ⲁ̅ⲗ</w:t>
            </w:r>
          </w:p>
        </w:tc>
      </w:tr>
    </w:tbl>
    <w:p w14:paraId="47F49D3D" w14:textId="77777777" w:rsidR="00D31F38" w:rsidRDefault="00D31F38" w:rsidP="00D31F38">
      <w:pPr>
        <w:pStyle w:val="Heading5"/>
        <w:rPr>
          <w:lang w:val="en-US"/>
        </w:rPr>
      </w:pPr>
      <w:bookmarkStart w:id="549" w:name="_Toc297322063"/>
      <w:bookmarkStart w:id="550" w:name="_Toc297407708"/>
      <w:bookmarkStart w:id="551" w:name="_Toc298445760"/>
      <w:bookmarkStart w:id="552" w:name="_Toc298681246"/>
      <w:bookmarkStart w:id="553" w:name="_Toc298447485"/>
      <w:r>
        <w:rPr>
          <w:lang w:val="en-US"/>
        </w:rPr>
        <w:t>Psalm 149</w:t>
      </w:r>
      <w:bookmarkEnd w:id="549"/>
      <w:bookmarkEnd w:id="550"/>
      <w:bookmarkEnd w:id="551"/>
      <w:bookmarkEnd w:id="552"/>
      <w:bookmarkEnd w:id="553"/>
    </w:p>
    <w:p w14:paraId="0E41055B" w14:textId="77777777" w:rsidR="00D31F38" w:rsidRPr="00DD5994" w:rsidRDefault="00D31F38" w:rsidP="00D31F38">
      <w:pPr>
        <w:pStyle w:val="Heading5non-TOC"/>
        <w:rPr>
          <w:lang w:val="en-US"/>
        </w:rPr>
      </w:pPr>
      <w:r w:rsidRPr="00DD5994">
        <w:rPr>
          <w:lang w:val="en-US"/>
        </w:rPr>
        <w:t>Ⲯⲁⲗⲙⲟⲥ ⲣ</w:t>
      </w:r>
      <w:r w:rsidRPr="00DD5994">
        <w:rPr>
          <w:rFonts w:ascii="Times New Roman" w:hAnsi="Times New Roman" w:cs="Times New Roman"/>
          <w:lang w:val="en-US"/>
        </w:rPr>
        <w:t>̅</w:t>
      </w:r>
      <w:r w:rsidRPr="00DD5994">
        <w:rPr>
          <w:lang w:val="en-US"/>
        </w:rPr>
        <w:t>ⲙ</w:t>
      </w:r>
      <w:r w:rsidRPr="00DD5994">
        <w:rPr>
          <w:rFonts w:ascii="Times New Roman" w:hAnsi="Times New Roman" w:cs="Times New Roman"/>
          <w:lang w:val="en-US"/>
        </w:rPr>
        <w:t>̅</w:t>
      </w:r>
      <w:r w:rsidRPr="00DD5994">
        <w:rPr>
          <w:lang w:val="en-US"/>
        </w:rPr>
        <w:t>ⲑ</w:t>
      </w:r>
      <w:r w:rsidRPr="00DD5994">
        <w:rPr>
          <w:rFonts w:ascii="Times New Roman" w:hAnsi="Times New Roman" w:cs="Times New Roman"/>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6242AEDA" w14:textId="77777777" w:rsidTr="00E35F1F">
        <w:trPr>
          <w:cantSplit/>
          <w:jc w:val="center"/>
        </w:trPr>
        <w:tc>
          <w:tcPr>
            <w:tcW w:w="288" w:type="dxa"/>
          </w:tcPr>
          <w:p w14:paraId="6F771F84" w14:textId="77777777" w:rsidR="00D31F38" w:rsidRDefault="00D31F38" w:rsidP="00E35F1F">
            <w:pPr>
              <w:pStyle w:val="CopticCross"/>
            </w:pPr>
          </w:p>
        </w:tc>
        <w:tc>
          <w:tcPr>
            <w:tcW w:w="3960" w:type="dxa"/>
          </w:tcPr>
          <w:p w14:paraId="4800F247" w14:textId="77777777" w:rsidR="00D31F38" w:rsidRPr="007425E1" w:rsidRDefault="00D31F38" w:rsidP="00E35F1F">
            <w:pPr>
              <w:pStyle w:val="EngInd"/>
              <w:rPr>
                <w:rFonts w:eastAsiaTheme="minorHAnsi"/>
              </w:rPr>
            </w:pPr>
            <w:r w:rsidRPr="007425E1">
              <w:rPr>
                <w:rFonts w:eastAsiaTheme="minorHAnsi"/>
              </w:rPr>
              <w:t xml:space="preserve">Sing </w:t>
            </w:r>
            <w:r>
              <w:rPr>
                <w:rFonts w:eastAsiaTheme="minorHAnsi"/>
              </w:rPr>
              <w:t>a new song to</w:t>
            </w:r>
            <w:r w:rsidRPr="007425E1">
              <w:rPr>
                <w:rFonts w:eastAsiaTheme="minorHAnsi"/>
              </w:rPr>
              <w:t xml:space="preserve"> the </w:t>
            </w:r>
            <w:r w:rsidRPr="00DA021C">
              <w:rPr>
                <w:rFonts w:eastAsiaTheme="minorHAnsi"/>
              </w:rPr>
              <w:t>Lord</w:t>
            </w:r>
            <w:r w:rsidRPr="007425E1">
              <w:rPr>
                <w:rFonts w:eastAsiaTheme="minorHAnsi"/>
              </w:rPr>
              <w:t>: Alleluia.</w:t>
            </w:r>
          </w:p>
          <w:p w14:paraId="675B7A36" w14:textId="5402C6C9" w:rsidR="00D31F38" w:rsidRPr="001A0083" w:rsidRDefault="00D31F38" w:rsidP="00E35F1F">
            <w:pPr>
              <w:pStyle w:val="EngIndEnd"/>
              <w:rPr>
                <w:szCs w:val="20"/>
              </w:rPr>
            </w:pPr>
            <w:r w:rsidRPr="007425E1">
              <w:t>His praise in the church of the saints</w:t>
            </w:r>
            <w:r>
              <w:t>.</w:t>
            </w:r>
          </w:p>
        </w:tc>
        <w:tc>
          <w:tcPr>
            <w:tcW w:w="288" w:type="dxa"/>
          </w:tcPr>
          <w:p w14:paraId="3B6C6374" w14:textId="77777777" w:rsidR="00D31F38" w:rsidRDefault="00D31F38" w:rsidP="00E35F1F"/>
        </w:tc>
        <w:tc>
          <w:tcPr>
            <w:tcW w:w="288" w:type="dxa"/>
          </w:tcPr>
          <w:p w14:paraId="483019F4" w14:textId="77777777" w:rsidR="00D31F38" w:rsidRDefault="00D31F38" w:rsidP="00E35F1F">
            <w:pPr>
              <w:pStyle w:val="CopticCross"/>
            </w:pPr>
          </w:p>
        </w:tc>
        <w:tc>
          <w:tcPr>
            <w:tcW w:w="3960" w:type="dxa"/>
          </w:tcPr>
          <w:p w14:paraId="7860840C" w14:textId="77777777" w:rsidR="00D31F38" w:rsidRDefault="00D31F38" w:rsidP="00E35F1F">
            <w:pPr>
              <w:pStyle w:val="CopticInd"/>
            </w:pPr>
            <w:r w:rsidRPr="00DD5994">
              <w:t>Ϫⲱ ⲙ̀Ⲡⲟ̅ⲥ̅ ϧⲉⲛ ⲟⲩϫⲱ ⲙ̀ⲃⲉⲣⲓ ⲁ̅ⲗ</w:t>
            </w:r>
          </w:p>
          <w:p w14:paraId="29B6BB78" w14:textId="77777777" w:rsidR="00D31F38" w:rsidRPr="00A742AC" w:rsidRDefault="00D31F38" w:rsidP="00E35F1F">
            <w:pPr>
              <w:pStyle w:val="CoptIndEnd"/>
            </w:pPr>
            <w:r w:rsidRPr="00DD5994">
              <w:t>ϫⲉ ⲁ̀ⲣⲉ ⲡⲉϥⲥ̀ⲙⲟⲩ ϧⲉⲛ ⲧ̀ⲉⲕ̀ⲕⲗⲏⲥⲓⲁ̀ ⲛ̀ⲧⲉ ⲛⲏⲉ̅ⲑ̅ⲩ</w:t>
            </w:r>
          </w:p>
        </w:tc>
      </w:tr>
      <w:tr w:rsidR="00D31F38" w14:paraId="3F67443D" w14:textId="77777777" w:rsidTr="00E35F1F">
        <w:trPr>
          <w:cantSplit/>
          <w:jc w:val="center"/>
        </w:trPr>
        <w:tc>
          <w:tcPr>
            <w:tcW w:w="288" w:type="dxa"/>
          </w:tcPr>
          <w:p w14:paraId="333ACD3E" w14:textId="77777777" w:rsidR="00D31F38" w:rsidRDefault="00D31F38" w:rsidP="00E35F1F">
            <w:pPr>
              <w:pStyle w:val="CopticCross"/>
            </w:pPr>
            <w:r>
              <w:lastRenderedPageBreak/>
              <w:t>¿</w:t>
            </w:r>
          </w:p>
        </w:tc>
        <w:tc>
          <w:tcPr>
            <w:tcW w:w="3960" w:type="dxa"/>
          </w:tcPr>
          <w:p w14:paraId="71E09A83" w14:textId="3C9593C2" w:rsidR="00D31F38" w:rsidRPr="007425E1" w:rsidRDefault="00D31F38" w:rsidP="00E35F1F">
            <w:pPr>
              <w:pStyle w:val="EngInd"/>
              <w:rPr>
                <w:rFonts w:eastAsiaTheme="minorHAnsi"/>
              </w:rPr>
            </w:pPr>
            <w:r w:rsidRPr="007425E1">
              <w:rPr>
                <w:rFonts w:eastAsiaTheme="minorHAnsi"/>
              </w:rPr>
              <w:t xml:space="preserve">Let Israel </w:t>
            </w:r>
            <w:r w:rsidR="00A17656">
              <w:rPr>
                <w:rFonts w:eastAsiaTheme="minorHAnsi"/>
              </w:rPr>
              <w:t>be glad</w:t>
            </w:r>
            <w:r w:rsidRPr="007425E1">
              <w:rPr>
                <w:rFonts w:eastAsiaTheme="minorHAnsi"/>
              </w:rPr>
              <w:t xml:space="preserve"> in Him </w:t>
            </w:r>
            <w:r w:rsidR="00A17656">
              <w:rPr>
                <w:rFonts w:eastAsiaTheme="minorHAnsi"/>
              </w:rPr>
              <w:t>Who</w:t>
            </w:r>
            <w:r w:rsidRPr="007425E1">
              <w:rPr>
                <w:rFonts w:eastAsiaTheme="minorHAnsi"/>
              </w:rPr>
              <w:t xml:space="preserve"> made him: Alleluia.</w:t>
            </w:r>
          </w:p>
          <w:p w14:paraId="50948F5F" w14:textId="77777777" w:rsidR="00D31F38" w:rsidRPr="00195761" w:rsidRDefault="00D31F38" w:rsidP="00E35F1F">
            <w:pPr>
              <w:pStyle w:val="EngIndEnd"/>
              <w:rPr>
                <w:szCs w:val="22"/>
              </w:rPr>
            </w:pPr>
            <w:r w:rsidRPr="007425E1">
              <w:t xml:space="preserve">Let the </w:t>
            </w:r>
            <w:r>
              <w:t>children of Zion</w:t>
            </w:r>
            <w:r w:rsidRPr="007425E1">
              <w:t xml:space="preserve"> of </w:t>
            </w:r>
            <w:r>
              <w:t>rejoice</w:t>
            </w:r>
            <w:r w:rsidRPr="007425E1">
              <w:t xml:space="preserve"> in their King.</w:t>
            </w:r>
            <w:r w:rsidRPr="00195761">
              <w:rPr>
                <w:szCs w:val="22"/>
              </w:rPr>
              <w:t xml:space="preserve"> </w:t>
            </w:r>
          </w:p>
        </w:tc>
        <w:tc>
          <w:tcPr>
            <w:tcW w:w="288" w:type="dxa"/>
          </w:tcPr>
          <w:p w14:paraId="6E4D0C0C" w14:textId="77777777" w:rsidR="00D31F38" w:rsidRDefault="00D31F38" w:rsidP="00E35F1F"/>
        </w:tc>
        <w:tc>
          <w:tcPr>
            <w:tcW w:w="288" w:type="dxa"/>
          </w:tcPr>
          <w:p w14:paraId="1CD40EB7" w14:textId="77777777" w:rsidR="00D31F38" w:rsidRDefault="00D31F38" w:rsidP="00E35F1F">
            <w:pPr>
              <w:pStyle w:val="CopticCross"/>
            </w:pPr>
            <w:r>
              <w:t>¿</w:t>
            </w:r>
          </w:p>
        </w:tc>
        <w:tc>
          <w:tcPr>
            <w:tcW w:w="3960" w:type="dxa"/>
          </w:tcPr>
          <w:p w14:paraId="0E453AC1" w14:textId="77777777" w:rsidR="00D31F38" w:rsidRDefault="00D31F38" w:rsidP="00E35F1F">
            <w:pPr>
              <w:pStyle w:val="CopticInd"/>
            </w:pPr>
            <w:r w:rsidRPr="00DD5994">
              <w:t>Ⲙⲁⲣⲉϥⲟⲩⲛⲟϥ ⲛ̀ϫⲉ Ⲡⲓⲥ̅ⲗ ⲉ̀ϫⲉⲛ ⲫⲏⲉ̀ⲧⲁϥⲑⲁⲙⲓⲟϥ</w:t>
            </w:r>
            <w:r>
              <w:t xml:space="preserve"> </w:t>
            </w:r>
            <w:r w:rsidRPr="00DD5994">
              <w:t>ⲁ̅ⲗ</w:t>
            </w:r>
          </w:p>
          <w:p w14:paraId="10EBC167" w14:textId="77777777" w:rsidR="00D31F38" w:rsidRPr="00A742AC" w:rsidRDefault="00D31F38" w:rsidP="00E35F1F">
            <w:pPr>
              <w:pStyle w:val="CoptIndEnd"/>
            </w:pPr>
            <w:r w:rsidRPr="00DD5994">
              <w:t>ⲛⲉⲛϣⲏⲣⲓ ⲛ̀Ⲥⲓⲱⲛ ⲙⲁⲣⲟⲩⲑⲉⲗⲏⲗ ⲉ̀ϫⲉⲛ ⲡⲟⲩⲟⲩⲣⲟ</w:t>
            </w:r>
          </w:p>
        </w:tc>
      </w:tr>
      <w:tr w:rsidR="00D31F38" w14:paraId="319355FF" w14:textId="77777777" w:rsidTr="00E35F1F">
        <w:trPr>
          <w:cantSplit/>
          <w:jc w:val="center"/>
        </w:trPr>
        <w:tc>
          <w:tcPr>
            <w:tcW w:w="288" w:type="dxa"/>
          </w:tcPr>
          <w:p w14:paraId="77B1BE5C" w14:textId="77777777" w:rsidR="00D31F38" w:rsidRDefault="00D31F38" w:rsidP="00E35F1F">
            <w:pPr>
              <w:pStyle w:val="CopticCross"/>
            </w:pPr>
          </w:p>
        </w:tc>
        <w:tc>
          <w:tcPr>
            <w:tcW w:w="3960" w:type="dxa"/>
          </w:tcPr>
          <w:p w14:paraId="78E0C654" w14:textId="77777777" w:rsidR="00D31F38" w:rsidRPr="007425E1" w:rsidRDefault="00D31F38" w:rsidP="00E35F1F">
            <w:pPr>
              <w:pStyle w:val="EngInd"/>
              <w:rPr>
                <w:rFonts w:eastAsiaTheme="minorHAnsi"/>
              </w:rPr>
            </w:pPr>
            <w:r w:rsidRPr="007425E1">
              <w:rPr>
                <w:rFonts w:eastAsiaTheme="minorHAnsi"/>
              </w:rPr>
              <w:t xml:space="preserve">Let them praise His Name in the </w:t>
            </w:r>
            <w:commentRangeStart w:id="554"/>
            <w:r w:rsidRPr="007425E1">
              <w:rPr>
                <w:rFonts w:eastAsiaTheme="minorHAnsi"/>
              </w:rPr>
              <w:t>chorus</w:t>
            </w:r>
            <w:commentRangeEnd w:id="554"/>
            <w:r>
              <w:rPr>
                <w:rStyle w:val="CommentReference"/>
                <w:rFonts w:eastAsiaTheme="minorHAnsi" w:cstheme="minorBidi"/>
                <w:color w:val="auto"/>
                <w:lang w:val="en-CA"/>
              </w:rPr>
              <w:commentReference w:id="554"/>
            </w:r>
            <w:r w:rsidRPr="007425E1">
              <w:rPr>
                <w:rFonts w:eastAsiaTheme="minorHAnsi"/>
              </w:rPr>
              <w:t>: Alleluia.</w:t>
            </w:r>
          </w:p>
          <w:p w14:paraId="62258EE8" w14:textId="77777777" w:rsidR="00D31F38" w:rsidRDefault="00D31F38" w:rsidP="00E35F1F">
            <w:pPr>
              <w:pStyle w:val="EngIndEnd"/>
            </w:pPr>
            <w:r w:rsidRPr="007425E1">
              <w:t xml:space="preserve">Let them sing praises </w:t>
            </w:r>
            <w:r>
              <w:t>to</w:t>
            </w:r>
            <w:r w:rsidRPr="007425E1">
              <w:t xml:space="preserve"> Him with the timbrel and harp.</w:t>
            </w:r>
            <w:r>
              <w:t xml:space="preserve"> </w:t>
            </w:r>
          </w:p>
        </w:tc>
        <w:tc>
          <w:tcPr>
            <w:tcW w:w="288" w:type="dxa"/>
          </w:tcPr>
          <w:p w14:paraId="55E84700" w14:textId="77777777" w:rsidR="00D31F38" w:rsidRDefault="00D31F38" w:rsidP="00E35F1F"/>
        </w:tc>
        <w:tc>
          <w:tcPr>
            <w:tcW w:w="288" w:type="dxa"/>
          </w:tcPr>
          <w:p w14:paraId="4AF8BA58" w14:textId="77777777" w:rsidR="00D31F38" w:rsidRDefault="00D31F38" w:rsidP="00E35F1F">
            <w:pPr>
              <w:pStyle w:val="CopticCross"/>
            </w:pPr>
          </w:p>
        </w:tc>
        <w:tc>
          <w:tcPr>
            <w:tcW w:w="3960" w:type="dxa"/>
          </w:tcPr>
          <w:p w14:paraId="431198A9" w14:textId="77777777" w:rsidR="00D31F38" w:rsidRDefault="00D31F38" w:rsidP="00E35F1F">
            <w:pPr>
              <w:pStyle w:val="CopticInd"/>
            </w:pPr>
            <w:r w:rsidRPr="00DD5994">
              <w:t>Ⲙⲁⲣⲟⲩⲥ̀ⲙⲟⲩ ⲉ̀ⲡⲉϥⲣⲁⲛ ⲉ̅ⲑ̅ⲩ ϧⲉⲛ ⲟⲩⲭⲟⲣⲟⲥ ⲁ̅ⲗ</w:t>
            </w:r>
          </w:p>
          <w:p w14:paraId="151A6B4E" w14:textId="77777777" w:rsidR="00D31F38" w:rsidRPr="00A742AC" w:rsidRDefault="00D31F38" w:rsidP="00E35F1F">
            <w:pPr>
              <w:pStyle w:val="CoptIndEnd"/>
            </w:pPr>
            <w:r w:rsidRPr="00DD5994">
              <w:t>ϧⲉⲛ ⲟⲩⲕⲉⲙⲕⲉⲙ ⲛⲉⲙ ⲟⲩⲯⲁⲗⲧⲏⲣⲓⲟⲛ ⲙⲁⲣⲟⲩⲉⲣⲯⲁⲗⲓⲛ ⲉⲣⲟϥ</w:t>
            </w:r>
          </w:p>
        </w:tc>
      </w:tr>
      <w:tr w:rsidR="00D31F38" w14:paraId="6BA91820" w14:textId="77777777" w:rsidTr="00E35F1F">
        <w:trPr>
          <w:cantSplit/>
          <w:jc w:val="center"/>
        </w:trPr>
        <w:tc>
          <w:tcPr>
            <w:tcW w:w="288" w:type="dxa"/>
          </w:tcPr>
          <w:p w14:paraId="7C56D620" w14:textId="77777777" w:rsidR="00D31F38" w:rsidRDefault="00D31F38" w:rsidP="00E35F1F">
            <w:pPr>
              <w:pStyle w:val="CopticCross"/>
            </w:pPr>
            <w:r>
              <w:t>¿</w:t>
            </w:r>
          </w:p>
        </w:tc>
        <w:tc>
          <w:tcPr>
            <w:tcW w:w="3960" w:type="dxa"/>
          </w:tcPr>
          <w:p w14:paraId="2A617633" w14:textId="77777777" w:rsidR="00D31F38" w:rsidRPr="007425E1" w:rsidRDefault="00D31F38" w:rsidP="00E35F1F">
            <w:pPr>
              <w:pStyle w:val="EngInd"/>
              <w:rPr>
                <w:rFonts w:eastAsiaTheme="minorHAnsi"/>
              </w:rPr>
            </w:pPr>
            <w:r w:rsidRPr="007425E1">
              <w:rPr>
                <w:rFonts w:eastAsiaTheme="minorHAnsi"/>
              </w:rPr>
              <w:t xml:space="preserve">For the Lord takes pleasure in His people: Alleluia. </w:t>
            </w:r>
          </w:p>
          <w:p w14:paraId="78003DA5" w14:textId="77777777" w:rsidR="00D31F38" w:rsidRPr="001A0083" w:rsidRDefault="00D31F38" w:rsidP="00E35F1F">
            <w:pPr>
              <w:pStyle w:val="EngIndEnd"/>
              <w:rPr>
                <w:szCs w:val="20"/>
              </w:rPr>
            </w:pPr>
            <w:r w:rsidRPr="007425E1">
              <w:t>He will exalt the meek with salvation.</w:t>
            </w:r>
            <w:r w:rsidRPr="001A0083">
              <w:rPr>
                <w:szCs w:val="20"/>
              </w:rPr>
              <w:t xml:space="preserve"> </w:t>
            </w:r>
          </w:p>
        </w:tc>
        <w:tc>
          <w:tcPr>
            <w:tcW w:w="288" w:type="dxa"/>
          </w:tcPr>
          <w:p w14:paraId="3C49C8D8" w14:textId="77777777" w:rsidR="00D31F38" w:rsidRDefault="00D31F38" w:rsidP="00E35F1F"/>
        </w:tc>
        <w:tc>
          <w:tcPr>
            <w:tcW w:w="288" w:type="dxa"/>
          </w:tcPr>
          <w:p w14:paraId="75AAE181" w14:textId="77777777" w:rsidR="00D31F38" w:rsidRDefault="00D31F38" w:rsidP="00E35F1F">
            <w:pPr>
              <w:pStyle w:val="CopticCross"/>
            </w:pPr>
            <w:r>
              <w:t>¿</w:t>
            </w:r>
          </w:p>
        </w:tc>
        <w:tc>
          <w:tcPr>
            <w:tcW w:w="3960" w:type="dxa"/>
          </w:tcPr>
          <w:p w14:paraId="379A064D" w14:textId="77777777" w:rsidR="00D31F38" w:rsidRDefault="00D31F38" w:rsidP="00E35F1F">
            <w:pPr>
              <w:pStyle w:val="CopticInd"/>
            </w:pPr>
            <w:r w:rsidRPr="00DD5994">
              <w:t xml:space="preserve">Ϫⲉ Ⲡⲟ̅ⲥ̅ ⲛⲁϯⲙⲁϯ ⲉ̀ϫⲉⲛ ⲡⲉϥⲗⲁⲟⲥ ⲁ̅ⲗ </w:t>
            </w:r>
          </w:p>
          <w:p w14:paraId="2AF09C4E" w14:textId="77777777" w:rsidR="00D31F38" w:rsidRPr="00A742AC" w:rsidRDefault="00D31F38" w:rsidP="00E35F1F">
            <w:pPr>
              <w:pStyle w:val="CoptIndEnd"/>
            </w:pPr>
            <w:r w:rsidRPr="00DD5994">
              <w:t>ϥ̀ⲛⲁϭⲓⲥⲓ ⲛ̀ⲛⲓⲣⲉⲙⲣⲁⲩϣ ϧⲉⲛ ⲟⲩⲟⲩϫⲁⲓ</w:t>
            </w:r>
          </w:p>
        </w:tc>
      </w:tr>
      <w:tr w:rsidR="00D31F38" w14:paraId="036199F4" w14:textId="77777777" w:rsidTr="00E35F1F">
        <w:trPr>
          <w:cantSplit/>
          <w:jc w:val="center"/>
        </w:trPr>
        <w:tc>
          <w:tcPr>
            <w:tcW w:w="288" w:type="dxa"/>
          </w:tcPr>
          <w:p w14:paraId="510F81E1" w14:textId="77777777" w:rsidR="00D31F38" w:rsidRDefault="00D31F38" w:rsidP="00E35F1F">
            <w:pPr>
              <w:pStyle w:val="CopticCross"/>
            </w:pPr>
          </w:p>
        </w:tc>
        <w:tc>
          <w:tcPr>
            <w:tcW w:w="3960" w:type="dxa"/>
          </w:tcPr>
          <w:p w14:paraId="5AF67120" w14:textId="367B4B5C" w:rsidR="00D31F38" w:rsidRPr="007425E1" w:rsidRDefault="00D31F38" w:rsidP="00E35F1F">
            <w:pPr>
              <w:pStyle w:val="EngInd"/>
              <w:rPr>
                <w:rFonts w:eastAsiaTheme="minorHAnsi"/>
              </w:rPr>
            </w:pPr>
            <w:r w:rsidRPr="007425E1">
              <w:rPr>
                <w:rFonts w:eastAsiaTheme="minorHAnsi"/>
              </w:rPr>
              <w:t>the saints</w:t>
            </w:r>
            <w:r w:rsidR="002275C0">
              <w:rPr>
                <w:rFonts w:eastAsiaTheme="minorHAnsi"/>
              </w:rPr>
              <w:t xml:space="preserve"> will</w:t>
            </w:r>
            <w:r w:rsidRPr="007425E1">
              <w:rPr>
                <w:rFonts w:eastAsiaTheme="minorHAnsi"/>
              </w:rPr>
              <w:t xml:space="preserve"> </w:t>
            </w:r>
            <w:r>
              <w:rPr>
                <w:rFonts w:eastAsiaTheme="minorHAnsi"/>
              </w:rPr>
              <w:t>boast</w:t>
            </w:r>
            <w:commentRangeStart w:id="555"/>
            <w:r w:rsidRPr="007425E1">
              <w:rPr>
                <w:rFonts w:eastAsiaTheme="minorHAnsi"/>
              </w:rPr>
              <w:t xml:space="preserve"> </w:t>
            </w:r>
            <w:commentRangeEnd w:id="555"/>
            <w:r>
              <w:rPr>
                <w:rStyle w:val="CommentReference"/>
                <w:rFonts w:eastAsiaTheme="minorHAnsi" w:cstheme="minorBidi"/>
                <w:color w:val="auto"/>
                <w:lang w:val="en-CA"/>
              </w:rPr>
              <w:commentReference w:id="555"/>
            </w:r>
            <w:r w:rsidRPr="007425E1">
              <w:rPr>
                <w:rFonts w:eastAsiaTheme="minorHAnsi"/>
              </w:rPr>
              <w:t>in glory: Alleluia.</w:t>
            </w:r>
          </w:p>
          <w:p w14:paraId="3B5EB10A" w14:textId="12CF9115" w:rsidR="00D31F38" w:rsidRPr="007425E1" w:rsidRDefault="002275C0" w:rsidP="002275C0">
            <w:pPr>
              <w:pStyle w:val="EngIndEnd"/>
            </w:pPr>
            <w:r>
              <w:t>And they will</w:t>
            </w:r>
            <w:r w:rsidR="00D31F38" w:rsidRPr="007425E1">
              <w:t xml:space="preserve"> </w:t>
            </w:r>
            <w:commentRangeStart w:id="556"/>
            <w:r w:rsidR="00D31F38">
              <w:t>rejoice</w:t>
            </w:r>
            <w:r w:rsidR="00D31F38" w:rsidRPr="007425E1">
              <w:t xml:space="preserve"> </w:t>
            </w:r>
            <w:commentRangeEnd w:id="556"/>
            <w:r w:rsidR="00D31F38">
              <w:rPr>
                <w:rStyle w:val="CommentReference"/>
                <w:rFonts w:cstheme="minorBidi"/>
                <w:color w:val="auto"/>
                <w:lang w:val="en-CA"/>
              </w:rPr>
              <w:commentReference w:id="556"/>
            </w:r>
            <w:r w:rsidR="00D31F38">
              <w:t>on</w:t>
            </w:r>
            <w:r w:rsidR="00D31F38" w:rsidRPr="007425E1">
              <w:t xml:space="preserve"> their beds. </w:t>
            </w:r>
          </w:p>
        </w:tc>
        <w:tc>
          <w:tcPr>
            <w:tcW w:w="288" w:type="dxa"/>
          </w:tcPr>
          <w:p w14:paraId="3ABAB35C" w14:textId="77777777" w:rsidR="00D31F38" w:rsidRDefault="00D31F38" w:rsidP="00E35F1F"/>
        </w:tc>
        <w:tc>
          <w:tcPr>
            <w:tcW w:w="288" w:type="dxa"/>
          </w:tcPr>
          <w:p w14:paraId="277FAB63" w14:textId="77777777" w:rsidR="00D31F38" w:rsidRDefault="00D31F38" w:rsidP="00E35F1F">
            <w:pPr>
              <w:pStyle w:val="CopticCross"/>
            </w:pPr>
          </w:p>
        </w:tc>
        <w:tc>
          <w:tcPr>
            <w:tcW w:w="3960" w:type="dxa"/>
          </w:tcPr>
          <w:p w14:paraId="67DEBC12" w14:textId="77777777" w:rsidR="00D31F38" w:rsidRDefault="00D31F38" w:rsidP="00E35F1F">
            <w:pPr>
              <w:pStyle w:val="CopticInd"/>
            </w:pPr>
            <w:r w:rsidRPr="00DD5994">
              <w:t>Ⲉⲩⲉ̀ϣⲟⲩϣⲟⲩ ⲙ̀ⲙⲱⲟⲩ ⲛ̀ϫⲉ ⲛⲏⲉ̅ⲑ̅ⲩ ϧⲉⲛ ⲟⲩⲱ̀ⲟⲩ ⲁ̅ⲗ</w:t>
            </w:r>
          </w:p>
          <w:p w14:paraId="66E1E6D6" w14:textId="77777777" w:rsidR="00D31F38" w:rsidRPr="00A742AC" w:rsidRDefault="00D31F38" w:rsidP="00E35F1F">
            <w:pPr>
              <w:pStyle w:val="CoptIndEnd"/>
            </w:pPr>
            <w:r w:rsidRPr="00DD5994">
              <w:t>ⲉⲩⲉ̀ⲑⲉⲗⲏⲗ ⲙ̀ⲙⲱⲟⲩ ϩⲓϫⲉⲛ ⲛⲟⲩⲙⲁⲛ̀ⲉⲛⲕⲟⲧ</w:t>
            </w:r>
          </w:p>
        </w:tc>
      </w:tr>
      <w:tr w:rsidR="00D31F38" w14:paraId="397EBBCB" w14:textId="77777777" w:rsidTr="00E35F1F">
        <w:trPr>
          <w:cantSplit/>
          <w:jc w:val="center"/>
        </w:trPr>
        <w:tc>
          <w:tcPr>
            <w:tcW w:w="288" w:type="dxa"/>
          </w:tcPr>
          <w:p w14:paraId="525BE2EE" w14:textId="77777777" w:rsidR="00D31F38" w:rsidRDefault="00D31F38" w:rsidP="00E35F1F">
            <w:pPr>
              <w:pStyle w:val="CopticCross"/>
            </w:pPr>
            <w:r>
              <w:t>¿</w:t>
            </w:r>
          </w:p>
        </w:tc>
        <w:tc>
          <w:tcPr>
            <w:tcW w:w="3960" w:type="dxa"/>
          </w:tcPr>
          <w:p w14:paraId="2A1DB4A1" w14:textId="52839FCA" w:rsidR="00D31F38" w:rsidRPr="007425E1" w:rsidRDefault="00D31F38" w:rsidP="00E35F1F">
            <w:pPr>
              <w:pStyle w:val="EngInd"/>
              <w:rPr>
                <w:rFonts w:eastAsiaTheme="minorHAnsi"/>
              </w:rPr>
            </w:pPr>
            <w:r>
              <w:rPr>
                <w:rFonts w:eastAsiaTheme="minorHAnsi"/>
              </w:rPr>
              <w:t xml:space="preserve">The </w:t>
            </w:r>
            <w:r w:rsidR="002275C0">
              <w:rPr>
                <w:rFonts w:eastAsiaTheme="minorHAnsi"/>
              </w:rPr>
              <w:t>high praises</w:t>
            </w:r>
            <w:r>
              <w:rPr>
                <w:rFonts w:eastAsiaTheme="minorHAnsi"/>
              </w:rPr>
              <w:t xml:space="preserve"> of </w:t>
            </w:r>
            <w:r w:rsidRPr="007425E1">
              <w:rPr>
                <w:rFonts w:eastAsiaTheme="minorHAnsi"/>
              </w:rPr>
              <w:t xml:space="preserve">God </w:t>
            </w:r>
            <w:r>
              <w:rPr>
                <w:rFonts w:eastAsiaTheme="minorHAnsi"/>
              </w:rPr>
              <w:t>are</w:t>
            </w:r>
            <w:r w:rsidRPr="007425E1">
              <w:rPr>
                <w:rFonts w:eastAsiaTheme="minorHAnsi"/>
              </w:rPr>
              <w:t xml:space="preserve"> in their </w:t>
            </w:r>
            <w:commentRangeStart w:id="557"/>
            <w:r w:rsidRPr="007425E1">
              <w:rPr>
                <w:rFonts w:eastAsiaTheme="minorHAnsi"/>
              </w:rPr>
              <w:t>mouth</w:t>
            </w:r>
            <w:commentRangeEnd w:id="557"/>
            <w:r w:rsidR="002275C0">
              <w:rPr>
                <w:rFonts w:eastAsiaTheme="minorHAnsi"/>
              </w:rPr>
              <w:t>s</w:t>
            </w:r>
            <w:r>
              <w:rPr>
                <w:rStyle w:val="CommentReference"/>
                <w:rFonts w:eastAsiaTheme="minorHAnsi" w:cstheme="minorBidi"/>
                <w:color w:val="auto"/>
                <w:lang w:val="en-CA"/>
              </w:rPr>
              <w:commentReference w:id="557"/>
            </w:r>
            <w:r w:rsidRPr="007425E1">
              <w:rPr>
                <w:rFonts w:eastAsiaTheme="minorHAnsi"/>
              </w:rPr>
              <w:t>: Alleluia.</w:t>
            </w:r>
          </w:p>
          <w:p w14:paraId="50A75B1B" w14:textId="77777777" w:rsidR="00D31F38" w:rsidRPr="007425E1" w:rsidRDefault="00D31F38" w:rsidP="00E35F1F">
            <w:pPr>
              <w:pStyle w:val="EngIndEnd"/>
            </w:pPr>
            <w:r>
              <w:t>And</w:t>
            </w:r>
            <w:r w:rsidRPr="007425E1">
              <w:t xml:space="preserve"> two-edged sword</w:t>
            </w:r>
            <w:r>
              <w:t>s</w:t>
            </w:r>
            <w:r w:rsidRPr="007425E1">
              <w:t xml:space="preserve"> in their hand. </w:t>
            </w:r>
          </w:p>
        </w:tc>
        <w:tc>
          <w:tcPr>
            <w:tcW w:w="288" w:type="dxa"/>
          </w:tcPr>
          <w:p w14:paraId="3F5EF3C0" w14:textId="77777777" w:rsidR="00D31F38" w:rsidRDefault="00D31F38" w:rsidP="00E35F1F"/>
        </w:tc>
        <w:tc>
          <w:tcPr>
            <w:tcW w:w="288" w:type="dxa"/>
          </w:tcPr>
          <w:p w14:paraId="38B9D787" w14:textId="77777777" w:rsidR="00D31F38" w:rsidRDefault="00D31F38" w:rsidP="00E35F1F">
            <w:pPr>
              <w:pStyle w:val="CopticCross"/>
            </w:pPr>
            <w:r>
              <w:t>¿</w:t>
            </w:r>
          </w:p>
        </w:tc>
        <w:tc>
          <w:tcPr>
            <w:tcW w:w="3960" w:type="dxa"/>
          </w:tcPr>
          <w:p w14:paraId="4C8E3A85" w14:textId="77777777" w:rsidR="00D31F38" w:rsidRDefault="00D31F38" w:rsidP="00E35F1F">
            <w:pPr>
              <w:pStyle w:val="CopticInd"/>
            </w:pPr>
            <w:r w:rsidRPr="00DD5994">
              <w:t>Ⲛⲓϭⲓⲥⲓ ⲛ̀ⲧⲉ Ⲫϯ ⲉⲧⲭⲏ ϧⲉⲛ ⲧⲟⲩϣ̀ⲃⲱⲃⲓ ⲁ̅ⲗ</w:t>
            </w:r>
          </w:p>
          <w:p w14:paraId="0767F06A" w14:textId="77777777" w:rsidR="00D31F38" w:rsidRPr="00A742AC" w:rsidRDefault="00D31F38" w:rsidP="00E35F1F">
            <w:pPr>
              <w:pStyle w:val="CoptIndEnd"/>
            </w:pPr>
            <w:r w:rsidRPr="00DD5994">
              <w:t>ϩⲁⲛⲥⲏϥⲓ ⲛ̀ⲣⲟ ̀ⲥⲛⲁⲩ ⲉⲧⲭⲏ ϧⲉⲛ ⲛⲟⲩϫⲓϫ</w:t>
            </w:r>
          </w:p>
        </w:tc>
      </w:tr>
      <w:tr w:rsidR="00D31F38" w14:paraId="7513D367" w14:textId="77777777" w:rsidTr="00E35F1F">
        <w:trPr>
          <w:cantSplit/>
          <w:jc w:val="center"/>
        </w:trPr>
        <w:tc>
          <w:tcPr>
            <w:tcW w:w="288" w:type="dxa"/>
          </w:tcPr>
          <w:p w14:paraId="4DF737CE" w14:textId="77777777" w:rsidR="00D31F38" w:rsidRDefault="00D31F38" w:rsidP="00E35F1F">
            <w:pPr>
              <w:pStyle w:val="CopticCross"/>
            </w:pPr>
          </w:p>
        </w:tc>
        <w:tc>
          <w:tcPr>
            <w:tcW w:w="3960" w:type="dxa"/>
          </w:tcPr>
          <w:p w14:paraId="2024CA9B" w14:textId="77777777" w:rsidR="00D31F38" w:rsidRPr="007425E1" w:rsidRDefault="00D31F38" w:rsidP="00E35F1F">
            <w:pPr>
              <w:pStyle w:val="EngInd"/>
              <w:rPr>
                <w:rFonts w:eastAsiaTheme="minorHAnsi"/>
              </w:rPr>
            </w:pPr>
            <w:r w:rsidRPr="007425E1">
              <w:rPr>
                <w:rFonts w:eastAsiaTheme="minorHAnsi"/>
              </w:rPr>
              <w:t xml:space="preserve">To execute vengeance </w:t>
            </w:r>
            <w:r>
              <w:rPr>
                <w:rFonts w:eastAsiaTheme="minorHAnsi"/>
              </w:rPr>
              <w:t>among the nations</w:t>
            </w:r>
            <w:r w:rsidRPr="007425E1">
              <w:rPr>
                <w:rFonts w:eastAsiaTheme="minorHAnsi"/>
              </w:rPr>
              <w:t>: Alleluia.</w:t>
            </w:r>
          </w:p>
          <w:p w14:paraId="3E7D5DF2" w14:textId="77777777" w:rsidR="00D31F38" w:rsidRPr="007425E1" w:rsidRDefault="00D31F38" w:rsidP="00E35F1F">
            <w:pPr>
              <w:pStyle w:val="EngIndEnd"/>
            </w:pPr>
            <w:r w:rsidRPr="007425E1">
              <w:t xml:space="preserve">And </w:t>
            </w:r>
            <w:commentRangeStart w:id="558"/>
            <w:r>
              <w:t>rebukes</w:t>
            </w:r>
            <w:r w:rsidRPr="007425E1">
              <w:t xml:space="preserve"> </w:t>
            </w:r>
            <w:commentRangeEnd w:id="558"/>
            <w:r>
              <w:rPr>
                <w:rStyle w:val="CommentReference"/>
                <w:rFonts w:cstheme="minorBidi"/>
                <w:color w:val="auto"/>
                <w:lang w:val="en-CA"/>
              </w:rPr>
              <w:commentReference w:id="558"/>
            </w:r>
            <w:r w:rsidRPr="007425E1">
              <w:t xml:space="preserve">upon the people. </w:t>
            </w:r>
          </w:p>
        </w:tc>
        <w:tc>
          <w:tcPr>
            <w:tcW w:w="288" w:type="dxa"/>
          </w:tcPr>
          <w:p w14:paraId="6A89EB3F" w14:textId="77777777" w:rsidR="00D31F38" w:rsidRDefault="00D31F38" w:rsidP="00E35F1F"/>
        </w:tc>
        <w:tc>
          <w:tcPr>
            <w:tcW w:w="288" w:type="dxa"/>
          </w:tcPr>
          <w:p w14:paraId="4812C407" w14:textId="77777777" w:rsidR="00D31F38" w:rsidRDefault="00D31F38" w:rsidP="00E35F1F">
            <w:pPr>
              <w:pStyle w:val="CopticCross"/>
            </w:pPr>
          </w:p>
        </w:tc>
        <w:tc>
          <w:tcPr>
            <w:tcW w:w="3960" w:type="dxa"/>
          </w:tcPr>
          <w:p w14:paraId="12F708DA" w14:textId="77777777" w:rsidR="00D31F38" w:rsidRDefault="00D31F38" w:rsidP="00E35F1F">
            <w:pPr>
              <w:pStyle w:val="CopticInd"/>
            </w:pPr>
            <w:r w:rsidRPr="00DD5994">
              <w:t xml:space="preserve">Ⲉⲡ̀ϫⲓⲛⲓ̀ⲣⲓ ⲛ̀ⲟⲩϭⲓⲙ̀ⲡ̀ϣⲓϣ ϧⲉⲛ ⲛⲓⲉⲑⲛⲟⲥ ⲁ̅ⲗ </w:t>
            </w:r>
          </w:p>
          <w:p w14:paraId="2A1B518A" w14:textId="77777777" w:rsidR="00D31F38" w:rsidRPr="00A742AC" w:rsidRDefault="00D31F38" w:rsidP="00E35F1F">
            <w:pPr>
              <w:pStyle w:val="CoptIndEnd"/>
            </w:pPr>
            <w:r w:rsidRPr="00DD5994">
              <w:t>ⲛⲉⲙ ϩⲁⲛⲥⲟϩⲓ ϧⲉⲛ ⲛⲓⲗⲁⲟⲥ</w:t>
            </w:r>
          </w:p>
        </w:tc>
      </w:tr>
      <w:tr w:rsidR="00D31F38" w14:paraId="0B7527C7" w14:textId="77777777" w:rsidTr="00E35F1F">
        <w:trPr>
          <w:cantSplit/>
          <w:jc w:val="center"/>
        </w:trPr>
        <w:tc>
          <w:tcPr>
            <w:tcW w:w="288" w:type="dxa"/>
          </w:tcPr>
          <w:p w14:paraId="14A20012" w14:textId="77777777" w:rsidR="00D31F38" w:rsidRDefault="00D31F38" w:rsidP="00E35F1F">
            <w:pPr>
              <w:pStyle w:val="CopticCross"/>
            </w:pPr>
            <w:r>
              <w:t>¿</w:t>
            </w:r>
          </w:p>
        </w:tc>
        <w:tc>
          <w:tcPr>
            <w:tcW w:w="3960" w:type="dxa"/>
          </w:tcPr>
          <w:p w14:paraId="25E96A83" w14:textId="4A95CB4A" w:rsidR="00D31F38" w:rsidRPr="007425E1" w:rsidRDefault="00D31F38" w:rsidP="00E35F1F">
            <w:pPr>
              <w:pStyle w:val="EngInd"/>
              <w:rPr>
                <w:rFonts w:eastAsiaTheme="minorHAnsi"/>
              </w:rPr>
            </w:pPr>
            <w:r w:rsidRPr="007425E1">
              <w:rPr>
                <w:rFonts w:eastAsiaTheme="minorHAnsi"/>
              </w:rPr>
              <w:t xml:space="preserve">To </w:t>
            </w:r>
            <w:r w:rsidR="002275C0">
              <w:rPr>
                <w:rFonts w:eastAsiaTheme="minorHAnsi"/>
              </w:rPr>
              <w:t>shackle</w:t>
            </w:r>
            <w:r w:rsidRPr="007425E1">
              <w:rPr>
                <w:rFonts w:eastAsiaTheme="minorHAnsi"/>
              </w:rPr>
              <w:t xml:space="preserve"> their kings with chains: Alleluia.</w:t>
            </w:r>
          </w:p>
          <w:p w14:paraId="06A7F15F" w14:textId="77777777" w:rsidR="00D31F38" w:rsidRPr="007425E1" w:rsidRDefault="00D31F38" w:rsidP="00E35F1F">
            <w:pPr>
              <w:pStyle w:val="EngIndEnd"/>
            </w:pPr>
            <w:r w:rsidRPr="007425E1">
              <w:t>And their nobles with iron</w:t>
            </w:r>
            <w:r>
              <w:t xml:space="preserve"> handcuffs</w:t>
            </w:r>
            <w:r w:rsidRPr="007425E1">
              <w:t xml:space="preserve">. </w:t>
            </w:r>
          </w:p>
        </w:tc>
        <w:tc>
          <w:tcPr>
            <w:tcW w:w="288" w:type="dxa"/>
          </w:tcPr>
          <w:p w14:paraId="73E36B74" w14:textId="77777777" w:rsidR="00D31F38" w:rsidRDefault="00D31F38" w:rsidP="00E35F1F"/>
        </w:tc>
        <w:tc>
          <w:tcPr>
            <w:tcW w:w="288" w:type="dxa"/>
          </w:tcPr>
          <w:p w14:paraId="769E25D7" w14:textId="77777777" w:rsidR="00D31F38" w:rsidRDefault="00D31F38" w:rsidP="00E35F1F">
            <w:pPr>
              <w:pStyle w:val="CopticCross"/>
            </w:pPr>
            <w:r>
              <w:t>¿</w:t>
            </w:r>
          </w:p>
        </w:tc>
        <w:tc>
          <w:tcPr>
            <w:tcW w:w="3960" w:type="dxa"/>
          </w:tcPr>
          <w:p w14:paraId="2C1EAE1B" w14:textId="77777777" w:rsidR="00D31F38" w:rsidRDefault="00D31F38" w:rsidP="00E35F1F">
            <w:pPr>
              <w:pStyle w:val="CopticInd"/>
            </w:pPr>
            <w:r w:rsidRPr="00DD5994">
              <w:t>Ⲉ̀ⲡ̀ϫⲓⲛⲥⲱⲛϩ ⲛ̀ϩⲁⲛⲟⲩⲣⲱⲟⲩ ϧⲉⲛ ϩⲁⲛⲡⲉⲇⲏⲥ ⲁ̅ⲗ</w:t>
            </w:r>
          </w:p>
          <w:p w14:paraId="300A052C" w14:textId="77777777" w:rsidR="00D31F38" w:rsidRPr="00A742AC" w:rsidRDefault="00D31F38" w:rsidP="00E35F1F">
            <w:pPr>
              <w:pStyle w:val="CoptIndEnd"/>
            </w:pPr>
            <w:r w:rsidRPr="00DD5994">
              <w:t>ⲛⲉⲙ ⲛⲏⲉⲧⲧⲁⲓⲏⲟⲩⲧ ⲛ̀ⲧⲱⲟⲩ ϧⲉⲛ ϩⲁⲛⲡⲉⲇⲏⲥ ⲛ̀ϫⲓϫ ⲙ̀ⲃⲉⲛⲓⲡⲓ</w:t>
            </w:r>
          </w:p>
        </w:tc>
      </w:tr>
      <w:tr w:rsidR="00D31F38" w14:paraId="07252642" w14:textId="77777777" w:rsidTr="00E35F1F">
        <w:trPr>
          <w:cantSplit/>
          <w:jc w:val="center"/>
        </w:trPr>
        <w:tc>
          <w:tcPr>
            <w:tcW w:w="288" w:type="dxa"/>
          </w:tcPr>
          <w:p w14:paraId="2883B903" w14:textId="77777777" w:rsidR="00D31F38" w:rsidRDefault="00D31F38" w:rsidP="00E35F1F">
            <w:pPr>
              <w:pStyle w:val="CopticCross"/>
            </w:pPr>
          </w:p>
        </w:tc>
        <w:tc>
          <w:tcPr>
            <w:tcW w:w="3960" w:type="dxa"/>
          </w:tcPr>
          <w:p w14:paraId="605D7903" w14:textId="1635D0E5" w:rsidR="00D31F38" w:rsidRPr="007425E1" w:rsidRDefault="00D31F38" w:rsidP="00E35F1F">
            <w:pPr>
              <w:pStyle w:val="EngInd"/>
              <w:rPr>
                <w:rFonts w:eastAsiaTheme="minorHAnsi"/>
              </w:rPr>
            </w:pPr>
            <w:r w:rsidRPr="007425E1">
              <w:rPr>
                <w:rFonts w:eastAsiaTheme="minorHAnsi"/>
              </w:rPr>
              <w:t>To execute the</w:t>
            </w:r>
            <w:r w:rsidR="002275C0">
              <w:rPr>
                <w:rFonts w:eastAsiaTheme="minorHAnsi"/>
              </w:rPr>
              <w:t xml:space="preserve"> </w:t>
            </w:r>
            <w:r w:rsidR="002275C0" w:rsidRPr="007425E1">
              <w:rPr>
                <w:rFonts w:eastAsiaTheme="minorHAnsi"/>
              </w:rPr>
              <w:t>written</w:t>
            </w:r>
            <w:r w:rsidRPr="007425E1">
              <w:rPr>
                <w:rFonts w:eastAsiaTheme="minorHAnsi"/>
              </w:rPr>
              <w:t xml:space="preserve"> judgement </w:t>
            </w:r>
            <w:r w:rsidR="002275C0">
              <w:rPr>
                <w:rFonts w:eastAsiaTheme="minorHAnsi"/>
              </w:rPr>
              <w:t>among</w:t>
            </w:r>
            <w:r w:rsidR="002275C0" w:rsidRPr="007425E1">
              <w:rPr>
                <w:rFonts w:eastAsiaTheme="minorHAnsi"/>
              </w:rPr>
              <w:t xml:space="preserve"> them</w:t>
            </w:r>
            <w:r w:rsidRPr="007425E1">
              <w:rPr>
                <w:rFonts w:eastAsiaTheme="minorHAnsi"/>
              </w:rPr>
              <w:t>: Alleluia.</w:t>
            </w:r>
          </w:p>
          <w:p w14:paraId="7CF84885" w14:textId="77777777" w:rsidR="00D31F38" w:rsidRPr="007425E1" w:rsidRDefault="00D31F38" w:rsidP="00E35F1F">
            <w:pPr>
              <w:pStyle w:val="EngIndEnd"/>
            </w:pPr>
            <w:r w:rsidRPr="007425E1">
              <w:t xml:space="preserve">This </w:t>
            </w:r>
            <w:r>
              <w:t>glory</w:t>
            </w:r>
            <w:r w:rsidRPr="007425E1">
              <w:t xml:space="preserve"> </w:t>
            </w:r>
            <w:r>
              <w:t>is for</w:t>
            </w:r>
            <w:r w:rsidRPr="007425E1">
              <w:t xml:space="preserve"> all His saints. </w:t>
            </w:r>
          </w:p>
        </w:tc>
        <w:tc>
          <w:tcPr>
            <w:tcW w:w="288" w:type="dxa"/>
          </w:tcPr>
          <w:p w14:paraId="5C030DC0" w14:textId="77777777" w:rsidR="00D31F38" w:rsidRDefault="00D31F38" w:rsidP="00E35F1F"/>
        </w:tc>
        <w:tc>
          <w:tcPr>
            <w:tcW w:w="288" w:type="dxa"/>
          </w:tcPr>
          <w:p w14:paraId="7C336D44" w14:textId="77777777" w:rsidR="00D31F38" w:rsidRDefault="00D31F38" w:rsidP="00E35F1F">
            <w:pPr>
              <w:pStyle w:val="CopticCross"/>
            </w:pPr>
          </w:p>
        </w:tc>
        <w:tc>
          <w:tcPr>
            <w:tcW w:w="3960" w:type="dxa"/>
          </w:tcPr>
          <w:p w14:paraId="5BF3C6D5" w14:textId="77777777" w:rsidR="00D31F38" w:rsidRDefault="00D31F38" w:rsidP="00E35F1F">
            <w:pPr>
              <w:pStyle w:val="CopticInd"/>
            </w:pPr>
            <w:r w:rsidRPr="00DD5994">
              <w:t>Ⲉ̀ⲡ̀ϫⲓⲛⲓ̀ⲣⲓ ⲛ̀ϧⲏⲧⲟⲩ ⲛ̀ⲟⲩϩⲁⲡ ⲉϥⲥ̀ϧⲏⲟⲩⲧ ⲁ̅ⲗ</w:t>
            </w:r>
          </w:p>
          <w:p w14:paraId="321FC068" w14:textId="77777777" w:rsidR="00D31F38" w:rsidRPr="00A742AC" w:rsidRDefault="00D31F38" w:rsidP="00E35F1F">
            <w:pPr>
              <w:pStyle w:val="CoptIndEnd"/>
            </w:pPr>
            <w:r w:rsidRPr="00DD5994">
              <w:t>ⲡⲁⲓ ⲱ̀ⲟⲩ ⲫⲁⲓ ⲁϥϧⲟⲡ ϧⲉⲛ ⲛⲏⲉ̅ⲑ̅ⲩ ⲧⲏⲣⲟⲩ ⲛ̀ⲧⲁϥ</w:t>
            </w:r>
          </w:p>
        </w:tc>
      </w:tr>
    </w:tbl>
    <w:p w14:paraId="3739689A" w14:textId="77777777" w:rsidR="00D31F38" w:rsidRPr="00DA021C" w:rsidRDefault="00D31F38" w:rsidP="00D31F38">
      <w:pPr>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rsidRPr="00A742AC" w14:paraId="0987B711" w14:textId="77777777" w:rsidTr="00E35F1F">
        <w:trPr>
          <w:cantSplit/>
          <w:jc w:val="center"/>
        </w:trPr>
        <w:tc>
          <w:tcPr>
            <w:tcW w:w="288" w:type="dxa"/>
          </w:tcPr>
          <w:p w14:paraId="306E9F62" w14:textId="77777777" w:rsidR="00D31F38" w:rsidRDefault="00D31F38" w:rsidP="00E35F1F">
            <w:pPr>
              <w:pStyle w:val="CopticCross"/>
            </w:pPr>
            <w:r>
              <w:lastRenderedPageBreak/>
              <w:t>¿</w:t>
            </w:r>
          </w:p>
        </w:tc>
        <w:tc>
          <w:tcPr>
            <w:tcW w:w="3960" w:type="dxa"/>
          </w:tcPr>
          <w:p w14:paraId="1EE5385D" w14:textId="77777777" w:rsidR="00D31F38" w:rsidRPr="007425E1" w:rsidRDefault="00D31F38" w:rsidP="00E35F1F">
            <w:pPr>
              <w:pStyle w:val="EngHangEnd"/>
              <w:jc w:val="center"/>
              <w:rPr>
                <w:rFonts w:eastAsiaTheme="minorHAnsi"/>
              </w:rPr>
            </w:pPr>
            <w:r>
              <w:rPr>
                <w:rFonts w:eastAsiaTheme="minorHAnsi"/>
              </w:rPr>
              <w:t>Alleluia. Alleluia. Alleluia.</w:t>
            </w:r>
          </w:p>
        </w:tc>
        <w:tc>
          <w:tcPr>
            <w:tcW w:w="288" w:type="dxa"/>
          </w:tcPr>
          <w:p w14:paraId="5AAFFF61" w14:textId="77777777" w:rsidR="00D31F38" w:rsidRDefault="00D31F38" w:rsidP="00E35F1F"/>
        </w:tc>
        <w:tc>
          <w:tcPr>
            <w:tcW w:w="288" w:type="dxa"/>
          </w:tcPr>
          <w:p w14:paraId="2CE523E6" w14:textId="77777777" w:rsidR="00D31F38" w:rsidRDefault="00D31F38" w:rsidP="00E35F1F">
            <w:pPr>
              <w:pStyle w:val="CopticCross"/>
            </w:pPr>
            <w:r>
              <w:t>¿</w:t>
            </w:r>
          </w:p>
        </w:tc>
        <w:tc>
          <w:tcPr>
            <w:tcW w:w="3960" w:type="dxa"/>
          </w:tcPr>
          <w:p w14:paraId="6D9F0B77" w14:textId="77777777" w:rsidR="00D31F38" w:rsidRPr="00A742AC" w:rsidRDefault="00D31F38" w:rsidP="00E35F1F">
            <w:pPr>
              <w:pStyle w:val="CopticVerse"/>
              <w:jc w:val="center"/>
            </w:pPr>
            <w:r w:rsidRPr="00DD5994">
              <w:t>ⲁ̅ⲗ ⲁ̅ⲗ ⲁ̅ⲗ</w:t>
            </w:r>
          </w:p>
        </w:tc>
      </w:tr>
    </w:tbl>
    <w:p w14:paraId="3686AAC5" w14:textId="77777777" w:rsidR="00D31F38" w:rsidRDefault="00D31F38" w:rsidP="00D31F38">
      <w:pPr>
        <w:pStyle w:val="Heading5"/>
        <w:rPr>
          <w:lang w:val="en-US"/>
        </w:rPr>
      </w:pPr>
      <w:bookmarkStart w:id="559" w:name="_Toc297322064"/>
      <w:bookmarkStart w:id="560" w:name="_Toc297407709"/>
      <w:bookmarkStart w:id="561" w:name="_Toc298445761"/>
      <w:bookmarkStart w:id="562" w:name="_Toc298681247"/>
      <w:bookmarkStart w:id="563" w:name="_Toc298447486"/>
      <w:r>
        <w:rPr>
          <w:lang w:val="en-US"/>
        </w:rPr>
        <w:t>Psalm 150</w:t>
      </w:r>
      <w:bookmarkEnd w:id="559"/>
      <w:bookmarkEnd w:id="560"/>
      <w:bookmarkEnd w:id="561"/>
      <w:bookmarkEnd w:id="562"/>
      <w:bookmarkEnd w:id="5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D31F38" w14:paraId="1636D1D0" w14:textId="77777777" w:rsidTr="00E35F1F">
        <w:trPr>
          <w:cantSplit/>
          <w:jc w:val="center"/>
        </w:trPr>
        <w:tc>
          <w:tcPr>
            <w:tcW w:w="288" w:type="dxa"/>
          </w:tcPr>
          <w:p w14:paraId="675205C1" w14:textId="77777777" w:rsidR="00D31F38" w:rsidRDefault="00D31F38" w:rsidP="00E35F1F">
            <w:pPr>
              <w:pStyle w:val="CopticCross"/>
            </w:pPr>
            <w:r>
              <w:t>¿</w:t>
            </w:r>
          </w:p>
        </w:tc>
        <w:tc>
          <w:tcPr>
            <w:tcW w:w="3960" w:type="dxa"/>
          </w:tcPr>
          <w:p w14:paraId="50B3B42C" w14:textId="696438C9" w:rsidR="00D31F38" w:rsidRPr="00195761" w:rsidRDefault="00D31F38" w:rsidP="002275C0">
            <w:pPr>
              <w:pStyle w:val="EngIndEnd"/>
              <w:rPr>
                <w:szCs w:val="22"/>
              </w:rPr>
            </w:pPr>
            <w:r w:rsidRPr="00195761">
              <w:rPr>
                <w:szCs w:val="22"/>
              </w:rPr>
              <w:t xml:space="preserve"> </w:t>
            </w:r>
            <w:r w:rsidRPr="007425E1">
              <w:t xml:space="preserve">Praise </w:t>
            </w:r>
            <w:r w:rsidRPr="00791ACB">
              <w:t>God</w:t>
            </w:r>
            <w:r w:rsidRPr="007425E1">
              <w:t xml:space="preserve"> </w:t>
            </w:r>
            <w:r w:rsidR="002275C0">
              <w:t>among</w:t>
            </w:r>
            <w:r w:rsidRPr="007425E1">
              <w:t xml:space="preserve"> His saints: Alleluia.</w:t>
            </w:r>
          </w:p>
        </w:tc>
        <w:tc>
          <w:tcPr>
            <w:tcW w:w="288" w:type="dxa"/>
          </w:tcPr>
          <w:p w14:paraId="1913EDE1" w14:textId="77777777" w:rsidR="00D31F38" w:rsidRDefault="00D31F38" w:rsidP="00E35F1F"/>
        </w:tc>
        <w:tc>
          <w:tcPr>
            <w:tcW w:w="288" w:type="dxa"/>
          </w:tcPr>
          <w:p w14:paraId="2C9987D0" w14:textId="77777777" w:rsidR="00D31F38" w:rsidRDefault="00D31F38" w:rsidP="00E35F1F">
            <w:pPr>
              <w:pStyle w:val="CopticCross"/>
            </w:pPr>
            <w:r>
              <w:t>¿</w:t>
            </w:r>
          </w:p>
        </w:tc>
        <w:tc>
          <w:tcPr>
            <w:tcW w:w="3960" w:type="dxa"/>
          </w:tcPr>
          <w:p w14:paraId="18FBFD73" w14:textId="77777777" w:rsidR="00D31F38" w:rsidRPr="00A742AC" w:rsidRDefault="00D31F38" w:rsidP="00E35F1F">
            <w:pPr>
              <w:pStyle w:val="CoptIndEnd"/>
            </w:pPr>
            <w:r w:rsidRPr="00DD5994">
              <w:t>Ⲥ̀ⲙⲟⲩ ⲉ̀Ⲫϯ ϧⲉⲛ ⲛⲏⲉ̅ⲑ̅ⲩ ⲧⲏⲣⲟⲩ ⲛ̀ⲧⲁϥ ⲁ̅ⲗ</w:t>
            </w:r>
          </w:p>
        </w:tc>
      </w:tr>
      <w:tr w:rsidR="00D31F38" w14:paraId="33AF6950" w14:textId="77777777" w:rsidTr="00E35F1F">
        <w:trPr>
          <w:cantSplit/>
          <w:jc w:val="center"/>
        </w:trPr>
        <w:tc>
          <w:tcPr>
            <w:tcW w:w="288" w:type="dxa"/>
          </w:tcPr>
          <w:p w14:paraId="501BD268" w14:textId="77777777" w:rsidR="00D31F38" w:rsidRDefault="00D31F38" w:rsidP="00E35F1F">
            <w:pPr>
              <w:pStyle w:val="CopticCross"/>
            </w:pPr>
          </w:p>
        </w:tc>
        <w:tc>
          <w:tcPr>
            <w:tcW w:w="3960" w:type="dxa"/>
          </w:tcPr>
          <w:p w14:paraId="5663C250" w14:textId="77777777" w:rsidR="00D31F38" w:rsidRPr="00791ACB" w:rsidRDefault="00D31F38" w:rsidP="00E35F1F">
            <w:pPr>
              <w:pStyle w:val="EngIndEnd"/>
            </w:pPr>
            <w:r w:rsidRPr="007425E1">
              <w:t>Praise Him in the firmament of His power: Alleluia.</w:t>
            </w:r>
          </w:p>
        </w:tc>
        <w:tc>
          <w:tcPr>
            <w:tcW w:w="288" w:type="dxa"/>
          </w:tcPr>
          <w:p w14:paraId="4C224B6E" w14:textId="77777777" w:rsidR="00D31F38" w:rsidRDefault="00D31F38" w:rsidP="00E35F1F"/>
        </w:tc>
        <w:tc>
          <w:tcPr>
            <w:tcW w:w="288" w:type="dxa"/>
          </w:tcPr>
          <w:p w14:paraId="5AB4A907" w14:textId="77777777" w:rsidR="00D31F38" w:rsidRDefault="00D31F38" w:rsidP="00E35F1F">
            <w:pPr>
              <w:pStyle w:val="CopticCross"/>
            </w:pPr>
          </w:p>
        </w:tc>
        <w:tc>
          <w:tcPr>
            <w:tcW w:w="3960" w:type="dxa"/>
          </w:tcPr>
          <w:p w14:paraId="5FC56B3A" w14:textId="77777777" w:rsidR="00D31F38" w:rsidRPr="00A742AC" w:rsidRDefault="00D31F38" w:rsidP="00E35F1F">
            <w:pPr>
              <w:pStyle w:val="CoptIndEnd"/>
            </w:pPr>
            <w:r w:rsidRPr="00DD5994">
              <w:t>Ⲥ̀ⲙⲟⲩ ⲉ̀ⲣⲟϥ ϧⲉⲛ ⲡⲓⲧⲁϫⲣⲟ ⲛ̀ⲧⲉ ⲧⲉϥϫⲟⲙ ⲁ̅ⲗ</w:t>
            </w:r>
          </w:p>
        </w:tc>
      </w:tr>
      <w:tr w:rsidR="00D31F38" w14:paraId="1AB50CC2" w14:textId="77777777" w:rsidTr="00E35F1F">
        <w:trPr>
          <w:cantSplit/>
          <w:jc w:val="center"/>
        </w:trPr>
        <w:tc>
          <w:tcPr>
            <w:tcW w:w="288" w:type="dxa"/>
          </w:tcPr>
          <w:p w14:paraId="6B67E259" w14:textId="77777777" w:rsidR="00D31F38" w:rsidRDefault="00D31F38" w:rsidP="00E35F1F">
            <w:pPr>
              <w:pStyle w:val="CopticCross"/>
            </w:pPr>
            <w:r>
              <w:t>¿</w:t>
            </w:r>
          </w:p>
        </w:tc>
        <w:tc>
          <w:tcPr>
            <w:tcW w:w="3960" w:type="dxa"/>
          </w:tcPr>
          <w:p w14:paraId="0B636AB2" w14:textId="77777777" w:rsidR="00D31F38" w:rsidRPr="00791ACB" w:rsidRDefault="00D31F38" w:rsidP="00E35F1F">
            <w:pPr>
              <w:pStyle w:val="EngIndEnd"/>
              <w:rPr>
                <w:szCs w:val="20"/>
              </w:rPr>
            </w:pPr>
            <w:r w:rsidRPr="001A0083">
              <w:rPr>
                <w:szCs w:val="20"/>
              </w:rPr>
              <w:t xml:space="preserve"> </w:t>
            </w:r>
            <w:r w:rsidRPr="007425E1">
              <w:t>Praise Him for His mighty acts: Alleluia.</w:t>
            </w:r>
          </w:p>
        </w:tc>
        <w:tc>
          <w:tcPr>
            <w:tcW w:w="288" w:type="dxa"/>
          </w:tcPr>
          <w:p w14:paraId="0000D39C" w14:textId="77777777" w:rsidR="00D31F38" w:rsidRDefault="00D31F38" w:rsidP="00E35F1F"/>
        </w:tc>
        <w:tc>
          <w:tcPr>
            <w:tcW w:w="288" w:type="dxa"/>
          </w:tcPr>
          <w:p w14:paraId="3AC2A9D7" w14:textId="77777777" w:rsidR="00D31F38" w:rsidRDefault="00D31F38" w:rsidP="00E35F1F">
            <w:pPr>
              <w:pStyle w:val="CopticCross"/>
            </w:pPr>
            <w:r>
              <w:t>¿</w:t>
            </w:r>
          </w:p>
        </w:tc>
        <w:tc>
          <w:tcPr>
            <w:tcW w:w="3960" w:type="dxa"/>
          </w:tcPr>
          <w:p w14:paraId="58FA705A" w14:textId="77777777" w:rsidR="00D31F38" w:rsidRPr="00A742AC" w:rsidRDefault="00D31F38" w:rsidP="00E35F1F">
            <w:pPr>
              <w:pStyle w:val="CoptIndEnd"/>
            </w:pPr>
            <w:r w:rsidRPr="00D52F54">
              <w:t>Ⲥ̀ⲙⲟⲩ ⲉ̀ⲣⲟϥ ⲉ̀ϩ̀ⲣⲏⲓ ϩⲓϫⲉⲛ ⲧⲉϥⲙⲉⲧϫⲱⲣⲓ ⲁ̅ⲗ</w:t>
            </w:r>
          </w:p>
        </w:tc>
      </w:tr>
      <w:tr w:rsidR="00D31F38" w14:paraId="55B74872" w14:textId="77777777" w:rsidTr="00E35F1F">
        <w:trPr>
          <w:cantSplit/>
          <w:jc w:val="center"/>
        </w:trPr>
        <w:tc>
          <w:tcPr>
            <w:tcW w:w="288" w:type="dxa"/>
          </w:tcPr>
          <w:p w14:paraId="2EB71CB5" w14:textId="77777777" w:rsidR="00D31F38" w:rsidRDefault="00D31F38" w:rsidP="00E35F1F">
            <w:pPr>
              <w:pStyle w:val="CopticCross"/>
            </w:pPr>
          </w:p>
        </w:tc>
        <w:tc>
          <w:tcPr>
            <w:tcW w:w="3960" w:type="dxa"/>
          </w:tcPr>
          <w:p w14:paraId="41D5285E" w14:textId="77777777" w:rsidR="00D31F38" w:rsidRPr="007425E1" w:rsidRDefault="00D31F38" w:rsidP="00E35F1F">
            <w:pPr>
              <w:pStyle w:val="EngIndEnd"/>
            </w:pPr>
            <w:r w:rsidRPr="007425E1">
              <w:t xml:space="preserve"> Praise Him according to the </w:t>
            </w:r>
            <w:r>
              <w:t>abundance</w:t>
            </w:r>
            <w:r w:rsidRPr="007425E1">
              <w:t xml:space="preserve"> of His greatness: Alleluia.</w:t>
            </w:r>
          </w:p>
        </w:tc>
        <w:tc>
          <w:tcPr>
            <w:tcW w:w="288" w:type="dxa"/>
          </w:tcPr>
          <w:p w14:paraId="297A651B" w14:textId="77777777" w:rsidR="00D31F38" w:rsidRDefault="00D31F38" w:rsidP="00E35F1F"/>
        </w:tc>
        <w:tc>
          <w:tcPr>
            <w:tcW w:w="288" w:type="dxa"/>
          </w:tcPr>
          <w:p w14:paraId="5785972C" w14:textId="77777777" w:rsidR="00D31F38" w:rsidRDefault="00D31F38" w:rsidP="00E35F1F">
            <w:pPr>
              <w:pStyle w:val="CopticCross"/>
            </w:pPr>
          </w:p>
        </w:tc>
        <w:tc>
          <w:tcPr>
            <w:tcW w:w="3960" w:type="dxa"/>
          </w:tcPr>
          <w:p w14:paraId="3B054F12" w14:textId="77777777" w:rsidR="00D31F38" w:rsidRPr="00A742AC" w:rsidRDefault="00D31F38" w:rsidP="00E35F1F">
            <w:pPr>
              <w:pStyle w:val="CoptIndEnd"/>
            </w:pPr>
            <w:r w:rsidRPr="00D52F54">
              <w:t>Ⲥ̀ⲙⲟⲩ ⲉ̀ⲣⲟϥ ⲕⲁⲧⲁ ⲡ̀ⲁ̀ϣⲁⲓ ⲛ̀ⲧⲉ ⲧⲉϥⲙⲉⲧⲛⲓϣϯ ⲁ̅ⲗ</w:t>
            </w:r>
          </w:p>
        </w:tc>
      </w:tr>
      <w:tr w:rsidR="00D31F38" w14:paraId="5B037BD0" w14:textId="77777777" w:rsidTr="00E35F1F">
        <w:trPr>
          <w:cantSplit/>
          <w:jc w:val="center"/>
        </w:trPr>
        <w:tc>
          <w:tcPr>
            <w:tcW w:w="288" w:type="dxa"/>
          </w:tcPr>
          <w:p w14:paraId="73630E42" w14:textId="77777777" w:rsidR="00D31F38" w:rsidRDefault="00D31F38" w:rsidP="00E35F1F">
            <w:pPr>
              <w:pStyle w:val="CopticCross"/>
            </w:pPr>
            <w:r>
              <w:t>¿</w:t>
            </w:r>
          </w:p>
        </w:tc>
        <w:tc>
          <w:tcPr>
            <w:tcW w:w="3960" w:type="dxa"/>
          </w:tcPr>
          <w:p w14:paraId="3A26F9CE" w14:textId="77777777" w:rsidR="00D31F38" w:rsidRPr="007425E1" w:rsidRDefault="00D31F38" w:rsidP="00E35F1F">
            <w:pPr>
              <w:pStyle w:val="EngIndEnd"/>
            </w:pPr>
            <w:r w:rsidRPr="007425E1">
              <w:t xml:space="preserve"> Praise Him with the sound of the trumpet: Alleluia.</w:t>
            </w:r>
          </w:p>
        </w:tc>
        <w:tc>
          <w:tcPr>
            <w:tcW w:w="288" w:type="dxa"/>
          </w:tcPr>
          <w:p w14:paraId="044A292F" w14:textId="77777777" w:rsidR="00D31F38" w:rsidRDefault="00D31F38" w:rsidP="00E35F1F"/>
        </w:tc>
        <w:tc>
          <w:tcPr>
            <w:tcW w:w="288" w:type="dxa"/>
          </w:tcPr>
          <w:p w14:paraId="2C1A9F48" w14:textId="77777777" w:rsidR="00D31F38" w:rsidRDefault="00D31F38" w:rsidP="00E35F1F">
            <w:pPr>
              <w:pStyle w:val="CopticCross"/>
            </w:pPr>
            <w:r>
              <w:t>¿</w:t>
            </w:r>
          </w:p>
        </w:tc>
        <w:tc>
          <w:tcPr>
            <w:tcW w:w="3960" w:type="dxa"/>
          </w:tcPr>
          <w:p w14:paraId="145D5145" w14:textId="77777777" w:rsidR="00D31F38" w:rsidRPr="00A742AC" w:rsidRDefault="00D31F38" w:rsidP="00E35F1F">
            <w:pPr>
              <w:pStyle w:val="CoptIndEnd"/>
            </w:pPr>
            <w:r w:rsidRPr="00D52F54">
              <w:t>Ⲥ̀ⲙⲟⲩ ⲉ̀ⲣⲟϥ ϧⲉⲛ ⲟⲩⲥ̀ⲙⲏ ⲛ̀ⲥⲁⲗⲡⲓⲅⲅⲟⲥ ⲁ̅ⲗ</w:t>
            </w:r>
          </w:p>
        </w:tc>
      </w:tr>
      <w:tr w:rsidR="00D31F38" w14:paraId="27206DA0" w14:textId="77777777" w:rsidTr="00E35F1F">
        <w:trPr>
          <w:cantSplit/>
          <w:jc w:val="center"/>
        </w:trPr>
        <w:tc>
          <w:tcPr>
            <w:tcW w:w="288" w:type="dxa"/>
          </w:tcPr>
          <w:p w14:paraId="2FB1B9CC" w14:textId="77777777" w:rsidR="00D31F38" w:rsidRDefault="00D31F38" w:rsidP="00E35F1F">
            <w:pPr>
              <w:pStyle w:val="CopticCross"/>
            </w:pPr>
          </w:p>
        </w:tc>
        <w:tc>
          <w:tcPr>
            <w:tcW w:w="3960" w:type="dxa"/>
          </w:tcPr>
          <w:p w14:paraId="50319BC7" w14:textId="77777777" w:rsidR="00D31F38" w:rsidRPr="007425E1" w:rsidRDefault="00D31F38" w:rsidP="00E35F1F">
            <w:pPr>
              <w:pStyle w:val="EngIndEnd"/>
            </w:pPr>
            <w:r w:rsidRPr="007425E1">
              <w:t xml:space="preserve"> Praise Him with </w:t>
            </w:r>
            <w:commentRangeStart w:id="564"/>
            <w:r w:rsidRPr="007425E1">
              <w:t xml:space="preserve">psaltery </w:t>
            </w:r>
            <w:commentRangeEnd w:id="564"/>
            <w:r>
              <w:rPr>
                <w:rStyle w:val="CommentReference"/>
                <w:rFonts w:cstheme="minorBidi"/>
                <w:color w:val="auto"/>
                <w:lang w:val="en-CA"/>
              </w:rPr>
              <w:commentReference w:id="564"/>
            </w:r>
            <w:r w:rsidRPr="007425E1">
              <w:t>and harp: Alleluia.</w:t>
            </w:r>
          </w:p>
        </w:tc>
        <w:tc>
          <w:tcPr>
            <w:tcW w:w="288" w:type="dxa"/>
          </w:tcPr>
          <w:p w14:paraId="1A3204E0" w14:textId="77777777" w:rsidR="00D31F38" w:rsidRDefault="00D31F38" w:rsidP="00E35F1F"/>
        </w:tc>
        <w:tc>
          <w:tcPr>
            <w:tcW w:w="288" w:type="dxa"/>
          </w:tcPr>
          <w:p w14:paraId="0BF1C837" w14:textId="77777777" w:rsidR="00D31F38" w:rsidRDefault="00D31F38" w:rsidP="00E35F1F">
            <w:pPr>
              <w:pStyle w:val="CopticCross"/>
            </w:pPr>
          </w:p>
        </w:tc>
        <w:tc>
          <w:tcPr>
            <w:tcW w:w="3960" w:type="dxa"/>
          </w:tcPr>
          <w:p w14:paraId="559A9A5B" w14:textId="77777777" w:rsidR="00D31F38" w:rsidRPr="00A742AC" w:rsidRDefault="00D31F38" w:rsidP="00E35F1F">
            <w:pPr>
              <w:pStyle w:val="CoptIndEnd"/>
            </w:pPr>
            <w:r w:rsidRPr="00D52F54">
              <w:t>Ⲥ̀ⲙⲟⲩ ⲉ̀ⲣⲟϥ ϧⲉⲛ ⲟⲩⲯⲁⲗⲧⲏⲣⲓⲟⲛ ⲛⲉⲙ ⲟⲩⲕⲩⲑⲁⲣⲁ ⲁ̅ⲗ</w:t>
            </w:r>
          </w:p>
        </w:tc>
      </w:tr>
      <w:tr w:rsidR="00D31F38" w14:paraId="1135FA15" w14:textId="77777777" w:rsidTr="00E35F1F">
        <w:trPr>
          <w:cantSplit/>
          <w:jc w:val="center"/>
        </w:trPr>
        <w:tc>
          <w:tcPr>
            <w:tcW w:w="288" w:type="dxa"/>
          </w:tcPr>
          <w:p w14:paraId="221A616D" w14:textId="77777777" w:rsidR="00D31F38" w:rsidRDefault="00D31F38" w:rsidP="00E35F1F">
            <w:pPr>
              <w:pStyle w:val="CopticCross"/>
            </w:pPr>
            <w:r>
              <w:t>¿</w:t>
            </w:r>
          </w:p>
        </w:tc>
        <w:tc>
          <w:tcPr>
            <w:tcW w:w="3960" w:type="dxa"/>
          </w:tcPr>
          <w:p w14:paraId="69186551" w14:textId="77777777" w:rsidR="00D31F38" w:rsidRPr="007425E1" w:rsidRDefault="00D31F38" w:rsidP="00E35F1F">
            <w:pPr>
              <w:pStyle w:val="EngIndEnd"/>
            </w:pPr>
            <w:r w:rsidRPr="007425E1">
              <w:t xml:space="preserve"> Praise Him with timbrel and </w:t>
            </w:r>
            <w:commentRangeStart w:id="565"/>
            <w:r w:rsidRPr="007425E1">
              <w:t>chorus</w:t>
            </w:r>
            <w:commentRangeEnd w:id="565"/>
            <w:r>
              <w:rPr>
                <w:rStyle w:val="CommentReference"/>
                <w:rFonts w:cstheme="minorBidi"/>
                <w:color w:val="auto"/>
                <w:lang w:val="en-CA"/>
              </w:rPr>
              <w:commentReference w:id="565"/>
            </w:r>
            <w:r w:rsidRPr="007425E1">
              <w:t>: Alleluia.</w:t>
            </w:r>
          </w:p>
        </w:tc>
        <w:tc>
          <w:tcPr>
            <w:tcW w:w="288" w:type="dxa"/>
          </w:tcPr>
          <w:p w14:paraId="67F3C2A5" w14:textId="77777777" w:rsidR="00D31F38" w:rsidRDefault="00D31F38" w:rsidP="00E35F1F"/>
        </w:tc>
        <w:tc>
          <w:tcPr>
            <w:tcW w:w="288" w:type="dxa"/>
          </w:tcPr>
          <w:p w14:paraId="0D7F1534" w14:textId="77777777" w:rsidR="00D31F38" w:rsidRDefault="00D31F38" w:rsidP="00E35F1F">
            <w:pPr>
              <w:pStyle w:val="CopticCross"/>
            </w:pPr>
            <w:r>
              <w:t>¿</w:t>
            </w:r>
          </w:p>
        </w:tc>
        <w:tc>
          <w:tcPr>
            <w:tcW w:w="3960" w:type="dxa"/>
          </w:tcPr>
          <w:p w14:paraId="5F5D1686" w14:textId="77777777" w:rsidR="00D31F38" w:rsidRPr="00A742AC" w:rsidRDefault="00D31F38" w:rsidP="00E35F1F">
            <w:pPr>
              <w:pStyle w:val="CoptIndEnd"/>
            </w:pPr>
            <w:r w:rsidRPr="006C7684">
              <w:t>Ⲥ̀ⲙⲟⲩ ⲉ̀ⲣⲟϥ ϧⲉⲛ ϩⲁⲛⲕⲉⲙⲕⲉⲙ ⲛⲉⲙ ϩⲁⲛⲭⲟⲣⲟⲥ ⲁ̅ⲗ</w:t>
            </w:r>
          </w:p>
        </w:tc>
      </w:tr>
      <w:tr w:rsidR="00D31F38" w14:paraId="0D080D32" w14:textId="77777777" w:rsidTr="00E35F1F">
        <w:trPr>
          <w:cantSplit/>
          <w:jc w:val="center"/>
        </w:trPr>
        <w:tc>
          <w:tcPr>
            <w:tcW w:w="288" w:type="dxa"/>
          </w:tcPr>
          <w:p w14:paraId="5EC7C494" w14:textId="77777777" w:rsidR="00D31F38" w:rsidRDefault="00D31F38" w:rsidP="00E35F1F">
            <w:pPr>
              <w:pStyle w:val="CopticCross"/>
            </w:pPr>
          </w:p>
        </w:tc>
        <w:tc>
          <w:tcPr>
            <w:tcW w:w="3960" w:type="dxa"/>
          </w:tcPr>
          <w:p w14:paraId="30CD5083" w14:textId="77777777" w:rsidR="00D31F38" w:rsidRPr="007425E1" w:rsidRDefault="00D31F38" w:rsidP="00E35F1F">
            <w:pPr>
              <w:pStyle w:val="EngIndEnd"/>
            </w:pPr>
            <w:r w:rsidRPr="007425E1">
              <w:t xml:space="preserve">Praise Him with strings and </w:t>
            </w:r>
            <w:r>
              <w:t>instruments</w:t>
            </w:r>
            <w:r w:rsidRPr="007425E1">
              <w:t>: Alleluia.</w:t>
            </w:r>
          </w:p>
        </w:tc>
        <w:tc>
          <w:tcPr>
            <w:tcW w:w="288" w:type="dxa"/>
          </w:tcPr>
          <w:p w14:paraId="4F9676E6" w14:textId="77777777" w:rsidR="00D31F38" w:rsidRDefault="00D31F38" w:rsidP="00E35F1F"/>
        </w:tc>
        <w:tc>
          <w:tcPr>
            <w:tcW w:w="288" w:type="dxa"/>
          </w:tcPr>
          <w:p w14:paraId="5A5C3011" w14:textId="77777777" w:rsidR="00D31F38" w:rsidRDefault="00D31F38" w:rsidP="00E35F1F">
            <w:pPr>
              <w:pStyle w:val="CopticCross"/>
            </w:pPr>
          </w:p>
        </w:tc>
        <w:tc>
          <w:tcPr>
            <w:tcW w:w="3960" w:type="dxa"/>
          </w:tcPr>
          <w:p w14:paraId="1DACE634" w14:textId="77777777" w:rsidR="00D31F38" w:rsidRPr="00A742AC" w:rsidRDefault="00D31F38" w:rsidP="00E35F1F">
            <w:pPr>
              <w:pStyle w:val="CoptIndEnd"/>
            </w:pPr>
            <w:r w:rsidRPr="006C7684">
              <w:t>Ⲥ̀ⲙⲟⲩ ⲉ̀ⲣⲟϥ ϧⲉⲛ ϩⲁⲛⲕⲁⲡ ⲛⲉⲙ ⲟⲩⲟⲣⲅⲁⲛⲟⲛ ⲁ̅ⲗ</w:t>
            </w:r>
          </w:p>
        </w:tc>
      </w:tr>
      <w:tr w:rsidR="00D31F38" w14:paraId="1A62DF20" w14:textId="77777777" w:rsidTr="00E35F1F">
        <w:trPr>
          <w:cantSplit/>
          <w:jc w:val="center"/>
        </w:trPr>
        <w:tc>
          <w:tcPr>
            <w:tcW w:w="288" w:type="dxa"/>
          </w:tcPr>
          <w:p w14:paraId="08EEE267" w14:textId="77777777" w:rsidR="00D31F38" w:rsidRDefault="00D31F38" w:rsidP="00E35F1F">
            <w:pPr>
              <w:pStyle w:val="CopticCross"/>
            </w:pPr>
            <w:r>
              <w:t>¿</w:t>
            </w:r>
          </w:p>
        </w:tc>
        <w:tc>
          <w:tcPr>
            <w:tcW w:w="3960" w:type="dxa"/>
          </w:tcPr>
          <w:p w14:paraId="4F70357A" w14:textId="77777777" w:rsidR="00D31F38" w:rsidRPr="007425E1" w:rsidRDefault="00D31F38" w:rsidP="00E35F1F">
            <w:pPr>
              <w:pStyle w:val="EngIndEnd"/>
            </w:pPr>
            <w:r w:rsidRPr="007425E1">
              <w:t>Praise Him with pleasant-sounding cymbals: Alleluia.</w:t>
            </w:r>
          </w:p>
        </w:tc>
        <w:tc>
          <w:tcPr>
            <w:tcW w:w="288" w:type="dxa"/>
          </w:tcPr>
          <w:p w14:paraId="1EC05BAB" w14:textId="77777777" w:rsidR="00D31F38" w:rsidRDefault="00D31F38" w:rsidP="00E35F1F"/>
        </w:tc>
        <w:tc>
          <w:tcPr>
            <w:tcW w:w="288" w:type="dxa"/>
          </w:tcPr>
          <w:p w14:paraId="54897A7F" w14:textId="77777777" w:rsidR="00D31F38" w:rsidRDefault="00D31F38" w:rsidP="00E35F1F">
            <w:pPr>
              <w:pStyle w:val="CopticCross"/>
            </w:pPr>
            <w:r>
              <w:t>¿</w:t>
            </w:r>
          </w:p>
        </w:tc>
        <w:tc>
          <w:tcPr>
            <w:tcW w:w="3960" w:type="dxa"/>
          </w:tcPr>
          <w:p w14:paraId="392D5000" w14:textId="77777777" w:rsidR="00D31F38" w:rsidRPr="00A742AC" w:rsidRDefault="00D31F38" w:rsidP="00E35F1F">
            <w:pPr>
              <w:pStyle w:val="CoptIndEnd"/>
            </w:pPr>
            <w:r w:rsidRPr="006C7684">
              <w:t>Ⲥ̀ⲙⲟⲩ ⲉ̀ⲣⲟϥ ϧⲉⲛ ϩⲁⲛⲕⲩⲙⲃⲁⲗⲟⲛ ⲉ̀ⲛⲉⲥⲉ ⲧⲟⲩⲥ̀ⲙⲏ ⲁ̅ⲗ</w:t>
            </w:r>
          </w:p>
        </w:tc>
      </w:tr>
      <w:tr w:rsidR="00D31F38" w14:paraId="2D963828" w14:textId="77777777" w:rsidTr="00E35F1F">
        <w:trPr>
          <w:cantSplit/>
          <w:jc w:val="center"/>
        </w:trPr>
        <w:tc>
          <w:tcPr>
            <w:tcW w:w="288" w:type="dxa"/>
          </w:tcPr>
          <w:p w14:paraId="5E16A145" w14:textId="77777777" w:rsidR="00D31F38" w:rsidRDefault="00D31F38" w:rsidP="00E35F1F">
            <w:pPr>
              <w:pStyle w:val="CopticCross"/>
            </w:pPr>
          </w:p>
        </w:tc>
        <w:tc>
          <w:tcPr>
            <w:tcW w:w="3960" w:type="dxa"/>
          </w:tcPr>
          <w:p w14:paraId="2535BB52" w14:textId="77777777" w:rsidR="00D31F38" w:rsidRPr="007425E1" w:rsidRDefault="00D31F38" w:rsidP="00E35F1F">
            <w:pPr>
              <w:pStyle w:val="EngIndEnd"/>
            </w:pPr>
            <w:r w:rsidRPr="007425E1">
              <w:t xml:space="preserve">Praise Him </w:t>
            </w:r>
            <w:r>
              <w:t>with</w:t>
            </w:r>
            <w:r w:rsidRPr="007425E1">
              <w:t xml:space="preserve"> the cymbals of joy: Alleluia.</w:t>
            </w:r>
          </w:p>
        </w:tc>
        <w:tc>
          <w:tcPr>
            <w:tcW w:w="288" w:type="dxa"/>
          </w:tcPr>
          <w:p w14:paraId="195FF7CE" w14:textId="77777777" w:rsidR="00D31F38" w:rsidRDefault="00D31F38" w:rsidP="00E35F1F"/>
        </w:tc>
        <w:tc>
          <w:tcPr>
            <w:tcW w:w="288" w:type="dxa"/>
          </w:tcPr>
          <w:p w14:paraId="11B26A76" w14:textId="77777777" w:rsidR="00D31F38" w:rsidRDefault="00D31F38" w:rsidP="00E35F1F">
            <w:pPr>
              <w:pStyle w:val="CopticCross"/>
            </w:pPr>
          </w:p>
        </w:tc>
        <w:tc>
          <w:tcPr>
            <w:tcW w:w="3960" w:type="dxa"/>
          </w:tcPr>
          <w:p w14:paraId="04AAF56E" w14:textId="77777777" w:rsidR="00D31F38" w:rsidRPr="00A742AC" w:rsidRDefault="00D31F38" w:rsidP="00E35F1F">
            <w:pPr>
              <w:pStyle w:val="CopticInd"/>
            </w:pPr>
            <w:r w:rsidRPr="006C7684">
              <w:t>Ⲥ̀ⲙⲟⲩ ⲉ̀ⲣⲟϥ ϧⲉⲛ ϩⲁⲛⲕⲩⲙⲃⲁⲗⲟⲛ ⲛ̀ⲧⲉ ⲟⲩⲉ̀ϣ̀ⲗⲏⲗⲟⲩⲓ̀ ⲁ̅ⲗ</w:t>
            </w:r>
          </w:p>
        </w:tc>
      </w:tr>
      <w:tr w:rsidR="00D31F38" w14:paraId="16621318" w14:textId="77777777" w:rsidTr="00E35F1F">
        <w:trPr>
          <w:cantSplit/>
          <w:jc w:val="center"/>
        </w:trPr>
        <w:tc>
          <w:tcPr>
            <w:tcW w:w="288" w:type="dxa"/>
          </w:tcPr>
          <w:p w14:paraId="76F51D09" w14:textId="77777777" w:rsidR="00D31F38" w:rsidRDefault="00D31F38" w:rsidP="00E35F1F">
            <w:pPr>
              <w:pStyle w:val="CopticCross"/>
            </w:pPr>
            <w:r>
              <w:lastRenderedPageBreak/>
              <w:t>¿</w:t>
            </w:r>
          </w:p>
        </w:tc>
        <w:tc>
          <w:tcPr>
            <w:tcW w:w="3960" w:type="dxa"/>
          </w:tcPr>
          <w:p w14:paraId="3467DF8D" w14:textId="77777777" w:rsidR="00D31F38" w:rsidRPr="007425E1" w:rsidRDefault="00D31F38" w:rsidP="00E35F1F">
            <w:pPr>
              <w:pStyle w:val="EngIndEnd"/>
            </w:pPr>
            <w:r w:rsidRPr="007425E1">
              <w:t>Let everything that has breath praise the Name of the Lord our God: Alleluia.</w:t>
            </w:r>
          </w:p>
        </w:tc>
        <w:tc>
          <w:tcPr>
            <w:tcW w:w="288" w:type="dxa"/>
          </w:tcPr>
          <w:p w14:paraId="0FF7F2AD" w14:textId="77777777" w:rsidR="00D31F38" w:rsidRDefault="00D31F38" w:rsidP="00E35F1F"/>
        </w:tc>
        <w:tc>
          <w:tcPr>
            <w:tcW w:w="288" w:type="dxa"/>
          </w:tcPr>
          <w:p w14:paraId="36259125" w14:textId="77777777" w:rsidR="00D31F38" w:rsidRDefault="00D31F38" w:rsidP="00E35F1F">
            <w:pPr>
              <w:pStyle w:val="CopticCross"/>
            </w:pPr>
            <w:r>
              <w:t>¿</w:t>
            </w:r>
          </w:p>
        </w:tc>
        <w:tc>
          <w:tcPr>
            <w:tcW w:w="3960" w:type="dxa"/>
          </w:tcPr>
          <w:p w14:paraId="5A3DF80E" w14:textId="77777777" w:rsidR="00D31F38" w:rsidRPr="00A742AC" w:rsidRDefault="00D31F38" w:rsidP="00E35F1F">
            <w:pPr>
              <w:pStyle w:val="CoptIndEnd"/>
            </w:pPr>
            <w:r w:rsidRPr="006C7684">
              <w:t>Ⲛⲓϥⲓ ⲛⲓⲃⲉⲛ ⲙⲁⲣⲟⲩⲥ̀ⲙⲟⲩ ⲧⲏⲣⲟⲩ ⲉ̀ⲫ̀ⲣⲁⲛ ⲙ̀Ⲡⲟ̅ⲥ̅ Ⲡⲉⲛⲛⲟⲩϯ ⲁ̅ⲗ</w:t>
            </w:r>
          </w:p>
        </w:tc>
      </w:tr>
      <w:tr w:rsidR="00D31F38" w14:paraId="753D7A39" w14:textId="77777777" w:rsidTr="00E35F1F">
        <w:trPr>
          <w:cantSplit/>
          <w:jc w:val="center"/>
        </w:trPr>
        <w:tc>
          <w:tcPr>
            <w:tcW w:w="288" w:type="dxa"/>
          </w:tcPr>
          <w:p w14:paraId="4B8349AC" w14:textId="77777777" w:rsidR="00D31F38" w:rsidRDefault="00D31F38" w:rsidP="00E35F1F">
            <w:pPr>
              <w:pStyle w:val="CopticCross"/>
            </w:pPr>
          </w:p>
        </w:tc>
        <w:tc>
          <w:tcPr>
            <w:tcW w:w="3960" w:type="dxa"/>
          </w:tcPr>
          <w:p w14:paraId="06AE300B" w14:textId="77777777" w:rsidR="00D31F38" w:rsidRPr="007425E1" w:rsidRDefault="00D31F38" w:rsidP="00E35F1F">
            <w:pPr>
              <w:pStyle w:val="EngIndEnd"/>
            </w:pPr>
            <w:r w:rsidRPr="007425E1">
              <w:t>Glory to the Father and the Son and the Holy Spirit: Alleluia.</w:t>
            </w:r>
          </w:p>
        </w:tc>
        <w:tc>
          <w:tcPr>
            <w:tcW w:w="288" w:type="dxa"/>
          </w:tcPr>
          <w:p w14:paraId="6375C054" w14:textId="77777777" w:rsidR="00D31F38" w:rsidRDefault="00D31F38" w:rsidP="00E35F1F"/>
        </w:tc>
        <w:tc>
          <w:tcPr>
            <w:tcW w:w="288" w:type="dxa"/>
          </w:tcPr>
          <w:p w14:paraId="37604868" w14:textId="77777777" w:rsidR="00D31F38" w:rsidRDefault="00D31F38" w:rsidP="00E35F1F">
            <w:pPr>
              <w:pStyle w:val="CopticCross"/>
            </w:pPr>
          </w:p>
        </w:tc>
        <w:tc>
          <w:tcPr>
            <w:tcW w:w="3960" w:type="dxa"/>
          </w:tcPr>
          <w:p w14:paraId="03C69B39" w14:textId="77777777" w:rsidR="00D31F38" w:rsidRPr="00A742AC" w:rsidRDefault="00D31F38" w:rsidP="00E35F1F">
            <w:pPr>
              <w:pStyle w:val="CoptIndEnd"/>
            </w:pPr>
            <w:r w:rsidRPr="006C7684">
              <w:t>Ⲇⲟⲝⲁ Ⲡⲁⲧⲣⲓ ⲕⲉ Ⲩ̀ⲓⲱ̀ ⲕⲉ ⲁ̀ⲅⲓⲱ̀ Ⲡⲛ̅ⲁⲧⲓ ⲁ̅ⲗ</w:t>
            </w:r>
          </w:p>
        </w:tc>
      </w:tr>
      <w:tr w:rsidR="00D31F38" w14:paraId="5215F220" w14:textId="77777777" w:rsidTr="00E35F1F">
        <w:trPr>
          <w:cantSplit/>
          <w:jc w:val="center"/>
        </w:trPr>
        <w:tc>
          <w:tcPr>
            <w:tcW w:w="288" w:type="dxa"/>
          </w:tcPr>
          <w:p w14:paraId="5286D677" w14:textId="77777777" w:rsidR="00D31F38" w:rsidRDefault="00D31F38" w:rsidP="00E35F1F">
            <w:pPr>
              <w:pStyle w:val="CopticCross"/>
            </w:pPr>
            <w:r>
              <w:t>¿</w:t>
            </w:r>
          </w:p>
        </w:tc>
        <w:tc>
          <w:tcPr>
            <w:tcW w:w="3960" w:type="dxa"/>
          </w:tcPr>
          <w:p w14:paraId="19DE7384" w14:textId="77777777" w:rsidR="00D31F38" w:rsidRPr="007425E1" w:rsidRDefault="00D31F38" w:rsidP="00E35F1F">
            <w:pPr>
              <w:pStyle w:val="EngIndEnd"/>
            </w:pPr>
            <w:r w:rsidRPr="007425E1">
              <w:t>Now, and forever, and to the age of ages. Amen. Alleluia.</w:t>
            </w:r>
          </w:p>
        </w:tc>
        <w:tc>
          <w:tcPr>
            <w:tcW w:w="288" w:type="dxa"/>
          </w:tcPr>
          <w:p w14:paraId="06025218" w14:textId="77777777" w:rsidR="00D31F38" w:rsidRDefault="00D31F38" w:rsidP="00E35F1F"/>
        </w:tc>
        <w:tc>
          <w:tcPr>
            <w:tcW w:w="288" w:type="dxa"/>
          </w:tcPr>
          <w:p w14:paraId="22140C9B" w14:textId="77777777" w:rsidR="00D31F38" w:rsidRDefault="00D31F38" w:rsidP="00E35F1F">
            <w:pPr>
              <w:pStyle w:val="CopticCross"/>
            </w:pPr>
            <w:r>
              <w:t>¿</w:t>
            </w:r>
          </w:p>
        </w:tc>
        <w:tc>
          <w:tcPr>
            <w:tcW w:w="3960" w:type="dxa"/>
          </w:tcPr>
          <w:p w14:paraId="76345E63" w14:textId="77777777" w:rsidR="00D31F38" w:rsidRPr="00A742AC" w:rsidRDefault="00D31F38" w:rsidP="00E35F1F">
            <w:pPr>
              <w:pStyle w:val="CoptIndEnd"/>
            </w:pPr>
            <w:r w:rsidRPr="006C7684">
              <w:t>Ⲕⲉ ⲛⲩⲛ ⲕⲉ ⲁ̀ⲓ̀ ⲕⲉ ⲓⲥ ⲧⲟⲩⲥ ⲉ̀ⲱ̀ⲛⲁⲥ ⲧⲱⲛ ⲉ̀ⲱ̀ⲛⲱⲛ ⲁ̀ⲙⲏⲛ ⲁ̅ⲗ</w:t>
            </w:r>
          </w:p>
        </w:tc>
      </w:tr>
      <w:tr w:rsidR="00D31F38" w14:paraId="2EBC46A8" w14:textId="77777777" w:rsidTr="00E35F1F">
        <w:trPr>
          <w:cantSplit/>
          <w:jc w:val="center"/>
        </w:trPr>
        <w:tc>
          <w:tcPr>
            <w:tcW w:w="288" w:type="dxa"/>
          </w:tcPr>
          <w:p w14:paraId="2EF6A0B3" w14:textId="77777777" w:rsidR="00D31F38" w:rsidRDefault="00D31F38" w:rsidP="00E35F1F">
            <w:pPr>
              <w:pStyle w:val="CopticCross"/>
            </w:pPr>
          </w:p>
        </w:tc>
        <w:tc>
          <w:tcPr>
            <w:tcW w:w="3960" w:type="dxa"/>
          </w:tcPr>
          <w:p w14:paraId="467FBC28" w14:textId="77777777" w:rsidR="00D31F38" w:rsidRPr="007425E1" w:rsidRDefault="00D31F38" w:rsidP="00E35F1F">
            <w:pPr>
              <w:pStyle w:val="EngIndEnd"/>
            </w:pPr>
            <w:r>
              <w:t xml:space="preserve">Alleluia. Alleluia. </w:t>
            </w:r>
            <w:r w:rsidRPr="007425E1">
              <w:t>Glory be to our God: Alleluia.</w:t>
            </w:r>
          </w:p>
        </w:tc>
        <w:tc>
          <w:tcPr>
            <w:tcW w:w="288" w:type="dxa"/>
          </w:tcPr>
          <w:p w14:paraId="2D622F29" w14:textId="77777777" w:rsidR="00D31F38" w:rsidRDefault="00D31F38" w:rsidP="00E35F1F"/>
        </w:tc>
        <w:tc>
          <w:tcPr>
            <w:tcW w:w="288" w:type="dxa"/>
          </w:tcPr>
          <w:p w14:paraId="2AB80F90" w14:textId="77777777" w:rsidR="00D31F38" w:rsidRDefault="00D31F38" w:rsidP="00E35F1F">
            <w:pPr>
              <w:pStyle w:val="CopticCross"/>
            </w:pPr>
          </w:p>
        </w:tc>
        <w:tc>
          <w:tcPr>
            <w:tcW w:w="3960" w:type="dxa"/>
          </w:tcPr>
          <w:p w14:paraId="7239CEB7" w14:textId="77777777" w:rsidR="00D31F38" w:rsidRPr="00A742AC" w:rsidRDefault="00D31F38" w:rsidP="00E35F1F">
            <w:pPr>
              <w:pStyle w:val="CoptIndEnd"/>
            </w:pPr>
            <w:r w:rsidRPr="006C7684">
              <w:t>Ⲡⲓⲱ̀ⲟⲩ ⲫⲁ Ⲡⲉⲛⲛⲟⲩϯ ⲡⲉ ⲁ̅ⲗ</w:t>
            </w:r>
          </w:p>
        </w:tc>
      </w:tr>
    </w:tbl>
    <w:p w14:paraId="3CA5D8EC" w14:textId="1842C458" w:rsidR="00D31F38" w:rsidRPr="00D31F38" w:rsidRDefault="009E143A" w:rsidP="009E143A">
      <w:pPr>
        <w:pStyle w:val="Rubrics0"/>
      </w:pPr>
      <w:r>
        <w:t xml:space="preserve">In Vespers Praise, or Matins Praise (also known as Lauds, or the second half of Midnight Priase,) continue with the Psali of the Day (see page </w:t>
      </w:r>
      <w:r>
        <w:fldChar w:fldCharType="begin"/>
      </w:r>
      <w:r>
        <w:instrText xml:space="preserve"> PAGEREF _Ref448471720 \h </w:instrText>
      </w:r>
      <w:r>
        <w:fldChar w:fldCharType="separate"/>
      </w:r>
      <w:r w:rsidR="000C7DE2">
        <w:rPr>
          <w:noProof/>
        </w:rPr>
        <w:t>412</w:t>
      </w:r>
      <w:r>
        <w:fldChar w:fldCharType="end"/>
      </w:r>
      <w:r>
        <w:t xml:space="preserve">, or Seasonal Psali (see </w:t>
      </w:r>
      <w:r>
        <w:fldChar w:fldCharType="begin"/>
      </w:r>
      <w:r>
        <w:instrText xml:space="preserve"> PAGEREF _Ref448471804 \h </w:instrText>
      </w:r>
      <w:r>
        <w:fldChar w:fldCharType="separate"/>
      </w:r>
      <w:r w:rsidR="000C7DE2">
        <w:rPr>
          <w:noProof/>
        </w:rPr>
        <w:t>603</w:t>
      </w:r>
      <w:r>
        <w:fldChar w:fldCharType="end"/>
      </w:r>
      <w:r>
        <w:t>).</w:t>
      </w:r>
    </w:p>
    <w:p w14:paraId="38CFB0EB" w14:textId="0919C436" w:rsidR="00823768" w:rsidRDefault="00823768" w:rsidP="00823768">
      <w:pPr>
        <w:pStyle w:val="Heading3"/>
      </w:pPr>
      <w:r>
        <w:t>Prophecies After the Canticles for the Vigil of Joyous Saturday</w:t>
      </w:r>
    </w:p>
    <w:p w14:paraId="179F0BBE" w14:textId="77777777" w:rsidR="00823768" w:rsidRDefault="00823768" w:rsidP="00823768">
      <w:pPr>
        <w:pStyle w:val="Heading4"/>
      </w:pPr>
      <w:r>
        <w:t>The Prayer of Solomon the King</w:t>
      </w:r>
    </w:p>
    <w:p w14:paraId="4B92322B" w14:textId="77777777" w:rsidR="00823768" w:rsidRDefault="00823768" w:rsidP="00823768">
      <w:pPr>
        <w:pStyle w:val="Rubric"/>
      </w:pPr>
      <w:r>
        <w:t>(3 Kings 8:22-30. Coptic rite: Joyous Saturday. Solomon’s Dedication Prayer)</w:t>
      </w:r>
    </w:p>
    <w:p w14:paraId="429B73A9" w14:textId="77777777" w:rsidR="00823768" w:rsidRDefault="00823768" w:rsidP="00823768">
      <w:pPr>
        <w:pStyle w:val="Body"/>
      </w:pPr>
      <w:r>
        <w:t>Then Solomon stood before the altar of the Lord in the presence of all the assembly of Israel, and spread out his hands toward heaven; and he said, “O Lord God of Israel, there is no God like You in heaven above or on earth below, keeping Your covenant and Your mercy for Your servant who walks before You with all his heart. You have kept what You promised Your servant David my father; You have both spoken with Your mouth, and fulfilled it with Your hand, as today. Now, O Lord God of Israel, keep what You promised Your servant David my father, saying, ‘You will not fail to have a man sit before Me on the throne of Israel, so long as your people guard and keep their ways to walk before Me, as you walked before Me.’ So now, O Lord God of Israel, let the word be confirmed You spoke to Your servant David my father.</w:t>
      </w:r>
    </w:p>
    <w:p w14:paraId="60B104A4" w14:textId="77777777" w:rsidR="00823768" w:rsidRDefault="00823768" w:rsidP="00823768">
      <w:pPr>
        <w:pStyle w:val="Body"/>
      </w:pPr>
      <w:r>
        <w:t>But will God indeed dwell with men on earth? If the heaven and the heaven of heaven will not be sufficient for You, how much less even this temple I built in Your name? Yet, O Lord God of Israel, regard my prayer, which Your servant is praying before You today, that Your eyes may be open toward this temple day and night, toward the place of which You said, ‘My name shall be there,’ to hear the prayer Your servant prays in this place day and night. You will hear the supplication of Your servant and of Your people Israel when they pray toward this place. You will hear in Your dwelling place in heaven, and You will be merciful.</w:t>
      </w:r>
    </w:p>
    <w:p w14:paraId="020BF727" w14:textId="77777777" w:rsidR="00823768" w:rsidRDefault="00823768" w:rsidP="00823768">
      <w:pPr>
        <w:pStyle w:val="Body"/>
      </w:pPr>
      <w:r>
        <w:t>When anyone sins against his neighbor, or if he takes up an oath that he should swear, and comes and redeems himself before Your altar in this temple, You will hear in heaven, and act, and judge Your people Israel; condemning the wicked, bringing his way on his own head, and justifying the righteous by giving to him according to his righteousness.”</w:t>
      </w:r>
    </w:p>
    <w:p w14:paraId="2015320A" w14:textId="77777777" w:rsidR="00823768" w:rsidRDefault="00823768" w:rsidP="00823768">
      <w:pPr>
        <w:pStyle w:val="Heading4"/>
      </w:pPr>
      <w:r>
        <w:lastRenderedPageBreak/>
        <w:t>The Prayer of Daniel the Prophet</w:t>
      </w:r>
    </w:p>
    <w:p w14:paraId="682D7D2E" w14:textId="77777777" w:rsidR="00823768" w:rsidRDefault="00823768" w:rsidP="00823768">
      <w:pPr>
        <w:pStyle w:val="Rubric"/>
      </w:pPr>
      <w:r>
        <w:t>(Daniel 9:4-19. Coptic rite: Joyous Saturday.)</w:t>
      </w:r>
    </w:p>
    <w:p w14:paraId="34282C7F" w14:textId="69876E39" w:rsidR="00823768" w:rsidRPr="00924E6C" w:rsidRDefault="003D0D65" w:rsidP="00924E6C">
      <w:pPr>
        <w:pStyle w:val="Body"/>
      </w:pPr>
      <w:r>
        <w:t>And</w:t>
      </w:r>
      <w:r w:rsidR="00823768" w:rsidRPr="00924E6C">
        <w:t xml:space="preserve"> I prayed to the Lord my God and </w:t>
      </w:r>
      <w:r>
        <w:t>confessed Him</w:t>
      </w:r>
      <w:r w:rsidR="00823768" w:rsidRPr="00924E6C">
        <w:t xml:space="preserve">. I said, “O Lord God, great and </w:t>
      </w:r>
      <w:r>
        <w:t>awesome</w:t>
      </w:r>
      <w:r w:rsidR="00823768" w:rsidRPr="00924E6C">
        <w:t>, who keeps Your covenant and mercy with those who love You and keep Your commandments—we have sinned and done wrong. We worked iniquity, fell away, and turned away from Your commandments and judgments. Neither did we obey Your servants the prophets who spoke in Your Name to our kings, our rulers, our fathers, and to all the people in the land. O Lord, righteousness belongs to You, but shame of face belongs to us, as it is today, to the men of Judah, to those who dwell in Jerusalem, and to all Israel, those near and far in all the earth, wherever You scattered them in their faithlessness by which they rejected You. O Lord, shame of face belongs to us, our kings, our rulers, and to our fathers who sinned against You. To the Lord our God belong mercy and forgiveness, whereas we fell away. We have not obeyed the voice of the Lord our God, to walk in His laws, which He set before us by the hands of His servants the prophets. Yes, all Israel transgressed Your law and turned aside, so as not to obey Your voice. Therefore the curse and the oath written in the Law of Moses the servant of God has come upon us, because we sinned against You. So He confirmed His words which He spoke against us and against our judges who judged us, by bringing upon us great calamities; for under the whole heaven such has not taken place, as the things that happened in Jerusalem. As it is written in the Law of Moses, all these calamities came upon us, yet we have not entreated the Lord our God so as to turn from our wrongdoings, and to gain insight into all Your truth. Therefore the Lord watched and brought all these things upon us, for the Lord our God is righteous in every work He does, though we have not obeyed His voice. So now, O Lord our God, who brought Your people from the land of Egypt with a strong hand, and who made Yourself a name as it is this day, we have sinned and acted lawlessly.</w:t>
      </w:r>
    </w:p>
    <w:p w14:paraId="043FD55D" w14:textId="10AF07C7" w:rsidR="00823768" w:rsidRPr="00924E6C" w:rsidRDefault="00823768" w:rsidP="00924E6C">
      <w:pPr>
        <w:pStyle w:val="Body"/>
      </w:pPr>
      <w:r w:rsidRPr="00924E6C">
        <w:t>“O Lord, in all Your mercy, let Your anger and Your wrath be turned away from Your city of Jerusalem, Your holy mountain, though we have sinned; for in our wrongdoings and those of our fathers, Jerusalem and Your people have become a disgrace among all those around us. So now, O Lord our God, listen to the prayers of Your servant and his supplications, and cause Your face to shine on Your sanctuary, which is deserted because of You, O Lord. O my God, incline Your ear and hear; open Your eyes and see our destruction and that of Your city, in which Your name is called upon; for not on the basis of our righteous deeds do we bring our prayer for mercy before You, but on the basis of Your abundant mercy. O Lord, hear! O Lord, forgive! O Lord, give heed and act! Do not delay for Your sake, O my God, for Your city and Your people are called by Your Name.”</w:t>
      </w:r>
    </w:p>
    <w:p w14:paraId="18EFFBF0" w14:textId="6FED4AAD" w:rsidR="00823768" w:rsidRDefault="00823768" w:rsidP="00823768">
      <w:pPr>
        <w:pStyle w:val="Heading4"/>
      </w:pPr>
      <w:r>
        <w:t>Susana</w:t>
      </w:r>
    </w:p>
    <w:p w14:paraId="2508BFB4" w14:textId="3228D49A" w:rsidR="00924E6C" w:rsidRDefault="00924E6C" w:rsidP="00924E6C">
      <w:pPr>
        <w:pStyle w:val="Body"/>
      </w:pPr>
      <w:r>
        <w:t xml:space="preserve">There was a man living in Babylon, and his name was Jehoiakim. He took a wife whose name was Susanna, the daughter of Hilkiah, a very beautiful woman and one who feared the Lord. Her parents were righteous and taught their daughter according to the Law of Moses. Jehoiakim was </w:t>
      </w:r>
      <w:r w:rsidR="006841DC">
        <w:t>very</w:t>
      </w:r>
      <w:r>
        <w:t xml:space="preserve"> wealthy, with a spacious garden adjoining his house, and the Jews came to him because he was the most honored of them all. In that year, two elders from the people </w:t>
      </w:r>
      <w:r>
        <w:lastRenderedPageBreak/>
        <w:t>were appointed as judges, concerning whom the Lord said, “Lawlessness came forth out of Babylon from the elders who were judges, who were supposed to govern the people.” These men were frequently at Jehoiakim’s house, and all who had judgments came to them.</w:t>
      </w:r>
    </w:p>
    <w:p w14:paraId="75C48079" w14:textId="101CD974" w:rsidR="00924E6C" w:rsidRDefault="00924E6C" w:rsidP="00924E6C">
      <w:pPr>
        <w:pStyle w:val="Body"/>
      </w:pPr>
      <w:r>
        <w:t>Now when the people departed at midday, Susanna would go into her husband’s garden to walk. So the two elders would see her going in and walking about every day, and they desired her. They turned away their heart and averted their eyes from looking to heaven, and from remembering righteous judgments. Both were pierced to the heart for her, but they did not tell each other their pain. They were ashamed to inform one another of their desire, because they wished to have relations with her. So every day they eagerly watched to see her. Finally they said to one another, “Let us go home, for it is time for the midday meal,” and going out, they parted from each other. But turning back, they met again, and when they pressured each other for the reason, they confessed their desire. Together they arranged for a time they could find her alone.</w:t>
      </w:r>
    </w:p>
    <w:p w14:paraId="0E81A682" w14:textId="2586B1DC" w:rsidR="00924E6C" w:rsidRDefault="00924E6C" w:rsidP="00924E6C">
      <w:pPr>
        <w:pStyle w:val="Body"/>
      </w:pPr>
      <w:r>
        <w:t>Then it came to pass, while they were waiting for an opportune day, she went in as before with only two maids. She also wished to bathe in the garden, for it was hot. For no one was there except the two elders, who hid themselves and were watching her. She said to her maids, “Bring me oil and ointments, and shut the doors of the garden, that I may bathe.” They did as she said and closed the garden doors. They went out by the side doors to bring the things commanded, but did not see the elders, because they were hidden.</w:t>
      </w:r>
    </w:p>
    <w:p w14:paraId="0F7A196C" w14:textId="5A6FD203" w:rsidR="00924E6C" w:rsidRDefault="00924E6C" w:rsidP="00924E6C">
      <w:pPr>
        <w:pStyle w:val="Body"/>
      </w:pPr>
      <w:r>
        <w:t>When the maids left, the two elders arose and ran to her, and said, “Look, the doors of the garden are closed, and no one will see us, and we desire you. Therefore give us your consent and lie with us. If you do not, we will testify that a young man was with you, and because of this you sent your maids away from you.” Then Susanna sighed deeply and said, “I am hemmed in on all sides, for if I do this thing, it is death for me; yet if I do not, I will not escape your hands. But it is better for me not to do it and to fall into your hands, than to sin against the Lord.” Then Susanna cried out with a loud voice, and the two elders cried out against her. One of them ran and opened the garden doors. When the household servants heard the cry in the garden, they rushed in by the side doors to see what had happened to her. So when the elders told their tale, the servants were deeply ashamed, for such a report had never been made about Susanna.</w:t>
      </w:r>
    </w:p>
    <w:p w14:paraId="5A2DFBFB" w14:textId="489BB3F2" w:rsidR="00924E6C" w:rsidRDefault="00924E6C" w:rsidP="00924E6C">
      <w:pPr>
        <w:pStyle w:val="Body"/>
      </w:pPr>
      <w:r>
        <w:t xml:space="preserve">Then it came to pass the next day, when the people assembled at the house of Jehoiakim, her husband, the two elders also came full of their lawless purpose against Susanna, to have her put to death. They said before all the people, “Send for Susanna the daughter of Hilkiah, who is the wife of Jehoiakim.” So they sent for her, and she came with her parents, her children, and all her kindred. Now Susanna was very desirable and beautiful to behold. However, she was veiled; thus the lawless men commanded she be unveiled, so as to enjoy her beauty. But her friends and all who saw her wept. Then the two elders arose in the midst of the people and laid their hands upon her head. She wept and looked up to heaven; for her heart trusted in the Lord. The two elders said, “As we were walking in the garden alone, this woman came in with two maids, closed the doors of the garden, and dismissed the maids. Then a young man who was hidden came to her and lay with her. Now we were in a corner of the garden and saw this </w:t>
      </w:r>
      <w:r w:rsidR="006841DC">
        <w:t>iniquity</w:t>
      </w:r>
      <w:r>
        <w:t>. So we ran to them and saw them having relations. But we could not hold the man, for he was stronger than we. He then opened the doors and rushed out. So we seized this woman and asked her who the young man was, but she was unwilling to tell us.” Thus the assembly believed them, as they were elders and judges among the people. So they condemned her to death.</w:t>
      </w:r>
    </w:p>
    <w:p w14:paraId="5C661DC9" w14:textId="5B56B4DB" w:rsidR="00924E6C" w:rsidRDefault="00924E6C" w:rsidP="00924E6C">
      <w:pPr>
        <w:pStyle w:val="Body"/>
      </w:pPr>
      <w:r>
        <w:t xml:space="preserve">But Susanna cried out with a loud voice and said, “O eternal God, who know both what is secret and all things before they come to be, You know these men testified against me falsely, </w:t>
      </w:r>
      <w:r>
        <w:lastRenderedPageBreak/>
        <w:t xml:space="preserve">and behold, I </w:t>
      </w:r>
      <w:r w:rsidR="006841DC">
        <w:t>will</w:t>
      </w:r>
      <w:r>
        <w:t xml:space="preserve"> die, though I did none of the things they wickedly invented against me.” The Lord heard her voice, and as she was being led away to be put to death, God aroused the holy spirit of a young boy, whose name was Daniel. He cried out with a loud voice, “I am innocent of the blood of this woman.” So all the people turned to him and said, “What is this thing you said?” Then he stood in their midst and said, “Are you such fools, O sons of Israel? Without examination or knowledge of the evidence, have you condemned a daughter of Israel? Return to the place of judgment, for these men testified against her falsely.”</w:t>
      </w:r>
    </w:p>
    <w:p w14:paraId="3710D7D4" w14:textId="4B651CFB" w:rsidR="00924E6C" w:rsidRDefault="00924E6C" w:rsidP="00924E6C">
      <w:pPr>
        <w:pStyle w:val="Body"/>
      </w:pPr>
      <w:r>
        <w:t xml:space="preserve">So all the people returned with haste. The elders said to him, “Come, sit in our midst and inform us, for God gives you that privilege.” Daniel then said to them, “Separate them far from each other, and I will examine them.” When they were separated from each other, he summoned one of them and said to him, “You old man of evil days, now the sins you committed in earlier days have come home; for you pronounce unjust judgments, condemn the innocent, and set the guilty free. Yet the Lord said, ‘You shall not kill the innocent and the righteous.’ Now then, if indeed you saw her, tell me, under which tree did you see them being intimate with each other?” He replied, “Under a mastic tree.” Daniel then said, “Plainly, you lied against your own head, for even now the angel of God receives the sentence from God, and he </w:t>
      </w:r>
      <w:r w:rsidR="006841DC">
        <w:t>will</w:t>
      </w:r>
      <w:r>
        <w:t xml:space="preserve"> cut you in two.”</w:t>
      </w:r>
    </w:p>
    <w:p w14:paraId="1C34BC41" w14:textId="2585CD80" w:rsidR="00924E6C" w:rsidRDefault="00924E6C" w:rsidP="00924E6C">
      <w:pPr>
        <w:pStyle w:val="Body"/>
      </w:pPr>
      <w:r>
        <w:t>Then he removed him, and commanded them to bring the other. He said to him, “You seed of Canaan and not of Judah, beauty deceived you, and desire turned away your heart. This is how both of you deal with the daughters of Israel, and they have been intimate with you through fear; but a daughter of Judah would not endure your lawlessness. Now then, tell me, under what tree did you catch them being intimate with each other?” He replied, “Under the evergreen oak.” Daniel said to him, “Plainly, you also lied against your own head, for the angel of God is waiting with his sword to cut you in two, that he may destroy both of you.”</w:t>
      </w:r>
    </w:p>
    <w:p w14:paraId="2E26D418" w14:textId="413A383C" w:rsidR="00924E6C" w:rsidRDefault="00924E6C" w:rsidP="00924E6C">
      <w:pPr>
        <w:pStyle w:val="Body"/>
      </w:pPr>
      <w:r>
        <w:t>Then the whole assembly cried out with a loud voice and blessed God, who saves those who hope in Him. So they rose up against the two elders, for Daniel convicted them out of their own mouth of bearing false witness; and they did to them the thing they maliciously intended to do against their neighbor. For acting in accordance with the Law of Moses, they put them to death. Therefore innocent blood was saved on that day.</w:t>
      </w:r>
    </w:p>
    <w:p w14:paraId="5A663977" w14:textId="77BEC33D" w:rsidR="00E35F1F" w:rsidRDefault="00924E6C" w:rsidP="00924E6C">
      <w:pPr>
        <w:pStyle w:val="Body"/>
        <w:rPr>
          <w:rFonts w:ascii="Castellar" w:eastAsiaTheme="majorEastAsia" w:hAnsi="Castellar" w:cstheme="majorBidi"/>
          <w:b/>
          <w:bCs/>
          <w:color w:val="000000" w:themeColor="text1"/>
          <w:sz w:val="56"/>
          <w:szCs w:val="56"/>
        </w:rPr>
      </w:pPr>
      <w:r>
        <w:t xml:space="preserve">Hilkiah and his wife praised God for their daughter, with Jehoiakim her husband and all her kindred, because nothing shameful was found in her. </w:t>
      </w:r>
      <w:r w:rsidR="006841DC">
        <w:t>And</w:t>
      </w:r>
      <w:r>
        <w:t xml:space="preserve"> Daniel </w:t>
      </w:r>
      <w:r w:rsidR="006841DC">
        <w:t>became</w:t>
      </w:r>
      <w:r>
        <w:t xml:space="preserve"> great among the people from that day onward.</w:t>
      </w:r>
      <w:r w:rsidR="00E35F1F">
        <w:br w:type="page"/>
      </w:r>
    </w:p>
    <w:p w14:paraId="779A06CF" w14:textId="4AE3D0BC" w:rsidR="00E35F1F" w:rsidRDefault="00D31F38" w:rsidP="00D31F38">
      <w:pPr>
        <w:pStyle w:val="Heading1"/>
      </w:pPr>
      <w:bookmarkStart w:id="566" w:name="_Ref448228521"/>
      <w:bookmarkStart w:id="567" w:name="_Ref448228524"/>
      <w:bookmarkStart w:id="568" w:name="_Ref448471720"/>
      <w:bookmarkStart w:id="569" w:name="_Toc448696629"/>
      <w:r>
        <w:lastRenderedPageBreak/>
        <w:t>The Annual Psalis and Theotokia</w:t>
      </w:r>
      <w:bookmarkEnd w:id="566"/>
      <w:bookmarkEnd w:id="567"/>
      <w:bookmarkEnd w:id="568"/>
      <w:bookmarkEnd w:id="569"/>
    </w:p>
    <w:p w14:paraId="20CB97F0" w14:textId="77777777" w:rsidR="00E35F1F" w:rsidRDefault="00E35F1F">
      <w:pPr>
        <w:jc w:val="left"/>
        <w:rPr>
          <w:rFonts w:ascii="Castellar" w:eastAsiaTheme="majorEastAsia" w:hAnsi="Castellar" w:cstheme="majorBidi"/>
          <w:b/>
          <w:bCs/>
          <w:color w:val="000000" w:themeColor="text1"/>
          <w:sz w:val="56"/>
          <w:szCs w:val="56"/>
        </w:rPr>
      </w:pPr>
      <w:r>
        <w:br w:type="page"/>
      </w:r>
    </w:p>
    <w:p w14:paraId="5EED2651" w14:textId="731C68DE" w:rsidR="00D31F38" w:rsidRDefault="00E35F1F" w:rsidP="00E35F1F">
      <w:pPr>
        <w:pStyle w:val="Heading2"/>
      </w:pPr>
      <w:bookmarkStart w:id="570" w:name="_Toc448696630"/>
      <w:r>
        <w:lastRenderedPageBreak/>
        <w:t>Sunday</w:t>
      </w:r>
      <w:bookmarkEnd w:id="570"/>
    </w:p>
    <w:p w14:paraId="45726092" w14:textId="77777777" w:rsidR="00E35F1F" w:rsidRDefault="00E35F1F" w:rsidP="00E35F1F">
      <w:pPr>
        <w:pStyle w:val="Heading3"/>
        <w:rPr>
          <w:lang w:val="en-US"/>
        </w:rPr>
      </w:pPr>
      <w:bookmarkStart w:id="571" w:name="_Toc297322066"/>
      <w:bookmarkStart w:id="572" w:name="_Toc297407711"/>
      <w:bookmarkStart w:id="573" w:name="_Toc298445763"/>
      <w:bookmarkStart w:id="574" w:name="_Toc298447488"/>
      <w:bookmarkStart w:id="575" w:name="_Toc308441905"/>
      <w:bookmarkStart w:id="576" w:name="_Ref452620816"/>
      <w:bookmarkStart w:id="577" w:name="_Ref452620821"/>
      <w:r>
        <w:rPr>
          <w:lang w:val="en-US"/>
        </w:rPr>
        <w:t>The Sunday Psali for the Lord</w:t>
      </w:r>
      <w:bookmarkEnd w:id="571"/>
      <w:bookmarkEnd w:id="572"/>
      <w:bookmarkEnd w:id="573"/>
      <w:bookmarkEnd w:id="574"/>
      <w:bookmarkEnd w:id="575"/>
      <w:bookmarkEnd w:id="576"/>
      <w:bookmarkEnd w:id="577"/>
    </w:p>
    <w:p w14:paraId="136558CF" w14:textId="2DAE99D4" w:rsidR="006F0694" w:rsidRPr="00CE3852" w:rsidRDefault="00E35F1F" w:rsidP="006F0694">
      <w:pPr>
        <w:pStyle w:val="Heading5non-TOC"/>
        <w:rPr>
          <w:lang w:val="en-US"/>
        </w:rPr>
      </w:pPr>
      <w:commentRangeStart w:id="578"/>
      <w:r w:rsidRPr="00FC3604">
        <w:rPr>
          <w:lang w:val="en-US"/>
        </w:rPr>
        <w:t>- Ⲏ</w:t>
      </w:r>
      <w:r w:rsidRPr="00FC3604">
        <w:rPr>
          <w:rFonts w:ascii="Times New Roman" w:hAnsi="Times New Roman" w:cs="Times New Roman"/>
          <w:lang w:val="en-US"/>
        </w:rPr>
        <w:t>̀</w:t>
      </w:r>
      <w:r w:rsidRPr="00FC3604">
        <w:rPr>
          <w:lang w:val="en-US"/>
        </w:rPr>
        <w:t>ⲭⲟⲥ Ⲁⲇⲁⲙ ⲡⲓⲁ</w:t>
      </w:r>
      <w:r w:rsidRPr="00FC3604">
        <w:rPr>
          <w:rFonts w:ascii="Times New Roman" w:hAnsi="Times New Roman" w:cs="Times New Roman"/>
          <w:lang w:val="en-US"/>
        </w:rPr>
        <w:t>̅</w:t>
      </w:r>
      <w:r w:rsidRPr="00FC3604">
        <w:rPr>
          <w:lang w:val="en-US"/>
        </w:rPr>
        <w:t xml:space="preserve"> -</w:t>
      </w:r>
      <w:commentRangeEnd w:id="578"/>
      <w:r>
        <w:rPr>
          <w:rStyle w:val="CommentReference"/>
          <w:rFonts w:ascii="Garamond" w:eastAsiaTheme="minorHAnsi" w:hAnsi="Garamond" w:cstheme="minorBidi"/>
        </w:rPr>
        <w:commentReference w:id="578"/>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5D5A03E" w14:textId="77777777" w:rsidTr="00E35F1F">
        <w:trPr>
          <w:cantSplit/>
          <w:jc w:val="center"/>
        </w:trPr>
        <w:tc>
          <w:tcPr>
            <w:tcW w:w="288" w:type="dxa"/>
          </w:tcPr>
          <w:p w14:paraId="346C0E8D" w14:textId="77777777" w:rsidR="00E35F1F" w:rsidRDefault="00E35F1F" w:rsidP="00E35F1F">
            <w:pPr>
              <w:pStyle w:val="CopticCross"/>
            </w:pPr>
          </w:p>
        </w:tc>
        <w:tc>
          <w:tcPr>
            <w:tcW w:w="3960" w:type="dxa"/>
          </w:tcPr>
          <w:p w14:paraId="30770CB8" w14:textId="77777777" w:rsidR="00E35F1F" w:rsidRDefault="00E35F1F" w:rsidP="00E35F1F">
            <w:pPr>
              <w:pStyle w:val="EngHang"/>
            </w:pPr>
            <w:r>
              <w:t xml:space="preserve">I sought after You, </w:t>
            </w:r>
          </w:p>
          <w:p w14:paraId="622FABFC" w14:textId="77777777" w:rsidR="00E35F1F" w:rsidRDefault="00E35F1F" w:rsidP="00E35F1F">
            <w:pPr>
              <w:pStyle w:val="EngHang"/>
            </w:pPr>
            <w:r>
              <w:t>From the depth of my heart:</w:t>
            </w:r>
          </w:p>
          <w:p w14:paraId="59E5C4C7" w14:textId="77777777" w:rsidR="00E35F1F" w:rsidRDefault="00E35F1F" w:rsidP="00E35F1F">
            <w:pPr>
              <w:pStyle w:val="EngHang"/>
            </w:pPr>
            <w:r>
              <w:t>My Lord Jesus,</w:t>
            </w:r>
          </w:p>
          <w:p w14:paraId="5EBAE527" w14:textId="77777777" w:rsidR="00E35F1F" w:rsidRPr="001A0083" w:rsidRDefault="00E35F1F" w:rsidP="00E35F1F">
            <w:pPr>
              <w:pStyle w:val="EngHangEnd"/>
            </w:pPr>
            <w:r>
              <w:t>Help me.</w:t>
            </w:r>
          </w:p>
        </w:tc>
        <w:tc>
          <w:tcPr>
            <w:tcW w:w="288" w:type="dxa"/>
          </w:tcPr>
          <w:p w14:paraId="42F5E15C" w14:textId="77777777" w:rsidR="00E35F1F" w:rsidRDefault="00E35F1F" w:rsidP="00E35F1F"/>
        </w:tc>
        <w:tc>
          <w:tcPr>
            <w:tcW w:w="288" w:type="dxa"/>
          </w:tcPr>
          <w:p w14:paraId="6DD3583E" w14:textId="77777777" w:rsidR="00E35F1F" w:rsidRDefault="00E35F1F" w:rsidP="00E35F1F">
            <w:pPr>
              <w:pStyle w:val="CopticCross"/>
            </w:pPr>
          </w:p>
        </w:tc>
        <w:tc>
          <w:tcPr>
            <w:tcW w:w="3960" w:type="dxa"/>
          </w:tcPr>
          <w:p w14:paraId="5FED29D9" w14:textId="77777777" w:rsidR="00E35F1F" w:rsidRDefault="00E35F1F" w:rsidP="00E35F1F">
            <w:pPr>
              <w:pStyle w:val="CopticVersemulti-line"/>
            </w:pPr>
            <w:r w:rsidRPr="00CE3852">
              <w:t>Ⲁⲓⲕⲱϯ ⲛ̀ⲥⲱⲕ</w:t>
            </w:r>
          </w:p>
          <w:p w14:paraId="286B5641" w14:textId="77777777" w:rsidR="00E35F1F" w:rsidRDefault="00E35F1F" w:rsidP="00E35F1F">
            <w:pPr>
              <w:pStyle w:val="CopticVersemulti-line"/>
            </w:pPr>
            <w:r w:rsidRPr="00CE3852">
              <w:t>ϧⲉⲛ ⲡ̀ϣⲱⲕ ⲙ̀ⲡⲁϩⲏⲧ</w:t>
            </w:r>
          </w:p>
          <w:p w14:paraId="38D8CF16" w14:textId="77777777" w:rsidR="00E35F1F" w:rsidRDefault="00E35F1F" w:rsidP="00E35F1F">
            <w:pPr>
              <w:pStyle w:val="CopticVersemulti-line"/>
            </w:pPr>
            <w:r w:rsidRPr="00CE3852">
              <w:t>ⲡⲁⲟ̅ⲥ̅ Ⲓⲏ̅ⲥ</w:t>
            </w:r>
          </w:p>
          <w:p w14:paraId="708D3FCD" w14:textId="77777777" w:rsidR="00E35F1F" w:rsidRPr="00A742AC" w:rsidRDefault="00E35F1F" w:rsidP="00E35F1F">
            <w:pPr>
              <w:pStyle w:val="CopticVersemulti-line"/>
            </w:pPr>
            <w:r w:rsidRPr="00CE3852">
              <w:t>ⲁⲣⲓⲃⲟⲏⲑⲓⲛ ⲉ</w:t>
            </w:r>
            <w:r>
              <w:t>̀</w:t>
            </w:r>
            <w:r w:rsidRPr="00CE3852">
              <w:t>ⲣⲟⲓ</w:t>
            </w:r>
          </w:p>
        </w:tc>
      </w:tr>
      <w:tr w:rsidR="00E35F1F" w14:paraId="791EC72E" w14:textId="77777777" w:rsidTr="00E35F1F">
        <w:trPr>
          <w:cantSplit/>
          <w:jc w:val="center"/>
        </w:trPr>
        <w:tc>
          <w:tcPr>
            <w:tcW w:w="288" w:type="dxa"/>
          </w:tcPr>
          <w:p w14:paraId="1F7165A2" w14:textId="77777777" w:rsidR="00E35F1F" w:rsidRDefault="00E35F1F" w:rsidP="00E35F1F">
            <w:pPr>
              <w:pStyle w:val="CopticCross"/>
            </w:pPr>
          </w:p>
        </w:tc>
        <w:tc>
          <w:tcPr>
            <w:tcW w:w="3960" w:type="dxa"/>
          </w:tcPr>
          <w:p w14:paraId="5C54BC1C" w14:textId="77777777" w:rsidR="00E35F1F" w:rsidRDefault="00E35F1F" w:rsidP="00E35F1F">
            <w:pPr>
              <w:pStyle w:val="EngHang"/>
            </w:pPr>
            <w:r>
              <w:t>Loosen all the bonds</w:t>
            </w:r>
          </w:p>
          <w:p w14:paraId="39C16A38" w14:textId="77777777" w:rsidR="00E35F1F" w:rsidRDefault="00E35F1F" w:rsidP="00E35F1F">
            <w:pPr>
              <w:pStyle w:val="EngHang"/>
            </w:pPr>
            <w:r>
              <w:t>Of sin from me:</w:t>
            </w:r>
          </w:p>
          <w:p w14:paraId="4C14BD56" w14:textId="77777777" w:rsidR="00E35F1F" w:rsidRDefault="00E35F1F" w:rsidP="00E35F1F">
            <w:pPr>
              <w:pStyle w:val="EngHang"/>
            </w:pPr>
            <w:r>
              <w:t>My Lord Jesus Christ,</w:t>
            </w:r>
          </w:p>
          <w:p w14:paraId="52B061A9" w14:textId="77777777" w:rsidR="00E35F1F" w:rsidRPr="001A0083" w:rsidRDefault="00E35F1F" w:rsidP="00E35F1F">
            <w:pPr>
              <w:pStyle w:val="EngHangEnd"/>
            </w:pPr>
            <w:r>
              <w:t>Help me.</w:t>
            </w:r>
          </w:p>
        </w:tc>
        <w:tc>
          <w:tcPr>
            <w:tcW w:w="288" w:type="dxa"/>
          </w:tcPr>
          <w:p w14:paraId="539F6CEE" w14:textId="77777777" w:rsidR="00E35F1F" w:rsidRDefault="00E35F1F" w:rsidP="00E35F1F"/>
        </w:tc>
        <w:tc>
          <w:tcPr>
            <w:tcW w:w="288" w:type="dxa"/>
          </w:tcPr>
          <w:p w14:paraId="2622CCD1" w14:textId="77777777" w:rsidR="00E35F1F" w:rsidRDefault="00E35F1F" w:rsidP="00E35F1F">
            <w:pPr>
              <w:pStyle w:val="CopticCross"/>
            </w:pPr>
          </w:p>
        </w:tc>
        <w:tc>
          <w:tcPr>
            <w:tcW w:w="3960" w:type="dxa"/>
          </w:tcPr>
          <w:p w14:paraId="2018260D" w14:textId="77777777" w:rsidR="00E35F1F" w:rsidRDefault="00E35F1F" w:rsidP="00E35F1F">
            <w:pPr>
              <w:pStyle w:val="CopticVersemulti-line"/>
            </w:pPr>
            <w:r w:rsidRPr="00CE3852">
              <w:t>Ⲃⲱⲗ ⲉⲃⲟⲗ ϩⲁⲣⲟⲓ</w:t>
            </w:r>
          </w:p>
          <w:p w14:paraId="59787612" w14:textId="77777777" w:rsidR="00E35F1F" w:rsidRDefault="00E35F1F" w:rsidP="00E35F1F">
            <w:pPr>
              <w:pStyle w:val="CopticVersemulti-line"/>
            </w:pPr>
            <w:r w:rsidRPr="00CE3852">
              <w:t>ⲛ̀ⲛⲓⲥ̀ⲛⲁⲩϩ ⲛ̀ⲧⲉ ⲫ̀ⲛⲟⲃⲓ</w:t>
            </w:r>
          </w:p>
          <w:p w14:paraId="7D5676F6" w14:textId="77777777" w:rsidR="00E35F1F" w:rsidRPr="00A742AC" w:rsidRDefault="00E35F1F" w:rsidP="00E35F1F">
            <w:pPr>
              <w:pStyle w:val="CopticVerse"/>
            </w:pPr>
            <w:r w:rsidRPr="00CE3852">
              <w:t>ⲡⲁⲟ̅ⲥ̅ Ⲓⲏ̅ⲥ Ⲡⲭ̅ⲥ</w:t>
            </w:r>
            <w:r>
              <w:t xml:space="preserve"> </w:t>
            </w:r>
            <w:r w:rsidRPr="00CE3852">
              <w:t>ⲁⲣⲓⲃⲟⲏⲑⲓⲛ ⲉⲣⲟⲓ</w:t>
            </w:r>
          </w:p>
        </w:tc>
      </w:tr>
      <w:tr w:rsidR="00E35F1F" w14:paraId="210C201F" w14:textId="77777777" w:rsidTr="00E35F1F">
        <w:trPr>
          <w:cantSplit/>
          <w:jc w:val="center"/>
        </w:trPr>
        <w:tc>
          <w:tcPr>
            <w:tcW w:w="288" w:type="dxa"/>
          </w:tcPr>
          <w:p w14:paraId="2CCC2DD1" w14:textId="77777777" w:rsidR="00E35F1F" w:rsidRDefault="00E35F1F" w:rsidP="00E35F1F">
            <w:pPr>
              <w:pStyle w:val="CopticCross"/>
            </w:pPr>
            <w:r>
              <w:t>¿</w:t>
            </w:r>
          </w:p>
        </w:tc>
        <w:tc>
          <w:tcPr>
            <w:tcW w:w="3960" w:type="dxa"/>
          </w:tcPr>
          <w:p w14:paraId="30067961" w14:textId="77777777" w:rsidR="00E35F1F" w:rsidRDefault="00E35F1F" w:rsidP="00E35F1F">
            <w:pPr>
              <w:pStyle w:val="EngHang"/>
            </w:pPr>
            <w:r>
              <w:t>Be a help to me</w:t>
            </w:r>
          </w:p>
          <w:p w14:paraId="036B3889" w14:textId="77777777" w:rsidR="00E35F1F" w:rsidRDefault="00E35F1F" w:rsidP="00E35F1F">
            <w:pPr>
              <w:pStyle w:val="EngHang"/>
            </w:pPr>
            <w:r>
              <w:t>So that You may save me:</w:t>
            </w:r>
          </w:p>
          <w:p w14:paraId="43649F62" w14:textId="77777777" w:rsidR="00E35F1F" w:rsidRDefault="00E35F1F" w:rsidP="00E35F1F">
            <w:pPr>
              <w:pStyle w:val="EngHang"/>
            </w:pPr>
            <w:r>
              <w:t>My Lord Jesus,</w:t>
            </w:r>
          </w:p>
          <w:p w14:paraId="0643549D" w14:textId="77777777" w:rsidR="00E35F1F" w:rsidRPr="00195761" w:rsidRDefault="00E35F1F" w:rsidP="00E35F1F">
            <w:pPr>
              <w:pStyle w:val="EngHangEnd"/>
              <w:rPr>
                <w:szCs w:val="22"/>
              </w:rPr>
            </w:pPr>
            <w:r>
              <w:t>help me.</w:t>
            </w:r>
          </w:p>
        </w:tc>
        <w:tc>
          <w:tcPr>
            <w:tcW w:w="288" w:type="dxa"/>
          </w:tcPr>
          <w:p w14:paraId="6011AEA0" w14:textId="77777777" w:rsidR="00E35F1F" w:rsidRDefault="00E35F1F" w:rsidP="00E35F1F"/>
        </w:tc>
        <w:tc>
          <w:tcPr>
            <w:tcW w:w="288" w:type="dxa"/>
          </w:tcPr>
          <w:p w14:paraId="216514AE" w14:textId="77777777" w:rsidR="00E35F1F" w:rsidRDefault="00E35F1F" w:rsidP="00E35F1F">
            <w:pPr>
              <w:pStyle w:val="CopticCross"/>
            </w:pPr>
            <w:r>
              <w:t>¿</w:t>
            </w:r>
          </w:p>
        </w:tc>
        <w:tc>
          <w:tcPr>
            <w:tcW w:w="3960" w:type="dxa"/>
          </w:tcPr>
          <w:p w14:paraId="3DD727E9" w14:textId="77777777" w:rsidR="00E35F1F" w:rsidRDefault="00E35F1F" w:rsidP="00E35F1F">
            <w:pPr>
              <w:pStyle w:val="CopticVersemulti-line"/>
            </w:pPr>
            <w:r w:rsidRPr="00CE3852">
              <w:t xml:space="preserve">Ⲅⲉⲛⲧⲏⲓ ⲙ̀ⲃⲟⲏⲑⲟⲥ </w:t>
            </w:r>
            <w:commentRangeStart w:id="579"/>
            <w:r w:rsidRPr="00FC3604">
              <w:t>ⲛⲏⲓ</w:t>
            </w:r>
            <w:commentRangeEnd w:id="579"/>
            <w:r>
              <w:rPr>
                <w:rStyle w:val="CommentReference"/>
                <w:rFonts w:ascii="Garamond" w:hAnsi="Garamond" w:cstheme="minorBidi"/>
                <w:noProof w:val="0"/>
                <w:lang w:val="en-CA"/>
              </w:rPr>
              <w:commentReference w:id="579"/>
            </w:r>
          </w:p>
          <w:p w14:paraId="0222E12D" w14:textId="77777777" w:rsidR="00E35F1F" w:rsidRDefault="00E35F1F" w:rsidP="00E35F1F">
            <w:pPr>
              <w:pStyle w:val="CopticVersemulti-line"/>
            </w:pPr>
            <w:r w:rsidRPr="00CE3852">
              <w:t>ⲉⲑⲣⲉⲕⲥⲱϯ ⲙ̀ⲙⲟⲓ</w:t>
            </w:r>
          </w:p>
          <w:p w14:paraId="0F25326C" w14:textId="77777777" w:rsidR="00E35F1F" w:rsidRPr="00A742AC" w:rsidRDefault="00E35F1F" w:rsidP="00E35F1F">
            <w:pPr>
              <w:pStyle w:val="CopticVerse"/>
            </w:pPr>
            <w:r w:rsidRPr="00CE3852">
              <w:t>ⲡⲁⲟ̅ⲥ̅ Ⲓⲏ̅ⲥ ⲁⲣⲓⲃⲟⲏⲑⲓⲛ ⲉⲣⲟⲓ</w:t>
            </w:r>
          </w:p>
        </w:tc>
      </w:tr>
      <w:tr w:rsidR="00E35F1F" w14:paraId="36BD4DDE" w14:textId="77777777" w:rsidTr="00E35F1F">
        <w:trPr>
          <w:cantSplit/>
          <w:jc w:val="center"/>
        </w:trPr>
        <w:tc>
          <w:tcPr>
            <w:tcW w:w="288" w:type="dxa"/>
          </w:tcPr>
          <w:p w14:paraId="6939094B" w14:textId="77777777" w:rsidR="00E35F1F" w:rsidRDefault="00E35F1F" w:rsidP="00E35F1F">
            <w:pPr>
              <w:pStyle w:val="CopticCross"/>
            </w:pPr>
            <w:r>
              <w:t>¿</w:t>
            </w:r>
          </w:p>
        </w:tc>
        <w:tc>
          <w:tcPr>
            <w:tcW w:w="3960" w:type="dxa"/>
          </w:tcPr>
          <w:p w14:paraId="4C267FC0" w14:textId="77777777" w:rsidR="00E35F1F" w:rsidRDefault="00E35F1F" w:rsidP="00E35F1F">
            <w:pPr>
              <w:pStyle w:val="EngHang"/>
            </w:pPr>
            <w:r>
              <w:t>My your goodness</w:t>
            </w:r>
          </w:p>
          <w:p w14:paraId="7BFFCC1A" w14:textId="77777777" w:rsidR="00E35F1F" w:rsidRDefault="00E35F1F" w:rsidP="00E35F1F">
            <w:pPr>
              <w:pStyle w:val="EngHang"/>
            </w:pPr>
            <w:r>
              <w:t>Come to me quickly:</w:t>
            </w:r>
          </w:p>
          <w:p w14:paraId="1F45FC1B" w14:textId="77777777" w:rsidR="00E35F1F" w:rsidRDefault="00E35F1F" w:rsidP="00E35F1F">
            <w:pPr>
              <w:pStyle w:val="EngHang"/>
            </w:pPr>
            <w:r>
              <w:t>My Lord Jesus Christ</w:t>
            </w:r>
          </w:p>
          <w:p w14:paraId="5AE5589F" w14:textId="77777777" w:rsidR="00E35F1F" w:rsidRDefault="00E35F1F" w:rsidP="00E35F1F">
            <w:pPr>
              <w:pStyle w:val="EngHangEnd"/>
            </w:pPr>
            <w:r>
              <w:t>Help me.</w:t>
            </w:r>
          </w:p>
        </w:tc>
        <w:tc>
          <w:tcPr>
            <w:tcW w:w="288" w:type="dxa"/>
          </w:tcPr>
          <w:p w14:paraId="2B85AA2C" w14:textId="77777777" w:rsidR="00E35F1F" w:rsidRDefault="00E35F1F" w:rsidP="00E35F1F"/>
        </w:tc>
        <w:tc>
          <w:tcPr>
            <w:tcW w:w="288" w:type="dxa"/>
          </w:tcPr>
          <w:p w14:paraId="41DE2EBA" w14:textId="77777777" w:rsidR="00E35F1F" w:rsidRDefault="00E35F1F" w:rsidP="00E35F1F">
            <w:pPr>
              <w:pStyle w:val="CopticCross"/>
            </w:pPr>
            <w:r>
              <w:t>¿</w:t>
            </w:r>
          </w:p>
        </w:tc>
        <w:tc>
          <w:tcPr>
            <w:tcW w:w="3960" w:type="dxa"/>
          </w:tcPr>
          <w:p w14:paraId="03B3801F" w14:textId="77777777" w:rsidR="00E35F1F" w:rsidRDefault="00E35F1F" w:rsidP="00E35F1F">
            <w:pPr>
              <w:pStyle w:val="CopticVersemulti-line"/>
            </w:pPr>
            <w:r w:rsidRPr="00CE3852">
              <w:t>Ⲇⲉⲕⲙⲉⲧⲁⲅⲁⲑⲟⲥ</w:t>
            </w:r>
          </w:p>
          <w:p w14:paraId="1846E3FB" w14:textId="77777777" w:rsidR="00E35F1F" w:rsidRDefault="00E35F1F" w:rsidP="00E35F1F">
            <w:pPr>
              <w:pStyle w:val="CopticVersemulti-line"/>
            </w:pPr>
            <w:r w:rsidRPr="00CE3852">
              <w:t>ⲙⲁⲣⲉⲥⲧⲁϩⲟⲓ ⲛ̀ⲭⲱⲗⲉⲙ</w:t>
            </w:r>
          </w:p>
          <w:p w14:paraId="72A4C8EE" w14:textId="77777777" w:rsidR="00E35F1F" w:rsidRPr="00A742AC" w:rsidRDefault="00E35F1F" w:rsidP="00E35F1F">
            <w:pPr>
              <w:pStyle w:val="CopticVerse"/>
            </w:pPr>
            <w:r w:rsidRPr="00CE3852">
              <w:t>ⲡⲁⲟ̅ⲥ̅ Ⲓⲏ̅ⲥ Ⲡⲭ̅ⲥ ⲁⲣⲓⲃⲟⲏⲑⲓⲛ ⲉⲣⲟⲓ</w:t>
            </w:r>
          </w:p>
        </w:tc>
      </w:tr>
      <w:tr w:rsidR="00E35F1F" w14:paraId="0F390B88" w14:textId="77777777" w:rsidTr="00E35F1F">
        <w:trPr>
          <w:cantSplit/>
          <w:jc w:val="center"/>
        </w:trPr>
        <w:tc>
          <w:tcPr>
            <w:tcW w:w="288" w:type="dxa"/>
          </w:tcPr>
          <w:p w14:paraId="17611DC9" w14:textId="77777777" w:rsidR="00E35F1F" w:rsidRDefault="00E35F1F" w:rsidP="00E35F1F">
            <w:pPr>
              <w:pStyle w:val="CopticCross"/>
            </w:pPr>
          </w:p>
        </w:tc>
        <w:tc>
          <w:tcPr>
            <w:tcW w:w="3960" w:type="dxa"/>
          </w:tcPr>
          <w:p w14:paraId="03C05D39" w14:textId="77777777" w:rsidR="00E35F1F" w:rsidRDefault="00E35F1F" w:rsidP="00E35F1F">
            <w:pPr>
              <w:pStyle w:val="EngHang"/>
              <w:rPr>
                <w:rFonts w:eastAsiaTheme="minorHAnsi"/>
              </w:rPr>
            </w:pPr>
            <w:r>
              <w:rPr>
                <w:rFonts w:eastAsiaTheme="minorHAnsi"/>
              </w:rPr>
              <w:t>Overshadow me</w:t>
            </w:r>
          </w:p>
          <w:p w14:paraId="05C505D7" w14:textId="77777777" w:rsidR="00E35F1F" w:rsidRDefault="00E35F1F" w:rsidP="00E35F1F">
            <w:pPr>
              <w:pStyle w:val="EngHang"/>
              <w:rPr>
                <w:rFonts w:eastAsiaTheme="minorHAnsi"/>
              </w:rPr>
            </w:pPr>
            <w:r>
              <w:rPr>
                <w:rFonts w:eastAsiaTheme="minorHAnsi"/>
              </w:rPr>
              <w:t>W</w:t>
            </w:r>
            <w:r w:rsidRPr="007425E1">
              <w:rPr>
                <w:rFonts w:eastAsiaTheme="minorHAnsi"/>
              </w:rPr>
              <w:t xml:space="preserve">ith the shadow of </w:t>
            </w:r>
            <w:r>
              <w:rPr>
                <w:rFonts w:eastAsiaTheme="minorHAnsi"/>
              </w:rPr>
              <w:t>Your</w:t>
            </w:r>
            <w:r w:rsidRPr="007425E1">
              <w:rPr>
                <w:rFonts w:eastAsiaTheme="minorHAnsi"/>
              </w:rPr>
              <w:t xml:space="preserve"> wings:</w:t>
            </w:r>
          </w:p>
          <w:p w14:paraId="727DAA12" w14:textId="77777777" w:rsidR="00E35F1F" w:rsidRDefault="00E35F1F" w:rsidP="00E35F1F">
            <w:pPr>
              <w:pStyle w:val="EngHang"/>
              <w:rPr>
                <w:rFonts w:eastAsiaTheme="minorHAnsi"/>
              </w:rPr>
            </w:pPr>
            <w:r>
              <w:rPr>
                <w:rFonts w:eastAsiaTheme="minorHAnsi"/>
              </w:rPr>
              <w:t>My Lord Jesus,</w:t>
            </w:r>
          </w:p>
          <w:p w14:paraId="59F271BE" w14:textId="77777777" w:rsidR="00E35F1F" w:rsidRPr="001A0083" w:rsidRDefault="00E35F1F" w:rsidP="00E35F1F">
            <w:pPr>
              <w:pStyle w:val="EngHangEnd"/>
            </w:pPr>
            <w:r>
              <w:rPr>
                <w:rFonts w:eastAsiaTheme="minorHAnsi"/>
              </w:rPr>
              <w:t>H</w:t>
            </w:r>
            <w:r w:rsidRPr="007425E1">
              <w:rPr>
                <w:rFonts w:eastAsiaTheme="minorHAnsi"/>
              </w:rPr>
              <w:t>elp me.</w:t>
            </w:r>
          </w:p>
        </w:tc>
        <w:tc>
          <w:tcPr>
            <w:tcW w:w="288" w:type="dxa"/>
          </w:tcPr>
          <w:p w14:paraId="450273F1" w14:textId="77777777" w:rsidR="00E35F1F" w:rsidRDefault="00E35F1F" w:rsidP="00E35F1F"/>
        </w:tc>
        <w:tc>
          <w:tcPr>
            <w:tcW w:w="288" w:type="dxa"/>
          </w:tcPr>
          <w:p w14:paraId="0A26D04D" w14:textId="77777777" w:rsidR="00E35F1F" w:rsidRDefault="00E35F1F" w:rsidP="00E35F1F">
            <w:pPr>
              <w:pStyle w:val="CopticCross"/>
            </w:pPr>
          </w:p>
        </w:tc>
        <w:tc>
          <w:tcPr>
            <w:tcW w:w="3960" w:type="dxa"/>
          </w:tcPr>
          <w:p w14:paraId="0E11D518" w14:textId="77777777" w:rsidR="00E35F1F" w:rsidRDefault="00E35F1F" w:rsidP="00E35F1F">
            <w:pPr>
              <w:pStyle w:val="CopticVersemulti-line"/>
            </w:pPr>
            <w:r w:rsidRPr="00CE3852">
              <w:t>Ⲉⲕⲉⲣϧⲏⲓⲃⲓ ⲉϫⲱⲓ</w:t>
            </w:r>
          </w:p>
          <w:p w14:paraId="5D28B942" w14:textId="77777777" w:rsidR="00E35F1F" w:rsidRDefault="00E35F1F" w:rsidP="00E35F1F">
            <w:pPr>
              <w:pStyle w:val="CopticVersemulti-line"/>
            </w:pPr>
            <w:r w:rsidRPr="00CE3852">
              <w:t>ϧⲁ ⲧ̀ϧⲏⲓⲃⲓ ⲛ̀ⲧⲉ ⲛⲉⲕⲧⲉⲛϩ</w:t>
            </w:r>
          </w:p>
          <w:p w14:paraId="7E57F403" w14:textId="77777777" w:rsidR="00E35F1F" w:rsidRPr="00A742AC" w:rsidRDefault="00E35F1F" w:rsidP="00E35F1F">
            <w:pPr>
              <w:pStyle w:val="CopticVerse"/>
            </w:pPr>
            <w:r w:rsidRPr="00CE3852">
              <w:t>ⲡⲁⲟ̅ⲥ̅ Ⲓⲏ̅ⲥ ⲁⲣⲓⲃⲟⲏⲑⲓⲛ ⲉⲣⲟⲓ</w:t>
            </w:r>
          </w:p>
        </w:tc>
      </w:tr>
      <w:tr w:rsidR="00E35F1F" w14:paraId="4FF7F598" w14:textId="77777777" w:rsidTr="00E35F1F">
        <w:trPr>
          <w:cantSplit/>
          <w:jc w:val="center"/>
        </w:trPr>
        <w:tc>
          <w:tcPr>
            <w:tcW w:w="288" w:type="dxa"/>
          </w:tcPr>
          <w:p w14:paraId="1A7C1E60" w14:textId="77777777" w:rsidR="00E35F1F" w:rsidRDefault="00E35F1F" w:rsidP="00E35F1F">
            <w:pPr>
              <w:pStyle w:val="CopticCross"/>
            </w:pPr>
          </w:p>
        </w:tc>
        <w:tc>
          <w:tcPr>
            <w:tcW w:w="3960" w:type="dxa"/>
          </w:tcPr>
          <w:p w14:paraId="26A604AB" w14:textId="77777777" w:rsidR="00E35F1F" w:rsidRDefault="00E35F1F" w:rsidP="00E35F1F">
            <w:pPr>
              <w:pStyle w:val="EngHang"/>
            </w:pPr>
            <w:r>
              <w:t>In six days You have</w:t>
            </w:r>
          </w:p>
          <w:p w14:paraId="4A0DEC03" w14:textId="77777777" w:rsidR="00E35F1F" w:rsidRDefault="00E35F1F" w:rsidP="00E35F1F">
            <w:pPr>
              <w:pStyle w:val="EngHang"/>
            </w:pPr>
            <w:r>
              <w:t>Made all the creation:</w:t>
            </w:r>
          </w:p>
          <w:p w14:paraId="13240B68" w14:textId="77777777" w:rsidR="00E35F1F" w:rsidRDefault="00E35F1F" w:rsidP="00E35F1F">
            <w:pPr>
              <w:pStyle w:val="EngHang"/>
            </w:pPr>
            <w:r>
              <w:t>My Lord Jesus Christ,</w:t>
            </w:r>
          </w:p>
          <w:p w14:paraId="68D63FDD" w14:textId="77777777" w:rsidR="00E35F1F" w:rsidRPr="007425E1" w:rsidRDefault="00E35F1F" w:rsidP="00E35F1F">
            <w:pPr>
              <w:pStyle w:val="EngHangEnd"/>
            </w:pPr>
            <w:r>
              <w:t>Help me.</w:t>
            </w:r>
          </w:p>
        </w:tc>
        <w:tc>
          <w:tcPr>
            <w:tcW w:w="288" w:type="dxa"/>
          </w:tcPr>
          <w:p w14:paraId="7E5CEC21" w14:textId="77777777" w:rsidR="00E35F1F" w:rsidRDefault="00E35F1F" w:rsidP="00E35F1F"/>
        </w:tc>
        <w:tc>
          <w:tcPr>
            <w:tcW w:w="288" w:type="dxa"/>
          </w:tcPr>
          <w:p w14:paraId="4DDBAEF0" w14:textId="77777777" w:rsidR="00E35F1F" w:rsidRDefault="00E35F1F" w:rsidP="00E35F1F">
            <w:pPr>
              <w:pStyle w:val="CopticCross"/>
            </w:pPr>
          </w:p>
        </w:tc>
        <w:tc>
          <w:tcPr>
            <w:tcW w:w="3960" w:type="dxa"/>
          </w:tcPr>
          <w:p w14:paraId="7FD31E40" w14:textId="77777777" w:rsidR="00E35F1F" w:rsidRDefault="00E35F1F" w:rsidP="00E35F1F">
            <w:pPr>
              <w:pStyle w:val="CopticVersemulti-line"/>
            </w:pPr>
            <w:r w:rsidRPr="00CE3852">
              <w:t>ⲋ ⲅⲁⲣ ⲛ̀ⲉϩⲟⲟⲩ ⲁⲕⲑⲁⲙⲓⲟ</w:t>
            </w:r>
          </w:p>
          <w:p w14:paraId="613C811F" w14:textId="77777777" w:rsidR="00E35F1F" w:rsidRDefault="00E35F1F" w:rsidP="00E35F1F">
            <w:pPr>
              <w:pStyle w:val="CopticVersemulti-line"/>
            </w:pPr>
            <w:r w:rsidRPr="00CE3852">
              <w:t>ⲛ̀ϯⲕ̀ⲧⲏⲥⲓⲥ ⲧⲏⲣⲥ</w:t>
            </w:r>
          </w:p>
          <w:p w14:paraId="69327679" w14:textId="77777777" w:rsidR="00E35F1F" w:rsidRPr="00A742AC" w:rsidRDefault="00E35F1F" w:rsidP="00E35F1F">
            <w:pPr>
              <w:pStyle w:val="CopticVerse"/>
            </w:pPr>
            <w:r w:rsidRPr="00CE3852">
              <w:t>ⲡⲁⲟ̅ⲥ̅ Ⲓⲏ̅ⲥ Ⲡⲭ̅ⲥ ⲁⲣⲓⲃⲟⲏⲑⲓⲛ ⲉⲣⲟⲓ</w:t>
            </w:r>
          </w:p>
        </w:tc>
      </w:tr>
      <w:tr w:rsidR="00E35F1F" w14:paraId="0B329911" w14:textId="77777777" w:rsidTr="00E35F1F">
        <w:trPr>
          <w:cantSplit/>
          <w:jc w:val="center"/>
        </w:trPr>
        <w:tc>
          <w:tcPr>
            <w:tcW w:w="288" w:type="dxa"/>
          </w:tcPr>
          <w:p w14:paraId="7695A8CC" w14:textId="77777777" w:rsidR="00E35F1F" w:rsidRDefault="00E35F1F" w:rsidP="00E35F1F">
            <w:pPr>
              <w:pStyle w:val="CopticCross"/>
            </w:pPr>
            <w:r>
              <w:t>¿</w:t>
            </w:r>
          </w:p>
        </w:tc>
        <w:tc>
          <w:tcPr>
            <w:tcW w:w="3960" w:type="dxa"/>
          </w:tcPr>
          <w:p w14:paraId="66799F7B" w14:textId="77777777" w:rsidR="00E35F1F" w:rsidRPr="005832A1" w:rsidRDefault="00E35F1F" w:rsidP="00E35F1F">
            <w:pPr>
              <w:pStyle w:val="EngHang"/>
            </w:pPr>
            <w:r w:rsidRPr="005832A1">
              <w:t>Seven times every day,</w:t>
            </w:r>
          </w:p>
          <w:p w14:paraId="62E817CF" w14:textId="77777777" w:rsidR="00E35F1F" w:rsidRPr="005832A1" w:rsidRDefault="00E35F1F" w:rsidP="00E35F1F">
            <w:pPr>
              <w:pStyle w:val="EngHang"/>
            </w:pPr>
            <w:r w:rsidRPr="005832A1">
              <w:t xml:space="preserve">I </w:t>
            </w:r>
            <w:commentRangeStart w:id="580"/>
            <w:r w:rsidRPr="005832A1">
              <w:t xml:space="preserve">praise </w:t>
            </w:r>
            <w:commentRangeEnd w:id="580"/>
            <w:r w:rsidRPr="005832A1">
              <w:rPr>
                <w:rStyle w:val="CommentReference"/>
                <w:rFonts w:eastAsiaTheme="minorHAnsi"/>
                <w:sz w:val="24"/>
              </w:rPr>
              <w:commentReference w:id="580"/>
            </w:r>
            <w:r w:rsidRPr="005832A1">
              <w:t>Your Name:</w:t>
            </w:r>
          </w:p>
          <w:p w14:paraId="7CE65024" w14:textId="77777777" w:rsidR="00E35F1F" w:rsidRPr="005832A1" w:rsidRDefault="00E35F1F" w:rsidP="00E35F1F">
            <w:pPr>
              <w:pStyle w:val="EngHang"/>
            </w:pPr>
            <w:r w:rsidRPr="005832A1">
              <w:t>My Lord Jesus,</w:t>
            </w:r>
          </w:p>
          <w:p w14:paraId="2A9D5D28" w14:textId="77777777" w:rsidR="00E35F1F" w:rsidRPr="005832A1" w:rsidRDefault="00E35F1F" w:rsidP="00E35F1F">
            <w:pPr>
              <w:pStyle w:val="EngHangEnd"/>
            </w:pPr>
            <w:r w:rsidRPr="005832A1">
              <w:t>Help me.</w:t>
            </w:r>
          </w:p>
        </w:tc>
        <w:tc>
          <w:tcPr>
            <w:tcW w:w="288" w:type="dxa"/>
          </w:tcPr>
          <w:p w14:paraId="720B868B" w14:textId="77777777" w:rsidR="00E35F1F" w:rsidRDefault="00E35F1F" w:rsidP="00E35F1F"/>
        </w:tc>
        <w:tc>
          <w:tcPr>
            <w:tcW w:w="288" w:type="dxa"/>
          </w:tcPr>
          <w:p w14:paraId="3F35797C" w14:textId="77777777" w:rsidR="00E35F1F" w:rsidRDefault="00E35F1F" w:rsidP="00E35F1F">
            <w:pPr>
              <w:pStyle w:val="CopticCross"/>
            </w:pPr>
            <w:r>
              <w:t>¿</w:t>
            </w:r>
          </w:p>
        </w:tc>
        <w:tc>
          <w:tcPr>
            <w:tcW w:w="3960" w:type="dxa"/>
          </w:tcPr>
          <w:p w14:paraId="01824E9C" w14:textId="77777777" w:rsidR="00E35F1F" w:rsidRDefault="00E35F1F" w:rsidP="00E35F1F">
            <w:pPr>
              <w:pStyle w:val="CopticVersemulti-line"/>
            </w:pPr>
            <w:r w:rsidRPr="00CE3852">
              <w:t>Ⲍ̅ ⲛ̀ⲥⲟⲡ ⲙ̀ⲙⲏⲛⲓ</w:t>
            </w:r>
          </w:p>
          <w:p w14:paraId="7F0E71DD" w14:textId="77777777" w:rsidR="00E35F1F" w:rsidRDefault="00E35F1F" w:rsidP="00E35F1F">
            <w:pPr>
              <w:pStyle w:val="CopticVersemulti-line"/>
            </w:pPr>
            <w:r w:rsidRPr="00CE3852">
              <w:t>ϯⲛⲁⲥ̀ⲙⲟⲩ ⲉⲡⲉⲕⲣⲁⲛ</w:t>
            </w:r>
          </w:p>
          <w:p w14:paraId="68331828" w14:textId="77777777" w:rsidR="00E35F1F" w:rsidRPr="00A742AC" w:rsidRDefault="00E35F1F" w:rsidP="00E35F1F">
            <w:pPr>
              <w:pStyle w:val="CopticVerse"/>
            </w:pPr>
            <w:r w:rsidRPr="00CE3852">
              <w:t>ⲡⲁⲟ̅ⲥ̅ Ⲓⲏ̅ⲥ ⲁⲣⲓⲃⲟⲏⲑⲓⲛ ⲉⲣⲟⲓ</w:t>
            </w:r>
          </w:p>
        </w:tc>
      </w:tr>
      <w:tr w:rsidR="00E35F1F" w14:paraId="0E4515C8" w14:textId="77777777" w:rsidTr="00E35F1F">
        <w:trPr>
          <w:cantSplit/>
          <w:jc w:val="center"/>
        </w:trPr>
        <w:tc>
          <w:tcPr>
            <w:tcW w:w="288" w:type="dxa"/>
          </w:tcPr>
          <w:p w14:paraId="2F26CF2F" w14:textId="77777777" w:rsidR="00E35F1F" w:rsidRDefault="00E35F1F" w:rsidP="00E35F1F">
            <w:pPr>
              <w:pStyle w:val="CopticCross"/>
            </w:pPr>
            <w:r>
              <w:t>¿</w:t>
            </w:r>
          </w:p>
        </w:tc>
        <w:tc>
          <w:tcPr>
            <w:tcW w:w="3960" w:type="dxa"/>
          </w:tcPr>
          <w:p w14:paraId="7EE705C7" w14:textId="77777777" w:rsidR="00E35F1F" w:rsidRPr="005832A1" w:rsidRDefault="00E35F1F" w:rsidP="00E35F1F">
            <w:pPr>
              <w:pStyle w:val="EngHang"/>
            </w:pPr>
            <w:r w:rsidRPr="005832A1">
              <w:t xml:space="preserve">All of the </w:t>
            </w:r>
            <w:commentRangeStart w:id="581"/>
            <w:r w:rsidRPr="005832A1">
              <w:t>Earth</w:t>
            </w:r>
            <w:commentRangeEnd w:id="581"/>
            <w:r w:rsidRPr="005832A1">
              <w:rPr>
                <w:rStyle w:val="CommentReference"/>
                <w:rFonts w:eastAsiaTheme="minorHAnsi"/>
                <w:sz w:val="24"/>
              </w:rPr>
              <w:commentReference w:id="581"/>
            </w:r>
          </w:p>
          <w:p w14:paraId="7FD59CF9" w14:textId="77777777" w:rsidR="00E35F1F" w:rsidRPr="005832A1" w:rsidRDefault="00E35F1F" w:rsidP="00E35F1F">
            <w:pPr>
              <w:pStyle w:val="EngHang"/>
            </w:pPr>
            <w:r w:rsidRPr="005832A1">
              <w:t>Glorifies Your Name.</w:t>
            </w:r>
          </w:p>
          <w:p w14:paraId="40F3FC0F" w14:textId="77777777" w:rsidR="00E35F1F" w:rsidRPr="005832A1" w:rsidRDefault="00E35F1F" w:rsidP="00E35F1F">
            <w:pPr>
              <w:pStyle w:val="EngHang"/>
            </w:pPr>
            <w:r w:rsidRPr="005832A1">
              <w:t>My Lord Jesus Christ,</w:t>
            </w:r>
          </w:p>
          <w:p w14:paraId="6B19B22C" w14:textId="77777777" w:rsidR="00E35F1F" w:rsidRPr="005832A1" w:rsidRDefault="00E35F1F" w:rsidP="00E35F1F">
            <w:pPr>
              <w:pStyle w:val="EngHangEnd"/>
            </w:pPr>
            <w:r w:rsidRPr="005832A1">
              <w:t>Help me.</w:t>
            </w:r>
          </w:p>
        </w:tc>
        <w:tc>
          <w:tcPr>
            <w:tcW w:w="288" w:type="dxa"/>
          </w:tcPr>
          <w:p w14:paraId="53D5434F" w14:textId="77777777" w:rsidR="00E35F1F" w:rsidRDefault="00E35F1F" w:rsidP="00E35F1F"/>
        </w:tc>
        <w:tc>
          <w:tcPr>
            <w:tcW w:w="288" w:type="dxa"/>
          </w:tcPr>
          <w:p w14:paraId="37841B52" w14:textId="77777777" w:rsidR="00E35F1F" w:rsidRDefault="00E35F1F" w:rsidP="00E35F1F">
            <w:pPr>
              <w:pStyle w:val="CopticCross"/>
            </w:pPr>
            <w:r>
              <w:t>¿</w:t>
            </w:r>
          </w:p>
        </w:tc>
        <w:tc>
          <w:tcPr>
            <w:tcW w:w="3960" w:type="dxa"/>
          </w:tcPr>
          <w:p w14:paraId="6218E8A9" w14:textId="77777777" w:rsidR="00E35F1F" w:rsidRPr="00FC3604" w:rsidRDefault="00E35F1F" w:rsidP="00E35F1F">
            <w:pPr>
              <w:pStyle w:val="CopticVersemulti-line"/>
            </w:pPr>
            <w:commentRangeStart w:id="582"/>
            <w:r w:rsidRPr="00FC3604">
              <w:t>Ⲏⲥ ϯⲕ̀ⲧⲏⲥⲓⲥ ⲧⲏⲣⲥ</w:t>
            </w:r>
          </w:p>
          <w:p w14:paraId="70A28D5C" w14:textId="77777777" w:rsidR="00E35F1F" w:rsidRPr="00FC3604" w:rsidRDefault="00E35F1F" w:rsidP="00E35F1F">
            <w:pPr>
              <w:pStyle w:val="CopticVersemulti-line"/>
            </w:pPr>
            <w:r w:rsidRPr="00FC3604">
              <w:t>ⲥⲉϯⲱ̀ⲟⲩ ⲙ̀ⲡⲉⲕⲣⲁⲛ</w:t>
            </w:r>
          </w:p>
          <w:p w14:paraId="2715E6D4" w14:textId="77777777" w:rsidR="00E35F1F" w:rsidRPr="00A742AC" w:rsidRDefault="00E35F1F" w:rsidP="00E35F1F">
            <w:pPr>
              <w:pStyle w:val="CopticVerse"/>
            </w:pPr>
            <w:r w:rsidRPr="00FC3604">
              <w:t>ⲡⲁⲟ̅ⲥ̅ Ⲓⲏ̅ⲥ ⲁⲣⲓⲃⲟⲏⲑⲓⲛ ⲉⲣⲟⲓ</w:t>
            </w:r>
            <w:commentRangeEnd w:id="582"/>
            <w:r>
              <w:rPr>
                <w:rStyle w:val="CommentReference"/>
                <w:rFonts w:ascii="Garamond" w:hAnsi="Garamond" w:cstheme="minorBidi"/>
                <w:noProof w:val="0"/>
                <w:lang w:val="en-CA"/>
              </w:rPr>
              <w:commentReference w:id="582"/>
            </w:r>
          </w:p>
        </w:tc>
      </w:tr>
      <w:tr w:rsidR="00E35F1F" w14:paraId="3E8030EA" w14:textId="77777777" w:rsidTr="00E35F1F">
        <w:trPr>
          <w:cantSplit/>
          <w:jc w:val="center"/>
        </w:trPr>
        <w:tc>
          <w:tcPr>
            <w:tcW w:w="288" w:type="dxa"/>
          </w:tcPr>
          <w:p w14:paraId="0B614711" w14:textId="77777777" w:rsidR="00E35F1F" w:rsidRDefault="00E35F1F" w:rsidP="00E35F1F">
            <w:pPr>
              <w:pStyle w:val="CopticCross"/>
            </w:pPr>
          </w:p>
        </w:tc>
        <w:tc>
          <w:tcPr>
            <w:tcW w:w="3960" w:type="dxa"/>
          </w:tcPr>
          <w:p w14:paraId="2DF00D80" w14:textId="77777777" w:rsidR="00E35F1F" w:rsidRPr="005832A1" w:rsidRDefault="00E35F1F" w:rsidP="00E35F1F">
            <w:pPr>
              <w:pStyle w:val="EngHang"/>
            </w:pPr>
            <w:r w:rsidRPr="005832A1">
              <w:t>Lordship and authority,</w:t>
            </w:r>
          </w:p>
          <w:p w14:paraId="6D42B56C" w14:textId="77777777" w:rsidR="00E35F1F" w:rsidRPr="005832A1" w:rsidRDefault="00E35F1F" w:rsidP="00E35F1F">
            <w:pPr>
              <w:pStyle w:val="EngHang"/>
            </w:pPr>
            <w:r w:rsidRPr="005832A1">
              <w:t>Belong to You:</w:t>
            </w:r>
          </w:p>
          <w:p w14:paraId="3336ECD7" w14:textId="77777777" w:rsidR="00E35F1F" w:rsidRPr="005832A1" w:rsidRDefault="00E35F1F" w:rsidP="00E35F1F">
            <w:pPr>
              <w:pStyle w:val="EngHang"/>
            </w:pPr>
            <w:r w:rsidRPr="005832A1">
              <w:t>My Lord Jesus,</w:t>
            </w:r>
          </w:p>
          <w:p w14:paraId="5D28D0A4" w14:textId="77777777" w:rsidR="00E35F1F" w:rsidRPr="005832A1" w:rsidRDefault="00E35F1F" w:rsidP="00E35F1F">
            <w:pPr>
              <w:pStyle w:val="EngHangEnd"/>
            </w:pPr>
            <w:r w:rsidRPr="005832A1">
              <w:t>Help me.</w:t>
            </w:r>
          </w:p>
        </w:tc>
        <w:tc>
          <w:tcPr>
            <w:tcW w:w="288" w:type="dxa"/>
          </w:tcPr>
          <w:p w14:paraId="01D909EF" w14:textId="77777777" w:rsidR="00E35F1F" w:rsidRDefault="00E35F1F" w:rsidP="00E35F1F"/>
        </w:tc>
        <w:tc>
          <w:tcPr>
            <w:tcW w:w="288" w:type="dxa"/>
          </w:tcPr>
          <w:p w14:paraId="7E5ECDF1" w14:textId="77777777" w:rsidR="00E35F1F" w:rsidRDefault="00E35F1F" w:rsidP="00E35F1F">
            <w:pPr>
              <w:pStyle w:val="CopticCross"/>
            </w:pPr>
          </w:p>
        </w:tc>
        <w:tc>
          <w:tcPr>
            <w:tcW w:w="3960" w:type="dxa"/>
          </w:tcPr>
          <w:p w14:paraId="160F98A2" w14:textId="77777777" w:rsidR="00E35F1F" w:rsidRDefault="00E35F1F" w:rsidP="00E35F1F">
            <w:pPr>
              <w:pStyle w:val="CopticVersemulti-line"/>
            </w:pPr>
            <w:r w:rsidRPr="00CE3852">
              <w:t>Ⲑⲱⲕ ⲧⲉ ϯⲙⲉⲧⲟ̅ⲥ̅</w:t>
            </w:r>
          </w:p>
          <w:p w14:paraId="6F5F2FA1" w14:textId="77777777" w:rsidR="00E35F1F" w:rsidRDefault="00E35F1F" w:rsidP="00E35F1F">
            <w:pPr>
              <w:pStyle w:val="CopticVersemulti-line"/>
            </w:pPr>
            <w:r w:rsidRPr="00CE3852">
              <w:t>ⲛⲉⲙ ϯⲉⲝⲟⲩⲥⲓⲁ</w:t>
            </w:r>
          </w:p>
          <w:p w14:paraId="31B316D8" w14:textId="77777777" w:rsidR="00E35F1F" w:rsidRPr="00A742AC" w:rsidRDefault="00E35F1F" w:rsidP="00E35F1F">
            <w:pPr>
              <w:pStyle w:val="CopticVersemulti-line"/>
            </w:pPr>
            <w:r w:rsidRPr="00CE3852">
              <w:t>ⲡⲁⲟ̅ⲥ̅ Ⲓⲏ̅ⲥ ⲁⲣⲓⲃⲟⲏⲑⲓⲛ ⲉⲣⲟⲓ</w:t>
            </w:r>
          </w:p>
        </w:tc>
      </w:tr>
      <w:tr w:rsidR="00E35F1F" w14:paraId="312FF980" w14:textId="77777777" w:rsidTr="00E35F1F">
        <w:trPr>
          <w:cantSplit/>
          <w:jc w:val="center"/>
        </w:trPr>
        <w:tc>
          <w:tcPr>
            <w:tcW w:w="288" w:type="dxa"/>
          </w:tcPr>
          <w:p w14:paraId="56E14FAE" w14:textId="77777777" w:rsidR="00E35F1F" w:rsidRDefault="00E35F1F" w:rsidP="00E35F1F">
            <w:pPr>
              <w:pStyle w:val="CopticCross"/>
            </w:pPr>
          </w:p>
        </w:tc>
        <w:tc>
          <w:tcPr>
            <w:tcW w:w="3960" w:type="dxa"/>
          </w:tcPr>
          <w:p w14:paraId="1CBABBC7" w14:textId="77777777" w:rsidR="00E35F1F" w:rsidRPr="005832A1" w:rsidRDefault="00E35F1F" w:rsidP="00E35F1F">
            <w:pPr>
              <w:pStyle w:val="EngHang"/>
            </w:pPr>
            <w:commentRangeStart w:id="583"/>
            <w:r w:rsidRPr="005832A1">
              <w:t xml:space="preserve">Make haste </w:t>
            </w:r>
            <w:commentRangeEnd w:id="583"/>
            <w:r w:rsidRPr="005832A1">
              <w:rPr>
                <w:rStyle w:val="CommentReference"/>
                <w:rFonts w:eastAsiaTheme="minorHAnsi"/>
                <w:sz w:val="24"/>
              </w:rPr>
              <w:commentReference w:id="583"/>
            </w:r>
            <w:r w:rsidRPr="005832A1">
              <w:t>O my God,</w:t>
            </w:r>
          </w:p>
          <w:p w14:paraId="42C2748B" w14:textId="58C20F58" w:rsidR="00E35F1F" w:rsidRPr="005832A1" w:rsidRDefault="009C594D" w:rsidP="00E35F1F">
            <w:pPr>
              <w:pStyle w:val="EngHang"/>
            </w:pPr>
            <w:r>
              <w:t>That</w:t>
            </w:r>
            <w:r w:rsidR="00E35F1F" w:rsidRPr="005832A1">
              <w:t xml:space="preserve"> You may save me,</w:t>
            </w:r>
          </w:p>
          <w:p w14:paraId="38FDDBA1" w14:textId="77777777" w:rsidR="00E35F1F" w:rsidRPr="005832A1" w:rsidRDefault="00E35F1F" w:rsidP="00E35F1F">
            <w:pPr>
              <w:pStyle w:val="EngHang"/>
            </w:pPr>
            <w:r w:rsidRPr="005832A1">
              <w:t xml:space="preserve">My Lord Jesus Christ, </w:t>
            </w:r>
          </w:p>
          <w:p w14:paraId="7DDF6EE0" w14:textId="77777777" w:rsidR="00E35F1F" w:rsidRPr="005832A1" w:rsidRDefault="00E35F1F" w:rsidP="00E35F1F">
            <w:pPr>
              <w:pStyle w:val="EngHangEnd"/>
            </w:pPr>
            <w:r w:rsidRPr="005832A1">
              <w:t>Help me.</w:t>
            </w:r>
          </w:p>
        </w:tc>
        <w:tc>
          <w:tcPr>
            <w:tcW w:w="288" w:type="dxa"/>
          </w:tcPr>
          <w:p w14:paraId="7FAD7AD6" w14:textId="77777777" w:rsidR="00E35F1F" w:rsidRDefault="00E35F1F" w:rsidP="00E35F1F"/>
        </w:tc>
        <w:tc>
          <w:tcPr>
            <w:tcW w:w="288" w:type="dxa"/>
          </w:tcPr>
          <w:p w14:paraId="3D4E6080" w14:textId="77777777" w:rsidR="00E35F1F" w:rsidRDefault="00E35F1F" w:rsidP="00E35F1F">
            <w:pPr>
              <w:pStyle w:val="CopticCross"/>
            </w:pPr>
          </w:p>
        </w:tc>
        <w:tc>
          <w:tcPr>
            <w:tcW w:w="3960" w:type="dxa"/>
          </w:tcPr>
          <w:p w14:paraId="02D8D29D" w14:textId="77777777" w:rsidR="00E35F1F" w:rsidRDefault="00E35F1F" w:rsidP="00E35F1F">
            <w:pPr>
              <w:pStyle w:val="CopticVersemulti-line"/>
            </w:pPr>
            <w:r w:rsidRPr="0016784B">
              <w:t>Ⲓⲱⲥ ⲙ̀ⲙⲟⲕ ⲡⲁⲛⲟⲩϯ</w:t>
            </w:r>
          </w:p>
          <w:p w14:paraId="531488C8" w14:textId="77777777" w:rsidR="00E35F1F" w:rsidRDefault="00E35F1F" w:rsidP="00E35F1F">
            <w:pPr>
              <w:pStyle w:val="CopticVersemulti-line"/>
            </w:pPr>
            <w:r w:rsidRPr="0016784B">
              <w:t>ⲉⲑⲣⲉⲕⲥⲱϯ ⲙ̀ⲙⲟⲓ</w:t>
            </w:r>
          </w:p>
          <w:p w14:paraId="55D03FE4" w14:textId="77777777" w:rsidR="00E35F1F" w:rsidRPr="00A742AC" w:rsidRDefault="00E35F1F" w:rsidP="00E35F1F">
            <w:pPr>
              <w:pStyle w:val="CopticVerse"/>
            </w:pPr>
            <w:r w:rsidRPr="0016784B">
              <w:t>ⲡⲁⲟ̅ⲥ̅ Ⲓⲏ̅ⲥ Ⲡⲭ̅ⲥ ⲁⲣⲓⲃⲟⲏⲑⲓⲛ ⲉⲣⲟⲓ</w:t>
            </w:r>
          </w:p>
        </w:tc>
      </w:tr>
      <w:tr w:rsidR="00E35F1F" w14:paraId="3E9A09FB" w14:textId="77777777" w:rsidTr="00E35F1F">
        <w:trPr>
          <w:cantSplit/>
          <w:jc w:val="center"/>
        </w:trPr>
        <w:tc>
          <w:tcPr>
            <w:tcW w:w="288" w:type="dxa"/>
          </w:tcPr>
          <w:p w14:paraId="18837E04" w14:textId="77777777" w:rsidR="00E35F1F" w:rsidRDefault="00E35F1F" w:rsidP="00E35F1F">
            <w:pPr>
              <w:pStyle w:val="CopticCross"/>
            </w:pPr>
            <w:r>
              <w:t>¿</w:t>
            </w:r>
          </w:p>
        </w:tc>
        <w:tc>
          <w:tcPr>
            <w:tcW w:w="3960" w:type="dxa"/>
          </w:tcPr>
          <w:p w14:paraId="0786231E" w14:textId="77777777" w:rsidR="00E35F1F" w:rsidRPr="005832A1" w:rsidRDefault="00E35F1F" w:rsidP="00E35F1F">
            <w:pPr>
              <w:pStyle w:val="EngHang"/>
            </w:pPr>
            <w:r w:rsidRPr="005832A1">
              <w:t>Every knee</w:t>
            </w:r>
          </w:p>
          <w:p w14:paraId="3FFDEA33" w14:textId="77777777" w:rsidR="00E35F1F" w:rsidRPr="005832A1" w:rsidRDefault="00E35F1F" w:rsidP="00E35F1F">
            <w:pPr>
              <w:pStyle w:val="EngHang"/>
            </w:pPr>
            <w:r w:rsidRPr="005832A1">
              <w:t>Bends before You:</w:t>
            </w:r>
          </w:p>
          <w:p w14:paraId="0B0E7821" w14:textId="77777777" w:rsidR="00E35F1F" w:rsidRPr="005832A1" w:rsidRDefault="00E35F1F" w:rsidP="00E35F1F">
            <w:pPr>
              <w:pStyle w:val="EngHang"/>
            </w:pPr>
            <w:r w:rsidRPr="005832A1">
              <w:t>My Lord Jesus,</w:t>
            </w:r>
          </w:p>
          <w:p w14:paraId="4523360C" w14:textId="77777777" w:rsidR="00E35F1F" w:rsidRPr="005832A1" w:rsidRDefault="00E35F1F" w:rsidP="00E35F1F">
            <w:pPr>
              <w:pStyle w:val="EngHangEnd"/>
            </w:pPr>
            <w:r w:rsidRPr="005832A1">
              <w:t>Help me.</w:t>
            </w:r>
          </w:p>
        </w:tc>
        <w:tc>
          <w:tcPr>
            <w:tcW w:w="288" w:type="dxa"/>
          </w:tcPr>
          <w:p w14:paraId="72DD3CB4" w14:textId="77777777" w:rsidR="00E35F1F" w:rsidRDefault="00E35F1F" w:rsidP="00E35F1F"/>
        </w:tc>
        <w:tc>
          <w:tcPr>
            <w:tcW w:w="288" w:type="dxa"/>
          </w:tcPr>
          <w:p w14:paraId="2C6EB722" w14:textId="77777777" w:rsidR="00E35F1F" w:rsidRDefault="00E35F1F" w:rsidP="00E35F1F">
            <w:pPr>
              <w:pStyle w:val="CopticCross"/>
            </w:pPr>
            <w:r>
              <w:t>¿</w:t>
            </w:r>
          </w:p>
        </w:tc>
        <w:tc>
          <w:tcPr>
            <w:tcW w:w="3960" w:type="dxa"/>
          </w:tcPr>
          <w:p w14:paraId="2E746300" w14:textId="77777777" w:rsidR="00E35F1F" w:rsidRDefault="00E35F1F" w:rsidP="00E35F1F">
            <w:pPr>
              <w:pStyle w:val="CopticVersemulti-line"/>
            </w:pPr>
            <w:r w:rsidRPr="0016784B">
              <w:t>Ⲕⲉⲗⲓ ⲛⲓⲃⲉⲛ ⲥⲉⲕⲱⲗϫ</w:t>
            </w:r>
          </w:p>
          <w:p w14:paraId="4206D410" w14:textId="77777777" w:rsidR="00E35F1F" w:rsidRDefault="00E35F1F" w:rsidP="00E35F1F">
            <w:pPr>
              <w:pStyle w:val="CopticVersemulti-line"/>
            </w:pPr>
            <w:r w:rsidRPr="0016784B">
              <w:t>ⲙ̀ⲡⲉⲕⲙ̀ⲑⲟ ⲉⲃⲟⲗ</w:t>
            </w:r>
          </w:p>
          <w:p w14:paraId="1B023438" w14:textId="77777777" w:rsidR="00E35F1F" w:rsidRPr="00A742AC" w:rsidRDefault="00E35F1F" w:rsidP="00E35F1F">
            <w:pPr>
              <w:pStyle w:val="CopticVerse"/>
            </w:pPr>
            <w:r w:rsidRPr="0016784B">
              <w:t>ⲡⲁⲟ̅ⲥ̅ Ⲓⲏ̅ⲥ ⲁⲣⲓⲃⲟⲏⲑⲓⲛ ⲉⲣⲟⲓ</w:t>
            </w:r>
          </w:p>
        </w:tc>
      </w:tr>
      <w:tr w:rsidR="00E35F1F" w14:paraId="1EDAB1C3" w14:textId="77777777" w:rsidTr="00E35F1F">
        <w:trPr>
          <w:cantSplit/>
          <w:jc w:val="center"/>
        </w:trPr>
        <w:tc>
          <w:tcPr>
            <w:tcW w:w="288" w:type="dxa"/>
          </w:tcPr>
          <w:p w14:paraId="367DC085" w14:textId="77777777" w:rsidR="00E35F1F" w:rsidRDefault="00E35F1F" w:rsidP="00E35F1F">
            <w:pPr>
              <w:pStyle w:val="CopticCross"/>
            </w:pPr>
            <w:r>
              <w:t>¿</w:t>
            </w:r>
          </w:p>
        </w:tc>
        <w:tc>
          <w:tcPr>
            <w:tcW w:w="3960" w:type="dxa"/>
          </w:tcPr>
          <w:p w14:paraId="114F7C18" w14:textId="77777777" w:rsidR="00E35F1F" w:rsidRPr="005832A1" w:rsidRDefault="00E35F1F" w:rsidP="00E35F1F">
            <w:pPr>
              <w:pStyle w:val="EngHang"/>
              <w:rPr>
                <w:rFonts w:eastAsiaTheme="minorHAnsi"/>
              </w:rPr>
            </w:pPr>
            <w:r w:rsidRPr="005832A1">
              <w:rPr>
                <w:rFonts w:eastAsiaTheme="minorHAnsi"/>
              </w:rPr>
              <w:t xml:space="preserve">All the </w:t>
            </w:r>
            <w:commentRangeStart w:id="584"/>
            <w:r w:rsidRPr="005832A1">
              <w:rPr>
                <w:rFonts w:eastAsiaTheme="minorHAnsi"/>
              </w:rPr>
              <w:t xml:space="preserve">different </w:t>
            </w:r>
            <w:commentRangeEnd w:id="584"/>
            <w:r w:rsidRPr="005832A1">
              <w:rPr>
                <w:rStyle w:val="CommentReference"/>
                <w:rFonts w:eastAsiaTheme="minorHAnsi"/>
                <w:sz w:val="24"/>
              </w:rPr>
              <w:commentReference w:id="584"/>
            </w:r>
            <w:r w:rsidRPr="005832A1">
              <w:rPr>
                <w:rFonts w:eastAsiaTheme="minorHAnsi"/>
              </w:rPr>
              <w:t>tongues</w:t>
            </w:r>
          </w:p>
          <w:p w14:paraId="31586D07" w14:textId="77777777" w:rsidR="00E35F1F" w:rsidRPr="005832A1" w:rsidRDefault="00E35F1F" w:rsidP="00E35F1F">
            <w:pPr>
              <w:pStyle w:val="EngHang"/>
              <w:rPr>
                <w:rFonts w:eastAsiaTheme="minorHAnsi"/>
              </w:rPr>
            </w:pPr>
            <w:r w:rsidRPr="005832A1">
              <w:rPr>
                <w:rFonts w:eastAsiaTheme="minorHAnsi"/>
              </w:rPr>
              <w:t>Together bless Your Name:</w:t>
            </w:r>
          </w:p>
          <w:p w14:paraId="285B63E3" w14:textId="77777777" w:rsidR="00E35F1F" w:rsidRPr="005832A1" w:rsidRDefault="00E35F1F" w:rsidP="00E35F1F">
            <w:pPr>
              <w:pStyle w:val="EngHang"/>
              <w:rPr>
                <w:rFonts w:eastAsiaTheme="minorHAnsi"/>
              </w:rPr>
            </w:pPr>
            <w:r w:rsidRPr="005832A1">
              <w:rPr>
                <w:rFonts w:eastAsiaTheme="minorHAnsi"/>
              </w:rPr>
              <w:t>My Lord Jesus Christ,</w:t>
            </w:r>
          </w:p>
          <w:p w14:paraId="5513B3BC" w14:textId="77777777" w:rsidR="00E35F1F" w:rsidRPr="005832A1" w:rsidRDefault="00E35F1F" w:rsidP="00E35F1F">
            <w:pPr>
              <w:pStyle w:val="EngHangEnd"/>
            </w:pPr>
            <w:r w:rsidRPr="005832A1">
              <w:rPr>
                <w:rFonts w:eastAsiaTheme="minorHAnsi"/>
              </w:rPr>
              <w:t>Help me.</w:t>
            </w:r>
          </w:p>
        </w:tc>
        <w:tc>
          <w:tcPr>
            <w:tcW w:w="288" w:type="dxa"/>
          </w:tcPr>
          <w:p w14:paraId="6FE31CF1" w14:textId="77777777" w:rsidR="00E35F1F" w:rsidRDefault="00E35F1F" w:rsidP="00E35F1F"/>
        </w:tc>
        <w:tc>
          <w:tcPr>
            <w:tcW w:w="288" w:type="dxa"/>
          </w:tcPr>
          <w:p w14:paraId="76DA4E19" w14:textId="77777777" w:rsidR="00E35F1F" w:rsidRDefault="00E35F1F" w:rsidP="00E35F1F">
            <w:pPr>
              <w:pStyle w:val="CopticCross"/>
            </w:pPr>
            <w:r>
              <w:t>¿</w:t>
            </w:r>
          </w:p>
        </w:tc>
        <w:tc>
          <w:tcPr>
            <w:tcW w:w="3960" w:type="dxa"/>
          </w:tcPr>
          <w:p w14:paraId="2FF2FB5C" w14:textId="77777777" w:rsidR="00E35F1F" w:rsidRDefault="00E35F1F" w:rsidP="00E35F1F">
            <w:pPr>
              <w:pStyle w:val="CopticVersemulti-line"/>
            </w:pPr>
            <w:r w:rsidRPr="0016784B">
              <w:t>Ⲗⲁⲥ ⲛⲓⲃⲉⲛ ⲉⲩⲥⲟⲡ</w:t>
            </w:r>
          </w:p>
          <w:p w14:paraId="17A1D004" w14:textId="77777777" w:rsidR="00E35F1F" w:rsidRDefault="00E35F1F" w:rsidP="00E35F1F">
            <w:pPr>
              <w:pStyle w:val="CopticVersemulti-line"/>
            </w:pPr>
            <w:r w:rsidRPr="0016784B">
              <w:t>ⲥⲉⲥ̀ⲙⲟⲩ ⲉⲡⲉⲕⲣⲁⲛ</w:t>
            </w:r>
          </w:p>
          <w:p w14:paraId="35B5E9E4" w14:textId="77777777" w:rsidR="00E35F1F" w:rsidRPr="00A742AC" w:rsidRDefault="00E35F1F" w:rsidP="00E35F1F">
            <w:pPr>
              <w:pStyle w:val="CopticVerse"/>
            </w:pPr>
            <w:r w:rsidRPr="0016784B">
              <w:t>ⲡⲁⲟ̅ⲥ̅ Ⲓⲏ̅ⲥ Ⲡⲭ̅ⲥ ⲁⲣⲓⲃⲟⲏⲑⲓⲛ ⲉⲣⲟⲓ</w:t>
            </w:r>
          </w:p>
        </w:tc>
      </w:tr>
      <w:tr w:rsidR="00E35F1F" w14:paraId="4D71A854" w14:textId="77777777" w:rsidTr="00E35F1F">
        <w:trPr>
          <w:cantSplit/>
          <w:jc w:val="center"/>
        </w:trPr>
        <w:tc>
          <w:tcPr>
            <w:tcW w:w="288" w:type="dxa"/>
          </w:tcPr>
          <w:p w14:paraId="46E248D3" w14:textId="77777777" w:rsidR="00E35F1F" w:rsidRDefault="00E35F1F" w:rsidP="00E35F1F">
            <w:pPr>
              <w:pStyle w:val="CopticCross"/>
            </w:pPr>
          </w:p>
        </w:tc>
        <w:tc>
          <w:tcPr>
            <w:tcW w:w="3960" w:type="dxa"/>
          </w:tcPr>
          <w:p w14:paraId="7210AF53" w14:textId="77777777" w:rsidR="00E35F1F" w:rsidRPr="005832A1" w:rsidRDefault="00E35F1F" w:rsidP="00E35F1F">
            <w:pPr>
              <w:pStyle w:val="EngHang"/>
            </w:pPr>
            <w:r w:rsidRPr="005832A1">
              <w:t>Turn Your face away</w:t>
            </w:r>
          </w:p>
          <w:p w14:paraId="0522F9D8" w14:textId="77777777" w:rsidR="00E35F1F" w:rsidRPr="005832A1" w:rsidRDefault="00E35F1F" w:rsidP="00E35F1F">
            <w:pPr>
              <w:pStyle w:val="EngHang"/>
            </w:pPr>
            <w:r w:rsidRPr="005832A1">
              <w:t>From my sins:</w:t>
            </w:r>
          </w:p>
          <w:p w14:paraId="29D77C28" w14:textId="77777777" w:rsidR="00E35F1F" w:rsidRPr="005832A1" w:rsidRDefault="00E35F1F" w:rsidP="00E35F1F">
            <w:pPr>
              <w:pStyle w:val="EngHang"/>
            </w:pPr>
            <w:r w:rsidRPr="005832A1">
              <w:t>My Lord Jesus:</w:t>
            </w:r>
          </w:p>
          <w:p w14:paraId="4AC2D635" w14:textId="77777777" w:rsidR="00E35F1F" w:rsidRPr="005832A1" w:rsidRDefault="00E35F1F" w:rsidP="00E35F1F">
            <w:pPr>
              <w:pStyle w:val="EngHangEnd"/>
            </w:pPr>
            <w:r w:rsidRPr="005832A1">
              <w:t>Help me.</w:t>
            </w:r>
          </w:p>
        </w:tc>
        <w:tc>
          <w:tcPr>
            <w:tcW w:w="288" w:type="dxa"/>
          </w:tcPr>
          <w:p w14:paraId="2FA09AA1" w14:textId="77777777" w:rsidR="00E35F1F" w:rsidRDefault="00E35F1F" w:rsidP="00E35F1F"/>
        </w:tc>
        <w:tc>
          <w:tcPr>
            <w:tcW w:w="288" w:type="dxa"/>
          </w:tcPr>
          <w:p w14:paraId="3F58D121" w14:textId="77777777" w:rsidR="00E35F1F" w:rsidRDefault="00E35F1F" w:rsidP="00E35F1F">
            <w:pPr>
              <w:pStyle w:val="CopticCross"/>
            </w:pPr>
          </w:p>
        </w:tc>
        <w:tc>
          <w:tcPr>
            <w:tcW w:w="3960" w:type="dxa"/>
          </w:tcPr>
          <w:p w14:paraId="4D5BB322" w14:textId="77777777" w:rsidR="00E35F1F" w:rsidRDefault="00E35F1F" w:rsidP="00E35F1F">
            <w:pPr>
              <w:pStyle w:val="CopticVersemulti-line"/>
            </w:pPr>
            <w:r w:rsidRPr="0016784B">
              <w:t>Ⲙⲁⲧⲁⲥⲑⲟ ⲙ̀ⲡⲉⲕϩⲟ</w:t>
            </w:r>
          </w:p>
          <w:p w14:paraId="51F3F884" w14:textId="77777777" w:rsidR="00E35F1F" w:rsidRDefault="00E35F1F" w:rsidP="00E35F1F">
            <w:pPr>
              <w:pStyle w:val="CopticVersemulti-line"/>
            </w:pPr>
            <w:r w:rsidRPr="0016784B">
              <w:t>ⲥⲁⲃⲟⲗ ⲛ̀ⲛⲁⲛⲟⲃⲓ</w:t>
            </w:r>
          </w:p>
          <w:p w14:paraId="1791BFA4" w14:textId="77777777" w:rsidR="00E35F1F" w:rsidRPr="00A742AC" w:rsidRDefault="00E35F1F" w:rsidP="00E35F1F">
            <w:pPr>
              <w:pStyle w:val="CopticVerse"/>
            </w:pPr>
            <w:r w:rsidRPr="0016784B">
              <w:t>ⲡⲁⲟ̅ⲥ̅ Ⲓⲏ̅ⲥ ⲁⲣⲓⲃⲟⲏⲑⲓⲛ ⲉⲣⲟⲓ</w:t>
            </w:r>
          </w:p>
        </w:tc>
      </w:tr>
      <w:tr w:rsidR="00E35F1F" w14:paraId="7FBA8313" w14:textId="77777777" w:rsidTr="00E35F1F">
        <w:trPr>
          <w:cantSplit/>
          <w:jc w:val="center"/>
        </w:trPr>
        <w:tc>
          <w:tcPr>
            <w:tcW w:w="288" w:type="dxa"/>
          </w:tcPr>
          <w:p w14:paraId="1C538FBC" w14:textId="77777777" w:rsidR="00E35F1F" w:rsidRDefault="00E35F1F" w:rsidP="00E35F1F">
            <w:pPr>
              <w:pStyle w:val="CopticCross"/>
            </w:pPr>
          </w:p>
        </w:tc>
        <w:tc>
          <w:tcPr>
            <w:tcW w:w="3960" w:type="dxa"/>
          </w:tcPr>
          <w:p w14:paraId="4CBDE461" w14:textId="77777777" w:rsidR="00E35F1F" w:rsidRPr="005832A1" w:rsidRDefault="00E35F1F" w:rsidP="00E35F1F">
            <w:pPr>
              <w:pStyle w:val="EngHang"/>
            </w:pPr>
            <w:r w:rsidRPr="005832A1">
              <w:t>Wipe away, O God,</w:t>
            </w:r>
          </w:p>
          <w:p w14:paraId="2BEF4936" w14:textId="77777777" w:rsidR="00E35F1F" w:rsidRPr="005832A1" w:rsidRDefault="00E35F1F" w:rsidP="00E35F1F">
            <w:pPr>
              <w:pStyle w:val="EngHang"/>
            </w:pPr>
            <w:r w:rsidRPr="005832A1">
              <w:t>All my iniquities:</w:t>
            </w:r>
          </w:p>
          <w:p w14:paraId="15D86CA5" w14:textId="77777777" w:rsidR="00E35F1F" w:rsidRPr="005832A1" w:rsidRDefault="00E35F1F" w:rsidP="00E35F1F">
            <w:pPr>
              <w:pStyle w:val="EngHang"/>
            </w:pPr>
            <w:r w:rsidRPr="005832A1">
              <w:t>My Lord Jesus Christ,</w:t>
            </w:r>
          </w:p>
          <w:p w14:paraId="2ACCA91E" w14:textId="77777777" w:rsidR="00E35F1F" w:rsidRPr="005832A1" w:rsidRDefault="00E35F1F" w:rsidP="00E35F1F">
            <w:pPr>
              <w:pStyle w:val="EngHangEnd"/>
            </w:pPr>
            <w:r w:rsidRPr="005832A1">
              <w:t>Help me.</w:t>
            </w:r>
          </w:p>
        </w:tc>
        <w:tc>
          <w:tcPr>
            <w:tcW w:w="288" w:type="dxa"/>
          </w:tcPr>
          <w:p w14:paraId="0880C010" w14:textId="77777777" w:rsidR="00E35F1F" w:rsidRDefault="00E35F1F" w:rsidP="00E35F1F"/>
        </w:tc>
        <w:tc>
          <w:tcPr>
            <w:tcW w:w="288" w:type="dxa"/>
          </w:tcPr>
          <w:p w14:paraId="4E54E953" w14:textId="77777777" w:rsidR="00E35F1F" w:rsidRDefault="00E35F1F" w:rsidP="00E35F1F">
            <w:pPr>
              <w:pStyle w:val="CopticCross"/>
            </w:pPr>
          </w:p>
        </w:tc>
        <w:tc>
          <w:tcPr>
            <w:tcW w:w="3960" w:type="dxa"/>
          </w:tcPr>
          <w:p w14:paraId="2A87E1E1" w14:textId="77777777" w:rsidR="00E35F1F" w:rsidRDefault="00E35F1F" w:rsidP="00E35F1F">
            <w:pPr>
              <w:pStyle w:val="CopticVersemulti-line"/>
            </w:pPr>
            <w:r w:rsidRPr="0016784B">
              <w:t>Ⲛⲁⲁⲛⲟⲙⲓⲁ ⲧⲏⲣⲟⲩ</w:t>
            </w:r>
          </w:p>
          <w:p w14:paraId="39F14E94" w14:textId="77777777" w:rsidR="00E35F1F" w:rsidRDefault="00E35F1F" w:rsidP="00E35F1F">
            <w:pPr>
              <w:pStyle w:val="CopticVersemulti-line"/>
            </w:pPr>
            <w:r w:rsidRPr="0016784B">
              <w:t>Ⲫϯ ⲉⲕⲉ̀ⲥⲱⲗϫⲟⲩ</w:t>
            </w:r>
          </w:p>
          <w:p w14:paraId="7960556F" w14:textId="77777777" w:rsidR="00E35F1F" w:rsidRPr="00A742AC" w:rsidRDefault="00E35F1F" w:rsidP="00E35F1F">
            <w:pPr>
              <w:pStyle w:val="CopticVerse"/>
            </w:pPr>
            <w:r w:rsidRPr="0016784B">
              <w:t>ⲡⲁⲟ̅ⲥ̅ Ⲓⲏ̅ⲥ Ⲡⲭ̅ⲥ ⲁⲣⲓⲃⲟⲏⲑⲓⲛ ⲉⲣⲟⲓ</w:t>
            </w:r>
          </w:p>
        </w:tc>
      </w:tr>
      <w:tr w:rsidR="00E35F1F" w14:paraId="04CA9519" w14:textId="77777777" w:rsidTr="00E35F1F">
        <w:trPr>
          <w:cantSplit/>
          <w:jc w:val="center"/>
        </w:trPr>
        <w:tc>
          <w:tcPr>
            <w:tcW w:w="288" w:type="dxa"/>
          </w:tcPr>
          <w:p w14:paraId="31436491" w14:textId="77777777" w:rsidR="00E35F1F" w:rsidRDefault="00E35F1F" w:rsidP="00E35F1F">
            <w:pPr>
              <w:pStyle w:val="CopticCross"/>
            </w:pPr>
            <w:r>
              <w:t>¿</w:t>
            </w:r>
          </w:p>
        </w:tc>
        <w:tc>
          <w:tcPr>
            <w:tcW w:w="3960" w:type="dxa"/>
          </w:tcPr>
          <w:p w14:paraId="0175E17A" w14:textId="77777777" w:rsidR="00E35F1F" w:rsidRPr="005832A1" w:rsidRDefault="00E35F1F" w:rsidP="00E35F1F">
            <w:pPr>
              <w:pStyle w:val="EngHang"/>
            </w:pPr>
            <w:r w:rsidRPr="005832A1">
              <w:t xml:space="preserve">You know my thoughts, </w:t>
            </w:r>
          </w:p>
          <w:p w14:paraId="2257ADC9" w14:textId="77777777" w:rsidR="00E35F1F" w:rsidRPr="005832A1" w:rsidRDefault="00E35F1F" w:rsidP="00E35F1F">
            <w:pPr>
              <w:pStyle w:val="EngHang"/>
            </w:pPr>
            <w:r w:rsidRPr="005832A1">
              <w:t>And You search my depths:</w:t>
            </w:r>
          </w:p>
          <w:p w14:paraId="18B2AECC" w14:textId="77777777" w:rsidR="00E35F1F" w:rsidRPr="005832A1" w:rsidRDefault="00E35F1F" w:rsidP="00E35F1F">
            <w:pPr>
              <w:pStyle w:val="EngHang"/>
            </w:pPr>
            <w:r w:rsidRPr="005832A1">
              <w:t>My Lord Jesus,</w:t>
            </w:r>
          </w:p>
          <w:p w14:paraId="19E87E9F" w14:textId="77777777" w:rsidR="00E35F1F" w:rsidRPr="005832A1" w:rsidRDefault="00E35F1F" w:rsidP="00E35F1F">
            <w:pPr>
              <w:pStyle w:val="EngHangEnd"/>
            </w:pPr>
            <w:r w:rsidRPr="005832A1">
              <w:t>Help me.</w:t>
            </w:r>
          </w:p>
        </w:tc>
        <w:tc>
          <w:tcPr>
            <w:tcW w:w="288" w:type="dxa"/>
          </w:tcPr>
          <w:p w14:paraId="074E65EE" w14:textId="77777777" w:rsidR="00E35F1F" w:rsidRDefault="00E35F1F" w:rsidP="00E35F1F"/>
        </w:tc>
        <w:tc>
          <w:tcPr>
            <w:tcW w:w="288" w:type="dxa"/>
          </w:tcPr>
          <w:p w14:paraId="65A91438" w14:textId="77777777" w:rsidR="00E35F1F" w:rsidRDefault="00E35F1F" w:rsidP="00E35F1F">
            <w:pPr>
              <w:pStyle w:val="CopticCross"/>
            </w:pPr>
            <w:r>
              <w:t>¿</w:t>
            </w:r>
          </w:p>
        </w:tc>
        <w:tc>
          <w:tcPr>
            <w:tcW w:w="3960" w:type="dxa"/>
          </w:tcPr>
          <w:p w14:paraId="227985BE" w14:textId="77777777" w:rsidR="00E35F1F" w:rsidRDefault="00E35F1F" w:rsidP="00E35F1F">
            <w:pPr>
              <w:pStyle w:val="CopticVersemulti-line"/>
            </w:pPr>
            <w:r w:rsidRPr="0016784B">
              <w:t>Ⲝⲟⲩⲱⲛ ⲛ̀ⲛⲁⲙⲉⲩⲓ</w:t>
            </w:r>
          </w:p>
          <w:p w14:paraId="2B0CA0A4" w14:textId="77777777" w:rsidR="00E35F1F" w:rsidRDefault="00E35F1F" w:rsidP="00E35F1F">
            <w:pPr>
              <w:pStyle w:val="CopticVersemulti-line"/>
            </w:pPr>
            <w:r w:rsidRPr="0016784B">
              <w:t>ⲕ̀ϧⲟⲧϧⲉⲧ ⲛ̀ⲛⲁϭⲗⲱⲧ</w:t>
            </w:r>
          </w:p>
          <w:p w14:paraId="1E7B8C85" w14:textId="77777777" w:rsidR="00E35F1F" w:rsidRPr="00A742AC" w:rsidRDefault="00E35F1F" w:rsidP="00E35F1F">
            <w:pPr>
              <w:pStyle w:val="CopticVerse"/>
            </w:pPr>
            <w:r w:rsidRPr="0016784B">
              <w:t>ⲡⲁⲟ̅ⲥ̅ Ⲓⲏ̅ⲥ ⲁⲣⲓⲃⲟⲏⲑⲓⲛ ⲉⲣⲟⲓ</w:t>
            </w:r>
          </w:p>
        </w:tc>
      </w:tr>
      <w:tr w:rsidR="00E35F1F" w14:paraId="33C6134B" w14:textId="77777777" w:rsidTr="00E35F1F">
        <w:trPr>
          <w:cantSplit/>
          <w:jc w:val="center"/>
        </w:trPr>
        <w:tc>
          <w:tcPr>
            <w:tcW w:w="288" w:type="dxa"/>
          </w:tcPr>
          <w:p w14:paraId="6AC69E32" w14:textId="77777777" w:rsidR="00E35F1F" w:rsidRDefault="00E35F1F" w:rsidP="00E35F1F">
            <w:pPr>
              <w:pStyle w:val="CopticCross"/>
            </w:pPr>
            <w:r>
              <w:t>¿</w:t>
            </w:r>
          </w:p>
        </w:tc>
        <w:tc>
          <w:tcPr>
            <w:tcW w:w="3960" w:type="dxa"/>
          </w:tcPr>
          <w:p w14:paraId="60AFD441" w14:textId="77777777" w:rsidR="00E35F1F" w:rsidRPr="005832A1" w:rsidRDefault="00E35F1F" w:rsidP="00E35F1F">
            <w:pPr>
              <w:pStyle w:val="EngHang"/>
              <w:rPr>
                <w:rFonts w:eastAsiaTheme="minorHAnsi"/>
              </w:rPr>
            </w:pPr>
            <w:r w:rsidRPr="005832A1">
              <w:rPr>
                <w:rFonts w:eastAsiaTheme="minorHAnsi"/>
              </w:rPr>
              <w:t>Create in me</w:t>
            </w:r>
          </w:p>
          <w:p w14:paraId="546EB7A0" w14:textId="77777777" w:rsidR="00E35F1F" w:rsidRPr="005832A1" w:rsidRDefault="00E35F1F" w:rsidP="00E35F1F">
            <w:pPr>
              <w:pStyle w:val="EngHang"/>
              <w:rPr>
                <w:rFonts w:eastAsiaTheme="minorHAnsi"/>
              </w:rPr>
            </w:pPr>
            <w:r w:rsidRPr="005832A1">
              <w:rPr>
                <w:rFonts w:eastAsiaTheme="minorHAnsi"/>
              </w:rPr>
              <w:t>A clean heart:</w:t>
            </w:r>
          </w:p>
          <w:p w14:paraId="36875230" w14:textId="77777777" w:rsidR="00E35F1F" w:rsidRPr="005832A1" w:rsidRDefault="00E35F1F" w:rsidP="00E35F1F">
            <w:pPr>
              <w:pStyle w:val="EngHang"/>
              <w:rPr>
                <w:rFonts w:eastAsiaTheme="minorHAnsi"/>
              </w:rPr>
            </w:pPr>
            <w:r w:rsidRPr="005832A1">
              <w:rPr>
                <w:rFonts w:eastAsiaTheme="minorHAnsi"/>
              </w:rPr>
              <w:t>My Lord Jesus Christ,</w:t>
            </w:r>
          </w:p>
          <w:p w14:paraId="0068C5D8" w14:textId="77777777" w:rsidR="00E35F1F" w:rsidRPr="005832A1" w:rsidRDefault="00E35F1F" w:rsidP="00E35F1F">
            <w:pPr>
              <w:pStyle w:val="EngHangEnd"/>
            </w:pPr>
            <w:r w:rsidRPr="005832A1">
              <w:rPr>
                <w:rFonts w:eastAsiaTheme="minorHAnsi"/>
              </w:rPr>
              <w:t>Help me.</w:t>
            </w:r>
          </w:p>
        </w:tc>
        <w:tc>
          <w:tcPr>
            <w:tcW w:w="288" w:type="dxa"/>
          </w:tcPr>
          <w:p w14:paraId="4E7AB11B" w14:textId="77777777" w:rsidR="00E35F1F" w:rsidRDefault="00E35F1F" w:rsidP="00E35F1F"/>
        </w:tc>
        <w:tc>
          <w:tcPr>
            <w:tcW w:w="288" w:type="dxa"/>
          </w:tcPr>
          <w:p w14:paraId="53E93725" w14:textId="77777777" w:rsidR="00E35F1F" w:rsidRDefault="00E35F1F" w:rsidP="00E35F1F">
            <w:pPr>
              <w:pStyle w:val="CopticCross"/>
            </w:pPr>
            <w:r>
              <w:t>¿</w:t>
            </w:r>
          </w:p>
        </w:tc>
        <w:tc>
          <w:tcPr>
            <w:tcW w:w="3960" w:type="dxa"/>
          </w:tcPr>
          <w:p w14:paraId="34F5629B" w14:textId="77777777" w:rsidR="00E35F1F" w:rsidRDefault="00E35F1F" w:rsidP="00E35F1F">
            <w:pPr>
              <w:pStyle w:val="CopticVersemulti-line"/>
            </w:pPr>
            <w:r w:rsidRPr="0016784B">
              <w:t>Ⲟⲩϩⲏⲧ ⲉϥⲟⲩⲁⲃ</w:t>
            </w:r>
          </w:p>
          <w:p w14:paraId="44D497D2" w14:textId="77777777" w:rsidR="00E35F1F" w:rsidRDefault="00E35F1F" w:rsidP="00E35F1F">
            <w:pPr>
              <w:pStyle w:val="CopticVersemulti-line"/>
            </w:pPr>
            <w:r w:rsidRPr="0016784B">
              <w:t>ⲉⲕⲉ̀ⲥⲟⲛⲧϥ ⲛ̀ϧⲏⲧ</w:t>
            </w:r>
          </w:p>
          <w:p w14:paraId="2AD12004" w14:textId="77777777" w:rsidR="00E35F1F" w:rsidRPr="00A742AC" w:rsidRDefault="00E35F1F" w:rsidP="00E35F1F">
            <w:pPr>
              <w:pStyle w:val="CopticVerse"/>
            </w:pPr>
            <w:r w:rsidRPr="0016784B">
              <w:t>ⲡⲁⲟ̅ⲥ̅ Ⲓⲏ̅ⲥ Ⲡⲭ̅ⲥ ⲁⲣⲓⲃⲟⲏⲑⲓⲛ ⲉⲣⲟⲓ</w:t>
            </w:r>
          </w:p>
        </w:tc>
      </w:tr>
      <w:tr w:rsidR="00E35F1F" w14:paraId="6F6A0AAB" w14:textId="77777777" w:rsidTr="00E35F1F">
        <w:trPr>
          <w:cantSplit/>
          <w:jc w:val="center"/>
        </w:trPr>
        <w:tc>
          <w:tcPr>
            <w:tcW w:w="288" w:type="dxa"/>
          </w:tcPr>
          <w:p w14:paraId="50DEF5EB" w14:textId="77777777" w:rsidR="00E35F1F" w:rsidRDefault="00E35F1F" w:rsidP="00E35F1F">
            <w:pPr>
              <w:pStyle w:val="CopticCross"/>
            </w:pPr>
          </w:p>
        </w:tc>
        <w:tc>
          <w:tcPr>
            <w:tcW w:w="3960" w:type="dxa"/>
          </w:tcPr>
          <w:p w14:paraId="148D11C3" w14:textId="77777777" w:rsidR="00E35F1F" w:rsidRPr="005832A1" w:rsidRDefault="00E35F1F" w:rsidP="00E35F1F">
            <w:pPr>
              <w:pStyle w:val="EngHang"/>
            </w:pPr>
            <w:r w:rsidRPr="005832A1">
              <w:t>Do not take away</w:t>
            </w:r>
          </w:p>
          <w:p w14:paraId="02EF3412" w14:textId="77777777" w:rsidR="00E35F1F" w:rsidRPr="005832A1" w:rsidRDefault="00E35F1F" w:rsidP="00E35F1F">
            <w:pPr>
              <w:pStyle w:val="EngHang"/>
            </w:pPr>
            <w:r w:rsidRPr="005832A1">
              <w:t xml:space="preserve">Your Holy Spirit from me: </w:t>
            </w:r>
          </w:p>
          <w:p w14:paraId="2DAD3BEE" w14:textId="77777777" w:rsidR="00E35F1F" w:rsidRPr="005832A1" w:rsidRDefault="00E35F1F" w:rsidP="00E35F1F">
            <w:pPr>
              <w:pStyle w:val="EngHang"/>
            </w:pPr>
            <w:r w:rsidRPr="005832A1">
              <w:t>My Lord Jesus,</w:t>
            </w:r>
          </w:p>
          <w:p w14:paraId="69E0E570" w14:textId="77777777" w:rsidR="00E35F1F" w:rsidRPr="005832A1" w:rsidRDefault="00E35F1F" w:rsidP="00E35F1F">
            <w:pPr>
              <w:pStyle w:val="EngHangEnd"/>
            </w:pPr>
            <w:r w:rsidRPr="005832A1">
              <w:t>Help me.</w:t>
            </w:r>
          </w:p>
        </w:tc>
        <w:tc>
          <w:tcPr>
            <w:tcW w:w="288" w:type="dxa"/>
          </w:tcPr>
          <w:p w14:paraId="73CEF192" w14:textId="77777777" w:rsidR="00E35F1F" w:rsidRDefault="00E35F1F" w:rsidP="00E35F1F"/>
        </w:tc>
        <w:tc>
          <w:tcPr>
            <w:tcW w:w="288" w:type="dxa"/>
          </w:tcPr>
          <w:p w14:paraId="65165FDA" w14:textId="77777777" w:rsidR="00E35F1F" w:rsidRDefault="00E35F1F" w:rsidP="00E35F1F">
            <w:pPr>
              <w:pStyle w:val="CopticCross"/>
            </w:pPr>
          </w:p>
        </w:tc>
        <w:tc>
          <w:tcPr>
            <w:tcW w:w="3960" w:type="dxa"/>
          </w:tcPr>
          <w:p w14:paraId="26682B1A" w14:textId="77777777" w:rsidR="00E35F1F" w:rsidRDefault="00E35F1F" w:rsidP="00E35F1F">
            <w:pPr>
              <w:pStyle w:val="CopticVersemulti-line"/>
            </w:pPr>
            <w:r w:rsidRPr="0016784B">
              <w:t>Ⲡⲉⲕⲡ̅ⲛ̅ⲁ ⲉ̅ⲑ̅ⲩ</w:t>
            </w:r>
          </w:p>
          <w:p w14:paraId="054A566C" w14:textId="77777777" w:rsidR="00E35F1F" w:rsidRDefault="00E35F1F" w:rsidP="00E35F1F">
            <w:pPr>
              <w:pStyle w:val="CopticVersemulti-line"/>
            </w:pPr>
            <w:r w:rsidRPr="0016784B">
              <w:t>ⲙ̀ⲡⲉⲣⲟⲗϥ ⲉⲃⲟⲗϩⲁⲣⲟⲓ</w:t>
            </w:r>
          </w:p>
          <w:p w14:paraId="0FE215C6" w14:textId="77777777" w:rsidR="00E35F1F" w:rsidRPr="00A742AC" w:rsidRDefault="00E35F1F" w:rsidP="00E35F1F">
            <w:pPr>
              <w:pStyle w:val="CopticVerse"/>
            </w:pPr>
            <w:r w:rsidRPr="0016784B">
              <w:t>ⲡⲁⲟ̅ⲥ̅ Ⲓⲏ̅ⲥ ⲁⲣⲓⲃⲟⲏⲑⲓⲛ ⲉⲣⲟⲓ</w:t>
            </w:r>
          </w:p>
        </w:tc>
      </w:tr>
      <w:tr w:rsidR="00E35F1F" w14:paraId="7CAC052A" w14:textId="77777777" w:rsidTr="00E35F1F">
        <w:trPr>
          <w:cantSplit/>
          <w:jc w:val="center"/>
        </w:trPr>
        <w:tc>
          <w:tcPr>
            <w:tcW w:w="288" w:type="dxa"/>
          </w:tcPr>
          <w:p w14:paraId="522835BC" w14:textId="77777777" w:rsidR="00E35F1F" w:rsidRDefault="00E35F1F" w:rsidP="00E35F1F">
            <w:pPr>
              <w:pStyle w:val="CopticCross"/>
            </w:pPr>
          </w:p>
        </w:tc>
        <w:tc>
          <w:tcPr>
            <w:tcW w:w="3960" w:type="dxa"/>
          </w:tcPr>
          <w:p w14:paraId="6BA251A0" w14:textId="36E3F468" w:rsidR="00E35F1F" w:rsidRPr="005832A1" w:rsidRDefault="009C594D" w:rsidP="00E35F1F">
            <w:pPr>
              <w:pStyle w:val="EngHang"/>
            </w:pPr>
            <w:r>
              <w:t>Incline Your ears to me,</w:t>
            </w:r>
          </w:p>
          <w:p w14:paraId="4D224948" w14:textId="77777777" w:rsidR="00E35F1F" w:rsidRPr="005832A1" w:rsidRDefault="00E35F1F" w:rsidP="00E35F1F">
            <w:pPr>
              <w:pStyle w:val="EngHang"/>
            </w:pPr>
            <w:r w:rsidRPr="005832A1">
              <w:t>Hear my quickly:</w:t>
            </w:r>
          </w:p>
          <w:p w14:paraId="37622733" w14:textId="77777777" w:rsidR="00E35F1F" w:rsidRPr="005832A1" w:rsidRDefault="00E35F1F" w:rsidP="00E35F1F">
            <w:pPr>
              <w:pStyle w:val="EngHang"/>
            </w:pPr>
            <w:r w:rsidRPr="005832A1">
              <w:t>My Lord Jesus Christ,</w:t>
            </w:r>
          </w:p>
          <w:p w14:paraId="4B869369" w14:textId="77777777" w:rsidR="00E35F1F" w:rsidRPr="005832A1" w:rsidRDefault="00E35F1F" w:rsidP="00E35F1F">
            <w:pPr>
              <w:pStyle w:val="EngHangEnd"/>
            </w:pPr>
            <w:r w:rsidRPr="005832A1">
              <w:t>Help me.</w:t>
            </w:r>
          </w:p>
        </w:tc>
        <w:tc>
          <w:tcPr>
            <w:tcW w:w="288" w:type="dxa"/>
          </w:tcPr>
          <w:p w14:paraId="04D212B7" w14:textId="77777777" w:rsidR="00E35F1F" w:rsidRDefault="00E35F1F" w:rsidP="00E35F1F"/>
        </w:tc>
        <w:tc>
          <w:tcPr>
            <w:tcW w:w="288" w:type="dxa"/>
          </w:tcPr>
          <w:p w14:paraId="0A24BBB8" w14:textId="77777777" w:rsidR="00E35F1F" w:rsidRDefault="00E35F1F" w:rsidP="00E35F1F">
            <w:pPr>
              <w:pStyle w:val="CopticCross"/>
            </w:pPr>
          </w:p>
        </w:tc>
        <w:tc>
          <w:tcPr>
            <w:tcW w:w="3960" w:type="dxa"/>
          </w:tcPr>
          <w:p w14:paraId="3E422F07" w14:textId="77777777" w:rsidR="00E35F1F" w:rsidRDefault="00E35F1F" w:rsidP="00E35F1F">
            <w:pPr>
              <w:pStyle w:val="CopticVersemulti-line"/>
            </w:pPr>
            <w:r w:rsidRPr="0016784B">
              <w:t>Ⲣⲉⲕⲡⲉⲕⲙⲁϣϫ ⲉⲣⲟⲓ</w:t>
            </w:r>
          </w:p>
          <w:p w14:paraId="0C12E754" w14:textId="77777777" w:rsidR="00E35F1F" w:rsidRDefault="00E35F1F" w:rsidP="00E35F1F">
            <w:pPr>
              <w:pStyle w:val="CopticVersemulti-line"/>
            </w:pPr>
            <w:r w:rsidRPr="0016784B">
              <w:t>ⲥⲱⲧⲉⲙ ⲉⲣⲟⲓ ⲛ̀ⲭⲱⲗⲉⲙ</w:t>
            </w:r>
          </w:p>
          <w:p w14:paraId="4C413571" w14:textId="77777777" w:rsidR="00E35F1F" w:rsidRPr="00A742AC" w:rsidRDefault="00E35F1F" w:rsidP="00E35F1F">
            <w:pPr>
              <w:pStyle w:val="CopticVerse"/>
            </w:pPr>
            <w:r w:rsidRPr="0016784B">
              <w:t>ⲡⲁⲟ̅ⲥ̅ Ⲓⲏ̅ⲥ Ⲡⲭ̅ⲥ ⲁⲣⲓⲃⲟⲏⲑⲓⲛ ⲉⲣⲟⲓ</w:t>
            </w:r>
          </w:p>
        </w:tc>
      </w:tr>
      <w:tr w:rsidR="00E35F1F" w14:paraId="6CD27937" w14:textId="77777777" w:rsidTr="00E35F1F">
        <w:trPr>
          <w:cantSplit/>
          <w:jc w:val="center"/>
        </w:trPr>
        <w:tc>
          <w:tcPr>
            <w:tcW w:w="288" w:type="dxa"/>
          </w:tcPr>
          <w:p w14:paraId="6E4F29A5" w14:textId="77777777" w:rsidR="00E35F1F" w:rsidRDefault="00E35F1F" w:rsidP="00E35F1F">
            <w:pPr>
              <w:pStyle w:val="CopticCross"/>
            </w:pPr>
            <w:r>
              <w:lastRenderedPageBreak/>
              <w:t>¿</w:t>
            </w:r>
          </w:p>
        </w:tc>
        <w:tc>
          <w:tcPr>
            <w:tcW w:w="3960" w:type="dxa"/>
          </w:tcPr>
          <w:p w14:paraId="6DFD95DA" w14:textId="77777777" w:rsidR="00E35F1F" w:rsidRPr="005832A1" w:rsidRDefault="00E35F1F" w:rsidP="00E35F1F">
            <w:pPr>
              <w:pStyle w:val="EngHang"/>
            </w:pPr>
            <w:r w:rsidRPr="005832A1">
              <w:t>Set a law before me</w:t>
            </w:r>
          </w:p>
          <w:p w14:paraId="346AB03A" w14:textId="77777777" w:rsidR="00E35F1F" w:rsidRPr="005832A1" w:rsidRDefault="00E35F1F" w:rsidP="00E35F1F">
            <w:pPr>
              <w:pStyle w:val="EngHang"/>
            </w:pPr>
            <w:r w:rsidRPr="005832A1">
              <w:t xml:space="preserve">In the path of Your </w:t>
            </w:r>
            <w:commentRangeStart w:id="585"/>
            <w:r w:rsidRPr="005832A1">
              <w:t>truth</w:t>
            </w:r>
            <w:commentRangeEnd w:id="585"/>
            <w:r w:rsidRPr="005832A1">
              <w:rPr>
                <w:rStyle w:val="CommentReference"/>
                <w:rFonts w:eastAsiaTheme="minorHAnsi"/>
                <w:sz w:val="24"/>
              </w:rPr>
              <w:commentReference w:id="585"/>
            </w:r>
            <w:r w:rsidRPr="005832A1">
              <w:t>:</w:t>
            </w:r>
          </w:p>
          <w:p w14:paraId="7BF7676D" w14:textId="77777777" w:rsidR="00E35F1F" w:rsidRPr="005832A1" w:rsidRDefault="00E35F1F" w:rsidP="00E35F1F">
            <w:pPr>
              <w:pStyle w:val="EngHang"/>
            </w:pPr>
            <w:r w:rsidRPr="005832A1">
              <w:t>My Lord Jesus,</w:t>
            </w:r>
          </w:p>
          <w:p w14:paraId="5D47AFF1" w14:textId="77777777" w:rsidR="00E35F1F" w:rsidRPr="005832A1" w:rsidRDefault="00E35F1F" w:rsidP="00E35F1F">
            <w:pPr>
              <w:pStyle w:val="EngHangEnd"/>
            </w:pPr>
            <w:r w:rsidRPr="005832A1">
              <w:t>Help me.</w:t>
            </w:r>
          </w:p>
        </w:tc>
        <w:tc>
          <w:tcPr>
            <w:tcW w:w="288" w:type="dxa"/>
          </w:tcPr>
          <w:p w14:paraId="22358765" w14:textId="77777777" w:rsidR="00E35F1F" w:rsidRDefault="00E35F1F" w:rsidP="00E35F1F"/>
        </w:tc>
        <w:tc>
          <w:tcPr>
            <w:tcW w:w="288" w:type="dxa"/>
          </w:tcPr>
          <w:p w14:paraId="7A97F52B" w14:textId="77777777" w:rsidR="00E35F1F" w:rsidRDefault="00E35F1F" w:rsidP="00E35F1F">
            <w:pPr>
              <w:pStyle w:val="CopticCross"/>
            </w:pPr>
            <w:r>
              <w:t>¿</w:t>
            </w:r>
          </w:p>
        </w:tc>
        <w:tc>
          <w:tcPr>
            <w:tcW w:w="3960" w:type="dxa"/>
          </w:tcPr>
          <w:p w14:paraId="32A57DC4" w14:textId="77777777" w:rsidR="00E35F1F" w:rsidRDefault="00E35F1F" w:rsidP="00E35F1F">
            <w:pPr>
              <w:pStyle w:val="CopticVersemulti-line"/>
            </w:pPr>
            <w:r w:rsidRPr="0016784B">
              <w:t>Ⲥⲉⲙⲛⲉ ⲛⲟⲙⲟⲥ ⲛⲏⲓ</w:t>
            </w:r>
          </w:p>
          <w:p w14:paraId="11D68785" w14:textId="77777777" w:rsidR="00E35F1F" w:rsidRDefault="00E35F1F" w:rsidP="00E35F1F">
            <w:pPr>
              <w:pStyle w:val="CopticVersemulti-line"/>
            </w:pPr>
            <w:r w:rsidRPr="0016784B">
              <w:t>ϩⲓ ⲫ̀ⲙⲱⲓⲧ ⲛ̀ⲧⲉ ⲧⲉⲕⲙⲉⲑⲙⲏⲓ</w:t>
            </w:r>
          </w:p>
          <w:p w14:paraId="6E19BF72" w14:textId="77777777" w:rsidR="00E35F1F" w:rsidRPr="00A742AC" w:rsidRDefault="00E35F1F" w:rsidP="00E35F1F">
            <w:pPr>
              <w:pStyle w:val="CopticVerse"/>
            </w:pPr>
            <w:r w:rsidRPr="0016784B">
              <w:t>ⲡⲁⲟ̅ⲥ̅ Ⲓⲏ̅ⲥ ⲁⲣⲓⲃⲟⲏⲑⲓⲛ ⲉⲣⲟⲓ</w:t>
            </w:r>
          </w:p>
        </w:tc>
      </w:tr>
      <w:tr w:rsidR="00E35F1F" w14:paraId="7FDDEE9F" w14:textId="77777777" w:rsidTr="00E35F1F">
        <w:trPr>
          <w:cantSplit/>
          <w:jc w:val="center"/>
        </w:trPr>
        <w:tc>
          <w:tcPr>
            <w:tcW w:w="288" w:type="dxa"/>
          </w:tcPr>
          <w:p w14:paraId="6181161C" w14:textId="77777777" w:rsidR="00E35F1F" w:rsidRDefault="00E35F1F" w:rsidP="00E35F1F">
            <w:pPr>
              <w:pStyle w:val="CopticCross"/>
            </w:pPr>
            <w:r>
              <w:t>¿</w:t>
            </w:r>
          </w:p>
        </w:tc>
        <w:tc>
          <w:tcPr>
            <w:tcW w:w="3960" w:type="dxa"/>
          </w:tcPr>
          <w:p w14:paraId="303A1600" w14:textId="77777777" w:rsidR="00E35F1F" w:rsidRPr="005832A1" w:rsidRDefault="00E35F1F" w:rsidP="00E35F1F">
            <w:pPr>
              <w:pStyle w:val="EngHang"/>
            </w:pPr>
            <w:r w:rsidRPr="005832A1">
              <w:t>Your kingdom, my God,</w:t>
            </w:r>
          </w:p>
          <w:p w14:paraId="3F6AD212" w14:textId="77777777" w:rsidR="00E35F1F" w:rsidRPr="005832A1" w:rsidRDefault="00E35F1F" w:rsidP="00E35F1F">
            <w:pPr>
              <w:pStyle w:val="EngHang"/>
            </w:pPr>
            <w:r w:rsidRPr="005832A1">
              <w:t>Is an eternal kingdom:</w:t>
            </w:r>
          </w:p>
          <w:p w14:paraId="0009CEBD" w14:textId="77777777" w:rsidR="00E35F1F" w:rsidRPr="005832A1" w:rsidRDefault="00E35F1F" w:rsidP="00E35F1F">
            <w:pPr>
              <w:pStyle w:val="EngHang"/>
            </w:pPr>
            <w:r w:rsidRPr="005832A1">
              <w:t>My Lord Jesus Christ:</w:t>
            </w:r>
          </w:p>
          <w:p w14:paraId="134CE61B" w14:textId="77777777" w:rsidR="00E35F1F" w:rsidRPr="005832A1" w:rsidRDefault="00E35F1F" w:rsidP="00E35F1F">
            <w:pPr>
              <w:pStyle w:val="EngHangEnd"/>
            </w:pPr>
            <w:r w:rsidRPr="005832A1">
              <w:t>Help me.</w:t>
            </w:r>
          </w:p>
        </w:tc>
        <w:tc>
          <w:tcPr>
            <w:tcW w:w="288" w:type="dxa"/>
          </w:tcPr>
          <w:p w14:paraId="08244B31" w14:textId="77777777" w:rsidR="00E35F1F" w:rsidRDefault="00E35F1F" w:rsidP="00E35F1F"/>
        </w:tc>
        <w:tc>
          <w:tcPr>
            <w:tcW w:w="288" w:type="dxa"/>
          </w:tcPr>
          <w:p w14:paraId="73654C77" w14:textId="77777777" w:rsidR="00E35F1F" w:rsidRDefault="00E35F1F" w:rsidP="00E35F1F">
            <w:pPr>
              <w:pStyle w:val="CopticCross"/>
            </w:pPr>
            <w:r>
              <w:t>¿</w:t>
            </w:r>
          </w:p>
        </w:tc>
        <w:tc>
          <w:tcPr>
            <w:tcW w:w="3960" w:type="dxa"/>
          </w:tcPr>
          <w:p w14:paraId="10336BAF" w14:textId="77777777" w:rsidR="00E35F1F" w:rsidRDefault="00E35F1F" w:rsidP="00E35F1F">
            <w:pPr>
              <w:pStyle w:val="CopticVersemulti-line"/>
            </w:pPr>
            <w:r w:rsidRPr="0016784B">
              <w:t>Ⲧⲉⲕⲙⲉⲧⲟⲩⲣⲟ ⲡⲁⲛⲟⲩϯ</w:t>
            </w:r>
          </w:p>
          <w:p w14:paraId="1FB6E2FB" w14:textId="77777777" w:rsidR="00E35F1F" w:rsidRDefault="00E35F1F" w:rsidP="00E35F1F">
            <w:pPr>
              <w:pStyle w:val="CopticVersemulti-line"/>
            </w:pPr>
            <w:r w:rsidRPr="0016784B">
              <w:t>ⲟⲩⲙⲉⲧⲟⲩⲣⲟ ⲛ̀ⲉⲛⲉϩ</w:t>
            </w:r>
          </w:p>
          <w:p w14:paraId="462E78D2" w14:textId="77777777" w:rsidR="00E35F1F" w:rsidRPr="00A742AC" w:rsidRDefault="00E35F1F" w:rsidP="00E35F1F">
            <w:pPr>
              <w:pStyle w:val="CopticVerse"/>
            </w:pPr>
            <w:r w:rsidRPr="0016784B">
              <w:t>ⲡⲁⲟ̅ⲥ̅ Ⲓⲏ̅ⲥ Ⲡⲭ̅ⲥ ⲁⲣⲓⲃⲟⲏⲑⲓⲛ ⲉⲣⲟⲓ</w:t>
            </w:r>
          </w:p>
        </w:tc>
      </w:tr>
      <w:tr w:rsidR="00E35F1F" w14:paraId="691D6544" w14:textId="77777777" w:rsidTr="00E35F1F">
        <w:trPr>
          <w:cantSplit/>
          <w:jc w:val="center"/>
        </w:trPr>
        <w:tc>
          <w:tcPr>
            <w:tcW w:w="288" w:type="dxa"/>
          </w:tcPr>
          <w:p w14:paraId="00183DE8" w14:textId="77777777" w:rsidR="00E35F1F" w:rsidRDefault="00E35F1F" w:rsidP="00E35F1F">
            <w:pPr>
              <w:pStyle w:val="CopticCross"/>
            </w:pPr>
          </w:p>
        </w:tc>
        <w:tc>
          <w:tcPr>
            <w:tcW w:w="3960" w:type="dxa"/>
          </w:tcPr>
          <w:p w14:paraId="3D0B8F60" w14:textId="77777777" w:rsidR="00E35F1F" w:rsidRPr="005832A1" w:rsidRDefault="00E35F1F" w:rsidP="00E35F1F">
            <w:pPr>
              <w:pStyle w:val="EngHang"/>
              <w:rPr>
                <w:rFonts w:eastAsiaTheme="minorHAnsi"/>
              </w:rPr>
            </w:pPr>
            <w:r w:rsidRPr="005832A1">
              <w:rPr>
                <w:rFonts w:eastAsiaTheme="minorHAnsi"/>
              </w:rPr>
              <w:t>You are the Son of God:</w:t>
            </w:r>
          </w:p>
          <w:p w14:paraId="7F882226" w14:textId="77777777" w:rsidR="00E35F1F" w:rsidRPr="005832A1" w:rsidRDefault="00E35F1F" w:rsidP="00E35F1F">
            <w:pPr>
              <w:pStyle w:val="EngHang"/>
              <w:rPr>
                <w:rFonts w:eastAsiaTheme="minorHAnsi"/>
              </w:rPr>
            </w:pPr>
            <w:r w:rsidRPr="005832A1">
              <w:rPr>
                <w:rFonts w:eastAsiaTheme="minorHAnsi"/>
              </w:rPr>
              <w:t xml:space="preserve">I believe in </w:t>
            </w:r>
            <w:r>
              <w:rPr>
                <w:rFonts w:eastAsiaTheme="minorHAnsi"/>
              </w:rPr>
              <w:t>You</w:t>
            </w:r>
            <w:r w:rsidRPr="005832A1">
              <w:rPr>
                <w:rFonts w:eastAsiaTheme="minorHAnsi"/>
              </w:rPr>
              <w:t>:</w:t>
            </w:r>
          </w:p>
          <w:p w14:paraId="24931633" w14:textId="77777777" w:rsidR="00E35F1F" w:rsidRPr="005832A1" w:rsidRDefault="00E35F1F" w:rsidP="00E35F1F">
            <w:pPr>
              <w:pStyle w:val="EngHang"/>
              <w:rPr>
                <w:rFonts w:eastAsiaTheme="minorHAnsi"/>
              </w:rPr>
            </w:pPr>
            <w:r w:rsidRPr="005832A1">
              <w:rPr>
                <w:rFonts w:eastAsiaTheme="minorHAnsi"/>
              </w:rPr>
              <w:t>My Lord Jesus,</w:t>
            </w:r>
          </w:p>
          <w:p w14:paraId="39C768E3" w14:textId="77777777" w:rsidR="00E35F1F" w:rsidRPr="005832A1" w:rsidRDefault="00E35F1F" w:rsidP="00E35F1F">
            <w:pPr>
              <w:pStyle w:val="EngHangEnd"/>
            </w:pPr>
            <w:r w:rsidRPr="005832A1">
              <w:rPr>
                <w:rFonts w:eastAsiaTheme="minorHAnsi"/>
              </w:rPr>
              <w:t>Help me.</w:t>
            </w:r>
          </w:p>
        </w:tc>
        <w:tc>
          <w:tcPr>
            <w:tcW w:w="288" w:type="dxa"/>
          </w:tcPr>
          <w:p w14:paraId="320F9572" w14:textId="77777777" w:rsidR="00E35F1F" w:rsidRDefault="00E35F1F" w:rsidP="00E35F1F"/>
        </w:tc>
        <w:tc>
          <w:tcPr>
            <w:tcW w:w="288" w:type="dxa"/>
          </w:tcPr>
          <w:p w14:paraId="1AE50D1C" w14:textId="77777777" w:rsidR="00E35F1F" w:rsidRDefault="00E35F1F" w:rsidP="00E35F1F">
            <w:pPr>
              <w:pStyle w:val="CopticCross"/>
            </w:pPr>
          </w:p>
        </w:tc>
        <w:tc>
          <w:tcPr>
            <w:tcW w:w="3960" w:type="dxa"/>
          </w:tcPr>
          <w:p w14:paraId="6034A4B7" w14:textId="77777777" w:rsidR="00E35F1F" w:rsidRDefault="00E35F1F" w:rsidP="00E35F1F">
            <w:pPr>
              <w:pStyle w:val="CopticVersemulti-line"/>
            </w:pPr>
            <w:r w:rsidRPr="0016784B">
              <w:t>Ⲩⲓⲟⲥ Ⲑⲉⲟⲥ ⲛ̀ⲑⲟⲕ</w:t>
            </w:r>
          </w:p>
          <w:p w14:paraId="5E9FED80" w14:textId="77777777" w:rsidR="00E35F1F" w:rsidRDefault="00E35F1F" w:rsidP="00E35F1F">
            <w:pPr>
              <w:pStyle w:val="CopticVersemulti-line"/>
            </w:pPr>
            <w:r w:rsidRPr="0016784B">
              <w:t>ⲁⲓⲛⲁϩϯ ⲉⲣⲟⲕ</w:t>
            </w:r>
          </w:p>
          <w:p w14:paraId="38672C5B" w14:textId="77777777" w:rsidR="00E35F1F" w:rsidRPr="00A742AC" w:rsidRDefault="00E35F1F" w:rsidP="00E35F1F">
            <w:pPr>
              <w:pStyle w:val="CopticVerse"/>
            </w:pPr>
            <w:r w:rsidRPr="0016784B">
              <w:t>ⲡⲁⲟ̅ⲥ̅ Ⲓⲏ̅ⲥ ⲁⲣⲓⲃⲟⲏⲑⲓⲛ ⲉⲣⲟⲓ</w:t>
            </w:r>
          </w:p>
        </w:tc>
      </w:tr>
      <w:tr w:rsidR="00E35F1F" w14:paraId="43883F6A" w14:textId="77777777" w:rsidTr="00E35F1F">
        <w:trPr>
          <w:cantSplit/>
          <w:jc w:val="center"/>
        </w:trPr>
        <w:tc>
          <w:tcPr>
            <w:tcW w:w="288" w:type="dxa"/>
          </w:tcPr>
          <w:p w14:paraId="27C2C31D" w14:textId="77777777" w:rsidR="00E35F1F" w:rsidRDefault="00E35F1F" w:rsidP="00E35F1F">
            <w:pPr>
              <w:pStyle w:val="CopticCross"/>
            </w:pPr>
          </w:p>
        </w:tc>
        <w:tc>
          <w:tcPr>
            <w:tcW w:w="3960" w:type="dxa"/>
          </w:tcPr>
          <w:p w14:paraId="75C3E81A" w14:textId="77777777" w:rsidR="00E35F1F" w:rsidRPr="005832A1" w:rsidRDefault="00E35F1F" w:rsidP="00E35F1F">
            <w:pPr>
              <w:pStyle w:val="EngHang"/>
            </w:pPr>
            <w:r w:rsidRPr="005832A1">
              <w:t>O You who carries the sins</w:t>
            </w:r>
          </w:p>
          <w:p w14:paraId="77AC32F7" w14:textId="77777777" w:rsidR="00E35F1F" w:rsidRPr="005832A1" w:rsidRDefault="00E35F1F" w:rsidP="00E35F1F">
            <w:pPr>
              <w:pStyle w:val="EngHang"/>
            </w:pPr>
            <w:r w:rsidRPr="005832A1">
              <w:t>Of the world, have mercy on me:</w:t>
            </w:r>
          </w:p>
          <w:p w14:paraId="242C21F2" w14:textId="77777777" w:rsidR="00E35F1F" w:rsidRPr="005832A1" w:rsidRDefault="00E35F1F" w:rsidP="00E35F1F">
            <w:pPr>
              <w:pStyle w:val="EngHang"/>
            </w:pPr>
            <w:r w:rsidRPr="005832A1">
              <w:t>My Lord Jesus Christ,</w:t>
            </w:r>
          </w:p>
          <w:p w14:paraId="4C1F1043" w14:textId="77777777" w:rsidR="00E35F1F" w:rsidRPr="005832A1" w:rsidRDefault="00E35F1F" w:rsidP="00E35F1F">
            <w:pPr>
              <w:pStyle w:val="EngHangEnd"/>
            </w:pPr>
            <w:r w:rsidRPr="005832A1">
              <w:t>Help me.</w:t>
            </w:r>
          </w:p>
        </w:tc>
        <w:tc>
          <w:tcPr>
            <w:tcW w:w="288" w:type="dxa"/>
          </w:tcPr>
          <w:p w14:paraId="5EBFC1E4" w14:textId="77777777" w:rsidR="00E35F1F" w:rsidRDefault="00E35F1F" w:rsidP="00E35F1F"/>
        </w:tc>
        <w:tc>
          <w:tcPr>
            <w:tcW w:w="288" w:type="dxa"/>
          </w:tcPr>
          <w:p w14:paraId="7D7E22B6" w14:textId="77777777" w:rsidR="00E35F1F" w:rsidRDefault="00E35F1F" w:rsidP="00E35F1F">
            <w:pPr>
              <w:pStyle w:val="CopticCross"/>
            </w:pPr>
          </w:p>
        </w:tc>
        <w:tc>
          <w:tcPr>
            <w:tcW w:w="3960" w:type="dxa"/>
          </w:tcPr>
          <w:p w14:paraId="6B06ACFB" w14:textId="77777777" w:rsidR="00E35F1F" w:rsidRDefault="00E35F1F" w:rsidP="00E35F1F">
            <w:pPr>
              <w:pStyle w:val="CopticVersemulti-line"/>
            </w:pPr>
            <w:r w:rsidRPr="0016784B">
              <w:t>Ⲫⲏⲉⲧⲱⲗⲓ ⲙ̀ⲫ̀ⲛⲟⲃⲓ</w:t>
            </w:r>
          </w:p>
          <w:p w14:paraId="7A27059A" w14:textId="77777777" w:rsidR="00E35F1F" w:rsidRDefault="00E35F1F" w:rsidP="00E35F1F">
            <w:pPr>
              <w:pStyle w:val="CopticVersemulti-line"/>
            </w:pPr>
            <w:r w:rsidRPr="0016784B">
              <w:t>ⲛ̀ⲧⲉ ⲡⲓⲕⲟⲥⲙⲟⲥ ⲛⲁⲓ ⲛⲏⲓ</w:t>
            </w:r>
          </w:p>
          <w:p w14:paraId="460EDEDB" w14:textId="77777777" w:rsidR="00E35F1F" w:rsidRPr="00A742AC" w:rsidRDefault="00E35F1F" w:rsidP="00E35F1F">
            <w:pPr>
              <w:pStyle w:val="CopticVerse"/>
            </w:pPr>
            <w:r w:rsidRPr="0016784B">
              <w:t>ⲡⲁⲟ̅ⲥ̅ Ⲓⲏ̅ⲥ Ⲡⲭ̅ⲥ ⲁⲣⲓⲃⲟⲏⲑⲓⲛ ⲉⲣⲟⲓ</w:t>
            </w:r>
          </w:p>
        </w:tc>
      </w:tr>
      <w:tr w:rsidR="00E35F1F" w14:paraId="036B4D1B" w14:textId="77777777" w:rsidTr="00E35F1F">
        <w:trPr>
          <w:cantSplit/>
          <w:jc w:val="center"/>
        </w:trPr>
        <w:tc>
          <w:tcPr>
            <w:tcW w:w="288" w:type="dxa"/>
          </w:tcPr>
          <w:p w14:paraId="5CF5A6C3" w14:textId="77777777" w:rsidR="00E35F1F" w:rsidRDefault="00E35F1F" w:rsidP="00E35F1F">
            <w:pPr>
              <w:pStyle w:val="CopticCross"/>
            </w:pPr>
            <w:r>
              <w:t>¿</w:t>
            </w:r>
          </w:p>
        </w:tc>
        <w:tc>
          <w:tcPr>
            <w:tcW w:w="3960" w:type="dxa"/>
          </w:tcPr>
          <w:p w14:paraId="570B7E33" w14:textId="77777777" w:rsidR="00E35F1F" w:rsidRPr="005832A1" w:rsidRDefault="00E35F1F" w:rsidP="00E35F1F">
            <w:pPr>
              <w:pStyle w:val="EngHang"/>
            </w:pPr>
            <w:r w:rsidRPr="005832A1">
              <w:t>Forgive me my</w:t>
            </w:r>
          </w:p>
          <w:p w14:paraId="6EF551ED" w14:textId="77777777" w:rsidR="00E35F1F" w:rsidRPr="005832A1" w:rsidRDefault="00E35F1F" w:rsidP="00E35F1F">
            <w:pPr>
              <w:pStyle w:val="EngHang"/>
            </w:pPr>
            <w:r w:rsidRPr="005832A1">
              <w:t>Many iniquities:</w:t>
            </w:r>
          </w:p>
          <w:p w14:paraId="5454E469" w14:textId="77777777" w:rsidR="00E35F1F" w:rsidRPr="005832A1" w:rsidRDefault="00E35F1F" w:rsidP="00E35F1F">
            <w:pPr>
              <w:pStyle w:val="EngHang"/>
            </w:pPr>
            <w:r w:rsidRPr="005832A1">
              <w:t>My Lord Jesus,</w:t>
            </w:r>
          </w:p>
          <w:p w14:paraId="57CB7EF6" w14:textId="77777777" w:rsidR="00E35F1F" w:rsidRPr="005832A1" w:rsidRDefault="00E35F1F" w:rsidP="00E35F1F">
            <w:pPr>
              <w:pStyle w:val="EngHangEnd"/>
            </w:pPr>
            <w:r w:rsidRPr="005832A1">
              <w:t>Help me.</w:t>
            </w:r>
          </w:p>
        </w:tc>
        <w:tc>
          <w:tcPr>
            <w:tcW w:w="288" w:type="dxa"/>
          </w:tcPr>
          <w:p w14:paraId="34D29602" w14:textId="77777777" w:rsidR="00E35F1F" w:rsidRDefault="00E35F1F" w:rsidP="00E35F1F"/>
        </w:tc>
        <w:tc>
          <w:tcPr>
            <w:tcW w:w="288" w:type="dxa"/>
          </w:tcPr>
          <w:p w14:paraId="0DD1A11F" w14:textId="77777777" w:rsidR="00E35F1F" w:rsidRDefault="00E35F1F" w:rsidP="00E35F1F">
            <w:pPr>
              <w:pStyle w:val="CopticCross"/>
            </w:pPr>
            <w:r>
              <w:t>¿</w:t>
            </w:r>
          </w:p>
        </w:tc>
        <w:tc>
          <w:tcPr>
            <w:tcW w:w="3960" w:type="dxa"/>
          </w:tcPr>
          <w:p w14:paraId="3E1EE64C" w14:textId="77777777" w:rsidR="00E35F1F" w:rsidRDefault="00E35F1F" w:rsidP="00E35F1F">
            <w:pPr>
              <w:pStyle w:val="CopticVersemulti-line"/>
            </w:pPr>
            <w:r w:rsidRPr="0016784B">
              <w:t>Ⲭⲱ ⲛⲏⲓ ⲉⲃⲟⲗ ⲙ̀ⲡ̀ⲁϣⲁⲓ</w:t>
            </w:r>
          </w:p>
          <w:p w14:paraId="4275C8C0" w14:textId="77777777" w:rsidR="00E35F1F" w:rsidRDefault="00E35F1F" w:rsidP="00E35F1F">
            <w:pPr>
              <w:pStyle w:val="CopticVersemulti-line"/>
            </w:pPr>
            <w:r w:rsidRPr="0016784B">
              <w:t>ⲛ̀ⲧⲉ ⲛⲁⲁⲛⲟⲙⲓⲁ</w:t>
            </w:r>
          </w:p>
          <w:p w14:paraId="3BA3511B" w14:textId="77777777" w:rsidR="00E35F1F" w:rsidRPr="00A742AC" w:rsidRDefault="00E35F1F" w:rsidP="00E35F1F">
            <w:pPr>
              <w:pStyle w:val="CopticVerse"/>
            </w:pPr>
            <w:r w:rsidRPr="0016784B">
              <w:t>ⲡⲁⲟ̅ⲥ̅ Ⲓⲏ̅ⲥ ⲁⲣⲓⲃⲟⲏⲑⲓⲛ ⲉⲣⲟⲓ</w:t>
            </w:r>
          </w:p>
        </w:tc>
      </w:tr>
      <w:tr w:rsidR="00E35F1F" w14:paraId="719EFFA0" w14:textId="77777777" w:rsidTr="00E35F1F">
        <w:trPr>
          <w:cantSplit/>
          <w:jc w:val="center"/>
        </w:trPr>
        <w:tc>
          <w:tcPr>
            <w:tcW w:w="288" w:type="dxa"/>
          </w:tcPr>
          <w:p w14:paraId="4679C58C" w14:textId="77777777" w:rsidR="00E35F1F" w:rsidRDefault="00E35F1F" w:rsidP="00E35F1F">
            <w:pPr>
              <w:pStyle w:val="CopticCross"/>
            </w:pPr>
            <w:r>
              <w:t>¿</w:t>
            </w:r>
          </w:p>
        </w:tc>
        <w:tc>
          <w:tcPr>
            <w:tcW w:w="3960" w:type="dxa"/>
          </w:tcPr>
          <w:p w14:paraId="489C634D" w14:textId="77777777" w:rsidR="00E35F1F" w:rsidRPr="005832A1" w:rsidRDefault="00E35F1F" w:rsidP="00E35F1F">
            <w:pPr>
              <w:pStyle w:val="EngHang"/>
              <w:rPr>
                <w:rFonts w:eastAsiaTheme="minorHAnsi"/>
              </w:rPr>
            </w:pPr>
            <w:r w:rsidRPr="005832A1">
              <w:rPr>
                <w:rFonts w:eastAsiaTheme="minorHAnsi"/>
              </w:rPr>
              <w:t xml:space="preserve">All of the souls </w:t>
            </w:r>
          </w:p>
          <w:p w14:paraId="329A59D7" w14:textId="77777777" w:rsidR="00E35F1F" w:rsidRPr="005832A1" w:rsidRDefault="00E35F1F" w:rsidP="00E35F1F">
            <w:pPr>
              <w:pStyle w:val="EngHang"/>
              <w:rPr>
                <w:rFonts w:eastAsiaTheme="minorHAnsi"/>
              </w:rPr>
            </w:pPr>
            <w:r w:rsidRPr="005832A1">
              <w:rPr>
                <w:rFonts w:eastAsiaTheme="minorHAnsi"/>
              </w:rPr>
              <w:t>Together bless Your Name:</w:t>
            </w:r>
          </w:p>
          <w:p w14:paraId="667550EA" w14:textId="77777777" w:rsidR="00E35F1F" w:rsidRPr="005832A1" w:rsidRDefault="00E35F1F" w:rsidP="00E35F1F">
            <w:pPr>
              <w:pStyle w:val="EngHang"/>
              <w:rPr>
                <w:rFonts w:eastAsiaTheme="minorHAnsi"/>
              </w:rPr>
            </w:pPr>
            <w:r w:rsidRPr="005832A1">
              <w:rPr>
                <w:rFonts w:eastAsiaTheme="minorHAnsi"/>
              </w:rPr>
              <w:t>My Lord Jesus Christ,</w:t>
            </w:r>
          </w:p>
          <w:p w14:paraId="3DAE099C" w14:textId="77777777" w:rsidR="00E35F1F" w:rsidRPr="005832A1" w:rsidRDefault="00E35F1F" w:rsidP="00E35F1F">
            <w:pPr>
              <w:pStyle w:val="EngHangEnd"/>
            </w:pPr>
            <w:r w:rsidRPr="005832A1">
              <w:rPr>
                <w:rFonts w:eastAsiaTheme="minorHAnsi"/>
              </w:rPr>
              <w:t>Help me.</w:t>
            </w:r>
          </w:p>
        </w:tc>
        <w:tc>
          <w:tcPr>
            <w:tcW w:w="288" w:type="dxa"/>
          </w:tcPr>
          <w:p w14:paraId="58B36F07" w14:textId="77777777" w:rsidR="00E35F1F" w:rsidRDefault="00E35F1F" w:rsidP="00E35F1F"/>
        </w:tc>
        <w:tc>
          <w:tcPr>
            <w:tcW w:w="288" w:type="dxa"/>
          </w:tcPr>
          <w:p w14:paraId="76B732B6" w14:textId="77777777" w:rsidR="00E35F1F" w:rsidRDefault="00E35F1F" w:rsidP="00E35F1F">
            <w:pPr>
              <w:pStyle w:val="CopticCross"/>
            </w:pPr>
            <w:r>
              <w:t>¿</w:t>
            </w:r>
          </w:p>
        </w:tc>
        <w:tc>
          <w:tcPr>
            <w:tcW w:w="3960" w:type="dxa"/>
          </w:tcPr>
          <w:p w14:paraId="6D2161C8" w14:textId="77777777" w:rsidR="00E35F1F" w:rsidRDefault="00E35F1F" w:rsidP="00E35F1F">
            <w:pPr>
              <w:pStyle w:val="CopticVersemulti-line"/>
            </w:pPr>
            <w:r w:rsidRPr="0016784B">
              <w:t>Ⲯⲩⲭⲏ ⲛⲓⲃⲉⲛ ⲉⲩⲥⲟⲡ</w:t>
            </w:r>
          </w:p>
          <w:p w14:paraId="34B124A0" w14:textId="77777777" w:rsidR="00E35F1F" w:rsidRDefault="00E35F1F" w:rsidP="00E35F1F">
            <w:pPr>
              <w:pStyle w:val="CopticVersemulti-line"/>
            </w:pPr>
            <w:r w:rsidRPr="0016784B">
              <w:t>ⲥⲉⲥ̀ⲙⲟⲩ ⲉⲡⲉⲕⲣⲁⲛ</w:t>
            </w:r>
          </w:p>
          <w:p w14:paraId="0AD6E86B" w14:textId="77777777" w:rsidR="00E35F1F" w:rsidRPr="00A742AC" w:rsidRDefault="00E35F1F" w:rsidP="00E35F1F">
            <w:pPr>
              <w:pStyle w:val="CopticVerse"/>
            </w:pPr>
            <w:r w:rsidRPr="0016784B">
              <w:t>ⲡⲁⲟ̅ⲥ̅ Ⲓⲏ̅ⲥ Ⲡⲭ̅ⲥ ⲁⲣⲓⲃⲟⲏⲑⲓⲛ ⲉⲣⲟⲓ</w:t>
            </w:r>
          </w:p>
        </w:tc>
      </w:tr>
      <w:tr w:rsidR="00E35F1F" w14:paraId="1E0E150C" w14:textId="77777777" w:rsidTr="00E35F1F">
        <w:trPr>
          <w:cantSplit/>
          <w:jc w:val="center"/>
        </w:trPr>
        <w:tc>
          <w:tcPr>
            <w:tcW w:w="288" w:type="dxa"/>
          </w:tcPr>
          <w:p w14:paraId="7BC18426" w14:textId="77777777" w:rsidR="00E35F1F" w:rsidRDefault="00E35F1F" w:rsidP="00E35F1F">
            <w:pPr>
              <w:pStyle w:val="CopticCross"/>
            </w:pPr>
          </w:p>
        </w:tc>
        <w:tc>
          <w:tcPr>
            <w:tcW w:w="3960" w:type="dxa"/>
          </w:tcPr>
          <w:p w14:paraId="49F79CB7" w14:textId="77777777" w:rsidR="00E35F1F" w:rsidRPr="005832A1" w:rsidRDefault="00E35F1F" w:rsidP="00E35F1F">
            <w:pPr>
              <w:pStyle w:val="EngHang"/>
            </w:pPr>
            <w:r w:rsidRPr="005832A1">
              <w:t xml:space="preserve">Be </w:t>
            </w:r>
            <w:commentRangeStart w:id="586"/>
            <w:r w:rsidRPr="005832A1">
              <w:t xml:space="preserve">longsuffering </w:t>
            </w:r>
            <w:commentRangeEnd w:id="586"/>
            <w:r w:rsidRPr="005832A1">
              <w:rPr>
                <w:rStyle w:val="CommentReference"/>
                <w:rFonts w:eastAsiaTheme="minorHAnsi"/>
                <w:sz w:val="24"/>
              </w:rPr>
              <w:commentReference w:id="586"/>
            </w:r>
            <w:r w:rsidRPr="005832A1">
              <w:t>with me,</w:t>
            </w:r>
          </w:p>
          <w:p w14:paraId="3B43FC83" w14:textId="77777777" w:rsidR="00E35F1F" w:rsidRPr="005832A1" w:rsidRDefault="00E35F1F" w:rsidP="00E35F1F">
            <w:pPr>
              <w:pStyle w:val="EngHang"/>
            </w:pPr>
            <w:r w:rsidRPr="005832A1">
              <w:t>Do not destroy me quickly:</w:t>
            </w:r>
          </w:p>
          <w:p w14:paraId="3A3AF3E0" w14:textId="77777777" w:rsidR="00E35F1F" w:rsidRPr="005832A1" w:rsidRDefault="00E35F1F" w:rsidP="00E35F1F">
            <w:pPr>
              <w:pStyle w:val="EngHang"/>
            </w:pPr>
            <w:r w:rsidRPr="005832A1">
              <w:t>My Lord Jesus,</w:t>
            </w:r>
          </w:p>
          <w:p w14:paraId="02AA9A64" w14:textId="77777777" w:rsidR="00E35F1F" w:rsidRPr="005832A1" w:rsidRDefault="00E35F1F" w:rsidP="00E35F1F">
            <w:pPr>
              <w:pStyle w:val="EngHangEnd"/>
            </w:pPr>
            <w:r w:rsidRPr="005832A1">
              <w:t>Help me.</w:t>
            </w:r>
          </w:p>
        </w:tc>
        <w:tc>
          <w:tcPr>
            <w:tcW w:w="288" w:type="dxa"/>
          </w:tcPr>
          <w:p w14:paraId="65F1A2C7" w14:textId="77777777" w:rsidR="00E35F1F" w:rsidRDefault="00E35F1F" w:rsidP="00E35F1F"/>
        </w:tc>
        <w:tc>
          <w:tcPr>
            <w:tcW w:w="288" w:type="dxa"/>
          </w:tcPr>
          <w:p w14:paraId="01FE8BD5" w14:textId="77777777" w:rsidR="00E35F1F" w:rsidRDefault="00E35F1F" w:rsidP="00E35F1F">
            <w:pPr>
              <w:pStyle w:val="CopticCross"/>
            </w:pPr>
          </w:p>
        </w:tc>
        <w:tc>
          <w:tcPr>
            <w:tcW w:w="3960" w:type="dxa"/>
          </w:tcPr>
          <w:p w14:paraId="1D472533" w14:textId="77777777" w:rsidR="00E35F1F" w:rsidRDefault="00E35F1F" w:rsidP="00E35F1F">
            <w:pPr>
              <w:pStyle w:val="CopticVersemulti-line"/>
            </w:pPr>
            <w:r w:rsidRPr="0016784B">
              <w:t>Ⲱⲟⲩⲛ̀ϩⲏⲧ ⲛⲉⲙⲏⲓ</w:t>
            </w:r>
          </w:p>
          <w:p w14:paraId="4D6ADF8F" w14:textId="77777777" w:rsidR="00E35F1F" w:rsidRDefault="00E35F1F" w:rsidP="00E35F1F">
            <w:pPr>
              <w:pStyle w:val="CopticVersemulti-line"/>
            </w:pPr>
            <w:r w:rsidRPr="0016784B">
              <w:t>ⲙ̀ⲡⲉⲣⲧⲁⲕⲟⲓ ⲛ̀ⲭⲱⲗⲉⲙ</w:t>
            </w:r>
          </w:p>
          <w:p w14:paraId="180F4D1D" w14:textId="77777777" w:rsidR="00E35F1F" w:rsidRPr="00A742AC" w:rsidRDefault="00E35F1F" w:rsidP="00E35F1F">
            <w:pPr>
              <w:pStyle w:val="CopticVerse"/>
            </w:pPr>
            <w:r w:rsidRPr="0016784B">
              <w:t>ⲡⲁⲟ̅ⲥ̅ Ⲓⲏ̅ⲥ ⲁⲣⲓⲃⲟⲏⲑⲓⲛ ⲉⲣⲟⲓ</w:t>
            </w:r>
          </w:p>
        </w:tc>
      </w:tr>
      <w:tr w:rsidR="00E35F1F" w14:paraId="50DE0FAE" w14:textId="77777777" w:rsidTr="00E35F1F">
        <w:trPr>
          <w:cantSplit/>
          <w:jc w:val="center"/>
        </w:trPr>
        <w:tc>
          <w:tcPr>
            <w:tcW w:w="288" w:type="dxa"/>
          </w:tcPr>
          <w:p w14:paraId="1D4A3A17" w14:textId="77777777" w:rsidR="00E35F1F" w:rsidRDefault="00E35F1F" w:rsidP="00E35F1F">
            <w:pPr>
              <w:pStyle w:val="CopticCross"/>
            </w:pPr>
          </w:p>
        </w:tc>
        <w:tc>
          <w:tcPr>
            <w:tcW w:w="3960" w:type="dxa"/>
          </w:tcPr>
          <w:p w14:paraId="43A337D5" w14:textId="77777777" w:rsidR="00E35F1F" w:rsidRPr="005832A1" w:rsidRDefault="00E35F1F" w:rsidP="00E35F1F">
            <w:pPr>
              <w:pStyle w:val="EngHang"/>
            </w:pPr>
            <w:commentRangeStart w:id="587"/>
            <w:r w:rsidRPr="005832A1">
              <w:t xml:space="preserve">I rise </w:t>
            </w:r>
            <w:commentRangeEnd w:id="587"/>
            <w:r w:rsidRPr="005832A1">
              <w:rPr>
                <w:rStyle w:val="CommentReference"/>
                <w:rFonts w:eastAsiaTheme="minorHAnsi"/>
                <w:sz w:val="24"/>
              </w:rPr>
              <w:commentReference w:id="587"/>
            </w:r>
            <w:r w:rsidRPr="005832A1">
              <w:t>at the first watch</w:t>
            </w:r>
          </w:p>
          <w:p w14:paraId="67A1B80C" w14:textId="77777777" w:rsidR="00E35F1F" w:rsidRPr="005832A1" w:rsidRDefault="00E35F1F" w:rsidP="00E35F1F">
            <w:pPr>
              <w:pStyle w:val="EngHang"/>
            </w:pPr>
            <w:r w:rsidRPr="005832A1">
              <w:t>That I may bless Your Name:</w:t>
            </w:r>
          </w:p>
          <w:p w14:paraId="421EA41D" w14:textId="77777777" w:rsidR="00E35F1F" w:rsidRPr="005832A1" w:rsidRDefault="00E35F1F" w:rsidP="00E35F1F">
            <w:pPr>
              <w:pStyle w:val="EngHang"/>
            </w:pPr>
            <w:r w:rsidRPr="005832A1">
              <w:t>My Lord Jesus Christ:</w:t>
            </w:r>
          </w:p>
          <w:p w14:paraId="2C8ABAC3" w14:textId="77777777" w:rsidR="00E35F1F" w:rsidRPr="005832A1" w:rsidRDefault="00E35F1F" w:rsidP="00E35F1F">
            <w:pPr>
              <w:pStyle w:val="EngHangEnd"/>
            </w:pPr>
            <w:r w:rsidRPr="005832A1">
              <w:t>Help me.</w:t>
            </w:r>
          </w:p>
        </w:tc>
        <w:tc>
          <w:tcPr>
            <w:tcW w:w="288" w:type="dxa"/>
          </w:tcPr>
          <w:p w14:paraId="612B9697" w14:textId="77777777" w:rsidR="00E35F1F" w:rsidRDefault="00E35F1F" w:rsidP="00E35F1F"/>
        </w:tc>
        <w:tc>
          <w:tcPr>
            <w:tcW w:w="288" w:type="dxa"/>
          </w:tcPr>
          <w:p w14:paraId="603D1132" w14:textId="77777777" w:rsidR="00E35F1F" w:rsidRDefault="00E35F1F" w:rsidP="00E35F1F">
            <w:pPr>
              <w:pStyle w:val="CopticCross"/>
            </w:pPr>
          </w:p>
        </w:tc>
        <w:tc>
          <w:tcPr>
            <w:tcW w:w="3960" w:type="dxa"/>
          </w:tcPr>
          <w:p w14:paraId="21C98C0C" w14:textId="77777777" w:rsidR="00E35F1F" w:rsidRDefault="00E35F1F" w:rsidP="00E35F1F">
            <w:pPr>
              <w:pStyle w:val="CopticVersemulti-line"/>
            </w:pPr>
            <w:r w:rsidRPr="0016784B">
              <w:t>Ϣⲁⲓⲧⲱⲛⲧ ⲙ̀ⲫ̀ⲛⲁⲩ ⲛ̀ϣⲱⲣⲡ</w:t>
            </w:r>
          </w:p>
          <w:p w14:paraId="4C0E7CE1" w14:textId="77777777" w:rsidR="00E35F1F" w:rsidRDefault="00E35F1F" w:rsidP="00E35F1F">
            <w:pPr>
              <w:pStyle w:val="CopticVersemulti-line"/>
            </w:pPr>
            <w:r w:rsidRPr="0016784B">
              <w:t>ⲛ̀ⲧⲁⲥ̀ⲙⲟⲩ ⲉⲡⲉⲕⲣⲁⲛ</w:t>
            </w:r>
          </w:p>
          <w:p w14:paraId="62D99961" w14:textId="77777777" w:rsidR="00E35F1F" w:rsidRPr="00A742AC" w:rsidRDefault="00E35F1F" w:rsidP="00E35F1F">
            <w:pPr>
              <w:pStyle w:val="CopticVerse"/>
            </w:pPr>
            <w:r w:rsidRPr="0016784B">
              <w:t>ⲡⲁⲟ̅ⲥ̅ Ⲓⲏ̅ⲥ Ⲡⲭ̅ⲥ ⲁⲣⲓⲃⲟⲏⲑⲓⲛ ⲉⲣⲟⲓ</w:t>
            </w:r>
          </w:p>
        </w:tc>
      </w:tr>
      <w:tr w:rsidR="00E35F1F" w14:paraId="0401B92F" w14:textId="77777777" w:rsidTr="00E35F1F">
        <w:trPr>
          <w:cantSplit/>
          <w:jc w:val="center"/>
        </w:trPr>
        <w:tc>
          <w:tcPr>
            <w:tcW w:w="288" w:type="dxa"/>
          </w:tcPr>
          <w:p w14:paraId="720C6032" w14:textId="77777777" w:rsidR="00E35F1F" w:rsidRDefault="00E35F1F" w:rsidP="00E35F1F">
            <w:pPr>
              <w:pStyle w:val="CopticCross"/>
            </w:pPr>
            <w:r>
              <w:t>¿</w:t>
            </w:r>
          </w:p>
        </w:tc>
        <w:tc>
          <w:tcPr>
            <w:tcW w:w="3960" w:type="dxa"/>
          </w:tcPr>
          <w:p w14:paraId="5FD36422" w14:textId="77777777" w:rsidR="00E35F1F" w:rsidRPr="005832A1" w:rsidRDefault="00E35F1F" w:rsidP="00E35F1F">
            <w:pPr>
              <w:pStyle w:val="EngHang"/>
            </w:pPr>
            <w:r w:rsidRPr="005832A1">
              <w:t xml:space="preserve">Your yoke is </w:t>
            </w:r>
            <w:commentRangeStart w:id="588"/>
            <w:r w:rsidRPr="005832A1">
              <w:t>sweet</w:t>
            </w:r>
            <w:commentRangeEnd w:id="588"/>
            <w:r w:rsidRPr="005832A1">
              <w:rPr>
                <w:rStyle w:val="CommentReference"/>
                <w:rFonts w:eastAsiaTheme="minorHAnsi"/>
                <w:sz w:val="24"/>
              </w:rPr>
              <w:commentReference w:id="588"/>
            </w:r>
          </w:p>
          <w:p w14:paraId="4BB563DD" w14:textId="77777777" w:rsidR="00E35F1F" w:rsidRPr="005832A1" w:rsidRDefault="00E35F1F" w:rsidP="00E35F1F">
            <w:pPr>
              <w:pStyle w:val="EngHang"/>
            </w:pPr>
            <w:r w:rsidRPr="005832A1">
              <w:t>And Your burden is light:</w:t>
            </w:r>
          </w:p>
          <w:p w14:paraId="08C4E443" w14:textId="77777777" w:rsidR="00E35F1F" w:rsidRPr="005832A1" w:rsidRDefault="00E35F1F" w:rsidP="00E35F1F">
            <w:pPr>
              <w:pStyle w:val="EngHang"/>
            </w:pPr>
            <w:r w:rsidRPr="005832A1">
              <w:t>My Lord Jesus,</w:t>
            </w:r>
          </w:p>
          <w:p w14:paraId="0475A30E" w14:textId="77777777" w:rsidR="00E35F1F" w:rsidRPr="005832A1" w:rsidRDefault="00E35F1F" w:rsidP="00E35F1F">
            <w:pPr>
              <w:pStyle w:val="EngHangEnd"/>
            </w:pPr>
            <w:r w:rsidRPr="005832A1">
              <w:t>Help me.</w:t>
            </w:r>
          </w:p>
        </w:tc>
        <w:tc>
          <w:tcPr>
            <w:tcW w:w="288" w:type="dxa"/>
          </w:tcPr>
          <w:p w14:paraId="2FFCF2DB" w14:textId="77777777" w:rsidR="00E35F1F" w:rsidRDefault="00E35F1F" w:rsidP="00E35F1F"/>
        </w:tc>
        <w:tc>
          <w:tcPr>
            <w:tcW w:w="288" w:type="dxa"/>
          </w:tcPr>
          <w:p w14:paraId="15FD79D4" w14:textId="77777777" w:rsidR="00E35F1F" w:rsidRDefault="00E35F1F" w:rsidP="00E35F1F">
            <w:pPr>
              <w:pStyle w:val="CopticCross"/>
            </w:pPr>
            <w:r>
              <w:t>¿</w:t>
            </w:r>
          </w:p>
        </w:tc>
        <w:tc>
          <w:tcPr>
            <w:tcW w:w="3960" w:type="dxa"/>
          </w:tcPr>
          <w:p w14:paraId="38376B52" w14:textId="77777777" w:rsidR="00E35F1F" w:rsidRDefault="00E35F1F" w:rsidP="00E35F1F">
            <w:pPr>
              <w:pStyle w:val="CopticVersemulti-line"/>
            </w:pPr>
            <w:r w:rsidRPr="0016784B">
              <w:t>ϥ̀ϩⲟⲗϫ ⲛ̀ϫⲉ ⲡⲉⲕⲛⲁϩⲃⲉϥ</w:t>
            </w:r>
          </w:p>
          <w:p w14:paraId="411CF032" w14:textId="77777777" w:rsidR="00E35F1F" w:rsidRDefault="00E35F1F" w:rsidP="00E35F1F">
            <w:pPr>
              <w:pStyle w:val="CopticVersemulti-line"/>
            </w:pPr>
            <w:r w:rsidRPr="0016784B">
              <w:t>ⲧⲉⲕⲉⲧⲫⲱ ⲁⲥⲓ̀ⲱⲟⲩ</w:t>
            </w:r>
          </w:p>
          <w:p w14:paraId="0E378BFA" w14:textId="77777777" w:rsidR="00E35F1F" w:rsidRPr="00A742AC" w:rsidRDefault="00E35F1F" w:rsidP="00E35F1F">
            <w:pPr>
              <w:pStyle w:val="CopticVerse"/>
            </w:pPr>
            <w:r w:rsidRPr="0016784B">
              <w:t>ⲡⲁⲟ̅ⲥ̅ Ⲓⲏ̅ⲥ ⲁⲣⲓⲃⲟⲏⲑⲓⲛ ⲉⲣⲟⲓ</w:t>
            </w:r>
          </w:p>
        </w:tc>
      </w:tr>
      <w:tr w:rsidR="00E35F1F" w14:paraId="0FD50C6A" w14:textId="77777777" w:rsidTr="00E35F1F">
        <w:trPr>
          <w:cantSplit/>
          <w:jc w:val="center"/>
        </w:trPr>
        <w:tc>
          <w:tcPr>
            <w:tcW w:w="288" w:type="dxa"/>
          </w:tcPr>
          <w:p w14:paraId="5129FEDD" w14:textId="77777777" w:rsidR="00E35F1F" w:rsidRDefault="00E35F1F" w:rsidP="00E35F1F">
            <w:pPr>
              <w:pStyle w:val="CopticCross"/>
            </w:pPr>
            <w:r>
              <w:t>¿</w:t>
            </w:r>
          </w:p>
        </w:tc>
        <w:tc>
          <w:tcPr>
            <w:tcW w:w="3960" w:type="dxa"/>
          </w:tcPr>
          <w:p w14:paraId="5323465E" w14:textId="77777777" w:rsidR="00E35F1F" w:rsidRPr="005832A1" w:rsidRDefault="00E35F1F" w:rsidP="00E35F1F">
            <w:pPr>
              <w:pStyle w:val="EngHang"/>
            </w:pPr>
            <w:r w:rsidRPr="005832A1">
              <w:t xml:space="preserve">In the acceptable time: </w:t>
            </w:r>
          </w:p>
          <w:p w14:paraId="0B4F5513" w14:textId="77777777" w:rsidR="00E35F1F" w:rsidRPr="005832A1" w:rsidRDefault="00E35F1F" w:rsidP="00E35F1F">
            <w:pPr>
              <w:pStyle w:val="EngHang"/>
            </w:pPr>
            <w:r w:rsidRPr="005832A1">
              <w:t>You will hear me:</w:t>
            </w:r>
          </w:p>
          <w:p w14:paraId="7D7F73F8" w14:textId="77777777" w:rsidR="00E35F1F" w:rsidRPr="005832A1" w:rsidRDefault="00E35F1F" w:rsidP="00E35F1F">
            <w:pPr>
              <w:pStyle w:val="EngHang"/>
            </w:pPr>
            <w:r w:rsidRPr="005832A1">
              <w:t>My Lord Jesus Christ:</w:t>
            </w:r>
          </w:p>
          <w:p w14:paraId="1D90E888" w14:textId="77777777" w:rsidR="00E35F1F" w:rsidRPr="005832A1" w:rsidRDefault="00E35F1F" w:rsidP="00E35F1F">
            <w:pPr>
              <w:pStyle w:val="EngHangEnd"/>
            </w:pPr>
            <w:r w:rsidRPr="005832A1">
              <w:t>Help me.</w:t>
            </w:r>
          </w:p>
        </w:tc>
        <w:tc>
          <w:tcPr>
            <w:tcW w:w="288" w:type="dxa"/>
          </w:tcPr>
          <w:p w14:paraId="5B357190" w14:textId="77777777" w:rsidR="00E35F1F" w:rsidRDefault="00E35F1F" w:rsidP="00E35F1F"/>
        </w:tc>
        <w:tc>
          <w:tcPr>
            <w:tcW w:w="288" w:type="dxa"/>
          </w:tcPr>
          <w:p w14:paraId="2C527815" w14:textId="77777777" w:rsidR="00E35F1F" w:rsidRDefault="00E35F1F" w:rsidP="00E35F1F">
            <w:pPr>
              <w:pStyle w:val="CopticCross"/>
            </w:pPr>
          </w:p>
        </w:tc>
        <w:tc>
          <w:tcPr>
            <w:tcW w:w="3960" w:type="dxa"/>
          </w:tcPr>
          <w:p w14:paraId="72D57E24" w14:textId="77777777" w:rsidR="00E35F1F" w:rsidRDefault="00E35F1F" w:rsidP="00E35F1F">
            <w:pPr>
              <w:pStyle w:val="CopticVersemulti-line"/>
            </w:pPr>
            <w:r w:rsidRPr="0016784B">
              <w:t>Ϧⲉⲛ ⲟⲩⲥⲏⲟⲩ ⲉϥϣⲏⲡ</w:t>
            </w:r>
          </w:p>
          <w:p w14:paraId="035513FB" w14:textId="77777777" w:rsidR="00E35F1F" w:rsidRDefault="00E35F1F" w:rsidP="00E35F1F">
            <w:pPr>
              <w:pStyle w:val="CopticVersemulti-line"/>
            </w:pPr>
            <w:r w:rsidRPr="0016784B">
              <w:t>ⲉⲕⲉ̀ⲥⲱⲧⲉⲙ ⲉⲣⲟⲓ</w:t>
            </w:r>
          </w:p>
          <w:p w14:paraId="71EC430C" w14:textId="77777777" w:rsidR="00E35F1F" w:rsidRPr="00A742AC" w:rsidRDefault="00E35F1F" w:rsidP="00E35F1F">
            <w:pPr>
              <w:pStyle w:val="CopticVerse"/>
            </w:pPr>
            <w:r w:rsidRPr="0016784B">
              <w:t>ⲡⲁⲟ̅ⲥ̅ Ⲓⲏ̅ⲥ Ⲡⲭ̅ⲥ ⲁⲣⲓⲃⲟⲏⲑⲓⲛ ⲉⲣⲟⲓ</w:t>
            </w:r>
          </w:p>
        </w:tc>
      </w:tr>
      <w:tr w:rsidR="00E35F1F" w14:paraId="6DCEBCCF" w14:textId="77777777" w:rsidTr="00E35F1F">
        <w:trPr>
          <w:cantSplit/>
          <w:jc w:val="center"/>
        </w:trPr>
        <w:tc>
          <w:tcPr>
            <w:tcW w:w="288" w:type="dxa"/>
          </w:tcPr>
          <w:p w14:paraId="7B49FC05" w14:textId="77777777" w:rsidR="00E35F1F" w:rsidRDefault="00E35F1F" w:rsidP="00E35F1F">
            <w:pPr>
              <w:pStyle w:val="CopticCross"/>
            </w:pPr>
          </w:p>
        </w:tc>
        <w:tc>
          <w:tcPr>
            <w:tcW w:w="3960" w:type="dxa"/>
          </w:tcPr>
          <w:p w14:paraId="605650E3" w14:textId="77777777" w:rsidR="00E35F1F" w:rsidRPr="005832A1" w:rsidRDefault="00E35F1F" w:rsidP="00E35F1F">
            <w:pPr>
              <w:pStyle w:val="EngHang"/>
              <w:rPr>
                <w:rFonts w:eastAsiaTheme="minorHAnsi"/>
              </w:rPr>
            </w:pPr>
            <w:commentRangeStart w:id="589"/>
            <w:r w:rsidRPr="005832A1">
              <w:rPr>
                <w:rFonts w:eastAsiaTheme="minorHAnsi"/>
              </w:rPr>
              <w:t>Oh, how I love</w:t>
            </w:r>
            <w:commentRangeEnd w:id="589"/>
            <w:r w:rsidRPr="005832A1">
              <w:rPr>
                <w:rStyle w:val="CommentReference"/>
                <w:rFonts w:eastAsiaTheme="minorHAnsi"/>
                <w:sz w:val="24"/>
              </w:rPr>
              <w:commentReference w:id="589"/>
            </w:r>
          </w:p>
          <w:p w14:paraId="6A6A0514" w14:textId="77777777" w:rsidR="00E35F1F" w:rsidRPr="005832A1" w:rsidRDefault="00E35F1F" w:rsidP="00E35F1F">
            <w:pPr>
              <w:pStyle w:val="EngHang"/>
              <w:rPr>
                <w:rFonts w:eastAsiaTheme="minorHAnsi"/>
              </w:rPr>
            </w:pPr>
            <w:r w:rsidRPr="005832A1">
              <w:rPr>
                <w:rFonts w:eastAsiaTheme="minorHAnsi"/>
              </w:rPr>
              <w:t>Your Holy Name:</w:t>
            </w:r>
          </w:p>
          <w:p w14:paraId="0051D0B2" w14:textId="77777777" w:rsidR="00E35F1F" w:rsidRPr="005832A1" w:rsidRDefault="00E35F1F" w:rsidP="00E35F1F">
            <w:pPr>
              <w:pStyle w:val="EngHang"/>
              <w:rPr>
                <w:rFonts w:eastAsiaTheme="minorHAnsi"/>
              </w:rPr>
            </w:pPr>
            <w:r w:rsidRPr="005832A1">
              <w:rPr>
                <w:rFonts w:eastAsiaTheme="minorHAnsi"/>
              </w:rPr>
              <w:t>My Lord Jesus,</w:t>
            </w:r>
          </w:p>
          <w:p w14:paraId="5DBFFCE0" w14:textId="77777777" w:rsidR="00E35F1F" w:rsidRPr="005832A1" w:rsidRDefault="00E35F1F" w:rsidP="00E35F1F">
            <w:pPr>
              <w:pStyle w:val="EngHangEnd"/>
            </w:pPr>
            <w:r w:rsidRPr="005832A1">
              <w:rPr>
                <w:rFonts w:eastAsiaTheme="minorHAnsi"/>
              </w:rPr>
              <w:t>Help me.</w:t>
            </w:r>
          </w:p>
        </w:tc>
        <w:tc>
          <w:tcPr>
            <w:tcW w:w="288" w:type="dxa"/>
          </w:tcPr>
          <w:p w14:paraId="295510C5" w14:textId="77777777" w:rsidR="00E35F1F" w:rsidRDefault="00E35F1F" w:rsidP="00E35F1F"/>
        </w:tc>
        <w:tc>
          <w:tcPr>
            <w:tcW w:w="288" w:type="dxa"/>
          </w:tcPr>
          <w:p w14:paraId="3F710CF0" w14:textId="77777777" w:rsidR="00E35F1F" w:rsidRDefault="00E35F1F" w:rsidP="00E35F1F">
            <w:pPr>
              <w:pStyle w:val="CopticCross"/>
            </w:pPr>
          </w:p>
        </w:tc>
        <w:tc>
          <w:tcPr>
            <w:tcW w:w="3960" w:type="dxa"/>
          </w:tcPr>
          <w:p w14:paraId="6F0A35F1" w14:textId="77777777" w:rsidR="00E35F1F" w:rsidRDefault="00E35F1F" w:rsidP="00E35F1F">
            <w:pPr>
              <w:pStyle w:val="CopticVersemulti-line"/>
            </w:pPr>
            <w:r w:rsidRPr="0016784B">
              <w:t>Ϩⲱⲥ ⲟⲩϣⲟⲩⲙⲉⲛⲣⲓⲧϥ</w:t>
            </w:r>
          </w:p>
          <w:p w14:paraId="75C447D2" w14:textId="77777777" w:rsidR="00E35F1F" w:rsidRDefault="00E35F1F" w:rsidP="00E35F1F">
            <w:pPr>
              <w:pStyle w:val="CopticVersemulti-line"/>
            </w:pPr>
            <w:r w:rsidRPr="0016784B">
              <w:t>ⲡⲉ ⲡⲉⲕⲣⲁⲛ ⲉ̅ⲑ̅ⲩ</w:t>
            </w:r>
          </w:p>
          <w:p w14:paraId="06044B70" w14:textId="77777777" w:rsidR="00E35F1F" w:rsidRPr="00A742AC" w:rsidRDefault="00E35F1F" w:rsidP="00E35F1F">
            <w:pPr>
              <w:pStyle w:val="CopticVerse"/>
            </w:pPr>
            <w:r w:rsidRPr="0016784B">
              <w:t>ⲡⲁⲟ̅ⲥ̅ Ⲓⲏ̅ⲥ ⲁⲣⲓⲃⲟⲏⲑⲓⲛ ⲉⲣⲟⲓ</w:t>
            </w:r>
          </w:p>
        </w:tc>
      </w:tr>
      <w:tr w:rsidR="00E35F1F" w14:paraId="38F0FDD4" w14:textId="77777777" w:rsidTr="00E35F1F">
        <w:trPr>
          <w:cantSplit/>
          <w:jc w:val="center"/>
        </w:trPr>
        <w:tc>
          <w:tcPr>
            <w:tcW w:w="288" w:type="dxa"/>
          </w:tcPr>
          <w:p w14:paraId="2F2E4916" w14:textId="77777777" w:rsidR="00E35F1F" w:rsidRDefault="00E35F1F" w:rsidP="00E35F1F">
            <w:pPr>
              <w:pStyle w:val="CopticCross"/>
            </w:pPr>
          </w:p>
        </w:tc>
        <w:tc>
          <w:tcPr>
            <w:tcW w:w="3960" w:type="dxa"/>
          </w:tcPr>
          <w:p w14:paraId="1DB69C73" w14:textId="77777777" w:rsidR="00E35F1F" w:rsidRPr="005832A1" w:rsidRDefault="00E35F1F" w:rsidP="00E35F1F">
            <w:pPr>
              <w:pStyle w:val="EngHang"/>
              <w:rPr>
                <w:rFonts w:eastAsiaTheme="minorHAnsi"/>
              </w:rPr>
            </w:pPr>
            <w:r w:rsidRPr="005832A1">
              <w:rPr>
                <w:rFonts w:eastAsiaTheme="minorHAnsi"/>
              </w:rPr>
              <w:t>Disperse away from me</w:t>
            </w:r>
          </w:p>
          <w:p w14:paraId="019C97E3" w14:textId="77777777" w:rsidR="00E35F1F" w:rsidRPr="005832A1" w:rsidRDefault="00E35F1F" w:rsidP="00E35F1F">
            <w:pPr>
              <w:pStyle w:val="EngHang"/>
              <w:rPr>
                <w:rFonts w:eastAsiaTheme="minorHAnsi"/>
              </w:rPr>
            </w:pPr>
            <w:r w:rsidRPr="005832A1">
              <w:rPr>
                <w:rFonts w:eastAsiaTheme="minorHAnsi"/>
              </w:rPr>
              <w:t xml:space="preserve">All </w:t>
            </w:r>
            <w:commentRangeStart w:id="590"/>
            <w:r w:rsidRPr="005832A1">
              <w:rPr>
                <w:rFonts w:eastAsiaTheme="minorHAnsi"/>
              </w:rPr>
              <w:t xml:space="preserve">of </w:t>
            </w:r>
            <w:commentRangeEnd w:id="590"/>
            <w:r w:rsidRPr="005832A1">
              <w:rPr>
                <w:rStyle w:val="CommentReference"/>
                <w:rFonts w:eastAsiaTheme="minorHAnsi"/>
                <w:sz w:val="24"/>
              </w:rPr>
              <w:commentReference w:id="590"/>
            </w:r>
            <w:r w:rsidRPr="005832A1">
              <w:rPr>
                <w:rFonts w:eastAsiaTheme="minorHAnsi"/>
              </w:rPr>
              <w:t>the devils:</w:t>
            </w:r>
          </w:p>
          <w:p w14:paraId="6F7B841A" w14:textId="77777777" w:rsidR="00E35F1F" w:rsidRPr="005832A1" w:rsidRDefault="00E35F1F" w:rsidP="00E35F1F">
            <w:pPr>
              <w:pStyle w:val="EngHang"/>
              <w:rPr>
                <w:rFonts w:eastAsiaTheme="minorHAnsi"/>
              </w:rPr>
            </w:pPr>
            <w:r w:rsidRPr="005832A1">
              <w:rPr>
                <w:rFonts w:eastAsiaTheme="minorHAnsi"/>
              </w:rPr>
              <w:t>My Lord Jesus Christ,</w:t>
            </w:r>
          </w:p>
          <w:p w14:paraId="7087D2D4" w14:textId="77777777" w:rsidR="00E35F1F" w:rsidRPr="005832A1" w:rsidRDefault="00E35F1F" w:rsidP="00E35F1F">
            <w:pPr>
              <w:pStyle w:val="EngHangEnd"/>
            </w:pPr>
            <w:r w:rsidRPr="005832A1">
              <w:rPr>
                <w:rFonts w:eastAsiaTheme="minorHAnsi"/>
              </w:rPr>
              <w:t>Help me.</w:t>
            </w:r>
          </w:p>
        </w:tc>
        <w:tc>
          <w:tcPr>
            <w:tcW w:w="288" w:type="dxa"/>
          </w:tcPr>
          <w:p w14:paraId="25AFFE49" w14:textId="77777777" w:rsidR="00E35F1F" w:rsidRDefault="00E35F1F" w:rsidP="00E35F1F"/>
        </w:tc>
        <w:tc>
          <w:tcPr>
            <w:tcW w:w="288" w:type="dxa"/>
          </w:tcPr>
          <w:p w14:paraId="6BBB0651" w14:textId="77777777" w:rsidR="00E35F1F" w:rsidRDefault="00E35F1F" w:rsidP="00E35F1F">
            <w:pPr>
              <w:pStyle w:val="CopticCross"/>
            </w:pPr>
          </w:p>
        </w:tc>
        <w:tc>
          <w:tcPr>
            <w:tcW w:w="3960" w:type="dxa"/>
          </w:tcPr>
          <w:p w14:paraId="00EE3C6D" w14:textId="77777777" w:rsidR="00E35F1F" w:rsidRDefault="00E35F1F" w:rsidP="00E35F1F">
            <w:pPr>
              <w:pStyle w:val="CopticVersemulti-line"/>
            </w:pPr>
            <w:r w:rsidRPr="0016784B">
              <w:t>ϫⲱⲣ ̀ⲉⲃⲟⲗ Ϩⲁⲣⲟⲓ:</w:t>
            </w:r>
          </w:p>
          <w:p w14:paraId="4E90E3C2" w14:textId="77777777" w:rsidR="00E35F1F" w:rsidRDefault="00E35F1F" w:rsidP="00E35F1F">
            <w:pPr>
              <w:pStyle w:val="CopticVersemulti-line"/>
            </w:pPr>
            <w:r w:rsidRPr="0016784B">
              <w:t>ⲛⲇⲓⲁⲃⲟⲗⲏ ⲛⲓⲃⲉⲛ</w:t>
            </w:r>
          </w:p>
          <w:p w14:paraId="277E723B" w14:textId="77777777" w:rsidR="00E35F1F" w:rsidRPr="00A742AC" w:rsidRDefault="00E35F1F" w:rsidP="00E35F1F">
            <w:pPr>
              <w:pStyle w:val="CopticVerse"/>
            </w:pPr>
            <w:r w:rsidRPr="0016784B">
              <w:t>ⲡⲁⲟ̅ⲥ̅ Ⲓⲏ̅ⲥ Ⲡⲭ̅ⲥ ⲁⲣⲓⲃⲟⲏⲑⲓⲛ ⲉⲣⲟⲓ</w:t>
            </w:r>
          </w:p>
        </w:tc>
      </w:tr>
      <w:tr w:rsidR="00E35F1F" w14:paraId="75DF757B" w14:textId="77777777" w:rsidTr="00E35F1F">
        <w:trPr>
          <w:cantSplit/>
          <w:jc w:val="center"/>
        </w:trPr>
        <w:tc>
          <w:tcPr>
            <w:tcW w:w="288" w:type="dxa"/>
          </w:tcPr>
          <w:p w14:paraId="104670EE" w14:textId="77777777" w:rsidR="00E35F1F" w:rsidRDefault="00E35F1F" w:rsidP="00E35F1F">
            <w:pPr>
              <w:pStyle w:val="CopticCross"/>
            </w:pPr>
            <w:r>
              <w:t>¿</w:t>
            </w:r>
          </w:p>
        </w:tc>
        <w:tc>
          <w:tcPr>
            <w:tcW w:w="3960" w:type="dxa"/>
          </w:tcPr>
          <w:p w14:paraId="796715CD" w14:textId="77777777" w:rsidR="00E35F1F" w:rsidRPr="005832A1" w:rsidRDefault="00E35F1F" w:rsidP="00E35F1F">
            <w:pPr>
              <w:pStyle w:val="EngHang"/>
            </w:pPr>
            <w:r w:rsidRPr="005832A1">
              <w:t>Sow with me</w:t>
            </w:r>
          </w:p>
          <w:p w14:paraId="02BC5449" w14:textId="1D2827F1" w:rsidR="00E35F1F" w:rsidRPr="005832A1" w:rsidRDefault="00E35F1F" w:rsidP="00E35F1F">
            <w:pPr>
              <w:pStyle w:val="EngHang"/>
            </w:pPr>
            <w:r w:rsidRPr="005832A1">
              <w:t xml:space="preserve">The seed of Your </w:t>
            </w:r>
            <w:commentRangeStart w:id="591"/>
            <w:r w:rsidRPr="005832A1">
              <w:t>truth</w:t>
            </w:r>
            <w:commentRangeEnd w:id="591"/>
            <w:r w:rsidRPr="005832A1">
              <w:rPr>
                <w:rStyle w:val="CommentReference"/>
                <w:rFonts w:eastAsiaTheme="minorHAnsi"/>
                <w:sz w:val="24"/>
              </w:rPr>
              <w:commentReference w:id="591"/>
            </w:r>
            <w:r w:rsidR="008A107E">
              <w:rPr>
                <w:rStyle w:val="FootnoteReference"/>
              </w:rPr>
              <w:footnoteReference w:id="904"/>
            </w:r>
            <w:r w:rsidRPr="005832A1">
              <w:t>:</w:t>
            </w:r>
          </w:p>
          <w:p w14:paraId="0DFA1CE9" w14:textId="77777777" w:rsidR="00E35F1F" w:rsidRPr="005832A1" w:rsidRDefault="00E35F1F" w:rsidP="00E35F1F">
            <w:pPr>
              <w:pStyle w:val="EngHang"/>
            </w:pPr>
            <w:r w:rsidRPr="005832A1">
              <w:t>My Lord Jesus:</w:t>
            </w:r>
          </w:p>
          <w:p w14:paraId="4F33C673" w14:textId="77777777" w:rsidR="00E35F1F" w:rsidRPr="005832A1" w:rsidRDefault="00E35F1F" w:rsidP="00E35F1F">
            <w:pPr>
              <w:pStyle w:val="EngHangEnd"/>
            </w:pPr>
            <w:r w:rsidRPr="005832A1">
              <w:t>Help me.</w:t>
            </w:r>
          </w:p>
        </w:tc>
        <w:tc>
          <w:tcPr>
            <w:tcW w:w="288" w:type="dxa"/>
          </w:tcPr>
          <w:p w14:paraId="10511647" w14:textId="77777777" w:rsidR="00E35F1F" w:rsidRDefault="00E35F1F" w:rsidP="00E35F1F"/>
        </w:tc>
        <w:tc>
          <w:tcPr>
            <w:tcW w:w="288" w:type="dxa"/>
          </w:tcPr>
          <w:p w14:paraId="11D055DF" w14:textId="77777777" w:rsidR="00E35F1F" w:rsidRDefault="00E35F1F" w:rsidP="00E35F1F">
            <w:pPr>
              <w:pStyle w:val="CopticCross"/>
            </w:pPr>
            <w:r>
              <w:t>¿</w:t>
            </w:r>
          </w:p>
        </w:tc>
        <w:tc>
          <w:tcPr>
            <w:tcW w:w="3960" w:type="dxa"/>
          </w:tcPr>
          <w:p w14:paraId="007B08B5" w14:textId="77777777" w:rsidR="00E35F1F" w:rsidRDefault="00E35F1F" w:rsidP="00E35F1F">
            <w:pPr>
              <w:pStyle w:val="CopticVersemulti-line"/>
            </w:pPr>
            <w:r w:rsidRPr="0016784B">
              <w:t>ϭⲟ ⲛ̀ϧ̀ⲣⲏⲓ ⲛ̀ϧⲏⲧ</w:t>
            </w:r>
          </w:p>
          <w:p w14:paraId="0B09C02E" w14:textId="77777777" w:rsidR="00E35F1F" w:rsidRDefault="00E35F1F" w:rsidP="00E35F1F">
            <w:pPr>
              <w:pStyle w:val="CopticVersemulti-line"/>
            </w:pPr>
            <w:r w:rsidRPr="0016784B">
              <w:t>ⲙ̀ⲡ̀ⲟⲩⲧⲁϩ ⲛ̀ⲧⲉ ⲧⲉⲕⲙⲉⲑⲙⲏⲓ</w:t>
            </w:r>
          </w:p>
          <w:p w14:paraId="101E4F93" w14:textId="77777777" w:rsidR="00E35F1F" w:rsidRPr="00A742AC" w:rsidRDefault="00E35F1F" w:rsidP="00E35F1F">
            <w:pPr>
              <w:pStyle w:val="CopticVerse"/>
            </w:pPr>
            <w:r w:rsidRPr="0016784B">
              <w:t>ⲡⲁⲟ̅ⲥ̅ Ⲓⲏ̅ⲥ ⲁⲣⲓⲃⲟⲏⲑⲓⲛ ⲉⲣⲟⲓ</w:t>
            </w:r>
          </w:p>
        </w:tc>
      </w:tr>
      <w:tr w:rsidR="00E35F1F" w14:paraId="2D6D7566" w14:textId="77777777" w:rsidTr="00E35F1F">
        <w:trPr>
          <w:cantSplit/>
          <w:jc w:val="center"/>
        </w:trPr>
        <w:tc>
          <w:tcPr>
            <w:tcW w:w="288" w:type="dxa"/>
          </w:tcPr>
          <w:p w14:paraId="18AAE549" w14:textId="77777777" w:rsidR="00E35F1F" w:rsidRDefault="00E35F1F" w:rsidP="00E35F1F">
            <w:pPr>
              <w:pStyle w:val="CopticCross"/>
            </w:pPr>
            <w:r>
              <w:lastRenderedPageBreak/>
              <w:t>¿</w:t>
            </w:r>
          </w:p>
        </w:tc>
        <w:tc>
          <w:tcPr>
            <w:tcW w:w="3960" w:type="dxa"/>
          </w:tcPr>
          <w:p w14:paraId="6F2AEB79" w14:textId="77777777" w:rsidR="00E35F1F" w:rsidRPr="005832A1" w:rsidRDefault="00E35F1F" w:rsidP="00E35F1F">
            <w:pPr>
              <w:pStyle w:val="EngHang"/>
            </w:pPr>
            <w:r w:rsidRPr="005832A1">
              <w:t xml:space="preserve">Grant us Your </w:t>
            </w:r>
            <w:commentRangeStart w:id="592"/>
            <w:r w:rsidRPr="005832A1">
              <w:t xml:space="preserve">true </w:t>
            </w:r>
            <w:commentRangeEnd w:id="592"/>
            <w:r w:rsidRPr="005832A1">
              <w:rPr>
                <w:rStyle w:val="CommentReference"/>
                <w:rFonts w:eastAsiaTheme="minorHAnsi"/>
                <w:sz w:val="24"/>
              </w:rPr>
              <w:commentReference w:id="592"/>
            </w:r>
            <w:r w:rsidRPr="005832A1">
              <w:t xml:space="preserve">peace: </w:t>
            </w:r>
          </w:p>
          <w:p w14:paraId="5C986582" w14:textId="77777777" w:rsidR="00E35F1F" w:rsidRPr="005832A1" w:rsidRDefault="00E35F1F" w:rsidP="00E35F1F">
            <w:pPr>
              <w:pStyle w:val="EngHang"/>
            </w:pPr>
            <w:r w:rsidRPr="005832A1">
              <w:t xml:space="preserve">And forgive us our sins: </w:t>
            </w:r>
          </w:p>
          <w:p w14:paraId="5D7B2370" w14:textId="77777777" w:rsidR="00E35F1F" w:rsidRPr="005832A1" w:rsidRDefault="00E35F1F" w:rsidP="00E35F1F">
            <w:pPr>
              <w:pStyle w:val="EngHang"/>
            </w:pPr>
            <w:r w:rsidRPr="005832A1">
              <w:t>My Lord Jesus Christ:</w:t>
            </w:r>
          </w:p>
          <w:p w14:paraId="580B5927" w14:textId="77777777" w:rsidR="00E35F1F" w:rsidRPr="005832A1" w:rsidRDefault="00E35F1F" w:rsidP="00E35F1F">
            <w:pPr>
              <w:pStyle w:val="EngHangEnd"/>
            </w:pPr>
            <w:r w:rsidRPr="005832A1">
              <w:t>Help me</w:t>
            </w:r>
          </w:p>
        </w:tc>
        <w:tc>
          <w:tcPr>
            <w:tcW w:w="288" w:type="dxa"/>
          </w:tcPr>
          <w:p w14:paraId="4668025D" w14:textId="77777777" w:rsidR="00E35F1F" w:rsidRDefault="00E35F1F" w:rsidP="00E35F1F"/>
        </w:tc>
        <w:tc>
          <w:tcPr>
            <w:tcW w:w="288" w:type="dxa"/>
          </w:tcPr>
          <w:p w14:paraId="1F2F716B" w14:textId="77777777" w:rsidR="00E35F1F" w:rsidRDefault="00E35F1F" w:rsidP="00E35F1F">
            <w:pPr>
              <w:pStyle w:val="CopticCross"/>
            </w:pPr>
            <w:r>
              <w:t>¿</w:t>
            </w:r>
          </w:p>
        </w:tc>
        <w:tc>
          <w:tcPr>
            <w:tcW w:w="3960" w:type="dxa"/>
          </w:tcPr>
          <w:p w14:paraId="7A1EE238" w14:textId="77777777" w:rsidR="00E35F1F" w:rsidRDefault="00E35F1F" w:rsidP="00E35F1F">
            <w:pPr>
              <w:pStyle w:val="CopticVersemulti-line"/>
            </w:pPr>
            <w:r w:rsidRPr="0016784B">
              <w:t>Ϯⲛⲁⲛ ⲛ̀ⲧⲉⲕϩⲓⲣⲏⲛⲏ ⲙ̀ⲙⲏⲓ</w:t>
            </w:r>
          </w:p>
          <w:p w14:paraId="0DD98212" w14:textId="77777777" w:rsidR="00E35F1F" w:rsidRDefault="00E35F1F" w:rsidP="00E35F1F">
            <w:pPr>
              <w:pStyle w:val="CopticVersemulti-line"/>
            </w:pPr>
            <w:r w:rsidRPr="0016784B">
              <w:t>ⲭⲁ ⲛⲉⲛⲛⲟⲃⲓ ⲛⲁⲛ ⲉⲃⲟⲗ</w:t>
            </w:r>
          </w:p>
          <w:p w14:paraId="6C5FAC9A" w14:textId="77777777" w:rsidR="00E35F1F" w:rsidRPr="00A742AC" w:rsidRDefault="00E35F1F" w:rsidP="00E35F1F">
            <w:pPr>
              <w:pStyle w:val="CopticVerse"/>
            </w:pPr>
            <w:r w:rsidRPr="0016784B">
              <w:t>ⲡⲁⲟ̅ⲥ̅ Ⲓⲏ̅ⲥ Ⲡⲭ̅ⲥ ⲁⲣⲓⲃⲟⲏⲑⲓⲛ ⲉⲣⲟⲓ</w:t>
            </w:r>
          </w:p>
        </w:tc>
      </w:tr>
    </w:tbl>
    <w:p w14:paraId="5B3DA1CB" w14:textId="77777777" w:rsidR="00E35F1F" w:rsidRDefault="00E35F1F" w:rsidP="00E35F1F">
      <w:pPr>
        <w:pStyle w:val="Heading4"/>
      </w:pPr>
      <w:r>
        <w:t>The Conclusion of the Adam Psali</w:t>
      </w:r>
    </w:p>
    <w:p w14:paraId="6674DD7B" w14:textId="77777777" w:rsidR="00E35F1F" w:rsidRDefault="00E35F1F" w:rsidP="00E35F1F">
      <w:pPr>
        <w:pStyle w:val="Separato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E35F1F" w:rsidRPr="00A742AC" w14:paraId="22DCED9A" w14:textId="77777777" w:rsidTr="00E35F1F">
        <w:trPr>
          <w:cantSplit/>
          <w:jc w:val="center"/>
        </w:trPr>
        <w:tc>
          <w:tcPr>
            <w:tcW w:w="288" w:type="dxa"/>
          </w:tcPr>
          <w:p w14:paraId="2C61B7BD" w14:textId="77777777" w:rsidR="00E35F1F" w:rsidRDefault="00E35F1F" w:rsidP="00E35F1F">
            <w:pPr>
              <w:pStyle w:val="CopticCross"/>
            </w:pPr>
          </w:p>
        </w:tc>
        <w:tc>
          <w:tcPr>
            <w:tcW w:w="3960" w:type="dxa"/>
          </w:tcPr>
          <w:p w14:paraId="3BD29165" w14:textId="77777777" w:rsidR="00E35F1F" w:rsidRDefault="00E35F1F" w:rsidP="00E35F1F">
            <w:pPr>
              <w:pStyle w:val="EngHang"/>
            </w:pPr>
            <w:commentRangeStart w:id="593"/>
            <w:r>
              <w:t xml:space="preserve">Whenever </w:t>
            </w:r>
            <w:commentRangeEnd w:id="593"/>
            <w:r>
              <w:rPr>
                <w:rStyle w:val="CommentReference"/>
                <w:rFonts w:eastAsiaTheme="minorHAnsi" w:cstheme="minorBidi"/>
                <w:color w:val="auto"/>
                <w:lang w:val="en-CA"/>
              </w:rPr>
              <w:commentReference w:id="593"/>
            </w:r>
            <w:r>
              <w:t>we</w:t>
            </w:r>
          </w:p>
          <w:p w14:paraId="1820B153" w14:textId="77777777" w:rsidR="00E35F1F" w:rsidRDefault="00E35F1F" w:rsidP="00E35F1F">
            <w:pPr>
              <w:pStyle w:val="EngHang"/>
            </w:pPr>
            <w:commentRangeStart w:id="594"/>
            <w:r>
              <w:t xml:space="preserve">Gather </w:t>
            </w:r>
            <w:commentRangeEnd w:id="594"/>
            <w:r>
              <w:rPr>
                <w:rStyle w:val="CommentReference"/>
                <w:rFonts w:eastAsiaTheme="minorHAnsi" w:cstheme="minorBidi"/>
                <w:color w:val="auto"/>
                <w:lang w:val="en-CA"/>
              </w:rPr>
              <w:commentReference w:id="594"/>
            </w:r>
            <w:r>
              <w:t>for prayer,</w:t>
            </w:r>
          </w:p>
          <w:p w14:paraId="393F8AA1" w14:textId="77777777" w:rsidR="00E35F1F" w:rsidRDefault="00E35F1F" w:rsidP="00E35F1F">
            <w:pPr>
              <w:pStyle w:val="EngHang"/>
            </w:pPr>
            <w:r>
              <w:t>Let us bless the Name</w:t>
            </w:r>
          </w:p>
          <w:p w14:paraId="55B61548" w14:textId="77777777" w:rsidR="00E35F1F" w:rsidRPr="001A0083" w:rsidRDefault="00E35F1F" w:rsidP="00E35F1F">
            <w:pPr>
              <w:pStyle w:val="EngHangEnd"/>
            </w:pPr>
            <w:r>
              <w:t>Of my Lord, Jesus.</w:t>
            </w:r>
          </w:p>
        </w:tc>
        <w:tc>
          <w:tcPr>
            <w:tcW w:w="288" w:type="dxa"/>
          </w:tcPr>
          <w:p w14:paraId="455B6058" w14:textId="77777777" w:rsidR="00E35F1F" w:rsidRDefault="00E35F1F" w:rsidP="00E35F1F"/>
        </w:tc>
        <w:tc>
          <w:tcPr>
            <w:tcW w:w="288" w:type="dxa"/>
          </w:tcPr>
          <w:p w14:paraId="5D8BED1A" w14:textId="77777777" w:rsidR="00E35F1F" w:rsidRDefault="00E35F1F" w:rsidP="00E35F1F">
            <w:pPr>
              <w:pStyle w:val="CopticCross"/>
            </w:pPr>
          </w:p>
        </w:tc>
        <w:tc>
          <w:tcPr>
            <w:tcW w:w="3960" w:type="dxa"/>
          </w:tcPr>
          <w:p w14:paraId="5C13F62E" w14:textId="77777777" w:rsidR="00E35F1F" w:rsidRPr="00FA5B8C" w:rsidRDefault="00E35F1F" w:rsidP="00E35F1F">
            <w:pPr>
              <w:pStyle w:val="CopticVersemulti-line"/>
            </w:pPr>
            <w:r w:rsidRPr="00FA5B8C">
              <w:t>Ⲗⲟⲓⲡⲟⲛ ⲁⲛϣⲁⲛⲑⲱⲟⲩϯ:</w:t>
            </w:r>
          </w:p>
          <w:p w14:paraId="04D82698" w14:textId="77777777" w:rsidR="00E35F1F" w:rsidRPr="00FA5B8C" w:rsidRDefault="00E35F1F" w:rsidP="00E35F1F">
            <w:pPr>
              <w:pStyle w:val="CopticVersemulti-line"/>
            </w:pPr>
            <w:r w:rsidRPr="00FA5B8C">
              <w:t>ⲉ̀ϯⲡ̀ⲣⲟⲥⲉⲩⲭⲏ:</w:t>
            </w:r>
          </w:p>
          <w:p w14:paraId="734D4D90" w14:textId="77777777" w:rsidR="00E35F1F" w:rsidRPr="00FA5B8C" w:rsidRDefault="00E35F1F" w:rsidP="00E35F1F">
            <w:pPr>
              <w:pStyle w:val="CopticVersemulti-line"/>
            </w:pPr>
            <w:r w:rsidRPr="00FA5B8C">
              <w:t>ⲙⲁⲣⲉⲛⲥ̀ⲙⲟⲩ ⲉ̀ⲡⲓⲣⲁⲛ:</w:t>
            </w:r>
          </w:p>
          <w:p w14:paraId="77A57DED" w14:textId="77777777" w:rsidR="00E35F1F" w:rsidRPr="00FA5B8C" w:rsidRDefault="00E35F1F" w:rsidP="00E35F1F">
            <w:pPr>
              <w:pStyle w:val="CopticVerse"/>
            </w:pPr>
            <w:r w:rsidRPr="00FA5B8C">
              <w:t>ⲛ̀ⲧⲉ Ⲡⲁⲟ̅ⲥ̅ Ⲓⲏ̅ⲥ̅.</w:t>
            </w:r>
          </w:p>
        </w:tc>
      </w:tr>
      <w:tr w:rsidR="00E35F1F" w:rsidRPr="00A742AC" w14:paraId="7EB23A3C" w14:textId="77777777" w:rsidTr="00E35F1F">
        <w:trPr>
          <w:cantSplit/>
          <w:jc w:val="center"/>
        </w:trPr>
        <w:tc>
          <w:tcPr>
            <w:tcW w:w="288" w:type="dxa"/>
          </w:tcPr>
          <w:p w14:paraId="1093F435" w14:textId="77777777" w:rsidR="00E35F1F" w:rsidRDefault="00E35F1F" w:rsidP="00E35F1F">
            <w:pPr>
              <w:pStyle w:val="CopticCross"/>
            </w:pPr>
          </w:p>
        </w:tc>
        <w:tc>
          <w:tcPr>
            <w:tcW w:w="3960" w:type="dxa"/>
          </w:tcPr>
          <w:p w14:paraId="170C3EC4" w14:textId="77777777" w:rsidR="00E35F1F" w:rsidRDefault="00E35F1F" w:rsidP="00E35F1F">
            <w:pPr>
              <w:pStyle w:val="EngHang"/>
            </w:pPr>
            <w:r>
              <w:t xml:space="preserve">We </w:t>
            </w:r>
            <w:commentRangeStart w:id="595"/>
            <w:r>
              <w:t xml:space="preserve">will </w:t>
            </w:r>
            <w:commentRangeEnd w:id="595"/>
            <w:r>
              <w:rPr>
                <w:rStyle w:val="CommentReference"/>
                <w:rFonts w:eastAsiaTheme="minorHAnsi" w:cstheme="minorBidi"/>
                <w:color w:val="auto"/>
                <w:lang w:val="en-CA"/>
              </w:rPr>
              <w:commentReference w:id="595"/>
            </w:r>
            <w:r>
              <w:t>bless You,</w:t>
            </w:r>
          </w:p>
          <w:p w14:paraId="4BD0B0CE" w14:textId="77777777" w:rsidR="00E35F1F" w:rsidRDefault="00E35F1F" w:rsidP="00E35F1F">
            <w:pPr>
              <w:pStyle w:val="EngHang"/>
            </w:pPr>
            <w:r>
              <w:t>O my Lord Jesus:</w:t>
            </w:r>
          </w:p>
          <w:p w14:paraId="201BB33E" w14:textId="77777777" w:rsidR="00E35F1F" w:rsidRDefault="00E35F1F" w:rsidP="00E35F1F">
            <w:pPr>
              <w:pStyle w:val="EngHang"/>
            </w:pPr>
            <w:commentRangeStart w:id="596"/>
            <w:r>
              <w:t xml:space="preserve">Deliver </w:t>
            </w:r>
            <w:commentRangeEnd w:id="596"/>
            <w:r>
              <w:rPr>
                <w:rStyle w:val="CommentReference"/>
                <w:rFonts w:eastAsiaTheme="minorHAnsi" w:cstheme="minorBidi"/>
                <w:color w:val="auto"/>
                <w:lang w:val="en-CA"/>
              </w:rPr>
              <w:commentReference w:id="596"/>
            </w:r>
            <w:r>
              <w:t xml:space="preserve">us by Your Name: </w:t>
            </w:r>
          </w:p>
          <w:p w14:paraId="61B81448" w14:textId="77777777" w:rsidR="00E35F1F" w:rsidRPr="007E3E46" w:rsidRDefault="00E35F1F" w:rsidP="00E35F1F">
            <w:pPr>
              <w:pStyle w:val="EngHangEnd"/>
            </w:pPr>
            <w:r>
              <w:t xml:space="preserve"> For we have hope in You.</w:t>
            </w:r>
          </w:p>
        </w:tc>
        <w:tc>
          <w:tcPr>
            <w:tcW w:w="288" w:type="dxa"/>
          </w:tcPr>
          <w:p w14:paraId="6DEF0849" w14:textId="77777777" w:rsidR="00E35F1F" w:rsidRDefault="00E35F1F" w:rsidP="00E35F1F"/>
        </w:tc>
        <w:tc>
          <w:tcPr>
            <w:tcW w:w="288" w:type="dxa"/>
          </w:tcPr>
          <w:p w14:paraId="061DDB93" w14:textId="77777777" w:rsidR="00E35F1F" w:rsidRDefault="00E35F1F" w:rsidP="00E35F1F">
            <w:pPr>
              <w:pStyle w:val="CopticCross"/>
            </w:pPr>
          </w:p>
        </w:tc>
        <w:tc>
          <w:tcPr>
            <w:tcW w:w="3960" w:type="dxa"/>
          </w:tcPr>
          <w:p w14:paraId="427D3E0A" w14:textId="77777777" w:rsidR="00E35F1F" w:rsidRPr="00FA5B8C" w:rsidRDefault="00E35F1F" w:rsidP="00E35F1F">
            <w:pPr>
              <w:pStyle w:val="CopticVersemulti-line"/>
            </w:pPr>
            <w:r w:rsidRPr="00FA5B8C">
              <w:t>Ϫⲉ ⲧⲉⲛⲛⲁⲥ̀ⲙⲟⲩ ⲉ̀ⲣⲟⲕ:</w:t>
            </w:r>
          </w:p>
          <w:p w14:paraId="59C1E2D8" w14:textId="77777777" w:rsidR="00E35F1F" w:rsidRPr="00FA5B8C" w:rsidRDefault="00E35F1F" w:rsidP="00E35F1F">
            <w:pPr>
              <w:pStyle w:val="CopticVersemulti-line"/>
            </w:pPr>
            <w:r w:rsidRPr="00FA5B8C">
              <w:t>ⲱ̀ Ⲡⲁⲟ̅ⲥ̅ Ⲓⲏ̅ⲥ̅:</w:t>
            </w:r>
          </w:p>
          <w:p w14:paraId="7E2850CE" w14:textId="77777777" w:rsidR="00E35F1F" w:rsidRPr="00FA5B8C" w:rsidRDefault="00E35F1F" w:rsidP="00E35F1F">
            <w:pPr>
              <w:pStyle w:val="CopticVersemulti-line"/>
            </w:pPr>
            <w:r w:rsidRPr="00FA5B8C">
              <w:t>ⲛⲁϩⲙⲉⲛ ⳉⲉⲛ Ⲡⲉⲕⲣⲁⲛ:</w:t>
            </w:r>
          </w:p>
          <w:p w14:paraId="6BB0F4F5" w14:textId="77777777" w:rsidR="00E35F1F" w:rsidRPr="00FA5B8C" w:rsidRDefault="00E35F1F" w:rsidP="00E35F1F">
            <w:pPr>
              <w:pStyle w:val="CopticVerse"/>
            </w:pPr>
            <w:r w:rsidRPr="00FA5B8C">
              <w:t>ϫⲉ ⲁⲛⲉⲣϩⲉⲗⲡⲓⲥ ⲉ̀ⲣⲟⲕ.</w:t>
            </w:r>
          </w:p>
        </w:tc>
      </w:tr>
      <w:tr w:rsidR="00E35F1F" w:rsidRPr="00A742AC" w14:paraId="2D5AE2C9" w14:textId="77777777" w:rsidTr="00E35F1F">
        <w:trPr>
          <w:cantSplit/>
          <w:jc w:val="center"/>
        </w:trPr>
        <w:tc>
          <w:tcPr>
            <w:tcW w:w="288" w:type="dxa"/>
          </w:tcPr>
          <w:p w14:paraId="16710AE8" w14:textId="77777777" w:rsidR="00E35F1F" w:rsidRDefault="00E35F1F" w:rsidP="00E35F1F">
            <w:pPr>
              <w:pStyle w:val="CopticCross"/>
            </w:pPr>
            <w:r>
              <w:t>¿</w:t>
            </w:r>
          </w:p>
        </w:tc>
        <w:tc>
          <w:tcPr>
            <w:tcW w:w="3960" w:type="dxa"/>
          </w:tcPr>
          <w:p w14:paraId="09BC2A8B" w14:textId="77777777" w:rsidR="00E35F1F" w:rsidRPr="00A16DFE" w:rsidRDefault="00E35F1F" w:rsidP="00E35F1F">
            <w:pPr>
              <w:pStyle w:val="EngHang"/>
              <w:rPr>
                <w:rFonts w:eastAsiaTheme="minorHAnsi"/>
              </w:rPr>
            </w:pPr>
            <w:r w:rsidRPr="00A16DFE">
              <w:rPr>
                <w:rFonts w:eastAsiaTheme="minorHAnsi"/>
              </w:rPr>
              <w:t xml:space="preserve">That we may praise </w:t>
            </w:r>
            <w:r>
              <w:rPr>
                <w:rFonts w:eastAsiaTheme="minorHAnsi"/>
              </w:rPr>
              <w:t>You</w:t>
            </w:r>
            <w:r w:rsidRPr="00A16DFE">
              <w:rPr>
                <w:rFonts w:eastAsiaTheme="minorHAnsi"/>
              </w:rPr>
              <w:t>,</w:t>
            </w:r>
          </w:p>
          <w:p w14:paraId="12B8DC2F" w14:textId="77777777" w:rsidR="00E35F1F" w:rsidRPr="00A16DFE" w:rsidRDefault="00E35F1F" w:rsidP="00E35F1F">
            <w:pPr>
              <w:pStyle w:val="EngHang"/>
              <w:rPr>
                <w:rFonts w:eastAsiaTheme="minorHAnsi"/>
              </w:rPr>
            </w:pPr>
            <w:r w:rsidRPr="00A16DFE">
              <w:rPr>
                <w:rFonts w:eastAsiaTheme="minorHAnsi"/>
              </w:rPr>
              <w:t xml:space="preserve">With </w:t>
            </w:r>
            <w:r>
              <w:rPr>
                <w:rFonts w:eastAsiaTheme="minorHAnsi"/>
              </w:rPr>
              <w:t>Your</w:t>
            </w:r>
            <w:r w:rsidRPr="00A16DFE">
              <w:rPr>
                <w:rFonts w:eastAsiaTheme="minorHAnsi"/>
              </w:rPr>
              <w:t xml:space="preserve"> Good Father,</w:t>
            </w:r>
          </w:p>
          <w:p w14:paraId="58E3A7B4" w14:textId="77777777" w:rsidR="00E35F1F" w:rsidRPr="00A16DFE" w:rsidRDefault="00E35F1F" w:rsidP="00E35F1F">
            <w:pPr>
              <w:pStyle w:val="EngHang"/>
              <w:rPr>
                <w:rFonts w:eastAsiaTheme="minorHAnsi"/>
              </w:rPr>
            </w:pPr>
            <w:r w:rsidRPr="00A16DFE">
              <w:rPr>
                <w:rFonts w:eastAsiaTheme="minorHAnsi"/>
              </w:rPr>
              <w:t>And the Holy Spirit,</w:t>
            </w:r>
          </w:p>
          <w:p w14:paraId="30A579CF" w14:textId="77777777" w:rsidR="00E35F1F" w:rsidRPr="00195761" w:rsidRDefault="00E35F1F" w:rsidP="00E35F1F">
            <w:pPr>
              <w:pStyle w:val="EngHangEnd"/>
              <w:rPr>
                <w:szCs w:val="22"/>
              </w:rPr>
            </w:pPr>
            <w:r w:rsidRPr="00A16DFE">
              <w:rPr>
                <w:rFonts w:eastAsiaTheme="minorHAnsi"/>
              </w:rPr>
              <w:t xml:space="preserve">For </w:t>
            </w:r>
            <w:r>
              <w:rPr>
                <w:rFonts w:eastAsiaTheme="minorHAnsi"/>
              </w:rPr>
              <w:t>You</w:t>
            </w:r>
            <w:r w:rsidRPr="00A16DFE">
              <w:rPr>
                <w:rFonts w:eastAsiaTheme="minorHAnsi"/>
              </w:rPr>
              <w:t xml:space="preserve"> </w:t>
            </w:r>
            <w:r>
              <w:rPr>
                <w:rFonts w:eastAsiaTheme="minorHAnsi"/>
              </w:rPr>
              <w:t>have</w:t>
            </w:r>
            <w:r w:rsidRPr="00A16DFE">
              <w:rPr>
                <w:rFonts w:eastAsiaTheme="minorHAnsi"/>
              </w:rPr>
              <w:t xml:space="preserve"> </w:t>
            </w:r>
            <w:commentRangeStart w:id="597"/>
            <w:r w:rsidRPr="00A16DFE">
              <w:rPr>
                <w:rFonts w:eastAsiaTheme="minorHAnsi"/>
              </w:rPr>
              <w:t xml:space="preserve">come </w:t>
            </w:r>
            <w:commentRangeEnd w:id="597"/>
            <w:r>
              <w:rPr>
                <w:rStyle w:val="CommentReference"/>
                <w:rFonts w:eastAsiaTheme="minorHAnsi" w:cstheme="minorBidi"/>
                <w:color w:val="auto"/>
                <w:lang w:val="en-CA"/>
              </w:rPr>
              <w:commentReference w:id="597"/>
            </w:r>
            <w:r w:rsidRPr="00A16DFE">
              <w:rPr>
                <w:rFonts w:eastAsiaTheme="minorHAnsi"/>
              </w:rPr>
              <w:t>and saved us.</w:t>
            </w:r>
          </w:p>
        </w:tc>
        <w:tc>
          <w:tcPr>
            <w:tcW w:w="288" w:type="dxa"/>
          </w:tcPr>
          <w:p w14:paraId="573ED6BC" w14:textId="77777777" w:rsidR="00E35F1F" w:rsidRDefault="00E35F1F" w:rsidP="00E35F1F"/>
        </w:tc>
        <w:tc>
          <w:tcPr>
            <w:tcW w:w="288" w:type="dxa"/>
          </w:tcPr>
          <w:p w14:paraId="20C0D0A7" w14:textId="77777777" w:rsidR="00E35F1F" w:rsidRDefault="00E35F1F" w:rsidP="00E35F1F">
            <w:pPr>
              <w:pStyle w:val="CopticCross"/>
            </w:pPr>
            <w:r>
              <w:t>¿</w:t>
            </w:r>
          </w:p>
        </w:tc>
        <w:tc>
          <w:tcPr>
            <w:tcW w:w="3960" w:type="dxa"/>
          </w:tcPr>
          <w:p w14:paraId="20114ECB" w14:textId="77777777" w:rsidR="00E35F1F" w:rsidRPr="00FA5B8C" w:rsidRDefault="00E35F1F" w:rsidP="00E35F1F">
            <w:pPr>
              <w:pStyle w:val="CopticVersemulti-line"/>
            </w:pPr>
            <w:r w:rsidRPr="00FA5B8C">
              <w:t>Ⲉⲑⲣⲉⲛϩⲱⲥ ⲉ̀ⲣⲟⲕ:</w:t>
            </w:r>
          </w:p>
          <w:p w14:paraId="53087718" w14:textId="77777777" w:rsidR="00E35F1F" w:rsidRPr="00FA5B8C" w:rsidRDefault="00E35F1F" w:rsidP="00E35F1F">
            <w:pPr>
              <w:pStyle w:val="CopticVersemulti-line"/>
            </w:pPr>
            <w:r w:rsidRPr="00FA5B8C">
              <w:t>ⲛⲉⲙ Ⲡⲉⲕⲓⲱⲧ ⲛ̀ⲁ̀ⲅⲁⲑⲟⲥ:</w:t>
            </w:r>
          </w:p>
          <w:p w14:paraId="06CDBA26" w14:textId="77777777" w:rsidR="00E35F1F" w:rsidRPr="00FA5B8C" w:rsidRDefault="00E35F1F" w:rsidP="00E35F1F">
            <w:pPr>
              <w:pStyle w:val="CopticVersemulti-line"/>
            </w:pPr>
            <w:r w:rsidRPr="00FA5B8C">
              <w:t>ⲛⲉⲙ Ⲡⲓⲡ̅ⲛ̅ⲁ̅ ⲉ̅ⲑ̅ⲩ̅:</w:t>
            </w:r>
          </w:p>
          <w:p w14:paraId="1D6B02E6" w14:textId="77777777" w:rsidR="00E35F1F" w:rsidRPr="00FA5B8C" w:rsidRDefault="00E35F1F" w:rsidP="00E35F1F">
            <w:pPr>
              <w:pStyle w:val="CopticVerse"/>
            </w:pPr>
            <w:r w:rsidRPr="00FA5B8C">
              <w:t>ϫⲉ (ⲁⲕⲓ̀) ⲁⲕⲥⲱϯ ⲙ̀ⲙⲟⲛ.</w:t>
            </w:r>
          </w:p>
        </w:tc>
      </w:tr>
      <w:tr w:rsidR="00E35F1F" w:rsidRPr="00A742AC" w14:paraId="7C5D5F83" w14:textId="77777777" w:rsidTr="00E35F1F">
        <w:trPr>
          <w:cantSplit/>
          <w:jc w:val="center"/>
        </w:trPr>
        <w:tc>
          <w:tcPr>
            <w:tcW w:w="288" w:type="dxa"/>
          </w:tcPr>
          <w:p w14:paraId="12BAF976" w14:textId="77777777" w:rsidR="00E35F1F" w:rsidRDefault="00E35F1F" w:rsidP="00E35F1F">
            <w:pPr>
              <w:pStyle w:val="CopticCross"/>
            </w:pPr>
            <w:r>
              <w:t>¿</w:t>
            </w:r>
          </w:p>
        </w:tc>
        <w:tc>
          <w:tcPr>
            <w:tcW w:w="3960" w:type="dxa"/>
          </w:tcPr>
          <w:p w14:paraId="2A00DF70" w14:textId="77777777" w:rsidR="00E35F1F" w:rsidRPr="00A16DFE" w:rsidRDefault="00E35F1F" w:rsidP="00E35F1F">
            <w:pPr>
              <w:pStyle w:val="EngHang"/>
              <w:rPr>
                <w:rFonts w:eastAsiaTheme="minorHAnsi"/>
              </w:rPr>
            </w:pPr>
            <w:r w:rsidRPr="00A16DFE">
              <w:rPr>
                <w:rFonts w:eastAsiaTheme="minorHAnsi"/>
              </w:rPr>
              <w:t>Glory</w:t>
            </w:r>
            <w:r>
              <w:rPr>
                <w:rFonts w:eastAsiaTheme="minorHAnsi"/>
              </w:rPr>
              <w:t xml:space="preserve"> </w:t>
            </w:r>
            <w:commentRangeStart w:id="598"/>
            <w:r>
              <w:rPr>
                <w:rFonts w:eastAsiaTheme="minorHAnsi"/>
              </w:rPr>
              <w:t>be</w:t>
            </w:r>
            <w:r w:rsidRPr="00A16DFE">
              <w:rPr>
                <w:rFonts w:eastAsiaTheme="minorHAnsi"/>
              </w:rPr>
              <w:t xml:space="preserve"> </w:t>
            </w:r>
            <w:commentRangeEnd w:id="598"/>
            <w:r>
              <w:rPr>
                <w:rStyle w:val="CommentReference"/>
                <w:rFonts w:eastAsiaTheme="minorHAnsi" w:cstheme="minorBidi"/>
                <w:color w:val="auto"/>
                <w:lang w:val="en-CA"/>
              </w:rPr>
              <w:commentReference w:id="598"/>
            </w:r>
            <w:r w:rsidRPr="00A16DFE">
              <w:rPr>
                <w:rFonts w:eastAsiaTheme="minorHAnsi"/>
              </w:rPr>
              <w:t>to the Father,</w:t>
            </w:r>
          </w:p>
          <w:p w14:paraId="7E888EAB" w14:textId="77777777" w:rsidR="00E35F1F" w:rsidRPr="00A16DFE" w:rsidRDefault="00E35F1F" w:rsidP="00E35F1F">
            <w:pPr>
              <w:pStyle w:val="EngHang"/>
              <w:rPr>
                <w:rFonts w:eastAsiaTheme="minorHAnsi"/>
              </w:rPr>
            </w:pPr>
            <w:r w:rsidRPr="00A16DFE">
              <w:rPr>
                <w:rFonts w:eastAsiaTheme="minorHAnsi"/>
              </w:rPr>
              <w:t>And the Son and the Holy Spirit,</w:t>
            </w:r>
          </w:p>
          <w:p w14:paraId="57D64528" w14:textId="77777777" w:rsidR="00E35F1F" w:rsidRPr="00A16DFE" w:rsidRDefault="00E35F1F" w:rsidP="00E35F1F">
            <w:pPr>
              <w:pStyle w:val="EngHang"/>
              <w:rPr>
                <w:rFonts w:eastAsiaTheme="minorHAnsi"/>
              </w:rPr>
            </w:pPr>
            <w:r w:rsidRPr="00A16DFE">
              <w:rPr>
                <w:rFonts w:eastAsiaTheme="minorHAnsi"/>
              </w:rPr>
              <w:t>Now, and forever,</w:t>
            </w:r>
          </w:p>
          <w:p w14:paraId="5228064B" w14:textId="77777777" w:rsidR="00E35F1F" w:rsidRDefault="00E35F1F" w:rsidP="00E35F1F">
            <w:pPr>
              <w:pStyle w:val="EngHang"/>
            </w:pPr>
            <w:r w:rsidRPr="00A16DFE">
              <w:rPr>
                <w:rFonts w:eastAsiaTheme="minorHAnsi"/>
              </w:rPr>
              <w:t>And to the age of</w:t>
            </w:r>
            <w:r w:rsidRPr="005832A1">
              <w:rPr>
                <w:rStyle w:val="EngHangEndChar"/>
                <w:rFonts w:eastAsiaTheme="minorHAnsi"/>
              </w:rPr>
              <w:t xml:space="preserve"> </w:t>
            </w:r>
            <w:r w:rsidRPr="00A16DFE">
              <w:rPr>
                <w:rFonts w:eastAsiaTheme="minorHAnsi"/>
              </w:rPr>
              <w:t>ages. Amen.</w:t>
            </w:r>
          </w:p>
        </w:tc>
        <w:tc>
          <w:tcPr>
            <w:tcW w:w="288" w:type="dxa"/>
          </w:tcPr>
          <w:p w14:paraId="64864143" w14:textId="77777777" w:rsidR="00E35F1F" w:rsidRDefault="00E35F1F" w:rsidP="00E35F1F"/>
        </w:tc>
        <w:tc>
          <w:tcPr>
            <w:tcW w:w="288" w:type="dxa"/>
          </w:tcPr>
          <w:p w14:paraId="0D829543" w14:textId="77777777" w:rsidR="00E35F1F" w:rsidRDefault="00E35F1F" w:rsidP="00E35F1F">
            <w:pPr>
              <w:pStyle w:val="CopticCross"/>
            </w:pPr>
            <w:r>
              <w:t>¿</w:t>
            </w:r>
          </w:p>
        </w:tc>
        <w:tc>
          <w:tcPr>
            <w:tcW w:w="3960" w:type="dxa"/>
          </w:tcPr>
          <w:p w14:paraId="65A4F0B9" w14:textId="77777777" w:rsidR="00E35F1F" w:rsidRPr="00FA5B8C" w:rsidRDefault="00E35F1F" w:rsidP="00E35F1F">
            <w:pPr>
              <w:pStyle w:val="CopticVersemulti-line"/>
            </w:pPr>
            <w:r w:rsidRPr="00FA5B8C">
              <w:t>Ⲇⲟⲝⲁ Ⲡⲁⲧⲣⲓ ⲕⲉ Ⲩⲓⲱ:</w:t>
            </w:r>
          </w:p>
          <w:p w14:paraId="03B3CAB1" w14:textId="77777777" w:rsidR="00E35F1F" w:rsidRPr="00FA5B8C" w:rsidRDefault="00E35F1F" w:rsidP="00E35F1F">
            <w:pPr>
              <w:pStyle w:val="CopticVersemulti-line"/>
            </w:pPr>
            <w:r w:rsidRPr="00FA5B8C">
              <w:t>ⲕⲉ ⲁ̀ⲅⲓⲱ̀ Ⲡⲛⲉⲩⲙⲁⲧⲓ:</w:t>
            </w:r>
          </w:p>
          <w:p w14:paraId="2373A7D8" w14:textId="77777777" w:rsidR="00E35F1F" w:rsidRPr="00FA5B8C" w:rsidRDefault="00E35F1F" w:rsidP="00E35F1F">
            <w:pPr>
              <w:pStyle w:val="CopticVersemulti-line"/>
            </w:pPr>
            <w:r w:rsidRPr="00FA5B8C">
              <w:t>ⲕⲉ ⲛⲩⲛ ⲕⲉ ⲁ̀ⲓ̀ ⲕⲉ ⲓⲥⲧⲟⲩⲥ</w:t>
            </w:r>
          </w:p>
          <w:p w14:paraId="26FABE25" w14:textId="77777777" w:rsidR="00E35F1F" w:rsidRPr="00FA5B8C" w:rsidRDefault="00E35F1F" w:rsidP="00E35F1F">
            <w:pPr>
              <w:pStyle w:val="CopticVerse"/>
            </w:pPr>
            <w:r w:rsidRPr="00FA5B8C">
              <w:t>ⲉ̀ⲱ̀ⲛⲁⲥ ⲧⲱⲛ ⲉ̀ⲱ̀ⲛⲱⲛ: ⲁ̀ⲙⲉⲛ.</w:t>
            </w:r>
          </w:p>
        </w:tc>
      </w:tr>
    </w:tbl>
    <w:p w14:paraId="25262F22" w14:textId="77777777" w:rsidR="00E35F1F" w:rsidRDefault="00E35F1F" w:rsidP="00E35F1F">
      <w:pPr>
        <w:pStyle w:val="Heading3"/>
        <w:rPr>
          <w:lang w:val="en-US"/>
        </w:rPr>
      </w:pPr>
      <w:bookmarkStart w:id="599" w:name="_Toc297322067"/>
      <w:bookmarkStart w:id="600" w:name="_Toc297407712"/>
      <w:bookmarkStart w:id="601" w:name="_Toc298445764"/>
      <w:bookmarkStart w:id="602" w:name="_Toc298681249"/>
      <w:bookmarkStart w:id="603" w:name="_Toc298447489"/>
      <w:bookmarkStart w:id="604" w:name="_Toc308441906"/>
      <w:bookmarkStart w:id="605" w:name="_Ref452620835"/>
      <w:bookmarkStart w:id="606" w:name="_Ref452620839"/>
      <w:r>
        <w:rPr>
          <w:lang w:val="en-US"/>
        </w:rPr>
        <w:lastRenderedPageBreak/>
        <w:t>The Sunday Theotokia</w:t>
      </w:r>
      <w:bookmarkEnd w:id="599"/>
      <w:bookmarkEnd w:id="600"/>
      <w:bookmarkEnd w:id="601"/>
      <w:bookmarkEnd w:id="602"/>
      <w:bookmarkEnd w:id="603"/>
      <w:bookmarkEnd w:id="604"/>
      <w:bookmarkEnd w:id="605"/>
      <w:bookmarkEnd w:id="606"/>
    </w:p>
    <w:p w14:paraId="44EAFFA5" w14:textId="77777777" w:rsidR="00E35F1F" w:rsidRPr="002C2599" w:rsidRDefault="00E35F1F" w:rsidP="00E35F1F">
      <w:pPr>
        <w:pStyle w:val="Heading5non-TOC"/>
        <w:rPr>
          <w:lang w:val="en-US"/>
        </w:rPr>
      </w:pPr>
      <w:r w:rsidRPr="002C2599">
        <w:rPr>
          <w:rFonts w:ascii="Times New Roman" w:hAnsi="Times New Roman" w:cs="Times New Roman"/>
          <w:lang w:val="en-US"/>
        </w:rPr>
        <w:t>Ϯ</w:t>
      </w:r>
      <w:r w:rsidRPr="002C2599">
        <w:rPr>
          <w:lang w:val="en-US"/>
        </w:rPr>
        <w:t>ⲑⲉⲟⲧⲟⲕⲓⲁ ⲙ</w:t>
      </w:r>
      <w:r w:rsidRPr="002C2599">
        <w:rPr>
          <w:rFonts w:ascii="Times New Roman" w:hAnsi="Times New Roman" w:cs="Times New Roman"/>
          <w:lang w:val="en-US"/>
        </w:rPr>
        <w:t>̀</w:t>
      </w:r>
      <w:r w:rsidRPr="002C2599">
        <w:rPr>
          <w:lang w:val="en-US"/>
        </w:rPr>
        <w:t>ⲡⲉ</w:t>
      </w:r>
      <w:r w:rsidRPr="002C2599">
        <w:rPr>
          <w:rFonts w:ascii="Times New Roman" w:hAnsi="Times New Roman" w:cs="Times New Roman"/>
          <w:lang w:val="en-US"/>
        </w:rPr>
        <w:t>ϩ</w:t>
      </w:r>
      <w:r w:rsidRPr="002C2599">
        <w:rPr>
          <w:lang w:val="en-US"/>
        </w:rPr>
        <w:t>ⲟⲟⲩ ⲛ</w:t>
      </w:r>
      <w:r w:rsidRPr="002C2599">
        <w:rPr>
          <w:rFonts w:ascii="Times New Roman" w:hAnsi="Times New Roman" w:cs="Times New Roman"/>
          <w:lang w:val="en-US"/>
        </w:rPr>
        <w:t>̀ϯ</w:t>
      </w:r>
      <w:r w:rsidRPr="002C2599">
        <w:rPr>
          <w:lang w:val="en-US"/>
        </w:rPr>
        <w:t>ⲕⲩⲣⲓⲁⲕⲏ</w:t>
      </w:r>
    </w:p>
    <w:p w14:paraId="065E440C" w14:textId="77777777" w:rsidR="00E35F1F" w:rsidRPr="00243F73" w:rsidRDefault="00E35F1F" w:rsidP="00E35F1F">
      <w:pPr>
        <w:pStyle w:val="Heading6"/>
        <w:rPr>
          <w:lang w:val="en-US"/>
        </w:rPr>
      </w:pPr>
      <w:bookmarkStart w:id="607" w:name="_Toc298445765"/>
      <w:bookmarkStart w:id="608" w:name="_Toc298681250"/>
      <w:bookmarkStart w:id="609" w:name="_Toc298447490"/>
      <w:r>
        <w:rPr>
          <w:lang w:val="en-US"/>
        </w:rPr>
        <w:t>Part One</w:t>
      </w:r>
      <w:bookmarkEnd w:id="607"/>
      <w:bookmarkEnd w:id="608"/>
      <w:bookmarkEnd w:id="6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DD668DF" w14:textId="77777777" w:rsidTr="00E35F1F">
        <w:trPr>
          <w:cantSplit/>
          <w:jc w:val="center"/>
        </w:trPr>
        <w:tc>
          <w:tcPr>
            <w:tcW w:w="288" w:type="dxa"/>
          </w:tcPr>
          <w:p w14:paraId="6965316F" w14:textId="77777777" w:rsidR="00E35F1F" w:rsidRPr="000F6316" w:rsidRDefault="00E35F1F" w:rsidP="00E35F1F">
            <w:pPr>
              <w:rPr>
                <w:rFonts w:ascii="CS Avva Shenouda" w:hAnsi="CS Avva Shenouda"/>
                <w:sz w:val="24"/>
                <w:szCs w:val="24"/>
              </w:rPr>
            </w:pPr>
          </w:p>
        </w:tc>
        <w:tc>
          <w:tcPr>
            <w:tcW w:w="3960" w:type="dxa"/>
          </w:tcPr>
          <w:p w14:paraId="6A266E8D" w14:textId="77777777" w:rsidR="00E35F1F" w:rsidRPr="007425E1" w:rsidRDefault="00E35F1F" w:rsidP="00E35F1F">
            <w:pPr>
              <w:pStyle w:val="EngHang"/>
              <w:rPr>
                <w:rFonts w:eastAsiaTheme="minorHAnsi"/>
              </w:rPr>
            </w:pPr>
            <w:r w:rsidRPr="007425E1">
              <w:rPr>
                <w:rFonts w:eastAsiaTheme="minorHAnsi"/>
              </w:rPr>
              <w:t>You are called righteous,</w:t>
            </w:r>
          </w:p>
          <w:p w14:paraId="5F6C0165" w14:textId="77777777" w:rsidR="00E35F1F" w:rsidRPr="007425E1" w:rsidRDefault="00E35F1F" w:rsidP="00E35F1F">
            <w:pPr>
              <w:pStyle w:val="EngHang"/>
              <w:rPr>
                <w:rFonts w:eastAsiaTheme="minorHAnsi"/>
              </w:rPr>
            </w:pPr>
            <w:r w:rsidRPr="007425E1">
              <w:rPr>
                <w:rFonts w:eastAsiaTheme="minorHAnsi"/>
              </w:rPr>
              <w:t>O blessed one</w:t>
            </w:r>
          </w:p>
          <w:p w14:paraId="4D7E684A" w14:textId="77777777" w:rsidR="00E35F1F" w:rsidRPr="007425E1" w:rsidRDefault="00E35F1F" w:rsidP="00E35F1F">
            <w:pPr>
              <w:pStyle w:val="EngHang"/>
              <w:rPr>
                <w:rFonts w:eastAsiaTheme="minorHAnsi"/>
              </w:rPr>
            </w:pPr>
            <w:r w:rsidRPr="007425E1">
              <w:rPr>
                <w:rFonts w:eastAsiaTheme="minorHAnsi"/>
              </w:rPr>
              <w:t>Among the women,</w:t>
            </w:r>
          </w:p>
          <w:p w14:paraId="0573CE9B" w14:textId="77777777" w:rsidR="00E35F1F" w:rsidRPr="001A0083" w:rsidRDefault="00E35F1F" w:rsidP="00E35F1F">
            <w:pPr>
              <w:pStyle w:val="EngHangEnd"/>
            </w:pPr>
            <w:r w:rsidRPr="007425E1">
              <w:t>The Second Tabernacle:</w:t>
            </w:r>
          </w:p>
        </w:tc>
        <w:tc>
          <w:tcPr>
            <w:tcW w:w="288" w:type="dxa"/>
          </w:tcPr>
          <w:p w14:paraId="46C9BD1E" w14:textId="77777777" w:rsidR="00E35F1F" w:rsidRDefault="00E35F1F" w:rsidP="00E35F1F"/>
        </w:tc>
        <w:tc>
          <w:tcPr>
            <w:tcW w:w="288" w:type="dxa"/>
          </w:tcPr>
          <w:p w14:paraId="4468F334" w14:textId="77777777" w:rsidR="00E35F1F" w:rsidRPr="000F6316" w:rsidRDefault="00E35F1F" w:rsidP="00E35F1F">
            <w:pPr>
              <w:rPr>
                <w:rFonts w:ascii="CS Avva Shenouda" w:hAnsi="CS Avva Shenouda"/>
                <w:sz w:val="24"/>
                <w:szCs w:val="24"/>
              </w:rPr>
            </w:pPr>
          </w:p>
        </w:tc>
        <w:tc>
          <w:tcPr>
            <w:tcW w:w="3960" w:type="dxa"/>
          </w:tcPr>
          <w:p w14:paraId="0946DA6D" w14:textId="77777777" w:rsidR="00E35F1F" w:rsidRDefault="00E35F1F" w:rsidP="00E35F1F">
            <w:pPr>
              <w:pStyle w:val="CopticVersemulti-line"/>
            </w:pPr>
            <w:r w:rsidRPr="002C2599">
              <w:t>Ⲥⲉⲙⲟⲩ</w:t>
            </w:r>
            <w:r w:rsidRPr="002C2599">
              <w:rPr>
                <w:rFonts w:ascii="Times New Roman" w:hAnsi="Times New Roman" w:cs="Times New Roman"/>
              </w:rPr>
              <w:t>ϯ</w:t>
            </w:r>
            <w:r w:rsidRPr="002C2599">
              <w:t xml:space="preserve"> `ⲉⲣⲟ ⲇⲓⲕⲉⲟⲥ</w:t>
            </w:r>
          </w:p>
          <w:p w14:paraId="7E36347A" w14:textId="77777777" w:rsidR="00E35F1F" w:rsidRDefault="00E35F1F" w:rsidP="00E35F1F">
            <w:pPr>
              <w:pStyle w:val="CopticVersemulti-line"/>
            </w:pPr>
            <w:r w:rsidRPr="002C2599">
              <w:t>ⲱ</w:t>
            </w:r>
            <w:r w:rsidRPr="002C2599">
              <w:rPr>
                <w:rFonts w:ascii="Times New Roman" w:hAnsi="Times New Roman" w:cs="Times New Roman"/>
              </w:rPr>
              <w:t>̀</w:t>
            </w:r>
            <w:r w:rsidRPr="002C2599">
              <w:t xml:space="preserve"> ⲑⲏⲉⲧⲥ</w:t>
            </w:r>
            <w:r w:rsidRPr="002C2599">
              <w:rPr>
                <w:rFonts w:ascii="Times New Roman" w:hAnsi="Times New Roman" w:cs="Times New Roman"/>
              </w:rPr>
              <w:t>̀</w:t>
            </w:r>
            <w:r w:rsidRPr="002C2599">
              <w:t>ⲙⲁⲣⲱⲟⲩⲧ</w:t>
            </w:r>
          </w:p>
          <w:p w14:paraId="008824F6" w14:textId="77777777" w:rsidR="00E35F1F" w:rsidRDefault="00E35F1F" w:rsidP="00E35F1F">
            <w:pPr>
              <w:pStyle w:val="CopticVersemulti-line"/>
            </w:pPr>
            <w:r w:rsidRPr="002C2599">
              <w:rPr>
                <w:rFonts w:ascii="Times New Roman" w:hAnsi="Times New Roman" w:cs="Times New Roman"/>
              </w:rPr>
              <w:t>ϧ</w:t>
            </w:r>
            <w:r w:rsidRPr="002C2599">
              <w:t>ⲉⲛ ⲛⲓ</w:t>
            </w:r>
            <w:r w:rsidRPr="002C2599">
              <w:rPr>
                <w:rFonts w:ascii="Times New Roman" w:hAnsi="Times New Roman" w:cs="Times New Roman"/>
              </w:rPr>
              <w:t>ϩ</w:t>
            </w:r>
            <w:r w:rsidRPr="002C2599">
              <w:t>ⲓⲟⲙⲓ</w:t>
            </w:r>
          </w:p>
          <w:p w14:paraId="01FE8F91" w14:textId="77777777" w:rsidR="00E35F1F" w:rsidRDefault="00E35F1F" w:rsidP="00E35F1F">
            <w:pPr>
              <w:pStyle w:val="CopticVerse"/>
            </w:pPr>
            <w:r w:rsidRPr="002C2599">
              <w:rPr>
                <w:rFonts w:ascii="Times New Roman" w:hAnsi="Times New Roman" w:cs="Times New Roman"/>
              </w:rPr>
              <w:t>ϫ</w:t>
            </w:r>
            <w:r w:rsidRPr="002C2599">
              <w:t xml:space="preserve">ⲉ </w:t>
            </w:r>
            <w:r w:rsidRPr="002C2599">
              <w:rPr>
                <w:rFonts w:ascii="Times New Roman" w:hAnsi="Times New Roman" w:cs="Times New Roman"/>
              </w:rPr>
              <w:t>ϯ</w:t>
            </w:r>
            <w:r w:rsidRPr="002C2599">
              <w:t>ⲙⲁ</w:t>
            </w:r>
            <w:r w:rsidRPr="002C2599">
              <w:rPr>
                <w:rFonts w:ascii="Times New Roman" w:hAnsi="Times New Roman" w:cs="Times New Roman"/>
              </w:rPr>
              <w:t>ϩ</w:t>
            </w:r>
            <w:r w:rsidRPr="002C2599">
              <w:t>ⲥ</w:t>
            </w:r>
            <w:r w:rsidRPr="002C2599">
              <w:rPr>
                <w:rFonts w:ascii="Times New Roman" w:hAnsi="Times New Roman" w:cs="Times New Roman"/>
              </w:rPr>
              <w:t>̀</w:t>
            </w:r>
            <w:r w:rsidRPr="002C2599">
              <w:t>ⲛⲟⲩ</w:t>
            </w:r>
            <w:r w:rsidRPr="002C2599">
              <w:rPr>
                <w:rFonts w:ascii="Times New Roman" w:hAnsi="Times New Roman" w:cs="Times New Roman"/>
              </w:rPr>
              <w:t>ϯ</w:t>
            </w:r>
            <w:r w:rsidRPr="002C2599">
              <w:t xml:space="preserve"> ⲛ</w:t>
            </w:r>
            <w:r w:rsidRPr="002C2599">
              <w:rPr>
                <w:rFonts w:ascii="Times New Roman" w:hAnsi="Times New Roman" w:cs="Times New Roman"/>
              </w:rPr>
              <w:t>̀</w:t>
            </w:r>
            <w:r w:rsidRPr="002C2599">
              <w:t>ⲥ</w:t>
            </w:r>
            <w:r w:rsidRPr="002C2599">
              <w:rPr>
                <w:rFonts w:ascii="Times New Roman" w:hAnsi="Times New Roman" w:cs="Times New Roman"/>
              </w:rPr>
              <w:t>̀</w:t>
            </w:r>
            <w:r w:rsidRPr="002C2599">
              <w:t>ⲕⲏⲛⲏ</w:t>
            </w:r>
          </w:p>
        </w:tc>
      </w:tr>
      <w:tr w:rsidR="00E35F1F" w14:paraId="0735E4C3" w14:textId="77777777" w:rsidTr="00E35F1F">
        <w:trPr>
          <w:cantSplit/>
          <w:jc w:val="center"/>
        </w:trPr>
        <w:tc>
          <w:tcPr>
            <w:tcW w:w="288" w:type="dxa"/>
          </w:tcPr>
          <w:p w14:paraId="45820505"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8075F61" w14:textId="77777777" w:rsidR="00E35F1F" w:rsidRPr="007425E1" w:rsidRDefault="00E35F1F" w:rsidP="00E35F1F">
            <w:pPr>
              <w:pStyle w:val="EngHang"/>
              <w:rPr>
                <w:rFonts w:eastAsiaTheme="minorHAnsi"/>
              </w:rPr>
            </w:pPr>
            <w:r w:rsidRPr="007425E1">
              <w:rPr>
                <w:rFonts w:eastAsiaTheme="minorHAnsi"/>
              </w:rPr>
              <w:t>Which is called</w:t>
            </w:r>
          </w:p>
          <w:p w14:paraId="3DE2E434" w14:textId="77777777" w:rsidR="00E35F1F" w:rsidRPr="007425E1" w:rsidRDefault="00E35F1F" w:rsidP="00E35F1F">
            <w:pPr>
              <w:pStyle w:val="EngHang"/>
              <w:rPr>
                <w:rFonts w:eastAsiaTheme="minorHAnsi"/>
              </w:rPr>
            </w:pPr>
            <w:r>
              <w:rPr>
                <w:rFonts w:eastAsiaTheme="minorHAnsi"/>
              </w:rPr>
              <w:t xml:space="preserve">The Holy </w:t>
            </w:r>
            <w:r w:rsidRPr="007425E1">
              <w:rPr>
                <w:rFonts w:eastAsiaTheme="minorHAnsi"/>
              </w:rPr>
              <w:t>of Holies,</w:t>
            </w:r>
          </w:p>
          <w:p w14:paraId="4459822C" w14:textId="0C4CB851" w:rsidR="00E35F1F" w:rsidRPr="007425E1" w:rsidRDefault="00412DAA" w:rsidP="00E35F1F">
            <w:pPr>
              <w:pStyle w:val="EngHang"/>
              <w:rPr>
                <w:rFonts w:eastAsiaTheme="minorHAnsi"/>
              </w:rPr>
            </w:pPr>
            <w:r>
              <w:rPr>
                <w:rFonts w:eastAsiaTheme="minorHAnsi"/>
              </w:rPr>
              <w:t>Which contains</w:t>
            </w:r>
            <w:r w:rsidR="00E35F1F" w:rsidRPr="007425E1">
              <w:rPr>
                <w:rFonts w:eastAsiaTheme="minorHAnsi"/>
              </w:rPr>
              <w:t xml:space="preserve"> the Tables</w:t>
            </w:r>
          </w:p>
          <w:p w14:paraId="38E39F50" w14:textId="77777777" w:rsidR="00E35F1F" w:rsidRPr="001A0083" w:rsidRDefault="00E35F1F" w:rsidP="00E35F1F">
            <w:pPr>
              <w:pStyle w:val="EngHangEnd"/>
            </w:pPr>
            <w:commentRangeStart w:id="610"/>
            <w:r w:rsidRPr="007425E1">
              <w:rPr>
                <w:rFonts w:eastAsiaTheme="minorHAnsi"/>
              </w:rPr>
              <w:t>Of the Covenant</w:t>
            </w:r>
            <w:commentRangeEnd w:id="610"/>
            <w:r>
              <w:rPr>
                <w:rStyle w:val="CommentReference"/>
                <w:rFonts w:eastAsiaTheme="minorHAnsi" w:cstheme="minorBidi"/>
                <w:color w:val="auto"/>
                <w:lang w:val="en-CA"/>
              </w:rPr>
              <w:commentReference w:id="610"/>
            </w:r>
            <w:r w:rsidRPr="007425E1">
              <w:rPr>
                <w:rFonts w:eastAsiaTheme="minorHAnsi"/>
              </w:rPr>
              <w:t>:</w:t>
            </w:r>
          </w:p>
        </w:tc>
        <w:tc>
          <w:tcPr>
            <w:tcW w:w="288" w:type="dxa"/>
          </w:tcPr>
          <w:p w14:paraId="0F6384ED" w14:textId="77777777" w:rsidR="00E35F1F" w:rsidRDefault="00E35F1F" w:rsidP="00E35F1F"/>
        </w:tc>
        <w:tc>
          <w:tcPr>
            <w:tcW w:w="288" w:type="dxa"/>
          </w:tcPr>
          <w:p w14:paraId="77EF28C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2CFD1CDC" w14:textId="77777777" w:rsidR="00E35F1F" w:rsidRDefault="00E35F1F" w:rsidP="00E35F1F">
            <w:pPr>
              <w:pStyle w:val="CopticVersemulti-line"/>
            </w:pPr>
            <w:r w:rsidRPr="002C2599">
              <w:t>Ⲑⲏⲉ</w:t>
            </w:r>
            <w:r w:rsidRPr="002C2599">
              <w:rPr>
                <w:rFonts w:ascii="Times New Roman" w:hAnsi="Times New Roman" w:cs="Times New Roman"/>
              </w:rPr>
              <w:t>̀</w:t>
            </w:r>
            <w:r w:rsidRPr="002C2599">
              <w:t>ⲧⲟⲩⲙⲟⲩ</w:t>
            </w:r>
            <w:r w:rsidRPr="002C2599">
              <w:rPr>
                <w:rFonts w:ascii="Times New Roman" w:hAnsi="Times New Roman" w:cs="Times New Roman"/>
              </w:rPr>
              <w:t>ϯ</w:t>
            </w:r>
            <w:r w:rsidRPr="002C2599">
              <w:t xml:space="preserve"> ⲉ</w:t>
            </w:r>
            <w:r w:rsidRPr="002C2599">
              <w:rPr>
                <w:rFonts w:ascii="Times New Roman" w:hAnsi="Times New Roman" w:cs="Times New Roman"/>
              </w:rPr>
              <w:t>̀</w:t>
            </w:r>
            <w:r w:rsidRPr="002C2599">
              <w:t>ⲣⲟⲥ</w:t>
            </w:r>
          </w:p>
          <w:p w14:paraId="0548FC6B" w14:textId="77777777" w:rsidR="00E35F1F" w:rsidRDefault="00E35F1F" w:rsidP="00E35F1F">
            <w:pPr>
              <w:pStyle w:val="CopticVersemulti-line"/>
            </w:pPr>
            <w:r w:rsidRPr="002C2599">
              <w:rPr>
                <w:rFonts w:ascii="Times New Roman" w:hAnsi="Times New Roman" w:cs="Times New Roman"/>
              </w:rPr>
              <w:t>ϫ</w:t>
            </w:r>
            <w:r w:rsidRPr="002C2599">
              <w:t>ⲉ ⲑⲏⲉ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C0835D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ⲛⲏⲉ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2064FF3" w14:textId="77777777" w:rsidR="00E35F1F" w:rsidRDefault="00E35F1F" w:rsidP="00E35F1F">
            <w:pPr>
              <w:pStyle w:val="CopticVerse"/>
            </w:pPr>
            <w:r w:rsidRPr="002C2599">
              <w:t>ⲉ</w:t>
            </w:r>
            <w:r w:rsidRPr="002C2599">
              <w:rPr>
                <w:rFonts w:ascii="Times New Roman" w:hAnsi="Times New Roman" w:cs="Times New Roman"/>
              </w:rPr>
              <w:t>̀</w:t>
            </w:r>
            <w:r w:rsidRPr="002C2599">
              <w:t>ⲣⲉ ⲛⲓⲡ</w:t>
            </w:r>
            <w:r w:rsidRPr="002C2599">
              <w:rPr>
                <w:rFonts w:ascii="Times New Roman" w:hAnsi="Times New Roman" w:cs="Times New Roman"/>
              </w:rPr>
              <w:t>̀</w:t>
            </w:r>
            <w:r w:rsidRPr="002C2599">
              <w:t>ⲗⲁⲝ ⲛ</w:t>
            </w:r>
            <w:r w:rsidRPr="002C2599">
              <w:rPr>
                <w:rFonts w:ascii="Times New Roman" w:hAnsi="Times New Roman" w:cs="Times New Roman"/>
              </w:rPr>
              <w:t>̀ϧ</w:t>
            </w:r>
            <w:r w:rsidRPr="002C2599">
              <w:t>ⲏⲧⲥ</w:t>
            </w:r>
          </w:p>
        </w:tc>
      </w:tr>
      <w:tr w:rsidR="00E35F1F" w14:paraId="080F7262" w14:textId="77777777" w:rsidTr="00E35F1F">
        <w:trPr>
          <w:cantSplit/>
          <w:jc w:val="center"/>
        </w:trPr>
        <w:tc>
          <w:tcPr>
            <w:tcW w:w="288" w:type="dxa"/>
          </w:tcPr>
          <w:p w14:paraId="3995CB41" w14:textId="77777777" w:rsidR="00E35F1F" w:rsidRPr="000F6316" w:rsidRDefault="00E35F1F" w:rsidP="00E35F1F">
            <w:pPr>
              <w:rPr>
                <w:rFonts w:ascii="CS Avva Shenouda" w:hAnsi="CS Avva Shenouda"/>
                <w:sz w:val="24"/>
                <w:szCs w:val="24"/>
              </w:rPr>
            </w:pPr>
          </w:p>
        </w:tc>
        <w:tc>
          <w:tcPr>
            <w:tcW w:w="3960" w:type="dxa"/>
          </w:tcPr>
          <w:p w14:paraId="42A36237" w14:textId="1F3704A3" w:rsidR="00E35F1F" w:rsidRPr="007425E1" w:rsidRDefault="00412DAA" w:rsidP="00E35F1F">
            <w:pPr>
              <w:pStyle w:val="EngHang"/>
              <w:rPr>
                <w:rFonts w:eastAsiaTheme="minorHAnsi"/>
              </w:rPr>
            </w:pPr>
            <w:r>
              <w:rPr>
                <w:rFonts w:eastAsiaTheme="minorHAnsi"/>
              </w:rPr>
              <w:t>On which</w:t>
            </w:r>
            <w:r w:rsidR="00E35F1F" w:rsidRPr="007425E1">
              <w:rPr>
                <w:rFonts w:eastAsiaTheme="minorHAnsi"/>
              </w:rPr>
              <w:t xml:space="preserve"> </w:t>
            </w:r>
            <w:r>
              <w:rPr>
                <w:rFonts w:eastAsiaTheme="minorHAnsi"/>
              </w:rPr>
              <w:t>the</w:t>
            </w:r>
          </w:p>
          <w:p w14:paraId="10FBBD83" w14:textId="326A5CA0" w:rsidR="00E35F1F" w:rsidRPr="007425E1" w:rsidRDefault="00E35F1F" w:rsidP="00E35F1F">
            <w:pPr>
              <w:pStyle w:val="EngHang"/>
              <w:rPr>
                <w:rFonts w:eastAsiaTheme="minorHAnsi"/>
              </w:rPr>
            </w:pPr>
            <w:r w:rsidRPr="007425E1">
              <w:rPr>
                <w:rFonts w:eastAsiaTheme="minorHAnsi"/>
              </w:rPr>
              <w:t>Ten Commandments,</w:t>
            </w:r>
          </w:p>
          <w:p w14:paraId="24A202CA" w14:textId="30F30758" w:rsidR="00E35F1F" w:rsidRPr="007425E1" w:rsidRDefault="00412DAA" w:rsidP="00E35F1F">
            <w:pPr>
              <w:pStyle w:val="EngHang"/>
              <w:rPr>
                <w:rFonts w:eastAsiaTheme="minorHAnsi"/>
              </w:rPr>
            </w:pPr>
            <w:r>
              <w:rPr>
                <w:rFonts w:eastAsiaTheme="minorHAnsi"/>
              </w:rPr>
              <w:t>Are w</w:t>
            </w:r>
            <w:r w:rsidR="00E35F1F" w:rsidRPr="007425E1">
              <w:rPr>
                <w:rFonts w:eastAsiaTheme="minorHAnsi"/>
              </w:rPr>
              <w:t>ritten by</w:t>
            </w:r>
          </w:p>
          <w:p w14:paraId="7651BBB2" w14:textId="77777777" w:rsidR="00E35F1F" w:rsidRPr="00195761" w:rsidRDefault="00E35F1F" w:rsidP="00E35F1F">
            <w:pPr>
              <w:pStyle w:val="EngHangEnd"/>
              <w:rPr>
                <w:szCs w:val="22"/>
              </w:rPr>
            </w:pPr>
            <w:r w:rsidRPr="007425E1">
              <w:rPr>
                <w:rFonts w:eastAsiaTheme="minorHAnsi"/>
              </w:rPr>
              <w:t>The finger of God:</w:t>
            </w:r>
          </w:p>
        </w:tc>
        <w:tc>
          <w:tcPr>
            <w:tcW w:w="288" w:type="dxa"/>
          </w:tcPr>
          <w:p w14:paraId="389AA456" w14:textId="77777777" w:rsidR="00E35F1F" w:rsidRDefault="00E35F1F" w:rsidP="00E35F1F"/>
        </w:tc>
        <w:tc>
          <w:tcPr>
            <w:tcW w:w="288" w:type="dxa"/>
          </w:tcPr>
          <w:p w14:paraId="1F9F36B5" w14:textId="77777777" w:rsidR="00E35F1F" w:rsidRPr="000F6316" w:rsidRDefault="00E35F1F" w:rsidP="00E35F1F">
            <w:pPr>
              <w:rPr>
                <w:rFonts w:ascii="CS Avva Shenouda" w:hAnsi="CS Avva Shenouda"/>
                <w:sz w:val="24"/>
                <w:szCs w:val="24"/>
              </w:rPr>
            </w:pPr>
          </w:p>
        </w:tc>
        <w:tc>
          <w:tcPr>
            <w:tcW w:w="3960" w:type="dxa"/>
          </w:tcPr>
          <w:p w14:paraId="3A0291D3" w14:textId="77777777" w:rsidR="00E35F1F" w:rsidRDefault="00E35F1F" w:rsidP="00E35F1F">
            <w:pPr>
              <w:pStyle w:val="CopticVersemulti-line"/>
            </w:pPr>
            <w:r w:rsidRPr="002C2599">
              <w:t>Ⲛ</w:t>
            </w:r>
            <w:r w:rsidRPr="002C2599">
              <w:rPr>
                <w:rFonts w:ascii="Times New Roman" w:hAnsi="Times New Roman" w:cs="Times New Roman"/>
              </w:rPr>
              <w:t>̀</w:t>
            </w:r>
            <w:r w:rsidRPr="002C2599">
              <w:t xml:space="preserve">ⲧⲉ </w:t>
            </w:r>
            <w:r w:rsidRPr="002C2599">
              <w:rPr>
                <w:rFonts w:ascii="Times New Roman" w:hAnsi="Times New Roman" w:cs="Times New Roman"/>
              </w:rPr>
              <w:t>ϯ</w:t>
            </w:r>
            <w:r w:rsidRPr="002C2599">
              <w:t>ⲇⲓⲁⲑⲏⲕⲏ</w:t>
            </w:r>
          </w:p>
          <w:p w14:paraId="0FA11DDA" w14:textId="77777777" w:rsidR="00E35F1F" w:rsidRDefault="00E35F1F" w:rsidP="00E35F1F">
            <w:pPr>
              <w:pStyle w:val="CopticVersemulti-line"/>
            </w:pPr>
            <w:r w:rsidRPr="002C2599">
              <w:t>ⲛⲉⲙ ⲡⲓⲙⲏⲧ ⲛ</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w:t>
            </w:r>
          </w:p>
          <w:p w14:paraId="3302F1A3" w14:textId="77777777" w:rsidR="00E35F1F" w:rsidRDefault="00E35F1F" w:rsidP="00E35F1F">
            <w:pPr>
              <w:pStyle w:val="CopticVersemulti-line"/>
            </w:pPr>
            <w:r w:rsidRPr="002C2599">
              <w:t>ⲛⲁⲓ ⲉⲧⲁ</w:t>
            </w:r>
            <w:r w:rsidRPr="002C2599">
              <w:rPr>
                <w:rFonts w:ascii="Times New Roman" w:hAnsi="Times New Roman" w:cs="Times New Roman"/>
              </w:rPr>
              <w:t>ϥ</w:t>
            </w:r>
            <w:r w:rsidRPr="002C2599">
              <w:t>ⲥ</w:t>
            </w:r>
            <w:r w:rsidRPr="002C2599">
              <w:rPr>
                <w:rFonts w:ascii="Times New Roman" w:hAnsi="Times New Roman" w:cs="Times New Roman"/>
              </w:rPr>
              <w:t>̀ϧ</w:t>
            </w:r>
            <w:r w:rsidRPr="002C2599">
              <w:t>ⲏⲧⲟⲩ</w:t>
            </w:r>
          </w:p>
          <w:p w14:paraId="12FCD1F5" w14:textId="77777777" w:rsidR="00E35F1F" w:rsidRDefault="00E35F1F" w:rsidP="00E35F1F">
            <w:pPr>
              <w:pStyle w:val="CopticVerse"/>
            </w:pPr>
            <w:r w:rsidRPr="002C2599">
              <w:t>ⲛ</w:t>
            </w:r>
            <w:r w:rsidRPr="002C2599">
              <w:rPr>
                <w:rFonts w:ascii="Times New Roman" w:hAnsi="Times New Roman" w:cs="Times New Roman"/>
              </w:rPr>
              <w:t>̀ϫ</w:t>
            </w:r>
            <w:r w:rsidRPr="002C2599">
              <w:t>ⲉ ⲡⲓⲧⲏⲃ ⲛ</w:t>
            </w:r>
            <w:r w:rsidRPr="002C2599">
              <w:rPr>
                <w:rFonts w:ascii="Times New Roman" w:hAnsi="Times New Roman" w:cs="Times New Roman"/>
              </w:rPr>
              <w:t>̀</w:t>
            </w:r>
            <w:r w:rsidRPr="002C2599">
              <w:t>ⲧⲉ Ⲫ</w:t>
            </w:r>
            <w:r w:rsidRPr="002C2599">
              <w:rPr>
                <w:rFonts w:ascii="Times New Roman" w:hAnsi="Times New Roman" w:cs="Times New Roman"/>
              </w:rPr>
              <w:t>ϯ</w:t>
            </w:r>
          </w:p>
        </w:tc>
      </w:tr>
      <w:tr w:rsidR="00E35F1F" w14:paraId="747BC1D2" w14:textId="77777777" w:rsidTr="00E35F1F">
        <w:trPr>
          <w:cantSplit/>
          <w:jc w:val="center"/>
        </w:trPr>
        <w:tc>
          <w:tcPr>
            <w:tcW w:w="288" w:type="dxa"/>
          </w:tcPr>
          <w:p w14:paraId="53A3CCE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4DF98A32" w14:textId="0CF75140" w:rsidR="00E35F1F" w:rsidRDefault="00412DAA" w:rsidP="00E35F1F">
            <w:pPr>
              <w:pStyle w:val="EngHang"/>
            </w:pPr>
            <w:r>
              <w:t>Which direct us</w:t>
            </w:r>
          </w:p>
          <w:p w14:paraId="793781CB" w14:textId="77777777" w:rsidR="00E35F1F" w:rsidRDefault="00E35F1F" w:rsidP="00E35F1F">
            <w:pPr>
              <w:pStyle w:val="EngHang"/>
            </w:pPr>
            <w:r>
              <w:t>To the Iota,</w:t>
            </w:r>
          </w:p>
          <w:p w14:paraId="617B3C95" w14:textId="77777777" w:rsidR="00E35F1F" w:rsidRDefault="00E35F1F" w:rsidP="00E35F1F">
            <w:pPr>
              <w:pStyle w:val="EngHang"/>
            </w:pPr>
            <w:r>
              <w:t>The Name of Salvation,</w:t>
            </w:r>
          </w:p>
          <w:p w14:paraId="4FD01970" w14:textId="77777777" w:rsidR="00E35F1F" w:rsidRDefault="00E35F1F" w:rsidP="00E35F1F">
            <w:pPr>
              <w:pStyle w:val="EngHangEnd"/>
            </w:pPr>
            <w:r>
              <w:t>Of Jesus Christ:</w:t>
            </w:r>
          </w:p>
        </w:tc>
        <w:tc>
          <w:tcPr>
            <w:tcW w:w="288" w:type="dxa"/>
          </w:tcPr>
          <w:p w14:paraId="7D6CBA72" w14:textId="77777777" w:rsidR="00E35F1F" w:rsidRDefault="00E35F1F" w:rsidP="00E35F1F"/>
        </w:tc>
        <w:tc>
          <w:tcPr>
            <w:tcW w:w="288" w:type="dxa"/>
          </w:tcPr>
          <w:p w14:paraId="4F39A2AC"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712272AE" w14:textId="77777777" w:rsidR="00E35F1F" w:rsidRDefault="00E35F1F" w:rsidP="00E35F1F">
            <w:pPr>
              <w:pStyle w:val="CopticVersemulti-line"/>
            </w:pPr>
            <w:r w:rsidRPr="002C2599">
              <w:t>Ⲥⲉⲉⲣ</w:t>
            </w:r>
            <w:r w:rsidRPr="002C2599">
              <w:rPr>
                <w:rFonts w:ascii="Times New Roman" w:hAnsi="Times New Roman" w:cs="Times New Roman"/>
              </w:rPr>
              <w:t>ϣ</w:t>
            </w:r>
            <w:r w:rsidRPr="002C2599">
              <w:t>ⲟⲣⲡ ⲛ</w:t>
            </w:r>
            <w:r w:rsidRPr="002C2599">
              <w:rPr>
                <w:rFonts w:ascii="Times New Roman" w:hAnsi="Times New Roman" w:cs="Times New Roman"/>
              </w:rPr>
              <w:t>̀</w:t>
            </w:r>
            <w:r w:rsidRPr="002C2599">
              <w:t>ⲉⲣⲥⲩⲙⲙⲉⲛⲓⲛ</w:t>
            </w:r>
          </w:p>
          <w:p w14:paraId="51966104" w14:textId="77777777" w:rsidR="00E35F1F" w:rsidRDefault="00E35F1F" w:rsidP="00E35F1F">
            <w:pPr>
              <w:pStyle w:val="CopticVersemulti-line"/>
            </w:pPr>
            <w:r w:rsidRPr="002C2599">
              <w:t>ⲛⲁⲛ ⲙ</w:t>
            </w:r>
            <w:r w:rsidRPr="002C2599">
              <w:rPr>
                <w:rFonts w:ascii="Times New Roman" w:hAnsi="Times New Roman" w:cs="Times New Roman"/>
              </w:rPr>
              <w:t>̀</w:t>
            </w:r>
            <w:r w:rsidRPr="002C2599">
              <w:t>ⲡⲓⲓⲱⲧⲁ</w:t>
            </w:r>
          </w:p>
          <w:p w14:paraId="1114AE33" w14:textId="77777777" w:rsidR="00E35F1F" w:rsidRDefault="00E35F1F" w:rsidP="00E35F1F">
            <w:pPr>
              <w:pStyle w:val="CopticVersemulti-line"/>
            </w:pPr>
            <w:r w:rsidRPr="002C2599">
              <w:t>ⲡⲓⲣⲁⲛ ⲛ</w:t>
            </w:r>
            <w:r w:rsidRPr="002C2599">
              <w:rPr>
                <w:rFonts w:ascii="Times New Roman" w:hAnsi="Times New Roman" w:cs="Times New Roman"/>
              </w:rPr>
              <w:t>̀</w:t>
            </w:r>
            <w:r w:rsidRPr="002C2599">
              <w:t>ⲟⲩ</w:t>
            </w:r>
            <w:r w:rsidRPr="002C2599">
              <w:rPr>
                <w:rFonts w:ascii="Times New Roman" w:hAnsi="Times New Roman" w:cs="Times New Roman"/>
              </w:rPr>
              <w:t>ϫ</w:t>
            </w:r>
            <w:r w:rsidRPr="002C2599">
              <w:t>ⲁⲓ</w:t>
            </w:r>
          </w:p>
          <w:p w14:paraId="616B828A" w14:textId="77777777" w:rsidR="00E35F1F" w:rsidRDefault="00E35F1F" w:rsidP="00E35F1F">
            <w:pPr>
              <w:pStyle w:val="CopticVerse"/>
            </w:pPr>
            <w:r w:rsidRPr="002C2599">
              <w:t>ⲛ</w:t>
            </w:r>
            <w:r w:rsidRPr="002C2599">
              <w:rPr>
                <w:rFonts w:ascii="Times New Roman" w:hAnsi="Times New Roman" w:cs="Times New Roman"/>
              </w:rPr>
              <w:t>̀</w:t>
            </w:r>
            <w:r w:rsidRPr="002C2599">
              <w:t>ⲧⲉ Ⲓⲏ</w:t>
            </w:r>
            <w:r w:rsidRPr="002C2599">
              <w:rPr>
                <w:rFonts w:ascii="Times New Roman" w:hAnsi="Times New Roman" w:cs="Times New Roman"/>
              </w:rPr>
              <w:t>̅</w:t>
            </w:r>
            <w:r w:rsidRPr="002C2599">
              <w:t>ⲥ Ⲡⲭ</w:t>
            </w:r>
            <w:r w:rsidRPr="002C2599">
              <w:rPr>
                <w:rFonts w:ascii="Times New Roman" w:hAnsi="Times New Roman" w:cs="Times New Roman"/>
              </w:rPr>
              <w:t>̅</w:t>
            </w:r>
            <w:r w:rsidRPr="002C2599">
              <w:t>ⲥ</w:t>
            </w:r>
          </w:p>
        </w:tc>
      </w:tr>
      <w:tr w:rsidR="00E35F1F" w14:paraId="49168226" w14:textId="77777777" w:rsidTr="00E35F1F">
        <w:trPr>
          <w:cantSplit/>
          <w:jc w:val="center"/>
        </w:trPr>
        <w:tc>
          <w:tcPr>
            <w:tcW w:w="288" w:type="dxa"/>
          </w:tcPr>
          <w:p w14:paraId="4AC77F63" w14:textId="77777777" w:rsidR="00E35F1F" w:rsidRPr="000F6316" w:rsidRDefault="00E35F1F" w:rsidP="00E35F1F">
            <w:pPr>
              <w:rPr>
                <w:rFonts w:ascii="CS Avva Shenouda" w:hAnsi="CS Avva Shenouda"/>
                <w:sz w:val="24"/>
                <w:szCs w:val="24"/>
              </w:rPr>
            </w:pPr>
          </w:p>
        </w:tc>
        <w:tc>
          <w:tcPr>
            <w:tcW w:w="3960" w:type="dxa"/>
          </w:tcPr>
          <w:p w14:paraId="626EDA98" w14:textId="77777777" w:rsidR="00E35F1F" w:rsidRPr="007425E1" w:rsidRDefault="00E35F1F" w:rsidP="00E35F1F">
            <w:pPr>
              <w:pStyle w:val="EngHang"/>
              <w:rPr>
                <w:rFonts w:eastAsiaTheme="minorHAnsi"/>
              </w:rPr>
            </w:pPr>
            <w:r w:rsidRPr="007425E1">
              <w:rPr>
                <w:rFonts w:eastAsiaTheme="minorHAnsi"/>
              </w:rPr>
              <w:t>Who was incarnate</w:t>
            </w:r>
          </w:p>
          <w:p w14:paraId="51C4ED0F" w14:textId="77777777" w:rsidR="00E35F1F" w:rsidRPr="007425E1" w:rsidRDefault="00E35F1F" w:rsidP="00E35F1F">
            <w:pPr>
              <w:pStyle w:val="EngHang"/>
              <w:rPr>
                <w:rFonts w:eastAsiaTheme="minorHAnsi"/>
              </w:rPr>
            </w:pPr>
            <w:r w:rsidRPr="007425E1">
              <w:rPr>
                <w:rFonts w:eastAsiaTheme="minorHAnsi"/>
              </w:rPr>
              <w:t>Of you, without change,</w:t>
            </w:r>
          </w:p>
          <w:p w14:paraId="0AC72B40" w14:textId="77777777" w:rsidR="00E35F1F" w:rsidRPr="007425E1" w:rsidRDefault="00E35F1F" w:rsidP="00E35F1F">
            <w:pPr>
              <w:pStyle w:val="EngHang"/>
              <w:rPr>
                <w:rFonts w:eastAsiaTheme="minorHAnsi"/>
              </w:rPr>
            </w:pPr>
            <w:r w:rsidRPr="007425E1">
              <w:rPr>
                <w:rFonts w:eastAsiaTheme="minorHAnsi"/>
              </w:rPr>
              <w:t>And became the Mediator</w:t>
            </w:r>
          </w:p>
          <w:p w14:paraId="15D2DEB7" w14:textId="77777777" w:rsidR="00E35F1F" w:rsidRPr="001A0083" w:rsidRDefault="00E35F1F" w:rsidP="00E35F1F">
            <w:pPr>
              <w:pStyle w:val="EngHangEnd"/>
            </w:pPr>
            <w:r w:rsidRPr="007425E1">
              <w:rPr>
                <w:rFonts w:eastAsiaTheme="minorHAnsi"/>
              </w:rPr>
              <w:t>Of a new covenant.</w:t>
            </w:r>
          </w:p>
        </w:tc>
        <w:tc>
          <w:tcPr>
            <w:tcW w:w="288" w:type="dxa"/>
          </w:tcPr>
          <w:p w14:paraId="55B6C941" w14:textId="77777777" w:rsidR="00E35F1F" w:rsidRDefault="00E35F1F" w:rsidP="00E35F1F"/>
        </w:tc>
        <w:tc>
          <w:tcPr>
            <w:tcW w:w="288" w:type="dxa"/>
          </w:tcPr>
          <w:p w14:paraId="605393FC" w14:textId="77777777" w:rsidR="00E35F1F" w:rsidRPr="000F6316" w:rsidRDefault="00E35F1F" w:rsidP="00E35F1F">
            <w:pPr>
              <w:rPr>
                <w:rFonts w:ascii="CS Avva Shenouda" w:hAnsi="CS Avva Shenouda"/>
                <w:sz w:val="24"/>
                <w:szCs w:val="24"/>
              </w:rPr>
            </w:pPr>
          </w:p>
        </w:tc>
        <w:tc>
          <w:tcPr>
            <w:tcW w:w="3960" w:type="dxa"/>
          </w:tcPr>
          <w:p w14:paraId="01610E6E" w14:textId="77777777" w:rsidR="00E35F1F" w:rsidRDefault="00E35F1F" w:rsidP="00E35F1F">
            <w:pPr>
              <w:pStyle w:val="CopticVersemulti-line"/>
            </w:pPr>
            <w:r w:rsidRPr="002C2599">
              <w:t>Ⲫⲁⲓ ⲉ</w:t>
            </w:r>
            <w:r w:rsidRPr="002C2599">
              <w:rPr>
                <w:rFonts w:ascii="Times New Roman" w:hAnsi="Times New Roman" w:cs="Times New Roman"/>
              </w:rPr>
              <w:t>̀</w:t>
            </w:r>
            <w:r w:rsidRPr="002C2599">
              <w:t>ⲧⲁ</w:t>
            </w:r>
            <w:r w:rsidRPr="002C2599">
              <w:rPr>
                <w:rFonts w:ascii="Times New Roman" w:hAnsi="Times New Roman" w:cs="Times New Roman"/>
              </w:rPr>
              <w:t>ϥϭ</w:t>
            </w:r>
            <w:r w:rsidRPr="002C2599">
              <w:t>ⲓⲥⲁⲣⲝ ⲛ</w:t>
            </w:r>
            <w:r w:rsidRPr="002C2599">
              <w:rPr>
                <w:rFonts w:ascii="Times New Roman" w:hAnsi="Times New Roman" w:cs="Times New Roman"/>
              </w:rPr>
              <w:t>̀ϧ</w:t>
            </w:r>
            <w:r w:rsidRPr="002C2599">
              <w:t>ⲏ</w:t>
            </w:r>
            <w:r w:rsidRPr="002C2599">
              <w:rPr>
                <w:rFonts w:ascii="Times New Roman" w:hAnsi="Times New Roman" w:cs="Times New Roman"/>
              </w:rPr>
              <w:t>ϯ</w:t>
            </w:r>
          </w:p>
          <w:p w14:paraId="03734A50" w14:textId="77777777" w:rsidR="00E35F1F" w:rsidRDefault="00E35F1F" w:rsidP="00E35F1F">
            <w:pPr>
              <w:pStyle w:val="CopticVersemulti-line"/>
            </w:pPr>
            <w:r w:rsidRPr="002C2599">
              <w:rPr>
                <w:rFonts w:ascii="Times New Roman" w:hAnsi="Times New Roman" w:cs="Times New Roman"/>
              </w:rPr>
              <w:t>ϧ</w:t>
            </w:r>
            <w:r w:rsidRPr="002C2599">
              <w:t>ⲉⲛ ⲟⲩⲙⲉⲧⲁⲧ</w:t>
            </w:r>
            <w:r w:rsidRPr="002C2599">
              <w:rPr>
                <w:rFonts w:ascii="Times New Roman" w:hAnsi="Times New Roman" w:cs="Times New Roman"/>
              </w:rPr>
              <w:t>ϣ</w:t>
            </w:r>
            <w:r w:rsidRPr="002C2599">
              <w:t>ⲓⲃ</w:t>
            </w:r>
            <w:r w:rsidRPr="002C2599">
              <w:rPr>
                <w:rFonts w:ascii="Times New Roman" w:hAnsi="Times New Roman" w:cs="Times New Roman"/>
              </w:rPr>
              <w:t>ϯ</w:t>
            </w:r>
          </w:p>
          <w:p w14:paraId="78F682F4" w14:textId="77777777" w:rsidR="00E35F1F" w:rsidRDefault="00E35F1F" w:rsidP="00E35F1F">
            <w:pPr>
              <w:pStyle w:val="CopticVersemulti-line"/>
            </w:pPr>
            <w:r w:rsidRPr="002C2599">
              <w:t>ⲁ</w:t>
            </w:r>
            <w:r w:rsidRPr="002C2599">
              <w:rPr>
                <w:rFonts w:ascii="Times New Roman" w:hAnsi="Times New Roman" w:cs="Times New Roman"/>
              </w:rPr>
              <w:t>ϥϣ</w:t>
            </w:r>
            <w:r w:rsidRPr="002C2599">
              <w:t>ⲱⲡⲓ ⲙ</w:t>
            </w:r>
            <w:r w:rsidRPr="002C2599">
              <w:rPr>
                <w:rFonts w:ascii="Times New Roman" w:hAnsi="Times New Roman" w:cs="Times New Roman"/>
              </w:rPr>
              <w:t>̀</w:t>
            </w:r>
            <w:r w:rsidRPr="002C2599">
              <w:t>ⲙⲉⲥⲓⲧⲏⲥ</w:t>
            </w:r>
          </w:p>
          <w:p w14:paraId="240AB034" w14:textId="77777777" w:rsidR="00E35F1F" w:rsidRDefault="00E35F1F" w:rsidP="00E35F1F">
            <w:pPr>
              <w:pStyle w:val="CopticVerse"/>
            </w:pPr>
            <w:r w:rsidRPr="002C2599">
              <w:t>ⲉⲩⲇⲓⲁⲑⲏⲕⲏ ⲙ</w:t>
            </w:r>
            <w:r w:rsidRPr="002C2599">
              <w:rPr>
                <w:rFonts w:ascii="Times New Roman" w:hAnsi="Times New Roman" w:cs="Times New Roman"/>
              </w:rPr>
              <w:t>̀</w:t>
            </w:r>
            <w:r w:rsidRPr="002C2599">
              <w:t>ⲃⲉⲣⲓ</w:t>
            </w:r>
          </w:p>
        </w:tc>
      </w:tr>
      <w:tr w:rsidR="00E35F1F" w14:paraId="6B8C43F1" w14:textId="77777777" w:rsidTr="00E35F1F">
        <w:trPr>
          <w:cantSplit/>
          <w:jc w:val="center"/>
        </w:trPr>
        <w:tc>
          <w:tcPr>
            <w:tcW w:w="288" w:type="dxa"/>
          </w:tcPr>
          <w:p w14:paraId="7F8BBBAD"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lastRenderedPageBreak/>
              <w:t>¿</w:t>
            </w:r>
          </w:p>
        </w:tc>
        <w:tc>
          <w:tcPr>
            <w:tcW w:w="3960" w:type="dxa"/>
          </w:tcPr>
          <w:p w14:paraId="2EABCDD1" w14:textId="77777777" w:rsidR="00E35F1F" w:rsidRPr="007425E1" w:rsidRDefault="00E35F1F" w:rsidP="00E35F1F">
            <w:pPr>
              <w:pStyle w:val="EngHang"/>
              <w:rPr>
                <w:rFonts w:eastAsiaTheme="minorHAnsi"/>
              </w:rPr>
            </w:pPr>
            <w:r w:rsidRPr="007425E1">
              <w:rPr>
                <w:rFonts w:eastAsiaTheme="minorHAnsi"/>
              </w:rPr>
              <w:t xml:space="preserve">Through the </w:t>
            </w:r>
            <w:commentRangeStart w:id="611"/>
            <w:r>
              <w:rPr>
                <w:rFonts w:eastAsiaTheme="minorHAnsi"/>
              </w:rPr>
              <w:t>sprinkling</w:t>
            </w:r>
            <w:commentRangeEnd w:id="611"/>
            <w:r>
              <w:rPr>
                <w:rStyle w:val="CommentReference"/>
                <w:rFonts w:eastAsiaTheme="minorHAnsi" w:cstheme="minorBidi"/>
                <w:color w:val="auto"/>
                <w:lang w:val="en-CA"/>
              </w:rPr>
              <w:commentReference w:id="611"/>
            </w:r>
          </w:p>
          <w:p w14:paraId="1003890B" w14:textId="77777777" w:rsidR="00E35F1F" w:rsidRPr="007425E1" w:rsidRDefault="00E35F1F" w:rsidP="00E35F1F">
            <w:pPr>
              <w:pStyle w:val="EngHang"/>
              <w:rPr>
                <w:rFonts w:eastAsiaTheme="minorHAnsi"/>
              </w:rPr>
            </w:pPr>
            <w:r w:rsidRPr="007425E1">
              <w:rPr>
                <w:rFonts w:eastAsiaTheme="minorHAnsi"/>
              </w:rPr>
              <w:t>Of His holy Blood,</w:t>
            </w:r>
          </w:p>
          <w:p w14:paraId="72AD34B9" w14:textId="77777777" w:rsidR="00E35F1F" w:rsidRPr="007425E1" w:rsidRDefault="00E35F1F" w:rsidP="00E35F1F">
            <w:pPr>
              <w:pStyle w:val="EngHang"/>
              <w:rPr>
                <w:rFonts w:eastAsiaTheme="minorHAnsi"/>
              </w:rPr>
            </w:pPr>
            <w:r w:rsidRPr="007425E1">
              <w:rPr>
                <w:rFonts w:eastAsiaTheme="minorHAnsi"/>
              </w:rPr>
              <w:t>He purified the faithful,</w:t>
            </w:r>
          </w:p>
          <w:p w14:paraId="79CC9337" w14:textId="77777777" w:rsidR="00E35F1F" w:rsidRPr="002A287B" w:rsidRDefault="00E35F1F" w:rsidP="00E35F1F">
            <w:pPr>
              <w:pStyle w:val="EngHangEnd"/>
              <w:rPr>
                <w:rFonts w:eastAsiaTheme="minorHAnsi"/>
              </w:rPr>
            </w:pPr>
            <w:r>
              <w:rPr>
                <w:rFonts w:eastAsiaTheme="minorHAnsi"/>
              </w:rPr>
              <w:t>To be a</w:t>
            </w:r>
            <w:r w:rsidRPr="007425E1">
              <w:rPr>
                <w:rFonts w:eastAsiaTheme="minorHAnsi"/>
              </w:rPr>
              <w:t xml:space="preserve"> justified people.</w:t>
            </w:r>
          </w:p>
        </w:tc>
        <w:tc>
          <w:tcPr>
            <w:tcW w:w="288" w:type="dxa"/>
          </w:tcPr>
          <w:p w14:paraId="3838A87B" w14:textId="77777777" w:rsidR="00E35F1F" w:rsidRDefault="00E35F1F" w:rsidP="00E35F1F"/>
        </w:tc>
        <w:tc>
          <w:tcPr>
            <w:tcW w:w="288" w:type="dxa"/>
          </w:tcPr>
          <w:p w14:paraId="70A44821"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97004D5" w14:textId="77777777" w:rsidR="00E35F1F" w:rsidRDefault="00E35F1F" w:rsidP="00E35F1F">
            <w:pPr>
              <w:pStyle w:val="CopticVersemulti-line"/>
            </w:pPr>
            <w:r w:rsidRPr="002C2599">
              <w:t>Ⲉ</w:t>
            </w:r>
            <w:r w:rsidRPr="002C2599">
              <w:rPr>
                <w:rFonts w:ascii="Times New Roman" w:hAnsi="Times New Roman" w:cs="Times New Roman"/>
              </w:rPr>
              <w:t>̀</w:t>
            </w:r>
            <w:r w:rsidRPr="002C2599">
              <w:t>ⲃⲟⲗ</w:t>
            </w:r>
            <w:r w:rsidRPr="002C2599">
              <w:rPr>
                <w:rFonts w:ascii="Times New Roman" w:hAnsi="Times New Roman" w:cs="Times New Roman"/>
              </w:rPr>
              <w:t>ϩ</w:t>
            </w:r>
            <w:r w:rsidRPr="002C2599">
              <w:t>ⲓⲧⲉⲛ ⲫ</w:t>
            </w:r>
            <w:r w:rsidRPr="002C2599">
              <w:rPr>
                <w:rFonts w:ascii="Times New Roman" w:hAnsi="Times New Roman" w:cs="Times New Roman"/>
              </w:rPr>
              <w:t>̀</w:t>
            </w:r>
            <w:r w:rsidRPr="002C2599">
              <w:t>ⲛⲟⲩ</w:t>
            </w:r>
            <w:r w:rsidRPr="002C2599">
              <w:rPr>
                <w:rFonts w:ascii="Times New Roman" w:hAnsi="Times New Roman" w:cs="Times New Roman"/>
              </w:rPr>
              <w:t>ϫ</w:t>
            </w:r>
          </w:p>
          <w:p w14:paraId="0976607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ⲡⲉ</w:t>
            </w:r>
            <w:r w:rsidRPr="002C2599">
              <w:rPr>
                <w:rFonts w:ascii="Times New Roman" w:hAnsi="Times New Roman" w:cs="Times New Roman"/>
              </w:rPr>
              <w:t>ϥ</w:t>
            </w:r>
            <w:r w:rsidRPr="002C2599">
              <w:t>ⲥ</w:t>
            </w:r>
            <w:r w:rsidRPr="002C2599">
              <w:rPr>
                <w:rFonts w:ascii="Times New Roman" w:hAnsi="Times New Roman" w:cs="Times New Roman"/>
              </w:rPr>
              <w:t>̀</w:t>
            </w:r>
            <w:r w:rsidRPr="002C2599">
              <w:t>ⲛⲟ</w:t>
            </w:r>
            <w:r w:rsidRPr="002C2599">
              <w:rPr>
                <w:rFonts w:ascii="Times New Roman" w:hAnsi="Times New Roman" w:cs="Times New Roman"/>
              </w:rPr>
              <w:t>ϥ</w:t>
            </w:r>
            <w:r w:rsidRPr="002C2599">
              <w:t xml:space="preserve">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D602740" w14:textId="77777777" w:rsidR="00E35F1F" w:rsidRDefault="00E35F1F" w:rsidP="00E35F1F">
            <w:pPr>
              <w:pStyle w:val="CopticVersemulti-line"/>
            </w:pPr>
            <w:r w:rsidRPr="002C2599">
              <w:t>ⲁ</w:t>
            </w:r>
            <w:r w:rsidRPr="002C2599">
              <w:rPr>
                <w:rFonts w:ascii="Times New Roman" w:hAnsi="Times New Roman" w:cs="Times New Roman"/>
              </w:rPr>
              <w:t>ϥ</w:t>
            </w:r>
            <w:r w:rsidRPr="002C2599">
              <w:t>ⲧⲟⲩⲃⲟ ⲛ</w:t>
            </w:r>
            <w:r w:rsidRPr="002C2599">
              <w:rPr>
                <w:rFonts w:ascii="Times New Roman" w:hAnsi="Times New Roman" w:cs="Times New Roman"/>
              </w:rPr>
              <w:t>̀</w:t>
            </w:r>
            <w:r w:rsidRPr="002C2599">
              <w:t>ⲛⲏⲉⲑⲛⲁ</w:t>
            </w:r>
            <w:r w:rsidRPr="002C2599">
              <w:rPr>
                <w:rFonts w:ascii="Times New Roman" w:hAnsi="Times New Roman" w:cs="Times New Roman"/>
              </w:rPr>
              <w:t>ϩϯ</w:t>
            </w:r>
          </w:p>
          <w:p w14:paraId="0CCE908E" w14:textId="77777777" w:rsidR="00E35F1F" w:rsidRDefault="00E35F1F" w:rsidP="00E35F1F">
            <w:pPr>
              <w:pStyle w:val="CopticVerse"/>
            </w:pPr>
            <w:r w:rsidRPr="002C2599">
              <w:t>ⲉⲩⲗⲁⲟⲥ ⲉⲩⲑ</w:t>
            </w:r>
            <w:r w:rsidRPr="002C2599">
              <w:rPr>
                <w:rFonts w:ascii="Times New Roman" w:hAnsi="Times New Roman" w:cs="Times New Roman"/>
              </w:rPr>
              <w:t>̀</w:t>
            </w:r>
            <w:r w:rsidRPr="002C2599">
              <w:t>ⲙⲁⲓⲟ</w:t>
            </w:r>
            <w:r w:rsidRPr="002C2599">
              <w:rPr>
                <w:rFonts w:ascii="Times New Roman" w:hAnsi="Times New Roman" w:cs="Times New Roman"/>
              </w:rPr>
              <w:t>ϥ</w:t>
            </w:r>
          </w:p>
        </w:tc>
      </w:tr>
      <w:tr w:rsidR="00E35F1F" w14:paraId="09E5396F" w14:textId="77777777" w:rsidTr="00E35F1F">
        <w:trPr>
          <w:cantSplit/>
          <w:jc w:val="center"/>
        </w:trPr>
        <w:tc>
          <w:tcPr>
            <w:tcW w:w="288" w:type="dxa"/>
          </w:tcPr>
          <w:p w14:paraId="7F1762C4" w14:textId="77777777" w:rsidR="00E35F1F" w:rsidRPr="000F6316" w:rsidRDefault="00E35F1F" w:rsidP="00E35F1F">
            <w:pPr>
              <w:rPr>
                <w:rFonts w:ascii="CS Avva Shenouda" w:hAnsi="CS Avva Shenouda"/>
                <w:sz w:val="24"/>
                <w:szCs w:val="24"/>
              </w:rPr>
            </w:pPr>
          </w:p>
        </w:tc>
        <w:tc>
          <w:tcPr>
            <w:tcW w:w="3960" w:type="dxa"/>
          </w:tcPr>
          <w:p w14:paraId="3F3500E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6F704F98" w14:textId="77777777" w:rsidR="00E35F1F" w:rsidRPr="007425E1" w:rsidRDefault="00E35F1F" w:rsidP="00E35F1F">
            <w:pPr>
              <w:pStyle w:val="EngHang"/>
              <w:rPr>
                <w:rFonts w:eastAsiaTheme="minorHAnsi"/>
              </w:rPr>
            </w:pPr>
            <w:r w:rsidRPr="007425E1">
              <w:rPr>
                <w:rFonts w:eastAsiaTheme="minorHAnsi"/>
              </w:rPr>
              <w:t>Magnifies you,</w:t>
            </w:r>
          </w:p>
          <w:p w14:paraId="42AA6478"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1DDD18F3" w14:textId="77777777" w:rsidR="00E35F1F" w:rsidRPr="007425E1" w:rsidRDefault="00E35F1F" w:rsidP="00E35F1F">
            <w:pPr>
              <w:pStyle w:val="EngHangEnd"/>
            </w:pPr>
            <w:r w:rsidRPr="007425E1">
              <w:rPr>
                <w:rFonts w:eastAsiaTheme="minorHAnsi"/>
              </w:rPr>
              <w:t>The ever-holy.</w:t>
            </w:r>
          </w:p>
        </w:tc>
        <w:tc>
          <w:tcPr>
            <w:tcW w:w="288" w:type="dxa"/>
          </w:tcPr>
          <w:p w14:paraId="4612F573" w14:textId="77777777" w:rsidR="00E35F1F" w:rsidRDefault="00E35F1F" w:rsidP="00E35F1F"/>
        </w:tc>
        <w:tc>
          <w:tcPr>
            <w:tcW w:w="288" w:type="dxa"/>
          </w:tcPr>
          <w:p w14:paraId="605F0814" w14:textId="77777777" w:rsidR="00E35F1F" w:rsidRPr="000F6316" w:rsidRDefault="00E35F1F" w:rsidP="00E35F1F">
            <w:pPr>
              <w:rPr>
                <w:rFonts w:ascii="CS Avva Shenouda" w:hAnsi="CS Avva Shenouda"/>
                <w:sz w:val="24"/>
                <w:szCs w:val="24"/>
              </w:rPr>
            </w:pPr>
          </w:p>
        </w:tc>
        <w:tc>
          <w:tcPr>
            <w:tcW w:w="3960" w:type="dxa"/>
          </w:tcPr>
          <w:p w14:paraId="38C5D629" w14:textId="77777777" w:rsidR="00E35F1F" w:rsidRDefault="00E35F1F" w:rsidP="00E35F1F">
            <w:pPr>
              <w:pStyle w:val="CopticVersemulti-line"/>
            </w:pPr>
            <w:r w:rsidRPr="002C2599">
              <w:t>Ⲉⲑⲃⲉ ⲫⲁⲓ ⲟⲩⲟⲛ ⲛⲓⲃⲉⲛ</w:t>
            </w:r>
          </w:p>
          <w:p w14:paraId="18B5B625"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E19555A"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CEC221A" w14:textId="77777777" w:rsidR="00E35F1F" w:rsidRDefault="00E35F1F" w:rsidP="00E35F1F">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94BE300" w14:textId="77777777" w:rsidTr="00E35F1F">
        <w:trPr>
          <w:cantSplit/>
          <w:jc w:val="center"/>
        </w:trPr>
        <w:tc>
          <w:tcPr>
            <w:tcW w:w="288" w:type="dxa"/>
          </w:tcPr>
          <w:p w14:paraId="39D8FFB6"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54D6BF49" w14:textId="77777777" w:rsidR="00E35F1F" w:rsidRDefault="00E35F1F" w:rsidP="00E35F1F">
            <w:pPr>
              <w:pStyle w:val="EngHang"/>
              <w:rPr>
                <w:rFonts w:eastAsiaTheme="minorHAnsi"/>
              </w:rPr>
            </w:pPr>
            <w:r>
              <w:rPr>
                <w:rFonts w:eastAsiaTheme="minorHAnsi"/>
              </w:rPr>
              <w:t>And we pray,</w:t>
            </w:r>
          </w:p>
          <w:p w14:paraId="4D752903" w14:textId="77777777" w:rsidR="00E35F1F" w:rsidRDefault="00E35F1F" w:rsidP="00E35F1F">
            <w:pPr>
              <w:pStyle w:val="EngHang"/>
              <w:rPr>
                <w:rFonts w:eastAsiaTheme="minorHAnsi"/>
              </w:rPr>
            </w:pPr>
            <w:r>
              <w:rPr>
                <w:rFonts w:eastAsiaTheme="minorHAnsi"/>
              </w:rPr>
              <w:t>That we may win mercy,</w:t>
            </w:r>
          </w:p>
          <w:p w14:paraId="22B33B99" w14:textId="77777777" w:rsidR="00E35F1F" w:rsidRDefault="00E35F1F" w:rsidP="00E35F1F">
            <w:pPr>
              <w:pStyle w:val="EngHang"/>
              <w:rPr>
                <w:rFonts w:eastAsiaTheme="minorHAnsi"/>
              </w:rPr>
            </w:pPr>
            <w:r>
              <w:rPr>
                <w:rFonts w:eastAsiaTheme="minorHAnsi"/>
              </w:rPr>
              <w:t>Through your intercessions</w:t>
            </w:r>
          </w:p>
          <w:p w14:paraId="51021873" w14:textId="77777777" w:rsidR="00E35F1F" w:rsidRPr="007425E1" w:rsidRDefault="00E35F1F" w:rsidP="00E35F1F">
            <w:pPr>
              <w:pStyle w:val="EngHangEnd"/>
              <w:rPr>
                <w:rFonts w:eastAsiaTheme="minorHAnsi"/>
              </w:rPr>
            </w:pPr>
            <w:r>
              <w:rPr>
                <w:rFonts w:eastAsiaTheme="minorHAnsi"/>
              </w:rPr>
              <w:t>With the Lover of mankind.</w:t>
            </w:r>
          </w:p>
          <w:p w14:paraId="5870D2A3" w14:textId="77777777" w:rsidR="00E35F1F" w:rsidRPr="007425E1" w:rsidRDefault="00E35F1F" w:rsidP="00E35F1F">
            <w:pPr>
              <w:pStyle w:val="EngHang"/>
            </w:pPr>
          </w:p>
        </w:tc>
        <w:tc>
          <w:tcPr>
            <w:tcW w:w="288" w:type="dxa"/>
          </w:tcPr>
          <w:p w14:paraId="7B4D8F67" w14:textId="77777777" w:rsidR="00E35F1F" w:rsidRDefault="00E35F1F" w:rsidP="00E35F1F"/>
        </w:tc>
        <w:tc>
          <w:tcPr>
            <w:tcW w:w="288" w:type="dxa"/>
          </w:tcPr>
          <w:p w14:paraId="69835A9A" w14:textId="77777777" w:rsidR="00E35F1F" w:rsidRPr="000F6316" w:rsidRDefault="00E35F1F" w:rsidP="00E35F1F">
            <w:pPr>
              <w:rPr>
                <w:rFonts w:ascii="CS Avva Shenouda" w:hAnsi="CS Avva Shenouda"/>
                <w:sz w:val="24"/>
                <w:szCs w:val="24"/>
              </w:rPr>
            </w:pPr>
            <w:r w:rsidRPr="000F6316">
              <w:rPr>
                <w:rFonts w:ascii="CS Avva Shenouda" w:hAnsi="CS Avva Shenouda"/>
                <w:sz w:val="24"/>
                <w:szCs w:val="24"/>
              </w:rPr>
              <w:t>¿</w:t>
            </w:r>
          </w:p>
        </w:tc>
        <w:tc>
          <w:tcPr>
            <w:tcW w:w="3960" w:type="dxa"/>
          </w:tcPr>
          <w:p w14:paraId="6F37AD45"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45FF1C6A"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6F1DB2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77186C3" w14:textId="77777777" w:rsidR="00E35F1F" w:rsidRDefault="00E35F1F" w:rsidP="00E35F1F">
            <w:pPr>
              <w:pStyle w:val="Coptic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3F5029A7" w14:textId="77777777" w:rsidR="00E35F1F" w:rsidRDefault="00E35F1F" w:rsidP="00E35F1F">
      <w:pPr>
        <w:rPr>
          <w:lang w:val="en-US"/>
        </w:rPr>
      </w:pPr>
    </w:p>
    <w:p w14:paraId="015ABD6B" w14:textId="77777777" w:rsidR="00E35F1F" w:rsidRDefault="00E35F1F" w:rsidP="00E35F1F">
      <w:pPr>
        <w:pStyle w:val="Separator"/>
      </w:pPr>
      <w:r w:rsidRPr="00A742AC">
        <w:t>¿ ¿ ¿</w:t>
      </w:r>
    </w:p>
    <w:p w14:paraId="11216BDE" w14:textId="77777777" w:rsidR="00E35F1F" w:rsidRDefault="00E35F1F" w:rsidP="00E35F1F">
      <w:pPr>
        <w:pStyle w:val="Separator"/>
      </w:pPr>
      <w:r>
        <w:t>(1) (</w:t>
      </w:r>
      <w:r w:rsidRPr="002C2599">
        <w:rPr>
          <w:rFonts w:ascii="FreeSerifAvvaShenouda" w:hAnsi="FreeSerifAvvaShenouda" w:cs="FreeSerifAvvaShenouda"/>
        </w:rPr>
        <w:t xml:space="preserve">ⲁ̅ </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57BB125" w14:textId="77777777" w:rsidTr="00E35F1F">
        <w:trPr>
          <w:cantSplit/>
          <w:jc w:val="center"/>
        </w:trPr>
        <w:tc>
          <w:tcPr>
            <w:tcW w:w="288" w:type="dxa"/>
          </w:tcPr>
          <w:p w14:paraId="4A33EDC1" w14:textId="77777777" w:rsidR="00E35F1F" w:rsidRDefault="00E35F1F" w:rsidP="00E35F1F"/>
        </w:tc>
        <w:tc>
          <w:tcPr>
            <w:tcW w:w="3960" w:type="dxa"/>
          </w:tcPr>
          <w:p w14:paraId="4534DCBE" w14:textId="77777777" w:rsidR="00E35F1F" w:rsidRDefault="00E35F1F" w:rsidP="00E35F1F">
            <w:pPr>
              <w:pStyle w:val="EngHang"/>
              <w:rPr>
                <w:rFonts w:eastAsiaTheme="minorHAnsi"/>
              </w:rPr>
            </w:pPr>
            <w:r>
              <w:rPr>
                <w:rFonts w:eastAsiaTheme="minorHAnsi"/>
              </w:rPr>
              <w:t>Who can speak of</w:t>
            </w:r>
          </w:p>
          <w:p w14:paraId="18053C18" w14:textId="77777777" w:rsidR="00E35F1F" w:rsidRDefault="00E35F1F" w:rsidP="00E35F1F">
            <w:pPr>
              <w:pStyle w:val="EngHang"/>
              <w:rPr>
                <w:rFonts w:eastAsiaTheme="minorHAnsi"/>
              </w:rPr>
            </w:pPr>
            <w:r>
              <w:rPr>
                <w:rFonts w:eastAsiaTheme="minorHAnsi"/>
              </w:rPr>
              <w:t>The honour of the Tabernacle,</w:t>
            </w:r>
          </w:p>
          <w:p w14:paraId="1BDF1ABF" w14:textId="77777777" w:rsidR="00E35F1F" w:rsidRDefault="00E35F1F" w:rsidP="00E35F1F">
            <w:pPr>
              <w:pStyle w:val="EngHang"/>
              <w:rPr>
                <w:rFonts w:eastAsiaTheme="minorHAnsi"/>
              </w:rPr>
            </w:pPr>
            <w:r>
              <w:rPr>
                <w:rFonts w:eastAsiaTheme="minorHAnsi"/>
              </w:rPr>
              <w:t>Which Moses made</w:t>
            </w:r>
          </w:p>
          <w:p w14:paraId="5911C370" w14:textId="77777777" w:rsidR="00E35F1F" w:rsidRPr="001A0083" w:rsidRDefault="00E35F1F" w:rsidP="00E35F1F">
            <w:pPr>
              <w:pStyle w:val="EngHangEnd"/>
            </w:pPr>
            <w:r>
              <w:rPr>
                <w:rFonts w:eastAsiaTheme="minorHAnsi"/>
              </w:rPr>
              <w:t>On Mount Sinai?</w:t>
            </w:r>
          </w:p>
        </w:tc>
        <w:tc>
          <w:tcPr>
            <w:tcW w:w="288" w:type="dxa"/>
          </w:tcPr>
          <w:p w14:paraId="1983866B" w14:textId="77777777" w:rsidR="00E35F1F" w:rsidRDefault="00E35F1F" w:rsidP="00E35F1F"/>
        </w:tc>
        <w:tc>
          <w:tcPr>
            <w:tcW w:w="288" w:type="dxa"/>
          </w:tcPr>
          <w:p w14:paraId="65C86B78" w14:textId="77777777" w:rsidR="00E35F1F" w:rsidRDefault="00E35F1F" w:rsidP="00E35F1F"/>
        </w:tc>
        <w:tc>
          <w:tcPr>
            <w:tcW w:w="3960" w:type="dxa"/>
          </w:tcPr>
          <w:p w14:paraId="54CFC810" w14:textId="77777777" w:rsidR="00E35F1F" w:rsidRDefault="00E35F1F" w:rsidP="00E35F1F">
            <w:pPr>
              <w:pStyle w:val="CopticVersemulti-line"/>
            </w:pPr>
            <w:r w:rsidRPr="002C2599">
              <w:t>Ⲛⲓⲙ ⲡⲉⲑⲛⲁ</w:t>
            </w:r>
            <w:r w:rsidRPr="002C2599">
              <w:rPr>
                <w:rFonts w:ascii="Times New Roman" w:hAnsi="Times New Roman" w:cs="Times New Roman"/>
              </w:rPr>
              <w:t>ϣ̀</w:t>
            </w:r>
            <w:r w:rsidRPr="002C2599">
              <w:t>ⲥⲁ</w:t>
            </w:r>
            <w:r w:rsidRPr="002C2599">
              <w:rPr>
                <w:rFonts w:ascii="Times New Roman" w:hAnsi="Times New Roman" w:cs="Times New Roman"/>
              </w:rPr>
              <w:t>ϫ</w:t>
            </w:r>
            <w:r w:rsidRPr="002C2599">
              <w:t>ⲓ</w:t>
            </w:r>
          </w:p>
          <w:p w14:paraId="423AF61D"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ⲧⲁⲓⲟ ⲛ</w:t>
            </w: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w:t>
            </w:r>
          </w:p>
          <w:p w14:paraId="6B008A61" w14:textId="77777777" w:rsidR="00E35F1F" w:rsidRDefault="00E35F1F" w:rsidP="00E35F1F">
            <w:pPr>
              <w:pStyle w:val="CopticVersemulti-line"/>
            </w:pPr>
            <w:r w:rsidRPr="002C2599">
              <w:t>ⲉ</w:t>
            </w:r>
            <w:r w:rsidRPr="002C2599">
              <w:rPr>
                <w:rFonts w:ascii="Times New Roman" w:hAnsi="Times New Roman" w:cs="Times New Roman"/>
              </w:rPr>
              <w:t>̀</w:t>
            </w:r>
            <w:r w:rsidRPr="002C2599">
              <w:t>ⲧⲁ Ⲙⲱⲩⲥⲏⲥ ⲑⲁⲙⲓⲟⲥ</w:t>
            </w:r>
          </w:p>
          <w:p w14:paraId="0EC98EE5" w14:textId="77777777" w:rsidR="00E35F1F" w:rsidRDefault="00E35F1F" w:rsidP="00E35F1F">
            <w:pPr>
              <w:pStyle w:val="CopticVerse"/>
            </w:pPr>
            <w:r w:rsidRPr="002C2599">
              <w:rPr>
                <w:rFonts w:ascii="Times New Roman" w:hAnsi="Times New Roman" w:cs="Times New Roman"/>
              </w:rPr>
              <w:t>ϩ</w:t>
            </w:r>
            <w:r w:rsidRPr="002C2599">
              <w:t>ⲓ</w:t>
            </w:r>
            <w:r w:rsidRPr="002C2599">
              <w:rPr>
                <w:rFonts w:ascii="Times New Roman" w:hAnsi="Times New Roman" w:cs="Times New Roman"/>
              </w:rPr>
              <w:t>ϫ</w:t>
            </w:r>
            <w:r w:rsidRPr="002C2599">
              <w:t>ⲉⲛ ⲡ</w:t>
            </w:r>
            <w:r w:rsidRPr="002C2599">
              <w:rPr>
                <w:rFonts w:ascii="Times New Roman" w:hAnsi="Times New Roman" w:cs="Times New Roman"/>
              </w:rPr>
              <w:t>̀</w:t>
            </w:r>
            <w:r w:rsidRPr="002C2599">
              <w:t>ⲧⲱⲟ</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Ⲥⲓⲛⲁ</w:t>
            </w:r>
          </w:p>
        </w:tc>
      </w:tr>
      <w:tr w:rsidR="00E35F1F" w14:paraId="175FED51" w14:textId="77777777" w:rsidTr="00E35F1F">
        <w:trPr>
          <w:cantSplit/>
          <w:jc w:val="center"/>
        </w:trPr>
        <w:tc>
          <w:tcPr>
            <w:tcW w:w="288" w:type="dxa"/>
          </w:tcPr>
          <w:p w14:paraId="5547BCFF" w14:textId="77777777" w:rsidR="00E35F1F" w:rsidRDefault="00E35F1F" w:rsidP="00E35F1F">
            <w:r w:rsidRPr="000F6316">
              <w:rPr>
                <w:rFonts w:ascii="CS Avva Shenouda" w:hAnsi="CS Avva Shenouda"/>
                <w:sz w:val="24"/>
                <w:szCs w:val="24"/>
              </w:rPr>
              <w:t>¿</w:t>
            </w:r>
          </w:p>
        </w:tc>
        <w:tc>
          <w:tcPr>
            <w:tcW w:w="3960" w:type="dxa"/>
          </w:tcPr>
          <w:p w14:paraId="3C2A5356" w14:textId="77777777" w:rsidR="00E35F1F" w:rsidRDefault="00E35F1F" w:rsidP="00E35F1F">
            <w:pPr>
              <w:pStyle w:val="EngHang"/>
              <w:rPr>
                <w:rFonts w:eastAsiaTheme="minorHAnsi"/>
              </w:rPr>
            </w:pPr>
            <w:r>
              <w:rPr>
                <w:rFonts w:eastAsiaTheme="minorHAnsi"/>
              </w:rPr>
              <w:t>He made it with glory,</w:t>
            </w:r>
          </w:p>
          <w:p w14:paraId="3ECBD5C5" w14:textId="77777777" w:rsidR="00E35F1F" w:rsidRDefault="00E35F1F" w:rsidP="00E35F1F">
            <w:pPr>
              <w:pStyle w:val="EngHang"/>
              <w:rPr>
                <w:rFonts w:eastAsiaTheme="minorHAnsi"/>
              </w:rPr>
            </w:pPr>
            <w:r>
              <w:rPr>
                <w:rFonts w:eastAsiaTheme="minorHAnsi"/>
              </w:rPr>
              <w:t>According to the word of the Lord,</w:t>
            </w:r>
          </w:p>
          <w:p w14:paraId="2CD4C401" w14:textId="77777777" w:rsidR="00E35F1F" w:rsidRDefault="00E35F1F" w:rsidP="00E35F1F">
            <w:pPr>
              <w:pStyle w:val="EngHang"/>
              <w:rPr>
                <w:rFonts w:eastAsiaTheme="minorHAnsi"/>
              </w:rPr>
            </w:pPr>
            <w:r>
              <w:rPr>
                <w:rFonts w:eastAsiaTheme="minorHAnsi"/>
              </w:rPr>
              <w:t>And according to the pattern</w:t>
            </w:r>
          </w:p>
          <w:p w14:paraId="7970213E" w14:textId="61D5792F" w:rsidR="00E35F1F" w:rsidRPr="001A0083" w:rsidRDefault="00412DAA" w:rsidP="00E35F1F">
            <w:pPr>
              <w:pStyle w:val="EngHangEnd"/>
            </w:pPr>
            <w:r>
              <w:rPr>
                <w:rFonts w:eastAsiaTheme="minorHAnsi"/>
              </w:rPr>
              <w:t>Shown to</w:t>
            </w:r>
            <w:r w:rsidR="00E35F1F">
              <w:rPr>
                <w:rFonts w:eastAsiaTheme="minorHAnsi"/>
              </w:rPr>
              <w:t xml:space="preserve"> him.</w:t>
            </w:r>
          </w:p>
        </w:tc>
        <w:tc>
          <w:tcPr>
            <w:tcW w:w="288" w:type="dxa"/>
          </w:tcPr>
          <w:p w14:paraId="5DB84148" w14:textId="77777777" w:rsidR="00E35F1F" w:rsidRDefault="00E35F1F" w:rsidP="00E35F1F"/>
        </w:tc>
        <w:tc>
          <w:tcPr>
            <w:tcW w:w="288" w:type="dxa"/>
          </w:tcPr>
          <w:p w14:paraId="00AD4771" w14:textId="77777777" w:rsidR="00E35F1F" w:rsidRDefault="00E35F1F" w:rsidP="00E35F1F">
            <w:r w:rsidRPr="000F6316">
              <w:rPr>
                <w:rFonts w:ascii="CS Avva Shenouda" w:hAnsi="CS Avva Shenouda"/>
                <w:sz w:val="24"/>
                <w:szCs w:val="24"/>
              </w:rPr>
              <w:t>¿</w:t>
            </w:r>
          </w:p>
        </w:tc>
        <w:tc>
          <w:tcPr>
            <w:tcW w:w="3960" w:type="dxa"/>
          </w:tcPr>
          <w:p w14:paraId="129A7D31" w14:textId="77777777" w:rsidR="00E35F1F" w:rsidRDefault="00E35F1F" w:rsidP="00E35F1F">
            <w:pPr>
              <w:pStyle w:val="CopticVersemulti-line"/>
            </w:pPr>
            <w:r w:rsidRPr="002C2599">
              <w:t>Ⲁ</w:t>
            </w:r>
            <w:r w:rsidRPr="002C2599">
              <w:rPr>
                <w:rFonts w:ascii="Times New Roman" w:hAnsi="Times New Roman" w:cs="Times New Roman"/>
              </w:rPr>
              <w:t>ϥ</w:t>
            </w:r>
            <w:r w:rsidRPr="002C2599">
              <w:t xml:space="preserve">ⲑⲁⲙⲓⲟⲥ </w:t>
            </w:r>
            <w:r w:rsidRPr="002C2599">
              <w:rPr>
                <w:rFonts w:ascii="Times New Roman" w:hAnsi="Times New Roman" w:cs="Times New Roman"/>
              </w:rPr>
              <w:t>ϧ</w:t>
            </w:r>
            <w:r w:rsidRPr="002C2599">
              <w:t>ⲉⲛ ⲟⲩⲱ</w:t>
            </w:r>
            <w:r w:rsidRPr="002C2599">
              <w:rPr>
                <w:rFonts w:ascii="Times New Roman" w:hAnsi="Times New Roman" w:cs="Times New Roman"/>
              </w:rPr>
              <w:t>̀</w:t>
            </w:r>
            <w:r w:rsidRPr="002C2599">
              <w:t>ⲟⲩ</w:t>
            </w:r>
          </w:p>
          <w:p w14:paraId="4BC16AB0" w14:textId="77777777" w:rsidR="00E35F1F" w:rsidRDefault="00E35F1F" w:rsidP="00E35F1F">
            <w:pPr>
              <w:pStyle w:val="CopticVersemulti-line"/>
            </w:pPr>
            <w:r w:rsidRPr="002C2599">
              <w:t>ⲕⲁⲧⲁ ⲡ</w:t>
            </w:r>
            <w:r w:rsidRPr="002C2599">
              <w:rPr>
                <w:rFonts w:ascii="Times New Roman" w:hAnsi="Times New Roman" w:cs="Times New Roman"/>
              </w:rPr>
              <w:t>̀</w:t>
            </w:r>
            <w:r w:rsidRPr="002C2599">
              <w:t>ⲥⲁ</w:t>
            </w:r>
            <w:r w:rsidRPr="002C2599">
              <w:rPr>
                <w:rFonts w:ascii="Times New Roman" w:hAnsi="Times New Roman" w:cs="Times New Roman"/>
              </w:rPr>
              <w:t>ϫ</w:t>
            </w:r>
            <w:r w:rsidRPr="002C2599">
              <w:t>ⲓ 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ⲟ</w:t>
            </w:r>
            <w:r w:rsidRPr="002C2599">
              <w:rPr>
                <w:rFonts w:ascii="Times New Roman" w:hAnsi="Times New Roman" w:cs="Times New Roman"/>
              </w:rPr>
              <w:t>̅</w:t>
            </w:r>
            <w:r w:rsidRPr="002C2599">
              <w:t>ⲥ</w:t>
            </w:r>
            <w:r w:rsidRPr="002C2599">
              <w:rPr>
                <w:rFonts w:ascii="Times New Roman" w:hAnsi="Times New Roman" w:cs="Times New Roman"/>
              </w:rPr>
              <w:t>̅</w:t>
            </w:r>
          </w:p>
          <w:p w14:paraId="5626B585" w14:textId="77777777" w:rsidR="00E35F1F" w:rsidRDefault="00E35F1F" w:rsidP="00E35F1F">
            <w:pPr>
              <w:pStyle w:val="CopticVersemulti-line"/>
            </w:pPr>
            <w:r w:rsidRPr="002C2599">
              <w:t>ⲛⲉⲙ ⲕⲁⲧⲁ ⲛⲓⲧⲩⲡⲟⲥ ⲧⲏⲣⲟⲩ</w:t>
            </w:r>
          </w:p>
          <w:p w14:paraId="260E8DBA" w14:textId="77777777" w:rsidR="00E35F1F" w:rsidRDefault="00E35F1F" w:rsidP="00E35F1F">
            <w:pPr>
              <w:pStyle w:val="CopticVerse"/>
            </w:pPr>
            <w:r w:rsidRPr="002C2599">
              <w:t>ⲉⲧⲁⲩⲧⲁⲙⲟ</w:t>
            </w:r>
            <w:r w:rsidRPr="002C2599">
              <w:rPr>
                <w:rFonts w:ascii="Times New Roman" w:hAnsi="Times New Roman" w:cs="Times New Roman"/>
              </w:rPr>
              <w:t>ϥ</w:t>
            </w:r>
            <w:r w:rsidRPr="002C2599">
              <w:t xml:space="preserve"> ⲉⲣⲱ</w:t>
            </w:r>
            <w:r w:rsidRPr="002C2599">
              <w:rPr>
                <w:rFonts w:ascii="Times New Roman" w:hAnsi="Times New Roman" w:cs="Times New Roman"/>
              </w:rPr>
              <w:t>̀</w:t>
            </w:r>
            <w:r w:rsidRPr="002C2599">
              <w:t>ⲟⲩ</w:t>
            </w:r>
          </w:p>
        </w:tc>
      </w:tr>
      <w:tr w:rsidR="00E35F1F" w14:paraId="12D41AB2" w14:textId="77777777" w:rsidTr="00E35F1F">
        <w:trPr>
          <w:cantSplit/>
          <w:jc w:val="center"/>
        </w:trPr>
        <w:tc>
          <w:tcPr>
            <w:tcW w:w="288" w:type="dxa"/>
          </w:tcPr>
          <w:p w14:paraId="5620009C" w14:textId="77777777" w:rsidR="00E35F1F" w:rsidRDefault="00E35F1F" w:rsidP="00E35F1F"/>
        </w:tc>
        <w:tc>
          <w:tcPr>
            <w:tcW w:w="3960" w:type="dxa"/>
          </w:tcPr>
          <w:p w14:paraId="24C445C1" w14:textId="77777777" w:rsidR="00E35F1F" w:rsidRDefault="00E35F1F" w:rsidP="00E35F1F">
            <w:pPr>
              <w:pStyle w:val="EngHang"/>
              <w:rPr>
                <w:szCs w:val="22"/>
              </w:rPr>
            </w:pPr>
            <w:r>
              <w:rPr>
                <w:szCs w:val="22"/>
              </w:rPr>
              <w:t>Where Aaron</w:t>
            </w:r>
          </w:p>
          <w:p w14:paraId="18B4B1DE" w14:textId="77777777" w:rsidR="00E35F1F" w:rsidRDefault="00E35F1F" w:rsidP="00E35F1F">
            <w:pPr>
              <w:pStyle w:val="EngHang"/>
              <w:rPr>
                <w:szCs w:val="22"/>
              </w:rPr>
            </w:pPr>
            <w:r>
              <w:rPr>
                <w:szCs w:val="22"/>
              </w:rPr>
              <w:t>And his sons served</w:t>
            </w:r>
          </w:p>
          <w:p w14:paraId="67184054" w14:textId="77777777" w:rsidR="00E35F1F" w:rsidRDefault="00E35F1F" w:rsidP="00E35F1F">
            <w:pPr>
              <w:pStyle w:val="EngHang"/>
              <w:rPr>
                <w:szCs w:val="22"/>
              </w:rPr>
            </w:pPr>
            <w:r>
              <w:rPr>
                <w:szCs w:val="22"/>
              </w:rPr>
              <w:t>In the likeness of the Highest</w:t>
            </w:r>
          </w:p>
          <w:p w14:paraId="2868B693" w14:textId="77777777" w:rsidR="00E35F1F" w:rsidRPr="00195761" w:rsidRDefault="00E35F1F" w:rsidP="00E35F1F">
            <w:pPr>
              <w:pStyle w:val="EngHangEnd"/>
            </w:pPr>
            <w:r>
              <w:t>And the shadow of the heavenly.</w:t>
            </w:r>
          </w:p>
        </w:tc>
        <w:tc>
          <w:tcPr>
            <w:tcW w:w="288" w:type="dxa"/>
          </w:tcPr>
          <w:p w14:paraId="5430F9FF" w14:textId="77777777" w:rsidR="00E35F1F" w:rsidRDefault="00E35F1F" w:rsidP="00E35F1F"/>
        </w:tc>
        <w:tc>
          <w:tcPr>
            <w:tcW w:w="288" w:type="dxa"/>
          </w:tcPr>
          <w:p w14:paraId="75F3883F" w14:textId="77777777" w:rsidR="00E35F1F" w:rsidRDefault="00E35F1F" w:rsidP="00E35F1F"/>
        </w:tc>
        <w:tc>
          <w:tcPr>
            <w:tcW w:w="3960" w:type="dxa"/>
          </w:tcPr>
          <w:p w14:paraId="1ABEC636" w14:textId="77777777" w:rsidR="00E35F1F" w:rsidRDefault="00E35F1F" w:rsidP="00E35F1F">
            <w:pPr>
              <w:pStyle w:val="CopticVersemulti-line"/>
            </w:pPr>
            <w:r w:rsidRPr="002C2599">
              <w:t>Ⲑⲏ ⲉⲣⲉ Ⲁ</w:t>
            </w:r>
            <w:r w:rsidRPr="002C2599">
              <w:rPr>
                <w:rFonts w:ascii="Times New Roman" w:hAnsi="Times New Roman" w:cs="Times New Roman"/>
              </w:rPr>
              <w:t>̀</w:t>
            </w:r>
            <w:r w:rsidRPr="002C2599">
              <w:t>ⲁⲣⲱⲛ</w:t>
            </w:r>
          </w:p>
          <w:p w14:paraId="23C6B9B2" w14:textId="77777777" w:rsidR="00E35F1F" w:rsidRDefault="00E35F1F" w:rsidP="00E35F1F">
            <w:pPr>
              <w:pStyle w:val="CopticVersemulti-line"/>
            </w:pPr>
            <w:r w:rsidRPr="002C2599">
              <w:t>ⲛⲉⲙ ⲛⲉ</w:t>
            </w:r>
            <w:r w:rsidRPr="002C2599">
              <w:rPr>
                <w:rFonts w:ascii="Times New Roman" w:hAnsi="Times New Roman" w:cs="Times New Roman"/>
              </w:rPr>
              <w:t>ϥϣ</w:t>
            </w:r>
            <w:r w:rsidRPr="002C2599">
              <w:t xml:space="preserve">ⲏⲣⲓ </w:t>
            </w:r>
            <w:r w:rsidRPr="002C2599">
              <w:rPr>
                <w:rFonts w:ascii="Times New Roman" w:hAnsi="Times New Roman" w:cs="Times New Roman"/>
              </w:rPr>
              <w:t>ϣ</w:t>
            </w:r>
            <w:r w:rsidRPr="002C2599">
              <w:t>ⲉⲙ</w:t>
            </w:r>
            <w:r w:rsidRPr="002C2599">
              <w:rPr>
                <w:rFonts w:ascii="Times New Roman" w:hAnsi="Times New Roman" w:cs="Times New Roman"/>
              </w:rPr>
              <w:t>ϣ</w:t>
            </w:r>
            <w:r w:rsidRPr="002C2599">
              <w:t>ⲓ ⲛ</w:t>
            </w:r>
            <w:r w:rsidRPr="002C2599">
              <w:rPr>
                <w:rFonts w:ascii="Times New Roman" w:hAnsi="Times New Roman" w:cs="Times New Roman"/>
              </w:rPr>
              <w:t>̀ϧ</w:t>
            </w:r>
            <w:r w:rsidRPr="002C2599">
              <w:t>ⲏⲧⲥ</w:t>
            </w:r>
          </w:p>
          <w:p w14:paraId="19CE9E5C" w14:textId="77777777" w:rsidR="00E35F1F" w:rsidRDefault="00E35F1F" w:rsidP="00E35F1F">
            <w:pPr>
              <w:pStyle w:val="CopticVersemulti-line"/>
            </w:pPr>
            <w:r w:rsidRPr="002C2599">
              <w:rPr>
                <w:rFonts w:ascii="Times New Roman" w:hAnsi="Times New Roman" w:cs="Times New Roman"/>
              </w:rPr>
              <w:t>ϧ</w:t>
            </w:r>
            <w:r w:rsidRPr="002C2599">
              <w:t>ⲉⲛ ⲡ</w:t>
            </w:r>
            <w:r w:rsidRPr="002C2599">
              <w:rPr>
                <w:rFonts w:ascii="Times New Roman" w:hAnsi="Times New Roman" w:cs="Times New Roman"/>
              </w:rPr>
              <w:t>̀</w:t>
            </w:r>
            <w:r w:rsidRPr="002C2599">
              <w:t>ⲧⲩⲡⲟⲥ ⲛ</w:t>
            </w:r>
            <w:r w:rsidRPr="002C2599">
              <w:rPr>
                <w:rFonts w:ascii="Times New Roman" w:hAnsi="Times New Roman" w:cs="Times New Roman"/>
              </w:rPr>
              <w:t>̀</w:t>
            </w:r>
            <w:r w:rsidRPr="002C2599">
              <w:t>ⲧⲉ ⲡ</w:t>
            </w:r>
            <w:r w:rsidRPr="002C2599">
              <w:rPr>
                <w:rFonts w:ascii="Times New Roman" w:hAnsi="Times New Roman" w:cs="Times New Roman"/>
              </w:rPr>
              <w:t>̀ϭ̀</w:t>
            </w:r>
            <w:r w:rsidRPr="002C2599">
              <w:t xml:space="preserve">ⲓⲥⲓ </w:t>
            </w:r>
          </w:p>
          <w:p w14:paraId="269DE7D8" w14:textId="77777777" w:rsidR="00E35F1F" w:rsidRDefault="00E35F1F" w:rsidP="00E35F1F">
            <w:pPr>
              <w:pStyle w:val="CopticVerse"/>
            </w:pPr>
            <w:r w:rsidRPr="002C2599">
              <w:t>ⲛⲉⲙ ⲧ</w:t>
            </w:r>
            <w:r w:rsidRPr="002C2599">
              <w:rPr>
                <w:rFonts w:ascii="Times New Roman" w:hAnsi="Times New Roman" w:cs="Times New Roman"/>
              </w:rPr>
              <w:t>̀ϧ</w:t>
            </w:r>
            <w:r w:rsidRPr="002C2599">
              <w:t>ⲏⲓⲃⲓ ⲛ</w:t>
            </w:r>
            <w:r w:rsidRPr="002C2599">
              <w:rPr>
                <w:rFonts w:ascii="Times New Roman" w:hAnsi="Times New Roman" w:cs="Times New Roman"/>
              </w:rPr>
              <w:t>̀</w:t>
            </w:r>
            <w:r w:rsidRPr="002C2599">
              <w:t>ⲧⲉ ⲛⲁ ⲧ</w:t>
            </w:r>
            <w:r w:rsidRPr="002C2599">
              <w:rPr>
                <w:rFonts w:ascii="Times New Roman" w:hAnsi="Times New Roman" w:cs="Times New Roman"/>
              </w:rPr>
              <w:t>̀</w:t>
            </w:r>
            <w:r w:rsidRPr="002C2599">
              <w:t>ⲫⲉ</w:t>
            </w:r>
          </w:p>
        </w:tc>
      </w:tr>
      <w:tr w:rsidR="00E35F1F" w14:paraId="00B6536B" w14:textId="77777777" w:rsidTr="00E35F1F">
        <w:trPr>
          <w:cantSplit/>
          <w:jc w:val="center"/>
        </w:trPr>
        <w:tc>
          <w:tcPr>
            <w:tcW w:w="288" w:type="dxa"/>
          </w:tcPr>
          <w:p w14:paraId="6E10CE3E" w14:textId="77777777" w:rsidR="00E35F1F" w:rsidRDefault="00E35F1F" w:rsidP="00E35F1F">
            <w:r w:rsidRPr="000F6316">
              <w:rPr>
                <w:rFonts w:ascii="CS Avva Shenouda" w:hAnsi="CS Avva Shenouda"/>
                <w:sz w:val="24"/>
                <w:szCs w:val="24"/>
              </w:rPr>
              <w:t>¿</w:t>
            </w:r>
          </w:p>
        </w:tc>
        <w:tc>
          <w:tcPr>
            <w:tcW w:w="3960" w:type="dxa"/>
          </w:tcPr>
          <w:p w14:paraId="15C5077A" w14:textId="77777777" w:rsidR="00E35F1F" w:rsidRDefault="00E35F1F" w:rsidP="00E35F1F">
            <w:pPr>
              <w:pStyle w:val="EngHang"/>
              <w:rPr>
                <w:rFonts w:eastAsiaTheme="minorHAnsi"/>
              </w:rPr>
            </w:pPr>
            <w:r>
              <w:rPr>
                <w:rFonts w:eastAsiaTheme="minorHAnsi"/>
              </w:rPr>
              <w:t>They likened you to it,</w:t>
            </w:r>
          </w:p>
          <w:p w14:paraId="42BC9CFA" w14:textId="77777777" w:rsidR="00E35F1F" w:rsidRDefault="00E35F1F" w:rsidP="00E35F1F">
            <w:pPr>
              <w:pStyle w:val="EngHang"/>
              <w:rPr>
                <w:rFonts w:eastAsiaTheme="minorHAnsi"/>
              </w:rPr>
            </w:pPr>
            <w:r>
              <w:rPr>
                <w:rFonts w:eastAsiaTheme="minorHAnsi"/>
              </w:rPr>
              <w:t>O Virgin Mary,</w:t>
            </w:r>
          </w:p>
          <w:p w14:paraId="58DEEB80" w14:textId="77777777" w:rsidR="00E35F1F" w:rsidRDefault="00E35F1F" w:rsidP="00E35F1F">
            <w:pPr>
              <w:pStyle w:val="EngHang"/>
              <w:rPr>
                <w:rFonts w:eastAsiaTheme="minorHAnsi"/>
              </w:rPr>
            </w:pPr>
            <w:r>
              <w:rPr>
                <w:rFonts w:eastAsiaTheme="minorHAnsi"/>
              </w:rPr>
              <w:t>The true Tabernacle,</w:t>
            </w:r>
          </w:p>
          <w:p w14:paraId="7AFD6EAE" w14:textId="77777777" w:rsidR="00E35F1F" w:rsidRDefault="00E35F1F" w:rsidP="00E35F1F">
            <w:pPr>
              <w:pStyle w:val="EngHangEnd"/>
            </w:pPr>
            <w:r>
              <w:rPr>
                <w:rFonts w:eastAsiaTheme="minorHAnsi"/>
              </w:rPr>
              <w:t xml:space="preserve">Where God </w:t>
            </w:r>
            <w:commentRangeStart w:id="612"/>
            <w:r>
              <w:rPr>
                <w:rFonts w:eastAsiaTheme="minorHAnsi"/>
              </w:rPr>
              <w:t>dwelt</w:t>
            </w:r>
            <w:commentRangeEnd w:id="612"/>
            <w:r>
              <w:rPr>
                <w:rStyle w:val="CommentReference"/>
                <w:rFonts w:eastAsiaTheme="minorHAnsi" w:cstheme="minorBidi"/>
                <w:color w:val="auto"/>
                <w:lang w:val="en-CA"/>
              </w:rPr>
              <w:commentReference w:id="612"/>
            </w:r>
            <w:r>
              <w:rPr>
                <w:rFonts w:eastAsiaTheme="minorHAnsi"/>
              </w:rPr>
              <w:t>.</w:t>
            </w:r>
          </w:p>
        </w:tc>
        <w:tc>
          <w:tcPr>
            <w:tcW w:w="288" w:type="dxa"/>
          </w:tcPr>
          <w:p w14:paraId="678BF99A" w14:textId="77777777" w:rsidR="00E35F1F" w:rsidRDefault="00E35F1F" w:rsidP="00E35F1F"/>
        </w:tc>
        <w:tc>
          <w:tcPr>
            <w:tcW w:w="288" w:type="dxa"/>
          </w:tcPr>
          <w:p w14:paraId="7FF37477" w14:textId="77777777" w:rsidR="00E35F1F" w:rsidRDefault="00E35F1F" w:rsidP="00E35F1F">
            <w:r w:rsidRPr="000F6316">
              <w:rPr>
                <w:rFonts w:ascii="CS Avva Shenouda" w:hAnsi="CS Avva Shenouda"/>
                <w:sz w:val="24"/>
                <w:szCs w:val="24"/>
              </w:rPr>
              <w:t>¿</w:t>
            </w:r>
          </w:p>
        </w:tc>
        <w:tc>
          <w:tcPr>
            <w:tcW w:w="3960" w:type="dxa"/>
          </w:tcPr>
          <w:p w14:paraId="39C7EC2C" w14:textId="77777777" w:rsidR="00E35F1F" w:rsidRDefault="00E35F1F" w:rsidP="00E35F1F">
            <w:pPr>
              <w:pStyle w:val="CopticVersemulti-line"/>
            </w:pPr>
            <w:r w:rsidRPr="002C2599">
              <w:t>Ⲁⲩⲧⲉⲛⲑⲱⲛⲓ ⲉ</w:t>
            </w:r>
            <w:r w:rsidRPr="002C2599">
              <w:rPr>
                <w:rFonts w:ascii="Times New Roman" w:hAnsi="Times New Roman" w:cs="Times New Roman"/>
              </w:rPr>
              <w:t>̀</w:t>
            </w:r>
            <w:r w:rsidRPr="002C2599">
              <w:t>ⲣⲟⲥ</w:t>
            </w:r>
          </w:p>
          <w:p w14:paraId="45BC2009" w14:textId="77777777" w:rsidR="00E35F1F" w:rsidRDefault="00E35F1F" w:rsidP="00E35F1F">
            <w:pPr>
              <w:pStyle w:val="CopticVersemulti-line"/>
            </w:pPr>
            <w:r w:rsidRPr="002C2599">
              <w:t>Ⲙⲁⲣⲓⲁ</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ⲡⲁⲣⲑⲉⲛⲟⲥ</w:t>
            </w:r>
          </w:p>
          <w:p w14:paraId="5D25E11E" w14:textId="77777777" w:rsidR="00E35F1F" w:rsidRDefault="00E35F1F" w:rsidP="00E35F1F">
            <w:pPr>
              <w:pStyle w:val="CopticVersemulti-line"/>
            </w:pPr>
            <w:r w:rsidRPr="002C2599">
              <w:rPr>
                <w:rFonts w:ascii="Times New Roman" w:hAnsi="Times New Roman" w:cs="Times New Roman"/>
              </w:rPr>
              <w:t>ϯ</w:t>
            </w:r>
            <w:r w:rsidRPr="002C2599">
              <w:t>ⲥ</w:t>
            </w:r>
            <w:r w:rsidRPr="002C2599">
              <w:rPr>
                <w:rFonts w:ascii="Times New Roman" w:hAnsi="Times New Roman" w:cs="Times New Roman"/>
              </w:rPr>
              <w:t>̀</w:t>
            </w:r>
            <w:r w:rsidRPr="002C2599">
              <w:t>ⲕⲏⲛⲏ ⲙ</w:t>
            </w:r>
            <w:r w:rsidRPr="002C2599">
              <w:rPr>
                <w:rFonts w:ascii="Times New Roman" w:hAnsi="Times New Roman" w:cs="Times New Roman"/>
              </w:rPr>
              <w:t>̀</w:t>
            </w:r>
            <w:r w:rsidRPr="002C2599">
              <w:t>ⲙⲏⲓ</w:t>
            </w:r>
          </w:p>
          <w:p w14:paraId="113A32AA" w14:textId="77777777" w:rsidR="00E35F1F" w:rsidRDefault="00E35F1F" w:rsidP="00E35F1F">
            <w:pPr>
              <w:pStyle w:val="CopticVerse"/>
            </w:pPr>
            <w:r w:rsidRPr="002C2599">
              <w:t>ⲉ</w:t>
            </w:r>
            <w:r w:rsidRPr="002C2599">
              <w:rPr>
                <w:rFonts w:ascii="Times New Roman" w:hAnsi="Times New Roman" w:cs="Times New Roman"/>
              </w:rPr>
              <w:t>̀</w:t>
            </w:r>
            <w:r w:rsidRPr="002C2599">
              <w:t>ⲣⲉ Ⲫ</w:t>
            </w:r>
            <w:r w:rsidRPr="002C2599">
              <w:rPr>
                <w:rFonts w:ascii="Times New Roman" w:hAnsi="Times New Roman" w:cs="Times New Roman"/>
              </w:rPr>
              <w:t>ϯ</w:t>
            </w:r>
            <w:r w:rsidRPr="002C2599">
              <w:t xml:space="preserve"> ⲥⲁ</w:t>
            </w:r>
            <w:r w:rsidRPr="002C2599">
              <w:rPr>
                <w:rFonts w:ascii="Times New Roman" w:hAnsi="Times New Roman" w:cs="Times New Roman"/>
              </w:rPr>
              <w:t>ϧ</w:t>
            </w:r>
            <w:r w:rsidRPr="002C2599">
              <w:t>ⲟⲩⲛ ⲙ</w:t>
            </w:r>
            <w:r w:rsidRPr="002C2599">
              <w:rPr>
                <w:rFonts w:ascii="Times New Roman" w:hAnsi="Times New Roman" w:cs="Times New Roman"/>
              </w:rPr>
              <w:t>̀</w:t>
            </w:r>
            <w:r w:rsidRPr="002C2599">
              <w:t>ⲙⲟⲥ</w:t>
            </w:r>
          </w:p>
        </w:tc>
      </w:tr>
      <w:tr w:rsidR="00E35F1F" w14:paraId="7CB16195" w14:textId="77777777" w:rsidTr="00E35F1F">
        <w:trPr>
          <w:cantSplit/>
          <w:jc w:val="center"/>
        </w:trPr>
        <w:tc>
          <w:tcPr>
            <w:tcW w:w="288" w:type="dxa"/>
          </w:tcPr>
          <w:p w14:paraId="6DAAD110" w14:textId="77777777" w:rsidR="00E35F1F" w:rsidRDefault="00E35F1F" w:rsidP="00E35F1F"/>
        </w:tc>
        <w:tc>
          <w:tcPr>
            <w:tcW w:w="3960" w:type="dxa"/>
          </w:tcPr>
          <w:p w14:paraId="4D233E8F" w14:textId="77777777" w:rsidR="00E35F1F" w:rsidRDefault="00E35F1F" w:rsidP="00E35F1F">
            <w:pPr>
              <w:pStyle w:val="EngHang"/>
            </w:pPr>
            <w:r>
              <w:t>Therefore we</w:t>
            </w:r>
          </w:p>
          <w:p w14:paraId="5C23E0F8" w14:textId="77777777" w:rsidR="00E35F1F" w:rsidRDefault="00E35F1F" w:rsidP="00E35F1F">
            <w:pPr>
              <w:pStyle w:val="EngHang"/>
            </w:pPr>
            <w:commentRangeStart w:id="613"/>
            <w:r>
              <w:t xml:space="preserve">Magnify </w:t>
            </w:r>
            <w:commentRangeEnd w:id="613"/>
            <w:r>
              <w:rPr>
                <w:rStyle w:val="CommentReference"/>
                <w:rFonts w:eastAsiaTheme="minorHAnsi" w:cstheme="minorBidi"/>
                <w:color w:val="auto"/>
                <w:lang w:val="en-CA"/>
              </w:rPr>
              <w:commentReference w:id="613"/>
            </w:r>
            <w:r>
              <w:t>you befittingly,</w:t>
            </w:r>
          </w:p>
          <w:p w14:paraId="677A6EF2" w14:textId="77777777" w:rsidR="00E35F1F" w:rsidRDefault="00E35F1F" w:rsidP="00E35F1F">
            <w:pPr>
              <w:pStyle w:val="EngHang"/>
            </w:pPr>
            <w:r>
              <w:t>With prophetic</w:t>
            </w:r>
          </w:p>
          <w:p w14:paraId="5EFF267C" w14:textId="77777777" w:rsidR="00E35F1F" w:rsidRPr="001A0083" w:rsidRDefault="00E35F1F" w:rsidP="00E35F1F">
            <w:pPr>
              <w:pStyle w:val="EngHangEnd"/>
            </w:pPr>
            <w:r>
              <w:t>Hymnology.</w:t>
            </w:r>
          </w:p>
        </w:tc>
        <w:tc>
          <w:tcPr>
            <w:tcW w:w="288" w:type="dxa"/>
          </w:tcPr>
          <w:p w14:paraId="7D744473" w14:textId="77777777" w:rsidR="00E35F1F" w:rsidRDefault="00E35F1F" w:rsidP="00E35F1F"/>
        </w:tc>
        <w:tc>
          <w:tcPr>
            <w:tcW w:w="288" w:type="dxa"/>
          </w:tcPr>
          <w:p w14:paraId="7072F512" w14:textId="77777777" w:rsidR="00E35F1F" w:rsidRDefault="00E35F1F" w:rsidP="00E35F1F"/>
        </w:tc>
        <w:tc>
          <w:tcPr>
            <w:tcW w:w="3960" w:type="dxa"/>
          </w:tcPr>
          <w:p w14:paraId="0530B924"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93B487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2579B0E"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65E426CD" w14:textId="77777777" w:rsidR="00E35F1F" w:rsidRDefault="00E35F1F" w:rsidP="00E35F1F">
            <w:pPr>
              <w:pStyle w:val="CopticVers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2E3A3EF" w14:textId="77777777" w:rsidTr="00E35F1F">
        <w:trPr>
          <w:cantSplit/>
          <w:jc w:val="center"/>
        </w:trPr>
        <w:tc>
          <w:tcPr>
            <w:tcW w:w="288" w:type="dxa"/>
          </w:tcPr>
          <w:p w14:paraId="3BF98C89" w14:textId="77777777" w:rsidR="00E35F1F" w:rsidRDefault="00E35F1F" w:rsidP="00E35F1F">
            <w:r w:rsidRPr="000F6316">
              <w:rPr>
                <w:rFonts w:ascii="CS Avva Shenouda" w:hAnsi="CS Avva Shenouda"/>
                <w:sz w:val="24"/>
                <w:szCs w:val="24"/>
              </w:rPr>
              <w:t>¿</w:t>
            </w:r>
          </w:p>
        </w:tc>
        <w:tc>
          <w:tcPr>
            <w:tcW w:w="3960" w:type="dxa"/>
          </w:tcPr>
          <w:p w14:paraId="6F9143E6" w14:textId="77777777" w:rsidR="00E35F1F" w:rsidRDefault="00E35F1F" w:rsidP="00E35F1F">
            <w:pPr>
              <w:pStyle w:val="EngHang"/>
            </w:pPr>
            <w:r>
              <w:t>For they spoke of you</w:t>
            </w:r>
          </w:p>
          <w:p w14:paraId="32E6D07B" w14:textId="77777777" w:rsidR="00E35F1F" w:rsidRDefault="00E35F1F" w:rsidP="00E35F1F">
            <w:pPr>
              <w:pStyle w:val="EngHang"/>
            </w:pPr>
            <w:r>
              <w:t>With great honour saying,</w:t>
            </w:r>
          </w:p>
          <w:p w14:paraId="5BD8D753" w14:textId="77777777" w:rsidR="00E35F1F" w:rsidRDefault="00E35F1F" w:rsidP="00E35F1F">
            <w:pPr>
              <w:pStyle w:val="EngHang"/>
            </w:pPr>
            <w:r>
              <w:t>"O Holy City,</w:t>
            </w:r>
          </w:p>
          <w:p w14:paraId="28C9606C" w14:textId="77777777" w:rsidR="00E35F1F" w:rsidRPr="007425E1" w:rsidRDefault="00E35F1F" w:rsidP="00E35F1F">
            <w:pPr>
              <w:pStyle w:val="EngHangEnd"/>
            </w:pPr>
            <w:r>
              <w:t>Of the Great King."</w:t>
            </w:r>
          </w:p>
        </w:tc>
        <w:tc>
          <w:tcPr>
            <w:tcW w:w="288" w:type="dxa"/>
          </w:tcPr>
          <w:p w14:paraId="5084DDD5" w14:textId="77777777" w:rsidR="00E35F1F" w:rsidRDefault="00E35F1F" w:rsidP="00E35F1F"/>
        </w:tc>
        <w:tc>
          <w:tcPr>
            <w:tcW w:w="288" w:type="dxa"/>
          </w:tcPr>
          <w:p w14:paraId="143F22FA" w14:textId="77777777" w:rsidR="00E35F1F" w:rsidRDefault="00E35F1F" w:rsidP="00E35F1F">
            <w:r w:rsidRPr="000F6316">
              <w:rPr>
                <w:rFonts w:ascii="CS Avva Shenouda" w:hAnsi="CS Avva Shenouda"/>
                <w:sz w:val="24"/>
                <w:szCs w:val="24"/>
              </w:rPr>
              <w:t>¿</w:t>
            </w:r>
          </w:p>
        </w:tc>
        <w:tc>
          <w:tcPr>
            <w:tcW w:w="3960" w:type="dxa"/>
          </w:tcPr>
          <w:p w14:paraId="552D8831"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4ECEA28E"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683F0AD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5907BA1" w14:textId="77777777" w:rsidR="00E35F1F" w:rsidRDefault="00E35F1F" w:rsidP="00E35F1F">
            <w:pPr>
              <w:pStyle w:val="CopticVers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3D728792" w14:textId="77777777" w:rsidTr="00E35F1F">
        <w:trPr>
          <w:cantSplit/>
          <w:jc w:val="center"/>
        </w:trPr>
        <w:tc>
          <w:tcPr>
            <w:tcW w:w="288" w:type="dxa"/>
          </w:tcPr>
          <w:p w14:paraId="1214D681" w14:textId="77777777" w:rsidR="00E35F1F" w:rsidRDefault="00E35F1F" w:rsidP="00E35F1F"/>
        </w:tc>
        <w:tc>
          <w:tcPr>
            <w:tcW w:w="3960" w:type="dxa"/>
          </w:tcPr>
          <w:p w14:paraId="4475BBB3" w14:textId="77777777" w:rsidR="00E35F1F" w:rsidRDefault="00E35F1F" w:rsidP="00E35F1F">
            <w:pPr>
              <w:pStyle w:val="EngHang"/>
            </w:pPr>
            <w:r>
              <w:t>We ask and pray,</w:t>
            </w:r>
          </w:p>
          <w:p w14:paraId="73AE9BA4" w14:textId="77777777" w:rsidR="00E35F1F" w:rsidRDefault="00E35F1F" w:rsidP="00E35F1F">
            <w:pPr>
              <w:pStyle w:val="EngHang"/>
            </w:pPr>
            <w:r>
              <w:t xml:space="preserve">That we may </w:t>
            </w:r>
            <w:commentRangeStart w:id="614"/>
            <w:r>
              <w:t xml:space="preserve">obtain </w:t>
            </w:r>
            <w:commentRangeEnd w:id="614"/>
            <w:r>
              <w:rPr>
                <w:rStyle w:val="CommentReference"/>
                <w:rFonts w:eastAsiaTheme="minorHAnsi" w:cstheme="minorBidi"/>
                <w:color w:val="auto"/>
                <w:lang w:val="en-CA"/>
              </w:rPr>
              <w:commentReference w:id="614"/>
            </w:r>
            <w:r>
              <w:t>mercy,</w:t>
            </w:r>
          </w:p>
          <w:p w14:paraId="0C95C5B6" w14:textId="77777777" w:rsidR="00E35F1F" w:rsidRDefault="00E35F1F" w:rsidP="00E35F1F">
            <w:pPr>
              <w:pStyle w:val="EngHang"/>
            </w:pPr>
            <w:r>
              <w:t>Through your intercessions</w:t>
            </w:r>
          </w:p>
          <w:p w14:paraId="68CE9694" w14:textId="77777777" w:rsidR="00E35F1F" w:rsidRPr="007425E1" w:rsidRDefault="00E35F1F" w:rsidP="00E35F1F">
            <w:pPr>
              <w:pStyle w:val="EngHangEnd"/>
            </w:pPr>
            <w:r>
              <w:t>With the Lover of mankind.</w:t>
            </w:r>
          </w:p>
        </w:tc>
        <w:tc>
          <w:tcPr>
            <w:tcW w:w="288" w:type="dxa"/>
          </w:tcPr>
          <w:p w14:paraId="5873A633" w14:textId="77777777" w:rsidR="00E35F1F" w:rsidRDefault="00E35F1F" w:rsidP="00E35F1F"/>
        </w:tc>
        <w:tc>
          <w:tcPr>
            <w:tcW w:w="288" w:type="dxa"/>
          </w:tcPr>
          <w:p w14:paraId="67BBC4B9" w14:textId="77777777" w:rsidR="00E35F1F" w:rsidRDefault="00E35F1F" w:rsidP="00E35F1F"/>
        </w:tc>
        <w:tc>
          <w:tcPr>
            <w:tcW w:w="3960" w:type="dxa"/>
          </w:tcPr>
          <w:p w14:paraId="2976D10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4E3D37D5"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D93B4C2"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468A29CD" w14:textId="77777777" w:rsidR="00E35F1F" w:rsidRDefault="00E35F1F" w:rsidP="00E35F1F">
            <w:pPr>
              <w:pStyle w:val="CopticVers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20FA231" w14:textId="713A4CD1" w:rsidR="00CD0F97" w:rsidRDefault="00CD0F97" w:rsidP="00CD0F97">
      <w:pPr>
        <w:pStyle w:val="Rubric"/>
      </w:pPr>
      <w:bookmarkStart w:id="615" w:name="_Toc298445766"/>
      <w:bookmarkStart w:id="616" w:name="_Toc298681251"/>
      <w:bookmarkStart w:id="617" w:name="_Toc298447491"/>
      <w:r>
        <w:t>(During the Month of Koiak, The Gospel from St. Luke 1:46-50 is read, Mary said,)</w:t>
      </w:r>
    </w:p>
    <w:p w14:paraId="72FF50A4" w14:textId="77777777" w:rsidR="00CD0F97" w:rsidRDefault="00CD0F97" w:rsidP="00CD0F97">
      <w:pPr>
        <w:pStyle w:val="EnglishHangEndNoCoptic"/>
      </w:pPr>
      <w:r>
        <w:t>My soul magnifies the Lord</w:t>
      </w:r>
    </w:p>
    <w:p w14:paraId="47C58788" w14:textId="77777777" w:rsidR="00CD0F97" w:rsidRDefault="00CD0F97" w:rsidP="00CD0F97">
      <w:pPr>
        <w:pStyle w:val="EnglishHangEndNoCoptic"/>
      </w:pPr>
      <w:r>
        <w:t>47 and my spirit has rejoiced in God my Saviour,</w:t>
      </w:r>
    </w:p>
    <w:p w14:paraId="7FED523B" w14:textId="77777777" w:rsidR="00CD0F97" w:rsidRDefault="00CD0F97" w:rsidP="00CD0F97">
      <w:pPr>
        <w:pStyle w:val="EnglishHangNoCoptic"/>
      </w:pPr>
      <w:r>
        <w:t>48 for he has looked at the humble state of his handmaid.</w:t>
      </w:r>
    </w:p>
    <w:p w14:paraId="4E789BDE" w14:textId="77777777" w:rsidR="00CD0F97" w:rsidRDefault="00CD0F97" w:rsidP="00CD0F97">
      <w:pPr>
        <w:pStyle w:val="EnglishHangNoCoptic"/>
        <w:ind w:firstLine="0"/>
      </w:pPr>
      <w:r>
        <w:t>For behold, from now on, all</w:t>
      </w:r>
    </w:p>
    <w:p w14:paraId="04006600" w14:textId="77777777" w:rsidR="00CD0F97" w:rsidRDefault="00CD0F97" w:rsidP="00CD0F97">
      <w:pPr>
        <w:pStyle w:val="EnglishHangEndNoCoptic"/>
        <w:ind w:firstLine="0"/>
      </w:pPr>
      <w:r>
        <w:t>generations will call me blessed!</w:t>
      </w:r>
    </w:p>
    <w:p w14:paraId="1E55B304" w14:textId="77777777" w:rsidR="00CD0F97" w:rsidRDefault="00CD0F97" w:rsidP="00CD0F97">
      <w:pPr>
        <w:pStyle w:val="EnglishHangNoCoptic"/>
      </w:pPr>
      <w:r>
        <w:t>49 Indeed, he who is might has done great things for me,</w:t>
      </w:r>
    </w:p>
    <w:p w14:paraId="58C16FF3" w14:textId="77777777" w:rsidR="00CD0F97" w:rsidRDefault="00CD0F97" w:rsidP="00CD0F97">
      <w:pPr>
        <w:pStyle w:val="EnglishHangEndNoCoptic"/>
        <w:ind w:firstLine="0"/>
      </w:pPr>
      <w:r>
        <w:t>and His Name is Holy!</w:t>
      </w:r>
    </w:p>
    <w:p w14:paraId="0FF0B2C5" w14:textId="77777777" w:rsidR="00CD0F97" w:rsidRDefault="00CD0F97" w:rsidP="00CD0F97">
      <w:pPr>
        <w:pStyle w:val="EnglishHangNoCoptic"/>
      </w:pPr>
      <w:r>
        <w:lastRenderedPageBreak/>
        <w:t xml:space="preserve">50 His mercy is on those who fear Him </w:t>
      </w:r>
    </w:p>
    <w:p w14:paraId="2006DBDA" w14:textId="77777777" w:rsidR="00CD0F97" w:rsidRDefault="00CD0F97" w:rsidP="00CD0F97">
      <w:pPr>
        <w:pStyle w:val="EnglishHangEndNoCoptic"/>
        <w:ind w:firstLine="0"/>
      </w:pPr>
      <w:r>
        <w:t>for generations of generations.</w:t>
      </w:r>
    </w:p>
    <w:p w14:paraId="69235145" w14:textId="77777777" w:rsidR="00CD0F97" w:rsidRDefault="00CD0F97" w:rsidP="00CD0F97">
      <w:pPr>
        <w:pStyle w:val="Rubric"/>
      </w:pPr>
    </w:p>
    <w:p w14:paraId="6DC7CDAB" w14:textId="669A8C92" w:rsidR="00E35F1F" w:rsidRDefault="00E35F1F" w:rsidP="00E35F1F">
      <w:pPr>
        <w:pStyle w:val="Heading6"/>
      </w:pPr>
      <w:r>
        <w:t>Part Two</w:t>
      </w:r>
      <w:bookmarkEnd w:id="615"/>
      <w:bookmarkEnd w:id="616"/>
      <w:bookmarkEnd w:id="617"/>
      <w:r>
        <w:t xml:space="preserve"> (</w:t>
      </w:r>
      <w:r w:rsidRPr="007A4A34">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E2A7E28" w14:textId="77777777" w:rsidTr="00E35F1F">
        <w:trPr>
          <w:cantSplit/>
          <w:jc w:val="center"/>
        </w:trPr>
        <w:tc>
          <w:tcPr>
            <w:tcW w:w="288" w:type="dxa"/>
          </w:tcPr>
          <w:p w14:paraId="252A0CF6" w14:textId="77777777" w:rsidR="00E35F1F" w:rsidRDefault="00E35F1F" w:rsidP="00E35F1F">
            <w:r w:rsidRPr="000F6316">
              <w:rPr>
                <w:rFonts w:ascii="CS Avva Shenouda" w:hAnsi="CS Avva Shenouda"/>
                <w:sz w:val="24"/>
                <w:szCs w:val="24"/>
              </w:rPr>
              <w:t>¿</w:t>
            </w:r>
          </w:p>
        </w:tc>
        <w:tc>
          <w:tcPr>
            <w:tcW w:w="3960" w:type="dxa"/>
          </w:tcPr>
          <w:p w14:paraId="59400C50" w14:textId="77777777" w:rsidR="00E35F1F" w:rsidRDefault="00E35F1F" w:rsidP="00E35F1F">
            <w:pPr>
              <w:pStyle w:val="EngHang"/>
            </w:pPr>
            <w:r>
              <w:t>The ark overlaid</w:t>
            </w:r>
          </w:p>
          <w:p w14:paraId="092535D4" w14:textId="77777777" w:rsidR="00E35F1F" w:rsidRDefault="00E35F1F" w:rsidP="00E35F1F">
            <w:pPr>
              <w:pStyle w:val="EngHang"/>
            </w:pPr>
            <w:r>
              <w:t xml:space="preserve">On all sides with gold, </w:t>
            </w:r>
          </w:p>
          <w:p w14:paraId="738EB48B" w14:textId="77777777" w:rsidR="00E35F1F" w:rsidRDefault="00E35F1F" w:rsidP="00E35F1F">
            <w:pPr>
              <w:pStyle w:val="EngHang"/>
            </w:pPr>
            <w:r>
              <w:t xml:space="preserve">That was made of wood </w:t>
            </w:r>
          </w:p>
          <w:p w14:paraId="44B130FB" w14:textId="77777777" w:rsidR="00E35F1F" w:rsidRPr="001A0083" w:rsidRDefault="00E35F1F" w:rsidP="00E35F1F">
            <w:pPr>
              <w:pStyle w:val="EngHangEnd"/>
            </w:pPr>
            <w:r>
              <w:t>That would not decay:</w:t>
            </w:r>
          </w:p>
        </w:tc>
        <w:tc>
          <w:tcPr>
            <w:tcW w:w="288" w:type="dxa"/>
          </w:tcPr>
          <w:p w14:paraId="5CB0EA05" w14:textId="77777777" w:rsidR="00E35F1F" w:rsidRDefault="00E35F1F" w:rsidP="00E35F1F"/>
        </w:tc>
        <w:tc>
          <w:tcPr>
            <w:tcW w:w="288" w:type="dxa"/>
          </w:tcPr>
          <w:p w14:paraId="0A0E9DAF" w14:textId="77777777" w:rsidR="00E35F1F" w:rsidRDefault="00E35F1F" w:rsidP="00E35F1F">
            <w:r w:rsidRPr="000F6316">
              <w:rPr>
                <w:rFonts w:ascii="CS Avva Shenouda" w:hAnsi="CS Avva Shenouda"/>
                <w:sz w:val="24"/>
                <w:szCs w:val="24"/>
              </w:rPr>
              <w:t>¿</w:t>
            </w:r>
          </w:p>
        </w:tc>
        <w:tc>
          <w:tcPr>
            <w:tcW w:w="3960" w:type="dxa"/>
          </w:tcPr>
          <w:p w14:paraId="6DC3EA35" w14:textId="77777777" w:rsidR="00E35F1F" w:rsidRDefault="00E35F1F" w:rsidP="00E35F1F">
            <w:pPr>
              <w:pStyle w:val="CopticVersemulti-line"/>
            </w:pPr>
            <w:r w:rsidRPr="00116C98">
              <w:rPr>
                <w:rFonts w:ascii="Times New Roman" w:hAnsi="Times New Roman" w:cs="Times New Roman"/>
              </w:rPr>
              <w:t>Ϯ</w:t>
            </w:r>
            <w:r w:rsidRPr="00116C98">
              <w:t>ⲕⲓⲃⲱⲧⲟⲥ ⲉⲧⲟ</w:t>
            </w:r>
            <w:r w:rsidRPr="00116C98">
              <w:rPr>
                <w:rFonts w:ascii="Times New Roman" w:hAnsi="Times New Roman" w:cs="Times New Roman"/>
              </w:rPr>
              <w:t>ϣϫ</w:t>
            </w:r>
          </w:p>
          <w:p w14:paraId="0FFCF6D5" w14:textId="77777777" w:rsidR="00E35F1F" w:rsidRDefault="00E35F1F" w:rsidP="00E35F1F">
            <w:pPr>
              <w:pStyle w:val="CopticVersemulti-line"/>
            </w:pPr>
            <w:r w:rsidRPr="00116C98">
              <w:t>ⲛ</w:t>
            </w:r>
            <w:r w:rsidRPr="00116C98">
              <w:rPr>
                <w:rFonts w:ascii="Times New Roman" w:hAnsi="Times New Roman" w:cs="Times New Roman"/>
              </w:rPr>
              <w:t>̀</w:t>
            </w:r>
            <w:r w:rsidRPr="00116C98">
              <w:t>ⲛⲟⲩⲃ ⲛ</w:t>
            </w:r>
            <w:r w:rsidRPr="00116C98">
              <w:rPr>
                <w:rFonts w:ascii="Times New Roman" w:hAnsi="Times New Roman" w:cs="Times New Roman"/>
              </w:rPr>
              <w:t>̀</w:t>
            </w:r>
            <w:r w:rsidRPr="00116C98">
              <w:t>ⲥⲁⲥⲁ ⲛⲓⲃⲉⲛ</w:t>
            </w:r>
          </w:p>
          <w:p w14:paraId="7695FB5A" w14:textId="77777777" w:rsidR="00E35F1F" w:rsidRDefault="00E35F1F" w:rsidP="00E35F1F">
            <w:pPr>
              <w:pStyle w:val="CopticVersemulti-line"/>
            </w:pPr>
            <w:r w:rsidRPr="00116C98">
              <w:t>ⲑⲏⲉⲧⲁⲩⲑⲁⲙⲓⲟⲥ</w:t>
            </w:r>
          </w:p>
          <w:p w14:paraId="72D8B1D0" w14:textId="77777777" w:rsidR="00E35F1F" w:rsidRDefault="00E35F1F" w:rsidP="00E35F1F">
            <w:pPr>
              <w:pStyle w:val="CopticVerse"/>
            </w:pPr>
            <w:r w:rsidRPr="00116C98">
              <w:rPr>
                <w:rFonts w:ascii="Times New Roman" w:hAnsi="Times New Roman" w:cs="Times New Roman"/>
              </w:rPr>
              <w:t>ϧ</w:t>
            </w:r>
            <w:r w:rsidRPr="00116C98">
              <w:t xml:space="preserve">ⲉⲛ </w:t>
            </w:r>
            <w:r w:rsidRPr="00116C98">
              <w:rPr>
                <w:rFonts w:ascii="Times New Roman" w:hAnsi="Times New Roman" w:cs="Times New Roman"/>
              </w:rPr>
              <w:t>ϩ</w:t>
            </w:r>
            <w:r w:rsidRPr="00116C98">
              <w:t>ⲁⲛ</w:t>
            </w:r>
            <w:r w:rsidRPr="00116C98">
              <w:rPr>
                <w:rFonts w:ascii="Times New Roman" w:hAnsi="Times New Roman" w:cs="Times New Roman"/>
              </w:rPr>
              <w:t>ϣ</w:t>
            </w:r>
            <w:r w:rsidRPr="00116C98">
              <w:t>ⲉ ⲛ</w:t>
            </w:r>
            <w:r w:rsidRPr="00116C98">
              <w:rPr>
                <w:rFonts w:ascii="Times New Roman" w:hAnsi="Times New Roman" w:cs="Times New Roman"/>
              </w:rPr>
              <w:t>̀</w:t>
            </w:r>
            <w:r w:rsidRPr="00116C98">
              <w:t>ⲁⲧⲉⲣ</w:t>
            </w:r>
            <w:r w:rsidRPr="00116C98">
              <w:rPr>
                <w:rFonts w:ascii="Times New Roman" w:hAnsi="Times New Roman" w:cs="Times New Roman"/>
              </w:rPr>
              <w:t>ϩ</w:t>
            </w:r>
            <w:r w:rsidRPr="00116C98">
              <w:t>ⲟⲗⲓ</w:t>
            </w:r>
          </w:p>
        </w:tc>
      </w:tr>
      <w:tr w:rsidR="00E35F1F" w14:paraId="6756F00C" w14:textId="77777777" w:rsidTr="00E35F1F">
        <w:trPr>
          <w:cantSplit/>
          <w:jc w:val="center"/>
        </w:trPr>
        <w:tc>
          <w:tcPr>
            <w:tcW w:w="288" w:type="dxa"/>
          </w:tcPr>
          <w:p w14:paraId="3F36BFA4" w14:textId="77777777" w:rsidR="00E35F1F" w:rsidRDefault="00E35F1F" w:rsidP="00E35F1F"/>
        </w:tc>
        <w:tc>
          <w:tcPr>
            <w:tcW w:w="3960" w:type="dxa"/>
          </w:tcPr>
          <w:p w14:paraId="3262BAD7" w14:textId="77777777" w:rsidR="00E35F1F" w:rsidRDefault="00E35F1F" w:rsidP="00E35F1F">
            <w:pPr>
              <w:pStyle w:val="EngHang"/>
              <w:rPr>
                <w:rFonts w:eastAsiaTheme="minorHAnsi"/>
              </w:rPr>
            </w:pPr>
            <w:r>
              <w:rPr>
                <w:rFonts w:eastAsiaTheme="minorHAnsi"/>
              </w:rPr>
              <w:t xml:space="preserve">Was a </w:t>
            </w:r>
            <w:commentRangeStart w:id="618"/>
            <w:r>
              <w:rPr>
                <w:rFonts w:eastAsiaTheme="minorHAnsi"/>
              </w:rPr>
              <w:t xml:space="preserve">type </w:t>
            </w:r>
            <w:commentRangeEnd w:id="618"/>
            <w:r>
              <w:rPr>
                <w:rStyle w:val="CommentReference"/>
                <w:rFonts w:eastAsiaTheme="minorHAnsi" w:cstheme="minorBidi"/>
                <w:color w:val="auto"/>
                <w:lang w:val="en-CA"/>
              </w:rPr>
              <w:commentReference w:id="618"/>
            </w:r>
            <w:r>
              <w:rPr>
                <w:rFonts w:eastAsiaTheme="minorHAnsi"/>
              </w:rPr>
              <w:t>of</w:t>
            </w:r>
          </w:p>
          <w:p w14:paraId="10A68FCB" w14:textId="77777777" w:rsidR="00E35F1F" w:rsidRDefault="00E35F1F" w:rsidP="00E35F1F">
            <w:pPr>
              <w:pStyle w:val="EngHang"/>
              <w:rPr>
                <w:rFonts w:eastAsiaTheme="minorHAnsi"/>
              </w:rPr>
            </w:pPr>
            <w:r>
              <w:rPr>
                <w:rFonts w:eastAsiaTheme="minorHAnsi"/>
              </w:rPr>
              <w:t>God the Logos,</w:t>
            </w:r>
          </w:p>
          <w:p w14:paraId="60E70F5F" w14:textId="77777777" w:rsidR="00E35F1F" w:rsidRDefault="00E35F1F" w:rsidP="00E35F1F">
            <w:pPr>
              <w:pStyle w:val="EngHang"/>
              <w:rPr>
                <w:rFonts w:eastAsiaTheme="minorHAnsi"/>
              </w:rPr>
            </w:pPr>
            <w:r>
              <w:rPr>
                <w:rFonts w:eastAsiaTheme="minorHAnsi"/>
              </w:rPr>
              <w:t>Who became man</w:t>
            </w:r>
          </w:p>
          <w:p w14:paraId="1B45AB4C" w14:textId="77777777" w:rsidR="00E35F1F" w:rsidRPr="001A0083" w:rsidRDefault="00E35F1F" w:rsidP="00E35F1F">
            <w:pPr>
              <w:pStyle w:val="EngHangEnd"/>
            </w:pPr>
            <w:r>
              <w:rPr>
                <w:rFonts w:eastAsiaTheme="minorHAnsi"/>
              </w:rPr>
              <w:t>Without separation:</w:t>
            </w:r>
          </w:p>
        </w:tc>
        <w:tc>
          <w:tcPr>
            <w:tcW w:w="288" w:type="dxa"/>
          </w:tcPr>
          <w:p w14:paraId="5AC938C8" w14:textId="77777777" w:rsidR="00E35F1F" w:rsidRDefault="00E35F1F" w:rsidP="00E35F1F"/>
        </w:tc>
        <w:tc>
          <w:tcPr>
            <w:tcW w:w="288" w:type="dxa"/>
          </w:tcPr>
          <w:p w14:paraId="74943701" w14:textId="77777777" w:rsidR="00E35F1F" w:rsidRDefault="00E35F1F" w:rsidP="00E35F1F"/>
        </w:tc>
        <w:tc>
          <w:tcPr>
            <w:tcW w:w="3960" w:type="dxa"/>
          </w:tcPr>
          <w:p w14:paraId="750F2635" w14:textId="77777777" w:rsidR="00E35F1F" w:rsidRDefault="00E35F1F" w:rsidP="00E35F1F">
            <w:pPr>
              <w:pStyle w:val="CopticVersemulti-line"/>
            </w:pPr>
            <w:r w:rsidRPr="00617485">
              <w:t>Ⲁⲥⲉⲣϣⲟⲣⲡ ⲛ̀ϯⲙⲏⲓⲛⲓ</w:t>
            </w:r>
          </w:p>
          <w:p w14:paraId="6139C167" w14:textId="77777777" w:rsidR="00E35F1F" w:rsidRDefault="00E35F1F" w:rsidP="00E35F1F">
            <w:pPr>
              <w:pStyle w:val="CopticVersemulti-line"/>
            </w:pPr>
            <w:r w:rsidRPr="00617485">
              <w:t>ⲙ̀Ⲫϯ ⲡⲓⲗⲟⲅⲟⲥ</w:t>
            </w:r>
          </w:p>
          <w:p w14:paraId="7FBD79E2" w14:textId="77777777" w:rsidR="00E35F1F" w:rsidRDefault="00E35F1F" w:rsidP="00E35F1F">
            <w:pPr>
              <w:pStyle w:val="CopticVersemulti-line"/>
            </w:pPr>
            <w:r w:rsidRPr="00617485">
              <w:t>ⲫⲏⲉ̀ⲧⲁϥϣⲱⲡⲓ ⲛ̀ⲣⲱⲙⲓ</w:t>
            </w:r>
          </w:p>
          <w:p w14:paraId="22F9E1C4" w14:textId="77777777" w:rsidR="00E35F1F" w:rsidRDefault="00E35F1F" w:rsidP="00E35F1F">
            <w:pPr>
              <w:pStyle w:val="CopticHangingVerse"/>
            </w:pPr>
            <w:r w:rsidRPr="00617485">
              <w:t>ϧⲉⲛ ⲟⲩⲙⲉⲧⲁⲧⲫⲱⲣϫ</w:t>
            </w:r>
          </w:p>
        </w:tc>
      </w:tr>
      <w:tr w:rsidR="00E35F1F" w14:paraId="7FEF0E8F" w14:textId="77777777" w:rsidTr="00E35F1F">
        <w:trPr>
          <w:cantSplit/>
          <w:jc w:val="center"/>
        </w:trPr>
        <w:tc>
          <w:tcPr>
            <w:tcW w:w="288" w:type="dxa"/>
          </w:tcPr>
          <w:p w14:paraId="0D43E004" w14:textId="77777777" w:rsidR="00E35F1F" w:rsidRDefault="00E35F1F" w:rsidP="00E35F1F">
            <w:r w:rsidRPr="000F6316">
              <w:rPr>
                <w:rFonts w:ascii="CS Avva Shenouda" w:hAnsi="CS Avva Shenouda"/>
                <w:sz w:val="24"/>
                <w:szCs w:val="24"/>
              </w:rPr>
              <w:t>¿</w:t>
            </w:r>
          </w:p>
        </w:tc>
        <w:tc>
          <w:tcPr>
            <w:tcW w:w="3960" w:type="dxa"/>
          </w:tcPr>
          <w:p w14:paraId="7FF5C341" w14:textId="77777777" w:rsidR="00E35F1F" w:rsidRDefault="00E35F1F" w:rsidP="00E35F1F">
            <w:pPr>
              <w:pStyle w:val="EngHang"/>
            </w:pPr>
            <w:r>
              <w:t xml:space="preserve">He is </w:t>
            </w:r>
            <w:commentRangeStart w:id="619"/>
            <w:r>
              <w:t xml:space="preserve">one </w:t>
            </w:r>
            <w:commentRangeEnd w:id="619"/>
            <w:r>
              <w:rPr>
                <w:rStyle w:val="CommentReference"/>
                <w:rFonts w:eastAsiaTheme="minorHAnsi" w:cstheme="minorBidi"/>
                <w:color w:val="auto"/>
                <w:lang w:val="en-CA"/>
              </w:rPr>
              <w:commentReference w:id="619"/>
            </w:r>
            <w:r>
              <w:t>from two,</w:t>
            </w:r>
          </w:p>
          <w:p w14:paraId="12509199" w14:textId="77777777" w:rsidR="00E35F1F" w:rsidRDefault="00E35F1F" w:rsidP="00E35F1F">
            <w:pPr>
              <w:pStyle w:val="EngHang"/>
            </w:pPr>
            <w:r>
              <w:t xml:space="preserve">A </w:t>
            </w:r>
            <w:commentRangeStart w:id="620"/>
            <w:r>
              <w:t xml:space="preserve">Holy </w:t>
            </w:r>
            <w:commentRangeEnd w:id="620"/>
            <w:r>
              <w:rPr>
                <w:rStyle w:val="CommentReference"/>
                <w:rFonts w:eastAsiaTheme="minorHAnsi" w:cstheme="minorBidi"/>
                <w:color w:val="auto"/>
                <w:lang w:val="en-CA"/>
              </w:rPr>
              <w:commentReference w:id="620"/>
            </w:r>
            <w:r>
              <w:t>Divinity,</w:t>
            </w:r>
          </w:p>
          <w:p w14:paraId="37EE4D29" w14:textId="77777777" w:rsidR="00E35F1F" w:rsidRDefault="00E35F1F" w:rsidP="00E35F1F">
            <w:pPr>
              <w:pStyle w:val="EngHang"/>
            </w:pPr>
            <w:r>
              <w:t>Co-essential with the Father,</w:t>
            </w:r>
          </w:p>
          <w:p w14:paraId="4C12E8AC" w14:textId="77777777" w:rsidR="00E35F1F" w:rsidRPr="007F2DC4" w:rsidRDefault="00E35F1F" w:rsidP="00E35F1F">
            <w:pPr>
              <w:pStyle w:val="EngHangEnd"/>
            </w:pPr>
            <w:r>
              <w:t>And incorruptible:</w:t>
            </w:r>
          </w:p>
        </w:tc>
        <w:tc>
          <w:tcPr>
            <w:tcW w:w="288" w:type="dxa"/>
          </w:tcPr>
          <w:p w14:paraId="0C74F2F7" w14:textId="77777777" w:rsidR="00E35F1F" w:rsidRDefault="00E35F1F" w:rsidP="00E35F1F"/>
        </w:tc>
        <w:tc>
          <w:tcPr>
            <w:tcW w:w="288" w:type="dxa"/>
          </w:tcPr>
          <w:p w14:paraId="7D99B775" w14:textId="77777777" w:rsidR="00E35F1F" w:rsidRDefault="00E35F1F" w:rsidP="00E35F1F">
            <w:r w:rsidRPr="000F6316">
              <w:rPr>
                <w:rFonts w:ascii="CS Avva Shenouda" w:hAnsi="CS Avva Shenouda"/>
                <w:sz w:val="24"/>
                <w:szCs w:val="24"/>
              </w:rPr>
              <w:t>¿</w:t>
            </w:r>
          </w:p>
        </w:tc>
        <w:tc>
          <w:tcPr>
            <w:tcW w:w="3960" w:type="dxa"/>
          </w:tcPr>
          <w:p w14:paraId="0D1FF985" w14:textId="77777777" w:rsidR="00E35F1F" w:rsidRDefault="00E35F1F" w:rsidP="00E35F1F">
            <w:pPr>
              <w:pStyle w:val="CopticVersemulti-line"/>
            </w:pPr>
            <w:r w:rsidRPr="00617485">
              <w:t>Ⲟⲩⲁⲓ ⲡⲉ ⲉ̀ⲃⲟⲗϧⲉⲛ ̀ⲥⲛⲁⲩ</w:t>
            </w:r>
          </w:p>
          <w:p w14:paraId="1EB41A17" w14:textId="77777777" w:rsidR="00E35F1F" w:rsidRDefault="00E35F1F" w:rsidP="00E35F1F">
            <w:pPr>
              <w:pStyle w:val="CopticVersemulti-line"/>
            </w:pPr>
            <w:r w:rsidRPr="00617485">
              <w:t>ⲟⲩⲙⲉⲑⲛⲟⲩϯ ⲉⲥⲧⲟⲩⲃⲏⲟⲩⲧ</w:t>
            </w:r>
          </w:p>
          <w:p w14:paraId="7E59B5B9" w14:textId="77777777" w:rsidR="00E35F1F" w:rsidRDefault="00E35F1F" w:rsidP="00E35F1F">
            <w:pPr>
              <w:pStyle w:val="CopticVersemulti-line"/>
            </w:pPr>
            <w:r w:rsidRPr="00617485">
              <w:t>ⲉⲥⲟⲓ ⲛ̀ⲁⲧⲧⲁⲕⲟ</w:t>
            </w:r>
          </w:p>
          <w:p w14:paraId="529D8473" w14:textId="77777777" w:rsidR="00E35F1F" w:rsidRDefault="00E35F1F" w:rsidP="00E35F1F">
            <w:pPr>
              <w:pStyle w:val="CopticHangingVerse"/>
            </w:pPr>
            <w:r w:rsidRPr="00617485">
              <w:t>ⲛ̀ⲟ̀ⲙⲟⲟⲩⲥⲓⲟⲥ ⲛⲉⲙ Ⲫ̀ⲓⲱⲧ</w:t>
            </w:r>
          </w:p>
        </w:tc>
      </w:tr>
      <w:tr w:rsidR="00E35F1F" w14:paraId="086FE61A" w14:textId="77777777" w:rsidTr="00E35F1F">
        <w:trPr>
          <w:cantSplit/>
          <w:jc w:val="center"/>
        </w:trPr>
        <w:tc>
          <w:tcPr>
            <w:tcW w:w="288" w:type="dxa"/>
          </w:tcPr>
          <w:p w14:paraId="110E7B8A" w14:textId="77777777" w:rsidR="00E35F1F" w:rsidRDefault="00E35F1F" w:rsidP="00E35F1F"/>
        </w:tc>
        <w:tc>
          <w:tcPr>
            <w:tcW w:w="3960" w:type="dxa"/>
          </w:tcPr>
          <w:p w14:paraId="73A60CB6" w14:textId="77777777" w:rsidR="00E35F1F" w:rsidRDefault="00E35F1F" w:rsidP="00E35F1F">
            <w:pPr>
              <w:pStyle w:val="EngHang"/>
              <w:rPr>
                <w:rFonts w:eastAsiaTheme="minorHAnsi"/>
              </w:rPr>
            </w:pPr>
            <w:r>
              <w:rPr>
                <w:rFonts w:eastAsiaTheme="minorHAnsi"/>
              </w:rPr>
              <w:t>And a Holy Humanity,</w:t>
            </w:r>
          </w:p>
          <w:p w14:paraId="44428912" w14:textId="77777777" w:rsidR="00E35F1F" w:rsidRDefault="00E35F1F" w:rsidP="00E35F1F">
            <w:pPr>
              <w:pStyle w:val="EngHang"/>
              <w:rPr>
                <w:rFonts w:eastAsiaTheme="minorHAnsi"/>
              </w:rPr>
            </w:pPr>
            <w:commentRangeStart w:id="621"/>
            <w:r>
              <w:rPr>
                <w:rFonts w:eastAsiaTheme="minorHAnsi"/>
              </w:rPr>
              <w:t xml:space="preserve">Begotten </w:t>
            </w:r>
            <w:commentRangeEnd w:id="621"/>
            <w:r>
              <w:rPr>
                <w:rStyle w:val="CommentReference"/>
                <w:rFonts w:eastAsiaTheme="minorHAnsi" w:cstheme="minorBidi"/>
                <w:color w:val="auto"/>
                <w:lang w:val="en-CA"/>
              </w:rPr>
              <w:commentReference w:id="621"/>
            </w:r>
            <w:r>
              <w:rPr>
                <w:rFonts w:eastAsiaTheme="minorHAnsi"/>
              </w:rPr>
              <w:t>without seed,</w:t>
            </w:r>
          </w:p>
          <w:p w14:paraId="47914132" w14:textId="77777777" w:rsidR="00E35F1F" w:rsidRDefault="00E35F1F" w:rsidP="00E35F1F">
            <w:pPr>
              <w:pStyle w:val="EngHang"/>
              <w:rPr>
                <w:rFonts w:eastAsiaTheme="minorHAnsi"/>
              </w:rPr>
            </w:pPr>
            <w:commentRangeStart w:id="622"/>
            <w:r>
              <w:rPr>
                <w:rFonts w:eastAsiaTheme="minorHAnsi"/>
              </w:rPr>
              <w:t xml:space="preserve">Consubstantial </w:t>
            </w:r>
            <w:commentRangeEnd w:id="622"/>
            <w:r>
              <w:rPr>
                <w:rStyle w:val="CommentReference"/>
                <w:rFonts w:eastAsiaTheme="minorHAnsi" w:cstheme="minorBidi"/>
                <w:color w:val="auto"/>
                <w:lang w:val="en-CA"/>
              </w:rPr>
              <w:commentReference w:id="622"/>
            </w:r>
            <w:r>
              <w:rPr>
                <w:rFonts w:eastAsiaTheme="minorHAnsi"/>
              </w:rPr>
              <w:t>with us,</w:t>
            </w:r>
          </w:p>
          <w:p w14:paraId="2A7EE3D9" w14:textId="77777777" w:rsidR="00E35F1F" w:rsidRDefault="00E35F1F" w:rsidP="00E35F1F">
            <w:pPr>
              <w:pStyle w:val="EngHangEnd"/>
            </w:pPr>
            <w:r>
              <w:rPr>
                <w:rFonts w:eastAsiaTheme="minorHAnsi"/>
              </w:rPr>
              <w:t>According to the Economy.</w:t>
            </w:r>
          </w:p>
        </w:tc>
        <w:tc>
          <w:tcPr>
            <w:tcW w:w="288" w:type="dxa"/>
          </w:tcPr>
          <w:p w14:paraId="60F7B6A6" w14:textId="77777777" w:rsidR="00E35F1F" w:rsidRDefault="00E35F1F" w:rsidP="00E35F1F"/>
        </w:tc>
        <w:tc>
          <w:tcPr>
            <w:tcW w:w="288" w:type="dxa"/>
          </w:tcPr>
          <w:p w14:paraId="1A26EEB3" w14:textId="77777777" w:rsidR="00E35F1F" w:rsidRDefault="00E35F1F" w:rsidP="00E35F1F"/>
        </w:tc>
        <w:tc>
          <w:tcPr>
            <w:tcW w:w="3960" w:type="dxa"/>
          </w:tcPr>
          <w:p w14:paraId="62A00E2F" w14:textId="77777777" w:rsidR="00E35F1F" w:rsidRDefault="00E35F1F" w:rsidP="00E35F1F">
            <w:pPr>
              <w:pStyle w:val="CopticVersemulti-line"/>
            </w:pPr>
            <w:r w:rsidRPr="00617485">
              <w:t>Ⲛⲉⲙ ⲟⲩⲙⲉⲧⲣⲱⲙⲓ ⲉⲥⲟⲩⲁⲃ</w:t>
            </w:r>
          </w:p>
          <w:p w14:paraId="314D1404" w14:textId="77777777" w:rsidR="00E35F1F" w:rsidRDefault="00E35F1F" w:rsidP="00E35F1F">
            <w:pPr>
              <w:pStyle w:val="CopticVersemulti-line"/>
            </w:pPr>
            <w:r w:rsidRPr="00617485">
              <w:t>ⲭⲱⲣⲓⲥ ⲥⲩⲛⲟⲩⲥⲓⲁ̀</w:t>
            </w:r>
          </w:p>
          <w:p w14:paraId="7505A95A" w14:textId="77777777" w:rsidR="00E35F1F" w:rsidRDefault="00E35F1F" w:rsidP="00E35F1F">
            <w:pPr>
              <w:pStyle w:val="CopticVersemulti-line"/>
            </w:pPr>
            <w:r w:rsidRPr="00617485">
              <w:t>ⲛ̀ⲟ̀ⲙⲟⲟⲩⲥⲓⲟⲥ ⲛⲉⲙⲁⲛ</w:t>
            </w:r>
          </w:p>
          <w:p w14:paraId="753EE1F8" w14:textId="77777777" w:rsidR="00E35F1F" w:rsidRDefault="00E35F1F" w:rsidP="00E35F1F">
            <w:pPr>
              <w:pStyle w:val="CopticHangingVerse"/>
            </w:pPr>
            <w:r w:rsidRPr="00617485">
              <w:t>ⲕⲁⲧⲁ ϯⲟⲓⲕⲟⲛⲟⲙⲓⲁ̀</w:t>
            </w:r>
          </w:p>
        </w:tc>
      </w:tr>
      <w:tr w:rsidR="00E35F1F" w14:paraId="47CBE82A" w14:textId="77777777" w:rsidTr="00E35F1F">
        <w:trPr>
          <w:cantSplit/>
          <w:jc w:val="center"/>
        </w:trPr>
        <w:tc>
          <w:tcPr>
            <w:tcW w:w="288" w:type="dxa"/>
          </w:tcPr>
          <w:p w14:paraId="47DB226D" w14:textId="77777777" w:rsidR="00E35F1F" w:rsidRDefault="00E35F1F" w:rsidP="00E35F1F">
            <w:r w:rsidRPr="000F6316">
              <w:rPr>
                <w:rFonts w:ascii="CS Avva Shenouda" w:hAnsi="CS Avva Shenouda"/>
                <w:sz w:val="24"/>
                <w:szCs w:val="24"/>
              </w:rPr>
              <w:t>¿</w:t>
            </w:r>
          </w:p>
        </w:tc>
        <w:tc>
          <w:tcPr>
            <w:tcW w:w="3960" w:type="dxa"/>
          </w:tcPr>
          <w:p w14:paraId="3CC4852B" w14:textId="77777777" w:rsidR="00E35F1F" w:rsidRDefault="00E35F1F" w:rsidP="00E35F1F">
            <w:pPr>
              <w:pStyle w:val="EngHang"/>
              <w:rPr>
                <w:rFonts w:eastAsiaTheme="minorHAnsi"/>
              </w:rPr>
            </w:pPr>
            <w:r>
              <w:rPr>
                <w:rFonts w:eastAsiaTheme="minorHAnsi"/>
              </w:rPr>
              <w:t>This is which He has taken</w:t>
            </w:r>
          </w:p>
          <w:p w14:paraId="5A3586BB" w14:textId="77777777" w:rsidR="00E35F1F" w:rsidRDefault="00E35F1F" w:rsidP="00E35F1F">
            <w:pPr>
              <w:pStyle w:val="EngHang"/>
              <w:rPr>
                <w:rFonts w:eastAsiaTheme="minorHAnsi"/>
              </w:rPr>
            </w:pPr>
            <w:r>
              <w:rPr>
                <w:rFonts w:eastAsiaTheme="minorHAnsi"/>
              </w:rPr>
              <w:t>From you O undefiled one,</w:t>
            </w:r>
          </w:p>
          <w:p w14:paraId="527E920B" w14:textId="77777777" w:rsidR="00E35F1F" w:rsidRDefault="00E35F1F" w:rsidP="00E35F1F">
            <w:pPr>
              <w:pStyle w:val="EngHang"/>
              <w:rPr>
                <w:rFonts w:eastAsiaTheme="minorHAnsi"/>
              </w:rPr>
            </w:pPr>
            <w:r>
              <w:rPr>
                <w:rFonts w:eastAsiaTheme="minorHAnsi"/>
              </w:rPr>
              <w:t xml:space="preserve">And </w:t>
            </w:r>
            <w:commentRangeStart w:id="623"/>
            <w:r>
              <w:rPr>
                <w:rFonts w:eastAsiaTheme="minorHAnsi"/>
              </w:rPr>
              <w:t xml:space="preserve">made one </w:t>
            </w:r>
            <w:commentRangeEnd w:id="623"/>
            <w:r>
              <w:rPr>
                <w:rStyle w:val="CommentReference"/>
                <w:rFonts w:eastAsiaTheme="minorHAnsi" w:cstheme="minorBidi"/>
                <w:color w:val="auto"/>
                <w:lang w:val="en-CA"/>
              </w:rPr>
              <w:commentReference w:id="623"/>
            </w:r>
            <w:r>
              <w:rPr>
                <w:rFonts w:eastAsiaTheme="minorHAnsi"/>
              </w:rPr>
              <w:t>with Himself,</w:t>
            </w:r>
          </w:p>
          <w:p w14:paraId="5CB58F3B" w14:textId="77777777" w:rsidR="00E35F1F" w:rsidRPr="001A0083" w:rsidRDefault="00E35F1F" w:rsidP="00E35F1F">
            <w:pPr>
              <w:pStyle w:val="EngHangEnd"/>
            </w:pPr>
            <w:r>
              <w:rPr>
                <w:rFonts w:eastAsiaTheme="minorHAnsi"/>
              </w:rPr>
              <w:t>As a hypostasis.</w:t>
            </w:r>
          </w:p>
        </w:tc>
        <w:tc>
          <w:tcPr>
            <w:tcW w:w="288" w:type="dxa"/>
          </w:tcPr>
          <w:p w14:paraId="3C449F1A" w14:textId="77777777" w:rsidR="00E35F1F" w:rsidRDefault="00E35F1F" w:rsidP="00E35F1F"/>
        </w:tc>
        <w:tc>
          <w:tcPr>
            <w:tcW w:w="288" w:type="dxa"/>
          </w:tcPr>
          <w:p w14:paraId="2F988C07" w14:textId="77777777" w:rsidR="00E35F1F" w:rsidRDefault="00E35F1F" w:rsidP="00E35F1F">
            <w:r w:rsidRPr="000F6316">
              <w:rPr>
                <w:rFonts w:ascii="CS Avva Shenouda" w:hAnsi="CS Avva Shenouda"/>
                <w:sz w:val="24"/>
                <w:szCs w:val="24"/>
              </w:rPr>
              <w:t>¿</w:t>
            </w:r>
          </w:p>
        </w:tc>
        <w:tc>
          <w:tcPr>
            <w:tcW w:w="3960" w:type="dxa"/>
          </w:tcPr>
          <w:p w14:paraId="0A40AB62" w14:textId="77777777" w:rsidR="00E35F1F" w:rsidRDefault="00E35F1F" w:rsidP="00E35F1F">
            <w:pPr>
              <w:pStyle w:val="CopticVersemulti-line"/>
            </w:pPr>
            <w:r w:rsidRPr="00617485">
              <w:t>Ⲑⲁⲓ ⲉ̀ⲧⲁϥϭⲓⲧⲥ ⲛ̀ϧⲏϯ</w:t>
            </w:r>
          </w:p>
          <w:p w14:paraId="6DFB82F9" w14:textId="77777777" w:rsidR="00E35F1F" w:rsidRDefault="00E35F1F" w:rsidP="00E35F1F">
            <w:pPr>
              <w:pStyle w:val="CopticVersemulti-line"/>
            </w:pPr>
            <w:r w:rsidRPr="00617485">
              <w:t>ⲱ̀ ϯⲁⲧⲑⲱⲗⲉⲃ</w:t>
            </w:r>
          </w:p>
          <w:p w14:paraId="64DC8962" w14:textId="77777777" w:rsidR="00E35F1F" w:rsidRDefault="00E35F1F" w:rsidP="00E35F1F">
            <w:pPr>
              <w:pStyle w:val="CopticVersemulti-line"/>
            </w:pPr>
            <w:r w:rsidRPr="00617485">
              <w:t>ⲉ̀ⲁϥϩⲱⲧⲡ ⲉ̀ⲣⲟⲥ</w:t>
            </w:r>
          </w:p>
          <w:p w14:paraId="7B8F6969" w14:textId="77777777" w:rsidR="00E35F1F" w:rsidRDefault="00E35F1F" w:rsidP="00E35F1F">
            <w:pPr>
              <w:pStyle w:val="CopticHangingVerse"/>
            </w:pPr>
            <w:r w:rsidRPr="00617485">
              <w:t>ⲕⲁⲧⲁ ⲟⲩϩⲩⲡⲟⲥⲧⲁⲥⲓⲥ</w:t>
            </w:r>
          </w:p>
        </w:tc>
      </w:tr>
      <w:tr w:rsidR="00E35F1F" w14:paraId="5A76739B" w14:textId="77777777" w:rsidTr="00E35F1F">
        <w:trPr>
          <w:cantSplit/>
          <w:jc w:val="center"/>
        </w:trPr>
        <w:tc>
          <w:tcPr>
            <w:tcW w:w="288" w:type="dxa"/>
          </w:tcPr>
          <w:p w14:paraId="74967962" w14:textId="77777777" w:rsidR="00E35F1F" w:rsidRDefault="00E35F1F" w:rsidP="00E35F1F"/>
        </w:tc>
        <w:tc>
          <w:tcPr>
            <w:tcW w:w="3960" w:type="dxa"/>
          </w:tcPr>
          <w:p w14:paraId="4BBB948B"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63E80B8" w14:textId="77777777" w:rsidR="00E35F1F" w:rsidRPr="007425E1" w:rsidRDefault="00E35F1F" w:rsidP="00E35F1F">
            <w:pPr>
              <w:pStyle w:val="EngHang"/>
              <w:rPr>
                <w:rFonts w:eastAsiaTheme="minorHAnsi"/>
              </w:rPr>
            </w:pPr>
            <w:r w:rsidRPr="007425E1">
              <w:rPr>
                <w:rFonts w:eastAsiaTheme="minorHAnsi"/>
              </w:rPr>
              <w:t>Magnifies you,</w:t>
            </w:r>
          </w:p>
          <w:p w14:paraId="56DD061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3F3B8D" w14:textId="77777777" w:rsidR="00E35F1F" w:rsidRPr="007425E1" w:rsidRDefault="00E35F1F" w:rsidP="00E35F1F">
            <w:pPr>
              <w:pStyle w:val="EngHangEnd"/>
            </w:pPr>
            <w:r w:rsidRPr="007425E1">
              <w:rPr>
                <w:rFonts w:eastAsiaTheme="minorHAnsi"/>
              </w:rPr>
              <w:t>The ever-holy.</w:t>
            </w:r>
          </w:p>
        </w:tc>
        <w:tc>
          <w:tcPr>
            <w:tcW w:w="288" w:type="dxa"/>
          </w:tcPr>
          <w:p w14:paraId="2CDC8DF4" w14:textId="77777777" w:rsidR="00E35F1F" w:rsidRDefault="00E35F1F" w:rsidP="00E35F1F"/>
        </w:tc>
        <w:tc>
          <w:tcPr>
            <w:tcW w:w="288" w:type="dxa"/>
          </w:tcPr>
          <w:p w14:paraId="243E9BB0" w14:textId="77777777" w:rsidR="00E35F1F" w:rsidRDefault="00E35F1F" w:rsidP="00E35F1F"/>
        </w:tc>
        <w:tc>
          <w:tcPr>
            <w:tcW w:w="3960" w:type="dxa"/>
          </w:tcPr>
          <w:p w14:paraId="10E784CF" w14:textId="77777777" w:rsidR="00E35F1F" w:rsidRDefault="00E35F1F" w:rsidP="00E35F1F">
            <w:pPr>
              <w:pStyle w:val="CopticVersemulti-line"/>
            </w:pPr>
            <w:r w:rsidRPr="002C2599">
              <w:t>Ⲉⲑⲃⲉ ⲫⲁⲓ ⲟⲩⲟⲛ ⲛⲓⲃⲉⲛ</w:t>
            </w:r>
          </w:p>
          <w:p w14:paraId="1CDEB2D2"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67EEFEB"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EC6C4BD" w14:textId="77777777" w:rsidR="00E35F1F" w:rsidRDefault="00E35F1F" w:rsidP="00E35F1F">
            <w:pPr>
              <w:pStyle w:val="CopticHanging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E8192FA" w14:textId="77777777" w:rsidTr="00E35F1F">
        <w:trPr>
          <w:cantSplit/>
          <w:jc w:val="center"/>
        </w:trPr>
        <w:tc>
          <w:tcPr>
            <w:tcW w:w="288" w:type="dxa"/>
          </w:tcPr>
          <w:p w14:paraId="0D3DDF59" w14:textId="77777777" w:rsidR="00E35F1F" w:rsidRDefault="00E35F1F" w:rsidP="00E35F1F">
            <w:r w:rsidRPr="000F6316">
              <w:rPr>
                <w:rFonts w:ascii="CS Avva Shenouda" w:hAnsi="CS Avva Shenouda"/>
                <w:sz w:val="24"/>
                <w:szCs w:val="24"/>
              </w:rPr>
              <w:lastRenderedPageBreak/>
              <w:t>¿</w:t>
            </w:r>
          </w:p>
        </w:tc>
        <w:tc>
          <w:tcPr>
            <w:tcW w:w="3960" w:type="dxa"/>
          </w:tcPr>
          <w:p w14:paraId="19AE0B3D" w14:textId="77777777" w:rsidR="00E35F1F" w:rsidRDefault="00E35F1F" w:rsidP="00E35F1F">
            <w:pPr>
              <w:pStyle w:val="EngHang"/>
              <w:rPr>
                <w:rFonts w:eastAsiaTheme="minorHAnsi"/>
              </w:rPr>
            </w:pPr>
            <w:r>
              <w:rPr>
                <w:rFonts w:eastAsiaTheme="minorHAnsi"/>
              </w:rPr>
              <w:t>And we pray,</w:t>
            </w:r>
          </w:p>
          <w:p w14:paraId="44F1D596" w14:textId="77777777" w:rsidR="00E35F1F" w:rsidRDefault="00E35F1F" w:rsidP="00E35F1F">
            <w:pPr>
              <w:pStyle w:val="EngHang"/>
              <w:rPr>
                <w:rFonts w:eastAsiaTheme="minorHAnsi"/>
              </w:rPr>
            </w:pPr>
            <w:r>
              <w:rPr>
                <w:rFonts w:eastAsiaTheme="minorHAnsi"/>
              </w:rPr>
              <w:t>That we may win mercy,</w:t>
            </w:r>
          </w:p>
          <w:p w14:paraId="0C9BBEB3" w14:textId="77777777" w:rsidR="00E35F1F" w:rsidRDefault="00E35F1F" w:rsidP="00E35F1F">
            <w:pPr>
              <w:pStyle w:val="EngHang"/>
              <w:rPr>
                <w:rFonts w:eastAsiaTheme="minorHAnsi"/>
              </w:rPr>
            </w:pPr>
            <w:r>
              <w:rPr>
                <w:rFonts w:eastAsiaTheme="minorHAnsi"/>
              </w:rPr>
              <w:t>Through your intercessions</w:t>
            </w:r>
          </w:p>
          <w:p w14:paraId="4DEF9F62" w14:textId="77777777" w:rsidR="00E35F1F" w:rsidRPr="005832A1" w:rsidRDefault="00E35F1F" w:rsidP="00E35F1F">
            <w:pPr>
              <w:pStyle w:val="EngHangEnd"/>
              <w:rPr>
                <w:rFonts w:eastAsiaTheme="minorHAnsi"/>
              </w:rPr>
            </w:pPr>
            <w:r>
              <w:rPr>
                <w:rFonts w:eastAsiaTheme="minorHAnsi"/>
              </w:rPr>
              <w:t>With the Lover of mankind.</w:t>
            </w:r>
          </w:p>
        </w:tc>
        <w:tc>
          <w:tcPr>
            <w:tcW w:w="288" w:type="dxa"/>
          </w:tcPr>
          <w:p w14:paraId="7CC261F1" w14:textId="77777777" w:rsidR="00E35F1F" w:rsidRDefault="00E35F1F" w:rsidP="00E35F1F"/>
        </w:tc>
        <w:tc>
          <w:tcPr>
            <w:tcW w:w="288" w:type="dxa"/>
          </w:tcPr>
          <w:p w14:paraId="4834579B" w14:textId="77777777" w:rsidR="00E35F1F" w:rsidRDefault="00E35F1F" w:rsidP="00E35F1F">
            <w:r w:rsidRPr="000F6316">
              <w:rPr>
                <w:rFonts w:ascii="CS Avva Shenouda" w:hAnsi="CS Avva Shenouda"/>
                <w:sz w:val="24"/>
                <w:szCs w:val="24"/>
              </w:rPr>
              <w:t>¿</w:t>
            </w:r>
          </w:p>
        </w:tc>
        <w:tc>
          <w:tcPr>
            <w:tcW w:w="3960" w:type="dxa"/>
          </w:tcPr>
          <w:p w14:paraId="1B11B54B"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164CBE0"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62EE0ABE"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611F07F8" w14:textId="77777777" w:rsidR="00E35F1F" w:rsidRDefault="00E35F1F" w:rsidP="00E35F1F">
            <w:pPr>
              <w:pStyle w:val="CopticHangingVers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4BF07183"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3E84368" w14:textId="77777777" w:rsidTr="00E35F1F">
        <w:trPr>
          <w:cantSplit/>
          <w:jc w:val="center"/>
        </w:trPr>
        <w:tc>
          <w:tcPr>
            <w:tcW w:w="288" w:type="dxa"/>
          </w:tcPr>
          <w:p w14:paraId="623F8F9F" w14:textId="77777777" w:rsidR="00E35F1F" w:rsidRDefault="00E35F1F" w:rsidP="00E35F1F"/>
        </w:tc>
        <w:tc>
          <w:tcPr>
            <w:tcW w:w="3960" w:type="dxa"/>
          </w:tcPr>
          <w:p w14:paraId="3B75A938" w14:textId="77777777" w:rsidR="00E35F1F" w:rsidRDefault="00E35F1F" w:rsidP="00E35F1F">
            <w:pPr>
              <w:pStyle w:val="EngHang"/>
            </w:pPr>
            <w:commentRangeStart w:id="624"/>
            <w:r>
              <w:t xml:space="preserve">The </w:t>
            </w:r>
            <w:commentRangeEnd w:id="624"/>
            <w:r>
              <w:rPr>
                <w:rStyle w:val="CommentReference"/>
                <w:rFonts w:eastAsiaTheme="minorHAnsi" w:cstheme="minorBidi"/>
                <w:color w:val="auto"/>
                <w:lang w:val="en-CA"/>
              </w:rPr>
              <w:commentReference w:id="624"/>
            </w:r>
            <w:r>
              <w:t>children of Israel,</w:t>
            </w:r>
          </w:p>
          <w:p w14:paraId="2BE996BF" w14:textId="77777777" w:rsidR="00E35F1F" w:rsidRDefault="00E35F1F" w:rsidP="00E35F1F">
            <w:pPr>
              <w:pStyle w:val="EngHang"/>
            </w:pPr>
            <w:r>
              <w:t>Every soul together,</w:t>
            </w:r>
          </w:p>
          <w:p w14:paraId="3B48E937" w14:textId="77777777" w:rsidR="00E35F1F" w:rsidRDefault="00E35F1F" w:rsidP="00E35F1F">
            <w:pPr>
              <w:pStyle w:val="EngHang"/>
            </w:pPr>
            <w:r>
              <w:t>Brought offerings to</w:t>
            </w:r>
          </w:p>
          <w:p w14:paraId="7727B5EC" w14:textId="77777777" w:rsidR="00E35F1F" w:rsidRPr="001A0083" w:rsidRDefault="00E35F1F" w:rsidP="00E35F1F">
            <w:pPr>
              <w:pStyle w:val="EngHangEnd"/>
            </w:pPr>
            <w:r>
              <w:t>The Tabernacle of the Lord:</w:t>
            </w:r>
          </w:p>
        </w:tc>
        <w:tc>
          <w:tcPr>
            <w:tcW w:w="288" w:type="dxa"/>
          </w:tcPr>
          <w:p w14:paraId="497B21DC" w14:textId="77777777" w:rsidR="00E35F1F" w:rsidRDefault="00E35F1F" w:rsidP="00E35F1F"/>
        </w:tc>
        <w:tc>
          <w:tcPr>
            <w:tcW w:w="288" w:type="dxa"/>
          </w:tcPr>
          <w:p w14:paraId="13CEC9F8" w14:textId="77777777" w:rsidR="00E35F1F" w:rsidRDefault="00E35F1F" w:rsidP="00E35F1F"/>
        </w:tc>
        <w:tc>
          <w:tcPr>
            <w:tcW w:w="3960" w:type="dxa"/>
          </w:tcPr>
          <w:p w14:paraId="7F26E8C9" w14:textId="77777777" w:rsidR="00E35F1F" w:rsidRDefault="00E35F1F" w:rsidP="00E35F1F">
            <w:pPr>
              <w:pStyle w:val="CopticVersemulti-line"/>
            </w:pPr>
            <w:r w:rsidRPr="00617485">
              <w:t>Ⲯⲩⲭⲏ ⲛⲓⲃⲉⲛ ⲉⲩⲥⲟⲡ</w:t>
            </w:r>
          </w:p>
          <w:p w14:paraId="12BD61FB" w14:textId="77777777" w:rsidR="00E35F1F" w:rsidRDefault="00E35F1F" w:rsidP="00E35F1F">
            <w:pPr>
              <w:pStyle w:val="CopticVersemulti-line"/>
            </w:pPr>
            <w:r w:rsidRPr="00617485">
              <w:t>ⲛ</w:t>
            </w:r>
            <w:r w:rsidRPr="00617485">
              <w:rPr>
                <w:rFonts w:ascii="Times New Roman" w:hAnsi="Times New Roman" w:cs="Times New Roman"/>
              </w:rPr>
              <w:t>̀</w:t>
            </w:r>
            <w:r w:rsidRPr="00617485">
              <w:t>ⲧⲉ ⲛⲉⲛ</w:t>
            </w:r>
            <w:r w:rsidRPr="00617485">
              <w:rPr>
                <w:rFonts w:ascii="Times New Roman" w:hAnsi="Times New Roman" w:cs="Times New Roman"/>
              </w:rPr>
              <w:t>ϣ</w:t>
            </w:r>
            <w:r w:rsidRPr="00617485">
              <w:t>ⲏⲣⲓ ⲙ</w:t>
            </w:r>
            <w:r w:rsidRPr="00617485">
              <w:rPr>
                <w:rFonts w:ascii="Times New Roman" w:hAnsi="Times New Roman" w:cs="Times New Roman"/>
              </w:rPr>
              <w:t>̀</w:t>
            </w:r>
            <w:r w:rsidRPr="00617485">
              <w:t>ⲡⲓⲥ</w:t>
            </w:r>
            <w:r w:rsidRPr="00617485">
              <w:rPr>
                <w:rFonts w:ascii="Times New Roman" w:hAnsi="Times New Roman" w:cs="Times New Roman"/>
              </w:rPr>
              <w:t>̅</w:t>
            </w:r>
            <w:r w:rsidRPr="00617485">
              <w:t>ⲗ</w:t>
            </w:r>
          </w:p>
          <w:p w14:paraId="06649083" w14:textId="77777777" w:rsidR="00E35F1F" w:rsidRDefault="00E35F1F" w:rsidP="00E35F1F">
            <w:pPr>
              <w:pStyle w:val="CopticVersemulti-line"/>
            </w:pPr>
            <w:r w:rsidRPr="00617485">
              <w:t>ⲁⲩⲓ</w:t>
            </w:r>
            <w:r w:rsidRPr="00617485">
              <w:rPr>
                <w:rFonts w:ascii="Times New Roman" w:hAnsi="Times New Roman" w:cs="Times New Roman"/>
              </w:rPr>
              <w:t>̀</w:t>
            </w:r>
            <w:r w:rsidRPr="00617485">
              <w:t>ⲛⲓ ⲛ</w:t>
            </w:r>
            <w:r w:rsidRPr="00617485">
              <w:rPr>
                <w:rFonts w:ascii="Times New Roman" w:hAnsi="Times New Roman" w:cs="Times New Roman"/>
              </w:rPr>
              <w:t>̀ϩ</w:t>
            </w:r>
            <w:r w:rsidRPr="00617485">
              <w:t>ⲁⲛⲇⲱⲣⲟⲛ</w:t>
            </w:r>
          </w:p>
          <w:p w14:paraId="5B089927" w14:textId="77777777" w:rsidR="00E35F1F" w:rsidRDefault="00E35F1F" w:rsidP="00E35F1F">
            <w:pPr>
              <w:pStyle w:val="CopticVerse"/>
            </w:pPr>
            <w:r w:rsidRPr="00617485">
              <w:t>ⲉ</w:t>
            </w:r>
            <w:r w:rsidRPr="00617485">
              <w:rPr>
                <w:rFonts w:ascii="Times New Roman" w:hAnsi="Times New Roman" w:cs="Times New Roman"/>
              </w:rPr>
              <w:t>̀ϯ</w:t>
            </w:r>
            <w:r w:rsidRPr="00617485">
              <w:t>ⲥ</w:t>
            </w:r>
            <w:r w:rsidRPr="00617485">
              <w:rPr>
                <w:rFonts w:ascii="Times New Roman" w:hAnsi="Times New Roman" w:cs="Times New Roman"/>
              </w:rPr>
              <w:t>̀</w:t>
            </w:r>
            <w:r w:rsidRPr="00617485">
              <w:t>ⲕⲏⲛⲏ ⲛ</w:t>
            </w:r>
            <w:r w:rsidRPr="00617485">
              <w:rPr>
                <w:rFonts w:ascii="Times New Roman" w:hAnsi="Times New Roman" w:cs="Times New Roman"/>
              </w:rPr>
              <w:t>̀</w:t>
            </w:r>
            <w:r w:rsidRPr="00617485">
              <w:t>ⲧⲉ Ⲡⲟ</w:t>
            </w:r>
            <w:r w:rsidRPr="00617485">
              <w:rPr>
                <w:rFonts w:ascii="Times New Roman" w:hAnsi="Times New Roman" w:cs="Times New Roman"/>
              </w:rPr>
              <w:t>̅</w:t>
            </w:r>
            <w:r w:rsidRPr="00617485">
              <w:t>ⲥ</w:t>
            </w:r>
            <w:r w:rsidRPr="00617485">
              <w:rPr>
                <w:rFonts w:ascii="Times New Roman" w:hAnsi="Times New Roman" w:cs="Times New Roman"/>
              </w:rPr>
              <w:t>̅</w:t>
            </w:r>
          </w:p>
        </w:tc>
      </w:tr>
      <w:tr w:rsidR="00E35F1F" w14:paraId="4499DACC" w14:textId="77777777" w:rsidTr="00E35F1F">
        <w:trPr>
          <w:cantSplit/>
          <w:jc w:val="center"/>
        </w:trPr>
        <w:tc>
          <w:tcPr>
            <w:tcW w:w="288" w:type="dxa"/>
          </w:tcPr>
          <w:p w14:paraId="306EEF9B" w14:textId="77777777" w:rsidR="00E35F1F" w:rsidRDefault="00E35F1F" w:rsidP="00E35F1F">
            <w:r w:rsidRPr="000F6316">
              <w:rPr>
                <w:rFonts w:ascii="CS Avva Shenouda" w:hAnsi="CS Avva Shenouda"/>
                <w:sz w:val="24"/>
                <w:szCs w:val="24"/>
              </w:rPr>
              <w:t>¿</w:t>
            </w:r>
          </w:p>
        </w:tc>
        <w:tc>
          <w:tcPr>
            <w:tcW w:w="3960" w:type="dxa"/>
          </w:tcPr>
          <w:p w14:paraId="2AEAECD8" w14:textId="77777777" w:rsidR="00E35F1F" w:rsidRDefault="00E35F1F" w:rsidP="00E35F1F">
            <w:pPr>
              <w:pStyle w:val="EngHang"/>
              <w:rPr>
                <w:rFonts w:eastAsiaTheme="minorHAnsi"/>
              </w:rPr>
            </w:pPr>
            <w:r>
              <w:rPr>
                <w:rFonts w:eastAsiaTheme="minorHAnsi"/>
              </w:rPr>
              <w:t>Gold and silver,</w:t>
            </w:r>
          </w:p>
          <w:p w14:paraId="118CE4A7" w14:textId="77777777" w:rsidR="00E35F1F" w:rsidRDefault="00E35F1F" w:rsidP="00E35F1F">
            <w:pPr>
              <w:pStyle w:val="EngHang"/>
              <w:rPr>
                <w:rFonts w:eastAsiaTheme="minorHAnsi"/>
              </w:rPr>
            </w:pPr>
            <w:r>
              <w:rPr>
                <w:rFonts w:eastAsiaTheme="minorHAnsi"/>
              </w:rPr>
              <w:t>And precious stones;</w:t>
            </w:r>
          </w:p>
          <w:p w14:paraId="652C8766" w14:textId="77777777" w:rsidR="00E35F1F" w:rsidRDefault="00E35F1F" w:rsidP="00E35F1F">
            <w:pPr>
              <w:pStyle w:val="EngHang"/>
              <w:rPr>
                <w:rFonts w:eastAsiaTheme="minorHAnsi"/>
              </w:rPr>
            </w:pPr>
            <w:commentRangeStart w:id="625"/>
            <w:r>
              <w:rPr>
                <w:rFonts w:eastAsiaTheme="minorHAnsi"/>
              </w:rPr>
              <w:t xml:space="preserve">Purple </w:t>
            </w:r>
            <w:commentRangeEnd w:id="625"/>
            <w:r>
              <w:rPr>
                <w:rStyle w:val="CommentReference"/>
                <w:rFonts w:eastAsiaTheme="minorHAnsi" w:cstheme="minorBidi"/>
                <w:color w:val="auto"/>
                <w:lang w:val="en-CA"/>
              </w:rPr>
              <w:commentReference w:id="625"/>
            </w:r>
            <w:r>
              <w:rPr>
                <w:rFonts w:eastAsiaTheme="minorHAnsi"/>
              </w:rPr>
              <w:t>and scarlet,</w:t>
            </w:r>
          </w:p>
          <w:p w14:paraId="78533EC0" w14:textId="77777777" w:rsidR="00E35F1F" w:rsidRPr="001A0083" w:rsidRDefault="00E35F1F" w:rsidP="00E35F1F">
            <w:pPr>
              <w:pStyle w:val="EngHangEnd"/>
            </w:pPr>
            <w:r>
              <w:rPr>
                <w:rFonts w:eastAsiaTheme="minorHAnsi"/>
              </w:rPr>
              <w:t xml:space="preserve">And </w:t>
            </w:r>
            <w:commentRangeStart w:id="626"/>
            <w:r>
              <w:rPr>
                <w:rFonts w:eastAsiaTheme="minorHAnsi"/>
              </w:rPr>
              <w:t xml:space="preserve">fine </w:t>
            </w:r>
            <w:commentRangeEnd w:id="626"/>
            <w:r>
              <w:rPr>
                <w:rStyle w:val="CommentReference"/>
                <w:rFonts w:eastAsiaTheme="minorHAnsi" w:cstheme="minorBidi"/>
                <w:color w:val="auto"/>
                <w:lang w:val="en-CA"/>
              </w:rPr>
              <w:commentReference w:id="626"/>
            </w:r>
            <w:r>
              <w:rPr>
                <w:rFonts w:eastAsiaTheme="minorHAnsi"/>
              </w:rPr>
              <w:t>linen.</w:t>
            </w:r>
          </w:p>
        </w:tc>
        <w:tc>
          <w:tcPr>
            <w:tcW w:w="288" w:type="dxa"/>
          </w:tcPr>
          <w:p w14:paraId="2C9B3EC4" w14:textId="77777777" w:rsidR="00E35F1F" w:rsidRDefault="00E35F1F" w:rsidP="00E35F1F"/>
        </w:tc>
        <w:tc>
          <w:tcPr>
            <w:tcW w:w="288" w:type="dxa"/>
          </w:tcPr>
          <w:p w14:paraId="5AC3B826" w14:textId="77777777" w:rsidR="00E35F1F" w:rsidRDefault="00E35F1F" w:rsidP="00E35F1F">
            <w:r w:rsidRPr="000F6316">
              <w:rPr>
                <w:rFonts w:ascii="CS Avva Shenouda" w:hAnsi="CS Avva Shenouda"/>
                <w:sz w:val="24"/>
                <w:szCs w:val="24"/>
              </w:rPr>
              <w:t>¿</w:t>
            </w:r>
          </w:p>
        </w:tc>
        <w:tc>
          <w:tcPr>
            <w:tcW w:w="3960" w:type="dxa"/>
          </w:tcPr>
          <w:p w14:paraId="217C6691" w14:textId="77777777" w:rsidR="00E35F1F" w:rsidRDefault="00E35F1F" w:rsidP="00E35F1F">
            <w:pPr>
              <w:pStyle w:val="CopticVersemulti-line"/>
            </w:pPr>
            <w:r w:rsidRPr="00617485">
              <w:t>Ⲡⲓⲛⲟⲩⲃ ⲛⲉⲙ ⲡⲓ</w:t>
            </w:r>
            <w:r w:rsidRPr="00617485">
              <w:rPr>
                <w:rFonts w:ascii="Times New Roman" w:hAnsi="Times New Roman" w:cs="Times New Roman"/>
              </w:rPr>
              <w:t>ϩ</w:t>
            </w:r>
            <w:r w:rsidRPr="00617485">
              <w:t>ⲁⲧ</w:t>
            </w:r>
          </w:p>
          <w:p w14:paraId="3C779D92" w14:textId="77777777" w:rsidR="00E35F1F" w:rsidRDefault="00E35F1F" w:rsidP="00E35F1F">
            <w:pPr>
              <w:pStyle w:val="CopticVersemulti-line"/>
            </w:pPr>
            <w:r w:rsidRPr="00617485">
              <w:t>ⲛⲉⲙ ⲡⲓⲱ</w:t>
            </w:r>
            <w:r w:rsidRPr="00617485">
              <w:rPr>
                <w:rFonts w:ascii="Times New Roman" w:hAnsi="Times New Roman" w:cs="Times New Roman"/>
              </w:rPr>
              <w:t>̀</w:t>
            </w:r>
            <w:r w:rsidRPr="00617485">
              <w:t>ⲛⲓ ⲙ</w:t>
            </w:r>
            <w:r w:rsidRPr="00617485">
              <w:rPr>
                <w:rFonts w:ascii="Times New Roman" w:hAnsi="Times New Roman" w:cs="Times New Roman"/>
              </w:rPr>
              <w:t>̀</w:t>
            </w:r>
            <w:r w:rsidRPr="00617485">
              <w:t>ⲙⲏⲓ</w:t>
            </w:r>
          </w:p>
          <w:p w14:paraId="53E4BC29" w14:textId="77777777" w:rsidR="00E35F1F" w:rsidRDefault="00E35F1F" w:rsidP="00E35F1F">
            <w:pPr>
              <w:pStyle w:val="CopticVersemulti-line"/>
            </w:pPr>
            <w:r w:rsidRPr="00617485">
              <w:t>ⲛⲉⲙ ⲡⲓ</w:t>
            </w:r>
            <w:r w:rsidRPr="00617485">
              <w:rPr>
                <w:rFonts w:ascii="Times New Roman" w:hAnsi="Times New Roman" w:cs="Times New Roman"/>
              </w:rPr>
              <w:t>ϣ</w:t>
            </w:r>
            <w:r w:rsidRPr="00617485">
              <w:t>ⲉⲛⲥ ⲉⲧⲥⲁ</w:t>
            </w:r>
            <w:r w:rsidRPr="00617485">
              <w:rPr>
                <w:rFonts w:ascii="Times New Roman" w:hAnsi="Times New Roman" w:cs="Times New Roman"/>
              </w:rPr>
              <w:t>ϯ</w:t>
            </w:r>
          </w:p>
          <w:p w14:paraId="09134DBC" w14:textId="77777777" w:rsidR="00E35F1F" w:rsidRDefault="00E35F1F" w:rsidP="00E35F1F">
            <w:pPr>
              <w:pStyle w:val="CopticVersemulti-line"/>
            </w:pPr>
            <w:r w:rsidRPr="00617485">
              <w:t>ⲛⲉⲙ ⲡⲓ</w:t>
            </w:r>
            <w:r w:rsidRPr="00617485">
              <w:rPr>
                <w:rFonts w:ascii="Times New Roman" w:hAnsi="Times New Roman" w:cs="Times New Roman"/>
              </w:rPr>
              <w:t>ϩ</w:t>
            </w:r>
            <w:r w:rsidRPr="00617485">
              <w:t>ⲩⲁ</w:t>
            </w:r>
            <w:r w:rsidRPr="00617485">
              <w:rPr>
                <w:rFonts w:ascii="Times New Roman" w:hAnsi="Times New Roman" w:cs="Times New Roman"/>
              </w:rPr>
              <w:t>̀</w:t>
            </w:r>
            <w:r w:rsidRPr="00617485">
              <w:t>ⲕⲩⲛⲑⲓⲛⲟⲛ</w:t>
            </w:r>
          </w:p>
        </w:tc>
      </w:tr>
      <w:tr w:rsidR="00E35F1F" w14:paraId="1AE52FBD" w14:textId="77777777" w:rsidTr="00E35F1F">
        <w:trPr>
          <w:cantSplit/>
          <w:jc w:val="center"/>
        </w:trPr>
        <w:tc>
          <w:tcPr>
            <w:tcW w:w="288" w:type="dxa"/>
          </w:tcPr>
          <w:p w14:paraId="5D6B921C" w14:textId="77777777" w:rsidR="00E35F1F" w:rsidRDefault="00E35F1F" w:rsidP="00E35F1F"/>
        </w:tc>
        <w:tc>
          <w:tcPr>
            <w:tcW w:w="3960" w:type="dxa"/>
          </w:tcPr>
          <w:p w14:paraId="02D11963" w14:textId="77777777" w:rsidR="00E35F1F" w:rsidRDefault="00E35F1F" w:rsidP="00E35F1F">
            <w:pPr>
              <w:pStyle w:val="EngHang"/>
              <w:rPr>
                <w:rFonts w:eastAsiaTheme="minorHAnsi"/>
              </w:rPr>
            </w:pPr>
            <w:r>
              <w:rPr>
                <w:rFonts w:eastAsiaTheme="minorHAnsi"/>
              </w:rPr>
              <w:t>And they made an ark</w:t>
            </w:r>
          </w:p>
          <w:p w14:paraId="2AC79CF2" w14:textId="77777777" w:rsidR="00E35F1F" w:rsidRDefault="00E35F1F" w:rsidP="00E35F1F">
            <w:pPr>
              <w:pStyle w:val="EngHang"/>
              <w:rPr>
                <w:rFonts w:eastAsiaTheme="minorHAnsi"/>
              </w:rPr>
            </w:pPr>
            <w:r>
              <w:rPr>
                <w:rFonts w:eastAsiaTheme="minorHAnsi"/>
              </w:rPr>
              <w:t xml:space="preserve">Of </w:t>
            </w:r>
            <w:commentRangeStart w:id="627"/>
            <w:r>
              <w:rPr>
                <w:rFonts w:eastAsiaTheme="minorHAnsi"/>
              </w:rPr>
              <w:t xml:space="preserve">wood </w:t>
            </w:r>
            <w:commentRangeEnd w:id="627"/>
            <w:r>
              <w:rPr>
                <w:rStyle w:val="CommentReference"/>
                <w:rFonts w:eastAsiaTheme="minorHAnsi" w:cstheme="minorBidi"/>
                <w:color w:val="auto"/>
                <w:lang w:val="en-CA"/>
              </w:rPr>
              <w:commentReference w:id="627"/>
            </w:r>
            <w:r>
              <w:rPr>
                <w:rFonts w:eastAsiaTheme="minorHAnsi"/>
              </w:rPr>
              <w:t>that would not decay,</w:t>
            </w:r>
          </w:p>
          <w:p w14:paraId="46DCA950" w14:textId="77777777" w:rsidR="00E35F1F" w:rsidRDefault="00E35F1F" w:rsidP="00E35F1F">
            <w:pPr>
              <w:pStyle w:val="EngHang"/>
              <w:rPr>
                <w:rFonts w:eastAsiaTheme="minorHAnsi"/>
              </w:rPr>
            </w:pPr>
            <w:r>
              <w:rPr>
                <w:rFonts w:eastAsiaTheme="minorHAnsi"/>
              </w:rPr>
              <w:t>Overlaid with gold,</w:t>
            </w:r>
          </w:p>
          <w:p w14:paraId="1A5831CA" w14:textId="77777777" w:rsidR="00E35F1F" w:rsidRPr="00195761" w:rsidRDefault="00E35F1F" w:rsidP="00E35F1F">
            <w:pPr>
              <w:pStyle w:val="EngHangEnd"/>
              <w:rPr>
                <w:szCs w:val="22"/>
              </w:rPr>
            </w:pPr>
            <w:r>
              <w:rPr>
                <w:rFonts w:eastAsiaTheme="minorHAnsi"/>
              </w:rPr>
              <w:t>Within and without.</w:t>
            </w:r>
          </w:p>
        </w:tc>
        <w:tc>
          <w:tcPr>
            <w:tcW w:w="288" w:type="dxa"/>
          </w:tcPr>
          <w:p w14:paraId="447AD00D" w14:textId="77777777" w:rsidR="00E35F1F" w:rsidRDefault="00E35F1F" w:rsidP="00E35F1F"/>
        </w:tc>
        <w:tc>
          <w:tcPr>
            <w:tcW w:w="288" w:type="dxa"/>
          </w:tcPr>
          <w:p w14:paraId="368C4902" w14:textId="77777777" w:rsidR="00E35F1F" w:rsidRDefault="00E35F1F" w:rsidP="00E35F1F"/>
        </w:tc>
        <w:tc>
          <w:tcPr>
            <w:tcW w:w="3960" w:type="dxa"/>
          </w:tcPr>
          <w:p w14:paraId="3ED993BD" w14:textId="77777777" w:rsidR="00E35F1F" w:rsidRDefault="00E35F1F" w:rsidP="00E35F1F">
            <w:pPr>
              <w:pStyle w:val="CopticVersemulti-line"/>
            </w:pPr>
            <w:r w:rsidRPr="00617485">
              <w:t>Ⲁⲩⲑⲁⲙⲓⲟ̀ ⲛ̀ⲟⲩⲕⲓⲃⲱⲧⲟⲥ</w:t>
            </w:r>
          </w:p>
          <w:p w14:paraId="3C059479" w14:textId="77777777" w:rsidR="00E35F1F" w:rsidRDefault="00E35F1F" w:rsidP="00E35F1F">
            <w:pPr>
              <w:pStyle w:val="CopticVersemulti-line"/>
            </w:pPr>
            <w:r w:rsidRPr="00617485">
              <w:t>ϧⲉⲛ ϩⲁⲛϣⲉ ⲛ̀ⲁⲧⲉⲣϩⲟⲗⲓ</w:t>
            </w:r>
          </w:p>
          <w:p w14:paraId="3D1DC57E" w14:textId="77777777" w:rsidR="00E35F1F" w:rsidRDefault="00E35F1F" w:rsidP="00E35F1F">
            <w:pPr>
              <w:pStyle w:val="CopticVersemulti-line"/>
            </w:pPr>
            <w:r w:rsidRPr="00617485">
              <w:t>ⲁⲩⲗⲁⲗⲱⲥ ⲛ̀ⲛⲟⲩⲃ</w:t>
            </w:r>
          </w:p>
          <w:p w14:paraId="3A2E3CF4" w14:textId="77777777" w:rsidR="00E35F1F" w:rsidRDefault="00E35F1F" w:rsidP="00E35F1F">
            <w:pPr>
              <w:pStyle w:val="CopticVerse"/>
            </w:pPr>
            <w:r w:rsidRPr="00617485">
              <w:t>ⲥⲁϧⲟⲩⲛ ⲛⲉⲙ ⲥⲁⲃⲟⲗ</w:t>
            </w:r>
          </w:p>
        </w:tc>
      </w:tr>
      <w:tr w:rsidR="00E35F1F" w14:paraId="63E2C68D" w14:textId="77777777" w:rsidTr="00E35F1F">
        <w:trPr>
          <w:cantSplit/>
          <w:jc w:val="center"/>
        </w:trPr>
        <w:tc>
          <w:tcPr>
            <w:tcW w:w="288" w:type="dxa"/>
          </w:tcPr>
          <w:p w14:paraId="656529FE" w14:textId="77777777" w:rsidR="00E35F1F" w:rsidRDefault="00E35F1F" w:rsidP="00E35F1F">
            <w:r w:rsidRPr="000F6316">
              <w:rPr>
                <w:rFonts w:ascii="CS Avva Shenouda" w:hAnsi="CS Avva Shenouda"/>
                <w:sz w:val="24"/>
                <w:szCs w:val="24"/>
              </w:rPr>
              <w:t>¿</w:t>
            </w:r>
          </w:p>
        </w:tc>
        <w:tc>
          <w:tcPr>
            <w:tcW w:w="3960" w:type="dxa"/>
          </w:tcPr>
          <w:p w14:paraId="7508E849" w14:textId="77777777" w:rsidR="00E35F1F" w:rsidRDefault="00E35F1F" w:rsidP="00E35F1F">
            <w:pPr>
              <w:pStyle w:val="EngHang"/>
              <w:rPr>
                <w:rFonts w:eastAsiaTheme="minorHAnsi"/>
              </w:rPr>
            </w:pPr>
            <w:r>
              <w:rPr>
                <w:rFonts w:eastAsiaTheme="minorHAnsi"/>
              </w:rPr>
              <w:t>You too, O Virgin Mary,</w:t>
            </w:r>
          </w:p>
          <w:p w14:paraId="71C431C0" w14:textId="77777777" w:rsidR="00E35F1F" w:rsidRDefault="00E35F1F" w:rsidP="00E35F1F">
            <w:pPr>
              <w:pStyle w:val="EngHang"/>
              <w:rPr>
                <w:rFonts w:eastAsiaTheme="minorHAnsi"/>
              </w:rPr>
            </w:pPr>
            <w:r>
              <w:rPr>
                <w:rFonts w:eastAsiaTheme="minorHAnsi"/>
              </w:rPr>
              <w:t>Are clothed with the glory</w:t>
            </w:r>
          </w:p>
          <w:p w14:paraId="0EB58F0F" w14:textId="77777777" w:rsidR="00E35F1F" w:rsidRDefault="00E35F1F" w:rsidP="00E35F1F">
            <w:pPr>
              <w:pStyle w:val="EngHang"/>
              <w:rPr>
                <w:rFonts w:eastAsiaTheme="minorHAnsi"/>
              </w:rPr>
            </w:pPr>
            <w:r>
              <w:rPr>
                <w:rFonts w:eastAsiaTheme="minorHAnsi"/>
              </w:rPr>
              <w:t>Of the Divinity,</w:t>
            </w:r>
          </w:p>
          <w:p w14:paraId="663DF31C" w14:textId="77777777" w:rsidR="00E35F1F" w:rsidRDefault="00E35F1F" w:rsidP="00E35F1F">
            <w:pPr>
              <w:pStyle w:val="EngHangEnd"/>
            </w:pPr>
            <w:r>
              <w:rPr>
                <w:rFonts w:eastAsiaTheme="minorHAnsi"/>
              </w:rPr>
              <w:t>Within and without.</w:t>
            </w:r>
          </w:p>
        </w:tc>
        <w:tc>
          <w:tcPr>
            <w:tcW w:w="288" w:type="dxa"/>
          </w:tcPr>
          <w:p w14:paraId="71A47001" w14:textId="77777777" w:rsidR="00E35F1F" w:rsidRDefault="00E35F1F" w:rsidP="00E35F1F"/>
        </w:tc>
        <w:tc>
          <w:tcPr>
            <w:tcW w:w="288" w:type="dxa"/>
          </w:tcPr>
          <w:p w14:paraId="4C69D9B6" w14:textId="77777777" w:rsidR="00E35F1F" w:rsidRDefault="00E35F1F" w:rsidP="00E35F1F">
            <w:r w:rsidRPr="000F6316">
              <w:rPr>
                <w:rFonts w:ascii="CS Avva Shenouda" w:hAnsi="CS Avva Shenouda"/>
                <w:sz w:val="24"/>
                <w:szCs w:val="24"/>
              </w:rPr>
              <w:t>¿</w:t>
            </w:r>
          </w:p>
        </w:tc>
        <w:tc>
          <w:tcPr>
            <w:tcW w:w="3960" w:type="dxa"/>
          </w:tcPr>
          <w:p w14:paraId="13D204FE" w14:textId="77777777" w:rsidR="00E35F1F" w:rsidRDefault="00E35F1F" w:rsidP="00E35F1F">
            <w:pPr>
              <w:pStyle w:val="CopticVersemulti-line"/>
            </w:pPr>
            <w:r w:rsidRPr="00617485">
              <w:t>Ⲧⲉϫⲟⲗϩ ⲅⲁⲣ ϩⲱⲓ</w:t>
            </w:r>
          </w:p>
          <w:p w14:paraId="7B1650FF" w14:textId="77777777" w:rsidR="00E35F1F" w:rsidRDefault="00E35F1F" w:rsidP="00E35F1F">
            <w:pPr>
              <w:pStyle w:val="CopticVersemulti-line"/>
            </w:pPr>
            <w:r w:rsidRPr="00617485">
              <w:t>Ⲙⲁⲣⲓⲁ̀ ϯⲡⲁⲣⲑⲉⲛⲟⲥ</w:t>
            </w:r>
          </w:p>
          <w:p w14:paraId="222E46D7" w14:textId="77777777" w:rsidR="00E35F1F" w:rsidRDefault="00E35F1F" w:rsidP="00E35F1F">
            <w:pPr>
              <w:pStyle w:val="CopticVersemulti-line"/>
            </w:pPr>
            <w:r w:rsidRPr="00617485">
              <w:t>ⲙ̀ⲡ̀ⲱ̀ⲟⲩ ⲛ̀ⲧⲉ ϯⲙⲉⲑⲛⲟⲩϯ</w:t>
            </w:r>
          </w:p>
          <w:p w14:paraId="646077DA" w14:textId="77777777" w:rsidR="00E35F1F" w:rsidRDefault="00E35F1F" w:rsidP="00E35F1F">
            <w:pPr>
              <w:pStyle w:val="CopticVerse"/>
            </w:pPr>
            <w:r w:rsidRPr="00617485">
              <w:t>ⲥⲁϧⲟⲩⲛ ⲛⲉⲙ ⲥⲁⲃⲟⲗ</w:t>
            </w:r>
          </w:p>
        </w:tc>
      </w:tr>
      <w:tr w:rsidR="00E35F1F" w14:paraId="3E29480D" w14:textId="77777777" w:rsidTr="00E35F1F">
        <w:trPr>
          <w:cantSplit/>
          <w:jc w:val="center"/>
        </w:trPr>
        <w:tc>
          <w:tcPr>
            <w:tcW w:w="288" w:type="dxa"/>
          </w:tcPr>
          <w:p w14:paraId="0DE7FFB2" w14:textId="77777777" w:rsidR="00E35F1F" w:rsidRDefault="00E35F1F" w:rsidP="00E35F1F"/>
        </w:tc>
        <w:tc>
          <w:tcPr>
            <w:tcW w:w="3960" w:type="dxa"/>
          </w:tcPr>
          <w:p w14:paraId="1848F56E" w14:textId="77777777" w:rsidR="00E35F1F" w:rsidRDefault="00E35F1F" w:rsidP="00E35F1F">
            <w:pPr>
              <w:pStyle w:val="EngHang"/>
              <w:rPr>
                <w:rFonts w:eastAsiaTheme="minorHAnsi"/>
              </w:rPr>
            </w:pPr>
            <w:r>
              <w:rPr>
                <w:rFonts w:eastAsiaTheme="minorHAnsi"/>
              </w:rPr>
              <w:t>For you have brought</w:t>
            </w:r>
          </w:p>
          <w:p w14:paraId="41FC456B" w14:textId="77777777" w:rsidR="00E35F1F" w:rsidRDefault="00E35F1F" w:rsidP="00E35F1F">
            <w:pPr>
              <w:pStyle w:val="EngHang"/>
              <w:rPr>
                <w:rFonts w:eastAsiaTheme="minorHAnsi"/>
              </w:rPr>
            </w:pPr>
            <w:r>
              <w:rPr>
                <w:rFonts w:eastAsiaTheme="minorHAnsi"/>
              </w:rPr>
              <w:t>Many people</w:t>
            </w:r>
          </w:p>
          <w:p w14:paraId="05FFE627" w14:textId="77777777" w:rsidR="00E35F1F" w:rsidRDefault="00E35F1F" w:rsidP="00E35F1F">
            <w:pPr>
              <w:pStyle w:val="EngHang"/>
              <w:rPr>
                <w:rFonts w:eastAsiaTheme="minorHAnsi"/>
              </w:rPr>
            </w:pPr>
            <w:r>
              <w:rPr>
                <w:rFonts w:eastAsiaTheme="minorHAnsi"/>
              </w:rPr>
              <w:t>To God your Son</w:t>
            </w:r>
          </w:p>
          <w:p w14:paraId="452D1632" w14:textId="77777777" w:rsidR="00E35F1F" w:rsidRPr="001A0083" w:rsidRDefault="00E35F1F" w:rsidP="00E35F1F">
            <w:pPr>
              <w:pStyle w:val="EngHangEnd"/>
            </w:pPr>
            <w:r>
              <w:rPr>
                <w:rFonts w:eastAsiaTheme="minorHAnsi"/>
              </w:rPr>
              <w:t>Through your purity.</w:t>
            </w:r>
          </w:p>
        </w:tc>
        <w:tc>
          <w:tcPr>
            <w:tcW w:w="288" w:type="dxa"/>
          </w:tcPr>
          <w:p w14:paraId="6DB9668F" w14:textId="77777777" w:rsidR="00E35F1F" w:rsidRDefault="00E35F1F" w:rsidP="00E35F1F"/>
        </w:tc>
        <w:tc>
          <w:tcPr>
            <w:tcW w:w="288" w:type="dxa"/>
          </w:tcPr>
          <w:p w14:paraId="7CA07973" w14:textId="77777777" w:rsidR="00E35F1F" w:rsidRDefault="00E35F1F" w:rsidP="00E35F1F"/>
        </w:tc>
        <w:tc>
          <w:tcPr>
            <w:tcW w:w="3960" w:type="dxa"/>
          </w:tcPr>
          <w:p w14:paraId="33603A92" w14:textId="77777777" w:rsidR="00E35F1F" w:rsidRDefault="00E35F1F" w:rsidP="00E35F1F">
            <w:pPr>
              <w:pStyle w:val="CopticVersemulti-line"/>
            </w:pPr>
            <w:r w:rsidRPr="00617485">
              <w:t>Ϫⲉ ⲁⲣⲉⲓⲛⲓ ⲉϧⲟⲩⲛ</w:t>
            </w:r>
          </w:p>
          <w:p w14:paraId="0DB3CE61" w14:textId="77777777" w:rsidR="00E35F1F" w:rsidRDefault="00E35F1F" w:rsidP="00E35F1F">
            <w:pPr>
              <w:pStyle w:val="CopticVersemulti-line"/>
            </w:pPr>
            <w:r w:rsidRPr="00617485">
              <w:t>ⲛ̀ⲟⲩⲗⲁⲟⲥ ⲉϥⲟϣ</w:t>
            </w:r>
          </w:p>
          <w:p w14:paraId="460122D3" w14:textId="77777777" w:rsidR="00E35F1F" w:rsidRDefault="00E35F1F" w:rsidP="00E35F1F">
            <w:pPr>
              <w:pStyle w:val="CopticVersemulti-line"/>
            </w:pPr>
            <w:r w:rsidRPr="00617485">
              <w:t>ⲙ̀Ⲫ̀ϯ ⲡⲉϣⲏⲣⲓ</w:t>
            </w:r>
          </w:p>
          <w:p w14:paraId="34A1CC59" w14:textId="77777777" w:rsidR="00E35F1F" w:rsidRDefault="00E35F1F" w:rsidP="00E35F1F">
            <w:pPr>
              <w:pStyle w:val="CopticVerse"/>
            </w:pPr>
            <w:r w:rsidRPr="00617485">
              <w:t>ϩⲓⲧⲉⲛ ⲡⲉⲧⲟⲩⲃⲟ</w:t>
            </w:r>
          </w:p>
        </w:tc>
      </w:tr>
      <w:tr w:rsidR="00E35F1F" w14:paraId="1D8AAA8A" w14:textId="77777777" w:rsidTr="00E35F1F">
        <w:trPr>
          <w:cantSplit/>
          <w:jc w:val="center"/>
        </w:trPr>
        <w:tc>
          <w:tcPr>
            <w:tcW w:w="288" w:type="dxa"/>
          </w:tcPr>
          <w:p w14:paraId="50BDECC5" w14:textId="77777777" w:rsidR="00E35F1F" w:rsidRDefault="00E35F1F" w:rsidP="00E35F1F">
            <w:r w:rsidRPr="000F6316">
              <w:rPr>
                <w:rFonts w:ascii="CS Avva Shenouda" w:hAnsi="CS Avva Shenouda"/>
                <w:sz w:val="24"/>
                <w:szCs w:val="24"/>
              </w:rPr>
              <w:lastRenderedPageBreak/>
              <w:t>¿</w:t>
            </w:r>
          </w:p>
        </w:tc>
        <w:tc>
          <w:tcPr>
            <w:tcW w:w="3960" w:type="dxa"/>
          </w:tcPr>
          <w:p w14:paraId="21311770" w14:textId="77777777" w:rsidR="00E35F1F" w:rsidRDefault="00E35F1F" w:rsidP="00E35F1F">
            <w:pPr>
              <w:pStyle w:val="EngHang"/>
            </w:pPr>
            <w:r>
              <w:t>Therefore we</w:t>
            </w:r>
          </w:p>
          <w:p w14:paraId="735CDD4E" w14:textId="77777777" w:rsidR="00E35F1F" w:rsidRDefault="00E35F1F" w:rsidP="00E35F1F">
            <w:pPr>
              <w:pStyle w:val="EngHang"/>
            </w:pPr>
            <w:commentRangeStart w:id="628"/>
            <w:r>
              <w:t xml:space="preserve">Magnify </w:t>
            </w:r>
            <w:commentRangeEnd w:id="628"/>
            <w:r>
              <w:rPr>
                <w:rStyle w:val="CommentReference"/>
                <w:rFonts w:eastAsiaTheme="minorHAnsi" w:cstheme="minorBidi"/>
                <w:color w:val="auto"/>
                <w:lang w:val="en-CA"/>
              </w:rPr>
              <w:commentReference w:id="628"/>
            </w:r>
            <w:r>
              <w:t>you befittingly,</w:t>
            </w:r>
          </w:p>
          <w:p w14:paraId="4CA2ED53" w14:textId="77777777" w:rsidR="00E35F1F" w:rsidRDefault="00E35F1F" w:rsidP="00E35F1F">
            <w:pPr>
              <w:pStyle w:val="EngHang"/>
            </w:pPr>
            <w:r>
              <w:t>With prophetic</w:t>
            </w:r>
          </w:p>
          <w:p w14:paraId="217769E3" w14:textId="77777777" w:rsidR="00E35F1F" w:rsidRPr="001A0083" w:rsidRDefault="00E35F1F" w:rsidP="00E35F1F">
            <w:pPr>
              <w:pStyle w:val="EngHangEnd"/>
            </w:pPr>
            <w:r>
              <w:t>Hymnology.</w:t>
            </w:r>
          </w:p>
        </w:tc>
        <w:tc>
          <w:tcPr>
            <w:tcW w:w="288" w:type="dxa"/>
          </w:tcPr>
          <w:p w14:paraId="7D25F00B" w14:textId="77777777" w:rsidR="00E35F1F" w:rsidRDefault="00E35F1F" w:rsidP="00E35F1F"/>
        </w:tc>
        <w:tc>
          <w:tcPr>
            <w:tcW w:w="288" w:type="dxa"/>
          </w:tcPr>
          <w:p w14:paraId="3376DA3F" w14:textId="77777777" w:rsidR="00E35F1F" w:rsidRDefault="00E35F1F" w:rsidP="00E35F1F">
            <w:r w:rsidRPr="000F6316">
              <w:rPr>
                <w:rFonts w:ascii="CS Avva Shenouda" w:hAnsi="CS Avva Shenouda"/>
                <w:sz w:val="24"/>
                <w:szCs w:val="24"/>
              </w:rPr>
              <w:t>¿</w:t>
            </w:r>
          </w:p>
        </w:tc>
        <w:tc>
          <w:tcPr>
            <w:tcW w:w="3960" w:type="dxa"/>
          </w:tcPr>
          <w:p w14:paraId="719F6D4A"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0C3097E3"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3F3F9770"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5A17178"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A788C8" w14:textId="77777777" w:rsidTr="00E35F1F">
        <w:trPr>
          <w:cantSplit/>
          <w:jc w:val="center"/>
        </w:trPr>
        <w:tc>
          <w:tcPr>
            <w:tcW w:w="288" w:type="dxa"/>
          </w:tcPr>
          <w:p w14:paraId="6BBD2E79" w14:textId="77777777" w:rsidR="00E35F1F" w:rsidRDefault="00E35F1F" w:rsidP="00E35F1F"/>
        </w:tc>
        <w:tc>
          <w:tcPr>
            <w:tcW w:w="3960" w:type="dxa"/>
          </w:tcPr>
          <w:p w14:paraId="53ACB697" w14:textId="77777777" w:rsidR="00E35F1F" w:rsidRDefault="00E35F1F" w:rsidP="00E35F1F">
            <w:pPr>
              <w:pStyle w:val="EngHang"/>
            </w:pPr>
            <w:r>
              <w:t>For they spoke of you</w:t>
            </w:r>
          </w:p>
          <w:p w14:paraId="23E5A895" w14:textId="77777777" w:rsidR="00E35F1F" w:rsidRDefault="00E35F1F" w:rsidP="00E35F1F">
            <w:pPr>
              <w:pStyle w:val="EngHang"/>
            </w:pPr>
            <w:r>
              <w:t>With great honour saying,</w:t>
            </w:r>
          </w:p>
          <w:p w14:paraId="3C811AEB" w14:textId="2E57CF15" w:rsidR="00E35F1F" w:rsidRDefault="00412DAA" w:rsidP="00E35F1F">
            <w:pPr>
              <w:pStyle w:val="EngHang"/>
            </w:pPr>
            <w:r>
              <w:t>“</w:t>
            </w:r>
            <w:r w:rsidR="00E35F1F">
              <w:t>O Holy City,</w:t>
            </w:r>
          </w:p>
          <w:p w14:paraId="3FF28B74" w14:textId="5BA56B3E" w:rsidR="00E35F1F" w:rsidRPr="007425E1" w:rsidRDefault="00412DAA" w:rsidP="00E35F1F">
            <w:pPr>
              <w:pStyle w:val="EngHangEnd"/>
            </w:pPr>
            <w:r>
              <w:t>Of the Great King.”</w:t>
            </w:r>
          </w:p>
        </w:tc>
        <w:tc>
          <w:tcPr>
            <w:tcW w:w="288" w:type="dxa"/>
          </w:tcPr>
          <w:p w14:paraId="56DCB210" w14:textId="77777777" w:rsidR="00E35F1F" w:rsidRDefault="00E35F1F" w:rsidP="00E35F1F"/>
        </w:tc>
        <w:tc>
          <w:tcPr>
            <w:tcW w:w="288" w:type="dxa"/>
          </w:tcPr>
          <w:p w14:paraId="6BA7F03E" w14:textId="77777777" w:rsidR="00E35F1F" w:rsidRDefault="00E35F1F" w:rsidP="00E35F1F"/>
        </w:tc>
        <w:tc>
          <w:tcPr>
            <w:tcW w:w="3960" w:type="dxa"/>
          </w:tcPr>
          <w:p w14:paraId="24B871F6"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2F8B286"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9E59573"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7A31D4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4F70F815" w14:textId="77777777" w:rsidTr="00E35F1F">
        <w:trPr>
          <w:cantSplit/>
          <w:jc w:val="center"/>
        </w:trPr>
        <w:tc>
          <w:tcPr>
            <w:tcW w:w="288" w:type="dxa"/>
          </w:tcPr>
          <w:p w14:paraId="713745E2" w14:textId="77777777" w:rsidR="00E35F1F" w:rsidRDefault="00E35F1F" w:rsidP="00E35F1F">
            <w:r w:rsidRPr="000F6316">
              <w:rPr>
                <w:rFonts w:ascii="CS Avva Shenouda" w:hAnsi="CS Avva Shenouda"/>
                <w:sz w:val="24"/>
                <w:szCs w:val="24"/>
              </w:rPr>
              <w:t>¿</w:t>
            </w:r>
          </w:p>
        </w:tc>
        <w:tc>
          <w:tcPr>
            <w:tcW w:w="3960" w:type="dxa"/>
          </w:tcPr>
          <w:p w14:paraId="7080D839" w14:textId="77777777" w:rsidR="00E35F1F" w:rsidRDefault="00E35F1F" w:rsidP="00E35F1F">
            <w:pPr>
              <w:pStyle w:val="EngHang"/>
            </w:pPr>
            <w:r>
              <w:t>We ask and pray,</w:t>
            </w:r>
          </w:p>
          <w:p w14:paraId="19F3FCEB" w14:textId="77777777" w:rsidR="00E35F1F" w:rsidRDefault="00E35F1F" w:rsidP="00E35F1F">
            <w:pPr>
              <w:pStyle w:val="EngHang"/>
            </w:pPr>
            <w:r>
              <w:t xml:space="preserve">That we may </w:t>
            </w:r>
            <w:commentRangeStart w:id="629"/>
            <w:r>
              <w:t xml:space="preserve">obtain </w:t>
            </w:r>
            <w:commentRangeEnd w:id="629"/>
            <w:r>
              <w:rPr>
                <w:rStyle w:val="CommentReference"/>
                <w:rFonts w:eastAsiaTheme="minorHAnsi" w:cstheme="minorBidi"/>
                <w:color w:val="auto"/>
                <w:lang w:val="en-CA"/>
              </w:rPr>
              <w:commentReference w:id="629"/>
            </w:r>
            <w:r>
              <w:t>mercy,</w:t>
            </w:r>
          </w:p>
          <w:p w14:paraId="403A80BD" w14:textId="77777777" w:rsidR="00E35F1F" w:rsidRDefault="00E35F1F" w:rsidP="00E35F1F">
            <w:pPr>
              <w:pStyle w:val="EngHang"/>
            </w:pPr>
            <w:r>
              <w:t>Through your intercessions</w:t>
            </w:r>
          </w:p>
          <w:p w14:paraId="1F69A36F" w14:textId="77777777" w:rsidR="00E35F1F" w:rsidRPr="007425E1" w:rsidRDefault="00E35F1F" w:rsidP="00E35F1F">
            <w:pPr>
              <w:pStyle w:val="EngHangEnd"/>
            </w:pPr>
            <w:r>
              <w:t>With the Lover of mankind.</w:t>
            </w:r>
          </w:p>
        </w:tc>
        <w:tc>
          <w:tcPr>
            <w:tcW w:w="288" w:type="dxa"/>
          </w:tcPr>
          <w:p w14:paraId="32AFABD2" w14:textId="77777777" w:rsidR="00E35F1F" w:rsidRDefault="00E35F1F" w:rsidP="00E35F1F"/>
        </w:tc>
        <w:tc>
          <w:tcPr>
            <w:tcW w:w="288" w:type="dxa"/>
          </w:tcPr>
          <w:p w14:paraId="185F709B" w14:textId="77777777" w:rsidR="00E35F1F" w:rsidRDefault="00E35F1F" w:rsidP="00E35F1F">
            <w:r w:rsidRPr="000F6316">
              <w:rPr>
                <w:rFonts w:ascii="CS Avva Shenouda" w:hAnsi="CS Avva Shenouda"/>
                <w:sz w:val="24"/>
                <w:szCs w:val="24"/>
              </w:rPr>
              <w:t>¿</w:t>
            </w:r>
          </w:p>
        </w:tc>
        <w:tc>
          <w:tcPr>
            <w:tcW w:w="3960" w:type="dxa"/>
          </w:tcPr>
          <w:p w14:paraId="206FB19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7FBD78C"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38907D4"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AFE0E22"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36DF14CA" w14:textId="30359CF3" w:rsidR="00CD0F97" w:rsidRDefault="00CD0F97" w:rsidP="00CD0F97">
      <w:pPr>
        <w:pStyle w:val="Rubric"/>
      </w:pPr>
      <w:bookmarkStart w:id="630" w:name="_Toc298445767"/>
      <w:bookmarkStart w:id="631" w:name="_Toc298681252"/>
      <w:bookmarkStart w:id="632" w:name="_Toc298447492"/>
      <w:r>
        <w:t>(During the Month of Koiak, The Gospel from St. Luke 1:51-5 continues,)</w:t>
      </w:r>
    </w:p>
    <w:p w14:paraId="207A30E7" w14:textId="77777777" w:rsidR="00CD0F97" w:rsidRDefault="00CD0F97" w:rsidP="00CD0F97">
      <w:pPr>
        <w:pStyle w:val="EnglishHangNoCoptic"/>
      </w:pPr>
      <w:r>
        <w:t>51 He has shown strength with his arm,</w:t>
      </w:r>
    </w:p>
    <w:p w14:paraId="0AB2D8A0" w14:textId="77777777" w:rsidR="00CD0F97" w:rsidRDefault="00CD0F97" w:rsidP="00CD0F97">
      <w:pPr>
        <w:pStyle w:val="EnglishHangEndNoCoptic"/>
        <w:ind w:firstLine="0"/>
      </w:pPr>
      <w:r>
        <w:t>He has scattered the proud in the imagination of their hearts,</w:t>
      </w:r>
    </w:p>
    <w:p w14:paraId="0A2D2947" w14:textId="77777777" w:rsidR="00CD0F97" w:rsidRDefault="00CD0F97" w:rsidP="00CD0F97">
      <w:pPr>
        <w:pStyle w:val="EnglishHangNoCoptic"/>
      </w:pPr>
      <w:r>
        <w:t>52 He has put down princes form their throns,</w:t>
      </w:r>
    </w:p>
    <w:p w14:paraId="01953049" w14:textId="77777777" w:rsidR="00CD0F97" w:rsidRDefault="00CD0F97" w:rsidP="00CD0F97">
      <w:pPr>
        <w:pStyle w:val="EnglishHangEndNoCoptic"/>
        <w:ind w:firstLine="0"/>
      </w:pPr>
      <w:r>
        <w:t>and has exalted the lowly.</w:t>
      </w:r>
    </w:p>
    <w:p w14:paraId="536A096E" w14:textId="77777777" w:rsidR="00CD0F97" w:rsidRDefault="00CD0F97" w:rsidP="00CD0F97">
      <w:pPr>
        <w:pStyle w:val="EnglishHangNoCoptic"/>
      </w:pPr>
      <w:r>
        <w:t>53 He has filled the hungry with good things,</w:t>
      </w:r>
    </w:p>
    <w:p w14:paraId="25F8A18C" w14:textId="77777777" w:rsidR="00CD0F97" w:rsidRDefault="00CD0F97" w:rsidP="00CD0F97">
      <w:pPr>
        <w:pStyle w:val="EnglishHangEndNoCoptic"/>
        <w:ind w:firstLine="0"/>
      </w:pPr>
      <w:r>
        <w:t>He has sent the rich away empty.</w:t>
      </w:r>
    </w:p>
    <w:p w14:paraId="4E5A3BF8" w14:textId="77777777" w:rsidR="00CD0F97" w:rsidRDefault="00CD0F97" w:rsidP="00CD0F97">
      <w:pPr>
        <w:pStyle w:val="EnglishHangNoCoptic"/>
      </w:pPr>
      <w:r>
        <w:t>54 He has given help to Israel, his servant,</w:t>
      </w:r>
    </w:p>
    <w:p w14:paraId="76BB7733" w14:textId="77777777" w:rsidR="00CD0F97" w:rsidRDefault="00CD0F97" w:rsidP="00CD0F97">
      <w:pPr>
        <w:pStyle w:val="EnglishHangEndNoCoptic"/>
        <w:ind w:firstLine="0"/>
      </w:pPr>
      <w:r>
        <w:t>so that he might remember mercy,</w:t>
      </w:r>
    </w:p>
    <w:p w14:paraId="10D8E521" w14:textId="77777777" w:rsidR="00CD0F97" w:rsidRDefault="00CD0F97" w:rsidP="00CD0F97">
      <w:pPr>
        <w:pStyle w:val="EnglishHangNoCoptic"/>
      </w:pPr>
      <w:r>
        <w:t>55 As He spoke to our fathers,</w:t>
      </w:r>
    </w:p>
    <w:p w14:paraId="6BDAD15E" w14:textId="77777777" w:rsidR="00CD0F97" w:rsidRDefault="00CD0F97" w:rsidP="00CD0F97">
      <w:pPr>
        <w:pStyle w:val="EnglishHangEndNoCoptic"/>
        <w:ind w:firstLine="0"/>
      </w:pPr>
      <w:r>
        <w:t>to Abraham and his desendants forever.</w:t>
      </w:r>
    </w:p>
    <w:p w14:paraId="3BEA0D47" w14:textId="05448760" w:rsidR="00E35F1F" w:rsidRDefault="00E35F1F" w:rsidP="00E35F1F">
      <w:pPr>
        <w:pStyle w:val="Heading6"/>
      </w:pPr>
      <w:r>
        <w:t>Part Three</w:t>
      </w:r>
      <w:bookmarkEnd w:id="630"/>
      <w:bookmarkEnd w:id="631"/>
      <w:bookmarkEnd w:id="632"/>
      <w:r>
        <w:t xml:space="preserve"> (</w:t>
      </w:r>
      <w:r w:rsidRPr="009B3D2D">
        <w:rPr>
          <w:rFonts w:ascii="FreeSerifAvvaShenouda" w:hAnsi="FreeSerifAvvaShenouda" w:cs="FreeSerifAvvaShenouda"/>
        </w:rPr>
        <w:t>ⲅ̅</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BE0767" w14:textId="77777777" w:rsidTr="00E35F1F">
        <w:trPr>
          <w:cantSplit/>
          <w:jc w:val="center"/>
        </w:trPr>
        <w:tc>
          <w:tcPr>
            <w:tcW w:w="288" w:type="dxa"/>
          </w:tcPr>
          <w:p w14:paraId="1D0C39DB" w14:textId="77777777" w:rsidR="00E35F1F" w:rsidRDefault="00E35F1F" w:rsidP="00E35F1F"/>
        </w:tc>
        <w:tc>
          <w:tcPr>
            <w:tcW w:w="3960" w:type="dxa"/>
          </w:tcPr>
          <w:p w14:paraId="791450F6" w14:textId="39A19C84" w:rsidR="00E35F1F" w:rsidRDefault="00E35F1F" w:rsidP="00E35F1F">
            <w:pPr>
              <w:pStyle w:val="EngHang"/>
              <w:rPr>
                <w:rFonts w:eastAsiaTheme="minorHAnsi"/>
              </w:rPr>
            </w:pPr>
            <w:r>
              <w:rPr>
                <w:rFonts w:eastAsiaTheme="minorHAnsi"/>
              </w:rPr>
              <w:t>The Mercy Seat</w:t>
            </w:r>
            <w:r w:rsidR="00412DAA">
              <w:rPr>
                <w:rFonts w:eastAsiaTheme="minorHAnsi"/>
              </w:rPr>
              <w:t>,</w:t>
            </w:r>
          </w:p>
          <w:p w14:paraId="1B72D55F" w14:textId="1E4B7965" w:rsidR="00E35F1F" w:rsidRDefault="00412DAA" w:rsidP="00E35F1F">
            <w:pPr>
              <w:pStyle w:val="EngHang"/>
              <w:rPr>
                <w:rFonts w:eastAsiaTheme="minorHAnsi"/>
              </w:rPr>
            </w:pPr>
            <w:r>
              <w:rPr>
                <w:rFonts w:eastAsiaTheme="minorHAnsi"/>
              </w:rPr>
              <w:t>Which w</w:t>
            </w:r>
            <w:r w:rsidR="00E35F1F">
              <w:rPr>
                <w:rFonts w:eastAsiaTheme="minorHAnsi"/>
              </w:rPr>
              <w:t>as covered by</w:t>
            </w:r>
          </w:p>
          <w:p w14:paraId="1F70557C" w14:textId="77777777" w:rsidR="00E35F1F" w:rsidRDefault="00E35F1F" w:rsidP="00E35F1F">
            <w:pPr>
              <w:pStyle w:val="EngHang"/>
              <w:rPr>
                <w:rFonts w:eastAsiaTheme="minorHAnsi"/>
              </w:rPr>
            </w:pPr>
            <w:r>
              <w:rPr>
                <w:rFonts w:eastAsiaTheme="minorHAnsi"/>
              </w:rPr>
              <w:t xml:space="preserve">The </w:t>
            </w:r>
            <w:commentRangeStart w:id="633"/>
            <w:r>
              <w:rPr>
                <w:rFonts w:eastAsiaTheme="minorHAnsi"/>
              </w:rPr>
              <w:t>Cherubs</w:t>
            </w:r>
            <w:commentRangeEnd w:id="633"/>
            <w:r>
              <w:rPr>
                <w:rStyle w:val="CommentReference"/>
                <w:rFonts w:eastAsiaTheme="minorHAnsi" w:cstheme="minorBidi"/>
                <w:color w:val="auto"/>
                <w:lang w:val="en-CA"/>
              </w:rPr>
              <w:commentReference w:id="633"/>
            </w:r>
          </w:p>
          <w:p w14:paraId="338C43D3" w14:textId="65EF4612" w:rsidR="00E35F1F" w:rsidRPr="001A0083" w:rsidRDefault="00E35F1F" w:rsidP="00E35F1F">
            <w:pPr>
              <w:pStyle w:val="EngHangEnd"/>
            </w:pPr>
            <w:commentRangeStart w:id="634"/>
            <w:r>
              <w:rPr>
                <w:rFonts w:eastAsiaTheme="minorHAnsi"/>
              </w:rPr>
              <w:t xml:space="preserve">Forged </w:t>
            </w:r>
            <w:commentRangeEnd w:id="634"/>
            <w:r>
              <w:rPr>
                <w:rStyle w:val="CommentReference"/>
                <w:rFonts w:eastAsiaTheme="minorHAnsi" w:cstheme="minorBidi"/>
                <w:color w:val="auto"/>
                <w:lang w:val="en-CA"/>
              </w:rPr>
              <w:commentReference w:id="634"/>
            </w:r>
            <w:r w:rsidR="00412DAA">
              <w:rPr>
                <w:rFonts w:eastAsiaTheme="minorHAnsi"/>
              </w:rPr>
              <w:t>from gold,</w:t>
            </w:r>
          </w:p>
        </w:tc>
        <w:tc>
          <w:tcPr>
            <w:tcW w:w="288" w:type="dxa"/>
          </w:tcPr>
          <w:p w14:paraId="2712BDF6" w14:textId="77777777" w:rsidR="00E35F1F" w:rsidRDefault="00E35F1F" w:rsidP="00E35F1F"/>
        </w:tc>
        <w:tc>
          <w:tcPr>
            <w:tcW w:w="288" w:type="dxa"/>
          </w:tcPr>
          <w:p w14:paraId="150E44B6" w14:textId="77777777" w:rsidR="00E35F1F" w:rsidRDefault="00E35F1F" w:rsidP="00E35F1F"/>
        </w:tc>
        <w:tc>
          <w:tcPr>
            <w:tcW w:w="3960" w:type="dxa"/>
          </w:tcPr>
          <w:p w14:paraId="5F6EB263" w14:textId="77777777" w:rsidR="00E35F1F" w:rsidRDefault="00E35F1F" w:rsidP="00E35F1F">
            <w:pPr>
              <w:pStyle w:val="CopticVersemulti-line"/>
            </w:pPr>
            <w:r w:rsidRPr="009B3D2D">
              <w:t>Ⲡⲓⲓ</w:t>
            </w:r>
            <w:r w:rsidRPr="009B3D2D">
              <w:rPr>
                <w:rFonts w:ascii="Times New Roman" w:hAnsi="Times New Roman" w:cs="Times New Roman"/>
              </w:rPr>
              <w:t>̀</w:t>
            </w:r>
            <w:r w:rsidRPr="009B3D2D">
              <w:t>ⲗⲁⲥⲧⲏⲣⲓⲟⲛ</w:t>
            </w:r>
          </w:p>
          <w:p w14:paraId="34BE699D" w14:textId="77777777" w:rsidR="00E35F1F" w:rsidRDefault="00E35F1F" w:rsidP="00E35F1F">
            <w:pPr>
              <w:pStyle w:val="CopticVersemulti-line"/>
            </w:pPr>
            <w:r w:rsidRPr="009B3D2D">
              <w:t>ⲉ</w:t>
            </w:r>
            <w:r w:rsidRPr="009B3D2D">
              <w:rPr>
                <w:rFonts w:ascii="Times New Roman" w:hAnsi="Times New Roman" w:cs="Times New Roman"/>
              </w:rPr>
              <w:t>̀</w:t>
            </w:r>
            <w:r w:rsidRPr="009B3D2D">
              <w:t>ⲧⲟⲩ</w:t>
            </w:r>
            <w:r w:rsidRPr="009B3D2D">
              <w:rPr>
                <w:rFonts w:ascii="Times New Roman" w:hAnsi="Times New Roman" w:cs="Times New Roman"/>
              </w:rPr>
              <w:t>ϩ</w:t>
            </w:r>
            <w:r w:rsidRPr="009B3D2D">
              <w:t>ⲱⲃⲥ ⲙ</w:t>
            </w:r>
            <w:r w:rsidRPr="009B3D2D">
              <w:rPr>
                <w:rFonts w:ascii="Times New Roman" w:hAnsi="Times New Roman" w:cs="Times New Roman"/>
              </w:rPr>
              <w:t>̀</w:t>
            </w:r>
            <w:r w:rsidRPr="009B3D2D">
              <w:t>ⲙⲟ</w:t>
            </w:r>
            <w:r w:rsidRPr="009B3D2D">
              <w:rPr>
                <w:rFonts w:ascii="Times New Roman" w:hAnsi="Times New Roman" w:cs="Times New Roman"/>
              </w:rPr>
              <w:t>ϥ</w:t>
            </w:r>
          </w:p>
          <w:p w14:paraId="07E68A39" w14:textId="77777777" w:rsidR="00E35F1F" w:rsidRDefault="00E35F1F" w:rsidP="00E35F1F">
            <w:pPr>
              <w:pStyle w:val="CopticVersemulti-line"/>
            </w:pPr>
            <w:r w:rsidRPr="009B3D2D">
              <w:rPr>
                <w:rFonts w:ascii="Times New Roman" w:hAnsi="Times New Roman" w:cs="Times New Roman"/>
              </w:rPr>
              <w:t>ϩ</w:t>
            </w:r>
            <w:r w:rsidRPr="009B3D2D">
              <w:t>ⲓⲧⲉⲛ Ⲛⲓⲭⲉⲣⲟⲩⲃⲓⲙ</w:t>
            </w:r>
          </w:p>
          <w:p w14:paraId="32516C8C" w14:textId="77777777" w:rsidR="00E35F1F" w:rsidRDefault="00E35F1F" w:rsidP="00E35F1F">
            <w:pPr>
              <w:pStyle w:val="CopticVerse"/>
            </w:pPr>
            <w:r w:rsidRPr="009B3D2D">
              <w:t>ⲉⲩⲟⲓ ⲛ</w:t>
            </w:r>
            <w:r w:rsidRPr="009B3D2D">
              <w:rPr>
                <w:rFonts w:ascii="Times New Roman" w:hAnsi="Times New Roman" w:cs="Times New Roman"/>
              </w:rPr>
              <w:t>̀ϩ</w:t>
            </w:r>
            <w:r w:rsidRPr="009B3D2D">
              <w:t>ⲓⲕⲱⲛ</w:t>
            </w:r>
          </w:p>
        </w:tc>
      </w:tr>
      <w:tr w:rsidR="00E35F1F" w14:paraId="50CD01A3" w14:textId="77777777" w:rsidTr="00E35F1F">
        <w:trPr>
          <w:cantSplit/>
          <w:jc w:val="center"/>
        </w:trPr>
        <w:tc>
          <w:tcPr>
            <w:tcW w:w="288" w:type="dxa"/>
          </w:tcPr>
          <w:p w14:paraId="2D2F04BD" w14:textId="77777777" w:rsidR="00E35F1F" w:rsidRDefault="00E35F1F" w:rsidP="00E35F1F">
            <w:r w:rsidRPr="000F6316">
              <w:rPr>
                <w:rFonts w:ascii="CS Avva Shenouda" w:hAnsi="CS Avva Shenouda"/>
                <w:sz w:val="24"/>
                <w:szCs w:val="24"/>
              </w:rPr>
              <w:lastRenderedPageBreak/>
              <w:t>¿</w:t>
            </w:r>
          </w:p>
        </w:tc>
        <w:tc>
          <w:tcPr>
            <w:tcW w:w="3960" w:type="dxa"/>
          </w:tcPr>
          <w:p w14:paraId="7FD5861F" w14:textId="77777777" w:rsidR="00E35F1F" w:rsidRDefault="00E35F1F" w:rsidP="00E35F1F">
            <w:pPr>
              <w:pStyle w:val="EngHang"/>
              <w:rPr>
                <w:rFonts w:eastAsiaTheme="minorHAnsi"/>
              </w:rPr>
            </w:pPr>
            <w:r>
              <w:rPr>
                <w:rFonts w:eastAsiaTheme="minorHAnsi"/>
              </w:rPr>
              <w:t>Was a figure of God the Logos,</w:t>
            </w:r>
          </w:p>
          <w:p w14:paraId="3D874DB2" w14:textId="77777777" w:rsidR="00E35F1F" w:rsidRDefault="00E35F1F" w:rsidP="00E35F1F">
            <w:pPr>
              <w:pStyle w:val="EngHang"/>
              <w:rPr>
                <w:rFonts w:eastAsiaTheme="minorHAnsi"/>
              </w:rPr>
            </w:pPr>
            <w:r>
              <w:rPr>
                <w:rFonts w:eastAsiaTheme="minorHAnsi"/>
              </w:rPr>
              <w:t>Who was incarnate</w:t>
            </w:r>
          </w:p>
          <w:p w14:paraId="0ABC7804" w14:textId="77777777" w:rsidR="00E35F1F" w:rsidRDefault="00E35F1F" w:rsidP="00E35F1F">
            <w:pPr>
              <w:pStyle w:val="EngHang"/>
              <w:rPr>
                <w:rFonts w:eastAsiaTheme="minorHAnsi"/>
              </w:rPr>
            </w:pPr>
            <w:r>
              <w:rPr>
                <w:rFonts w:eastAsiaTheme="minorHAnsi"/>
              </w:rPr>
              <w:t>Of you, without change,</w:t>
            </w:r>
          </w:p>
          <w:p w14:paraId="7B54D677" w14:textId="77777777" w:rsidR="00E35F1F" w:rsidRPr="001A0083" w:rsidRDefault="00E35F1F" w:rsidP="00E35F1F">
            <w:pPr>
              <w:pStyle w:val="EngHangEnd"/>
            </w:pPr>
            <w:r>
              <w:rPr>
                <w:rFonts w:eastAsiaTheme="minorHAnsi"/>
              </w:rPr>
              <w:t>O undefiled one.</w:t>
            </w:r>
          </w:p>
        </w:tc>
        <w:tc>
          <w:tcPr>
            <w:tcW w:w="288" w:type="dxa"/>
          </w:tcPr>
          <w:p w14:paraId="00B48919" w14:textId="77777777" w:rsidR="00E35F1F" w:rsidRDefault="00E35F1F" w:rsidP="00E35F1F"/>
        </w:tc>
        <w:tc>
          <w:tcPr>
            <w:tcW w:w="288" w:type="dxa"/>
          </w:tcPr>
          <w:p w14:paraId="28FC2CEB" w14:textId="77777777" w:rsidR="00E35F1F" w:rsidRDefault="00E35F1F" w:rsidP="00E35F1F">
            <w:r w:rsidRPr="000F6316">
              <w:rPr>
                <w:rFonts w:ascii="CS Avva Shenouda" w:hAnsi="CS Avva Shenouda"/>
                <w:sz w:val="24"/>
                <w:szCs w:val="24"/>
              </w:rPr>
              <w:t>¿</w:t>
            </w:r>
          </w:p>
        </w:tc>
        <w:tc>
          <w:tcPr>
            <w:tcW w:w="3960" w:type="dxa"/>
          </w:tcPr>
          <w:p w14:paraId="6D540CFC" w14:textId="77777777" w:rsidR="00E35F1F" w:rsidRDefault="00E35F1F" w:rsidP="00E35F1F">
            <w:pPr>
              <w:pStyle w:val="CopticVersemulti-line"/>
            </w:pPr>
            <w:r w:rsidRPr="009B3D2D">
              <w:t>Ⲉ̀ⲧⲉ Ⲫϯ ⲡⲓⲗⲟⲅⲟⲥ</w:t>
            </w:r>
          </w:p>
          <w:p w14:paraId="4C830E2E" w14:textId="77777777" w:rsidR="00E35F1F" w:rsidRDefault="00E35F1F" w:rsidP="00E35F1F">
            <w:pPr>
              <w:pStyle w:val="CopticVersemulti-line"/>
            </w:pPr>
            <w:r w:rsidRPr="009B3D2D">
              <w:t>ⲉ̀ⲧⲁϥϭⲓⲥⲁⲣⲝ ⲛ̀ϧⲏϯ</w:t>
            </w:r>
          </w:p>
          <w:p w14:paraId="5AC3C8DC" w14:textId="77777777" w:rsidR="00E35F1F" w:rsidRDefault="00E35F1F" w:rsidP="00E35F1F">
            <w:pPr>
              <w:pStyle w:val="CopticVersemulti-line"/>
            </w:pPr>
            <w:r w:rsidRPr="009B3D2D">
              <w:t>ⲱ̀ ϯⲁⲧⲁϭⲛⲓ</w:t>
            </w:r>
          </w:p>
          <w:p w14:paraId="23FD8B12" w14:textId="77777777" w:rsidR="00E35F1F" w:rsidRDefault="00E35F1F" w:rsidP="00E35F1F">
            <w:pPr>
              <w:pStyle w:val="CopticVerse"/>
            </w:pPr>
            <w:r w:rsidRPr="009B3D2D">
              <w:t>ϧⲉⲛ ⲟⲩⲙⲉⲧⲁⲧϣⲓⲃϯ</w:t>
            </w:r>
          </w:p>
        </w:tc>
      </w:tr>
      <w:tr w:rsidR="00E35F1F" w14:paraId="2796389D" w14:textId="77777777" w:rsidTr="00E35F1F">
        <w:trPr>
          <w:cantSplit/>
          <w:jc w:val="center"/>
        </w:trPr>
        <w:tc>
          <w:tcPr>
            <w:tcW w:w="288" w:type="dxa"/>
          </w:tcPr>
          <w:p w14:paraId="63C4AAB8" w14:textId="77777777" w:rsidR="00E35F1F" w:rsidRDefault="00E35F1F" w:rsidP="00E35F1F"/>
        </w:tc>
        <w:tc>
          <w:tcPr>
            <w:tcW w:w="3960" w:type="dxa"/>
          </w:tcPr>
          <w:p w14:paraId="0AD65340" w14:textId="77777777" w:rsidR="00E35F1F" w:rsidRDefault="00E35F1F" w:rsidP="00E35F1F">
            <w:pPr>
              <w:pStyle w:val="EngHang"/>
              <w:rPr>
                <w:rFonts w:eastAsiaTheme="minorHAnsi"/>
              </w:rPr>
            </w:pPr>
            <w:r>
              <w:rPr>
                <w:rFonts w:eastAsiaTheme="minorHAnsi"/>
              </w:rPr>
              <w:t>He became the purification</w:t>
            </w:r>
          </w:p>
          <w:p w14:paraId="5B448222" w14:textId="77777777" w:rsidR="00E35F1F" w:rsidRDefault="00E35F1F" w:rsidP="00E35F1F">
            <w:pPr>
              <w:pStyle w:val="EngHang"/>
              <w:rPr>
                <w:rFonts w:eastAsiaTheme="minorHAnsi"/>
              </w:rPr>
            </w:pPr>
            <w:r>
              <w:rPr>
                <w:rFonts w:eastAsiaTheme="minorHAnsi"/>
              </w:rPr>
              <w:t>Of our sins,</w:t>
            </w:r>
          </w:p>
          <w:p w14:paraId="6E4141EB" w14:textId="77777777" w:rsidR="00E35F1F" w:rsidRDefault="00E35F1F" w:rsidP="00E35F1F">
            <w:pPr>
              <w:pStyle w:val="EngHang"/>
              <w:rPr>
                <w:rFonts w:eastAsiaTheme="minorHAnsi"/>
              </w:rPr>
            </w:pPr>
            <w:r>
              <w:rPr>
                <w:rFonts w:eastAsiaTheme="minorHAnsi"/>
              </w:rPr>
              <w:t>And the forgiver</w:t>
            </w:r>
          </w:p>
          <w:p w14:paraId="588ABFF8" w14:textId="77777777" w:rsidR="00E35F1F" w:rsidRPr="00195761" w:rsidRDefault="00E35F1F" w:rsidP="00E35F1F">
            <w:pPr>
              <w:pStyle w:val="EngHangEnd"/>
              <w:rPr>
                <w:szCs w:val="22"/>
              </w:rPr>
            </w:pPr>
            <w:r>
              <w:rPr>
                <w:rFonts w:eastAsiaTheme="minorHAnsi"/>
              </w:rPr>
              <w:t>Of our iniquities.</w:t>
            </w:r>
          </w:p>
        </w:tc>
        <w:tc>
          <w:tcPr>
            <w:tcW w:w="288" w:type="dxa"/>
          </w:tcPr>
          <w:p w14:paraId="5DF360A3" w14:textId="77777777" w:rsidR="00E35F1F" w:rsidRDefault="00E35F1F" w:rsidP="00E35F1F"/>
        </w:tc>
        <w:tc>
          <w:tcPr>
            <w:tcW w:w="288" w:type="dxa"/>
          </w:tcPr>
          <w:p w14:paraId="5CCF3B5C" w14:textId="77777777" w:rsidR="00E35F1F" w:rsidRDefault="00E35F1F" w:rsidP="00E35F1F"/>
        </w:tc>
        <w:tc>
          <w:tcPr>
            <w:tcW w:w="3960" w:type="dxa"/>
          </w:tcPr>
          <w:p w14:paraId="152512B7" w14:textId="77777777" w:rsidR="00E35F1F" w:rsidRDefault="00E35F1F" w:rsidP="00E35F1F">
            <w:pPr>
              <w:pStyle w:val="CopticVersemulti-line"/>
            </w:pPr>
            <w:r w:rsidRPr="009B3D2D">
              <w:t>Ⲁϥϣⲱⲡⲓ ⲛ̀ⲧⲟⲩⲃⲟ</w:t>
            </w:r>
          </w:p>
          <w:p w14:paraId="4A4BA53C" w14:textId="77777777" w:rsidR="00E35F1F" w:rsidRDefault="00E35F1F" w:rsidP="00E35F1F">
            <w:pPr>
              <w:pStyle w:val="CopticVersemulti-line"/>
            </w:pPr>
            <w:r w:rsidRPr="009B3D2D">
              <w:t>ⲛ̀ⲧⲉ ⲛⲉⲛⲛⲟⲃⲓ</w:t>
            </w:r>
          </w:p>
          <w:p w14:paraId="530ED5D3" w14:textId="77777777" w:rsidR="00E35F1F" w:rsidRDefault="00E35F1F" w:rsidP="00E35F1F">
            <w:pPr>
              <w:pStyle w:val="CopticVersemulti-line"/>
            </w:pPr>
            <w:r w:rsidRPr="009B3D2D">
              <w:t xml:space="preserve">ⲛⲉⲙ ⲟⲩⲣⲉϥⲭⲱ ⲉ̀ⲃⲟⲗ </w:t>
            </w:r>
          </w:p>
          <w:p w14:paraId="7B2DD01F" w14:textId="77777777" w:rsidR="00E35F1F" w:rsidRDefault="00E35F1F" w:rsidP="00E35F1F">
            <w:pPr>
              <w:pStyle w:val="CopticVersemulti-line"/>
            </w:pPr>
            <w:r w:rsidRPr="009B3D2D">
              <w:t>ⲛ̀ⲧⲉ ⲛⲉⲛⲁ̀ⲛⲟⲙⲓⲁ̀</w:t>
            </w:r>
          </w:p>
        </w:tc>
      </w:tr>
      <w:tr w:rsidR="00E35F1F" w14:paraId="5373032E" w14:textId="77777777" w:rsidTr="00E35F1F">
        <w:trPr>
          <w:cantSplit/>
          <w:jc w:val="center"/>
        </w:trPr>
        <w:tc>
          <w:tcPr>
            <w:tcW w:w="288" w:type="dxa"/>
          </w:tcPr>
          <w:p w14:paraId="4906A28C" w14:textId="77777777" w:rsidR="00E35F1F" w:rsidRDefault="00E35F1F" w:rsidP="00E35F1F">
            <w:r w:rsidRPr="000F6316">
              <w:rPr>
                <w:rFonts w:ascii="CS Avva Shenouda" w:hAnsi="CS Avva Shenouda"/>
                <w:sz w:val="24"/>
                <w:szCs w:val="24"/>
              </w:rPr>
              <w:t>¿</w:t>
            </w:r>
          </w:p>
        </w:tc>
        <w:tc>
          <w:tcPr>
            <w:tcW w:w="3960" w:type="dxa"/>
          </w:tcPr>
          <w:p w14:paraId="1E96A197"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3C1D156" w14:textId="77777777" w:rsidR="00E35F1F" w:rsidRPr="007425E1" w:rsidRDefault="00E35F1F" w:rsidP="00E35F1F">
            <w:pPr>
              <w:pStyle w:val="EngHang"/>
              <w:rPr>
                <w:rFonts w:eastAsiaTheme="minorHAnsi"/>
              </w:rPr>
            </w:pPr>
            <w:r w:rsidRPr="007425E1">
              <w:rPr>
                <w:rFonts w:eastAsiaTheme="minorHAnsi"/>
              </w:rPr>
              <w:t>Magnifies you,</w:t>
            </w:r>
          </w:p>
          <w:p w14:paraId="0D887B8E"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47F8A99D" w14:textId="77777777" w:rsidR="00E35F1F" w:rsidRPr="007425E1" w:rsidRDefault="00E35F1F" w:rsidP="00E35F1F">
            <w:pPr>
              <w:pStyle w:val="EngHangEnd"/>
            </w:pPr>
            <w:r w:rsidRPr="007425E1">
              <w:rPr>
                <w:rFonts w:eastAsiaTheme="minorHAnsi"/>
              </w:rPr>
              <w:t>The ever-holy.</w:t>
            </w:r>
          </w:p>
        </w:tc>
        <w:tc>
          <w:tcPr>
            <w:tcW w:w="288" w:type="dxa"/>
          </w:tcPr>
          <w:p w14:paraId="298FBA43" w14:textId="77777777" w:rsidR="00E35F1F" w:rsidRDefault="00E35F1F" w:rsidP="00E35F1F"/>
        </w:tc>
        <w:tc>
          <w:tcPr>
            <w:tcW w:w="288" w:type="dxa"/>
          </w:tcPr>
          <w:p w14:paraId="09E96819" w14:textId="77777777" w:rsidR="00E35F1F" w:rsidRDefault="00E35F1F" w:rsidP="00E35F1F">
            <w:r w:rsidRPr="000F6316">
              <w:rPr>
                <w:rFonts w:ascii="CS Avva Shenouda" w:hAnsi="CS Avva Shenouda"/>
                <w:sz w:val="24"/>
                <w:szCs w:val="24"/>
              </w:rPr>
              <w:t>¿</w:t>
            </w:r>
          </w:p>
        </w:tc>
        <w:tc>
          <w:tcPr>
            <w:tcW w:w="3960" w:type="dxa"/>
          </w:tcPr>
          <w:p w14:paraId="5A4B2CB2" w14:textId="77777777" w:rsidR="00E35F1F" w:rsidRDefault="00E35F1F" w:rsidP="00E35F1F">
            <w:pPr>
              <w:pStyle w:val="CopticVersemulti-line"/>
            </w:pPr>
            <w:r w:rsidRPr="002C2599">
              <w:t>Ⲉⲑⲃⲉ ⲫⲁⲓ ⲟⲩⲟⲛ ⲛⲓⲃⲉⲛ</w:t>
            </w:r>
          </w:p>
          <w:p w14:paraId="10FE898D"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0FEF9462"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51C22E1"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51EC679C" w14:textId="77777777" w:rsidTr="00E35F1F">
        <w:trPr>
          <w:cantSplit/>
          <w:jc w:val="center"/>
        </w:trPr>
        <w:tc>
          <w:tcPr>
            <w:tcW w:w="288" w:type="dxa"/>
          </w:tcPr>
          <w:p w14:paraId="7E4DD5D9" w14:textId="77777777" w:rsidR="00E35F1F" w:rsidRDefault="00E35F1F" w:rsidP="00E35F1F"/>
        </w:tc>
        <w:tc>
          <w:tcPr>
            <w:tcW w:w="3960" w:type="dxa"/>
          </w:tcPr>
          <w:p w14:paraId="0B11D361" w14:textId="77777777" w:rsidR="00E35F1F" w:rsidRDefault="00E35F1F" w:rsidP="00E35F1F">
            <w:pPr>
              <w:pStyle w:val="EngHang"/>
              <w:rPr>
                <w:rFonts w:eastAsiaTheme="minorHAnsi"/>
              </w:rPr>
            </w:pPr>
            <w:r>
              <w:rPr>
                <w:rFonts w:eastAsiaTheme="minorHAnsi"/>
              </w:rPr>
              <w:t>And we pray,</w:t>
            </w:r>
          </w:p>
          <w:p w14:paraId="45E6F94B" w14:textId="77777777" w:rsidR="00E35F1F" w:rsidRDefault="00E35F1F" w:rsidP="00E35F1F">
            <w:pPr>
              <w:pStyle w:val="EngHang"/>
              <w:rPr>
                <w:rFonts w:eastAsiaTheme="minorHAnsi"/>
              </w:rPr>
            </w:pPr>
            <w:r>
              <w:rPr>
                <w:rFonts w:eastAsiaTheme="minorHAnsi"/>
              </w:rPr>
              <w:t>That we may win mercy,</w:t>
            </w:r>
          </w:p>
          <w:p w14:paraId="48F68FE8" w14:textId="77777777" w:rsidR="00E35F1F" w:rsidRDefault="00E35F1F" w:rsidP="00E35F1F">
            <w:pPr>
              <w:pStyle w:val="EngHang"/>
              <w:rPr>
                <w:rFonts w:eastAsiaTheme="minorHAnsi"/>
              </w:rPr>
            </w:pPr>
            <w:r>
              <w:rPr>
                <w:rFonts w:eastAsiaTheme="minorHAnsi"/>
              </w:rPr>
              <w:t>Through your intercessions</w:t>
            </w:r>
          </w:p>
          <w:p w14:paraId="35FB9312" w14:textId="77777777" w:rsidR="00E35F1F" w:rsidRPr="007425E1" w:rsidRDefault="00E35F1F" w:rsidP="00E35F1F">
            <w:pPr>
              <w:pStyle w:val="EngHangEnd"/>
              <w:rPr>
                <w:rFonts w:eastAsiaTheme="minorHAnsi"/>
              </w:rPr>
            </w:pPr>
            <w:r>
              <w:rPr>
                <w:rFonts w:eastAsiaTheme="minorHAnsi"/>
              </w:rPr>
              <w:t>With the Lover of mankind.</w:t>
            </w:r>
          </w:p>
          <w:p w14:paraId="0F45E093" w14:textId="77777777" w:rsidR="00E35F1F" w:rsidRPr="007425E1" w:rsidRDefault="00E35F1F" w:rsidP="00E35F1F">
            <w:pPr>
              <w:pStyle w:val="EngHang"/>
            </w:pPr>
          </w:p>
        </w:tc>
        <w:tc>
          <w:tcPr>
            <w:tcW w:w="288" w:type="dxa"/>
          </w:tcPr>
          <w:p w14:paraId="06C52260" w14:textId="77777777" w:rsidR="00E35F1F" w:rsidRDefault="00E35F1F" w:rsidP="00E35F1F"/>
        </w:tc>
        <w:tc>
          <w:tcPr>
            <w:tcW w:w="288" w:type="dxa"/>
          </w:tcPr>
          <w:p w14:paraId="53C46E7A" w14:textId="77777777" w:rsidR="00E35F1F" w:rsidRDefault="00E35F1F" w:rsidP="00E35F1F"/>
        </w:tc>
        <w:tc>
          <w:tcPr>
            <w:tcW w:w="3960" w:type="dxa"/>
          </w:tcPr>
          <w:p w14:paraId="31CF219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7248DE45"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83E84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F73360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54FA6EE"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9B65BA4" w14:textId="77777777" w:rsidTr="00E35F1F">
        <w:trPr>
          <w:cantSplit/>
          <w:jc w:val="center"/>
        </w:trPr>
        <w:tc>
          <w:tcPr>
            <w:tcW w:w="288" w:type="dxa"/>
          </w:tcPr>
          <w:p w14:paraId="0BC401CF" w14:textId="77777777" w:rsidR="00E35F1F" w:rsidRDefault="00E35F1F" w:rsidP="00E35F1F">
            <w:r w:rsidRPr="000F6316">
              <w:rPr>
                <w:rFonts w:ascii="CS Avva Shenouda" w:hAnsi="CS Avva Shenouda"/>
                <w:sz w:val="24"/>
                <w:szCs w:val="24"/>
              </w:rPr>
              <w:t>¿</w:t>
            </w:r>
          </w:p>
        </w:tc>
        <w:tc>
          <w:tcPr>
            <w:tcW w:w="3960" w:type="dxa"/>
          </w:tcPr>
          <w:p w14:paraId="798613B9" w14:textId="77777777" w:rsidR="00E35F1F" w:rsidRDefault="00E35F1F" w:rsidP="00E35F1F">
            <w:pPr>
              <w:pStyle w:val="EngHang"/>
            </w:pPr>
            <w:r>
              <w:t>The two Cherubs,</w:t>
            </w:r>
          </w:p>
          <w:p w14:paraId="27AFA2E2" w14:textId="77777777" w:rsidR="00E35F1F" w:rsidRDefault="00E35F1F" w:rsidP="00E35F1F">
            <w:pPr>
              <w:pStyle w:val="EngHang"/>
            </w:pPr>
            <w:r>
              <w:t>Forged from gold,</w:t>
            </w:r>
          </w:p>
          <w:p w14:paraId="1808898D" w14:textId="77777777" w:rsidR="00E35F1F" w:rsidRDefault="00E35F1F" w:rsidP="00E35F1F">
            <w:pPr>
              <w:pStyle w:val="EngHang"/>
            </w:pPr>
            <w:commentRangeStart w:id="635"/>
            <w:r>
              <w:t xml:space="preserve">Always </w:t>
            </w:r>
            <w:commentRangeEnd w:id="635"/>
            <w:r>
              <w:rPr>
                <w:rStyle w:val="CommentReference"/>
                <w:rFonts w:eastAsiaTheme="minorHAnsi" w:cstheme="minorBidi"/>
                <w:color w:val="auto"/>
                <w:lang w:val="en-CA"/>
              </w:rPr>
              <w:commentReference w:id="635"/>
            </w:r>
            <w:r>
              <w:t>covered</w:t>
            </w:r>
          </w:p>
          <w:p w14:paraId="1A91AAB6" w14:textId="77777777" w:rsidR="00E35F1F" w:rsidRPr="001A0083" w:rsidRDefault="00E35F1F" w:rsidP="00E35F1F">
            <w:pPr>
              <w:pStyle w:val="EngHangEnd"/>
            </w:pPr>
            <w:r>
              <w:t>The Mercy Seat with their wings.</w:t>
            </w:r>
          </w:p>
        </w:tc>
        <w:tc>
          <w:tcPr>
            <w:tcW w:w="288" w:type="dxa"/>
          </w:tcPr>
          <w:p w14:paraId="614EBC57" w14:textId="77777777" w:rsidR="00E35F1F" w:rsidRDefault="00E35F1F" w:rsidP="00E35F1F"/>
        </w:tc>
        <w:tc>
          <w:tcPr>
            <w:tcW w:w="288" w:type="dxa"/>
          </w:tcPr>
          <w:p w14:paraId="249C4699" w14:textId="77777777" w:rsidR="00E35F1F" w:rsidRDefault="00E35F1F" w:rsidP="00E35F1F">
            <w:r w:rsidRPr="000F6316">
              <w:rPr>
                <w:rFonts w:ascii="CS Avva Shenouda" w:hAnsi="CS Avva Shenouda"/>
                <w:sz w:val="24"/>
                <w:szCs w:val="24"/>
              </w:rPr>
              <w:t>¿</w:t>
            </w:r>
          </w:p>
        </w:tc>
        <w:tc>
          <w:tcPr>
            <w:tcW w:w="3960" w:type="dxa"/>
          </w:tcPr>
          <w:p w14:paraId="1A4D3220" w14:textId="77777777" w:rsidR="00E35F1F" w:rsidRDefault="00E35F1F" w:rsidP="00E35F1F">
            <w:pPr>
              <w:pStyle w:val="CopticVersemulti-line"/>
            </w:pPr>
            <w:r w:rsidRPr="006F20A6">
              <w:t>Ⲭⲉⲣⲟⲩⲃⲓⲙ ̀ⲥⲛⲁⲩ ⲛ</w:t>
            </w:r>
            <w:r w:rsidRPr="006F20A6">
              <w:rPr>
                <w:rFonts w:ascii="Times New Roman" w:hAnsi="Times New Roman" w:cs="Times New Roman"/>
              </w:rPr>
              <w:t>̀</w:t>
            </w:r>
            <w:r w:rsidRPr="006F20A6">
              <w:t>ⲛⲟⲩⲃ</w:t>
            </w:r>
          </w:p>
          <w:p w14:paraId="1E88C799" w14:textId="77777777" w:rsidR="00E35F1F" w:rsidRDefault="00E35F1F" w:rsidP="00E35F1F">
            <w:pPr>
              <w:pStyle w:val="CopticVersemulti-line"/>
            </w:pPr>
            <w:r w:rsidRPr="006F20A6">
              <w:t>ⲉⲩⲟⲓ ⲛ</w:t>
            </w:r>
            <w:r w:rsidRPr="006F20A6">
              <w:rPr>
                <w:rFonts w:ascii="Times New Roman" w:hAnsi="Times New Roman" w:cs="Times New Roman"/>
              </w:rPr>
              <w:t>̀ϩ</w:t>
            </w:r>
            <w:r>
              <w:t>ⲓⲕⲱ</w:t>
            </w:r>
          </w:p>
          <w:p w14:paraId="005E077C" w14:textId="77777777" w:rsidR="00E35F1F" w:rsidRDefault="00E35F1F" w:rsidP="00E35F1F">
            <w:pPr>
              <w:pStyle w:val="CopticVersemulti-line"/>
            </w:pPr>
            <w:r w:rsidRPr="006F20A6">
              <w:t xml:space="preserve"> ⲉⲩ</w:t>
            </w:r>
            <w:r w:rsidRPr="006F20A6">
              <w:rPr>
                <w:rFonts w:ascii="Times New Roman" w:hAnsi="Times New Roman" w:cs="Times New Roman"/>
              </w:rPr>
              <w:t>ϩ</w:t>
            </w:r>
            <w:r w:rsidRPr="006F20A6">
              <w:t>ⲱⲃⲥ ⲙ</w:t>
            </w:r>
            <w:r w:rsidRPr="006F20A6">
              <w:rPr>
                <w:rFonts w:ascii="Times New Roman" w:hAnsi="Times New Roman" w:cs="Times New Roman"/>
              </w:rPr>
              <w:t>̀</w:t>
            </w:r>
            <w:r w:rsidRPr="006F20A6">
              <w:t>ⲡⲓⲓ</w:t>
            </w:r>
            <w:r w:rsidRPr="006F20A6">
              <w:rPr>
                <w:rFonts w:ascii="Times New Roman" w:hAnsi="Times New Roman" w:cs="Times New Roman"/>
              </w:rPr>
              <w:t>̀</w:t>
            </w:r>
            <w:r w:rsidRPr="006F20A6">
              <w:t>ⲗⲁⲥⲧⲏⲣⲓⲟⲛ</w:t>
            </w:r>
          </w:p>
          <w:p w14:paraId="3251DDCA" w14:textId="77777777" w:rsidR="00E35F1F" w:rsidRDefault="00E35F1F" w:rsidP="00E35F1F">
            <w:pPr>
              <w:pStyle w:val="CopticVerse"/>
            </w:pPr>
            <w:r w:rsidRPr="006F20A6">
              <w:rPr>
                <w:rFonts w:ascii="Times New Roman" w:hAnsi="Times New Roman" w:cs="Times New Roman"/>
              </w:rPr>
              <w:t>ϧ</w:t>
            </w:r>
            <w:r w:rsidRPr="006F20A6">
              <w:t>ⲉⲛ ⲛⲟⲩⲧⲉⲛ</w:t>
            </w:r>
            <w:r w:rsidRPr="006F20A6">
              <w:rPr>
                <w:rFonts w:ascii="Times New Roman" w:hAnsi="Times New Roman" w:cs="Times New Roman"/>
              </w:rPr>
              <w:t>ϩ</w:t>
            </w:r>
            <w:r w:rsidRPr="006F20A6">
              <w:t xml:space="preserve"> ⲛ</w:t>
            </w:r>
            <w:r w:rsidRPr="006F20A6">
              <w:rPr>
                <w:rFonts w:ascii="Times New Roman" w:hAnsi="Times New Roman" w:cs="Times New Roman"/>
              </w:rPr>
              <w:t>̀</w:t>
            </w:r>
            <w:r w:rsidRPr="006F20A6">
              <w:t>ⲥⲏⲟⲩ ⲛⲓⲃⲉⲛ</w:t>
            </w:r>
          </w:p>
        </w:tc>
      </w:tr>
      <w:tr w:rsidR="00E35F1F" w14:paraId="73DBAEF2" w14:textId="77777777" w:rsidTr="00E35F1F">
        <w:trPr>
          <w:cantSplit/>
          <w:jc w:val="center"/>
        </w:trPr>
        <w:tc>
          <w:tcPr>
            <w:tcW w:w="288" w:type="dxa"/>
          </w:tcPr>
          <w:p w14:paraId="33E6487E" w14:textId="77777777" w:rsidR="00E35F1F" w:rsidRDefault="00E35F1F" w:rsidP="00E35F1F"/>
        </w:tc>
        <w:tc>
          <w:tcPr>
            <w:tcW w:w="3960" w:type="dxa"/>
          </w:tcPr>
          <w:p w14:paraId="2477E02B" w14:textId="77777777" w:rsidR="00E35F1F" w:rsidRDefault="00E35F1F" w:rsidP="00E35F1F">
            <w:pPr>
              <w:pStyle w:val="EngHang"/>
              <w:rPr>
                <w:rFonts w:eastAsiaTheme="minorHAnsi"/>
              </w:rPr>
            </w:pPr>
            <w:r>
              <w:rPr>
                <w:rFonts w:eastAsiaTheme="minorHAnsi"/>
              </w:rPr>
              <w:t>Overshadowing</w:t>
            </w:r>
          </w:p>
          <w:p w14:paraId="25DF95A8" w14:textId="77777777" w:rsidR="00E35F1F" w:rsidRDefault="00E35F1F" w:rsidP="00E35F1F">
            <w:pPr>
              <w:pStyle w:val="EngHang"/>
              <w:rPr>
                <w:rFonts w:eastAsiaTheme="minorHAnsi"/>
              </w:rPr>
            </w:pPr>
            <w:r>
              <w:rPr>
                <w:rFonts w:eastAsiaTheme="minorHAnsi"/>
              </w:rPr>
              <w:t>The place of</w:t>
            </w:r>
          </w:p>
          <w:p w14:paraId="0D7D252D" w14:textId="77777777" w:rsidR="00E35F1F" w:rsidRDefault="00E35F1F" w:rsidP="00E35F1F">
            <w:pPr>
              <w:pStyle w:val="EngHang"/>
              <w:rPr>
                <w:rFonts w:eastAsiaTheme="minorHAnsi"/>
              </w:rPr>
            </w:pPr>
            <w:r>
              <w:rPr>
                <w:rFonts w:eastAsiaTheme="minorHAnsi"/>
              </w:rPr>
              <w:t>The Holy of Holies,</w:t>
            </w:r>
          </w:p>
          <w:p w14:paraId="1507EC58" w14:textId="77777777" w:rsidR="00E35F1F" w:rsidRPr="001A0083" w:rsidRDefault="00E35F1F" w:rsidP="00E35F1F">
            <w:pPr>
              <w:pStyle w:val="EngHangEnd"/>
            </w:pPr>
            <w:r>
              <w:rPr>
                <w:rFonts w:eastAsiaTheme="minorHAnsi"/>
              </w:rPr>
              <w:t>In the Second Tabernacle.</w:t>
            </w:r>
          </w:p>
        </w:tc>
        <w:tc>
          <w:tcPr>
            <w:tcW w:w="288" w:type="dxa"/>
          </w:tcPr>
          <w:p w14:paraId="6C0299E6" w14:textId="77777777" w:rsidR="00E35F1F" w:rsidRDefault="00E35F1F" w:rsidP="00E35F1F"/>
        </w:tc>
        <w:tc>
          <w:tcPr>
            <w:tcW w:w="288" w:type="dxa"/>
          </w:tcPr>
          <w:p w14:paraId="3AD6F3A8" w14:textId="77777777" w:rsidR="00E35F1F" w:rsidRDefault="00E35F1F" w:rsidP="00E35F1F"/>
        </w:tc>
        <w:tc>
          <w:tcPr>
            <w:tcW w:w="3960" w:type="dxa"/>
          </w:tcPr>
          <w:p w14:paraId="634E4B79" w14:textId="77777777" w:rsidR="00E35F1F" w:rsidRDefault="00E35F1F" w:rsidP="00E35F1F">
            <w:pPr>
              <w:pStyle w:val="CopticVersemulti-line"/>
            </w:pPr>
            <w:r w:rsidRPr="006F20A6">
              <w:t>Ⲉⲩⲉⲣϧⲏⲓⲃⲓ ⲉ̀ϩ̀ⲣⲏⲓ</w:t>
            </w:r>
          </w:p>
          <w:p w14:paraId="4DB239D2" w14:textId="77777777" w:rsidR="00E35F1F" w:rsidRDefault="00E35F1F" w:rsidP="00E35F1F">
            <w:pPr>
              <w:pStyle w:val="CopticVersemulti-line"/>
            </w:pPr>
            <w:r w:rsidRPr="006F20A6">
              <w:t>ϩⲓϫⲉⲛ ⲡⲓⲙⲁ ⲉ̅ⲑ̅ⲩ</w:t>
            </w:r>
          </w:p>
          <w:p w14:paraId="49611776" w14:textId="77777777" w:rsidR="00E35F1F" w:rsidRDefault="00E35F1F" w:rsidP="00E35F1F">
            <w:pPr>
              <w:pStyle w:val="CopticVersemulti-line"/>
            </w:pPr>
            <w:r w:rsidRPr="006F20A6">
              <w:t>ⲛ̀ⲧⲉ ⲛⲏⲉ̅ⲑ̅ⲩ</w:t>
            </w:r>
          </w:p>
          <w:p w14:paraId="2CCDF278" w14:textId="77777777" w:rsidR="00E35F1F" w:rsidRDefault="00E35F1F" w:rsidP="00E35F1F">
            <w:pPr>
              <w:pStyle w:val="CopticVerse"/>
            </w:pPr>
            <w:r w:rsidRPr="006F20A6">
              <w:t>ϧⲉⲛ ϯⲥ̀ⲕⲏⲛⲏ ⲙ̀ⲙⲁϩⲥ̀ⲛⲟⲩϯ</w:t>
            </w:r>
          </w:p>
        </w:tc>
      </w:tr>
      <w:tr w:rsidR="00E35F1F" w14:paraId="66C4AD62" w14:textId="77777777" w:rsidTr="00E35F1F">
        <w:trPr>
          <w:cantSplit/>
          <w:jc w:val="center"/>
        </w:trPr>
        <w:tc>
          <w:tcPr>
            <w:tcW w:w="288" w:type="dxa"/>
          </w:tcPr>
          <w:p w14:paraId="4DD37372" w14:textId="77777777" w:rsidR="00E35F1F" w:rsidRDefault="00E35F1F" w:rsidP="00E35F1F">
            <w:r w:rsidRPr="000F6316">
              <w:rPr>
                <w:rFonts w:ascii="CS Avva Shenouda" w:hAnsi="CS Avva Shenouda"/>
                <w:sz w:val="24"/>
                <w:szCs w:val="24"/>
              </w:rPr>
              <w:lastRenderedPageBreak/>
              <w:t>¿</w:t>
            </w:r>
          </w:p>
        </w:tc>
        <w:tc>
          <w:tcPr>
            <w:tcW w:w="3960" w:type="dxa"/>
          </w:tcPr>
          <w:p w14:paraId="4400CE3B" w14:textId="77777777" w:rsidR="00E35F1F" w:rsidRDefault="00E35F1F" w:rsidP="00E35F1F">
            <w:pPr>
              <w:pStyle w:val="EngHang"/>
              <w:rPr>
                <w:rFonts w:eastAsiaTheme="minorHAnsi"/>
              </w:rPr>
            </w:pPr>
            <w:r>
              <w:rPr>
                <w:rFonts w:eastAsiaTheme="minorHAnsi"/>
              </w:rPr>
              <w:t xml:space="preserve">You too, O Mary, </w:t>
            </w:r>
          </w:p>
          <w:p w14:paraId="6DF483E6" w14:textId="77777777" w:rsidR="00E35F1F" w:rsidRDefault="00E35F1F" w:rsidP="00E35F1F">
            <w:pPr>
              <w:pStyle w:val="EngHang"/>
              <w:rPr>
                <w:rFonts w:eastAsiaTheme="minorHAnsi"/>
              </w:rPr>
            </w:pPr>
            <w:r>
              <w:rPr>
                <w:rFonts w:eastAsiaTheme="minorHAnsi"/>
              </w:rPr>
              <w:t>Thousands of thousands,</w:t>
            </w:r>
          </w:p>
          <w:p w14:paraId="5874FFEC" w14:textId="77777777" w:rsidR="00E35F1F" w:rsidRDefault="00E35F1F" w:rsidP="00E35F1F">
            <w:pPr>
              <w:pStyle w:val="EngHang"/>
              <w:rPr>
                <w:rFonts w:eastAsiaTheme="minorHAnsi"/>
              </w:rPr>
            </w:pPr>
            <w:r>
              <w:rPr>
                <w:rFonts w:eastAsiaTheme="minorHAnsi"/>
              </w:rPr>
              <w:t>And myriads of myriads,</w:t>
            </w:r>
          </w:p>
          <w:p w14:paraId="1B8AD3D5" w14:textId="77777777" w:rsidR="00E35F1F" w:rsidRPr="00195761" w:rsidRDefault="00E35F1F" w:rsidP="00E35F1F">
            <w:pPr>
              <w:pStyle w:val="EngHangEnd"/>
              <w:rPr>
                <w:szCs w:val="22"/>
              </w:rPr>
            </w:pPr>
            <w:commentRangeStart w:id="636"/>
            <w:r>
              <w:rPr>
                <w:rFonts w:eastAsiaTheme="minorHAnsi"/>
              </w:rPr>
              <w:t xml:space="preserve">Overshadowed </w:t>
            </w:r>
            <w:commentRangeEnd w:id="636"/>
            <w:r>
              <w:rPr>
                <w:rStyle w:val="CommentReference"/>
                <w:rFonts w:eastAsiaTheme="minorHAnsi" w:cstheme="minorBidi"/>
                <w:color w:val="auto"/>
                <w:lang w:val="en-CA"/>
              </w:rPr>
              <w:commentReference w:id="636"/>
            </w:r>
            <w:r>
              <w:rPr>
                <w:rFonts w:eastAsiaTheme="minorHAnsi"/>
              </w:rPr>
              <w:t>you:</w:t>
            </w:r>
          </w:p>
        </w:tc>
        <w:tc>
          <w:tcPr>
            <w:tcW w:w="288" w:type="dxa"/>
          </w:tcPr>
          <w:p w14:paraId="37ED56B7" w14:textId="77777777" w:rsidR="00E35F1F" w:rsidRDefault="00E35F1F" w:rsidP="00E35F1F"/>
        </w:tc>
        <w:tc>
          <w:tcPr>
            <w:tcW w:w="288" w:type="dxa"/>
          </w:tcPr>
          <w:p w14:paraId="27247722" w14:textId="77777777" w:rsidR="00E35F1F" w:rsidRDefault="00E35F1F" w:rsidP="00E35F1F">
            <w:r w:rsidRPr="000F6316">
              <w:rPr>
                <w:rFonts w:ascii="CS Avva Shenouda" w:hAnsi="CS Avva Shenouda"/>
                <w:sz w:val="24"/>
                <w:szCs w:val="24"/>
              </w:rPr>
              <w:t>¿</w:t>
            </w:r>
          </w:p>
        </w:tc>
        <w:tc>
          <w:tcPr>
            <w:tcW w:w="3960" w:type="dxa"/>
          </w:tcPr>
          <w:p w14:paraId="3CFB2639" w14:textId="77777777" w:rsidR="00E35F1F" w:rsidRDefault="00E35F1F" w:rsidP="00E35F1F">
            <w:pPr>
              <w:pStyle w:val="CopticVersemulti-line"/>
            </w:pPr>
            <w:r w:rsidRPr="006F20A6">
              <w:t>Ⲛ̀ⲑⲟ ϩⲱⲓ Ⲙⲁⲣⲓⲁ</w:t>
            </w:r>
          </w:p>
          <w:p w14:paraId="09F62E81" w14:textId="77777777" w:rsidR="00E35F1F" w:rsidRDefault="00E35F1F" w:rsidP="00E35F1F">
            <w:pPr>
              <w:pStyle w:val="CopticVersemulti-line"/>
            </w:pPr>
            <w:r w:rsidRPr="006F20A6">
              <w:t>ⲛⲓⲁⲛⲁⲛϣⲟ ⲛ̀ϣⲟ</w:t>
            </w:r>
          </w:p>
          <w:p w14:paraId="4462BD84" w14:textId="77777777" w:rsidR="00E35F1F" w:rsidRDefault="00E35F1F" w:rsidP="00E35F1F">
            <w:pPr>
              <w:pStyle w:val="CopticVersemulti-line"/>
            </w:pPr>
            <w:r w:rsidRPr="006F20A6">
              <w:t>ⲛⲉⲙ ⲛⲓⲁⲛⲁⲛⲑ̀ⲃⲁ ⲛ̀ⲑ̀ⲃⲁ</w:t>
            </w:r>
          </w:p>
          <w:p w14:paraId="1B0D42B4" w14:textId="77777777" w:rsidR="00E35F1F" w:rsidRDefault="00E35F1F" w:rsidP="00E35F1F">
            <w:pPr>
              <w:pStyle w:val="CopticVerse"/>
            </w:pPr>
            <w:r w:rsidRPr="006F20A6">
              <w:t>ⲥⲉⲉⲣϧⲏⲓⲃⲓ ⲉ̀ϫⲱ</w:t>
            </w:r>
          </w:p>
        </w:tc>
      </w:tr>
      <w:tr w:rsidR="00E35F1F" w14:paraId="75BFDB20" w14:textId="77777777" w:rsidTr="00E35F1F">
        <w:trPr>
          <w:cantSplit/>
          <w:jc w:val="center"/>
        </w:trPr>
        <w:tc>
          <w:tcPr>
            <w:tcW w:w="288" w:type="dxa"/>
          </w:tcPr>
          <w:p w14:paraId="223C7912" w14:textId="77777777" w:rsidR="00E35F1F" w:rsidRDefault="00E35F1F" w:rsidP="00E35F1F"/>
        </w:tc>
        <w:tc>
          <w:tcPr>
            <w:tcW w:w="3960" w:type="dxa"/>
          </w:tcPr>
          <w:p w14:paraId="04FD73AC" w14:textId="77777777" w:rsidR="00E35F1F" w:rsidRDefault="00E35F1F" w:rsidP="00E35F1F">
            <w:pPr>
              <w:pStyle w:val="EngHang"/>
              <w:rPr>
                <w:rFonts w:eastAsiaTheme="minorHAnsi"/>
              </w:rPr>
            </w:pPr>
            <w:r>
              <w:rPr>
                <w:rFonts w:eastAsiaTheme="minorHAnsi"/>
              </w:rPr>
              <w:t>Praising their Creator,</w:t>
            </w:r>
          </w:p>
          <w:p w14:paraId="0A4B2F95" w14:textId="77777777" w:rsidR="00E35F1F" w:rsidRDefault="00E35F1F" w:rsidP="00E35F1F">
            <w:pPr>
              <w:pStyle w:val="EngHang"/>
              <w:rPr>
                <w:rFonts w:eastAsiaTheme="minorHAnsi"/>
              </w:rPr>
            </w:pPr>
            <w:r>
              <w:rPr>
                <w:rFonts w:eastAsiaTheme="minorHAnsi"/>
              </w:rPr>
              <w:t>Who was in your womb,</w:t>
            </w:r>
          </w:p>
          <w:p w14:paraId="016D0D0C" w14:textId="77777777" w:rsidR="00E35F1F" w:rsidRDefault="00E35F1F" w:rsidP="00E35F1F">
            <w:pPr>
              <w:pStyle w:val="EngHang"/>
              <w:rPr>
                <w:rFonts w:eastAsiaTheme="minorHAnsi"/>
              </w:rPr>
            </w:pPr>
            <w:r>
              <w:rPr>
                <w:rFonts w:eastAsiaTheme="minorHAnsi"/>
              </w:rPr>
              <w:t>And took our form</w:t>
            </w:r>
          </w:p>
          <w:p w14:paraId="4F9A3563" w14:textId="77777777" w:rsidR="00E35F1F" w:rsidRDefault="00E35F1F" w:rsidP="00E35F1F">
            <w:pPr>
              <w:pStyle w:val="EngHangEnd"/>
            </w:pPr>
            <w:r>
              <w:rPr>
                <w:rFonts w:eastAsiaTheme="minorHAnsi"/>
              </w:rPr>
              <w:t xml:space="preserve">Without </w:t>
            </w:r>
            <w:commentRangeStart w:id="637"/>
            <w:r>
              <w:rPr>
                <w:rFonts w:eastAsiaTheme="minorHAnsi"/>
              </w:rPr>
              <w:t xml:space="preserve">sin </w:t>
            </w:r>
            <w:commentRangeEnd w:id="637"/>
            <w:r>
              <w:rPr>
                <w:rStyle w:val="CommentReference"/>
                <w:rFonts w:eastAsiaTheme="minorHAnsi" w:cstheme="minorBidi"/>
                <w:color w:val="auto"/>
                <w:lang w:val="en-CA"/>
              </w:rPr>
              <w:commentReference w:id="637"/>
            </w:r>
            <w:r>
              <w:rPr>
                <w:rFonts w:eastAsiaTheme="minorHAnsi"/>
              </w:rPr>
              <w:t>or alteration.</w:t>
            </w:r>
          </w:p>
        </w:tc>
        <w:tc>
          <w:tcPr>
            <w:tcW w:w="288" w:type="dxa"/>
          </w:tcPr>
          <w:p w14:paraId="69FF015D" w14:textId="77777777" w:rsidR="00E35F1F" w:rsidRDefault="00E35F1F" w:rsidP="00E35F1F"/>
        </w:tc>
        <w:tc>
          <w:tcPr>
            <w:tcW w:w="288" w:type="dxa"/>
          </w:tcPr>
          <w:p w14:paraId="76E42F63" w14:textId="77777777" w:rsidR="00E35F1F" w:rsidRDefault="00E35F1F" w:rsidP="00E35F1F"/>
        </w:tc>
        <w:tc>
          <w:tcPr>
            <w:tcW w:w="3960" w:type="dxa"/>
          </w:tcPr>
          <w:p w14:paraId="2AFAEAAB" w14:textId="77777777" w:rsidR="00E35F1F" w:rsidRDefault="00E35F1F" w:rsidP="00E35F1F">
            <w:pPr>
              <w:pStyle w:val="CopticVersemulti-line"/>
            </w:pPr>
            <w:r w:rsidRPr="006F20A6">
              <w:t>Ⲉⲩϩⲱⲥ ⲉ̀ⲡⲟⲩⲣⲉϥⲥⲱⲛⲧ</w:t>
            </w:r>
          </w:p>
          <w:p w14:paraId="770965C7" w14:textId="77777777" w:rsidR="00E35F1F" w:rsidRDefault="00E35F1F" w:rsidP="00E35F1F">
            <w:pPr>
              <w:pStyle w:val="CopticVersemulti-line"/>
            </w:pPr>
            <w:r w:rsidRPr="006F20A6">
              <w:t>ⲉϥⲭⲏ ϧⲉⲛ ⲧⲉⲛⲉϫⲓ</w:t>
            </w:r>
          </w:p>
          <w:p w14:paraId="3E928452" w14:textId="77777777" w:rsidR="00E35F1F" w:rsidRDefault="00E35F1F" w:rsidP="00E35F1F">
            <w:pPr>
              <w:pStyle w:val="CopticVersemulti-line"/>
            </w:pPr>
            <w:r w:rsidRPr="006F20A6">
              <w:t>ⲫⲁⲓ ⲉ̀ⲧⲁϥϭⲓ ⲙ̀ⲡⲉⲛⲓ̀ⲛⲓ</w:t>
            </w:r>
          </w:p>
          <w:p w14:paraId="15EB0F8A" w14:textId="77777777" w:rsidR="00E35F1F" w:rsidRDefault="00E35F1F" w:rsidP="00E35F1F">
            <w:pPr>
              <w:pStyle w:val="CopticVerse"/>
            </w:pPr>
            <w:r w:rsidRPr="006F20A6">
              <w:t>ⲭⲱⲣⲓⲥ ⲛⲟⲃⲓ ϩⲓ ϣⲓⲃϯ</w:t>
            </w:r>
          </w:p>
        </w:tc>
      </w:tr>
      <w:tr w:rsidR="00E35F1F" w14:paraId="09F6D75B" w14:textId="77777777" w:rsidTr="00E35F1F">
        <w:trPr>
          <w:cantSplit/>
          <w:jc w:val="center"/>
        </w:trPr>
        <w:tc>
          <w:tcPr>
            <w:tcW w:w="288" w:type="dxa"/>
          </w:tcPr>
          <w:p w14:paraId="5C464B17" w14:textId="77777777" w:rsidR="00E35F1F" w:rsidRDefault="00E35F1F" w:rsidP="00E35F1F">
            <w:r w:rsidRPr="000F6316">
              <w:rPr>
                <w:rFonts w:ascii="CS Avva Shenouda" w:hAnsi="CS Avva Shenouda"/>
                <w:sz w:val="24"/>
                <w:szCs w:val="24"/>
              </w:rPr>
              <w:t>¿</w:t>
            </w:r>
          </w:p>
        </w:tc>
        <w:tc>
          <w:tcPr>
            <w:tcW w:w="3960" w:type="dxa"/>
          </w:tcPr>
          <w:p w14:paraId="0FBBA3ED" w14:textId="77777777" w:rsidR="00E35F1F" w:rsidRDefault="00E35F1F" w:rsidP="00E35F1F">
            <w:pPr>
              <w:pStyle w:val="EngHang"/>
            </w:pPr>
            <w:r>
              <w:t>Therefore we</w:t>
            </w:r>
          </w:p>
          <w:p w14:paraId="2C8C6429" w14:textId="77777777" w:rsidR="00E35F1F" w:rsidRDefault="00E35F1F" w:rsidP="00E35F1F">
            <w:pPr>
              <w:pStyle w:val="EngHang"/>
            </w:pPr>
            <w:commentRangeStart w:id="638"/>
            <w:r>
              <w:t xml:space="preserve">Magnify </w:t>
            </w:r>
            <w:commentRangeEnd w:id="638"/>
            <w:r>
              <w:rPr>
                <w:rStyle w:val="CommentReference"/>
                <w:rFonts w:eastAsiaTheme="minorHAnsi" w:cstheme="minorBidi"/>
                <w:color w:val="auto"/>
                <w:lang w:val="en-CA"/>
              </w:rPr>
              <w:commentReference w:id="638"/>
            </w:r>
            <w:r>
              <w:t>you befittingly,</w:t>
            </w:r>
          </w:p>
          <w:p w14:paraId="20EB410D" w14:textId="77777777" w:rsidR="00E35F1F" w:rsidRDefault="00E35F1F" w:rsidP="00E35F1F">
            <w:pPr>
              <w:pStyle w:val="EngHang"/>
            </w:pPr>
            <w:r>
              <w:t>With prophetic</w:t>
            </w:r>
          </w:p>
          <w:p w14:paraId="7C2B667C" w14:textId="77777777" w:rsidR="00E35F1F" w:rsidRPr="001A0083" w:rsidRDefault="00E35F1F" w:rsidP="00E35F1F">
            <w:pPr>
              <w:pStyle w:val="EngHangEnd"/>
            </w:pPr>
            <w:r>
              <w:t>Hymnology.</w:t>
            </w:r>
          </w:p>
        </w:tc>
        <w:tc>
          <w:tcPr>
            <w:tcW w:w="288" w:type="dxa"/>
          </w:tcPr>
          <w:p w14:paraId="2807B04A" w14:textId="77777777" w:rsidR="00E35F1F" w:rsidRDefault="00E35F1F" w:rsidP="00E35F1F"/>
        </w:tc>
        <w:tc>
          <w:tcPr>
            <w:tcW w:w="288" w:type="dxa"/>
          </w:tcPr>
          <w:p w14:paraId="4A02C97E" w14:textId="77777777" w:rsidR="00E35F1F" w:rsidRDefault="00E35F1F" w:rsidP="00E35F1F">
            <w:r w:rsidRPr="000F6316">
              <w:rPr>
                <w:rFonts w:ascii="CS Avva Shenouda" w:hAnsi="CS Avva Shenouda"/>
                <w:sz w:val="24"/>
                <w:szCs w:val="24"/>
              </w:rPr>
              <w:t>¿</w:t>
            </w:r>
          </w:p>
        </w:tc>
        <w:tc>
          <w:tcPr>
            <w:tcW w:w="3960" w:type="dxa"/>
          </w:tcPr>
          <w:p w14:paraId="67F8D2F8"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FC25906"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6DDE085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79F36857"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64AD7FF1" w14:textId="77777777" w:rsidTr="00E35F1F">
        <w:trPr>
          <w:cantSplit/>
          <w:jc w:val="center"/>
        </w:trPr>
        <w:tc>
          <w:tcPr>
            <w:tcW w:w="288" w:type="dxa"/>
          </w:tcPr>
          <w:p w14:paraId="5DB07A60" w14:textId="77777777" w:rsidR="00E35F1F" w:rsidRDefault="00E35F1F" w:rsidP="00E35F1F"/>
        </w:tc>
        <w:tc>
          <w:tcPr>
            <w:tcW w:w="3960" w:type="dxa"/>
          </w:tcPr>
          <w:p w14:paraId="5653972E" w14:textId="77777777" w:rsidR="00E35F1F" w:rsidRDefault="00E35F1F" w:rsidP="00E35F1F">
            <w:pPr>
              <w:pStyle w:val="EngHang"/>
            </w:pPr>
            <w:r>
              <w:t>For they spoke of you</w:t>
            </w:r>
          </w:p>
          <w:p w14:paraId="5FDBA589" w14:textId="77777777" w:rsidR="00E35F1F" w:rsidRDefault="00E35F1F" w:rsidP="00E35F1F">
            <w:pPr>
              <w:pStyle w:val="EngHang"/>
            </w:pPr>
            <w:r>
              <w:t>With great honour saying,</w:t>
            </w:r>
          </w:p>
          <w:p w14:paraId="086A7335" w14:textId="77777777" w:rsidR="00E35F1F" w:rsidRDefault="00E35F1F" w:rsidP="00E35F1F">
            <w:pPr>
              <w:pStyle w:val="EngHang"/>
            </w:pPr>
            <w:r>
              <w:t>"O Holy City,</w:t>
            </w:r>
          </w:p>
          <w:p w14:paraId="76D26415" w14:textId="77777777" w:rsidR="00E35F1F" w:rsidRPr="007425E1" w:rsidRDefault="00E35F1F" w:rsidP="00E35F1F">
            <w:pPr>
              <w:pStyle w:val="EngHangEnd"/>
            </w:pPr>
            <w:r>
              <w:t>Of the Great King."</w:t>
            </w:r>
          </w:p>
        </w:tc>
        <w:tc>
          <w:tcPr>
            <w:tcW w:w="288" w:type="dxa"/>
          </w:tcPr>
          <w:p w14:paraId="005683CD" w14:textId="77777777" w:rsidR="00E35F1F" w:rsidRDefault="00E35F1F" w:rsidP="00E35F1F"/>
        </w:tc>
        <w:tc>
          <w:tcPr>
            <w:tcW w:w="288" w:type="dxa"/>
          </w:tcPr>
          <w:p w14:paraId="120B00DB" w14:textId="77777777" w:rsidR="00E35F1F" w:rsidRDefault="00E35F1F" w:rsidP="00E35F1F"/>
        </w:tc>
        <w:tc>
          <w:tcPr>
            <w:tcW w:w="3960" w:type="dxa"/>
          </w:tcPr>
          <w:p w14:paraId="4B2C799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0440BE1A"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2C98BE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49087641"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5CDD9E7F" w14:textId="77777777" w:rsidTr="00E35F1F">
        <w:trPr>
          <w:cantSplit/>
          <w:jc w:val="center"/>
        </w:trPr>
        <w:tc>
          <w:tcPr>
            <w:tcW w:w="288" w:type="dxa"/>
          </w:tcPr>
          <w:p w14:paraId="6F1222B4" w14:textId="77777777" w:rsidR="00E35F1F" w:rsidRDefault="00E35F1F" w:rsidP="00E35F1F">
            <w:r w:rsidRPr="000F6316">
              <w:rPr>
                <w:rFonts w:ascii="CS Avva Shenouda" w:hAnsi="CS Avva Shenouda"/>
                <w:sz w:val="24"/>
                <w:szCs w:val="24"/>
              </w:rPr>
              <w:t>¿</w:t>
            </w:r>
          </w:p>
        </w:tc>
        <w:tc>
          <w:tcPr>
            <w:tcW w:w="3960" w:type="dxa"/>
          </w:tcPr>
          <w:p w14:paraId="25CA51A6" w14:textId="77777777" w:rsidR="00E35F1F" w:rsidRDefault="00E35F1F" w:rsidP="00E35F1F">
            <w:pPr>
              <w:pStyle w:val="EngHang"/>
            </w:pPr>
            <w:r>
              <w:t>We ask and pray,</w:t>
            </w:r>
          </w:p>
          <w:p w14:paraId="5DAB0354" w14:textId="77777777" w:rsidR="00E35F1F" w:rsidRDefault="00E35F1F" w:rsidP="00E35F1F">
            <w:pPr>
              <w:pStyle w:val="EngHang"/>
            </w:pPr>
            <w:r>
              <w:t xml:space="preserve">That we may </w:t>
            </w:r>
            <w:commentRangeStart w:id="639"/>
            <w:r>
              <w:t xml:space="preserve">obtain </w:t>
            </w:r>
            <w:commentRangeEnd w:id="639"/>
            <w:r>
              <w:rPr>
                <w:rStyle w:val="CommentReference"/>
                <w:rFonts w:eastAsiaTheme="minorHAnsi" w:cstheme="minorBidi"/>
                <w:color w:val="auto"/>
                <w:lang w:val="en-CA"/>
              </w:rPr>
              <w:commentReference w:id="639"/>
            </w:r>
            <w:r>
              <w:t>mercy,</w:t>
            </w:r>
          </w:p>
          <w:p w14:paraId="04AB85EF" w14:textId="77777777" w:rsidR="00E35F1F" w:rsidRDefault="00E35F1F" w:rsidP="00E35F1F">
            <w:pPr>
              <w:pStyle w:val="EngHang"/>
            </w:pPr>
            <w:r>
              <w:t>Through your intercessions</w:t>
            </w:r>
          </w:p>
          <w:p w14:paraId="433DE230" w14:textId="77777777" w:rsidR="00E35F1F" w:rsidRPr="007425E1" w:rsidRDefault="00E35F1F" w:rsidP="00E35F1F">
            <w:pPr>
              <w:pStyle w:val="EngHangEnd"/>
            </w:pPr>
            <w:r>
              <w:t>With the Lover of mankind.</w:t>
            </w:r>
          </w:p>
        </w:tc>
        <w:tc>
          <w:tcPr>
            <w:tcW w:w="288" w:type="dxa"/>
          </w:tcPr>
          <w:p w14:paraId="381B2667" w14:textId="77777777" w:rsidR="00E35F1F" w:rsidRDefault="00E35F1F" w:rsidP="00E35F1F"/>
        </w:tc>
        <w:tc>
          <w:tcPr>
            <w:tcW w:w="288" w:type="dxa"/>
          </w:tcPr>
          <w:p w14:paraId="049D0487" w14:textId="77777777" w:rsidR="00E35F1F" w:rsidRDefault="00E35F1F" w:rsidP="00E35F1F">
            <w:r w:rsidRPr="000F6316">
              <w:rPr>
                <w:rFonts w:ascii="CS Avva Shenouda" w:hAnsi="CS Avva Shenouda"/>
                <w:sz w:val="24"/>
                <w:szCs w:val="24"/>
              </w:rPr>
              <w:t>¿</w:t>
            </w:r>
          </w:p>
        </w:tc>
        <w:tc>
          <w:tcPr>
            <w:tcW w:w="3960" w:type="dxa"/>
          </w:tcPr>
          <w:p w14:paraId="16C370FC"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62D22107"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3249ED33"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591D8755"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073413B0" w14:textId="24B129FA" w:rsidR="00680B91" w:rsidRDefault="00680B91" w:rsidP="00680B91">
      <w:pPr>
        <w:pStyle w:val="Rubric"/>
      </w:pPr>
      <w:bookmarkStart w:id="640" w:name="_Toc298445768"/>
      <w:bookmarkStart w:id="641" w:name="_Toc298681253"/>
      <w:bookmarkStart w:id="642" w:name="_Toc298447493"/>
      <w:r>
        <w:t>(During the Month of Koiak, the Gospel of St. Like 1:68-72 is read,)</w:t>
      </w:r>
    </w:p>
    <w:p w14:paraId="64D534E8" w14:textId="77777777" w:rsidR="00680B91" w:rsidRDefault="00680B91" w:rsidP="00680B91">
      <w:pPr>
        <w:pStyle w:val="EnglishHangNoCoptic"/>
      </w:pPr>
      <w:r>
        <w:t>68 Blessed be the Lord, God of Israel,</w:t>
      </w:r>
    </w:p>
    <w:p w14:paraId="625B81D2" w14:textId="77777777" w:rsidR="00680B91" w:rsidRDefault="00680B91" w:rsidP="00680B91">
      <w:pPr>
        <w:pStyle w:val="EnglishHangNoCoptic"/>
        <w:ind w:firstLine="0"/>
      </w:pPr>
      <w:r>
        <w:t>for He has visited and worked</w:t>
      </w:r>
    </w:p>
    <w:p w14:paraId="6B903173" w14:textId="77777777" w:rsidR="00680B91" w:rsidRDefault="00680B91" w:rsidP="00680B91">
      <w:pPr>
        <w:pStyle w:val="EnglishHangEndNoCoptic"/>
        <w:ind w:firstLine="0"/>
      </w:pPr>
      <w:r>
        <w:t>redemption for His people;</w:t>
      </w:r>
    </w:p>
    <w:p w14:paraId="15C5F2A7" w14:textId="77777777" w:rsidR="00680B91" w:rsidRDefault="00680B91" w:rsidP="00680B91">
      <w:pPr>
        <w:pStyle w:val="EnglishHangNoCoptic"/>
      </w:pPr>
      <w:r>
        <w:t>69 and has raised up a horn of salvation for us</w:t>
      </w:r>
    </w:p>
    <w:p w14:paraId="65FABD78" w14:textId="77777777" w:rsidR="00680B91" w:rsidRDefault="00680B91" w:rsidP="00680B91">
      <w:pPr>
        <w:pStyle w:val="EnglishHangEndNoCoptic"/>
        <w:ind w:firstLine="0"/>
      </w:pPr>
      <w:r>
        <w:t>in the house of his servant David</w:t>
      </w:r>
    </w:p>
    <w:p w14:paraId="5F438566" w14:textId="77777777" w:rsidR="00680B91" w:rsidRDefault="00680B91" w:rsidP="00680B91">
      <w:pPr>
        <w:pStyle w:val="EnglishHangNoCoptic"/>
      </w:pPr>
      <w:r>
        <w:t>70 (as he spoke by the mouth of his holy</w:t>
      </w:r>
    </w:p>
    <w:p w14:paraId="3C618DF8" w14:textId="77777777" w:rsidR="00680B91" w:rsidRDefault="00680B91" w:rsidP="00680B91">
      <w:pPr>
        <w:pStyle w:val="EnglishHangNoCoptic"/>
        <w:ind w:firstLine="0"/>
      </w:pPr>
      <w:r>
        <w:t>prophets who have been from old),</w:t>
      </w:r>
    </w:p>
    <w:p w14:paraId="05903CDD" w14:textId="77777777" w:rsidR="00680B91" w:rsidRDefault="00680B91" w:rsidP="00680B91">
      <w:pPr>
        <w:pStyle w:val="EnglishHangNoCoptic"/>
        <w:ind w:firstLine="0"/>
      </w:pPr>
      <w:r>
        <w:t>salvation from our enemies</w:t>
      </w:r>
    </w:p>
    <w:p w14:paraId="097B8EA1" w14:textId="77777777" w:rsidR="00680B91" w:rsidRDefault="00680B91" w:rsidP="00680B91">
      <w:pPr>
        <w:pStyle w:val="EnglishHangEndNoCoptic"/>
        <w:ind w:firstLine="0"/>
      </w:pPr>
      <w:r>
        <w:t>and from the hand of all who hate us;</w:t>
      </w:r>
    </w:p>
    <w:p w14:paraId="641B6DA2" w14:textId="77777777" w:rsidR="00680B91" w:rsidRDefault="00680B91" w:rsidP="00680B91">
      <w:pPr>
        <w:pStyle w:val="EnglishHangNoCoptic"/>
      </w:pPr>
      <w:r>
        <w:lastRenderedPageBreak/>
        <w:t>72 to show mercy towards our fathers,</w:t>
      </w:r>
    </w:p>
    <w:p w14:paraId="0B49D412" w14:textId="77777777" w:rsidR="00680B91" w:rsidRDefault="00680B91" w:rsidP="00680B91">
      <w:pPr>
        <w:pStyle w:val="EnglishHangEndNoCoptic"/>
        <w:ind w:firstLine="0"/>
      </w:pPr>
      <w:r>
        <w:t>to remember his holy covenant,</w:t>
      </w:r>
    </w:p>
    <w:p w14:paraId="3D164714" w14:textId="131AD397" w:rsidR="00E35F1F" w:rsidRDefault="00E35F1F" w:rsidP="00E35F1F">
      <w:pPr>
        <w:pStyle w:val="Heading6"/>
      </w:pPr>
      <w:r>
        <w:t>Part Four</w:t>
      </w:r>
      <w:bookmarkEnd w:id="640"/>
      <w:bookmarkEnd w:id="641"/>
      <w:bookmarkEnd w:id="642"/>
      <w:r>
        <w:t xml:space="preserve"> (</w:t>
      </w:r>
      <w:r w:rsidRPr="006F20A6">
        <w:rPr>
          <w:rStyle w:val="CopticVersemulti-lineChar"/>
        </w:rPr>
        <w:t>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E2C37B" w14:textId="77777777" w:rsidTr="00E35F1F">
        <w:trPr>
          <w:cantSplit/>
          <w:jc w:val="center"/>
        </w:trPr>
        <w:tc>
          <w:tcPr>
            <w:tcW w:w="288" w:type="dxa"/>
          </w:tcPr>
          <w:p w14:paraId="1AB1950C" w14:textId="77777777" w:rsidR="00E35F1F" w:rsidRDefault="00E35F1F" w:rsidP="00E35F1F"/>
        </w:tc>
        <w:tc>
          <w:tcPr>
            <w:tcW w:w="3960" w:type="dxa"/>
          </w:tcPr>
          <w:p w14:paraId="29AFAB7A" w14:textId="77777777" w:rsidR="00E35F1F" w:rsidRDefault="00E35F1F" w:rsidP="00E35F1F">
            <w:pPr>
              <w:pStyle w:val="EngHang"/>
              <w:rPr>
                <w:rFonts w:eastAsiaTheme="minorHAnsi"/>
              </w:rPr>
            </w:pPr>
            <w:r>
              <w:rPr>
                <w:rFonts w:eastAsiaTheme="minorHAnsi"/>
              </w:rPr>
              <w:t>You are the Pot,</w:t>
            </w:r>
          </w:p>
          <w:p w14:paraId="5352310D" w14:textId="77777777" w:rsidR="00E35F1F" w:rsidRDefault="00E35F1F" w:rsidP="00E35F1F">
            <w:pPr>
              <w:pStyle w:val="EngHang"/>
              <w:rPr>
                <w:rFonts w:eastAsiaTheme="minorHAnsi"/>
              </w:rPr>
            </w:pPr>
            <w:r>
              <w:rPr>
                <w:rFonts w:eastAsiaTheme="minorHAnsi"/>
              </w:rPr>
              <w:t>Made of pure gold,</w:t>
            </w:r>
          </w:p>
          <w:p w14:paraId="13308F60" w14:textId="77777777" w:rsidR="00E35F1F" w:rsidRDefault="00E35F1F" w:rsidP="00E35F1F">
            <w:pPr>
              <w:pStyle w:val="EngHang"/>
              <w:rPr>
                <w:rFonts w:eastAsiaTheme="minorHAnsi"/>
              </w:rPr>
            </w:pPr>
            <w:r>
              <w:rPr>
                <w:rFonts w:eastAsiaTheme="minorHAnsi"/>
              </w:rPr>
              <w:t>Where the True Manna</w:t>
            </w:r>
          </w:p>
          <w:p w14:paraId="48F90C93" w14:textId="77777777" w:rsidR="00E35F1F" w:rsidRPr="001A0083" w:rsidRDefault="00E35F1F" w:rsidP="00E35F1F">
            <w:pPr>
              <w:pStyle w:val="EngHangEnd"/>
            </w:pPr>
            <w:r>
              <w:rPr>
                <w:rFonts w:eastAsiaTheme="minorHAnsi"/>
              </w:rPr>
              <w:t>Was hidden:</w:t>
            </w:r>
          </w:p>
        </w:tc>
        <w:tc>
          <w:tcPr>
            <w:tcW w:w="288" w:type="dxa"/>
          </w:tcPr>
          <w:p w14:paraId="15642DCF" w14:textId="77777777" w:rsidR="00E35F1F" w:rsidRDefault="00E35F1F" w:rsidP="00E35F1F"/>
        </w:tc>
        <w:tc>
          <w:tcPr>
            <w:tcW w:w="288" w:type="dxa"/>
          </w:tcPr>
          <w:p w14:paraId="3F3E1FD6" w14:textId="77777777" w:rsidR="00E35F1F" w:rsidRDefault="00E35F1F" w:rsidP="00E35F1F"/>
        </w:tc>
        <w:tc>
          <w:tcPr>
            <w:tcW w:w="3960" w:type="dxa"/>
          </w:tcPr>
          <w:p w14:paraId="4D583314" w14:textId="77777777" w:rsidR="00E35F1F" w:rsidRDefault="00E35F1F" w:rsidP="00E35F1F">
            <w:pPr>
              <w:pStyle w:val="CopticVersemulti-line"/>
            </w:pPr>
            <w:r w:rsidRPr="006F20A6">
              <w:t>Ⲛ</w:t>
            </w:r>
            <w:r w:rsidRPr="006F20A6">
              <w:rPr>
                <w:rFonts w:ascii="Times New Roman" w:hAnsi="Times New Roman" w:cs="Times New Roman"/>
              </w:rPr>
              <w:t>̀</w:t>
            </w:r>
            <w:r w:rsidRPr="006F20A6">
              <w:t>ⲑⲟ ⲡⲉ ⲡⲓⲥ</w:t>
            </w:r>
            <w:r w:rsidRPr="006F20A6">
              <w:rPr>
                <w:rFonts w:ascii="Times New Roman" w:hAnsi="Times New Roman" w:cs="Times New Roman"/>
              </w:rPr>
              <w:t>̀</w:t>
            </w:r>
            <w:r w:rsidRPr="006F20A6">
              <w:t>ⲧⲁⲙⲛⲟⲥ</w:t>
            </w:r>
          </w:p>
          <w:p w14:paraId="4BAC540A" w14:textId="77777777" w:rsidR="00E35F1F" w:rsidRDefault="00E35F1F" w:rsidP="00E35F1F">
            <w:pPr>
              <w:pStyle w:val="CopticVersemulti-line"/>
            </w:pPr>
            <w:r w:rsidRPr="006F20A6">
              <w:t>ⲛ</w:t>
            </w:r>
            <w:r w:rsidRPr="006F20A6">
              <w:rPr>
                <w:rFonts w:ascii="Times New Roman" w:hAnsi="Times New Roman" w:cs="Times New Roman"/>
              </w:rPr>
              <w:t>̀</w:t>
            </w:r>
            <w:r w:rsidRPr="006F20A6">
              <w:t>ⲛⲟⲩⲃ ⲉⲧⲧⲟⲩⲃⲏⲟⲩⲧ</w:t>
            </w:r>
          </w:p>
          <w:p w14:paraId="2D20F24E" w14:textId="77777777" w:rsidR="00E35F1F" w:rsidRDefault="00E35F1F" w:rsidP="00E35F1F">
            <w:pPr>
              <w:pStyle w:val="CopticVersemulti-lin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w:t>
            </w:r>
          </w:p>
          <w:p w14:paraId="63FC58AD" w14:textId="77777777" w:rsidR="00E35F1F" w:rsidRDefault="00E35F1F" w:rsidP="00E35F1F">
            <w:pPr>
              <w:pStyle w:val="CopticVerse"/>
            </w:pPr>
            <w:r w:rsidRPr="006F20A6">
              <w:t>ⲛ</w:t>
            </w:r>
            <w:r w:rsidRPr="006F20A6">
              <w:rPr>
                <w:rFonts w:ascii="Times New Roman" w:hAnsi="Times New Roman" w:cs="Times New Roman"/>
              </w:rPr>
              <w:t>̀ϩ̀</w:t>
            </w:r>
            <w:r w:rsidRPr="006F20A6">
              <w:t xml:space="preserve">ⲣⲏⲓ </w:t>
            </w:r>
            <w:r w:rsidRPr="006F20A6">
              <w:rPr>
                <w:rFonts w:ascii="Times New Roman" w:hAnsi="Times New Roman" w:cs="Times New Roman"/>
              </w:rPr>
              <w:t>ϧ</w:t>
            </w:r>
            <w:r w:rsidRPr="006F20A6">
              <w:t>ⲉⲛ ⲧⲉ</w:t>
            </w:r>
            <w:r w:rsidRPr="006F20A6">
              <w:rPr>
                <w:rFonts w:ascii="Times New Roman" w:hAnsi="Times New Roman" w:cs="Times New Roman"/>
              </w:rPr>
              <w:t>ϥ</w:t>
            </w:r>
            <w:r w:rsidRPr="006F20A6">
              <w:t>ⲙⲏ</w:t>
            </w:r>
            <w:r w:rsidRPr="006F20A6">
              <w:rPr>
                <w:rFonts w:ascii="Times New Roman" w:hAnsi="Times New Roman" w:cs="Times New Roman"/>
              </w:rPr>
              <w:t>ϯ</w:t>
            </w:r>
          </w:p>
        </w:tc>
      </w:tr>
      <w:tr w:rsidR="00E35F1F" w14:paraId="264F19D8" w14:textId="77777777" w:rsidTr="00E35F1F">
        <w:trPr>
          <w:cantSplit/>
          <w:jc w:val="center"/>
        </w:trPr>
        <w:tc>
          <w:tcPr>
            <w:tcW w:w="288" w:type="dxa"/>
          </w:tcPr>
          <w:p w14:paraId="30722F55" w14:textId="77777777" w:rsidR="00E35F1F" w:rsidRDefault="00E35F1F" w:rsidP="00E35F1F">
            <w:r w:rsidRPr="000F6316">
              <w:rPr>
                <w:rFonts w:ascii="CS Avva Shenouda" w:hAnsi="CS Avva Shenouda"/>
                <w:sz w:val="24"/>
                <w:szCs w:val="24"/>
              </w:rPr>
              <w:t>¿</w:t>
            </w:r>
          </w:p>
        </w:tc>
        <w:tc>
          <w:tcPr>
            <w:tcW w:w="3960" w:type="dxa"/>
          </w:tcPr>
          <w:p w14:paraId="278EAE11" w14:textId="77777777" w:rsidR="00E35F1F" w:rsidRDefault="00E35F1F" w:rsidP="00E35F1F">
            <w:pPr>
              <w:pStyle w:val="EngHang"/>
              <w:rPr>
                <w:rFonts w:eastAsiaTheme="minorHAnsi"/>
              </w:rPr>
            </w:pPr>
            <w:r>
              <w:rPr>
                <w:rFonts w:eastAsiaTheme="minorHAnsi"/>
              </w:rPr>
              <w:t>The Bread of Life,</w:t>
            </w:r>
          </w:p>
          <w:p w14:paraId="27B88204" w14:textId="77777777" w:rsidR="00E35F1F" w:rsidRDefault="00E35F1F" w:rsidP="00E35F1F">
            <w:pPr>
              <w:pStyle w:val="EngHang"/>
              <w:rPr>
                <w:rFonts w:eastAsiaTheme="minorHAnsi"/>
              </w:rPr>
            </w:pPr>
            <w:r>
              <w:rPr>
                <w:rFonts w:eastAsiaTheme="minorHAnsi"/>
              </w:rPr>
              <w:t>Which came down</w:t>
            </w:r>
          </w:p>
          <w:p w14:paraId="6C60A400" w14:textId="77777777" w:rsidR="00E35F1F" w:rsidRDefault="00E35F1F" w:rsidP="00E35F1F">
            <w:pPr>
              <w:pStyle w:val="EngHang"/>
              <w:rPr>
                <w:rFonts w:eastAsiaTheme="minorHAnsi"/>
              </w:rPr>
            </w:pPr>
            <w:r>
              <w:rPr>
                <w:rFonts w:eastAsiaTheme="minorHAnsi"/>
              </w:rPr>
              <w:t>from heaven for us,</w:t>
            </w:r>
          </w:p>
          <w:p w14:paraId="528077F4" w14:textId="77777777" w:rsidR="00E35F1F" w:rsidRPr="00D5074B" w:rsidRDefault="00E35F1F" w:rsidP="00E35F1F">
            <w:pPr>
              <w:pStyle w:val="EngHangEnd"/>
              <w:rPr>
                <w:rFonts w:eastAsiaTheme="minorHAnsi"/>
              </w:rPr>
            </w:pPr>
            <w:r>
              <w:rPr>
                <w:rFonts w:eastAsiaTheme="minorHAnsi"/>
              </w:rPr>
              <w:t>Gave life to the world.</w:t>
            </w:r>
          </w:p>
        </w:tc>
        <w:tc>
          <w:tcPr>
            <w:tcW w:w="288" w:type="dxa"/>
          </w:tcPr>
          <w:p w14:paraId="2586B178" w14:textId="77777777" w:rsidR="00E35F1F" w:rsidRDefault="00E35F1F" w:rsidP="00E35F1F"/>
        </w:tc>
        <w:tc>
          <w:tcPr>
            <w:tcW w:w="288" w:type="dxa"/>
          </w:tcPr>
          <w:p w14:paraId="3B531CAA" w14:textId="77777777" w:rsidR="00E35F1F" w:rsidRDefault="00E35F1F" w:rsidP="00E35F1F">
            <w:r w:rsidRPr="000F6316">
              <w:rPr>
                <w:rFonts w:ascii="CS Avva Shenouda" w:hAnsi="CS Avva Shenouda"/>
                <w:sz w:val="24"/>
                <w:szCs w:val="24"/>
              </w:rPr>
              <w:t>¿</w:t>
            </w:r>
          </w:p>
        </w:tc>
        <w:tc>
          <w:tcPr>
            <w:tcW w:w="3960" w:type="dxa"/>
          </w:tcPr>
          <w:p w14:paraId="7E7F77F3" w14:textId="77777777" w:rsidR="00E35F1F" w:rsidRDefault="00E35F1F" w:rsidP="00E35F1F">
            <w:pPr>
              <w:pStyle w:val="CopticVersemulti-line"/>
            </w:pPr>
            <w:r w:rsidRPr="006F20A6">
              <w:t>Ⲡⲓⲱⲓⲕ ⲛ̀ⲧⲉ ⲡ̀ⲱⲛϧ</w:t>
            </w:r>
          </w:p>
          <w:p w14:paraId="7B29AF71" w14:textId="77777777" w:rsidR="00E35F1F" w:rsidRDefault="00E35F1F" w:rsidP="00E35F1F">
            <w:pPr>
              <w:pStyle w:val="CopticVersemulti-line"/>
            </w:pPr>
            <w:r w:rsidRPr="006F20A6">
              <w:t>ⲉ̀ⲧⲁϥⲓ̀ ⲉ̀ⲡⲉⲥⲏⲧ</w:t>
            </w:r>
          </w:p>
          <w:p w14:paraId="093C8029" w14:textId="77777777" w:rsidR="00E35F1F" w:rsidRDefault="00E35F1F" w:rsidP="00E35F1F">
            <w:pPr>
              <w:pStyle w:val="CopticVersemulti-line"/>
            </w:pPr>
            <w:r w:rsidRPr="006F20A6">
              <w:t>ⲛⲁⲛ ⲉ̀ⲃⲟⲗϧⲉⲛ ⲧ̀ⲫⲉ</w:t>
            </w:r>
          </w:p>
          <w:p w14:paraId="710D4CFA" w14:textId="77777777" w:rsidR="00E35F1F" w:rsidRDefault="00E35F1F" w:rsidP="00E35F1F">
            <w:pPr>
              <w:pStyle w:val="CopticVerse"/>
            </w:pPr>
            <w:r w:rsidRPr="006F20A6">
              <w:t>ⲁϥϯ ⲙ̀ⲡ̀ⲱⲛϧ ⲙ̀ⲡⲓⲕⲟⲥⲙⲟⲥ</w:t>
            </w:r>
          </w:p>
        </w:tc>
      </w:tr>
      <w:tr w:rsidR="00E35F1F" w14:paraId="5F965ECB" w14:textId="77777777" w:rsidTr="00E35F1F">
        <w:trPr>
          <w:cantSplit/>
          <w:jc w:val="center"/>
        </w:trPr>
        <w:tc>
          <w:tcPr>
            <w:tcW w:w="288" w:type="dxa"/>
          </w:tcPr>
          <w:p w14:paraId="439F333C" w14:textId="77777777" w:rsidR="00E35F1F" w:rsidRDefault="00E35F1F" w:rsidP="00E35F1F"/>
        </w:tc>
        <w:tc>
          <w:tcPr>
            <w:tcW w:w="3960" w:type="dxa"/>
          </w:tcPr>
          <w:p w14:paraId="4D7D4E60"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5B34A0F3" w14:textId="77777777" w:rsidR="00E35F1F" w:rsidRPr="007425E1" w:rsidRDefault="00E35F1F" w:rsidP="00E35F1F">
            <w:pPr>
              <w:pStyle w:val="EngHang"/>
              <w:rPr>
                <w:rFonts w:eastAsiaTheme="minorHAnsi"/>
              </w:rPr>
            </w:pPr>
            <w:r w:rsidRPr="007425E1">
              <w:rPr>
                <w:rFonts w:eastAsiaTheme="minorHAnsi"/>
              </w:rPr>
              <w:t>Magnifies you,</w:t>
            </w:r>
          </w:p>
          <w:p w14:paraId="0D0F6F95"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243870C9" w14:textId="77777777" w:rsidR="00E35F1F" w:rsidRPr="007425E1" w:rsidRDefault="00E35F1F" w:rsidP="00E35F1F">
            <w:pPr>
              <w:pStyle w:val="EngHangEnd"/>
            </w:pPr>
            <w:r w:rsidRPr="007425E1">
              <w:rPr>
                <w:rFonts w:eastAsiaTheme="minorHAnsi"/>
              </w:rPr>
              <w:t>The ever-holy.</w:t>
            </w:r>
          </w:p>
        </w:tc>
        <w:tc>
          <w:tcPr>
            <w:tcW w:w="288" w:type="dxa"/>
          </w:tcPr>
          <w:p w14:paraId="244B97B4" w14:textId="77777777" w:rsidR="00E35F1F" w:rsidRDefault="00E35F1F" w:rsidP="00E35F1F"/>
        </w:tc>
        <w:tc>
          <w:tcPr>
            <w:tcW w:w="288" w:type="dxa"/>
          </w:tcPr>
          <w:p w14:paraId="03078F37" w14:textId="77777777" w:rsidR="00E35F1F" w:rsidRDefault="00E35F1F" w:rsidP="00E35F1F"/>
        </w:tc>
        <w:tc>
          <w:tcPr>
            <w:tcW w:w="3960" w:type="dxa"/>
          </w:tcPr>
          <w:p w14:paraId="540DD4A5" w14:textId="77777777" w:rsidR="00E35F1F" w:rsidRDefault="00E35F1F" w:rsidP="00E35F1F">
            <w:pPr>
              <w:pStyle w:val="CopticVersemulti-line"/>
            </w:pPr>
            <w:r w:rsidRPr="002C2599">
              <w:t>Ⲉⲑⲃⲉ ⲫⲁⲓ ⲟⲩⲟⲛ ⲛⲓⲃⲉⲛ</w:t>
            </w:r>
          </w:p>
          <w:p w14:paraId="31A3A9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EA91DCF"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68E97765"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39262CF4" w14:textId="77777777" w:rsidTr="00E35F1F">
        <w:trPr>
          <w:cantSplit/>
          <w:jc w:val="center"/>
        </w:trPr>
        <w:tc>
          <w:tcPr>
            <w:tcW w:w="288" w:type="dxa"/>
          </w:tcPr>
          <w:p w14:paraId="26BF6A50" w14:textId="77777777" w:rsidR="00E35F1F" w:rsidRDefault="00E35F1F" w:rsidP="00E35F1F">
            <w:r w:rsidRPr="000F6316">
              <w:rPr>
                <w:rFonts w:ascii="CS Avva Shenouda" w:hAnsi="CS Avva Shenouda"/>
                <w:sz w:val="24"/>
                <w:szCs w:val="24"/>
              </w:rPr>
              <w:t>¿</w:t>
            </w:r>
          </w:p>
        </w:tc>
        <w:tc>
          <w:tcPr>
            <w:tcW w:w="3960" w:type="dxa"/>
          </w:tcPr>
          <w:p w14:paraId="185E4D5E" w14:textId="77777777" w:rsidR="00E35F1F" w:rsidRDefault="00E35F1F" w:rsidP="00E35F1F">
            <w:pPr>
              <w:pStyle w:val="EngHang"/>
              <w:rPr>
                <w:rFonts w:eastAsiaTheme="minorHAnsi"/>
              </w:rPr>
            </w:pPr>
            <w:r>
              <w:rPr>
                <w:rFonts w:eastAsiaTheme="minorHAnsi"/>
              </w:rPr>
              <w:t>And we pray,</w:t>
            </w:r>
          </w:p>
          <w:p w14:paraId="74CABB81" w14:textId="77777777" w:rsidR="00E35F1F" w:rsidRDefault="00E35F1F" w:rsidP="00E35F1F">
            <w:pPr>
              <w:pStyle w:val="EngHang"/>
              <w:rPr>
                <w:rFonts w:eastAsiaTheme="minorHAnsi"/>
              </w:rPr>
            </w:pPr>
            <w:r>
              <w:rPr>
                <w:rFonts w:eastAsiaTheme="minorHAnsi"/>
              </w:rPr>
              <w:t>That we may win mercy,</w:t>
            </w:r>
          </w:p>
          <w:p w14:paraId="20883216" w14:textId="77777777" w:rsidR="00E35F1F" w:rsidRDefault="00E35F1F" w:rsidP="00E35F1F">
            <w:pPr>
              <w:pStyle w:val="EngHang"/>
              <w:rPr>
                <w:rFonts w:eastAsiaTheme="minorHAnsi"/>
              </w:rPr>
            </w:pPr>
            <w:r>
              <w:rPr>
                <w:rFonts w:eastAsiaTheme="minorHAnsi"/>
              </w:rPr>
              <w:t>Through your intercessions</w:t>
            </w:r>
          </w:p>
          <w:p w14:paraId="23F630F6" w14:textId="77777777" w:rsidR="00E35F1F" w:rsidRPr="007425E1" w:rsidRDefault="00E35F1F" w:rsidP="00E35F1F">
            <w:pPr>
              <w:pStyle w:val="EngHangEnd"/>
              <w:rPr>
                <w:rFonts w:eastAsiaTheme="minorHAnsi"/>
              </w:rPr>
            </w:pPr>
            <w:r>
              <w:rPr>
                <w:rFonts w:eastAsiaTheme="minorHAnsi"/>
              </w:rPr>
              <w:t>With the Lover of mankind.</w:t>
            </w:r>
          </w:p>
          <w:p w14:paraId="36C12555" w14:textId="77777777" w:rsidR="00E35F1F" w:rsidRPr="007425E1" w:rsidRDefault="00E35F1F" w:rsidP="00E35F1F">
            <w:pPr>
              <w:pStyle w:val="EngHang"/>
            </w:pPr>
          </w:p>
        </w:tc>
        <w:tc>
          <w:tcPr>
            <w:tcW w:w="288" w:type="dxa"/>
          </w:tcPr>
          <w:p w14:paraId="2AC21129" w14:textId="77777777" w:rsidR="00E35F1F" w:rsidRDefault="00E35F1F" w:rsidP="00E35F1F"/>
        </w:tc>
        <w:tc>
          <w:tcPr>
            <w:tcW w:w="288" w:type="dxa"/>
          </w:tcPr>
          <w:p w14:paraId="72191F38" w14:textId="77777777" w:rsidR="00E35F1F" w:rsidRDefault="00E35F1F" w:rsidP="00E35F1F">
            <w:r w:rsidRPr="000F6316">
              <w:rPr>
                <w:rFonts w:ascii="CS Avva Shenouda" w:hAnsi="CS Avva Shenouda"/>
                <w:sz w:val="24"/>
                <w:szCs w:val="24"/>
              </w:rPr>
              <w:t>¿</w:t>
            </w:r>
          </w:p>
        </w:tc>
        <w:tc>
          <w:tcPr>
            <w:tcW w:w="3960" w:type="dxa"/>
          </w:tcPr>
          <w:p w14:paraId="48CF9291"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E369BD1"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70048447"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78539273"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8976B2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F2C48D" w14:textId="77777777" w:rsidTr="00E35F1F">
        <w:trPr>
          <w:cantSplit/>
          <w:jc w:val="center"/>
        </w:trPr>
        <w:tc>
          <w:tcPr>
            <w:tcW w:w="288" w:type="dxa"/>
          </w:tcPr>
          <w:p w14:paraId="33F58657" w14:textId="77777777" w:rsidR="00E35F1F" w:rsidRDefault="00E35F1F" w:rsidP="00E35F1F"/>
        </w:tc>
        <w:tc>
          <w:tcPr>
            <w:tcW w:w="3960" w:type="dxa"/>
          </w:tcPr>
          <w:p w14:paraId="6D2F77AB" w14:textId="77777777" w:rsidR="00E35F1F" w:rsidRDefault="00E35F1F" w:rsidP="00E35F1F">
            <w:pPr>
              <w:pStyle w:val="EngHang"/>
            </w:pPr>
            <w:r>
              <w:t>It is fitting</w:t>
            </w:r>
          </w:p>
          <w:p w14:paraId="510EC093" w14:textId="77777777" w:rsidR="00E35F1F" w:rsidRDefault="00E35F1F" w:rsidP="00E35F1F">
            <w:pPr>
              <w:pStyle w:val="EngHang"/>
            </w:pPr>
            <w:r>
              <w:t xml:space="preserve">That </w:t>
            </w:r>
            <w:commentRangeStart w:id="643"/>
            <w:r>
              <w:t xml:space="preserve">you </w:t>
            </w:r>
            <w:commentRangeEnd w:id="643"/>
            <w:r>
              <w:rPr>
                <w:rStyle w:val="CommentReference"/>
                <w:rFonts w:eastAsiaTheme="minorHAnsi" w:cstheme="minorBidi"/>
                <w:color w:val="auto"/>
                <w:lang w:val="en-CA"/>
              </w:rPr>
              <w:commentReference w:id="643"/>
            </w:r>
            <w:r>
              <w:t>be called</w:t>
            </w:r>
          </w:p>
          <w:p w14:paraId="3DFE9F25" w14:textId="77777777" w:rsidR="00E35F1F" w:rsidRDefault="00E35F1F" w:rsidP="00E35F1F">
            <w:pPr>
              <w:pStyle w:val="EngHang"/>
            </w:pPr>
            <w:r>
              <w:t>The golden pot,</w:t>
            </w:r>
          </w:p>
          <w:p w14:paraId="6C2C1CD0" w14:textId="77777777" w:rsidR="00E35F1F" w:rsidRPr="001A0083" w:rsidRDefault="00E35F1F" w:rsidP="00E35F1F">
            <w:pPr>
              <w:pStyle w:val="EngHangEnd"/>
            </w:pPr>
            <w:r>
              <w:t>Where the Manna was hidden:</w:t>
            </w:r>
          </w:p>
        </w:tc>
        <w:tc>
          <w:tcPr>
            <w:tcW w:w="288" w:type="dxa"/>
          </w:tcPr>
          <w:p w14:paraId="735A579D" w14:textId="77777777" w:rsidR="00E35F1F" w:rsidRDefault="00E35F1F" w:rsidP="00E35F1F"/>
        </w:tc>
        <w:tc>
          <w:tcPr>
            <w:tcW w:w="288" w:type="dxa"/>
          </w:tcPr>
          <w:p w14:paraId="6BE00C35" w14:textId="77777777" w:rsidR="00E35F1F" w:rsidRDefault="00E35F1F" w:rsidP="00E35F1F"/>
        </w:tc>
        <w:tc>
          <w:tcPr>
            <w:tcW w:w="3960" w:type="dxa"/>
          </w:tcPr>
          <w:p w14:paraId="0D4135EF" w14:textId="77777777" w:rsidR="00E35F1F" w:rsidRDefault="00E35F1F" w:rsidP="00E35F1F">
            <w:pPr>
              <w:pStyle w:val="CopticVersemulti-line"/>
            </w:pPr>
            <w:r w:rsidRPr="006F20A6">
              <w:rPr>
                <w:rFonts w:ascii="Times New Roman" w:hAnsi="Times New Roman" w:cs="Times New Roman"/>
              </w:rPr>
              <w:t>ϥ̀</w:t>
            </w:r>
            <w:r w:rsidRPr="006F20A6">
              <w:t>ⲧⲱⲙⲓ ⲅⲁⲣ ⲉ</w:t>
            </w:r>
            <w:r w:rsidRPr="006F20A6">
              <w:rPr>
                <w:rFonts w:ascii="Times New Roman" w:hAnsi="Times New Roman" w:cs="Times New Roman"/>
              </w:rPr>
              <w:t>̀</w:t>
            </w:r>
            <w:r w:rsidRPr="006F20A6">
              <w:t>ⲣⲟ</w:t>
            </w:r>
          </w:p>
          <w:p w14:paraId="19BEBBDD" w14:textId="77777777" w:rsidR="00E35F1F" w:rsidRDefault="00E35F1F" w:rsidP="00E35F1F">
            <w:pPr>
              <w:pStyle w:val="CopticVersemulti-line"/>
            </w:pPr>
            <w:r w:rsidRPr="006F20A6">
              <w:t>ⲉⲑⲣⲟⲩⲙⲟⲩ</w:t>
            </w:r>
            <w:r w:rsidRPr="006F20A6">
              <w:rPr>
                <w:rFonts w:ascii="Times New Roman" w:hAnsi="Times New Roman" w:cs="Times New Roman"/>
              </w:rPr>
              <w:t>ϯ</w:t>
            </w:r>
            <w:r w:rsidRPr="006F20A6">
              <w:t xml:space="preserve"> ⲉ</w:t>
            </w:r>
            <w:r w:rsidRPr="006F20A6">
              <w:rPr>
                <w:rFonts w:ascii="Times New Roman" w:hAnsi="Times New Roman" w:cs="Times New Roman"/>
              </w:rPr>
              <w:t>̀</w:t>
            </w:r>
            <w:r w:rsidRPr="006F20A6">
              <w:t>ⲡⲉⲣⲁⲛ</w:t>
            </w:r>
          </w:p>
          <w:p w14:paraId="4539BCF1" w14:textId="77777777" w:rsidR="00E35F1F" w:rsidRDefault="00E35F1F" w:rsidP="00E35F1F">
            <w:pPr>
              <w:pStyle w:val="CopticVersemulti-line"/>
            </w:pPr>
            <w:r w:rsidRPr="006F20A6">
              <w:rPr>
                <w:rFonts w:ascii="Times New Roman" w:hAnsi="Times New Roman" w:cs="Times New Roman"/>
              </w:rPr>
              <w:t>ϫ</w:t>
            </w:r>
            <w:r w:rsidRPr="006F20A6">
              <w:t>ⲉ ⲡⲓⲥ</w:t>
            </w:r>
            <w:r w:rsidRPr="006F20A6">
              <w:rPr>
                <w:rFonts w:ascii="Times New Roman" w:hAnsi="Times New Roman" w:cs="Times New Roman"/>
              </w:rPr>
              <w:t>̀</w:t>
            </w:r>
            <w:r w:rsidRPr="006F20A6">
              <w:t>ⲧⲁⲙⲛⲟⲥ ⲛ</w:t>
            </w:r>
            <w:r w:rsidRPr="006F20A6">
              <w:rPr>
                <w:rFonts w:ascii="Times New Roman" w:hAnsi="Times New Roman" w:cs="Times New Roman"/>
              </w:rPr>
              <w:t>̀</w:t>
            </w:r>
            <w:r w:rsidRPr="006F20A6">
              <w:t>ⲛⲟⲩⲃ</w:t>
            </w:r>
          </w:p>
          <w:p w14:paraId="5312311B" w14:textId="77777777" w:rsidR="00E35F1F" w:rsidRDefault="00E35F1F" w:rsidP="00E35F1F">
            <w:pPr>
              <w:pStyle w:val="CopticVerse"/>
            </w:pPr>
            <w:r w:rsidRPr="006F20A6">
              <w:t>ⲉ</w:t>
            </w:r>
            <w:r w:rsidRPr="006F20A6">
              <w:rPr>
                <w:rFonts w:ascii="Times New Roman" w:hAnsi="Times New Roman" w:cs="Times New Roman"/>
              </w:rPr>
              <w:t>̀</w:t>
            </w:r>
            <w:r w:rsidRPr="006F20A6">
              <w:t xml:space="preserve">ⲣⲉ ⲡⲓⲙⲁⲛⲛⲁ </w:t>
            </w:r>
            <w:r w:rsidRPr="006F20A6">
              <w:rPr>
                <w:rFonts w:ascii="Times New Roman" w:hAnsi="Times New Roman" w:cs="Times New Roman"/>
              </w:rPr>
              <w:t>ϩ</w:t>
            </w:r>
            <w:r w:rsidRPr="006F20A6">
              <w:t>ⲏⲡ ⲛ</w:t>
            </w:r>
            <w:r w:rsidRPr="006F20A6">
              <w:rPr>
                <w:rFonts w:ascii="Times New Roman" w:hAnsi="Times New Roman" w:cs="Times New Roman"/>
              </w:rPr>
              <w:t>̀ϧ</w:t>
            </w:r>
            <w:r w:rsidRPr="006F20A6">
              <w:t>ⲏⲧ</w:t>
            </w:r>
            <w:r w:rsidRPr="006F20A6">
              <w:rPr>
                <w:rFonts w:ascii="Times New Roman" w:hAnsi="Times New Roman" w:cs="Times New Roman"/>
              </w:rPr>
              <w:t>ϥ</w:t>
            </w:r>
          </w:p>
        </w:tc>
      </w:tr>
      <w:tr w:rsidR="00E35F1F" w14:paraId="54F436C3" w14:textId="77777777" w:rsidTr="00E35F1F">
        <w:trPr>
          <w:cantSplit/>
          <w:jc w:val="center"/>
        </w:trPr>
        <w:tc>
          <w:tcPr>
            <w:tcW w:w="288" w:type="dxa"/>
          </w:tcPr>
          <w:p w14:paraId="2B6B5D12" w14:textId="77777777" w:rsidR="00E35F1F" w:rsidRDefault="00E35F1F" w:rsidP="00E35F1F">
            <w:r w:rsidRPr="000F6316">
              <w:rPr>
                <w:rFonts w:ascii="CS Avva Shenouda" w:hAnsi="CS Avva Shenouda"/>
                <w:sz w:val="24"/>
                <w:szCs w:val="24"/>
              </w:rPr>
              <w:lastRenderedPageBreak/>
              <w:t>¿</w:t>
            </w:r>
          </w:p>
        </w:tc>
        <w:tc>
          <w:tcPr>
            <w:tcW w:w="3960" w:type="dxa"/>
          </w:tcPr>
          <w:p w14:paraId="50DE3B27" w14:textId="77777777" w:rsidR="00E35F1F" w:rsidRDefault="00E35F1F" w:rsidP="00E35F1F">
            <w:pPr>
              <w:pStyle w:val="EngHang"/>
              <w:rPr>
                <w:rFonts w:eastAsiaTheme="minorHAnsi"/>
              </w:rPr>
            </w:pPr>
            <w:r>
              <w:rPr>
                <w:rFonts w:eastAsiaTheme="minorHAnsi"/>
              </w:rPr>
              <w:t>For that was kept</w:t>
            </w:r>
          </w:p>
          <w:p w14:paraId="7890292C" w14:textId="77777777" w:rsidR="00E35F1F" w:rsidRDefault="00E35F1F" w:rsidP="00E35F1F">
            <w:pPr>
              <w:pStyle w:val="EngHang"/>
              <w:rPr>
                <w:rFonts w:eastAsiaTheme="minorHAnsi"/>
              </w:rPr>
            </w:pPr>
            <w:r>
              <w:rPr>
                <w:rFonts w:eastAsiaTheme="minorHAnsi"/>
              </w:rPr>
              <w:t>In the Tabernacle,</w:t>
            </w:r>
          </w:p>
          <w:p w14:paraId="4D886D4D" w14:textId="77777777" w:rsidR="00E35F1F" w:rsidRDefault="00E35F1F" w:rsidP="00E35F1F">
            <w:pPr>
              <w:pStyle w:val="EngHang"/>
              <w:rPr>
                <w:rFonts w:eastAsiaTheme="minorHAnsi"/>
              </w:rPr>
            </w:pPr>
            <w:r>
              <w:rPr>
                <w:rFonts w:eastAsiaTheme="minorHAnsi"/>
              </w:rPr>
              <w:t>As a testimony for</w:t>
            </w:r>
          </w:p>
          <w:p w14:paraId="05D6079B" w14:textId="77777777" w:rsidR="00E35F1F" w:rsidRPr="001A0083" w:rsidRDefault="00E35F1F" w:rsidP="00E35F1F">
            <w:pPr>
              <w:pStyle w:val="EngHangEnd"/>
            </w:pPr>
            <w:r>
              <w:rPr>
                <w:rFonts w:eastAsiaTheme="minorHAnsi"/>
              </w:rPr>
              <w:t>The children of Israel:</w:t>
            </w:r>
          </w:p>
        </w:tc>
        <w:tc>
          <w:tcPr>
            <w:tcW w:w="288" w:type="dxa"/>
          </w:tcPr>
          <w:p w14:paraId="7EEE769C" w14:textId="77777777" w:rsidR="00E35F1F" w:rsidRDefault="00E35F1F" w:rsidP="00E35F1F"/>
        </w:tc>
        <w:tc>
          <w:tcPr>
            <w:tcW w:w="288" w:type="dxa"/>
          </w:tcPr>
          <w:p w14:paraId="1D492C72" w14:textId="77777777" w:rsidR="00E35F1F" w:rsidRDefault="00E35F1F" w:rsidP="00E35F1F">
            <w:r w:rsidRPr="000F6316">
              <w:rPr>
                <w:rFonts w:ascii="CS Avva Shenouda" w:hAnsi="CS Avva Shenouda"/>
                <w:sz w:val="24"/>
                <w:szCs w:val="24"/>
              </w:rPr>
              <w:t>¿</w:t>
            </w:r>
          </w:p>
        </w:tc>
        <w:tc>
          <w:tcPr>
            <w:tcW w:w="3960" w:type="dxa"/>
          </w:tcPr>
          <w:p w14:paraId="1B3AC8F0" w14:textId="77777777" w:rsidR="00E35F1F" w:rsidRDefault="00E35F1F" w:rsidP="00E35F1F">
            <w:pPr>
              <w:pStyle w:val="CopticVersemulti-line"/>
            </w:pPr>
            <w:r w:rsidRPr="006F20A6">
              <w:t>Ⲫⲏ ⲙⲉⲛ ⲉ̀ⲧⲉⲙ̀ⲙⲁⲩ</w:t>
            </w:r>
          </w:p>
          <w:p w14:paraId="393B6984" w14:textId="77777777" w:rsidR="00E35F1F" w:rsidRDefault="00E35F1F" w:rsidP="00E35F1F">
            <w:pPr>
              <w:pStyle w:val="CopticVersemulti-line"/>
            </w:pPr>
            <w:r w:rsidRPr="006F20A6">
              <w:t>ϣⲁⲩⲭⲁϥ ϧⲉⲛ ϯⲥ̀ⲕⲏⲛⲏ</w:t>
            </w:r>
          </w:p>
          <w:p w14:paraId="374BCDFC" w14:textId="77777777" w:rsidR="00E35F1F" w:rsidRDefault="00E35F1F" w:rsidP="00E35F1F">
            <w:pPr>
              <w:pStyle w:val="CopticVersemulti-line"/>
            </w:pPr>
            <w:r w:rsidRPr="006F20A6">
              <w:t>ⲛ̀ⲟⲩⲙⲉⲧⲙⲉⲑⲣⲉ</w:t>
            </w:r>
          </w:p>
          <w:p w14:paraId="722A1F00" w14:textId="77777777" w:rsidR="00E35F1F" w:rsidRDefault="00E35F1F" w:rsidP="00E35F1F">
            <w:pPr>
              <w:pStyle w:val="CopticVerse"/>
            </w:pPr>
            <w:r w:rsidRPr="006F20A6">
              <w:t>ⲛ̀ⲧⲉ ⲛⲉⲛϣⲏⲣⲓ ⲙ̀Ⲡⲓⲥ̅ⲗ</w:t>
            </w:r>
          </w:p>
        </w:tc>
      </w:tr>
      <w:tr w:rsidR="00E35F1F" w14:paraId="4A078D97" w14:textId="77777777" w:rsidTr="00E35F1F">
        <w:trPr>
          <w:cantSplit/>
          <w:jc w:val="center"/>
        </w:trPr>
        <w:tc>
          <w:tcPr>
            <w:tcW w:w="288" w:type="dxa"/>
          </w:tcPr>
          <w:p w14:paraId="37E5C91B" w14:textId="77777777" w:rsidR="00E35F1F" w:rsidRDefault="00E35F1F" w:rsidP="00E35F1F"/>
        </w:tc>
        <w:tc>
          <w:tcPr>
            <w:tcW w:w="3960" w:type="dxa"/>
          </w:tcPr>
          <w:p w14:paraId="0560EABA" w14:textId="77777777" w:rsidR="00E35F1F" w:rsidRDefault="00E35F1F" w:rsidP="00E35F1F">
            <w:pPr>
              <w:pStyle w:val="EngHang"/>
              <w:rPr>
                <w:rFonts w:eastAsiaTheme="minorHAnsi"/>
              </w:rPr>
            </w:pPr>
            <w:r>
              <w:rPr>
                <w:rFonts w:eastAsiaTheme="minorHAnsi"/>
              </w:rPr>
              <w:t>Of the good things</w:t>
            </w:r>
          </w:p>
          <w:p w14:paraId="721993D8" w14:textId="77777777" w:rsidR="00E35F1F" w:rsidRDefault="00E35F1F" w:rsidP="00E35F1F">
            <w:pPr>
              <w:pStyle w:val="EngHang"/>
              <w:rPr>
                <w:rFonts w:eastAsiaTheme="minorHAnsi"/>
              </w:rPr>
            </w:pPr>
            <w:r>
              <w:rPr>
                <w:rFonts w:eastAsiaTheme="minorHAnsi"/>
              </w:rPr>
              <w:t>That the Lord God</w:t>
            </w:r>
          </w:p>
          <w:p w14:paraId="5A49C119" w14:textId="77777777" w:rsidR="00E35F1F" w:rsidRDefault="00E35F1F" w:rsidP="00E35F1F">
            <w:pPr>
              <w:pStyle w:val="EngHang"/>
              <w:rPr>
                <w:rFonts w:eastAsiaTheme="minorHAnsi"/>
              </w:rPr>
            </w:pPr>
            <w:r>
              <w:rPr>
                <w:rFonts w:eastAsiaTheme="minorHAnsi"/>
              </w:rPr>
              <w:t xml:space="preserve">Did </w:t>
            </w:r>
            <w:commentRangeStart w:id="644"/>
            <w:r>
              <w:rPr>
                <w:rFonts w:eastAsiaTheme="minorHAnsi"/>
              </w:rPr>
              <w:t xml:space="preserve">for </w:t>
            </w:r>
            <w:commentRangeEnd w:id="644"/>
            <w:r>
              <w:rPr>
                <w:rStyle w:val="CommentReference"/>
                <w:rFonts w:eastAsiaTheme="minorHAnsi" w:cstheme="minorBidi"/>
                <w:color w:val="auto"/>
                <w:lang w:val="en-CA"/>
              </w:rPr>
              <w:commentReference w:id="644"/>
            </w:r>
            <w:r>
              <w:rPr>
                <w:rFonts w:eastAsiaTheme="minorHAnsi"/>
              </w:rPr>
              <w:t>them,</w:t>
            </w:r>
          </w:p>
          <w:p w14:paraId="5A81D132" w14:textId="77777777" w:rsidR="00E35F1F" w:rsidRPr="00195761" w:rsidRDefault="00E35F1F" w:rsidP="00E35F1F">
            <w:pPr>
              <w:pStyle w:val="EngHangEnd"/>
              <w:rPr>
                <w:szCs w:val="22"/>
              </w:rPr>
            </w:pPr>
            <w:r>
              <w:rPr>
                <w:rFonts w:eastAsiaTheme="minorHAnsi"/>
              </w:rPr>
              <w:t>In the wilderness of Sinai.</w:t>
            </w:r>
          </w:p>
        </w:tc>
        <w:tc>
          <w:tcPr>
            <w:tcW w:w="288" w:type="dxa"/>
          </w:tcPr>
          <w:p w14:paraId="41434155" w14:textId="77777777" w:rsidR="00E35F1F" w:rsidRDefault="00E35F1F" w:rsidP="00E35F1F"/>
        </w:tc>
        <w:tc>
          <w:tcPr>
            <w:tcW w:w="288" w:type="dxa"/>
          </w:tcPr>
          <w:p w14:paraId="4C2E2F5F" w14:textId="77777777" w:rsidR="00E35F1F" w:rsidRDefault="00E35F1F" w:rsidP="00E35F1F"/>
        </w:tc>
        <w:tc>
          <w:tcPr>
            <w:tcW w:w="3960" w:type="dxa"/>
          </w:tcPr>
          <w:p w14:paraId="22DC3305" w14:textId="77777777" w:rsidR="00E35F1F" w:rsidRDefault="00E35F1F" w:rsidP="00E35F1F">
            <w:pPr>
              <w:pStyle w:val="CopticVersemulti-line"/>
            </w:pPr>
            <w:r w:rsidRPr="006F20A6">
              <w:t>Ⲉⲑⲃⲉ ⲛⲓⲡⲉⲑⲛⲁⲛⲉⲩ</w:t>
            </w:r>
          </w:p>
          <w:p w14:paraId="749E02AE" w14:textId="77777777" w:rsidR="00E35F1F" w:rsidRDefault="00E35F1F" w:rsidP="00E35F1F">
            <w:pPr>
              <w:pStyle w:val="CopticVersemulti-line"/>
            </w:pPr>
            <w:r w:rsidRPr="006F20A6">
              <w:t>ⲉ̀ⲧⲁϥⲁⲓⲧⲟⲩ ⲛⲉⲙⲱⲟⲩ</w:t>
            </w:r>
          </w:p>
          <w:p w14:paraId="6CD9D26E" w14:textId="77777777" w:rsidR="00E35F1F" w:rsidRDefault="00E35F1F" w:rsidP="00E35F1F">
            <w:pPr>
              <w:pStyle w:val="CopticVersemulti-line"/>
            </w:pPr>
            <w:r w:rsidRPr="006F20A6">
              <w:t>ⲛ̀ϫⲉ Ⲡⲟ̅ⲥ̅ Ⲫϯ</w:t>
            </w:r>
          </w:p>
          <w:p w14:paraId="7B6AC4A9" w14:textId="77777777" w:rsidR="00E35F1F" w:rsidRDefault="00E35F1F" w:rsidP="00E35F1F">
            <w:pPr>
              <w:pStyle w:val="CopticVerse"/>
            </w:pPr>
            <w:r w:rsidRPr="006F20A6">
              <w:t>ϩⲓ ⲡ̀ϣⲁϥⲉ ⲛ̀Ⲥⲓⲛⲁ</w:t>
            </w:r>
          </w:p>
        </w:tc>
      </w:tr>
      <w:tr w:rsidR="00E35F1F" w14:paraId="3E4FFA1C" w14:textId="77777777" w:rsidTr="00E35F1F">
        <w:trPr>
          <w:cantSplit/>
          <w:jc w:val="center"/>
        </w:trPr>
        <w:tc>
          <w:tcPr>
            <w:tcW w:w="288" w:type="dxa"/>
          </w:tcPr>
          <w:p w14:paraId="1ECFBFFC" w14:textId="77777777" w:rsidR="00E35F1F" w:rsidRDefault="00E35F1F" w:rsidP="00E35F1F">
            <w:r w:rsidRPr="000F6316">
              <w:rPr>
                <w:rFonts w:ascii="CS Avva Shenouda" w:hAnsi="CS Avva Shenouda"/>
                <w:sz w:val="24"/>
                <w:szCs w:val="24"/>
              </w:rPr>
              <w:t>¿</w:t>
            </w:r>
          </w:p>
        </w:tc>
        <w:tc>
          <w:tcPr>
            <w:tcW w:w="3960" w:type="dxa"/>
          </w:tcPr>
          <w:p w14:paraId="2304F021" w14:textId="77777777" w:rsidR="00E35F1F" w:rsidRDefault="00E35F1F" w:rsidP="00E35F1F">
            <w:pPr>
              <w:pStyle w:val="EngHang"/>
              <w:rPr>
                <w:rFonts w:eastAsiaTheme="minorHAnsi"/>
              </w:rPr>
            </w:pPr>
            <w:r>
              <w:rPr>
                <w:rFonts w:eastAsiaTheme="minorHAnsi"/>
              </w:rPr>
              <w:t>You too, O Mary,</w:t>
            </w:r>
          </w:p>
          <w:p w14:paraId="0F7CE3B4" w14:textId="77777777" w:rsidR="00E35F1F" w:rsidRDefault="00E35F1F" w:rsidP="00E35F1F">
            <w:pPr>
              <w:pStyle w:val="EngHang"/>
              <w:rPr>
                <w:rFonts w:eastAsiaTheme="minorHAnsi"/>
              </w:rPr>
            </w:pPr>
            <w:r>
              <w:rPr>
                <w:rFonts w:eastAsiaTheme="minorHAnsi"/>
              </w:rPr>
              <w:t>Have carried in your womb</w:t>
            </w:r>
          </w:p>
          <w:p w14:paraId="45382F55" w14:textId="77777777" w:rsidR="00E35F1F" w:rsidRDefault="00E35F1F" w:rsidP="00E35F1F">
            <w:pPr>
              <w:pStyle w:val="EngHang"/>
              <w:rPr>
                <w:rFonts w:eastAsiaTheme="minorHAnsi"/>
              </w:rPr>
            </w:pPr>
            <w:r>
              <w:rPr>
                <w:rFonts w:eastAsiaTheme="minorHAnsi"/>
              </w:rPr>
              <w:t>The rational Manna,</w:t>
            </w:r>
          </w:p>
          <w:p w14:paraId="177C9989" w14:textId="77777777" w:rsidR="00E35F1F" w:rsidRDefault="00E35F1F" w:rsidP="00E35F1F">
            <w:pPr>
              <w:pStyle w:val="EngHangEnd"/>
            </w:pPr>
            <w:r>
              <w:rPr>
                <w:rFonts w:eastAsiaTheme="minorHAnsi"/>
              </w:rPr>
              <w:t>That came from the Father:</w:t>
            </w:r>
          </w:p>
        </w:tc>
        <w:tc>
          <w:tcPr>
            <w:tcW w:w="288" w:type="dxa"/>
          </w:tcPr>
          <w:p w14:paraId="221AE574" w14:textId="77777777" w:rsidR="00E35F1F" w:rsidRDefault="00E35F1F" w:rsidP="00E35F1F"/>
        </w:tc>
        <w:tc>
          <w:tcPr>
            <w:tcW w:w="288" w:type="dxa"/>
          </w:tcPr>
          <w:p w14:paraId="7CE14DF5" w14:textId="77777777" w:rsidR="00E35F1F" w:rsidRDefault="00E35F1F" w:rsidP="00E35F1F">
            <w:r w:rsidRPr="000F6316">
              <w:rPr>
                <w:rFonts w:ascii="CS Avva Shenouda" w:hAnsi="CS Avva Shenouda"/>
                <w:sz w:val="24"/>
                <w:szCs w:val="24"/>
              </w:rPr>
              <w:t>¿</w:t>
            </w:r>
          </w:p>
        </w:tc>
        <w:tc>
          <w:tcPr>
            <w:tcW w:w="3960" w:type="dxa"/>
          </w:tcPr>
          <w:p w14:paraId="6A78A065" w14:textId="77777777" w:rsidR="00E35F1F" w:rsidRDefault="00E35F1F" w:rsidP="00E35F1F">
            <w:pPr>
              <w:pStyle w:val="CopticVersemulti-line"/>
            </w:pPr>
            <w:r w:rsidRPr="006F20A6">
              <w:t>Ⲛ̀ⲑⲟ ϩⲱⲓ Ⲙⲁⲣⲓⲁ</w:t>
            </w:r>
          </w:p>
          <w:p w14:paraId="30AE2E37" w14:textId="77777777" w:rsidR="00E35F1F" w:rsidRDefault="00E35F1F" w:rsidP="00E35F1F">
            <w:pPr>
              <w:pStyle w:val="CopticVersemulti-line"/>
            </w:pPr>
            <w:r w:rsidRPr="006F20A6">
              <w:t>ⲁ̀ⲣⲉϥⲁⲓ ϧⲉⲛ ⲧⲉⲛⲉϫⲓ</w:t>
            </w:r>
          </w:p>
          <w:p w14:paraId="252FC08F" w14:textId="77777777" w:rsidR="00E35F1F" w:rsidRDefault="00E35F1F" w:rsidP="00E35F1F">
            <w:pPr>
              <w:pStyle w:val="CopticVersemulti-line"/>
            </w:pPr>
            <w:r w:rsidRPr="006F20A6">
              <w:t>ⲙ̀ⲡⲓⲙⲁⲛⲛⲁ ⲛ̀ⲛⲟⲏ̀ⲧⲟⲛ</w:t>
            </w:r>
          </w:p>
          <w:p w14:paraId="33FAF9DA" w14:textId="77777777" w:rsidR="00E35F1F" w:rsidRDefault="00E35F1F" w:rsidP="00E35F1F">
            <w:pPr>
              <w:pStyle w:val="CopticVerse"/>
            </w:pPr>
            <w:r w:rsidRPr="006F20A6">
              <w:t>ⲉ̀ⲧⲁϥⲓ̀ ⲉⲃⲟⲗϧⲉⲛ Ⲫ̀ⲓⲱⲧ</w:t>
            </w:r>
          </w:p>
        </w:tc>
      </w:tr>
      <w:tr w:rsidR="00E35F1F" w14:paraId="4430C382" w14:textId="77777777" w:rsidTr="00E35F1F">
        <w:trPr>
          <w:cantSplit/>
          <w:jc w:val="center"/>
        </w:trPr>
        <w:tc>
          <w:tcPr>
            <w:tcW w:w="288" w:type="dxa"/>
          </w:tcPr>
          <w:p w14:paraId="1D3ADCD1" w14:textId="77777777" w:rsidR="00E35F1F" w:rsidRDefault="00E35F1F" w:rsidP="00E35F1F"/>
        </w:tc>
        <w:tc>
          <w:tcPr>
            <w:tcW w:w="3960" w:type="dxa"/>
          </w:tcPr>
          <w:p w14:paraId="7635ECD4" w14:textId="77777777" w:rsidR="00E35F1F" w:rsidRDefault="00E35F1F" w:rsidP="00E35F1F">
            <w:pPr>
              <w:pStyle w:val="EngHang"/>
              <w:rPr>
                <w:rFonts w:eastAsiaTheme="minorHAnsi"/>
              </w:rPr>
            </w:pPr>
            <w:r>
              <w:rPr>
                <w:rFonts w:eastAsiaTheme="minorHAnsi"/>
              </w:rPr>
              <w:t>You have born Him without blemish.</w:t>
            </w:r>
          </w:p>
          <w:p w14:paraId="0DCB75FB" w14:textId="77777777" w:rsidR="00E35F1F" w:rsidRDefault="00E35F1F" w:rsidP="00E35F1F">
            <w:pPr>
              <w:pStyle w:val="EngHang"/>
              <w:rPr>
                <w:rFonts w:eastAsiaTheme="minorHAnsi"/>
              </w:rPr>
            </w:pPr>
            <w:r>
              <w:rPr>
                <w:rFonts w:eastAsiaTheme="minorHAnsi"/>
              </w:rPr>
              <w:t>He gave unto us</w:t>
            </w:r>
          </w:p>
          <w:p w14:paraId="5179E67D" w14:textId="77777777" w:rsidR="00E35F1F" w:rsidRDefault="00E35F1F" w:rsidP="00E35F1F">
            <w:pPr>
              <w:pStyle w:val="EngHang"/>
              <w:rPr>
                <w:rFonts w:eastAsiaTheme="minorHAnsi"/>
              </w:rPr>
            </w:pPr>
            <w:r>
              <w:rPr>
                <w:rFonts w:eastAsiaTheme="minorHAnsi"/>
              </w:rPr>
              <w:t>His honoured Body and Blood,</w:t>
            </w:r>
          </w:p>
          <w:p w14:paraId="4C8C2E1D" w14:textId="77777777" w:rsidR="00E35F1F" w:rsidRDefault="00E35F1F" w:rsidP="00E35F1F">
            <w:pPr>
              <w:pStyle w:val="EngHangEnd"/>
            </w:pPr>
            <w:r>
              <w:rPr>
                <w:rFonts w:eastAsiaTheme="minorHAnsi"/>
              </w:rPr>
              <w:t>And we lived forever.</w:t>
            </w:r>
          </w:p>
        </w:tc>
        <w:tc>
          <w:tcPr>
            <w:tcW w:w="288" w:type="dxa"/>
          </w:tcPr>
          <w:p w14:paraId="38D1ED2C" w14:textId="77777777" w:rsidR="00E35F1F" w:rsidRDefault="00E35F1F" w:rsidP="00E35F1F"/>
        </w:tc>
        <w:tc>
          <w:tcPr>
            <w:tcW w:w="288" w:type="dxa"/>
          </w:tcPr>
          <w:p w14:paraId="68847445" w14:textId="77777777" w:rsidR="00E35F1F" w:rsidRDefault="00E35F1F" w:rsidP="00E35F1F"/>
        </w:tc>
        <w:tc>
          <w:tcPr>
            <w:tcW w:w="3960" w:type="dxa"/>
          </w:tcPr>
          <w:p w14:paraId="3C6D5940" w14:textId="77777777" w:rsidR="00E35F1F" w:rsidRDefault="00E35F1F" w:rsidP="00E35F1F">
            <w:pPr>
              <w:pStyle w:val="CopticVersemulti-line"/>
            </w:pPr>
            <w:r w:rsidRPr="006F20A6">
              <w:t>Ⲁ̀ⲣⲉⲙⲁⲥϥ ⲁϭⲛⲉ ⲑⲱⲗⲉⲃ</w:t>
            </w:r>
          </w:p>
          <w:p w14:paraId="4A05D274" w14:textId="77777777" w:rsidR="00E35F1F" w:rsidRDefault="00E35F1F" w:rsidP="00E35F1F">
            <w:pPr>
              <w:pStyle w:val="CopticVersemulti-line"/>
            </w:pPr>
            <w:r w:rsidRPr="006F20A6">
              <w:t>ⲁϥϯ ⲛⲁⲛ ⲙ̀ⲡⲉϥⲥⲱⲙⲁ</w:t>
            </w:r>
          </w:p>
          <w:p w14:paraId="5C677CB0" w14:textId="77777777" w:rsidR="00E35F1F" w:rsidRDefault="00E35F1F" w:rsidP="00E35F1F">
            <w:pPr>
              <w:pStyle w:val="CopticVersemulti-line"/>
            </w:pPr>
            <w:r w:rsidRPr="006F20A6">
              <w:t>ⲛⲉⲙ ⲡⲉϥⲥ̀ⲛⲟϥ ⲉⲧⲧⲁⲓⲏⲟⲩⲧ</w:t>
            </w:r>
          </w:p>
          <w:p w14:paraId="09274FE5" w14:textId="77777777" w:rsidR="00E35F1F" w:rsidRDefault="00E35F1F" w:rsidP="00E35F1F">
            <w:pPr>
              <w:pStyle w:val="CopticVerse"/>
            </w:pPr>
            <w:r w:rsidRPr="006F20A6">
              <w:t>ⲁⲛⲱⲛϧ ϣⲁ ⲉⲛⲉϩ</w:t>
            </w:r>
          </w:p>
        </w:tc>
      </w:tr>
      <w:tr w:rsidR="00E35F1F" w14:paraId="2B441A5E" w14:textId="77777777" w:rsidTr="00E35F1F">
        <w:trPr>
          <w:cantSplit/>
          <w:jc w:val="center"/>
        </w:trPr>
        <w:tc>
          <w:tcPr>
            <w:tcW w:w="288" w:type="dxa"/>
          </w:tcPr>
          <w:p w14:paraId="1DC9185D" w14:textId="77777777" w:rsidR="00E35F1F" w:rsidRDefault="00E35F1F" w:rsidP="00E35F1F">
            <w:r w:rsidRPr="000F6316">
              <w:rPr>
                <w:rFonts w:ascii="CS Avva Shenouda" w:hAnsi="CS Avva Shenouda"/>
                <w:sz w:val="24"/>
                <w:szCs w:val="24"/>
              </w:rPr>
              <w:t>¿</w:t>
            </w:r>
          </w:p>
        </w:tc>
        <w:tc>
          <w:tcPr>
            <w:tcW w:w="3960" w:type="dxa"/>
          </w:tcPr>
          <w:p w14:paraId="46B85BDC" w14:textId="77777777" w:rsidR="00E35F1F" w:rsidRDefault="00E35F1F" w:rsidP="00E35F1F">
            <w:pPr>
              <w:pStyle w:val="EngHang"/>
            </w:pPr>
            <w:r>
              <w:t>Therefore we</w:t>
            </w:r>
          </w:p>
          <w:p w14:paraId="29A8E9FB" w14:textId="77777777" w:rsidR="00E35F1F" w:rsidRDefault="00E35F1F" w:rsidP="00E35F1F">
            <w:pPr>
              <w:pStyle w:val="EngHang"/>
            </w:pPr>
            <w:commentRangeStart w:id="645"/>
            <w:r>
              <w:t xml:space="preserve">Magnify </w:t>
            </w:r>
            <w:commentRangeEnd w:id="645"/>
            <w:r>
              <w:rPr>
                <w:rStyle w:val="CommentReference"/>
                <w:rFonts w:eastAsiaTheme="minorHAnsi" w:cstheme="minorBidi"/>
                <w:color w:val="auto"/>
                <w:lang w:val="en-CA"/>
              </w:rPr>
              <w:commentReference w:id="645"/>
            </w:r>
            <w:r>
              <w:t>you befittingly,</w:t>
            </w:r>
          </w:p>
          <w:p w14:paraId="5024FA9B" w14:textId="77777777" w:rsidR="00E35F1F" w:rsidRDefault="00E35F1F" w:rsidP="00E35F1F">
            <w:pPr>
              <w:pStyle w:val="EngHang"/>
            </w:pPr>
            <w:r>
              <w:t>With prophetic</w:t>
            </w:r>
          </w:p>
          <w:p w14:paraId="35AEDD88" w14:textId="77777777" w:rsidR="00E35F1F" w:rsidRPr="001A0083" w:rsidRDefault="00E35F1F" w:rsidP="00E35F1F">
            <w:pPr>
              <w:pStyle w:val="EngHangEnd"/>
            </w:pPr>
            <w:r>
              <w:t>Hymnology.</w:t>
            </w:r>
          </w:p>
        </w:tc>
        <w:tc>
          <w:tcPr>
            <w:tcW w:w="288" w:type="dxa"/>
          </w:tcPr>
          <w:p w14:paraId="1075805A" w14:textId="77777777" w:rsidR="00E35F1F" w:rsidRDefault="00E35F1F" w:rsidP="00E35F1F"/>
        </w:tc>
        <w:tc>
          <w:tcPr>
            <w:tcW w:w="288" w:type="dxa"/>
          </w:tcPr>
          <w:p w14:paraId="06C9BD4A" w14:textId="77777777" w:rsidR="00E35F1F" w:rsidRDefault="00E35F1F" w:rsidP="00E35F1F">
            <w:r w:rsidRPr="000F6316">
              <w:rPr>
                <w:rFonts w:ascii="CS Avva Shenouda" w:hAnsi="CS Avva Shenouda"/>
                <w:sz w:val="24"/>
                <w:szCs w:val="24"/>
              </w:rPr>
              <w:t>¿</w:t>
            </w:r>
          </w:p>
        </w:tc>
        <w:tc>
          <w:tcPr>
            <w:tcW w:w="3960" w:type="dxa"/>
          </w:tcPr>
          <w:p w14:paraId="046F6307"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036BE49"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0F2EDFF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14521032"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442AD94B" w14:textId="77777777" w:rsidTr="00E35F1F">
        <w:trPr>
          <w:cantSplit/>
          <w:jc w:val="center"/>
        </w:trPr>
        <w:tc>
          <w:tcPr>
            <w:tcW w:w="288" w:type="dxa"/>
          </w:tcPr>
          <w:p w14:paraId="6EB45792" w14:textId="77777777" w:rsidR="00E35F1F" w:rsidRDefault="00E35F1F" w:rsidP="00E35F1F"/>
        </w:tc>
        <w:tc>
          <w:tcPr>
            <w:tcW w:w="3960" w:type="dxa"/>
          </w:tcPr>
          <w:p w14:paraId="17906A90" w14:textId="77777777" w:rsidR="00E35F1F" w:rsidRDefault="00E35F1F" w:rsidP="00E35F1F">
            <w:pPr>
              <w:pStyle w:val="EngHang"/>
            </w:pPr>
            <w:r>
              <w:t>For they spoke of you</w:t>
            </w:r>
          </w:p>
          <w:p w14:paraId="1A54C6CB" w14:textId="77777777" w:rsidR="00E35F1F" w:rsidRDefault="00E35F1F" w:rsidP="00E35F1F">
            <w:pPr>
              <w:pStyle w:val="EngHang"/>
            </w:pPr>
            <w:r>
              <w:t>With great honour saying,</w:t>
            </w:r>
          </w:p>
          <w:p w14:paraId="415B213A" w14:textId="5FACC242" w:rsidR="00E35F1F" w:rsidRDefault="00412DAA" w:rsidP="00E35F1F">
            <w:pPr>
              <w:pStyle w:val="EngHang"/>
            </w:pPr>
            <w:r>
              <w:t>“</w:t>
            </w:r>
            <w:r w:rsidR="00E35F1F">
              <w:t>O Holy City,</w:t>
            </w:r>
          </w:p>
          <w:p w14:paraId="601692D9" w14:textId="0F62891C" w:rsidR="00E35F1F" w:rsidRPr="007425E1" w:rsidRDefault="00412DAA" w:rsidP="00E35F1F">
            <w:pPr>
              <w:pStyle w:val="EngHangEnd"/>
            </w:pPr>
            <w:r>
              <w:t>Of the Great King.”</w:t>
            </w:r>
          </w:p>
        </w:tc>
        <w:tc>
          <w:tcPr>
            <w:tcW w:w="288" w:type="dxa"/>
          </w:tcPr>
          <w:p w14:paraId="5D0C746F" w14:textId="77777777" w:rsidR="00E35F1F" w:rsidRDefault="00E35F1F" w:rsidP="00E35F1F"/>
        </w:tc>
        <w:tc>
          <w:tcPr>
            <w:tcW w:w="288" w:type="dxa"/>
          </w:tcPr>
          <w:p w14:paraId="41DBABDA" w14:textId="77777777" w:rsidR="00E35F1F" w:rsidRDefault="00E35F1F" w:rsidP="00E35F1F"/>
        </w:tc>
        <w:tc>
          <w:tcPr>
            <w:tcW w:w="3960" w:type="dxa"/>
          </w:tcPr>
          <w:p w14:paraId="235CA8C2"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34C2D6CB"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31B70C0E"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5656348D"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4900E54" w14:textId="77777777" w:rsidTr="00E35F1F">
        <w:trPr>
          <w:cantSplit/>
          <w:jc w:val="center"/>
        </w:trPr>
        <w:tc>
          <w:tcPr>
            <w:tcW w:w="288" w:type="dxa"/>
          </w:tcPr>
          <w:p w14:paraId="3ADEE471" w14:textId="77777777" w:rsidR="00E35F1F" w:rsidRDefault="00E35F1F" w:rsidP="00E35F1F">
            <w:r w:rsidRPr="000F6316">
              <w:rPr>
                <w:rFonts w:ascii="CS Avva Shenouda" w:hAnsi="CS Avva Shenouda"/>
                <w:sz w:val="24"/>
                <w:szCs w:val="24"/>
              </w:rPr>
              <w:t>¿</w:t>
            </w:r>
          </w:p>
        </w:tc>
        <w:tc>
          <w:tcPr>
            <w:tcW w:w="3960" w:type="dxa"/>
          </w:tcPr>
          <w:p w14:paraId="13EEA6DC" w14:textId="77777777" w:rsidR="00E35F1F" w:rsidRDefault="00E35F1F" w:rsidP="00E35F1F">
            <w:pPr>
              <w:pStyle w:val="EngHang"/>
            </w:pPr>
            <w:r>
              <w:t>We ask and pray,</w:t>
            </w:r>
          </w:p>
          <w:p w14:paraId="4583F74D" w14:textId="77777777" w:rsidR="00E35F1F" w:rsidRDefault="00E35F1F" w:rsidP="00E35F1F">
            <w:pPr>
              <w:pStyle w:val="EngHang"/>
            </w:pPr>
            <w:r>
              <w:t xml:space="preserve">That we may </w:t>
            </w:r>
            <w:commentRangeStart w:id="646"/>
            <w:r>
              <w:t xml:space="preserve">obtain </w:t>
            </w:r>
            <w:commentRangeEnd w:id="646"/>
            <w:r>
              <w:rPr>
                <w:rStyle w:val="CommentReference"/>
                <w:rFonts w:eastAsiaTheme="minorHAnsi" w:cstheme="minorBidi"/>
                <w:color w:val="auto"/>
                <w:lang w:val="en-CA"/>
              </w:rPr>
              <w:commentReference w:id="646"/>
            </w:r>
            <w:r>
              <w:t>mercy,</w:t>
            </w:r>
          </w:p>
          <w:p w14:paraId="72B31358" w14:textId="77777777" w:rsidR="00E35F1F" w:rsidRDefault="00E35F1F" w:rsidP="00E35F1F">
            <w:pPr>
              <w:pStyle w:val="EngHang"/>
            </w:pPr>
            <w:r>
              <w:t>Through your intercessions</w:t>
            </w:r>
          </w:p>
          <w:p w14:paraId="5AFA1705" w14:textId="77777777" w:rsidR="00E35F1F" w:rsidRPr="007425E1" w:rsidRDefault="00E35F1F" w:rsidP="00E35F1F">
            <w:pPr>
              <w:pStyle w:val="EngHangEnd"/>
            </w:pPr>
            <w:r>
              <w:t>With the Lover of mankind.</w:t>
            </w:r>
          </w:p>
        </w:tc>
        <w:tc>
          <w:tcPr>
            <w:tcW w:w="288" w:type="dxa"/>
          </w:tcPr>
          <w:p w14:paraId="475204FD" w14:textId="77777777" w:rsidR="00E35F1F" w:rsidRDefault="00E35F1F" w:rsidP="00E35F1F"/>
        </w:tc>
        <w:tc>
          <w:tcPr>
            <w:tcW w:w="288" w:type="dxa"/>
          </w:tcPr>
          <w:p w14:paraId="30964683" w14:textId="77777777" w:rsidR="00E35F1F" w:rsidRDefault="00E35F1F" w:rsidP="00E35F1F">
            <w:r w:rsidRPr="000F6316">
              <w:rPr>
                <w:rFonts w:ascii="CS Avva Shenouda" w:hAnsi="CS Avva Shenouda"/>
                <w:sz w:val="24"/>
                <w:szCs w:val="24"/>
              </w:rPr>
              <w:t>¿</w:t>
            </w:r>
          </w:p>
        </w:tc>
        <w:tc>
          <w:tcPr>
            <w:tcW w:w="3960" w:type="dxa"/>
          </w:tcPr>
          <w:p w14:paraId="101BD8F3"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175E8F16"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21A40A4C"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2D2BCE24"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6A223131" w14:textId="5C289233" w:rsidR="00680B91" w:rsidRDefault="00680B91" w:rsidP="00680B91">
      <w:pPr>
        <w:pStyle w:val="Rubric"/>
      </w:pPr>
      <w:bookmarkStart w:id="647" w:name="_Toc298445769"/>
      <w:bookmarkStart w:id="648" w:name="_Toc298681254"/>
      <w:bookmarkStart w:id="649" w:name="_Toc298447494"/>
      <w:r>
        <w:t>(During the Month of Koiak, the Gospel of St. Like 1:73-77 continues,)</w:t>
      </w:r>
    </w:p>
    <w:p w14:paraId="3205E47D" w14:textId="77777777" w:rsidR="00680B91" w:rsidRDefault="00680B91" w:rsidP="00680B91">
      <w:pPr>
        <w:pStyle w:val="EnglishHangNoCoptic"/>
      </w:pPr>
      <w:r>
        <w:lastRenderedPageBreak/>
        <w:t>73 the oath which he swore to Abraham, our father,</w:t>
      </w:r>
    </w:p>
    <w:p w14:paraId="271B4C67" w14:textId="77777777" w:rsidR="00680B91" w:rsidRDefault="00680B91" w:rsidP="00680B91">
      <w:pPr>
        <w:pStyle w:val="EnglishHangNoCoptic"/>
        <w:ind w:firstLine="0"/>
      </w:pPr>
      <w:r>
        <w:t>to grant us  74 that being delivered out of the hands of our enemies,</w:t>
      </w:r>
    </w:p>
    <w:p w14:paraId="5D4EDFB6" w14:textId="77777777" w:rsidR="00680B91" w:rsidRDefault="00680B91" w:rsidP="00680B91">
      <w:pPr>
        <w:pStyle w:val="EnglishHangEndNoCoptic"/>
        <w:ind w:firstLine="0"/>
      </w:pPr>
      <w:r>
        <w:t>we should worship</w:t>
      </w:r>
      <w:r w:rsidRPr="00C15BE8">
        <w:rPr>
          <w:vertAlign w:val="superscript"/>
        </w:rPr>
        <w:footnoteReference w:id="905"/>
      </w:r>
      <w:r>
        <w:t xml:space="preserve"> Him without fear,</w:t>
      </w:r>
    </w:p>
    <w:p w14:paraId="35E93038" w14:textId="77777777" w:rsidR="00680B91" w:rsidRDefault="00680B91" w:rsidP="00680B91">
      <w:pPr>
        <w:pStyle w:val="EnglishHangNoCoptic"/>
      </w:pPr>
      <w:r>
        <w:t>75 in holiness and righteousness before Him,</w:t>
      </w:r>
    </w:p>
    <w:p w14:paraId="4DEBABC9" w14:textId="77777777" w:rsidR="00680B91" w:rsidRDefault="00680B91" w:rsidP="00680B91">
      <w:pPr>
        <w:pStyle w:val="EnglishHangEndNoCoptic"/>
        <w:ind w:firstLine="0"/>
      </w:pPr>
      <w:r>
        <w:t>all the days of our life.</w:t>
      </w:r>
    </w:p>
    <w:p w14:paraId="652A16E2" w14:textId="77777777" w:rsidR="00680B91" w:rsidRDefault="00680B91" w:rsidP="00680B91">
      <w:pPr>
        <w:pStyle w:val="EnglishHangNoCoptic"/>
      </w:pPr>
      <w:r>
        <w:t>76 And you, child, will be called a prophet of the Most High,</w:t>
      </w:r>
    </w:p>
    <w:p w14:paraId="1ABCC647" w14:textId="77777777" w:rsidR="00680B91" w:rsidRDefault="00680B91" w:rsidP="00680B91">
      <w:pPr>
        <w:pStyle w:val="EnglishHangEndNoCoptic"/>
        <w:ind w:firstLine="0"/>
      </w:pPr>
      <w:r>
        <w:t>for you will go before the face of the Lord to prepare his ways,</w:t>
      </w:r>
    </w:p>
    <w:p w14:paraId="570F5407" w14:textId="77777777" w:rsidR="00680B91" w:rsidRDefault="00680B91" w:rsidP="00680B91">
      <w:pPr>
        <w:pStyle w:val="EnglishHangNoCoptic"/>
      </w:pPr>
      <w:r>
        <w:t>77 to give knowledge of salvation to his</w:t>
      </w:r>
    </w:p>
    <w:p w14:paraId="02178044" w14:textId="34D85893" w:rsidR="00680B91" w:rsidRDefault="00680B91" w:rsidP="00680B91">
      <w:pPr>
        <w:pStyle w:val="EnglishHangEndNoCoptic"/>
        <w:ind w:firstLine="0"/>
      </w:pPr>
      <w:r>
        <w:t>people by the remissions of their sins.</w:t>
      </w:r>
    </w:p>
    <w:p w14:paraId="2582586D" w14:textId="2032F286" w:rsidR="00E35F1F" w:rsidRDefault="00E35F1F" w:rsidP="00E35F1F">
      <w:pPr>
        <w:pStyle w:val="Heading6"/>
      </w:pPr>
      <w:r>
        <w:t>Part Five</w:t>
      </w:r>
      <w:bookmarkEnd w:id="647"/>
      <w:bookmarkEnd w:id="648"/>
      <w:bookmarkEnd w:id="649"/>
      <w:r>
        <w:t xml:space="preserve"> (</w:t>
      </w:r>
      <w:r w:rsidRPr="006F20A6">
        <w:rPr>
          <w:rFonts w:ascii="FreeSerifAvvaShenouda" w:hAnsi="FreeSerifAvvaShenouda" w:cs="FreeSerifAvvaShenouda"/>
        </w:rPr>
        <w:t>ⲉ̅</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BB6A3F4" w14:textId="77777777" w:rsidTr="00E35F1F">
        <w:trPr>
          <w:cantSplit/>
          <w:jc w:val="center"/>
        </w:trPr>
        <w:tc>
          <w:tcPr>
            <w:tcW w:w="288" w:type="dxa"/>
          </w:tcPr>
          <w:p w14:paraId="14871203" w14:textId="77777777" w:rsidR="00E35F1F" w:rsidRDefault="00E35F1F" w:rsidP="00E35F1F"/>
        </w:tc>
        <w:tc>
          <w:tcPr>
            <w:tcW w:w="3960" w:type="dxa"/>
          </w:tcPr>
          <w:p w14:paraId="1CCAAA59" w14:textId="77777777" w:rsidR="00E35F1F" w:rsidRDefault="00E35F1F" w:rsidP="00E35F1F">
            <w:pPr>
              <w:pStyle w:val="EngHang"/>
              <w:rPr>
                <w:rFonts w:eastAsiaTheme="minorHAnsi"/>
              </w:rPr>
            </w:pPr>
            <w:r>
              <w:rPr>
                <w:rFonts w:eastAsiaTheme="minorHAnsi"/>
              </w:rPr>
              <w:t>You are the lamp stand</w:t>
            </w:r>
          </w:p>
          <w:p w14:paraId="25F5E715" w14:textId="77777777" w:rsidR="00E35F1F" w:rsidRDefault="00E35F1F" w:rsidP="00E35F1F">
            <w:pPr>
              <w:pStyle w:val="EngHang"/>
              <w:rPr>
                <w:rFonts w:eastAsiaTheme="minorHAnsi"/>
              </w:rPr>
            </w:pPr>
            <w:r>
              <w:rPr>
                <w:rFonts w:eastAsiaTheme="minorHAnsi"/>
              </w:rPr>
              <w:t>Made of pure gold,</w:t>
            </w:r>
          </w:p>
          <w:p w14:paraId="65AEE6CB" w14:textId="77777777" w:rsidR="00E35F1F" w:rsidRDefault="00E35F1F" w:rsidP="00E35F1F">
            <w:pPr>
              <w:pStyle w:val="EngHang"/>
              <w:rPr>
                <w:rFonts w:eastAsiaTheme="minorHAnsi"/>
              </w:rPr>
            </w:pPr>
            <w:r>
              <w:rPr>
                <w:rFonts w:eastAsiaTheme="minorHAnsi"/>
              </w:rPr>
              <w:t>Carrying the</w:t>
            </w:r>
          </w:p>
          <w:p w14:paraId="01D8F59B" w14:textId="12B3E64B" w:rsidR="00E35F1F" w:rsidRPr="002B2910" w:rsidRDefault="00412DAA" w:rsidP="00E35F1F">
            <w:pPr>
              <w:pStyle w:val="EngHangEnd"/>
              <w:rPr>
                <w:rFonts w:eastAsiaTheme="minorHAnsi"/>
              </w:rPr>
            </w:pPr>
            <w:r>
              <w:rPr>
                <w:rFonts w:eastAsiaTheme="minorHAnsi"/>
              </w:rPr>
              <w:t>Ever-</w:t>
            </w:r>
            <w:commentRangeStart w:id="650"/>
            <w:r w:rsidR="00E35F1F">
              <w:rPr>
                <w:rFonts w:eastAsiaTheme="minorHAnsi"/>
              </w:rPr>
              <w:t xml:space="preserve">burning </w:t>
            </w:r>
            <w:commentRangeEnd w:id="650"/>
            <w:r w:rsidR="00E35F1F">
              <w:rPr>
                <w:rStyle w:val="CommentReference"/>
                <w:rFonts w:eastAsiaTheme="minorHAnsi" w:cstheme="minorBidi"/>
                <w:color w:val="auto"/>
                <w:lang w:val="en-CA"/>
              </w:rPr>
              <w:commentReference w:id="650"/>
            </w:r>
            <w:r w:rsidR="00E35F1F">
              <w:rPr>
                <w:rFonts w:eastAsiaTheme="minorHAnsi"/>
              </w:rPr>
              <w:t>lamp:</w:t>
            </w:r>
          </w:p>
        </w:tc>
        <w:tc>
          <w:tcPr>
            <w:tcW w:w="288" w:type="dxa"/>
          </w:tcPr>
          <w:p w14:paraId="7B52F872" w14:textId="77777777" w:rsidR="00E35F1F" w:rsidRDefault="00E35F1F" w:rsidP="00E35F1F"/>
        </w:tc>
        <w:tc>
          <w:tcPr>
            <w:tcW w:w="288" w:type="dxa"/>
          </w:tcPr>
          <w:p w14:paraId="39123603" w14:textId="77777777" w:rsidR="00E35F1F" w:rsidRDefault="00E35F1F" w:rsidP="00E35F1F"/>
        </w:tc>
        <w:tc>
          <w:tcPr>
            <w:tcW w:w="3960" w:type="dxa"/>
          </w:tcPr>
          <w:p w14:paraId="0AAEE098"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w:t>
            </w:r>
            <w:r w:rsidRPr="006B31BA">
              <w:t>ⲗⲩⲭⲛⲓⲁ</w:t>
            </w:r>
            <w:r w:rsidRPr="006B31BA">
              <w:rPr>
                <w:rFonts w:ascii="Times New Roman" w:hAnsi="Times New Roman" w:cs="Times New Roman"/>
              </w:rPr>
              <w:t>̀</w:t>
            </w:r>
          </w:p>
          <w:p w14:paraId="71EACFFA"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ⲉⲧⲧⲟⲩⲃⲏⲟⲩⲧ</w:t>
            </w:r>
          </w:p>
          <w:p w14:paraId="5839A2D4"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ⲡⲓⲗⲁⲙⲡⲁⲥ</w:t>
            </w:r>
          </w:p>
          <w:p w14:paraId="36288658" w14:textId="77777777" w:rsidR="00E35F1F" w:rsidRDefault="00E35F1F" w:rsidP="00E35F1F">
            <w:pPr>
              <w:pStyle w:val="CopticVerse"/>
            </w:pPr>
            <w:r w:rsidRPr="006B31BA">
              <w:t>ⲉⲑⲙⲉ</w:t>
            </w:r>
            <w:r w:rsidRPr="006B31BA">
              <w:rPr>
                <w:rFonts w:ascii="Times New Roman" w:hAnsi="Times New Roman" w:cs="Times New Roman"/>
              </w:rPr>
              <w:t>ϩ</w:t>
            </w:r>
            <w:r w:rsidRPr="006B31BA">
              <w:t xml:space="preserve"> ⲛ</w:t>
            </w:r>
            <w:r w:rsidRPr="006B31BA">
              <w:rPr>
                <w:rFonts w:ascii="Times New Roman" w:hAnsi="Times New Roman" w:cs="Times New Roman"/>
              </w:rPr>
              <w:t>̀</w:t>
            </w:r>
            <w:r w:rsidRPr="006B31BA">
              <w:t>ⲥⲏⲟⲩ ⲛⲓⲃⲉⲛ</w:t>
            </w:r>
          </w:p>
        </w:tc>
      </w:tr>
      <w:tr w:rsidR="00E35F1F" w14:paraId="0E5FFA8C" w14:textId="77777777" w:rsidTr="00E35F1F">
        <w:trPr>
          <w:cantSplit/>
          <w:jc w:val="center"/>
        </w:trPr>
        <w:tc>
          <w:tcPr>
            <w:tcW w:w="288" w:type="dxa"/>
          </w:tcPr>
          <w:p w14:paraId="38BC9425" w14:textId="77777777" w:rsidR="00E35F1F" w:rsidRDefault="00E35F1F" w:rsidP="00E35F1F">
            <w:r w:rsidRPr="000F6316">
              <w:rPr>
                <w:rFonts w:ascii="CS Avva Shenouda" w:hAnsi="CS Avva Shenouda"/>
                <w:sz w:val="24"/>
                <w:szCs w:val="24"/>
              </w:rPr>
              <w:t>¿</w:t>
            </w:r>
          </w:p>
        </w:tc>
        <w:tc>
          <w:tcPr>
            <w:tcW w:w="3960" w:type="dxa"/>
          </w:tcPr>
          <w:p w14:paraId="358C1460" w14:textId="77777777" w:rsidR="00E35F1F" w:rsidRDefault="00E35F1F" w:rsidP="00E35F1F">
            <w:pPr>
              <w:pStyle w:val="EngHang"/>
              <w:rPr>
                <w:rFonts w:eastAsiaTheme="minorHAnsi"/>
              </w:rPr>
            </w:pPr>
            <w:r>
              <w:rPr>
                <w:rFonts w:eastAsiaTheme="minorHAnsi"/>
              </w:rPr>
              <w:t>The unapproachable</w:t>
            </w:r>
          </w:p>
          <w:p w14:paraId="59F684E9" w14:textId="77777777" w:rsidR="00E35F1F" w:rsidRDefault="00E35F1F" w:rsidP="00E35F1F">
            <w:pPr>
              <w:pStyle w:val="EngHang"/>
              <w:rPr>
                <w:rFonts w:eastAsiaTheme="minorHAnsi"/>
              </w:rPr>
            </w:pPr>
            <w:r>
              <w:rPr>
                <w:rFonts w:eastAsiaTheme="minorHAnsi"/>
              </w:rPr>
              <w:t>Light of the world,</w:t>
            </w:r>
          </w:p>
          <w:p w14:paraId="6155B6E9" w14:textId="77777777" w:rsidR="00E35F1F" w:rsidRDefault="00E35F1F" w:rsidP="00E35F1F">
            <w:pPr>
              <w:pStyle w:val="EngHang"/>
              <w:rPr>
                <w:rFonts w:eastAsiaTheme="minorHAnsi"/>
              </w:rPr>
            </w:pPr>
            <w:r>
              <w:rPr>
                <w:rFonts w:eastAsiaTheme="minorHAnsi"/>
              </w:rPr>
              <w:t>Out of the</w:t>
            </w:r>
          </w:p>
          <w:p w14:paraId="3056E170" w14:textId="77777777" w:rsidR="00E35F1F" w:rsidRPr="001A0083" w:rsidRDefault="00E35F1F" w:rsidP="00E35F1F">
            <w:pPr>
              <w:pStyle w:val="EngHangEnd"/>
            </w:pPr>
            <w:r>
              <w:rPr>
                <w:rFonts w:eastAsiaTheme="minorHAnsi"/>
              </w:rPr>
              <w:t>Unapproachable Light:</w:t>
            </w:r>
          </w:p>
        </w:tc>
        <w:tc>
          <w:tcPr>
            <w:tcW w:w="288" w:type="dxa"/>
          </w:tcPr>
          <w:p w14:paraId="10134288" w14:textId="77777777" w:rsidR="00E35F1F" w:rsidRDefault="00E35F1F" w:rsidP="00E35F1F"/>
        </w:tc>
        <w:tc>
          <w:tcPr>
            <w:tcW w:w="288" w:type="dxa"/>
          </w:tcPr>
          <w:p w14:paraId="4DEC21C3" w14:textId="77777777" w:rsidR="00E35F1F" w:rsidRDefault="00E35F1F" w:rsidP="00E35F1F">
            <w:r w:rsidRPr="000F6316">
              <w:rPr>
                <w:rFonts w:ascii="CS Avva Shenouda" w:hAnsi="CS Avva Shenouda"/>
                <w:sz w:val="24"/>
                <w:szCs w:val="24"/>
              </w:rPr>
              <w:t>¿</w:t>
            </w:r>
          </w:p>
        </w:tc>
        <w:tc>
          <w:tcPr>
            <w:tcW w:w="3960" w:type="dxa"/>
          </w:tcPr>
          <w:p w14:paraId="76D8252E" w14:textId="77777777" w:rsidR="00E35F1F" w:rsidRDefault="00E35F1F" w:rsidP="00E35F1F">
            <w:pPr>
              <w:pStyle w:val="CopticVersemulti-line"/>
            </w:pPr>
            <w:r w:rsidRPr="006B31BA">
              <w:t>Ⲉ̀ⲧⲉ ⲫ̀ⲟⲩⲱⲓⲛ ⲙ̀ⲡⲓⲕⲟⲥⲙⲟⲥ</w:t>
            </w:r>
          </w:p>
          <w:p w14:paraId="5D1752C4" w14:textId="77777777" w:rsidR="00E35F1F" w:rsidRDefault="00E35F1F" w:rsidP="00E35F1F">
            <w:pPr>
              <w:pStyle w:val="CopticVersemulti-line"/>
            </w:pPr>
            <w:r w:rsidRPr="006B31BA">
              <w:t>ⲡⲓⲁⲧϣ̀ϧⲱⲛⲧ ⲉ̀ⲣⲟϥ</w:t>
            </w:r>
          </w:p>
          <w:p w14:paraId="62CF092F" w14:textId="77777777" w:rsidR="00E35F1F" w:rsidRDefault="00E35F1F" w:rsidP="00E35F1F">
            <w:pPr>
              <w:pStyle w:val="CopticVersemulti-line"/>
            </w:pPr>
            <w:r w:rsidRPr="006B31BA">
              <w:t>ⲡⲓ ⲉ̀ⲃⲟⲗϧⲉⲛ ⲡⲓⲟⲩⲱⲓⲛⲓ</w:t>
            </w:r>
          </w:p>
          <w:p w14:paraId="3BA04410" w14:textId="77777777" w:rsidR="00E35F1F" w:rsidRDefault="00E35F1F" w:rsidP="00E35F1F">
            <w:pPr>
              <w:pStyle w:val="CopticVerse"/>
            </w:pPr>
            <w:r w:rsidRPr="006B31BA">
              <w:t>ⲛ̀ⲁⲧϣ̀ϧⲱⲛⲧ ⲉ̀ⲣⲟϥ</w:t>
            </w:r>
          </w:p>
        </w:tc>
      </w:tr>
      <w:tr w:rsidR="00E35F1F" w14:paraId="157801A2" w14:textId="77777777" w:rsidTr="00E35F1F">
        <w:trPr>
          <w:cantSplit/>
          <w:jc w:val="center"/>
        </w:trPr>
        <w:tc>
          <w:tcPr>
            <w:tcW w:w="288" w:type="dxa"/>
          </w:tcPr>
          <w:p w14:paraId="131B9372" w14:textId="77777777" w:rsidR="00E35F1F" w:rsidRDefault="00E35F1F" w:rsidP="00E35F1F"/>
        </w:tc>
        <w:tc>
          <w:tcPr>
            <w:tcW w:w="3960" w:type="dxa"/>
          </w:tcPr>
          <w:p w14:paraId="23F433F0" w14:textId="77777777" w:rsidR="00E35F1F" w:rsidRDefault="00E35F1F" w:rsidP="00E35F1F">
            <w:pPr>
              <w:pStyle w:val="EngHang"/>
              <w:rPr>
                <w:rFonts w:eastAsiaTheme="minorHAnsi"/>
              </w:rPr>
            </w:pPr>
            <w:r>
              <w:rPr>
                <w:rFonts w:eastAsiaTheme="minorHAnsi"/>
              </w:rPr>
              <w:t>The True God,</w:t>
            </w:r>
          </w:p>
          <w:p w14:paraId="6A794884" w14:textId="77777777" w:rsidR="00E35F1F" w:rsidRDefault="00E35F1F" w:rsidP="00E35F1F">
            <w:pPr>
              <w:pStyle w:val="EngHang"/>
              <w:rPr>
                <w:rFonts w:eastAsiaTheme="minorHAnsi"/>
              </w:rPr>
            </w:pPr>
            <w:r>
              <w:rPr>
                <w:rFonts w:eastAsiaTheme="minorHAnsi"/>
              </w:rPr>
              <w:t>Of the True God,</w:t>
            </w:r>
          </w:p>
          <w:p w14:paraId="49DFD0FC" w14:textId="77777777" w:rsidR="00E35F1F" w:rsidRDefault="00E35F1F" w:rsidP="00E35F1F">
            <w:pPr>
              <w:pStyle w:val="EngHang"/>
              <w:rPr>
                <w:rFonts w:eastAsiaTheme="minorHAnsi"/>
              </w:rPr>
            </w:pPr>
            <w:r>
              <w:rPr>
                <w:rFonts w:eastAsiaTheme="minorHAnsi"/>
              </w:rPr>
              <w:t>Who was incarnate</w:t>
            </w:r>
          </w:p>
          <w:p w14:paraId="2A613601" w14:textId="77777777" w:rsidR="00E35F1F" w:rsidRPr="00195761" w:rsidRDefault="00E35F1F" w:rsidP="00E35F1F">
            <w:pPr>
              <w:pStyle w:val="EngHangEnd"/>
              <w:rPr>
                <w:szCs w:val="22"/>
              </w:rPr>
            </w:pPr>
            <w:r>
              <w:rPr>
                <w:rFonts w:eastAsiaTheme="minorHAnsi"/>
              </w:rPr>
              <w:t>Of you, without change.</w:t>
            </w:r>
          </w:p>
        </w:tc>
        <w:tc>
          <w:tcPr>
            <w:tcW w:w="288" w:type="dxa"/>
          </w:tcPr>
          <w:p w14:paraId="6E6191C3" w14:textId="77777777" w:rsidR="00E35F1F" w:rsidRDefault="00E35F1F" w:rsidP="00E35F1F"/>
        </w:tc>
        <w:tc>
          <w:tcPr>
            <w:tcW w:w="288" w:type="dxa"/>
          </w:tcPr>
          <w:p w14:paraId="3021D808" w14:textId="77777777" w:rsidR="00E35F1F" w:rsidRDefault="00E35F1F" w:rsidP="00E35F1F"/>
        </w:tc>
        <w:tc>
          <w:tcPr>
            <w:tcW w:w="3960" w:type="dxa"/>
          </w:tcPr>
          <w:p w14:paraId="1D697DDB" w14:textId="77777777" w:rsidR="00E35F1F" w:rsidRDefault="00E35F1F" w:rsidP="00E35F1F">
            <w:pPr>
              <w:pStyle w:val="CopticVersemulti-line"/>
            </w:pPr>
            <w:r w:rsidRPr="006B31BA">
              <w:t>Ⲡⲓⲛⲟⲩϯ ⲛ̀ⲧⲁⲫ̀ⲙⲏⲓ</w:t>
            </w:r>
          </w:p>
          <w:p w14:paraId="730DF0F4" w14:textId="77777777" w:rsidR="00E35F1F" w:rsidRDefault="00E35F1F" w:rsidP="00E35F1F">
            <w:pPr>
              <w:pStyle w:val="CopticVersemulti-line"/>
            </w:pPr>
            <w:r w:rsidRPr="006B31BA">
              <w:t>ⲉ̀ⲃⲟⲗϧⲉⲛ ⲟⲩⲛⲟⲩϯ ⲛ̀ⲧⲁⲫ̀ⲙⲏⲓ</w:t>
            </w:r>
          </w:p>
          <w:p w14:paraId="78E1BBE5" w14:textId="77777777" w:rsidR="00E35F1F" w:rsidRDefault="00E35F1F" w:rsidP="00E35F1F">
            <w:pPr>
              <w:pStyle w:val="CopticVersemulti-line"/>
            </w:pPr>
            <w:r w:rsidRPr="006B31BA">
              <w:t>ⲉ̀ⲧⲁϥϭⲓⲥⲁⲣⲝ ⲛ̀ϧⲏϯ</w:t>
            </w:r>
          </w:p>
          <w:p w14:paraId="06F238C1" w14:textId="77777777" w:rsidR="00E35F1F" w:rsidRDefault="00E35F1F" w:rsidP="00E35F1F">
            <w:pPr>
              <w:pStyle w:val="CopticVerse"/>
            </w:pPr>
            <w:r w:rsidRPr="006B31BA">
              <w:t>ϧⲉⲛ ⲟⲩⲙⲉⲧⲁⲧϣⲓⲃϯ</w:t>
            </w:r>
          </w:p>
        </w:tc>
      </w:tr>
      <w:tr w:rsidR="00E35F1F" w14:paraId="0206541F" w14:textId="77777777" w:rsidTr="00E35F1F">
        <w:trPr>
          <w:cantSplit/>
          <w:jc w:val="center"/>
        </w:trPr>
        <w:tc>
          <w:tcPr>
            <w:tcW w:w="288" w:type="dxa"/>
          </w:tcPr>
          <w:p w14:paraId="37E35C33" w14:textId="77777777" w:rsidR="00E35F1F" w:rsidRDefault="00E35F1F" w:rsidP="00E35F1F">
            <w:r w:rsidRPr="000F6316">
              <w:rPr>
                <w:rFonts w:ascii="CS Avva Shenouda" w:hAnsi="CS Avva Shenouda"/>
                <w:sz w:val="24"/>
                <w:szCs w:val="24"/>
              </w:rPr>
              <w:t>¿</w:t>
            </w:r>
          </w:p>
        </w:tc>
        <w:tc>
          <w:tcPr>
            <w:tcW w:w="3960" w:type="dxa"/>
          </w:tcPr>
          <w:p w14:paraId="2854DAC8" w14:textId="77777777" w:rsidR="00E35F1F" w:rsidRDefault="00E35F1F" w:rsidP="00E35F1F">
            <w:pPr>
              <w:pStyle w:val="EngHang"/>
              <w:rPr>
                <w:rFonts w:eastAsiaTheme="minorHAnsi"/>
              </w:rPr>
            </w:pPr>
            <w:r>
              <w:rPr>
                <w:rFonts w:eastAsiaTheme="minorHAnsi"/>
              </w:rPr>
              <w:t xml:space="preserve">By His </w:t>
            </w:r>
            <w:commentRangeStart w:id="651"/>
            <w:r>
              <w:rPr>
                <w:rFonts w:eastAsiaTheme="minorHAnsi"/>
              </w:rPr>
              <w:t>manifestation</w:t>
            </w:r>
            <w:commentRangeEnd w:id="651"/>
            <w:r>
              <w:rPr>
                <w:rStyle w:val="CommentReference"/>
                <w:rFonts w:eastAsiaTheme="minorHAnsi" w:cstheme="minorBidi"/>
                <w:color w:val="auto"/>
                <w:lang w:val="en-CA"/>
              </w:rPr>
              <w:commentReference w:id="651"/>
            </w:r>
            <w:r>
              <w:rPr>
                <w:rFonts w:eastAsiaTheme="minorHAnsi"/>
              </w:rPr>
              <w:t>,</w:t>
            </w:r>
          </w:p>
          <w:p w14:paraId="5A5A04B8" w14:textId="77777777" w:rsidR="00E35F1F" w:rsidRDefault="00E35F1F" w:rsidP="00E35F1F">
            <w:pPr>
              <w:pStyle w:val="EngHang"/>
              <w:rPr>
                <w:rFonts w:eastAsiaTheme="minorHAnsi"/>
              </w:rPr>
            </w:pPr>
            <w:r>
              <w:rPr>
                <w:rFonts w:eastAsiaTheme="minorHAnsi"/>
              </w:rPr>
              <w:t>He gave light to us,</w:t>
            </w:r>
          </w:p>
          <w:p w14:paraId="4A73ED6C" w14:textId="77777777" w:rsidR="00E35F1F" w:rsidRDefault="00E35F1F" w:rsidP="00E35F1F">
            <w:pPr>
              <w:pStyle w:val="EngHang"/>
              <w:rPr>
                <w:rFonts w:eastAsiaTheme="minorHAnsi"/>
              </w:rPr>
            </w:pPr>
            <w:r>
              <w:rPr>
                <w:rFonts w:eastAsiaTheme="minorHAnsi"/>
              </w:rPr>
              <w:t>Who were sitting in darkness</w:t>
            </w:r>
          </w:p>
          <w:p w14:paraId="5C681542" w14:textId="77777777" w:rsidR="00E35F1F" w:rsidRDefault="00E35F1F" w:rsidP="00E35F1F">
            <w:pPr>
              <w:pStyle w:val="EngHangEnd"/>
            </w:pPr>
            <w:r>
              <w:rPr>
                <w:rFonts w:eastAsiaTheme="minorHAnsi"/>
              </w:rPr>
              <w:t>And the shadow of death</w:t>
            </w:r>
          </w:p>
        </w:tc>
        <w:tc>
          <w:tcPr>
            <w:tcW w:w="288" w:type="dxa"/>
          </w:tcPr>
          <w:p w14:paraId="20047AB1" w14:textId="77777777" w:rsidR="00E35F1F" w:rsidRDefault="00E35F1F" w:rsidP="00E35F1F"/>
        </w:tc>
        <w:tc>
          <w:tcPr>
            <w:tcW w:w="288" w:type="dxa"/>
          </w:tcPr>
          <w:p w14:paraId="66E3997D" w14:textId="77777777" w:rsidR="00E35F1F" w:rsidRDefault="00E35F1F" w:rsidP="00E35F1F">
            <w:r w:rsidRPr="000F6316">
              <w:rPr>
                <w:rFonts w:ascii="CS Avva Shenouda" w:hAnsi="CS Avva Shenouda"/>
                <w:sz w:val="24"/>
                <w:szCs w:val="24"/>
              </w:rPr>
              <w:t>¿</w:t>
            </w:r>
          </w:p>
        </w:tc>
        <w:tc>
          <w:tcPr>
            <w:tcW w:w="3960" w:type="dxa"/>
          </w:tcPr>
          <w:p w14:paraId="44842B4C" w14:textId="77777777" w:rsidR="00E35F1F" w:rsidRDefault="00E35F1F" w:rsidP="00E35F1F">
            <w:pPr>
              <w:pStyle w:val="CopticVersemulti-line"/>
            </w:pPr>
            <w:r w:rsidRPr="006B31BA">
              <w:t>Ϩⲓⲧⲉⲛ ⲧⲉϥⲡⲁⲣⲟⲩⲥⲓⲁ̀</w:t>
            </w:r>
          </w:p>
          <w:p w14:paraId="1D7DE91D" w14:textId="77777777" w:rsidR="00E35F1F" w:rsidRDefault="00E35F1F" w:rsidP="00E35F1F">
            <w:pPr>
              <w:pStyle w:val="CopticVersemulti-line"/>
            </w:pPr>
            <w:r w:rsidRPr="006B31BA">
              <w:t>ⲁϥⲉ̀ⲣⲟⲩⲱⲓⲛⲓ ⲉ̀ⲣⲟⲛ</w:t>
            </w:r>
          </w:p>
          <w:p w14:paraId="0264C399" w14:textId="77777777" w:rsidR="00E35F1F" w:rsidRDefault="00E35F1F" w:rsidP="00E35F1F">
            <w:pPr>
              <w:pStyle w:val="CopticVersemulti-line"/>
            </w:pPr>
            <w:r w:rsidRPr="006B31BA">
              <w:t>ϧⲁ ⲛⲏⲉⲧϩⲉⲙⲥⲓ ϧⲉⲛ ⲡ̀ⲭⲁⲕⲓ</w:t>
            </w:r>
          </w:p>
          <w:p w14:paraId="6EB071B0" w14:textId="77777777" w:rsidR="00E35F1F" w:rsidRDefault="00E35F1F" w:rsidP="00E35F1F">
            <w:pPr>
              <w:pStyle w:val="CopticVerse"/>
            </w:pPr>
            <w:r w:rsidRPr="006B31BA">
              <w:t>ⲛⲉⲙ ⲧ̀ϧⲏⲓⲃⲓ ⲙ̀ⲫ̀ⲙⲟⲩ</w:t>
            </w:r>
          </w:p>
        </w:tc>
      </w:tr>
      <w:tr w:rsidR="00E35F1F" w14:paraId="29AE80E6" w14:textId="77777777" w:rsidTr="00E35F1F">
        <w:trPr>
          <w:cantSplit/>
          <w:jc w:val="center"/>
        </w:trPr>
        <w:tc>
          <w:tcPr>
            <w:tcW w:w="288" w:type="dxa"/>
          </w:tcPr>
          <w:p w14:paraId="47D5D1F3" w14:textId="77777777" w:rsidR="00E35F1F" w:rsidRDefault="00E35F1F" w:rsidP="00E35F1F"/>
        </w:tc>
        <w:tc>
          <w:tcPr>
            <w:tcW w:w="3960" w:type="dxa"/>
          </w:tcPr>
          <w:p w14:paraId="70E422F4" w14:textId="77777777" w:rsidR="00E35F1F" w:rsidRDefault="00E35F1F" w:rsidP="00E35F1F">
            <w:pPr>
              <w:pStyle w:val="EngHang"/>
              <w:rPr>
                <w:rFonts w:eastAsiaTheme="minorHAnsi"/>
              </w:rPr>
            </w:pPr>
            <w:r>
              <w:rPr>
                <w:rFonts w:eastAsiaTheme="minorHAnsi"/>
              </w:rPr>
              <w:t>And guided our feet</w:t>
            </w:r>
          </w:p>
          <w:p w14:paraId="7B1DED03" w14:textId="77777777" w:rsidR="00E35F1F" w:rsidRDefault="00E35F1F" w:rsidP="00E35F1F">
            <w:pPr>
              <w:pStyle w:val="EngHang"/>
              <w:rPr>
                <w:rFonts w:eastAsiaTheme="minorHAnsi"/>
              </w:rPr>
            </w:pPr>
            <w:r>
              <w:rPr>
                <w:rFonts w:eastAsiaTheme="minorHAnsi"/>
              </w:rPr>
              <w:t>To the path of peace,</w:t>
            </w:r>
          </w:p>
          <w:p w14:paraId="461A8E64" w14:textId="77777777" w:rsidR="00E35F1F" w:rsidRDefault="00E35F1F" w:rsidP="00E35F1F">
            <w:pPr>
              <w:pStyle w:val="EngHang"/>
              <w:rPr>
                <w:rFonts w:eastAsiaTheme="minorHAnsi"/>
              </w:rPr>
            </w:pPr>
            <w:r>
              <w:rPr>
                <w:rFonts w:eastAsiaTheme="minorHAnsi"/>
              </w:rPr>
              <w:t>Through the communion</w:t>
            </w:r>
          </w:p>
          <w:p w14:paraId="03D56760" w14:textId="77777777" w:rsidR="00E35F1F" w:rsidRDefault="00E35F1F" w:rsidP="00E35F1F">
            <w:pPr>
              <w:pStyle w:val="EngHangEnd"/>
            </w:pPr>
            <w:r>
              <w:rPr>
                <w:rFonts w:eastAsiaTheme="minorHAnsi"/>
              </w:rPr>
              <w:t>Of His holy Mysteries.</w:t>
            </w:r>
          </w:p>
        </w:tc>
        <w:tc>
          <w:tcPr>
            <w:tcW w:w="288" w:type="dxa"/>
          </w:tcPr>
          <w:p w14:paraId="2CEB8792" w14:textId="77777777" w:rsidR="00E35F1F" w:rsidRDefault="00E35F1F" w:rsidP="00E35F1F"/>
        </w:tc>
        <w:tc>
          <w:tcPr>
            <w:tcW w:w="288" w:type="dxa"/>
          </w:tcPr>
          <w:p w14:paraId="62BCC0A2" w14:textId="77777777" w:rsidR="00E35F1F" w:rsidRDefault="00E35F1F" w:rsidP="00E35F1F"/>
        </w:tc>
        <w:tc>
          <w:tcPr>
            <w:tcW w:w="3960" w:type="dxa"/>
          </w:tcPr>
          <w:p w14:paraId="7E36E376" w14:textId="77777777" w:rsidR="00E35F1F" w:rsidRDefault="00E35F1F" w:rsidP="00E35F1F">
            <w:pPr>
              <w:pStyle w:val="CopticVersemulti-line"/>
            </w:pPr>
            <w:r w:rsidRPr="006B31BA">
              <w:t>Ⲁϥⲥⲟⲩⲧⲉⲛ ⲛⲉⲛϭⲁⲗⲁⲩϫ</w:t>
            </w:r>
          </w:p>
          <w:p w14:paraId="1AC11331" w14:textId="77777777" w:rsidR="00E35F1F" w:rsidRDefault="00E35F1F" w:rsidP="00E35F1F">
            <w:pPr>
              <w:pStyle w:val="CopticVersemulti-line"/>
            </w:pPr>
            <w:r w:rsidRPr="006B31BA">
              <w:t>ⲉ̀ⲫ̀ⲙⲱⲓⲧ ⲛ̀ⲧⲉ ϯϩⲓⲣⲏⲛⲏ</w:t>
            </w:r>
          </w:p>
          <w:p w14:paraId="7C09F2DF" w14:textId="77777777" w:rsidR="00E35F1F" w:rsidRDefault="00E35F1F" w:rsidP="00E35F1F">
            <w:pPr>
              <w:pStyle w:val="CopticVersemulti-line"/>
            </w:pPr>
            <w:r w:rsidRPr="006B31BA">
              <w:t>ϩⲓⲧⲉⲛ ϯⲕⲟⲓⲛⲱⲛⲓⲁ̀</w:t>
            </w:r>
          </w:p>
          <w:p w14:paraId="24B75E6F" w14:textId="77777777" w:rsidR="00E35F1F" w:rsidRDefault="00E35F1F" w:rsidP="00E35F1F">
            <w:pPr>
              <w:pStyle w:val="CopticVerse"/>
            </w:pPr>
            <w:r w:rsidRPr="006B31BA">
              <w:t>ⲛ̀ⲧⲉ ⲛⲉϥⲙⲩⲥⲧⲏⲣⲓⲟⲛ ⲉ̅ⲑ̅ⲩ</w:t>
            </w:r>
          </w:p>
        </w:tc>
      </w:tr>
      <w:tr w:rsidR="00E35F1F" w14:paraId="75EC5DB2" w14:textId="77777777" w:rsidTr="00E35F1F">
        <w:trPr>
          <w:cantSplit/>
          <w:jc w:val="center"/>
        </w:trPr>
        <w:tc>
          <w:tcPr>
            <w:tcW w:w="288" w:type="dxa"/>
          </w:tcPr>
          <w:p w14:paraId="2693B05A" w14:textId="77777777" w:rsidR="00E35F1F" w:rsidRDefault="00E35F1F" w:rsidP="00E35F1F">
            <w:r w:rsidRPr="000F6316">
              <w:rPr>
                <w:rFonts w:ascii="CS Avva Shenouda" w:hAnsi="CS Avva Shenouda"/>
                <w:sz w:val="24"/>
                <w:szCs w:val="24"/>
              </w:rPr>
              <w:t>¿</w:t>
            </w:r>
          </w:p>
        </w:tc>
        <w:tc>
          <w:tcPr>
            <w:tcW w:w="3960" w:type="dxa"/>
          </w:tcPr>
          <w:p w14:paraId="0AE13A66"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D8A1C64" w14:textId="77777777" w:rsidR="00E35F1F" w:rsidRPr="007425E1" w:rsidRDefault="00E35F1F" w:rsidP="00E35F1F">
            <w:pPr>
              <w:pStyle w:val="EngHang"/>
              <w:rPr>
                <w:rFonts w:eastAsiaTheme="minorHAnsi"/>
              </w:rPr>
            </w:pPr>
            <w:r w:rsidRPr="007425E1">
              <w:rPr>
                <w:rFonts w:eastAsiaTheme="minorHAnsi"/>
              </w:rPr>
              <w:t>Magnifies you,</w:t>
            </w:r>
          </w:p>
          <w:p w14:paraId="3670112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044EE382" w14:textId="77777777" w:rsidR="00E35F1F" w:rsidRPr="007425E1" w:rsidRDefault="00E35F1F" w:rsidP="00E35F1F">
            <w:pPr>
              <w:pStyle w:val="EngHangEnd"/>
            </w:pPr>
            <w:r w:rsidRPr="007425E1">
              <w:rPr>
                <w:rFonts w:eastAsiaTheme="minorHAnsi"/>
              </w:rPr>
              <w:t>The ever-holy.</w:t>
            </w:r>
          </w:p>
        </w:tc>
        <w:tc>
          <w:tcPr>
            <w:tcW w:w="288" w:type="dxa"/>
          </w:tcPr>
          <w:p w14:paraId="617A99A3" w14:textId="77777777" w:rsidR="00E35F1F" w:rsidRDefault="00E35F1F" w:rsidP="00E35F1F"/>
        </w:tc>
        <w:tc>
          <w:tcPr>
            <w:tcW w:w="288" w:type="dxa"/>
          </w:tcPr>
          <w:p w14:paraId="3764F0E3" w14:textId="77777777" w:rsidR="00E35F1F" w:rsidRDefault="00E35F1F" w:rsidP="00E35F1F">
            <w:r w:rsidRPr="000F6316">
              <w:rPr>
                <w:rFonts w:ascii="CS Avva Shenouda" w:hAnsi="CS Avva Shenouda"/>
                <w:sz w:val="24"/>
                <w:szCs w:val="24"/>
              </w:rPr>
              <w:t>¿</w:t>
            </w:r>
          </w:p>
        </w:tc>
        <w:tc>
          <w:tcPr>
            <w:tcW w:w="3960" w:type="dxa"/>
          </w:tcPr>
          <w:p w14:paraId="3679F2CE" w14:textId="77777777" w:rsidR="00E35F1F" w:rsidRDefault="00E35F1F" w:rsidP="00E35F1F">
            <w:pPr>
              <w:pStyle w:val="CopticVersemulti-line"/>
            </w:pPr>
            <w:r w:rsidRPr="002C2599">
              <w:t>Ⲉⲑⲃⲉ ⲫⲁⲓ ⲟⲩⲟⲛ ⲛⲓⲃⲉⲛ</w:t>
            </w:r>
          </w:p>
          <w:p w14:paraId="7F64A778"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5379903E"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99F78DB"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23525FDA" w14:textId="77777777" w:rsidTr="00E35F1F">
        <w:trPr>
          <w:cantSplit/>
          <w:jc w:val="center"/>
        </w:trPr>
        <w:tc>
          <w:tcPr>
            <w:tcW w:w="288" w:type="dxa"/>
          </w:tcPr>
          <w:p w14:paraId="07D3647D" w14:textId="77777777" w:rsidR="00E35F1F" w:rsidRDefault="00E35F1F" w:rsidP="00E35F1F"/>
        </w:tc>
        <w:tc>
          <w:tcPr>
            <w:tcW w:w="3960" w:type="dxa"/>
          </w:tcPr>
          <w:p w14:paraId="53C2B566" w14:textId="77777777" w:rsidR="00E35F1F" w:rsidRDefault="00E35F1F" w:rsidP="00E35F1F">
            <w:pPr>
              <w:pStyle w:val="EngHang"/>
              <w:rPr>
                <w:rFonts w:eastAsiaTheme="minorHAnsi"/>
              </w:rPr>
            </w:pPr>
            <w:r>
              <w:rPr>
                <w:rFonts w:eastAsiaTheme="minorHAnsi"/>
              </w:rPr>
              <w:t>And we pray,</w:t>
            </w:r>
          </w:p>
          <w:p w14:paraId="6FB5E76A" w14:textId="77777777" w:rsidR="00E35F1F" w:rsidRDefault="00E35F1F" w:rsidP="00E35F1F">
            <w:pPr>
              <w:pStyle w:val="EngHang"/>
              <w:rPr>
                <w:rFonts w:eastAsiaTheme="minorHAnsi"/>
              </w:rPr>
            </w:pPr>
            <w:r>
              <w:rPr>
                <w:rFonts w:eastAsiaTheme="minorHAnsi"/>
              </w:rPr>
              <w:t>That we may win mercy,</w:t>
            </w:r>
          </w:p>
          <w:p w14:paraId="307BB3C9" w14:textId="77777777" w:rsidR="00E35F1F" w:rsidRDefault="00E35F1F" w:rsidP="00E35F1F">
            <w:pPr>
              <w:pStyle w:val="EngHang"/>
              <w:rPr>
                <w:rFonts w:eastAsiaTheme="minorHAnsi"/>
              </w:rPr>
            </w:pPr>
            <w:r>
              <w:rPr>
                <w:rFonts w:eastAsiaTheme="minorHAnsi"/>
              </w:rPr>
              <w:t>Through your intercessions</w:t>
            </w:r>
          </w:p>
          <w:p w14:paraId="14ACFD9D" w14:textId="77777777" w:rsidR="00E35F1F" w:rsidRPr="007425E1" w:rsidRDefault="00E35F1F" w:rsidP="00E35F1F">
            <w:pPr>
              <w:pStyle w:val="EngHangEnd"/>
              <w:rPr>
                <w:rFonts w:eastAsiaTheme="minorHAnsi"/>
              </w:rPr>
            </w:pPr>
            <w:r>
              <w:rPr>
                <w:rFonts w:eastAsiaTheme="minorHAnsi"/>
              </w:rPr>
              <w:t>With the Lover of mankind.</w:t>
            </w:r>
          </w:p>
          <w:p w14:paraId="4B8A3079" w14:textId="77777777" w:rsidR="00E35F1F" w:rsidRPr="007425E1" w:rsidRDefault="00E35F1F" w:rsidP="00E35F1F">
            <w:pPr>
              <w:pStyle w:val="EngHang"/>
            </w:pPr>
          </w:p>
        </w:tc>
        <w:tc>
          <w:tcPr>
            <w:tcW w:w="288" w:type="dxa"/>
          </w:tcPr>
          <w:p w14:paraId="0F7273E4" w14:textId="77777777" w:rsidR="00E35F1F" w:rsidRDefault="00E35F1F" w:rsidP="00E35F1F"/>
        </w:tc>
        <w:tc>
          <w:tcPr>
            <w:tcW w:w="288" w:type="dxa"/>
          </w:tcPr>
          <w:p w14:paraId="34D4B4D1" w14:textId="77777777" w:rsidR="00E35F1F" w:rsidRDefault="00E35F1F" w:rsidP="00E35F1F"/>
        </w:tc>
        <w:tc>
          <w:tcPr>
            <w:tcW w:w="3960" w:type="dxa"/>
          </w:tcPr>
          <w:p w14:paraId="5F29783C"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54F68C7B"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11784019"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4D3FCAC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2A33ECD6"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CE666ED" w14:textId="77777777" w:rsidTr="00E35F1F">
        <w:trPr>
          <w:cantSplit/>
          <w:jc w:val="center"/>
        </w:trPr>
        <w:tc>
          <w:tcPr>
            <w:tcW w:w="288" w:type="dxa"/>
          </w:tcPr>
          <w:p w14:paraId="2511A1E3" w14:textId="77777777" w:rsidR="00E35F1F" w:rsidRDefault="00E35F1F" w:rsidP="00E35F1F">
            <w:pPr>
              <w:pStyle w:val="CopticCross"/>
            </w:pPr>
            <w:r w:rsidRPr="000F6316">
              <w:t>¿</w:t>
            </w:r>
          </w:p>
        </w:tc>
        <w:tc>
          <w:tcPr>
            <w:tcW w:w="3960" w:type="dxa"/>
          </w:tcPr>
          <w:p w14:paraId="307C5AA1" w14:textId="77777777" w:rsidR="00E35F1F" w:rsidRDefault="00E35F1F" w:rsidP="00E35F1F">
            <w:pPr>
              <w:pStyle w:val="EngHang"/>
              <w:rPr>
                <w:rFonts w:eastAsiaTheme="minorHAnsi"/>
              </w:rPr>
            </w:pPr>
            <w:r>
              <w:rPr>
                <w:rFonts w:eastAsiaTheme="minorHAnsi"/>
              </w:rPr>
              <w:t>All the orders on high</w:t>
            </w:r>
          </w:p>
          <w:p w14:paraId="2DADB22C" w14:textId="77777777" w:rsidR="00E35F1F" w:rsidRDefault="00E35F1F" w:rsidP="00E35F1F">
            <w:pPr>
              <w:pStyle w:val="EngHang"/>
              <w:rPr>
                <w:rFonts w:eastAsiaTheme="minorHAnsi"/>
              </w:rPr>
            </w:pPr>
            <w:r>
              <w:rPr>
                <w:rFonts w:eastAsiaTheme="minorHAnsi"/>
              </w:rPr>
              <w:t>Cannot resemble you,</w:t>
            </w:r>
          </w:p>
          <w:p w14:paraId="7B991A19" w14:textId="77777777" w:rsidR="00E35F1F" w:rsidRDefault="00E35F1F" w:rsidP="00E35F1F">
            <w:pPr>
              <w:pStyle w:val="EngHang"/>
              <w:rPr>
                <w:rFonts w:eastAsiaTheme="minorHAnsi"/>
              </w:rPr>
            </w:pPr>
            <w:r>
              <w:rPr>
                <w:rFonts w:eastAsiaTheme="minorHAnsi"/>
              </w:rPr>
              <w:t>O golden lamp stand,</w:t>
            </w:r>
          </w:p>
          <w:p w14:paraId="3B8B224D" w14:textId="77777777" w:rsidR="00E35F1F" w:rsidRPr="001A0083" w:rsidRDefault="00E35F1F" w:rsidP="00E35F1F">
            <w:pPr>
              <w:pStyle w:val="EngHangEnd"/>
            </w:pPr>
            <w:r>
              <w:rPr>
                <w:rFonts w:eastAsiaTheme="minorHAnsi"/>
              </w:rPr>
              <w:t xml:space="preserve">That </w:t>
            </w:r>
            <w:commentRangeStart w:id="652"/>
            <w:r>
              <w:rPr>
                <w:rFonts w:eastAsiaTheme="minorHAnsi"/>
              </w:rPr>
              <w:t xml:space="preserve">carried </w:t>
            </w:r>
            <w:commentRangeEnd w:id="652"/>
            <w:r>
              <w:rPr>
                <w:rStyle w:val="CommentReference"/>
                <w:rFonts w:eastAsiaTheme="minorHAnsi" w:cstheme="minorBidi"/>
                <w:color w:val="auto"/>
                <w:lang w:val="en-CA"/>
              </w:rPr>
              <w:commentReference w:id="652"/>
            </w:r>
            <w:r>
              <w:rPr>
                <w:rFonts w:eastAsiaTheme="minorHAnsi"/>
              </w:rPr>
              <w:t>the True Light:</w:t>
            </w:r>
          </w:p>
        </w:tc>
        <w:tc>
          <w:tcPr>
            <w:tcW w:w="288" w:type="dxa"/>
          </w:tcPr>
          <w:p w14:paraId="63AFA921" w14:textId="77777777" w:rsidR="00E35F1F" w:rsidRDefault="00E35F1F" w:rsidP="00E35F1F"/>
        </w:tc>
        <w:tc>
          <w:tcPr>
            <w:tcW w:w="288" w:type="dxa"/>
          </w:tcPr>
          <w:p w14:paraId="64F849ED" w14:textId="77777777" w:rsidR="00E35F1F" w:rsidRDefault="00E35F1F" w:rsidP="00E35F1F">
            <w:r w:rsidRPr="000F6316">
              <w:rPr>
                <w:rFonts w:ascii="CS Avva Shenouda" w:hAnsi="CS Avva Shenouda"/>
                <w:sz w:val="24"/>
                <w:szCs w:val="24"/>
              </w:rPr>
              <w:t>¿</w:t>
            </w:r>
          </w:p>
        </w:tc>
        <w:tc>
          <w:tcPr>
            <w:tcW w:w="3960" w:type="dxa"/>
          </w:tcPr>
          <w:p w14:paraId="2438FB5E" w14:textId="77777777" w:rsidR="00E35F1F" w:rsidRDefault="00E35F1F" w:rsidP="00E35F1F">
            <w:pPr>
              <w:pStyle w:val="CopticVersemulti-line"/>
            </w:pPr>
            <w:r w:rsidRPr="006B31BA">
              <w:t>Ⲩ</w:t>
            </w:r>
            <w:r w:rsidRPr="006B31BA">
              <w:rPr>
                <w:rFonts w:ascii="Times New Roman" w:hAnsi="Times New Roman" w:cs="Times New Roman"/>
              </w:rPr>
              <w:t>̀</w:t>
            </w:r>
            <w:r w:rsidRPr="006B31BA">
              <w:t>ⲥⲟⲥ ⲛⲓⲃⲉⲛ ⲉⲧ</w:t>
            </w:r>
            <w:r w:rsidRPr="006B31BA">
              <w:rPr>
                <w:rFonts w:ascii="Times New Roman" w:hAnsi="Times New Roman" w:cs="Times New Roman"/>
              </w:rPr>
              <w:t>ϧ</w:t>
            </w:r>
            <w:r w:rsidRPr="006B31BA">
              <w:t>ⲉⲛ ⲡ</w:t>
            </w:r>
            <w:r w:rsidRPr="006B31BA">
              <w:rPr>
                <w:rFonts w:ascii="Times New Roman" w:hAnsi="Times New Roman" w:cs="Times New Roman"/>
              </w:rPr>
              <w:t>̀ϭ</w:t>
            </w:r>
            <w:r w:rsidRPr="006B31BA">
              <w:t>ⲓⲥⲓ</w:t>
            </w:r>
          </w:p>
          <w:p w14:paraId="390FF8B3" w14:textId="77777777" w:rsidR="00E35F1F" w:rsidRDefault="00E35F1F" w:rsidP="00E35F1F">
            <w:pPr>
              <w:pStyle w:val="CopticVersemulti-line"/>
            </w:pPr>
            <w:r w:rsidRPr="006B31BA">
              <w:t>ⲙ</w:t>
            </w:r>
            <w:r w:rsidRPr="006B31BA">
              <w:rPr>
                <w:rFonts w:ascii="Times New Roman" w:hAnsi="Times New Roman" w:cs="Times New Roman"/>
              </w:rPr>
              <w:t>̀</w:t>
            </w:r>
            <w:r w:rsidRPr="006B31BA">
              <w:t>ⲡⲟⲩ</w:t>
            </w:r>
            <w:r w:rsidRPr="006B31BA">
              <w:rPr>
                <w:rFonts w:ascii="Times New Roman" w:hAnsi="Times New Roman" w:cs="Times New Roman"/>
              </w:rPr>
              <w:t>ϣ̀</w:t>
            </w:r>
            <w:r w:rsidRPr="006B31BA">
              <w:t>ⲧⲉⲛⲑⲱⲛⲟⲩ ⲉ</w:t>
            </w:r>
            <w:r w:rsidRPr="006B31BA">
              <w:rPr>
                <w:rFonts w:ascii="Times New Roman" w:hAnsi="Times New Roman" w:cs="Times New Roman"/>
              </w:rPr>
              <w:t>̀</w:t>
            </w:r>
            <w:r w:rsidRPr="006B31BA">
              <w:t>ⲣⲟ</w:t>
            </w:r>
          </w:p>
          <w:p w14:paraId="34C4C3AB" w14:textId="77777777" w:rsidR="00E35F1F" w:rsidRDefault="00E35F1F" w:rsidP="00E35F1F">
            <w:pPr>
              <w:pStyle w:val="CopticVersemulti-line"/>
            </w:pPr>
            <w:r w:rsidRPr="006B31BA">
              <w:t>ⲱ</w:t>
            </w:r>
            <w:r w:rsidRPr="006B31BA">
              <w:rPr>
                <w:rFonts w:ascii="Times New Roman" w:hAnsi="Times New Roman" w:cs="Times New Roman"/>
              </w:rPr>
              <w:t>̀</w:t>
            </w:r>
            <w:r w:rsidRPr="006B31BA">
              <w:t xml:space="preserve"> </w:t>
            </w:r>
            <w:r w:rsidRPr="006B31BA">
              <w:rPr>
                <w:rFonts w:ascii="Times New Roman" w:hAnsi="Times New Roman" w:cs="Times New Roman"/>
              </w:rPr>
              <w:t>ϯ</w:t>
            </w:r>
            <w:r w:rsidRPr="006B31BA">
              <w:t>ⲗⲩⲭⲛⲓⲁ</w:t>
            </w:r>
            <w:r w:rsidRPr="006B31BA">
              <w:rPr>
                <w:rFonts w:ascii="Times New Roman" w:hAnsi="Times New Roman" w:cs="Times New Roman"/>
              </w:rPr>
              <w:t>̀</w:t>
            </w:r>
            <w:r w:rsidRPr="006B31BA">
              <w:t xml:space="preserve"> ⲛ</w:t>
            </w:r>
            <w:r w:rsidRPr="006B31BA">
              <w:rPr>
                <w:rFonts w:ascii="Times New Roman" w:hAnsi="Times New Roman" w:cs="Times New Roman"/>
              </w:rPr>
              <w:t>̀</w:t>
            </w:r>
            <w:r w:rsidRPr="006B31BA">
              <w:t>ⲛⲟⲩⲃ</w:t>
            </w:r>
          </w:p>
          <w:p w14:paraId="7B934C63" w14:textId="77777777" w:rsidR="00E35F1F" w:rsidRDefault="00E35F1F" w:rsidP="00E35F1F">
            <w:pPr>
              <w:pStyle w:val="CopticVers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ⲡⲓⲟⲩⲱⲓⲛⲓ ⲙ</w:t>
            </w:r>
            <w:r w:rsidRPr="006B31BA">
              <w:rPr>
                <w:rFonts w:ascii="Times New Roman" w:hAnsi="Times New Roman" w:cs="Times New Roman"/>
              </w:rPr>
              <w:t>̀</w:t>
            </w:r>
            <w:r w:rsidRPr="006B31BA">
              <w:t>ⲙⲏⲓ</w:t>
            </w:r>
          </w:p>
        </w:tc>
      </w:tr>
      <w:tr w:rsidR="00E35F1F" w14:paraId="224D0B3E" w14:textId="77777777" w:rsidTr="00E35F1F">
        <w:trPr>
          <w:cantSplit/>
          <w:jc w:val="center"/>
        </w:trPr>
        <w:tc>
          <w:tcPr>
            <w:tcW w:w="288" w:type="dxa"/>
          </w:tcPr>
          <w:p w14:paraId="0E0780C5" w14:textId="77777777" w:rsidR="00E35F1F" w:rsidRDefault="00E35F1F" w:rsidP="00E35F1F">
            <w:pPr>
              <w:pStyle w:val="CopticCross"/>
            </w:pPr>
          </w:p>
        </w:tc>
        <w:tc>
          <w:tcPr>
            <w:tcW w:w="3960" w:type="dxa"/>
          </w:tcPr>
          <w:p w14:paraId="50E3C3E8" w14:textId="77777777" w:rsidR="00E35F1F" w:rsidRDefault="00E35F1F" w:rsidP="00E35F1F">
            <w:pPr>
              <w:pStyle w:val="EngHang"/>
              <w:rPr>
                <w:rFonts w:eastAsiaTheme="minorHAnsi"/>
              </w:rPr>
            </w:pPr>
            <w:r>
              <w:rPr>
                <w:rFonts w:eastAsiaTheme="minorHAnsi"/>
              </w:rPr>
              <w:t>That was made of</w:t>
            </w:r>
          </w:p>
          <w:p w14:paraId="4CDF79EA" w14:textId="77777777" w:rsidR="00E35F1F" w:rsidRDefault="00E35F1F" w:rsidP="00E35F1F">
            <w:pPr>
              <w:pStyle w:val="EngHang"/>
              <w:rPr>
                <w:rFonts w:eastAsiaTheme="minorHAnsi"/>
              </w:rPr>
            </w:pPr>
            <w:r>
              <w:rPr>
                <w:rFonts w:eastAsiaTheme="minorHAnsi"/>
              </w:rPr>
              <w:t>Pure and elect gold,</w:t>
            </w:r>
          </w:p>
          <w:p w14:paraId="3454EFA8" w14:textId="77777777" w:rsidR="00E35F1F" w:rsidRDefault="00E35F1F" w:rsidP="00E35F1F">
            <w:pPr>
              <w:pStyle w:val="EngHang"/>
              <w:rPr>
                <w:rFonts w:eastAsiaTheme="minorHAnsi"/>
              </w:rPr>
            </w:pPr>
            <w:r>
              <w:rPr>
                <w:rFonts w:eastAsiaTheme="minorHAnsi"/>
              </w:rPr>
              <w:t>And was placed in</w:t>
            </w:r>
          </w:p>
          <w:p w14:paraId="397ADE38" w14:textId="77777777" w:rsidR="00E35F1F" w:rsidRPr="001A0083" w:rsidRDefault="00E35F1F" w:rsidP="00E35F1F">
            <w:pPr>
              <w:pStyle w:val="EngHangEnd"/>
            </w:pPr>
            <w:r>
              <w:rPr>
                <w:rFonts w:eastAsiaTheme="minorHAnsi"/>
              </w:rPr>
              <w:t>The Tabernacle:</w:t>
            </w:r>
          </w:p>
        </w:tc>
        <w:tc>
          <w:tcPr>
            <w:tcW w:w="288" w:type="dxa"/>
          </w:tcPr>
          <w:p w14:paraId="39ABCA2F" w14:textId="77777777" w:rsidR="00E35F1F" w:rsidRDefault="00E35F1F" w:rsidP="00E35F1F"/>
        </w:tc>
        <w:tc>
          <w:tcPr>
            <w:tcW w:w="288" w:type="dxa"/>
          </w:tcPr>
          <w:p w14:paraId="0E783DA0" w14:textId="77777777" w:rsidR="00E35F1F" w:rsidRDefault="00E35F1F" w:rsidP="00E35F1F"/>
        </w:tc>
        <w:tc>
          <w:tcPr>
            <w:tcW w:w="3960" w:type="dxa"/>
          </w:tcPr>
          <w:p w14:paraId="35E0E0B8" w14:textId="77777777" w:rsidR="00E35F1F" w:rsidRDefault="00E35F1F" w:rsidP="00E35F1F">
            <w:pPr>
              <w:pStyle w:val="CopticVersemulti-line"/>
            </w:pPr>
            <w:r w:rsidRPr="006B31BA">
              <w:t>Ⲑⲏ ⲙⲉⲛ ⲉ̀ⲧⲉ ⲙ̀ⲙⲁⲩ</w:t>
            </w:r>
          </w:p>
          <w:p w14:paraId="0F19B229" w14:textId="77777777" w:rsidR="00E35F1F" w:rsidRDefault="00E35F1F" w:rsidP="00E35F1F">
            <w:pPr>
              <w:pStyle w:val="CopticVersemulti-line"/>
            </w:pPr>
            <w:r w:rsidRPr="006B31BA">
              <w:t>ϣⲁⲩⲑⲁⲙⲓⲟⲥ ϧⲉⲛ ⲟⲩⲛⲟⲩⲃ</w:t>
            </w:r>
          </w:p>
          <w:p w14:paraId="67D49506" w14:textId="77777777" w:rsidR="00E35F1F" w:rsidRDefault="00E35F1F" w:rsidP="00E35F1F">
            <w:pPr>
              <w:pStyle w:val="CopticVersemulti-line"/>
            </w:pPr>
            <w:r w:rsidRPr="006B31BA">
              <w:t>ⲉϥⲥⲱⲧⲡ ⲛ̀ⲕⲁⲑⲁⲣⲟⲥ</w:t>
            </w:r>
          </w:p>
          <w:p w14:paraId="616607FB" w14:textId="77777777" w:rsidR="00E35F1F" w:rsidRDefault="00E35F1F" w:rsidP="00E35F1F">
            <w:pPr>
              <w:pStyle w:val="CopticVerse"/>
            </w:pPr>
            <w:r w:rsidRPr="006B31BA">
              <w:t>ϣⲁⲩⲭⲁⲥ ϧⲉⲛ ϯⲥ̀ⲕⲏⲛⲏ</w:t>
            </w:r>
          </w:p>
        </w:tc>
      </w:tr>
      <w:tr w:rsidR="00E35F1F" w14:paraId="268B8290" w14:textId="77777777" w:rsidTr="00E35F1F">
        <w:trPr>
          <w:cantSplit/>
          <w:jc w:val="center"/>
        </w:trPr>
        <w:tc>
          <w:tcPr>
            <w:tcW w:w="288" w:type="dxa"/>
          </w:tcPr>
          <w:p w14:paraId="00B501F3" w14:textId="77777777" w:rsidR="00E35F1F" w:rsidRDefault="00E35F1F" w:rsidP="00E35F1F">
            <w:pPr>
              <w:pStyle w:val="CopticCross"/>
            </w:pPr>
            <w:r w:rsidRPr="000F6316">
              <w:t>¿</w:t>
            </w:r>
          </w:p>
        </w:tc>
        <w:tc>
          <w:tcPr>
            <w:tcW w:w="3960" w:type="dxa"/>
          </w:tcPr>
          <w:p w14:paraId="3B187223" w14:textId="77777777" w:rsidR="00E35F1F" w:rsidRDefault="00E35F1F" w:rsidP="00E35F1F">
            <w:pPr>
              <w:pStyle w:val="EngHang"/>
              <w:rPr>
                <w:rFonts w:eastAsiaTheme="minorHAnsi"/>
              </w:rPr>
            </w:pPr>
            <w:r>
              <w:rPr>
                <w:rFonts w:eastAsiaTheme="minorHAnsi"/>
              </w:rPr>
              <w:t>That was tended</w:t>
            </w:r>
          </w:p>
          <w:p w14:paraId="33DF7EA9" w14:textId="77777777" w:rsidR="00E35F1F" w:rsidRDefault="00E35F1F" w:rsidP="00E35F1F">
            <w:pPr>
              <w:pStyle w:val="EngHang"/>
              <w:rPr>
                <w:rFonts w:eastAsiaTheme="minorHAnsi"/>
              </w:rPr>
            </w:pPr>
            <w:r>
              <w:rPr>
                <w:rFonts w:eastAsiaTheme="minorHAnsi"/>
              </w:rPr>
              <w:t>By the hands of men,</w:t>
            </w:r>
          </w:p>
          <w:p w14:paraId="200AE573" w14:textId="77777777" w:rsidR="00E35F1F" w:rsidRDefault="00E35F1F" w:rsidP="00E35F1F">
            <w:pPr>
              <w:pStyle w:val="EngHang"/>
              <w:rPr>
                <w:rFonts w:eastAsiaTheme="minorHAnsi"/>
              </w:rPr>
            </w:pPr>
            <w:r>
              <w:rPr>
                <w:rFonts w:eastAsiaTheme="minorHAnsi"/>
              </w:rPr>
              <w:t>Who brought oil for its lamps,</w:t>
            </w:r>
          </w:p>
          <w:p w14:paraId="5D112E43" w14:textId="77777777" w:rsidR="00E35F1F" w:rsidRPr="00195761" w:rsidRDefault="00E35F1F" w:rsidP="00E35F1F">
            <w:pPr>
              <w:pStyle w:val="EngHangEnd"/>
              <w:rPr>
                <w:szCs w:val="22"/>
              </w:rPr>
            </w:pPr>
            <w:r>
              <w:rPr>
                <w:rFonts w:eastAsiaTheme="minorHAnsi"/>
              </w:rPr>
              <w:t>By day and by night.</w:t>
            </w:r>
          </w:p>
        </w:tc>
        <w:tc>
          <w:tcPr>
            <w:tcW w:w="288" w:type="dxa"/>
          </w:tcPr>
          <w:p w14:paraId="7728B719" w14:textId="77777777" w:rsidR="00E35F1F" w:rsidRDefault="00E35F1F" w:rsidP="00E35F1F"/>
        </w:tc>
        <w:tc>
          <w:tcPr>
            <w:tcW w:w="288" w:type="dxa"/>
          </w:tcPr>
          <w:p w14:paraId="70053676" w14:textId="77777777" w:rsidR="00E35F1F" w:rsidRDefault="00E35F1F" w:rsidP="00E35F1F">
            <w:r w:rsidRPr="000F6316">
              <w:rPr>
                <w:rFonts w:ascii="CS Avva Shenouda" w:hAnsi="CS Avva Shenouda"/>
                <w:sz w:val="24"/>
                <w:szCs w:val="24"/>
              </w:rPr>
              <w:t>¿</w:t>
            </w:r>
          </w:p>
        </w:tc>
        <w:tc>
          <w:tcPr>
            <w:tcW w:w="3960" w:type="dxa"/>
          </w:tcPr>
          <w:p w14:paraId="13073ACA" w14:textId="77777777" w:rsidR="00E35F1F" w:rsidRDefault="00E35F1F" w:rsidP="00E35F1F">
            <w:pPr>
              <w:pStyle w:val="CopticVersemulti-line"/>
            </w:pPr>
            <w:r w:rsidRPr="006B31BA">
              <w:t>Ⲥⲉⲉⲣⲕⲉⲃⲉⲣⲛⲓⲧⲏⲥ ⲉ̀ⲣⲟⲥ</w:t>
            </w:r>
          </w:p>
          <w:p w14:paraId="17671CD8" w14:textId="77777777" w:rsidR="00E35F1F" w:rsidRDefault="00E35F1F" w:rsidP="00E35F1F">
            <w:pPr>
              <w:pStyle w:val="CopticVersemulti-line"/>
            </w:pPr>
            <w:r w:rsidRPr="006B31BA">
              <w:t>ϩⲓⲧⲉⲛ ϩⲁⲛϫⲓϫ ⲛ̀ⲣⲱⲙⲓ</w:t>
            </w:r>
          </w:p>
          <w:p w14:paraId="69CA4C8E" w14:textId="77777777" w:rsidR="00E35F1F" w:rsidRDefault="00E35F1F" w:rsidP="00E35F1F">
            <w:pPr>
              <w:pStyle w:val="CopticVersemulti-line"/>
            </w:pPr>
            <w:r w:rsidRPr="006B31BA">
              <w:t>ⲉⲩϯⲛⲉϩ ⲛ̀ⲥⲁ ⲛⲉⲥⲗⲁⲙⲡⲁⲥ</w:t>
            </w:r>
          </w:p>
          <w:p w14:paraId="10E7C55F" w14:textId="77777777" w:rsidR="00E35F1F" w:rsidRDefault="00E35F1F" w:rsidP="00E35F1F">
            <w:pPr>
              <w:pStyle w:val="CopticVerse"/>
            </w:pPr>
            <w:r w:rsidRPr="006B31BA">
              <w:t>ⲙ̀ⲡⲓⲉϩⲟⲟⲩ ⲛⲉⲙ ⲡⲓⲉϫⲱⲣϩ</w:t>
            </w:r>
          </w:p>
        </w:tc>
      </w:tr>
      <w:tr w:rsidR="00E35F1F" w14:paraId="7C61F031" w14:textId="77777777" w:rsidTr="00E35F1F">
        <w:trPr>
          <w:cantSplit/>
          <w:jc w:val="center"/>
        </w:trPr>
        <w:tc>
          <w:tcPr>
            <w:tcW w:w="288" w:type="dxa"/>
          </w:tcPr>
          <w:p w14:paraId="511C98DE" w14:textId="77777777" w:rsidR="00E35F1F" w:rsidRDefault="00E35F1F" w:rsidP="00E35F1F">
            <w:pPr>
              <w:pStyle w:val="CopticCross"/>
            </w:pPr>
          </w:p>
        </w:tc>
        <w:tc>
          <w:tcPr>
            <w:tcW w:w="3960" w:type="dxa"/>
          </w:tcPr>
          <w:p w14:paraId="51214C39" w14:textId="77777777" w:rsidR="00E35F1F" w:rsidRDefault="00E35F1F" w:rsidP="00E35F1F">
            <w:pPr>
              <w:pStyle w:val="EngHang"/>
              <w:rPr>
                <w:rFonts w:eastAsiaTheme="minorHAnsi"/>
              </w:rPr>
            </w:pPr>
            <w:r>
              <w:rPr>
                <w:rFonts w:eastAsiaTheme="minorHAnsi"/>
              </w:rPr>
              <w:t>He Who dwelt in your womb,</w:t>
            </w:r>
          </w:p>
          <w:p w14:paraId="0575FCCE" w14:textId="77777777" w:rsidR="00E35F1F" w:rsidRDefault="00E35F1F" w:rsidP="00E35F1F">
            <w:pPr>
              <w:pStyle w:val="EngHang"/>
              <w:rPr>
                <w:rFonts w:eastAsiaTheme="minorHAnsi"/>
              </w:rPr>
            </w:pPr>
            <w:r>
              <w:rPr>
                <w:rFonts w:eastAsiaTheme="minorHAnsi"/>
              </w:rPr>
              <w:t>O Virgin Mary,</w:t>
            </w:r>
          </w:p>
          <w:p w14:paraId="1A701300" w14:textId="77777777" w:rsidR="00E35F1F" w:rsidRDefault="00E35F1F" w:rsidP="00E35F1F">
            <w:pPr>
              <w:pStyle w:val="EngHang"/>
              <w:rPr>
                <w:rFonts w:eastAsiaTheme="minorHAnsi"/>
              </w:rPr>
            </w:pPr>
            <w:commentRangeStart w:id="653"/>
            <w:r>
              <w:rPr>
                <w:rFonts w:eastAsiaTheme="minorHAnsi"/>
              </w:rPr>
              <w:t xml:space="preserve">Gives light to </w:t>
            </w:r>
            <w:commentRangeEnd w:id="653"/>
            <w:r>
              <w:rPr>
                <w:rStyle w:val="CommentReference"/>
                <w:rFonts w:eastAsiaTheme="minorHAnsi" w:cstheme="minorBidi"/>
                <w:color w:val="auto"/>
                <w:lang w:val="en-CA"/>
              </w:rPr>
              <w:commentReference w:id="653"/>
            </w:r>
            <w:r>
              <w:rPr>
                <w:rFonts w:eastAsiaTheme="minorHAnsi"/>
              </w:rPr>
              <w:t>every man</w:t>
            </w:r>
          </w:p>
          <w:p w14:paraId="5895A843" w14:textId="77777777" w:rsidR="00E35F1F" w:rsidRDefault="00E35F1F" w:rsidP="00E35F1F">
            <w:pPr>
              <w:pStyle w:val="EngHangEnd"/>
            </w:pPr>
            <w:r>
              <w:rPr>
                <w:rFonts w:eastAsiaTheme="minorHAnsi"/>
              </w:rPr>
              <w:t>That comes into the world.</w:t>
            </w:r>
          </w:p>
        </w:tc>
        <w:tc>
          <w:tcPr>
            <w:tcW w:w="288" w:type="dxa"/>
          </w:tcPr>
          <w:p w14:paraId="0064F433" w14:textId="77777777" w:rsidR="00E35F1F" w:rsidRDefault="00E35F1F" w:rsidP="00E35F1F"/>
        </w:tc>
        <w:tc>
          <w:tcPr>
            <w:tcW w:w="288" w:type="dxa"/>
          </w:tcPr>
          <w:p w14:paraId="3BF9048C" w14:textId="77777777" w:rsidR="00E35F1F" w:rsidRDefault="00E35F1F" w:rsidP="00E35F1F"/>
        </w:tc>
        <w:tc>
          <w:tcPr>
            <w:tcW w:w="3960" w:type="dxa"/>
          </w:tcPr>
          <w:p w14:paraId="5B30354B" w14:textId="77777777" w:rsidR="00E35F1F" w:rsidRDefault="00E35F1F" w:rsidP="00E35F1F">
            <w:pPr>
              <w:pStyle w:val="CopticVersemulti-line"/>
            </w:pPr>
            <w:r w:rsidRPr="006B31BA">
              <w:t>Ⲫⲏⲉⲧⲭⲏ ϧⲉⲛ ⲧⲉⲛⲉϫⲓ</w:t>
            </w:r>
          </w:p>
          <w:p w14:paraId="63795C94" w14:textId="77777777" w:rsidR="00E35F1F" w:rsidRDefault="00E35F1F" w:rsidP="00E35F1F">
            <w:pPr>
              <w:pStyle w:val="CopticVersemulti-line"/>
            </w:pPr>
            <w:r w:rsidRPr="006B31BA">
              <w:t>Ⲙⲁⲣⲓⲁ ϯⲡⲁⲣⲑⲉⲛⲟⲥ</w:t>
            </w:r>
          </w:p>
          <w:p w14:paraId="41E18DE8" w14:textId="77777777" w:rsidR="00E35F1F" w:rsidRDefault="00E35F1F" w:rsidP="00E35F1F">
            <w:pPr>
              <w:pStyle w:val="CopticVersemulti-line"/>
            </w:pPr>
            <w:r w:rsidRPr="006B31BA">
              <w:t>ⲁϥⲉⲣⲟⲩⲱⲓⲛⲓ ⲉⲣⲱⲙⲓ ⲛⲓⲃⲉⲛ</w:t>
            </w:r>
          </w:p>
          <w:p w14:paraId="050DC597" w14:textId="77777777" w:rsidR="00E35F1F" w:rsidRDefault="00E35F1F" w:rsidP="00E35F1F">
            <w:pPr>
              <w:pStyle w:val="CopticVerse"/>
            </w:pPr>
            <w:r w:rsidRPr="006B31BA">
              <w:t>ⲉⲑⲛⲏⲟⲩ ⲉ̀ⲡⲓⲕⲟⲥⲙⲟⲥ</w:t>
            </w:r>
          </w:p>
        </w:tc>
      </w:tr>
      <w:tr w:rsidR="00E35F1F" w14:paraId="0D94D75A" w14:textId="77777777" w:rsidTr="00E35F1F">
        <w:trPr>
          <w:cantSplit/>
          <w:jc w:val="center"/>
        </w:trPr>
        <w:tc>
          <w:tcPr>
            <w:tcW w:w="288" w:type="dxa"/>
          </w:tcPr>
          <w:p w14:paraId="54488CCC" w14:textId="77777777" w:rsidR="00E35F1F" w:rsidRDefault="00E35F1F" w:rsidP="00E35F1F">
            <w:pPr>
              <w:pStyle w:val="CopticCross"/>
            </w:pPr>
            <w:r w:rsidRPr="00925626">
              <w:t>¿</w:t>
            </w:r>
          </w:p>
        </w:tc>
        <w:tc>
          <w:tcPr>
            <w:tcW w:w="3960" w:type="dxa"/>
          </w:tcPr>
          <w:p w14:paraId="7E4E57D4" w14:textId="77777777" w:rsidR="00E35F1F" w:rsidRDefault="00E35F1F" w:rsidP="00E35F1F">
            <w:pPr>
              <w:pStyle w:val="EngHang"/>
              <w:rPr>
                <w:rFonts w:eastAsiaTheme="minorHAnsi"/>
              </w:rPr>
            </w:pPr>
            <w:r>
              <w:rPr>
                <w:rFonts w:eastAsiaTheme="minorHAnsi"/>
              </w:rPr>
              <w:t>For He Whom you have born,</w:t>
            </w:r>
          </w:p>
          <w:p w14:paraId="1E8C6B89" w14:textId="77777777" w:rsidR="00E35F1F" w:rsidRDefault="00E35F1F" w:rsidP="00E35F1F">
            <w:pPr>
              <w:pStyle w:val="EngHang"/>
              <w:rPr>
                <w:rFonts w:eastAsiaTheme="minorHAnsi"/>
              </w:rPr>
            </w:pPr>
            <w:r>
              <w:rPr>
                <w:rFonts w:eastAsiaTheme="minorHAnsi"/>
              </w:rPr>
              <w:t>Is the Sun of Righteousness,</w:t>
            </w:r>
          </w:p>
          <w:p w14:paraId="0C0622A4" w14:textId="77777777" w:rsidR="00E35F1F" w:rsidRDefault="00E35F1F" w:rsidP="00E35F1F">
            <w:pPr>
              <w:pStyle w:val="EngHang"/>
              <w:rPr>
                <w:rFonts w:eastAsiaTheme="minorHAnsi"/>
              </w:rPr>
            </w:pPr>
            <w:r>
              <w:rPr>
                <w:rFonts w:eastAsiaTheme="minorHAnsi"/>
              </w:rPr>
              <w:t>And He has healed us</w:t>
            </w:r>
          </w:p>
          <w:p w14:paraId="626BA613" w14:textId="77777777" w:rsidR="00E35F1F" w:rsidRDefault="00E35F1F" w:rsidP="00E35F1F">
            <w:pPr>
              <w:pStyle w:val="EngHangEnd"/>
            </w:pPr>
            <w:r>
              <w:rPr>
                <w:rFonts w:eastAsiaTheme="minorHAnsi"/>
              </w:rPr>
              <w:t>From our sins.</w:t>
            </w:r>
          </w:p>
        </w:tc>
        <w:tc>
          <w:tcPr>
            <w:tcW w:w="288" w:type="dxa"/>
          </w:tcPr>
          <w:p w14:paraId="56CEFF18" w14:textId="77777777" w:rsidR="00E35F1F" w:rsidRDefault="00E35F1F" w:rsidP="00E35F1F"/>
        </w:tc>
        <w:tc>
          <w:tcPr>
            <w:tcW w:w="288" w:type="dxa"/>
          </w:tcPr>
          <w:p w14:paraId="5E1D0D8A" w14:textId="77777777" w:rsidR="00E35F1F" w:rsidRDefault="00E35F1F" w:rsidP="00E35F1F">
            <w:r w:rsidRPr="000F6316">
              <w:rPr>
                <w:rFonts w:ascii="CS Avva Shenouda" w:hAnsi="CS Avva Shenouda"/>
                <w:sz w:val="24"/>
                <w:szCs w:val="24"/>
              </w:rPr>
              <w:t>¿</w:t>
            </w:r>
          </w:p>
        </w:tc>
        <w:tc>
          <w:tcPr>
            <w:tcW w:w="3960" w:type="dxa"/>
          </w:tcPr>
          <w:p w14:paraId="1B9D4E76" w14:textId="77777777" w:rsidR="00E35F1F" w:rsidRDefault="00E35F1F" w:rsidP="00E35F1F">
            <w:pPr>
              <w:pStyle w:val="CopticVersemulti-line"/>
            </w:pPr>
            <w:r w:rsidRPr="006B31BA">
              <w:t>Ⲛ̀ⲑⲟϥ ⲅⲁⲣ ⲡⲉ ⲫ̀ⲣⲏ</w:t>
            </w:r>
          </w:p>
          <w:p w14:paraId="7CD7CAD9" w14:textId="77777777" w:rsidR="00E35F1F" w:rsidRDefault="00E35F1F" w:rsidP="00E35F1F">
            <w:pPr>
              <w:pStyle w:val="CopticVersemulti-line"/>
            </w:pPr>
            <w:r w:rsidRPr="006B31BA">
              <w:t>ⲛ̀ⲧⲉ ϯⲇⲓⲕⲉⲟⲥⲩⲛⲏ</w:t>
            </w:r>
          </w:p>
          <w:p w14:paraId="7D8DD9B2" w14:textId="77777777" w:rsidR="00E35F1F" w:rsidRDefault="00E35F1F" w:rsidP="00E35F1F">
            <w:pPr>
              <w:pStyle w:val="CopticVersemulti-line"/>
            </w:pPr>
            <w:r w:rsidRPr="006B31BA">
              <w:t>ⲁ̀ⲣⲉⲙⲁⲥϥ ⲁϥⲧⲁⲗϭⲟⲛ</w:t>
            </w:r>
          </w:p>
          <w:p w14:paraId="45E56D09" w14:textId="77777777" w:rsidR="00E35F1F" w:rsidRDefault="00E35F1F" w:rsidP="00E35F1F">
            <w:pPr>
              <w:pStyle w:val="CopticVerse"/>
            </w:pPr>
            <w:r w:rsidRPr="006B31BA">
              <w:t>ⲉ̀ⲃⲟⲗϧⲉⲛ ⲛⲉⲛⲛⲟⲃⲓ</w:t>
            </w:r>
          </w:p>
        </w:tc>
      </w:tr>
      <w:tr w:rsidR="00E35F1F" w14:paraId="6F4A1E02" w14:textId="77777777" w:rsidTr="00E35F1F">
        <w:trPr>
          <w:cantSplit/>
          <w:jc w:val="center"/>
        </w:trPr>
        <w:tc>
          <w:tcPr>
            <w:tcW w:w="288" w:type="dxa"/>
          </w:tcPr>
          <w:p w14:paraId="22164C72" w14:textId="77777777" w:rsidR="00E35F1F" w:rsidRDefault="00E35F1F" w:rsidP="00E35F1F">
            <w:pPr>
              <w:pStyle w:val="CopticCross"/>
            </w:pPr>
          </w:p>
        </w:tc>
        <w:tc>
          <w:tcPr>
            <w:tcW w:w="3960" w:type="dxa"/>
          </w:tcPr>
          <w:p w14:paraId="4C7F8675" w14:textId="77777777" w:rsidR="00E35F1F" w:rsidRDefault="00E35F1F" w:rsidP="00E35F1F">
            <w:pPr>
              <w:pStyle w:val="EngHang"/>
            </w:pPr>
            <w:r>
              <w:t>Therefore we</w:t>
            </w:r>
          </w:p>
          <w:p w14:paraId="53561690" w14:textId="77777777" w:rsidR="00E35F1F" w:rsidRDefault="00E35F1F" w:rsidP="00E35F1F">
            <w:pPr>
              <w:pStyle w:val="EngHang"/>
            </w:pPr>
            <w:commentRangeStart w:id="654"/>
            <w:r>
              <w:t xml:space="preserve">Magnify </w:t>
            </w:r>
            <w:commentRangeEnd w:id="654"/>
            <w:r>
              <w:rPr>
                <w:rStyle w:val="CommentReference"/>
                <w:rFonts w:eastAsiaTheme="minorHAnsi" w:cstheme="minorBidi"/>
                <w:color w:val="auto"/>
                <w:lang w:val="en-CA"/>
              </w:rPr>
              <w:commentReference w:id="654"/>
            </w:r>
            <w:r>
              <w:t>you befittingly,</w:t>
            </w:r>
          </w:p>
          <w:p w14:paraId="28AC66E9" w14:textId="77777777" w:rsidR="00E35F1F" w:rsidRDefault="00E35F1F" w:rsidP="00E35F1F">
            <w:pPr>
              <w:pStyle w:val="EngHang"/>
            </w:pPr>
            <w:r>
              <w:t>With prophetic</w:t>
            </w:r>
          </w:p>
          <w:p w14:paraId="78F4AEE4" w14:textId="77777777" w:rsidR="00E35F1F" w:rsidRPr="001A0083" w:rsidRDefault="00E35F1F" w:rsidP="00E35F1F">
            <w:pPr>
              <w:pStyle w:val="EngHangEnd"/>
            </w:pPr>
            <w:r>
              <w:t>Hymnology.</w:t>
            </w:r>
          </w:p>
        </w:tc>
        <w:tc>
          <w:tcPr>
            <w:tcW w:w="288" w:type="dxa"/>
          </w:tcPr>
          <w:p w14:paraId="5DE64E26" w14:textId="77777777" w:rsidR="00E35F1F" w:rsidRDefault="00E35F1F" w:rsidP="00E35F1F"/>
        </w:tc>
        <w:tc>
          <w:tcPr>
            <w:tcW w:w="288" w:type="dxa"/>
          </w:tcPr>
          <w:p w14:paraId="6750E23E" w14:textId="77777777" w:rsidR="00E35F1F" w:rsidRDefault="00E35F1F" w:rsidP="00E35F1F"/>
        </w:tc>
        <w:tc>
          <w:tcPr>
            <w:tcW w:w="3960" w:type="dxa"/>
          </w:tcPr>
          <w:p w14:paraId="25044795"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303AD78D"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5C6C0D72"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384CA45C"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77029396" w14:textId="77777777" w:rsidTr="00E35F1F">
        <w:trPr>
          <w:cantSplit/>
          <w:jc w:val="center"/>
        </w:trPr>
        <w:tc>
          <w:tcPr>
            <w:tcW w:w="288" w:type="dxa"/>
          </w:tcPr>
          <w:p w14:paraId="096E2299" w14:textId="77777777" w:rsidR="00E35F1F" w:rsidRDefault="00E35F1F" w:rsidP="00E35F1F">
            <w:pPr>
              <w:pStyle w:val="CopticCross"/>
            </w:pPr>
            <w:r w:rsidRPr="000F6316">
              <w:t>¿</w:t>
            </w:r>
          </w:p>
        </w:tc>
        <w:tc>
          <w:tcPr>
            <w:tcW w:w="3960" w:type="dxa"/>
          </w:tcPr>
          <w:p w14:paraId="61320266" w14:textId="77777777" w:rsidR="00E35F1F" w:rsidRDefault="00E35F1F" w:rsidP="00E35F1F">
            <w:pPr>
              <w:pStyle w:val="EngHang"/>
            </w:pPr>
            <w:r>
              <w:t>For they spoke of you</w:t>
            </w:r>
          </w:p>
          <w:p w14:paraId="5692F372" w14:textId="77777777" w:rsidR="00E35F1F" w:rsidRDefault="00E35F1F" w:rsidP="00E35F1F">
            <w:pPr>
              <w:pStyle w:val="EngHang"/>
            </w:pPr>
            <w:r>
              <w:t>With great honour saying,</w:t>
            </w:r>
          </w:p>
          <w:p w14:paraId="5E9247EF" w14:textId="2651115B" w:rsidR="00E35F1F" w:rsidRDefault="00412DAA" w:rsidP="00E35F1F">
            <w:pPr>
              <w:pStyle w:val="EngHang"/>
            </w:pPr>
            <w:r>
              <w:t>“</w:t>
            </w:r>
            <w:r w:rsidR="00E35F1F">
              <w:t>O Holy City,</w:t>
            </w:r>
          </w:p>
          <w:p w14:paraId="2CDE8EC4" w14:textId="52EB4B10" w:rsidR="00E35F1F" w:rsidRPr="007425E1" w:rsidRDefault="00412DAA" w:rsidP="00E35F1F">
            <w:pPr>
              <w:pStyle w:val="EngHangEnd"/>
            </w:pPr>
            <w:r>
              <w:t>Of the Great King.”</w:t>
            </w:r>
          </w:p>
        </w:tc>
        <w:tc>
          <w:tcPr>
            <w:tcW w:w="288" w:type="dxa"/>
          </w:tcPr>
          <w:p w14:paraId="7117C11A" w14:textId="77777777" w:rsidR="00E35F1F" w:rsidRDefault="00E35F1F" w:rsidP="00E35F1F"/>
        </w:tc>
        <w:tc>
          <w:tcPr>
            <w:tcW w:w="288" w:type="dxa"/>
          </w:tcPr>
          <w:p w14:paraId="375802B9" w14:textId="77777777" w:rsidR="00E35F1F" w:rsidRDefault="00E35F1F" w:rsidP="00E35F1F">
            <w:r w:rsidRPr="000F6316">
              <w:rPr>
                <w:rFonts w:ascii="CS Avva Shenouda" w:hAnsi="CS Avva Shenouda"/>
                <w:sz w:val="24"/>
                <w:szCs w:val="24"/>
              </w:rPr>
              <w:t>¿</w:t>
            </w:r>
          </w:p>
        </w:tc>
        <w:tc>
          <w:tcPr>
            <w:tcW w:w="3960" w:type="dxa"/>
          </w:tcPr>
          <w:p w14:paraId="466D4BD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A039919"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2715490C"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76A01996"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7007FF27" w14:textId="77777777" w:rsidTr="00E35F1F">
        <w:trPr>
          <w:cantSplit/>
          <w:jc w:val="center"/>
        </w:trPr>
        <w:tc>
          <w:tcPr>
            <w:tcW w:w="288" w:type="dxa"/>
          </w:tcPr>
          <w:p w14:paraId="38E4EAB0" w14:textId="77777777" w:rsidR="00E35F1F" w:rsidRDefault="00E35F1F" w:rsidP="00E35F1F">
            <w:pPr>
              <w:pStyle w:val="CopticCross"/>
            </w:pPr>
          </w:p>
        </w:tc>
        <w:tc>
          <w:tcPr>
            <w:tcW w:w="3960" w:type="dxa"/>
          </w:tcPr>
          <w:p w14:paraId="410C2BE4" w14:textId="77777777" w:rsidR="00E35F1F" w:rsidRDefault="00E35F1F" w:rsidP="00E35F1F">
            <w:pPr>
              <w:pStyle w:val="EngHang"/>
            </w:pPr>
            <w:r>
              <w:t>We ask and pray,</w:t>
            </w:r>
          </w:p>
          <w:p w14:paraId="0AFCAE63" w14:textId="77777777" w:rsidR="00E35F1F" w:rsidRDefault="00E35F1F" w:rsidP="00E35F1F">
            <w:pPr>
              <w:pStyle w:val="EngHang"/>
            </w:pPr>
            <w:r>
              <w:t xml:space="preserve">That we may </w:t>
            </w:r>
            <w:commentRangeStart w:id="655"/>
            <w:r>
              <w:t xml:space="preserve">obtain </w:t>
            </w:r>
            <w:commentRangeEnd w:id="655"/>
            <w:r>
              <w:rPr>
                <w:rStyle w:val="CommentReference"/>
                <w:rFonts w:eastAsiaTheme="minorHAnsi" w:cstheme="minorBidi"/>
                <w:color w:val="auto"/>
                <w:lang w:val="en-CA"/>
              </w:rPr>
              <w:commentReference w:id="655"/>
            </w:r>
            <w:r>
              <w:t>mercy,</w:t>
            </w:r>
          </w:p>
          <w:p w14:paraId="1ABAB64D" w14:textId="77777777" w:rsidR="00E35F1F" w:rsidRDefault="00E35F1F" w:rsidP="00E35F1F">
            <w:pPr>
              <w:pStyle w:val="EngHang"/>
            </w:pPr>
            <w:r>
              <w:t>Through your intercessions</w:t>
            </w:r>
          </w:p>
          <w:p w14:paraId="07F07381" w14:textId="77777777" w:rsidR="00E35F1F" w:rsidRPr="007425E1" w:rsidRDefault="00E35F1F" w:rsidP="00E35F1F">
            <w:pPr>
              <w:pStyle w:val="EngHangEnd"/>
            </w:pPr>
            <w:r>
              <w:t>With the Lover of mankind.</w:t>
            </w:r>
          </w:p>
        </w:tc>
        <w:tc>
          <w:tcPr>
            <w:tcW w:w="288" w:type="dxa"/>
          </w:tcPr>
          <w:p w14:paraId="2E8BD2F0" w14:textId="77777777" w:rsidR="00E35F1F" w:rsidRDefault="00E35F1F" w:rsidP="00E35F1F"/>
        </w:tc>
        <w:tc>
          <w:tcPr>
            <w:tcW w:w="288" w:type="dxa"/>
          </w:tcPr>
          <w:p w14:paraId="45280812" w14:textId="77777777" w:rsidR="00E35F1F" w:rsidRDefault="00E35F1F" w:rsidP="00E35F1F"/>
        </w:tc>
        <w:tc>
          <w:tcPr>
            <w:tcW w:w="3960" w:type="dxa"/>
          </w:tcPr>
          <w:p w14:paraId="2BCA6DF0"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0FE84A09"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D6CF76F"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85D580F"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44994620" w14:textId="72BE4091" w:rsidR="00680B91" w:rsidRDefault="00680B91" w:rsidP="00680B91">
      <w:pPr>
        <w:pStyle w:val="Rubric"/>
      </w:pPr>
      <w:bookmarkStart w:id="656" w:name="_Toc298445770"/>
      <w:bookmarkStart w:id="657" w:name="_Toc298681255"/>
      <w:bookmarkStart w:id="658" w:name="_Toc298447495"/>
      <w:r>
        <w:t>(During the Month of Koiak, the Gospel of St. Like 1:78-79 continues,)</w:t>
      </w:r>
    </w:p>
    <w:p w14:paraId="7E6A159C" w14:textId="3FF8381C" w:rsidR="00680B91" w:rsidRDefault="00680B91" w:rsidP="00680B91">
      <w:pPr>
        <w:pStyle w:val="EnglishHangNoCoptic"/>
      </w:pPr>
      <w:r>
        <w:t>78 through the tender mercy of our God,</w:t>
      </w:r>
    </w:p>
    <w:p w14:paraId="46CC03D2" w14:textId="77777777" w:rsidR="00680B91" w:rsidRDefault="00680B91" w:rsidP="00680B91">
      <w:pPr>
        <w:pStyle w:val="EnglishHangEndNoCoptic"/>
        <w:ind w:firstLine="0"/>
      </w:pPr>
      <w:r>
        <w:t>by which the dawn from on high has visted us,</w:t>
      </w:r>
    </w:p>
    <w:p w14:paraId="1BBB7CC3" w14:textId="77777777" w:rsidR="00680B91" w:rsidRDefault="00680B91" w:rsidP="00680B91">
      <w:pPr>
        <w:pStyle w:val="EnglishHangNoCoptic"/>
      </w:pPr>
      <w:r>
        <w:t>79 to shine on those who sit in darkness</w:t>
      </w:r>
    </w:p>
    <w:p w14:paraId="02AE06C8" w14:textId="77777777" w:rsidR="00680B91" w:rsidRDefault="00680B91" w:rsidP="00680B91">
      <w:pPr>
        <w:pStyle w:val="EnglishHangNoCoptic"/>
        <w:ind w:firstLine="0"/>
      </w:pPr>
      <w:r>
        <w:t>and the shadow of death;</w:t>
      </w:r>
    </w:p>
    <w:p w14:paraId="6946D423" w14:textId="77777777" w:rsidR="00680B91" w:rsidRDefault="00680B91" w:rsidP="00680B91">
      <w:pPr>
        <w:pStyle w:val="EnglishHangEndNoCoptic"/>
        <w:ind w:firstLine="0"/>
      </w:pPr>
      <w:r>
        <w:t>to guide our feet into the way of peace.</w:t>
      </w:r>
    </w:p>
    <w:p w14:paraId="7DD474D9" w14:textId="736185A3" w:rsidR="00E35F1F" w:rsidRDefault="00E35F1F" w:rsidP="00E35F1F">
      <w:pPr>
        <w:pStyle w:val="Heading6"/>
      </w:pPr>
      <w:r>
        <w:lastRenderedPageBreak/>
        <w:t>Part Six</w:t>
      </w:r>
      <w:bookmarkEnd w:id="656"/>
      <w:bookmarkEnd w:id="657"/>
      <w:bookmarkEnd w:id="658"/>
      <w:r>
        <w:t xml:space="preserve"> (</w:t>
      </w:r>
      <w:r w:rsidRPr="006B31BA">
        <w:rPr>
          <w:rFonts w:ascii="FreeSerifAvvaShenouda" w:hAnsi="FreeSerifAvvaShenouda" w:cs="FreeSerifAvvaShenouda"/>
        </w:rPr>
        <w:t>ⲋ</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A590AE" w14:textId="77777777" w:rsidTr="00E35F1F">
        <w:trPr>
          <w:cantSplit/>
          <w:jc w:val="center"/>
        </w:trPr>
        <w:tc>
          <w:tcPr>
            <w:tcW w:w="288" w:type="dxa"/>
          </w:tcPr>
          <w:p w14:paraId="5A93A86F" w14:textId="77777777" w:rsidR="00E35F1F" w:rsidRDefault="00E35F1F" w:rsidP="00E35F1F">
            <w:r w:rsidRPr="000F6316">
              <w:rPr>
                <w:rFonts w:ascii="CS Avva Shenouda" w:hAnsi="CS Avva Shenouda"/>
                <w:sz w:val="24"/>
                <w:szCs w:val="24"/>
              </w:rPr>
              <w:t>¿</w:t>
            </w:r>
          </w:p>
        </w:tc>
        <w:tc>
          <w:tcPr>
            <w:tcW w:w="3960" w:type="dxa"/>
          </w:tcPr>
          <w:p w14:paraId="6DB1910C" w14:textId="77777777" w:rsidR="00E35F1F" w:rsidRDefault="00E35F1F" w:rsidP="00E35F1F">
            <w:pPr>
              <w:pStyle w:val="EngHang"/>
              <w:rPr>
                <w:rFonts w:eastAsiaTheme="minorHAnsi"/>
              </w:rPr>
            </w:pPr>
            <w:r>
              <w:rPr>
                <w:rFonts w:eastAsiaTheme="minorHAnsi"/>
              </w:rPr>
              <w:t>You are the Censer,</w:t>
            </w:r>
          </w:p>
          <w:p w14:paraId="50167AAF" w14:textId="77777777" w:rsidR="00E35F1F" w:rsidRDefault="00E35F1F" w:rsidP="00E35F1F">
            <w:pPr>
              <w:pStyle w:val="EngHang"/>
              <w:rPr>
                <w:rFonts w:eastAsiaTheme="minorHAnsi"/>
              </w:rPr>
            </w:pPr>
            <w:r>
              <w:rPr>
                <w:rFonts w:eastAsiaTheme="minorHAnsi"/>
              </w:rPr>
              <w:t>Made of pure gold,</w:t>
            </w:r>
          </w:p>
          <w:p w14:paraId="096D7933" w14:textId="77777777" w:rsidR="00E35F1F" w:rsidRDefault="00E35F1F" w:rsidP="00E35F1F">
            <w:pPr>
              <w:pStyle w:val="EngHang"/>
              <w:rPr>
                <w:rFonts w:eastAsiaTheme="minorHAnsi"/>
              </w:rPr>
            </w:pPr>
            <w:r>
              <w:rPr>
                <w:rFonts w:eastAsiaTheme="minorHAnsi"/>
              </w:rPr>
              <w:t>Carrying the blessed</w:t>
            </w:r>
          </w:p>
          <w:p w14:paraId="47CF430A" w14:textId="77777777" w:rsidR="00E35F1F" w:rsidRPr="001A0083" w:rsidRDefault="00E35F1F" w:rsidP="00E35F1F">
            <w:pPr>
              <w:pStyle w:val="EngHangEnd"/>
            </w:pPr>
            <w:r>
              <w:rPr>
                <w:rFonts w:eastAsiaTheme="minorHAnsi"/>
              </w:rPr>
              <w:t>Live coal:</w:t>
            </w:r>
          </w:p>
        </w:tc>
        <w:tc>
          <w:tcPr>
            <w:tcW w:w="288" w:type="dxa"/>
          </w:tcPr>
          <w:p w14:paraId="754BA23C" w14:textId="77777777" w:rsidR="00E35F1F" w:rsidRDefault="00E35F1F" w:rsidP="00E35F1F"/>
        </w:tc>
        <w:tc>
          <w:tcPr>
            <w:tcW w:w="288" w:type="dxa"/>
          </w:tcPr>
          <w:p w14:paraId="719BBC33" w14:textId="77777777" w:rsidR="00E35F1F" w:rsidRDefault="00E35F1F" w:rsidP="00E35F1F">
            <w:r w:rsidRPr="000F6316">
              <w:rPr>
                <w:rFonts w:ascii="CS Avva Shenouda" w:hAnsi="CS Avva Shenouda"/>
                <w:sz w:val="24"/>
                <w:szCs w:val="24"/>
              </w:rPr>
              <w:t>¿</w:t>
            </w:r>
          </w:p>
        </w:tc>
        <w:tc>
          <w:tcPr>
            <w:tcW w:w="3960" w:type="dxa"/>
          </w:tcPr>
          <w:p w14:paraId="7E8FD9A6" w14:textId="77777777" w:rsidR="00E35F1F" w:rsidRDefault="00E35F1F" w:rsidP="00E35F1F">
            <w:pPr>
              <w:pStyle w:val="CopticVersemulti-line"/>
            </w:pPr>
            <w:r w:rsidRPr="006B31BA">
              <w:t>Ⲛ</w:t>
            </w:r>
            <w:r w:rsidRPr="006B31BA">
              <w:rPr>
                <w:rFonts w:ascii="Times New Roman" w:hAnsi="Times New Roman" w:cs="Times New Roman"/>
              </w:rPr>
              <w:t>̀</w:t>
            </w:r>
            <w:r w:rsidRPr="006B31BA">
              <w:t xml:space="preserve">ⲑⲟ ⲧⲉ </w:t>
            </w:r>
            <w:r w:rsidRPr="006B31BA">
              <w:rPr>
                <w:rFonts w:ascii="Times New Roman" w:hAnsi="Times New Roman" w:cs="Times New Roman"/>
              </w:rPr>
              <w:t>ϯϣ</w:t>
            </w:r>
            <w:r w:rsidRPr="006B31BA">
              <w:t>ⲟⲩⲣⲏ</w:t>
            </w:r>
          </w:p>
          <w:p w14:paraId="6F9DAF83" w14:textId="77777777" w:rsidR="00E35F1F" w:rsidRDefault="00E35F1F" w:rsidP="00E35F1F">
            <w:pPr>
              <w:pStyle w:val="CopticVersemulti-line"/>
            </w:pPr>
            <w:r w:rsidRPr="006B31BA">
              <w:t>ⲛ</w:t>
            </w:r>
            <w:r w:rsidRPr="006B31BA">
              <w:rPr>
                <w:rFonts w:ascii="Times New Roman" w:hAnsi="Times New Roman" w:cs="Times New Roman"/>
              </w:rPr>
              <w:t>̀</w:t>
            </w:r>
            <w:r w:rsidRPr="006B31BA">
              <w:t>ⲛⲟⲩⲃ ⲛ</w:t>
            </w:r>
            <w:r w:rsidRPr="006B31BA">
              <w:rPr>
                <w:rFonts w:ascii="Times New Roman" w:hAnsi="Times New Roman" w:cs="Times New Roman"/>
              </w:rPr>
              <w:t>̀</w:t>
            </w:r>
            <w:r w:rsidRPr="006B31BA">
              <w:t>ⲕⲁⲑⲁⲣⲟⲥ</w:t>
            </w:r>
          </w:p>
          <w:p w14:paraId="0F631853" w14:textId="77777777" w:rsidR="00E35F1F" w:rsidRDefault="00E35F1F" w:rsidP="00E35F1F">
            <w:pPr>
              <w:pStyle w:val="CopticVersemulti-line"/>
            </w:pPr>
            <w:r w:rsidRPr="006B31BA">
              <w:t>ⲉⲧ</w:t>
            </w:r>
            <w:r w:rsidRPr="006B31BA">
              <w:rPr>
                <w:rFonts w:ascii="Times New Roman" w:hAnsi="Times New Roman" w:cs="Times New Roman"/>
              </w:rPr>
              <w:t>ϥ</w:t>
            </w:r>
            <w:r w:rsidRPr="006B31BA">
              <w:t xml:space="preserve">ⲁⲓ </w:t>
            </w:r>
            <w:r w:rsidRPr="006B31BA">
              <w:rPr>
                <w:rFonts w:ascii="Times New Roman" w:hAnsi="Times New Roman" w:cs="Times New Roman"/>
              </w:rPr>
              <w:t>ϧ</w:t>
            </w:r>
            <w:r w:rsidRPr="006B31BA">
              <w:t>ⲁ ⲡⲓ</w:t>
            </w:r>
            <w:r w:rsidRPr="006B31BA">
              <w:rPr>
                <w:rFonts w:ascii="Times New Roman" w:hAnsi="Times New Roman" w:cs="Times New Roman"/>
              </w:rPr>
              <w:t>ϫ</w:t>
            </w:r>
            <w:r w:rsidRPr="006B31BA">
              <w:t>ⲉⲃⲥ</w:t>
            </w:r>
          </w:p>
          <w:p w14:paraId="67A8D2A2" w14:textId="77777777" w:rsidR="00E35F1F" w:rsidRDefault="00E35F1F" w:rsidP="00E35F1F">
            <w:pPr>
              <w:pStyle w:val="CopticVerse"/>
            </w:pPr>
            <w:r w:rsidRPr="006B31BA">
              <w:t>ⲛ</w:t>
            </w:r>
            <w:r w:rsidRPr="006B31BA">
              <w:rPr>
                <w:rFonts w:ascii="Times New Roman" w:hAnsi="Times New Roman" w:cs="Times New Roman"/>
              </w:rPr>
              <w:t>̀</w:t>
            </w:r>
            <w:r w:rsidRPr="006B31BA">
              <w:t>ⲭ</w:t>
            </w:r>
            <w:r w:rsidRPr="006B31BA">
              <w:rPr>
                <w:rFonts w:ascii="Times New Roman" w:hAnsi="Times New Roman" w:cs="Times New Roman"/>
              </w:rPr>
              <w:t>̀</w:t>
            </w:r>
            <w:r w:rsidRPr="006B31BA">
              <w:t>ⲣⲱⲙ ⲉⲧⲥ</w:t>
            </w:r>
            <w:r w:rsidRPr="006B31BA">
              <w:rPr>
                <w:rFonts w:ascii="Times New Roman" w:hAnsi="Times New Roman" w:cs="Times New Roman"/>
              </w:rPr>
              <w:t>̀</w:t>
            </w:r>
            <w:r w:rsidRPr="006B31BA">
              <w:t>ⲙⲁⲣⲱⲟⲩⲧ</w:t>
            </w:r>
          </w:p>
        </w:tc>
      </w:tr>
      <w:tr w:rsidR="00E35F1F" w14:paraId="5A96F567" w14:textId="77777777" w:rsidTr="00E35F1F">
        <w:trPr>
          <w:cantSplit/>
          <w:jc w:val="center"/>
        </w:trPr>
        <w:tc>
          <w:tcPr>
            <w:tcW w:w="288" w:type="dxa"/>
          </w:tcPr>
          <w:p w14:paraId="34AC3868" w14:textId="77777777" w:rsidR="00E35F1F" w:rsidRDefault="00E35F1F" w:rsidP="00E35F1F"/>
        </w:tc>
        <w:tc>
          <w:tcPr>
            <w:tcW w:w="3960" w:type="dxa"/>
          </w:tcPr>
          <w:p w14:paraId="4DFCB56A" w14:textId="77777777" w:rsidR="00E35F1F" w:rsidRDefault="00E35F1F" w:rsidP="00E35F1F">
            <w:pPr>
              <w:pStyle w:val="EngHang"/>
              <w:rPr>
                <w:rFonts w:eastAsiaTheme="minorHAnsi"/>
              </w:rPr>
            </w:pPr>
            <w:r>
              <w:rPr>
                <w:rFonts w:eastAsiaTheme="minorHAnsi"/>
              </w:rPr>
              <w:t>Which is taken</w:t>
            </w:r>
          </w:p>
          <w:p w14:paraId="72C86FDB" w14:textId="77777777" w:rsidR="00E35F1F" w:rsidRDefault="00E35F1F" w:rsidP="00E35F1F">
            <w:pPr>
              <w:pStyle w:val="EngHang"/>
              <w:rPr>
                <w:rFonts w:eastAsiaTheme="minorHAnsi"/>
              </w:rPr>
            </w:pPr>
            <w:r>
              <w:rPr>
                <w:rFonts w:eastAsiaTheme="minorHAnsi"/>
              </w:rPr>
              <w:t>From the Altar,</w:t>
            </w:r>
          </w:p>
          <w:p w14:paraId="0E782849" w14:textId="77777777" w:rsidR="00E35F1F" w:rsidRDefault="00E35F1F" w:rsidP="00E35F1F">
            <w:pPr>
              <w:pStyle w:val="EngHang"/>
              <w:rPr>
                <w:rFonts w:eastAsiaTheme="minorHAnsi"/>
              </w:rPr>
            </w:pPr>
            <w:r>
              <w:rPr>
                <w:rFonts w:eastAsiaTheme="minorHAnsi"/>
              </w:rPr>
              <w:t>To purge the sins and take</w:t>
            </w:r>
          </w:p>
          <w:p w14:paraId="32AE3896" w14:textId="77777777" w:rsidR="00E35F1F" w:rsidRPr="001A0083" w:rsidRDefault="00E35F1F" w:rsidP="00E35F1F">
            <w:pPr>
              <w:pStyle w:val="EngHangEnd"/>
            </w:pPr>
            <w:r>
              <w:rPr>
                <w:rFonts w:eastAsiaTheme="minorHAnsi"/>
              </w:rPr>
              <w:t>Away the iniquities:</w:t>
            </w:r>
          </w:p>
        </w:tc>
        <w:tc>
          <w:tcPr>
            <w:tcW w:w="288" w:type="dxa"/>
          </w:tcPr>
          <w:p w14:paraId="60BD9195" w14:textId="77777777" w:rsidR="00E35F1F" w:rsidRDefault="00E35F1F" w:rsidP="00E35F1F"/>
        </w:tc>
        <w:tc>
          <w:tcPr>
            <w:tcW w:w="288" w:type="dxa"/>
          </w:tcPr>
          <w:p w14:paraId="6386D8B8" w14:textId="77777777" w:rsidR="00E35F1F" w:rsidRDefault="00E35F1F" w:rsidP="00E35F1F"/>
        </w:tc>
        <w:tc>
          <w:tcPr>
            <w:tcW w:w="3960" w:type="dxa"/>
          </w:tcPr>
          <w:p w14:paraId="4734F1A5" w14:textId="77777777" w:rsidR="00E35F1F" w:rsidRDefault="00E35F1F" w:rsidP="00E35F1F">
            <w:pPr>
              <w:pStyle w:val="CopticVersemulti-line"/>
            </w:pPr>
            <w:r w:rsidRPr="006B31BA">
              <w:t>Ⲫⲏⲉⲧⲟⲩϭⲓ ⲙ̀ⲙⲟϥ</w:t>
            </w:r>
          </w:p>
          <w:p w14:paraId="552728DF" w14:textId="77777777" w:rsidR="00E35F1F" w:rsidRDefault="00E35F1F" w:rsidP="00E35F1F">
            <w:pPr>
              <w:pStyle w:val="CopticVersemulti-line"/>
            </w:pPr>
            <w:r w:rsidRPr="006B31BA">
              <w:t>ⲉⲃⲟⲗϧⲉⲛ ⲡⲓⲙⲁⲛ̀ⲉⲣϣⲱⲟⲩϣⲓ</w:t>
            </w:r>
          </w:p>
          <w:p w14:paraId="5A57DC5C" w14:textId="77777777" w:rsidR="00E35F1F" w:rsidRDefault="00E35F1F" w:rsidP="00E35F1F">
            <w:pPr>
              <w:pStyle w:val="CopticVersemulti-line"/>
            </w:pPr>
            <w:r w:rsidRPr="006B31BA">
              <w:t>ϣⲁϥⲧⲟⲩⲃⲟ ⲛ̀ⲛⲓⲛⲟⲃⲓ</w:t>
            </w:r>
          </w:p>
          <w:p w14:paraId="77AD9E18" w14:textId="77777777" w:rsidR="00E35F1F" w:rsidRDefault="00E35F1F" w:rsidP="00E35F1F">
            <w:pPr>
              <w:pStyle w:val="CopticVerse"/>
            </w:pPr>
            <w:r w:rsidRPr="006B31BA">
              <w:t>ⲛ̀ⲧⲉϥⲱ̀ⲗⲓ ⲛ̀ⲛⲓⲁⲛⲟⲙⲓⲁ</w:t>
            </w:r>
          </w:p>
        </w:tc>
      </w:tr>
      <w:tr w:rsidR="00E35F1F" w14:paraId="3BE02CB7" w14:textId="77777777" w:rsidTr="00E35F1F">
        <w:trPr>
          <w:cantSplit/>
          <w:jc w:val="center"/>
        </w:trPr>
        <w:tc>
          <w:tcPr>
            <w:tcW w:w="288" w:type="dxa"/>
          </w:tcPr>
          <w:p w14:paraId="6C5165D4" w14:textId="77777777" w:rsidR="00E35F1F" w:rsidRDefault="00E35F1F" w:rsidP="00E35F1F">
            <w:pPr>
              <w:pStyle w:val="CopticCross"/>
            </w:pPr>
            <w:r w:rsidRPr="000F6316">
              <w:t>¿</w:t>
            </w:r>
          </w:p>
        </w:tc>
        <w:tc>
          <w:tcPr>
            <w:tcW w:w="3960" w:type="dxa"/>
          </w:tcPr>
          <w:p w14:paraId="09BC680F" w14:textId="77777777" w:rsidR="00E35F1F" w:rsidRDefault="00E35F1F" w:rsidP="00E35F1F">
            <w:pPr>
              <w:pStyle w:val="EngHang"/>
              <w:rPr>
                <w:rFonts w:eastAsiaTheme="minorHAnsi"/>
              </w:rPr>
            </w:pPr>
            <w:r>
              <w:rPr>
                <w:rFonts w:eastAsiaTheme="minorHAnsi"/>
              </w:rPr>
              <w:t>Which is God the Logos,</w:t>
            </w:r>
          </w:p>
          <w:p w14:paraId="1BF0CC9C" w14:textId="77777777" w:rsidR="00E35F1F" w:rsidRDefault="00E35F1F" w:rsidP="00E35F1F">
            <w:pPr>
              <w:pStyle w:val="EngHang"/>
              <w:rPr>
                <w:rFonts w:eastAsiaTheme="minorHAnsi"/>
              </w:rPr>
            </w:pPr>
            <w:r>
              <w:rPr>
                <w:rFonts w:eastAsiaTheme="minorHAnsi"/>
              </w:rPr>
              <w:t>Who was incarnate of you,</w:t>
            </w:r>
          </w:p>
          <w:p w14:paraId="7FE6493F" w14:textId="77777777" w:rsidR="00E35F1F" w:rsidRDefault="00E35F1F" w:rsidP="00E35F1F">
            <w:pPr>
              <w:pStyle w:val="EngHang"/>
              <w:rPr>
                <w:rFonts w:eastAsiaTheme="minorHAnsi"/>
              </w:rPr>
            </w:pPr>
            <w:commentRangeStart w:id="659"/>
            <w:r>
              <w:rPr>
                <w:rFonts w:eastAsiaTheme="minorHAnsi"/>
              </w:rPr>
              <w:t>And offered Himself as incense</w:t>
            </w:r>
          </w:p>
          <w:p w14:paraId="4094E827" w14:textId="77777777" w:rsidR="00E35F1F" w:rsidRPr="00195761" w:rsidRDefault="00E35F1F" w:rsidP="00E35F1F">
            <w:pPr>
              <w:pStyle w:val="EngHangEnd"/>
              <w:rPr>
                <w:szCs w:val="22"/>
              </w:rPr>
            </w:pPr>
            <w:r>
              <w:rPr>
                <w:rFonts w:eastAsiaTheme="minorHAnsi"/>
              </w:rPr>
              <w:t>To God His Father.</w:t>
            </w:r>
            <w:commentRangeEnd w:id="659"/>
            <w:r>
              <w:rPr>
                <w:rStyle w:val="CommentReference"/>
                <w:rFonts w:eastAsiaTheme="minorHAnsi" w:cstheme="minorBidi"/>
                <w:color w:val="auto"/>
                <w:lang w:val="en-CA"/>
              </w:rPr>
              <w:commentReference w:id="659"/>
            </w:r>
          </w:p>
        </w:tc>
        <w:tc>
          <w:tcPr>
            <w:tcW w:w="288" w:type="dxa"/>
          </w:tcPr>
          <w:p w14:paraId="2B9AFA29" w14:textId="77777777" w:rsidR="00E35F1F" w:rsidRDefault="00E35F1F" w:rsidP="00E35F1F"/>
        </w:tc>
        <w:tc>
          <w:tcPr>
            <w:tcW w:w="288" w:type="dxa"/>
          </w:tcPr>
          <w:p w14:paraId="737BB023" w14:textId="77777777" w:rsidR="00E35F1F" w:rsidRDefault="00E35F1F" w:rsidP="00E35F1F">
            <w:r w:rsidRPr="000F6316">
              <w:rPr>
                <w:rFonts w:ascii="CS Avva Shenouda" w:hAnsi="CS Avva Shenouda"/>
                <w:sz w:val="24"/>
                <w:szCs w:val="24"/>
              </w:rPr>
              <w:t>¿</w:t>
            </w:r>
          </w:p>
        </w:tc>
        <w:tc>
          <w:tcPr>
            <w:tcW w:w="3960" w:type="dxa"/>
          </w:tcPr>
          <w:p w14:paraId="6B212639" w14:textId="77777777" w:rsidR="00E35F1F" w:rsidRDefault="00E35F1F" w:rsidP="00E35F1F">
            <w:pPr>
              <w:pStyle w:val="CopticVersemulti-line"/>
            </w:pPr>
            <w:r w:rsidRPr="006B31BA">
              <w:t>Ⲉ̀ⲧⲉ Ⲫϯ ⲡⲓⲗⲟⲅⲟⲥ</w:t>
            </w:r>
          </w:p>
          <w:p w14:paraId="71C44E1E" w14:textId="77777777" w:rsidR="00E35F1F" w:rsidRDefault="00E35F1F" w:rsidP="00E35F1F">
            <w:pPr>
              <w:pStyle w:val="CopticVersemulti-line"/>
            </w:pPr>
            <w:r w:rsidRPr="006B31BA">
              <w:t>ⲉ̀ⲧⲁϥϭⲓⲥⲁⲣⲝ ⲛ̀ϧⲏϯ</w:t>
            </w:r>
          </w:p>
          <w:p w14:paraId="12F5C704" w14:textId="77777777" w:rsidR="00E35F1F" w:rsidRDefault="00E35F1F" w:rsidP="00E35F1F">
            <w:pPr>
              <w:pStyle w:val="CopticVersemulti-line"/>
            </w:pPr>
            <w:r w:rsidRPr="006B31BA">
              <w:t>ⲁϥⲟⲗϥ ⲉ̀ⲡ̀ϣⲱⲓ ⲛ̀ⲟⲩⲥⲑⲟⲓⲛⲟⲩϥⲓ</w:t>
            </w:r>
          </w:p>
          <w:p w14:paraId="79E0B081" w14:textId="77777777" w:rsidR="00E35F1F" w:rsidRDefault="00E35F1F" w:rsidP="00E35F1F">
            <w:pPr>
              <w:pStyle w:val="CopticVerse"/>
            </w:pPr>
            <w:r w:rsidRPr="006B31BA">
              <w:t>ϣⲁ Ⲫϯ ⲡⲉϥⲓⲱⲧ</w:t>
            </w:r>
          </w:p>
        </w:tc>
      </w:tr>
      <w:tr w:rsidR="00E35F1F" w14:paraId="233DD33B" w14:textId="77777777" w:rsidTr="00E35F1F">
        <w:trPr>
          <w:cantSplit/>
          <w:jc w:val="center"/>
        </w:trPr>
        <w:tc>
          <w:tcPr>
            <w:tcW w:w="288" w:type="dxa"/>
          </w:tcPr>
          <w:p w14:paraId="22203908" w14:textId="77777777" w:rsidR="00E35F1F" w:rsidRDefault="00E35F1F" w:rsidP="00E35F1F"/>
        </w:tc>
        <w:tc>
          <w:tcPr>
            <w:tcW w:w="3960" w:type="dxa"/>
          </w:tcPr>
          <w:p w14:paraId="4938A57F"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1D31DED1" w14:textId="77777777" w:rsidR="00E35F1F" w:rsidRPr="007425E1" w:rsidRDefault="00E35F1F" w:rsidP="00E35F1F">
            <w:pPr>
              <w:pStyle w:val="EngHang"/>
              <w:rPr>
                <w:rFonts w:eastAsiaTheme="minorHAnsi"/>
              </w:rPr>
            </w:pPr>
            <w:r w:rsidRPr="007425E1">
              <w:rPr>
                <w:rFonts w:eastAsiaTheme="minorHAnsi"/>
              </w:rPr>
              <w:t>Magnifies you,</w:t>
            </w:r>
          </w:p>
          <w:p w14:paraId="1D3DBE10"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64B11FE3" w14:textId="77777777" w:rsidR="00E35F1F" w:rsidRPr="007425E1" w:rsidRDefault="00E35F1F" w:rsidP="00E35F1F">
            <w:pPr>
              <w:pStyle w:val="EngHangEnd"/>
            </w:pPr>
            <w:r w:rsidRPr="007425E1">
              <w:rPr>
                <w:rFonts w:eastAsiaTheme="minorHAnsi"/>
              </w:rPr>
              <w:t>The ever-holy.</w:t>
            </w:r>
          </w:p>
        </w:tc>
        <w:tc>
          <w:tcPr>
            <w:tcW w:w="288" w:type="dxa"/>
          </w:tcPr>
          <w:p w14:paraId="7A212A84" w14:textId="77777777" w:rsidR="00E35F1F" w:rsidRDefault="00E35F1F" w:rsidP="00E35F1F"/>
        </w:tc>
        <w:tc>
          <w:tcPr>
            <w:tcW w:w="288" w:type="dxa"/>
          </w:tcPr>
          <w:p w14:paraId="65690F19" w14:textId="77777777" w:rsidR="00E35F1F" w:rsidRDefault="00E35F1F" w:rsidP="00E35F1F"/>
        </w:tc>
        <w:tc>
          <w:tcPr>
            <w:tcW w:w="3960" w:type="dxa"/>
          </w:tcPr>
          <w:p w14:paraId="0A7529BF" w14:textId="77777777" w:rsidR="00E35F1F" w:rsidRDefault="00E35F1F" w:rsidP="00E35F1F">
            <w:pPr>
              <w:pStyle w:val="CopticVersemulti-line"/>
            </w:pPr>
            <w:r w:rsidRPr="002C2599">
              <w:t>Ⲉⲑⲃⲉ ⲫⲁⲓ ⲟⲩⲟⲛ ⲛⲓⲃⲉⲛ</w:t>
            </w:r>
          </w:p>
          <w:p w14:paraId="4BCF3AEF"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6814C5A7"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7FEF87E8" w14:textId="77777777" w:rsidR="00E35F1F" w:rsidRDefault="00E35F1F" w:rsidP="00E35F1F">
            <w:pPr>
              <w:pStyle w:val="CopticVersemulti-lin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791D9D06" w14:textId="77777777" w:rsidTr="00E35F1F">
        <w:trPr>
          <w:cantSplit/>
          <w:jc w:val="center"/>
        </w:trPr>
        <w:tc>
          <w:tcPr>
            <w:tcW w:w="288" w:type="dxa"/>
          </w:tcPr>
          <w:p w14:paraId="15DD5355" w14:textId="77777777" w:rsidR="00E35F1F" w:rsidRDefault="00E35F1F" w:rsidP="00E35F1F">
            <w:pPr>
              <w:pStyle w:val="CopticCross"/>
            </w:pPr>
            <w:r w:rsidRPr="000F6316">
              <w:t>¿</w:t>
            </w:r>
          </w:p>
        </w:tc>
        <w:tc>
          <w:tcPr>
            <w:tcW w:w="3960" w:type="dxa"/>
          </w:tcPr>
          <w:p w14:paraId="66D28FA3" w14:textId="77777777" w:rsidR="00E35F1F" w:rsidRDefault="00E35F1F" w:rsidP="00E35F1F">
            <w:pPr>
              <w:pStyle w:val="EngHang"/>
              <w:rPr>
                <w:rFonts w:eastAsiaTheme="minorHAnsi"/>
              </w:rPr>
            </w:pPr>
            <w:r>
              <w:rPr>
                <w:rFonts w:eastAsiaTheme="minorHAnsi"/>
              </w:rPr>
              <w:t>And we pray,</w:t>
            </w:r>
          </w:p>
          <w:p w14:paraId="36DD3D0D" w14:textId="77777777" w:rsidR="00E35F1F" w:rsidRDefault="00E35F1F" w:rsidP="00E35F1F">
            <w:pPr>
              <w:pStyle w:val="EngHang"/>
              <w:rPr>
                <w:rFonts w:eastAsiaTheme="minorHAnsi"/>
              </w:rPr>
            </w:pPr>
            <w:r>
              <w:rPr>
                <w:rFonts w:eastAsiaTheme="minorHAnsi"/>
              </w:rPr>
              <w:t>That we may win mercy,</w:t>
            </w:r>
          </w:p>
          <w:p w14:paraId="607BF795" w14:textId="77777777" w:rsidR="00E35F1F" w:rsidRDefault="00E35F1F" w:rsidP="00E35F1F">
            <w:pPr>
              <w:pStyle w:val="EngHang"/>
              <w:rPr>
                <w:rFonts w:eastAsiaTheme="minorHAnsi"/>
              </w:rPr>
            </w:pPr>
            <w:r>
              <w:rPr>
                <w:rFonts w:eastAsiaTheme="minorHAnsi"/>
              </w:rPr>
              <w:t>Through your intercessions</w:t>
            </w:r>
          </w:p>
          <w:p w14:paraId="0ED6037F" w14:textId="77777777" w:rsidR="00E35F1F" w:rsidRPr="007425E1" w:rsidRDefault="00E35F1F" w:rsidP="00E35F1F">
            <w:pPr>
              <w:pStyle w:val="EngHangEnd"/>
              <w:rPr>
                <w:rFonts w:eastAsiaTheme="minorHAnsi"/>
              </w:rPr>
            </w:pPr>
            <w:r>
              <w:rPr>
                <w:rFonts w:eastAsiaTheme="minorHAnsi"/>
              </w:rPr>
              <w:t>With the Lover of mankind.</w:t>
            </w:r>
          </w:p>
          <w:p w14:paraId="4350D5FC" w14:textId="77777777" w:rsidR="00E35F1F" w:rsidRPr="007425E1" w:rsidRDefault="00E35F1F" w:rsidP="00E35F1F">
            <w:pPr>
              <w:pStyle w:val="EngHang"/>
            </w:pPr>
          </w:p>
        </w:tc>
        <w:tc>
          <w:tcPr>
            <w:tcW w:w="288" w:type="dxa"/>
          </w:tcPr>
          <w:p w14:paraId="0F2DFCE4" w14:textId="77777777" w:rsidR="00E35F1F" w:rsidRDefault="00E35F1F" w:rsidP="00E35F1F"/>
        </w:tc>
        <w:tc>
          <w:tcPr>
            <w:tcW w:w="288" w:type="dxa"/>
          </w:tcPr>
          <w:p w14:paraId="724B7038" w14:textId="77777777" w:rsidR="00E35F1F" w:rsidRDefault="00E35F1F" w:rsidP="00E35F1F">
            <w:r w:rsidRPr="000F6316">
              <w:rPr>
                <w:rFonts w:ascii="CS Avva Shenouda" w:hAnsi="CS Avva Shenouda"/>
                <w:sz w:val="24"/>
                <w:szCs w:val="24"/>
              </w:rPr>
              <w:t>¿</w:t>
            </w:r>
          </w:p>
        </w:tc>
        <w:tc>
          <w:tcPr>
            <w:tcW w:w="3960" w:type="dxa"/>
          </w:tcPr>
          <w:p w14:paraId="531D19C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E73478E"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78CDF03"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02545A6C"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001DED71"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3D481E7" w14:textId="77777777" w:rsidTr="00E35F1F">
        <w:trPr>
          <w:cantSplit/>
          <w:jc w:val="center"/>
        </w:trPr>
        <w:tc>
          <w:tcPr>
            <w:tcW w:w="288" w:type="dxa"/>
          </w:tcPr>
          <w:p w14:paraId="172AAEA4" w14:textId="77777777" w:rsidR="00E35F1F" w:rsidRDefault="00E35F1F" w:rsidP="00E35F1F">
            <w:pPr>
              <w:pStyle w:val="CopticCross"/>
            </w:pPr>
          </w:p>
        </w:tc>
        <w:tc>
          <w:tcPr>
            <w:tcW w:w="3960" w:type="dxa"/>
          </w:tcPr>
          <w:p w14:paraId="5B7A91F5" w14:textId="77777777" w:rsidR="00E35F1F" w:rsidRDefault="00E35F1F" w:rsidP="00E35F1F">
            <w:pPr>
              <w:pStyle w:val="EngHang"/>
              <w:rPr>
                <w:rFonts w:eastAsiaTheme="minorHAnsi"/>
              </w:rPr>
            </w:pPr>
            <w:r>
              <w:rPr>
                <w:rFonts w:eastAsiaTheme="minorHAnsi"/>
              </w:rPr>
              <w:t>Therefore, in truth,</w:t>
            </w:r>
          </w:p>
          <w:p w14:paraId="083E5E0C" w14:textId="77777777" w:rsidR="00E35F1F" w:rsidRDefault="00E35F1F" w:rsidP="00E35F1F">
            <w:pPr>
              <w:pStyle w:val="EngHang"/>
              <w:rPr>
                <w:rFonts w:eastAsiaTheme="minorHAnsi"/>
              </w:rPr>
            </w:pPr>
            <w:r>
              <w:rPr>
                <w:rFonts w:eastAsiaTheme="minorHAnsi"/>
              </w:rPr>
              <w:t>I do not err</w:t>
            </w:r>
          </w:p>
          <w:p w14:paraId="5BAAA995" w14:textId="77777777" w:rsidR="00E35F1F" w:rsidRDefault="00E35F1F" w:rsidP="00E35F1F">
            <w:pPr>
              <w:pStyle w:val="EngHang"/>
              <w:rPr>
                <w:rFonts w:eastAsiaTheme="minorHAnsi"/>
              </w:rPr>
            </w:pPr>
            <w:r>
              <w:rPr>
                <w:rFonts w:eastAsiaTheme="minorHAnsi"/>
              </w:rPr>
              <w:t>Whenever I call you,</w:t>
            </w:r>
          </w:p>
          <w:p w14:paraId="3D388DF3" w14:textId="77777777" w:rsidR="00E35F1F" w:rsidRPr="001A0083" w:rsidRDefault="00E35F1F" w:rsidP="00E35F1F">
            <w:pPr>
              <w:pStyle w:val="EngHangEnd"/>
            </w:pPr>
            <w:r>
              <w:rPr>
                <w:rFonts w:eastAsiaTheme="minorHAnsi"/>
              </w:rPr>
              <w:t>The golden Censer:</w:t>
            </w:r>
          </w:p>
        </w:tc>
        <w:tc>
          <w:tcPr>
            <w:tcW w:w="288" w:type="dxa"/>
          </w:tcPr>
          <w:p w14:paraId="3DAA6E6E" w14:textId="77777777" w:rsidR="00E35F1F" w:rsidRDefault="00E35F1F" w:rsidP="00E35F1F"/>
        </w:tc>
        <w:tc>
          <w:tcPr>
            <w:tcW w:w="288" w:type="dxa"/>
          </w:tcPr>
          <w:p w14:paraId="4E5B52EB" w14:textId="77777777" w:rsidR="00E35F1F" w:rsidRDefault="00E35F1F" w:rsidP="00E35F1F"/>
        </w:tc>
        <w:tc>
          <w:tcPr>
            <w:tcW w:w="3960" w:type="dxa"/>
          </w:tcPr>
          <w:p w14:paraId="2088DCDC" w14:textId="77777777" w:rsidR="00E35F1F" w:rsidRDefault="00E35F1F" w:rsidP="00E35F1F">
            <w:pPr>
              <w:pStyle w:val="CopticVersemulti-line"/>
            </w:pPr>
            <w:r w:rsidRPr="005D1250">
              <w:t>Ⲧⲟⲧⲉ ⲁ</w:t>
            </w:r>
            <w:r w:rsidRPr="005D1250">
              <w:rPr>
                <w:rFonts w:ascii="Times New Roman" w:hAnsi="Times New Roman" w:cs="Times New Roman"/>
              </w:rPr>
              <w:t>̀</w:t>
            </w:r>
            <w:r w:rsidRPr="005D1250">
              <w:t>ⲗⲏⲑⲱⲥ</w:t>
            </w:r>
          </w:p>
          <w:p w14:paraId="3D8DB572" w14:textId="77777777" w:rsidR="00E35F1F" w:rsidRDefault="00E35F1F" w:rsidP="00E35F1F">
            <w:pPr>
              <w:pStyle w:val="CopticVersemulti-line"/>
            </w:pPr>
            <w:r w:rsidRPr="005D1250">
              <w:t>ⲛ</w:t>
            </w:r>
            <w:r w:rsidRPr="005D1250">
              <w:rPr>
                <w:rFonts w:ascii="Times New Roman" w:hAnsi="Times New Roman" w:cs="Times New Roman"/>
              </w:rPr>
              <w:t>̀ϯϣ</w:t>
            </w:r>
            <w:r w:rsidRPr="005D1250">
              <w:t>ⲱ</w:t>
            </w:r>
            <w:r w:rsidRPr="005D1250">
              <w:rPr>
                <w:rFonts w:ascii="Times New Roman" w:hAnsi="Times New Roman" w:cs="Times New Roman"/>
              </w:rPr>
              <w:t>ϥ</w:t>
            </w:r>
            <w:r w:rsidRPr="005D1250">
              <w:t>ⲧ ⲁⲛ ⲛ</w:t>
            </w:r>
            <w:r w:rsidRPr="005D1250">
              <w:rPr>
                <w:rFonts w:ascii="Times New Roman" w:hAnsi="Times New Roman" w:cs="Times New Roman"/>
              </w:rPr>
              <w:t>̀ϩ̀</w:t>
            </w:r>
            <w:r w:rsidRPr="005D1250">
              <w:t>ⲗⲓ</w:t>
            </w:r>
          </w:p>
          <w:p w14:paraId="0076A1DF" w14:textId="77777777" w:rsidR="00E35F1F" w:rsidRDefault="00E35F1F" w:rsidP="00E35F1F">
            <w:pPr>
              <w:pStyle w:val="CopticVersemulti-line"/>
            </w:pPr>
            <w:r w:rsidRPr="005D1250">
              <w:t>ⲁⲓ</w:t>
            </w:r>
            <w:r w:rsidRPr="005D1250">
              <w:rPr>
                <w:rFonts w:ascii="Times New Roman" w:hAnsi="Times New Roman" w:cs="Times New Roman"/>
              </w:rPr>
              <w:t>ϣ</w:t>
            </w:r>
            <w:r w:rsidRPr="005D1250">
              <w:t>ⲁⲛⲙⲟⲩ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w:t>
            </w:r>
          </w:p>
          <w:p w14:paraId="622C981D" w14:textId="77777777" w:rsidR="00E35F1F" w:rsidRDefault="00E35F1F" w:rsidP="00E35F1F">
            <w:pPr>
              <w:pStyle w:val="CopticVerse"/>
            </w:pPr>
            <w:r w:rsidRPr="005D1250">
              <w:rPr>
                <w:rFonts w:ascii="Times New Roman" w:hAnsi="Times New Roman" w:cs="Times New Roman"/>
              </w:rPr>
              <w:t>ϫ</w:t>
            </w:r>
            <w:r w:rsidRPr="005D1250">
              <w:t xml:space="preserve">ⲉ </w:t>
            </w:r>
            <w:r w:rsidRPr="005D1250">
              <w:rPr>
                <w:rFonts w:ascii="Times New Roman" w:hAnsi="Times New Roman" w:cs="Times New Roman"/>
              </w:rPr>
              <w:t>ϯϣ</w:t>
            </w:r>
            <w:r w:rsidRPr="005D1250">
              <w:t>ⲟⲩⲣⲏ ⲛ</w:t>
            </w:r>
            <w:r w:rsidRPr="005D1250">
              <w:rPr>
                <w:rFonts w:ascii="Times New Roman" w:hAnsi="Times New Roman" w:cs="Times New Roman"/>
              </w:rPr>
              <w:t>̀</w:t>
            </w:r>
            <w:r w:rsidRPr="005D1250">
              <w:t>ⲛⲟⲩⲃ</w:t>
            </w:r>
          </w:p>
        </w:tc>
      </w:tr>
      <w:tr w:rsidR="00E35F1F" w14:paraId="2B3EB950" w14:textId="77777777" w:rsidTr="00E35F1F">
        <w:trPr>
          <w:cantSplit/>
          <w:jc w:val="center"/>
        </w:trPr>
        <w:tc>
          <w:tcPr>
            <w:tcW w:w="288" w:type="dxa"/>
          </w:tcPr>
          <w:p w14:paraId="6A885966" w14:textId="77777777" w:rsidR="00E35F1F" w:rsidRDefault="00E35F1F" w:rsidP="00E35F1F">
            <w:pPr>
              <w:pStyle w:val="CopticCross"/>
            </w:pPr>
            <w:r w:rsidRPr="000F6316">
              <w:rPr>
                <w:szCs w:val="24"/>
              </w:rPr>
              <w:lastRenderedPageBreak/>
              <w:t>¿</w:t>
            </w:r>
          </w:p>
        </w:tc>
        <w:tc>
          <w:tcPr>
            <w:tcW w:w="3960" w:type="dxa"/>
          </w:tcPr>
          <w:p w14:paraId="0BDAA022" w14:textId="77777777" w:rsidR="00E35F1F" w:rsidRDefault="00E35F1F" w:rsidP="00E35F1F">
            <w:pPr>
              <w:pStyle w:val="EngHang"/>
              <w:rPr>
                <w:rFonts w:eastAsiaTheme="minorHAnsi"/>
              </w:rPr>
            </w:pPr>
            <w:r>
              <w:rPr>
                <w:rFonts w:eastAsiaTheme="minorHAnsi"/>
              </w:rPr>
              <w:t>For therein</w:t>
            </w:r>
          </w:p>
          <w:p w14:paraId="5D3DF86A" w14:textId="77777777" w:rsidR="00E35F1F" w:rsidRDefault="00E35F1F" w:rsidP="00E35F1F">
            <w:pPr>
              <w:pStyle w:val="EngHang"/>
              <w:rPr>
                <w:rFonts w:eastAsiaTheme="minorHAnsi"/>
              </w:rPr>
            </w:pPr>
            <w:r>
              <w:rPr>
                <w:rFonts w:eastAsiaTheme="minorHAnsi"/>
              </w:rPr>
              <w:t>Is offered</w:t>
            </w:r>
          </w:p>
          <w:p w14:paraId="2D6FDFF6" w14:textId="77777777" w:rsidR="00E35F1F" w:rsidRDefault="00E35F1F" w:rsidP="00E35F1F">
            <w:pPr>
              <w:pStyle w:val="EngHang"/>
              <w:rPr>
                <w:rFonts w:eastAsiaTheme="minorHAnsi"/>
              </w:rPr>
            </w:pPr>
            <w:r>
              <w:rPr>
                <w:rFonts w:eastAsiaTheme="minorHAnsi"/>
              </w:rPr>
              <w:t>The select incense,</w:t>
            </w:r>
          </w:p>
          <w:p w14:paraId="37EFB7F6" w14:textId="77777777" w:rsidR="00E35F1F" w:rsidRPr="001A0083" w:rsidRDefault="00E35F1F" w:rsidP="00E35F1F">
            <w:pPr>
              <w:pStyle w:val="EngHangEnd"/>
            </w:pPr>
            <w:r>
              <w:rPr>
                <w:rFonts w:eastAsiaTheme="minorHAnsi"/>
              </w:rPr>
              <w:t>Before the Holiest:</w:t>
            </w:r>
          </w:p>
        </w:tc>
        <w:tc>
          <w:tcPr>
            <w:tcW w:w="288" w:type="dxa"/>
          </w:tcPr>
          <w:p w14:paraId="027118CF" w14:textId="77777777" w:rsidR="00E35F1F" w:rsidRDefault="00E35F1F" w:rsidP="00E35F1F">
            <w:pPr>
              <w:pStyle w:val="CopticCross"/>
            </w:pPr>
            <w:r w:rsidRPr="000F6316">
              <w:t>¿</w:t>
            </w:r>
          </w:p>
        </w:tc>
        <w:tc>
          <w:tcPr>
            <w:tcW w:w="288" w:type="dxa"/>
          </w:tcPr>
          <w:p w14:paraId="47D178C4" w14:textId="77777777" w:rsidR="00E35F1F" w:rsidRDefault="00E35F1F" w:rsidP="00E35F1F"/>
        </w:tc>
        <w:tc>
          <w:tcPr>
            <w:tcW w:w="3960" w:type="dxa"/>
          </w:tcPr>
          <w:p w14:paraId="4A12E08E" w14:textId="77777777" w:rsidR="00E35F1F" w:rsidRDefault="00E35F1F" w:rsidP="00E35F1F">
            <w:pPr>
              <w:pStyle w:val="CopticVersemulti-line"/>
            </w:pPr>
            <w:r w:rsidRPr="005D1250">
              <w:t>Ⲑⲏ ⲙⲉⲛ ⲉ̀ⲧⲉ ⲙ̀ⲙⲁⲩ</w:t>
            </w:r>
          </w:p>
          <w:p w14:paraId="513D80E6" w14:textId="77777777" w:rsidR="00E35F1F" w:rsidRDefault="00E35F1F" w:rsidP="00E35F1F">
            <w:pPr>
              <w:pStyle w:val="CopticVersemulti-line"/>
            </w:pPr>
            <w:r w:rsidRPr="005D1250">
              <w:t>ϣⲁⲩⲧⲁⲗⲟ ⲉ̀ⲡ̀ϣⲱⲓ ⲛ̀ϧⲏⲧⲥ</w:t>
            </w:r>
          </w:p>
          <w:p w14:paraId="3F86E52D" w14:textId="77777777" w:rsidR="00E35F1F" w:rsidRDefault="00E35F1F" w:rsidP="00E35F1F">
            <w:pPr>
              <w:pStyle w:val="CopticVersemulti-line"/>
            </w:pPr>
            <w:r w:rsidRPr="005D1250">
              <w:t>ⲙ̀ⲡⲓⲥ̀ⲑⲟⲓⲛⲟⲩϥⲓ ⲉⲧⲥⲱⲧⲡ</w:t>
            </w:r>
          </w:p>
          <w:p w14:paraId="3512BF39" w14:textId="77777777" w:rsidR="00E35F1F" w:rsidRDefault="00E35F1F" w:rsidP="00E35F1F">
            <w:pPr>
              <w:pStyle w:val="CopticVerse"/>
            </w:pPr>
            <w:r w:rsidRPr="005D1250">
              <w:t>ⲙ̀ⲡⲉⲙ̀ⲑⲟ ⲛ̀ⲛⲏⲉ̅ⲑ̅ⲩ</w:t>
            </w:r>
          </w:p>
        </w:tc>
      </w:tr>
      <w:tr w:rsidR="00E35F1F" w14:paraId="3842EAF0" w14:textId="77777777" w:rsidTr="00E35F1F">
        <w:trPr>
          <w:cantSplit/>
          <w:jc w:val="center"/>
        </w:trPr>
        <w:tc>
          <w:tcPr>
            <w:tcW w:w="288" w:type="dxa"/>
          </w:tcPr>
          <w:p w14:paraId="2057F01B" w14:textId="77777777" w:rsidR="00E35F1F" w:rsidRDefault="00E35F1F" w:rsidP="00E35F1F">
            <w:pPr>
              <w:pStyle w:val="CopticCross"/>
            </w:pPr>
          </w:p>
        </w:tc>
        <w:tc>
          <w:tcPr>
            <w:tcW w:w="3960" w:type="dxa"/>
          </w:tcPr>
          <w:p w14:paraId="68A2FE91" w14:textId="77777777" w:rsidR="00E35F1F" w:rsidRDefault="00E35F1F" w:rsidP="00E35F1F">
            <w:pPr>
              <w:pStyle w:val="EngHang"/>
              <w:rPr>
                <w:rFonts w:eastAsiaTheme="minorHAnsi"/>
              </w:rPr>
            </w:pPr>
            <w:r>
              <w:rPr>
                <w:rFonts w:eastAsiaTheme="minorHAnsi"/>
              </w:rPr>
              <w:t>Where God takes away</w:t>
            </w:r>
          </w:p>
          <w:p w14:paraId="500CFACF" w14:textId="77777777" w:rsidR="00E35F1F" w:rsidRDefault="00E35F1F" w:rsidP="00E35F1F">
            <w:pPr>
              <w:pStyle w:val="EngHang"/>
              <w:rPr>
                <w:rFonts w:eastAsiaTheme="minorHAnsi"/>
              </w:rPr>
            </w:pPr>
            <w:r>
              <w:rPr>
                <w:rFonts w:eastAsiaTheme="minorHAnsi"/>
              </w:rPr>
              <w:t>The sins of the people,</w:t>
            </w:r>
          </w:p>
          <w:p w14:paraId="1CFEB3E3" w14:textId="77777777" w:rsidR="00E35F1F" w:rsidRDefault="00E35F1F" w:rsidP="00E35F1F">
            <w:pPr>
              <w:pStyle w:val="EngHang"/>
              <w:rPr>
                <w:rFonts w:eastAsiaTheme="minorHAnsi"/>
              </w:rPr>
            </w:pPr>
            <w:r>
              <w:rPr>
                <w:rFonts w:eastAsiaTheme="minorHAnsi"/>
              </w:rPr>
              <w:t>Through the burnt offerings</w:t>
            </w:r>
          </w:p>
          <w:p w14:paraId="7247D963" w14:textId="77777777" w:rsidR="00E35F1F" w:rsidRPr="00195761" w:rsidRDefault="00E35F1F" w:rsidP="00E35F1F">
            <w:pPr>
              <w:pStyle w:val="EngHangEnd"/>
              <w:rPr>
                <w:szCs w:val="22"/>
              </w:rPr>
            </w:pPr>
            <w:r>
              <w:rPr>
                <w:rFonts w:eastAsiaTheme="minorHAnsi"/>
              </w:rPr>
              <w:t>And the aroma of incense.</w:t>
            </w:r>
          </w:p>
        </w:tc>
        <w:tc>
          <w:tcPr>
            <w:tcW w:w="288" w:type="dxa"/>
          </w:tcPr>
          <w:p w14:paraId="496BA792" w14:textId="77777777" w:rsidR="00E35F1F" w:rsidRDefault="00E35F1F" w:rsidP="00E35F1F"/>
        </w:tc>
        <w:tc>
          <w:tcPr>
            <w:tcW w:w="288" w:type="dxa"/>
          </w:tcPr>
          <w:p w14:paraId="42086893" w14:textId="77777777" w:rsidR="00E35F1F" w:rsidRDefault="00E35F1F" w:rsidP="00E35F1F"/>
        </w:tc>
        <w:tc>
          <w:tcPr>
            <w:tcW w:w="3960" w:type="dxa"/>
          </w:tcPr>
          <w:p w14:paraId="57A0B5C1" w14:textId="77777777" w:rsidR="00E35F1F" w:rsidRDefault="00E35F1F" w:rsidP="00E35F1F">
            <w:pPr>
              <w:pStyle w:val="CopticVersemulti-line"/>
            </w:pPr>
            <w:r w:rsidRPr="005D1250">
              <w:t>Ϣⲁⲣⲉ Ⲫϯ ⲱ̀ⲗⲓ ⲙ̀ⲙⲁⲩ</w:t>
            </w:r>
          </w:p>
          <w:p w14:paraId="4B698B99" w14:textId="77777777" w:rsidR="00E35F1F" w:rsidRDefault="00E35F1F" w:rsidP="00E35F1F">
            <w:pPr>
              <w:pStyle w:val="CopticVersemulti-line"/>
            </w:pPr>
            <w:r w:rsidRPr="005D1250">
              <w:t>ⲛ̀ⲛⲓⲛⲟⲃⲓ ⲛ̀ⲧⲉ ⲡⲓⲗⲁⲟⲥ</w:t>
            </w:r>
          </w:p>
          <w:p w14:paraId="2B1D484C" w14:textId="77777777" w:rsidR="00E35F1F" w:rsidRDefault="00E35F1F" w:rsidP="00E35F1F">
            <w:pPr>
              <w:pStyle w:val="CopticVersemulti-line"/>
            </w:pPr>
            <w:r w:rsidRPr="005D1250">
              <w:t>ⲉ̀ⲃⲟⲗϩⲓⲧⲉⲛ ⲡⲓϭ̀ⲗⲓⲗ</w:t>
            </w:r>
          </w:p>
          <w:p w14:paraId="1D6B4BAD" w14:textId="77777777" w:rsidR="00E35F1F" w:rsidRDefault="00E35F1F" w:rsidP="00E35F1F">
            <w:pPr>
              <w:pStyle w:val="CopticVerse"/>
            </w:pPr>
            <w:r w:rsidRPr="005D1250">
              <w:t>ⲛⲉⲙ ⲡⲓⲥ̀ⲑⲟⲓ ⲛ̀ⲧⲉ ⲡⲓⲥ̀ⲑⲟⲓⲛⲟⲩϥⲓ</w:t>
            </w:r>
          </w:p>
        </w:tc>
      </w:tr>
      <w:tr w:rsidR="00E35F1F" w14:paraId="1FB8DF10" w14:textId="77777777" w:rsidTr="00E35F1F">
        <w:trPr>
          <w:cantSplit/>
          <w:jc w:val="center"/>
        </w:trPr>
        <w:tc>
          <w:tcPr>
            <w:tcW w:w="288" w:type="dxa"/>
          </w:tcPr>
          <w:p w14:paraId="7A3BD0C7" w14:textId="77777777" w:rsidR="00E35F1F" w:rsidRDefault="00E35F1F" w:rsidP="00E35F1F">
            <w:pPr>
              <w:pStyle w:val="CopticCross"/>
            </w:pPr>
            <w:r w:rsidRPr="000F6316">
              <w:rPr>
                <w:szCs w:val="24"/>
              </w:rPr>
              <w:t>¿</w:t>
            </w:r>
          </w:p>
        </w:tc>
        <w:tc>
          <w:tcPr>
            <w:tcW w:w="3960" w:type="dxa"/>
          </w:tcPr>
          <w:p w14:paraId="63C54918" w14:textId="77777777" w:rsidR="00E35F1F" w:rsidRDefault="00E35F1F" w:rsidP="00E35F1F">
            <w:pPr>
              <w:pStyle w:val="EngHang"/>
              <w:rPr>
                <w:rFonts w:eastAsiaTheme="minorHAnsi"/>
              </w:rPr>
            </w:pPr>
            <w:r>
              <w:rPr>
                <w:rFonts w:eastAsiaTheme="minorHAnsi"/>
              </w:rPr>
              <w:t>You too, O Mary,</w:t>
            </w:r>
          </w:p>
          <w:p w14:paraId="2291FFA7" w14:textId="77777777" w:rsidR="00E35F1F" w:rsidRDefault="00E35F1F" w:rsidP="00E35F1F">
            <w:pPr>
              <w:pStyle w:val="EngHang"/>
              <w:rPr>
                <w:rFonts w:eastAsiaTheme="minorHAnsi"/>
              </w:rPr>
            </w:pPr>
            <w:r>
              <w:rPr>
                <w:rFonts w:eastAsiaTheme="minorHAnsi"/>
              </w:rPr>
              <w:t>Carried in your womb,</w:t>
            </w:r>
          </w:p>
          <w:p w14:paraId="56096CA7" w14:textId="77777777" w:rsidR="00E35F1F" w:rsidRDefault="00E35F1F" w:rsidP="00E35F1F">
            <w:pPr>
              <w:pStyle w:val="EngHang"/>
              <w:rPr>
                <w:rFonts w:eastAsiaTheme="minorHAnsi"/>
              </w:rPr>
            </w:pPr>
            <w:r>
              <w:rPr>
                <w:rFonts w:eastAsiaTheme="minorHAnsi"/>
              </w:rPr>
              <w:t>The Invisible Logos</w:t>
            </w:r>
          </w:p>
          <w:p w14:paraId="429A2B58" w14:textId="77777777" w:rsidR="00E35F1F" w:rsidRDefault="00E35F1F" w:rsidP="00E35F1F">
            <w:pPr>
              <w:pStyle w:val="EngHangEnd"/>
            </w:pPr>
            <w:r>
              <w:rPr>
                <w:rFonts w:eastAsiaTheme="minorHAnsi"/>
              </w:rPr>
              <w:t>Of the Father:</w:t>
            </w:r>
          </w:p>
        </w:tc>
        <w:tc>
          <w:tcPr>
            <w:tcW w:w="288" w:type="dxa"/>
          </w:tcPr>
          <w:p w14:paraId="2F7D9F4B" w14:textId="77777777" w:rsidR="00E35F1F" w:rsidRPr="00E532CC" w:rsidRDefault="00E35F1F" w:rsidP="00E35F1F">
            <w:r w:rsidRPr="000F6316">
              <w:rPr>
                <w:rFonts w:ascii="CS Avva Shenouda" w:hAnsi="CS Avva Shenouda"/>
                <w:sz w:val="24"/>
                <w:szCs w:val="24"/>
              </w:rPr>
              <w:t>¿</w:t>
            </w:r>
          </w:p>
        </w:tc>
        <w:tc>
          <w:tcPr>
            <w:tcW w:w="288" w:type="dxa"/>
          </w:tcPr>
          <w:p w14:paraId="0154CF4D" w14:textId="77777777" w:rsidR="00E35F1F" w:rsidRDefault="00E35F1F" w:rsidP="00E35F1F"/>
        </w:tc>
        <w:tc>
          <w:tcPr>
            <w:tcW w:w="3960" w:type="dxa"/>
          </w:tcPr>
          <w:p w14:paraId="2DA1624A" w14:textId="77777777" w:rsidR="00E35F1F" w:rsidRDefault="00E35F1F" w:rsidP="00E35F1F">
            <w:pPr>
              <w:pStyle w:val="CopticVersemulti-line"/>
            </w:pPr>
            <w:r w:rsidRPr="005D1250">
              <w:t>Ⲛ̀ⲑⲟ ϩⲱⲓ Ⲙⲁⲣⲓⲁ</w:t>
            </w:r>
          </w:p>
          <w:p w14:paraId="234475E5" w14:textId="77777777" w:rsidR="00E35F1F" w:rsidRDefault="00E35F1F" w:rsidP="00E35F1F">
            <w:pPr>
              <w:pStyle w:val="CopticVersemulti-line"/>
            </w:pPr>
            <w:r w:rsidRPr="005D1250">
              <w:t>ⲁ̀ⲣⲉϥⲁⲓ ϧⲉⲛ ⲧⲉⲛⲉϫⲓ</w:t>
            </w:r>
          </w:p>
          <w:p w14:paraId="146B9C56" w14:textId="77777777" w:rsidR="00E35F1F" w:rsidRDefault="00E35F1F" w:rsidP="00E35F1F">
            <w:pPr>
              <w:pStyle w:val="CopticVersemulti-line"/>
            </w:pPr>
            <w:r w:rsidRPr="005D1250">
              <w:t>ⲙ̀ⲡⲓⲁⲧϣ̀ⲛⲁⲩ ⲉ̀ⲣⲟϥ</w:t>
            </w:r>
          </w:p>
          <w:p w14:paraId="7F594BAB" w14:textId="77777777" w:rsidR="00E35F1F" w:rsidRDefault="00E35F1F" w:rsidP="00E35F1F">
            <w:pPr>
              <w:pStyle w:val="CopticVerse"/>
            </w:pPr>
            <w:r w:rsidRPr="005D1250">
              <w:t>ⲛ̀ⲗⲟⲅⲟⲥ ⲛ̀ⲧⲉ Ⲫ̀ⲓⲱⲧ</w:t>
            </w:r>
          </w:p>
        </w:tc>
      </w:tr>
      <w:tr w:rsidR="00E35F1F" w14:paraId="017A8EA0" w14:textId="77777777" w:rsidTr="00E35F1F">
        <w:trPr>
          <w:cantSplit/>
          <w:jc w:val="center"/>
        </w:trPr>
        <w:tc>
          <w:tcPr>
            <w:tcW w:w="288" w:type="dxa"/>
          </w:tcPr>
          <w:p w14:paraId="12523551" w14:textId="77777777" w:rsidR="00E35F1F" w:rsidRDefault="00E35F1F" w:rsidP="00E35F1F">
            <w:pPr>
              <w:pStyle w:val="CopticCross"/>
            </w:pPr>
          </w:p>
        </w:tc>
        <w:tc>
          <w:tcPr>
            <w:tcW w:w="3960" w:type="dxa"/>
          </w:tcPr>
          <w:p w14:paraId="76D4295B" w14:textId="77777777" w:rsidR="00E35F1F" w:rsidRDefault="00E35F1F" w:rsidP="00E35F1F">
            <w:pPr>
              <w:pStyle w:val="EngHang"/>
              <w:rPr>
                <w:rFonts w:eastAsiaTheme="minorHAnsi"/>
              </w:rPr>
            </w:pPr>
            <w:r>
              <w:rPr>
                <w:rFonts w:eastAsiaTheme="minorHAnsi"/>
              </w:rPr>
              <w:t>He who offered Himself</w:t>
            </w:r>
          </w:p>
          <w:p w14:paraId="44438C75" w14:textId="77777777" w:rsidR="00E35F1F" w:rsidRDefault="00E35F1F" w:rsidP="00E35F1F">
            <w:pPr>
              <w:pStyle w:val="EngHang"/>
              <w:rPr>
                <w:rFonts w:eastAsiaTheme="minorHAnsi"/>
              </w:rPr>
            </w:pPr>
            <w:r>
              <w:rPr>
                <w:rFonts w:eastAsiaTheme="minorHAnsi"/>
              </w:rPr>
              <w:t>As an acceptable sacrifice,</w:t>
            </w:r>
          </w:p>
          <w:p w14:paraId="6E703CD8" w14:textId="77777777" w:rsidR="00E35F1F" w:rsidRDefault="00E35F1F" w:rsidP="00E35F1F">
            <w:pPr>
              <w:pStyle w:val="EngHang"/>
              <w:rPr>
                <w:rFonts w:eastAsiaTheme="minorHAnsi"/>
              </w:rPr>
            </w:pPr>
            <w:commentRangeStart w:id="660"/>
            <w:r>
              <w:rPr>
                <w:rFonts w:eastAsiaTheme="minorHAnsi"/>
              </w:rPr>
              <w:t xml:space="preserve">Upon </w:t>
            </w:r>
            <w:commentRangeEnd w:id="660"/>
            <w:r>
              <w:rPr>
                <w:rStyle w:val="CommentReference"/>
                <w:rFonts w:eastAsiaTheme="minorHAnsi" w:cstheme="minorBidi"/>
                <w:color w:val="auto"/>
                <w:lang w:val="en-CA"/>
              </w:rPr>
              <w:commentReference w:id="660"/>
            </w:r>
            <w:r>
              <w:rPr>
                <w:rFonts w:eastAsiaTheme="minorHAnsi"/>
              </w:rPr>
              <w:t>the Cross,</w:t>
            </w:r>
          </w:p>
          <w:p w14:paraId="62DB0A3A" w14:textId="77777777" w:rsidR="00E35F1F" w:rsidRDefault="00E35F1F" w:rsidP="00E35F1F">
            <w:pPr>
              <w:pStyle w:val="EngHangEnd"/>
            </w:pPr>
            <w:r>
              <w:rPr>
                <w:rFonts w:eastAsiaTheme="minorHAnsi"/>
              </w:rPr>
              <w:t>For the salvation of our race.</w:t>
            </w:r>
          </w:p>
        </w:tc>
        <w:tc>
          <w:tcPr>
            <w:tcW w:w="288" w:type="dxa"/>
          </w:tcPr>
          <w:p w14:paraId="0824324F" w14:textId="77777777" w:rsidR="00E35F1F" w:rsidRDefault="00E35F1F" w:rsidP="00E35F1F"/>
        </w:tc>
        <w:tc>
          <w:tcPr>
            <w:tcW w:w="288" w:type="dxa"/>
          </w:tcPr>
          <w:p w14:paraId="6FAAAF01" w14:textId="77777777" w:rsidR="00E35F1F" w:rsidRDefault="00E35F1F" w:rsidP="00E35F1F"/>
        </w:tc>
        <w:tc>
          <w:tcPr>
            <w:tcW w:w="3960" w:type="dxa"/>
          </w:tcPr>
          <w:p w14:paraId="02089CF2" w14:textId="77777777" w:rsidR="00E35F1F" w:rsidRDefault="00E35F1F" w:rsidP="00E35F1F">
            <w:pPr>
              <w:pStyle w:val="CopticVersemulti-line"/>
            </w:pPr>
            <w:r w:rsidRPr="005D1250">
              <w:t>Ⲫⲁⲓ ⲉ̀ⲧⲁϥⲉⲛϥ ⲉ̀ⲡ̀ϣⲱⲓ</w:t>
            </w:r>
          </w:p>
          <w:p w14:paraId="1F79B2D4" w14:textId="77777777" w:rsidR="00E35F1F" w:rsidRDefault="00E35F1F" w:rsidP="00E35F1F">
            <w:pPr>
              <w:pStyle w:val="CopticVersemulti-line"/>
            </w:pPr>
            <w:r w:rsidRPr="005D1250">
              <w:t>ⲛ̀ⲟⲩⲑⲩⲥⲓⲁ̀ ⲉⲥϣⲏⲡ</w:t>
            </w:r>
          </w:p>
          <w:p w14:paraId="1ACE2A5D" w14:textId="77777777" w:rsidR="00E35F1F" w:rsidRDefault="00E35F1F" w:rsidP="00E35F1F">
            <w:pPr>
              <w:pStyle w:val="CopticVersemulti-line"/>
            </w:pPr>
            <w:r w:rsidRPr="005D1250">
              <w:t>ϩⲓϫⲉⲛ ⲡⲓ̀ⲥⲧⲁⲩⲣⲟⲥ</w:t>
            </w:r>
          </w:p>
          <w:p w14:paraId="723BF6DE" w14:textId="77777777" w:rsidR="00E35F1F" w:rsidRDefault="00E35F1F" w:rsidP="00E35F1F">
            <w:pPr>
              <w:pStyle w:val="CopticVersemulti-line"/>
            </w:pPr>
            <w:r w:rsidRPr="005D1250">
              <w:t>ϧⲁ ⲡ̀ⲟⲩϫⲁⲓ ⲙ̀ⲡⲉⲛⲅⲉⲛⲟⲥ</w:t>
            </w:r>
          </w:p>
        </w:tc>
      </w:tr>
      <w:tr w:rsidR="00E35F1F" w14:paraId="3B28A09D" w14:textId="77777777" w:rsidTr="00E35F1F">
        <w:trPr>
          <w:cantSplit/>
          <w:jc w:val="center"/>
        </w:trPr>
        <w:tc>
          <w:tcPr>
            <w:tcW w:w="288" w:type="dxa"/>
          </w:tcPr>
          <w:p w14:paraId="55BE39DC" w14:textId="77777777" w:rsidR="00E35F1F" w:rsidRDefault="00E35F1F" w:rsidP="00E35F1F">
            <w:pPr>
              <w:pStyle w:val="CopticCross"/>
            </w:pPr>
            <w:r w:rsidRPr="000F6316">
              <w:rPr>
                <w:szCs w:val="24"/>
              </w:rPr>
              <w:t>¿</w:t>
            </w:r>
          </w:p>
        </w:tc>
        <w:tc>
          <w:tcPr>
            <w:tcW w:w="3960" w:type="dxa"/>
          </w:tcPr>
          <w:p w14:paraId="7DBE8D6D" w14:textId="77777777" w:rsidR="00E35F1F" w:rsidRDefault="00E35F1F" w:rsidP="00E35F1F">
            <w:pPr>
              <w:pStyle w:val="EngHang"/>
            </w:pPr>
            <w:r>
              <w:t>Therefore we</w:t>
            </w:r>
          </w:p>
          <w:p w14:paraId="12449878" w14:textId="77777777" w:rsidR="00E35F1F" w:rsidRDefault="00E35F1F" w:rsidP="00E35F1F">
            <w:pPr>
              <w:pStyle w:val="EngHang"/>
            </w:pPr>
            <w:commentRangeStart w:id="661"/>
            <w:r>
              <w:t xml:space="preserve">Magnify </w:t>
            </w:r>
            <w:commentRangeEnd w:id="661"/>
            <w:r>
              <w:rPr>
                <w:rStyle w:val="CommentReference"/>
                <w:rFonts w:eastAsiaTheme="minorHAnsi" w:cstheme="minorBidi"/>
                <w:color w:val="auto"/>
                <w:lang w:val="en-CA"/>
              </w:rPr>
              <w:commentReference w:id="661"/>
            </w:r>
            <w:r>
              <w:t>you befittingly,</w:t>
            </w:r>
          </w:p>
          <w:p w14:paraId="6C99EF76" w14:textId="77777777" w:rsidR="00E35F1F" w:rsidRDefault="00E35F1F" w:rsidP="00E35F1F">
            <w:pPr>
              <w:pStyle w:val="EngHang"/>
            </w:pPr>
            <w:r>
              <w:t>With prophetic</w:t>
            </w:r>
          </w:p>
          <w:p w14:paraId="688460B9" w14:textId="77777777" w:rsidR="00E35F1F" w:rsidRPr="001A0083" w:rsidRDefault="00E35F1F" w:rsidP="00E35F1F">
            <w:pPr>
              <w:pStyle w:val="EngHangEnd"/>
            </w:pPr>
            <w:r>
              <w:t>Hymnology.</w:t>
            </w:r>
          </w:p>
        </w:tc>
        <w:tc>
          <w:tcPr>
            <w:tcW w:w="288" w:type="dxa"/>
          </w:tcPr>
          <w:p w14:paraId="397F97E9" w14:textId="77777777" w:rsidR="00E35F1F" w:rsidRDefault="00E35F1F" w:rsidP="00E35F1F">
            <w:r w:rsidRPr="000F6316">
              <w:rPr>
                <w:rFonts w:ascii="CS Avva Shenouda" w:hAnsi="CS Avva Shenouda"/>
                <w:sz w:val="24"/>
                <w:szCs w:val="24"/>
              </w:rPr>
              <w:t>¿</w:t>
            </w:r>
          </w:p>
        </w:tc>
        <w:tc>
          <w:tcPr>
            <w:tcW w:w="288" w:type="dxa"/>
          </w:tcPr>
          <w:p w14:paraId="6EF3A566" w14:textId="77777777" w:rsidR="00E35F1F" w:rsidRDefault="00E35F1F" w:rsidP="00E35F1F"/>
        </w:tc>
        <w:tc>
          <w:tcPr>
            <w:tcW w:w="3960" w:type="dxa"/>
          </w:tcPr>
          <w:p w14:paraId="141D3F81"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4119FEAC"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1D4BD8EA"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01CD46FA"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2B74CD1F" w14:textId="77777777" w:rsidTr="00E35F1F">
        <w:trPr>
          <w:cantSplit/>
          <w:jc w:val="center"/>
        </w:trPr>
        <w:tc>
          <w:tcPr>
            <w:tcW w:w="288" w:type="dxa"/>
          </w:tcPr>
          <w:p w14:paraId="20A67EEE" w14:textId="77777777" w:rsidR="00E35F1F" w:rsidRDefault="00E35F1F" w:rsidP="00E35F1F">
            <w:pPr>
              <w:pStyle w:val="CopticCross"/>
            </w:pPr>
          </w:p>
        </w:tc>
        <w:tc>
          <w:tcPr>
            <w:tcW w:w="3960" w:type="dxa"/>
          </w:tcPr>
          <w:p w14:paraId="2E603D6A" w14:textId="77777777" w:rsidR="00E35F1F" w:rsidRDefault="00E35F1F" w:rsidP="00E35F1F">
            <w:pPr>
              <w:pStyle w:val="EngHang"/>
            </w:pPr>
            <w:r>
              <w:t>For they spoke of you</w:t>
            </w:r>
          </w:p>
          <w:p w14:paraId="3D20D3E4" w14:textId="77777777" w:rsidR="00E35F1F" w:rsidRDefault="00E35F1F" w:rsidP="00E35F1F">
            <w:pPr>
              <w:pStyle w:val="EngHang"/>
            </w:pPr>
            <w:r>
              <w:t>With great honour saying,</w:t>
            </w:r>
          </w:p>
          <w:p w14:paraId="2F6D9723" w14:textId="6097B929" w:rsidR="00E35F1F" w:rsidRDefault="00412DAA" w:rsidP="00E35F1F">
            <w:pPr>
              <w:pStyle w:val="EngHang"/>
            </w:pPr>
            <w:r>
              <w:t>“</w:t>
            </w:r>
            <w:r w:rsidR="00E35F1F">
              <w:t>O Holy City,</w:t>
            </w:r>
          </w:p>
          <w:p w14:paraId="1A4BF43B" w14:textId="63906667" w:rsidR="00E35F1F" w:rsidRPr="007425E1" w:rsidRDefault="00412DAA" w:rsidP="00E35F1F">
            <w:pPr>
              <w:pStyle w:val="EngHangEnd"/>
            </w:pPr>
            <w:r>
              <w:t>Of the Great King.”</w:t>
            </w:r>
          </w:p>
        </w:tc>
        <w:tc>
          <w:tcPr>
            <w:tcW w:w="288" w:type="dxa"/>
          </w:tcPr>
          <w:p w14:paraId="6EE53F17" w14:textId="77777777" w:rsidR="00E35F1F" w:rsidRDefault="00E35F1F" w:rsidP="00E35F1F"/>
        </w:tc>
        <w:tc>
          <w:tcPr>
            <w:tcW w:w="288" w:type="dxa"/>
          </w:tcPr>
          <w:p w14:paraId="6BB25661" w14:textId="77777777" w:rsidR="00E35F1F" w:rsidRDefault="00E35F1F" w:rsidP="00E35F1F"/>
        </w:tc>
        <w:tc>
          <w:tcPr>
            <w:tcW w:w="3960" w:type="dxa"/>
          </w:tcPr>
          <w:p w14:paraId="33A8BF59"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6BC199C3"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7D34C546"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6C80FCF2"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23C51BB9" w14:textId="77777777" w:rsidTr="00E35F1F">
        <w:trPr>
          <w:cantSplit/>
          <w:jc w:val="center"/>
        </w:trPr>
        <w:tc>
          <w:tcPr>
            <w:tcW w:w="288" w:type="dxa"/>
          </w:tcPr>
          <w:p w14:paraId="3AEDE5D2" w14:textId="77777777" w:rsidR="00E35F1F" w:rsidRDefault="00E35F1F" w:rsidP="00E35F1F">
            <w:pPr>
              <w:pStyle w:val="CopticCross"/>
            </w:pPr>
            <w:r w:rsidRPr="000F6316">
              <w:rPr>
                <w:szCs w:val="24"/>
              </w:rPr>
              <w:lastRenderedPageBreak/>
              <w:t>¿</w:t>
            </w:r>
          </w:p>
        </w:tc>
        <w:tc>
          <w:tcPr>
            <w:tcW w:w="3960" w:type="dxa"/>
          </w:tcPr>
          <w:p w14:paraId="53966EAC" w14:textId="77777777" w:rsidR="00E35F1F" w:rsidRDefault="00E35F1F" w:rsidP="00E35F1F">
            <w:pPr>
              <w:pStyle w:val="EngHang"/>
            </w:pPr>
            <w:r>
              <w:t>We ask and pray,</w:t>
            </w:r>
          </w:p>
          <w:p w14:paraId="4D209DF7" w14:textId="77777777" w:rsidR="00E35F1F" w:rsidRDefault="00E35F1F" w:rsidP="00E35F1F">
            <w:pPr>
              <w:pStyle w:val="EngHang"/>
            </w:pPr>
            <w:r>
              <w:t xml:space="preserve">That we may </w:t>
            </w:r>
            <w:commentRangeStart w:id="662"/>
            <w:r>
              <w:t xml:space="preserve">obtain </w:t>
            </w:r>
            <w:commentRangeEnd w:id="662"/>
            <w:r>
              <w:rPr>
                <w:rStyle w:val="CommentReference"/>
                <w:rFonts w:eastAsiaTheme="minorHAnsi" w:cstheme="minorBidi"/>
                <w:color w:val="auto"/>
                <w:lang w:val="en-CA"/>
              </w:rPr>
              <w:commentReference w:id="662"/>
            </w:r>
            <w:r>
              <w:t>mercy,</w:t>
            </w:r>
          </w:p>
          <w:p w14:paraId="7758F2A1" w14:textId="77777777" w:rsidR="00E35F1F" w:rsidRDefault="00E35F1F" w:rsidP="00E35F1F">
            <w:pPr>
              <w:pStyle w:val="EngHang"/>
            </w:pPr>
            <w:r>
              <w:t>Through your intercessions</w:t>
            </w:r>
          </w:p>
          <w:p w14:paraId="2A610BE4" w14:textId="77777777" w:rsidR="00E35F1F" w:rsidRPr="007425E1" w:rsidRDefault="00E35F1F" w:rsidP="00E35F1F">
            <w:pPr>
              <w:pStyle w:val="EngHangEnd"/>
            </w:pPr>
            <w:r>
              <w:t>With the Lover of mankind.</w:t>
            </w:r>
          </w:p>
        </w:tc>
        <w:tc>
          <w:tcPr>
            <w:tcW w:w="288" w:type="dxa"/>
          </w:tcPr>
          <w:p w14:paraId="6811F7FA" w14:textId="77777777" w:rsidR="00E35F1F" w:rsidRDefault="00E35F1F" w:rsidP="00E35F1F">
            <w:r w:rsidRPr="000F6316">
              <w:rPr>
                <w:rFonts w:ascii="CS Avva Shenouda" w:hAnsi="CS Avva Shenouda"/>
                <w:sz w:val="24"/>
                <w:szCs w:val="24"/>
              </w:rPr>
              <w:t>¿</w:t>
            </w:r>
          </w:p>
        </w:tc>
        <w:tc>
          <w:tcPr>
            <w:tcW w:w="288" w:type="dxa"/>
          </w:tcPr>
          <w:p w14:paraId="14631CF9" w14:textId="77777777" w:rsidR="00E35F1F" w:rsidRDefault="00E35F1F" w:rsidP="00E35F1F"/>
        </w:tc>
        <w:tc>
          <w:tcPr>
            <w:tcW w:w="3960" w:type="dxa"/>
          </w:tcPr>
          <w:p w14:paraId="395B2631"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78D5064E"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1F5FDCBE"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3BA428FC"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BC54951" w14:textId="4155A6FC" w:rsidR="00E35F1F" w:rsidRDefault="00E35F1F" w:rsidP="00E35F1F">
      <w:pPr>
        <w:pStyle w:val="Heading6"/>
      </w:pPr>
      <w:bookmarkStart w:id="663" w:name="_Toc298445771"/>
      <w:bookmarkStart w:id="664" w:name="_Toc298681256"/>
      <w:bookmarkStart w:id="665" w:name="_Toc298447496"/>
      <w:bookmarkStart w:id="666" w:name="_Ref299211949"/>
      <w:r>
        <w:t>The Gospel According the St. Luke</w:t>
      </w:r>
      <w:bookmarkEnd w:id="663"/>
      <w:bookmarkEnd w:id="664"/>
      <w:bookmarkEnd w:id="665"/>
      <w:bookmarkEnd w:id="666"/>
    </w:p>
    <w:p w14:paraId="45694229" w14:textId="77777777" w:rsidR="00680B91" w:rsidRDefault="00680B91" w:rsidP="00680B91">
      <w:pPr>
        <w:pStyle w:val="EnglishHangNoCoptic"/>
      </w:pPr>
      <w:r>
        <w:t>29 Now You are letting your servant depart in</w:t>
      </w:r>
    </w:p>
    <w:p w14:paraId="721BE9BF" w14:textId="77777777" w:rsidR="00680B91" w:rsidRDefault="00680B91" w:rsidP="00680B91">
      <w:pPr>
        <w:pStyle w:val="EnglishHangNoCoptic"/>
        <w:ind w:firstLine="0"/>
      </w:pPr>
      <w:r>
        <w:t>peace, Master,</w:t>
      </w:r>
    </w:p>
    <w:p w14:paraId="33E32FD6" w14:textId="77777777" w:rsidR="00680B91" w:rsidRDefault="00680B91" w:rsidP="00680B91">
      <w:pPr>
        <w:pStyle w:val="EnglishHangEndNoCoptic"/>
        <w:ind w:firstLine="0"/>
      </w:pPr>
      <w:r>
        <w:t>according to your word,</w:t>
      </w:r>
    </w:p>
    <w:p w14:paraId="2DAEEA80" w14:textId="77777777" w:rsidR="00680B91" w:rsidRDefault="00680B91" w:rsidP="00680B91">
      <w:pPr>
        <w:pStyle w:val="EnglishHangEndNoCoptic"/>
      </w:pPr>
      <w:r>
        <w:t>30 for my eyes have seen Your salvation,</w:t>
      </w:r>
    </w:p>
    <w:p w14:paraId="2A670E76" w14:textId="77777777" w:rsidR="00680B91" w:rsidRDefault="00680B91" w:rsidP="00680B91">
      <w:pPr>
        <w:pStyle w:val="EnglishHangEndNoCoptic"/>
      </w:pPr>
      <w:r>
        <w:t>31 which You have prepared before the face of all peoples;</w:t>
      </w:r>
    </w:p>
    <w:p w14:paraId="4EA2962A" w14:textId="77777777" w:rsidR="00680B91" w:rsidRDefault="00680B91" w:rsidP="00680B91">
      <w:pPr>
        <w:pStyle w:val="EnglishHangNoCoptic"/>
      </w:pPr>
      <w:r>
        <w:t>32 a light to enlighten the nations,</w:t>
      </w:r>
    </w:p>
    <w:p w14:paraId="4E67A62B" w14:textId="77777777" w:rsidR="00680B91" w:rsidRPr="00F4219E" w:rsidRDefault="00680B91" w:rsidP="00680B91">
      <w:pPr>
        <w:pStyle w:val="EnglishHangEndNoCoptic"/>
        <w:ind w:firstLine="0"/>
      </w:pPr>
      <w:r>
        <w:t>and the glory of Your people Israel.</w:t>
      </w:r>
    </w:p>
    <w:p w14:paraId="53168EBA" w14:textId="77777777" w:rsidR="00E35F1F" w:rsidRDefault="00E35F1F" w:rsidP="00E35F1F">
      <w:pPr>
        <w:pStyle w:val="Heading6"/>
      </w:pPr>
      <w:bookmarkStart w:id="667" w:name="_Toc298445772"/>
      <w:bookmarkStart w:id="668" w:name="_Toc298681257"/>
      <w:bookmarkStart w:id="669" w:name="_Toc298447497"/>
      <w:r>
        <w:t xml:space="preserve">Part </w:t>
      </w:r>
      <w:bookmarkEnd w:id="667"/>
      <w:bookmarkEnd w:id="668"/>
      <w:bookmarkEnd w:id="669"/>
      <w:r>
        <w:t>Seven (Modern) (</w:t>
      </w:r>
      <w:r w:rsidRPr="005D1250">
        <w:rPr>
          <w:rFonts w:ascii="FreeSerifAvvaShenouda" w:hAnsi="FreeSerifAvvaShenouda" w:cs="FreeSerifAvvaShenouda"/>
        </w:rPr>
        <w:t>ⲍ̅</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99C1F" w14:textId="77777777" w:rsidTr="00E35F1F">
        <w:trPr>
          <w:cantSplit/>
          <w:jc w:val="center"/>
        </w:trPr>
        <w:tc>
          <w:tcPr>
            <w:tcW w:w="288" w:type="dxa"/>
          </w:tcPr>
          <w:p w14:paraId="236E4B11" w14:textId="77777777" w:rsidR="00E35F1F" w:rsidRDefault="00E35F1F" w:rsidP="00E35F1F"/>
        </w:tc>
        <w:tc>
          <w:tcPr>
            <w:tcW w:w="3960" w:type="dxa"/>
          </w:tcPr>
          <w:p w14:paraId="59428851" w14:textId="34551322" w:rsidR="00E35F1F" w:rsidRDefault="00F36A13" w:rsidP="00E35F1F">
            <w:pPr>
              <w:pStyle w:val="EngHang"/>
              <w:rPr>
                <w:rFonts w:eastAsiaTheme="minorHAnsi"/>
              </w:rPr>
            </w:pPr>
            <w:r>
              <w:rPr>
                <w:rFonts w:eastAsiaTheme="minorHAnsi"/>
              </w:rPr>
              <w:t>Rejoice O</w:t>
            </w:r>
            <w:r w:rsidR="00E35F1F">
              <w:rPr>
                <w:rFonts w:eastAsiaTheme="minorHAnsi"/>
              </w:rPr>
              <w:t xml:space="preserve"> Mary,</w:t>
            </w:r>
          </w:p>
          <w:p w14:paraId="68746DA8" w14:textId="77777777" w:rsidR="00E35F1F" w:rsidRDefault="00E35F1F" w:rsidP="00E35F1F">
            <w:pPr>
              <w:pStyle w:val="EngHang"/>
              <w:rPr>
                <w:rFonts w:eastAsiaTheme="minorHAnsi"/>
              </w:rPr>
            </w:pPr>
            <w:r>
              <w:rPr>
                <w:rFonts w:eastAsiaTheme="minorHAnsi"/>
              </w:rPr>
              <w:t>The beautiful dove,</w:t>
            </w:r>
          </w:p>
          <w:p w14:paraId="559FA4E4" w14:textId="77777777" w:rsidR="00E35F1F" w:rsidRDefault="00E35F1F" w:rsidP="00E35F1F">
            <w:pPr>
              <w:pStyle w:val="EngHang"/>
              <w:rPr>
                <w:rFonts w:eastAsiaTheme="minorHAnsi"/>
              </w:rPr>
            </w:pPr>
            <w:r>
              <w:rPr>
                <w:rFonts w:eastAsiaTheme="minorHAnsi"/>
              </w:rPr>
              <w:t>Who, for us, gave birth to</w:t>
            </w:r>
          </w:p>
          <w:p w14:paraId="68859704" w14:textId="77777777" w:rsidR="00E35F1F" w:rsidRDefault="00E35F1F" w:rsidP="00E35F1F">
            <w:pPr>
              <w:pStyle w:val="EngHangEnd"/>
            </w:pPr>
            <w:r>
              <w:rPr>
                <w:rFonts w:eastAsiaTheme="minorHAnsi"/>
              </w:rPr>
              <w:t>God the Logos.</w:t>
            </w:r>
          </w:p>
        </w:tc>
        <w:tc>
          <w:tcPr>
            <w:tcW w:w="288" w:type="dxa"/>
          </w:tcPr>
          <w:p w14:paraId="67FF6CA3" w14:textId="77777777" w:rsidR="00E35F1F" w:rsidRDefault="00E35F1F" w:rsidP="00E35F1F"/>
        </w:tc>
        <w:tc>
          <w:tcPr>
            <w:tcW w:w="288" w:type="dxa"/>
          </w:tcPr>
          <w:p w14:paraId="4CF7908A" w14:textId="77777777" w:rsidR="00E35F1F" w:rsidRDefault="00E35F1F" w:rsidP="00E35F1F"/>
        </w:tc>
        <w:tc>
          <w:tcPr>
            <w:tcW w:w="3960" w:type="dxa"/>
          </w:tcPr>
          <w:p w14:paraId="5070EA7A" w14:textId="77777777" w:rsidR="00E35F1F" w:rsidRDefault="00E35F1F" w:rsidP="00E35F1F">
            <w:pPr>
              <w:pStyle w:val="CopticVersemulti-line"/>
            </w:pPr>
            <w:r w:rsidRPr="005D1250">
              <w:t>Ⲭⲉⲣⲉ ⲛⲉ Ⲙⲁⲣⲓⲁ</w:t>
            </w:r>
          </w:p>
          <w:p w14:paraId="16E03D30" w14:textId="77777777" w:rsidR="00E35F1F" w:rsidRDefault="00E35F1F" w:rsidP="00E35F1F">
            <w:pPr>
              <w:pStyle w:val="CopticVersemulti-line"/>
            </w:pPr>
            <w:r w:rsidRPr="005D1250">
              <w:rPr>
                <w:rFonts w:ascii="Times New Roman" w:hAnsi="Times New Roman" w:cs="Times New Roman"/>
              </w:rPr>
              <w:t>ϯϭ</w:t>
            </w:r>
            <w:r w:rsidRPr="005D1250">
              <w:t>ⲣ</w:t>
            </w:r>
            <w:r w:rsidRPr="005D1250">
              <w:rPr>
                <w:rFonts w:ascii="Times New Roman" w:hAnsi="Times New Roman" w:cs="Times New Roman"/>
              </w:rPr>
              <w:t>̀</w:t>
            </w:r>
            <w:r w:rsidRPr="005D1250">
              <w:t>ⲟⲙⲡⲓ ⲉⲑⲛⲉⲥⲱⲥ</w:t>
            </w:r>
          </w:p>
          <w:p w14:paraId="33981F5F" w14:textId="77777777" w:rsidR="00E35F1F" w:rsidRDefault="00E35F1F" w:rsidP="00E35F1F">
            <w:pPr>
              <w:pStyle w:val="CopticVersemulti-line"/>
            </w:pPr>
            <w:r w:rsidRPr="005D1250">
              <w:t>ⲑⲏⲉⲧⲁⲥⲙⲓⲥⲓ ⲛⲁⲛ</w:t>
            </w:r>
          </w:p>
          <w:p w14:paraId="6DF85D8B" w14:textId="77777777" w:rsidR="00E35F1F" w:rsidRDefault="00E35F1F" w:rsidP="00E35F1F">
            <w:pPr>
              <w:pStyle w:val="CopticVerse"/>
            </w:pPr>
            <w:r w:rsidRPr="005D1250">
              <w:t>ⲙ</w:t>
            </w:r>
            <w:r w:rsidRPr="005D1250">
              <w:rPr>
                <w:rFonts w:ascii="Times New Roman" w:hAnsi="Times New Roman" w:cs="Times New Roman"/>
              </w:rPr>
              <w:t>̀</w:t>
            </w:r>
            <w:r w:rsidRPr="005D1250">
              <w:t>Ⲫ</w:t>
            </w:r>
            <w:r w:rsidRPr="005D1250">
              <w:rPr>
                <w:rFonts w:ascii="Times New Roman" w:hAnsi="Times New Roman" w:cs="Times New Roman"/>
              </w:rPr>
              <w:t>ϯ</w:t>
            </w:r>
            <w:r w:rsidRPr="005D1250">
              <w:t xml:space="preserve"> ⲡⲓⲗⲟⲅⲟⲥ</w:t>
            </w:r>
          </w:p>
        </w:tc>
      </w:tr>
      <w:tr w:rsidR="00E35F1F" w14:paraId="72C0F4D3" w14:textId="77777777" w:rsidTr="00E35F1F">
        <w:trPr>
          <w:cantSplit/>
          <w:jc w:val="center"/>
        </w:trPr>
        <w:tc>
          <w:tcPr>
            <w:tcW w:w="288" w:type="dxa"/>
          </w:tcPr>
          <w:p w14:paraId="13575091" w14:textId="77777777" w:rsidR="00E35F1F" w:rsidRDefault="00E35F1F" w:rsidP="00E35F1F">
            <w:r w:rsidRPr="000F6316">
              <w:rPr>
                <w:rFonts w:ascii="CS Avva Shenouda" w:hAnsi="CS Avva Shenouda"/>
                <w:sz w:val="24"/>
                <w:szCs w:val="24"/>
              </w:rPr>
              <w:t>¿</w:t>
            </w:r>
          </w:p>
        </w:tc>
        <w:tc>
          <w:tcPr>
            <w:tcW w:w="3960" w:type="dxa"/>
          </w:tcPr>
          <w:p w14:paraId="17BA9588" w14:textId="77777777" w:rsidR="00E35F1F" w:rsidRDefault="00E35F1F" w:rsidP="00E35F1F">
            <w:pPr>
              <w:pStyle w:val="EngHang"/>
              <w:rPr>
                <w:rFonts w:eastAsiaTheme="minorHAnsi"/>
              </w:rPr>
            </w:pPr>
            <w:r>
              <w:rPr>
                <w:rFonts w:eastAsiaTheme="minorHAnsi"/>
              </w:rPr>
              <w:t>You are the,</w:t>
            </w:r>
          </w:p>
          <w:p w14:paraId="6C07477D" w14:textId="77777777" w:rsidR="00E35F1F" w:rsidRDefault="00E35F1F" w:rsidP="00E35F1F">
            <w:pPr>
              <w:pStyle w:val="EngHang"/>
              <w:rPr>
                <w:rFonts w:eastAsiaTheme="minorHAnsi"/>
              </w:rPr>
            </w:pPr>
            <w:r>
              <w:rPr>
                <w:rFonts w:eastAsiaTheme="minorHAnsi"/>
              </w:rPr>
              <w:t>Fragrant flower,</w:t>
            </w:r>
          </w:p>
          <w:p w14:paraId="6E4E7261" w14:textId="77777777" w:rsidR="00E35F1F" w:rsidRDefault="00E35F1F" w:rsidP="00E35F1F">
            <w:pPr>
              <w:pStyle w:val="EngHang"/>
              <w:rPr>
                <w:rFonts w:eastAsiaTheme="minorHAnsi"/>
              </w:rPr>
            </w:pPr>
            <w:r>
              <w:rPr>
                <w:rFonts w:eastAsiaTheme="minorHAnsi"/>
              </w:rPr>
              <w:t>That blossomed from</w:t>
            </w:r>
          </w:p>
          <w:p w14:paraId="5286E9B3" w14:textId="77777777" w:rsidR="00E35F1F" w:rsidRDefault="00E35F1F" w:rsidP="00E35F1F">
            <w:pPr>
              <w:pStyle w:val="EngHangEnd"/>
            </w:pPr>
            <w:r>
              <w:rPr>
                <w:rFonts w:eastAsiaTheme="minorHAnsi"/>
              </w:rPr>
              <w:t>The root of Jesse.</w:t>
            </w:r>
          </w:p>
        </w:tc>
        <w:tc>
          <w:tcPr>
            <w:tcW w:w="288" w:type="dxa"/>
          </w:tcPr>
          <w:p w14:paraId="1CC0589D" w14:textId="77777777" w:rsidR="00E35F1F" w:rsidRDefault="00E35F1F" w:rsidP="00E35F1F"/>
        </w:tc>
        <w:tc>
          <w:tcPr>
            <w:tcW w:w="288" w:type="dxa"/>
          </w:tcPr>
          <w:p w14:paraId="1A1437AF" w14:textId="77777777" w:rsidR="00E35F1F" w:rsidRDefault="00E35F1F" w:rsidP="00E35F1F">
            <w:r w:rsidRPr="000F6316">
              <w:rPr>
                <w:rFonts w:ascii="CS Avva Shenouda" w:hAnsi="CS Avva Shenouda"/>
                <w:sz w:val="24"/>
                <w:szCs w:val="24"/>
              </w:rPr>
              <w:t>¿</w:t>
            </w:r>
          </w:p>
        </w:tc>
        <w:tc>
          <w:tcPr>
            <w:tcW w:w="3960" w:type="dxa"/>
          </w:tcPr>
          <w:p w14:paraId="14A8F457" w14:textId="77777777" w:rsidR="00E35F1F" w:rsidRDefault="00E35F1F" w:rsidP="00E35F1F">
            <w:pPr>
              <w:pStyle w:val="CopticVersemulti-line"/>
            </w:pPr>
            <w:r w:rsidRPr="005D1250">
              <w:t>Ⲛ̀ⲑⲟ ⲧⲉ ϯϩ̀ⲣⲏⲣⲓ</w:t>
            </w:r>
          </w:p>
          <w:p w14:paraId="30B27730" w14:textId="77777777" w:rsidR="00E35F1F" w:rsidRDefault="00E35F1F" w:rsidP="00E35F1F">
            <w:pPr>
              <w:pStyle w:val="CopticVersemulti-line"/>
            </w:pPr>
            <w:r w:rsidRPr="005D1250">
              <w:t>ⲛ̀ⲧⲉ ⲡⲓⲥ̀ⲑⲟⲓⲛⲟⲩϥⲓ</w:t>
            </w:r>
          </w:p>
          <w:p w14:paraId="49932E26" w14:textId="77777777" w:rsidR="00E35F1F" w:rsidRDefault="00E35F1F" w:rsidP="00E35F1F">
            <w:pPr>
              <w:pStyle w:val="CopticVersemulti-line"/>
            </w:pPr>
            <w:r w:rsidRPr="005D1250">
              <w:t>ⲑⲏⲉⲧⲁⲥⲫⲓⲣⲓ ⲉ̀ⲃⲟⲗ</w:t>
            </w:r>
          </w:p>
          <w:p w14:paraId="2E5E4D1C" w14:textId="77777777" w:rsidR="00E35F1F" w:rsidRDefault="00E35F1F" w:rsidP="00E35F1F">
            <w:pPr>
              <w:pStyle w:val="CopticVerse"/>
            </w:pPr>
            <w:r w:rsidRPr="005D1250">
              <w:t>ϧⲉⲛ ⲑ̀ⲛⲟⲩⲛⲓ ⲛ̀Ⲓⲉⲥⲥⲉ</w:t>
            </w:r>
          </w:p>
        </w:tc>
      </w:tr>
      <w:tr w:rsidR="00E35F1F" w14:paraId="32B38ED6" w14:textId="77777777" w:rsidTr="00E35F1F">
        <w:trPr>
          <w:cantSplit/>
          <w:jc w:val="center"/>
        </w:trPr>
        <w:tc>
          <w:tcPr>
            <w:tcW w:w="288" w:type="dxa"/>
          </w:tcPr>
          <w:p w14:paraId="6F7D31B2" w14:textId="77777777" w:rsidR="00E35F1F" w:rsidRDefault="00E35F1F" w:rsidP="00E35F1F"/>
        </w:tc>
        <w:tc>
          <w:tcPr>
            <w:tcW w:w="3960" w:type="dxa"/>
          </w:tcPr>
          <w:p w14:paraId="30E85AFF" w14:textId="77777777" w:rsidR="00E35F1F" w:rsidRDefault="00E35F1F" w:rsidP="00E35F1F">
            <w:pPr>
              <w:pStyle w:val="EngHang"/>
              <w:rPr>
                <w:rFonts w:eastAsiaTheme="minorHAnsi"/>
              </w:rPr>
            </w:pPr>
            <w:r>
              <w:rPr>
                <w:rFonts w:eastAsiaTheme="minorHAnsi"/>
              </w:rPr>
              <w:t>The rod of Aaron,</w:t>
            </w:r>
          </w:p>
          <w:p w14:paraId="5CF7C0AD" w14:textId="77777777" w:rsidR="00E35F1F" w:rsidRDefault="00E35F1F" w:rsidP="00E35F1F">
            <w:pPr>
              <w:pStyle w:val="EngHang"/>
              <w:rPr>
                <w:rFonts w:eastAsiaTheme="minorHAnsi"/>
              </w:rPr>
            </w:pPr>
            <w:r>
              <w:rPr>
                <w:rFonts w:eastAsiaTheme="minorHAnsi"/>
              </w:rPr>
              <w:t>Which blossomed without</w:t>
            </w:r>
          </w:p>
          <w:p w14:paraId="27A79719" w14:textId="77777777" w:rsidR="00E35F1F" w:rsidRDefault="00E35F1F" w:rsidP="00E35F1F">
            <w:pPr>
              <w:pStyle w:val="EngHang"/>
              <w:rPr>
                <w:rFonts w:eastAsiaTheme="minorHAnsi"/>
              </w:rPr>
            </w:pPr>
            <w:r>
              <w:rPr>
                <w:rFonts w:eastAsiaTheme="minorHAnsi"/>
              </w:rPr>
              <w:t>Planting or watering,</w:t>
            </w:r>
          </w:p>
          <w:p w14:paraId="635C6349" w14:textId="77777777" w:rsidR="00E35F1F" w:rsidRDefault="00E35F1F" w:rsidP="00E35F1F">
            <w:pPr>
              <w:pStyle w:val="EngHangEnd"/>
            </w:pPr>
            <w:r>
              <w:rPr>
                <w:rFonts w:eastAsiaTheme="minorHAnsi"/>
              </w:rPr>
              <w:t>Is a type of you.</w:t>
            </w:r>
          </w:p>
        </w:tc>
        <w:tc>
          <w:tcPr>
            <w:tcW w:w="288" w:type="dxa"/>
          </w:tcPr>
          <w:p w14:paraId="6A59D31D" w14:textId="77777777" w:rsidR="00E35F1F" w:rsidRDefault="00E35F1F" w:rsidP="00E35F1F"/>
        </w:tc>
        <w:tc>
          <w:tcPr>
            <w:tcW w:w="288" w:type="dxa"/>
          </w:tcPr>
          <w:p w14:paraId="1304F972" w14:textId="77777777" w:rsidR="00E35F1F" w:rsidRDefault="00E35F1F" w:rsidP="00E35F1F"/>
        </w:tc>
        <w:tc>
          <w:tcPr>
            <w:tcW w:w="3960" w:type="dxa"/>
          </w:tcPr>
          <w:p w14:paraId="40E25232" w14:textId="77777777" w:rsidR="00E35F1F" w:rsidRDefault="00E35F1F" w:rsidP="00E35F1F">
            <w:pPr>
              <w:pStyle w:val="CopticVersemulti-line"/>
            </w:pPr>
            <w:r w:rsidRPr="005D1250">
              <w:t>Ⲡⲓϣ̀ⲃⲱⲧ ⲛ̀ⲧⲉ Ⲁⲁⲣⲟⲛ</w:t>
            </w:r>
          </w:p>
          <w:p w14:paraId="45782274" w14:textId="77777777" w:rsidR="00E35F1F" w:rsidRDefault="00E35F1F" w:rsidP="00E35F1F">
            <w:pPr>
              <w:pStyle w:val="CopticVersemulti-line"/>
            </w:pPr>
            <w:r w:rsidRPr="005D1250">
              <w:t>ⲉ̀ⲧⲁϥⲫⲓⲣⲓ ⲉⲃⲟⲗ</w:t>
            </w:r>
          </w:p>
          <w:p w14:paraId="2CCE9143" w14:textId="77777777" w:rsidR="00E35F1F" w:rsidRDefault="00E35F1F" w:rsidP="00E35F1F">
            <w:pPr>
              <w:pStyle w:val="CopticVersemulti-line"/>
            </w:pPr>
            <w:r w:rsidRPr="005D1250">
              <w:t>ⲭⲱⲣⲓⲥ ϭⲟ ⲛⲉⲙ ⲧ̀ⲥⲟ</w:t>
            </w:r>
          </w:p>
          <w:p w14:paraId="0BA77802" w14:textId="77777777" w:rsidR="00E35F1F" w:rsidRDefault="00E35F1F" w:rsidP="00E35F1F">
            <w:pPr>
              <w:pStyle w:val="CopticVerse"/>
            </w:pPr>
            <w:r w:rsidRPr="005D1250">
              <w:t>ϥ̀ⲟⲓ ⲛ̀ⲧⲩⲡⲟⲥ ⲛⲉ</w:t>
            </w:r>
          </w:p>
        </w:tc>
      </w:tr>
      <w:tr w:rsidR="00E35F1F" w14:paraId="19904CEB" w14:textId="77777777" w:rsidTr="00E35F1F">
        <w:trPr>
          <w:cantSplit/>
          <w:jc w:val="center"/>
        </w:trPr>
        <w:tc>
          <w:tcPr>
            <w:tcW w:w="288" w:type="dxa"/>
          </w:tcPr>
          <w:p w14:paraId="2D7B84BB" w14:textId="77777777" w:rsidR="00E35F1F" w:rsidRDefault="00E35F1F" w:rsidP="00E35F1F">
            <w:r w:rsidRPr="000F6316">
              <w:rPr>
                <w:rFonts w:ascii="CS Avva Shenouda" w:hAnsi="CS Avva Shenouda"/>
                <w:sz w:val="24"/>
                <w:szCs w:val="24"/>
              </w:rPr>
              <w:t>¿</w:t>
            </w:r>
          </w:p>
        </w:tc>
        <w:tc>
          <w:tcPr>
            <w:tcW w:w="3960" w:type="dxa"/>
          </w:tcPr>
          <w:p w14:paraId="769FBD5E" w14:textId="77777777" w:rsidR="00E35F1F" w:rsidRDefault="00E35F1F" w:rsidP="00E35F1F">
            <w:pPr>
              <w:pStyle w:val="EngHang"/>
              <w:rPr>
                <w:rFonts w:eastAsiaTheme="minorHAnsi"/>
              </w:rPr>
            </w:pPr>
            <w:r>
              <w:rPr>
                <w:rFonts w:eastAsiaTheme="minorHAnsi"/>
              </w:rPr>
              <w:t>You gave birth to Christ,</w:t>
            </w:r>
          </w:p>
          <w:p w14:paraId="6930AB45" w14:textId="77777777" w:rsidR="00E35F1F" w:rsidRDefault="00E35F1F" w:rsidP="00E35F1F">
            <w:pPr>
              <w:pStyle w:val="EngHang"/>
              <w:rPr>
                <w:rFonts w:eastAsiaTheme="minorHAnsi"/>
              </w:rPr>
            </w:pPr>
            <w:r>
              <w:rPr>
                <w:rFonts w:eastAsiaTheme="minorHAnsi"/>
              </w:rPr>
              <w:t xml:space="preserve">Our God in </w:t>
            </w:r>
            <w:commentRangeStart w:id="670"/>
            <w:r>
              <w:rPr>
                <w:rFonts w:eastAsiaTheme="minorHAnsi"/>
              </w:rPr>
              <w:t>truth</w:t>
            </w:r>
            <w:commentRangeEnd w:id="670"/>
            <w:r>
              <w:rPr>
                <w:rStyle w:val="CommentReference"/>
                <w:rFonts w:eastAsiaTheme="minorHAnsi" w:cstheme="minorBidi"/>
                <w:color w:val="auto"/>
                <w:lang w:val="en-CA"/>
              </w:rPr>
              <w:commentReference w:id="670"/>
            </w:r>
            <w:r>
              <w:rPr>
                <w:rFonts w:eastAsiaTheme="minorHAnsi"/>
              </w:rPr>
              <w:t>,</w:t>
            </w:r>
          </w:p>
          <w:p w14:paraId="0B27541B" w14:textId="77777777" w:rsidR="00E35F1F" w:rsidRDefault="00E35F1F" w:rsidP="00E35F1F">
            <w:pPr>
              <w:pStyle w:val="EngHang"/>
              <w:rPr>
                <w:rFonts w:eastAsiaTheme="minorHAnsi"/>
              </w:rPr>
            </w:pPr>
            <w:r>
              <w:rPr>
                <w:rFonts w:eastAsiaTheme="minorHAnsi"/>
              </w:rPr>
              <w:t>Without the seed of man,</w:t>
            </w:r>
          </w:p>
          <w:p w14:paraId="7ED241B5" w14:textId="77777777" w:rsidR="00E35F1F" w:rsidRDefault="00E35F1F" w:rsidP="00E35F1F">
            <w:pPr>
              <w:pStyle w:val="EngHangEnd"/>
            </w:pPr>
            <w:r>
              <w:rPr>
                <w:rFonts w:eastAsiaTheme="minorHAnsi"/>
              </w:rPr>
              <w:t xml:space="preserve">While being </w:t>
            </w:r>
            <w:commentRangeStart w:id="671"/>
            <w:r>
              <w:rPr>
                <w:rFonts w:eastAsiaTheme="minorHAnsi"/>
              </w:rPr>
              <w:t xml:space="preserve">a </w:t>
            </w:r>
            <w:commentRangeEnd w:id="671"/>
            <w:r>
              <w:rPr>
                <w:rStyle w:val="CommentReference"/>
                <w:rFonts w:eastAsiaTheme="minorHAnsi" w:cstheme="minorBidi"/>
                <w:color w:val="auto"/>
                <w:lang w:val="en-CA"/>
              </w:rPr>
              <w:commentReference w:id="671"/>
            </w:r>
            <w:r>
              <w:rPr>
                <w:rFonts w:eastAsiaTheme="minorHAnsi"/>
              </w:rPr>
              <w:t>virgin.</w:t>
            </w:r>
          </w:p>
        </w:tc>
        <w:tc>
          <w:tcPr>
            <w:tcW w:w="288" w:type="dxa"/>
          </w:tcPr>
          <w:p w14:paraId="632FBBE8" w14:textId="77777777" w:rsidR="00E35F1F" w:rsidRDefault="00E35F1F" w:rsidP="00E35F1F"/>
        </w:tc>
        <w:tc>
          <w:tcPr>
            <w:tcW w:w="288" w:type="dxa"/>
          </w:tcPr>
          <w:p w14:paraId="39489690" w14:textId="77777777" w:rsidR="00E35F1F" w:rsidRDefault="00E35F1F" w:rsidP="00E35F1F">
            <w:r w:rsidRPr="000F6316">
              <w:rPr>
                <w:rFonts w:ascii="CS Avva Shenouda" w:hAnsi="CS Avva Shenouda"/>
                <w:sz w:val="24"/>
                <w:szCs w:val="24"/>
              </w:rPr>
              <w:t>¿</w:t>
            </w:r>
          </w:p>
        </w:tc>
        <w:tc>
          <w:tcPr>
            <w:tcW w:w="3960" w:type="dxa"/>
          </w:tcPr>
          <w:p w14:paraId="30C4DFA4" w14:textId="77777777" w:rsidR="00E35F1F" w:rsidRDefault="00E35F1F" w:rsidP="00E35F1F">
            <w:pPr>
              <w:pStyle w:val="CopticVersemulti-line"/>
            </w:pPr>
            <w:r w:rsidRPr="005D1250">
              <w:t>Ⲱ̀ ⲑⲏⲉ̀ⲧⲁⲥⲙⲉⲥ Ⲡⲭ̅ⲥ</w:t>
            </w:r>
          </w:p>
          <w:p w14:paraId="0BC45B71" w14:textId="77777777" w:rsidR="00E35F1F" w:rsidRDefault="00E35F1F" w:rsidP="00E35F1F">
            <w:pPr>
              <w:pStyle w:val="CopticVersemulti-line"/>
            </w:pPr>
            <w:r w:rsidRPr="005D1250">
              <w:t>Ⲡⲉⲛⲛⲟⲩϯ ϧⲉⲛ ⲟⲩⲙⲉⲑⲙⲏⲓ</w:t>
            </w:r>
          </w:p>
          <w:p w14:paraId="06F4AEC2" w14:textId="77777777" w:rsidR="00E35F1F" w:rsidRDefault="00E35F1F" w:rsidP="00E35F1F">
            <w:pPr>
              <w:pStyle w:val="CopticVersemulti-line"/>
            </w:pPr>
            <w:r w:rsidRPr="005D1250">
              <w:t>ⲁϭⲛⲉ ⲥ̀ⲡⲉⲣⲙⲁ ⲛ̀ⲣⲱⲙⲓ</w:t>
            </w:r>
          </w:p>
          <w:p w14:paraId="73E0FE7F" w14:textId="77777777" w:rsidR="00E35F1F" w:rsidRDefault="00E35F1F" w:rsidP="00E35F1F">
            <w:pPr>
              <w:pStyle w:val="CopticVerse"/>
            </w:pPr>
            <w:r w:rsidRPr="005D1250">
              <w:t>ⲉⲥⲟⲓ ⲙ̀ⲡⲁⲣⲑⲉⲛⲟⲥ</w:t>
            </w:r>
          </w:p>
        </w:tc>
      </w:tr>
      <w:tr w:rsidR="00E35F1F" w14:paraId="22EF0088" w14:textId="77777777" w:rsidTr="00E35F1F">
        <w:trPr>
          <w:cantSplit/>
          <w:jc w:val="center"/>
        </w:trPr>
        <w:tc>
          <w:tcPr>
            <w:tcW w:w="288" w:type="dxa"/>
          </w:tcPr>
          <w:p w14:paraId="4FE393BC" w14:textId="77777777" w:rsidR="00E35F1F" w:rsidRDefault="00E35F1F" w:rsidP="00E35F1F"/>
        </w:tc>
        <w:tc>
          <w:tcPr>
            <w:tcW w:w="3960" w:type="dxa"/>
          </w:tcPr>
          <w:p w14:paraId="68A76E42" w14:textId="77777777" w:rsidR="00E35F1F" w:rsidRPr="007425E1" w:rsidRDefault="00E35F1F" w:rsidP="00E35F1F">
            <w:pPr>
              <w:pStyle w:val="EngHang"/>
              <w:rPr>
                <w:rFonts w:eastAsiaTheme="minorHAnsi"/>
              </w:rPr>
            </w:pPr>
            <w:r>
              <w:rPr>
                <w:rFonts w:eastAsiaTheme="minorHAnsi"/>
              </w:rPr>
              <w:t>Therefore</w:t>
            </w:r>
            <w:r w:rsidRPr="007425E1">
              <w:rPr>
                <w:rFonts w:eastAsiaTheme="minorHAnsi"/>
              </w:rPr>
              <w:t xml:space="preserve"> everyone</w:t>
            </w:r>
          </w:p>
          <w:p w14:paraId="7A3DC772" w14:textId="77777777" w:rsidR="00E35F1F" w:rsidRPr="007425E1" w:rsidRDefault="00E35F1F" w:rsidP="00E35F1F">
            <w:pPr>
              <w:pStyle w:val="EngHang"/>
              <w:rPr>
                <w:rFonts w:eastAsiaTheme="minorHAnsi"/>
              </w:rPr>
            </w:pPr>
            <w:r w:rsidRPr="007425E1">
              <w:rPr>
                <w:rFonts w:eastAsiaTheme="minorHAnsi"/>
              </w:rPr>
              <w:t>Magnifies you,</w:t>
            </w:r>
          </w:p>
          <w:p w14:paraId="2F1948B7" w14:textId="77777777" w:rsidR="00E35F1F" w:rsidRPr="007425E1" w:rsidRDefault="00E35F1F" w:rsidP="00E35F1F">
            <w:pPr>
              <w:pStyle w:val="EngHang"/>
              <w:rPr>
                <w:rFonts w:eastAsiaTheme="minorHAnsi"/>
              </w:rPr>
            </w:pPr>
            <w:r w:rsidRPr="007425E1">
              <w:rPr>
                <w:rFonts w:eastAsiaTheme="minorHAnsi"/>
              </w:rPr>
              <w:t xml:space="preserve">O my lady, the </w:t>
            </w:r>
            <w:r>
              <w:rPr>
                <w:rFonts w:eastAsiaTheme="minorHAnsi"/>
              </w:rPr>
              <w:t>Theotokos</w:t>
            </w:r>
            <w:r w:rsidRPr="007425E1">
              <w:rPr>
                <w:rFonts w:eastAsiaTheme="minorHAnsi"/>
              </w:rPr>
              <w:t>,</w:t>
            </w:r>
          </w:p>
          <w:p w14:paraId="78076852" w14:textId="77777777" w:rsidR="00E35F1F" w:rsidRPr="007425E1" w:rsidRDefault="00E35F1F" w:rsidP="00BD1732">
            <w:pPr>
              <w:pStyle w:val="EngHangEnd"/>
            </w:pPr>
            <w:r w:rsidRPr="007425E1">
              <w:rPr>
                <w:rFonts w:eastAsiaTheme="minorHAnsi"/>
              </w:rPr>
              <w:t>The ever-holy.</w:t>
            </w:r>
          </w:p>
        </w:tc>
        <w:tc>
          <w:tcPr>
            <w:tcW w:w="288" w:type="dxa"/>
          </w:tcPr>
          <w:p w14:paraId="4F3A1BCE" w14:textId="77777777" w:rsidR="00E35F1F" w:rsidRDefault="00E35F1F" w:rsidP="00E35F1F"/>
        </w:tc>
        <w:tc>
          <w:tcPr>
            <w:tcW w:w="288" w:type="dxa"/>
          </w:tcPr>
          <w:p w14:paraId="03499E28" w14:textId="77777777" w:rsidR="00E35F1F" w:rsidRDefault="00E35F1F" w:rsidP="00E35F1F"/>
        </w:tc>
        <w:tc>
          <w:tcPr>
            <w:tcW w:w="3960" w:type="dxa"/>
          </w:tcPr>
          <w:p w14:paraId="3A4522B9" w14:textId="77777777" w:rsidR="00E35F1F" w:rsidRDefault="00E35F1F" w:rsidP="00E35F1F">
            <w:pPr>
              <w:pStyle w:val="CopticVersemulti-line"/>
            </w:pPr>
            <w:r w:rsidRPr="002C2599">
              <w:t>Ⲉⲑⲃⲉ ⲫⲁⲓ ⲟⲩⲟⲛ ⲛⲓⲃⲉⲛ</w:t>
            </w:r>
          </w:p>
          <w:p w14:paraId="0951E3E9" w14:textId="77777777" w:rsidR="00E35F1F" w:rsidRDefault="00E35F1F" w:rsidP="00E35F1F">
            <w:pPr>
              <w:pStyle w:val="CopticVersemulti-line"/>
            </w:pPr>
            <w:r w:rsidRPr="002C2599">
              <w:t>ⲥⲉ</w:t>
            </w:r>
            <w:r w:rsidRPr="002C2599">
              <w:rPr>
                <w:rFonts w:ascii="Times New Roman" w:hAnsi="Times New Roman" w:cs="Times New Roman"/>
              </w:rPr>
              <w:t>ϭ</w:t>
            </w:r>
            <w:r w:rsidRPr="002C2599">
              <w:t>ⲓⲥⲓ ⲙ</w:t>
            </w:r>
            <w:r w:rsidRPr="002C2599">
              <w:rPr>
                <w:rFonts w:ascii="Times New Roman" w:hAnsi="Times New Roman" w:cs="Times New Roman"/>
              </w:rPr>
              <w:t>̀</w:t>
            </w:r>
            <w:r w:rsidRPr="002C2599">
              <w:t>ⲙⲟ</w:t>
            </w:r>
          </w:p>
          <w:p w14:paraId="25A11DD0" w14:textId="77777777" w:rsidR="00E35F1F" w:rsidRDefault="00E35F1F" w:rsidP="00E35F1F">
            <w:pPr>
              <w:pStyle w:val="CopticVersemulti-line"/>
            </w:pPr>
            <w:r w:rsidRPr="002C2599">
              <w:t>ⲧⲁⲟ</w:t>
            </w:r>
            <w:r w:rsidRPr="002C2599">
              <w:rPr>
                <w:rFonts w:ascii="Times New Roman" w:hAnsi="Times New Roman" w:cs="Times New Roman"/>
              </w:rPr>
              <w:t>̅</w:t>
            </w:r>
            <w:r w:rsidRPr="002C2599">
              <w:t>ⲥ</w:t>
            </w:r>
            <w:r w:rsidRPr="002C2599">
              <w:rPr>
                <w:rFonts w:ascii="Times New Roman" w:hAnsi="Times New Roman" w:cs="Times New Roman"/>
              </w:rPr>
              <w:t>̅</w:t>
            </w:r>
            <w:r w:rsidRPr="002C2599">
              <w:t xml:space="preserve"> </w:t>
            </w:r>
            <w:r w:rsidRPr="002C2599">
              <w:rPr>
                <w:rFonts w:ascii="Times New Roman" w:hAnsi="Times New Roman" w:cs="Times New Roman"/>
              </w:rPr>
              <w:t>ϯ</w:t>
            </w:r>
            <w:r w:rsidRPr="002C2599">
              <w:t>ⲑⲉⲟⲧⲟⲕⲟⲥ</w:t>
            </w:r>
          </w:p>
          <w:p w14:paraId="310188EF" w14:textId="77777777" w:rsidR="00E35F1F" w:rsidRDefault="00E35F1F" w:rsidP="00BD1732">
            <w:pPr>
              <w:pStyle w:val="CopticVerse"/>
            </w:pPr>
            <w:r w:rsidRPr="002C2599">
              <w:t>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 ⲛ</w:t>
            </w:r>
            <w:r w:rsidRPr="002C2599">
              <w:rPr>
                <w:rFonts w:ascii="Times New Roman" w:hAnsi="Times New Roman" w:cs="Times New Roman"/>
              </w:rPr>
              <w:t>̀</w:t>
            </w:r>
            <w:r w:rsidRPr="002C2599">
              <w:t>ⲥⲏⲟⲩ ⲛⲓⲃⲉⲛ</w:t>
            </w:r>
          </w:p>
        </w:tc>
      </w:tr>
      <w:tr w:rsidR="00E35F1F" w14:paraId="0098ADE2" w14:textId="77777777" w:rsidTr="00E35F1F">
        <w:trPr>
          <w:cantSplit/>
          <w:jc w:val="center"/>
        </w:trPr>
        <w:tc>
          <w:tcPr>
            <w:tcW w:w="288" w:type="dxa"/>
          </w:tcPr>
          <w:p w14:paraId="45F434BA" w14:textId="77777777" w:rsidR="00E35F1F" w:rsidRDefault="00E35F1F" w:rsidP="00E35F1F">
            <w:r w:rsidRPr="000F6316">
              <w:rPr>
                <w:rFonts w:ascii="CS Avva Shenouda" w:hAnsi="CS Avva Shenouda"/>
                <w:sz w:val="24"/>
                <w:szCs w:val="24"/>
              </w:rPr>
              <w:t>¿</w:t>
            </w:r>
          </w:p>
        </w:tc>
        <w:tc>
          <w:tcPr>
            <w:tcW w:w="3960" w:type="dxa"/>
          </w:tcPr>
          <w:p w14:paraId="44979CCF" w14:textId="77777777" w:rsidR="00E35F1F" w:rsidRDefault="00E35F1F" w:rsidP="00E35F1F">
            <w:pPr>
              <w:pStyle w:val="EngHang"/>
              <w:rPr>
                <w:rFonts w:eastAsiaTheme="minorHAnsi"/>
              </w:rPr>
            </w:pPr>
            <w:r>
              <w:rPr>
                <w:rFonts w:eastAsiaTheme="minorHAnsi"/>
              </w:rPr>
              <w:t>And we pray,</w:t>
            </w:r>
          </w:p>
          <w:p w14:paraId="076797DB" w14:textId="77777777" w:rsidR="00E35F1F" w:rsidRDefault="00E35F1F" w:rsidP="00E35F1F">
            <w:pPr>
              <w:pStyle w:val="EngHang"/>
              <w:rPr>
                <w:rFonts w:eastAsiaTheme="minorHAnsi"/>
              </w:rPr>
            </w:pPr>
            <w:r>
              <w:rPr>
                <w:rFonts w:eastAsiaTheme="minorHAnsi"/>
              </w:rPr>
              <w:t>That we may win mercy,</w:t>
            </w:r>
          </w:p>
          <w:p w14:paraId="2C395A31" w14:textId="77777777" w:rsidR="00E35F1F" w:rsidRDefault="00E35F1F" w:rsidP="00E35F1F">
            <w:pPr>
              <w:pStyle w:val="EngHang"/>
              <w:rPr>
                <w:rFonts w:eastAsiaTheme="minorHAnsi"/>
              </w:rPr>
            </w:pPr>
            <w:r>
              <w:rPr>
                <w:rFonts w:eastAsiaTheme="minorHAnsi"/>
              </w:rPr>
              <w:t>Through your intercessions</w:t>
            </w:r>
          </w:p>
          <w:p w14:paraId="2F45D508" w14:textId="77777777" w:rsidR="00E35F1F" w:rsidRPr="007425E1" w:rsidRDefault="00E35F1F" w:rsidP="00E35F1F">
            <w:pPr>
              <w:pStyle w:val="EngHang"/>
              <w:rPr>
                <w:rFonts w:eastAsiaTheme="minorHAnsi"/>
              </w:rPr>
            </w:pPr>
            <w:r>
              <w:rPr>
                <w:rFonts w:eastAsiaTheme="minorHAnsi"/>
              </w:rPr>
              <w:t>With the Lover of mankind.</w:t>
            </w:r>
          </w:p>
          <w:p w14:paraId="250A5578" w14:textId="77777777" w:rsidR="00E35F1F" w:rsidRPr="007425E1" w:rsidRDefault="00E35F1F" w:rsidP="00E35F1F">
            <w:pPr>
              <w:pStyle w:val="EngHang"/>
            </w:pPr>
          </w:p>
        </w:tc>
        <w:tc>
          <w:tcPr>
            <w:tcW w:w="288" w:type="dxa"/>
          </w:tcPr>
          <w:p w14:paraId="187DB3F6" w14:textId="77777777" w:rsidR="00E35F1F" w:rsidRDefault="00E35F1F" w:rsidP="00E35F1F"/>
        </w:tc>
        <w:tc>
          <w:tcPr>
            <w:tcW w:w="288" w:type="dxa"/>
          </w:tcPr>
          <w:p w14:paraId="296DB644" w14:textId="77777777" w:rsidR="00E35F1F" w:rsidRDefault="00E35F1F" w:rsidP="00E35F1F">
            <w:r w:rsidRPr="000F6316">
              <w:rPr>
                <w:rFonts w:ascii="CS Avva Shenouda" w:hAnsi="CS Avva Shenouda"/>
                <w:sz w:val="24"/>
                <w:szCs w:val="24"/>
              </w:rPr>
              <w:t>¿</w:t>
            </w:r>
          </w:p>
        </w:tc>
        <w:tc>
          <w:tcPr>
            <w:tcW w:w="3960" w:type="dxa"/>
          </w:tcPr>
          <w:p w14:paraId="70F616A2"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2BCF2D14"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46012538"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34FD9DB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7C536B40" w14:textId="77777777" w:rsidR="00E35F1F" w:rsidRPr="00A742AC" w:rsidRDefault="00E35F1F" w:rsidP="00E35F1F">
      <w:pPr>
        <w:pStyle w:val="Separator"/>
      </w:pPr>
      <w:r w:rsidRPr="00A742AC">
        <w:t>¿ ¿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9C2C27" w14:textId="77777777" w:rsidTr="00E35F1F">
        <w:trPr>
          <w:cantSplit/>
          <w:jc w:val="center"/>
        </w:trPr>
        <w:tc>
          <w:tcPr>
            <w:tcW w:w="288" w:type="dxa"/>
          </w:tcPr>
          <w:p w14:paraId="27466047" w14:textId="77777777" w:rsidR="00E35F1F" w:rsidRDefault="00E35F1F" w:rsidP="00E35F1F"/>
        </w:tc>
        <w:tc>
          <w:tcPr>
            <w:tcW w:w="3960" w:type="dxa"/>
          </w:tcPr>
          <w:p w14:paraId="51E843B5" w14:textId="77777777" w:rsidR="00E35F1F" w:rsidRDefault="00E35F1F" w:rsidP="00E35F1F">
            <w:pPr>
              <w:pStyle w:val="EngHang"/>
              <w:rPr>
                <w:rFonts w:eastAsiaTheme="minorHAnsi"/>
              </w:rPr>
            </w:pPr>
            <w:r>
              <w:rPr>
                <w:rFonts w:eastAsiaTheme="minorHAnsi"/>
              </w:rPr>
              <w:t>You are called righteous,</w:t>
            </w:r>
          </w:p>
          <w:p w14:paraId="567A4E45" w14:textId="77777777" w:rsidR="00E35F1F" w:rsidRDefault="00E35F1F" w:rsidP="00E35F1F">
            <w:pPr>
              <w:pStyle w:val="EngHang"/>
              <w:rPr>
                <w:rFonts w:eastAsiaTheme="minorHAnsi"/>
              </w:rPr>
            </w:pPr>
            <w:r>
              <w:rPr>
                <w:rFonts w:eastAsiaTheme="minorHAnsi"/>
              </w:rPr>
              <w:t xml:space="preserve">O </w:t>
            </w:r>
            <w:commentRangeStart w:id="672"/>
            <w:r>
              <w:rPr>
                <w:rFonts w:eastAsiaTheme="minorHAnsi"/>
              </w:rPr>
              <w:t xml:space="preserve">holy </w:t>
            </w:r>
            <w:commentRangeEnd w:id="672"/>
            <w:r>
              <w:rPr>
                <w:rStyle w:val="CommentReference"/>
                <w:rFonts w:eastAsiaTheme="minorHAnsi" w:cstheme="minorBidi"/>
                <w:color w:val="auto"/>
                <w:lang w:val="en-CA"/>
              </w:rPr>
              <w:commentReference w:id="672"/>
            </w:r>
            <w:r>
              <w:rPr>
                <w:rFonts w:eastAsiaTheme="minorHAnsi"/>
              </w:rPr>
              <w:t>Mary,</w:t>
            </w:r>
          </w:p>
          <w:p w14:paraId="2D198CE7" w14:textId="77777777" w:rsidR="00E35F1F" w:rsidRDefault="00E35F1F" w:rsidP="00E35F1F">
            <w:pPr>
              <w:pStyle w:val="EngHang"/>
              <w:rPr>
                <w:rFonts w:eastAsiaTheme="minorHAnsi"/>
              </w:rPr>
            </w:pPr>
            <w:r>
              <w:rPr>
                <w:rFonts w:eastAsiaTheme="minorHAnsi"/>
              </w:rPr>
              <w:t>The Second Tabernacle</w:t>
            </w:r>
          </w:p>
          <w:p w14:paraId="483F399B" w14:textId="77777777" w:rsidR="00E35F1F" w:rsidRPr="001A0083" w:rsidRDefault="00E35F1F" w:rsidP="00E35F1F">
            <w:pPr>
              <w:pStyle w:val="EngHangEnd"/>
            </w:pPr>
            <w:r>
              <w:rPr>
                <w:rFonts w:eastAsiaTheme="minorHAnsi"/>
              </w:rPr>
              <w:t>Of the Holies:</w:t>
            </w:r>
          </w:p>
        </w:tc>
        <w:tc>
          <w:tcPr>
            <w:tcW w:w="288" w:type="dxa"/>
          </w:tcPr>
          <w:p w14:paraId="3C91D849" w14:textId="77777777" w:rsidR="00E35F1F" w:rsidRDefault="00E35F1F" w:rsidP="00E35F1F"/>
        </w:tc>
        <w:tc>
          <w:tcPr>
            <w:tcW w:w="288" w:type="dxa"/>
          </w:tcPr>
          <w:p w14:paraId="42232E5A" w14:textId="77777777" w:rsidR="00E35F1F" w:rsidRDefault="00E35F1F" w:rsidP="00E35F1F"/>
        </w:tc>
        <w:tc>
          <w:tcPr>
            <w:tcW w:w="3960" w:type="dxa"/>
          </w:tcPr>
          <w:p w14:paraId="5AB6179F" w14:textId="77777777" w:rsidR="00E35F1F" w:rsidRDefault="00E35F1F" w:rsidP="00E35F1F">
            <w:pPr>
              <w:pStyle w:val="CopticVersemulti-line"/>
            </w:pPr>
            <w:r w:rsidRPr="005D1250">
              <w:t>Ⲥⲉⲙⲟⲩ</w:t>
            </w:r>
            <w:r w:rsidRPr="005D1250">
              <w:rPr>
                <w:rFonts w:ascii="Times New Roman" w:hAnsi="Times New Roman" w:cs="Times New Roman"/>
              </w:rPr>
              <w:t>ϯ</w:t>
            </w:r>
            <w:r w:rsidRPr="005D1250">
              <w:t xml:space="preserve"> ⲉ</w:t>
            </w:r>
            <w:r w:rsidRPr="005D1250">
              <w:rPr>
                <w:rFonts w:ascii="Times New Roman" w:hAnsi="Times New Roman" w:cs="Times New Roman"/>
              </w:rPr>
              <w:t>̀</w:t>
            </w:r>
            <w:r w:rsidRPr="005D1250">
              <w:t>ⲣⲟ ⲇⲓⲕⲉⲱⲥ</w:t>
            </w:r>
          </w:p>
          <w:p w14:paraId="16B5224E" w14:textId="77777777" w:rsidR="00E35F1F" w:rsidRDefault="00E35F1F" w:rsidP="00E35F1F">
            <w:pPr>
              <w:pStyle w:val="CopticVersemulti-line"/>
            </w:pPr>
            <w:r w:rsidRPr="005D1250">
              <w:t>ⲱ</w:t>
            </w:r>
            <w:r w:rsidRPr="005D1250">
              <w:rPr>
                <w:rFonts w:ascii="Times New Roman" w:hAnsi="Times New Roman" w:cs="Times New Roman"/>
              </w:rPr>
              <w:t>̀</w:t>
            </w:r>
            <w:r w:rsidRPr="005D1250">
              <w:t xml:space="preserve"> ⲑⲏⲉⲑⲟⲩⲁⲃ Ⲙⲁⲣⲓⲁ</w:t>
            </w:r>
          </w:p>
          <w:p w14:paraId="3DF1C142" w14:textId="77777777" w:rsidR="00E35F1F" w:rsidRDefault="00E35F1F" w:rsidP="00E35F1F">
            <w:pPr>
              <w:pStyle w:val="CopticVersemulti-line"/>
            </w:pPr>
            <w:r w:rsidRPr="005D1250">
              <w:rPr>
                <w:rFonts w:ascii="Times New Roman" w:hAnsi="Times New Roman" w:cs="Times New Roman"/>
              </w:rPr>
              <w:t>ϫ</w:t>
            </w:r>
            <w:r w:rsidRPr="005D1250">
              <w:t xml:space="preserve">ⲉ </w:t>
            </w:r>
            <w:r w:rsidRPr="005D1250">
              <w:rPr>
                <w:rFonts w:ascii="Times New Roman" w:hAnsi="Times New Roman" w:cs="Times New Roman"/>
              </w:rPr>
              <w:t>ϯ</w:t>
            </w:r>
            <w:r w:rsidRPr="005D1250">
              <w:t>ⲙⲁ</w:t>
            </w:r>
            <w:r w:rsidRPr="005D1250">
              <w:rPr>
                <w:rFonts w:ascii="Times New Roman" w:hAnsi="Times New Roman" w:cs="Times New Roman"/>
              </w:rPr>
              <w:t>ϩ</w:t>
            </w:r>
            <w:r w:rsidRPr="005D1250">
              <w:t>ⲥ</w:t>
            </w:r>
            <w:r w:rsidRPr="005D1250">
              <w:rPr>
                <w:rFonts w:ascii="Times New Roman" w:hAnsi="Times New Roman" w:cs="Times New Roman"/>
              </w:rPr>
              <w:t>̀</w:t>
            </w:r>
            <w:r w:rsidRPr="005D1250">
              <w:t>ⲛⲟⲩ</w:t>
            </w:r>
            <w:r w:rsidRPr="005D1250">
              <w:rPr>
                <w:rFonts w:ascii="Times New Roman" w:hAnsi="Times New Roman" w:cs="Times New Roman"/>
              </w:rPr>
              <w:t>ϯ</w:t>
            </w:r>
            <w:r w:rsidRPr="005D1250">
              <w:t xml:space="preserve"> ⲛ</w:t>
            </w:r>
            <w:r w:rsidRPr="005D1250">
              <w:rPr>
                <w:rFonts w:ascii="Times New Roman" w:hAnsi="Times New Roman" w:cs="Times New Roman"/>
              </w:rPr>
              <w:t>̀</w:t>
            </w:r>
            <w:r w:rsidRPr="005D1250">
              <w:t>ⲥ</w:t>
            </w:r>
            <w:r w:rsidRPr="005D1250">
              <w:rPr>
                <w:rFonts w:ascii="Times New Roman" w:hAnsi="Times New Roman" w:cs="Times New Roman"/>
              </w:rPr>
              <w:t>̀</w:t>
            </w:r>
            <w:r w:rsidRPr="005D1250">
              <w:t>ⲕⲏⲛⲏ</w:t>
            </w:r>
          </w:p>
          <w:p w14:paraId="7E8FE048" w14:textId="77777777" w:rsidR="00E35F1F" w:rsidRDefault="00E35F1F" w:rsidP="00E35F1F">
            <w:pPr>
              <w:pStyle w:val="CopticVersemulti-line"/>
            </w:pPr>
            <w:r w:rsidRPr="005D1250">
              <w:t>ⲛ</w:t>
            </w:r>
            <w:r w:rsidRPr="005D1250">
              <w:rPr>
                <w:rFonts w:ascii="Times New Roman" w:hAnsi="Times New Roman" w:cs="Times New Roman"/>
              </w:rPr>
              <w:t>̀</w:t>
            </w:r>
            <w:r w:rsidRPr="005D1250">
              <w:t>ⲧⲉ ⲛⲏⲉ</w:t>
            </w:r>
            <w:r w:rsidRPr="005D1250">
              <w:rPr>
                <w:rFonts w:ascii="Times New Roman" w:hAnsi="Times New Roman" w:cs="Times New Roman"/>
              </w:rPr>
              <w:t>̅</w:t>
            </w:r>
            <w:r w:rsidRPr="005D1250">
              <w:t>ⲑ</w:t>
            </w:r>
            <w:r w:rsidRPr="005D1250">
              <w:rPr>
                <w:rFonts w:ascii="Times New Roman" w:hAnsi="Times New Roman" w:cs="Times New Roman"/>
              </w:rPr>
              <w:t>̅</w:t>
            </w:r>
            <w:r w:rsidRPr="005D1250">
              <w:t>ⲩ</w:t>
            </w:r>
          </w:p>
        </w:tc>
      </w:tr>
      <w:tr w:rsidR="00E35F1F" w14:paraId="17E9F68B" w14:textId="77777777" w:rsidTr="00E35F1F">
        <w:trPr>
          <w:cantSplit/>
          <w:jc w:val="center"/>
        </w:trPr>
        <w:tc>
          <w:tcPr>
            <w:tcW w:w="288" w:type="dxa"/>
          </w:tcPr>
          <w:p w14:paraId="3256DA11" w14:textId="77777777" w:rsidR="00E35F1F" w:rsidRDefault="00E35F1F" w:rsidP="00E35F1F">
            <w:r w:rsidRPr="000F6316">
              <w:rPr>
                <w:rFonts w:ascii="CS Avva Shenouda" w:hAnsi="CS Avva Shenouda"/>
                <w:sz w:val="24"/>
                <w:szCs w:val="24"/>
              </w:rPr>
              <w:t>¿</w:t>
            </w:r>
          </w:p>
        </w:tc>
        <w:tc>
          <w:tcPr>
            <w:tcW w:w="3960" w:type="dxa"/>
          </w:tcPr>
          <w:p w14:paraId="48F8886E" w14:textId="77777777" w:rsidR="00E35F1F" w:rsidRDefault="00E35F1F" w:rsidP="00E35F1F">
            <w:pPr>
              <w:pStyle w:val="EngHang"/>
              <w:rPr>
                <w:rFonts w:eastAsiaTheme="minorHAnsi"/>
              </w:rPr>
            </w:pPr>
            <w:r>
              <w:rPr>
                <w:rFonts w:eastAsiaTheme="minorHAnsi"/>
              </w:rPr>
              <w:t>In which was placed</w:t>
            </w:r>
          </w:p>
          <w:p w14:paraId="0196BE07" w14:textId="77777777" w:rsidR="00E35F1F" w:rsidRDefault="00E35F1F" w:rsidP="00E35F1F">
            <w:pPr>
              <w:pStyle w:val="EngHang"/>
              <w:rPr>
                <w:rFonts w:eastAsiaTheme="minorHAnsi"/>
              </w:rPr>
            </w:pPr>
            <w:r>
              <w:rPr>
                <w:rFonts w:eastAsiaTheme="minorHAnsi"/>
              </w:rPr>
              <w:t>The rod of Aaron,</w:t>
            </w:r>
          </w:p>
          <w:p w14:paraId="0F04D2C3" w14:textId="77777777" w:rsidR="00E35F1F" w:rsidRDefault="00E35F1F" w:rsidP="00E35F1F">
            <w:pPr>
              <w:pStyle w:val="EngHang"/>
              <w:rPr>
                <w:rFonts w:eastAsiaTheme="minorHAnsi"/>
              </w:rPr>
            </w:pPr>
            <w:r>
              <w:rPr>
                <w:rFonts w:eastAsiaTheme="minorHAnsi"/>
              </w:rPr>
              <w:t>And the fragrant</w:t>
            </w:r>
          </w:p>
          <w:p w14:paraId="47162981" w14:textId="77777777" w:rsidR="00E35F1F" w:rsidRPr="001A0083" w:rsidRDefault="00E35F1F" w:rsidP="00E35F1F">
            <w:pPr>
              <w:pStyle w:val="EngHangEnd"/>
            </w:pPr>
            <w:r>
              <w:rPr>
                <w:rFonts w:eastAsiaTheme="minorHAnsi"/>
              </w:rPr>
              <w:t>Holy flower.</w:t>
            </w:r>
          </w:p>
        </w:tc>
        <w:tc>
          <w:tcPr>
            <w:tcW w:w="288" w:type="dxa"/>
          </w:tcPr>
          <w:p w14:paraId="384314B7" w14:textId="77777777" w:rsidR="00E35F1F" w:rsidRDefault="00E35F1F" w:rsidP="00E35F1F"/>
        </w:tc>
        <w:tc>
          <w:tcPr>
            <w:tcW w:w="288" w:type="dxa"/>
          </w:tcPr>
          <w:p w14:paraId="007E805C" w14:textId="77777777" w:rsidR="00E35F1F" w:rsidRDefault="00E35F1F" w:rsidP="00E35F1F">
            <w:r w:rsidRPr="000F6316">
              <w:rPr>
                <w:rFonts w:ascii="CS Avva Shenouda" w:hAnsi="CS Avva Shenouda"/>
                <w:sz w:val="24"/>
                <w:szCs w:val="24"/>
              </w:rPr>
              <w:t>¿</w:t>
            </w:r>
          </w:p>
        </w:tc>
        <w:tc>
          <w:tcPr>
            <w:tcW w:w="3960" w:type="dxa"/>
          </w:tcPr>
          <w:p w14:paraId="100EEEAA" w14:textId="77777777" w:rsidR="00E35F1F" w:rsidRDefault="00E35F1F" w:rsidP="00E35F1F">
            <w:pPr>
              <w:pStyle w:val="CopticVersemulti-line"/>
            </w:pPr>
            <w:r w:rsidRPr="005D1250">
              <w:t>Ⲑⲏⲉ̀ⲧⲟⲩⲭⲏ ⲛ̀ϧⲏⲧⲥ</w:t>
            </w:r>
          </w:p>
          <w:p w14:paraId="27E6ADCD" w14:textId="77777777" w:rsidR="00E35F1F" w:rsidRDefault="00E35F1F" w:rsidP="00E35F1F">
            <w:pPr>
              <w:pStyle w:val="CopticVersemulti-line"/>
            </w:pPr>
            <w:r w:rsidRPr="005D1250">
              <w:t>ⲛ̀ϫⲉ ⲡⲓϣ̀ⲃⲱⲧ ⲛ̀ⲧⲉ Ⲁⲁⲣⲟⲛ</w:t>
            </w:r>
          </w:p>
          <w:p w14:paraId="57A65FBC" w14:textId="77777777" w:rsidR="00E35F1F" w:rsidRDefault="00E35F1F" w:rsidP="00E35F1F">
            <w:pPr>
              <w:pStyle w:val="CopticVersemulti-line"/>
            </w:pPr>
            <w:r w:rsidRPr="005D1250">
              <w:t>ⲛⲉⲙ ϯϩ̀ⲣⲏⲣⲓ ⲉ̅ⲑ̅ⲩ</w:t>
            </w:r>
          </w:p>
          <w:p w14:paraId="24B391B8" w14:textId="77777777" w:rsidR="00E35F1F" w:rsidRDefault="00E35F1F" w:rsidP="00E35F1F">
            <w:pPr>
              <w:pStyle w:val="CopticVerse"/>
            </w:pPr>
            <w:r w:rsidRPr="005D1250">
              <w:t>ⲛ̀ⲧⲉ ⲡⲓⲥ̀ⲑⲟⲓⲛⲟⲩϥⲓ</w:t>
            </w:r>
          </w:p>
        </w:tc>
      </w:tr>
      <w:tr w:rsidR="00E35F1F" w14:paraId="7737B0A2" w14:textId="77777777" w:rsidTr="00E35F1F">
        <w:trPr>
          <w:cantSplit/>
          <w:jc w:val="center"/>
        </w:trPr>
        <w:tc>
          <w:tcPr>
            <w:tcW w:w="288" w:type="dxa"/>
          </w:tcPr>
          <w:p w14:paraId="05A3FCE7" w14:textId="77777777" w:rsidR="00E35F1F" w:rsidRDefault="00E35F1F" w:rsidP="00E35F1F"/>
        </w:tc>
        <w:tc>
          <w:tcPr>
            <w:tcW w:w="3960" w:type="dxa"/>
          </w:tcPr>
          <w:p w14:paraId="7F29EB8D" w14:textId="77777777" w:rsidR="00E35F1F" w:rsidRDefault="00E35F1F" w:rsidP="00E35F1F">
            <w:pPr>
              <w:pStyle w:val="EngHang"/>
              <w:rPr>
                <w:rFonts w:eastAsiaTheme="minorHAnsi"/>
              </w:rPr>
            </w:pPr>
            <w:r>
              <w:rPr>
                <w:rFonts w:eastAsiaTheme="minorHAnsi"/>
              </w:rPr>
              <w:t>You are clothed with purity,</w:t>
            </w:r>
          </w:p>
          <w:p w14:paraId="063E84ED" w14:textId="77777777" w:rsidR="00E35F1F" w:rsidRDefault="00E35F1F" w:rsidP="00E35F1F">
            <w:pPr>
              <w:pStyle w:val="EngHang"/>
              <w:rPr>
                <w:rFonts w:eastAsiaTheme="minorHAnsi"/>
              </w:rPr>
            </w:pPr>
            <w:r>
              <w:rPr>
                <w:rFonts w:eastAsiaTheme="minorHAnsi"/>
              </w:rPr>
              <w:t>Within and without,</w:t>
            </w:r>
          </w:p>
          <w:p w14:paraId="277E1F96" w14:textId="77777777" w:rsidR="00E35F1F" w:rsidRDefault="00E35F1F" w:rsidP="00E35F1F">
            <w:pPr>
              <w:pStyle w:val="EngHang"/>
              <w:rPr>
                <w:rFonts w:eastAsiaTheme="minorHAnsi"/>
              </w:rPr>
            </w:pPr>
            <w:r>
              <w:rPr>
                <w:rFonts w:eastAsiaTheme="minorHAnsi"/>
              </w:rPr>
              <w:t>O pure Tabernacle,</w:t>
            </w:r>
          </w:p>
          <w:p w14:paraId="2C8E8CC5" w14:textId="77777777" w:rsidR="00E35F1F" w:rsidRPr="00195761" w:rsidRDefault="00E35F1F" w:rsidP="00E35F1F">
            <w:pPr>
              <w:pStyle w:val="EngHangEnd"/>
              <w:rPr>
                <w:szCs w:val="22"/>
              </w:rPr>
            </w:pPr>
            <w:r>
              <w:rPr>
                <w:rFonts w:eastAsiaTheme="minorHAnsi"/>
              </w:rPr>
              <w:t xml:space="preserve">The </w:t>
            </w:r>
            <w:commentRangeStart w:id="673"/>
            <w:r>
              <w:rPr>
                <w:rFonts w:eastAsiaTheme="minorHAnsi"/>
              </w:rPr>
              <w:t xml:space="preserve">abode </w:t>
            </w:r>
            <w:commentRangeEnd w:id="673"/>
            <w:r>
              <w:rPr>
                <w:rStyle w:val="CommentReference"/>
                <w:rFonts w:eastAsiaTheme="minorHAnsi" w:cstheme="minorBidi"/>
                <w:color w:val="auto"/>
                <w:lang w:val="en-CA"/>
              </w:rPr>
              <w:commentReference w:id="673"/>
            </w:r>
            <w:r>
              <w:rPr>
                <w:rFonts w:eastAsiaTheme="minorHAnsi"/>
              </w:rPr>
              <w:t>of the Righteous.</w:t>
            </w:r>
          </w:p>
        </w:tc>
        <w:tc>
          <w:tcPr>
            <w:tcW w:w="288" w:type="dxa"/>
          </w:tcPr>
          <w:p w14:paraId="73BB1BC8" w14:textId="77777777" w:rsidR="00E35F1F" w:rsidRDefault="00E35F1F" w:rsidP="00E35F1F"/>
        </w:tc>
        <w:tc>
          <w:tcPr>
            <w:tcW w:w="288" w:type="dxa"/>
          </w:tcPr>
          <w:p w14:paraId="6C25CD07" w14:textId="77777777" w:rsidR="00E35F1F" w:rsidRDefault="00E35F1F" w:rsidP="00E35F1F"/>
        </w:tc>
        <w:tc>
          <w:tcPr>
            <w:tcW w:w="3960" w:type="dxa"/>
          </w:tcPr>
          <w:p w14:paraId="01376BAD" w14:textId="77777777" w:rsidR="00E35F1F" w:rsidRDefault="00E35F1F" w:rsidP="00E35F1F">
            <w:pPr>
              <w:pStyle w:val="CopticVersemulti-line"/>
            </w:pPr>
            <w:r w:rsidRPr="005D1250">
              <w:t>Ⲧⲉϫⲟⲗϩ ⲙ̀ⲡⲓⲧⲟⲩⲃⲟ</w:t>
            </w:r>
          </w:p>
          <w:p w14:paraId="462A6F24" w14:textId="77777777" w:rsidR="00E35F1F" w:rsidRDefault="00E35F1F" w:rsidP="00E35F1F">
            <w:pPr>
              <w:pStyle w:val="CopticVersemulti-line"/>
            </w:pPr>
            <w:r w:rsidRPr="005D1250">
              <w:t>ⲥⲁϧⲟⲩⲛ ⲛⲉⲙ ⲥⲁⲃⲟⲗ</w:t>
            </w:r>
          </w:p>
          <w:p w14:paraId="64F680C2" w14:textId="77777777" w:rsidR="00E35F1F" w:rsidRDefault="00E35F1F" w:rsidP="00E35F1F">
            <w:pPr>
              <w:pStyle w:val="CopticVersemulti-line"/>
            </w:pPr>
            <w:r w:rsidRPr="005D1250">
              <w:t>ⲱ̀ ϯⲥ̀ⲕⲏⲛⲏ ⲛ̀ⲕⲁⲑⲁⲣⲟⲥ</w:t>
            </w:r>
          </w:p>
          <w:p w14:paraId="5FB67F1F" w14:textId="77777777" w:rsidR="00E35F1F" w:rsidRDefault="00E35F1F" w:rsidP="00E35F1F">
            <w:pPr>
              <w:pStyle w:val="CopticVerse"/>
            </w:pPr>
            <w:r w:rsidRPr="005D1250">
              <w:t>ⲫ̀ⲙⲁⲛ̀ϣⲱⲡⲓ ⲛ̀ⲛⲓⲇⲓⲕⲉⲟⲥ</w:t>
            </w:r>
          </w:p>
        </w:tc>
      </w:tr>
      <w:tr w:rsidR="00E35F1F" w14:paraId="16B4006D" w14:textId="77777777" w:rsidTr="00E35F1F">
        <w:trPr>
          <w:cantSplit/>
          <w:jc w:val="center"/>
        </w:trPr>
        <w:tc>
          <w:tcPr>
            <w:tcW w:w="288" w:type="dxa"/>
          </w:tcPr>
          <w:p w14:paraId="2E803808" w14:textId="77777777" w:rsidR="00E35F1F" w:rsidRDefault="00E35F1F" w:rsidP="00E35F1F">
            <w:r w:rsidRPr="000F6316">
              <w:rPr>
                <w:rFonts w:ascii="CS Avva Shenouda" w:hAnsi="CS Avva Shenouda"/>
                <w:sz w:val="24"/>
                <w:szCs w:val="24"/>
              </w:rPr>
              <w:t>¿</w:t>
            </w:r>
          </w:p>
        </w:tc>
        <w:tc>
          <w:tcPr>
            <w:tcW w:w="3960" w:type="dxa"/>
          </w:tcPr>
          <w:p w14:paraId="07F24415" w14:textId="77777777" w:rsidR="00E35F1F" w:rsidRDefault="00E35F1F" w:rsidP="00E35F1F">
            <w:pPr>
              <w:pStyle w:val="EngHang"/>
            </w:pPr>
            <w:r>
              <w:t>The orders on high,</w:t>
            </w:r>
          </w:p>
          <w:p w14:paraId="742A7D71" w14:textId="77777777" w:rsidR="00E35F1F" w:rsidRDefault="00E35F1F" w:rsidP="00E35F1F">
            <w:pPr>
              <w:pStyle w:val="EngHang"/>
              <w:rPr>
                <w:rFonts w:eastAsiaTheme="minorHAnsi"/>
              </w:rPr>
            </w:pPr>
            <w:r>
              <w:rPr>
                <w:rFonts w:eastAsiaTheme="minorHAnsi"/>
              </w:rPr>
              <w:t>And the choirs of the just,</w:t>
            </w:r>
          </w:p>
          <w:p w14:paraId="1D1B5183" w14:textId="77777777" w:rsidR="00E35F1F" w:rsidRDefault="00E35F1F" w:rsidP="00E35F1F">
            <w:pPr>
              <w:pStyle w:val="EngHang"/>
              <w:rPr>
                <w:rFonts w:eastAsiaTheme="minorHAnsi"/>
              </w:rPr>
            </w:pPr>
            <w:r>
              <w:rPr>
                <w:rFonts w:eastAsiaTheme="minorHAnsi"/>
              </w:rPr>
              <w:t>All glorify</w:t>
            </w:r>
          </w:p>
          <w:p w14:paraId="3C12D300" w14:textId="77777777" w:rsidR="00E35F1F" w:rsidRDefault="00E35F1F" w:rsidP="00E35F1F">
            <w:pPr>
              <w:pStyle w:val="EngHangEnd"/>
            </w:pPr>
            <w:r>
              <w:rPr>
                <w:rFonts w:eastAsiaTheme="minorHAnsi"/>
              </w:rPr>
              <w:t>Your blessedness.</w:t>
            </w:r>
          </w:p>
        </w:tc>
        <w:tc>
          <w:tcPr>
            <w:tcW w:w="288" w:type="dxa"/>
          </w:tcPr>
          <w:p w14:paraId="39357A9F" w14:textId="77777777" w:rsidR="00E35F1F" w:rsidRDefault="00E35F1F" w:rsidP="00E35F1F"/>
        </w:tc>
        <w:tc>
          <w:tcPr>
            <w:tcW w:w="288" w:type="dxa"/>
          </w:tcPr>
          <w:p w14:paraId="53ADF483" w14:textId="77777777" w:rsidR="00E35F1F" w:rsidRDefault="00E35F1F" w:rsidP="00E35F1F">
            <w:r w:rsidRPr="000F6316">
              <w:rPr>
                <w:rFonts w:ascii="CS Avva Shenouda" w:hAnsi="CS Avva Shenouda"/>
                <w:sz w:val="24"/>
                <w:szCs w:val="24"/>
              </w:rPr>
              <w:t>¿</w:t>
            </w:r>
          </w:p>
        </w:tc>
        <w:tc>
          <w:tcPr>
            <w:tcW w:w="3960" w:type="dxa"/>
          </w:tcPr>
          <w:p w14:paraId="538A1BC2" w14:textId="77777777" w:rsidR="00E35F1F" w:rsidRDefault="00E35F1F" w:rsidP="00E35F1F">
            <w:pPr>
              <w:pStyle w:val="CopticVersemulti-line"/>
            </w:pPr>
            <w:r w:rsidRPr="005D1250">
              <w:t>Ⲛⲓⲧⲁⲅⲙⲁ ⲛ̀ⲧⲉ ⲡ̀ϭⲓⲥⲓ</w:t>
            </w:r>
          </w:p>
          <w:p w14:paraId="7457B6F8" w14:textId="77777777" w:rsidR="00E35F1F" w:rsidRDefault="00E35F1F" w:rsidP="00E35F1F">
            <w:pPr>
              <w:pStyle w:val="CopticVersemulti-line"/>
            </w:pPr>
            <w:r w:rsidRPr="005D1250">
              <w:t xml:space="preserve">ⲛⲉⲙ ⲡ̀ⲭⲟⲣⲟⲥ ⲛ̀ⲧⲉ ⲛⲓⲑ̀ⲙⲏⲓ </w:t>
            </w:r>
          </w:p>
          <w:p w14:paraId="64132B99" w14:textId="77777777" w:rsidR="00E35F1F" w:rsidRDefault="00E35F1F" w:rsidP="00E35F1F">
            <w:pPr>
              <w:pStyle w:val="CopticVersemulti-line"/>
            </w:pPr>
            <w:r w:rsidRPr="005D1250">
              <w:t>ⲥⲉⲉⲣⲉⲩⲇⲟⲝⲁⲍⲓⲛ</w:t>
            </w:r>
          </w:p>
          <w:p w14:paraId="4E7C6ED0" w14:textId="77777777" w:rsidR="00E35F1F" w:rsidRDefault="00E35F1F" w:rsidP="00E35F1F">
            <w:pPr>
              <w:pStyle w:val="CopticVerse"/>
            </w:pPr>
            <w:r w:rsidRPr="005D1250">
              <w:t>ⲛ̀ⲛⲉⲙⲁⲕⲁⲣⲓⲥⲙⲟⲥ</w:t>
            </w:r>
          </w:p>
        </w:tc>
      </w:tr>
      <w:tr w:rsidR="00E35F1F" w14:paraId="2DC4C4EB" w14:textId="77777777" w:rsidTr="00E35F1F">
        <w:trPr>
          <w:cantSplit/>
          <w:jc w:val="center"/>
        </w:trPr>
        <w:tc>
          <w:tcPr>
            <w:tcW w:w="288" w:type="dxa"/>
          </w:tcPr>
          <w:p w14:paraId="1281076E" w14:textId="77777777" w:rsidR="00E35F1F" w:rsidRDefault="00E35F1F" w:rsidP="00E35F1F"/>
        </w:tc>
        <w:tc>
          <w:tcPr>
            <w:tcW w:w="3960" w:type="dxa"/>
          </w:tcPr>
          <w:p w14:paraId="7B06B26B" w14:textId="77777777" w:rsidR="00E35F1F" w:rsidRDefault="00E35F1F" w:rsidP="00E35F1F">
            <w:pPr>
              <w:pStyle w:val="EngHang"/>
            </w:pPr>
            <w:r>
              <w:t>Therefore we</w:t>
            </w:r>
          </w:p>
          <w:p w14:paraId="4AF79A32" w14:textId="77777777" w:rsidR="00E35F1F" w:rsidRDefault="00E35F1F" w:rsidP="00E35F1F">
            <w:pPr>
              <w:pStyle w:val="EngHang"/>
            </w:pPr>
            <w:commentRangeStart w:id="674"/>
            <w:r>
              <w:t xml:space="preserve">Magnify </w:t>
            </w:r>
            <w:commentRangeEnd w:id="674"/>
            <w:r>
              <w:rPr>
                <w:rStyle w:val="CommentReference"/>
                <w:rFonts w:eastAsiaTheme="minorHAnsi" w:cstheme="minorBidi"/>
                <w:color w:val="auto"/>
                <w:lang w:val="en-CA"/>
              </w:rPr>
              <w:commentReference w:id="674"/>
            </w:r>
            <w:r>
              <w:t>you befittingly,</w:t>
            </w:r>
          </w:p>
          <w:p w14:paraId="17E35C97" w14:textId="77777777" w:rsidR="00E35F1F" w:rsidRDefault="00E35F1F" w:rsidP="00E35F1F">
            <w:pPr>
              <w:pStyle w:val="EngHang"/>
            </w:pPr>
            <w:r>
              <w:t>With prophetic</w:t>
            </w:r>
          </w:p>
          <w:p w14:paraId="0863B9F7" w14:textId="77777777" w:rsidR="00E35F1F" w:rsidRPr="001A0083" w:rsidRDefault="00E35F1F" w:rsidP="00E35F1F">
            <w:pPr>
              <w:pStyle w:val="EngHangEnd"/>
            </w:pPr>
            <w:r>
              <w:t>Hymnology.</w:t>
            </w:r>
          </w:p>
        </w:tc>
        <w:tc>
          <w:tcPr>
            <w:tcW w:w="288" w:type="dxa"/>
          </w:tcPr>
          <w:p w14:paraId="74E1F98A" w14:textId="77777777" w:rsidR="00E35F1F" w:rsidRDefault="00E35F1F" w:rsidP="00E35F1F"/>
        </w:tc>
        <w:tc>
          <w:tcPr>
            <w:tcW w:w="288" w:type="dxa"/>
          </w:tcPr>
          <w:p w14:paraId="1C2F27E9" w14:textId="77777777" w:rsidR="00E35F1F" w:rsidRDefault="00E35F1F" w:rsidP="00E35F1F"/>
        </w:tc>
        <w:tc>
          <w:tcPr>
            <w:tcW w:w="3960" w:type="dxa"/>
          </w:tcPr>
          <w:p w14:paraId="581AC406" w14:textId="77777777" w:rsidR="00E35F1F" w:rsidRDefault="00E35F1F" w:rsidP="00E35F1F">
            <w:pPr>
              <w:pStyle w:val="CopticVersemulti-line"/>
            </w:pPr>
            <w:r w:rsidRPr="002C2599">
              <w:t>Ⲉⲑⲃⲉ ⲫⲁⲓ ⲧⲉⲛ</w:t>
            </w:r>
            <w:r w:rsidRPr="002C2599">
              <w:rPr>
                <w:rFonts w:ascii="Times New Roman" w:hAnsi="Times New Roman" w:cs="Times New Roman"/>
              </w:rPr>
              <w:t>ϭ</w:t>
            </w:r>
            <w:r w:rsidRPr="002C2599">
              <w:t>ⲓⲥⲓ</w:t>
            </w:r>
          </w:p>
          <w:p w14:paraId="15DF04BB" w14:textId="77777777" w:rsidR="00E35F1F" w:rsidRDefault="00E35F1F" w:rsidP="00E35F1F">
            <w:pPr>
              <w:pStyle w:val="CopticVersemulti-line"/>
            </w:pPr>
            <w:r w:rsidRPr="002C2599">
              <w:t>ⲙ</w:t>
            </w:r>
            <w:r w:rsidRPr="002C2599">
              <w:rPr>
                <w:rFonts w:ascii="Times New Roman" w:hAnsi="Times New Roman" w:cs="Times New Roman"/>
              </w:rPr>
              <w:t>̀</w:t>
            </w:r>
            <w:r w:rsidRPr="002C2599">
              <w:t>ⲙⲟ ⲁ</w:t>
            </w:r>
            <w:r w:rsidRPr="002C2599">
              <w:rPr>
                <w:rFonts w:ascii="Times New Roman" w:hAnsi="Times New Roman" w:cs="Times New Roman"/>
              </w:rPr>
              <w:t>̀</w:t>
            </w:r>
            <w:r w:rsidRPr="002C2599">
              <w:t>ⲝⲓⲱⲥ</w:t>
            </w:r>
          </w:p>
          <w:p w14:paraId="27C538A6" w14:textId="77777777" w:rsidR="00E35F1F" w:rsidRDefault="00E35F1F" w:rsidP="00E35F1F">
            <w:pPr>
              <w:pStyle w:val="CopticVersemulti-line"/>
            </w:pPr>
            <w:r w:rsidRPr="002C2599">
              <w:rPr>
                <w:rFonts w:ascii="Times New Roman" w:hAnsi="Times New Roman" w:cs="Times New Roman"/>
              </w:rPr>
              <w:t>ϧ</w:t>
            </w:r>
            <w:r w:rsidRPr="002C2599">
              <w:t xml:space="preserve">ⲉⲛ </w:t>
            </w:r>
            <w:r w:rsidRPr="002C2599">
              <w:rPr>
                <w:rFonts w:ascii="Times New Roman" w:hAnsi="Times New Roman" w:cs="Times New Roman"/>
              </w:rPr>
              <w:t>ϩ</w:t>
            </w:r>
            <w:r w:rsidRPr="002C2599">
              <w:t>ⲁⲛⲩ</w:t>
            </w:r>
            <w:r w:rsidRPr="002C2599">
              <w:rPr>
                <w:rFonts w:ascii="Times New Roman" w:hAnsi="Times New Roman" w:cs="Times New Roman"/>
              </w:rPr>
              <w:t>̀</w:t>
            </w:r>
            <w:r w:rsidRPr="002C2599">
              <w:t>ⲙⲛⲟⲗⲟⲅⲓⲁ</w:t>
            </w:r>
            <w:r w:rsidRPr="002C2599">
              <w:rPr>
                <w:rFonts w:ascii="Times New Roman" w:hAnsi="Times New Roman" w:cs="Times New Roman"/>
              </w:rPr>
              <w:t>̀</w:t>
            </w:r>
          </w:p>
          <w:p w14:paraId="541B136B" w14:textId="77777777" w:rsidR="00E35F1F" w:rsidRDefault="00E35F1F" w:rsidP="00E35F1F">
            <w:pPr>
              <w:pStyle w:val="CopticVersemulti-line"/>
            </w:pPr>
            <w:r w:rsidRPr="002C2599">
              <w:t>ⲙ</w:t>
            </w:r>
            <w:r w:rsidRPr="002C2599">
              <w:rPr>
                <w:rFonts w:ascii="Times New Roman" w:hAnsi="Times New Roman" w:cs="Times New Roman"/>
              </w:rPr>
              <w:t>̀</w:t>
            </w:r>
            <w:r w:rsidRPr="002C2599">
              <w:t>ⲡ</w:t>
            </w:r>
            <w:r w:rsidRPr="002C2599">
              <w:rPr>
                <w:rFonts w:ascii="Times New Roman" w:hAnsi="Times New Roman" w:cs="Times New Roman"/>
              </w:rPr>
              <w:t>̀</w:t>
            </w:r>
            <w:r w:rsidRPr="002C2599">
              <w:t>ⲣⲟⲫⲏⲧⲓⲕⲟⲛ</w:t>
            </w:r>
          </w:p>
        </w:tc>
      </w:tr>
      <w:tr w:rsidR="00E35F1F" w14:paraId="3D9EBD86" w14:textId="77777777" w:rsidTr="00E35F1F">
        <w:trPr>
          <w:cantSplit/>
          <w:jc w:val="center"/>
        </w:trPr>
        <w:tc>
          <w:tcPr>
            <w:tcW w:w="288" w:type="dxa"/>
          </w:tcPr>
          <w:p w14:paraId="70C32510" w14:textId="77777777" w:rsidR="00E35F1F" w:rsidRDefault="00E35F1F" w:rsidP="00E35F1F">
            <w:r w:rsidRPr="000F6316">
              <w:rPr>
                <w:rFonts w:ascii="CS Avva Shenouda" w:hAnsi="CS Avva Shenouda"/>
                <w:sz w:val="24"/>
                <w:szCs w:val="24"/>
              </w:rPr>
              <w:t>¿</w:t>
            </w:r>
          </w:p>
        </w:tc>
        <w:tc>
          <w:tcPr>
            <w:tcW w:w="3960" w:type="dxa"/>
          </w:tcPr>
          <w:p w14:paraId="0971D1C6" w14:textId="77777777" w:rsidR="00E35F1F" w:rsidRDefault="00E35F1F" w:rsidP="00E35F1F">
            <w:pPr>
              <w:pStyle w:val="EngHang"/>
            </w:pPr>
            <w:r>
              <w:t>For they spoke of you</w:t>
            </w:r>
          </w:p>
          <w:p w14:paraId="6E894F40" w14:textId="77777777" w:rsidR="00E35F1F" w:rsidRDefault="00E35F1F" w:rsidP="00E35F1F">
            <w:pPr>
              <w:pStyle w:val="EngHang"/>
            </w:pPr>
            <w:r>
              <w:t>With great honour saying,</w:t>
            </w:r>
          </w:p>
          <w:p w14:paraId="24B23E8A" w14:textId="401F8DEC" w:rsidR="00E35F1F" w:rsidRDefault="00BD1732" w:rsidP="00E35F1F">
            <w:pPr>
              <w:pStyle w:val="EngHang"/>
            </w:pPr>
            <w:r>
              <w:t>“</w:t>
            </w:r>
            <w:r w:rsidR="00E35F1F">
              <w:t>O Holy City,</w:t>
            </w:r>
          </w:p>
          <w:p w14:paraId="65160A60" w14:textId="4CDDA525" w:rsidR="00E35F1F" w:rsidRPr="007425E1" w:rsidRDefault="00BD1732" w:rsidP="00E35F1F">
            <w:pPr>
              <w:pStyle w:val="EngHangEnd"/>
            </w:pPr>
            <w:r>
              <w:t>Of the Great King.”</w:t>
            </w:r>
          </w:p>
        </w:tc>
        <w:tc>
          <w:tcPr>
            <w:tcW w:w="288" w:type="dxa"/>
          </w:tcPr>
          <w:p w14:paraId="1998E157" w14:textId="77777777" w:rsidR="00E35F1F" w:rsidRDefault="00E35F1F" w:rsidP="00E35F1F"/>
        </w:tc>
        <w:tc>
          <w:tcPr>
            <w:tcW w:w="288" w:type="dxa"/>
          </w:tcPr>
          <w:p w14:paraId="19097FA1" w14:textId="77777777" w:rsidR="00E35F1F" w:rsidRDefault="00E35F1F" w:rsidP="00E35F1F">
            <w:r w:rsidRPr="000F6316">
              <w:rPr>
                <w:rFonts w:ascii="CS Avva Shenouda" w:hAnsi="CS Avva Shenouda"/>
                <w:sz w:val="24"/>
                <w:szCs w:val="24"/>
              </w:rPr>
              <w:t>¿</w:t>
            </w:r>
          </w:p>
        </w:tc>
        <w:tc>
          <w:tcPr>
            <w:tcW w:w="3960" w:type="dxa"/>
          </w:tcPr>
          <w:p w14:paraId="1C71FFBC" w14:textId="77777777" w:rsidR="00E35F1F" w:rsidRDefault="00E35F1F" w:rsidP="00E35F1F">
            <w:pPr>
              <w:pStyle w:val="CopticVersemulti-line"/>
            </w:pPr>
            <w:r w:rsidRPr="002C2599">
              <w:rPr>
                <w:rFonts w:ascii="Times New Roman" w:hAnsi="Times New Roman" w:cs="Times New Roman"/>
              </w:rPr>
              <w:t>Ϫ</w:t>
            </w:r>
            <w:r w:rsidRPr="002C2599">
              <w:t>ⲉ ⲁⲩⲥⲁ</w:t>
            </w:r>
            <w:r w:rsidRPr="002C2599">
              <w:rPr>
                <w:rFonts w:ascii="Times New Roman" w:hAnsi="Times New Roman" w:cs="Times New Roman"/>
              </w:rPr>
              <w:t>ϫ</w:t>
            </w:r>
            <w:r w:rsidRPr="002C2599">
              <w:t>ⲓ ⲉⲑⲃⲏ</w:t>
            </w:r>
            <w:r w:rsidRPr="002C2599">
              <w:rPr>
                <w:rFonts w:ascii="Times New Roman" w:hAnsi="Times New Roman" w:cs="Times New Roman"/>
              </w:rPr>
              <w:t>ϯ</w:t>
            </w:r>
          </w:p>
          <w:p w14:paraId="5C6C8445" w14:textId="77777777" w:rsidR="00E35F1F" w:rsidRDefault="00E35F1F" w:rsidP="00E35F1F">
            <w:pPr>
              <w:pStyle w:val="CopticVersemulti-line"/>
            </w:pPr>
            <w:r w:rsidRPr="002C2599">
              <w:t>ⲛ</w:t>
            </w:r>
            <w:r w:rsidRPr="002C2599">
              <w:rPr>
                <w:rFonts w:ascii="Times New Roman" w:hAnsi="Times New Roman" w:cs="Times New Roman"/>
              </w:rPr>
              <w:t>̀ϩ</w:t>
            </w:r>
            <w:r w:rsidRPr="002C2599">
              <w:t>ⲁⲛ</w:t>
            </w:r>
            <w:r w:rsidRPr="002C2599">
              <w:rPr>
                <w:rFonts w:ascii="Times New Roman" w:hAnsi="Times New Roman" w:cs="Times New Roman"/>
              </w:rPr>
              <w:t>ϩ̀</w:t>
            </w:r>
            <w:r w:rsidRPr="002C2599">
              <w:t>ⲃⲏⲟⲩⲓ</w:t>
            </w:r>
            <w:r w:rsidRPr="002C2599">
              <w:rPr>
                <w:rFonts w:ascii="Times New Roman" w:hAnsi="Times New Roman" w:cs="Times New Roman"/>
              </w:rPr>
              <w:t>̀</w:t>
            </w:r>
            <w:r w:rsidRPr="002C2599">
              <w:t xml:space="preserve"> ⲉⲩⲧⲁⲓⲏⲟⲩⲧ</w:t>
            </w:r>
          </w:p>
          <w:p w14:paraId="4A1B3504" w14:textId="77777777" w:rsidR="00E35F1F" w:rsidRDefault="00E35F1F" w:rsidP="00E35F1F">
            <w:pPr>
              <w:pStyle w:val="CopticVersemulti-line"/>
            </w:pPr>
            <w:r w:rsidRPr="002C2599">
              <w:rPr>
                <w:rFonts w:ascii="Times New Roman" w:hAnsi="Times New Roman" w:cs="Times New Roman"/>
              </w:rPr>
              <w:t>ϯ</w:t>
            </w:r>
            <w:r w:rsidRPr="002C2599">
              <w:t>ⲃⲁⲕⲓ ⲉ</w:t>
            </w:r>
            <w:r w:rsidRPr="002C2599">
              <w:rPr>
                <w:rFonts w:ascii="Times New Roman" w:hAnsi="Times New Roman" w:cs="Times New Roman"/>
              </w:rPr>
              <w:t>̅</w:t>
            </w:r>
            <w:r w:rsidRPr="002C2599">
              <w:t>ⲑ</w:t>
            </w:r>
            <w:r w:rsidRPr="002C2599">
              <w:rPr>
                <w:rFonts w:ascii="Times New Roman" w:hAnsi="Times New Roman" w:cs="Times New Roman"/>
              </w:rPr>
              <w:t>̅</w:t>
            </w:r>
            <w:r w:rsidRPr="002C2599">
              <w:t>ⲩ</w:t>
            </w:r>
          </w:p>
          <w:p w14:paraId="10CDAE27"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ⲧⲉ ⲡⲓⲛⲓ</w:t>
            </w:r>
            <w:r w:rsidRPr="002C2599">
              <w:rPr>
                <w:rFonts w:ascii="Times New Roman" w:hAnsi="Times New Roman" w:cs="Times New Roman"/>
              </w:rPr>
              <w:t>ϣϯ</w:t>
            </w:r>
            <w:r w:rsidRPr="002C2599">
              <w:t xml:space="preserve"> ⲛ</w:t>
            </w:r>
            <w:r w:rsidRPr="002C2599">
              <w:rPr>
                <w:rFonts w:ascii="Times New Roman" w:hAnsi="Times New Roman" w:cs="Times New Roman"/>
              </w:rPr>
              <w:t>̀</w:t>
            </w:r>
            <w:r w:rsidRPr="002C2599">
              <w:t>ⲟⲩⲣⲟ</w:t>
            </w:r>
          </w:p>
        </w:tc>
      </w:tr>
      <w:tr w:rsidR="00E35F1F" w14:paraId="0BEE6849" w14:textId="77777777" w:rsidTr="00E35F1F">
        <w:trPr>
          <w:cantSplit/>
          <w:jc w:val="center"/>
        </w:trPr>
        <w:tc>
          <w:tcPr>
            <w:tcW w:w="288" w:type="dxa"/>
          </w:tcPr>
          <w:p w14:paraId="0DD98FBB" w14:textId="77777777" w:rsidR="00E35F1F" w:rsidRDefault="00E35F1F" w:rsidP="00E35F1F"/>
        </w:tc>
        <w:tc>
          <w:tcPr>
            <w:tcW w:w="3960" w:type="dxa"/>
          </w:tcPr>
          <w:p w14:paraId="6E6BA870" w14:textId="77777777" w:rsidR="00E35F1F" w:rsidRDefault="00E35F1F" w:rsidP="00E35F1F">
            <w:pPr>
              <w:pStyle w:val="EngHang"/>
            </w:pPr>
            <w:r>
              <w:t>We ask and pray,</w:t>
            </w:r>
          </w:p>
          <w:p w14:paraId="3329B0AC" w14:textId="77777777" w:rsidR="00E35F1F" w:rsidRDefault="00E35F1F" w:rsidP="00E35F1F">
            <w:pPr>
              <w:pStyle w:val="EngHang"/>
            </w:pPr>
            <w:r>
              <w:t xml:space="preserve">That we may </w:t>
            </w:r>
            <w:commentRangeStart w:id="675"/>
            <w:r>
              <w:t xml:space="preserve">obtain </w:t>
            </w:r>
            <w:commentRangeEnd w:id="675"/>
            <w:r>
              <w:rPr>
                <w:rStyle w:val="CommentReference"/>
                <w:rFonts w:eastAsiaTheme="minorHAnsi" w:cstheme="minorBidi"/>
                <w:color w:val="auto"/>
                <w:lang w:val="en-CA"/>
              </w:rPr>
              <w:commentReference w:id="675"/>
            </w:r>
            <w:r>
              <w:t>mercy,</w:t>
            </w:r>
          </w:p>
          <w:p w14:paraId="616B842F" w14:textId="77777777" w:rsidR="00E35F1F" w:rsidRDefault="00E35F1F" w:rsidP="00E35F1F">
            <w:pPr>
              <w:pStyle w:val="EngHang"/>
            </w:pPr>
            <w:r>
              <w:t>Through your intercessions</w:t>
            </w:r>
          </w:p>
          <w:p w14:paraId="74BAE6C6" w14:textId="77777777" w:rsidR="00E35F1F" w:rsidRPr="007425E1" w:rsidRDefault="00E35F1F" w:rsidP="00E35F1F">
            <w:pPr>
              <w:pStyle w:val="EngHangEnd"/>
            </w:pPr>
            <w:r>
              <w:t>With the Lover of mankind.</w:t>
            </w:r>
          </w:p>
        </w:tc>
        <w:tc>
          <w:tcPr>
            <w:tcW w:w="288" w:type="dxa"/>
          </w:tcPr>
          <w:p w14:paraId="413422C1" w14:textId="77777777" w:rsidR="00E35F1F" w:rsidRDefault="00E35F1F" w:rsidP="00E35F1F"/>
        </w:tc>
        <w:tc>
          <w:tcPr>
            <w:tcW w:w="288" w:type="dxa"/>
          </w:tcPr>
          <w:p w14:paraId="08262474" w14:textId="77777777" w:rsidR="00E35F1F" w:rsidRDefault="00E35F1F" w:rsidP="00E35F1F"/>
        </w:tc>
        <w:tc>
          <w:tcPr>
            <w:tcW w:w="3960" w:type="dxa"/>
          </w:tcPr>
          <w:p w14:paraId="3A511D8E" w14:textId="77777777" w:rsidR="00E35F1F" w:rsidRDefault="00E35F1F" w:rsidP="00E35F1F">
            <w:pPr>
              <w:pStyle w:val="CopticVersemulti-line"/>
            </w:pPr>
            <w:r w:rsidRPr="007A4A34">
              <w:t>Ⲧⲉⲛ</w:t>
            </w:r>
            <w:r w:rsidRPr="007A4A34">
              <w:rPr>
                <w:rFonts w:ascii="Times New Roman" w:hAnsi="Times New Roman" w:cs="Times New Roman"/>
              </w:rPr>
              <w:t>ϯϩ</w:t>
            </w:r>
            <w:r w:rsidRPr="007A4A34">
              <w:t>ⲟ ⲧⲉⲛⲧⲱⲃ</w:t>
            </w:r>
            <w:r w:rsidRPr="007A4A34">
              <w:rPr>
                <w:rFonts w:ascii="Times New Roman" w:hAnsi="Times New Roman" w:cs="Times New Roman"/>
              </w:rPr>
              <w:t>ϩ</w:t>
            </w:r>
          </w:p>
          <w:p w14:paraId="54E798E4" w14:textId="77777777" w:rsidR="00E35F1F" w:rsidRDefault="00E35F1F" w:rsidP="00E35F1F">
            <w:pPr>
              <w:pStyle w:val="CopticVersemulti-line"/>
            </w:pPr>
            <w:r w:rsidRPr="007A4A34">
              <w:t>ⲉⲑⲣⲉⲛ</w:t>
            </w:r>
            <w:r w:rsidRPr="007A4A34">
              <w:rPr>
                <w:rFonts w:ascii="Times New Roman" w:hAnsi="Times New Roman" w:cs="Times New Roman"/>
              </w:rPr>
              <w:t>ϣ</w:t>
            </w:r>
            <w:r w:rsidRPr="007A4A34">
              <w:t>ⲁ</w:t>
            </w:r>
            <w:r w:rsidRPr="007A4A34">
              <w:rPr>
                <w:rFonts w:ascii="Times New Roman" w:hAnsi="Times New Roman" w:cs="Times New Roman"/>
              </w:rPr>
              <w:t>ϣ</w:t>
            </w:r>
            <w:r w:rsidRPr="007A4A34">
              <w:t>ⲛⲓ ⲉⲩⲛⲁⲓ</w:t>
            </w:r>
          </w:p>
          <w:p w14:paraId="53E14788" w14:textId="77777777" w:rsidR="00E35F1F" w:rsidRDefault="00E35F1F" w:rsidP="00E35F1F">
            <w:pPr>
              <w:pStyle w:val="CopticVersemulti-line"/>
            </w:pPr>
            <w:r w:rsidRPr="007A4A34">
              <w:rPr>
                <w:rFonts w:ascii="Times New Roman" w:hAnsi="Times New Roman" w:cs="Times New Roman"/>
              </w:rPr>
              <w:t>ϩ</w:t>
            </w:r>
            <w:r w:rsidRPr="007A4A34">
              <w:t>ⲓⲧⲉⲛ ⲛⲉⲡ</w:t>
            </w:r>
            <w:r w:rsidRPr="007A4A34">
              <w:rPr>
                <w:rFonts w:ascii="Times New Roman" w:hAnsi="Times New Roman" w:cs="Times New Roman"/>
              </w:rPr>
              <w:t>̀</w:t>
            </w:r>
            <w:r w:rsidRPr="007A4A34">
              <w:t>ⲣⲉⲥⲃⲓⲁ</w:t>
            </w:r>
            <w:r w:rsidRPr="007A4A34">
              <w:rPr>
                <w:rFonts w:ascii="Times New Roman" w:hAnsi="Times New Roman" w:cs="Times New Roman"/>
              </w:rPr>
              <w:t>̀</w:t>
            </w:r>
          </w:p>
          <w:p w14:paraId="04820B0B" w14:textId="77777777" w:rsidR="00E35F1F" w:rsidRDefault="00E35F1F" w:rsidP="00E35F1F">
            <w:pPr>
              <w:pStyle w:val="CopticVersemulti-line"/>
            </w:pPr>
            <w:r w:rsidRPr="007A4A34">
              <w:t>ⲛ</w:t>
            </w:r>
            <w:r w:rsidRPr="007A4A34">
              <w:rPr>
                <w:rFonts w:ascii="Times New Roman" w:hAnsi="Times New Roman" w:cs="Times New Roman"/>
              </w:rPr>
              <w:t>̀</w:t>
            </w:r>
            <w:r w:rsidRPr="007A4A34">
              <w:t>ⲧⲟⲧ</w:t>
            </w:r>
            <w:r w:rsidRPr="007A4A34">
              <w:rPr>
                <w:rFonts w:ascii="Times New Roman" w:hAnsi="Times New Roman" w:cs="Times New Roman"/>
              </w:rPr>
              <w:t>ϥ</w:t>
            </w:r>
            <w:r w:rsidRPr="007A4A34">
              <w:t xml:space="preserve"> ⲙ</w:t>
            </w:r>
            <w:r w:rsidRPr="007A4A34">
              <w:rPr>
                <w:rFonts w:ascii="Times New Roman" w:hAnsi="Times New Roman" w:cs="Times New Roman"/>
              </w:rPr>
              <w:t>̀</w:t>
            </w:r>
            <w:r w:rsidRPr="007A4A34">
              <w:t>ⲡⲓⲙⲁⲓⲣⲱⲙⲓ</w:t>
            </w:r>
          </w:p>
        </w:tc>
      </w:tr>
    </w:tbl>
    <w:p w14:paraId="54237057" w14:textId="77777777" w:rsidR="00E35F1F" w:rsidRPr="00E532CC" w:rsidRDefault="00E35F1F" w:rsidP="00E35F1F">
      <w:pPr>
        <w:sectPr w:rsidR="00E35F1F" w:rsidRPr="00E532CC" w:rsidSect="00E35F1F">
          <w:type w:val="continuous"/>
          <w:pgSz w:w="11880" w:h="15480" w:code="1"/>
          <w:pgMar w:top="1080" w:right="1440" w:bottom="1440" w:left="1080" w:header="720" w:footer="720" w:gutter="504"/>
          <w:cols w:space="720"/>
          <w:docGrid w:linePitch="360"/>
        </w:sectPr>
      </w:pPr>
    </w:p>
    <w:p w14:paraId="6E999FCE" w14:textId="77777777" w:rsidR="00E35F1F" w:rsidRPr="00257627" w:rsidRDefault="00E35F1F" w:rsidP="00E35F1F">
      <w:pPr>
        <w:pStyle w:val="Heading6"/>
      </w:pPr>
      <w:bookmarkStart w:id="676" w:name="_Toc298445773"/>
      <w:bookmarkStart w:id="677" w:name="_Toc298681258"/>
      <w:bookmarkStart w:id="678" w:name="_Toc298447498"/>
      <w:r>
        <w:lastRenderedPageBreak/>
        <w:t>Part Seven (Modern Part Eight)</w:t>
      </w:r>
      <w:bookmarkEnd w:id="676"/>
      <w:bookmarkEnd w:id="677"/>
      <w:bookmarkEnd w:id="678"/>
      <w:r>
        <w:t xml:space="preserve"> (</w:t>
      </w:r>
      <w:r w:rsidRPr="005D1250">
        <w:rPr>
          <w:rStyle w:val="CopticVersemulti-lineChar"/>
        </w:rPr>
        <w:t>ⲏ̅</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C0FF63" w14:textId="77777777" w:rsidTr="00E35F1F">
        <w:trPr>
          <w:cantSplit/>
          <w:jc w:val="center"/>
        </w:trPr>
        <w:tc>
          <w:tcPr>
            <w:tcW w:w="288" w:type="dxa"/>
          </w:tcPr>
          <w:p w14:paraId="169498C0" w14:textId="77777777" w:rsidR="00E35F1F" w:rsidRDefault="00E35F1F" w:rsidP="00E35F1F">
            <w:r w:rsidRPr="000F6316">
              <w:rPr>
                <w:rFonts w:ascii="CS Avva Shenouda" w:hAnsi="CS Avva Shenouda"/>
                <w:sz w:val="24"/>
                <w:szCs w:val="24"/>
              </w:rPr>
              <w:t>¿</w:t>
            </w:r>
          </w:p>
        </w:tc>
        <w:tc>
          <w:tcPr>
            <w:tcW w:w="3960" w:type="dxa"/>
          </w:tcPr>
          <w:p w14:paraId="5DB4BB6A" w14:textId="77777777" w:rsidR="00E35F1F" w:rsidRDefault="00E35F1F" w:rsidP="00E35F1F">
            <w:pPr>
              <w:pStyle w:val="EngHang"/>
              <w:rPr>
                <w:rFonts w:eastAsiaTheme="minorHAnsi"/>
              </w:rPr>
            </w:pPr>
            <w:r>
              <w:rPr>
                <w:rFonts w:eastAsiaTheme="minorHAnsi"/>
              </w:rPr>
              <w:t>Seven times everyday</w:t>
            </w:r>
          </w:p>
          <w:p w14:paraId="7986BE27" w14:textId="77777777" w:rsidR="00E35F1F" w:rsidRDefault="00E35F1F" w:rsidP="00E35F1F">
            <w:pPr>
              <w:pStyle w:val="EngHang"/>
              <w:rPr>
                <w:rFonts w:eastAsiaTheme="minorHAnsi"/>
              </w:rPr>
            </w:pPr>
            <w:r>
              <w:rPr>
                <w:rFonts w:eastAsiaTheme="minorHAnsi"/>
              </w:rPr>
              <w:t>I praise Your Holy Name,</w:t>
            </w:r>
          </w:p>
          <w:p w14:paraId="4139C68B" w14:textId="77777777" w:rsidR="00E35F1F" w:rsidRDefault="00E35F1F" w:rsidP="00E35F1F">
            <w:pPr>
              <w:pStyle w:val="EngHang"/>
              <w:rPr>
                <w:rFonts w:eastAsiaTheme="minorHAnsi"/>
              </w:rPr>
            </w:pPr>
            <w:r>
              <w:rPr>
                <w:rFonts w:eastAsiaTheme="minorHAnsi"/>
              </w:rPr>
              <w:t>With all my heart,</w:t>
            </w:r>
          </w:p>
          <w:p w14:paraId="60829D62" w14:textId="77777777" w:rsidR="00E35F1F" w:rsidRPr="001A0083" w:rsidRDefault="00E35F1F" w:rsidP="00E35F1F">
            <w:pPr>
              <w:pStyle w:val="EngHangEnd"/>
            </w:pPr>
            <w:commentRangeStart w:id="679"/>
            <w:r>
              <w:rPr>
                <w:rFonts w:eastAsiaTheme="minorHAnsi"/>
              </w:rPr>
              <w:t>O Lord of all.</w:t>
            </w:r>
            <w:commentRangeEnd w:id="679"/>
            <w:r>
              <w:rPr>
                <w:rStyle w:val="CommentReference"/>
                <w:rFonts w:eastAsiaTheme="minorHAnsi" w:cstheme="minorBidi"/>
                <w:color w:val="auto"/>
                <w:lang w:val="en-CA"/>
              </w:rPr>
              <w:commentReference w:id="679"/>
            </w:r>
          </w:p>
        </w:tc>
        <w:tc>
          <w:tcPr>
            <w:tcW w:w="288" w:type="dxa"/>
          </w:tcPr>
          <w:p w14:paraId="0DDC9F1B" w14:textId="77777777" w:rsidR="00E35F1F" w:rsidRDefault="00E35F1F" w:rsidP="00E35F1F"/>
        </w:tc>
        <w:tc>
          <w:tcPr>
            <w:tcW w:w="288" w:type="dxa"/>
          </w:tcPr>
          <w:p w14:paraId="63D094DD" w14:textId="77777777" w:rsidR="00E35F1F" w:rsidRDefault="00E35F1F" w:rsidP="00E35F1F">
            <w:r w:rsidRPr="000F6316">
              <w:rPr>
                <w:rFonts w:ascii="CS Avva Shenouda" w:hAnsi="CS Avva Shenouda"/>
                <w:sz w:val="24"/>
                <w:szCs w:val="24"/>
              </w:rPr>
              <w:t>¿</w:t>
            </w:r>
          </w:p>
        </w:tc>
        <w:tc>
          <w:tcPr>
            <w:tcW w:w="3960" w:type="dxa"/>
          </w:tcPr>
          <w:p w14:paraId="53EBDC1E" w14:textId="77777777" w:rsidR="00E35F1F" w:rsidRDefault="00E35F1F" w:rsidP="00E35F1F">
            <w:pPr>
              <w:pStyle w:val="CopticVersemulti-line"/>
            </w:pPr>
            <w:r w:rsidRPr="001834E6">
              <w:t>Ⲍ</w:t>
            </w:r>
            <w:r w:rsidRPr="001834E6">
              <w:rPr>
                <w:rFonts w:ascii="Times New Roman" w:hAnsi="Times New Roman" w:cs="Times New Roman"/>
              </w:rPr>
              <w:t>̅</w:t>
            </w:r>
            <w:r w:rsidRPr="001834E6">
              <w:t xml:space="preserve"> ⲛ</w:t>
            </w:r>
            <w:r w:rsidRPr="001834E6">
              <w:rPr>
                <w:rFonts w:ascii="Times New Roman" w:hAnsi="Times New Roman" w:cs="Times New Roman"/>
              </w:rPr>
              <w:t>̀</w:t>
            </w:r>
            <w:r w:rsidRPr="001834E6">
              <w:t>ⲥⲟⲡ ⲙ</w:t>
            </w:r>
            <w:r w:rsidRPr="001834E6">
              <w:rPr>
                <w:rFonts w:ascii="Times New Roman" w:hAnsi="Times New Roman" w:cs="Times New Roman"/>
              </w:rPr>
              <w:t>̀</w:t>
            </w:r>
            <w:r w:rsidRPr="001834E6">
              <w:t>ⲙⲏⲛⲓ</w:t>
            </w:r>
          </w:p>
          <w:p w14:paraId="1A685214" w14:textId="77777777" w:rsidR="00E35F1F" w:rsidRDefault="00E35F1F" w:rsidP="00E35F1F">
            <w:pPr>
              <w:pStyle w:val="CopticVersemulti-line"/>
            </w:pPr>
            <w:r w:rsidRPr="001834E6">
              <w:t>ⲉ</w:t>
            </w:r>
            <w:r w:rsidRPr="001834E6">
              <w:rPr>
                <w:rFonts w:ascii="Times New Roman" w:hAnsi="Times New Roman" w:cs="Times New Roman"/>
              </w:rPr>
              <w:t>̀</w:t>
            </w:r>
            <w:r w:rsidRPr="001834E6">
              <w:t>ⲃⲟⲗ</w:t>
            </w:r>
            <w:r w:rsidRPr="001834E6">
              <w:rPr>
                <w:rFonts w:ascii="Times New Roman" w:hAnsi="Times New Roman" w:cs="Times New Roman"/>
              </w:rPr>
              <w:t>ϧ</w:t>
            </w:r>
            <w:r w:rsidRPr="001834E6">
              <w:t>ⲉⲛ ⲡⲁ</w:t>
            </w:r>
            <w:r w:rsidRPr="001834E6">
              <w:rPr>
                <w:rFonts w:ascii="Times New Roman" w:hAnsi="Times New Roman" w:cs="Times New Roman"/>
              </w:rPr>
              <w:t>ϩ</w:t>
            </w:r>
            <w:r w:rsidRPr="001834E6">
              <w:t>ⲏⲧ ⲧⲏⲣ</w:t>
            </w:r>
            <w:r w:rsidRPr="001834E6">
              <w:rPr>
                <w:rFonts w:ascii="Times New Roman" w:hAnsi="Times New Roman" w:cs="Times New Roman"/>
              </w:rPr>
              <w:t>ϥ</w:t>
            </w:r>
          </w:p>
          <w:p w14:paraId="2F218150" w14:textId="77777777" w:rsidR="00E35F1F" w:rsidRDefault="00E35F1F" w:rsidP="00E35F1F">
            <w:pPr>
              <w:pStyle w:val="CopticVersemulti-line"/>
            </w:pPr>
            <w:r w:rsidRPr="001834E6">
              <w:rPr>
                <w:rFonts w:ascii="Times New Roman" w:hAnsi="Times New Roman" w:cs="Times New Roman"/>
              </w:rPr>
              <w:t>ϯ</w:t>
            </w:r>
            <w:r w:rsidRPr="001834E6">
              <w:t>ⲛⲁⲥ</w:t>
            </w:r>
            <w:r w:rsidRPr="001834E6">
              <w:rPr>
                <w:rFonts w:ascii="Times New Roman" w:hAnsi="Times New Roman" w:cs="Times New Roman"/>
              </w:rPr>
              <w:t>̀</w:t>
            </w:r>
            <w:r w:rsidRPr="001834E6">
              <w:t>ⲙⲟⲩ ⲉ</w:t>
            </w:r>
            <w:r w:rsidRPr="001834E6">
              <w:rPr>
                <w:rFonts w:ascii="Times New Roman" w:hAnsi="Times New Roman" w:cs="Times New Roman"/>
              </w:rPr>
              <w:t>̀</w:t>
            </w:r>
            <w:r w:rsidRPr="001834E6">
              <w:t>ⲡⲉⲕⲣⲁⲛ</w:t>
            </w:r>
          </w:p>
          <w:p w14:paraId="336AAECF" w14:textId="77777777" w:rsidR="00E35F1F" w:rsidRDefault="00E35F1F" w:rsidP="00E35F1F">
            <w:pPr>
              <w:pStyle w:val="CopticVerse"/>
            </w:pPr>
            <w:r w:rsidRPr="001834E6">
              <w:t>Ⲡⲟ</w:t>
            </w:r>
            <w:r w:rsidRPr="001834E6">
              <w:rPr>
                <w:rFonts w:ascii="Times New Roman" w:hAnsi="Times New Roman" w:cs="Times New Roman"/>
              </w:rPr>
              <w:t>̅</w:t>
            </w:r>
            <w:r w:rsidRPr="001834E6">
              <w:t>ⲥ</w:t>
            </w:r>
            <w:r w:rsidRPr="001834E6">
              <w:rPr>
                <w:rFonts w:ascii="Times New Roman" w:hAnsi="Times New Roman" w:cs="Times New Roman"/>
              </w:rPr>
              <w:t>̅</w:t>
            </w:r>
            <w:r w:rsidRPr="001834E6">
              <w:t xml:space="preserve"> ⲙ</w:t>
            </w:r>
            <w:r w:rsidRPr="001834E6">
              <w:rPr>
                <w:rFonts w:ascii="Times New Roman" w:hAnsi="Times New Roman" w:cs="Times New Roman"/>
              </w:rPr>
              <w:t>̀</w:t>
            </w:r>
            <w:r w:rsidRPr="001834E6">
              <w:t>ⲡⲓⲉⲡ</w:t>
            </w:r>
            <w:r w:rsidRPr="001834E6">
              <w:rPr>
                <w:rFonts w:ascii="Times New Roman" w:hAnsi="Times New Roman" w:cs="Times New Roman"/>
              </w:rPr>
              <w:t>̀</w:t>
            </w:r>
            <w:r w:rsidRPr="001834E6">
              <w:t>ⲧⲏⲣ</w:t>
            </w:r>
            <w:r w:rsidRPr="001834E6">
              <w:rPr>
                <w:rFonts w:ascii="Times New Roman" w:hAnsi="Times New Roman" w:cs="Times New Roman"/>
              </w:rPr>
              <w:t>ϥ</w:t>
            </w:r>
          </w:p>
        </w:tc>
      </w:tr>
      <w:tr w:rsidR="00E35F1F" w14:paraId="68629E12" w14:textId="77777777" w:rsidTr="00E35F1F">
        <w:trPr>
          <w:cantSplit/>
          <w:jc w:val="center"/>
        </w:trPr>
        <w:tc>
          <w:tcPr>
            <w:tcW w:w="288" w:type="dxa"/>
          </w:tcPr>
          <w:p w14:paraId="6D1237AD" w14:textId="77777777" w:rsidR="00E35F1F" w:rsidRDefault="00E35F1F" w:rsidP="00E35F1F"/>
        </w:tc>
        <w:tc>
          <w:tcPr>
            <w:tcW w:w="3960" w:type="dxa"/>
          </w:tcPr>
          <w:p w14:paraId="6EEEE952" w14:textId="77777777" w:rsidR="00E35F1F" w:rsidRDefault="00E35F1F" w:rsidP="00E35F1F">
            <w:pPr>
              <w:pStyle w:val="EngHang"/>
              <w:rPr>
                <w:rFonts w:eastAsiaTheme="minorHAnsi"/>
              </w:rPr>
            </w:pPr>
            <w:r>
              <w:rPr>
                <w:rFonts w:eastAsiaTheme="minorHAnsi"/>
              </w:rPr>
              <w:t>I remembered Your Name</w:t>
            </w:r>
          </w:p>
          <w:p w14:paraId="5E79EA32" w14:textId="77777777" w:rsidR="00E35F1F" w:rsidRDefault="00E35F1F" w:rsidP="00E35F1F">
            <w:pPr>
              <w:pStyle w:val="EngHang"/>
              <w:rPr>
                <w:rFonts w:eastAsiaTheme="minorHAnsi"/>
              </w:rPr>
            </w:pPr>
            <w:r>
              <w:rPr>
                <w:rFonts w:eastAsiaTheme="minorHAnsi"/>
              </w:rPr>
              <w:t>And I was comforted,</w:t>
            </w:r>
          </w:p>
          <w:p w14:paraId="061A604D" w14:textId="77777777" w:rsidR="00E35F1F" w:rsidRDefault="00E35F1F" w:rsidP="00E35F1F">
            <w:pPr>
              <w:pStyle w:val="EngHang"/>
              <w:rPr>
                <w:rFonts w:eastAsiaTheme="minorHAnsi"/>
              </w:rPr>
            </w:pPr>
            <w:r>
              <w:rPr>
                <w:rFonts w:eastAsiaTheme="minorHAnsi"/>
              </w:rPr>
              <w:t>O King of the ages</w:t>
            </w:r>
          </w:p>
          <w:p w14:paraId="3CED1F2C" w14:textId="77777777" w:rsidR="00E35F1F" w:rsidRPr="001A0083" w:rsidRDefault="00E35F1F" w:rsidP="00E35F1F">
            <w:pPr>
              <w:pStyle w:val="EngHangEnd"/>
            </w:pPr>
            <w:r>
              <w:rPr>
                <w:rFonts w:eastAsiaTheme="minorHAnsi"/>
              </w:rPr>
              <w:t>And God of all gods:</w:t>
            </w:r>
          </w:p>
        </w:tc>
        <w:tc>
          <w:tcPr>
            <w:tcW w:w="288" w:type="dxa"/>
          </w:tcPr>
          <w:p w14:paraId="6FD1B379" w14:textId="77777777" w:rsidR="00E35F1F" w:rsidRDefault="00E35F1F" w:rsidP="00E35F1F"/>
        </w:tc>
        <w:tc>
          <w:tcPr>
            <w:tcW w:w="288" w:type="dxa"/>
          </w:tcPr>
          <w:p w14:paraId="5ADF16A7" w14:textId="77777777" w:rsidR="00E35F1F" w:rsidRDefault="00E35F1F" w:rsidP="00E35F1F"/>
        </w:tc>
        <w:tc>
          <w:tcPr>
            <w:tcW w:w="3960" w:type="dxa"/>
          </w:tcPr>
          <w:p w14:paraId="3B74DB83" w14:textId="77777777" w:rsidR="00E35F1F" w:rsidRDefault="00E35F1F" w:rsidP="00E35F1F">
            <w:pPr>
              <w:pStyle w:val="CopticVersemulti-line"/>
            </w:pPr>
            <w:r w:rsidRPr="001834E6">
              <w:t>Ⲁⲓⲉⲣⲫ̀ⲙⲉⲩⲓ̀ ⲙ̀ⲡⲉⲕⲣⲁⲛ</w:t>
            </w:r>
          </w:p>
          <w:p w14:paraId="0D15F813" w14:textId="77777777" w:rsidR="00E35F1F" w:rsidRDefault="00E35F1F" w:rsidP="00E35F1F">
            <w:pPr>
              <w:pStyle w:val="CopticVersemulti-line"/>
            </w:pPr>
            <w:r w:rsidRPr="001834E6">
              <w:t>ⲟⲩⲟϩ ⲁⲓϫⲉⲙⲛⲟⲙϯ</w:t>
            </w:r>
          </w:p>
          <w:p w14:paraId="1EDAAF52" w14:textId="77777777" w:rsidR="00E35F1F" w:rsidRDefault="00E35F1F" w:rsidP="00E35F1F">
            <w:pPr>
              <w:pStyle w:val="CopticVersemulti-line"/>
            </w:pPr>
            <w:r w:rsidRPr="001834E6">
              <w:t>ⲡ̀ⲟⲩⲣⲟ ⲛ̀ⲛⲓⲉ̀ⲱⲛ</w:t>
            </w:r>
          </w:p>
          <w:p w14:paraId="46849C07" w14:textId="77777777" w:rsidR="00E35F1F" w:rsidRDefault="00E35F1F" w:rsidP="00E35F1F">
            <w:pPr>
              <w:pStyle w:val="CopticVerse"/>
            </w:pPr>
            <w:r w:rsidRPr="001834E6">
              <w:t>Ⲫϯ ⲛ̀ⲧⲉ ⲛⲓⲛⲟⲩϯ</w:t>
            </w:r>
          </w:p>
        </w:tc>
      </w:tr>
      <w:tr w:rsidR="00E35F1F" w14:paraId="2E2DD14E" w14:textId="77777777" w:rsidTr="00E35F1F">
        <w:trPr>
          <w:cantSplit/>
          <w:jc w:val="center"/>
        </w:trPr>
        <w:tc>
          <w:tcPr>
            <w:tcW w:w="288" w:type="dxa"/>
          </w:tcPr>
          <w:p w14:paraId="2A56F71A" w14:textId="77777777" w:rsidR="00E35F1F" w:rsidRDefault="00E35F1F" w:rsidP="00E35F1F">
            <w:r w:rsidRPr="000F6316">
              <w:rPr>
                <w:rFonts w:ascii="CS Avva Shenouda" w:hAnsi="CS Avva Shenouda"/>
                <w:sz w:val="24"/>
                <w:szCs w:val="24"/>
              </w:rPr>
              <w:t>¿</w:t>
            </w:r>
          </w:p>
        </w:tc>
        <w:tc>
          <w:tcPr>
            <w:tcW w:w="3960" w:type="dxa"/>
          </w:tcPr>
          <w:p w14:paraId="65525CC3" w14:textId="77777777" w:rsidR="00E35F1F" w:rsidRDefault="00E35F1F" w:rsidP="00E35F1F">
            <w:pPr>
              <w:pStyle w:val="EngHang"/>
              <w:rPr>
                <w:rFonts w:eastAsiaTheme="minorHAnsi"/>
              </w:rPr>
            </w:pPr>
            <w:r>
              <w:rPr>
                <w:rFonts w:eastAsiaTheme="minorHAnsi"/>
              </w:rPr>
              <w:t>Jesus Christ our God,</w:t>
            </w:r>
          </w:p>
          <w:p w14:paraId="23BD8726" w14:textId="77777777" w:rsidR="00E35F1F" w:rsidRDefault="00E35F1F" w:rsidP="00E35F1F">
            <w:pPr>
              <w:pStyle w:val="EngHang"/>
              <w:rPr>
                <w:rFonts w:eastAsiaTheme="minorHAnsi"/>
              </w:rPr>
            </w:pPr>
            <w:commentRangeStart w:id="680"/>
            <w:r>
              <w:rPr>
                <w:rFonts w:eastAsiaTheme="minorHAnsi"/>
              </w:rPr>
              <w:t>The True One who came</w:t>
            </w:r>
            <w:commentRangeEnd w:id="680"/>
            <w:r>
              <w:rPr>
                <w:rStyle w:val="CommentReference"/>
                <w:rFonts w:eastAsiaTheme="minorHAnsi" w:cstheme="minorBidi"/>
                <w:color w:val="auto"/>
                <w:lang w:val="en-CA"/>
              </w:rPr>
              <w:commentReference w:id="680"/>
            </w:r>
            <w:r>
              <w:rPr>
                <w:rFonts w:eastAsiaTheme="minorHAnsi"/>
              </w:rPr>
              <w:t>,</w:t>
            </w:r>
          </w:p>
          <w:p w14:paraId="38F67C45" w14:textId="77777777" w:rsidR="00E35F1F" w:rsidRDefault="00E35F1F" w:rsidP="00E35F1F">
            <w:pPr>
              <w:pStyle w:val="EngHang"/>
              <w:rPr>
                <w:rFonts w:eastAsiaTheme="minorHAnsi"/>
              </w:rPr>
            </w:pPr>
            <w:r>
              <w:rPr>
                <w:rFonts w:eastAsiaTheme="minorHAnsi"/>
              </w:rPr>
              <w:t>And was incarnate</w:t>
            </w:r>
          </w:p>
          <w:p w14:paraId="630A3722" w14:textId="77777777" w:rsidR="00E35F1F" w:rsidRPr="00195761" w:rsidRDefault="00E35F1F" w:rsidP="00E35F1F">
            <w:pPr>
              <w:pStyle w:val="EngHangEnd"/>
              <w:rPr>
                <w:szCs w:val="22"/>
              </w:rPr>
            </w:pPr>
            <w:r>
              <w:rPr>
                <w:rFonts w:eastAsiaTheme="minorHAnsi"/>
              </w:rPr>
              <w:t>For our salvation.</w:t>
            </w:r>
          </w:p>
        </w:tc>
        <w:tc>
          <w:tcPr>
            <w:tcW w:w="288" w:type="dxa"/>
          </w:tcPr>
          <w:p w14:paraId="19F20BEA" w14:textId="77777777" w:rsidR="00E35F1F" w:rsidRDefault="00E35F1F" w:rsidP="00E35F1F"/>
        </w:tc>
        <w:tc>
          <w:tcPr>
            <w:tcW w:w="288" w:type="dxa"/>
          </w:tcPr>
          <w:p w14:paraId="75BFCD72" w14:textId="77777777" w:rsidR="00E35F1F" w:rsidRDefault="00E35F1F" w:rsidP="00E35F1F">
            <w:r w:rsidRPr="000F6316">
              <w:rPr>
                <w:rFonts w:ascii="CS Avva Shenouda" w:hAnsi="CS Avva Shenouda"/>
                <w:sz w:val="24"/>
                <w:szCs w:val="24"/>
              </w:rPr>
              <w:t>¿</w:t>
            </w:r>
          </w:p>
        </w:tc>
        <w:tc>
          <w:tcPr>
            <w:tcW w:w="3960" w:type="dxa"/>
          </w:tcPr>
          <w:p w14:paraId="5A398C84" w14:textId="77777777" w:rsidR="00E35F1F" w:rsidRDefault="00E35F1F" w:rsidP="00E35F1F">
            <w:pPr>
              <w:pStyle w:val="CopticVersemulti-line"/>
            </w:pPr>
            <w:r w:rsidRPr="001834E6">
              <w:t>Ⲓⲏ̅ⲥ Ⲡⲭ̅ⲥ Ⲡⲉⲛⲛⲟⲩϯ</w:t>
            </w:r>
          </w:p>
          <w:p w14:paraId="6CD098C4" w14:textId="77777777" w:rsidR="00E35F1F" w:rsidRDefault="00E35F1F" w:rsidP="00E35F1F">
            <w:pPr>
              <w:pStyle w:val="CopticVersemulti-line"/>
            </w:pPr>
            <w:r w:rsidRPr="001834E6">
              <w:t>ⲡⲓⲁ̀ⲗⲏⲑⲓⲛⲟⲥ</w:t>
            </w:r>
          </w:p>
          <w:p w14:paraId="198177DD" w14:textId="77777777" w:rsidR="00E35F1F" w:rsidRDefault="00E35F1F" w:rsidP="00E35F1F">
            <w:pPr>
              <w:pStyle w:val="CopticVersemulti-line"/>
            </w:pPr>
            <w:r w:rsidRPr="001834E6">
              <w:t>ⲫⲏⲉ̀ⲧⲁϥⲓ̀ ⲉⲑⲃⲉ ⲡⲉⲛⲥⲱϯ</w:t>
            </w:r>
          </w:p>
          <w:p w14:paraId="16E0190D" w14:textId="77777777" w:rsidR="00E35F1F" w:rsidRDefault="00E35F1F" w:rsidP="00E35F1F">
            <w:pPr>
              <w:pStyle w:val="CopticVerse"/>
            </w:pPr>
            <w:r w:rsidRPr="001834E6">
              <w:t>ⲁϥⲉⲣⲥⲱⲙⲁⲧⲓⲕⲟⲥ</w:t>
            </w:r>
          </w:p>
        </w:tc>
      </w:tr>
      <w:tr w:rsidR="00E35F1F" w14:paraId="1ED9258B" w14:textId="77777777" w:rsidTr="00E35F1F">
        <w:trPr>
          <w:cantSplit/>
          <w:jc w:val="center"/>
        </w:trPr>
        <w:tc>
          <w:tcPr>
            <w:tcW w:w="288" w:type="dxa"/>
          </w:tcPr>
          <w:p w14:paraId="2EC35F0D" w14:textId="77777777" w:rsidR="00E35F1F" w:rsidRDefault="00E35F1F" w:rsidP="00E35F1F"/>
        </w:tc>
        <w:tc>
          <w:tcPr>
            <w:tcW w:w="3960" w:type="dxa"/>
          </w:tcPr>
          <w:p w14:paraId="182234AA" w14:textId="77777777" w:rsidR="00E35F1F" w:rsidRDefault="00E35F1F" w:rsidP="00E35F1F">
            <w:pPr>
              <w:pStyle w:val="EngHang"/>
              <w:rPr>
                <w:rFonts w:eastAsiaTheme="minorHAnsi"/>
              </w:rPr>
            </w:pPr>
            <w:r>
              <w:rPr>
                <w:rFonts w:eastAsiaTheme="minorHAnsi"/>
              </w:rPr>
              <w:t>He was incarnate</w:t>
            </w:r>
          </w:p>
          <w:p w14:paraId="734B2769" w14:textId="77777777" w:rsidR="00E35F1F" w:rsidRDefault="00E35F1F" w:rsidP="00E35F1F">
            <w:pPr>
              <w:pStyle w:val="EngHang"/>
              <w:rPr>
                <w:rFonts w:eastAsiaTheme="minorHAnsi"/>
              </w:rPr>
            </w:pPr>
            <w:r>
              <w:rPr>
                <w:rFonts w:eastAsiaTheme="minorHAnsi"/>
              </w:rPr>
              <w:t>Of the Holy Spirit,</w:t>
            </w:r>
          </w:p>
          <w:p w14:paraId="2533D631" w14:textId="77777777" w:rsidR="00E35F1F" w:rsidRDefault="00E35F1F" w:rsidP="00E35F1F">
            <w:pPr>
              <w:pStyle w:val="EngHang"/>
              <w:rPr>
                <w:rFonts w:eastAsiaTheme="minorHAnsi"/>
              </w:rPr>
            </w:pPr>
            <w:r>
              <w:rPr>
                <w:rFonts w:eastAsiaTheme="minorHAnsi"/>
              </w:rPr>
              <w:t>And of Mary,</w:t>
            </w:r>
          </w:p>
          <w:p w14:paraId="50ACD0C5" w14:textId="77777777" w:rsidR="00E35F1F" w:rsidRDefault="00E35F1F" w:rsidP="00E35F1F">
            <w:pPr>
              <w:pStyle w:val="EngHangEnd"/>
            </w:pPr>
            <w:r>
              <w:rPr>
                <w:rFonts w:eastAsiaTheme="minorHAnsi"/>
              </w:rPr>
              <w:t>The holy Bride:</w:t>
            </w:r>
          </w:p>
        </w:tc>
        <w:tc>
          <w:tcPr>
            <w:tcW w:w="288" w:type="dxa"/>
          </w:tcPr>
          <w:p w14:paraId="10D1ED89" w14:textId="77777777" w:rsidR="00E35F1F" w:rsidRDefault="00E35F1F" w:rsidP="00E35F1F"/>
        </w:tc>
        <w:tc>
          <w:tcPr>
            <w:tcW w:w="288" w:type="dxa"/>
          </w:tcPr>
          <w:p w14:paraId="60925DAF" w14:textId="77777777" w:rsidR="00E35F1F" w:rsidRDefault="00E35F1F" w:rsidP="00E35F1F"/>
        </w:tc>
        <w:tc>
          <w:tcPr>
            <w:tcW w:w="3960" w:type="dxa"/>
          </w:tcPr>
          <w:p w14:paraId="6A20F643" w14:textId="77777777" w:rsidR="00E35F1F" w:rsidRDefault="00E35F1F" w:rsidP="00E35F1F">
            <w:pPr>
              <w:pStyle w:val="CopticVersemulti-line"/>
            </w:pPr>
            <w:r w:rsidRPr="001834E6">
              <w:t xml:space="preserve">Ⲁϥϭⲓⲥⲁⲣⲝ </w:t>
            </w:r>
            <w:r>
              <w:t>ⲉⲃⲟ</w:t>
            </w:r>
          </w:p>
          <w:p w14:paraId="0D945391" w14:textId="77777777" w:rsidR="00E35F1F" w:rsidRDefault="00E35F1F" w:rsidP="00E35F1F">
            <w:pPr>
              <w:pStyle w:val="CopticVersemulti-line"/>
            </w:pPr>
            <w:r w:rsidRPr="001834E6">
              <w:t>ϧⲉⲛ Ⲡⲓⲡ̅ⲛ̅ⲁ ⲉ̅ⲑ̅ⲩ</w:t>
            </w:r>
          </w:p>
          <w:p w14:paraId="0E569262" w14:textId="77777777" w:rsidR="00E35F1F" w:rsidRDefault="00E35F1F" w:rsidP="00E35F1F">
            <w:pPr>
              <w:pStyle w:val="CopticVersemulti-line"/>
            </w:pPr>
            <w:r w:rsidRPr="001834E6">
              <w:t>ⲛⲉⲙ ⲉⲃⲟⲗϧⲉⲛ Ⲙⲁⲣⲓⲁ</w:t>
            </w:r>
          </w:p>
          <w:p w14:paraId="2A3A6FA0" w14:textId="77777777" w:rsidR="00E35F1F" w:rsidRDefault="00E35F1F" w:rsidP="00E35F1F">
            <w:pPr>
              <w:pStyle w:val="CopticVerse"/>
            </w:pPr>
            <w:r w:rsidRPr="001834E6">
              <w:t>ϯϣⲉⲗⲉⲧ ⲉ̅ⲑ̅ⲩ</w:t>
            </w:r>
          </w:p>
        </w:tc>
      </w:tr>
      <w:tr w:rsidR="00E35F1F" w14:paraId="672E5CFB" w14:textId="77777777" w:rsidTr="00E35F1F">
        <w:trPr>
          <w:cantSplit/>
          <w:jc w:val="center"/>
        </w:trPr>
        <w:tc>
          <w:tcPr>
            <w:tcW w:w="288" w:type="dxa"/>
          </w:tcPr>
          <w:p w14:paraId="0B8205DD" w14:textId="77777777" w:rsidR="00E35F1F" w:rsidRDefault="00E35F1F" w:rsidP="00E35F1F">
            <w:r w:rsidRPr="000F6316">
              <w:rPr>
                <w:rFonts w:ascii="CS Avva Shenouda" w:hAnsi="CS Avva Shenouda"/>
                <w:sz w:val="24"/>
                <w:szCs w:val="24"/>
              </w:rPr>
              <w:t>¿</w:t>
            </w:r>
          </w:p>
        </w:tc>
        <w:tc>
          <w:tcPr>
            <w:tcW w:w="3960" w:type="dxa"/>
          </w:tcPr>
          <w:p w14:paraId="1627A3E3" w14:textId="77777777" w:rsidR="00E35F1F" w:rsidRDefault="00E35F1F" w:rsidP="00E35F1F">
            <w:pPr>
              <w:pStyle w:val="EngHang"/>
              <w:rPr>
                <w:rFonts w:eastAsiaTheme="minorHAnsi"/>
              </w:rPr>
            </w:pPr>
            <w:r>
              <w:rPr>
                <w:rFonts w:eastAsiaTheme="minorHAnsi"/>
              </w:rPr>
              <w:t>And changed our sorrow,</w:t>
            </w:r>
          </w:p>
          <w:p w14:paraId="09C70293" w14:textId="77777777" w:rsidR="00E35F1F" w:rsidRDefault="00E35F1F" w:rsidP="00E35F1F">
            <w:pPr>
              <w:pStyle w:val="EngHang"/>
              <w:rPr>
                <w:rFonts w:eastAsiaTheme="minorHAnsi"/>
              </w:rPr>
            </w:pPr>
            <w:r>
              <w:rPr>
                <w:rFonts w:eastAsiaTheme="minorHAnsi"/>
              </w:rPr>
              <w:t>And all our afflictions,</w:t>
            </w:r>
          </w:p>
          <w:p w14:paraId="32BA8357" w14:textId="77777777" w:rsidR="00E35F1F" w:rsidRDefault="00E35F1F" w:rsidP="00E35F1F">
            <w:pPr>
              <w:pStyle w:val="EngHang"/>
              <w:rPr>
                <w:rFonts w:eastAsiaTheme="minorHAnsi"/>
              </w:rPr>
            </w:pPr>
            <w:r>
              <w:rPr>
                <w:rFonts w:eastAsiaTheme="minorHAnsi"/>
              </w:rPr>
              <w:t>To joy for our hearts</w:t>
            </w:r>
          </w:p>
          <w:p w14:paraId="384D7473" w14:textId="77777777" w:rsidR="00E35F1F" w:rsidRDefault="00E35F1F" w:rsidP="00E35F1F">
            <w:pPr>
              <w:pStyle w:val="EngHangEnd"/>
            </w:pPr>
            <w:commentRangeStart w:id="681"/>
            <w:r>
              <w:rPr>
                <w:rFonts w:eastAsiaTheme="minorHAnsi"/>
              </w:rPr>
              <w:t>And perfect rejoicing.</w:t>
            </w:r>
            <w:commentRangeEnd w:id="681"/>
            <w:r>
              <w:rPr>
                <w:rStyle w:val="CommentReference"/>
                <w:rFonts w:eastAsiaTheme="minorHAnsi" w:cstheme="minorBidi"/>
                <w:color w:val="auto"/>
                <w:lang w:val="en-CA"/>
              </w:rPr>
              <w:commentReference w:id="681"/>
            </w:r>
          </w:p>
        </w:tc>
        <w:tc>
          <w:tcPr>
            <w:tcW w:w="288" w:type="dxa"/>
          </w:tcPr>
          <w:p w14:paraId="0E79436F" w14:textId="77777777" w:rsidR="00E35F1F" w:rsidRDefault="00E35F1F" w:rsidP="00E35F1F"/>
        </w:tc>
        <w:tc>
          <w:tcPr>
            <w:tcW w:w="288" w:type="dxa"/>
          </w:tcPr>
          <w:p w14:paraId="5D1CC321" w14:textId="77777777" w:rsidR="00E35F1F" w:rsidRDefault="00E35F1F" w:rsidP="00E35F1F">
            <w:r w:rsidRPr="000F6316">
              <w:rPr>
                <w:rFonts w:ascii="CS Avva Shenouda" w:hAnsi="CS Avva Shenouda"/>
                <w:sz w:val="24"/>
                <w:szCs w:val="24"/>
              </w:rPr>
              <w:t>¿</w:t>
            </w:r>
          </w:p>
        </w:tc>
        <w:tc>
          <w:tcPr>
            <w:tcW w:w="3960" w:type="dxa"/>
          </w:tcPr>
          <w:p w14:paraId="33769F9B" w14:textId="77777777" w:rsidR="00E35F1F" w:rsidRDefault="00E35F1F" w:rsidP="00E35F1F">
            <w:pPr>
              <w:pStyle w:val="CopticVersemulti-line"/>
            </w:pPr>
            <w:r w:rsidRPr="001834E6">
              <w:t>Ⲁϥⲫⲱⲛϩ ⲙ̀ⲡⲉⲛϩⲏⲃⲓ</w:t>
            </w:r>
          </w:p>
          <w:p w14:paraId="68D5D63F" w14:textId="77777777" w:rsidR="00E35F1F" w:rsidRDefault="00E35F1F" w:rsidP="00E35F1F">
            <w:pPr>
              <w:pStyle w:val="CopticVersemulti-line"/>
            </w:pPr>
            <w:r w:rsidRPr="001834E6">
              <w:t>ⲛⲉⲙ ⲡⲉⲛϩⲟϫϩⲉϫ ⲧⲏⲣϥ</w:t>
            </w:r>
          </w:p>
          <w:p w14:paraId="6E892007" w14:textId="77777777" w:rsidR="00E35F1F" w:rsidRDefault="00E35F1F" w:rsidP="00E35F1F">
            <w:pPr>
              <w:pStyle w:val="CopticVersemulti-line"/>
            </w:pPr>
            <w:r w:rsidRPr="001834E6">
              <w:t>ⲉ̀ⲟⲩⲣⲁϣⲓ ⲛ̀ϩⲏⲧ</w:t>
            </w:r>
          </w:p>
          <w:p w14:paraId="1D9E9106" w14:textId="77777777" w:rsidR="00E35F1F" w:rsidRDefault="00E35F1F" w:rsidP="00E35F1F">
            <w:pPr>
              <w:pStyle w:val="CopticVerse"/>
            </w:pPr>
            <w:r w:rsidRPr="001834E6">
              <w:t>ⲛⲉⲙ ⲟⲩⲑⲉⲗⲏⲗ ⲉ̀ⲡ̀ⲧⲏⲣϥ</w:t>
            </w:r>
          </w:p>
        </w:tc>
      </w:tr>
      <w:tr w:rsidR="00E35F1F" w14:paraId="0F327F3B" w14:textId="77777777" w:rsidTr="00E35F1F">
        <w:trPr>
          <w:cantSplit/>
          <w:jc w:val="center"/>
        </w:trPr>
        <w:tc>
          <w:tcPr>
            <w:tcW w:w="288" w:type="dxa"/>
          </w:tcPr>
          <w:p w14:paraId="78B20629" w14:textId="77777777" w:rsidR="00E35F1F" w:rsidRDefault="00E35F1F" w:rsidP="00E35F1F"/>
        </w:tc>
        <w:tc>
          <w:tcPr>
            <w:tcW w:w="3960" w:type="dxa"/>
          </w:tcPr>
          <w:p w14:paraId="60A35232" w14:textId="77777777" w:rsidR="00E35F1F" w:rsidRDefault="00E35F1F" w:rsidP="00E35F1F">
            <w:pPr>
              <w:pStyle w:val="EngHang"/>
              <w:rPr>
                <w:rFonts w:eastAsiaTheme="minorHAnsi"/>
              </w:rPr>
            </w:pPr>
            <w:r>
              <w:rPr>
                <w:rFonts w:eastAsiaTheme="minorHAnsi"/>
              </w:rPr>
              <w:t>Let us worship Him,</w:t>
            </w:r>
          </w:p>
          <w:p w14:paraId="74953961" w14:textId="77777777" w:rsidR="00E35F1F" w:rsidRDefault="00E35F1F" w:rsidP="00E35F1F">
            <w:pPr>
              <w:pStyle w:val="EngHang"/>
              <w:rPr>
                <w:rFonts w:eastAsiaTheme="minorHAnsi"/>
              </w:rPr>
            </w:pPr>
            <w:r>
              <w:rPr>
                <w:rFonts w:eastAsiaTheme="minorHAnsi"/>
              </w:rPr>
              <w:t xml:space="preserve">And sing </w:t>
            </w:r>
            <w:commentRangeStart w:id="682"/>
            <w:r>
              <w:rPr>
                <w:rFonts w:eastAsiaTheme="minorHAnsi"/>
              </w:rPr>
              <w:t>about</w:t>
            </w:r>
            <w:commentRangeEnd w:id="682"/>
            <w:r>
              <w:rPr>
                <w:rStyle w:val="CommentReference"/>
                <w:rFonts w:eastAsiaTheme="minorHAnsi" w:cstheme="minorBidi"/>
                <w:color w:val="auto"/>
                <w:lang w:val="en-CA"/>
              </w:rPr>
              <w:commentReference w:id="682"/>
            </w:r>
            <w:r>
              <w:rPr>
                <w:rFonts w:eastAsiaTheme="minorHAnsi"/>
              </w:rPr>
              <w:t>,</w:t>
            </w:r>
          </w:p>
          <w:p w14:paraId="1BC729B0" w14:textId="77777777" w:rsidR="00E35F1F" w:rsidRDefault="00E35F1F" w:rsidP="00E35F1F">
            <w:pPr>
              <w:pStyle w:val="EngHang"/>
              <w:rPr>
                <w:rFonts w:eastAsiaTheme="minorHAnsi"/>
              </w:rPr>
            </w:pPr>
            <w:r>
              <w:rPr>
                <w:rFonts w:eastAsiaTheme="minorHAnsi"/>
              </w:rPr>
              <w:t>His mother Mary,</w:t>
            </w:r>
          </w:p>
          <w:p w14:paraId="42970AB2" w14:textId="77777777" w:rsidR="00E35F1F" w:rsidRDefault="00E35F1F" w:rsidP="00E35F1F">
            <w:pPr>
              <w:pStyle w:val="EngHangEnd"/>
            </w:pPr>
            <w:r>
              <w:rPr>
                <w:rFonts w:eastAsiaTheme="minorHAnsi"/>
              </w:rPr>
              <w:t>The beautiful dove.</w:t>
            </w:r>
          </w:p>
        </w:tc>
        <w:tc>
          <w:tcPr>
            <w:tcW w:w="288" w:type="dxa"/>
          </w:tcPr>
          <w:p w14:paraId="37822CA0" w14:textId="77777777" w:rsidR="00E35F1F" w:rsidRDefault="00E35F1F" w:rsidP="00E35F1F"/>
        </w:tc>
        <w:tc>
          <w:tcPr>
            <w:tcW w:w="288" w:type="dxa"/>
          </w:tcPr>
          <w:p w14:paraId="17F6C76D" w14:textId="77777777" w:rsidR="00E35F1F" w:rsidRDefault="00E35F1F" w:rsidP="00E35F1F"/>
        </w:tc>
        <w:tc>
          <w:tcPr>
            <w:tcW w:w="3960" w:type="dxa"/>
          </w:tcPr>
          <w:p w14:paraId="714D5725" w14:textId="77777777" w:rsidR="00E35F1F" w:rsidRDefault="00E35F1F" w:rsidP="00E35F1F">
            <w:pPr>
              <w:pStyle w:val="CopticVersemulti-line"/>
            </w:pPr>
            <w:r w:rsidRPr="001834E6">
              <w:t>Ⲙⲁⲣⲉⲛⲟⲩⲱϣⲧ ⲙ̀ⲙⲟϥ</w:t>
            </w:r>
          </w:p>
          <w:p w14:paraId="3F150946" w14:textId="77777777" w:rsidR="00E35F1F" w:rsidRDefault="00E35F1F" w:rsidP="00E35F1F">
            <w:pPr>
              <w:pStyle w:val="CopticVersemulti-line"/>
            </w:pPr>
            <w:r w:rsidRPr="001834E6">
              <w:t>ⲟⲩⲟϩ ⲛ̀ⲧⲉⲛⲉⲣϩⲩⲙⲛⲟⲥ</w:t>
            </w:r>
          </w:p>
          <w:p w14:paraId="25118C63" w14:textId="77777777" w:rsidR="00E35F1F" w:rsidRDefault="00E35F1F" w:rsidP="00E35F1F">
            <w:pPr>
              <w:pStyle w:val="CopticVersemulti-line"/>
            </w:pPr>
            <w:r w:rsidRPr="001834E6">
              <w:t>ⲛ̀ⲧⲉϥⲙⲁⲩ Ⲙⲁⲣⲓⲁ</w:t>
            </w:r>
          </w:p>
          <w:p w14:paraId="2D437028" w14:textId="77777777" w:rsidR="00E35F1F" w:rsidRDefault="00E35F1F" w:rsidP="00E35F1F">
            <w:pPr>
              <w:pStyle w:val="CopticVerse"/>
            </w:pPr>
            <w:r w:rsidRPr="001834E6">
              <w:t>ϯϭⲣⲟⲙⲡⲓ ⲉⲑⲛⲉⲥⲱⲥ</w:t>
            </w:r>
          </w:p>
        </w:tc>
      </w:tr>
      <w:tr w:rsidR="00E35F1F" w14:paraId="0FB5E7DF" w14:textId="77777777" w:rsidTr="00E35F1F">
        <w:trPr>
          <w:cantSplit/>
          <w:jc w:val="center"/>
        </w:trPr>
        <w:tc>
          <w:tcPr>
            <w:tcW w:w="288" w:type="dxa"/>
          </w:tcPr>
          <w:p w14:paraId="1F47C5F7" w14:textId="77777777" w:rsidR="00E35F1F" w:rsidRDefault="00E35F1F" w:rsidP="00E35F1F">
            <w:r w:rsidRPr="000F6316">
              <w:rPr>
                <w:rFonts w:ascii="CS Avva Shenouda" w:hAnsi="CS Avva Shenouda"/>
                <w:sz w:val="24"/>
                <w:szCs w:val="24"/>
              </w:rPr>
              <w:t>¿</w:t>
            </w:r>
          </w:p>
        </w:tc>
        <w:tc>
          <w:tcPr>
            <w:tcW w:w="3960" w:type="dxa"/>
          </w:tcPr>
          <w:p w14:paraId="1F824BCE" w14:textId="77777777" w:rsidR="00E35F1F" w:rsidRDefault="00E35F1F" w:rsidP="00E35F1F">
            <w:pPr>
              <w:pStyle w:val="EngHang"/>
              <w:rPr>
                <w:rFonts w:eastAsiaTheme="minorHAnsi"/>
              </w:rPr>
            </w:pPr>
            <w:r>
              <w:rPr>
                <w:rFonts w:eastAsiaTheme="minorHAnsi"/>
              </w:rPr>
              <w:t xml:space="preserve">Let us all </w:t>
            </w:r>
            <w:commentRangeStart w:id="683"/>
            <w:r>
              <w:rPr>
                <w:rFonts w:eastAsiaTheme="minorHAnsi"/>
              </w:rPr>
              <w:t>proclaim</w:t>
            </w:r>
            <w:commentRangeEnd w:id="683"/>
            <w:r>
              <w:rPr>
                <w:rStyle w:val="CommentReference"/>
                <w:rFonts w:eastAsiaTheme="minorHAnsi" w:cstheme="minorBidi"/>
                <w:color w:val="auto"/>
                <w:lang w:val="en-CA"/>
              </w:rPr>
              <w:commentReference w:id="683"/>
            </w:r>
            <w:r>
              <w:rPr>
                <w:rFonts w:eastAsiaTheme="minorHAnsi"/>
              </w:rPr>
              <w:t>,</w:t>
            </w:r>
          </w:p>
          <w:p w14:paraId="64A2E4B7" w14:textId="77777777" w:rsidR="00E35F1F" w:rsidRDefault="00E35F1F" w:rsidP="00E35F1F">
            <w:pPr>
              <w:pStyle w:val="EngHang"/>
              <w:rPr>
                <w:rFonts w:eastAsiaTheme="minorHAnsi"/>
              </w:rPr>
            </w:pPr>
            <w:r>
              <w:rPr>
                <w:rFonts w:eastAsiaTheme="minorHAnsi"/>
              </w:rPr>
              <w:t>With a joyful voice,</w:t>
            </w:r>
          </w:p>
          <w:p w14:paraId="582D3A3D" w14:textId="578929AC" w:rsidR="00E35F1F" w:rsidRDefault="00BD1732" w:rsidP="00E35F1F">
            <w:pPr>
              <w:pStyle w:val="EngHang"/>
              <w:rPr>
                <w:rFonts w:eastAsiaTheme="minorHAnsi"/>
              </w:rPr>
            </w:pPr>
            <w:r>
              <w:rPr>
                <w:rFonts w:eastAsiaTheme="minorHAnsi"/>
              </w:rPr>
              <w:t>Saying, “</w:t>
            </w:r>
            <w:r w:rsidR="00F36A13">
              <w:rPr>
                <w:rFonts w:eastAsiaTheme="minorHAnsi"/>
              </w:rPr>
              <w:t>Rejoice</w:t>
            </w:r>
            <w:r w:rsidR="00E35F1F">
              <w:rPr>
                <w:rFonts w:eastAsiaTheme="minorHAnsi"/>
              </w:rPr>
              <w:t>, O Mary,</w:t>
            </w:r>
          </w:p>
          <w:p w14:paraId="5A20165E" w14:textId="43B8F100" w:rsidR="00E35F1F" w:rsidRDefault="00BD1732" w:rsidP="00E35F1F">
            <w:pPr>
              <w:pStyle w:val="EngHangEnd"/>
            </w:pPr>
            <w:r>
              <w:rPr>
                <w:rFonts w:eastAsiaTheme="minorHAnsi"/>
              </w:rPr>
              <w:t>The Mother of Emmanuel.”</w:t>
            </w:r>
          </w:p>
        </w:tc>
        <w:tc>
          <w:tcPr>
            <w:tcW w:w="288" w:type="dxa"/>
          </w:tcPr>
          <w:p w14:paraId="1C06F6AF" w14:textId="77777777" w:rsidR="00E35F1F" w:rsidRDefault="00E35F1F" w:rsidP="00E35F1F"/>
        </w:tc>
        <w:tc>
          <w:tcPr>
            <w:tcW w:w="288" w:type="dxa"/>
          </w:tcPr>
          <w:p w14:paraId="52324594" w14:textId="77777777" w:rsidR="00E35F1F" w:rsidRDefault="00E35F1F" w:rsidP="00E35F1F">
            <w:r w:rsidRPr="000F6316">
              <w:rPr>
                <w:rFonts w:ascii="CS Avva Shenouda" w:hAnsi="CS Avva Shenouda"/>
                <w:sz w:val="24"/>
                <w:szCs w:val="24"/>
              </w:rPr>
              <w:t>¿</w:t>
            </w:r>
          </w:p>
        </w:tc>
        <w:tc>
          <w:tcPr>
            <w:tcW w:w="3960" w:type="dxa"/>
          </w:tcPr>
          <w:p w14:paraId="6DA42CD5" w14:textId="77777777" w:rsidR="00E35F1F" w:rsidRDefault="00E35F1F" w:rsidP="00E35F1F">
            <w:pPr>
              <w:pStyle w:val="CopticVersemulti-line"/>
            </w:pPr>
            <w:r w:rsidRPr="001834E6">
              <w:t>Ⲟⲩⲟϩ ⲛ̀ⲧⲉⲛⲱϣ ⲉⲃⲟⲗ</w:t>
            </w:r>
          </w:p>
          <w:p w14:paraId="4E58E110" w14:textId="77777777" w:rsidR="00E35F1F" w:rsidRDefault="00E35F1F" w:rsidP="00E35F1F">
            <w:pPr>
              <w:pStyle w:val="CopticVersemulti-line"/>
            </w:pPr>
            <w:r w:rsidRPr="001834E6">
              <w:t>ϧⲉⲛ ⲟⲩⲥ̀ⲙⲏ ⲛ̀ⲑⲉⲗⲏⲗ</w:t>
            </w:r>
          </w:p>
          <w:p w14:paraId="42BEFC0D" w14:textId="77777777" w:rsidR="00E35F1F" w:rsidRDefault="00E35F1F" w:rsidP="00E35F1F">
            <w:pPr>
              <w:pStyle w:val="CopticVersemulti-line"/>
            </w:pPr>
            <w:r w:rsidRPr="001834E6">
              <w:t>ϫⲉ ⲭⲉⲣⲉ ⲛⲉ Ⲙⲁⲣⲓⲁ</w:t>
            </w:r>
          </w:p>
          <w:p w14:paraId="33D86560" w14:textId="77777777" w:rsidR="00E35F1F" w:rsidRDefault="00E35F1F" w:rsidP="00E35F1F">
            <w:pPr>
              <w:pStyle w:val="CopticVerse"/>
            </w:pPr>
            <w:r w:rsidRPr="001834E6">
              <w:t>ⲑ̀ⲙⲁⲩ ⲛ̀Ⲉⲙⲙⲁⲛⲟⲩⲏⲗ</w:t>
            </w:r>
          </w:p>
        </w:tc>
      </w:tr>
      <w:tr w:rsidR="00E35F1F" w14:paraId="78A6DDE5" w14:textId="77777777" w:rsidTr="00E35F1F">
        <w:trPr>
          <w:cantSplit/>
          <w:jc w:val="center"/>
        </w:trPr>
        <w:tc>
          <w:tcPr>
            <w:tcW w:w="288" w:type="dxa"/>
          </w:tcPr>
          <w:p w14:paraId="508D213D" w14:textId="77777777" w:rsidR="00E35F1F" w:rsidRDefault="00E35F1F" w:rsidP="00E35F1F"/>
        </w:tc>
        <w:tc>
          <w:tcPr>
            <w:tcW w:w="3960" w:type="dxa"/>
          </w:tcPr>
          <w:p w14:paraId="51410916" w14:textId="031388F6" w:rsidR="00E35F1F" w:rsidRDefault="00F36A13" w:rsidP="00E35F1F">
            <w:pPr>
              <w:pStyle w:val="EngHang"/>
              <w:rPr>
                <w:rFonts w:eastAsiaTheme="minorHAnsi"/>
              </w:rPr>
            </w:pPr>
            <w:r>
              <w:rPr>
                <w:rFonts w:eastAsiaTheme="minorHAnsi"/>
              </w:rPr>
              <w:t>Rejoice</w:t>
            </w:r>
            <w:r w:rsidR="00E35F1F">
              <w:rPr>
                <w:rFonts w:eastAsiaTheme="minorHAnsi"/>
              </w:rPr>
              <w:t xml:space="preserve"> O Mary: (Shéré ne Maria:) the salvation of Adam our father.</w:t>
            </w:r>
          </w:p>
          <w:p w14:paraId="4706685C" w14:textId="2745DC4B" w:rsidR="00E35F1F" w:rsidRDefault="00F36A13" w:rsidP="00E35F1F">
            <w:pPr>
              <w:pStyle w:val="EngHang"/>
              <w:rPr>
                <w:rFonts w:eastAsiaTheme="minorHAnsi"/>
              </w:rPr>
            </w:pPr>
            <w:r>
              <w:rPr>
                <w:rFonts w:eastAsiaTheme="minorHAnsi"/>
              </w:rPr>
              <w:t>Rejoice</w:t>
            </w:r>
            <w:r w:rsidR="00E35F1F">
              <w:rPr>
                <w:rFonts w:eastAsiaTheme="minorHAnsi"/>
              </w:rPr>
              <w:t xml:space="preserve"> O Mary: the Mother of the Refuge.</w:t>
            </w:r>
          </w:p>
          <w:p w14:paraId="5BDE6351" w14:textId="30F1B693" w:rsidR="00E35F1F" w:rsidRDefault="00F36A13" w:rsidP="00E35F1F">
            <w:pPr>
              <w:pStyle w:val="EngHang"/>
              <w:rPr>
                <w:rFonts w:eastAsiaTheme="minorHAnsi"/>
              </w:rPr>
            </w:pPr>
            <w:r>
              <w:rPr>
                <w:rFonts w:eastAsiaTheme="minorHAnsi"/>
              </w:rPr>
              <w:t>Rejoice</w:t>
            </w:r>
            <w:r w:rsidR="00E35F1F">
              <w:rPr>
                <w:rFonts w:eastAsiaTheme="minorHAnsi"/>
              </w:rPr>
              <w:t xml:space="preserve"> O Mary: the rejoicing of Eve.</w:t>
            </w:r>
          </w:p>
          <w:p w14:paraId="7D9508B7" w14:textId="1BF55873" w:rsidR="00E35F1F" w:rsidRDefault="00F36A13" w:rsidP="00E35F1F">
            <w:pPr>
              <w:pStyle w:val="EngHangEnd"/>
            </w:pPr>
            <w:r>
              <w:t>Rejoice</w:t>
            </w:r>
            <w:r w:rsidR="00E35F1F">
              <w:t xml:space="preserve"> O Mary: the joy of all </w:t>
            </w:r>
            <w:commentRangeStart w:id="684"/>
            <w:r w:rsidR="00E35F1F">
              <w:t>generations</w:t>
            </w:r>
            <w:commentRangeEnd w:id="684"/>
            <w:r w:rsidR="00E35F1F">
              <w:rPr>
                <w:rStyle w:val="CommentReference"/>
                <w:rFonts w:eastAsiaTheme="minorHAnsi" w:cstheme="minorBidi"/>
                <w:color w:val="auto"/>
                <w:lang w:val="en-CA"/>
              </w:rPr>
              <w:commentReference w:id="684"/>
            </w:r>
            <w:r w:rsidR="00E35F1F">
              <w:t>.</w:t>
            </w:r>
          </w:p>
        </w:tc>
        <w:tc>
          <w:tcPr>
            <w:tcW w:w="288" w:type="dxa"/>
          </w:tcPr>
          <w:p w14:paraId="597C6311" w14:textId="77777777" w:rsidR="00E35F1F" w:rsidRDefault="00E35F1F" w:rsidP="00E35F1F"/>
        </w:tc>
        <w:tc>
          <w:tcPr>
            <w:tcW w:w="288" w:type="dxa"/>
          </w:tcPr>
          <w:p w14:paraId="13F1767E" w14:textId="77777777" w:rsidR="00E35F1F" w:rsidRDefault="00E35F1F" w:rsidP="00E35F1F"/>
        </w:tc>
        <w:tc>
          <w:tcPr>
            <w:tcW w:w="3960" w:type="dxa"/>
          </w:tcPr>
          <w:p w14:paraId="315B8828" w14:textId="77777777" w:rsidR="00E35F1F" w:rsidRDefault="00E35F1F" w:rsidP="00E35F1F">
            <w:pPr>
              <w:pStyle w:val="CopticVersemulti-line"/>
            </w:pPr>
            <w:r w:rsidRPr="001834E6">
              <w:t>Ⲭⲉⲣⲉ ⲛⲉ Ⲙⲁⲣⲓⲁ ⲡ̀ⲥⲱϯ ⲛ̀Ⲁⲇⲁⲙ ⲡⲉⲛⲓⲱⲧ</w:t>
            </w:r>
          </w:p>
          <w:p w14:paraId="1F832BD8" w14:textId="77777777" w:rsidR="00E35F1F" w:rsidRDefault="00E35F1F" w:rsidP="00E35F1F">
            <w:pPr>
              <w:pStyle w:val="CopticVersemulti-line"/>
            </w:pPr>
            <w:r w:rsidRPr="001834E6">
              <w:t>ⲭ̅ⲉ̅ ⲑ̀ⲙⲁⲩ ⲙ̀ⲡⲓⲙⲁⲙ̀ⲫⲱⲧ</w:t>
            </w:r>
          </w:p>
          <w:p w14:paraId="0635B19F" w14:textId="77777777" w:rsidR="00E35F1F" w:rsidRDefault="00E35F1F" w:rsidP="00E35F1F">
            <w:pPr>
              <w:pStyle w:val="CopticVersemulti-line"/>
            </w:pPr>
            <w:r w:rsidRPr="001834E6">
              <w:t>ⲭ̅ⲉ̅ ⲡ̀ⲑⲉⲗⲏⲗ ⲛ̀Ⲉⲩⲁ</w:t>
            </w:r>
          </w:p>
          <w:p w14:paraId="54EBE46C" w14:textId="77777777" w:rsidR="00E35F1F" w:rsidRDefault="00E35F1F" w:rsidP="00E35F1F">
            <w:pPr>
              <w:pStyle w:val="CopticVerse"/>
            </w:pPr>
            <w:r w:rsidRPr="001834E6">
              <w:t>ⲭ̅ⲉ̅ ⲡ̀ⲟⲩⲛⲟϥ ⲛ̀ⲛⲓⲅⲉⲛⲉⲁ̀</w:t>
            </w:r>
          </w:p>
        </w:tc>
      </w:tr>
      <w:tr w:rsidR="00E35F1F" w14:paraId="3B29BB5D" w14:textId="77777777" w:rsidTr="00E35F1F">
        <w:trPr>
          <w:cantSplit/>
          <w:jc w:val="center"/>
        </w:trPr>
        <w:tc>
          <w:tcPr>
            <w:tcW w:w="288" w:type="dxa"/>
          </w:tcPr>
          <w:p w14:paraId="349B9227" w14:textId="77777777" w:rsidR="00E35F1F" w:rsidRDefault="00E35F1F" w:rsidP="00E35F1F">
            <w:r w:rsidRPr="000F6316">
              <w:rPr>
                <w:rFonts w:ascii="CS Avva Shenouda" w:hAnsi="CS Avva Shenouda"/>
                <w:sz w:val="24"/>
                <w:szCs w:val="24"/>
              </w:rPr>
              <w:t>¿</w:t>
            </w:r>
          </w:p>
        </w:tc>
        <w:tc>
          <w:tcPr>
            <w:tcW w:w="3960" w:type="dxa"/>
          </w:tcPr>
          <w:p w14:paraId="4F42B4AA" w14:textId="444C5A53" w:rsidR="00E35F1F" w:rsidRDefault="00F36A13" w:rsidP="00E35F1F">
            <w:pPr>
              <w:pStyle w:val="EngHang"/>
            </w:pPr>
            <w:r>
              <w:rPr>
                <w:rFonts w:eastAsiaTheme="minorHAnsi"/>
              </w:rPr>
              <w:t>Rejoice</w:t>
            </w:r>
            <w:r w:rsidR="00E35F1F">
              <w:rPr>
                <w:rFonts w:eastAsiaTheme="minorHAnsi"/>
              </w:rPr>
              <w:t xml:space="preserve"> O Mary: </w:t>
            </w:r>
            <w:r w:rsidR="00E35F1F">
              <w:t xml:space="preserve">the joy of the </w:t>
            </w:r>
            <w:commentRangeStart w:id="685"/>
            <w:r w:rsidR="00E35F1F">
              <w:t xml:space="preserve">just </w:t>
            </w:r>
            <w:commentRangeEnd w:id="685"/>
            <w:r w:rsidR="00E35F1F">
              <w:rPr>
                <w:rStyle w:val="CommentReference"/>
                <w:rFonts w:eastAsiaTheme="minorHAnsi" w:cstheme="minorBidi"/>
                <w:color w:val="auto"/>
                <w:lang w:val="en-CA"/>
              </w:rPr>
              <w:commentReference w:id="685"/>
            </w:r>
            <w:r w:rsidR="00E35F1F">
              <w:t>Abel.</w:t>
            </w:r>
          </w:p>
          <w:p w14:paraId="4D19B712" w14:textId="55C02E41" w:rsidR="00E35F1F" w:rsidRDefault="00F36A13" w:rsidP="00E35F1F">
            <w:pPr>
              <w:pStyle w:val="EngHang"/>
            </w:pPr>
            <w:r>
              <w:rPr>
                <w:rFonts w:eastAsiaTheme="minorHAnsi"/>
              </w:rPr>
              <w:t>Rejoice</w:t>
            </w:r>
            <w:r w:rsidR="00E35F1F">
              <w:rPr>
                <w:rFonts w:eastAsiaTheme="minorHAnsi"/>
              </w:rPr>
              <w:t xml:space="preserve"> O Mary: </w:t>
            </w:r>
            <w:r w:rsidR="00E35F1F">
              <w:t>the true Virgin.</w:t>
            </w:r>
          </w:p>
          <w:p w14:paraId="6E911B28" w14:textId="3FF1C999" w:rsidR="00E35F1F" w:rsidRDefault="00F36A13" w:rsidP="00E35F1F">
            <w:pPr>
              <w:pStyle w:val="EngHang"/>
            </w:pPr>
            <w:r>
              <w:rPr>
                <w:rFonts w:eastAsiaTheme="minorHAnsi"/>
              </w:rPr>
              <w:t>Rejoice</w:t>
            </w:r>
            <w:r w:rsidR="00E35F1F">
              <w:rPr>
                <w:rFonts w:eastAsiaTheme="minorHAnsi"/>
              </w:rPr>
              <w:t xml:space="preserve"> O Mary: </w:t>
            </w:r>
            <w:r w:rsidR="00E35F1F">
              <w:t>the salvation of Noah.</w:t>
            </w:r>
          </w:p>
          <w:p w14:paraId="4FCBC3C4" w14:textId="03B61832" w:rsidR="00E35F1F" w:rsidRDefault="00F36A13" w:rsidP="00E35F1F">
            <w:pPr>
              <w:pStyle w:val="EngHangEnd"/>
            </w:pPr>
            <w:r>
              <w:rPr>
                <w:rFonts w:eastAsiaTheme="minorHAnsi"/>
              </w:rPr>
              <w:t xml:space="preserve">Rejoice </w:t>
            </w:r>
            <w:r w:rsidR="00E35F1F">
              <w:t xml:space="preserve">O Mary: the </w:t>
            </w:r>
            <w:commentRangeStart w:id="686"/>
            <w:r w:rsidR="00E35F1F">
              <w:t xml:space="preserve">chaste </w:t>
            </w:r>
            <w:commentRangeEnd w:id="686"/>
            <w:r w:rsidR="00E35F1F">
              <w:rPr>
                <w:rStyle w:val="CommentReference"/>
                <w:rFonts w:eastAsiaTheme="minorHAnsi" w:cstheme="minorBidi"/>
                <w:color w:val="auto"/>
                <w:lang w:val="en-CA"/>
              </w:rPr>
              <w:commentReference w:id="686"/>
            </w:r>
            <w:r w:rsidR="00E35F1F">
              <w:t>and undefiled.</w:t>
            </w:r>
          </w:p>
        </w:tc>
        <w:tc>
          <w:tcPr>
            <w:tcW w:w="288" w:type="dxa"/>
          </w:tcPr>
          <w:p w14:paraId="57222851" w14:textId="77777777" w:rsidR="00E35F1F" w:rsidRDefault="00E35F1F" w:rsidP="00E35F1F"/>
        </w:tc>
        <w:tc>
          <w:tcPr>
            <w:tcW w:w="288" w:type="dxa"/>
          </w:tcPr>
          <w:p w14:paraId="54719DC4" w14:textId="77777777" w:rsidR="00E35F1F" w:rsidRDefault="00E35F1F" w:rsidP="00E35F1F">
            <w:r w:rsidRPr="000F6316">
              <w:rPr>
                <w:rFonts w:ascii="CS Avva Shenouda" w:hAnsi="CS Avva Shenouda"/>
                <w:sz w:val="24"/>
                <w:szCs w:val="24"/>
              </w:rPr>
              <w:t>¿</w:t>
            </w:r>
          </w:p>
        </w:tc>
        <w:tc>
          <w:tcPr>
            <w:tcW w:w="3960" w:type="dxa"/>
          </w:tcPr>
          <w:p w14:paraId="25BE4916" w14:textId="77777777" w:rsidR="00E35F1F" w:rsidRDefault="00E35F1F" w:rsidP="00E35F1F">
            <w:pPr>
              <w:pStyle w:val="CopticVersemulti-line"/>
            </w:pPr>
            <w:r w:rsidRPr="001834E6">
              <w:t>Ⲭ̅ⲉ̅ ⲫ̀ⲣⲁϣⲓ ⲛ̀Ⲁⲃⲉⲗ ⲡⲓⲑ̀ⲙⲏⲓ</w:t>
            </w:r>
          </w:p>
          <w:p w14:paraId="1006A584" w14:textId="77777777" w:rsidR="00E35F1F" w:rsidRDefault="00E35F1F" w:rsidP="00E35F1F">
            <w:pPr>
              <w:pStyle w:val="CopticVersemulti-line"/>
            </w:pPr>
            <w:r w:rsidRPr="001834E6">
              <w:t>ⲭ̅ⲉ̅ ϯⲡⲁⲣⲑⲉⲛⲟⲥ ⲛ̀ⲧⲁⲫ̀ⲙⲏⲓ</w:t>
            </w:r>
          </w:p>
          <w:p w14:paraId="6A08683B" w14:textId="77777777" w:rsidR="00E35F1F" w:rsidRDefault="00E35F1F" w:rsidP="00E35F1F">
            <w:pPr>
              <w:pStyle w:val="CopticVersemulti-line"/>
            </w:pPr>
            <w:r w:rsidRPr="001834E6">
              <w:t>ⲭ̅ⲉ̅ ⲫ̀ⲛⲟϩⲉⲙ ⲛ̀Ⲛⲱⲉ̀</w:t>
            </w:r>
          </w:p>
          <w:p w14:paraId="5F9390E0" w14:textId="77777777" w:rsidR="00E35F1F" w:rsidRDefault="00E35F1F" w:rsidP="00E35F1F">
            <w:pPr>
              <w:pStyle w:val="CopticVerse"/>
            </w:pPr>
            <w:r w:rsidRPr="001834E6">
              <w:t>ⲭ̅ⲉ̅ ϯⲁⲧⲑⲱⲗⲉⲃ ⲛ̀ⲥⲉⲙⲛⲉ</w:t>
            </w:r>
          </w:p>
        </w:tc>
      </w:tr>
      <w:tr w:rsidR="00E35F1F" w14:paraId="00D8AFB3" w14:textId="77777777" w:rsidTr="00E35F1F">
        <w:trPr>
          <w:cantSplit/>
          <w:jc w:val="center"/>
        </w:trPr>
        <w:tc>
          <w:tcPr>
            <w:tcW w:w="288" w:type="dxa"/>
          </w:tcPr>
          <w:p w14:paraId="4B05BE65" w14:textId="77777777" w:rsidR="00E35F1F" w:rsidRDefault="00E35F1F" w:rsidP="00E35F1F"/>
        </w:tc>
        <w:tc>
          <w:tcPr>
            <w:tcW w:w="3960" w:type="dxa"/>
          </w:tcPr>
          <w:p w14:paraId="3665F9D7" w14:textId="37D68C7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grace of Abraham.</w:t>
            </w:r>
          </w:p>
          <w:p w14:paraId="012E7C16" w14:textId="07D48167" w:rsidR="00E35F1F" w:rsidRDefault="00F36A13" w:rsidP="00E35F1F">
            <w:pPr>
              <w:pStyle w:val="EngHang"/>
            </w:pPr>
            <w:r>
              <w:rPr>
                <w:rFonts w:eastAsiaTheme="minorHAnsi"/>
              </w:rPr>
              <w:t xml:space="preserve">Rejoice </w:t>
            </w:r>
            <w:r w:rsidR="00E35F1F">
              <w:rPr>
                <w:rFonts w:eastAsiaTheme="minorHAnsi"/>
              </w:rPr>
              <w:t xml:space="preserve">O Mary: </w:t>
            </w:r>
            <w:r w:rsidR="00E35F1F">
              <w:t>the unfading crown.</w:t>
            </w:r>
          </w:p>
          <w:p w14:paraId="6F5AF656" w14:textId="7EDD2BF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salvation of </w:t>
            </w:r>
            <w:commentRangeStart w:id="687"/>
            <w:r w:rsidR="00E35F1F">
              <w:t>Isaac</w:t>
            </w:r>
            <w:commentRangeEnd w:id="687"/>
            <w:r w:rsidR="00E35F1F">
              <w:rPr>
                <w:rStyle w:val="CommentReference"/>
                <w:rFonts w:eastAsiaTheme="minorHAnsi" w:cstheme="minorBidi"/>
                <w:color w:val="auto"/>
                <w:lang w:val="en-CA"/>
              </w:rPr>
              <w:commentReference w:id="687"/>
            </w:r>
            <w:r w:rsidR="00E35F1F">
              <w:t>.</w:t>
            </w:r>
          </w:p>
          <w:p w14:paraId="0FA930BD" w14:textId="62F0857F" w:rsidR="00E35F1F" w:rsidRDefault="00F36A13" w:rsidP="00E35F1F">
            <w:pPr>
              <w:pStyle w:val="EngHangEnd"/>
            </w:pPr>
            <w:r>
              <w:rPr>
                <w:rFonts w:eastAsiaTheme="minorHAnsi"/>
              </w:rPr>
              <w:t xml:space="preserve">Rejoice </w:t>
            </w:r>
            <w:r w:rsidR="00E35F1F">
              <w:t>O Mary: the Mother of the Holy.</w:t>
            </w:r>
          </w:p>
        </w:tc>
        <w:tc>
          <w:tcPr>
            <w:tcW w:w="288" w:type="dxa"/>
          </w:tcPr>
          <w:p w14:paraId="68BF8C76" w14:textId="77777777" w:rsidR="00E35F1F" w:rsidRDefault="00E35F1F" w:rsidP="00E35F1F"/>
        </w:tc>
        <w:tc>
          <w:tcPr>
            <w:tcW w:w="288" w:type="dxa"/>
          </w:tcPr>
          <w:p w14:paraId="177C87DA" w14:textId="77777777" w:rsidR="00E35F1F" w:rsidRDefault="00E35F1F" w:rsidP="00E35F1F"/>
        </w:tc>
        <w:tc>
          <w:tcPr>
            <w:tcW w:w="3960" w:type="dxa"/>
          </w:tcPr>
          <w:p w14:paraId="1F7468C6" w14:textId="77777777" w:rsidR="00E35F1F" w:rsidRDefault="00E35F1F" w:rsidP="00E35F1F">
            <w:pPr>
              <w:pStyle w:val="CopticVersemulti-line"/>
            </w:pPr>
            <w:r w:rsidRPr="001834E6">
              <w:t>Ⲭ̅ⲉ̅ ⲡ̀ϩ̀ⲙⲟⲧ ⲛ̀Ⲁⲃⲣⲁⲁⲙ</w:t>
            </w:r>
          </w:p>
          <w:p w14:paraId="4FE43EB5" w14:textId="77777777" w:rsidR="00E35F1F" w:rsidRDefault="00E35F1F" w:rsidP="00E35F1F">
            <w:pPr>
              <w:pStyle w:val="CopticVersemulti-line"/>
            </w:pPr>
            <w:r w:rsidRPr="001834E6">
              <w:t>ⲭ̅ⲉ̅ ⲡⲓⲭ̀ⲗⲟⲙ ⲛ̀ⲁⲑⲗⲱⲙ</w:t>
            </w:r>
          </w:p>
          <w:p w14:paraId="02468A3D" w14:textId="77777777" w:rsidR="00E35F1F" w:rsidRDefault="00E35F1F" w:rsidP="00E35F1F">
            <w:pPr>
              <w:pStyle w:val="CopticVersemulti-line"/>
            </w:pPr>
            <w:r w:rsidRPr="001834E6">
              <w:t>ⲭ̅ⲉ̅ ⲡ̀ⲥⲱϯ ⲛ̀Ⲓⲥⲁⲁⲕ ⲡⲉⲑⲟⲩⲁⲃ</w:t>
            </w:r>
          </w:p>
          <w:p w14:paraId="6731E986" w14:textId="77777777" w:rsidR="00E35F1F" w:rsidRDefault="00E35F1F" w:rsidP="00E35F1F">
            <w:pPr>
              <w:pStyle w:val="CopticVerse"/>
            </w:pPr>
            <w:r w:rsidRPr="001834E6">
              <w:t>ⲭ̅ⲉ̅ ⲑ̀ⲙⲁⲩ ⲙ̀ⲫⲏⲉ̅ⲑ̅ⲩ</w:t>
            </w:r>
          </w:p>
        </w:tc>
      </w:tr>
      <w:tr w:rsidR="00E35F1F" w14:paraId="6C7CC1D9" w14:textId="77777777" w:rsidTr="00E35F1F">
        <w:trPr>
          <w:cantSplit/>
          <w:jc w:val="center"/>
        </w:trPr>
        <w:tc>
          <w:tcPr>
            <w:tcW w:w="288" w:type="dxa"/>
          </w:tcPr>
          <w:p w14:paraId="13D90D5E" w14:textId="77777777" w:rsidR="00E35F1F" w:rsidRDefault="00E35F1F" w:rsidP="00E35F1F">
            <w:r w:rsidRPr="000F6316">
              <w:rPr>
                <w:rFonts w:ascii="CS Avva Shenouda" w:hAnsi="CS Avva Shenouda"/>
                <w:sz w:val="24"/>
                <w:szCs w:val="24"/>
              </w:rPr>
              <w:t>¿</w:t>
            </w:r>
          </w:p>
        </w:tc>
        <w:tc>
          <w:tcPr>
            <w:tcW w:w="3960" w:type="dxa"/>
          </w:tcPr>
          <w:p w14:paraId="08E2907E" w14:textId="1338DAB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rejoicing of Jacob.</w:t>
            </w:r>
          </w:p>
          <w:p w14:paraId="76CDD95F" w14:textId="515ADF70" w:rsidR="00E35F1F" w:rsidRDefault="00F36A13" w:rsidP="00E35F1F">
            <w:pPr>
              <w:pStyle w:val="EngHang"/>
            </w:pPr>
            <w:r>
              <w:rPr>
                <w:rFonts w:eastAsiaTheme="minorHAnsi"/>
              </w:rPr>
              <w:t xml:space="preserve">Rejoice </w:t>
            </w:r>
            <w:r w:rsidR="00E35F1F">
              <w:rPr>
                <w:rFonts w:eastAsiaTheme="minorHAnsi"/>
              </w:rPr>
              <w:t xml:space="preserve">O Mary: </w:t>
            </w:r>
            <w:commentRangeStart w:id="688"/>
            <w:r w:rsidR="00E35F1F">
              <w:t>myriads of myriads.</w:t>
            </w:r>
            <w:commentRangeEnd w:id="688"/>
            <w:r w:rsidR="00E35F1F">
              <w:rPr>
                <w:rStyle w:val="CommentReference"/>
                <w:rFonts w:eastAsiaTheme="minorHAnsi" w:cstheme="minorBidi"/>
                <w:color w:val="auto"/>
                <w:lang w:val="en-CA"/>
              </w:rPr>
              <w:commentReference w:id="688"/>
            </w:r>
          </w:p>
          <w:p w14:paraId="5218FE6B" w14:textId="3873634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pride of Judah.</w:t>
            </w:r>
          </w:p>
          <w:p w14:paraId="23E53C7E" w14:textId="3C6ABF25" w:rsidR="00E35F1F" w:rsidRDefault="00F36A13" w:rsidP="00E35F1F">
            <w:pPr>
              <w:pStyle w:val="EngHangEnd"/>
            </w:pPr>
            <w:r>
              <w:rPr>
                <w:rFonts w:eastAsiaTheme="minorHAnsi"/>
              </w:rPr>
              <w:t xml:space="preserve">Rejoice </w:t>
            </w:r>
            <w:r w:rsidR="00E35F1F">
              <w:t>O Mary: the Mother of the Master.</w:t>
            </w:r>
          </w:p>
        </w:tc>
        <w:tc>
          <w:tcPr>
            <w:tcW w:w="288" w:type="dxa"/>
          </w:tcPr>
          <w:p w14:paraId="2C4E7DA6" w14:textId="77777777" w:rsidR="00E35F1F" w:rsidRDefault="00E35F1F" w:rsidP="00E35F1F"/>
        </w:tc>
        <w:tc>
          <w:tcPr>
            <w:tcW w:w="288" w:type="dxa"/>
          </w:tcPr>
          <w:p w14:paraId="5A3714E8" w14:textId="77777777" w:rsidR="00E35F1F" w:rsidRDefault="00E35F1F" w:rsidP="00E35F1F">
            <w:r w:rsidRPr="000F6316">
              <w:rPr>
                <w:rFonts w:ascii="CS Avva Shenouda" w:hAnsi="CS Avva Shenouda"/>
                <w:sz w:val="24"/>
                <w:szCs w:val="24"/>
              </w:rPr>
              <w:t>¿</w:t>
            </w:r>
          </w:p>
        </w:tc>
        <w:tc>
          <w:tcPr>
            <w:tcW w:w="3960" w:type="dxa"/>
          </w:tcPr>
          <w:p w14:paraId="0E29ECB0" w14:textId="77777777" w:rsidR="00E35F1F" w:rsidRDefault="00E35F1F" w:rsidP="00E35F1F">
            <w:pPr>
              <w:pStyle w:val="CopticVersemulti-line"/>
            </w:pPr>
            <w:r w:rsidRPr="001834E6">
              <w:t>Ⲭ̅ⲉ̅ ⲡ̀ⲑⲉⲗⲏⲗ ⲛ̀Ⲓⲁⲕⲱⲃ</w:t>
            </w:r>
          </w:p>
          <w:p w14:paraId="7969DEB2" w14:textId="77777777" w:rsidR="00E35F1F" w:rsidRDefault="00E35F1F" w:rsidP="00E35F1F">
            <w:pPr>
              <w:pStyle w:val="CopticVersemulti-line"/>
            </w:pPr>
            <w:r w:rsidRPr="001834E6">
              <w:t>ⲭ̅ⲉ̅ ϩⲁⲛⲑ̀ⲃⲁ ⲛ̀ⲕⲱⲃ</w:t>
            </w:r>
          </w:p>
          <w:p w14:paraId="6D914CCB" w14:textId="77777777" w:rsidR="00E35F1F" w:rsidRDefault="00E35F1F" w:rsidP="00E35F1F">
            <w:pPr>
              <w:pStyle w:val="CopticVersemulti-line"/>
            </w:pPr>
            <w:r w:rsidRPr="001834E6">
              <w:t>ⲭ̅ⲉ̅ ⲡ̀ϣⲟⲩϣⲟⲩ ⲛ̀Ⲓⲟⲩⲇⲁ</w:t>
            </w:r>
          </w:p>
          <w:p w14:paraId="7A3C0AF1" w14:textId="77777777" w:rsidR="00E35F1F" w:rsidRDefault="00E35F1F" w:rsidP="00E35F1F">
            <w:pPr>
              <w:pStyle w:val="CopticVerse"/>
            </w:pPr>
            <w:r w:rsidRPr="001834E6">
              <w:t>ⲭ̅ⲉ̅ ⲑ̀ⲙⲁⲩ ⲙ̀ⲡⲓⲇⲉⲥⲡⲟⲧⲁ</w:t>
            </w:r>
          </w:p>
        </w:tc>
      </w:tr>
      <w:tr w:rsidR="00E35F1F" w14:paraId="71C37E0C" w14:textId="77777777" w:rsidTr="00E35F1F">
        <w:trPr>
          <w:cantSplit/>
          <w:jc w:val="center"/>
        </w:trPr>
        <w:tc>
          <w:tcPr>
            <w:tcW w:w="288" w:type="dxa"/>
          </w:tcPr>
          <w:p w14:paraId="09259D3E" w14:textId="77777777" w:rsidR="00E35F1F" w:rsidRDefault="00E35F1F" w:rsidP="00E35F1F"/>
        </w:tc>
        <w:tc>
          <w:tcPr>
            <w:tcW w:w="3960" w:type="dxa"/>
          </w:tcPr>
          <w:p w14:paraId="030E0D4C" w14:textId="31292FF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preaching of Moses.</w:t>
            </w:r>
          </w:p>
          <w:p w14:paraId="4D20D1CF" w14:textId="119371F6"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Mother of the </w:t>
            </w:r>
            <w:commentRangeStart w:id="689"/>
            <w:r w:rsidR="00E35F1F">
              <w:t>Master</w:t>
            </w:r>
            <w:commentRangeEnd w:id="689"/>
            <w:r w:rsidR="00E35F1F">
              <w:rPr>
                <w:rStyle w:val="CommentReference"/>
                <w:rFonts w:eastAsiaTheme="minorHAnsi" w:cstheme="minorBidi"/>
                <w:color w:val="auto"/>
                <w:lang w:val="en-CA"/>
              </w:rPr>
              <w:commentReference w:id="689"/>
            </w:r>
            <w:r w:rsidR="00E35F1F">
              <w:t>.</w:t>
            </w:r>
          </w:p>
          <w:p w14:paraId="7F1DCAB0" w14:textId="175ACB07"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0"/>
            <w:r w:rsidR="00E35F1F">
              <w:t xml:space="preserve">honour </w:t>
            </w:r>
            <w:commentRangeEnd w:id="690"/>
            <w:r w:rsidR="00E35F1F">
              <w:rPr>
                <w:rStyle w:val="CommentReference"/>
                <w:rFonts w:eastAsiaTheme="minorHAnsi" w:cstheme="minorBidi"/>
                <w:color w:val="auto"/>
                <w:lang w:val="en-CA"/>
              </w:rPr>
              <w:commentReference w:id="690"/>
            </w:r>
            <w:r w:rsidR="00E35F1F">
              <w:t>of Samuel.</w:t>
            </w:r>
          </w:p>
          <w:p w14:paraId="34F5C6A3" w14:textId="0A156B11" w:rsidR="00E35F1F" w:rsidRDefault="00F36A13" w:rsidP="00E35F1F">
            <w:pPr>
              <w:pStyle w:val="EngHangEnd"/>
            </w:pPr>
            <w:r>
              <w:rPr>
                <w:rFonts w:eastAsiaTheme="minorHAnsi"/>
              </w:rPr>
              <w:t xml:space="preserve">Rejoice </w:t>
            </w:r>
            <w:r w:rsidR="00E35F1F">
              <w:rPr>
                <w:rFonts w:eastAsiaTheme="minorHAnsi"/>
              </w:rPr>
              <w:t xml:space="preserve">O Mary: </w:t>
            </w:r>
            <w:r w:rsidR="00E35F1F">
              <w:t>the glory of Israel.</w:t>
            </w:r>
          </w:p>
        </w:tc>
        <w:tc>
          <w:tcPr>
            <w:tcW w:w="288" w:type="dxa"/>
          </w:tcPr>
          <w:p w14:paraId="53D22911" w14:textId="77777777" w:rsidR="00E35F1F" w:rsidRDefault="00E35F1F" w:rsidP="00E35F1F"/>
        </w:tc>
        <w:tc>
          <w:tcPr>
            <w:tcW w:w="288" w:type="dxa"/>
          </w:tcPr>
          <w:p w14:paraId="407E4073" w14:textId="77777777" w:rsidR="00E35F1F" w:rsidRDefault="00E35F1F" w:rsidP="00E35F1F"/>
        </w:tc>
        <w:tc>
          <w:tcPr>
            <w:tcW w:w="3960" w:type="dxa"/>
          </w:tcPr>
          <w:p w14:paraId="467B5C5C" w14:textId="77777777" w:rsidR="00E35F1F" w:rsidRDefault="00E35F1F" w:rsidP="00E35F1F">
            <w:pPr>
              <w:pStyle w:val="CopticVersemulti-line"/>
            </w:pPr>
            <w:r w:rsidRPr="001834E6">
              <w:t>Ⲭ̅ⲉ̅ ⲡ̀ϩⲓⲱⲓϣ ̀̀ⲙⲘⲱⲩⲥⲏⲥ</w:t>
            </w:r>
          </w:p>
          <w:p w14:paraId="0593146F" w14:textId="77777777" w:rsidR="00E35F1F" w:rsidRDefault="00E35F1F" w:rsidP="00E35F1F">
            <w:pPr>
              <w:pStyle w:val="CopticVersemulti-line"/>
            </w:pPr>
            <w:r w:rsidRPr="001834E6">
              <w:t>ⲭ̅ⲉ̅ ⲑ̀ⲙⲁⲩ ⲙ̀ⲡⲓⲇⲉⲥⲡⲟⲧⲏⲥ</w:t>
            </w:r>
          </w:p>
          <w:p w14:paraId="7683A616" w14:textId="77777777" w:rsidR="00E35F1F" w:rsidRDefault="00E35F1F" w:rsidP="00E35F1F">
            <w:pPr>
              <w:pStyle w:val="CopticVersemulti-line"/>
            </w:pPr>
            <w:r w:rsidRPr="001834E6">
              <w:t>ⲭ̅ⲉ̅ ⲡ̀ⲧⲁⲓⲟ̀ ⲛ̀Ⲥⲁⲙⲟⲩⲏⲗ</w:t>
            </w:r>
          </w:p>
          <w:p w14:paraId="338789F0" w14:textId="77777777" w:rsidR="00E35F1F" w:rsidRDefault="00E35F1F" w:rsidP="00E35F1F">
            <w:pPr>
              <w:pStyle w:val="CopticVerse"/>
            </w:pPr>
            <w:r w:rsidRPr="001834E6">
              <w:t>ⲭ̅ⲉ̅ ⲡ̀ϣⲟⲩϣⲟⲩ ⲙ̀Ⲡⲓⲥ̅ⲗ</w:t>
            </w:r>
          </w:p>
        </w:tc>
      </w:tr>
      <w:tr w:rsidR="00E35F1F" w14:paraId="149F2457" w14:textId="77777777" w:rsidTr="00E35F1F">
        <w:trPr>
          <w:cantSplit/>
          <w:jc w:val="center"/>
        </w:trPr>
        <w:tc>
          <w:tcPr>
            <w:tcW w:w="288" w:type="dxa"/>
          </w:tcPr>
          <w:p w14:paraId="73C78599" w14:textId="77777777" w:rsidR="00E35F1F" w:rsidRDefault="00E35F1F" w:rsidP="00E35F1F">
            <w:r w:rsidRPr="000F6316">
              <w:rPr>
                <w:rFonts w:ascii="CS Avva Shenouda" w:hAnsi="CS Avva Shenouda"/>
                <w:sz w:val="24"/>
                <w:szCs w:val="24"/>
              </w:rPr>
              <w:t>¿</w:t>
            </w:r>
          </w:p>
        </w:tc>
        <w:tc>
          <w:tcPr>
            <w:tcW w:w="3960" w:type="dxa"/>
          </w:tcPr>
          <w:p w14:paraId="485D2682" w14:textId="5BDF9804" w:rsidR="00E35F1F" w:rsidRDefault="00F36A13" w:rsidP="00E35F1F">
            <w:pPr>
              <w:pStyle w:val="EngHang"/>
            </w:pPr>
            <w:r>
              <w:rPr>
                <w:rFonts w:eastAsiaTheme="minorHAnsi"/>
              </w:rPr>
              <w:t xml:space="preserve">Rejoice </w:t>
            </w:r>
            <w:r w:rsidR="00E35F1F">
              <w:rPr>
                <w:rFonts w:eastAsiaTheme="minorHAnsi"/>
              </w:rPr>
              <w:t xml:space="preserve">O Mary: </w:t>
            </w:r>
            <w:r w:rsidR="00E35F1F">
              <w:t>the firmness of righteous Job.</w:t>
            </w:r>
          </w:p>
          <w:p w14:paraId="389B20AB" w14:textId="3CF6B67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precious jewel.</w:t>
            </w:r>
          </w:p>
          <w:p w14:paraId="324118FD" w14:textId="35E1EE2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the Beloved.</w:t>
            </w:r>
          </w:p>
          <w:p w14:paraId="066865B9" w14:textId="1D7B4FDA" w:rsidR="00E35F1F" w:rsidRDefault="00F36A13" w:rsidP="00E35F1F">
            <w:pPr>
              <w:pStyle w:val="EngHangEnd"/>
            </w:pPr>
            <w:r>
              <w:rPr>
                <w:rFonts w:eastAsiaTheme="minorHAnsi"/>
              </w:rPr>
              <w:t xml:space="preserve">Rejoice </w:t>
            </w:r>
            <w:r w:rsidR="00E35F1F">
              <w:t>O Mary: the daughter of King David.</w:t>
            </w:r>
          </w:p>
        </w:tc>
        <w:tc>
          <w:tcPr>
            <w:tcW w:w="288" w:type="dxa"/>
          </w:tcPr>
          <w:p w14:paraId="6E132C71" w14:textId="77777777" w:rsidR="00E35F1F" w:rsidRDefault="00E35F1F" w:rsidP="00E35F1F"/>
        </w:tc>
        <w:tc>
          <w:tcPr>
            <w:tcW w:w="288" w:type="dxa"/>
          </w:tcPr>
          <w:p w14:paraId="709CDAC4" w14:textId="77777777" w:rsidR="00E35F1F" w:rsidRDefault="00E35F1F" w:rsidP="00E35F1F">
            <w:r w:rsidRPr="000F6316">
              <w:rPr>
                <w:rFonts w:ascii="CS Avva Shenouda" w:hAnsi="CS Avva Shenouda"/>
                <w:sz w:val="24"/>
                <w:szCs w:val="24"/>
              </w:rPr>
              <w:t>¿</w:t>
            </w:r>
          </w:p>
        </w:tc>
        <w:tc>
          <w:tcPr>
            <w:tcW w:w="3960" w:type="dxa"/>
          </w:tcPr>
          <w:p w14:paraId="4C818AD0" w14:textId="77777777" w:rsidR="00E35F1F" w:rsidRDefault="00E35F1F" w:rsidP="00E35F1F">
            <w:pPr>
              <w:pStyle w:val="CopticVersemulti-line"/>
            </w:pPr>
            <w:r w:rsidRPr="001834E6">
              <w:t>Ⲭ̅ⲉ̅ ⲡ̀ⲧⲁϫⲣⲟ ⲛ̀Ⲓⲱⲃ ⲡⲓⲑⲙⲏⲓ</w:t>
            </w:r>
          </w:p>
          <w:p w14:paraId="20B71FE9" w14:textId="77777777" w:rsidR="00E35F1F" w:rsidRDefault="00E35F1F" w:rsidP="00E35F1F">
            <w:pPr>
              <w:pStyle w:val="CopticVersemulti-line"/>
            </w:pPr>
            <w:r w:rsidRPr="001834E6">
              <w:t>ⲭ̅ⲉ̅ ⲡⲓⲱ̀ⲛⲓ ⲛ̀ⲁ̀ⲛⲁⲙⲏⲓ</w:t>
            </w:r>
          </w:p>
          <w:p w14:paraId="2C4FF906" w14:textId="77777777" w:rsidR="00E35F1F" w:rsidRDefault="00E35F1F" w:rsidP="00E35F1F">
            <w:pPr>
              <w:pStyle w:val="CopticVersemulti-line"/>
            </w:pPr>
            <w:r w:rsidRPr="001834E6">
              <w:t>ⲭ̅ⲉ̅ ⲑ̀ⲙⲁⲩ ⲙ̀ⲡⲓⲙⲉⲛⲣⲓⲧ</w:t>
            </w:r>
          </w:p>
          <w:p w14:paraId="13112AAF" w14:textId="77777777" w:rsidR="00E35F1F" w:rsidRDefault="00E35F1F" w:rsidP="00E35F1F">
            <w:pPr>
              <w:pStyle w:val="CopticVerse"/>
            </w:pPr>
            <w:r w:rsidRPr="001834E6">
              <w:t>ⲭ̅ⲉ̅ ⲧ̀ϣⲉⲣⲓ ⲙ̀ⲡ̀ⲟⲩⲣⲟ Ⲇⲁⲩⲓⲇ</w:t>
            </w:r>
          </w:p>
        </w:tc>
      </w:tr>
      <w:tr w:rsidR="00E35F1F" w14:paraId="4D0C6BF4" w14:textId="77777777" w:rsidTr="00E35F1F">
        <w:trPr>
          <w:cantSplit/>
          <w:jc w:val="center"/>
        </w:trPr>
        <w:tc>
          <w:tcPr>
            <w:tcW w:w="288" w:type="dxa"/>
          </w:tcPr>
          <w:p w14:paraId="3841C9E4" w14:textId="77777777" w:rsidR="00E35F1F" w:rsidRDefault="00E35F1F" w:rsidP="00E35F1F"/>
        </w:tc>
        <w:tc>
          <w:tcPr>
            <w:tcW w:w="3960" w:type="dxa"/>
          </w:tcPr>
          <w:p w14:paraId="4EEAF0B7" w14:textId="7EBFA525"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1"/>
            <w:r w:rsidR="00E35F1F">
              <w:t xml:space="preserve">spouse </w:t>
            </w:r>
            <w:commentRangeEnd w:id="691"/>
            <w:r w:rsidR="00E35F1F">
              <w:rPr>
                <w:rStyle w:val="CommentReference"/>
                <w:rFonts w:eastAsiaTheme="minorHAnsi" w:cstheme="minorBidi"/>
                <w:color w:val="auto"/>
                <w:lang w:val="en-CA"/>
              </w:rPr>
              <w:commentReference w:id="691"/>
            </w:r>
            <w:r w:rsidR="00E35F1F">
              <w:t>of Solomon.</w:t>
            </w:r>
          </w:p>
          <w:p w14:paraId="262181DC" w14:textId="6E39A534" w:rsidR="00E35F1F" w:rsidRDefault="00F36A13" w:rsidP="00E35F1F">
            <w:pPr>
              <w:pStyle w:val="EngHang"/>
            </w:pPr>
            <w:r>
              <w:rPr>
                <w:rFonts w:eastAsiaTheme="minorHAnsi"/>
              </w:rPr>
              <w:t xml:space="preserve">Rejoice </w:t>
            </w:r>
            <w:r w:rsidR="00E35F1F">
              <w:rPr>
                <w:rFonts w:eastAsiaTheme="minorHAnsi"/>
              </w:rPr>
              <w:t xml:space="preserve">O Mary: </w:t>
            </w:r>
            <w:r w:rsidR="00E35F1F">
              <w:t>exaltation of the righteous.</w:t>
            </w:r>
          </w:p>
          <w:p w14:paraId="6E7FA58B" w14:textId="05D88F4E" w:rsidR="00E35F1F" w:rsidRDefault="00F36A13" w:rsidP="00E35F1F">
            <w:pPr>
              <w:pStyle w:val="EngHang"/>
            </w:pPr>
            <w:r>
              <w:rPr>
                <w:rFonts w:eastAsiaTheme="minorHAnsi"/>
              </w:rPr>
              <w:t xml:space="preserve">Rejoice </w:t>
            </w:r>
            <w:r w:rsidR="00E35F1F">
              <w:rPr>
                <w:rFonts w:eastAsiaTheme="minorHAnsi"/>
              </w:rPr>
              <w:t xml:space="preserve">O Mary: </w:t>
            </w:r>
            <w:r w:rsidR="00E35F1F">
              <w:t xml:space="preserve">the </w:t>
            </w:r>
            <w:commentRangeStart w:id="692"/>
            <w:r w:rsidR="00E35F1F">
              <w:t xml:space="preserve">health </w:t>
            </w:r>
            <w:commentRangeEnd w:id="692"/>
            <w:r w:rsidR="00E35F1F">
              <w:rPr>
                <w:rStyle w:val="CommentReference"/>
                <w:rFonts w:eastAsiaTheme="minorHAnsi" w:cstheme="minorBidi"/>
                <w:color w:val="auto"/>
                <w:lang w:val="en-CA"/>
              </w:rPr>
              <w:commentReference w:id="692"/>
            </w:r>
            <w:r w:rsidR="00E35F1F">
              <w:t>of Isaiah.</w:t>
            </w:r>
          </w:p>
          <w:p w14:paraId="31FEB06C" w14:textId="7A4F0161" w:rsidR="00E35F1F" w:rsidRDefault="00F36A13" w:rsidP="00E35F1F">
            <w:pPr>
              <w:pStyle w:val="EngHangEnd"/>
            </w:pPr>
            <w:r>
              <w:rPr>
                <w:rFonts w:eastAsiaTheme="minorHAnsi"/>
              </w:rPr>
              <w:t xml:space="preserve">Rejoice </w:t>
            </w:r>
            <w:r w:rsidR="00E35F1F">
              <w:t>O Mary: the healing of Jeremiah.</w:t>
            </w:r>
          </w:p>
        </w:tc>
        <w:tc>
          <w:tcPr>
            <w:tcW w:w="288" w:type="dxa"/>
          </w:tcPr>
          <w:p w14:paraId="12C2DA81" w14:textId="77777777" w:rsidR="00E35F1F" w:rsidRDefault="00E35F1F" w:rsidP="00E35F1F"/>
        </w:tc>
        <w:tc>
          <w:tcPr>
            <w:tcW w:w="288" w:type="dxa"/>
          </w:tcPr>
          <w:p w14:paraId="58455457" w14:textId="77777777" w:rsidR="00E35F1F" w:rsidRDefault="00E35F1F" w:rsidP="00E35F1F"/>
        </w:tc>
        <w:tc>
          <w:tcPr>
            <w:tcW w:w="3960" w:type="dxa"/>
          </w:tcPr>
          <w:p w14:paraId="76C16066" w14:textId="77777777" w:rsidR="00E35F1F" w:rsidRDefault="00E35F1F" w:rsidP="00E35F1F">
            <w:pPr>
              <w:pStyle w:val="CopticVersemulti-line"/>
            </w:pPr>
            <w:r w:rsidRPr="001834E6">
              <w:t>Ⲭ̅ⲉ̅ ϯϣ̀ⲫⲉⲣⲓ ⲛ̀Ⲥⲟⲗⲟⲙⲱⲛ</w:t>
            </w:r>
          </w:p>
          <w:p w14:paraId="739C1E3D" w14:textId="77777777" w:rsidR="00E35F1F" w:rsidRDefault="00E35F1F" w:rsidP="00E35F1F">
            <w:pPr>
              <w:pStyle w:val="CopticVersemulti-line"/>
            </w:pPr>
            <w:r w:rsidRPr="001834E6">
              <w:t>ⲭ̅ⲉ̅ ⲡ̀ϭ̀ⲓⲥⲓ ⲛ̀ⲛⲓⲇⲓⲕⲉⲟⲛ</w:t>
            </w:r>
          </w:p>
          <w:p w14:paraId="47410DA9" w14:textId="77777777" w:rsidR="00E35F1F" w:rsidRDefault="00E35F1F" w:rsidP="00E35F1F">
            <w:pPr>
              <w:pStyle w:val="CopticVersemulti-line"/>
            </w:pPr>
            <w:r w:rsidRPr="001834E6">
              <w:t>ⲭ̅ⲉ̅ ⲡ̀ⲟⲩϫⲁⲓ ⲛ̀Ⲏⲥⲁⲏ̀ⲁⲥ</w:t>
            </w:r>
          </w:p>
          <w:p w14:paraId="25B5DDD8" w14:textId="77777777" w:rsidR="00E35F1F" w:rsidRDefault="00E35F1F" w:rsidP="00E35F1F">
            <w:pPr>
              <w:pStyle w:val="CopticVerse"/>
            </w:pPr>
            <w:r w:rsidRPr="001834E6">
              <w:t>ⲭ̅ⲉ̅ ⲡ̀ⲧⲁⲗϭⲟ ⲛ̀Ⲓⲉⲣⲉⲙⲓⲁⲥ</w:t>
            </w:r>
          </w:p>
        </w:tc>
      </w:tr>
      <w:tr w:rsidR="00E35F1F" w14:paraId="48E1478A" w14:textId="77777777" w:rsidTr="00E35F1F">
        <w:trPr>
          <w:cantSplit/>
          <w:jc w:val="center"/>
        </w:trPr>
        <w:tc>
          <w:tcPr>
            <w:tcW w:w="288" w:type="dxa"/>
          </w:tcPr>
          <w:p w14:paraId="70964A3A" w14:textId="77777777" w:rsidR="00E35F1F" w:rsidRDefault="00E35F1F" w:rsidP="00E35F1F">
            <w:r w:rsidRPr="000F6316">
              <w:rPr>
                <w:rFonts w:ascii="CS Avva Shenouda" w:hAnsi="CS Avva Shenouda"/>
                <w:sz w:val="24"/>
                <w:szCs w:val="24"/>
              </w:rPr>
              <w:t>¿</w:t>
            </w:r>
          </w:p>
        </w:tc>
        <w:tc>
          <w:tcPr>
            <w:tcW w:w="3960" w:type="dxa"/>
          </w:tcPr>
          <w:p w14:paraId="50AA8410" w14:textId="3CE8815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knowledge of Ezekiel.</w:t>
            </w:r>
          </w:p>
          <w:p w14:paraId="3899305B" w14:textId="2141343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gift of Daniel.</w:t>
            </w:r>
          </w:p>
          <w:p w14:paraId="67E0E507" w14:textId="72EA44A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power of Elijah.</w:t>
            </w:r>
          </w:p>
          <w:p w14:paraId="39BF32CE" w14:textId="4D388E93" w:rsidR="00E35F1F" w:rsidRDefault="00F36A13" w:rsidP="00E35F1F">
            <w:pPr>
              <w:pStyle w:val="EngHangEnd"/>
            </w:pPr>
            <w:r>
              <w:rPr>
                <w:rFonts w:eastAsiaTheme="minorHAnsi"/>
              </w:rPr>
              <w:t xml:space="preserve">Rejoice </w:t>
            </w:r>
            <w:r w:rsidR="00E35F1F">
              <w:t>O Mary: the grace of Elisha.</w:t>
            </w:r>
          </w:p>
        </w:tc>
        <w:tc>
          <w:tcPr>
            <w:tcW w:w="288" w:type="dxa"/>
          </w:tcPr>
          <w:p w14:paraId="770CECF0" w14:textId="77777777" w:rsidR="00E35F1F" w:rsidRDefault="00E35F1F" w:rsidP="00E35F1F"/>
        </w:tc>
        <w:tc>
          <w:tcPr>
            <w:tcW w:w="288" w:type="dxa"/>
          </w:tcPr>
          <w:p w14:paraId="45EAA6CD" w14:textId="77777777" w:rsidR="00E35F1F" w:rsidRDefault="00E35F1F" w:rsidP="00E35F1F">
            <w:r w:rsidRPr="000F6316">
              <w:rPr>
                <w:rFonts w:ascii="CS Avva Shenouda" w:hAnsi="CS Avva Shenouda"/>
                <w:sz w:val="24"/>
                <w:szCs w:val="24"/>
              </w:rPr>
              <w:t>¿</w:t>
            </w:r>
          </w:p>
        </w:tc>
        <w:tc>
          <w:tcPr>
            <w:tcW w:w="3960" w:type="dxa"/>
          </w:tcPr>
          <w:p w14:paraId="560DEACD" w14:textId="77777777" w:rsidR="00E35F1F" w:rsidRDefault="00E35F1F" w:rsidP="00E35F1F">
            <w:pPr>
              <w:pStyle w:val="CopticVersemulti-line"/>
            </w:pPr>
            <w:r w:rsidRPr="001834E6">
              <w:t>Ⲭ̅ⲉ̅ ⲡ̀ⲉ̀ⲙⲓ ⲛ̀Ⲓⲉⲍⲉⲕⲓⲏⲗ</w:t>
            </w:r>
          </w:p>
          <w:p w14:paraId="6EF59CA0" w14:textId="77777777" w:rsidR="00E35F1F" w:rsidRDefault="00E35F1F" w:rsidP="00E35F1F">
            <w:pPr>
              <w:pStyle w:val="CopticVersemulti-line"/>
            </w:pPr>
            <w:r w:rsidRPr="001834E6">
              <w:t>ⲭ̅ⲉ̅ ⲭⲁⲣⲓⲥ ⲧⲟⲩ Ⲇⲁⲛⲓⲏⲗ</w:t>
            </w:r>
          </w:p>
          <w:p w14:paraId="5F86A461" w14:textId="77777777" w:rsidR="00E35F1F" w:rsidRDefault="00E35F1F" w:rsidP="00E35F1F">
            <w:pPr>
              <w:pStyle w:val="CopticVersemulti-line"/>
            </w:pPr>
            <w:r w:rsidRPr="001834E6">
              <w:t>ⲭ̅ⲉ̅ ⲧ̀ϫⲟⲙ ⲛ̀Ⲏⲗⲓⲁⲥ</w:t>
            </w:r>
          </w:p>
          <w:p w14:paraId="4B5CF9A0" w14:textId="77777777" w:rsidR="00E35F1F" w:rsidRDefault="00E35F1F" w:rsidP="00E35F1F">
            <w:pPr>
              <w:pStyle w:val="CopticVerse"/>
            </w:pPr>
            <w:r w:rsidRPr="001834E6">
              <w:t>ⲭ̅ⲉ̅ ⲡⲓϩ̀ⲙⲟⲧ ⲛ̀Ⲉⲗⲓⲥⲉⲟⲥ</w:t>
            </w:r>
          </w:p>
        </w:tc>
      </w:tr>
      <w:tr w:rsidR="00E35F1F" w14:paraId="36A65036" w14:textId="77777777" w:rsidTr="00E35F1F">
        <w:trPr>
          <w:cantSplit/>
          <w:jc w:val="center"/>
        </w:trPr>
        <w:tc>
          <w:tcPr>
            <w:tcW w:w="288" w:type="dxa"/>
          </w:tcPr>
          <w:p w14:paraId="05825FDD" w14:textId="77777777" w:rsidR="00E35F1F" w:rsidRDefault="00E35F1F" w:rsidP="00E35F1F"/>
        </w:tc>
        <w:tc>
          <w:tcPr>
            <w:tcW w:w="3960" w:type="dxa"/>
          </w:tcPr>
          <w:p w14:paraId="75A455E2" w14:textId="3E4915C8" w:rsidR="00E35F1F" w:rsidRDefault="00F36A13" w:rsidP="00E35F1F">
            <w:pPr>
              <w:pStyle w:val="EngHang"/>
            </w:pPr>
            <w:r>
              <w:rPr>
                <w:rFonts w:eastAsiaTheme="minorHAnsi"/>
              </w:rPr>
              <w:t xml:space="preserve">Rejoice </w:t>
            </w:r>
            <w:r w:rsidR="00E35F1F">
              <w:rPr>
                <w:rFonts w:eastAsiaTheme="minorHAnsi"/>
              </w:rPr>
              <w:t xml:space="preserve">O Mary: </w:t>
            </w:r>
            <w:r w:rsidR="00E35F1F">
              <w:t>the Theotokos.</w:t>
            </w:r>
          </w:p>
          <w:p w14:paraId="3C7FAC93" w14:textId="5F09156C" w:rsidR="00E35F1F" w:rsidRDefault="00F36A13" w:rsidP="00E35F1F">
            <w:pPr>
              <w:pStyle w:val="EngHang"/>
            </w:pPr>
            <w:r>
              <w:rPr>
                <w:rFonts w:eastAsiaTheme="minorHAnsi"/>
              </w:rPr>
              <w:t xml:space="preserve">Rejoice </w:t>
            </w:r>
            <w:r w:rsidR="00E35F1F">
              <w:rPr>
                <w:rFonts w:eastAsiaTheme="minorHAnsi"/>
              </w:rPr>
              <w:t xml:space="preserve">O Mary: </w:t>
            </w:r>
            <w:r w:rsidR="00E35F1F">
              <w:t>the Mother of Jesus Christ.</w:t>
            </w:r>
          </w:p>
          <w:p w14:paraId="090C456B" w14:textId="4D47BC66" w:rsidR="00E35F1F" w:rsidRDefault="00F36A13" w:rsidP="00E35F1F">
            <w:pPr>
              <w:pStyle w:val="EngHang"/>
            </w:pPr>
            <w:r>
              <w:rPr>
                <w:rFonts w:eastAsiaTheme="minorHAnsi"/>
              </w:rPr>
              <w:t xml:space="preserve">Rejoice </w:t>
            </w:r>
            <w:r w:rsidR="00E35F1F">
              <w:rPr>
                <w:rFonts w:eastAsiaTheme="minorHAnsi"/>
              </w:rPr>
              <w:t xml:space="preserve">O Mary: </w:t>
            </w:r>
            <w:r w:rsidR="00E35F1F">
              <w:t>the beautiful dove.</w:t>
            </w:r>
          </w:p>
          <w:p w14:paraId="36CFCE52" w14:textId="589B1B37" w:rsidR="00E35F1F" w:rsidRDefault="00F36A13" w:rsidP="00E35F1F">
            <w:pPr>
              <w:pStyle w:val="EngHangEnd"/>
            </w:pPr>
            <w:r>
              <w:rPr>
                <w:rFonts w:eastAsiaTheme="minorHAnsi"/>
              </w:rPr>
              <w:t xml:space="preserve">Rejoice </w:t>
            </w:r>
            <w:r w:rsidR="00E35F1F">
              <w:t>O Mary: the Mother of the Son of God.</w:t>
            </w:r>
          </w:p>
        </w:tc>
        <w:tc>
          <w:tcPr>
            <w:tcW w:w="288" w:type="dxa"/>
          </w:tcPr>
          <w:p w14:paraId="5D2AFF52" w14:textId="77777777" w:rsidR="00E35F1F" w:rsidRDefault="00E35F1F" w:rsidP="00E35F1F"/>
        </w:tc>
        <w:tc>
          <w:tcPr>
            <w:tcW w:w="288" w:type="dxa"/>
          </w:tcPr>
          <w:p w14:paraId="5591DD55" w14:textId="77777777" w:rsidR="00E35F1F" w:rsidRDefault="00E35F1F" w:rsidP="00E35F1F"/>
        </w:tc>
        <w:tc>
          <w:tcPr>
            <w:tcW w:w="3960" w:type="dxa"/>
          </w:tcPr>
          <w:p w14:paraId="57E4D8F9" w14:textId="77777777" w:rsidR="00E35F1F" w:rsidRDefault="00E35F1F" w:rsidP="00E35F1F">
            <w:pPr>
              <w:pStyle w:val="CopticVersemulti-line"/>
            </w:pPr>
            <w:r w:rsidRPr="001834E6">
              <w:t>Ⲭ̅ⲉ̅ ϯⲑⲉⲟⲧⲟⲕⲟⲥ</w:t>
            </w:r>
          </w:p>
          <w:p w14:paraId="0164B329" w14:textId="77777777" w:rsidR="00E35F1F" w:rsidRDefault="00E35F1F" w:rsidP="00E35F1F">
            <w:pPr>
              <w:pStyle w:val="CopticVersemulti-line"/>
            </w:pPr>
            <w:r w:rsidRPr="001834E6">
              <w:t>ⲭ̅ⲉ̅ ⲑ̀ⲙⲁⲩ ⲛ̀Ⲓⲏ̅ⲥ Ⲡⲭ̅ⲥ</w:t>
            </w:r>
          </w:p>
          <w:p w14:paraId="0F39D230" w14:textId="77777777" w:rsidR="00E35F1F" w:rsidRDefault="00E35F1F" w:rsidP="00E35F1F">
            <w:pPr>
              <w:pStyle w:val="CopticVersemulti-line"/>
            </w:pPr>
            <w:r w:rsidRPr="001834E6">
              <w:t>ⲭ̅ⲉ̅ ϯϭ̀ⲣⲟⲙⲡⲓ ⲉⲑⲛⲉⲥⲱⲥ</w:t>
            </w:r>
          </w:p>
          <w:p w14:paraId="384127F2" w14:textId="77777777" w:rsidR="00E35F1F" w:rsidRDefault="00E35F1F" w:rsidP="00E35F1F">
            <w:pPr>
              <w:pStyle w:val="CopticVerse"/>
            </w:pPr>
            <w:r w:rsidRPr="001834E6">
              <w:t>ⲭ̅ⲉ̅ ⲑⲙⲁⲩ ⲛ̀Ⲩⲓⲟⲥ Ⲑⲉⲟⲥ</w:t>
            </w:r>
          </w:p>
        </w:tc>
      </w:tr>
      <w:tr w:rsidR="00E35F1F" w14:paraId="396E951C" w14:textId="77777777" w:rsidTr="00E35F1F">
        <w:trPr>
          <w:cantSplit/>
          <w:jc w:val="center"/>
        </w:trPr>
        <w:tc>
          <w:tcPr>
            <w:tcW w:w="288" w:type="dxa"/>
          </w:tcPr>
          <w:p w14:paraId="255FE8F5" w14:textId="77777777" w:rsidR="00E35F1F" w:rsidRDefault="00E35F1F" w:rsidP="00E35F1F">
            <w:r w:rsidRPr="000F6316">
              <w:rPr>
                <w:rFonts w:ascii="CS Avva Shenouda" w:hAnsi="CS Avva Shenouda"/>
                <w:sz w:val="24"/>
                <w:szCs w:val="24"/>
              </w:rPr>
              <w:t>¿</w:t>
            </w:r>
          </w:p>
        </w:tc>
        <w:tc>
          <w:tcPr>
            <w:tcW w:w="3960" w:type="dxa"/>
          </w:tcPr>
          <w:p w14:paraId="6B78C177" w14:textId="629E281C" w:rsidR="00E35F1F" w:rsidRDefault="00F36A13" w:rsidP="00E35F1F">
            <w:pPr>
              <w:pStyle w:val="EngHang"/>
            </w:pPr>
            <w:r>
              <w:rPr>
                <w:rFonts w:eastAsiaTheme="minorHAnsi"/>
              </w:rPr>
              <w:t>Rejoice</w:t>
            </w:r>
            <w:r>
              <w:t xml:space="preserve"> </w:t>
            </w:r>
            <w:r w:rsidR="00E35F1F">
              <w:t>O Mary,</w:t>
            </w:r>
          </w:p>
          <w:p w14:paraId="12A2D07E" w14:textId="77777777" w:rsidR="00E35F1F" w:rsidRDefault="00E35F1F" w:rsidP="00E35F1F">
            <w:pPr>
              <w:pStyle w:val="EngHang"/>
            </w:pPr>
            <w:r>
              <w:t>About whom</w:t>
            </w:r>
          </w:p>
          <w:p w14:paraId="0B2538BC" w14:textId="77777777" w:rsidR="00E35F1F" w:rsidRDefault="00E35F1F" w:rsidP="00E35F1F">
            <w:pPr>
              <w:pStyle w:val="EngHang"/>
            </w:pPr>
            <w:r>
              <w:t>All the prophets</w:t>
            </w:r>
          </w:p>
          <w:p w14:paraId="2DFE384C" w14:textId="77777777" w:rsidR="00E35F1F" w:rsidRDefault="00E35F1F" w:rsidP="00E35F1F">
            <w:pPr>
              <w:pStyle w:val="EngHangEnd"/>
            </w:pPr>
            <w:r>
              <w:t>Prophesied and said,</w:t>
            </w:r>
          </w:p>
        </w:tc>
        <w:tc>
          <w:tcPr>
            <w:tcW w:w="288" w:type="dxa"/>
          </w:tcPr>
          <w:p w14:paraId="0CC297B3" w14:textId="77777777" w:rsidR="00E35F1F" w:rsidRDefault="00E35F1F" w:rsidP="00E35F1F"/>
        </w:tc>
        <w:tc>
          <w:tcPr>
            <w:tcW w:w="288" w:type="dxa"/>
          </w:tcPr>
          <w:p w14:paraId="20426A92" w14:textId="77777777" w:rsidR="00E35F1F" w:rsidRDefault="00E35F1F" w:rsidP="00E35F1F">
            <w:r w:rsidRPr="000F6316">
              <w:rPr>
                <w:rFonts w:ascii="CS Avva Shenouda" w:hAnsi="CS Avva Shenouda"/>
                <w:sz w:val="24"/>
                <w:szCs w:val="24"/>
              </w:rPr>
              <w:t>¿</w:t>
            </w:r>
          </w:p>
        </w:tc>
        <w:tc>
          <w:tcPr>
            <w:tcW w:w="3960" w:type="dxa"/>
          </w:tcPr>
          <w:p w14:paraId="2EFF33E3" w14:textId="77777777" w:rsidR="00E35F1F" w:rsidRDefault="00E35F1F" w:rsidP="00E35F1F">
            <w:pPr>
              <w:pStyle w:val="CopticVersemulti-line"/>
            </w:pPr>
            <w:r w:rsidRPr="001834E6">
              <w:t>Ⲭⲉⲣⲉ ⲛⲉ Ⲙⲁⲣⲓⲁ</w:t>
            </w:r>
          </w:p>
          <w:p w14:paraId="0F7664EF" w14:textId="77777777" w:rsidR="00E35F1F" w:rsidRDefault="00E35F1F" w:rsidP="00E35F1F">
            <w:pPr>
              <w:pStyle w:val="CopticVersemulti-line"/>
            </w:pPr>
            <w:r w:rsidRPr="001834E6">
              <w:t>ⲉⲧⲁⲩⲉⲣⲙⲉⲑⲣⲉ ⲛⲁⲥ</w:t>
            </w:r>
          </w:p>
          <w:p w14:paraId="4C0AD3A7" w14:textId="77777777" w:rsidR="00E35F1F" w:rsidRDefault="00E35F1F" w:rsidP="00E35F1F">
            <w:pPr>
              <w:pStyle w:val="CopticVersemulti-line"/>
            </w:pPr>
            <w:r w:rsidRPr="001834E6">
              <w:t>ⲛ̀ϫⲉ ⲛⲓⲡⲣⲟⲫⲏⲧⲏⲥ ⲧⲏⲣⲟⲩ</w:t>
            </w:r>
          </w:p>
          <w:p w14:paraId="56669BA9" w14:textId="77777777" w:rsidR="00E35F1F" w:rsidRDefault="00E35F1F" w:rsidP="00E35F1F">
            <w:pPr>
              <w:pStyle w:val="CopticVerse"/>
            </w:pPr>
            <w:r w:rsidRPr="001834E6">
              <w:t>ⲟⲩⲟϩ ⲁⲩϫⲱ ⲙ̀ⲙⲟⲥ</w:t>
            </w:r>
          </w:p>
        </w:tc>
      </w:tr>
      <w:tr w:rsidR="00E35F1F" w14:paraId="52F30BB2" w14:textId="77777777" w:rsidTr="00E35F1F">
        <w:trPr>
          <w:cantSplit/>
          <w:jc w:val="center"/>
        </w:trPr>
        <w:tc>
          <w:tcPr>
            <w:tcW w:w="288" w:type="dxa"/>
          </w:tcPr>
          <w:p w14:paraId="625B3088" w14:textId="77777777" w:rsidR="00E35F1F" w:rsidRDefault="00E35F1F" w:rsidP="00E35F1F">
            <w:r w:rsidRPr="000F6316">
              <w:rPr>
                <w:rFonts w:ascii="CS Avva Shenouda" w:hAnsi="CS Avva Shenouda"/>
                <w:sz w:val="24"/>
                <w:szCs w:val="24"/>
              </w:rPr>
              <w:t>¿</w:t>
            </w:r>
          </w:p>
        </w:tc>
        <w:tc>
          <w:tcPr>
            <w:tcW w:w="3960" w:type="dxa"/>
          </w:tcPr>
          <w:p w14:paraId="5F61B7AF" w14:textId="3A6E4E1A" w:rsidR="00E35F1F" w:rsidRDefault="00BD1732" w:rsidP="00E35F1F">
            <w:pPr>
              <w:pStyle w:val="EngHang"/>
            </w:pPr>
            <w:r>
              <w:t>“</w:t>
            </w:r>
            <w:r w:rsidR="00E35F1F">
              <w:t>Behold, God the Logos</w:t>
            </w:r>
          </w:p>
          <w:p w14:paraId="42D08C17" w14:textId="77777777" w:rsidR="00E35F1F" w:rsidRDefault="00E35F1F" w:rsidP="00E35F1F">
            <w:pPr>
              <w:pStyle w:val="EngHang"/>
            </w:pPr>
            <w:r>
              <w:t>Was incarnate of you,</w:t>
            </w:r>
          </w:p>
          <w:p w14:paraId="559B2E30" w14:textId="77777777" w:rsidR="00E35F1F" w:rsidRDefault="00E35F1F" w:rsidP="00E35F1F">
            <w:pPr>
              <w:pStyle w:val="EngHang"/>
            </w:pPr>
            <w:r>
              <w:t xml:space="preserve">With an </w:t>
            </w:r>
            <w:commentRangeStart w:id="693"/>
            <w:r>
              <w:t>indescribable</w:t>
            </w:r>
            <w:commentRangeEnd w:id="693"/>
            <w:r>
              <w:rPr>
                <w:rStyle w:val="CommentReference"/>
                <w:rFonts w:eastAsiaTheme="minorHAnsi" w:cstheme="minorBidi"/>
                <w:color w:val="auto"/>
                <w:lang w:val="en-CA"/>
              </w:rPr>
              <w:commentReference w:id="693"/>
            </w:r>
          </w:p>
          <w:p w14:paraId="3D47CD7E" w14:textId="1C649751" w:rsidR="00E35F1F" w:rsidRDefault="00BD1732" w:rsidP="00E35F1F">
            <w:pPr>
              <w:pStyle w:val="EngHangEnd"/>
            </w:pPr>
            <w:r>
              <w:t>Unity.”</w:t>
            </w:r>
          </w:p>
        </w:tc>
        <w:tc>
          <w:tcPr>
            <w:tcW w:w="288" w:type="dxa"/>
          </w:tcPr>
          <w:p w14:paraId="06A31D63" w14:textId="77777777" w:rsidR="00E35F1F" w:rsidRDefault="00E35F1F" w:rsidP="00E35F1F"/>
        </w:tc>
        <w:tc>
          <w:tcPr>
            <w:tcW w:w="288" w:type="dxa"/>
          </w:tcPr>
          <w:p w14:paraId="3AAB24CC" w14:textId="77777777" w:rsidR="00E35F1F" w:rsidRDefault="00E35F1F" w:rsidP="00E35F1F">
            <w:r w:rsidRPr="000F6316">
              <w:rPr>
                <w:rFonts w:ascii="CS Avva Shenouda" w:hAnsi="CS Avva Shenouda"/>
                <w:sz w:val="24"/>
                <w:szCs w:val="24"/>
              </w:rPr>
              <w:t>¿</w:t>
            </w:r>
          </w:p>
        </w:tc>
        <w:tc>
          <w:tcPr>
            <w:tcW w:w="3960" w:type="dxa"/>
          </w:tcPr>
          <w:p w14:paraId="52AF8B09" w14:textId="77777777" w:rsidR="00E35F1F" w:rsidRDefault="00E35F1F" w:rsidP="00E35F1F">
            <w:pPr>
              <w:pStyle w:val="CopticVersemulti-line"/>
            </w:pPr>
            <w:r w:rsidRPr="001834E6">
              <w:t>Ϩⲏⲡⲡⲉ Ⲫϯ ⲡⲓⲗⲟⲅⲟⲥ</w:t>
            </w:r>
          </w:p>
          <w:p w14:paraId="3375CBCF" w14:textId="77777777" w:rsidR="00E35F1F" w:rsidRDefault="00E35F1F" w:rsidP="00E35F1F">
            <w:pPr>
              <w:pStyle w:val="CopticVersemulti-line"/>
            </w:pPr>
            <w:r w:rsidRPr="001834E6">
              <w:t>ⲉ̀ⲧⲁϥϭⲓⲥⲁⲣⲝ ⲛ̀ϧⲏϯ</w:t>
            </w:r>
          </w:p>
          <w:p w14:paraId="4918A17C" w14:textId="77777777" w:rsidR="00E35F1F" w:rsidRDefault="00E35F1F" w:rsidP="00E35F1F">
            <w:pPr>
              <w:pStyle w:val="CopticVersemulti-line"/>
            </w:pPr>
            <w:r w:rsidRPr="001834E6">
              <w:t>ϧⲉⲛ ⲟⲩⲙⲉⲧⲟⲩⲁⲓ</w:t>
            </w:r>
          </w:p>
          <w:p w14:paraId="50F7F15B" w14:textId="77777777" w:rsidR="00E35F1F" w:rsidRDefault="00E35F1F" w:rsidP="00E35F1F">
            <w:pPr>
              <w:pStyle w:val="CopticVerse"/>
            </w:pPr>
            <w:r w:rsidRPr="001834E6">
              <w:t>ⲛ̀ⲁⲧⲥⲁϫⲓ ⲙ̀ⲡⲉⲥⲣⲏϯ</w:t>
            </w:r>
          </w:p>
        </w:tc>
      </w:tr>
      <w:tr w:rsidR="00E35F1F" w14:paraId="11E1CB3C" w14:textId="77777777" w:rsidTr="00E35F1F">
        <w:trPr>
          <w:cantSplit/>
          <w:jc w:val="center"/>
        </w:trPr>
        <w:tc>
          <w:tcPr>
            <w:tcW w:w="288" w:type="dxa"/>
          </w:tcPr>
          <w:p w14:paraId="51148B1F" w14:textId="77777777" w:rsidR="00E35F1F" w:rsidRDefault="00E35F1F" w:rsidP="00E35F1F"/>
        </w:tc>
        <w:tc>
          <w:tcPr>
            <w:tcW w:w="3960" w:type="dxa"/>
          </w:tcPr>
          <w:p w14:paraId="1C2A0DD7" w14:textId="77777777" w:rsidR="00E35F1F" w:rsidRDefault="00E35F1F" w:rsidP="00E35F1F">
            <w:pPr>
              <w:pStyle w:val="EngHang"/>
            </w:pPr>
            <w:r>
              <w:t>You are truly exalted,</w:t>
            </w:r>
          </w:p>
          <w:p w14:paraId="1461A1F6" w14:textId="77777777" w:rsidR="00E35F1F" w:rsidRDefault="00E35F1F" w:rsidP="00E35F1F">
            <w:pPr>
              <w:pStyle w:val="EngHang"/>
            </w:pPr>
            <w:r>
              <w:t>More than the rod</w:t>
            </w:r>
          </w:p>
          <w:p w14:paraId="008F1E55" w14:textId="77777777" w:rsidR="00E35F1F" w:rsidRDefault="00E35F1F" w:rsidP="00E35F1F">
            <w:pPr>
              <w:pStyle w:val="EngHang"/>
            </w:pPr>
            <w:r>
              <w:t>Of Aaron,</w:t>
            </w:r>
          </w:p>
          <w:p w14:paraId="0D8B4CB1" w14:textId="77777777" w:rsidR="00E35F1F" w:rsidRDefault="00E35F1F" w:rsidP="00E35F1F">
            <w:pPr>
              <w:pStyle w:val="EngHangEnd"/>
            </w:pPr>
            <w:r>
              <w:t xml:space="preserve">O full of </w:t>
            </w:r>
            <w:r w:rsidRPr="000925EA">
              <w:t>grace</w:t>
            </w:r>
            <w:r>
              <w:t>.</w:t>
            </w:r>
          </w:p>
        </w:tc>
        <w:tc>
          <w:tcPr>
            <w:tcW w:w="288" w:type="dxa"/>
          </w:tcPr>
          <w:p w14:paraId="3409E36A" w14:textId="77777777" w:rsidR="00E35F1F" w:rsidRDefault="00E35F1F" w:rsidP="00E35F1F"/>
        </w:tc>
        <w:tc>
          <w:tcPr>
            <w:tcW w:w="288" w:type="dxa"/>
          </w:tcPr>
          <w:p w14:paraId="7A6638ED" w14:textId="77777777" w:rsidR="00E35F1F" w:rsidRDefault="00E35F1F" w:rsidP="00E35F1F"/>
        </w:tc>
        <w:tc>
          <w:tcPr>
            <w:tcW w:w="3960" w:type="dxa"/>
          </w:tcPr>
          <w:p w14:paraId="3EA2D55F" w14:textId="77777777" w:rsidR="00E35F1F" w:rsidRDefault="00E35F1F" w:rsidP="00E35F1F">
            <w:pPr>
              <w:pStyle w:val="CopticVersemulti-line"/>
            </w:pPr>
            <w:r w:rsidRPr="001834E6">
              <w:t>Ⲧⲉϭⲟⲥⲓ ⲁⲗⲏⲑⲱⲥ</w:t>
            </w:r>
          </w:p>
          <w:p w14:paraId="07E063B9" w14:textId="77777777" w:rsidR="00E35F1F" w:rsidRDefault="00E35F1F" w:rsidP="00E35F1F">
            <w:pPr>
              <w:pStyle w:val="CopticVersemulti-line"/>
            </w:pPr>
            <w:r w:rsidRPr="001834E6">
              <w:t>ⲉ̀ϩⲟⲧⲉ ⲡⲓϣ̀ⲃⲱⲧ</w:t>
            </w:r>
          </w:p>
          <w:p w14:paraId="465E6B40" w14:textId="77777777" w:rsidR="00E35F1F" w:rsidRDefault="00E35F1F" w:rsidP="00E35F1F">
            <w:pPr>
              <w:pStyle w:val="CopticVersemulti-line"/>
            </w:pPr>
            <w:r w:rsidRPr="001834E6">
              <w:t>ⲛ̀ⲧⲉ Ⲁⲁⲣⲟⲛ</w:t>
            </w:r>
          </w:p>
          <w:p w14:paraId="2F45552F" w14:textId="77777777" w:rsidR="00E35F1F" w:rsidRDefault="00E35F1F" w:rsidP="00E35F1F">
            <w:pPr>
              <w:pStyle w:val="CopticVerse"/>
            </w:pPr>
            <w:r w:rsidRPr="001834E6">
              <w:t>ⲱ̀ ⲑⲏⲉⲑⲙⲉϩ ⲛ̀ϩ̀ⲙⲟⲧ</w:t>
            </w:r>
          </w:p>
        </w:tc>
      </w:tr>
      <w:tr w:rsidR="00E35F1F" w14:paraId="056A8C84" w14:textId="77777777" w:rsidTr="00E35F1F">
        <w:trPr>
          <w:cantSplit/>
          <w:jc w:val="center"/>
        </w:trPr>
        <w:tc>
          <w:tcPr>
            <w:tcW w:w="288" w:type="dxa"/>
          </w:tcPr>
          <w:p w14:paraId="1E3E8A80" w14:textId="77777777" w:rsidR="00E35F1F" w:rsidRDefault="00E35F1F" w:rsidP="00E35F1F"/>
        </w:tc>
        <w:tc>
          <w:tcPr>
            <w:tcW w:w="3960" w:type="dxa"/>
          </w:tcPr>
          <w:p w14:paraId="605411D6" w14:textId="77777777" w:rsidR="00E35F1F" w:rsidRDefault="00E35F1F" w:rsidP="00E35F1F">
            <w:pPr>
              <w:pStyle w:val="EngHang"/>
            </w:pPr>
            <w:r>
              <w:t>What is the rod</w:t>
            </w:r>
          </w:p>
          <w:p w14:paraId="143D2792" w14:textId="77777777" w:rsidR="00E35F1F" w:rsidRDefault="00E35F1F" w:rsidP="00E35F1F">
            <w:pPr>
              <w:pStyle w:val="EngHang"/>
            </w:pPr>
            <w:r>
              <w:t>But Mary,</w:t>
            </w:r>
          </w:p>
          <w:p w14:paraId="0923C3F0" w14:textId="77777777" w:rsidR="00E35F1F" w:rsidRDefault="00E35F1F" w:rsidP="00E35F1F">
            <w:pPr>
              <w:pStyle w:val="EngHang"/>
            </w:pPr>
            <w:r>
              <w:t>For it is a type</w:t>
            </w:r>
          </w:p>
          <w:p w14:paraId="3C2094FF" w14:textId="77777777" w:rsidR="00E35F1F" w:rsidRDefault="00E35F1F" w:rsidP="00E35F1F">
            <w:pPr>
              <w:pStyle w:val="EngHangEnd"/>
            </w:pPr>
            <w:r>
              <w:t>Of her virginity.</w:t>
            </w:r>
          </w:p>
        </w:tc>
        <w:tc>
          <w:tcPr>
            <w:tcW w:w="288" w:type="dxa"/>
          </w:tcPr>
          <w:p w14:paraId="4900C710" w14:textId="77777777" w:rsidR="00E35F1F" w:rsidRDefault="00E35F1F" w:rsidP="00E35F1F"/>
        </w:tc>
        <w:tc>
          <w:tcPr>
            <w:tcW w:w="288" w:type="dxa"/>
          </w:tcPr>
          <w:p w14:paraId="3DE19524" w14:textId="77777777" w:rsidR="00E35F1F" w:rsidRDefault="00E35F1F" w:rsidP="00E35F1F"/>
        </w:tc>
        <w:tc>
          <w:tcPr>
            <w:tcW w:w="3960" w:type="dxa"/>
          </w:tcPr>
          <w:p w14:paraId="1223683D" w14:textId="77777777" w:rsidR="00E35F1F" w:rsidRDefault="00E35F1F" w:rsidP="00E35F1F">
            <w:pPr>
              <w:pStyle w:val="CopticVersemulti-line"/>
            </w:pPr>
            <w:r w:rsidRPr="001834E6">
              <w:t>Ⲁϣ ⲡⲉ ⲡⲓϣ̀ⲃⲱⲧ</w:t>
            </w:r>
          </w:p>
          <w:p w14:paraId="73629DAF" w14:textId="77777777" w:rsidR="00E35F1F" w:rsidRDefault="00E35F1F" w:rsidP="00E35F1F">
            <w:pPr>
              <w:pStyle w:val="CopticVersemulti-line"/>
            </w:pPr>
            <w:r w:rsidRPr="001834E6">
              <w:t>ⲉ̀ⲃⲏⲗ ⲉ̀Ⲙⲁⲣⲓⲁ</w:t>
            </w:r>
          </w:p>
          <w:p w14:paraId="29484540" w14:textId="77777777" w:rsidR="00E35F1F" w:rsidRDefault="00E35F1F" w:rsidP="00E35F1F">
            <w:pPr>
              <w:pStyle w:val="CopticVersemulti-line"/>
            </w:pPr>
            <w:r w:rsidRPr="001834E6">
              <w:t>ϫⲉ ⲛ̀ⲑⲟϥ ⲡⲉ ⲡ̀ⲧⲩⲡⲟⲥ</w:t>
            </w:r>
          </w:p>
          <w:p w14:paraId="549579B2" w14:textId="77777777" w:rsidR="00E35F1F" w:rsidRDefault="00E35F1F" w:rsidP="00E35F1F">
            <w:pPr>
              <w:pStyle w:val="CopticVerse"/>
            </w:pPr>
            <w:r w:rsidRPr="001834E6">
              <w:t>ⲛ̀ⲧⲉⲥⲡⲁⲣⲑⲉⲛⲓⲁ̀</w:t>
            </w:r>
          </w:p>
        </w:tc>
      </w:tr>
      <w:tr w:rsidR="00E35F1F" w14:paraId="7C627908" w14:textId="77777777" w:rsidTr="00E35F1F">
        <w:trPr>
          <w:cantSplit/>
          <w:jc w:val="center"/>
        </w:trPr>
        <w:tc>
          <w:tcPr>
            <w:tcW w:w="288" w:type="dxa"/>
          </w:tcPr>
          <w:p w14:paraId="639D582D" w14:textId="77777777" w:rsidR="00E35F1F" w:rsidRDefault="00E35F1F" w:rsidP="00E35F1F">
            <w:r w:rsidRPr="000F6316">
              <w:rPr>
                <w:rFonts w:ascii="CS Avva Shenouda" w:hAnsi="CS Avva Shenouda"/>
                <w:sz w:val="24"/>
                <w:szCs w:val="24"/>
              </w:rPr>
              <w:t>¿</w:t>
            </w:r>
          </w:p>
        </w:tc>
        <w:tc>
          <w:tcPr>
            <w:tcW w:w="3960" w:type="dxa"/>
          </w:tcPr>
          <w:p w14:paraId="264CA757" w14:textId="77777777" w:rsidR="00E35F1F" w:rsidRDefault="00E35F1F" w:rsidP="00E35F1F">
            <w:pPr>
              <w:pStyle w:val="EngHang"/>
            </w:pPr>
            <w:r>
              <w:t>She conceived and gave birth,</w:t>
            </w:r>
          </w:p>
          <w:p w14:paraId="65BC8B25" w14:textId="77777777" w:rsidR="00E35F1F" w:rsidRDefault="00E35F1F" w:rsidP="00E35F1F">
            <w:pPr>
              <w:pStyle w:val="EngHang"/>
            </w:pPr>
            <w:commentRangeStart w:id="694"/>
            <w:r>
              <w:t>Without mingling of substance</w:t>
            </w:r>
            <w:commentRangeEnd w:id="694"/>
            <w:r>
              <w:rPr>
                <w:rStyle w:val="CommentReference"/>
                <w:rFonts w:eastAsiaTheme="minorHAnsi" w:cstheme="minorBidi"/>
                <w:color w:val="auto"/>
                <w:lang w:val="en-CA"/>
              </w:rPr>
              <w:commentReference w:id="694"/>
            </w:r>
            <w:r>
              <w:t>,</w:t>
            </w:r>
          </w:p>
          <w:p w14:paraId="0D3302C8" w14:textId="77777777" w:rsidR="00E35F1F" w:rsidRDefault="00E35F1F" w:rsidP="00E35F1F">
            <w:pPr>
              <w:pStyle w:val="EngHang"/>
            </w:pPr>
            <w:r>
              <w:t>The Son of the Highest,</w:t>
            </w:r>
          </w:p>
          <w:p w14:paraId="78FE5B30" w14:textId="77777777" w:rsidR="00E35F1F" w:rsidRDefault="00E35F1F" w:rsidP="00E35F1F">
            <w:pPr>
              <w:pStyle w:val="EngHangEnd"/>
            </w:pPr>
            <w:r>
              <w:t>The Eternal Logos.</w:t>
            </w:r>
          </w:p>
        </w:tc>
        <w:tc>
          <w:tcPr>
            <w:tcW w:w="288" w:type="dxa"/>
          </w:tcPr>
          <w:p w14:paraId="50FD4AE7" w14:textId="77777777" w:rsidR="00E35F1F" w:rsidRDefault="00E35F1F" w:rsidP="00E35F1F"/>
        </w:tc>
        <w:tc>
          <w:tcPr>
            <w:tcW w:w="288" w:type="dxa"/>
          </w:tcPr>
          <w:p w14:paraId="202F7389" w14:textId="77777777" w:rsidR="00E35F1F" w:rsidRDefault="00E35F1F" w:rsidP="00E35F1F">
            <w:r w:rsidRPr="000F6316">
              <w:rPr>
                <w:rFonts w:ascii="CS Avva Shenouda" w:hAnsi="CS Avva Shenouda"/>
                <w:sz w:val="24"/>
                <w:szCs w:val="24"/>
              </w:rPr>
              <w:t>¿</w:t>
            </w:r>
          </w:p>
        </w:tc>
        <w:tc>
          <w:tcPr>
            <w:tcW w:w="3960" w:type="dxa"/>
          </w:tcPr>
          <w:p w14:paraId="57700CA9" w14:textId="77777777" w:rsidR="00E35F1F" w:rsidRDefault="00E35F1F" w:rsidP="00E35F1F">
            <w:pPr>
              <w:pStyle w:val="CopticVersemulti-line"/>
            </w:pPr>
            <w:r w:rsidRPr="001834E6">
              <w:t>Ⲁⲥⲉⲣⲃⲟⲕⲓ ⲁⲥⲙⲓⲥⲓ</w:t>
            </w:r>
          </w:p>
          <w:p w14:paraId="00A28A96" w14:textId="77777777" w:rsidR="00E35F1F" w:rsidRDefault="00E35F1F" w:rsidP="00E35F1F">
            <w:pPr>
              <w:pStyle w:val="CopticVersemulti-line"/>
            </w:pPr>
            <w:r w:rsidRPr="001834E6">
              <w:t>ⲭⲱⲣⲓⲥ ⲥⲩⲛⲟⲩⲥⲓⲁ̀</w:t>
            </w:r>
          </w:p>
          <w:p w14:paraId="76AB5223" w14:textId="77777777" w:rsidR="00E35F1F" w:rsidRDefault="00E35F1F" w:rsidP="00E35F1F">
            <w:pPr>
              <w:pStyle w:val="CopticVersemulti-line"/>
            </w:pPr>
            <w:r w:rsidRPr="001834E6">
              <w:t>ⲙ̀ⲡ̀ϣⲏⲣⲓ ⲙ̀ⲫⲏⲉⲧϭⲟⲥⲓ</w:t>
            </w:r>
          </w:p>
          <w:p w14:paraId="257B0B05" w14:textId="77777777" w:rsidR="00E35F1F" w:rsidRDefault="00E35F1F" w:rsidP="00E35F1F">
            <w:pPr>
              <w:pStyle w:val="CopticVerse"/>
            </w:pPr>
            <w:r w:rsidRPr="001834E6">
              <w:t>ⲡⲓⲗⲟⲅⲟⲥ ⲛ̀ⲁⲓⲇⲓⲁ̀</w:t>
            </w:r>
          </w:p>
        </w:tc>
      </w:tr>
      <w:tr w:rsidR="00E35F1F" w14:paraId="655A0199" w14:textId="77777777" w:rsidTr="00E35F1F">
        <w:trPr>
          <w:cantSplit/>
          <w:jc w:val="center"/>
        </w:trPr>
        <w:tc>
          <w:tcPr>
            <w:tcW w:w="288" w:type="dxa"/>
          </w:tcPr>
          <w:p w14:paraId="68CA2D47" w14:textId="77777777" w:rsidR="00E35F1F" w:rsidRDefault="00E35F1F" w:rsidP="00E35F1F">
            <w:r w:rsidRPr="000F6316">
              <w:rPr>
                <w:rFonts w:ascii="CS Avva Shenouda" w:hAnsi="CS Avva Shenouda"/>
                <w:sz w:val="24"/>
                <w:szCs w:val="24"/>
              </w:rPr>
              <w:lastRenderedPageBreak/>
              <w:t>¿</w:t>
            </w:r>
          </w:p>
        </w:tc>
        <w:tc>
          <w:tcPr>
            <w:tcW w:w="3960" w:type="dxa"/>
          </w:tcPr>
          <w:p w14:paraId="2F37E2EC" w14:textId="77777777" w:rsidR="00E35F1F" w:rsidRDefault="00E35F1F" w:rsidP="00E35F1F">
            <w:pPr>
              <w:pStyle w:val="EngHang"/>
            </w:pPr>
            <w:r>
              <w:t>Through her prayers</w:t>
            </w:r>
          </w:p>
          <w:p w14:paraId="0E094151" w14:textId="77777777" w:rsidR="00E35F1F" w:rsidRDefault="00E35F1F" w:rsidP="00E35F1F">
            <w:pPr>
              <w:pStyle w:val="EngHang"/>
            </w:pPr>
            <w:r>
              <w:t>And intercessions,</w:t>
            </w:r>
          </w:p>
          <w:p w14:paraId="141B8224" w14:textId="77777777" w:rsidR="00E35F1F" w:rsidRDefault="00E35F1F" w:rsidP="00E35F1F">
            <w:pPr>
              <w:pStyle w:val="EngHang"/>
            </w:pPr>
            <w:r>
              <w:t>O Lord, open to us</w:t>
            </w:r>
          </w:p>
          <w:p w14:paraId="7E5C5E04" w14:textId="77777777" w:rsidR="00E35F1F" w:rsidRDefault="00E35F1F" w:rsidP="00E35F1F">
            <w:pPr>
              <w:pStyle w:val="EngHangEnd"/>
            </w:pPr>
            <w:r>
              <w:t>The door of the church.</w:t>
            </w:r>
          </w:p>
        </w:tc>
        <w:tc>
          <w:tcPr>
            <w:tcW w:w="288" w:type="dxa"/>
          </w:tcPr>
          <w:p w14:paraId="388FAF79" w14:textId="77777777" w:rsidR="00E35F1F" w:rsidRDefault="00E35F1F" w:rsidP="00E35F1F"/>
        </w:tc>
        <w:tc>
          <w:tcPr>
            <w:tcW w:w="288" w:type="dxa"/>
          </w:tcPr>
          <w:p w14:paraId="7B4B7DB6" w14:textId="77777777" w:rsidR="00E35F1F" w:rsidRDefault="00E35F1F" w:rsidP="00E35F1F">
            <w:r w:rsidRPr="000F6316">
              <w:rPr>
                <w:rFonts w:ascii="CS Avva Shenouda" w:hAnsi="CS Avva Shenouda"/>
                <w:sz w:val="24"/>
                <w:szCs w:val="24"/>
              </w:rPr>
              <w:t>¿</w:t>
            </w:r>
          </w:p>
        </w:tc>
        <w:tc>
          <w:tcPr>
            <w:tcW w:w="3960" w:type="dxa"/>
          </w:tcPr>
          <w:p w14:paraId="1A229745" w14:textId="77777777" w:rsidR="00E35F1F" w:rsidRDefault="00E35F1F" w:rsidP="00E35F1F">
            <w:pPr>
              <w:pStyle w:val="CopticVersemulti-line"/>
            </w:pPr>
            <w:r w:rsidRPr="008D3689">
              <w:t>Ϩⲓⲧⲉⲛ ⲛⲉⲥⲉⲩⲭⲏ</w:t>
            </w:r>
          </w:p>
          <w:p w14:paraId="3C11F820" w14:textId="77777777" w:rsidR="00E35F1F" w:rsidRDefault="00E35F1F" w:rsidP="00E35F1F">
            <w:pPr>
              <w:pStyle w:val="CopticVersemulti-line"/>
            </w:pPr>
            <w:r w:rsidRPr="008D3689">
              <w:t>ⲛⲉⲙ ⲛⲉⲥⲡ̀ⲣⲉⲥⲃⲓⲁ̀</w:t>
            </w:r>
          </w:p>
          <w:p w14:paraId="1868B719" w14:textId="77777777" w:rsidR="00E35F1F" w:rsidRDefault="00E35F1F" w:rsidP="00E35F1F">
            <w:pPr>
              <w:pStyle w:val="CopticVersemulti-line"/>
            </w:pPr>
            <w:r w:rsidRPr="008D3689">
              <w:t>ⲁ̀ⲟⲩⲱⲛ ⲛⲁⲛ Ⲡⲟ̅ⲥ̅</w:t>
            </w:r>
          </w:p>
          <w:p w14:paraId="0444FAE6" w14:textId="77777777" w:rsidR="00E35F1F" w:rsidRDefault="00E35F1F" w:rsidP="00E35F1F">
            <w:pPr>
              <w:pStyle w:val="CopticVerse"/>
            </w:pPr>
            <w:r w:rsidRPr="008D3689">
              <w:t>ⲙ̀ⲫ̀ⲣⲟ ⲛ̀ⲧⲉ ϯⲉⲕⲕⲗⲏⲥⲓⲁ̀</w:t>
            </w:r>
          </w:p>
        </w:tc>
      </w:tr>
      <w:tr w:rsidR="00E35F1F" w14:paraId="6BB963D3" w14:textId="77777777" w:rsidTr="00E35F1F">
        <w:trPr>
          <w:cantSplit/>
          <w:jc w:val="center"/>
        </w:trPr>
        <w:tc>
          <w:tcPr>
            <w:tcW w:w="288" w:type="dxa"/>
          </w:tcPr>
          <w:p w14:paraId="48FC45B0" w14:textId="77777777" w:rsidR="00E35F1F" w:rsidRDefault="00E35F1F" w:rsidP="00E35F1F"/>
        </w:tc>
        <w:tc>
          <w:tcPr>
            <w:tcW w:w="3960" w:type="dxa"/>
          </w:tcPr>
          <w:p w14:paraId="110A5B7D" w14:textId="77777777" w:rsidR="00E35F1F" w:rsidRDefault="00E35F1F" w:rsidP="00E35F1F">
            <w:pPr>
              <w:pStyle w:val="EngHang"/>
            </w:pPr>
            <w:r>
              <w:t>I ask you,</w:t>
            </w:r>
          </w:p>
          <w:p w14:paraId="55648920" w14:textId="77777777" w:rsidR="00E35F1F" w:rsidRDefault="00E35F1F" w:rsidP="00E35F1F">
            <w:pPr>
              <w:pStyle w:val="EngHang"/>
            </w:pPr>
            <w:r>
              <w:t>O Theotokos,</w:t>
            </w:r>
          </w:p>
          <w:p w14:paraId="0CED6BBE" w14:textId="77777777" w:rsidR="00E35F1F" w:rsidRDefault="00E35F1F" w:rsidP="00E35F1F">
            <w:pPr>
              <w:pStyle w:val="EngHang"/>
            </w:pPr>
            <w:r>
              <w:t>Keep the door of the church</w:t>
            </w:r>
          </w:p>
          <w:p w14:paraId="0B4B06B5" w14:textId="77777777" w:rsidR="00E35F1F" w:rsidRDefault="00E35F1F" w:rsidP="00E35F1F">
            <w:pPr>
              <w:pStyle w:val="EngHangEnd"/>
            </w:pPr>
            <w:r>
              <w:t>Open to the faithful.</w:t>
            </w:r>
          </w:p>
        </w:tc>
        <w:tc>
          <w:tcPr>
            <w:tcW w:w="288" w:type="dxa"/>
          </w:tcPr>
          <w:p w14:paraId="584D0773" w14:textId="77777777" w:rsidR="00E35F1F" w:rsidRDefault="00E35F1F" w:rsidP="00E35F1F"/>
        </w:tc>
        <w:tc>
          <w:tcPr>
            <w:tcW w:w="288" w:type="dxa"/>
          </w:tcPr>
          <w:p w14:paraId="1E239B60" w14:textId="77777777" w:rsidR="00E35F1F" w:rsidRDefault="00E35F1F" w:rsidP="00E35F1F"/>
        </w:tc>
        <w:tc>
          <w:tcPr>
            <w:tcW w:w="3960" w:type="dxa"/>
          </w:tcPr>
          <w:p w14:paraId="570C681F" w14:textId="77777777" w:rsidR="00E35F1F" w:rsidRDefault="00E35F1F" w:rsidP="00E35F1F">
            <w:pPr>
              <w:pStyle w:val="CopticVersemulti-line"/>
            </w:pPr>
            <w:r w:rsidRPr="008D3689">
              <w:rPr>
                <w:highlight w:val="yellow"/>
              </w:rPr>
              <w:t>Ϯϯϩⲟ</w:t>
            </w:r>
            <w:r w:rsidRPr="008D3689">
              <w:t xml:space="preserve"> ⲉ̀ⲣⲟ</w:t>
            </w:r>
          </w:p>
          <w:p w14:paraId="12035A96" w14:textId="77777777" w:rsidR="00E35F1F" w:rsidRDefault="00E35F1F" w:rsidP="00E35F1F">
            <w:pPr>
              <w:pStyle w:val="CopticVersemulti-line"/>
            </w:pPr>
            <w:r w:rsidRPr="008D3689">
              <w:t>ⲱ̀ ϯⲑⲉⲟⲧⲟⲕⲟⲥ</w:t>
            </w:r>
          </w:p>
          <w:p w14:paraId="25B6E07F" w14:textId="77777777" w:rsidR="00E35F1F" w:rsidRDefault="00E35F1F" w:rsidP="00E35F1F">
            <w:pPr>
              <w:pStyle w:val="CopticVersemulti-line"/>
            </w:pPr>
            <w:r w:rsidRPr="008D3689">
              <w:t>ⲭⲁ ⲫ̀ⲣⲟ ⲛ̀ⲛⲓⲉⲕⲕⲗⲏⲥⲓⲁ̀</w:t>
            </w:r>
          </w:p>
          <w:p w14:paraId="73CF1DDC" w14:textId="77777777" w:rsidR="00E35F1F" w:rsidRDefault="00E35F1F" w:rsidP="00E35F1F">
            <w:pPr>
              <w:pStyle w:val="CopticVerse"/>
            </w:pPr>
            <w:r w:rsidRPr="008D3689">
              <w:t>ⲉⲩⲟⲩⲏⲛ ⲛ̀ⲛⲓⲡⲓⲥⲧⲟⲥ</w:t>
            </w:r>
          </w:p>
        </w:tc>
      </w:tr>
      <w:tr w:rsidR="00E35F1F" w14:paraId="4BE527CF" w14:textId="77777777" w:rsidTr="00E35F1F">
        <w:trPr>
          <w:cantSplit/>
          <w:jc w:val="center"/>
        </w:trPr>
        <w:tc>
          <w:tcPr>
            <w:tcW w:w="288" w:type="dxa"/>
          </w:tcPr>
          <w:p w14:paraId="42378CDD" w14:textId="77777777" w:rsidR="00E35F1F" w:rsidRDefault="00E35F1F" w:rsidP="00E35F1F"/>
        </w:tc>
        <w:tc>
          <w:tcPr>
            <w:tcW w:w="3960" w:type="dxa"/>
          </w:tcPr>
          <w:p w14:paraId="6823D3D3" w14:textId="77777777" w:rsidR="00E35F1F" w:rsidRDefault="00E35F1F" w:rsidP="00E35F1F">
            <w:pPr>
              <w:pStyle w:val="EngHang"/>
            </w:pPr>
            <w:r>
              <w:t>Let us ask her</w:t>
            </w:r>
          </w:p>
          <w:p w14:paraId="418221D0" w14:textId="77777777" w:rsidR="00E35F1F" w:rsidRDefault="00E35F1F" w:rsidP="00E35F1F">
            <w:pPr>
              <w:pStyle w:val="EngHang"/>
            </w:pPr>
            <w:r>
              <w:t xml:space="preserve">To </w:t>
            </w:r>
            <w:commentRangeStart w:id="695"/>
            <w:r>
              <w:t xml:space="preserve">intercede </w:t>
            </w:r>
            <w:commentRangeEnd w:id="695"/>
            <w:r>
              <w:rPr>
                <w:rStyle w:val="CommentReference"/>
                <w:rFonts w:eastAsiaTheme="minorHAnsi" w:cstheme="minorBidi"/>
                <w:color w:val="auto"/>
                <w:lang w:val="en-CA"/>
              </w:rPr>
              <w:commentReference w:id="695"/>
            </w:r>
            <w:r>
              <w:t>for us,</w:t>
            </w:r>
          </w:p>
          <w:p w14:paraId="38581270" w14:textId="77777777" w:rsidR="00E35F1F" w:rsidRDefault="00E35F1F" w:rsidP="00E35F1F">
            <w:pPr>
              <w:pStyle w:val="EngHang"/>
            </w:pPr>
            <w:r>
              <w:t>Before her Beloved,</w:t>
            </w:r>
          </w:p>
          <w:p w14:paraId="25C81F6A" w14:textId="77777777" w:rsidR="00E35F1F" w:rsidRDefault="00E35F1F" w:rsidP="00E35F1F">
            <w:pPr>
              <w:pStyle w:val="EngHangEnd"/>
            </w:pPr>
            <w:r>
              <w:t>That He may forgive us</w:t>
            </w:r>
          </w:p>
        </w:tc>
        <w:tc>
          <w:tcPr>
            <w:tcW w:w="288" w:type="dxa"/>
          </w:tcPr>
          <w:p w14:paraId="0969FF5A" w14:textId="77777777" w:rsidR="00E35F1F" w:rsidRDefault="00E35F1F" w:rsidP="00E35F1F"/>
        </w:tc>
        <w:tc>
          <w:tcPr>
            <w:tcW w:w="288" w:type="dxa"/>
          </w:tcPr>
          <w:p w14:paraId="4275CB01" w14:textId="77777777" w:rsidR="00E35F1F" w:rsidRDefault="00E35F1F" w:rsidP="00E35F1F"/>
        </w:tc>
        <w:tc>
          <w:tcPr>
            <w:tcW w:w="3960" w:type="dxa"/>
          </w:tcPr>
          <w:p w14:paraId="3BF9BEC1" w14:textId="77777777" w:rsidR="00E35F1F" w:rsidRDefault="00E35F1F" w:rsidP="00E35F1F">
            <w:pPr>
              <w:pStyle w:val="CopticVersemulti-line"/>
            </w:pPr>
            <w:r w:rsidRPr="008D3689">
              <w:t>Ⲙⲁⲣⲉⲛϯϩⲟ ⲉ̀ⲣⲟⲥ</w:t>
            </w:r>
          </w:p>
          <w:p w14:paraId="7717C056" w14:textId="77777777" w:rsidR="00E35F1F" w:rsidRDefault="00E35F1F" w:rsidP="00E35F1F">
            <w:pPr>
              <w:pStyle w:val="CopticVersemulti-line"/>
            </w:pPr>
            <w:r w:rsidRPr="008D3689">
              <w:t>ⲉⲑⲣⲉⲥⲧⲱⲃϩ ⲉ̀ϫⲱⲛ</w:t>
            </w:r>
          </w:p>
          <w:p w14:paraId="653A955B" w14:textId="77777777" w:rsidR="00E35F1F" w:rsidRDefault="00E35F1F" w:rsidP="00E35F1F">
            <w:pPr>
              <w:pStyle w:val="CopticVersemulti-line"/>
            </w:pPr>
            <w:r w:rsidRPr="008D3689">
              <w:t>ⲛⲁϩⲣⲉⲛ ⲡⲉⲥⲙⲉⲛⲣⲓⲧ</w:t>
            </w:r>
          </w:p>
          <w:p w14:paraId="1380B67A" w14:textId="77777777" w:rsidR="00E35F1F" w:rsidRDefault="00E35F1F" w:rsidP="00E35F1F">
            <w:pPr>
              <w:pStyle w:val="CopticVerse"/>
            </w:pPr>
            <w:r w:rsidRPr="008D3689">
              <w:t>ⲉⲑⲣⲉϥⲭⲱ ⲛⲁⲛ ⲉⲃⲟⲗ</w:t>
            </w:r>
          </w:p>
        </w:tc>
      </w:tr>
    </w:tbl>
    <w:p w14:paraId="31350099" w14:textId="77777777" w:rsidR="00E35F1F" w:rsidRDefault="00E35F1F" w:rsidP="00E35F1F">
      <w:pPr>
        <w:pStyle w:val="Heading6"/>
      </w:pPr>
      <w:bookmarkStart w:id="696" w:name="_Toc298445774"/>
      <w:bookmarkStart w:id="697" w:name="_Toc298681259"/>
      <w:bookmarkStart w:id="698" w:name="_Toc298447499"/>
      <w:r>
        <w:t>Part Nine</w:t>
      </w:r>
      <w:bookmarkEnd w:id="696"/>
      <w:bookmarkEnd w:id="697"/>
      <w:bookmarkEnd w:id="698"/>
      <w:r>
        <w:t xml:space="preserve"> (</w:t>
      </w:r>
      <w:r w:rsidRPr="008D3689">
        <w:rPr>
          <w:rFonts w:ascii="FreeSerifAvvaShenouda" w:hAnsi="FreeSerifAvvaShenouda" w:cs="FreeSerifAvvaShenouda"/>
        </w:rPr>
        <w:t>ⲑ̅</w:t>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A246FB" w14:textId="77777777" w:rsidTr="00E35F1F">
        <w:trPr>
          <w:cantSplit/>
          <w:jc w:val="center"/>
        </w:trPr>
        <w:tc>
          <w:tcPr>
            <w:tcW w:w="288" w:type="dxa"/>
          </w:tcPr>
          <w:p w14:paraId="5964C399" w14:textId="77777777" w:rsidR="00E35F1F" w:rsidRDefault="00E35F1F" w:rsidP="00E35F1F">
            <w:pPr>
              <w:pStyle w:val="CopticCross"/>
            </w:pPr>
            <w:r w:rsidRPr="000F6316">
              <w:t>¿</w:t>
            </w:r>
          </w:p>
        </w:tc>
        <w:tc>
          <w:tcPr>
            <w:tcW w:w="3960" w:type="dxa"/>
          </w:tcPr>
          <w:p w14:paraId="09B0B281" w14:textId="77777777" w:rsidR="00E35F1F" w:rsidRDefault="00E35F1F" w:rsidP="00E35F1F">
            <w:pPr>
              <w:pStyle w:val="EngHang"/>
            </w:pPr>
            <w:r w:rsidRPr="007425E1">
              <w:t>O Virgin Mary,</w:t>
            </w:r>
          </w:p>
          <w:p w14:paraId="5ABCC43F" w14:textId="77777777" w:rsidR="00E35F1F" w:rsidRPr="007425E1" w:rsidRDefault="00E35F1F" w:rsidP="00E35F1F">
            <w:pPr>
              <w:pStyle w:val="EngHang"/>
              <w:ind w:left="0" w:firstLine="0"/>
            </w:pPr>
            <w:r w:rsidRPr="007425E1">
              <w:t>You are called,</w:t>
            </w:r>
          </w:p>
          <w:p w14:paraId="16C1865F" w14:textId="77777777" w:rsidR="00E35F1F" w:rsidRPr="007425E1" w:rsidRDefault="00E35F1F" w:rsidP="00E35F1F">
            <w:pPr>
              <w:pStyle w:val="EngHang"/>
            </w:pPr>
            <w:r w:rsidRPr="007425E1">
              <w:t xml:space="preserve">The </w:t>
            </w:r>
            <w:r>
              <w:t>holy</w:t>
            </w:r>
            <w:r w:rsidRPr="007425E1">
              <w:t>,</w:t>
            </w:r>
          </w:p>
          <w:p w14:paraId="194CAA0E" w14:textId="77777777" w:rsidR="00E35F1F" w:rsidRPr="001A0083" w:rsidRDefault="00E35F1F" w:rsidP="00E35F1F">
            <w:pPr>
              <w:pStyle w:val="EngHangEnd"/>
            </w:pPr>
            <w:r>
              <w:t>Fragrant flower,</w:t>
            </w:r>
          </w:p>
        </w:tc>
        <w:tc>
          <w:tcPr>
            <w:tcW w:w="288" w:type="dxa"/>
          </w:tcPr>
          <w:p w14:paraId="2D248FC3" w14:textId="77777777" w:rsidR="00E35F1F" w:rsidRDefault="00E35F1F" w:rsidP="00E35F1F"/>
        </w:tc>
        <w:tc>
          <w:tcPr>
            <w:tcW w:w="288" w:type="dxa"/>
          </w:tcPr>
          <w:p w14:paraId="6EABF9EA" w14:textId="77777777" w:rsidR="00E35F1F" w:rsidRDefault="00E35F1F" w:rsidP="00E35F1F">
            <w:pPr>
              <w:pStyle w:val="CopticCross"/>
            </w:pPr>
            <w:r w:rsidRPr="000F6316">
              <w:t>¿</w:t>
            </w:r>
          </w:p>
        </w:tc>
        <w:tc>
          <w:tcPr>
            <w:tcW w:w="3960" w:type="dxa"/>
          </w:tcPr>
          <w:p w14:paraId="569F6A30" w14:textId="77777777" w:rsidR="00E35F1F" w:rsidRDefault="00E35F1F" w:rsidP="00E35F1F">
            <w:pPr>
              <w:pStyle w:val="CopticVersemulti-line"/>
            </w:pPr>
            <w:r w:rsidRPr="008D3689">
              <w:t>Ⲁⲩⲙⲟⲩ</w:t>
            </w:r>
            <w:r w:rsidRPr="008D3689">
              <w:rPr>
                <w:rFonts w:ascii="Times New Roman" w:hAnsi="Times New Roman" w:cs="Times New Roman"/>
              </w:rPr>
              <w:t>ϯ</w:t>
            </w:r>
            <w:r w:rsidRPr="008D3689">
              <w:t xml:space="preserve"> ⲉ</w:t>
            </w:r>
            <w:r w:rsidRPr="008D3689">
              <w:rPr>
                <w:rFonts w:ascii="Times New Roman" w:hAnsi="Times New Roman" w:cs="Times New Roman"/>
              </w:rPr>
              <w:t>̀</w:t>
            </w:r>
            <w:r w:rsidRPr="008D3689">
              <w:t>ⲣⲟ</w:t>
            </w:r>
          </w:p>
          <w:p w14:paraId="3CB987BB" w14:textId="77777777" w:rsidR="00E35F1F" w:rsidRDefault="00E35F1F" w:rsidP="00E35F1F">
            <w:pPr>
              <w:pStyle w:val="CopticVersemulti-line"/>
            </w:pPr>
            <w:r w:rsidRPr="008D3689">
              <w:t>Ⲙⲁⲣⲓⲁ</w:t>
            </w:r>
            <w:r w:rsidRPr="008D3689">
              <w:rPr>
                <w:rFonts w:ascii="Times New Roman" w:hAnsi="Times New Roman" w:cs="Times New Roman"/>
              </w:rPr>
              <w:t>̀</w:t>
            </w:r>
            <w:r w:rsidRPr="008D3689">
              <w:t xml:space="preserve"> </w:t>
            </w:r>
            <w:r w:rsidRPr="008D3689">
              <w:rPr>
                <w:rFonts w:ascii="Times New Roman" w:hAnsi="Times New Roman" w:cs="Times New Roman"/>
              </w:rPr>
              <w:t>ϯ</w:t>
            </w:r>
            <w:r w:rsidRPr="008D3689">
              <w:t>ⲡⲁⲣⲑⲉⲛⲟⲥ</w:t>
            </w:r>
          </w:p>
          <w:p w14:paraId="3498F809" w14:textId="77777777" w:rsidR="00E35F1F" w:rsidRDefault="00E35F1F" w:rsidP="00E35F1F">
            <w:pPr>
              <w:pStyle w:val="CopticVersemulti-line"/>
            </w:pPr>
            <w:r w:rsidRPr="008D3689">
              <w:rPr>
                <w:rFonts w:ascii="Times New Roman" w:hAnsi="Times New Roman" w:cs="Times New Roman"/>
              </w:rPr>
              <w:t>ϫ</w:t>
            </w:r>
            <w:r w:rsidRPr="008D3689">
              <w:t xml:space="preserve">ⲉ </w:t>
            </w:r>
            <w:r w:rsidRPr="008D3689">
              <w:rPr>
                <w:rFonts w:ascii="Times New Roman" w:hAnsi="Times New Roman" w:cs="Times New Roman"/>
              </w:rPr>
              <w:t>ϯϩ̀</w:t>
            </w:r>
            <w:r w:rsidRPr="008D3689">
              <w:t>ⲣⲏⲣⲓ 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w:t>
            </w:r>
          </w:p>
          <w:p w14:paraId="6B7048B5" w14:textId="77777777" w:rsidR="00E35F1F" w:rsidRDefault="00E35F1F" w:rsidP="00E35F1F">
            <w:pPr>
              <w:pStyle w:val="CopticVerse"/>
            </w:pPr>
            <w:r w:rsidRPr="008D3689">
              <w:t>ⲛ</w:t>
            </w:r>
            <w:r w:rsidRPr="008D3689">
              <w:rPr>
                <w:rFonts w:ascii="Times New Roman" w:hAnsi="Times New Roman" w:cs="Times New Roman"/>
              </w:rPr>
              <w:t>̀</w:t>
            </w:r>
            <w:r w:rsidRPr="008D3689">
              <w:t>ⲧⲉ ⲡⲓⲥ</w:t>
            </w:r>
            <w:r w:rsidRPr="008D3689">
              <w:rPr>
                <w:rFonts w:ascii="Times New Roman" w:hAnsi="Times New Roman" w:cs="Times New Roman"/>
              </w:rPr>
              <w:t>̀</w:t>
            </w:r>
            <w:r w:rsidRPr="008D3689">
              <w:t>ⲑⲟⲓⲛⲟⲩ</w:t>
            </w:r>
            <w:r w:rsidRPr="008D3689">
              <w:rPr>
                <w:rFonts w:ascii="Times New Roman" w:hAnsi="Times New Roman" w:cs="Times New Roman"/>
              </w:rPr>
              <w:t>ϥ</w:t>
            </w:r>
            <w:r w:rsidRPr="008D3689">
              <w:t>ⲓ</w:t>
            </w:r>
          </w:p>
        </w:tc>
      </w:tr>
      <w:tr w:rsidR="00E35F1F" w14:paraId="604B758D" w14:textId="77777777" w:rsidTr="00E35F1F">
        <w:trPr>
          <w:cantSplit/>
          <w:jc w:val="center"/>
        </w:trPr>
        <w:tc>
          <w:tcPr>
            <w:tcW w:w="288" w:type="dxa"/>
          </w:tcPr>
          <w:p w14:paraId="6589F581" w14:textId="77777777" w:rsidR="00E35F1F" w:rsidRDefault="00E35F1F" w:rsidP="00E35F1F">
            <w:pPr>
              <w:pStyle w:val="CopticCross"/>
            </w:pPr>
          </w:p>
        </w:tc>
        <w:tc>
          <w:tcPr>
            <w:tcW w:w="3960" w:type="dxa"/>
          </w:tcPr>
          <w:p w14:paraId="789C4C66" w14:textId="77777777" w:rsidR="00E35F1F" w:rsidRPr="007425E1" w:rsidRDefault="00E35F1F" w:rsidP="00E35F1F">
            <w:pPr>
              <w:pStyle w:val="EngHang"/>
            </w:pPr>
            <w:r>
              <w:t>That</w:t>
            </w:r>
            <w:r w:rsidRPr="007425E1">
              <w:t xml:space="preserve"> blossomed,</w:t>
            </w:r>
          </w:p>
          <w:p w14:paraId="1F2BCC88" w14:textId="77777777" w:rsidR="00E35F1F" w:rsidRPr="007425E1" w:rsidRDefault="00E35F1F" w:rsidP="00E35F1F">
            <w:pPr>
              <w:pStyle w:val="EngHang"/>
            </w:pPr>
            <w:r w:rsidRPr="007425E1">
              <w:t>And came forth,</w:t>
            </w:r>
          </w:p>
          <w:p w14:paraId="6E525166" w14:textId="77777777" w:rsidR="00E35F1F" w:rsidRPr="007425E1" w:rsidRDefault="00E35F1F" w:rsidP="00E35F1F">
            <w:pPr>
              <w:pStyle w:val="EngHang"/>
            </w:pPr>
            <w:r w:rsidRPr="007425E1">
              <w:t>From the root of</w:t>
            </w:r>
          </w:p>
          <w:p w14:paraId="6709A7A5" w14:textId="77777777" w:rsidR="00E35F1F" w:rsidRPr="001A0083" w:rsidRDefault="00E35F1F" w:rsidP="00E35F1F">
            <w:pPr>
              <w:pStyle w:val="EngHangEnd"/>
            </w:pPr>
            <w:r>
              <w:t>T</w:t>
            </w:r>
            <w:r w:rsidRPr="007425E1">
              <w:t xml:space="preserve">he patriarchs </w:t>
            </w:r>
            <w:r>
              <w:t>and the prophets,</w:t>
            </w:r>
          </w:p>
        </w:tc>
        <w:tc>
          <w:tcPr>
            <w:tcW w:w="288" w:type="dxa"/>
          </w:tcPr>
          <w:p w14:paraId="78714CDD" w14:textId="77777777" w:rsidR="00E35F1F" w:rsidRDefault="00E35F1F" w:rsidP="00E35F1F"/>
        </w:tc>
        <w:tc>
          <w:tcPr>
            <w:tcW w:w="288" w:type="dxa"/>
          </w:tcPr>
          <w:p w14:paraId="2D9EB804" w14:textId="77777777" w:rsidR="00E35F1F" w:rsidRDefault="00E35F1F" w:rsidP="00E35F1F">
            <w:pPr>
              <w:pStyle w:val="CopticCross"/>
            </w:pPr>
          </w:p>
        </w:tc>
        <w:tc>
          <w:tcPr>
            <w:tcW w:w="3960" w:type="dxa"/>
          </w:tcPr>
          <w:p w14:paraId="3D064380" w14:textId="77777777" w:rsidR="00E35F1F" w:rsidRDefault="00E35F1F" w:rsidP="00E35F1F">
            <w:pPr>
              <w:pStyle w:val="CopticVersemulti-line"/>
            </w:pPr>
            <w:r w:rsidRPr="008D3689">
              <w:t>Ⲑⲏⲉ̀ⲧⲁⲥϯⲟⲩⲱ̀ ⲉ̀ⲡ̀ϣⲱⲓ</w:t>
            </w:r>
          </w:p>
          <w:p w14:paraId="34585B5E" w14:textId="77777777" w:rsidR="00E35F1F" w:rsidRDefault="00E35F1F" w:rsidP="00E35F1F">
            <w:pPr>
              <w:pStyle w:val="CopticVersemulti-line"/>
            </w:pPr>
            <w:r w:rsidRPr="008D3689">
              <w:t>ⲁⲥⲫⲓⲣⲓ ⲉ̀ⲃⲟⲗ</w:t>
            </w:r>
          </w:p>
          <w:p w14:paraId="3CB60522" w14:textId="77777777" w:rsidR="00E35F1F" w:rsidRDefault="00E35F1F" w:rsidP="00E35F1F">
            <w:pPr>
              <w:pStyle w:val="CopticVersemulti-line"/>
            </w:pPr>
            <w:r w:rsidRPr="008D3689">
              <w:t>ϧⲉⲛ ⲑ̀ⲛⲟⲩⲛⲓ ⲛ̀ⲛⲓⲡⲁⲧⲣⲓⲁⲣⲭⲏⲥ</w:t>
            </w:r>
          </w:p>
          <w:p w14:paraId="2DEFB6FB" w14:textId="77777777" w:rsidR="00E35F1F" w:rsidRDefault="00E35F1F" w:rsidP="00E35F1F">
            <w:pPr>
              <w:pStyle w:val="CopticVerse"/>
            </w:pPr>
            <w:r w:rsidRPr="008D3689">
              <w:t>ⲛⲉⲙ ⲛⲓⲡ̀ⲣⲟⲫⲏⲧⲏⲥ</w:t>
            </w:r>
          </w:p>
        </w:tc>
      </w:tr>
      <w:tr w:rsidR="00E35F1F" w14:paraId="54A61EA5" w14:textId="77777777" w:rsidTr="00E35F1F">
        <w:trPr>
          <w:cantSplit/>
          <w:jc w:val="center"/>
        </w:trPr>
        <w:tc>
          <w:tcPr>
            <w:tcW w:w="288" w:type="dxa"/>
          </w:tcPr>
          <w:p w14:paraId="49E98F2B" w14:textId="77777777" w:rsidR="00E35F1F" w:rsidRDefault="00E35F1F" w:rsidP="00E35F1F">
            <w:pPr>
              <w:pStyle w:val="CopticCross"/>
            </w:pPr>
            <w:r w:rsidRPr="000F6316">
              <w:t>¿</w:t>
            </w:r>
          </w:p>
        </w:tc>
        <w:tc>
          <w:tcPr>
            <w:tcW w:w="3960" w:type="dxa"/>
          </w:tcPr>
          <w:p w14:paraId="20264282" w14:textId="77777777" w:rsidR="00E35F1F" w:rsidRPr="007425E1" w:rsidRDefault="00E35F1F" w:rsidP="00E35F1F">
            <w:pPr>
              <w:pStyle w:val="EngHang"/>
            </w:pPr>
            <w:r>
              <w:t>Like</w:t>
            </w:r>
            <w:r w:rsidRPr="007425E1">
              <w:t xml:space="preserve"> the rod,</w:t>
            </w:r>
          </w:p>
          <w:p w14:paraId="76D23F8D" w14:textId="77777777" w:rsidR="00E35F1F" w:rsidRPr="007425E1" w:rsidRDefault="00E35F1F" w:rsidP="00E35F1F">
            <w:pPr>
              <w:pStyle w:val="EngHang"/>
            </w:pPr>
            <w:r w:rsidRPr="007425E1">
              <w:t>Of Aaron the priest,</w:t>
            </w:r>
          </w:p>
          <w:p w14:paraId="7ADD0B9D" w14:textId="77777777" w:rsidR="00E35F1F" w:rsidRPr="007425E1" w:rsidRDefault="00E35F1F" w:rsidP="00E35F1F">
            <w:pPr>
              <w:pStyle w:val="EngHang"/>
            </w:pPr>
            <w:r w:rsidRPr="007425E1">
              <w:t>Which budded,</w:t>
            </w:r>
          </w:p>
          <w:p w14:paraId="0D138EEF" w14:textId="77777777" w:rsidR="00E35F1F" w:rsidRPr="00195761" w:rsidRDefault="00E35F1F" w:rsidP="00E35F1F">
            <w:pPr>
              <w:pStyle w:val="EngHangEnd"/>
              <w:rPr>
                <w:szCs w:val="22"/>
              </w:rPr>
            </w:pPr>
            <w:r w:rsidRPr="007425E1">
              <w:t xml:space="preserve">And </w:t>
            </w:r>
            <w:r>
              <w:t>bore</w:t>
            </w:r>
            <w:r w:rsidRPr="007425E1">
              <w:t xml:space="preserve"> fruit.</w:t>
            </w:r>
          </w:p>
        </w:tc>
        <w:tc>
          <w:tcPr>
            <w:tcW w:w="288" w:type="dxa"/>
          </w:tcPr>
          <w:p w14:paraId="425F14E8" w14:textId="77777777" w:rsidR="00E35F1F" w:rsidRDefault="00E35F1F" w:rsidP="00E35F1F"/>
        </w:tc>
        <w:tc>
          <w:tcPr>
            <w:tcW w:w="288" w:type="dxa"/>
          </w:tcPr>
          <w:p w14:paraId="54B1D6F4" w14:textId="77777777" w:rsidR="00E35F1F" w:rsidRDefault="00E35F1F" w:rsidP="00E35F1F">
            <w:pPr>
              <w:pStyle w:val="CopticCross"/>
            </w:pPr>
            <w:r w:rsidRPr="000F6316">
              <w:t>¿</w:t>
            </w:r>
          </w:p>
        </w:tc>
        <w:tc>
          <w:tcPr>
            <w:tcW w:w="3960" w:type="dxa"/>
          </w:tcPr>
          <w:p w14:paraId="45904434" w14:textId="77777777" w:rsidR="00E35F1F" w:rsidRDefault="00E35F1F" w:rsidP="00E35F1F">
            <w:pPr>
              <w:pStyle w:val="CopticVersemulti-line"/>
            </w:pPr>
            <w:r w:rsidRPr="008D3689">
              <w:t>Ⲙ̀ⲫⲣⲏϯ ⲙ̀ⲡⲓϣ̀ⲃⲱⲧ</w:t>
            </w:r>
          </w:p>
          <w:p w14:paraId="4A955881" w14:textId="77777777" w:rsidR="00E35F1F" w:rsidRDefault="00E35F1F" w:rsidP="00E35F1F">
            <w:pPr>
              <w:pStyle w:val="CopticVersemulti-line"/>
            </w:pPr>
            <w:r w:rsidRPr="008D3689">
              <w:t>ⲛ̀ⲧⲉ Ⲁⲁⲣⲟⲛ ⲡⲓⲟⲩⲏⲃ</w:t>
            </w:r>
          </w:p>
          <w:p w14:paraId="5E712FFE" w14:textId="77777777" w:rsidR="00E35F1F" w:rsidRDefault="00E35F1F" w:rsidP="00E35F1F">
            <w:pPr>
              <w:pStyle w:val="CopticVersemulti-line"/>
            </w:pPr>
            <w:r w:rsidRPr="008D3689">
              <w:t>ⲉ̀ⲧⲁϥⲫⲓⲣⲓ ⲉ̀ⲃⲟⲗ</w:t>
            </w:r>
          </w:p>
          <w:p w14:paraId="374B0907" w14:textId="77777777" w:rsidR="00E35F1F" w:rsidRDefault="00E35F1F" w:rsidP="00E35F1F">
            <w:pPr>
              <w:pStyle w:val="CopticVerse"/>
            </w:pPr>
            <w:r w:rsidRPr="008D3689">
              <w:t>ⲁϥⲟⲡⲧ ⲛ̀ⲕⲁⲣⲡⲟⲥ</w:t>
            </w:r>
          </w:p>
        </w:tc>
      </w:tr>
      <w:tr w:rsidR="00E35F1F" w14:paraId="7F7A846B" w14:textId="77777777" w:rsidTr="00E35F1F">
        <w:trPr>
          <w:cantSplit/>
          <w:jc w:val="center"/>
        </w:trPr>
        <w:tc>
          <w:tcPr>
            <w:tcW w:w="288" w:type="dxa"/>
          </w:tcPr>
          <w:p w14:paraId="03F27643" w14:textId="77777777" w:rsidR="00E35F1F" w:rsidRDefault="00E35F1F" w:rsidP="00E35F1F">
            <w:pPr>
              <w:pStyle w:val="CopticCross"/>
            </w:pPr>
          </w:p>
        </w:tc>
        <w:tc>
          <w:tcPr>
            <w:tcW w:w="3960" w:type="dxa"/>
          </w:tcPr>
          <w:p w14:paraId="07AFA569" w14:textId="77777777" w:rsidR="00E35F1F" w:rsidRPr="007425E1" w:rsidRDefault="00E35F1F" w:rsidP="00E35F1F">
            <w:pPr>
              <w:pStyle w:val="EngHang"/>
            </w:pPr>
            <w:r w:rsidRPr="007425E1">
              <w:t>For you brought forth the Logos,</w:t>
            </w:r>
          </w:p>
          <w:p w14:paraId="7869620A" w14:textId="77777777" w:rsidR="00E35F1F" w:rsidRPr="007425E1" w:rsidRDefault="00E35F1F" w:rsidP="00E35F1F">
            <w:pPr>
              <w:pStyle w:val="EngHang"/>
            </w:pPr>
            <w:r w:rsidRPr="007425E1">
              <w:t>Without the seed of man,</w:t>
            </w:r>
          </w:p>
          <w:p w14:paraId="7DE322F9" w14:textId="77777777" w:rsidR="00E35F1F" w:rsidRPr="007425E1" w:rsidRDefault="00E35F1F" w:rsidP="00E35F1F">
            <w:pPr>
              <w:pStyle w:val="EngHang"/>
            </w:pPr>
            <w:r w:rsidRPr="007425E1">
              <w:t>And your virginity,</w:t>
            </w:r>
          </w:p>
          <w:p w14:paraId="0DC1A8B7" w14:textId="77777777" w:rsidR="00E35F1F" w:rsidRDefault="00E35F1F" w:rsidP="00E35F1F">
            <w:pPr>
              <w:pStyle w:val="EngHangEnd"/>
            </w:pPr>
            <w:r w:rsidRPr="007425E1">
              <w:t>Remained incorrupt.</w:t>
            </w:r>
          </w:p>
        </w:tc>
        <w:tc>
          <w:tcPr>
            <w:tcW w:w="288" w:type="dxa"/>
          </w:tcPr>
          <w:p w14:paraId="59722A81" w14:textId="77777777" w:rsidR="00E35F1F" w:rsidRDefault="00E35F1F" w:rsidP="00E35F1F"/>
        </w:tc>
        <w:tc>
          <w:tcPr>
            <w:tcW w:w="288" w:type="dxa"/>
          </w:tcPr>
          <w:p w14:paraId="0BD56F48" w14:textId="77777777" w:rsidR="00E35F1F" w:rsidRDefault="00E35F1F" w:rsidP="00E35F1F">
            <w:pPr>
              <w:pStyle w:val="CopticCross"/>
            </w:pPr>
          </w:p>
        </w:tc>
        <w:tc>
          <w:tcPr>
            <w:tcW w:w="3960" w:type="dxa"/>
          </w:tcPr>
          <w:p w14:paraId="161ADD86" w14:textId="77777777" w:rsidR="00E35F1F" w:rsidRDefault="00E35F1F" w:rsidP="00E35F1F">
            <w:pPr>
              <w:pStyle w:val="CopticVersemulti-line"/>
            </w:pPr>
            <w:r w:rsidRPr="008D3689">
              <w:t>Ϫⲉ ⲁ̀ⲣⲉϫ̀ⲫⲟ ⲙ̀ⲡⲓⲗⲟⲅⲟⲥ</w:t>
            </w:r>
          </w:p>
          <w:p w14:paraId="1FB11248" w14:textId="77777777" w:rsidR="00E35F1F" w:rsidRDefault="00E35F1F" w:rsidP="00E35F1F">
            <w:pPr>
              <w:pStyle w:val="CopticVersemulti-line"/>
            </w:pPr>
            <w:r w:rsidRPr="008D3689">
              <w:t>ⲁϭⲛⲉ ⲥ̀ⲡⲉⲣⲙⲁ ⲛ̀ⲣⲱⲙⲓ</w:t>
            </w:r>
          </w:p>
          <w:p w14:paraId="67171B43" w14:textId="77777777" w:rsidR="00E35F1F" w:rsidRDefault="00E35F1F" w:rsidP="00E35F1F">
            <w:pPr>
              <w:pStyle w:val="CopticVersemulti-line"/>
            </w:pPr>
            <w:r w:rsidRPr="008D3689">
              <w:t>ⲉⲥⲟⲓ ⲛ̀ⲁⲧⲧⲁⲕⲟ</w:t>
            </w:r>
          </w:p>
          <w:p w14:paraId="7C7DC1A3" w14:textId="77777777" w:rsidR="00E35F1F" w:rsidRDefault="00E35F1F" w:rsidP="00E35F1F">
            <w:pPr>
              <w:pStyle w:val="CopticVerse"/>
            </w:pPr>
            <w:r w:rsidRPr="008D3689">
              <w:t>ⲛ̀ϫⲉ ⲧⲉⲡⲁⲣⲑⲉⲛⲓⲁ̀</w:t>
            </w:r>
          </w:p>
        </w:tc>
      </w:tr>
      <w:tr w:rsidR="00E35F1F" w14:paraId="010FC6DB" w14:textId="77777777" w:rsidTr="00E35F1F">
        <w:trPr>
          <w:cantSplit/>
          <w:jc w:val="center"/>
        </w:trPr>
        <w:tc>
          <w:tcPr>
            <w:tcW w:w="288" w:type="dxa"/>
          </w:tcPr>
          <w:p w14:paraId="1A3706F7" w14:textId="77777777" w:rsidR="00E35F1F" w:rsidRDefault="00E35F1F" w:rsidP="00E35F1F">
            <w:pPr>
              <w:pStyle w:val="CopticCross"/>
            </w:pPr>
            <w:r w:rsidRPr="000F6316">
              <w:t>¿</w:t>
            </w:r>
          </w:p>
        </w:tc>
        <w:tc>
          <w:tcPr>
            <w:tcW w:w="3960" w:type="dxa"/>
          </w:tcPr>
          <w:p w14:paraId="4C130294" w14:textId="77777777" w:rsidR="00E35F1F" w:rsidRPr="007425E1" w:rsidRDefault="00E35F1F" w:rsidP="00E35F1F">
            <w:pPr>
              <w:pStyle w:val="EngHang"/>
            </w:pPr>
            <w:r>
              <w:t>Therefore</w:t>
            </w:r>
            <w:r w:rsidRPr="007425E1">
              <w:t xml:space="preserve"> we glorify you,</w:t>
            </w:r>
          </w:p>
          <w:p w14:paraId="1056C13C" w14:textId="77777777" w:rsidR="00E35F1F" w:rsidRPr="007425E1" w:rsidRDefault="00E35F1F" w:rsidP="00E35F1F">
            <w:pPr>
              <w:pStyle w:val="EngHang"/>
            </w:pPr>
            <w:r w:rsidRPr="007425E1">
              <w:t xml:space="preserve">As the </w:t>
            </w:r>
            <w:r>
              <w:t>Theotokos.</w:t>
            </w:r>
          </w:p>
          <w:p w14:paraId="6B3FC9A0" w14:textId="77777777" w:rsidR="00E35F1F" w:rsidRPr="007425E1" w:rsidRDefault="00E35F1F" w:rsidP="00E35F1F">
            <w:pPr>
              <w:pStyle w:val="EngHang"/>
            </w:pPr>
            <w:r w:rsidRPr="007425E1">
              <w:t>Ask</w:t>
            </w:r>
            <w:r>
              <w:rPr>
                <w:rStyle w:val="FootnoteReference"/>
                <w:lang w:val="en-GB"/>
              </w:rPr>
              <w:t xml:space="preserve"> </w:t>
            </w:r>
            <w:r>
              <w:t>your S</w:t>
            </w:r>
            <w:r w:rsidRPr="007425E1">
              <w:t>on,</w:t>
            </w:r>
          </w:p>
          <w:p w14:paraId="0926ED20" w14:textId="77777777" w:rsidR="00E35F1F" w:rsidRPr="001A0083" w:rsidRDefault="00E35F1F" w:rsidP="00E35F1F">
            <w:pPr>
              <w:pStyle w:val="EngHangEnd"/>
            </w:pPr>
            <w:r w:rsidRPr="007425E1">
              <w:t>That He may forgive us.</w:t>
            </w:r>
          </w:p>
        </w:tc>
        <w:tc>
          <w:tcPr>
            <w:tcW w:w="288" w:type="dxa"/>
          </w:tcPr>
          <w:p w14:paraId="35638A9D" w14:textId="77777777" w:rsidR="00E35F1F" w:rsidRDefault="00E35F1F" w:rsidP="00E35F1F"/>
        </w:tc>
        <w:tc>
          <w:tcPr>
            <w:tcW w:w="288" w:type="dxa"/>
          </w:tcPr>
          <w:p w14:paraId="46C98665" w14:textId="77777777" w:rsidR="00E35F1F" w:rsidRDefault="00E35F1F" w:rsidP="00E35F1F">
            <w:pPr>
              <w:pStyle w:val="CopticCross"/>
            </w:pPr>
            <w:r w:rsidRPr="000F6316">
              <w:t>¿</w:t>
            </w:r>
          </w:p>
        </w:tc>
        <w:tc>
          <w:tcPr>
            <w:tcW w:w="3960" w:type="dxa"/>
          </w:tcPr>
          <w:p w14:paraId="3C35B6F8" w14:textId="77777777" w:rsidR="00E35F1F" w:rsidRDefault="00E35F1F" w:rsidP="00E35F1F">
            <w:pPr>
              <w:pStyle w:val="CopticVersemulti-line"/>
            </w:pPr>
            <w:r w:rsidRPr="008D3689">
              <w:t>Ⲉⲑⲃⲉ ⲫⲁⲓ ⲧⲉⲛϯⲱ̀ⲟⲩ ⲛⲉ</w:t>
            </w:r>
          </w:p>
          <w:p w14:paraId="73B91F9B" w14:textId="77777777" w:rsidR="00E35F1F" w:rsidRDefault="00E35F1F" w:rsidP="00E35F1F">
            <w:pPr>
              <w:pStyle w:val="CopticVersemulti-line"/>
            </w:pPr>
            <w:r w:rsidRPr="008D3689">
              <w:t>ϩⲱⲥ ⲑⲉⲟⲧⲟⲕⲟⲥ</w:t>
            </w:r>
          </w:p>
          <w:p w14:paraId="1FFE8382" w14:textId="77777777" w:rsidR="00E35F1F" w:rsidRDefault="00E35F1F" w:rsidP="00E35F1F">
            <w:pPr>
              <w:pStyle w:val="CopticVersemulti-line"/>
            </w:pPr>
            <w:r w:rsidRPr="008D3689">
              <w:t>ⲙⲁϯϩⲟ ⲙ̀ⲡⲉϣⲏⲣⲓ</w:t>
            </w:r>
          </w:p>
          <w:p w14:paraId="0207D1FF" w14:textId="77777777" w:rsidR="00E35F1F" w:rsidRDefault="00E35F1F" w:rsidP="00E35F1F">
            <w:pPr>
              <w:pStyle w:val="CopticVerse"/>
            </w:pPr>
            <w:r w:rsidRPr="008D3689">
              <w:t>ⲉⲑⲣⲉϥⲭⲱ ⲛⲁⲛ ⲉⲃⲟⲗ</w:t>
            </w:r>
          </w:p>
        </w:tc>
      </w:tr>
    </w:tbl>
    <w:p w14:paraId="554C8146" w14:textId="624554D2" w:rsidR="00E35F1F" w:rsidRDefault="00E35F1F" w:rsidP="00E35F1F">
      <w:pPr>
        <w:pStyle w:val="Rubric"/>
      </w:pPr>
      <w:r>
        <w:t xml:space="preserve">On non-Sundays, return to the Second Canticle on Page </w:t>
      </w:r>
      <w:fldSimple w:instr=" PAGEREF _Ref297493889 ">
        <w:r w:rsidR="000C7DE2">
          <w:rPr>
            <w:noProof/>
          </w:rPr>
          <w:t>341</w:t>
        </w:r>
      </w:fldSimple>
      <w:r>
        <w:t>.</w:t>
      </w:r>
    </w:p>
    <w:p w14:paraId="7308305D" w14:textId="77777777" w:rsidR="00E35F1F" w:rsidRDefault="00E35F1F" w:rsidP="00E35F1F">
      <w:pPr>
        <w:pStyle w:val="Heading6"/>
      </w:pPr>
      <w:bookmarkStart w:id="699" w:name="_Toc298445775"/>
      <w:bookmarkStart w:id="700" w:name="_Toc298681260"/>
      <w:bookmarkStart w:id="701" w:name="_Toc298447500"/>
      <w:r>
        <w:t>Part Ten</w:t>
      </w:r>
      <w:bookmarkEnd w:id="699"/>
      <w:bookmarkEnd w:id="700"/>
      <w:bookmarkEnd w:id="701"/>
      <w: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E0C998A" w14:textId="77777777" w:rsidTr="00E35F1F">
        <w:trPr>
          <w:cantSplit/>
          <w:jc w:val="center"/>
        </w:trPr>
        <w:tc>
          <w:tcPr>
            <w:tcW w:w="288" w:type="dxa"/>
          </w:tcPr>
          <w:p w14:paraId="1C3459FF" w14:textId="77777777" w:rsidR="00E35F1F" w:rsidRDefault="00E35F1F" w:rsidP="00E35F1F">
            <w:pPr>
              <w:pStyle w:val="CopticCross"/>
            </w:pPr>
          </w:p>
        </w:tc>
        <w:tc>
          <w:tcPr>
            <w:tcW w:w="3960" w:type="dxa"/>
          </w:tcPr>
          <w:p w14:paraId="1F6D4901" w14:textId="77777777" w:rsidR="00E35F1F" w:rsidRDefault="00E35F1F" w:rsidP="00E35F1F">
            <w:pPr>
              <w:pStyle w:val="EngHang"/>
            </w:pPr>
            <w:r>
              <w:t>You are more worthy</w:t>
            </w:r>
          </w:p>
          <w:p w14:paraId="3E967C23" w14:textId="77777777" w:rsidR="00E35F1F" w:rsidRDefault="00E35F1F" w:rsidP="00E35F1F">
            <w:pPr>
              <w:pStyle w:val="EngHang"/>
            </w:pPr>
            <w:r>
              <w:t>Thank all of the saints,</w:t>
            </w:r>
          </w:p>
          <w:p w14:paraId="2E251D36" w14:textId="77777777" w:rsidR="00E35F1F" w:rsidRDefault="00E35F1F" w:rsidP="00E35F1F">
            <w:pPr>
              <w:pStyle w:val="EngHang"/>
            </w:pPr>
            <w:r>
              <w:t>To entreat on our behalf,</w:t>
            </w:r>
          </w:p>
          <w:p w14:paraId="60DE79EE" w14:textId="77777777" w:rsidR="00E35F1F" w:rsidRPr="001A0083" w:rsidRDefault="00E35F1F" w:rsidP="00E35F1F">
            <w:pPr>
              <w:pStyle w:val="EngHangEnd"/>
            </w:pPr>
            <w:r>
              <w:t>O full of grace.</w:t>
            </w:r>
          </w:p>
        </w:tc>
        <w:tc>
          <w:tcPr>
            <w:tcW w:w="288" w:type="dxa"/>
          </w:tcPr>
          <w:p w14:paraId="51F88D15" w14:textId="77777777" w:rsidR="00E35F1F" w:rsidRDefault="00E35F1F" w:rsidP="00E35F1F"/>
        </w:tc>
        <w:tc>
          <w:tcPr>
            <w:tcW w:w="288" w:type="dxa"/>
          </w:tcPr>
          <w:p w14:paraId="47492E81" w14:textId="77777777" w:rsidR="00E35F1F" w:rsidRDefault="00E35F1F" w:rsidP="00E35F1F">
            <w:pPr>
              <w:pStyle w:val="CopticCross"/>
            </w:pPr>
          </w:p>
        </w:tc>
        <w:tc>
          <w:tcPr>
            <w:tcW w:w="3960" w:type="dxa"/>
          </w:tcPr>
          <w:p w14:paraId="5D89D677" w14:textId="77777777" w:rsidR="00E35F1F" w:rsidRDefault="00E35F1F" w:rsidP="00E35F1F">
            <w:pPr>
              <w:pStyle w:val="CopticVersemulti-line"/>
            </w:pPr>
            <w:r w:rsidRPr="008D3689">
              <w:t>Ⲧⲉⲟⲓ ⲛ</w:t>
            </w:r>
            <w:r w:rsidRPr="008D3689">
              <w:rPr>
                <w:rFonts w:ascii="Times New Roman" w:hAnsi="Times New Roman" w:cs="Times New Roman"/>
              </w:rPr>
              <w:t>̀ϩ</w:t>
            </w:r>
            <w:r w:rsidRPr="008D3689">
              <w:t>ⲓⲕⲁⲛⲟⲥ</w:t>
            </w:r>
          </w:p>
          <w:p w14:paraId="0BF577A3" w14:textId="77777777" w:rsidR="00E35F1F" w:rsidRDefault="00E35F1F" w:rsidP="00E35F1F">
            <w:pPr>
              <w:pStyle w:val="CopticVersemulti-line"/>
            </w:pPr>
            <w:r w:rsidRPr="008D3689">
              <w:t>ⲉ</w:t>
            </w:r>
            <w:r w:rsidRPr="008D3689">
              <w:rPr>
                <w:rFonts w:ascii="Times New Roman" w:hAnsi="Times New Roman" w:cs="Times New Roman"/>
              </w:rPr>
              <w:t>̀ϩ</w:t>
            </w:r>
            <w:r w:rsidRPr="008D3689">
              <w:t>ⲟⲧⲉ ⲛⲏⲉ</w:t>
            </w:r>
            <w:r w:rsidRPr="008D3689">
              <w:rPr>
                <w:rFonts w:ascii="Times New Roman" w:hAnsi="Times New Roman" w:cs="Times New Roman"/>
              </w:rPr>
              <w:t>̅</w:t>
            </w:r>
            <w:r w:rsidRPr="008D3689">
              <w:t>ⲑ</w:t>
            </w:r>
            <w:r w:rsidRPr="008D3689">
              <w:rPr>
                <w:rFonts w:ascii="Times New Roman" w:hAnsi="Times New Roman" w:cs="Times New Roman"/>
              </w:rPr>
              <w:t>̅</w:t>
            </w:r>
            <w:r w:rsidRPr="008D3689">
              <w:t>ⲩ ⲧⲏⲣⲟⲩ</w:t>
            </w:r>
          </w:p>
          <w:p w14:paraId="62FB6AF9" w14:textId="77777777" w:rsidR="00E35F1F" w:rsidRDefault="00E35F1F" w:rsidP="00E35F1F">
            <w:pPr>
              <w:pStyle w:val="CopticVersemulti-line"/>
            </w:pPr>
            <w:r w:rsidRPr="008D3689">
              <w:t>ⲉⲑⲣⲉⲧⲱⲃ</w:t>
            </w:r>
            <w:r w:rsidRPr="008D3689">
              <w:rPr>
                <w:rFonts w:ascii="Times New Roman" w:hAnsi="Times New Roman" w:cs="Times New Roman"/>
              </w:rPr>
              <w:t>ϩ</w:t>
            </w:r>
            <w:r w:rsidRPr="008D3689">
              <w:t xml:space="preserve"> ⲉ</w:t>
            </w:r>
            <w:r w:rsidRPr="008D3689">
              <w:rPr>
                <w:rFonts w:ascii="Times New Roman" w:hAnsi="Times New Roman" w:cs="Times New Roman"/>
              </w:rPr>
              <w:t>ϫ</w:t>
            </w:r>
            <w:r w:rsidRPr="008D3689">
              <w:t>ⲱⲛ</w:t>
            </w:r>
          </w:p>
          <w:p w14:paraId="6243CC97" w14:textId="77777777" w:rsidR="00E35F1F" w:rsidRDefault="00E35F1F" w:rsidP="00E35F1F">
            <w:pPr>
              <w:pStyle w:val="CopticVerse"/>
            </w:pPr>
            <w:r w:rsidRPr="008D3689">
              <w:t>ⲱ</w:t>
            </w:r>
            <w:r w:rsidRPr="008D3689">
              <w:rPr>
                <w:rFonts w:ascii="Times New Roman" w:hAnsi="Times New Roman" w:cs="Times New Roman"/>
              </w:rPr>
              <w:t>̀</w:t>
            </w:r>
            <w:r w:rsidRPr="008D3689">
              <w:t xml:space="preserve"> ⲑⲏⲉⲑⲙⲉ</w:t>
            </w:r>
            <w:r w:rsidRPr="008D3689">
              <w:rPr>
                <w:rFonts w:ascii="Times New Roman" w:hAnsi="Times New Roman" w:cs="Times New Roman"/>
              </w:rPr>
              <w:t>ϩ</w:t>
            </w:r>
            <w:r w:rsidRPr="008D3689">
              <w:t xml:space="preserve"> ⲛ</w:t>
            </w:r>
            <w:r w:rsidRPr="008D3689">
              <w:rPr>
                <w:rFonts w:ascii="Times New Roman" w:hAnsi="Times New Roman" w:cs="Times New Roman"/>
              </w:rPr>
              <w:t>̀ϩ</w:t>
            </w:r>
            <w:r w:rsidRPr="008D3689">
              <w:t>ⲙⲟⲧ</w:t>
            </w:r>
          </w:p>
        </w:tc>
      </w:tr>
      <w:tr w:rsidR="00E35F1F" w14:paraId="7D824E46" w14:textId="77777777" w:rsidTr="00E35F1F">
        <w:trPr>
          <w:cantSplit/>
          <w:jc w:val="center"/>
        </w:trPr>
        <w:tc>
          <w:tcPr>
            <w:tcW w:w="288" w:type="dxa"/>
          </w:tcPr>
          <w:p w14:paraId="246B376C" w14:textId="77777777" w:rsidR="00E35F1F" w:rsidRDefault="00E35F1F" w:rsidP="00E35F1F">
            <w:pPr>
              <w:pStyle w:val="CopticCross"/>
            </w:pPr>
            <w:r w:rsidRPr="000F6316">
              <w:t>¿</w:t>
            </w:r>
          </w:p>
        </w:tc>
        <w:tc>
          <w:tcPr>
            <w:tcW w:w="3960" w:type="dxa"/>
          </w:tcPr>
          <w:p w14:paraId="403A007A" w14:textId="77777777" w:rsidR="00E35F1F" w:rsidRPr="007425E1" w:rsidRDefault="00E35F1F" w:rsidP="00E35F1F">
            <w:pPr>
              <w:pStyle w:val="EngHang"/>
            </w:pPr>
            <w:r w:rsidRPr="007425E1">
              <w:t xml:space="preserve">You are </w:t>
            </w:r>
            <w:r>
              <w:t>greatly exalted</w:t>
            </w:r>
          </w:p>
          <w:p w14:paraId="0C3124C9" w14:textId="77777777" w:rsidR="00E35F1F" w:rsidRPr="007425E1" w:rsidRDefault="00E35F1F" w:rsidP="00E35F1F">
            <w:pPr>
              <w:pStyle w:val="EngHang"/>
            </w:pPr>
            <w:r w:rsidRPr="007425E1">
              <w:t>Above the patriarchs,</w:t>
            </w:r>
          </w:p>
          <w:p w14:paraId="545CEC0A" w14:textId="77777777" w:rsidR="00E35F1F" w:rsidRPr="007425E1" w:rsidRDefault="00E35F1F" w:rsidP="00E35F1F">
            <w:pPr>
              <w:pStyle w:val="EngHang"/>
            </w:pPr>
            <w:r w:rsidRPr="007425E1">
              <w:t>And</w:t>
            </w:r>
            <w:r>
              <w:t xml:space="preserve"> </w:t>
            </w:r>
            <w:commentRangeStart w:id="702"/>
            <w:r>
              <w:t>honoured</w:t>
            </w:r>
            <w:r w:rsidRPr="007425E1">
              <w:t xml:space="preserve"> </w:t>
            </w:r>
            <w:commentRangeEnd w:id="702"/>
            <w:r>
              <w:rPr>
                <w:rStyle w:val="CommentReference"/>
                <w:rFonts w:eastAsiaTheme="minorHAnsi" w:cstheme="minorBidi"/>
                <w:color w:val="auto"/>
                <w:lang w:val="en-CA"/>
              </w:rPr>
              <w:commentReference w:id="702"/>
            </w:r>
            <w:commentRangeStart w:id="703"/>
            <w:r w:rsidRPr="007425E1">
              <w:t xml:space="preserve">more </w:t>
            </w:r>
            <w:commentRangeEnd w:id="703"/>
            <w:r>
              <w:rPr>
                <w:rStyle w:val="CommentReference"/>
                <w:rFonts w:eastAsiaTheme="minorHAnsi" w:cstheme="minorBidi"/>
                <w:color w:val="auto"/>
                <w:lang w:val="en-CA"/>
              </w:rPr>
              <w:commentReference w:id="703"/>
            </w:r>
          </w:p>
          <w:p w14:paraId="0BD81E3E" w14:textId="77777777" w:rsidR="00E35F1F" w:rsidRPr="001A0083" w:rsidRDefault="00E35F1F" w:rsidP="00E35F1F">
            <w:pPr>
              <w:pStyle w:val="EngHangEnd"/>
            </w:pPr>
            <w:r w:rsidRPr="007425E1">
              <w:t>Than the prophets.</w:t>
            </w:r>
          </w:p>
        </w:tc>
        <w:tc>
          <w:tcPr>
            <w:tcW w:w="288" w:type="dxa"/>
          </w:tcPr>
          <w:p w14:paraId="7D0CE57F" w14:textId="77777777" w:rsidR="00E35F1F" w:rsidRDefault="00E35F1F" w:rsidP="00E35F1F"/>
        </w:tc>
        <w:tc>
          <w:tcPr>
            <w:tcW w:w="288" w:type="dxa"/>
          </w:tcPr>
          <w:p w14:paraId="72CD2315" w14:textId="77777777" w:rsidR="00E35F1F" w:rsidRDefault="00E35F1F" w:rsidP="00E35F1F">
            <w:pPr>
              <w:pStyle w:val="CopticCross"/>
            </w:pPr>
            <w:r w:rsidRPr="000F6316">
              <w:t>¿</w:t>
            </w:r>
          </w:p>
        </w:tc>
        <w:tc>
          <w:tcPr>
            <w:tcW w:w="3960" w:type="dxa"/>
          </w:tcPr>
          <w:p w14:paraId="42C7D6D6" w14:textId="77777777" w:rsidR="00E35F1F" w:rsidRDefault="00E35F1F" w:rsidP="00E35F1F">
            <w:pPr>
              <w:pStyle w:val="CopticVersemulti-line"/>
            </w:pPr>
            <w:r w:rsidRPr="008D3689">
              <w:t>Ⲧⲉϭⲟⲥⲓ ⲉ̀ⲙⲁϣⲱ</w:t>
            </w:r>
          </w:p>
          <w:p w14:paraId="0789B37A" w14:textId="77777777" w:rsidR="00E35F1F" w:rsidRDefault="00E35F1F" w:rsidP="00E35F1F">
            <w:pPr>
              <w:pStyle w:val="CopticVersemulti-line"/>
            </w:pPr>
            <w:r w:rsidRPr="008D3689">
              <w:t>ⲉ̀ϩⲟⲧⲉ ⲛⲓⲡⲁⲧⲣⲓⲁⲣⲭⲏⲥ</w:t>
            </w:r>
          </w:p>
          <w:p w14:paraId="48B6F9BB" w14:textId="77777777" w:rsidR="00E35F1F" w:rsidRDefault="00E35F1F" w:rsidP="00E35F1F">
            <w:pPr>
              <w:pStyle w:val="CopticVersemulti-line"/>
            </w:pPr>
            <w:r w:rsidRPr="008D3689">
              <w:t>ⲟⲩⲟϩ ⲧⲉⲧⲁⲓⲏⲟⲩⲧ</w:t>
            </w:r>
          </w:p>
          <w:p w14:paraId="2E974D6E" w14:textId="77777777" w:rsidR="00E35F1F" w:rsidRDefault="00E35F1F" w:rsidP="00E35F1F">
            <w:pPr>
              <w:pStyle w:val="CopticVerse"/>
            </w:pPr>
            <w:r w:rsidRPr="008D3689">
              <w:t>ⲉ̀ϩⲟⲧⲉ ⲛⲓⲡⲣⲟⲫⲏⲧⲏⲥ</w:t>
            </w:r>
          </w:p>
        </w:tc>
      </w:tr>
      <w:tr w:rsidR="00E35F1F" w14:paraId="7F6BE216" w14:textId="77777777" w:rsidTr="00E35F1F">
        <w:trPr>
          <w:cantSplit/>
          <w:jc w:val="center"/>
        </w:trPr>
        <w:tc>
          <w:tcPr>
            <w:tcW w:w="288" w:type="dxa"/>
          </w:tcPr>
          <w:p w14:paraId="0B01C10E" w14:textId="77777777" w:rsidR="00E35F1F" w:rsidRDefault="00E35F1F" w:rsidP="00E35F1F">
            <w:pPr>
              <w:pStyle w:val="CopticCross"/>
            </w:pPr>
          </w:p>
        </w:tc>
        <w:tc>
          <w:tcPr>
            <w:tcW w:w="3960" w:type="dxa"/>
          </w:tcPr>
          <w:p w14:paraId="5D57DFAB" w14:textId="553C03A2" w:rsidR="00E35F1F" w:rsidRPr="007425E1" w:rsidRDefault="00E35F1F" w:rsidP="00E35F1F">
            <w:pPr>
              <w:pStyle w:val="EngHang"/>
            </w:pPr>
            <w:r w:rsidRPr="007425E1">
              <w:t xml:space="preserve">And you have a </w:t>
            </w:r>
            <w:commentRangeStart w:id="704"/>
            <w:r w:rsidRPr="007425E1">
              <w:t>means</w:t>
            </w:r>
            <w:commentRangeEnd w:id="704"/>
            <w:r>
              <w:rPr>
                <w:rStyle w:val="CommentReference"/>
                <w:rFonts w:eastAsiaTheme="minorHAnsi" w:cstheme="minorBidi"/>
                <w:color w:val="auto"/>
                <w:lang w:val="en-CA"/>
              </w:rPr>
              <w:commentReference w:id="704"/>
            </w:r>
            <w:r w:rsidRPr="007425E1">
              <w:t>,</w:t>
            </w:r>
          </w:p>
          <w:p w14:paraId="0F2C9C0F" w14:textId="13D11D63" w:rsidR="00E35F1F" w:rsidRPr="007425E1" w:rsidRDefault="00E35F1F" w:rsidP="00E35F1F">
            <w:pPr>
              <w:pStyle w:val="EngHang"/>
            </w:pPr>
            <w:r w:rsidRPr="007425E1">
              <w:t>With freedom of speech,</w:t>
            </w:r>
          </w:p>
          <w:p w14:paraId="3D6BA55F" w14:textId="77777777" w:rsidR="00E35F1F" w:rsidRPr="007425E1" w:rsidRDefault="00E35F1F" w:rsidP="00E35F1F">
            <w:pPr>
              <w:pStyle w:val="EngHang"/>
            </w:pPr>
            <w:r w:rsidRPr="007425E1">
              <w:t>Greater than the Cherubim,</w:t>
            </w:r>
          </w:p>
          <w:p w14:paraId="65B3F0A5" w14:textId="77777777" w:rsidR="00E35F1F" w:rsidRPr="007F2DC4" w:rsidRDefault="00E35F1F" w:rsidP="00E35F1F">
            <w:pPr>
              <w:pStyle w:val="EngHangEnd"/>
            </w:pPr>
            <w:r w:rsidRPr="007425E1">
              <w:t>And the Seraphim.</w:t>
            </w:r>
          </w:p>
        </w:tc>
        <w:tc>
          <w:tcPr>
            <w:tcW w:w="288" w:type="dxa"/>
          </w:tcPr>
          <w:p w14:paraId="4323E08E" w14:textId="77777777" w:rsidR="00E35F1F" w:rsidRDefault="00E35F1F" w:rsidP="00E35F1F"/>
        </w:tc>
        <w:tc>
          <w:tcPr>
            <w:tcW w:w="288" w:type="dxa"/>
          </w:tcPr>
          <w:p w14:paraId="526A6FAB" w14:textId="77777777" w:rsidR="00E35F1F" w:rsidRDefault="00E35F1F" w:rsidP="00E35F1F">
            <w:pPr>
              <w:pStyle w:val="CopticCross"/>
            </w:pPr>
          </w:p>
        </w:tc>
        <w:tc>
          <w:tcPr>
            <w:tcW w:w="3960" w:type="dxa"/>
          </w:tcPr>
          <w:p w14:paraId="584AC2EB" w14:textId="77777777" w:rsidR="00E35F1F" w:rsidRDefault="00E35F1F" w:rsidP="00E35F1F">
            <w:pPr>
              <w:pStyle w:val="CopticVersemulti-line"/>
            </w:pPr>
            <w:r w:rsidRPr="008D3689">
              <w:t>Ⲟⲩⲟⲛ ⲧⲉ ϫⲓⲛⲙⲟϣⲓ</w:t>
            </w:r>
          </w:p>
          <w:p w14:paraId="47249C5E" w14:textId="77777777" w:rsidR="00E35F1F" w:rsidRDefault="00E35F1F" w:rsidP="00E35F1F">
            <w:pPr>
              <w:pStyle w:val="CopticVersemulti-line"/>
            </w:pPr>
            <w:r w:rsidRPr="008D3689">
              <w:t>ϧⲉⲛ ⲟⲩⲡⲁⲣⲣⲏⲥⲓⲁ̀</w:t>
            </w:r>
          </w:p>
          <w:p w14:paraId="628FAAAC" w14:textId="77777777" w:rsidR="00E35F1F" w:rsidRDefault="00E35F1F" w:rsidP="00E35F1F">
            <w:pPr>
              <w:pStyle w:val="CopticVersemulti-line"/>
            </w:pPr>
            <w:r w:rsidRPr="008D3689">
              <w:t>ⲉ̀ϩⲟⲧⲉ ⲛⲓⲭⲉⲣⲟⲩⲃⲓⲙ</w:t>
            </w:r>
          </w:p>
          <w:p w14:paraId="3C93713C" w14:textId="77777777" w:rsidR="00E35F1F" w:rsidRDefault="00E35F1F" w:rsidP="00E35F1F">
            <w:pPr>
              <w:pStyle w:val="CopticVerse"/>
            </w:pPr>
            <w:r w:rsidRPr="008D3689">
              <w:t>ⲛⲉⲙ ⲛⲓⲥⲉⲣⲁⲫⲓⲙ</w:t>
            </w:r>
          </w:p>
        </w:tc>
      </w:tr>
      <w:tr w:rsidR="00E35F1F" w14:paraId="57E53871" w14:textId="77777777" w:rsidTr="00E35F1F">
        <w:trPr>
          <w:cantSplit/>
          <w:jc w:val="center"/>
        </w:trPr>
        <w:tc>
          <w:tcPr>
            <w:tcW w:w="288" w:type="dxa"/>
          </w:tcPr>
          <w:p w14:paraId="68CD5748" w14:textId="77777777" w:rsidR="00E35F1F" w:rsidRDefault="00E35F1F" w:rsidP="00E35F1F">
            <w:pPr>
              <w:pStyle w:val="CopticCross"/>
            </w:pPr>
            <w:r w:rsidRPr="000F6316">
              <w:t>¿</w:t>
            </w:r>
          </w:p>
        </w:tc>
        <w:tc>
          <w:tcPr>
            <w:tcW w:w="3960" w:type="dxa"/>
          </w:tcPr>
          <w:p w14:paraId="289A5793" w14:textId="78D9FED8" w:rsidR="00E35F1F" w:rsidRPr="007425E1" w:rsidRDefault="00E35F1F" w:rsidP="00E35F1F">
            <w:pPr>
              <w:pStyle w:val="EngHang"/>
            </w:pPr>
            <w:r>
              <w:t>For truly</w:t>
            </w:r>
            <w:r w:rsidR="00BD1732">
              <w:t xml:space="preserve"> you are</w:t>
            </w:r>
          </w:p>
          <w:p w14:paraId="441E63E4" w14:textId="77777777" w:rsidR="00E35F1F" w:rsidRPr="007425E1" w:rsidRDefault="00E35F1F" w:rsidP="00E35F1F">
            <w:pPr>
              <w:pStyle w:val="EngHang"/>
            </w:pPr>
            <w:r w:rsidRPr="007425E1">
              <w:t>The pride of our race,</w:t>
            </w:r>
          </w:p>
          <w:p w14:paraId="5CEAF23A" w14:textId="74A43DE7" w:rsidR="00E35F1F" w:rsidRPr="007425E1" w:rsidRDefault="00E35F1F" w:rsidP="00E35F1F">
            <w:pPr>
              <w:pStyle w:val="EngHang"/>
            </w:pPr>
            <w:r w:rsidRPr="007425E1">
              <w:t xml:space="preserve">And the </w:t>
            </w:r>
            <w:r w:rsidR="00BD1732">
              <w:t>advocate</w:t>
            </w:r>
          </w:p>
          <w:p w14:paraId="3C5B7117" w14:textId="77777777" w:rsidR="00E35F1F" w:rsidRDefault="00E35F1F" w:rsidP="00E35F1F">
            <w:pPr>
              <w:pStyle w:val="EngHangEnd"/>
            </w:pPr>
            <w:r w:rsidRPr="007425E1">
              <w:t>Of our souls.</w:t>
            </w:r>
          </w:p>
        </w:tc>
        <w:tc>
          <w:tcPr>
            <w:tcW w:w="288" w:type="dxa"/>
          </w:tcPr>
          <w:p w14:paraId="1B0E46EA" w14:textId="77777777" w:rsidR="00E35F1F" w:rsidRDefault="00E35F1F" w:rsidP="00E35F1F"/>
        </w:tc>
        <w:tc>
          <w:tcPr>
            <w:tcW w:w="288" w:type="dxa"/>
          </w:tcPr>
          <w:p w14:paraId="0DC34465" w14:textId="77777777" w:rsidR="00E35F1F" w:rsidRDefault="00E35F1F" w:rsidP="00E35F1F">
            <w:pPr>
              <w:pStyle w:val="CopticCross"/>
            </w:pPr>
            <w:r w:rsidRPr="000F6316">
              <w:t>¿</w:t>
            </w:r>
          </w:p>
        </w:tc>
        <w:tc>
          <w:tcPr>
            <w:tcW w:w="3960" w:type="dxa"/>
          </w:tcPr>
          <w:p w14:paraId="172391D0" w14:textId="77777777" w:rsidR="00E35F1F" w:rsidRDefault="00E35F1F" w:rsidP="00E35F1F">
            <w:pPr>
              <w:pStyle w:val="CopticVersemulti-line"/>
            </w:pPr>
            <w:r w:rsidRPr="008D3689">
              <w:t>Ⲛ̀ⲑⲟ ⲅⲁⲣ ⲁⲗⲏⲑⲱⲥ</w:t>
            </w:r>
          </w:p>
          <w:p w14:paraId="4A9D981A" w14:textId="77777777" w:rsidR="00E35F1F" w:rsidRDefault="00E35F1F" w:rsidP="00E35F1F">
            <w:pPr>
              <w:pStyle w:val="CopticVersemulti-line"/>
            </w:pPr>
            <w:r w:rsidRPr="008D3689">
              <w:t>ⲡⲉ ⲡ̀ϣⲟⲩϣⲟⲩ ⲙ̀ⲡⲉⲛⲅⲉⲛⲟⲥ</w:t>
            </w:r>
          </w:p>
          <w:p w14:paraId="1AE0F87C" w14:textId="77777777" w:rsidR="00E35F1F" w:rsidRDefault="00E35F1F" w:rsidP="00E35F1F">
            <w:pPr>
              <w:pStyle w:val="CopticVersemulti-line"/>
            </w:pPr>
            <w:r w:rsidRPr="008D3689">
              <w:t>ⲟⲩⲟϩ ϯⲡ̀ⲣⲟⲥⲧⲁⲧⲏⲥ</w:t>
            </w:r>
          </w:p>
          <w:p w14:paraId="43A97B1F" w14:textId="77777777" w:rsidR="00E35F1F" w:rsidRDefault="00E35F1F" w:rsidP="00E35F1F">
            <w:pPr>
              <w:pStyle w:val="CopticVerse"/>
            </w:pPr>
            <w:r w:rsidRPr="008D3689">
              <w:t>ⲛ̀ⲧⲉ ⲛⲉⲛⲯⲩⲭⲏ</w:t>
            </w:r>
          </w:p>
        </w:tc>
      </w:tr>
      <w:tr w:rsidR="00E35F1F" w14:paraId="5F6D8C89" w14:textId="77777777" w:rsidTr="00E35F1F">
        <w:trPr>
          <w:cantSplit/>
          <w:jc w:val="center"/>
        </w:trPr>
        <w:tc>
          <w:tcPr>
            <w:tcW w:w="288" w:type="dxa"/>
          </w:tcPr>
          <w:p w14:paraId="0FB31B46" w14:textId="77777777" w:rsidR="00E35F1F" w:rsidRDefault="00E35F1F" w:rsidP="00E35F1F">
            <w:pPr>
              <w:pStyle w:val="CopticCross"/>
            </w:pPr>
          </w:p>
        </w:tc>
        <w:tc>
          <w:tcPr>
            <w:tcW w:w="3960" w:type="dxa"/>
          </w:tcPr>
          <w:p w14:paraId="652A0633" w14:textId="71B89094" w:rsidR="00E35F1F" w:rsidRPr="007425E1" w:rsidRDefault="00BD1732" w:rsidP="00E35F1F">
            <w:pPr>
              <w:pStyle w:val="EngHang"/>
            </w:pPr>
            <w:r>
              <w:t>Intercede on our behalf</w:t>
            </w:r>
          </w:p>
          <w:p w14:paraId="183CAE18" w14:textId="77777777" w:rsidR="00E35F1F" w:rsidRPr="007425E1" w:rsidRDefault="00E35F1F" w:rsidP="00E35F1F">
            <w:pPr>
              <w:pStyle w:val="EngHang"/>
            </w:pPr>
            <w:r w:rsidRPr="007425E1">
              <w:t>Before our Saviour,</w:t>
            </w:r>
          </w:p>
          <w:p w14:paraId="6AEF80D8" w14:textId="6546AD1E" w:rsidR="00E35F1F" w:rsidRPr="007425E1" w:rsidRDefault="00BD1732" w:rsidP="00E35F1F">
            <w:pPr>
              <w:pStyle w:val="EngHang"/>
            </w:pPr>
            <w:r>
              <w:t>That He may confirm us</w:t>
            </w:r>
          </w:p>
          <w:p w14:paraId="012ECC2B" w14:textId="77777777" w:rsidR="00E35F1F" w:rsidRPr="001A0083" w:rsidRDefault="00E35F1F" w:rsidP="00E35F1F">
            <w:pPr>
              <w:pStyle w:val="EngHangEnd"/>
            </w:pPr>
            <w:r>
              <w:t>In the upright faith;</w:t>
            </w:r>
          </w:p>
        </w:tc>
        <w:tc>
          <w:tcPr>
            <w:tcW w:w="288" w:type="dxa"/>
          </w:tcPr>
          <w:p w14:paraId="7B5B3E19" w14:textId="77777777" w:rsidR="00E35F1F" w:rsidRDefault="00E35F1F" w:rsidP="00E35F1F"/>
        </w:tc>
        <w:tc>
          <w:tcPr>
            <w:tcW w:w="288" w:type="dxa"/>
          </w:tcPr>
          <w:p w14:paraId="766A32ED" w14:textId="77777777" w:rsidR="00E35F1F" w:rsidRDefault="00E35F1F" w:rsidP="00E35F1F">
            <w:pPr>
              <w:pStyle w:val="CopticCross"/>
            </w:pPr>
          </w:p>
        </w:tc>
        <w:tc>
          <w:tcPr>
            <w:tcW w:w="3960" w:type="dxa"/>
          </w:tcPr>
          <w:p w14:paraId="63309E6A" w14:textId="77777777" w:rsidR="00E35F1F" w:rsidRDefault="00E35F1F" w:rsidP="00E35F1F">
            <w:pPr>
              <w:pStyle w:val="CopticVersemulti-line"/>
            </w:pPr>
            <w:r w:rsidRPr="008D3689">
              <w:t>Ⲁ̀ⲣⲓⲡⲣⲉⲥⲃⲉⲩⲓⲛ ⲉ̀ϫⲱⲛ</w:t>
            </w:r>
          </w:p>
          <w:p w14:paraId="5B3A2D23" w14:textId="77777777" w:rsidR="00E35F1F" w:rsidRDefault="00E35F1F" w:rsidP="00E35F1F">
            <w:pPr>
              <w:pStyle w:val="CopticVersemulti-line"/>
            </w:pPr>
            <w:r w:rsidRPr="008D3689">
              <w:t>ⲛⲁϩⲣⲉⲛ ⲡⲉⲛⲥⲱⲧⲏⲣ</w:t>
            </w:r>
          </w:p>
          <w:p w14:paraId="61E26F61" w14:textId="77777777" w:rsidR="00E35F1F" w:rsidRDefault="00E35F1F" w:rsidP="00E35F1F">
            <w:pPr>
              <w:pStyle w:val="CopticVersemulti-line"/>
            </w:pPr>
            <w:r w:rsidRPr="008D3689">
              <w:t>ϩⲟⲡⲱⲥ ⲛ̀ⲧⲉϥⲧⲁϫⲣⲟⲛ</w:t>
            </w:r>
          </w:p>
          <w:p w14:paraId="46D7CA02" w14:textId="77777777" w:rsidR="00E35F1F" w:rsidRDefault="00E35F1F" w:rsidP="00E35F1F">
            <w:pPr>
              <w:pStyle w:val="CopticVerse"/>
            </w:pPr>
            <w:r w:rsidRPr="008D3689">
              <w:t>ϧⲉⲛ ⲡⲓⲛⲁϩϯ ⲉⲧⲥⲟⲩⲧⲱⲛ</w:t>
            </w:r>
          </w:p>
        </w:tc>
      </w:tr>
      <w:tr w:rsidR="00E35F1F" w14:paraId="4FB0550D" w14:textId="77777777" w:rsidTr="00E35F1F">
        <w:trPr>
          <w:cantSplit/>
          <w:jc w:val="center"/>
        </w:trPr>
        <w:tc>
          <w:tcPr>
            <w:tcW w:w="288" w:type="dxa"/>
          </w:tcPr>
          <w:p w14:paraId="08B54D7F" w14:textId="77777777" w:rsidR="00E35F1F" w:rsidRDefault="00E35F1F" w:rsidP="00E35F1F">
            <w:pPr>
              <w:pStyle w:val="CopticCross"/>
            </w:pPr>
            <w:r w:rsidRPr="000F6316">
              <w:t>¿</w:t>
            </w:r>
          </w:p>
        </w:tc>
        <w:tc>
          <w:tcPr>
            <w:tcW w:w="3960" w:type="dxa"/>
          </w:tcPr>
          <w:p w14:paraId="2E6ABFEE" w14:textId="7E72255D" w:rsidR="00E35F1F" w:rsidRPr="007425E1" w:rsidRDefault="00BD1732" w:rsidP="00E35F1F">
            <w:pPr>
              <w:pStyle w:val="EngHang"/>
            </w:pPr>
            <w:r>
              <w:t>That He may grant us</w:t>
            </w:r>
          </w:p>
          <w:p w14:paraId="5051C92E" w14:textId="77777777" w:rsidR="00E35F1F" w:rsidRPr="007425E1" w:rsidRDefault="00E35F1F" w:rsidP="00E35F1F">
            <w:pPr>
              <w:pStyle w:val="EngHang"/>
            </w:pPr>
            <w:r w:rsidRPr="007425E1">
              <w:t>The forgiveness of our sins,</w:t>
            </w:r>
          </w:p>
          <w:p w14:paraId="6C9FBAA2" w14:textId="5D47B666" w:rsidR="00E35F1F" w:rsidRPr="007425E1" w:rsidRDefault="00BD1732" w:rsidP="00E35F1F">
            <w:pPr>
              <w:pStyle w:val="EngHang"/>
            </w:pPr>
            <w:r>
              <w:t>And that we may obtain mercy</w:t>
            </w:r>
          </w:p>
          <w:p w14:paraId="46C7B949" w14:textId="77777777" w:rsidR="00E35F1F" w:rsidRPr="007425E1" w:rsidRDefault="00E35F1F" w:rsidP="00E35F1F">
            <w:pPr>
              <w:pStyle w:val="EngHangEnd"/>
            </w:pPr>
            <w:r w:rsidRPr="007425E1">
              <w:t>Through your intercessions.</w:t>
            </w:r>
          </w:p>
        </w:tc>
        <w:tc>
          <w:tcPr>
            <w:tcW w:w="288" w:type="dxa"/>
          </w:tcPr>
          <w:p w14:paraId="771BF6AA" w14:textId="77777777" w:rsidR="00E35F1F" w:rsidRDefault="00E35F1F" w:rsidP="00E35F1F"/>
        </w:tc>
        <w:tc>
          <w:tcPr>
            <w:tcW w:w="288" w:type="dxa"/>
          </w:tcPr>
          <w:p w14:paraId="06D2CD19" w14:textId="77777777" w:rsidR="00E35F1F" w:rsidRDefault="00E35F1F" w:rsidP="00E35F1F">
            <w:pPr>
              <w:pStyle w:val="CopticCross"/>
            </w:pPr>
            <w:r w:rsidRPr="000F6316">
              <w:t>¿</w:t>
            </w:r>
          </w:p>
        </w:tc>
        <w:tc>
          <w:tcPr>
            <w:tcW w:w="3960" w:type="dxa"/>
          </w:tcPr>
          <w:p w14:paraId="6012FCF1" w14:textId="77777777" w:rsidR="00E35F1F" w:rsidRDefault="00E35F1F" w:rsidP="00E35F1F">
            <w:pPr>
              <w:pStyle w:val="CopticVersemulti-line"/>
            </w:pPr>
            <w:r w:rsidRPr="008D3689">
              <w:t>Ⲛ̀ⲧⲉϥⲉⲣϩ̀ⲙⲟⲧ ⲛⲁⲛ</w:t>
            </w:r>
          </w:p>
          <w:p w14:paraId="537E809E" w14:textId="77777777" w:rsidR="00E35F1F" w:rsidRDefault="00E35F1F" w:rsidP="00E35F1F">
            <w:pPr>
              <w:pStyle w:val="CopticVersemulti-line"/>
            </w:pPr>
            <w:r w:rsidRPr="008D3689">
              <w:t>ⲙ̀ⲡⲓⲭⲱ ⲉ̀ⲃⲟⲗ ⲛ̀ⲧⲉ ⲛⲉⲛⲛⲟⲃⲓ</w:t>
            </w:r>
          </w:p>
          <w:p w14:paraId="371909C9" w14:textId="77777777" w:rsidR="00E35F1F" w:rsidRDefault="00E35F1F" w:rsidP="00E35F1F">
            <w:pPr>
              <w:pStyle w:val="CopticVersemulti-line"/>
            </w:pPr>
            <w:r w:rsidRPr="008D3689">
              <w:t>ⲛ̀ⲧⲉⲛϣⲁϣⲛⲓ ⲉⲩⲛⲁⲓ</w:t>
            </w:r>
          </w:p>
          <w:p w14:paraId="56993C6F" w14:textId="77777777" w:rsidR="00E35F1F" w:rsidRDefault="00E35F1F" w:rsidP="00E35F1F">
            <w:pPr>
              <w:pStyle w:val="CopticVerse"/>
            </w:pPr>
            <w:r w:rsidRPr="008D3689">
              <w:t>ϩⲓⲧⲉⲛ ⲛⲉⲡⲣⲉⲥⲃⲓⲁ̀</w:t>
            </w:r>
          </w:p>
        </w:tc>
      </w:tr>
    </w:tbl>
    <w:p w14:paraId="3ABBAEB0" w14:textId="77777777" w:rsidR="00E35F1F" w:rsidRDefault="00E35F1F" w:rsidP="00E35F1F">
      <w:pPr>
        <w:pStyle w:val="Heading6"/>
      </w:pPr>
      <w:bookmarkStart w:id="705" w:name="_Toc298445776"/>
      <w:bookmarkStart w:id="706" w:name="_Toc298681261"/>
      <w:bookmarkStart w:id="707" w:name="_Toc298447501"/>
      <w:r w:rsidRPr="00D24FE1">
        <w:t>Part</w:t>
      </w:r>
      <w:r>
        <w:t xml:space="preserve"> Eleven</w:t>
      </w:r>
      <w:bookmarkEnd w:id="705"/>
      <w:bookmarkEnd w:id="706"/>
      <w:bookmarkEnd w:id="707"/>
      <w:r>
        <w:t xml:space="preserve"> (</w:t>
      </w:r>
      <w:r w:rsidRPr="008D3689">
        <w:rPr>
          <w:rFonts w:ascii="FreeSerifAvvaShenouda" w:hAnsi="FreeSerifAvvaShenouda" w:cs="FreeSerifAvvaShenouda"/>
        </w:rPr>
        <w:t>ⲃ̅</w:t>
      </w:r>
      <w:r>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FDA26F2" w14:textId="77777777" w:rsidTr="00E35F1F">
        <w:trPr>
          <w:cantSplit/>
          <w:jc w:val="center"/>
        </w:trPr>
        <w:tc>
          <w:tcPr>
            <w:tcW w:w="288" w:type="dxa"/>
          </w:tcPr>
          <w:p w14:paraId="4D295D0B" w14:textId="77777777" w:rsidR="00E35F1F" w:rsidRDefault="00E35F1F" w:rsidP="00E35F1F">
            <w:pPr>
              <w:pStyle w:val="CopticCross"/>
            </w:pPr>
          </w:p>
        </w:tc>
        <w:tc>
          <w:tcPr>
            <w:tcW w:w="3960" w:type="dxa"/>
          </w:tcPr>
          <w:p w14:paraId="46E3574C" w14:textId="757B6B4B" w:rsidR="00E35F1F" w:rsidRPr="007425E1" w:rsidRDefault="00BD1732" w:rsidP="00E35F1F">
            <w:pPr>
              <w:pStyle w:val="EngHang"/>
            </w:pPr>
            <w:r>
              <w:t>All the exalted names</w:t>
            </w:r>
          </w:p>
          <w:p w14:paraId="1A98D275" w14:textId="77777777" w:rsidR="00E35F1F" w:rsidRPr="007425E1" w:rsidRDefault="00E35F1F" w:rsidP="00E35F1F">
            <w:pPr>
              <w:pStyle w:val="EngHang"/>
            </w:pPr>
            <w:r w:rsidRPr="007425E1">
              <w:t>Of the incorporeal,</w:t>
            </w:r>
          </w:p>
          <w:p w14:paraId="73CE8FCB" w14:textId="77777777" w:rsidR="00E35F1F" w:rsidRPr="007425E1" w:rsidRDefault="00E35F1F" w:rsidP="00E35F1F">
            <w:pPr>
              <w:pStyle w:val="EngHang"/>
            </w:pPr>
            <w:r w:rsidRPr="007425E1">
              <w:t>The thousands of angels,</w:t>
            </w:r>
          </w:p>
          <w:p w14:paraId="566F4EEA" w14:textId="77777777" w:rsidR="00E35F1F" w:rsidRPr="001A0083" w:rsidRDefault="00E35F1F" w:rsidP="00E35F1F">
            <w:pPr>
              <w:pStyle w:val="EngHangEnd"/>
            </w:pPr>
            <w:r w:rsidRPr="007425E1">
              <w:t>And archangels,</w:t>
            </w:r>
          </w:p>
        </w:tc>
        <w:tc>
          <w:tcPr>
            <w:tcW w:w="288" w:type="dxa"/>
          </w:tcPr>
          <w:p w14:paraId="07333DB4" w14:textId="77777777" w:rsidR="00E35F1F" w:rsidRDefault="00E35F1F" w:rsidP="00E35F1F"/>
        </w:tc>
        <w:tc>
          <w:tcPr>
            <w:tcW w:w="288" w:type="dxa"/>
          </w:tcPr>
          <w:p w14:paraId="53D2DBEF" w14:textId="77777777" w:rsidR="00E35F1F" w:rsidRDefault="00E35F1F" w:rsidP="00E35F1F">
            <w:pPr>
              <w:pStyle w:val="CopticCross"/>
            </w:pPr>
          </w:p>
        </w:tc>
        <w:tc>
          <w:tcPr>
            <w:tcW w:w="3960" w:type="dxa"/>
          </w:tcPr>
          <w:p w14:paraId="5B4C4CD8" w14:textId="77777777" w:rsidR="00E35F1F" w:rsidRDefault="00E35F1F" w:rsidP="00E35F1F">
            <w:pPr>
              <w:pStyle w:val="CopticVersemulti-line"/>
            </w:pPr>
            <w:r w:rsidRPr="00CB2D55">
              <w:t>Ⲣⲁⲛ ⲛⲓⲃⲉⲛ ⲉⲧϭⲟⲥⲓ</w:t>
            </w:r>
          </w:p>
          <w:p w14:paraId="192CDF53" w14:textId="77777777" w:rsidR="00E35F1F" w:rsidRDefault="00E35F1F" w:rsidP="00E35F1F">
            <w:pPr>
              <w:pStyle w:val="CopticVersemulti-line"/>
            </w:pPr>
            <w:r w:rsidRPr="00CB2D55">
              <w:t>ⲛ̀ⲧⲉ ⲛⲓⲁ̀ⲥⲱⲙⲁⲧⲟⲥ</w:t>
            </w:r>
          </w:p>
          <w:p w14:paraId="6980395C" w14:textId="77777777" w:rsidR="00E35F1F" w:rsidRDefault="00E35F1F" w:rsidP="00E35F1F">
            <w:pPr>
              <w:pStyle w:val="CopticVersemulti-line"/>
            </w:pPr>
            <w:r w:rsidRPr="00CB2D55">
              <w:t>ⲛⲓⲁ̀ⲛⲁⲛ̀ϣⲟ ⲛ̀ⲁⲅⲅⲉⲗⲟⲥ</w:t>
            </w:r>
          </w:p>
          <w:p w14:paraId="77255FD3" w14:textId="77777777" w:rsidR="00E35F1F" w:rsidRPr="00CB2D55" w:rsidRDefault="00E35F1F" w:rsidP="00E35F1F">
            <w:pPr>
              <w:pStyle w:val="CopticVerse"/>
            </w:pPr>
            <w:r w:rsidRPr="00CB2D55">
              <w:t>ⲛⲉⲙ ⲁⲣⲭⲏⲁⲅⲅⲉⲗⲟⲥ</w:t>
            </w:r>
          </w:p>
        </w:tc>
      </w:tr>
      <w:tr w:rsidR="00E35F1F" w14:paraId="5E241DCF" w14:textId="77777777" w:rsidTr="00E35F1F">
        <w:trPr>
          <w:cantSplit/>
          <w:jc w:val="center"/>
        </w:trPr>
        <w:tc>
          <w:tcPr>
            <w:tcW w:w="288" w:type="dxa"/>
          </w:tcPr>
          <w:p w14:paraId="1F151783" w14:textId="77777777" w:rsidR="00E35F1F" w:rsidRDefault="00E35F1F" w:rsidP="00E35F1F">
            <w:pPr>
              <w:pStyle w:val="CopticCross"/>
            </w:pPr>
            <w:r w:rsidRPr="000F6316">
              <w:t>¿</w:t>
            </w:r>
          </w:p>
        </w:tc>
        <w:tc>
          <w:tcPr>
            <w:tcW w:w="3960" w:type="dxa"/>
          </w:tcPr>
          <w:p w14:paraId="0733D156" w14:textId="77777777" w:rsidR="00E35F1F" w:rsidRDefault="00E35F1F" w:rsidP="00E35F1F">
            <w:pPr>
              <w:pStyle w:val="EngHang"/>
            </w:pPr>
            <w:r>
              <w:t>Did not attain</w:t>
            </w:r>
          </w:p>
          <w:p w14:paraId="69F2946D" w14:textId="77777777" w:rsidR="00E35F1F" w:rsidRDefault="00E35F1F" w:rsidP="00E35F1F">
            <w:pPr>
              <w:pStyle w:val="EngHang"/>
            </w:pPr>
            <w:r>
              <w:t>The great blessedness,</w:t>
            </w:r>
          </w:p>
          <w:p w14:paraId="1A34FEAE" w14:textId="77777777" w:rsidR="00E35F1F" w:rsidRDefault="00E35F1F" w:rsidP="00E35F1F">
            <w:pPr>
              <w:pStyle w:val="EngHang"/>
            </w:pPr>
            <w:r>
              <w:t>Of you who are clothed with</w:t>
            </w:r>
          </w:p>
          <w:p w14:paraId="7E1B0DF5" w14:textId="77777777" w:rsidR="00E35F1F" w:rsidRPr="001A0083" w:rsidRDefault="00E35F1F" w:rsidP="00E35F1F">
            <w:pPr>
              <w:pStyle w:val="EngHangEnd"/>
            </w:pPr>
            <w:r>
              <w:t>The glory of the Lord of Hosts.</w:t>
            </w:r>
          </w:p>
        </w:tc>
        <w:tc>
          <w:tcPr>
            <w:tcW w:w="288" w:type="dxa"/>
          </w:tcPr>
          <w:p w14:paraId="6EF36B69" w14:textId="77777777" w:rsidR="00E35F1F" w:rsidRDefault="00E35F1F" w:rsidP="00E35F1F"/>
        </w:tc>
        <w:tc>
          <w:tcPr>
            <w:tcW w:w="288" w:type="dxa"/>
          </w:tcPr>
          <w:p w14:paraId="0B6C7B48" w14:textId="77777777" w:rsidR="00E35F1F" w:rsidRDefault="00E35F1F" w:rsidP="00E35F1F">
            <w:pPr>
              <w:pStyle w:val="CopticCross"/>
            </w:pPr>
            <w:r w:rsidRPr="000F6316">
              <w:t>¿</w:t>
            </w:r>
          </w:p>
        </w:tc>
        <w:tc>
          <w:tcPr>
            <w:tcW w:w="3960" w:type="dxa"/>
          </w:tcPr>
          <w:p w14:paraId="5BC22E6E" w14:textId="77777777" w:rsidR="00E35F1F" w:rsidRDefault="00E35F1F" w:rsidP="00E35F1F">
            <w:pPr>
              <w:pStyle w:val="CopticVersemulti-line"/>
            </w:pPr>
            <w:r w:rsidRPr="00CB2D55">
              <w:t>Ⲙ̀ⲡⲟⲩϣ̀ⲫⲟϩ ⲉ̀ⲡ̀ϭⲓⲥⲓ</w:t>
            </w:r>
          </w:p>
          <w:p w14:paraId="437C116B" w14:textId="77777777" w:rsidR="00E35F1F" w:rsidRDefault="00E35F1F" w:rsidP="00E35F1F">
            <w:pPr>
              <w:pStyle w:val="CopticVersemulti-line"/>
            </w:pPr>
            <w:r w:rsidRPr="00CB2D55">
              <w:t>ⲛ̀ⲧⲉ ⲛⲉⲙⲁⲕⲁⲣⲓⲥⲙⲟⲥ</w:t>
            </w:r>
          </w:p>
          <w:p w14:paraId="09B51F73" w14:textId="77777777" w:rsidR="00E35F1F" w:rsidRDefault="00E35F1F" w:rsidP="00E35F1F">
            <w:pPr>
              <w:pStyle w:val="CopticVersemulti-line"/>
            </w:pPr>
            <w:r w:rsidRPr="00CB2D55">
              <w:t>ⲱ̀ ⲑⲏⲉⲧϫⲟⲗϩ ⲙ̀ⲡⲓⲱ̀ⲟⲩ</w:t>
            </w:r>
          </w:p>
          <w:p w14:paraId="04842FA2" w14:textId="77777777" w:rsidR="00E35F1F" w:rsidRPr="00CB2D55" w:rsidRDefault="00E35F1F" w:rsidP="00E35F1F">
            <w:pPr>
              <w:pStyle w:val="CopticVerse"/>
            </w:pPr>
            <w:r w:rsidRPr="00CB2D55">
              <w:t>ⲛ̀ⲧⲉ Ⲡⲟ̅ⲥ̅ ⲥⲁⲃⲁⲱⲑ</w:t>
            </w:r>
          </w:p>
        </w:tc>
      </w:tr>
      <w:tr w:rsidR="00E35F1F" w14:paraId="332A6350" w14:textId="77777777" w:rsidTr="00E35F1F">
        <w:trPr>
          <w:cantSplit/>
          <w:jc w:val="center"/>
        </w:trPr>
        <w:tc>
          <w:tcPr>
            <w:tcW w:w="288" w:type="dxa"/>
          </w:tcPr>
          <w:p w14:paraId="2A9884BD" w14:textId="77777777" w:rsidR="00E35F1F" w:rsidRDefault="00E35F1F" w:rsidP="00E35F1F">
            <w:pPr>
              <w:pStyle w:val="CopticCross"/>
            </w:pPr>
          </w:p>
        </w:tc>
        <w:tc>
          <w:tcPr>
            <w:tcW w:w="3960" w:type="dxa"/>
          </w:tcPr>
          <w:p w14:paraId="382907C6" w14:textId="02A8A393" w:rsidR="00E35F1F" w:rsidRPr="007425E1" w:rsidRDefault="00E35F1F" w:rsidP="00E35F1F">
            <w:pPr>
              <w:pStyle w:val="EngHang"/>
            </w:pPr>
            <w:r>
              <w:t>You shine</w:t>
            </w:r>
            <w:r w:rsidR="00BD1732">
              <w:t xml:space="preserve"> more</w:t>
            </w:r>
          </w:p>
          <w:p w14:paraId="191C0ADA" w14:textId="6ECD8C8C" w:rsidR="00E35F1F" w:rsidRPr="007425E1" w:rsidRDefault="00BD1732" w:rsidP="00E35F1F">
            <w:pPr>
              <w:pStyle w:val="EngHang"/>
            </w:pPr>
            <w:r>
              <w:t xml:space="preserve"> T</w:t>
            </w:r>
            <w:r w:rsidR="00E35F1F" w:rsidRPr="007425E1">
              <w:t>han the sun,</w:t>
            </w:r>
          </w:p>
          <w:p w14:paraId="63D91174" w14:textId="77777777" w:rsidR="00E35F1F" w:rsidRPr="007425E1" w:rsidRDefault="00E35F1F" w:rsidP="00E35F1F">
            <w:pPr>
              <w:pStyle w:val="EngHang"/>
            </w:pPr>
            <w:r w:rsidRPr="007425E1">
              <w:t>And you are brighter,</w:t>
            </w:r>
          </w:p>
          <w:p w14:paraId="197F7B31" w14:textId="77777777" w:rsidR="00E35F1F" w:rsidRPr="00195761" w:rsidRDefault="00E35F1F" w:rsidP="00E35F1F">
            <w:pPr>
              <w:pStyle w:val="EngHangEnd"/>
              <w:rPr>
                <w:szCs w:val="22"/>
              </w:rPr>
            </w:pPr>
            <w:r w:rsidRPr="007425E1">
              <w:t>Than the Cherubim,</w:t>
            </w:r>
          </w:p>
        </w:tc>
        <w:tc>
          <w:tcPr>
            <w:tcW w:w="288" w:type="dxa"/>
          </w:tcPr>
          <w:p w14:paraId="4AA5B76E" w14:textId="77777777" w:rsidR="00E35F1F" w:rsidRDefault="00E35F1F" w:rsidP="00E35F1F"/>
        </w:tc>
        <w:tc>
          <w:tcPr>
            <w:tcW w:w="288" w:type="dxa"/>
          </w:tcPr>
          <w:p w14:paraId="527ACC61" w14:textId="77777777" w:rsidR="00E35F1F" w:rsidRDefault="00E35F1F" w:rsidP="00E35F1F">
            <w:pPr>
              <w:pStyle w:val="CopticCross"/>
            </w:pPr>
          </w:p>
        </w:tc>
        <w:tc>
          <w:tcPr>
            <w:tcW w:w="3960" w:type="dxa"/>
          </w:tcPr>
          <w:p w14:paraId="4BFF81C6" w14:textId="77777777" w:rsidR="00E35F1F" w:rsidRDefault="00E35F1F" w:rsidP="00E35F1F">
            <w:pPr>
              <w:pStyle w:val="CopticVersemulti-line"/>
            </w:pPr>
            <w:r w:rsidRPr="00CB2D55">
              <w:t>Ⲧⲉϩⲓⲁⲕⲧⲓⲛ ⲉ̀ⲃⲟⲗ</w:t>
            </w:r>
          </w:p>
          <w:p w14:paraId="24226F49" w14:textId="77777777" w:rsidR="00E35F1F" w:rsidRDefault="00E35F1F" w:rsidP="00E35F1F">
            <w:pPr>
              <w:pStyle w:val="CopticVersemulti-line"/>
            </w:pPr>
            <w:r w:rsidRPr="00CB2D55">
              <w:t>ⲉ̀ϩⲟⲧⲉ ⲫ̀ⲣⲏ</w:t>
            </w:r>
          </w:p>
          <w:p w14:paraId="5813FBA4" w14:textId="77777777" w:rsidR="00E35F1F" w:rsidRDefault="00E35F1F" w:rsidP="00E35F1F">
            <w:pPr>
              <w:pStyle w:val="CopticVersemulti-line"/>
            </w:pPr>
            <w:r w:rsidRPr="00CB2D55">
              <w:t>ⲧⲉⲟⲓ ⲛ̀ⲗⲁⲙⲡⲣⲟⲥ</w:t>
            </w:r>
          </w:p>
          <w:p w14:paraId="11A99E4B" w14:textId="77777777" w:rsidR="00E35F1F" w:rsidRPr="00CB2D55" w:rsidRDefault="00E35F1F" w:rsidP="00E35F1F">
            <w:pPr>
              <w:pStyle w:val="CopticVerse"/>
            </w:pPr>
            <w:r w:rsidRPr="00CB2D55">
              <w:t>ⲉ̀ϩⲟⲧⲉ Ⲛⲓⲭⲉⲣⲟⲩⲃⲓⲙ</w:t>
            </w:r>
          </w:p>
        </w:tc>
      </w:tr>
      <w:tr w:rsidR="00E35F1F" w14:paraId="74CD56BE" w14:textId="77777777" w:rsidTr="00E35F1F">
        <w:trPr>
          <w:cantSplit/>
          <w:jc w:val="center"/>
        </w:trPr>
        <w:tc>
          <w:tcPr>
            <w:tcW w:w="288" w:type="dxa"/>
          </w:tcPr>
          <w:p w14:paraId="7C30B326" w14:textId="77777777" w:rsidR="00E35F1F" w:rsidRDefault="00E35F1F" w:rsidP="00E35F1F">
            <w:pPr>
              <w:pStyle w:val="CopticCross"/>
            </w:pPr>
            <w:r w:rsidRPr="000F6316">
              <w:t>¿</w:t>
            </w:r>
          </w:p>
        </w:tc>
        <w:tc>
          <w:tcPr>
            <w:tcW w:w="3960" w:type="dxa"/>
          </w:tcPr>
          <w:p w14:paraId="7355B6C2" w14:textId="77777777" w:rsidR="00E35F1F" w:rsidRPr="007425E1" w:rsidRDefault="00E35F1F" w:rsidP="00E35F1F">
            <w:pPr>
              <w:pStyle w:val="EngHang"/>
            </w:pPr>
            <w:r w:rsidRPr="007425E1">
              <w:t>And the Seraphim,</w:t>
            </w:r>
          </w:p>
          <w:p w14:paraId="3A51175B" w14:textId="77777777" w:rsidR="00E35F1F" w:rsidRPr="007425E1" w:rsidRDefault="00E35F1F" w:rsidP="00E35F1F">
            <w:pPr>
              <w:pStyle w:val="EngHang"/>
            </w:pPr>
            <w:r w:rsidRPr="007425E1">
              <w:t>With the six wings,</w:t>
            </w:r>
          </w:p>
          <w:p w14:paraId="53F9C0AB" w14:textId="77777777" w:rsidR="00E35F1F" w:rsidRPr="007425E1" w:rsidRDefault="00E35F1F" w:rsidP="00E35F1F">
            <w:pPr>
              <w:pStyle w:val="EngHang"/>
            </w:pPr>
            <w:r>
              <w:t>Who are f</w:t>
            </w:r>
            <w:r w:rsidRPr="007425E1">
              <w:t>luttering over you,</w:t>
            </w:r>
          </w:p>
          <w:p w14:paraId="2F614C52" w14:textId="77777777" w:rsidR="00E35F1F" w:rsidRPr="007425E1" w:rsidRDefault="00E35F1F" w:rsidP="00E35F1F">
            <w:pPr>
              <w:pStyle w:val="EngHangEnd"/>
            </w:pPr>
            <w:r w:rsidRPr="007425E1">
              <w:t>With rejoicing.</w:t>
            </w:r>
          </w:p>
        </w:tc>
        <w:tc>
          <w:tcPr>
            <w:tcW w:w="288" w:type="dxa"/>
          </w:tcPr>
          <w:p w14:paraId="42B9A45B" w14:textId="77777777" w:rsidR="00E35F1F" w:rsidRDefault="00E35F1F" w:rsidP="00E35F1F"/>
        </w:tc>
        <w:tc>
          <w:tcPr>
            <w:tcW w:w="288" w:type="dxa"/>
          </w:tcPr>
          <w:p w14:paraId="66E3043C" w14:textId="77777777" w:rsidR="00E35F1F" w:rsidRDefault="00E35F1F" w:rsidP="00E35F1F">
            <w:pPr>
              <w:pStyle w:val="CopticCross"/>
            </w:pPr>
            <w:r w:rsidRPr="000F6316">
              <w:t>¿</w:t>
            </w:r>
          </w:p>
        </w:tc>
        <w:tc>
          <w:tcPr>
            <w:tcW w:w="3960" w:type="dxa"/>
          </w:tcPr>
          <w:p w14:paraId="2E264F16" w14:textId="77777777" w:rsidR="00E35F1F" w:rsidRDefault="00E35F1F" w:rsidP="00E35F1F">
            <w:pPr>
              <w:pStyle w:val="CopticVersemulti-line"/>
            </w:pPr>
            <w:r w:rsidRPr="00CB2D55">
              <w:t>Ⲛⲉⲙ ⲛⲓⲥⲉⲣⲁⲫⲓⲙ</w:t>
            </w:r>
          </w:p>
          <w:p w14:paraId="0EB4B7F1" w14:textId="77777777" w:rsidR="00E35F1F" w:rsidRDefault="00E35F1F" w:rsidP="00E35F1F">
            <w:pPr>
              <w:pStyle w:val="CopticVersemulti-line"/>
            </w:pPr>
            <w:r w:rsidRPr="00CB2D55">
              <w:t>ⲛⲁ ⲡⲓⲥⲟⲟⲩ ⲛ̀ⲧⲉⲛϩ</w:t>
            </w:r>
          </w:p>
          <w:p w14:paraId="46014DD3" w14:textId="77777777" w:rsidR="00E35F1F" w:rsidRDefault="00E35F1F" w:rsidP="00E35F1F">
            <w:pPr>
              <w:pStyle w:val="CopticVersemulti-line"/>
            </w:pPr>
            <w:r w:rsidRPr="00CB2D55">
              <w:t>ⲥⲉⲉⲣⲣⲓⲡⲓⲍⲓⲛ ϧⲁϫⲱ</w:t>
            </w:r>
          </w:p>
          <w:p w14:paraId="3B13771D" w14:textId="77777777" w:rsidR="00E35F1F" w:rsidRPr="00CB2D55" w:rsidRDefault="00E35F1F" w:rsidP="00E35F1F">
            <w:pPr>
              <w:pStyle w:val="CopticVerse"/>
            </w:pPr>
            <w:r w:rsidRPr="00CB2D55">
              <w:t>ϧⲉⲛ ⲟⲩⲉ̀ϣ̀ⲗⲏⲗⲟⲩⲓ̀</w:t>
            </w:r>
          </w:p>
        </w:tc>
      </w:tr>
    </w:tbl>
    <w:p w14:paraId="0485B49B" w14:textId="77777777" w:rsidR="00E35F1F" w:rsidRDefault="00E35F1F" w:rsidP="00E35F1F">
      <w:pPr>
        <w:pStyle w:val="Heading6"/>
      </w:pPr>
      <w:bookmarkStart w:id="708" w:name="_Toc298445777"/>
      <w:bookmarkStart w:id="709" w:name="_Toc298681262"/>
      <w:bookmarkStart w:id="710" w:name="_Toc298447502"/>
      <w:r>
        <w:lastRenderedPageBreak/>
        <w:t>Part Twelve</w:t>
      </w:r>
      <w:bookmarkEnd w:id="708"/>
      <w:bookmarkEnd w:id="709"/>
      <w:bookmarkEnd w:id="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D34C18" w14:textId="77777777" w:rsidTr="00E35F1F">
        <w:trPr>
          <w:cantSplit/>
          <w:jc w:val="center"/>
        </w:trPr>
        <w:tc>
          <w:tcPr>
            <w:tcW w:w="288" w:type="dxa"/>
          </w:tcPr>
          <w:p w14:paraId="186E6245" w14:textId="77777777" w:rsidR="00E35F1F" w:rsidRDefault="00E35F1F" w:rsidP="00E35F1F">
            <w:pPr>
              <w:pStyle w:val="CopticCross"/>
            </w:pPr>
          </w:p>
        </w:tc>
        <w:tc>
          <w:tcPr>
            <w:tcW w:w="3960" w:type="dxa"/>
          </w:tcPr>
          <w:p w14:paraId="5DBCC13D" w14:textId="77777777" w:rsidR="00E35F1F" w:rsidRPr="007425E1" w:rsidRDefault="00E35F1F" w:rsidP="00E35F1F">
            <w:pPr>
              <w:pStyle w:val="EngHang"/>
            </w:pPr>
            <w:r w:rsidRPr="007425E1">
              <w:t>Your glory, O Mary,</w:t>
            </w:r>
          </w:p>
          <w:p w14:paraId="2D4E28A3" w14:textId="77777777" w:rsidR="00E35F1F" w:rsidRPr="007425E1" w:rsidRDefault="00E35F1F" w:rsidP="00E35F1F">
            <w:pPr>
              <w:pStyle w:val="EngHang"/>
            </w:pPr>
            <w:r w:rsidRPr="007425E1">
              <w:t xml:space="preserve">Is exalted above </w:t>
            </w:r>
            <w:commentRangeStart w:id="711"/>
            <w:r w:rsidRPr="007425E1">
              <w:t>heaven</w:t>
            </w:r>
            <w:commentRangeEnd w:id="711"/>
            <w:r>
              <w:rPr>
                <w:rStyle w:val="CommentReference"/>
                <w:rFonts w:eastAsiaTheme="minorHAnsi" w:cstheme="minorBidi"/>
                <w:color w:val="auto"/>
                <w:lang w:val="en-CA"/>
              </w:rPr>
              <w:commentReference w:id="711"/>
            </w:r>
            <w:r w:rsidRPr="007425E1">
              <w:t>,</w:t>
            </w:r>
          </w:p>
          <w:p w14:paraId="2A79C923" w14:textId="77777777" w:rsidR="00E35F1F" w:rsidRPr="007425E1" w:rsidRDefault="00E35F1F" w:rsidP="00E35F1F">
            <w:pPr>
              <w:pStyle w:val="EngHang"/>
            </w:pPr>
            <w:r w:rsidRPr="007425E1">
              <w:t>And</w:t>
            </w:r>
            <w:r>
              <w:t xml:space="preserve"> above</w:t>
            </w:r>
            <w:r w:rsidRPr="007425E1">
              <w:t xml:space="preserve"> the honour of the earth,</w:t>
            </w:r>
          </w:p>
          <w:p w14:paraId="1D2607FA" w14:textId="77777777" w:rsidR="00E35F1F" w:rsidRPr="001A0083" w:rsidRDefault="00E35F1F" w:rsidP="00E35F1F">
            <w:pPr>
              <w:pStyle w:val="EngHangEnd"/>
            </w:pPr>
            <w:r w:rsidRPr="007425E1">
              <w:t xml:space="preserve">And </w:t>
            </w:r>
            <w:r>
              <w:t>its inhabitants</w:t>
            </w:r>
            <w:r w:rsidRPr="007425E1">
              <w:t>.</w:t>
            </w:r>
          </w:p>
        </w:tc>
        <w:tc>
          <w:tcPr>
            <w:tcW w:w="288" w:type="dxa"/>
          </w:tcPr>
          <w:p w14:paraId="570CC781" w14:textId="77777777" w:rsidR="00E35F1F" w:rsidRDefault="00E35F1F" w:rsidP="00E35F1F"/>
        </w:tc>
        <w:tc>
          <w:tcPr>
            <w:tcW w:w="288" w:type="dxa"/>
          </w:tcPr>
          <w:p w14:paraId="204E76DB" w14:textId="77777777" w:rsidR="00E35F1F" w:rsidRDefault="00E35F1F" w:rsidP="00E35F1F">
            <w:pPr>
              <w:pStyle w:val="CopticCross"/>
            </w:pPr>
          </w:p>
        </w:tc>
        <w:tc>
          <w:tcPr>
            <w:tcW w:w="3960" w:type="dxa"/>
          </w:tcPr>
          <w:p w14:paraId="7D3284F9" w14:textId="77777777" w:rsidR="00E35F1F" w:rsidRDefault="00E35F1F" w:rsidP="00E35F1F">
            <w:pPr>
              <w:pStyle w:val="CopticVersemulti-line"/>
            </w:pPr>
            <w:r w:rsidRPr="00CB2D55">
              <w:t>Ⲡⲉⲱ</w:t>
            </w:r>
            <w:r w:rsidRPr="00CB2D55">
              <w:rPr>
                <w:rFonts w:ascii="Times New Roman" w:hAnsi="Times New Roman" w:cs="Times New Roman"/>
              </w:rPr>
              <w:t>̀</w:t>
            </w:r>
            <w:r w:rsidRPr="00CB2D55">
              <w:t>ⲟⲩ Ⲙⲁⲣⲓⲁ</w:t>
            </w:r>
          </w:p>
          <w:p w14:paraId="1624475C" w14:textId="77777777" w:rsidR="00E35F1F" w:rsidRDefault="00E35F1F" w:rsidP="00E35F1F">
            <w:pPr>
              <w:pStyle w:val="CopticVersemulti-line"/>
            </w:pPr>
            <w:r w:rsidRPr="00CB2D55">
              <w:rPr>
                <w:rFonts w:ascii="Times New Roman" w:hAnsi="Times New Roman" w:cs="Times New Roman"/>
              </w:rPr>
              <w:t>ϭ</w:t>
            </w:r>
            <w:r w:rsidRPr="00CB2D55">
              <w:t>ⲟⲥⲓ ⲉ</w:t>
            </w:r>
            <w:r w:rsidRPr="00CB2D55">
              <w:rPr>
                <w:rFonts w:ascii="Times New Roman" w:hAnsi="Times New Roman" w:cs="Times New Roman"/>
              </w:rPr>
              <w:t>̀ϩ</w:t>
            </w:r>
            <w:r w:rsidRPr="00CB2D55">
              <w:t>ⲟⲧⲉ ⲧ</w:t>
            </w:r>
            <w:r w:rsidRPr="00CB2D55">
              <w:rPr>
                <w:rFonts w:ascii="Times New Roman" w:hAnsi="Times New Roman" w:cs="Times New Roman"/>
              </w:rPr>
              <w:t>̀</w:t>
            </w:r>
            <w:r w:rsidRPr="00CB2D55">
              <w:t>ⲫⲉ</w:t>
            </w:r>
          </w:p>
          <w:p w14:paraId="08D2547D" w14:textId="77777777" w:rsidR="00E35F1F" w:rsidRDefault="00E35F1F" w:rsidP="00E35F1F">
            <w:pPr>
              <w:pStyle w:val="CopticVersemulti-line"/>
            </w:pPr>
            <w:r w:rsidRPr="00CB2D55">
              <w:t>ⲧⲉⲧⲁⲓⲏⲟⲩⲧ ⲉ</w:t>
            </w:r>
            <w:r w:rsidRPr="00CB2D55">
              <w:rPr>
                <w:rFonts w:ascii="Times New Roman" w:hAnsi="Times New Roman" w:cs="Times New Roman"/>
              </w:rPr>
              <w:t>̀</w:t>
            </w:r>
            <w:r w:rsidRPr="00CB2D55">
              <w:t>ⲡ</w:t>
            </w:r>
            <w:r w:rsidRPr="00CB2D55">
              <w:rPr>
                <w:rFonts w:ascii="Times New Roman" w:hAnsi="Times New Roman" w:cs="Times New Roman"/>
              </w:rPr>
              <w:t>̀</w:t>
            </w:r>
            <w:r w:rsidRPr="00CB2D55">
              <w:t>ⲕⲁ</w:t>
            </w:r>
            <w:r w:rsidRPr="00CB2D55">
              <w:rPr>
                <w:rFonts w:ascii="Times New Roman" w:hAnsi="Times New Roman" w:cs="Times New Roman"/>
              </w:rPr>
              <w:t>ϩ</w:t>
            </w:r>
            <w:r w:rsidRPr="00CB2D55">
              <w:t>ⲓ</w:t>
            </w:r>
          </w:p>
          <w:p w14:paraId="07FFFE81" w14:textId="77777777" w:rsidR="00E35F1F" w:rsidRDefault="00E35F1F" w:rsidP="00E35F1F">
            <w:pPr>
              <w:pStyle w:val="CopticVerse"/>
            </w:pPr>
            <w:r w:rsidRPr="00CB2D55">
              <w:t>ⲛⲉⲙ ⲛⲏⲉⲧ</w:t>
            </w:r>
            <w:r w:rsidRPr="00CB2D55">
              <w:rPr>
                <w:rFonts w:ascii="Times New Roman" w:hAnsi="Times New Roman" w:cs="Times New Roman"/>
              </w:rPr>
              <w:t>ϣ</w:t>
            </w:r>
            <w:r w:rsidRPr="00CB2D55">
              <w:t>ⲟⲡ ⲛ</w:t>
            </w:r>
            <w:r w:rsidRPr="00CB2D55">
              <w:rPr>
                <w:rFonts w:ascii="Times New Roman" w:hAnsi="Times New Roman" w:cs="Times New Roman"/>
              </w:rPr>
              <w:t>̀ϧ</w:t>
            </w:r>
            <w:r w:rsidRPr="00CB2D55">
              <w:t>ⲏⲧ</w:t>
            </w:r>
            <w:r w:rsidRPr="00CB2D55">
              <w:rPr>
                <w:rFonts w:ascii="Times New Roman" w:hAnsi="Times New Roman" w:cs="Times New Roman"/>
              </w:rPr>
              <w:t>ϥ</w:t>
            </w:r>
          </w:p>
        </w:tc>
      </w:tr>
      <w:tr w:rsidR="00E35F1F" w14:paraId="502C626A" w14:textId="77777777" w:rsidTr="00E35F1F">
        <w:trPr>
          <w:cantSplit/>
          <w:jc w:val="center"/>
        </w:trPr>
        <w:tc>
          <w:tcPr>
            <w:tcW w:w="288" w:type="dxa"/>
          </w:tcPr>
          <w:p w14:paraId="7F1AF527" w14:textId="77777777" w:rsidR="00E35F1F" w:rsidRDefault="00E35F1F" w:rsidP="00E35F1F">
            <w:pPr>
              <w:pStyle w:val="CopticCross"/>
            </w:pPr>
            <w:r w:rsidRPr="000F6316">
              <w:t>¿</w:t>
            </w:r>
          </w:p>
        </w:tc>
        <w:tc>
          <w:tcPr>
            <w:tcW w:w="3960" w:type="dxa"/>
          </w:tcPr>
          <w:p w14:paraId="483BE177" w14:textId="77777777" w:rsidR="00E35F1F" w:rsidRPr="007425E1" w:rsidRDefault="00E35F1F" w:rsidP="00E35F1F">
            <w:pPr>
              <w:pStyle w:val="EngHang"/>
            </w:pPr>
            <w:r w:rsidRPr="007425E1">
              <w:t xml:space="preserve">For you are </w:t>
            </w:r>
            <w:r>
              <w:t>in truth</w:t>
            </w:r>
            <w:r w:rsidRPr="007425E1">
              <w:t>,</w:t>
            </w:r>
          </w:p>
          <w:p w14:paraId="3C456C38" w14:textId="77777777" w:rsidR="00E35F1F" w:rsidRPr="007425E1" w:rsidRDefault="00E35F1F" w:rsidP="00E35F1F">
            <w:pPr>
              <w:pStyle w:val="EngHang"/>
            </w:pPr>
            <w:r w:rsidRPr="007425E1">
              <w:t xml:space="preserve">The </w:t>
            </w:r>
            <w:commentRangeStart w:id="712"/>
            <w:r w:rsidRPr="007425E1">
              <w:t xml:space="preserve">true </w:t>
            </w:r>
            <w:commentRangeEnd w:id="712"/>
            <w:r>
              <w:rPr>
                <w:rStyle w:val="CommentReference"/>
                <w:rFonts w:eastAsiaTheme="minorHAnsi" w:cstheme="minorBidi"/>
                <w:color w:val="auto"/>
                <w:lang w:val="en-CA"/>
              </w:rPr>
              <w:commentReference w:id="712"/>
            </w:r>
            <w:r w:rsidRPr="007425E1">
              <w:t>path,</w:t>
            </w:r>
          </w:p>
          <w:p w14:paraId="4E557FF4" w14:textId="77777777" w:rsidR="00E35F1F" w:rsidRPr="007425E1" w:rsidRDefault="00E35F1F" w:rsidP="00E35F1F">
            <w:pPr>
              <w:pStyle w:val="EngHang"/>
            </w:pPr>
            <w:r w:rsidRPr="007425E1">
              <w:t>Reaching up,</w:t>
            </w:r>
          </w:p>
          <w:p w14:paraId="411A84CA" w14:textId="77777777" w:rsidR="00E35F1F" w:rsidRPr="001A0083" w:rsidRDefault="00E35F1F" w:rsidP="00E35F1F">
            <w:pPr>
              <w:pStyle w:val="EngHangEnd"/>
            </w:pPr>
            <w:r w:rsidRPr="007425E1">
              <w:t>Toward the heavens.</w:t>
            </w:r>
          </w:p>
        </w:tc>
        <w:tc>
          <w:tcPr>
            <w:tcW w:w="288" w:type="dxa"/>
          </w:tcPr>
          <w:p w14:paraId="3165085C" w14:textId="77777777" w:rsidR="00E35F1F" w:rsidRDefault="00E35F1F" w:rsidP="00E35F1F"/>
        </w:tc>
        <w:tc>
          <w:tcPr>
            <w:tcW w:w="288" w:type="dxa"/>
          </w:tcPr>
          <w:p w14:paraId="0BFE7622" w14:textId="77777777" w:rsidR="00E35F1F" w:rsidRDefault="00E35F1F" w:rsidP="00E35F1F">
            <w:pPr>
              <w:pStyle w:val="CopticCross"/>
            </w:pPr>
            <w:r w:rsidRPr="000F6316">
              <w:t>¿</w:t>
            </w:r>
          </w:p>
        </w:tc>
        <w:tc>
          <w:tcPr>
            <w:tcW w:w="3960" w:type="dxa"/>
          </w:tcPr>
          <w:p w14:paraId="3C06BF7B" w14:textId="77777777" w:rsidR="00E35F1F" w:rsidRDefault="00E35F1F" w:rsidP="00E35F1F">
            <w:pPr>
              <w:pStyle w:val="CopticVersemulti-line"/>
            </w:pPr>
            <w:r w:rsidRPr="00CB2D55">
              <w:t>Ⲛ̀ⲑⲟ ⲅⲁⲣ ⲁ̀ⲗⲏⲑⲱⲥ</w:t>
            </w:r>
          </w:p>
          <w:p w14:paraId="69ECB64F" w14:textId="77777777" w:rsidR="00E35F1F" w:rsidRDefault="00E35F1F" w:rsidP="00E35F1F">
            <w:pPr>
              <w:pStyle w:val="CopticVersemulti-line"/>
            </w:pPr>
            <w:r w:rsidRPr="00CB2D55">
              <w:t>ⲧⲉ ϯⲥⲧⲣⲁⲧⲁ ⲙ̀ⲙⲏⲓ</w:t>
            </w:r>
          </w:p>
          <w:p w14:paraId="391AF2BB" w14:textId="77777777" w:rsidR="00E35F1F" w:rsidRDefault="00E35F1F" w:rsidP="00E35F1F">
            <w:pPr>
              <w:pStyle w:val="CopticVersemulti-line"/>
            </w:pPr>
            <w:r w:rsidRPr="00CB2D55">
              <w:t>ⲉⲧⲟⲓ ⲙ̀ⲙⲁⲙ̀ⲙⲟϣⲓ</w:t>
            </w:r>
          </w:p>
          <w:p w14:paraId="59DEB757" w14:textId="77777777" w:rsidR="00E35F1F" w:rsidRDefault="00E35F1F" w:rsidP="00E35F1F">
            <w:pPr>
              <w:pStyle w:val="CopticVerse"/>
            </w:pPr>
            <w:r w:rsidRPr="00CB2D55">
              <w:t>ⲉ̀ⲡ̀ϣⲱⲓ ⲉ̀ⲛⲓⲫⲏⲟⲩⲓ̀</w:t>
            </w:r>
          </w:p>
        </w:tc>
      </w:tr>
      <w:tr w:rsidR="00E35F1F" w14:paraId="187187FF" w14:textId="77777777" w:rsidTr="00E35F1F">
        <w:trPr>
          <w:cantSplit/>
          <w:jc w:val="center"/>
        </w:trPr>
        <w:tc>
          <w:tcPr>
            <w:tcW w:w="288" w:type="dxa"/>
          </w:tcPr>
          <w:p w14:paraId="51C8663B" w14:textId="77777777" w:rsidR="00E35F1F" w:rsidRDefault="00E35F1F" w:rsidP="00E35F1F">
            <w:pPr>
              <w:pStyle w:val="CopticCross"/>
            </w:pPr>
          </w:p>
        </w:tc>
        <w:tc>
          <w:tcPr>
            <w:tcW w:w="3960" w:type="dxa"/>
          </w:tcPr>
          <w:p w14:paraId="1006CA97" w14:textId="201B2325" w:rsidR="00E35F1F" w:rsidRPr="007425E1" w:rsidRDefault="00BD1732" w:rsidP="00E35F1F">
            <w:pPr>
              <w:pStyle w:val="EngHang"/>
            </w:pPr>
            <w:r>
              <w:t>You are clothed</w:t>
            </w:r>
          </w:p>
          <w:p w14:paraId="6F96BE92" w14:textId="77777777" w:rsidR="00E35F1F" w:rsidRPr="007425E1" w:rsidRDefault="00E35F1F" w:rsidP="00E35F1F">
            <w:pPr>
              <w:pStyle w:val="EngHang"/>
            </w:pPr>
            <w:r w:rsidRPr="007425E1">
              <w:t>In joy and rejoicing,</w:t>
            </w:r>
          </w:p>
          <w:p w14:paraId="0519DE54" w14:textId="77777777" w:rsidR="00E35F1F" w:rsidRPr="007425E1" w:rsidRDefault="00E35F1F" w:rsidP="00E35F1F">
            <w:pPr>
              <w:pStyle w:val="EngHang"/>
            </w:pPr>
            <w:r w:rsidRPr="007425E1">
              <w:t>And girded</w:t>
            </w:r>
            <w:r>
              <w:rPr>
                <w:rStyle w:val="FootnoteReference"/>
                <w:lang w:val="en-GB"/>
              </w:rPr>
              <w:t xml:space="preserve"> </w:t>
            </w:r>
            <w:r w:rsidRPr="007425E1">
              <w:t>with power,</w:t>
            </w:r>
          </w:p>
          <w:p w14:paraId="4C72F696" w14:textId="77777777" w:rsidR="00E35F1F" w:rsidRPr="00195761" w:rsidRDefault="00E35F1F" w:rsidP="00E35F1F">
            <w:pPr>
              <w:pStyle w:val="EngHangEnd"/>
              <w:rPr>
                <w:szCs w:val="22"/>
              </w:rPr>
            </w:pPr>
            <w:r w:rsidRPr="007425E1">
              <w:t>O Daughter of Zion.</w:t>
            </w:r>
          </w:p>
        </w:tc>
        <w:tc>
          <w:tcPr>
            <w:tcW w:w="288" w:type="dxa"/>
          </w:tcPr>
          <w:p w14:paraId="716AA990" w14:textId="77777777" w:rsidR="00E35F1F" w:rsidRDefault="00E35F1F" w:rsidP="00E35F1F"/>
        </w:tc>
        <w:tc>
          <w:tcPr>
            <w:tcW w:w="288" w:type="dxa"/>
          </w:tcPr>
          <w:p w14:paraId="23F7E7AF" w14:textId="77777777" w:rsidR="00E35F1F" w:rsidRDefault="00E35F1F" w:rsidP="00E35F1F">
            <w:pPr>
              <w:pStyle w:val="CopticCross"/>
            </w:pPr>
          </w:p>
        </w:tc>
        <w:tc>
          <w:tcPr>
            <w:tcW w:w="3960" w:type="dxa"/>
          </w:tcPr>
          <w:p w14:paraId="787FED7A" w14:textId="77777777" w:rsidR="00E35F1F" w:rsidRDefault="00E35F1F" w:rsidP="00E35F1F">
            <w:pPr>
              <w:pStyle w:val="CopticVersemulti-line"/>
            </w:pPr>
            <w:r w:rsidRPr="00CB2D55">
              <w:t>Ⲁ̀ⲣⲉϯϩⲓⲱϯ</w:t>
            </w:r>
          </w:p>
          <w:p w14:paraId="5EC65768" w14:textId="77777777" w:rsidR="00E35F1F" w:rsidRDefault="00E35F1F" w:rsidP="00E35F1F">
            <w:pPr>
              <w:pStyle w:val="CopticVersemulti-line"/>
            </w:pPr>
            <w:r w:rsidRPr="00CB2D55">
              <w:t>ⲙ̀ⲫ̀ⲣⲁϣⲓ ⲛⲉⲙ ⲡ̀ⲑⲉⲗⲏⲗ</w:t>
            </w:r>
          </w:p>
          <w:p w14:paraId="7A1414CF" w14:textId="77777777" w:rsidR="00E35F1F" w:rsidRDefault="00E35F1F" w:rsidP="00E35F1F">
            <w:pPr>
              <w:pStyle w:val="CopticVersemulti-line"/>
            </w:pPr>
            <w:r w:rsidRPr="00CB2D55">
              <w:t>ⲁ̀ⲣⲉⲙⲟⲣϯ ⲛ̀ⲟⲩϫⲟⲙ</w:t>
            </w:r>
          </w:p>
          <w:p w14:paraId="6F6F35D8" w14:textId="77777777" w:rsidR="00E35F1F" w:rsidRDefault="00E35F1F" w:rsidP="00E35F1F">
            <w:pPr>
              <w:pStyle w:val="CopticVerse"/>
            </w:pPr>
            <w:r w:rsidRPr="00CB2D55">
              <w:t>ⲱ̀ ⲧ̀ϣⲉⲣⲓ ⲛ̀Ⲥⲓⲱⲛ</w:t>
            </w:r>
          </w:p>
        </w:tc>
      </w:tr>
      <w:tr w:rsidR="00E35F1F" w14:paraId="79631EFE" w14:textId="77777777" w:rsidTr="00E35F1F">
        <w:trPr>
          <w:cantSplit/>
          <w:jc w:val="center"/>
        </w:trPr>
        <w:tc>
          <w:tcPr>
            <w:tcW w:w="288" w:type="dxa"/>
          </w:tcPr>
          <w:p w14:paraId="567B0419" w14:textId="77777777" w:rsidR="00E35F1F" w:rsidRDefault="00E35F1F" w:rsidP="00E35F1F">
            <w:pPr>
              <w:pStyle w:val="CopticCross"/>
            </w:pPr>
            <w:r w:rsidRPr="000F6316">
              <w:t>¿</w:t>
            </w:r>
          </w:p>
        </w:tc>
        <w:tc>
          <w:tcPr>
            <w:tcW w:w="3960" w:type="dxa"/>
          </w:tcPr>
          <w:p w14:paraId="48591157" w14:textId="1808AF48" w:rsidR="00E35F1F" w:rsidRPr="007425E1" w:rsidRDefault="00BD1732" w:rsidP="00E35F1F">
            <w:pPr>
              <w:pStyle w:val="EngHang"/>
            </w:pPr>
            <w:r>
              <w:t>O you were clothed</w:t>
            </w:r>
          </w:p>
          <w:p w14:paraId="1BFB23C7" w14:textId="77777777" w:rsidR="00E35F1F" w:rsidRPr="007425E1" w:rsidRDefault="00E35F1F" w:rsidP="00E35F1F">
            <w:pPr>
              <w:pStyle w:val="EngHang"/>
            </w:pPr>
            <w:r w:rsidRPr="007425E1">
              <w:t>With the garment of the heavenly,</w:t>
            </w:r>
          </w:p>
          <w:p w14:paraId="0C9855B9" w14:textId="6B226104" w:rsidR="00E35F1F" w:rsidRPr="007425E1" w:rsidRDefault="00BD1732" w:rsidP="00E35F1F">
            <w:pPr>
              <w:pStyle w:val="EngHang"/>
            </w:pPr>
            <w:r>
              <w:t>That you may cover Adam</w:t>
            </w:r>
          </w:p>
          <w:p w14:paraId="4B1D582C" w14:textId="77777777" w:rsidR="00E35F1F" w:rsidRDefault="00E35F1F" w:rsidP="00E35F1F">
            <w:pPr>
              <w:pStyle w:val="EngHangEnd"/>
            </w:pPr>
            <w:r w:rsidRPr="007425E1">
              <w:t>With the garment of grace.</w:t>
            </w:r>
          </w:p>
        </w:tc>
        <w:tc>
          <w:tcPr>
            <w:tcW w:w="288" w:type="dxa"/>
          </w:tcPr>
          <w:p w14:paraId="3FCC7224" w14:textId="77777777" w:rsidR="00E35F1F" w:rsidRDefault="00E35F1F" w:rsidP="00E35F1F"/>
        </w:tc>
        <w:tc>
          <w:tcPr>
            <w:tcW w:w="288" w:type="dxa"/>
          </w:tcPr>
          <w:p w14:paraId="2143A6F9" w14:textId="77777777" w:rsidR="00E35F1F" w:rsidRDefault="00E35F1F" w:rsidP="00E35F1F">
            <w:pPr>
              <w:pStyle w:val="CopticCross"/>
            </w:pPr>
            <w:r w:rsidRPr="000F6316">
              <w:t>¿</w:t>
            </w:r>
          </w:p>
        </w:tc>
        <w:tc>
          <w:tcPr>
            <w:tcW w:w="3960" w:type="dxa"/>
          </w:tcPr>
          <w:p w14:paraId="3B695468" w14:textId="77777777" w:rsidR="00E35F1F" w:rsidRDefault="00E35F1F" w:rsidP="00E35F1F">
            <w:pPr>
              <w:pStyle w:val="CopticVersemulti-line"/>
            </w:pPr>
            <w:r w:rsidRPr="00CB2D55">
              <w:t>Ⲱ̀ ⲑⲏⲉ̀ⲧⲁⲥϯϩⲓⲱⲧⲥ</w:t>
            </w:r>
          </w:p>
          <w:p w14:paraId="52D7EB3A" w14:textId="77777777" w:rsidR="00E35F1F" w:rsidRDefault="00E35F1F" w:rsidP="00E35F1F">
            <w:pPr>
              <w:pStyle w:val="CopticVersemulti-line"/>
            </w:pPr>
            <w:r w:rsidRPr="00CB2D55">
              <w:t>ⲛ̀ⲧ̀ϩⲉⲃⲥⲱ ⲛ̀ⲛⲁ ⲛⲓⲫⲏⲟⲩⲓ̀</w:t>
            </w:r>
          </w:p>
          <w:p w14:paraId="4067FAEB" w14:textId="77777777" w:rsidR="00E35F1F" w:rsidRDefault="00E35F1F" w:rsidP="00E35F1F">
            <w:pPr>
              <w:pStyle w:val="CopticVersemulti-line"/>
            </w:pPr>
            <w:r w:rsidRPr="00CB2D55">
              <w:t>ϣⲁⲛ̀ⲧⲉⲥϩⲱⲃⲥ ⲛ̀Ⲁⲇⲁⲙ</w:t>
            </w:r>
          </w:p>
          <w:p w14:paraId="7011E3F5" w14:textId="77777777" w:rsidR="00E35F1F" w:rsidRDefault="00E35F1F" w:rsidP="00E35F1F">
            <w:pPr>
              <w:pStyle w:val="CopticVerse"/>
            </w:pPr>
            <w:r w:rsidRPr="00CB2D55">
              <w:t>ⲛ̀ⲧ̀ϩⲉⲃⲥⲱ ⲙ̀ⲡⲓϩ̀ⲙⲟⲧ</w:t>
            </w:r>
          </w:p>
        </w:tc>
      </w:tr>
      <w:tr w:rsidR="00E35F1F" w14:paraId="43760BA0" w14:textId="77777777" w:rsidTr="00E35F1F">
        <w:trPr>
          <w:cantSplit/>
          <w:jc w:val="center"/>
        </w:trPr>
        <w:tc>
          <w:tcPr>
            <w:tcW w:w="288" w:type="dxa"/>
          </w:tcPr>
          <w:p w14:paraId="6AA8F32D" w14:textId="77777777" w:rsidR="00E35F1F" w:rsidRDefault="00E35F1F" w:rsidP="00E35F1F">
            <w:pPr>
              <w:pStyle w:val="CopticCross"/>
            </w:pPr>
          </w:p>
        </w:tc>
        <w:tc>
          <w:tcPr>
            <w:tcW w:w="3960" w:type="dxa"/>
          </w:tcPr>
          <w:p w14:paraId="6E85FDC1" w14:textId="714BA68F" w:rsidR="00E35F1F" w:rsidRPr="007425E1" w:rsidRDefault="00E35F1F" w:rsidP="00E35F1F">
            <w:pPr>
              <w:pStyle w:val="EngHang"/>
            </w:pPr>
            <w:r w:rsidRPr="007425E1">
              <w:t>And restore</w:t>
            </w:r>
            <w:r w:rsidR="00BD1732">
              <w:t>d him again</w:t>
            </w:r>
          </w:p>
          <w:p w14:paraId="2564D159" w14:textId="77777777" w:rsidR="00E35F1F" w:rsidRPr="007425E1" w:rsidRDefault="00E35F1F" w:rsidP="00E35F1F">
            <w:pPr>
              <w:pStyle w:val="EngHang"/>
            </w:pPr>
            <w:r w:rsidRPr="007425E1">
              <w:t>To Paradise,</w:t>
            </w:r>
          </w:p>
          <w:p w14:paraId="27BFFD1B" w14:textId="77777777" w:rsidR="00E35F1F" w:rsidRPr="007425E1" w:rsidRDefault="00E35F1F" w:rsidP="00E35F1F">
            <w:pPr>
              <w:pStyle w:val="EngHang"/>
            </w:pPr>
            <w:r w:rsidRPr="007425E1">
              <w:t>The place of joy,</w:t>
            </w:r>
          </w:p>
          <w:p w14:paraId="0B5DAA03" w14:textId="77777777" w:rsidR="00E35F1F" w:rsidRPr="001A0083" w:rsidRDefault="00E35F1F" w:rsidP="00E35F1F">
            <w:pPr>
              <w:pStyle w:val="EngHangEnd"/>
            </w:pPr>
            <w:r w:rsidRPr="007425E1">
              <w:t>And dwelling of the righteous.</w:t>
            </w:r>
          </w:p>
        </w:tc>
        <w:tc>
          <w:tcPr>
            <w:tcW w:w="288" w:type="dxa"/>
          </w:tcPr>
          <w:p w14:paraId="234FE738" w14:textId="77777777" w:rsidR="00E35F1F" w:rsidRDefault="00E35F1F" w:rsidP="00E35F1F"/>
        </w:tc>
        <w:tc>
          <w:tcPr>
            <w:tcW w:w="288" w:type="dxa"/>
          </w:tcPr>
          <w:p w14:paraId="4B6616AD" w14:textId="77777777" w:rsidR="00E35F1F" w:rsidRDefault="00E35F1F" w:rsidP="00E35F1F">
            <w:pPr>
              <w:pStyle w:val="CopticCross"/>
            </w:pPr>
          </w:p>
        </w:tc>
        <w:tc>
          <w:tcPr>
            <w:tcW w:w="3960" w:type="dxa"/>
          </w:tcPr>
          <w:p w14:paraId="2680C1B1" w14:textId="77777777" w:rsidR="00E35F1F" w:rsidRDefault="00E35F1F" w:rsidP="00E35F1F">
            <w:pPr>
              <w:pStyle w:val="CopticVersemulti-line"/>
            </w:pPr>
            <w:r w:rsidRPr="00CB2D55">
              <w:t>Ⲁ̀ⲣⲉⲧⲁⲥⲑⲟϥ ⲛ̀ⲕⲉⲥⲟⲡ</w:t>
            </w:r>
          </w:p>
          <w:p w14:paraId="34936AC9" w14:textId="77777777" w:rsidR="00E35F1F" w:rsidRDefault="00E35F1F" w:rsidP="00E35F1F">
            <w:pPr>
              <w:pStyle w:val="CopticVersemulti-line"/>
            </w:pPr>
            <w:r w:rsidRPr="00CB2D55">
              <w:t>ⲉ̀ⲡⲓⲡⲁⲣⲁⲇⲓⲥⲟⲥ</w:t>
            </w:r>
          </w:p>
          <w:p w14:paraId="16745F70" w14:textId="77777777" w:rsidR="00E35F1F" w:rsidRDefault="00E35F1F" w:rsidP="00E35F1F">
            <w:pPr>
              <w:pStyle w:val="CopticVersemulti-line"/>
            </w:pPr>
            <w:r w:rsidRPr="00CB2D55">
              <w:t>ⲡ̀ⲧⲟⲡⲟⲥ ⲙ̀ⲡ̀ⲟⲩⲛⲟϥ</w:t>
            </w:r>
          </w:p>
          <w:p w14:paraId="097E0AEE" w14:textId="77777777" w:rsidR="00E35F1F" w:rsidRDefault="00E35F1F" w:rsidP="00E35F1F">
            <w:pPr>
              <w:pStyle w:val="CopticVerse"/>
            </w:pPr>
            <w:r w:rsidRPr="00CB2D55">
              <w:t>ⲫ̀ⲙⲁ̀̀ⲛϣⲱⲡⲓ ⲛ̀ⲛⲓⲇⲓⲕⲉⲟⲥ</w:t>
            </w:r>
          </w:p>
        </w:tc>
      </w:tr>
    </w:tbl>
    <w:p w14:paraId="22A8D7B0" w14:textId="77777777" w:rsidR="00E35F1F" w:rsidRDefault="00E35F1F" w:rsidP="00E35F1F">
      <w:pPr>
        <w:pStyle w:val="Heading6"/>
      </w:pPr>
      <w:bookmarkStart w:id="713" w:name="_Toc298445778"/>
      <w:bookmarkStart w:id="714" w:name="_Toc298681263"/>
      <w:bookmarkStart w:id="715" w:name="_Toc298447503"/>
      <w:r>
        <w:t>Part Thirteen</w:t>
      </w:r>
      <w:bookmarkEnd w:id="713"/>
      <w:bookmarkEnd w:id="714"/>
      <w:bookmarkEnd w:id="7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8DC6223" w14:textId="77777777" w:rsidTr="00E35F1F">
        <w:trPr>
          <w:cantSplit/>
          <w:jc w:val="center"/>
        </w:trPr>
        <w:tc>
          <w:tcPr>
            <w:tcW w:w="288" w:type="dxa"/>
          </w:tcPr>
          <w:p w14:paraId="42673741" w14:textId="77777777" w:rsidR="00E35F1F" w:rsidRDefault="00E35F1F" w:rsidP="00E35F1F">
            <w:pPr>
              <w:pStyle w:val="CopticCross"/>
            </w:pPr>
            <w:r w:rsidRPr="000F6316">
              <w:t>¿</w:t>
            </w:r>
          </w:p>
        </w:tc>
        <w:tc>
          <w:tcPr>
            <w:tcW w:w="3960" w:type="dxa"/>
          </w:tcPr>
          <w:p w14:paraId="0CBF9AEC" w14:textId="77777777" w:rsidR="00E35F1F" w:rsidRDefault="00E35F1F" w:rsidP="00E35F1F">
            <w:pPr>
              <w:pStyle w:val="EngHang"/>
              <w:rPr>
                <w:rFonts w:eastAsiaTheme="minorHAnsi"/>
              </w:rPr>
            </w:pPr>
            <w:r>
              <w:rPr>
                <w:rFonts w:eastAsiaTheme="minorHAnsi"/>
              </w:rPr>
              <w:t xml:space="preserve">The </w:t>
            </w:r>
            <w:commentRangeStart w:id="716"/>
            <w:r>
              <w:rPr>
                <w:rFonts w:eastAsiaTheme="minorHAnsi"/>
              </w:rPr>
              <w:t xml:space="preserve">Virgin Mary </w:t>
            </w:r>
            <w:commentRangeEnd w:id="716"/>
            <w:r>
              <w:rPr>
                <w:rStyle w:val="CommentReference"/>
                <w:rFonts w:eastAsiaTheme="minorHAnsi" w:cstheme="minorBidi"/>
                <w:color w:val="auto"/>
                <w:lang w:val="en-CA"/>
              </w:rPr>
              <w:commentReference w:id="716"/>
            </w:r>
            <w:r>
              <w:rPr>
                <w:rFonts w:eastAsiaTheme="minorHAnsi"/>
              </w:rPr>
              <w:t>is</w:t>
            </w:r>
          </w:p>
          <w:p w14:paraId="2DA70F33" w14:textId="77777777" w:rsidR="00E35F1F" w:rsidRDefault="00E35F1F" w:rsidP="00E35F1F">
            <w:pPr>
              <w:pStyle w:val="EngHang"/>
              <w:rPr>
                <w:rFonts w:eastAsiaTheme="minorHAnsi"/>
              </w:rPr>
            </w:pPr>
            <w:r>
              <w:rPr>
                <w:rFonts w:eastAsiaTheme="minorHAnsi"/>
              </w:rPr>
              <w:t>A true Tabernacle;</w:t>
            </w:r>
          </w:p>
          <w:p w14:paraId="7CFEEB98" w14:textId="77777777" w:rsidR="00E35F1F" w:rsidRDefault="00E35F1F" w:rsidP="00E35F1F">
            <w:pPr>
              <w:pStyle w:val="EngHang"/>
              <w:rPr>
                <w:rFonts w:eastAsiaTheme="minorHAnsi"/>
              </w:rPr>
            </w:pPr>
            <w:r>
              <w:rPr>
                <w:rFonts w:eastAsiaTheme="minorHAnsi"/>
              </w:rPr>
              <w:t>In which are</w:t>
            </w:r>
          </w:p>
          <w:p w14:paraId="5AA11EC7" w14:textId="77777777" w:rsidR="00E35F1F" w:rsidRPr="002B2910" w:rsidRDefault="00E35F1F" w:rsidP="00E35F1F">
            <w:pPr>
              <w:pStyle w:val="EngHangEnd"/>
              <w:rPr>
                <w:rFonts w:eastAsiaTheme="minorHAnsi"/>
              </w:rPr>
            </w:pPr>
            <w:r>
              <w:rPr>
                <w:rFonts w:eastAsiaTheme="minorHAnsi"/>
              </w:rPr>
              <w:t>The faithful testimonies:</w:t>
            </w:r>
          </w:p>
        </w:tc>
        <w:tc>
          <w:tcPr>
            <w:tcW w:w="288" w:type="dxa"/>
          </w:tcPr>
          <w:p w14:paraId="72269C2B" w14:textId="77777777" w:rsidR="00E35F1F" w:rsidRDefault="00E35F1F" w:rsidP="00E35F1F"/>
        </w:tc>
        <w:tc>
          <w:tcPr>
            <w:tcW w:w="288" w:type="dxa"/>
          </w:tcPr>
          <w:p w14:paraId="4E4222B1" w14:textId="77777777" w:rsidR="00E35F1F" w:rsidRDefault="00E35F1F" w:rsidP="00E35F1F">
            <w:pPr>
              <w:pStyle w:val="CopticCross"/>
            </w:pPr>
            <w:r w:rsidRPr="000F6316">
              <w:t>¿</w:t>
            </w:r>
          </w:p>
        </w:tc>
        <w:tc>
          <w:tcPr>
            <w:tcW w:w="3960" w:type="dxa"/>
          </w:tcPr>
          <w:p w14:paraId="5A39D0EB" w14:textId="77777777" w:rsidR="00E35F1F" w:rsidRDefault="00E35F1F" w:rsidP="00E35F1F">
            <w:pPr>
              <w:pStyle w:val="CopticVersemulti-line"/>
            </w:pPr>
            <w:r w:rsidRPr="00CB2D55">
              <w:t>Ⲟⲩⲥ</w:t>
            </w:r>
            <w:r w:rsidRPr="00CB2D55">
              <w:rPr>
                <w:rFonts w:ascii="Times New Roman" w:hAnsi="Times New Roman" w:cs="Times New Roman"/>
              </w:rPr>
              <w:t>̀</w:t>
            </w:r>
            <w:r w:rsidRPr="00CB2D55">
              <w:t>ⲕⲏⲛⲏ ⲙ</w:t>
            </w:r>
            <w:r w:rsidRPr="00CB2D55">
              <w:rPr>
                <w:rFonts w:ascii="Times New Roman" w:hAnsi="Times New Roman" w:cs="Times New Roman"/>
              </w:rPr>
              <w:t>̀</w:t>
            </w:r>
            <w:r w:rsidRPr="00CB2D55">
              <w:t>ⲙⲏⲓ</w:t>
            </w:r>
          </w:p>
          <w:p w14:paraId="7710A16F" w14:textId="77777777" w:rsidR="00E35F1F" w:rsidRDefault="00E35F1F" w:rsidP="00E35F1F">
            <w:pPr>
              <w:pStyle w:val="CopticVersemulti-line"/>
            </w:pPr>
            <w:r w:rsidRPr="00CB2D55">
              <w:t xml:space="preserve">ⲧⲉ Ⲙⲁⲣⲓⲁ </w:t>
            </w:r>
            <w:r w:rsidRPr="00CB2D55">
              <w:rPr>
                <w:rFonts w:ascii="Times New Roman" w:hAnsi="Times New Roman" w:cs="Times New Roman"/>
              </w:rPr>
              <w:t>ϯ</w:t>
            </w:r>
            <w:r w:rsidRPr="00CB2D55">
              <w:t>ⲡⲁⲣⲑⲉⲛⲟⲥ</w:t>
            </w:r>
          </w:p>
          <w:p w14:paraId="540E05E6" w14:textId="77777777" w:rsidR="00E35F1F" w:rsidRDefault="00E35F1F" w:rsidP="00E35F1F">
            <w:pPr>
              <w:pStyle w:val="CopticVersemulti-line"/>
            </w:pPr>
            <w:r w:rsidRPr="00CB2D55">
              <w:t xml:space="preserve">ⲉⲩⲭⲏ </w:t>
            </w:r>
            <w:r w:rsidRPr="00CB2D55">
              <w:rPr>
                <w:rFonts w:ascii="Times New Roman" w:hAnsi="Times New Roman" w:cs="Times New Roman"/>
              </w:rPr>
              <w:t>ϧ</w:t>
            </w:r>
            <w:r w:rsidRPr="00CB2D55">
              <w:t>ⲉⲛ ⲧⲉⲥⲙⲏ</w:t>
            </w:r>
            <w:r w:rsidRPr="00CB2D55">
              <w:rPr>
                <w:rFonts w:ascii="Times New Roman" w:hAnsi="Times New Roman" w:cs="Times New Roman"/>
              </w:rPr>
              <w:t>ϯ</w:t>
            </w:r>
          </w:p>
          <w:p w14:paraId="39053C05" w14:textId="77777777" w:rsidR="00E35F1F" w:rsidRDefault="00E35F1F" w:rsidP="00E35F1F">
            <w:pPr>
              <w:pStyle w:val="CopticVerse"/>
            </w:pPr>
            <w:r w:rsidRPr="00CB2D55">
              <w:t>ⲛ</w:t>
            </w:r>
            <w:r w:rsidRPr="00CB2D55">
              <w:rPr>
                <w:rFonts w:ascii="Times New Roman" w:hAnsi="Times New Roman" w:cs="Times New Roman"/>
              </w:rPr>
              <w:t>̀ϫ</w:t>
            </w:r>
            <w:r w:rsidRPr="00CB2D55">
              <w:t>ⲉ ⲛⲓⲙⲉⲧⲙⲉⲑⲣⲉⲩ ⲉ</w:t>
            </w:r>
            <w:r w:rsidRPr="00CB2D55">
              <w:rPr>
                <w:rFonts w:ascii="Times New Roman" w:hAnsi="Times New Roman" w:cs="Times New Roman"/>
              </w:rPr>
              <w:t>̀</w:t>
            </w:r>
            <w:r w:rsidRPr="00CB2D55">
              <w:t>ⲧⲉⲛ</w:t>
            </w:r>
            <w:r w:rsidRPr="00CB2D55">
              <w:rPr>
                <w:rFonts w:ascii="Times New Roman" w:hAnsi="Times New Roman" w:cs="Times New Roman"/>
              </w:rPr>
              <w:t>ϩ</w:t>
            </w:r>
            <w:r w:rsidRPr="00CB2D55">
              <w:t>ⲟⲧ</w:t>
            </w:r>
          </w:p>
        </w:tc>
      </w:tr>
      <w:tr w:rsidR="00E35F1F" w14:paraId="056C37FF" w14:textId="77777777" w:rsidTr="00E35F1F">
        <w:trPr>
          <w:cantSplit/>
          <w:jc w:val="center"/>
        </w:trPr>
        <w:tc>
          <w:tcPr>
            <w:tcW w:w="288" w:type="dxa"/>
          </w:tcPr>
          <w:p w14:paraId="59AD95C8" w14:textId="77777777" w:rsidR="00E35F1F" w:rsidRDefault="00E35F1F" w:rsidP="00E35F1F">
            <w:pPr>
              <w:pStyle w:val="CopticCross"/>
            </w:pPr>
          </w:p>
        </w:tc>
        <w:tc>
          <w:tcPr>
            <w:tcW w:w="3960" w:type="dxa"/>
          </w:tcPr>
          <w:p w14:paraId="7357F4EB" w14:textId="6CA38F74" w:rsidR="00E35F1F" w:rsidRPr="007425E1" w:rsidRDefault="00BD1732" w:rsidP="00E35F1F">
            <w:pPr>
              <w:pStyle w:val="EngHang"/>
            </w:pPr>
            <w:r>
              <w:t>The unblemished ark</w:t>
            </w:r>
          </w:p>
          <w:p w14:paraId="105BBE5B" w14:textId="77777777" w:rsidR="00E35F1F" w:rsidRPr="007425E1" w:rsidRDefault="00E35F1F" w:rsidP="00E35F1F">
            <w:pPr>
              <w:pStyle w:val="EngHang"/>
            </w:pPr>
            <w:r w:rsidRPr="007425E1">
              <w:t>Overlaid roundabout with gold,</w:t>
            </w:r>
          </w:p>
          <w:p w14:paraId="2AA25A96" w14:textId="77777777" w:rsidR="00E35F1F" w:rsidRPr="007425E1" w:rsidRDefault="00E35F1F" w:rsidP="00E35F1F">
            <w:pPr>
              <w:pStyle w:val="EngHang"/>
            </w:pPr>
            <w:commentRangeStart w:id="717"/>
            <w:r w:rsidRPr="007425E1">
              <w:t>And the Cherubic,</w:t>
            </w:r>
          </w:p>
          <w:p w14:paraId="317A08CE" w14:textId="77777777" w:rsidR="00E35F1F" w:rsidRPr="001A0083" w:rsidRDefault="00E35F1F" w:rsidP="00E35F1F">
            <w:pPr>
              <w:pStyle w:val="EngHangEnd"/>
            </w:pPr>
            <w:r>
              <w:t>Mercy Seat</w:t>
            </w:r>
            <w:commentRangeEnd w:id="717"/>
            <w:r>
              <w:t>.</w:t>
            </w:r>
            <w:r>
              <w:rPr>
                <w:rStyle w:val="CommentReference"/>
                <w:rFonts w:eastAsiaTheme="minorHAnsi" w:cstheme="minorBidi"/>
                <w:color w:val="auto"/>
                <w:lang w:val="en-CA"/>
              </w:rPr>
              <w:commentReference w:id="717"/>
            </w:r>
          </w:p>
        </w:tc>
        <w:tc>
          <w:tcPr>
            <w:tcW w:w="288" w:type="dxa"/>
          </w:tcPr>
          <w:p w14:paraId="31B09849" w14:textId="77777777" w:rsidR="00E35F1F" w:rsidRDefault="00E35F1F" w:rsidP="00E35F1F"/>
        </w:tc>
        <w:tc>
          <w:tcPr>
            <w:tcW w:w="288" w:type="dxa"/>
          </w:tcPr>
          <w:p w14:paraId="5ECEED01" w14:textId="77777777" w:rsidR="00E35F1F" w:rsidRDefault="00E35F1F" w:rsidP="00E35F1F">
            <w:pPr>
              <w:pStyle w:val="CopticCross"/>
            </w:pPr>
          </w:p>
        </w:tc>
        <w:tc>
          <w:tcPr>
            <w:tcW w:w="3960" w:type="dxa"/>
          </w:tcPr>
          <w:p w14:paraId="436719F4" w14:textId="77777777" w:rsidR="00E35F1F" w:rsidRDefault="00E35F1F" w:rsidP="00E35F1F">
            <w:pPr>
              <w:pStyle w:val="CopticVersemulti-line"/>
            </w:pPr>
            <w:r w:rsidRPr="00CB2D55">
              <w:t>Ϯⲕⲓⲃⲱⲧⲟⲥ ⲛ̀ⲁⲧⲑⲱⲗⲉⲃ</w:t>
            </w:r>
          </w:p>
          <w:p w14:paraId="655B7044" w14:textId="77777777" w:rsidR="00E35F1F" w:rsidRDefault="00E35F1F" w:rsidP="00E35F1F">
            <w:pPr>
              <w:pStyle w:val="CopticVersemulti-line"/>
            </w:pPr>
            <w:r w:rsidRPr="00CB2D55">
              <w:t>ⲉⲧⲟϣϫ ⲛ̀ⲛⲟⲩⲃ ⲛ̀ⲥⲁⲥⲁ ⲛⲓⲃⲉⲛ</w:t>
            </w:r>
          </w:p>
          <w:p w14:paraId="7FEEDD9B" w14:textId="77777777" w:rsidR="00E35F1F" w:rsidRDefault="00E35F1F" w:rsidP="00E35F1F">
            <w:pPr>
              <w:pStyle w:val="CopticVersemulti-line"/>
            </w:pPr>
            <w:r w:rsidRPr="00CB2D55">
              <w:t>ⲛⲉⲙ ⲡⲓⲓ̀ⲗⲁⲥⲧⲏⲣⲓⲟⲛ</w:t>
            </w:r>
          </w:p>
          <w:p w14:paraId="09B87BA6" w14:textId="77777777" w:rsidR="00E35F1F" w:rsidRDefault="00E35F1F" w:rsidP="00E35F1F">
            <w:pPr>
              <w:pStyle w:val="CopticVerse"/>
            </w:pPr>
            <w:r w:rsidRPr="00CB2D55">
              <w:t>ⲛ̀ⲭⲉⲣⲟⲩⲃⲓⲙⲓⲕⲟⲛ</w:t>
            </w:r>
          </w:p>
        </w:tc>
      </w:tr>
      <w:tr w:rsidR="00E35F1F" w14:paraId="7ABFDE85" w14:textId="77777777" w:rsidTr="00E35F1F">
        <w:trPr>
          <w:cantSplit/>
          <w:jc w:val="center"/>
        </w:trPr>
        <w:tc>
          <w:tcPr>
            <w:tcW w:w="288" w:type="dxa"/>
          </w:tcPr>
          <w:p w14:paraId="23ACD6F4" w14:textId="77777777" w:rsidR="00E35F1F" w:rsidRDefault="00E35F1F" w:rsidP="00E35F1F">
            <w:pPr>
              <w:pStyle w:val="CopticCross"/>
            </w:pPr>
            <w:r w:rsidRPr="000F6316">
              <w:t>¿</w:t>
            </w:r>
          </w:p>
        </w:tc>
        <w:tc>
          <w:tcPr>
            <w:tcW w:w="3960" w:type="dxa"/>
          </w:tcPr>
          <w:p w14:paraId="38BF13A6" w14:textId="77777777" w:rsidR="00E35F1F" w:rsidRPr="007425E1" w:rsidRDefault="00E35F1F" w:rsidP="00E35F1F">
            <w:pPr>
              <w:pStyle w:val="EngHang"/>
            </w:pPr>
            <w:r w:rsidRPr="007425E1">
              <w:t xml:space="preserve">The golden </w:t>
            </w:r>
            <w:commentRangeStart w:id="718"/>
            <w:r w:rsidRPr="007425E1">
              <w:t>pot</w:t>
            </w:r>
            <w:commentRangeEnd w:id="718"/>
            <w:r>
              <w:rPr>
                <w:rStyle w:val="CommentReference"/>
                <w:rFonts w:eastAsiaTheme="minorHAnsi" w:cstheme="minorBidi"/>
                <w:color w:val="auto"/>
                <w:lang w:val="en-CA"/>
              </w:rPr>
              <w:commentReference w:id="718"/>
            </w:r>
            <w:r w:rsidRPr="007425E1">
              <w:t>,</w:t>
            </w:r>
          </w:p>
          <w:p w14:paraId="1561AC50" w14:textId="77777777" w:rsidR="00E35F1F" w:rsidRPr="007425E1" w:rsidRDefault="00E35F1F" w:rsidP="00E35F1F">
            <w:pPr>
              <w:pStyle w:val="EngHang"/>
            </w:pPr>
            <w:r w:rsidRPr="007425E1">
              <w:t>In which the manna was hid,</w:t>
            </w:r>
          </w:p>
          <w:p w14:paraId="5F1C26D8" w14:textId="77777777" w:rsidR="00E35F1F" w:rsidRPr="007425E1" w:rsidRDefault="00E35F1F" w:rsidP="00E35F1F">
            <w:pPr>
              <w:pStyle w:val="EngHang"/>
            </w:pPr>
            <w:r>
              <w:t>Behold</w:t>
            </w:r>
            <w:r w:rsidRPr="007425E1">
              <w:t xml:space="preserve">, the </w:t>
            </w:r>
            <w:r>
              <w:t>Logos</w:t>
            </w:r>
            <w:r w:rsidRPr="007425E1">
              <w:t xml:space="preserve"> of the Father,</w:t>
            </w:r>
          </w:p>
          <w:p w14:paraId="560B05A2" w14:textId="77777777" w:rsidR="00E35F1F" w:rsidRPr="00195761" w:rsidRDefault="00E35F1F" w:rsidP="00E35F1F">
            <w:pPr>
              <w:pStyle w:val="EngHangEnd"/>
              <w:rPr>
                <w:szCs w:val="22"/>
              </w:rPr>
            </w:pPr>
            <w:r w:rsidRPr="007425E1">
              <w:t>Came and was incarnate of you.</w:t>
            </w:r>
          </w:p>
        </w:tc>
        <w:tc>
          <w:tcPr>
            <w:tcW w:w="288" w:type="dxa"/>
          </w:tcPr>
          <w:p w14:paraId="7FE3F788" w14:textId="77777777" w:rsidR="00E35F1F" w:rsidRDefault="00E35F1F" w:rsidP="00E35F1F"/>
        </w:tc>
        <w:tc>
          <w:tcPr>
            <w:tcW w:w="288" w:type="dxa"/>
          </w:tcPr>
          <w:p w14:paraId="679C1AE2" w14:textId="77777777" w:rsidR="00E35F1F" w:rsidRDefault="00E35F1F" w:rsidP="00E35F1F">
            <w:pPr>
              <w:pStyle w:val="CopticCross"/>
            </w:pPr>
            <w:r w:rsidRPr="000F6316">
              <w:t>¿</w:t>
            </w:r>
          </w:p>
        </w:tc>
        <w:tc>
          <w:tcPr>
            <w:tcW w:w="3960" w:type="dxa"/>
          </w:tcPr>
          <w:p w14:paraId="6AC04151" w14:textId="77777777" w:rsidR="00E35F1F" w:rsidRDefault="00E35F1F" w:rsidP="00E35F1F">
            <w:pPr>
              <w:pStyle w:val="CopticVersemulti-line"/>
            </w:pPr>
            <w:r w:rsidRPr="00CB2D55">
              <w:t>Ⲡⲓⲥ̀ⲧⲁⲙⲛⲟⲥ ⲛ̀ⲛⲟⲩⲃ</w:t>
            </w:r>
          </w:p>
          <w:p w14:paraId="6C96ABDF" w14:textId="77777777" w:rsidR="00E35F1F" w:rsidRDefault="00E35F1F" w:rsidP="00E35F1F">
            <w:pPr>
              <w:pStyle w:val="CopticVersemulti-line"/>
            </w:pPr>
            <w:r w:rsidRPr="00CB2D55">
              <w:t>ⲉ̀ⲣⲉ ⲡⲓⲙⲁⲛⲛⲁ ϩⲏⲡ ⲛ̀ϧⲏⲧϥ</w:t>
            </w:r>
          </w:p>
          <w:p w14:paraId="6B4C75FB" w14:textId="77777777" w:rsidR="00E35F1F" w:rsidRDefault="00E35F1F" w:rsidP="00E35F1F">
            <w:pPr>
              <w:pStyle w:val="CopticVersemulti-line"/>
            </w:pPr>
            <w:r w:rsidRPr="00CB2D55">
              <w:t>ⲓⲥ ⲡⲓⲗⲟⲅⲟⲥ ⲛ̀ⲧⲉ Ⲫⲓⲱⲧ</w:t>
            </w:r>
          </w:p>
          <w:p w14:paraId="6F5714A5" w14:textId="77777777" w:rsidR="00E35F1F" w:rsidRDefault="00E35F1F" w:rsidP="00E35F1F">
            <w:pPr>
              <w:pStyle w:val="CopticVerse"/>
            </w:pPr>
            <w:r w:rsidRPr="00CB2D55">
              <w:t>ⲓ̀ ⲁϥϭⲓⲥⲁⲣⲝ ⲛ̀ϧⲏϯ</w:t>
            </w:r>
          </w:p>
        </w:tc>
      </w:tr>
      <w:tr w:rsidR="00E35F1F" w14:paraId="10889BB7" w14:textId="77777777" w:rsidTr="00E35F1F">
        <w:trPr>
          <w:cantSplit/>
          <w:jc w:val="center"/>
        </w:trPr>
        <w:tc>
          <w:tcPr>
            <w:tcW w:w="288" w:type="dxa"/>
          </w:tcPr>
          <w:p w14:paraId="2DC899C4" w14:textId="77777777" w:rsidR="00E35F1F" w:rsidRPr="000F6316" w:rsidRDefault="00E35F1F" w:rsidP="00E35F1F">
            <w:pPr>
              <w:pStyle w:val="CopticCross"/>
            </w:pPr>
          </w:p>
        </w:tc>
        <w:tc>
          <w:tcPr>
            <w:tcW w:w="3960" w:type="dxa"/>
          </w:tcPr>
          <w:p w14:paraId="03BFBB04" w14:textId="77777777" w:rsidR="00E35F1F" w:rsidRPr="007425E1" w:rsidRDefault="00E35F1F" w:rsidP="00E35F1F">
            <w:pPr>
              <w:pStyle w:val="EngHang"/>
            </w:pPr>
            <w:r w:rsidRPr="007425E1">
              <w:t xml:space="preserve">The golden </w:t>
            </w:r>
            <w:commentRangeStart w:id="719"/>
            <w:r w:rsidRPr="007425E1">
              <w:t>l</w:t>
            </w:r>
            <w:r>
              <w:t>ampstand</w:t>
            </w:r>
            <w:commentRangeEnd w:id="719"/>
            <w:r>
              <w:rPr>
                <w:rStyle w:val="CommentReference"/>
                <w:rFonts w:eastAsiaTheme="minorHAnsi" w:cstheme="minorBidi"/>
                <w:color w:val="auto"/>
                <w:lang w:val="en-CA"/>
              </w:rPr>
              <w:commentReference w:id="719"/>
            </w:r>
            <w:r w:rsidRPr="007425E1">
              <w:t>,</w:t>
            </w:r>
          </w:p>
          <w:p w14:paraId="6D762E84" w14:textId="77777777" w:rsidR="00E35F1F" w:rsidRPr="007425E1" w:rsidRDefault="00E35F1F" w:rsidP="00E35F1F">
            <w:pPr>
              <w:pStyle w:val="EngHang"/>
            </w:pPr>
            <w:r w:rsidRPr="007425E1">
              <w:t>Carrying</w:t>
            </w:r>
            <w:r>
              <w:rPr>
                <w:rStyle w:val="FootnoteReference"/>
                <w:lang w:val="en-GB"/>
              </w:rPr>
              <w:t xml:space="preserve"> </w:t>
            </w:r>
            <w:r w:rsidRPr="007425E1">
              <w:t>the True Light,</w:t>
            </w:r>
          </w:p>
          <w:p w14:paraId="69E36248" w14:textId="77777777" w:rsidR="00E35F1F" w:rsidRPr="007425E1" w:rsidRDefault="00E35F1F" w:rsidP="00E35F1F">
            <w:pPr>
              <w:pStyle w:val="EngHang"/>
            </w:pPr>
            <w:r>
              <w:t>Who</w:t>
            </w:r>
            <w:r w:rsidRPr="007425E1">
              <w:t xml:space="preserve"> is the Light of the World,</w:t>
            </w:r>
          </w:p>
          <w:p w14:paraId="533E4663" w14:textId="77777777" w:rsidR="00E35F1F" w:rsidRDefault="00E35F1F" w:rsidP="00E35F1F">
            <w:pPr>
              <w:pStyle w:val="EngHangEnd"/>
            </w:pPr>
            <w:r w:rsidRPr="007425E1">
              <w:t>The Unapproachable.</w:t>
            </w:r>
          </w:p>
        </w:tc>
        <w:tc>
          <w:tcPr>
            <w:tcW w:w="288" w:type="dxa"/>
          </w:tcPr>
          <w:p w14:paraId="171F22D4" w14:textId="77777777" w:rsidR="00E35F1F" w:rsidRDefault="00E35F1F" w:rsidP="00E35F1F"/>
        </w:tc>
        <w:tc>
          <w:tcPr>
            <w:tcW w:w="288" w:type="dxa"/>
          </w:tcPr>
          <w:p w14:paraId="2087D0D8" w14:textId="77777777" w:rsidR="00E35F1F" w:rsidRPr="000F6316" w:rsidRDefault="00E35F1F" w:rsidP="00E35F1F">
            <w:pPr>
              <w:pStyle w:val="CopticCross"/>
            </w:pPr>
          </w:p>
        </w:tc>
        <w:tc>
          <w:tcPr>
            <w:tcW w:w="3960" w:type="dxa"/>
          </w:tcPr>
          <w:p w14:paraId="1563C04B" w14:textId="77777777" w:rsidR="00E35F1F" w:rsidRDefault="00E35F1F" w:rsidP="00E35F1F">
            <w:pPr>
              <w:pStyle w:val="CopticVersemulti-line"/>
            </w:pPr>
            <w:r w:rsidRPr="00CB2D55">
              <w:t>Ϯⲗⲩⲕⲛⲓⲁ̀ ⲛ̀ⲛⲟⲩⲃ</w:t>
            </w:r>
          </w:p>
          <w:p w14:paraId="2ED4BE36" w14:textId="77777777" w:rsidR="00E35F1F" w:rsidRDefault="00E35F1F" w:rsidP="00E35F1F">
            <w:pPr>
              <w:pStyle w:val="CopticVersemulti-line"/>
            </w:pPr>
            <w:r w:rsidRPr="00CB2D55">
              <w:t>ⲉⲧϥⲁⲓ ϧⲁ ⲡⲓⲟⲩⲱⲓⲛⲓ ⲙ̀ⲙⲏⲓ</w:t>
            </w:r>
          </w:p>
          <w:p w14:paraId="3291E39A" w14:textId="77777777" w:rsidR="00E35F1F" w:rsidRDefault="00E35F1F" w:rsidP="00E35F1F">
            <w:pPr>
              <w:pStyle w:val="CopticVersemulti-line"/>
            </w:pPr>
            <w:r w:rsidRPr="00CB2D55">
              <w:t>ⲉ̀ⲧⲉ ⲫ̀ⲟⲩⲱⲓⲛⲓ ⲙ̀ⲡⲓⲕⲟⲥⲙⲟⲥ</w:t>
            </w:r>
          </w:p>
          <w:p w14:paraId="21D55773" w14:textId="77777777" w:rsidR="00E35F1F" w:rsidRDefault="00E35F1F" w:rsidP="00E35F1F">
            <w:pPr>
              <w:pStyle w:val="CopticVerse"/>
            </w:pPr>
            <w:r w:rsidRPr="00CB2D55">
              <w:t>ⲡⲓⲁⲧϣ̀ϧⲱⲛⲧ ⲉ̀ⲣⲟϥ</w:t>
            </w:r>
          </w:p>
        </w:tc>
      </w:tr>
      <w:tr w:rsidR="00E35F1F" w14:paraId="5FDB859A" w14:textId="77777777" w:rsidTr="00E35F1F">
        <w:trPr>
          <w:cantSplit/>
          <w:jc w:val="center"/>
        </w:trPr>
        <w:tc>
          <w:tcPr>
            <w:tcW w:w="288" w:type="dxa"/>
          </w:tcPr>
          <w:p w14:paraId="63CA7326" w14:textId="77777777" w:rsidR="00E35F1F" w:rsidRDefault="00E35F1F" w:rsidP="00E35F1F">
            <w:pPr>
              <w:pStyle w:val="CopticCross"/>
            </w:pPr>
            <w:r w:rsidRPr="000F6316">
              <w:t>¿</w:t>
            </w:r>
          </w:p>
        </w:tc>
        <w:tc>
          <w:tcPr>
            <w:tcW w:w="3960" w:type="dxa"/>
          </w:tcPr>
          <w:p w14:paraId="68B0776E" w14:textId="00252A44" w:rsidR="00E35F1F" w:rsidRPr="007425E1" w:rsidRDefault="00BD1732" w:rsidP="00E35F1F">
            <w:pPr>
              <w:pStyle w:val="EngHang"/>
            </w:pPr>
            <w:r>
              <w:t>The golden censer</w:t>
            </w:r>
          </w:p>
          <w:p w14:paraId="54E2B61D" w14:textId="77777777" w:rsidR="00E35F1F" w:rsidRPr="007425E1" w:rsidRDefault="00E35F1F" w:rsidP="00E35F1F">
            <w:pPr>
              <w:pStyle w:val="EngHang"/>
            </w:pPr>
            <w:r w:rsidRPr="007425E1">
              <w:t>That carries the fiery ember,</w:t>
            </w:r>
          </w:p>
          <w:p w14:paraId="187159BE" w14:textId="723D88A0" w:rsidR="00E35F1F" w:rsidRPr="007425E1" w:rsidRDefault="00BD1732" w:rsidP="00E35F1F">
            <w:pPr>
              <w:pStyle w:val="EngHang"/>
            </w:pPr>
            <w:r>
              <w:t>And the choicest</w:t>
            </w:r>
          </w:p>
          <w:p w14:paraId="4F8C9461" w14:textId="77777777" w:rsidR="00E35F1F" w:rsidRDefault="00E35F1F" w:rsidP="00E35F1F">
            <w:pPr>
              <w:pStyle w:val="EngHangEnd"/>
            </w:pPr>
            <w:r w:rsidRPr="007425E1">
              <w:t>Fragrant incense.</w:t>
            </w:r>
          </w:p>
        </w:tc>
        <w:tc>
          <w:tcPr>
            <w:tcW w:w="288" w:type="dxa"/>
          </w:tcPr>
          <w:p w14:paraId="5F253C95" w14:textId="77777777" w:rsidR="00E35F1F" w:rsidRDefault="00E35F1F" w:rsidP="00E35F1F"/>
        </w:tc>
        <w:tc>
          <w:tcPr>
            <w:tcW w:w="288" w:type="dxa"/>
          </w:tcPr>
          <w:p w14:paraId="3291F6D2" w14:textId="77777777" w:rsidR="00E35F1F" w:rsidRDefault="00E35F1F" w:rsidP="00E35F1F">
            <w:pPr>
              <w:pStyle w:val="CopticCross"/>
            </w:pPr>
            <w:r w:rsidRPr="000F6316">
              <w:t>¿</w:t>
            </w:r>
          </w:p>
        </w:tc>
        <w:tc>
          <w:tcPr>
            <w:tcW w:w="3960" w:type="dxa"/>
          </w:tcPr>
          <w:p w14:paraId="24B6B633" w14:textId="77777777" w:rsidR="00E35F1F" w:rsidRDefault="00E35F1F" w:rsidP="00E35F1F">
            <w:pPr>
              <w:pStyle w:val="CopticVersemulti-line"/>
            </w:pPr>
            <w:r w:rsidRPr="00CB2D55">
              <w:t>Ϯϣⲟⲩⲣⲏ ⲛ̀ⲛⲟⲩⲃ</w:t>
            </w:r>
          </w:p>
          <w:p w14:paraId="10788930" w14:textId="77777777" w:rsidR="00E35F1F" w:rsidRDefault="00E35F1F" w:rsidP="00E35F1F">
            <w:pPr>
              <w:pStyle w:val="CopticVersemulti-line"/>
            </w:pPr>
            <w:r w:rsidRPr="00CB2D55">
              <w:t>ⲉⲧϥⲁⲓ ϧⲁ ⲡⲓϫⲉⲃⲥ ⲛ̀ⲭ̀ⲣⲱⲙ</w:t>
            </w:r>
          </w:p>
          <w:p w14:paraId="7B33B4ED" w14:textId="77777777" w:rsidR="00E35F1F" w:rsidRDefault="00E35F1F" w:rsidP="00E35F1F">
            <w:pPr>
              <w:pStyle w:val="CopticVersemulti-line"/>
            </w:pPr>
            <w:r w:rsidRPr="00CB2D55">
              <w:t>ⲛⲉⲙ ⲡⲓⲥ̀ⲑⲟⲓⲛⲟⲩϥⲓ ⲉⲧⲥⲱⲧⲡ</w:t>
            </w:r>
          </w:p>
          <w:p w14:paraId="09B0D4AC" w14:textId="77777777" w:rsidR="00E35F1F" w:rsidRDefault="00E35F1F" w:rsidP="00E35F1F">
            <w:pPr>
              <w:pStyle w:val="CopticVerse"/>
            </w:pPr>
            <w:r w:rsidRPr="00CB2D55">
              <w:t>ⲛ̀ⲁ̀ⲣⲱⲙⲁⲧⲁ</w:t>
            </w:r>
          </w:p>
        </w:tc>
      </w:tr>
      <w:tr w:rsidR="00E35F1F" w14:paraId="0E9FA57C" w14:textId="77777777" w:rsidTr="00E35F1F">
        <w:trPr>
          <w:cantSplit/>
          <w:jc w:val="center"/>
        </w:trPr>
        <w:tc>
          <w:tcPr>
            <w:tcW w:w="288" w:type="dxa"/>
          </w:tcPr>
          <w:p w14:paraId="03A14ADA" w14:textId="77777777" w:rsidR="00E35F1F" w:rsidRDefault="00E35F1F" w:rsidP="00E35F1F">
            <w:pPr>
              <w:pStyle w:val="CopticCross"/>
            </w:pPr>
          </w:p>
        </w:tc>
        <w:tc>
          <w:tcPr>
            <w:tcW w:w="3960" w:type="dxa"/>
          </w:tcPr>
          <w:p w14:paraId="5DC141DE" w14:textId="77777777" w:rsidR="00E35F1F" w:rsidRPr="007425E1" w:rsidRDefault="00E35F1F" w:rsidP="00E35F1F">
            <w:pPr>
              <w:pStyle w:val="EngHang"/>
            </w:pPr>
            <w:r w:rsidRPr="007425E1">
              <w:t>The rod of Aaron,</w:t>
            </w:r>
          </w:p>
          <w:p w14:paraId="5A08D616" w14:textId="77777777" w:rsidR="00E35F1F" w:rsidRPr="007425E1" w:rsidRDefault="00E35F1F" w:rsidP="00E35F1F">
            <w:pPr>
              <w:pStyle w:val="EngHang"/>
            </w:pPr>
            <w:r w:rsidRPr="007425E1">
              <w:t>Which budded,</w:t>
            </w:r>
          </w:p>
          <w:p w14:paraId="2009EE2C" w14:textId="77777777" w:rsidR="00E35F1F" w:rsidRPr="007425E1" w:rsidRDefault="00E35F1F" w:rsidP="00E35F1F">
            <w:pPr>
              <w:pStyle w:val="EngHang"/>
            </w:pPr>
            <w:r w:rsidRPr="007425E1">
              <w:t xml:space="preserve">And the </w:t>
            </w:r>
            <w:r>
              <w:t>holy</w:t>
            </w:r>
            <w:r w:rsidRPr="007425E1">
              <w:t>,</w:t>
            </w:r>
          </w:p>
          <w:p w14:paraId="3802E234" w14:textId="77777777" w:rsidR="00E35F1F" w:rsidRPr="007425E1" w:rsidRDefault="00E35F1F" w:rsidP="00E35F1F">
            <w:pPr>
              <w:pStyle w:val="EngHangEnd"/>
            </w:pPr>
            <w:r>
              <w:t>Fragrant</w:t>
            </w:r>
            <w:r w:rsidRPr="007425E1">
              <w:t xml:space="preserve"> flower.</w:t>
            </w:r>
          </w:p>
        </w:tc>
        <w:tc>
          <w:tcPr>
            <w:tcW w:w="288" w:type="dxa"/>
          </w:tcPr>
          <w:p w14:paraId="61ACC506" w14:textId="77777777" w:rsidR="00E35F1F" w:rsidRDefault="00E35F1F" w:rsidP="00E35F1F"/>
        </w:tc>
        <w:tc>
          <w:tcPr>
            <w:tcW w:w="288" w:type="dxa"/>
          </w:tcPr>
          <w:p w14:paraId="3C0F52BE" w14:textId="77777777" w:rsidR="00E35F1F" w:rsidRDefault="00E35F1F" w:rsidP="00E35F1F">
            <w:pPr>
              <w:pStyle w:val="CopticCross"/>
            </w:pPr>
          </w:p>
        </w:tc>
        <w:tc>
          <w:tcPr>
            <w:tcW w:w="3960" w:type="dxa"/>
          </w:tcPr>
          <w:p w14:paraId="32E61B84" w14:textId="77777777" w:rsidR="00E35F1F" w:rsidRDefault="00E35F1F" w:rsidP="00E35F1F">
            <w:pPr>
              <w:pStyle w:val="CopticVersemulti-line"/>
            </w:pPr>
            <w:r w:rsidRPr="00CB2D55">
              <w:t>Ⲡⲓϣ̀ⲃⲱⲧ ⲛ̀ⲧⲉ Ⲁ̀ⲁⲣⲱⲛ</w:t>
            </w:r>
          </w:p>
          <w:p w14:paraId="40BA5E49" w14:textId="77777777" w:rsidR="00E35F1F" w:rsidRDefault="00E35F1F" w:rsidP="00E35F1F">
            <w:pPr>
              <w:pStyle w:val="CopticVersemulti-line"/>
            </w:pPr>
            <w:r w:rsidRPr="00CB2D55">
              <w:t>ⲉ̀ⲧⲁϥⲫⲓⲣⲓ ⲉ̀ⲃⲟⲗ</w:t>
            </w:r>
          </w:p>
          <w:p w14:paraId="48BFED5C" w14:textId="77777777" w:rsidR="00E35F1F" w:rsidRDefault="00E35F1F" w:rsidP="00E35F1F">
            <w:pPr>
              <w:pStyle w:val="CopticVersemulti-line"/>
            </w:pPr>
            <w:r w:rsidRPr="00CB2D55">
              <w:t>ⲛⲉⲙ ϯϩ̀ⲣⲓⲣⲓ ⲉ̅ⲑ̅ⲩ</w:t>
            </w:r>
          </w:p>
          <w:p w14:paraId="0601D045" w14:textId="77777777" w:rsidR="00E35F1F" w:rsidRDefault="00E35F1F" w:rsidP="00E35F1F">
            <w:pPr>
              <w:pStyle w:val="CopticVerse"/>
            </w:pPr>
            <w:r w:rsidRPr="00CB2D55">
              <w:t>ⲛ̀ⲧⲉ ⲡⲓⲥ̀ⲑⲟⲓⲛⲟⲩϥⲓ</w:t>
            </w:r>
          </w:p>
        </w:tc>
      </w:tr>
      <w:tr w:rsidR="00E35F1F" w14:paraId="72C9D487" w14:textId="77777777" w:rsidTr="00E35F1F">
        <w:trPr>
          <w:cantSplit/>
          <w:jc w:val="center"/>
        </w:trPr>
        <w:tc>
          <w:tcPr>
            <w:tcW w:w="288" w:type="dxa"/>
          </w:tcPr>
          <w:p w14:paraId="1D9C454A" w14:textId="77777777" w:rsidR="00E35F1F" w:rsidRDefault="00E35F1F" w:rsidP="00E35F1F">
            <w:pPr>
              <w:pStyle w:val="CopticCross"/>
            </w:pPr>
            <w:r w:rsidRPr="000F6316">
              <w:t>¿</w:t>
            </w:r>
          </w:p>
        </w:tc>
        <w:tc>
          <w:tcPr>
            <w:tcW w:w="3960" w:type="dxa"/>
          </w:tcPr>
          <w:p w14:paraId="0F1AE70D" w14:textId="7958C045" w:rsidR="00E35F1F" w:rsidRPr="007425E1" w:rsidRDefault="00BD1732" w:rsidP="00E35F1F">
            <w:pPr>
              <w:pStyle w:val="EngHang"/>
            </w:pPr>
            <w:r>
              <w:t>All these together</w:t>
            </w:r>
          </w:p>
          <w:p w14:paraId="161E95EC" w14:textId="77777777" w:rsidR="00E35F1F" w:rsidRPr="007425E1" w:rsidRDefault="00E35F1F" w:rsidP="00E35F1F">
            <w:pPr>
              <w:pStyle w:val="EngHang"/>
            </w:pPr>
            <w:r w:rsidRPr="007425E1">
              <w:t>Signified</w:t>
            </w:r>
            <w:r>
              <w:rPr>
                <w:rStyle w:val="FootnoteReference"/>
                <w:lang w:val="en-GB"/>
              </w:rPr>
              <w:t xml:space="preserve"> </w:t>
            </w:r>
            <w:r w:rsidRPr="007425E1">
              <w:t>for us,</w:t>
            </w:r>
          </w:p>
          <w:p w14:paraId="2E6A3B0E" w14:textId="77777777" w:rsidR="00E35F1F" w:rsidRPr="007425E1" w:rsidRDefault="00E35F1F" w:rsidP="00E35F1F">
            <w:pPr>
              <w:pStyle w:val="EngHang"/>
            </w:pPr>
            <w:r w:rsidRPr="007425E1">
              <w:t>Your wondrous birth-giving,</w:t>
            </w:r>
          </w:p>
          <w:p w14:paraId="3C684407" w14:textId="77777777" w:rsidR="00E35F1F" w:rsidRPr="007425E1" w:rsidRDefault="00E35F1F" w:rsidP="00E35F1F">
            <w:pPr>
              <w:pStyle w:val="EngHangEnd"/>
            </w:pPr>
            <w:r w:rsidRPr="007425E1">
              <w:t>O Virgin Mary.</w:t>
            </w:r>
          </w:p>
        </w:tc>
        <w:tc>
          <w:tcPr>
            <w:tcW w:w="288" w:type="dxa"/>
          </w:tcPr>
          <w:p w14:paraId="0706A660" w14:textId="77777777" w:rsidR="00E35F1F" w:rsidRDefault="00E35F1F" w:rsidP="00E35F1F"/>
        </w:tc>
        <w:tc>
          <w:tcPr>
            <w:tcW w:w="288" w:type="dxa"/>
          </w:tcPr>
          <w:p w14:paraId="25295E95" w14:textId="77777777" w:rsidR="00E35F1F" w:rsidRDefault="00E35F1F" w:rsidP="00E35F1F">
            <w:pPr>
              <w:pStyle w:val="CopticCross"/>
            </w:pPr>
            <w:r w:rsidRPr="000F6316">
              <w:t>¿</w:t>
            </w:r>
          </w:p>
        </w:tc>
        <w:tc>
          <w:tcPr>
            <w:tcW w:w="3960" w:type="dxa"/>
          </w:tcPr>
          <w:p w14:paraId="3F1E4C53" w14:textId="77777777" w:rsidR="00E35F1F" w:rsidRDefault="00E35F1F" w:rsidP="00E35F1F">
            <w:pPr>
              <w:pStyle w:val="CopticVersemulti-line"/>
            </w:pPr>
            <w:r w:rsidRPr="00CB2D55">
              <w:t>Ⲛⲁⲓ ⲧⲏⲣⲟⲩ ⲉⲩⲥⲟⲡ</w:t>
            </w:r>
          </w:p>
          <w:p w14:paraId="0862EFF6" w14:textId="77777777" w:rsidR="00E35F1F" w:rsidRDefault="00E35F1F" w:rsidP="00E35F1F">
            <w:pPr>
              <w:pStyle w:val="CopticVersemulti-line"/>
            </w:pPr>
            <w:r w:rsidRPr="00CB2D55">
              <w:t>ⲥⲉⲉⲣⲥⲩⲙⲙⲉⲛⲓⲛ ⲛⲁⲛ</w:t>
            </w:r>
          </w:p>
          <w:p w14:paraId="569C61BE" w14:textId="77777777" w:rsidR="00E35F1F" w:rsidRDefault="00E35F1F" w:rsidP="00E35F1F">
            <w:pPr>
              <w:pStyle w:val="CopticVersemulti-line"/>
            </w:pPr>
            <w:r w:rsidRPr="00CB2D55">
              <w:t>ⲙ̀ⲡⲉϫⲓⲛⲙⲓⲥⲓ ⲛ̀ϣ̀ⲫⲏⲣⲓ</w:t>
            </w:r>
          </w:p>
          <w:p w14:paraId="485EAAC3" w14:textId="77777777" w:rsidR="00E35F1F" w:rsidRDefault="00E35F1F" w:rsidP="00E35F1F">
            <w:pPr>
              <w:pStyle w:val="CopticVerse"/>
            </w:pPr>
            <w:r w:rsidRPr="00CB2D55">
              <w:t>ⲱ̀ Ⲙⲁⲣⲓⲁ ϯⲡⲁⲣⲑⲉⲛⲟⲥ</w:t>
            </w:r>
          </w:p>
        </w:tc>
      </w:tr>
    </w:tbl>
    <w:p w14:paraId="43EB2924" w14:textId="77777777" w:rsidR="00E35F1F" w:rsidRDefault="00E35F1F" w:rsidP="00E35F1F">
      <w:pPr>
        <w:pStyle w:val="Heading6"/>
      </w:pPr>
      <w:bookmarkStart w:id="720" w:name="_Toc298445779"/>
      <w:bookmarkStart w:id="721" w:name="_Toc298681264"/>
      <w:bookmarkStart w:id="722" w:name="_Toc298447504"/>
      <w:r>
        <w:lastRenderedPageBreak/>
        <w:t>Part Fourteen</w:t>
      </w:r>
      <w:bookmarkEnd w:id="720"/>
      <w:bookmarkEnd w:id="721"/>
      <w:bookmarkEnd w:id="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802CE62" w14:textId="77777777" w:rsidTr="00E35F1F">
        <w:trPr>
          <w:cantSplit/>
          <w:jc w:val="center"/>
        </w:trPr>
        <w:tc>
          <w:tcPr>
            <w:tcW w:w="288" w:type="dxa"/>
          </w:tcPr>
          <w:p w14:paraId="2F962BB6" w14:textId="77777777" w:rsidR="00E35F1F" w:rsidRDefault="00E35F1F" w:rsidP="00E35F1F">
            <w:pPr>
              <w:pStyle w:val="CopticCross"/>
            </w:pPr>
          </w:p>
        </w:tc>
        <w:tc>
          <w:tcPr>
            <w:tcW w:w="3960" w:type="dxa"/>
          </w:tcPr>
          <w:p w14:paraId="2F17B298" w14:textId="77777777" w:rsidR="00E35F1F" w:rsidRPr="007425E1" w:rsidRDefault="00E35F1F" w:rsidP="00E35F1F">
            <w:pPr>
              <w:pStyle w:val="EngHang"/>
            </w:pPr>
            <w:r w:rsidRPr="007425E1">
              <w:t>You adorn</w:t>
            </w:r>
            <w:r>
              <w:rPr>
                <w:rStyle w:val="FootnoteReference"/>
                <w:lang w:val="en-GB"/>
              </w:rPr>
              <w:t xml:space="preserve"> </w:t>
            </w:r>
            <w:r w:rsidRPr="007425E1">
              <w:t>our souls,</w:t>
            </w:r>
          </w:p>
          <w:p w14:paraId="3B2B4404" w14:textId="77777777" w:rsidR="00E35F1F" w:rsidRPr="007425E1" w:rsidRDefault="00E35F1F" w:rsidP="00E35F1F">
            <w:pPr>
              <w:pStyle w:val="EngHang"/>
            </w:pPr>
            <w:r w:rsidRPr="007425E1">
              <w:t>O Moses the Prophet,</w:t>
            </w:r>
          </w:p>
          <w:p w14:paraId="05DD1C48" w14:textId="77777777" w:rsidR="00E35F1F" w:rsidRPr="007425E1" w:rsidRDefault="00E35F1F" w:rsidP="00E35F1F">
            <w:pPr>
              <w:pStyle w:val="EngHang"/>
            </w:pPr>
            <w:r w:rsidRPr="007425E1">
              <w:t>Through the honour of the tabernacle,</w:t>
            </w:r>
          </w:p>
          <w:p w14:paraId="0E92ACEF" w14:textId="2B3C5D5B" w:rsidR="00E35F1F" w:rsidRPr="001A0083" w:rsidRDefault="00E35F1F" w:rsidP="00BD1732">
            <w:pPr>
              <w:pStyle w:val="EngHangEnd"/>
            </w:pPr>
            <w:r>
              <w:t>Which</w:t>
            </w:r>
            <w:r w:rsidRPr="007425E1">
              <w:t xml:space="preserve"> you </w:t>
            </w:r>
            <w:r w:rsidR="00BD1732">
              <w:t>adorned</w:t>
            </w:r>
            <w:r w:rsidRPr="007425E1">
              <w:t>.</w:t>
            </w:r>
          </w:p>
        </w:tc>
        <w:tc>
          <w:tcPr>
            <w:tcW w:w="288" w:type="dxa"/>
          </w:tcPr>
          <w:p w14:paraId="2C00F7D6" w14:textId="77777777" w:rsidR="00E35F1F" w:rsidRDefault="00E35F1F" w:rsidP="00E35F1F"/>
        </w:tc>
        <w:tc>
          <w:tcPr>
            <w:tcW w:w="288" w:type="dxa"/>
          </w:tcPr>
          <w:p w14:paraId="3C308A42" w14:textId="77777777" w:rsidR="00E35F1F" w:rsidRDefault="00E35F1F" w:rsidP="00E35F1F">
            <w:pPr>
              <w:pStyle w:val="CopticCross"/>
            </w:pPr>
          </w:p>
        </w:tc>
        <w:tc>
          <w:tcPr>
            <w:tcW w:w="3960" w:type="dxa"/>
          </w:tcPr>
          <w:p w14:paraId="2D34E4B0" w14:textId="77777777" w:rsidR="00E35F1F" w:rsidRDefault="00E35F1F" w:rsidP="00E35F1F">
            <w:pPr>
              <w:pStyle w:val="CopticVersemulti-line"/>
            </w:pPr>
            <w:r w:rsidRPr="00CB2D55">
              <w:t>Ⲁⲕⲥⲟⲗⲥⲉⲗ ⲛ</w:t>
            </w:r>
            <w:r w:rsidRPr="00CB2D55">
              <w:rPr>
                <w:rFonts w:ascii="Times New Roman" w:hAnsi="Times New Roman" w:cs="Times New Roman"/>
              </w:rPr>
              <w:t>̀</w:t>
            </w:r>
            <w:r w:rsidRPr="00CB2D55">
              <w:t>ⲛⲉⲛⲯⲩⲭⲏ</w:t>
            </w:r>
          </w:p>
          <w:p w14:paraId="6135FE31" w14:textId="77777777" w:rsidR="00E35F1F" w:rsidRDefault="00E35F1F" w:rsidP="00E35F1F">
            <w:pPr>
              <w:pStyle w:val="CopticVersemulti-line"/>
            </w:pPr>
            <w:r w:rsidRPr="00CB2D55">
              <w:t>ⲱ</w:t>
            </w:r>
            <w:r w:rsidRPr="00CB2D55">
              <w:rPr>
                <w:rFonts w:ascii="Times New Roman" w:hAnsi="Times New Roman" w:cs="Times New Roman"/>
              </w:rPr>
              <w:t>̀</w:t>
            </w:r>
            <w:r w:rsidRPr="00CB2D55">
              <w:t xml:space="preserve"> Ⲙⲱⲩⲥⲏⲥ ⲡⲓⲡⲣⲟⲫⲏⲧⲏⲥ</w:t>
            </w:r>
          </w:p>
          <w:p w14:paraId="6F6577DD" w14:textId="77777777" w:rsidR="00E35F1F" w:rsidRDefault="00E35F1F" w:rsidP="00E35F1F">
            <w:pPr>
              <w:pStyle w:val="CopticVersemulti-line"/>
            </w:pPr>
            <w:r w:rsidRPr="00CB2D55">
              <w:rPr>
                <w:rFonts w:ascii="Times New Roman" w:hAnsi="Times New Roman" w:cs="Times New Roman"/>
              </w:rPr>
              <w:t>ϧ</w:t>
            </w:r>
            <w:r w:rsidRPr="00CB2D55">
              <w:t>ⲉⲛ ⲡ</w:t>
            </w:r>
            <w:r w:rsidRPr="00CB2D55">
              <w:rPr>
                <w:rFonts w:ascii="Times New Roman" w:hAnsi="Times New Roman" w:cs="Times New Roman"/>
              </w:rPr>
              <w:t>̀</w:t>
            </w:r>
            <w:r w:rsidRPr="00CB2D55">
              <w:t>ⲧⲁⲓⲟ ⲛ</w:t>
            </w:r>
            <w:r w:rsidRPr="00CB2D55">
              <w:rPr>
                <w:rFonts w:ascii="Times New Roman" w:hAnsi="Times New Roman" w:cs="Times New Roman"/>
              </w:rPr>
              <w:t>̀ϯ</w:t>
            </w:r>
            <w:r w:rsidRPr="00CB2D55">
              <w:t>ⲥ</w:t>
            </w:r>
            <w:r w:rsidRPr="00CB2D55">
              <w:rPr>
                <w:rFonts w:ascii="Times New Roman" w:hAnsi="Times New Roman" w:cs="Times New Roman"/>
              </w:rPr>
              <w:t>̀</w:t>
            </w:r>
            <w:r w:rsidRPr="00CB2D55">
              <w:t>ⲕⲏⲛⲏ</w:t>
            </w:r>
          </w:p>
          <w:p w14:paraId="22B43FDD" w14:textId="77777777" w:rsidR="00E35F1F" w:rsidRDefault="00E35F1F" w:rsidP="00E35F1F">
            <w:pPr>
              <w:pStyle w:val="CopticVerse"/>
            </w:pPr>
            <w:r w:rsidRPr="00CB2D55">
              <w:t>ⲉ</w:t>
            </w:r>
            <w:r w:rsidRPr="00CB2D55">
              <w:rPr>
                <w:rFonts w:ascii="Times New Roman" w:hAnsi="Times New Roman" w:cs="Times New Roman"/>
              </w:rPr>
              <w:t>̀</w:t>
            </w:r>
            <w:r w:rsidRPr="00CB2D55">
              <w:t>ⲧⲁⲕⲥⲉⲗⲥⲱⲗⲥ ⲉ</w:t>
            </w:r>
            <w:r w:rsidRPr="00CB2D55">
              <w:rPr>
                <w:rFonts w:ascii="Times New Roman" w:hAnsi="Times New Roman" w:cs="Times New Roman"/>
              </w:rPr>
              <w:t>̀</w:t>
            </w:r>
            <w:r w:rsidRPr="00CB2D55">
              <w:t>ⲃⲟⲗ</w:t>
            </w:r>
          </w:p>
        </w:tc>
      </w:tr>
      <w:tr w:rsidR="00E35F1F" w14:paraId="20FE366B" w14:textId="77777777" w:rsidTr="00E35F1F">
        <w:trPr>
          <w:cantSplit/>
          <w:jc w:val="center"/>
        </w:trPr>
        <w:tc>
          <w:tcPr>
            <w:tcW w:w="288" w:type="dxa"/>
          </w:tcPr>
          <w:p w14:paraId="1EB48249" w14:textId="77777777" w:rsidR="00E35F1F" w:rsidRDefault="00E35F1F" w:rsidP="00E35F1F">
            <w:pPr>
              <w:pStyle w:val="CopticCross"/>
            </w:pPr>
            <w:r w:rsidRPr="000F6316">
              <w:t>¿</w:t>
            </w:r>
          </w:p>
        </w:tc>
        <w:tc>
          <w:tcPr>
            <w:tcW w:w="3960" w:type="dxa"/>
          </w:tcPr>
          <w:p w14:paraId="0DF6E797" w14:textId="77777777" w:rsidR="00E35F1F" w:rsidRPr="007425E1" w:rsidRDefault="00E35F1F" w:rsidP="00E35F1F">
            <w:pPr>
              <w:pStyle w:val="EngHang"/>
            </w:pPr>
            <w:r w:rsidRPr="007425E1">
              <w:t>The first tabernacle,</w:t>
            </w:r>
          </w:p>
          <w:p w14:paraId="541F40C1" w14:textId="77777777" w:rsidR="00E35F1F" w:rsidRPr="007425E1" w:rsidRDefault="00E35F1F" w:rsidP="00E35F1F">
            <w:pPr>
              <w:pStyle w:val="EngHang"/>
            </w:pPr>
            <w:r>
              <w:t>Which Moses made;</w:t>
            </w:r>
          </w:p>
          <w:p w14:paraId="4E040F18" w14:textId="77777777" w:rsidR="00E35F1F" w:rsidRPr="007425E1" w:rsidRDefault="00E35F1F" w:rsidP="00E35F1F">
            <w:pPr>
              <w:pStyle w:val="EngHang"/>
            </w:pPr>
            <w:r w:rsidRPr="007425E1">
              <w:t>A place of forgiveness,</w:t>
            </w:r>
          </w:p>
          <w:p w14:paraId="0CC3E38A" w14:textId="77777777" w:rsidR="00E35F1F" w:rsidRPr="001A0083" w:rsidRDefault="00E35F1F" w:rsidP="00E35F1F">
            <w:pPr>
              <w:pStyle w:val="EngHangEnd"/>
            </w:pPr>
            <w:r w:rsidRPr="007425E1">
              <w:t>For the children of Israel</w:t>
            </w:r>
            <w:r>
              <w:t>:</w:t>
            </w:r>
          </w:p>
        </w:tc>
        <w:tc>
          <w:tcPr>
            <w:tcW w:w="288" w:type="dxa"/>
          </w:tcPr>
          <w:p w14:paraId="51FCD41D" w14:textId="77777777" w:rsidR="00E35F1F" w:rsidRDefault="00E35F1F" w:rsidP="00E35F1F"/>
        </w:tc>
        <w:tc>
          <w:tcPr>
            <w:tcW w:w="288" w:type="dxa"/>
          </w:tcPr>
          <w:p w14:paraId="6B62321A" w14:textId="77777777" w:rsidR="00E35F1F" w:rsidRDefault="00E35F1F" w:rsidP="00E35F1F">
            <w:pPr>
              <w:pStyle w:val="CopticCross"/>
            </w:pPr>
            <w:r w:rsidRPr="000F6316">
              <w:t>¿</w:t>
            </w:r>
          </w:p>
        </w:tc>
        <w:tc>
          <w:tcPr>
            <w:tcW w:w="3960" w:type="dxa"/>
          </w:tcPr>
          <w:p w14:paraId="3128F9EB" w14:textId="77777777" w:rsidR="00E35F1F" w:rsidRDefault="00E35F1F" w:rsidP="00E35F1F">
            <w:pPr>
              <w:pStyle w:val="CopticVersemulti-line"/>
            </w:pPr>
            <w:r w:rsidRPr="00CB2D55">
              <w:t>Ϯⲥ̀ⲕⲏⲛⲏ ⲛ̀ϩⲟⲩⲓϯ</w:t>
            </w:r>
          </w:p>
          <w:p w14:paraId="0C088A8F" w14:textId="77777777" w:rsidR="00E35F1F" w:rsidRDefault="00E35F1F" w:rsidP="00E35F1F">
            <w:pPr>
              <w:pStyle w:val="CopticVersemulti-line"/>
            </w:pPr>
            <w:r w:rsidRPr="00CB2D55">
              <w:t>ⲉ̀ⲧⲁ Ⲙⲱⲩⲥⲏⲥ ⲑⲁⲙⲓⲟⲥ</w:t>
            </w:r>
          </w:p>
          <w:p w14:paraId="3EB84FCA" w14:textId="77777777" w:rsidR="00E35F1F" w:rsidRDefault="00E35F1F" w:rsidP="00E35F1F">
            <w:pPr>
              <w:pStyle w:val="CopticVersemulti-line"/>
            </w:pPr>
            <w:r w:rsidRPr="00CB2D55">
              <w:t>ⲛ̀ⲟⲩⲙⲁⲛ̀ⲭⲁⲛⲟⲃⲓ ⲉ̀ⲃⲟⲗ</w:t>
            </w:r>
          </w:p>
          <w:p w14:paraId="3FD9C8EE" w14:textId="77777777" w:rsidR="00E35F1F" w:rsidRDefault="00E35F1F" w:rsidP="00E35F1F">
            <w:pPr>
              <w:pStyle w:val="CopticVerse"/>
            </w:pPr>
            <w:r w:rsidRPr="00CB2D55">
              <w:t>ⲛ̀ⲧⲉ ⲛⲉⲛϣⲏⲣⲓ ⲙ̀Ⲡⲓⲥ̅ⲗ</w:t>
            </w:r>
          </w:p>
        </w:tc>
      </w:tr>
      <w:tr w:rsidR="00E35F1F" w14:paraId="17DA9D58" w14:textId="77777777" w:rsidTr="00E35F1F">
        <w:trPr>
          <w:cantSplit/>
          <w:jc w:val="center"/>
        </w:trPr>
        <w:tc>
          <w:tcPr>
            <w:tcW w:w="288" w:type="dxa"/>
          </w:tcPr>
          <w:p w14:paraId="537A662F" w14:textId="77777777" w:rsidR="00E35F1F" w:rsidRDefault="00E35F1F" w:rsidP="00E35F1F">
            <w:pPr>
              <w:pStyle w:val="CopticCross"/>
            </w:pPr>
          </w:p>
        </w:tc>
        <w:tc>
          <w:tcPr>
            <w:tcW w:w="3960" w:type="dxa"/>
          </w:tcPr>
          <w:p w14:paraId="19AF0593" w14:textId="77777777" w:rsidR="00E35F1F" w:rsidRPr="007425E1" w:rsidRDefault="00E35F1F" w:rsidP="00E35F1F">
            <w:pPr>
              <w:pStyle w:val="EngHang"/>
            </w:pPr>
            <w:r>
              <w:t>Moses</w:t>
            </w:r>
            <w:r w:rsidRPr="007425E1">
              <w:t xml:space="preserve"> made it with glory,</w:t>
            </w:r>
          </w:p>
          <w:p w14:paraId="6A758C7A" w14:textId="56513C87" w:rsidR="00E35F1F" w:rsidRPr="007425E1" w:rsidRDefault="00BD1732" w:rsidP="00E35F1F">
            <w:pPr>
              <w:pStyle w:val="EngHang"/>
            </w:pPr>
            <w:r>
              <w:t>According to the word of</w:t>
            </w:r>
            <w:r w:rsidR="00E35F1F" w:rsidRPr="007425E1">
              <w:t xml:space="preserve"> the Lord,</w:t>
            </w:r>
          </w:p>
          <w:p w14:paraId="3A9B0760" w14:textId="77777777" w:rsidR="00E35F1F" w:rsidRPr="007425E1" w:rsidRDefault="00E35F1F" w:rsidP="00E35F1F">
            <w:pPr>
              <w:pStyle w:val="EngHang"/>
            </w:pPr>
            <w:r w:rsidRPr="007425E1">
              <w:t>According to the pattern,</w:t>
            </w:r>
          </w:p>
          <w:p w14:paraId="6876CCA8" w14:textId="77777777" w:rsidR="00E35F1F" w:rsidRPr="00195761" w:rsidRDefault="00E35F1F" w:rsidP="00E35F1F">
            <w:pPr>
              <w:pStyle w:val="EngHangEnd"/>
              <w:rPr>
                <w:szCs w:val="22"/>
              </w:rPr>
            </w:pPr>
            <w:r w:rsidRPr="007425E1">
              <w:t>Shown unto Him.</w:t>
            </w:r>
          </w:p>
        </w:tc>
        <w:tc>
          <w:tcPr>
            <w:tcW w:w="288" w:type="dxa"/>
          </w:tcPr>
          <w:p w14:paraId="3096409E" w14:textId="77777777" w:rsidR="00E35F1F" w:rsidRDefault="00E35F1F" w:rsidP="00E35F1F"/>
        </w:tc>
        <w:tc>
          <w:tcPr>
            <w:tcW w:w="288" w:type="dxa"/>
          </w:tcPr>
          <w:p w14:paraId="0F39C358" w14:textId="77777777" w:rsidR="00E35F1F" w:rsidRDefault="00E35F1F" w:rsidP="00E35F1F">
            <w:pPr>
              <w:pStyle w:val="CopticCross"/>
            </w:pPr>
          </w:p>
        </w:tc>
        <w:tc>
          <w:tcPr>
            <w:tcW w:w="3960" w:type="dxa"/>
          </w:tcPr>
          <w:p w14:paraId="3607C78F" w14:textId="77777777" w:rsidR="00E35F1F" w:rsidRDefault="00E35F1F" w:rsidP="00E35F1F">
            <w:pPr>
              <w:pStyle w:val="CopticVersemulti-line"/>
            </w:pPr>
            <w:r w:rsidRPr="00CE29B0">
              <w:t>Ⲁϥⲑⲁⲙⲓⲟⲥ ϧⲉⲛ ⲟⲩⲱ̀ⲟⲩ</w:t>
            </w:r>
          </w:p>
          <w:p w14:paraId="637F8274" w14:textId="25D91970" w:rsidR="00E35F1F" w:rsidRDefault="00E35F1F" w:rsidP="00E35F1F">
            <w:pPr>
              <w:pStyle w:val="CopticVersemulti-line"/>
            </w:pPr>
            <w:r w:rsidRPr="00CE29B0">
              <w:t xml:space="preserve">ⲕⲁⲧⲁ </w:t>
            </w:r>
            <w:r w:rsidR="00BD1732">
              <w:t>ⲡ̀</w:t>
            </w:r>
            <w:r w:rsidRPr="00CE29B0">
              <w:t>ⲥⲁϫⲓ ⲙ̀Ⲡⲟ̅ⲥ̅</w:t>
            </w:r>
          </w:p>
          <w:p w14:paraId="2DBC7D40" w14:textId="77777777" w:rsidR="00E35F1F" w:rsidRDefault="00E35F1F" w:rsidP="00E35F1F">
            <w:pPr>
              <w:pStyle w:val="CopticVersemulti-line"/>
            </w:pPr>
            <w:r w:rsidRPr="00CE29B0">
              <w:t>ⲛⲉⲙ ⲕⲁⲧⲁ ⲛⲓⲧⲩⲡⲟⲥ ⲧⲏⲣⲟⲩ</w:t>
            </w:r>
          </w:p>
          <w:p w14:paraId="331DC350" w14:textId="77777777" w:rsidR="00E35F1F" w:rsidRDefault="00E35F1F" w:rsidP="00E35F1F">
            <w:pPr>
              <w:pStyle w:val="CopticVerse"/>
            </w:pPr>
            <w:r w:rsidRPr="00CE29B0">
              <w:t>ⲉ̀ⲧⲁⲩⲧⲁⲙⲟϥ ⲉ̀ⲣⲱⲟⲩ</w:t>
            </w:r>
          </w:p>
        </w:tc>
      </w:tr>
      <w:tr w:rsidR="00E35F1F" w14:paraId="4DBD025F" w14:textId="77777777" w:rsidTr="00E35F1F">
        <w:trPr>
          <w:cantSplit/>
          <w:jc w:val="center"/>
        </w:trPr>
        <w:tc>
          <w:tcPr>
            <w:tcW w:w="288" w:type="dxa"/>
          </w:tcPr>
          <w:p w14:paraId="38D3052C" w14:textId="77777777" w:rsidR="00E35F1F" w:rsidRDefault="00E35F1F" w:rsidP="00E35F1F">
            <w:pPr>
              <w:pStyle w:val="CopticCross"/>
            </w:pPr>
            <w:r w:rsidRPr="000F6316">
              <w:t>¿</w:t>
            </w:r>
          </w:p>
        </w:tc>
        <w:tc>
          <w:tcPr>
            <w:tcW w:w="3960" w:type="dxa"/>
          </w:tcPr>
          <w:p w14:paraId="127A3869" w14:textId="59326988" w:rsidR="00E35F1F" w:rsidRPr="007425E1" w:rsidRDefault="00BD1732" w:rsidP="00E35F1F">
            <w:pPr>
              <w:pStyle w:val="EngHang"/>
            </w:pPr>
            <w:r>
              <w:t>There was an Ark</w:t>
            </w:r>
          </w:p>
          <w:p w14:paraId="75D2DC4C" w14:textId="77777777" w:rsidR="00E35F1F" w:rsidRPr="007425E1" w:rsidRDefault="00E35F1F" w:rsidP="00E35F1F">
            <w:pPr>
              <w:pStyle w:val="EngHang"/>
            </w:pPr>
            <w:r>
              <w:t>I</w:t>
            </w:r>
            <w:r w:rsidRPr="007425E1">
              <w:t>n the tabernacle</w:t>
            </w:r>
            <w:r>
              <w:t>,</w:t>
            </w:r>
          </w:p>
          <w:p w14:paraId="355A4CBE" w14:textId="77777777" w:rsidR="00E35F1F" w:rsidRDefault="00E35F1F" w:rsidP="00E35F1F">
            <w:pPr>
              <w:pStyle w:val="EngHang"/>
            </w:pPr>
            <w:r>
              <w:t>Overlaid with gold</w:t>
            </w:r>
          </w:p>
          <w:p w14:paraId="643ED5AF" w14:textId="77777777" w:rsidR="00E35F1F" w:rsidRPr="007425E1" w:rsidRDefault="00E35F1F" w:rsidP="00E35F1F">
            <w:pPr>
              <w:pStyle w:val="EngHangEnd"/>
            </w:pPr>
            <w:r>
              <w:t>Within and without</w:t>
            </w:r>
            <w:r w:rsidRPr="007425E1">
              <w:t>.</w:t>
            </w:r>
          </w:p>
        </w:tc>
        <w:tc>
          <w:tcPr>
            <w:tcW w:w="288" w:type="dxa"/>
          </w:tcPr>
          <w:p w14:paraId="59989169" w14:textId="77777777" w:rsidR="00E35F1F" w:rsidRDefault="00E35F1F" w:rsidP="00E35F1F"/>
        </w:tc>
        <w:tc>
          <w:tcPr>
            <w:tcW w:w="288" w:type="dxa"/>
          </w:tcPr>
          <w:p w14:paraId="4D0F4621" w14:textId="77777777" w:rsidR="00E35F1F" w:rsidRDefault="00E35F1F" w:rsidP="00E35F1F">
            <w:pPr>
              <w:pStyle w:val="CopticCross"/>
            </w:pPr>
            <w:r w:rsidRPr="000F6316">
              <w:t>¿</w:t>
            </w:r>
          </w:p>
        </w:tc>
        <w:tc>
          <w:tcPr>
            <w:tcW w:w="3960" w:type="dxa"/>
          </w:tcPr>
          <w:p w14:paraId="5E0249C9" w14:textId="77777777" w:rsidR="00E35F1F" w:rsidRDefault="00E35F1F" w:rsidP="00E35F1F">
            <w:pPr>
              <w:pStyle w:val="CopticVersemulti-line"/>
            </w:pPr>
            <w:r w:rsidRPr="00CE29B0">
              <w:t>Ⲟⲩⲟⲛ ⲟⲩⲕⲓⲃⲱⲧⲟⲥ</w:t>
            </w:r>
          </w:p>
          <w:p w14:paraId="18D59025" w14:textId="77777777" w:rsidR="00E35F1F" w:rsidRDefault="00E35F1F" w:rsidP="00E35F1F">
            <w:pPr>
              <w:pStyle w:val="CopticVersemulti-line"/>
            </w:pPr>
            <w:r w:rsidRPr="00CE29B0">
              <w:t>ⲭⲏ ϧⲉⲛ ϯⲥ̀ⲕⲏⲛⲏ</w:t>
            </w:r>
          </w:p>
          <w:p w14:paraId="5407930A" w14:textId="77777777" w:rsidR="00E35F1F" w:rsidRDefault="00E35F1F" w:rsidP="00E35F1F">
            <w:pPr>
              <w:pStyle w:val="CopticVersemulti-line"/>
            </w:pPr>
            <w:r w:rsidRPr="00CE29B0">
              <w:t>ⲉⲥⲗⲁⲗⲏⲟⲩⲧ ⲛ̀ⲛⲟⲩⲃ</w:t>
            </w:r>
          </w:p>
          <w:p w14:paraId="41A0B7EE" w14:textId="77777777" w:rsidR="00E35F1F" w:rsidRDefault="00E35F1F" w:rsidP="00E35F1F">
            <w:pPr>
              <w:pStyle w:val="CopticVerse"/>
            </w:pPr>
            <w:r w:rsidRPr="00CE29B0">
              <w:t>ⲥⲁϧⲟⲩⲛ ⲛⲉⲙ ⲥⲁⲃⲟⲗ</w:t>
            </w:r>
          </w:p>
        </w:tc>
      </w:tr>
      <w:tr w:rsidR="00E35F1F" w14:paraId="54DEDC96" w14:textId="77777777" w:rsidTr="00E35F1F">
        <w:trPr>
          <w:cantSplit/>
          <w:jc w:val="center"/>
        </w:trPr>
        <w:tc>
          <w:tcPr>
            <w:tcW w:w="288" w:type="dxa"/>
          </w:tcPr>
          <w:p w14:paraId="6710D957" w14:textId="77777777" w:rsidR="00E35F1F" w:rsidRPr="000F6316" w:rsidRDefault="00E35F1F" w:rsidP="00E35F1F">
            <w:pPr>
              <w:pStyle w:val="CopticCross"/>
            </w:pPr>
          </w:p>
        </w:tc>
        <w:tc>
          <w:tcPr>
            <w:tcW w:w="3960" w:type="dxa"/>
          </w:tcPr>
          <w:p w14:paraId="0C6ECEDA" w14:textId="04DC3D57" w:rsidR="00E35F1F" w:rsidRDefault="00E35F1F" w:rsidP="00E35F1F">
            <w:pPr>
              <w:pStyle w:val="EngHang"/>
            </w:pPr>
            <w:r>
              <w:t>There was a</w:t>
            </w:r>
            <w:r w:rsidR="00BD1732">
              <w:t xml:space="preserve"> Mercy Seat</w:t>
            </w:r>
          </w:p>
          <w:p w14:paraId="1202386C" w14:textId="77777777" w:rsidR="00E35F1F" w:rsidRDefault="00E35F1F" w:rsidP="00E35F1F">
            <w:pPr>
              <w:pStyle w:val="EngHang"/>
            </w:pPr>
            <w:r>
              <w:t>In the Tabernacle,</w:t>
            </w:r>
          </w:p>
          <w:p w14:paraId="7A3B35B0" w14:textId="77777777" w:rsidR="00E35F1F" w:rsidRDefault="00E35F1F" w:rsidP="00E35F1F">
            <w:pPr>
              <w:pStyle w:val="EngHang"/>
            </w:pPr>
            <w:r>
              <w:t>With golden Cherubs</w:t>
            </w:r>
          </w:p>
          <w:p w14:paraId="4C879274" w14:textId="77777777" w:rsidR="00E35F1F" w:rsidRPr="007425E1" w:rsidRDefault="00E35F1F" w:rsidP="00E35F1F">
            <w:pPr>
              <w:pStyle w:val="EngHangEnd"/>
            </w:pPr>
            <w:r>
              <w:t>Overshadowing it.</w:t>
            </w:r>
          </w:p>
        </w:tc>
        <w:tc>
          <w:tcPr>
            <w:tcW w:w="288" w:type="dxa"/>
          </w:tcPr>
          <w:p w14:paraId="080A4D2D" w14:textId="77777777" w:rsidR="00E35F1F" w:rsidRDefault="00E35F1F" w:rsidP="00E35F1F"/>
        </w:tc>
        <w:tc>
          <w:tcPr>
            <w:tcW w:w="288" w:type="dxa"/>
          </w:tcPr>
          <w:p w14:paraId="0E3F7372" w14:textId="77777777" w:rsidR="00E35F1F" w:rsidRDefault="00E35F1F" w:rsidP="00E35F1F">
            <w:pPr>
              <w:pStyle w:val="CopticCross"/>
            </w:pPr>
          </w:p>
        </w:tc>
        <w:tc>
          <w:tcPr>
            <w:tcW w:w="3960" w:type="dxa"/>
          </w:tcPr>
          <w:p w14:paraId="333C8374" w14:textId="77777777" w:rsidR="00E35F1F" w:rsidRDefault="00E35F1F" w:rsidP="00E35F1F">
            <w:pPr>
              <w:pStyle w:val="CopticVersemulti-line"/>
            </w:pPr>
            <w:r w:rsidRPr="00CE29B0">
              <w:t>Ⲟⲩⲟⲛ ⲟⲩⲓⲗⲁⲥⲧⲏⲣⲓⲟⲛ</w:t>
            </w:r>
          </w:p>
          <w:p w14:paraId="338BC4F8" w14:textId="77777777" w:rsidR="00E35F1F" w:rsidRDefault="00E35F1F" w:rsidP="00E35F1F">
            <w:pPr>
              <w:pStyle w:val="CopticVersemulti-line"/>
            </w:pPr>
            <w:r w:rsidRPr="00CE29B0">
              <w:t>ⲭⲏ ϧⲉⲛ ϯⲥⲕ̀ⲏⲛⲏ</w:t>
            </w:r>
          </w:p>
          <w:p w14:paraId="1410310B" w14:textId="77777777" w:rsidR="00E35F1F" w:rsidRDefault="00E35F1F" w:rsidP="00E35F1F">
            <w:pPr>
              <w:pStyle w:val="CopticVersemulti-line"/>
            </w:pPr>
            <w:r w:rsidRPr="00CE29B0">
              <w:t>ϩⲁⲛⲭⲉⲣⲟⲩⲃⲓⲙ ⲛ̀ⲛⲟⲩⲃ</w:t>
            </w:r>
          </w:p>
          <w:p w14:paraId="4C362965" w14:textId="77777777" w:rsidR="00E35F1F" w:rsidRDefault="00E35F1F" w:rsidP="00E35F1F">
            <w:pPr>
              <w:pStyle w:val="CopticVerse"/>
            </w:pPr>
            <w:r w:rsidRPr="00CE29B0">
              <w:t>ⲥⲉⲉⲣϧⲏⲓⲃⲓ ⲉ̀ϫⲱϥ</w:t>
            </w:r>
          </w:p>
        </w:tc>
      </w:tr>
      <w:tr w:rsidR="00E35F1F" w14:paraId="2F1EA6F5" w14:textId="77777777" w:rsidTr="00E35F1F">
        <w:trPr>
          <w:cantSplit/>
          <w:jc w:val="center"/>
        </w:trPr>
        <w:tc>
          <w:tcPr>
            <w:tcW w:w="288" w:type="dxa"/>
          </w:tcPr>
          <w:p w14:paraId="04C1389E" w14:textId="77777777" w:rsidR="00E35F1F" w:rsidRDefault="00E35F1F" w:rsidP="00E35F1F">
            <w:pPr>
              <w:pStyle w:val="CopticCross"/>
            </w:pPr>
            <w:r w:rsidRPr="000F6316">
              <w:t>¿</w:t>
            </w:r>
          </w:p>
        </w:tc>
        <w:tc>
          <w:tcPr>
            <w:tcW w:w="3960" w:type="dxa"/>
          </w:tcPr>
          <w:p w14:paraId="03A5BBE0" w14:textId="77777777" w:rsidR="00E35F1F" w:rsidRPr="007425E1" w:rsidRDefault="00E35F1F" w:rsidP="00E35F1F">
            <w:pPr>
              <w:pStyle w:val="EngHang"/>
            </w:pPr>
            <w:r>
              <w:t>There was a golden pot</w:t>
            </w:r>
          </w:p>
          <w:p w14:paraId="082535E1" w14:textId="77777777" w:rsidR="00E35F1F" w:rsidRPr="007425E1" w:rsidRDefault="00E35F1F" w:rsidP="00E35F1F">
            <w:pPr>
              <w:pStyle w:val="EngHang"/>
            </w:pPr>
            <w:r>
              <w:t>I</w:t>
            </w:r>
            <w:r w:rsidRPr="007425E1">
              <w:t>n the tabernacle,</w:t>
            </w:r>
          </w:p>
          <w:p w14:paraId="1690A061" w14:textId="33650EB9" w:rsidR="00E35F1F" w:rsidRPr="007425E1" w:rsidRDefault="00E35F1F" w:rsidP="00E35F1F">
            <w:pPr>
              <w:pStyle w:val="EngHang"/>
            </w:pPr>
            <w:r>
              <w:t xml:space="preserve">And a </w:t>
            </w:r>
            <w:r w:rsidR="00BD1732">
              <w:t>measure of the manna</w:t>
            </w:r>
          </w:p>
          <w:p w14:paraId="45656016" w14:textId="77777777" w:rsidR="00E35F1F" w:rsidRPr="007425E1" w:rsidRDefault="00E35F1F" w:rsidP="00E35F1F">
            <w:pPr>
              <w:pStyle w:val="EngHangEnd"/>
            </w:pPr>
            <w:r w:rsidRPr="007425E1">
              <w:t>Was hidden within</w:t>
            </w:r>
            <w:r>
              <w:t xml:space="preserve"> it</w:t>
            </w:r>
            <w:r w:rsidRPr="007425E1">
              <w:t>.</w:t>
            </w:r>
          </w:p>
        </w:tc>
        <w:tc>
          <w:tcPr>
            <w:tcW w:w="288" w:type="dxa"/>
          </w:tcPr>
          <w:p w14:paraId="5D240455" w14:textId="77777777" w:rsidR="00E35F1F" w:rsidRDefault="00E35F1F" w:rsidP="00E35F1F"/>
        </w:tc>
        <w:tc>
          <w:tcPr>
            <w:tcW w:w="288" w:type="dxa"/>
          </w:tcPr>
          <w:p w14:paraId="49C710A3" w14:textId="77777777" w:rsidR="00E35F1F" w:rsidRDefault="00E35F1F" w:rsidP="00E35F1F">
            <w:pPr>
              <w:pStyle w:val="CopticCross"/>
            </w:pPr>
            <w:r w:rsidRPr="000F6316">
              <w:t>¿</w:t>
            </w:r>
          </w:p>
        </w:tc>
        <w:tc>
          <w:tcPr>
            <w:tcW w:w="3960" w:type="dxa"/>
          </w:tcPr>
          <w:p w14:paraId="74D61C4C" w14:textId="77777777" w:rsidR="00E35F1F" w:rsidRDefault="00E35F1F" w:rsidP="00E35F1F">
            <w:pPr>
              <w:pStyle w:val="CopticVersemulti-line"/>
            </w:pPr>
            <w:r w:rsidRPr="00CE29B0">
              <w:t>Ⲟⲩⲟⲛ ⲟⲩⲥ̀ⲧⲁⲙⲛⲟⲥ ⲛ̀ⲛⲟⲩⲃ</w:t>
            </w:r>
          </w:p>
          <w:p w14:paraId="55087CB4" w14:textId="77777777" w:rsidR="00E35F1F" w:rsidRDefault="00E35F1F" w:rsidP="00E35F1F">
            <w:pPr>
              <w:pStyle w:val="CopticVersemulti-line"/>
            </w:pPr>
            <w:r w:rsidRPr="00CE29B0">
              <w:t>ⲭⲏ ϧⲉⲛ ϯⲥ̀ⲕⲏⲛⲏ</w:t>
            </w:r>
          </w:p>
          <w:p w14:paraId="41A4F136" w14:textId="77777777" w:rsidR="00E35F1F" w:rsidRDefault="00E35F1F" w:rsidP="00E35F1F">
            <w:pPr>
              <w:pStyle w:val="CopticVersemulti-line"/>
            </w:pPr>
            <w:r w:rsidRPr="00CE29B0">
              <w:t>ⲉ̀ⲣⲉ ⲟⲩϣⲓ ⲙ̀ⲙⲁⲛⲛⲁ ϩⲏⲡ</w:t>
            </w:r>
          </w:p>
          <w:p w14:paraId="6FC68D11" w14:textId="77777777" w:rsidR="00E35F1F" w:rsidRDefault="00E35F1F" w:rsidP="00E35F1F">
            <w:pPr>
              <w:pStyle w:val="CopticVerse"/>
            </w:pPr>
            <w:r w:rsidRPr="00CE29B0">
              <w:t>ⲛ̀ϧ̀ⲣⲏⲓ ⲛ̀ϧⲏⲧϥ</w:t>
            </w:r>
          </w:p>
        </w:tc>
      </w:tr>
      <w:tr w:rsidR="00E35F1F" w14:paraId="58C6A1A2" w14:textId="77777777" w:rsidTr="00E35F1F">
        <w:trPr>
          <w:cantSplit/>
          <w:jc w:val="center"/>
        </w:trPr>
        <w:tc>
          <w:tcPr>
            <w:tcW w:w="288" w:type="dxa"/>
          </w:tcPr>
          <w:p w14:paraId="45F7E07E" w14:textId="77777777" w:rsidR="00E35F1F" w:rsidRDefault="00E35F1F" w:rsidP="00E35F1F">
            <w:pPr>
              <w:pStyle w:val="CopticCross"/>
            </w:pPr>
          </w:p>
        </w:tc>
        <w:tc>
          <w:tcPr>
            <w:tcW w:w="3960" w:type="dxa"/>
          </w:tcPr>
          <w:p w14:paraId="516C134B" w14:textId="77777777" w:rsidR="00E35F1F" w:rsidRDefault="00E35F1F" w:rsidP="00E35F1F">
            <w:pPr>
              <w:pStyle w:val="EngHang"/>
            </w:pPr>
            <w:r>
              <w:t>There was a golden lampstand</w:t>
            </w:r>
          </w:p>
          <w:p w14:paraId="3A2D1610" w14:textId="77777777" w:rsidR="00E35F1F" w:rsidRDefault="00E35F1F" w:rsidP="00E35F1F">
            <w:pPr>
              <w:pStyle w:val="EngHang"/>
            </w:pPr>
            <w:r>
              <w:t>In the tabernacle,</w:t>
            </w:r>
          </w:p>
          <w:p w14:paraId="6EB43A47" w14:textId="77777777" w:rsidR="00E35F1F" w:rsidRDefault="00E35F1F" w:rsidP="00E35F1F">
            <w:pPr>
              <w:pStyle w:val="EngHang"/>
            </w:pPr>
            <w:r>
              <w:t>Which had seven lamps</w:t>
            </w:r>
          </w:p>
          <w:p w14:paraId="132CA72A" w14:textId="77777777" w:rsidR="00E35F1F" w:rsidRPr="007425E1" w:rsidRDefault="00E35F1F" w:rsidP="00E35F1F">
            <w:pPr>
              <w:pStyle w:val="EngHangEnd"/>
            </w:pPr>
            <w:r>
              <w:t>Giving light.</w:t>
            </w:r>
          </w:p>
        </w:tc>
        <w:tc>
          <w:tcPr>
            <w:tcW w:w="288" w:type="dxa"/>
          </w:tcPr>
          <w:p w14:paraId="3315A2FE" w14:textId="77777777" w:rsidR="00E35F1F" w:rsidRDefault="00E35F1F" w:rsidP="00E35F1F"/>
        </w:tc>
        <w:tc>
          <w:tcPr>
            <w:tcW w:w="288" w:type="dxa"/>
          </w:tcPr>
          <w:p w14:paraId="601AAE9B" w14:textId="77777777" w:rsidR="00E35F1F" w:rsidRDefault="00E35F1F" w:rsidP="00E35F1F">
            <w:pPr>
              <w:pStyle w:val="CopticCross"/>
            </w:pPr>
          </w:p>
        </w:tc>
        <w:tc>
          <w:tcPr>
            <w:tcW w:w="3960" w:type="dxa"/>
          </w:tcPr>
          <w:p w14:paraId="7AA96352" w14:textId="77777777" w:rsidR="00E35F1F" w:rsidRDefault="00E35F1F" w:rsidP="00E35F1F">
            <w:pPr>
              <w:pStyle w:val="CopticVersemulti-line"/>
            </w:pPr>
            <w:r w:rsidRPr="00CE29B0">
              <w:t>Ⲟⲩⲟⲛ ⲟⲩⲗⲩⲭⲛⲓⲁ̀ ⲛ̀ⲛⲟⲩⲃ</w:t>
            </w:r>
          </w:p>
          <w:p w14:paraId="4F543A06" w14:textId="77777777" w:rsidR="00E35F1F" w:rsidRDefault="00E35F1F" w:rsidP="00E35F1F">
            <w:pPr>
              <w:pStyle w:val="CopticVersemulti-line"/>
            </w:pPr>
            <w:r w:rsidRPr="00CE29B0">
              <w:t>ⲭⲏ ϧⲉⲛ ϯⲥ̀ⲕⲏⲛⲏ</w:t>
            </w:r>
          </w:p>
          <w:p w14:paraId="6D42CE1F" w14:textId="77777777" w:rsidR="00E35F1F" w:rsidRDefault="00E35F1F" w:rsidP="00E35F1F">
            <w:pPr>
              <w:pStyle w:val="CopticVersemulti-line"/>
            </w:pPr>
            <w:r w:rsidRPr="00CE29B0">
              <w:t>ⲉ̀ⲣⲉ ⲡⲓϣⲁϣϤ ⲛ̀ϧⲏⲃⲥ</w:t>
            </w:r>
          </w:p>
          <w:p w14:paraId="36EA6237" w14:textId="77777777" w:rsidR="00E35F1F" w:rsidRDefault="00E35F1F" w:rsidP="00E35F1F">
            <w:pPr>
              <w:pStyle w:val="CopticVerse"/>
            </w:pPr>
            <w:r w:rsidRPr="00CE29B0">
              <w:t>ⲉ̀ⲣⲟⲩⲱⲓⲛⲓ ⲉ̀ϫⲱⲥ</w:t>
            </w:r>
          </w:p>
        </w:tc>
      </w:tr>
      <w:tr w:rsidR="00E35F1F" w14:paraId="53DB02A4" w14:textId="77777777" w:rsidTr="00E35F1F">
        <w:trPr>
          <w:cantSplit/>
          <w:jc w:val="center"/>
        </w:trPr>
        <w:tc>
          <w:tcPr>
            <w:tcW w:w="288" w:type="dxa"/>
          </w:tcPr>
          <w:p w14:paraId="5733B2E5" w14:textId="77777777" w:rsidR="00E35F1F" w:rsidRDefault="00E35F1F" w:rsidP="00E35F1F">
            <w:pPr>
              <w:pStyle w:val="CopticCross"/>
            </w:pPr>
            <w:r w:rsidRPr="000F6316">
              <w:t>¿</w:t>
            </w:r>
          </w:p>
        </w:tc>
        <w:tc>
          <w:tcPr>
            <w:tcW w:w="3960" w:type="dxa"/>
          </w:tcPr>
          <w:p w14:paraId="7562DC5F" w14:textId="2202C894" w:rsidR="00E35F1F" w:rsidRPr="007425E1" w:rsidRDefault="00BD1732" w:rsidP="00E35F1F">
            <w:pPr>
              <w:pStyle w:val="EngHang"/>
            </w:pPr>
            <w:r>
              <w:t>There was a golden censer</w:t>
            </w:r>
          </w:p>
          <w:p w14:paraId="6CAD18E7" w14:textId="77777777" w:rsidR="00E35F1F" w:rsidRPr="007425E1" w:rsidRDefault="00E35F1F" w:rsidP="00E35F1F">
            <w:pPr>
              <w:pStyle w:val="EngHang"/>
            </w:pPr>
            <w:r>
              <w:t>I</w:t>
            </w:r>
            <w:r w:rsidRPr="007425E1">
              <w:t xml:space="preserve">n the </w:t>
            </w:r>
            <w:commentRangeStart w:id="723"/>
            <w:r w:rsidRPr="007425E1">
              <w:t>t</w:t>
            </w:r>
            <w:commentRangeEnd w:id="723"/>
            <w:r>
              <w:rPr>
                <w:rStyle w:val="CommentReference"/>
                <w:rFonts w:eastAsiaTheme="minorHAnsi" w:cstheme="minorBidi"/>
                <w:color w:val="auto"/>
                <w:lang w:val="en-CA"/>
              </w:rPr>
              <w:commentReference w:id="723"/>
            </w:r>
            <w:r w:rsidRPr="007425E1">
              <w:t>abernacle,</w:t>
            </w:r>
          </w:p>
          <w:p w14:paraId="47A14171" w14:textId="1B48D4A6" w:rsidR="00E35F1F" w:rsidRPr="007425E1" w:rsidRDefault="00BD1732" w:rsidP="00E35F1F">
            <w:pPr>
              <w:pStyle w:val="EngHang"/>
            </w:pPr>
            <w:r>
              <w:t>Where the choice incense</w:t>
            </w:r>
          </w:p>
          <w:p w14:paraId="105858B5" w14:textId="77777777" w:rsidR="00E35F1F" w:rsidRPr="007425E1" w:rsidRDefault="00E35F1F" w:rsidP="00E35F1F">
            <w:pPr>
              <w:pStyle w:val="EngHangEnd"/>
            </w:pPr>
            <w:r w:rsidRPr="007425E1">
              <w:t>Was in its midst.</w:t>
            </w:r>
          </w:p>
        </w:tc>
        <w:tc>
          <w:tcPr>
            <w:tcW w:w="288" w:type="dxa"/>
          </w:tcPr>
          <w:p w14:paraId="284FC443" w14:textId="77777777" w:rsidR="00E35F1F" w:rsidRDefault="00E35F1F" w:rsidP="00E35F1F"/>
        </w:tc>
        <w:tc>
          <w:tcPr>
            <w:tcW w:w="288" w:type="dxa"/>
          </w:tcPr>
          <w:p w14:paraId="17291423" w14:textId="77777777" w:rsidR="00E35F1F" w:rsidRDefault="00E35F1F" w:rsidP="00E35F1F">
            <w:pPr>
              <w:pStyle w:val="CopticCross"/>
            </w:pPr>
            <w:r w:rsidRPr="000F6316">
              <w:t>¿</w:t>
            </w:r>
          </w:p>
        </w:tc>
        <w:tc>
          <w:tcPr>
            <w:tcW w:w="3960" w:type="dxa"/>
          </w:tcPr>
          <w:p w14:paraId="1DF6355E" w14:textId="77777777" w:rsidR="00E35F1F" w:rsidRDefault="00E35F1F" w:rsidP="00E35F1F">
            <w:pPr>
              <w:pStyle w:val="CopticVersemulti-line"/>
            </w:pPr>
            <w:r w:rsidRPr="00CE29B0">
              <w:t>Ⲟⲩⲟⲛ ⲟⲩϣⲟⲩⲣⲏ ⲛ̀ⲛⲟⲩⲃ</w:t>
            </w:r>
          </w:p>
          <w:p w14:paraId="096A28E6" w14:textId="77777777" w:rsidR="00E35F1F" w:rsidRDefault="00E35F1F" w:rsidP="00E35F1F">
            <w:pPr>
              <w:pStyle w:val="CopticVersemulti-line"/>
            </w:pPr>
            <w:r w:rsidRPr="00CE29B0">
              <w:t>ⲭⲏ ϧⲉⲛ ϯⲥ̀ⲕⲏⲛⲏ</w:t>
            </w:r>
          </w:p>
          <w:p w14:paraId="48AFB98D" w14:textId="77777777" w:rsidR="00E35F1F" w:rsidRDefault="00E35F1F" w:rsidP="00E35F1F">
            <w:pPr>
              <w:pStyle w:val="CopticVersemulti-line"/>
            </w:pPr>
            <w:r w:rsidRPr="00CE29B0">
              <w:t>ⲉ̀ⲣⲉ ⲡⲓⲕⲩⲛⲁⲙⲱⲛⲟⲛ</w:t>
            </w:r>
          </w:p>
          <w:p w14:paraId="186E2054" w14:textId="77777777" w:rsidR="00E35F1F" w:rsidRDefault="00E35F1F" w:rsidP="00E35F1F">
            <w:pPr>
              <w:pStyle w:val="CopticVerse"/>
            </w:pPr>
            <w:r w:rsidRPr="00CE29B0">
              <w:t>ⲉⲧⲱⲧⲡ ϧⲉⲛ ⲧⲉⲥⲙⲏϯ</w:t>
            </w:r>
          </w:p>
        </w:tc>
      </w:tr>
      <w:tr w:rsidR="00E35F1F" w14:paraId="21077746" w14:textId="77777777" w:rsidTr="00E35F1F">
        <w:trPr>
          <w:cantSplit/>
          <w:jc w:val="center"/>
        </w:trPr>
        <w:tc>
          <w:tcPr>
            <w:tcW w:w="288" w:type="dxa"/>
          </w:tcPr>
          <w:p w14:paraId="14013C66" w14:textId="77777777" w:rsidR="00E35F1F" w:rsidRDefault="00E35F1F" w:rsidP="00E35F1F">
            <w:pPr>
              <w:pStyle w:val="CopticCross"/>
            </w:pPr>
          </w:p>
        </w:tc>
        <w:tc>
          <w:tcPr>
            <w:tcW w:w="3960" w:type="dxa"/>
          </w:tcPr>
          <w:p w14:paraId="0E76E156" w14:textId="77777777" w:rsidR="00E35F1F" w:rsidRPr="007425E1" w:rsidRDefault="00E35F1F" w:rsidP="00E35F1F">
            <w:pPr>
              <w:pStyle w:val="EngHang"/>
            </w:pPr>
            <w:r w:rsidRPr="007425E1">
              <w:t>There was a fragrant flower</w:t>
            </w:r>
          </w:p>
          <w:p w14:paraId="01AF5046" w14:textId="77777777" w:rsidR="00E35F1F" w:rsidRPr="007425E1" w:rsidRDefault="00E35F1F" w:rsidP="00E35F1F">
            <w:pPr>
              <w:pStyle w:val="EngHang"/>
            </w:pPr>
            <w:r>
              <w:t>I</w:t>
            </w:r>
            <w:r w:rsidRPr="007425E1">
              <w:t>n the tabernacle,</w:t>
            </w:r>
          </w:p>
          <w:p w14:paraId="3DA75177" w14:textId="77777777" w:rsidR="00E35F1F" w:rsidRPr="007425E1" w:rsidRDefault="00E35F1F" w:rsidP="00E35F1F">
            <w:pPr>
              <w:pStyle w:val="EngHang"/>
            </w:pPr>
            <w:r w:rsidRPr="007425E1">
              <w:t>Smelled</w:t>
            </w:r>
            <w:r>
              <w:rPr>
                <w:rStyle w:val="FootnoteReference"/>
                <w:lang w:val="en-GB"/>
              </w:rPr>
              <w:t xml:space="preserve"> </w:t>
            </w:r>
            <w:r w:rsidRPr="007425E1">
              <w:t>by all</w:t>
            </w:r>
          </w:p>
          <w:p w14:paraId="56ED1960" w14:textId="77777777" w:rsidR="00E35F1F" w:rsidRPr="007425E1" w:rsidRDefault="00E35F1F" w:rsidP="00E35F1F">
            <w:pPr>
              <w:pStyle w:val="EngHangEnd"/>
            </w:pPr>
            <w:r w:rsidRPr="007425E1">
              <w:t>The house of Israel.</w:t>
            </w:r>
          </w:p>
        </w:tc>
        <w:tc>
          <w:tcPr>
            <w:tcW w:w="288" w:type="dxa"/>
          </w:tcPr>
          <w:p w14:paraId="60F34BDE" w14:textId="77777777" w:rsidR="00E35F1F" w:rsidRDefault="00E35F1F" w:rsidP="00E35F1F"/>
        </w:tc>
        <w:tc>
          <w:tcPr>
            <w:tcW w:w="288" w:type="dxa"/>
          </w:tcPr>
          <w:p w14:paraId="70B2753D" w14:textId="77777777" w:rsidR="00E35F1F" w:rsidRDefault="00E35F1F" w:rsidP="00E35F1F">
            <w:pPr>
              <w:pStyle w:val="CopticCross"/>
            </w:pPr>
          </w:p>
        </w:tc>
        <w:tc>
          <w:tcPr>
            <w:tcW w:w="3960" w:type="dxa"/>
          </w:tcPr>
          <w:p w14:paraId="09488D17" w14:textId="77777777" w:rsidR="00E35F1F" w:rsidRDefault="00E35F1F" w:rsidP="00E35F1F">
            <w:pPr>
              <w:pStyle w:val="CopticVersemulti-line"/>
            </w:pPr>
            <w:r w:rsidRPr="00CE29B0">
              <w:t>Ⲟⲩⲟⲛ ⲟⲩϩ̀ⲣⲏⲣⲓ ⲛ̀ⲥ̀ⲑⲟⲓⲛⲟⲩϥⲓ</w:t>
            </w:r>
          </w:p>
          <w:p w14:paraId="3F595C6F" w14:textId="77777777" w:rsidR="00E35F1F" w:rsidRDefault="00E35F1F" w:rsidP="00E35F1F">
            <w:pPr>
              <w:pStyle w:val="CopticVersemulti-line"/>
            </w:pPr>
            <w:r w:rsidRPr="00CE29B0">
              <w:t>ⲭⲏ ϧⲉⲛ ϯⲥ̀ⲭⲏⲛⲏ</w:t>
            </w:r>
          </w:p>
          <w:p w14:paraId="623BE730" w14:textId="77777777" w:rsidR="00E35F1F" w:rsidRDefault="00E35F1F" w:rsidP="00E35F1F">
            <w:pPr>
              <w:pStyle w:val="CopticVersemulti-line"/>
            </w:pPr>
            <w:r w:rsidRPr="00CE29B0">
              <w:t>ⲉⲩϣⲱⲗⲉⲙ ⲉ̀ⲣⲟⲥ ⲧⲏⲣⲟⲩ</w:t>
            </w:r>
          </w:p>
          <w:p w14:paraId="2F21069D" w14:textId="77777777" w:rsidR="00E35F1F" w:rsidRDefault="00E35F1F" w:rsidP="00E35F1F">
            <w:pPr>
              <w:pStyle w:val="CopticVerse"/>
            </w:pPr>
            <w:r w:rsidRPr="00CE29B0">
              <w:t>ⲛ̀ϫⲉ ⲛⲁ ⲡ̀ⲏⲓ ⲙ̀Ⲡⲓⲥ̅ⲗ</w:t>
            </w:r>
          </w:p>
        </w:tc>
      </w:tr>
      <w:tr w:rsidR="00E35F1F" w14:paraId="290AE487" w14:textId="77777777" w:rsidTr="00E35F1F">
        <w:trPr>
          <w:cantSplit/>
          <w:jc w:val="center"/>
        </w:trPr>
        <w:tc>
          <w:tcPr>
            <w:tcW w:w="288" w:type="dxa"/>
          </w:tcPr>
          <w:p w14:paraId="367781C9" w14:textId="77777777" w:rsidR="00E35F1F" w:rsidRDefault="00E35F1F" w:rsidP="00E35F1F">
            <w:pPr>
              <w:pStyle w:val="CopticCross"/>
            </w:pPr>
            <w:r w:rsidRPr="000F6316">
              <w:t>¿</w:t>
            </w:r>
          </w:p>
        </w:tc>
        <w:tc>
          <w:tcPr>
            <w:tcW w:w="3960" w:type="dxa"/>
          </w:tcPr>
          <w:p w14:paraId="21BACF31" w14:textId="77777777" w:rsidR="00E35F1F" w:rsidRPr="007425E1" w:rsidRDefault="00E35F1F" w:rsidP="00E35F1F">
            <w:pPr>
              <w:pStyle w:val="EngHang"/>
            </w:pPr>
            <w:commentRangeStart w:id="724"/>
            <w:r>
              <w:t xml:space="preserve">The </w:t>
            </w:r>
            <w:commentRangeEnd w:id="724"/>
            <w:r>
              <w:rPr>
                <w:rStyle w:val="CommentReference"/>
                <w:rFonts w:eastAsiaTheme="minorHAnsi" w:cstheme="minorBidi"/>
                <w:color w:val="auto"/>
                <w:lang w:val="en-CA"/>
              </w:rPr>
              <w:commentReference w:id="724"/>
            </w:r>
            <w:r>
              <w:t>rod of Aaron</w:t>
            </w:r>
          </w:p>
          <w:p w14:paraId="16AB561B" w14:textId="77777777" w:rsidR="00E35F1F" w:rsidRPr="007425E1" w:rsidRDefault="00E35F1F" w:rsidP="00E35F1F">
            <w:pPr>
              <w:pStyle w:val="EngHang"/>
            </w:pPr>
            <w:r>
              <w:t>Was i</w:t>
            </w:r>
            <w:r w:rsidRPr="007425E1">
              <w:t>n the tabernacle,</w:t>
            </w:r>
          </w:p>
          <w:p w14:paraId="46131257" w14:textId="77777777" w:rsidR="00E35F1F" w:rsidRPr="007425E1" w:rsidRDefault="00E35F1F" w:rsidP="00E35F1F">
            <w:pPr>
              <w:pStyle w:val="EngHang"/>
            </w:pPr>
            <w:r w:rsidRPr="007425E1">
              <w:t>Which</w:t>
            </w:r>
            <w:r>
              <w:t xml:space="preserve"> had</w:t>
            </w:r>
            <w:r w:rsidRPr="007425E1">
              <w:t xml:space="preserve"> blossomed,</w:t>
            </w:r>
          </w:p>
          <w:p w14:paraId="64B366D9" w14:textId="77777777" w:rsidR="00E35F1F" w:rsidRPr="007425E1" w:rsidRDefault="00E35F1F" w:rsidP="00E35F1F">
            <w:pPr>
              <w:pStyle w:val="EngHangEnd"/>
            </w:pPr>
            <w:r w:rsidRPr="007425E1">
              <w:t>Without planting or watering.</w:t>
            </w:r>
          </w:p>
        </w:tc>
        <w:tc>
          <w:tcPr>
            <w:tcW w:w="288" w:type="dxa"/>
          </w:tcPr>
          <w:p w14:paraId="517D8B77" w14:textId="77777777" w:rsidR="00E35F1F" w:rsidRDefault="00E35F1F" w:rsidP="00E35F1F"/>
        </w:tc>
        <w:tc>
          <w:tcPr>
            <w:tcW w:w="288" w:type="dxa"/>
          </w:tcPr>
          <w:p w14:paraId="585C3F01" w14:textId="77777777" w:rsidR="00E35F1F" w:rsidRDefault="00E35F1F" w:rsidP="00E35F1F">
            <w:pPr>
              <w:pStyle w:val="CopticCross"/>
            </w:pPr>
            <w:r w:rsidRPr="000F6316">
              <w:t>¿</w:t>
            </w:r>
          </w:p>
        </w:tc>
        <w:tc>
          <w:tcPr>
            <w:tcW w:w="3960" w:type="dxa"/>
          </w:tcPr>
          <w:p w14:paraId="65E9DCFB" w14:textId="77777777" w:rsidR="00E35F1F" w:rsidRDefault="00E35F1F" w:rsidP="00E35F1F">
            <w:pPr>
              <w:pStyle w:val="CopticVersemulti-line"/>
            </w:pPr>
            <w:r w:rsidRPr="00CE29B0">
              <w:t>Ⲟⲩⲟⲛ ⲟⲩϣ̀ⲃⲱⲧ ⲛ̀ⲧⲉ Ⲁⲁⲣⲱⲛ</w:t>
            </w:r>
          </w:p>
          <w:p w14:paraId="57CF7E4C" w14:textId="77777777" w:rsidR="00E35F1F" w:rsidRDefault="00E35F1F" w:rsidP="00E35F1F">
            <w:pPr>
              <w:pStyle w:val="CopticVersemulti-line"/>
            </w:pPr>
            <w:r w:rsidRPr="00CE29B0">
              <w:t>ⲭⲏ ϧⲉⲛ ϯⲥ̀ⲭⲏⲛⲏ</w:t>
            </w:r>
          </w:p>
          <w:p w14:paraId="4E2CFFC7" w14:textId="77777777" w:rsidR="00E35F1F" w:rsidRDefault="00E35F1F" w:rsidP="00E35F1F">
            <w:pPr>
              <w:pStyle w:val="CopticVersemulti-line"/>
            </w:pPr>
            <w:r w:rsidRPr="00CE29B0">
              <w:t>ⲫⲁⲓ ⲉ̀ⲧⲁϥⲫⲓⲣⲓ ⲉ̀ⲃⲟⲗ</w:t>
            </w:r>
          </w:p>
          <w:p w14:paraId="2F5D4ACA" w14:textId="77777777" w:rsidR="00E35F1F" w:rsidRDefault="00E35F1F" w:rsidP="00E35F1F">
            <w:pPr>
              <w:pStyle w:val="CopticVerse"/>
            </w:pPr>
            <w:r w:rsidRPr="00CE29B0">
              <w:t>ⲭⲱⲣⲓⲥ ϭⲟ ⲛⲉⲙ ⲧ̀ⲥⲟ</w:t>
            </w:r>
          </w:p>
        </w:tc>
      </w:tr>
      <w:tr w:rsidR="00E35F1F" w14:paraId="205598FF" w14:textId="77777777" w:rsidTr="00E35F1F">
        <w:trPr>
          <w:cantSplit/>
          <w:jc w:val="center"/>
        </w:trPr>
        <w:tc>
          <w:tcPr>
            <w:tcW w:w="288" w:type="dxa"/>
          </w:tcPr>
          <w:p w14:paraId="21EDCAEA" w14:textId="77777777" w:rsidR="00E35F1F" w:rsidRDefault="00E35F1F" w:rsidP="00E35F1F">
            <w:pPr>
              <w:pStyle w:val="CopticCross"/>
            </w:pPr>
          </w:p>
        </w:tc>
        <w:tc>
          <w:tcPr>
            <w:tcW w:w="3960" w:type="dxa"/>
          </w:tcPr>
          <w:p w14:paraId="3A8E2B81" w14:textId="616A50CA" w:rsidR="00E35F1F" w:rsidRPr="007425E1" w:rsidRDefault="00BD1732" w:rsidP="00E35F1F">
            <w:pPr>
              <w:pStyle w:val="EngHang"/>
            </w:pPr>
            <w:r>
              <w:t>There was a table of gold</w:t>
            </w:r>
          </w:p>
          <w:p w14:paraId="7B27CC0D" w14:textId="77777777" w:rsidR="00E35F1F" w:rsidRPr="007425E1" w:rsidRDefault="00E35F1F" w:rsidP="00E35F1F">
            <w:pPr>
              <w:pStyle w:val="EngHang"/>
            </w:pPr>
            <w:r>
              <w:t>I</w:t>
            </w:r>
            <w:r w:rsidRPr="007425E1">
              <w:t>n the tabernacle,</w:t>
            </w:r>
          </w:p>
          <w:p w14:paraId="40CC06E8" w14:textId="77777777" w:rsidR="00E35F1F" w:rsidRPr="007425E1" w:rsidRDefault="00E35F1F" w:rsidP="00E35F1F">
            <w:pPr>
              <w:pStyle w:val="EngHang"/>
            </w:pPr>
            <w:r>
              <w:t>With</w:t>
            </w:r>
            <w:r w:rsidRPr="007425E1">
              <w:t xml:space="preserve"> the shewbread,</w:t>
            </w:r>
          </w:p>
          <w:p w14:paraId="6E31D99B" w14:textId="77777777" w:rsidR="00E35F1F" w:rsidRPr="007425E1" w:rsidRDefault="00E35F1F" w:rsidP="00E35F1F">
            <w:pPr>
              <w:pStyle w:val="EngHangEnd"/>
            </w:pPr>
            <w:r w:rsidRPr="007425E1">
              <w:t>Set upon it.</w:t>
            </w:r>
          </w:p>
        </w:tc>
        <w:tc>
          <w:tcPr>
            <w:tcW w:w="288" w:type="dxa"/>
          </w:tcPr>
          <w:p w14:paraId="0975FBA9" w14:textId="77777777" w:rsidR="00E35F1F" w:rsidRDefault="00E35F1F" w:rsidP="00E35F1F"/>
        </w:tc>
        <w:tc>
          <w:tcPr>
            <w:tcW w:w="288" w:type="dxa"/>
          </w:tcPr>
          <w:p w14:paraId="0E4428B0" w14:textId="77777777" w:rsidR="00E35F1F" w:rsidRDefault="00E35F1F" w:rsidP="00E35F1F">
            <w:pPr>
              <w:pStyle w:val="CopticCross"/>
            </w:pPr>
          </w:p>
        </w:tc>
        <w:tc>
          <w:tcPr>
            <w:tcW w:w="3960" w:type="dxa"/>
          </w:tcPr>
          <w:p w14:paraId="67D99471" w14:textId="77777777" w:rsidR="00E35F1F" w:rsidRDefault="00E35F1F" w:rsidP="00E35F1F">
            <w:pPr>
              <w:pStyle w:val="CopticVersemulti-line"/>
            </w:pPr>
            <w:r w:rsidRPr="00CE29B0">
              <w:t>Ⲟⲩⲟⲛ ⲟⲩⲧ̀ⲣⲁⲡⲉⲍⲁ ⲛ̀ⲛⲟⲩⲃ</w:t>
            </w:r>
          </w:p>
          <w:p w14:paraId="2120AF36" w14:textId="77777777" w:rsidR="00E35F1F" w:rsidRDefault="00E35F1F" w:rsidP="00E35F1F">
            <w:pPr>
              <w:pStyle w:val="CopticVersemulti-line"/>
            </w:pPr>
            <w:r w:rsidRPr="00CE29B0">
              <w:t>ⲭⲏ ϧⲉⲛ ϯⲥ̀ⲭⲏⲛⲏ</w:t>
            </w:r>
          </w:p>
          <w:p w14:paraId="7DEE5D44" w14:textId="77777777" w:rsidR="00E35F1F" w:rsidRDefault="00E35F1F" w:rsidP="00E35F1F">
            <w:pPr>
              <w:pStyle w:val="CopticVersemulti-line"/>
            </w:pPr>
            <w:r w:rsidRPr="00CE29B0">
              <w:t>ⲡ̀ⲱⲓⲕ ⲛ̀ϯⲡ̀ⲣⲟⲑⲉⲥⲓⲥ</w:t>
            </w:r>
          </w:p>
          <w:p w14:paraId="3C7CF1D0" w14:textId="77777777" w:rsidR="00E35F1F" w:rsidRDefault="00E35F1F" w:rsidP="00E35F1F">
            <w:pPr>
              <w:pStyle w:val="CopticVerse"/>
            </w:pPr>
            <w:r w:rsidRPr="00CE29B0">
              <w:t>ⲭⲏ ⲉ̀ϩ̀ⲣⲏⲓ ⲉ̀ϫⲱⲥ</w:t>
            </w:r>
          </w:p>
        </w:tc>
      </w:tr>
      <w:tr w:rsidR="00E35F1F" w14:paraId="11A5FDCA" w14:textId="77777777" w:rsidTr="00E35F1F">
        <w:trPr>
          <w:cantSplit/>
          <w:jc w:val="center"/>
        </w:trPr>
        <w:tc>
          <w:tcPr>
            <w:tcW w:w="288" w:type="dxa"/>
          </w:tcPr>
          <w:p w14:paraId="0EDB3FB6" w14:textId="77777777" w:rsidR="00E35F1F" w:rsidRDefault="00E35F1F" w:rsidP="00E35F1F">
            <w:pPr>
              <w:pStyle w:val="CopticCross"/>
            </w:pPr>
            <w:r w:rsidRPr="000F6316">
              <w:t>¿</w:t>
            </w:r>
          </w:p>
        </w:tc>
        <w:tc>
          <w:tcPr>
            <w:tcW w:w="3960" w:type="dxa"/>
          </w:tcPr>
          <w:p w14:paraId="0C27F120" w14:textId="12ECBADC" w:rsidR="00E35F1F" w:rsidRPr="007425E1" w:rsidRDefault="00BD1732" w:rsidP="00E35F1F">
            <w:pPr>
              <w:pStyle w:val="EngHang"/>
            </w:pPr>
            <w:r>
              <w:t>There was a high priest</w:t>
            </w:r>
          </w:p>
          <w:p w14:paraId="735A2174" w14:textId="77777777" w:rsidR="00E35F1F" w:rsidRPr="007425E1" w:rsidRDefault="00E35F1F" w:rsidP="00E35F1F">
            <w:pPr>
              <w:pStyle w:val="EngHang"/>
            </w:pPr>
            <w:r>
              <w:t>I</w:t>
            </w:r>
            <w:r w:rsidRPr="007425E1">
              <w:t>n the tabernacle,</w:t>
            </w:r>
          </w:p>
          <w:p w14:paraId="63C24E42" w14:textId="7B68AEED" w:rsidR="00E35F1F" w:rsidRPr="007425E1" w:rsidRDefault="00E35F1F" w:rsidP="00E35F1F">
            <w:pPr>
              <w:pStyle w:val="EngHang"/>
            </w:pPr>
            <w:r w:rsidRPr="007425E1">
              <w:t>Offering</w:t>
            </w:r>
            <w:r>
              <w:rPr>
                <w:rStyle w:val="FootnoteReference"/>
                <w:lang w:val="en-GB"/>
              </w:rPr>
              <w:t xml:space="preserve"> </w:t>
            </w:r>
            <w:r w:rsidR="00BD1732">
              <w:t>up sacrifices</w:t>
            </w:r>
          </w:p>
          <w:p w14:paraId="30412234" w14:textId="77777777" w:rsidR="00E35F1F" w:rsidRPr="007425E1" w:rsidRDefault="00E35F1F" w:rsidP="00E35F1F">
            <w:pPr>
              <w:pStyle w:val="EngHangEnd"/>
            </w:pPr>
            <w:r w:rsidRPr="007425E1">
              <w:t>For the sins of the people.</w:t>
            </w:r>
          </w:p>
        </w:tc>
        <w:tc>
          <w:tcPr>
            <w:tcW w:w="288" w:type="dxa"/>
          </w:tcPr>
          <w:p w14:paraId="4DC9F1C4" w14:textId="77777777" w:rsidR="00E35F1F" w:rsidRDefault="00E35F1F" w:rsidP="00E35F1F"/>
        </w:tc>
        <w:tc>
          <w:tcPr>
            <w:tcW w:w="288" w:type="dxa"/>
          </w:tcPr>
          <w:p w14:paraId="574CD3FA" w14:textId="77777777" w:rsidR="00E35F1F" w:rsidRDefault="00E35F1F" w:rsidP="00E35F1F">
            <w:pPr>
              <w:pStyle w:val="CopticCross"/>
            </w:pPr>
            <w:r w:rsidRPr="000F6316">
              <w:t>¿</w:t>
            </w:r>
          </w:p>
        </w:tc>
        <w:tc>
          <w:tcPr>
            <w:tcW w:w="3960" w:type="dxa"/>
          </w:tcPr>
          <w:p w14:paraId="396D0D9D" w14:textId="77777777" w:rsidR="00E35F1F" w:rsidRDefault="00E35F1F" w:rsidP="00E35F1F">
            <w:pPr>
              <w:pStyle w:val="CopticVersemulti-line"/>
            </w:pPr>
            <w:r w:rsidRPr="00CE29B0">
              <w:t>Ⲟⲩⲟⲛ ⲟⲩⲁⲣⲭⲏⲉ̀ⲣⲉⲩⲥ</w:t>
            </w:r>
          </w:p>
          <w:p w14:paraId="27B01A2D" w14:textId="77777777" w:rsidR="00E35F1F" w:rsidRDefault="00E35F1F" w:rsidP="00E35F1F">
            <w:pPr>
              <w:pStyle w:val="CopticVersemulti-line"/>
            </w:pPr>
            <w:r w:rsidRPr="00CE29B0">
              <w:t>ⲭⲏ ϧⲉⲛ ϯⲥ̀ⲭⲏⲛⲏ</w:t>
            </w:r>
          </w:p>
          <w:p w14:paraId="29E8F788" w14:textId="77777777" w:rsidR="00E35F1F" w:rsidRDefault="00E35F1F" w:rsidP="00E35F1F">
            <w:pPr>
              <w:pStyle w:val="CopticVersemulti-line"/>
            </w:pPr>
            <w:r w:rsidRPr="00CE29B0">
              <w:t>ⲉϥⲉⲛϣⲟⲩϣⲱⲟⲩϣⲓ ⲉ̀ⲡ̀ϣⲱⲓ</w:t>
            </w:r>
          </w:p>
          <w:p w14:paraId="696CE54F" w14:textId="77777777" w:rsidR="00E35F1F" w:rsidRDefault="00E35F1F" w:rsidP="00E35F1F">
            <w:pPr>
              <w:pStyle w:val="CopticVerse"/>
            </w:pPr>
            <w:r w:rsidRPr="00CE29B0">
              <w:t>ⲉϫⲉⲛ ⲛⲓⲛⲟⲃⲓ ⲛ̀ⲧⲉ ⲡⲓⲗⲁⲟⲥ</w:t>
            </w:r>
          </w:p>
        </w:tc>
      </w:tr>
      <w:tr w:rsidR="00E35F1F" w14:paraId="1468AC40" w14:textId="77777777" w:rsidTr="00E35F1F">
        <w:trPr>
          <w:cantSplit/>
          <w:jc w:val="center"/>
        </w:trPr>
        <w:tc>
          <w:tcPr>
            <w:tcW w:w="288" w:type="dxa"/>
          </w:tcPr>
          <w:p w14:paraId="2805EC0D" w14:textId="77777777" w:rsidR="00E35F1F" w:rsidRDefault="00E35F1F" w:rsidP="00E35F1F">
            <w:pPr>
              <w:pStyle w:val="CopticCross"/>
            </w:pPr>
          </w:p>
        </w:tc>
        <w:tc>
          <w:tcPr>
            <w:tcW w:w="3960" w:type="dxa"/>
          </w:tcPr>
          <w:p w14:paraId="063D7502" w14:textId="7A583CDC" w:rsidR="00E35F1F" w:rsidRPr="007425E1" w:rsidRDefault="00E35F1F" w:rsidP="00E35F1F">
            <w:pPr>
              <w:pStyle w:val="EngHang"/>
            </w:pPr>
            <w:commentRangeStart w:id="725"/>
            <w:r w:rsidRPr="007425E1">
              <w:t xml:space="preserve">And </w:t>
            </w:r>
            <w:commentRangeEnd w:id="725"/>
            <w:r>
              <w:rPr>
                <w:rStyle w:val="CommentReference"/>
                <w:rFonts w:eastAsiaTheme="minorHAnsi" w:cstheme="minorBidi"/>
                <w:color w:val="auto"/>
                <w:lang w:val="en-CA"/>
              </w:rPr>
              <w:commentReference w:id="725"/>
            </w:r>
            <w:r w:rsidR="00BD1732">
              <w:t>when the Pantocrator</w:t>
            </w:r>
          </w:p>
          <w:p w14:paraId="7EBE8FBC" w14:textId="77777777" w:rsidR="00E35F1F" w:rsidRPr="007425E1" w:rsidRDefault="00E35F1F" w:rsidP="00E35F1F">
            <w:pPr>
              <w:pStyle w:val="EngHang"/>
            </w:pPr>
            <w:r>
              <w:t>Smells</w:t>
            </w:r>
            <w:r w:rsidRPr="007425E1">
              <w:rPr>
                <w:b/>
                <w:color w:val="FF0000"/>
              </w:rPr>
              <w:t xml:space="preserve"> </w:t>
            </w:r>
            <w:r w:rsidRPr="007425E1">
              <w:t>the sweet savour</w:t>
            </w:r>
            <w:r>
              <w:rPr>
                <w:rStyle w:val="FootnoteReference"/>
                <w:lang w:val="en-GB"/>
              </w:rPr>
              <w:t xml:space="preserve"> </w:t>
            </w:r>
            <w:r w:rsidRPr="007425E1">
              <w:t>,</w:t>
            </w:r>
          </w:p>
          <w:p w14:paraId="6F9D2078" w14:textId="12FBBC47" w:rsidR="00E35F1F" w:rsidRPr="007425E1" w:rsidRDefault="00BD1732" w:rsidP="00E35F1F">
            <w:pPr>
              <w:pStyle w:val="EngHang"/>
            </w:pPr>
            <w:r>
              <w:t>He takes away</w:t>
            </w:r>
          </w:p>
          <w:p w14:paraId="79F3A17D" w14:textId="77777777" w:rsidR="00E35F1F" w:rsidRPr="007425E1" w:rsidRDefault="00E35F1F" w:rsidP="00E35F1F">
            <w:pPr>
              <w:pStyle w:val="EngHangEnd"/>
            </w:pPr>
            <w:r w:rsidRPr="007425E1">
              <w:t>The sins of the people.</w:t>
            </w:r>
          </w:p>
        </w:tc>
        <w:tc>
          <w:tcPr>
            <w:tcW w:w="288" w:type="dxa"/>
          </w:tcPr>
          <w:p w14:paraId="12872908" w14:textId="77777777" w:rsidR="00E35F1F" w:rsidRDefault="00E35F1F" w:rsidP="00E35F1F"/>
        </w:tc>
        <w:tc>
          <w:tcPr>
            <w:tcW w:w="288" w:type="dxa"/>
          </w:tcPr>
          <w:p w14:paraId="663DCBAE" w14:textId="77777777" w:rsidR="00E35F1F" w:rsidRDefault="00E35F1F" w:rsidP="00E35F1F">
            <w:pPr>
              <w:pStyle w:val="CopticCross"/>
            </w:pPr>
          </w:p>
        </w:tc>
        <w:tc>
          <w:tcPr>
            <w:tcW w:w="3960" w:type="dxa"/>
          </w:tcPr>
          <w:p w14:paraId="6BBBBFC1" w14:textId="77777777" w:rsidR="00E35F1F" w:rsidRDefault="00E35F1F" w:rsidP="00E35F1F">
            <w:pPr>
              <w:pStyle w:val="CopticVersemulti-line"/>
            </w:pPr>
            <w:r w:rsidRPr="00CE29B0">
              <w:t>Ⲁϥϣⲁⲛϣⲱⲗⲉⲙ ⲉ̀ⲣⲟϥ</w:t>
            </w:r>
          </w:p>
          <w:p w14:paraId="1CB83E62" w14:textId="77777777" w:rsidR="00E35F1F" w:rsidRDefault="00E35F1F" w:rsidP="00E35F1F">
            <w:pPr>
              <w:pStyle w:val="CopticVersemulti-line"/>
            </w:pPr>
            <w:r w:rsidRPr="00CE29B0">
              <w:t>ⲛ̀ϫⲉ ⲡⲓⲡⲁⲛⲧⲟⲕⲣⲁⲧⲱⲣ</w:t>
            </w:r>
          </w:p>
          <w:p w14:paraId="633E0566" w14:textId="77777777" w:rsidR="00E35F1F" w:rsidRDefault="00E35F1F" w:rsidP="00E35F1F">
            <w:pPr>
              <w:pStyle w:val="CopticVersemulti-line"/>
            </w:pPr>
            <w:r w:rsidRPr="00CE29B0">
              <w:t>ϣⲁϥⲱ̀ⲗⲓ ⲙ̀ⲙⲁⲩ</w:t>
            </w:r>
          </w:p>
          <w:p w14:paraId="5D62050D" w14:textId="77777777" w:rsidR="00E35F1F" w:rsidRDefault="00E35F1F" w:rsidP="00E35F1F">
            <w:pPr>
              <w:pStyle w:val="CopticVerse"/>
            </w:pPr>
            <w:r w:rsidRPr="00CE29B0">
              <w:t>ⲛ̀ⲛⲓⲛⲟⲃⲓ ⲛ̀ⲧⲉ ⲡⲓⲗⲁⲟⲥ</w:t>
            </w:r>
          </w:p>
        </w:tc>
      </w:tr>
      <w:tr w:rsidR="00E35F1F" w14:paraId="6FDD5EED" w14:textId="77777777" w:rsidTr="00E35F1F">
        <w:trPr>
          <w:cantSplit/>
          <w:jc w:val="center"/>
        </w:trPr>
        <w:tc>
          <w:tcPr>
            <w:tcW w:w="288" w:type="dxa"/>
          </w:tcPr>
          <w:p w14:paraId="0EA4D5A4" w14:textId="77777777" w:rsidR="00E35F1F" w:rsidRDefault="00E35F1F" w:rsidP="00E35F1F">
            <w:pPr>
              <w:pStyle w:val="CopticCross"/>
            </w:pPr>
            <w:r w:rsidRPr="000F6316">
              <w:lastRenderedPageBreak/>
              <w:t>¿</w:t>
            </w:r>
          </w:p>
        </w:tc>
        <w:tc>
          <w:tcPr>
            <w:tcW w:w="3960" w:type="dxa"/>
          </w:tcPr>
          <w:p w14:paraId="64A4A581" w14:textId="77777777" w:rsidR="00E35F1F" w:rsidRPr="007425E1" w:rsidRDefault="00E35F1F" w:rsidP="00E35F1F">
            <w:pPr>
              <w:pStyle w:val="EngHang"/>
            </w:pPr>
            <w:r w:rsidRPr="007425E1">
              <w:t>Through Mary,</w:t>
            </w:r>
          </w:p>
          <w:p w14:paraId="1B6E3728" w14:textId="77777777" w:rsidR="00E35F1F" w:rsidRPr="007425E1" w:rsidRDefault="00E35F1F" w:rsidP="00E35F1F">
            <w:pPr>
              <w:pStyle w:val="EngHang"/>
            </w:pPr>
            <w:r w:rsidRPr="007425E1">
              <w:t>The daughter of Joachim,</w:t>
            </w:r>
          </w:p>
          <w:p w14:paraId="6E46C595" w14:textId="77777777" w:rsidR="00E35F1F" w:rsidRPr="007425E1" w:rsidRDefault="00E35F1F" w:rsidP="00E35F1F">
            <w:pPr>
              <w:pStyle w:val="EngHang"/>
            </w:pPr>
            <w:r w:rsidRPr="007425E1">
              <w:t>We knew the True Sacrifice,</w:t>
            </w:r>
          </w:p>
          <w:p w14:paraId="2C16CCFB" w14:textId="77777777" w:rsidR="00E35F1F" w:rsidRPr="007425E1" w:rsidRDefault="00E35F1F" w:rsidP="00E35F1F">
            <w:pPr>
              <w:pStyle w:val="EngHangEnd"/>
            </w:pPr>
            <w:r w:rsidRPr="007425E1">
              <w:t>Of the forgiveness of sins.</w:t>
            </w:r>
          </w:p>
        </w:tc>
        <w:tc>
          <w:tcPr>
            <w:tcW w:w="288" w:type="dxa"/>
          </w:tcPr>
          <w:p w14:paraId="01C289BC" w14:textId="77777777" w:rsidR="00E35F1F" w:rsidRDefault="00E35F1F" w:rsidP="00E35F1F"/>
        </w:tc>
        <w:tc>
          <w:tcPr>
            <w:tcW w:w="288" w:type="dxa"/>
          </w:tcPr>
          <w:p w14:paraId="1F2AAEE4" w14:textId="77777777" w:rsidR="00E35F1F" w:rsidRDefault="00E35F1F" w:rsidP="00E35F1F">
            <w:pPr>
              <w:pStyle w:val="CopticCross"/>
            </w:pPr>
            <w:r w:rsidRPr="000F6316">
              <w:t>¿</w:t>
            </w:r>
          </w:p>
        </w:tc>
        <w:tc>
          <w:tcPr>
            <w:tcW w:w="3960" w:type="dxa"/>
          </w:tcPr>
          <w:p w14:paraId="43842025" w14:textId="77777777" w:rsidR="00E35F1F" w:rsidRDefault="00E35F1F" w:rsidP="00E35F1F">
            <w:pPr>
              <w:pStyle w:val="CopticVersemulti-line"/>
            </w:pPr>
            <w:r w:rsidRPr="00CE29B0">
              <w:t>Ⲉ̀ⲃⲟⲗϩⲓⲧⲉⲛ Ⲙⲁⲣⲓⲁ</w:t>
            </w:r>
          </w:p>
          <w:p w14:paraId="3ED20894" w14:textId="77777777" w:rsidR="00E35F1F" w:rsidRDefault="00E35F1F" w:rsidP="00E35F1F">
            <w:pPr>
              <w:pStyle w:val="CopticVersemulti-line"/>
            </w:pPr>
            <w:r w:rsidRPr="00CE29B0">
              <w:t>ⲧ̀ϣⲉⲣⲓ ⲛ̀Ⲓⲱⲁⲕⲓⲙ</w:t>
            </w:r>
          </w:p>
          <w:p w14:paraId="1A9FE724" w14:textId="77777777" w:rsidR="00E35F1F" w:rsidRDefault="00E35F1F" w:rsidP="00E35F1F">
            <w:pPr>
              <w:pStyle w:val="CopticVersemulti-line"/>
            </w:pPr>
            <w:r w:rsidRPr="00CE29B0">
              <w:t>ⲁⲛⲥⲟⲩⲉⲛ ⲡⲓϣⲟⲩϣⲱⲟⲩϣⲓ ⲙ̀ⲙⲏⲓ</w:t>
            </w:r>
          </w:p>
          <w:p w14:paraId="03730D99" w14:textId="77777777" w:rsidR="00E35F1F" w:rsidRDefault="00E35F1F" w:rsidP="00E35F1F">
            <w:pPr>
              <w:pStyle w:val="CopticVerse"/>
            </w:pPr>
            <w:r w:rsidRPr="00CE29B0">
              <w:t>ⲛ̀ⲭⲁⲛⲟⲃⲓ ⲉ̀ⲃⲟⲗ</w:t>
            </w:r>
          </w:p>
        </w:tc>
      </w:tr>
    </w:tbl>
    <w:p w14:paraId="1A8F9AB8" w14:textId="77777777" w:rsidR="00E35F1F" w:rsidRDefault="00E35F1F" w:rsidP="00E35F1F">
      <w:pPr>
        <w:pStyle w:val="Heading6"/>
      </w:pPr>
      <w:bookmarkStart w:id="726" w:name="_Toc298445780"/>
      <w:bookmarkStart w:id="727" w:name="_Toc298681265"/>
      <w:bookmarkStart w:id="728" w:name="_Toc298447505"/>
      <w:r>
        <w:t>Part Fifteen</w:t>
      </w:r>
      <w:bookmarkEnd w:id="726"/>
      <w:bookmarkEnd w:id="727"/>
      <w:bookmarkEnd w:id="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3DB84A" w14:textId="77777777" w:rsidTr="00E35F1F">
        <w:trPr>
          <w:cantSplit/>
          <w:jc w:val="center"/>
        </w:trPr>
        <w:tc>
          <w:tcPr>
            <w:tcW w:w="288" w:type="dxa"/>
          </w:tcPr>
          <w:p w14:paraId="122F389F" w14:textId="77777777" w:rsidR="00E35F1F" w:rsidRDefault="00E35F1F" w:rsidP="00E35F1F">
            <w:pPr>
              <w:pStyle w:val="CopticCross"/>
            </w:pPr>
          </w:p>
        </w:tc>
        <w:tc>
          <w:tcPr>
            <w:tcW w:w="3960" w:type="dxa"/>
          </w:tcPr>
          <w:p w14:paraId="389BF2F2" w14:textId="0D48419D" w:rsidR="00E35F1F" w:rsidRPr="007425E1" w:rsidRDefault="00BD1732" w:rsidP="00E35F1F">
            <w:pPr>
              <w:pStyle w:val="EngHang"/>
            </w:pPr>
            <w:r>
              <w:t>Who can speak of</w:t>
            </w:r>
          </w:p>
          <w:p w14:paraId="51C3F6D2" w14:textId="77777777" w:rsidR="00E35F1F" w:rsidRPr="007425E1" w:rsidRDefault="00E35F1F" w:rsidP="00E35F1F">
            <w:pPr>
              <w:pStyle w:val="EngHang"/>
            </w:pPr>
            <w:r w:rsidRPr="007425E1">
              <w:t>The honour of the tabernacle,</w:t>
            </w:r>
          </w:p>
          <w:p w14:paraId="65E0A603" w14:textId="04574F17" w:rsidR="00E35F1F" w:rsidRPr="007425E1" w:rsidRDefault="00E35F1F" w:rsidP="00E35F1F">
            <w:pPr>
              <w:pStyle w:val="EngHang"/>
            </w:pPr>
            <w:commentRangeStart w:id="729"/>
            <w:r>
              <w:t>Which</w:t>
            </w:r>
            <w:r w:rsidRPr="007425E1">
              <w:t xml:space="preserve"> </w:t>
            </w:r>
            <w:commentRangeEnd w:id="729"/>
            <w:r>
              <w:rPr>
                <w:rStyle w:val="CommentReference"/>
                <w:rFonts w:eastAsiaTheme="minorHAnsi" w:cstheme="minorBidi"/>
                <w:color w:val="auto"/>
                <w:lang w:val="en-CA"/>
              </w:rPr>
              <w:commentReference w:id="729"/>
            </w:r>
            <w:r w:rsidR="00BD1732">
              <w:t>was adorned</w:t>
            </w:r>
          </w:p>
          <w:p w14:paraId="764DA51E" w14:textId="77777777" w:rsidR="00E35F1F" w:rsidRDefault="00E35F1F" w:rsidP="00E35F1F">
            <w:pPr>
              <w:pStyle w:val="EngHangEnd"/>
            </w:pPr>
            <w:r w:rsidRPr="007425E1">
              <w:t>By the prophet?</w:t>
            </w:r>
          </w:p>
        </w:tc>
        <w:tc>
          <w:tcPr>
            <w:tcW w:w="288" w:type="dxa"/>
          </w:tcPr>
          <w:p w14:paraId="1BC45C8C" w14:textId="77777777" w:rsidR="00E35F1F" w:rsidRDefault="00E35F1F" w:rsidP="00E35F1F"/>
        </w:tc>
        <w:tc>
          <w:tcPr>
            <w:tcW w:w="288" w:type="dxa"/>
          </w:tcPr>
          <w:p w14:paraId="571F2905" w14:textId="77777777" w:rsidR="00E35F1F" w:rsidRDefault="00E35F1F" w:rsidP="00E35F1F">
            <w:pPr>
              <w:pStyle w:val="CopticCross"/>
            </w:pPr>
          </w:p>
        </w:tc>
        <w:tc>
          <w:tcPr>
            <w:tcW w:w="3960" w:type="dxa"/>
          </w:tcPr>
          <w:p w14:paraId="61758D90" w14:textId="77777777" w:rsidR="00E35F1F" w:rsidRDefault="00E35F1F" w:rsidP="00E35F1F">
            <w:pPr>
              <w:pStyle w:val="CopticVersemulti-line"/>
            </w:pPr>
            <w:r w:rsidRPr="006738A5">
              <w:t>Ⲛⲓⲙ ⲡⲉⲑⲛⲁ</w:t>
            </w:r>
            <w:r w:rsidRPr="006738A5">
              <w:rPr>
                <w:rFonts w:ascii="Times New Roman" w:hAnsi="Times New Roman" w:cs="Times New Roman"/>
              </w:rPr>
              <w:t>ϣ̀</w:t>
            </w:r>
            <w:r w:rsidRPr="006738A5">
              <w:t>ⲥⲁ</w:t>
            </w:r>
            <w:r w:rsidRPr="006738A5">
              <w:rPr>
                <w:rFonts w:ascii="Times New Roman" w:hAnsi="Times New Roman" w:cs="Times New Roman"/>
              </w:rPr>
              <w:t>ϫ</w:t>
            </w:r>
            <w:r w:rsidRPr="006738A5">
              <w:t>ⲓ</w:t>
            </w:r>
          </w:p>
          <w:p w14:paraId="75C4CAF7" w14:textId="77777777" w:rsidR="00E35F1F" w:rsidRDefault="00E35F1F" w:rsidP="00E35F1F">
            <w:pPr>
              <w:pStyle w:val="CopticVersemulti-line"/>
            </w:pPr>
            <w:r w:rsidRPr="006738A5">
              <w:t>ⲙ</w:t>
            </w:r>
            <w:r w:rsidRPr="006738A5">
              <w:rPr>
                <w:rFonts w:ascii="Times New Roman" w:hAnsi="Times New Roman" w:cs="Times New Roman"/>
              </w:rPr>
              <w:t>̀</w:t>
            </w:r>
            <w:r w:rsidRPr="006738A5">
              <w:t>ⲡ</w:t>
            </w:r>
            <w:r w:rsidRPr="006738A5">
              <w:rPr>
                <w:rFonts w:ascii="Times New Roman" w:hAnsi="Times New Roman" w:cs="Times New Roman"/>
              </w:rPr>
              <w:t>̀</w:t>
            </w:r>
            <w:r w:rsidRPr="006738A5">
              <w:t>ⲧⲁⲓⲟ ⲛ</w:t>
            </w:r>
            <w:r w:rsidRPr="006738A5">
              <w:rPr>
                <w:rFonts w:ascii="Times New Roman" w:hAnsi="Times New Roman" w:cs="Times New Roman"/>
              </w:rPr>
              <w:t>̀ϯ</w:t>
            </w:r>
            <w:r w:rsidRPr="006738A5">
              <w:t>ⲥ</w:t>
            </w:r>
            <w:r w:rsidRPr="006738A5">
              <w:rPr>
                <w:rFonts w:ascii="Times New Roman" w:hAnsi="Times New Roman" w:cs="Times New Roman"/>
              </w:rPr>
              <w:t>̀</w:t>
            </w:r>
            <w:r w:rsidRPr="006738A5">
              <w:t>ⲕⲏⲛⲏ</w:t>
            </w:r>
          </w:p>
          <w:p w14:paraId="19AB5706" w14:textId="77777777" w:rsidR="00E35F1F" w:rsidRDefault="00E35F1F" w:rsidP="00E35F1F">
            <w:pPr>
              <w:pStyle w:val="CopticVersemulti-line"/>
            </w:pPr>
            <w:r w:rsidRPr="006738A5">
              <w:t>ⲉ</w:t>
            </w:r>
            <w:r w:rsidRPr="006738A5">
              <w:rPr>
                <w:rFonts w:ascii="Times New Roman" w:hAnsi="Times New Roman" w:cs="Times New Roman"/>
              </w:rPr>
              <w:t>̀</w:t>
            </w:r>
            <w:r w:rsidRPr="006738A5">
              <w:t>ⲧⲁ</w:t>
            </w:r>
            <w:r w:rsidRPr="006738A5">
              <w:rPr>
                <w:rFonts w:ascii="Times New Roman" w:hAnsi="Times New Roman" w:cs="Times New Roman"/>
              </w:rPr>
              <w:t>ϥ</w:t>
            </w:r>
            <w:r w:rsidRPr="006738A5">
              <w:t>ⲥⲉⲗⲥⲱⲗⲥ ⲉ</w:t>
            </w:r>
            <w:r w:rsidRPr="006738A5">
              <w:rPr>
                <w:rFonts w:ascii="Times New Roman" w:hAnsi="Times New Roman" w:cs="Times New Roman"/>
              </w:rPr>
              <w:t>̀</w:t>
            </w:r>
            <w:r w:rsidRPr="006738A5">
              <w:t>ⲃⲟⲗ</w:t>
            </w:r>
          </w:p>
          <w:p w14:paraId="5D364D3B" w14:textId="77777777" w:rsidR="00E35F1F" w:rsidRDefault="00E35F1F" w:rsidP="00E35F1F">
            <w:pPr>
              <w:pStyle w:val="CopticVerse"/>
            </w:pPr>
            <w:r w:rsidRPr="006738A5">
              <w:t>ⲛ</w:t>
            </w:r>
            <w:r w:rsidRPr="006738A5">
              <w:rPr>
                <w:rFonts w:ascii="Times New Roman" w:hAnsi="Times New Roman" w:cs="Times New Roman"/>
              </w:rPr>
              <w:t>̀ϫ</w:t>
            </w:r>
            <w:r w:rsidRPr="006738A5">
              <w:t>ⲉ ⲡⲓⲡ</w:t>
            </w:r>
            <w:r w:rsidRPr="006738A5">
              <w:rPr>
                <w:rFonts w:ascii="Times New Roman" w:hAnsi="Times New Roman" w:cs="Times New Roman"/>
              </w:rPr>
              <w:t>̀</w:t>
            </w:r>
            <w:r w:rsidRPr="006738A5">
              <w:t>ⲣⲟⲫⲏⲧⲏⲥ</w:t>
            </w:r>
          </w:p>
        </w:tc>
      </w:tr>
      <w:tr w:rsidR="00E35F1F" w14:paraId="2695E6EB" w14:textId="77777777" w:rsidTr="00E35F1F">
        <w:trPr>
          <w:cantSplit/>
          <w:jc w:val="center"/>
        </w:trPr>
        <w:tc>
          <w:tcPr>
            <w:tcW w:w="288" w:type="dxa"/>
          </w:tcPr>
          <w:p w14:paraId="65D398EA" w14:textId="77777777" w:rsidR="00E35F1F" w:rsidRDefault="00E35F1F" w:rsidP="00E35F1F">
            <w:pPr>
              <w:pStyle w:val="CopticCross"/>
            </w:pPr>
            <w:r w:rsidRPr="000F6316">
              <w:t>¿</w:t>
            </w:r>
          </w:p>
        </w:tc>
        <w:tc>
          <w:tcPr>
            <w:tcW w:w="3960" w:type="dxa"/>
          </w:tcPr>
          <w:p w14:paraId="019E4565" w14:textId="1829A02E" w:rsidR="00E35F1F" w:rsidRDefault="00BD1732" w:rsidP="00E35F1F">
            <w:pPr>
              <w:pStyle w:val="EngHang"/>
            </w:pPr>
            <w:r>
              <w:t>T</w:t>
            </w:r>
            <w:r w:rsidR="00E35F1F">
              <w:t>he chosen teachers</w:t>
            </w:r>
          </w:p>
          <w:p w14:paraId="2FD8D4E3" w14:textId="77777777" w:rsidR="00E35F1F" w:rsidRDefault="00E35F1F" w:rsidP="00E35F1F">
            <w:pPr>
              <w:pStyle w:val="EngHang"/>
            </w:pPr>
            <w:r>
              <w:t>Of the Holy Scriptures</w:t>
            </w:r>
          </w:p>
          <w:p w14:paraId="2C6BCDDA" w14:textId="77777777" w:rsidR="00E35F1F" w:rsidRDefault="00E35F1F" w:rsidP="00E35F1F">
            <w:pPr>
              <w:pStyle w:val="EngHang"/>
            </w:pPr>
            <w:r>
              <w:t>Marveled</w:t>
            </w:r>
          </w:p>
          <w:p w14:paraId="3EC4EAD1" w14:textId="77777777" w:rsidR="00E35F1F" w:rsidRDefault="00E35F1F" w:rsidP="00E35F1F">
            <w:pPr>
              <w:pStyle w:val="EngHangEnd"/>
            </w:pPr>
            <w:r>
              <w:t>When they saw it.</w:t>
            </w:r>
          </w:p>
        </w:tc>
        <w:tc>
          <w:tcPr>
            <w:tcW w:w="288" w:type="dxa"/>
          </w:tcPr>
          <w:p w14:paraId="2371221E" w14:textId="77777777" w:rsidR="00E35F1F" w:rsidRDefault="00E35F1F" w:rsidP="00E35F1F"/>
        </w:tc>
        <w:tc>
          <w:tcPr>
            <w:tcW w:w="288" w:type="dxa"/>
          </w:tcPr>
          <w:p w14:paraId="46368DF3" w14:textId="77777777" w:rsidR="00E35F1F" w:rsidRDefault="00E35F1F" w:rsidP="00E35F1F">
            <w:pPr>
              <w:pStyle w:val="CopticCross"/>
            </w:pPr>
            <w:r w:rsidRPr="000F6316">
              <w:t>¿</w:t>
            </w:r>
          </w:p>
        </w:tc>
        <w:tc>
          <w:tcPr>
            <w:tcW w:w="3960" w:type="dxa"/>
          </w:tcPr>
          <w:p w14:paraId="35F06DD5" w14:textId="77777777" w:rsidR="00E35F1F" w:rsidRDefault="00E35F1F" w:rsidP="00E35F1F">
            <w:pPr>
              <w:pStyle w:val="CopticVersemulti-line"/>
            </w:pPr>
            <w:r w:rsidRPr="006738A5">
              <w:t>Ⲉ̀ⲧⲁⲩⲛⲁⲩ ⲉ̀ⲣⲟⲥ</w:t>
            </w:r>
          </w:p>
          <w:p w14:paraId="63B253F3" w14:textId="77777777" w:rsidR="00E35F1F" w:rsidRDefault="00E35F1F" w:rsidP="00E35F1F">
            <w:pPr>
              <w:pStyle w:val="CopticVersemulti-line"/>
            </w:pPr>
            <w:r w:rsidRPr="006738A5">
              <w:t>ⲛ̀ϫⲉ ⲛⲓⲥⲱⲧⲡ ⲛ̀ⲥⲁϧ</w:t>
            </w:r>
          </w:p>
          <w:p w14:paraId="4B4B8DBC" w14:textId="77777777" w:rsidR="00E35F1F" w:rsidRDefault="00E35F1F" w:rsidP="00E35F1F">
            <w:pPr>
              <w:pStyle w:val="CopticVersemulti-line"/>
            </w:pPr>
            <w:r w:rsidRPr="006738A5">
              <w:t>ⲛ̀ⲧⲉ ⲛⲓⲅ̀ⲣⲁⲫⲏ ⲉ̅ⲑ̅ⲩ</w:t>
            </w:r>
          </w:p>
          <w:p w14:paraId="2C8933D3" w14:textId="77777777" w:rsidR="00E35F1F" w:rsidRDefault="00E35F1F" w:rsidP="00E35F1F">
            <w:pPr>
              <w:pStyle w:val="CopticVerse"/>
            </w:pPr>
            <w:r w:rsidRPr="006738A5">
              <w:t>ⲁⲩϭⲓϣ̀ⲫⲏⲣⲓ ⲉ̀ⲙⲁϣⲱ</w:t>
            </w:r>
          </w:p>
        </w:tc>
      </w:tr>
      <w:tr w:rsidR="00E35F1F" w14:paraId="748612F8" w14:textId="77777777" w:rsidTr="00E35F1F">
        <w:trPr>
          <w:cantSplit/>
          <w:jc w:val="center"/>
        </w:trPr>
        <w:tc>
          <w:tcPr>
            <w:tcW w:w="288" w:type="dxa"/>
          </w:tcPr>
          <w:p w14:paraId="5FC880DD" w14:textId="77777777" w:rsidR="00E35F1F" w:rsidRDefault="00E35F1F" w:rsidP="00E35F1F">
            <w:pPr>
              <w:pStyle w:val="CopticCross"/>
            </w:pPr>
          </w:p>
        </w:tc>
        <w:tc>
          <w:tcPr>
            <w:tcW w:w="3960" w:type="dxa"/>
          </w:tcPr>
          <w:p w14:paraId="2A0480AB" w14:textId="77777777" w:rsidR="00E35F1F" w:rsidRPr="007425E1" w:rsidRDefault="00E35F1F" w:rsidP="00E35F1F">
            <w:pPr>
              <w:pStyle w:val="EngHang"/>
            </w:pPr>
            <w:r>
              <w:t>They thought with</w:t>
            </w:r>
          </w:p>
          <w:p w14:paraId="09C8E68F" w14:textId="77777777" w:rsidR="00E35F1F" w:rsidRPr="007425E1" w:rsidRDefault="00E35F1F" w:rsidP="00E35F1F">
            <w:pPr>
              <w:pStyle w:val="EngHang"/>
            </w:pPr>
            <w:r>
              <w:t>T</w:t>
            </w:r>
            <w:r w:rsidRPr="007425E1">
              <w:t>heir fine</w:t>
            </w:r>
            <w:r>
              <w:t xml:space="preserve"> </w:t>
            </w:r>
            <w:r w:rsidRPr="007425E1">
              <w:t>understanding,</w:t>
            </w:r>
          </w:p>
          <w:p w14:paraId="7B41A588" w14:textId="77777777" w:rsidR="00E35F1F" w:rsidRPr="007425E1" w:rsidRDefault="00E35F1F" w:rsidP="00E35F1F">
            <w:pPr>
              <w:pStyle w:val="EngHang"/>
            </w:pPr>
            <w:r w:rsidRPr="007425E1">
              <w:t>And interpreted it,</w:t>
            </w:r>
          </w:p>
          <w:p w14:paraId="20784B58" w14:textId="77777777" w:rsidR="00E35F1F" w:rsidRDefault="00E35F1F" w:rsidP="00E35F1F">
            <w:pPr>
              <w:pStyle w:val="EngHangEnd"/>
            </w:pPr>
            <w:r w:rsidRPr="007425E1">
              <w:t>Through the Holy Scriptures.</w:t>
            </w:r>
          </w:p>
        </w:tc>
        <w:tc>
          <w:tcPr>
            <w:tcW w:w="288" w:type="dxa"/>
          </w:tcPr>
          <w:p w14:paraId="41EF290A" w14:textId="77777777" w:rsidR="00E35F1F" w:rsidRDefault="00E35F1F" w:rsidP="00E35F1F"/>
        </w:tc>
        <w:tc>
          <w:tcPr>
            <w:tcW w:w="288" w:type="dxa"/>
          </w:tcPr>
          <w:p w14:paraId="0F0635B5" w14:textId="77777777" w:rsidR="00E35F1F" w:rsidRDefault="00E35F1F" w:rsidP="00E35F1F">
            <w:pPr>
              <w:pStyle w:val="CopticCross"/>
            </w:pPr>
          </w:p>
        </w:tc>
        <w:tc>
          <w:tcPr>
            <w:tcW w:w="3960" w:type="dxa"/>
          </w:tcPr>
          <w:p w14:paraId="7C4728C2" w14:textId="77777777" w:rsidR="00E35F1F" w:rsidRDefault="00E35F1F" w:rsidP="00E35F1F">
            <w:pPr>
              <w:pStyle w:val="CopticVersemulti-line"/>
            </w:pPr>
            <w:r w:rsidRPr="006738A5">
              <w:t>Ⲁⲩⲙⲟⲕⲙⲉⲕ ⲉ̀ⲃⲟⲗ</w:t>
            </w:r>
          </w:p>
          <w:p w14:paraId="50F389AB" w14:textId="77777777" w:rsidR="00E35F1F" w:rsidRDefault="00E35F1F" w:rsidP="00E35F1F">
            <w:pPr>
              <w:pStyle w:val="CopticVersemulti-line"/>
            </w:pPr>
            <w:r w:rsidRPr="006738A5">
              <w:t>ϧⲉⲛ ⲡⲟⲩⲕⲁϯ ⲉⲧϣⲟⲙ</w:t>
            </w:r>
          </w:p>
          <w:p w14:paraId="29F5543E" w14:textId="77777777" w:rsidR="00E35F1F" w:rsidRDefault="00E35F1F" w:rsidP="00E35F1F">
            <w:pPr>
              <w:pStyle w:val="CopticVersemulti-line"/>
            </w:pPr>
            <w:r w:rsidRPr="006738A5">
              <w:t>ⲁⲩⲉⲣⲙⲏⲛⲉⲩⲓⲛ ⲙ̀ⲙⲟⲥ</w:t>
            </w:r>
          </w:p>
          <w:p w14:paraId="43AD9050" w14:textId="77777777" w:rsidR="00E35F1F" w:rsidRDefault="00E35F1F" w:rsidP="00E35F1F">
            <w:pPr>
              <w:pStyle w:val="CopticVerse"/>
            </w:pPr>
            <w:r w:rsidRPr="006738A5">
              <w:t>ϧⲉⲛ ⲛⲓⲅ̀ⲣⲁⲫⲏ ⲉ̅ⲑ̅ⲩ</w:t>
            </w:r>
          </w:p>
        </w:tc>
      </w:tr>
      <w:tr w:rsidR="00E35F1F" w14:paraId="1E58A019" w14:textId="77777777" w:rsidTr="00E35F1F">
        <w:trPr>
          <w:cantSplit/>
          <w:jc w:val="center"/>
        </w:trPr>
        <w:tc>
          <w:tcPr>
            <w:tcW w:w="288" w:type="dxa"/>
          </w:tcPr>
          <w:p w14:paraId="56929FFD" w14:textId="77777777" w:rsidR="00E35F1F" w:rsidRDefault="00E35F1F" w:rsidP="00E35F1F">
            <w:pPr>
              <w:pStyle w:val="CopticCross"/>
            </w:pPr>
            <w:r w:rsidRPr="000F6316">
              <w:t>¿</w:t>
            </w:r>
          </w:p>
        </w:tc>
        <w:tc>
          <w:tcPr>
            <w:tcW w:w="3960" w:type="dxa"/>
          </w:tcPr>
          <w:p w14:paraId="52109C54" w14:textId="77777777" w:rsidR="00E35F1F" w:rsidRPr="007425E1" w:rsidRDefault="00E35F1F" w:rsidP="00E35F1F">
            <w:pPr>
              <w:pStyle w:val="EngHang"/>
            </w:pPr>
            <w:r w:rsidRPr="007425E1">
              <w:t>They called Mary,</w:t>
            </w:r>
          </w:p>
          <w:p w14:paraId="624A202D" w14:textId="77777777" w:rsidR="00E35F1F" w:rsidRPr="007425E1" w:rsidRDefault="00E35F1F" w:rsidP="00E35F1F">
            <w:pPr>
              <w:pStyle w:val="EngHang"/>
            </w:pPr>
            <w:r w:rsidRPr="007425E1">
              <w:t>The daughter of Joachim,</w:t>
            </w:r>
          </w:p>
          <w:p w14:paraId="50C13A22" w14:textId="77777777" w:rsidR="00E35F1F" w:rsidRPr="007425E1" w:rsidRDefault="00E35F1F" w:rsidP="00E35F1F">
            <w:pPr>
              <w:pStyle w:val="EngHang"/>
            </w:pPr>
            <w:r w:rsidRPr="007425E1">
              <w:t>The true tabernacle,</w:t>
            </w:r>
          </w:p>
          <w:p w14:paraId="1FE017C0" w14:textId="77777777" w:rsidR="00E35F1F" w:rsidRDefault="00E35F1F" w:rsidP="00E35F1F">
            <w:pPr>
              <w:pStyle w:val="EngHangEnd"/>
            </w:pPr>
            <w:r w:rsidRPr="007425E1">
              <w:t>Of the Lord of Hosts.</w:t>
            </w:r>
          </w:p>
        </w:tc>
        <w:tc>
          <w:tcPr>
            <w:tcW w:w="288" w:type="dxa"/>
          </w:tcPr>
          <w:p w14:paraId="72FBDBB7" w14:textId="77777777" w:rsidR="00E35F1F" w:rsidRDefault="00E35F1F" w:rsidP="00E35F1F"/>
        </w:tc>
        <w:tc>
          <w:tcPr>
            <w:tcW w:w="288" w:type="dxa"/>
          </w:tcPr>
          <w:p w14:paraId="4328F9CF" w14:textId="77777777" w:rsidR="00E35F1F" w:rsidRDefault="00E35F1F" w:rsidP="00E35F1F">
            <w:pPr>
              <w:pStyle w:val="CopticCross"/>
            </w:pPr>
            <w:r w:rsidRPr="000F6316">
              <w:t>¿</w:t>
            </w:r>
          </w:p>
        </w:tc>
        <w:tc>
          <w:tcPr>
            <w:tcW w:w="3960" w:type="dxa"/>
          </w:tcPr>
          <w:p w14:paraId="16045DA2" w14:textId="77777777" w:rsidR="00E35F1F" w:rsidRDefault="00E35F1F" w:rsidP="00E35F1F">
            <w:pPr>
              <w:pStyle w:val="CopticVersemulti-line"/>
            </w:pPr>
            <w:r w:rsidRPr="006738A5">
              <w:t>Ⲁⲩⲙⲟⲩϯ ⲉ̀Ⲙⲁⲣⲓⲁ</w:t>
            </w:r>
          </w:p>
          <w:p w14:paraId="4088C4C0" w14:textId="77777777" w:rsidR="00E35F1F" w:rsidRDefault="00E35F1F" w:rsidP="00E35F1F">
            <w:pPr>
              <w:pStyle w:val="CopticVersemulti-line"/>
            </w:pPr>
            <w:r w:rsidRPr="006738A5">
              <w:t>ⲧ̀ϣⲉⲣⲓ ⲛ̀Ⲓⲱⲁⲕⲓⲙ</w:t>
            </w:r>
          </w:p>
          <w:p w14:paraId="59F0DCBB" w14:textId="77777777" w:rsidR="00E35F1F" w:rsidRDefault="00E35F1F" w:rsidP="00E35F1F">
            <w:pPr>
              <w:pStyle w:val="CopticVersemulti-line"/>
            </w:pPr>
            <w:r w:rsidRPr="006738A5">
              <w:t>ϫⲉ ϯⲥ̀ⲕⲏⲛⲏ ⲙ̀ⲙⲏⲓ</w:t>
            </w:r>
          </w:p>
          <w:p w14:paraId="0850C9C1" w14:textId="77777777" w:rsidR="00E35F1F" w:rsidRDefault="00E35F1F" w:rsidP="00E35F1F">
            <w:pPr>
              <w:pStyle w:val="CopticVerse"/>
            </w:pPr>
            <w:r w:rsidRPr="006738A5">
              <w:t>ⲛ̀ⲧⲉ Ⲡⲟ̅ⲥ̅ ⲥⲁⲃⲁⲱⲑ</w:t>
            </w:r>
          </w:p>
        </w:tc>
      </w:tr>
      <w:tr w:rsidR="00E35F1F" w14:paraId="4C76B354" w14:textId="77777777" w:rsidTr="00E35F1F">
        <w:trPr>
          <w:cantSplit/>
          <w:jc w:val="center"/>
        </w:trPr>
        <w:tc>
          <w:tcPr>
            <w:tcW w:w="288" w:type="dxa"/>
          </w:tcPr>
          <w:p w14:paraId="49028E49" w14:textId="77777777" w:rsidR="00E35F1F" w:rsidRDefault="00E35F1F" w:rsidP="00E35F1F">
            <w:pPr>
              <w:pStyle w:val="CopticCross"/>
            </w:pPr>
          </w:p>
        </w:tc>
        <w:tc>
          <w:tcPr>
            <w:tcW w:w="3960" w:type="dxa"/>
          </w:tcPr>
          <w:p w14:paraId="021970FF" w14:textId="77777777" w:rsidR="00E35F1F" w:rsidRPr="007425E1" w:rsidRDefault="00E35F1F" w:rsidP="00E35F1F">
            <w:pPr>
              <w:pStyle w:val="EngHang"/>
            </w:pPr>
            <w:r>
              <w:t>They likened the Ark</w:t>
            </w:r>
          </w:p>
          <w:p w14:paraId="25109E63" w14:textId="77777777" w:rsidR="00E35F1F" w:rsidRPr="007425E1" w:rsidRDefault="00E35F1F" w:rsidP="00E35F1F">
            <w:pPr>
              <w:pStyle w:val="EngHang"/>
            </w:pPr>
            <w:r w:rsidRPr="007425E1">
              <w:t>To the Virgin,</w:t>
            </w:r>
          </w:p>
          <w:p w14:paraId="0998F4D7" w14:textId="77777777" w:rsidR="00E35F1F" w:rsidRPr="007425E1" w:rsidRDefault="00E35F1F" w:rsidP="00E35F1F">
            <w:pPr>
              <w:pStyle w:val="EngHang"/>
            </w:pPr>
            <w:r w:rsidRPr="007425E1">
              <w:t>And its choice gold,</w:t>
            </w:r>
          </w:p>
          <w:p w14:paraId="4BF5A16A" w14:textId="77777777" w:rsidR="00E35F1F" w:rsidRPr="007425E1" w:rsidRDefault="00E35F1F" w:rsidP="00E35F1F">
            <w:pPr>
              <w:pStyle w:val="EngHangEnd"/>
            </w:pPr>
            <w:r w:rsidRPr="007425E1">
              <w:t>To her purity.</w:t>
            </w:r>
          </w:p>
        </w:tc>
        <w:tc>
          <w:tcPr>
            <w:tcW w:w="288" w:type="dxa"/>
          </w:tcPr>
          <w:p w14:paraId="293E3A06" w14:textId="77777777" w:rsidR="00E35F1F" w:rsidRDefault="00E35F1F" w:rsidP="00E35F1F"/>
        </w:tc>
        <w:tc>
          <w:tcPr>
            <w:tcW w:w="288" w:type="dxa"/>
          </w:tcPr>
          <w:p w14:paraId="5344BBD7" w14:textId="77777777" w:rsidR="00E35F1F" w:rsidRDefault="00E35F1F" w:rsidP="00E35F1F">
            <w:pPr>
              <w:pStyle w:val="CopticCross"/>
            </w:pPr>
          </w:p>
        </w:tc>
        <w:tc>
          <w:tcPr>
            <w:tcW w:w="3960" w:type="dxa"/>
          </w:tcPr>
          <w:p w14:paraId="0EE701C6" w14:textId="77777777" w:rsidR="00E35F1F" w:rsidRDefault="00E35F1F" w:rsidP="00E35F1F">
            <w:pPr>
              <w:pStyle w:val="CopticVersemulti-line"/>
            </w:pPr>
            <w:r w:rsidRPr="006738A5">
              <w:t>Ⲁⲩⲉⲛ ϯⲕⲓⲃⲱⲧⲟⲥ</w:t>
            </w:r>
          </w:p>
          <w:p w14:paraId="4F3BB42A" w14:textId="77777777" w:rsidR="00E35F1F" w:rsidRDefault="00E35F1F" w:rsidP="00E35F1F">
            <w:pPr>
              <w:pStyle w:val="CopticVersemulti-line"/>
            </w:pPr>
            <w:r w:rsidRPr="006738A5">
              <w:t>ϩⲓϫⲉⲛ ϯⲡⲁⲣⲑⲉⲛⲟⲥ</w:t>
            </w:r>
          </w:p>
          <w:p w14:paraId="407B81AE" w14:textId="77777777" w:rsidR="00E35F1F" w:rsidRDefault="00E35F1F" w:rsidP="00E35F1F">
            <w:pPr>
              <w:pStyle w:val="CopticVersemulti-line"/>
            </w:pPr>
            <w:r w:rsidRPr="006738A5">
              <w:t>ⲡⲉⲥⲕⲉⲛⲟⲩⲃ ⲉⲧⲥⲱⲧⲡ</w:t>
            </w:r>
          </w:p>
          <w:p w14:paraId="5D2AC28E" w14:textId="77777777" w:rsidR="00E35F1F" w:rsidRDefault="00E35F1F" w:rsidP="00E35F1F">
            <w:pPr>
              <w:pStyle w:val="CopticVerse"/>
            </w:pPr>
            <w:r w:rsidRPr="006738A5">
              <w:t>ϩⲓϫⲉⲛ ⲡⲉⲥⲧⲟⲩⲃⲟ</w:t>
            </w:r>
          </w:p>
        </w:tc>
      </w:tr>
      <w:tr w:rsidR="00E35F1F" w14:paraId="6F854195" w14:textId="77777777" w:rsidTr="00E35F1F">
        <w:trPr>
          <w:cantSplit/>
          <w:jc w:val="center"/>
        </w:trPr>
        <w:tc>
          <w:tcPr>
            <w:tcW w:w="288" w:type="dxa"/>
          </w:tcPr>
          <w:p w14:paraId="00CA6D05" w14:textId="77777777" w:rsidR="00E35F1F" w:rsidRDefault="00E35F1F" w:rsidP="00E35F1F">
            <w:pPr>
              <w:pStyle w:val="CopticCross"/>
            </w:pPr>
            <w:r w:rsidRPr="000F6316">
              <w:lastRenderedPageBreak/>
              <w:t>¿</w:t>
            </w:r>
          </w:p>
        </w:tc>
        <w:tc>
          <w:tcPr>
            <w:tcW w:w="3960" w:type="dxa"/>
          </w:tcPr>
          <w:p w14:paraId="70C50193" w14:textId="77777777" w:rsidR="00E35F1F" w:rsidRPr="007425E1" w:rsidRDefault="00E35F1F" w:rsidP="00E35F1F">
            <w:pPr>
              <w:pStyle w:val="EngHang"/>
            </w:pPr>
            <w:r>
              <w:t>They likened the Mercy Seat</w:t>
            </w:r>
          </w:p>
          <w:p w14:paraId="50DA5D69" w14:textId="77777777" w:rsidR="00E35F1F" w:rsidRPr="007425E1" w:rsidRDefault="00E35F1F" w:rsidP="00E35F1F">
            <w:pPr>
              <w:pStyle w:val="EngHang"/>
            </w:pPr>
            <w:r w:rsidRPr="007425E1">
              <w:t>To the Virgin,</w:t>
            </w:r>
          </w:p>
          <w:p w14:paraId="643E7802" w14:textId="77777777" w:rsidR="00E35F1F" w:rsidRPr="007425E1" w:rsidRDefault="00E35F1F" w:rsidP="00E35F1F">
            <w:pPr>
              <w:pStyle w:val="EngHang"/>
            </w:pPr>
            <w:r>
              <w:t>With</w:t>
            </w:r>
            <w:r w:rsidRPr="007425E1">
              <w:t xml:space="preserve"> the </w:t>
            </w:r>
            <w:r>
              <w:t>glorious cherubs</w:t>
            </w:r>
            <w:r w:rsidRPr="007425E1">
              <w:t>,</w:t>
            </w:r>
          </w:p>
          <w:p w14:paraId="4B8ED006" w14:textId="77777777" w:rsidR="00E35F1F" w:rsidRPr="007425E1" w:rsidRDefault="00E35F1F" w:rsidP="00E35F1F">
            <w:pPr>
              <w:pStyle w:val="EngHangEnd"/>
            </w:pPr>
            <w:r w:rsidRPr="007425E1">
              <w:t>Overshadowing her.</w:t>
            </w:r>
          </w:p>
        </w:tc>
        <w:tc>
          <w:tcPr>
            <w:tcW w:w="288" w:type="dxa"/>
          </w:tcPr>
          <w:p w14:paraId="40CF5437" w14:textId="77777777" w:rsidR="00E35F1F" w:rsidRDefault="00E35F1F" w:rsidP="00E35F1F"/>
        </w:tc>
        <w:tc>
          <w:tcPr>
            <w:tcW w:w="288" w:type="dxa"/>
          </w:tcPr>
          <w:p w14:paraId="6CDE9A3E" w14:textId="77777777" w:rsidR="00E35F1F" w:rsidRDefault="00E35F1F" w:rsidP="00E35F1F">
            <w:pPr>
              <w:pStyle w:val="CopticCross"/>
            </w:pPr>
            <w:r w:rsidRPr="000F6316">
              <w:t>¿</w:t>
            </w:r>
          </w:p>
        </w:tc>
        <w:tc>
          <w:tcPr>
            <w:tcW w:w="3960" w:type="dxa"/>
          </w:tcPr>
          <w:p w14:paraId="32D03BAE" w14:textId="77777777" w:rsidR="00E35F1F" w:rsidRDefault="00E35F1F" w:rsidP="00E35F1F">
            <w:pPr>
              <w:pStyle w:val="CopticVersemulti-line"/>
            </w:pPr>
            <w:r w:rsidRPr="006738A5">
              <w:t>Ⲁⲩⲉⲛ ⲡⲓⲓ̀ⲗⲁⲥⲧⲏⲣⲓⲟⲛ</w:t>
            </w:r>
          </w:p>
          <w:p w14:paraId="798E3F20" w14:textId="77777777" w:rsidR="00E35F1F" w:rsidRDefault="00E35F1F" w:rsidP="00E35F1F">
            <w:pPr>
              <w:pStyle w:val="CopticVersemulti-line"/>
            </w:pPr>
            <w:r w:rsidRPr="006738A5">
              <w:t>ϩⲓϫⲉⲛ ϯⲡⲁⲣⲑⲉⲛⲟⲥ</w:t>
            </w:r>
          </w:p>
          <w:p w14:paraId="6118A250" w14:textId="77777777" w:rsidR="00E35F1F" w:rsidRDefault="00E35F1F" w:rsidP="00E35F1F">
            <w:pPr>
              <w:pStyle w:val="CopticVersemulti-line"/>
            </w:pPr>
            <w:r w:rsidRPr="006738A5">
              <w:t>ⲓⲥ Ⲛⲓⲭⲉⲣⲟⲩⲃⲓⲙ ⲛ̀ⲧⲉ ⲡ̀ⲱ̀ⲟⲩ</w:t>
            </w:r>
          </w:p>
          <w:p w14:paraId="0917C24A" w14:textId="77777777" w:rsidR="00E35F1F" w:rsidRDefault="00E35F1F" w:rsidP="00E35F1F">
            <w:pPr>
              <w:pStyle w:val="CopticVerse"/>
            </w:pPr>
            <w:r w:rsidRPr="006738A5">
              <w:t>ⲥⲉⲉⲣϧⲏⲓⲃⲓ ⲉ̀ϫⲱⲥ</w:t>
            </w:r>
          </w:p>
        </w:tc>
      </w:tr>
      <w:tr w:rsidR="00E35F1F" w14:paraId="058DA9A3" w14:textId="77777777" w:rsidTr="00E35F1F">
        <w:trPr>
          <w:cantSplit/>
          <w:jc w:val="center"/>
        </w:trPr>
        <w:tc>
          <w:tcPr>
            <w:tcW w:w="288" w:type="dxa"/>
          </w:tcPr>
          <w:p w14:paraId="6631F3E0" w14:textId="77777777" w:rsidR="00E35F1F" w:rsidRDefault="00E35F1F" w:rsidP="00E35F1F">
            <w:pPr>
              <w:pStyle w:val="CopticCross"/>
            </w:pPr>
          </w:p>
        </w:tc>
        <w:tc>
          <w:tcPr>
            <w:tcW w:w="3960" w:type="dxa"/>
          </w:tcPr>
          <w:p w14:paraId="2565D73B" w14:textId="77777777" w:rsidR="00E35F1F" w:rsidRPr="007425E1" w:rsidRDefault="00E35F1F" w:rsidP="00E35F1F">
            <w:pPr>
              <w:pStyle w:val="EngHang"/>
            </w:pPr>
            <w:r>
              <w:t>They likened the golden pot</w:t>
            </w:r>
          </w:p>
          <w:p w14:paraId="4EFEB9C4" w14:textId="77777777" w:rsidR="00E35F1F" w:rsidRPr="007425E1" w:rsidRDefault="00E35F1F" w:rsidP="00E35F1F">
            <w:pPr>
              <w:pStyle w:val="EngHang"/>
            </w:pPr>
            <w:r w:rsidRPr="007425E1">
              <w:t>To the Virgin,</w:t>
            </w:r>
          </w:p>
          <w:p w14:paraId="1D296B0C" w14:textId="77777777" w:rsidR="00E35F1F" w:rsidRPr="007425E1" w:rsidRDefault="00E35F1F" w:rsidP="00E35F1F">
            <w:pPr>
              <w:pStyle w:val="EngHang"/>
            </w:pPr>
            <w:r w:rsidRPr="007425E1">
              <w:t>And the measure of the manna,</w:t>
            </w:r>
          </w:p>
          <w:p w14:paraId="58FC72D7" w14:textId="77777777" w:rsidR="00E35F1F" w:rsidRPr="007425E1" w:rsidRDefault="00E35F1F" w:rsidP="00E35F1F">
            <w:pPr>
              <w:pStyle w:val="EngHangEnd"/>
            </w:pPr>
            <w:r w:rsidRPr="007425E1">
              <w:t>To Our Saviour.</w:t>
            </w:r>
          </w:p>
        </w:tc>
        <w:tc>
          <w:tcPr>
            <w:tcW w:w="288" w:type="dxa"/>
          </w:tcPr>
          <w:p w14:paraId="67CE86E2" w14:textId="77777777" w:rsidR="00E35F1F" w:rsidRDefault="00E35F1F" w:rsidP="00E35F1F"/>
        </w:tc>
        <w:tc>
          <w:tcPr>
            <w:tcW w:w="288" w:type="dxa"/>
          </w:tcPr>
          <w:p w14:paraId="791971B3" w14:textId="77777777" w:rsidR="00E35F1F" w:rsidRDefault="00E35F1F" w:rsidP="00E35F1F">
            <w:pPr>
              <w:pStyle w:val="CopticCross"/>
            </w:pPr>
          </w:p>
        </w:tc>
        <w:tc>
          <w:tcPr>
            <w:tcW w:w="3960" w:type="dxa"/>
          </w:tcPr>
          <w:p w14:paraId="602BEBEB" w14:textId="77777777" w:rsidR="00E35F1F" w:rsidRDefault="00E35F1F" w:rsidP="00E35F1F">
            <w:pPr>
              <w:pStyle w:val="CopticVersemulti-line"/>
            </w:pPr>
            <w:r w:rsidRPr="006738A5">
              <w:t>Ⲁⲩⲉⲛ ⲡⲓⲥ̀ⲧⲁⲙⲛⲟⲥ ⲛ̀ⲛⲟⲩⲃ</w:t>
            </w:r>
          </w:p>
          <w:p w14:paraId="10067502" w14:textId="77777777" w:rsidR="00E35F1F" w:rsidRDefault="00E35F1F" w:rsidP="00E35F1F">
            <w:pPr>
              <w:pStyle w:val="CopticVersemulti-line"/>
            </w:pPr>
            <w:r w:rsidRPr="006738A5">
              <w:t>ϩⲓϫⲉⲛ ϯⲡⲁⲣⲑⲉⲛⲟⲥ</w:t>
            </w:r>
          </w:p>
          <w:p w14:paraId="62C39103" w14:textId="77777777" w:rsidR="00E35F1F" w:rsidRDefault="00E35F1F" w:rsidP="00E35F1F">
            <w:pPr>
              <w:pStyle w:val="CopticVersemulti-line"/>
            </w:pPr>
            <w:r w:rsidRPr="006738A5">
              <w:t>ⲡⲉϥⲕⲉϣⲓ ⲙ̀ⲙⲁⲛⲛⲁ</w:t>
            </w:r>
          </w:p>
          <w:p w14:paraId="039EFE47" w14:textId="77777777" w:rsidR="00E35F1F" w:rsidRDefault="00E35F1F" w:rsidP="00E35F1F">
            <w:pPr>
              <w:pStyle w:val="CopticVersemulti-line"/>
            </w:pPr>
            <w:r w:rsidRPr="006738A5">
              <w:t>ϩⲓϫⲉⲛ Ⲡⲉⲛⲥⲱⲧⲏⲣ</w:t>
            </w:r>
          </w:p>
        </w:tc>
      </w:tr>
      <w:tr w:rsidR="00E35F1F" w14:paraId="2F4034FC" w14:textId="77777777" w:rsidTr="00E35F1F">
        <w:trPr>
          <w:cantSplit/>
          <w:jc w:val="center"/>
        </w:trPr>
        <w:tc>
          <w:tcPr>
            <w:tcW w:w="288" w:type="dxa"/>
          </w:tcPr>
          <w:p w14:paraId="26B17C67" w14:textId="77777777" w:rsidR="00E35F1F" w:rsidRDefault="00E35F1F" w:rsidP="00E35F1F">
            <w:pPr>
              <w:pStyle w:val="CopticCross"/>
            </w:pPr>
            <w:r w:rsidRPr="000F6316">
              <w:t>¿</w:t>
            </w:r>
          </w:p>
        </w:tc>
        <w:tc>
          <w:tcPr>
            <w:tcW w:w="3960" w:type="dxa"/>
          </w:tcPr>
          <w:p w14:paraId="01FE3903" w14:textId="77777777" w:rsidR="00E35F1F" w:rsidRPr="007425E1" w:rsidRDefault="00E35F1F" w:rsidP="00E35F1F">
            <w:pPr>
              <w:pStyle w:val="EngHang"/>
            </w:pPr>
            <w:r w:rsidRPr="007425E1">
              <w:t xml:space="preserve">They likened the </w:t>
            </w:r>
            <w:r>
              <w:t>golden lampstand</w:t>
            </w:r>
          </w:p>
          <w:p w14:paraId="10DDE768" w14:textId="77777777" w:rsidR="00E35F1F" w:rsidRPr="007425E1" w:rsidRDefault="00E35F1F" w:rsidP="00E35F1F">
            <w:pPr>
              <w:pStyle w:val="EngHang"/>
            </w:pPr>
            <w:r w:rsidRPr="007425E1">
              <w:t>To the Church,</w:t>
            </w:r>
          </w:p>
          <w:p w14:paraId="2C0346EB" w14:textId="77777777" w:rsidR="00E35F1F" w:rsidRPr="007425E1" w:rsidRDefault="00E35F1F" w:rsidP="00E35F1F">
            <w:pPr>
              <w:pStyle w:val="EngHang"/>
            </w:pPr>
            <w:r w:rsidRPr="007425E1">
              <w:t>And the seven lamps,</w:t>
            </w:r>
          </w:p>
          <w:p w14:paraId="14C47074" w14:textId="77777777" w:rsidR="00E35F1F" w:rsidRPr="007425E1" w:rsidRDefault="00E35F1F" w:rsidP="00E35F1F">
            <w:pPr>
              <w:pStyle w:val="EngHangEnd"/>
            </w:pPr>
            <w:r w:rsidRPr="007425E1">
              <w:t xml:space="preserve">To </w:t>
            </w:r>
            <w:r>
              <w:t>her</w:t>
            </w:r>
            <w:r w:rsidRPr="007425E1">
              <w:t xml:space="preserve"> seven orders.</w:t>
            </w:r>
          </w:p>
        </w:tc>
        <w:tc>
          <w:tcPr>
            <w:tcW w:w="288" w:type="dxa"/>
          </w:tcPr>
          <w:p w14:paraId="4F1AC5C4" w14:textId="77777777" w:rsidR="00E35F1F" w:rsidRDefault="00E35F1F" w:rsidP="00E35F1F"/>
        </w:tc>
        <w:tc>
          <w:tcPr>
            <w:tcW w:w="288" w:type="dxa"/>
          </w:tcPr>
          <w:p w14:paraId="5121CFD0" w14:textId="77777777" w:rsidR="00E35F1F" w:rsidRDefault="00E35F1F" w:rsidP="00E35F1F">
            <w:pPr>
              <w:pStyle w:val="CopticCross"/>
            </w:pPr>
            <w:r w:rsidRPr="000F6316">
              <w:t>¿</w:t>
            </w:r>
          </w:p>
        </w:tc>
        <w:tc>
          <w:tcPr>
            <w:tcW w:w="3960" w:type="dxa"/>
          </w:tcPr>
          <w:p w14:paraId="192E2FB6" w14:textId="77777777" w:rsidR="00E35F1F" w:rsidRPr="00FA5B8C" w:rsidRDefault="00E35F1F" w:rsidP="00E35F1F">
            <w:pPr>
              <w:pStyle w:val="CopticVersemulti-line"/>
            </w:pPr>
            <w:commentRangeStart w:id="730"/>
            <w:r w:rsidRPr="00FA5B8C">
              <w:t>Ⲁⲩⲉⲛ ϯⲗⲩⲕⲛⲓⲁ̀ ⲛ̀ⲛⲟⲩⲃ</w:t>
            </w:r>
          </w:p>
          <w:p w14:paraId="1BE92818" w14:textId="77777777" w:rsidR="00E35F1F" w:rsidRPr="00FA5B8C" w:rsidRDefault="00E35F1F" w:rsidP="00E35F1F">
            <w:pPr>
              <w:pStyle w:val="CopticVersemulti-line"/>
            </w:pPr>
            <w:r w:rsidRPr="00FA5B8C">
              <w:t>ϩⲓϫⲉⲛ ϯⲉⲕⲕⲗⲏⲥⲓⲁ̀</w:t>
            </w:r>
          </w:p>
          <w:p w14:paraId="5AB3E56D" w14:textId="77777777" w:rsidR="00E35F1F" w:rsidRPr="00FA5B8C" w:rsidRDefault="00E35F1F" w:rsidP="00E35F1F">
            <w:pPr>
              <w:pStyle w:val="CopticVersemulti-line"/>
            </w:pPr>
            <w:r w:rsidRPr="00FA5B8C">
              <w:t>ⲡⲉⲥⲕⲉϣⲁϣϤ ⲛ̀ϧⲏⲃⲥ</w:t>
            </w:r>
          </w:p>
          <w:p w14:paraId="42757617" w14:textId="77777777" w:rsidR="00E35F1F" w:rsidRDefault="00E35F1F" w:rsidP="00E35F1F">
            <w:pPr>
              <w:pStyle w:val="CopticVerse"/>
            </w:pPr>
            <w:r w:rsidRPr="00FA5B8C">
              <w:t>ϩⲓϫⲉⲛ ⲡⲓϣⲁϣϤ ⲛ̀ⲧⲁⲅⲙⲁ</w:t>
            </w:r>
            <w:commentRangeEnd w:id="730"/>
            <w:r>
              <w:rPr>
                <w:rStyle w:val="CommentReference"/>
                <w:rFonts w:ascii="Garamond" w:hAnsi="Garamond" w:cstheme="minorBidi"/>
                <w:noProof w:val="0"/>
                <w:lang w:val="en-CA"/>
              </w:rPr>
              <w:commentReference w:id="730"/>
            </w:r>
          </w:p>
        </w:tc>
      </w:tr>
      <w:tr w:rsidR="00E35F1F" w14:paraId="459F3975" w14:textId="77777777" w:rsidTr="00E35F1F">
        <w:trPr>
          <w:cantSplit/>
          <w:jc w:val="center"/>
        </w:trPr>
        <w:tc>
          <w:tcPr>
            <w:tcW w:w="288" w:type="dxa"/>
          </w:tcPr>
          <w:p w14:paraId="4D3D7F36" w14:textId="77777777" w:rsidR="00E35F1F" w:rsidRDefault="00E35F1F" w:rsidP="00E35F1F">
            <w:pPr>
              <w:pStyle w:val="CopticCross"/>
            </w:pPr>
          </w:p>
        </w:tc>
        <w:tc>
          <w:tcPr>
            <w:tcW w:w="3960" w:type="dxa"/>
          </w:tcPr>
          <w:p w14:paraId="4B462863" w14:textId="77777777" w:rsidR="00E35F1F" w:rsidRPr="007425E1" w:rsidRDefault="00E35F1F" w:rsidP="00E35F1F">
            <w:pPr>
              <w:pStyle w:val="EngHang"/>
            </w:pPr>
            <w:r>
              <w:t>They likened the golden censer</w:t>
            </w:r>
          </w:p>
          <w:p w14:paraId="5D883BC6" w14:textId="77777777" w:rsidR="00E35F1F" w:rsidRPr="007425E1" w:rsidRDefault="00E35F1F" w:rsidP="00E35F1F">
            <w:pPr>
              <w:pStyle w:val="EngHang"/>
            </w:pPr>
            <w:r w:rsidRPr="007425E1">
              <w:t>To the Virgin,</w:t>
            </w:r>
          </w:p>
          <w:p w14:paraId="4E6A04A7" w14:textId="77777777" w:rsidR="00E35F1F" w:rsidRPr="007425E1" w:rsidRDefault="00E35F1F" w:rsidP="00E35F1F">
            <w:pPr>
              <w:pStyle w:val="EngHang"/>
            </w:pPr>
            <w:r w:rsidRPr="007425E1">
              <w:t>And its incense,</w:t>
            </w:r>
          </w:p>
          <w:p w14:paraId="54415FD2" w14:textId="77777777" w:rsidR="00E35F1F" w:rsidRPr="007425E1" w:rsidRDefault="00E35F1F" w:rsidP="00E35F1F">
            <w:pPr>
              <w:pStyle w:val="EngHangEnd"/>
            </w:pPr>
            <w:r w:rsidRPr="007425E1">
              <w:t>To Emmanuel.</w:t>
            </w:r>
          </w:p>
        </w:tc>
        <w:tc>
          <w:tcPr>
            <w:tcW w:w="288" w:type="dxa"/>
          </w:tcPr>
          <w:p w14:paraId="6B05DD5E" w14:textId="77777777" w:rsidR="00E35F1F" w:rsidRDefault="00E35F1F" w:rsidP="00E35F1F"/>
        </w:tc>
        <w:tc>
          <w:tcPr>
            <w:tcW w:w="288" w:type="dxa"/>
          </w:tcPr>
          <w:p w14:paraId="5B0A566F" w14:textId="77777777" w:rsidR="00E35F1F" w:rsidRDefault="00E35F1F" w:rsidP="00E35F1F">
            <w:pPr>
              <w:pStyle w:val="CopticCross"/>
            </w:pPr>
          </w:p>
        </w:tc>
        <w:tc>
          <w:tcPr>
            <w:tcW w:w="3960" w:type="dxa"/>
          </w:tcPr>
          <w:p w14:paraId="36A2C0C2" w14:textId="77777777" w:rsidR="00E35F1F" w:rsidRDefault="00E35F1F" w:rsidP="00E35F1F">
            <w:pPr>
              <w:pStyle w:val="CopticVersemulti-line"/>
            </w:pPr>
            <w:r w:rsidRPr="006738A5">
              <w:t>Ⲁⲩⲉⲛ ϯϣⲟⲩⲣⲏ ⲛ̀ⲛⲟⲩⲃ</w:t>
            </w:r>
          </w:p>
          <w:p w14:paraId="1CC9A38D" w14:textId="77777777" w:rsidR="00E35F1F" w:rsidRDefault="00E35F1F" w:rsidP="00E35F1F">
            <w:pPr>
              <w:pStyle w:val="CopticVersemulti-line"/>
            </w:pPr>
            <w:r w:rsidRPr="006738A5">
              <w:t>ϩⲓϫⲉⲛ ϯⲡⲁⲣⲑⲉⲛⲟⲥ</w:t>
            </w:r>
          </w:p>
          <w:p w14:paraId="7E94203A" w14:textId="77777777" w:rsidR="00E35F1F" w:rsidRDefault="00E35F1F" w:rsidP="00E35F1F">
            <w:pPr>
              <w:pStyle w:val="CopticVersemulti-line"/>
            </w:pPr>
            <w:r w:rsidRPr="006738A5">
              <w:t>ⲡⲉⲥⲕⲩⲛⲁⲙⲱⲛⲟⲛ</w:t>
            </w:r>
          </w:p>
          <w:p w14:paraId="13A54044" w14:textId="77777777" w:rsidR="00E35F1F" w:rsidRDefault="00E35F1F" w:rsidP="00E35F1F">
            <w:pPr>
              <w:pStyle w:val="CopticVerse"/>
            </w:pPr>
            <w:r w:rsidRPr="006738A5">
              <w:t>ϩⲓϫⲉⲛ Ⲉⲙⲙⲁⲛⲟⲩⲏⲗ</w:t>
            </w:r>
          </w:p>
        </w:tc>
      </w:tr>
      <w:tr w:rsidR="00E35F1F" w14:paraId="0FDFA6AC" w14:textId="77777777" w:rsidTr="00E35F1F">
        <w:trPr>
          <w:cantSplit/>
          <w:jc w:val="center"/>
        </w:trPr>
        <w:tc>
          <w:tcPr>
            <w:tcW w:w="288" w:type="dxa"/>
          </w:tcPr>
          <w:p w14:paraId="086C25A8" w14:textId="77777777" w:rsidR="00E35F1F" w:rsidRDefault="00E35F1F" w:rsidP="00E35F1F">
            <w:pPr>
              <w:pStyle w:val="CopticCross"/>
            </w:pPr>
            <w:r w:rsidRPr="000F6316">
              <w:t>¿</w:t>
            </w:r>
          </w:p>
        </w:tc>
        <w:tc>
          <w:tcPr>
            <w:tcW w:w="3960" w:type="dxa"/>
          </w:tcPr>
          <w:p w14:paraId="37ED63F1" w14:textId="54F7FF8B" w:rsidR="00E35F1F" w:rsidRPr="007425E1" w:rsidRDefault="00E35F1F" w:rsidP="00E35F1F">
            <w:pPr>
              <w:pStyle w:val="EngHang"/>
            </w:pPr>
            <w:r w:rsidRPr="007425E1">
              <w:t>T</w:t>
            </w:r>
            <w:r w:rsidR="008A107E">
              <w:t>hey likened the fragrant flower</w:t>
            </w:r>
          </w:p>
          <w:p w14:paraId="291FDA16" w14:textId="77777777" w:rsidR="00E35F1F" w:rsidRPr="007425E1" w:rsidRDefault="00E35F1F" w:rsidP="00E35F1F">
            <w:pPr>
              <w:pStyle w:val="EngHang"/>
            </w:pPr>
            <w:r w:rsidRPr="007425E1">
              <w:t>To Mary the Queen,</w:t>
            </w:r>
          </w:p>
          <w:p w14:paraId="45FE470C" w14:textId="25EC156D" w:rsidR="00E35F1F" w:rsidRPr="007425E1" w:rsidRDefault="008A107E" w:rsidP="00E35F1F">
            <w:pPr>
              <w:pStyle w:val="EngHang"/>
            </w:pPr>
            <w:r>
              <w:t>And its choice fragrance</w:t>
            </w:r>
          </w:p>
          <w:p w14:paraId="46F87505" w14:textId="77777777" w:rsidR="00E35F1F" w:rsidRPr="007425E1" w:rsidRDefault="00E35F1F" w:rsidP="00E35F1F">
            <w:pPr>
              <w:pStyle w:val="EngHangEnd"/>
            </w:pPr>
            <w:r w:rsidRPr="007425E1">
              <w:t>To her virginity.</w:t>
            </w:r>
          </w:p>
        </w:tc>
        <w:tc>
          <w:tcPr>
            <w:tcW w:w="288" w:type="dxa"/>
          </w:tcPr>
          <w:p w14:paraId="44AE1C9B" w14:textId="77777777" w:rsidR="00E35F1F" w:rsidRDefault="00E35F1F" w:rsidP="00E35F1F"/>
        </w:tc>
        <w:tc>
          <w:tcPr>
            <w:tcW w:w="288" w:type="dxa"/>
          </w:tcPr>
          <w:p w14:paraId="668C2D57" w14:textId="77777777" w:rsidR="00E35F1F" w:rsidRDefault="00E35F1F" w:rsidP="00E35F1F">
            <w:pPr>
              <w:pStyle w:val="CopticCross"/>
            </w:pPr>
            <w:r w:rsidRPr="000F6316">
              <w:t>¿</w:t>
            </w:r>
          </w:p>
        </w:tc>
        <w:tc>
          <w:tcPr>
            <w:tcW w:w="3960" w:type="dxa"/>
          </w:tcPr>
          <w:p w14:paraId="2AB443F0" w14:textId="77777777" w:rsidR="00E35F1F" w:rsidRDefault="00E35F1F" w:rsidP="00E35F1F">
            <w:pPr>
              <w:pStyle w:val="CopticVersemulti-line"/>
            </w:pPr>
            <w:r w:rsidRPr="006738A5">
              <w:t>Ⲁⲩⲉⲛ ϯϩ̀ⲣⲏⲣⲓ ⲛ̀ⲥ̀ⲑⲟⲓⲛⲟⲩϥⲓ</w:t>
            </w:r>
          </w:p>
          <w:p w14:paraId="609F2627" w14:textId="77777777" w:rsidR="00E35F1F" w:rsidRDefault="00E35F1F" w:rsidP="00E35F1F">
            <w:pPr>
              <w:pStyle w:val="CopticVersemulti-line"/>
            </w:pPr>
            <w:r w:rsidRPr="006738A5">
              <w:t>ϩⲓϫⲉⲛ Ⲙⲁⲣⲓⲁ ϯⲟⲩⲣⲱ</w:t>
            </w:r>
          </w:p>
          <w:p w14:paraId="54878972" w14:textId="77777777" w:rsidR="00E35F1F" w:rsidRDefault="00E35F1F" w:rsidP="00E35F1F">
            <w:pPr>
              <w:pStyle w:val="CopticVersemulti-line"/>
            </w:pPr>
            <w:r w:rsidRPr="006738A5">
              <w:t>ⲡⲉⲥⲕⲉⲥⲑⲟⲓⲛⲟⲩϥⲓ ⲉⲧⲥⲱⲧⲡ</w:t>
            </w:r>
          </w:p>
          <w:p w14:paraId="6EB0CE1A" w14:textId="77777777" w:rsidR="00E35F1F" w:rsidRDefault="00E35F1F" w:rsidP="00E35F1F">
            <w:pPr>
              <w:pStyle w:val="CopticVerse"/>
            </w:pPr>
            <w:r w:rsidRPr="006738A5">
              <w:t>ϩⲓϫⲉⲛ ⲧⲉⲥⲡⲁⲣⲑⲉⲛⲓⲁ̀</w:t>
            </w:r>
          </w:p>
        </w:tc>
      </w:tr>
      <w:tr w:rsidR="00E35F1F" w14:paraId="400D540E" w14:textId="77777777" w:rsidTr="00E35F1F">
        <w:trPr>
          <w:cantSplit/>
          <w:jc w:val="center"/>
        </w:trPr>
        <w:tc>
          <w:tcPr>
            <w:tcW w:w="288" w:type="dxa"/>
          </w:tcPr>
          <w:p w14:paraId="1209C544" w14:textId="77777777" w:rsidR="00E35F1F" w:rsidRDefault="00E35F1F" w:rsidP="00E35F1F">
            <w:pPr>
              <w:pStyle w:val="CopticCross"/>
            </w:pPr>
          </w:p>
        </w:tc>
        <w:tc>
          <w:tcPr>
            <w:tcW w:w="3960" w:type="dxa"/>
          </w:tcPr>
          <w:p w14:paraId="1BE17EB3" w14:textId="77777777" w:rsidR="00E35F1F" w:rsidRPr="007425E1" w:rsidRDefault="00E35F1F" w:rsidP="00E35F1F">
            <w:pPr>
              <w:pStyle w:val="EngHang"/>
            </w:pPr>
            <w:r w:rsidRPr="007425E1">
              <w:t>The</w:t>
            </w:r>
            <w:r>
              <w:t>y likened the rod of Aaron</w:t>
            </w:r>
          </w:p>
          <w:p w14:paraId="34C646F6" w14:textId="77777777" w:rsidR="00E35F1F" w:rsidRPr="007425E1" w:rsidRDefault="00E35F1F" w:rsidP="00E35F1F">
            <w:pPr>
              <w:pStyle w:val="EngHang"/>
            </w:pPr>
            <w:r w:rsidRPr="007425E1">
              <w:t>To the wood of the Cross,</w:t>
            </w:r>
          </w:p>
          <w:p w14:paraId="359D0C1B" w14:textId="3E9BC1E1" w:rsidR="00E35F1F" w:rsidRPr="007425E1" w:rsidRDefault="00E35F1F" w:rsidP="00E35F1F">
            <w:pPr>
              <w:pStyle w:val="EngHang"/>
            </w:pPr>
            <w:r>
              <w:t>Upon which our Lord hung</w:t>
            </w:r>
          </w:p>
          <w:p w14:paraId="64E63F3F" w14:textId="77777777" w:rsidR="00E35F1F" w:rsidRPr="007425E1" w:rsidRDefault="00E35F1F" w:rsidP="00E35F1F">
            <w:pPr>
              <w:pStyle w:val="EngHangEnd"/>
            </w:pPr>
            <w:r w:rsidRPr="007425E1">
              <w:t>To redeem us.</w:t>
            </w:r>
          </w:p>
        </w:tc>
        <w:tc>
          <w:tcPr>
            <w:tcW w:w="288" w:type="dxa"/>
          </w:tcPr>
          <w:p w14:paraId="7015531D" w14:textId="77777777" w:rsidR="00E35F1F" w:rsidRDefault="00E35F1F" w:rsidP="00E35F1F"/>
        </w:tc>
        <w:tc>
          <w:tcPr>
            <w:tcW w:w="288" w:type="dxa"/>
          </w:tcPr>
          <w:p w14:paraId="7D2269B5" w14:textId="77777777" w:rsidR="00E35F1F" w:rsidRDefault="00E35F1F" w:rsidP="00E35F1F">
            <w:pPr>
              <w:pStyle w:val="CopticCross"/>
            </w:pPr>
          </w:p>
        </w:tc>
        <w:tc>
          <w:tcPr>
            <w:tcW w:w="3960" w:type="dxa"/>
          </w:tcPr>
          <w:p w14:paraId="2C3E2D6E" w14:textId="77777777" w:rsidR="00E35F1F" w:rsidRDefault="00E35F1F" w:rsidP="00E35F1F">
            <w:pPr>
              <w:pStyle w:val="CopticVersemulti-line"/>
            </w:pPr>
            <w:r w:rsidRPr="006738A5">
              <w:t>Ⲁⲩⲉⲛ ⲡⲓϣ̀ⲃⲱⲧ ⲛ̀ⲧⲉ Ⲁ̀ⲁⲣⲱⲛ</w:t>
            </w:r>
          </w:p>
          <w:p w14:paraId="6861A55B" w14:textId="77777777" w:rsidR="00E35F1F" w:rsidRDefault="00E35F1F" w:rsidP="00E35F1F">
            <w:pPr>
              <w:pStyle w:val="CopticVersemulti-line"/>
            </w:pPr>
            <w:r w:rsidRPr="006738A5">
              <w:t>ϩⲓϫⲉⲛ ⲡ̀ϣⲉ ⲛ̀ⲧⲉ ⲡⲓ̀ⲥⲧⲁⲩⲣⲟⲥ</w:t>
            </w:r>
          </w:p>
          <w:p w14:paraId="05119072" w14:textId="77777777" w:rsidR="00E35F1F" w:rsidRDefault="00E35F1F" w:rsidP="00E35F1F">
            <w:pPr>
              <w:pStyle w:val="CopticVersemulti-line"/>
            </w:pPr>
            <w:r w:rsidRPr="006738A5">
              <w:t>ⲉ̀ⲧⲁⲩⲉϣ Ⲡⲁⲟ̅ⲥ̅ ⲉ̀ⲣⲟϥ</w:t>
            </w:r>
          </w:p>
          <w:p w14:paraId="0DDF069C" w14:textId="77777777" w:rsidR="00E35F1F" w:rsidRDefault="00E35F1F" w:rsidP="00E35F1F">
            <w:pPr>
              <w:pStyle w:val="CopticVerse"/>
            </w:pPr>
            <w:r w:rsidRPr="006738A5">
              <w:t>ϣⲁⲛ̀ⲧⲉϥⲥⲱϯ ⲙ̀ⲙⲟⲛ</w:t>
            </w:r>
          </w:p>
        </w:tc>
      </w:tr>
      <w:tr w:rsidR="00E35F1F" w14:paraId="6541F26E" w14:textId="77777777" w:rsidTr="00E35F1F">
        <w:trPr>
          <w:cantSplit/>
          <w:jc w:val="center"/>
        </w:trPr>
        <w:tc>
          <w:tcPr>
            <w:tcW w:w="288" w:type="dxa"/>
          </w:tcPr>
          <w:p w14:paraId="5A5E7E91" w14:textId="77777777" w:rsidR="00E35F1F" w:rsidRDefault="00E35F1F" w:rsidP="00E35F1F">
            <w:pPr>
              <w:pStyle w:val="CopticCross"/>
            </w:pPr>
            <w:r w:rsidRPr="000F6316">
              <w:t>¿</w:t>
            </w:r>
          </w:p>
        </w:tc>
        <w:tc>
          <w:tcPr>
            <w:tcW w:w="3960" w:type="dxa"/>
          </w:tcPr>
          <w:p w14:paraId="762A6693" w14:textId="77777777" w:rsidR="00E35F1F" w:rsidRPr="007425E1" w:rsidRDefault="00E35F1F" w:rsidP="00E35F1F">
            <w:pPr>
              <w:pStyle w:val="EngHang"/>
            </w:pPr>
            <w:r>
              <w:t>They likened the table of gold</w:t>
            </w:r>
          </w:p>
          <w:p w14:paraId="53AE16CD" w14:textId="77777777" w:rsidR="00E35F1F" w:rsidRPr="007425E1" w:rsidRDefault="00E35F1F" w:rsidP="00E35F1F">
            <w:pPr>
              <w:pStyle w:val="EngHang"/>
            </w:pPr>
            <w:r w:rsidRPr="007425E1">
              <w:t>To the altar,</w:t>
            </w:r>
          </w:p>
          <w:p w14:paraId="58ADAAFC" w14:textId="77777777" w:rsidR="00E35F1F" w:rsidRPr="007425E1" w:rsidRDefault="00E35F1F" w:rsidP="00E35F1F">
            <w:pPr>
              <w:pStyle w:val="EngHang"/>
            </w:pPr>
            <w:r>
              <w:t>And the shewbread</w:t>
            </w:r>
          </w:p>
          <w:p w14:paraId="198570B2" w14:textId="77777777" w:rsidR="00E35F1F" w:rsidRPr="007425E1" w:rsidRDefault="00E35F1F" w:rsidP="00E35F1F">
            <w:pPr>
              <w:pStyle w:val="EngHangEnd"/>
            </w:pPr>
            <w:r w:rsidRPr="007425E1">
              <w:t>To the Body of the Lord.</w:t>
            </w:r>
          </w:p>
        </w:tc>
        <w:tc>
          <w:tcPr>
            <w:tcW w:w="288" w:type="dxa"/>
          </w:tcPr>
          <w:p w14:paraId="2F412CC4" w14:textId="77777777" w:rsidR="00E35F1F" w:rsidRDefault="00E35F1F" w:rsidP="00E35F1F"/>
        </w:tc>
        <w:tc>
          <w:tcPr>
            <w:tcW w:w="288" w:type="dxa"/>
          </w:tcPr>
          <w:p w14:paraId="725F1558" w14:textId="77777777" w:rsidR="00E35F1F" w:rsidRDefault="00E35F1F" w:rsidP="00E35F1F">
            <w:pPr>
              <w:pStyle w:val="CopticCross"/>
            </w:pPr>
            <w:r w:rsidRPr="000F6316">
              <w:t>¿</w:t>
            </w:r>
          </w:p>
        </w:tc>
        <w:tc>
          <w:tcPr>
            <w:tcW w:w="3960" w:type="dxa"/>
          </w:tcPr>
          <w:p w14:paraId="44C2CF5F" w14:textId="77777777" w:rsidR="00E35F1F" w:rsidRDefault="00E35F1F" w:rsidP="00E35F1F">
            <w:pPr>
              <w:pStyle w:val="CopticVersemulti-line"/>
            </w:pPr>
            <w:r w:rsidRPr="006738A5">
              <w:t>Ⲁⲩⲉⲛ ϯⲧ̀ⲣⲁⲡⲉⲍⲁ ⲛ̀ⲛⲟⲩⲃ</w:t>
            </w:r>
          </w:p>
          <w:p w14:paraId="009A59D7" w14:textId="77777777" w:rsidR="00E35F1F" w:rsidRDefault="00E35F1F" w:rsidP="00E35F1F">
            <w:pPr>
              <w:pStyle w:val="CopticVersemulti-line"/>
            </w:pPr>
            <w:r w:rsidRPr="006738A5">
              <w:t>ϩⲓϫⲉⲛ ⲡⲓⲙⲁⲛ̀ⲉⲣϣⲱⲟⲩϣⲓ</w:t>
            </w:r>
          </w:p>
          <w:p w14:paraId="3C7536EA" w14:textId="77777777" w:rsidR="00E35F1F" w:rsidRDefault="00E35F1F" w:rsidP="00E35F1F">
            <w:pPr>
              <w:pStyle w:val="CopticVersemulti-line"/>
            </w:pPr>
            <w:r w:rsidRPr="006738A5">
              <w:t>ⲡ̀ⲱⲓⲕ ⲛ̀ϯⲡ̀ⲣⲟⲑⲉⲥⲓⲥ</w:t>
            </w:r>
          </w:p>
          <w:p w14:paraId="77C8967B" w14:textId="77777777" w:rsidR="00E35F1F" w:rsidRDefault="00E35F1F" w:rsidP="00E35F1F">
            <w:pPr>
              <w:pStyle w:val="CopticVerse"/>
            </w:pPr>
            <w:r w:rsidRPr="006738A5">
              <w:t>ϩⲓϫⲉⲛ ⲡ̀ⲥⲱⲙⲁ ⲙ̀Ⲡⲟ̅ⲥ̅</w:t>
            </w:r>
          </w:p>
        </w:tc>
      </w:tr>
      <w:tr w:rsidR="00E35F1F" w14:paraId="029195FE" w14:textId="77777777" w:rsidTr="00E35F1F">
        <w:trPr>
          <w:cantSplit/>
          <w:jc w:val="center"/>
        </w:trPr>
        <w:tc>
          <w:tcPr>
            <w:tcW w:w="288" w:type="dxa"/>
          </w:tcPr>
          <w:p w14:paraId="2DFE48A5" w14:textId="77777777" w:rsidR="00E35F1F" w:rsidRDefault="00E35F1F" w:rsidP="00E35F1F">
            <w:pPr>
              <w:pStyle w:val="CopticCross"/>
            </w:pPr>
          </w:p>
        </w:tc>
        <w:tc>
          <w:tcPr>
            <w:tcW w:w="3960" w:type="dxa"/>
          </w:tcPr>
          <w:p w14:paraId="0F359DE3" w14:textId="77777777" w:rsidR="00E35F1F" w:rsidRPr="007425E1" w:rsidRDefault="00E35F1F" w:rsidP="00E35F1F">
            <w:pPr>
              <w:pStyle w:val="EngHang"/>
            </w:pPr>
            <w:r w:rsidRPr="007425E1">
              <w:t>The</w:t>
            </w:r>
            <w:r>
              <w:t>y likened the High Priest</w:t>
            </w:r>
          </w:p>
          <w:p w14:paraId="16F6CCEF" w14:textId="77777777" w:rsidR="00E35F1F" w:rsidRPr="007425E1" w:rsidRDefault="00E35F1F" w:rsidP="00E35F1F">
            <w:pPr>
              <w:pStyle w:val="EngHang"/>
            </w:pPr>
            <w:r w:rsidRPr="007425E1">
              <w:t>To our Saviour,</w:t>
            </w:r>
          </w:p>
          <w:p w14:paraId="15209A89" w14:textId="77777777" w:rsidR="00E35F1F" w:rsidRPr="007425E1" w:rsidRDefault="00E35F1F" w:rsidP="00E35F1F">
            <w:pPr>
              <w:pStyle w:val="EngHang"/>
            </w:pPr>
            <w:r w:rsidRPr="007425E1">
              <w:t>The true sacrifice,</w:t>
            </w:r>
          </w:p>
          <w:p w14:paraId="1ED5259B" w14:textId="77777777" w:rsidR="00E35F1F" w:rsidRPr="007425E1" w:rsidRDefault="00E35F1F" w:rsidP="00E35F1F">
            <w:pPr>
              <w:pStyle w:val="EngHangEnd"/>
            </w:pPr>
            <w:r w:rsidRPr="007425E1">
              <w:t>For the forgiveness of sins.</w:t>
            </w:r>
          </w:p>
        </w:tc>
        <w:tc>
          <w:tcPr>
            <w:tcW w:w="288" w:type="dxa"/>
          </w:tcPr>
          <w:p w14:paraId="721068BF" w14:textId="77777777" w:rsidR="00E35F1F" w:rsidRDefault="00E35F1F" w:rsidP="00E35F1F"/>
        </w:tc>
        <w:tc>
          <w:tcPr>
            <w:tcW w:w="288" w:type="dxa"/>
          </w:tcPr>
          <w:p w14:paraId="7A8F657D" w14:textId="77777777" w:rsidR="00E35F1F" w:rsidRDefault="00E35F1F" w:rsidP="00E35F1F">
            <w:pPr>
              <w:pStyle w:val="CopticCross"/>
            </w:pPr>
          </w:p>
        </w:tc>
        <w:tc>
          <w:tcPr>
            <w:tcW w:w="3960" w:type="dxa"/>
          </w:tcPr>
          <w:p w14:paraId="6A356139" w14:textId="77777777" w:rsidR="00E35F1F" w:rsidRDefault="00E35F1F" w:rsidP="00E35F1F">
            <w:pPr>
              <w:pStyle w:val="CopticVersemulti-line"/>
            </w:pPr>
            <w:r w:rsidRPr="006738A5">
              <w:t>Ⲁⲩⲉⲛ ⲡⲓⲁⲣⲭⲏⲉⲣⲉⲩⲥ</w:t>
            </w:r>
          </w:p>
          <w:p w14:paraId="1CDFA871" w14:textId="77777777" w:rsidR="00E35F1F" w:rsidRDefault="00E35F1F" w:rsidP="00E35F1F">
            <w:pPr>
              <w:pStyle w:val="CopticVersemulti-line"/>
            </w:pPr>
            <w:r w:rsidRPr="006738A5">
              <w:t>ϩⲓϫⲉⲛ Ⲡⲉⲛⲥⲱⲧⲏⲣ</w:t>
            </w:r>
          </w:p>
          <w:p w14:paraId="4B4DBDA2" w14:textId="77777777" w:rsidR="00E35F1F" w:rsidRDefault="00E35F1F" w:rsidP="00E35F1F">
            <w:pPr>
              <w:pStyle w:val="CopticVersemulti-line"/>
            </w:pPr>
            <w:r w:rsidRPr="006738A5">
              <w:t>ⲡⲓϣⲟⲩϣⲱⲟⲩϣⲓ ⲙ̀ⲙⲏⲓ</w:t>
            </w:r>
          </w:p>
          <w:p w14:paraId="0070CDBE" w14:textId="77777777" w:rsidR="00E35F1F" w:rsidRDefault="00E35F1F" w:rsidP="00E35F1F">
            <w:pPr>
              <w:pStyle w:val="CopticVerse"/>
            </w:pPr>
            <w:r w:rsidRPr="006738A5">
              <w:t>ⲛ̀ⲭⲁⲛⲟⲃⲓ ⲉ̀ⲃⲟⲗ</w:t>
            </w:r>
          </w:p>
        </w:tc>
      </w:tr>
      <w:tr w:rsidR="00E35F1F" w14:paraId="052D09B7" w14:textId="77777777" w:rsidTr="00E35F1F">
        <w:trPr>
          <w:cantSplit/>
          <w:jc w:val="center"/>
        </w:trPr>
        <w:tc>
          <w:tcPr>
            <w:tcW w:w="288" w:type="dxa"/>
          </w:tcPr>
          <w:p w14:paraId="2633EBF2" w14:textId="77777777" w:rsidR="00E35F1F" w:rsidRDefault="00E35F1F" w:rsidP="00E35F1F">
            <w:pPr>
              <w:pStyle w:val="CopticCross"/>
            </w:pPr>
            <w:r w:rsidRPr="000F6316">
              <w:t>¿</w:t>
            </w:r>
          </w:p>
        </w:tc>
        <w:tc>
          <w:tcPr>
            <w:tcW w:w="3960" w:type="dxa"/>
          </w:tcPr>
          <w:p w14:paraId="30EF6A82" w14:textId="40F06B33" w:rsidR="00E35F1F" w:rsidRPr="007425E1" w:rsidRDefault="008A107E" w:rsidP="00E35F1F">
            <w:pPr>
              <w:pStyle w:val="EngHang"/>
            </w:pPr>
            <w:r>
              <w:t>This is He Who offered Himself</w:t>
            </w:r>
          </w:p>
          <w:p w14:paraId="6BD5C245" w14:textId="77777777" w:rsidR="00E35F1F" w:rsidRPr="007425E1" w:rsidRDefault="00E35F1F" w:rsidP="00E35F1F">
            <w:pPr>
              <w:pStyle w:val="EngHang"/>
            </w:pPr>
            <w:r w:rsidRPr="007425E1">
              <w:t>An acceptable sacrifice,</w:t>
            </w:r>
          </w:p>
          <w:p w14:paraId="028ACCBD" w14:textId="77777777" w:rsidR="00E35F1F" w:rsidRPr="007425E1" w:rsidRDefault="00E35F1F" w:rsidP="00E35F1F">
            <w:pPr>
              <w:pStyle w:val="EngHang"/>
            </w:pPr>
            <w:r w:rsidRPr="007425E1">
              <w:t>Upon the Cross,</w:t>
            </w:r>
          </w:p>
          <w:p w14:paraId="21DD2DAD" w14:textId="77777777" w:rsidR="00E35F1F" w:rsidRPr="007425E1" w:rsidRDefault="00E35F1F" w:rsidP="00E35F1F">
            <w:pPr>
              <w:pStyle w:val="EngHangEnd"/>
            </w:pPr>
            <w:r w:rsidRPr="007425E1">
              <w:t>For the salvation of our race.</w:t>
            </w:r>
          </w:p>
        </w:tc>
        <w:tc>
          <w:tcPr>
            <w:tcW w:w="288" w:type="dxa"/>
          </w:tcPr>
          <w:p w14:paraId="3D2E1679" w14:textId="77777777" w:rsidR="00E35F1F" w:rsidRDefault="00E35F1F" w:rsidP="00E35F1F"/>
        </w:tc>
        <w:tc>
          <w:tcPr>
            <w:tcW w:w="288" w:type="dxa"/>
          </w:tcPr>
          <w:p w14:paraId="2C20FB85" w14:textId="77777777" w:rsidR="00E35F1F" w:rsidRDefault="00E35F1F" w:rsidP="00E35F1F">
            <w:pPr>
              <w:pStyle w:val="CopticCross"/>
            </w:pPr>
            <w:r w:rsidRPr="000F6316">
              <w:t>¿</w:t>
            </w:r>
          </w:p>
        </w:tc>
        <w:tc>
          <w:tcPr>
            <w:tcW w:w="3960" w:type="dxa"/>
          </w:tcPr>
          <w:p w14:paraId="085DF5CF" w14:textId="77777777" w:rsidR="00E35F1F" w:rsidRDefault="00E35F1F" w:rsidP="00E35F1F">
            <w:pPr>
              <w:pStyle w:val="CopticVersemulti-line"/>
            </w:pPr>
            <w:r w:rsidRPr="006738A5">
              <w:t>Ⲫⲁⲓ ⲉ̀ⲧⲁϥⲉⲛϥ ⲉ̀ⲡ̀ϣⲱⲓ</w:t>
            </w:r>
          </w:p>
          <w:p w14:paraId="17ABCD89" w14:textId="77777777" w:rsidR="00E35F1F" w:rsidRDefault="00E35F1F" w:rsidP="00E35F1F">
            <w:pPr>
              <w:pStyle w:val="CopticVersemulti-line"/>
            </w:pPr>
            <w:r w:rsidRPr="006738A5">
              <w:t>ⲛ̀ⲟⲩⲑⲩⲥⲓⲁ̀ ⲉⲥϣⲏⲡ</w:t>
            </w:r>
          </w:p>
          <w:p w14:paraId="34F8B140" w14:textId="77777777" w:rsidR="00E35F1F" w:rsidRDefault="00E35F1F" w:rsidP="00E35F1F">
            <w:pPr>
              <w:pStyle w:val="CopticVersemulti-line"/>
            </w:pPr>
            <w:r w:rsidRPr="006738A5">
              <w:t>ϩⲓϫⲉⲛ ⲡⲓ̀ⲥⲧⲁⲩⲣⲟⲥ</w:t>
            </w:r>
          </w:p>
          <w:p w14:paraId="43B4ABBB" w14:textId="77777777" w:rsidR="00E35F1F" w:rsidRDefault="00E35F1F" w:rsidP="00E35F1F">
            <w:pPr>
              <w:pStyle w:val="CopticVerse"/>
            </w:pPr>
            <w:r w:rsidRPr="006738A5">
              <w:t>ϧⲁ ⲡ̀ⲟⲩϫⲁⲓ ⲙ̀ⲡⲉⲛⲅⲉⲛⲟⲥ</w:t>
            </w:r>
          </w:p>
        </w:tc>
      </w:tr>
      <w:tr w:rsidR="00E35F1F" w14:paraId="293A2E51" w14:textId="77777777" w:rsidTr="00E35F1F">
        <w:trPr>
          <w:cantSplit/>
          <w:jc w:val="center"/>
        </w:trPr>
        <w:tc>
          <w:tcPr>
            <w:tcW w:w="288" w:type="dxa"/>
          </w:tcPr>
          <w:p w14:paraId="2BDA70B9" w14:textId="77777777" w:rsidR="00E35F1F" w:rsidRDefault="00E35F1F" w:rsidP="00E35F1F">
            <w:pPr>
              <w:pStyle w:val="CopticCross"/>
            </w:pPr>
          </w:p>
        </w:tc>
        <w:tc>
          <w:tcPr>
            <w:tcW w:w="3960" w:type="dxa"/>
          </w:tcPr>
          <w:p w14:paraId="7623285E" w14:textId="77777777" w:rsidR="00E35F1F" w:rsidRPr="007425E1" w:rsidRDefault="00E35F1F" w:rsidP="00E35F1F">
            <w:pPr>
              <w:pStyle w:val="EngHang"/>
            </w:pPr>
            <w:r w:rsidRPr="007425E1">
              <w:t>And His Good Father,</w:t>
            </w:r>
          </w:p>
          <w:p w14:paraId="3DD0A312" w14:textId="77777777" w:rsidR="00E35F1F" w:rsidRPr="007425E1" w:rsidRDefault="00E35F1F" w:rsidP="00E35F1F">
            <w:pPr>
              <w:pStyle w:val="EngHang"/>
            </w:pPr>
            <w:r w:rsidRPr="007425E1">
              <w:t xml:space="preserve">Smelled His sweet </w:t>
            </w:r>
            <w:commentRangeStart w:id="731"/>
            <w:r w:rsidRPr="007425E1">
              <w:t>savour</w:t>
            </w:r>
            <w:commentRangeEnd w:id="731"/>
            <w:r>
              <w:rPr>
                <w:rStyle w:val="CommentReference"/>
                <w:rFonts w:eastAsiaTheme="minorHAnsi" w:cstheme="minorBidi"/>
                <w:color w:val="auto"/>
                <w:lang w:val="en-CA"/>
              </w:rPr>
              <w:commentReference w:id="731"/>
            </w:r>
            <w:r w:rsidRPr="007425E1">
              <w:t>,</w:t>
            </w:r>
          </w:p>
          <w:p w14:paraId="080CCC60" w14:textId="77777777" w:rsidR="00E35F1F" w:rsidRPr="007425E1" w:rsidRDefault="00E35F1F" w:rsidP="00E35F1F">
            <w:pPr>
              <w:pStyle w:val="EngHang"/>
            </w:pPr>
            <w:r w:rsidRPr="007425E1">
              <w:t>In the evening,</w:t>
            </w:r>
          </w:p>
          <w:p w14:paraId="6E092263" w14:textId="77777777" w:rsidR="00E35F1F" w:rsidRPr="007425E1" w:rsidRDefault="00E35F1F" w:rsidP="00E35F1F">
            <w:pPr>
              <w:pStyle w:val="EngHangEnd"/>
            </w:pPr>
            <w:r w:rsidRPr="007425E1">
              <w:t>On Golgotha.</w:t>
            </w:r>
          </w:p>
        </w:tc>
        <w:tc>
          <w:tcPr>
            <w:tcW w:w="288" w:type="dxa"/>
          </w:tcPr>
          <w:p w14:paraId="6F7933E9" w14:textId="77777777" w:rsidR="00E35F1F" w:rsidRDefault="00E35F1F" w:rsidP="00E35F1F"/>
        </w:tc>
        <w:tc>
          <w:tcPr>
            <w:tcW w:w="288" w:type="dxa"/>
          </w:tcPr>
          <w:p w14:paraId="17C96CE8" w14:textId="77777777" w:rsidR="00E35F1F" w:rsidRDefault="00E35F1F" w:rsidP="00E35F1F">
            <w:pPr>
              <w:pStyle w:val="CopticCross"/>
            </w:pPr>
          </w:p>
        </w:tc>
        <w:tc>
          <w:tcPr>
            <w:tcW w:w="3960" w:type="dxa"/>
          </w:tcPr>
          <w:p w14:paraId="2563AC1E" w14:textId="77777777" w:rsidR="00E35F1F" w:rsidRDefault="00E35F1F" w:rsidP="00E35F1F">
            <w:pPr>
              <w:pStyle w:val="CopticVersemulti-line"/>
            </w:pPr>
            <w:r w:rsidRPr="006738A5">
              <w:t>Ⲁϥϣⲱⲗⲉⲙ ⲉ̀ⲣⲟϥ</w:t>
            </w:r>
          </w:p>
          <w:p w14:paraId="7BCEB856" w14:textId="77777777" w:rsidR="00E35F1F" w:rsidRDefault="00E35F1F" w:rsidP="00E35F1F">
            <w:pPr>
              <w:pStyle w:val="CopticVersemulti-line"/>
            </w:pPr>
            <w:r w:rsidRPr="006738A5">
              <w:t>ⲛ̀ϫⲉ Ⲡⲉϥⲓⲱⲧ ⲛ̀ⲁ̀ⲅⲁⲑⲟⲥ</w:t>
            </w:r>
          </w:p>
          <w:p w14:paraId="4482B959" w14:textId="77777777" w:rsidR="00E35F1F" w:rsidRDefault="00E35F1F" w:rsidP="00E35F1F">
            <w:pPr>
              <w:pStyle w:val="CopticVersemulti-line"/>
            </w:pPr>
            <w:r w:rsidRPr="006738A5">
              <w:t>ⲙ̀ⲫ̀ⲛⲁⲩ ⲛ̀ⲧⲉ ϩⲁⲛⲁ̀ⲣⲟⲩϩⲓ</w:t>
            </w:r>
          </w:p>
          <w:p w14:paraId="660D59C8" w14:textId="77777777" w:rsidR="00E35F1F" w:rsidRDefault="00E35F1F" w:rsidP="00E35F1F">
            <w:pPr>
              <w:pStyle w:val="CopticVerse"/>
            </w:pPr>
            <w:r w:rsidRPr="006738A5">
              <w:t>ϩⲓϫⲉⲛ ϯⲅⲟⲗⲅⲟⲑⲁ</w:t>
            </w:r>
          </w:p>
        </w:tc>
      </w:tr>
      <w:tr w:rsidR="00E35F1F" w14:paraId="192202B6" w14:textId="77777777" w:rsidTr="00E35F1F">
        <w:trPr>
          <w:cantSplit/>
          <w:jc w:val="center"/>
        </w:trPr>
        <w:tc>
          <w:tcPr>
            <w:tcW w:w="288" w:type="dxa"/>
          </w:tcPr>
          <w:p w14:paraId="380F990A" w14:textId="77777777" w:rsidR="00E35F1F" w:rsidRDefault="00E35F1F" w:rsidP="00E35F1F">
            <w:pPr>
              <w:pStyle w:val="CopticCross"/>
            </w:pPr>
            <w:r w:rsidRPr="000F6316">
              <w:t>¿</w:t>
            </w:r>
          </w:p>
        </w:tc>
        <w:tc>
          <w:tcPr>
            <w:tcW w:w="3960" w:type="dxa"/>
          </w:tcPr>
          <w:p w14:paraId="496EF6A4" w14:textId="27E3C5C6" w:rsidR="00E35F1F" w:rsidRPr="007425E1" w:rsidRDefault="008A107E" w:rsidP="00E35F1F">
            <w:pPr>
              <w:pStyle w:val="EngHang"/>
            </w:pPr>
            <w:r>
              <w:t>He opened the door</w:t>
            </w:r>
          </w:p>
          <w:p w14:paraId="40F8BB88" w14:textId="77777777" w:rsidR="00E35F1F" w:rsidRPr="007425E1" w:rsidRDefault="00E35F1F" w:rsidP="00E35F1F">
            <w:pPr>
              <w:pStyle w:val="EngHang"/>
            </w:pPr>
            <w:r w:rsidRPr="007425E1">
              <w:t>To Paradise,</w:t>
            </w:r>
          </w:p>
          <w:p w14:paraId="213F34F6" w14:textId="51E7125B" w:rsidR="00E35F1F" w:rsidRPr="007425E1" w:rsidRDefault="008A107E" w:rsidP="00E35F1F">
            <w:pPr>
              <w:pStyle w:val="EngHang"/>
            </w:pPr>
            <w:r>
              <w:t>And restored Adam</w:t>
            </w:r>
          </w:p>
          <w:p w14:paraId="10DF9211" w14:textId="77777777" w:rsidR="00E35F1F" w:rsidRPr="007425E1" w:rsidRDefault="00E35F1F" w:rsidP="00E35F1F">
            <w:pPr>
              <w:pStyle w:val="EngHangEnd"/>
            </w:pPr>
            <w:r w:rsidRPr="007425E1">
              <w:t>Once again to his</w:t>
            </w:r>
            <w:r>
              <w:t xml:space="preserve"> first</w:t>
            </w:r>
            <w:r w:rsidRPr="007425E1">
              <w:t xml:space="preserve"> </w:t>
            </w:r>
            <w:commentRangeStart w:id="732"/>
            <w:r w:rsidRPr="007425E1">
              <w:t>estate</w:t>
            </w:r>
            <w:commentRangeEnd w:id="732"/>
            <w:r>
              <w:rPr>
                <w:rStyle w:val="CommentReference"/>
                <w:rFonts w:eastAsiaTheme="minorHAnsi" w:cstheme="minorBidi"/>
                <w:color w:val="auto"/>
                <w:lang w:val="en-CA"/>
              </w:rPr>
              <w:commentReference w:id="732"/>
            </w:r>
            <w:r w:rsidRPr="007425E1">
              <w:t>.</w:t>
            </w:r>
          </w:p>
        </w:tc>
        <w:tc>
          <w:tcPr>
            <w:tcW w:w="288" w:type="dxa"/>
          </w:tcPr>
          <w:p w14:paraId="6BF361B3" w14:textId="77777777" w:rsidR="00E35F1F" w:rsidRDefault="00E35F1F" w:rsidP="00E35F1F"/>
        </w:tc>
        <w:tc>
          <w:tcPr>
            <w:tcW w:w="288" w:type="dxa"/>
          </w:tcPr>
          <w:p w14:paraId="72F813D3" w14:textId="77777777" w:rsidR="00E35F1F" w:rsidRDefault="00E35F1F" w:rsidP="00E35F1F">
            <w:pPr>
              <w:pStyle w:val="CopticCross"/>
            </w:pPr>
            <w:r w:rsidRPr="000F6316">
              <w:t>¿</w:t>
            </w:r>
          </w:p>
        </w:tc>
        <w:tc>
          <w:tcPr>
            <w:tcW w:w="3960" w:type="dxa"/>
          </w:tcPr>
          <w:p w14:paraId="321D72F9" w14:textId="77777777" w:rsidR="00E35F1F" w:rsidRDefault="00E35F1F" w:rsidP="00E35F1F">
            <w:pPr>
              <w:pStyle w:val="CopticVersemulti-line"/>
            </w:pPr>
            <w:r w:rsidRPr="006738A5">
              <w:t>Ⲁϥⲟⲩⲱⲛ ⲙ̀ⲫ̀ⲣⲟ</w:t>
            </w:r>
          </w:p>
          <w:p w14:paraId="2ED094E6" w14:textId="77777777" w:rsidR="00E35F1F" w:rsidRDefault="00E35F1F" w:rsidP="00E35F1F">
            <w:pPr>
              <w:pStyle w:val="CopticVersemulti-line"/>
            </w:pPr>
            <w:r w:rsidRPr="006738A5">
              <w:t>ⲙ̀ⲡⲓⲡⲁⲣⲁⲇⲓⲥⲟⲥ</w:t>
            </w:r>
          </w:p>
          <w:p w14:paraId="12ECF840" w14:textId="77777777" w:rsidR="00E35F1F" w:rsidRDefault="00E35F1F" w:rsidP="00E35F1F">
            <w:pPr>
              <w:pStyle w:val="CopticVersemulti-line"/>
            </w:pPr>
            <w:r w:rsidRPr="006738A5">
              <w:t>ⲁϥⲧⲁⲥⲑⲟ ⲛ̀Ⲁⲇⲁⲙ</w:t>
            </w:r>
          </w:p>
          <w:p w14:paraId="27FC67AC" w14:textId="77777777" w:rsidR="00E35F1F" w:rsidRDefault="00E35F1F" w:rsidP="00E35F1F">
            <w:pPr>
              <w:pStyle w:val="CopticVerse"/>
            </w:pPr>
            <w:r w:rsidRPr="006738A5">
              <w:t>ⲉ̀ⲧⲉϥⲁⲣⲭⲏ ⲛ̀ⲕⲉⲥⲟⲡ</w:t>
            </w:r>
          </w:p>
        </w:tc>
      </w:tr>
      <w:tr w:rsidR="00E35F1F" w14:paraId="05DD1A15" w14:textId="77777777" w:rsidTr="00E35F1F">
        <w:trPr>
          <w:cantSplit/>
          <w:jc w:val="center"/>
        </w:trPr>
        <w:tc>
          <w:tcPr>
            <w:tcW w:w="288" w:type="dxa"/>
          </w:tcPr>
          <w:p w14:paraId="48CEAFB2" w14:textId="77777777" w:rsidR="00E35F1F" w:rsidRDefault="00E35F1F" w:rsidP="00E35F1F">
            <w:pPr>
              <w:pStyle w:val="CopticCross"/>
            </w:pPr>
          </w:p>
        </w:tc>
        <w:tc>
          <w:tcPr>
            <w:tcW w:w="3960" w:type="dxa"/>
          </w:tcPr>
          <w:p w14:paraId="3C37269E" w14:textId="77777777" w:rsidR="00E35F1F" w:rsidRPr="007425E1" w:rsidRDefault="00E35F1F" w:rsidP="00E35F1F">
            <w:pPr>
              <w:pStyle w:val="EngHang"/>
            </w:pPr>
            <w:r w:rsidRPr="007425E1">
              <w:t>Through Mary,</w:t>
            </w:r>
          </w:p>
          <w:p w14:paraId="2AD144E8" w14:textId="77777777" w:rsidR="00E35F1F" w:rsidRPr="007425E1" w:rsidRDefault="00E35F1F" w:rsidP="00E35F1F">
            <w:pPr>
              <w:pStyle w:val="EngHang"/>
            </w:pPr>
            <w:r w:rsidRPr="007425E1">
              <w:t>The daughter of</w:t>
            </w:r>
            <w:r>
              <w:t xml:space="preserve"> </w:t>
            </w:r>
            <w:r w:rsidRPr="007425E1">
              <w:t>Joachim,</w:t>
            </w:r>
          </w:p>
          <w:p w14:paraId="394D3307" w14:textId="77777777" w:rsidR="00E35F1F" w:rsidRPr="007425E1" w:rsidRDefault="00E35F1F" w:rsidP="00E35F1F">
            <w:pPr>
              <w:pStyle w:val="EngHang"/>
            </w:pPr>
            <w:r w:rsidRPr="007425E1">
              <w:t>We knew the true sacrifice,</w:t>
            </w:r>
          </w:p>
          <w:p w14:paraId="61AB569A" w14:textId="77777777" w:rsidR="00E35F1F" w:rsidRPr="007425E1" w:rsidRDefault="00E35F1F" w:rsidP="00E35F1F">
            <w:pPr>
              <w:pStyle w:val="EngHangEnd"/>
            </w:pPr>
            <w:r w:rsidRPr="007425E1">
              <w:t>For the forgiveness of sins.</w:t>
            </w:r>
          </w:p>
        </w:tc>
        <w:tc>
          <w:tcPr>
            <w:tcW w:w="288" w:type="dxa"/>
          </w:tcPr>
          <w:p w14:paraId="05264198" w14:textId="77777777" w:rsidR="00E35F1F" w:rsidRDefault="00E35F1F" w:rsidP="00E35F1F"/>
        </w:tc>
        <w:tc>
          <w:tcPr>
            <w:tcW w:w="288" w:type="dxa"/>
          </w:tcPr>
          <w:p w14:paraId="27AF0A0F" w14:textId="77777777" w:rsidR="00E35F1F" w:rsidRDefault="00E35F1F" w:rsidP="00E35F1F">
            <w:pPr>
              <w:pStyle w:val="CopticCross"/>
            </w:pPr>
          </w:p>
        </w:tc>
        <w:tc>
          <w:tcPr>
            <w:tcW w:w="3960" w:type="dxa"/>
          </w:tcPr>
          <w:p w14:paraId="0121B0E1" w14:textId="77777777" w:rsidR="00E35F1F" w:rsidRDefault="00E35F1F" w:rsidP="00E35F1F">
            <w:pPr>
              <w:pStyle w:val="CopticVersemulti-line"/>
            </w:pPr>
            <w:r w:rsidRPr="00BC6081">
              <w:t>Ⲉ̀ⲃⲟⲗϩⲓⲧⲉⲛ Ⲙⲁⲣⲓⲁ</w:t>
            </w:r>
          </w:p>
          <w:p w14:paraId="048B4989" w14:textId="77777777" w:rsidR="00E35F1F" w:rsidRDefault="00E35F1F" w:rsidP="00E35F1F">
            <w:pPr>
              <w:pStyle w:val="CopticVersemulti-line"/>
            </w:pPr>
            <w:r w:rsidRPr="00BC6081">
              <w:t>ⲧ̀ϣⲉⲣⲓ ⲛ̀Ⲓⲱⲁⲕⲓⲙ</w:t>
            </w:r>
          </w:p>
          <w:p w14:paraId="6E90BD2C" w14:textId="77777777" w:rsidR="00E35F1F" w:rsidRDefault="00E35F1F" w:rsidP="00E35F1F">
            <w:pPr>
              <w:pStyle w:val="CopticVersemulti-line"/>
            </w:pPr>
            <w:r w:rsidRPr="00BC6081">
              <w:t>ⲁⲛⲥⲟⲩⲉⲛ ⲡⲓϣⲟⲩϣⲱⲟⲩϣⲓ ⲙ̀ⲙⲏⲓ</w:t>
            </w:r>
          </w:p>
          <w:p w14:paraId="41B6335C" w14:textId="77777777" w:rsidR="00E35F1F" w:rsidRDefault="00E35F1F" w:rsidP="00E35F1F">
            <w:pPr>
              <w:pStyle w:val="CopticVerse"/>
            </w:pPr>
            <w:r w:rsidRPr="00BC6081">
              <w:t>ⲛ̀ⲭⲁⲛⲟⲃⲓ ⲉ̀ⲃⲟⲗ</w:t>
            </w:r>
          </w:p>
        </w:tc>
      </w:tr>
      <w:tr w:rsidR="00E35F1F" w14:paraId="58E3CA84" w14:textId="77777777" w:rsidTr="00E35F1F">
        <w:trPr>
          <w:cantSplit/>
          <w:jc w:val="center"/>
        </w:trPr>
        <w:tc>
          <w:tcPr>
            <w:tcW w:w="288" w:type="dxa"/>
          </w:tcPr>
          <w:p w14:paraId="0E3E39F3" w14:textId="77777777" w:rsidR="00E35F1F" w:rsidRPr="00FB5ACB" w:rsidRDefault="00E35F1F" w:rsidP="00E35F1F">
            <w:pPr>
              <w:pStyle w:val="CopticCross"/>
            </w:pPr>
            <w:r w:rsidRPr="00FB5ACB">
              <w:t>¿</w:t>
            </w:r>
          </w:p>
        </w:tc>
        <w:tc>
          <w:tcPr>
            <w:tcW w:w="3960" w:type="dxa"/>
          </w:tcPr>
          <w:p w14:paraId="0441DA1A" w14:textId="32B90AEF" w:rsidR="00E35F1F" w:rsidRPr="007425E1" w:rsidRDefault="008A107E" w:rsidP="00E35F1F">
            <w:pPr>
              <w:pStyle w:val="EngHang"/>
            </w:pPr>
            <w:r>
              <w:t>And we too</w:t>
            </w:r>
          </w:p>
          <w:p w14:paraId="6D58BB1C" w14:textId="77777777" w:rsidR="00E35F1F" w:rsidRPr="007425E1" w:rsidRDefault="00E35F1F" w:rsidP="00E35F1F">
            <w:pPr>
              <w:pStyle w:val="EngHang"/>
            </w:pPr>
            <w:r w:rsidRPr="007425E1">
              <w:t>Hope to win mercy,</w:t>
            </w:r>
          </w:p>
          <w:p w14:paraId="000F0CB3" w14:textId="77777777" w:rsidR="00E35F1F" w:rsidRPr="007425E1" w:rsidRDefault="00E35F1F" w:rsidP="00E35F1F">
            <w:pPr>
              <w:pStyle w:val="EngHang"/>
            </w:pPr>
            <w:r w:rsidRPr="007425E1">
              <w:t xml:space="preserve">Through your intercessions </w:t>
            </w:r>
          </w:p>
          <w:p w14:paraId="5C66D550" w14:textId="77777777" w:rsidR="00E35F1F" w:rsidRPr="007425E1" w:rsidRDefault="00E35F1F" w:rsidP="00E35F1F">
            <w:pPr>
              <w:pStyle w:val="EngHangEnd"/>
            </w:pPr>
            <w:r w:rsidRPr="007425E1">
              <w:t>With the Lover of Mankind.</w:t>
            </w:r>
          </w:p>
        </w:tc>
        <w:tc>
          <w:tcPr>
            <w:tcW w:w="288" w:type="dxa"/>
          </w:tcPr>
          <w:p w14:paraId="7012574C" w14:textId="77777777" w:rsidR="00E35F1F" w:rsidRDefault="00E35F1F" w:rsidP="00E35F1F"/>
        </w:tc>
        <w:tc>
          <w:tcPr>
            <w:tcW w:w="288" w:type="dxa"/>
          </w:tcPr>
          <w:p w14:paraId="0AABE20B" w14:textId="77777777" w:rsidR="00E35F1F" w:rsidRDefault="00E35F1F" w:rsidP="00E35F1F">
            <w:pPr>
              <w:pStyle w:val="CopticCross"/>
            </w:pPr>
            <w:r w:rsidRPr="000F6316">
              <w:t>¿</w:t>
            </w:r>
          </w:p>
        </w:tc>
        <w:tc>
          <w:tcPr>
            <w:tcW w:w="3960" w:type="dxa"/>
          </w:tcPr>
          <w:p w14:paraId="7F0B74F8" w14:textId="77777777" w:rsidR="00E35F1F" w:rsidRDefault="00E35F1F" w:rsidP="00E35F1F">
            <w:pPr>
              <w:pStyle w:val="CopticVersemulti-line"/>
            </w:pPr>
            <w:r w:rsidRPr="00BC6081">
              <w:t>Ⲁ̀ⲛⲟⲛ ϩⲱⲛ ⲧⲉⲛⲧⲱⲃϩ</w:t>
            </w:r>
          </w:p>
          <w:p w14:paraId="7593380A" w14:textId="77777777" w:rsidR="00E35F1F" w:rsidRDefault="00E35F1F" w:rsidP="00E35F1F">
            <w:pPr>
              <w:pStyle w:val="CopticVersemulti-line"/>
            </w:pPr>
            <w:r w:rsidRPr="00BC6081">
              <w:t>ⲉⲑⲣⲉⲛϣⲁϣⲛⲓ ⲉⲩⲛⲁⲓ</w:t>
            </w:r>
          </w:p>
          <w:p w14:paraId="2BD9D1D8" w14:textId="77777777" w:rsidR="00E35F1F" w:rsidRDefault="00E35F1F" w:rsidP="00E35F1F">
            <w:pPr>
              <w:pStyle w:val="CopticVersemulti-line"/>
            </w:pPr>
            <w:r w:rsidRPr="00BC6081">
              <w:t>ϩⲓⲧⲉⲛ ⲛⲉⲡ̀ⲣⲉⲥⲃⲓⲁ̀</w:t>
            </w:r>
          </w:p>
          <w:p w14:paraId="5E5408D5" w14:textId="77777777" w:rsidR="00E35F1F" w:rsidRDefault="00E35F1F" w:rsidP="00E35F1F">
            <w:pPr>
              <w:pStyle w:val="CopticVerse"/>
            </w:pPr>
            <w:r w:rsidRPr="00BC6081">
              <w:t>ⲛ̀ⲧⲟⲧϥ ⲙ̀ⲡⲓⲙⲁⲓⲣⲱⲙⲓ</w:t>
            </w:r>
          </w:p>
        </w:tc>
      </w:tr>
    </w:tbl>
    <w:p w14:paraId="35DCFC73" w14:textId="77777777" w:rsidR="00E35F1F" w:rsidRDefault="00E35F1F" w:rsidP="00E35F1F">
      <w:pPr>
        <w:pStyle w:val="Rubric"/>
        <w:rPr>
          <w:lang w:val="en-GB"/>
        </w:rPr>
      </w:pPr>
      <w:r w:rsidRPr="00BE26FC">
        <w:rPr>
          <w:lang w:val="en-GB"/>
        </w:rPr>
        <w:t xml:space="preserve">The following hymn is for the Resurrection: It is prayed from </w:t>
      </w:r>
      <w:r>
        <w:rPr>
          <w:lang w:val="en-GB"/>
        </w:rPr>
        <w:t>the Feast of the Resurrection</w:t>
      </w:r>
      <w:r w:rsidRPr="00BE26FC">
        <w:rPr>
          <w:lang w:val="en-GB"/>
        </w:rPr>
        <w:t xml:space="preserve"> throughout all days of the F</w:t>
      </w:r>
      <w:r>
        <w:rPr>
          <w:lang w:val="en-GB"/>
        </w:rPr>
        <w:t xml:space="preserve">ifty days, and afterwards in the </w:t>
      </w:r>
      <w:r w:rsidRPr="00BE26FC">
        <w:rPr>
          <w:lang w:val="en-GB"/>
        </w:rPr>
        <w:t>Sunday Midnight praise until the last Sunday of Athor</w:t>
      </w:r>
      <w:r>
        <w:rPr>
          <w:lang w:val="en-GB"/>
        </w:rPr>
        <w:t xml:space="preserve"> (Unless the last Sunday of Athor is treated as the first Sunday of Koiak, in which case it is not said.).</w:t>
      </w:r>
    </w:p>
    <w:p w14:paraId="79CDA117" w14:textId="77777777" w:rsidR="00E35F1F" w:rsidRPr="007425E1" w:rsidRDefault="00E35F1F" w:rsidP="00E35F1F">
      <w:pPr>
        <w:pStyle w:val="Heading6"/>
        <w:rPr>
          <w:lang w:val="en-GB"/>
        </w:rPr>
      </w:pPr>
      <w:bookmarkStart w:id="733" w:name="_Toc298445781"/>
      <w:bookmarkStart w:id="734" w:name="_Toc298681266"/>
      <w:bookmarkStart w:id="735" w:name="_Toc298447506"/>
      <w:r>
        <w:rPr>
          <w:lang w:val="en-GB"/>
        </w:rPr>
        <w:lastRenderedPageBreak/>
        <w:t>Part Sixteen</w:t>
      </w:r>
      <w:bookmarkEnd w:id="733"/>
      <w:bookmarkEnd w:id="734"/>
      <w:bookmarkEnd w:id="7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925DCF" w14:textId="77777777" w:rsidTr="00E35F1F">
        <w:trPr>
          <w:cantSplit/>
          <w:jc w:val="center"/>
        </w:trPr>
        <w:tc>
          <w:tcPr>
            <w:tcW w:w="288" w:type="dxa"/>
          </w:tcPr>
          <w:p w14:paraId="60A9DCF9" w14:textId="77777777" w:rsidR="00E35F1F" w:rsidRDefault="00E35F1F" w:rsidP="00E35F1F">
            <w:pPr>
              <w:pStyle w:val="CopticCross"/>
            </w:pPr>
          </w:p>
        </w:tc>
        <w:tc>
          <w:tcPr>
            <w:tcW w:w="3960" w:type="dxa"/>
          </w:tcPr>
          <w:p w14:paraId="6F8F32C4" w14:textId="17041B27" w:rsidR="00E35F1F" w:rsidRPr="007425E1" w:rsidRDefault="008A107E" w:rsidP="00E35F1F">
            <w:pPr>
              <w:pStyle w:val="EngHang"/>
            </w:pPr>
            <w:r>
              <w:t>Who among the gods</w:t>
            </w:r>
          </w:p>
          <w:p w14:paraId="639B8223" w14:textId="77777777" w:rsidR="00E35F1F" w:rsidRPr="007425E1" w:rsidRDefault="00E35F1F" w:rsidP="00E35F1F">
            <w:pPr>
              <w:pStyle w:val="EngHang"/>
            </w:pPr>
            <w:r>
              <w:t>Is like You</w:t>
            </w:r>
            <w:r w:rsidRPr="007425E1">
              <w:t>, O Lord?</w:t>
            </w:r>
          </w:p>
          <w:p w14:paraId="5FDC5925" w14:textId="77777777" w:rsidR="00E35F1F" w:rsidRPr="007425E1" w:rsidRDefault="00E35F1F" w:rsidP="00E35F1F">
            <w:pPr>
              <w:pStyle w:val="EngHang"/>
            </w:pPr>
            <w:r>
              <w:t>You are</w:t>
            </w:r>
            <w:r w:rsidRPr="007425E1">
              <w:t xml:space="preserve"> the True God,</w:t>
            </w:r>
          </w:p>
          <w:p w14:paraId="2354D7E1" w14:textId="77777777" w:rsidR="00E35F1F" w:rsidRPr="001A0083" w:rsidRDefault="00E35F1F" w:rsidP="00E35F1F">
            <w:pPr>
              <w:pStyle w:val="EngHangEnd"/>
            </w:pPr>
            <w:r w:rsidRPr="007425E1">
              <w:t>Performing wonders.</w:t>
            </w:r>
          </w:p>
        </w:tc>
        <w:tc>
          <w:tcPr>
            <w:tcW w:w="288" w:type="dxa"/>
          </w:tcPr>
          <w:p w14:paraId="08EA9AC0" w14:textId="77777777" w:rsidR="00E35F1F" w:rsidRDefault="00E35F1F" w:rsidP="00E35F1F"/>
        </w:tc>
        <w:tc>
          <w:tcPr>
            <w:tcW w:w="288" w:type="dxa"/>
          </w:tcPr>
          <w:p w14:paraId="2B3F5A38" w14:textId="77777777" w:rsidR="00E35F1F" w:rsidRDefault="00E35F1F" w:rsidP="00E35F1F">
            <w:pPr>
              <w:pStyle w:val="CopticCross"/>
            </w:pPr>
          </w:p>
        </w:tc>
        <w:tc>
          <w:tcPr>
            <w:tcW w:w="3960" w:type="dxa"/>
          </w:tcPr>
          <w:p w14:paraId="3874DF1A" w14:textId="77777777" w:rsidR="00E35F1F" w:rsidRDefault="00E35F1F" w:rsidP="00E35F1F">
            <w:pPr>
              <w:pStyle w:val="CopticVersemulti-line"/>
            </w:pPr>
            <w:r w:rsidRPr="00BC6081">
              <w:t xml:space="preserve">Ⲛⲓⲙ ⲅⲁⲣ </w:t>
            </w:r>
            <w:r w:rsidRPr="00BC6081">
              <w:rPr>
                <w:rFonts w:ascii="Times New Roman" w:hAnsi="Times New Roman" w:cs="Times New Roman"/>
              </w:rPr>
              <w:t>ϧ</w:t>
            </w:r>
            <w:r w:rsidRPr="00BC6081">
              <w:t>ⲉⲛ ⲛⲓⲛⲟⲩ</w:t>
            </w:r>
            <w:r w:rsidRPr="00BC6081">
              <w:rPr>
                <w:rFonts w:ascii="Times New Roman" w:hAnsi="Times New Roman" w:cs="Times New Roman"/>
              </w:rPr>
              <w:t>ϯ</w:t>
            </w:r>
          </w:p>
          <w:p w14:paraId="769FAA3B" w14:textId="77777777" w:rsidR="00E35F1F" w:rsidRDefault="00E35F1F" w:rsidP="00E35F1F">
            <w:pPr>
              <w:pStyle w:val="CopticVersemulti-line"/>
            </w:pPr>
            <w:r w:rsidRPr="00BC6081">
              <w:t>ⲉⲧⲟ</w:t>
            </w:r>
            <w:r w:rsidRPr="00BC6081">
              <w:rPr>
                <w:rFonts w:ascii="Times New Roman" w:hAnsi="Times New Roman" w:cs="Times New Roman"/>
              </w:rPr>
              <w:t>̀</w:t>
            </w:r>
            <w:r w:rsidRPr="00BC6081">
              <w:t>ⲛⲓ ⲙ</w:t>
            </w:r>
            <w:r w:rsidRPr="00BC6081">
              <w:rPr>
                <w:rFonts w:ascii="Times New Roman" w:hAnsi="Times New Roman" w:cs="Times New Roman"/>
              </w:rPr>
              <w:t>̀</w:t>
            </w:r>
            <w:r w:rsidRPr="00BC6081">
              <w:t>ⲙⲟⲕ Ⲡⲟ</w:t>
            </w:r>
            <w:r w:rsidRPr="00BC6081">
              <w:rPr>
                <w:rFonts w:ascii="Times New Roman" w:hAnsi="Times New Roman" w:cs="Times New Roman"/>
              </w:rPr>
              <w:t>̅</w:t>
            </w:r>
            <w:r w:rsidRPr="00BC6081">
              <w:t>ⲥ</w:t>
            </w:r>
            <w:r w:rsidRPr="00BC6081">
              <w:rPr>
                <w:rFonts w:ascii="Times New Roman" w:hAnsi="Times New Roman" w:cs="Times New Roman"/>
              </w:rPr>
              <w:t>̅</w:t>
            </w:r>
          </w:p>
          <w:p w14:paraId="665285B4" w14:textId="77777777" w:rsidR="00E35F1F" w:rsidRDefault="00E35F1F" w:rsidP="00E35F1F">
            <w:pPr>
              <w:pStyle w:val="CopticVersemulti-line"/>
            </w:pPr>
            <w:r w:rsidRPr="00BC6081">
              <w:t>ⲛ</w:t>
            </w:r>
            <w:r w:rsidRPr="00BC6081">
              <w:rPr>
                <w:rFonts w:ascii="Times New Roman" w:hAnsi="Times New Roman" w:cs="Times New Roman"/>
              </w:rPr>
              <w:t>̀</w:t>
            </w:r>
            <w:r w:rsidRPr="00BC6081">
              <w:t>ⲑⲟⲕ ⲡⲉ Ⲫ</w:t>
            </w:r>
            <w:r w:rsidRPr="00BC6081">
              <w:rPr>
                <w:rFonts w:ascii="Times New Roman" w:hAnsi="Times New Roman" w:cs="Times New Roman"/>
              </w:rPr>
              <w:t>ϯ</w:t>
            </w:r>
            <w:r w:rsidRPr="00BC6081">
              <w:t xml:space="preserve"> ⲙ</w:t>
            </w:r>
            <w:r w:rsidRPr="00BC6081">
              <w:rPr>
                <w:rFonts w:ascii="Times New Roman" w:hAnsi="Times New Roman" w:cs="Times New Roman"/>
              </w:rPr>
              <w:t>̀</w:t>
            </w:r>
            <w:r w:rsidRPr="00BC6081">
              <w:t>ⲙⲏⲓ</w:t>
            </w:r>
          </w:p>
          <w:p w14:paraId="06E0365E" w14:textId="77777777" w:rsidR="00E35F1F" w:rsidRDefault="00E35F1F" w:rsidP="00E35F1F">
            <w:pPr>
              <w:pStyle w:val="CopticVerse"/>
            </w:pPr>
            <w:r w:rsidRPr="00BC6081">
              <w:t>ⲉⲧⲓ</w:t>
            </w:r>
            <w:r w:rsidRPr="00BC6081">
              <w:rPr>
                <w:rFonts w:ascii="Times New Roman" w:hAnsi="Times New Roman" w:cs="Times New Roman"/>
              </w:rPr>
              <w:t>̀</w:t>
            </w:r>
            <w:r w:rsidRPr="00BC6081">
              <w:t>ⲣⲓ ⲛ</w:t>
            </w:r>
            <w:r w:rsidRPr="00BC6081">
              <w:rPr>
                <w:rFonts w:ascii="Times New Roman" w:hAnsi="Times New Roman" w:cs="Times New Roman"/>
              </w:rPr>
              <w:t>̀ϩ</w:t>
            </w:r>
            <w:r w:rsidRPr="00BC6081">
              <w:t>ⲁⲛ</w:t>
            </w:r>
            <w:r w:rsidRPr="00BC6081">
              <w:rPr>
                <w:rFonts w:ascii="Times New Roman" w:hAnsi="Times New Roman" w:cs="Times New Roman"/>
              </w:rPr>
              <w:t>ϣ̀</w:t>
            </w:r>
            <w:r w:rsidRPr="00BC6081">
              <w:t>ⲫⲏⲣⲓ</w:t>
            </w:r>
          </w:p>
        </w:tc>
      </w:tr>
      <w:tr w:rsidR="00E35F1F" w14:paraId="0961F588" w14:textId="77777777" w:rsidTr="00E35F1F">
        <w:trPr>
          <w:cantSplit/>
          <w:jc w:val="center"/>
        </w:trPr>
        <w:tc>
          <w:tcPr>
            <w:tcW w:w="288" w:type="dxa"/>
          </w:tcPr>
          <w:p w14:paraId="2425A7BE" w14:textId="77777777" w:rsidR="00E35F1F" w:rsidRDefault="00E35F1F" w:rsidP="00E35F1F">
            <w:pPr>
              <w:pStyle w:val="CopticCross"/>
            </w:pPr>
            <w:r w:rsidRPr="00FB5ACB">
              <w:t>¿</w:t>
            </w:r>
          </w:p>
        </w:tc>
        <w:tc>
          <w:tcPr>
            <w:tcW w:w="3960" w:type="dxa"/>
          </w:tcPr>
          <w:p w14:paraId="53A0D9D2" w14:textId="451C9E7C" w:rsidR="00E35F1F" w:rsidRPr="007425E1" w:rsidRDefault="00E35F1F" w:rsidP="00E35F1F">
            <w:pPr>
              <w:pStyle w:val="EngHang"/>
            </w:pPr>
            <w:r>
              <w:t>You have declared Your</w:t>
            </w:r>
            <w:r w:rsidR="008A107E">
              <w:t xml:space="preserve"> strength</w:t>
            </w:r>
          </w:p>
          <w:p w14:paraId="5CD13729" w14:textId="77777777" w:rsidR="00E35F1F" w:rsidRPr="007425E1" w:rsidRDefault="00E35F1F" w:rsidP="00E35F1F">
            <w:pPr>
              <w:pStyle w:val="EngHang"/>
            </w:pPr>
            <w:r w:rsidRPr="007425E1">
              <w:t>Among the people,</w:t>
            </w:r>
          </w:p>
          <w:p w14:paraId="613E12FC" w14:textId="57C90D1E" w:rsidR="00E35F1F" w:rsidRPr="007425E1" w:rsidRDefault="00E35F1F" w:rsidP="00E35F1F">
            <w:pPr>
              <w:pStyle w:val="EngHang"/>
            </w:pPr>
            <w:r w:rsidRPr="007425E1">
              <w:t xml:space="preserve">And redeemed </w:t>
            </w:r>
            <w:r>
              <w:t>Your</w:t>
            </w:r>
            <w:r w:rsidR="008A107E">
              <w:t xml:space="preserve"> people</w:t>
            </w:r>
          </w:p>
          <w:p w14:paraId="256B2763" w14:textId="77777777" w:rsidR="00E35F1F" w:rsidRPr="001A0083" w:rsidRDefault="00E35F1F" w:rsidP="00E35F1F">
            <w:pPr>
              <w:pStyle w:val="EngHangEnd"/>
            </w:pPr>
            <w:r w:rsidRPr="007425E1">
              <w:t xml:space="preserve">With </w:t>
            </w:r>
            <w:r>
              <w:t>Your</w:t>
            </w:r>
            <w:r w:rsidRPr="007425E1">
              <w:t xml:space="preserve"> arm.</w:t>
            </w:r>
          </w:p>
        </w:tc>
        <w:tc>
          <w:tcPr>
            <w:tcW w:w="288" w:type="dxa"/>
          </w:tcPr>
          <w:p w14:paraId="1AD2D2A4" w14:textId="77777777" w:rsidR="00E35F1F" w:rsidRDefault="00E35F1F" w:rsidP="00E35F1F"/>
        </w:tc>
        <w:tc>
          <w:tcPr>
            <w:tcW w:w="288" w:type="dxa"/>
          </w:tcPr>
          <w:p w14:paraId="24E7909B" w14:textId="77777777" w:rsidR="00E35F1F" w:rsidRDefault="00E35F1F" w:rsidP="00E35F1F">
            <w:pPr>
              <w:pStyle w:val="CopticCross"/>
            </w:pPr>
            <w:r w:rsidRPr="00FB5ACB">
              <w:t>¿</w:t>
            </w:r>
          </w:p>
        </w:tc>
        <w:tc>
          <w:tcPr>
            <w:tcW w:w="3960" w:type="dxa"/>
          </w:tcPr>
          <w:p w14:paraId="62A35888" w14:textId="77777777" w:rsidR="00E35F1F" w:rsidRDefault="00E35F1F" w:rsidP="00E35F1F">
            <w:pPr>
              <w:pStyle w:val="CopticVersemulti-line"/>
            </w:pPr>
            <w:r w:rsidRPr="00BC6081">
              <w:t>Ⲁⲕⲟⲩⲱⲛϩ ⲛ̀ⲧⲉⲕϫⲟⲙ</w:t>
            </w:r>
          </w:p>
          <w:p w14:paraId="2F884B86" w14:textId="77777777" w:rsidR="00E35F1F" w:rsidRDefault="00E35F1F" w:rsidP="00E35F1F">
            <w:pPr>
              <w:pStyle w:val="CopticVersemulti-line"/>
            </w:pPr>
            <w:r w:rsidRPr="00BC6081">
              <w:t>ⲉⲃⲟⲗϧⲉⲛ ⲛⲓⲗⲁⲟⲥ</w:t>
            </w:r>
          </w:p>
          <w:p w14:paraId="1AC61FA9" w14:textId="77777777" w:rsidR="00E35F1F" w:rsidRDefault="00E35F1F" w:rsidP="00E35F1F">
            <w:pPr>
              <w:pStyle w:val="CopticVersemulti-line"/>
            </w:pPr>
            <w:r w:rsidRPr="00BC6081">
              <w:t>ⲁⲕⲥⲱϯ ⲙ̀ⲡⲉⲕⲗⲁⲟⲥ</w:t>
            </w:r>
          </w:p>
          <w:p w14:paraId="3DB950EA" w14:textId="77777777" w:rsidR="00E35F1F" w:rsidRDefault="00E35F1F" w:rsidP="00E35F1F">
            <w:pPr>
              <w:pStyle w:val="CopticVerse"/>
            </w:pPr>
            <w:r w:rsidRPr="00BC6081">
              <w:t>ⲛ̀ϩ̀ⲣⲏⲓ ϧⲉⲛ ⲡⲉⲕϣⲱⲃϣ</w:t>
            </w:r>
          </w:p>
        </w:tc>
      </w:tr>
      <w:tr w:rsidR="00E35F1F" w14:paraId="3589998E" w14:textId="77777777" w:rsidTr="00E35F1F">
        <w:trPr>
          <w:cantSplit/>
          <w:jc w:val="center"/>
        </w:trPr>
        <w:tc>
          <w:tcPr>
            <w:tcW w:w="288" w:type="dxa"/>
          </w:tcPr>
          <w:p w14:paraId="0E1511B0" w14:textId="77777777" w:rsidR="00E35F1F" w:rsidRDefault="00E35F1F" w:rsidP="00E35F1F">
            <w:pPr>
              <w:pStyle w:val="CopticCross"/>
            </w:pPr>
          </w:p>
        </w:tc>
        <w:tc>
          <w:tcPr>
            <w:tcW w:w="3960" w:type="dxa"/>
          </w:tcPr>
          <w:p w14:paraId="59545804" w14:textId="1CD6BBC5" w:rsidR="00E35F1F" w:rsidRPr="007425E1" w:rsidRDefault="00E35F1F" w:rsidP="00E35F1F">
            <w:pPr>
              <w:pStyle w:val="EngHang"/>
            </w:pPr>
            <w:r>
              <w:t>You</w:t>
            </w:r>
            <w:r w:rsidRPr="007425E1">
              <w:t xml:space="preserve"> descend to </w:t>
            </w:r>
            <w:r>
              <w:t>Hades</w:t>
            </w:r>
          </w:p>
          <w:p w14:paraId="13C16B72" w14:textId="77777777" w:rsidR="00E35F1F" w:rsidRPr="007425E1" w:rsidRDefault="00E35F1F" w:rsidP="00E35F1F">
            <w:pPr>
              <w:pStyle w:val="EngHang"/>
            </w:pPr>
            <w:r>
              <w:t>And brought up</w:t>
            </w:r>
          </w:p>
          <w:p w14:paraId="7E43ADA8" w14:textId="77777777" w:rsidR="00E35F1F" w:rsidRPr="007425E1" w:rsidRDefault="00E35F1F" w:rsidP="00E35F1F">
            <w:pPr>
              <w:pStyle w:val="EngHang"/>
            </w:pPr>
            <w:r>
              <w:t>The captivity</w:t>
            </w:r>
          </w:p>
          <w:p w14:paraId="0569FD8C" w14:textId="77777777" w:rsidR="00E35F1F" w:rsidRDefault="00E35F1F" w:rsidP="00E35F1F">
            <w:pPr>
              <w:pStyle w:val="EngHangEnd"/>
            </w:pPr>
            <w:r>
              <w:t>Of that place,</w:t>
            </w:r>
          </w:p>
        </w:tc>
        <w:tc>
          <w:tcPr>
            <w:tcW w:w="288" w:type="dxa"/>
          </w:tcPr>
          <w:p w14:paraId="4E308C8B" w14:textId="77777777" w:rsidR="00E35F1F" w:rsidRDefault="00E35F1F" w:rsidP="00E35F1F"/>
        </w:tc>
        <w:tc>
          <w:tcPr>
            <w:tcW w:w="288" w:type="dxa"/>
          </w:tcPr>
          <w:p w14:paraId="378CA28A" w14:textId="77777777" w:rsidR="00E35F1F" w:rsidRDefault="00E35F1F" w:rsidP="00E35F1F">
            <w:pPr>
              <w:pStyle w:val="CopticCross"/>
            </w:pPr>
          </w:p>
        </w:tc>
        <w:tc>
          <w:tcPr>
            <w:tcW w:w="3960" w:type="dxa"/>
          </w:tcPr>
          <w:p w14:paraId="29444D25" w14:textId="77777777" w:rsidR="00E35F1F" w:rsidRDefault="00E35F1F" w:rsidP="00E35F1F">
            <w:pPr>
              <w:pStyle w:val="CopticVersemulti-line"/>
            </w:pPr>
            <w:r w:rsidRPr="00BC6081">
              <w:t>Ⲁⲕϣⲉⲛⲁⲕ ⲉ̀Ⲁⲙⲉⲛϯ</w:t>
            </w:r>
          </w:p>
          <w:p w14:paraId="3C504315" w14:textId="77777777" w:rsidR="00E35F1F" w:rsidRDefault="00E35F1F" w:rsidP="00E35F1F">
            <w:pPr>
              <w:pStyle w:val="CopticVersemulti-line"/>
            </w:pPr>
            <w:r w:rsidRPr="00BC6081">
              <w:t>ⲁⲕⲓ̀ⲛⲓ ⲉ̀ⲡ̀ϣⲱⲓ</w:t>
            </w:r>
          </w:p>
          <w:p w14:paraId="6E2A50C5" w14:textId="77777777" w:rsidR="00E35F1F" w:rsidRDefault="00E35F1F" w:rsidP="00E35F1F">
            <w:pPr>
              <w:pStyle w:val="CopticVersemulti-line"/>
            </w:pPr>
            <w:r w:rsidRPr="00BC6081">
              <w:t>ⲛ̀ϯⲉⲭⲙⲁⲗⲱⲥⲓⲁ̀</w:t>
            </w:r>
          </w:p>
          <w:p w14:paraId="68699518" w14:textId="77777777" w:rsidR="00E35F1F" w:rsidRDefault="00E35F1F" w:rsidP="00E35F1F">
            <w:pPr>
              <w:pStyle w:val="CopticVerse"/>
            </w:pPr>
            <w:r w:rsidRPr="00BC6081">
              <w:t>ϧⲉⲛ ⲡⲓⲙⲁⲉ̀ⲧⲉⲙ̀ⲙⲁⲩ</w:t>
            </w:r>
          </w:p>
        </w:tc>
      </w:tr>
      <w:tr w:rsidR="00E35F1F" w14:paraId="44731E6B" w14:textId="77777777" w:rsidTr="00E35F1F">
        <w:trPr>
          <w:cantSplit/>
          <w:jc w:val="center"/>
        </w:trPr>
        <w:tc>
          <w:tcPr>
            <w:tcW w:w="288" w:type="dxa"/>
          </w:tcPr>
          <w:p w14:paraId="7AD49C46" w14:textId="77777777" w:rsidR="00E35F1F" w:rsidRDefault="00E35F1F" w:rsidP="00E35F1F">
            <w:pPr>
              <w:pStyle w:val="CopticCross"/>
            </w:pPr>
            <w:r w:rsidRPr="00FB5ACB">
              <w:t>¿</w:t>
            </w:r>
          </w:p>
        </w:tc>
        <w:tc>
          <w:tcPr>
            <w:tcW w:w="3960" w:type="dxa"/>
          </w:tcPr>
          <w:p w14:paraId="497C1267" w14:textId="5A071F95" w:rsidR="00E35F1F" w:rsidRPr="007425E1" w:rsidRDefault="008A107E" w:rsidP="00E35F1F">
            <w:pPr>
              <w:pStyle w:val="EngHang"/>
            </w:pPr>
            <w:r>
              <w:t>And granted us</w:t>
            </w:r>
          </w:p>
          <w:p w14:paraId="37DAE5B1" w14:textId="77777777" w:rsidR="00E35F1F" w:rsidRPr="007425E1" w:rsidRDefault="00E35F1F" w:rsidP="00E35F1F">
            <w:pPr>
              <w:pStyle w:val="EngHang"/>
            </w:pPr>
            <w:r w:rsidRPr="007425E1">
              <w:t>Freedom once again,</w:t>
            </w:r>
          </w:p>
          <w:p w14:paraId="63AA7CD5" w14:textId="77777777" w:rsidR="00E35F1F" w:rsidRPr="007425E1" w:rsidRDefault="00E35F1F" w:rsidP="00E35F1F">
            <w:pPr>
              <w:pStyle w:val="EngHang"/>
            </w:pPr>
            <w:r w:rsidRPr="007425E1">
              <w:t>As a Good God,</w:t>
            </w:r>
          </w:p>
          <w:p w14:paraId="1E83E6CD" w14:textId="77777777" w:rsidR="00E35F1F" w:rsidRPr="007425E1" w:rsidRDefault="00E35F1F" w:rsidP="00E35F1F">
            <w:pPr>
              <w:pStyle w:val="EngHangEnd"/>
            </w:pPr>
            <w:r w:rsidRPr="007425E1">
              <w:t xml:space="preserve">For </w:t>
            </w:r>
            <w:r>
              <w:t>You have</w:t>
            </w:r>
            <w:r w:rsidRPr="007425E1">
              <w:t xml:space="preserve"> risen and saved us.</w:t>
            </w:r>
          </w:p>
          <w:p w14:paraId="4539FDC5" w14:textId="77777777" w:rsidR="00E35F1F" w:rsidRDefault="00E35F1F" w:rsidP="00E35F1F"/>
        </w:tc>
        <w:tc>
          <w:tcPr>
            <w:tcW w:w="288" w:type="dxa"/>
          </w:tcPr>
          <w:p w14:paraId="5CC94A5A" w14:textId="77777777" w:rsidR="00E35F1F" w:rsidRDefault="00E35F1F" w:rsidP="00E35F1F"/>
        </w:tc>
        <w:tc>
          <w:tcPr>
            <w:tcW w:w="288" w:type="dxa"/>
          </w:tcPr>
          <w:p w14:paraId="31364C18" w14:textId="77777777" w:rsidR="00E35F1F" w:rsidRDefault="00E35F1F" w:rsidP="00E35F1F">
            <w:pPr>
              <w:pStyle w:val="CopticCross"/>
            </w:pPr>
            <w:r w:rsidRPr="00FB5ACB">
              <w:t>¿</w:t>
            </w:r>
          </w:p>
        </w:tc>
        <w:tc>
          <w:tcPr>
            <w:tcW w:w="3960" w:type="dxa"/>
          </w:tcPr>
          <w:p w14:paraId="0B11EFB1" w14:textId="77777777" w:rsidR="00E35F1F" w:rsidRDefault="00E35F1F" w:rsidP="00E35F1F">
            <w:pPr>
              <w:pStyle w:val="CopticVersemulti-line"/>
            </w:pPr>
            <w:r w:rsidRPr="00BC6081">
              <w:t>Ⲁⲕⲉⲣϩ̀ⲙⲟⲧ ⲛⲁⲛ ⲛ̀ⲕⲉⲥⲟⲡ</w:t>
            </w:r>
          </w:p>
          <w:p w14:paraId="4A250AE7" w14:textId="77777777" w:rsidR="00E35F1F" w:rsidRDefault="00E35F1F" w:rsidP="00E35F1F">
            <w:pPr>
              <w:pStyle w:val="CopticVersemulti-line"/>
            </w:pPr>
            <w:r w:rsidRPr="00BC6081">
              <w:t>ⲛ̀ϯⲉ̀ⲗⲉⲩⲑⲉⲣⲓⲁ̀</w:t>
            </w:r>
          </w:p>
          <w:p w14:paraId="0A202334" w14:textId="77777777" w:rsidR="00E35F1F" w:rsidRDefault="00E35F1F" w:rsidP="00E35F1F">
            <w:pPr>
              <w:pStyle w:val="CopticVersemulti-line"/>
            </w:pPr>
            <w:r w:rsidRPr="00BC6081">
              <w:t>ϩⲱⲥ ⲛⲟⲩϯ ⲛ̀ⲁ̀ⲅⲁⲑⲟⲥ</w:t>
            </w:r>
          </w:p>
          <w:p w14:paraId="0DF328DB" w14:textId="77777777" w:rsidR="00E35F1F" w:rsidRDefault="00E35F1F" w:rsidP="00E35F1F">
            <w:pPr>
              <w:pStyle w:val="CopticVerse"/>
            </w:pPr>
            <w:r w:rsidRPr="00BC6081">
              <w:t>ϫⲉ ⲁⲕⲧⲱⲛⲕ ⲁⲕⲥⲱϯ ⲙ̀ⲙⲟⲛ</w:t>
            </w:r>
          </w:p>
        </w:tc>
      </w:tr>
    </w:tbl>
    <w:p w14:paraId="0F62C5F1" w14:textId="77777777" w:rsidR="00E35F1F" w:rsidRDefault="00E35F1F" w:rsidP="00E35F1F">
      <w:pPr>
        <w:pStyle w:val="Heading6"/>
      </w:pPr>
      <w:bookmarkStart w:id="736" w:name="_Toc298445782"/>
      <w:bookmarkStart w:id="737" w:name="_Toc298681267"/>
      <w:bookmarkStart w:id="738" w:name="_Toc298447507"/>
      <w:r w:rsidRPr="00D24FE1">
        <w:t>Part</w:t>
      </w:r>
      <w:r>
        <w:t xml:space="preserve"> Seventeen</w:t>
      </w:r>
      <w:bookmarkEnd w:id="736"/>
      <w:bookmarkEnd w:id="737"/>
      <w:bookmarkEnd w:id="7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69F204D" w14:textId="77777777" w:rsidTr="00E35F1F">
        <w:trPr>
          <w:cantSplit/>
          <w:jc w:val="center"/>
        </w:trPr>
        <w:tc>
          <w:tcPr>
            <w:tcW w:w="288" w:type="dxa"/>
          </w:tcPr>
          <w:p w14:paraId="5B506493" w14:textId="77777777" w:rsidR="00E35F1F" w:rsidRDefault="00E35F1F" w:rsidP="00E35F1F">
            <w:pPr>
              <w:pStyle w:val="CopticCross"/>
            </w:pPr>
          </w:p>
        </w:tc>
        <w:tc>
          <w:tcPr>
            <w:tcW w:w="3960" w:type="dxa"/>
          </w:tcPr>
          <w:p w14:paraId="362F33D2" w14:textId="77777777" w:rsidR="00E35F1F" w:rsidRPr="007425E1" w:rsidRDefault="00E35F1F" w:rsidP="00E35F1F">
            <w:pPr>
              <w:pStyle w:val="EngHang"/>
            </w:pPr>
            <w:r w:rsidRPr="007425E1">
              <w:t>Christ our God,</w:t>
            </w:r>
          </w:p>
          <w:p w14:paraId="4BE3BFA7" w14:textId="77777777" w:rsidR="00E35F1F" w:rsidRPr="007425E1" w:rsidRDefault="00E35F1F" w:rsidP="00E35F1F">
            <w:pPr>
              <w:pStyle w:val="EngHang"/>
            </w:pPr>
            <w:r w:rsidRPr="007425E1">
              <w:t>Has risen from the dead,</w:t>
            </w:r>
          </w:p>
          <w:p w14:paraId="7B3C44A1" w14:textId="77777777" w:rsidR="00E35F1F" w:rsidRPr="007425E1" w:rsidRDefault="00E35F1F" w:rsidP="00E35F1F">
            <w:pPr>
              <w:pStyle w:val="EngHang"/>
            </w:pPr>
            <w:r w:rsidRPr="007425E1">
              <w:t xml:space="preserve">And He is the </w:t>
            </w:r>
            <w:r>
              <w:t>first-</w:t>
            </w:r>
            <w:r w:rsidRPr="007425E1">
              <w:t>fruit,</w:t>
            </w:r>
          </w:p>
          <w:p w14:paraId="5221C1F5" w14:textId="77777777" w:rsidR="00E35F1F" w:rsidRPr="001A0083" w:rsidRDefault="00E35F1F" w:rsidP="00E35F1F">
            <w:pPr>
              <w:pStyle w:val="EngHangEnd"/>
            </w:pPr>
            <w:r w:rsidRPr="007425E1">
              <w:t>Of them that slept.</w:t>
            </w:r>
          </w:p>
        </w:tc>
        <w:tc>
          <w:tcPr>
            <w:tcW w:w="288" w:type="dxa"/>
          </w:tcPr>
          <w:p w14:paraId="741ABC60" w14:textId="77777777" w:rsidR="00E35F1F" w:rsidRDefault="00E35F1F" w:rsidP="00E35F1F"/>
        </w:tc>
        <w:tc>
          <w:tcPr>
            <w:tcW w:w="288" w:type="dxa"/>
          </w:tcPr>
          <w:p w14:paraId="40B9B00D" w14:textId="77777777" w:rsidR="00E35F1F" w:rsidRDefault="00E35F1F" w:rsidP="00E35F1F">
            <w:pPr>
              <w:pStyle w:val="CopticCross"/>
            </w:pPr>
          </w:p>
        </w:tc>
        <w:tc>
          <w:tcPr>
            <w:tcW w:w="3960" w:type="dxa"/>
          </w:tcPr>
          <w:p w14:paraId="2EA3C242" w14:textId="77777777" w:rsidR="00E35F1F" w:rsidRDefault="00E35F1F" w:rsidP="00E35F1F">
            <w:pPr>
              <w:pStyle w:val="CopticVersemulti-line"/>
            </w:pPr>
            <w:r w:rsidRPr="00BC6081">
              <w:t>Ⲁ̀ Ⲡⲭ̅ⲥ Ⲡⲉⲛⲛⲟⲩϯ</w:t>
            </w:r>
          </w:p>
          <w:p w14:paraId="5B602827" w14:textId="77777777" w:rsidR="00E35F1F" w:rsidRDefault="00E35F1F" w:rsidP="00E35F1F">
            <w:pPr>
              <w:pStyle w:val="CopticVersemulti-line"/>
            </w:pPr>
            <w:r w:rsidRPr="00BC6081">
              <w:t>ⲧⲱⲛϥ ⲉ̀ⲃⲟⲗϧⲉⲛ ⲛⲏⲉⲑⲙⲱⲟⲩⲧ</w:t>
            </w:r>
          </w:p>
          <w:p w14:paraId="12F159A1" w14:textId="77777777" w:rsidR="00E35F1F" w:rsidRDefault="00E35F1F" w:rsidP="00E35F1F">
            <w:pPr>
              <w:pStyle w:val="CopticVersemulti-line"/>
              <w:ind w:left="0" w:firstLine="0"/>
            </w:pPr>
            <w:r w:rsidRPr="00BC6081">
              <w:t>ⲛ̀ⲑⲟϥ ⲡⲉ ⲧ̀ⲁ̀ⲡⲁⲣⲭⲏ</w:t>
            </w:r>
          </w:p>
          <w:p w14:paraId="500839D2" w14:textId="77777777" w:rsidR="00E35F1F" w:rsidRDefault="00E35F1F" w:rsidP="00E35F1F">
            <w:pPr>
              <w:pStyle w:val="CopticVerse"/>
            </w:pPr>
            <w:r w:rsidRPr="00BC6081">
              <w:t>ⲛ̀ⲧⲉ ⲛⲏⲉ̀ⲧⲁⲩⲉⲛⲕⲟⲧ</w:t>
            </w:r>
          </w:p>
        </w:tc>
      </w:tr>
      <w:tr w:rsidR="00E35F1F" w14:paraId="30918A24" w14:textId="77777777" w:rsidTr="00E35F1F">
        <w:trPr>
          <w:cantSplit/>
          <w:jc w:val="center"/>
        </w:trPr>
        <w:tc>
          <w:tcPr>
            <w:tcW w:w="288" w:type="dxa"/>
          </w:tcPr>
          <w:p w14:paraId="01A72336" w14:textId="77777777" w:rsidR="00E35F1F" w:rsidRDefault="00E35F1F" w:rsidP="00E35F1F">
            <w:pPr>
              <w:pStyle w:val="CopticCross"/>
            </w:pPr>
            <w:r w:rsidRPr="00FB5ACB">
              <w:t>¿</w:t>
            </w:r>
          </w:p>
        </w:tc>
        <w:tc>
          <w:tcPr>
            <w:tcW w:w="3960" w:type="dxa"/>
          </w:tcPr>
          <w:p w14:paraId="03FE7E0D" w14:textId="5D9E3CFC" w:rsidR="00E35F1F" w:rsidRPr="007425E1" w:rsidRDefault="008A107E" w:rsidP="00E35F1F">
            <w:pPr>
              <w:pStyle w:val="EngHang"/>
            </w:pPr>
            <w:r>
              <w:t>He appeared to</w:t>
            </w:r>
          </w:p>
          <w:p w14:paraId="55366B60" w14:textId="77777777" w:rsidR="00E35F1F" w:rsidRPr="007425E1" w:rsidRDefault="00E35F1F" w:rsidP="00E35F1F">
            <w:pPr>
              <w:pStyle w:val="EngHang"/>
            </w:pPr>
            <w:r>
              <w:t>Mary Magdalene;</w:t>
            </w:r>
          </w:p>
          <w:p w14:paraId="23C21F1F" w14:textId="32A1EFB3" w:rsidR="00E35F1F" w:rsidRPr="007425E1" w:rsidRDefault="008A107E" w:rsidP="00E35F1F">
            <w:pPr>
              <w:pStyle w:val="EngHang"/>
            </w:pPr>
            <w:r>
              <w:t>He spoke t</w:t>
            </w:r>
            <w:r w:rsidR="00E35F1F" w:rsidRPr="007425E1">
              <w:t>o her,</w:t>
            </w:r>
          </w:p>
          <w:p w14:paraId="6930A94C" w14:textId="77777777" w:rsidR="00E35F1F" w:rsidRPr="001A0083" w:rsidRDefault="00E35F1F" w:rsidP="00E35F1F">
            <w:pPr>
              <w:pStyle w:val="EngHangEnd"/>
            </w:pPr>
            <w:r w:rsidRPr="007425E1">
              <w:t>And said,</w:t>
            </w:r>
          </w:p>
        </w:tc>
        <w:tc>
          <w:tcPr>
            <w:tcW w:w="288" w:type="dxa"/>
          </w:tcPr>
          <w:p w14:paraId="0ADBBBED" w14:textId="77777777" w:rsidR="00E35F1F" w:rsidRDefault="00E35F1F" w:rsidP="00E35F1F"/>
        </w:tc>
        <w:tc>
          <w:tcPr>
            <w:tcW w:w="288" w:type="dxa"/>
          </w:tcPr>
          <w:p w14:paraId="2AC53B7B" w14:textId="77777777" w:rsidR="00E35F1F" w:rsidRDefault="00E35F1F" w:rsidP="00E35F1F">
            <w:pPr>
              <w:pStyle w:val="CopticCross"/>
            </w:pPr>
            <w:r w:rsidRPr="00FB5ACB">
              <w:t>¿</w:t>
            </w:r>
          </w:p>
        </w:tc>
        <w:tc>
          <w:tcPr>
            <w:tcW w:w="3960" w:type="dxa"/>
          </w:tcPr>
          <w:p w14:paraId="6B87A2FD" w14:textId="77777777" w:rsidR="00E35F1F" w:rsidRDefault="00E35F1F" w:rsidP="00E35F1F">
            <w:pPr>
              <w:pStyle w:val="CopticVersemulti-line"/>
            </w:pPr>
            <w:r w:rsidRPr="00BC6081">
              <w:t>Ⲁϥⲟⲩⲟⲛϩϥ ⲉ̀Ⲙⲁⲣⲓⲁ</w:t>
            </w:r>
          </w:p>
          <w:p w14:paraId="4D84C4C9" w14:textId="77777777" w:rsidR="00E35F1F" w:rsidRDefault="00E35F1F" w:rsidP="00E35F1F">
            <w:pPr>
              <w:pStyle w:val="CopticVersemulti-line"/>
            </w:pPr>
            <w:r w:rsidRPr="00BC6081">
              <w:t>ϯⲙⲁⲅⲇⲁⲗⲓⲛⲏ</w:t>
            </w:r>
          </w:p>
          <w:p w14:paraId="797E3D0A" w14:textId="77777777" w:rsidR="00E35F1F" w:rsidRDefault="00E35F1F" w:rsidP="00E35F1F">
            <w:pPr>
              <w:pStyle w:val="CopticVersemulti-line"/>
            </w:pPr>
            <w:r w:rsidRPr="00BC6081">
              <w:t>ⲁϥⲥⲁϫⲓ ⲛⲉⲙⲁⲥ</w:t>
            </w:r>
          </w:p>
          <w:p w14:paraId="7AF8A9A8" w14:textId="77777777" w:rsidR="00E35F1F" w:rsidRDefault="00E35F1F" w:rsidP="00E35F1F">
            <w:pPr>
              <w:pStyle w:val="CopticVerse"/>
            </w:pPr>
            <w:r w:rsidRPr="00BC6081">
              <w:t>ⲙ̀ⲡⲁⲓⲣⲏϯ ⲉϥϫⲱ ⲙ̀ⲙⲟⲥ</w:t>
            </w:r>
          </w:p>
        </w:tc>
      </w:tr>
      <w:tr w:rsidR="00E35F1F" w14:paraId="3942F420" w14:textId="77777777" w:rsidTr="00E35F1F">
        <w:trPr>
          <w:cantSplit/>
          <w:jc w:val="center"/>
        </w:trPr>
        <w:tc>
          <w:tcPr>
            <w:tcW w:w="288" w:type="dxa"/>
          </w:tcPr>
          <w:p w14:paraId="5A6D6782" w14:textId="77777777" w:rsidR="00E35F1F" w:rsidRDefault="00E35F1F" w:rsidP="00E35F1F">
            <w:pPr>
              <w:pStyle w:val="CopticCross"/>
            </w:pPr>
          </w:p>
        </w:tc>
        <w:tc>
          <w:tcPr>
            <w:tcW w:w="3960" w:type="dxa"/>
          </w:tcPr>
          <w:p w14:paraId="3228DDAA" w14:textId="77777777" w:rsidR="00E35F1F" w:rsidRPr="007425E1" w:rsidRDefault="00E35F1F" w:rsidP="00E35F1F">
            <w:pPr>
              <w:pStyle w:val="EngHang"/>
            </w:pPr>
            <w:r w:rsidRPr="007425E1">
              <w:t>“Tell my brethren,</w:t>
            </w:r>
          </w:p>
          <w:p w14:paraId="64CC8AC3" w14:textId="77777777" w:rsidR="00E35F1F" w:rsidRPr="007425E1" w:rsidRDefault="00E35F1F" w:rsidP="00E35F1F">
            <w:pPr>
              <w:pStyle w:val="EngHang"/>
            </w:pPr>
            <w:r w:rsidRPr="007425E1">
              <w:t>That they go,</w:t>
            </w:r>
          </w:p>
          <w:p w14:paraId="15F44A09" w14:textId="77777777" w:rsidR="00E35F1F" w:rsidRPr="007425E1" w:rsidRDefault="00E35F1F" w:rsidP="00E35F1F">
            <w:pPr>
              <w:pStyle w:val="EngHang"/>
            </w:pPr>
            <w:r w:rsidRPr="007425E1">
              <w:t>To Galilee,</w:t>
            </w:r>
          </w:p>
          <w:p w14:paraId="57C90406" w14:textId="77777777" w:rsidR="00E35F1F" w:rsidRPr="00195761" w:rsidRDefault="00E35F1F" w:rsidP="00E35F1F">
            <w:pPr>
              <w:pStyle w:val="EngHangEnd"/>
              <w:rPr>
                <w:szCs w:val="22"/>
              </w:rPr>
            </w:pPr>
            <w:r w:rsidRPr="007425E1">
              <w:t xml:space="preserve">And there </w:t>
            </w:r>
            <w:r>
              <w:t>will</w:t>
            </w:r>
            <w:r w:rsidRPr="007425E1">
              <w:t xml:space="preserve"> they see me.”</w:t>
            </w:r>
          </w:p>
        </w:tc>
        <w:tc>
          <w:tcPr>
            <w:tcW w:w="288" w:type="dxa"/>
          </w:tcPr>
          <w:p w14:paraId="55AC4254" w14:textId="77777777" w:rsidR="00E35F1F" w:rsidRDefault="00E35F1F" w:rsidP="00E35F1F"/>
        </w:tc>
        <w:tc>
          <w:tcPr>
            <w:tcW w:w="288" w:type="dxa"/>
          </w:tcPr>
          <w:p w14:paraId="4C797CC9" w14:textId="77777777" w:rsidR="00E35F1F" w:rsidRDefault="00E35F1F" w:rsidP="00E35F1F">
            <w:pPr>
              <w:pStyle w:val="CopticCross"/>
            </w:pPr>
          </w:p>
        </w:tc>
        <w:tc>
          <w:tcPr>
            <w:tcW w:w="3960" w:type="dxa"/>
          </w:tcPr>
          <w:p w14:paraId="6BB516EA" w14:textId="77777777" w:rsidR="00E35F1F" w:rsidRDefault="00E35F1F" w:rsidP="00E35F1F">
            <w:pPr>
              <w:pStyle w:val="CopticVersemulti-line"/>
            </w:pPr>
            <w:r w:rsidRPr="00BC6081">
              <w:t>Ϫⲉ ⲙⲁⲧⲁⲙⲉ ⲛⲁⲥ̀ⲛⲏⲟⲩ</w:t>
            </w:r>
          </w:p>
          <w:p w14:paraId="1D3CFE6E" w14:textId="77777777" w:rsidR="00E35F1F" w:rsidRDefault="00E35F1F" w:rsidP="00E35F1F">
            <w:pPr>
              <w:pStyle w:val="CopticVersemulti-line"/>
            </w:pPr>
            <w:r w:rsidRPr="00BC6081">
              <w:t>ϩⲓⲛⲁ ⲛ̀ⲧⲟⲩϣⲉⲛⲱⲟⲩ</w:t>
            </w:r>
          </w:p>
          <w:p w14:paraId="47F97955" w14:textId="77777777" w:rsidR="00E35F1F" w:rsidRDefault="00E35F1F" w:rsidP="00E35F1F">
            <w:pPr>
              <w:pStyle w:val="CopticVersemulti-line"/>
            </w:pPr>
            <w:r w:rsidRPr="00BC6081">
              <w:t>ⲉ̀ϯⲅⲁⲗⲓⲗⲉⲁ̀</w:t>
            </w:r>
          </w:p>
          <w:p w14:paraId="48B094A2" w14:textId="77777777" w:rsidR="00E35F1F" w:rsidRDefault="00E35F1F" w:rsidP="00E35F1F">
            <w:pPr>
              <w:pStyle w:val="CopticVerse"/>
            </w:pPr>
            <w:r w:rsidRPr="00BC6081">
              <w:t>ⲥⲉⲛⲁⲛⲁⲩ ⲉ̀ⲣⲟⲓ ⲙ̀ⲙⲁⲩ</w:t>
            </w:r>
          </w:p>
        </w:tc>
      </w:tr>
      <w:tr w:rsidR="00E35F1F" w14:paraId="45D3103D" w14:textId="77777777" w:rsidTr="00E35F1F">
        <w:trPr>
          <w:cantSplit/>
          <w:jc w:val="center"/>
        </w:trPr>
        <w:tc>
          <w:tcPr>
            <w:tcW w:w="288" w:type="dxa"/>
          </w:tcPr>
          <w:p w14:paraId="589C5155" w14:textId="77777777" w:rsidR="00E35F1F" w:rsidRDefault="00E35F1F" w:rsidP="00E35F1F">
            <w:pPr>
              <w:pStyle w:val="CopticCross"/>
            </w:pPr>
            <w:r w:rsidRPr="00FB5ACB">
              <w:t>¿</w:t>
            </w:r>
          </w:p>
        </w:tc>
        <w:tc>
          <w:tcPr>
            <w:tcW w:w="3960" w:type="dxa"/>
          </w:tcPr>
          <w:p w14:paraId="7FE8FE52" w14:textId="11418B3A" w:rsidR="00E35F1F" w:rsidRPr="007425E1" w:rsidRDefault="008A107E" w:rsidP="00E35F1F">
            <w:pPr>
              <w:pStyle w:val="EngHang"/>
            </w:pPr>
            <w:r>
              <w:t>Mary came</w:t>
            </w:r>
          </w:p>
          <w:p w14:paraId="287184D4" w14:textId="77777777" w:rsidR="00E35F1F" w:rsidRPr="007425E1" w:rsidRDefault="00E35F1F" w:rsidP="00E35F1F">
            <w:pPr>
              <w:pStyle w:val="EngHang"/>
            </w:pPr>
            <w:r w:rsidRPr="007425E1">
              <w:t>To the disciples,</w:t>
            </w:r>
          </w:p>
          <w:p w14:paraId="2601885E" w14:textId="77777777" w:rsidR="00E35F1F" w:rsidRPr="007425E1" w:rsidRDefault="00E35F1F" w:rsidP="00E35F1F">
            <w:pPr>
              <w:pStyle w:val="EngHang"/>
            </w:pPr>
            <w:r w:rsidRPr="007425E1">
              <w:t>And told them she had seen the Lord,</w:t>
            </w:r>
          </w:p>
          <w:p w14:paraId="23D93F57" w14:textId="0302F751" w:rsidR="00E35F1F" w:rsidRDefault="00E35F1F" w:rsidP="00E35F1F">
            <w:pPr>
              <w:pStyle w:val="EngHangEnd"/>
            </w:pPr>
            <w:r w:rsidRPr="007425E1">
              <w:t xml:space="preserve">And He </w:t>
            </w:r>
            <w:r w:rsidR="008A107E">
              <w:t xml:space="preserve">had </w:t>
            </w:r>
            <w:r w:rsidRPr="007425E1">
              <w:t>spoke</w:t>
            </w:r>
            <w:r w:rsidR="008A107E">
              <w:t>n</w:t>
            </w:r>
            <w:r w:rsidRPr="007425E1">
              <w:t xml:space="preserve"> these things to her.</w:t>
            </w:r>
          </w:p>
        </w:tc>
        <w:tc>
          <w:tcPr>
            <w:tcW w:w="288" w:type="dxa"/>
          </w:tcPr>
          <w:p w14:paraId="605FA121" w14:textId="77777777" w:rsidR="00E35F1F" w:rsidRDefault="00E35F1F" w:rsidP="00E35F1F"/>
        </w:tc>
        <w:tc>
          <w:tcPr>
            <w:tcW w:w="288" w:type="dxa"/>
          </w:tcPr>
          <w:p w14:paraId="4FB5557D" w14:textId="77777777" w:rsidR="00E35F1F" w:rsidRDefault="00E35F1F" w:rsidP="00E35F1F">
            <w:pPr>
              <w:pStyle w:val="CopticCross"/>
            </w:pPr>
            <w:r w:rsidRPr="00FB5ACB">
              <w:t>¿</w:t>
            </w:r>
          </w:p>
        </w:tc>
        <w:tc>
          <w:tcPr>
            <w:tcW w:w="3960" w:type="dxa"/>
          </w:tcPr>
          <w:p w14:paraId="7A9D88D4" w14:textId="77777777" w:rsidR="00E35F1F" w:rsidRDefault="00E35F1F" w:rsidP="00E35F1F">
            <w:pPr>
              <w:pStyle w:val="CopticVersemulti-line"/>
            </w:pPr>
            <w:r w:rsidRPr="00BC6081">
              <w:t>Ⲁⲥⲓ̀ ⲛ̀ϫⲉ Ⲙⲁⲣⲓⲁ</w:t>
            </w:r>
          </w:p>
          <w:p w14:paraId="089726DA" w14:textId="77777777" w:rsidR="00E35F1F" w:rsidRDefault="00E35F1F" w:rsidP="00E35F1F">
            <w:pPr>
              <w:pStyle w:val="CopticVersemulti-line"/>
            </w:pPr>
            <w:r w:rsidRPr="00BC6081">
              <w:t>ϣⲁ ⲛⲓⲙⲁⲑⲏⲧⲏⲥ</w:t>
            </w:r>
          </w:p>
          <w:p w14:paraId="29BA3A29" w14:textId="77777777" w:rsidR="00E35F1F" w:rsidRDefault="00E35F1F" w:rsidP="00E35F1F">
            <w:pPr>
              <w:pStyle w:val="CopticVersemulti-line"/>
            </w:pPr>
            <w:r w:rsidRPr="00BC6081">
              <w:t>ⲡⲉϫⲁⲥ ϫⲉ ⲁⲓⲛⲁⲩ ⲉ̀Ⲡⲟ̅ⲥ̅</w:t>
            </w:r>
          </w:p>
          <w:p w14:paraId="6855FCE0" w14:textId="77777777" w:rsidR="00E35F1F" w:rsidRDefault="00E35F1F" w:rsidP="00E35F1F">
            <w:pPr>
              <w:pStyle w:val="CopticVerse"/>
            </w:pPr>
            <w:r w:rsidRPr="00BC6081">
              <w:t>ⲟⲩⲟϩ ⲛⲁⲓ ⲡⲉⲧⲁϥϫⲟⲧⲟⲩ ⲛⲁⲥ</w:t>
            </w:r>
          </w:p>
        </w:tc>
      </w:tr>
    </w:tbl>
    <w:p w14:paraId="4D22DF75" w14:textId="77777777" w:rsidR="00E35F1F" w:rsidRDefault="00E35F1F" w:rsidP="00E35F1F">
      <w:pPr>
        <w:pStyle w:val="Heading6"/>
      </w:pPr>
      <w:bookmarkStart w:id="739" w:name="_Toc298445783"/>
      <w:bookmarkStart w:id="740" w:name="_Toc298681268"/>
      <w:bookmarkStart w:id="741" w:name="_Toc298447508"/>
      <w:r>
        <w:t>Part Eighteen</w:t>
      </w:r>
      <w:bookmarkEnd w:id="739"/>
      <w:bookmarkEnd w:id="740"/>
      <w:bookmarkEnd w:id="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60A94" w14:textId="77777777" w:rsidTr="00E35F1F">
        <w:trPr>
          <w:cantSplit/>
          <w:jc w:val="center"/>
        </w:trPr>
        <w:tc>
          <w:tcPr>
            <w:tcW w:w="288" w:type="dxa"/>
          </w:tcPr>
          <w:p w14:paraId="4DE3698A" w14:textId="77777777" w:rsidR="00E35F1F" w:rsidRDefault="00E35F1F" w:rsidP="00E35F1F">
            <w:pPr>
              <w:pStyle w:val="CopticCross"/>
            </w:pPr>
          </w:p>
        </w:tc>
        <w:tc>
          <w:tcPr>
            <w:tcW w:w="3960" w:type="dxa"/>
          </w:tcPr>
          <w:p w14:paraId="2854AB66" w14:textId="77777777" w:rsidR="00E35F1F" w:rsidRDefault="00E35F1F" w:rsidP="00E35F1F">
            <w:pPr>
              <w:pStyle w:val="EngHang"/>
            </w:pPr>
            <w:r>
              <w:t xml:space="preserve">The </w:t>
            </w:r>
            <w:commentRangeStart w:id="742"/>
            <w:r>
              <w:t>care</w:t>
            </w:r>
            <w:commentRangeEnd w:id="742"/>
            <w:r>
              <w:rPr>
                <w:rStyle w:val="CommentReference"/>
                <w:rFonts w:eastAsiaTheme="minorHAnsi" w:cstheme="minorBidi"/>
                <w:color w:val="auto"/>
                <w:lang w:val="en-CA"/>
              </w:rPr>
              <w:commentReference w:id="742"/>
            </w:r>
          </w:p>
          <w:p w14:paraId="534040D8" w14:textId="77777777" w:rsidR="00E35F1F" w:rsidRDefault="00E35F1F" w:rsidP="00E35F1F">
            <w:pPr>
              <w:pStyle w:val="EngHang"/>
            </w:pPr>
            <w:r>
              <w:t>Of St. Mary</w:t>
            </w:r>
          </w:p>
          <w:p w14:paraId="630481AC" w14:textId="77777777" w:rsidR="00E35F1F" w:rsidRDefault="00E35F1F" w:rsidP="00E35F1F">
            <w:pPr>
              <w:pStyle w:val="EngHang"/>
            </w:pPr>
            <w:r>
              <w:t>Magdalene</w:t>
            </w:r>
          </w:p>
          <w:p w14:paraId="3EEF9035" w14:textId="77777777" w:rsidR="00E35F1F" w:rsidRPr="001A0083" w:rsidRDefault="00E35F1F" w:rsidP="00E35F1F">
            <w:pPr>
              <w:pStyle w:val="EngHangEnd"/>
            </w:pPr>
            <w:r>
              <w:t>Was truly good.</w:t>
            </w:r>
          </w:p>
        </w:tc>
        <w:tc>
          <w:tcPr>
            <w:tcW w:w="288" w:type="dxa"/>
          </w:tcPr>
          <w:p w14:paraId="077C0A3D" w14:textId="77777777" w:rsidR="00E35F1F" w:rsidRDefault="00E35F1F" w:rsidP="00E35F1F"/>
        </w:tc>
        <w:tc>
          <w:tcPr>
            <w:tcW w:w="288" w:type="dxa"/>
          </w:tcPr>
          <w:p w14:paraId="3CA1767D" w14:textId="77777777" w:rsidR="00E35F1F" w:rsidRDefault="00E35F1F" w:rsidP="00E35F1F">
            <w:pPr>
              <w:pStyle w:val="CopticCross"/>
            </w:pPr>
          </w:p>
        </w:tc>
        <w:tc>
          <w:tcPr>
            <w:tcW w:w="3960" w:type="dxa"/>
          </w:tcPr>
          <w:p w14:paraId="194B7952" w14:textId="77777777" w:rsidR="00E35F1F" w:rsidRDefault="00E35F1F" w:rsidP="00E35F1F">
            <w:pPr>
              <w:pStyle w:val="CopticVersemulti-line"/>
            </w:pPr>
            <w:r w:rsidRPr="00BC6081">
              <w:t>Ⲕⲁⲗⲱⲥ ϧⲉⲛ ⲟⲩⲙⲉⲑⲙⲏⲓ</w:t>
            </w:r>
          </w:p>
          <w:p w14:paraId="7F7A0571" w14:textId="77777777" w:rsidR="00E35F1F" w:rsidRDefault="00E35F1F" w:rsidP="00E35F1F">
            <w:pPr>
              <w:pStyle w:val="CopticVersemulti-line"/>
            </w:pPr>
            <w:r w:rsidRPr="00BC6081">
              <w:t>ⲁⲥϣⲱⲡⲓ ϧⲉⲛ ⲟⲩϥⲓⲣⲱⲟⲩϣ</w:t>
            </w:r>
          </w:p>
          <w:p w14:paraId="072FCB45" w14:textId="77777777" w:rsidR="00E35F1F" w:rsidRDefault="00E35F1F" w:rsidP="00E35F1F">
            <w:pPr>
              <w:pStyle w:val="CopticVersemulti-line"/>
            </w:pPr>
            <w:r w:rsidRPr="00BC6081">
              <w:t>ⲛ̀ϫⲉ ⲑⲏⲉ̅ⲑ̅ⲩ Ⲙⲁⲣⲓⲁ</w:t>
            </w:r>
          </w:p>
          <w:p w14:paraId="4F95DC6C" w14:textId="77777777" w:rsidR="00E35F1F" w:rsidRDefault="00E35F1F" w:rsidP="00E35F1F">
            <w:pPr>
              <w:pStyle w:val="CopticVerse"/>
            </w:pPr>
            <w:r w:rsidRPr="00BC6081">
              <w:t>ϯⲙⲁⲅⲇⲁⲗⲓⲛⲏ</w:t>
            </w:r>
          </w:p>
        </w:tc>
      </w:tr>
      <w:tr w:rsidR="00E35F1F" w14:paraId="553C506D" w14:textId="77777777" w:rsidTr="00E35F1F">
        <w:trPr>
          <w:cantSplit/>
          <w:jc w:val="center"/>
        </w:trPr>
        <w:tc>
          <w:tcPr>
            <w:tcW w:w="288" w:type="dxa"/>
          </w:tcPr>
          <w:p w14:paraId="0B40A676" w14:textId="77777777" w:rsidR="00E35F1F" w:rsidRDefault="00E35F1F" w:rsidP="00E35F1F">
            <w:pPr>
              <w:pStyle w:val="CopticCross"/>
            </w:pPr>
            <w:r w:rsidRPr="00FB5ACB">
              <w:t>¿</w:t>
            </w:r>
          </w:p>
        </w:tc>
        <w:tc>
          <w:tcPr>
            <w:tcW w:w="3960" w:type="dxa"/>
          </w:tcPr>
          <w:p w14:paraId="4A3EB669" w14:textId="7E5054B1" w:rsidR="00E35F1F" w:rsidRPr="007425E1" w:rsidRDefault="008A107E" w:rsidP="00E35F1F">
            <w:pPr>
              <w:pStyle w:val="EngHang"/>
            </w:pPr>
            <w:r>
              <w:t>She came to the tomb</w:t>
            </w:r>
          </w:p>
          <w:p w14:paraId="62E8C72A" w14:textId="77777777" w:rsidR="00E35F1F" w:rsidRPr="007425E1" w:rsidRDefault="00E35F1F" w:rsidP="00E35F1F">
            <w:pPr>
              <w:pStyle w:val="EngHang"/>
            </w:pPr>
            <w:r w:rsidRPr="007425E1">
              <w:t xml:space="preserve">On the </w:t>
            </w:r>
            <w:commentRangeStart w:id="743"/>
            <w:r w:rsidRPr="007425E1">
              <w:t xml:space="preserve">Sabbath </w:t>
            </w:r>
            <w:commentRangeEnd w:id="743"/>
            <w:r>
              <w:rPr>
                <w:rStyle w:val="CommentReference"/>
                <w:rFonts w:eastAsiaTheme="minorHAnsi" w:cstheme="minorBidi"/>
                <w:color w:val="auto"/>
                <w:lang w:val="en-CA"/>
              </w:rPr>
              <w:commentReference w:id="743"/>
            </w:r>
            <w:r w:rsidRPr="007425E1">
              <w:t>day,</w:t>
            </w:r>
          </w:p>
          <w:p w14:paraId="172D7B1D" w14:textId="52E32B7C" w:rsidR="00E35F1F" w:rsidRPr="007425E1" w:rsidRDefault="00E35F1F" w:rsidP="00E35F1F">
            <w:pPr>
              <w:pStyle w:val="EngHang"/>
            </w:pPr>
            <w:r>
              <w:t>Zealously</w:t>
            </w:r>
            <w:r w:rsidRPr="007425E1">
              <w:t xml:space="preserve"> </w:t>
            </w:r>
            <w:r>
              <w:t>seeking</w:t>
            </w:r>
          </w:p>
          <w:p w14:paraId="46D8CDBE" w14:textId="77777777" w:rsidR="00E35F1F" w:rsidRPr="001A0083" w:rsidRDefault="00E35F1F" w:rsidP="00E35F1F">
            <w:pPr>
              <w:pStyle w:val="EngHangEnd"/>
            </w:pPr>
            <w:r w:rsidRPr="007425E1">
              <w:t>The Resurrection of the Lord.</w:t>
            </w:r>
          </w:p>
        </w:tc>
        <w:tc>
          <w:tcPr>
            <w:tcW w:w="288" w:type="dxa"/>
          </w:tcPr>
          <w:p w14:paraId="0659D36F" w14:textId="77777777" w:rsidR="00E35F1F" w:rsidRDefault="00E35F1F" w:rsidP="00E35F1F"/>
        </w:tc>
        <w:tc>
          <w:tcPr>
            <w:tcW w:w="288" w:type="dxa"/>
          </w:tcPr>
          <w:p w14:paraId="3F1101E5" w14:textId="77777777" w:rsidR="00E35F1F" w:rsidRDefault="00E35F1F" w:rsidP="00E35F1F">
            <w:pPr>
              <w:pStyle w:val="CopticCross"/>
            </w:pPr>
            <w:r w:rsidRPr="00FB5ACB">
              <w:t>¿</w:t>
            </w:r>
          </w:p>
        </w:tc>
        <w:tc>
          <w:tcPr>
            <w:tcW w:w="3960" w:type="dxa"/>
          </w:tcPr>
          <w:p w14:paraId="0A828D5B" w14:textId="77777777" w:rsidR="00E35F1F" w:rsidRDefault="00E35F1F" w:rsidP="00E35F1F">
            <w:pPr>
              <w:pStyle w:val="CopticVersemulti-line"/>
            </w:pPr>
            <w:r w:rsidRPr="009F7FB6">
              <w:t>Ⲁⲥⲓ̀ ⲉ̀ⲡⲓⲙ̀ϩⲁⲩ</w:t>
            </w:r>
          </w:p>
          <w:p w14:paraId="4D758365" w14:textId="77777777" w:rsidR="00E35F1F" w:rsidRDefault="00E35F1F" w:rsidP="00E35F1F">
            <w:pPr>
              <w:pStyle w:val="CopticVersemulti-line"/>
            </w:pPr>
            <w:r w:rsidRPr="009F7FB6">
              <w:t>ϧⲉⲛ ⲫ̀ⲟⲩⲁⲓ ⲛ̀ⲧⲉ ⲛⲓⲥⲁⲃⲃⲁⲧⲟⲛ</w:t>
            </w:r>
          </w:p>
          <w:p w14:paraId="303EA165" w14:textId="77777777" w:rsidR="00E35F1F" w:rsidRDefault="00E35F1F" w:rsidP="00E35F1F">
            <w:pPr>
              <w:pStyle w:val="CopticVersemulti-line"/>
            </w:pPr>
            <w:r w:rsidRPr="009F7FB6">
              <w:t>ⲁⲥⲕⲱϯ ϧⲉⲛ ⲟⲩⲥ̀ⲡⲟⲩⲇⲏ</w:t>
            </w:r>
          </w:p>
          <w:p w14:paraId="6DC26226" w14:textId="77777777" w:rsidR="00E35F1F" w:rsidRDefault="00E35F1F" w:rsidP="00E35F1F">
            <w:pPr>
              <w:pStyle w:val="CopticVerse"/>
            </w:pPr>
            <w:r w:rsidRPr="009F7FB6">
              <w:t>ⲛ̀ⲥⲁ ⲧ̀ⲁ̀ⲛⲁⲥⲧⲁⲥⲓⲥ ⲙ̀Ⲡⲟ̅ⲥ̅</w:t>
            </w:r>
          </w:p>
        </w:tc>
      </w:tr>
      <w:tr w:rsidR="00E35F1F" w14:paraId="06C19F53" w14:textId="77777777" w:rsidTr="00E35F1F">
        <w:trPr>
          <w:cantSplit/>
          <w:jc w:val="center"/>
        </w:trPr>
        <w:tc>
          <w:tcPr>
            <w:tcW w:w="288" w:type="dxa"/>
          </w:tcPr>
          <w:p w14:paraId="05E652EC" w14:textId="77777777" w:rsidR="00E35F1F" w:rsidRDefault="00E35F1F" w:rsidP="00E35F1F">
            <w:pPr>
              <w:pStyle w:val="CopticCross"/>
            </w:pPr>
          </w:p>
        </w:tc>
        <w:tc>
          <w:tcPr>
            <w:tcW w:w="3960" w:type="dxa"/>
          </w:tcPr>
          <w:p w14:paraId="7007DBBB" w14:textId="5401692D" w:rsidR="00E35F1F" w:rsidRPr="007425E1" w:rsidRDefault="008A107E" w:rsidP="00E35F1F">
            <w:pPr>
              <w:pStyle w:val="EngHang"/>
            </w:pPr>
            <w:r>
              <w:t>She saw the Angel</w:t>
            </w:r>
          </w:p>
          <w:p w14:paraId="78859761" w14:textId="77777777" w:rsidR="00E35F1F" w:rsidRPr="007425E1" w:rsidRDefault="00E35F1F" w:rsidP="00E35F1F">
            <w:pPr>
              <w:pStyle w:val="EngHang"/>
            </w:pPr>
            <w:r w:rsidRPr="007425E1">
              <w:t>Sitting on the stone,</w:t>
            </w:r>
          </w:p>
          <w:p w14:paraId="380D6D95" w14:textId="77777777" w:rsidR="00E35F1F" w:rsidRPr="007425E1" w:rsidRDefault="00E35F1F" w:rsidP="00E35F1F">
            <w:pPr>
              <w:pStyle w:val="EngHang"/>
            </w:pPr>
            <w:r w:rsidRPr="007425E1">
              <w:t>Proclaiming and saying,</w:t>
            </w:r>
          </w:p>
          <w:p w14:paraId="7631C504" w14:textId="77777777" w:rsidR="00E35F1F" w:rsidRPr="00195761" w:rsidRDefault="00E35F1F" w:rsidP="00E35F1F">
            <w:pPr>
              <w:pStyle w:val="EngHangEnd"/>
              <w:rPr>
                <w:szCs w:val="22"/>
              </w:rPr>
            </w:pPr>
            <w:r w:rsidRPr="007425E1">
              <w:t>“He is Risen, He is not here!”</w:t>
            </w:r>
          </w:p>
        </w:tc>
        <w:tc>
          <w:tcPr>
            <w:tcW w:w="288" w:type="dxa"/>
          </w:tcPr>
          <w:p w14:paraId="6E602D20" w14:textId="77777777" w:rsidR="00E35F1F" w:rsidRDefault="00E35F1F" w:rsidP="00E35F1F"/>
        </w:tc>
        <w:tc>
          <w:tcPr>
            <w:tcW w:w="288" w:type="dxa"/>
          </w:tcPr>
          <w:p w14:paraId="7AB01C6F" w14:textId="77777777" w:rsidR="00E35F1F" w:rsidRDefault="00E35F1F" w:rsidP="00E35F1F">
            <w:pPr>
              <w:pStyle w:val="CopticCross"/>
            </w:pPr>
          </w:p>
        </w:tc>
        <w:tc>
          <w:tcPr>
            <w:tcW w:w="3960" w:type="dxa"/>
          </w:tcPr>
          <w:p w14:paraId="513FB93F" w14:textId="77777777" w:rsidR="00E35F1F" w:rsidRDefault="00E35F1F" w:rsidP="00E35F1F">
            <w:pPr>
              <w:pStyle w:val="CopticVersemulti-line"/>
            </w:pPr>
            <w:r w:rsidRPr="009F7FB6">
              <w:t>Ⲁⲥⲛⲁⲩ ⲉ̀ⲡⲓⲁⲅⲅⲉⲗⲟⲥ</w:t>
            </w:r>
          </w:p>
          <w:p w14:paraId="14B28785" w14:textId="77777777" w:rsidR="00E35F1F" w:rsidRDefault="00E35F1F" w:rsidP="00E35F1F">
            <w:pPr>
              <w:pStyle w:val="CopticVersemulti-line"/>
            </w:pPr>
            <w:r w:rsidRPr="009F7FB6">
              <w:t>ⲉϥϩⲉⲙⲥⲓ ϩⲓϫⲉⲛ ⲡⲓⲱ̀ⲛⲓ</w:t>
            </w:r>
          </w:p>
          <w:p w14:paraId="2005C6CB" w14:textId="77777777" w:rsidR="00E35F1F" w:rsidRDefault="00E35F1F" w:rsidP="00E35F1F">
            <w:pPr>
              <w:pStyle w:val="CopticVersemulti-line"/>
            </w:pPr>
            <w:r w:rsidRPr="009F7FB6">
              <w:t>ⲉϥⲱϣ ⲉ̀ⲃⲟⲗ ⲉϥϫⲱ ⲙ̀ⲙⲟⲥ</w:t>
            </w:r>
          </w:p>
          <w:p w14:paraId="18A82C8B" w14:textId="77777777" w:rsidR="00E35F1F" w:rsidRDefault="00E35F1F" w:rsidP="00E35F1F">
            <w:pPr>
              <w:pStyle w:val="CopticVerse"/>
            </w:pPr>
            <w:r w:rsidRPr="009F7FB6">
              <w:t>ϫⲉ ⲁϥⲧⲱⲛϥ ϥ̀ⲭⲏ ⲙ̀ⲡⲁⲓⲙⲁ ⲁⲛ</w:t>
            </w:r>
          </w:p>
        </w:tc>
      </w:tr>
      <w:tr w:rsidR="00E35F1F" w14:paraId="76150203" w14:textId="77777777" w:rsidTr="00E35F1F">
        <w:trPr>
          <w:cantSplit/>
          <w:jc w:val="center"/>
        </w:trPr>
        <w:tc>
          <w:tcPr>
            <w:tcW w:w="288" w:type="dxa"/>
          </w:tcPr>
          <w:p w14:paraId="4D09E9ED" w14:textId="77777777" w:rsidR="00E35F1F" w:rsidRDefault="00E35F1F" w:rsidP="00E35F1F">
            <w:pPr>
              <w:pStyle w:val="CopticCross"/>
            </w:pPr>
            <w:r w:rsidRPr="00FB5ACB">
              <w:t>¿</w:t>
            </w:r>
          </w:p>
        </w:tc>
        <w:tc>
          <w:tcPr>
            <w:tcW w:w="3960" w:type="dxa"/>
          </w:tcPr>
          <w:p w14:paraId="105FFA79" w14:textId="77777777" w:rsidR="00E35F1F" w:rsidRPr="007425E1" w:rsidRDefault="00E35F1F" w:rsidP="00E35F1F">
            <w:pPr>
              <w:pStyle w:val="EngHang"/>
            </w:pPr>
            <w:r>
              <w:t>Therefore</w:t>
            </w:r>
            <w:r w:rsidRPr="007425E1">
              <w:t xml:space="preserve"> we glorify Him,</w:t>
            </w:r>
          </w:p>
          <w:p w14:paraId="4D18B179" w14:textId="77777777" w:rsidR="00E35F1F" w:rsidRPr="007425E1" w:rsidRDefault="00E35F1F" w:rsidP="00E35F1F">
            <w:pPr>
              <w:pStyle w:val="EngHang"/>
            </w:pPr>
            <w:r w:rsidRPr="007425E1">
              <w:t>Proclaiming and saying,</w:t>
            </w:r>
          </w:p>
          <w:p w14:paraId="475D4DAB" w14:textId="77777777" w:rsidR="00E35F1F" w:rsidRPr="007425E1" w:rsidRDefault="00E35F1F" w:rsidP="00E35F1F">
            <w:pPr>
              <w:pStyle w:val="EngHang"/>
            </w:pPr>
            <w:r w:rsidRPr="007425E1">
              <w:t xml:space="preserve">“Blessed </w:t>
            </w:r>
            <w:r>
              <w:t>are</w:t>
            </w:r>
            <w:r w:rsidRPr="007425E1">
              <w:t xml:space="preserve"> </w:t>
            </w:r>
            <w:r>
              <w:t>You</w:t>
            </w:r>
            <w:r w:rsidRPr="007425E1">
              <w:t xml:space="preserve"> O my Lord Jesus,</w:t>
            </w:r>
          </w:p>
          <w:p w14:paraId="61796360" w14:textId="77777777" w:rsidR="00E35F1F" w:rsidRDefault="00E35F1F" w:rsidP="00E35F1F">
            <w:pPr>
              <w:pStyle w:val="EngHangEnd"/>
            </w:pPr>
            <w:r w:rsidRPr="007425E1">
              <w:t xml:space="preserve">For </w:t>
            </w:r>
            <w:r>
              <w:t>You have</w:t>
            </w:r>
            <w:r w:rsidRPr="007425E1">
              <w:t xml:space="preserve"> risen and saved us.”</w:t>
            </w:r>
          </w:p>
        </w:tc>
        <w:tc>
          <w:tcPr>
            <w:tcW w:w="288" w:type="dxa"/>
          </w:tcPr>
          <w:p w14:paraId="08E633F1" w14:textId="77777777" w:rsidR="00E35F1F" w:rsidRDefault="00E35F1F" w:rsidP="00E35F1F"/>
        </w:tc>
        <w:tc>
          <w:tcPr>
            <w:tcW w:w="288" w:type="dxa"/>
          </w:tcPr>
          <w:p w14:paraId="026364C5" w14:textId="77777777" w:rsidR="00E35F1F" w:rsidRDefault="00E35F1F" w:rsidP="00E35F1F">
            <w:pPr>
              <w:pStyle w:val="CopticCross"/>
            </w:pPr>
            <w:r w:rsidRPr="00FB5ACB">
              <w:t>¿</w:t>
            </w:r>
          </w:p>
        </w:tc>
        <w:tc>
          <w:tcPr>
            <w:tcW w:w="3960" w:type="dxa"/>
          </w:tcPr>
          <w:p w14:paraId="3A1D803B" w14:textId="77777777" w:rsidR="00E35F1F" w:rsidRDefault="00E35F1F" w:rsidP="00E35F1F">
            <w:pPr>
              <w:pStyle w:val="CopticVersemulti-line"/>
            </w:pPr>
            <w:r w:rsidRPr="009F7FB6">
              <w:t>Ⲉⲑⲃⲉ ⲫⲁⲓ ⲧⲉⲛϯⲱ̀ⲟⲩ ⲛⲁϥ</w:t>
            </w:r>
          </w:p>
          <w:p w14:paraId="18CD26CA" w14:textId="77777777" w:rsidR="00E35F1F" w:rsidRDefault="00E35F1F" w:rsidP="00E35F1F">
            <w:pPr>
              <w:pStyle w:val="CopticVersemulti-line"/>
            </w:pPr>
            <w:r w:rsidRPr="009F7FB6">
              <w:t>ⲉⲛⲱϣ ⲉ̀ⲃⲟⲗ ⲉⲛϫⲱ ⲙ̀ⲙⲟⲥ</w:t>
            </w:r>
          </w:p>
          <w:p w14:paraId="1155C537" w14:textId="77777777" w:rsidR="00E35F1F" w:rsidRDefault="00E35F1F" w:rsidP="00E35F1F">
            <w:pPr>
              <w:pStyle w:val="CopticVersemulti-line"/>
            </w:pPr>
            <w:r w:rsidRPr="009F7FB6">
              <w:t>ϫⲉ ⲕ̀ⲥ̀ⲙⲁⲣⲱⲟⲩⲧ ⲱ̀ Ⲡⲁⲟ̅ⲥ̅ Ⲓⲏ̅ⲥ</w:t>
            </w:r>
          </w:p>
          <w:p w14:paraId="227B7A71" w14:textId="77777777" w:rsidR="00E35F1F" w:rsidRDefault="00E35F1F" w:rsidP="00E35F1F">
            <w:pPr>
              <w:pStyle w:val="CopticVersemulti-line"/>
            </w:pPr>
            <w:r w:rsidRPr="009F7FB6">
              <w:t>ϫⲉ ⲁⲕⲧⲱⲛⲕ ⲁⲕⲥⲱϯ ⲙ̀ⲙⲟⲛ</w:t>
            </w:r>
          </w:p>
        </w:tc>
      </w:tr>
    </w:tbl>
    <w:p w14:paraId="1EFB1970" w14:textId="77777777" w:rsidR="00E35F1F" w:rsidRDefault="00E35F1F" w:rsidP="00E35F1F">
      <w:pPr>
        <w:pStyle w:val="Rubric"/>
      </w:pPr>
      <w:bookmarkStart w:id="744" w:name="_Toc298445784"/>
      <w:bookmarkStart w:id="745" w:name="_Toc298681269"/>
      <w:bookmarkStart w:id="746" w:name="_Toc298447509"/>
      <w:bookmarkStart w:id="747" w:name="_Ref299212037"/>
      <w:bookmarkStart w:id="748" w:name="_Ref299212071"/>
      <w:bookmarkStart w:id="749" w:name="_Toc308441907"/>
      <w:r>
        <w:t>The Antiphonarium is read.</w:t>
      </w:r>
    </w:p>
    <w:p w14:paraId="220BAA57" w14:textId="77777777" w:rsidR="00E35F1F" w:rsidRDefault="00E35F1F" w:rsidP="00E35F1F">
      <w:pPr>
        <w:pStyle w:val="Heading2"/>
      </w:pPr>
      <w:bookmarkStart w:id="750" w:name="_Ref434564976"/>
      <w:bookmarkStart w:id="751" w:name="_Toc448696631"/>
      <w:r>
        <w:lastRenderedPageBreak/>
        <w:t>The Conclusion of the Adam Theotokias</w:t>
      </w:r>
      <w:bookmarkEnd w:id="744"/>
      <w:bookmarkEnd w:id="745"/>
      <w:bookmarkEnd w:id="746"/>
      <w:bookmarkEnd w:id="747"/>
      <w:bookmarkEnd w:id="748"/>
      <w:bookmarkEnd w:id="749"/>
      <w:bookmarkEnd w:id="750"/>
      <w:bookmarkEnd w:id="7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D4059A" w14:textId="77777777" w:rsidTr="00E35F1F">
        <w:trPr>
          <w:cantSplit/>
          <w:jc w:val="center"/>
        </w:trPr>
        <w:tc>
          <w:tcPr>
            <w:tcW w:w="288" w:type="dxa"/>
          </w:tcPr>
          <w:p w14:paraId="34929E7A" w14:textId="77777777" w:rsidR="00E35F1F" w:rsidRDefault="00E35F1F" w:rsidP="00E35F1F">
            <w:pPr>
              <w:pStyle w:val="CopticCross"/>
            </w:pPr>
          </w:p>
        </w:tc>
        <w:tc>
          <w:tcPr>
            <w:tcW w:w="3960" w:type="dxa"/>
          </w:tcPr>
          <w:p w14:paraId="77D6841C"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mercies, O my God,</w:t>
            </w:r>
          </w:p>
          <w:p w14:paraId="7B97258C" w14:textId="77777777" w:rsidR="00E35F1F" w:rsidRPr="007425E1" w:rsidRDefault="00E35F1F" w:rsidP="00E35F1F">
            <w:pPr>
              <w:pStyle w:val="EngHang"/>
              <w:rPr>
                <w:rFonts w:eastAsiaTheme="minorHAnsi"/>
              </w:rPr>
            </w:pPr>
            <w:r w:rsidRPr="007425E1">
              <w:rPr>
                <w:rFonts w:eastAsiaTheme="minorHAnsi"/>
              </w:rPr>
              <w:t>Are countless,</w:t>
            </w:r>
          </w:p>
          <w:p w14:paraId="708863F7"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Your</w:t>
            </w:r>
            <w:r w:rsidRPr="007425E1">
              <w:rPr>
                <w:rFonts w:eastAsiaTheme="minorHAnsi"/>
              </w:rPr>
              <w:t xml:space="preserve"> tender mercies</w:t>
            </w:r>
          </w:p>
          <w:p w14:paraId="3B700187" w14:textId="77777777" w:rsidR="00E35F1F" w:rsidRPr="001A0083" w:rsidRDefault="00E35F1F" w:rsidP="00E35F1F">
            <w:pPr>
              <w:pStyle w:val="EngHangEnd"/>
            </w:pPr>
            <w:r w:rsidRPr="007425E1">
              <w:rPr>
                <w:rFonts w:eastAsiaTheme="minorHAnsi"/>
              </w:rPr>
              <w:t xml:space="preserve">Are </w:t>
            </w:r>
            <w:commentRangeStart w:id="752"/>
            <w:r w:rsidRPr="007425E1">
              <w:rPr>
                <w:rFonts w:eastAsiaTheme="minorHAnsi"/>
              </w:rPr>
              <w:t xml:space="preserve">too </w:t>
            </w:r>
            <w:commentRangeEnd w:id="752"/>
            <w:r>
              <w:rPr>
                <w:rStyle w:val="CommentReference"/>
                <w:rFonts w:eastAsiaTheme="minorHAnsi" w:cstheme="minorBidi"/>
                <w:color w:val="auto"/>
                <w:lang w:val="en-CA"/>
              </w:rPr>
              <w:commentReference w:id="752"/>
            </w:r>
            <w:r w:rsidRPr="007425E1">
              <w:rPr>
                <w:rFonts w:eastAsiaTheme="minorHAnsi"/>
              </w:rPr>
              <w:t>plenteous.</w:t>
            </w:r>
          </w:p>
        </w:tc>
        <w:tc>
          <w:tcPr>
            <w:tcW w:w="288" w:type="dxa"/>
          </w:tcPr>
          <w:p w14:paraId="52F76931" w14:textId="77777777" w:rsidR="00E35F1F" w:rsidRDefault="00E35F1F" w:rsidP="00E35F1F"/>
        </w:tc>
        <w:tc>
          <w:tcPr>
            <w:tcW w:w="288" w:type="dxa"/>
          </w:tcPr>
          <w:p w14:paraId="788B4BC6" w14:textId="77777777" w:rsidR="00E35F1F" w:rsidRDefault="00E35F1F" w:rsidP="00E35F1F">
            <w:pPr>
              <w:pStyle w:val="CopticCross"/>
            </w:pPr>
          </w:p>
        </w:tc>
        <w:tc>
          <w:tcPr>
            <w:tcW w:w="3960" w:type="dxa"/>
          </w:tcPr>
          <w:p w14:paraId="12E6D601" w14:textId="77777777" w:rsidR="00E35F1F" w:rsidRDefault="00E35F1F" w:rsidP="00E35F1F">
            <w:pPr>
              <w:pStyle w:val="CopticVersemulti-line"/>
            </w:pPr>
            <w:r w:rsidRPr="007E5EC8">
              <w:t>Ⲛⲉⲕⲛⲁⲓ ⲱ</w:t>
            </w:r>
            <w:r w:rsidRPr="007E5EC8">
              <w:rPr>
                <w:rFonts w:ascii="Times New Roman" w:hAnsi="Times New Roman" w:cs="Times New Roman"/>
              </w:rPr>
              <w:t>̀</w:t>
            </w:r>
            <w:r w:rsidRPr="007E5EC8">
              <w:t xml:space="preserve"> Ⲡⲁⲛⲟⲩ</w:t>
            </w:r>
            <w:r w:rsidRPr="007E5EC8">
              <w:rPr>
                <w:rFonts w:ascii="Times New Roman" w:hAnsi="Times New Roman" w:cs="Times New Roman"/>
              </w:rPr>
              <w:t>ϯ</w:t>
            </w:r>
          </w:p>
          <w:p w14:paraId="3CACAD92" w14:textId="77777777" w:rsidR="00E35F1F" w:rsidRDefault="00E35F1F" w:rsidP="00E35F1F">
            <w:pPr>
              <w:pStyle w:val="CopticVersemulti-line"/>
            </w:pPr>
            <w:r w:rsidRPr="007E5EC8">
              <w:rPr>
                <w:rFonts w:ascii="Times New Roman" w:hAnsi="Times New Roman" w:cs="Times New Roman"/>
              </w:rPr>
              <w:t>ϩ</w:t>
            </w:r>
            <w:r w:rsidRPr="007E5EC8">
              <w:t>ⲁⲛⲁⲧ</w:t>
            </w:r>
            <w:r w:rsidRPr="007E5EC8">
              <w:rPr>
                <w:rFonts w:ascii="Times New Roman" w:hAnsi="Times New Roman" w:cs="Times New Roman"/>
              </w:rPr>
              <w:t>ϭ</w:t>
            </w:r>
            <w:r w:rsidRPr="007E5EC8">
              <w:t>ⲓⲏ</w:t>
            </w:r>
            <w:r w:rsidRPr="007E5EC8">
              <w:rPr>
                <w:rFonts w:ascii="Times New Roman" w:hAnsi="Times New Roman" w:cs="Times New Roman"/>
              </w:rPr>
              <w:t>̀</w:t>
            </w:r>
            <w:r w:rsidRPr="007E5EC8">
              <w:t>ⲡⲓ ⲙ</w:t>
            </w:r>
            <w:r w:rsidRPr="007E5EC8">
              <w:rPr>
                <w:rFonts w:ascii="Times New Roman" w:hAnsi="Times New Roman" w:cs="Times New Roman"/>
              </w:rPr>
              <w:t>̀</w:t>
            </w:r>
            <w:r w:rsidRPr="007E5EC8">
              <w:t>ⲙⲱⲟⲩ</w:t>
            </w:r>
          </w:p>
          <w:p w14:paraId="478B7F46" w14:textId="77777777" w:rsidR="00E35F1F" w:rsidRDefault="00E35F1F" w:rsidP="00E35F1F">
            <w:pPr>
              <w:pStyle w:val="CopticVersemulti-line"/>
            </w:pPr>
            <w:r w:rsidRPr="007E5EC8">
              <w:t>ⲥⲉⲟ</w:t>
            </w:r>
            <w:r w:rsidRPr="007E5EC8">
              <w:rPr>
                <w:rFonts w:ascii="Times New Roman" w:hAnsi="Times New Roman" w:cs="Times New Roman"/>
              </w:rPr>
              <w:t>ϣ</w:t>
            </w:r>
            <w:r w:rsidRPr="007E5EC8">
              <w:t xml:space="preserve"> ⲉ</w:t>
            </w:r>
            <w:r w:rsidRPr="007E5EC8">
              <w:rPr>
                <w:rFonts w:ascii="Times New Roman" w:hAnsi="Times New Roman" w:cs="Times New Roman"/>
              </w:rPr>
              <w:t>̀</w:t>
            </w:r>
            <w:r w:rsidRPr="007E5EC8">
              <w:t>ⲙⲁ</w:t>
            </w:r>
            <w:r w:rsidRPr="007E5EC8">
              <w:rPr>
                <w:rFonts w:ascii="Times New Roman" w:hAnsi="Times New Roman" w:cs="Times New Roman"/>
              </w:rPr>
              <w:t>ϣ</w:t>
            </w:r>
            <w:r w:rsidRPr="007E5EC8">
              <w:t>ⲱ</w:t>
            </w:r>
          </w:p>
          <w:p w14:paraId="4D9E73F9" w14:textId="77777777" w:rsidR="00E35F1F" w:rsidRDefault="00E35F1F" w:rsidP="00E35F1F">
            <w:pPr>
              <w:pStyle w:val="CopticVerse"/>
            </w:pPr>
            <w:r w:rsidRPr="007E5EC8">
              <w:t>ⲛ</w:t>
            </w:r>
            <w:r w:rsidRPr="007E5EC8">
              <w:rPr>
                <w:rFonts w:ascii="Times New Roman" w:hAnsi="Times New Roman" w:cs="Times New Roman"/>
              </w:rPr>
              <w:t>̀ϫ</w:t>
            </w:r>
            <w:r w:rsidRPr="007E5EC8">
              <w:t>ⲉ ⲛⲉⲕⲙⲉⲧ</w:t>
            </w:r>
            <w:r w:rsidRPr="007E5EC8">
              <w:rPr>
                <w:rFonts w:ascii="Times New Roman" w:hAnsi="Times New Roman" w:cs="Times New Roman"/>
              </w:rPr>
              <w:t>ϣ</w:t>
            </w:r>
            <w:r w:rsidRPr="007E5EC8">
              <w:t>ⲉⲛ</w:t>
            </w:r>
            <w:r w:rsidRPr="007E5EC8">
              <w:rPr>
                <w:rFonts w:ascii="Times New Roman" w:hAnsi="Times New Roman" w:cs="Times New Roman"/>
              </w:rPr>
              <w:t>ϩ</w:t>
            </w:r>
            <w:r w:rsidRPr="007E5EC8">
              <w:t>ⲏⲧ</w:t>
            </w:r>
          </w:p>
        </w:tc>
      </w:tr>
      <w:tr w:rsidR="00E35F1F" w14:paraId="665D434E" w14:textId="77777777" w:rsidTr="00E35F1F">
        <w:trPr>
          <w:cantSplit/>
          <w:jc w:val="center"/>
        </w:trPr>
        <w:tc>
          <w:tcPr>
            <w:tcW w:w="288" w:type="dxa"/>
          </w:tcPr>
          <w:p w14:paraId="2AE7BF3C" w14:textId="77777777" w:rsidR="00E35F1F" w:rsidRDefault="00E35F1F" w:rsidP="00E35F1F">
            <w:pPr>
              <w:pStyle w:val="CopticCross"/>
            </w:pPr>
            <w:r w:rsidRPr="00FB5ACB">
              <w:t>¿</w:t>
            </w:r>
          </w:p>
        </w:tc>
        <w:tc>
          <w:tcPr>
            <w:tcW w:w="3960" w:type="dxa"/>
          </w:tcPr>
          <w:p w14:paraId="17A035EB" w14:textId="77777777" w:rsidR="00E35F1F" w:rsidRPr="007425E1" w:rsidRDefault="00E35F1F" w:rsidP="00E35F1F">
            <w:pPr>
              <w:pStyle w:val="EngHang"/>
              <w:rPr>
                <w:rFonts w:eastAsiaTheme="minorHAnsi"/>
              </w:rPr>
            </w:pPr>
            <w:r w:rsidRPr="007425E1">
              <w:rPr>
                <w:rFonts w:eastAsiaTheme="minorHAnsi"/>
              </w:rPr>
              <w:t>All the rain drops</w:t>
            </w:r>
          </w:p>
          <w:p w14:paraId="78413908" w14:textId="77777777" w:rsidR="00E35F1F" w:rsidRPr="007425E1" w:rsidRDefault="00E35F1F" w:rsidP="00E35F1F">
            <w:pPr>
              <w:pStyle w:val="EngHang"/>
              <w:rPr>
                <w:rFonts w:eastAsiaTheme="minorHAnsi"/>
              </w:rPr>
            </w:pPr>
            <w:r w:rsidRPr="007425E1">
              <w:rPr>
                <w:rFonts w:eastAsiaTheme="minorHAnsi"/>
              </w:rPr>
              <w:t xml:space="preserve">Are counted by </w:t>
            </w:r>
            <w:r>
              <w:rPr>
                <w:rFonts w:eastAsiaTheme="minorHAnsi"/>
              </w:rPr>
              <w:t>You</w:t>
            </w:r>
            <w:r w:rsidRPr="007425E1">
              <w:rPr>
                <w:rFonts w:eastAsiaTheme="minorHAnsi"/>
              </w:rPr>
              <w:t>,</w:t>
            </w:r>
          </w:p>
          <w:p w14:paraId="7935DEBD" w14:textId="77777777" w:rsidR="00E35F1F" w:rsidRPr="007425E1" w:rsidRDefault="00E35F1F" w:rsidP="00E35F1F">
            <w:pPr>
              <w:pStyle w:val="EngHang"/>
              <w:rPr>
                <w:rFonts w:eastAsiaTheme="minorHAnsi"/>
              </w:rPr>
            </w:pPr>
            <w:r w:rsidRPr="007425E1">
              <w:rPr>
                <w:rFonts w:eastAsiaTheme="minorHAnsi"/>
              </w:rPr>
              <w:t xml:space="preserve">And the sand of the sea </w:t>
            </w:r>
          </w:p>
          <w:p w14:paraId="22AEFC29" w14:textId="77777777" w:rsidR="00E35F1F" w:rsidRPr="001A0083" w:rsidRDefault="00E35F1F" w:rsidP="00E35F1F">
            <w:pPr>
              <w:pStyle w:val="EngHangEnd"/>
            </w:pPr>
            <w:r w:rsidRPr="007425E1">
              <w:rPr>
                <w:rFonts w:eastAsiaTheme="minorHAnsi"/>
              </w:rPr>
              <w:t xml:space="preserve">Is before </w:t>
            </w:r>
            <w:r>
              <w:rPr>
                <w:rFonts w:eastAsiaTheme="minorHAnsi"/>
              </w:rPr>
              <w:t>Your</w:t>
            </w:r>
            <w:r w:rsidRPr="007425E1">
              <w:rPr>
                <w:rFonts w:eastAsiaTheme="minorHAnsi"/>
              </w:rPr>
              <w:t xml:space="preserve"> eyes.</w:t>
            </w:r>
          </w:p>
        </w:tc>
        <w:tc>
          <w:tcPr>
            <w:tcW w:w="288" w:type="dxa"/>
          </w:tcPr>
          <w:p w14:paraId="2E0C8258" w14:textId="77777777" w:rsidR="00E35F1F" w:rsidRDefault="00E35F1F" w:rsidP="00E35F1F"/>
        </w:tc>
        <w:tc>
          <w:tcPr>
            <w:tcW w:w="288" w:type="dxa"/>
          </w:tcPr>
          <w:p w14:paraId="30F12E74" w14:textId="77777777" w:rsidR="00E35F1F" w:rsidRDefault="00E35F1F" w:rsidP="00E35F1F">
            <w:pPr>
              <w:pStyle w:val="CopticCross"/>
            </w:pPr>
            <w:r w:rsidRPr="00FB5ACB">
              <w:t>¿</w:t>
            </w:r>
          </w:p>
        </w:tc>
        <w:tc>
          <w:tcPr>
            <w:tcW w:w="3960" w:type="dxa"/>
          </w:tcPr>
          <w:p w14:paraId="2F8FF2BB" w14:textId="77777777" w:rsidR="00E35F1F" w:rsidRDefault="00E35F1F" w:rsidP="00E35F1F">
            <w:pPr>
              <w:pStyle w:val="CopticVersemulti-line"/>
            </w:pPr>
            <w:r w:rsidRPr="007E5EC8">
              <w:t>Ⲛⲓⲧⲉⲗⲧⲓⲗⲏ ⲙ̀ⲙⲟⲩⲛϩⲱⲟⲩ</w:t>
            </w:r>
          </w:p>
          <w:p w14:paraId="405FBA90" w14:textId="77777777" w:rsidR="00E35F1F" w:rsidRDefault="00E35F1F" w:rsidP="00E35F1F">
            <w:pPr>
              <w:pStyle w:val="CopticVersemulti-line"/>
            </w:pPr>
            <w:r w:rsidRPr="007E5EC8">
              <w:t>ⲥⲉⲏⲡⲓ ⲛ̀ⲧⲟⲧⲕ ⲧⲏⲣⲟⲩ</w:t>
            </w:r>
          </w:p>
          <w:p w14:paraId="3384FCDB" w14:textId="77777777" w:rsidR="00E35F1F" w:rsidRDefault="00E35F1F" w:rsidP="00E35F1F">
            <w:pPr>
              <w:pStyle w:val="CopticVersemulti-line"/>
            </w:pPr>
            <w:r w:rsidRPr="007E5EC8">
              <w:t>ⲡⲓⲕⲉϣⲱ ⲛ̀ⲧⲉ ⲫ̀ⲓⲟⲙ</w:t>
            </w:r>
          </w:p>
          <w:p w14:paraId="0FE52F89" w14:textId="77777777" w:rsidR="00E35F1F" w:rsidRDefault="00E35F1F" w:rsidP="00E35F1F">
            <w:pPr>
              <w:pStyle w:val="CopticVersemulti-line"/>
            </w:pPr>
            <w:r w:rsidRPr="007E5EC8">
              <w:t>ⲥⲉⲭⲏ ⲛⲁϩⲣⲉⲛ ⲛⲉⲕⲃⲁⲗ</w:t>
            </w:r>
          </w:p>
        </w:tc>
      </w:tr>
      <w:tr w:rsidR="00E35F1F" w14:paraId="72A56469" w14:textId="77777777" w:rsidTr="00E35F1F">
        <w:trPr>
          <w:cantSplit/>
          <w:jc w:val="center"/>
        </w:trPr>
        <w:tc>
          <w:tcPr>
            <w:tcW w:w="288" w:type="dxa"/>
          </w:tcPr>
          <w:p w14:paraId="22EBEB71" w14:textId="77777777" w:rsidR="00E35F1F" w:rsidRDefault="00E35F1F" w:rsidP="00E35F1F">
            <w:pPr>
              <w:pStyle w:val="CopticCross"/>
            </w:pPr>
          </w:p>
        </w:tc>
        <w:tc>
          <w:tcPr>
            <w:tcW w:w="3960" w:type="dxa"/>
          </w:tcPr>
          <w:p w14:paraId="4FB41B4D" w14:textId="77777777" w:rsidR="00E35F1F" w:rsidRPr="007425E1" w:rsidRDefault="00E35F1F" w:rsidP="00E35F1F">
            <w:pPr>
              <w:pStyle w:val="EngHang"/>
              <w:rPr>
                <w:rFonts w:eastAsiaTheme="minorHAnsi"/>
              </w:rPr>
            </w:pPr>
            <w:r w:rsidRPr="007425E1">
              <w:rPr>
                <w:rFonts w:eastAsiaTheme="minorHAnsi"/>
              </w:rPr>
              <w:t>How much more are</w:t>
            </w:r>
          </w:p>
          <w:p w14:paraId="4B883D3A" w14:textId="77777777" w:rsidR="00E35F1F" w:rsidRPr="007425E1" w:rsidRDefault="00E35F1F" w:rsidP="00E35F1F">
            <w:pPr>
              <w:pStyle w:val="EngHang"/>
              <w:rPr>
                <w:rFonts w:eastAsiaTheme="minorHAnsi"/>
              </w:rPr>
            </w:pPr>
            <w:r w:rsidRPr="007425E1">
              <w:rPr>
                <w:rFonts w:eastAsiaTheme="minorHAnsi"/>
              </w:rPr>
              <w:t>The sins of my soul</w:t>
            </w:r>
          </w:p>
          <w:p w14:paraId="44A1B542" w14:textId="77777777" w:rsidR="00E35F1F" w:rsidRPr="007425E1" w:rsidRDefault="00E35F1F" w:rsidP="00E35F1F">
            <w:pPr>
              <w:pStyle w:val="EngHang"/>
              <w:rPr>
                <w:rFonts w:eastAsiaTheme="minorHAnsi"/>
              </w:rPr>
            </w:pPr>
            <w:r w:rsidRPr="007425E1">
              <w:rPr>
                <w:rFonts w:eastAsiaTheme="minorHAnsi"/>
              </w:rPr>
              <w:t>Manifest before</w:t>
            </w:r>
          </w:p>
          <w:p w14:paraId="0AB380FE" w14:textId="77777777" w:rsidR="00E35F1F" w:rsidRPr="00195761" w:rsidRDefault="00E35F1F" w:rsidP="00E35F1F">
            <w:pPr>
              <w:pStyle w:val="EngHangEnd"/>
              <w:rPr>
                <w:szCs w:val="22"/>
              </w:rPr>
            </w:pPr>
            <w:r>
              <w:rPr>
                <w:rFonts w:eastAsiaTheme="minorHAnsi"/>
              </w:rPr>
              <w:t>You</w:t>
            </w:r>
            <w:r w:rsidRPr="007425E1">
              <w:rPr>
                <w:rFonts w:eastAsiaTheme="minorHAnsi"/>
              </w:rPr>
              <w:t xml:space="preserve">, O my </w:t>
            </w:r>
            <w:r>
              <w:rPr>
                <w:rFonts w:eastAsiaTheme="minorHAnsi"/>
              </w:rPr>
              <w:t>Lord</w:t>
            </w:r>
            <w:r w:rsidRPr="007425E1">
              <w:rPr>
                <w:rFonts w:eastAsiaTheme="minorHAnsi"/>
              </w:rPr>
              <w:t>.</w:t>
            </w:r>
          </w:p>
        </w:tc>
        <w:tc>
          <w:tcPr>
            <w:tcW w:w="288" w:type="dxa"/>
          </w:tcPr>
          <w:p w14:paraId="236845D9" w14:textId="77777777" w:rsidR="00E35F1F" w:rsidRDefault="00E35F1F" w:rsidP="00E35F1F"/>
        </w:tc>
        <w:tc>
          <w:tcPr>
            <w:tcW w:w="288" w:type="dxa"/>
          </w:tcPr>
          <w:p w14:paraId="724C6ACC" w14:textId="77777777" w:rsidR="00E35F1F" w:rsidRDefault="00E35F1F" w:rsidP="00E35F1F">
            <w:pPr>
              <w:pStyle w:val="CopticCross"/>
            </w:pPr>
          </w:p>
        </w:tc>
        <w:tc>
          <w:tcPr>
            <w:tcW w:w="3960" w:type="dxa"/>
          </w:tcPr>
          <w:p w14:paraId="78AA138F" w14:textId="77777777" w:rsidR="00E35F1F" w:rsidRDefault="00E35F1F" w:rsidP="00E35F1F">
            <w:pPr>
              <w:pStyle w:val="CopticVersemulti-line"/>
            </w:pPr>
            <w:r w:rsidRPr="007E5EC8">
              <w:t>Ⲓⲉ ⲁⲩⲏⲣ ⲙⲁⲗⲗⲟⲛ</w:t>
            </w:r>
          </w:p>
          <w:p w14:paraId="2FBD541B" w14:textId="77777777" w:rsidR="00E35F1F" w:rsidRDefault="00E35F1F" w:rsidP="00E35F1F">
            <w:pPr>
              <w:pStyle w:val="CopticVersemulti-line"/>
            </w:pPr>
            <w:r w:rsidRPr="007E5EC8">
              <w:t>ⲛⲓⲛⲟⲃⲓ ⲛ̀ⲧⲉ ⲧⲁⲯⲩⲭⲏ</w:t>
            </w:r>
          </w:p>
          <w:p w14:paraId="0D504CBB" w14:textId="77777777" w:rsidR="00E35F1F" w:rsidRDefault="00E35F1F" w:rsidP="00E35F1F">
            <w:pPr>
              <w:pStyle w:val="CopticVersemulti-line"/>
            </w:pPr>
            <w:r w:rsidRPr="007E5EC8">
              <w:t>ⲛⲁⲓ ⲉⲑⲟⲩⲱⲛϩ ⲉ̀ⲃⲟⲗ</w:t>
            </w:r>
          </w:p>
          <w:p w14:paraId="5C9C48E5" w14:textId="77777777" w:rsidR="00E35F1F" w:rsidRDefault="00E35F1F" w:rsidP="00E35F1F">
            <w:pPr>
              <w:pStyle w:val="CopticVerse"/>
            </w:pPr>
            <w:r w:rsidRPr="007E5EC8">
              <w:t>ⲙ̀ⲡⲉⲕⲙ̀ⲑⲟ Ⲡⲁⲟ̅ⲥ̅</w:t>
            </w:r>
          </w:p>
        </w:tc>
      </w:tr>
      <w:tr w:rsidR="00E35F1F" w14:paraId="28A98BDE" w14:textId="77777777" w:rsidTr="00E35F1F">
        <w:trPr>
          <w:cantSplit/>
          <w:jc w:val="center"/>
        </w:trPr>
        <w:tc>
          <w:tcPr>
            <w:tcW w:w="288" w:type="dxa"/>
          </w:tcPr>
          <w:p w14:paraId="4E0A0D93" w14:textId="77777777" w:rsidR="00E35F1F" w:rsidRDefault="00E35F1F" w:rsidP="00E35F1F">
            <w:pPr>
              <w:pStyle w:val="CopticCross"/>
            </w:pPr>
            <w:r w:rsidRPr="00FB5ACB">
              <w:t>¿</w:t>
            </w:r>
          </w:p>
        </w:tc>
        <w:tc>
          <w:tcPr>
            <w:tcW w:w="3960" w:type="dxa"/>
          </w:tcPr>
          <w:p w14:paraId="72B79CF0" w14:textId="77777777" w:rsidR="00E35F1F" w:rsidRDefault="00E35F1F" w:rsidP="00E35F1F">
            <w:pPr>
              <w:pStyle w:val="EngHang"/>
              <w:rPr>
                <w:rFonts w:eastAsiaTheme="minorHAnsi"/>
              </w:rPr>
            </w:pPr>
            <w:r>
              <w:rPr>
                <w:rFonts w:eastAsiaTheme="minorHAnsi"/>
              </w:rPr>
              <w:t>Do not remember, my Lord,</w:t>
            </w:r>
          </w:p>
          <w:p w14:paraId="090C898B" w14:textId="77777777" w:rsidR="00E35F1F" w:rsidRPr="007425E1" w:rsidRDefault="00E35F1F" w:rsidP="00E35F1F">
            <w:pPr>
              <w:pStyle w:val="EngHang"/>
              <w:rPr>
                <w:rFonts w:eastAsiaTheme="minorHAnsi"/>
              </w:rPr>
            </w:pPr>
            <w:r w:rsidRPr="007425E1">
              <w:rPr>
                <w:rFonts w:eastAsiaTheme="minorHAnsi"/>
              </w:rPr>
              <w:t xml:space="preserve">The sins that I have </w:t>
            </w:r>
            <w:r>
              <w:t>committed</w:t>
            </w:r>
            <w:r w:rsidRPr="007425E1">
              <w:rPr>
                <w:rFonts w:eastAsiaTheme="minorHAnsi"/>
              </w:rPr>
              <w:t>,</w:t>
            </w:r>
          </w:p>
          <w:p w14:paraId="410551C4" w14:textId="77777777" w:rsidR="00E35F1F" w:rsidRPr="007425E1" w:rsidRDefault="00E35F1F" w:rsidP="00E35F1F">
            <w:pPr>
              <w:pStyle w:val="EngHang"/>
              <w:rPr>
                <w:rFonts w:eastAsiaTheme="minorHAnsi"/>
              </w:rPr>
            </w:pPr>
            <w:r w:rsidRPr="007425E1">
              <w:rPr>
                <w:rFonts w:eastAsiaTheme="minorHAnsi"/>
              </w:rPr>
              <w:t xml:space="preserve">And </w:t>
            </w:r>
            <w:commentRangeStart w:id="753"/>
            <w:r w:rsidRPr="007425E1">
              <w:rPr>
                <w:rFonts w:eastAsiaTheme="minorHAnsi"/>
              </w:rPr>
              <w:t xml:space="preserve">count </w:t>
            </w:r>
            <w:commentRangeEnd w:id="753"/>
            <w:r>
              <w:rPr>
                <w:rStyle w:val="CommentReference"/>
                <w:rFonts w:eastAsiaTheme="minorHAnsi" w:cstheme="minorBidi"/>
                <w:color w:val="auto"/>
                <w:lang w:val="en-CA"/>
              </w:rPr>
              <w:commentReference w:id="753"/>
            </w:r>
            <w:r w:rsidRPr="007425E1">
              <w:rPr>
                <w:rFonts w:eastAsiaTheme="minorHAnsi"/>
              </w:rPr>
              <w:t>not</w:t>
            </w:r>
          </w:p>
          <w:p w14:paraId="041EB5DB" w14:textId="77777777" w:rsidR="00E35F1F" w:rsidRDefault="00E35F1F" w:rsidP="00E35F1F">
            <w:pPr>
              <w:pStyle w:val="EngHangEnd"/>
            </w:pPr>
            <w:r w:rsidRPr="007425E1">
              <w:rPr>
                <w:rFonts w:eastAsiaTheme="minorHAnsi"/>
              </w:rPr>
              <w:t>My iniquities.</w:t>
            </w:r>
          </w:p>
        </w:tc>
        <w:tc>
          <w:tcPr>
            <w:tcW w:w="288" w:type="dxa"/>
          </w:tcPr>
          <w:p w14:paraId="29334A62" w14:textId="77777777" w:rsidR="00E35F1F" w:rsidRDefault="00E35F1F" w:rsidP="00E35F1F"/>
        </w:tc>
        <w:tc>
          <w:tcPr>
            <w:tcW w:w="288" w:type="dxa"/>
          </w:tcPr>
          <w:p w14:paraId="2FB95171" w14:textId="77777777" w:rsidR="00E35F1F" w:rsidRDefault="00E35F1F" w:rsidP="00E35F1F">
            <w:pPr>
              <w:pStyle w:val="CopticCross"/>
            </w:pPr>
            <w:r w:rsidRPr="00FB5ACB">
              <w:t>¿</w:t>
            </w:r>
          </w:p>
        </w:tc>
        <w:tc>
          <w:tcPr>
            <w:tcW w:w="3960" w:type="dxa"/>
          </w:tcPr>
          <w:p w14:paraId="73762C99" w14:textId="77777777" w:rsidR="00E35F1F" w:rsidRDefault="00E35F1F" w:rsidP="00E35F1F">
            <w:pPr>
              <w:pStyle w:val="CopticVersemulti-line"/>
            </w:pPr>
            <w:r w:rsidRPr="007E5EC8">
              <w:t>Ⲛⲓⲛⲟⲃⲓ ⲉ̀ⲧⲁⲓⲁⲧⲟⲩ</w:t>
            </w:r>
          </w:p>
          <w:p w14:paraId="1799CD8A" w14:textId="77777777" w:rsidR="00E35F1F" w:rsidRDefault="00E35F1F" w:rsidP="00E35F1F">
            <w:pPr>
              <w:pStyle w:val="CopticVersemulti-line"/>
            </w:pPr>
            <w:r w:rsidRPr="007E5EC8">
              <w:t>Ⲡⲁⲟ̅ⲥ̅ ⲛ̀ⲛⲉⲕⲉⲣⲡⲟⲩⲙⲉⲩⲓ̀</w:t>
            </w:r>
          </w:p>
          <w:p w14:paraId="026EE69A" w14:textId="77777777" w:rsidR="00E35F1F" w:rsidRDefault="00E35F1F" w:rsidP="00E35F1F">
            <w:pPr>
              <w:pStyle w:val="CopticVersemulti-line"/>
            </w:pPr>
            <w:r w:rsidRPr="007E5EC8">
              <w:t>ⲟⲩⲇⲉ ⲙ̀ⲡⲉⲣϯϩ̀ⲑⲏⲕ</w:t>
            </w:r>
          </w:p>
          <w:p w14:paraId="73914FA6" w14:textId="77777777" w:rsidR="00E35F1F" w:rsidRDefault="00E35F1F" w:rsidP="00E35F1F">
            <w:pPr>
              <w:pStyle w:val="CopticVersemulti-line"/>
            </w:pPr>
            <w:r w:rsidRPr="007E5EC8">
              <w:t>ⲉ̀ⲛⲁⲁ̀ⲛⲟⲙⲓⲁ̀</w:t>
            </w:r>
          </w:p>
        </w:tc>
      </w:tr>
      <w:tr w:rsidR="00E35F1F" w14:paraId="138705F2" w14:textId="77777777" w:rsidTr="00E35F1F">
        <w:trPr>
          <w:cantSplit/>
          <w:jc w:val="center"/>
        </w:trPr>
        <w:tc>
          <w:tcPr>
            <w:tcW w:w="288" w:type="dxa"/>
          </w:tcPr>
          <w:p w14:paraId="0B679819" w14:textId="77777777" w:rsidR="00E35F1F" w:rsidRDefault="00E35F1F" w:rsidP="00E35F1F">
            <w:pPr>
              <w:pStyle w:val="CopticCross"/>
            </w:pPr>
          </w:p>
        </w:tc>
        <w:tc>
          <w:tcPr>
            <w:tcW w:w="3960" w:type="dxa"/>
          </w:tcPr>
          <w:p w14:paraId="20429F65"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have</w:t>
            </w:r>
            <w:r w:rsidRPr="007425E1">
              <w:rPr>
                <w:rFonts w:eastAsiaTheme="minorHAnsi"/>
              </w:rPr>
              <w:t xml:space="preserve"> chosen the publican,</w:t>
            </w:r>
          </w:p>
          <w:p w14:paraId="36E9B4E4" w14:textId="77777777" w:rsidR="00E35F1F" w:rsidRPr="007425E1" w:rsidRDefault="00E35F1F" w:rsidP="00E35F1F">
            <w:pPr>
              <w:pStyle w:val="EngHang"/>
              <w:rPr>
                <w:rFonts w:eastAsiaTheme="minorHAnsi"/>
              </w:rPr>
            </w:pPr>
            <w:r>
              <w:rPr>
                <w:rFonts w:eastAsiaTheme="minorHAnsi"/>
              </w:rPr>
              <w:t>You have saved the adulteress</w:t>
            </w:r>
            <w:r w:rsidRPr="007425E1">
              <w:rPr>
                <w:rFonts w:eastAsiaTheme="minorHAnsi"/>
              </w:rPr>
              <w:t>,</w:t>
            </w:r>
          </w:p>
          <w:p w14:paraId="3ECD6871" w14:textId="77777777" w:rsidR="00E35F1F" w:rsidRPr="007425E1" w:rsidRDefault="00E35F1F" w:rsidP="00E35F1F">
            <w:pPr>
              <w:pStyle w:val="EngHang"/>
              <w:rPr>
                <w:rFonts w:eastAsiaTheme="minorHAnsi"/>
              </w:rPr>
            </w:pPr>
            <w:r w:rsidRPr="007425E1">
              <w:rPr>
                <w:rFonts w:eastAsiaTheme="minorHAnsi"/>
              </w:rPr>
              <w:t xml:space="preserve">And </w:t>
            </w:r>
            <w:r>
              <w:rPr>
                <w:rFonts w:eastAsiaTheme="minorHAnsi"/>
              </w:rPr>
              <w:t>You have remembered</w:t>
            </w:r>
          </w:p>
          <w:p w14:paraId="692C9A2E" w14:textId="77777777" w:rsidR="00E35F1F" w:rsidRPr="001A0083" w:rsidRDefault="00E35F1F" w:rsidP="00E35F1F">
            <w:pPr>
              <w:pStyle w:val="EngHangEnd"/>
            </w:pPr>
            <w:r>
              <w:rPr>
                <w:rFonts w:eastAsiaTheme="minorHAnsi"/>
              </w:rPr>
              <w:t>The right hand thief</w:t>
            </w:r>
            <w:r w:rsidRPr="007425E1">
              <w:rPr>
                <w:rFonts w:eastAsiaTheme="minorHAnsi"/>
              </w:rPr>
              <w:t>.</w:t>
            </w:r>
          </w:p>
        </w:tc>
        <w:tc>
          <w:tcPr>
            <w:tcW w:w="288" w:type="dxa"/>
          </w:tcPr>
          <w:p w14:paraId="6F23BC76" w14:textId="77777777" w:rsidR="00E35F1F" w:rsidRDefault="00E35F1F" w:rsidP="00E35F1F"/>
        </w:tc>
        <w:tc>
          <w:tcPr>
            <w:tcW w:w="288" w:type="dxa"/>
          </w:tcPr>
          <w:p w14:paraId="4901EE55" w14:textId="77777777" w:rsidR="00E35F1F" w:rsidRDefault="00E35F1F" w:rsidP="00E35F1F">
            <w:pPr>
              <w:pStyle w:val="CopticCross"/>
            </w:pPr>
          </w:p>
        </w:tc>
        <w:tc>
          <w:tcPr>
            <w:tcW w:w="3960" w:type="dxa"/>
          </w:tcPr>
          <w:p w14:paraId="6A210945" w14:textId="77777777" w:rsidR="00E35F1F" w:rsidRDefault="00E35F1F" w:rsidP="00E35F1F">
            <w:pPr>
              <w:pStyle w:val="CopticVersemulti-line"/>
            </w:pPr>
            <w:r w:rsidRPr="007E5EC8">
              <w:t>Ϫⲉ ⲡⲓⲧⲉⲗⲱⲛⲏⲥ ⲁⲕⲥⲟⲧⲡϥ</w:t>
            </w:r>
          </w:p>
          <w:p w14:paraId="106D8678" w14:textId="77777777" w:rsidR="00E35F1F" w:rsidRDefault="00E35F1F" w:rsidP="00E35F1F">
            <w:pPr>
              <w:pStyle w:val="CopticVersemulti-line"/>
            </w:pPr>
            <w:r w:rsidRPr="007E5EC8">
              <w:t>ϯⲡⲟⲣⲛⲏ ⲁⲕⲥⲱϯ ⲙ̀ⲙⲟⲥ</w:t>
            </w:r>
          </w:p>
          <w:p w14:paraId="54CC5A5F" w14:textId="77777777" w:rsidR="00E35F1F" w:rsidRDefault="00E35F1F" w:rsidP="00E35F1F">
            <w:pPr>
              <w:pStyle w:val="CopticVersemulti-line"/>
            </w:pPr>
            <w:r w:rsidRPr="007E5EC8">
              <w:t>ⲡⲓⲥⲟⲛⲓ ⲉⲧⲥⲁⲟⲩⲓ̀ⲛⲁⲙ</w:t>
            </w:r>
          </w:p>
          <w:p w14:paraId="3EB3D1DE" w14:textId="77777777" w:rsidR="00E35F1F" w:rsidRDefault="00E35F1F" w:rsidP="00E35F1F">
            <w:pPr>
              <w:pStyle w:val="CopticVerse"/>
            </w:pPr>
            <w:r w:rsidRPr="007E5EC8">
              <w:t>Ⲡⲁⲟ̅ⲥ̅ ⲁⲕⲉⲣⲡⲉϥⲙⲉⲩⲓ̀</w:t>
            </w:r>
          </w:p>
        </w:tc>
      </w:tr>
      <w:tr w:rsidR="00E35F1F" w14:paraId="4F4D3E94" w14:textId="77777777" w:rsidTr="00E35F1F">
        <w:trPr>
          <w:cantSplit/>
          <w:jc w:val="center"/>
        </w:trPr>
        <w:tc>
          <w:tcPr>
            <w:tcW w:w="288" w:type="dxa"/>
          </w:tcPr>
          <w:p w14:paraId="3DFBD5A7" w14:textId="77777777" w:rsidR="00E35F1F" w:rsidRDefault="00E35F1F" w:rsidP="00E35F1F">
            <w:pPr>
              <w:pStyle w:val="CopticCross"/>
            </w:pPr>
            <w:r w:rsidRPr="00FB5ACB">
              <w:t>¿</w:t>
            </w:r>
          </w:p>
        </w:tc>
        <w:tc>
          <w:tcPr>
            <w:tcW w:w="3960" w:type="dxa"/>
          </w:tcPr>
          <w:p w14:paraId="01403F1D" w14:textId="77777777" w:rsidR="00E35F1F" w:rsidRPr="007425E1" w:rsidRDefault="00E35F1F" w:rsidP="00E35F1F">
            <w:pPr>
              <w:pStyle w:val="EngHang"/>
              <w:rPr>
                <w:rFonts w:eastAsiaTheme="minorHAnsi"/>
              </w:rPr>
            </w:pPr>
            <w:r w:rsidRPr="007425E1">
              <w:rPr>
                <w:rFonts w:eastAsiaTheme="minorHAnsi"/>
              </w:rPr>
              <w:t xml:space="preserve">And </w:t>
            </w:r>
            <w:commentRangeStart w:id="754"/>
            <w:r>
              <w:rPr>
                <w:rFonts w:eastAsiaTheme="minorHAnsi"/>
              </w:rPr>
              <w:t>I</w:t>
            </w:r>
            <w:r w:rsidRPr="007425E1">
              <w:rPr>
                <w:rFonts w:eastAsiaTheme="minorHAnsi"/>
              </w:rPr>
              <w:t xml:space="preserve"> </w:t>
            </w:r>
            <w:commentRangeEnd w:id="754"/>
            <w:r>
              <w:rPr>
                <w:rStyle w:val="CommentReference"/>
                <w:rFonts w:eastAsiaTheme="minorHAnsi" w:cstheme="minorBidi"/>
                <w:color w:val="auto"/>
                <w:lang w:val="en-CA"/>
              </w:rPr>
              <w:commentReference w:id="754"/>
            </w:r>
            <w:r w:rsidRPr="007425E1">
              <w:rPr>
                <w:rFonts w:eastAsiaTheme="minorHAnsi"/>
              </w:rPr>
              <w:t>too,</w:t>
            </w:r>
          </w:p>
          <w:p w14:paraId="18C1EE0A" w14:textId="77777777" w:rsidR="00E35F1F" w:rsidRPr="007425E1" w:rsidRDefault="00E35F1F" w:rsidP="00E35F1F">
            <w:pPr>
              <w:pStyle w:val="EngHang"/>
              <w:rPr>
                <w:rFonts w:eastAsiaTheme="minorHAnsi"/>
              </w:rPr>
            </w:pPr>
            <w:r w:rsidRPr="007425E1">
              <w:rPr>
                <w:rFonts w:eastAsiaTheme="minorHAnsi"/>
              </w:rPr>
              <w:t>The sinner,</w:t>
            </w:r>
          </w:p>
          <w:p w14:paraId="62D5B971" w14:textId="77777777" w:rsidR="00E35F1F" w:rsidRPr="007425E1" w:rsidRDefault="00E35F1F" w:rsidP="00E35F1F">
            <w:pPr>
              <w:pStyle w:val="EngHang"/>
              <w:rPr>
                <w:rFonts w:eastAsiaTheme="minorHAnsi"/>
              </w:rPr>
            </w:pPr>
            <w:r w:rsidRPr="007425E1">
              <w:rPr>
                <w:rFonts w:eastAsiaTheme="minorHAnsi"/>
              </w:rPr>
              <w:t xml:space="preserve">Teach me, O my </w:t>
            </w:r>
            <w:r>
              <w:rPr>
                <w:rFonts w:eastAsiaTheme="minorHAnsi"/>
              </w:rPr>
              <w:t>Lord</w:t>
            </w:r>
            <w:r w:rsidRPr="007425E1">
              <w:rPr>
                <w:rFonts w:eastAsiaTheme="minorHAnsi"/>
              </w:rPr>
              <w:t>,</w:t>
            </w:r>
          </w:p>
          <w:p w14:paraId="3C381827" w14:textId="77777777" w:rsidR="00E35F1F" w:rsidRPr="007425E1" w:rsidRDefault="00E35F1F" w:rsidP="00E35F1F">
            <w:pPr>
              <w:pStyle w:val="EngHangEnd"/>
            </w:pPr>
            <w:commentRangeStart w:id="755"/>
            <w:r w:rsidRPr="007425E1">
              <w:rPr>
                <w:rFonts w:eastAsiaTheme="minorHAnsi"/>
              </w:rPr>
              <w:t>To offer repentance</w:t>
            </w:r>
            <w:commentRangeEnd w:id="755"/>
            <w:r>
              <w:rPr>
                <w:rStyle w:val="CommentReference"/>
                <w:rFonts w:eastAsiaTheme="minorHAnsi" w:cstheme="minorBidi"/>
                <w:color w:val="auto"/>
                <w:lang w:val="en-CA"/>
              </w:rPr>
              <w:commentReference w:id="755"/>
            </w:r>
            <w:r w:rsidRPr="007425E1">
              <w:rPr>
                <w:rFonts w:eastAsiaTheme="minorHAnsi"/>
              </w:rPr>
              <w:t>.</w:t>
            </w:r>
          </w:p>
        </w:tc>
        <w:tc>
          <w:tcPr>
            <w:tcW w:w="288" w:type="dxa"/>
          </w:tcPr>
          <w:p w14:paraId="4F036822" w14:textId="77777777" w:rsidR="00E35F1F" w:rsidRDefault="00E35F1F" w:rsidP="00E35F1F"/>
        </w:tc>
        <w:tc>
          <w:tcPr>
            <w:tcW w:w="288" w:type="dxa"/>
          </w:tcPr>
          <w:p w14:paraId="50BEC3A1" w14:textId="77777777" w:rsidR="00E35F1F" w:rsidRDefault="00E35F1F" w:rsidP="00E35F1F">
            <w:pPr>
              <w:pStyle w:val="CopticCross"/>
            </w:pPr>
            <w:r w:rsidRPr="00FB5ACB">
              <w:t>¿</w:t>
            </w:r>
          </w:p>
        </w:tc>
        <w:tc>
          <w:tcPr>
            <w:tcW w:w="3960" w:type="dxa"/>
          </w:tcPr>
          <w:p w14:paraId="4163EB2E" w14:textId="77777777" w:rsidR="00E35F1F" w:rsidRDefault="00E35F1F" w:rsidP="00E35F1F">
            <w:pPr>
              <w:pStyle w:val="CopticVersemulti-line"/>
            </w:pPr>
            <w:r w:rsidRPr="007E5EC8">
              <w:t>Ⲁ̀ⲛⲟⲕ ϩⲱ Ⲡⲁⲟ̅ⲥ̅</w:t>
            </w:r>
          </w:p>
          <w:p w14:paraId="31420892" w14:textId="77777777" w:rsidR="00E35F1F" w:rsidRDefault="00E35F1F" w:rsidP="00E35F1F">
            <w:pPr>
              <w:pStyle w:val="CopticVersemulti-line"/>
            </w:pPr>
            <w:r w:rsidRPr="007E5EC8">
              <w:t>ϧⲁ ⲡⲓⲣⲉϥⲉⲣⲛⲟⲃⲓ</w:t>
            </w:r>
          </w:p>
          <w:p w14:paraId="4D4FA01B" w14:textId="77777777" w:rsidR="00E35F1F" w:rsidRDefault="00E35F1F" w:rsidP="00E35F1F">
            <w:pPr>
              <w:pStyle w:val="CopticVersemulti-line"/>
            </w:pPr>
            <w:r w:rsidRPr="007E5EC8">
              <w:t>ⲙⲁⲧ̀ⲥⲁⲃⲟⲓ ⲛ̀ⲧⲁⲓ̀ⲣⲓ</w:t>
            </w:r>
          </w:p>
          <w:p w14:paraId="02BE0833" w14:textId="77777777" w:rsidR="00E35F1F" w:rsidRDefault="00E35F1F" w:rsidP="00E35F1F">
            <w:pPr>
              <w:pStyle w:val="CopticVerse"/>
            </w:pPr>
            <w:r w:rsidRPr="007E5EC8">
              <w:t>ⲛ̀ⲟⲩⲙⲉⲧⲁ̀ⲛⲟⲓⲁ̀</w:t>
            </w:r>
          </w:p>
        </w:tc>
      </w:tr>
      <w:tr w:rsidR="00E35F1F" w14:paraId="662D7B35" w14:textId="77777777" w:rsidTr="00E35F1F">
        <w:trPr>
          <w:cantSplit/>
          <w:jc w:val="center"/>
        </w:trPr>
        <w:tc>
          <w:tcPr>
            <w:tcW w:w="288" w:type="dxa"/>
          </w:tcPr>
          <w:p w14:paraId="61669A7E" w14:textId="77777777" w:rsidR="00E35F1F" w:rsidRDefault="00E35F1F" w:rsidP="00E35F1F">
            <w:pPr>
              <w:pStyle w:val="CopticCross"/>
            </w:pPr>
          </w:p>
        </w:tc>
        <w:tc>
          <w:tcPr>
            <w:tcW w:w="3960" w:type="dxa"/>
          </w:tcPr>
          <w:p w14:paraId="3841C5BD"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 do not desire</w:t>
            </w:r>
          </w:p>
          <w:p w14:paraId="4E4BC810" w14:textId="77777777" w:rsidR="00E35F1F" w:rsidRPr="007425E1" w:rsidRDefault="00E35F1F" w:rsidP="00E35F1F">
            <w:pPr>
              <w:pStyle w:val="EngHang"/>
              <w:rPr>
                <w:rFonts w:eastAsiaTheme="minorHAnsi"/>
              </w:rPr>
            </w:pPr>
            <w:commentRangeStart w:id="756"/>
            <w:r w:rsidRPr="007425E1">
              <w:rPr>
                <w:rFonts w:eastAsiaTheme="minorHAnsi"/>
              </w:rPr>
              <w:t>The death of a sinner</w:t>
            </w:r>
            <w:commentRangeEnd w:id="756"/>
            <w:r>
              <w:rPr>
                <w:rStyle w:val="CommentReference"/>
                <w:rFonts w:eastAsiaTheme="minorHAnsi" w:cstheme="minorBidi"/>
                <w:color w:val="auto"/>
                <w:lang w:val="en-CA"/>
              </w:rPr>
              <w:commentReference w:id="756"/>
            </w:r>
            <w:r w:rsidRPr="007425E1">
              <w:rPr>
                <w:rFonts w:eastAsiaTheme="minorHAnsi"/>
              </w:rPr>
              <w:t>,</w:t>
            </w:r>
          </w:p>
          <w:p w14:paraId="4C46F6F0" w14:textId="77777777" w:rsidR="00E35F1F" w:rsidRPr="007425E1" w:rsidRDefault="00E35F1F" w:rsidP="00E35F1F">
            <w:pPr>
              <w:pStyle w:val="EngHang"/>
              <w:rPr>
                <w:rFonts w:eastAsiaTheme="minorHAnsi"/>
              </w:rPr>
            </w:pPr>
            <w:r w:rsidRPr="007425E1">
              <w:rPr>
                <w:rFonts w:eastAsiaTheme="minorHAnsi"/>
              </w:rPr>
              <w:t>But rather that he</w:t>
            </w:r>
          </w:p>
          <w:p w14:paraId="597C28F5" w14:textId="77777777" w:rsidR="00E35F1F" w:rsidRPr="007425E1" w:rsidRDefault="00E35F1F" w:rsidP="00E35F1F">
            <w:pPr>
              <w:pStyle w:val="EngHangEnd"/>
            </w:pPr>
            <w:r w:rsidRPr="007425E1">
              <w:rPr>
                <w:rFonts w:eastAsiaTheme="minorHAnsi"/>
              </w:rPr>
              <w:t>Return and live.</w:t>
            </w:r>
          </w:p>
        </w:tc>
        <w:tc>
          <w:tcPr>
            <w:tcW w:w="288" w:type="dxa"/>
          </w:tcPr>
          <w:p w14:paraId="0B3C1BB2" w14:textId="77777777" w:rsidR="00E35F1F" w:rsidRDefault="00E35F1F" w:rsidP="00E35F1F"/>
        </w:tc>
        <w:tc>
          <w:tcPr>
            <w:tcW w:w="288" w:type="dxa"/>
          </w:tcPr>
          <w:p w14:paraId="1BFF233B" w14:textId="77777777" w:rsidR="00E35F1F" w:rsidRDefault="00E35F1F" w:rsidP="00E35F1F">
            <w:pPr>
              <w:pStyle w:val="CopticCross"/>
            </w:pPr>
          </w:p>
        </w:tc>
        <w:tc>
          <w:tcPr>
            <w:tcW w:w="3960" w:type="dxa"/>
          </w:tcPr>
          <w:p w14:paraId="25F73E51" w14:textId="77777777" w:rsidR="00E35F1F" w:rsidRDefault="00E35F1F" w:rsidP="00E35F1F">
            <w:pPr>
              <w:pStyle w:val="CopticVersemulti-line"/>
            </w:pPr>
            <w:r w:rsidRPr="007E5EC8">
              <w:t>Ϫⲉ ⲭ̀ⲟⲩⲱϣ ⲙ̀ⲫ̀ⲙⲟⲩ ⲁⲛ</w:t>
            </w:r>
          </w:p>
          <w:p w14:paraId="191E5F87" w14:textId="77777777" w:rsidR="00E35F1F" w:rsidRDefault="00E35F1F" w:rsidP="00E35F1F">
            <w:pPr>
              <w:pStyle w:val="CopticVersemulti-line"/>
            </w:pPr>
            <w:r w:rsidRPr="007E5EC8">
              <w:t>ⲙ̀ⲡⲓⲣⲉϥⲉⲣⲛⲟⲃⲓ</w:t>
            </w:r>
          </w:p>
          <w:p w14:paraId="3D437710" w14:textId="77777777" w:rsidR="00E35F1F" w:rsidRDefault="00E35F1F" w:rsidP="00E35F1F">
            <w:pPr>
              <w:pStyle w:val="CopticVersemulti-line"/>
            </w:pPr>
            <w:r w:rsidRPr="007E5EC8">
              <w:t>ⲙ̀ⲫ̀ⲣⲏϯ</w:t>
            </w:r>
            <w:r>
              <w:t xml:space="preserve"> </w:t>
            </w:r>
            <w:r w:rsidRPr="007E5EC8">
              <w:t>ⲛ̀ⲧⲉϥⲧⲁⲥⲑⲟϥ</w:t>
            </w:r>
          </w:p>
          <w:p w14:paraId="603B836B" w14:textId="77777777" w:rsidR="00E35F1F" w:rsidRDefault="00E35F1F" w:rsidP="00E35F1F">
            <w:pPr>
              <w:pStyle w:val="CopticVerse"/>
            </w:pPr>
            <w:r w:rsidRPr="007E5EC8">
              <w:t>ⲛ̀ⲧⲉⲥⲱⲛϧ ⲛ̀ϫⲉ ⲧⲉϥⲯⲩⲭⲏ</w:t>
            </w:r>
          </w:p>
        </w:tc>
      </w:tr>
      <w:tr w:rsidR="00E35F1F" w14:paraId="50BE0766" w14:textId="77777777" w:rsidTr="00E35F1F">
        <w:trPr>
          <w:cantSplit/>
          <w:jc w:val="center"/>
        </w:trPr>
        <w:tc>
          <w:tcPr>
            <w:tcW w:w="288" w:type="dxa"/>
          </w:tcPr>
          <w:p w14:paraId="79DC8A33" w14:textId="77777777" w:rsidR="00E35F1F" w:rsidRDefault="00E35F1F" w:rsidP="00E35F1F">
            <w:pPr>
              <w:pStyle w:val="CopticCross"/>
            </w:pPr>
            <w:r w:rsidRPr="00FB5ACB">
              <w:t>¿</w:t>
            </w:r>
          </w:p>
        </w:tc>
        <w:tc>
          <w:tcPr>
            <w:tcW w:w="3960" w:type="dxa"/>
          </w:tcPr>
          <w:p w14:paraId="1CAEC097" w14:textId="77777777" w:rsidR="00E35F1F" w:rsidRPr="007425E1" w:rsidRDefault="00E35F1F" w:rsidP="00E35F1F">
            <w:pPr>
              <w:pStyle w:val="EngHang"/>
              <w:rPr>
                <w:rFonts w:eastAsiaTheme="minorHAnsi"/>
              </w:rPr>
            </w:pPr>
            <w:r>
              <w:rPr>
                <w:rFonts w:eastAsiaTheme="minorHAnsi"/>
              </w:rPr>
              <w:t>Return</w:t>
            </w:r>
            <w:r w:rsidRPr="007425E1">
              <w:rPr>
                <w:rFonts w:eastAsiaTheme="minorHAnsi"/>
              </w:rPr>
              <w:t xml:space="preserve"> us, O God,</w:t>
            </w:r>
          </w:p>
          <w:p w14:paraId="771F1048" w14:textId="77777777" w:rsidR="00E35F1F" w:rsidRPr="007425E1" w:rsidRDefault="00E35F1F" w:rsidP="00E35F1F">
            <w:pPr>
              <w:pStyle w:val="EngHang"/>
              <w:rPr>
                <w:rFonts w:eastAsiaTheme="minorHAnsi"/>
              </w:rPr>
            </w:pPr>
            <w:r w:rsidRPr="007425E1">
              <w:rPr>
                <w:rFonts w:eastAsiaTheme="minorHAnsi"/>
              </w:rPr>
              <w:t xml:space="preserve">To </w:t>
            </w:r>
            <w:r>
              <w:rPr>
                <w:rFonts w:eastAsiaTheme="minorHAnsi"/>
              </w:rPr>
              <w:t>You</w:t>
            </w:r>
            <w:r w:rsidRPr="007425E1">
              <w:rPr>
                <w:rFonts w:eastAsiaTheme="minorHAnsi"/>
              </w:rPr>
              <w:t xml:space="preserve"> salvation,</w:t>
            </w:r>
          </w:p>
          <w:p w14:paraId="7DC09988" w14:textId="77777777" w:rsidR="00E35F1F" w:rsidRPr="007425E1" w:rsidRDefault="00E35F1F" w:rsidP="00E35F1F">
            <w:pPr>
              <w:pStyle w:val="EngHang"/>
              <w:rPr>
                <w:rFonts w:eastAsiaTheme="minorHAnsi"/>
              </w:rPr>
            </w:pPr>
            <w:r w:rsidRPr="007425E1">
              <w:rPr>
                <w:rFonts w:eastAsiaTheme="minorHAnsi"/>
              </w:rPr>
              <w:t>And deal with us</w:t>
            </w:r>
          </w:p>
          <w:p w14:paraId="60CEEE84"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goodness.</w:t>
            </w:r>
          </w:p>
        </w:tc>
        <w:tc>
          <w:tcPr>
            <w:tcW w:w="288" w:type="dxa"/>
          </w:tcPr>
          <w:p w14:paraId="7DA11E62" w14:textId="77777777" w:rsidR="00E35F1F" w:rsidRDefault="00E35F1F" w:rsidP="00E35F1F"/>
        </w:tc>
        <w:tc>
          <w:tcPr>
            <w:tcW w:w="288" w:type="dxa"/>
          </w:tcPr>
          <w:p w14:paraId="29178D0A" w14:textId="77777777" w:rsidR="00E35F1F" w:rsidRDefault="00E35F1F" w:rsidP="00E35F1F">
            <w:pPr>
              <w:pStyle w:val="CopticCross"/>
            </w:pPr>
            <w:r w:rsidRPr="00FB5ACB">
              <w:t>¿</w:t>
            </w:r>
          </w:p>
        </w:tc>
        <w:tc>
          <w:tcPr>
            <w:tcW w:w="3960" w:type="dxa"/>
          </w:tcPr>
          <w:p w14:paraId="078A80CB" w14:textId="77777777" w:rsidR="00E35F1F" w:rsidRDefault="00E35F1F" w:rsidP="00E35F1F">
            <w:pPr>
              <w:pStyle w:val="CopticVersemulti-line"/>
            </w:pPr>
            <w:r w:rsidRPr="005A1198">
              <w:t>Ⲙⲁⲧⲁⲥⲑⲟⲛ Ⲫϯ</w:t>
            </w:r>
          </w:p>
          <w:p w14:paraId="677B9C26" w14:textId="77777777" w:rsidR="00E35F1F" w:rsidRDefault="00E35F1F" w:rsidP="00E35F1F">
            <w:pPr>
              <w:pStyle w:val="CopticVersemulti-line"/>
            </w:pPr>
            <w:r w:rsidRPr="005A1198">
              <w:t>ⲉ̀ϧⲟⲩⲛ ⲉ̀ⲡⲉⲕⲟⲩϫⲁⲓ</w:t>
            </w:r>
          </w:p>
          <w:p w14:paraId="0C2244AF" w14:textId="77777777" w:rsidR="00E35F1F" w:rsidRDefault="00E35F1F" w:rsidP="00E35F1F">
            <w:pPr>
              <w:pStyle w:val="CopticVersemulti-line"/>
            </w:pPr>
            <w:r w:rsidRPr="005A1198">
              <w:t>ⲁ̀ⲣⲓⲟⲩⲓ̀ ⲛⲉⲙⲁⲛ</w:t>
            </w:r>
          </w:p>
          <w:p w14:paraId="19B1B01D" w14:textId="77777777" w:rsidR="00E35F1F" w:rsidRDefault="00E35F1F" w:rsidP="00E35F1F">
            <w:pPr>
              <w:pStyle w:val="CopticVerse"/>
            </w:pPr>
            <w:r w:rsidRPr="005A1198">
              <w:t>ⲕⲁⲧⲁ ⲧⲉⲕⲙⲉⲧⲁ̀ⲅⲁⲑⲟⲥ</w:t>
            </w:r>
          </w:p>
        </w:tc>
      </w:tr>
      <w:tr w:rsidR="00E35F1F" w14:paraId="12BCB3A3" w14:textId="77777777" w:rsidTr="00E35F1F">
        <w:trPr>
          <w:cantSplit/>
          <w:jc w:val="center"/>
        </w:trPr>
        <w:tc>
          <w:tcPr>
            <w:tcW w:w="288" w:type="dxa"/>
          </w:tcPr>
          <w:p w14:paraId="252EBD1B" w14:textId="77777777" w:rsidR="00E35F1F" w:rsidRDefault="00E35F1F" w:rsidP="00E35F1F">
            <w:pPr>
              <w:pStyle w:val="CopticCross"/>
            </w:pPr>
          </w:p>
        </w:tc>
        <w:tc>
          <w:tcPr>
            <w:tcW w:w="3960" w:type="dxa"/>
          </w:tcPr>
          <w:p w14:paraId="0D19819D" w14:textId="77777777" w:rsidR="00E35F1F" w:rsidRDefault="00E35F1F" w:rsidP="00E35F1F">
            <w:pPr>
              <w:pStyle w:val="EngHang"/>
            </w:pPr>
            <w:r>
              <w:t>For You are good</w:t>
            </w:r>
          </w:p>
          <w:p w14:paraId="268E1E7B" w14:textId="77777777" w:rsidR="00E35F1F" w:rsidRDefault="00E35F1F" w:rsidP="00E35F1F">
            <w:pPr>
              <w:pStyle w:val="EngHang"/>
            </w:pPr>
            <w:r>
              <w:t xml:space="preserve">And </w:t>
            </w:r>
            <w:commentRangeStart w:id="757"/>
            <w:r>
              <w:t>kind-hearted</w:t>
            </w:r>
            <w:commentRangeEnd w:id="757"/>
            <w:r>
              <w:rPr>
                <w:rStyle w:val="CommentReference"/>
                <w:rFonts w:eastAsiaTheme="minorHAnsi" w:cstheme="minorBidi"/>
                <w:color w:val="auto"/>
                <w:lang w:val="en-CA"/>
              </w:rPr>
              <w:commentReference w:id="757"/>
            </w:r>
            <w:r>
              <w:t>.</w:t>
            </w:r>
          </w:p>
          <w:p w14:paraId="3534223C" w14:textId="77777777" w:rsidR="00E35F1F" w:rsidRDefault="00E35F1F" w:rsidP="00E35F1F">
            <w:pPr>
              <w:pStyle w:val="EngHang"/>
            </w:pPr>
            <w:r>
              <w:t>May we be quickly overcome</w:t>
            </w:r>
          </w:p>
          <w:p w14:paraId="2C123190" w14:textId="77777777" w:rsidR="00E35F1F" w:rsidRPr="007425E1" w:rsidRDefault="00E35F1F" w:rsidP="00E35F1F">
            <w:pPr>
              <w:pStyle w:val="EngHangEnd"/>
            </w:pPr>
            <w:r>
              <w:t xml:space="preserve">By Your </w:t>
            </w:r>
            <w:commentRangeStart w:id="758"/>
            <w:r>
              <w:t>compassions</w:t>
            </w:r>
            <w:commentRangeEnd w:id="758"/>
            <w:r>
              <w:rPr>
                <w:rStyle w:val="CommentReference"/>
                <w:rFonts w:eastAsiaTheme="minorHAnsi" w:cstheme="minorBidi"/>
                <w:color w:val="auto"/>
                <w:lang w:val="en-CA"/>
              </w:rPr>
              <w:commentReference w:id="758"/>
            </w:r>
            <w:r>
              <w:t>.</w:t>
            </w:r>
          </w:p>
        </w:tc>
        <w:tc>
          <w:tcPr>
            <w:tcW w:w="288" w:type="dxa"/>
          </w:tcPr>
          <w:p w14:paraId="51042C04" w14:textId="77777777" w:rsidR="00E35F1F" w:rsidRDefault="00E35F1F" w:rsidP="00E35F1F"/>
        </w:tc>
        <w:tc>
          <w:tcPr>
            <w:tcW w:w="288" w:type="dxa"/>
          </w:tcPr>
          <w:p w14:paraId="281972F7" w14:textId="77777777" w:rsidR="00E35F1F" w:rsidRDefault="00E35F1F" w:rsidP="00E35F1F">
            <w:pPr>
              <w:pStyle w:val="CopticCross"/>
            </w:pPr>
          </w:p>
        </w:tc>
        <w:tc>
          <w:tcPr>
            <w:tcW w:w="3960" w:type="dxa"/>
          </w:tcPr>
          <w:p w14:paraId="735C3B94" w14:textId="77777777" w:rsidR="00E35F1F" w:rsidRDefault="00E35F1F" w:rsidP="00E35F1F">
            <w:pPr>
              <w:pStyle w:val="CopticVersemulti-line"/>
            </w:pPr>
            <w:r w:rsidRPr="005A1198">
              <w:t>Ϫⲉ ⲛ̀ⲑⲟⲕ ⲟⲩⲁ̀ⲅⲁⲑⲟⲥ</w:t>
            </w:r>
          </w:p>
          <w:p w14:paraId="34669267" w14:textId="77777777" w:rsidR="00E35F1F" w:rsidRDefault="00E35F1F" w:rsidP="00E35F1F">
            <w:pPr>
              <w:pStyle w:val="CopticVersemulti-line"/>
            </w:pPr>
            <w:r w:rsidRPr="005A1198">
              <w:t>ⲟⲩⲟϩ ⲛ̀ⲛⲁⲏⲧ</w:t>
            </w:r>
          </w:p>
          <w:p w14:paraId="5E0B5A26" w14:textId="77777777" w:rsidR="00E35F1F" w:rsidRDefault="00E35F1F" w:rsidP="00E35F1F">
            <w:pPr>
              <w:pStyle w:val="CopticVersemulti-line"/>
            </w:pPr>
            <w:r w:rsidRPr="005A1198">
              <w:t>ⲙⲁⲣⲟⲩⲧⲁϩⲟⲛ ⲛ̀ⲭⲱⲗⲉⲙ</w:t>
            </w:r>
          </w:p>
          <w:p w14:paraId="748E50BF" w14:textId="77777777" w:rsidR="00E35F1F" w:rsidRDefault="00E35F1F" w:rsidP="00E35F1F">
            <w:pPr>
              <w:pStyle w:val="CopticVerse"/>
            </w:pPr>
            <w:r w:rsidRPr="005A1198">
              <w:t>ⲛ̀ϫⲉ ⲛⲉⲕⲙⲉⲧϣⲉⲛϩⲏⲧ</w:t>
            </w:r>
          </w:p>
        </w:tc>
      </w:tr>
      <w:tr w:rsidR="00E35F1F" w14:paraId="11B55605" w14:textId="77777777" w:rsidTr="00E35F1F">
        <w:trPr>
          <w:cantSplit/>
          <w:jc w:val="center"/>
        </w:trPr>
        <w:tc>
          <w:tcPr>
            <w:tcW w:w="288" w:type="dxa"/>
          </w:tcPr>
          <w:p w14:paraId="6C443E9E" w14:textId="77777777" w:rsidR="00E35F1F" w:rsidRDefault="00E35F1F" w:rsidP="00E35F1F">
            <w:pPr>
              <w:pStyle w:val="CopticCross"/>
            </w:pPr>
            <w:r w:rsidRPr="00FB5ACB">
              <w:t>¿</w:t>
            </w:r>
          </w:p>
        </w:tc>
        <w:tc>
          <w:tcPr>
            <w:tcW w:w="3960" w:type="dxa"/>
          </w:tcPr>
          <w:p w14:paraId="11231B67" w14:textId="77777777" w:rsidR="00E35F1F" w:rsidRPr="007425E1" w:rsidRDefault="00E35F1F" w:rsidP="00E35F1F">
            <w:pPr>
              <w:pStyle w:val="EngHang"/>
              <w:rPr>
                <w:rFonts w:eastAsiaTheme="minorHAnsi"/>
              </w:rPr>
            </w:pPr>
            <w:r w:rsidRPr="007425E1">
              <w:rPr>
                <w:rFonts w:eastAsiaTheme="minorHAnsi"/>
              </w:rPr>
              <w:t>Have compassion on us all,</w:t>
            </w:r>
          </w:p>
          <w:p w14:paraId="0ADEF665" w14:textId="77777777" w:rsidR="00E35F1F" w:rsidRPr="007425E1" w:rsidRDefault="00E35F1F" w:rsidP="00E35F1F">
            <w:pPr>
              <w:pStyle w:val="EngHang"/>
              <w:rPr>
                <w:rFonts w:eastAsiaTheme="minorHAnsi"/>
              </w:rPr>
            </w:pPr>
            <w:r w:rsidRPr="007425E1">
              <w:rPr>
                <w:rFonts w:eastAsiaTheme="minorHAnsi"/>
              </w:rPr>
              <w:t>O Lord God our Saviour,</w:t>
            </w:r>
          </w:p>
          <w:p w14:paraId="269F281B" w14:textId="77777777" w:rsidR="00E35F1F" w:rsidRPr="007425E1" w:rsidRDefault="00E35F1F" w:rsidP="00E35F1F">
            <w:pPr>
              <w:pStyle w:val="EngHang"/>
              <w:rPr>
                <w:rFonts w:eastAsiaTheme="minorHAnsi"/>
              </w:rPr>
            </w:pPr>
            <w:r>
              <w:rPr>
                <w:rFonts w:eastAsiaTheme="minorHAnsi"/>
              </w:rPr>
              <w:t xml:space="preserve">And have mercy </w:t>
            </w:r>
            <w:r w:rsidRPr="007425E1">
              <w:rPr>
                <w:rFonts w:eastAsiaTheme="minorHAnsi"/>
              </w:rPr>
              <w:t>on us</w:t>
            </w:r>
          </w:p>
          <w:p w14:paraId="42D25C1D" w14:textId="77777777" w:rsidR="00E35F1F" w:rsidRPr="007425E1" w:rsidRDefault="00E35F1F" w:rsidP="00E35F1F">
            <w:pPr>
              <w:pStyle w:val="EngHangEnd"/>
            </w:pPr>
            <w:r w:rsidRPr="007425E1">
              <w:rPr>
                <w:rFonts w:eastAsiaTheme="minorHAnsi"/>
              </w:rPr>
              <w:t xml:space="preserve">According to </w:t>
            </w:r>
            <w:r>
              <w:rPr>
                <w:rFonts w:eastAsiaTheme="minorHAnsi"/>
              </w:rPr>
              <w:t>Your</w:t>
            </w:r>
            <w:r w:rsidRPr="007425E1">
              <w:rPr>
                <w:rFonts w:eastAsiaTheme="minorHAnsi"/>
              </w:rPr>
              <w:t xml:space="preserve"> great mercies.</w:t>
            </w:r>
          </w:p>
        </w:tc>
        <w:tc>
          <w:tcPr>
            <w:tcW w:w="288" w:type="dxa"/>
          </w:tcPr>
          <w:p w14:paraId="1B24A93E" w14:textId="77777777" w:rsidR="00E35F1F" w:rsidRDefault="00E35F1F" w:rsidP="00E35F1F"/>
        </w:tc>
        <w:tc>
          <w:tcPr>
            <w:tcW w:w="288" w:type="dxa"/>
          </w:tcPr>
          <w:p w14:paraId="687D67CB" w14:textId="77777777" w:rsidR="00E35F1F" w:rsidRDefault="00E35F1F" w:rsidP="00E35F1F">
            <w:pPr>
              <w:pStyle w:val="CopticCross"/>
            </w:pPr>
            <w:r w:rsidRPr="00FB5ACB">
              <w:t>¿</w:t>
            </w:r>
          </w:p>
        </w:tc>
        <w:tc>
          <w:tcPr>
            <w:tcW w:w="3960" w:type="dxa"/>
          </w:tcPr>
          <w:p w14:paraId="2E03C065" w14:textId="77777777" w:rsidR="00E35F1F" w:rsidRDefault="00E35F1F" w:rsidP="00E35F1F">
            <w:pPr>
              <w:pStyle w:val="CopticVersemulti-line"/>
            </w:pPr>
            <w:r w:rsidRPr="005A1198">
              <w:t>Ϣⲉⲛϩⲏⲧ ϧⲁⲣⲟⲛ ⲧⲏⲣⲉⲛ</w:t>
            </w:r>
          </w:p>
          <w:p w14:paraId="60F8C0E0" w14:textId="77777777" w:rsidR="00E35F1F" w:rsidRDefault="00E35F1F" w:rsidP="00E35F1F">
            <w:pPr>
              <w:pStyle w:val="CopticVersemulti-line"/>
            </w:pPr>
            <w:r w:rsidRPr="005A1198">
              <w:t>Ⲡⲟ̅ⲥ̅ Ⲫϯ Ⲡⲉⲛⲥ̅ⲱ̅ⲣ</w:t>
            </w:r>
          </w:p>
          <w:p w14:paraId="420C3794" w14:textId="77777777" w:rsidR="00E35F1F" w:rsidRDefault="00E35F1F" w:rsidP="00E35F1F">
            <w:pPr>
              <w:pStyle w:val="CopticVersemulti-line"/>
            </w:pPr>
            <w:r w:rsidRPr="005A1198">
              <w:t>ⲟⲩⲟϩ ⲛⲁⲓ ⲛⲁⲛ</w:t>
            </w:r>
          </w:p>
          <w:p w14:paraId="69BCF950" w14:textId="77777777" w:rsidR="00E35F1F" w:rsidRDefault="00E35F1F" w:rsidP="00E35F1F">
            <w:pPr>
              <w:pStyle w:val="CopticVerse"/>
            </w:pPr>
            <w:r w:rsidRPr="005A1198">
              <w:t>ⲕⲁⲧⲁ ⲡⲉⲕⲛⲓϣϯ ⲛ̀ⲛⲁⲓ</w:t>
            </w:r>
          </w:p>
        </w:tc>
      </w:tr>
      <w:tr w:rsidR="00E35F1F" w14:paraId="01425E2B" w14:textId="77777777" w:rsidTr="00E35F1F">
        <w:trPr>
          <w:cantSplit/>
          <w:jc w:val="center"/>
        </w:trPr>
        <w:tc>
          <w:tcPr>
            <w:tcW w:w="288" w:type="dxa"/>
          </w:tcPr>
          <w:p w14:paraId="74B1BD21" w14:textId="77777777" w:rsidR="00E35F1F" w:rsidRDefault="00E35F1F" w:rsidP="00E35F1F">
            <w:pPr>
              <w:pStyle w:val="CopticCross"/>
            </w:pPr>
          </w:p>
        </w:tc>
        <w:tc>
          <w:tcPr>
            <w:tcW w:w="3960" w:type="dxa"/>
          </w:tcPr>
          <w:p w14:paraId="61B1877C" w14:textId="77777777" w:rsidR="00E35F1F" w:rsidRPr="007425E1" w:rsidRDefault="00E35F1F" w:rsidP="00E35F1F">
            <w:pPr>
              <w:pStyle w:val="EngHang"/>
              <w:rPr>
                <w:rFonts w:eastAsiaTheme="minorHAnsi"/>
              </w:rPr>
            </w:pPr>
            <w:r w:rsidRPr="007425E1">
              <w:rPr>
                <w:rFonts w:eastAsiaTheme="minorHAnsi"/>
              </w:rPr>
              <w:t xml:space="preserve">Remember </w:t>
            </w:r>
            <w:r>
              <w:rPr>
                <w:rFonts w:eastAsiaTheme="minorHAnsi"/>
              </w:rPr>
              <w:t>these</w:t>
            </w:r>
            <w:r w:rsidRPr="007425E1">
              <w:rPr>
                <w:rFonts w:eastAsiaTheme="minorHAnsi"/>
              </w:rPr>
              <w:t>,</w:t>
            </w:r>
          </w:p>
          <w:p w14:paraId="72A77A7C" w14:textId="77777777" w:rsidR="00E35F1F" w:rsidRPr="007425E1" w:rsidRDefault="00E35F1F" w:rsidP="00E35F1F">
            <w:pPr>
              <w:pStyle w:val="EngHang"/>
              <w:rPr>
                <w:rFonts w:eastAsiaTheme="minorHAnsi"/>
              </w:rPr>
            </w:pPr>
            <w:r w:rsidRPr="007425E1">
              <w:rPr>
                <w:rFonts w:eastAsiaTheme="minorHAnsi"/>
              </w:rPr>
              <w:t>O Christ our Master.</w:t>
            </w:r>
          </w:p>
          <w:p w14:paraId="1E12CA1B" w14:textId="77777777" w:rsidR="00E35F1F" w:rsidRPr="007425E1" w:rsidRDefault="00E35F1F" w:rsidP="00E35F1F">
            <w:pPr>
              <w:pStyle w:val="EngHang"/>
              <w:rPr>
                <w:rFonts w:eastAsiaTheme="minorHAnsi"/>
              </w:rPr>
            </w:pPr>
            <w:r w:rsidRPr="007425E1">
              <w:rPr>
                <w:rFonts w:eastAsiaTheme="minorHAnsi"/>
              </w:rPr>
              <w:t xml:space="preserve">Be </w:t>
            </w:r>
            <w:r>
              <w:rPr>
                <w:rFonts w:eastAsiaTheme="minorHAnsi"/>
              </w:rPr>
              <w:t>in our midst</w:t>
            </w:r>
            <w:r w:rsidRPr="007425E1">
              <w:rPr>
                <w:rFonts w:eastAsiaTheme="minorHAnsi"/>
              </w:rPr>
              <w:t>,</w:t>
            </w:r>
          </w:p>
          <w:p w14:paraId="51E02661" w14:textId="77777777" w:rsidR="00E35F1F" w:rsidRPr="007425E1" w:rsidRDefault="00E35F1F" w:rsidP="00E35F1F">
            <w:pPr>
              <w:pStyle w:val="EngHangEnd"/>
            </w:pPr>
            <w:r w:rsidRPr="007425E1">
              <w:rPr>
                <w:rFonts w:eastAsiaTheme="minorHAnsi"/>
              </w:rPr>
              <w:t>And proclaim and say,</w:t>
            </w:r>
          </w:p>
        </w:tc>
        <w:tc>
          <w:tcPr>
            <w:tcW w:w="288" w:type="dxa"/>
          </w:tcPr>
          <w:p w14:paraId="1F2D3666" w14:textId="77777777" w:rsidR="00E35F1F" w:rsidRDefault="00E35F1F" w:rsidP="00E35F1F"/>
        </w:tc>
        <w:tc>
          <w:tcPr>
            <w:tcW w:w="288" w:type="dxa"/>
          </w:tcPr>
          <w:p w14:paraId="248CB4C2" w14:textId="77777777" w:rsidR="00E35F1F" w:rsidRDefault="00E35F1F" w:rsidP="00E35F1F">
            <w:pPr>
              <w:pStyle w:val="CopticCross"/>
            </w:pPr>
          </w:p>
        </w:tc>
        <w:tc>
          <w:tcPr>
            <w:tcW w:w="3960" w:type="dxa"/>
          </w:tcPr>
          <w:p w14:paraId="44FF37D0" w14:textId="77777777" w:rsidR="00E35F1F" w:rsidRDefault="00E35F1F" w:rsidP="00E35F1F">
            <w:pPr>
              <w:pStyle w:val="CopticVersemulti-line"/>
            </w:pPr>
            <w:r w:rsidRPr="005A1198">
              <w:t>Ⲛⲁⲓ ⲕ̀ⲓ̀ⲣⲓ ⲙ̀ⲡⲟⲩⲙⲉⲩⲓ̀</w:t>
            </w:r>
          </w:p>
          <w:p w14:paraId="0E0D0F64" w14:textId="77777777" w:rsidR="00E35F1F" w:rsidRDefault="00E35F1F" w:rsidP="00E35F1F">
            <w:pPr>
              <w:pStyle w:val="CopticVersemulti-line"/>
            </w:pPr>
            <w:r w:rsidRPr="005A1198">
              <w:t>ⲱ̀ ⲡⲉⲛⲛⲏⲃ Ⲡⲭ̅ⲥ</w:t>
            </w:r>
          </w:p>
          <w:p w14:paraId="2614273A" w14:textId="77777777" w:rsidR="00E35F1F" w:rsidRDefault="00E35F1F" w:rsidP="00E35F1F">
            <w:pPr>
              <w:pStyle w:val="CopticVersemulti-line"/>
            </w:pPr>
            <w:r w:rsidRPr="005A1198">
              <w:t>ⲉⲕⲉ̀ϣⲱⲡⲓ ϧⲉⲛ ⲧⲉⲛⲙⲏϯ</w:t>
            </w:r>
          </w:p>
          <w:p w14:paraId="6E31A2E0" w14:textId="77777777" w:rsidR="00E35F1F" w:rsidRDefault="00E35F1F" w:rsidP="00E35F1F">
            <w:pPr>
              <w:pStyle w:val="CopticVerse"/>
            </w:pPr>
            <w:r w:rsidRPr="005A1198">
              <w:t>ⲉⲕⲱϣ ⲉ̀ⲃⲟⲗ ⲉⲕϫⲱ ⲙ̀ⲙⲟⲥ</w:t>
            </w:r>
          </w:p>
        </w:tc>
      </w:tr>
      <w:tr w:rsidR="00E35F1F" w14:paraId="35F464CD" w14:textId="77777777" w:rsidTr="00E35F1F">
        <w:trPr>
          <w:cantSplit/>
          <w:jc w:val="center"/>
        </w:trPr>
        <w:tc>
          <w:tcPr>
            <w:tcW w:w="288" w:type="dxa"/>
          </w:tcPr>
          <w:p w14:paraId="6A235596" w14:textId="77777777" w:rsidR="00E35F1F" w:rsidRDefault="00E35F1F" w:rsidP="00E35F1F">
            <w:pPr>
              <w:pStyle w:val="CopticCross"/>
            </w:pPr>
            <w:r w:rsidRPr="00FB5ACB">
              <w:t>¿</w:t>
            </w:r>
          </w:p>
        </w:tc>
        <w:tc>
          <w:tcPr>
            <w:tcW w:w="3960" w:type="dxa"/>
          </w:tcPr>
          <w:p w14:paraId="68973DA6" w14:textId="47F70923" w:rsidR="00E35F1F" w:rsidRPr="007425E1" w:rsidRDefault="008A107E" w:rsidP="00E35F1F">
            <w:pPr>
              <w:pStyle w:val="EngHang"/>
              <w:rPr>
                <w:rFonts w:eastAsiaTheme="minorHAnsi"/>
              </w:rPr>
            </w:pPr>
            <w:r>
              <w:rPr>
                <w:rFonts w:eastAsiaTheme="minorHAnsi"/>
              </w:rPr>
              <w:t>“</w:t>
            </w:r>
            <w:r w:rsidR="00E35F1F" w:rsidRPr="007425E1">
              <w:rPr>
                <w:rFonts w:eastAsiaTheme="minorHAnsi"/>
              </w:rPr>
              <w:t>My peace I</w:t>
            </w:r>
          </w:p>
          <w:p w14:paraId="0D24ECAA" w14:textId="77777777" w:rsidR="00E35F1F" w:rsidRPr="007425E1" w:rsidRDefault="00E35F1F" w:rsidP="00E35F1F">
            <w:pPr>
              <w:pStyle w:val="EngHang"/>
              <w:rPr>
                <w:rFonts w:eastAsiaTheme="minorHAnsi"/>
              </w:rPr>
            </w:pPr>
            <w:r w:rsidRPr="007425E1">
              <w:rPr>
                <w:rFonts w:eastAsiaTheme="minorHAnsi"/>
              </w:rPr>
              <w:t xml:space="preserve">Give </w:t>
            </w:r>
            <w:r>
              <w:rPr>
                <w:rFonts w:eastAsiaTheme="minorHAnsi"/>
              </w:rPr>
              <w:t>to</w:t>
            </w:r>
            <w:r w:rsidRPr="007425E1">
              <w:rPr>
                <w:rFonts w:eastAsiaTheme="minorHAnsi"/>
              </w:rPr>
              <w:t xml:space="preserve"> you.</w:t>
            </w:r>
          </w:p>
          <w:p w14:paraId="5C97E3B0" w14:textId="77777777" w:rsidR="00E35F1F" w:rsidRPr="007425E1" w:rsidRDefault="00E35F1F" w:rsidP="00E35F1F">
            <w:pPr>
              <w:pStyle w:val="EngHang"/>
              <w:rPr>
                <w:rFonts w:eastAsiaTheme="minorHAnsi"/>
              </w:rPr>
            </w:pPr>
            <w:r w:rsidRPr="007425E1">
              <w:rPr>
                <w:rFonts w:eastAsiaTheme="minorHAnsi"/>
              </w:rPr>
              <w:t>The peace of My Father</w:t>
            </w:r>
          </w:p>
          <w:p w14:paraId="4A06BE0A" w14:textId="035AB855" w:rsidR="00E35F1F" w:rsidRPr="007425E1" w:rsidRDefault="00E35F1F" w:rsidP="00E35F1F">
            <w:pPr>
              <w:pStyle w:val="EngHangEnd"/>
            </w:pPr>
            <w:r w:rsidRPr="007425E1">
              <w:rPr>
                <w:rFonts w:eastAsiaTheme="minorHAnsi"/>
              </w:rPr>
              <w:t xml:space="preserve">I leave </w:t>
            </w:r>
            <w:r>
              <w:rPr>
                <w:rFonts w:eastAsiaTheme="minorHAnsi"/>
              </w:rPr>
              <w:t>with</w:t>
            </w:r>
            <w:r w:rsidR="008A107E">
              <w:rPr>
                <w:rFonts w:eastAsiaTheme="minorHAnsi"/>
              </w:rPr>
              <w:t xml:space="preserve"> you.”</w:t>
            </w:r>
          </w:p>
        </w:tc>
        <w:tc>
          <w:tcPr>
            <w:tcW w:w="288" w:type="dxa"/>
          </w:tcPr>
          <w:p w14:paraId="7FB55D12" w14:textId="77777777" w:rsidR="00E35F1F" w:rsidRDefault="00E35F1F" w:rsidP="00E35F1F"/>
        </w:tc>
        <w:tc>
          <w:tcPr>
            <w:tcW w:w="288" w:type="dxa"/>
          </w:tcPr>
          <w:p w14:paraId="6BC07AC4" w14:textId="77777777" w:rsidR="00E35F1F" w:rsidRDefault="00E35F1F" w:rsidP="00E35F1F">
            <w:pPr>
              <w:pStyle w:val="CopticCross"/>
            </w:pPr>
            <w:r w:rsidRPr="00FB5ACB">
              <w:t>¿</w:t>
            </w:r>
          </w:p>
        </w:tc>
        <w:tc>
          <w:tcPr>
            <w:tcW w:w="3960" w:type="dxa"/>
          </w:tcPr>
          <w:p w14:paraId="52329B87" w14:textId="77777777" w:rsidR="00E35F1F" w:rsidRDefault="00E35F1F" w:rsidP="00E35F1F">
            <w:pPr>
              <w:pStyle w:val="CopticVersemulti-line"/>
            </w:pPr>
            <w:r w:rsidRPr="00F31CD1">
              <w:t>Ϫⲉ ⲧⲁϩⲓⲣⲏⲛⲏ</w:t>
            </w:r>
            <w:r>
              <w:t xml:space="preserve"> </w:t>
            </w:r>
            <w:r w:rsidRPr="00F31CD1">
              <w:t>ⲁ̀ⲛⲟⲕ</w:t>
            </w:r>
          </w:p>
          <w:p w14:paraId="7A855A4A" w14:textId="77777777" w:rsidR="00E35F1F" w:rsidRDefault="00E35F1F" w:rsidP="00E35F1F">
            <w:pPr>
              <w:pStyle w:val="CopticVersemulti-line"/>
            </w:pPr>
            <w:r w:rsidRPr="00F31CD1">
              <w:t>ϯϯ ⲙ̀ⲙⲟⲥ ⲛⲱⲧⲉⲛ</w:t>
            </w:r>
          </w:p>
          <w:p w14:paraId="68E5B753" w14:textId="77777777" w:rsidR="00E35F1F" w:rsidRDefault="00E35F1F" w:rsidP="00E35F1F">
            <w:pPr>
              <w:pStyle w:val="CopticVersemulti-line"/>
            </w:pPr>
            <w:r w:rsidRPr="00F31CD1">
              <w:t>ⲧ̀ϩⲓⲣⲏⲛⲏ ⲙ̀ⲡⲁⲓⲱⲧ</w:t>
            </w:r>
          </w:p>
          <w:p w14:paraId="4FB6E177" w14:textId="77777777" w:rsidR="00E35F1F" w:rsidRDefault="00E35F1F" w:rsidP="00E35F1F">
            <w:pPr>
              <w:pStyle w:val="CopticVersemulti-line"/>
            </w:pPr>
            <w:r w:rsidRPr="00F31CD1">
              <w:t>ϯⲭⲱ ⲙ̀ⲙⲟⲥ ⲛⲉⲙⲱⲧⲉⲛ</w:t>
            </w:r>
          </w:p>
        </w:tc>
      </w:tr>
      <w:tr w:rsidR="00E35F1F" w14:paraId="17974D9F" w14:textId="77777777" w:rsidTr="00E35F1F">
        <w:trPr>
          <w:cantSplit/>
          <w:jc w:val="center"/>
        </w:trPr>
        <w:tc>
          <w:tcPr>
            <w:tcW w:w="288" w:type="dxa"/>
          </w:tcPr>
          <w:p w14:paraId="7BCBECC1" w14:textId="77777777" w:rsidR="00E35F1F" w:rsidRDefault="00E35F1F" w:rsidP="00E35F1F">
            <w:pPr>
              <w:pStyle w:val="CopticCross"/>
            </w:pPr>
          </w:p>
        </w:tc>
        <w:tc>
          <w:tcPr>
            <w:tcW w:w="3960" w:type="dxa"/>
          </w:tcPr>
          <w:p w14:paraId="5946919C" w14:textId="77777777" w:rsidR="00E35F1F" w:rsidRPr="007425E1" w:rsidRDefault="00E35F1F" w:rsidP="00E35F1F">
            <w:pPr>
              <w:pStyle w:val="EngHang"/>
              <w:rPr>
                <w:rFonts w:eastAsiaTheme="minorHAnsi"/>
              </w:rPr>
            </w:pPr>
            <w:r w:rsidRPr="007425E1">
              <w:rPr>
                <w:rFonts w:eastAsiaTheme="minorHAnsi"/>
              </w:rPr>
              <w:t>O King of Peace,</w:t>
            </w:r>
          </w:p>
          <w:p w14:paraId="034D044A" w14:textId="77777777" w:rsidR="00E35F1F" w:rsidRPr="007425E1" w:rsidRDefault="00E35F1F" w:rsidP="00E35F1F">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3CAA2C9A" w14:textId="77777777" w:rsidR="00E35F1F" w:rsidRPr="007425E1" w:rsidRDefault="00E35F1F" w:rsidP="00E35F1F">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677DDFBF" w14:textId="77777777" w:rsidR="00E35F1F" w:rsidRPr="007425E1" w:rsidRDefault="00E35F1F" w:rsidP="00E35F1F">
            <w:pPr>
              <w:pStyle w:val="EngHangEnd"/>
            </w:pPr>
            <w:r w:rsidRPr="007425E1">
              <w:rPr>
                <w:rFonts w:eastAsiaTheme="minorHAnsi"/>
              </w:rPr>
              <w:t>And forgive us our sins.</w:t>
            </w:r>
          </w:p>
        </w:tc>
        <w:tc>
          <w:tcPr>
            <w:tcW w:w="288" w:type="dxa"/>
          </w:tcPr>
          <w:p w14:paraId="62FD7E06" w14:textId="77777777" w:rsidR="00E35F1F" w:rsidRDefault="00E35F1F" w:rsidP="00E35F1F"/>
        </w:tc>
        <w:tc>
          <w:tcPr>
            <w:tcW w:w="288" w:type="dxa"/>
          </w:tcPr>
          <w:p w14:paraId="31D88BA4" w14:textId="77777777" w:rsidR="00E35F1F" w:rsidRDefault="00E35F1F" w:rsidP="00E35F1F">
            <w:pPr>
              <w:pStyle w:val="CopticCross"/>
            </w:pPr>
          </w:p>
        </w:tc>
        <w:tc>
          <w:tcPr>
            <w:tcW w:w="3960" w:type="dxa"/>
          </w:tcPr>
          <w:p w14:paraId="5B71D5CA" w14:textId="77777777" w:rsidR="00E35F1F" w:rsidRDefault="00E35F1F" w:rsidP="00E35F1F">
            <w:pPr>
              <w:pStyle w:val="CopticVersemulti-line"/>
            </w:pPr>
            <w:r w:rsidRPr="00F31CD1">
              <w:t>Ⲡ̀ⲟⲩⲣⲟ ⲛ̀ⲧⲉ ϯϩⲓⲣⲏⲛⲏ</w:t>
            </w:r>
          </w:p>
          <w:p w14:paraId="39237D9A" w14:textId="77777777" w:rsidR="00E35F1F" w:rsidRDefault="00E35F1F" w:rsidP="00E35F1F">
            <w:pPr>
              <w:pStyle w:val="CopticVersemulti-line"/>
            </w:pPr>
            <w:r w:rsidRPr="00F31CD1">
              <w:t>ⲙⲟⲓ ⲛⲁⲛ ⲛ̀ⲧⲉⲕϩⲓⲣⲏⲛⲏ</w:t>
            </w:r>
          </w:p>
          <w:p w14:paraId="219640E8" w14:textId="77777777" w:rsidR="00E35F1F" w:rsidRDefault="00E35F1F" w:rsidP="00E35F1F">
            <w:pPr>
              <w:pStyle w:val="CopticVersemulti-line"/>
            </w:pPr>
            <w:r w:rsidRPr="00F31CD1">
              <w:t>ⲥⲉⲙⲛⲓ ⲛⲁⲛ ⲛ̀ⲧⲉⲕϩⲓⲣⲏⲛⲏ</w:t>
            </w:r>
          </w:p>
          <w:p w14:paraId="1C44D475" w14:textId="77777777" w:rsidR="00E35F1F" w:rsidRDefault="00E35F1F" w:rsidP="00E35F1F">
            <w:pPr>
              <w:pStyle w:val="CopticVerse"/>
            </w:pPr>
            <w:r w:rsidRPr="00F31CD1">
              <w:t>ⲭⲁ ⲛⲉⲛⲛⲟⲃⲓ ⲛⲁⲛ ⲉⲃⲟⲗ</w:t>
            </w:r>
          </w:p>
        </w:tc>
      </w:tr>
      <w:tr w:rsidR="00E35F1F" w14:paraId="324B7E03" w14:textId="77777777" w:rsidTr="00E35F1F">
        <w:trPr>
          <w:cantSplit/>
          <w:jc w:val="center"/>
        </w:trPr>
        <w:tc>
          <w:tcPr>
            <w:tcW w:w="288" w:type="dxa"/>
          </w:tcPr>
          <w:p w14:paraId="22897A52" w14:textId="77777777" w:rsidR="00E35F1F" w:rsidRDefault="00E35F1F" w:rsidP="00E35F1F">
            <w:pPr>
              <w:pStyle w:val="CopticCross"/>
            </w:pPr>
            <w:r w:rsidRPr="00FB5ACB">
              <w:t>¿</w:t>
            </w:r>
          </w:p>
        </w:tc>
        <w:tc>
          <w:tcPr>
            <w:tcW w:w="3960" w:type="dxa"/>
          </w:tcPr>
          <w:p w14:paraId="0F26600D" w14:textId="77777777" w:rsidR="00E35F1F" w:rsidRDefault="00E35F1F" w:rsidP="00E35F1F">
            <w:pPr>
              <w:pStyle w:val="EngHang"/>
            </w:pPr>
            <w:r>
              <w:t>Disperse the enemies</w:t>
            </w:r>
          </w:p>
          <w:p w14:paraId="4E3F9868" w14:textId="77777777" w:rsidR="00E35F1F" w:rsidRDefault="00E35F1F" w:rsidP="00E35F1F">
            <w:pPr>
              <w:pStyle w:val="EngHang"/>
            </w:pPr>
            <w:r>
              <w:t>Of the Church.</w:t>
            </w:r>
          </w:p>
          <w:p w14:paraId="78C6A4C5" w14:textId="77777777" w:rsidR="00E35F1F" w:rsidRDefault="00E35F1F" w:rsidP="00E35F1F">
            <w:pPr>
              <w:pStyle w:val="EngHang"/>
            </w:pPr>
            <w:r>
              <w:t>Fortify Her that She</w:t>
            </w:r>
          </w:p>
          <w:p w14:paraId="77AC1558" w14:textId="77777777" w:rsidR="00E35F1F" w:rsidRPr="007425E1" w:rsidRDefault="00E35F1F" w:rsidP="00E35F1F">
            <w:pPr>
              <w:pStyle w:val="EngHangEnd"/>
            </w:pPr>
            <w:r>
              <w:t>May not be shaken forever.</w:t>
            </w:r>
          </w:p>
        </w:tc>
        <w:tc>
          <w:tcPr>
            <w:tcW w:w="288" w:type="dxa"/>
          </w:tcPr>
          <w:p w14:paraId="1FBBD3DF" w14:textId="77777777" w:rsidR="00E35F1F" w:rsidRDefault="00E35F1F" w:rsidP="00E35F1F"/>
        </w:tc>
        <w:tc>
          <w:tcPr>
            <w:tcW w:w="288" w:type="dxa"/>
          </w:tcPr>
          <w:p w14:paraId="03BBD214" w14:textId="77777777" w:rsidR="00E35F1F" w:rsidRDefault="00E35F1F" w:rsidP="00E35F1F">
            <w:pPr>
              <w:pStyle w:val="CopticCross"/>
            </w:pPr>
            <w:r w:rsidRPr="00FB5ACB">
              <w:t>¿</w:t>
            </w:r>
          </w:p>
        </w:tc>
        <w:tc>
          <w:tcPr>
            <w:tcW w:w="3960" w:type="dxa"/>
          </w:tcPr>
          <w:p w14:paraId="5777085B" w14:textId="77777777" w:rsidR="00E35F1F" w:rsidRDefault="00E35F1F" w:rsidP="00E35F1F">
            <w:pPr>
              <w:pStyle w:val="CopticVersemulti-line"/>
            </w:pPr>
            <w:r w:rsidRPr="00F31CD1">
              <w:t>Ϫⲱⲣ ⲉ̀ⲃⲟⲗ ⲛ̀ⲛⲓϫⲁϫⲓ</w:t>
            </w:r>
          </w:p>
          <w:p w14:paraId="0C8862A7" w14:textId="77777777" w:rsidR="00E35F1F" w:rsidRDefault="00E35F1F" w:rsidP="00E35F1F">
            <w:pPr>
              <w:pStyle w:val="CopticVersemulti-line"/>
            </w:pPr>
            <w:r w:rsidRPr="00F31CD1">
              <w:t>ⲛ̀ⲧⲉ ϯⲉⲕⲕⲗⲏⲥⲓⲁ̀</w:t>
            </w:r>
          </w:p>
          <w:p w14:paraId="673D611B" w14:textId="77777777" w:rsidR="00E35F1F" w:rsidRDefault="00E35F1F" w:rsidP="00E35F1F">
            <w:pPr>
              <w:pStyle w:val="CopticVersemulti-line"/>
            </w:pPr>
            <w:r w:rsidRPr="00F31CD1">
              <w:t>ⲁ̀ⲣⲓⲥⲟⲃⲧ ⲉ̀ⲣⲟⲥ</w:t>
            </w:r>
          </w:p>
          <w:p w14:paraId="38C32ABE" w14:textId="77777777" w:rsidR="00E35F1F" w:rsidRDefault="00E35F1F" w:rsidP="00E35F1F">
            <w:pPr>
              <w:pStyle w:val="CopticVerse"/>
            </w:pPr>
            <w:r w:rsidRPr="00F31CD1">
              <w:t>ⲛ̀ⲛⲉⲥⲕⲓⲙ ϣⲁ ⲉ̀ⲛⲉϩ</w:t>
            </w:r>
          </w:p>
        </w:tc>
      </w:tr>
      <w:tr w:rsidR="00E35F1F" w14:paraId="08AE790A" w14:textId="77777777" w:rsidTr="00E35F1F">
        <w:trPr>
          <w:cantSplit/>
          <w:jc w:val="center"/>
        </w:trPr>
        <w:tc>
          <w:tcPr>
            <w:tcW w:w="288" w:type="dxa"/>
          </w:tcPr>
          <w:p w14:paraId="152DFB68" w14:textId="77777777" w:rsidR="00E35F1F" w:rsidRDefault="00E35F1F" w:rsidP="00E35F1F">
            <w:pPr>
              <w:pStyle w:val="CopticCross"/>
            </w:pPr>
          </w:p>
        </w:tc>
        <w:tc>
          <w:tcPr>
            <w:tcW w:w="3960" w:type="dxa"/>
          </w:tcPr>
          <w:p w14:paraId="20126EBE" w14:textId="77777777" w:rsidR="00E35F1F" w:rsidRPr="007425E1" w:rsidRDefault="00E35F1F" w:rsidP="00E35F1F">
            <w:pPr>
              <w:pStyle w:val="EngHang"/>
            </w:pPr>
            <w:r w:rsidRPr="007425E1">
              <w:t>Emmanuel our God</w:t>
            </w:r>
          </w:p>
          <w:p w14:paraId="7E2F3E12" w14:textId="77777777" w:rsidR="00E35F1F" w:rsidRPr="007425E1" w:rsidRDefault="00E35F1F" w:rsidP="00E35F1F">
            <w:pPr>
              <w:pStyle w:val="EngHang"/>
            </w:pPr>
            <w:r w:rsidRPr="007425E1">
              <w:t>Is now in our midst,</w:t>
            </w:r>
          </w:p>
          <w:p w14:paraId="756D2A94" w14:textId="77777777" w:rsidR="00E35F1F" w:rsidRPr="007425E1" w:rsidRDefault="00E35F1F" w:rsidP="00E35F1F">
            <w:pPr>
              <w:pStyle w:val="EngHang"/>
            </w:pPr>
            <w:r>
              <w:t>With</w:t>
            </w:r>
            <w:r w:rsidRPr="007425E1">
              <w:t xml:space="preserve"> the glory of His Father,</w:t>
            </w:r>
          </w:p>
          <w:p w14:paraId="78075B49" w14:textId="77777777" w:rsidR="00E35F1F" w:rsidRPr="007425E1" w:rsidRDefault="00E35F1F" w:rsidP="00E35F1F">
            <w:pPr>
              <w:pStyle w:val="EngHangEnd"/>
            </w:pPr>
            <w:r w:rsidRPr="007425E1">
              <w:t>And the Holy Spirit.</w:t>
            </w:r>
          </w:p>
        </w:tc>
        <w:tc>
          <w:tcPr>
            <w:tcW w:w="288" w:type="dxa"/>
          </w:tcPr>
          <w:p w14:paraId="4D45F289" w14:textId="77777777" w:rsidR="00E35F1F" w:rsidRDefault="00E35F1F" w:rsidP="00E35F1F"/>
        </w:tc>
        <w:tc>
          <w:tcPr>
            <w:tcW w:w="288" w:type="dxa"/>
          </w:tcPr>
          <w:p w14:paraId="0F7644B8" w14:textId="77777777" w:rsidR="00E35F1F" w:rsidRDefault="00E35F1F" w:rsidP="00E35F1F">
            <w:pPr>
              <w:pStyle w:val="CopticCross"/>
            </w:pPr>
          </w:p>
        </w:tc>
        <w:tc>
          <w:tcPr>
            <w:tcW w:w="3960" w:type="dxa"/>
          </w:tcPr>
          <w:p w14:paraId="4736FD3E" w14:textId="77777777" w:rsidR="00E35F1F" w:rsidRDefault="00E35F1F" w:rsidP="00E35F1F">
            <w:pPr>
              <w:pStyle w:val="CopticVersemulti-line"/>
            </w:pPr>
            <w:r w:rsidRPr="00F31CD1">
              <w:t>Ⲉⲙⲙⲁⲛⲟⲩⲏⲗ Ⲡⲉⲛⲛⲟⲩϯ</w:t>
            </w:r>
          </w:p>
          <w:p w14:paraId="239E086B" w14:textId="77777777" w:rsidR="00E35F1F" w:rsidRDefault="00E35F1F" w:rsidP="00E35F1F">
            <w:pPr>
              <w:pStyle w:val="CopticVersemulti-line"/>
            </w:pPr>
            <w:r w:rsidRPr="00F31CD1">
              <w:t>ϧⲉⲛ ⲧⲉⲛⲙⲏϯ ϯⲛⲟⲩ</w:t>
            </w:r>
          </w:p>
          <w:p w14:paraId="00B5C2FF" w14:textId="77777777" w:rsidR="00E35F1F" w:rsidRDefault="00E35F1F" w:rsidP="00E35F1F">
            <w:pPr>
              <w:pStyle w:val="CopticVersemulti-line"/>
            </w:pPr>
            <w:r w:rsidRPr="00F31CD1">
              <w:t>ϧⲉⲛ ⲡ̀ⲱ̀ⲟⲩ ⲛ̀ⲧⲉ Ⲡⲉϥⲓⲱⲧ</w:t>
            </w:r>
          </w:p>
          <w:p w14:paraId="5806671C" w14:textId="77777777" w:rsidR="00E35F1F" w:rsidRDefault="00E35F1F" w:rsidP="00E35F1F">
            <w:pPr>
              <w:pStyle w:val="CopticVersemulti-line"/>
            </w:pPr>
            <w:r w:rsidRPr="00F31CD1">
              <w:t>ⲛⲉⲙ Ⲡⲓⲡ̅ⲛ̅ⲁ ⲉ̅ⲑ̅ⲩ</w:t>
            </w:r>
          </w:p>
        </w:tc>
      </w:tr>
      <w:tr w:rsidR="00E35F1F" w14:paraId="43DB1CD0" w14:textId="77777777" w:rsidTr="00E35F1F">
        <w:trPr>
          <w:cantSplit/>
          <w:jc w:val="center"/>
        </w:trPr>
        <w:tc>
          <w:tcPr>
            <w:tcW w:w="288" w:type="dxa"/>
          </w:tcPr>
          <w:p w14:paraId="286627BC" w14:textId="77777777" w:rsidR="00E35F1F" w:rsidRDefault="00E35F1F" w:rsidP="00E35F1F">
            <w:pPr>
              <w:pStyle w:val="CopticCross"/>
            </w:pPr>
            <w:r w:rsidRPr="00FB5ACB">
              <w:t>¿</w:t>
            </w:r>
          </w:p>
        </w:tc>
        <w:tc>
          <w:tcPr>
            <w:tcW w:w="3960" w:type="dxa"/>
          </w:tcPr>
          <w:p w14:paraId="720F2C7D" w14:textId="77777777" w:rsidR="00E35F1F" w:rsidRPr="007425E1" w:rsidRDefault="00E35F1F" w:rsidP="00E35F1F">
            <w:pPr>
              <w:pStyle w:val="EngHang"/>
            </w:pPr>
            <w:commentRangeStart w:id="759"/>
            <w:r w:rsidRPr="007425E1">
              <w:t xml:space="preserve">May </w:t>
            </w:r>
            <w:commentRangeEnd w:id="759"/>
            <w:r>
              <w:rPr>
                <w:rStyle w:val="CommentReference"/>
                <w:rFonts w:eastAsiaTheme="minorHAnsi" w:cstheme="minorBidi"/>
                <w:color w:val="auto"/>
                <w:lang w:val="en-CA"/>
              </w:rPr>
              <w:commentReference w:id="759"/>
            </w:r>
            <w:r w:rsidRPr="007425E1">
              <w:t>He bless us all,</w:t>
            </w:r>
          </w:p>
          <w:p w14:paraId="4B2AA568" w14:textId="77777777" w:rsidR="00E35F1F" w:rsidRPr="007425E1" w:rsidRDefault="00E35F1F" w:rsidP="00E35F1F">
            <w:pPr>
              <w:pStyle w:val="EngHang"/>
            </w:pPr>
            <w:r w:rsidRPr="007425E1">
              <w:t>Purify our hearts,</w:t>
            </w:r>
          </w:p>
          <w:p w14:paraId="3E185322" w14:textId="77777777" w:rsidR="00E35F1F" w:rsidRPr="007425E1" w:rsidRDefault="00E35F1F" w:rsidP="00E35F1F">
            <w:pPr>
              <w:pStyle w:val="EngHang"/>
            </w:pPr>
            <w:r w:rsidRPr="007425E1">
              <w:t>And heal the sicknesses</w:t>
            </w:r>
          </w:p>
          <w:p w14:paraId="463A1CB6" w14:textId="77777777" w:rsidR="00E35F1F" w:rsidRPr="004E04E2" w:rsidRDefault="00E35F1F" w:rsidP="00E35F1F">
            <w:pPr>
              <w:pStyle w:val="EngHangEnd"/>
            </w:pPr>
            <w:r w:rsidRPr="007425E1">
              <w:t>Of our souls and our bodies.</w:t>
            </w:r>
          </w:p>
        </w:tc>
        <w:tc>
          <w:tcPr>
            <w:tcW w:w="288" w:type="dxa"/>
          </w:tcPr>
          <w:p w14:paraId="3E6C5865" w14:textId="77777777" w:rsidR="00E35F1F" w:rsidRDefault="00E35F1F" w:rsidP="00E35F1F"/>
        </w:tc>
        <w:tc>
          <w:tcPr>
            <w:tcW w:w="288" w:type="dxa"/>
          </w:tcPr>
          <w:p w14:paraId="5D87F235" w14:textId="77777777" w:rsidR="00E35F1F" w:rsidRDefault="00E35F1F" w:rsidP="00E35F1F">
            <w:pPr>
              <w:pStyle w:val="CopticCross"/>
            </w:pPr>
            <w:r w:rsidRPr="00FB5ACB">
              <w:t>¿</w:t>
            </w:r>
          </w:p>
        </w:tc>
        <w:tc>
          <w:tcPr>
            <w:tcW w:w="3960" w:type="dxa"/>
          </w:tcPr>
          <w:p w14:paraId="4363BB16" w14:textId="77777777" w:rsidR="00E35F1F" w:rsidRDefault="00E35F1F" w:rsidP="00E35F1F">
            <w:pPr>
              <w:pStyle w:val="CopticVersemulti-line"/>
            </w:pPr>
            <w:r w:rsidRPr="00F31CD1">
              <w:t>Ⲛ̀ⲧⲉϥⲥ̀ⲙⲟⲩ ⲉ̀ⲣⲟⲛ ⲧⲏⲣⲉⲛ</w:t>
            </w:r>
          </w:p>
          <w:p w14:paraId="640D210B" w14:textId="77777777" w:rsidR="00E35F1F" w:rsidRDefault="00E35F1F" w:rsidP="00E35F1F">
            <w:pPr>
              <w:pStyle w:val="CopticVersemulti-line"/>
            </w:pPr>
            <w:r w:rsidRPr="00F31CD1">
              <w:t>ⲛ̀ⲧⲉϥⲧⲟⲩⲃⲟ ⲛ̀ⲛⲉⲛϩⲏⲧ</w:t>
            </w:r>
          </w:p>
          <w:p w14:paraId="66B98BF8" w14:textId="77777777" w:rsidR="00E35F1F" w:rsidRDefault="00E35F1F" w:rsidP="00E35F1F">
            <w:pPr>
              <w:pStyle w:val="CopticVersemulti-line"/>
            </w:pPr>
            <w:r w:rsidRPr="00F31CD1">
              <w:t>ⲛ̀ⲧⲉϥⲧⲁⲗϭⲟ ⲛ̀ⲛⲓϣⲱⲛⲓ</w:t>
            </w:r>
          </w:p>
          <w:p w14:paraId="773B954A" w14:textId="77777777" w:rsidR="00E35F1F" w:rsidRDefault="00E35F1F" w:rsidP="00E35F1F">
            <w:pPr>
              <w:pStyle w:val="CopticVersemulti-line"/>
            </w:pPr>
            <w:r w:rsidRPr="00F31CD1">
              <w:t>ⲛ̀ⲧⲉ ⲛⲉⲛⲯⲩⲭⲏ ⲛⲉⲙ ⲛⲉⲛⲥⲱⲙⲁ</w:t>
            </w:r>
          </w:p>
        </w:tc>
      </w:tr>
      <w:tr w:rsidR="00E35F1F" w14:paraId="457564B8" w14:textId="77777777" w:rsidTr="00E35F1F">
        <w:trPr>
          <w:cantSplit/>
          <w:jc w:val="center"/>
        </w:trPr>
        <w:tc>
          <w:tcPr>
            <w:tcW w:w="288" w:type="dxa"/>
          </w:tcPr>
          <w:p w14:paraId="47ED24D0" w14:textId="77777777" w:rsidR="00E35F1F" w:rsidRDefault="00E35F1F" w:rsidP="00E35F1F">
            <w:pPr>
              <w:pStyle w:val="CopticCross"/>
            </w:pPr>
          </w:p>
        </w:tc>
        <w:tc>
          <w:tcPr>
            <w:tcW w:w="3960" w:type="dxa"/>
          </w:tcPr>
          <w:p w14:paraId="6FAA23D0" w14:textId="77777777" w:rsidR="00E35F1F" w:rsidRPr="007425E1" w:rsidRDefault="00E35F1F" w:rsidP="00E35F1F">
            <w:pPr>
              <w:pStyle w:val="EngHang"/>
            </w:pPr>
            <w:r w:rsidRPr="007425E1">
              <w:t xml:space="preserve">We worship </w:t>
            </w:r>
            <w:r>
              <w:t>You</w:t>
            </w:r>
            <w:r w:rsidRPr="007425E1">
              <w:t>, O Christ,</w:t>
            </w:r>
          </w:p>
          <w:p w14:paraId="6D2CE41C" w14:textId="77777777" w:rsidR="00E35F1F" w:rsidRPr="007425E1" w:rsidRDefault="00E35F1F" w:rsidP="00E35F1F">
            <w:pPr>
              <w:pStyle w:val="EngHang"/>
            </w:pPr>
            <w:r w:rsidRPr="007425E1">
              <w:t xml:space="preserve">With </w:t>
            </w:r>
            <w:r>
              <w:t>Your</w:t>
            </w:r>
            <w:r w:rsidRPr="007425E1">
              <w:t xml:space="preserve"> Good Father,</w:t>
            </w:r>
          </w:p>
          <w:p w14:paraId="6E38089F" w14:textId="77777777" w:rsidR="00E35F1F" w:rsidRPr="007425E1" w:rsidRDefault="00E35F1F" w:rsidP="00E35F1F">
            <w:pPr>
              <w:pStyle w:val="EngHang"/>
            </w:pPr>
            <w:r w:rsidRPr="007425E1">
              <w:t>And the Holy Spirit,</w:t>
            </w:r>
          </w:p>
          <w:p w14:paraId="76AF9EBD" w14:textId="77777777" w:rsidR="00E35F1F" w:rsidRPr="004E04E2" w:rsidRDefault="00E35F1F" w:rsidP="00E35F1F">
            <w:pPr>
              <w:pStyle w:val="EngHangEnd"/>
            </w:pPr>
            <w:r w:rsidRPr="007425E1">
              <w:t xml:space="preserve">For </w:t>
            </w:r>
            <w:r>
              <w:t>You have {</w:t>
            </w:r>
            <w:r w:rsidRPr="007425E1">
              <w:t>come</w:t>
            </w:r>
            <w:r>
              <w:t>}</w:t>
            </w:r>
            <w:r w:rsidRPr="007425E1">
              <w:t xml:space="preserve"> and saved us.</w:t>
            </w:r>
          </w:p>
        </w:tc>
        <w:tc>
          <w:tcPr>
            <w:tcW w:w="288" w:type="dxa"/>
          </w:tcPr>
          <w:p w14:paraId="4A69B6EA" w14:textId="77777777" w:rsidR="00E35F1F" w:rsidRDefault="00E35F1F" w:rsidP="00E35F1F"/>
        </w:tc>
        <w:tc>
          <w:tcPr>
            <w:tcW w:w="288" w:type="dxa"/>
          </w:tcPr>
          <w:p w14:paraId="549B0B65" w14:textId="77777777" w:rsidR="00E35F1F" w:rsidRDefault="00E35F1F" w:rsidP="00E35F1F">
            <w:pPr>
              <w:pStyle w:val="CopticCross"/>
            </w:pPr>
          </w:p>
        </w:tc>
        <w:tc>
          <w:tcPr>
            <w:tcW w:w="3960" w:type="dxa"/>
          </w:tcPr>
          <w:p w14:paraId="5B10FA1B" w14:textId="77777777" w:rsidR="00E35F1F" w:rsidRDefault="00E35F1F" w:rsidP="00E35F1F">
            <w:pPr>
              <w:pStyle w:val="CopticVersemulti-line"/>
            </w:pPr>
            <w:r w:rsidRPr="00F31CD1">
              <w:t>Ⲧⲉⲛⲟⲩⲱϣⲧ ⲙ̀ⲙⲟⲕ ⲱ̀ Ⲡⲭ̅ⲥ</w:t>
            </w:r>
          </w:p>
          <w:p w14:paraId="3557C489" w14:textId="77777777" w:rsidR="00E35F1F" w:rsidRDefault="00E35F1F" w:rsidP="00E35F1F">
            <w:pPr>
              <w:pStyle w:val="CopticVersemulti-line"/>
            </w:pPr>
            <w:r w:rsidRPr="00F31CD1">
              <w:t>ⲛⲉⲙ Ⲡⲉⲕⲓⲱⲧ ⲛ̀ⲁ̀ⲅⲁⲑⲟⲥ</w:t>
            </w:r>
          </w:p>
          <w:p w14:paraId="031B96BD" w14:textId="77777777" w:rsidR="00E35F1F" w:rsidRDefault="00E35F1F" w:rsidP="00E35F1F">
            <w:pPr>
              <w:pStyle w:val="CopticVersemulti-line"/>
            </w:pPr>
            <w:r w:rsidRPr="00F31CD1">
              <w:t>ⲛⲉⲙ Ⲡⲓⲡ̅ⲛ̅ⲁ ⲉ̅ⲑ̅ⲩ</w:t>
            </w:r>
          </w:p>
          <w:p w14:paraId="54727167" w14:textId="77777777" w:rsidR="00E35F1F" w:rsidRDefault="00E35F1F" w:rsidP="00E35F1F">
            <w:pPr>
              <w:pStyle w:val="CopticVerse"/>
            </w:pPr>
            <w:r w:rsidRPr="00F31CD1">
              <w:t xml:space="preserve">ϫⲉ </w:t>
            </w:r>
            <w:r>
              <w:t>{</w:t>
            </w:r>
            <w:r w:rsidRPr="00F31CD1">
              <w:t>ⲁⲕⲓ̀</w:t>
            </w:r>
            <w:r>
              <w:t>}</w:t>
            </w:r>
            <w:r w:rsidRPr="00F31CD1">
              <w:t xml:space="preserve"> ⲁⲕⲥⲱϯ ⲙ̀ⲙⲟⲛ</w:t>
            </w:r>
          </w:p>
        </w:tc>
      </w:tr>
    </w:tbl>
    <w:p w14:paraId="23EFF600" w14:textId="77777777" w:rsidR="00E35F1F" w:rsidRPr="00E35F1F" w:rsidRDefault="00E35F1F" w:rsidP="00E35F1F">
      <w:pPr>
        <w:sectPr w:rsidR="00E35F1F" w:rsidRPr="00E35F1F" w:rsidSect="00D31F38">
          <w:footerReference w:type="default" r:id="rId20"/>
          <w:type w:val="continuous"/>
          <w:pgSz w:w="11880" w:h="15480" w:code="1"/>
          <w:pgMar w:top="1080" w:right="1440" w:bottom="1440" w:left="1080" w:header="720" w:footer="720" w:gutter="504"/>
          <w:cols w:space="720"/>
          <w:docGrid w:linePitch="360"/>
        </w:sectPr>
      </w:pPr>
    </w:p>
    <w:p w14:paraId="12B513A7" w14:textId="77777777" w:rsidR="00E35F1F" w:rsidRDefault="00E35F1F" w:rsidP="00E35F1F">
      <w:pPr>
        <w:pStyle w:val="Heading2"/>
      </w:pPr>
      <w:bookmarkStart w:id="760" w:name="_Toc298445791"/>
      <w:bookmarkStart w:id="761" w:name="_Toc298681276"/>
      <w:bookmarkStart w:id="762" w:name="_Toc298447516"/>
      <w:bookmarkStart w:id="763" w:name="_Toc308441914"/>
      <w:bookmarkStart w:id="764" w:name="_Toc448696632"/>
      <w:r>
        <w:lastRenderedPageBreak/>
        <w:t>Monday</w:t>
      </w:r>
      <w:bookmarkEnd w:id="760"/>
      <w:bookmarkEnd w:id="761"/>
      <w:bookmarkEnd w:id="762"/>
      <w:bookmarkEnd w:id="763"/>
      <w:bookmarkEnd w:id="764"/>
    </w:p>
    <w:p w14:paraId="47BF983A" w14:textId="77777777" w:rsidR="00E35F1F" w:rsidRDefault="00E35F1F" w:rsidP="00E35F1F">
      <w:pPr>
        <w:pStyle w:val="Heading3"/>
      </w:pPr>
      <w:bookmarkStart w:id="765" w:name="_Toc298445792"/>
      <w:bookmarkStart w:id="766" w:name="_Toc298681277"/>
      <w:bookmarkStart w:id="767" w:name="_Toc298447517"/>
      <w:bookmarkStart w:id="768" w:name="_Toc308441915"/>
      <w:bookmarkStart w:id="769" w:name="_Ref452619611"/>
      <w:bookmarkStart w:id="770" w:name="_Ref452619614"/>
      <w:r>
        <w:t>The Monday Psali Adam</w:t>
      </w:r>
      <w:bookmarkEnd w:id="765"/>
      <w:bookmarkEnd w:id="766"/>
      <w:bookmarkEnd w:id="767"/>
      <w:bookmarkEnd w:id="768"/>
      <w:bookmarkEnd w:id="769"/>
      <w:bookmarkEnd w:id="77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A6D17D7" w14:textId="77777777" w:rsidTr="00E35F1F">
        <w:trPr>
          <w:cantSplit/>
          <w:jc w:val="center"/>
        </w:trPr>
        <w:tc>
          <w:tcPr>
            <w:tcW w:w="288" w:type="dxa"/>
          </w:tcPr>
          <w:p w14:paraId="1C3FC981" w14:textId="77777777" w:rsidR="00E35F1F" w:rsidRDefault="00E35F1F" w:rsidP="00E35F1F">
            <w:pPr>
              <w:pStyle w:val="CopticCross"/>
            </w:pPr>
          </w:p>
        </w:tc>
        <w:tc>
          <w:tcPr>
            <w:tcW w:w="3960" w:type="dxa"/>
          </w:tcPr>
          <w:p w14:paraId="56222AEF" w14:textId="29545BC3" w:rsidR="00E35F1F" w:rsidRDefault="00E35F1F" w:rsidP="00E35F1F">
            <w:pPr>
              <w:pStyle w:val="EngHang"/>
            </w:pPr>
            <w:r w:rsidRPr="007425E1">
              <w:t>Thousands of thousands</w:t>
            </w:r>
            <w:r w:rsidR="002275C0">
              <w:t>,</w:t>
            </w:r>
          </w:p>
          <w:p w14:paraId="77D60131" w14:textId="7FE1367A" w:rsidR="00E35F1F" w:rsidRDefault="00E35F1F" w:rsidP="00E35F1F">
            <w:pPr>
              <w:pStyle w:val="EngHang"/>
            </w:pPr>
            <w:r>
              <w:t>A</w:t>
            </w:r>
            <w:r w:rsidR="002275C0">
              <w:t>nd myriads of myriads,</w:t>
            </w:r>
          </w:p>
          <w:p w14:paraId="67F8A3FE" w14:textId="77777777" w:rsidR="00E35F1F" w:rsidRDefault="00E35F1F" w:rsidP="00E35F1F">
            <w:pPr>
              <w:pStyle w:val="EngHang"/>
            </w:pPr>
            <w:r>
              <w:t>P</w:t>
            </w:r>
            <w:r w:rsidRPr="007425E1">
              <w:t xml:space="preserve">raise and glorify </w:t>
            </w:r>
          </w:p>
          <w:p w14:paraId="48B83664" w14:textId="77777777" w:rsidR="00E35F1F" w:rsidRDefault="00E35F1F" w:rsidP="00E35F1F">
            <w:pPr>
              <w:pStyle w:val="EngHangEnd"/>
            </w:pPr>
            <w:r>
              <w:t>M</w:t>
            </w:r>
            <w:r w:rsidRPr="007425E1">
              <w:t>y Lord Jesus.</w:t>
            </w:r>
          </w:p>
        </w:tc>
        <w:tc>
          <w:tcPr>
            <w:tcW w:w="288" w:type="dxa"/>
          </w:tcPr>
          <w:p w14:paraId="5E0B827A" w14:textId="77777777" w:rsidR="00E35F1F" w:rsidRDefault="00E35F1F" w:rsidP="00E35F1F"/>
        </w:tc>
        <w:tc>
          <w:tcPr>
            <w:tcW w:w="288" w:type="dxa"/>
          </w:tcPr>
          <w:p w14:paraId="7A996E97" w14:textId="77777777" w:rsidR="00E35F1F" w:rsidRDefault="00E35F1F" w:rsidP="00E35F1F">
            <w:pPr>
              <w:pStyle w:val="CopticCross"/>
            </w:pPr>
          </w:p>
        </w:tc>
        <w:tc>
          <w:tcPr>
            <w:tcW w:w="3960" w:type="dxa"/>
          </w:tcPr>
          <w:p w14:paraId="6B3482C0" w14:textId="77777777" w:rsidR="00E35F1F" w:rsidRDefault="00E35F1F" w:rsidP="00E35F1F">
            <w:pPr>
              <w:pStyle w:val="CopticVersemulti-line"/>
            </w:pPr>
            <w:r w:rsidRPr="00F1032B">
              <w:t>Ⲁⲛⲓⲁ</w:t>
            </w:r>
            <w:r w:rsidRPr="00F1032B">
              <w:rPr>
                <w:rFonts w:ascii="Times New Roman" w:hAnsi="Times New Roman" w:cs="Times New Roman"/>
              </w:rPr>
              <w:t>̀</w:t>
            </w:r>
            <w:r w:rsidRPr="00F1032B">
              <w:t>ⲛⲁ ⲛ</w:t>
            </w:r>
            <w:r w:rsidRPr="00F1032B">
              <w:rPr>
                <w:rFonts w:ascii="Times New Roman" w:hAnsi="Times New Roman" w:cs="Times New Roman"/>
              </w:rPr>
              <w:t>̀ϣ</w:t>
            </w:r>
            <w:r w:rsidRPr="00F1032B">
              <w:t>ⲟ ⲛ</w:t>
            </w:r>
            <w:r w:rsidRPr="00F1032B">
              <w:rPr>
                <w:rFonts w:ascii="Times New Roman" w:hAnsi="Times New Roman" w:cs="Times New Roman"/>
              </w:rPr>
              <w:t>̀ϣ</w:t>
            </w:r>
            <w:r w:rsidRPr="00F1032B">
              <w:t>ⲟ</w:t>
            </w:r>
          </w:p>
          <w:p w14:paraId="5888EF2B" w14:textId="77777777" w:rsidR="00E35F1F" w:rsidRDefault="00E35F1F" w:rsidP="00E35F1F">
            <w:pPr>
              <w:pStyle w:val="CopticVersemulti-line"/>
            </w:pPr>
            <w:r w:rsidRPr="00F1032B">
              <w:t>ⲛⲉⲙ ⲛⲓⲁ</w:t>
            </w:r>
            <w:r w:rsidRPr="00F1032B">
              <w:rPr>
                <w:rFonts w:ascii="Times New Roman" w:hAnsi="Times New Roman" w:cs="Times New Roman"/>
              </w:rPr>
              <w:t>̀</w:t>
            </w:r>
            <w:r w:rsidRPr="00F1032B">
              <w:t>ⲛⲁⲛ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 ⲛ</w:t>
            </w:r>
            <w:r w:rsidRPr="00F1032B">
              <w:rPr>
                <w:rFonts w:ascii="Times New Roman" w:hAnsi="Times New Roman" w:cs="Times New Roman"/>
              </w:rPr>
              <w:t>̀</w:t>
            </w:r>
            <w:r w:rsidRPr="00F1032B">
              <w:t>ⲑ</w:t>
            </w:r>
            <w:r w:rsidRPr="00F1032B">
              <w:rPr>
                <w:rFonts w:ascii="Times New Roman" w:hAnsi="Times New Roman" w:cs="Times New Roman"/>
              </w:rPr>
              <w:t>̀</w:t>
            </w:r>
            <w:r w:rsidRPr="00F1032B">
              <w:t>ⲃⲁ</w:t>
            </w:r>
          </w:p>
          <w:p w14:paraId="184C225C" w14:textId="77777777" w:rsidR="00E35F1F" w:rsidRDefault="00E35F1F" w:rsidP="00E35F1F">
            <w:pPr>
              <w:pStyle w:val="CopticVersemulti-line"/>
            </w:pPr>
            <w:r w:rsidRPr="00F1032B">
              <w:t>ⲥⲉ</w:t>
            </w:r>
            <w:r w:rsidRPr="00F1032B">
              <w:rPr>
                <w:rFonts w:ascii="Times New Roman" w:hAnsi="Times New Roman" w:cs="Times New Roman"/>
              </w:rPr>
              <w:t>ϩ</w:t>
            </w:r>
            <w:r w:rsidRPr="00F1032B">
              <w:t>ⲱⲥ ⲥⲉ</w:t>
            </w:r>
            <w:r w:rsidRPr="00F1032B">
              <w:rPr>
                <w:rFonts w:ascii="Times New Roman" w:hAnsi="Times New Roman" w:cs="Times New Roman"/>
              </w:rPr>
              <w:t>ϯ</w:t>
            </w:r>
            <w:r w:rsidRPr="00F1032B">
              <w:t>ⲱ</w:t>
            </w:r>
            <w:r w:rsidRPr="00F1032B">
              <w:rPr>
                <w:rFonts w:ascii="Times New Roman" w:hAnsi="Times New Roman" w:cs="Times New Roman"/>
              </w:rPr>
              <w:t>̀</w:t>
            </w:r>
            <w:r w:rsidRPr="00F1032B">
              <w:t>ⲟⲩ</w:t>
            </w:r>
          </w:p>
          <w:p w14:paraId="3BCEDFD1" w14:textId="77777777" w:rsidR="00E35F1F" w:rsidRDefault="00E35F1F" w:rsidP="00E35F1F">
            <w:pPr>
              <w:pStyle w:val="CopticVerse"/>
            </w:pPr>
            <w:r w:rsidRPr="00F1032B">
              <w:t>ⲙ</w:t>
            </w:r>
            <w:r w:rsidRPr="00F1032B">
              <w:rPr>
                <w:rFonts w:ascii="Times New Roman" w:hAnsi="Times New Roman" w:cs="Times New Roman"/>
              </w:rPr>
              <w:t>̀</w:t>
            </w:r>
            <w:r w:rsidRPr="00F1032B">
              <w:t>Ⲡⲁⲟ</w:t>
            </w:r>
            <w:r w:rsidRPr="00F1032B">
              <w:rPr>
                <w:rFonts w:ascii="Times New Roman" w:hAnsi="Times New Roman" w:cs="Times New Roman"/>
              </w:rPr>
              <w:t>̅</w:t>
            </w:r>
            <w:r w:rsidRPr="00F1032B">
              <w:t>ⲥ</w:t>
            </w:r>
            <w:r w:rsidRPr="00F1032B">
              <w:rPr>
                <w:rFonts w:ascii="Times New Roman" w:hAnsi="Times New Roman" w:cs="Times New Roman"/>
              </w:rPr>
              <w:t>̅</w:t>
            </w:r>
            <w:r w:rsidRPr="00F1032B">
              <w:t xml:space="preserve"> Ⲓⲏ</w:t>
            </w:r>
            <w:r w:rsidRPr="00F1032B">
              <w:rPr>
                <w:rFonts w:ascii="Times New Roman" w:hAnsi="Times New Roman" w:cs="Times New Roman"/>
              </w:rPr>
              <w:t>̅</w:t>
            </w:r>
            <w:r w:rsidRPr="00F1032B">
              <w:t>ⲥ</w:t>
            </w:r>
          </w:p>
        </w:tc>
      </w:tr>
      <w:tr w:rsidR="00E35F1F" w14:paraId="5880FA29" w14:textId="77777777" w:rsidTr="00E35F1F">
        <w:trPr>
          <w:cantSplit/>
          <w:jc w:val="center"/>
        </w:trPr>
        <w:tc>
          <w:tcPr>
            <w:tcW w:w="288" w:type="dxa"/>
          </w:tcPr>
          <w:p w14:paraId="16384E74" w14:textId="77777777" w:rsidR="00E35F1F" w:rsidRDefault="00E35F1F" w:rsidP="00E35F1F">
            <w:pPr>
              <w:pStyle w:val="CopticCross"/>
            </w:pPr>
          </w:p>
        </w:tc>
        <w:tc>
          <w:tcPr>
            <w:tcW w:w="3960" w:type="dxa"/>
          </w:tcPr>
          <w:p w14:paraId="0926663A" w14:textId="77777777" w:rsidR="00E35F1F" w:rsidRDefault="00E35F1F" w:rsidP="00E35F1F">
            <w:pPr>
              <w:pStyle w:val="EngHang"/>
            </w:pPr>
            <w:r>
              <w:t>Everyone</w:t>
            </w:r>
            <w:r w:rsidRPr="007425E1">
              <w:t xml:space="preserve"> </w:t>
            </w:r>
            <w:r>
              <w:t>who</w:t>
            </w:r>
            <w:r w:rsidRPr="007425E1">
              <w:t xml:space="preserve"> says</w:t>
            </w:r>
            <w:r>
              <w:t>,</w:t>
            </w:r>
          </w:p>
          <w:p w14:paraId="212C6762" w14:textId="77777777" w:rsidR="00E35F1F" w:rsidRDefault="00E35F1F" w:rsidP="00E35F1F">
            <w:pPr>
              <w:pStyle w:val="EngHang"/>
            </w:pPr>
            <w:r w:rsidRPr="007425E1">
              <w:t>“O my Lord Jesus”</w:t>
            </w:r>
            <w:r>
              <w:t>,</w:t>
            </w:r>
          </w:p>
          <w:p w14:paraId="3F86E9CD" w14:textId="77777777" w:rsidR="00E35F1F" w:rsidRDefault="00E35F1F" w:rsidP="00E35F1F">
            <w:pPr>
              <w:pStyle w:val="EngHang"/>
            </w:pPr>
            <w:r>
              <w:t>Has</w:t>
            </w:r>
            <w:r w:rsidRPr="007425E1">
              <w:t xml:space="preserve"> a sword at hand</w:t>
            </w:r>
            <w:r>
              <w:t>,</w:t>
            </w:r>
            <w:r w:rsidRPr="007425E1">
              <w:t xml:space="preserve"> </w:t>
            </w:r>
          </w:p>
          <w:p w14:paraId="35C43716" w14:textId="77777777" w:rsidR="00E35F1F" w:rsidRDefault="00E35F1F" w:rsidP="00E35F1F">
            <w:pPr>
              <w:pStyle w:val="EngHangEnd"/>
            </w:pPr>
            <w:r>
              <w:t>Striking down the enemy</w:t>
            </w:r>
            <w:r w:rsidRPr="007425E1">
              <w:t>.</w:t>
            </w:r>
          </w:p>
        </w:tc>
        <w:tc>
          <w:tcPr>
            <w:tcW w:w="288" w:type="dxa"/>
          </w:tcPr>
          <w:p w14:paraId="43822A1F" w14:textId="77777777" w:rsidR="00E35F1F" w:rsidRDefault="00E35F1F" w:rsidP="00E35F1F"/>
        </w:tc>
        <w:tc>
          <w:tcPr>
            <w:tcW w:w="288" w:type="dxa"/>
          </w:tcPr>
          <w:p w14:paraId="7396CD03" w14:textId="77777777" w:rsidR="00E35F1F" w:rsidRDefault="00E35F1F" w:rsidP="00E35F1F">
            <w:pPr>
              <w:pStyle w:val="CopticCross"/>
            </w:pPr>
          </w:p>
        </w:tc>
        <w:tc>
          <w:tcPr>
            <w:tcW w:w="3960" w:type="dxa"/>
          </w:tcPr>
          <w:p w14:paraId="7B43DF8D" w14:textId="77777777" w:rsidR="00E35F1F" w:rsidRDefault="00E35F1F" w:rsidP="00E35F1F">
            <w:pPr>
              <w:pStyle w:val="CopticVersemulti-line"/>
            </w:pPr>
            <w:r w:rsidRPr="00F1032B">
              <w:t>Ⲃⲟⲛ ⲛⲓⲃⲉⲛ ⲉⲑⲛⲁϫⲟⲥ</w:t>
            </w:r>
          </w:p>
          <w:p w14:paraId="75E420FA" w14:textId="77777777" w:rsidR="00E35F1F" w:rsidRDefault="00E35F1F" w:rsidP="00E35F1F">
            <w:pPr>
              <w:pStyle w:val="CopticVersemulti-line"/>
            </w:pPr>
            <w:r w:rsidRPr="00F1032B">
              <w:t>ϫⲉ Ⲡⲁⲟ̅ⲥ̅ Ⲓⲏ̅ⲥ</w:t>
            </w:r>
          </w:p>
          <w:p w14:paraId="4BD2014B" w14:textId="77777777" w:rsidR="00E35F1F" w:rsidRDefault="00E35F1F" w:rsidP="00E35F1F">
            <w:pPr>
              <w:pStyle w:val="CopticVersemulti-line"/>
            </w:pPr>
            <w:r w:rsidRPr="00F1032B">
              <w:t>ⲟⲩⲟⲛ ⲟⲩⲥⲏϥⲓ ⲛ̀ⲧⲟⲧϥ</w:t>
            </w:r>
          </w:p>
          <w:p w14:paraId="5288786E" w14:textId="77777777" w:rsidR="00E35F1F" w:rsidRDefault="00E35F1F" w:rsidP="00E35F1F">
            <w:pPr>
              <w:pStyle w:val="CopticVerse"/>
            </w:pPr>
            <w:r w:rsidRPr="00F1032B">
              <w:t>ⲉⲥⲣⲱϧⲧ ⲙ̀ⲡⲓϫⲁϫⲓ</w:t>
            </w:r>
          </w:p>
        </w:tc>
      </w:tr>
      <w:tr w:rsidR="00E35F1F" w14:paraId="68231357" w14:textId="77777777" w:rsidTr="00E35F1F">
        <w:trPr>
          <w:cantSplit/>
          <w:jc w:val="center"/>
        </w:trPr>
        <w:tc>
          <w:tcPr>
            <w:tcW w:w="288" w:type="dxa"/>
          </w:tcPr>
          <w:p w14:paraId="6709EDCE" w14:textId="77777777" w:rsidR="00E35F1F" w:rsidRDefault="00E35F1F" w:rsidP="00E35F1F">
            <w:pPr>
              <w:pStyle w:val="CopticCross"/>
            </w:pPr>
            <w:r w:rsidRPr="00FB5ACB">
              <w:t>¿</w:t>
            </w:r>
          </w:p>
        </w:tc>
        <w:tc>
          <w:tcPr>
            <w:tcW w:w="3960" w:type="dxa"/>
          </w:tcPr>
          <w:p w14:paraId="02F4DBCB" w14:textId="77777777" w:rsidR="00E35F1F" w:rsidRDefault="00E35F1F" w:rsidP="00E35F1F">
            <w:pPr>
              <w:pStyle w:val="EngHang"/>
              <w:spacing w:before="2"/>
            </w:pPr>
            <w:r w:rsidRPr="007425E1">
              <w:t xml:space="preserve">For </w:t>
            </w:r>
            <w:r>
              <w:t>You</w:t>
            </w:r>
            <w:r w:rsidRPr="007425E1">
              <w:t xml:space="preserve"> </w:t>
            </w:r>
            <w:r>
              <w:t>are truly,</w:t>
            </w:r>
          </w:p>
          <w:p w14:paraId="06A0BA10" w14:textId="77777777" w:rsidR="00E35F1F" w:rsidRDefault="00E35F1F" w:rsidP="00E35F1F">
            <w:pPr>
              <w:pStyle w:val="EngHang"/>
              <w:spacing w:before="2"/>
            </w:pPr>
            <w:commentRangeStart w:id="771"/>
            <w:r>
              <w:t>G</w:t>
            </w:r>
            <w:r w:rsidRPr="007425E1">
              <w:t xml:space="preserve">reatly </w:t>
            </w:r>
            <w:commentRangeEnd w:id="771"/>
            <w:r>
              <w:rPr>
                <w:rStyle w:val="CommentReference"/>
                <w:rFonts w:ascii="Times New Roman" w:eastAsiaTheme="minorHAnsi" w:hAnsi="Times New Roman" w:cstheme="minorBidi"/>
                <w:color w:val="auto"/>
              </w:rPr>
              <w:commentReference w:id="771"/>
            </w:r>
            <w:r w:rsidRPr="007425E1">
              <w:t>exalted</w:t>
            </w:r>
            <w:r>
              <w:t>,</w:t>
            </w:r>
          </w:p>
          <w:p w14:paraId="5F0EBDF2" w14:textId="77777777" w:rsidR="00E35F1F" w:rsidRDefault="00E35F1F" w:rsidP="00E35F1F">
            <w:pPr>
              <w:pStyle w:val="EngHang"/>
              <w:spacing w:before="2"/>
            </w:pPr>
            <w:commentRangeStart w:id="772"/>
            <w:r>
              <w:t>B</w:t>
            </w:r>
            <w:r w:rsidRPr="007425E1">
              <w:t xml:space="preserve">eyond </w:t>
            </w:r>
            <w:commentRangeEnd w:id="772"/>
            <w:r>
              <w:rPr>
                <w:rStyle w:val="CommentReference"/>
                <w:rFonts w:ascii="Times New Roman" w:eastAsiaTheme="minorHAnsi" w:hAnsi="Times New Roman" w:cstheme="minorBidi"/>
                <w:color w:val="auto"/>
              </w:rPr>
              <w:commentReference w:id="772"/>
            </w:r>
            <w:r w:rsidRPr="007425E1">
              <w:t>the heavens</w:t>
            </w:r>
          </w:p>
          <w:p w14:paraId="5399DE58" w14:textId="77777777" w:rsidR="00E35F1F" w:rsidRDefault="00E35F1F" w:rsidP="00E35F1F">
            <w:pPr>
              <w:pStyle w:val="EngHangEnd"/>
            </w:pPr>
            <w:r>
              <w:t>A</w:t>
            </w:r>
            <w:r w:rsidRPr="007425E1">
              <w:t>nd above the earth.</w:t>
            </w:r>
          </w:p>
        </w:tc>
        <w:tc>
          <w:tcPr>
            <w:tcW w:w="288" w:type="dxa"/>
          </w:tcPr>
          <w:p w14:paraId="50F3C709" w14:textId="77777777" w:rsidR="00E35F1F" w:rsidRDefault="00E35F1F" w:rsidP="00E35F1F"/>
        </w:tc>
        <w:tc>
          <w:tcPr>
            <w:tcW w:w="288" w:type="dxa"/>
          </w:tcPr>
          <w:p w14:paraId="332781C8" w14:textId="77777777" w:rsidR="00E35F1F" w:rsidRDefault="00E35F1F" w:rsidP="00E35F1F">
            <w:pPr>
              <w:pStyle w:val="CopticCross"/>
            </w:pPr>
            <w:r w:rsidRPr="00FB5ACB">
              <w:t>¿</w:t>
            </w:r>
          </w:p>
        </w:tc>
        <w:tc>
          <w:tcPr>
            <w:tcW w:w="3960" w:type="dxa"/>
          </w:tcPr>
          <w:p w14:paraId="0DAAA383" w14:textId="77777777" w:rsidR="00E35F1F" w:rsidRDefault="00E35F1F" w:rsidP="00E35F1F">
            <w:pPr>
              <w:pStyle w:val="CopticVersemulti-line"/>
            </w:pPr>
            <w:r w:rsidRPr="00F1032B">
              <w:t>Ⲅⲉ ⲅⲁⲣ ⲁ̀ⲗⲏⲑⲱⲥ</w:t>
            </w:r>
          </w:p>
          <w:p w14:paraId="664F8180" w14:textId="77777777" w:rsidR="00E35F1F" w:rsidRDefault="00E35F1F" w:rsidP="00E35F1F">
            <w:pPr>
              <w:pStyle w:val="CopticVersemulti-line"/>
            </w:pPr>
            <w:r w:rsidRPr="00F1032B">
              <w:t>ⲁⲕϭⲓⲥⲓ ⲉ̀ⲙⲁϣⲱ</w:t>
            </w:r>
          </w:p>
          <w:p w14:paraId="1327EC16" w14:textId="77777777" w:rsidR="00E35F1F" w:rsidRDefault="00E35F1F" w:rsidP="00E35F1F">
            <w:pPr>
              <w:pStyle w:val="CopticVersemulti-line"/>
            </w:pPr>
            <w:r w:rsidRPr="00F1032B">
              <w:t>ⲛ̀ϩ̀ⲣⲏⲓ ϧⲉⲛ ⲛⲓⲫⲏⲟⲩⲓ̀</w:t>
            </w:r>
          </w:p>
          <w:p w14:paraId="7D98C0A2" w14:textId="77777777" w:rsidR="00E35F1F" w:rsidRDefault="00E35F1F" w:rsidP="00E35F1F">
            <w:pPr>
              <w:pStyle w:val="CopticVerse"/>
            </w:pPr>
            <w:r w:rsidRPr="00F1032B">
              <w:t>ⲛⲉⲙ ϩⲓϫⲉⲛ ⲡⲓⲕⲁϩⲓ</w:t>
            </w:r>
          </w:p>
        </w:tc>
      </w:tr>
      <w:tr w:rsidR="00E35F1F" w14:paraId="58D871BD" w14:textId="77777777" w:rsidTr="00E35F1F">
        <w:trPr>
          <w:cantSplit/>
          <w:jc w:val="center"/>
        </w:trPr>
        <w:tc>
          <w:tcPr>
            <w:tcW w:w="288" w:type="dxa"/>
          </w:tcPr>
          <w:p w14:paraId="24A9E0A0" w14:textId="77777777" w:rsidR="00E35F1F" w:rsidRDefault="00E35F1F" w:rsidP="00E35F1F">
            <w:pPr>
              <w:pStyle w:val="CopticCross"/>
            </w:pPr>
            <w:r w:rsidRPr="00FB5ACB">
              <w:t>¿</w:t>
            </w:r>
          </w:p>
        </w:tc>
        <w:tc>
          <w:tcPr>
            <w:tcW w:w="3960" w:type="dxa"/>
          </w:tcPr>
          <w:p w14:paraId="241B22CF" w14:textId="77777777" w:rsidR="00E35F1F" w:rsidRDefault="00E35F1F" w:rsidP="00E35F1F">
            <w:pPr>
              <w:pStyle w:val="EngHang"/>
              <w:spacing w:before="2"/>
            </w:pPr>
            <w:r w:rsidRPr="007425E1">
              <w:t xml:space="preserve">For all the </w:t>
            </w:r>
            <w:commentRangeStart w:id="773"/>
            <w:r>
              <w:t>righteous</w:t>
            </w:r>
            <w:commentRangeEnd w:id="773"/>
            <w:r>
              <w:rPr>
                <w:rStyle w:val="CommentReference"/>
                <w:rFonts w:ascii="Times New Roman" w:eastAsiaTheme="minorHAnsi" w:hAnsi="Times New Roman" w:cstheme="minorBidi"/>
                <w:color w:val="auto"/>
              </w:rPr>
              <w:commentReference w:id="773"/>
            </w:r>
            <w:r>
              <w:t>,</w:t>
            </w:r>
          </w:p>
          <w:p w14:paraId="40131A05" w14:textId="77777777" w:rsidR="00E35F1F" w:rsidRDefault="00E35F1F" w:rsidP="00E35F1F">
            <w:pPr>
              <w:pStyle w:val="EngHang"/>
              <w:spacing w:before="2"/>
            </w:pPr>
            <w:r>
              <w:t>W</w:t>
            </w:r>
            <w:r w:rsidRPr="007425E1">
              <w:t>ho have pleased God</w:t>
            </w:r>
            <w:r>
              <w:t>,</w:t>
            </w:r>
          </w:p>
          <w:p w14:paraId="37D9FBD9" w14:textId="77777777" w:rsidR="00E35F1F" w:rsidRDefault="00E35F1F" w:rsidP="00E35F1F">
            <w:pPr>
              <w:pStyle w:val="EngHang"/>
              <w:spacing w:before="2"/>
            </w:pPr>
            <w:commentRangeStart w:id="774"/>
            <w:r>
              <w:t>M</w:t>
            </w:r>
            <w:r w:rsidRPr="007425E1">
              <w:t xml:space="preserve">editate </w:t>
            </w:r>
            <w:commentRangeEnd w:id="774"/>
            <w:r>
              <w:rPr>
                <w:rStyle w:val="CommentReference"/>
                <w:rFonts w:ascii="Times New Roman" w:eastAsiaTheme="minorHAnsi" w:hAnsi="Times New Roman" w:cstheme="minorBidi"/>
                <w:color w:val="auto"/>
              </w:rPr>
              <w:commentReference w:id="774"/>
            </w:r>
            <w:r w:rsidRPr="007425E1">
              <w:t>on</w:t>
            </w:r>
            <w:r>
              <w:t>,</w:t>
            </w:r>
          </w:p>
          <w:p w14:paraId="409F78FE" w14:textId="77777777" w:rsidR="00E35F1F" w:rsidRDefault="00E35F1F" w:rsidP="00E35F1F">
            <w:pPr>
              <w:pStyle w:val="EngHangEnd"/>
            </w:pPr>
            <w:r>
              <w:t>A</w:t>
            </w:r>
            <w:r w:rsidRPr="007425E1">
              <w:t>ll the law.</w:t>
            </w:r>
          </w:p>
        </w:tc>
        <w:tc>
          <w:tcPr>
            <w:tcW w:w="288" w:type="dxa"/>
          </w:tcPr>
          <w:p w14:paraId="40F174DA" w14:textId="77777777" w:rsidR="00E35F1F" w:rsidRDefault="00E35F1F" w:rsidP="00E35F1F"/>
        </w:tc>
        <w:tc>
          <w:tcPr>
            <w:tcW w:w="288" w:type="dxa"/>
          </w:tcPr>
          <w:p w14:paraId="0A1C9B1A" w14:textId="77777777" w:rsidR="00E35F1F" w:rsidRDefault="00E35F1F" w:rsidP="00E35F1F">
            <w:pPr>
              <w:pStyle w:val="CopticCross"/>
            </w:pPr>
            <w:r w:rsidRPr="00FB5ACB">
              <w:t>¿</w:t>
            </w:r>
          </w:p>
        </w:tc>
        <w:tc>
          <w:tcPr>
            <w:tcW w:w="3960" w:type="dxa"/>
          </w:tcPr>
          <w:p w14:paraId="0676E800" w14:textId="77777777" w:rsidR="00E35F1F" w:rsidRDefault="00E35F1F" w:rsidP="00E35F1F">
            <w:pPr>
              <w:pStyle w:val="CopticVersemulti-line"/>
            </w:pPr>
            <w:r w:rsidRPr="00F1032B">
              <w:t>Ⲇⲓⲕⲉⲟⲥ ⲅⲁⲣ ⲛⲓⲃⲉⲛ</w:t>
            </w:r>
          </w:p>
          <w:p w14:paraId="1AAEFA48" w14:textId="77777777" w:rsidR="00E35F1F" w:rsidRDefault="00E35F1F" w:rsidP="00E35F1F">
            <w:pPr>
              <w:pStyle w:val="CopticVersemulti-line"/>
            </w:pPr>
            <w:r w:rsidRPr="00F1032B">
              <w:t>ⲉ̀ⲧⲁⲩⲣⲁⲛⲁϥ ⲙ̀Ⲫϯ</w:t>
            </w:r>
          </w:p>
          <w:p w14:paraId="45C44B10" w14:textId="77777777" w:rsidR="00E35F1F" w:rsidRDefault="00E35F1F" w:rsidP="00E35F1F">
            <w:pPr>
              <w:pStyle w:val="CopticVersemulti-line"/>
            </w:pPr>
            <w:r w:rsidRPr="00F1032B">
              <w:t>ⲥⲉⲉⲣⲙⲉⲗⲉⲧⲁⲛ</w:t>
            </w:r>
          </w:p>
          <w:p w14:paraId="1680736A" w14:textId="77777777" w:rsidR="00E35F1F" w:rsidRDefault="00E35F1F" w:rsidP="00E35F1F">
            <w:pPr>
              <w:pStyle w:val="CopticVerse"/>
            </w:pPr>
            <w:r w:rsidRPr="00F1032B">
              <w:t>ϧⲉⲛ ⲡⲓⲛⲟⲙⲟⲥ ⲧⲏⲣϥ</w:t>
            </w:r>
          </w:p>
        </w:tc>
      </w:tr>
      <w:tr w:rsidR="00E35F1F" w14:paraId="21BACB3A" w14:textId="77777777" w:rsidTr="00E35F1F">
        <w:trPr>
          <w:cantSplit/>
          <w:jc w:val="center"/>
        </w:trPr>
        <w:tc>
          <w:tcPr>
            <w:tcW w:w="288" w:type="dxa"/>
          </w:tcPr>
          <w:p w14:paraId="02903D66" w14:textId="77777777" w:rsidR="00E35F1F" w:rsidRDefault="00E35F1F" w:rsidP="00E35F1F">
            <w:pPr>
              <w:pStyle w:val="CopticCross"/>
            </w:pPr>
          </w:p>
        </w:tc>
        <w:tc>
          <w:tcPr>
            <w:tcW w:w="3960" w:type="dxa"/>
          </w:tcPr>
          <w:p w14:paraId="72902E72" w14:textId="77777777" w:rsidR="00E35F1F" w:rsidRDefault="00E35F1F" w:rsidP="00E35F1F">
            <w:pPr>
              <w:pStyle w:val="EngHang"/>
              <w:spacing w:before="2"/>
            </w:pPr>
            <w:r>
              <w:t xml:space="preserve">They place </w:t>
            </w:r>
            <w:r w:rsidRPr="007425E1">
              <w:t>God</w:t>
            </w:r>
            <w:r>
              <w:t>,</w:t>
            </w:r>
            <w:r w:rsidRPr="007425E1">
              <w:t xml:space="preserve"> </w:t>
            </w:r>
          </w:p>
          <w:p w14:paraId="2052B4B1" w14:textId="77777777" w:rsidR="00E35F1F" w:rsidRDefault="00E35F1F" w:rsidP="00E35F1F">
            <w:pPr>
              <w:pStyle w:val="EngHang"/>
              <w:spacing w:before="2"/>
            </w:pPr>
            <w:r>
              <w:t>B</w:t>
            </w:r>
            <w:r w:rsidRPr="007425E1">
              <w:t>efore them</w:t>
            </w:r>
            <w:r>
              <w:t>selves;</w:t>
            </w:r>
            <w:r w:rsidRPr="007425E1">
              <w:t xml:space="preserve"> </w:t>
            </w:r>
          </w:p>
          <w:p w14:paraId="1FEABCA6" w14:textId="77777777" w:rsidR="00E35F1F" w:rsidRDefault="00E35F1F" w:rsidP="00E35F1F">
            <w:pPr>
              <w:pStyle w:val="EngHang"/>
              <w:spacing w:before="2"/>
            </w:pPr>
            <w:r>
              <w:t>His Holy N</w:t>
            </w:r>
            <w:r w:rsidRPr="007425E1">
              <w:t xml:space="preserve">ame </w:t>
            </w:r>
          </w:p>
          <w:p w14:paraId="0B53F7B0" w14:textId="77777777" w:rsidR="00E35F1F" w:rsidRDefault="00E35F1F" w:rsidP="00E35F1F">
            <w:pPr>
              <w:pStyle w:val="EngHangEnd"/>
            </w:pPr>
            <w:r>
              <w:t>I</w:t>
            </w:r>
            <w:r w:rsidRPr="007425E1">
              <w:t xml:space="preserve">s always </w:t>
            </w:r>
            <w:r>
              <w:t xml:space="preserve">on their </w:t>
            </w:r>
            <w:commentRangeStart w:id="775"/>
            <w:r>
              <w:t>lips</w:t>
            </w:r>
            <w:commentRangeEnd w:id="775"/>
            <w:r>
              <w:rPr>
                <w:rStyle w:val="CommentReference"/>
              </w:rPr>
              <w:commentReference w:id="775"/>
            </w:r>
            <w:r>
              <w:t>.</w:t>
            </w:r>
          </w:p>
        </w:tc>
        <w:tc>
          <w:tcPr>
            <w:tcW w:w="288" w:type="dxa"/>
          </w:tcPr>
          <w:p w14:paraId="2F51C413" w14:textId="77777777" w:rsidR="00E35F1F" w:rsidRDefault="00E35F1F" w:rsidP="00E35F1F"/>
        </w:tc>
        <w:tc>
          <w:tcPr>
            <w:tcW w:w="288" w:type="dxa"/>
          </w:tcPr>
          <w:p w14:paraId="6EDBDC06" w14:textId="77777777" w:rsidR="00E35F1F" w:rsidRDefault="00E35F1F" w:rsidP="00E35F1F">
            <w:pPr>
              <w:pStyle w:val="CopticCross"/>
            </w:pPr>
          </w:p>
        </w:tc>
        <w:tc>
          <w:tcPr>
            <w:tcW w:w="3960" w:type="dxa"/>
          </w:tcPr>
          <w:p w14:paraId="0394CB31" w14:textId="77777777" w:rsidR="00E35F1F" w:rsidRDefault="00E35F1F" w:rsidP="00E35F1F">
            <w:pPr>
              <w:pStyle w:val="CopticVersemulti-line"/>
            </w:pPr>
            <w:r w:rsidRPr="00F1032B">
              <w:t>Ⲉ̀ⲣⲉ Ⲫϯ ⲭⲏ</w:t>
            </w:r>
          </w:p>
          <w:p w14:paraId="7E43D7C3" w14:textId="77777777" w:rsidR="00E35F1F" w:rsidRDefault="00E35F1F" w:rsidP="00E35F1F">
            <w:pPr>
              <w:pStyle w:val="CopticVersemulti-line"/>
            </w:pPr>
            <w:r w:rsidRPr="00F1032B">
              <w:t>ⲙ̀ⲡⲟⲩⲙ̀ⲑⲟ ⲉ̀ⲃⲟⲗ</w:t>
            </w:r>
          </w:p>
          <w:p w14:paraId="0BB94031" w14:textId="77777777" w:rsidR="00E35F1F" w:rsidRDefault="00E35F1F" w:rsidP="00E35F1F">
            <w:pPr>
              <w:pStyle w:val="CopticVersemulti-line"/>
            </w:pPr>
            <w:r w:rsidRPr="00F1032B">
              <w:t>ⲉ̀ⲣⲉ ⲡⲉϥⲣⲁⲛ ⲉ̅ⲑ̅ⲩ</w:t>
            </w:r>
          </w:p>
          <w:p w14:paraId="5CE03E16" w14:textId="77777777" w:rsidR="00E35F1F" w:rsidRDefault="00E35F1F" w:rsidP="00E35F1F">
            <w:pPr>
              <w:pStyle w:val="CopticVerse"/>
            </w:pPr>
            <w:r w:rsidRPr="00F1032B">
              <w:t>ϧⲉⲛ ⲣⲱⲟⲩ ⲛ̀ⲥⲏⲟⲩ ⲛⲓⲃⲉⲛ</w:t>
            </w:r>
          </w:p>
        </w:tc>
      </w:tr>
      <w:tr w:rsidR="00E35F1F" w14:paraId="1BEDFC01" w14:textId="77777777" w:rsidTr="00E35F1F">
        <w:trPr>
          <w:cantSplit/>
          <w:jc w:val="center"/>
        </w:trPr>
        <w:tc>
          <w:tcPr>
            <w:tcW w:w="288" w:type="dxa"/>
          </w:tcPr>
          <w:p w14:paraId="161345DE" w14:textId="77777777" w:rsidR="00E35F1F" w:rsidRDefault="00E35F1F" w:rsidP="00E35F1F">
            <w:pPr>
              <w:pStyle w:val="CopticCross"/>
            </w:pPr>
          </w:p>
        </w:tc>
        <w:tc>
          <w:tcPr>
            <w:tcW w:w="3960" w:type="dxa"/>
          </w:tcPr>
          <w:p w14:paraId="7C6C084C" w14:textId="77777777" w:rsidR="00E35F1F" w:rsidRDefault="00E35F1F" w:rsidP="00E35F1F">
            <w:pPr>
              <w:pStyle w:val="EngHang"/>
              <w:spacing w:before="2"/>
            </w:pPr>
            <w:r>
              <w:t>Your compassions are,</w:t>
            </w:r>
            <w:r w:rsidRPr="007425E1">
              <w:t xml:space="preserve"> </w:t>
            </w:r>
          </w:p>
          <w:p w14:paraId="578743B8" w14:textId="77777777" w:rsidR="00E35F1F" w:rsidRDefault="00E35F1F" w:rsidP="00E35F1F">
            <w:pPr>
              <w:pStyle w:val="EngHang"/>
              <w:spacing w:before="2"/>
            </w:pPr>
            <w:r>
              <w:t>Exceedingly great</w:t>
            </w:r>
            <w:r w:rsidRPr="007425E1">
              <w:t xml:space="preserve">, </w:t>
            </w:r>
          </w:p>
          <w:p w14:paraId="7B3DCA46" w14:textId="77777777" w:rsidR="00E35F1F" w:rsidRDefault="00E35F1F" w:rsidP="00E35F1F">
            <w:pPr>
              <w:pStyle w:val="EngHang"/>
              <w:spacing w:before="2"/>
            </w:pPr>
            <w:r w:rsidRPr="007425E1">
              <w:t xml:space="preserve">O </w:t>
            </w:r>
            <w:r>
              <w:t>giver</w:t>
            </w:r>
            <w:r w:rsidRPr="007425E1">
              <w:t xml:space="preserve"> of righteous judgments, </w:t>
            </w:r>
          </w:p>
          <w:p w14:paraId="0C85D6DE" w14:textId="77777777" w:rsidR="00E35F1F" w:rsidRDefault="00E35F1F" w:rsidP="00E35F1F">
            <w:pPr>
              <w:pStyle w:val="EngHangEnd"/>
            </w:pPr>
            <w:r w:rsidRPr="007425E1">
              <w:t xml:space="preserve">O </w:t>
            </w:r>
            <w:r>
              <w:t xml:space="preserve">my </w:t>
            </w:r>
            <w:r w:rsidRPr="007425E1">
              <w:t>Lord Jesus.</w:t>
            </w:r>
          </w:p>
        </w:tc>
        <w:tc>
          <w:tcPr>
            <w:tcW w:w="288" w:type="dxa"/>
          </w:tcPr>
          <w:p w14:paraId="0590CACF" w14:textId="77777777" w:rsidR="00E35F1F" w:rsidRDefault="00E35F1F" w:rsidP="00E35F1F"/>
        </w:tc>
        <w:tc>
          <w:tcPr>
            <w:tcW w:w="288" w:type="dxa"/>
          </w:tcPr>
          <w:p w14:paraId="1EC1179B" w14:textId="77777777" w:rsidR="00E35F1F" w:rsidRDefault="00E35F1F" w:rsidP="00E35F1F">
            <w:pPr>
              <w:pStyle w:val="CopticCross"/>
            </w:pPr>
          </w:p>
        </w:tc>
        <w:tc>
          <w:tcPr>
            <w:tcW w:w="3960" w:type="dxa"/>
          </w:tcPr>
          <w:p w14:paraId="70B355D2" w14:textId="77777777" w:rsidR="00E35F1F" w:rsidRDefault="00E35F1F" w:rsidP="00E35F1F">
            <w:pPr>
              <w:pStyle w:val="CopticVersemulti-line"/>
            </w:pPr>
            <w:r w:rsidRPr="00F1032B">
              <w:t>Ⲍⲉⲟϣ ⲉ̀ⲙⲁϣⲱ</w:t>
            </w:r>
          </w:p>
          <w:p w14:paraId="2AF04231" w14:textId="77777777" w:rsidR="00E35F1F" w:rsidRDefault="00E35F1F" w:rsidP="00E35F1F">
            <w:pPr>
              <w:pStyle w:val="CopticVersemulti-line"/>
            </w:pPr>
            <w:r w:rsidRPr="00F1032B">
              <w:t>ⲛ̀ϫⲉ ⲛⲉⲕⲙⲉⲧϣⲉⲛϩⲏⲧ</w:t>
            </w:r>
          </w:p>
          <w:p w14:paraId="5E2810AA" w14:textId="77777777" w:rsidR="00E35F1F" w:rsidRDefault="00E35F1F" w:rsidP="00E35F1F">
            <w:pPr>
              <w:pStyle w:val="CopticVersemulti-line"/>
            </w:pPr>
            <w:r w:rsidRPr="00F1032B">
              <w:t>ⲡⲓⲣⲉϥϯϩⲁⲡ ⲙ̀ⲙⲏⲓ</w:t>
            </w:r>
          </w:p>
          <w:p w14:paraId="421432CF" w14:textId="77777777" w:rsidR="00E35F1F" w:rsidRDefault="00E35F1F" w:rsidP="00E35F1F">
            <w:pPr>
              <w:pStyle w:val="CopticVerse"/>
            </w:pPr>
            <w:r w:rsidRPr="00F1032B">
              <w:t>ⲱ̀ Ⲡⲁⲟ̅ⲥ̅ Ⲓⲏ̅ⲥ</w:t>
            </w:r>
          </w:p>
        </w:tc>
      </w:tr>
      <w:tr w:rsidR="00E35F1F" w14:paraId="3E34F1C5" w14:textId="77777777" w:rsidTr="00E35F1F">
        <w:trPr>
          <w:cantSplit/>
          <w:jc w:val="center"/>
        </w:trPr>
        <w:tc>
          <w:tcPr>
            <w:tcW w:w="288" w:type="dxa"/>
          </w:tcPr>
          <w:p w14:paraId="13E96CCF" w14:textId="77777777" w:rsidR="00E35F1F" w:rsidRDefault="00E35F1F" w:rsidP="00E35F1F">
            <w:pPr>
              <w:pStyle w:val="CopticCross"/>
            </w:pPr>
            <w:r w:rsidRPr="00FB5ACB">
              <w:lastRenderedPageBreak/>
              <w:t>¿</w:t>
            </w:r>
          </w:p>
        </w:tc>
        <w:tc>
          <w:tcPr>
            <w:tcW w:w="3960" w:type="dxa"/>
          </w:tcPr>
          <w:p w14:paraId="7D000EBF" w14:textId="77777777" w:rsidR="00E35F1F" w:rsidRDefault="00E35F1F" w:rsidP="00E35F1F">
            <w:pPr>
              <w:pStyle w:val="EngHang"/>
              <w:spacing w:before="2"/>
            </w:pPr>
            <w:r w:rsidRPr="007425E1">
              <w:t xml:space="preserve">God is Emmanuel, </w:t>
            </w:r>
          </w:p>
          <w:p w14:paraId="0642B585" w14:textId="77777777" w:rsidR="00E35F1F" w:rsidRDefault="00E35F1F" w:rsidP="00E35F1F">
            <w:pPr>
              <w:pStyle w:val="EngHang"/>
              <w:spacing w:before="2"/>
            </w:pPr>
            <w:r>
              <w:t>The true food;</w:t>
            </w:r>
          </w:p>
          <w:p w14:paraId="483A53CE" w14:textId="77777777" w:rsidR="00E35F1F" w:rsidRDefault="00E35F1F" w:rsidP="00E35F1F">
            <w:pPr>
              <w:pStyle w:val="EngHang"/>
              <w:spacing w:before="2"/>
            </w:pPr>
            <w:r>
              <w:t>T</w:t>
            </w:r>
            <w:r w:rsidRPr="007425E1">
              <w:t xml:space="preserve">he tree of life, </w:t>
            </w:r>
          </w:p>
          <w:p w14:paraId="00ADF14A" w14:textId="77777777" w:rsidR="00E35F1F" w:rsidRDefault="00E35F1F" w:rsidP="00E35F1F">
            <w:pPr>
              <w:pStyle w:val="EngHangEnd"/>
            </w:pPr>
            <w:commentRangeStart w:id="776"/>
            <w:r>
              <w:t>O</w:t>
            </w:r>
            <w:r w:rsidRPr="007425E1">
              <w:t>f</w:t>
            </w:r>
            <w:commentRangeEnd w:id="776"/>
            <w:r>
              <w:rPr>
                <w:rStyle w:val="CommentReference"/>
              </w:rPr>
              <w:commentReference w:id="776"/>
            </w:r>
            <w:r w:rsidRPr="007425E1">
              <w:t xml:space="preserve"> immortality.</w:t>
            </w:r>
          </w:p>
        </w:tc>
        <w:tc>
          <w:tcPr>
            <w:tcW w:w="288" w:type="dxa"/>
          </w:tcPr>
          <w:p w14:paraId="2C0E4321" w14:textId="77777777" w:rsidR="00E35F1F" w:rsidRDefault="00E35F1F" w:rsidP="00E35F1F"/>
        </w:tc>
        <w:tc>
          <w:tcPr>
            <w:tcW w:w="288" w:type="dxa"/>
          </w:tcPr>
          <w:p w14:paraId="3A321903" w14:textId="77777777" w:rsidR="00E35F1F" w:rsidRDefault="00E35F1F" w:rsidP="00E35F1F">
            <w:pPr>
              <w:pStyle w:val="CopticCross"/>
            </w:pPr>
            <w:r w:rsidRPr="00FB5ACB">
              <w:t>¿</w:t>
            </w:r>
          </w:p>
        </w:tc>
        <w:tc>
          <w:tcPr>
            <w:tcW w:w="3960" w:type="dxa"/>
          </w:tcPr>
          <w:p w14:paraId="2EF66D22" w14:textId="77777777" w:rsidR="00E35F1F" w:rsidRDefault="00E35F1F" w:rsidP="00E35F1F">
            <w:pPr>
              <w:pStyle w:val="CopticVersemulti-line"/>
            </w:pPr>
            <w:r w:rsidRPr="00F1032B">
              <w:t>Ⲏⲗ ⲡⲉ Ⲉⲙⲙⲁⲛⲟⲩⲏⲗ</w:t>
            </w:r>
          </w:p>
          <w:p w14:paraId="3EC575D6" w14:textId="77777777" w:rsidR="00E35F1F" w:rsidRDefault="00E35F1F" w:rsidP="00E35F1F">
            <w:pPr>
              <w:pStyle w:val="CopticVersemulti-line"/>
            </w:pPr>
            <w:r w:rsidRPr="00F1032B">
              <w:t>ϯⲧ̀ⲣⲟⲫⲏ ⲙ̀ⲙⲏⲓ</w:t>
            </w:r>
          </w:p>
          <w:p w14:paraId="38466D55" w14:textId="77777777" w:rsidR="00E35F1F" w:rsidRDefault="00E35F1F" w:rsidP="00E35F1F">
            <w:pPr>
              <w:pStyle w:val="CopticVersemulti-line"/>
            </w:pPr>
            <w:r w:rsidRPr="00F1032B">
              <w:t>ⲡⲓϣ̀ϣⲏⲛ ⲛ̀ⲧⲉ ⲡ̀ⲱⲛϧ</w:t>
            </w:r>
          </w:p>
          <w:p w14:paraId="00DD2083" w14:textId="77777777" w:rsidR="00E35F1F" w:rsidRDefault="00E35F1F" w:rsidP="00E35F1F">
            <w:pPr>
              <w:pStyle w:val="CopticVerse"/>
            </w:pPr>
            <w:r w:rsidRPr="00F1032B">
              <w:t>ⲫⲁ ϯⲙⲉⲧⲁⲑⲙⲟⲩ</w:t>
            </w:r>
          </w:p>
        </w:tc>
      </w:tr>
      <w:tr w:rsidR="00E35F1F" w14:paraId="1C620403" w14:textId="77777777" w:rsidTr="00E35F1F">
        <w:trPr>
          <w:cantSplit/>
          <w:jc w:val="center"/>
        </w:trPr>
        <w:tc>
          <w:tcPr>
            <w:tcW w:w="288" w:type="dxa"/>
          </w:tcPr>
          <w:p w14:paraId="102BE48B" w14:textId="77777777" w:rsidR="00E35F1F" w:rsidRDefault="00E35F1F" w:rsidP="00E35F1F">
            <w:pPr>
              <w:pStyle w:val="CopticCross"/>
            </w:pPr>
            <w:r w:rsidRPr="00FB5ACB">
              <w:t>¿</w:t>
            </w:r>
          </w:p>
        </w:tc>
        <w:tc>
          <w:tcPr>
            <w:tcW w:w="3960" w:type="dxa"/>
          </w:tcPr>
          <w:p w14:paraId="7EEB5C7E" w14:textId="77777777" w:rsidR="00E35F1F" w:rsidRDefault="00E35F1F" w:rsidP="00E35F1F">
            <w:pPr>
              <w:pStyle w:val="EngHang"/>
              <w:spacing w:before="2"/>
            </w:pPr>
            <w:r>
              <w:t>Gather</w:t>
            </w:r>
            <w:r w:rsidRPr="007425E1">
              <w:t xml:space="preserve"> within me</w:t>
            </w:r>
            <w:r>
              <w:t>,</w:t>
            </w:r>
          </w:p>
          <w:p w14:paraId="2648503A" w14:textId="77777777" w:rsidR="00E35F1F" w:rsidRDefault="00E35F1F" w:rsidP="00E35F1F">
            <w:pPr>
              <w:pStyle w:val="EngHang"/>
              <w:spacing w:before="2"/>
            </w:pPr>
            <w:r>
              <w:t>A</w:t>
            </w:r>
            <w:r w:rsidRPr="007425E1">
              <w:t>ll my thoughts</w:t>
            </w:r>
            <w:r>
              <w:t>,</w:t>
            </w:r>
          </w:p>
          <w:p w14:paraId="3F3A7DB0" w14:textId="77777777" w:rsidR="00E35F1F" w:rsidRDefault="00E35F1F" w:rsidP="00E35F1F">
            <w:pPr>
              <w:pStyle w:val="EngHang"/>
              <w:spacing w:before="2"/>
            </w:pPr>
            <w:r>
              <w:t>T</w:t>
            </w:r>
            <w:r w:rsidRPr="007425E1">
              <w:t xml:space="preserve">hat I may </w:t>
            </w:r>
            <w:commentRangeStart w:id="777"/>
            <w:r w:rsidRPr="007425E1">
              <w:t>praise</w:t>
            </w:r>
            <w:r>
              <w:t xml:space="preserve"> </w:t>
            </w:r>
            <w:commentRangeEnd w:id="777"/>
            <w:r>
              <w:rPr>
                <w:rStyle w:val="CommentReference"/>
                <w:rFonts w:ascii="Times New Roman" w:eastAsiaTheme="minorHAnsi" w:hAnsi="Times New Roman" w:cstheme="minorBidi"/>
                <w:color w:val="auto"/>
              </w:rPr>
              <w:commentReference w:id="777"/>
            </w:r>
            <w:r>
              <w:t>a</w:t>
            </w:r>
            <w:r w:rsidRPr="007425E1">
              <w:t xml:space="preserve">nd glorify </w:t>
            </w:r>
          </w:p>
          <w:p w14:paraId="41F4A0C1" w14:textId="77777777" w:rsidR="00E35F1F" w:rsidRDefault="00E35F1F" w:rsidP="00E35F1F">
            <w:pPr>
              <w:pStyle w:val="EngHangEnd"/>
            </w:pPr>
            <w:r>
              <w:t>M</w:t>
            </w:r>
            <w:r w:rsidRPr="007425E1">
              <w:t>y Lord Jesus.</w:t>
            </w:r>
          </w:p>
        </w:tc>
        <w:tc>
          <w:tcPr>
            <w:tcW w:w="288" w:type="dxa"/>
          </w:tcPr>
          <w:p w14:paraId="60C7E174" w14:textId="77777777" w:rsidR="00E35F1F" w:rsidRDefault="00E35F1F" w:rsidP="00E35F1F"/>
        </w:tc>
        <w:tc>
          <w:tcPr>
            <w:tcW w:w="288" w:type="dxa"/>
          </w:tcPr>
          <w:p w14:paraId="6F211B12" w14:textId="77777777" w:rsidR="00E35F1F" w:rsidRDefault="00E35F1F" w:rsidP="00E35F1F">
            <w:pPr>
              <w:pStyle w:val="CopticCross"/>
            </w:pPr>
            <w:r w:rsidRPr="00FB5ACB">
              <w:t>¿</w:t>
            </w:r>
          </w:p>
        </w:tc>
        <w:tc>
          <w:tcPr>
            <w:tcW w:w="3960" w:type="dxa"/>
          </w:tcPr>
          <w:p w14:paraId="64186C03" w14:textId="77777777" w:rsidR="00E35F1F" w:rsidRDefault="00E35F1F" w:rsidP="00E35F1F">
            <w:pPr>
              <w:pStyle w:val="CopticVersemulti-line"/>
            </w:pPr>
            <w:r w:rsidRPr="00F1032B">
              <w:t>Ⲑⲱⲟⲩϯ ⲉ̀ϧⲟⲩⲛ ϩⲁⲣⲟⲓ</w:t>
            </w:r>
          </w:p>
          <w:p w14:paraId="17F48D47" w14:textId="77777777" w:rsidR="00E35F1F" w:rsidRDefault="00E35F1F" w:rsidP="00E35F1F">
            <w:pPr>
              <w:pStyle w:val="CopticVersemulti-line"/>
            </w:pPr>
            <w:r w:rsidRPr="00F1032B">
              <w:t>ⲛⲁⲗⲟⲅⲓⲥⲙⲟⲥ ⲧⲏⲣⲟⲩ</w:t>
            </w:r>
          </w:p>
          <w:p w14:paraId="1BDC9CA2" w14:textId="77777777" w:rsidR="00E35F1F" w:rsidRDefault="00E35F1F" w:rsidP="00E35F1F">
            <w:pPr>
              <w:pStyle w:val="CopticVersemulti-line"/>
            </w:pPr>
            <w:r w:rsidRPr="00F1032B">
              <w:t>ⲛ̀ⲧⲁϩⲱⲥ ⲛ̀ⲧⲁϯⲱ̀ⲟⲩ</w:t>
            </w:r>
          </w:p>
          <w:p w14:paraId="7971C365" w14:textId="77777777" w:rsidR="00E35F1F" w:rsidRDefault="00E35F1F" w:rsidP="00E35F1F">
            <w:pPr>
              <w:pStyle w:val="CopticVerse"/>
            </w:pPr>
            <w:r w:rsidRPr="00F1032B">
              <w:t>ⲙ̀Ⲡⲁⲟ̅ⲥ̅ Ⲓⲏ̅ⲥ</w:t>
            </w:r>
          </w:p>
        </w:tc>
      </w:tr>
      <w:tr w:rsidR="00E35F1F" w14:paraId="0EA54906" w14:textId="77777777" w:rsidTr="00E35F1F">
        <w:trPr>
          <w:cantSplit/>
          <w:jc w:val="center"/>
        </w:trPr>
        <w:tc>
          <w:tcPr>
            <w:tcW w:w="288" w:type="dxa"/>
          </w:tcPr>
          <w:p w14:paraId="7740A68D" w14:textId="77777777" w:rsidR="00E35F1F" w:rsidRDefault="00E35F1F" w:rsidP="00E35F1F">
            <w:pPr>
              <w:pStyle w:val="CopticCross"/>
            </w:pPr>
          </w:p>
        </w:tc>
        <w:tc>
          <w:tcPr>
            <w:tcW w:w="3960" w:type="dxa"/>
          </w:tcPr>
          <w:p w14:paraId="064269A9" w14:textId="77777777" w:rsidR="00E35F1F" w:rsidRDefault="00E35F1F" w:rsidP="00E35F1F">
            <w:pPr>
              <w:pStyle w:val="EngHang"/>
              <w:spacing w:before="2"/>
            </w:pPr>
            <w:r w:rsidRPr="007425E1">
              <w:t xml:space="preserve">Jesus is my Lord, </w:t>
            </w:r>
          </w:p>
          <w:p w14:paraId="3CDC2461" w14:textId="77777777" w:rsidR="00E35F1F" w:rsidRDefault="00E35F1F" w:rsidP="00E35F1F">
            <w:pPr>
              <w:pStyle w:val="EngHang"/>
              <w:spacing w:before="2"/>
            </w:pPr>
            <w:r w:rsidRPr="007425E1">
              <w:t xml:space="preserve">Jesus is my God, </w:t>
            </w:r>
          </w:p>
          <w:p w14:paraId="646C689D" w14:textId="77777777" w:rsidR="00E35F1F" w:rsidRDefault="00E35F1F" w:rsidP="00E35F1F">
            <w:pPr>
              <w:pStyle w:val="EngHang"/>
              <w:spacing w:before="2"/>
            </w:pPr>
            <w:r w:rsidRPr="007425E1">
              <w:t xml:space="preserve">Jesus is the hope </w:t>
            </w:r>
          </w:p>
          <w:p w14:paraId="2DF644E6" w14:textId="77777777" w:rsidR="00E35F1F" w:rsidRDefault="00E35F1F" w:rsidP="00E35F1F">
            <w:pPr>
              <w:pStyle w:val="EngHangEnd"/>
            </w:pPr>
            <w:r>
              <w:t>O</w:t>
            </w:r>
            <w:r w:rsidRPr="007425E1">
              <w:t>f Christians.</w:t>
            </w:r>
          </w:p>
        </w:tc>
        <w:tc>
          <w:tcPr>
            <w:tcW w:w="288" w:type="dxa"/>
          </w:tcPr>
          <w:p w14:paraId="5BBDFAAD" w14:textId="77777777" w:rsidR="00E35F1F" w:rsidRDefault="00E35F1F" w:rsidP="00E35F1F"/>
        </w:tc>
        <w:tc>
          <w:tcPr>
            <w:tcW w:w="288" w:type="dxa"/>
          </w:tcPr>
          <w:p w14:paraId="2246B7DC" w14:textId="77777777" w:rsidR="00E35F1F" w:rsidRDefault="00E35F1F" w:rsidP="00E35F1F">
            <w:pPr>
              <w:pStyle w:val="CopticCross"/>
            </w:pPr>
          </w:p>
        </w:tc>
        <w:tc>
          <w:tcPr>
            <w:tcW w:w="3960" w:type="dxa"/>
          </w:tcPr>
          <w:p w14:paraId="0E0833D0" w14:textId="77777777" w:rsidR="00E35F1F" w:rsidRDefault="00E35F1F" w:rsidP="00E35F1F">
            <w:pPr>
              <w:pStyle w:val="CopticVersemulti-line"/>
            </w:pPr>
            <w:r w:rsidRPr="00F1032B">
              <w:t>Ⲓⲏ̅ⲥ ⲡⲉ Ⲡⲁⲟ̅ⲥ̅</w:t>
            </w:r>
          </w:p>
          <w:p w14:paraId="6BB87193" w14:textId="77777777" w:rsidR="00E35F1F" w:rsidRDefault="00E35F1F" w:rsidP="00E35F1F">
            <w:pPr>
              <w:pStyle w:val="CopticVersemulti-line"/>
            </w:pPr>
            <w:r w:rsidRPr="00F1032B">
              <w:t>Ⲓⲏ̅ⲥ ⲡⲉ Ⲡⲁⲛⲟⲩϯ</w:t>
            </w:r>
          </w:p>
          <w:p w14:paraId="1DEA0B64" w14:textId="77777777" w:rsidR="00E35F1F" w:rsidRDefault="00E35F1F" w:rsidP="00E35F1F">
            <w:pPr>
              <w:pStyle w:val="CopticVersemulti-line"/>
            </w:pPr>
            <w:r w:rsidRPr="00F1032B">
              <w:t>Ⲓⲏ̅ⲥ ⲡⲉ ⲧ̀ϩⲉⲗⲡⲓⲥ</w:t>
            </w:r>
          </w:p>
          <w:p w14:paraId="36C3BFE3" w14:textId="77777777" w:rsidR="00E35F1F" w:rsidRDefault="00E35F1F" w:rsidP="00E35F1F">
            <w:pPr>
              <w:pStyle w:val="CopticVerse"/>
            </w:pPr>
            <w:r w:rsidRPr="00F1032B">
              <w:t>ⲛ̀ⲛⲓⲭ̀ⲣⲓⲥⲧⲓⲁ̀ⲛⲟⲥ</w:t>
            </w:r>
          </w:p>
        </w:tc>
      </w:tr>
      <w:tr w:rsidR="00E35F1F" w14:paraId="55694E04" w14:textId="77777777" w:rsidTr="00E35F1F">
        <w:trPr>
          <w:cantSplit/>
          <w:jc w:val="center"/>
        </w:trPr>
        <w:tc>
          <w:tcPr>
            <w:tcW w:w="288" w:type="dxa"/>
          </w:tcPr>
          <w:p w14:paraId="75EF31AF" w14:textId="77777777" w:rsidR="00E35F1F" w:rsidRDefault="00E35F1F" w:rsidP="00E35F1F">
            <w:pPr>
              <w:pStyle w:val="CopticCross"/>
            </w:pPr>
          </w:p>
        </w:tc>
        <w:tc>
          <w:tcPr>
            <w:tcW w:w="3960" w:type="dxa"/>
          </w:tcPr>
          <w:p w14:paraId="745203DA" w14:textId="77777777" w:rsidR="00E35F1F" w:rsidRDefault="00E35F1F" w:rsidP="00E35F1F">
            <w:pPr>
              <w:pStyle w:val="EngHang"/>
            </w:pPr>
            <w:r w:rsidRPr="007425E1">
              <w:t>Little by little</w:t>
            </w:r>
            <w:r>
              <w:t>,</w:t>
            </w:r>
            <w:r w:rsidRPr="007425E1">
              <w:t xml:space="preserve"> </w:t>
            </w:r>
          </w:p>
          <w:p w14:paraId="096AB703" w14:textId="77777777" w:rsidR="00E35F1F" w:rsidRDefault="00E35F1F" w:rsidP="00E35F1F">
            <w:pPr>
              <w:pStyle w:val="EngHang"/>
            </w:pPr>
            <w:r>
              <w:t>W</w:t>
            </w:r>
            <w:r w:rsidRPr="007425E1">
              <w:t xml:space="preserve">e </w:t>
            </w:r>
            <w:r>
              <w:t>remember You</w:t>
            </w:r>
          </w:p>
          <w:p w14:paraId="5DFBA875" w14:textId="77777777" w:rsidR="00E35F1F" w:rsidRDefault="00E35F1F" w:rsidP="00E35F1F">
            <w:pPr>
              <w:pStyle w:val="EngHang"/>
            </w:pPr>
            <w:r>
              <w:t>A</w:t>
            </w:r>
            <w:r w:rsidRPr="007425E1">
              <w:t xml:space="preserve">nd glorify </w:t>
            </w:r>
            <w:r>
              <w:t>Your N</w:t>
            </w:r>
            <w:r w:rsidRPr="007425E1">
              <w:t xml:space="preserve">ame, </w:t>
            </w:r>
          </w:p>
          <w:p w14:paraId="1A7A7D74" w14:textId="77777777" w:rsidR="00E35F1F" w:rsidRDefault="00E35F1F" w:rsidP="00E35F1F">
            <w:pPr>
              <w:pStyle w:val="EngHangEnd"/>
            </w:pPr>
            <w:r w:rsidRPr="007425E1">
              <w:t>O my Lord Jesus</w:t>
            </w:r>
            <w:r>
              <w:t>.</w:t>
            </w:r>
          </w:p>
        </w:tc>
        <w:tc>
          <w:tcPr>
            <w:tcW w:w="288" w:type="dxa"/>
          </w:tcPr>
          <w:p w14:paraId="682B82A9" w14:textId="77777777" w:rsidR="00E35F1F" w:rsidRDefault="00E35F1F" w:rsidP="00E35F1F"/>
        </w:tc>
        <w:tc>
          <w:tcPr>
            <w:tcW w:w="288" w:type="dxa"/>
          </w:tcPr>
          <w:p w14:paraId="68407E16" w14:textId="77777777" w:rsidR="00E35F1F" w:rsidRDefault="00E35F1F" w:rsidP="00E35F1F">
            <w:pPr>
              <w:pStyle w:val="CopticCross"/>
            </w:pPr>
          </w:p>
        </w:tc>
        <w:tc>
          <w:tcPr>
            <w:tcW w:w="3960" w:type="dxa"/>
          </w:tcPr>
          <w:p w14:paraId="0D31F307" w14:textId="77777777" w:rsidR="00E35F1F" w:rsidRDefault="00E35F1F" w:rsidP="00E35F1F">
            <w:pPr>
              <w:pStyle w:val="CopticVersemulti-line"/>
            </w:pPr>
            <w:r w:rsidRPr="00F1032B">
              <w:t>Ⲕⲁⲧⲁ ⲕⲟⲩϫⲓ ⲕⲟⲩϫⲓ</w:t>
            </w:r>
          </w:p>
          <w:p w14:paraId="50450FA3" w14:textId="77777777" w:rsidR="00E35F1F" w:rsidRDefault="00E35F1F" w:rsidP="00E35F1F">
            <w:pPr>
              <w:pStyle w:val="CopticVersemulti-line"/>
            </w:pPr>
            <w:r w:rsidRPr="00F1032B">
              <w:t>ⲧⲉⲛⲓ̀ⲣⲓ ⲙ̀ⲡⲉⲕⲙⲉⲩⲓ̀</w:t>
            </w:r>
          </w:p>
          <w:p w14:paraId="0475AD9F" w14:textId="77777777" w:rsidR="00E35F1F" w:rsidRDefault="00E35F1F" w:rsidP="00E35F1F">
            <w:pPr>
              <w:pStyle w:val="CopticVersemulti-line"/>
            </w:pPr>
            <w:r w:rsidRPr="00F1032B">
              <w:t>ⲧⲉⲛϯⲱ̀ⲟⲩ ⲙ̀ⲡⲉⲕⲣⲁⲛ</w:t>
            </w:r>
          </w:p>
          <w:p w14:paraId="3192523A" w14:textId="77777777" w:rsidR="00E35F1F" w:rsidRDefault="00E35F1F" w:rsidP="00E35F1F">
            <w:pPr>
              <w:pStyle w:val="CopticVerse"/>
            </w:pPr>
            <w:r w:rsidRPr="00F1032B">
              <w:t>ⲱ̀ Ⲡⲁⲟ̅ⲥ̅ Ⲓⲏ̅ⲥ</w:t>
            </w:r>
          </w:p>
        </w:tc>
      </w:tr>
      <w:tr w:rsidR="00E35F1F" w14:paraId="5211C358" w14:textId="77777777" w:rsidTr="00E35F1F">
        <w:trPr>
          <w:cantSplit/>
          <w:jc w:val="center"/>
        </w:trPr>
        <w:tc>
          <w:tcPr>
            <w:tcW w:w="288" w:type="dxa"/>
          </w:tcPr>
          <w:p w14:paraId="43E2CC37" w14:textId="77777777" w:rsidR="00E35F1F" w:rsidRDefault="00E35F1F" w:rsidP="00E35F1F">
            <w:pPr>
              <w:pStyle w:val="CopticCross"/>
            </w:pPr>
            <w:r w:rsidRPr="00FB5ACB">
              <w:t>¿</w:t>
            </w:r>
          </w:p>
        </w:tc>
        <w:tc>
          <w:tcPr>
            <w:tcW w:w="3960" w:type="dxa"/>
          </w:tcPr>
          <w:p w14:paraId="6EC12EDF" w14:textId="77777777" w:rsidR="00E35F1F" w:rsidRDefault="00E35F1F" w:rsidP="00E35F1F">
            <w:pPr>
              <w:pStyle w:val="EngHang"/>
              <w:spacing w:before="2"/>
            </w:pPr>
            <w:r>
              <w:t>M</w:t>
            </w:r>
            <w:r w:rsidRPr="007425E1">
              <w:t xml:space="preserve">ay we </w:t>
            </w:r>
            <w:commentRangeStart w:id="778"/>
            <w:r>
              <w:t>set</w:t>
            </w:r>
            <w:r w:rsidRPr="007425E1">
              <w:t xml:space="preserve"> </w:t>
            </w:r>
            <w:commentRangeEnd w:id="778"/>
            <w:r>
              <w:rPr>
                <w:rStyle w:val="CommentReference"/>
                <w:rFonts w:ascii="Times New Roman" w:eastAsiaTheme="minorHAnsi" w:hAnsi="Times New Roman" w:cstheme="minorBidi"/>
                <w:color w:val="auto"/>
              </w:rPr>
              <w:commentReference w:id="778"/>
            </w:r>
            <w:r>
              <w:t>aside</w:t>
            </w:r>
          </w:p>
          <w:p w14:paraId="04301980" w14:textId="1751357F" w:rsidR="00E35F1F" w:rsidRDefault="00E35F1F" w:rsidP="00E35F1F">
            <w:pPr>
              <w:pStyle w:val="EngHang"/>
              <w:spacing w:before="2"/>
            </w:pPr>
            <w:r w:rsidRPr="007425E1">
              <w:t xml:space="preserve">All the </w:t>
            </w:r>
            <w:r w:rsidR="002275C0">
              <w:t xml:space="preserve">causes of </w:t>
            </w:r>
            <w:r w:rsidRPr="007425E1">
              <w:t>evil</w:t>
            </w:r>
            <w:r>
              <w:t>,</w:t>
            </w:r>
            <w:r w:rsidRPr="007425E1">
              <w:t xml:space="preserve"> </w:t>
            </w:r>
          </w:p>
          <w:p w14:paraId="444EF9F9" w14:textId="77777777" w:rsidR="00E35F1F" w:rsidRDefault="00E35F1F" w:rsidP="00E35F1F">
            <w:pPr>
              <w:pStyle w:val="EngHang"/>
              <w:spacing w:before="2"/>
            </w:pPr>
            <w:r>
              <w:t>That</w:t>
            </w:r>
            <w:r w:rsidRPr="007425E1">
              <w:t xml:space="preserve"> we may purify our hearts </w:t>
            </w:r>
          </w:p>
          <w:p w14:paraId="24D8A152" w14:textId="77777777" w:rsidR="00E35F1F" w:rsidRDefault="00E35F1F" w:rsidP="00E35F1F">
            <w:pPr>
              <w:pStyle w:val="EngHangEnd"/>
            </w:pPr>
            <w:r>
              <w:t>W</w:t>
            </w:r>
            <w:r w:rsidRPr="007425E1">
              <w:t xml:space="preserve">ith the </w:t>
            </w:r>
            <w:r>
              <w:t>N</w:t>
            </w:r>
            <w:r w:rsidRPr="007425E1">
              <w:t>ame of the Lord.</w:t>
            </w:r>
          </w:p>
        </w:tc>
        <w:tc>
          <w:tcPr>
            <w:tcW w:w="288" w:type="dxa"/>
          </w:tcPr>
          <w:p w14:paraId="25B194CB" w14:textId="77777777" w:rsidR="00E35F1F" w:rsidRDefault="00E35F1F" w:rsidP="00E35F1F"/>
        </w:tc>
        <w:tc>
          <w:tcPr>
            <w:tcW w:w="288" w:type="dxa"/>
          </w:tcPr>
          <w:p w14:paraId="28A5E698" w14:textId="77777777" w:rsidR="00E35F1F" w:rsidRDefault="00E35F1F" w:rsidP="00E35F1F">
            <w:pPr>
              <w:pStyle w:val="CopticCross"/>
            </w:pPr>
            <w:r w:rsidRPr="00FB5ACB">
              <w:t>¿</w:t>
            </w:r>
          </w:p>
        </w:tc>
        <w:tc>
          <w:tcPr>
            <w:tcW w:w="3960" w:type="dxa"/>
          </w:tcPr>
          <w:p w14:paraId="7F8C2D8E" w14:textId="77777777" w:rsidR="00E35F1F" w:rsidRDefault="00E35F1F" w:rsidP="00E35F1F">
            <w:pPr>
              <w:pStyle w:val="CopticVersemulti-line"/>
            </w:pPr>
            <w:r w:rsidRPr="00F1032B">
              <w:t>Ⲗⲱⲓϫⲓ ⲛⲓⲃⲉⲛ ⲉⲧϩⲱⲟⲩ</w:t>
            </w:r>
          </w:p>
          <w:p w14:paraId="3FBCA6B5" w14:textId="77777777" w:rsidR="00E35F1F" w:rsidRDefault="00E35F1F" w:rsidP="00E35F1F">
            <w:pPr>
              <w:pStyle w:val="CopticVersemulti-line"/>
            </w:pPr>
            <w:r w:rsidRPr="00F1032B">
              <w:t>ⲙⲁⲣⲉⲛⲭⲁⲩ ⲛ̀ⲥⲱⲛ</w:t>
            </w:r>
          </w:p>
          <w:p w14:paraId="43544CFD" w14:textId="77777777" w:rsidR="00E35F1F" w:rsidRDefault="00E35F1F" w:rsidP="00E35F1F">
            <w:pPr>
              <w:pStyle w:val="CopticVersemulti-line"/>
            </w:pPr>
            <w:r w:rsidRPr="00F1032B">
              <w:t>ⲙⲁⲣⲉⲛⲧⲟⲩⲃⲟ ⲛ̀ⲛⲉⲛϩⲏⲧ</w:t>
            </w:r>
          </w:p>
          <w:p w14:paraId="141A5A95" w14:textId="77777777" w:rsidR="00E35F1F" w:rsidRDefault="00E35F1F" w:rsidP="00E35F1F">
            <w:pPr>
              <w:pStyle w:val="CopticVerse"/>
            </w:pPr>
            <w:r w:rsidRPr="00F1032B">
              <w:t>ⲉ̀ϧⲟⲩⲛ ⲉ̀ⲫ̀ⲣⲁⲛ ⲙ̀Ⲡⲟ̅ⲥ̅</w:t>
            </w:r>
          </w:p>
        </w:tc>
      </w:tr>
      <w:tr w:rsidR="00E35F1F" w14:paraId="3EF41C4F" w14:textId="77777777" w:rsidTr="00E35F1F">
        <w:trPr>
          <w:cantSplit/>
          <w:jc w:val="center"/>
        </w:trPr>
        <w:tc>
          <w:tcPr>
            <w:tcW w:w="288" w:type="dxa"/>
          </w:tcPr>
          <w:p w14:paraId="0E7FF02C" w14:textId="77777777" w:rsidR="00E35F1F" w:rsidRDefault="00E35F1F" w:rsidP="00E35F1F">
            <w:pPr>
              <w:pStyle w:val="CopticCross"/>
            </w:pPr>
            <w:r w:rsidRPr="00FB5ACB">
              <w:t>¿</w:t>
            </w:r>
          </w:p>
        </w:tc>
        <w:tc>
          <w:tcPr>
            <w:tcW w:w="3960" w:type="dxa"/>
          </w:tcPr>
          <w:p w14:paraId="5D2D7C5C" w14:textId="77777777" w:rsidR="00E35F1F" w:rsidRDefault="00E35F1F" w:rsidP="00E35F1F">
            <w:pPr>
              <w:pStyle w:val="EngHang"/>
              <w:spacing w:before="2"/>
            </w:pPr>
            <w:r>
              <w:t>May the N</w:t>
            </w:r>
            <w:r w:rsidRPr="007425E1">
              <w:t>ame of the Lord,</w:t>
            </w:r>
          </w:p>
          <w:p w14:paraId="3508ADFD" w14:textId="77777777" w:rsidR="00E35F1F" w:rsidRDefault="00E35F1F" w:rsidP="00E35F1F">
            <w:pPr>
              <w:pStyle w:val="EngHang"/>
              <w:spacing w:before="2"/>
            </w:pPr>
            <w:r>
              <w:t>B</w:t>
            </w:r>
            <w:r w:rsidRPr="007425E1">
              <w:t xml:space="preserve">e within us, </w:t>
            </w:r>
          </w:p>
          <w:p w14:paraId="29079136" w14:textId="77777777" w:rsidR="00E35F1F" w:rsidRDefault="00E35F1F" w:rsidP="00E35F1F">
            <w:pPr>
              <w:pStyle w:val="EngHang"/>
              <w:spacing w:before="2"/>
            </w:pPr>
            <w:r>
              <w:t>and</w:t>
            </w:r>
            <w:r w:rsidRPr="007425E1">
              <w:t xml:space="preserve"> enlighten us </w:t>
            </w:r>
          </w:p>
          <w:p w14:paraId="225A9757"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086CAC77" w14:textId="77777777" w:rsidR="00E35F1F" w:rsidRDefault="00E35F1F" w:rsidP="00E35F1F"/>
        </w:tc>
        <w:tc>
          <w:tcPr>
            <w:tcW w:w="288" w:type="dxa"/>
          </w:tcPr>
          <w:p w14:paraId="4C210C20" w14:textId="77777777" w:rsidR="00E35F1F" w:rsidRDefault="00E35F1F" w:rsidP="00E35F1F">
            <w:pPr>
              <w:pStyle w:val="CopticCross"/>
            </w:pPr>
            <w:r w:rsidRPr="00FB5ACB">
              <w:t>¿</w:t>
            </w:r>
          </w:p>
        </w:tc>
        <w:tc>
          <w:tcPr>
            <w:tcW w:w="3960" w:type="dxa"/>
          </w:tcPr>
          <w:p w14:paraId="2ADAF8A0" w14:textId="77777777" w:rsidR="00E35F1F" w:rsidRDefault="00E35F1F" w:rsidP="00E35F1F">
            <w:pPr>
              <w:pStyle w:val="CopticVersemulti-line"/>
            </w:pPr>
            <w:r w:rsidRPr="00F1032B">
              <w:t>Ⲙⲁⲣⲉ ⲫ̀ⲣⲁⲛ ⲙ̀Ⲡⲟ̅ⲥ̅</w:t>
            </w:r>
          </w:p>
          <w:p w14:paraId="2D80D32A" w14:textId="77777777" w:rsidR="00E35F1F" w:rsidRDefault="00E35F1F" w:rsidP="00E35F1F">
            <w:pPr>
              <w:pStyle w:val="CopticVersemulti-line"/>
            </w:pPr>
            <w:r w:rsidRPr="00F1032B">
              <w:t>ϣⲱⲡⲓ ⲛ̀ϧ̀ⲣⲏⲓ ⲛ̀ϧⲏⲧⲉⲛ</w:t>
            </w:r>
          </w:p>
          <w:p w14:paraId="4231BF36" w14:textId="77777777" w:rsidR="00E35F1F" w:rsidRDefault="00E35F1F" w:rsidP="00E35F1F">
            <w:pPr>
              <w:pStyle w:val="CopticVersemulti-line"/>
            </w:pPr>
            <w:r w:rsidRPr="00F1032B">
              <w:t>ⲛ̀ⲧⲉϥⲉ̀ⲣⲟⲩⲱⲓⲛⲓ ⲉ̀ⲣⲟⲛ</w:t>
            </w:r>
          </w:p>
          <w:p w14:paraId="09814300" w14:textId="77777777" w:rsidR="00E35F1F" w:rsidRDefault="00E35F1F" w:rsidP="00E35F1F">
            <w:pPr>
              <w:pStyle w:val="CopticVerse"/>
            </w:pPr>
            <w:r w:rsidRPr="00F1032B">
              <w:t>ϧⲉⲛ ⲡⲉⲛⲣⲱⲙⲓ ⲉⲧⲥⲁϧⲟⲩⲛ</w:t>
            </w:r>
          </w:p>
        </w:tc>
      </w:tr>
      <w:tr w:rsidR="00E35F1F" w14:paraId="2F546D27" w14:textId="77777777" w:rsidTr="00E35F1F">
        <w:trPr>
          <w:cantSplit/>
          <w:jc w:val="center"/>
        </w:trPr>
        <w:tc>
          <w:tcPr>
            <w:tcW w:w="288" w:type="dxa"/>
          </w:tcPr>
          <w:p w14:paraId="35EEDD37" w14:textId="77777777" w:rsidR="00E35F1F" w:rsidRDefault="00E35F1F" w:rsidP="00E35F1F">
            <w:pPr>
              <w:pStyle w:val="CopticCross"/>
            </w:pPr>
          </w:p>
        </w:tc>
        <w:tc>
          <w:tcPr>
            <w:tcW w:w="3960" w:type="dxa"/>
          </w:tcPr>
          <w:p w14:paraId="27A94AA4" w14:textId="77777777" w:rsidR="00E35F1F" w:rsidRDefault="00E35F1F" w:rsidP="00E35F1F">
            <w:pPr>
              <w:pStyle w:val="EngHang"/>
              <w:spacing w:before="2"/>
            </w:pPr>
            <w:r w:rsidRPr="007425E1">
              <w:t>For who amongst the gods</w:t>
            </w:r>
            <w:r>
              <w:t>,</w:t>
            </w:r>
          </w:p>
          <w:p w14:paraId="24A1503E" w14:textId="77777777" w:rsidR="00E35F1F" w:rsidRDefault="00E35F1F" w:rsidP="00E35F1F">
            <w:pPr>
              <w:pStyle w:val="EngHang"/>
              <w:spacing w:before="2"/>
            </w:pPr>
            <w:r>
              <w:t>I</w:t>
            </w:r>
            <w:r w:rsidRPr="007425E1">
              <w:t xml:space="preserve">s like </w:t>
            </w:r>
            <w:r>
              <w:t>You</w:t>
            </w:r>
            <w:r w:rsidRPr="007425E1">
              <w:t xml:space="preserve">, O Lord? </w:t>
            </w:r>
          </w:p>
          <w:p w14:paraId="5B902C1E" w14:textId="77777777" w:rsidR="00E35F1F" w:rsidRDefault="00E35F1F" w:rsidP="00E35F1F">
            <w:pPr>
              <w:pStyle w:val="EngHang"/>
              <w:spacing w:before="2"/>
            </w:pPr>
            <w:r>
              <w:t>You are</w:t>
            </w:r>
            <w:r w:rsidRPr="007425E1">
              <w:t xml:space="preserve"> the true God</w:t>
            </w:r>
            <w:r>
              <w:t>,</w:t>
            </w:r>
          </w:p>
          <w:p w14:paraId="44F973AF" w14:textId="77777777" w:rsidR="00E35F1F" w:rsidRDefault="00E35F1F" w:rsidP="00E35F1F">
            <w:pPr>
              <w:pStyle w:val="EngHangEnd"/>
            </w:pPr>
            <w:r>
              <w:t>Who performs</w:t>
            </w:r>
            <w:r w:rsidRPr="007425E1">
              <w:t xml:space="preserve"> wonders.</w:t>
            </w:r>
          </w:p>
        </w:tc>
        <w:tc>
          <w:tcPr>
            <w:tcW w:w="288" w:type="dxa"/>
          </w:tcPr>
          <w:p w14:paraId="30D7D2EC" w14:textId="77777777" w:rsidR="00E35F1F" w:rsidRDefault="00E35F1F" w:rsidP="00E35F1F"/>
        </w:tc>
        <w:tc>
          <w:tcPr>
            <w:tcW w:w="288" w:type="dxa"/>
          </w:tcPr>
          <w:p w14:paraId="62C3731C" w14:textId="77777777" w:rsidR="00E35F1F" w:rsidRDefault="00E35F1F" w:rsidP="00E35F1F">
            <w:pPr>
              <w:pStyle w:val="CopticCross"/>
            </w:pPr>
          </w:p>
        </w:tc>
        <w:tc>
          <w:tcPr>
            <w:tcW w:w="3960" w:type="dxa"/>
          </w:tcPr>
          <w:p w14:paraId="7F23EF08" w14:textId="77777777" w:rsidR="00E35F1F" w:rsidRDefault="00E35F1F" w:rsidP="00E35F1F">
            <w:pPr>
              <w:pStyle w:val="CopticVersemulti-line"/>
            </w:pPr>
            <w:r w:rsidRPr="00F1032B">
              <w:t>Ⲛⲓⲙ ⲅⲁⲣ ϧⲉⲛ ⲛⲓⲛⲟⲩϯ</w:t>
            </w:r>
          </w:p>
          <w:p w14:paraId="2095FB65" w14:textId="77777777" w:rsidR="00E35F1F" w:rsidRDefault="00E35F1F" w:rsidP="00E35F1F">
            <w:pPr>
              <w:pStyle w:val="CopticVersemulti-line"/>
            </w:pPr>
            <w:r w:rsidRPr="00F1032B">
              <w:t>ⲉⲧⲟ̀ⲛⲓ ⲙ̀ⲙⲟⲕ Ⲡⲟ̅ⲥ̅</w:t>
            </w:r>
          </w:p>
          <w:p w14:paraId="34DA2457" w14:textId="77777777" w:rsidR="00E35F1F" w:rsidRDefault="00E35F1F" w:rsidP="00E35F1F">
            <w:pPr>
              <w:pStyle w:val="CopticVersemulti-line"/>
            </w:pPr>
            <w:r w:rsidRPr="00F1032B">
              <w:t>ⲛ̀ⲑⲟⲕ ⲡⲉ Ⲫϯ ⲙ̀ⲙⲏⲓ</w:t>
            </w:r>
          </w:p>
          <w:p w14:paraId="2FB0DE7F" w14:textId="77777777" w:rsidR="00E35F1F" w:rsidRDefault="00E35F1F" w:rsidP="00E35F1F">
            <w:pPr>
              <w:pStyle w:val="CopticVerse"/>
            </w:pPr>
            <w:r w:rsidRPr="00F1032B">
              <w:t>ⲉⲧⲓ̀ⲣⲓ ⲛ̀ϩⲁⲛϣ̀ⲫⲏⲣⲓ</w:t>
            </w:r>
          </w:p>
        </w:tc>
      </w:tr>
      <w:tr w:rsidR="00E35F1F" w14:paraId="02231FA1" w14:textId="77777777" w:rsidTr="00E35F1F">
        <w:trPr>
          <w:cantSplit/>
          <w:jc w:val="center"/>
        </w:trPr>
        <w:tc>
          <w:tcPr>
            <w:tcW w:w="288" w:type="dxa"/>
          </w:tcPr>
          <w:p w14:paraId="54EC41CA" w14:textId="77777777" w:rsidR="00E35F1F" w:rsidRDefault="00E35F1F" w:rsidP="00E35F1F">
            <w:pPr>
              <w:pStyle w:val="CopticCross"/>
            </w:pPr>
          </w:p>
        </w:tc>
        <w:tc>
          <w:tcPr>
            <w:tcW w:w="3960" w:type="dxa"/>
          </w:tcPr>
          <w:p w14:paraId="06A4CD4F" w14:textId="6ECFF755" w:rsidR="00E35F1F" w:rsidRDefault="00E35F1F" w:rsidP="00E35F1F">
            <w:pPr>
              <w:pStyle w:val="EngHang"/>
              <w:spacing w:before="2"/>
            </w:pPr>
            <w:r>
              <w:t>You</w:t>
            </w:r>
            <w:r w:rsidRPr="007425E1">
              <w:t xml:space="preserve"> </w:t>
            </w:r>
            <w:r w:rsidR="002275C0">
              <w:t>are blessed</w:t>
            </w:r>
            <w:r>
              <w:t xml:space="preserve"> </w:t>
            </w:r>
            <w:r w:rsidRPr="007425E1">
              <w:t xml:space="preserve">in truth, </w:t>
            </w:r>
          </w:p>
          <w:p w14:paraId="7B650AE4" w14:textId="77777777" w:rsidR="00E35F1F" w:rsidRDefault="00E35F1F" w:rsidP="00E35F1F">
            <w:pPr>
              <w:pStyle w:val="EngHang"/>
              <w:spacing w:before="2"/>
            </w:pPr>
            <w:r w:rsidRPr="007425E1">
              <w:t xml:space="preserve">O my Lord Jesus, </w:t>
            </w:r>
          </w:p>
          <w:p w14:paraId="6E5FB9B2" w14:textId="77777777" w:rsidR="00E35F1F" w:rsidRDefault="00E35F1F" w:rsidP="00E35F1F">
            <w:pPr>
              <w:pStyle w:val="EngHang"/>
              <w:spacing w:before="2"/>
            </w:pPr>
            <w:r>
              <w:t>W</w:t>
            </w:r>
            <w:r w:rsidRPr="007425E1">
              <w:t xml:space="preserve">ith </w:t>
            </w:r>
            <w:r>
              <w:t>Your</w:t>
            </w:r>
            <w:r w:rsidRPr="007425E1">
              <w:t xml:space="preserve"> Good Father </w:t>
            </w:r>
          </w:p>
          <w:p w14:paraId="6963DF04" w14:textId="77777777" w:rsidR="00E35F1F" w:rsidRDefault="00E35F1F" w:rsidP="00E35F1F">
            <w:pPr>
              <w:pStyle w:val="EngHangEnd"/>
            </w:pPr>
            <w:r w:rsidRPr="007425E1">
              <w:t>and the Holy Spirit.</w:t>
            </w:r>
          </w:p>
        </w:tc>
        <w:tc>
          <w:tcPr>
            <w:tcW w:w="288" w:type="dxa"/>
          </w:tcPr>
          <w:p w14:paraId="376F984F" w14:textId="77777777" w:rsidR="00E35F1F" w:rsidRDefault="00E35F1F" w:rsidP="00E35F1F"/>
        </w:tc>
        <w:tc>
          <w:tcPr>
            <w:tcW w:w="288" w:type="dxa"/>
          </w:tcPr>
          <w:p w14:paraId="4F32F234" w14:textId="77777777" w:rsidR="00E35F1F" w:rsidRDefault="00E35F1F" w:rsidP="00E35F1F">
            <w:pPr>
              <w:pStyle w:val="CopticCross"/>
            </w:pPr>
          </w:p>
        </w:tc>
        <w:tc>
          <w:tcPr>
            <w:tcW w:w="3960" w:type="dxa"/>
          </w:tcPr>
          <w:p w14:paraId="7082971E" w14:textId="77777777" w:rsidR="00E35F1F" w:rsidRDefault="00E35F1F" w:rsidP="00E35F1F">
            <w:pPr>
              <w:pStyle w:val="CopticVersemulti-line"/>
            </w:pPr>
            <w:r w:rsidRPr="00F1032B">
              <w:t>Ⲝ̀ⲙⲁⲣⲱⲟⲩⲧ ⲁ̀ⲗⲏⲑⲱⲥ</w:t>
            </w:r>
          </w:p>
          <w:p w14:paraId="5CEC5F1F" w14:textId="77777777" w:rsidR="00E35F1F" w:rsidRDefault="00E35F1F" w:rsidP="00E35F1F">
            <w:pPr>
              <w:pStyle w:val="CopticVersemulti-line"/>
            </w:pPr>
            <w:r w:rsidRPr="00F1032B">
              <w:t>ⲱ̀ Ⲡⲁⲟ̅ⲥ̅ Ⲓⲏ̅ⲥ</w:t>
            </w:r>
          </w:p>
          <w:p w14:paraId="730A0099" w14:textId="77777777" w:rsidR="00E35F1F" w:rsidRDefault="00E35F1F" w:rsidP="00E35F1F">
            <w:pPr>
              <w:pStyle w:val="CopticVersemulti-line"/>
            </w:pPr>
            <w:r w:rsidRPr="00F1032B">
              <w:t>ⲛⲉⲙ Ⲡⲉⲕⲓⲱⲧ ⲛ̀ⲁ̀ⲅⲁⲑⲟⲥ</w:t>
            </w:r>
          </w:p>
          <w:p w14:paraId="61C5F3B4" w14:textId="77777777" w:rsidR="00E35F1F" w:rsidRDefault="00E35F1F" w:rsidP="00E35F1F">
            <w:pPr>
              <w:pStyle w:val="CopticVerse"/>
            </w:pPr>
            <w:r w:rsidRPr="00F1032B">
              <w:t>ⲛⲉⲙ Ⲡⲓⲡ̅ⲛ̅ⲁ ⲉ̅ⲑ̅ⲩ</w:t>
            </w:r>
          </w:p>
        </w:tc>
      </w:tr>
      <w:tr w:rsidR="00E35F1F" w14:paraId="6E9CB583" w14:textId="77777777" w:rsidTr="00E35F1F">
        <w:trPr>
          <w:cantSplit/>
          <w:jc w:val="center"/>
        </w:trPr>
        <w:tc>
          <w:tcPr>
            <w:tcW w:w="288" w:type="dxa"/>
          </w:tcPr>
          <w:p w14:paraId="188111CC" w14:textId="77777777" w:rsidR="00E35F1F" w:rsidRDefault="00E35F1F" w:rsidP="00E35F1F">
            <w:pPr>
              <w:pStyle w:val="CopticCross"/>
            </w:pPr>
            <w:r w:rsidRPr="00FB5ACB">
              <w:t>¿</w:t>
            </w:r>
          </w:p>
        </w:tc>
        <w:tc>
          <w:tcPr>
            <w:tcW w:w="3960" w:type="dxa"/>
          </w:tcPr>
          <w:p w14:paraId="2A947C54" w14:textId="77777777" w:rsidR="00E35F1F" w:rsidRDefault="00E35F1F" w:rsidP="00E35F1F">
            <w:pPr>
              <w:pStyle w:val="EngHang"/>
              <w:spacing w:before="2"/>
            </w:pPr>
            <w:r>
              <w:t>Your Holy Name</w:t>
            </w:r>
          </w:p>
          <w:p w14:paraId="1D727C5B" w14:textId="77777777" w:rsidR="00E35F1F" w:rsidRDefault="00E35F1F" w:rsidP="00E35F1F">
            <w:pPr>
              <w:pStyle w:val="EngHang"/>
              <w:spacing w:before="2"/>
            </w:pPr>
            <w:r>
              <w:t>Is a very</w:t>
            </w:r>
          </w:p>
          <w:p w14:paraId="4C1980BB" w14:textId="77777777" w:rsidR="00E35F1F" w:rsidRDefault="00E35F1F" w:rsidP="00E35F1F">
            <w:pPr>
              <w:pStyle w:val="EngHang"/>
              <w:spacing w:before="2"/>
            </w:pPr>
            <w:r>
              <w:t>Precious ointment,</w:t>
            </w:r>
          </w:p>
          <w:p w14:paraId="096C5F54" w14:textId="77777777" w:rsidR="00E35F1F" w:rsidRDefault="00E35F1F" w:rsidP="00E35F1F">
            <w:pPr>
              <w:pStyle w:val="EngHangEnd"/>
            </w:pPr>
            <w:r>
              <w:t>O my Lord Jesus.</w:t>
            </w:r>
          </w:p>
        </w:tc>
        <w:tc>
          <w:tcPr>
            <w:tcW w:w="288" w:type="dxa"/>
          </w:tcPr>
          <w:p w14:paraId="1D91C161" w14:textId="77777777" w:rsidR="00E35F1F" w:rsidRDefault="00E35F1F" w:rsidP="00E35F1F"/>
        </w:tc>
        <w:tc>
          <w:tcPr>
            <w:tcW w:w="288" w:type="dxa"/>
          </w:tcPr>
          <w:p w14:paraId="7BB471FD" w14:textId="77777777" w:rsidR="00E35F1F" w:rsidRDefault="00E35F1F" w:rsidP="00E35F1F">
            <w:pPr>
              <w:pStyle w:val="CopticCross"/>
            </w:pPr>
            <w:r w:rsidRPr="00FB5ACB">
              <w:t>¿</w:t>
            </w:r>
          </w:p>
        </w:tc>
        <w:tc>
          <w:tcPr>
            <w:tcW w:w="3960" w:type="dxa"/>
          </w:tcPr>
          <w:p w14:paraId="5485E940" w14:textId="77777777" w:rsidR="00E35F1F" w:rsidRDefault="00E35F1F" w:rsidP="00E35F1F">
            <w:pPr>
              <w:pStyle w:val="CopticVersemulti-line"/>
            </w:pPr>
            <w:r w:rsidRPr="00F1032B">
              <w:t>Ⲟⲩⲁ̀ⲣⲱⲙⲁⲧⲁ</w:t>
            </w:r>
          </w:p>
          <w:p w14:paraId="30521D49" w14:textId="77777777" w:rsidR="00E35F1F" w:rsidRDefault="00E35F1F" w:rsidP="00E35F1F">
            <w:pPr>
              <w:pStyle w:val="CopticVersemulti-line"/>
            </w:pPr>
            <w:r w:rsidRPr="00F1032B">
              <w:t>ⲉ̀ⲛⲁϣⲉⲛⲥⲟⲩⲉⲛϥ</w:t>
            </w:r>
          </w:p>
          <w:p w14:paraId="593A359C" w14:textId="77777777" w:rsidR="00E35F1F" w:rsidRDefault="00E35F1F" w:rsidP="00E35F1F">
            <w:pPr>
              <w:pStyle w:val="CopticVersemulti-line"/>
            </w:pPr>
            <w:r w:rsidRPr="00F1032B">
              <w:t>ⲡⲉ ⲡⲉⲕⲣⲁⲛ ⲉ̅ⲑ̅ⲩ</w:t>
            </w:r>
          </w:p>
          <w:p w14:paraId="29279570" w14:textId="77777777" w:rsidR="00E35F1F" w:rsidRDefault="00E35F1F" w:rsidP="00E35F1F">
            <w:pPr>
              <w:pStyle w:val="CopticVerse"/>
            </w:pPr>
            <w:r w:rsidRPr="00F1032B">
              <w:t>ⲱ̀ Ⲡⲁⲟ̅ⲥ̅ Ⲓⲏ̅ⲥ</w:t>
            </w:r>
          </w:p>
        </w:tc>
      </w:tr>
      <w:tr w:rsidR="00E35F1F" w14:paraId="7D897B60" w14:textId="77777777" w:rsidTr="00E35F1F">
        <w:trPr>
          <w:cantSplit/>
          <w:jc w:val="center"/>
        </w:trPr>
        <w:tc>
          <w:tcPr>
            <w:tcW w:w="288" w:type="dxa"/>
          </w:tcPr>
          <w:p w14:paraId="0CEC5BE7" w14:textId="77777777" w:rsidR="00E35F1F" w:rsidRDefault="00E35F1F" w:rsidP="00E35F1F">
            <w:pPr>
              <w:pStyle w:val="CopticCross"/>
            </w:pPr>
            <w:r w:rsidRPr="00FB5ACB">
              <w:t>¿</w:t>
            </w:r>
          </w:p>
        </w:tc>
        <w:tc>
          <w:tcPr>
            <w:tcW w:w="3960" w:type="dxa"/>
          </w:tcPr>
          <w:p w14:paraId="628E6364" w14:textId="77777777" w:rsidR="00E35F1F" w:rsidRDefault="00E35F1F" w:rsidP="00E35F1F">
            <w:pPr>
              <w:pStyle w:val="EngHang"/>
              <w:spacing w:before="2"/>
            </w:pPr>
            <w:r>
              <w:t>O true L</w:t>
            </w:r>
            <w:r w:rsidRPr="007425E1">
              <w:t>amb</w:t>
            </w:r>
            <w:r>
              <w:t>,</w:t>
            </w:r>
          </w:p>
          <w:p w14:paraId="0B87CF32" w14:textId="77777777" w:rsidR="00E35F1F" w:rsidRDefault="00E35F1F" w:rsidP="00E35F1F">
            <w:pPr>
              <w:pStyle w:val="EngHang"/>
              <w:spacing w:before="2"/>
            </w:pPr>
            <w:r>
              <w:t>O</w:t>
            </w:r>
            <w:r w:rsidRPr="007425E1">
              <w:t>f God the Father</w:t>
            </w:r>
            <w:r>
              <w:t>,</w:t>
            </w:r>
          </w:p>
          <w:p w14:paraId="742458CC" w14:textId="77777777" w:rsidR="00E35F1F" w:rsidRDefault="00E35F1F" w:rsidP="00E35F1F">
            <w:pPr>
              <w:pStyle w:val="EngHang"/>
              <w:spacing w:before="2"/>
            </w:pPr>
            <w:r>
              <w:t>Accord</w:t>
            </w:r>
            <w:commentRangeStart w:id="779"/>
            <w:r w:rsidRPr="007425E1">
              <w:t xml:space="preserve"> </w:t>
            </w:r>
            <w:commentRangeEnd w:id="779"/>
            <w:r>
              <w:rPr>
                <w:rStyle w:val="CommentReference"/>
                <w:rFonts w:ascii="Times New Roman" w:eastAsiaTheme="minorHAnsi" w:hAnsi="Times New Roman" w:cstheme="minorBidi"/>
                <w:color w:val="auto"/>
              </w:rPr>
              <w:commentReference w:id="779"/>
            </w:r>
            <w:r>
              <w:t>mercy to</w:t>
            </w:r>
            <w:r w:rsidRPr="007425E1">
              <w:t xml:space="preserve"> us</w:t>
            </w:r>
            <w:r>
              <w:t>,</w:t>
            </w:r>
          </w:p>
          <w:p w14:paraId="316F8DAF" w14:textId="77777777" w:rsidR="00E35F1F" w:rsidRDefault="00E35F1F" w:rsidP="00E35F1F">
            <w:pPr>
              <w:pStyle w:val="EngHangEnd"/>
            </w:pPr>
            <w:r>
              <w:t>I</w:t>
            </w:r>
            <w:r w:rsidRPr="007425E1">
              <w:t xml:space="preserve">n </w:t>
            </w:r>
            <w:r>
              <w:t>Your</w:t>
            </w:r>
            <w:r w:rsidRPr="007425E1">
              <w:t xml:space="preserve"> kingdom.</w:t>
            </w:r>
          </w:p>
        </w:tc>
        <w:tc>
          <w:tcPr>
            <w:tcW w:w="288" w:type="dxa"/>
          </w:tcPr>
          <w:p w14:paraId="1F9B4AEB" w14:textId="77777777" w:rsidR="00E35F1F" w:rsidRDefault="00E35F1F" w:rsidP="00E35F1F"/>
        </w:tc>
        <w:tc>
          <w:tcPr>
            <w:tcW w:w="288" w:type="dxa"/>
          </w:tcPr>
          <w:p w14:paraId="2395D2C5" w14:textId="77777777" w:rsidR="00E35F1F" w:rsidRDefault="00E35F1F" w:rsidP="00E35F1F">
            <w:pPr>
              <w:pStyle w:val="CopticCross"/>
            </w:pPr>
            <w:r w:rsidRPr="00FB5ACB">
              <w:t>¿</w:t>
            </w:r>
          </w:p>
        </w:tc>
        <w:tc>
          <w:tcPr>
            <w:tcW w:w="3960" w:type="dxa"/>
          </w:tcPr>
          <w:p w14:paraId="45C38849" w14:textId="77777777" w:rsidR="00E35F1F" w:rsidRDefault="00E35F1F" w:rsidP="00E35F1F">
            <w:pPr>
              <w:pStyle w:val="CopticVersemulti-line"/>
            </w:pPr>
            <w:r w:rsidRPr="00F1032B">
              <w:t>Ⲡⲓϩⲓⲏⲃ ⲙ̀ⲙⲏⲓ</w:t>
            </w:r>
          </w:p>
          <w:p w14:paraId="7950459D" w14:textId="77777777" w:rsidR="00E35F1F" w:rsidRDefault="00E35F1F" w:rsidP="00E35F1F">
            <w:pPr>
              <w:pStyle w:val="CopticVersemulti-line"/>
            </w:pPr>
            <w:r w:rsidRPr="00F1032B">
              <w:t>ⲛ̀ⲧⲉ Ⲫϯ Ⲫ̀ⲓⲱⲧ</w:t>
            </w:r>
          </w:p>
          <w:p w14:paraId="178B83DC" w14:textId="77777777" w:rsidR="00E35F1F" w:rsidRDefault="00E35F1F" w:rsidP="00E35F1F">
            <w:pPr>
              <w:pStyle w:val="CopticVersemulti-line"/>
            </w:pPr>
            <w:r w:rsidRPr="00F1032B">
              <w:t>ⲁ̀ⲣⲓⲟⲩⲛⲁⲓ ⲛⲉⲙⲁⲛ</w:t>
            </w:r>
          </w:p>
          <w:p w14:paraId="5E4E5115" w14:textId="77777777" w:rsidR="00E35F1F" w:rsidRDefault="00E35F1F" w:rsidP="00E35F1F">
            <w:pPr>
              <w:pStyle w:val="CopticVerse"/>
            </w:pPr>
            <w:r w:rsidRPr="00F1032B">
              <w:t>ϧⲉⲛ ⲧⲉⲕⲙⲉⲧⲟⲩⲣⲟ</w:t>
            </w:r>
          </w:p>
        </w:tc>
      </w:tr>
      <w:tr w:rsidR="00E35F1F" w14:paraId="60796541" w14:textId="77777777" w:rsidTr="00E35F1F">
        <w:trPr>
          <w:cantSplit/>
          <w:jc w:val="center"/>
        </w:trPr>
        <w:tc>
          <w:tcPr>
            <w:tcW w:w="288" w:type="dxa"/>
          </w:tcPr>
          <w:p w14:paraId="1E4F0F88" w14:textId="77777777" w:rsidR="00E35F1F" w:rsidRDefault="00E35F1F" w:rsidP="00E35F1F">
            <w:pPr>
              <w:pStyle w:val="CopticCross"/>
            </w:pPr>
          </w:p>
        </w:tc>
        <w:tc>
          <w:tcPr>
            <w:tcW w:w="3960" w:type="dxa"/>
          </w:tcPr>
          <w:p w14:paraId="5A139F69" w14:textId="77777777" w:rsidR="00E35F1F" w:rsidRDefault="00E35F1F" w:rsidP="00E35F1F">
            <w:pPr>
              <w:pStyle w:val="EngHang"/>
            </w:pPr>
            <w:r>
              <w:t>For the voice of Your Father</w:t>
            </w:r>
          </w:p>
          <w:p w14:paraId="3DD7522A" w14:textId="77777777" w:rsidR="00E35F1F" w:rsidRDefault="00E35F1F" w:rsidP="00E35F1F">
            <w:pPr>
              <w:pStyle w:val="EngHang"/>
            </w:pPr>
            <w:r>
              <w:t>Bears witness of You saying,</w:t>
            </w:r>
          </w:p>
          <w:p w14:paraId="0877F8FE" w14:textId="77777777" w:rsidR="00E35F1F" w:rsidRDefault="00E35F1F" w:rsidP="00E35F1F">
            <w:pPr>
              <w:pStyle w:val="EngHang"/>
            </w:pPr>
            <w:r>
              <w:t>"You are my Son,</w:t>
            </w:r>
          </w:p>
          <w:p w14:paraId="7D97D2AE" w14:textId="77777777" w:rsidR="00E35F1F" w:rsidRDefault="00E35F1F" w:rsidP="00E35F1F">
            <w:pPr>
              <w:pStyle w:val="EngHangEnd"/>
            </w:pPr>
            <w:r>
              <w:t>Today I have begotten You."</w:t>
            </w:r>
          </w:p>
        </w:tc>
        <w:tc>
          <w:tcPr>
            <w:tcW w:w="288" w:type="dxa"/>
          </w:tcPr>
          <w:p w14:paraId="447A5612" w14:textId="77777777" w:rsidR="00E35F1F" w:rsidRDefault="00E35F1F" w:rsidP="00E35F1F"/>
        </w:tc>
        <w:tc>
          <w:tcPr>
            <w:tcW w:w="288" w:type="dxa"/>
          </w:tcPr>
          <w:p w14:paraId="2444C9EE" w14:textId="77777777" w:rsidR="00E35F1F" w:rsidRDefault="00E35F1F" w:rsidP="00E35F1F">
            <w:pPr>
              <w:pStyle w:val="CopticCross"/>
            </w:pPr>
          </w:p>
        </w:tc>
        <w:tc>
          <w:tcPr>
            <w:tcW w:w="3960" w:type="dxa"/>
          </w:tcPr>
          <w:p w14:paraId="7E037DAF" w14:textId="77777777" w:rsidR="00E35F1F" w:rsidRDefault="00E35F1F" w:rsidP="00E35F1F">
            <w:pPr>
              <w:pStyle w:val="CopticVersemulti-line"/>
            </w:pPr>
            <w:r w:rsidRPr="00F1032B">
              <w:t>Ⲣⲱϥ ⲅⲁⲣ ⲙ̀Ⲡⲉⲕⲓⲱⲧ</w:t>
            </w:r>
          </w:p>
          <w:p w14:paraId="66F994B0" w14:textId="77777777" w:rsidR="00E35F1F" w:rsidRDefault="00E35F1F" w:rsidP="00E35F1F">
            <w:pPr>
              <w:pStyle w:val="CopticVersemulti-line"/>
            </w:pPr>
            <w:r w:rsidRPr="00F1032B">
              <w:t>ⲉⲧⲟⲓ ⲙ̀ⲙⲉⲑⲣⲉ ϧⲁⲣⲟⲕ</w:t>
            </w:r>
          </w:p>
          <w:p w14:paraId="0FCA165B" w14:textId="77777777" w:rsidR="00E35F1F" w:rsidRDefault="00E35F1F" w:rsidP="00E35F1F">
            <w:pPr>
              <w:pStyle w:val="CopticVersemulti-line"/>
            </w:pPr>
            <w:r w:rsidRPr="00F1032B">
              <w:t>ϫⲉ ⲛ̀ⲑⲟⲕ ⲡⲉ ⲡⲁϣⲏⲣⲓ</w:t>
            </w:r>
          </w:p>
          <w:p w14:paraId="56C8628B" w14:textId="77777777" w:rsidR="00E35F1F" w:rsidRDefault="00E35F1F" w:rsidP="00E35F1F">
            <w:pPr>
              <w:pStyle w:val="CopticVerse"/>
            </w:pPr>
            <w:r w:rsidRPr="00F1032B">
              <w:t>ⲁ̀ⲛⲟⲕ ⲁⲓϫ̀ⲫⲟⲕ ⲙ̀ⲫⲟⲟⲩ</w:t>
            </w:r>
          </w:p>
        </w:tc>
      </w:tr>
      <w:tr w:rsidR="00E35F1F" w14:paraId="40AB5761" w14:textId="77777777" w:rsidTr="00E35F1F">
        <w:trPr>
          <w:cantSplit/>
          <w:jc w:val="center"/>
        </w:trPr>
        <w:tc>
          <w:tcPr>
            <w:tcW w:w="288" w:type="dxa"/>
          </w:tcPr>
          <w:p w14:paraId="2C2E6AFF" w14:textId="77777777" w:rsidR="00E35F1F" w:rsidRDefault="00E35F1F" w:rsidP="00E35F1F">
            <w:pPr>
              <w:pStyle w:val="CopticCross"/>
            </w:pPr>
          </w:p>
        </w:tc>
        <w:tc>
          <w:tcPr>
            <w:tcW w:w="3960" w:type="dxa"/>
          </w:tcPr>
          <w:p w14:paraId="0BCB8032" w14:textId="77777777" w:rsidR="00E35F1F" w:rsidRDefault="00E35F1F" w:rsidP="00E35F1F">
            <w:pPr>
              <w:pStyle w:val="EngHang"/>
              <w:spacing w:before="2"/>
            </w:pPr>
            <w:r w:rsidRPr="007425E1">
              <w:t>The cherubim</w:t>
            </w:r>
          </w:p>
          <w:p w14:paraId="1901C38D" w14:textId="77777777" w:rsidR="00E35F1F" w:rsidRDefault="00E35F1F" w:rsidP="00E35F1F">
            <w:pPr>
              <w:pStyle w:val="EngHang"/>
              <w:spacing w:before="2"/>
            </w:pPr>
            <w:r>
              <w:t>A</w:t>
            </w:r>
            <w:r w:rsidRPr="007425E1">
              <w:t>nd seraphim</w:t>
            </w:r>
          </w:p>
          <w:p w14:paraId="73B7B357" w14:textId="77777777" w:rsidR="00E35F1F" w:rsidRDefault="00E35F1F" w:rsidP="00E35F1F">
            <w:pPr>
              <w:pStyle w:val="EngHang"/>
              <w:spacing w:before="2"/>
            </w:pPr>
            <w:r>
              <w:t>S</w:t>
            </w:r>
            <w:r w:rsidRPr="007425E1">
              <w:t xml:space="preserve">tand by </w:t>
            </w:r>
            <w:r>
              <w:t>You</w:t>
            </w:r>
            <w:r w:rsidRPr="007425E1">
              <w:t xml:space="preserve">, </w:t>
            </w:r>
          </w:p>
          <w:p w14:paraId="6967F681" w14:textId="77777777" w:rsidR="00E35F1F" w:rsidRDefault="00E35F1F" w:rsidP="00E35F1F">
            <w:pPr>
              <w:pStyle w:val="EngHangEnd"/>
            </w:pPr>
            <w:r>
              <w:t>But do not look upon You</w:t>
            </w:r>
            <w:r w:rsidRPr="007425E1">
              <w:t>.</w:t>
            </w:r>
          </w:p>
        </w:tc>
        <w:tc>
          <w:tcPr>
            <w:tcW w:w="288" w:type="dxa"/>
          </w:tcPr>
          <w:p w14:paraId="5468B443" w14:textId="77777777" w:rsidR="00E35F1F" w:rsidRDefault="00E35F1F" w:rsidP="00E35F1F"/>
        </w:tc>
        <w:tc>
          <w:tcPr>
            <w:tcW w:w="288" w:type="dxa"/>
          </w:tcPr>
          <w:p w14:paraId="4FD862C7" w14:textId="77777777" w:rsidR="00E35F1F" w:rsidRDefault="00E35F1F" w:rsidP="00E35F1F">
            <w:pPr>
              <w:pStyle w:val="CopticCross"/>
            </w:pPr>
          </w:p>
        </w:tc>
        <w:tc>
          <w:tcPr>
            <w:tcW w:w="3960" w:type="dxa"/>
          </w:tcPr>
          <w:p w14:paraId="3B525079" w14:textId="77777777" w:rsidR="00E35F1F" w:rsidRDefault="00E35F1F" w:rsidP="00E35F1F">
            <w:pPr>
              <w:pStyle w:val="CopticVersemulti-line"/>
            </w:pPr>
            <w:r w:rsidRPr="00F1032B">
              <w:t>Ⲥⲉⲧⲱⲟⲩⲛⲟⲩ ϩⲁⲣⲟⲕ</w:t>
            </w:r>
          </w:p>
          <w:p w14:paraId="5FE6062D" w14:textId="77777777" w:rsidR="00E35F1F" w:rsidRDefault="00E35F1F" w:rsidP="00E35F1F">
            <w:pPr>
              <w:pStyle w:val="CopticVersemulti-line"/>
            </w:pPr>
            <w:r w:rsidRPr="00F1032B">
              <w:t>ⲛ̀ϫⲉ Ⲛⲓⲭⲉⲣⲟⲩⲃⲓⲙ</w:t>
            </w:r>
          </w:p>
          <w:p w14:paraId="1687CC7C" w14:textId="77777777" w:rsidR="00E35F1F" w:rsidRDefault="00E35F1F" w:rsidP="00E35F1F">
            <w:pPr>
              <w:pStyle w:val="CopticVersemulti-line"/>
            </w:pPr>
            <w:r w:rsidRPr="00F1032B">
              <w:t>ⲛⲉⲙ Ⲛⲓⲥⲉⲣⲁⲫⲓⲙ</w:t>
            </w:r>
          </w:p>
          <w:p w14:paraId="72BC663E" w14:textId="77777777" w:rsidR="00E35F1F" w:rsidRDefault="00E35F1F" w:rsidP="00E35F1F">
            <w:pPr>
              <w:pStyle w:val="CopticVerse"/>
            </w:pPr>
            <w:r w:rsidRPr="00F1032B">
              <w:t>ⲥⲉϣ̀ⲛⲁⲩ ⲉ̀ⲣⲟⲕ ⲁⲛ</w:t>
            </w:r>
          </w:p>
        </w:tc>
      </w:tr>
      <w:tr w:rsidR="00E35F1F" w14:paraId="7C29939C" w14:textId="77777777" w:rsidTr="00E35F1F">
        <w:trPr>
          <w:cantSplit/>
          <w:jc w:val="center"/>
        </w:trPr>
        <w:tc>
          <w:tcPr>
            <w:tcW w:w="288" w:type="dxa"/>
          </w:tcPr>
          <w:p w14:paraId="0843EBA6" w14:textId="77777777" w:rsidR="00E35F1F" w:rsidRDefault="00E35F1F" w:rsidP="00E35F1F">
            <w:pPr>
              <w:pStyle w:val="CopticCross"/>
            </w:pPr>
            <w:r w:rsidRPr="00FB5ACB">
              <w:t>¿</w:t>
            </w:r>
          </w:p>
        </w:tc>
        <w:tc>
          <w:tcPr>
            <w:tcW w:w="3960" w:type="dxa"/>
          </w:tcPr>
          <w:p w14:paraId="30B3F6C1" w14:textId="77777777" w:rsidR="00E35F1F" w:rsidRDefault="00E35F1F" w:rsidP="00E35F1F">
            <w:pPr>
              <w:pStyle w:val="EngHang"/>
              <w:spacing w:before="2"/>
            </w:pPr>
            <w:r w:rsidRPr="007425E1">
              <w:t xml:space="preserve">We behold </w:t>
            </w:r>
            <w:r>
              <w:t>You</w:t>
            </w:r>
            <w:r w:rsidRPr="007425E1">
              <w:t xml:space="preserve">, </w:t>
            </w:r>
            <w:r>
              <w:t>Yourself</w:t>
            </w:r>
          </w:p>
          <w:p w14:paraId="030E0D7A" w14:textId="77777777" w:rsidR="00E35F1F" w:rsidRDefault="00E35F1F" w:rsidP="00E35F1F">
            <w:pPr>
              <w:pStyle w:val="EngHang"/>
              <w:spacing w:before="2"/>
            </w:pPr>
            <w:r>
              <w:t>Upon the altar;</w:t>
            </w:r>
          </w:p>
          <w:p w14:paraId="4D27C01C" w14:textId="77777777" w:rsidR="00E35F1F" w:rsidRDefault="00E35F1F" w:rsidP="00E35F1F">
            <w:pPr>
              <w:pStyle w:val="EngHang"/>
              <w:spacing w:before="2"/>
            </w:pPr>
            <w:r>
              <w:t>W</w:t>
            </w:r>
            <w:r w:rsidRPr="007425E1">
              <w:t xml:space="preserve">e </w:t>
            </w:r>
            <w:r>
              <w:t>par</w:t>
            </w:r>
            <w:r w:rsidRPr="007425E1">
              <w:t xml:space="preserve">take of </w:t>
            </w:r>
            <w:r>
              <w:t>Your B</w:t>
            </w:r>
            <w:r w:rsidRPr="007425E1">
              <w:t xml:space="preserve">ody </w:t>
            </w:r>
          </w:p>
          <w:p w14:paraId="0901D442" w14:textId="77777777" w:rsidR="00E35F1F" w:rsidRDefault="00E35F1F" w:rsidP="00E35F1F">
            <w:pPr>
              <w:pStyle w:val="EngHangEnd"/>
            </w:pPr>
            <w:r>
              <w:t>A</w:t>
            </w:r>
            <w:r w:rsidRPr="007425E1">
              <w:t xml:space="preserve">nd </w:t>
            </w:r>
            <w:r>
              <w:t>Your</w:t>
            </w:r>
            <w:r w:rsidRPr="007425E1">
              <w:t xml:space="preserve"> precious blood.</w:t>
            </w:r>
          </w:p>
        </w:tc>
        <w:tc>
          <w:tcPr>
            <w:tcW w:w="288" w:type="dxa"/>
          </w:tcPr>
          <w:p w14:paraId="2638A98A" w14:textId="77777777" w:rsidR="00E35F1F" w:rsidRDefault="00E35F1F" w:rsidP="00E35F1F"/>
        </w:tc>
        <w:tc>
          <w:tcPr>
            <w:tcW w:w="288" w:type="dxa"/>
          </w:tcPr>
          <w:p w14:paraId="66CCEA7F" w14:textId="77777777" w:rsidR="00E35F1F" w:rsidRDefault="00E35F1F" w:rsidP="00E35F1F">
            <w:pPr>
              <w:pStyle w:val="CopticCross"/>
            </w:pPr>
            <w:r w:rsidRPr="00FB5ACB">
              <w:t>¿</w:t>
            </w:r>
          </w:p>
        </w:tc>
        <w:tc>
          <w:tcPr>
            <w:tcW w:w="3960" w:type="dxa"/>
          </w:tcPr>
          <w:p w14:paraId="5E4D0265" w14:textId="77777777" w:rsidR="00E35F1F" w:rsidRDefault="00E35F1F" w:rsidP="00E35F1F">
            <w:pPr>
              <w:pStyle w:val="CopticVersemulti-line"/>
            </w:pPr>
            <w:r w:rsidRPr="00F1032B">
              <w:t>Ⲧⲉⲛⲛⲁⲩ ⲉ̀ⲣⲟⲕ ⲙ̀ⲙⲏⲛⲓ</w:t>
            </w:r>
          </w:p>
          <w:p w14:paraId="4B61CAFC" w14:textId="77777777" w:rsidR="00E35F1F" w:rsidRDefault="00E35F1F" w:rsidP="00E35F1F">
            <w:pPr>
              <w:pStyle w:val="CopticVersemulti-line"/>
            </w:pPr>
            <w:r w:rsidRPr="00F1032B">
              <w:t>ϩⲓϫⲉⲛ ⲡⲓⲙⲁⲛ̀ⲉⲣϣⲱⲟⲩϣⲓ</w:t>
            </w:r>
          </w:p>
          <w:p w14:paraId="01B50DC7" w14:textId="77777777" w:rsidR="00E35F1F" w:rsidRDefault="00E35F1F" w:rsidP="00E35F1F">
            <w:pPr>
              <w:pStyle w:val="CopticVersemulti-line"/>
            </w:pPr>
            <w:r w:rsidRPr="00F1032B">
              <w:t>ⲧⲉⲛϭⲓ ⲉ̀ⲃⲟⲗϧⲉⲛ ⲡⲉⲕⲥⲱⲙⲁ</w:t>
            </w:r>
          </w:p>
          <w:p w14:paraId="19DE31CF" w14:textId="77777777" w:rsidR="00E35F1F" w:rsidRDefault="00E35F1F" w:rsidP="00E35F1F">
            <w:pPr>
              <w:pStyle w:val="CopticVerse"/>
            </w:pPr>
            <w:r w:rsidRPr="00F1032B">
              <w:t>ⲛⲉⲙ ⲡⲉⲕⲥ̀ⲛⲟϥ ⲉⲧⲧⲁⲓⲏⲟⲩⲧ</w:t>
            </w:r>
          </w:p>
        </w:tc>
      </w:tr>
      <w:tr w:rsidR="00E35F1F" w14:paraId="2B5CA3A7" w14:textId="77777777" w:rsidTr="00E35F1F">
        <w:trPr>
          <w:cantSplit/>
          <w:jc w:val="center"/>
        </w:trPr>
        <w:tc>
          <w:tcPr>
            <w:tcW w:w="288" w:type="dxa"/>
          </w:tcPr>
          <w:p w14:paraId="6210CE77" w14:textId="77777777" w:rsidR="00E35F1F" w:rsidRDefault="00E35F1F" w:rsidP="00E35F1F">
            <w:pPr>
              <w:pStyle w:val="CopticCross"/>
            </w:pPr>
            <w:r w:rsidRPr="00FB5ACB">
              <w:lastRenderedPageBreak/>
              <w:t>¿</w:t>
            </w:r>
          </w:p>
        </w:tc>
        <w:tc>
          <w:tcPr>
            <w:tcW w:w="3960" w:type="dxa"/>
          </w:tcPr>
          <w:p w14:paraId="39CDA2BE" w14:textId="4CCD6641" w:rsidR="00E35F1F" w:rsidRDefault="00E35F1F" w:rsidP="00E35F1F">
            <w:pPr>
              <w:pStyle w:val="EngHang"/>
              <w:spacing w:before="2"/>
            </w:pPr>
            <w:r>
              <w:t>There is not</w:t>
            </w:r>
            <w:r w:rsidR="002275C0">
              <w:t xml:space="preserve">hing </w:t>
            </w:r>
          </w:p>
          <w:p w14:paraId="20E92200" w14:textId="31FACC21" w:rsidR="00E35F1F" w:rsidRDefault="002275C0" w:rsidP="00E35F1F">
            <w:pPr>
              <w:pStyle w:val="EngHang"/>
              <w:spacing w:before="2"/>
            </w:pPr>
            <w:r>
              <w:t>In all of the</w:t>
            </w:r>
            <w:r w:rsidR="00E35F1F">
              <w:t xml:space="preserve"> hymn</w:t>
            </w:r>
            <w:r>
              <w:t>s</w:t>
            </w:r>
          </w:p>
          <w:p w14:paraId="2ACA1EB6" w14:textId="3E5B42BD" w:rsidR="00E35F1F" w:rsidRDefault="002275C0" w:rsidP="00E35F1F">
            <w:pPr>
              <w:pStyle w:val="EngHang"/>
              <w:spacing w:before="2"/>
            </w:pPr>
            <w:r>
              <w:t>Throughout</w:t>
            </w:r>
            <w:r w:rsidR="00E35F1F">
              <w:t xml:space="preserve"> the Law,</w:t>
            </w:r>
          </w:p>
          <w:p w14:paraId="2708F540" w14:textId="77777777" w:rsidR="00E35F1F" w:rsidRDefault="00E35F1F" w:rsidP="00E35F1F">
            <w:pPr>
              <w:pStyle w:val="EngHangEnd"/>
            </w:pPr>
            <w:r>
              <w:t xml:space="preserve">But </w:t>
            </w:r>
            <w:commentRangeStart w:id="780"/>
            <w:r>
              <w:t xml:space="preserve">similitudes </w:t>
            </w:r>
            <w:commentRangeEnd w:id="780"/>
            <w:r>
              <w:rPr>
                <w:rStyle w:val="CommentReference"/>
                <w:rFonts w:ascii="Times New Roman" w:eastAsiaTheme="minorHAnsi" w:hAnsi="Times New Roman" w:cstheme="minorBidi"/>
                <w:color w:val="auto"/>
              </w:rPr>
              <w:commentReference w:id="780"/>
            </w:r>
            <w:r>
              <w:t>of You.</w:t>
            </w:r>
          </w:p>
        </w:tc>
        <w:tc>
          <w:tcPr>
            <w:tcW w:w="288" w:type="dxa"/>
          </w:tcPr>
          <w:p w14:paraId="1DB55685" w14:textId="77777777" w:rsidR="00E35F1F" w:rsidRDefault="00E35F1F" w:rsidP="00E35F1F"/>
        </w:tc>
        <w:tc>
          <w:tcPr>
            <w:tcW w:w="288" w:type="dxa"/>
          </w:tcPr>
          <w:p w14:paraId="50C4DD9E" w14:textId="77777777" w:rsidR="00E35F1F" w:rsidRDefault="00E35F1F" w:rsidP="00E35F1F">
            <w:pPr>
              <w:pStyle w:val="CopticCross"/>
            </w:pPr>
            <w:r w:rsidRPr="00FB5ACB">
              <w:t>¿</w:t>
            </w:r>
          </w:p>
        </w:tc>
        <w:tc>
          <w:tcPr>
            <w:tcW w:w="3960" w:type="dxa"/>
          </w:tcPr>
          <w:p w14:paraId="2B76E42C" w14:textId="77777777" w:rsidR="00E35F1F" w:rsidRDefault="00E35F1F" w:rsidP="00E35F1F">
            <w:pPr>
              <w:pStyle w:val="CopticVersemulti-line"/>
            </w:pPr>
            <w:r w:rsidRPr="00F1032B">
              <w:t>Ⲩⲙⲛⲟⲗⲟⲅⲓⲁ̀ ⲛⲓⲃⲉⲛ</w:t>
            </w:r>
          </w:p>
          <w:p w14:paraId="0B1C236F" w14:textId="77777777" w:rsidR="00E35F1F" w:rsidRDefault="00E35F1F" w:rsidP="00E35F1F">
            <w:pPr>
              <w:pStyle w:val="CopticVersemulti-line"/>
            </w:pPr>
            <w:r w:rsidRPr="00F1032B">
              <w:t>ⲉⲧ ϧⲉⲛ ⲡⲓⲛⲟⲙⲟⲥ ⲧⲏⲣϥ</w:t>
            </w:r>
          </w:p>
          <w:p w14:paraId="51881CAF" w14:textId="77777777" w:rsidR="00E35F1F" w:rsidRDefault="00E35F1F" w:rsidP="00E35F1F">
            <w:pPr>
              <w:pStyle w:val="CopticVersemulti-line"/>
            </w:pPr>
            <w:r w:rsidRPr="00F1032B">
              <w:t>ⲙ̀ⲙⲟⲛ ϩ̀ⲗⲓ ⲛ̀ϧⲏⲧⲟⲩ</w:t>
            </w:r>
          </w:p>
          <w:p w14:paraId="6DC14ABA" w14:textId="77777777" w:rsidR="00E35F1F" w:rsidRDefault="00E35F1F" w:rsidP="00E35F1F">
            <w:pPr>
              <w:pStyle w:val="CopticVerse"/>
            </w:pPr>
            <w:r w:rsidRPr="00F1032B">
              <w:t>ϥ̀ⲧⲉⲛⲑⲱⲛⲧ ⲉ̀ⲣⲟⲕ</w:t>
            </w:r>
          </w:p>
        </w:tc>
      </w:tr>
      <w:tr w:rsidR="00E35F1F" w14:paraId="5EE2C3B3" w14:textId="77777777" w:rsidTr="00E35F1F">
        <w:trPr>
          <w:cantSplit/>
          <w:jc w:val="center"/>
        </w:trPr>
        <w:tc>
          <w:tcPr>
            <w:tcW w:w="288" w:type="dxa"/>
          </w:tcPr>
          <w:p w14:paraId="1BFF0EAB" w14:textId="77777777" w:rsidR="00E35F1F" w:rsidRDefault="00E35F1F" w:rsidP="00E35F1F">
            <w:pPr>
              <w:pStyle w:val="CopticCross"/>
            </w:pPr>
          </w:p>
        </w:tc>
        <w:tc>
          <w:tcPr>
            <w:tcW w:w="3960" w:type="dxa"/>
          </w:tcPr>
          <w:p w14:paraId="22E27729" w14:textId="77777777" w:rsidR="00E35F1F" w:rsidRDefault="00E35F1F" w:rsidP="00E35F1F">
            <w:pPr>
              <w:pStyle w:val="EngHang"/>
              <w:spacing w:before="2"/>
            </w:pPr>
            <w:r w:rsidRPr="007425E1">
              <w:t xml:space="preserve">This is </w:t>
            </w:r>
            <w:r>
              <w:t>the most precious,</w:t>
            </w:r>
            <w:r w:rsidRPr="007425E1">
              <w:t xml:space="preserve"> </w:t>
            </w:r>
          </w:p>
          <w:p w14:paraId="65022CD8" w14:textId="596A60DD" w:rsidR="00E35F1F" w:rsidRDefault="00E35F1F" w:rsidP="00E35F1F">
            <w:pPr>
              <w:pStyle w:val="EngHang"/>
              <w:spacing w:before="2"/>
            </w:pPr>
            <w:r>
              <w:t>True</w:t>
            </w:r>
            <w:r w:rsidRPr="007425E1">
              <w:t xml:space="preserve"> </w:t>
            </w:r>
            <w:r w:rsidR="00D62D3B">
              <w:t>pearl, for</w:t>
            </w:r>
            <w:r>
              <w:t xml:space="preserve"> which</w:t>
            </w:r>
          </w:p>
          <w:p w14:paraId="1F7F4937" w14:textId="66FE1447" w:rsidR="00E35F1F" w:rsidRDefault="00E35F1F" w:rsidP="00E35F1F">
            <w:pPr>
              <w:pStyle w:val="EngHang"/>
              <w:spacing w:before="2"/>
            </w:pPr>
            <w:r>
              <w:t>T</w:t>
            </w:r>
            <w:r w:rsidRPr="007425E1">
              <w:t>he merchant sold</w:t>
            </w:r>
            <w:r w:rsidR="00D62D3B">
              <w:t xml:space="preserve"> his possessions,</w:t>
            </w:r>
          </w:p>
          <w:p w14:paraId="71288849" w14:textId="4A0C6476" w:rsidR="00E35F1F" w:rsidRDefault="00D62D3B" w:rsidP="00E35F1F">
            <w:pPr>
              <w:pStyle w:val="EngHangEnd"/>
            </w:pPr>
            <w:r>
              <w:t>In order to purchas it</w:t>
            </w:r>
            <w:r w:rsidR="00E35F1F" w:rsidRPr="007425E1">
              <w:t>.</w:t>
            </w:r>
          </w:p>
        </w:tc>
        <w:tc>
          <w:tcPr>
            <w:tcW w:w="288" w:type="dxa"/>
          </w:tcPr>
          <w:p w14:paraId="3B015966" w14:textId="77777777" w:rsidR="00E35F1F" w:rsidRDefault="00E35F1F" w:rsidP="00E35F1F"/>
        </w:tc>
        <w:tc>
          <w:tcPr>
            <w:tcW w:w="288" w:type="dxa"/>
          </w:tcPr>
          <w:p w14:paraId="3DCF61B7" w14:textId="77777777" w:rsidR="00E35F1F" w:rsidRDefault="00E35F1F" w:rsidP="00E35F1F">
            <w:pPr>
              <w:pStyle w:val="CopticCross"/>
            </w:pPr>
          </w:p>
        </w:tc>
        <w:tc>
          <w:tcPr>
            <w:tcW w:w="3960" w:type="dxa"/>
          </w:tcPr>
          <w:p w14:paraId="57E48424" w14:textId="77777777" w:rsidR="00E35F1F" w:rsidRDefault="00E35F1F" w:rsidP="00E35F1F">
            <w:pPr>
              <w:pStyle w:val="CopticVersemulti-line"/>
            </w:pPr>
            <w:r w:rsidRPr="00046257">
              <w:t>Ⲫⲁⲓ ⲡⲉ ⲡⲓⲱ̀ⲛⲓ ⲙ̀ⲙⲏⲓ</w:t>
            </w:r>
          </w:p>
          <w:p w14:paraId="74AE5109" w14:textId="77777777" w:rsidR="00E35F1F" w:rsidRDefault="00E35F1F" w:rsidP="00E35F1F">
            <w:pPr>
              <w:pStyle w:val="CopticVersemulti-line"/>
            </w:pPr>
            <w:r w:rsidRPr="00046257">
              <w:t>ⲉⲑⲛⲁϣⲉⲛⲥⲟⲩⲉⲛϥ</w:t>
            </w:r>
          </w:p>
          <w:p w14:paraId="5E67BF0D" w14:textId="77777777" w:rsidR="00E35F1F" w:rsidRDefault="00E35F1F" w:rsidP="00E35F1F">
            <w:pPr>
              <w:pStyle w:val="CopticVersemulti-line"/>
            </w:pPr>
            <w:r w:rsidRPr="00046257">
              <w:t>ⲉ̀ⲧⲁ ⲡⲓⲣⲱⲙⲓ ⲛ̀ⲉ̀ϣⲱⲧ</w:t>
            </w:r>
          </w:p>
          <w:p w14:paraId="4D194E6F" w14:textId="77777777" w:rsidR="00E35F1F" w:rsidRDefault="00E35F1F" w:rsidP="00E35F1F">
            <w:pPr>
              <w:pStyle w:val="CopticVerse"/>
            </w:pPr>
            <w:r w:rsidRPr="00046257">
              <w:t>ϯⲙ̀ⲡⲉⲧⲉⲛ̀ⲧⲁϥ ⲁϥϣⲟⲡϥ</w:t>
            </w:r>
          </w:p>
        </w:tc>
      </w:tr>
      <w:tr w:rsidR="00E35F1F" w14:paraId="7CC9C917" w14:textId="77777777" w:rsidTr="00E35F1F">
        <w:trPr>
          <w:cantSplit/>
          <w:jc w:val="center"/>
        </w:trPr>
        <w:tc>
          <w:tcPr>
            <w:tcW w:w="288" w:type="dxa"/>
          </w:tcPr>
          <w:p w14:paraId="3C7A9FE4" w14:textId="77777777" w:rsidR="00E35F1F" w:rsidRDefault="00E35F1F" w:rsidP="00E35F1F">
            <w:pPr>
              <w:pStyle w:val="CopticCross"/>
            </w:pPr>
          </w:p>
        </w:tc>
        <w:tc>
          <w:tcPr>
            <w:tcW w:w="3960" w:type="dxa"/>
          </w:tcPr>
          <w:p w14:paraId="4754BCF4" w14:textId="77777777" w:rsidR="00E35F1F" w:rsidRDefault="00E35F1F" w:rsidP="00E35F1F">
            <w:pPr>
              <w:pStyle w:val="EngHang"/>
              <w:spacing w:before="2"/>
            </w:pPr>
            <w:r w:rsidRPr="007425E1">
              <w:t>Bestow upon us</w:t>
            </w:r>
            <w:r>
              <w:t xml:space="preserve"> </w:t>
            </w:r>
            <w:r w:rsidRPr="007425E1">
              <w:t>now</w:t>
            </w:r>
            <w:r>
              <w:t>,</w:t>
            </w:r>
          </w:p>
          <w:p w14:paraId="18E1AF4A" w14:textId="1435711C" w:rsidR="00E35F1F" w:rsidRDefault="00E35F1F" w:rsidP="00E35F1F">
            <w:pPr>
              <w:pStyle w:val="EngHang"/>
              <w:spacing w:before="2"/>
            </w:pPr>
            <w:r>
              <w:t>T</w:t>
            </w:r>
            <w:r w:rsidRPr="007425E1">
              <w:t xml:space="preserve">his </w:t>
            </w:r>
            <w:r w:rsidR="00D62D3B">
              <w:t>pearl</w:t>
            </w:r>
            <w:r w:rsidRPr="007425E1">
              <w:t xml:space="preserve">, </w:t>
            </w:r>
          </w:p>
          <w:p w14:paraId="250E6AC6" w14:textId="77777777" w:rsidR="00E35F1F" w:rsidRDefault="00E35F1F" w:rsidP="00E35F1F">
            <w:pPr>
              <w:pStyle w:val="EngHang"/>
              <w:spacing w:before="2"/>
            </w:pPr>
            <w:r>
              <w:t>T</w:t>
            </w:r>
            <w:r w:rsidRPr="007425E1">
              <w:t xml:space="preserve">hat it may illuminate us </w:t>
            </w:r>
          </w:p>
          <w:p w14:paraId="3522ECF2" w14:textId="77777777" w:rsidR="00E35F1F" w:rsidRDefault="00E35F1F" w:rsidP="00E35F1F">
            <w:pPr>
              <w:pStyle w:val="EngHangEnd"/>
            </w:pPr>
            <w:r>
              <w:t>I</w:t>
            </w:r>
            <w:r w:rsidRPr="007425E1">
              <w:t xml:space="preserve">n </w:t>
            </w:r>
            <w:r>
              <w:t>the</w:t>
            </w:r>
            <w:r w:rsidRPr="007425E1">
              <w:t xml:space="preserve"> inner man.</w:t>
            </w:r>
          </w:p>
        </w:tc>
        <w:tc>
          <w:tcPr>
            <w:tcW w:w="288" w:type="dxa"/>
          </w:tcPr>
          <w:p w14:paraId="17E8D08A" w14:textId="77777777" w:rsidR="00E35F1F" w:rsidRDefault="00E35F1F" w:rsidP="00E35F1F"/>
        </w:tc>
        <w:tc>
          <w:tcPr>
            <w:tcW w:w="288" w:type="dxa"/>
          </w:tcPr>
          <w:p w14:paraId="599502B1" w14:textId="77777777" w:rsidR="00E35F1F" w:rsidRDefault="00E35F1F" w:rsidP="00E35F1F">
            <w:pPr>
              <w:pStyle w:val="CopticCross"/>
            </w:pPr>
          </w:p>
        </w:tc>
        <w:tc>
          <w:tcPr>
            <w:tcW w:w="3960" w:type="dxa"/>
          </w:tcPr>
          <w:p w14:paraId="449521DC" w14:textId="77777777" w:rsidR="00E35F1F" w:rsidRDefault="00E35F1F" w:rsidP="00E35F1F">
            <w:pPr>
              <w:pStyle w:val="CopticVersemulti-line"/>
            </w:pPr>
            <w:r w:rsidRPr="00046257">
              <w:t>Ⲭⲱ ⲛⲁⲛ ϩⲱⲛ ϯⲛⲟⲩ</w:t>
            </w:r>
          </w:p>
          <w:p w14:paraId="2840BB6E" w14:textId="77777777" w:rsidR="00E35F1F" w:rsidRDefault="00E35F1F" w:rsidP="00E35F1F">
            <w:pPr>
              <w:pStyle w:val="CopticVersemulti-line"/>
            </w:pPr>
            <w:r w:rsidRPr="00046257">
              <w:t>ⲙ̀ⲡⲁⲓⲱ̀ⲛⲓ ⲫⲁⲓ</w:t>
            </w:r>
          </w:p>
          <w:p w14:paraId="566341E0" w14:textId="77777777" w:rsidR="00E35F1F" w:rsidRDefault="00E35F1F" w:rsidP="00E35F1F">
            <w:pPr>
              <w:pStyle w:val="CopticVersemulti-line"/>
            </w:pPr>
            <w:r w:rsidRPr="00046257">
              <w:t>ⲛ̀ⲧⲉϥⲉ̀ⲣⲟⲩⲱⲓⲛⲓ ⲉ̀ⲣⲟⲛ</w:t>
            </w:r>
          </w:p>
          <w:p w14:paraId="38E32330" w14:textId="77777777" w:rsidR="00E35F1F" w:rsidRDefault="00E35F1F" w:rsidP="00E35F1F">
            <w:pPr>
              <w:pStyle w:val="CopticVerse"/>
            </w:pPr>
            <w:r w:rsidRPr="00046257">
              <w:t>ϧⲉⲛ ⲡⲉⲛⲣⲱⲙⲓ ⲉⲧⲥⲁϧⲟⲩⲛ</w:t>
            </w:r>
          </w:p>
        </w:tc>
      </w:tr>
      <w:tr w:rsidR="00E35F1F" w14:paraId="7BDAEA33" w14:textId="77777777" w:rsidTr="00E35F1F">
        <w:trPr>
          <w:cantSplit/>
          <w:jc w:val="center"/>
        </w:trPr>
        <w:tc>
          <w:tcPr>
            <w:tcW w:w="288" w:type="dxa"/>
          </w:tcPr>
          <w:p w14:paraId="643483B2" w14:textId="77777777" w:rsidR="00E35F1F" w:rsidRPr="003209AF" w:rsidRDefault="00E35F1F" w:rsidP="00E35F1F">
            <w:pPr>
              <w:pStyle w:val="CopticCross"/>
              <w:rPr>
                <w:b/>
              </w:rPr>
            </w:pPr>
            <w:r w:rsidRPr="00FB5ACB">
              <w:t>¿</w:t>
            </w:r>
          </w:p>
        </w:tc>
        <w:tc>
          <w:tcPr>
            <w:tcW w:w="3960" w:type="dxa"/>
          </w:tcPr>
          <w:p w14:paraId="4DAD25BF" w14:textId="77777777" w:rsidR="00E35F1F" w:rsidRDefault="00E35F1F" w:rsidP="00E35F1F">
            <w:pPr>
              <w:pStyle w:val="EngHang"/>
              <w:spacing w:before="2"/>
            </w:pPr>
            <w:r>
              <w:t>Your Holy Name is the</w:t>
            </w:r>
          </w:p>
          <w:p w14:paraId="068DE150" w14:textId="77777777" w:rsidR="00E35F1F" w:rsidRDefault="00E35F1F" w:rsidP="00E35F1F">
            <w:pPr>
              <w:pStyle w:val="EngHang"/>
              <w:spacing w:before="2"/>
            </w:pPr>
            <w:r w:rsidRPr="007425E1">
              <w:t xml:space="preserve">Adornment of our souls, </w:t>
            </w:r>
          </w:p>
          <w:p w14:paraId="0C097423" w14:textId="0B0B43F1" w:rsidR="00E35F1F" w:rsidRDefault="00E35F1F" w:rsidP="00E35F1F">
            <w:pPr>
              <w:pStyle w:val="EngHang"/>
              <w:spacing w:before="2"/>
            </w:pPr>
            <w:r>
              <w:t>And the g</w:t>
            </w:r>
            <w:r w:rsidR="00D62D3B">
              <w:t>ladness of our hearts,</w:t>
            </w:r>
          </w:p>
          <w:p w14:paraId="61B90D6C" w14:textId="77777777" w:rsidR="00E35F1F" w:rsidRDefault="00E35F1F" w:rsidP="00E35F1F">
            <w:pPr>
              <w:pStyle w:val="EngHangEnd"/>
            </w:pPr>
            <w:r w:rsidRPr="007425E1">
              <w:t>O my Lord Jesus.</w:t>
            </w:r>
          </w:p>
        </w:tc>
        <w:tc>
          <w:tcPr>
            <w:tcW w:w="288" w:type="dxa"/>
          </w:tcPr>
          <w:p w14:paraId="1344D69B" w14:textId="77777777" w:rsidR="00E35F1F" w:rsidRDefault="00E35F1F" w:rsidP="00E35F1F"/>
        </w:tc>
        <w:tc>
          <w:tcPr>
            <w:tcW w:w="288" w:type="dxa"/>
          </w:tcPr>
          <w:p w14:paraId="52E9C123" w14:textId="77777777" w:rsidR="00E35F1F" w:rsidRDefault="00E35F1F" w:rsidP="00E35F1F">
            <w:pPr>
              <w:pStyle w:val="CopticCross"/>
            </w:pPr>
            <w:r w:rsidRPr="00FB5ACB">
              <w:t>¿</w:t>
            </w:r>
          </w:p>
        </w:tc>
        <w:tc>
          <w:tcPr>
            <w:tcW w:w="3960" w:type="dxa"/>
          </w:tcPr>
          <w:p w14:paraId="6CA34AD5" w14:textId="77777777" w:rsidR="00E35F1F" w:rsidRDefault="00E35F1F" w:rsidP="00E35F1F">
            <w:pPr>
              <w:pStyle w:val="CopticVersemulti-line"/>
            </w:pPr>
            <w:r w:rsidRPr="00046257">
              <w:t>Ⲯ̀ⲟⲗⲥⲉⲗ ⲛ̀ⲛⲉⲛⲯⲩⲭⲏ</w:t>
            </w:r>
          </w:p>
          <w:p w14:paraId="4F7AB587" w14:textId="77777777" w:rsidR="00E35F1F" w:rsidRDefault="00E35F1F" w:rsidP="00E35F1F">
            <w:pPr>
              <w:pStyle w:val="CopticVersemulti-line"/>
            </w:pPr>
            <w:r w:rsidRPr="00046257">
              <w:t>ⲡ̀ⲉ̀ⲣⲟⲩⲱⲧ ⲛ̀ⲛⲉⲛϩⲏⲧ</w:t>
            </w:r>
          </w:p>
          <w:p w14:paraId="3192E877" w14:textId="77777777" w:rsidR="00E35F1F" w:rsidRDefault="00E35F1F" w:rsidP="00E35F1F">
            <w:pPr>
              <w:pStyle w:val="CopticVersemulti-line"/>
            </w:pPr>
            <w:r w:rsidRPr="00046257">
              <w:t>ⲡⲉ ⲡⲉⲕⲣⲁⲛ ⲉ̅ⲑ̅ⲩ</w:t>
            </w:r>
          </w:p>
          <w:p w14:paraId="6BECF0B3" w14:textId="77777777" w:rsidR="00E35F1F" w:rsidRDefault="00E35F1F" w:rsidP="00E35F1F">
            <w:pPr>
              <w:pStyle w:val="CopticVerse"/>
            </w:pPr>
            <w:r w:rsidRPr="00046257">
              <w:t>ⲱ̀ Ⲡⲁⲟ̅ⲥ̅ Ⲓⲏ̅ⲥ</w:t>
            </w:r>
          </w:p>
        </w:tc>
      </w:tr>
      <w:tr w:rsidR="00E35F1F" w14:paraId="234EB800" w14:textId="77777777" w:rsidTr="00E35F1F">
        <w:trPr>
          <w:cantSplit/>
          <w:jc w:val="center"/>
        </w:trPr>
        <w:tc>
          <w:tcPr>
            <w:tcW w:w="288" w:type="dxa"/>
          </w:tcPr>
          <w:p w14:paraId="1857AB61" w14:textId="77777777" w:rsidR="00E35F1F" w:rsidRDefault="00E35F1F" w:rsidP="00E35F1F">
            <w:pPr>
              <w:pStyle w:val="CopticCross"/>
            </w:pPr>
            <w:r w:rsidRPr="00FB5ACB">
              <w:t>¿</w:t>
            </w:r>
          </w:p>
        </w:tc>
        <w:tc>
          <w:tcPr>
            <w:tcW w:w="3960" w:type="dxa"/>
          </w:tcPr>
          <w:p w14:paraId="76565DA9" w14:textId="40894F56" w:rsidR="00E35F1F" w:rsidRDefault="00E35F1F" w:rsidP="00E35F1F">
            <w:pPr>
              <w:pStyle w:val="EngHang"/>
              <w:spacing w:before="2"/>
            </w:pPr>
            <w:r>
              <w:t>You are the</w:t>
            </w:r>
            <w:r w:rsidRPr="007425E1">
              <w:t xml:space="preserve"> compassionate</w:t>
            </w:r>
            <w:r w:rsidR="00D62D3B">
              <w:t>,</w:t>
            </w:r>
          </w:p>
          <w:p w14:paraId="6A5409CA" w14:textId="77777777" w:rsidR="00E35F1F" w:rsidRDefault="00E35F1F" w:rsidP="00E35F1F">
            <w:pPr>
              <w:pStyle w:val="EngHang"/>
              <w:spacing w:before="2"/>
            </w:pPr>
            <w:r>
              <w:t>A</w:t>
            </w:r>
            <w:r w:rsidRPr="007425E1">
              <w:t xml:space="preserve">nd </w:t>
            </w:r>
            <w:r>
              <w:t xml:space="preserve">the </w:t>
            </w:r>
            <w:r w:rsidRPr="007425E1">
              <w:t xml:space="preserve">merciful, </w:t>
            </w:r>
          </w:p>
          <w:p w14:paraId="35086BB7" w14:textId="77777777" w:rsidR="00E35F1F" w:rsidRDefault="00E35F1F" w:rsidP="00E35F1F">
            <w:pPr>
              <w:pStyle w:val="EngHang"/>
              <w:spacing w:before="2"/>
            </w:pPr>
            <w:r>
              <w:t>Possessing</w:t>
            </w:r>
            <w:r w:rsidRPr="007425E1">
              <w:t xml:space="preserve"> great mercy, </w:t>
            </w:r>
          </w:p>
          <w:p w14:paraId="1F192373" w14:textId="77777777" w:rsidR="00E35F1F" w:rsidRDefault="00E35F1F" w:rsidP="00E35F1F">
            <w:pPr>
              <w:pStyle w:val="EngHangEnd"/>
            </w:pPr>
            <w:r w:rsidRPr="007425E1">
              <w:t xml:space="preserve">O </w:t>
            </w:r>
            <w:r>
              <w:t xml:space="preserve">my </w:t>
            </w:r>
            <w:r w:rsidRPr="007425E1">
              <w:t>Lord Jesus</w:t>
            </w:r>
          </w:p>
        </w:tc>
        <w:tc>
          <w:tcPr>
            <w:tcW w:w="288" w:type="dxa"/>
          </w:tcPr>
          <w:p w14:paraId="2271AFB2" w14:textId="77777777" w:rsidR="00E35F1F" w:rsidRDefault="00E35F1F" w:rsidP="00E35F1F"/>
        </w:tc>
        <w:tc>
          <w:tcPr>
            <w:tcW w:w="288" w:type="dxa"/>
          </w:tcPr>
          <w:p w14:paraId="7E6E0CFD" w14:textId="77777777" w:rsidR="00E35F1F" w:rsidRDefault="00E35F1F" w:rsidP="00E35F1F">
            <w:pPr>
              <w:pStyle w:val="CopticCross"/>
            </w:pPr>
            <w:r w:rsidRPr="00FB5ACB">
              <w:t>¿</w:t>
            </w:r>
          </w:p>
        </w:tc>
        <w:tc>
          <w:tcPr>
            <w:tcW w:w="3960" w:type="dxa"/>
          </w:tcPr>
          <w:p w14:paraId="5EF53122" w14:textId="77777777" w:rsidR="00E35F1F" w:rsidRDefault="00E35F1F" w:rsidP="00E35F1F">
            <w:pPr>
              <w:pStyle w:val="CopticVersemulti-line"/>
            </w:pPr>
            <w:r w:rsidRPr="00046257">
              <w:t>Ⲱ ⲡⲓϣⲁⲛϩ̀ⲑⲏϥ</w:t>
            </w:r>
          </w:p>
          <w:p w14:paraId="7F6ABC7D" w14:textId="77777777" w:rsidR="00E35F1F" w:rsidRDefault="00E35F1F" w:rsidP="00E35F1F">
            <w:pPr>
              <w:pStyle w:val="CopticVersemulti-line"/>
            </w:pPr>
            <w:r w:rsidRPr="00046257">
              <w:t>ⲟⲩⲟϩ ⲛ̀ⲛⲁⲏⲧ</w:t>
            </w:r>
          </w:p>
          <w:p w14:paraId="3CCE1121" w14:textId="77777777" w:rsidR="00E35F1F" w:rsidRDefault="00E35F1F" w:rsidP="00E35F1F">
            <w:pPr>
              <w:pStyle w:val="CopticVersemulti-line"/>
            </w:pPr>
            <w:r w:rsidRPr="00046257">
              <w:t>ⲫⲁ ⲡⲓⲙⲏϣ ⲛ̀ⲛⲁⲓ</w:t>
            </w:r>
          </w:p>
          <w:p w14:paraId="4873F36F" w14:textId="77777777" w:rsidR="00E35F1F" w:rsidRDefault="00E35F1F" w:rsidP="00E35F1F">
            <w:pPr>
              <w:pStyle w:val="CopticVerse"/>
            </w:pPr>
            <w:r w:rsidRPr="00046257">
              <w:t>ⲱ̀ Ⲡⲁⲟ̅ⲥ̅ Ⲓⲏ̅ⲥ</w:t>
            </w:r>
          </w:p>
        </w:tc>
      </w:tr>
      <w:tr w:rsidR="00E35F1F" w14:paraId="6717042B" w14:textId="77777777" w:rsidTr="00E35F1F">
        <w:trPr>
          <w:cantSplit/>
          <w:jc w:val="center"/>
        </w:trPr>
        <w:tc>
          <w:tcPr>
            <w:tcW w:w="288" w:type="dxa"/>
          </w:tcPr>
          <w:p w14:paraId="1DF5A734" w14:textId="77777777" w:rsidR="00E35F1F" w:rsidRDefault="00E35F1F" w:rsidP="00E35F1F">
            <w:pPr>
              <w:pStyle w:val="CopticCross"/>
            </w:pPr>
          </w:p>
        </w:tc>
        <w:tc>
          <w:tcPr>
            <w:tcW w:w="3960" w:type="dxa"/>
          </w:tcPr>
          <w:p w14:paraId="741C2924" w14:textId="77777777" w:rsidR="00E35F1F" w:rsidRDefault="00E35F1F" w:rsidP="00E35F1F">
            <w:pPr>
              <w:pStyle w:val="EngHang"/>
              <w:spacing w:before="2"/>
            </w:pPr>
            <w:r w:rsidRPr="007425E1">
              <w:t>The cherubim</w:t>
            </w:r>
          </w:p>
          <w:p w14:paraId="77632D35" w14:textId="77777777" w:rsidR="00E35F1F" w:rsidRDefault="00E35F1F" w:rsidP="00E35F1F">
            <w:pPr>
              <w:pStyle w:val="EngHang"/>
              <w:spacing w:before="2"/>
            </w:pPr>
            <w:r>
              <w:t>W</w:t>
            </w:r>
            <w:r w:rsidRPr="007425E1">
              <w:t xml:space="preserve">ave their wings; </w:t>
            </w:r>
          </w:p>
          <w:p w14:paraId="32CA3015" w14:textId="4AEF80D4" w:rsidR="00E35F1F" w:rsidRDefault="00E35F1F" w:rsidP="00E35F1F">
            <w:pPr>
              <w:pStyle w:val="EngHang"/>
              <w:spacing w:before="2"/>
            </w:pPr>
            <w:r>
              <w:t xml:space="preserve">They praise and </w:t>
            </w:r>
            <w:r w:rsidR="00D62D3B">
              <w:t>glorify</w:t>
            </w:r>
          </w:p>
          <w:p w14:paraId="11A369C7" w14:textId="7D73313F" w:rsidR="00E35F1F" w:rsidRDefault="00E35F1F" w:rsidP="00E35F1F">
            <w:pPr>
              <w:pStyle w:val="EngHangEnd"/>
            </w:pPr>
            <w:r>
              <w:t>You</w:t>
            </w:r>
            <w:r w:rsidR="00D62D3B">
              <w:t>,</w:t>
            </w:r>
            <w:r>
              <w:t xml:space="preserve"> </w:t>
            </w:r>
            <w:r w:rsidRPr="007425E1">
              <w:t>O my Lord Jesus.</w:t>
            </w:r>
          </w:p>
        </w:tc>
        <w:tc>
          <w:tcPr>
            <w:tcW w:w="288" w:type="dxa"/>
          </w:tcPr>
          <w:p w14:paraId="451DAA18" w14:textId="77777777" w:rsidR="00E35F1F" w:rsidRDefault="00E35F1F" w:rsidP="00E35F1F"/>
        </w:tc>
        <w:tc>
          <w:tcPr>
            <w:tcW w:w="288" w:type="dxa"/>
          </w:tcPr>
          <w:p w14:paraId="1E133A68" w14:textId="77777777" w:rsidR="00E35F1F" w:rsidRDefault="00E35F1F" w:rsidP="00E35F1F">
            <w:pPr>
              <w:pStyle w:val="CopticCross"/>
            </w:pPr>
          </w:p>
        </w:tc>
        <w:tc>
          <w:tcPr>
            <w:tcW w:w="3960" w:type="dxa"/>
          </w:tcPr>
          <w:p w14:paraId="62B45988" w14:textId="77777777" w:rsidR="00E35F1F" w:rsidRDefault="00E35F1F" w:rsidP="00E35F1F">
            <w:pPr>
              <w:pStyle w:val="CopticVersemulti-line"/>
            </w:pPr>
            <w:r w:rsidRPr="00046257">
              <w:t>Ϣⲁⲩϭⲁⲕ ⲛ̀ⲛⲟⲩⲧⲉⲛϩ</w:t>
            </w:r>
          </w:p>
          <w:p w14:paraId="3BDBA7A0" w14:textId="77777777" w:rsidR="00E35F1F" w:rsidRDefault="00E35F1F" w:rsidP="00E35F1F">
            <w:pPr>
              <w:pStyle w:val="CopticVersemulti-line"/>
            </w:pPr>
            <w:r w:rsidRPr="00046257">
              <w:t>ⲛ̀ϫⲉ Ⲛⲓⲭⲉⲣⲟⲩⲃⲓⲙ</w:t>
            </w:r>
          </w:p>
          <w:p w14:paraId="74BA6A35" w14:textId="77777777" w:rsidR="00E35F1F" w:rsidRDefault="00E35F1F" w:rsidP="00E35F1F">
            <w:pPr>
              <w:pStyle w:val="CopticVersemulti-line"/>
            </w:pPr>
            <w:r w:rsidRPr="00046257">
              <w:t>ϣⲁⲩϩⲱⲥ ϣⲁⲩϯⲱ̀ⲟⲩ</w:t>
            </w:r>
          </w:p>
          <w:p w14:paraId="2E895F3A" w14:textId="77777777" w:rsidR="00E35F1F" w:rsidRDefault="00E35F1F" w:rsidP="00E35F1F">
            <w:pPr>
              <w:pStyle w:val="CopticVerse"/>
            </w:pPr>
            <w:r w:rsidRPr="00046257">
              <w:t>ⲙ̀Ⲡⲁⲟ̅ⲥ̅ Ⲓⲏ̅ⲥ</w:t>
            </w:r>
          </w:p>
        </w:tc>
      </w:tr>
      <w:tr w:rsidR="00E35F1F" w14:paraId="25C7331F" w14:textId="77777777" w:rsidTr="00E35F1F">
        <w:trPr>
          <w:cantSplit/>
          <w:jc w:val="center"/>
        </w:trPr>
        <w:tc>
          <w:tcPr>
            <w:tcW w:w="288" w:type="dxa"/>
          </w:tcPr>
          <w:p w14:paraId="7907C620" w14:textId="77777777" w:rsidR="00E35F1F" w:rsidRDefault="00E35F1F" w:rsidP="00E35F1F">
            <w:pPr>
              <w:pStyle w:val="CopticCross"/>
            </w:pPr>
          </w:p>
        </w:tc>
        <w:tc>
          <w:tcPr>
            <w:tcW w:w="3960" w:type="dxa"/>
          </w:tcPr>
          <w:p w14:paraId="3A48B808" w14:textId="77777777" w:rsidR="00E35F1F" w:rsidRDefault="00E35F1F" w:rsidP="00E35F1F">
            <w:pPr>
              <w:pStyle w:val="EngHang"/>
              <w:spacing w:before="2"/>
            </w:pPr>
            <w:r>
              <w:t>In time the sun</w:t>
            </w:r>
          </w:p>
          <w:p w14:paraId="12C8CEDF" w14:textId="77777777" w:rsidR="00E35F1F" w:rsidRDefault="00E35F1F" w:rsidP="00E35F1F">
            <w:pPr>
              <w:pStyle w:val="EngHang"/>
              <w:spacing w:before="2"/>
            </w:pPr>
            <w:r>
              <w:t>And the moon will set,</w:t>
            </w:r>
          </w:p>
          <w:p w14:paraId="3CB4EAD2" w14:textId="77777777" w:rsidR="00E35F1F" w:rsidRDefault="00E35F1F" w:rsidP="00E35F1F">
            <w:pPr>
              <w:pStyle w:val="EngHang"/>
              <w:spacing w:before="2"/>
            </w:pPr>
            <w:r>
              <w:t>But You ARE,</w:t>
            </w:r>
          </w:p>
          <w:p w14:paraId="03A161C5" w14:textId="77777777" w:rsidR="00E35F1F" w:rsidRDefault="00E35F1F" w:rsidP="00E35F1F">
            <w:pPr>
              <w:pStyle w:val="EngHangEnd"/>
            </w:pPr>
            <w:r>
              <w:t>Your years Do not fail.</w:t>
            </w:r>
          </w:p>
        </w:tc>
        <w:tc>
          <w:tcPr>
            <w:tcW w:w="288" w:type="dxa"/>
          </w:tcPr>
          <w:p w14:paraId="6130701F" w14:textId="77777777" w:rsidR="00E35F1F" w:rsidRDefault="00E35F1F" w:rsidP="00E35F1F"/>
        </w:tc>
        <w:tc>
          <w:tcPr>
            <w:tcW w:w="288" w:type="dxa"/>
          </w:tcPr>
          <w:p w14:paraId="1A4A3FE3" w14:textId="77777777" w:rsidR="00E35F1F" w:rsidRDefault="00E35F1F" w:rsidP="00E35F1F">
            <w:pPr>
              <w:pStyle w:val="CopticCross"/>
            </w:pPr>
          </w:p>
        </w:tc>
        <w:tc>
          <w:tcPr>
            <w:tcW w:w="3960" w:type="dxa"/>
          </w:tcPr>
          <w:p w14:paraId="2D81AD26" w14:textId="77777777" w:rsidR="00E35F1F" w:rsidRDefault="00E35F1F" w:rsidP="00E35F1F">
            <w:pPr>
              <w:pStyle w:val="CopticVersemulti-line"/>
            </w:pPr>
            <w:r w:rsidRPr="00046257">
              <w:t>ϥ̀ⲛⲁϩⲱⲧⲡ ⲛ̀ϫⲉ ⲫ̀ⲣⲏ</w:t>
            </w:r>
          </w:p>
          <w:p w14:paraId="62DC61CB" w14:textId="77777777" w:rsidR="00E35F1F" w:rsidRDefault="00E35F1F" w:rsidP="00E35F1F">
            <w:pPr>
              <w:pStyle w:val="CopticVersemulti-line"/>
            </w:pPr>
            <w:r w:rsidRPr="00046257">
              <w:t>ⲛⲉⲙ ⲡⲓⲓⲟϩ ϧⲉⲛ ⲡⲟⲩⲥⲏⲟⲩ</w:t>
            </w:r>
          </w:p>
          <w:p w14:paraId="3BA0A487" w14:textId="77777777" w:rsidR="00E35F1F" w:rsidRDefault="00E35F1F" w:rsidP="00E35F1F">
            <w:pPr>
              <w:pStyle w:val="CopticVersemulti-line"/>
            </w:pPr>
            <w:r w:rsidRPr="00046257">
              <w:t>ⲛ̀ⲑⲟⲕ ϫⲉ ⲛ̀ⲑⲟⲕ ⲡⲉ</w:t>
            </w:r>
          </w:p>
          <w:p w14:paraId="1CD4AB95" w14:textId="77777777" w:rsidR="00E35F1F" w:rsidRDefault="00E35F1F" w:rsidP="00E35F1F">
            <w:pPr>
              <w:pStyle w:val="CopticVerse"/>
            </w:pPr>
            <w:r w:rsidRPr="00046257">
              <w:t>ⲛⲉⲕⲣⲟⲙⲡⲓ ⲙ̀ⲡⲁⲩⲙⲟⲩⲛⲕ</w:t>
            </w:r>
          </w:p>
        </w:tc>
      </w:tr>
      <w:tr w:rsidR="00E35F1F" w14:paraId="23E632BF" w14:textId="77777777" w:rsidTr="00E35F1F">
        <w:trPr>
          <w:cantSplit/>
          <w:jc w:val="center"/>
        </w:trPr>
        <w:tc>
          <w:tcPr>
            <w:tcW w:w="288" w:type="dxa"/>
          </w:tcPr>
          <w:p w14:paraId="6600E462" w14:textId="77777777" w:rsidR="00E35F1F" w:rsidRDefault="00E35F1F" w:rsidP="00E35F1F">
            <w:pPr>
              <w:pStyle w:val="CopticCross"/>
            </w:pPr>
            <w:r w:rsidRPr="00FB5ACB">
              <w:lastRenderedPageBreak/>
              <w:t>¿</w:t>
            </w:r>
          </w:p>
        </w:tc>
        <w:tc>
          <w:tcPr>
            <w:tcW w:w="3960" w:type="dxa"/>
          </w:tcPr>
          <w:p w14:paraId="4B465F50" w14:textId="77777777" w:rsidR="00E35F1F" w:rsidRDefault="00E35F1F" w:rsidP="00E35F1F">
            <w:pPr>
              <w:pStyle w:val="EngHang"/>
              <w:spacing w:before="2"/>
            </w:pPr>
            <w:r w:rsidRPr="007425E1">
              <w:t>In the providence</w:t>
            </w:r>
            <w:r>
              <w:t>,</w:t>
            </w:r>
          </w:p>
          <w:p w14:paraId="65C3667D" w14:textId="77777777" w:rsidR="00E35F1F" w:rsidRDefault="00E35F1F" w:rsidP="00E35F1F">
            <w:pPr>
              <w:pStyle w:val="EngHang"/>
              <w:spacing w:before="2"/>
            </w:pPr>
            <w:r>
              <w:t>O</w:t>
            </w:r>
            <w:r w:rsidRPr="007425E1">
              <w:t xml:space="preserve">f </w:t>
            </w:r>
            <w:r>
              <w:t>Your</w:t>
            </w:r>
            <w:r w:rsidRPr="007425E1">
              <w:t xml:space="preserve"> goodness</w:t>
            </w:r>
            <w:r>
              <w:t>,</w:t>
            </w:r>
          </w:p>
          <w:p w14:paraId="143FAEDE" w14:textId="77777777" w:rsidR="00E35F1F" w:rsidRDefault="00E35F1F" w:rsidP="00E35F1F">
            <w:pPr>
              <w:pStyle w:val="EngHang"/>
              <w:spacing w:before="2"/>
            </w:pPr>
            <w:r>
              <w:t>You</w:t>
            </w:r>
            <w:r w:rsidRPr="007425E1">
              <w:t xml:space="preserve"> </w:t>
            </w:r>
            <w:r>
              <w:t>bowed down</w:t>
            </w:r>
            <w:r w:rsidRPr="007425E1">
              <w:t xml:space="preserve"> the heavens, </w:t>
            </w:r>
          </w:p>
          <w:p w14:paraId="6A242BE0" w14:textId="77777777" w:rsidR="00E35F1F" w:rsidRDefault="00E35F1F" w:rsidP="00E35F1F">
            <w:pPr>
              <w:pStyle w:val="EngHangEnd"/>
            </w:pPr>
            <w:r>
              <w:t>And</w:t>
            </w:r>
            <w:r w:rsidRPr="007425E1">
              <w:t xml:space="preserve"> descend</w:t>
            </w:r>
            <w:r>
              <w:t>ed</w:t>
            </w:r>
            <w:r w:rsidRPr="007425E1">
              <w:t xml:space="preserve"> </w:t>
            </w:r>
            <w:r>
              <w:t>to</w:t>
            </w:r>
            <w:r w:rsidRPr="007425E1">
              <w:t xml:space="preserve"> us.</w:t>
            </w:r>
          </w:p>
        </w:tc>
        <w:tc>
          <w:tcPr>
            <w:tcW w:w="288" w:type="dxa"/>
          </w:tcPr>
          <w:p w14:paraId="08B4172E" w14:textId="77777777" w:rsidR="00E35F1F" w:rsidRDefault="00E35F1F" w:rsidP="00E35F1F"/>
        </w:tc>
        <w:tc>
          <w:tcPr>
            <w:tcW w:w="288" w:type="dxa"/>
          </w:tcPr>
          <w:p w14:paraId="7FE9FB46" w14:textId="77777777" w:rsidR="00E35F1F" w:rsidRDefault="00E35F1F" w:rsidP="00E35F1F">
            <w:pPr>
              <w:pStyle w:val="CopticCross"/>
            </w:pPr>
            <w:r w:rsidRPr="00FB5ACB">
              <w:t>¿</w:t>
            </w:r>
          </w:p>
        </w:tc>
        <w:tc>
          <w:tcPr>
            <w:tcW w:w="3960" w:type="dxa"/>
          </w:tcPr>
          <w:p w14:paraId="4E59BC24" w14:textId="77777777" w:rsidR="00E35F1F" w:rsidRDefault="00E35F1F" w:rsidP="00E35F1F">
            <w:pPr>
              <w:pStyle w:val="CopticVersemulti-line"/>
            </w:pPr>
            <w:r w:rsidRPr="00046257">
              <w:t>Ϧⲉⲛ ⲟⲩⲙⲉⲧϥⲁⲓⲣⲱⲟⲩϣ</w:t>
            </w:r>
          </w:p>
          <w:p w14:paraId="639399E7" w14:textId="77777777" w:rsidR="00E35F1F" w:rsidRDefault="00E35F1F" w:rsidP="00E35F1F">
            <w:pPr>
              <w:pStyle w:val="CopticVersemulti-line"/>
            </w:pPr>
            <w:r w:rsidRPr="00046257">
              <w:t>ⲛ̀ⲧⲉ ⲧⲉⲕⲙⲉⲧⲁ̀ⲅⲁⲑⲟⲥ</w:t>
            </w:r>
          </w:p>
          <w:p w14:paraId="3084112E" w14:textId="77777777" w:rsidR="00E35F1F" w:rsidRDefault="00E35F1F" w:rsidP="00E35F1F">
            <w:pPr>
              <w:pStyle w:val="CopticVersemulti-line"/>
            </w:pPr>
            <w:r w:rsidRPr="00046257">
              <w:t>ⲁⲕⲣⲓⲕⲓ ⲛ̀ⲛⲓⲫⲏⲟⲩⲓ̀</w:t>
            </w:r>
          </w:p>
          <w:p w14:paraId="5593D884" w14:textId="77777777" w:rsidR="00E35F1F" w:rsidRDefault="00E35F1F" w:rsidP="00E35F1F">
            <w:pPr>
              <w:pStyle w:val="CopticVerse"/>
            </w:pPr>
            <w:r w:rsidRPr="00046257">
              <w:t>ⲁⲕⲓ̀ ⲉ̀ⲡⲉⲥⲏⲧ ϣⲁⲣⲟⲛ</w:t>
            </w:r>
          </w:p>
        </w:tc>
      </w:tr>
      <w:tr w:rsidR="00E35F1F" w14:paraId="0581EECA" w14:textId="77777777" w:rsidTr="00E35F1F">
        <w:trPr>
          <w:cantSplit/>
          <w:jc w:val="center"/>
        </w:trPr>
        <w:tc>
          <w:tcPr>
            <w:tcW w:w="288" w:type="dxa"/>
          </w:tcPr>
          <w:p w14:paraId="5135875A" w14:textId="77777777" w:rsidR="00E35F1F" w:rsidRDefault="00E35F1F" w:rsidP="00E35F1F">
            <w:pPr>
              <w:pStyle w:val="CopticCross"/>
            </w:pPr>
            <w:r w:rsidRPr="00FB5ACB">
              <w:t>¿</w:t>
            </w:r>
          </w:p>
        </w:tc>
        <w:tc>
          <w:tcPr>
            <w:tcW w:w="3960" w:type="dxa"/>
          </w:tcPr>
          <w:p w14:paraId="0D9669DB" w14:textId="77777777" w:rsidR="00E35F1F" w:rsidRDefault="00E35F1F" w:rsidP="00E35F1F">
            <w:pPr>
              <w:pStyle w:val="EngHang"/>
              <w:spacing w:before="2"/>
            </w:pPr>
            <w:r w:rsidRPr="007425E1">
              <w:t>As the true physician</w:t>
            </w:r>
            <w:r>
              <w:t>,</w:t>
            </w:r>
          </w:p>
          <w:p w14:paraId="5E67A816" w14:textId="77777777" w:rsidR="00E35F1F" w:rsidRDefault="00E35F1F" w:rsidP="00E35F1F">
            <w:pPr>
              <w:pStyle w:val="EngHang"/>
              <w:spacing w:before="2"/>
            </w:pPr>
            <w:r>
              <w:t>W</w:t>
            </w:r>
            <w:r w:rsidRPr="007425E1">
              <w:t>ho gives healing</w:t>
            </w:r>
            <w:r>
              <w:t>,</w:t>
            </w:r>
            <w:r w:rsidRPr="007425E1">
              <w:t xml:space="preserve"> </w:t>
            </w:r>
          </w:p>
          <w:p w14:paraId="49A8304E" w14:textId="77777777" w:rsidR="00E35F1F" w:rsidRDefault="00E35F1F" w:rsidP="00E35F1F">
            <w:pPr>
              <w:pStyle w:val="EngHang"/>
              <w:spacing w:before="2"/>
            </w:pPr>
            <w:r>
              <w:t>You</w:t>
            </w:r>
            <w:r w:rsidRPr="007425E1">
              <w:t xml:space="preserve"> </w:t>
            </w:r>
            <w:r>
              <w:t>did</w:t>
            </w:r>
            <w:r w:rsidRPr="007425E1">
              <w:t xml:space="preserve"> cure </w:t>
            </w:r>
          </w:p>
          <w:p w14:paraId="5451F1C8" w14:textId="77777777" w:rsidR="00E35F1F" w:rsidRDefault="00E35F1F" w:rsidP="00E35F1F">
            <w:pPr>
              <w:pStyle w:val="EngHangEnd"/>
            </w:pPr>
            <w:r>
              <w:t>A</w:t>
            </w:r>
            <w:r w:rsidRPr="007425E1">
              <w:t xml:space="preserve">ll our </w:t>
            </w:r>
            <w:r>
              <w:t>sicknesses</w:t>
            </w:r>
            <w:r w:rsidRPr="007425E1">
              <w:t>.</w:t>
            </w:r>
          </w:p>
        </w:tc>
        <w:tc>
          <w:tcPr>
            <w:tcW w:w="288" w:type="dxa"/>
          </w:tcPr>
          <w:p w14:paraId="66B57081" w14:textId="77777777" w:rsidR="00E35F1F" w:rsidRDefault="00E35F1F" w:rsidP="00E35F1F"/>
        </w:tc>
        <w:tc>
          <w:tcPr>
            <w:tcW w:w="288" w:type="dxa"/>
          </w:tcPr>
          <w:p w14:paraId="59A9DF73" w14:textId="77777777" w:rsidR="00E35F1F" w:rsidRDefault="00E35F1F" w:rsidP="00E35F1F">
            <w:pPr>
              <w:pStyle w:val="CopticCross"/>
            </w:pPr>
            <w:r w:rsidRPr="00FB5ACB">
              <w:t>¿</w:t>
            </w:r>
          </w:p>
        </w:tc>
        <w:tc>
          <w:tcPr>
            <w:tcW w:w="3960" w:type="dxa"/>
          </w:tcPr>
          <w:p w14:paraId="64EE2FC4" w14:textId="77777777" w:rsidR="00E35F1F" w:rsidRDefault="00E35F1F" w:rsidP="00E35F1F">
            <w:pPr>
              <w:pStyle w:val="CopticVersemulti-line"/>
            </w:pPr>
            <w:r w:rsidRPr="00046257">
              <w:t>Ϩⲱⲥ ⲥⲏⲓⲛⲓ ⲙ̀ⲙⲏⲓ</w:t>
            </w:r>
          </w:p>
          <w:p w14:paraId="20AB6F1C" w14:textId="77777777" w:rsidR="00E35F1F" w:rsidRDefault="00E35F1F" w:rsidP="00E35F1F">
            <w:pPr>
              <w:pStyle w:val="CopticVersemulti-line"/>
            </w:pPr>
            <w:r w:rsidRPr="00046257">
              <w:t>ⲟⲩⲟϩ ⲛ̀ⲣⲉϥϯ ⲫⲁϧⲣⲓ</w:t>
            </w:r>
          </w:p>
          <w:p w14:paraId="6BD25724" w14:textId="77777777" w:rsidR="00E35F1F" w:rsidRDefault="00E35F1F" w:rsidP="00E35F1F">
            <w:pPr>
              <w:pStyle w:val="CopticVersemulti-line"/>
            </w:pPr>
            <w:r w:rsidRPr="00046257">
              <w:t>ⲁⲕⲉⲣⲑⲉⲣⲁⲡⲉⲩⲓⲛ</w:t>
            </w:r>
          </w:p>
          <w:p w14:paraId="7F65F556" w14:textId="77777777" w:rsidR="00E35F1F" w:rsidRDefault="00E35F1F" w:rsidP="00E35F1F">
            <w:pPr>
              <w:pStyle w:val="CopticVerse"/>
            </w:pPr>
            <w:r w:rsidRPr="00046257">
              <w:t>ⲛ̀ⲛⲉⲛϣⲱⲛⲓ ⲧⲏⲣⲟⲩ</w:t>
            </w:r>
          </w:p>
        </w:tc>
      </w:tr>
      <w:tr w:rsidR="00E35F1F" w14:paraId="04950BB3" w14:textId="77777777" w:rsidTr="00E35F1F">
        <w:trPr>
          <w:cantSplit/>
          <w:jc w:val="center"/>
        </w:trPr>
        <w:tc>
          <w:tcPr>
            <w:tcW w:w="288" w:type="dxa"/>
          </w:tcPr>
          <w:p w14:paraId="64B26950" w14:textId="77777777" w:rsidR="00E35F1F" w:rsidRDefault="00E35F1F" w:rsidP="00E35F1F">
            <w:pPr>
              <w:pStyle w:val="CopticCross"/>
            </w:pPr>
          </w:p>
        </w:tc>
        <w:tc>
          <w:tcPr>
            <w:tcW w:w="3960" w:type="dxa"/>
          </w:tcPr>
          <w:p w14:paraId="2B7F092A" w14:textId="0C15FEE7" w:rsidR="00E35F1F" w:rsidRDefault="00E35F1F" w:rsidP="00E35F1F">
            <w:pPr>
              <w:pStyle w:val="EngHang"/>
              <w:spacing w:before="2"/>
            </w:pPr>
            <w:r w:rsidRPr="007425E1">
              <w:t xml:space="preserve">Look </w:t>
            </w:r>
            <w:r w:rsidR="00D62D3B">
              <w:t>upon</w:t>
            </w:r>
            <w:r w:rsidRPr="007425E1">
              <w:t xml:space="preserve"> us, </w:t>
            </w:r>
          </w:p>
          <w:p w14:paraId="438F67B3" w14:textId="77777777" w:rsidR="00E35F1F" w:rsidRDefault="00E35F1F" w:rsidP="00E35F1F">
            <w:pPr>
              <w:pStyle w:val="EngHang"/>
              <w:spacing w:before="2"/>
            </w:pPr>
            <w:r w:rsidRPr="007425E1">
              <w:t xml:space="preserve">O my Lord Jesus, </w:t>
            </w:r>
          </w:p>
          <w:p w14:paraId="6F8A16E4" w14:textId="77777777" w:rsidR="00E35F1F" w:rsidRDefault="00E35F1F" w:rsidP="00E35F1F">
            <w:pPr>
              <w:pStyle w:val="EngHang"/>
              <w:spacing w:before="2"/>
            </w:pPr>
            <w:r>
              <w:t>W</w:t>
            </w:r>
            <w:r w:rsidRPr="007425E1">
              <w:t>ith the merciful eye</w:t>
            </w:r>
            <w:r>
              <w:t>,</w:t>
            </w:r>
          </w:p>
          <w:p w14:paraId="1F9D1301" w14:textId="77777777" w:rsidR="00E35F1F" w:rsidRDefault="00E35F1F" w:rsidP="00E35F1F">
            <w:pPr>
              <w:pStyle w:val="EngHangEnd"/>
            </w:pPr>
            <w:r>
              <w:t>O</w:t>
            </w:r>
            <w:r w:rsidRPr="007425E1">
              <w:t xml:space="preserve">f </w:t>
            </w:r>
            <w:r>
              <w:t>Your</w:t>
            </w:r>
            <w:r w:rsidRPr="007425E1">
              <w:t xml:space="preserve"> goodness.</w:t>
            </w:r>
          </w:p>
        </w:tc>
        <w:tc>
          <w:tcPr>
            <w:tcW w:w="288" w:type="dxa"/>
          </w:tcPr>
          <w:p w14:paraId="67EECFAC" w14:textId="77777777" w:rsidR="00E35F1F" w:rsidRDefault="00E35F1F" w:rsidP="00E35F1F"/>
        </w:tc>
        <w:tc>
          <w:tcPr>
            <w:tcW w:w="288" w:type="dxa"/>
          </w:tcPr>
          <w:p w14:paraId="4FA1F02C" w14:textId="77777777" w:rsidR="00E35F1F" w:rsidRDefault="00E35F1F" w:rsidP="00E35F1F">
            <w:pPr>
              <w:pStyle w:val="CopticCross"/>
            </w:pPr>
          </w:p>
        </w:tc>
        <w:tc>
          <w:tcPr>
            <w:tcW w:w="3960" w:type="dxa"/>
          </w:tcPr>
          <w:p w14:paraId="12879709" w14:textId="77777777" w:rsidR="00E35F1F" w:rsidRDefault="00E35F1F" w:rsidP="00E35F1F">
            <w:pPr>
              <w:pStyle w:val="CopticVersemulti-line"/>
            </w:pPr>
            <w:r w:rsidRPr="00046257">
              <w:t>Ϫⲟⲩϣⲧ ⲉ̀ϧ̀ⲣⲏⲓ ⲉ̀ϫⲱⲛ</w:t>
            </w:r>
          </w:p>
          <w:p w14:paraId="76B9FFF2" w14:textId="77777777" w:rsidR="00E35F1F" w:rsidRDefault="00E35F1F" w:rsidP="00E35F1F">
            <w:pPr>
              <w:pStyle w:val="CopticVersemulti-line"/>
            </w:pPr>
            <w:r w:rsidRPr="00046257">
              <w:t>ⲱ̀ Ⲡⲁⲟ̅ⲥ̅ Ⲓⲏ̅ⲥ</w:t>
            </w:r>
          </w:p>
          <w:p w14:paraId="589CD249" w14:textId="77777777" w:rsidR="00E35F1F" w:rsidRDefault="00E35F1F" w:rsidP="00E35F1F">
            <w:pPr>
              <w:pStyle w:val="CopticVersemulti-line"/>
            </w:pPr>
            <w:r w:rsidRPr="00046257">
              <w:t>ϧⲉⲛ ⲟⲩⲃⲁⲗ ⲛ̀ⲛⲁⲏⲧ</w:t>
            </w:r>
          </w:p>
          <w:p w14:paraId="133C1F9A" w14:textId="77777777" w:rsidR="00E35F1F" w:rsidRDefault="00E35F1F" w:rsidP="00E35F1F">
            <w:pPr>
              <w:pStyle w:val="CopticVerse"/>
            </w:pPr>
            <w:r w:rsidRPr="00046257">
              <w:t>ⲛ̀ⲧⲉ ⲧⲉⲕⲙⲉⲧⲁ̀ⲅⲁⲑⲟⲥ</w:t>
            </w:r>
          </w:p>
        </w:tc>
      </w:tr>
      <w:tr w:rsidR="00E35F1F" w14:paraId="63D24DB0" w14:textId="77777777" w:rsidTr="00E35F1F">
        <w:trPr>
          <w:cantSplit/>
          <w:jc w:val="center"/>
        </w:trPr>
        <w:tc>
          <w:tcPr>
            <w:tcW w:w="288" w:type="dxa"/>
          </w:tcPr>
          <w:p w14:paraId="64EE80B5" w14:textId="77777777" w:rsidR="00E35F1F" w:rsidRDefault="00E35F1F" w:rsidP="00E35F1F">
            <w:pPr>
              <w:pStyle w:val="CopticCross"/>
            </w:pPr>
          </w:p>
        </w:tc>
        <w:tc>
          <w:tcPr>
            <w:tcW w:w="3960" w:type="dxa"/>
          </w:tcPr>
          <w:p w14:paraId="2CCC7FD0" w14:textId="77777777" w:rsidR="00E35F1F" w:rsidRDefault="00E35F1F" w:rsidP="00E35F1F">
            <w:pPr>
              <w:pStyle w:val="EngHang"/>
              <w:spacing w:before="2"/>
            </w:pPr>
            <w:r>
              <w:t>Sow</w:t>
            </w:r>
            <w:r w:rsidRPr="007425E1">
              <w:t xml:space="preserve"> within us</w:t>
            </w:r>
            <w:r>
              <w:t>,</w:t>
            </w:r>
          </w:p>
          <w:p w14:paraId="3C502328" w14:textId="77777777" w:rsidR="00E35F1F" w:rsidRDefault="00E35F1F" w:rsidP="00E35F1F">
            <w:pPr>
              <w:pStyle w:val="EngHang"/>
              <w:spacing w:before="2"/>
            </w:pPr>
            <w:r>
              <w:t>A</w:t>
            </w:r>
            <w:r w:rsidRPr="007425E1">
              <w:t>n upright heart</w:t>
            </w:r>
            <w:r>
              <w:t>,</w:t>
            </w:r>
          </w:p>
          <w:p w14:paraId="69619224" w14:textId="77777777" w:rsidR="00E35F1F" w:rsidRDefault="00E35F1F" w:rsidP="00E35F1F">
            <w:pPr>
              <w:pStyle w:val="EngHang"/>
              <w:spacing w:before="2"/>
            </w:pPr>
            <w:r>
              <w:t>T</w:t>
            </w:r>
            <w:r w:rsidRPr="007425E1">
              <w:t xml:space="preserve">hat we may bless </w:t>
            </w:r>
            <w:r>
              <w:t>You</w:t>
            </w:r>
            <w:r w:rsidRPr="007425E1">
              <w:t xml:space="preserve">, </w:t>
            </w:r>
          </w:p>
          <w:p w14:paraId="5F305C66" w14:textId="77777777" w:rsidR="00E35F1F" w:rsidRDefault="00E35F1F" w:rsidP="00E35F1F">
            <w:pPr>
              <w:pStyle w:val="EngHangEnd"/>
            </w:pPr>
            <w:r w:rsidRPr="007425E1">
              <w:t>O my Lord Jesus.</w:t>
            </w:r>
          </w:p>
        </w:tc>
        <w:tc>
          <w:tcPr>
            <w:tcW w:w="288" w:type="dxa"/>
          </w:tcPr>
          <w:p w14:paraId="5D558F6B" w14:textId="77777777" w:rsidR="00E35F1F" w:rsidRDefault="00E35F1F" w:rsidP="00E35F1F"/>
        </w:tc>
        <w:tc>
          <w:tcPr>
            <w:tcW w:w="288" w:type="dxa"/>
          </w:tcPr>
          <w:p w14:paraId="366BD7F5" w14:textId="77777777" w:rsidR="00E35F1F" w:rsidRDefault="00E35F1F" w:rsidP="00E35F1F">
            <w:pPr>
              <w:pStyle w:val="CopticCross"/>
            </w:pPr>
          </w:p>
        </w:tc>
        <w:tc>
          <w:tcPr>
            <w:tcW w:w="3960" w:type="dxa"/>
          </w:tcPr>
          <w:p w14:paraId="6248B4E8" w14:textId="77777777" w:rsidR="00E35F1F" w:rsidRDefault="00E35F1F" w:rsidP="00E35F1F">
            <w:pPr>
              <w:pStyle w:val="CopticVersemulti-line"/>
            </w:pPr>
            <w:r w:rsidRPr="00046257">
              <w:t>ϭⲟ ⲛ̀ϧ̀ⲣⲏⲓ ⲛ̀ϧⲏⲧⲉⲛ</w:t>
            </w:r>
          </w:p>
          <w:p w14:paraId="1A511F7F" w14:textId="77777777" w:rsidR="00E35F1F" w:rsidRDefault="00E35F1F" w:rsidP="00E35F1F">
            <w:pPr>
              <w:pStyle w:val="CopticVersemulti-line"/>
            </w:pPr>
            <w:r w:rsidRPr="00046257">
              <w:t>ⲛ̀ⲟⲩϩⲏⲧ ⲉϥⲥⲟⲩⲧⲱⲛ</w:t>
            </w:r>
          </w:p>
          <w:p w14:paraId="3531FE3D" w14:textId="77777777" w:rsidR="00E35F1F" w:rsidRDefault="00E35F1F" w:rsidP="00E35F1F">
            <w:pPr>
              <w:pStyle w:val="CopticVersemulti-line"/>
            </w:pPr>
            <w:r w:rsidRPr="00046257">
              <w:t>ⲉⲑⲣⲉⲛⲥ̀ⲙⲟⲩ ⲉ̀ⲣⲟⲕ</w:t>
            </w:r>
          </w:p>
          <w:p w14:paraId="59F33F5A" w14:textId="77777777" w:rsidR="00E35F1F" w:rsidRDefault="00E35F1F" w:rsidP="00E35F1F">
            <w:pPr>
              <w:pStyle w:val="CopticVerse"/>
            </w:pPr>
            <w:r w:rsidRPr="00046257">
              <w:t>ⲱ̀ Ⲡⲁⲟ̅ⲥ̅ Ⲓⲏ̅ⲥ</w:t>
            </w:r>
          </w:p>
        </w:tc>
      </w:tr>
      <w:tr w:rsidR="00E35F1F" w14:paraId="247904CE" w14:textId="77777777" w:rsidTr="00E35F1F">
        <w:trPr>
          <w:cantSplit/>
          <w:jc w:val="center"/>
        </w:trPr>
        <w:tc>
          <w:tcPr>
            <w:tcW w:w="288" w:type="dxa"/>
          </w:tcPr>
          <w:p w14:paraId="15FB4BA8" w14:textId="77777777" w:rsidR="00E35F1F" w:rsidRDefault="00E35F1F" w:rsidP="00E35F1F">
            <w:pPr>
              <w:pStyle w:val="CopticCross"/>
            </w:pPr>
            <w:r w:rsidRPr="00FA5B8C">
              <w:t>¿</w:t>
            </w:r>
          </w:p>
        </w:tc>
        <w:tc>
          <w:tcPr>
            <w:tcW w:w="3960" w:type="dxa"/>
          </w:tcPr>
          <w:p w14:paraId="64922307" w14:textId="77777777" w:rsidR="00E35F1F" w:rsidRDefault="00E35F1F" w:rsidP="00E35F1F">
            <w:pPr>
              <w:pStyle w:val="EngHang"/>
              <w:spacing w:before="2"/>
            </w:pPr>
            <w:r w:rsidRPr="007425E1">
              <w:t xml:space="preserve">I ask </w:t>
            </w:r>
            <w:r>
              <w:t>You</w:t>
            </w:r>
            <w:r w:rsidRPr="007425E1">
              <w:t xml:space="preserve">, </w:t>
            </w:r>
          </w:p>
          <w:p w14:paraId="5556A9D2" w14:textId="77777777" w:rsidR="00E35F1F" w:rsidRDefault="00E35F1F" w:rsidP="00E35F1F">
            <w:pPr>
              <w:pStyle w:val="EngHang"/>
              <w:spacing w:before="2"/>
            </w:pPr>
            <w:r w:rsidRPr="007425E1">
              <w:t xml:space="preserve">O my Lord Jesus, </w:t>
            </w:r>
          </w:p>
          <w:p w14:paraId="78BDB4CD" w14:textId="77777777" w:rsidR="00E35F1F" w:rsidRDefault="00E35F1F" w:rsidP="00E35F1F">
            <w:pPr>
              <w:pStyle w:val="EngHang"/>
              <w:spacing w:before="2"/>
            </w:pPr>
            <w:r>
              <w:t>Accord to us mercy</w:t>
            </w:r>
          </w:p>
          <w:p w14:paraId="20CE22AC" w14:textId="77777777" w:rsidR="00E35F1F" w:rsidRDefault="00E35F1F" w:rsidP="00E35F1F">
            <w:pPr>
              <w:pStyle w:val="EngHangEnd"/>
            </w:pPr>
            <w:r>
              <w:t>I</w:t>
            </w:r>
            <w:r w:rsidRPr="007425E1">
              <w:t xml:space="preserve">n </w:t>
            </w:r>
            <w:r>
              <w:t>Your K</w:t>
            </w:r>
            <w:r w:rsidRPr="007425E1">
              <w:t>ingdom.</w:t>
            </w:r>
          </w:p>
        </w:tc>
        <w:tc>
          <w:tcPr>
            <w:tcW w:w="288" w:type="dxa"/>
          </w:tcPr>
          <w:p w14:paraId="1F14E040" w14:textId="77777777" w:rsidR="00E35F1F" w:rsidRDefault="00E35F1F" w:rsidP="00E35F1F"/>
        </w:tc>
        <w:tc>
          <w:tcPr>
            <w:tcW w:w="288" w:type="dxa"/>
          </w:tcPr>
          <w:p w14:paraId="7EEBC0D3" w14:textId="77777777" w:rsidR="00E35F1F" w:rsidRDefault="00E35F1F" w:rsidP="00E35F1F">
            <w:pPr>
              <w:pStyle w:val="CopticCross"/>
            </w:pPr>
            <w:r w:rsidRPr="00FB5ACB">
              <w:t>¿</w:t>
            </w:r>
          </w:p>
        </w:tc>
        <w:tc>
          <w:tcPr>
            <w:tcW w:w="3960" w:type="dxa"/>
          </w:tcPr>
          <w:p w14:paraId="35516D18" w14:textId="77777777" w:rsidR="00E35F1F" w:rsidRDefault="00E35F1F" w:rsidP="00E35F1F">
            <w:pPr>
              <w:pStyle w:val="CopticVersemulti-line"/>
            </w:pPr>
            <w:r w:rsidRPr="00046257">
              <w:t>Ϯϯϩⲟ ⲉ̀ⲣⲟⲕ</w:t>
            </w:r>
          </w:p>
          <w:p w14:paraId="0FD2F0BD" w14:textId="77777777" w:rsidR="00E35F1F" w:rsidRDefault="00E35F1F" w:rsidP="00E35F1F">
            <w:pPr>
              <w:pStyle w:val="CopticVersemulti-line"/>
            </w:pPr>
            <w:r w:rsidRPr="00046257">
              <w:t>ⲱ̀ Ⲡⲁⲟ̅ⲥ̅ Ⲓⲏ̅ⲥ</w:t>
            </w:r>
          </w:p>
          <w:p w14:paraId="2A6A2CEC" w14:textId="77777777" w:rsidR="00E35F1F" w:rsidRDefault="00E35F1F" w:rsidP="00E35F1F">
            <w:pPr>
              <w:pStyle w:val="CopticVersemulti-line"/>
            </w:pPr>
            <w:r w:rsidRPr="00046257">
              <w:t>ⲁ̀ⲣⲓ ⲟⲩⲛⲁⲓ ⲛⲉⲙⲁⲛ</w:t>
            </w:r>
          </w:p>
          <w:p w14:paraId="464A1E4B" w14:textId="77777777" w:rsidR="00E35F1F" w:rsidRDefault="00E35F1F" w:rsidP="00E35F1F">
            <w:pPr>
              <w:pStyle w:val="CopticVerse"/>
            </w:pPr>
            <w:r w:rsidRPr="00046257">
              <w:t>ϧⲉⲛ ⲧⲉⲕⲙⲉⲧⲟⲩⲣⲟ</w:t>
            </w:r>
          </w:p>
        </w:tc>
      </w:tr>
    </w:tbl>
    <w:p w14:paraId="51BA1958" w14:textId="77777777" w:rsidR="00E35F1F" w:rsidRPr="00A742AC" w:rsidRDefault="00E35F1F" w:rsidP="00E35F1F">
      <w:pPr>
        <w:pStyle w:val="Heading4"/>
      </w:pPr>
      <w:bookmarkStart w:id="781" w:name="_Toc298445793"/>
      <w:bookmarkStart w:id="782" w:name="_Toc298681278"/>
      <w:bookmarkStart w:id="783" w:name="_Toc298447518"/>
      <w:bookmarkStart w:id="784" w:name="_Toc308441916"/>
      <w:r w:rsidRPr="00FD2E69">
        <w:t>The Conclusion of the Adam Psali</w:t>
      </w:r>
      <w:bookmarkEnd w:id="781"/>
      <w:bookmarkEnd w:id="782"/>
      <w:bookmarkEnd w:id="783"/>
      <w:bookmarkEnd w:id="7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4DFFD5B" w14:textId="77777777" w:rsidTr="00E35F1F">
        <w:trPr>
          <w:cantSplit/>
          <w:jc w:val="center"/>
        </w:trPr>
        <w:tc>
          <w:tcPr>
            <w:tcW w:w="288" w:type="dxa"/>
          </w:tcPr>
          <w:p w14:paraId="6B6B1BE2" w14:textId="77777777" w:rsidR="00E35F1F" w:rsidRDefault="00E35F1F" w:rsidP="00E35F1F">
            <w:pPr>
              <w:pStyle w:val="CopticCross"/>
            </w:pPr>
          </w:p>
        </w:tc>
        <w:tc>
          <w:tcPr>
            <w:tcW w:w="3960" w:type="dxa"/>
          </w:tcPr>
          <w:p w14:paraId="0719A1EB"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D656EBD"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3756359B"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01535959" w14:textId="77777777" w:rsidR="00E35F1F" w:rsidRDefault="00E35F1F" w:rsidP="00E35F1F">
            <w:pPr>
              <w:pStyle w:val="EngHangEnd"/>
            </w:pPr>
            <w:r w:rsidRPr="00A16DFE">
              <w:rPr>
                <w:rFonts w:eastAsiaTheme="minorHAnsi"/>
              </w:rPr>
              <w:t>Of my Lord, Jesus.</w:t>
            </w:r>
          </w:p>
        </w:tc>
        <w:tc>
          <w:tcPr>
            <w:tcW w:w="288" w:type="dxa"/>
          </w:tcPr>
          <w:p w14:paraId="75975D3B" w14:textId="77777777" w:rsidR="00E35F1F" w:rsidRDefault="00E35F1F" w:rsidP="00E35F1F"/>
        </w:tc>
        <w:tc>
          <w:tcPr>
            <w:tcW w:w="288" w:type="dxa"/>
          </w:tcPr>
          <w:p w14:paraId="4AE09F96" w14:textId="77777777" w:rsidR="00E35F1F" w:rsidRDefault="00E35F1F" w:rsidP="00E35F1F">
            <w:pPr>
              <w:pStyle w:val="CopticCross"/>
            </w:pPr>
          </w:p>
        </w:tc>
        <w:tc>
          <w:tcPr>
            <w:tcW w:w="3960" w:type="dxa"/>
          </w:tcPr>
          <w:p w14:paraId="26572C50" w14:textId="77777777" w:rsidR="00E35F1F" w:rsidRPr="00FA5B8C" w:rsidRDefault="00E35F1F" w:rsidP="00E35F1F">
            <w:pPr>
              <w:pStyle w:val="CopticVersemulti-line"/>
            </w:pPr>
            <w:r w:rsidRPr="00FA5B8C">
              <w:t>Ⲗⲟⲓⲡⲟⲛ ⲁⲛϣⲁⲛⲑⲱⲟⲩϯ:</w:t>
            </w:r>
          </w:p>
          <w:p w14:paraId="794BC556" w14:textId="77777777" w:rsidR="00E35F1F" w:rsidRPr="00FA5B8C" w:rsidRDefault="00E35F1F" w:rsidP="00E35F1F">
            <w:pPr>
              <w:pStyle w:val="CopticVersemulti-line"/>
            </w:pPr>
            <w:r w:rsidRPr="00FA5B8C">
              <w:t>ⲉ̀ϯⲡ̀ⲣⲟⲥⲉⲩⲭⲏ:</w:t>
            </w:r>
          </w:p>
          <w:p w14:paraId="6ADE70FF" w14:textId="77777777" w:rsidR="00E35F1F" w:rsidRPr="00FA5B8C" w:rsidRDefault="00E35F1F" w:rsidP="00E35F1F">
            <w:pPr>
              <w:pStyle w:val="CopticVersemulti-line"/>
            </w:pPr>
            <w:r w:rsidRPr="00FA5B8C">
              <w:t>ⲙⲁⲣⲉⲛⲥ̀ⲙⲟⲩ ⲉ̀ⲡⲓⲣⲁⲛ:</w:t>
            </w:r>
          </w:p>
          <w:p w14:paraId="72A1D11B" w14:textId="77777777" w:rsidR="00E35F1F" w:rsidRPr="00FA5B8C" w:rsidRDefault="00E35F1F" w:rsidP="00E35F1F">
            <w:pPr>
              <w:pStyle w:val="CopticVerse"/>
            </w:pPr>
            <w:r w:rsidRPr="00FA5B8C">
              <w:t>ⲛ̀ⲧⲉ Ⲡⲁⲟ̅ⲥ̅ Ⲓⲏ̅ⲥ̅.</w:t>
            </w:r>
          </w:p>
        </w:tc>
      </w:tr>
      <w:tr w:rsidR="00E35F1F" w14:paraId="1A9CE427" w14:textId="77777777" w:rsidTr="00E35F1F">
        <w:trPr>
          <w:cantSplit/>
          <w:jc w:val="center"/>
        </w:trPr>
        <w:tc>
          <w:tcPr>
            <w:tcW w:w="288" w:type="dxa"/>
          </w:tcPr>
          <w:p w14:paraId="60077256" w14:textId="77777777" w:rsidR="00E35F1F" w:rsidRDefault="00E35F1F" w:rsidP="00E35F1F">
            <w:pPr>
              <w:pStyle w:val="CopticCross"/>
            </w:pPr>
            <w:r w:rsidRPr="00FB5ACB">
              <w:lastRenderedPageBreak/>
              <w:t>¿</w:t>
            </w:r>
          </w:p>
        </w:tc>
        <w:tc>
          <w:tcPr>
            <w:tcW w:w="3960" w:type="dxa"/>
          </w:tcPr>
          <w:p w14:paraId="18BA24C3"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38210650"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65FBEAC0"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0C69B0BA"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4DAD9567" w14:textId="77777777" w:rsidR="00E35F1F" w:rsidRDefault="00E35F1F" w:rsidP="00E35F1F"/>
        </w:tc>
        <w:tc>
          <w:tcPr>
            <w:tcW w:w="288" w:type="dxa"/>
          </w:tcPr>
          <w:p w14:paraId="17497559" w14:textId="77777777" w:rsidR="00E35F1F" w:rsidRDefault="00E35F1F" w:rsidP="00E35F1F">
            <w:pPr>
              <w:pStyle w:val="CopticCross"/>
            </w:pPr>
            <w:r w:rsidRPr="00FB5ACB">
              <w:t>¿</w:t>
            </w:r>
          </w:p>
        </w:tc>
        <w:tc>
          <w:tcPr>
            <w:tcW w:w="3960" w:type="dxa"/>
          </w:tcPr>
          <w:p w14:paraId="7827A481" w14:textId="77777777" w:rsidR="00E35F1F" w:rsidRPr="00FA5B8C" w:rsidRDefault="00E35F1F" w:rsidP="00E35F1F">
            <w:pPr>
              <w:pStyle w:val="CopticVersemulti-line"/>
            </w:pPr>
            <w:r w:rsidRPr="00FA5B8C">
              <w:t>Ϫⲉ ⲧⲉⲛⲛⲁⲥ̀ⲙⲟⲩ ⲉ̀ⲣⲟⲕ:</w:t>
            </w:r>
          </w:p>
          <w:p w14:paraId="23DEEC84" w14:textId="77777777" w:rsidR="00E35F1F" w:rsidRPr="00FA5B8C" w:rsidRDefault="00E35F1F" w:rsidP="00E35F1F">
            <w:pPr>
              <w:pStyle w:val="CopticVersemulti-line"/>
            </w:pPr>
            <w:r w:rsidRPr="00FA5B8C">
              <w:t>ⲱ̀ Ⲡⲁⲟ̅ⲥ̅ Ⲓⲏ̅ⲥ̅:</w:t>
            </w:r>
          </w:p>
          <w:p w14:paraId="3A243CF9" w14:textId="77777777" w:rsidR="00E35F1F" w:rsidRPr="00FA5B8C" w:rsidRDefault="00E35F1F" w:rsidP="00E35F1F">
            <w:pPr>
              <w:pStyle w:val="CopticVersemulti-line"/>
            </w:pPr>
            <w:r w:rsidRPr="00FA5B8C">
              <w:t>ⲛⲁϩⲙⲉⲛ ⳉⲉⲛ Ⲡⲉⲕⲣⲁⲛ:</w:t>
            </w:r>
          </w:p>
          <w:p w14:paraId="1B43FF11" w14:textId="77777777" w:rsidR="00E35F1F" w:rsidRPr="00FA5B8C" w:rsidRDefault="00E35F1F" w:rsidP="00E35F1F">
            <w:pPr>
              <w:pStyle w:val="CopticVerse"/>
            </w:pPr>
            <w:r w:rsidRPr="00FA5B8C">
              <w:t>ϫⲉ ⲁⲛⲉⲣϩⲉⲗⲡⲓⲥ ⲉ̀ⲣⲟⲕ.</w:t>
            </w:r>
          </w:p>
        </w:tc>
      </w:tr>
      <w:tr w:rsidR="00E35F1F" w14:paraId="21B07432" w14:textId="77777777" w:rsidTr="00E35F1F">
        <w:trPr>
          <w:cantSplit/>
          <w:jc w:val="center"/>
        </w:trPr>
        <w:tc>
          <w:tcPr>
            <w:tcW w:w="288" w:type="dxa"/>
          </w:tcPr>
          <w:p w14:paraId="0FE96FC2" w14:textId="77777777" w:rsidR="00E35F1F" w:rsidRDefault="00E35F1F" w:rsidP="00E35F1F">
            <w:pPr>
              <w:pStyle w:val="CopticCross"/>
            </w:pPr>
          </w:p>
        </w:tc>
        <w:tc>
          <w:tcPr>
            <w:tcW w:w="3960" w:type="dxa"/>
          </w:tcPr>
          <w:p w14:paraId="097112D0"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51EB64EB"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4E8B5D6B"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538BA7BD"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2FAEDDA5" w14:textId="77777777" w:rsidR="00E35F1F" w:rsidRDefault="00E35F1F" w:rsidP="00E35F1F"/>
        </w:tc>
        <w:tc>
          <w:tcPr>
            <w:tcW w:w="288" w:type="dxa"/>
          </w:tcPr>
          <w:p w14:paraId="6279D091" w14:textId="77777777" w:rsidR="00E35F1F" w:rsidRDefault="00E35F1F" w:rsidP="00E35F1F">
            <w:pPr>
              <w:pStyle w:val="CopticCross"/>
            </w:pPr>
          </w:p>
        </w:tc>
        <w:tc>
          <w:tcPr>
            <w:tcW w:w="3960" w:type="dxa"/>
          </w:tcPr>
          <w:p w14:paraId="76432B68" w14:textId="77777777" w:rsidR="00E35F1F" w:rsidRPr="00FA5B8C" w:rsidRDefault="00E35F1F" w:rsidP="00E35F1F">
            <w:pPr>
              <w:pStyle w:val="CopticVersemulti-line"/>
            </w:pPr>
            <w:r w:rsidRPr="00FA5B8C">
              <w:t>Ⲉⲑⲣⲉⲛϩⲱⲥ ⲉ̀ⲣⲟⲕ:</w:t>
            </w:r>
          </w:p>
          <w:p w14:paraId="09E521BB" w14:textId="77777777" w:rsidR="00E35F1F" w:rsidRPr="00FA5B8C" w:rsidRDefault="00E35F1F" w:rsidP="00E35F1F">
            <w:pPr>
              <w:pStyle w:val="CopticVersemulti-line"/>
            </w:pPr>
            <w:r w:rsidRPr="00FA5B8C">
              <w:t>ⲛⲉⲙ Ⲡⲉⲕⲓⲱⲧ ⲛ̀ⲁ̀ⲅⲁⲑⲟⲥ:</w:t>
            </w:r>
          </w:p>
          <w:p w14:paraId="364BBA9B" w14:textId="77777777" w:rsidR="00E35F1F" w:rsidRPr="00FA5B8C" w:rsidRDefault="00E35F1F" w:rsidP="00E35F1F">
            <w:pPr>
              <w:pStyle w:val="CopticVersemulti-line"/>
            </w:pPr>
            <w:r w:rsidRPr="00FA5B8C">
              <w:t>ⲛⲉⲙ Ⲡⲓⲡ̅ⲛ̅ⲁ̅ ⲉ̅ⲑ̅ⲩ̅:</w:t>
            </w:r>
          </w:p>
          <w:p w14:paraId="1242A494" w14:textId="77777777" w:rsidR="00E35F1F" w:rsidRPr="00FA5B8C" w:rsidRDefault="00E35F1F" w:rsidP="00E35F1F">
            <w:pPr>
              <w:pStyle w:val="CopticVerse"/>
            </w:pPr>
            <w:r w:rsidRPr="00FA5B8C">
              <w:t>ϫⲉ (ⲁⲕⲓ̀) ⲁⲕⲥⲱϯ ⲙ̀ⲙⲟⲛ</w:t>
            </w:r>
          </w:p>
        </w:tc>
      </w:tr>
      <w:tr w:rsidR="00E35F1F" w14:paraId="344C973C" w14:textId="77777777" w:rsidTr="00E35F1F">
        <w:trPr>
          <w:cantSplit/>
          <w:jc w:val="center"/>
        </w:trPr>
        <w:tc>
          <w:tcPr>
            <w:tcW w:w="288" w:type="dxa"/>
          </w:tcPr>
          <w:p w14:paraId="09665F02" w14:textId="77777777" w:rsidR="00E35F1F" w:rsidRDefault="00E35F1F" w:rsidP="00E35F1F">
            <w:pPr>
              <w:pStyle w:val="CopticCross"/>
            </w:pPr>
            <w:r w:rsidRPr="00FB5ACB">
              <w:t>¿</w:t>
            </w:r>
          </w:p>
        </w:tc>
        <w:tc>
          <w:tcPr>
            <w:tcW w:w="3960" w:type="dxa"/>
          </w:tcPr>
          <w:p w14:paraId="37579616"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362592F9"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5A843126"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1C5E5EB7"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6B645923" w14:textId="77777777" w:rsidR="00E35F1F" w:rsidRDefault="00E35F1F" w:rsidP="00E35F1F"/>
        </w:tc>
        <w:tc>
          <w:tcPr>
            <w:tcW w:w="288" w:type="dxa"/>
          </w:tcPr>
          <w:p w14:paraId="03BC7893" w14:textId="77777777" w:rsidR="00E35F1F" w:rsidRDefault="00E35F1F" w:rsidP="00E35F1F">
            <w:pPr>
              <w:pStyle w:val="CopticCross"/>
            </w:pPr>
            <w:r w:rsidRPr="00FB5ACB">
              <w:t>¿</w:t>
            </w:r>
          </w:p>
        </w:tc>
        <w:tc>
          <w:tcPr>
            <w:tcW w:w="3960" w:type="dxa"/>
          </w:tcPr>
          <w:p w14:paraId="706A3F65" w14:textId="77777777" w:rsidR="00E35F1F" w:rsidRPr="00FA5B8C" w:rsidRDefault="00E35F1F" w:rsidP="00E35F1F">
            <w:pPr>
              <w:pStyle w:val="CopticVersemulti-line"/>
            </w:pPr>
            <w:r w:rsidRPr="00FA5B8C">
              <w:t>Ⲇⲟⲝⲁ Ⲡⲁⲧⲣⲓ ⲕⲉ Ⲩⲓⲱ:</w:t>
            </w:r>
          </w:p>
          <w:p w14:paraId="370EF509" w14:textId="77777777" w:rsidR="00E35F1F" w:rsidRPr="00FA5B8C" w:rsidRDefault="00E35F1F" w:rsidP="00E35F1F">
            <w:pPr>
              <w:pStyle w:val="CopticVersemulti-line"/>
            </w:pPr>
            <w:r w:rsidRPr="00FA5B8C">
              <w:t>ⲕⲉ ⲁ̀ⲅⲓⲱ̀ Ⲡⲛⲉⲩⲙⲁⲧⲓ:</w:t>
            </w:r>
          </w:p>
          <w:p w14:paraId="53DB311C" w14:textId="77777777" w:rsidR="00E35F1F" w:rsidRPr="00FA5B8C" w:rsidRDefault="00E35F1F" w:rsidP="00E35F1F">
            <w:pPr>
              <w:pStyle w:val="CopticVersemulti-line"/>
            </w:pPr>
            <w:r w:rsidRPr="00FA5B8C">
              <w:t>ⲕⲉ ⲛⲩⲛ ⲕⲉ ⲁ̀ⲓ̀ ⲕⲉ ⲓⲥⲧⲟⲩⲥ</w:t>
            </w:r>
          </w:p>
          <w:p w14:paraId="1AF7ED05" w14:textId="77777777" w:rsidR="00E35F1F" w:rsidRPr="00FA5B8C" w:rsidRDefault="00E35F1F" w:rsidP="00E35F1F">
            <w:pPr>
              <w:pStyle w:val="CopticVerse"/>
            </w:pPr>
            <w:r w:rsidRPr="00FA5B8C">
              <w:t>ⲉ̀ⲱ̀ⲛⲁⲥ ⲧⲱⲛ ⲉ̀ⲱ̀ⲛⲱⲛ: ⲁ̀ⲙⲉⲛ.</w:t>
            </w:r>
          </w:p>
        </w:tc>
      </w:tr>
    </w:tbl>
    <w:p w14:paraId="79529808" w14:textId="77777777" w:rsidR="00E35F1F" w:rsidRDefault="00E35F1F" w:rsidP="00E35F1F">
      <w:pPr>
        <w:pStyle w:val="Heading3"/>
      </w:pPr>
      <w:bookmarkStart w:id="785" w:name="_Ref452619708"/>
      <w:r>
        <w:t>The Monday Theotokia</w:t>
      </w:r>
      <w:bookmarkEnd w:id="785"/>
    </w:p>
    <w:p w14:paraId="709F76CB" w14:textId="77777777" w:rsidR="00E35F1F" w:rsidRDefault="00E35F1F" w:rsidP="00E35F1F">
      <w:pPr>
        <w:pStyle w:val="Heading6"/>
      </w:pPr>
      <w:bookmarkStart w:id="786" w:name="_Toc298445794"/>
      <w:bookmarkStart w:id="787" w:name="_Toc298681279"/>
      <w:bookmarkStart w:id="788" w:name="_Toc298447519"/>
      <w:r>
        <w:t>Part One</w:t>
      </w:r>
      <w:bookmarkEnd w:id="786"/>
      <w:bookmarkEnd w:id="787"/>
      <w:bookmarkEnd w:id="7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6E3B886" w14:textId="77777777" w:rsidTr="00E35F1F">
        <w:trPr>
          <w:cantSplit/>
          <w:jc w:val="center"/>
        </w:trPr>
        <w:tc>
          <w:tcPr>
            <w:tcW w:w="288" w:type="dxa"/>
          </w:tcPr>
          <w:p w14:paraId="309D4EBF" w14:textId="77777777" w:rsidR="00E35F1F" w:rsidRDefault="00E35F1F" w:rsidP="00E35F1F">
            <w:pPr>
              <w:pStyle w:val="CopticCross"/>
            </w:pPr>
          </w:p>
        </w:tc>
        <w:tc>
          <w:tcPr>
            <w:tcW w:w="3960" w:type="dxa"/>
          </w:tcPr>
          <w:p w14:paraId="1DE2B8C0" w14:textId="77777777" w:rsidR="00E35F1F" w:rsidRDefault="00E35F1F" w:rsidP="00E35F1F">
            <w:pPr>
              <w:pStyle w:val="EngHang"/>
            </w:pPr>
            <w:r w:rsidRPr="007425E1">
              <w:t>When Adam</w:t>
            </w:r>
            <w:r>
              <w:t xml:space="preserve"> b</w:t>
            </w:r>
            <w:r w:rsidRPr="007425E1">
              <w:t xml:space="preserve">ecame sorrowful, </w:t>
            </w:r>
          </w:p>
          <w:p w14:paraId="1DD65C8B" w14:textId="77777777" w:rsidR="00E35F1F" w:rsidRDefault="00E35F1F" w:rsidP="00E35F1F">
            <w:pPr>
              <w:pStyle w:val="EngHang"/>
            </w:pPr>
            <w:r>
              <w:t>T</w:t>
            </w:r>
            <w:r w:rsidRPr="007425E1">
              <w:t xml:space="preserve">he Lord was pleased </w:t>
            </w:r>
          </w:p>
          <w:p w14:paraId="43A8FC37" w14:textId="77777777" w:rsidR="00E35F1F" w:rsidRDefault="00E35F1F" w:rsidP="00E35F1F">
            <w:pPr>
              <w:pStyle w:val="EngHang"/>
            </w:pPr>
            <w:r>
              <w:t>T</w:t>
            </w:r>
            <w:r w:rsidRPr="007425E1">
              <w:t xml:space="preserve">o restore him, </w:t>
            </w:r>
          </w:p>
          <w:p w14:paraId="44E09AE7" w14:textId="77777777" w:rsidR="00E35F1F" w:rsidRDefault="00E35F1F" w:rsidP="00E35F1F">
            <w:pPr>
              <w:pStyle w:val="EngHangEnd"/>
            </w:pPr>
            <w:r>
              <w:t xml:space="preserve">To </w:t>
            </w:r>
            <w:commentRangeStart w:id="789"/>
            <w:r>
              <w:t xml:space="preserve">his </w:t>
            </w:r>
            <w:commentRangeEnd w:id="789"/>
            <w:r>
              <w:rPr>
                <w:rStyle w:val="CommentReference"/>
              </w:rPr>
              <w:commentReference w:id="789"/>
            </w:r>
            <w:r>
              <w:t>first estate</w:t>
            </w:r>
            <w:r w:rsidRPr="007425E1">
              <w:t>.</w:t>
            </w:r>
          </w:p>
        </w:tc>
        <w:tc>
          <w:tcPr>
            <w:tcW w:w="288" w:type="dxa"/>
          </w:tcPr>
          <w:p w14:paraId="77A37059" w14:textId="77777777" w:rsidR="00E35F1F" w:rsidRDefault="00E35F1F" w:rsidP="00E35F1F"/>
        </w:tc>
        <w:tc>
          <w:tcPr>
            <w:tcW w:w="288" w:type="dxa"/>
          </w:tcPr>
          <w:p w14:paraId="5419FDC4" w14:textId="77777777" w:rsidR="00E35F1F" w:rsidRDefault="00E35F1F" w:rsidP="00E35F1F">
            <w:pPr>
              <w:pStyle w:val="CopticCross"/>
            </w:pPr>
          </w:p>
        </w:tc>
        <w:tc>
          <w:tcPr>
            <w:tcW w:w="3960" w:type="dxa"/>
          </w:tcPr>
          <w:p w14:paraId="042936BA" w14:textId="77777777" w:rsidR="00E35F1F" w:rsidRDefault="00E35F1F" w:rsidP="00E35F1F">
            <w:pPr>
              <w:pStyle w:val="CopticVersemulti-line"/>
            </w:pPr>
            <w:r w:rsidRPr="00046257">
              <w:t>Ⲁⲇⲁⲙ ⲉⲧⲓⲉ</w:t>
            </w:r>
            <w:r w:rsidRPr="00046257">
              <w:rPr>
                <w:rFonts w:ascii="Times New Roman" w:hAnsi="Times New Roman" w:cs="Times New Roman"/>
              </w:rPr>
              <w:t>ϥ</w:t>
            </w:r>
            <w:r w:rsidRPr="00046257">
              <w:t>ⲟⲓ</w:t>
            </w:r>
          </w:p>
          <w:p w14:paraId="3C252DF9" w14:textId="77777777" w:rsidR="00E35F1F" w:rsidRDefault="00E35F1F" w:rsidP="00E35F1F">
            <w:pPr>
              <w:pStyle w:val="CopticVersemulti-line"/>
            </w:pPr>
            <w:r w:rsidRPr="00046257">
              <w:t>ⲛ</w:t>
            </w:r>
            <w:r w:rsidRPr="00046257">
              <w:rPr>
                <w:rFonts w:ascii="Times New Roman" w:hAnsi="Times New Roman" w:cs="Times New Roman"/>
              </w:rPr>
              <w:t>̀</w:t>
            </w:r>
            <w:r w:rsidRPr="00046257">
              <w:t>ⲉⲙⲕⲁ</w:t>
            </w:r>
            <w:r w:rsidRPr="00046257">
              <w:rPr>
                <w:rFonts w:ascii="Times New Roman" w:hAnsi="Times New Roman" w:cs="Times New Roman"/>
              </w:rPr>
              <w:t>ϩ</w:t>
            </w:r>
            <w:r w:rsidRPr="00046257">
              <w:t>ⲛ</w:t>
            </w:r>
            <w:r w:rsidRPr="00046257">
              <w:rPr>
                <w:rFonts w:ascii="Times New Roman" w:hAnsi="Times New Roman" w:cs="Times New Roman"/>
              </w:rPr>
              <w:t>̀ϩ</w:t>
            </w:r>
            <w:r w:rsidRPr="00046257">
              <w:t>ⲏⲧ</w:t>
            </w:r>
            <w:r>
              <w:t>:</w:t>
            </w:r>
          </w:p>
          <w:p w14:paraId="79619055" w14:textId="77777777" w:rsidR="00E35F1F" w:rsidRDefault="00E35F1F" w:rsidP="00E35F1F">
            <w:pPr>
              <w:pStyle w:val="CopticVersemulti-line"/>
            </w:pPr>
            <w:r w:rsidRPr="00046257">
              <w:t>ⲁ</w:t>
            </w:r>
            <w:r w:rsidRPr="00046257">
              <w:rPr>
                <w:rFonts w:ascii="Times New Roman" w:hAnsi="Times New Roman" w:cs="Times New Roman"/>
              </w:rPr>
              <w:t>ϥϯ</w:t>
            </w:r>
            <w:r w:rsidRPr="00046257">
              <w:t>ⲙⲁ</w:t>
            </w:r>
            <w:r w:rsidRPr="00046257">
              <w:rPr>
                <w:rFonts w:ascii="Times New Roman" w:hAnsi="Times New Roman" w:cs="Times New Roman"/>
              </w:rPr>
              <w:t>ϯ</w:t>
            </w:r>
            <w:r w:rsidRPr="00046257">
              <w:t xml:space="preserve"> ⲛ</w:t>
            </w:r>
            <w:r w:rsidRPr="00046257">
              <w:rPr>
                <w:rFonts w:ascii="Times New Roman" w:hAnsi="Times New Roman" w:cs="Times New Roman"/>
              </w:rPr>
              <w:t>̀ϫ</w:t>
            </w:r>
            <w:r w:rsidRPr="00046257">
              <w:t>ⲉ Ⲡⲟ</w:t>
            </w:r>
            <w:r w:rsidRPr="00046257">
              <w:rPr>
                <w:rFonts w:ascii="Times New Roman" w:hAnsi="Times New Roman" w:cs="Times New Roman"/>
              </w:rPr>
              <w:t>̅</w:t>
            </w:r>
            <w:r w:rsidRPr="00046257">
              <w:t>ⲥ</w:t>
            </w:r>
            <w:r w:rsidRPr="00046257">
              <w:rPr>
                <w:rFonts w:ascii="Times New Roman" w:hAnsi="Times New Roman" w:cs="Times New Roman"/>
              </w:rPr>
              <w:t>̅</w:t>
            </w:r>
            <w:r>
              <w:t>:</w:t>
            </w:r>
          </w:p>
          <w:p w14:paraId="2EEAF5C8" w14:textId="77777777" w:rsidR="00E35F1F" w:rsidRDefault="00E35F1F" w:rsidP="00E35F1F">
            <w:pPr>
              <w:pStyle w:val="CopticVerse"/>
            </w:pPr>
            <w:r w:rsidRPr="00046257">
              <w:t>ⲉⲧⲁⲥⲑⲟ</w:t>
            </w:r>
            <w:r w:rsidRPr="00046257">
              <w:rPr>
                <w:rFonts w:ascii="Times New Roman" w:hAnsi="Times New Roman" w:cs="Times New Roman"/>
              </w:rPr>
              <w:t>ϥ</w:t>
            </w:r>
            <w:r w:rsidRPr="00046257">
              <w:t xml:space="preserve"> ⲉⲧⲉ</w:t>
            </w:r>
            <w:r w:rsidRPr="00046257">
              <w:rPr>
                <w:rFonts w:ascii="Times New Roman" w:hAnsi="Times New Roman" w:cs="Times New Roman"/>
              </w:rPr>
              <w:t>ϥ</w:t>
            </w:r>
            <w:r w:rsidRPr="00046257">
              <w:t>ⲁⲣⲭⲏ</w:t>
            </w:r>
          </w:p>
        </w:tc>
      </w:tr>
      <w:tr w:rsidR="00E35F1F" w14:paraId="2206AC8A" w14:textId="77777777" w:rsidTr="00E35F1F">
        <w:trPr>
          <w:cantSplit/>
          <w:jc w:val="center"/>
        </w:trPr>
        <w:tc>
          <w:tcPr>
            <w:tcW w:w="288" w:type="dxa"/>
          </w:tcPr>
          <w:p w14:paraId="692AAF5D" w14:textId="77777777" w:rsidR="00E35F1F" w:rsidRDefault="00E35F1F" w:rsidP="00E35F1F">
            <w:pPr>
              <w:pStyle w:val="CopticCross"/>
            </w:pPr>
            <w:r w:rsidRPr="00FB5ACB">
              <w:t>¿</w:t>
            </w:r>
          </w:p>
        </w:tc>
        <w:tc>
          <w:tcPr>
            <w:tcW w:w="3960" w:type="dxa"/>
          </w:tcPr>
          <w:p w14:paraId="259675F4" w14:textId="77777777" w:rsidR="00E35F1F" w:rsidRDefault="00E35F1F" w:rsidP="00E35F1F">
            <w:pPr>
              <w:pStyle w:val="EngHang"/>
            </w:pPr>
            <w:r w:rsidRPr="007425E1">
              <w:t xml:space="preserve">He has </w:t>
            </w:r>
            <w:commentRangeStart w:id="790"/>
            <w:r w:rsidRPr="007425E1">
              <w:t xml:space="preserve">risen </w:t>
            </w:r>
            <w:commentRangeEnd w:id="790"/>
            <w:r>
              <w:rPr>
                <w:rStyle w:val="CommentReference"/>
                <w:rFonts w:ascii="Times New Roman" w:eastAsiaTheme="minorHAnsi" w:hAnsi="Times New Roman" w:cstheme="minorBidi"/>
                <w:color w:val="auto"/>
              </w:rPr>
              <w:commentReference w:id="790"/>
            </w:r>
            <w:r w:rsidRPr="007425E1">
              <w:t>bodily</w:t>
            </w:r>
            <w:r>
              <w:t>,</w:t>
            </w:r>
          </w:p>
          <w:p w14:paraId="1837CC16" w14:textId="77777777" w:rsidR="00E35F1F" w:rsidRDefault="00E35F1F" w:rsidP="00E35F1F">
            <w:pPr>
              <w:pStyle w:val="EngHang"/>
            </w:pPr>
            <w:r>
              <w:t>F</w:t>
            </w:r>
            <w:r w:rsidRPr="007425E1">
              <w:t xml:space="preserve">rom the Virgin, </w:t>
            </w:r>
          </w:p>
          <w:p w14:paraId="2F9D358B" w14:textId="77777777" w:rsidR="00E35F1F" w:rsidRDefault="00E35F1F" w:rsidP="00E35F1F">
            <w:pPr>
              <w:pStyle w:val="EngHang"/>
            </w:pPr>
            <w:r>
              <w:t>W</w:t>
            </w:r>
            <w:r w:rsidRPr="007425E1">
              <w:t xml:space="preserve">ithout the seed of man, </w:t>
            </w:r>
          </w:p>
          <w:p w14:paraId="3D1BEF43" w14:textId="77777777" w:rsidR="00E35F1F" w:rsidRDefault="00E35F1F" w:rsidP="00E35F1F">
            <w:pPr>
              <w:pStyle w:val="EngHangEnd"/>
            </w:pPr>
            <w:r>
              <w:t>T</w:t>
            </w:r>
            <w:r w:rsidRPr="007425E1">
              <w:t>hat he might save us.</w:t>
            </w:r>
          </w:p>
        </w:tc>
        <w:tc>
          <w:tcPr>
            <w:tcW w:w="288" w:type="dxa"/>
          </w:tcPr>
          <w:p w14:paraId="73B6A80A" w14:textId="77777777" w:rsidR="00E35F1F" w:rsidRDefault="00E35F1F" w:rsidP="00E35F1F"/>
        </w:tc>
        <w:tc>
          <w:tcPr>
            <w:tcW w:w="288" w:type="dxa"/>
          </w:tcPr>
          <w:p w14:paraId="41598B82" w14:textId="77777777" w:rsidR="00E35F1F" w:rsidRDefault="00E35F1F" w:rsidP="00E35F1F">
            <w:pPr>
              <w:pStyle w:val="CopticCross"/>
            </w:pPr>
            <w:r w:rsidRPr="00FB5ACB">
              <w:t>¿</w:t>
            </w:r>
          </w:p>
        </w:tc>
        <w:tc>
          <w:tcPr>
            <w:tcW w:w="3960" w:type="dxa"/>
          </w:tcPr>
          <w:p w14:paraId="2349C814" w14:textId="77777777" w:rsidR="00E35F1F" w:rsidRDefault="00E35F1F" w:rsidP="00E35F1F">
            <w:pPr>
              <w:pStyle w:val="CopticVersemulti-line"/>
            </w:pPr>
            <w:r w:rsidRPr="00D807EF">
              <w:t>Ⲁϥϣⲁⲓ ⲥⲱⲙⲁⲧⲓⲕⲱⲥ</w:t>
            </w:r>
          </w:p>
          <w:p w14:paraId="608D768A" w14:textId="77777777" w:rsidR="00E35F1F" w:rsidRDefault="00E35F1F" w:rsidP="00E35F1F">
            <w:pPr>
              <w:pStyle w:val="CopticVersemulti-line"/>
            </w:pPr>
            <w:r w:rsidRPr="00D807EF">
              <w:t>ⲉⲃⲟⲗϧⲉⲛ ϯⲡⲁⲣⲑⲉⲛⲟⲥ</w:t>
            </w:r>
          </w:p>
          <w:p w14:paraId="2E096CB8" w14:textId="77777777" w:rsidR="00E35F1F" w:rsidRDefault="00E35F1F" w:rsidP="00E35F1F">
            <w:pPr>
              <w:pStyle w:val="CopticVersemulti-line"/>
            </w:pPr>
            <w:r w:rsidRPr="00D807EF">
              <w:t>ⲁϭⲛⲉ ⲥ̀ⲡⲉⲣⲙⲁ ⲛ̀ⲣⲱⲙⲓ</w:t>
            </w:r>
          </w:p>
          <w:p w14:paraId="3A9C877D" w14:textId="77777777" w:rsidR="00E35F1F" w:rsidRDefault="00E35F1F" w:rsidP="00E35F1F">
            <w:pPr>
              <w:pStyle w:val="CopticVersemulti-line"/>
            </w:pPr>
            <w:r w:rsidRPr="00D807EF">
              <w:t>ϣⲁⲛ̀ⲧⲉϥⲥⲱϯ ⲙ̀ⲙⲟⲛ</w:t>
            </w:r>
          </w:p>
        </w:tc>
      </w:tr>
    </w:tbl>
    <w:p w14:paraId="7515F3B6" w14:textId="77777777" w:rsidR="00E35F1F" w:rsidRDefault="00E35F1F" w:rsidP="00E35F1F">
      <w:pPr>
        <w:pStyle w:val="Heading6"/>
      </w:pPr>
      <w:bookmarkStart w:id="791" w:name="_Toc298445795"/>
      <w:bookmarkStart w:id="792" w:name="_Toc298681280"/>
      <w:bookmarkStart w:id="793" w:name="_Toc298447520"/>
      <w:r>
        <w:t>Part Two</w:t>
      </w:r>
      <w:bookmarkEnd w:id="791"/>
      <w:bookmarkEnd w:id="792"/>
      <w:bookmarkEnd w:id="79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2F8F9CA" w14:textId="77777777" w:rsidTr="00E35F1F">
        <w:trPr>
          <w:cantSplit/>
          <w:jc w:val="center"/>
        </w:trPr>
        <w:tc>
          <w:tcPr>
            <w:tcW w:w="288" w:type="dxa"/>
          </w:tcPr>
          <w:p w14:paraId="66337531" w14:textId="77777777" w:rsidR="00E35F1F" w:rsidRDefault="00E35F1F" w:rsidP="00E35F1F">
            <w:pPr>
              <w:pStyle w:val="CopticCross"/>
            </w:pPr>
          </w:p>
        </w:tc>
        <w:tc>
          <w:tcPr>
            <w:tcW w:w="3960" w:type="dxa"/>
          </w:tcPr>
          <w:p w14:paraId="5F23BE2D" w14:textId="77777777" w:rsidR="00E35F1F" w:rsidRDefault="00E35F1F" w:rsidP="00E35F1F">
            <w:pPr>
              <w:pStyle w:val="EngHang"/>
            </w:pPr>
            <w:r w:rsidRPr="007425E1">
              <w:t>Eve</w:t>
            </w:r>
            <w:r>
              <w:t xml:space="preserve"> who was deceived</w:t>
            </w:r>
          </w:p>
          <w:p w14:paraId="7943BB55" w14:textId="77777777" w:rsidR="00E35F1F" w:rsidRDefault="00E35F1F" w:rsidP="00E35F1F">
            <w:pPr>
              <w:pStyle w:val="EngHang"/>
            </w:pPr>
            <w:r>
              <w:t>By the serpent,</w:t>
            </w:r>
          </w:p>
          <w:p w14:paraId="367696CD" w14:textId="77777777" w:rsidR="00E35F1F" w:rsidRDefault="00E35F1F" w:rsidP="00E35F1F">
            <w:pPr>
              <w:pStyle w:val="EngHang"/>
            </w:pPr>
            <w:r>
              <w:t>R</w:t>
            </w:r>
            <w:r w:rsidRPr="007425E1">
              <w:t xml:space="preserve">eceived sentence </w:t>
            </w:r>
          </w:p>
          <w:p w14:paraId="7E84181A" w14:textId="77777777" w:rsidR="00E35F1F" w:rsidRDefault="00E35F1F" w:rsidP="00E35F1F">
            <w:pPr>
              <w:pStyle w:val="EngHangEnd"/>
            </w:pPr>
            <w:r>
              <w:t>F</w:t>
            </w:r>
            <w:r w:rsidRPr="007425E1">
              <w:t>rom the Lord:</w:t>
            </w:r>
          </w:p>
        </w:tc>
        <w:tc>
          <w:tcPr>
            <w:tcW w:w="288" w:type="dxa"/>
          </w:tcPr>
          <w:p w14:paraId="2C9D9149" w14:textId="77777777" w:rsidR="00E35F1F" w:rsidRDefault="00E35F1F" w:rsidP="00E35F1F"/>
        </w:tc>
        <w:tc>
          <w:tcPr>
            <w:tcW w:w="288" w:type="dxa"/>
          </w:tcPr>
          <w:p w14:paraId="33DB7077" w14:textId="77777777" w:rsidR="00E35F1F" w:rsidRDefault="00E35F1F" w:rsidP="00E35F1F">
            <w:pPr>
              <w:pStyle w:val="CopticCross"/>
            </w:pPr>
          </w:p>
        </w:tc>
        <w:tc>
          <w:tcPr>
            <w:tcW w:w="3960" w:type="dxa"/>
          </w:tcPr>
          <w:p w14:paraId="047661FF" w14:textId="77777777" w:rsidR="00E35F1F" w:rsidRDefault="00E35F1F" w:rsidP="00E35F1F">
            <w:pPr>
              <w:pStyle w:val="CopticVersemulti-line"/>
            </w:pPr>
            <w:r w:rsidRPr="00D807EF">
              <w:t>Ⲉⲩⲁ ⲑⲏⲉ</w:t>
            </w:r>
            <w:r w:rsidRPr="00D807EF">
              <w:rPr>
                <w:rFonts w:ascii="Times New Roman" w:hAnsi="Times New Roman" w:cs="Times New Roman"/>
              </w:rPr>
              <w:t>̀</w:t>
            </w:r>
            <w:r w:rsidRPr="00D807EF">
              <w:t>ⲧⲁ</w:t>
            </w:r>
            <w:r w:rsidRPr="00D807EF">
              <w:rPr>
                <w:rFonts w:ascii="Times New Roman" w:hAnsi="Times New Roman" w:cs="Times New Roman"/>
              </w:rPr>
              <w:t>ϥ</w:t>
            </w:r>
            <w:r w:rsidRPr="00D807EF">
              <w:t>ⲉⲣ</w:t>
            </w:r>
            <w:r w:rsidRPr="00D807EF">
              <w:rPr>
                <w:rFonts w:ascii="Times New Roman" w:hAnsi="Times New Roman" w:cs="Times New Roman"/>
              </w:rPr>
              <w:t>ϩ</w:t>
            </w:r>
            <w:r w:rsidRPr="00D807EF">
              <w:t>ⲁⲗ</w:t>
            </w:r>
            <w:r>
              <w:t xml:space="preserve"> </w:t>
            </w:r>
            <w:r w:rsidRPr="00D807EF">
              <w:t>ⲙ</w:t>
            </w:r>
            <w:r w:rsidRPr="00D807EF">
              <w:rPr>
                <w:rFonts w:ascii="Times New Roman" w:hAnsi="Times New Roman" w:cs="Times New Roman"/>
              </w:rPr>
              <w:t>̀</w:t>
            </w:r>
            <w:r w:rsidRPr="00D807EF">
              <w:t>ⲙⲟⲥ</w:t>
            </w:r>
          </w:p>
          <w:p w14:paraId="4C9A222B" w14:textId="77777777" w:rsidR="00E35F1F" w:rsidRDefault="00E35F1F" w:rsidP="00E35F1F">
            <w:pPr>
              <w:pStyle w:val="CopticVersemulti-line"/>
            </w:pPr>
            <w:r w:rsidRPr="00D807EF">
              <w:t>ⲛ</w:t>
            </w:r>
            <w:r w:rsidRPr="00D807EF">
              <w:rPr>
                <w:rFonts w:ascii="Times New Roman" w:hAnsi="Times New Roman" w:cs="Times New Roman"/>
              </w:rPr>
              <w:t>̀ϫ</w:t>
            </w:r>
            <w:r w:rsidRPr="00D807EF">
              <w:t>ⲉ ⲡⲓ</w:t>
            </w:r>
            <w:r w:rsidRPr="00D807EF">
              <w:rPr>
                <w:rFonts w:ascii="Times New Roman" w:hAnsi="Times New Roman" w:cs="Times New Roman"/>
              </w:rPr>
              <w:t>ϩ</w:t>
            </w:r>
            <w:r w:rsidRPr="00D807EF">
              <w:t>ⲟ</w:t>
            </w:r>
            <w:r w:rsidRPr="00D807EF">
              <w:rPr>
                <w:rFonts w:ascii="Times New Roman" w:hAnsi="Times New Roman" w:cs="Times New Roman"/>
              </w:rPr>
              <w:t>ϥ</w:t>
            </w:r>
          </w:p>
          <w:p w14:paraId="501D9DBE" w14:textId="77777777" w:rsidR="00E35F1F" w:rsidRDefault="00E35F1F" w:rsidP="00E35F1F">
            <w:pPr>
              <w:pStyle w:val="CopticVersemulti-line"/>
            </w:pPr>
            <w:r w:rsidRPr="00D807EF">
              <w:t>ⲁⲥ</w:t>
            </w:r>
            <w:r w:rsidRPr="00D807EF">
              <w:rPr>
                <w:rFonts w:ascii="Times New Roman" w:hAnsi="Times New Roman" w:cs="Times New Roman"/>
              </w:rPr>
              <w:t>ϭ</w:t>
            </w:r>
            <w:r w:rsidRPr="00D807EF">
              <w:t>ⲓⲁⲡⲟⲫⲁⲥⲓⲥ</w:t>
            </w:r>
          </w:p>
          <w:p w14:paraId="1B395EDD" w14:textId="77777777" w:rsidR="00E35F1F" w:rsidRDefault="00E35F1F" w:rsidP="00E35F1F">
            <w:pPr>
              <w:pStyle w:val="CopticVerse"/>
            </w:pPr>
            <w:r w:rsidRPr="00D807EF">
              <w:t>ⲉⲃⲟⲗ</w:t>
            </w:r>
            <w:r w:rsidRPr="00D807EF">
              <w:rPr>
                <w:rFonts w:ascii="Times New Roman" w:hAnsi="Times New Roman" w:cs="Times New Roman"/>
              </w:rPr>
              <w:t>ϩ</w:t>
            </w:r>
            <w:r w:rsidRPr="00D807EF">
              <w:t>ⲓⲧⲉⲛ Ⲡⲟ</w:t>
            </w:r>
            <w:r w:rsidRPr="00D807EF">
              <w:rPr>
                <w:rFonts w:ascii="Times New Roman" w:hAnsi="Times New Roman" w:cs="Times New Roman"/>
              </w:rPr>
              <w:t>̅</w:t>
            </w:r>
            <w:r w:rsidRPr="00D807EF">
              <w:t>ⲥ</w:t>
            </w:r>
            <w:r w:rsidRPr="00D807EF">
              <w:rPr>
                <w:rFonts w:ascii="Times New Roman" w:hAnsi="Times New Roman" w:cs="Times New Roman"/>
              </w:rPr>
              <w:t>̅</w:t>
            </w:r>
          </w:p>
        </w:tc>
      </w:tr>
      <w:tr w:rsidR="00E35F1F" w14:paraId="41544644" w14:textId="77777777" w:rsidTr="00E35F1F">
        <w:trPr>
          <w:cantSplit/>
          <w:jc w:val="center"/>
        </w:trPr>
        <w:tc>
          <w:tcPr>
            <w:tcW w:w="288" w:type="dxa"/>
          </w:tcPr>
          <w:p w14:paraId="24936206" w14:textId="77777777" w:rsidR="00E35F1F" w:rsidRDefault="00E35F1F" w:rsidP="00E35F1F">
            <w:pPr>
              <w:pStyle w:val="CopticCross"/>
            </w:pPr>
            <w:r w:rsidRPr="00FB5ACB">
              <w:lastRenderedPageBreak/>
              <w:t>¿</w:t>
            </w:r>
          </w:p>
        </w:tc>
        <w:tc>
          <w:tcPr>
            <w:tcW w:w="3960" w:type="dxa"/>
          </w:tcPr>
          <w:p w14:paraId="45243708" w14:textId="77777777" w:rsidR="00E35F1F" w:rsidRDefault="00E35F1F" w:rsidP="00E35F1F">
            <w:pPr>
              <w:pStyle w:val="EngHang"/>
            </w:pPr>
            <w:r w:rsidRPr="007425E1">
              <w:t>In multiplying</w:t>
            </w:r>
            <w:r>
              <w:t>,</w:t>
            </w:r>
            <w:r w:rsidRPr="007425E1">
              <w:t xml:space="preserve"> </w:t>
            </w:r>
          </w:p>
          <w:p w14:paraId="195FF6E4" w14:textId="77777777" w:rsidR="00E35F1F" w:rsidRDefault="00E35F1F" w:rsidP="00E35F1F">
            <w:pPr>
              <w:pStyle w:val="EngHang"/>
            </w:pPr>
            <w:r w:rsidRPr="007425E1">
              <w:t>I will multiply</w:t>
            </w:r>
            <w:r>
              <w:t>,</w:t>
            </w:r>
          </w:p>
          <w:p w14:paraId="118F3929" w14:textId="77777777" w:rsidR="00E35F1F" w:rsidRDefault="00E35F1F" w:rsidP="00E35F1F">
            <w:pPr>
              <w:pStyle w:val="EngHang"/>
            </w:pPr>
            <w:r>
              <w:t>Y</w:t>
            </w:r>
            <w:r w:rsidRPr="007425E1">
              <w:t xml:space="preserve">our sorrows </w:t>
            </w:r>
          </w:p>
          <w:p w14:paraId="3E909371" w14:textId="77777777" w:rsidR="00E35F1F" w:rsidRDefault="00E35F1F" w:rsidP="00E35F1F">
            <w:pPr>
              <w:pStyle w:val="EngHangEnd"/>
            </w:pPr>
            <w:r>
              <w:t>A</w:t>
            </w:r>
            <w:r w:rsidRPr="007425E1">
              <w:t>nd groanings.</w:t>
            </w:r>
          </w:p>
        </w:tc>
        <w:tc>
          <w:tcPr>
            <w:tcW w:w="288" w:type="dxa"/>
          </w:tcPr>
          <w:p w14:paraId="4B751CB5" w14:textId="77777777" w:rsidR="00E35F1F" w:rsidRDefault="00E35F1F" w:rsidP="00E35F1F"/>
        </w:tc>
        <w:tc>
          <w:tcPr>
            <w:tcW w:w="288" w:type="dxa"/>
          </w:tcPr>
          <w:p w14:paraId="66DB309B" w14:textId="77777777" w:rsidR="00E35F1F" w:rsidRDefault="00E35F1F" w:rsidP="00E35F1F">
            <w:pPr>
              <w:pStyle w:val="CopticCross"/>
            </w:pPr>
            <w:r w:rsidRPr="00FB5ACB">
              <w:t>¿</w:t>
            </w:r>
          </w:p>
        </w:tc>
        <w:tc>
          <w:tcPr>
            <w:tcW w:w="3960" w:type="dxa"/>
          </w:tcPr>
          <w:p w14:paraId="01E496E2" w14:textId="77777777" w:rsidR="00E35F1F" w:rsidRDefault="00E35F1F" w:rsidP="00E35F1F">
            <w:pPr>
              <w:pStyle w:val="CopticVersemulti-line"/>
            </w:pPr>
            <w:r w:rsidRPr="00D807EF">
              <w:t>Ϫⲉ ϧⲉⲛ ⲟⲩⲁ̀ϣⲁⲓ</w:t>
            </w:r>
          </w:p>
          <w:p w14:paraId="397D1725" w14:textId="77777777" w:rsidR="00E35F1F" w:rsidRDefault="00E35F1F" w:rsidP="00E35F1F">
            <w:pPr>
              <w:pStyle w:val="CopticVersemulti-line"/>
            </w:pPr>
            <w:r w:rsidRPr="00D807EF">
              <w:t>ϯⲛⲁⲑ̀ⲣⲟⲩⲁϣⲁⲓ</w:t>
            </w:r>
          </w:p>
          <w:p w14:paraId="0EEDC562" w14:textId="77777777" w:rsidR="00E35F1F" w:rsidRDefault="00E35F1F" w:rsidP="00E35F1F">
            <w:pPr>
              <w:pStyle w:val="CopticVersemulti-line"/>
            </w:pPr>
            <w:r w:rsidRPr="00D807EF">
              <w:t>ⲛ̀ϫⲉ ⲛⲉⲉⲙⲕⲁϩⲛ̀ϩⲏⲧ</w:t>
            </w:r>
          </w:p>
          <w:p w14:paraId="52B9EA09" w14:textId="77777777" w:rsidR="00E35F1F" w:rsidRDefault="00E35F1F" w:rsidP="00E35F1F">
            <w:pPr>
              <w:pStyle w:val="CopticVerse"/>
            </w:pPr>
            <w:r w:rsidRPr="00D807EF">
              <w:t>ⲛⲉⲙ ⲛⲉϥⲓⲁ̀ϩⲟⲙ</w:t>
            </w:r>
          </w:p>
        </w:tc>
      </w:tr>
      <w:tr w:rsidR="00E35F1F" w14:paraId="7C58057E" w14:textId="77777777" w:rsidTr="00E35F1F">
        <w:trPr>
          <w:cantSplit/>
          <w:jc w:val="center"/>
        </w:trPr>
        <w:tc>
          <w:tcPr>
            <w:tcW w:w="288" w:type="dxa"/>
          </w:tcPr>
          <w:p w14:paraId="5918873A" w14:textId="77777777" w:rsidR="00E35F1F" w:rsidRDefault="00E35F1F" w:rsidP="00E35F1F">
            <w:pPr>
              <w:pStyle w:val="CopticCross"/>
            </w:pPr>
          </w:p>
        </w:tc>
        <w:tc>
          <w:tcPr>
            <w:tcW w:w="3960" w:type="dxa"/>
          </w:tcPr>
          <w:p w14:paraId="1D08A4D3" w14:textId="77777777" w:rsidR="00E35F1F" w:rsidRDefault="00E35F1F" w:rsidP="00E35F1F">
            <w:pPr>
              <w:pStyle w:val="EngHang"/>
            </w:pPr>
            <w:r w:rsidRPr="007425E1">
              <w:t>The Lord had compassion</w:t>
            </w:r>
            <w:r>
              <w:t>,</w:t>
            </w:r>
          </w:p>
          <w:p w14:paraId="6FA7E394" w14:textId="77777777" w:rsidR="00E35F1F" w:rsidRDefault="00E35F1F" w:rsidP="00E35F1F">
            <w:pPr>
              <w:pStyle w:val="EngHang"/>
            </w:pPr>
            <w:r>
              <w:t>B</w:t>
            </w:r>
            <w:r w:rsidRPr="007425E1">
              <w:t xml:space="preserve">ecause of his love for men: </w:t>
            </w:r>
          </w:p>
          <w:p w14:paraId="16D2960F" w14:textId="77777777" w:rsidR="00E35F1F" w:rsidRDefault="00E35F1F" w:rsidP="00E35F1F">
            <w:pPr>
              <w:pStyle w:val="EngHang"/>
            </w:pPr>
            <w:r>
              <w:t>He was pleased</w:t>
            </w:r>
          </w:p>
          <w:p w14:paraId="27D38981" w14:textId="77777777" w:rsidR="00E35F1F" w:rsidRDefault="00E35F1F" w:rsidP="00E35F1F">
            <w:pPr>
              <w:pStyle w:val="EngHangEnd"/>
            </w:pPr>
            <w:r>
              <w:t>T</w:t>
            </w:r>
            <w:r w:rsidRPr="007425E1">
              <w:t xml:space="preserve">o set </w:t>
            </w:r>
            <w:r w:rsidRPr="00D807EF">
              <w:t>her</w:t>
            </w:r>
            <w:r w:rsidRPr="007425E1">
              <w:t xml:space="preserve"> free</w:t>
            </w:r>
            <w:r>
              <w:t xml:space="preserve"> again.</w:t>
            </w:r>
          </w:p>
        </w:tc>
        <w:tc>
          <w:tcPr>
            <w:tcW w:w="288" w:type="dxa"/>
          </w:tcPr>
          <w:p w14:paraId="794EDB59" w14:textId="77777777" w:rsidR="00E35F1F" w:rsidRDefault="00E35F1F" w:rsidP="00E35F1F"/>
        </w:tc>
        <w:tc>
          <w:tcPr>
            <w:tcW w:w="288" w:type="dxa"/>
          </w:tcPr>
          <w:p w14:paraId="6141DC17" w14:textId="77777777" w:rsidR="00E35F1F" w:rsidRDefault="00E35F1F" w:rsidP="00E35F1F">
            <w:pPr>
              <w:pStyle w:val="CopticCross"/>
            </w:pPr>
          </w:p>
        </w:tc>
        <w:tc>
          <w:tcPr>
            <w:tcW w:w="3960" w:type="dxa"/>
          </w:tcPr>
          <w:p w14:paraId="36A55AD0" w14:textId="77777777" w:rsidR="00E35F1F" w:rsidRDefault="00E35F1F" w:rsidP="00E35F1F">
            <w:pPr>
              <w:pStyle w:val="CopticVersemulti-line"/>
            </w:pPr>
            <w:r w:rsidRPr="00D807EF">
              <w:t>Ⲁϥϣⲉⲛϩⲏⲧ ⲛ̀ϫⲉ Ⲡⲟ̅ⲥ̅</w:t>
            </w:r>
          </w:p>
          <w:p w14:paraId="0099AC17" w14:textId="77777777" w:rsidR="00E35F1F" w:rsidRDefault="00E35F1F" w:rsidP="00E35F1F">
            <w:pPr>
              <w:pStyle w:val="CopticVersemulti-line"/>
            </w:pPr>
            <w:r w:rsidRPr="00D807EF">
              <w:t>ϩⲓⲧⲉⲛ ⲧⲉϥⲙⲉⲧⲙⲁⲓⲣⲱⲙⲓ</w:t>
            </w:r>
          </w:p>
          <w:p w14:paraId="226BAF9F" w14:textId="77777777" w:rsidR="00E35F1F" w:rsidRDefault="00E35F1F" w:rsidP="00E35F1F">
            <w:pPr>
              <w:pStyle w:val="CopticVersemulti-line"/>
            </w:pPr>
            <w:r w:rsidRPr="00D807EF">
              <w:t>ⲁϥϯⲙⲁϯ ⲛ̀ⲕⲉⲥⲟⲡ</w:t>
            </w:r>
          </w:p>
          <w:p w14:paraId="183D2242" w14:textId="77777777" w:rsidR="00E35F1F" w:rsidRDefault="00E35F1F" w:rsidP="00E35F1F">
            <w:pPr>
              <w:pStyle w:val="CopticVerse"/>
            </w:pPr>
            <w:r w:rsidRPr="00D807EF">
              <w:t>ⲉ̀ⲁⲓⲥ ⲛ̀ⲣⲉⲙϩⲉ</w:t>
            </w:r>
          </w:p>
        </w:tc>
      </w:tr>
      <w:tr w:rsidR="00E35F1F" w14:paraId="076240A7" w14:textId="77777777" w:rsidTr="00E35F1F">
        <w:trPr>
          <w:cantSplit/>
          <w:jc w:val="center"/>
        </w:trPr>
        <w:tc>
          <w:tcPr>
            <w:tcW w:w="288" w:type="dxa"/>
          </w:tcPr>
          <w:p w14:paraId="57D7AE37" w14:textId="77777777" w:rsidR="00E35F1F" w:rsidRDefault="00E35F1F" w:rsidP="00E35F1F">
            <w:pPr>
              <w:pStyle w:val="CopticCross"/>
            </w:pPr>
            <w:r w:rsidRPr="00FB5ACB">
              <w:t>¿</w:t>
            </w:r>
          </w:p>
        </w:tc>
        <w:tc>
          <w:tcPr>
            <w:tcW w:w="3960" w:type="dxa"/>
          </w:tcPr>
          <w:p w14:paraId="08436ABF" w14:textId="77777777" w:rsidR="00E35F1F" w:rsidRDefault="00E35F1F" w:rsidP="00E35F1F">
            <w:pPr>
              <w:pStyle w:val="EngHang"/>
            </w:pPr>
            <w:r w:rsidRPr="007425E1">
              <w:t>He has risen bodily</w:t>
            </w:r>
            <w:r>
              <w:t>,</w:t>
            </w:r>
          </w:p>
          <w:p w14:paraId="1D62D10B" w14:textId="77777777" w:rsidR="00E35F1F" w:rsidRDefault="00E35F1F" w:rsidP="00E35F1F">
            <w:pPr>
              <w:pStyle w:val="EngHang"/>
            </w:pPr>
            <w:r>
              <w:t>F</w:t>
            </w:r>
            <w:r w:rsidRPr="007425E1">
              <w:t xml:space="preserve">rom the Virgin, </w:t>
            </w:r>
          </w:p>
          <w:p w14:paraId="72FA5A8D" w14:textId="77777777" w:rsidR="00E35F1F" w:rsidRDefault="00E35F1F" w:rsidP="00E35F1F">
            <w:pPr>
              <w:pStyle w:val="EngHang"/>
            </w:pPr>
            <w:r>
              <w:t>W</w:t>
            </w:r>
            <w:r w:rsidRPr="007425E1">
              <w:t xml:space="preserve">ithout the seed of man, </w:t>
            </w:r>
          </w:p>
          <w:p w14:paraId="0970BEF9" w14:textId="77777777" w:rsidR="00E35F1F" w:rsidRDefault="00E35F1F" w:rsidP="00E35F1F">
            <w:pPr>
              <w:pStyle w:val="EngHangEnd"/>
            </w:pPr>
            <w:r>
              <w:t>T</w:t>
            </w:r>
            <w:r w:rsidRPr="007425E1">
              <w:t>hat he might save us.</w:t>
            </w:r>
          </w:p>
        </w:tc>
        <w:tc>
          <w:tcPr>
            <w:tcW w:w="288" w:type="dxa"/>
          </w:tcPr>
          <w:p w14:paraId="455B11BA" w14:textId="77777777" w:rsidR="00E35F1F" w:rsidRDefault="00E35F1F" w:rsidP="00E35F1F"/>
        </w:tc>
        <w:tc>
          <w:tcPr>
            <w:tcW w:w="288" w:type="dxa"/>
          </w:tcPr>
          <w:p w14:paraId="51C3DA0C" w14:textId="77777777" w:rsidR="00E35F1F" w:rsidRDefault="00E35F1F" w:rsidP="00E35F1F">
            <w:pPr>
              <w:pStyle w:val="CopticCross"/>
            </w:pPr>
            <w:r w:rsidRPr="00FB5ACB">
              <w:t>¿</w:t>
            </w:r>
          </w:p>
        </w:tc>
        <w:tc>
          <w:tcPr>
            <w:tcW w:w="3960" w:type="dxa"/>
          </w:tcPr>
          <w:p w14:paraId="6190D127" w14:textId="77777777" w:rsidR="00E35F1F" w:rsidRDefault="00E35F1F" w:rsidP="00E35F1F">
            <w:pPr>
              <w:pStyle w:val="CopticVersemulti-line"/>
            </w:pPr>
            <w:r w:rsidRPr="00D807EF">
              <w:t>Ⲁϥϣⲁⲓ ⲥⲱⲙⲁⲧⲓⲕⲱⲥ</w:t>
            </w:r>
          </w:p>
          <w:p w14:paraId="0BB4BA5C" w14:textId="77777777" w:rsidR="00E35F1F" w:rsidRDefault="00E35F1F" w:rsidP="00E35F1F">
            <w:pPr>
              <w:pStyle w:val="CopticVersemulti-line"/>
            </w:pPr>
            <w:r w:rsidRPr="00D807EF">
              <w:t>ⲉⲃⲟⲗϧⲉⲛ ϯⲡⲁⲣⲑⲉⲛⲟⲥ</w:t>
            </w:r>
          </w:p>
          <w:p w14:paraId="2F5E1232" w14:textId="77777777" w:rsidR="00E35F1F" w:rsidRDefault="00E35F1F" w:rsidP="00E35F1F">
            <w:pPr>
              <w:pStyle w:val="CopticVersemulti-line"/>
            </w:pPr>
            <w:r w:rsidRPr="00D807EF">
              <w:t>ⲁϭⲛⲉ ⲥ̀ⲡⲉⲣⲙⲁ ⲛ̀ⲣⲱⲙⲓ</w:t>
            </w:r>
          </w:p>
          <w:p w14:paraId="46ECD989" w14:textId="77777777" w:rsidR="00E35F1F" w:rsidRDefault="00E35F1F" w:rsidP="00E35F1F">
            <w:pPr>
              <w:pStyle w:val="CopticVersemulti-line"/>
            </w:pPr>
            <w:r w:rsidRPr="00D807EF">
              <w:t>ϣⲁⲛ̀ⲧⲉϥⲥⲱϯ ⲙ̀ⲙⲟⲛ</w:t>
            </w:r>
          </w:p>
        </w:tc>
      </w:tr>
    </w:tbl>
    <w:p w14:paraId="5F56FF03" w14:textId="77777777" w:rsidR="00E35F1F" w:rsidRDefault="00E35F1F" w:rsidP="00E35F1F">
      <w:pPr>
        <w:pStyle w:val="Heading6"/>
      </w:pPr>
      <w:bookmarkStart w:id="794" w:name="_Toc298445796"/>
      <w:bookmarkStart w:id="795" w:name="_Toc298681281"/>
      <w:bookmarkStart w:id="796" w:name="_Toc298447521"/>
      <w:r>
        <w:t>Part Three</w:t>
      </w:r>
      <w:bookmarkEnd w:id="794"/>
      <w:bookmarkEnd w:id="795"/>
      <w:bookmarkEnd w:id="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BF9B81" w14:textId="77777777" w:rsidTr="00E35F1F">
        <w:trPr>
          <w:cantSplit/>
          <w:jc w:val="center"/>
        </w:trPr>
        <w:tc>
          <w:tcPr>
            <w:tcW w:w="288" w:type="dxa"/>
          </w:tcPr>
          <w:p w14:paraId="278206B5" w14:textId="77777777" w:rsidR="00E35F1F" w:rsidRDefault="00E35F1F" w:rsidP="00E35F1F">
            <w:pPr>
              <w:pStyle w:val="CopticCross"/>
            </w:pPr>
          </w:p>
        </w:tc>
        <w:tc>
          <w:tcPr>
            <w:tcW w:w="3960" w:type="dxa"/>
          </w:tcPr>
          <w:p w14:paraId="424827D1" w14:textId="77777777" w:rsidR="00E35F1F" w:rsidRDefault="00E35F1F" w:rsidP="00E35F1F">
            <w:pPr>
              <w:pStyle w:val="EngHang"/>
            </w:pPr>
            <w:r>
              <w:t>Jesus Christ</w:t>
            </w:r>
            <w:r w:rsidRPr="007425E1">
              <w:t xml:space="preserve"> the Logos, </w:t>
            </w:r>
          </w:p>
          <w:p w14:paraId="652C6380" w14:textId="77777777" w:rsidR="00E35F1F" w:rsidRDefault="00E35F1F" w:rsidP="00E35F1F">
            <w:pPr>
              <w:pStyle w:val="EngHang"/>
            </w:pPr>
            <w:r>
              <w:t>W</w:t>
            </w:r>
            <w:r w:rsidRPr="007425E1">
              <w:t xml:space="preserve">ho was incarnate, </w:t>
            </w:r>
          </w:p>
          <w:p w14:paraId="72F218E3" w14:textId="77777777" w:rsidR="00E35F1F" w:rsidRDefault="00E35F1F" w:rsidP="00E35F1F">
            <w:pPr>
              <w:pStyle w:val="EngHang"/>
            </w:pPr>
            <w:r>
              <w:t>D</w:t>
            </w:r>
            <w:r w:rsidRPr="007425E1">
              <w:t xml:space="preserve">welt among us: </w:t>
            </w:r>
          </w:p>
          <w:p w14:paraId="4CB1B22D" w14:textId="2D014181" w:rsidR="00E35F1F" w:rsidRDefault="00E35F1F" w:rsidP="008A107E">
            <w:pPr>
              <w:pStyle w:val="EngHangEnd"/>
            </w:pPr>
            <w:r>
              <w:t xml:space="preserve">And we </w:t>
            </w:r>
            <w:r w:rsidR="008A107E">
              <w:t>beheld</w:t>
            </w:r>
            <w:r>
              <w:t xml:space="preserve"> H</w:t>
            </w:r>
            <w:r w:rsidRPr="007425E1">
              <w:t>is glory.</w:t>
            </w:r>
          </w:p>
        </w:tc>
        <w:tc>
          <w:tcPr>
            <w:tcW w:w="288" w:type="dxa"/>
          </w:tcPr>
          <w:p w14:paraId="580D4FF9" w14:textId="77777777" w:rsidR="00E35F1F" w:rsidRDefault="00E35F1F" w:rsidP="00E35F1F"/>
        </w:tc>
        <w:tc>
          <w:tcPr>
            <w:tcW w:w="288" w:type="dxa"/>
          </w:tcPr>
          <w:p w14:paraId="11C1E551" w14:textId="77777777" w:rsidR="00E35F1F" w:rsidRDefault="00E35F1F" w:rsidP="00E35F1F">
            <w:pPr>
              <w:pStyle w:val="CopticCross"/>
            </w:pPr>
          </w:p>
        </w:tc>
        <w:tc>
          <w:tcPr>
            <w:tcW w:w="3960" w:type="dxa"/>
          </w:tcPr>
          <w:p w14:paraId="56871071" w14:textId="77777777" w:rsidR="00E35F1F" w:rsidRDefault="00E35F1F" w:rsidP="00E35F1F">
            <w:pPr>
              <w:pStyle w:val="CopticVersemulti-line"/>
            </w:pPr>
            <w:r w:rsidRPr="0049637C">
              <w:t>Ⲓⲏ</w:t>
            </w:r>
            <w:r w:rsidRPr="0049637C">
              <w:rPr>
                <w:rFonts w:ascii="Times New Roman" w:hAnsi="Times New Roman" w:cs="Times New Roman"/>
              </w:rPr>
              <w:t>̅</w:t>
            </w:r>
            <w:r w:rsidRPr="0049637C">
              <w:t>ⲥ Ⲡⲭ</w:t>
            </w:r>
            <w:r w:rsidRPr="0049637C">
              <w:rPr>
                <w:rFonts w:ascii="Times New Roman" w:hAnsi="Times New Roman" w:cs="Times New Roman"/>
              </w:rPr>
              <w:t>̅</w:t>
            </w:r>
            <w:r w:rsidRPr="0049637C">
              <w:t>ⲥ ⲡⲓⲗⲟⲅⲟⲥ</w:t>
            </w:r>
          </w:p>
          <w:p w14:paraId="168EABD9" w14:textId="77777777" w:rsidR="00E35F1F" w:rsidRDefault="00E35F1F" w:rsidP="00E35F1F">
            <w:pPr>
              <w:pStyle w:val="CopticVersemulti-line"/>
            </w:pPr>
            <w:r w:rsidRPr="0049637C">
              <w:t>ⲉⲧⲁ</w:t>
            </w:r>
            <w:r w:rsidRPr="0049637C">
              <w:rPr>
                <w:rFonts w:ascii="Times New Roman" w:hAnsi="Times New Roman" w:cs="Times New Roman"/>
              </w:rPr>
              <w:t>ϥϭ</w:t>
            </w:r>
            <w:r w:rsidRPr="0049637C">
              <w:t>ⲓⲥⲁⲣⲝ</w:t>
            </w:r>
          </w:p>
          <w:p w14:paraId="7A6373C7" w14:textId="77777777" w:rsidR="00E35F1F" w:rsidRDefault="00E35F1F" w:rsidP="00E35F1F">
            <w:pPr>
              <w:pStyle w:val="CopticVersemulti-line"/>
            </w:pPr>
            <w:r w:rsidRPr="0049637C">
              <w:t>ⲁ</w:t>
            </w:r>
            <w:r w:rsidRPr="0049637C">
              <w:rPr>
                <w:rFonts w:ascii="Times New Roman" w:hAnsi="Times New Roman" w:cs="Times New Roman"/>
              </w:rPr>
              <w:t>ϥϣ</w:t>
            </w:r>
            <w:r w:rsidRPr="0049637C">
              <w:t>ⲱⲡⲓ ⲛ</w:t>
            </w:r>
            <w:r w:rsidRPr="0049637C">
              <w:rPr>
                <w:rFonts w:ascii="Times New Roman" w:hAnsi="Times New Roman" w:cs="Times New Roman"/>
              </w:rPr>
              <w:t>̀ϧ</w:t>
            </w:r>
            <w:r w:rsidRPr="0049637C">
              <w:t>ⲏⲧⲉⲛ</w:t>
            </w:r>
          </w:p>
          <w:p w14:paraId="545D923A" w14:textId="77777777" w:rsidR="00E35F1F" w:rsidRDefault="00E35F1F" w:rsidP="00E35F1F">
            <w:pPr>
              <w:pStyle w:val="CopticVerse"/>
            </w:pPr>
            <w:r w:rsidRPr="0049637C">
              <w:t>ⲁⲛⲛⲁⲩ ⲉⲡⲉ</w:t>
            </w:r>
            <w:r w:rsidRPr="0049637C">
              <w:rPr>
                <w:rFonts w:ascii="Times New Roman" w:hAnsi="Times New Roman" w:cs="Times New Roman"/>
              </w:rPr>
              <w:t>ϥ</w:t>
            </w:r>
            <w:r w:rsidRPr="0049637C">
              <w:t>ⲱ</w:t>
            </w:r>
            <w:r w:rsidRPr="0049637C">
              <w:rPr>
                <w:rFonts w:ascii="Times New Roman" w:hAnsi="Times New Roman" w:cs="Times New Roman"/>
              </w:rPr>
              <w:t>̀</w:t>
            </w:r>
            <w:r w:rsidRPr="0049637C">
              <w:t>ⲟⲩ</w:t>
            </w:r>
          </w:p>
        </w:tc>
      </w:tr>
      <w:tr w:rsidR="00E35F1F" w14:paraId="1A3BB040" w14:textId="77777777" w:rsidTr="00E35F1F">
        <w:trPr>
          <w:cantSplit/>
          <w:jc w:val="center"/>
        </w:trPr>
        <w:tc>
          <w:tcPr>
            <w:tcW w:w="288" w:type="dxa"/>
          </w:tcPr>
          <w:p w14:paraId="65BD74EF" w14:textId="77777777" w:rsidR="00E35F1F" w:rsidRDefault="00E35F1F" w:rsidP="00E35F1F">
            <w:pPr>
              <w:pStyle w:val="CopticCross"/>
            </w:pPr>
            <w:r w:rsidRPr="00FB5ACB">
              <w:t>¿</w:t>
            </w:r>
          </w:p>
        </w:tc>
        <w:tc>
          <w:tcPr>
            <w:tcW w:w="3960" w:type="dxa"/>
          </w:tcPr>
          <w:p w14:paraId="303BE332" w14:textId="77777777" w:rsidR="00E35F1F" w:rsidRDefault="00E35F1F" w:rsidP="00E35F1F">
            <w:pPr>
              <w:pStyle w:val="EngHang"/>
            </w:pPr>
            <w:r>
              <w:t>As</w:t>
            </w:r>
            <w:r w:rsidRPr="007425E1">
              <w:t xml:space="preserve"> the glory</w:t>
            </w:r>
            <w:r>
              <w:t>,</w:t>
            </w:r>
          </w:p>
          <w:p w14:paraId="0487BE00" w14:textId="77777777" w:rsidR="00E35F1F" w:rsidRDefault="00E35F1F" w:rsidP="00E35F1F">
            <w:pPr>
              <w:pStyle w:val="EngHang"/>
            </w:pPr>
            <w:r>
              <w:t>O</w:t>
            </w:r>
            <w:r w:rsidRPr="007425E1">
              <w:t xml:space="preserve">f the </w:t>
            </w:r>
            <w:commentRangeStart w:id="797"/>
            <w:r w:rsidRPr="007425E1">
              <w:t xml:space="preserve">only </w:t>
            </w:r>
            <w:commentRangeEnd w:id="797"/>
            <w:r>
              <w:rPr>
                <w:rStyle w:val="CommentReference"/>
                <w:rFonts w:ascii="Times New Roman" w:eastAsiaTheme="minorHAnsi" w:hAnsi="Times New Roman" w:cstheme="minorBidi"/>
                <w:color w:val="auto"/>
              </w:rPr>
              <w:commentReference w:id="797"/>
            </w:r>
            <w:r w:rsidRPr="007425E1">
              <w:t xml:space="preserve">Son </w:t>
            </w:r>
          </w:p>
          <w:p w14:paraId="6690A864" w14:textId="77777777" w:rsidR="00E35F1F" w:rsidRDefault="00E35F1F" w:rsidP="00E35F1F">
            <w:pPr>
              <w:pStyle w:val="EngHang"/>
            </w:pPr>
            <w:r>
              <w:t>Of the Father.</w:t>
            </w:r>
          </w:p>
          <w:p w14:paraId="5698EC7A" w14:textId="7DFA140D" w:rsidR="00E35F1F" w:rsidRDefault="00E35F1F" w:rsidP="00E35F1F">
            <w:pPr>
              <w:pStyle w:val="EngHangEnd"/>
            </w:pPr>
            <w:r>
              <w:t>H</w:t>
            </w:r>
            <w:r w:rsidRPr="007425E1">
              <w:t xml:space="preserve">e was pleased to </w:t>
            </w:r>
            <w:commentRangeStart w:id="798"/>
            <w:r w:rsidRPr="007425E1">
              <w:t xml:space="preserve">save </w:t>
            </w:r>
            <w:commentRangeEnd w:id="798"/>
            <w:r>
              <w:rPr>
                <w:rStyle w:val="CommentReference"/>
              </w:rPr>
              <w:commentReference w:id="798"/>
            </w:r>
            <w:r w:rsidRPr="007425E1">
              <w:t>us</w:t>
            </w:r>
            <w:r w:rsidR="008A107E">
              <w:t>.</w:t>
            </w:r>
          </w:p>
        </w:tc>
        <w:tc>
          <w:tcPr>
            <w:tcW w:w="288" w:type="dxa"/>
          </w:tcPr>
          <w:p w14:paraId="43B4F097" w14:textId="77777777" w:rsidR="00E35F1F" w:rsidRDefault="00E35F1F" w:rsidP="00E35F1F"/>
        </w:tc>
        <w:tc>
          <w:tcPr>
            <w:tcW w:w="288" w:type="dxa"/>
          </w:tcPr>
          <w:p w14:paraId="0F7EBCC1" w14:textId="77777777" w:rsidR="00E35F1F" w:rsidRDefault="00E35F1F" w:rsidP="00E35F1F">
            <w:pPr>
              <w:pStyle w:val="CopticCross"/>
            </w:pPr>
            <w:r w:rsidRPr="00FB5ACB">
              <w:t>¿</w:t>
            </w:r>
          </w:p>
        </w:tc>
        <w:tc>
          <w:tcPr>
            <w:tcW w:w="3960" w:type="dxa"/>
          </w:tcPr>
          <w:p w14:paraId="0C1C012C" w14:textId="77777777" w:rsidR="00E35F1F" w:rsidRDefault="00E35F1F" w:rsidP="00E35F1F">
            <w:pPr>
              <w:pStyle w:val="CopticVersemulti-line"/>
            </w:pPr>
            <w:r w:rsidRPr="0049637C">
              <w:t>Ⲙ̀ⲫ̀ⲣⲏϯ ⲙ̀ⲡ̀ⲱ̀ⲟⲩ</w:t>
            </w:r>
          </w:p>
          <w:p w14:paraId="2965AC48" w14:textId="77777777" w:rsidR="00E35F1F" w:rsidRDefault="00E35F1F" w:rsidP="00E35F1F">
            <w:pPr>
              <w:pStyle w:val="CopticVersemulti-line"/>
            </w:pPr>
            <w:r w:rsidRPr="0049637C">
              <w:t>ⲛ̀ⲟⲩϣⲏⲣⲓ ⲙ̀ⲙⲁⲩⲁⲧϥ</w:t>
            </w:r>
          </w:p>
          <w:p w14:paraId="3C8F21F2" w14:textId="77777777" w:rsidR="00E35F1F" w:rsidRDefault="00E35F1F" w:rsidP="00E35F1F">
            <w:pPr>
              <w:pStyle w:val="CopticVersemulti-line"/>
            </w:pPr>
            <w:r w:rsidRPr="0049637C">
              <w:t>ⲛ̀ⲧⲟⲧϥ ⲙ̀ⲡⲉϥⲓⲱⲧ</w:t>
            </w:r>
          </w:p>
          <w:p w14:paraId="5A1607F2" w14:textId="77777777" w:rsidR="00E35F1F" w:rsidRDefault="00E35F1F" w:rsidP="00E35F1F">
            <w:pPr>
              <w:pStyle w:val="CopticVerse"/>
            </w:pPr>
            <w:r w:rsidRPr="0049637C">
              <w:t>ⲁϥϯⲙⲁϯ ⲉⲫⲛⲁϩⲙⲉⲛ</w:t>
            </w:r>
          </w:p>
        </w:tc>
      </w:tr>
      <w:tr w:rsidR="00E35F1F" w14:paraId="09D919C8" w14:textId="77777777" w:rsidTr="00E35F1F">
        <w:trPr>
          <w:cantSplit/>
          <w:jc w:val="center"/>
        </w:trPr>
        <w:tc>
          <w:tcPr>
            <w:tcW w:w="288" w:type="dxa"/>
          </w:tcPr>
          <w:p w14:paraId="7EE538D9" w14:textId="77777777" w:rsidR="00E35F1F" w:rsidRDefault="00E35F1F" w:rsidP="00E35F1F">
            <w:pPr>
              <w:pStyle w:val="CopticCross"/>
            </w:pPr>
          </w:p>
        </w:tc>
        <w:tc>
          <w:tcPr>
            <w:tcW w:w="3960" w:type="dxa"/>
          </w:tcPr>
          <w:p w14:paraId="3AC2E67A" w14:textId="77777777" w:rsidR="00E35F1F" w:rsidRDefault="00E35F1F" w:rsidP="00E35F1F">
            <w:pPr>
              <w:pStyle w:val="EngHang"/>
            </w:pPr>
            <w:r w:rsidRPr="007425E1">
              <w:t>He has risen bodily</w:t>
            </w:r>
            <w:r>
              <w:t>,</w:t>
            </w:r>
          </w:p>
          <w:p w14:paraId="6210A3B8" w14:textId="77777777" w:rsidR="00E35F1F" w:rsidRDefault="00E35F1F" w:rsidP="00E35F1F">
            <w:pPr>
              <w:pStyle w:val="EngHang"/>
            </w:pPr>
            <w:r>
              <w:t>F</w:t>
            </w:r>
            <w:r w:rsidRPr="007425E1">
              <w:t xml:space="preserve">rom the Virgin, </w:t>
            </w:r>
          </w:p>
          <w:p w14:paraId="3365BC09" w14:textId="77777777" w:rsidR="00E35F1F" w:rsidRDefault="00E35F1F" w:rsidP="00E35F1F">
            <w:pPr>
              <w:pStyle w:val="EngHang"/>
            </w:pPr>
            <w:r>
              <w:t>W</w:t>
            </w:r>
            <w:r w:rsidRPr="007425E1">
              <w:t xml:space="preserve">ithout the seed of man, </w:t>
            </w:r>
          </w:p>
          <w:p w14:paraId="60EB7837" w14:textId="77777777" w:rsidR="00E35F1F" w:rsidRDefault="00E35F1F" w:rsidP="00E35F1F">
            <w:pPr>
              <w:pStyle w:val="EngHangEnd"/>
            </w:pPr>
            <w:r>
              <w:t>T</w:t>
            </w:r>
            <w:r w:rsidRPr="007425E1">
              <w:t>hat he might save us.</w:t>
            </w:r>
          </w:p>
        </w:tc>
        <w:tc>
          <w:tcPr>
            <w:tcW w:w="288" w:type="dxa"/>
          </w:tcPr>
          <w:p w14:paraId="446FB2BE" w14:textId="77777777" w:rsidR="00E35F1F" w:rsidRDefault="00E35F1F" w:rsidP="00E35F1F"/>
        </w:tc>
        <w:tc>
          <w:tcPr>
            <w:tcW w:w="288" w:type="dxa"/>
          </w:tcPr>
          <w:p w14:paraId="0C28F7EC" w14:textId="77777777" w:rsidR="00E35F1F" w:rsidRDefault="00E35F1F" w:rsidP="00E35F1F">
            <w:pPr>
              <w:pStyle w:val="CopticCross"/>
            </w:pPr>
          </w:p>
        </w:tc>
        <w:tc>
          <w:tcPr>
            <w:tcW w:w="3960" w:type="dxa"/>
          </w:tcPr>
          <w:p w14:paraId="1ABBC47F" w14:textId="77777777" w:rsidR="00E35F1F" w:rsidRDefault="00E35F1F" w:rsidP="00E35F1F">
            <w:pPr>
              <w:pStyle w:val="CopticVersemulti-line"/>
            </w:pPr>
            <w:r w:rsidRPr="00D807EF">
              <w:t>Ⲁϥϣⲁⲓ ⲥⲱⲙⲁⲧⲓⲕⲱⲥ</w:t>
            </w:r>
          </w:p>
          <w:p w14:paraId="306DF29C" w14:textId="77777777" w:rsidR="00E35F1F" w:rsidRDefault="00E35F1F" w:rsidP="00E35F1F">
            <w:pPr>
              <w:pStyle w:val="CopticVersemulti-line"/>
            </w:pPr>
            <w:r w:rsidRPr="00D807EF">
              <w:t>ⲉⲃⲟⲗϧⲉⲛ ϯⲡⲁⲣⲑⲉⲛⲟⲥ</w:t>
            </w:r>
          </w:p>
          <w:p w14:paraId="0501268A" w14:textId="77777777" w:rsidR="00E35F1F" w:rsidRDefault="00E35F1F" w:rsidP="00E35F1F">
            <w:pPr>
              <w:pStyle w:val="CopticVersemulti-line"/>
            </w:pPr>
            <w:r w:rsidRPr="00D807EF">
              <w:t>ⲁϭⲛⲉ ⲥ̀ⲡⲉⲣⲙⲁ ⲛ̀ⲣⲱⲙⲓ</w:t>
            </w:r>
          </w:p>
          <w:p w14:paraId="183023C6" w14:textId="77777777" w:rsidR="00E35F1F" w:rsidRDefault="00E35F1F" w:rsidP="00E35F1F">
            <w:pPr>
              <w:pStyle w:val="CopticVersemulti-line"/>
            </w:pPr>
            <w:r w:rsidRPr="00D807EF">
              <w:t>ϣⲁⲛ̀ⲧⲉϥⲥⲱϯ ⲙ̀ⲙⲟⲛ</w:t>
            </w:r>
          </w:p>
        </w:tc>
      </w:tr>
    </w:tbl>
    <w:p w14:paraId="68BEBFA2" w14:textId="77777777" w:rsidR="00E35F1F" w:rsidRDefault="00E35F1F" w:rsidP="00E35F1F">
      <w:pPr>
        <w:pStyle w:val="Heading6"/>
      </w:pPr>
      <w:bookmarkStart w:id="799" w:name="_Toc298445797"/>
      <w:bookmarkStart w:id="800" w:name="_Toc298681282"/>
      <w:bookmarkStart w:id="801" w:name="_Toc298447522"/>
      <w:r>
        <w:lastRenderedPageBreak/>
        <w:t>Part Four</w:t>
      </w:r>
      <w:bookmarkEnd w:id="799"/>
      <w:bookmarkEnd w:id="800"/>
      <w:bookmarkEnd w:id="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9E5337" w14:textId="77777777" w:rsidTr="00E35F1F">
        <w:trPr>
          <w:cantSplit/>
          <w:jc w:val="center"/>
        </w:trPr>
        <w:tc>
          <w:tcPr>
            <w:tcW w:w="288" w:type="dxa"/>
          </w:tcPr>
          <w:p w14:paraId="78CA899B" w14:textId="77777777" w:rsidR="00E35F1F" w:rsidRDefault="00E35F1F" w:rsidP="00E35F1F">
            <w:pPr>
              <w:pStyle w:val="CopticCross"/>
            </w:pPr>
            <w:r w:rsidRPr="00FB5ACB">
              <w:t>¿</w:t>
            </w:r>
          </w:p>
        </w:tc>
        <w:tc>
          <w:tcPr>
            <w:tcW w:w="3960" w:type="dxa"/>
          </w:tcPr>
          <w:p w14:paraId="0D0E04C2" w14:textId="77777777" w:rsidR="00E35F1F" w:rsidRDefault="00E35F1F" w:rsidP="00E35F1F">
            <w:pPr>
              <w:pStyle w:val="EngHang"/>
            </w:pPr>
            <w:commentRangeStart w:id="802"/>
            <w:r w:rsidRPr="007425E1">
              <w:t>Esaias</w:t>
            </w:r>
            <w:commentRangeEnd w:id="802"/>
            <w:r>
              <w:rPr>
                <w:rStyle w:val="CommentReference"/>
                <w:rFonts w:ascii="Times New Roman" w:eastAsiaTheme="minorHAnsi" w:hAnsi="Times New Roman" w:cstheme="minorBidi"/>
                <w:color w:val="auto"/>
              </w:rPr>
              <w:commentReference w:id="802"/>
            </w:r>
            <w:r>
              <w:t xml:space="preserve"> saw </w:t>
            </w:r>
          </w:p>
          <w:p w14:paraId="6DD94D48" w14:textId="77777777" w:rsidR="00E35F1F" w:rsidRDefault="00E35F1F" w:rsidP="00E35F1F">
            <w:pPr>
              <w:pStyle w:val="EngHang"/>
            </w:pPr>
            <w:r>
              <w:t>The Mystery</w:t>
            </w:r>
          </w:p>
          <w:p w14:paraId="4476B5F2" w14:textId="77777777" w:rsidR="00E35F1F" w:rsidRDefault="00E35F1F" w:rsidP="00E35F1F">
            <w:pPr>
              <w:pStyle w:val="EngHang"/>
            </w:pPr>
            <w:r>
              <w:t>Of Emmanuel</w:t>
            </w:r>
          </w:p>
          <w:p w14:paraId="192EE93F" w14:textId="77777777" w:rsidR="00E35F1F" w:rsidRDefault="00E35F1F" w:rsidP="00E35F1F">
            <w:pPr>
              <w:pStyle w:val="EngHangEnd"/>
            </w:pPr>
            <w:r>
              <w:t>With prophetic eyes.</w:t>
            </w:r>
          </w:p>
        </w:tc>
        <w:tc>
          <w:tcPr>
            <w:tcW w:w="288" w:type="dxa"/>
          </w:tcPr>
          <w:p w14:paraId="37B6D1AE" w14:textId="77777777" w:rsidR="00E35F1F" w:rsidRDefault="00E35F1F" w:rsidP="00E35F1F"/>
        </w:tc>
        <w:tc>
          <w:tcPr>
            <w:tcW w:w="288" w:type="dxa"/>
          </w:tcPr>
          <w:p w14:paraId="7B96D819" w14:textId="77777777" w:rsidR="00E35F1F" w:rsidRDefault="00E35F1F" w:rsidP="00E35F1F">
            <w:pPr>
              <w:pStyle w:val="CopticCross"/>
            </w:pPr>
            <w:r w:rsidRPr="00FB5ACB">
              <w:t>¿</w:t>
            </w:r>
          </w:p>
        </w:tc>
        <w:tc>
          <w:tcPr>
            <w:tcW w:w="3960" w:type="dxa"/>
          </w:tcPr>
          <w:p w14:paraId="64ED39C1" w14:textId="77777777" w:rsidR="00E35F1F" w:rsidRDefault="00E35F1F" w:rsidP="00E35F1F">
            <w:pPr>
              <w:pStyle w:val="CopticVersemulti-line"/>
            </w:pPr>
            <w:r w:rsidRPr="0049637C">
              <w:t>Ⲛⲁ</w:t>
            </w:r>
            <w:r w:rsidRPr="0049637C">
              <w:rPr>
                <w:rFonts w:ascii="Times New Roman" w:hAnsi="Times New Roman" w:cs="Times New Roman"/>
              </w:rPr>
              <w:t>ϥ</w:t>
            </w:r>
            <w:r w:rsidRPr="0049637C">
              <w:t xml:space="preserve">ⲛⲁⲩ </w:t>
            </w:r>
            <w:r w:rsidRPr="0049637C">
              <w:rPr>
                <w:rFonts w:ascii="Times New Roman" w:hAnsi="Times New Roman" w:cs="Times New Roman"/>
              </w:rPr>
              <w:t>ϧ</w:t>
            </w:r>
            <w:r w:rsidRPr="0049637C">
              <w:t>ⲉⲛ ⲛⲓⲃⲁⲗ</w:t>
            </w:r>
          </w:p>
          <w:p w14:paraId="7BCD98EC" w14:textId="77777777" w:rsidR="00E35F1F" w:rsidRDefault="00E35F1F" w:rsidP="00E35F1F">
            <w:pPr>
              <w:pStyle w:val="CopticVersemulti-line"/>
            </w:pPr>
            <w:r w:rsidRPr="0049637C">
              <w:t>ⲙ</w:t>
            </w:r>
            <w:r w:rsidRPr="0049637C">
              <w:rPr>
                <w:rFonts w:ascii="Times New Roman" w:hAnsi="Times New Roman" w:cs="Times New Roman"/>
              </w:rPr>
              <w:t>̀</w:t>
            </w:r>
            <w:r w:rsidRPr="0049637C">
              <w:t>ⲡ</w:t>
            </w:r>
            <w:r w:rsidRPr="0049637C">
              <w:rPr>
                <w:rFonts w:ascii="Times New Roman" w:hAnsi="Times New Roman" w:cs="Times New Roman"/>
              </w:rPr>
              <w:t>̀</w:t>
            </w:r>
            <w:r w:rsidRPr="0049637C">
              <w:t>ⲣⲟⲫⲏⲧⲓⲕⲟⲛ</w:t>
            </w:r>
          </w:p>
          <w:p w14:paraId="19708096" w14:textId="77777777" w:rsidR="00E35F1F" w:rsidRDefault="00E35F1F" w:rsidP="00E35F1F">
            <w:pPr>
              <w:pStyle w:val="CopticVersemulti-line"/>
            </w:pPr>
            <w:r w:rsidRPr="0049637C">
              <w:t>ⲉⲡⲓⲙⲩⲥⲧⲏⲣⲓⲟⲛ</w:t>
            </w:r>
          </w:p>
          <w:p w14:paraId="0C01AEDF" w14:textId="77777777" w:rsidR="00E35F1F" w:rsidRDefault="00E35F1F" w:rsidP="00E35F1F">
            <w:pPr>
              <w:pStyle w:val="CopticVerse"/>
            </w:pPr>
            <w:r w:rsidRPr="0049637C">
              <w:t>ⲛ</w:t>
            </w:r>
            <w:r w:rsidRPr="0049637C">
              <w:rPr>
                <w:rFonts w:ascii="Times New Roman" w:hAnsi="Times New Roman" w:cs="Times New Roman"/>
              </w:rPr>
              <w:t>̀</w:t>
            </w:r>
            <w:r w:rsidRPr="0049637C">
              <w:t>ⲧⲉ Ⲉⲙⲙⲁⲛⲟⲩⲏⲗ</w:t>
            </w:r>
          </w:p>
        </w:tc>
      </w:tr>
      <w:tr w:rsidR="00E35F1F" w14:paraId="4AF1F2D8" w14:textId="77777777" w:rsidTr="00E35F1F">
        <w:trPr>
          <w:cantSplit/>
          <w:jc w:val="center"/>
        </w:trPr>
        <w:tc>
          <w:tcPr>
            <w:tcW w:w="288" w:type="dxa"/>
          </w:tcPr>
          <w:p w14:paraId="4FEB3348" w14:textId="77777777" w:rsidR="00E35F1F" w:rsidRDefault="00E35F1F" w:rsidP="00E35F1F">
            <w:pPr>
              <w:pStyle w:val="CopticCross"/>
            </w:pPr>
          </w:p>
        </w:tc>
        <w:tc>
          <w:tcPr>
            <w:tcW w:w="3960" w:type="dxa"/>
          </w:tcPr>
          <w:p w14:paraId="0D1B23E1" w14:textId="77777777" w:rsidR="00E35F1F" w:rsidRDefault="00E35F1F" w:rsidP="00E35F1F">
            <w:pPr>
              <w:pStyle w:val="EngHang"/>
            </w:pPr>
            <w:r>
              <w:t>This great prophet</w:t>
            </w:r>
          </w:p>
          <w:p w14:paraId="653C3698" w14:textId="496E8E9C" w:rsidR="00E35F1F" w:rsidRDefault="00E35F1F" w:rsidP="00E35F1F">
            <w:pPr>
              <w:pStyle w:val="EngHang"/>
            </w:pPr>
            <w:r>
              <w:t>Cried out</w:t>
            </w:r>
            <w:r w:rsidR="008A107E">
              <w:t>,</w:t>
            </w:r>
          </w:p>
          <w:p w14:paraId="5207467A" w14:textId="77777777" w:rsidR="00E35F1F" w:rsidRDefault="00E35F1F" w:rsidP="00E35F1F">
            <w:pPr>
              <w:pStyle w:val="EngHang"/>
            </w:pPr>
            <w:r>
              <w:t>Proclaiming</w:t>
            </w:r>
          </w:p>
          <w:p w14:paraId="7C278750" w14:textId="4621C6DC" w:rsidR="00E35F1F" w:rsidRDefault="008A107E" w:rsidP="00E35F1F">
            <w:pPr>
              <w:pStyle w:val="EngHangEnd"/>
            </w:pPr>
            <w:r>
              <w:t>And saying,</w:t>
            </w:r>
          </w:p>
        </w:tc>
        <w:tc>
          <w:tcPr>
            <w:tcW w:w="288" w:type="dxa"/>
          </w:tcPr>
          <w:p w14:paraId="137F15D4" w14:textId="77777777" w:rsidR="00E35F1F" w:rsidRDefault="00E35F1F" w:rsidP="00E35F1F"/>
        </w:tc>
        <w:tc>
          <w:tcPr>
            <w:tcW w:w="288" w:type="dxa"/>
          </w:tcPr>
          <w:p w14:paraId="0D7532F8" w14:textId="77777777" w:rsidR="00E35F1F" w:rsidRDefault="00E35F1F" w:rsidP="00E35F1F">
            <w:pPr>
              <w:pStyle w:val="CopticCross"/>
            </w:pPr>
          </w:p>
        </w:tc>
        <w:tc>
          <w:tcPr>
            <w:tcW w:w="3960" w:type="dxa"/>
          </w:tcPr>
          <w:p w14:paraId="64311C79" w14:textId="77777777" w:rsidR="00E35F1F" w:rsidRDefault="00E35F1F" w:rsidP="00E35F1F">
            <w:pPr>
              <w:pStyle w:val="CopticVersemulti-line"/>
            </w:pPr>
            <w:r w:rsidRPr="0049637C">
              <w:t>Ⲛ̀ϫⲉ Ⲏⲥⲁⲏⲁⲥ</w:t>
            </w:r>
          </w:p>
          <w:p w14:paraId="4B1E39A1" w14:textId="77777777" w:rsidR="00E35F1F" w:rsidRDefault="00E35F1F" w:rsidP="00E35F1F">
            <w:pPr>
              <w:pStyle w:val="CopticVersemulti-line"/>
            </w:pPr>
            <w:r w:rsidRPr="0049637C">
              <w:t>ⲡⲓⲛⲓϣϯ ⲙ̀ⲡ̀ⲣⲟⲫⲏⲧⲏⲥ</w:t>
            </w:r>
          </w:p>
          <w:p w14:paraId="6195B000" w14:textId="77777777" w:rsidR="00E35F1F" w:rsidRDefault="00E35F1F" w:rsidP="00E35F1F">
            <w:pPr>
              <w:pStyle w:val="CopticVersemulti-line"/>
            </w:pPr>
            <w:r w:rsidRPr="0049637C">
              <w:t>ⲉⲑⲃⲉ ⲫⲁⲓ ⲁϥⲱϣ ⲉⲃⲟⲗ</w:t>
            </w:r>
          </w:p>
          <w:p w14:paraId="468DDA06" w14:textId="77777777" w:rsidR="00E35F1F" w:rsidRDefault="00E35F1F" w:rsidP="00E35F1F">
            <w:pPr>
              <w:pStyle w:val="CopticVerse"/>
            </w:pPr>
            <w:r w:rsidRPr="0049637C">
              <w:t>ⲉϥϫⲱ ⲙ̀ⲙⲟⲥ</w:t>
            </w:r>
          </w:p>
        </w:tc>
      </w:tr>
      <w:tr w:rsidR="00E35F1F" w14:paraId="709F8EA1" w14:textId="77777777" w:rsidTr="00E35F1F">
        <w:trPr>
          <w:cantSplit/>
          <w:jc w:val="center"/>
        </w:trPr>
        <w:tc>
          <w:tcPr>
            <w:tcW w:w="288" w:type="dxa"/>
          </w:tcPr>
          <w:p w14:paraId="3EFE1A11" w14:textId="77777777" w:rsidR="00E35F1F" w:rsidRDefault="00E35F1F" w:rsidP="00E35F1F">
            <w:pPr>
              <w:pStyle w:val="CopticCross"/>
            </w:pPr>
            <w:r w:rsidRPr="00FB5ACB">
              <w:t>¿</w:t>
            </w:r>
          </w:p>
        </w:tc>
        <w:tc>
          <w:tcPr>
            <w:tcW w:w="3960" w:type="dxa"/>
          </w:tcPr>
          <w:p w14:paraId="353AD099" w14:textId="7CF8647A" w:rsidR="00E35F1F" w:rsidRDefault="008A107E" w:rsidP="00E35F1F">
            <w:pPr>
              <w:pStyle w:val="EngHang"/>
            </w:pPr>
            <w:r>
              <w:t>“</w:t>
            </w:r>
            <w:r w:rsidR="00E35F1F" w:rsidRPr="007425E1">
              <w:t xml:space="preserve">A child is born to us, </w:t>
            </w:r>
          </w:p>
          <w:p w14:paraId="2C614FEE" w14:textId="0E704F5B" w:rsidR="00E35F1F" w:rsidRDefault="00E35F1F" w:rsidP="00E35F1F">
            <w:pPr>
              <w:pStyle w:val="EngHang"/>
            </w:pPr>
            <w:r>
              <w:t>A</w:t>
            </w:r>
            <w:r w:rsidR="008A107E">
              <w:t xml:space="preserve"> son is given to us,</w:t>
            </w:r>
          </w:p>
          <w:p w14:paraId="2C4428D7" w14:textId="77777777" w:rsidR="00E35F1F" w:rsidRDefault="00E35F1F" w:rsidP="00E35F1F">
            <w:pPr>
              <w:pStyle w:val="EngHang"/>
            </w:pPr>
            <w:r>
              <w:t>Authority is placed</w:t>
            </w:r>
          </w:p>
          <w:p w14:paraId="4DDF8F9B" w14:textId="0BE61CCB" w:rsidR="00E35F1F" w:rsidRDefault="008A107E" w:rsidP="00E35F1F">
            <w:pPr>
              <w:pStyle w:val="EngHangEnd"/>
            </w:pPr>
            <w:r>
              <w:t>Upon his shoulders.</w:t>
            </w:r>
          </w:p>
        </w:tc>
        <w:tc>
          <w:tcPr>
            <w:tcW w:w="288" w:type="dxa"/>
          </w:tcPr>
          <w:p w14:paraId="1494FC70" w14:textId="77777777" w:rsidR="00E35F1F" w:rsidRDefault="00E35F1F" w:rsidP="00E35F1F"/>
        </w:tc>
        <w:tc>
          <w:tcPr>
            <w:tcW w:w="288" w:type="dxa"/>
          </w:tcPr>
          <w:p w14:paraId="32A500F9" w14:textId="77777777" w:rsidR="00E35F1F" w:rsidRDefault="00E35F1F" w:rsidP="00E35F1F">
            <w:pPr>
              <w:pStyle w:val="CopticCross"/>
            </w:pPr>
            <w:r w:rsidRPr="00FB5ACB">
              <w:t>¿</w:t>
            </w:r>
          </w:p>
        </w:tc>
        <w:tc>
          <w:tcPr>
            <w:tcW w:w="3960" w:type="dxa"/>
          </w:tcPr>
          <w:p w14:paraId="7F231157" w14:textId="77777777" w:rsidR="00E35F1F" w:rsidRDefault="00E35F1F" w:rsidP="00E35F1F">
            <w:pPr>
              <w:pStyle w:val="CopticVersemulti-line"/>
            </w:pPr>
            <w:r w:rsidRPr="0049637C">
              <w:t>Ϫⲉ ⲁⲩⲙⲓⲥⲓ ⲛⲁⲛ ⲛ̀ⲟⲩⲁ̀ⲗⲟⲩ</w:t>
            </w:r>
          </w:p>
          <w:p w14:paraId="7F5D4258" w14:textId="77777777" w:rsidR="00E35F1F" w:rsidRDefault="00E35F1F" w:rsidP="00E35F1F">
            <w:pPr>
              <w:pStyle w:val="CopticVersemulti-line"/>
            </w:pPr>
            <w:r w:rsidRPr="0049637C">
              <w:t>ⲁⲩϯ ⲛⲁⲛ ⲛ̀ⲟⲩϣⲏⲣⲓ</w:t>
            </w:r>
          </w:p>
          <w:p w14:paraId="37C72108" w14:textId="77777777" w:rsidR="00E35F1F" w:rsidRDefault="00E35F1F" w:rsidP="00E35F1F">
            <w:pPr>
              <w:pStyle w:val="CopticVersemulti-line"/>
            </w:pPr>
            <w:r w:rsidRPr="0049637C">
              <w:t>ⲫⲏⲉ̀ⲧⲉⲣⲉ ⲧⲉϥⲁⲣⲭⲏ</w:t>
            </w:r>
          </w:p>
          <w:p w14:paraId="6D4AFB82" w14:textId="77777777" w:rsidR="00E35F1F" w:rsidRDefault="00E35F1F" w:rsidP="00E35F1F">
            <w:pPr>
              <w:pStyle w:val="CopticVerse"/>
            </w:pPr>
            <w:r w:rsidRPr="0049637C">
              <w:t>ⲭⲏ ϩⲓϫⲉⲛ ⲧⲉϥⲛⲁϩⲃ</w:t>
            </w:r>
          </w:p>
        </w:tc>
      </w:tr>
      <w:tr w:rsidR="00E35F1F" w14:paraId="1339B118" w14:textId="77777777" w:rsidTr="00E35F1F">
        <w:trPr>
          <w:cantSplit/>
          <w:jc w:val="center"/>
        </w:trPr>
        <w:tc>
          <w:tcPr>
            <w:tcW w:w="288" w:type="dxa"/>
          </w:tcPr>
          <w:p w14:paraId="342F9F9D" w14:textId="77777777" w:rsidR="00E35F1F" w:rsidRDefault="00E35F1F" w:rsidP="00E35F1F">
            <w:pPr>
              <w:pStyle w:val="CopticCross"/>
            </w:pPr>
          </w:p>
        </w:tc>
        <w:tc>
          <w:tcPr>
            <w:tcW w:w="3960" w:type="dxa"/>
          </w:tcPr>
          <w:p w14:paraId="220B1DE2" w14:textId="77777777" w:rsidR="00E35F1F" w:rsidRDefault="00E35F1F" w:rsidP="00E35F1F">
            <w:pPr>
              <w:pStyle w:val="EngHang"/>
            </w:pPr>
            <w:r w:rsidRPr="007425E1">
              <w:t xml:space="preserve">God, who is powerful, </w:t>
            </w:r>
          </w:p>
          <w:p w14:paraId="1F862465" w14:textId="77777777" w:rsidR="00E35F1F" w:rsidRDefault="00E35F1F" w:rsidP="00E35F1F">
            <w:pPr>
              <w:pStyle w:val="EngHang"/>
            </w:pPr>
            <w:r>
              <w:t>W</w:t>
            </w:r>
            <w:r w:rsidRPr="007425E1">
              <w:t xml:space="preserve">ho wields authority, </w:t>
            </w:r>
          </w:p>
          <w:p w14:paraId="782F007E" w14:textId="77777777" w:rsidR="00E35F1F" w:rsidRDefault="00E35F1F" w:rsidP="00E35F1F">
            <w:pPr>
              <w:pStyle w:val="EngHang"/>
            </w:pPr>
            <w:r>
              <w:t>A</w:t>
            </w:r>
            <w:r w:rsidRPr="007425E1">
              <w:t xml:space="preserve">nd the angel </w:t>
            </w:r>
          </w:p>
          <w:p w14:paraId="3E32DEC1" w14:textId="30429B0B" w:rsidR="00E35F1F" w:rsidRDefault="00E35F1F" w:rsidP="00E35F1F">
            <w:pPr>
              <w:pStyle w:val="EngHangEnd"/>
            </w:pPr>
            <w:r>
              <w:t>O</w:t>
            </w:r>
            <w:r w:rsidRPr="007425E1">
              <w:t xml:space="preserve">f great </w:t>
            </w:r>
            <w:commentRangeStart w:id="803"/>
            <w:r w:rsidRPr="007425E1">
              <w:t>counsel</w:t>
            </w:r>
            <w:commentRangeEnd w:id="803"/>
            <w:r>
              <w:rPr>
                <w:rStyle w:val="CommentReference"/>
              </w:rPr>
              <w:commentReference w:id="803"/>
            </w:r>
            <w:r w:rsidRPr="007425E1">
              <w:t>.</w:t>
            </w:r>
            <w:r w:rsidR="008A107E">
              <w:t>”</w:t>
            </w:r>
          </w:p>
        </w:tc>
        <w:tc>
          <w:tcPr>
            <w:tcW w:w="288" w:type="dxa"/>
          </w:tcPr>
          <w:p w14:paraId="40986B0E" w14:textId="77777777" w:rsidR="00E35F1F" w:rsidRDefault="00E35F1F" w:rsidP="00E35F1F"/>
        </w:tc>
        <w:tc>
          <w:tcPr>
            <w:tcW w:w="288" w:type="dxa"/>
          </w:tcPr>
          <w:p w14:paraId="324FC2DE" w14:textId="77777777" w:rsidR="00E35F1F" w:rsidRDefault="00E35F1F" w:rsidP="00E35F1F">
            <w:pPr>
              <w:pStyle w:val="CopticCross"/>
            </w:pPr>
          </w:p>
        </w:tc>
        <w:tc>
          <w:tcPr>
            <w:tcW w:w="3960" w:type="dxa"/>
          </w:tcPr>
          <w:p w14:paraId="38F37CC4" w14:textId="77777777" w:rsidR="00E35F1F" w:rsidRDefault="00E35F1F" w:rsidP="00E35F1F">
            <w:pPr>
              <w:pStyle w:val="CopticVersemulti-line"/>
            </w:pPr>
            <w:r w:rsidRPr="0049637C">
              <w:t>Ⲫϯ ⲫⲏⲉⲧϫⲟⲣ</w:t>
            </w:r>
          </w:p>
          <w:p w14:paraId="700634EE" w14:textId="77777777" w:rsidR="00E35F1F" w:rsidRDefault="00E35F1F" w:rsidP="00E35F1F">
            <w:pPr>
              <w:pStyle w:val="CopticVersemulti-line"/>
            </w:pPr>
            <w:r w:rsidRPr="0049637C">
              <w:t>ⲛ̀ⲉⲝⲟⲩⲥⲓⲁⲥⲧⲏⲥ</w:t>
            </w:r>
          </w:p>
          <w:p w14:paraId="39298479" w14:textId="77777777" w:rsidR="00E35F1F" w:rsidRDefault="00E35F1F" w:rsidP="00E35F1F">
            <w:pPr>
              <w:pStyle w:val="CopticVersemulti-line"/>
            </w:pPr>
            <w:r w:rsidRPr="0049637C">
              <w:t>ⲟⲩⲟϩ ⲡⲓⲁⲅⲅⲉⲗⲟⲥ</w:t>
            </w:r>
          </w:p>
          <w:p w14:paraId="08CBF319" w14:textId="77777777" w:rsidR="00E35F1F" w:rsidRDefault="00E35F1F" w:rsidP="00E35F1F">
            <w:pPr>
              <w:pStyle w:val="CopticVerse"/>
            </w:pPr>
            <w:r w:rsidRPr="0049637C">
              <w:t>ⲛ̀ⲧⲉ ⲡⲓⲛⲓϣϯ ⲛ̀ⲥⲟϭⲛⲓ</w:t>
            </w:r>
          </w:p>
        </w:tc>
      </w:tr>
      <w:tr w:rsidR="00E35F1F" w14:paraId="26535922" w14:textId="77777777" w:rsidTr="00E35F1F">
        <w:trPr>
          <w:cantSplit/>
          <w:jc w:val="center"/>
        </w:trPr>
        <w:tc>
          <w:tcPr>
            <w:tcW w:w="288" w:type="dxa"/>
          </w:tcPr>
          <w:p w14:paraId="274BA33D" w14:textId="77777777" w:rsidR="00E35F1F" w:rsidRDefault="00E35F1F" w:rsidP="00E35F1F">
            <w:pPr>
              <w:pStyle w:val="CopticCross"/>
            </w:pPr>
            <w:r w:rsidRPr="00FB5ACB">
              <w:t>¿</w:t>
            </w:r>
          </w:p>
        </w:tc>
        <w:tc>
          <w:tcPr>
            <w:tcW w:w="3960" w:type="dxa"/>
          </w:tcPr>
          <w:p w14:paraId="1BC21382" w14:textId="77777777" w:rsidR="00E35F1F" w:rsidRDefault="00E35F1F" w:rsidP="00E35F1F">
            <w:pPr>
              <w:pStyle w:val="EngHang"/>
            </w:pPr>
            <w:r w:rsidRPr="007425E1">
              <w:t>He has risen bodily</w:t>
            </w:r>
            <w:r>
              <w:t>,</w:t>
            </w:r>
          </w:p>
          <w:p w14:paraId="7F732C7A" w14:textId="77777777" w:rsidR="00E35F1F" w:rsidRDefault="00E35F1F" w:rsidP="00E35F1F">
            <w:pPr>
              <w:pStyle w:val="EngHang"/>
            </w:pPr>
            <w:r>
              <w:t>F</w:t>
            </w:r>
            <w:r w:rsidRPr="007425E1">
              <w:t xml:space="preserve">rom the Virgin, </w:t>
            </w:r>
          </w:p>
          <w:p w14:paraId="007E44C0" w14:textId="77777777" w:rsidR="00E35F1F" w:rsidRDefault="00E35F1F" w:rsidP="00E35F1F">
            <w:pPr>
              <w:pStyle w:val="EngHang"/>
            </w:pPr>
            <w:r>
              <w:t>W</w:t>
            </w:r>
            <w:r w:rsidRPr="007425E1">
              <w:t xml:space="preserve">ithout the seed of man, </w:t>
            </w:r>
          </w:p>
          <w:p w14:paraId="07203A1E" w14:textId="77777777" w:rsidR="00E35F1F" w:rsidRDefault="00E35F1F" w:rsidP="00E35F1F">
            <w:pPr>
              <w:pStyle w:val="EngHangEnd"/>
            </w:pPr>
            <w:r>
              <w:t>T</w:t>
            </w:r>
            <w:r w:rsidRPr="007425E1">
              <w:t>hat he might save us.</w:t>
            </w:r>
          </w:p>
        </w:tc>
        <w:tc>
          <w:tcPr>
            <w:tcW w:w="288" w:type="dxa"/>
          </w:tcPr>
          <w:p w14:paraId="7A62457F" w14:textId="77777777" w:rsidR="00E35F1F" w:rsidRDefault="00E35F1F" w:rsidP="00E35F1F"/>
        </w:tc>
        <w:tc>
          <w:tcPr>
            <w:tcW w:w="288" w:type="dxa"/>
          </w:tcPr>
          <w:p w14:paraId="2711121C" w14:textId="77777777" w:rsidR="00E35F1F" w:rsidRDefault="00E35F1F" w:rsidP="00E35F1F">
            <w:pPr>
              <w:pStyle w:val="CopticCross"/>
            </w:pPr>
            <w:r w:rsidRPr="00FB5ACB">
              <w:t>¿</w:t>
            </w:r>
          </w:p>
        </w:tc>
        <w:tc>
          <w:tcPr>
            <w:tcW w:w="3960" w:type="dxa"/>
          </w:tcPr>
          <w:p w14:paraId="54F08CDE" w14:textId="77777777" w:rsidR="00E35F1F" w:rsidRDefault="00E35F1F" w:rsidP="00E35F1F">
            <w:pPr>
              <w:pStyle w:val="CopticVersemulti-line"/>
            </w:pPr>
            <w:r w:rsidRPr="00D807EF">
              <w:t>Ⲁϥϣⲁⲓ ⲥⲱⲙⲁⲧⲓⲕⲱⲥ</w:t>
            </w:r>
          </w:p>
          <w:p w14:paraId="2B59128B" w14:textId="77777777" w:rsidR="00E35F1F" w:rsidRDefault="00E35F1F" w:rsidP="00E35F1F">
            <w:pPr>
              <w:pStyle w:val="CopticVersemulti-line"/>
            </w:pPr>
            <w:r w:rsidRPr="00D807EF">
              <w:t>ⲉⲃⲟⲗϧⲉⲛ ϯⲡⲁⲣⲑⲉⲛⲟⲥ</w:t>
            </w:r>
          </w:p>
          <w:p w14:paraId="13291592" w14:textId="77777777" w:rsidR="00E35F1F" w:rsidRDefault="00E35F1F" w:rsidP="00E35F1F">
            <w:pPr>
              <w:pStyle w:val="CopticVersemulti-line"/>
            </w:pPr>
            <w:r w:rsidRPr="00D807EF">
              <w:t>ⲁϭⲛⲉ ⲥ̀ⲡⲉⲣⲙⲁ ⲛ̀ⲣⲱⲙⲓ</w:t>
            </w:r>
          </w:p>
          <w:p w14:paraId="2A2D48EC" w14:textId="77777777" w:rsidR="00E35F1F" w:rsidRDefault="00E35F1F" w:rsidP="00E35F1F">
            <w:pPr>
              <w:pStyle w:val="CopticVersemulti-line"/>
            </w:pPr>
            <w:r w:rsidRPr="00D807EF">
              <w:t>ϣⲁⲛ̀ⲧⲉϥⲥⲱϯ ⲙ̀ⲙⲟⲛ</w:t>
            </w:r>
          </w:p>
        </w:tc>
      </w:tr>
    </w:tbl>
    <w:p w14:paraId="668F2732" w14:textId="77777777" w:rsidR="00E35F1F" w:rsidRDefault="00E35F1F" w:rsidP="00E35F1F">
      <w:pPr>
        <w:pStyle w:val="Heading6"/>
      </w:pPr>
      <w:bookmarkStart w:id="804" w:name="_Toc298445798"/>
      <w:bookmarkStart w:id="805" w:name="_Toc298681283"/>
      <w:bookmarkStart w:id="806" w:name="_Toc298447523"/>
      <w:r>
        <w:t>Part Five</w:t>
      </w:r>
      <w:bookmarkEnd w:id="804"/>
      <w:bookmarkEnd w:id="805"/>
      <w:bookmarkEnd w:id="8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B699E4C" w14:textId="77777777" w:rsidTr="00E35F1F">
        <w:trPr>
          <w:cantSplit/>
          <w:jc w:val="center"/>
        </w:trPr>
        <w:tc>
          <w:tcPr>
            <w:tcW w:w="288" w:type="dxa"/>
          </w:tcPr>
          <w:p w14:paraId="1CDF8BB2" w14:textId="77777777" w:rsidR="00E35F1F" w:rsidRDefault="00E35F1F" w:rsidP="00E35F1F">
            <w:pPr>
              <w:pStyle w:val="CopticCross"/>
            </w:pPr>
          </w:p>
        </w:tc>
        <w:tc>
          <w:tcPr>
            <w:tcW w:w="3960" w:type="dxa"/>
          </w:tcPr>
          <w:p w14:paraId="46FF0009" w14:textId="77777777" w:rsidR="00E35F1F" w:rsidRDefault="00E35F1F" w:rsidP="00E35F1F">
            <w:pPr>
              <w:pStyle w:val="EngHang"/>
            </w:pPr>
            <w:r w:rsidRPr="007425E1">
              <w:t xml:space="preserve">Be glad and rejoice, </w:t>
            </w:r>
          </w:p>
          <w:p w14:paraId="3FB120FA" w14:textId="77777777" w:rsidR="00E35F1F" w:rsidRDefault="00E35F1F" w:rsidP="00E35F1F">
            <w:pPr>
              <w:pStyle w:val="EngHang"/>
            </w:pPr>
            <w:r>
              <w:t>O human race,</w:t>
            </w:r>
            <w:r w:rsidRPr="007425E1">
              <w:t xml:space="preserve"> </w:t>
            </w:r>
          </w:p>
          <w:p w14:paraId="094AEA25" w14:textId="77777777" w:rsidR="00E35F1F" w:rsidRDefault="00E35F1F" w:rsidP="00E35F1F">
            <w:pPr>
              <w:pStyle w:val="EngHang"/>
            </w:pPr>
            <w:r>
              <w:t>F</w:t>
            </w:r>
            <w:r w:rsidRPr="007425E1">
              <w:t xml:space="preserve">or God so </w:t>
            </w:r>
          </w:p>
          <w:p w14:paraId="1A054052" w14:textId="77777777" w:rsidR="00E35F1F" w:rsidRDefault="00E35F1F" w:rsidP="00E35F1F">
            <w:pPr>
              <w:pStyle w:val="EngHangEnd"/>
            </w:pPr>
            <w:r>
              <w:t>L</w:t>
            </w:r>
            <w:r w:rsidRPr="007425E1">
              <w:t>oved the world:</w:t>
            </w:r>
          </w:p>
        </w:tc>
        <w:tc>
          <w:tcPr>
            <w:tcW w:w="288" w:type="dxa"/>
          </w:tcPr>
          <w:p w14:paraId="56814A14" w14:textId="77777777" w:rsidR="00E35F1F" w:rsidRDefault="00E35F1F" w:rsidP="00E35F1F"/>
        </w:tc>
        <w:tc>
          <w:tcPr>
            <w:tcW w:w="288" w:type="dxa"/>
          </w:tcPr>
          <w:p w14:paraId="3903B543" w14:textId="77777777" w:rsidR="00E35F1F" w:rsidRDefault="00E35F1F" w:rsidP="00E35F1F">
            <w:pPr>
              <w:pStyle w:val="CopticCross"/>
            </w:pPr>
          </w:p>
        </w:tc>
        <w:tc>
          <w:tcPr>
            <w:tcW w:w="3960" w:type="dxa"/>
          </w:tcPr>
          <w:p w14:paraId="5E4D9691" w14:textId="77777777" w:rsidR="00E35F1F" w:rsidRDefault="00E35F1F" w:rsidP="00E35F1F">
            <w:pPr>
              <w:pStyle w:val="CopticVersemulti-line"/>
            </w:pPr>
            <w:r w:rsidRPr="0049637C">
              <w:t>Ⲣⲁ</w:t>
            </w:r>
            <w:r w:rsidRPr="0049637C">
              <w:rPr>
                <w:rFonts w:ascii="Times New Roman" w:hAnsi="Times New Roman" w:cs="Times New Roman"/>
              </w:rPr>
              <w:t>ϣ</w:t>
            </w:r>
            <w:r w:rsidRPr="0049637C">
              <w:t>ⲓ ⲟⲩⲟ</w:t>
            </w:r>
            <w:r w:rsidRPr="0049637C">
              <w:rPr>
                <w:rFonts w:ascii="Times New Roman" w:hAnsi="Times New Roman" w:cs="Times New Roman"/>
              </w:rPr>
              <w:t>ϩ</w:t>
            </w:r>
            <w:r w:rsidRPr="0049637C">
              <w:t xml:space="preserve"> ⲑⲉⲗⲏⲗ</w:t>
            </w:r>
          </w:p>
          <w:p w14:paraId="61962099" w14:textId="77777777" w:rsidR="00E35F1F" w:rsidRDefault="00E35F1F" w:rsidP="00E35F1F">
            <w:pPr>
              <w:pStyle w:val="CopticVersemulti-line"/>
            </w:pPr>
            <w:r w:rsidRPr="0049637C">
              <w:t>ⲱ</w:t>
            </w:r>
            <w:r w:rsidRPr="0049637C">
              <w:rPr>
                <w:rFonts w:ascii="Times New Roman" w:hAnsi="Times New Roman" w:cs="Times New Roman"/>
              </w:rPr>
              <w:t>̀</w:t>
            </w:r>
            <w:r w:rsidRPr="0049637C">
              <w:t xml:space="preserve"> ⲡ</w:t>
            </w:r>
            <w:r w:rsidRPr="0049637C">
              <w:rPr>
                <w:rFonts w:ascii="Times New Roman" w:hAnsi="Times New Roman" w:cs="Times New Roman"/>
              </w:rPr>
              <w:t>̀</w:t>
            </w:r>
            <w:r w:rsidRPr="0049637C">
              <w:t>ⲅⲉⲛⲟⲥ ⲛ</w:t>
            </w:r>
            <w:r w:rsidRPr="0049637C">
              <w:rPr>
                <w:rFonts w:ascii="Times New Roman" w:hAnsi="Times New Roman" w:cs="Times New Roman"/>
              </w:rPr>
              <w:t>̀</w:t>
            </w:r>
            <w:r w:rsidRPr="0049637C">
              <w:t>ⲛⲓⲣⲱⲙⲓ</w:t>
            </w:r>
          </w:p>
          <w:p w14:paraId="576D8B50" w14:textId="77777777" w:rsidR="00E35F1F" w:rsidRDefault="00E35F1F" w:rsidP="00E35F1F">
            <w:pPr>
              <w:pStyle w:val="CopticVersemulti-line"/>
            </w:pPr>
            <w:r w:rsidRPr="0049637C">
              <w:rPr>
                <w:rFonts w:ascii="Times New Roman" w:hAnsi="Times New Roman" w:cs="Times New Roman"/>
              </w:rPr>
              <w:t>ϫ</w:t>
            </w:r>
            <w:r w:rsidRPr="0049637C">
              <w:t>ⲉ ⲡⲁⲓⲣⲏ</w:t>
            </w:r>
            <w:r w:rsidRPr="0049637C">
              <w:rPr>
                <w:rFonts w:ascii="Times New Roman" w:hAnsi="Times New Roman" w:cs="Times New Roman"/>
              </w:rPr>
              <w:t>ϯ</w:t>
            </w:r>
            <w:r w:rsidRPr="0049637C">
              <w:t xml:space="preserve"> ⲁ</w:t>
            </w:r>
            <w:r w:rsidRPr="0049637C">
              <w:rPr>
                <w:rFonts w:ascii="Times New Roman" w:hAnsi="Times New Roman" w:cs="Times New Roman"/>
              </w:rPr>
              <w:t>̀</w:t>
            </w:r>
            <w:r w:rsidRPr="0049637C">
              <w:t>Ⲫ</w:t>
            </w:r>
            <w:r w:rsidRPr="0049637C">
              <w:rPr>
                <w:rFonts w:ascii="Times New Roman" w:hAnsi="Times New Roman" w:cs="Times New Roman"/>
              </w:rPr>
              <w:t>ϯ</w:t>
            </w:r>
          </w:p>
          <w:p w14:paraId="20864DF6" w14:textId="77777777" w:rsidR="00E35F1F" w:rsidRDefault="00E35F1F" w:rsidP="00E35F1F">
            <w:pPr>
              <w:pStyle w:val="CopticVerse"/>
            </w:pPr>
            <w:r w:rsidRPr="0049637C">
              <w:t>ⲙⲉⲛⲣⲉ ⲡⲓⲕⲟⲥⲙⲟⲥ</w:t>
            </w:r>
          </w:p>
        </w:tc>
      </w:tr>
      <w:tr w:rsidR="00E35F1F" w14:paraId="582961D6" w14:textId="77777777" w:rsidTr="00E35F1F">
        <w:trPr>
          <w:cantSplit/>
          <w:jc w:val="center"/>
        </w:trPr>
        <w:tc>
          <w:tcPr>
            <w:tcW w:w="288" w:type="dxa"/>
          </w:tcPr>
          <w:p w14:paraId="7DEAB1D5" w14:textId="77777777" w:rsidR="00E35F1F" w:rsidRDefault="00E35F1F" w:rsidP="00E35F1F">
            <w:pPr>
              <w:pStyle w:val="CopticCross"/>
            </w:pPr>
            <w:r w:rsidRPr="00FB5ACB">
              <w:lastRenderedPageBreak/>
              <w:t>¿</w:t>
            </w:r>
          </w:p>
        </w:tc>
        <w:tc>
          <w:tcPr>
            <w:tcW w:w="3960" w:type="dxa"/>
          </w:tcPr>
          <w:p w14:paraId="2FB52B9F" w14:textId="77777777" w:rsidR="00E35F1F" w:rsidRDefault="00E35F1F" w:rsidP="00E35F1F">
            <w:pPr>
              <w:pStyle w:val="EngHang"/>
            </w:pPr>
            <w:r w:rsidRPr="007425E1">
              <w:t>That he gave</w:t>
            </w:r>
            <w:r>
              <w:t>,</w:t>
            </w:r>
          </w:p>
          <w:p w14:paraId="54573453" w14:textId="77777777" w:rsidR="00E35F1F" w:rsidRDefault="00E35F1F" w:rsidP="00E35F1F">
            <w:pPr>
              <w:pStyle w:val="EngHang"/>
            </w:pPr>
            <w:r>
              <w:t>H</w:t>
            </w:r>
            <w:r w:rsidRPr="007425E1">
              <w:t xml:space="preserve">is beloved son, </w:t>
            </w:r>
          </w:p>
          <w:p w14:paraId="307F2B85" w14:textId="77777777" w:rsidR="00E35F1F" w:rsidRDefault="00E35F1F" w:rsidP="00E35F1F">
            <w:pPr>
              <w:pStyle w:val="EngHang"/>
            </w:pPr>
            <w:r>
              <w:t>That those who believe on Him</w:t>
            </w:r>
          </w:p>
          <w:p w14:paraId="19B55F37" w14:textId="77777777" w:rsidR="00E35F1F" w:rsidRDefault="00E35F1F" w:rsidP="00E35F1F">
            <w:pPr>
              <w:pStyle w:val="EngHangEnd"/>
            </w:pPr>
            <w:r>
              <w:t>M</w:t>
            </w:r>
            <w:r w:rsidRPr="007425E1">
              <w:t>ight live forever.</w:t>
            </w:r>
          </w:p>
        </w:tc>
        <w:tc>
          <w:tcPr>
            <w:tcW w:w="288" w:type="dxa"/>
          </w:tcPr>
          <w:p w14:paraId="5E1288E9" w14:textId="77777777" w:rsidR="00E35F1F" w:rsidRDefault="00E35F1F" w:rsidP="00E35F1F"/>
        </w:tc>
        <w:tc>
          <w:tcPr>
            <w:tcW w:w="288" w:type="dxa"/>
          </w:tcPr>
          <w:p w14:paraId="081B3AE0" w14:textId="77777777" w:rsidR="00E35F1F" w:rsidRDefault="00E35F1F" w:rsidP="00E35F1F">
            <w:pPr>
              <w:pStyle w:val="CopticCross"/>
            </w:pPr>
            <w:r w:rsidRPr="00FB5ACB">
              <w:t>¿</w:t>
            </w:r>
          </w:p>
        </w:tc>
        <w:tc>
          <w:tcPr>
            <w:tcW w:w="3960" w:type="dxa"/>
          </w:tcPr>
          <w:p w14:paraId="17AE49E4" w14:textId="77777777" w:rsidR="00E35F1F" w:rsidRDefault="00E35F1F" w:rsidP="00E35F1F">
            <w:pPr>
              <w:pStyle w:val="CopticVersemulti-line"/>
            </w:pPr>
            <w:r w:rsidRPr="0049637C">
              <w:t>Ϩⲱⲥⲧⲉ ⲛ̀ⲧⲉ</w:t>
            </w:r>
            <w:r>
              <w:t>ϥ</w:t>
            </w:r>
          </w:p>
          <w:p w14:paraId="1455713E" w14:textId="77777777" w:rsidR="00E35F1F" w:rsidRDefault="00E35F1F" w:rsidP="00E35F1F">
            <w:pPr>
              <w:pStyle w:val="CopticVersemulti-line"/>
            </w:pPr>
            <w:r w:rsidRPr="0049637C">
              <w:t>ⲙ̀ⲡⲉϥϣⲏⲣⲓ ⲙ̀ⲙⲉⲛⲣⲓⲧ</w:t>
            </w:r>
          </w:p>
          <w:p w14:paraId="2CE620F4" w14:textId="77777777" w:rsidR="00E35F1F" w:rsidRDefault="00E35F1F" w:rsidP="00E35F1F">
            <w:pPr>
              <w:pStyle w:val="CopticVersemulti-line"/>
            </w:pPr>
            <w:r w:rsidRPr="0049637C">
              <w:t>ϧⲁ ⲛⲏⲉⲑⲛⲁϩϯ ⲉⲣⲟϥ</w:t>
            </w:r>
          </w:p>
          <w:p w14:paraId="138B0AC8" w14:textId="77777777" w:rsidR="00E35F1F" w:rsidRDefault="00E35F1F" w:rsidP="00E35F1F">
            <w:pPr>
              <w:pStyle w:val="CopticVerse"/>
            </w:pPr>
            <w:r w:rsidRPr="0049637C">
              <w:t>ⲉⲑⲣⲟⲩⲱⲛϧ ϣⲁ ⲉⲛⲉϩ</w:t>
            </w:r>
          </w:p>
        </w:tc>
      </w:tr>
      <w:tr w:rsidR="00E35F1F" w14:paraId="6470F032" w14:textId="77777777" w:rsidTr="00E35F1F">
        <w:trPr>
          <w:cantSplit/>
          <w:jc w:val="center"/>
        </w:trPr>
        <w:tc>
          <w:tcPr>
            <w:tcW w:w="288" w:type="dxa"/>
          </w:tcPr>
          <w:p w14:paraId="469B3E03" w14:textId="77777777" w:rsidR="00E35F1F" w:rsidRDefault="00E35F1F" w:rsidP="00E35F1F">
            <w:pPr>
              <w:pStyle w:val="CopticCross"/>
            </w:pPr>
          </w:p>
        </w:tc>
        <w:tc>
          <w:tcPr>
            <w:tcW w:w="3960" w:type="dxa"/>
          </w:tcPr>
          <w:p w14:paraId="4CA6C8D0" w14:textId="77777777" w:rsidR="00E35F1F" w:rsidRDefault="00E35F1F" w:rsidP="00E35F1F">
            <w:pPr>
              <w:pStyle w:val="EngHang"/>
            </w:pPr>
            <w:r w:rsidRPr="007425E1">
              <w:t xml:space="preserve">For he was </w:t>
            </w:r>
            <w:commentRangeStart w:id="807"/>
            <w:r w:rsidRPr="007425E1">
              <w:t>overcome</w:t>
            </w:r>
            <w:commentRangeEnd w:id="807"/>
            <w:r>
              <w:rPr>
                <w:rStyle w:val="CommentReference"/>
                <w:rFonts w:ascii="Times New Roman" w:eastAsiaTheme="minorHAnsi" w:hAnsi="Times New Roman" w:cstheme="minorBidi"/>
                <w:color w:val="auto"/>
              </w:rPr>
              <w:commentReference w:id="807"/>
            </w:r>
            <w:r>
              <w:t>,</w:t>
            </w:r>
          </w:p>
          <w:p w14:paraId="3572B798" w14:textId="77777777" w:rsidR="00E35F1F" w:rsidRDefault="00E35F1F" w:rsidP="00E35F1F">
            <w:pPr>
              <w:pStyle w:val="EngHang"/>
            </w:pPr>
            <w:r>
              <w:t>B</w:t>
            </w:r>
            <w:r w:rsidRPr="007425E1">
              <w:t>y his compassion</w:t>
            </w:r>
            <w:r>
              <w:t>,</w:t>
            </w:r>
          </w:p>
          <w:p w14:paraId="0CFA0881" w14:textId="77777777" w:rsidR="00E35F1F" w:rsidRDefault="00E35F1F" w:rsidP="00E35F1F">
            <w:pPr>
              <w:pStyle w:val="EngHang"/>
            </w:pPr>
            <w:r>
              <w:t>A</w:t>
            </w:r>
            <w:r w:rsidRPr="007425E1">
              <w:t xml:space="preserve">nd he sent </w:t>
            </w:r>
            <w:r>
              <w:t>to</w:t>
            </w:r>
            <w:r w:rsidRPr="007425E1">
              <w:t xml:space="preserve"> us</w:t>
            </w:r>
            <w:r>
              <w:t>,</w:t>
            </w:r>
          </w:p>
          <w:p w14:paraId="6F24FEDF" w14:textId="77777777" w:rsidR="00E35F1F" w:rsidRDefault="00E35F1F" w:rsidP="00E35F1F">
            <w:pPr>
              <w:pStyle w:val="EngHangEnd"/>
            </w:pPr>
            <w:r>
              <w:t>H</w:t>
            </w:r>
            <w:r w:rsidRPr="007425E1">
              <w:t>is exalted arm.</w:t>
            </w:r>
          </w:p>
        </w:tc>
        <w:tc>
          <w:tcPr>
            <w:tcW w:w="288" w:type="dxa"/>
          </w:tcPr>
          <w:p w14:paraId="7952B22F" w14:textId="77777777" w:rsidR="00E35F1F" w:rsidRDefault="00E35F1F" w:rsidP="00E35F1F"/>
        </w:tc>
        <w:tc>
          <w:tcPr>
            <w:tcW w:w="288" w:type="dxa"/>
          </w:tcPr>
          <w:p w14:paraId="748ABAF8" w14:textId="77777777" w:rsidR="00E35F1F" w:rsidRDefault="00E35F1F" w:rsidP="00E35F1F">
            <w:pPr>
              <w:pStyle w:val="CopticCross"/>
            </w:pPr>
          </w:p>
        </w:tc>
        <w:tc>
          <w:tcPr>
            <w:tcW w:w="3960" w:type="dxa"/>
          </w:tcPr>
          <w:p w14:paraId="0933ACB7" w14:textId="77777777" w:rsidR="00E35F1F" w:rsidRDefault="00E35F1F" w:rsidP="00E35F1F">
            <w:pPr>
              <w:pStyle w:val="CopticVersemulti-line"/>
            </w:pPr>
            <w:r w:rsidRPr="0049637C">
              <w:t>Ⲁⲩϭ̀ⲣⲟ ⲅⲁⲣ ⲉⲣⲟϥ</w:t>
            </w:r>
          </w:p>
          <w:p w14:paraId="1E759C42" w14:textId="77777777" w:rsidR="00E35F1F" w:rsidRDefault="00E35F1F" w:rsidP="00E35F1F">
            <w:pPr>
              <w:pStyle w:val="CopticVersemulti-line"/>
            </w:pPr>
            <w:r w:rsidRPr="0049637C">
              <w:t>ϩⲓⲧⲉⲛ ⲧⲉϥⲙⲉⲧϣⲉⲛϩⲏⲧ</w:t>
            </w:r>
          </w:p>
          <w:p w14:paraId="20F85729" w14:textId="77777777" w:rsidR="00E35F1F" w:rsidRDefault="00E35F1F" w:rsidP="00E35F1F">
            <w:pPr>
              <w:pStyle w:val="CopticVersemulti-line"/>
            </w:pPr>
            <w:r w:rsidRPr="0049637C">
              <w:t>ⲟⲩⲟϩ ⲁϥⲟⲩⲱⲣⲡ ⲛⲁⲛ</w:t>
            </w:r>
          </w:p>
          <w:p w14:paraId="723488CC" w14:textId="77777777" w:rsidR="00E35F1F" w:rsidRDefault="00E35F1F" w:rsidP="00E35F1F">
            <w:pPr>
              <w:pStyle w:val="CopticVerse"/>
            </w:pPr>
            <w:r w:rsidRPr="0049637C">
              <w:t>ⲙ̀ⲡⲉϥϫ̀ⲫⲟⲓ ⲉⲧϭⲟⲥⲓ</w:t>
            </w:r>
          </w:p>
        </w:tc>
      </w:tr>
      <w:tr w:rsidR="00E35F1F" w14:paraId="4094B1B8" w14:textId="77777777" w:rsidTr="00E35F1F">
        <w:trPr>
          <w:cantSplit/>
          <w:jc w:val="center"/>
        </w:trPr>
        <w:tc>
          <w:tcPr>
            <w:tcW w:w="288" w:type="dxa"/>
          </w:tcPr>
          <w:p w14:paraId="5BBB9231" w14:textId="77777777" w:rsidR="00E35F1F" w:rsidRDefault="00E35F1F" w:rsidP="00E35F1F">
            <w:pPr>
              <w:pStyle w:val="CopticCross"/>
            </w:pPr>
            <w:r w:rsidRPr="00FB5ACB">
              <w:t>¿</w:t>
            </w:r>
          </w:p>
        </w:tc>
        <w:tc>
          <w:tcPr>
            <w:tcW w:w="3960" w:type="dxa"/>
          </w:tcPr>
          <w:p w14:paraId="45E44E72" w14:textId="77777777" w:rsidR="00E35F1F" w:rsidRDefault="00E35F1F" w:rsidP="00E35F1F">
            <w:pPr>
              <w:pStyle w:val="EngHang"/>
            </w:pPr>
            <w:r w:rsidRPr="007425E1">
              <w:t>He has risen bodily</w:t>
            </w:r>
            <w:r>
              <w:t>,</w:t>
            </w:r>
          </w:p>
          <w:p w14:paraId="62A253CA" w14:textId="77777777" w:rsidR="00E35F1F" w:rsidRDefault="00E35F1F" w:rsidP="00E35F1F">
            <w:pPr>
              <w:pStyle w:val="EngHang"/>
            </w:pPr>
            <w:r>
              <w:t>F</w:t>
            </w:r>
            <w:r w:rsidRPr="007425E1">
              <w:t xml:space="preserve">rom the Virgin, </w:t>
            </w:r>
          </w:p>
          <w:p w14:paraId="08754733" w14:textId="77777777" w:rsidR="00E35F1F" w:rsidRDefault="00E35F1F" w:rsidP="00E35F1F">
            <w:pPr>
              <w:pStyle w:val="EngHang"/>
            </w:pPr>
            <w:r>
              <w:t>W</w:t>
            </w:r>
            <w:r w:rsidRPr="007425E1">
              <w:t xml:space="preserve">ithout the seed of man, </w:t>
            </w:r>
          </w:p>
          <w:p w14:paraId="163928B3" w14:textId="77777777" w:rsidR="00E35F1F" w:rsidRDefault="00E35F1F" w:rsidP="00E35F1F">
            <w:pPr>
              <w:pStyle w:val="EngHangEnd"/>
            </w:pPr>
            <w:r>
              <w:t>T</w:t>
            </w:r>
            <w:r w:rsidRPr="007425E1">
              <w:t>hat he might save us.</w:t>
            </w:r>
          </w:p>
        </w:tc>
        <w:tc>
          <w:tcPr>
            <w:tcW w:w="288" w:type="dxa"/>
          </w:tcPr>
          <w:p w14:paraId="29DB2535" w14:textId="77777777" w:rsidR="00E35F1F" w:rsidRDefault="00E35F1F" w:rsidP="00E35F1F"/>
        </w:tc>
        <w:tc>
          <w:tcPr>
            <w:tcW w:w="288" w:type="dxa"/>
          </w:tcPr>
          <w:p w14:paraId="572F3559" w14:textId="77777777" w:rsidR="00E35F1F" w:rsidRDefault="00E35F1F" w:rsidP="00E35F1F">
            <w:pPr>
              <w:pStyle w:val="CopticCross"/>
            </w:pPr>
            <w:r w:rsidRPr="00FB5ACB">
              <w:t>¿</w:t>
            </w:r>
          </w:p>
        </w:tc>
        <w:tc>
          <w:tcPr>
            <w:tcW w:w="3960" w:type="dxa"/>
          </w:tcPr>
          <w:p w14:paraId="491E8208" w14:textId="77777777" w:rsidR="00E35F1F" w:rsidRDefault="00E35F1F" w:rsidP="00E35F1F">
            <w:pPr>
              <w:pStyle w:val="CopticVersemulti-line"/>
            </w:pPr>
            <w:r w:rsidRPr="00D807EF">
              <w:t>Ⲁϥϣⲁⲓ ⲥⲱⲙⲁⲧⲓⲕⲱⲥ</w:t>
            </w:r>
          </w:p>
          <w:p w14:paraId="326F398F" w14:textId="77777777" w:rsidR="00E35F1F" w:rsidRDefault="00E35F1F" w:rsidP="00E35F1F">
            <w:pPr>
              <w:pStyle w:val="CopticVersemulti-line"/>
            </w:pPr>
            <w:r w:rsidRPr="00D807EF">
              <w:t>ⲉⲃⲟⲗϧⲉⲛ ϯⲡⲁⲣⲑⲉⲛⲟⲥ</w:t>
            </w:r>
          </w:p>
          <w:p w14:paraId="6FFFF5D1" w14:textId="77777777" w:rsidR="00E35F1F" w:rsidRDefault="00E35F1F" w:rsidP="00E35F1F">
            <w:pPr>
              <w:pStyle w:val="CopticVersemulti-line"/>
            </w:pPr>
            <w:r w:rsidRPr="00D807EF">
              <w:t>ⲁϭⲛⲉ ⲥ̀ⲡⲉⲣⲙⲁ ⲛ̀ⲣⲱⲙⲓ</w:t>
            </w:r>
          </w:p>
          <w:p w14:paraId="49864F15" w14:textId="77777777" w:rsidR="00E35F1F" w:rsidRDefault="00E35F1F" w:rsidP="00E35F1F">
            <w:pPr>
              <w:pStyle w:val="CopticVersemulti-line"/>
            </w:pPr>
            <w:r w:rsidRPr="00D807EF">
              <w:t>ϣⲁⲛ̀ⲧⲉϥⲥⲱϯ ⲙ̀ⲙⲟⲛ</w:t>
            </w:r>
          </w:p>
        </w:tc>
      </w:tr>
    </w:tbl>
    <w:p w14:paraId="2372B890" w14:textId="77777777" w:rsidR="00E35F1F" w:rsidRDefault="00E35F1F" w:rsidP="00E35F1F">
      <w:pPr>
        <w:pStyle w:val="Heading6"/>
      </w:pPr>
      <w:bookmarkStart w:id="808" w:name="_Toc298445799"/>
      <w:bookmarkStart w:id="809" w:name="_Toc298681284"/>
      <w:bookmarkStart w:id="810" w:name="_Toc298447524"/>
      <w:r>
        <w:t>Part Six</w:t>
      </w:r>
      <w:bookmarkEnd w:id="808"/>
      <w:bookmarkEnd w:id="809"/>
      <w:bookmarkEnd w:id="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9E787A2" w14:textId="77777777" w:rsidTr="00E35F1F">
        <w:trPr>
          <w:cantSplit/>
          <w:jc w:val="center"/>
        </w:trPr>
        <w:tc>
          <w:tcPr>
            <w:tcW w:w="288" w:type="dxa"/>
          </w:tcPr>
          <w:p w14:paraId="031F2231" w14:textId="77777777" w:rsidR="00E35F1F" w:rsidRDefault="00E35F1F" w:rsidP="00E35F1F">
            <w:pPr>
              <w:pStyle w:val="CopticCross"/>
            </w:pPr>
          </w:p>
        </w:tc>
        <w:tc>
          <w:tcPr>
            <w:tcW w:w="3960" w:type="dxa"/>
          </w:tcPr>
          <w:p w14:paraId="5C6F55EA" w14:textId="77777777" w:rsidR="00E35F1F" w:rsidRDefault="00E35F1F" w:rsidP="00E35F1F">
            <w:pPr>
              <w:pStyle w:val="EngHang"/>
            </w:pPr>
            <w:r>
              <w:t>He who IS</w:t>
            </w:r>
            <w:r w:rsidRPr="007425E1">
              <w:t xml:space="preserve">, </w:t>
            </w:r>
          </w:p>
          <w:p w14:paraId="363FE0FB" w14:textId="77777777" w:rsidR="00E35F1F" w:rsidRDefault="00E35F1F" w:rsidP="00E35F1F">
            <w:pPr>
              <w:pStyle w:val="EngHang"/>
            </w:pPr>
            <w:r w:rsidRPr="007425E1">
              <w:t>Who was,</w:t>
            </w:r>
          </w:p>
          <w:p w14:paraId="4BA6C809" w14:textId="77777777" w:rsidR="00E35F1F" w:rsidRDefault="00E35F1F" w:rsidP="00E35F1F">
            <w:pPr>
              <w:pStyle w:val="EngHang"/>
            </w:pPr>
            <w:r w:rsidRPr="007425E1">
              <w:t xml:space="preserve">Who has come </w:t>
            </w:r>
          </w:p>
          <w:p w14:paraId="5854ECB7" w14:textId="77777777" w:rsidR="00E35F1F" w:rsidRDefault="00E35F1F" w:rsidP="00E35F1F">
            <w:pPr>
              <w:pStyle w:val="EngHangEnd"/>
            </w:pPr>
            <w:r w:rsidRPr="007425E1">
              <w:t>and Who will come again:</w:t>
            </w:r>
          </w:p>
        </w:tc>
        <w:tc>
          <w:tcPr>
            <w:tcW w:w="288" w:type="dxa"/>
          </w:tcPr>
          <w:p w14:paraId="4D0A1474" w14:textId="77777777" w:rsidR="00E35F1F" w:rsidRDefault="00E35F1F" w:rsidP="00E35F1F"/>
        </w:tc>
        <w:tc>
          <w:tcPr>
            <w:tcW w:w="288" w:type="dxa"/>
          </w:tcPr>
          <w:p w14:paraId="16BF762B" w14:textId="77777777" w:rsidR="00E35F1F" w:rsidRDefault="00E35F1F" w:rsidP="00E35F1F">
            <w:pPr>
              <w:pStyle w:val="CopticCross"/>
            </w:pPr>
          </w:p>
        </w:tc>
        <w:tc>
          <w:tcPr>
            <w:tcW w:w="3960" w:type="dxa"/>
          </w:tcPr>
          <w:p w14:paraId="4A2502CC" w14:textId="77777777" w:rsidR="00E35F1F" w:rsidRDefault="00E35F1F" w:rsidP="00E35F1F">
            <w:pPr>
              <w:pStyle w:val="CopticVersemulti-line"/>
            </w:pPr>
            <w:r w:rsidRPr="0049637C">
              <w:t>Ⲫⲏⲉⲧ</w:t>
            </w:r>
            <w:r w:rsidRPr="0049637C">
              <w:rPr>
                <w:rFonts w:ascii="Times New Roman" w:hAnsi="Times New Roman" w:cs="Times New Roman"/>
              </w:rPr>
              <w:t>ϣ</w:t>
            </w:r>
            <w:r w:rsidRPr="0049637C">
              <w:t>ⲟⲡ</w:t>
            </w:r>
          </w:p>
          <w:p w14:paraId="08E92846" w14:textId="77777777" w:rsidR="00E35F1F" w:rsidRDefault="00E35F1F" w:rsidP="00E35F1F">
            <w:pPr>
              <w:pStyle w:val="CopticVersemulti-line"/>
            </w:pPr>
            <w:r w:rsidRPr="0049637C">
              <w:t>ⲫⲏⲉⲛⲁ</w:t>
            </w:r>
            <w:r w:rsidRPr="0049637C">
              <w:rPr>
                <w:rFonts w:ascii="Times New Roman" w:hAnsi="Times New Roman" w:cs="Times New Roman"/>
              </w:rPr>
              <w:t>ϥϣ</w:t>
            </w:r>
            <w:r w:rsidRPr="0049637C">
              <w:t>ⲟⲡ</w:t>
            </w:r>
          </w:p>
          <w:p w14:paraId="73BAC8F0" w14:textId="77777777" w:rsidR="00E35F1F" w:rsidRDefault="00E35F1F" w:rsidP="00E35F1F">
            <w:pPr>
              <w:pStyle w:val="CopticVersemulti-line"/>
            </w:pPr>
            <w:r w:rsidRPr="0049637C">
              <w:t>ⲫⲏⲉⲧⲁ</w:t>
            </w:r>
            <w:r w:rsidRPr="0049637C">
              <w:rPr>
                <w:rFonts w:ascii="Times New Roman" w:hAnsi="Times New Roman" w:cs="Times New Roman"/>
              </w:rPr>
              <w:t>ϥ</w:t>
            </w:r>
            <w:r w:rsidRPr="0049637C">
              <w:t>ⲓ</w:t>
            </w:r>
            <w:r w:rsidRPr="0049637C">
              <w:rPr>
                <w:rFonts w:ascii="Times New Roman" w:hAnsi="Times New Roman" w:cs="Times New Roman"/>
              </w:rPr>
              <w:t>̀</w:t>
            </w:r>
          </w:p>
          <w:p w14:paraId="5FBB9247" w14:textId="77777777" w:rsidR="00E35F1F" w:rsidRDefault="00E35F1F" w:rsidP="00E35F1F">
            <w:pPr>
              <w:pStyle w:val="CopticVerse"/>
            </w:pPr>
            <w:r w:rsidRPr="0049637C">
              <w:t xml:space="preserve">ⲡⲁⲗⲓⲛ ⲟⲛ </w:t>
            </w:r>
            <w:r w:rsidRPr="0049637C">
              <w:rPr>
                <w:rFonts w:ascii="Times New Roman" w:hAnsi="Times New Roman" w:cs="Times New Roman"/>
              </w:rPr>
              <w:t>ϥ̀</w:t>
            </w:r>
            <w:r w:rsidRPr="0049637C">
              <w:t>ⲛⲏⲟⲩ</w:t>
            </w:r>
          </w:p>
        </w:tc>
      </w:tr>
      <w:tr w:rsidR="00E35F1F" w14:paraId="1CA02790" w14:textId="77777777" w:rsidTr="00E35F1F">
        <w:trPr>
          <w:cantSplit/>
          <w:jc w:val="center"/>
        </w:trPr>
        <w:tc>
          <w:tcPr>
            <w:tcW w:w="288" w:type="dxa"/>
          </w:tcPr>
          <w:p w14:paraId="024B2387" w14:textId="77777777" w:rsidR="00E35F1F" w:rsidRDefault="00E35F1F" w:rsidP="00E35F1F">
            <w:pPr>
              <w:pStyle w:val="CopticCross"/>
            </w:pPr>
            <w:r w:rsidRPr="00FB5ACB">
              <w:t>¿</w:t>
            </w:r>
          </w:p>
        </w:tc>
        <w:tc>
          <w:tcPr>
            <w:tcW w:w="3960" w:type="dxa"/>
          </w:tcPr>
          <w:p w14:paraId="179EA512" w14:textId="77777777" w:rsidR="00E35F1F" w:rsidRDefault="00E35F1F" w:rsidP="00E35F1F">
            <w:pPr>
              <w:pStyle w:val="EngHang"/>
            </w:pPr>
            <w:r w:rsidRPr="007425E1">
              <w:t>Jesus Christ the Logos</w:t>
            </w:r>
            <w:r>
              <w:t>,</w:t>
            </w:r>
            <w:r w:rsidRPr="007425E1">
              <w:t xml:space="preserve"> </w:t>
            </w:r>
          </w:p>
          <w:p w14:paraId="3C2F71C4" w14:textId="77777777" w:rsidR="00E35F1F" w:rsidRDefault="00E35F1F" w:rsidP="00E35F1F">
            <w:pPr>
              <w:pStyle w:val="EngHang"/>
            </w:pPr>
            <w:r w:rsidRPr="007425E1">
              <w:t xml:space="preserve">Who was incarnate, </w:t>
            </w:r>
          </w:p>
          <w:p w14:paraId="032C4EF6" w14:textId="77777777" w:rsidR="00E35F1F" w:rsidRDefault="00E35F1F" w:rsidP="00E35F1F">
            <w:pPr>
              <w:pStyle w:val="EngHang"/>
            </w:pPr>
            <w:r>
              <w:t>W</w:t>
            </w:r>
            <w:r w:rsidRPr="007425E1">
              <w:t xml:space="preserve">ithout change, </w:t>
            </w:r>
          </w:p>
          <w:p w14:paraId="55DDF647" w14:textId="5FC8BDED" w:rsidR="00E35F1F" w:rsidRDefault="00E35F1F" w:rsidP="00524D23">
            <w:pPr>
              <w:pStyle w:val="EngHang"/>
            </w:pPr>
            <w:commentRangeStart w:id="811"/>
            <w:r>
              <w:t>A</w:t>
            </w:r>
            <w:r w:rsidRPr="007425E1">
              <w:t xml:space="preserve">nd became </w:t>
            </w:r>
            <w:r w:rsidR="00524D23">
              <w:t xml:space="preserve">a perfect </w:t>
            </w:r>
            <w:r w:rsidRPr="007425E1">
              <w:t>man</w:t>
            </w:r>
            <w:commentRangeEnd w:id="811"/>
            <w:r>
              <w:rPr>
                <w:rStyle w:val="CommentReference"/>
              </w:rPr>
              <w:commentReference w:id="811"/>
            </w:r>
            <w:r w:rsidRPr="007425E1">
              <w:t>.</w:t>
            </w:r>
          </w:p>
        </w:tc>
        <w:tc>
          <w:tcPr>
            <w:tcW w:w="288" w:type="dxa"/>
          </w:tcPr>
          <w:p w14:paraId="3F3DE381" w14:textId="77777777" w:rsidR="00E35F1F" w:rsidRDefault="00E35F1F" w:rsidP="00E35F1F"/>
        </w:tc>
        <w:tc>
          <w:tcPr>
            <w:tcW w:w="288" w:type="dxa"/>
          </w:tcPr>
          <w:p w14:paraId="444D90F2" w14:textId="77777777" w:rsidR="00E35F1F" w:rsidRDefault="00E35F1F" w:rsidP="00E35F1F">
            <w:pPr>
              <w:pStyle w:val="CopticCross"/>
            </w:pPr>
            <w:r w:rsidRPr="00FB5ACB">
              <w:t>¿</w:t>
            </w:r>
          </w:p>
        </w:tc>
        <w:tc>
          <w:tcPr>
            <w:tcW w:w="3960" w:type="dxa"/>
          </w:tcPr>
          <w:p w14:paraId="6EBE7FE2" w14:textId="77777777" w:rsidR="00E35F1F" w:rsidRDefault="00E35F1F" w:rsidP="00E35F1F">
            <w:pPr>
              <w:pStyle w:val="CopticVersemulti-line"/>
            </w:pPr>
            <w:r w:rsidRPr="0049637C">
              <w:t>Ⲓⲏ̅ⲥ Ⲡⲭ̅ⲥ ⲡⲓⲗⲟⲅⲟⲥ</w:t>
            </w:r>
          </w:p>
          <w:p w14:paraId="1D3CF77E" w14:textId="77777777" w:rsidR="00E35F1F" w:rsidRDefault="00E35F1F" w:rsidP="00E35F1F">
            <w:pPr>
              <w:pStyle w:val="CopticVersemulti-line"/>
            </w:pPr>
            <w:r w:rsidRPr="0049637C">
              <w:t>ⲉⲧⲁϥϭⲓⲥⲁⲣⲝ</w:t>
            </w:r>
          </w:p>
          <w:p w14:paraId="46EF4FF3" w14:textId="77777777" w:rsidR="00E35F1F" w:rsidRDefault="00E35F1F" w:rsidP="00E35F1F">
            <w:pPr>
              <w:pStyle w:val="CopticVersemulti-line"/>
            </w:pPr>
            <w:r w:rsidRPr="0049637C">
              <w:t>ϧⲉⲛ ⲟⲩⲙⲉⲧⲁⲧϣⲓⲃⲧ</w:t>
            </w:r>
          </w:p>
          <w:p w14:paraId="65DAF970" w14:textId="77777777" w:rsidR="00E35F1F" w:rsidRDefault="00E35F1F" w:rsidP="00E35F1F">
            <w:pPr>
              <w:pStyle w:val="CopticVerse"/>
            </w:pPr>
            <w:r w:rsidRPr="0049637C">
              <w:t>ⲁϥϣⲱⲡⲓ ⲛ̀ⲣⲱⲙⲓ ⲛ̀ⲧⲉⲗⲓⲟⲥ</w:t>
            </w:r>
          </w:p>
        </w:tc>
      </w:tr>
      <w:tr w:rsidR="00E35F1F" w14:paraId="6CD5C163" w14:textId="77777777" w:rsidTr="00E35F1F">
        <w:trPr>
          <w:cantSplit/>
          <w:jc w:val="center"/>
        </w:trPr>
        <w:tc>
          <w:tcPr>
            <w:tcW w:w="288" w:type="dxa"/>
          </w:tcPr>
          <w:p w14:paraId="471A8C0A" w14:textId="77777777" w:rsidR="00E35F1F" w:rsidRDefault="00E35F1F" w:rsidP="00E35F1F">
            <w:pPr>
              <w:pStyle w:val="CopticCross"/>
            </w:pPr>
          </w:p>
        </w:tc>
        <w:tc>
          <w:tcPr>
            <w:tcW w:w="3960" w:type="dxa"/>
          </w:tcPr>
          <w:p w14:paraId="607B3578" w14:textId="77777777" w:rsidR="00E35F1F" w:rsidRDefault="00E35F1F" w:rsidP="00E35F1F">
            <w:pPr>
              <w:pStyle w:val="EngHang"/>
            </w:pPr>
            <w:commentRangeStart w:id="812"/>
            <w:r w:rsidRPr="007425E1">
              <w:t xml:space="preserve">Without </w:t>
            </w:r>
            <w:commentRangeEnd w:id="812"/>
            <w:r>
              <w:rPr>
                <w:rStyle w:val="CommentReference"/>
                <w:rFonts w:ascii="Times New Roman" w:eastAsiaTheme="minorHAnsi" w:hAnsi="Times New Roman" w:cstheme="minorBidi"/>
                <w:color w:val="auto"/>
              </w:rPr>
              <w:commentReference w:id="812"/>
            </w:r>
            <w:r w:rsidRPr="007425E1">
              <w:t xml:space="preserve">confusion, </w:t>
            </w:r>
          </w:p>
          <w:p w14:paraId="71BF34A0" w14:textId="77777777" w:rsidR="00E35F1F" w:rsidRDefault="00E35F1F" w:rsidP="00E35F1F">
            <w:pPr>
              <w:pStyle w:val="EngHang"/>
            </w:pPr>
            <w:r>
              <w:t>O</w:t>
            </w:r>
            <w:r w:rsidRPr="007425E1">
              <w:t xml:space="preserve">r mixture </w:t>
            </w:r>
          </w:p>
          <w:p w14:paraId="4F52DDE1" w14:textId="77777777" w:rsidR="00E35F1F" w:rsidRDefault="00E35F1F" w:rsidP="00E35F1F">
            <w:pPr>
              <w:pStyle w:val="EngHang"/>
            </w:pPr>
            <w:r>
              <w:t>Or</w:t>
            </w:r>
            <w:r w:rsidRPr="007425E1">
              <w:t xml:space="preserve"> division </w:t>
            </w:r>
          </w:p>
          <w:p w14:paraId="3916CF0A" w14:textId="77777777" w:rsidR="00E35F1F" w:rsidRDefault="00E35F1F" w:rsidP="00E35F1F">
            <w:pPr>
              <w:pStyle w:val="EngHangEnd"/>
            </w:pPr>
            <w:r>
              <w:t>A</w:t>
            </w:r>
            <w:r w:rsidRPr="007425E1">
              <w:t>fter the union.</w:t>
            </w:r>
          </w:p>
        </w:tc>
        <w:tc>
          <w:tcPr>
            <w:tcW w:w="288" w:type="dxa"/>
          </w:tcPr>
          <w:p w14:paraId="3B11855B" w14:textId="77777777" w:rsidR="00E35F1F" w:rsidRDefault="00E35F1F" w:rsidP="00E35F1F"/>
        </w:tc>
        <w:tc>
          <w:tcPr>
            <w:tcW w:w="288" w:type="dxa"/>
          </w:tcPr>
          <w:p w14:paraId="2A35BBEB" w14:textId="77777777" w:rsidR="00E35F1F" w:rsidRDefault="00E35F1F" w:rsidP="00E35F1F">
            <w:pPr>
              <w:pStyle w:val="CopticCross"/>
            </w:pPr>
          </w:p>
        </w:tc>
        <w:tc>
          <w:tcPr>
            <w:tcW w:w="3960" w:type="dxa"/>
          </w:tcPr>
          <w:p w14:paraId="6A76E143" w14:textId="77777777" w:rsidR="00E35F1F" w:rsidRDefault="00E35F1F" w:rsidP="00E35F1F">
            <w:pPr>
              <w:pStyle w:val="CopticVersemulti-line"/>
            </w:pPr>
            <w:r w:rsidRPr="0049637C">
              <w:t>Ⲙ̀ⲡⲉϥϫⲱϣ ⲙ̀ⲡⲉϥⲑⲱϧ</w:t>
            </w:r>
          </w:p>
          <w:p w14:paraId="6DACBEB3" w14:textId="77777777" w:rsidR="00E35F1F" w:rsidRDefault="00E35F1F" w:rsidP="00E35F1F">
            <w:pPr>
              <w:pStyle w:val="CopticVersemulti-line"/>
            </w:pPr>
            <w:r w:rsidRPr="0049637C">
              <w:t>ⲟⲩⲇⲉ ⲙ̀ⲡⲉϥⲫⲱⲣϫ</w:t>
            </w:r>
          </w:p>
          <w:p w14:paraId="171CC06E" w14:textId="77777777" w:rsidR="00E35F1F" w:rsidRDefault="00E35F1F" w:rsidP="00E35F1F">
            <w:pPr>
              <w:pStyle w:val="CopticVersemulti-line"/>
            </w:pPr>
            <w:r w:rsidRPr="0049637C">
              <w:t>ⲕⲁⲧⲁ ϩ̀ⲗⲓ ⲛ̀ⲥ̀ⲙⲟⲧ</w:t>
            </w:r>
          </w:p>
          <w:p w14:paraId="450F08EA" w14:textId="77777777" w:rsidR="00E35F1F" w:rsidRDefault="00E35F1F" w:rsidP="00E35F1F">
            <w:pPr>
              <w:pStyle w:val="CopticVerse"/>
            </w:pPr>
            <w:r w:rsidRPr="0049637C">
              <w:t>ⲙⲉⲛⲉⲛⲥⲁ ϯⲙⲉⲧⲟⲩⲁⲓ</w:t>
            </w:r>
          </w:p>
        </w:tc>
      </w:tr>
      <w:tr w:rsidR="00E35F1F" w14:paraId="4E26ADCD" w14:textId="77777777" w:rsidTr="00E35F1F">
        <w:trPr>
          <w:cantSplit/>
          <w:jc w:val="center"/>
        </w:trPr>
        <w:tc>
          <w:tcPr>
            <w:tcW w:w="288" w:type="dxa"/>
          </w:tcPr>
          <w:p w14:paraId="5F68DEA3" w14:textId="77777777" w:rsidR="00E35F1F" w:rsidRDefault="00E35F1F" w:rsidP="00E35F1F">
            <w:pPr>
              <w:pStyle w:val="CopticCross"/>
            </w:pPr>
            <w:r w:rsidRPr="00FB5ACB">
              <w:lastRenderedPageBreak/>
              <w:t>¿</w:t>
            </w:r>
          </w:p>
        </w:tc>
        <w:tc>
          <w:tcPr>
            <w:tcW w:w="3960" w:type="dxa"/>
          </w:tcPr>
          <w:p w14:paraId="5531EDCD" w14:textId="77777777" w:rsidR="00E35F1F" w:rsidRDefault="00E35F1F" w:rsidP="00E35F1F">
            <w:pPr>
              <w:pStyle w:val="EngHang"/>
            </w:pPr>
            <w:r>
              <w:t>Rather He is</w:t>
            </w:r>
            <w:r w:rsidRPr="007425E1">
              <w:t xml:space="preserve"> one nature, </w:t>
            </w:r>
          </w:p>
          <w:p w14:paraId="777CC276" w14:textId="77777777" w:rsidR="00E35F1F" w:rsidRDefault="00E35F1F" w:rsidP="00E35F1F">
            <w:pPr>
              <w:pStyle w:val="EngHang"/>
            </w:pPr>
            <w:r>
              <w:t>O</w:t>
            </w:r>
            <w:r w:rsidRPr="007425E1">
              <w:t xml:space="preserve">ne hypostasis, </w:t>
            </w:r>
          </w:p>
          <w:p w14:paraId="083D25C7" w14:textId="77777777" w:rsidR="00E35F1F" w:rsidRDefault="00E35F1F" w:rsidP="00E35F1F">
            <w:pPr>
              <w:pStyle w:val="EngHang"/>
            </w:pPr>
            <w:r>
              <w:t>O</w:t>
            </w:r>
            <w:r w:rsidRPr="007425E1">
              <w:t xml:space="preserve">ne person, </w:t>
            </w:r>
          </w:p>
          <w:p w14:paraId="2CDEEEFA" w14:textId="77777777" w:rsidR="00E35F1F" w:rsidRDefault="00E35F1F" w:rsidP="00E35F1F">
            <w:pPr>
              <w:pStyle w:val="EngHangEnd"/>
            </w:pPr>
            <w:r>
              <w:t>O</w:t>
            </w:r>
            <w:r w:rsidRPr="007425E1">
              <w:t>f God the Logos.</w:t>
            </w:r>
          </w:p>
        </w:tc>
        <w:tc>
          <w:tcPr>
            <w:tcW w:w="288" w:type="dxa"/>
          </w:tcPr>
          <w:p w14:paraId="7F82C2AF" w14:textId="77777777" w:rsidR="00E35F1F" w:rsidRDefault="00E35F1F" w:rsidP="00E35F1F"/>
        </w:tc>
        <w:tc>
          <w:tcPr>
            <w:tcW w:w="288" w:type="dxa"/>
          </w:tcPr>
          <w:p w14:paraId="5673B9EB" w14:textId="77777777" w:rsidR="00E35F1F" w:rsidRDefault="00E35F1F" w:rsidP="00E35F1F">
            <w:pPr>
              <w:pStyle w:val="CopticCross"/>
            </w:pPr>
            <w:r w:rsidRPr="00FB5ACB">
              <w:t>¿</w:t>
            </w:r>
          </w:p>
        </w:tc>
        <w:tc>
          <w:tcPr>
            <w:tcW w:w="3960" w:type="dxa"/>
          </w:tcPr>
          <w:p w14:paraId="30B06070" w14:textId="77777777" w:rsidR="00E35F1F" w:rsidRDefault="00E35F1F" w:rsidP="00E35F1F">
            <w:pPr>
              <w:pStyle w:val="CopticVersemulti-line"/>
            </w:pPr>
            <w:r w:rsidRPr="0049637C">
              <w:t>Ⲁⲗⲗⲁ ⲟⲩⲫⲩⲥⲓⲥ ⲛ̀ⲟⲩⲱⲧ</w:t>
            </w:r>
          </w:p>
          <w:p w14:paraId="79706A06" w14:textId="77777777" w:rsidR="00E35F1F" w:rsidRDefault="00E35F1F" w:rsidP="00E35F1F">
            <w:pPr>
              <w:pStyle w:val="CopticVersemulti-line"/>
            </w:pPr>
            <w:r w:rsidRPr="0049637C">
              <w:t>ⲟⲩϩⲩⲡⲟⲥⲧⲁⲥⲓⲥ ⲛ̀ⲟⲩⲱⲧ</w:t>
            </w:r>
          </w:p>
          <w:p w14:paraId="68A05101" w14:textId="77777777" w:rsidR="00E35F1F" w:rsidRDefault="00E35F1F" w:rsidP="00E35F1F">
            <w:pPr>
              <w:pStyle w:val="CopticVersemulti-line"/>
            </w:pPr>
            <w:r w:rsidRPr="0049637C">
              <w:t>ⲟⲩ̀ⲡⲣⲟⲥⲟⲡⲟⲛ ⲛ̀ⲟⲩⲱⲧ</w:t>
            </w:r>
          </w:p>
          <w:p w14:paraId="695071B2" w14:textId="77777777" w:rsidR="00E35F1F" w:rsidRDefault="00E35F1F" w:rsidP="00E35F1F">
            <w:pPr>
              <w:pStyle w:val="CopticVerse"/>
            </w:pPr>
            <w:r w:rsidRPr="0049637C">
              <w:t>ⲛ̀ⲧⲉ Ⲫϯ ⲡⲓⲗⲟⲅⲟⲥ</w:t>
            </w:r>
          </w:p>
        </w:tc>
      </w:tr>
      <w:tr w:rsidR="00E35F1F" w14:paraId="1B5A603D" w14:textId="77777777" w:rsidTr="00E35F1F">
        <w:trPr>
          <w:cantSplit/>
          <w:jc w:val="center"/>
        </w:trPr>
        <w:tc>
          <w:tcPr>
            <w:tcW w:w="288" w:type="dxa"/>
          </w:tcPr>
          <w:p w14:paraId="3CE68024" w14:textId="77777777" w:rsidR="00E35F1F" w:rsidRDefault="00E35F1F" w:rsidP="00E35F1F">
            <w:pPr>
              <w:pStyle w:val="CopticCross"/>
            </w:pPr>
          </w:p>
        </w:tc>
        <w:tc>
          <w:tcPr>
            <w:tcW w:w="3960" w:type="dxa"/>
          </w:tcPr>
          <w:p w14:paraId="71CEC9C7" w14:textId="77777777" w:rsidR="00E35F1F" w:rsidRDefault="00E35F1F" w:rsidP="00E35F1F">
            <w:pPr>
              <w:pStyle w:val="EngHang"/>
            </w:pPr>
            <w:r w:rsidRPr="007425E1">
              <w:t>He has risen bodily</w:t>
            </w:r>
            <w:r>
              <w:t>,</w:t>
            </w:r>
          </w:p>
          <w:p w14:paraId="251FDC4B" w14:textId="77777777" w:rsidR="00E35F1F" w:rsidRDefault="00E35F1F" w:rsidP="00E35F1F">
            <w:pPr>
              <w:pStyle w:val="EngHang"/>
            </w:pPr>
            <w:r>
              <w:t>F</w:t>
            </w:r>
            <w:r w:rsidRPr="007425E1">
              <w:t xml:space="preserve">rom the Virgin, </w:t>
            </w:r>
          </w:p>
          <w:p w14:paraId="5252EC9B" w14:textId="77777777" w:rsidR="00E35F1F" w:rsidRDefault="00E35F1F" w:rsidP="00E35F1F">
            <w:pPr>
              <w:pStyle w:val="EngHang"/>
            </w:pPr>
            <w:r>
              <w:t>W</w:t>
            </w:r>
            <w:r w:rsidRPr="007425E1">
              <w:t xml:space="preserve">ithout the seed of man, </w:t>
            </w:r>
          </w:p>
          <w:p w14:paraId="524BDB76" w14:textId="77777777" w:rsidR="00E35F1F" w:rsidRDefault="00E35F1F" w:rsidP="00E35F1F">
            <w:pPr>
              <w:pStyle w:val="EngHangEnd"/>
            </w:pPr>
            <w:r>
              <w:t>T</w:t>
            </w:r>
            <w:r w:rsidRPr="007425E1">
              <w:t>hat he might save us.</w:t>
            </w:r>
          </w:p>
        </w:tc>
        <w:tc>
          <w:tcPr>
            <w:tcW w:w="288" w:type="dxa"/>
          </w:tcPr>
          <w:p w14:paraId="432F1FF3" w14:textId="77777777" w:rsidR="00E35F1F" w:rsidRDefault="00E35F1F" w:rsidP="00E35F1F"/>
        </w:tc>
        <w:tc>
          <w:tcPr>
            <w:tcW w:w="288" w:type="dxa"/>
          </w:tcPr>
          <w:p w14:paraId="01E97E34" w14:textId="77777777" w:rsidR="00E35F1F" w:rsidRDefault="00E35F1F" w:rsidP="00E35F1F">
            <w:pPr>
              <w:pStyle w:val="CopticCross"/>
            </w:pPr>
          </w:p>
        </w:tc>
        <w:tc>
          <w:tcPr>
            <w:tcW w:w="3960" w:type="dxa"/>
          </w:tcPr>
          <w:p w14:paraId="759B4AF5" w14:textId="77777777" w:rsidR="00E35F1F" w:rsidRDefault="00E35F1F" w:rsidP="00E35F1F">
            <w:pPr>
              <w:pStyle w:val="CopticVersemulti-line"/>
            </w:pPr>
            <w:r w:rsidRPr="00D807EF">
              <w:t>Ⲁϥϣⲁⲓ ⲥⲱⲙⲁⲧⲓⲕⲱⲥ</w:t>
            </w:r>
          </w:p>
          <w:p w14:paraId="61979071" w14:textId="77777777" w:rsidR="00E35F1F" w:rsidRDefault="00E35F1F" w:rsidP="00E35F1F">
            <w:pPr>
              <w:pStyle w:val="CopticVersemulti-line"/>
            </w:pPr>
            <w:r w:rsidRPr="00D807EF">
              <w:t>ⲉⲃⲟⲗϧⲉⲛ ϯⲡⲁⲣⲑⲉⲛⲟⲥ</w:t>
            </w:r>
          </w:p>
          <w:p w14:paraId="0E8D1E23" w14:textId="77777777" w:rsidR="00E35F1F" w:rsidRDefault="00E35F1F" w:rsidP="00E35F1F">
            <w:pPr>
              <w:pStyle w:val="CopticVersemulti-line"/>
            </w:pPr>
            <w:r w:rsidRPr="00D807EF">
              <w:t>ⲁϭⲛⲉ ⲥ̀ⲡⲉⲣⲙⲁ ⲛ̀ⲣⲱⲙⲓ</w:t>
            </w:r>
          </w:p>
          <w:p w14:paraId="56C9EB72" w14:textId="77777777" w:rsidR="00E35F1F" w:rsidRDefault="00E35F1F" w:rsidP="00E35F1F">
            <w:pPr>
              <w:pStyle w:val="CopticVersemulti-line"/>
            </w:pPr>
            <w:r w:rsidRPr="00D807EF">
              <w:t>ϣⲁⲛ̀ⲧⲉϥⲥⲱϯ ⲙ̀ⲙⲟⲛ</w:t>
            </w:r>
          </w:p>
        </w:tc>
      </w:tr>
    </w:tbl>
    <w:p w14:paraId="752AC63E" w14:textId="77777777" w:rsidR="00E35F1F" w:rsidRDefault="00E35F1F" w:rsidP="00E35F1F">
      <w:pPr>
        <w:pStyle w:val="Heading6"/>
      </w:pPr>
      <w:bookmarkStart w:id="813" w:name="_Toc298445800"/>
      <w:bookmarkStart w:id="814" w:name="_Toc298681285"/>
      <w:bookmarkStart w:id="815" w:name="_Toc298447525"/>
      <w:r>
        <w:t>Part Seven</w:t>
      </w:r>
      <w:bookmarkEnd w:id="813"/>
      <w:bookmarkEnd w:id="814"/>
      <w:bookmarkEnd w:id="8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B5BC20D" w14:textId="77777777" w:rsidTr="00E35F1F">
        <w:trPr>
          <w:cantSplit/>
          <w:jc w:val="center"/>
        </w:trPr>
        <w:tc>
          <w:tcPr>
            <w:tcW w:w="288" w:type="dxa"/>
          </w:tcPr>
          <w:p w14:paraId="050440AC" w14:textId="77777777" w:rsidR="00E35F1F" w:rsidRDefault="00E35F1F" w:rsidP="00E35F1F">
            <w:pPr>
              <w:pStyle w:val="CopticCross"/>
            </w:pPr>
            <w:r w:rsidRPr="00FB5ACB">
              <w:t>¿</w:t>
            </w:r>
          </w:p>
        </w:tc>
        <w:tc>
          <w:tcPr>
            <w:tcW w:w="3960" w:type="dxa"/>
          </w:tcPr>
          <w:p w14:paraId="0F31BB9D" w14:textId="53BD3303" w:rsidR="00E35F1F" w:rsidRDefault="00F36A13" w:rsidP="00E35F1F">
            <w:pPr>
              <w:pStyle w:val="EngHang"/>
            </w:pPr>
            <w:r>
              <w:t>Rejoice</w:t>
            </w:r>
            <w:r w:rsidR="00E35F1F" w:rsidRPr="007425E1">
              <w:t xml:space="preserve"> Bethlehem, </w:t>
            </w:r>
          </w:p>
          <w:p w14:paraId="01F72133" w14:textId="77777777" w:rsidR="00E35F1F" w:rsidRDefault="00E35F1F" w:rsidP="00E35F1F">
            <w:pPr>
              <w:pStyle w:val="EngHang"/>
            </w:pPr>
            <w:r>
              <w:t>T</w:t>
            </w:r>
            <w:r w:rsidRPr="007425E1">
              <w:t xml:space="preserve">he city of the prophets, </w:t>
            </w:r>
          </w:p>
          <w:p w14:paraId="00C1469F" w14:textId="77777777" w:rsidR="00E35F1F" w:rsidRDefault="00E35F1F" w:rsidP="00E35F1F">
            <w:pPr>
              <w:pStyle w:val="EngHang"/>
            </w:pPr>
            <w:r>
              <w:t>Where Christ, the second Adam,</w:t>
            </w:r>
          </w:p>
          <w:p w14:paraId="11BEF1DF" w14:textId="77777777" w:rsidR="00E35F1F" w:rsidRDefault="00E35F1F" w:rsidP="00E35F1F">
            <w:pPr>
              <w:pStyle w:val="EngHangEnd"/>
            </w:pPr>
            <w:r>
              <w:t>Was born.</w:t>
            </w:r>
          </w:p>
        </w:tc>
        <w:tc>
          <w:tcPr>
            <w:tcW w:w="288" w:type="dxa"/>
          </w:tcPr>
          <w:p w14:paraId="6551B3A6" w14:textId="77777777" w:rsidR="00E35F1F" w:rsidRDefault="00E35F1F" w:rsidP="00E35F1F"/>
        </w:tc>
        <w:tc>
          <w:tcPr>
            <w:tcW w:w="288" w:type="dxa"/>
          </w:tcPr>
          <w:p w14:paraId="0A65C480" w14:textId="77777777" w:rsidR="00E35F1F" w:rsidRDefault="00E35F1F" w:rsidP="00E35F1F">
            <w:pPr>
              <w:pStyle w:val="CopticCross"/>
            </w:pPr>
            <w:r w:rsidRPr="00FB5ACB">
              <w:t>¿</w:t>
            </w:r>
          </w:p>
        </w:tc>
        <w:tc>
          <w:tcPr>
            <w:tcW w:w="3960" w:type="dxa"/>
          </w:tcPr>
          <w:p w14:paraId="7D301C57" w14:textId="77777777" w:rsidR="00E35F1F" w:rsidRDefault="00E35F1F" w:rsidP="00E35F1F">
            <w:pPr>
              <w:pStyle w:val="CopticVersemulti-line"/>
            </w:pPr>
            <w:r w:rsidRPr="0049637C">
              <w:t>Ⲭⲉⲣⲉ Ⲃⲏⲑⲗⲉⲉⲙ</w:t>
            </w:r>
          </w:p>
          <w:p w14:paraId="39BC3E80" w14:textId="77777777" w:rsidR="00E35F1F" w:rsidRDefault="00E35F1F" w:rsidP="00E35F1F">
            <w:pPr>
              <w:pStyle w:val="CopticVersemulti-line"/>
            </w:pPr>
            <w:r w:rsidRPr="0049637C">
              <w:t>ⲧ</w:t>
            </w:r>
            <w:r w:rsidRPr="0049637C">
              <w:rPr>
                <w:rFonts w:ascii="Times New Roman" w:hAnsi="Times New Roman" w:cs="Times New Roman"/>
              </w:rPr>
              <w:t>̀</w:t>
            </w:r>
            <w:r w:rsidRPr="0049637C">
              <w:t>ⲡⲟⲗⲓⲥ ⲛ</w:t>
            </w:r>
            <w:r w:rsidRPr="0049637C">
              <w:rPr>
                <w:rFonts w:ascii="Times New Roman" w:hAnsi="Times New Roman" w:cs="Times New Roman"/>
              </w:rPr>
              <w:t>̀</w:t>
            </w:r>
            <w:r w:rsidRPr="0049637C">
              <w:t>ⲛⲓⲡⲣⲟⲫⲏⲧⲏⲥ</w:t>
            </w:r>
          </w:p>
          <w:p w14:paraId="05B688F3" w14:textId="77777777" w:rsidR="00E35F1F" w:rsidRDefault="00E35F1F" w:rsidP="00E35F1F">
            <w:pPr>
              <w:pStyle w:val="CopticVersemulti-line"/>
            </w:pPr>
            <w:r w:rsidRPr="0049637C">
              <w:t>ⲑⲏⲉⲧⲁⲩⲙⲉⲥ Ⲡ</w:t>
            </w:r>
            <w:r w:rsidRPr="0049637C">
              <w:rPr>
                <w:rFonts w:ascii="Times New Roman" w:hAnsi="Times New Roman" w:cs="Times New Roman"/>
              </w:rPr>
              <w:t>̅̅</w:t>
            </w:r>
            <w:r w:rsidRPr="0049637C">
              <w:t>ⲭⲥ ⲛ</w:t>
            </w:r>
            <w:r w:rsidRPr="0049637C">
              <w:rPr>
                <w:rFonts w:ascii="Times New Roman" w:hAnsi="Times New Roman" w:cs="Times New Roman"/>
              </w:rPr>
              <w:t>̀ϧ</w:t>
            </w:r>
            <w:r w:rsidRPr="0049637C">
              <w:t>ⲏⲧⲥ</w:t>
            </w:r>
          </w:p>
          <w:p w14:paraId="46B07A97" w14:textId="77777777" w:rsidR="00E35F1F" w:rsidRDefault="00E35F1F" w:rsidP="00E35F1F">
            <w:pPr>
              <w:pStyle w:val="CopticVerse"/>
            </w:pPr>
            <w:r w:rsidRPr="0049637C">
              <w:t>ⲡⲓⲙⲁ</w:t>
            </w:r>
            <w:r w:rsidRPr="0049637C">
              <w:rPr>
                <w:rFonts w:ascii="Times New Roman" w:hAnsi="Times New Roman" w:cs="Times New Roman"/>
              </w:rPr>
              <w:t>ϩ</w:t>
            </w:r>
            <w:r w:rsidRPr="0049637C">
              <w:t xml:space="preserve"> ̀ⲥⲛⲁⲩ ⲛ</w:t>
            </w:r>
            <w:r w:rsidRPr="0049637C">
              <w:rPr>
                <w:rFonts w:ascii="Times New Roman" w:hAnsi="Times New Roman" w:cs="Times New Roman"/>
              </w:rPr>
              <w:t>̀</w:t>
            </w:r>
            <w:r w:rsidRPr="0049637C">
              <w:t>Ⲁⲇⲁⲙ</w:t>
            </w:r>
          </w:p>
        </w:tc>
      </w:tr>
      <w:tr w:rsidR="00E35F1F" w14:paraId="4EAC703F" w14:textId="77777777" w:rsidTr="00E35F1F">
        <w:trPr>
          <w:cantSplit/>
          <w:jc w:val="center"/>
        </w:trPr>
        <w:tc>
          <w:tcPr>
            <w:tcW w:w="288" w:type="dxa"/>
          </w:tcPr>
          <w:p w14:paraId="0A306CB4" w14:textId="77777777" w:rsidR="00E35F1F" w:rsidRDefault="00E35F1F" w:rsidP="00E35F1F">
            <w:pPr>
              <w:pStyle w:val="CopticCross"/>
            </w:pPr>
          </w:p>
        </w:tc>
        <w:tc>
          <w:tcPr>
            <w:tcW w:w="3960" w:type="dxa"/>
          </w:tcPr>
          <w:p w14:paraId="7EC6F227" w14:textId="77777777" w:rsidR="00E35F1F" w:rsidRDefault="00E35F1F" w:rsidP="00E35F1F">
            <w:pPr>
              <w:pStyle w:val="EngHang"/>
            </w:pPr>
            <w:r w:rsidRPr="007425E1">
              <w:t xml:space="preserve">That he might restore </w:t>
            </w:r>
          </w:p>
          <w:p w14:paraId="3144CE49" w14:textId="77777777" w:rsidR="00E35F1F" w:rsidRDefault="00E35F1F" w:rsidP="00E35F1F">
            <w:pPr>
              <w:pStyle w:val="EngHang"/>
            </w:pPr>
            <w:r w:rsidRPr="007425E1">
              <w:t>Adam</w:t>
            </w:r>
            <w:r>
              <w:t>, the first man</w:t>
            </w:r>
            <w:r w:rsidRPr="007425E1">
              <w:t xml:space="preserve"> </w:t>
            </w:r>
          </w:p>
          <w:p w14:paraId="37AA93C5" w14:textId="77777777" w:rsidR="00E35F1F" w:rsidRDefault="00E35F1F" w:rsidP="00E35F1F">
            <w:pPr>
              <w:pStyle w:val="EngHang"/>
            </w:pPr>
            <w:r w:rsidRPr="007425E1">
              <w:t xml:space="preserve">Who is from the earth </w:t>
            </w:r>
          </w:p>
          <w:p w14:paraId="25F3D0D3" w14:textId="77777777" w:rsidR="00E35F1F" w:rsidRDefault="00E35F1F" w:rsidP="00E35F1F">
            <w:pPr>
              <w:pStyle w:val="EngHangEnd"/>
            </w:pPr>
            <w:r>
              <w:t>T</w:t>
            </w:r>
            <w:r w:rsidRPr="007425E1">
              <w:t>o Paradise,</w:t>
            </w:r>
          </w:p>
        </w:tc>
        <w:tc>
          <w:tcPr>
            <w:tcW w:w="288" w:type="dxa"/>
          </w:tcPr>
          <w:p w14:paraId="159EE37B" w14:textId="77777777" w:rsidR="00E35F1F" w:rsidRDefault="00E35F1F" w:rsidP="00E35F1F"/>
        </w:tc>
        <w:tc>
          <w:tcPr>
            <w:tcW w:w="288" w:type="dxa"/>
          </w:tcPr>
          <w:p w14:paraId="0B899B56" w14:textId="77777777" w:rsidR="00E35F1F" w:rsidRDefault="00E35F1F" w:rsidP="00E35F1F">
            <w:pPr>
              <w:pStyle w:val="CopticCross"/>
            </w:pPr>
          </w:p>
        </w:tc>
        <w:tc>
          <w:tcPr>
            <w:tcW w:w="3960" w:type="dxa"/>
          </w:tcPr>
          <w:p w14:paraId="3918E7D1" w14:textId="77777777" w:rsidR="00E35F1F" w:rsidRDefault="00E35F1F" w:rsidP="00E35F1F">
            <w:pPr>
              <w:pStyle w:val="CopticVersemulti-line"/>
            </w:pPr>
            <w:r w:rsidRPr="0049637C">
              <w:t>Ϩⲓⲛⲁ ⲛ̀ⲧⲉϥⲧⲁⲑⲥⲟ ⲛ̀Ⲁⲇⲁⲙ</w:t>
            </w:r>
          </w:p>
          <w:p w14:paraId="0B8211E6" w14:textId="77777777" w:rsidR="00E35F1F" w:rsidRDefault="00E35F1F" w:rsidP="00E35F1F">
            <w:pPr>
              <w:pStyle w:val="CopticVersemulti-line"/>
            </w:pPr>
            <w:r w:rsidRPr="0049637C">
              <w:t>ⲡⲓϩⲟⲩⲓⲧ ⲛ̀ⲣⲱⲙⲓ</w:t>
            </w:r>
          </w:p>
          <w:p w14:paraId="17F55749" w14:textId="77777777" w:rsidR="00E35F1F" w:rsidRDefault="00E35F1F" w:rsidP="00E35F1F">
            <w:pPr>
              <w:pStyle w:val="CopticVersemulti-line"/>
            </w:pPr>
            <w:r w:rsidRPr="0049637C">
              <w:t>ⲡⲓ ⲉⲃⲟⲗϧⲉⲛ ⲡ̀ⲕⲁϩⲓ</w:t>
            </w:r>
          </w:p>
          <w:p w14:paraId="3A223DDF" w14:textId="77777777" w:rsidR="00E35F1F" w:rsidRDefault="00E35F1F" w:rsidP="00E35F1F">
            <w:pPr>
              <w:pStyle w:val="CopticVerse"/>
            </w:pPr>
            <w:r w:rsidRPr="0049637C">
              <w:t>ⲉⲡⲓⲡⲁⲣⲁⲇⲓⲥⲟⲥ</w:t>
            </w:r>
          </w:p>
        </w:tc>
      </w:tr>
      <w:tr w:rsidR="00E35F1F" w14:paraId="549A82A2" w14:textId="77777777" w:rsidTr="00E35F1F">
        <w:trPr>
          <w:cantSplit/>
          <w:jc w:val="center"/>
        </w:trPr>
        <w:tc>
          <w:tcPr>
            <w:tcW w:w="288" w:type="dxa"/>
          </w:tcPr>
          <w:p w14:paraId="485B11BB" w14:textId="77777777" w:rsidR="00E35F1F" w:rsidRDefault="00E35F1F" w:rsidP="00E35F1F">
            <w:pPr>
              <w:pStyle w:val="CopticCross"/>
            </w:pPr>
            <w:r w:rsidRPr="00FB5ACB">
              <w:t>¿</w:t>
            </w:r>
          </w:p>
        </w:tc>
        <w:tc>
          <w:tcPr>
            <w:tcW w:w="3960" w:type="dxa"/>
          </w:tcPr>
          <w:p w14:paraId="68C3FB89" w14:textId="77777777" w:rsidR="00E35F1F" w:rsidRDefault="00E35F1F" w:rsidP="00E35F1F">
            <w:pPr>
              <w:pStyle w:val="EngHang"/>
            </w:pPr>
            <w:r w:rsidRPr="007425E1">
              <w:t xml:space="preserve">And </w:t>
            </w:r>
            <w:r>
              <w:t>abolish</w:t>
            </w:r>
            <w:r w:rsidRPr="007425E1">
              <w:t xml:space="preserve"> </w:t>
            </w:r>
            <w:r>
              <w:t>the sentence</w:t>
            </w:r>
          </w:p>
          <w:p w14:paraId="4195B759" w14:textId="56DC2FFC" w:rsidR="00E35F1F" w:rsidRDefault="00E35F1F" w:rsidP="00E35F1F">
            <w:pPr>
              <w:pStyle w:val="EngHang"/>
            </w:pPr>
            <w:r>
              <w:t>Of</w:t>
            </w:r>
            <w:r w:rsidRPr="007425E1">
              <w:t xml:space="preserve"> death</w:t>
            </w:r>
            <w:r>
              <w:t>, which said</w:t>
            </w:r>
            <w:r w:rsidR="00524D23">
              <w:t>,</w:t>
            </w:r>
            <w:r w:rsidRPr="007425E1">
              <w:t xml:space="preserve"> </w:t>
            </w:r>
          </w:p>
          <w:p w14:paraId="27A79F7C" w14:textId="3E933A0F" w:rsidR="00E35F1F" w:rsidRDefault="00524D23" w:rsidP="00E35F1F">
            <w:pPr>
              <w:pStyle w:val="EngHang"/>
            </w:pPr>
            <w:r>
              <w:t>“Adam you are earth,</w:t>
            </w:r>
          </w:p>
          <w:p w14:paraId="649E1CD4" w14:textId="5AC96071" w:rsidR="00E35F1F" w:rsidRDefault="00E35F1F" w:rsidP="00E35F1F">
            <w:pPr>
              <w:pStyle w:val="EngHangEnd"/>
            </w:pPr>
            <w:r>
              <w:t>A</w:t>
            </w:r>
            <w:r w:rsidRPr="007425E1">
              <w:t>nd shall return to earth.</w:t>
            </w:r>
            <w:r w:rsidR="00524D23">
              <w:t>”</w:t>
            </w:r>
          </w:p>
        </w:tc>
        <w:tc>
          <w:tcPr>
            <w:tcW w:w="288" w:type="dxa"/>
          </w:tcPr>
          <w:p w14:paraId="20C4E77B" w14:textId="77777777" w:rsidR="00E35F1F" w:rsidRDefault="00E35F1F" w:rsidP="00E35F1F"/>
        </w:tc>
        <w:tc>
          <w:tcPr>
            <w:tcW w:w="288" w:type="dxa"/>
          </w:tcPr>
          <w:p w14:paraId="3CF113D4" w14:textId="77777777" w:rsidR="00E35F1F" w:rsidRDefault="00E35F1F" w:rsidP="00E35F1F">
            <w:pPr>
              <w:pStyle w:val="CopticCross"/>
            </w:pPr>
            <w:r w:rsidRPr="00FB5ACB">
              <w:t>¿</w:t>
            </w:r>
          </w:p>
        </w:tc>
        <w:tc>
          <w:tcPr>
            <w:tcW w:w="3960" w:type="dxa"/>
          </w:tcPr>
          <w:p w14:paraId="0792840F" w14:textId="77777777" w:rsidR="00E35F1F" w:rsidRDefault="00E35F1F" w:rsidP="00E35F1F">
            <w:pPr>
              <w:pStyle w:val="CopticVersemulti-line"/>
            </w:pPr>
            <w:r w:rsidRPr="0049637C">
              <w:t>Ⲟⲩⲟϩ ⲛ̀ⲧⲉϥⲃⲱⲗ ⲉ̀ⲃⲟⲗ</w:t>
            </w:r>
          </w:p>
          <w:p w14:paraId="1AE0F756" w14:textId="77777777" w:rsidR="00E35F1F" w:rsidRDefault="00E35F1F" w:rsidP="00E35F1F">
            <w:pPr>
              <w:pStyle w:val="CopticVersemulti-line"/>
            </w:pPr>
            <w:r w:rsidRPr="0049637C">
              <w:t>ⲛ̀ⲧⲁⲡⲟⲫⲁⲥⲓⲥ ⲙ̀ⲫ̀ⲙⲟⲩ</w:t>
            </w:r>
          </w:p>
          <w:p w14:paraId="437D6772" w14:textId="77777777" w:rsidR="00E35F1F" w:rsidRDefault="00E35F1F" w:rsidP="00E35F1F">
            <w:pPr>
              <w:pStyle w:val="CopticVersemulti-line"/>
            </w:pPr>
            <w:r w:rsidRPr="0049637C">
              <w:t>ϫⲉ Ⲁⲇⲁⲙ ⲛ̀ⲑⲟⲕ ⲟⲩⲕⲁϩⲓ</w:t>
            </w:r>
          </w:p>
          <w:p w14:paraId="3CF66C03" w14:textId="77777777" w:rsidR="00E35F1F" w:rsidRDefault="00E35F1F" w:rsidP="00E35F1F">
            <w:pPr>
              <w:pStyle w:val="CopticVerse"/>
            </w:pPr>
            <w:r w:rsidRPr="0049637C">
              <w:t>ⲭ̀ⲛⲁⲧⲁⲥⲑⲟⲕ ⲉⲡⲕⲁϩⲓ</w:t>
            </w:r>
          </w:p>
        </w:tc>
      </w:tr>
      <w:tr w:rsidR="00E35F1F" w14:paraId="04006396" w14:textId="77777777" w:rsidTr="00E35F1F">
        <w:trPr>
          <w:cantSplit/>
          <w:jc w:val="center"/>
        </w:trPr>
        <w:tc>
          <w:tcPr>
            <w:tcW w:w="288" w:type="dxa"/>
          </w:tcPr>
          <w:p w14:paraId="46926EFF" w14:textId="77777777" w:rsidR="00E35F1F" w:rsidRDefault="00E35F1F" w:rsidP="00E35F1F">
            <w:pPr>
              <w:pStyle w:val="CopticCross"/>
            </w:pPr>
          </w:p>
        </w:tc>
        <w:tc>
          <w:tcPr>
            <w:tcW w:w="3960" w:type="dxa"/>
          </w:tcPr>
          <w:p w14:paraId="7AB906EC" w14:textId="77777777" w:rsidR="00E35F1F" w:rsidRDefault="00E35F1F" w:rsidP="00E35F1F">
            <w:pPr>
              <w:pStyle w:val="EngHang"/>
            </w:pPr>
            <w:r>
              <w:t>The grace of Christ</w:t>
            </w:r>
          </w:p>
          <w:p w14:paraId="274B8738" w14:textId="13B7E489" w:rsidR="00E35F1F" w:rsidRDefault="00E35F1F" w:rsidP="00E35F1F">
            <w:pPr>
              <w:pStyle w:val="EngHang"/>
            </w:pPr>
            <w:r>
              <w:t>Abounded much more</w:t>
            </w:r>
            <w:r w:rsidR="00524D23">
              <w:t>,</w:t>
            </w:r>
          </w:p>
          <w:p w14:paraId="178F3002" w14:textId="77777777" w:rsidR="00E35F1F" w:rsidRDefault="00E35F1F" w:rsidP="00E35F1F">
            <w:pPr>
              <w:pStyle w:val="EngHang"/>
            </w:pPr>
            <w:r>
              <w:t>In the place where</w:t>
            </w:r>
          </w:p>
          <w:p w14:paraId="6B318D32" w14:textId="77777777" w:rsidR="00E35F1F" w:rsidRDefault="00E35F1F" w:rsidP="00E35F1F">
            <w:pPr>
              <w:pStyle w:val="EngHangEnd"/>
            </w:pPr>
            <w:r>
              <w:t>Sin had abounded.</w:t>
            </w:r>
          </w:p>
        </w:tc>
        <w:tc>
          <w:tcPr>
            <w:tcW w:w="288" w:type="dxa"/>
          </w:tcPr>
          <w:p w14:paraId="6702BA83" w14:textId="77777777" w:rsidR="00E35F1F" w:rsidRDefault="00E35F1F" w:rsidP="00E35F1F"/>
        </w:tc>
        <w:tc>
          <w:tcPr>
            <w:tcW w:w="288" w:type="dxa"/>
          </w:tcPr>
          <w:p w14:paraId="6EBA1D76" w14:textId="77777777" w:rsidR="00E35F1F" w:rsidRDefault="00E35F1F" w:rsidP="00E35F1F">
            <w:pPr>
              <w:pStyle w:val="CopticCross"/>
            </w:pPr>
          </w:p>
        </w:tc>
        <w:tc>
          <w:tcPr>
            <w:tcW w:w="3960" w:type="dxa"/>
          </w:tcPr>
          <w:p w14:paraId="75092AF4" w14:textId="77777777" w:rsidR="00E35F1F" w:rsidRDefault="00E35F1F" w:rsidP="00E35F1F">
            <w:pPr>
              <w:pStyle w:val="CopticVersemulti-line"/>
            </w:pPr>
            <w:r w:rsidRPr="0049637C">
              <w:t>Ⲡⲓⲙⲁ ⲅⲁⲣ ⲉ̀ⲧⲁϥⲁϣⲁⲓ</w:t>
            </w:r>
          </w:p>
          <w:p w14:paraId="7BC1D2D7" w14:textId="77777777" w:rsidR="00E35F1F" w:rsidRDefault="00E35F1F" w:rsidP="00E35F1F">
            <w:pPr>
              <w:pStyle w:val="CopticVersemulti-line"/>
            </w:pPr>
            <w:r w:rsidRPr="0049637C">
              <w:t>ⲙ̀ⲙⲟϥ ⲛ̀ϫⲉ ⲫ̀ⲛⲟⲃⲓ</w:t>
            </w:r>
          </w:p>
          <w:p w14:paraId="55C27A37" w14:textId="77777777" w:rsidR="00E35F1F" w:rsidRDefault="00E35F1F" w:rsidP="00E35F1F">
            <w:pPr>
              <w:pStyle w:val="CopticVersemulti-line"/>
            </w:pPr>
            <w:r w:rsidRPr="0049637C">
              <w:t>ⲁϥⲉⲣϩⲟⲩⲟ ⲁ̀ϣⲁⲓ ⲛ̀ϧⲏⲧϥ</w:t>
            </w:r>
          </w:p>
          <w:p w14:paraId="20D7706A" w14:textId="77777777" w:rsidR="00E35F1F" w:rsidRDefault="00E35F1F" w:rsidP="00E35F1F">
            <w:pPr>
              <w:pStyle w:val="CopticVerse"/>
            </w:pPr>
            <w:r w:rsidRPr="0049637C">
              <w:t>ⲛ̀ϫⲉ ⲡⲓϩ̀ⲙⲟⲧ ⲙ̀Ⲡⲭ̅ⲥ</w:t>
            </w:r>
          </w:p>
        </w:tc>
      </w:tr>
      <w:tr w:rsidR="00E35F1F" w14:paraId="0A0846B1" w14:textId="77777777" w:rsidTr="00E35F1F">
        <w:trPr>
          <w:cantSplit/>
          <w:jc w:val="center"/>
        </w:trPr>
        <w:tc>
          <w:tcPr>
            <w:tcW w:w="288" w:type="dxa"/>
          </w:tcPr>
          <w:p w14:paraId="1DF91323" w14:textId="77777777" w:rsidR="00E35F1F" w:rsidRDefault="00E35F1F" w:rsidP="00E35F1F">
            <w:pPr>
              <w:pStyle w:val="CopticCross"/>
            </w:pPr>
            <w:r w:rsidRPr="00FB5ACB">
              <w:lastRenderedPageBreak/>
              <w:t>¿</w:t>
            </w:r>
          </w:p>
        </w:tc>
        <w:tc>
          <w:tcPr>
            <w:tcW w:w="3960" w:type="dxa"/>
          </w:tcPr>
          <w:p w14:paraId="775FEE8B" w14:textId="77777777" w:rsidR="00E35F1F" w:rsidRDefault="00E35F1F" w:rsidP="00E35F1F">
            <w:pPr>
              <w:pStyle w:val="EngHang"/>
            </w:pPr>
            <w:r w:rsidRPr="007425E1">
              <w:t>He has risen bodily</w:t>
            </w:r>
            <w:r>
              <w:t>,</w:t>
            </w:r>
          </w:p>
          <w:p w14:paraId="364F399E" w14:textId="77777777" w:rsidR="00E35F1F" w:rsidRDefault="00E35F1F" w:rsidP="00E35F1F">
            <w:pPr>
              <w:pStyle w:val="EngHang"/>
            </w:pPr>
            <w:r>
              <w:t>F</w:t>
            </w:r>
            <w:r w:rsidRPr="007425E1">
              <w:t xml:space="preserve">rom the Virgin, </w:t>
            </w:r>
          </w:p>
          <w:p w14:paraId="18622443" w14:textId="77777777" w:rsidR="00E35F1F" w:rsidRDefault="00E35F1F" w:rsidP="00E35F1F">
            <w:pPr>
              <w:pStyle w:val="EngHang"/>
            </w:pPr>
            <w:r>
              <w:t>W</w:t>
            </w:r>
            <w:r w:rsidRPr="007425E1">
              <w:t xml:space="preserve">ithout the seed of man, </w:t>
            </w:r>
          </w:p>
          <w:p w14:paraId="0815EB38" w14:textId="77777777" w:rsidR="00E35F1F" w:rsidRDefault="00E35F1F" w:rsidP="00E35F1F">
            <w:pPr>
              <w:pStyle w:val="EngHangEnd"/>
            </w:pPr>
            <w:r>
              <w:t>T</w:t>
            </w:r>
            <w:r w:rsidRPr="007425E1">
              <w:t>hat he might save us.</w:t>
            </w:r>
          </w:p>
        </w:tc>
        <w:tc>
          <w:tcPr>
            <w:tcW w:w="288" w:type="dxa"/>
          </w:tcPr>
          <w:p w14:paraId="4BED84C1" w14:textId="77777777" w:rsidR="00E35F1F" w:rsidRDefault="00E35F1F" w:rsidP="00E35F1F"/>
        </w:tc>
        <w:tc>
          <w:tcPr>
            <w:tcW w:w="288" w:type="dxa"/>
          </w:tcPr>
          <w:p w14:paraId="720ACFE7" w14:textId="77777777" w:rsidR="00E35F1F" w:rsidRDefault="00E35F1F" w:rsidP="00E35F1F">
            <w:pPr>
              <w:pStyle w:val="CopticCross"/>
            </w:pPr>
            <w:r w:rsidRPr="00FB5ACB">
              <w:t>¿</w:t>
            </w:r>
          </w:p>
        </w:tc>
        <w:tc>
          <w:tcPr>
            <w:tcW w:w="3960" w:type="dxa"/>
          </w:tcPr>
          <w:p w14:paraId="23D6D16C" w14:textId="77777777" w:rsidR="00E35F1F" w:rsidRDefault="00E35F1F" w:rsidP="00E35F1F">
            <w:pPr>
              <w:pStyle w:val="CopticVersemulti-line"/>
            </w:pPr>
            <w:r w:rsidRPr="00D807EF">
              <w:t>Ⲁϥϣⲁⲓ ⲥⲱⲙⲁⲧⲓⲕⲱⲥ</w:t>
            </w:r>
          </w:p>
          <w:p w14:paraId="032CE37F" w14:textId="77777777" w:rsidR="00E35F1F" w:rsidRDefault="00E35F1F" w:rsidP="00E35F1F">
            <w:pPr>
              <w:pStyle w:val="CopticVersemulti-line"/>
            </w:pPr>
            <w:r w:rsidRPr="00D807EF">
              <w:t>ⲉⲃⲟⲗϧⲉⲛ ϯⲡⲁⲣⲑⲉⲛⲟⲥ</w:t>
            </w:r>
          </w:p>
          <w:p w14:paraId="6C2028A5" w14:textId="77777777" w:rsidR="00E35F1F" w:rsidRDefault="00E35F1F" w:rsidP="00E35F1F">
            <w:pPr>
              <w:pStyle w:val="CopticVersemulti-line"/>
            </w:pPr>
            <w:r w:rsidRPr="00D807EF">
              <w:t>ⲁϭⲛⲉ ⲥ̀ⲡⲉⲣⲙⲁ ⲛ̀ⲣⲱⲙⲓ</w:t>
            </w:r>
          </w:p>
          <w:p w14:paraId="28C433E9" w14:textId="77777777" w:rsidR="00E35F1F" w:rsidRDefault="00E35F1F" w:rsidP="00E35F1F">
            <w:pPr>
              <w:pStyle w:val="CopticVersemulti-line"/>
            </w:pPr>
            <w:r w:rsidRPr="00D807EF">
              <w:t>ϣⲁⲛ̀ⲧⲉϥⲥⲱϯ ⲙ̀ⲙⲟⲛ</w:t>
            </w:r>
          </w:p>
        </w:tc>
      </w:tr>
    </w:tbl>
    <w:p w14:paraId="7A8CADFE" w14:textId="77777777" w:rsidR="00E35F1F" w:rsidRDefault="00E35F1F" w:rsidP="00E35F1F">
      <w:pPr>
        <w:pStyle w:val="Heading6"/>
      </w:pPr>
      <w:bookmarkStart w:id="816" w:name="_Toc298445801"/>
      <w:bookmarkStart w:id="817" w:name="_Toc298681286"/>
      <w:bookmarkStart w:id="818" w:name="_Toc298447526"/>
      <w:r>
        <w:t>Part Eight</w:t>
      </w:r>
      <w:bookmarkEnd w:id="816"/>
      <w:bookmarkEnd w:id="817"/>
      <w:bookmarkEnd w:id="8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7BF9A9C" w14:textId="77777777" w:rsidTr="00E35F1F">
        <w:trPr>
          <w:cantSplit/>
          <w:jc w:val="center"/>
        </w:trPr>
        <w:tc>
          <w:tcPr>
            <w:tcW w:w="288" w:type="dxa"/>
          </w:tcPr>
          <w:p w14:paraId="01FBE43C" w14:textId="77777777" w:rsidR="00E35F1F" w:rsidRDefault="00E35F1F" w:rsidP="00E35F1F">
            <w:pPr>
              <w:pStyle w:val="CopticCross"/>
            </w:pPr>
          </w:p>
        </w:tc>
        <w:tc>
          <w:tcPr>
            <w:tcW w:w="3960" w:type="dxa"/>
          </w:tcPr>
          <w:p w14:paraId="376F881F" w14:textId="77777777" w:rsidR="00E35F1F" w:rsidRDefault="00E35F1F" w:rsidP="00E35F1F">
            <w:pPr>
              <w:pStyle w:val="EngHang"/>
            </w:pPr>
            <w:r>
              <w:t>All souls rejoice and sing</w:t>
            </w:r>
          </w:p>
          <w:p w14:paraId="4CC5DB30" w14:textId="77777777" w:rsidR="00E35F1F" w:rsidRDefault="00E35F1F" w:rsidP="00E35F1F">
            <w:pPr>
              <w:pStyle w:val="EngHang"/>
            </w:pPr>
            <w:r>
              <w:t>A hymn to Christ the King,</w:t>
            </w:r>
          </w:p>
          <w:p w14:paraId="5D76ADAE" w14:textId="77777777" w:rsidR="00E35F1F" w:rsidRDefault="00E35F1F" w:rsidP="00E35F1F">
            <w:pPr>
              <w:pStyle w:val="EngHang"/>
            </w:pPr>
            <w:r>
              <w:t>In chorus</w:t>
            </w:r>
          </w:p>
          <w:p w14:paraId="2CF1E5F9" w14:textId="77777777" w:rsidR="00E35F1F" w:rsidRDefault="00E35F1F" w:rsidP="00E35F1F">
            <w:pPr>
              <w:pStyle w:val="EngHangEnd"/>
            </w:pPr>
            <w:r>
              <w:t>With the angels.</w:t>
            </w:r>
          </w:p>
        </w:tc>
        <w:tc>
          <w:tcPr>
            <w:tcW w:w="288" w:type="dxa"/>
          </w:tcPr>
          <w:p w14:paraId="57103B4D" w14:textId="77777777" w:rsidR="00E35F1F" w:rsidRDefault="00E35F1F" w:rsidP="00E35F1F"/>
        </w:tc>
        <w:tc>
          <w:tcPr>
            <w:tcW w:w="288" w:type="dxa"/>
          </w:tcPr>
          <w:p w14:paraId="24BFDB81" w14:textId="77777777" w:rsidR="00E35F1F" w:rsidRDefault="00E35F1F" w:rsidP="00E35F1F">
            <w:pPr>
              <w:pStyle w:val="CopticCross"/>
            </w:pPr>
          </w:p>
        </w:tc>
        <w:tc>
          <w:tcPr>
            <w:tcW w:w="3960" w:type="dxa"/>
          </w:tcPr>
          <w:p w14:paraId="6F54B83B" w14:textId="77777777" w:rsidR="00E35F1F" w:rsidRDefault="00E35F1F" w:rsidP="00E35F1F">
            <w:pPr>
              <w:pStyle w:val="CopticVersemulti-line"/>
            </w:pPr>
            <w:r w:rsidRPr="0049637C">
              <w:t>Ⲯⲩⲭⲏ ⲛⲓⲃⲉⲛ ⲣⲁ</w:t>
            </w:r>
            <w:r w:rsidRPr="0049637C">
              <w:rPr>
                <w:rFonts w:ascii="Times New Roman" w:hAnsi="Times New Roman" w:cs="Times New Roman"/>
              </w:rPr>
              <w:t>ϣ</w:t>
            </w:r>
            <w:r w:rsidRPr="0049637C">
              <w:t>ⲓ</w:t>
            </w:r>
          </w:p>
          <w:p w14:paraId="202C9D81" w14:textId="77777777" w:rsidR="00E35F1F" w:rsidRDefault="00E35F1F" w:rsidP="00E35F1F">
            <w:pPr>
              <w:pStyle w:val="CopticVersemulti-line"/>
            </w:pPr>
            <w:r w:rsidRPr="0049637C">
              <w:t>ⲟⲩⲟ</w:t>
            </w:r>
            <w:r w:rsidRPr="0049637C">
              <w:rPr>
                <w:rFonts w:ascii="Times New Roman" w:hAnsi="Times New Roman" w:cs="Times New Roman"/>
              </w:rPr>
              <w:t>ϩ</w:t>
            </w:r>
            <w:r w:rsidRPr="0049637C">
              <w:t xml:space="preserve"> ⲥⲉⲉⲣⲭⲱⲣⲉⲩⲓⲛ</w:t>
            </w:r>
          </w:p>
          <w:p w14:paraId="6AA33142" w14:textId="77777777" w:rsidR="00E35F1F" w:rsidRDefault="00E35F1F" w:rsidP="00E35F1F">
            <w:pPr>
              <w:pStyle w:val="CopticVersemulti-line"/>
            </w:pPr>
            <w:r w:rsidRPr="0049637C">
              <w:t>ⲛⲉⲙ ⲛⲓⲁⲅⲅⲉⲗⲟⲥ</w:t>
            </w:r>
          </w:p>
          <w:p w14:paraId="11A59130" w14:textId="77777777" w:rsidR="00E35F1F" w:rsidRDefault="00E35F1F" w:rsidP="00E35F1F">
            <w:pPr>
              <w:pStyle w:val="CopticVerse"/>
            </w:pPr>
            <w:r w:rsidRPr="0049637C">
              <w:t>ⲉⲩ</w:t>
            </w:r>
            <w:r w:rsidRPr="0049637C">
              <w:rPr>
                <w:rFonts w:ascii="Times New Roman" w:hAnsi="Times New Roman" w:cs="Times New Roman"/>
              </w:rPr>
              <w:t>ϩ</w:t>
            </w:r>
            <w:r w:rsidRPr="0049637C">
              <w:t>ⲱⲥ ⲉ</w:t>
            </w:r>
            <w:r w:rsidRPr="0049637C">
              <w:rPr>
                <w:rFonts w:ascii="Times New Roman" w:hAnsi="Times New Roman" w:cs="Times New Roman"/>
              </w:rPr>
              <w:t>̀</w:t>
            </w:r>
            <w:r w:rsidRPr="0049637C">
              <w:t>ⲡ</w:t>
            </w:r>
            <w:r w:rsidRPr="0049637C">
              <w:rPr>
                <w:rFonts w:ascii="Times New Roman" w:hAnsi="Times New Roman" w:cs="Times New Roman"/>
              </w:rPr>
              <w:t>̀</w:t>
            </w:r>
            <w:r w:rsidRPr="0049637C">
              <w:t>ⲟⲩⲣⲟ Ⲡⲭ</w:t>
            </w:r>
            <w:r w:rsidRPr="0049637C">
              <w:rPr>
                <w:rFonts w:ascii="Times New Roman" w:hAnsi="Times New Roman" w:cs="Times New Roman"/>
              </w:rPr>
              <w:t>̅</w:t>
            </w:r>
            <w:r w:rsidRPr="0049637C">
              <w:t>ⲥ</w:t>
            </w:r>
          </w:p>
        </w:tc>
      </w:tr>
      <w:tr w:rsidR="00E35F1F" w14:paraId="7A991297" w14:textId="77777777" w:rsidTr="00E35F1F">
        <w:trPr>
          <w:cantSplit/>
          <w:jc w:val="center"/>
        </w:trPr>
        <w:tc>
          <w:tcPr>
            <w:tcW w:w="288" w:type="dxa"/>
          </w:tcPr>
          <w:p w14:paraId="2C9B00AE" w14:textId="77777777" w:rsidR="00E35F1F" w:rsidRDefault="00E35F1F" w:rsidP="00E35F1F">
            <w:pPr>
              <w:pStyle w:val="CopticCross"/>
            </w:pPr>
            <w:r w:rsidRPr="00FB5ACB">
              <w:t>¿</w:t>
            </w:r>
          </w:p>
        </w:tc>
        <w:tc>
          <w:tcPr>
            <w:tcW w:w="3960" w:type="dxa"/>
          </w:tcPr>
          <w:p w14:paraId="5175DAEB" w14:textId="77777777" w:rsidR="00E35F1F" w:rsidRDefault="00E35F1F" w:rsidP="00E35F1F">
            <w:pPr>
              <w:pStyle w:val="EngHang"/>
            </w:pPr>
            <w:r>
              <w:t>Proclaiming and saying,</w:t>
            </w:r>
          </w:p>
          <w:p w14:paraId="315C3CB1" w14:textId="0F49C1F9" w:rsidR="00E35F1F" w:rsidRDefault="00524D23" w:rsidP="00E35F1F">
            <w:pPr>
              <w:pStyle w:val="EngHang"/>
            </w:pPr>
            <w:r>
              <w:t>“</w:t>
            </w:r>
            <w:r w:rsidR="00E35F1F" w:rsidRPr="007425E1">
              <w:t xml:space="preserve">Glory to God in the highest, </w:t>
            </w:r>
          </w:p>
          <w:p w14:paraId="3A912B8B" w14:textId="77777777" w:rsidR="00E35F1F" w:rsidRDefault="00E35F1F" w:rsidP="00E35F1F">
            <w:pPr>
              <w:pStyle w:val="EngHang"/>
            </w:pPr>
            <w:r>
              <w:t>P</w:t>
            </w:r>
            <w:r w:rsidRPr="007425E1">
              <w:t xml:space="preserve">eace upon the earth, </w:t>
            </w:r>
          </w:p>
          <w:p w14:paraId="6E4033C8" w14:textId="318B2173" w:rsidR="00E35F1F" w:rsidRDefault="00E35F1F" w:rsidP="00E35F1F">
            <w:pPr>
              <w:pStyle w:val="EngHangEnd"/>
            </w:pPr>
            <w:commentRangeStart w:id="819"/>
            <w:r>
              <w:t>And good</w:t>
            </w:r>
            <w:r w:rsidRPr="007425E1">
              <w:t>will toward men</w:t>
            </w:r>
            <w:commentRangeEnd w:id="819"/>
            <w:r>
              <w:rPr>
                <w:rStyle w:val="CommentReference"/>
              </w:rPr>
              <w:commentReference w:id="819"/>
            </w:r>
            <w:r w:rsidRPr="007425E1">
              <w:t>.</w:t>
            </w:r>
            <w:r w:rsidR="00524D23">
              <w:t>”</w:t>
            </w:r>
          </w:p>
        </w:tc>
        <w:tc>
          <w:tcPr>
            <w:tcW w:w="288" w:type="dxa"/>
          </w:tcPr>
          <w:p w14:paraId="300F7A04" w14:textId="77777777" w:rsidR="00E35F1F" w:rsidRDefault="00E35F1F" w:rsidP="00E35F1F"/>
        </w:tc>
        <w:tc>
          <w:tcPr>
            <w:tcW w:w="288" w:type="dxa"/>
          </w:tcPr>
          <w:p w14:paraId="5CC8B6C1" w14:textId="77777777" w:rsidR="00E35F1F" w:rsidRDefault="00E35F1F" w:rsidP="00E35F1F">
            <w:pPr>
              <w:pStyle w:val="CopticCross"/>
            </w:pPr>
            <w:r w:rsidRPr="00FB5ACB">
              <w:t>¿</w:t>
            </w:r>
          </w:p>
        </w:tc>
        <w:tc>
          <w:tcPr>
            <w:tcW w:w="3960" w:type="dxa"/>
          </w:tcPr>
          <w:p w14:paraId="1B17F902" w14:textId="77777777" w:rsidR="00E35F1F" w:rsidRDefault="00E35F1F" w:rsidP="00E35F1F">
            <w:pPr>
              <w:pStyle w:val="CopticVersemulti-line"/>
            </w:pPr>
            <w:r w:rsidRPr="0049637C">
              <w:t>Ⲉⲩⲱϣ ⲉⲃⲟⲗ ⲉⲩϫⲱ ⲙ̀ⲙⲟⲥ</w:t>
            </w:r>
          </w:p>
          <w:p w14:paraId="01B894FA" w14:textId="77777777" w:rsidR="00E35F1F" w:rsidRDefault="00E35F1F" w:rsidP="00E35F1F">
            <w:pPr>
              <w:pStyle w:val="CopticVersemulti-line"/>
            </w:pPr>
            <w:r w:rsidRPr="0049637C">
              <w:t>ϫⲉ ⲟⲩⲱ̀ⲟⲩ ϧⲉⲛ ⲛⲏⲉⲧϭⲟⲥⲓ ⲙ̀Ⲫϯ</w:t>
            </w:r>
          </w:p>
          <w:p w14:paraId="2137E6BB" w14:textId="77777777" w:rsidR="00E35F1F" w:rsidRDefault="00E35F1F" w:rsidP="00E35F1F">
            <w:pPr>
              <w:pStyle w:val="CopticVersemulti-line"/>
            </w:pPr>
            <w:r w:rsidRPr="0049637C">
              <w:t>ⲛⲉⲙ ⲟⲩϩⲓⲣⲏⲛⲏ ϩⲓϫⲉⲛ ⲡⲓⲕⲁϩⲓ</w:t>
            </w:r>
          </w:p>
          <w:p w14:paraId="789B5858" w14:textId="77777777" w:rsidR="00E35F1F" w:rsidRDefault="00E35F1F" w:rsidP="00E35F1F">
            <w:pPr>
              <w:pStyle w:val="CopticVerse"/>
            </w:pPr>
            <w:r w:rsidRPr="0049637C">
              <w:t>ⲛⲉⲙ ⲟⲩϯⲙⲁϯ ϧⲉⲛ ⲛⲓⲣⲱⲙⲓ</w:t>
            </w:r>
          </w:p>
        </w:tc>
      </w:tr>
      <w:tr w:rsidR="00E35F1F" w14:paraId="286D1107" w14:textId="77777777" w:rsidTr="00E35F1F">
        <w:trPr>
          <w:cantSplit/>
          <w:jc w:val="center"/>
        </w:trPr>
        <w:tc>
          <w:tcPr>
            <w:tcW w:w="288" w:type="dxa"/>
          </w:tcPr>
          <w:p w14:paraId="5D6B16FA" w14:textId="77777777" w:rsidR="00E35F1F" w:rsidRDefault="00E35F1F" w:rsidP="00E35F1F">
            <w:pPr>
              <w:pStyle w:val="CopticCross"/>
            </w:pPr>
          </w:p>
        </w:tc>
        <w:tc>
          <w:tcPr>
            <w:tcW w:w="3960" w:type="dxa"/>
          </w:tcPr>
          <w:p w14:paraId="705D52DA" w14:textId="77777777" w:rsidR="00E35F1F" w:rsidRDefault="00E35F1F" w:rsidP="00E35F1F">
            <w:pPr>
              <w:pStyle w:val="EngHang"/>
            </w:pPr>
            <w:r>
              <w:t>For he has broken down</w:t>
            </w:r>
          </w:p>
          <w:p w14:paraId="474073D3" w14:textId="3F609B17" w:rsidR="00E35F1F" w:rsidRDefault="00E35F1F" w:rsidP="00E35F1F">
            <w:pPr>
              <w:pStyle w:val="EngHang"/>
            </w:pPr>
            <w:r>
              <w:t>T</w:t>
            </w:r>
            <w:r w:rsidRPr="007425E1">
              <w:t xml:space="preserve">he </w:t>
            </w:r>
            <w:r w:rsidR="00524D23">
              <w:t>dividing</w:t>
            </w:r>
            <w:commentRangeStart w:id="820"/>
            <w:r w:rsidRPr="007425E1">
              <w:t xml:space="preserve"> </w:t>
            </w:r>
            <w:commentRangeEnd w:id="820"/>
            <w:r>
              <w:rPr>
                <w:rStyle w:val="CommentReference"/>
                <w:rFonts w:ascii="Times New Roman" w:eastAsiaTheme="minorHAnsi" w:hAnsi="Times New Roman" w:cstheme="minorBidi"/>
                <w:color w:val="auto"/>
              </w:rPr>
              <w:commentReference w:id="820"/>
            </w:r>
            <w:r>
              <w:t>wall,</w:t>
            </w:r>
          </w:p>
          <w:p w14:paraId="0EA83E98" w14:textId="77777777" w:rsidR="00E35F1F" w:rsidRDefault="00E35F1F" w:rsidP="00E35F1F">
            <w:pPr>
              <w:pStyle w:val="EngHang"/>
            </w:pPr>
            <w:r>
              <w:t>And completely abolished</w:t>
            </w:r>
            <w:r w:rsidRPr="007425E1">
              <w:t xml:space="preserve"> </w:t>
            </w:r>
          </w:p>
          <w:p w14:paraId="677617FF" w14:textId="77777777" w:rsidR="00E35F1F" w:rsidRDefault="00E35F1F" w:rsidP="00E35F1F">
            <w:pPr>
              <w:pStyle w:val="EngHangEnd"/>
            </w:pPr>
            <w:r>
              <w:t>T</w:t>
            </w:r>
            <w:r w:rsidRPr="007425E1">
              <w:t>he enmity.</w:t>
            </w:r>
          </w:p>
        </w:tc>
        <w:tc>
          <w:tcPr>
            <w:tcW w:w="288" w:type="dxa"/>
          </w:tcPr>
          <w:p w14:paraId="3883761E" w14:textId="77777777" w:rsidR="00E35F1F" w:rsidRDefault="00E35F1F" w:rsidP="00E35F1F"/>
        </w:tc>
        <w:tc>
          <w:tcPr>
            <w:tcW w:w="288" w:type="dxa"/>
          </w:tcPr>
          <w:p w14:paraId="265726A1" w14:textId="77777777" w:rsidR="00E35F1F" w:rsidRDefault="00E35F1F" w:rsidP="00E35F1F">
            <w:pPr>
              <w:pStyle w:val="CopticCross"/>
            </w:pPr>
          </w:p>
        </w:tc>
        <w:tc>
          <w:tcPr>
            <w:tcW w:w="3960" w:type="dxa"/>
          </w:tcPr>
          <w:p w14:paraId="7871BE22" w14:textId="77777777" w:rsidR="00E35F1F" w:rsidRDefault="00E35F1F" w:rsidP="00E35F1F">
            <w:pPr>
              <w:pStyle w:val="CopticVersemulti-line"/>
            </w:pPr>
            <w:r w:rsidRPr="007E3D46">
              <w:t>Ϫⲉ ⲁϥⲃⲱⲗ ⲅⲁⲣ ⲉⲃⲟⲗ</w:t>
            </w:r>
          </w:p>
          <w:p w14:paraId="3E9821C7" w14:textId="77777777" w:rsidR="00E35F1F" w:rsidRDefault="00E35F1F" w:rsidP="00E35F1F">
            <w:pPr>
              <w:pStyle w:val="CopticVersemulti-line"/>
            </w:pPr>
            <w:r w:rsidRPr="007E3D46">
              <w:t>ⲙ̀ⲡⲓϫⲓⲛⲓ ⲉⲑⲙⲏϯ</w:t>
            </w:r>
          </w:p>
          <w:p w14:paraId="6D5499D8" w14:textId="77777777" w:rsidR="00E35F1F" w:rsidRDefault="00E35F1F" w:rsidP="00E35F1F">
            <w:pPr>
              <w:pStyle w:val="CopticVersemulti-line"/>
            </w:pPr>
            <w:r w:rsidRPr="007E3D46">
              <w:t>ⲁϥϧⲱⲧⲉⲃϧⲉⲛ ⲟⲩϫⲱⲕ</w:t>
            </w:r>
          </w:p>
          <w:p w14:paraId="619EE967" w14:textId="77777777" w:rsidR="00E35F1F" w:rsidRDefault="00E35F1F" w:rsidP="00E35F1F">
            <w:pPr>
              <w:pStyle w:val="CopticVerse"/>
            </w:pPr>
            <w:r w:rsidRPr="007E3D46">
              <w:t>ⲛ̀ϯⲙⲉⲧϫⲁϫⲓ</w:t>
            </w:r>
          </w:p>
        </w:tc>
      </w:tr>
      <w:tr w:rsidR="00E35F1F" w14:paraId="209E9453" w14:textId="77777777" w:rsidTr="00E35F1F">
        <w:trPr>
          <w:cantSplit/>
          <w:jc w:val="center"/>
        </w:trPr>
        <w:tc>
          <w:tcPr>
            <w:tcW w:w="288" w:type="dxa"/>
          </w:tcPr>
          <w:p w14:paraId="7B32EFA3" w14:textId="77777777" w:rsidR="00E35F1F" w:rsidRDefault="00E35F1F" w:rsidP="00E35F1F">
            <w:pPr>
              <w:pStyle w:val="CopticCross"/>
            </w:pPr>
            <w:r w:rsidRPr="00FB5ACB">
              <w:t>¿</w:t>
            </w:r>
          </w:p>
        </w:tc>
        <w:tc>
          <w:tcPr>
            <w:tcW w:w="3960" w:type="dxa"/>
          </w:tcPr>
          <w:p w14:paraId="6C2045F6" w14:textId="77777777" w:rsidR="00E35F1F" w:rsidRDefault="00E35F1F" w:rsidP="00E35F1F">
            <w:pPr>
              <w:pStyle w:val="EngHang"/>
            </w:pPr>
            <w:r>
              <w:t>He has blotted out</w:t>
            </w:r>
          </w:p>
          <w:p w14:paraId="2D28D10D" w14:textId="77777777" w:rsidR="00E35F1F" w:rsidRDefault="00E35F1F" w:rsidP="00E35F1F">
            <w:pPr>
              <w:pStyle w:val="EngHang"/>
            </w:pPr>
            <w:r>
              <w:t>The handwriting of servitude</w:t>
            </w:r>
          </w:p>
          <w:p w14:paraId="11E89BBE" w14:textId="77777777" w:rsidR="00E35F1F" w:rsidRDefault="00E35F1F" w:rsidP="00E35F1F">
            <w:pPr>
              <w:pStyle w:val="EngHang"/>
            </w:pPr>
            <w:r>
              <w:t>Upon Adam and Eve,</w:t>
            </w:r>
          </w:p>
          <w:p w14:paraId="23AB8E75" w14:textId="77777777" w:rsidR="00E35F1F" w:rsidRDefault="00E35F1F" w:rsidP="00E35F1F">
            <w:pPr>
              <w:pStyle w:val="EngHangEnd"/>
            </w:pPr>
            <w:r>
              <w:t>A</w:t>
            </w:r>
            <w:r w:rsidRPr="007425E1">
              <w:t>nd made them free.</w:t>
            </w:r>
          </w:p>
        </w:tc>
        <w:tc>
          <w:tcPr>
            <w:tcW w:w="288" w:type="dxa"/>
          </w:tcPr>
          <w:p w14:paraId="0784EE75" w14:textId="77777777" w:rsidR="00E35F1F" w:rsidRDefault="00E35F1F" w:rsidP="00E35F1F"/>
        </w:tc>
        <w:tc>
          <w:tcPr>
            <w:tcW w:w="288" w:type="dxa"/>
          </w:tcPr>
          <w:p w14:paraId="11BCAAB7" w14:textId="77777777" w:rsidR="00E35F1F" w:rsidRDefault="00E35F1F" w:rsidP="00E35F1F">
            <w:pPr>
              <w:pStyle w:val="CopticCross"/>
            </w:pPr>
            <w:r w:rsidRPr="00FB5ACB">
              <w:t>¿</w:t>
            </w:r>
          </w:p>
        </w:tc>
        <w:tc>
          <w:tcPr>
            <w:tcW w:w="3960" w:type="dxa"/>
          </w:tcPr>
          <w:p w14:paraId="0DEDE867" w14:textId="77777777" w:rsidR="00E35F1F" w:rsidRDefault="00E35F1F" w:rsidP="00E35F1F">
            <w:pPr>
              <w:pStyle w:val="CopticVersemulti-line"/>
            </w:pPr>
            <w:r w:rsidRPr="007E3D46">
              <w:t>Ⲁϥⲫⲱϧ ⲙ̀ⲡⲓⲥ̀ϧⲓ ⲛ̀ϫⲓϫ</w:t>
            </w:r>
          </w:p>
          <w:p w14:paraId="7AF97A8D" w14:textId="77777777" w:rsidR="00E35F1F" w:rsidRDefault="00E35F1F" w:rsidP="00E35F1F">
            <w:pPr>
              <w:pStyle w:val="CopticVersemulti-line"/>
            </w:pPr>
            <w:r w:rsidRPr="007E3D46">
              <w:t>ⲛ̀ⲧⲉ ϯⲙⲉⲧⲃⲱⲕ</w:t>
            </w:r>
          </w:p>
          <w:p w14:paraId="4FDF69D5" w14:textId="77777777" w:rsidR="00E35F1F" w:rsidRDefault="00E35F1F" w:rsidP="00E35F1F">
            <w:pPr>
              <w:pStyle w:val="CopticVersemulti-line"/>
            </w:pPr>
            <w:r w:rsidRPr="007E3D46">
              <w:t>ⲛ̀ⲧⲉ Ⲁⲇⲁⲙ ⲛⲉⲙ</w:t>
            </w:r>
          </w:p>
          <w:p w14:paraId="48EBFEE6" w14:textId="77777777" w:rsidR="00E35F1F" w:rsidRDefault="00E35F1F" w:rsidP="00E35F1F">
            <w:pPr>
              <w:pStyle w:val="CopticVersemulti-line"/>
            </w:pPr>
            <w:r w:rsidRPr="007E3D46">
              <w:t>Ⲉⲩⲁ ⲁϥⲁⲓⲧⲟⲩ ⲛ̀ⲣⲉⲙϩⲉ</w:t>
            </w:r>
          </w:p>
        </w:tc>
      </w:tr>
      <w:tr w:rsidR="00E35F1F" w14:paraId="27B9F5D4" w14:textId="77777777" w:rsidTr="00E35F1F">
        <w:trPr>
          <w:cantSplit/>
          <w:jc w:val="center"/>
        </w:trPr>
        <w:tc>
          <w:tcPr>
            <w:tcW w:w="288" w:type="dxa"/>
          </w:tcPr>
          <w:p w14:paraId="7EACF4A9" w14:textId="77777777" w:rsidR="00E35F1F" w:rsidRDefault="00E35F1F" w:rsidP="00E35F1F">
            <w:pPr>
              <w:pStyle w:val="CopticCross"/>
            </w:pPr>
          </w:p>
        </w:tc>
        <w:tc>
          <w:tcPr>
            <w:tcW w:w="3960" w:type="dxa"/>
          </w:tcPr>
          <w:p w14:paraId="4C3306A8" w14:textId="77777777" w:rsidR="00E35F1F" w:rsidRDefault="00E35F1F" w:rsidP="00E35F1F">
            <w:pPr>
              <w:pStyle w:val="EngHang"/>
            </w:pPr>
            <w:r>
              <w:t>He who was born to us</w:t>
            </w:r>
          </w:p>
          <w:p w14:paraId="5C934042" w14:textId="77777777" w:rsidR="00E35F1F" w:rsidRDefault="00E35F1F" w:rsidP="00E35F1F">
            <w:pPr>
              <w:pStyle w:val="EngHang"/>
            </w:pPr>
            <w:r>
              <w:t>In the city of David,</w:t>
            </w:r>
          </w:p>
          <w:p w14:paraId="18150D07" w14:textId="77777777" w:rsidR="00E35F1F" w:rsidRDefault="00E35F1F" w:rsidP="00E35F1F">
            <w:pPr>
              <w:pStyle w:val="EngHang"/>
            </w:pPr>
            <w:r>
              <w:t>A</w:t>
            </w:r>
            <w:r w:rsidRPr="007425E1">
              <w:t xml:space="preserve">ccording to the </w:t>
            </w:r>
            <w:r>
              <w:t>angel's word:</w:t>
            </w:r>
          </w:p>
          <w:p w14:paraId="7AA19257" w14:textId="1A34FDDC" w:rsidR="00E35F1F" w:rsidRDefault="00E35F1F" w:rsidP="00E35F1F">
            <w:pPr>
              <w:pStyle w:val="EngHangEnd"/>
            </w:pPr>
            <w:r>
              <w:t>Our Saviour Jesus</w:t>
            </w:r>
            <w:r w:rsidR="00524D23">
              <w:t>,</w:t>
            </w:r>
          </w:p>
        </w:tc>
        <w:tc>
          <w:tcPr>
            <w:tcW w:w="288" w:type="dxa"/>
          </w:tcPr>
          <w:p w14:paraId="23781AC7" w14:textId="77777777" w:rsidR="00E35F1F" w:rsidRDefault="00E35F1F" w:rsidP="00E35F1F"/>
        </w:tc>
        <w:tc>
          <w:tcPr>
            <w:tcW w:w="288" w:type="dxa"/>
          </w:tcPr>
          <w:p w14:paraId="51A811D8" w14:textId="77777777" w:rsidR="00E35F1F" w:rsidRDefault="00E35F1F" w:rsidP="00E35F1F">
            <w:pPr>
              <w:pStyle w:val="CopticCross"/>
            </w:pPr>
          </w:p>
        </w:tc>
        <w:tc>
          <w:tcPr>
            <w:tcW w:w="3960" w:type="dxa"/>
          </w:tcPr>
          <w:p w14:paraId="37C1653C" w14:textId="77777777" w:rsidR="00E35F1F" w:rsidRDefault="00E35F1F" w:rsidP="00E35F1F">
            <w:pPr>
              <w:pStyle w:val="CopticVersemulti-line"/>
            </w:pPr>
            <w:r w:rsidRPr="007E3D46">
              <w:t>Ⲛ̀ϫⲉ ⲫⲏⲉⲧⲁⲩⲙⲁⲥϥ</w:t>
            </w:r>
            <w:r>
              <w:t xml:space="preserve"> </w:t>
            </w:r>
            <w:r w:rsidRPr="007E3D46">
              <w:t>ⲛⲁⲛ</w:t>
            </w:r>
          </w:p>
          <w:p w14:paraId="11557981" w14:textId="77777777" w:rsidR="00E35F1F" w:rsidRDefault="00E35F1F" w:rsidP="00E35F1F">
            <w:pPr>
              <w:pStyle w:val="CopticVersemulti-line"/>
            </w:pPr>
            <w:r w:rsidRPr="007E3D46">
              <w:t>ϧⲉⲛ ⲑ̀ⲃⲁⲕⲓ ⲛ̀Ⲇⲁⲩⲓⲇ</w:t>
            </w:r>
          </w:p>
          <w:p w14:paraId="17230103" w14:textId="77777777" w:rsidR="00E35F1F" w:rsidRDefault="00E35F1F" w:rsidP="00E35F1F">
            <w:pPr>
              <w:pStyle w:val="CopticVersemulti-line"/>
            </w:pPr>
            <w:r w:rsidRPr="007E3D46">
              <w:t>ⲕⲁⲧⲁ ⲡ̀ⲥⲁϫⲓ ⲙ̀ⲡⲓⲁⲅⲅⲉⲗⲟⲥ</w:t>
            </w:r>
          </w:p>
          <w:p w14:paraId="34EA9DF1" w14:textId="77777777" w:rsidR="00E35F1F" w:rsidRDefault="00E35F1F" w:rsidP="00E35F1F">
            <w:pPr>
              <w:pStyle w:val="CopticVerse"/>
            </w:pPr>
            <w:r w:rsidRPr="007E3D46">
              <w:t>ⲡⲉⲛⲥ̅ⲱ̅ⲣ Ⲓⲏ̅ⲥ</w:t>
            </w:r>
          </w:p>
        </w:tc>
      </w:tr>
      <w:tr w:rsidR="00E35F1F" w14:paraId="53F1F31D" w14:textId="77777777" w:rsidTr="00E35F1F">
        <w:trPr>
          <w:cantSplit/>
          <w:jc w:val="center"/>
        </w:trPr>
        <w:tc>
          <w:tcPr>
            <w:tcW w:w="288" w:type="dxa"/>
          </w:tcPr>
          <w:p w14:paraId="2418803D" w14:textId="77777777" w:rsidR="00E35F1F" w:rsidRDefault="00E35F1F" w:rsidP="00E35F1F">
            <w:pPr>
              <w:pStyle w:val="CopticCross"/>
            </w:pPr>
            <w:r w:rsidRPr="00FB5ACB">
              <w:lastRenderedPageBreak/>
              <w:t>¿</w:t>
            </w:r>
          </w:p>
        </w:tc>
        <w:tc>
          <w:tcPr>
            <w:tcW w:w="3960" w:type="dxa"/>
          </w:tcPr>
          <w:p w14:paraId="5AFC5CCE" w14:textId="77777777" w:rsidR="00E35F1F" w:rsidRDefault="00E35F1F" w:rsidP="00E35F1F">
            <w:pPr>
              <w:pStyle w:val="EngHang"/>
            </w:pPr>
            <w:r w:rsidRPr="007425E1">
              <w:t>He has risen bodily</w:t>
            </w:r>
            <w:r>
              <w:t>,</w:t>
            </w:r>
          </w:p>
          <w:p w14:paraId="1E8130F7" w14:textId="77777777" w:rsidR="00E35F1F" w:rsidRDefault="00E35F1F" w:rsidP="00E35F1F">
            <w:pPr>
              <w:pStyle w:val="EngHang"/>
            </w:pPr>
            <w:r>
              <w:t>F</w:t>
            </w:r>
            <w:r w:rsidRPr="007425E1">
              <w:t xml:space="preserve">rom the Virgin, </w:t>
            </w:r>
          </w:p>
          <w:p w14:paraId="5D403D4F" w14:textId="77777777" w:rsidR="00E35F1F" w:rsidRDefault="00E35F1F" w:rsidP="00E35F1F">
            <w:pPr>
              <w:pStyle w:val="EngHang"/>
            </w:pPr>
            <w:r>
              <w:t>W</w:t>
            </w:r>
            <w:r w:rsidRPr="007425E1">
              <w:t xml:space="preserve">ithout the seed of man, </w:t>
            </w:r>
          </w:p>
          <w:p w14:paraId="047CE7C7" w14:textId="77777777" w:rsidR="00E35F1F" w:rsidRDefault="00E35F1F" w:rsidP="00E35F1F">
            <w:pPr>
              <w:pStyle w:val="EngHangEnd"/>
            </w:pPr>
            <w:r>
              <w:t>T</w:t>
            </w:r>
            <w:r w:rsidRPr="007425E1">
              <w:t>hat he might save us.</w:t>
            </w:r>
          </w:p>
        </w:tc>
        <w:tc>
          <w:tcPr>
            <w:tcW w:w="288" w:type="dxa"/>
          </w:tcPr>
          <w:p w14:paraId="46D47C3C" w14:textId="77777777" w:rsidR="00E35F1F" w:rsidRDefault="00E35F1F" w:rsidP="00E35F1F"/>
        </w:tc>
        <w:tc>
          <w:tcPr>
            <w:tcW w:w="288" w:type="dxa"/>
          </w:tcPr>
          <w:p w14:paraId="60AED373" w14:textId="77777777" w:rsidR="00E35F1F" w:rsidRDefault="00E35F1F" w:rsidP="00E35F1F">
            <w:pPr>
              <w:pStyle w:val="CopticCross"/>
            </w:pPr>
            <w:r w:rsidRPr="00FB5ACB">
              <w:t>¿</w:t>
            </w:r>
          </w:p>
        </w:tc>
        <w:tc>
          <w:tcPr>
            <w:tcW w:w="3960" w:type="dxa"/>
          </w:tcPr>
          <w:p w14:paraId="2DF2D1D3" w14:textId="77777777" w:rsidR="00E35F1F" w:rsidRDefault="00E35F1F" w:rsidP="00E35F1F">
            <w:pPr>
              <w:pStyle w:val="CopticVersemulti-line"/>
            </w:pPr>
            <w:r w:rsidRPr="00D807EF">
              <w:t>Ⲁϥϣⲁⲓ ⲥⲱⲙⲁⲧⲓⲕⲱⲥ</w:t>
            </w:r>
          </w:p>
          <w:p w14:paraId="57684678" w14:textId="77777777" w:rsidR="00E35F1F" w:rsidRDefault="00E35F1F" w:rsidP="00E35F1F">
            <w:pPr>
              <w:pStyle w:val="CopticVersemulti-line"/>
            </w:pPr>
            <w:r w:rsidRPr="00D807EF">
              <w:t>ⲉⲃⲟⲗϧⲉⲛ ϯⲡⲁⲣⲑⲉⲛⲟⲥ</w:t>
            </w:r>
          </w:p>
          <w:p w14:paraId="566459FC" w14:textId="77777777" w:rsidR="00E35F1F" w:rsidRDefault="00E35F1F" w:rsidP="00E35F1F">
            <w:pPr>
              <w:pStyle w:val="CopticVersemulti-line"/>
            </w:pPr>
            <w:r w:rsidRPr="00D807EF">
              <w:t>ⲁϭⲛⲉ ⲥ̀ⲡⲉⲣⲙⲁ ⲛ̀ⲣⲱⲙⲓ</w:t>
            </w:r>
          </w:p>
          <w:p w14:paraId="62DD0411" w14:textId="77777777" w:rsidR="00E35F1F" w:rsidRDefault="00E35F1F" w:rsidP="00E35F1F">
            <w:pPr>
              <w:pStyle w:val="CopticVersemulti-line"/>
            </w:pPr>
            <w:r w:rsidRPr="00D807EF">
              <w:t>ϣⲁⲛ̀ⲧⲉϥⲥⲱϯ ⲙ̀ⲙⲟⲛ</w:t>
            </w:r>
          </w:p>
        </w:tc>
      </w:tr>
    </w:tbl>
    <w:p w14:paraId="040891CE" w14:textId="77777777" w:rsidR="00E35F1F" w:rsidRDefault="00E35F1F" w:rsidP="00E35F1F">
      <w:pPr>
        <w:pStyle w:val="Heading6"/>
      </w:pPr>
      <w:bookmarkStart w:id="821" w:name="_Toc298445802"/>
      <w:bookmarkStart w:id="822" w:name="_Toc298681287"/>
      <w:bookmarkStart w:id="823" w:name="_Toc298447527"/>
      <w:r>
        <w:t>Part Nine</w:t>
      </w:r>
      <w:bookmarkEnd w:id="821"/>
      <w:bookmarkEnd w:id="822"/>
      <w:bookmarkEnd w:id="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1B1532" w14:textId="77777777" w:rsidTr="00E35F1F">
        <w:trPr>
          <w:cantSplit/>
          <w:jc w:val="center"/>
        </w:trPr>
        <w:tc>
          <w:tcPr>
            <w:tcW w:w="288" w:type="dxa"/>
          </w:tcPr>
          <w:p w14:paraId="57CE3F63" w14:textId="77777777" w:rsidR="00E35F1F" w:rsidRDefault="00E35F1F" w:rsidP="00E35F1F">
            <w:pPr>
              <w:pStyle w:val="CopticCross"/>
            </w:pPr>
          </w:p>
        </w:tc>
        <w:tc>
          <w:tcPr>
            <w:tcW w:w="3960" w:type="dxa"/>
          </w:tcPr>
          <w:p w14:paraId="1E62919B" w14:textId="77777777" w:rsidR="00E35F1F" w:rsidRDefault="00E35F1F" w:rsidP="00E35F1F">
            <w:pPr>
              <w:pStyle w:val="EngHang"/>
            </w:pPr>
            <w:r w:rsidRPr="007425E1">
              <w:t xml:space="preserve">God is Light, </w:t>
            </w:r>
          </w:p>
          <w:p w14:paraId="4678BC94" w14:textId="77777777" w:rsidR="00E35F1F" w:rsidRDefault="00E35F1F" w:rsidP="00E35F1F">
            <w:pPr>
              <w:pStyle w:val="EngHang"/>
            </w:pPr>
            <w:r>
              <w:t>He dwells in light.</w:t>
            </w:r>
          </w:p>
          <w:p w14:paraId="20E7485E" w14:textId="77777777" w:rsidR="00E35F1F" w:rsidRDefault="00E35F1F" w:rsidP="00E35F1F">
            <w:pPr>
              <w:pStyle w:val="EngHang"/>
            </w:pPr>
            <w:commentRangeStart w:id="824"/>
            <w:r>
              <w:t>A</w:t>
            </w:r>
            <w:r w:rsidRPr="007425E1">
              <w:t>ngels</w:t>
            </w:r>
            <w:commentRangeEnd w:id="824"/>
            <w:r>
              <w:rPr>
                <w:rStyle w:val="CommentReference"/>
                <w:rFonts w:ascii="Times New Roman" w:eastAsiaTheme="minorHAnsi" w:hAnsi="Times New Roman" w:cstheme="minorBidi"/>
                <w:color w:val="auto"/>
              </w:rPr>
              <w:commentReference w:id="824"/>
            </w:r>
            <w:r w:rsidRPr="007425E1">
              <w:t xml:space="preserve"> of light </w:t>
            </w:r>
          </w:p>
          <w:p w14:paraId="63D00661" w14:textId="77777777" w:rsidR="00E35F1F" w:rsidRDefault="00E35F1F" w:rsidP="00E35F1F">
            <w:pPr>
              <w:pStyle w:val="EngHangEnd"/>
            </w:pPr>
            <w:commentRangeStart w:id="825"/>
            <w:r>
              <w:t>P</w:t>
            </w:r>
            <w:r w:rsidRPr="007425E1">
              <w:t xml:space="preserve">raise </w:t>
            </w:r>
            <w:commentRangeEnd w:id="825"/>
            <w:r>
              <w:rPr>
                <w:rStyle w:val="CommentReference"/>
              </w:rPr>
              <w:commentReference w:id="825"/>
            </w:r>
            <w:r w:rsidRPr="007425E1">
              <w:t>Him.</w:t>
            </w:r>
          </w:p>
        </w:tc>
        <w:tc>
          <w:tcPr>
            <w:tcW w:w="288" w:type="dxa"/>
          </w:tcPr>
          <w:p w14:paraId="3E9194F9" w14:textId="77777777" w:rsidR="00E35F1F" w:rsidRDefault="00E35F1F" w:rsidP="00E35F1F"/>
        </w:tc>
        <w:tc>
          <w:tcPr>
            <w:tcW w:w="288" w:type="dxa"/>
          </w:tcPr>
          <w:p w14:paraId="720CF736" w14:textId="77777777" w:rsidR="00E35F1F" w:rsidRDefault="00E35F1F" w:rsidP="00E35F1F">
            <w:pPr>
              <w:pStyle w:val="CopticCross"/>
            </w:pPr>
          </w:p>
        </w:tc>
        <w:tc>
          <w:tcPr>
            <w:tcW w:w="3960" w:type="dxa"/>
          </w:tcPr>
          <w:p w14:paraId="7674BBE3" w14:textId="77777777" w:rsidR="00E35F1F" w:rsidRDefault="00E35F1F" w:rsidP="00E35F1F">
            <w:pPr>
              <w:pStyle w:val="CopticVersemulti-line"/>
            </w:pPr>
            <w:r w:rsidRPr="007E3D46">
              <w:t>Ⲟⲩⲟⲩⲱⲓⲛⲓ ⲡⲉ Ⲫ</w:t>
            </w:r>
            <w:r w:rsidRPr="007E3D46">
              <w:rPr>
                <w:rFonts w:ascii="Times New Roman" w:hAnsi="Times New Roman" w:cs="Times New Roman"/>
              </w:rPr>
              <w:t>ϯ</w:t>
            </w:r>
          </w:p>
          <w:p w14:paraId="7758FB9B" w14:textId="77777777" w:rsidR="00E35F1F" w:rsidRDefault="00E35F1F" w:rsidP="00E35F1F">
            <w:pPr>
              <w:pStyle w:val="CopticVersemulti-line"/>
            </w:pPr>
            <w:r w:rsidRPr="007E3D46">
              <w:t>ⲉ</w:t>
            </w:r>
            <w:r w:rsidRPr="007E3D46">
              <w:rPr>
                <w:rFonts w:ascii="Times New Roman" w:hAnsi="Times New Roman" w:cs="Times New Roman"/>
              </w:rPr>
              <w:t>ϥϣ</w:t>
            </w:r>
            <w:r w:rsidRPr="007E3D46">
              <w:t xml:space="preserve">ⲱⲡ </w:t>
            </w:r>
            <w:r w:rsidRPr="007E3D46">
              <w:rPr>
                <w:rFonts w:ascii="Times New Roman" w:hAnsi="Times New Roman" w:cs="Times New Roman"/>
              </w:rPr>
              <w:t>ϧ</w:t>
            </w:r>
            <w:r w:rsidRPr="007E3D46">
              <w:t>ⲉⲛ ⲡⲓⲟⲩⲱⲓⲛⲓ</w:t>
            </w:r>
          </w:p>
          <w:p w14:paraId="2BB96B29" w14:textId="77777777" w:rsidR="00E35F1F" w:rsidRDefault="00E35F1F" w:rsidP="00E35F1F">
            <w:pPr>
              <w:pStyle w:val="CopticVersemulti-line"/>
            </w:pPr>
            <w:r w:rsidRPr="007E3D46">
              <w:rPr>
                <w:rFonts w:ascii="Times New Roman" w:hAnsi="Times New Roman" w:cs="Times New Roman"/>
              </w:rPr>
              <w:t>ϩ</w:t>
            </w:r>
            <w:r w:rsidRPr="007E3D46">
              <w:t>ⲁⲛⲁⲅⲅⲉⲗⲟⲥ ⲛ</w:t>
            </w:r>
            <w:r w:rsidRPr="007E3D46">
              <w:rPr>
                <w:rFonts w:ascii="Times New Roman" w:hAnsi="Times New Roman" w:cs="Times New Roman"/>
              </w:rPr>
              <w:t>̀</w:t>
            </w:r>
            <w:r w:rsidRPr="007E3D46">
              <w:t>ⲟⲩⲱⲓⲛⲓ</w:t>
            </w:r>
          </w:p>
          <w:p w14:paraId="0350D57F" w14:textId="77777777" w:rsidR="00E35F1F" w:rsidRDefault="00E35F1F" w:rsidP="00E35F1F">
            <w:pPr>
              <w:pStyle w:val="CopticVersemulti-line"/>
            </w:pPr>
            <w:r w:rsidRPr="007E3D46">
              <w:t>ⲉⲧⲉⲣ</w:t>
            </w:r>
            <w:r w:rsidRPr="007E3D46">
              <w:rPr>
                <w:rFonts w:ascii="Times New Roman" w:hAnsi="Times New Roman" w:cs="Times New Roman"/>
              </w:rPr>
              <w:t>ϩ</w:t>
            </w:r>
            <w:r w:rsidRPr="007E3D46">
              <w:t>ⲩⲙⲛⲟⲥ ⲉⲣⲟ</w:t>
            </w:r>
            <w:r w:rsidRPr="007E3D46">
              <w:rPr>
                <w:rFonts w:ascii="Times New Roman" w:hAnsi="Times New Roman" w:cs="Times New Roman"/>
              </w:rPr>
              <w:t>ϥ</w:t>
            </w:r>
          </w:p>
        </w:tc>
      </w:tr>
      <w:tr w:rsidR="00E35F1F" w14:paraId="54B71CDB" w14:textId="77777777" w:rsidTr="00E35F1F">
        <w:trPr>
          <w:cantSplit/>
          <w:jc w:val="center"/>
        </w:trPr>
        <w:tc>
          <w:tcPr>
            <w:tcW w:w="288" w:type="dxa"/>
          </w:tcPr>
          <w:p w14:paraId="5D08F183" w14:textId="77777777" w:rsidR="00E35F1F" w:rsidRDefault="00E35F1F" w:rsidP="00E35F1F">
            <w:pPr>
              <w:pStyle w:val="CopticCross"/>
            </w:pPr>
            <w:r w:rsidRPr="00FB5ACB">
              <w:t>¿</w:t>
            </w:r>
          </w:p>
        </w:tc>
        <w:tc>
          <w:tcPr>
            <w:tcW w:w="3960" w:type="dxa"/>
          </w:tcPr>
          <w:p w14:paraId="3B2610F9" w14:textId="77777777" w:rsidR="00E35F1F" w:rsidRDefault="00E35F1F" w:rsidP="00E35F1F">
            <w:pPr>
              <w:pStyle w:val="EngHang"/>
            </w:pPr>
            <w:r w:rsidRPr="007425E1">
              <w:t xml:space="preserve">The Light </w:t>
            </w:r>
            <w:commentRangeStart w:id="826"/>
            <w:r>
              <w:t>shone</w:t>
            </w:r>
            <w:commentRangeEnd w:id="826"/>
            <w:r>
              <w:rPr>
                <w:rStyle w:val="CommentReference"/>
                <w:rFonts w:ascii="Times New Roman" w:eastAsiaTheme="minorHAnsi" w:hAnsi="Times New Roman" w:cstheme="minorBidi"/>
                <w:color w:val="auto"/>
              </w:rPr>
              <w:commentReference w:id="826"/>
            </w:r>
            <w:r>
              <w:t>,</w:t>
            </w:r>
          </w:p>
          <w:p w14:paraId="3E65E6E4" w14:textId="77777777" w:rsidR="00E35F1F" w:rsidRDefault="00E35F1F" w:rsidP="00E35F1F">
            <w:pPr>
              <w:pStyle w:val="EngHang"/>
            </w:pPr>
            <w:r>
              <w:t>From Mary;</w:t>
            </w:r>
          </w:p>
          <w:p w14:paraId="665788C6" w14:textId="7166795E" w:rsidR="00E35F1F" w:rsidRDefault="00524D23" w:rsidP="00E35F1F">
            <w:pPr>
              <w:pStyle w:val="EngHang"/>
            </w:pPr>
            <w:r>
              <w:t>Eliz</w:t>
            </w:r>
            <w:r w:rsidR="00E35F1F" w:rsidRPr="007425E1">
              <w:t>abeth bore</w:t>
            </w:r>
          </w:p>
          <w:p w14:paraId="47270CDD" w14:textId="77777777" w:rsidR="00E35F1F" w:rsidRDefault="00E35F1F" w:rsidP="00E35F1F">
            <w:pPr>
              <w:pStyle w:val="EngHang"/>
            </w:pPr>
            <w:r>
              <w:t>The Fore</w:t>
            </w:r>
            <w:r w:rsidRPr="007425E1">
              <w:t>runner.</w:t>
            </w:r>
          </w:p>
        </w:tc>
        <w:tc>
          <w:tcPr>
            <w:tcW w:w="288" w:type="dxa"/>
          </w:tcPr>
          <w:p w14:paraId="40255A91" w14:textId="77777777" w:rsidR="00E35F1F" w:rsidRDefault="00E35F1F" w:rsidP="00E35F1F"/>
        </w:tc>
        <w:tc>
          <w:tcPr>
            <w:tcW w:w="288" w:type="dxa"/>
          </w:tcPr>
          <w:p w14:paraId="7410562C" w14:textId="77777777" w:rsidR="00E35F1F" w:rsidRDefault="00E35F1F" w:rsidP="00E35F1F">
            <w:pPr>
              <w:pStyle w:val="CopticCross"/>
            </w:pPr>
            <w:r w:rsidRPr="00FB5ACB">
              <w:t>¿</w:t>
            </w:r>
          </w:p>
        </w:tc>
        <w:tc>
          <w:tcPr>
            <w:tcW w:w="3960" w:type="dxa"/>
          </w:tcPr>
          <w:p w14:paraId="31C6CC99" w14:textId="77777777" w:rsidR="00E35F1F" w:rsidRDefault="00E35F1F" w:rsidP="00E35F1F">
            <w:pPr>
              <w:pStyle w:val="CopticVersemulti-line"/>
            </w:pPr>
            <w:r w:rsidRPr="007E3D46">
              <w:t>Ⲁ̀ⲡⲓⲟⲩⲱⲓⲛⲓ ϣⲁⲓ</w:t>
            </w:r>
          </w:p>
          <w:p w14:paraId="32A3D1BD" w14:textId="77777777" w:rsidR="00E35F1F" w:rsidRDefault="00E35F1F" w:rsidP="00E35F1F">
            <w:pPr>
              <w:pStyle w:val="CopticVersemulti-line"/>
            </w:pPr>
            <w:r w:rsidRPr="007E3D46">
              <w:t>ⲉⲃⲟⲗϧⲉⲛ Ⲙⲁⲣⲓⲁ</w:t>
            </w:r>
          </w:p>
          <w:p w14:paraId="51B2166D" w14:textId="77777777" w:rsidR="00E35F1F" w:rsidRDefault="00E35F1F" w:rsidP="00E35F1F">
            <w:pPr>
              <w:pStyle w:val="CopticVersemulti-line"/>
            </w:pPr>
            <w:r w:rsidRPr="007E3D46">
              <w:t>ⲁ̀Ⲉ̀ⲗⲓⲥⲁⲃⲉⲧ ⲙⲓⲥⲓ</w:t>
            </w:r>
          </w:p>
          <w:p w14:paraId="38133A7A" w14:textId="77777777" w:rsidR="00E35F1F" w:rsidRDefault="00E35F1F" w:rsidP="00E35F1F">
            <w:pPr>
              <w:pStyle w:val="CopticVerse"/>
            </w:pPr>
            <w:r w:rsidRPr="007E3D46">
              <w:t>ⲙ̀ⲡⲓⲡⲣⲟⲇⲣⲟⲙⲟⲥ</w:t>
            </w:r>
          </w:p>
        </w:tc>
      </w:tr>
      <w:tr w:rsidR="00E35F1F" w14:paraId="671C6F51" w14:textId="77777777" w:rsidTr="00E35F1F">
        <w:trPr>
          <w:cantSplit/>
          <w:jc w:val="center"/>
        </w:trPr>
        <w:tc>
          <w:tcPr>
            <w:tcW w:w="288" w:type="dxa"/>
          </w:tcPr>
          <w:p w14:paraId="0FDAE2CA" w14:textId="77777777" w:rsidR="00E35F1F" w:rsidRDefault="00E35F1F" w:rsidP="00E35F1F">
            <w:pPr>
              <w:pStyle w:val="CopticCross"/>
            </w:pPr>
          </w:p>
        </w:tc>
        <w:tc>
          <w:tcPr>
            <w:tcW w:w="3960" w:type="dxa"/>
          </w:tcPr>
          <w:p w14:paraId="5B3B2211" w14:textId="75623735" w:rsidR="00E35F1F" w:rsidRDefault="00E35F1F" w:rsidP="00E35F1F">
            <w:pPr>
              <w:pStyle w:val="EngHang"/>
            </w:pPr>
            <w:r w:rsidRPr="007425E1">
              <w:t>The Holy Spirit</w:t>
            </w:r>
            <w:r>
              <w:t>,</w:t>
            </w:r>
          </w:p>
          <w:p w14:paraId="0696D958" w14:textId="77777777" w:rsidR="00E35F1F" w:rsidRDefault="00E35F1F" w:rsidP="00E35F1F">
            <w:pPr>
              <w:pStyle w:val="EngHang"/>
            </w:pPr>
            <w:r>
              <w:t>W</w:t>
            </w:r>
            <w:r w:rsidRPr="007425E1">
              <w:t xml:space="preserve">oke David, </w:t>
            </w:r>
          </w:p>
          <w:p w14:paraId="641CBF69" w14:textId="77777777" w:rsidR="00E35F1F" w:rsidRDefault="00E35F1F" w:rsidP="00E35F1F">
            <w:pPr>
              <w:pStyle w:val="EngHang"/>
            </w:pPr>
            <w:r w:rsidRPr="007425E1">
              <w:t>“</w:t>
            </w:r>
            <w:r>
              <w:t>A</w:t>
            </w:r>
            <w:r w:rsidRPr="007425E1">
              <w:t xml:space="preserve">rise, sing, </w:t>
            </w:r>
          </w:p>
          <w:p w14:paraId="3DE8130F" w14:textId="77777777" w:rsidR="00E35F1F" w:rsidRDefault="00E35F1F" w:rsidP="00E35F1F">
            <w:pPr>
              <w:pStyle w:val="EngHangEnd"/>
            </w:pPr>
            <w:r>
              <w:t>F</w:t>
            </w:r>
            <w:r w:rsidRPr="007425E1">
              <w:t>or the Light has arisen.”</w:t>
            </w:r>
          </w:p>
        </w:tc>
        <w:tc>
          <w:tcPr>
            <w:tcW w:w="288" w:type="dxa"/>
          </w:tcPr>
          <w:p w14:paraId="0B300038" w14:textId="77777777" w:rsidR="00E35F1F" w:rsidRDefault="00E35F1F" w:rsidP="00E35F1F"/>
        </w:tc>
        <w:tc>
          <w:tcPr>
            <w:tcW w:w="288" w:type="dxa"/>
          </w:tcPr>
          <w:p w14:paraId="4B8508AF" w14:textId="77777777" w:rsidR="00E35F1F" w:rsidRDefault="00E35F1F" w:rsidP="00E35F1F">
            <w:pPr>
              <w:pStyle w:val="CopticCross"/>
            </w:pPr>
          </w:p>
        </w:tc>
        <w:tc>
          <w:tcPr>
            <w:tcW w:w="3960" w:type="dxa"/>
          </w:tcPr>
          <w:p w14:paraId="49AAFF16" w14:textId="77777777" w:rsidR="00E35F1F" w:rsidRDefault="00E35F1F" w:rsidP="00E35F1F">
            <w:pPr>
              <w:pStyle w:val="CopticVersemulti-line"/>
            </w:pPr>
            <w:r w:rsidRPr="007E3D46">
              <w:t>Ⲁ̀ Ⲡⲓⲡ̅ⲛ̅ⲁ ⲉ̅ⲑ̅ⲩ</w:t>
            </w:r>
          </w:p>
          <w:p w14:paraId="4008BCD8" w14:textId="77777777" w:rsidR="00E35F1F" w:rsidRDefault="00E35F1F" w:rsidP="00E35F1F">
            <w:pPr>
              <w:pStyle w:val="CopticVersemulti-line"/>
            </w:pPr>
            <w:r w:rsidRPr="007E3D46">
              <w:t>ⲛⲉϩⲥⲓ ϧⲉⲛ Ⲇⲁⲩⲓⲇ</w:t>
            </w:r>
            <w:r>
              <w:t>:</w:t>
            </w:r>
          </w:p>
          <w:p w14:paraId="2A4179BF" w14:textId="77777777" w:rsidR="00E35F1F" w:rsidRDefault="00E35F1F" w:rsidP="00E35F1F">
            <w:pPr>
              <w:pStyle w:val="CopticVersemulti-line"/>
            </w:pPr>
            <w:r w:rsidRPr="007E3D46">
              <w:t>ϫⲉ ⲧⲱⲛⲕ ̀ⲁⲣⲓⲯⲁⲗⲓⲛ</w:t>
            </w:r>
          </w:p>
          <w:p w14:paraId="2CE84E9C" w14:textId="77777777" w:rsidR="00E35F1F" w:rsidRDefault="00E35F1F" w:rsidP="00E35F1F">
            <w:pPr>
              <w:pStyle w:val="CopticVersemulti-line"/>
            </w:pPr>
            <w:r w:rsidRPr="007E3D46">
              <w:t>ϫⲉ ̀ⲁⲡⲓⲟⲩⲱⲓⲛⲓ ϣⲁⲓ</w:t>
            </w:r>
          </w:p>
        </w:tc>
      </w:tr>
      <w:tr w:rsidR="00E35F1F" w14:paraId="0D4A3A6C" w14:textId="77777777" w:rsidTr="00E35F1F">
        <w:trPr>
          <w:cantSplit/>
          <w:jc w:val="center"/>
        </w:trPr>
        <w:tc>
          <w:tcPr>
            <w:tcW w:w="288" w:type="dxa"/>
          </w:tcPr>
          <w:p w14:paraId="48E75C8E" w14:textId="77777777" w:rsidR="00E35F1F" w:rsidRDefault="00E35F1F" w:rsidP="00E35F1F">
            <w:pPr>
              <w:pStyle w:val="CopticCross"/>
            </w:pPr>
            <w:r w:rsidRPr="00FB5ACB">
              <w:t>¿</w:t>
            </w:r>
          </w:p>
        </w:tc>
        <w:tc>
          <w:tcPr>
            <w:tcW w:w="3960" w:type="dxa"/>
          </w:tcPr>
          <w:p w14:paraId="6ED67D2A" w14:textId="77777777" w:rsidR="00E35F1F" w:rsidRDefault="00E35F1F" w:rsidP="00E35F1F">
            <w:pPr>
              <w:pStyle w:val="EngHang"/>
            </w:pPr>
            <w:r>
              <w:t>T</w:t>
            </w:r>
            <w:r w:rsidRPr="007425E1">
              <w:t>he holy psalmist</w:t>
            </w:r>
          </w:p>
          <w:p w14:paraId="358C9C56" w14:textId="4E44964B" w:rsidR="00E35F1F" w:rsidRDefault="00E35F1F" w:rsidP="00E35F1F">
            <w:pPr>
              <w:pStyle w:val="EngHang"/>
            </w:pPr>
            <w:r w:rsidRPr="007425E1">
              <w:t>David arose</w:t>
            </w:r>
            <w:r w:rsidR="00524D23">
              <w:t>;</w:t>
            </w:r>
          </w:p>
          <w:p w14:paraId="6E564E41" w14:textId="77777777" w:rsidR="00E35F1F" w:rsidRDefault="00E35F1F" w:rsidP="00E35F1F">
            <w:pPr>
              <w:pStyle w:val="EngHang"/>
            </w:pPr>
            <w:r>
              <w:t>H</w:t>
            </w:r>
            <w:r w:rsidRPr="007425E1">
              <w:t>e took his</w:t>
            </w:r>
            <w:r>
              <w:t>,</w:t>
            </w:r>
          </w:p>
          <w:p w14:paraId="00050A9B" w14:textId="77777777" w:rsidR="00E35F1F" w:rsidRDefault="00E35F1F" w:rsidP="00E35F1F">
            <w:pPr>
              <w:pStyle w:val="EngHangEnd"/>
            </w:pPr>
            <w:r>
              <w:t>S</w:t>
            </w:r>
            <w:r w:rsidRPr="007425E1">
              <w:t>piritual harp.</w:t>
            </w:r>
          </w:p>
        </w:tc>
        <w:tc>
          <w:tcPr>
            <w:tcW w:w="288" w:type="dxa"/>
          </w:tcPr>
          <w:p w14:paraId="5C747A81" w14:textId="77777777" w:rsidR="00E35F1F" w:rsidRDefault="00E35F1F" w:rsidP="00E35F1F"/>
        </w:tc>
        <w:tc>
          <w:tcPr>
            <w:tcW w:w="288" w:type="dxa"/>
          </w:tcPr>
          <w:p w14:paraId="7B8C886B" w14:textId="77777777" w:rsidR="00E35F1F" w:rsidRDefault="00E35F1F" w:rsidP="00E35F1F">
            <w:pPr>
              <w:pStyle w:val="CopticCross"/>
            </w:pPr>
            <w:r w:rsidRPr="00FB5ACB">
              <w:t>¿</w:t>
            </w:r>
          </w:p>
        </w:tc>
        <w:tc>
          <w:tcPr>
            <w:tcW w:w="3960" w:type="dxa"/>
          </w:tcPr>
          <w:p w14:paraId="595A6B9A" w14:textId="77777777" w:rsidR="00E35F1F" w:rsidRDefault="00E35F1F" w:rsidP="00E35F1F">
            <w:pPr>
              <w:pStyle w:val="CopticVersemulti-line"/>
            </w:pPr>
            <w:r w:rsidRPr="007E3D46">
              <w:t>ⲁϤⲧⲱⲛϤ ̀ⲛϫⲉ ⲇⲁⲩⲓⲇ</w:t>
            </w:r>
          </w:p>
          <w:p w14:paraId="7CDEE129" w14:textId="77777777" w:rsidR="00E35F1F" w:rsidRDefault="00E35F1F" w:rsidP="00E35F1F">
            <w:pPr>
              <w:pStyle w:val="CopticVersemulti-line"/>
            </w:pPr>
            <w:r w:rsidRPr="007E3D46">
              <w:t>ⲡⲓϩⲩⲙⲛⲟⲇⲟⲥ ⲉ̅ⲑ̅ⲩ</w:t>
            </w:r>
          </w:p>
          <w:p w14:paraId="0D70E985" w14:textId="77777777" w:rsidR="00E35F1F" w:rsidRDefault="00E35F1F" w:rsidP="00E35F1F">
            <w:pPr>
              <w:pStyle w:val="CopticVersemulti-line"/>
            </w:pPr>
            <w:r w:rsidRPr="007E3D46">
              <w:t>ⲁϥϭⲓ ⲛ̀ⲧⲉϥⲕⲩⲑⲁⲣⲁ</w:t>
            </w:r>
          </w:p>
          <w:p w14:paraId="3FBB3E1A" w14:textId="77777777" w:rsidR="00E35F1F" w:rsidRDefault="00E35F1F" w:rsidP="00E35F1F">
            <w:pPr>
              <w:pStyle w:val="CopticVerse"/>
            </w:pPr>
            <w:r w:rsidRPr="007E3D46">
              <w:t>ⲙ̀ⲡ̀ⲛⲉⲩⲙⲁⲧⲓⲕⲟⲛ</w:t>
            </w:r>
          </w:p>
        </w:tc>
      </w:tr>
      <w:tr w:rsidR="00E35F1F" w14:paraId="6163E2B3" w14:textId="77777777" w:rsidTr="00E35F1F">
        <w:trPr>
          <w:cantSplit/>
          <w:jc w:val="center"/>
        </w:trPr>
        <w:tc>
          <w:tcPr>
            <w:tcW w:w="288" w:type="dxa"/>
          </w:tcPr>
          <w:p w14:paraId="73B005F1" w14:textId="77777777" w:rsidR="00E35F1F" w:rsidRDefault="00E35F1F" w:rsidP="00E35F1F">
            <w:pPr>
              <w:pStyle w:val="CopticCross"/>
            </w:pPr>
          </w:p>
        </w:tc>
        <w:tc>
          <w:tcPr>
            <w:tcW w:w="3960" w:type="dxa"/>
          </w:tcPr>
          <w:p w14:paraId="42E0DE0B" w14:textId="77777777" w:rsidR="00E35F1F" w:rsidRDefault="00E35F1F" w:rsidP="00E35F1F">
            <w:pPr>
              <w:pStyle w:val="EngHang"/>
            </w:pPr>
            <w:r w:rsidRPr="007425E1">
              <w:t xml:space="preserve">He went into the church, </w:t>
            </w:r>
          </w:p>
          <w:p w14:paraId="47B330A0" w14:textId="77777777" w:rsidR="00E35F1F" w:rsidRDefault="00E35F1F" w:rsidP="00E35F1F">
            <w:pPr>
              <w:pStyle w:val="EngHang"/>
            </w:pPr>
            <w:r>
              <w:t>T</w:t>
            </w:r>
            <w:r w:rsidRPr="007425E1">
              <w:t xml:space="preserve">he house of the angels; </w:t>
            </w:r>
          </w:p>
          <w:p w14:paraId="405D41CB" w14:textId="77777777" w:rsidR="00E35F1F" w:rsidRDefault="00E35F1F" w:rsidP="00E35F1F">
            <w:pPr>
              <w:pStyle w:val="EngHang"/>
            </w:pPr>
            <w:r>
              <w:t>He praised and</w:t>
            </w:r>
            <w:r w:rsidRPr="007425E1">
              <w:t xml:space="preserve"> hymned </w:t>
            </w:r>
          </w:p>
          <w:p w14:paraId="54B1D027" w14:textId="6E49FFB1" w:rsidR="00E35F1F" w:rsidRDefault="00E35F1F" w:rsidP="00E35F1F">
            <w:pPr>
              <w:pStyle w:val="EngHangEnd"/>
            </w:pPr>
            <w:r>
              <w:t>T</w:t>
            </w:r>
            <w:r w:rsidR="00524D23">
              <w:t>he Holy Trinity.</w:t>
            </w:r>
          </w:p>
        </w:tc>
        <w:tc>
          <w:tcPr>
            <w:tcW w:w="288" w:type="dxa"/>
          </w:tcPr>
          <w:p w14:paraId="448B45FA" w14:textId="77777777" w:rsidR="00E35F1F" w:rsidRDefault="00E35F1F" w:rsidP="00E35F1F"/>
        </w:tc>
        <w:tc>
          <w:tcPr>
            <w:tcW w:w="288" w:type="dxa"/>
          </w:tcPr>
          <w:p w14:paraId="2E08718C" w14:textId="77777777" w:rsidR="00E35F1F" w:rsidRDefault="00E35F1F" w:rsidP="00E35F1F">
            <w:pPr>
              <w:pStyle w:val="CopticCross"/>
            </w:pPr>
          </w:p>
        </w:tc>
        <w:tc>
          <w:tcPr>
            <w:tcW w:w="3960" w:type="dxa"/>
          </w:tcPr>
          <w:p w14:paraId="14F8C6A7" w14:textId="77777777" w:rsidR="00E35F1F" w:rsidRDefault="00E35F1F" w:rsidP="00E35F1F">
            <w:pPr>
              <w:pStyle w:val="CopticVersemulti-line"/>
            </w:pPr>
            <w:r w:rsidRPr="007E3D46">
              <w:t>Ⲁϥϩⲱⲗ ⲉ̀ϯⲉⲕⲕⲗⲏⲥⲓⲁ</w:t>
            </w:r>
          </w:p>
          <w:p w14:paraId="26E9B063" w14:textId="77777777" w:rsidR="00E35F1F" w:rsidRDefault="00E35F1F" w:rsidP="00E35F1F">
            <w:pPr>
              <w:pStyle w:val="CopticVersemulti-line"/>
            </w:pPr>
            <w:r w:rsidRPr="007E3D46">
              <w:t>ⲡ̀ⲏⲓ ⲛ̀ⲧⲉ ⲛⲓⲁⲅⲅⲉⲗⲟⲥ</w:t>
            </w:r>
          </w:p>
          <w:p w14:paraId="6E2096E3" w14:textId="77777777" w:rsidR="00E35F1F" w:rsidRDefault="00E35F1F" w:rsidP="00E35F1F">
            <w:pPr>
              <w:pStyle w:val="CopticVersemulti-line"/>
            </w:pPr>
            <w:r w:rsidRPr="007E3D46">
              <w:t>ⲁϥϩⲱⲥ ⲁϥⲉⲣϩⲩⲙⲛⲟⲥ</w:t>
            </w:r>
          </w:p>
          <w:p w14:paraId="734962E5" w14:textId="77777777" w:rsidR="00E35F1F" w:rsidRDefault="00E35F1F" w:rsidP="00E35F1F">
            <w:pPr>
              <w:pStyle w:val="CopticVerse"/>
            </w:pPr>
            <w:r w:rsidRPr="007E3D46">
              <w:t>ⲉ̀ϯⲧⲣⲓⲁⲥ ⲉ̅ⲑ̅</w:t>
            </w:r>
          </w:p>
        </w:tc>
      </w:tr>
      <w:tr w:rsidR="00E35F1F" w14:paraId="3949D059" w14:textId="77777777" w:rsidTr="00E35F1F">
        <w:trPr>
          <w:cantSplit/>
          <w:jc w:val="center"/>
        </w:trPr>
        <w:tc>
          <w:tcPr>
            <w:tcW w:w="288" w:type="dxa"/>
          </w:tcPr>
          <w:p w14:paraId="4FFCE270" w14:textId="77777777" w:rsidR="00E35F1F" w:rsidRDefault="00E35F1F" w:rsidP="00E35F1F">
            <w:pPr>
              <w:pStyle w:val="CopticCross"/>
            </w:pPr>
            <w:r w:rsidRPr="00FB5ACB">
              <w:lastRenderedPageBreak/>
              <w:t>¿</w:t>
            </w:r>
          </w:p>
        </w:tc>
        <w:tc>
          <w:tcPr>
            <w:tcW w:w="3960" w:type="dxa"/>
          </w:tcPr>
          <w:p w14:paraId="3387D4BB" w14:textId="1D58904E" w:rsidR="00E35F1F" w:rsidRDefault="00E35F1F" w:rsidP="00E35F1F">
            <w:pPr>
              <w:pStyle w:val="EngHang"/>
            </w:pPr>
            <w:commentRangeStart w:id="827"/>
            <w:r w:rsidRPr="007425E1">
              <w:t xml:space="preserve">In </w:t>
            </w:r>
            <w:commentRangeEnd w:id="827"/>
            <w:r>
              <w:rPr>
                <w:rStyle w:val="CommentReference"/>
                <w:rFonts w:ascii="Times New Roman" w:eastAsiaTheme="minorHAnsi" w:hAnsi="Times New Roman" w:cstheme="minorBidi"/>
                <w:color w:val="auto"/>
              </w:rPr>
              <w:commentReference w:id="827"/>
            </w:r>
            <w:r>
              <w:t>Your</w:t>
            </w:r>
            <w:r w:rsidRPr="007425E1">
              <w:t xml:space="preserve"> light O Lord, </w:t>
            </w:r>
          </w:p>
          <w:p w14:paraId="7CF8CEF0" w14:textId="77777777" w:rsidR="00E35F1F" w:rsidRDefault="00E35F1F" w:rsidP="00E35F1F">
            <w:pPr>
              <w:pStyle w:val="EngHang"/>
            </w:pPr>
            <w:r>
              <w:t>W</w:t>
            </w:r>
            <w:r w:rsidRPr="007425E1">
              <w:t xml:space="preserve">e </w:t>
            </w:r>
            <w:r>
              <w:t>will see light.</w:t>
            </w:r>
          </w:p>
          <w:p w14:paraId="7027D88D" w14:textId="77777777" w:rsidR="00E35F1F" w:rsidRDefault="00E35F1F" w:rsidP="00E35F1F">
            <w:pPr>
              <w:pStyle w:val="EngHang"/>
            </w:pPr>
            <w:r w:rsidRPr="007425E1">
              <w:t xml:space="preserve">Let </w:t>
            </w:r>
            <w:r>
              <w:t>Your</w:t>
            </w:r>
            <w:r w:rsidRPr="007425E1">
              <w:t xml:space="preserve"> mercy come </w:t>
            </w:r>
          </w:p>
          <w:p w14:paraId="43AB93BB" w14:textId="77777777" w:rsidR="00E35F1F" w:rsidRDefault="00E35F1F" w:rsidP="00E35F1F">
            <w:pPr>
              <w:pStyle w:val="EngHangEnd"/>
            </w:pPr>
            <w:r>
              <w:t>T</w:t>
            </w:r>
            <w:r w:rsidRPr="007425E1">
              <w:t xml:space="preserve">o those who know </w:t>
            </w:r>
            <w:r>
              <w:t>You</w:t>
            </w:r>
            <w:r w:rsidRPr="007425E1">
              <w:t>.</w:t>
            </w:r>
          </w:p>
        </w:tc>
        <w:tc>
          <w:tcPr>
            <w:tcW w:w="288" w:type="dxa"/>
          </w:tcPr>
          <w:p w14:paraId="284F462D" w14:textId="77777777" w:rsidR="00E35F1F" w:rsidRDefault="00E35F1F" w:rsidP="00E35F1F"/>
        </w:tc>
        <w:tc>
          <w:tcPr>
            <w:tcW w:w="288" w:type="dxa"/>
          </w:tcPr>
          <w:p w14:paraId="0443ECA4" w14:textId="77777777" w:rsidR="00E35F1F" w:rsidRDefault="00E35F1F" w:rsidP="00E35F1F">
            <w:pPr>
              <w:pStyle w:val="CopticCross"/>
            </w:pPr>
            <w:r w:rsidRPr="00FB5ACB">
              <w:t>¿</w:t>
            </w:r>
          </w:p>
        </w:tc>
        <w:tc>
          <w:tcPr>
            <w:tcW w:w="3960" w:type="dxa"/>
          </w:tcPr>
          <w:p w14:paraId="3CD9FD36" w14:textId="77777777" w:rsidR="00E35F1F" w:rsidRDefault="00E35F1F" w:rsidP="00E35F1F">
            <w:pPr>
              <w:pStyle w:val="CopticVersemulti-line"/>
            </w:pPr>
            <w:r w:rsidRPr="007E3D46">
              <w:t>Ϫⲉ ϧⲉⲛ ⲡⲉⲕⲟⲩⲱⲓⲛⲓ</w:t>
            </w:r>
          </w:p>
          <w:p w14:paraId="11D3CBD9" w14:textId="77777777" w:rsidR="00E35F1F" w:rsidRDefault="00E35F1F" w:rsidP="00E35F1F">
            <w:pPr>
              <w:pStyle w:val="CopticVersemulti-line"/>
            </w:pPr>
            <w:r w:rsidRPr="007E3D46">
              <w:t>Ⲡⲟ̅ⲥ̅ ⲉⲛⲉ̀ⲛⲁⲩ ⲉ̀ⲟⲩⲱⲓⲛⲓ</w:t>
            </w:r>
          </w:p>
          <w:p w14:paraId="05400566" w14:textId="77777777" w:rsidR="00E35F1F" w:rsidRDefault="00E35F1F" w:rsidP="00E35F1F">
            <w:pPr>
              <w:pStyle w:val="CopticVersemulti-line"/>
            </w:pPr>
            <w:r w:rsidRPr="007E3D46">
              <w:t>ⲙⲁⲣⲉϥⲓ̀ ⲛ̀ϫⲉ ⲡⲉⲕⲛⲁⲓ</w:t>
            </w:r>
          </w:p>
          <w:p w14:paraId="041BCB10" w14:textId="77777777" w:rsidR="00E35F1F" w:rsidRDefault="00E35F1F" w:rsidP="00E35F1F">
            <w:pPr>
              <w:pStyle w:val="CopticVerse"/>
            </w:pPr>
            <w:r w:rsidRPr="007E3D46">
              <w:t>ⲛ̀ⲛⲏⲉⲧⲥⲱⲟⲩⲛ ⲙ̀ⲙⲟⲕ</w:t>
            </w:r>
          </w:p>
        </w:tc>
      </w:tr>
      <w:tr w:rsidR="00E35F1F" w14:paraId="144C28A1" w14:textId="77777777" w:rsidTr="00E35F1F">
        <w:trPr>
          <w:cantSplit/>
          <w:jc w:val="center"/>
        </w:trPr>
        <w:tc>
          <w:tcPr>
            <w:tcW w:w="288" w:type="dxa"/>
          </w:tcPr>
          <w:p w14:paraId="5FCAAE43" w14:textId="77777777" w:rsidR="00E35F1F" w:rsidRDefault="00E35F1F" w:rsidP="00E35F1F">
            <w:pPr>
              <w:pStyle w:val="CopticCross"/>
            </w:pPr>
          </w:p>
        </w:tc>
        <w:tc>
          <w:tcPr>
            <w:tcW w:w="3960" w:type="dxa"/>
          </w:tcPr>
          <w:p w14:paraId="7D8C2890" w14:textId="77777777" w:rsidR="00E35F1F" w:rsidRDefault="00E35F1F" w:rsidP="00E35F1F">
            <w:pPr>
              <w:pStyle w:val="EngHang"/>
            </w:pPr>
            <w:r w:rsidRPr="007425E1">
              <w:t xml:space="preserve">O True Light, </w:t>
            </w:r>
          </w:p>
          <w:p w14:paraId="04FD0F8E" w14:textId="77777777" w:rsidR="00E35F1F" w:rsidRDefault="00E35F1F" w:rsidP="00E35F1F">
            <w:pPr>
              <w:pStyle w:val="EngHang"/>
            </w:pPr>
            <w:r>
              <w:t>W</w:t>
            </w:r>
            <w:r w:rsidRPr="007425E1">
              <w:t>hich lights every man</w:t>
            </w:r>
          </w:p>
          <w:p w14:paraId="7B4A7C25" w14:textId="77777777" w:rsidR="00E35F1F" w:rsidRDefault="00E35F1F" w:rsidP="00E35F1F">
            <w:pPr>
              <w:pStyle w:val="EngHang"/>
            </w:pPr>
            <w:commentRangeStart w:id="828"/>
            <w:r>
              <w:t>W</w:t>
            </w:r>
            <w:r w:rsidRPr="007425E1">
              <w:t xml:space="preserve">ho </w:t>
            </w:r>
            <w:commentRangeEnd w:id="828"/>
            <w:r>
              <w:rPr>
                <w:rStyle w:val="CommentReference"/>
                <w:rFonts w:ascii="Times New Roman" w:eastAsiaTheme="minorHAnsi" w:hAnsi="Times New Roman" w:cstheme="minorBidi"/>
                <w:color w:val="auto"/>
              </w:rPr>
              <w:commentReference w:id="828"/>
            </w:r>
            <w:r w:rsidRPr="007425E1">
              <w:t xml:space="preserve">comes </w:t>
            </w:r>
          </w:p>
          <w:p w14:paraId="7389952B" w14:textId="77777777" w:rsidR="00E35F1F" w:rsidRDefault="00E35F1F" w:rsidP="00E35F1F">
            <w:pPr>
              <w:pStyle w:val="EngHangEnd"/>
            </w:pPr>
            <w:r>
              <w:t>I</w:t>
            </w:r>
            <w:r w:rsidRPr="007425E1">
              <w:t>nto the world.</w:t>
            </w:r>
          </w:p>
        </w:tc>
        <w:tc>
          <w:tcPr>
            <w:tcW w:w="288" w:type="dxa"/>
          </w:tcPr>
          <w:p w14:paraId="002C8B09" w14:textId="77777777" w:rsidR="00E35F1F" w:rsidRDefault="00E35F1F" w:rsidP="00E35F1F"/>
        </w:tc>
        <w:tc>
          <w:tcPr>
            <w:tcW w:w="288" w:type="dxa"/>
          </w:tcPr>
          <w:p w14:paraId="47DE87D9" w14:textId="77777777" w:rsidR="00E35F1F" w:rsidRDefault="00E35F1F" w:rsidP="00E35F1F">
            <w:pPr>
              <w:pStyle w:val="CopticCross"/>
            </w:pPr>
          </w:p>
        </w:tc>
        <w:tc>
          <w:tcPr>
            <w:tcW w:w="3960" w:type="dxa"/>
          </w:tcPr>
          <w:p w14:paraId="3F0E76C9" w14:textId="77777777" w:rsidR="00E35F1F" w:rsidRDefault="00E35F1F" w:rsidP="00E35F1F">
            <w:pPr>
              <w:pStyle w:val="CopticVersemulti-line"/>
            </w:pPr>
            <w:r w:rsidRPr="007E3D46">
              <w:t>Ⲡⲓⲟⲩⲱⲓⲛⲓ ⲛ̀ⲧⲁⲫ̀ⲙⲏⲓ</w:t>
            </w:r>
          </w:p>
          <w:p w14:paraId="28EFD4EA" w14:textId="77777777" w:rsidR="00E35F1F" w:rsidRDefault="00E35F1F" w:rsidP="00E35F1F">
            <w:pPr>
              <w:pStyle w:val="CopticVersemulti-line"/>
            </w:pPr>
            <w:r w:rsidRPr="007E3D46">
              <w:t>ⲫⲏⲉⲧⲉⲣⲟⲩⲱⲓⲛⲓ</w:t>
            </w:r>
          </w:p>
          <w:p w14:paraId="13C7CAF6" w14:textId="77777777" w:rsidR="00E35F1F" w:rsidRDefault="00E35F1F" w:rsidP="00E35F1F">
            <w:pPr>
              <w:pStyle w:val="CopticVersemulti-line"/>
            </w:pPr>
            <w:r w:rsidRPr="007E3D46">
              <w:t>ⲉⲣⲱⲙⲓ ⲛⲓⲃⲉⲛ</w:t>
            </w:r>
          </w:p>
          <w:p w14:paraId="72C1EA73" w14:textId="77777777" w:rsidR="00E35F1F" w:rsidRDefault="00E35F1F" w:rsidP="00E35F1F">
            <w:pPr>
              <w:pStyle w:val="CopticVerse"/>
            </w:pPr>
            <w:r w:rsidRPr="007E3D46">
              <w:t>ⲉⲑⲛⲏⲟⲩ ⲉ̀ⲡⲓⲕⲟⲥⲙⲟⲥ</w:t>
            </w:r>
          </w:p>
        </w:tc>
      </w:tr>
      <w:tr w:rsidR="00E35F1F" w14:paraId="46616574" w14:textId="77777777" w:rsidTr="00E35F1F">
        <w:trPr>
          <w:cantSplit/>
          <w:jc w:val="center"/>
        </w:trPr>
        <w:tc>
          <w:tcPr>
            <w:tcW w:w="288" w:type="dxa"/>
          </w:tcPr>
          <w:p w14:paraId="48BF5CDD" w14:textId="77777777" w:rsidR="00E35F1F" w:rsidRDefault="00E35F1F" w:rsidP="00E35F1F">
            <w:pPr>
              <w:pStyle w:val="CopticCross"/>
            </w:pPr>
            <w:r w:rsidRPr="00FB5ACB">
              <w:t>¿</w:t>
            </w:r>
          </w:p>
        </w:tc>
        <w:tc>
          <w:tcPr>
            <w:tcW w:w="3960" w:type="dxa"/>
          </w:tcPr>
          <w:p w14:paraId="705A62D9" w14:textId="77777777" w:rsidR="00E35F1F" w:rsidRDefault="00E35F1F" w:rsidP="00E35F1F">
            <w:pPr>
              <w:pStyle w:val="EngHang"/>
            </w:pPr>
            <w:r>
              <w:t xml:space="preserve">You have </w:t>
            </w:r>
            <w:r w:rsidRPr="007425E1">
              <w:t>come to the world</w:t>
            </w:r>
            <w:r>
              <w:t>,</w:t>
            </w:r>
          </w:p>
          <w:p w14:paraId="568F137F" w14:textId="77777777" w:rsidR="00E35F1F" w:rsidRDefault="00E35F1F" w:rsidP="00E35F1F">
            <w:pPr>
              <w:pStyle w:val="EngHang"/>
            </w:pPr>
            <w:r>
              <w:t>T</w:t>
            </w:r>
            <w:r w:rsidRPr="007425E1">
              <w:t xml:space="preserve">hrough </w:t>
            </w:r>
            <w:r>
              <w:t>Your</w:t>
            </w:r>
            <w:r w:rsidRPr="007425E1">
              <w:t xml:space="preserve"> love for man</w:t>
            </w:r>
            <w:r>
              <w:t>.</w:t>
            </w:r>
          </w:p>
          <w:p w14:paraId="49EBC1EF" w14:textId="77777777" w:rsidR="00E35F1F" w:rsidRDefault="00E35F1F" w:rsidP="00E35F1F">
            <w:pPr>
              <w:pStyle w:val="EngHang"/>
            </w:pPr>
            <w:r>
              <w:t>A</w:t>
            </w:r>
            <w:r w:rsidRPr="007425E1">
              <w:t xml:space="preserve">ll the creation </w:t>
            </w:r>
          </w:p>
          <w:p w14:paraId="747BBCA5" w14:textId="77777777" w:rsidR="00E35F1F" w:rsidRDefault="00E35F1F" w:rsidP="00E35F1F">
            <w:pPr>
              <w:pStyle w:val="EngHangEnd"/>
            </w:pPr>
            <w:r>
              <w:t>H</w:t>
            </w:r>
            <w:r w:rsidRPr="007425E1">
              <w:t xml:space="preserve">as rejoiced at </w:t>
            </w:r>
            <w:r>
              <w:t>Your</w:t>
            </w:r>
            <w:r w:rsidRPr="007425E1">
              <w:t xml:space="preserve"> coming.</w:t>
            </w:r>
          </w:p>
        </w:tc>
        <w:tc>
          <w:tcPr>
            <w:tcW w:w="288" w:type="dxa"/>
          </w:tcPr>
          <w:p w14:paraId="4A010971" w14:textId="77777777" w:rsidR="00E35F1F" w:rsidRDefault="00E35F1F" w:rsidP="00E35F1F"/>
        </w:tc>
        <w:tc>
          <w:tcPr>
            <w:tcW w:w="288" w:type="dxa"/>
          </w:tcPr>
          <w:p w14:paraId="24D40580" w14:textId="77777777" w:rsidR="00E35F1F" w:rsidRDefault="00E35F1F" w:rsidP="00E35F1F">
            <w:pPr>
              <w:pStyle w:val="CopticCross"/>
            </w:pPr>
            <w:r w:rsidRPr="00FB5ACB">
              <w:t>¿</w:t>
            </w:r>
          </w:p>
        </w:tc>
        <w:tc>
          <w:tcPr>
            <w:tcW w:w="3960" w:type="dxa"/>
          </w:tcPr>
          <w:p w14:paraId="74E3C3FB" w14:textId="77777777" w:rsidR="00E35F1F" w:rsidRDefault="00E35F1F" w:rsidP="00E35F1F">
            <w:pPr>
              <w:pStyle w:val="CopticVersemulti-line"/>
            </w:pPr>
            <w:r w:rsidRPr="007E3D46">
              <w:t>Ⲁⲕⲓ̀ ⲉⲡⲓⲕⲟⲥⲙⲟⲥ</w:t>
            </w:r>
          </w:p>
          <w:p w14:paraId="60E27522" w14:textId="77777777" w:rsidR="00E35F1F" w:rsidRDefault="00E35F1F" w:rsidP="00E35F1F">
            <w:pPr>
              <w:pStyle w:val="CopticVersemulti-line"/>
            </w:pPr>
            <w:r w:rsidRPr="007E3D46">
              <w:t>ϩⲓⲧⲉⲛ ⲧⲉⲕⲙⲉⲧⲙⲁⲓⲣⲱⲙⲓ</w:t>
            </w:r>
          </w:p>
          <w:p w14:paraId="6AB48A6B" w14:textId="77777777" w:rsidR="00E35F1F" w:rsidRDefault="00E35F1F" w:rsidP="00E35F1F">
            <w:pPr>
              <w:pStyle w:val="CopticVersemulti-line"/>
            </w:pPr>
            <w:r w:rsidRPr="007E3D46">
              <w:t>ⲁϯⲕⲧⲏⲥⲓⲥ ⲧⲏⲣⲥ</w:t>
            </w:r>
          </w:p>
          <w:p w14:paraId="2B2F0862" w14:textId="77777777" w:rsidR="00E35F1F" w:rsidRDefault="00E35F1F" w:rsidP="00E35F1F">
            <w:pPr>
              <w:pStyle w:val="CopticVerse"/>
            </w:pPr>
            <w:r w:rsidRPr="007E3D46">
              <w:t>ⲑⲉⲗⲏⲗ ϧⲁ ⲡⲉⲕϫⲓⲛⲓ</w:t>
            </w:r>
          </w:p>
        </w:tc>
      </w:tr>
      <w:tr w:rsidR="00E35F1F" w14:paraId="72F1FAE4" w14:textId="77777777" w:rsidTr="00E35F1F">
        <w:trPr>
          <w:cantSplit/>
          <w:jc w:val="center"/>
        </w:trPr>
        <w:tc>
          <w:tcPr>
            <w:tcW w:w="288" w:type="dxa"/>
          </w:tcPr>
          <w:p w14:paraId="217DE26B" w14:textId="77777777" w:rsidR="00E35F1F" w:rsidRDefault="00E35F1F" w:rsidP="00E35F1F">
            <w:pPr>
              <w:pStyle w:val="CopticCross"/>
            </w:pPr>
          </w:p>
        </w:tc>
        <w:tc>
          <w:tcPr>
            <w:tcW w:w="3960" w:type="dxa"/>
          </w:tcPr>
          <w:p w14:paraId="7563DD16" w14:textId="77777777" w:rsidR="00E35F1F" w:rsidRDefault="00E35F1F" w:rsidP="00E35F1F">
            <w:pPr>
              <w:pStyle w:val="EngHang"/>
            </w:pPr>
            <w:r>
              <w:t>You</w:t>
            </w:r>
            <w:r w:rsidRPr="007425E1">
              <w:t xml:space="preserve"> save Adam </w:t>
            </w:r>
          </w:p>
          <w:p w14:paraId="13259A5E" w14:textId="77777777" w:rsidR="00E35F1F" w:rsidRDefault="00E35F1F" w:rsidP="00E35F1F">
            <w:pPr>
              <w:pStyle w:val="EngHang"/>
            </w:pPr>
            <w:r>
              <w:t>F</w:t>
            </w:r>
            <w:r w:rsidRPr="007425E1">
              <w:t xml:space="preserve">rom the beguiling, </w:t>
            </w:r>
          </w:p>
          <w:p w14:paraId="249FC7EA" w14:textId="77777777" w:rsidR="00E35F1F" w:rsidRDefault="00E35F1F" w:rsidP="00E35F1F">
            <w:pPr>
              <w:pStyle w:val="EngHang"/>
            </w:pPr>
            <w:r>
              <w:t>You</w:t>
            </w:r>
            <w:r w:rsidRPr="007425E1">
              <w:t xml:space="preserve"> delivered Eve </w:t>
            </w:r>
          </w:p>
          <w:p w14:paraId="20C52597" w14:textId="77777777" w:rsidR="00E35F1F" w:rsidRDefault="00E35F1F" w:rsidP="00E35F1F">
            <w:pPr>
              <w:pStyle w:val="EngHangEnd"/>
            </w:pPr>
            <w:r>
              <w:t>F</w:t>
            </w:r>
            <w:r w:rsidRPr="007425E1">
              <w:t>rom the pangs of death.</w:t>
            </w:r>
          </w:p>
        </w:tc>
        <w:tc>
          <w:tcPr>
            <w:tcW w:w="288" w:type="dxa"/>
          </w:tcPr>
          <w:p w14:paraId="463FD391" w14:textId="77777777" w:rsidR="00E35F1F" w:rsidRDefault="00E35F1F" w:rsidP="00E35F1F"/>
        </w:tc>
        <w:tc>
          <w:tcPr>
            <w:tcW w:w="288" w:type="dxa"/>
          </w:tcPr>
          <w:p w14:paraId="19A446FB" w14:textId="77777777" w:rsidR="00E35F1F" w:rsidRDefault="00E35F1F" w:rsidP="00E35F1F">
            <w:pPr>
              <w:pStyle w:val="CopticCross"/>
            </w:pPr>
          </w:p>
        </w:tc>
        <w:tc>
          <w:tcPr>
            <w:tcW w:w="3960" w:type="dxa"/>
          </w:tcPr>
          <w:p w14:paraId="4E43D4D6" w14:textId="77777777" w:rsidR="00E35F1F" w:rsidRDefault="00E35F1F" w:rsidP="00E35F1F">
            <w:pPr>
              <w:pStyle w:val="CopticVersemulti-line"/>
            </w:pPr>
            <w:r w:rsidRPr="007E3D46">
              <w:t>Ⲁⲕⲥⲱϯ ⲛ̀Ⲁⲇⲁⲙ</w:t>
            </w:r>
          </w:p>
          <w:p w14:paraId="1B4904CA" w14:textId="77777777" w:rsidR="00E35F1F" w:rsidRDefault="00E35F1F" w:rsidP="00E35F1F">
            <w:pPr>
              <w:pStyle w:val="CopticVersemulti-line"/>
            </w:pPr>
            <w:r w:rsidRPr="007E3D46">
              <w:t>ⲉⲃⲟⲗϧⲉⲛ ϯⲁ̀ⲡⲁⲧⲏ</w:t>
            </w:r>
          </w:p>
          <w:p w14:paraId="5B497433" w14:textId="77777777" w:rsidR="00E35F1F" w:rsidRDefault="00E35F1F" w:rsidP="00E35F1F">
            <w:pPr>
              <w:pStyle w:val="CopticVersemulti-line"/>
            </w:pPr>
            <w:r w:rsidRPr="007E3D46">
              <w:t>ⲁⲕⲉⲣ Ⲉⲩⲁ ⲛ̀ⲣⲉⲙϩⲉ</w:t>
            </w:r>
          </w:p>
          <w:p w14:paraId="2BFBB8EC" w14:textId="77777777" w:rsidR="00E35F1F" w:rsidRDefault="00E35F1F" w:rsidP="00E35F1F">
            <w:pPr>
              <w:pStyle w:val="CopticVerse"/>
            </w:pPr>
            <w:r w:rsidRPr="007E3D46">
              <w:t>ϧⲉⲛ ⲛⲓⲛⲁⲕϩⲓ ⲛ̀ⲧⲉ ⲫ̀ⲙⲟⲩ</w:t>
            </w:r>
          </w:p>
        </w:tc>
      </w:tr>
      <w:tr w:rsidR="00E35F1F" w14:paraId="0F9A596B" w14:textId="77777777" w:rsidTr="00E35F1F">
        <w:trPr>
          <w:cantSplit/>
          <w:jc w:val="center"/>
        </w:trPr>
        <w:tc>
          <w:tcPr>
            <w:tcW w:w="288" w:type="dxa"/>
          </w:tcPr>
          <w:p w14:paraId="4832EFC5" w14:textId="77777777" w:rsidR="00E35F1F" w:rsidRDefault="00E35F1F" w:rsidP="00E35F1F">
            <w:pPr>
              <w:pStyle w:val="CopticCross"/>
            </w:pPr>
            <w:r w:rsidRPr="00FB5ACB">
              <w:t>¿</w:t>
            </w:r>
          </w:p>
        </w:tc>
        <w:tc>
          <w:tcPr>
            <w:tcW w:w="3960" w:type="dxa"/>
          </w:tcPr>
          <w:p w14:paraId="6525249E" w14:textId="77777777" w:rsidR="00E35F1F" w:rsidRDefault="00E35F1F" w:rsidP="00E35F1F">
            <w:pPr>
              <w:pStyle w:val="EngHang"/>
            </w:pPr>
            <w:r>
              <w:t>You have</w:t>
            </w:r>
            <w:r w:rsidRPr="007425E1">
              <w:t xml:space="preserve"> given us </w:t>
            </w:r>
          </w:p>
          <w:p w14:paraId="5CFAA93F" w14:textId="77777777" w:rsidR="00E35F1F" w:rsidRDefault="00E35F1F" w:rsidP="00E35F1F">
            <w:pPr>
              <w:pStyle w:val="EngHang"/>
            </w:pPr>
            <w:r>
              <w:t>T</w:t>
            </w:r>
            <w:r w:rsidRPr="007425E1">
              <w:t xml:space="preserve">he Spirit of sonship; </w:t>
            </w:r>
          </w:p>
          <w:p w14:paraId="173BCCA7" w14:textId="77777777" w:rsidR="00E35F1F" w:rsidRDefault="00E35F1F" w:rsidP="00E35F1F">
            <w:pPr>
              <w:pStyle w:val="EngHang"/>
            </w:pPr>
            <w:r>
              <w:t>W</w:t>
            </w:r>
            <w:r w:rsidRPr="007425E1">
              <w:t xml:space="preserve">e praise </w:t>
            </w:r>
            <w:r>
              <w:t>You</w:t>
            </w:r>
            <w:r w:rsidRPr="007425E1">
              <w:t xml:space="preserve">, </w:t>
            </w:r>
            <w:commentRangeStart w:id="829"/>
            <w:r w:rsidRPr="007425E1">
              <w:t xml:space="preserve">we bless </w:t>
            </w:r>
            <w:r>
              <w:t>You</w:t>
            </w:r>
            <w:r w:rsidRPr="007425E1">
              <w:t xml:space="preserve"> </w:t>
            </w:r>
            <w:commentRangeEnd w:id="829"/>
            <w:r>
              <w:rPr>
                <w:rStyle w:val="CommentReference"/>
                <w:rFonts w:ascii="Times New Roman" w:eastAsiaTheme="minorHAnsi" w:hAnsi="Times New Roman" w:cstheme="minorBidi"/>
                <w:color w:val="auto"/>
              </w:rPr>
              <w:commentReference w:id="829"/>
            </w:r>
          </w:p>
          <w:p w14:paraId="6C26D252" w14:textId="77777777" w:rsidR="00E35F1F" w:rsidRDefault="00E35F1F" w:rsidP="00E35F1F">
            <w:pPr>
              <w:pStyle w:val="EngHangEnd"/>
            </w:pPr>
            <w:r>
              <w:t>W</w:t>
            </w:r>
            <w:r w:rsidRPr="007425E1">
              <w:t xml:space="preserve">ith </w:t>
            </w:r>
            <w:r>
              <w:t>Your</w:t>
            </w:r>
            <w:r w:rsidRPr="007425E1">
              <w:t xml:space="preserve"> angels.</w:t>
            </w:r>
          </w:p>
        </w:tc>
        <w:tc>
          <w:tcPr>
            <w:tcW w:w="288" w:type="dxa"/>
          </w:tcPr>
          <w:p w14:paraId="285F81B6" w14:textId="77777777" w:rsidR="00E35F1F" w:rsidRDefault="00E35F1F" w:rsidP="00E35F1F"/>
        </w:tc>
        <w:tc>
          <w:tcPr>
            <w:tcW w:w="288" w:type="dxa"/>
          </w:tcPr>
          <w:p w14:paraId="72FFE893" w14:textId="77777777" w:rsidR="00E35F1F" w:rsidRDefault="00E35F1F" w:rsidP="00E35F1F">
            <w:pPr>
              <w:pStyle w:val="CopticCross"/>
            </w:pPr>
            <w:r w:rsidRPr="00FB5ACB">
              <w:t>¿</w:t>
            </w:r>
          </w:p>
        </w:tc>
        <w:tc>
          <w:tcPr>
            <w:tcW w:w="3960" w:type="dxa"/>
          </w:tcPr>
          <w:p w14:paraId="5E8A37DA" w14:textId="77777777" w:rsidR="00E35F1F" w:rsidRDefault="00E35F1F" w:rsidP="00E35F1F">
            <w:pPr>
              <w:pStyle w:val="CopticVersemulti-line"/>
            </w:pPr>
            <w:r w:rsidRPr="007E3D46">
              <w:t>Ⲁⲕϯ ⲛⲁⲛ ⲙ̀ⲡⲓⲡ̅ⲛ̅ⲁ</w:t>
            </w:r>
          </w:p>
          <w:p w14:paraId="778D8820" w14:textId="77777777" w:rsidR="00E35F1F" w:rsidRDefault="00E35F1F" w:rsidP="00E35F1F">
            <w:pPr>
              <w:pStyle w:val="CopticVersemulti-line"/>
            </w:pPr>
            <w:r w:rsidRPr="007E3D46">
              <w:t>ⲛ̀ⲧⲉ ϯⲙⲉⲧϣⲏⲣⲓ</w:t>
            </w:r>
          </w:p>
          <w:p w14:paraId="0BAC1CFA" w14:textId="77777777" w:rsidR="00E35F1F" w:rsidRDefault="00E35F1F" w:rsidP="00E35F1F">
            <w:pPr>
              <w:pStyle w:val="CopticVersemulti-line"/>
            </w:pPr>
            <w:r w:rsidRPr="007E3D46">
              <w:t>ⲉⲛϩⲱⲥ ⲉⲛⲥ̀ⲙⲟⲩ ⲉⲣⲟⲕ</w:t>
            </w:r>
          </w:p>
          <w:p w14:paraId="64E06548" w14:textId="77777777" w:rsidR="00E35F1F" w:rsidRDefault="00E35F1F" w:rsidP="00E35F1F">
            <w:pPr>
              <w:pStyle w:val="CopticVerse"/>
            </w:pPr>
            <w:r w:rsidRPr="007E3D46">
              <w:t>ⲛⲉⲙ ⲛⲉⲕⲁⲅⲅⲉⲗⲟⲥ</w:t>
            </w:r>
          </w:p>
        </w:tc>
      </w:tr>
      <w:tr w:rsidR="00E35F1F" w14:paraId="3B9DEDA8" w14:textId="77777777" w:rsidTr="00E35F1F">
        <w:trPr>
          <w:cantSplit/>
          <w:jc w:val="center"/>
        </w:trPr>
        <w:tc>
          <w:tcPr>
            <w:tcW w:w="288" w:type="dxa"/>
          </w:tcPr>
          <w:p w14:paraId="2F6524AE" w14:textId="77777777" w:rsidR="00E35F1F" w:rsidRDefault="00E35F1F" w:rsidP="00E35F1F">
            <w:pPr>
              <w:pStyle w:val="CopticCross"/>
            </w:pPr>
          </w:p>
        </w:tc>
        <w:tc>
          <w:tcPr>
            <w:tcW w:w="3960" w:type="dxa"/>
          </w:tcPr>
          <w:p w14:paraId="563CF3A3" w14:textId="77777777" w:rsidR="00E35F1F" w:rsidRDefault="00E35F1F" w:rsidP="00E35F1F">
            <w:pPr>
              <w:pStyle w:val="EngHang"/>
            </w:pPr>
            <w:r w:rsidRPr="007425E1">
              <w:t>He has risen bodily</w:t>
            </w:r>
            <w:r>
              <w:t>,</w:t>
            </w:r>
          </w:p>
          <w:p w14:paraId="7B5B988A" w14:textId="77777777" w:rsidR="00E35F1F" w:rsidRDefault="00E35F1F" w:rsidP="00E35F1F">
            <w:pPr>
              <w:pStyle w:val="EngHang"/>
            </w:pPr>
            <w:r>
              <w:t>F</w:t>
            </w:r>
            <w:r w:rsidRPr="007425E1">
              <w:t xml:space="preserve">rom the Virgin, </w:t>
            </w:r>
          </w:p>
          <w:p w14:paraId="03F7EEA8" w14:textId="77777777" w:rsidR="00E35F1F" w:rsidRDefault="00E35F1F" w:rsidP="00E35F1F">
            <w:pPr>
              <w:pStyle w:val="EngHang"/>
            </w:pPr>
            <w:r>
              <w:t>W</w:t>
            </w:r>
            <w:r w:rsidRPr="007425E1">
              <w:t xml:space="preserve">ithout the seed of man, </w:t>
            </w:r>
          </w:p>
          <w:p w14:paraId="598B54B5" w14:textId="77777777" w:rsidR="00E35F1F" w:rsidRDefault="00E35F1F" w:rsidP="00E35F1F">
            <w:pPr>
              <w:pStyle w:val="EngHangEnd"/>
            </w:pPr>
            <w:r>
              <w:t>T</w:t>
            </w:r>
            <w:r w:rsidRPr="007425E1">
              <w:t>hat he might save us.</w:t>
            </w:r>
          </w:p>
        </w:tc>
        <w:tc>
          <w:tcPr>
            <w:tcW w:w="288" w:type="dxa"/>
          </w:tcPr>
          <w:p w14:paraId="513D8E00" w14:textId="77777777" w:rsidR="00E35F1F" w:rsidRDefault="00E35F1F" w:rsidP="00E35F1F"/>
        </w:tc>
        <w:tc>
          <w:tcPr>
            <w:tcW w:w="288" w:type="dxa"/>
          </w:tcPr>
          <w:p w14:paraId="417D8592" w14:textId="77777777" w:rsidR="00E35F1F" w:rsidRDefault="00E35F1F" w:rsidP="00E35F1F">
            <w:pPr>
              <w:pStyle w:val="CopticCross"/>
            </w:pPr>
          </w:p>
        </w:tc>
        <w:tc>
          <w:tcPr>
            <w:tcW w:w="3960" w:type="dxa"/>
          </w:tcPr>
          <w:p w14:paraId="0779F747" w14:textId="77777777" w:rsidR="00E35F1F" w:rsidRDefault="00E35F1F" w:rsidP="00E35F1F">
            <w:pPr>
              <w:pStyle w:val="CopticVersemulti-line"/>
            </w:pPr>
            <w:r w:rsidRPr="00D807EF">
              <w:t>Ⲁϥϣⲁⲓ ⲥⲱⲙⲁⲧⲓⲕⲱⲥ</w:t>
            </w:r>
          </w:p>
          <w:p w14:paraId="6D100BF9" w14:textId="77777777" w:rsidR="00E35F1F" w:rsidRDefault="00E35F1F" w:rsidP="00E35F1F">
            <w:pPr>
              <w:pStyle w:val="CopticVersemulti-line"/>
            </w:pPr>
            <w:r w:rsidRPr="00D807EF">
              <w:t>ⲉⲃⲟⲗϧⲉⲛ ϯⲡⲁⲣⲑⲉⲛⲟⲥ</w:t>
            </w:r>
          </w:p>
          <w:p w14:paraId="1BA83D9B" w14:textId="77777777" w:rsidR="00E35F1F" w:rsidRDefault="00E35F1F" w:rsidP="00E35F1F">
            <w:pPr>
              <w:pStyle w:val="CopticVersemulti-line"/>
            </w:pPr>
            <w:r w:rsidRPr="00D807EF">
              <w:t>ⲁϭⲛⲉ ⲥ̀ⲡⲉⲣⲙⲁ ⲛ̀ⲣⲱⲙⲓ</w:t>
            </w:r>
          </w:p>
          <w:p w14:paraId="20501763" w14:textId="77777777" w:rsidR="00E35F1F" w:rsidRDefault="00E35F1F" w:rsidP="00E35F1F">
            <w:pPr>
              <w:pStyle w:val="CopticVersemulti-line"/>
            </w:pPr>
            <w:r w:rsidRPr="00D807EF">
              <w:t>ϣⲁⲛ̀ⲧⲉϥⲥⲱϯ ⲙ̀ⲙⲟⲛ</w:t>
            </w:r>
          </w:p>
        </w:tc>
      </w:tr>
    </w:tbl>
    <w:p w14:paraId="34B324D1" w14:textId="77777777" w:rsidR="00E35F1F" w:rsidRDefault="00E35F1F" w:rsidP="00E35F1F">
      <w:pPr>
        <w:pStyle w:val="Heading6"/>
      </w:pPr>
      <w:bookmarkStart w:id="830" w:name="_Toc298445803"/>
      <w:bookmarkStart w:id="831" w:name="_Toc298681288"/>
      <w:bookmarkStart w:id="832" w:name="_Toc298447528"/>
      <w:bookmarkStart w:id="833" w:name="_Toc308441917"/>
      <w:r>
        <w:lastRenderedPageBreak/>
        <w:t>The Crown Adam</w:t>
      </w:r>
      <w:bookmarkEnd w:id="830"/>
      <w:bookmarkEnd w:id="831"/>
      <w:bookmarkEnd w:id="832"/>
      <w:bookmarkEnd w:id="833"/>
    </w:p>
    <w:p w14:paraId="57983726" w14:textId="77777777" w:rsidR="00E35F1F" w:rsidRPr="007E3D46" w:rsidRDefault="00E35F1F" w:rsidP="00E35F1F">
      <w:pPr>
        <w:pStyle w:val="Heading5non-TOC"/>
      </w:pPr>
      <w:r w:rsidRPr="007E3D46">
        <w:t>Ⲡⲓⲗⲱⲃ</w:t>
      </w:r>
      <w:r w:rsidRPr="007E3D46">
        <w:rPr>
          <w:rFonts w:ascii="Times New Roman" w:hAnsi="Times New Roman" w:cs="Times New Roman"/>
        </w:rPr>
        <w:t>ϣ</w:t>
      </w:r>
      <w:r w:rsidRPr="007E3D46">
        <w:t xml:space="preserve"> Ⲁ</w:t>
      </w:r>
      <w:r w:rsidRPr="007E3D46">
        <w:rPr>
          <w:rFonts w:ascii="Times New Roman" w:hAnsi="Times New Roman" w:cs="Times New Roman"/>
        </w:rPr>
        <w:t>̀</w:t>
      </w:r>
      <w:r w:rsidRPr="007E3D46">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C266AF0" w14:textId="77777777" w:rsidTr="00E35F1F">
        <w:trPr>
          <w:cantSplit/>
          <w:jc w:val="center"/>
        </w:trPr>
        <w:tc>
          <w:tcPr>
            <w:tcW w:w="288" w:type="dxa"/>
          </w:tcPr>
          <w:p w14:paraId="058882C0" w14:textId="77777777" w:rsidR="00E35F1F" w:rsidRDefault="00E35F1F" w:rsidP="00E35F1F">
            <w:pPr>
              <w:pStyle w:val="CopticCross"/>
            </w:pPr>
          </w:p>
        </w:tc>
        <w:tc>
          <w:tcPr>
            <w:tcW w:w="3960" w:type="dxa"/>
          </w:tcPr>
          <w:p w14:paraId="610CC056" w14:textId="77777777" w:rsidR="00E35F1F" w:rsidRDefault="00E35F1F" w:rsidP="00E35F1F">
            <w:pPr>
              <w:pStyle w:val="EngHang"/>
            </w:pPr>
            <w:r>
              <w:t>Indeed my lowly,</w:t>
            </w:r>
          </w:p>
          <w:p w14:paraId="413B931C" w14:textId="77777777" w:rsidR="00E35F1F" w:rsidRDefault="00E35F1F" w:rsidP="00E35F1F">
            <w:pPr>
              <w:pStyle w:val="EngHang"/>
            </w:pPr>
            <w:r>
              <w:t>And sinful tongue,</w:t>
            </w:r>
          </w:p>
          <w:p w14:paraId="25877A48" w14:textId="77777777" w:rsidR="00E35F1F" w:rsidRDefault="00E35F1F" w:rsidP="00E35F1F">
            <w:pPr>
              <w:pStyle w:val="EngHang"/>
            </w:pPr>
            <w:r>
              <w:t>Is not able to speak</w:t>
            </w:r>
          </w:p>
          <w:p w14:paraId="596ADF37" w14:textId="77777777" w:rsidR="00E35F1F" w:rsidRDefault="00E35F1F" w:rsidP="00E35F1F">
            <w:pPr>
              <w:pStyle w:val="EngHangEnd"/>
            </w:pPr>
            <w:r>
              <w:t>Of your glory, O Mary.</w:t>
            </w:r>
          </w:p>
        </w:tc>
        <w:tc>
          <w:tcPr>
            <w:tcW w:w="288" w:type="dxa"/>
          </w:tcPr>
          <w:p w14:paraId="7402309F" w14:textId="77777777" w:rsidR="00E35F1F" w:rsidRDefault="00E35F1F" w:rsidP="00E35F1F"/>
        </w:tc>
        <w:tc>
          <w:tcPr>
            <w:tcW w:w="288" w:type="dxa"/>
          </w:tcPr>
          <w:p w14:paraId="13103655" w14:textId="77777777" w:rsidR="00E35F1F" w:rsidRDefault="00E35F1F" w:rsidP="00E35F1F">
            <w:pPr>
              <w:pStyle w:val="CopticCross"/>
            </w:pPr>
          </w:p>
        </w:tc>
        <w:tc>
          <w:tcPr>
            <w:tcW w:w="3960" w:type="dxa"/>
          </w:tcPr>
          <w:p w14:paraId="70010403" w14:textId="77777777" w:rsidR="00E35F1F" w:rsidRDefault="00E35F1F" w:rsidP="00E35F1F">
            <w:pPr>
              <w:pStyle w:val="CopticVersemulti-line"/>
            </w:pPr>
            <w:r w:rsidRPr="007E3D46">
              <w:t>Ⲡⲁⲗⲁⲥ ⲅⲁⲣ ⲉⲧ</w:t>
            </w:r>
            <w:r w:rsidRPr="007E3D46">
              <w:rPr>
                <w:rFonts w:ascii="Times New Roman" w:hAnsi="Times New Roman" w:cs="Times New Roman"/>
              </w:rPr>
              <w:t>ϫ</w:t>
            </w:r>
            <w:r w:rsidRPr="007E3D46">
              <w:t>ⲱ</w:t>
            </w:r>
            <w:r w:rsidRPr="007E3D46">
              <w:rPr>
                <w:rFonts w:ascii="Times New Roman" w:hAnsi="Times New Roman" w:cs="Times New Roman"/>
              </w:rPr>
              <w:t>ϫ</w:t>
            </w:r>
            <w:r w:rsidRPr="007E3D46">
              <w:t>ⲉⲃ</w:t>
            </w:r>
          </w:p>
          <w:p w14:paraId="7203DC93" w14:textId="77777777" w:rsidR="00E35F1F" w:rsidRDefault="00E35F1F" w:rsidP="00E35F1F">
            <w:pPr>
              <w:pStyle w:val="CopticVersemulti-line"/>
            </w:pPr>
            <w:r w:rsidRPr="007E3D46">
              <w:t>ⲟⲩⲟ</w:t>
            </w:r>
            <w:r w:rsidRPr="007E3D46">
              <w:rPr>
                <w:rFonts w:ascii="Times New Roman" w:hAnsi="Times New Roman" w:cs="Times New Roman"/>
              </w:rPr>
              <w:t>ϩ</w:t>
            </w:r>
            <w:r w:rsidRPr="007E3D46">
              <w:t xml:space="preserve"> ⲛ</w:t>
            </w:r>
            <w:r w:rsidRPr="007E3D46">
              <w:rPr>
                <w:rFonts w:ascii="Times New Roman" w:hAnsi="Times New Roman" w:cs="Times New Roman"/>
              </w:rPr>
              <w:t>̀</w:t>
            </w:r>
            <w:r w:rsidRPr="007E3D46">
              <w:t>ⲣⲉ</w:t>
            </w:r>
            <w:r w:rsidRPr="007E3D46">
              <w:rPr>
                <w:rFonts w:ascii="Times New Roman" w:hAnsi="Times New Roman" w:cs="Times New Roman"/>
              </w:rPr>
              <w:t>ϥ</w:t>
            </w:r>
            <w:r w:rsidRPr="007E3D46">
              <w:t>ⲉⲣⲛⲟⲃⲓ</w:t>
            </w:r>
          </w:p>
          <w:p w14:paraId="1931EC6A" w14:textId="77777777" w:rsidR="00E35F1F" w:rsidRDefault="00E35F1F" w:rsidP="00E35F1F">
            <w:pPr>
              <w:pStyle w:val="CopticVersemulti-line"/>
            </w:pPr>
            <w:r w:rsidRPr="007E3D46">
              <w:t>ⲛⲁ</w:t>
            </w:r>
            <w:r w:rsidRPr="007E3D46">
              <w:rPr>
                <w:rFonts w:ascii="Times New Roman" w:hAnsi="Times New Roman" w:cs="Times New Roman"/>
              </w:rPr>
              <w:t>ϣ̀ϫ</w:t>
            </w:r>
            <w:r w:rsidRPr="007E3D46">
              <w:t>ⲉⲙ</w:t>
            </w:r>
            <w:r w:rsidRPr="007E3D46">
              <w:rPr>
                <w:rFonts w:ascii="Times New Roman" w:hAnsi="Times New Roman" w:cs="Times New Roman"/>
              </w:rPr>
              <w:t>ϫ</w:t>
            </w:r>
            <w:r w:rsidRPr="007E3D46">
              <w:t>ⲟⲙ ⲁⲛ ⲉ</w:t>
            </w:r>
            <w:r w:rsidRPr="007E3D46">
              <w:rPr>
                <w:rFonts w:ascii="Times New Roman" w:hAnsi="Times New Roman" w:cs="Times New Roman"/>
              </w:rPr>
              <w:t>̀</w:t>
            </w:r>
            <w:r w:rsidRPr="007E3D46">
              <w:t>ⲥⲁ</w:t>
            </w:r>
            <w:r w:rsidRPr="007E3D46">
              <w:rPr>
                <w:rFonts w:ascii="Times New Roman" w:hAnsi="Times New Roman" w:cs="Times New Roman"/>
              </w:rPr>
              <w:t>ϫ</w:t>
            </w:r>
            <w:r w:rsidRPr="007E3D46">
              <w:t>ⲓ</w:t>
            </w:r>
          </w:p>
          <w:p w14:paraId="2B475F79" w14:textId="77777777" w:rsidR="00E35F1F" w:rsidRDefault="00E35F1F" w:rsidP="00E35F1F">
            <w:pPr>
              <w:pStyle w:val="CopticVersemulti-line"/>
            </w:pPr>
            <w:r w:rsidRPr="007E3D46">
              <w:t>ⲙ</w:t>
            </w:r>
            <w:r w:rsidRPr="007E3D46">
              <w:rPr>
                <w:rFonts w:ascii="Times New Roman" w:hAnsi="Times New Roman" w:cs="Times New Roman"/>
              </w:rPr>
              <w:t>̀</w:t>
            </w:r>
            <w:r w:rsidRPr="007E3D46">
              <w:t>ⲡⲉⲧⲁⲓⲟ</w:t>
            </w:r>
            <w:r w:rsidRPr="007E3D46">
              <w:rPr>
                <w:rFonts w:ascii="Times New Roman" w:hAnsi="Times New Roman" w:cs="Times New Roman"/>
              </w:rPr>
              <w:t>̀</w:t>
            </w:r>
            <w:r w:rsidRPr="007E3D46">
              <w:t xml:space="preserve"> Ⲙⲁⲣⲓⲁ</w:t>
            </w:r>
            <w:r w:rsidRPr="007E3D46">
              <w:rPr>
                <w:rFonts w:ascii="Times New Roman" w:hAnsi="Times New Roman" w:cs="Times New Roman"/>
              </w:rPr>
              <w:t>̀</w:t>
            </w:r>
          </w:p>
        </w:tc>
      </w:tr>
      <w:tr w:rsidR="00E35F1F" w14:paraId="6DB98CFC" w14:textId="77777777" w:rsidTr="00E35F1F">
        <w:trPr>
          <w:cantSplit/>
          <w:jc w:val="center"/>
        </w:trPr>
        <w:tc>
          <w:tcPr>
            <w:tcW w:w="288" w:type="dxa"/>
          </w:tcPr>
          <w:p w14:paraId="18E16C0E" w14:textId="77777777" w:rsidR="00E35F1F" w:rsidRDefault="00E35F1F" w:rsidP="00E35F1F">
            <w:pPr>
              <w:pStyle w:val="CopticCross"/>
            </w:pPr>
            <w:r w:rsidRPr="00FB5ACB">
              <w:t>¿</w:t>
            </w:r>
          </w:p>
        </w:tc>
        <w:tc>
          <w:tcPr>
            <w:tcW w:w="3960" w:type="dxa"/>
          </w:tcPr>
          <w:p w14:paraId="1AFB1A19" w14:textId="77777777" w:rsidR="00E35F1F" w:rsidRDefault="00E35F1F" w:rsidP="00E35F1F">
            <w:pPr>
              <w:pStyle w:val="EngHang"/>
            </w:pPr>
            <w:r>
              <w:t>For our father Adam,</w:t>
            </w:r>
          </w:p>
          <w:p w14:paraId="2E24EFB9" w14:textId="77777777" w:rsidR="00E35F1F" w:rsidRDefault="00E35F1F" w:rsidP="00E35F1F">
            <w:pPr>
              <w:pStyle w:val="EngHang"/>
            </w:pPr>
            <w:r>
              <w:t>The first man created</w:t>
            </w:r>
          </w:p>
          <w:p w14:paraId="5A0D605A" w14:textId="77777777" w:rsidR="00E35F1F" w:rsidRDefault="00E35F1F" w:rsidP="00E35F1F">
            <w:pPr>
              <w:pStyle w:val="EngHang"/>
            </w:pPr>
            <w:r>
              <w:t>By the hands of God</w:t>
            </w:r>
          </w:p>
          <w:p w14:paraId="4E3635DC" w14:textId="77777777" w:rsidR="00E35F1F" w:rsidRDefault="00E35F1F" w:rsidP="00E35F1F">
            <w:pPr>
              <w:pStyle w:val="EngHangEnd"/>
            </w:pPr>
            <w:r>
              <w:t>The Creator,</w:t>
            </w:r>
          </w:p>
        </w:tc>
        <w:tc>
          <w:tcPr>
            <w:tcW w:w="288" w:type="dxa"/>
          </w:tcPr>
          <w:p w14:paraId="10BD189C" w14:textId="77777777" w:rsidR="00E35F1F" w:rsidRDefault="00E35F1F" w:rsidP="00E35F1F"/>
        </w:tc>
        <w:tc>
          <w:tcPr>
            <w:tcW w:w="288" w:type="dxa"/>
          </w:tcPr>
          <w:p w14:paraId="4165CA6D" w14:textId="77777777" w:rsidR="00E35F1F" w:rsidRDefault="00E35F1F" w:rsidP="00E35F1F">
            <w:pPr>
              <w:pStyle w:val="CopticCross"/>
            </w:pPr>
            <w:r w:rsidRPr="00FB5ACB">
              <w:t>¿</w:t>
            </w:r>
          </w:p>
        </w:tc>
        <w:tc>
          <w:tcPr>
            <w:tcW w:w="3960" w:type="dxa"/>
          </w:tcPr>
          <w:p w14:paraId="79138273" w14:textId="77777777" w:rsidR="00E35F1F" w:rsidRDefault="00E35F1F" w:rsidP="00E35F1F">
            <w:pPr>
              <w:pStyle w:val="CopticVersemulti-line"/>
            </w:pPr>
            <w:r w:rsidRPr="007E3D46">
              <w:t>Ⲁ̀ⲇⲁⲙ ⲅⲁⲣ ⲡⲉⲛⲓⲱⲧ</w:t>
            </w:r>
          </w:p>
          <w:p w14:paraId="7C806139" w14:textId="77777777" w:rsidR="00E35F1F" w:rsidRDefault="00E35F1F" w:rsidP="00E35F1F">
            <w:pPr>
              <w:pStyle w:val="CopticVersemulti-line"/>
            </w:pPr>
            <w:r w:rsidRPr="007E3D46">
              <w:t>ⲡⲓϣⲟⲣⲡ ⲛ̀ⲑⲁⲙⲓⲟ̀</w:t>
            </w:r>
          </w:p>
          <w:p w14:paraId="641EB3D4" w14:textId="77777777" w:rsidR="00E35F1F" w:rsidRDefault="00E35F1F" w:rsidP="00E35F1F">
            <w:pPr>
              <w:pStyle w:val="CopticVersemulti-line"/>
            </w:pPr>
            <w:r w:rsidRPr="007E3D46">
              <w:t>ϧⲉⲛ ⲛⲉⲛϫⲓϫ ⲙ̀Ⲫϯ</w:t>
            </w:r>
          </w:p>
          <w:p w14:paraId="08E5AA0E" w14:textId="77777777" w:rsidR="00E35F1F" w:rsidRDefault="00E35F1F" w:rsidP="00E35F1F">
            <w:pPr>
              <w:pStyle w:val="CopticVerse"/>
            </w:pPr>
            <w:r w:rsidRPr="007E3D46">
              <w:t>ⲡⲓⲇⲏⲙⲓⲟⲩⲣⲅⲟⲥ</w:t>
            </w:r>
          </w:p>
        </w:tc>
      </w:tr>
      <w:tr w:rsidR="00E35F1F" w14:paraId="61FDE855" w14:textId="77777777" w:rsidTr="00E35F1F">
        <w:trPr>
          <w:cantSplit/>
          <w:jc w:val="center"/>
        </w:trPr>
        <w:tc>
          <w:tcPr>
            <w:tcW w:w="288" w:type="dxa"/>
          </w:tcPr>
          <w:p w14:paraId="02629EB4" w14:textId="77777777" w:rsidR="00E35F1F" w:rsidRDefault="00E35F1F" w:rsidP="00E35F1F">
            <w:pPr>
              <w:pStyle w:val="CopticCross"/>
            </w:pPr>
          </w:p>
        </w:tc>
        <w:tc>
          <w:tcPr>
            <w:tcW w:w="3960" w:type="dxa"/>
          </w:tcPr>
          <w:p w14:paraId="1C6F1C4F" w14:textId="77777777" w:rsidR="00E35F1F" w:rsidRDefault="00E35F1F" w:rsidP="00E35F1F">
            <w:pPr>
              <w:pStyle w:val="EngHang"/>
            </w:pPr>
            <w:r>
              <w:t>Through the counsel of Eve</w:t>
            </w:r>
          </w:p>
          <w:p w14:paraId="6D9DD006" w14:textId="77777777" w:rsidR="00E35F1F" w:rsidRDefault="00E35F1F" w:rsidP="00E35F1F">
            <w:pPr>
              <w:pStyle w:val="EngHang"/>
            </w:pPr>
            <w:r>
              <w:t>O</w:t>
            </w:r>
            <w:r w:rsidRPr="007425E1">
              <w:t xml:space="preserve">ur first mother, </w:t>
            </w:r>
          </w:p>
          <w:p w14:paraId="5A427867" w14:textId="031D9896" w:rsidR="00E35F1F" w:rsidRDefault="00524D23" w:rsidP="00E35F1F">
            <w:pPr>
              <w:pStyle w:val="EngHang"/>
            </w:pPr>
            <w:r>
              <w:t>Ate</w:t>
            </w:r>
            <w:r w:rsidR="00E35F1F" w:rsidRPr="007425E1">
              <w:t xml:space="preserve"> </w:t>
            </w:r>
            <w:r w:rsidR="00E35F1F">
              <w:t>of the fruit</w:t>
            </w:r>
          </w:p>
          <w:p w14:paraId="4311FBEE" w14:textId="77777777" w:rsidR="00E35F1F" w:rsidRDefault="00E35F1F" w:rsidP="00E35F1F">
            <w:pPr>
              <w:pStyle w:val="EngHangEnd"/>
            </w:pPr>
            <w:r>
              <w:t>Of</w:t>
            </w:r>
            <w:r w:rsidRPr="007425E1">
              <w:t xml:space="preserve"> the tree.</w:t>
            </w:r>
          </w:p>
        </w:tc>
        <w:tc>
          <w:tcPr>
            <w:tcW w:w="288" w:type="dxa"/>
          </w:tcPr>
          <w:p w14:paraId="23FAC49C" w14:textId="77777777" w:rsidR="00E35F1F" w:rsidRDefault="00E35F1F" w:rsidP="00E35F1F"/>
        </w:tc>
        <w:tc>
          <w:tcPr>
            <w:tcW w:w="288" w:type="dxa"/>
          </w:tcPr>
          <w:p w14:paraId="665564C5" w14:textId="77777777" w:rsidR="00E35F1F" w:rsidRDefault="00E35F1F" w:rsidP="00E35F1F">
            <w:pPr>
              <w:pStyle w:val="CopticCross"/>
            </w:pPr>
          </w:p>
        </w:tc>
        <w:tc>
          <w:tcPr>
            <w:tcW w:w="3960" w:type="dxa"/>
          </w:tcPr>
          <w:p w14:paraId="7507BA12" w14:textId="77777777" w:rsidR="00E35F1F" w:rsidRDefault="00E35F1F" w:rsidP="00E35F1F">
            <w:pPr>
              <w:pStyle w:val="CopticVersemulti-line"/>
            </w:pPr>
            <w:r w:rsidRPr="007E3D46">
              <w:t>Ϩⲓⲧⲉⲛ ⲡ̀ⲥⲟϭⲛⲓ ⲛ̀Ⲉⲩⲁ̀</w:t>
            </w:r>
          </w:p>
          <w:p w14:paraId="447A42F1" w14:textId="77777777" w:rsidR="00E35F1F" w:rsidRDefault="00E35F1F" w:rsidP="00E35F1F">
            <w:pPr>
              <w:pStyle w:val="CopticVersemulti-line"/>
            </w:pPr>
            <w:r w:rsidRPr="007E3D46">
              <w:t>ⲧⲉⲛϣⲟⲣⲡⲓ ⲙ̀ⲙⲁⲩ</w:t>
            </w:r>
          </w:p>
          <w:p w14:paraId="216701E0" w14:textId="77777777" w:rsidR="00E35F1F" w:rsidRDefault="00E35F1F" w:rsidP="00E35F1F">
            <w:pPr>
              <w:pStyle w:val="CopticVersemulti-line"/>
            </w:pPr>
            <w:r w:rsidRPr="007E3D46">
              <w:t>ⲁϥⲟⲩⲱⲙ ⲛ̀ϫⲉ Ⲁ̀ⲇⲁⲙ</w:t>
            </w:r>
          </w:p>
          <w:p w14:paraId="07BFBE8D" w14:textId="77777777" w:rsidR="00E35F1F" w:rsidRDefault="00E35F1F" w:rsidP="00E35F1F">
            <w:pPr>
              <w:pStyle w:val="CopticVerse"/>
            </w:pPr>
            <w:r w:rsidRPr="007E3D46">
              <w:t>ⲉ̀ⲃⲟⲗϧⲉⲛ ⲡ̀ⲟⲩⲧⲁϩ ⲙ̀ⲡⲓϣ̀ϣⲏⲛ</w:t>
            </w:r>
          </w:p>
        </w:tc>
      </w:tr>
      <w:tr w:rsidR="00E35F1F" w14:paraId="2387F653" w14:textId="77777777" w:rsidTr="00E35F1F">
        <w:trPr>
          <w:cantSplit/>
          <w:jc w:val="center"/>
        </w:trPr>
        <w:tc>
          <w:tcPr>
            <w:tcW w:w="288" w:type="dxa"/>
          </w:tcPr>
          <w:p w14:paraId="64C6FF29" w14:textId="77777777" w:rsidR="00E35F1F" w:rsidRDefault="00E35F1F" w:rsidP="00E35F1F">
            <w:pPr>
              <w:pStyle w:val="CopticCross"/>
            </w:pPr>
            <w:r w:rsidRPr="00FB5ACB">
              <w:t>¿</w:t>
            </w:r>
          </w:p>
        </w:tc>
        <w:tc>
          <w:tcPr>
            <w:tcW w:w="3960" w:type="dxa"/>
          </w:tcPr>
          <w:p w14:paraId="4137B285" w14:textId="77777777" w:rsidR="00E35F1F" w:rsidRDefault="00E35F1F" w:rsidP="00E35F1F">
            <w:pPr>
              <w:pStyle w:val="EngHang"/>
            </w:pPr>
            <w:r>
              <w:t>The authority of death</w:t>
            </w:r>
          </w:p>
          <w:p w14:paraId="10C85E01" w14:textId="77777777" w:rsidR="00E35F1F" w:rsidRDefault="00E35F1F" w:rsidP="00E35F1F">
            <w:pPr>
              <w:pStyle w:val="EngHang"/>
            </w:pPr>
            <w:r>
              <w:t>And of corruption</w:t>
            </w:r>
          </w:p>
          <w:p w14:paraId="71CAFCFD" w14:textId="77777777" w:rsidR="00E35F1F" w:rsidRDefault="00E35F1F" w:rsidP="00E35F1F">
            <w:pPr>
              <w:pStyle w:val="EngHang"/>
            </w:pPr>
            <w:r>
              <w:t>Came upon our race</w:t>
            </w:r>
          </w:p>
          <w:p w14:paraId="135871B2" w14:textId="77777777" w:rsidR="00E35F1F" w:rsidRDefault="00E35F1F" w:rsidP="00E35F1F">
            <w:pPr>
              <w:pStyle w:val="EngHangEnd"/>
            </w:pPr>
            <w:r>
              <w:t>And all of creation.</w:t>
            </w:r>
          </w:p>
        </w:tc>
        <w:tc>
          <w:tcPr>
            <w:tcW w:w="288" w:type="dxa"/>
          </w:tcPr>
          <w:p w14:paraId="430E6FD6" w14:textId="77777777" w:rsidR="00E35F1F" w:rsidRDefault="00E35F1F" w:rsidP="00E35F1F"/>
        </w:tc>
        <w:tc>
          <w:tcPr>
            <w:tcW w:w="288" w:type="dxa"/>
          </w:tcPr>
          <w:p w14:paraId="1BE54B19" w14:textId="77777777" w:rsidR="00E35F1F" w:rsidRDefault="00E35F1F" w:rsidP="00E35F1F">
            <w:pPr>
              <w:pStyle w:val="CopticCross"/>
            </w:pPr>
            <w:r w:rsidRPr="00FB5ACB">
              <w:t>¿</w:t>
            </w:r>
          </w:p>
        </w:tc>
        <w:tc>
          <w:tcPr>
            <w:tcW w:w="3960" w:type="dxa"/>
          </w:tcPr>
          <w:p w14:paraId="467EB634" w14:textId="77777777" w:rsidR="00E35F1F" w:rsidRDefault="00E35F1F" w:rsidP="00E35F1F">
            <w:pPr>
              <w:pStyle w:val="CopticVersemulti-line"/>
            </w:pPr>
            <w:r w:rsidRPr="007E3D46">
              <w:t>Ⲁϥⲓ̀ ϩⲓϫⲉⲛ ⲡⲉⲛⲅⲉⲛⲟⲥ</w:t>
            </w:r>
          </w:p>
          <w:p w14:paraId="0620C49B" w14:textId="77777777" w:rsidR="00E35F1F" w:rsidRDefault="00E35F1F" w:rsidP="00E35F1F">
            <w:pPr>
              <w:pStyle w:val="CopticVersemulti-line"/>
            </w:pPr>
            <w:r w:rsidRPr="007E3D46">
              <w:t>ⲛⲉⲙ ϯⲕ̀ⲧⲏⲥⲓⲥ ⲧⲏⲣⲥ</w:t>
            </w:r>
          </w:p>
          <w:p w14:paraId="32232E60" w14:textId="77777777" w:rsidR="00E35F1F" w:rsidRDefault="00E35F1F" w:rsidP="00E35F1F">
            <w:pPr>
              <w:pStyle w:val="CopticVersemulti-line"/>
            </w:pPr>
            <w:r w:rsidRPr="007E3D46">
              <w:t>ⲛ̀ϫⲉ ⲡⲓⲉⲣϣⲓϣⲓ</w:t>
            </w:r>
          </w:p>
          <w:p w14:paraId="0AB6D7F8" w14:textId="77777777" w:rsidR="00E35F1F" w:rsidRDefault="00E35F1F" w:rsidP="00E35F1F">
            <w:pPr>
              <w:pStyle w:val="CopticVerse"/>
            </w:pPr>
            <w:r w:rsidRPr="007E3D46">
              <w:t>ⲛ̀ⲧⲉ ⲫ̀ⲙⲟⲩ ⲛⲉⲙ ⲡ̀ⲧⲁⲕⲟ</w:t>
            </w:r>
          </w:p>
        </w:tc>
      </w:tr>
      <w:tr w:rsidR="00E35F1F" w14:paraId="27FDD217" w14:textId="77777777" w:rsidTr="00E35F1F">
        <w:trPr>
          <w:cantSplit/>
          <w:jc w:val="center"/>
        </w:trPr>
        <w:tc>
          <w:tcPr>
            <w:tcW w:w="288" w:type="dxa"/>
          </w:tcPr>
          <w:p w14:paraId="32018E98" w14:textId="77777777" w:rsidR="00E35F1F" w:rsidRDefault="00E35F1F" w:rsidP="00E35F1F">
            <w:pPr>
              <w:pStyle w:val="CopticCross"/>
            </w:pPr>
          </w:p>
        </w:tc>
        <w:tc>
          <w:tcPr>
            <w:tcW w:w="3960" w:type="dxa"/>
          </w:tcPr>
          <w:p w14:paraId="00C818CA" w14:textId="77777777" w:rsidR="00E35F1F" w:rsidRDefault="00E35F1F" w:rsidP="00E35F1F">
            <w:pPr>
              <w:pStyle w:val="EngHang"/>
            </w:pPr>
            <w:r w:rsidRPr="007425E1">
              <w:t xml:space="preserve">Through Mary, </w:t>
            </w:r>
          </w:p>
          <w:p w14:paraId="176BC05F" w14:textId="77777777" w:rsidR="00E35F1F" w:rsidRDefault="00E35F1F" w:rsidP="00E35F1F">
            <w:pPr>
              <w:pStyle w:val="EngHang"/>
            </w:pPr>
            <w:r>
              <w:t>T</w:t>
            </w:r>
            <w:r w:rsidRPr="007425E1">
              <w:t xml:space="preserve">he </w:t>
            </w:r>
            <w:r>
              <w:t>Theotokos</w:t>
            </w:r>
            <w:r w:rsidRPr="007425E1">
              <w:t xml:space="preserve">, </w:t>
            </w:r>
          </w:p>
          <w:p w14:paraId="1BBFBED4" w14:textId="77777777" w:rsidR="00E35F1F" w:rsidRDefault="00E35F1F" w:rsidP="00E35F1F">
            <w:pPr>
              <w:pStyle w:val="EngHang"/>
            </w:pPr>
            <w:r w:rsidRPr="007425E1">
              <w:t xml:space="preserve">Adam was restored again </w:t>
            </w:r>
          </w:p>
          <w:p w14:paraId="2608807B" w14:textId="77777777" w:rsidR="00E35F1F" w:rsidRDefault="00E35F1F" w:rsidP="00E35F1F">
            <w:pPr>
              <w:pStyle w:val="EngHangEnd"/>
            </w:pPr>
            <w:r>
              <w:t>T</w:t>
            </w:r>
            <w:r w:rsidRPr="007425E1">
              <w:t xml:space="preserve">o his first </w:t>
            </w:r>
            <w:commentRangeStart w:id="834"/>
            <w:r w:rsidRPr="007425E1">
              <w:t>estate</w:t>
            </w:r>
            <w:commentRangeEnd w:id="834"/>
            <w:r>
              <w:rPr>
                <w:rStyle w:val="CommentReference"/>
              </w:rPr>
              <w:commentReference w:id="834"/>
            </w:r>
            <w:r w:rsidRPr="007425E1">
              <w:t>.</w:t>
            </w:r>
          </w:p>
        </w:tc>
        <w:tc>
          <w:tcPr>
            <w:tcW w:w="288" w:type="dxa"/>
          </w:tcPr>
          <w:p w14:paraId="2F35A605" w14:textId="77777777" w:rsidR="00E35F1F" w:rsidRDefault="00E35F1F" w:rsidP="00E35F1F"/>
        </w:tc>
        <w:tc>
          <w:tcPr>
            <w:tcW w:w="288" w:type="dxa"/>
          </w:tcPr>
          <w:p w14:paraId="382ED9E8" w14:textId="77777777" w:rsidR="00E35F1F" w:rsidRDefault="00E35F1F" w:rsidP="00E35F1F">
            <w:pPr>
              <w:pStyle w:val="CopticCross"/>
            </w:pPr>
          </w:p>
        </w:tc>
        <w:tc>
          <w:tcPr>
            <w:tcW w:w="3960" w:type="dxa"/>
          </w:tcPr>
          <w:p w14:paraId="786A716E" w14:textId="77777777" w:rsidR="00E35F1F" w:rsidRDefault="00E35F1F" w:rsidP="00E35F1F">
            <w:pPr>
              <w:pStyle w:val="CopticVersemulti-line"/>
            </w:pPr>
            <w:r w:rsidRPr="007E3D46">
              <w:t>Ⲉ̀ⲃⲟⲗϩⲓⲧⲉⲛ Ⲙⲁⲣⲓⲁ̀</w:t>
            </w:r>
          </w:p>
          <w:p w14:paraId="268E90E2" w14:textId="77777777" w:rsidR="00E35F1F" w:rsidRDefault="00E35F1F" w:rsidP="00E35F1F">
            <w:pPr>
              <w:pStyle w:val="CopticVersemulti-line"/>
            </w:pPr>
            <w:r w:rsidRPr="007E3D46">
              <w:t>ϯⲑⲉⲟ̀ⲧⲟⲕⲟⲥ</w:t>
            </w:r>
          </w:p>
          <w:p w14:paraId="4658F4C2" w14:textId="77777777" w:rsidR="00E35F1F" w:rsidRDefault="00E35F1F" w:rsidP="00E35F1F">
            <w:pPr>
              <w:pStyle w:val="CopticVersemulti-line"/>
            </w:pPr>
            <w:r w:rsidRPr="007E3D46">
              <w:t>ⲁⲩⲧⲁⲥⲑⲟ ⲛ̀Ⲁ̀ⲇⲁⲙ</w:t>
            </w:r>
          </w:p>
          <w:p w14:paraId="5DB29B54" w14:textId="77777777" w:rsidR="00E35F1F" w:rsidRDefault="00E35F1F" w:rsidP="00E35F1F">
            <w:pPr>
              <w:pStyle w:val="CopticVerse"/>
            </w:pPr>
            <w:r w:rsidRPr="007E3D46">
              <w:t>ⲉ̀ⲧⲉϥⲁⲣⲭⲏ ⲛ̀ⲕⲉⲥⲟⲡ</w:t>
            </w:r>
          </w:p>
        </w:tc>
      </w:tr>
      <w:tr w:rsidR="00E35F1F" w14:paraId="16002163" w14:textId="77777777" w:rsidTr="00E35F1F">
        <w:trPr>
          <w:cantSplit/>
          <w:jc w:val="center"/>
        </w:trPr>
        <w:tc>
          <w:tcPr>
            <w:tcW w:w="288" w:type="dxa"/>
          </w:tcPr>
          <w:p w14:paraId="4F717766" w14:textId="77777777" w:rsidR="00E35F1F" w:rsidRDefault="00E35F1F" w:rsidP="00E35F1F">
            <w:pPr>
              <w:pStyle w:val="CopticCross"/>
            </w:pPr>
            <w:r w:rsidRPr="00FB5ACB">
              <w:t>¿</w:t>
            </w:r>
          </w:p>
        </w:tc>
        <w:tc>
          <w:tcPr>
            <w:tcW w:w="3960" w:type="dxa"/>
          </w:tcPr>
          <w:p w14:paraId="4EFE62FD" w14:textId="77777777" w:rsidR="00E35F1F" w:rsidRDefault="00E35F1F" w:rsidP="00E35F1F">
            <w:pPr>
              <w:pStyle w:val="EngHang"/>
            </w:pPr>
            <w:r w:rsidRPr="007425E1">
              <w:t xml:space="preserve">Behold, the exalted kings, </w:t>
            </w:r>
          </w:p>
          <w:p w14:paraId="10286313" w14:textId="77777777" w:rsidR="00E35F1F" w:rsidRDefault="00E35F1F" w:rsidP="00E35F1F">
            <w:pPr>
              <w:pStyle w:val="EngHang"/>
            </w:pPr>
            <w:r w:rsidRPr="007425E1">
              <w:t xml:space="preserve">David and Solomon, </w:t>
            </w:r>
          </w:p>
          <w:p w14:paraId="786D773D" w14:textId="77777777" w:rsidR="00E35F1F" w:rsidRDefault="00E35F1F" w:rsidP="00E35F1F">
            <w:pPr>
              <w:pStyle w:val="EngHang"/>
            </w:pPr>
            <w:r>
              <w:t>Write</w:t>
            </w:r>
            <w:r w:rsidRPr="007425E1">
              <w:t xml:space="preserve"> hymns to her</w:t>
            </w:r>
            <w:r>
              <w:t>,</w:t>
            </w:r>
            <w:r w:rsidRPr="007425E1">
              <w:t xml:space="preserve"> </w:t>
            </w:r>
          </w:p>
          <w:p w14:paraId="1A8446DD" w14:textId="77777777" w:rsidR="00E35F1F" w:rsidRDefault="00E35F1F" w:rsidP="00E35F1F">
            <w:pPr>
              <w:pStyle w:val="EngHangEnd"/>
            </w:pPr>
            <w:r>
              <w:t>A</w:t>
            </w:r>
            <w:r w:rsidRPr="007425E1">
              <w:t>nd honour her.</w:t>
            </w:r>
          </w:p>
        </w:tc>
        <w:tc>
          <w:tcPr>
            <w:tcW w:w="288" w:type="dxa"/>
          </w:tcPr>
          <w:p w14:paraId="5F9F4EBF" w14:textId="77777777" w:rsidR="00E35F1F" w:rsidRDefault="00E35F1F" w:rsidP="00E35F1F"/>
        </w:tc>
        <w:tc>
          <w:tcPr>
            <w:tcW w:w="288" w:type="dxa"/>
          </w:tcPr>
          <w:p w14:paraId="7D9CD3A5" w14:textId="77777777" w:rsidR="00E35F1F" w:rsidRDefault="00E35F1F" w:rsidP="00E35F1F">
            <w:pPr>
              <w:pStyle w:val="CopticCross"/>
            </w:pPr>
            <w:r w:rsidRPr="00FB5ACB">
              <w:t>¿</w:t>
            </w:r>
          </w:p>
        </w:tc>
        <w:tc>
          <w:tcPr>
            <w:tcW w:w="3960" w:type="dxa"/>
          </w:tcPr>
          <w:p w14:paraId="04704E1E" w14:textId="77777777" w:rsidR="00E35F1F" w:rsidRDefault="00E35F1F" w:rsidP="00E35F1F">
            <w:pPr>
              <w:pStyle w:val="CopticVersemulti-line"/>
            </w:pPr>
            <w:r w:rsidRPr="007E3D46">
              <w:t>Ⲓⲥ ⲛⲓⲟⲩⲣⲱⲟⲩ ⲉⲧϭⲟⲥⲓ</w:t>
            </w:r>
          </w:p>
          <w:p w14:paraId="63717B09" w14:textId="77777777" w:rsidR="00E35F1F" w:rsidRDefault="00E35F1F" w:rsidP="00E35F1F">
            <w:pPr>
              <w:pStyle w:val="CopticVersemulti-line"/>
            </w:pPr>
            <w:r w:rsidRPr="007E3D46">
              <w:t>Ⲇⲁⲩⲓⲇ ⲛⲉⲙ Ⲥⲟⲗⲟⲙⲱⲛ</w:t>
            </w:r>
          </w:p>
          <w:p w14:paraId="1389F392" w14:textId="77777777" w:rsidR="00E35F1F" w:rsidRDefault="00E35F1F" w:rsidP="00E35F1F">
            <w:pPr>
              <w:pStyle w:val="CopticVersemulti-line"/>
            </w:pPr>
            <w:r w:rsidRPr="007E3D46">
              <w:t>ⲉⲩⲉⲣϩⲩⲙⲛⲟⲥ ⲉ̀ⲣⲟⲥ</w:t>
            </w:r>
          </w:p>
          <w:p w14:paraId="2E51DFB6" w14:textId="77777777" w:rsidR="00E35F1F" w:rsidRDefault="00E35F1F" w:rsidP="00E35F1F">
            <w:pPr>
              <w:pStyle w:val="CopticVerse"/>
            </w:pPr>
            <w:r w:rsidRPr="007E3D46">
              <w:t>ⲉⲩϯⲧⲁⲓⲟ̀ ⲛⲁⲥ</w:t>
            </w:r>
          </w:p>
        </w:tc>
      </w:tr>
      <w:tr w:rsidR="00E35F1F" w14:paraId="6C76A23D" w14:textId="77777777" w:rsidTr="00E35F1F">
        <w:trPr>
          <w:cantSplit/>
          <w:jc w:val="center"/>
        </w:trPr>
        <w:tc>
          <w:tcPr>
            <w:tcW w:w="288" w:type="dxa"/>
          </w:tcPr>
          <w:p w14:paraId="1E0D8565" w14:textId="77777777" w:rsidR="00E35F1F" w:rsidRDefault="00E35F1F" w:rsidP="00E35F1F">
            <w:pPr>
              <w:pStyle w:val="CopticCross"/>
            </w:pPr>
          </w:p>
        </w:tc>
        <w:tc>
          <w:tcPr>
            <w:tcW w:w="3960" w:type="dxa"/>
          </w:tcPr>
          <w:p w14:paraId="07C33089" w14:textId="77777777" w:rsidR="00E35F1F" w:rsidRDefault="00E35F1F" w:rsidP="00E35F1F">
            <w:pPr>
              <w:pStyle w:val="EngHang"/>
            </w:pPr>
            <w:r w:rsidRPr="007425E1">
              <w:t>David the prophet</w:t>
            </w:r>
            <w:r>
              <w:t>,</w:t>
            </w:r>
          </w:p>
          <w:p w14:paraId="6629BE20" w14:textId="77777777" w:rsidR="00E35F1F" w:rsidRDefault="00E35F1F" w:rsidP="00E35F1F">
            <w:pPr>
              <w:pStyle w:val="EngHang"/>
            </w:pPr>
            <w:r>
              <w:t>S</w:t>
            </w:r>
            <w:r w:rsidRPr="007425E1">
              <w:t xml:space="preserve">poke of her honour, </w:t>
            </w:r>
          </w:p>
          <w:p w14:paraId="6A6FC0F7" w14:textId="77777777" w:rsidR="00E35F1F" w:rsidRDefault="00E35F1F" w:rsidP="00E35F1F">
            <w:pPr>
              <w:pStyle w:val="EngHang"/>
            </w:pPr>
            <w:r>
              <w:t>And</w:t>
            </w:r>
            <w:r w:rsidRPr="007425E1">
              <w:t xml:space="preserve"> called her </w:t>
            </w:r>
          </w:p>
          <w:p w14:paraId="5C4AC0C9" w14:textId="77777777" w:rsidR="00E35F1F" w:rsidRDefault="00E35F1F" w:rsidP="00E35F1F">
            <w:pPr>
              <w:pStyle w:val="EngHangEnd"/>
            </w:pPr>
            <w:r>
              <w:t>T</w:t>
            </w:r>
            <w:r w:rsidRPr="007425E1">
              <w:t>he city of God.</w:t>
            </w:r>
          </w:p>
        </w:tc>
        <w:tc>
          <w:tcPr>
            <w:tcW w:w="288" w:type="dxa"/>
          </w:tcPr>
          <w:p w14:paraId="3AD2BEEE" w14:textId="77777777" w:rsidR="00E35F1F" w:rsidRDefault="00E35F1F" w:rsidP="00E35F1F"/>
        </w:tc>
        <w:tc>
          <w:tcPr>
            <w:tcW w:w="288" w:type="dxa"/>
          </w:tcPr>
          <w:p w14:paraId="41F3771E" w14:textId="77777777" w:rsidR="00E35F1F" w:rsidRDefault="00E35F1F" w:rsidP="00E35F1F">
            <w:pPr>
              <w:pStyle w:val="CopticCross"/>
            </w:pPr>
          </w:p>
        </w:tc>
        <w:tc>
          <w:tcPr>
            <w:tcW w:w="3960" w:type="dxa"/>
          </w:tcPr>
          <w:p w14:paraId="342D9EC1" w14:textId="77777777" w:rsidR="00E35F1F" w:rsidRDefault="00E35F1F" w:rsidP="00E35F1F">
            <w:pPr>
              <w:pStyle w:val="CopticVersemulti-line"/>
            </w:pPr>
            <w:r w:rsidRPr="007E3D46">
              <w:t>Ⲇⲁⲩⲓⲇ ⲡⲓⲡ̀ⲣⲟⲫⲏⲧⲏⲥ</w:t>
            </w:r>
          </w:p>
          <w:p w14:paraId="55301852" w14:textId="77777777" w:rsidR="00E35F1F" w:rsidRDefault="00E35F1F" w:rsidP="00E35F1F">
            <w:pPr>
              <w:pStyle w:val="CopticVersemulti-line"/>
            </w:pPr>
            <w:r w:rsidRPr="007E3D46">
              <w:t>ⲥⲁϫⲓ ⲉ̀ⲡⲉⲥⲧⲁⲓⲟ̀</w:t>
            </w:r>
          </w:p>
          <w:p w14:paraId="3121E332" w14:textId="77777777" w:rsidR="00E35F1F" w:rsidRDefault="00E35F1F" w:rsidP="00E35F1F">
            <w:pPr>
              <w:pStyle w:val="CopticVersemulti-line"/>
            </w:pPr>
            <w:r w:rsidRPr="007E3D46">
              <w:t>ⲁϥⲙⲟⲩϯ ⲉ̀ⲣⲟⲥ</w:t>
            </w:r>
          </w:p>
          <w:p w14:paraId="7C15D418" w14:textId="77777777" w:rsidR="00E35F1F" w:rsidRDefault="00E35F1F" w:rsidP="00E35F1F">
            <w:pPr>
              <w:pStyle w:val="CopticVerse"/>
            </w:pPr>
            <w:r w:rsidRPr="007E3D46">
              <w:t>ϫⲉ ϯⲃⲁⲕⲓ ⲛ̀ⲧⲉ Ⲫϯ</w:t>
            </w:r>
          </w:p>
        </w:tc>
      </w:tr>
      <w:tr w:rsidR="00E35F1F" w14:paraId="5C71E808" w14:textId="77777777" w:rsidTr="00E35F1F">
        <w:trPr>
          <w:cantSplit/>
          <w:jc w:val="center"/>
        </w:trPr>
        <w:tc>
          <w:tcPr>
            <w:tcW w:w="288" w:type="dxa"/>
          </w:tcPr>
          <w:p w14:paraId="1E3AF260" w14:textId="77777777" w:rsidR="00E35F1F" w:rsidRDefault="00E35F1F" w:rsidP="00E35F1F">
            <w:pPr>
              <w:pStyle w:val="CopticCross"/>
            </w:pPr>
            <w:r w:rsidRPr="00FB5ACB">
              <w:t>¿</w:t>
            </w:r>
          </w:p>
        </w:tc>
        <w:tc>
          <w:tcPr>
            <w:tcW w:w="3960" w:type="dxa"/>
          </w:tcPr>
          <w:p w14:paraId="56711C39" w14:textId="77777777" w:rsidR="00E35F1F" w:rsidRDefault="00E35F1F" w:rsidP="00E35F1F">
            <w:pPr>
              <w:pStyle w:val="EngHang"/>
            </w:pPr>
            <w:r>
              <w:t>In the Song of Songs,</w:t>
            </w:r>
          </w:p>
          <w:p w14:paraId="4C549E42" w14:textId="42DC5667" w:rsidR="00E35F1F" w:rsidRDefault="00524D23" w:rsidP="00E35F1F">
            <w:pPr>
              <w:pStyle w:val="EngHang"/>
            </w:pPr>
            <w:r>
              <w:t>Solomon</w:t>
            </w:r>
          </w:p>
          <w:p w14:paraId="654824DD" w14:textId="77777777" w:rsidR="00E35F1F" w:rsidRDefault="00E35F1F" w:rsidP="00E35F1F">
            <w:pPr>
              <w:pStyle w:val="EngHang"/>
            </w:pPr>
            <w:r>
              <w:t>The Preacher also</w:t>
            </w:r>
          </w:p>
          <w:p w14:paraId="73B2C370" w14:textId="3B16E97F" w:rsidR="00E35F1F" w:rsidRDefault="00E35F1F" w:rsidP="00524D23">
            <w:pPr>
              <w:pStyle w:val="EngHangEnd"/>
            </w:pPr>
            <w:r>
              <w:t>Spoke of her saying,</w:t>
            </w:r>
            <w:r w:rsidR="00524D23">
              <w:t xml:space="preserve"> </w:t>
            </w:r>
          </w:p>
        </w:tc>
        <w:tc>
          <w:tcPr>
            <w:tcW w:w="288" w:type="dxa"/>
          </w:tcPr>
          <w:p w14:paraId="2C009986" w14:textId="77777777" w:rsidR="00E35F1F" w:rsidRDefault="00E35F1F" w:rsidP="00E35F1F"/>
        </w:tc>
        <w:tc>
          <w:tcPr>
            <w:tcW w:w="288" w:type="dxa"/>
          </w:tcPr>
          <w:p w14:paraId="2E0E6AA5" w14:textId="77777777" w:rsidR="00E35F1F" w:rsidRDefault="00E35F1F" w:rsidP="00E35F1F">
            <w:pPr>
              <w:pStyle w:val="CopticCross"/>
            </w:pPr>
            <w:r w:rsidRPr="00FB5ACB">
              <w:t>¿</w:t>
            </w:r>
          </w:p>
        </w:tc>
        <w:tc>
          <w:tcPr>
            <w:tcW w:w="3960" w:type="dxa"/>
          </w:tcPr>
          <w:p w14:paraId="7A1E01EC" w14:textId="77777777" w:rsidR="00E35F1F" w:rsidRDefault="00E35F1F" w:rsidP="00E35F1F">
            <w:pPr>
              <w:pStyle w:val="CopticVersemulti-line"/>
            </w:pPr>
            <w:r w:rsidRPr="007E3D46">
              <w:t>Ⲥⲟⲗⲟⲙⲱⲛ ⲇⲉ ⲟⲛ</w:t>
            </w:r>
          </w:p>
          <w:p w14:paraId="6C3CAD99" w14:textId="77777777" w:rsidR="00E35F1F" w:rsidRDefault="00E35F1F" w:rsidP="00E35F1F">
            <w:pPr>
              <w:pStyle w:val="CopticVersemulti-line"/>
            </w:pPr>
            <w:r w:rsidRPr="007E3D46">
              <w:t>ⲡⲓⲉⲕⲕⲗⲏⲥⲓⲁⲥⲧⲏⲥ</w:t>
            </w:r>
          </w:p>
          <w:p w14:paraId="6EDCB1F4" w14:textId="77777777" w:rsidR="00E35F1F" w:rsidRDefault="00E35F1F" w:rsidP="00E35F1F">
            <w:pPr>
              <w:pStyle w:val="CopticVersemulti-line"/>
            </w:pPr>
            <w:r w:rsidRPr="007E3D46">
              <w:t>ϧⲉⲛ ⲡⲓϫⲱ ⲛ̀ⲧⲉ ⲛⲓϫⲱ</w:t>
            </w:r>
          </w:p>
          <w:p w14:paraId="23A3C2B9" w14:textId="77777777" w:rsidR="00E35F1F" w:rsidRDefault="00E35F1F" w:rsidP="00E35F1F">
            <w:pPr>
              <w:pStyle w:val="CopticVersemulti-line"/>
            </w:pPr>
            <w:r w:rsidRPr="007E3D46">
              <w:t>ⲙ̀ⲡⲁⲓⲣⲏϯ ⲉϥϫⲱ ⲙ̀ⲙⲟⲥ</w:t>
            </w:r>
          </w:p>
        </w:tc>
      </w:tr>
      <w:tr w:rsidR="00E35F1F" w14:paraId="41A7C628" w14:textId="77777777" w:rsidTr="00E35F1F">
        <w:trPr>
          <w:cantSplit/>
          <w:jc w:val="center"/>
        </w:trPr>
        <w:tc>
          <w:tcPr>
            <w:tcW w:w="288" w:type="dxa"/>
          </w:tcPr>
          <w:p w14:paraId="18DF56EC" w14:textId="77777777" w:rsidR="00E35F1F" w:rsidRDefault="00E35F1F" w:rsidP="00E35F1F">
            <w:pPr>
              <w:pStyle w:val="CopticCross"/>
            </w:pPr>
          </w:p>
        </w:tc>
        <w:tc>
          <w:tcPr>
            <w:tcW w:w="3960" w:type="dxa"/>
          </w:tcPr>
          <w:p w14:paraId="4B16514F" w14:textId="09544651" w:rsidR="00E35F1F" w:rsidRDefault="00524D23" w:rsidP="00E35F1F">
            <w:pPr>
              <w:pStyle w:val="EngHang"/>
            </w:pPr>
            <w:r>
              <w:t>“</w:t>
            </w:r>
            <w:r w:rsidR="00E35F1F">
              <w:t>The fragrance of the clothing</w:t>
            </w:r>
          </w:p>
          <w:p w14:paraId="323A18AB" w14:textId="77777777" w:rsidR="00E35F1F" w:rsidRDefault="00E35F1F" w:rsidP="00E35F1F">
            <w:pPr>
              <w:pStyle w:val="EngHang"/>
            </w:pPr>
            <w:r>
              <w:t>Of my perfect</w:t>
            </w:r>
          </w:p>
          <w:p w14:paraId="79D13135" w14:textId="5D6012E2" w:rsidR="00E35F1F" w:rsidRDefault="00524D23" w:rsidP="00E35F1F">
            <w:pPr>
              <w:pStyle w:val="EngHang"/>
            </w:pPr>
            <w:r>
              <w:t>S</w:t>
            </w:r>
            <w:r w:rsidR="00E35F1F">
              <w:t>ister and spouse,</w:t>
            </w:r>
          </w:p>
          <w:p w14:paraId="6959BD55" w14:textId="22B71DC8" w:rsidR="00E35F1F" w:rsidRDefault="00524D23" w:rsidP="00E35F1F">
            <w:pPr>
              <w:pStyle w:val="EngHangEnd"/>
            </w:pPr>
            <w:r>
              <w:t>Is a sweet aroma.”</w:t>
            </w:r>
          </w:p>
        </w:tc>
        <w:tc>
          <w:tcPr>
            <w:tcW w:w="288" w:type="dxa"/>
          </w:tcPr>
          <w:p w14:paraId="32C1421E" w14:textId="77777777" w:rsidR="00E35F1F" w:rsidRDefault="00E35F1F" w:rsidP="00E35F1F"/>
        </w:tc>
        <w:tc>
          <w:tcPr>
            <w:tcW w:w="288" w:type="dxa"/>
          </w:tcPr>
          <w:p w14:paraId="3B124361" w14:textId="77777777" w:rsidR="00E35F1F" w:rsidRDefault="00E35F1F" w:rsidP="00E35F1F">
            <w:pPr>
              <w:pStyle w:val="CopticCross"/>
            </w:pPr>
          </w:p>
        </w:tc>
        <w:tc>
          <w:tcPr>
            <w:tcW w:w="3960" w:type="dxa"/>
          </w:tcPr>
          <w:p w14:paraId="46AFA8D8" w14:textId="77777777" w:rsidR="00E35F1F" w:rsidRDefault="00E35F1F" w:rsidP="00E35F1F">
            <w:pPr>
              <w:pStyle w:val="CopticVersemulti-line"/>
            </w:pPr>
            <w:r w:rsidRPr="00BD21C4">
              <w:t>Ϫⲉ ⲧⲁⲥⲱⲛⲓ ⲧⲁϣ̀ⲫⲉⲣⲓ</w:t>
            </w:r>
          </w:p>
          <w:p w14:paraId="5BED40AE" w14:textId="77777777" w:rsidR="00E35F1F" w:rsidRDefault="00E35F1F" w:rsidP="00E35F1F">
            <w:pPr>
              <w:pStyle w:val="CopticVersemulti-line"/>
            </w:pPr>
            <w:r w:rsidRPr="00BD21C4">
              <w:t>ⲑⲏⲉⲧϫⲏⲕ ⲉ̀ⲃⲟⲗ</w:t>
            </w:r>
          </w:p>
          <w:p w14:paraId="37D747BA" w14:textId="77777777" w:rsidR="00E35F1F" w:rsidRDefault="00E35F1F" w:rsidP="00E35F1F">
            <w:pPr>
              <w:pStyle w:val="CopticVersemulti-line"/>
            </w:pPr>
            <w:r w:rsidRPr="00BD21C4">
              <w:t>ⲡⲓⲥ̀ⲑⲟⲓ ⲛ̀ⲧⲉ ⲛⲉϩ̀ⲃⲱⲥ</w:t>
            </w:r>
          </w:p>
          <w:p w14:paraId="58E76F5A" w14:textId="77777777" w:rsidR="00E35F1F" w:rsidRDefault="00E35F1F" w:rsidP="00E35F1F">
            <w:pPr>
              <w:pStyle w:val="CopticVerse"/>
            </w:pPr>
            <w:r w:rsidRPr="00BD21C4">
              <w:t>ⲟⲩⲁ̀ⲣⲱⲙⲁⲧⲁ ⲡⲉ</w:t>
            </w:r>
          </w:p>
        </w:tc>
      </w:tr>
      <w:tr w:rsidR="00E35F1F" w14:paraId="292D2152" w14:textId="77777777" w:rsidTr="00E35F1F">
        <w:trPr>
          <w:cantSplit/>
          <w:jc w:val="center"/>
        </w:trPr>
        <w:tc>
          <w:tcPr>
            <w:tcW w:w="288" w:type="dxa"/>
          </w:tcPr>
          <w:p w14:paraId="5C69CD0A" w14:textId="77777777" w:rsidR="00E35F1F" w:rsidRDefault="00E35F1F" w:rsidP="00E35F1F">
            <w:pPr>
              <w:pStyle w:val="CopticCross"/>
            </w:pPr>
            <w:r w:rsidRPr="00FB5ACB">
              <w:t>¿</w:t>
            </w:r>
          </w:p>
        </w:tc>
        <w:tc>
          <w:tcPr>
            <w:tcW w:w="3960" w:type="dxa"/>
          </w:tcPr>
          <w:p w14:paraId="61EBD0AC" w14:textId="77777777" w:rsidR="00E35F1F" w:rsidRDefault="00E35F1F" w:rsidP="00E35F1F">
            <w:pPr>
              <w:pStyle w:val="EngHang"/>
            </w:pPr>
            <w:r w:rsidRPr="007425E1">
              <w:t xml:space="preserve">All </w:t>
            </w:r>
            <w:r>
              <w:t>you</w:t>
            </w:r>
            <w:r w:rsidRPr="007425E1">
              <w:t xml:space="preserve"> virgins, </w:t>
            </w:r>
          </w:p>
          <w:p w14:paraId="2EB140BC" w14:textId="71B29D19" w:rsidR="00E35F1F" w:rsidRDefault="00E35F1F" w:rsidP="00E35F1F">
            <w:pPr>
              <w:pStyle w:val="EngHang"/>
            </w:pPr>
            <w:r>
              <w:t>L</w:t>
            </w:r>
            <w:r w:rsidR="00524D23">
              <w:t>ove purity</w:t>
            </w:r>
          </w:p>
          <w:p w14:paraId="610D3580" w14:textId="77777777" w:rsidR="00E35F1F" w:rsidRDefault="00E35F1F" w:rsidP="00E35F1F">
            <w:pPr>
              <w:pStyle w:val="EngHang"/>
            </w:pPr>
            <w:r>
              <w:t>T</w:t>
            </w:r>
            <w:r w:rsidRPr="007425E1">
              <w:t xml:space="preserve">hat </w:t>
            </w:r>
            <w:r>
              <w:t>you</w:t>
            </w:r>
            <w:r w:rsidRPr="007425E1">
              <w:t xml:space="preserve"> may be daughters </w:t>
            </w:r>
          </w:p>
          <w:p w14:paraId="52CA5B19" w14:textId="77777777" w:rsidR="00E35F1F" w:rsidRDefault="00E35F1F" w:rsidP="00E35F1F">
            <w:pPr>
              <w:pStyle w:val="EngHangEnd"/>
            </w:pPr>
            <w:r>
              <w:t>O</w:t>
            </w:r>
            <w:r w:rsidRPr="007425E1">
              <w:t xml:space="preserve">f the </w:t>
            </w:r>
            <w:commentRangeStart w:id="835"/>
            <w:r w:rsidRPr="007425E1">
              <w:t xml:space="preserve">holy </w:t>
            </w:r>
            <w:commentRangeEnd w:id="835"/>
            <w:r>
              <w:rPr>
                <w:rStyle w:val="CommentReference"/>
              </w:rPr>
              <w:commentReference w:id="835"/>
            </w:r>
            <w:r w:rsidRPr="007425E1">
              <w:t>Mary.</w:t>
            </w:r>
          </w:p>
        </w:tc>
        <w:tc>
          <w:tcPr>
            <w:tcW w:w="288" w:type="dxa"/>
          </w:tcPr>
          <w:p w14:paraId="3815A1A1" w14:textId="77777777" w:rsidR="00E35F1F" w:rsidRDefault="00E35F1F" w:rsidP="00E35F1F"/>
        </w:tc>
        <w:tc>
          <w:tcPr>
            <w:tcW w:w="288" w:type="dxa"/>
          </w:tcPr>
          <w:p w14:paraId="30E66545" w14:textId="77777777" w:rsidR="00E35F1F" w:rsidRDefault="00E35F1F" w:rsidP="00E35F1F">
            <w:pPr>
              <w:pStyle w:val="CopticCross"/>
            </w:pPr>
            <w:r w:rsidRPr="00FB5ACB">
              <w:t>¿</w:t>
            </w:r>
          </w:p>
        </w:tc>
        <w:tc>
          <w:tcPr>
            <w:tcW w:w="3960" w:type="dxa"/>
          </w:tcPr>
          <w:p w14:paraId="11C7E25C" w14:textId="77777777" w:rsidR="00E35F1F" w:rsidRDefault="00E35F1F" w:rsidP="00E35F1F">
            <w:pPr>
              <w:pStyle w:val="CopticVersemulti-line"/>
            </w:pPr>
            <w:r w:rsidRPr="00BD21C4">
              <w:t>Ⲛⲓⲡⲁⲣⲑⲉⲛⲟⲥ ⲧⲏⲣⲟⲩ</w:t>
            </w:r>
          </w:p>
          <w:p w14:paraId="3C43922D" w14:textId="77777777" w:rsidR="00E35F1F" w:rsidRDefault="00E35F1F" w:rsidP="00E35F1F">
            <w:pPr>
              <w:pStyle w:val="CopticVersemulti-line"/>
            </w:pPr>
            <w:r w:rsidRPr="00BD21C4">
              <w:t xml:space="preserve">ⲙⲉⲛⲣⲉ ⲡⲓⲧⲟⲩⲃⲟ </w:t>
            </w:r>
          </w:p>
          <w:p w14:paraId="074BAF61" w14:textId="77777777" w:rsidR="00E35F1F" w:rsidRDefault="00E35F1F" w:rsidP="00E35F1F">
            <w:pPr>
              <w:pStyle w:val="CopticVersemulti-line"/>
            </w:pPr>
            <w:r w:rsidRPr="00BD21C4">
              <w:t>ϩⲓⲛⲁ ⲛ̀ⲧⲉⲧⲉⲛϣⲱⲡⲓ ⲛ̀ϣⲉⲣⲓ</w:t>
            </w:r>
          </w:p>
          <w:p w14:paraId="7D93C658" w14:textId="77777777" w:rsidR="00E35F1F" w:rsidRDefault="00E35F1F" w:rsidP="00E35F1F">
            <w:pPr>
              <w:pStyle w:val="CopticVerse"/>
            </w:pPr>
            <w:r w:rsidRPr="00BD21C4">
              <w:t>ⲛ̀ⲑⲏⲉ̅ⲑ̅ⲩ Ⲙⲁⲣⲓⲁ̀</w:t>
            </w:r>
          </w:p>
        </w:tc>
      </w:tr>
      <w:tr w:rsidR="00E35F1F" w14:paraId="412459EB" w14:textId="77777777" w:rsidTr="00E35F1F">
        <w:trPr>
          <w:cantSplit/>
          <w:jc w:val="center"/>
        </w:trPr>
        <w:tc>
          <w:tcPr>
            <w:tcW w:w="288" w:type="dxa"/>
          </w:tcPr>
          <w:p w14:paraId="43640A4D" w14:textId="77777777" w:rsidR="00E35F1F" w:rsidRDefault="00E35F1F" w:rsidP="00E35F1F">
            <w:pPr>
              <w:pStyle w:val="CopticCross"/>
            </w:pPr>
          </w:p>
        </w:tc>
        <w:tc>
          <w:tcPr>
            <w:tcW w:w="3960" w:type="dxa"/>
          </w:tcPr>
          <w:p w14:paraId="6FEBF8B2" w14:textId="77777777" w:rsidR="00E35F1F" w:rsidRDefault="00E35F1F" w:rsidP="00E35F1F">
            <w:pPr>
              <w:pStyle w:val="EngHang"/>
            </w:pPr>
            <w:r w:rsidRPr="007425E1">
              <w:t>For indeed through her</w:t>
            </w:r>
            <w:r>
              <w:t>,</w:t>
            </w:r>
          </w:p>
          <w:p w14:paraId="4AB0C4DE" w14:textId="0A396E32" w:rsidR="00E35F1F" w:rsidRDefault="00E35F1F" w:rsidP="00E35F1F">
            <w:pPr>
              <w:pStyle w:val="EngHang"/>
            </w:pPr>
            <w:commentRangeStart w:id="836"/>
            <w:r>
              <w:t xml:space="preserve">Womanhood </w:t>
            </w:r>
            <w:commentRangeEnd w:id="836"/>
            <w:r>
              <w:rPr>
                <w:rStyle w:val="CommentReference"/>
                <w:rFonts w:ascii="Times New Roman" w:eastAsiaTheme="minorHAnsi" w:hAnsi="Times New Roman" w:cstheme="minorBidi"/>
                <w:color w:val="auto"/>
              </w:rPr>
              <w:commentReference w:id="836"/>
            </w:r>
          </w:p>
          <w:p w14:paraId="7A7D4A64" w14:textId="567C8565" w:rsidR="00E35F1F" w:rsidRDefault="00524D23" w:rsidP="00E35F1F">
            <w:pPr>
              <w:pStyle w:val="EngHang"/>
            </w:pPr>
            <w:r>
              <w:t>Found</w:t>
            </w:r>
            <w:r w:rsidR="00E35F1F" w:rsidRPr="007425E1">
              <w:t xml:space="preserve"> favour </w:t>
            </w:r>
          </w:p>
          <w:p w14:paraId="339BE50D" w14:textId="77777777" w:rsidR="00E35F1F" w:rsidRDefault="00E35F1F" w:rsidP="00E35F1F">
            <w:pPr>
              <w:pStyle w:val="EngHangEnd"/>
            </w:pPr>
            <w:r>
              <w:t>B</w:t>
            </w:r>
            <w:r w:rsidRPr="007425E1">
              <w:t>efore the Lord.</w:t>
            </w:r>
          </w:p>
        </w:tc>
        <w:tc>
          <w:tcPr>
            <w:tcW w:w="288" w:type="dxa"/>
          </w:tcPr>
          <w:p w14:paraId="7EAEEDF9" w14:textId="77777777" w:rsidR="00E35F1F" w:rsidRDefault="00E35F1F" w:rsidP="00E35F1F"/>
        </w:tc>
        <w:tc>
          <w:tcPr>
            <w:tcW w:w="288" w:type="dxa"/>
          </w:tcPr>
          <w:p w14:paraId="17EC69E3" w14:textId="77777777" w:rsidR="00E35F1F" w:rsidRDefault="00E35F1F" w:rsidP="00E35F1F">
            <w:pPr>
              <w:pStyle w:val="CopticCross"/>
            </w:pPr>
          </w:p>
        </w:tc>
        <w:tc>
          <w:tcPr>
            <w:tcW w:w="3960" w:type="dxa"/>
          </w:tcPr>
          <w:p w14:paraId="63A6E9D4" w14:textId="77777777" w:rsidR="00E35F1F" w:rsidRDefault="00E35F1F" w:rsidP="00E35F1F">
            <w:pPr>
              <w:pStyle w:val="CopticVersemulti-line"/>
            </w:pPr>
            <w:r w:rsidRPr="00BD21C4">
              <w:t>Ϫⲉ ⲟⲩⲏⲓ ⲉ̀ⲃⲟⲗϩⲓⲧⲟⲧⲥ</w:t>
            </w:r>
          </w:p>
          <w:p w14:paraId="156544FB" w14:textId="77777777" w:rsidR="00E35F1F" w:rsidRDefault="00E35F1F" w:rsidP="00E35F1F">
            <w:pPr>
              <w:pStyle w:val="CopticVersemulti-line"/>
            </w:pPr>
            <w:r w:rsidRPr="00BD21C4">
              <w:t>ⲁ̀ⲡ̀ⲅⲉⲛⲟⲥ ̀ⲛⲛⲓϩⲓⲟ̀ⲙⲓ</w:t>
            </w:r>
          </w:p>
          <w:p w14:paraId="6914184A" w14:textId="77777777" w:rsidR="00E35F1F" w:rsidRDefault="00E35F1F" w:rsidP="00E35F1F">
            <w:pPr>
              <w:pStyle w:val="CopticVersemulti-line"/>
            </w:pPr>
            <w:r w:rsidRPr="00BD21C4">
              <w:t>ϫⲓⲙⲓ ⲛ̀ⲟⲩⲡⲁⲣⲣⲏⲥⲓⲁ̀</w:t>
            </w:r>
          </w:p>
          <w:p w14:paraId="42F4B72F" w14:textId="77777777" w:rsidR="00E35F1F" w:rsidRDefault="00E35F1F" w:rsidP="00E35F1F">
            <w:pPr>
              <w:pStyle w:val="CopticVerse"/>
            </w:pPr>
            <w:r w:rsidRPr="00BD21C4">
              <w:t>ⲙ̀ⲡⲉⲙ̀ⲑⲟ ⲉ̀ⲃⲟⲗ ⲙ̀Ⲡⲟ̅ⲥ̅</w:t>
            </w:r>
          </w:p>
        </w:tc>
      </w:tr>
      <w:tr w:rsidR="00E35F1F" w14:paraId="34CF10CF" w14:textId="77777777" w:rsidTr="00E35F1F">
        <w:trPr>
          <w:cantSplit/>
          <w:jc w:val="center"/>
        </w:trPr>
        <w:tc>
          <w:tcPr>
            <w:tcW w:w="288" w:type="dxa"/>
          </w:tcPr>
          <w:p w14:paraId="2A9A7007" w14:textId="77777777" w:rsidR="00E35F1F" w:rsidRDefault="00E35F1F" w:rsidP="00E35F1F">
            <w:pPr>
              <w:pStyle w:val="CopticCross"/>
            </w:pPr>
            <w:r w:rsidRPr="00FB5ACB">
              <w:t>¿</w:t>
            </w:r>
          </w:p>
        </w:tc>
        <w:tc>
          <w:tcPr>
            <w:tcW w:w="3960" w:type="dxa"/>
          </w:tcPr>
          <w:p w14:paraId="01C8865A" w14:textId="77777777" w:rsidR="00E35F1F" w:rsidRDefault="00E35F1F" w:rsidP="00E35F1F">
            <w:pPr>
              <w:pStyle w:val="EngHang"/>
            </w:pPr>
            <w:r>
              <w:t>And we too,</w:t>
            </w:r>
          </w:p>
          <w:p w14:paraId="04D6DAF4" w14:textId="77777777" w:rsidR="00E35F1F" w:rsidRDefault="00E35F1F" w:rsidP="00E35F1F">
            <w:pPr>
              <w:pStyle w:val="EngHang"/>
            </w:pPr>
            <w:r>
              <w:t>Hope to win mercy</w:t>
            </w:r>
          </w:p>
          <w:p w14:paraId="419A7538" w14:textId="77777777" w:rsidR="00E35F1F" w:rsidRDefault="00E35F1F" w:rsidP="00E35F1F">
            <w:pPr>
              <w:pStyle w:val="EngHang"/>
            </w:pPr>
            <w:r>
              <w:t>Through your intercessions,</w:t>
            </w:r>
          </w:p>
          <w:p w14:paraId="5D8FC71D" w14:textId="77777777" w:rsidR="00E35F1F" w:rsidRDefault="00E35F1F" w:rsidP="00E35F1F">
            <w:pPr>
              <w:pStyle w:val="EngHangEnd"/>
            </w:pPr>
            <w:r>
              <w:t>With the Lover of Mankind.</w:t>
            </w:r>
          </w:p>
        </w:tc>
        <w:tc>
          <w:tcPr>
            <w:tcW w:w="288" w:type="dxa"/>
          </w:tcPr>
          <w:p w14:paraId="6FD69606" w14:textId="77777777" w:rsidR="00E35F1F" w:rsidRDefault="00E35F1F" w:rsidP="00E35F1F"/>
        </w:tc>
        <w:tc>
          <w:tcPr>
            <w:tcW w:w="288" w:type="dxa"/>
          </w:tcPr>
          <w:p w14:paraId="16465300" w14:textId="77777777" w:rsidR="00E35F1F" w:rsidRDefault="00E35F1F" w:rsidP="00E35F1F">
            <w:pPr>
              <w:pStyle w:val="CopticCross"/>
            </w:pPr>
            <w:r w:rsidRPr="00FB5ACB">
              <w:t>¿</w:t>
            </w:r>
          </w:p>
        </w:tc>
        <w:tc>
          <w:tcPr>
            <w:tcW w:w="3960" w:type="dxa"/>
          </w:tcPr>
          <w:p w14:paraId="22EAF35B" w14:textId="77777777" w:rsidR="00E35F1F" w:rsidRDefault="00E35F1F" w:rsidP="00E35F1F">
            <w:pPr>
              <w:pStyle w:val="CopticVersemulti-line"/>
            </w:pPr>
            <w:r w:rsidRPr="00BD21C4">
              <w:t>Ⲁ̀ⲛⲟⲛ ϩⲱⲛ ⲧⲉⲛⲧⲱⲃϩ</w:t>
            </w:r>
          </w:p>
          <w:p w14:paraId="2A86A10F" w14:textId="77777777" w:rsidR="00E35F1F" w:rsidRDefault="00E35F1F" w:rsidP="00E35F1F">
            <w:pPr>
              <w:pStyle w:val="CopticVersemulti-line"/>
            </w:pPr>
            <w:r w:rsidRPr="00BD21C4">
              <w:t>ⲉⲑⲣⲉⲛϣⲁϣⲛⲓ ⲉⲩⲛⲁⲓ</w:t>
            </w:r>
          </w:p>
          <w:p w14:paraId="09DD7C5E" w14:textId="77777777" w:rsidR="00E35F1F" w:rsidRDefault="00E35F1F" w:rsidP="00E35F1F">
            <w:pPr>
              <w:pStyle w:val="CopticVersemulti-line"/>
            </w:pPr>
            <w:r w:rsidRPr="00BD21C4">
              <w:t>ϩⲓⲧⲉⲛ ⲛⲓⲡ̀ⲣⲉⲥⲃⲓⲁ̀</w:t>
            </w:r>
          </w:p>
          <w:p w14:paraId="10F8D34E" w14:textId="77777777" w:rsidR="00E35F1F" w:rsidRDefault="00E35F1F" w:rsidP="00E35F1F">
            <w:pPr>
              <w:pStyle w:val="CopticVerse"/>
            </w:pPr>
            <w:r w:rsidRPr="00BD21C4">
              <w:t>ⲛ̀ⲧⲟⲧϥ ⲙ̀ⲡⲓⲙⲁⲓⲣⲱⲙⲓ</w:t>
            </w:r>
          </w:p>
        </w:tc>
      </w:tr>
    </w:tbl>
    <w:p w14:paraId="06C494E4" w14:textId="140967CC" w:rsidR="00E35F1F" w:rsidRDefault="00E35F1F" w:rsidP="00E35F1F">
      <w:r>
        <w:t xml:space="preserve">Continue to the Conclusion of the Adam Theotokias on page </w:t>
      </w:r>
      <w:r>
        <w:fldChar w:fldCharType="begin"/>
      </w:r>
      <w:r>
        <w:instrText xml:space="preserve"> PAGEREF _Ref299212037 \h </w:instrText>
      </w:r>
      <w:r>
        <w:fldChar w:fldCharType="separate"/>
      </w:r>
      <w:r w:rsidR="000C7DE2">
        <w:rPr>
          <w:noProof/>
        </w:rPr>
        <w:t>451</w:t>
      </w:r>
      <w:r>
        <w:fldChar w:fldCharType="end"/>
      </w:r>
      <w:r>
        <w:t>.</w:t>
      </w:r>
    </w:p>
    <w:p w14:paraId="3E90B171" w14:textId="77777777" w:rsidR="00E35F1F" w:rsidRDefault="00E35F1F" w:rsidP="00E35F1F"/>
    <w:p w14:paraId="4FF401E2" w14:textId="77777777" w:rsidR="00E35F1F" w:rsidRDefault="00E35F1F" w:rsidP="00E35F1F">
      <w:pPr>
        <w:pStyle w:val="Heading2"/>
      </w:pPr>
      <w:bookmarkStart w:id="837" w:name="_Toc298445804"/>
      <w:bookmarkStart w:id="838" w:name="_Toc298681289"/>
      <w:bookmarkStart w:id="839" w:name="_Toc298447529"/>
      <w:bookmarkStart w:id="840" w:name="_Toc308441918"/>
      <w:bookmarkStart w:id="841" w:name="_Toc448696633"/>
      <w:r>
        <w:lastRenderedPageBreak/>
        <w:t>Tuesday</w:t>
      </w:r>
      <w:bookmarkEnd w:id="837"/>
      <w:bookmarkEnd w:id="838"/>
      <w:bookmarkEnd w:id="839"/>
      <w:bookmarkEnd w:id="840"/>
      <w:bookmarkEnd w:id="841"/>
    </w:p>
    <w:p w14:paraId="5EF92007" w14:textId="77777777" w:rsidR="00E35F1F" w:rsidRDefault="00E35F1F" w:rsidP="00E35F1F">
      <w:pPr>
        <w:pStyle w:val="Heading3"/>
      </w:pPr>
      <w:bookmarkStart w:id="842" w:name="_Toc298445805"/>
      <w:bookmarkStart w:id="843" w:name="_Toc298681290"/>
      <w:bookmarkStart w:id="844" w:name="_Toc298447530"/>
      <w:bookmarkStart w:id="845" w:name="_Toc308441919"/>
      <w:bookmarkStart w:id="846" w:name="_Ref452619734"/>
      <w:bookmarkStart w:id="847" w:name="_Ref452619738"/>
      <w:r>
        <w:t>The Tuesday Psali Adam</w:t>
      </w:r>
      <w:bookmarkEnd w:id="842"/>
      <w:bookmarkEnd w:id="843"/>
      <w:bookmarkEnd w:id="844"/>
      <w:bookmarkEnd w:id="845"/>
      <w:bookmarkEnd w:id="846"/>
      <w:bookmarkEnd w:id="8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5CF5C3E" w14:textId="77777777" w:rsidTr="00E35F1F">
        <w:trPr>
          <w:cantSplit/>
          <w:jc w:val="center"/>
        </w:trPr>
        <w:tc>
          <w:tcPr>
            <w:tcW w:w="288" w:type="dxa"/>
          </w:tcPr>
          <w:p w14:paraId="164EA016" w14:textId="77777777" w:rsidR="00E35F1F" w:rsidRDefault="00E35F1F" w:rsidP="00E35F1F">
            <w:pPr>
              <w:pStyle w:val="CopticCross"/>
            </w:pPr>
          </w:p>
        </w:tc>
        <w:tc>
          <w:tcPr>
            <w:tcW w:w="3960" w:type="dxa"/>
          </w:tcPr>
          <w:p w14:paraId="616022EA" w14:textId="77777777" w:rsidR="00E35F1F" w:rsidRDefault="00E35F1F" w:rsidP="00E35F1F">
            <w:pPr>
              <w:pStyle w:val="EngHang"/>
            </w:pPr>
            <w:r w:rsidRPr="007425E1">
              <w:t xml:space="preserve">Come to us </w:t>
            </w:r>
            <w:r>
              <w:t>today</w:t>
            </w:r>
            <w:r w:rsidRPr="007425E1">
              <w:t xml:space="preserve">, </w:t>
            </w:r>
          </w:p>
          <w:p w14:paraId="40284A51" w14:textId="77777777" w:rsidR="00E35F1F" w:rsidRDefault="00E35F1F" w:rsidP="00E35F1F">
            <w:pPr>
              <w:pStyle w:val="EngHang"/>
            </w:pPr>
            <w:r w:rsidRPr="007425E1">
              <w:t xml:space="preserve">O Christ our Master; </w:t>
            </w:r>
          </w:p>
          <w:p w14:paraId="64B7E110" w14:textId="77777777" w:rsidR="00E35F1F" w:rsidRDefault="00E35F1F" w:rsidP="00E35F1F">
            <w:pPr>
              <w:pStyle w:val="EngHang"/>
            </w:pPr>
            <w:r w:rsidRPr="007425E1">
              <w:t xml:space="preserve">Enlighten us in </w:t>
            </w:r>
            <w:r>
              <w:t>Your</w:t>
            </w:r>
            <w:r w:rsidRPr="007425E1">
              <w:t xml:space="preserve"> </w:t>
            </w:r>
          </w:p>
          <w:p w14:paraId="7D420245" w14:textId="77777777" w:rsidR="00E35F1F" w:rsidRDefault="00E35F1F" w:rsidP="00E35F1F">
            <w:pPr>
              <w:pStyle w:val="EngHangEnd"/>
            </w:pPr>
            <w:r>
              <w:t>E</w:t>
            </w:r>
            <w:r w:rsidRPr="007425E1">
              <w:t>xalted divinity.</w:t>
            </w:r>
          </w:p>
        </w:tc>
        <w:tc>
          <w:tcPr>
            <w:tcW w:w="288" w:type="dxa"/>
          </w:tcPr>
          <w:p w14:paraId="685DFAA3" w14:textId="77777777" w:rsidR="00E35F1F" w:rsidRDefault="00E35F1F" w:rsidP="00E35F1F"/>
        </w:tc>
        <w:tc>
          <w:tcPr>
            <w:tcW w:w="288" w:type="dxa"/>
          </w:tcPr>
          <w:p w14:paraId="78653CDE" w14:textId="77777777" w:rsidR="00E35F1F" w:rsidRDefault="00E35F1F" w:rsidP="00E35F1F">
            <w:pPr>
              <w:pStyle w:val="CopticCross"/>
            </w:pPr>
          </w:p>
        </w:tc>
        <w:tc>
          <w:tcPr>
            <w:tcW w:w="3960" w:type="dxa"/>
          </w:tcPr>
          <w:p w14:paraId="5EDD01F0" w14:textId="77777777" w:rsidR="00E35F1F" w:rsidRDefault="00E35F1F" w:rsidP="00E35F1F">
            <w:pPr>
              <w:pStyle w:val="CopticVersemulti-line"/>
            </w:pPr>
            <w:r w:rsidRPr="006F5C01">
              <w:t xml:space="preserve">Ⲁⲙⲟⲩ </w:t>
            </w:r>
            <w:r w:rsidRPr="006F5C01">
              <w:rPr>
                <w:rFonts w:ascii="Times New Roman" w:hAnsi="Times New Roman" w:cs="Times New Roman"/>
              </w:rPr>
              <w:t>ϣ</w:t>
            </w:r>
            <w:r w:rsidRPr="006F5C01">
              <w:t>ⲁⲣⲟⲛ ⲙ</w:t>
            </w:r>
            <w:r w:rsidRPr="006F5C01">
              <w:rPr>
                <w:rFonts w:ascii="Times New Roman" w:hAnsi="Times New Roman" w:cs="Times New Roman"/>
              </w:rPr>
              <w:t>̀</w:t>
            </w:r>
            <w:r w:rsidRPr="006F5C01">
              <w:t>ⲫⲟⲟⲩ</w:t>
            </w:r>
          </w:p>
          <w:p w14:paraId="5FA0469A" w14:textId="77777777" w:rsidR="00E35F1F" w:rsidRDefault="00E35F1F" w:rsidP="00E35F1F">
            <w:pPr>
              <w:pStyle w:val="CopticVersemulti-line"/>
            </w:pPr>
            <w:r w:rsidRPr="006F5C01">
              <w:t>ⲱ</w:t>
            </w:r>
            <w:r w:rsidRPr="006F5C01">
              <w:rPr>
                <w:rFonts w:ascii="Times New Roman" w:hAnsi="Times New Roman" w:cs="Times New Roman"/>
              </w:rPr>
              <w:t>̀</w:t>
            </w:r>
            <w:r w:rsidRPr="006F5C01">
              <w:t xml:space="preserve"> ⲡⲉⲛⲛⲏⲃ Ⲡⲭ</w:t>
            </w:r>
            <w:r w:rsidRPr="006F5C01">
              <w:rPr>
                <w:rFonts w:ascii="Times New Roman" w:hAnsi="Times New Roman" w:cs="Times New Roman"/>
              </w:rPr>
              <w:t>̅</w:t>
            </w:r>
            <w:r w:rsidRPr="006F5C01">
              <w:t>ⲥ</w:t>
            </w:r>
          </w:p>
          <w:p w14:paraId="22C169CC" w14:textId="77777777" w:rsidR="00E35F1F" w:rsidRDefault="00E35F1F" w:rsidP="00E35F1F">
            <w:pPr>
              <w:pStyle w:val="CopticVersemulti-line"/>
            </w:pPr>
            <w:r w:rsidRPr="006F5C01">
              <w:t>ⲁ</w:t>
            </w:r>
            <w:r w:rsidRPr="006F5C01">
              <w:rPr>
                <w:rFonts w:ascii="Times New Roman" w:hAnsi="Times New Roman" w:cs="Times New Roman"/>
              </w:rPr>
              <w:t>̀</w:t>
            </w:r>
            <w:r w:rsidRPr="006F5C01">
              <w:t>ⲣⲓⲟⲩⲱⲓⲛⲓ ⲉ</w:t>
            </w:r>
            <w:r w:rsidRPr="006F5C01">
              <w:rPr>
                <w:rFonts w:ascii="Times New Roman" w:hAnsi="Times New Roman" w:cs="Times New Roman"/>
              </w:rPr>
              <w:t>̀</w:t>
            </w:r>
            <w:r w:rsidRPr="006F5C01">
              <w:t>ⲣⲟⲛ</w:t>
            </w:r>
          </w:p>
          <w:p w14:paraId="71048781" w14:textId="77777777" w:rsidR="00E35F1F" w:rsidRDefault="00E35F1F" w:rsidP="00E35F1F">
            <w:pPr>
              <w:pStyle w:val="CopticVerse"/>
            </w:pPr>
            <w:r>
              <w:rPr>
                <w:rFonts w:cs="FreeSerifAvvaShenouda"/>
              </w:rPr>
              <w:t>ϧ</w:t>
            </w:r>
            <w:r w:rsidRPr="006F5C01">
              <w:t>ⲉⲛ ⲧⲉⲕⲙⲉⲑⲛⲟⲩ</w:t>
            </w:r>
            <w:r w:rsidRPr="006F5C01">
              <w:rPr>
                <w:rFonts w:ascii="Times New Roman" w:hAnsi="Times New Roman" w:cs="Times New Roman"/>
              </w:rPr>
              <w:t>ϯ</w:t>
            </w:r>
            <w:r w:rsidRPr="006F5C01">
              <w:t xml:space="preserve"> ⲉⲧ</w:t>
            </w:r>
            <w:r w:rsidRPr="006F5C01">
              <w:rPr>
                <w:rFonts w:ascii="Times New Roman" w:hAnsi="Times New Roman" w:cs="Times New Roman"/>
              </w:rPr>
              <w:t>ϭ</w:t>
            </w:r>
            <w:r w:rsidRPr="006F5C01">
              <w:t>ⲟⲥⲓ</w:t>
            </w:r>
          </w:p>
        </w:tc>
      </w:tr>
      <w:tr w:rsidR="00E35F1F" w14:paraId="13CF57B7" w14:textId="77777777" w:rsidTr="00E35F1F">
        <w:trPr>
          <w:cantSplit/>
          <w:jc w:val="center"/>
        </w:trPr>
        <w:tc>
          <w:tcPr>
            <w:tcW w:w="288" w:type="dxa"/>
          </w:tcPr>
          <w:p w14:paraId="0F12A472" w14:textId="77777777" w:rsidR="00E35F1F" w:rsidRDefault="00E35F1F" w:rsidP="00E35F1F">
            <w:pPr>
              <w:pStyle w:val="CopticCross"/>
            </w:pPr>
          </w:p>
        </w:tc>
        <w:tc>
          <w:tcPr>
            <w:tcW w:w="3960" w:type="dxa"/>
          </w:tcPr>
          <w:p w14:paraId="593B6ECC" w14:textId="77777777" w:rsidR="00E35F1F" w:rsidRDefault="00E35F1F" w:rsidP="00E35F1F">
            <w:pPr>
              <w:pStyle w:val="EngHang"/>
            </w:pPr>
            <w:r>
              <w:t>Send the great grace</w:t>
            </w:r>
          </w:p>
          <w:p w14:paraId="58166997" w14:textId="77777777" w:rsidR="00E35F1F" w:rsidRDefault="00E35F1F" w:rsidP="00E35F1F">
            <w:pPr>
              <w:pStyle w:val="EngHang"/>
            </w:pPr>
            <w:r>
              <w:t>Of Your Holy Spirit,</w:t>
            </w:r>
          </w:p>
          <w:p w14:paraId="6EDDABC1" w14:textId="77777777" w:rsidR="00E35F1F" w:rsidRDefault="00E35F1F" w:rsidP="00E35F1F">
            <w:pPr>
              <w:pStyle w:val="EngHang"/>
            </w:pPr>
            <w:r>
              <w:t>The Paraclete,</w:t>
            </w:r>
          </w:p>
          <w:p w14:paraId="49130C84" w14:textId="77777777" w:rsidR="00E35F1F" w:rsidRDefault="00E35F1F" w:rsidP="00E35F1F">
            <w:pPr>
              <w:pStyle w:val="EngHangEnd"/>
            </w:pPr>
            <w:r>
              <w:t>Upon on.</w:t>
            </w:r>
          </w:p>
        </w:tc>
        <w:tc>
          <w:tcPr>
            <w:tcW w:w="288" w:type="dxa"/>
          </w:tcPr>
          <w:p w14:paraId="7AD3F21A" w14:textId="77777777" w:rsidR="00E35F1F" w:rsidRDefault="00E35F1F" w:rsidP="00E35F1F"/>
        </w:tc>
        <w:tc>
          <w:tcPr>
            <w:tcW w:w="288" w:type="dxa"/>
          </w:tcPr>
          <w:p w14:paraId="2FFBBA98" w14:textId="77777777" w:rsidR="00E35F1F" w:rsidRDefault="00E35F1F" w:rsidP="00E35F1F">
            <w:pPr>
              <w:pStyle w:val="CopticCross"/>
            </w:pPr>
          </w:p>
        </w:tc>
        <w:tc>
          <w:tcPr>
            <w:tcW w:w="3960" w:type="dxa"/>
          </w:tcPr>
          <w:p w14:paraId="67322977" w14:textId="77777777" w:rsidR="00E35F1F" w:rsidRDefault="00E35F1F" w:rsidP="00E35F1F">
            <w:pPr>
              <w:pStyle w:val="CopticVersemulti-line"/>
            </w:pPr>
            <w:r w:rsidRPr="006F5C01">
              <w:t>Ⲟⲩⲱⲣⲡ ⲉ̀ϧ̀ⲣⲏⲓ ⲉ̀ϫⲱⲛ</w:t>
            </w:r>
          </w:p>
          <w:p w14:paraId="0A6DA8AE" w14:textId="77777777" w:rsidR="00E35F1F" w:rsidRDefault="00E35F1F" w:rsidP="00E35F1F">
            <w:pPr>
              <w:pStyle w:val="CopticVersemulti-line"/>
            </w:pPr>
            <w:r w:rsidRPr="006F5C01">
              <w:t>ⲙ̀ⲡⲁⲓⲛⲓϣϯ ⲛ̀ϩ̀ⲙⲟⲧ</w:t>
            </w:r>
          </w:p>
          <w:p w14:paraId="2BECC4A6" w14:textId="77777777" w:rsidR="00E35F1F" w:rsidRDefault="00E35F1F" w:rsidP="00E35F1F">
            <w:pPr>
              <w:pStyle w:val="CopticVersemulti-line"/>
            </w:pPr>
            <w:r w:rsidRPr="006F5C01">
              <w:t>ⲛ̀ⲧⲉ Ⲡⲉⲕⲡ̅ⲛ̅ⲁ ⲉ̅ⲑ̅ⲩ</w:t>
            </w:r>
          </w:p>
          <w:p w14:paraId="3540D8F1" w14:textId="77777777" w:rsidR="00E35F1F" w:rsidRDefault="00E35F1F" w:rsidP="00E35F1F">
            <w:pPr>
              <w:pStyle w:val="CopticVerse"/>
            </w:pPr>
            <w:r w:rsidRPr="006F5C01">
              <w:t>ⲙ̀ⲡⲁⲣⲁⲕⲗⲏⲧⲟⲛ</w:t>
            </w:r>
          </w:p>
        </w:tc>
      </w:tr>
      <w:tr w:rsidR="00E35F1F" w14:paraId="6CD0ADE5" w14:textId="77777777" w:rsidTr="00E35F1F">
        <w:trPr>
          <w:cantSplit/>
          <w:jc w:val="center"/>
        </w:trPr>
        <w:tc>
          <w:tcPr>
            <w:tcW w:w="288" w:type="dxa"/>
          </w:tcPr>
          <w:p w14:paraId="1464C9DF" w14:textId="77777777" w:rsidR="00E35F1F" w:rsidRDefault="00E35F1F" w:rsidP="00E35F1F">
            <w:pPr>
              <w:pStyle w:val="CopticCross"/>
            </w:pPr>
            <w:r w:rsidRPr="00FB5ACB">
              <w:t>¿</w:t>
            </w:r>
          </w:p>
        </w:tc>
        <w:tc>
          <w:tcPr>
            <w:tcW w:w="3960" w:type="dxa"/>
          </w:tcPr>
          <w:p w14:paraId="79A120F0" w14:textId="77777777" w:rsidR="00E35F1F" w:rsidRDefault="00E35F1F" w:rsidP="00E35F1F">
            <w:pPr>
              <w:pStyle w:val="EngHang"/>
            </w:pPr>
            <w:r>
              <w:t>That I may speak</w:t>
            </w:r>
          </w:p>
          <w:p w14:paraId="3579887B" w14:textId="77777777" w:rsidR="00E35F1F" w:rsidRDefault="00E35F1F" w:rsidP="00E35F1F">
            <w:pPr>
              <w:pStyle w:val="EngHang"/>
            </w:pPr>
            <w:r>
              <w:t>Giving</w:t>
            </w:r>
            <w:r w:rsidRPr="007425E1">
              <w:t xml:space="preserve"> some small </w:t>
            </w:r>
            <w:r>
              <w:t>honour,</w:t>
            </w:r>
          </w:p>
          <w:p w14:paraId="1275A2BD" w14:textId="7E68428C" w:rsidR="00E35F1F" w:rsidRDefault="00D62D3B" w:rsidP="00E35F1F">
            <w:pPr>
              <w:pStyle w:val="EngHang"/>
            </w:pPr>
            <w:r>
              <w:t xml:space="preserve">To </w:t>
            </w:r>
            <w:r w:rsidR="00E35F1F">
              <w:t>Your</w:t>
            </w:r>
            <w:r w:rsidR="00E35F1F" w:rsidRPr="007425E1">
              <w:t xml:space="preserve"> holy </w:t>
            </w:r>
          </w:p>
          <w:p w14:paraId="45F0EE26" w14:textId="4A6CE9E4" w:rsidR="00E35F1F" w:rsidRDefault="00E35F1F" w:rsidP="00E35F1F">
            <w:pPr>
              <w:pStyle w:val="EngHangEnd"/>
            </w:pPr>
            <w:r>
              <w:t>And blessed N</w:t>
            </w:r>
            <w:r w:rsidR="00D62D3B">
              <w:t>ame,</w:t>
            </w:r>
          </w:p>
        </w:tc>
        <w:tc>
          <w:tcPr>
            <w:tcW w:w="288" w:type="dxa"/>
          </w:tcPr>
          <w:p w14:paraId="46ECF834" w14:textId="77777777" w:rsidR="00E35F1F" w:rsidRDefault="00E35F1F" w:rsidP="00E35F1F"/>
        </w:tc>
        <w:tc>
          <w:tcPr>
            <w:tcW w:w="288" w:type="dxa"/>
          </w:tcPr>
          <w:p w14:paraId="0BFAB8E9" w14:textId="77777777" w:rsidR="00E35F1F" w:rsidRDefault="00E35F1F" w:rsidP="00E35F1F">
            <w:pPr>
              <w:pStyle w:val="CopticCross"/>
            </w:pPr>
            <w:r w:rsidRPr="00FB5ACB">
              <w:t>¿</w:t>
            </w:r>
          </w:p>
        </w:tc>
        <w:tc>
          <w:tcPr>
            <w:tcW w:w="3960" w:type="dxa"/>
          </w:tcPr>
          <w:p w14:paraId="2C948A34" w14:textId="77777777" w:rsidR="00E35F1F" w:rsidRDefault="00E35F1F" w:rsidP="00E35F1F">
            <w:pPr>
              <w:pStyle w:val="CopticVersemulti-line"/>
            </w:pPr>
            <w:r w:rsidRPr="006F5C01">
              <w:t>Ϩⲓⲛⲁ ⲛ̀ⲧⲁⲥⲁϫⲓ</w:t>
            </w:r>
          </w:p>
          <w:p w14:paraId="5986B246" w14:textId="77777777" w:rsidR="00E35F1F" w:rsidRDefault="00E35F1F" w:rsidP="00E35F1F">
            <w:pPr>
              <w:pStyle w:val="CopticVersemulti-line"/>
            </w:pPr>
            <w:r w:rsidRPr="006F5C01">
              <w:t>ⲛ̀ϩⲁⲛⲕⲟⲩϫⲓ ⲛ̀ⲧⲁⲓⲟ̀</w:t>
            </w:r>
          </w:p>
          <w:p w14:paraId="1F7208EA" w14:textId="77777777" w:rsidR="00E35F1F" w:rsidRDefault="00E35F1F" w:rsidP="00E35F1F">
            <w:pPr>
              <w:pStyle w:val="CopticVersemulti-line"/>
            </w:pPr>
            <w:r w:rsidRPr="006F5C01">
              <w:t>ⲉⲑⲃⲉ ⲡⲉⲕⲣⲁⲛ ⲉ̅ⲑ̅ⲩ</w:t>
            </w:r>
          </w:p>
          <w:p w14:paraId="74CCB88B" w14:textId="77777777" w:rsidR="00E35F1F" w:rsidRDefault="00E35F1F" w:rsidP="00E35F1F">
            <w:pPr>
              <w:pStyle w:val="CopticVerse"/>
            </w:pPr>
            <w:r w:rsidRPr="006F5C01">
              <w:t>ⲟⲩⲟϩ ⲉⲧⲥ̀ⲙⲁⲣⲱⲟⲩⲧ</w:t>
            </w:r>
          </w:p>
        </w:tc>
      </w:tr>
      <w:tr w:rsidR="00E35F1F" w14:paraId="7144EE75" w14:textId="77777777" w:rsidTr="00E35F1F">
        <w:trPr>
          <w:cantSplit/>
          <w:jc w:val="center"/>
        </w:trPr>
        <w:tc>
          <w:tcPr>
            <w:tcW w:w="288" w:type="dxa"/>
          </w:tcPr>
          <w:p w14:paraId="1CAC1EB5" w14:textId="77777777" w:rsidR="00E35F1F" w:rsidRDefault="00E35F1F" w:rsidP="00E35F1F">
            <w:pPr>
              <w:pStyle w:val="CopticCross"/>
            </w:pPr>
            <w:r w:rsidRPr="00FB5ACB">
              <w:t>¿</w:t>
            </w:r>
          </w:p>
        </w:tc>
        <w:tc>
          <w:tcPr>
            <w:tcW w:w="3960" w:type="dxa"/>
          </w:tcPr>
          <w:p w14:paraId="1222CA9E" w14:textId="77777777" w:rsidR="00E35F1F" w:rsidRDefault="00E35F1F" w:rsidP="00E35F1F">
            <w:pPr>
              <w:pStyle w:val="EngHang"/>
            </w:pPr>
            <w:r>
              <w:t>Which has been glorified</w:t>
            </w:r>
            <w:r w:rsidRPr="007425E1">
              <w:t xml:space="preserve"> </w:t>
            </w:r>
          </w:p>
          <w:p w14:paraId="5BC3C01A" w14:textId="77777777" w:rsidR="00E35F1F" w:rsidRDefault="00E35F1F" w:rsidP="00E35F1F">
            <w:pPr>
              <w:pStyle w:val="EngHang"/>
            </w:pPr>
            <w:r>
              <w:t>On the lips of the righteous,</w:t>
            </w:r>
          </w:p>
          <w:p w14:paraId="7FAD81D4" w14:textId="77777777" w:rsidR="00E35F1F" w:rsidRDefault="00E35F1F" w:rsidP="00E35F1F">
            <w:pPr>
              <w:pStyle w:val="EngHang"/>
            </w:pPr>
            <w:r>
              <w:t>Your</w:t>
            </w:r>
            <w:r w:rsidRPr="007425E1">
              <w:t xml:space="preserve"> holy ones </w:t>
            </w:r>
          </w:p>
          <w:p w14:paraId="3E5AA0CB" w14:textId="0396A7F1" w:rsidR="00E35F1F" w:rsidRDefault="00E35F1F" w:rsidP="00E35F1F">
            <w:pPr>
              <w:pStyle w:val="EngHangEnd"/>
            </w:pPr>
            <w:r>
              <w:t>W</w:t>
            </w:r>
            <w:r w:rsidRPr="007425E1">
              <w:t>ho are upon</w:t>
            </w:r>
            <w:r w:rsidR="00D62D3B">
              <w:t xml:space="preserve"> the earth,</w:t>
            </w:r>
          </w:p>
        </w:tc>
        <w:tc>
          <w:tcPr>
            <w:tcW w:w="288" w:type="dxa"/>
          </w:tcPr>
          <w:p w14:paraId="35D77279" w14:textId="77777777" w:rsidR="00E35F1F" w:rsidRDefault="00E35F1F" w:rsidP="00E35F1F"/>
        </w:tc>
        <w:tc>
          <w:tcPr>
            <w:tcW w:w="288" w:type="dxa"/>
          </w:tcPr>
          <w:p w14:paraId="254F66EC" w14:textId="77777777" w:rsidR="00E35F1F" w:rsidRDefault="00E35F1F" w:rsidP="00E35F1F">
            <w:pPr>
              <w:pStyle w:val="CopticCross"/>
            </w:pPr>
            <w:r w:rsidRPr="00FB5ACB">
              <w:t>¿</w:t>
            </w:r>
          </w:p>
        </w:tc>
        <w:tc>
          <w:tcPr>
            <w:tcW w:w="3960" w:type="dxa"/>
          </w:tcPr>
          <w:p w14:paraId="722C32D7" w14:textId="77777777" w:rsidR="00E35F1F" w:rsidRDefault="00E35F1F" w:rsidP="00E35F1F">
            <w:pPr>
              <w:pStyle w:val="CopticVersemulti-line"/>
            </w:pPr>
            <w:r w:rsidRPr="006F5C01">
              <w:t>Ⲫⲁⲓ ⲉ̀ⲧⲁϥϭⲓⲱ̀ⲟⲩ</w:t>
            </w:r>
          </w:p>
          <w:p w14:paraId="24A74A68" w14:textId="77777777" w:rsidR="00E35F1F" w:rsidRDefault="00E35F1F" w:rsidP="00E35F1F">
            <w:pPr>
              <w:pStyle w:val="CopticVersemulti-line"/>
            </w:pPr>
            <w:r w:rsidRPr="006F5C01">
              <w:t>ϧⲉⲛ ⲣⲱⲟⲩ ⲛ̀ⲛⲓⲑ̀ⲙⲏⲓ</w:t>
            </w:r>
          </w:p>
          <w:p w14:paraId="40DE4BA0" w14:textId="77777777" w:rsidR="00E35F1F" w:rsidRDefault="00E35F1F" w:rsidP="00E35F1F">
            <w:pPr>
              <w:pStyle w:val="CopticVersemulti-line"/>
            </w:pPr>
            <w:r w:rsidRPr="006F5C01">
              <w:t>ⲛⲏⲉ̅ⲑ̅ⲩ ⲛ̀ⲧⲁⲕ</w:t>
            </w:r>
          </w:p>
          <w:p w14:paraId="2B081CC8" w14:textId="77777777" w:rsidR="00E35F1F" w:rsidRDefault="00E35F1F" w:rsidP="00E35F1F">
            <w:pPr>
              <w:pStyle w:val="CopticVerse"/>
            </w:pPr>
            <w:r w:rsidRPr="006F5C01">
              <w:t>ⲉⲧϣⲟⲡ ϩⲓϫⲉⲛ ⲡⲓⲕⲁϩ</w:t>
            </w:r>
          </w:p>
        </w:tc>
      </w:tr>
      <w:tr w:rsidR="00E35F1F" w14:paraId="37062658" w14:textId="77777777" w:rsidTr="00E35F1F">
        <w:trPr>
          <w:cantSplit/>
          <w:jc w:val="center"/>
        </w:trPr>
        <w:tc>
          <w:tcPr>
            <w:tcW w:w="288" w:type="dxa"/>
          </w:tcPr>
          <w:p w14:paraId="7C7CFB7B" w14:textId="77777777" w:rsidR="00E35F1F" w:rsidRDefault="00E35F1F" w:rsidP="00E35F1F">
            <w:pPr>
              <w:pStyle w:val="CopticCross"/>
            </w:pPr>
          </w:p>
        </w:tc>
        <w:tc>
          <w:tcPr>
            <w:tcW w:w="3960" w:type="dxa"/>
          </w:tcPr>
          <w:p w14:paraId="61C89CFC" w14:textId="77777777" w:rsidR="00E35F1F" w:rsidRDefault="00E35F1F" w:rsidP="00E35F1F">
            <w:pPr>
              <w:pStyle w:val="EngHang"/>
            </w:pPr>
            <w:r w:rsidRPr="007425E1">
              <w:t xml:space="preserve">Who </w:t>
            </w:r>
            <w:commentRangeStart w:id="848"/>
            <w:r w:rsidRPr="007425E1">
              <w:t>wandered</w:t>
            </w:r>
            <w:commentRangeEnd w:id="848"/>
            <w:r>
              <w:rPr>
                <w:rStyle w:val="CommentReference"/>
                <w:rFonts w:ascii="Times New Roman" w:eastAsiaTheme="minorHAnsi" w:hAnsi="Times New Roman" w:cstheme="minorBidi"/>
                <w:color w:val="auto"/>
              </w:rPr>
              <w:commentReference w:id="848"/>
            </w:r>
          </w:p>
          <w:p w14:paraId="683B60C3" w14:textId="77777777" w:rsidR="00E35F1F" w:rsidRDefault="00E35F1F" w:rsidP="00E35F1F">
            <w:pPr>
              <w:pStyle w:val="EngHang"/>
            </w:pPr>
            <w:r>
              <w:t>I</w:t>
            </w:r>
            <w:r w:rsidRPr="007425E1">
              <w:t>n the mountain</w:t>
            </w:r>
            <w:r>
              <w:t>ous deserts,</w:t>
            </w:r>
          </w:p>
          <w:p w14:paraId="48FC0449" w14:textId="77777777" w:rsidR="00E35F1F" w:rsidRDefault="00E35F1F" w:rsidP="00E35F1F">
            <w:pPr>
              <w:pStyle w:val="EngHang"/>
            </w:pPr>
            <w:r>
              <w:t>In hunger and thirst,</w:t>
            </w:r>
            <w:r w:rsidRPr="007425E1">
              <w:t xml:space="preserve"> </w:t>
            </w:r>
          </w:p>
          <w:p w14:paraId="073D507F" w14:textId="2BB71AED" w:rsidR="00E35F1F" w:rsidRDefault="00E35F1F" w:rsidP="00E35F1F">
            <w:pPr>
              <w:pStyle w:val="EngHangEnd"/>
            </w:pPr>
            <w:r>
              <w:t>A</w:t>
            </w:r>
            <w:r w:rsidRPr="007425E1">
              <w:t xml:space="preserve">nd </w:t>
            </w:r>
            <w:commentRangeStart w:id="849"/>
            <w:r w:rsidRPr="007425E1">
              <w:t>cold and frost</w:t>
            </w:r>
            <w:commentRangeEnd w:id="849"/>
            <w:r>
              <w:rPr>
                <w:rStyle w:val="CommentReference"/>
              </w:rPr>
              <w:commentReference w:id="849"/>
            </w:r>
            <w:r w:rsidR="00D62D3B">
              <w:t>,</w:t>
            </w:r>
          </w:p>
        </w:tc>
        <w:tc>
          <w:tcPr>
            <w:tcW w:w="288" w:type="dxa"/>
          </w:tcPr>
          <w:p w14:paraId="5645C1CC" w14:textId="77777777" w:rsidR="00E35F1F" w:rsidRDefault="00E35F1F" w:rsidP="00E35F1F"/>
        </w:tc>
        <w:tc>
          <w:tcPr>
            <w:tcW w:w="288" w:type="dxa"/>
          </w:tcPr>
          <w:p w14:paraId="4D2888A6" w14:textId="77777777" w:rsidR="00E35F1F" w:rsidRDefault="00E35F1F" w:rsidP="00E35F1F">
            <w:pPr>
              <w:pStyle w:val="CopticCross"/>
            </w:pPr>
          </w:p>
        </w:tc>
        <w:tc>
          <w:tcPr>
            <w:tcW w:w="3960" w:type="dxa"/>
          </w:tcPr>
          <w:p w14:paraId="270F2478" w14:textId="77777777" w:rsidR="00E35F1F" w:rsidRDefault="00E35F1F" w:rsidP="00E35F1F">
            <w:pPr>
              <w:pStyle w:val="CopticVersemulti-line"/>
            </w:pPr>
            <w:r w:rsidRPr="006F5C01">
              <w:t>Ⲛⲁⲓ ⲉⲧⲥⲱⲣⲉⲙ ⲉ̀ⲃⲟⲗ</w:t>
            </w:r>
          </w:p>
          <w:p w14:paraId="0AF6D31C" w14:textId="77777777" w:rsidR="00E35F1F" w:rsidRDefault="00E35F1F" w:rsidP="00E35F1F">
            <w:pPr>
              <w:pStyle w:val="CopticVersemulti-line"/>
            </w:pPr>
            <w:r w:rsidRPr="006F5C01">
              <w:t>ϧⲉⲛ ⲛⲓⲧⲱⲟⲩ ⲛ̀ϣⲁϥⲉ</w:t>
            </w:r>
          </w:p>
          <w:p w14:paraId="3A0D7F89" w14:textId="77777777" w:rsidR="00E35F1F" w:rsidRDefault="00E35F1F" w:rsidP="00E35F1F">
            <w:pPr>
              <w:pStyle w:val="CopticVersemulti-line"/>
            </w:pPr>
            <w:r w:rsidRPr="006F5C01">
              <w:t>ϧⲉⲛ ⲟⲩϩ̀ⲕⲟ ⲛⲉⲙ ⲟⲩⲓ̀ⲃⲓ</w:t>
            </w:r>
          </w:p>
          <w:p w14:paraId="32E2849C" w14:textId="77777777" w:rsidR="00E35F1F" w:rsidRDefault="00E35F1F" w:rsidP="00E35F1F">
            <w:pPr>
              <w:pStyle w:val="CopticVerse"/>
            </w:pPr>
            <w:r w:rsidRPr="006F5C01">
              <w:t>ϧⲉⲛ ⲟⲩϫⲁϥ ⲛⲉⲙ ⲟⲩⲱ̀ϫⲉⲃ</w:t>
            </w:r>
          </w:p>
        </w:tc>
      </w:tr>
      <w:tr w:rsidR="00E35F1F" w14:paraId="3D99954F" w14:textId="77777777" w:rsidTr="00E35F1F">
        <w:trPr>
          <w:cantSplit/>
          <w:jc w:val="center"/>
        </w:trPr>
        <w:tc>
          <w:tcPr>
            <w:tcW w:w="288" w:type="dxa"/>
          </w:tcPr>
          <w:p w14:paraId="01F9D75D" w14:textId="77777777" w:rsidR="00E35F1F" w:rsidRDefault="00E35F1F" w:rsidP="00E35F1F">
            <w:pPr>
              <w:pStyle w:val="CopticCross"/>
            </w:pPr>
          </w:p>
        </w:tc>
        <w:tc>
          <w:tcPr>
            <w:tcW w:w="3960" w:type="dxa"/>
          </w:tcPr>
          <w:p w14:paraId="68C7B2A5" w14:textId="77777777" w:rsidR="00E35F1F" w:rsidRDefault="00E35F1F" w:rsidP="00E35F1F">
            <w:pPr>
              <w:pStyle w:val="EngHang"/>
            </w:pPr>
            <w:r>
              <w:t>In want a</w:t>
            </w:r>
            <w:r w:rsidRPr="007425E1">
              <w:t xml:space="preserve">nd in distress, </w:t>
            </w:r>
          </w:p>
          <w:p w14:paraId="501D560F" w14:textId="70E38B42" w:rsidR="00E35F1F" w:rsidRDefault="00E35F1F" w:rsidP="00E35F1F">
            <w:pPr>
              <w:pStyle w:val="EngHang"/>
            </w:pPr>
            <w:r>
              <w:t xml:space="preserve">And </w:t>
            </w:r>
            <w:r w:rsidR="00D62D3B">
              <w:t xml:space="preserve">in </w:t>
            </w:r>
            <w:r>
              <w:t>suffering,</w:t>
            </w:r>
          </w:p>
          <w:p w14:paraId="107B606F" w14:textId="77777777" w:rsidR="00E35F1F" w:rsidRDefault="00E35F1F" w:rsidP="00E35F1F">
            <w:pPr>
              <w:pStyle w:val="EngHang"/>
            </w:pPr>
            <w:r>
              <w:t>A</w:t>
            </w:r>
            <w:r w:rsidRPr="007425E1">
              <w:t xml:space="preserve">ccording to the sayings </w:t>
            </w:r>
          </w:p>
          <w:p w14:paraId="682F33C6" w14:textId="77777777" w:rsidR="00E35F1F" w:rsidRDefault="00E35F1F" w:rsidP="00E35F1F">
            <w:pPr>
              <w:pStyle w:val="EngHangEnd"/>
            </w:pPr>
            <w:r>
              <w:t>O</w:t>
            </w:r>
            <w:r w:rsidRPr="007425E1">
              <w:t>f Paul</w:t>
            </w:r>
            <w:r>
              <w:t>,</w:t>
            </w:r>
            <w:r w:rsidRPr="007425E1">
              <w:t xml:space="preserve"> the Apostle.</w:t>
            </w:r>
          </w:p>
        </w:tc>
        <w:tc>
          <w:tcPr>
            <w:tcW w:w="288" w:type="dxa"/>
          </w:tcPr>
          <w:p w14:paraId="75E22EA2" w14:textId="77777777" w:rsidR="00E35F1F" w:rsidRDefault="00E35F1F" w:rsidP="00E35F1F"/>
        </w:tc>
        <w:tc>
          <w:tcPr>
            <w:tcW w:w="288" w:type="dxa"/>
          </w:tcPr>
          <w:p w14:paraId="0123F8CA" w14:textId="77777777" w:rsidR="00E35F1F" w:rsidRDefault="00E35F1F" w:rsidP="00E35F1F">
            <w:pPr>
              <w:pStyle w:val="CopticCross"/>
            </w:pPr>
          </w:p>
        </w:tc>
        <w:tc>
          <w:tcPr>
            <w:tcW w:w="3960" w:type="dxa"/>
          </w:tcPr>
          <w:p w14:paraId="5C0BFB47" w14:textId="77777777" w:rsidR="00E35F1F" w:rsidRDefault="00E35F1F" w:rsidP="00E35F1F">
            <w:pPr>
              <w:pStyle w:val="CopticVersemulti-line"/>
            </w:pPr>
            <w:r w:rsidRPr="006F5C01">
              <w:t>Ⲉⲩⲉⲣϧⲁⲉ̀ ⲉⲩϩⲉϫϩⲱϫ</w:t>
            </w:r>
          </w:p>
          <w:p w14:paraId="52B3BED7" w14:textId="77777777" w:rsidR="00E35F1F" w:rsidRDefault="00E35F1F" w:rsidP="00E35F1F">
            <w:pPr>
              <w:pStyle w:val="CopticVersemulti-line"/>
            </w:pPr>
            <w:r w:rsidRPr="006F5C01">
              <w:t>ⲟⲩⲟϩ ⲉⲩϭⲓⲙ̀ⲕⲁϩ</w:t>
            </w:r>
          </w:p>
          <w:p w14:paraId="54AD208F" w14:textId="77777777" w:rsidR="00E35F1F" w:rsidRDefault="00E35F1F" w:rsidP="00E35F1F">
            <w:pPr>
              <w:pStyle w:val="CopticVersemulti-line"/>
            </w:pPr>
            <w:r w:rsidRPr="006F5C01">
              <w:t>ⲕⲁⲧⲁ ⲡ̀ⲥⲁϫⲓ ⲙ̀Ⲡⲁⲩⲗⲟⲥ</w:t>
            </w:r>
          </w:p>
          <w:p w14:paraId="10C701B7" w14:textId="77777777" w:rsidR="00E35F1F" w:rsidRDefault="00E35F1F" w:rsidP="00E35F1F">
            <w:pPr>
              <w:pStyle w:val="CopticVerse"/>
            </w:pPr>
            <w:r w:rsidRPr="006F5C01">
              <w:t>ⲡⲓⲁ̀ⲡⲟⲥⲧⲟⲗⲟⲥ</w:t>
            </w:r>
          </w:p>
        </w:tc>
      </w:tr>
      <w:tr w:rsidR="00E35F1F" w14:paraId="3B86812F" w14:textId="77777777" w:rsidTr="00E35F1F">
        <w:trPr>
          <w:cantSplit/>
          <w:jc w:val="center"/>
        </w:trPr>
        <w:tc>
          <w:tcPr>
            <w:tcW w:w="288" w:type="dxa"/>
          </w:tcPr>
          <w:p w14:paraId="4801CAA5" w14:textId="77777777" w:rsidR="00E35F1F" w:rsidRDefault="00E35F1F" w:rsidP="00E35F1F">
            <w:pPr>
              <w:pStyle w:val="CopticCross"/>
            </w:pPr>
            <w:r w:rsidRPr="00FB5ACB">
              <w:lastRenderedPageBreak/>
              <w:t>¿</w:t>
            </w:r>
          </w:p>
        </w:tc>
        <w:tc>
          <w:tcPr>
            <w:tcW w:w="3960" w:type="dxa"/>
          </w:tcPr>
          <w:p w14:paraId="07C7F8B5" w14:textId="77777777" w:rsidR="00E35F1F" w:rsidRDefault="00E35F1F" w:rsidP="00E35F1F">
            <w:pPr>
              <w:pStyle w:val="EngHang"/>
            </w:pPr>
            <w:r w:rsidRPr="007425E1">
              <w:t xml:space="preserve">But </w:t>
            </w:r>
            <w:r>
              <w:t>Your holy N</w:t>
            </w:r>
            <w:r w:rsidRPr="007425E1">
              <w:t xml:space="preserve">ame, </w:t>
            </w:r>
          </w:p>
          <w:p w14:paraId="1D9CE649" w14:textId="77777777" w:rsidR="00E35F1F" w:rsidRDefault="00E35F1F" w:rsidP="00E35F1F">
            <w:pPr>
              <w:pStyle w:val="EngHang"/>
            </w:pPr>
            <w:r w:rsidRPr="007425E1">
              <w:t xml:space="preserve">O my Lord Jesus, </w:t>
            </w:r>
          </w:p>
          <w:p w14:paraId="273B50A5" w14:textId="2AB62C61" w:rsidR="00E35F1F" w:rsidRDefault="00E35F1F" w:rsidP="00E35F1F">
            <w:pPr>
              <w:pStyle w:val="EngHang"/>
            </w:pPr>
            <w:r>
              <w:t>Has been a protector</w:t>
            </w:r>
            <w:r w:rsidR="00D62D3B">
              <w:t xml:space="preserve"> to them</w:t>
            </w:r>
          </w:p>
          <w:p w14:paraId="2991806A" w14:textId="77777777" w:rsidR="00E35F1F" w:rsidRDefault="00E35F1F" w:rsidP="00E35F1F">
            <w:pPr>
              <w:pStyle w:val="EngHangEnd"/>
            </w:pPr>
            <w:r>
              <w:t>I</w:t>
            </w:r>
            <w:r w:rsidRPr="007425E1">
              <w:t>n all their afflictions.</w:t>
            </w:r>
          </w:p>
        </w:tc>
        <w:tc>
          <w:tcPr>
            <w:tcW w:w="288" w:type="dxa"/>
          </w:tcPr>
          <w:p w14:paraId="4DF83E5F" w14:textId="77777777" w:rsidR="00E35F1F" w:rsidRDefault="00E35F1F" w:rsidP="00E35F1F"/>
        </w:tc>
        <w:tc>
          <w:tcPr>
            <w:tcW w:w="288" w:type="dxa"/>
          </w:tcPr>
          <w:p w14:paraId="477D9083" w14:textId="77777777" w:rsidR="00E35F1F" w:rsidRDefault="00E35F1F" w:rsidP="00E35F1F">
            <w:pPr>
              <w:pStyle w:val="CopticCross"/>
            </w:pPr>
            <w:r w:rsidRPr="00FB5ACB">
              <w:t>¿</w:t>
            </w:r>
          </w:p>
        </w:tc>
        <w:tc>
          <w:tcPr>
            <w:tcW w:w="3960" w:type="dxa"/>
          </w:tcPr>
          <w:p w14:paraId="371DCECD" w14:textId="77777777" w:rsidR="00E35F1F" w:rsidRDefault="00E35F1F" w:rsidP="00E35F1F">
            <w:pPr>
              <w:pStyle w:val="CopticVersemulti-line"/>
            </w:pPr>
            <w:r w:rsidRPr="006F5C01">
              <w:t>Ⲁⲗⲗⲁ ⲡⲉⲕⲣⲁⲛ ⲉ̅ⲑ̅ⲩ</w:t>
            </w:r>
          </w:p>
          <w:p w14:paraId="0D9366D1" w14:textId="77777777" w:rsidR="00E35F1F" w:rsidRDefault="00E35F1F" w:rsidP="00E35F1F">
            <w:pPr>
              <w:pStyle w:val="CopticVersemulti-line"/>
            </w:pPr>
            <w:r w:rsidRPr="006F5C01">
              <w:t>ⲱ̀ Ⲡⲁⲟ̅ⲥ̅ Ⲓⲏ̅ⲥ</w:t>
            </w:r>
          </w:p>
          <w:p w14:paraId="6ADC1952" w14:textId="77777777" w:rsidR="00E35F1F" w:rsidRDefault="00E35F1F" w:rsidP="00E35F1F">
            <w:pPr>
              <w:pStyle w:val="CopticVersemulti-line"/>
            </w:pPr>
            <w:r w:rsidRPr="006F5C01">
              <w:t>ⲉⲧϣⲟⲡ ⲛⲱⲟⲩ ⲛ̀ⲛⲁϣϯ</w:t>
            </w:r>
          </w:p>
          <w:p w14:paraId="18C43DE0" w14:textId="77777777" w:rsidR="00E35F1F" w:rsidRDefault="00E35F1F" w:rsidP="00E35F1F">
            <w:pPr>
              <w:pStyle w:val="CopticVerse"/>
            </w:pPr>
            <w:r w:rsidRPr="006F5C01">
              <w:t>ϧⲉⲛ ⲛⲟⲩϩⲟϫϩⲉϫ ⲧⲏⲣⲟⲩ</w:t>
            </w:r>
          </w:p>
        </w:tc>
      </w:tr>
      <w:tr w:rsidR="00E35F1F" w14:paraId="22D1FC88" w14:textId="77777777" w:rsidTr="00E35F1F">
        <w:trPr>
          <w:cantSplit/>
          <w:jc w:val="center"/>
        </w:trPr>
        <w:tc>
          <w:tcPr>
            <w:tcW w:w="288" w:type="dxa"/>
          </w:tcPr>
          <w:p w14:paraId="3216B481" w14:textId="77777777" w:rsidR="00E35F1F" w:rsidRDefault="00E35F1F" w:rsidP="00E35F1F">
            <w:pPr>
              <w:pStyle w:val="CopticCross"/>
            </w:pPr>
            <w:r w:rsidRPr="00FB5ACB">
              <w:t>¿</w:t>
            </w:r>
          </w:p>
        </w:tc>
        <w:tc>
          <w:tcPr>
            <w:tcW w:w="3960" w:type="dxa"/>
          </w:tcPr>
          <w:p w14:paraId="2C1776D5" w14:textId="77777777" w:rsidR="00E35F1F" w:rsidRDefault="00E35F1F" w:rsidP="00E35F1F">
            <w:pPr>
              <w:pStyle w:val="EngHang"/>
            </w:pPr>
            <w:r>
              <w:t>Your holy N</w:t>
            </w:r>
            <w:r w:rsidRPr="007425E1">
              <w:t xml:space="preserve">ame, </w:t>
            </w:r>
          </w:p>
          <w:p w14:paraId="1B36852D" w14:textId="77777777" w:rsidR="00E35F1F" w:rsidRDefault="00E35F1F" w:rsidP="00E35F1F">
            <w:pPr>
              <w:pStyle w:val="EngHang"/>
            </w:pPr>
            <w:r w:rsidRPr="007425E1">
              <w:t xml:space="preserve">O my Lord Jesus, </w:t>
            </w:r>
          </w:p>
          <w:p w14:paraId="159FC0E1" w14:textId="77777777" w:rsidR="00E35F1F" w:rsidRDefault="00E35F1F" w:rsidP="00E35F1F">
            <w:pPr>
              <w:pStyle w:val="EngHang"/>
            </w:pPr>
            <w:r>
              <w:t>D</w:t>
            </w:r>
            <w:r w:rsidRPr="007425E1">
              <w:t xml:space="preserve">elivers them </w:t>
            </w:r>
          </w:p>
          <w:p w14:paraId="2CB72DB0" w14:textId="77777777" w:rsidR="00E35F1F" w:rsidRDefault="00E35F1F" w:rsidP="00E35F1F">
            <w:pPr>
              <w:pStyle w:val="EngHangEnd"/>
            </w:pPr>
            <w:commentRangeStart w:id="850"/>
            <w:r>
              <w:t>From</w:t>
            </w:r>
            <w:r w:rsidRPr="007425E1">
              <w:t xml:space="preserve"> </w:t>
            </w:r>
            <w:commentRangeEnd w:id="850"/>
            <w:r>
              <w:rPr>
                <w:rStyle w:val="CommentReference"/>
              </w:rPr>
              <w:commentReference w:id="850"/>
            </w:r>
            <w:r w:rsidRPr="007425E1">
              <w:t>all their tribulations.</w:t>
            </w:r>
          </w:p>
        </w:tc>
        <w:tc>
          <w:tcPr>
            <w:tcW w:w="288" w:type="dxa"/>
          </w:tcPr>
          <w:p w14:paraId="0A608A63" w14:textId="77777777" w:rsidR="00E35F1F" w:rsidRDefault="00E35F1F" w:rsidP="00E35F1F"/>
        </w:tc>
        <w:tc>
          <w:tcPr>
            <w:tcW w:w="288" w:type="dxa"/>
          </w:tcPr>
          <w:p w14:paraId="34A9BC73" w14:textId="77777777" w:rsidR="00E35F1F" w:rsidRDefault="00E35F1F" w:rsidP="00E35F1F">
            <w:pPr>
              <w:pStyle w:val="CopticCross"/>
            </w:pPr>
            <w:r w:rsidRPr="00FB5ACB">
              <w:t>¿</w:t>
            </w:r>
          </w:p>
        </w:tc>
        <w:tc>
          <w:tcPr>
            <w:tcW w:w="3960" w:type="dxa"/>
          </w:tcPr>
          <w:p w14:paraId="6EAF625D" w14:textId="77777777" w:rsidR="00E35F1F" w:rsidRDefault="00E35F1F" w:rsidP="00E35F1F">
            <w:pPr>
              <w:pStyle w:val="CopticVersemulti-line"/>
            </w:pPr>
            <w:r w:rsidRPr="006F5C01">
              <w:t>Ⲡⲉⲕⲣⲁⲛ ⲉ̅ⲑ̅ⲩ</w:t>
            </w:r>
          </w:p>
          <w:p w14:paraId="595D7AC7" w14:textId="77777777" w:rsidR="00E35F1F" w:rsidRDefault="00E35F1F" w:rsidP="00E35F1F">
            <w:pPr>
              <w:pStyle w:val="CopticVersemulti-line"/>
            </w:pPr>
            <w:r w:rsidRPr="006F5C01">
              <w:t>ⲱ̀ Ⲡⲁⲟ̅ⲥ̅ Ⲓⲏ̅ⲥ</w:t>
            </w:r>
          </w:p>
          <w:p w14:paraId="723BFAD5" w14:textId="77777777" w:rsidR="00E35F1F" w:rsidRDefault="00E35F1F" w:rsidP="00E35F1F">
            <w:pPr>
              <w:pStyle w:val="CopticVersemulti-line"/>
            </w:pPr>
            <w:r w:rsidRPr="006F5C01">
              <w:t>ⲉⲑⲛⲟϩⲉⲙ ⲙ̀ⲙⲱⲟⲩ</w:t>
            </w:r>
          </w:p>
          <w:p w14:paraId="0212B5B8" w14:textId="77777777" w:rsidR="00E35F1F" w:rsidRDefault="00E35F1F" w:rsidP="00E35F1F">
            <w:pPr>
              <w:pStyle w:val="CopticVerse"/>
            </w:pPr>
            <w:r w:rsidRPr="006F5C01">
              <w:t>ϧⲉⲛ ⲛⲟⲩⲑ̀ⲗⲓⲯⲓⲥ ⲧⲏⲣⲟⲩ</w:t>
            </w:r>
          </w:p>
        </w:tc>
      </w:tr>
      <w:tr w:rsidR="00E35F1F" w14:paraId="45EFD061" w14:textId="77777777" w:rsidTr="00E35F1F">
        <w:trPr>
          <w:cantSplit/>
          <w:jc w:val="center"/>
        </w:trPr>
        <w:tc>
          <w:tcPr>
            <w:tcW w:w="288" w:type="dxa"/>
          </w:tcPr>
          <w:p w14:paraId="6CD1B915" w14:textId="77777777" w:rsidR="00E35F1F" w:rsidRDefault="00E35F1F" w:rsidP="00E35F1F">
            <w:pPr>
              <w:pStyle w:val="CopticCross"/>
            </w:pPr>
          </w:p>
        </w:tc>
        <w:tc>
          <w:tcPr>
            <w:tcW w:w="3960" w:type="dxa"/>
          </w:tcPr>
          <w:p w14:paraId="44B65D01" w14:textId="77777777" w:rsidR="00E35F1F" w:rsidRDefault="00E35F1F" w:rsidP="00E35F1F">
            <w:pPr>
              <w:pStyle w:val="EngHang"/>
            </w:pPr>
            <w:r w:rsidRPr="007425E1">
              <w:t>It is to them</w:t>
            </w:r>
            <w:r>
              <w:t>,</w:t>
            </w:r>
            <w:r w:rsidRPr="007425E1">
              <w:t xml:space="preserve"> </w:t>
            </w:r>
          </w:p>
          <w:p w14:paraId="231ACB4D" w14:textId="77777777" w:rsidR="00E35F1F" w:rsidRDefault="00E35F1F" w:rsidP="00E35F1F">
            <w:pPr>
              <w:pStyle w:val="EngHang"/>
            </w:pPr>
            <w:r>
              <w:t>Life-giving nourishment</w:t>
            </w:r>
            <w:r w:rsidRPr="007425E1">
              <w:t xml:space="preserve">, </w:t>
            </w:r>
          </w:p>
          <w:p w14:paraId="55F61DF1" w14:textId="77777777" w:rsidR="00E35F1F" w:rsidRDefault="00E35F1F" w:rsidP="00E35F1F">
            <w:pPr>
              <w:pStyle w:val="EngHang"/>
            </w:pPr>
            <w:r>
              <w:t>F</w:t>
            </w:r>
            <w:r w:rsidRPr="007425E1">
              <w:t xml:space="preserve">eeding both </w:t>
            </w:r>
          </w:p>
          <w:p w14:paraId="5DE77FA4" w14:textId="77777777" w:rsidR="00E35F1F" w:rsidRDefault="00E35F1F" w:rsidP="00E35F1F">
            <w:pPr>
              <w:pStyle w:val="EngHangEnd"/>
            </w:pPr>
            <w:r>
              <w:t>T</w:t>
            </w:r>
            <w:r w:rsidRPr="007425E1">
              <w:t>heir souls and</w:t>
            </w:r>
            <w:r>
              <w:t xml:space="preserve"> their</w:t>
            </w:r>
            <w:r w:rsidRPr="007425E1">
              <w:t xml:space="preserve"> bodies.</w:t>
            </w:r>
          </w:p>
        </w:tc>
        <w:tc>
          <w:tcPr>
            <w:tcW w:w="288" w:type="dxa"/>
          </w:tcPr>
          <w:p w14:paraId="15188F4C" w14:textId="77777777" w:rsidR="00E35F1F" w:rsidRDefault="00E35F1F" w:rsidP="00E35F1F"/>
        </w:tc>
        <w:tc>
          <w:tcPr>
            <w:tcW w:w="288" w:type="dxa"/>
          </w:tcPr>
          <w:p w14:paraId="6A3E0C7B" w14:textId="77777777" w:rsidR="00E35F1F" w:rsidRDefault="00E35F1F" w:rsidP="00E35F1F">
            <w:pPr>
              <w:pStyle w:val="CopticCross"/>
            </w:pPr>
          </w:p>
        </w:tc>
        <w:tc>
          <w:tcPr>
            <w:tcW w:w="3960" w:type="dxa"/>
          </w:tcPr>
          <w:p w14:paraId="6971BB86" w14:textId="77777777" w:rsidR="00E35F1F" w:rsidRDefault="00E35F1F" w:rsidP="00E35F1F">
            <w:pPr>
              <w:pStyle w:val="CopticVersemulti-line"/>
            </w:pPr>
            <w:r w:rsidRPr="006F5C01">
              <w:t>Ⲛ̀ⲑⲟϥ ⲉⲧϣⲟⲡ ⲛⲱⲟⲩ</w:t>
            </w:r>
          </w:p>
          <w:p w14:paraId="4B33F2A6" w14:textId="77777777" w:rsidR="00E35F1F" w:rsidRDefault="00E35F1F" w:rsidP="00E35F1F">
            <w:pPr>
              <w:pStyle w:val="CopticVersemulti-line"/>
            </w:pPr>
            <w:r w:rsidRPr="006F5C01">
              <w:t>ⲛ̀ⲟⲩⲧ̀ⲣⲟⲫⲏ ⲛ̀ⲱⲛϧ</w:t>
            </w:r>
          </w:p>
          <w:p w14:paraId="22F0A485" w14:textId="77777777" w:rsidR="00E35F1F" w:rsidRDefault="00E35F1F" w:rsidP="00E35F1F">
            <w:pPr>
              <w:pStyle w:val="CopticVersemulti-line"/>
            </w:pPr>
            <w:r w:rsidRPr="006F5C01">
              <w:t>ⲉⲥϣⲁⲛϣ ⲛ̀ⲛⲟⲩⲯⲩⲭⲏ</w:t>
            </w:r>
          </w:p>
          <w:p w14:paraId="04E45078" w14:textId="77777777" w:rsidR="00E35F1F" w:rsidRDefault="00E35F1F" w:rsidP="00E35F1F">
            <w:pPr>
              <w:pStyle w:val="CopticVerse"/>
            </w:pPr>
            <w:r w:rsidRPr="006F5C01">
              <w:t>ⲛⲉⲙ ⲛⲟⲩⲥⲱⲙⲁ ⲉⲩⲥⲟⲡ</w:t>
            </w:r>
          </w:p>
        </w:tc>
      </w:tr>
      <w:tr w:rsidR="00E35F1F" w14:paraId="37193D5E" w14:textId="77777777" w:rsidTr="00E35F1F">
        <w:trPr>
          <w:cantSplit/>
          <w:jc w:val="center"/>
        </w:trPr>
        <w:tc>
          <w:tcPr>
            <w:tcW w:w="288" w:type="dxa"/>
          </w:tcPr>
          <w:p w14:paraId="1C19E957" w14:textId="77777777" w:rsidR="00E35F1F" w:rsidRDefault="00E35F1F" w:rsidP="00E35F1F">
            <w:pPr>
              <w:pStyle w:val="CopticCross"/>
            </w:pPr>
          </w:p>
        </w:tc>
        <w:tc>
          <w:tcPr>
            <w:tcW w:w="3960" w:type="dxa"/>
          </w:tcPr>
          <w:p w14:paraId="291968C0" w14:textId="77777777" w:rsidR="00E35F1F" w:rsidRDefault="00E35F1F" w:rsidP="00E35F1F">
            <w:pPr>
              <w:pStyle w:val="EngHang"/>
            </w:pPr>
            <w:r w:rsidRPr="007425E1">
              <w:t>It is to them a fountain</w:t>
            </w:r>
          </w:p>
          <w:p w14:paraId="4ED465CA" w14:textId="77777777" w:rsidR="00E35F1F" w:rsidRDefault="00E35F1F" w:rsidP="00E35F1F">
            <w:pPr>
              <w:pStyle w:val="EngHang"/>
            </w:pPr>
            <w:r>
              <w:t>O</w:t>
            </w:r>
            <w:r w:rsidRPr="007425E1">
              <w:t xml:space="preserve">f </w:t>
            </w:r>
            <w:r>
              <w:t>living water</w:t>
            </w:r>
            <w:r w:rsidRPr="007425E1">
              <w:t xml:space="preserve">, </w:t>
            </w:r>
          </w:p>
          <w:p w14:paraId="4551E0A2" w14:textId="77777777" w:rsidR="00E35F1F" w:rsidRDefault="00E35F1F" w:rsidP="00E35F1F">
            <w:pPr>
              <w:pStyle w:val="EngHang"/>
            </w:pPr>
            <w:r>
              <w:t>S</w:t>
            </w:r>
            <w:r w:rsidRPr="007425E1">
              <w:t>weet</w:t>
            </w:r>
            <w:r>
              <w:t>er than honey</w:t>
            </w:r>
          </w:p>
          <w:p w14:paraId="7123700E" w14:textId="77777777" w:rsidR="00E35F1F" w:rsidRDefault="00E35F1F" w:rsidP="00E35F1F">
            <w:pPr>
              <w:pStyle w:val="EngHangEnd"/>
            </w:pPr>
            <w:r>
              <w:t>In their mouths</w:t>
            </w:r>
            <w:r w:rsidRPr="007425E1">
              <w:t>.</w:t>
            </w:r>
          </w:p>
        </w:tc>
        <w:tc>
          <w:tcPr>
            <w:tcW w:w="288" w:type="dxa"/>
          </w:tcPr>
          <w:p w14:paraId="778EB4AE" w14:textId="77777777" w:rsidR="00E35F1F" w:rsidRDefault="00E35F1F" w:rsidP="00E35F1F"/>
        </w:tc>
        <w:tc>
          <w:tcPr>
            <w:tcW w:w="288" w:type="dxa"/>
          </w:tcPr>
          <w:p w14:paraId="38B6711F" w14:textId="77777777" w:rsidR="00E35F1F" w:rsidRDefault="00E35F1F" w:rsidP="00E35F1F">
            <w:pPr>
              <w:pStyle w:val="CopticCross"/>
            </w:pPr>
          </w:p>
        </w:tc>
        <w:tc>
          <w:tcPr>
            <w:tcW w:w="3960" w:type="dxa"/>
          </w:tcPr>
          <w:p w14:paraId="4A1E7A1E" w14:textId="77777777" w:rsidR="00E35F1F" w:rsidRDefault="00E35F1F" w:rsidP="00E35F1F">
            <w:pPr>
              <w:pStyle w:val="CopticVersemulti-line"/>
            </w:pPr>
            <w:r w:rsidRPr="006F5C01">
              <w:t>Ⲛ̀ⲑⲟϥ ⲉⲧϣⲟⲡ ⲛⲱⲟⲩ</w:t>
            </w:r>
          </w:p>
          <w:p w14:paraId="0E3FB229" w14:textId="77777777" w:rsidR="00E35F1F" w:rsidRDefault="00E35F1F" w:rsidP="00E35F1F">
            <w:pPr>
              <w:pStyle w:val="CopticVersemulti-line"/>
            </w:pPr>
            <w:r w:rsidRPr="006F5C01">
              <w:t>ⲛ̀ⲟⲩⲙⲟⲩⲙⲓ ⲙ̀ⲙⲱⲟⲩ ⲛ̀ⲱⲛϧ</w:t>
            </w:r>
          </w:p>
          <w:p w14:paraId="3CA27987" w14:textId="77777777" w:rsidR="00E35F1F" w:rsidRDefault="00E35F1F" w:rsidP="00E35F1F">
            <w:pPr>
              <w:pStyle w:val="CopticVersemulti-line"/>
            </w:pPr>
            <w:r w:rsidRPr="006F5C01">
              <w:t>ⲉⲥϩⲟⲗϫ ϧⲉⲛ ⲧⲟⲩϣ̀ⲃⲱⲃⲓ</w:t>
            </w:r>
          </w:p>
          <w:p w14:paraId="401D1772" w14:textId="77777777" w:rsidR="00E35F1F" w:rsidRDefault="00E35F1F" w:rsidP="00E35F1F">
            <w:pPr>
              <w:pStyle w:val="CopticVerse"/>
            </w:pPr>
            <w:r w:rsidRPr="006F5C01">
              <w:t>ⲉ̀ϩⲟⲧⲉ ⲡⲓⲉ̀ⲃⲓⲱ̀</w:t>
            </w:r>
          </w:p>
        </w:tc>
      </w:tr>
      <w:tr w:rsidR="00E35F1F" w14:paraId="462E23FE" w14:textId="77777777" w:rsidTr="00E35F1F">
        <w:trPr>
          <w:cantSplit/>
          <w:jc w:val="center"/>
        </w:trPr>
        <w:tc>
          <w:tcPr>
            <w:tcW w:w="288" w:type="dxa"/>
          </w:tcPr>
          <w:p w14:paraId="5E540787" w14:textId="77777777" w:rsidR="00E35F1F" w:rsidRDefault="00E35F1F" w:rsidP="00E35F1F">
            <w:pPr>
              <w:pStyle w:val="CopticCross"/>
            </w:pPr>
            <w:r w:rsidRPr="00FB5ACB">
              <w:t>¿</w:t>
            </w:r>
          </w:p>
        </w:tc>
        <w:tc>
          <w:tcPr>
            <w:tcW w:w="3960" w:type="dxa"/>
          </w:tcPr>
          <w:p w14:paraId="58B1B1B7" w14:textId="77777777" w:rsidR="00E35F1F" w:rsidRDefault="00E35F1F" w:rsidP="00E35F1F">
            <w:pPr>
              <w:pStyle w:val="EngHang"/>
            </w:pPr>
            <w:r w:rsidRPr="007425E1">
              <w:t xml:space="preserve">When they declare </w:t>
            </w:r>
            <w:r>
              <w:t>It,</w:t>
            </w:r>
          </w:p>
          <w:p w14:paraId="33FB93FF" w14:textId="1C151B80" w:rsidR="00E35F1F" w:rsidRDefault="00E35F1F" w:rsidP="00E35F1F">
            <w:pPr>
              <w:pStyle w:val="EngHang"/>
            </w:pPr>
            <w:r>
              <w:t>T</w:t>
            </w:r>
            <w:r w:rsidR="00CF15BA">
              <w:t>heir hearts will become joyful,</w:t>
            </w:r>
            <w:r w:rsidRPr="007425E1">
              <w:t xml:space="preserve"> </w:t>
            </w:r>
          </w:p>
          <w:p w14:paraId="5569614C" w14:textId="77777777" w:rsidR="00E35F1F" w:rsidRDefault="00E35F1F" w:rsidP="00E35F1F">
            <w:pPr>
              <w:pStyle w:val="EngHang"/>
            </w:pPr>
            <w:r>
              <w:t>And their flesh</w:t>
            </w:r>
            <w:r w:rsidRPr="007425E1">
              <w:t xml:space="preserve"> </w:t>
            </w:r>
          </w:p>
          <w:p w14:paraId="46C67B46" w14:textId="77777777" w:rsidR="00E35F1F" w:rsidRDefault="00E35F1F" w:rsidP="00E35F1F">
            <w:pPr>
              <w:pStyle w:val="EngHangEnd"/>
            </w:pPr>
            <w:r>
              <w:t>will blossom</w:t>
            </w:r>
            <w:r w:rsidRPr="007425E1">
              <w:t>.</w:t>
            </w:r>
          </w:p>
        </w:tc>
        <w:tc>
          <w:tcPr>
            <w:tcW w:w="288" w:type="dxa"/>
          </w:tcPr>
          <w:p w14:paraId="4773FE07" w14:textId="77777777" w:rsidR="00E35F1F" w:rsidRDefault="00E35F1F" w:rsidP="00E35F1F"/>
        </w:tc>
        <w:tc>
          <w:tcPr>
            <w:tcW w:w="288" w:type="dxa"/>
          </w:tcPr>
          <w:p w14:paraId="47E524F7" w14:textId="77777777" w:rsidR="00E35F1F" w:rsidRDefault="00E35F1F" w:rsidP="00E35F1F">
            <w:pPr>
              <w:pStyle w:val="CopticCross"/>
            </w:pPr>
            <w:r w:rsidRPr="00FB5ACB">
              <w:t>¿</w:t>
            </w:r>
          </w:p>
        </w:tc>
        <w:tc>
          <w:tcPr>
            <w:tcW w:w="3960" w:type="dxa"/>
          </w:tcPr>
          <w:p w14:paraId="3CC7EA14" w14:textId="77777777" w:rsidR="00E35F1F" w:rsidRDefault="00E35F1F" w:rsidP="00E35F1F">
            <w:pPr>
              <w:pStyle w:val="CopticVersemulti-line"/>
            </w:pPr>
            <w:r w:rsidRPr="006F5C01">
              <w:t>Ⲁⲩϣⲁⲛⲫⲓⲣⲓ ⲉ̀ⲣⲟϥ</w:t>
            </w:r>
          </w:p>
          <w:p w14:paraId="5C6BCCA4" w14:textId="77777777" w:rsidR="00E35F1F" w:rsidRDefault="00E35F1F" w:rsidP="00E35F1F">
            <w:pPr>
              <w:pStyle w:val="CopticVersemulti-line"/>
            </w:pPr>
            <w:r w:rsidRPr="006F5C01">
              <w:t>ϣⲁⲣⲉ ⲡⲟⲩϩⲏⲧ ⲟⲩⲛⲟϥ</w:t>
            </w:r>
          </w:p>
          <w:p w14:paraId="2E96A571" w14:textId="77777777" w:rsidR="00E35F1F" w:rsidRDefault="00E35F1F" w:rsidP="00E35F1F">
            <w:pPr>
              <w:pStyle w:val="CopticVersemulti-line"/>
            </w:pPr>
            <w:r w:rsidRPr="006F5C01">
              <w:t>ⲛ̀ⲧⲉⲥⲫⲓⲣⲓ ⲉ̀ⲃⲟⲗ</w:t>
            </w:r>
          </w:p>
          <w:p w14:paraId="6455AF2C" w14:textId="77777777" w:rsidR="00E35F1F" w:rsidRDefault="00E35F1F" w:rsidP="00E35F1F">
            <w:pPr>
              <w:pStyle w:val="CopticVerse"/>
            </w:pPr>
            <w:r w:rsidRPr="006F5C01">
              <w:t>ⲛ̀ϫⲉ ⲧⲟⲩⲕⲉⲣⲥⲁⲣⲝ</w:t>
            </w:r>
          </w:p>
        </w:tc>
      </w:tr>
      <w:tr w:rsidR="00E35F1F" w14:paraId="2D1815F8" w14:textId="77777777" w:rsidTr="00E35F1F">
        <w:trPr>
          <w:cantSplit/>
          <w:jc w:val="center"/>
        </w:trPr>
        <w:tc>
          <w:tcPr>
            <w:tcW w:w="288" w:type="dxa"/>
          </w:tcPr>
          <w:p w14:paraId="7327AE86" w14:textId="77777777" w:rsidR="00E35F1F" w:rsidRDefault="00E35F1F" w:rsidP="00E35F1F">
            <w:pPr>
              <w:pStyle w:val="CopticCross"/>
            </w:pPr>
            <w:r w:rsidRPr="00FB5ACB">
              <w:t>¿</w:t>
            </w:r>
          </w:p>
        </w:tc>
        <w:tc>
          <w:tcPr>
            <w:tcW w:w="3960" w:type="dxa"/>
          </w:tcPr>
          <w:p w14:paraId="545F300F" w14:textId="77777777" w:rsidR="00E35F1F" w:rsidRDefault="00E35F1F" w:rsidP="00E35F1F">
            <w:pPr>
              <w:pStyle w:val="EngHang"/>
            </w:pPr>
            <w:r w:rsidRPr="007425E1">
              <w:t xml:space="preserve">When they say </w:t>
            </w:r>
            <w:r>
              <w:t>It</w:t>
            </w:r>
            <w:r w:rsidRPr="007425E1">
              <w:t xml:space="preserve">: </w:t>
            </w:r>
          </w:p>
          <w:p w14:paraId="62C38025" w14:textId="77777777" w:rsidR="00E35F1F" w:rsidRDefault="00E35F1F" w:rsidP="00E35F1F">
            <w:pPr>
              <w:pStyle w:val="EngHang"/>
            </w:pPr>
            <w:r>
              <w:t>T</w:t>
            </w:r>
            <w:r w:rsidRPr="007425E1">
              <w:t>heir mind</w:t>
            </w:r>
            <w:r>
              <w:t>s</w:t>
            </w:r>
            <w:r w:rsidRPr="007425E1">
              <w:t xml:space="preserve"> </w:t>
            </w:r>
            <w:r>
              <w:t>are</w:t>
            </w:r>
            <w:r w:rsidRPr="007425E1">
              <w:t xml:space="preserve"> enlightened, </w:t>
            </w:r>
          </w:p>
          <w:p w14:paraId="0117FD56" w14:textId="77777777" w:rsidR="00E35F1F" w:rsidRDefault="00E35F1F" w:rsidP="00E35F1F">
            <w:pPr>
              <w:pStyle w:val="EngHang"/>
            </w:pPr>
            <w:r>
              <w:t>A</w:t>
            </w:r>
            <w:r w:rsidRPr="007425E1">
              <w:t>nd their heart</w:t>
            </w:r>
            <w:r>
              <w:t>s</w:t>
            </w:r>
            <w:r w:rsidRPr="007425E1">
              <w:t xml:space="preserve"> </w:t>
            </w:r>
            <w:r>
              <w:t>ascend</w:t>
            </w:r>
          </w:p>
          <w:p w14:paraId="105E8351" w14:textId="77777777" w:rsidR="00E35F1F" w:rsidRDefault="00E35F1F" w:rsidP="00E35F1F">
            <w:pPr>
              <w:pStyle w:val="EngHangEnd"/>
            </w:pPr>
            <w:r>
              <w:t>To the heights</w:t>
            </w:r>
            <w:r w:rsidRPr="007425E1">
              <w:t>.</w:t>
            </w:r>
          </w:p>
        </w:tc>
        <w:tc>
          <w:tcPr>
            <w:tcW w:w="288" w:type="dxa"/>
          </w:tcPr>
          <w:p w14:paraId="14E08150" w14:textId="77777777" w:rsidR="00E35F1F" w:rsidRDefault="00E35F1F" w:rsidP="00E35F1F"/>
        </w:tc>
        <w:tc>
          <w:tcPr>
            <w:tcW w:w="288" w:type="dxa"/>
          </w:tcPr>
          <w:p w14:paraId="03CD929A" w14:textId="77777777" w:rsidR="00E35F1F" w:rsidRDefault="00E35F1F" w:rsidP="00E35F1F">
            <w:pPr>
              <w:pStyle w:val="CopticCross"/>
            </w:pPr>
            <w:r w:rsidRPr="00FB5ACB">
              <w:t>¿</w:t>
            </w:r>
          </w:p>
        </w:tc>
        <w:tc>
          <w:tcPr>
            <w:tcW w:w="3960" w:type="dxa"/>
          </w:tcPr>
          <w:p w14:paraId="007DC014" w14:textId="77777777" w:rsidR="00E35F1F" w:rsidRDefault="00E35F1F" w:rsidP="00E35F1F">
            <w:pPr>
              <w:pStyle w:val="CopticVersemulti-line"/>
            </w:pPr>
            <w:r w:rsidRPr="006F5C01">
              <w:t>Ⲁⲩϣⲁⲛⲥⲁϫⲓ ⲉ̀ⲣⲟϥ</w:t>
            </w:r>
          </w:p>
          <w:p w14:paraId="733E7BD8" w14:textId="77777777" w:rsidR="00E35F1F" w:rsidRDefault="00E35F1F" w:rsidP="00E35F1F">
            <w:pPr>
              <w:pStyle w:val="CopticVersemulti-line"/>
            </w:pPr>
            <w:r w:rsidRPr="006F5C01">
              <w:t>ϣⲁⲣⲉ ⲡⲟⲩⲛⲟⲩⲥ ϭⲓⲟⲩⲱⲓⲛⲓ</w:t>
            </w:r>
          </w:p>
          <w:p w14:paraId="3F21F4FC" w14:textId="77777777" w:rsidR="00E35F1F" w:rsidRDefault="00E35F1F" w:rsidP="00E35F1F">
            <w:pPr>
              <w:pStyle w:val="CopticVersemulti-line"/>
            </w:pPr>
            <w:r w:rsidRPr="006F5C01">
              <w:t>ⲛ̀ⲧⲉϥϣⲉⲛⲁϥ ⲉ̀ⲡ̀ϭⲓⲥⲓ</w:t>
            </w:r>
          </w:p>
          <w:p w14:paraId="14C03759" w14:textId="77777777" w:rsidR="00E35F1F" w:rsidRDefault="00E35F1F" w:rsidP="00E35F1F">
            <w:pPr>
              <w:pStyle w:val="CopticVerse"/>
            </w:pPr>
            <w:r w:rsidRPr="006F5C01">
              <w:t>ⲛ̀ϫⲉ ⲡⲟⲩⲕⲉϩⲏⲧ</w:t>
            </w:r>
          </w:p>
        </w:tc>
      </w:tr>
    </w:tbl>
    <w:p w14:paraId="100F8D42" w14:textId="77777777" w:rsidR="00E35F1F" w:rsidRPr="00A742AC" w:rsidRDefault="00E35F1F" w:rsidP="00E35F1F">
      <w:pPr>
        <w:pStyle w:val="Heading4"/>
      </w:pPr>
      <w:bookmarkStart w:id="851" w:name="_Toc298445806"/>
      <w:bookmarkStart w:id="852" w:name="_Toc298681291"/>
      <w:bookmarkStart w:id="853" w:name="_Toc298447531"/>
      <w:bookmarkStart w:id="854" w:name="_Toc308441920"/>
      <w:r w:rsidRPr="00FD2E69">
        <w:lastRenderedPageBreak/>
        <w:t>The Conclusion of the Adam Psali</w:t>
      </w:r>
      <w:bookmarkEnd w:id="851"/>
      <w:bookmarkEnd w:id="852"/>
      <w:bookmarkEnd w:id="853"/>
      <w:bookmarkEnd w:id="8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5D65D37" w14:textId="77777777" w:rsidTr="00E35F1F">
        <w:trPr>
          <w:cantSplit/>
          <w:jc w:val="center"/>
        </w:trPr>
        <w:tc>
          <w:tcPr>
            <w:tcW w:w="288" w:type="dxa"/>
          </w:tcPr>
          <w:p w14:paraId="3FAADF5D" w14:textId="77777777" w:rsidR="00E35F1F" w:rsidRDefault="00E35F1F" w:rsidP="00E35F1F">
            <w:pPr>
              <w:pStyle w:val="CopticCross"/>
            </w:pPr>
          </w:p>
        </w:tc>
        <w:tc>
          <w:tcPr>
            <w:tcW w:w="3960" w:type="dxa"/>
          </w:tcPr>
          <w:p w14:paraId="1947CA14" w14:textId="77777777" w:rsidR="00E35F1F" w:rsidRPr="00A16DFE" w:rsidRDefault="00E35F1F" w:rsidP="00E35F1F">
            <w:pPr>
              <w:pStyle w:val="EngHang"/>
              <w:rPr>
                <w:rFonts w:ascii="Times" w:eastAsiaTheme="minorHAnsi" w:hAnsi="Times"/>
                <w:sz w:val="20"/>
              </w:rPr>
            </w:pPr>
            <w:r w:rsidRPr="00A16DFE">
              <w:rPr>
                <w:rFonts w:eastAsiaTheme="minorHAnsi"/>
              </w:rPr>
              <w:t>And whenever we</w:t>
            </w:r>
          </w:p>
          <w:p w14:paraId="72202C31" w14:textId="77777777" w:rsidR="00E35F1F" w:rsidRPr="00A16DFE" w:rsidRDefault="00E35F1F" w:rsidP="00E35F1F">
            <w:pPr>
              <w:pStyle w:val="EngHang"/>
              <w:rPr>
                <w:rFonts w:ascii="Times" w:eastAsiaTheme="minorHAnsi" w:hAnsi="Times"/>
                <w:sz w:val="20"/>
              </w:rPr>
            </w:pPr>
            <w:r w:rsidRPr="00A16DFE">
              <w:rPr>
                <w:rFonts w:eastAsiaTheme="minorHAnsi"/>
              </w:rPr>
              <w:t>Gather for prayer,</w:t>
            </w:r>
          </w:p>
          <w:p w14:paraId="574C4637" w14:textId="77777777" w:rsidR="00E35F1F" w:rsidRPr="00A16DFE" w:rsidRDefault="00E35F1F" w:rsidP="00E35F1F">
            <w:pPr>
              <w:pStyle w:val="EngHang"/>
              <w:rPr>
                <w:rFonts w:ascii="Times" w:eastAsiaTheme="minorHAnsi" w:hAnsi="Times"/>
                <w:sz w:val="20"/>
              </w:rPr>
            </w:pPr>
            <w:r w:rsidRPr="00A16DFE">
              <w:rPr>
                <w:rFonts w:eastAsiaTheme="minorHAnsi"/>
              </w:rPr>
              <w:t>Let us bless the Name</w:t>
            </w:r>
          </w:p>
          <w:p w14:paraId="242E93E8" w14:textId="77777777" w:rsidR="00E35F1F" w:rsidRDefault="00E35F1F" w:rsidP="00E35F1F">
            <w:pPr>
              <w:pStyle w:val="EngHangEnd"/>
            </w:pPr>
            <w:r w:rsidRPr="00A16DFE">
              <w:rPr>
                <w:rFonts w:eastAsiaTheme="minorHAnsi"/>
              </w:rPr>
              <w:t>Of my Lord, Jesus.</w:t>
            </w:r>
          </w:p>
        </w:tc>
        <w:tc>
          <w:tcPr>
            <w:tcW w:w="288" w:type="dxa"/>
          </w:tcPr>
          <w:p w14:paraId="29ED02A6" w14:textId="77777777" w:rsidR="00E35F1F" w:rsidRDefault="00E35F1F" w:rsidP="00E35F1F"/>
        </w:tc>
        <w:tc>
          <w:tcPr>
            <w:tcW w:w="288" w:type="dxa"/>
          </w:tcPr>
          <w:p w14:paraId="048B6C35" w14:textId="77777777" w:rsidR="00E35F1F" w:rsidRDefault="00E35F1F" w:rsidP="00E35F1F">
            <w:pPr>
              <w:pStyle w:val="CopticCross"/>
            </w:pPr>
          </w:p>
        </w:tc>
        <w:tc>
          <w:tcPr>
            <w:tcW w:w="3960" w:type="dxa"/>
          </w:tcPr>
          <w:p w14:paraId="73C2CED2" w14:textId="77777777" w:rsidR="00E35F1F" w:rsidRPr="00FA5B8C" w:rsidRDefault="00E35F1F" w:rsidP="00E35F1F">
            <w:pPr>
              <w:pStyle w:val="CopticVersemulti-line"/>
            </w:pPr>
            <w:r w:rsidRPr="00FA5B8C">
              <w:t>Ⲗⲟⲓⲡⲟⲛ ⲁⲛϣⲁⲛⲑⲱⲟⲩϯ:</w:t>
            </w:r>
          </w:p>
          <w:p w14:paraId="13853684" w14:textId="77777777" w:rsidR="00E35F1F" w:rsidRPr="00FA5B8C" w:rsidRDefault="00E35F1F" w:rsidP="00E35F1F">
            <w:pPr>
              <w:pStyle w:val="CopticVersemulti-line"/>
            </w:pPr>
            <w:r w:rsidRPr="00FA5B8C">
              <w:t>ⲉ̀ϯⲡ̀ⲣⲟⲥⲉⲩⲭⲏ:</w:t>
            </w:r>
          </w:p>
          <w:p w14:paraId="788932E7" w14:textId="77777777" w:rsidR="00E35F1F" w:rsidRPr="00FA5B8C" w:rsidRDefault="00E35F1F" w:rsidP="00E35F1F">
            <w:pPr>
              <w:pStyle w:val="CopticVersemulti-line"/>
            </w:pPr>
            <w:r w:rsidRPr="00FA5B8C">
              <w:t>ⲙⲁⲣⲉⲛⲥ̀ⲙⲟⲩ ⲉ̀ⲡⲓⲣⲁⲛ:</w:t>
            </w:r>
          </w:p>
          <w:p w14:paraId="4272B6AA" w14:textId="77777777" w:rsidR="00E35F1F" w:rsidRPr="00FA5B8C" w:rsidRDefault="00E35F1F" w:rsidP="00E35F1F">
            <w:pPr>
              <w:pStyle w:val="CopticVerse"/>
            </w:pPr>
            <w:r w:rsidRPr="00FA5B8C">
              <w:t>ⲛ̀ⲧⲉ Ⲡⲁⲟ̅ⲥ̅ Ⲓⲏ̅ⲥ̅.</w:t>
            </w:r>
          </w:p>
        </w:tc>
      </w:tr>
      <w:tr w:rsidR="00E35F1F" w14:paraId="529E4C5A" w14:textId="77777777" w:rsidTr="00E35F1F">
        <w:trPr>
          <w:cantSplit/>
          <w:jc w:val="center"/>
        </w:trPr>
        <w:tc>
          <w:tcPr>
            <w:tcW w:w="288" w:type="dxa"/>
          </w:tcPr>
          <w:p w14:paraId="4BC2EF6E" w14:textId="77777777" w:rsidR="00E35F1F" w:rsidRDefault="00E35F1F" w:rsidP="00E35F1F">
            <w:pPr>
              <w:pStyle w:val="CopticCross"/>
            </w:pPr>
            <w:r w:rsidRPr="00FB5ACB">
              <w:t>¿</w:t>
            </w:r>
          </w:p>
        </w:tc>
        <w:tc>
          <w:tcPr>
            <w:tcW w:w="3960" w:type="dxa"/>
          </w:tcPr>
          <w:p w14:paraId="106830BF" w14:textId="77777777" w:rsidR="00E35F1F" w:rsidRPr="00A16DFE" w:rsidRDefault="00E35F1F" w:rsidP="00E35F1F">
            <w:pPr>
              <w:pStyle w:val="EngHang"/>
              <w:rPr>
                <w:rFonts w:ascii="Times" w:eastAsiaTheme="minorHAnsi" w:hAnsi="Times"/>
                <w:sz w:val="20"/>
              </w:rPr>
            </w:pPr>
            <w:r w:rsidRPr="00A16DFE">
              <w:rPr>
                <w:rFonts w:eastAsiaTheme="minorHAnsi"/>
              </w:rPr>
              <w:t xml:space="preserve">We bless </w:t>
            </w:r>
            <w:r>
              <w:rPr>
                <w:rFonts w:eastAsiaTheme="minorHAnsi"/>
              </w:rPr>
              <w:t>You</w:t>
            </w:r>
            <w:r w:rsidRPr="00A16DFE">
              <w:rPr>
                <w:rFonts w:eastAsiaTheme="minorHAnsi"/>
              </w:rPr>
              <w:t>,</w:t>
            </w:r>
          </w:p>
          <w:p w14:paraId="0822C471" w14:textId="77777777" w:rsidR="00E35F1F" w:rsidRPr="00A16DFE" w:rsidRDefault="00E35F1F" w:rsidP="00E35F1F">
            <w:pPr>
              <w:pStyle w:val="EngHang"/>
              <w:rPr>
                <w:rFonts w:ascii="Times" w:eastAsiaTheme="minorHAnsi" w:hAnsi="Times"/>
                <w:sz w:val="20"/>
              </w:rPr>
            </w:pPr>
            <w:r w:rsidRPr="00A16DFE">
              <w:rPr>
                <w:rFonts w:eastAsiaTheme="minorHAnsi"/>
              </w:rPr>
              <w:t>O my Lord, Jesus.</w:t>
            </w:r>
          </w:p>
          <w:p w14:paraId="38D6C73E" w14:textId="77777777" w:rsidR="00E35F1F" w:rsidRPr="00A16DFE" w:rsidRDefault="00E35F1F" w:rsidP="00E35F1F">
            <w:pPr>
              <w:pStyle w:val="EngHang"/>
              <w:rPr>
                <w:rFonts w:ascii="Times" w:eastAsiaTheme="minorHAnsi" w:hAnsi="Times"/>
                <w:sz w:val="20"/>
              </w:rPr>
            </w:pPr>
            <w:r w:rsidRPr="00A16DFE">
              <w:rPr>
                <w:rFonts w:eastAsiaTheme="minorHAnsi"/>
              </w:rPr>
              <w:t xml:space="preserve">Keep us through </w:t>
            </w:r>
            <w:r>
              <w:rPr>
                <w:rFonts w:eastAsiaTheme="minorHAnsi"/>
              </w:rPr>
              <w:t>Your</w:t>
            </w:r>
            <w:r w:rsidRPr="00A16DFE">
              <w:rPr>
                <w:rFonts w:eastAsiaTheme="minorHAnsi"/>
              </w:rPr>
              <w:t xml:space="preserve"> Name,</w:t>
            </w:r>
          </w:p>
          <w:p w14:paraId="22A66519" w14:textId="77777777" w:rsidR="00E35F1F" w:rsidRDefault="00E35F1F" w:rsidP="00E35F1F">
            <w:pPr>
              <w:pStyle w:val="EngHangEnd"/>
            </w:pPr>
            <w:r w:rsidRPr="00A16DFE">
              <w:rPr>
                <w:rFonts w:eastAsiaTheme="minorHAnsi"/>
              </w:rPr>
              <w:t xml:space="preserve">For we have hope in </w:t>
            </w:r>
            <w:r>
              <w:rPr>
                <w:rFonts w:eastAsiaTheme="minorHAnsi"/>
              </w:rPr>
              <w:t>You</w:t>
            </w:r>
            <w:r w:rsidRPr="00A16DFE">
              <w:rPr>
                <w:rFonts w:eastAsiaTheme="minorHAnsi"/>
              </w:rPr>
              <w:t>.</w:t>
            </w:r>
          </w:p>
        </w:tc>
        <w:tc>
          <w:tcPr>
            <w:tcW w:w="288" w:type="dxa"/>
          </w:tcPr>
          <w:p w14:paraId="6481462C" w14:textId="77777777" w:rsidR="00E35F1F" w:rsidRDefault="00E35F1F" w:rsidP="00E35F1F"/>
        </w:tc>
        <w:tc>
          <w:tcPr>
            <w:tcW w:w="288" w:type="dxa"/>
          </w:tcPr>
          <w:p w14:paraId="4E6DFADF" w14:textId="77777777" w:rsidR="00E35F1F" w:rsidRDefault="00E35F1F" w:rsidP="00E35F1F">
            <w:pPr>
              <w:pStyle w:val="CopticCross"/>
            </w:pPr>
            <w:r w:rsidRPr="00FB5ACB">
              <w:t>¿</w:t>
            </w:r>
          </w:p>
        </w:tc>
        <w:tc>
          <w:tcPr>
            <w:tcW w:w="3960" w:type="dxa"/>
          </w:tcPr>
          <w:p w14:paraId="6C3E24A3" w14:textId="77777777" w:rsidR="00E35F1F" w:rsidRPr="00FA5B8C" w:rsidRDefault="00E35F1F" w:rsidP="00E35F1F">
            <w:pPr>
              <w:pStyle w:val="CopticVersemulti-line"/>
            </w:pPr>
            <w:r w:rsidRPr="00FA5B8C">
              <w:t>Ϫⲉ ⲧⲉⲛⲛⲁⲥ̀ⲙⲟⲩ ⲉ̀ⲣⲟⲕ:</w:t>
            </w:r>
          </w:p>
          <w:p w14:paraId="27106313" w14:textId="77777777" w:rsidR="00E35F1F" w:rsidRPr="00FA5B8C" w:rsidRDefault="00E35F1F" w:rsidP="00E35F1F">
            <w:pPr>
              <w:pStyle w:val="CopticVersemulti-line"/>
            </w:pPr>
            <w:r w:rsidRPr="00FA5B8C">
              <w:t>ⲱ̀ Ⲡⲁⲟ̅ⲥ̅ Ⲓⲏ̅ⲥ̅:</w:t>
            </w:r>
          </w:p>
          <w:p w14:paraId="3AB58C12" w14:textId="77777777" w:rsidR="00E35F1F" w:rsidRPr="00FA5B8C" w:rsidRDefault="00E35F1F" w:rsidP="00E35F1F">
            <w:pPr>
              <w:pStyle w:val="CopticVersemulti-line"/>
            </w:pPr>
            <w:r w:rsidRPr="00FA5B8C">
              <w:t>ⲛⲁϩⲙⲉⲛ ⳉⲉⲛ Ⲡⲉⲕⲣⲁⲛ:</w:t>
            </w:r>
          </w:p>
          <w:p w14:paraId="61CB62E8" w14:textId="77777777" w:rsidR="00E35F1F" w:rsidRPr="00FA5B8C" w:rsidRDefault="00E35F1F" w:rsidP="00E35F1F">
            <w:pPr>
              <w:pStyle w:val="CopticVerse"/>
            </w:pPr>
            <w:r w:rsidRPr="00FA5B8C">
              <w:t>ϫⲉ ⲁⲛⲉⲣϩⲉⲗⲡⲓⲥ ⲉ̀ⲣⲟⲕ.</w:t>
            </w:r>
          </w:p>
        </w:tc>
      </w:tr>
      <w:tr w:rsidR="00E35F1F" w14:paraId="764133D2" w14:textId="77777777" w:rsidTr="00E35F1F">
        <w:trPr>
          <w:cantSplit/>
          <w:jc w:val="center"/>
        </w:trPr>
        <w:tc>
          <w:tcPr>
            <w:tcW w:w="288" w:type="dxa"/>
          </w:tcPr>
          <w:p w14:paraId="1DE3EC05" w14:textId="77777777" w:rsidR="00E35F1F" w:rsidRDefault="00E35F1F" w:rsidP="00E35F1F">
            <w:pPr>
              <w:pStyle w:val="CopticCross"/>
            </w:pPr>
          </w:p>
        </w:tc>
        <w:tc>
          <w:tcPr>
            <w:tcW w:w="3960" w:type="dxa"/>
          </w:tcPr>
          <w:p w14:paraId="4BE22EB1" w14:textId="77777777" w:rsidR="00E35F1F" w:rsidRPr="00A16DFE" w:rsidRDefault="00E35F1F" w:rsidP="00E35F1F">
            <w:pPr>
              <w:pStyle w:val="EngHang"/>
              <w:rPr>
                <w:rFonts w:ascii="Times" w:eastAsiaTheme="minorHAnsi" w:hAnsi="Times"/>
                <w:sz w:val="20"/>
              </w:rPr>
            </w:pPr>
            <w:r w:rsidRPr="00A16DFE">
              <w:rPr>
                <w:rFonts w:eastAsiaTheme="minorHAnsi"/>
              </w:rPr>
              <w:t xml:space="preserve">That we may praise </w:t>
            </w:r>
            <w:r>
              <w:rPr>
                <w:rFonts w:eastAsiaTheme="minorHAnsi"/>
              </w:rPr>
              <w:t>You</w:t>
            </w:r>
            <w:r w:rsidRPr="00A16DFE">
              <w:rPr>
                <w:rFonts w:eastAsiaTheme="minorHAnsi"/>
              </w:rPr>
              <w:t>,</w:t>
            </w:r>
          </w:p>
          <w:p w14:paraId="3F2622F4" w14:textId="77777777" w:rsidR="00E35F1F" w:rsidRPr="00A16DFE" w:rsidRDefault="00E35F1F" w:rsidP="00E35F1F">
            <w:pPr>
              <w:pStyle w:val="EngHang"/>
              <w:rPr>
                <w:rFonts w:ascii="Times" w:eastAsiaTheme="minorHAnsi" w:hAnsi="Times"/>
                <w:sz w:val="20"/>
              </w:rPr>
            </w:pPr>
            <w:r w:rsidRPr="00A16DFE">
              <w:rPr>
                <w:rFonts w:eastAsiaTheme="minorHAnsi"/>
              </w:rPr>
              <w:t xml:space="preserve">With </w:t>
            </w:r>
            <w:r>
              <w:rPr>
                <w:rFonts w:eastAsiaTheme="minorHAnsi"/>
              </w:rPr>
              <w:t>Your</w:t>
            </w:r>
            <w:r w:rsidRPr="00A16DFE">
              <w:rPr>
                <w:rFonts w:eastAsiaTheme="minorHAnsi"/>
              </w:rPr>
              <w:t xml:space="preserve"> Good Father,</w:t>
            </w:r>
          </w:p>
          <w:p w14:paraId="3517BEA3" w14:textId="77777777" w:rsidR="00E35F1F" w:rsidRPr="00A16DFE" w:rsidRDefault="00E35F1F" w:rsidP="00E35F1F">
            <w:pPr>
              <w:pStyle w:val="EngHang"/>
              <w:rPr>
                <w:rFonts w:ascii="Times" w:eastAsiaTheme="minorHAnsi" w:hAnsi="Times"/>
                <w:sz w:val="20"/>
              </w:rPr>
            </w:pPr>
            <w:r w:rsidRPr="00A16DFE">
              <w:rPr>
                <w:rFonts w:eastAsiaTheme="minorHAnsi"/>
              </w:rPr>
              <w:t>And the Holy Spirit,</w:t>
            </w:r>
          </w:p>
          <w:p w14:paraId="6AF93E71" w14:textId="77777777" w:rsidR="00E35F1F" w:rsidRDefault="00E35F1F" w:rsidP="00E35F1F">
            <w:pPr>
              <w:pStyle w:val="EngHangEnd"/>
            </w:pPr>
            <w:r w:rsidRPr="00A16DFE">
              <w:rPr>
                <w:rFonts w:eastAsiaTheme="minorHAnsi"/>
              </w:rPr>
              <w:t xml:space="preserve">For </w:t>
            </w:r>
            <w:r>
              <w:rPr>
                <w:rFonts w:eastAsiaTheme="minorHAnsi"/>
              </w:rPr>
              <w:t>You have</w:t>
            </w:r>
            <w:r w:rsidRPr="00A16DFE">
              <w:rPr>
                <w:rFonts w:eastAsiaTheme="minorHAnsi"/>
              </w:rPr>
              <w:t xml:space="preserve"> come and saved us.</w:t>
            </w:r>
          </w:p>
        </w:tc>
        <w:tc>
          <w:tcPr>
            <w:tcW w:w="288" w:type="dxa"/>
          </w:tcPr>
          <w:p w14:paraId="76DD5CF9" w14:textId="77777777" w:rsidR="00E35F1F" w:rsidRDefault="00E35F1F" w:rsidP="00E35F1F"/>
        </w:tc>
        <w:tc>
          <w:tcPr>
            <w:tcW w:w="288" w:type="dxa"/>
          </w:tcPr>
          <w:p w14:paraId="2544BA43" w14:textId="77777777" w:rsidR="00E35F1F" w:rsidRDefault="00E35F1F" w:rsidP="00E35F1F">
            <w:pPr>
              <w:pStyle w:val="CopticCross"/>
            </w:pPr>
          </w:p>
        </w:tc>
        <w:tc>
          <w:tcPr>
            <w:tcW w:w="3960" w:type="dxa"/>
          </w:tcPr>
          <w:p w14:paraId="58AA7547" w14:textId="77777777" w:rsidR="00E35F1F" w:rsidRPr="00FA5B8C" w:rsidRDefault="00E35F1F" w:rsidP="00E35F1F">
            <w:pPr>
              <w:pStyle w:val="CopticVersemulti-line"/>
            </w:pPr>
            <w:r w:rsidRPr="00FA5B8C">
              <w:t>Ⲉⲑⲣⲉⲛϩⲱⲥ ⲉ̀ⲣⲟⲕ:</w:t>
            </w:r>
          </w:p>
          <w:p w14:paraId="1E6215F0" w14:textId="77777777" w:rsidR="00E35F1F" w:rsidRPr="00FA5B8C" w:rsidRDefault="00E35F1F" w:rsidP="00E35F1F">
            <w:pPr>
              <w:pStyle w:val="CopticVersemulti-line"/>
            </w:pPr>
            <w:r w:rsidRPr="00FA5B8C">
              <w:t>ⲛⲉⲙ Ⲡⲉⲕⲓⲱⲧ ⲛ̀ⲁ̀ⲅⲁⲑⲟⲥ:</w:t>
            </w:r>
          </w:p>
          <w:p w14:paraId="33F0564E" w14:textId="77777777" w:rsidR="00E35F1F" w:rsidRPr="00FA5B8C" w:rsidRDefault="00E35F1F" w:rsidP="00E35F1F">
            <w:pPr>
              <w:pStyle w:val="CopticVersemulti-line"/>
            </w:pPr>
            <w:r w:rsidRPr="00FA5B8C">
              <w:t>ⲛⲉⲙ Ⲡⲓⲡ̅ⲛ̅ⲁ̅ ⲉ̅ⲑ̅ⲩ̅:</w:t>
            </w:r>
          </w:p>
          <w:p w14:paraId="262BB811" w14:textId="77777777" w:rsidR="00E35F1F" w:rsidRPr="00FA5B8C" w:rsidRDefault="00E35F1F" w:rsidP="00E35F1F">
            <w:pPr>
              <w:pStyle w:val="CopticVerse"/>
            </w:pPr>
            <w:r w:rsidRPr="00FA5B8C">
              <w:t>ϫⲉ (ⲁⲕⲓ̀) ⲁⲕⲥⲱϯ ⲙ̀ⲙⲟⲛ</w:t>
            </w:r>
          </w:p>
        </w:tc>
      </w:tr>
      <w:tr w:rsidR="00E35F1F" w14:paraId="58FF981F" w14:textId="77777777" w:rsidTr="00E35F1F">
        <w:trPr>
          <w:cantSplit/>
          <w:jc w:val="center"/>
        </w:trPr>
        <w:tc>
          <w:tcPr>
            <w:tcW w:w="288" w:type="dxa"/>
          </w:tcPr>
          <w:p w14:paraId="3E6E02B7" w14:textId="77777777" w:rsidR="00E35F1F" w:rsidRDefault="00E35F1F" w:rsidP="00E35F1F">
            <w:pPr>
              <w:pStyle w:val="CopticCross"/>
            </w:pPr>
            <w:r w:rsidRPr="00FB5ACB">
              <w:t>¿</w:t>
            </w:r>
          </w:p>
        </w:tc>
        <w:tc>
          <w:tcPr>
            <w:tcW w:w="3960" w:type="dxa"/>
          </w:tcPr>
          <w:p w14:paraId="1D6AF109" w14:textId="77777777" w:rsidR="00E35F1F" w:rsidRPr="00A16DFE" w:rsidRDefault="00E35F1F" w:rsidP="00E35F1F">
            <w:pPr>
              <w:pStyle w:val="EngHang"/>
              <w:rPr>
                <w:rFonts w:ascii="Times" w:eastAsiaTheme="minorHAnsi" w:hAnsi="Times"/>
                <w:sz w:val="20"/>
              </w:rPr>
            </w:pPr>
            <w:r w:rsidRPr="00A16DFE">
              <w:rPr>
                <w:rFonts w:eastAsiaTheme="minorHAnsi"/>
              </w:rPr>
              <w:t>Glory to the Father,</w:t>
            </w:r>
          </w:p>
          <w:p w14:paraId="2AADB5D8" w14:textId="77777777" w:rsidR="00E35F1F" w:rsidRPr="00A16DFE" w:rsidRDefault="00E35F1F" w:rsidP="00E35F1F">
            <w:pPr>
              <w:pStyle w:val="EngHang"/>
              <w:rPr>
                <w:rFonts w:ascii="Times" w:eastAsiaTheme="minorHAnsi" w:hAnsi="Times"/>
                <w:sz w:val="20"/>
              </w:rPr>
            </w:pPr>
            <w:r w:rsidRPr="00A16DFE">
              <w:rPr>
                <w:rFonts w:eastAsiaTheme="minorHAnsi"/>
              </w:rPr>
              <w:t>And the Son and the Holy Spirit,</w:t>
            </w:r>
          </w:p>
          <w:p w14:paraId="6525F58F" w14:textId="77777777" w:rsidR="00E35F1F" w:rsidRPr="00A16DFE" w:rsidRDefault="00E35F1F" w:rsidP="00E35F1F">
            <w:pPr>
              <w:pStyle w:val="EngHang"/>
              <w:rPr>
                <w:rFonts w:ascii="Times" w:eastAsiaTheme="minorHAnsi" w:hAnsi="Times"/>
                <w:sz w:val="20"/>
              </w:rPr>
            </w:pPr>
            <w:r w:rsidRPr="00A16DFE">
              <w:rPr>
                <w:rFonts w:eastAsiaTheme="minorHAnsi"/>
              </w:rPr>
              <w:t>Now, and forever,</w:t>
            </w:r>
          </w:p>
          <w:p w14:paraId="7C4A63D6" w14:textId="77777777" w:rsidR="00E35F1F" w:rsidRDefault="00E35F1F" w:rsidP="00E35F1F">
            <w:pPr>
              <w:pStyle w:val="EngHangEnd"/>
            </w:pPr>
            <w:r w:rsidRPr="00A16DFE">
              <w:rPr>
                <w:rFonts w:eastAsiaTheme="minorHAnsi"/>
              </w:rPr>
              <w:t>And to the age of ages. Amen</w:t>
            </w:r>
            <w:r w:rsidRPr="00BE26FC">
              <w:rPr>
                <w:rFonts w:eastAsiaTheme="minorHAnsi"/>
              </w:rPr>
              <w:t>.</w:t>
            </w:r>
          </w:p>
        </w:tc>
        <w:tc>
          <w:tcPr>
            <w:tcW w:w="288" w:type="dxa"/>
          </w:tcPr>
          <w:p w14:paraId="4CE4F05E" w14:textId="77777777" w:rsidR="00E35F1F" w:rsidRDefault="00E35F1F" w:rsidP="00E35F1F"/>
        </w:tc>
        <w:tc>
          <w:tcPr>
            <w:tcW w:w="288" w:type="dxa"/>
          </w:tcPr>
          <w:p w14:paraId="05E62815" w14:textId="77777777" w:rsidR="00E35F1F" w:rsidRDefault="00E35F1F" w:rsidP="00E35F1F">
            <w:pPr>
              <w:pStyle w:val="CopticCross"/>
            </w:pPr>
            <w:r w:rsidRPr="00FB5ACB">
              <w:t>¿</w:t>
            </w:r>
          </w:p>
        </w:tc>
        <w:tc>
          <w:tcPr>
            <w:tcW w:w="3960" w:type="dxa"/>
          </w:tcPr>
          <w:p w14:paraId="699C709D" w14:textId="77777777" w:rsidR="00E35F1F" w:rsidRPr="00FA5B8C" w:rsidRDefault="00E35F1F" w:rsidP="00E35F1F">
            <w:pPr>
              <w:pStyle w:val="CopticVersemulti-line"/>
            </w:pPr>
            <w:r w:rsidRPr="00FA5B8C">
              <w:t>Ⲇⲟⲝⲁ Ⲡⲁⲧⲣⲓ ⲕⲉ Ⲩⲓⲱ:</w:t>
            </w:r>
          </w:p>
          <w:p w14:paraId="31991FB6" w14:textId="77777777" w:rsidR="00E35F1F" w:rsidRPr="00FA5B8C" w:rsidRDefault="00E35F1F" w:rsidP="00E35F1F">
            <w:pPr>
              <w:pStyle w:val="CopticVersemulti-line"/>
            </w:pPr>
            <w:r w:rsidRPr="00FA5B8C">
              <w:t>ⲕⲉ ⲁ̀ⲅⲓⲱ̀ Ⲡⲛⲉⲩⲙⲁⲧⲓ:</w:t>
            </w:r>
          </w:p>
          <w:p w14:paraId="5A625970" w14:textId="77777777" w:rsidR="00E35F1F" w:rsidRPr="00FA5B8C" w:rsidRDefault="00E35F1F" w:rsidP="00E35F1F">
            <w:pPr>
              <w:pStyle w:val="CopticVersemulti-line"/>
            </w:pPr>
            <w:r w:rsidRPr="00FA5B8C">
              <w:t>ⲕⲉ ⲛⲩⲛ ⲕⲉ ⲁ̀ⲓ̀ ⲕⲉ ⲓⲥⲧⲟⲩⲥ</w:t>
            </w:r>
          </w:p>
          <w:p w14:paraId="0A0E131B" w14:textId="77777777" w:rsidR="00E35F1F" w:rsidRPr="00FA5B8C" w:rsidRDefault="00E35F1F" w:rsidP="00E35F1F">
            <w:pPr>
              <w:pStyle w:val="CopticVerse"/>
            </w:pPr>
            <w:r w:rsidRPr="00FA5B8C">
              <w:t>ⲉ̀ⲱ̀ⲛⲁⲥ ⲧⲱⲛ ⲉ̀ⲱ̀ⲛⲱⲛ: ⲁ̀ⲙⲉⲛ.</w:t>
            </w:r>
          </w:p>
        </w:tc>
      </w:tr>
    </w:tbl>
    <w:p w14:paraId="607BC8A2" w14:textId="77777777" w:rsidR="00E35F1F" w:rsidRDefault="00E35F1F" w:rsidP="00E35F1F">
      <w:pPr>
        <w:pStyle w:val="Heading3"/>
      </w:pPr>
      <w:bookmarkStart w:id="855" w:name="_Toc298445807"/>
      <w:bookmarkStart w:id="856" w:name="_Toc298681292"/>
      <w:bookmarkStart w:id="857" w:name="_Toc298447532"/>
      <w:bookmarkStart w:id="858" w:name="_Toc308441921"/>
      <w:bookmarkStart w:id="859" w:name="_Ref452619755"/>
      <w:bookmarkStart w:id="860" w:name="_Ref452619759"/>
      <w:r>
        <w:t>The Tuesday Theotokia</w:t>
      </w:r>
      <w:bookmarkEnd w:id="855"/>
      <w:bookmarkEnd w:id="856"/>
      <w:bookmarkEnd w:id="857"/>
      <w:bookmarkEnd w:id="858"/>
      <w:bookmarkEnd w:id="859"/>
      <w:bookmarkEnd w:id="860"/>
    </w:p>
    <w:p w14:paraId="07CCD3DC" w14:textId="77777777" w:rsidR="00E35F1F" w:rsidRPr="007047B8" w:rsidRDefault="00E35F1F" w:rsidP="00E35F1F">
      <w:pPr>
        <w:pStyle w:val="Heading5non-TOC"/>
      </w:pPr>
      <w:r w:rsidRPr="007047B8">
        <w:rPr>
          <w:rFonts w:ascii="Times New Roman" w:hAnsi="Times New Roman" w:cs="Times New Roman"/>
        </w:rPr>
        <w:t>Ϯ</w:t>
      </w:r>
      <w:r w:rsidRPr="007047B8">
        <w:t>ⲑⲉⲟⲧⲟⲕⲓⲁ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ⲉ</w:t>
      </w:r>
      <w:r w:rsidRPr="007047B8">
        <w:rPr>
          <w:rFonts w:ascii="Times New Roman" w:hAnsi="Times New Roman" w:cs="Times New Roman"/>
        </w:rPr>
        <w:t>̀ϩ</w:t>
      </w:r>
      <w:r w:rsidRPr="007047B8">
        <w:t>ⲟⲟⲩ ⲙ</w:t>
      </w:r>
      <w:r w:rsidRPr="007047B8">
        <w:rPr>
          <w:rFonts w:ascii="Times New Roman" w:hAnsi="Times New Roman" w:cs="Times New Roman"/>
        </w:rPr>
        <w:t>̀</w:t>
      </w:r>
      <w:r w:rsidRPr="007047B8">
        <w:t>ⲡ</w:t>
      </w:r>
      <w:r w:rsidRPr="007047B8">
        <w:rPr>
          <w:rFonts w:ascii="Times New Roman" w:hAnsi="Times New Roman" w:cs="Times New Roman"/>
        </w:rPr>
        <w:t>̀</w:t>
      </w:r>
      <w:r w:rsidRPr="007047B8">
        <w:t>ⲅ</w:t>
      </w:r>
      <w:r w:rsidRPr="007047B8">
        <w:rPr>
          <w:rFonts w:ascii="Times New Roman" w:hAnsi="Times New Roman" w:cs="Times New Roman"/>
        </w:rPr>
        <w:t>̅</w:t>
      </w:r>
    </w:p>
    <w:p w14:paraId="57E84CB4" w14:textId="77777777" w:rsidR="00E35F1F" w:rsidRDefault="00E35F1F" w:rsidP="00E35F1F">
      <w:pPr>
        <w:pStyle w:val="Heading6"/>
      </w:pPr>
      <w:bookmarkStart w:id="861" w:name="_Toc298445808"/>
      <w:bookmarkStart w:id="862" w:name="_Toc298681293"/>
      <w:bookmarkStart w:id="863" w:name="_Toc298447533"/>
      <w:r>
        <w:t>Part One</w:t>
      </w:r>
      <w:bookmarkEnd w:id="861"/>
      <w:bookmarkEnd w:id="862"/>
      <w:bookmarkEnd w:id="86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B33B882" w14:textId="77777777" w:rsidTr="00E35F1F">
        <w:trPr>
          <w:cantSplit/>
          <w:jc w:val="center"/>
        </w:trPr>
        <w:tc>
          <w:tcPr>
            <w:tcW w:w="288" w:type="dxa"/>
          </w:tcPr>
          <w:p w14:paraId="05D36E8F" w14:textId="77777777" w:rsidR="00E35F1F" w:rsidRDefault="00E35F1F" w:rsidP="00E35F1F">
            <w:pPr>
              <w:pStyle w:val="CopticCross"/>
            </w:pPr>
          </w:p>
        </w:tc>
        <w:tc>
          <w:tcPr>
            <w:tcW w:w="3960" w:type="dxa"/>
          </w:tcPr>
          <w:p w14:paraId="1B451D46" w14:textId="77777777" w:rsidR="00E35F1F" w:rsidRDefault="00E35F1F" w:rsidP="00E35F1F">
            <w:pPr>
              <w:pStyle w:val="EngHang"/>
            </w:pPr>
            <w:r w:rsidRPr="007425E1">
              <w:t xml:space="preserve">The crown of our pride, </w:t>
            </w:r>
          </w:p>
          <w:p w14:paraId="4580B82F" w14:textId="77777777" w:rsidR="00E35F1F" w:rsidRDefault="00E35F1F" w:rsidP="00E35F1F">
            <w:pPr>
              <w:pStyle w:val="EngHang"/>
            </w:pPr>
            <w:r>
              <w:t>T</w:t>
            </w:r>
            <w:r w:rsidRPr="007425E1">
              <w:t>he first</w:t>
            </w:r>
            <w:r>
              <w:t>-</w:t>
            </w:r>
            <w:r w:rsidRPr="007425E1">
              <w:t xml:space="preserve">fruit of our salvation, </w:t>
            </w:r>
          </w:p>
          <w:p w14:paraId="7626ADED" w14:textId="77777777" w:rsidR="00E35F1F" w:rsidRDefault="00E35F1F" w:rsidP="00E35F1F">
            <w:pPr>
              <w:pStyle w:val="EngHang"/>
            </w:pPr>
            <w:r>
              <w:t>A</w:t>
            </w:r>
            <w:r w:rsidRPr="007425E1">
              <w:t xml:space="preserve">nd the steadfastness of </w:t>
            </w:r>
            <w:r>
              <w:t>our purity:</w:t>
            </w:r>
          </w:p>
          <w:p w14:paraId="44EB488B" w14:textId="787CAEFA" w:rsidR="00E35F1F" w:rsidRDefault="00524D23" w:rsidP="00E35F1F">
            <w:pPr>
              <w:pStyle w:val="EngHangEnd"/>
            </w:pPr>
            <w:r>
              <w:t>The Virgin Mary,</w:t>
            </w:r>
          </w:p>
        </w:tc>
        <w:tc>
          <w:tcPr>
            <w:tcW w:w="288" w:type="dxa"/>
          </w:tcPr>
          <w:p w14:paraId="114AE89F" w14:textId="77777777" w:rsidR="00E35F1F" w:rsidRDefault="00E35F1F" w:rsidP="00E35F1F"/>
        </w:tc>
        <w:tc>
          <w:tcPr>
            <w:tcW w:w="288" w:type="dxa"/>
          </w:tcPr>
          <w:p w14:paraId="01CAD35D" w14:textId="77777777" w:rsidR="00E35F1F" w:rsidRDefault="00E35F1F" w:rsidP="00E35F1F">
            <w:pPr>
              <w:pStyle w:val="CopticCross"/>
            </w:pPr>
          </w:p>
        </w:tc>
        <w:tc>
          <w:tcPr>
            <w:tcW w:w="3960" w:type="dxa"/>
          </w:tcPr>
          <w:p w14:paraId="5D1B41B8" w14:textId="77777777" w:rsidR="00E35F1F" w:rsidRDefault="00E35F1F" w:rsidP="00E35F1F">
            <w:pPr>
              <w:pStyle w:val="CopticVersemulti-line"/>
            </w:pPr>
            <w:r w:rsidRPr="007047B8">
              <w:t>Ⲡⲓⲭ</w:t>
            </w:r>
            <w:r w:rsidRPr="007047B8">
              <w:rPr>
                <w:rFonts w:ascii="Times New Roman" w:hAnsi="Times New Roman" w:cs="Times New Roman"/>
              </w:rPr>
              <w:t>̀</w:t>
            </w:r>
            <w:r w:rsidRPr="007047B8">
              <w:t>ⲗⲟⲙ ⲛ</w:t>
            </w:r>
            <w:r w:rsidRPr="007047B8">
              <w:rPr>
                <w:rFonts w:ascii="Times New Roman" w:hAnsi="Times New Roman" w:cs="Times New Roman"/>
              </w:rPr>
              <w:t>̀</w:t>
            </w:r>
            <w:r w:rsidRPr="007047B8">
              <w:t>ⲧⲉ ⲡⲉⲛ</w:t>
            </w:r>
            <w:r w:rsidRPr="007047B8">
              <w:rPr>
                <w:rFonts w:ascii="Times New Roman" w:hAnsi="Times New Roman" w:cs="Times New Roman"/>
              </w:rPr>
              <w:t>ϣ</w:t>
            </w:r>
            <w:r w:rsidRPr="007047B8">
              <w:t>ⲟⲩ</w:t>
            </w:r>
            <w:r w:rsidRPr="007047B8">
              <w:rPr>
                <w:rFonts w:ascii="Times New Roman" w:hAnsi="Times New Roman" w:cs="Times New Roman"/>
              </w:rPr>
              <w:t>ϣ</w:t>
            </w:r>
            <w:r w:rsidRPr="007047B8">
              <w:t>ⲟⲩ</w:t>
            </w:r>
          </w:p>
          <w:p w14:paraId="79B50CC1" w14:textId="77777777" w:rsidR="00E35F1F" w:rsidRDefault="00E35F1F" w:rsidP="00E35F1F">
            <w:pPr>
              <w:pStyle w:val="CopticVersemulti-line"/>
            </w:pPr>
            <w:r w:rsidRPr="007047B8">
              <w:t>ⲧ</w:t>
            </w:r>
            <w:r w:rsidRPr="007047B8">
              <w:rPr>
                <w:rFonts w:ascii="Times New Roman" w:hAnsi="Times New Roman" w:cs="Times New Roman"/>
              </w:rPr>
              <w:t>̀</w:t>
            </w:r>
            <w:r w:rsidRPr="007047B8">
              <w:t>ⲁ</w:t>
            </w:r>
            <w:r w:rsidRPr="007047B8">
              <w:rPr>
                <w:rFonts w:ascii="Times New Roman" w:hAnsi="Times New Roman" w:cs="Times New Roman"/>
              </w:rPr>
              <w:t>̀</w:t>
            </w:r>
            <w:r w:rsidRPr="007047B8">
              <w:t>ⲡⲁⲣⲭⲏ ⲙ</w:t>
            </w:r>
            <w:r w:rsidRPr="007047B8">
              <w:rPr>
                <w:rFonts w:ascii="Times New Roman" w:hAnsi="Times New Roman" w:cs="Times New Roman"/>
              </w:rPr>
              <w:t>̀</w:t>
            </w:r>
            <w:r w:rsidRPr="007047B8">
              <w:t>ⲡⲉⲛⲥⲱ</w:t>
            </w:r>
            <w:r w:rsidRPr="007047B8">
              <w:rPr>
                <w:rFonts w:ascii="Times New Roman" w:hAnsi="Times New Roman" w:cs="Times New Roman"/>
              </w:rPr>
              <w:t>ϯ</w:t>
            </w:r>
          </w:p>
          <w:p w14:paraId="31B741F3" w14:textId="77777777" w:rsidR="00E35F1F" w:rsidRDefault="00E35F1F" w:rsidP="00E35F1F">
            <w:pPr>
              <w:pStyle w:val="CopticVersemulti-line"/>
            </w:pPr>
            <w:r w:rsidRPr="007047B8">
              <w:t>ⲡ</w:t>
            </w:r>
            <w:r w:rsidRPr="007047B8">
              <w:rPr>
                <w:rFonts w:ascii="Times New Roman" w:hAnsi="Times New Roman" w:cs="Times New Roman"/>
              </w:rPr>
              <w:t>̀</w:t>
            </w:r>
            <w:r w:rsidRPr="007047B8">
              <w:t>ⲧⲁ</w:t>
            </w:r>
            <w:r w:rsidRPr="007047B8">
              <w:rPr>
                <w:rFonts w:ascii="Times New Roman" w:hAnsi="Times New Roman" w:cs="Times New Roman"/>
              </w:rPr>
              <w:t>ϫ</w:t>
            </w:r>
            <w:r w:rsidRPr="007047B8">
              <w:t>ⲣⲟ ⲙ</w:t>
            </w:r>
            <w:r w:rsidRPr="007047B8">
              <w:rPr>
                <w:rFonts w:ascii="Times New Roman" w:hAnsi="Times New Roman" w:cs="Times New Roman"/>
              </w:rPr>
              <w:t>̀</w:t>
            </w:r>
            <w:r w:rsidRPr="007047B8">
              <w:t>ⲡⲉⲛⲧⲟⲩⲃⲟ</w:t>
            </w:r>
          </w:p>
          <w:p w14:paraId="5E69C83D" w14:textId="77777777" w:rsidR="00E35F1F" w:rsidRDefault="00E35F1F" w:rsidP="00E35F1F">
            <w:pPr>
              <w:pStyle w:val="CopticVerse"/>
            </w:pPr>
            <w:r w:rsidRPr="007047B8">
              <w:t xml:space="preserve">ⲡⲉ Ⲙⲁⲣⲓⲁ </w:t>
            </w:r>
            <w:r w:rsidRPr="007047B8">
              <w:rPr>
                <w:rFonts w:ascii="Times New Roman" w:hAnsi="Times New Roman" w:cs="Times New Roman"/>
              </w:rPr>
              <w:t>ϯ</w:t>
            </w:r>
            <w:r w:rsidRPr="007047B8">
              <w:t>ⲡⲁⲣⲑⲉⲛⲟⲥ</w:t>
            </w:r>
          </w:p>
        </w:tc>
      </w:tr>
      <w:tr w:rsidR="00E35F1F" w14:paraId="58C61FD0" w14:textId="77777777" w:rsidTr="00E35F1F">
        <w:trPr>
          <w:cantSplit/>
          <w:jc w:val="center"/>
        </w:trPr>
        <w:tc>
          <w:tcPr>
            <w:tcW w:w="288" w:type="dxa"/>
          </w:tcPr>
          <w:p w14:paraId="2A3A1FBB" w14:textId="77777777" w:rsidR="00E35F1F" w:rsidRDefault="00E35F1F" w:rsidP="00E35F1F">
            <w:pPr>
              <w:pStyle w:val="CopticCross"/>
            </w:pPr>
            <w:r w:rsidRPr="00FB5ACB">
              <w:lastRenderedPageBreak/>
              <w:t>¿</w:t>
            </w:r>
          </w:p>
        </w:tc>
        <w:tc>
          <w:tcPr>
            <w:tcW w:w="3960" w:type="dxa"/>
          </w:tcPr>
          <w:p w14:paraId="12E00DDF" w14:textId="6BF194F7" w:rsidR="00E35F1F" w:rsidRDefault="00524D23" w:rsidP="00E35F1F">
            <w:pPr>
              <w:pStyle w:val="EngHang"/>
            </w:pPr>
            <w:r>
              <w:t>H</w:t>
            </w:r>
            <w:r w:rsidR="00E35F1F" w:rsidRPr="007425E1">
              <w:t xml:space="preserve">as borne </w:t>
            </w:r>
            <w:r w:rsidR="00E35F1F">
              <w:t>to</w:t>
            </w:r>
            <w:r w:rsidR="00E35F1F" w:rsidRPr="007425E1">
              <w:t xml:space="preserve"> us</w:t>
            </w:r>
            <w:r w:rsidR="00E35F1F">
              <w:t>,</w:t>
            </w:r>
          </w:p>
          <w:p w14:paraId="3880DBAF" w14:textId="77777777" w:rsidR="00E35F1F" w:rsidRDefault="00E35F1F" w:rsidP="00E35F1F">
            <w:pPr>
              <w:pStyle w:val="EngHang"/>
            </w:pPr>
            <w:r w:rsidRPr="007425E1">
              <w:t xml:space="preserve">God the Logos, </w:t>
            </w:r>
          </w:p>
          <w:p w14:paraId="4278A0D7" w14:textId="77777777" w:rsidR="00E35F1F" w:rsidRDefault="00E35F1F" w:rsidP="00E35F1F">
            <w:pPr>
              <w:pStyle w:val="EngHang"/>
            </w:pPr>
            <w:r>
              <w:t>W</w:t>
            </w:r>
            <w:r w:rsidRPr="007425E1">
              <w:t xml:space="preserve">ho became man </w:t>
            </w:r>
          </w:p>
          <w:p w14:paraId="28BF30E6" w14:textId="77777777" w:rsidR="00E35F1F" w:rsidRDefault="00E35F1F" w:rsidP="00E35F1F">
            <w:pPr>
              <w:pStyle w:val="EngHangEnd"/>
            </w:pPr>
            <w:r>
              <w:t>F</w:t>
            </w:r>
            <w:r w:rsidRPr="007425E1">
              <w:t>or our salvation.</w:t>
            </w:r>
          </w:p>
        </w:tc>
        <w:tc>
          <w:tcPr>
            <w:tcW w:w="288" w:type="dxa"/>
          </w:tcPr>
          <w:p w14:paraId="49C3A465" w14:textId="77777777" w:rsidR="00E35F1F" w:rsidRDefault="00E35F1F" w:rsidP="00E35F1F"/>
        </w:tc>
        <w:tc>
          <w:tcPr>
            <w:tcW w:w="288" w:type="dxa"/>
          </w:tcPr>
          <w:p w14:paraId="7186A369" w14:textId="77777777" w:rsidR="00E35F1F" w:rsidRDefault="00E35F1F" w:rsidP="00E35F1F">
            <w:pPr>
              <w:pStyle w:val="CopticCross"/>
            </w:pPr>
            <w:r w:rsidRPr="00FB5ACB">
              <w:t>¿</w:t>
            </w:r>
          </w:p>
        </w:tc>
        <w:tc>
          <w:tcPr>
            <w:tcW w:w="3960" w:type="dxa"/>
          </w:tcPr>
          <w:p w14:paraId="5537E27D" w14:textId="77777777" w:rsidR="00E35F1F" w:rsidRDefault="00E35F1F" w:rsidP="00E35F1F">
            <w:pPr>
              <w:pStyle w:val="CopticVersemulti-line"/>
            </w:pPr>
            <w:r w:rsidRPr="007047B8">
              <w:t>Ⲑⲏⲉⲧⲁⲥⲙⲓⲥⲓ ⲛⲁⲛ</w:t>
            </w:r>
          </w:p>
          <w:p w14:paraId="5BF8AC40" w14:textId="77777777" w:rsidR="00E35F1F" w:rsidRDefault="00E35F1F" w:rsidP="00E35F1F">
            <w:pPr>
              <w:pStyle w:val="CopticVersemulti-line"/>
            </w:pPr>
            <w:r w:rsidRPr="007047B8">
              <w:t>ⲙ̀Ⲫϯ ⲡⲓⲗⲟⲅⲟⲥ</w:t>
            </w:r>
          </w:p>
          <w:p w14:paraId="6DF50118" w14:textId="77777777" w:rsidR="00E35F1F" w:rsidRDefault="00E35F1F" w:rsidP="00E35F1F">
            <w:pPr>
              <w:pStyle w:val="CopticVersemulti-line"/>
            </w:pPr>
            <w:r w:rsidRPr="007047B8">
              <w:t>ⲫⲏⲉⲧⲁϥϣⲱⲡⲓ ⲛ̀ⲣⲱⲙⲓ</w:t>
            </w:r>
          </w:p>
          <w:p w14:paraId="6B37DA7F" w14:textId="77777777" w:rsidR="00E35F1F" w:rsidRDefault="00E35F1F" w:rsidP="00E35F1F">
            <w:pPr>
              <w:pStyle w:val="CopticVerse"/>
            </w:pPr>
            <w:r w:rsidRPr="007047B8">
              <w:t>ⲉⲑⲃⲉ ⲡⲉⲛⲟⲩϫⲁⲓ</w:t>
            </w:r>
          </w:p>
        </w:tc>
      </w:tr>
      <w:tr w:rsidR="00E35F1F" w14:paraId="1E600C2A" w14:textId="77777777" w:rsidTr="00E35F1F">
        <w:trPr>
          <w:cantSplit/>
          <w:jc w:val="center"/>
        </w:trPr>
        <w:tc>
          <w:tcPr>
            <w:tcW w:w="288" w:type="dxa"/>
          </w:tcPr>
          <w:p w14:paraId="43BF5B22" w14:textId="77777777" w:rsidR="00E35F1F" w:rsidRDefault="00E35F1F" w:rsidP="00E35F1F">
            <w:pPr>
              <w:pStyle w:val="CopticCross"/>
            </w:pPr>
          </w:p>
        </w:tc>
        <w:tc>
          <w:tcPr>
            <w:tcW w:w="3960" w:type="dxa"/>
          </w:tcPr>
          <w:p w14:paraId="1F1808C3" w14:textId="77777777" w:rsidR="00E35F1F" w:rsidRDefault="00E35F1F" w:rsidP="00E35F1F">
            <w:pPr>
              <w:pStyle w:val="EngHang"/>
            </w:pPr>
            <w:r>
              <w:t>After He became man,</w:t>
            </w:r>
          </w:p>
          <w:p w14:paraId="7814D968" w14:textId="77777777" w:rsidR="00E35F1F" w:rsidRDefault="00E35F1F" w:rsidP="00E35F1F">
            <w:pPr>
              <w:pStyle w:val="EngHang"/>
            </w:pPr>
            <w:r>
              <w:t>He remained God,</w:t>
            </w:r>
          </w:p>
          <w:p w14:paraId="52E5704D" w14:textId="77777777" w:rsidR="00E35F1F" w:rsidRDefault="00E35F1F" w:rsidP="00E35F1F">
            <w:pPr>
              <w:pStyle w:val="EngHang"/>
            </w:pPr>
            <w:r>
              <w:t>As after she Bore Him,</w:t>
            </w:r>
          </w:p>
          <w:p w14:paraId="47122E30" w14:textId="77777777" w:rsidR="00E35F1F" w:rsidRDefault="00E35F1F" w:rsidP="00E35F1F">
            <w:pPr>
              <w:pStyle w:val="EngHangEnd"/>
            </w:pPr>
            <w:r>
              <w:t>She remained a Virgin.</w:t>
            </w:r>
          </w:p>
        </w:tc>
        <w:tc>
          <w:tcPr>
            <w:tcW w:w="288" w:type="dxa"/>
          </w:tcPr>
          <w:p w14:paraId="1F82B6B7" w14:textId="77777777" w:rsidR="00E35F1F" w:rsidRDefault="00E35F1F" w:rsidP="00E35F1F"/>
        </w:tc>
        <w:tc>
          <w:tcPr>
            <w:tcW w:w="288" w:type="dxa"/>
          </w:tcPr>
          <w:p w14:paraId="74A844B2" w14:textId="77777777" w:rsidR="00E35F1F" w:rsidRDefault="00E35F1F" w:rsidP="00E35F1F">
            <w:pPr>
              <w:pStyle w:val="CopticCross"/>
            </w:pPr>
          </w:p>
        </w:tc>
        <w:tc>
          <w:tcPr>
            <w:tcW w:w="3960" w:type="dxa"/>
          </w:tcPr>
          <w:p w14:paraId="76606609" w14:textId="77777777" w:rsidR="00E35F1F" w:rsidRDefault="00E35F1F" w:rsidP="00E35F1F">
            <w:pPr>
              <w:pStyle w:val="CopticVersemulti-line"/>
            </w:pPr>
            <w:r w:rsidRPr="007047B8">
              <w:t>Ⲙⲉⲛⲉⲛⲥⲁ ⲑ̀ⲣⲉϥⲉⲣⲣⲱⲙⲓ</w:t>
            </w:r>
          </w:p>
          <w:p w14:paraId="6B374D65" w14:textId="77777777" w:rsidR="00E35F1F" w:rsidRDefault="00E35F1F" w:rsidP="00E35F1F">
            <w:pPr>
              <w:pStyle w:val="CopticVersemulti-line"/>
            </w:pPr>
            <w:r w:rsidRPr="007047B8">
              <w:t>ⲛ̀ⲑⲟϥ ⲟⲛ ⲡⲉ Ⲫϯ</w:t>
            </w:r>
          </w:p>
          <w:p w14:paraId="43A10BB6" w14:textId="77777777" w:rsidR="00E35F1F" w:rsidRDefault="00E35F1F" w:rsidP="00E35F1F">
            <w:pPr>
              <w:pStyle w:val="CopticVersemulti-line"/>
            </w:pPr>
            <w:r w:rsidRPr="007047B8">
              <w:t>ⲉⲑⲃⲉ ⲫⲁⲓ ⲁⲥⲙⲁⲥϥ</w:t>
            </w:r>
          </w:p>
          <w:p w14:paraId="144B0DE0" w14:textId="77777777" w:rsidR="00E35F1F" w:rsidRDefault="00E35F1F" w:rsidP="00E35F1F">
            <w:pPr>
              <w:pStyle w:val="CopticVerse"/>
            </w:pPr>
            <w:r w:rsidRPr="007047B8">
              <w:t>ⲉⲥⲟⲓ ⲙ̀ⲡⲁⲣⲑⲉⲛⲟⲥ</w:t>
            </w:r>
          </w:p>
        </w:tc>
      </w:tr>
      <w:tr w:rsidR="00E35F1F" w14:paraId="4631AE5E" w14:textId="77777777" w:rsidTr="00E35F1F">
        <w:trPr>
          <w:cantSplit/>
          <w:jc w:val="center"/>
        </w:trPr>
        <w:tc>
          <w:tcPr>
            <w:tcW w:w="288" w:type="dxa"/>
          </w:tcPr>
          <w:p w14:paraId="65BF6D2A" w14:textId="77777777" w:rsidR="00E35F1F" w:rsidRDefault="00E35F1F" w:rsidP="00E35F1F">
            <w:pPr>
              <w:pStyle w:val="CopticCross"/>
            </w:pPr>
            <w:r w:rsidRPr="00FB5ACB">
              <w:t>¿</w:t>
            </w:r>
          </w:p>
        </w:tc>
        <w:tc>
          <w:tcPr>
            <w:tcW w:w="3960" w:type="dxa"/>
          </w:tcPr>
          <w:p w14:paraId="7BCBD027" w14:textId="3E05B0FC" w:rsidR="00E35F1F" w:rsidRDefault="00524D23" w:rsidP="00E35F1F">
            <w:pPr>
              <w:pStyle w:val="EngHang"/>
            </w:pPr>
            <w:r>
              <w:t>T</w:t>
            </w:r>
            <w:r w:rsidR="00E35F1F" w:rsidRPr="007425E1">
              <w:t>he wonder</w:t>
            </w:r>
            <w:r>
              <w:t xml:space="preserve"> of her</w:t>
            </w:r>
          </w:p>
          <w:p w14:paraId="54FD5796" w14:textId="07CEA461" w:rsidR="00E35F1F" w:rsidRDefault="00524D23" w:rsidP="00E35F1F">
            <w:pPr>
              <w:pStyle w:val="EngHang"/>
            </w:pPr>
            <w:r>
              <w:t>C</w:t>
            </w:r>
            <w:r w:rsidR="00E35F1F" w:rsidRPr="007425E1">
              <w:t>onception</w:t>
            </w:r>
            <w:r>
              <w:t xml:space="preserve"> is exalted</w:t>
            </w:r>
            <w:r w:rsidR="00E35F1F">
              <w:t>,</w:t>
            </w:r>
            <w:r w:rsidR="00E35F1F" w:rsidRPr="007425E1">
              <w:t xml:space="preserve"> </w:t>
            </w:r>
          </w:p>
          <w:p w14:paraId="1615F33B" w14:textId="77777777" w:rsidR="00E35F1F" w:rsidRDefault="00E35F1F" w:rsidP="00E35F1F">
            <w:pPr>
              <w:pStyle w:val="EngHang"/>
            </w:pPr>
            <w:r>
              <w:t>Her</w:t>
            </w:r>
            <w:r w:rsidRPr="007425E1">
              <w:t xml:space="preserve"> </w:t>
            </w:r>
            <w:r>
              <w:t>delivery</w:t>
            </w:r>
            <w:r w:rsidRPr="007425E1">
              <w:t xml:space="preserve"> </w:t>
            </w:r>
          </w:p>
          <w:p w14:paraId="6320DAD3" w14:textId="77777777" w:rsidR="00E35F1F" w:rsidRDefault="00E35F1F" w:rsidP="00E35F1F">
            <w:pPr>
              <w:pStyle w:val="EngHangEnd"/>
            </w:pPr>
            <w:r>
              <w:t>I</w:t>
            </w:r>
            <w:r w:rsidRPr="007425E1">
              <w:t xml:space="preserve">s beyond </w:t>
            </w:r>
            <w:r>
              <w:t>words</w:t>
            </w:r>
            <w:r w:rsidRPr="007425E1">
              <w:t>.</w:t>
            </w:r>
          </w:p>
        </w:tc>
        <w:tc>
          <w:tcPr>
            <w:tcW w:w="288" w:type="dxa"/>
          </w:tcPr>
          <w:p w14:paraId="7E77B9EC" w14:textId="77777777" w:rsidR="00E35F1F" w:rsidRDefault="00E35F1F" w:rsidP="00E35F1F"/>
        </w:tc>
        <w:tc>
          <w:tcPr>
            <w:tcW w:w="288" w:type="dxa"/>
          </w:tcPr>
          <w:p w14:paraId="52249ACE" w14:textId="77777777" w:rsidR="00E35F1F" w:rsidRDefault="00E35F1F" w:rsidP="00E35F1F">
            <w:pPr>
              <w:pStyle w:val="CopticCross"/>
            </w:pPr>
            <w:r w:rsidRPr="00FB5ACB">
              <w:t>¿</w:t>
            </w:r>
          </w:p>
        </w:tc>
        <w:tc>
          <w:tcPr>
            <w:tcW w:w="3960" w:type="dxa"/>
          </w:tcPr>
          <w:p w14:paraId="6153A547" w14:textId="77777777" w:rsidR="00E35F1F" w:rsidRDefault="00E35F1F" w:rsidP="00E35F1F">
            <w:pPr>
              <w:pStyle w:val="CopticVersemulti-line"/>
            </w:pPr>
            <w:r w:rsidRPr="007047B8">
              <w:t>Ⲥ̀ϭⲟⲥⲓ ⲛ̀ϫⲉ ϯϣ̀ⲫⲏⲣⲓ</w:t>
            </w:r>
          </w:p>
          <w:p w14:paraId="60F889D4" w14:textId="77777777" w:rsidR="00E35F1F" w:rsidRDefault="00E35F1F" w:rsidP="00E35F1F">
            <w:pPr>
              <w:pStyle w:val="CopticVersemulti-line"/>
            </w:pPr>
            <w:r w:rsidRPr="007047B8">
              <w:t>ⲛ̀ⲧⲉ ⲡⲉⲥϫⲓⲛⲉⲣⲃⲟⲕⲓ</w:t>
            </w:r>
          </w:p>
          <w:p w14:paraId="39CC7F94" w14:textId="77777777" w:rsidR="00E35F1F" w:rsidRDefault="00E35F1F" w:rsidP="00E35F1F">
            <w:pPr>
              <w:pStyle w:val="CopticVersemulti-line"/>
            </w:pPr>
            <w:r w:rsidRPr="007047B8">
              <w:t>ⲡⲉⲥϫⲓⲛⲙⲓⲥⲓ ⲟⲛ</w:t>
            </w:r>
          </w:p>
          <w:p w14:paraId="75472A60" w14:textId="77777777" w:rsidR="00E35F1F" w:rsidRDefault="00E35F1F" w:rsidP="00E35F1F">
            <w:pPr>
              <w:pStyle w:val="CopticVerse"/>
            </w:pPr>
            <w:r w:rsidRPr="007047B8">
              <w:t>ⲟⲩⲁⲧⲥⲁϫⲓ ⲙ̀ⲙⲟϥ ⲡⲉ</w:t>
            </w:r>
          </w:p>
        </w:tc>
      </w:tr>
      <w:tr w:rsidR="00E35F1F" w14:paraId="24835EC8" w14:textId="77777777" w:rsidTr="00E35F1F">
        <w:trPr>
          <w:cantSplit/>
          <w:jc w:val="center"/>
        </w:trPr>
        <w:tc>
          <w:tcPr>
            <w:tcW w:w="288" w:type="dxa"/>
          </w:tcPr>
          <w:p w14:paraId="7AFB31F9" w14:textId="77777777" w:rsidR="00E35F1F" w:rsidRDefault="00E35F1F" w:rsidP="00E35F1F">
            <w:pPr>
              <w:pStyle w:val="CopticCross"/>
            </w:pPr>
          </w:p>
        </w:tc>
        <w:tc>
          <w:tcPr>
            <w:tcW w:w="3960" w:type="dxa"/>
          </w:tcPr>
          <w:p w14:paraId="11B917E5" w14:textId="77777777" w:rsidR="00E35F1F" w:rsidRDefault="00E35F1F" w:rsidP="00E35F1F">
            <w:pPr>
              <w:pStyle w:val="EngHang"/>
            </w:pPr>
            <w:r w:rsidRPr="007425E1">
              <w:t>For of His own will</w:t>
            </w:r>
            <w:r>
              <w:t>,</w:t>
            </w:r>
          </w:p>
          <w:p w14:paraId="04D6582E" w14:textId="77777777" w:rsidR="00E35F1F" w:rsidRDefault="00E35F1F" w:rsidP="00E35F1F">
            <w:pPr>
              <w:pStyle w:val="EngHang"/>
            </w:pPr>
            <w:r>
              <w:t>And the good</w:t>
            </w:r>
            <w:r w:rsidRPr="007425E1">
              <w:t xml:space="preserve">will of </w:t>
            </w:r>
            <w:r>
              <w:t>H</w:t>
            </w:r>
            <w:r w:rsidRPr="007425E1">
              <w:t xml:space="preserve">is Father </w:t>
            </w:r>
          </w:p>
          <w:p w14:paraId="2E0181BA" w14:textId="77777777" w:rsidR="00E35F1F" w:rsidRDefault="00E35F1F" w:rsidP="00E35F1F">
            <w:pPr>
              <w:pStyle w:val="EngHang"/>
            </w:pPr>
            <w:r>
              <w:t>A</w:t>
            </w:r>
            <w:r w:rsidRPr="007425E1">
              <w:t xml:space="preserve">nd the Holy Spirit, </w:t>
            </w:r>
          </w:p>
          <w:p w14:paraId="0ADA8C13" w14:textId="77777777" w:rsidR="00E35F1F" w:rsidRDefault="00E35F1F" w:rsidP="00E35F1F">
            <w:pPr>
              <w:pStyle w:val="EngHangEnd"/>
            </w:pPr>
            <w:r w:rsidRPr="007425E1">
              <w:t>He came and saved us.</w:t>
            </w:r>
          </w:p>
        </w:tc>
        <w:tc>
          <w:tcPr>
            <w:tcW w:w="288" w:type="dxa"/>
          </w:tcPr>
          <w:p w14:paraId="7D3C5DA9" w14:textId="77777777" w:rsidR="00E35F1F" w:rsidRDefault="00E35F1F" w:rsidP="00E35F1F"/>
        </w:tc>
        <w:tc>
          <w:tcPr>
            <w:tcW w:w="288" w:type="dxa"/>
          </w:tcPr>
          <w:p w14:paraId="0FE21568" w14:textId="77777777" w:rsidR="00E35F1F" w:rsidRDefault="00E35F1F" w:rsidP="00E35F1F">
            <w:pPr>
              <w:pStyle w:val="CopticCross"/>
            </w:pPr>
          </w:p>
        </w:tc>
        <w:tc>
          <w:tcPr>
            <w:tcW w:w="3960" w:type="dxa"/>
          </w:tcPr>
          <w:p w14:paraId="6F5BF7BE" w14:textId="77777777" w:rsidR="00E35F1F" w:rsidRDefault="00E35F1F" w:rsidP="00E35F1F">
            <w:pPr>
              <w:pStyle w:val="CopticVersemulti-line"/>
            </w:pPr>
            <w:r w:rsidRPr="007047B8">
              <w:t>Ϫⲉ ⲛ̀ⲑⲟϥ ϧⲉⲛ ⲡⲉϥⲟⲩⲱϣ</w:t>
            </w:r>
          </w:p>
          <w:p w14:paraId="363C205F" w14:textId="77777777" w:rsidR="00E35F1F" w:rsidRDefault="00E35F1F" w:rsidP="00E35F1F">
            <w:pPr>
              <w:pStyle w:val="CopticVersemulti-line"/>
            </w:pPr>
            <w:r w:rsidRPr="007047B8">
              <w:t>ⲛⲉⲙ ⲡ̀ϯⲙⲁϯ ⲙ̀Ⲡⲉϥⲓⲱⲧ</w:t>
            </w:r>
          </w:p>
          <w:p w14:paraId="3BB2A92A" w14:textId="77777777" w:rsidR="00E35F1F" w:rsidRDefault="00E35F1F" w:rsidP="00E35F1F">
            <w:pPr>
              <w:pStyle w:val="CopticVersemulti-line"/>
            </w:pPr>
            <w:r w:rsidRPr="007047B8">
              <w:t>ⲛⲉⲙ Ⲡⲓⲡ̅ⲛ̅ⲁ ⲉ̅ⲑ̅ⲩ</w:t>
            </w:r>
          </w:p>
          <w:p w14:paraId="50108321" w14:textId="77777777" w:rsidR="00E35F1F" w:rsidRDefault="00E35F1F" w:rsidP="00E35F1F">
            <w:pPr>
              <w:pStyle w:val="CopticVerse"/>
            </w:pPr>
            <w:r w:rsidRPr="007047B8">
              <w:t>ⲁϥⲓ̀ ⲁϥⲥⲱϯ ⲙ̀ⲙⲟⲛ</w:t>
            </w:r>
          </w:p>
        </w:tc>
      </w:tr>
    </w:tbl>
    <w:p w14:paraId="5ED7F7AB" w14:textId="77777777" w:rsidR="00E35F1F" w:rsidRDefault="00E35F1F" w:rsidP="00E35F1F">
      <w:pPr>
        <w:pStyle w:val="Heading6"/>
      </w:pPr>
      <w:bookmarkStart w:id="864" w:name="_Toc298445809"/>
      <w:bookmarkStart w:id="865" w:name="_Toc298681294"/>
      <w:bookmarkStart w:id="866" w:name="_Toc298447534"/>
      <w:r>
        <w:t>Part Tw</w:t>
      </w:r>
      <w:bookmarkEnd w:id="864"/>
      <w:r>
        <w:t>o</w:t>
      </w:r>
      <w:bookmarkEnd w:id="865"/>
      <w:bookmarkEnd w:id="8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1A709F75" w14:textId="77777777" w:rsidTr="00E35F1F">
        <w:trPr>
          <w:cantSplit/>
          <w:jc w:val="center"/>
        </w:trPr>
        <w:tc>
          <w:tcPr>
            <w:tcW w:w="288" w:type="dxa"/>
          </w:tcPr>
          <w:p w14:paraId="1E45533C" w14:textId="77777777" w:rsidR="00E35F1F" w:rsidRDefault="00E35F1F" w:rsidP="00E35F1F">
            <w:pPr>
              <w:pStyle w:val="CopticCross"/>
            </w:pPr>
            <w:r w:rsidRPr="00FB5ACB">
              <w:t>¿</w:t>
            </w:r>
          </w:p>
        </w:tc>
        <w:tc>
          <w:tcPr>
            <w:tcW w:w="3960" w:type="dxa"/>
          </w:tcPr>
          <w:p w14:paraId="0F8F5D93" w14:textId="6559954E" w:rsidR="00524D23" w:rsidRDefault="00524D23" w:rsidP="00E35F1F">
            <w:pPr>
              <w:pStyle w:val="EngHang"/>
            </w:pPr>
            <w:r>
              <w:t>The glory of your</w:t>
            </w:r>
          </w:p>
          <w:p w14:paraId="38C1AE79" w14:textId="323F3FB4" w:rsidR="00524D23" w:rsidRDefault="00524D23" w:rsidP="00E35F1F">
            <w:pPr>
              <w:pStyle w:val="EngHang"/>
            </w:pPr>
            <w:r>
              <w:t>Virginity is great,</w:t>
            </w:r>
          </w:p>
          <w:p w14:paraId="62180652" w14:textId="77777777" w:rsidR="00E35F1F" w:rsidRDefault="00E35F1F" w:rsidP="00E35F1F">
            <w:pPr>
              <w:pStyle w:val="EngHang"/>
            </w:pPr>
            <w:r w:rsidRPr="007425E1">
              <w:t>O Virgin Mary</w:t>
            </w:r>
            <w:r>
              <w:t>,</w:t>
            </w:r>
          </w:p>
          <w:p w14:paraId="4EB7669C" w14:textId="77777777" w:rsidR="00E35F1F" w:rsidRDefault="00E35F1F" w:rsidP="00E35F1F">
            <w:pPr>
              <w:pStyle w:val="EngHangEnd"/>
            </w:pPr>
            <w:r w:rsidRPr="007425E1">
              <w:t>The perfect one</w:t>
            </w:r>
            <w:r>
              <w:t>.</w:t>
            </w:r>
          </w:p>
        </w:tc>
        <w:tc>
          <w:tcPr>
            <w:tcW w:w="306" w:type="dxa"/>
          </w:tcPr>
          <w:p w14:paraId="6CE83AF2" w14:textId="77777777" w:rsidR="00E35F1F" w:rsidRDefault="00E35F1F" w:rsidP="00E35F1F"/>
        </w:tc>
        <w:tc>
          <w:tcPr>
            <w:tcW w:w="270" w:type="dxa"/>
          </w:tcPr>
          <w:p w14:paraId="242A52AC" w14:textId="77777777" w:rsidR="00E35F1F" w:rsidRDefault="00E35F1F" w:rsidP="00E35F1F">
            <w:pPr>
              <w:pStyle w:val="CopticCross"/>
            </w:pPr>
            <w:r w:rsidRPr="00FB5ACB">
              <w:t>¿</w:t>
            </w:r>
          </w:p>
        </w:tc>
        <w:tc>
          <w:tcPr>
            <w:tcW w:w="3960" w:type="dxa"/>
          </w:tcPr>
          <w:p w14:paraId="06B25499" w14:textId="77777777" w:rsidR="00E35F1F" w:rsidRDefault="00E35F1F" w:rsidP="00E35F1F">
            <w:pPr>
              <w:pStyle w:val="CopticVersemulti-line"/>
            </w:pPr>
            <w:r w:rsidRPr="007047B8">
              <w:t>Ⲟⲩⲛⲓ</w:t>
            </w:r>
            <w:r w:rsidRPr="007047B8">
              <w:rPr>
                <w:rFonts w:ascii="Times New Roman" w:hAnsi="Times New Roman" w:cs="Times New Roman"/>
              </w:rPr>
              <w:t>ϣϯ</w:t>
            </w:r>
            <w:r w:rsidRPr="007047B8">
              <w:t xml:space="preserve"> ⲡⲉ ⲡ</w:t>
            </w:r>
            <w:r w:rsidRPr="007047B8">
              <w:rPr>
                <w:rFonts w:ascii="Times New Roman" w:hAnsi="Times New Roman" w:cs="Times New Roman"/>
              </w:rPr>
              <w:t>̀</w:t>
            </w:r>
            <w:r w:rsidRPr="007047B8">
              <w:t>ⲱⲟⲩ</w:t>
            </w:r>
          </w:p>
          <w:p w14:paraId="02642955" w14:textId="77777777" w:rsidR="00E35F1F" w:rsidRDefault="00E35F1F" w:rsidP="00E35F1F">
            <w:pPr>
              <w:pStyle w:val="CopticVersemulti-line"/>
            </w:pPr>
            <w:r w:rsidRPr="007047B8">
              <w:t>ⲛ</w:t>
            </w:r>
            <w:r w:rsidRPr="007047B8">
              <w:rPr>
                <w:rFonts w:ascii="Times New Roman" w:hAnsi="Times New Roman" w:cs="Times New Roman"/>
              </w:rPr>
              <w:t>̀</w:t>
            </w:r>
            <w:r w:rsidRPr="007047B8">
              <w:t>ⲧⲉ ⲧⲉⲡⲁⲣⲑⲉⲛⲓⲁ</w:t>
            </w:r>
            <w:r w:rsidRPr="007047B8">
              <w:rPr>
                <w:rFonts w:ascii="Times New Roman" w:hAnsi="Times New Roman" w:cs="Times New Roman"/>
              </w:rPr>
              <w:t>̀</w:t>
            </w:r>
          </w:p>
          <w:p w14:paraId="57925AC0" w14:textId="77777777" w:rsidR="00E35F1F" w:rsidRDefault="00E35F1F" w:rsidP="00E35F1F">
            <w:pPr>
              <w:pStyle w:val="CopticVersemulti-line"/>
            </w:pPr>
            <w:r w:rsidRPr="007047B8">
              <w:t xml:space="preserve">Ⲙⲁⲣⲓⲁ </w:t>
            </w:r>
            <w:r w:rsidRPr="007047B8">
              <w:rPr>
                <w:rFonts w:ascii="Times New Roman" w:hAnsi="Times New Roman" w:cs="Times New Roman"/>
              </w:rPr>
              <w:t>ϯ</w:t>
            </w:r>
            <w:r w:rsidRPr="007047B8">
              <w:t>ⲡⲁⲣⲑⲉⲛⲟⲥ</w:t>
            </w:r>
          </w:p>
          <w:p w14:paraId="24B04C6C" w14:textId="77777777" w:rsidR="00E35F1F" w:rsidRDefault="00E35F1F" w:rsidP="00E35F1F">
            <w:pPr>
              <w:pStyle w:val="CopticVerse"/>
            </w:pPr>
            <w:r w:rsidRPr="007047B8">
              <w:t>ⲑⲏⲉⲧ</w:t>
            </w:r>
            <w:r w:rsidRPr="007047B8">
              <w:rPr>
                <w:rFonts w:ascii="Times New Roman" w:hAnsi="Times New Roman" w:cs="Times New Roman"/>
              </w:rPr>
              <w:t>ϫ</w:t>
            </w:r>
            <w:r w:rsidRPr="007047B8">
              <w:t>ⲏⲕ ⲉ</w:t>
            </w:r>
            <w:r w:rsidRPr="007047B8">
              <w:rPr>
                <w:rFonts w:ascii="Times New Roman" w:hAnsi="Times New Roman" w:cs="Times New Roman"/>
              </w:rPr>
              <w:t>̀</w:t>
            </w:r>
            <w:r w:rsidRPr="007047B8">
              <w:t>ⲃⲟⲗ</w:t>
            </w:r>
          </w:p>
        </w:tc>
      </w:tr>
      <w:tr w:rsidR="00E35F1F" w14:paraId="667C1C3A" w14:textId="77777777" w:rsidTr="00E35F1F">
        <w:trPr>
          <w:cantSplit/>
          <w:jc w:val="center"/>
        </w:trPr>
        <w:tc>
          <w:tcPr>
            <w:tcW w:w="288" w:type="dxa"/>
          </w:tcPr>
          <w:p w14:paraId="6DA20545" w14:textId="77777777" w:rsidR="00E35F1F" w:rsidRDefault="00E35F1F" w:rsidP="00E35F1F">
            <w:pPr>
              <w:pStyle w:val="CopticCross"/>
            </w:pPr>
          </w:p>
        </w:tc>
        <w:tc>
          <w:tcPr>
            <w:tcW w:w="3960" w:type="dxa"/>
          </w:tcPr>
          <w:p w14:paraId="7BB129FD" w14:textId="77777777" w:rsidR="00E35F1F" w:rsidRDefault="00E35F1F" w:rsidP="00E35F1F">
            <w:pPr>
              <w:pStyle w:val="EngHang"/>
            </w:pPr>
            <w:r w:rsidRPr="007425E1">
              <w:t xml:space="preserve">You have found grace, </w:t>
            </w:r>
          </w:p>
          <w:p w14:paraId="56A4CDEA" w14:textId="77777777" w:rsidR="00E35F1F" w:rsidRDefault="00E35F1F" w:rsidP="00E35F1F">
            <w:pPr>
              <w:pStyle w:val="EngHang"/>
            </w:pPr>
            <w:r>
              <w:t>The Lord is with you,</w:t>
            </w:r>
          </w:p>
          <w:p w14:paraId="0B7C5F5B" w14:textId="77777777" w:rsidR="00E35F1F" w:rsidRDefault="00E35F1F" w:rsidP="00E35F1F">
            <w:pPr>
              <w:pStyle w:val="EngHang"/>
            </w:pPr>
            <w:r>
              <w:t>You are the ladder</w:t>
            </w:r>
          </w:p>
          <w:p w14:paraId="3D62D544" w14:textId="63DB67AF" w:rsidR="00E35F1F" w:rsidRDefault="00E35F1F" w:rsidP="00E35F1F">
            <w:pPr>
              <w:pStyle w:val="EngHangEnd"/>
            </w:pPr>
            <w:r>
              <w:t>That</w:t>
            </w:r>
            <w:r w:rsidRPr="007425E1">
              <w:t xml:space="preserve"> Ja</w:t>
            </w:r>
            <w:r w:rsidR="00524D23">
              <w:t>cob saw,</w:t>
            </w:r>
          </w:p>
        </w:tc>
        <w:tc>
          <w:tcPr>
            <w:tcW w:w="306" w:type="dxa"/>
          </w:tcPr>
          <w:p w14:paraId="139C55D1" w14:textId="77777777" w:rsidR="00E35F1F" w:rsidRDefault="00E35F1F" w:rsidP="00E35F1F"/>
        </w:tc>
        <w:tc>
          <w:tcPr>
            <w:tcW w:w="270" w:type="dxa"/>
          </w:tcPr>
          <w:p w14:paraId="6F94EAAB" w14:textId="77777777" w:rsidR="00E35F1F" w:rsidRDefault="00E35F1F" w:rsidP="00E35F1F">
            <w:pPr>
              <w:pStyle w:val="CopticCross"/>
            </w:pPr>
          </w:p>
        </w:tc>
        <w:tc>
          <w:tcPr>
            <w:tcW w:w="3960" w:type="dxa"/>
          </w:tcPr>
          <w:p w14:paraId="3EFBA7B8" w14:textId="77777777" w:rsidR="00E35F1F" w:rsidRDefault="00E35F1F" w:rsidP="00E35F1F">
            <w:pPr>
              <w:pStyle w:val="CopticVersemulti-line"/>
            </w:pPr>
            <w:r w:rsidRPr="007047B8">
              <w:t>Ⲁ̀ⲣⲉϫⲉⲙ ϩ̀ⲙⲟⲧ</w:t>
            </w:r>
          </w:p>
          <w:p w14:paraId="575E1296" w14:textId="77777777" w:rsidR="00E35F1F" w:rsidRDefault="00E35F1F" w:rsidP="00E35F1F">
            <w:pPr>
              <w:pStyle w:val="CopticVersemulti-line"/>
            </w:pPr>
            <w:r w:rsidRPr="007047B8">
              <w:t>Ⲡⲟ̅ⲥ̅ ϣⲟⲡ ⲛⲉⲙⲉ</w:t>
            </w:r>
          </w:p>
          <w:p w14:paraId="4EFBEF0A" w14:textId="77777777" w:rsidR="00E35F1F" w:rsidRDefault="00E35F1F" w:rsidP="00E35F1F">
            <w:pPr>
              <w:pStyle w:val="CopticVersemulti-line"/>
            </w:pPr>
            <w:r w:rsidRPr="007047B8">
              <w:t>ⲛ̀ⲑⲟ ⲧⲉ ϯⲙⲟⲕⲓ</w:t>
            </w:r>
          </w:p>
          <w:p w14:paraId="320E37B6" w14:textId="77777777" w:rsidR="00E35F1F" w:rsidRDefault="00E35F1F" w:rsidP="00E35F1F">
            <w:pPr>
              <w:pStyle w:val="CopticVerse"/>
            </w:pPr>
            <w:r w:rsidRPr="007047B8">
              <w:t>ⲑⲏⲉ̀ⲧⲁ Ⲓⲁⲕⲱⲃ ⲛⲁⲩ ⲉ̀ⲣⲟⲥ</w:t>
            </w:r>
          </w:p>
        </w:tc>
      </w:tr>
      <w:tr w:rsidR="00E35F1F" w14:paraId="20CFBB0F" w14:textId="77777777" w:rsidTr="00E35F1F">
        <w:trPr>
          <w:cantSplit/>
          <w:jc w:val="center"/>
        </w:trPr>
        <w:tc>
          <w:tcPr>
            <w:tcW w:w="288" w:type="dxa"/>
          </w:tcPr>
          <w:p w14:paraId="4253D87A" w14:textId="77777777" w:rsidR="00E35F1F" w:rsidRDefault="00E35F1F" w:rsidP="00E35F1F">
            <w:pPr>
              <w:pStyle w:val="CopticCross"/>
            </w:pPr>
            <w:r w:rsidRPr="00FB5ACB">
              <w:lastRenderedPageBreak/>
              <w:t>¿</w:t>
            </w:r>
          </w:p>
        </w:tc>
        <w:tc>
          <w:tcPr>
            <w:tcW w:w="3960" w:type="dxa"/>
          </w:tcPr>
          <w:p w14:paraId="25A4A061" w14:textId="77777777" w:rsidR="00E35F1F" w:rsidRDefault="00E35F1F" w:rsidP="00E35F1F">
            <w:pPr>
              <w:pStyle w:val="EngHang"/>
            </w:pPr>
            <w:r>
              <w:t>Set firmly on the earth,</w:t>
            </w:r>
          </w:p>
          <w:p w14:paraId="37A97DD5" w14:textId="77777777" w:rsidR="00E35F1F" w:rsidRDefault="00E35F1F" w:rsidP="00E35F1F">
            <w:pPr>
              <w:pStyle w:val="EngHang"/>
            </w:pPr>
            <w:r>
              <w:t>Reaching high up to heaven,</w:t>
            </w:r>
          </w:p>
          <w:p w14:paraId="7C4D30FD" w14:textId="77777777" w:rsidR="00E35F1F" w:rsidRDefault="00E35F1F" w:rsidP="00E35F1F">
            <w:pPr>
              <w:pStyle w:val="EngHang"/>
            </w:pPr>
            <w:r>
              <w:t>On which the angels</w:t>
            </w:r>
          </w:p>
          <w:p w14:paraId="385D473B" w14:textId="77777777" w:rsidR="00E35F1F" w:rsidRDefault="00E35F1F" w:rsidP="00E35F1F">
            <w:pPr>
              <w:pStyle w:val="EngHangEnd"/>
            </w:pPr>
            <w:r>
              <w:t>Descended.</w:t>
            </w:r>
          </w:p>
        </w:tc>
        <w:tc>
          <w:tcPr>
            <w:tcW w:w="306" w:type="dxa"/>
          </w:tcPr>
          <w:p w14:paraId="6D827CDF" w14:textId="77777777" w:rsidR="00E35F1F" w:rsidRDefault="00E35F1F" w:rsidP="00E35F1F"/>
        </w:tc>
        <w:tc>
          <w:tcPr>
            <w:tcW w:w="270" w:type="dxa"/>
          </w:tcPr>
          <w:p w14:paraId="41FD5A11" w14:textId="77777777" w:rsidR="00E35F1F" w:rsidRDefault="00E35F1F" w:rsidP="00E35F1F">
            <w:pPr>
              <w:pStyle w:val="CopticCross"/>
            </w:pPr>
            <w:r w:rsidRPr="00FB5ACB">
              <w:t>¿</w:t>
            </w:r>
          </w:p>
        </w:tc>
        <w:tc>
          <w:tcPr>
            <w:tcW w:w="3960" w:type="dxa"/>
          </w:tcPr>
          <w:p w14:paraId="2F751D1C" w14:textId="77777777" w:rsidR="00E35F1F" w:rsidRDefault="00E35F1F" w:rsidP="00E35F1F">
            <w:pPr>
              <w:pStyle w:val="CopticVersemulti-line"/>
            </w:pPr>
            <w:r w:rsidRPr="007047B8">
              <w:t>Ⲉⲥⲧⲁϫⲣⲏⲟⲩⲧ ϩⲓϫⲉⲛ ⲡⲓⲕⲁϩⲓ</w:t>
            </w:r>
          </w:p>
          <w:p w14:paraId="3AEA9A55" w14:textId="77777777" w:rsidR="00E35F1F" w:rsidRDefault="00E35F1F" w:rsidP="00E35F1F">
            <w:pPr>
              <w:pStyle w:val="CopticVersemulti-line"/>
            </w:pPr>
            <w:r w:rsidRPr="007047B8">
              <w:t>ⲉⲥϭⲟⲥⲓ ϣⲁ ⲉ̀ϩ̀ⲣⲏⲓ ⲉ̀ⲧ̀ⲫⲉ</w:t>
            </w:r>
          </w:p>
          <w:p w14:paraId="552F7C94" w14:textId="77777777" w:rsidR="00E35F1F" w:rsidRDefault="00E35F1F" w:rsidP="00E35F1F">
            <w:pPr>
              <w:pStyle w:val="CopticVersemulti-line"/>
            </w:pPr>
            <w:r w:rsidRPr="007047B8">
              <w:t>ⲉ̀ⲣⲉ ⲛⲓⲁⲅⲅⲉⲗⲟⲥ</w:t>
            </w:r>
          </w:p>
          <w:p w14:paraId="19CB2178" w14:textId="77777777" w:rsidR="00E35F1F" w:rsidRDefault="00E35F1F" w:rsidP="00E35F1F">
            <w:pPr>
              <w:pStyle w:val="CopticVerse"/>
            </w:pPr>
            <w:r w:rsidRPr="007047B8">
              <w:t>ⲛⲏⲟⲩ ⲉ̀ⲡⲉⲥⲏⲧ ϩⲓⲱⲧⲥ</w:t>
            </w:r>
          </w:p>
        </w:tc>
      </w:tr>
      <w:tr w:rsidR="00E35F1F" w14:paraId="55D3C6B4" w14:textId="77777777" w:rsidTr="00E35F1F">
        <w:trPr>
          <w:cantSplit/>
          <w:jc w:val="center"/>
        </w:trPr>
        <w:tc>
          <w:tcPr>
            <w:tcW w:w="288" w:type="dxa"/>
          </w:tcPr>
          <w:p w14:paraId="5C47E658" w14:textId="77777777" w:rsidR="00E35F1F" w:rsidRDefault="00E35F1F" w:rsidP="00E35F1F">
            <w:pPr>
              <w:pStyle w:val="CopticCross"/>
            </w:pPr>
          </w:p>
        </w:tc>
        <w:tc>
          <w:tcPr>
            <w:tcW w:w="3960" w:type="dxa"/>
          </w:tcPr>
          <w:p w14:paraId="4D5CAB24" w14:textId="77777777" w:rsidR="00E35F1F" w:rsidRDefault="00E35F1F" w:rsidP="00E35F1F">
            <w:pPr>
              <w:pStyle w:val="EngHang"/>
            </w:pPr>
            <w:r>
              <w:t>You are</w:t>
            </w:r>
            <w:r w:rsidRPr="007425E1">
              <w:t xml:space="preserve"> the tree</w:t>
            </w:r>
            <w:r>
              <w:t>,</w:t>
            </w:r>
          </w:p>
          <w:p w14:paraId="771E5080" w14:textId="77777777" w:rsidR="00E35F1F" w:rsidRDefault="00E35F1F" w:rsidP="00E35F1F">
            <w:pPr>
              <w:pStyle w:val="EngHang"/>
            </w:pPr>
            <w:r>
              <w:t>W</w:t>
            </w:r>
            <w:r w:rsidRPr="007425E1">
              <w:t xml:space="preserve">hich Moses saw, </w:t>
            </w:r>
          </w:p>
          <w:p w14:paraId="61034931" w14:textId="27A987DD" w:rsidR="00E35F1F" w:rsidRDefault="00E35F1F" w:rsidP="00E35F1F">
            <w:pPr>
              <w:pStyle w:val="EngHang"/>
            </w:pPr>
            <w:r>
              <w:t>F</w:t>
            </w:r>
            <w:r w:rsidR="00524D23">
              <w:t>illed with fire,</w:t>
            </w:r>
          </w:p>
          <w:p w14:paraId="561BBF08" w14:textId="6798BCAE" w:rsidR="00E35F1F" w:rsidRDefault="00E35F1F" w:rsidP="00E35F1F">
            <w:pPr>
              <w:pStyle w:val="EngHangEnd"/>
            </w:pPr>
            <w:r>
              <w:t>Yet</w:t>
            </w:r>
            <w:r w:rsidR="00524D23">
              <w:t xml:space="preserve"> not consumed,</w:t>
            </w:r>
          </w:p>
        </w:tc>
        <w:tc>
          <w:tcPr>
            <w:tcW w:w="306" w:type="dxa"/>
          </w:tcPr>
          <w:p w14:paraId="017C74C5" w14:textId="77777777" w:rsidR="00E35F1F" w:rsidRDefault="00E35F1F" w:rsidP="00E35F1F"/>
        </w:tc>
        <w:tc>
          <w:tcPr>
            <w:tcW w:w="270" w:type="dxa"/>
          </w:tcPr>
          <w:p w14:paraId="1E985B65" w14:textId="77777777" w:rsidR="00E35F1F" w:rsidRDefault="00E35F1F" w:rsidP="00E35F1F">
            <w:pPr>
              <w:pStyle w:val="CopticCross"/>
            </w:pPr>
          </w:p>
        </w:tc>
        <w:tc>
          <w:tcPr>
            <w:tcW w:w="3960" w:type="dxa"/>
          </w:tcPr>
          <w:p w14:paraId="55F70383" w14:textId="77777777" w:rsidR="00E35F1F" w:rsidRDefault="00E35F1F" w:rsidP="00E35F1F">
            <w:pPr>
              <w:pStyle w:val="CopticVersemulti-line"/>
            </w:pPr>
            <w:r w:rsidRPr="007047B8">
              <w:t>Ⲛ̀ⲑⲟ ⲡⲉ ⲡⲓϣ̀ϣⲏⲛ</w:t>
            </w:r>
          </w:p>
          <w:p w14:paraId="004EAB6C" w14:textId="77777777" w:rsidR="00E35F1F" w:rsidRDefault="00E35F1F" w:rsidP="00E35F1F">
            <w:pPr>
              <w:pStyle w:val="CopticVersemulti-line"/>
            </w:pPr>
            <w:r w:rsidRPr="007047B8">
              <w:t>ⲉ̀ⲧⲁϥⲛⲁⲩ ⲉ̀ⲣⲟϥ ⲛ̀ϫⲉ Ⲙⲱⲩⲥⲏⲥ</w:t>
            </w:r>
          </w:p>
          <w:p w14:paraId="6512FC8A" w14:textId="77777777" w:rsidR="00E35F1F" w:rsidRDefault="00E35F1F" w:rsidP="00E35F1F">
            <w:pPr>
              <w:pStyle w:val="CopticVersemulti-line"/>
            </w:pPr>
            <w:r w:rsidRPr="007047B8">
              <w:t>ⲉϥⲙⲟϩ ϧⲉⲛ ⲡⲓⲭ̀ⲣⲱⲙ</w:t>
            </w:r>
          </w:p>
          <w:p w14:paraId="246F1DB7" w14:textId="77777777" w:rsidR="00E35F1F" w:rsidRDefault="00E35F1F" w:rsidP="00E35F1F">
            <w:pPr>
              <w:pStyle w:val="CopticVerse"/>
            </w:pPr>
            <w:r w:rsidRPr="007047B8">
              <w:t>ⲟⲩⲟϩ ⲛⲁϥⲣⲱⲕϩ ⲁⲛ</w:t>
            </w:r>
          </w:p>
        </w:tc>
      </w:tr>
      <w:tr w:rsidR="00E35F1F" w14:paraId="1980ED62" w14:textId="77777777" w:rsidTr="00E35F1F">
        <w:trPr>
          <w:cantSplit/>
          <w:jc w:val="center"/>
        </w:trPr>
        <w:tc>
          <w:tcPr>
            <w:tcW w:w="288" w:type="dxa"/>
          </w:tcPr>
          <w:p w14:paraId="387ABD56" w14:textId="77777777" w:rsidR="00E35F1F" w:rsidRDefault="00E35F1F" w:rsidP="00E35F1F">
            <w:pPr>
              <w:pStyle w:val="CopticCross"/>
            </w:pPr>
            <w:r w:rsidRPr="00FB5ACB">
              <w:t>¿</w:t>
            </w:r>
          </w:p>
        </w:tc>
        <w:tc>
          <w:tcPr>
            <w:tcW w:w="3960" w:type="dxa"/>
          </w:tcPr>
          <w:p w14:paraId="57BE4CD4" w14:textId="77777777" w:rsidR="00E35F1F" w:rsidRDefault="00E35F1F" w:rsidP="00E35F1F">
            <w:pPr>
              <w:pStyle w:val="EngHang"/>
            </w:pPr>
            <w:r w:rsidRPr="007425E1">
              <w:t>Which is the Son of God</w:t>
            </w:r>
            <w:r>
              <w:t>,</w:t>
            </w:r>
          </w:p>
          <w:p w14:paraId="3A9650E2" w14:textId="77777777" w:rsidR="00E35F1F" w:rsidRDefault="00E35F1F" w:rsidP="00E35F1F">
            <w:pPr>
              <w:pStyle w:val="EngHang"/>
            </w:pPr>
            <w:r>
              <w:t>W</w:t>
            </w:r>
            <w:r w:rsidRPr="007425E1">
              <w:t>ho became in your womb</w:t>
            </w:r>
            <w:r>
              <w:t>,</w:t>
            </w:r>
            <w:r w:rsidRPr="007425E1">
              <w:t xml:space="preserve"> </w:t>
            </w:r>
          </w:p>
          <w:p w14:paraId="33A9CF36" w14:textId="77777777" w:rsidR="00E35F1F" w:rsidRDefault="00E35F1F" w:rsidP="00E35F1F">
            <w:pPr>
              <w:pStyle w:val="EngHang"/>
            </w:pPr>
            <w:r>
              <w:t>Yet the fire of H</w:t>
            </w:r>
            <w:r w:rsidRPr="007425E1">
              <w:t xml:space="preserve">is Divinity </w:t>
            </w:r>
          </w:p>
          <w:p w14:paraId="147F0DAE" w14:textId="77777777" w:rsidR="00E35F1F" w:rsidRDefault="00E35F1F" w:rsidP="00E35F1F">
            <w:pPr>
              <w:pStyle w:val="EngHangEnd"/>
            </w:pPr>
            <w:r>
              <w:t>D</w:t>
            </w:r>
            <w:r w:rsidRPr="007425E1">
              <w:t>id not consume your body</w:t>
            </w:r>
            <w:r>
              <w:t>.</w:t>
            </w:r>
          </w:p>
        </w:tc>
        <w:tc>
          <w:tcPr>
            <w:tcW w:w="306" w:type="dxa"/>
          </w:tcPr>
          <w:p w14:paraId="693C957D" w14:textId="77777777" w:rsidR="00E35F1F" w:rsidRDefault="00E35F1F" w:rsidP="00E35F1F"/>
        </w:tc>
        <w:tc>
          <w:tcPr>
            <w:tcW w:w="270" w:type="dxa"/>
          </w:tcPr>
          <w:p w14:paraId="543FCEF9" w14:textId="77777777" w:rsidR="00E35F1F" w:rsidRDefault="00E35F1F" w:rsidP="00E35F1F">
            <w:pPr>
              <w:pStyle w:val="CopticCross"/>
            </w:pPr>
            <w:r w:rsidRPr="00FB5ACB">
              <w:t>¿</w:t>
            </w:r>
          </w:p>
        </w:tc>
        <w:tc>
          <w:tcPr>
            <w:tcW w:w="3960" w:type="dxa"/>
          </w:tcPr>
          <w:p w14:paraId="2EF41C3F" w14:textId="77777777" w:rsidR="00E35F1F" w:rsidRDefault="00E35F1F" w:rsidP="00E35F1F">
            <w:pPr>
              <w:pStyle w:val="CopticVersemulti-line"/>
            </w:pPr>
            <w:r w:rsidRPr="007047B8">
              <w:t>Ⲉ̀ⲧⲉ ⲫⲁⲓ ⲡⲉ ⲡ̀ϣⲏⲣⲓ ⲙ̀Ⲫϯ</w:t>
            </w:r>
          </w:p>
          <w:p w14:paraId="65EC650A" w14:textId="77777777" w:rsidR="00E35F1F" w:rsidRDefault="00E35F1F" w:rsidP="00E35F1F">
            <w:pPr>
              <w:pStyle w:val="CopticVersemulti-line"/>
            </w:pPr>
            <w:r w:rsidRPr="007047B8">
              <w:t>ⲉ̀ⲧⲁϥϣⲱⲡⲓ ϧⲉⲛ ⲧⲉⲛⲉϫⲓ</w:t>
            </w:r>
          </w:p>
          <w:p w14:paraId="38ED2DC4" w14:textId="77777777" w:rsidR="00E35F1F" w:rsidRDefault="00E35F1F" w:rsidP="00E35F1F">
            <w:pPr>
              <w:pStyle w:val="CopticVersemulti-line"/>
            </w:pPr>
            <w:r w:rsidRPr="007047B8">
              <w:t>ⲙ̀ⲡⲉ ⲡⲓⲭ̀ⲣⲱⲙ ⲛ̀ⲧⲉ ⲧⲉϥⲙⲉⲑⲛⲟⲩϯ</w:t>
            </w:r>
          </w:p>
          <w:p w14:paraId="7E0178B7" w14:textId="77777777" w:rsidR="00E35F1F" w:rsidRDefault="00E35F1F" w:rsidP="00E35F1F">
            <w:pPr>
              <w:pStyle w:val="CopticVerse"/>
            </w:pPr>
            <w:r w:rsidRPr="007047B8">
              <w:t>ⲣⲱⲕϩ ⲙ̀ⲡⲉⲥⲱⲙⲁ</w:t>
            </w:r>
          </w:p>
        </w:tc>
      </w:tr>
      <w:tr w:rsidR="00E35F1F" w14:paraId="476AC29A" w14:textId="77777777" w:rsidTr="00E35F1F">
        <w:trPr>
          <w:cantSplit/>
          <w:jc w:val="center"/>
        </w:trPr>
        <w:tc>
          <w:tcPr>
            <w:tcW w:w="288" w:type="dxa"/>
          </w:tcPr>
          <w:p w14:paraId="021F8778" w14:textId="77777777" w:rsidR="00E35F1F" w:rsidRDefault="00E35F1F" w:rsidP="00E35F1F">
            <w:pPr>
              <w:pStyle w:val="CopticCross"/>
            </w:pPr>
          </w:p>
        </w:tc>
        <w:tc>
          <w:tcPr>
            <w:tcW w:w="3960" w:type="dxa"/>
          </w:tcPr>
          <w:p w14:paraId="0E9CC949" w14:textId="77777777" w:rsidR="00E35F1F" w:rsidRDefault="00E35F1F" w:rsidP="00E35F1F">
            <w:pPr>
              <w:pStyle w:val="EngHang"/>
            </w:pPr>
            <w:r w:rsidRPr="007425E1">
              <w:t>You are the field</w:t>
            </w:r>
            <w:r>
              <w:t>,</w:t>
            </w:r>
            <w:r w:rsidRPr="007425E1">
              <w:t xml:space="preserve"> </w:t>
            </w:r>
          </w:p>
          <w:p w14:paraId="2FE29BF6" w14:textId="77777777" w:rsidR="00E35F1F" w:rsidRDefault="00E35F1F" w:rsidP="00E35F1F">
            <w:pPr>
              <w:pStyle w:val="EngHang"/>
            </w:pPr>
            <w:r>
              <w:t>Which was not seeded,</w:t>
            </w:r>
          </w:p>
          <w:p w14:paraId="2385FDD1" w14:textId="77777777" w:rsidR="00E35F1F" w:rsidRDefault="00E35F1F" w:rsidP="00E35F1F">
            <w:pPr>
              <w:pStyle w:val="EngHang"/>
            </w:pPr>
            <w:r>
              <w:t>Yet it brought forth</w:t>
            </w:r>
          </w:p>
          <w:p w14:paraId="6666FF69" w14:textId="77777777" w:rsidR="00E35F1F" w:rsidRDefault="00E35F1F" w:rsidP="00E35F1F">
            <w:pPr>
              <w:pStyle w:val="EngHangEnd"/>
            </w:pPr>
            <w:r>
              <w:t>T</w:t>
            </w:r>
            <w:r w:rsidRPr="007425E1">
              <w:t>he Fruit of Life</w:t>
            </w:r>
            <w:r>
              <w:t>.</w:t>
            </w:r>
          </w:p>
        </w:tc>
        <w:tc>
          <w:tcPr>
            <w:tcW w:w="306" w:type="dxa"/>
          </w:tcPr>
          <w:p w14:paraId="186139BC" w14:textId="77777777" w:rsidR="00E35F1F" w:rsidRDefault="00E35F1F" w:rsidP="00E35F1F"/>
        </w:tc>
        <w:tc>
          <w:tcPr>
            <w:tcW w:w="270" w:type="dxa"/>
          </w:tcPr>
          <w:p w14:paraId="64F0ABEC" w14:textId="77777777" w:rsidR="00E35F1F" w:rsidRDefault="00E35F1F" w:rsidP="00E35F1F">
            <w:pPr>
              <w:pStyle w:val="CopticCross"/>
            </w:pPr>
          </w:p>
        </w:tc>
        <w:tc>
          <w:tcPr>
            <w:tcW w:w="3960" w:type="dxa"/>
          </w:tcPr>
          <w:p w14:paraId="000079A5" w14:textId="77777777" w:rsidR="00E35F1F" w:rsidRDefault="00E35F1F" w:rsidP="00E35F1F">
            <w:pPr>
              <w:pStyle w:val="CopticVersemulti-line"/>
            </w:pPr>
            <w:r w:rsidRPr="007047B8">
              <w:t>Ⲛ̀ⲑⲟ ⲧⲉ ϯⲕⲟⲓ</w:t>
            </w:r>
          </w:p>
          <w:p w14:paraId="2D475A8D" w14:textId="77777777" w:rsidR="00E35F1F" w:rsidRDefault="00E35F1F" w:rsidP="00E35F1F">
            <w:pPr>
              <w:pStyle w:val="CopticVersemulti-line"/>
            </w:pPr>
            <w:r w:rsidRPr="007047B8">
              <w:t>ⲙ̀ⲡⲟⲩϯϫ̀ⲣⲟϫ ⲉ̀ⲣⲟⲥ</w:t>
            </w:r>
          </w:p>
          <w:p w14:paraId="2569A220" w14:textId="77777777" w:rsidR="00E35F1F" w:rsidRDefault="00E35F1F" w:rsidP="00E35F1F">
            <w:pPr>
              <w:pStyle w:val="CopticVersemulti-line"/>
            </w:pPr>
            <w:r w:rsidRPr="007047B8">
              <w:t>ⲁ̀ⲣⲉⲧⲁⲟⲩⲟ̀ ⲉ̀ⲃⲟⲗ</w:t>
            </w:r>
          </w:p>
          <w:p w14:paraId="607D7127" w14:textId="77777777" w:rsidR="00E35F1F" w:rsidRDefault="00E35F1F" w:rsidP="00E35F1F">
            <w:pPr>
              <w:pStyle w:val="CopticVerse"/>
            </w:pPr>
            <w:r w:rsidRPr="007047B8">
              <w:t>ⲛ̀ⲟⲩⲕⲁⲣⲡⲟⲥ ⲛ̀ⲱⲛϧ</w:t>
            </w:r>
          </w:p>
        </w:tc>
      </w:tr>
      <w:tr w:rsidR="00E35F1F" w14:paraId="10453394" w14:textId="77777777" w:rsidTr="00E35F1F">
        <w:trPr>
          <w:cantSplit/>
          <w:jc w:val="center"/>
        </w:trPr>
        <w:tc>
          <w:tcPr>
            <w:tcW w:w="288" w:type="dxa"/>
          </w:tcPr>
          <w:p w14:paraId="65B87B30" w14:textId="77777777" w:rsidR="00E35F1F" w:rsidRDefault="00E35F1F" w:rsidP="00E35F1F">
            <w:pPr>
              <w:pStyle w:val="CopticCross"/>
            </w:pPr>
            <w:r w:rsidRPr="00FB5ACB">
              <w:t>¿</w:t>
            </w:r>
          </w:p>
        </w:tc>
        <w:tc>
          <w:tcPr>
            <w:tcW w:w="3960" w:type="dxa"/>
          </w:tcPr>
          <w:p w14:paraId="715ADA31" w14:textId="77777777" w:rsidR="00E35F1F" w:rsidRDefault="00E35F1F" w:rsidP="00E35F1F">
            <w:pPr>
              <w:pStyle w:val="EngHang"/>
            </w:pPr>
            <w:r w:rsidRPr="007425E1">
              <w:t xml:space="preserve">You are the treasure </w:t>
            </w:r>
          </w:p>
          <w:p w14:paraId="4571905F" w14:textId="77777777" w:rsidR="00E35F1F" w:rsidRDefault="00E35F1F" w:rsidP="00E35F1F">
            <w:pPr>
              <w:pStyle w:val="EngHang"/>
            </w:pPr>
            <w:r>
              <w:t xml:space="preserve">That Joseph </w:t>
            </w:r>
            <w:commentRangeStart w:id="867"/>
            <w:r>
              <w:t>received</w:t>
            </w:r>
            <w:commentRangeEnd w:id="867"/>
            <w:r>
              <w:rPr>
                <w:rStyle w:val="CommentReference"/>
                <w:rFonts w:ascii="Times New Roman" w:eastAsiaTheme="minorHAnsi" w:hAnsi="Times New Roman" w:cstheme="minorBidi"/>
                <w:color w:val="auto"/>
              </w:rPr>
              <w:commentReference w:id="867"/>
            </w:r>
            <w:r>
              <w:t>.</w:t>
            </w:r>
          </w:p>
          <w:p w14:paraId="30BC6F0B" w14:textId="77777777" w:rsidR="00E35F1F" w:rsidRDefault="00E35F1F" w:rsidP="00E35F1F">
            <w:pPr>
              <w:pStyle w:val="EngHang"/>
            </w:pPr>
            <w:r>
              <w:t>And H</w:t>
            </w:r>
            <w:r w:rsidRPr="007425E1">
              <w:t xml:space="preserve">e found the pearl </w:t>
            </w:r>
          </w:p>
          <w:p w14:paraId="47FCCD5D" w14:textId="77777777" w:rsidR="00E35F1F" w:rsidRDefault="00E35F1F" w:rsidP="00E35F1F">
            <w:pPr>
              <w:pStyle w:val="EngHangEnd"/>
            </w:pPr>
            <w:r>
              <w:t>H</w:t>
            </w:r>
            <w:r w:rsidRPr="007425E1">
              <w:t>idden in its midst.</w:t>
            </w:r>
          </w:p>
        </w:tc>
        <w:tc>
          <w:tcPr>
            <w:tcW w:w="306" w:type="dxa"/>
          </w:tcPr>
          <w:p w14:paraId="485F56DB" w14:textId="77777777" w:rsidR="00E35F1F" w:rsidRDefault="00E35F1F" w:rsidP="00E35F1F"/>
        </w:tc>
        <w:tc>
          <w:tcPr>
            <w:tcW w:w="270" w:type="dxa"/>
          </w:tcPr>
          <w:p w14:paraId="0C93E2E2" w14:textId="77777777" w:rsidR="00E35F1F" w:rsidRDefault="00E35F1F" w:rsidP="00E35F1F">
            <w:pPr>
              <w:pStyle w:val="CopticCross"/>
            </w:pPr>
            <w:r w:rsidRPr="00FB5ACB">
              <w:t>¿</w:t>
            </w:r>
          </w:p>
        </w:tc>
        <w:tc>
          <w:tcPr>
            <w:tcW w:w="3960" w:type="dxa"/>
          </w:tcPr>
          <w:p w14:paraId="2073AAFB" w14:textId="77777777" w:rsidR="00E35F1F" w:rsidRDefault="00E35F1F" w:rsidP="00E35F1F">
            <w:pPr>
              <w:pStyle w:val="CopticVersemulti-line"/>
            </w:pPr>
            <w:r w:rsidRPr="007047B8">
              <w:t>Ⲛ̀ⲑⲟ ⲡⲉ ⲡⲓⲁ̀ϩⲟ</w:t>
            </w:r>
          </w:p>
          <w:p w14:paraId="10731F7A" w14:textId="77777777" w:rsidR="00E35F1F" w:rsidRDefault="00E35F1F" w:rsidP="00E35F1F">
            <w:pPr>
              <w:pStyle w:val="CopticVersemulti-line"/>
            </w:pPr>
            <w:r w:rsidRPr="007047B8">
              <w:t>ⲉ̀ⲧⲁϥϣⲟⲡϥ ⲛ̀ϫⲉ Ⲓⲱⲥⲏⲫ</w:t>
            </w:r>
          </w:p>
          <w:p w14:paraId="2B8B38F4" w14:textId="77777777" w:rsidR="00E35F1F" w:rsidRDefault="00E35F1F" w:rsidP="00E35F1F">
            <w:pPr>
              <w:pStyle w:val="CopticVersemulti-line"/>
            </w:pPr>
            <w:r w:rsidRPr="007047B8">
              <w:t>ⲁϥϫⲉⲙ ⲡⲓⲙⲁⲣϫⲁⲣⲓⲧⲏⲥ</w:t>
            </w:r>
          </w:p>
          <w:p w14:paraId="1714B3DF" w14:textId="77777777" w:rsidR="00E35F1F" w:rsidRDefault="00E35F1F" w:rsidP="00E35F1F">
            <w:pPr>
              <w:pStyle w:val="CopticVerse"/>
            </w:pPr>
            <w:r w:rsidRPr="007047B8">
              <w:t>ⲉϥϩⲏⲡ ϧⲉⲛ ⲧⲉϥⲙⲏϯ</w:t>
            </w:r>
          </w:p>
        </w:tc>
      </w:tr>
      <w:tr w:rsidR="00E35F1F" w14:paraId="6B86E2D7" w14:textId="77777777" w:rsidTr="00E35F1F">
        <w:trPr>
          <w:cantSplit/>
          <w:jc w:val="center"/>
        </w:trPr>
        <w:tc>
          <w:tcPr>
            <w:tcW w:w="288" w:type="dxa"/>
          </w:tcPr>
          <w:p w14:paraId="49D865C5" w14:textId="77777777" w:rsidR="00E35F1F" w:rsidRDefault="00E35F1F" w:rsidP="00E35F1F">
            <w:pPr>
              <w:pStyle w:val="CopticCross"/>
            </w:pPr>
          </w:p>
        </w:tc>
        <w:tc>
          <w:tcPr>
            <w:tcW w:w="3960" w:type="dxa"/>
          </w:tcPr>
          <w:p w14:paraId="0DC50877" w14:textId="77777777" w:rsidR="00E35F1F" w:rsidRDefault="00E35F1F" w:rsidP="00E35F1F">
            <w:pPr>
              <w:pStyle w:val="EngHang"/>
            </w:pPr>
            <w:r>
              <w:t>Our Saviour Jesus</w:t>
            </w:r>
          </w:p>
          <w:p w14:paraId="5AE28529" w14:textId="77777777" w:rsidR="00E35F1F" w:rsidRDefault="00E35F1F" w:rsidP="00E35F1F">
            <w:pPr>
              <w:pStyle w:val="EngHang"/>
            </w:pPr>
            <w:r>
              <w:t>Was found in your womb.</w:t>
            </w:r>
          </w:p>
          <w:p w14:paraId="3F1B5E1F" w14:textId="77777777" w:rsidR="00E35F1F" w:rsidRDefault="00E35F1F" w:rsidP="00E35F1F">
            <w:pPr>
              <w:pStyle w:val="EngHang"/>
            </w:pPr>
            <w:r>
              <w:t>Y</w:t>
            </w:r>
            <w:r w:rsidRPr="007425E1">
              <w:t>ou</w:t>
            </w:r>
            <w:r>
              <w:t xml:space="preserve"> bore him into the world</w:t>
            </w:r>
          </w:p>
          <w:p w14:paraId="17F69824" w14:textId="77777777" w:rsidR="00E35F1F" w:rsidRDefault="00E35F1F" w:rsidP="00E35F1F">
            <w:pPr>
              <w:pStyle w:val="EngHangEnd"/>
            </w:pPr>
            <w:r>
              <w:t>T</w:t>
            </w:r>
            <w:r w:rsidRPr="007425E1">
              <w:t>hat he may save us.</w:t>
            </w:r>
          </w:p>
        </w:tc>
        <w:tc>
          <w:tcPr>
            <w:tcW w:w="306" w:type="dxa"/>
          </w:tcPr>
          <w:p w14:paraId="6A375E7D" w14:textId="77777777" w:rsidR="00E35F1F" w:rsidRDefault="00E35F1F" w:rsidP="00E35F1F"/>
        </w:tc>
        <w:tc>
          <w:tcPr>
            <w:tcW w:w="270" w:type="dxa"/>
          </w:tcPr>
          <w:p w14:paraId="6930D133" w14:textId="77777777" w:rsidR="00E35F1F" w:rsidRDefault="00E35F1F" w:rsidP="00E35F1F">
            <w:pPr>
              <w:pStyle w:val="CopticCross"/>
            </w:pPr>
          </w:p>
        </w:tc>
        <w:tc>
          <w:tcPr>
            <w:tcW w:w="3960" w:type="dxa"/>
          </w:tcPr>
          <w:p w14:paraId="10D69208" w14:textId="77777777" w:rsidR="00E35F1F" w:rsidRDefault="00E35F1F" w:rsidP="00E35F1F">
            <w:pPr>
              <w:pStyle w:val="CopticVersemulti-line"/>
            </w:pPr>
            <w:r w:rsidRPr="007047B8">
              <w:t>Ⲁϥϫⲉⲙ Ⲡⲉⲛⲥⲱⲧⲏⲣ</w:t>
            </w:r>
          </w:p>
          <w:p w14:paraId="12AD0417" w14:textId="77777777" w:rsidR="00E35F1F" w:rsidRDefault="00E35F1F" w:rsidP="00E35F1F">
            <w:pPr>
              <w:pStyle w:val="CopticVersemulti-line"/>
            </w:pPr>
            <w:r w:rsidRPr="007047B8">
              <w:t>Ⲓⲏ̅ⲥ ϧⲉⲛ ⲧⲉⲛⲉϫⲓ</w:t>
            </w:r>
          </w:p>
          <w:p w14:paraId="1282AF44" w14:textId="77777777" w:rsidR="00E35F1F" w:rsidRDefault="00E35F1F" w:rsidP="00E35F1F">
            <w:pPr>
              <w:pStyle w:val="CopticVersemulti-line"/>
            </w:pPr>
            <w:r w:rsidRPr="007047B8">
              <w:t>ⲁ̀ⲣⲉϫ̀ⲫⲟϥ ⲉ̀ⲡⲓⲕⲟⲥⲙⲟⲥ</w:t>
            </w:r>
          </w:p>
          <w:p w14:paraId="3A8A6D10" w14:textId="77777777" w:rsidR="00E35F1F" w:rsidRDefault="00E35F1F" w:rsidP="00E35F1F">
            <w:pPr>
              <w:pStyle w:val="CopticVerse"/>
            </w:pPr>
            <w:r w:rsidRPr="007047B8">
              <w:t>ϣⲁⲛ̀ⲧⲉϥⲥⲱϯ ⲙ̀ⲙⲟⲛ</w:t>
            </w:r>
          </w:p>
        </w:tc>
      </w:tr>
      <w:tr w:rsidR="00E35F1F" w14:paraId="56B9DCE5" w14:textId="77777777" w:rsidTr="00E35F1F">
        <w:trPr>
          <w:cantSplit/>
          <w:jc w:val="center"/>
        </w:trPr>
        <w:tc>
          <w:tcPr>
            <w:tcW w:w="288" w:type="dxa"/>
          </w:tcPr>
          <w:p w14:paraId="30B93EC1" w14:textId="77777777" w:rsidR="00E35F1F" w:rsidRDefault="00E35F1F" w:rsidP="00E35F1F">
            <w:pPr>
              <w:pStyle w:val="CopticCross"/>
            </w:pPr>
            <w:r w:rsidRPr="00FB5ACB">
              <w:t>¿</w:t>
            </w:r>
          </w:p>
        </w:tc>
        <w:tc>
          <w:tcPr>
            <w:tcW w:w="3960" w:type="dxa"/>
          </w:tcPr>
          <w:p w14:paraId="4DA93446" w14:textId="77777777" w:rsidR="00E35F1F" w:rsidRDefault="00E35F1F" w:rsidP="00E35F1F">
            <w:pPr>
              <w:pStyle w:val="EngHang"/>
            </w:pPr>
            <w:r w:rsidRPr="007425E1">
              <w:t>For of His own will</w:t>
            </w:r>
            <w:r>
              <w:t>,</w:t>
            </w:r>
          </w:p>
          <w:p w14:paraId="6F474A2D" w14:textId="77777777" w:rsidR="00E35F1F" w:rsidRDefault="00E35F1F" w:rsidP="00E35F1F">
            <w:pPr>
              <w:pStyle w:val="EngHang"/>
            </w:pPr>
            <w:r>
              <w:t>And the good</w:t>
            </w:r>
            <w:r w:rsidRPr="007425E1">
              <w:t xml:space="preserve">will of </w:t>
            </w:r>
            <w:r>
              <w:t>H</w:t>
            </w:r>
            <w:r w:rsidRPr="007425E1">
              <w:t xml:space="preserve">is Father </w:t>
            </w:r>
          </w:p>
          <w:p w14:paraId="1CF59E01" w14:textId="77777777" w:rsidR="00E35F1F" w:rsidRDefault="00E35F1F" w:rsidP="00E35F1F">
            <w:pPr>
              <w:pStyle w:val="EngHang"/>
            </w:pPr>
            <w:r>
              <w:t>A</w:t>
            </w:r>
            <w:r w:rsidRPr="007425E1">
              <w:t xml:space="preserve">nd the Holy Spirit, </w:t>
            </w:r>
          </w:p>
          <w:p w14:paraId="15BB575F" w14:textId="77777777" w:rsidR="00E35F1F" w:rsidRDefault="00E35F1F" w:rsidP="00E35F1F">
            <w:pPr>
              <w:pStyle w:val="EngHangEnd"/>
            </w:pPr>
            <w:r w:rsidRPr="007425E1">
              <w:t>He came and saved us.</w:t>
            </w:r>
          </w:p>
        </w:tc>
        <w:tc>
          <w:tcPr>
            <w:tcW w:w="306" w:type="dxa"/>
          </w:tcPr>
          <w:p w14:paraId="4F13842B" w14:textId="77777777" w:rsidR="00E35F1F" w:rsidRDefault="00E35F1F" w:rsidP="00E35F1F"/>
        </w:tc>
        <w:tc>
          <w:tcPr>
            <w:tcW w:w="270" w:type="dxa"/>
          </w:tcPr>
          <w:p w14:paraId="3AC2495A" w14:textId="77777777" w:rsidR="00E35F1F" w:rsidRDefault="00E35F1F" w:rsidP="00E35F1F">
            <w:pPr>
              <w:pStyle w:val="CopticCross"/>
            </w:pPr>
            <w:r w:rsidRPr="00FB5ACB">
              <w:t>¿</w:t>
            </w:r>
          </w:p>
        </w:tc>
        <w:tc>
          <w:tcPr>
            <w:tcW w:w="3960" w:type="dxa"/>
          </w:tcPr>
          <w:p w14:paraId="4A84D278" w14:textId="77777777" w:rsidR="00E35F1F" w:rsidRDefault="00E35F1F" w:rsidP="00E35F1F">
            <w:pPr>
              <w:pStyle w:val="CopticVersemulti-line"/>
            </w:pPr>
            <w:r w:rsidRPr="007047B8">
              <w:t>Ϫⲉ ⲛ̀ⲑⲟϥ ϧⲉⲛ ⲡⲉϥⲟⲩⲱϣ</w:t>
            </w:r>
          </w:p>
          <w:p w14:paraId="648B1817" w14:textId="77777777" w:rsidR="00E35F1F" w:rsidRDefault="00E35F1F" w:rsidP="00E35F1F">
            <w:pPr>
              <w:pStyle w:val="CopticVersemulti-line"/>
            </w:pPr>
            <w:r w:rsidRPr="007047B8">
              <w:t>ⲛⲉⲙ ⲡ̀ϯⲙⲁϯ ⲙ̀Ⲡⲉϥⲓⲱⲧ</w:t>
            </w:r>
          </w:p>
          <w:p w14:paraId="472803AB" w14:textId="77777777" w:rsidR="00E35F1F" w:rsidRDefault="00E35F1F" w:rsidP="00E35F1F">
            <w:pPr>
              <w:pStyle w:val="CopticVersemulti-line"/>
            </w:pPr>
            <w:r w:rsidRPr="007047B8">
              <w:t>ⲛⲉⲙ Ⲡⲓⲡ̅ⲛ̅ⲁ ⲉ̅ⲑ̅ⲩ</w:t>
            </w:r>
          </w:p>
          <w:p w14:paraId="6521A4BD" w14:textId="77777777" w:rsidR="00E35F1F" w:rsidRDefault="00E35F1F" w:rsidP="00E35F1F">
            <w:pPr>
              <w:pStyle w:val="CopticVersemulti-line"/>
            </w:pPr>
            <w:r w:rsidRPr="007047B8">
              <w:t>ⲁϥⲓ̀ ⲁϥⲥⲱϯ ⲙ̀ⲙⲟⲛ</w:t>
            </w:r>
          </w:p>
        </w:tc>
      </w:tr>
    </w:tbl>
    <w:p w14:paraId="335C2F29" w14:textId="77777777" w:rsidR="00E35F1F" w:rsidRDefault="00E35F1F" w:rsidP="00E35F1F">
      <w:pPr>
        <w:pStyle w:val="Heading6"/>
      </w:pPr>
      <w:bookmarkStart w:id="868" w:name="_Toc298681295"/>
      <w:bookmarkStart w:id="869" w:name="_Toc298447535"/>
      <w:r>
        <w:lastRenderedPageBreak/>
        <w:t>Part Three</w:t>
      </w:r>
      <w:bookmarkEnd w:id="868"/>
      <w:bookmarkEnd w:id="8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1ECB4A" w14:textId="77777777" w:rsidTr="00E35F1F">
        <w:trPr>
          <w:cantSplit/>
          <w:jc w:val="center"/>
        </w:trPr>
        <w:tc>
          <w:tcPr>
            <w:tcW w:w="288" w:type="dxa"/>
          </w:tcPr>
          <w:p w14:paraId="7289F5EF" w14:textId="77777777" w:rsidR="00E35F1F" w:rsidRDefault="00E35F1F" w:rsidP="00E35F1F">
            <w:pPr>
              <w:pStyle w:val="CopticCross"/>
            </w:pPr>
          </w:p>
        </w:tc>
        <w:tc>
          <w:tcPr>
            <w:tcW w:w="3960" w:type="dxa"/>
          </w:tcPr>
          <w:p w14:paraId="31ACBAF3" w14:textId="15BFA5B8" w:rsidR="00E35F1F" w:rsidRDefault="00F36A13" w:rsidP="00E35F1F">
            <w:pPr>
              <w:pStyle w:val="EngHang"/>
            </w:pPr>
            <w:r>
              <w:t>Rejoice</w:t>
            </w:r>
            <w:r w:rsidR="00E35F1F" w:rsidRPr="007425E1">
              <w:t xml:space="preserve">, Mother of God, </w:t>
            </w:r>
          </w:p>
          <w:p w14:paraId="4A8CD01F" w14:textId="77777777" w:rsidR="00E35F1F" w:rsidRDefault="00E35F1F" w:rsidP="00E35F1F">
            <w:pPr>
              <w:pStyle w:val="EngHang"/>
            </w:pPr>
            <w:r>
              <w:t>The rejoicing of the angels.</w:t>
            </w:r>
          </w:p>
          <w:p w14:paraId="171918EB" w14:textId="6768F9B7" w:rsidR="00E35F1F" w:rsidRDefault="00F36A13" w:rsidP="00E35F1F">
            <w:pPr>
              <w:pStyle w:val="EngHang"/>
            </w:pPr>
            <w:r>
              <w:rPr>
                <w:rFonts w:eastAsiaTheme="minorHAnsi"/>
              </w:rPr>
              <w:t xml:space="preserve">Rejoice </w:t>
            </w:r>
            <w:r>
              <w:t>O the</w:t>
            </w:r>
            <w:r w:rsidR="00E35F1F" w:rsidRPr="007425E1">
              <w:t xml:space="preserve"> chaste one, </w:t>
            </w:r>
          </w:p>
          <w:p w14:paraId="38DDB92D" w14:textId="77777777" w:rsidR="00E35F1F" w:rsidRDefault="00E35F1F" w:rsidP="00E35F1F">
            <w:pPr>
              <w:pStyle w:val="EngHangEnd"/>
            </w:pPr>
            <w:r>
              <w:t>T</w:t>
            </w:r>
            <w:r w:rsidRPr="007425E1">
              <w:t>he preaching of the prophets</w:t>
            </w:r>
            <w:r>
              <w:t>.</w:t>
            </w:r>
          </w:p>
        </w:tc>
        <w:tc>
          <w:tcPr>
            <w:tcW w:w="288" w:type="dxa"/>
          </w:tcPr>
          <w:p w14:paraId="2D15C9F7" w14:textId="77777777" w:rsidR="00E35F1F" w:rsidRDefault="00E35F1F" w:rsidP="00E35F1F"/>
        </w:tc>
        <w:tc>
          <w:tcPr>
            <w:tcW w:w="288" w:type="dxa"/>
          </w:tcPr>
          <w:p w14:paraId="37F1E1AC" w14:textId="77777777" w:rsidR="00E35F1F" w:rsidRDefault="00E35F1F" w:rsidP="00E35F1F">
            <w:pPr>
              <w:pStyle w:val="CopticCross"/>
            </w:pPr>
          </w:p>
        </w:tc>
        <w:tc>
          <w:tcPr>
            <w:tcW w:w="3960" w:type="dxa"/>
          </w:tcPr>
          <w:p w14:paraId="556B4E43"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ⲙⲁⲥⲛⲟⲩ</w:t>
            </w:r>
            <w:r w:rsidRPr="007047B8">
              <w:rPr>
                <w:rFonts w:ascii="Times New Roman" w:hAnsi="Times New Roman" w:cs="Times New Roman"/>
              </w:rPr>
              <w:t>ϯ</w:t>
            </w:r>
          </w:p>
          <w:p w14:paraId="10A644D2" w14:textId="77777777" w:rsidR="00E35F1F" w:rsidRDefault="00E35F1F" w:rsidP="00E35F1F">
            <w:pPr>
              <w:pStyle w:val="CopticVersemulti-line"/>
            </w:pPr>
            <w:r w:rsidRPr="007047B8">
              <w:t>ⲡ</w:t>
            </w:r>
            <w:r w:rsidRPr="007047B8">
              <w:rPr>
                <w:rFonts w:ascii="Times New Roman" w:hAnsi="Times New Roman" w:cs="Times New Roman"/>
              </w:rPr>
              <w:t>̀</w:t>
            </w:r>
            <w:r w:rsidRPr="007047B8">
              <w:t>ⲑⲉⲗⲏⲗ ⲛ</w:t>
            </w:r>
            <w:r w:rsidRPr="007047B8">
              <w:rPr>
                <w:rFonts w:ascii="Times New Roman" w:hAnsi="Times New Roman" w:cs="Times New Roman"/>
              </w:rPr>
              <w:t>̀</w:t>
            </w:r>
            <w:r w:rsidRPr="007047B8">
              <w:t>ⲧⲉ ⲛⲓⲁⲅⲅⲉⲗⲟⲥ</w:t>
            </w:r>
          </w:p>
          <w:p w14:paraId="55AAF604" w14:textId="77777777" w:rsidR="00E35F1F" w:rsidRDefault="00E35F1F" w:rsidP="00E35F1F">
            <w:pPr>
              <w:pStyle w:val="CopticVersemulti-line"/>
            </w:pPr>
            <w:r w:rsidRPr="007047B8">
              <w:t xml:space="preserve">ⲭⲉⲣⲉ </w:t>
            </w:r>
            <w:r w:rsidRPr="007047B8">
              <w:rPr>
                <w:rFonts w:ascii="Times New Roman" w:hAnsi="Times New Roman" w:cs="Times New Roman"/>
              </w:rPr>
              <w:t>ϯ</w:t>
            </w:r>
            <w:r w:rsidRPr="007047B8">
              <w:t>ⲥⲉⲙⲛⲉ</w:t>
            </w:r>
          </w:p>
          <w:p w14:paraId="1AACED78" w14:textId="77777777" w:rsidR="00E35F1F" w:rsidRDefault="00E35F1F" w:rsidP="00E35F1F">
            <w:pPr>
              <w:pStyle w:val="CopticVerse"/>
            </w:pPr>
            <w:r w:rsidRPr="007047B8">
              <w:t>ⲡ</w:t>
            </w:r>
            <w:r w:rsidRPr="007047B8">
              <w:rPr>
                <w:rFonts w:ascii="Times New Roman" w:hAnsi="Times New Roman" w:cs="Times New Roman"/>
              </w:rPr>
              <w:t>̀ϩ</w:t>
            </w:r>
            <w:r w:rsidRPr="007047B8">
              <w:t>ⲓⲱⲓ</w:t>
            </w:r>
            <w:r w:rsidRPr="007047B8">
              <w:rPr>
                <w:rFonts w:ascii="Times New Roman" w:hAnsi="Times New Roman" w:cs="Times New Roman"/>
              </w:rPr>
              <w:t>ϣ</w:t>
            </w:r>
            <w:r w:rsidRPr="007047B8">
              <w:t xml:space="preserve"> ⲛ</w:t>
            </w:r>
            <w:r w:rsidRPr="007047B8">
              <w:rPr>
                <w:rFonts w:ascii="Times New Roman" w:hAnsi="Times New Roman" w:cs="Times New Roman"/>
              </w:rPr>
              <w:t>̀</w:t>
            </w:r>
            <w:r w:rsidRPr="007047B8">
              <w:t>ⲧⲉ ⲛⲓⲡ</w:t>
            </w:r>
            <w:r w:rsidRPr="007047B8">
              <w:rPr>
                <w:rFonts w:ascii="Times New Roman" w:hAnsi="Times New Roman" w:cs="Times New Roman"/>
              </w:rPr>
              <w:t>̀</w:t>
            </w:r>
            <w:r w:rsidRPr="007047B8">
              <w:t>ⲣⲟⲫⲏⲧⲏⲥ</w:t>
            </w:r>
          </w:p>
        </w:tc>
      </w:tr>
      <w:tr w:rsidR="00E35F1F" w14:paraId="6DFF0B2A" w14:textId="77777777" w:rsidTr="00E35F1F">
        <w:trPr>
          <w:cantSplit/>
          <w:jc w:val="center"/>
        </w:trPr>
        <w:tc>
          <w:tcPr>
            <w:tcW w:w="288" w:type="dxa"/>
          </w:tcPr>
          <w:p w14:paraId="7369C6A6" w14:textId="77777777" w:rsidR="00E35F1F" w:rsidRDefault="00E35F1F" w:rsidP="00E35F1F">
            <w:pPr>
              <w:pStyle w:val="CopticCross"/>
            </w:pPr>
            <w:r w:rsidRPr="00FB5ACB">
              <w:t>¿</w:t>
            </w:r>
          </w:p>
        </w:tc>
        <w:tc>
          <w:tcPr>
            <w:tcW w:w="3960" w:type="dxa"/>
          </w:tcPr>
          <w:p w14:paraId="3BF6B661" w14:textId="09307241" w:rsidR="00E35F1F" w:rsidRDefault="00F36A13" w:rsidP="00E35F1F">
            <w:pPr>
              <w:pStyle w:val="EngHang"/>
            </w:pPr>
            <w:r>
              <w:rPr>
                <w:rFonts w:eastAsiaTheme="minorHAnsi"/>
              </w:rPr>
              <w:t xml:space="preserve">Rejoice O </w:t>
            </w:r>
            <w:r>
              <w:t>you who have</w:t>
            </w:r>
            <w:r w:rsidR="00E35F1F" w:rsidRPr="007425E1">
              <w:t xml:space="preserve"> found grace, </w:t>
            </w:r>
          </w:p>
          <w:p w14:paraId="02BF8C9F" w14:textId="77777777" w:rsidR="00E35F1F" w:rsidRDefault="00E35F1F" w:rsidP="00E35F1F">
            <w:pPr>
              <w:pStyle w:val="EngHang"/>
            </w:pPr>
            <w:r>
              <w:t>T</w:t>
            </w:r>
            <w:r w:rsidRPr="007425E1">
              <w:t xml:space="preserve">he Lord is with you; </w:t>
            </w:r>
          </w:p>
          <w:p w14:paraId="09825A06" w14:textId="7FAA2C35" w:rsidR="00E35F1F" w:rsidRDefault="00F36A13" w:rsidP="00E35F1F">
            <w:pPr>
              <w:pStyle w:val="EngHang"/>
            </w:pPr>
            <w:r>
              <w:t>Rejoice O you</w:t>
            </w:r>
            <w:r w:rsidR="00E35F1F" w:rsidRPr="007425E1">
              <w:t xml:space="preserve"> who received from the angels, </w:t>
            </w:r>
          </w:p>
          <w:p w14:paraId="68C45CBD" w14:textId="77777777" w:rsidR="00E35F1F" w:rsidRDefault="00E35F1F" w:rsidP="00E35F1F">
            <w:pPr>
              <w:pStyle w:val="EngHangEnd"/>
            </w:pPr>
            <w:r>
              <w:t>T</w:t>
            </w:r>
            <w:r w:rsidRPr="007425E1">
              <w:t>he joy of the world.</w:t>
            </w:r>
          </w:p>
        </w:tc>
        <w:tc>
          <w:tcPr>
            <w:tcW w:w="288" w:type="dxa"/>
          </w:tcPr>
          <w:p w14:paraId="5026B736" w14:textId="77777777" w:rsidR="00E35F1F" w:rsidRDefault="00E35F1F" w:rsidP="00E35F1F"/>
        </w:tc>
        <w:tc>
          <w:tcPr>
            <w:tcW w:w="288" w:type="dxa"/>
          </w:tcPr>
          <w:p w14:paraId="784F6722" w14:textId="77777777" w:rsidR="00E35F1F" w:rsidRDefault="00E35F1F" w:rsidP="00E35F1F">
            <w:pPr>
              <w:pStyle w:val="CopticCross"/>
            </w:pPr>
            <w:r w:rsidRPr="00FB5ACB">
              <w:t>¿</w:t>
            </w:r>
          </w:p>
        </w:tc>
        <w:tc>
          <w:tcPr>
            <w:tcW w:w="3960" w:type="dxa"/>
          </w:tcPr>
          <w:p w14:paraId="19347F5C" w14:textId="77777777" w:rsidR="00E35F1F" w:rsidRDefault="00E35F1F" w:rsidP="00E35F1F">
            <w:pPr>
              <w:pStyle w:val="CopticVersemulti-line"/>
            </w:pPr>
            <w:r w:rsidRPr="007047B8">
              <w:t>Ⲭⲉⲣⲉ ⲑⲏⲉ̀ⲧⲁⲥϫⲉⲙ ϩ̀ⲙⲟⲧ</w:t>
            </w:r>
          </w:p>
          <w:p w14:paraId="0E06B794" w14:textId="77777777" w:rsidR="00E35F1F" w:rsidRDefault="00E35F1F" w:rsidP="00E35F1F">
            <w:pPr>
              <w:pStyle w:val="CopticVersemulti-line"/>
            </w:pPr>
            <w:r w:rsidRPr="007047B8">
              <w:t>Ⲡⲟ̅ⲥ̅ ϣⲟⲡ ⲛⲉⲙⲉ</w:t>
            </w:r>
          </w:p>
          <w:p w14:paraId="32BD635C" w14:textId="77777777" w:rsidR="00E35F1F" w:rsidRDefault="00E35F1F" w:rsidP="00E35F1F">
            <w:pPr>
              <w:pStyle w:val="CopticVersemulti-line"/>
            </w:pPr>
            <w:r w:rsidRPr="007047B8">
              <w:t>Ⲭⲉⲣⲉ ⲑⲏⲉ̀ⲧⲁⲥϭⲓ ⲛ̀ⲧⲉ ⲡⲓⲁⲅⲅⲉⲗⲟⲥ</w:t>
            </w:r>
          </w:p>
          <w:p w14:paraId="26999BE9" w14:textId="77777777" w:rsidR="00E35F1F" w:rsidRDefault="00E35F1F" w:rsidP="00E35F1F">
            <w:pPr>
              <w:pStyle w:val="CopticVerse"/>
            </w:pPr>
            <w:r w:rsidRPr="007047B8">
              <w:t>ⲙ̀ⲫ̀ⲣⲁϣⲓ ⲙ̀ⲡⲓⲕⲟⲥⲙⲟⲥ</w:t>
            </w:r>
          </w:p>
        </w:tc>
      </w:tr>
      <w:tr w:rsidR="00E35F1F" w14:paraId="3337C161" w14:textId="77777777" w:rsidTr="00E35F1F">
        <w:trPr>
          <w:cantSplit/>
          <w:jc w:val="center"/>
        </w:trPr>
        <w:tc>
          <w:tcPr>
            <w:tcW w:w="288" w:type="dxa"/>
          </w:tcPr>
          <w:p w14:paraId="6C5C3C12" w14:textId="77777777" w:rsidR="00E35F1F" w:rsidRDefault="00E35F1F" w:rsidP="00E35F1F">
            <w:pPr>
              <w:pStyle w:val="CopticCross"/>
            </w:pPr>
          </w:p>
        </w:tc>
        <w:tc>
          <w:tcPr>
            <w:tcW w:w="3960" w:type="dxa"/>
          </w:tcPr>
          <w:p w14:paraId="29797B72" w14:textId="01D8F122" w:rsidR="00E35F1F" w:rsidRDefault="00F36A13" w:rsidP="00E35F1F">
            <w:pPr>
              <w:pStyle w:val="EngHang"/>
            </w:pPr>
            <w:r>
              <w:t>Rejoice O</w:t>
            </w:r>
            <w:r w:rsidR="00E35F1F" w:rsidRPr="007425E1">
              <w:t xml:space="preserve"> you</w:t>
            </w:r>
            <w:r w:rsidR="00E35F1F">
              <w:t xml:space="preserve"> who</w:t>
            </w:r>
            <w:r w:rsidR="00E35F1F" w:rsidRPr="007425E1">
              <w:t xml:space="preserve"> </w:t>
            </w:r>
            <w:r w:rsidR="00E35F1F">
              <w:t>gave birth</w:t>
            </w:r>
          </w:p>
          <w:p w14:paraId="34819676" w14:textId="77777777" w:rsidR="00E35F1F" w:rsidRPr="007425E1" w:rsidRDefault="00E35F1F" w:rsidP="00E35F1F">
            <w:pPr>
              <w:pStyle w:val="EngHang"/>
            </w:pPr>
            <w:r>
              <w:t>To t</w:t>
            </w:r>
            <w:r w:rsidRPr="007425E1">
              <w:t xml:space="preserve">he creator of all; </w:t>
            </w:r>
          </w:p>
          <w:p w14:paraId="6A7602BC" w14:textId="32729017" w:rsidR="00E35F1F" w:rsidRDefault="00F36A13" w:rsidP="00E35F1F">
            <w:pPr>
              <w:pStyle w:val="EngHang"/>
            </w:pPr>
            <w:r>
              <w:t>Rejoice O</w:t>
            </w:r>
            <w:r w:rsidR="00E35F1F" w:rsidRPr="007425E1">
              <w:t xml:space="preserve"> you who became worthy to be called </w:t>
            </w:r>
          </w:p>
          <w:p w14:paraId="4C53C648" w14:textId="77777777" w:rsidR="00E35F1F" w:rsidRDefault="00E35F1F" w:rsidP="00E35F1F">
            <w:pPr>
              <w:pStyle w:val="EngHangEnd"/>
            </w:pPr>
            <w:r>
              <w:t>T</w:t>
            </w:r>
            <w:r w:rsidRPr="007425E1">
              <w:t>he Mother of the Christ.</w:t>
            </w:r>
          </w:p>
        </w:tc>
        <w:tc>
          <w:tcPr>
            <w:tcW w:w="288" w:type="dxa"/>
          </w:tcPr>
          <w:p w14:paraId="44EA85C8" w14:textId="77777777" w:rsidR="00E35F1F" w:rsidRDefault="00E35F1F" w:rsidP="00E35F1F"/>
        </w:tc>
        <w:tc>
          <w:tcPr>
            <w:tcW w:w="288" w:type="dxa"/>
          </w:tcPr>
          <w:p w14:paraId="741B2A63" w14:textId="77777777" w:rsidR="00E35F1F" w:rsidRDefault="00E35F1F" w:rsidP="00E35F1F">
            <w:pPr>
              <w:pStyle w:val="CopticCross"/>
            </w:pPr>
          </w:p>
        </w:tc>
        <w:tc>
          <w:tcPr>
            <w:tcW w:w="3960" w:type="dxa"/>
          </w:tcPr>
          <w:p w14:paraId="513604E9" w14:textId="77777777" w:rsidR="00E35F1F" w:rsidRDefault="00E35F1F" w:rsidP="00E35F1F">
            <w:pPr>
              <w:pStyle w:val="CopticVersemulti-line"/>
            </w:pPr>
            <w:r w:rsidRPr="007047B8">
              <w:t>Ⲭⲉⲣⲉ ⲑⲏⲉ̀ⲧⲁⲥⲙⲓⲥⲓ</w:t>
            </w:r>
          </w:p>
          <w:p w14:paraId="20673CAF" w14:textId="77777777" w:rsidR="00E35F1F" w:rsidRDefault="00E35F1F" w:rsidP="00E35F1F">
            <w:pPr>
              <w:pStyle w:val="CopticVersemulti-line"/>
            </w:pPr>
            <w:r w:rsidRPr="007047B8">
              <w:t>ⲙ̀ⲫ̀ⲣⲉϥⲑⲁⲙⲓⲟ ⲙ̀ⲡⲓⲉ̀ⲡ̀ⲧⲏⲣϥ</w:t>
            </w:r>
          </w:p>
          <w:p w14:paraId="338FB77A" w14:textId="77777777" w:rsidR="00E35F1F" w:rsidRDefault="00E35F1F" w:rsidP="00E35F1F">
            <w:pPr>
              <w:pStyle w:val="CopticVersemulti-line"/>
            </w:pPr>
            <w:r w:rsidRPr="007047B8">
              <w:t>ⲭⲉⲣⲉ ⲑⲏⲉ̀ⲧⲁⲥⲙ̀ⲡ̀ϣⲁ ⲙ̀ⲙⲟⲩϯ ⲉ̀ⲣⲟⲥ</w:t>
            </w:r>
          </w:p>
          <w:p w14:paraId="2B7E9C1D" w14:textId="77777777" w:rsidR="00E35F1F" w:rsidRDefault="00E35F1F" w:rsidP="00E35F1F">
            <w:pPr>
              <w:pStyle w:val="CopticVerse"/>
            </w:pPr>
            <w:r w:rsidRPr="007047B8">
              <w:t>ϫⲉ ⲑ̀ⲙⲁⲩ ⲙ̀Ⲡⲭ̅ⲥ</w:t>
            </w:r>
          </w:p>
        </w:tc>
      </w:tr>
      <w:tr w:rsidR="00E35F1F" w14:paraId="09CE9F01" w14:textId="77777777" w:rsidTr="00E35F1F">
        <w:trPr>
          <w:cantSplit/>
          <w:jc w:val="center"/>
        </w:trPr>
        <w:tc>
          <w:tcPr>
            <w:tcW w:w="288" w:type="dxa"/>
          </w:tcPr>
          <w:p w14:paraId="7D026C98" w14:textId="77777777" w:rsidR="00E35F1F" w:rsidRDefault="00E35F1F" w:rsidP="00E35F1F">
            <w:pPr>
              <w:pStyle w:val="CopticCross"/>
            </w:pPr>
            <w:r w:rsidRPr="00FB5ACB">
              <w:t>¿</w:t>
            </w:r>
          </w:p>
        </w:tc>
        <w:tc>
          <w:tcPr>
            <w:tcW w:w="3960" w:type="dxa"/>
          </w:tcPr>
          <w:p w14:paraId="610CF28F" w14:textId="5A26E0B7" w:rsidR="00E35F1F" w:rsidRDefault="00F36A13" w:rsidP="00E35F1F">
            <w:pPr>
              <w:pStyle w:val="EngHang"/>
            </w:pPr>
            <w:r>
              <w:t>Rejoice O</w:t>
            </w:r>
            <w:r w:rsidR="00E35F1F" w:rsidRPr="007425E1">
              <w:t xml:space="preserve"> you who gave </w:t>
            </w:r>
          </w:p>
          <w:p w14:paraId="48C25527" w14:textId="77777777" w:rsidR="00E35F1F" w:rsidRDefault="00E35F1F" w:rsidP="00E35F1F">
            <w:pPr>
              <w:pStyle w:val="EngHang"/>
            </w:pPr>
            <w:r>
              <w:t>S</w:t>
            </w:r>
            <w:r w:rsidRPr="007425E1">
              <w:t xml:space="preserve">alvation </w:t>
            </w:r>
            <w:r>
              <w:t>to Adam and Eve.</w:t>
            </w:r>
          </w:p>
          <w:p w14:paraId="6249A703" w14:textId="39EF135A" w:rsidR="00E35F1F" w:rsidRDefault="004D23BC" w:rsidP="00E35F1F">
            <w:pPr>
              <w:pStyle w:val="EngHang"/>
            </w:pPr>
            <w:r>
              <w:t>Rejoice,</w:t>
            </w:r>
            <w:r w:rsidR="00E35F1F" w:rsidRPr="007425E1">
              <w:t xml:space="preserve"> you who nursed </w:t>
            </w:r>
            <w:r>
              <w:t>the One</w:t>
            </w:r>
            <w:r w:rsidR="00E35F1F" w:rsidRPr="007425E1">
              <w:t xml:space="preserve"> </w:t>
            </w:r>
          </w:p>
          <w:p w14:paraId="3E9902DE" w14:textId="77777777" w:rsidR="00E35F1F" w:rsidRDefault="00E35F1F" w:rsidP="00E35F1F">
            <w:pPr>
              <w:pStyle w:val="EngHangEnd"/>
            </w:pPr>
            <w:r>
              <w:t>Who nourishes every</w:t>
            </w:r>
            <w:r w:rsidRPr="007425E1">
              <w:t>one.</w:t>
            </w:r>
          </w:p>
        </w:tc>
        <w:tc>
          <w:tcPr>
            <w:tcW w:w="288" w:type="dxa"/>
          </w:tcPr>
          <w:p w14:paraId="0F0FE441" w14:textId="77777777" w:rsidR="00E35F1F" w:rsidRDefault="00E35F1F" w:rsidP="00E35F1F"/>
        </w:tc>
        <w:tc>
          <w:tcPr>
            <w:tcW w:w="288" w:type="dxa"/>
          </w:tcPr>
          <w:p w14:paraId="6FB450C6" w14:textId="77777777" w:rsidR="00E35F1F" w:rsidRDefault="00E35F1F" w:rsidP="00E35F1F">
            <w:pPr>
              <w:pStyle w:val="CopticCross"/>
            </w:pPr>
            <w:r w:rsidRPr="00FB5ACB">
              <w:t>¿</w:t>
            </w:r>
          </w:p>
        </w:tc>
        <w:tc>
          <w:tcPr>
            <w:tcW w:w="3960" w:type="dxa"/>
          </w:tcPr>
          <w:p w14:paraId="738BC0DA" w14:textId="77777777" w:rsidR="00E35F1F" w:rsidRDefault="00E35F1F" w:rsidP="00E35F1F">
            <w:pPr>
              <w:pStyle w:val="CopticVersemulti-line"/>
            </w:pPr>
            <w:r w:rsidRPr="00AA6F55">
              <w:t>Ⲭⲉⲣⲉ ⲑⲏⲉ̀ⲧⲁⲥϯ</w:t>
            </w:r>
          </w:p>
          <w:p w14:paraId="53724E06" w14:textId="77777777" w:rsidR="00E35F1F" w:rsidRDefault="00E35F1F" w:rsidP="00E35F1F">
            <w:pPr>
              <w:pStyle w:val="CopticVersemulti-line"/>
            </w:pPr>
            <w:r w:rsidRPr="00AA6F55">
              <w:t>ⲙ̀ⲡ̀ⲥⲱϯ ⲛ̀Ⲁⲇⲁⲙ ⲛⲉⲙ Ⲉⲩⲁ</w:t>
            </w:r>
          </w:p>
          <w:p w14:paraId="63282C7F" w14:textId="77777777" w:rsidR="00E35F1F" w:rsidRDefault="00E35F1F" w:rsidP="00E35F1F">
            <w:pPr>
              <w:pStyle w:val="CopticVersemulti-line"/>
            </w:pPr>
            <w:r w:rsidRPr="00AA6F55">
              <w:t>ⲭⲉⲣⲉ ⲑⲏⲉⲧⲁⲥϯϭⲓ</w:t>
            </w:r>
          </w:p>
          <w:p w14:paraId="173FE8B1" w14:textId="77777777" w:rsidR="00E35F1F" w:rsidRDefault="00E35F1F" w:rsidP="00E35F1F">
            <w:pPr>
              <w:pStyle w:val="CopticVerse"/>
            </w:pPr>
            <w:r w:rsidRPr="00AA6F55">
              <w:t>ⲙ̀ⲫ̀ⲣⲉϥϣⲁⲛϣ ⲛ̀ⲟⲩⲟⲛ ⲛⲓⲃⲉⲛ</w:t>
            </w:r>
          </w:p>
        </w:tc>
      </w:tr>
      <w:tr w:rsidR="00E35F1F" w14:paraId="2A785683" w14:textId="77777777" w:rsidTr="00E35F1F">
        <w:trPr>
          <w:cantSplit/>
          <w:jc w:val="center"/>
        </w:trPr>
        <w:tc>
          <w:tcPr>
            <w:tcW w:w="288" w:type="dxa"/>
          </w:tcPr>
          <w:p w14:paraId="56B68E87" w14:textId="77777777" w:rsidR="00E35F1F" w:rsidRDefault="00E35F1F" w:rsidP="00E35F1F">
            <w:pPr>
              <w:pStyle w:val="CopticCross"/>
            </w:pPr>
          </w:p>
        </w:tc>
        <w:tc>
          <w:tcPr>
            <w:tcW w:w="3960" w:type="dxa"/>
          </w:tcPr>
          <w:p w14:paraId="3486AE7B" w14:textId="4A28DF36" w:rsidR="00E35F1F" w:rsidRDefault="00F36A13" w:rsidP="00E35F1F">
            <w:pPr>
              <w:pStyle w:val="EngHang"/>
            </w:pPr>
            <w:r>
              <w:t>Rejoice O</w:t>
            </w:r>
            <w:r w:rsidR="00E35F1F" w:rsidRPr="007425E1">
              <w:t xml:space="preserve"> holy one, </w:t>
            </w:r>
          </w:p>
          <w:p w14:paraId="2DE06B91" w14:textId="77777777" w:rsidR="00E35F1F" w:rsidRDefault="00E35F1F" w:rsidP="00E35F1F">
            <w:pPr>
              <w:pStyle w:val="EngHang"/>
            </w:pPr>
            <w:r>
              <w:t>The M</w:t>
            </w:r>
            <w:r w:rsidRPr="007425E1">
              <w:t xml:space="preserve">other of all </w:t>
            </w:r>
            <w:r>
              <w:t>living.</w:t>
            </w:r>
          </w:p>
          <w:p w14:paraId="158B6D13" w14:textId="77777777" w:rsidR="00E35F1F" w:rsidRDefault="00E35F1F" w:rsidP="00E35F1F">
            <w:pPr>
              <w:pStyle w:val="EngHang"/>
            </w:pPr>
            <w:r>
              <w:t>Y</w:t>
            </w:r>
            <w:r w:rsidRPr="007425E1">
              <w:t xml:space="preserve">ou are the one we ask </w:t>
            </w:r>
          </w:p>
          <w:p w14:paraId="20E42BC0" w14:textId="77777777" w:rsidR="00E35F1F" w:rsidRDefault="00E35F1F" w:rsidP="00E35F1F">
            <w:pPr>
              <w:pStyle w:val="EngHangEnd"/>
            </w:pPr>
            <w:r>
              <w:t>T</w:t>
            </w:r>
            <w:r w:rsidRPr="007425E1">
              <w:t>o intercede for us.</w:t>
            </w:r>
          </w:p>
        </w:tc>
        <w:tc>
          <w:tcPr>
            <w:tcW w:w="288" w:type="dxa"/>
          </w:tcPr>
          <w:p w14:paraId="6C6F20EA" w14:textId="77777777" w:rsidR="00E35F1F" w:rsidRDefault="00E35F1F" w:rsidP="00E35F1F"/>
        </w:tc>
        <w:tc>
          <w:tcPr>
            <w:tcW w:w="288" w:type="dxa"/>
          </w:tcPr>
          <w:p w14:paraId="7E4EABBD" w14:textId="77777777" w:rsidR="00E35F1F" w:rsidRDefault="00E35F1F" w:rsidP="00E35F1F">
            <w:pPr>
              <w:pStyle w:val="CopticCross"/>
            </w:pPr>
          </w:p>
        </w:tc>
        <w:tc>
          <w:tcPr>
            <w:tcW w:w="3960" w:type="dxa"/>
          </w:tcPr>
          <w:p w14:paraId="2B1F5FE2" w14:textId="77777777" w:rsidR="00E35F1F" w:rsidRDefault="00E35F1F" w:rsidP="00E35F1F">
            <w:pPr>
              <w:pStyle w:val="CopticVersemulti-line"/>
            </w:pPr>
            <w:r w:rsidRPr="00AA6F55">
              <w:t>Ⲭⲉⲣⲉ ⲑⲏⲉ̅ⲑ̅ⲩ</w:t>
            </w:r>
          </w:p>
          <w:p w14:paraId="6DAE1C11" w14:textId="77777777" w:rsidR="00E35F1F" w:rsidRDefault="00E35F1F" w:rsidP="00E35F1F">
            <w:pPr>
              <w:pStyle w:val="CopticVersemulti-line"/>
            </w:pPr>
            <w:r w:rsidRPr="00AA6F55">
              <w:t>ⲑ̀ⲙⲁⲩ ⲛ̀ⲛⲏⲉⲧⲟⲛϧ ⲧⲏⲣⲟⲩ</w:t>
            </w:r>
          </w:p>
          <w:p w14:paraId="4B77B681" w14:textId="77777777" w:rsidR="00E35F1F" w:rsidRDefault="00E35F1F" w:rsidP="00E35F1F">
            <w:pPr>
              <w:pStyle w:val="CopticVersemulti-line"/>
            </w:pPr>
            <w:r w:rsidRPr="00AA6F55">
              <w:t>ⲛ̀ⲑⲟ ⲡⲉ ⲉ̀ⲧⲉⲛⲧⲱⲃϩ ⲙ̀ⲙⲟ</w:t>
            </w:r>
          </w:p>
          <w:p w14:paraId="4AA1564B" w14:textId="77777777" w:rsidR="00E35F1F" w:rsidRDefault="00E35F1F" w:rsidP="00E35F1F">
            <w:pPr>
              <w:pStyle w:val="CopticVerse"/>
            </w:pPr>
            <w:r w:rsidRPr="00AA6F55">
              <w:t>ⲁ̀ⲣⲓⲡ̀ⲣⲉⲥⲃⲉⲩⲓⲛ ⲉ̀ϫⲱⲛ</w:t>
            </w:r>
          </w:p>
        </w:tc>
      </w:tr>
      <w:tr w:rsidR="00E35F1F" w14:paraId="462E48AB" w14:textId="77777777" w:rsidTr="00E35F1F">
        <w:trPr>
          <w:cantSplit/>
          <w:jc w:val="center"/>
        </w:trPr>
        <w:tc>
          <w:tcPr>
            <w:tcW w:w="288" w:type="dxa"/>
          </w:tcPr>
          <w:p w14:paraId="659B9C34" w14:textId="77777777" w:rsidR="00E35F1F" w:rsidRDefault="00E35F1F" w:rsidP="00E35F1F">
            <w:pPr>
              <w:pStyle w:val="CopticCross"/>
            </w:pPr>
            <w:r w:rsidRPr="00FB5ACB">
              <w:t>¿</w:t>
            </w:r>
          </w:p>
        </w:tc>
        <w:tc>
          <w:tcPr>
            <w:tcW w:w="3960" w:type="dxa"/>
          </w:tcPr>
          <w:p w14:paraId="1DC47513" w14:textId="77777777" w:rsidR="00E35F1F" w:rsidRDefault="00E35F1F" w:rsidP="00E35F1F">
            <w:pPr>
              <w:pStyle w:val="EngHang"/>
            </w:pPr>
            <w:r w:rsidRPr="007425E1">
              <w:t>For of His own will</w:t>
            </w:r>
            <w:r>
              <w:t>,</w:t>
            </w:r>
          </w:p>
          <w:p w14:paraId="14CC08E3" w14:textId="77777777" w:rsidR="00E35F1F" w:rsidRDefault="00E35F1F" w:rsidP="00E35F1F">
            <w:pPr>
              <w:pStyle w:val="EngHang"/>
            </w:pPr>
            <w:r>
              <w:t>And the good</w:t>
            </w:r>
            <w:r w:rsidRPr="007425E1">
              <w:t xml:space="preserve">will of </w:t>
            </w:r>
            <w:r>
              <w:t>H</w:t>
            </w:r>
            <w:r w:rsidRPr="007425E1">
              <w:t xml:space="preserve">is Father </w:t>
            </w:r>
          </w:p>
          <w:p w14:paraId="727D9BAB" w14:textId="77777777" w:rsidR="00E35F1F" w:rsidRDefault="00E35F1F" w:rsidP="00E35F1F">
            <w:pPr>
              <w:pStyle w:val="EngHang"/>
            </w:pPr>
            <w:r>
              <w:t>A</w:t>
            </w:r>
            <w:r w:rsidRPr="007425E1">
              <w:t xml:space="preserve">nd the Holy Spirit, </w:t>
            </w:r>
          </w:p>
          <w:p w14:paraId="57C9D998" w14:textId="77777777" w:rsidR="00E35F1F" w:rsidRDefault="00E35F1F" w:rsidP="00E35F1F">
            <w:pPr>
              <w:pStyle w:val="EngHangEnd"/>
            </w:pPr>
            <w:r w:rsidRPr="007425E1">
              <w:t>He came and saved us.</w:t>
            </w:r>
          </w:p>
        </w:tc>
        <w:tc>
          <w:tcPr>
            <w:tcW w:w="288" w:type="dxa"/>
          </w:tcPr>
          <w:p w14:paraId="75AD7A67" w14:textId="77777777" w:rsidR="00E35F1F" w:rsidRDefault="00E35F1F" w:rsidP="00E35F1F"/>
        </w:tc>
        <w:tc>
          <w:tcPr>
            <w:tcW w:w="288" w:type="dxa"/>
          </w:tcPr>
          <w:p w14:paraId="1B3DA79F" w14:textId="77777777" w:rsidR="00E35F1F" w:rsidRDefault="00E35F1F" w:rsidP="00E35F1F">
            <w:pPr>
              <w:pStyle w:val="CopticCross"/>
            </w:pPr>
            <w:r w:rsidRPr="00FB5ACB">
              <w:t>¿</w:t>
            </w:r>
          </w:p>
        </w:tc>
        <w:tc>
          <w:tcPr>
            <w:tcW w:w="3960" w:type="dxa"/>
          </w:tcPr>
          <w:p w14:paraId="27544F50" w14:textId="77777777" w:rsidR="00E35F1F" w:rsidRDefault="00E35F1F" w:rsidP="00E35F1F">
            <w:pPr>
              <w:pStyle w:val="CopticVersemulti-line"/>
            </w:pPr>
            <w:r w:rsidRPr="007047B8">
              <w:t>Ϫⲉ ⲛ̀ⲑⲟϥ ϧⲉⲛ ⲡⲉϥⲟⲩⲱϣ</w:t>
            </w:r>
          </w:p>
          <w:p w14:paraId="68736DA7" w14:textId="77777777" w:rsidR="00E35F1F" w:rsidRDefault="00E35F1F" w:rsidP="00E35F1F">
            <w:pPr>
              <w:pStyle w:val="CopticVersemulti-line"/>
            </w:pPr>
            <w:r w:rsidRPr="007047B8">
              <w:t>ⲛⲉⲙ ⲡ̀ϯⲙⲁϯ ⲙ̀Ⲡⲉϥⲓⲱⲧ</w:t>
            </w:r>
          </w:p>
          <w:p w14:paraId="2F428559" w14:textId="77777777" w:rsidR="00E35F1F" w:rsidRDefault="00E35F1F" w:rsidP="00E35F1F">
            <w:pPr>
              <w:pStyle w:val="CopticVersemulti-line"/>
            </w:pPr>
            <w:r w:rsidRPr="007047B8">
              <w:t>ⲛⲉⲙ Ⲡⲓⲡ̅ⲛ̅ⲁ ⲉ̅ⲑ̅ⲩ</w:t>
            </w:r>
          </w:p>
          <w:p w14:paraId="26026D78" w14:textId="77777777" w:rsidR="00E35F1F" w:rsidRDefault="00E35F1F" w:rsidP="00E35F1F">
            <w:pPr>
              <w:pStyle w:val="CopticVersemulti-line"/>
            </w:pPr>
            <w:r w:rsidRPr="007047B8">
              <w:t>ⲁϥⲓ̀ ⲁϥⲥⲱϯ ⲙ̀ⲙⲟⲛ</w:t>
            </w:r>
          </w:p>
        </w:tc>
      </w:tr>
    </w:tbl>
    <w:p w14:paraId="78A6AB2C" w14:textId="77777777" w:rsidR="00E35F1F" w:rsidRDefault="00E35F1F" w:rsidP="00E35F1F">
      <w:pPr>
        <w:pStyle w:val="Heading6"/>
      </w:pPr>
      <w:bookmarkStart w:id="870" w:name="_Toc298681296"/>
      <w:bookmarkStart w:id="871" w:name="_Toc298447536"/>
      <w:r>
        <w:lastRenderedPageBreak/>
        <w:t>Part Four</w:t>
      </w:r>
      <w:bookmarkEnd w:id="870"/>
      <w:bookmarkEnd w:id="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8A25A28" w14:textId="77777777" w:rsidTr="00E35F1F">
        <w:trPr>
          <w:cantSplit/>
          <w:jc w:val="center"/>
        </w:trPr>
        <w:tc>
          <w:tcPr>
            <w:tcW w:w="288" w:type="dxa"/>
          </w:tcPr>
          <w:p w14:paraId="2D01BC22" w14:textId="77777777" w:rsidR="00E35F1F" w:rsidRDefault="00E35F1F" w:rsidP="00E35F1F">
            <w:pPr>
              <w:pStyle w:val="CopticCross"/>
            </w:pPr>
          </w:p>
        </w:tc>
        <w:tc>
          <w:tcPr>
            <w:tcW w:w="3960" w:type="dxa"/>
          </w:tcPr>
          <w:p w14:paraId="369B35A6" w14:textId="77777777" w:rsidR="00E35F1F" w:rsidRDefault="00E35F1F" w:rsidP="00E35F1F">
            <w:pPr>
              <w:pStyle w:val="EngHang"/>
            </w:pPr>
            <w:r>
              <w:t>Every</w:t>
            </w:r>
            <w:r w:rsidRPr="007425E1">
              <w:t>one</w:t>
            </w:r>
            <w:r>
              <w:t>,</w:t>
            </w:r>
          </w:p>
          <w:p w14:paraId="7B65FE36" w14:textId="77777777" w:rsidR="00E35F1F" w:rsidRDefault="00E35F1F" w:rsidP="00E35F1F">
            <w:pPr>
              <w:pStyle w:val="EngHang"/>
            </w:pPr>
            <w:r>
              <w:t>Regarding</w:t>
            </w:r>
            <w:r w:rsidRPr="007425E1">
              <w:t xml:space="preserve"> you, </w:t>
            </w:r>
          </w:p>
          <w:p w14:paraId="12D666D0" w14:textId="77777777" w:rsidR="00E35F1F" w:rsidRDefault="00E35F1F" w:rsidP="00E35F1F">
            <w:pPr>
              <w:pStyle w:val="EngHang"/>
            </w:pPr>
            <w:r w:rsidRPr="007425E1">
              <w:t xml:space="preserve">O holy Virgin </w:t>
            </w:r>
          </w:p>
          <w:p w14:paraId="46330384" w14:textId="77777777" w:rsidR="00E35F1F" w:rsidRDefault="00E35F1F" w:rsidP="00E35F1F">
            <w:pPr>
              <w:pStyle w:val="EngHangEnd"/>
            </w:pPr>
            <w:r w:rsidRPr="007425E1">
              <w:t>And Mother of God,</w:t>
            </w:r>
          </w:p>
        </w:tc>
        <w:tc>
          <w:tcPr>
            <w:tcW w:w="288" w:type="dxa"/>
          </w:tcPr>
          <w:p w14:paraId="2E1AC382" w14:textId="77777777" w:rsidR="00E35F1F" w:rsidRDefault="00E35F1F" w:rsidP="00E35F1F"/>
        </w:tc>
        <w:tc>
          <w:tcPr>
            <w:tcW w:w="288" w:type="dxa"/>
          </w:tcPr>
          <w:p w14:paraId="53CB22EC" w14:textId="77777777" w:rsidR="00E35F1F" w:rsidRDefault="00E35F1F" w:rsidP="00E35F1F">
            <w:pPr>
              <w:pStyle w:val="CopticCross"/>
            </w:pPr>
          </w:p>
        </w:tc>
        <w:tc>
          <w:tcPr>
            <w:tcW w:w="3960" w:type="dxa"/>
          </w:tcPr>
          <w:p w14:paraId="3307A9A0" w14:textId="77777777" w:rsidR="00E35F1F" w:rsidRDefault="00E35F1F" w:rsidP="00E35F1F">
            <w:pPr>
              <w:pStyle w:val="CopticVersemulti-line"/>
            </w:pPr>
            <w:r w:rsidRPr="00AA6F55">
              <w:t>Ⲁ</w:t>
            </w:r>
            <w:r w:rsidRPr="00AA6F55">
              <w:rPr>
                <w:rFonts w:ascii="Times New Roman" w:hAnsi="Times New Roman" w:cs="Times New Roman"/>
              </w:rPr>
              <w:t>̀</w:t>
            </w:r>
            <w:r w:rsidRPr="00AA6F55">
              <w:t xml:space="preserve">ⲣⲉ </w:t>
            </w:r>
            <w:r w:rsidRPr="00AA6F55">
              <w:rPr>
                <w:rFonts w:ascii="Times New Roman" w:hAnsi="Times New Roman" w:cs="Times New Roman"/>
              </w:rPr>
              <w:t>ϣ</w:t>
            </w:r>
            <w:r w:rsidRPr="00AA6F55">
              <w:t>ⲁⲛ ⲟⲩⲁⲓ</w:t>
            </w:r>
          </w:p>
          <w:p w14:paraId="48033C8F" w14:textId="77777777" w:rsidR="00E35F1F" w:rsidRDefault="00E35F1F" w:rsidP="00E35F1F">
            <w:pPr>
              <w:pStyle w:val="CopticVersemulti-line"/>
            </w:pPr>
            <w:r w:rsidRPr="00AA6F55">
              <w:rPr>
                <w:rFonts w:ascii="Times New Roman" w:hAnsi="Times New Roman" w:cs="Times New Roman"/>
              </w:rPr>
              <w:t>ϯ</w:t>
            </w:r>
            <w:r w:rsidRPr="00AA6F55">
              <w:t>ⲛⲓⲁⲧ</w:t>
            </w:r>
            <w:r w:rsidRPr="00AA6F55">
              <w:rPr>
                <w:rFonts w:ascii="Times New Roman" w:hAnsi="Times New Roman" w:cs="Times New Roman"/>
              </w:rPr>
              <w:t>ϥ</w:t>
            </w:r>
            <w:r w:rsidRPr="00AA6F55">
              <w:t xml:space="preserve"> ⲙ</w:t>
            </w:r>
            <w:r w:rsidRPr="00AA6F55">
              <w:rPr>
                <w:rFonts w:ascii="Times New Roman" w:hAnsi="Times New Roman" w:cs="Times New Roman"/>
              </w:rPr>
              <w:t>̀</w:t>
            </w:r>
            <w:r w:rsidRPr="00AA6F55">
              <w:t>ⲙⲟ</w:t>
            </w:r>
          </w:p>
          <w:p w14:paraId="3F372732" w14:textId="77777777" w:rsidR="00E35F1F" w:rsidRDefault="00E35F1F" w:rsidP="00E35F1F">
            <w:pPr>
              <w:pStyle w:val="CopticVersemulti-line"/>
            </w:pPr>
            <w:r w:rsidRPr="00AA6F55">
              <w:t>ⲱ</w:t>
            </w:r>
            <w:r w:rsidRPr="00AA6F55">
              <w:rPr>
                <w:rFonts w:ascii="Times New Roman" w:hAnsi="Times New Roman" w:cs="Times New Roman"/>
              </w:rPr>
              <w:t>̀</w:t>
            </w:r>
            <w:r w:rsidRPr="00AA6F55">
              <w:t xml:space="preserve"> </w:t>
            </w:r>
            <w:r w:rsidRPr="00AA6F55">
              <w:rPr>
                <w:rFonts w:ascii="Times New Roman" w:hAnsi="Times New Roman" w:cs="Times New Roman"/>
              </w:rPr>
              <w:t>ϯ</w:t>
            </w:r>
            <w:r w:rsidRPr="00AA6F55">
              <w:t>ⲡⲁⲣⲑⲉⲛⲟⲥ ⲉ</w:t>
            </w:r>
            <w:r w:rsidRPr="00AA6F55">
              <w:rPr>
                <w:rFonts w:ascii="Times New Roman" w:hAnsi="Times New Roman" w:cs="Times New Roman"/>
              </w:rPr>
              <w:t>̅</w:t>
            </w:r>
            <w:r w:rsidRPr="00AA6F55">
              <w:t>ⲑ</w:t>
            </w:r>
            <w:r w:rsidRPr="00AA6F55">
              <w:rPr>
                <w:rFonts w:ascii="Times New Roman" w:hAnsi="Times New Roman" w:cs="Times New Roman"/>
              </w:rPr>
              <w:t>̅</w:t>
            </w:r>
            <w:r w:rsidRPr="00AA6F55">
              <w:t>ⲩ</w:t>
            </w:r>
          </w:p>
          <w:p w14:paraId="41E77C8F" w14:textId="77777777" w:rsidR="00E35F1F" w:rsidRDefault="00E35F1F" w:rsidP="00E35F1F">
            <w:pPr>
              <w:pStyle w:val="CopticVerse"/>
            </w:pPr>
            <w:r w:rsidRPr="00AA6F55">
              <w:t>ⲟⲩⲟ</w:t>
            </w:r>
            <w:r w:rsidRPr="00AA6F55">
              <w:rPr>
                <w:rFonts w:ascii="Times New Roman" w:hAnsi="Times New Roman" w:cs="Times New Roman"/>
              </w:rPr>
              <w:t>ϩ</w:t>
            </w:r>
            <w:r w:rsidRPr="00AA6F55">
              <w:t xml:space="preserve"> ⲙ</w:t>
            </w:r>
            <w:r w:rsidRPr="00AA6F55">
              <w:rPr>
                <w:rFonts w:ascii="Times New Roman" w:hAnsi="Times New Roman" w:cs="Times New Roman"/>
              </w:rPr>
              <w:t>̀</w:t>
            </w:r>
            <w:r w:rsidRPr="00AA6F55">
              <w:t>ⲙⲁⲥⲛⲟⲩ</w:t>
            </w:r>
            <w:r w:rsidRPr="00AA6F55">
              <w:rPr>
                <w:rFonts w:ascii="Times New Roman" w:hAnsi="Times New Roman" w:cs="Times New Roman"/>
              </w:rPr>
              <w:t>ϯ</w:t>
            </w:r>
          </w:p>
        </w:tc>
      </w:tr>
      <w:tr w:rsidR="00E35F1F" w14:paraId="62D488A0" w14:textId="77777777" w:rsidTr="00E35F1F">
        <w:trPr>
          <w:cantSplit/>
          <w:jc w:val="center"/>
        </w:trPr>
        <w:tc>
          <w:tcPr>
            <w:tcW w:w="288" w:type="dxa"/>
          </w:tcPr>
          <w:p w14:paraId="37699310" w14:textId="77777777" w:rsidR="00E35F1F" w:rsidRDefault="00E35F1F" w:rsidP="00E35F1F">
            <w:pPr>
              <w:pStyle w:val="CopticCross"/>
            </w:pPr>
            <w:r w:rsidRPr="00FB5ACB">
              <w:t>¿</w:t>
            </w:r>
          </w:p>
        </w:tc>
        <w:tc>
          <w:tcPr>
            <w:tcW w:w="3960" w:type="dxa"/>
          </w:tcPr>
          <w:p w14:paraId="683BA12E" w14:textId="77777777" w:rsidR="00E35F1F" w:rsidRDefault="00E35F1F" w:rsidP="00E35F1F">
            <w:pPr>
              <w:pStyle w:val="EngHang"/>
            </w:pPr>
            <w:r w:rsidRPr="007425E1">
              <w:t xml:space="preserve">And the </w:t>
            </w:r>
            <w:r>
              <w:t>wonderful</w:t>
            </w:r>
            <w:r w:rsidRPr="007425E1">
              <w:t xml:space="preserve"> </w:t>
            </w:r>
          </w:p>
          <w:p w14:paraId="52A34FC8" w14:textId="77777777" w:rsidR="00E35F1F" w:rsidRDefault="00E35F1F" w:rsidP="00E35F1F">
            <w:pPr>
              <w:pStyle w:val="EngHang"/>
            </w:pPr>
            <w:r>
              <w:t>Mystery</w:t>
            </w:r>
            <w:r w:rsidRPr="007425E1">
              <w:t xml:space="preserve"> </w:t>
            </w:r>
          </w:p>
          <w:p w14:paraId="5E387EFA" w14:textId="77777777" w:rsidR="00E35F1F" w:rsidRDefault="00E35F1F" w:rsidP="00E35F1F">
            <w:pPr>
              <w:pStyle w:val="EngHang"/>
            </w:pPr>
            <w:r>
              <w:t>T</w:t>
            </w:r>
            <w:r w:rsidRPr="007425E1">
              <w:t xml:space="preserve">hat was in </w:t>
            </w:r>
            <w:r>
              <w:t>you</w:t>
            </w:r>
            <w:r w:rsidRPr="007425E1">
              <w:t xml:space="preserve"> </w:t>
            </w:r>
          </w:p>
          <w:p w14:paraId="386C1610" w14:textId="77777777" w:rsidR="00E35F1F" w:rsidRDefault="00E35F1F" w:rsidP="00E35F1F">
            <w:pPr>
              <w:pStyle w:val="EngHangEnd"/>
            </w:pPr>
            <w:r>
              <w:t>F</w:t>
            </w:r>
            <w:r w:rsidRPr="007425E1">
              <w:t>or our salvation</w:t>
            </w:r>
            <w:r>
              <w:t>,</w:t>
            </w:r>
          </w:p>
        </w:tc>
        <w:tc>
          <w:tcPr>
            <w:tcW w:w="288" w:type="dxa"/>
          </w:tcPr>
          <w:p w14:paraId="2597241A" w14:textId="77777777" w:rsidR="00E35F1F" w:rsidRDefault="00E35F1F" w:rsidP="00E35F1F"/>
        </w:tc>
        <w:tc>
          <w:tcPr>
            <w:tcW w:w="288" w:type="dxa"/>
          </w:tcPr>
          <w:p w14:paraId="3250CD71" w14:textId="77777777" w:rsidR="00E35F1F" w:rsidRDefault="00E35F1F" w:rsidP="00E35F1F">
            <w:pPr>
              <w:pStyle w:val="CopticCross"/>
            </w:pPr>
            <w:r w:rsidRPr="003D112D">
              <w:t>¿</w:t>
            </w:r>
          </w:p>
        </w:tc>
        <w:tc>
          <w:tcPr>
            <w:tcW w:w="3960" w:type="dxa"/>
          </w:tcPr>
          <w:p w14:paraId="60E63347" w14:textId="77777777" w:rsidR="00E35F1F" w:rsidRDefault="00E35F1F" w:rsidP="00E35F1F">
            <w:pPr>
              <w:pStyle w:val="CopticVersemulti-line"/>
            </w:pPr>
            <w:r w:rsidRPr="00AA6F55">
              <w:t>Ⲛⲉⲙ ⲡⲓⲙⲩⲥⲧⲏⲣⲓⲟⲛ</w:t>
            </w:r>
          </w:p>
          <w:p w14:paraId="7A4A12B7" w14:textId="77777777" w:rsidR="00E35F1F" w:rsidRDefault="00E35F1F" w:rsidP="00E35F1F">
            <w:pPr>
              <w:pStyle w:val="CopticVersemulti-line"/>
            </w:pPr>
            <w:r w:rsidRPr="00AA6F55">
              <w:t>ⲉⲧⲟⲓ ⲛ̀ϣ̀ⲫⲏⲣⲓ</w:t>
            </w:r>
          </w:p>
          <w:p w14:paraId="06BCF437" w14:textId="77777777" w:rsidR="00E35F1F" w:rsidRDefault="00E35F1F" w:rsidP="00E35F1F">
            <w:pPr>
              <w:pStyle w:val="CopticVersemulti-line"/>
            </w:pPr>
            <w:r w:rsidRPr="00AA6F55">
              <w:t>ⲉ̀ⲧⲁϥϣⲱⲡⲓ ⲛ̀ϧⲏϯ</w:t>
            </w:r>
          </w:p>
          <w:p w14:paraId="19F18DAB" w14:textId="77777777" w:rsidR="00E35F1F" w:rsidRDefault="00E35F1F" w:rsidP="00E35F1F">
            <w:pPr>
              <w:pStyle w:val="CopticVerse"/>
            </w:pPr>
            <w:r w:rsidRPr="00AA6F55">
              <w:t>ⲉⲑⲃⲉ ⲡⲉⲛⲟⲩϫⲁⲓ</w:t>
            </w:r>
          </w:p>
        </w:tc>
      </w:tr>
      <w:tr w:rsidR="00E35F1F" w14:paraId="0B7BDE18" w14:textId="77777777" w:rsidTr="00E35F1F">
        <w:trPr>
          <w:cantSplit/>
          <w:jc w:val="center"/>
        </w:trPr>
        <w:tc>
          <w:tcPr>
            <w:tcW w:w="288" w:type="dxa"/>
          </w:tcPr>
          <w:p w14:paraId="0E8A421D" w14:textId="77777777" w:rsidR="00E35F1F" w:rsidRDefault="00E35F1F" w:rsidP="00E35F1F">
            <w:pPr>
              <w:pStyle w:val="CopticCross"/>
            </w:pPr>
          </w:p>
        </w:tc>
        <w:tc>
          <w:tcPr>
            <w:tcW w:w="3960" w:type="dxa"/>
          </w:tcPr>
          <w:p w14:paraId="6916F9CC" w14:textId="77777777" w:rsidR="00E35F1F" w:rsidRDefault="00E35F1F" w:rsidP="00E35F1F">
            <w:pPr>
              <w:pStyle w:val="EngHang"/>
            </w:pPr>
            <w:r>
              <w:t>W</w:t>
            </w:r>
            <w:r w:rsidRPr="007425E1">
              <w:t>ill not be silent</w:t>
            </w:r>
            <w:r>
              <w:t>,</w:t>
            </w:r>
          </w:p>
          <w:p w14:paraId="3179E7D8" w14:textId="77777777" w:rsidR="00E35F1F" w:rsidRDefault="00E35F1F" w:rsidP="00E35F1F">
            <w:pPr>
              <w:pStyle w:val="EngHang"/>
            </w:pPr>
            <w:r>
              <w:t>B</w:t>
            </w:r>
            <w:r w:rsidRPr="007425E1">
              <w:t xml:space="preserve">ecause of its unspeakable character; </w:t>
            </w:r>
          </w:p>
          <w:p w14:paraId="2CC0100D" w14:textId="77777777" w:rsidR="00E35F1F" w:rsidRDefault="00E35F1F" w:rsidP="00E35F1F">
            <w:pPr>
              <w:pStyle w:val="EngHang"/>
            </w:pPr>
            <w:r>
              <w:t>H</w:t>
            </w:r>
            <w:r w:rsidRPr="007425E1">
              <w:t xml:space="preserve">e will raise us up </w:t>
            </w:r>
          </w:p>
          <w:p w14:paraId="5F34A09B" w14:textId="77777777" w:rsidR="00E35F1F" w:rsidRDefault="00E35F1F" w:rsidP="00E35F1F">
            <w:pPr>
              <w:pStyle w:val="EngHangEnd"/>
            </w:pPr>
            <w:r>
              <w:t>T</w:t>
            </w:r>
            <w:r w:rsidRPr="007425E1">
              <w:t>o sing hymns</w:t>
            </w:r>
            <w:r>
              <w:t>,</w:t>
            </w:r>
          </w:p>
        </w:tc>
        <w:tc>
          <w:tcPr>
            <w:tcW w:w="288" w:type="dxa"/>
          </w:tcPr>
          <w:p w14:paraId="01024B01" w14:textId="77777777" w:rsidR="00E35F1F" w:rsidRDefault="00E35F1F" w:rsidP="00E35F1F"/>
        </w:tc>
        <w:tc>
          <w:tcPr>
            <w:tcW w:w="288" w:type="dxa"/>
          </w:tcPr>
          <w:p w14:paraId="50042008" w14:textId="77777777" w:rsidR="00E35F1F" w:rsidRDefault="00E35F1F" w:rsidP="00E35F1F">
            <w:pPr>
              <w:pStyle w:val="CopticCross"/>
            </w:pPr>
          </w:p>
        </w:tc>
        <w:tc>
          <w:tcPr>
            <w:tcW w:w="3960" w:type="dxa"/>
          </w:tcPr>
          <w:p w14:paraId="494DB55D" w14:textId="77777777" w:rsidR="00E35F1F" w:rsidRDefault="00E35F1F" w:rsidP="00E35F1F">
            <w:pPr>
              <w:pStyle w:val="CopticVersemulti-line"/>
            </w:pPr>
            <w:r w:rsidRPr="00AA6F55">
              <w:t>ϥ̀ⲛⲁⲭⲁⲣⲱϥ ⲙⲉⲛ</w:t>
            </w:r>
          </w:p>
          <w:p w14:paraId="453389A6" w14:textId="77777777" w:rsidR="00E35F1F" w:rsidRDefault="00E35F1F" w:rsidP="00E35F1F">
            <w:pPr>
              <w:pStyle w:val="CopticVersemulti-line"/>
            </w:pPr>
            <w:r w:rsidRPr="00AA6F55">
              <w:t>ⲉⲑⲃⲉ ϯⲙⲉⲧⲁⲧⲥⲁϫⲓ ⲙ̀ⲙⲟϥ</w:t>
            </w:r>
          </w:p>
          <w:p w14:paraId="65348F7A" w14:textId="77777777" w:rsidR="00E35F1F" w:rsidRDefault="00E35F1F" w:rsidP="00E35F1F">
            <w:pPr>
              <w:pStyle w:val="CopticVersemulti-line"/>
            </w:pPr>
            <w:r w:rsidRPr="00AA6F55">
              <w:t>ϥ̀ⲛⲁⲧⲟⲩⲛⲟⲥⲧⲉⲛ ⲉ̀ⲡ̀ϣⲱⲓ</w:t>
            </w:r>
          </w:p>
          <w:p w14:paraId="2C7123EC" w14:textId="77777777" w:rsidR="00E35F1F" w:rsidRDefault="00E35F1F" w:rsidP="00E35F1F">
            <w:pPr>
              <w:pStyle w:val="CopticVerse"/>
            </w:pPr>
            <w:r w:rsidRPr="00AA6F55">
              <w:t>ⲉ̀ⲟⲩϫⲓⲛⲉⲣϩⲩⲙⲛⲟⲥ</w:t>
            </w:r>
          </w:p>
        </w:tc>
      </w:tr>
      <w:tr w:rsidR="00E35F1F" w14:paraId="27A2C536" w14:textId="77777777" w:rsidTr="00E35F1F">
        <w:trPr>
          <w:cantSplit/>
          <w:jc w:val="center"/>
        </w:trPr>
        <w:tc>
          <w:tcPr>
            <w:tcW w:w="288" w:type="dxa"/>
          </w:tcPr>
          <w:p w14:paraId="2A03EB87" w14:textId="77777777" w:rsidR="00E35F1F" w:rsidRDefault="00E35F1F" w:rsidP="00E35F1F">
            <w:pPr>
              <w:pStyle w:val="CopticCross"/>
            </w:pPr>
            <w:r w:rsidRPr="00FB5ACB">
              <w:t>¿</w:t>
            </w:r>
          </w:p>
        </w:tc>
        <w:tc>
          <w:tcPr>
            <w:tcW w:w="3960" w:type="dxa"/>
          </w:tcPr>
          <w:p w14:paraId="736F6558" w14:textId="77777777" w:rsidR="00E35F1F" w:rsidRDefault="00E35F1F" w:rsidP="00E35F1F">
            <w:pPr>
              <w:pStyle w:val="EngHang"/>
            </w:pPr>
            <w:r w:rsidRPr="007425E1">
              <w:t>On account of the greatness</w:t>
            </w:r>
          </w:p>
          <w:p w14:paraId="138FCFDE" w14:textId="77777777" w:rsidR="00E35F1F" w:rsidRDefault="00E35F1F" w:rsidP="00E35F1F">
            <w:pPr>
              <w:pStyle w:val="EngHang"/>
            </w:pPr>
            <w:r>
              <w:t>O</w:t>
            </w:r>
            <w:r w:rsidRPr="007425E1">
              <w:t xml:space="preserve">f that miracle, </w:t>
            </w:r>
          </w:p>
          <w:p w14:paraId="0F262489" w14:textId="77777777" w:rsidR="00E35F1F" w:rsidRDefault="00E35F1F" w:rsidP="00E35F1F">
            <w:pPr>
              <w:pStyle w:val="EngHang"/>
            </w:pPr>
            <w:r>
              <w:t>T</w:t>
            </w:r>
            <w:r w:rsidRPr="007425E1">
              <w:t xml:space="preserve">hat it might be beneficial </w:t>
            </w:r>
          </w:p>
          <w:p w14:paraId="455447AD" w14:textId="77777777" w:rsidR="00E35F1F" w:rsidRDefault="00E35F1F" w:rsidP="00E35F1F">
            <w:pPr>
              <w:pStyle w:val="EngHangEnd"/>
            </w:pPr>
            <w:r>
              <w:t>I</w:t>
            </w:r>
            <w:r w:rsidRPr="007425E1">
              <w:t xml:space="preserve">n </w:t>
            </w:r>
            <w:r>
              <w:t>diverse</w:t>
            </w:r>
            <w:r w:rsidRPr="007425E1">
              <w:t xml:space="preserve"> ways.</w:t>
            </w:r>
          </w:p>
        </w:tc>
        <w:tc>
          <w:tcPr>
            <w:tcW w:w="288" w:type="dxa"/>
          </w:tcPr>
          <w:p w14:paraId="4D4EA29F" w14:textId="77777777" w:rsidR="00E35F1F" w:rsidRDefault="00E35F1F" w:rsidP="00E35F1F"/>
        </w:tc>
        <w:tc>
          <w:tcPr>
            <w:tcW w:w="288" w:type="dxa"/>
          </w:tcPr>
          <w:p w14:paraId="5CC18161" w14:textId="77777777" w:rsidR="00E35F1F" w:rsidRDefault="00E35F1F" w:rsidP="00E35F1F">
            <w:pPr>
              <w:pStyle w:val="CopticCross"/>
            </w:pPr>
            <w:r w:rsidRPr="003D112D">
              <w:t>¿</w:t>
            </w:r>
          </w:p>
        </w:tc>
        <w:tc>
          <w:tcPr>
            <w:tcW w:w="3960" w:type="dxa"/>
          </w:tcPr>
          <w:p w14:paraId="068D5B5B" w14:textId="77777777" w:rsidR="00E35F1F" w:rsidRDefault="00E35F1F" w:rsidP="00E35F1F">
            <w:pPr>
              <w:pStyle w:val="CopticVersemulti-line"/>
            </w:pPr>
            <w:r w:rsidRPr="00AA6F55">
              <w:t>Ⲉⲑⲃⲉ ϯⲙⲉⲧⲛⲓϣϯ</w:t>
            </w:r>
          </w:p>
          <w:p w14:paraId="77F661DC" w14:textId="77777777" w:rsidR="00E35F1F" w:rsidRDefault="00E35F1F" w:rsidP="00E35F1F">
            <w:pPr>
              <w:pStyle w:val="CopticVersemulti-line"/>
            </w:pPr>
            <w:r w:rsidRPr="00AA6F55">
              <w:t>ⲛ̀ⲧⲉ ⲫⲏⲉⲧⲟⲓ ⲛ̀ϣ̀ⲫⲏⲣⲓ</w:t>
            </w:r>
          </w:p>
          <w:p w14:paraId="421530C7" w14:textId="77777777" w:rsidR="00E35F1F" w:rsidRDefault="00E35F1F" w:rsidP="00E35F1F">
            <w:pPr>
              <w:pStyle w:val="CopticVersemulti-line"/>
            </w:pPr>
            <w:r w:rsidRPr="00AA6F55">
              <w:t>ⲛ̀ⲣⲉϥⲉⲣⲡⲉⲑⲛⲁⲛⲉϥ</w:t>
            </w:r>
          </w:p>
          <w:p w14:paraId="41FD25DF" w14:textId="77777777" w:rsidR="00E35F1F" w:rsidRDefault="00E35F1F" w:rsidP="00E35F1F">
            <w:pPr>
              <w:pStyle w:val="CopticVerse"/>
            </w:pPr>
            <w:r w:rsidRPr="00AA6F55">
              <w:t>ⲉⲧⲟⲓ ⲛ̀ⲟⲩⲑⲟ ⲛ̀ⲣⲏϯ</w:t>
            </w:r>
          </w:p>
        </w:tc>
      </w:tr>
      <w:tr w:rsidR="00E35F1F" w14:paraId="379E89D0" w14:textId="77777777" w:rsidTr="00E35F1F">
        <w:trPr>
          <w:cantSplit/>
          <w:jc w:val="center"/>
        </w:trPr>
        <w:tc>
          <w:tcPr>
            <w:tcW w:w="288" w:type="dxa"/>
          </w:tcPr>
          <w:p w14:paraId="2A74835B" w14:textId="77777777" w:rsidR="00E35F1F" w:rsidRDefault="00E35F1F" w:rsidP="00E35F1F">
            <w:pPr>
              <w:pStyle w:val="CopticCross"/>
            </w:pPr>
          </w:p>
        </w:tc>
        <w:tc>
          <w:tcPr>
            <w:tcW w:w="3960" w:type="dxa"/>
          </w:tcPr>
          <w:p w14:paraId="52E0129F" w14:textId="77777777" w:rsidR="00E35F1F" w:rsidRDefault="00E35F1F" w:rsidP="00E35F1F">
            <w:pPr>
              <w:pStyle w:val="EngHang"/>
            </w:pPr>
            <w:r w:rsidRPr="007425E1">
              <w:t xml:space="preserve">For the living </w:t>
            </w:r>
            <w:r>
              <w:t>Logos</w:t>
            </w:r>
          </w:p>
          <w:p w14:paraId="7937526C" w14:textId="77777777" w:rsidR="00E35F1F" w:rsidRDefault="00E35F1F" w:rsidP="00E35F1F">
            <w:pPr>
              <w:pStyle w:val="EngHang"/>
            </w:pPr>
            <w:r>
              <w:t>O</w:t>
            </w:r>
            <w:r w:rsidRPr="007425E1">
              <w:t xml:space="preserve">f God the Father, </w:t>
            </w:r>
          </w:p>
          <w:p w14:paraId="5A61F251" w14:textId="77777777" w:rsidR="00E35F1F" w:rsidRDefault="00E35F1F" w:rsidP="00E35F1F">
            <w:pPr>
              <w:pStyle w:val="EngHang"/>
            </w:pPr>
            <w:r>
              <w:t>W</w:t>
            </w:r>
            <w:r w:rsidRPr="007425E1">
              <w:t>ho came down to give</w:t>
            </w:r>
            <w:r>
              <w:t xml:space="preserve"> the Law</w:t>
            </w:r>
            <w:r w:rsidRPr="007425E1">
              <w:t xml:space="preserve"> </w:t>
            </w:r>
          </w:p>
          <w:p w14:paraId="7A99FBA4" w14:textId="1C5709FF" w:rsidR="00E35F1F" w:rsidRDefault="00E35F1F" w:rsidP="00E35F1F">
            <w:pPr>
              <w:pStyle w:val="EngHangEnd"/>
            </w:pPr>
            <w:r>
              <w:t>O</w:t>
            </w:r>
            <w:r w:rsidR="006B398E">
              <w:t>n Mount Sinai,</w:t>
            </w:r>
          </w:p>
        </w:tc>
        <w:tc>
          <w:tcPr>
            <w:tcW w:w="288" w:type="dxa"/>
          </w:tcPr>
          <w:p w14:paraId="0057CA34" w14:textId="77777777" w:rsidR="00E35F1F" w:rsidRDefault="00E35F1F" w:rsidP="00E35F1F"/>
        </w:tc>
        <w:tc>
          <w:tcPr>
            <w:tcW w:w="288" w:type="dxa"/>
          </w:tcPr>
          <w:p w14:paraId="42F4D7AD" w14:textId="77777777" w:rsidR="00E35F1F" w:rsidRDefault="00E35F1F" w:rsidP="00E35F1F">
            <w:pPr>
              <w:pStyle w:val="CopticCross"/>
            </w:pPr>
          </w:p>
        </w:tc>
        <w:tc>
          <w:tcPr>
            <w:tcW w:w="3960" w:type="dxa"/>
          </w:tcPr>
          <w:p w14:paraId="4602D6D3" w14:textId="77777777" w:rsidR="00E35F1F" w:rsidRDefault="00E35F1F" w:rsidP="00E35F1F">
            <w:pPr>
              <w:pStyle w:val="CopticVersemulti-line"/>
            </w:pPr>
            <w:r w:rsidRPr="00AA6F55">
              <w:t>Ⲡⲓⲗⲟⲅⲟⲥ ⲅⲁⲣ ⲉⲧⲟⲛϧ</w:t>
            </w:r>
          </w:p>
          <w:p w14:paraId="75F82FBF" w14:textId="77777777" w:rsidR="00E35F1F" w:rsidRDefault="00E35F1F" w:rsidP="00E35F1F">
            <w:pPr>
              <w:pStyle w:val="CopticVersemulti-line"/>
            </w:pPr>
            <w:r w:rsidRPr="00AA6F55">
              <w:t>ⲛ̀ⲧⲉ Ⲫϯ Ⲫ̀ⲓⲱⲧ</w:t>
            </w:r>
          </w:p>
          <w:p w14:paraId="4D4C9D16" w14:textId="77777777" w:rsidR="00E35F1F" w:rsidRDefault="00E35F1F" w:rsidP="00E35F1F">
            <w:pPr>
              <w:pStyle w:val="CopticVersemulti-line"/>
            </w:pPr>
            <w:r w:rsidRPr="00AA6F55">
              <w:t>ⲉ̀ⲧⲁϥⲓ̀ ⲉ̀ⲡⲉⲥⲏⲧ ⲉ̀ϯⲛⲟⲙⲟⲥ</w:t>
            </w:r>
          </w:p>
          <w:p w14:paraId="0F3321A6" w14:textId="77777777" w:rsidR="00E35F1F" w:rsidRDefault="00E35F1F" w:rsidP="00E35F1F">
            <w:pPr>
              <w:pStyle w:val="CopticVerse"/>
            </w:pPr>
            <w:r w:rsidRPr="00AA6F55">
              <w:t>ϩⲓϫⲉⲛ ⲡ̀ⲧⲱⲟⲩ ⲛ̀Ⲥⲓⲛⲁ</w:t>
            </w:r>
          </w:p>
        </w:tc>
      </w:tr>
      <w:tr w:rsidR="00E35F1F" w14:paraId="7C89EE39" w14:textId="77777777" w:rsidTr="00E35F1F">
        <w:trPr>
          <w:cantSplit/>
          <w:jc w:val="center"/>
        </w:trPr>
        <w:tc>
          <w:tcPr>
            <w:tcW w:w="288" w:type="dxa"/>
          </w:tcPr>
          <w:p w14:paraId="5819C65B" w14:textId="77777777" w:rsidR="00E35F1F" w:rsidRDefault="00E35F1F" w:rsidP="00E35F1F">
            <w:pPr>
              <w:pStyle w:val="CopticCross"/>
            </w:pPr>
            <w:r w:rsidRPr="00FB5ACB">
              <w:t>¿</w:t>
            </w:r>
          </w:p>
        </w:tc>
        <w:tc>
          <w:tcPr>
            <w:tcW w:w="3960" w:type="dxa"/>
          </w:tcPr>
          <w:p w14:paraId="6FDB6A12" w14:textId="61C6DF50" w:rsidR="00E35F1F" w:rsidRDefault="006B398E" w:rsidP="00E35F1F">
            <w:pPr>
              <w:pStyle w:val="EngHang"/>
            </w:pPr>
            <w:r>
              <w:t>C</w:t>
            </w:r>
            <w:r w:rsidR="00E35F1F">
              <w:t>overed</w:t>
            </w:r>
            <w:r>
              <w:t xml:space="preserve"> the</w:t>
            </w:r>
          </w:p>
          <w:p w14:paraId="4F812CA6" w14:textId="6413CD54" w:rsidR="00E35F1F" w:rsidRDefault="00E35F1F" w:rsidP="00E35F1F">
            <w:pPr>
              <w:pStyle w:val="EngHang"/>
            </w:pPr>
            <w:r>
              <w:t>mountain top</w:t>
            </w:r>
          </w:p>
          <w:p w14:paraId="299ABCBD" w14:textId="77777777" w:rsidR="00E35F1F" w:rsidRDefault="00E35F1F" w:rsidP="00E35F1F">
            <w:pPr>
              <w:pStyle w:val="EngHang"/>
            </w:pPr>
            <w:r>
              <w:t>With smoke and darkness</w:t>
            </w:r>
          </w:p>
          <w:p w14:paraId="30476FBC" w14:textId="77777777" w:rsidR="00E35F1F" w:rsidRDefault="00E35F1F" w:rsidP="00E35F1F">
            <w:pPr>
              <w:pStyle w:val="EngHangEnd"/>
            </w:pPr>
            <w:r>
              <w:t>Darkness, and storm.</w:t>
            </w:r>
          </w:p>
        </w:tc>
        <w:tc>
          <w:tcPr>
            <w:tcW w:w="288" w:type="dxa"/>
          </w:tcPr>
          <w:p w14:paraId="3F96474E" w14:textId="77777777" w:rsidR="00E35F1F" w:rsidRDefault="00E35F1F" w:rsidP="00E35F1F"/>
        </w:tc>
        <w:tc>
          <w:tcPr>
            <w:tcW w:w="288" w:type="dxa"/>
          </w:tcPr>
          <w:p w14:paraId="033A442C" w14:textId="77777777" w:rsidR="00E35F1F" w:rsidRDefault="00E35F1F" w:rsidP="00E35F1F">
            <w:pPr>
              <w:pStyle w:val="CopticCross"/>
            </w:pPr>
            <w:r w:rsidRPr="003D112D">
              <w:t>¿</w:t>
            </w:r>
          </w:p>
        </w:tc>
        <w:tc>
          <w:tcPr>
            <w:tcW w:w="3960" w:type="dxa"/>
          </w:tcPr>
          <w:p w14:paraId="6D55EE60" w14:textId="77777777" w:rsidR="00E35F1F" w:rsidRDefault="00E35F1F" w:rsidP="00E35F1F">
            <w:pPr>
              <w:pStyle w:val="CopticVersemulti-line"/>
            </w:pPr>
            <w:r w:rsidRPr="00AA6F55">
              <w:t>Ⲁϥϩⲱⲃⲥ ⲛ̀ⲧ̀ⲁ̀ⲫⲉ</w:t>
            </w:r>
          </w:p>
          <w:p w14:paraId="14A6C108" w14:textId="77777777" w:rsidR="00E35F1F" w:rsidRDefault="00E35F1F" w:rsidP="00E35F1F">
            <w:pPr>
              <w:pStyle w:val="CopticVersemulti-line"/>
            </w:pPr>
            <w:r w:rsidRPr="00AA6F55">
              <w:t>ⲙ̀ⲡⲓⲧⲱⲟⲩ ϧⲉⲛ ⲟⲩⲭ̀ⲣⲉⲙⲧⲥ</w:t>
            </w:r>
          </w:p>
          <w:p w14:paraId="5C480687" w14:textId="77777777" w:rsidR="00E35F1F" w:rsidRDefault="00E35F1F" w:rsidP="00E35F1F">
            <w:pPr>
              <w:pStyle w:val="CopticVersemulti-line"/>
            </w:pPr>
            <w:r w:rsidRPr="00AA6F55">
              <w:t>ⲛⲉⲙ ⲟⲩⲭⲁⲕⲓ ⲛⲉⲙ ⲟⲩⲅ̀ⲛⲟⲫⲟⲥ</w:t>
            </w:r>
          </w:p>
          <w:p w14:paraId="522F52D7" w14:textId="77777777" w:rsidR="00E35F1F" w:rsidRDefault="00E35F1F" w:rsidP="00E35F1F">
            <w:pPr>
              <w:pStyle w:val="CopticVerse"/>
            </w:pPr>
            <w:r w:rsidRPr="00AA6F55">
              <w:t>ⲛⲉⲙ ⲟⲩⲥⲁⲣⲁⲑⲏⲟⲩ</w:t>
            </w:r>
          </w:p>
        </w:tc>
      </w:tr>
      <w:tr w:rsidR="00E35F1F" w14:paraId="3905EAC4" w14:textId="77777777" w:rsidTr="00E35F1F">
        <w:trPr>
          <w:cantSplit/>
          <w:jc w:val="center"/>
        </w:trPr>
        <w:tc>
          <w:tcPr>
            <w:tcW w:w="288" w:type="dxa"/>
          </w:tcPr>
          <w:p w14:paraId="52850508" w14:textId="77777777" w:rsidR="00E35F1F" w:rsidRDefault="00E35F1F" w:rsidP="00E35F1F">
            <w:pPr>
              <w:pStyle w:val="CopticCross"/>
            </w:pPr>
          </w:p>
        </w:tc>
        <w:tc>
          <w:tcPr>
            <w:tcW w:w="3960" w:type="dxa"/>
          </w:tcPr>
          <w:p w14:paraId="541ED55A" w14:textId="77777777" w:rsidR="00E35F1F" w:rsidRDefault="00E35F1F" w:rsidP="00E35F1F">
            <w:pPr>
              <w:pStyle w:val="EngHang"/>
            </w:pPr>
            <w:r w:rsidRPr="007425E1">
              <w:t xml:space="preserve">Through the sound </w:t>
            </w:r>
          </w:p>
          <w:p w14:paraId="3DEBC88B" w14:textId="77777777" w:rsidR="00E35F1F" w:rsidRDefault="00E35F1F" w:rsidP="00E35F1F">
            <w:pPr>
              <w:pStyle w:val="EngHang"/>
            </w:pPr>
            <w:r>
              <w:t>Of the trumpets,</w:t>
            </w:r>
          </w:p>
          <w:p w14:paraId="19795716" w14:textId="77777777" w:rsidR="00E35F1F" w:rsidRPr="007425E1" w:rsidRDefault="00E35F1F" w:rsidP="00E35F1F">
            <w:pPr>
              <w:pStyle w:val="EngHang"/>
            </w:pPr>
            <w:r>
              <w:t>H</w:t>
            </w:r>
            <w:r w:rsidRPr="007425E1">
              <w:t xml:space="preserve">e taught those </w:t>
            </w:r>
          </w:p>
          <w:p w14:paraId="5F0EB19F" w14:textId="77777777" w:rsidR="00E35F1F" w:rsidRDefault="00E35F1F" w:rsidP="00E35F1F">
            <w:pPr>
              <w:pStyle w:val="EngHangEnd"/>
            </w:pPr>
            <w:r>
              <w:t>Who stood there in fear</w:t>
            </w:r>
            <w:r w:rsidRPr="007425E1">
              <w:t>.</w:t>
            </w:r>
          </w:p>
        </w:tc>
        <w:tc>
          <w:tcPr>
            <w:tcW w:w="288" w:type="dxa"/>
          </w:tcPr>
          <w:p w14:paraId="51C0F74E" w14:textId="77777777" w:rsidR="00E35F1F" w:rsidRDefault="00E35F1F" w:rsidP="00E35F1F"/>
        </w:tc>
        <w:tc>
          <w:tcPr>
            <w:tcW w:w="288" w:type="dxa"/>
          </w:tcPr>
          <w:p w14:paraId="72DC3D4E" w14:textId="77777777" w:rsidR="00E35F1F" w:rsidRDefault="00E35F1F" w:rsidP="00E35F1F">
            <w:pPr>
              <w:pStyle w:val="CopticCross"/>
            </w:pPr>
          </w:p>
        </w:tc>
        <w:tc>
          <w:tcPr>
            <w:tcW w:w="3960" w:type="dxa"/>
          </w:tcPr>
          <w:p w14:paraId="0628CE9A" w14:textId="77777777" w:rsidR="00E35F1F" w:rsidRDefault="00E35F1F" w:rsidP="00E35F1F">
            <w:pPr>
              <w:pStyle w:val="CopticVersemulti-line"/>
            </w:pPr>
            <w:r w:rsidRPr="00AA6F55">
              <w:t>Ⲁϥϩⲱⲃⲥ ⲛ̀ⲧ̀ⲁ̀ⲫⲉ</w:t>
            </w:r>
          </w:p>
          <w:p w14:paraId="668AA7C2" w14:textId="77777777" w:rsidR="00E35F1F" w:rsidRDefault="00E35F1F" w:rsidP="00E35F1F">
            <w:pPr>
              <w:pStyle w:val="CopticVersemulti-line"/>
            </w:pPr>
            <w:r w:rsidRPr="00AA6F55">
              <w:t>ⲙ̀ⲡⲓⲧⲱⲟⲩ ϧⲉⲛ ⲟⲩⲭ̀ⲣⲉⲙⲧⲥ</w:t>
            </w:r>
          </w:p>
          <w:p w14:paraId="7052B80E" w14:textId="77777777" w:rsidR="00E35F1F" w:rsidRDefault="00E35F1F" w:rsidP="00E35F1F">
            <w:pPr>
              <w:pStyle w:val="CopticVersemulti-line"/>
            </w:pPr>
            <w:r w:rsidRPr="00AA6F55">
              <w:t>ⲛⲉⲙ ⲟⲩⲭⲁⲕⲓ ⲛⲉⲙ ⲟⲩⲅ̀ⲛⲟⲫⲟⲥ</w:t>
            </w:r>
          </w:p>
          <w:p w14:paraId="306BF795" w14:textId="77777777" w:rsidR="00E35F1F" w:rsidRDefault="00E35F1F" w:rsidP="00E35F1F">
            <w:pPr>
              <w:pStyle w:val="CopticVerse"/>
            </w:pPr>
            <w:r w:rsidRPr="00AA6F55">
              <w:t>ⲛⲉⲙ ⲟⲩⲥⲁⲣⲁⲑⲏⲟⲩ</w:t>
            </w:r>
          </w:p>
        </w:tc>
      </w:tr>
      <w:tr w:rsidR="00E35F1F" w14:paraId="29800FBD" w14:textId="77777777" w:rsidTr="00E35F1F">
        <w:trPr>
          <w:cantSplit/>
          <w:jc w:val="center"/>
        </w:trPr>
        <w:tc>
          <w:tcPr>
            <w:tcW w:w="288" w:type="dxa"/>
          </w:tcPr>
          <w:p w14:paraId="330C40AA" w14:textId="77777777" w:rsidR="00E35F1F" w:rsidRDefault="00E35F1F" w:rsidP="00E35F1F">
            <w:pPr>
              <w:pStyle w:val="CopticCross"/>
            </w:pPr>
            <w:r w:rsidRPr="00FB5ACB">
              <w:lastRenderedPageBreak/>
              <w:t>¿</w:t>
            </w:r>
          </w:p>
        </w:tc>
        <w:tc>
          <w:tcPr>
            <w:tcW w:w="3960" w:type="dxa"/>
          </w:tcPr>
          <w:p w14:paraId="78197CF7" w14:textId="77777777" w:rsidR="00E35F1F" w:rsidRDefault="00E35F1F" w:rsidP="00E35F1F">
            <w:pPr>
              <w:pStyle w:val="EngHang"/>
            </w:pPr>
            <w:r w:rsidRPr="007425E1">
              <w:t xml:space="preserve">He came down upon you, </w:t>
            </w:r>
          </w:p>
          <w:p w14:paraId="04DC0D50" w14:textId="77777777" w:rsidR="00E35F1F" w:rsidRDefault="00E35F1F" w:rsidP="00E35F1F">
            <w:pPr>
              <w:pStyle w:val="EngHang"/>
            </w:pPr>
            <w:r w:rsidRPr="007425E1">
              <w:t xml:space="preserve">O rational mountain, </w:t>
            </w:r>
          </w:p>
          <w:p w14:paraId="08F77A07" w14:textId="77777777" w:rsidR="00E35F1F" w:rsidRDefault="00E35F1F" w:rsidP="00E35F1F">
            <w:pPr>
              <w:pStyle w:val="EngHang"/>
            </w:pPr>
            <w:r>
              <w:t>I</w:t>
            </w:r>
            <w:r w:rsidRPr="007425E1">
              <w:t xml:space="preserve">n gentleness </w:t>
            </w:r>
          </w:p>
          <w:p w14:paraId="1911085B" w14:textId="77777777" w:rsidR="00E35F1F" w:rsidRDefault="00E35F1F" w:rsidP="00E35F1F">
            <w:pPr>
              <w:pStyle w:val="EngHangEnd"/>
            </w:pPr>
            <w:r>
              <w:t>A</w:t>
            </w:r>
            <w:r w:rsidRPr="007425E1">
              <w:t>nd love for mankind:</w:t>
            </w:r>
          </w:p>
        </w:tc>
        <w:tc>
          <w:tcPr>
            <w:tcW w:w="288" w:type="dxa"/>
          </w:tcPr>
          <w:p w14:paraId="3D7A4C2C" w14:textId="77777777" w:rsidR="00E35F1F" w:rsidRDefault="00E35F1F" w:rsidP="00E35F1F"/>
        </w:tc>
        <w:tc>
          <w:tcPr>
            <w:tcW w:w="288" w:type="dxa"/>
          </w:tcPr>
          <w:p w14:paraId="17C907E8" w14:textId="77777777" w:rsidR="00E35F1F" w:rsidRDefault="00E35F1F" w:rsidP="00E35F1F">
            <w:pPr>
              <w:pStyle w:val="CopticCross"/>
            </w:pPr>
            <w:r w:rsidRPr="003D112D">
              <w:t>¿</w:t>
            </w:r>
          </w:p>
        </w:tc>
        <w:tc>
          <w:tcPr>
            <w:tcW w:w="3960" w:type="dxa"/>
          </w:tcPr>
          <w:p w14:paraId="1641138B" w14:textId="77777777" w:rsidR="00E35F1F" w:rsidRDefault="00E35F1F" w:rsidP="00E35F1F">
            <w:pPr>
              <w:pStyle w:val="CopticVersemulti-line"/>
            </w:pPr>
            <w:r w:rsidRPr="00AA6F55">
              <w:t>Ⲉ̀ⲃⲟⲗϩⲓⲧⲉⲛ ϯⲥ̀ⲙⲏ</w:t>
            </w:r>
          </w:p>
          <w:p w14:paraId="5997812E" w14:textId="77777777" w:rsidR="00E35F1F" w:rsidRDefault="00E35F1F" w:rsidP="00E35F1F">
            <w:pPr>
              <w:pStyle w:val="CopticVersemulti-line"/>
            </w:pPr>
            <w:r w:rsidRPr="00AA6F55">
              <w:t>ⲛ̀ⲧⲉ ϩⲁⲛⲥⲁⲗⲡⲓⲅⲅⲟⲥ</w:t>
            </w:r>
          </w:p>
          <w:p w14:paraId="244398B4" w14:textId="77777777" w:rsidR="00E35F1F" w:rsidRDefault="00E35F1F" w:rsidP="00E35F1F">
            <w:pPr>
              <w:pStyle w:val="CopticVersemulti-line"/>
            </w:pPr>
            <w:r w:rsidRPr="00AA6F55">
              <w:t>ⲛⲁϥϯⲥ̀ⲃⲱ ϧⲉⲛ ⲟⲩϩⲟϯ</w:t>
            </w:r>
          </w:p>
          <w:p w14:paraId="504606CF" w14:textId="77777777" w:rsidR="00E35F1F" w:rsidRDefault="00E35F1F" w:rsidP="00E35F1F">
            <w:pPr>
              <w:pStyle w:val="CopticVerse"/>
            </w:pPr>
            <w:r w:rsidRPr="00AA6F55">
              <w:t>ⲛ̀ⲛⲏⲉⲧⲟ̀ϩⲓ ⲉ̀ⲣⲁⲧⲟⲩ</w:t>
            </w:r>
          </w:p>
        </w:tc>
      </w:tr>
      <w:tr w:rsidR="00E35F1F" w14:paraId="0EABDA99" w14:textId="77777777" w:rsidTr="00E35F1F">
        <w:trPr>
          <w:cantSplit/>
          <w:jc w:val="center"/>
        </w:trPr>
        <w:tc>
          <w:tcPr>
            <w:tcW w:w="288" w:type="dxa"/>
          </w:tcPr>
          <w:p w14:paraId="30E885A6" w14:textId="77777777" w:rsidR="00E35F1F" w:rsidRDefault="00E35F1F" w:rsidP="00E35F1F">
            <w:pPr>
              <w:pStyle w:val="CopticCross"/>
            </w:pPr>
          </w:p>
        </w:tc>
        <w:tc>
          <w:tcPr>
            <w:tcW w:w="3960" w:type="dxa"/>
          </w:tcPr>
          <w:p w14:paraId="635C0FCA" w14:textId="77777777" w:rsidR="00E35F1F" w:rsidRDefault="00E35F1F" w:rsidP="00E35F1F">
            <w:pPr>
              <w:pStyle w:val="EngHang"/>
            </w:pPr>
            <w:r>
              <w:t>And</w:t>
            </w:r>
            <w:r w:rsidRPr="007425E1">
              <w:t xml:space="preserve"> in this manner</w:t>
            </w:r>
            <w:r>
              <w:t>,</w:t>
            </w:r>
          </w:p>
          <w:p w14:paraId="5DD69418" w14:textId="77777777" w:rsidR="00E35F1F" w:rsidRDefault="00E35F1F" w:rsidP="00E35F1F">
            <w:pPr>
              <w:pStyle w:val="EngHang"/>
            </w:pPr>
            <w:r w:rsidRPr="007425E1">
              <w:t xml:space="preserve">He was incarnate of you, </w:t>
            </w:r>
          </w:p>
          <w:p w14:paraId="0BFC4326" w14:textId="77777777" w:rsidR="00E35F1F" w:rsidRDefault="00E35F1F" w:rsidP="00E35F1F">
            <w:pPr>
              <w:pStyle w:val="EngHang"/>
            </w:pPr>
            <w:r>
              <w:t>Without change,</w:t>
            </w:r>
          </w:p>
          <w:p w14:paraId="67A8C7E4" w14:textId="77777777" w:rsidR="00E35F1F" w:rsidRDefault="00E35F1F" w:rsidP="00E35F1F">
            <w:pPr>
              <w:pStyle w:val="EngHangEnd"/>
            </w:pPr>
            <w:r>
              <w:t>W</w:t>
            </w:r>
            <w:r w:rsidRPr="007425E1">
              <w:t>ith a rational body.</w:t>
            </w:r>
          </w:p>
        </w:tc>
        <w:tc>
          <w:tcPr>
            <w:tcW w:w="288" w:type="dxa"/>
          </w:tcPr>
          <w:p w14:paraId="510973C8" w14:textId="77777777" w:rsidR="00E35F1F" w:rsidRDefault="00E35F1F" w:rsidP="00E35F1F"/>
        </w:tc>
        <w:tc>
          <w:tcPr>
            <w:tcW w:w="288" w:type="dxa"/>
          </w:tcPr>
          <w:p w14:paraId="72ABA675" w14:textId="77777777" w:rsidR="00E35F1F" w:rsidRDefault="00E35F1F" w:rsidP="00E35F1F">
            <w:pPr>
              <w:pStyle w:val="CopticCross"/>
            </w:pPr>
          </w:p>
        </w:tc>
        <w:tc>
          <w:tcPr>
            <w:tcW w:w="3960" w:type="dxa"/>
          </w:tcPr>
          <w:p w14:paraId="3E1DB870" w14:textId="77777777" w:rsidR="00E35F1F" w:rsidRDefault="00E35F1F" w:rsidP="00E35F1F">
            <w:pPr>
              <w:pStyle w:val="CopticVersemulti-line"/>
            </w:pPr>
            <w:r w:rsidRPr="00AA6F55">
              <w:t>Ⲛ̀ⲑⲟϥ ⲟⲛ ⲁϥⲓ̀ ⲉ̀ⲡⲉⲥⲏⲧ ⲉ̀ϫⲱ</w:t>
            </w:r>
          </w:p>
          <w:p w14:paraId="153963C0" w14:textId="77777777" w:rsidR="00E35F1F" w:rsidRDefault="00E35F1F" w:rsidP="00E35F1F">
            <w:pPr>
              <w:pStyle w:val="CopticVersemulti-line"/>
            </w:pPr>
            <w:r w:rsidRPr="00AA6F55">
              <w:t xml:space="preserve">ϧⲁ ⲡⲓⲧⲱⲟⲩ </w:t>
            </w:r>
            <w:r>
              <w:t>ⲛ̀ⲗⲟⲅⲓⲕⲟ</w:t>
            </w:r>
          </w:p>
          <w:p w14:paraId="55B48607" w14:textId="77777777" w:rsidR="00E35F1F" w:rsidRDefault="00E35F1F" w:rsidP="00E35F1F">
            <w:pPr>
              <w:pStyle w:val="CopticVersemulti-line"/>
            </w:pPr>
            <w:r w:rsidRPr="00AA6F55">
              <w:t xml:space="preserve"> ϧⲉⲛ ⲟⲩⲙⲉⲧⲣⲉⲙⲣⲁⲩϣ</w:t>
            </w:r>
          </w:p>
          <w:p w14:paraId="0986AD1D" w14:textId="77777777" w:rsidR="00E35F1F" w:rsidRDefault="00E35F1F" w:rsidP="00E35F1F">
            <w:pPr>
              <w:pStyle w:val="CopticVerse"/>
            </w:pPr>
            <w:r w:rsidRPr="00AA6F55">
              <w:t>ⲛⲉⲙ ⲟⲩⲙⲉⲧⲙⲁⲓⲣⲱⲙⲓ</w:t>
            </w:r>
          </w:p>
        </w:tc>
      </w:tr>
      <w:tr w:rsidR="00E35F1F" w14:paraId="64CC3E7B" w14:textId="77777777" w:rsidTr="00E35F1F">
        <w:trPr>
          <w:cantSplit/>
          <w:jc w:val="center"/>
        </w:trPr>
        <w:tc>
          <w:tcPr>
            <w:tcW w:w="288" w:type="dxa"/>
          </w:tcPr>
          <w:p w14:paraId="71EDE7BC" w14:textId="77777777" w:rsidR="00E35F1F" w:rsidRDefault="00E35F1F" w:rsidP="00E35F1F">
            <w:pPr>
              <w:pStyle w:val="CopticCross"/>
            </w:pPr>
            <w:r w:rsidRPr="00FB5ACB">
              <w:t>¿</w:t>
            </w:r>
          </w:p>
        </w:tc>
        <w:tc>
          <w:tcPr>
            <w:tcW w:w="3960" w:type="dxa"/>
          </w:tcPr>
          <w:p w14:paraId="4EE0146D" w14:textId="77777777" w:rsidR="00E35F1F" w:rsidRDefault="00E35F1F" w:rsidP="006B398E">
            <w:pPr>
              <w:pStyle w:val="EngHang"/>
            </w:pPr>
            <w:r>
              <w:t>Perfectly</w:t>
            </w:r>
          </w:p>
          <w:p w14:paraId="057C80A1" w14:textId="77777777" w:rsidR="00E35F1F" w:rsidRDefault="00E35F1F" w:rsidP="006B398E">
            <w:pPr>
              <w:pStyle w:val="EngHang"/>
            </w:pPr>
            <w:r>
              <w:t>Consubstantial with us,</w:t>
            </w:r>
          </w:p>
          <w:p w14:paraId="145F4A9A" w14:textId="77777777" w:rsidR="00E35F1F" w:rsidRDefault="00E35F1F" w:rsidP="006B398E">
            <w:pPr>
              <w:pStyle w:val="EngHang"/>
            </w:pPr>
            <w:r>
              <w:t>And one with His mother,</w:t>
            </w:r>
          </w:p>
          <w:p w14:paraId="26BDAC92" w14:textId="77777777" w:rsidR="00E35F1F" w:rsidRDefault="00E35F1F" w:rsidP="006B398E">
            <w:pPr>
              <w:pStyle w:val="EngHangEnd"/>
            </w:pPr>
            <w:r w:rsidRPr="006B398E">
              <w:t>With</w:t>
            </w:r>
            <w:r>
              <w:t xml:space="preserve"> a rational soul.</w:t>
            </w:r>
          </w:p>
        </w:tc>
        <w:tc>
          <w:tcPr>
            <w:tcW w:w="288" w:type="dxa"/>
          </w:tcPr>
          <w:p w14:paraId="55922079" w14:textId="77777777" w:rsidR="00E35F1F" w:rsidRDefault="00E35F1F" w:rsidP="00E35F1F"/>
        </w:tc>
        <w:tc>
          <w:tcPr>
            <w:tcW w:w="288" w:type="dxa"/>
          </w:tcPr>
          <w:p w14:paraId="61F4AE14" w14:textId="77777777" w:rsidR="00E35F1F" w:rsidRDefault="00E35F1F" w:rsidP="00E35F1F">
            <w:pPr>
              <w:pStyle w:val="CopticCross"/>
            </w:pPr>
            <w:r w:rsidRPr="003D112D">
              <w:t>¿</w:t>
            </w:r>
          </w:p>
        </w:tc>
        <w:tc>
          <w:tcPr>
            <w:tcW w:w="3960" w:type="dxa"/>
          </w:tcPr>
          <w:p w14:paraId="02C7133B" w14:textId="77777777" w:rsidR="00E35F1F" w:rsidRDefault="00E35F1F" w:rsidP="00E35F1F">
            <w:pPr>
              <w:pStyle w:val="CopticVersemulti-line"/>
            </w:pPr>
            <w:r w:rsidRPr="00AA6F55">
              <w:t>Ⲛ̀ⲟ̀ⲙⲟⲟⲩⲥⲓⲟⲥ ⲛⲉⲙⲁⲛ</w:t>
            </w:r>
          </w:p>
          <w:p w14:paraId="2A39695F" w14:textId="77777777" w:rsidR="00E35F1F" w:rsidRDefault="00E35F1F" w:rsidP="00E35F1F">
            <w:pPr>
              <w:pStyle w:val="CopticVersemulti-line"/>
            </w:pPr>
            <w:r w:rsidRPr="00AA6F55">
              <w:t>ⲉⲥϫⲏⲕ ⲉ̀ⲃⲟⲗ</w:t>
            </w:r>
          </w:p>
          <w:p w14:paraId="778C180F" w14:textId="77777777" w:rsidR="00E35F1F" w:rsidRDefault="00E35F1F" w:rsidP="00E35F1F">
            <w:pPr>
              <w:pStyle w:val="CopticVersemulti-line"/>
            </w:pPr>
            <w:r w:rsidRPr="00AA6F55">
              <w:t>ⲉ̀ⲟⲩⲟⲛ ⲛ̀ⲧⲁⲥ ⲙ̀ⲙⲁⲩ</w:t>
            </w:r>
          </w:p>
          <w:p w14:paraId="5483F148" w14:textId="77777777" w:rsidR="00E35F1F" w:rsidRDefault="00E35F1F" w:rsidP="00E35F1F">
            <w:pPr>
              <w:pStyle w:val="CopticVerse"/>
            </w:pPr>
            <w:r w:rsidRPr="00AA6F55">
              <w:t>ⲛ̀ⲟⲩⲯⲩⲭⲏ ⲛ̀ⲛⲟⲏ̀ⲣⲁ</w:t>
            </w:r>
          </w:p>
        </w:tc>
      </w:tr>
      <w:tr w:rsidR="00E35F1F" w14:paraId="78402C78" w14:textId="77777777" w:rsidTr="00E35F1F">
        <w:trPr>
          <w:cantSplit/>
          <w:jc w:val="center"/>
        </w:trPr>
        <w:tc>
          <w:tcPr>
            <w:tcW w:w="288" w:type="dxa"/>
          </w:tcPr>
          <w:p w14:paraId="0A85E109" w14:textId="77777777" w:rsidR="00E35F1F" w:rsidRDefault="00E35F1F" w:rsidP="00E35F1F">
            <w:pPr>
              <w:pStyle w:val="CopticCross"/>
            </w:pPr>
          </w:p>
        </w:tc>
        <w:tc>
          <w:tcPr>
            <w:tcW w:w="3960" w:type="dxa"/>
          </w:tcPr>
          <w:p w14:paraId="4D16BC68" w14:textId="77777777" w:rsidR="00E35F1F" w:rsidRDefault="00E35F1F" w:rsidP="00E35F1F">
            <w:pPr>
              <w:pStyle w:val="EngHang"/>
            </w:pPr>
            <w:r w:rsidRPr="007425E1">
              <w:t>He remained God</w:t>
            </w:r>
            <w:r>
              <w:t>,</w:t>
            </w:r>
          </w:p>
          <w:p w14:paraId="7C46CD13" w14:textId="77777777" w:rsidR="00E35F1F" w:rsidRDefault="00E35F1F" w:rsidP="00E35F1F">
            <w:pPr>
              <w:pStyle w:val="EngHang"/>
            </w:pPr>
            <w:r>
              <w:t>At all times</w:t>
            </w:r>
            <w:r w:rsidRPr="007425E1">
              <w:t xml:space="preserve">, </w:t>
            </w:r>
          </w:p>
          <w:p w14:paraId="4336564D" w14:textId="77777777" w:rsidR="00E35F1F" w:rsidRDefault="00E35F1F" w:rsidP="00E35F1F">
            <w:pPr>
              <w:pStyle w:val="EngHang"/>
            </w:pPr>
            <w:r>
              <w:t>I</w:t>
            </w:r>
            <w:r w:rsidRPr="007425E1">
              <w:t xml:space="preserve">n </w:t>
            </w:r>
            <w:r>
              <w:t>His own S</w:t>
            </w:r>
            <w:r w:rsidRPr="007425E1">
              <w:t xml:space="preserve">elf, </w:t>
            </w:r>
          </w:p>
          <w:p w14:paraId="1699A051" w14:textId="77777777" w:rsidR="00E35F1F" w:rsidRDefault="00E35F1F" w:rsidP="00E35F1F">
            <w:pPr>
              <w:pStyle w:val="EngHangEnd"/>
            </w:pPr>
            <w:r>
              <w:t>A</w:t>
            </w:r>
            <w:r w:rsidRPr="007425E1">
              <w:t xml:space="preserve">nd became </w:t>
            </w:r>
            <w:commentRangeStart w:id="872"/>
            <w:r w:rsidRPr="007425E1">
              <w:t xml:space="preserve">perfect </w:t>
            </w:r>
            <w:commentRangeEnd w:id="872"/>
            <w:r>
              <w:rPr>
                <w:rStyle w:val="CommentReference"/>
              </w:rPr>
              <w:commentReference w:id="872"/>
            </w:r>
            <w:r w:rsidRPr="007425E1">
              <w:t>man;</w:t>
            </w:r>
          </w:p>
        </w:tc>
        <w:tc>
          <w:tcPr>
            <w:tcW w:w="288" w:type="dxa"/>
          </w:tcPr>
          <w:p w14:paraId="1EA7FCD3" w14:textId="77777777" w:rsidR="00E35F1F" w:rsidRDefault="00E35F1F" w:rsidP="00E35F1F"/>
        </w:tc>
        <w:tc>
          <w:tcPr>
            <w:tcW w:w="288" w:type="dxa"/>
          </w:tcPr>
          <w:p w14:paraId="2D9AE360" w14:textId="77777777" w:rsidR="00E35F1F" w:rsidRDefault="00E35F1F" w:rsidP="00E35F1F">
            <w:pPr>
              <w:pStyle w:val="CopticCross"/>
            </w:pPr>
          </w:p>
        </w:tc>
        <w:tc>
          <w:tcPr>
            <w:tcW w:w="3960" w:type="dxa"/>
          </w:tcPr>
          <w:p w14:paraId="2A11A09C" w14:textId="77777777" w:rsidR="00E35F1F" w:rsidRDefault="00E35F1F" w:rsidP="00E35F1F">
            <w:pPr>
              <w:pStyle w:val="CopticVersemulti-line"/>
            </w:pPr>
            <w:r w:rsidRPr="00AA6F55">
              <w:t>Ⲁϥⲟ̀ϩⲓ ⲉϥⲟⲓ ⲛ̀ⲛⲟⲩϯ</w:t>
            </w:r>
          </w:p>
          <w:p w14:paraId="014B4622" w14:textId="77777777" w:rsidR="00E35F1F" w:rsidRDefault="00E35F1F" w:rsidP="00E35F1F">
            <w:pPr>
              <w:pStyle w:val="CopticVersemulti-line"/>
            </w:pPr>
            <w:r w:rsidRPr="00AA6F55">
              <w:t>ϧⲉⲛ ⲫⲏⲉ̀ⲛⲁϥⲟⲓ ⲙ̀ⲙⲟϥ</w:t>
            </w:r>
          </w:p>
          <w:p w14:paraId="3FCE4870" w14:textId="77777777" w:rsidR="00E35F1F" w:rsidRDefault="00E35F1F" w:rsidP="00E35F1F">
            <w:pPr>
              <w:pStyle w:val="CopticVersemulti-line"/>
            </w:pPr>
            <w:r w:rsidRPr="00AA6F55">
              <w:t>ⲟⲩⲟϩ ⲁϥϣⲱⲡⲓ ⲛ̀ⲣⲱⲙⲓ</w:t>
            </w:r>
          </w:p>
          <w:p w14:paraId="67BDD278" w14:textId="77777777" w:rsidR="00E35F1F" w:rsidRDefault="00E35F1F" w:rsidP="00E35F1F">
            <w:pPr>
              <w:pStyle w:val="CopticVerse"/>
            </w:pPr>
            <w:r w:rsidRPr="00AA6F55">
              <w:t>ⲛ̀ⲧⲉⲗⲓⲟⲥ</w:t>
            </w:r>
          </w:p>
        </w:tc>
      </w:tr>
      <w:tr w:rsidR="00E35F1F" w14:paraId="68050CC5" w14:textId="77777777" w:rsidTr="00E35F1F">
        <w:trPr>
          <w:cantSplit/>
          <w:jc w:val="center"/>
        </w:trPr>
        <w:tc>
          <w:tcPr>
            <w:tcW w:w="288" w:type="dxa"/>
          </w:tcPr>
          <w:p w14:paraId="50F6E07E" w14:textId="77777777" w:rsidR="00E35F1F" w:rsidRDefault="00E35F1F" w:rsidP="00E35F1F">
            <w:pPr>
              <w:pStyle w:val="CopticCross"/>
            </w:pPr>
            <w:r w:rsidRPr="00FB5ACB">
              <w:t>¿</w:t>
            </w:r>
          </w:p>
        </w:tc>
        <w:tc>
          <w:tcPr>
            <w:tcW w:w="3960" w:type="dxa"/>
          </w:tcPr>
          <w:p w14:paraId="2A0F2701" w14:textId="77777777" w:rsidR="00E35F1F" w:rsidRDefault="00E35F1F" w:rsidP="00E35F1F">
            <w:pPr>
              <w:pStyle w:val="EngHang"/>
            </w:pPr>
            <w:r w:rsidRPr="007425E1">
              <w:t xml:space="preserve">In order that </w:t>
            </w:r>
            <w:r>
              <w:t>H</w:t>
            </w:r>
            <w:r w:rsidRPr="007425E1">
              <w:t xml:space="preserve">e </w:t>
            </w:r>
            <w:r>
              <w:t>might</w:t>
            </w:r>
          </w:p>
          <w:p w14:paraId="2258140D" w14:textId="77777777" w:rsidR="00E35F1F" w:rsidRDefault="00E35F1F" w:rsidP="00E35F1F">
            <w:pPr>
              <w:pStyle w:val="EngHang"/>
            </w:pPr>
            <w:r>
              <w:t>L</w:t>
            </w:r>
            <w:r w:rsidRPr="007425E1">
              <w:t>oose the iniquity</w:t>
            </w:r>
            <w:r>
              <w:t xml:space="preserve"> o</w:t>
            </w:r>
            <w:r w:rsidRPr="007425E1">
              <w:t xml:space="preserve">f Adam </w:t>
            </w:r>
          </w:p>
          <w:p w14:paraId="28060387" w14:textId="77777777" w:rsidR="00E35F1F" w:rsidRDefault="00E35F1F" w:rsidP="00E35F1F">
            <w:pPr>
              <w:pStyle w:val="EngHang"/>
            </w:pPr>
            <w:r>
              <w:t>A</w:t>
            </w:r>
            <w:r w:rsidRPr="007425E1">
              <w:t xml:space="preserve">nd save him </w:t>
            </w:r>
          </w:p>
          <w:p w14:paraId="09C20C7E" w14:textId="77777777" w:rsidR="00E35F1F" w:rsidRDefault="00E35F1F" w:rsidP="00E35F1F">
            <w:pPr>
              <w:pStyle w:val="EngHangEnd"/>
            </w:pPr>
            <w:r>
              <w:t>Who had</w:t>
            </w:r>
            <w:r w:rsidRPr="007425E1">
              <w:t xml:space="preserve"> perished;</w:t>
            </w:r>
          </w:p>
        </w:tc>
        <w:tc>
          <w:tcPr>
            <w:tcW w:w="288" w:type="dxa"/>
          </w:tcPr>
          <w:p w14:paraId="7465E4F5" w14:textId="77777777" w:rsidR="00E35F1F" w:rsidRDefault="00E35F1F" w:rsidP="00E35F1F"/>
        </w:tc>
        <w:tc>
          <w:tcPr>
            <w:tcW w:w="288" w:type="dxa"/>
          </w:tcPr>
          <w:p w14:paraId="040D8B23" w14:textId="77777777" w:rsidR="00E35F1F" w:rsidRDefault="00E35F1F" w:rsidP="00E35F1F">
            <w:pPr>
              <w:pStyle w:val="CopticCross"/>
            </w:pPr>
            <w:r w:rsidRPr="003D112D">
              <w:t>¿</w:t>
            </w:r>
          </w:p>
        </w:tc>
        <w:tc>
          <w:tcPr>
            <w:tcW w:w="3960" w:type="dxa"/>
          </w:tcPr>
          <w:p w14:paraId="169F6235" w14:textId="77777777" w:rsidR="00E35F1F" w:rsidRDefault="00E35F1F" w:rsidP="00E35F1F">
            <w:pPr>
              <w:pStyle w:val="CopticVersemulti-line"/>
            </w:pPr>
            <w:r w:rsidRPr="00AA6F55">
              <w:t>Ϩⲓⲛⲁ ⲛ̀ⲧⲉϥⲃⲱⲗ ⲉ̀ⲃⲟⲗ</w:t>
            </w:r>
          </w:p>
          <w:p w14:paraId="7B875056" w14:textId="77777777" w:rsidR="00E35F1F" w:rsidRDefault="00E35F1F" w:rsidP="00E35F1F">
            <w:pPr>
              <w:pStyle w:val="CopticVersemulti-line"/>
            </w:pPr>
            <w:r w:rsidRPr="00AA6F55">
              <w:t>ⲙ̀ⲡⲁⲣⲁⲡ̀ⲧⲱⲙⲁ ⲛ̀Ⲁⲇⲁⲙ</w:t>
            </w:r>
          </w:p>
          <w:p w14:paraId="1121DF38" w14:textId="77777777" w:rsidR="00E35F1F" w:rsidRDefault="00E35F1F" w:rsidP="00E35F1F">
            <w:pPr>
              <w:pStyle w:val="CopticVersemulti-line"/>
            </w:pPr>
            <w:r w:rsidRPr="00AA6F55">
              <w:t>ⲟⲩⲟϩ ⲛ̀ⲧⲉϥⲥⲱϯ</w:t>
            </w:r>
          </w:p>
          <w:p w14:paraId="5B7D1114" w14:textId="77777777" w:rsidR="00E35F1F" w:rsidRDefault="00E35F1F" w:rsidP="00E35F1F">
            <w:pPr>
              <w:pStyle w:val="CopticVerse"/>
            </w:pPr>
            <w:r w:rsidRPr="00AA6F55">
              <w:t>ⲙ̀ⲫⲏⲉ̀ⲧⲁϥⲧⲁⲕⲟ</w:t>
            </w:r>
          </w:p>
        </w:tc>
      </w:tr>
      <w:tr w:rsidR="00E35F1F" w14:paraId="5A7E8E19" w14:textId="77777777" w:rsidTr="00E35F1F">
        <w:trPr>
          <w:cantSplit/>
          <w:jc w:val="center"/>
        </w:trPr>
        <w:tc>
          <w:tcPr>
            <w:tcW w:w="288" w:type="dxa"/>
          </w:tcPr>
          <w:p w14:paraId="24C7DFF9" w14:textId="77777777" w:rsidR="00E35F1F" w:rsidRDefault="00E35F1F" w:rsidP="00E35F1F">
            <w:pPr>
              <w:pStyle w:val="CopticCross"/>
            </w:pPr>
          </w:p>
        </w:tc>
        <w:tc>
          <w:tcPr>
            <w:tcW w:w="3960" w:type="dxa"/>
          </w:tcPr>
          <w:p w14:paraId="22E81758" w14:textId="77777777" w:rsidR="00E35F1F" w:rsidRDefault="00E35F1F" w:rsidP="00E35F1F">
            <w:pPr>
              <w:pStyle w:val="EngHang"/>
            </w:pPr>
            <w:r w:rsidRPr="007425E1">
              <w:t>That He may make him</w:t>
            </w:r>
            <w:r>
              <w:t xml:space="preserve"> a citizen,</w:t>
            </w:r>
          </w:p>
          <w:p w14:paraId="3CD4542D" w14:textId="77777777" w:rsidR="00E35F1F" w:rsidRDefault="00E35F1F" w:rsidP="00E35F1F">
            <w:pPr>
              <w:pStyle w:val="EngHang"/>
            </w:pPr>
            <w:r>
              <w:t xml:space="preserve"> O</w:t>
            </w:r>
            <w:r w:rsidRPr="007425E1">
              <w:t xml:space="preserve">f the heavens above, </w:t>
            </w:r>
          </w:p>
          <w:p w14:paraId="38AE0795" w14:textId="77777777" w:rsidR="00E35F1F" w:rsidRDefault="00E35F1F" w:rsidP="00E35F1F">
            <w:pPr>
              <w:pStyle w:val="EngHang"/>
            </w:pPr>
            <w:r>
              <w:t>A</w:t>
            </w:r>
            <w:r w:rsidRPr="007425E1">
              <w:t xml:space="preserve">nd restore him to his first estate, </w:t>
            </w:r>
          </w:p>
          <w:p w14:paraId="0765B2AD" w14:textId="77777777" w:rsidR="00E35F1F" w:rsidRDefault="00E35F1F" w:rsidP="00E35F1F">
            <w:pPr>
              <w:pStyle w:val="EngHangEnd"/>
            </w:pPr>
            <w:r>
              <w:t>According to H</w:t>
            </w:r>
            <w:r w:rsidRPr="007425E1">
              <w:t>is great mercy.</w:t>
            </w:r>
          </w:p>
        </w:tc>
        <w:tc>
          <w:tcPr>
            <w:tcW w:w="288" w:type="dxa"/>
          </w:tcPr>
          <w:p w14:paraId="63845EA1" w14:textId="77777777" w:rsidR="00E35F1F" w:rsidRDefault="00E35F1F" w:rsidP="00E35F1F"/>
        </w:tc>
        <w:tc>
          <w:tcPr>
            <w:tcW w:w="288" w:type="dxa"/>
          </w:tcPr>
          <w:p w14:paraId="682F20C6" w14:textId="77777777" w:rsidR="00E35F1F" w:rsidRDefault="00E35F1F" w:rsidP="00E35F1F">
            <w:pPr>
              <w:pStyle w:val="CopticCross"/>
            </w:pPr>
          </w:p>
        </w:tc>
        <w:tc>
          <w:tcPr>
            <w:tcW w:w="3960" w:type="dxa"/>
          </w:tcPr>
          <w:p w14:paraId="73094769" w14:textId="77777777" w:rsidR="00E35F1F" w:rsidRDefault="00E35F1F" w:rsidP="00E35F1F">
            <w:pPr>
              <w:pStyle w:val="CopticVersemulti-line"/>
            </w:pPr>
            <w:r w:rsidRPr="00AA6F55">
              <w:t>Ⲛ̀ⲧⲉϥⲁⲓϥ ⲙ̀ⲡⲟⲗⲓⲧⲏⲥ</w:t>
            </w:r>
          </w:p>
          <w:p w14:paraId="46056E2C" w14:textId="77777777" w:rsidR="00E35F1F" w:rsidRDefault="00E35F1F" w:rsidP="00E35F1F">
            <w:pPr>
              <w:pStyle w:val="CopticVersemulti-line"/>
            </w:pPr>
            <w:r w:rsidRPr="00AA6F55">
              <w:t>ⲛ̀ϩ̀ⲣⲏⲓ ϧⲉⲛ ⲛⲓⲫⲏⲟⲩⲓ̀</w:t>
            </w:r>
          </w:p>
          <w:p w14:paraId="59605E88" w14:textId="77777777" w:rsidR="00E35F1F" w:rsidRDefault="00E35F1F" w:rsidP="00E35F1F">
            <w:pPr>
              <w:pStyle w:val="CopticVersemulti-line"/>
            </w:pPr>
            <w:r w:rsidRPr="00AA6F55">
              <w:t>ⲛ̀ⲧⲉϥⲧⲁⲥⲑⲟϥ ⲉ̀ⲧⲉϥⲁⲣⲭⲏ</w:t>
            </w:r>
          </w:p>
          <w:p w14:paraId="61176B5C" w14:textId="77777777" w:rsidR="00E35F1F" w:rsidRDefault="00E35F1F" w:rsidP="00E35F1F">
            <w:pPr>
              <w:pStyle w:val="CopticVerse"/>
            </w:pPr>
            <w:r w:rsidRPr="00AA6F55">
              <w:t>ⲕⲁⲧⲁ ⲡⲉϥⲛⲓϣϯ ⲛ̀ⲛⲁⲓ</w:t>
            </w:r>
          </w:p>
        </w:tc>
      </w:tr>
      <w:tr w:rsidR="00E35F1F" w14:paraId="7FA704C9" w14:textId="77777777" w:rsidTr="00E35F1F">
        <w:trPr>
          <w:cantSplit/>
          <w:jc w:val="center"/>
        </w:trPr>
        <w:tc>
          <w:tcPr>
            <w:tcW w:w="288" w:type="dxa"/>
          </w:tcPr>
          <w:p w14:paraId="441E4194" w14:textId="77777777" w:rsidR="00E35F1F" w:rsidRDefault="00E35F1F" w:rsidP="00E35F1F">
            <w:pPr>
              <w:pStyle w:val="CopticCross"/>
            </w:pPr>
            <w:r w:rsidRPr="00FB5ACB">
              <w:lastRenderedPageBreak/>
              <w:t>¿</w:t>
            </w:r>
          </w:p>
        </w:tc>
        <w:tc>
          <w:tcPr>
            <w:tcW w:w="3960" w:type="dxa"/>
          </w:tcPr>
          <w:p w14:paraId="57C6A534" w14:textId="77777777" w:rsidR="00E35F1F" w:rsidRDefault="00E35F1F" w:rsidP="00E35F1F">
            <w:pPr>
              <w:pStyle w:val="EngHang"/>
            </w:pPr>
            <w:r w:rsidRPr="007425E1">
              <w:t>For of His own will</w:t>
            </w:r>
            <w:r>
              <w:t>,</w:t>
            </w:r>
          </w:p>
          <w:p w14:paraId="7ABC9EF1" w14:textId="77777777" w:rsidR="00E35F1F" w:rsidRDefault="00E35F1F" w:rsidP="00E35F1F">
            <w:pPr>
              <w:pStyle w:val="EngHang"/>
            </w:pPr>
            <w:r>
              <w:t>And the good</w:t>
            </w:r>
            <w:r w:rsidRPr="007425E1">
              <w:t xml:space="preserve">will of </w:t>
            </w:r>
            <w:r>
              <w:t>H</w:t>
            </w:r>
            <w:r w:rsidRPr="007425E1">
              <w:t xml:space="preserve">is Father </w:t>
            </w:r>
          </w:p>
          <w:p w14:paraId="312A88B3" w14:textId="77777777" w:rsidR="00E35F1F" w:rsidRDefault="00E35F1F" w:rsidP="00E35F1F">
            <w:pPr>
              <w:pStyle w:val="EngHang"/>
            </w:pPr>
            <w:r>
              <w:t>A</w:t>
            </w:r>
            <w:r w:rsidRPr="007425E1">
              <w:t xml:space="preserve">nd the Holy Spirit, </w:t>
            </w:r>
          </w:p>
          <w:p w14:paraId="47CB0C53" w14:textId="77777777" w:rsidR="00E35F1F" w:rsidRDefault="00E35F1F" w:rsidP="00E35F1F">
            <w:pPr>
              <w:pStyle w:val="EngHangEnd"/>
            </w:pPr>
            <w:r w:rsidRPr="007425E1">
              <w:t>He came and saved us.</w:t>
            </w:r>
          </w:p>
        </w:tc>
        <w:tc>
          <w:tcPr>
            <w:tcW w:w="288" w:type="dxa"/>
          </w:tcPr>
          <w:p w14:paraId="53A4A910" w14:textId="77777777" w:rsidR="00E35F1F" w:rsidRDefault="00E35F1F" w:rsidP="00E35F1F"/>
        </w:tc>
        <w:tc>
          <w:tcPr>
            <w:tcW w:w="288" w:type="dxa"/>
          </w:tcPr>
          <w:p w14:paraId="6EF6ADA4" w14:textId="77777777" w:rsidR="00E35F1F" w:rsidRDefault="00E35F1F" w:rsidP="00E35F1F">
            <w:pPr>
              <w:pStyle w:val="CopticCross"/>
            </w:pPr>
            <w:r w:rsidRPr="003D112D">
              <w:t>¿</w:t>
            </w:r>
          </w:p>
        </w:tc>
        <w:tc>
          <w:tcPr>
            <w:tcW w:w="3960" w:type="dxa"/>
          </w:tcPr>
          <w:p w14:paraId="08705CD3" w14:textId="77777777" w:rsidR="00E35F1F" w:rsidRDefault="00E35F1F" w:rsidP="00E35F1F">
            <w:pPr>
              <w:pStyle w:val="CopticVersemulti-line"/>
            </w:pPr>
            <w:r w:rsidRPr="007047B8">
              <w:t>Ϫⲉ ⲛ̀ⲑⲟϥ ϧⲉⲛ ⲡⲉϥⲟⲩⲱϣ</w:t>
            </w:r>
          </w:p>
          <w:p w14:paraId="59A5C206" w14:textId="77777777" w:rsidR="00E35F1F" w:rsidRDefault="00E35F1F" w:rsidP="00E35F1F">
            <w:pPr>
              <w:pStyle w:val="CopticVersemulti-line"/>
            </w:pPr>
            <w:r w:rsidRPr="007047B8">
              <w:t>ⲛⲉⲙ ⲡ̀ϯⲙⲁϯ ⲙ̀Ⲡⲉϥⲓⲱⲧ</w:t>
            </w:r>
          </w:p>
          <w:p w14:paraId="471142EF" w14:textId="77777777" w:rsidR="00E35F1F" w:rsidRDefault="00E35F1F" w:rsidP="00E35F1F">
            <w:pPr>
              <w:pStyle w:val="CopticVersemulti-line"/>
            </w:pPr>
            <w:r w:rsidRPr="007047B8">
              <w:t>ⲛⲉⲙ Ⲡⲓⲡ̅ⲛ̅ⲁ ⲉ̅ⲑ̅ⲩ</w:t>
            </w:r>
          </w:p>
          <w:p w14:paraId="7C41B418" w14:textId="77777777" w:rsidR="00E35F1F" w:rsidRDefault="00E35F1F" w:rsidP="00E35F1F">
            <w:pPr>
              <w:pStyle w:val="CopticVersemulti-line"/>
            </w:pPr>
            <w:r w:rsidRPr="007047B8">
              <w:t>ⲁϥⲓ̀ ⲁϥⲥⲱϯ ⲙ̀ⲙⲟⲛ</w:t>
            </w:r>
          </w:p>
        </w:tc>
      </w:tr>
    </w:tbl>
    <w:p w14:paraId="456F8DD4" w14:textId="77777777" w:rsidR="00E35F1F" w:rsidRDefault="00E35F1F" w:rsidP="00E35F1F">
      <w:pPr>
        <w:pStyle w:val="Heading6"/>
      </w:pPr>
      <w:bookmarkStart w:id="873" w:name="_Toc298681297"/>
      <w:bookmarkStart w:id="874" w:name="_Toc298447537"/>
      <w:r>
        <w:t>Part Five</w:t>
      </w:r>
      <w:bookmarkEnd w:id="873"/>
      <w:bookmarkEnd w:id="87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6F940B" w14:textId="77777777" w:rsidTr="00E35F1F">
        <w:trPr>
          <w:cantSplit/>
          <w:jc w:val="center"/>
        </w:trPr>
        <w:tc>
          <w:tcPr>
            <w:tcW w:w="288" w:type="dxa"/>
          </w:tcPr>
          <w:p w14:paraId="63A0CCC3" w14:textId="77777777" w:rsidR="00E35F1F" w:rsidRDefault="00E35F1F" w:rsidP="00E35F1F">
            <w:pPr>
              <w:pStyle w:val="CopticCross"/>
            </w:pPr>
          </w:p>
        </w:tc>
        <w:tc>
          <w:tcPr>
            <w:tcW w:w="3960" w:type="dxa"/>
          </w:tcPr>
          <w:p w14:paraId="2ADC515F" w14:textId="77777777" w:rsidR="00E35F1F" w:rsidRDefault="00E35F1F" w:rsidP="00E35F1F">
            <w:pPr>
              <w:pStyle w:val="EngHang"/>
            </w:pPr>
            <w:r w:rsidRPr="007425E1">
              <w:t>The honour of the Virgin</w:t>
            </w:r>
            <w:r>
              <w:t>,</w:t>
            </w:r>
          </w:p>
          <w:p w14:paraId="612A7F01" w14:textId="77777777" w:rsidR="00E35F1F" w:rsidRDefault="00E35F1F" w:rsidP="00E35F1F">
            <w:pPr>
              <w:pStyle w:val="EngHang"/>
            </w:pPr>
            <w:r>
              <w:t>I</w:t>
            </w:r>
            <w:r w:rsidRPr="007425E1">
              <w:t xml:space="preserve">s </w:t>
            </w:r>
            <w:r>
              <w:t>inexpressible</w:t>
            </w:r>
            <w:r w:rsidRPr="007425E1">
              <w:t xml:space="preserve">, </w:t>
            </w:r>
          </w:p>
          <w:p w14:paraId="36572CDE" w14:textId="77777777" w:rsidR="00E35F1F" w:rsidRDefault="00E35F1F" w:rsidP="00E35F1F">
            <w:pPr>
              <w:pStyle w:val="EngHang"/>
            </w:pPr>
            <w:r>
              <w:t>F</w:t>
            </w:r>
            <w:r w:rsidRPr="007425E1">
              <w:t xml:space="preserve">or God has desired her; </w:t>
            </w:r>
          </w:p>
          <w:p w14:paraId="496122E1" w14:textId="77777777" w:rsidR="00E35F1F" w:rsidRDefault="00E35F1F" w:rsidP="00E35F1F">
            <w:pPr>
              <w:pStyle w:val="EngHangEnd"/>
            </w:pPr>
            <w:r>
              <w:t>H</w:t>
            </w:r>
            <w:r w:rsidRPr="007425E1">
              <w:t>e came and dwelt in her.</w:t>
            </w:r>
          </w:p>
        </w:tc>
        <w:tc>
          <w:tcPr>
            <w:tcW w:w="288" w:type="dxa"/>
          </w:tcPr>
          <w:p w14:paraId="2E83F099" w14:textId="77777777" w:rsidR="00E35F1F" w:rsidRDefault="00E35F1F" w:rsidP="00E35F1F"/>
        </w:tc>
        <w:tc>
          <w:tcPr>
            <w:tcW w:w="288" w:type="dxa"/>
          </w:tcPr>
          <w:p w14:paraId="16B1F5C7" w14:textId="77777777" w:rsidR="00E35F1F" w:rsidRDefault="00E35F1F" w:rsidP="00E35F1F">
            <w:pPr>
              <w:pStyle w:val="CopticCross"/>
            </w:pPr>
          </w:p>
        </w:tc>
        <w:tc>
          <w:tcPr>
            <w:tcW w:w="3960" w:type="dxa"/>
          </w:tcPr>
          <w:p w14:paraId="442E7EC0" w14:textId="77777777" w:rsidR="00E35F1F" w:rsidRDefault="00E35F1F" w:rsidP="00E35F1F">
            <w:pPr>
              <w:pStyle w:val="CopticVersemulti-line"/>
            </w:pPr>
            <w:r w:rsidRPr="00AA6F55">
              <w:t>Ⲡ</w:t>
            </w:r>
            <w:r w:rsidRPr="00AA6F55">
              <w:rPr>
                <w:rFonts w:ascii="Times New Roman" w:hAnsi="Times New Roman" w:cs="Times New Roman"/>
              </w:rPr>
              <w:t>̀</w:t>
            </w:r>
            <w:r w:rsidRPr="00AA6F55">
              <w:t>ⲧⲁⲓⲟ ⲛ</w:t>
            </w:r>
            <w:r w:rsidRPr="00AA6F55">
              <w:rPr>
                <w:rFonts w:ascii="Times New Roman" w:hAnsi="Times New Roman" w:cs="Times New Roman"/>
              </w:rPr>
              <w:t>̀ϯ</w:t>
            </w:r>
            <w:r w:rsidRPr="00AA6F55">
              <w:t>ⲡⲁⲣⲑⲉⲛⲟⲥ</w:t>
            </w:r>
          </w:p>
          <w:p w14:paraId="46C17313" w14:textId="77777777" w:rsidR="00E35F1F" w:rsidRDefault="00E35F1F" w:rsidP="00E35F1F">
            <w:pPr>
              <w:pStyle w:val="CopticVersemulti-line"/>
            </w:pPr>
            <w:r w:rsidRPr="00AA6F55">
              <w:t>ⲟⲩⲁⲧⲥⲁ</w:t>
            </w:r>
            <w:r w:rsidRPr="00AA6F55">
              <w:rPr>
                <w:rFonts w:ascii="Times New Roman" w:hAnsi="Times New Roman" w:cs="Times New Roman"/>
              </w:rPr>
              <w:t>ϫ</w:t>
            </w:r>
            <w:r w:rsidRPr="00AA6F55">
              <w:t>ⲓ ⲙ</w:t>
            </w:r>
            <w:r w:rsidRPr="00AA6F55">
              <w:rPr>
                <w:rFonts w:ascii="Times New Roman" w:hAnsi="Times New Roman" w:cs="Times New Roman"/>
              </w:rPr>
              <w:t>̀</w:t>
            </w:r>
            <w:r w:rsidRPr="00AA6F55">
              <w:t>ⲙⲟ</w:t>
            </w:r>
            <w:r w:rsidRPr="00AA6F55">
              <w:rPr>
                <w:rFonts w:ascii="Times New Roman" w:hAnsi="Times New Roman" w:cs="Times New Roman"/>
              </w:rPr>
              <w:t>ϥ</w:t>
            </w:r>
            <w:r w:rsidRPr="00AA6F55">
              <w:t xml:space="preserve"> ⲡⲉ</w:t>
            </w:r>
          </w:p>
          <w:p w14:paraId="06688C41" w14:textId="77777777" w:rsidR="00E35F1F" w:rsidRDefault="00E35F1F" w:rsidP="00E35F1F">
            <w:pPr>
              <w:pStyle w:val="CopticVersemulti-line"/>
            </w:pPr>
            <w:r w:rsidRPr="00AA6F55">
              <w:rPr>
                <w:rFonts w:ascii="Times New Roman" w:hAnsi="Times New Roman" w:cs="Times New Roman"/>
              </w:rPr>
              <w:t>ϫ</w:t>
            </w:r>
            <w:r w:rsidRPr="00AA6F55">
              <w:t>ⲉ ⲁⲪ</w:t>
            </w:r>
            <w:r w:rsidRPr="00AA6F55">
              <w:rPr>
                <w:rFonts w:ascii="Times New Roman" w:hAnsi="Times New Roman" w:cs="Times New Roman"/>
              </w:rPr>
              <w:t>ϯ</w:t>
            </w:r>
            <w:r w:rsidRPr="00AA6F55">
              <w:t xml:space="preserve"> ⲟⲩⲁ</w:t>
            </w:r>
            <w:r w:rsidRPr="00AA6F55">
              <w:rPr>
                <w:rFonts w:ascii="Times New Roman" w:hAnsi="Times New Roman" w:cs="Times New Roman"/>
              </w:rPr>
              <w:t>ϣ</w:t>
            </w:r>
            <w:r w:rsidRPr="00AA6F55">
              <w:t>ⲥ</w:t>
            </w:r>
          </w:p>
          <w:p w14:paraId="73D93FC0" w14:textId="77777777" w:rsidR="00E35F1F" w:rsidRDefault="00E35F1F" w:rsidP="00E35F1F">
            <w:pPr>
              <w:pStyle w:val="CopticVerse"/>
            </w:pPr>
            <w:r w:rsidRPr="00AA6F55">
              <w:t>ⲁ</w:t>
            </w:r>
            <w:r w:rsidRPr="00AA6F55">
              <w:rPr>
                <w:rFonts w:ascii="Times New Roman" w:hAnsi="Times New Roman" w:cs="Times New Roman"/>
              </w:rPr>
              <w:t>ϥ</w:t>
            </w:r>
            <w:r w:rsidRPr="00AA6F55">
              <w:t>ⲓ</w:t>
            </w:r>
            <w:r w:rsidRPr="00AA6F55">
              <w:rPr>
                <w:rFonts w:ascii="Times New Roman" w:hAnsi="Times New Roman" w:cs="Times New Roman"/>
              </w:rPr>
              <w:t>̀</w:t>
            </w:r>
            <w:r w:rsidRPr="00AA6F55">
              <w:t xml:space="preserve"> ⲁ</w:t>
            </w:r>
            <w:r w:rsidRPr="00AA6F55">
              <w:rPr>
                <w:rFonts w:ascii="Times New Roman" w:hAnsi="Times New Roman" w:cs="Times New Roman"/>
              </w:rPr>
              <w:t>ϥϣ</w:t>
            </w:r>
            <w:r w:rsidRPr="00AA6F55">
              <w:t>ⲱⲡⲓ ⲛ</w:t>
            </w:r>
            <w:r w:rsidRPr="00AA6F55">
              <w:rPr>
                <w:rFonts w:ascii="Times New Roman" w:hAnsi="Times New Roman" w:cs="Times New Roman"/>
              </w:rPr>
              <w:t>̀ϧ</w:t>
            </w:r>
            <w:r w:rsidRPr="00AA6F55">
              <w:t>ⲏⲧⲥ</w:t>
            </w:r>
          </w:p>
        </w:tc>
      </w:tr>
      <w:tr w:rsidR="00E35F1F" w14:paraId="5FD6973B" w14:textId="77777777" w:rsidTr="00E35F1F">
        <w:trPr>
          <w:cantSplit/>
          <w:jc w:val="center"/>
        </w:trPr>
        <w:tc>
          <w:tcPr>
            <w:tcW w:w="288" w:type="dxa"/>
          </w:tcPr>
          <w:p w14:paraId="038F6E66" w14:textId="77777777" w:rsidR="00E35F1F" w:rsidRDefault="00E35F1F" w:rsidP="00E35F1F">
            <w:pPr>
              <w:pStyle w:val="CopticCross"/>
            </w:pPr>
            <w:r w:rsidRPr="00FB5ACB">
              <w:t>¿</w:t>
            </w:r>
          </w:p>
        </w:tc>
        <w:tc>
          <w:tcPr>
            <w:tcW w:w="3960" w:type="dxa"/>
          </w:tcPr>
          <w:p w14:paraId="308AF108" w14:textId="77777777" w:rsidR="00E35F1F" w:rsidRDefault="00E35F1F" w:rsidP="00E35F1F">
            <w:pPr>
              <w:pStyle w:val="EngHang"/>
            </w:pPr>
            <w:r w:rsidRPr="007425E1">
              <w:t>He who dwells</w:t>
            </w:r>
            <w:r>
              <w:t xml:space="preserve"> in</w:t>
            </w:r>
          </w:p>
          <w:p w14:paraId="5D4D9FAA" w14:textId="77777777" w:rsidR="00E35F1F" w:rsidRDefault="00E35F1F" w:rsidP="00E35F1F">
            <w:pPr>
              <w:pStyle w:val="EngHang"/>
            </w:pPr>
            <w:r>
              <w:t>U</w:t>
            </w:r>
            <w:r w:rsidRPr="007425E1">
              <w:t>napproachable light</w:t>
            </w:r>
            <w:r>
              <w:t>,</w:t>
            </w:r>
          </w:p>
          <w:p w14:paraId="05F31BD8" w14:textId="77777777" w:rsidR="00E35F1F" w:rsidRDefault="00E35F1F" w:rsidP="00E35F1F">
            <w:pPr>
              <w:pStyle w:val="EngHang"/>
            </w:pPr>
            <w:r>
              <w:t>H</w:t>
            </w:r>
            <w:r w:rsidRPr="007425E1">
              <w:t>as remained in her womb</w:t>
            </w:r>
            <w:r>
              <w:t>,</w:t>
            </w:r>
            <w:r w:rsidRPr="007425E1">
              <w:t xml:space="preserve"> </w:t>
            </w:r>
          </w:p>
          <w:p w14:paraId="5A7FF433" w14:textId="77777777" w:rsidR="00E35F1F" w:rsidRDefault="00E35F1F" w:rsidP="00E35F1F">
            <w:pPr>
              <w:pStyle w:val="EngHangEnd"/>
            </w:pPr>
            <w:r>
              <w:t>For n</w:t>
            </w:r>
            <w:r w:rsidRPr="007425E1">
              <w:t>ine months.</w:t>
            </w:r>
          </w:p>
        </w:tc>
        <w:tc>
          <w:tcPr>
            <w:tcW w:w="288" w:type="dxa"/>
          </w:tcPr>
          <w:p w14:paraId="79C83459" w14:textId="77777777" w:rsidR="00E35F1F" w:rsidRDefault="00E35F1F" w:rsidP="00E35F1F"/>
        </w:tc>
        <w:tc>
          <w:tcPr>
            <w:tcW w:w="288" w:type="dxa"/>
          </w:tcPr>
          <w:p w14:paraId="108D22C9" w14:textId="77777777" w:rsidR="00E35F1F" w:rsidRDefault="00E35F1F" w:rsidP="00E35F1F">
            <w:pPr>
              <w:pStyle w:val="CopticCross"/>
            </w:pPr>
            <w:r w:rsidRPr="00FB5ACB">
              <w:t>¿</w:t>
            </w:r>
          </w:p>
        </w:tc>
        <w:tc>
          <w:tcPr>
            <w:tcW w:w="3960" w:type="dxa"/>
          </w:tcPr>
          <w:p w14:paraId="117C3497" w14:textId="77777777" w:rsidR="00E35F1F" w:rsidRDefault="00E35F1F" w:rsidP="00E35F1F">
            <w:pPr>
              <w:pStyle w:val="CopticVersemulti-line"/>
            </w:pPr>
            <w:r w:rsidRPr="00953CB8">
              <w:t>Ⲫⲏⲉⲧⲱⲟⲡ ϧⲉⲛ ⲡⲓⲟⲩⲱⲓⲛⲓ</w:t>
            </w:r>
          </w:p>
          <w:p w14:paraId="64FA47D7" w14:textId="77777777" w:rsidR="00E35F1F" w:rsidRDefault="00E35F1F" w:rsidP="00E35F1F">
            <w:pPr>
              <w:pStyle w:val="CopticVersemulti-line"/>
            </w:pPr>
            <w:r w:rsidRPr="00953CB8">
              <w:t>ⲛ̀ⲁⲧϣ̀ϧⲱⲛⲧ ⲉ̀ⲣⲟϥ</w:t>
            </w:r>
          </w:p>
          <w:p w14:paraId="70A2EBC7" w14:textId="77777777" w:rsidR="00E35F1F" w:rsidRDefault="00E35F1F" w:rsidP="00E35F1F">
            <w:pPr>
              <w:pStyle w:val="CopticVersemulti-line"/>
            </w:pPr>
            <w:r w:rsidRPr="00953CB8">
              <w:t>ⲁϥϣⲱⲡⲓ ϧⲉⲛ ⲧⲉⲥⲛⲉϫⲓ</w:t>
            </w:r>
          </w:p>
          <w:p w14:paraId="353C27FB" w14:textId="77777777" w:rsidR="00E35F1F" w:rsidRDefault="00E35F1F" w:rsidP="00E35F1F">
            <w:pPr>
              <w:pStyle w:val="CopticVerse"/>
            </w:pPr>
            <w:r w:rsidRPr="00953CB8">
              <w:t>ⲙ̀ⲯⲓⲧ ⲛ̀ⲁ̀ⲃⲟⲧ</w:t>
            </w:r>
          </w:p>
        </w:tc>
      </w:tr>
      <w:tr w:rsidR="00E35F1F" w14:paraId="378BD414" w14:textId="77777777" w:rsidTr="00E35F1F">
        <w:trPr>
          <w:cantSplit/>
          <w:jc w:val="center"/>
        </w:trPr>
        <w:tc>
          <w:tcPr>
            <w:tcW w:w="288" w:type="dxa"/>
          </w:tcPr>
          <w:p w14:paraId="4674A479" w14:textId="77777777" w:rsidR="00E35F1F" w:rsidRDefault="00E35F1F" w:rsidP="00E35F1F">
            <w:pPr>
              <w:pStyle w:val="CopticCross"/>
            </w:pPr>
          </w:p>
        </w:tc>
        <w:tc>
          <w:tcPr>
            <w:tcW w:w="3960" w:type="dxa"/>
          </w:tcPr>
          <w:p w14:paraId="03D6A155" w14:textId="50346D6F" w:rsidR="00E35F1F" w:rsidRDefault="00E35F1F" w:rsidP="00E35F1F">
            <w:pPr>
              <w:pStyle w:val="EngHang"/>
            </w:pPr>
            <w:r>
              <w:t>Mary conceive</w:t>
            </w:r>
            <w:r w:rsidR="006B398E">
              <w:t>d</w:t>
            </w:r>
          </w:p>
          <w:p w14:paraId="5BF7F885" w14:textId="77777777" w:rsidR="00E35F1F" w:rsidRDefault="00E35F1F" w:rsidP="00E35F1F">
            <w:pPr>
              <w:pStyle w:val="EngHang"/>
            </w:pPr>
            <w:r>
              <w:t>The invisible</w:t>
            </w:r>
          </w:p>
          <w:p w14:paraId="5305DA76" w14:textId="77777777" w:rsidR="00E35F1F" w:rsidRDefault="00E35F1F" w:rsidP="00E35F1F">
            <w:pPr>
              <w:pStyle w:val="EngHang"/>
            </w:pPr>
            <w:r>
              <w:t xml:space="preserve">And </w:t>
            </w:r>
            <w:commentRangeStart w:id="875"/>
            <w:r>
              <w:t>unlimited</w:t>
            </w:r>
            <w:commentRangeEnd w:id="875"/>
            <w:r>
              <w:rPr>
                <w:rStyle w:val="CommentReference"/>
                <w:rFonts w:ascii="Times New Roman" w:eastAsiaTheme="minorHAnsi" w:hAnsi="Times New Roman" w:cstheme="minorBidi"/>
                <w:color w:val="auto"/>
              </w:rPr>
              <w:commentReference w:id="875"/>
            </w:r>
            <w:r>
              <w:t>,</w:t>
            </w:r>
          </w:p>
          <w:p w14:paraId="24DFA497" w14:textId="5DCAA2E6" w:rsidR="00E35F1F" w:rsidRDefault="00E35F1F" w:rsidP="006B398E">
            <w:pPr>
              <w:pStyle w:val="EngHangEnd"/>
            </w:pPr>
            <w:r>
              <w:t>While remaining a virgin.</w:t>
            </w:r>
            <w:r w:rsidR="006B398E">
              <w:t xml:space="preserve"> </w:t>
            </w:r>
          </w:p>
        </w:tc>
        <w:tc>
          <w:tcPr>
            <w:tcW w:w="288" w:type="dxa"/>
          </w:tcPr>
          <w:p w14:paraId="32BA0CF9" w14:textId="77777777" w:rsidR="00E35F1F" w:rsidRDefault="00E35F1F" w:rsidP="00E35F1F"/>
        </w:tc>
        <w:tc>
          <w:tcPr>
            <w:tcW w:w="288" w:type="dxa"/>
          </w:tcPr>
          <w:p w14:paraId="26907750" w14:textId="77777777" w:rsidR="00E35F1F" w:rsidRDefault="00E35F1F" w:rsidP="00E35F1F">
            <w:pPr>
              <w:pStyle w:val="CopticCross"/>
            </w:pPr>
          </w:p>
        </w:tc>
        <w:tc>
          <w:tcPr>
            <w:tcW w:w="3960" w:type="dxa"/>
          </w:tcPr>
          <w:p w14:paraId="0F3DFD26" w14:textId="77777777" w:rsidR="00E35F1F" w:rsidRDefault="00E35F1F" w:rsidP="00E35F1F">
            <w:pPr>
              <w:pStyle w:val="CopticVersemulti-line"/>
            </w:pPr>
            <w:r w:rsidRPr="00953CB8">
              <w:t>Ⲡⲓⲁⲑⲛⲁⲩ ⲉ̀ⲣⲟϥ</w:t>
            </w:r>
          </w:p>
          <w:p w14:paraId="58256069" w14:textId="77777777" w:rsidR="00E35F1F" w:rsidRDefault="00E35F1F" w:rsidP="00E35F1F">
            <w:pPr>
              <w:pStyle w:val="CopticVersemulti-line"/>
            </w:pPr>
            <w:r w:rsidRPr="00953CB8">
              <w:t>ⲡⲓⲁⲧϯⲑⲱϣ ⲉ̀ⲣⲟϥ</w:t>
            </w:r>
          </w:p>
          <w:p w14:paraId="2CF09288" w14:textId="77777777" w:rsidR="00E35F1F" w:rsidRDefault="00E35F1F" w:rsidP="00E35F1F">
            <w:pPr>
              <w:pStyle w:val="CopticVersemulti-line"/>
            </w:pPr>
            <w:r w:rsidRPr="00953CB8">
              <w:t>ⲁ̀Ⲙⲁⲣⲓⲁ ⲙⲁⲥϥ</w:t>
            </w:r>
          </w:p>
          <w:p w14:paraId="243244F3" w14:textId="77777777" w:rsidR="00E35F1F" w:rsidRDefault="00E35F1F" w:rsidP="00E35F1F">
            <w:pPr>
              <w:pStyle w:val="CopticVerse"/>
            </w:pPr>
            <w:r w:rsidRPr="00953CB8">
              <w:t>ⲉⲥⲟⲓ ⲙ̀ⲡⲁⲣⲑⲉⲛⲟⲥ</w:t>
            </w:r>
          </w:p>
        </w:tc>
      </w:tr>
      <w:tr w:rsidR="00E35F1F" w14:paraId="742B4A8D" w14:textId="77777777" w:rsidTr="00E35F1F">
        <w:trPr>
          <w:cantSplit/>
          <w:jc w:val="center"/>
        </w:trPr>
        <w:tc>
          <w:tcPr>
            <w:tcW w:w="288" w:type="dxa"/>
          </w:tcPr>
          <w:p w14:paraId="0A53C6C8" w14:textId="77777777" w:rsidR="00E35F1F" w:rsidRDefault="00E35F1F" w:rsidP="00E35F1F">
            <w:pPr>
              <w:pStyle w:val="CopticCross"/>
            </w:pPr>
            <w:r w:rsidRPr="00FB5ACB">
              <w:t>¿</w:t>
            </w:r>
          </w:p>
        </w:tc>
        <w:tc>
          <w:tcPr>
            <w:tcW w:w="3960" w:type="dxa"/>
          </w:tcPr>
          <w:p w14:paraId="4AFD8D05" w14:textId="77777777" w:rsidR="00E35F1F" w:rsidRDefault="00E35F1F" w:rsidP="00E35F1F">
            <w:pPr>
              <w:pStyle w:val="EngHang"/>
            </w:pPr>
            <w:r w:rsidRPr="007425E1">
              <w:t>For this is the stone</w:t>
            </w:r>
            <w:r>
              <w:t>,</w:t>
            </w:r>
          </w:p>
          <w:p w14:paraId="7C17D2A7" w14:textId="77777777" w:rsidR="00E35F1F" w:rsidRDefault="00E35F1F" w:rsidP="00E35F1F">
            <w:pPr>
              <w:pStyle w:val="EngHang"/>
            </w:pPr>
            <w:r>
              <w:t>W</w:t>
            </w:r>
            <w:r w:rsidRPr="007425E1">
              <w:t xml:space="preserve">hich Daniel saw, </w:t>
            </w:r>
          </w:p>
          <w:p w14:paraId="38F948B4" w14:textId="77777777" w:rsidR="00E35F1F" w:rsidRDefault="00E35F1F" w:rsidP="00E35F1F">
            <w:pPr>
              <w:pStyle w:val="EngHang"/>
            </w:pPr>
            <w:r>
              <w:t>T</w:t>
            </w:r>
            <w:r w:rsidRPr="007425E1">
              <w:t xml:space="preserve">hat was cut out </w:t>
            </w:r>
          </w:p>
          <w:p w14:paraId="4E66FAEE" w14:textId="77777777" w:rsidR="00E35F1F" w:rsidRDefault="00E35F1F" w:rsidP="00E35F1F">
            <w:pPr>
              <w:pStyle w:val="EngHangEnd"/>
            </w:pPr>
            <w:r>
              <w:t>F</w:t>
            </w:r>
            <w:r w:rsidRPr="007425E1">
              <w:t>rom the mountain.</w:t>
            </w:r>
          </w:p>
        </w:tc>
        <w:tc>
          <w:tcPr>
            <w:tcW w:w="288" w:type="dxa"/>
          </w:tcPr>
          <w:p w14:paraId="5FB5589F" w14:textId="77777777" w:rsidR="00E35F1F" w:rsidRDefault="00E35F1F" w:rsidP="00E35F1F"/>
        </w:tc>
        <w:tc>
          <w:tcPr>
            <w:tcW w:w="288" w:type="dxa"/>
          </w:tcPr>
          <w:p w14:paraId="4B15B5A3" w14:textId="77777777" w:rsidR="00E35F1F" w:rsidRDefault="00E35F1F" w:rsidP="00E35F1F">
            <w:pPr>
              <w:pStyle w:val="CopticCross"/>
            </w:pPr>
            <w:r w:rsidRPr="00FB5ACB">
              <w:t>¿</w:t>
            </w:r>
          </w:p>
        </w:tc>
        <w:tc>
          <w:tcPr>
            <w:tcW w:w="3960" w:type="dxa"/>
          </w:tcPr>
          <w:p w14:paraId="1AE5FAF2" w14:textId="77777777" w:rsidR="00E35F1F" w:rsidRDefault="00E35F1F" w:rsidP="00E35F1F">
            <w:pPr>
              <w:pStyle w:val="CopticVersemulti-line"/>
            </w:pPr>
            <w:r w:rsidRPr="00953CB8">
              <w:t>Ⲫⲁⲓ ⲅⲁⲣ ⲡⲉ ⲡⲓⲱ̀ⲛⲓ</w:t>
            </w:r>
          </w:p>
          <w:p w14:paraId="03D8C965" w14:textId="77777777" w:rsidR="00E35F1F" w:rsidRDefault="00E35F1F" w:rsidP="00E35F1F">
            <w:pPr>
              <w:pStyle w:val="CopticVersemulti-line"/>
            </w:pPr>
            <w:r w:rsidRPr="00953CB8">
              <w:t>ⲫⲏⲉ̀ⲧⲁ Ⲇⲁⲛⲓⲏⲗ</w:t>
            </w:r>
          </w:p>
          <w:p w14:paraId="2EB2D300" w14:textId="77777777" w:rsidR="00E35F1F" w:rsidRDefault="00E35F1F" w:rsidP="00E35F1F">
            <w:pPr>
              <w:pStyle w:val="CopticVersemulti-line"/>
            </w:pPr>
            <w:r w:rsidRPr="00953CB8">
              <w:t>ⲛⲁⲩ ⲉ̀ⲣⲟϥ ⲉ̀ⲁⲩϣⲁⲧϥ</w:t>
            </w:r>
          </w:p>
          <w:p w14:paraId="1D558064" w14:textId="77777777" w:rsidR="00E35F1F" w:rsidRDefault="00E35F1F" w:rsidP="00E35F1F">
            <w:pPr>
              <w:pStyle w:val="CopticVerse"/>
            </w:pPr>
            <w:r w:rsidRPr="00953CB8">
              <w:t>ⲉ̀ⲃⲟⲗϩⲓ ⲟⲩⲧⲱⲟⲩ</w:t>
            </w:r>
          </w:p>
        </w:tc>
      </w:tr>
      <w:tr w:rsidR="00E35F1F" w14:paraId="632893A0" w14:textId="77777777" w:rsidTr="00E35F1F">
        <w:trPr>
          <w:cantSplit/>
          <w:jc w:val="center"/>
        </w:trPr>
        <w:tc>
          <w:tcPr>
            <w:tcW w:w="288" w:type="dxa"/>
          </w:tcPr>
          <w:p w14:paraId="3BD7F557" w14:textId="77777777" w:rsidR="00E35F1F" w:rsidRDefault="00E35F1F" w:rsidP="00E35F1F">
            <w:pPr>
              <w:pStyle w:val="CopticCross"/>
            </w:pPr>
          </w:p>
        </w:tc>
        <w:tc>
          <w:tcPr>
            <w:tcW w:w="3960" w:type="dxa"/>
          </w:tcPr>
          <w:p w14:paraId="66EBD6A8" w14:textId="77777777" w:rsidR="00E35F1F" w:rsidRDefault="00E35F1F" w:rsidP="00E35F1F">
            <w:pPr>
              <w:pStyle w:val="EngHang"/>
            </w:pPr>
            <w:r w:rsidRPr="007425E1">
              <w:t xml:space="preserve">The hand of man </w:t>
            </w:r>
          </w:p>
          <w:p w14:paraId="0096D2E3" w14:textId="77777777" w:rsidR="00E35F1F" w:rsidRDefault="00E35F1F" w:rsidP="00E35F1F">
            <w:pPr>
              <w:pStyle w:val="EngHang"/>
            </w:pPr>
            <w:r>
              <w:t>Never touched this,</w:t>
            </w:r>
          </w:p>
          <w:p w14:paraId="3524F880" w14:textId="5ED77D78" w:rsidR="00E35F1F" w:rsidRDefault="006B398E" w:rsidP="00E35F1F">
            <w:pPr>
              <w:pStyle w:val="EngHang"/>
            </w:pPr>
            <w:r>
              <w:t>Which is the Logos</w:t>
            </w:r>
          </w:p>
          <w:p w14:paraId="665E1C84" w14:textId="77777777" w:rsidR="00E35F1F" w:rsidRDefault="00E35F1F" w:rsidP="00E35F1F">
            <w:pPr>
              <w:pStyle w:val="EngHangEnd"/>
            </w:pPr>
            <w:r>
              <w:t>From</w:t>
            </w:r>
            <w:r w:rsidRPr="007425E1">
              <w:t xml:space="preserve"> the Father.</w:t>
            </w:r>
          </w:p>
        </w:tc>
        <w:tc>
          <w:tcPr>
            <w:tcW w:w="288" w:type="dxa"/>
          </w:tcPr>
          <w:p w14:paraId="4378ED60" w14:textId="77777777" w:rsidR="00E35F1F" w:rsidRDefault="00E35F1F" w:rsidP="00E35F1F"/>
        </w:tc>
        <w:tc>
          <w:tcPr>
            <w:tcW w:w="288" w:type="dxa"/>
          </w:tcPr>
          <w:p w14:paraId="11374FF3" w14:textId="77777777" w:rsidR="00E35F1F" w:rsidRDefault="00E35F1F" w:rsidP="00E35F1F">
            <w:pPr>
              <w:pStyle w:val="CopticCross"/>
            </w:pPr>
          </w:p>
        </w:tc>
        <w:tc>
          <w:tcPr>
            <w:tcW w:w="3960" w:type="dxa"/>
          </w:tcPr>
          <w:p w14:paraId="1202C91D" w14:textId="77777777" w:rsidR="00E35F1F" w:rsidRDefault="00E35F1F" w:rsidP="00E35F1F">
            <w:pPr>
              <w:pStyle w:val="CopticVersemulti-line"/>
            </w:pPr>
            <w:r w:rsidRPr="00953CB8">
              <w:t>Ⲉ̀ⲧⲉ ⲙ̀ⲡⲉϫⲓϫ ⲛ̀ⲣⲱⲙⲓ</w:t>
            </w:r>
          </w:p>
          <w:p w14:paraId="0FEA1AFB" w14:textId="77777777" w:rsidR="00E35F1F" w:rsidRDefault="00E35F1F" w:rsidP="00E35F1F">
            <w:pPr>
              <w:pStyle w:val="CopticVersemulti-line"/>
            </w:pPr>
            <w:r w:rsidRPr="00953CB8">
              <w:t>ϭⲟϩ ⲉ̀ⲣⲟϥ ⲉ̀ⲡ̀ⲧⲏⲣϥ</w:t>
            </w:r>
          </w:p>
          <w:p w14:paraId="2319C090" w14:textId="77777777" w:rsidR="00E35F1F" w:rsidRDefault="00E35F1F" w:rsidP="00E35F1F">
            <w:pPr>
              <w:pStyle w:val="CopticVersemulti-line"/>
            </w:pPr>
            <w:r w:rsidRPr="00953CB8">
              <w:t>ⲉ̀ⲧⲉ ⲫⲁⲓ ⲡⲉ ⲡⲓⲗⲟⲅⲟⲥ</w:t>
            </w:r>
          </w:p>
          <w:p w14:paraId="2DFD22B0" w14:textId="77777777" w:rsidR="00E35F1F" w:rsidRDefault="00E35F1F" w:rsidP="00E35F1F">
            <w:pPr>
              <w:pStyle w:val="CopticVerse"/>
            </w:pPr>
            <w:r w:rsidRPr="00953CB8">
              <w:t>ⲡⲓ ⲉ̀ⲃⲟⲗϧⲉⲛ Ⲫ̀ⲓⲱⲧ</w:t>
            </w:r>
          </w:p>
        </w:tc>
      </w:tr>
      <w:tr w:rsidR="00E35F1F" w14:paraId="0683175E" w14:textId="77777777" w:rsidTr="00E35F1F">
        <w:trPr>
          <w:cantSplit/>
          <w:jc w:val="center"/>
        </w:trPr>
        <w:tc>
          <w:tcPr>
            <w:tcW w:w="288" w:type="dxa"/>
          </w:tcPr>
          <w:p w14:paraId="26B44B3A" w14:textId="77777777" w:rsidR="00E35F1F" w:rsidRDefault="00E35F1F" w:rsidP="00E35F1F">
            <w:pPr>
              <w:pStyle w:val="CopticCross"/>
            </w:pPr>
            <w:r w:rsidRPr="00FB5ACB">
              <w:lastRenderedPageBreak/>
              <w:t>¿</w:t>
            </w:r>
          </w:p>
        </w:tc>
        <w:tc>
          <w:tcPr>
            <w:tcW w:w="3960" w:type="dxa"/>
          </w:tcPr>
          <w:p w14:paraId="6DB6AB56" w14:textId="77777777" w:rsidR="00E35F1F" w:rsidRDefault="00E35F1F" w:rsidP="00E35F1F">
            <w:pPr>
              <w:pStyle w:val="EngHang"/>
            </w:pPr>
            <w:r w:rsidRPr="007425E1">
              <w:t>He came and was incarnate</w:t>
            </w:r>
            <w:r>
              <w:t>,</w:t>
            </w:r>
          </w:p>
          <w:p w14:paraId="13D7F616" w14:textId="77777777" w:rsidR="00E35F1F" w:rsidRDefault="00E35F1F" w:rsidP="00E35F1F">
            <w:pPr>
              <w:pStyle w:val="EngHang"/>
            </w:pPr>
            <w:r>
              <w:t>From</w:t>
            </w:r>
            <w:r w:rsidRPr="007425E1">
              <w:t xml:space="preserve"> the Virgin, </w:t>
            </w:r>
          </w:p>
          <w:p w14:paraId="5F085693" w14:textId="77777777" w:rsidR="00E35F1F" w:rsidRPr="007425E1" w:rsidRDefault="00E35F1F" w:rsidP="00E35F1F">
            <w:pPr>
              <w:pStyle w:val="EngHang"/>
            </w:pPr>
            <w:r>
              <w:t>W</w:t>
            </w:r>
            <w:r w:rsidRPr="007425E1">
              <w:t>ithout</w:t>
            </w:r>
            <w:r>
              <w:t xml:space="preserve"> the</w:t>
            </w:r>
            <w:r w:rsidRPr="007425E1">
              <w:t xml:space="preserve"> seed of man,</w:t>
            </w:r>
          </w:p>
          <w:p w14:paraId="5DEE2229" w14:textId="77777777" w:rsidR="00E35F1F" w:rsidRDefault="00E35F1F" w:rsidP="00E35F1F">
            <w:pPr>
              <w:pStyle w:val="EngHangEnd"/>
            </w:pPr>
            <w:r>
              <w:t>T</w:t>
            </w:r>
            <w:r w:rsidRPr="007425E1">
              <w:t>hat he may save us.</w:t>
            </w:r>
          </w:p>
        </w:tc>
        <w:tc>
          <w:tcPr>
            <w:tcW w:w="288" w:type="dxa"/>
          </w:tcPr>
          <w:p w14:paraId="13A17A28" w14:textId="77777777" w:rsidR="00E35F1F" w:rsidRDefault="00E35F1F" w:rsidP="00E35F1F"/>
        </w:tc>
        <w:tc>
          <w:tcPr>
            <w:tcW w:w="288" w:type="dxa"/>
          </w:tcPr>
          <w:p w14:paraId="34D7FC4A" w14:textId="77777777" w:rsidR="00E35F1F" w:rsidRDefault="00E35F1F" w:rsidP="00E35F1F">
            <w:pPr>
              <w:pStyle w:val="CopticCross"/>
            </w:pPr>
            <w:r w:rsidRPr="00FB5ACB">
              <w:t>¿</w:t>
            </w:r>
          </w:p>
        </w:tc>
        <w:tc>
          <w:tcPr>
            <w:tcW w:w="3960" w:type="dxa"/>
          </w:tcPr>
          <w:p w14:paraId="5CF67FB8" w14:textId="77777777" w:rsidR="00E35F1F" w:rsidRDefault="00E35F1F" w:rsidP="00E35F1F">
            <w:pPr>
              <w:pStyle w:val="CopticVersemulti-line"/>
            </w:pPr>
            <w:r w:rsidRPr="00953CB8">
              <w:t>Ⲁϥⲓ̀ ⲁϥϭⲓⲥⲁⲣⲝ</w:t>
            </w:r>
          </w:p>
          <w:p w14:paraId="778E91B4" w14:textId="77777777" w:rsidR="00E35F1F" w:rsidRDefault="00E35F1F" w:rsidP="00E35F1F">
            <w:pPr>
              <w:pStyle w:val="CopticVersemulti-line"/>
            </w:pPr>
            <w:r w:rsidRPr="00953CB8">
              <w:t>ⲉ̀ⲃⲟⲗϧⲉⲛ ϯⲡⲁⲣⲑⲉⲛⲟⲥ</w:t>
            </w:r>
          </w:p>
          <w:p w14:paraId="33789AC1" w14:textId="77777777" w:rsidR="00E35F1F" w:rsidRDefault="00E35F1F" w:rsidP="00E35F1F">
            <w:pPr>
              <w:pStyle w:val="CopticVersemulti-line"/>
            </w:pPr>
            <w:r w:rsidRPr="00953CB8">
              <w:t>ⲁϭⲛⲉ ⲥ̀ⲡⲉⲣⲙⲁ ⲛ̀ⲣⲱⲙⲓ</w:t>
            </w:r>
          </w:p>
          <w:p w14:paraId="34D5BB66" w14:textId="77777777" w:rsidR="00E35F1F" w:rsidRDefault="00E35F1F" w:rsidP="00E35F1F">
            <w:pPr>
              <w:pStyle w:val="CopticVerse"/>
            </w:pPr>
            <w:r w:rsidRPr="00953CB8">
              <w:t>ϣⲁⲛ̀ⲧⲉϥⲥⲱϯ ⲙ̀ⲙⲟⲛ</w:t>
            </w:r>
          </w:p>
        </w:tc>
      </w:tr>
      <w:tr w:rsidR="00E35F1F" w14:paraId="6BA25FBE" w14:textId="77777777" w:rsidTr="00E35F1F">
        <w:trPr>
          <w:cantSplit/>
          <w:jc w:val="center"/>
        </w:trPr>
        <w:tc>
          <w:tcPr>
            <w:tcW w:w="288" w:type="dxa"/>
          </w:tcPr>
          <w:p w14:paraId="6E24266C" w14:textId="77777777" w:rsidR="00E35F1F" w:rsidRDefault="00E35F1F" w:rsidP="00E35F1F">
            <w:pPr>
              <w:pStyle w:val="CopticCross"/>
            </w:pPr>
          </w:p>
        </w:tc>
        <w:tc>
          <w:tcPr>
            <w:tcW w:w="3960" w:type="dxa"/>
          </w:tcPr>
          <w:p w14:paraId="7BE2DCB1" w14:textId="77777777" w:rsidR="00E35F1F" w:rsidRDefault="00E35F1F" w:rsidP="00E35F1F">
            <w:pPr>
              <w:pStyle w:val="EngHang"/>
            </w:pPr>
            <w:r w:rsidRPr="007425E1">
              <w:t>For of His own will</w:t>
            </w:r>
            <w:r>
              <w:t>,</w:t>
            </w:r>
          </w:p>
          <w:p w14:paraId="49395C06" w14:textId="77777777" w:rsidR="00E35F1F" w:rsidRDefault="00E35F1F" w:rsidP="00E35F1F">
            <w:pPr>
              <w:pStyle w:val="EngHang"/>
            </w:pPr>
            <w:r>
              <w:t>And the good</w:t>
            </w:r>
            <w:r w:rsidRPr="007425E1">
              <w:t xml:space="preserve">will of </w:t>
            </w:r>
            <w:r>
              <w:t>H</w:t>
            </w:r>
            <w:r w:rsidRPr="007425E1">
              <w:t xml:space="preserve">is Father </w:t>
            </w:r>
          </w:p>
          <w:p w14:paraId="388C3769" w14:textId="77777777" w:rsidR="00E35F1F" w:rsidRDefault="00E35F1F" w:rsidP="00E35F1F">
            <w:pPr>
              <w:pStyle w:val="EngHang"/>
            </w:pPr>
            <w:r>
              <w:t>A</w:t>
            </w:r>
            <w:r w:rsidRPr="007425E1">
              <w:t xml:space="preserve">nd the Holy Spirit, </w:t>
            </w:r>
          </w:p>
          <w:p w14:paraId="763679D4" w14:textId="77777777" w:rsidR="00E35F1F" w:rsidRDefault="00E35F1F" w:rsidP="00E35F1F">
            <w:pPr>
              <w:pStyle w:val="EngHangEnd"/>
            </w:pPr>
            <w:r w:rsidRPr="007425E1">
              <w:t>He came and saved us.</w:t>
            </w:r>
          </w:p>
        </w:tc>
        <w:tc>
          <w:tcPr>
            <w:tcW w:w="288" w:type="dxa"/>
          </w:tcPr>
          <w:p w14:paraId="22ECAD2F" w14:textId="77777777" w:rsidR="00E35F1F" w:rsidRDefault="00E35F1F" w:rsidP="00E35F1F"/>
        </w:tc>
        <w:tc>
          <w:tcPr>
            <w:tcW w:w="288" w:type="dxa"/>
          </w:tcPr>
          <w:p w14:paraId="6CBC9E97" w14:textId="77777777" w:rsidR="00E35F1F" w:rsidRDefault="00E35F1F" w:rsidP="00E35F1F">
            <w:pPr>
              <w:pStyle w:val="CopticCross"/>
            </w:pPr>
          </w:p>
        </w:tc>
        <w:tc>
          <w:tcPr>
            <w:tcW w:w="3960" w:type="dxa"/>
          </w:tcPr>
          <w:p w14:paraId="1B1D01BE" w14:textId="77777777" w:rsidR="00E35F1F" w:rsidRDefault="00E35F1F" w:rsidP="00E35F1F">
            <w:pPr>
              <w:pStyle w:val="CopticVersemulti-line"/>
            </w:pPr>
            <w:r w:rsidRPr="007047B8">
              <w:t>Ϫⲉ ⲛ̀ⲑⲟϥ ϧⲉⲛ ⲡⲉϥⲟⲩⲱϣ</w:t>
            </w:r>
          </w:p>
          <w:p w14:paraId="42D8854E" w14:textId="77777777" w:rsidR="00E35F1F" w:rsidRDefault="00E35F1F" w:rsidP="00E35F1F">
            <w:pPr>
              <w:pStyle w:val="CopticVersemulti-line"/>
            </w:pPr>
            <w:r w:rsidRPr="007047B8">
              <w:t>ⲛⲉⲙ ⲡ̀ϯⲙⲁϯ ⲙ̀Ⲡⲉϥⲓⲱⲧ</w:t>
            </w:r>
          </w:p>
          <w:p w14:paraId="077ECC6B" w14:textId="77777777" w:rsidR="00E35F1F" w:rsidRDefault="00E35F1F" w:rsidP="00E35F1F">
            <w:pPr>
              <w:pStyle w:val="CopticVersemulti-line"/>
            </w:pPr>
            <w:r w:rsidRPr="007047B8">
              <w:t>ⲛⲉⲙ Ⲡⲓⲡ̅ⲛ̅ⲁ ⲉ̅ⲑ̅ⲩ</w:t>
            </w:r>
          </w:p>
          <w:p w14:paraId="2674D880" w14:textId="77777777" w:rsidR="00E35F1F" w:rsidRDefault="00E35F1F" w:rsidP="00E35F1F">
            <w:pPr>
              <w:pStyle w:val="CopticVersemulti-line"/>
            </w:pPr>
            <w:r w:rsidRPr="007047B8">
              <w:t>ⲁϥⲓ̀ ⲁϥⲥⲱϯ ⲙ̀ⲙⲟⲛ</w:t>
            </w:r>
          </w:p>
        </w:tc>
      </w:tr>
    </w:tbl>
    <w:p w14:paraId="4F3FF389" w14:textId="77777777" w:rsidR="00E35F1F" w:rsidRDefault="00E35F1F" w:rsidP="00E35F1F">
      <w:pPr>
        <w:pStyle w:val="Heading6"/>
      </w:pPr>
      <w:bookmarkStart w:id="876" w:name="_Toc298681298"/>
      <w:bookmarkStart w:id="877" w:name="_Toc298447538"/>
      <w:r>
        <w:t>Part Six</w:t>
      </w:r>
      <w:bookmarkEnd w:id="876"/>
      <w:bookmarkEnd w:id="8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494836" w14:textId="77777777" w:rsidTr="00E35F1F">
        <w:trPr>
          <w:cantSplit/>
          <w:jc w:val="center"/>
        </w:trPr>
        <w:tc>
          <w:tcPr>
            <w:tcW w:w="288" w:type="dxa"/>
          </w:tcPr>
          <w:p w14:paraId="636E9DD1" w14:textId="77777777" w:rsidR="00E35F1F" w:rsidRDefault="00E35F1F" w:rsidP="00E35F1F">
            <w:pPr>
              <w:pStyle w:val="CopticCross"/>
            </w:pPr>
            <w:r w:rsidRPr="00FB5ACB">
              <w:t>¿</w:t>
            </w:r>
          </w:p>
        </w:tc>
        <w:tc>
          <w:tcPr>
            <w:tcW w:w="3960" w:type="dxa"/>
          </w:tcPr>
          <w:p w14:paraId="25A94CF8" w14:textId="77777777" w:rsidR="00E35F1F" w:rsidRDefault="00E35F1F" w:rsidP="00E35F1F">
            <w:pPr>
              <w:pStyle w:val="EngHang"/>
            </w:pPr>
            <w:r w:rsidRPr="007425E1">
              <w:t xml:space="preserve">You became the branch </w:t>
            </w:r>
          </w:p>
          <w:p w14:paraId="6AFA8B1A" w14:textId="77777777" w:rsidR="00E35F1F" w:rsidRDefault="00E35F1F" w:rsidP="00E35F1F">
            <w:pPr>
              <w:pStyle w:val="EngHang"/>
            </w:pPr>
            <w:r>
              <w:t>O</w:t>
            </w:r>
            <w:r w:rsidRPr="007425E1">
              <w:t>f purity</w:t>
            </w:r>
            <w:r>
              <w:t>,</w:t>
            </w:r>
          </w:p>
          <w:p w14:paraId="28B74973" w14:textId="77777777" w:rsidR="00E35F1F" w:rsidRDefault="00E35F1F" w:rsidP="00E35F1F">
            <w:pPr>
              <w:pStyle w:val="EngHang"/>
            </w:pPr>
            <w:r>
              <w:t>A</w:t>
            </w:r>
            <w:r w:rsidRPr="007425E1">
              <w:t xml:space="preserve">nd the vessel </w:t>
            </w:r>
          </w:p>
          <w:p w14:paraId="1A8994ED" w14:textId="77777777" w:rsidR="00E35F1F" w:rsidRDefault="00E35F1F" w:rsidP="00E35F1F">
            <w:pPr>
              <w:pStyle w:val="EngHangEnd"/>
            </w:pPr>
            <w:r>
              <w:t>Of the Orthodox</w:t>
            </w:r>
            <w:commentRangeStart w:id="878"/>
            <w:r>
              <w:t xml:space="preserve"> </w:t>
            </w:r>
            <w:commentRangeEnd w:id="878"/>
            <w:r>
              <w:rPr>
                <w:rStyle w:val="CommentReference"/>
              </w:rPr>
              <w:commentReference w:id="878"/>
            </w:r>
            <w:r>
              <w:t>f</w:t>
            </w:r>
            <w:commentRangeStart w:id="879"/>
            <w:r>
              <w:t>aith</w:t>
            </w:r>
            <w:commentRangeEnd w:id="879"/>
            <w:r>
              <w:rPr>
                <w:rStyle w:val="CommentReference"/>
              </w:rPr>
              <w:commentReference w:id="879"/>
            </w:r>
            <w:r>
              <w:t>,</w:t>
            </w:r>
          </w:p>
        </w:tc>
        <w:tc>
          <w:tcPr>
            <w:tcW w:w="288" w:type="dxa"/>
          </w:tcPr>
          <w:p w14:paraId="2B22FAE7" w14:textId="77777777" w:rsidR="00E35F1F" w:rsidRDefault="00E35F1F" w:rsidP="00E35F1F"/>
        </w:tc>
        <w:tc>
          <w:tcPr>
            <w:tcW w:w="288" w:type="dxa"/>
          </w:tcPr>
          <w:p w14:paraId="7800293C" w14:textId="77777777" w:rsidR="00E35F1F" w:rsidRDefault="00E35F1F" w:rsidP="00E35F1F">
            <w:pPr>
              <w:pStyle w:val="CopticCross"/>
            </w:pPr>
            <w:r w:rsidRPr="00FB5ACB">
              <w:t>¿</w:t>
            </w:r>
          </w:p>
        </w:tc>
        <w:tc>
          <w:tcPr>
            <w:tcW w:w="3960" w:type="dxa"/>
          </w:tcPr>
          <w:p w14:paraId="393AE147" w14:textId="77777777" w:rsidR="00E35F1F" w:rsidRDefault="00E35F1F" w:rsidP="00E35F1F">
            <w:pPr>
              <w:pStyle w:val="CopticVersemulti-line"/>
            </w:pPr>
            <w:r w:rsidRPr="00953CB8">
              <w:t>Ⲁ</w:t>
            </w:r>
            <w:r w:rsidRPr="00953CB8">
              <w:rPr>
                <w:rFonts w:ascii="Times New Roman" w:hAnsi="Times New Roman" w:cs="Times New Roman"/>
              </w:rPr>
              <w:t>̀</w:t>
            </w:r>
            <w:r w:rsidRPr="00953CB8">
              <w:t>ⲣⲉ</w:t>
            </w:r>
            <w:r w:rsidRPr="00953CB8">
              <w:rPr>
                <w:rFonts w:ascii="Times New Roman" w:hAnsi="Times New Roman" w:cs="Times New Roman"/>
              </w:rPr>
              <w:t>ϣ</w:t>
            </w:r>
            <w:r w:rsidRPr="00953CB8">
              <w:t>ⲱⲡⲓ ⲛ</w:t>
            </w:r>
            <w:r w:rsidRPr="00953CB8">
              <w:rPr>
                <w:rFonts w:ascii="Times New Roman" w:hAnsi="Times New Roman" w:cs="Times New Roman"/>
              </w:rPr>
              <w:t>̀</w:t>
            </w:r>
            <w:r w:rsidRPr="00953CB8">
              <w:t>ⲟⲩⲕ</w:t>
            </w:r>
            <w:r w:rsidRPr="00953CB8">
              <w:rPr>
                <w:rFonts w:ascii="Times New Roman" w:hAnsi="Times New Roman" w:cs="Times New Roman"/>
              </w:rPr>
              <w:t>̀</w:t>
            </w:r>
            <w:r w:rsidRPr="00953CB8">
              <w:t>ⲗⲁⲇⲟⲥ</w:t>
            </w:r>
          </w:p>
          <w:p w14:paraId="22E12BA6" w14:textId="77777777" w:rsidR="00E35F1F" w:rsidRDefault="00E35F1F" w:rsidP="00E35F1F">
            <w:pPr>
              <w:pStyle w:val="CopticVersemulti-line"/>
            </w:pPr>
            <w:r w:rsidRPr="00953CB8">
              <w:t>ⲛ</w:t>
            </w:r>
            <w:r w:rsidRPr="00953CB8">
              <w:rPr>
                <w:rFonts w:ascii="Times New Roman" w:hAnsi="Times New Roman" w:cs="Times New Roman"/>
              </w:rPr>
              <w:t>̀</w:t>
            </w:r>
            <w:r w:rsidRPr="00953CB8">
              <w:t>ⲧⲉ ⲡⲓⲧⲟⲩⲃⲟ</w:t>
            </w:r>
          </w:p>
          <w:p w14:paraId="33544464" w14:textId="77777777" w:rsidR="00E35F1F" w:rsidRDefault="00E35F1F" w:rsidP="00E35F1F">
            <w:pPr>
              <w:pStyle w:val="CopticVersemulti-line"/>
            </w:pPr>
            <w:r w:rsidRPr="00953CB8">
              <w:t>ⲟⲩⲟ</w:t>
            </w:r>
            <w:r w:rsidRPr="00953CB8">
              <w:rPr>
                <w:rFonts w:ascii="Times New Roman" w:hAnsi="Times New Roman" w:cs="Times New Roman"/>
              </w:rPr>
              <w:t>ϩ</w:t>
            </w:r>
            <w:r w:rsidRPr="00953CB8">
              <w:t xml:space="preserve"> ⲛ</w:t>
            </w:r>
            <w:r w:rsidRPr="00953CB8">
              <w:rPr>
                <w:rFonts w:ascii="Times New Roman" w:hAnsi="Times New Roman" w:cs="Times New Roman"/>
              </w:rPr>
              <w:t>̀</w:t>
            </w:r>
            <w:r w:rsidRPr="00953CB8">
              <w:t>ⲕⲩⲙⲓⲗⲗⲓⲟⲛ</w:t>
            </w:r>
          </w:p>
          <w:p w14:paraId="42D075F0" w14:textId="77777777" w:rsidR="00E35F1F" w:rsidRDefault="00E35F1F" w:rsidP="00E35F1F">
            <w:pPr>
              <w:pStyle w:val="CopticVerse"/>
            </w:pPr>
            <w:r w:rsidRPr="00953CB8">
              <w:t>ⲛ</w:t>
            </w:r>
            <w:r w:rsidRPr="00953CB8">
              <w:rPr>
                <w:rFonts w:ascii="Times New Roman" w:hAnsi="Times New Roman" w:cs="Times New Roman"/>
              </w:rPr>
              <w:t>̀</w:t>
            </w:r>
            <w:r w:rsidRPr="00953CB8">
              <w:t>ⲧⲉ ⲡⲓⲛⲁ</w:t>
            </w:r>
            <w:r>
              <w:rPr>
                <w:rFonts w:cs="FreeSerifAvvaShenouda"/>
              </w:rPr>
              <w:t>ϩ</w:t>
            </w:r>
            <w:r w:rsidRPr="00953CB8">
              <w:rPr>
                <w:rFonts w:ascii="Times New Roman" w:hAnsi="Times New Roman" w:cs="Times New Roman"/>
              </w:rPr>
              <w:t>ϯ</w:t>
            </w:r>
          </w:p>
        </w:tc>
      </w:tr>
      <w:tr w:rsidR="00E35F1F" w14:paraId="3EBFB8BC" w14:textId="77777777" w:rsidTr="00E35F1F">
        <w:trPr>
          <w:cantSplit/>
          <w:jc w:val="center"/>
        </w:trPr>
        <w:tc>
          <w:tcPr>
            <w:tcW w:w="288" w:type="dxa"/>
          </w:tcPr>
          <w:p w14:paraId="60641928" w14:textId="77777777" w:rsidR="00E35F1F" w:rsidRDefault="00E35F1F" w:rsidP="00E35F1F">
            <w:pPr>
              <w:pStyle w:val="CopticCross"/>
            </w:pPr>
          </w:p>
        </w:tc>
        <w:tc>
          <w:tcPr>
            <w:tcW w:w="3960" w:type="dxa"/>
          </w:tcPr>
          <w:p w14:paraId="7B25EFB1" w14:textId="77777777" w:rsidR="00E35F1F" w:rsidRDefault="00E35F1F" w:rsidP="00E35F1F">
            <w:pPr>
              <w:pStyle w:val="EngHang"/>
            </w:pPr>
            <w:r w:rsidRPr="007425E1">
              <w:t>Of our</w:t>
            </w:r>
          </w:p>
          <w:p w14:paraId="7969432C" w14:textId="77777777" w:rsidR="00E35F1F" w:rsidRDefault="00E35F1F" w:rsidP="00E35F1F">
            <w:pPr>
              <w:pStyle w:val="EngHang"/>
            </w:pPr>
            <w:r>
              <w:t>H</w:t>
            </w:r>
            <w:r w:rsidRPr="007425E1">
              <w:t xml:space="preserve">oly fathers, </w:t>
            </w:r>
          </w:p>
          <w:p w14:paraId="5642E226" w14:textId="77777777" w:rsidR="00E35F1F" w:rsidRDefault="00E35F1F" w:rsidP="00E35F1F">
            <w:pPr>
              <w:pStyle w:val="EngHang"/>
            </w:pPr>
            <w:r w:rsidRPr="007425E1">
              <w:t xml:space="preserve">O chaste Mother of God, </w:t>
            </w:r>
          </w:p>
          <w:p w14:paraId="5EEAACAF" w14:textId="77777777" w:rsidR="00E35F1F" w:rsidRDefault="00E35F1F" w:rsidP="00E35F1F">
            <w:pPr>
              <w:pStyle w:val="EngHangEnd"/>
            </w:pPr>
            <w:r>
              <w:t>T</w:t>
            </w:r>
            <w:r w:rsidRPr="007425E1">
              <w:t>he honoured Virgin.</w:t>
            </w:r>
          </w:p>
        </w:tc>
        <w:tc>
          <w:tcPr>
            <w:tcW w:w="288" w:type="dxa"/>
          </w:tcPr>
          <w:p w14:paraId="6BEFB074" w14:textId="77777777" w:rsidR="00E35F1F" w:rsidRDefault="00E35F1F" w:rsidP="00E35F1F"/>
        </w:tc>
        <w:tc>
          <w:tcPr>
            <w:tcW w:w="288" w:type="dxa"/>
          </w:tcPr>
          <w:p w14:paraId="65514E25" w14:textId="77777777" w:rsidR="00E35F1F" w:rsidRDefault="00E35F1F" w:rsidP="00E35F1F">
            <w:pPr>
              <w:pStyle w:val="CopticCross"/>
            </w:pPr>
          </w:p>
        </w:tc>
        <w:tc>
          <w:tcPr>
            <w:tcW w:w="3960" w:type="dxa"/>
          </w:tcPr>
          <w:p w14:paraId="7B2FD2F4" w14:textId="77777777" w:rsidR="00E35F1F" w:rsidRDefault="00E35F1F" w:rsidP="00E35F1F">
            <w:pPr>
              <w:pStyle w:val="CopticVersemulti-line"/>
            </w:pPr>
            <w:r w:rsidRPr="00953CB8">
              <w:t>Ⲛ̀ⲟⲣⲑⲟⲇⲟⲝⲟⲥ</w:t>
            </w:r>
          </w:p>
          <w:p w14:paraId="74BCE1F5" w14:textId="77777777" w:rsidR="00E35F1F" w:rsidRDefault="00E35F1F" w:rsidP="00E35F1F">
            <w:pPr>
              <w:pStyle w:val="CopticVersemulti-line"/>
            </w:pPr>
            <w:r w:rsidRPr="00953CB8">
              <w:t>ⲛ̀ⲧⲉ ⲛⲉⲛⲓⲟϯ ⲉ̅ⲑ̅ⲩ</w:t>
            </w:r>
          </w:p>
          <w:p w14:paraId="0D357602" w14:textId="77777777" w:rsidR="00E35F1F" w:rsidRDefault="00E35F1F" w:rsidP="00E35F1F">
            <w:pPr>
              <w:pStyle w:val="CopticVersemulti-line"/>
            </w:pPr>
            <w:r w:rsidRPr="00953CB8">
              <w:t>ⲱ̀ ϯⲥⲉⲙⲛⲉ ⲙ̀ⲙⲁⲥⲛⲟⲩϯ</w:t>
            </w:r>
          </w:p>
          <w:p w14:paraId="56FCE3E5" w14:textId="77777777" w:rsidR="00E35F1F" w:rsidRDefault="00E35F1F" w:rsidP="00E35F1F">
            <w:pPr>
              <w:pStyle w:val="CopticVerse"/>
            </w:pPr>
            <w:r w:rsidRPr="00953CB8">
              <w:t>ⲉⲧⲧⲁⲓⲏⲟⲩⲧ ⲙ̀ⲡⲁⲣⲑⲉⲛⲟⲥ</w:t>
            </w:r>
          </w:p>
        </w:tc>
      </w:tr>
      <w:tr w:rsidR="00E35F1F" w14:paraId="6CFC40DA" w14:textId="77777777" w:rsidTr="00E35F1F">
        <w:trPr>
          <w:cantSplit/>
          <w:jc w:val="center"/>
        </w:trPr>
        <w:tc>
          <w:tcPr>
            <w:tcW w:w="288" w:type="dxa"/>
          </w:tcPr>
          <w:p w14:paraId="5C1ED764" w14:textId="77777777" w:rsidR="00E35F1F" w:rsidRDefault="00E35F1F" w:rsidP="00E35F1F">
            <w:pPr>
              <w:pStyle w:val="CopticCross"/>
            </w:pPr>
            <w:r w:rsidRPr="00FB5ACB">
              <w:t>¿</w:t>
            </w:r>
          </w:p>
        </w:tc>
        <w:tc>
          <w:tcPr>
            <w:tcW w:w="3960" w:type="dxa"/>
          </w:tcPr>
          <w:p w14:paraId="263A0207" w14:textId="77777777" w:rsidR="00E35F1F" w:rsidRDefault="00E35F1F" w:rsidP="00E35F1F">
            <w:pPr>
              <w:pStyle w:val="EngHang"/>
            </w:pPr>
            <w:r w:rsidRPr="007425E1">
              <w:t>For y</w:t>
            </w:r>
            <w:r>
              <w:t>o</w:t>
            </w:r>
            <w:r w:rsidRPr="007425E1">
              <w:t xml:space="preserve">u </w:t>
            </w:r>
            <w:r>
              <w:t>bore</w:t>
            </w:r>
            <w:r w:rsidRPr="007425E1">
              <w:t xml:space="preserve"> for us</w:t>
            </w:r>
            <w:r>
              <w:t>,</w:t>
            </w:r>
          </w:p>
          <w:p w14:paraId="1A6C9332" w14:textId="77777777" w:rsidR="00E35F1F" w:rsidRDefault="00E35F1F" w:rsidP="00E35F1F">
            <w:pPr>
              <w:pStyle w:val="EngHang"/>
            </w:pPr>
            <w:r>
              <w:t>God the Logos:</w:t>
            </w:r>
          </w:p>
          <w:p w14:paraId="5257B809" w14:textId="77777777" w:rsidR="00E35F1F" w:rsidRDefault="00E35F1F" w:rsidP="00E35F1F">
            <w:pPr>
              <w:pStyle w:val="EngHang"/>
            </w:pPr>
            <w:r>
              <w:t>Our Saviour Jesus,</w:t>
            </w:r>
          </w:p>
          <w:p w14:paraId="0A3C0711" w14:textId="77777777" w:rsidR="00E35F1F" w:rsidRDefault="00E35F1F" w:rsidP="00E35F1F">
            <w:pPr>
              <w:pStyle w:val="EngHangEnd"/>
            </w:pPr>
            <w:r>
              <w:t>Who</w:t>
            </w:r>
            <w:r w:rsidRPr="007425E1">
              <w:t xml:space="preserve"> came and saved us.</w:t>
            </w:r>
          </w:p>
        </w:tc>
        <w:tc>
          <w:tcPr>
            <w:tcW w:w="288" w:type="dxa"/>
          </w:tcPr>
          <w:p w14:paraId="3BE7C9D4" w14:textId="77777777" w:rsidR="00E35F1F" w:rsidRDefault="00E35F1F" w:rsidP="00E35F1F"/>
        </w:tc>
        <w:tc>
          <w:tcPr>
            <w:tcW w:w="288" w:type="dxa"/>
          </w:tcPr>
          <w:p w14:paraId="46369BC3" w14:textId="77777777" w:rsidR="00E35F1F" w:rsidRDefault="00E35F1F" w:rsidP="00E35F1F">
            <w:pPr>
              <w:pStyle w:val="CopticCross"/>
            </w:pPr>
            <w:r w:rsidRPr="00FB5ACB">
              <w:t>¿</w:t>
            </w:r>
          </w:p>
        </w:tc>
        <w:tc>
          <w:tcPr>
            <w:tcW w:w="3960" w:type="dxa"/>
          </w:tcPr>
          <w:p w14:paraId="38026833" w14:textId="77777777" w:rsidR="00E35F1F" w:rsidRDefault="00E35F1F" w:rsidP="00E35F1F">
            <w:pPr>
              <w:pStyle w:val="CopticVersemulti-line"/>
            </w:pPr>
            <w:r w:rsidRPr="00953CB8">
              <w:t>Ϫⲉ ⲁ̀ⲣⲉⲙⲓⲥⲓ ⲛⲁⲛ</w:t>
            </w:r>
          </w:p>
          <w:p w14:paraId="4F6436A1" w14:textId="77777777" w:rsidR="00E35F1F" w:rsidRDefault="00E35F1F" w:rsidP="00E35F1F">
            <w:pPr>
              <w:pStyle w:val="CopticVersemulti-line"/>
            </w:pPr>
            <w:r w:rsidRPr="00953CB8">
              <w:t>ⲙ̀Ⲫϯ ⲡⲓⲗⲟⲅⲟⲥ</w:t>
            </w:r>
          </w:p>
          <w:p w14:paraId="5290B0FA" w14:textId="77777777" w:rsidR="00E35F1F" w:rsidRDefault="00E35F1F" w:rsidP="00E35F1F">
            <w:pPr>
              <w:pStyle w:val="CopticVersemulti-line"/>
            </w:pPr>
            <w:r w:rsidRPr="00953CB8">
              <w:t>Ⲡⲉⲛⲥ̅ⲱ̅ⲣ Ⲓⲏ̅ⲥ</w:t>
            </w:r>
          </w:p>
          <w:p w14:paraId="13E255A4" w14:textId="77777777" w:rsidR="00E35F1F" w:rsidRDefault="00E35F1F" w:rsidP="00E35F1F">
            <w:pPr>
              <w:pStyle w:val="CopticVerse"/>
            </w:pPr>
            <w:r w:rsidRPr="00953CB8">
              <w:t>ⲁϥⲓ̀ ⲁϥⲥⲱϯ ⲙ̀ⲙⲟⲛ</w:t>
            </w:r>
          </w:p>
        </w:tc>
      </w:tr>
      <w:tr w:rsidR="00E35F1F" w14:paraId="7A3E4780" w14:textId="77777777" w:rsidTr="00E35F1F">
        <w:trPr>
          <w:cantSplit/>
          <w:jc w:val="center"/>
        </w:trPr>
        <w:tc>
          <w:tcPr>
            <w:tcW w:w="288" w:type="dxa"/>
          </w:tcPr>
          <w:p w14:paraId="2450E7F4" w14:textId="77777777" w:rsidR="00E35F1F" w:rsidRDefault="00E35F1F" w:rsidP="00E35F1F">
            <w:pPr>
              <w:pStyle w:val="CopticCross"/>
            </w:pPr>
          </w:p>
        </w:tc>
        <w:tc>
          <w:tcPr>
            <w:tcW w:w="3960" w:type="dxa"/>
          </w:tcPr>
          <w:p w14:paraId="4EDF3FC0" w14:textId="77777777" w:rsidR="00E35F1F" w:rsidRDefault="00E35F1F" w:rsidP="00E35F1F">
            <w:pPr>
              <w:pStyle w:val="EngHang"/>
            </w:pPr>
            <w:r w:rsidRPr="007425E1">
              <w:t>For of His own will</w:t>
            </w:r>
            <w:r>
              <w:t>,</w:t>
            </w:r>
          </w:p>
          <w:p w14:paraId="659D86DC" w14:textId="77777777" w:rsidR="00E35F1F" w:rsidRDefault="00E35F1F" w:rsidP="00E35F1F">
            <w:pPr>
              <w:pStyle w:val="EngHang"/>
            </w:pPr>
            <w:r>
              <w:t>And the good</w:t>
            </w:r>
            <w:r w:rsidRPr="007425E1">
              <w:t xml:space="preserve">will of </w:t>
            </w:r>
            <w:r>
              <w:t>H</w:t>
            </w:r>
            <w:r w:rsidRPr="007425E1">
              <w:t xml:space="preserve">is Father </w:t>
            </w:r>
          </w:p>
          <w:p w14:paraId="674B8527" w14:textId="77777777" w:rsidR="00E35F1F" w:rsidRDefault="00E35F1F" w:rsidP="00E35F1F">
            <w:pPr>
              <w:pStyle w:val="EngHang"/>
            </w:pPr>
            <w:r>
              <w:t>A</w:t>
            </w:r>
            <w:r w:rsidRPr="007425E1">
              <w:t xml:space="preserve">nd the Holy Spirit, </w:t>
            </w:r>
          </w:p>
          <w:p w14:paraId="57402433" w14:textId="77777777" w:rsidR="00E35F1F" w:rsidRDefault="00E35F1F" w:rsidP="00E35F1F">
            <w:pPr>
              <w:pStyle w:val="EngHangEnd"/>
            </w:pPr>
            <w:r w:rsidRPr="007425E1">
              <w:t>He came and saved us.</w:t>
            </w:r>
          </w:p>
        </w:tc>
        <w:tc>
          <w:tcPr>
            <w:tcW w:w="288" w:type="dxa"/>
          </w:tcPr>
          <w:p w14:paraId="52B99C1B" w14:textId="77777777" w:rsidR="00E35F1F" w:rsidRDefault="00E35F1F" w:rsidP="00E35F1F"/>
        </w:tc>
        <w:tc>
          <w:tcPr>
            <w:tcW w:w="288" w:type="dxa"/>
          </w:tcPr>
          <w:p w14:paraId="35A6A102" w14:textId="77777777" w:rsidR="00E35F1F" w:rsidRDefault="00E35F1F" w:rsidP="00E35F1F"/>
        </w:tc>
        <w:tc>
          <w:tcPr>
            <w:tcW w:w="3960" w:type="dxa"/>
          </w:tcPr>
          <w:p w14:paraId="547BA477" w14:textId="77777777" w:rsidR="00E35F1F" w:rsidRDefault="00E35F1F" w:rsidP="00E35F1F">
            <w:pPr>
              <w:pStyle w:val="CopticVersemulti-line"/>
            </w:pPr>
            <w:r w:rsidRPr="007047B8">
              <w:t>Ϫⲉ ⲛ̀ⲑⲟϥ ϧⲉⲛ ⲡⲉϥⲟⲩⲱϣ</w:t>
            </w:r>
          </w:p>
          <w:p w14:paraId="266141CC" w14:textId="77777777" w:rsidR="00E35F1F" w:rsidRDefault="00E35F1F" w:rsidP="00E35F1F">
            <w:pPr>
              <w:pStyle w:val="CopticVersemulti-line"/>
            </w:pPr>
            <w:r w:rsidRPr="007047B8">
              <w:t>ⲛⲉⲙ ⲡ̀ϯⲙⲁϯ ⲙ̀Ⲡⲉϥⲓⲱⲧ</w:t>
            </w:r>
          </w:p>
          <w:p w14:paraId="7C25FD68" w14:textId="77777777" w:rsidR="00E35F1F" w:rsidRDefault="00E35F1F" w:rsidP="00E35F1F">
            <w:pPr>
              <w:pStyle w:val="CopticVersemulti-line"/>
            </w:pPr>
            <w:r w:rsidRPr="007047B8">
              <w:t>ⲛⲉⲙ Ⲡⲓⲡ̅ⲛ̅ⲁ ⲉ̅ⲑ̅ⲩ</w:t>
            </w:r>
          </w:p>
          <w:p w14:paraId="587777DD" w14:textId="77777777" w:rsidR="00E35F1F" w:rsidRDefault="00E35F1F" w:rsidP="00E35F1F">
            <w:pPr>
              <w:pStyle w:val="CopticVersemulti-line"/>
            </w:pPr>
            <w:r w:rsidRPr="007047B8">
              <w:t>ⲁϥⲓ̀ ⲁϥⲥⲱϯ ⲙ̀ⲙⲟⲛ</w:t>
            </w:r>
          </w:p>
        </w:tc>
      </w:tr>
    </w:tbl>
    <w:p w14:paraId="424A011F" w14:textId="77777777" w:rsidR="00E35F1F" w:rsidRDefault="00E35F1F" w:rsidP="00E35F1F">
      <w:pPr>
        <w:pStyle w:val="Heading6"/>
      </w:pPr>
      <w:bookmarkStart w:id="880" w:name="_Toc298681299"/>
      <w:bookmarkStart w:id="881" w:name="_Toc298447539"/>
      <w:r>
        <w:lastRenderedPageBreak/>
        <w:t>Part Seven</w:t>
      </w:r>
      <w:bookmarkEnd w:id="880"/>
      <w:bookmarkEnd w:id="8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B5B2C5B" w14:textId="77777777" w:rsidTr="00E35F1F">
        <w:trPr>
          <w:cantSplit/>
          <w:jc w:val="center"/>
        </w:trPr>
        <w:tc>
          <w:tcPr>
            <w:tcW w:w="288" w:type="dxa"/>
          </w:tcPr>
          <w:p w14:paraId="2C19D369" w14:textId="77777777" w:rsidR="00E35F1F" w:rsidRDefault="00E35F1F" w:rsidP="00E35F1F">
            <w:pPr>
              <w:pStyle w:val="CopticCross"/>
            </w:pPr>
            <w:r w:rsidRPr="00FB5ACB">
              <w:t>¿</w:t>
            </w:r>
          </w:p>
        </w:tc>
        <w:tc>
          <w:tcPr>
            <w:tcW w:w="3960" w:type="dxa"/>
          </w:tcPr>
          <w:p w14:paraId="75D0321E" w14:textId="77777777" w:rsidR="00E35F1F" w:rsidRDefault="00E35F1F" w:rsidP="00E35F1F">
            <w:pPr>
              <w:pStyle w:val="EngHang"/>
            </w:pPr>
            <w:r w:rsidRPr="007425E1">
              <w:t xml:space="preserve">You </w:t>
            </w:r>
            <w:r>
              <w:t xml:space="preserve">are </w:t>
            </w:r>
            <w:r w:rsidRPr="007425E1">
              <w:t xml:space="preserve">the mother of the light, </w:t>
            </w:r>
          </w:p>
          <w:p w14:paraId="4F1F93F8" w14:textId="77777777" w:rsidR="00E35F1F" w:rsidRDefault="00E35F1F" w:rsidP="00E35F1F">
            <w:pPr>
              <w:pStyle w:val="EngHang"/>
            </w:pPr>
            <w:r>
              <w:t>T</w:t>
            </w:r>
            <w:r w:rsidRPr="007425E1">
              <w:t xml:space="preserve">he honoured mother of God, </w:t>
            </w:r>
          </w:p>
          <w:p w14:paraId="097C80AA" w14:textId="77777777" w:rsidR="00E35F1F" w:rsidRDefault="00E35F1F" w:rsidP="00E35F1F">
            <w:pPr>
              <w:pStyle w:val="EngHang"/>
            </w:pPr>
            <w:r>
              <w:t>W</w:t>
            </w:r>
            <w:r w:rsidRPr="007425E1">
              <w:t xml:space="preserve">ho carried </w:t>
            </w:r>
          </w:p>
          <w:p w14:paraId="0860BEFF" w14:textId="77777777" w:rsidR="00E35F1F" w:rsidRDefault="00E35F1F" w:rsidP="00E35F1F">
            <w:pPr>
              <w:pStyle w:val="EngHangEnd"/>
            </w:pPr>
            <w:r>
              <w:t>T</w:t>
            </w:r>
            <w:r w:rsidRPr="007425E1">
              <w:t>he uncircumscript Logos.</w:t>
            </w:r>
          </w:p>
        </w:tc>
        <w:tc>
          <w:tcPr>
            <w:tcW w:w="288" w:type="dxa"/>
          </w:tcPr>
          <w:p w14:paraId="028BE9D3" w14:textId="77777777" w:rsidR="00E35F1F" w:rsidRDefault="00E35F1F" w:rsidP="00E35F1F"/>
        </w:tc>
        <w:tc>
          <w:tcPr>
            <w:tcW w:w="288" w:type="dxa"/>
          </w:tcPr>
          <w:p w14:paraId="4C95E512" w14:textId="77777777" w:rsidR="00E35F1F" w:rsidRDefault="00E35F1F" w:rsidP="00E35F1F">
            <w:pPr>
              <w:pStyle w:val="CopticCross"/>
            </w:pPr>
            <w:r w:rsidRPr="00FB5ACB">
              <w:t>¿</w:t>
            </w:r>
          </w:p>
        </w:tc>
        <w:tc>
          <w:tcPr>
            <w:tcW w:w="3960" w:type="dxa"/>
          </w:tcPr>
          <w:p w14:paraId="2D81BDD5" w14:textId="77777777" w:rsidR="00E35F1F" w:rsidRDefault="00E35F1F" w:rsidP="00E35F1F">
            <w:pPr>
              <w:pStyle w:val="CopticVersemulti-line"/>
            </w:pPr>
            <w:r w:rsidRPr="00953CB8">
              <w:t>Ⲛ</w:t>
            </w:r>
            <w:r w:rsidRPr="00953CB8">
              <w:rPr>
                <w:rFonts w:ascii="Times New Roman" w:hAnsi="Times New Roman" w:cs="Times New Roman"/>
              </w:rPr>
              <w:t>̀</w:t>
            </w:r>
            <w:r w:rsidRPr="00953CB8">
              <w:t>ⲑⲟ ⲑ</w:t>
            </w:r>
            <w:r w:rsidRPr="00953CB8">
              <w:rPr>
                <w:rFonts w:ascii="Times New Roman" w:hAnsi="Times New Roman" w:cs="Times New Roman"/>
              </w:rPr>
              <w:t>̀</w:t>
            </w:r>
            <w:r w:rsidRPr="00953CB8">
              <w:t>ⲙⲁⲩ ⲙ</w:t>
            </w:r>
            <w:r w:rsidRPr="00953CB8">
              <w:rPr>
                <w:rFonts w:ascii="Times New Roman" w:hAnsi="Times New Roman" w:cs="Times New Roman"/>
              </w:rPr>
              <w:t>̀</w:t>
            </w:r>
            <w:r w:rsidRPr="00953CB8">
              <w:t>ⲡⲓⲟⲩⲱⲓⲛⲓ</w:t>
            </w:r>
          </w:p>
          <w:p w14:paraId="655C5A23" w14:textId="77777777" w:rsidR="00E35F1F" w:rsidRDefault="00E35F1F" w:rsidP="00E35F1F">
            <w:pPr>
              <w:pStyle w:val="CopticVersemulti-line"/>
            </w:pPr>
            <w:r w:rsidRPr="00953CB8">
              <w:t>ⲉⲧⲧⲁⲓⲏⲟⲩⲧ ⲙ</w:t>
            </w:r>
            <w:r w:rsidRPr="00953CB8">
              <w:rPr>
                <w:rFonts w:ascii="Times New Roman" w:hAnsi="Times New Roman" w:cs="Times New Roman"/>
              </w:rPr>
              <w:t>̀</w:t>
            </w:r>
            <w:r w:rsidRPr="00953CB8">
              <w:t>ⲙⲁⲥⲛⲟⲩ</w:t>
            </w:r>
            <w:r w:rsidRPr="00953CB8">
              <w:rPr>
                <w:rFonts w:ascii="Times New Roman" w:hAnsi="Times New Roman" w:cs="Times New Roman"/>
              </w:rPr>
              <w:t>ϯ</w:t>
            </w:r>
            <w:r>
              <w:t>:</w:t>
            </w:r>
          </w:p>
          <w:p w14:paraId="22FACEAD" w14:textId="77777777" w:rsidR="00E35F1F" w:rsidRDefault="00E35F1F" w:rsidP="00E35F1F">
            <w:pPr>
              <w:pStyle w:val="CopticVersemulti-line"/>
            </w:pPr>
            <w:r w:rsidRPr="00953CB8">
              <w:t>ⲁ</w:t>
            </w:r>
            <w:r>
              <w:t>̀</w:t>
            </w:r>
            <w:r w:rsidRPr="00953CB8">
              <w:t>ⲣⲉ</w:t>
            </w:r>
            <w:r w:rsidRPr="00953CB8">
              <w:rPr>
                <w:rFonts w:ascii="Times New Roman" w:hAnsi="Times New Roman" w:cs="Times New Roman"/>
              </w:rPr>
              <w:t>Ϥ</w:t>
            </w:r>
            <w:r w:rsidRPr="00953CB8">
              <w:t xml:space="preserve">ⲁⲓ </w:t>
            </w:r>
            <w:r w:rsidRPr="00953CB8">
              <w:rPr>
                <w:rFonts w:ascii="Times New Roman" w:hAnsi="Times New Roman" w:cs="Times New Roman"/>
              </w:rPr>
              <w:t>ϧ</w:t>
            </w:r>
            <w:r w:rsidRPr="00953CB8">
              <w:t>ⲁ ⲡⲓⲗⲟⲅⲟⲥ</w:t>
            </w:r>
          </w:p>
          <w:p w14:paraId="0AD79426" w14:textId="77777777" w:rsidR="00E35F1F" w:rsidRDefault="00E35F1F" w:rsidP="00E35F1F">
            <w:pPr>
              <w:pStyle w:val="CopticVerse"/>
            </w:pPr>
            <w:r w:rsidRPr="00953CB8">
              <w:t>ⲡⲓⲁ</w:t>
            </w:r>
            <w:r w:rsidRPr="00953CB8">
              <w:rPr>
                <w:rFonts w:ascii="Times New Roman" w:hAnsi="Times New Roman" w:cs="Times New Roman"/>
              </w:rPr>
              <w:t>̀</w:t>
            </w:r>
            <w:r w:rsidRPr="00953CB8">
              <w:t>ⲭⲱⲣⲓⲧⲟⲥ</w:t>
            </w:r>
          </w:p>
        </w:tc>
      </w:tr>
      <w:tr w:rsidR="00E35F1F" w14:paraId="27DE6006" w14:textId="77777777" w:rsidTr="00E35F1F">
        <w:trPr>
          <w:cantSplit/>
          <w:jc w:val="center"/>
        </w:trPr>
        <w:tc>
          <w:tcPr>
            <w:tcW w:w="288" w:type="dxa"/>
          </w:tcPr>
          <w:p w14:paraId="43C15B87" w14:textId="77777777" w:rsidR="00E35F1F" w:rsidRDefault="00E35F1F" w:rsidP="00E35F1F">
            <w:pPr>
              <w:pStyle w:val="CopticCross"/>
            </w:pPr>
          </w:p>
        </w:tc>
        <w:tc>
          <w:tcPr>
            <w:tcW w:w="3960" w:type="dxa"/>
          </w:tcPr>
          <w:p w14:paraId="6BE113EB" w14:textId="77777777" w:rsidR="00E35F1F" w:rsidRDefault="00E35F1F" w:rsidP="00E35F1F">
            <w:pPr>
              <w:pStyle w:val="EngHang"/>
            </w:pPr>
            <w:r w:rsidRPr="007425E1">
              <w:t xml:space="preserve">After </w:t>
            </w:r>
            <w:r>
              <w:t xml:space="preserve">having </w:t>
            </w:r>
            <w:r w:rsidRPr="007425E1">
              <w:t>borne him</w:t>
            </w:r>
          </w:p>
          <w:p w14:paraId="34C62252" w14:textId="77777777" w:rsidR="00E35F1F" w:rsidRDefault="00E35F1F" w:rsidP="00E35F1F">
            <w:pPr>
              <w:pStyle w:val="EngHang"/>
            </w:pPr>
            <w:r>
              <w:t xml:space="preserve">You remained </w:t>
            </w:r>
            <w:commentRangeStart w:id="882"/>
            <w:r>
              <w:t xml:space="preserve">a </w:t>
            </w:r>
            <w:commentRangeEnd w:id="882"/>
            <w:r>
              <w:rPr>
                <w:rStyle w:val="CommentReference"/>
                <w:rFonts w:ascii="Times New Roman" w:eastAsiaTheme="minorHAnsi" w:hAnsi="Times New Roman" w:cstheme="minorBidi"/>
                <w:color w:val="auto"/>
              </w:rPr>
              <w:commentReference w:id="882"/>
            </w:r>
            <w:r>
              <w:t>virgin.</w:t>
            </w:r>
          </w:p>
          <w:p w14:paraId="301F78AF" w14:textId="77777777" w:rsidR="00E35F1F" w:rsidRDefault="00E35F1F" w:rsidP="00E35F1F">
            <w:pPr>
              <w:pStyle w:val="EngHang"/>
            </w:pPr>
            <w:r>
              <w:t>W</w:t>
            </w:r>
            <w:r w:rsidRPr="007425E1">
              <w:t xml:space="preserve">e magnify you </w:t>
            </w:r>
          </w:p>
          <w:p w14:paraId="4265A3B2" w14:textId="77777777" w:rsidR="00E35F1F" w:rsidRDefault="00E35F1F" w:rsidP="00E35F1F">
            <w:pPr>
              <w:pStyle w:val="EngHangEnd"/>
            </w:pPr>
            <w:r>
              <w:t>W</w:t>
            </w:r>
            <w:r w:rsidRPr="007425E1">
              <w:t>ith praises and blessings.</w:t>
            </w:r>
          </w:p>
        </w:tc>
        <w:tc>
          <w:tcPr>
            <w:tcW w:w="288" w:type="dxa"/>
          </w:tcPr>
          <w:p w14:paraId="5045C080" w14:textId="77777777" w:rsidR="00E35F1F" w:rsidRDefault="00E35F1F" w:rsidP="00E35F1F"/>
        </w:tc>
        <w:tc>
          <w:tcPr>
            <w:tcW w:w="288" w:type="dxa"/>
          </w:tcPr>
          <w:p w14:paraId="1EF6CA5D" w14:textId="77777777" w:rsidR="00E35F1F" w:rsidRDefault="00E35F1F" w:rsidP="00E35F1F">
            <w:pPr>
              <w:pStyle w:val="CopticCross"/>
            </w:pPr>
          </w:p>
        </w:tc>
        <w:tc>
          <w:tcPr>
            <w:tcW w:w="3960" w:type="dxa"/>
          </w:tcPr>
          <w:p w14:paraId="7CBE1FC8" w14:textId="77777777" w:rsidR="00E35F1F" w:rsidRDefault="00E35F1F" w:rsidP="00E35F1F">
            <w:pPr>
              <w:pStyle w:val="CopticVersemulti-line"/>
            </w:pPr>
            <w:r w:rsidRPr="00953CB8">
              <w:t>Ⲙⲉⲛⲉⲛⲥⲁ ⲑ̀ⲣⲉ ⲙⲁⲥϥ</w:t>
            </w:r>
          </w:p>
          <w:p w14:paraId="24D63F3B" w14:textId="77777777" w:rsidR="00E35F1F" w:rsidRDefault="00E35F1F" w:rsidP="00E35F1F">
            <w:pPr>
              <w:pStyle w:val="CopticVersemulti-line"/>
            </w:pPr>
            <w:r w:rsidRPr="00953CB8">
              <w:t>ⲁ̀ⲣⲉⲟ̀ϩⲓ ⲉ̀ⲣⲉⲟⲓ ⲙ̀ⲡⲁⲣⲑⲉⲛⲟⲥ</w:t>
            </w:r>
          </w:p>
          <w:p w14:paraId="4A4492C6" w14:textId="77777777" w:rsidR="00E35F1F" w:rsidRDefault="00E35F1F" w:rsidP="00E35F1F">
            <w:pPr>
              <w:pStyle w:val="CopticVersemulti-line"/>
            </w:pPr>
            <w:r w:rsidRPr="00953CB8">
              <w:t>ϧⲉⲛ ϩⲁⲛϩⲱⲥ ⲛⲉⲙ ϩⲁⲛⲥ̀ⲙⲟⲩ</w:t>
            </w:r>
          </w:p>
          <w:p w14:paraId="43BF95B0" w14:textId="77777777" w:rsidR="00E35F1F" w:rsidRDefault="00E35F1F" w:rsidP="00E35F1F">
            <w:pPr>
              <w:pStyle w:val="CopticVerse"/>
            </w:pPr>
            <w:r w:rsidRPr="00953CB8">
              <w:t>ⲧⲉⲛϭⲓⲥⲓ ⲙ̀ⲙⲟ</w:t>
            </w:r>
          </w:p>
        </w:tc>
      </w:tr>
      <w:tr w:rsidR="00E35F1F" w14:paraId="2466432C" w14:textId="77777777" w:rsidTr="00E35F1F">
        <w:trPr>
          <w:cantSplit/>
          <w:jc w:val="center"/>
        </w:trPr>
        <w:tc>
          <w:tcPr>
            <w:tcW w:w="288" w:type="dxa"/>
          </w:tcPr>
          <w:p w14:paraId="19168CEA" w14:textId="77777777" w:rsidR="00E35F1F" w:rsidRDefault="00E35F1F" w:rsidP="00E35F1F">
            <w:pPr>
              <w:pStyle w:val="CopticCross"/>
            </w:pPr>
            <w:r w:rsidRPr="00FB5ACB">
              <w:t>¿</w:t>
            </w:r>
          </w:p>
        </w:tc>
        <w:tc>
          <w:tcPr>
            <w:tcW w:w="3960" w:type="dxa"/>
          </w:tcPr>
          <w:p w14:paraId="1128B278" w14:textId="77777777" w:rsidR="00E35F1F" w:rsidRDefault="00E35F1F" w:rsidP="00E35F1F">
            <w:pPr>
              <w:pStyle w:val="EngHang"/>
            </w:pPr>
            <w:r w:rsidRPr="007425E1">
              <w:t>For of His own will</w:t>
            </w:r>
            <w:r>
              <w:t>,</w:t>
            </w:r>
          </w:p>
          <w:p w14:paraId="615367AE" w14:textId="77777777" w:rsidR="00E35F1F" w:rsidRDefault="00E35F1F" w:rsidP="00E35F1F">
            <w:pPr>
              <w:pStyle w:val="EngHang"/>
            </w:pPr>
            <w:r>
              <w:t>And the good</w:t>
            </w:r>
            <w:r w:rsidRPr="007425E1">
              <w:t xml:space="preserve">will of </w:t>
            </w:r>
            <w:r>
              <w:t>H</w:t>
            </w:r>
            <w:r w:rsidRPr="007425E1">
              <w:t xml:space="preserve">is Father </w:t>
            </w:r>
          </w:p>
          <w:p w14:paraId="57BD5FFE" w14:textId="77777777" w:rsidR="00E35F1F" w:rsidRDefault="00E35F1F" w:rsidP="00E35F1F">
            <w:pPr>
              <w:pStyle w:val="EngHang"/>
            </w:pPr>
            <w:r>
              <w:t>A</w:t>
            </w:r>
            <w:r w:rsidRPr="007425E1">
              <w:t xml:space="preserve">nd the Holy Spirit, </w:t>
            </w:r>
          </w:p>
          <w:p w14:paraId="17186EB0" w14:textId="77777777" w:rsidR="00E35F1F" w:rsidRDefault="00E35F1F" w:rsidP="00E35F1F">
            <w:pPr>
              <w:pStyle w:val="EngHangEnd"/>
            </w:pPr>
            <w:r w:rsidRPr="007425E1">
              <w:t>He came and saved us.</w:t>
            </w:r>
          </w:p>
        </w:tc>
        <w:tc>
          <w:tcPr>
            <w:tcW w:w="288" w:type="dxa"/>
          </w:tcPr>
          <w:p w14:paraId="1F5B207E" w14:textId="77777777" w:rsidR="00E35F1F" w:rsidRDefault="00E35F1F" w:rsidP="00E35F1F"/>
        </w:tc>
        <w:tc>
          <w:tcPr>
            <w:tcW w:w="288" w:type="dxa"/>
          </w:tcPr>
          <w:p w14:paraId="05FA515A" w14:textId="77777777" w:rsidR="00E35F1F" w:rsidRDefault="00E35F1F" w:rsidP="00E35F1F">
            <w:pPr>
              <w:pStyle w:val="CopticCross"/>
            </w:pPr>
            <w:r w:rsidRPr="00FB5ACB">
              <w:t>¿</w:t>
            </w:r>
          </w:p>
        </w:tc>
        <w:tc>
          <w:tcPr>
            <w:tcW w:w="3960" w:type="dxa"/>
          </w:tcPr>
          <w:p w14:paraId="6F0F996C" w14:textId="77777777" w:rsidR="00E35F1F" w:rsidRDefault="00E35F1F" w:rsidP="00E35F1F">
            <w:pPr>
              <w:pStyle w:val="CopticVersemulti-line"/>
            </w:pPr>
            <w:r w:rsidRPr="007047B8">
              <w:t>Ϫⲉ ⲛ̀ⲑⲟϥ ϧⲉⲛ ⲡⲉϥⲟⲩⲱϣ</w:t>
            </w:r>
          </w:p>
          <w:p w14:paraId="447DB91F" w14:textId="77777777" w:rsidR="00E35F1F" w:rsidRDefault="00E35F1F" w:rsidP="00E35F1F">
            <w:pPr>
              <w:pStyle w:val="CopticVersemulti-line"/>
            </w:pPr>
            <w:r w:rsidRPr="007047B8">
              <w:t>ⲛⲉⲙ ⲡ̀ϯⲙⲁϯ ⲙ̀Ⲡⲉϥⲓⲱⲧ</w:t>
            </w:r>
          </w:p>
          <w:p w14:paraId="2633C1E4" w14:textId="77777777" w:rsidR="00E35F1F" w:rsidRDefault="00E35F1F" w:rsidP="00E35F1F">
            <w:pPr>
              <w:pStyle w:val="CopticVersemulti-line"/>
            </w:pPr>
            <w:r w:rsidRPr="007047B8">
              <w:t>ⲛⲉⲙ Ⲡⲓⲡ̅ⲛ̅ⲁ ⲉ̅ⲑ̅ⲩ</w:t>
            </w:r>
          </w:p>
          <w:p w14:paraId="2AA20353" w14:textId="77777777" w:rsidR="00E35F1F" w:rsidRDefault="00E35F1F" w:rsidP="00E35F1F">
            <w:pPr>
              <w:pStyle w:val="CopticVersemulti-line"/>
            </w:pPr>
            <w:r w:rsidRPr="007047B8">
              <w:t>ⲁϥⲓ̀ ⲁϥⲥⲱϯ ⲙ̀ⲙⲟⲛ</w:t>
            </w:r>
          </w:p>
        </w:tc>
      </w:tr>
    </w:tbl>
    <w:p w14:paraId="022BB56C" w14:textId="77777777" w:rsidR="00E35F1F" w:rsidRDefault="00E35F1F" w:rsidP="00E35F1F">
      <w:pPr>
        <w:pStyle w:val="Heading6"/>
      </w:pPr>
      <w:bookmarkStart w:id="883" w:name="_Toc298681300"/>
      <w:bookmarkStart w:id="884" w:name="_Toc298447540"/>
      <w:bookmarkStart w:id="885" w:name="_Toc308441922"/>
      <w:r>
        <w:t>The Crown Adam</w:t>
      </w:r>
      <w:bookmarkEnd w:id="883"/>
      <w:bookmarkEnd w:id="884"/>
      <w:bookmarkEnd w:id="885"/>
    </w:p>
    <w:p w14:paraId="61DB99D1" w14:textId="77777777" w:rsidR="00E35F1F" w:rsidRPr="00953CB8" w:rsidRDefault="00E35F1F" w:rsidP="00E35F1F">
      <w:pPr>
        <w:pStyle w:val="Heading5non-TOC"/>
      </w:pPr>
      <w:r w:rsidRPr="00953CB8">
        <w:t>Ⲡⲓⲗⲱⲃ</w:t>
      </w:r>
      <w:r w:rsidRPr="00953CB8">
        <w:rPr>
          <w:rFonts w:ascii="Times New Roman" w:hAnsi="Times New Roman" w:cs="Times New Roman"/>
        </w:rPr>
        <w:t>ϣ</w:t>
      </w:r>
      <w:r w:rsidRPr="00953CB8">
        <w:t xml:space="preserve"> Ⲁ</w:t>
      </w:r>
      <w:r w:rsidRPr="00953CB8">
        <w:rPr>
          <w:rFonts w:ascii="Times New Roman" w:hAnsi="Times New Roman" w:cs="Times New Roman"/>
        </w:rPr>
        <w:t>̀</w:t>
      </w:r>
      <w:r w:rsidRPr="00953CB8">
        <w:t>ⲇⲁⲙ</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02B4B3C" w14:textId="77777777" w:rsidTr="00E35F1F">
        <w:trPr>
          <w:cantSplit/>
          <w:jc w:val="center"/>
        </w:trPr>
        <w:tc>
          <w:tcPr>
            <w:tcW w:w="288" w:type="dxa"/>
          </w:tcPr>
          <w:p w14:paraId="40A8DFDD" w14:textId="77777777" w:rsidR="00E35F1F" w:rsidRDefault="00E35F1F" w:rsidP="00E35F1F">
            <w:pPr>
              <w:pStyle w:val="CopticCross"/>
            </w:pPr>
          </w:p>
        </w:tc>
        <w:tc>
          <w:tcPr>
            <w:tcW w:w="3960" w:type="dxa"/>
          </w:tcPr>
          <w:p w14:paraId="29A0F236" w14:textId="77777777" w:rsidR="00E35F1F" w:rsidRDefault="00E35F1F" w:rsidP="00E35F1F">
            <w:pPr>
              <w:pStyle w:val="EngHang"/>
            </w:pPr>
            <w:r w:rsidRPr="007425E1">
              <w:t xml:space="preserve">What tongue of flesh </w:t>
            </w:r>
          </w:p>
          <w:p w14:paraId="1E78BBB0" w14:textId="77777777" w:rsidR="00E35F1F" w:rsidRDefault="00E35F1F" w:rsidP="00E35F1F">
            <w:pPr>
              <w:pStyle w:val="EngHang"/>
            </w:pPr>
            <w:r>
              <w:t>C</w:t>
            </w:r>
            <w:r w:rsidRPr="007425E1">
              <w:t xml:space="preserve">an presume to </w:t>
            </w:r>
            <w:r>
              <w:t>describe you,</w:t>
            </w:r>
          </w:p>
          <w:p w14:paraId="18C52003" w14:textId="77777777" w:rsidR="00E35F1F" w:rsidRDefault="00E35F1F" w:rsidP="00E35F1F">
            <w:pPr>
              <w:pStyle w:val="EngHang"/>
            </w:pPr>
            <w:r w:rsidRPr="007425E1">
              <w:t xml:space="preserve">O holy Virgin, </w:t>
            </w:r>
          </w:p>
          <w:p w14:paraId="5D69DB18" w14:textId="77777777" w:rsidR="00E35F1F" w:rsidRDefault="00E35F1F" w:rsidP="00E35F1F">
            <w:pPr>
              <w:pStyle w:val="EngHangEnd"/>
            </w:pPr>
            <w:r>
              <w:t>A</w:t>
            </w:r>
            <w:r w:rsidRPr="007425E1">
              <w:t>nd Mother of God</w:t>
            </w:r>
            <w:r>
              <w:t>?</w:t>
            </w:r>
          </w:p>
        </w:tc>
        <w:tc>
          <w:tcPr>
            <w:tcW w:w="288" w:type="dxa"/>
          </w:tcPr>
          <w:p w14:paraId="410716EA" w14:textId="77777777" w:rsidR="00E35F1F" w:rsidRDefault="00E35F1F" w:rsidP="00E35F1F"/>
        </w:tc>
        <w:tc>
          <w:tcPr>
            <w:tcW w:w="288" w:type="dxa"/>
          </w:tcPr>
          <w:p w14:paraId="4806D7C3" w14:textId="77777777" w:rsidR="00E35F1F" w:rsidRDefault="00E35F1F" w:rsidP="00E35F1F">
            <w:pPr>
              <w:pStyle w:val="CopticCross"/>
            </w:pPr>
          </w:p>
        </w:tc>
        <w:tc>
          <w:tcPr>
            <w:tcW w:w="3960" w:type="dxa"/>
          </w:tcPr>
          <w:p w14:paraId="49903BFD" w14:textId="77777777" w:rsidR="00E35F1F" w:rsidRDefault="00E35F1F" w:rsidP="00E35F1F">
            <w:pPr>
              <w:pStyle w:val="CopticVersemulti-line"/>
            </w:pPr>
            <w:r w:rsidRPr="00953CB8">
              <w:t>Ⲉ</w:t>
            </w:r>
            <w:r w:rsidRPr="00953CB8">
              <w:rPr>
                <w:rFonts w:ascii="Times New Roman" w:hAnsi="Times New Roman" w:cs="Times New Roman"/>
              </w:rPr>
              <w:t>̀</w:t>
            </w:r>
            <w:r w:rsidRPr="00953CB8">
              <w:t>ⲣⲉ Ⲁ</w:t>
            </w:r>
            <w:r w:rsidRPr="00953CB8">
              <w:rPr>
                <w:rFonts w:ascii="Times New Roman" w:hAnsi="Times New Roman" w:cs="Times New Roman"/>
              </w:rPr>
              <w:t>ϣ</w:t>
            </w:r>
            <w:r w:rsidRPr="00953CB8">
              <w:t xml:space="preserve"> ⲛ</w:t>
            </w:r>
            <w:r w:rsidRPr="00953CB8">
              <w:rPr>
                <w:rFonts w:ascii="Times New Roman" w:hAnsi="Times New Roman" w:cs="Times New Roman"/>
              </w:rPr>
              <w:t>̀</w:t>
            </w:r>
            <w:r w:rsidRPr="00953CB8">
              <w:t>ⲗⲁⲥ ⲛ</w:t>
            </w:r>
            <w:r w:rsidRPr="00953CB8">
              <w:rPr>
                <w:rFonts w:ascii="Times New Roman" w:hAnsi="Times New Roman" w:cs="Times New Roman"/>
              </w:rPr>
              <w:t>̀</w:t>
            </w:r>
            <w:r w:rsidRPr="00953CB8">
              <w:t>ⲥⲁⲣⲝ</w:t>
            </w:r>
          </w:p>
          <w:p w14:paraId="3D5A452F" w14:textId="77777777" w:rsidR="00E35F1F" w:rsidRDefault="00E35F1F" w:rsidP="00E35F1F">
            <w:pPr>
              <w:pStyle w:val="CopticVersemulti-line"/>
            </w:pPr>
            <w:r w:rsidRPr="00953CB8">
              <w:t>ⲛⲁ</w:t>
            </w:r>
            <w:r w:rsidRPr="00953CB8">
              <w:rPr>
                <w:rFonts w:ascii="Times New Roman" w:hAnsi="Times New Roman" w:cs="Times New Roman"/>
              </w:rPr>
              <w:t>ϣ̀</w:t>
            </w:r>
            <w:r w:rsidRPr="00953CB8">
              <w:t>ⲉⲣⲡⲓⲛⲟⲓⲛ ⲙ</w:t>
            </w:r>
            <w:r w:rsidRPr="00953CB8">
              <w:rPr>
                <w:rFonts w:ascii="Times New Roman" w:hAnsi="Times New Roman" w:cs="Times New Roman"/>
              </w:rPr>
              <w:t>̀</w:t>
            </w:r>
            <w:r w:rsidRPr="00953CB8">
              <w:t>ⲙⲟ</w:t>
            </w:r>
          </w:p>
          <w:p w14:paraId="4B1CE19B" w14:textId="77777777" w:rsidR="00E35F1F" w:rsidRDefault="00E35F1F" w:rsidP="00E35F1F">
            <w:pPr>
              <w:pStyle w:val="CopticVersemulti-line"/>
            </w:pPr>
            <w:r w:rsidRPr="00953CB8">
              <w:t>ⲱ</w:t>
            </w:r>
            <w:r w:rsidRPr="00953CB8">
              <w:rPr>
                <w:rFonts w:ascii="Times New Roman" w:hAnsi="Times New Roman" w:cs="Times New Roman"/>
              </w:rPr>
              <w:t>̀</w:t>
            </w:r>
            <w:r w:rsidRPr="00953CB8">
              <w:t xml:space="preserve"> </w:t>
            </w:r>
            <w:r w:rsidRPr="00953CB8">
              <w:rPr>
                <w:rFonts w:ascii="Times New Roman" w:hAnsi="Times New Roman" w:cs="Times New Roman"/>
              </w:rPr>
              <w:t>ϯ</w:t>
            </w:r>
            <w:r w:rsidRPr="00953CB8">
              <w:t>ⲡⲁⲣⲑⲉⲛⲟⲥ ⲉ</w:t>
            </w:r>
            <w:r w:rsidRPr="00953CB8">
              <w:rPr>
                <w:rFonts w:ascii="Times New Roman" w:hAnsi="Times New Roman" w:cs="Times New Roman"/>
              </w:rPr>
              <w:t>̅</w:t>
            </w:r>
            <w:r w:rsidRPr="00953CB8">
              <w:t>ⲑ</w:t>
            </w:r>
            <w:r w:rsidRPr="00953CB8">
              <w:rPr>
                <w:rFonts w:ascii="Times New Roman" w:hAnsi="Times New Roman" w:cs="Times New Roman"/>
              </w:rPr>
              <w:t>̅</w:t>
            </w:r>
            <w:r w:rsidRPr="00953CB8">
              <w:t>ⲩ</w:t>
            </w:r>
          </w:p>
          <w:p w14:paraId="2E07E6BA" w14:textId="77777777" w:rsidR="00E35F1F" w:rsidRDefault="00E35F1F" w:rsidP="00E35F1F">
            <w:pPr>
              <w:pStyle w:val="CopticVerse"/>
            </w:pPr>
            <w:r w:rsidRPr="00953CB8">
              <w:t>ⲟⲩⲟ</w:t>
            </w:r>
            <w:r w:rsidRPr="00953CB8">
              <w:rPr>
                <w:rFonts w:ascii="Times New Roman" w:hAnsi="Times New Roman" w:cs="Times New Roman"/>
              </w:rPr>
              <w:t>ϩ</w:t>
            </w:r>
            <w:r w:rsidRPr="00953CB8">
              <w:t xml:space="preserve"> ⲙ</w:t>
            </w:r>
            <w:r w:rsidRPr="00953CB8">
              <w:rPr>
                <w:rFonts w:ascii="Times New Roman" w:hAnsi="Times New Roman" w:cs="Times New Roman"/>
              </w:rPr>
              <w:t>̀</w:t>
            </w:r>
            <w:r w:rsidRPr="00953CB8">
              <w:t>ⲙⲁⲥⲛⲟⲩ</w:t>
            </w:r>
            <w:r>
              <w:rPr>
                <w:rFonts w:cs="FreeSerifAvvaShenouda"/>
              </w:rPr>
              <w:t>ϯ</w:t>
            </w:r>
          </w:p>
        </w:tc>
      </w:tr>
      <w:tr w:rsidR="00E35F1F" w14:paraId="669343A2" w14:textId="77777777" w:rsidTr="00E35F1F">
        <w:trPr>
          <w:cantSplit/>
          <w:jc w:val="center"/>
        </w:trPr>
        <w:tc>
          <w:tcPr>
            <w:tcW w:w="288" w:type="dxa"/>
          </w:tcPr>
          <w:p w14:paraId="17F1F239" w14:textId="77777777" w:rsidR="00E35F1F" w:rsidRDefault="00E35F1F" w:rsidP="00E35F1F">
            <w:pPr>
              <w:pStyle w:val="CopticCross"/>
            </w:pPr>
            <w:r w:rsidRPr="00FB5ACB">
              <w:t>¿</w:t>
            </w:r>
          </w:p>
        </w:tc>
        <w:tc>
          <w:tcPr>
            <w:tcW w:w="3960" w:type="dxa"/>
          </w:tcPr>
          <w:p w14:paraId="37E63BBE" w14:textId="77777777" w:rsidR="00E35F1F" w:rsidRDefault="00E35F1F" w:rsidP="00E35F1F">
            <w:pPr>
              <w:pStyle w:val="EngHang"/>
            </w:pPr>
            <w:r w:rsidRPr="007425E1">
              <w:t xml:space="preserve">For you became </w:t>
            </w:r>
          </w:p>
          <w:p w14:paraId="168EB15D" w14:textId="77777777" w:rsidR="00E35F1F" w:rsidRDefault="00E35F1F" w:rsidP="00E35F1F">
            <w:pPr>
              <w:pStyle w:val="EngHang"/>
            </w:pPr>
            <w:r>
              <w:t>A</w:t>
            </w:r>
            <w:r w:rsidRPr="007425E1">
              <w:t xml:space="preserve"> royal throne </w:t>
            </w:r>
          </w:p>
          <w:p w14:paraId="7B36F175" w14:textId="77777777" w:rsidR="00E35F1F" w:rsidRDefault="00E35F1F" w:rsidP="00E35F1F">
            <w:pPr>
              <w:pStyle w:val="EngHang"/>
            </w:pPr>
            <w:r>
              <w:t>F</w:t>
            </w:r>
            <w:r w:rsidRPr="007425E1">
              <w:t xml:space="preserve">or </w:t>
            </w:r>
            <w:commentRangeStart w:id="886"/>
            <w:r>
              <w:t>He</w:t>
            </w:r>
            <w:r w:rsidRPr="007425E1">
              <w:t xml:space="preserve"> </w:t>
            </w:r>
            <w:commentRangeEnd w:id="886"/>
            <w:r>
              <w:rPr>
                <w:rStyle w:val="CommentReference"/>
                <w:rFonts w:ascii="Times New Roman" w:eastAsiaTheme="minorHAnsi" w:hAnsi="Times New Roman" w:cstheme="minorBidi"/>
                <w:color w:val="auto"/>
              </w:rPr>
              <w:commentReference w:id="886"/>
            </w:r>
            <w:r w:rsidRPr="007425E1">
              <w:t xml:space="preserve">who is carried </w:t>
            </w:r>
          </w:p>
          <w:p w14:paraId="05DA09F2" w14:textId="04037ECB" w:rsidR="00E35F1F" w:rsidRDefault="00557D05" w:rsidP="00E35F1F">
            <w:pPr>
              <w:pStyle w:val="EngHangEnd"/>
            </w:pPr>
            <w:r>
              <w:t>Upon</w:t>
            </w:r>
            <w:commentRangeStart w:id="887"/>
            <w:r w:rsidR="00E35F1F" w:rsidRPr="007425E1">
              <w:t xml:space="preserve"> </w:t>
            </w:r>
            <w:commentRangeEnd w:id="887"/>
            <w:r w:rsidR="00E35F1F">
              <w:rPr>
                <w:rStyle w:val="CommentReference"/>
              </w:rPr>
              <w:commentReference w:id="887"/>
            </w:r>
            <w:r w:rsidR="00E35F1F" w:rsidRPr="007425E1">
              <w:t>the cherubim.</w:t>
            </w:r>
          </w:p>
        </w:tc>
        <w:tc>
          <w:tcPr>
            <w:tcW w:w="288" w:type="dxa"/>
          </w:tcPr>
          <w:p w14:paraId="18BC46E2" w14:textId="77777777" w:rsidR="00E35F1F" w:rsidRDefault="00E35F1F" w:rsidP="00E35F1F"/>
        </w:tc>
        <w:tc>
          <w:tcPr>
            <w:tcW w:w="288" w:type="dxa"/>
          </w:tcPr>
          <w:p w14:paraId="09F807E6" w14:textId="77777777" w:rsidR="00E35F1F" w:rsidRDefault="00E35F1F" w:rsidP="00E35F1F">
            <w:pPr>
              <w:pStyle w:val="CopticCross"/>
            </w:pPr>
            <w:r w:rsidRPr="00FB5ACB">
              <w:t>¿</w:t>
            </w:r>
          </w:p>
        </w:tc>
        <w:tc>
          <w:tcPr>
            <w:tcW w:w="3960" w:type="dxa"/>
          </w:tcPr>
          <w:p w14:paraId="0B53B416" w14:textId="77777777" w:rsidR="00E35F1F" w:rsidRDefault="00E35F1F" w:rsidP="00E35F1F">
            <w:pPr>
              <w:pStyle w:val="CopticVersemulti-line"/>
            </w:pPr>
            <w:r w:rsidRPr="00953CB8">
              <w:t>Ϫⲉ ⲁ̀ⲣⲉϣⲱⲡⲓ ⲛ̀ⲟⲩⲑ̀ⲣⲟⲛⲟⲥ</w:t>
            </w:r>
          </w:p>
          <w:p w14:paraId="253065F1" w14:textId="77777777" w:rsidR="00E35F1F" w:rsidRPr="00FA5B8C" w:rsidRDefault="00E35F1F" w:rsidP="00E35F1F">
            <w:pPr>
              <w:pStyle w:val="CopticVersemulti-line"/>
            </w:pPr>
            <w:commentRangeStart w:id="888"/>
            <w:r w:rsidRPr="00FA5B8C">
              <w:t>ⲙ̀Ⲃⲁⲥⲓⲗⲓⲕⲟⲛ</w:t>
            </w:r>
          </w:p>
          <w:p w14:paraId="4CC39FFF" w14:textId="77777777" w:rsidR="00E35F1F" w:rsidRDefault="00E35F1F" w:rsidP="00E35F1F">
            <w:pPr>
              <w:pStyle w:val="CopticVersemulti-line"/>
            </w:pPr>
            <w:r w:rsidRPr="00FA5B8C">
              <w:t>ⲙ̀ⲫⲏⲉ̀ⲧⲟⲩϥⲁⲓ ⲙ̀ⲙⲟϥ</w:t>
            </w:r>
            <w:commentRangeEnd w:id="888"/>
            <w:r>
              <w:rPr>
                <w:rStyle w:val="CommentReference"/>
                <w:rFonts w:ascii="Garamond" w:hAnsi="Garamond" w:cstheme="minorBidi"/>
                <w:noProof w:val="0"/>
                <w:lang w:val="en-CA"/>
              </w:rPr>
              <w:commentReference w:id="888"/>
            </w:r>
          </w:p>
          <w:p w14:paraId="07DDE47D" w14:textId="77777777" w:rsidR="00E35F1F" w:rsidRDefault="00E35F1F" w:rsidP="00E35F1F">
            <w:pPr>
              <w:pStyle w:val="CopticVersemulti-line"/>
            </w:pPr>
            <w:r w:rsidRPr="00953CB8">
              <w:t>ϩⲓϫⲉⲛ Ⲛⲓⲭⲉⲣⲟⲩⲃⲓⲙ</w:t>
            </w:r>
          </w:p>
        </w:tc>
      </w:tr>
      <w:tr w:rsidR="00E35F1F" w14:paraId="146FEA2D" w14:textId="77777777" w:rsidTr="00E35F1F">
        <w:trPr>
          <w:cantSplit/>
          <w:jc w:val="center"/>
        </w:trPr>
        <w:tc>
          <w:tcPr>
            <w:tcW w:w="288" w:type="dxa"/>
          </w:tcPr>
          <w:p w14:paraId="3A968ED8" w14:textId="77777777" w:rsidR="00E35F1F" w:rsidRDefault="00E35F1F" w:rsidP="00E35F1F">
            <w:pPr>
              <w:pStyle w:val="CopticCross"/>
            </w:pPr>
          </w:p>
        </w:tc>
        <w:tc>
          <w:tcPr>
            <w:tcW w:w="3960" w:type="dxa"/>
          </w:tcPr>
          <w:p w14:paraId="3CF2CB03" w14:textId="77777777" w:rsidR="00E35F1F" w:rsidRDefault="00E35F1F" w:rsidP="00E35F1F">
            <w:pPr>
              <w:pStyle w:val="EngHang"/>
            </w:pPr>
            <w:r w:rsidRPr="007425E1">
              <w:t xml:space="preserve">In what manner </w:t>
            </w:r>
          </w:p>
          <w:p w14:paraId="49630410" w14:textId="77777777" w:rsidR="00E35F1F" w:rsidRDefault="00E35F1F" w:rsidP="00E35F1F">
            <w:pPr>
              <w:pStyle w:val="EngHang"/>
            </w:pPr>
            <w:r>
              <w:t>Shall</w:t>
            </w:r>
            <w:r w:rsidRPr="007425E1">
              <w:t xml:space="preserve"> we bless you? </w:t>
            </w:r>
          </w:p>
          <w:p w14:paraId="769FA8B6" w14:textId="77777777" w:rsidR="00E35F1F" w:rsidRDefault="00E35F1F" w:rsidP="00E35F1F">
            <w:pPr>
              <w:pStyle w:val="EngHang"/>
            </w:pPr>
            <w:r>
              <w:t>F</w:t>
            </w:r>
            <w:r w:rsidRPr="007425E1">
              <w:t xml:space="preserve">or </w:t>
            </w:r>
            <w:r>
              <w:t xml:space="preserve">you </w:t>
            </w:r>
            <w:r w:rsidRPr="007425E1">
              <w:t xml:space="preserve">became exalted </w:t>
            </w:r>
            <w:r>
              <w:t>above,</w:t>
            </w:r>
          </w:p>
          <w:p w14:paraId="66183238" w14:textId="77777777" w:rsidR="00E35F1F" w:rsidRDefault="00E35F1F" w:rsidP="00E35F1F">
            <w:pPr>
              <w:pStyle w:val="EngHangEnd"/>
            </w:pPr>
            <w:r>
              <w:t>T</w:t>
            </w:r>
            <w:r w:rsidRPr="007425E1">
              <w:t>he higher rational natures.</w:t>
            </w:r>
          </w:p>
        </w:tc>
        <w:tc>
          <w:tcPr>
            <w:tcW w:w="288" w:type="dxa"/>
          </w:tcPr>
          <w:p w14:paraId="494B81F5" w14:textId="77777777" w:rsidR="00E35F1F" w:rsidRDefault="00E35F1F" w:rsidP="00E35F1F"/>
        </w:tc>
        <w:tc>
          <w:tcPr>
            <w:tcW w:w="288" w:type="dxa"/>
          </w:tcPr>
          <w:p w14:paraId="70C57841" w14:textId="77777777" w:rsidR="00E35F1F" w:rsidRDefault="00E35F1F" w:rsidP="00E35F1F">
            <w:pPr>
              <w:pStyle w:val="CopticCross"/>
            </w:pPr>
          </w:p>
        </w:tc>
        <w:tc>
          <w:tcPr>
            <w:tcW w:w="3960" w:type="dxa"/>
          </w:tcPr>
          <w:p w14:paraId="62A3572A" w14:textId="77777777" w:rsidR="00E35F1F" w:rsidRDefault="00E35F1F" w:rsidP="00E35F1F">
            <w:pPr>
              <w:pStyle w:val="CopticVersemulti-line"/>
            </w:pPr>
            <w:r w:rsidRPr="00953CB8">
              <w:t>Ⲉⲛⲛⲁϣ̀ⲉⲣⲙⲁⲕⲁⲣⲓⲍⲓⲛ</w:t>
            </w:r>
          </w:p>
          <w:p w14:paraId="2F53C259" w14:textId="77777777" w:rsidR="00E35F1F" w:rsidRDefault="00E35F1F" w:rsidP="00E35F1F">
            <w:pPr>
              <w:pStyle w:val="CopticVersemulti-line"/>
            </w:pPr>
            <w:r w:rsidRPr="00953CB8">
              <w:t>ⲙ̀ⲙⲟ ⲛ̀ⲁϣ ⲛ̀ⲣⲏϯ</w:t>
            </w:r>
          </w:p>
          <w:p w14:paraId="3B538CE0" w14:textId="77777777" w:rsidR="00E35F1F" w:rsidRDefault="00E35F1F" w:rsidP="00E35F1F">
            <w:pPr>
              <w:pStyle w:val="CopticVersemulti-line"/>
            </w:pPr>
            <w:r w:rsidRPr="00953CB8">
              <w:t>ϫⲉ ⲁ̀ⲣⲉϭⲓⲥⲓ ⲉ̀ⲛⲓⲫⲩⲥⲓⲥ</w:t>
            </w:r>
          </w:p>
          <w:p w14:paraId="0F503E3A" w14:textId="77777777" w:rsidR="00E35F1F" w:rsidRDefault="00E35F1F" w:rsidP="00E35F1F">
            <w:pPr>
              <w:pStyle w:val="CopticVerse"/>
            </w:pPr>
            <w:r w:rsidRPr="00953CB8">
              <w:t>ⲛ̀ⲟⲏ̀ⲣⲟⲛ ⲉⲧⲥⲁⲡ̀ϣⲱⲓ</w:t>
            </w:r>
          </w:p>
        </w:tc>
      </w:tr>
      <w:tr w:rsidR="00E35F1F" w14:paraId="595AF22D" w14:textId="77777777" w:rsidTr="00E35F1F">
        <w:trPr>
          <w:cantSplit/>
          <w:jc w:val="center"/>
        </w:trPr>
        <w:tc>
          <w:tcPr>
            <w:tcW w:w="288" w:type="dxa"/>
          </w:tcPr>
          <w:p w14:paraId="24776F2E" w14:textId="77777777" w:rsidR="00E35F1F" w:rsidRDefault="00E35F1F" w:rsidP="00E35F1F">
            <w:pPr>
              <w:pStyle w:val="CopticCross"/>
            </w:pPr>
            <w:r w:rsidRPr="00FB5ACB">
              <w:lastRenderedPageBreak/>
              <w:t>¿</w:t>
            </w:r>
          </w:p>
        </w:tc>
        <w:tc>
          <w:tcPr>
            <w:tcW w:w="3960" w:type="dxa"/>
          </w:tcPr>
          <w:p w14:paraId="14F0FF58" w14:textId="70CAB92D" w:rsidR="00E35F1F" w:rsidRDefault="00E35F1F" w:rsidP="00E35F1F">
            <w:pPr>
              <w:pStyle w:val="EngHang"/>
            </w:pPr>
            <w:r w:rsidRPr="007425E1">
              <w:t xml:space="preserve">Your name </w:t>
            </w:r>
            <w:r w:rsidR="00557D05">
              <w:t>will</w:t>
            </w:r>
            <w:r w:rsidRPr="007425E1">
              <w:t xml:space="preserve"> be remembered </w:t>
            </w:r>
          </w:p>
          <w:p w14:paraId="7C809F51" w14:textId="77777777" w:rsidR="00E35F1F" w:rsidRDefault="00E35F1F" w:rsidP="00E35F1F">
            <w:pPr>
              <w:pStyle w:val="EngHang"/>
            </w:pPr>
            <w:r>
              <w:t>Through</w:t>
            </w:r>
            <w:r w:rsidRPr="007425E1">
              <w:t xml:space="preserve"> all generations, </w:t>
            </w:r>
          </w:p>
          <w:p w14:paraId="6D6CEA26" w14:textId="77777777" w:rsidR="00E35F1F" w:rsidRDefault="00E35F1F" w:rsidP="00E35F1F">
            <w:pPr>
              <w:pStyle w:val="EngHang"/>
            </w:pPr>
            <w:r w:rsidRPr="007425E1">
              <w:t xml:space="preserve">O </w:t>
            </w:r>
            <w:r>
              <w:t>beautiful dove,</w:t>
            </w:r>
          </w:p>
          <w:p w14:paraId="065F9A3C" w14:textId="77777777" w:rsidR="00E35F1F" w:rsidRDefault="00E35F1F" w:rsidP="00E35F1F">
            <w:pPr>
              <w:pStyle w:val="EngHangEnd"/>
            </w:pPr>
            <w:r>
              <w:t>A</w:t>
            </w:r>
            <w:r w:rsidRPr="007425E1">
              <w:t>nd mother of Christ.</w:t>
            </w:r>
          </w:p>
        </w:tc>
        <w:tc>
          <w:tcPr>
            <w:tcW w:w="288" w:type="dxa"/>
          </w:tcPr>
          <w:p w14:paraId="1CACAEF7" w14:textId="77777777" w:rsidR="00E35F1F" w:rsidRDefault="00E35F1F" w:rsidP="00E35F1F"/>
        </w:tc>
        <w:tc>
          <w:tcPr>
            <w:tcW w:w="288" w:type="dxa"/>
          </w:tcPr>
          <w:p w14:paraId="27C0F1EE" w14:textId="77777777" w:rsidR="00E35F1F" w:rsidRDefault="00E35F1F" w:rsidP="00E35F1F">
            <w:pPr>
              <w:pStyle w:val="CopticCross"/>
            </w:pPr>
            <w:r w:rsidRPr="00FB5ACB">
              <w:t>¿</w:t>
            </w:r>
          </w:p>
        </w:tc>
        <w:tc>
          <w:tcPr>
            <w:tcW w:w="3960" w:type="dxa"/>
          </w:tcPr>
          <w:p w14:paraId="300DF3C8" w14:textId="77777777" w:rsidR="00E35F1F" w:rsidRDefault="00E35F1F" w:rsidP="00E35F1F">
            <w:pPr>
              <w:pStyle w:val="CopticVersemulti-line"/>
            </w:pPr>
            <w:r w:rsidRPr="00953CB8">
              <w:t>Ⲥⲉⲉⲣⲫ̀ⲙⲉⲩⲓ̀ ⲙ̀ⲡⲉⲣⲁⲛ</w:t>
            </w:r>
          </w:p>
          <w:p w14:paraId="224DFB9A" w14:textId="77777777" w:rsidR="00E35F1F" w:rsidRDefault="00E35F1F" w:rsidP="00E35F1F">
            <w:pPr>
              <w:pStyle w:val="CopticVersemulti-line"/>
            </w:pPr>
            <w:r w:rsidRPr="00953CB8">
              <w:t>ϧⲉⲛ ⲅⲉⲛⲉⲁ̀ ⲛⲓⲃⲉⲛ</w:t>
            </w:r>
          </w:p>
          <w:p w14:paraId="24BA0269" w14:textId="77777777" w:rsidR="00E35F1F" w:rsidRDefault="00E35F1F" w:rsidP="00E35F1F">
            <w:pPr>
              <w:pStyle w:val="CopticVersemulti-line"/>
            </w:pPr>
            <w:r w:rsidRPr="00953CB8">
              <w:t>ⲱ̀ ϯϭ̀ⲣⲟⲙⲡⲓ ⲉⲑⲛⲉⲥⲱⲥ</w:t>
            </w:r>
          </w:p>
          <w:p w14:paraId="0EFB4A38" w14:textId="77777777" w:rsidR="00E35F1F" w:rsidRDefault="00E35F1F" w:rsidP="00E35F1F">
            <w:pPr>
              <w:pStyle w:val="CopticVerse"/>
            </w:pPr>
            <w:r w:rsidRPr="00953CB8">
              <w:t>ⲟⲩⲟϩ ⲑ̀ⲙⲁⲩ ⲙ̀Ⲡⲭ̅ⲥ</w:t>
            </w:r>
          </w:p>
        </w:tc>
      </w:tr>
      <w:tr w:rsidR="00E35F1F" w14:paraId="76DDB37B" w14:textId="77777777" w:rsidTr="00E35F1F">
        <w:trPr>
          <w:cantSplit/>
          <w:jc w:val="center"/>
        </w:trPr>
        <w:tc>
          <w:tcPr>
            <w:tcW w:w="288" w:type="dxa"/>
          </w:tcPr>
          <w:p w14:paraId="11098C28" w14:textId="77777777" w:rsidR="00E35F1F" w:rsidRDefault="00E35F1F" w:rsidP="00E35F1F">
            <w:pPr>
              <w:pStyle w:val="CopticCross"/>
            </w:pPr>
          </w:p>
        </w:tc>
        <w:tc>
          <w:tcPr>
            <w:tcW w:w="3960" w:type="dxa"/>
          </w:tcPr>
          <w:p w14:paraId="36528BE9" w14:textId="77777777" w:rsidR="00E35F1F" w:rsidRDefault="00E35F1F" w:rsidP="00E35F1F">
            <w:pPr>
              <w:pStyle w:val="EngHang"/>
            </w:pPr>
            <w:r w:rsidRPr="007425E1">
              <w:t xml:space="preserve">Rejoice, O Mary, </w:t>
            </w:r>
          </w:p>
          <w:p w14:paraId="17CE3806" w14:textId="77777777" w:rsidR="00E35F1F" w:rsidRDefault="00E35F1F" w:rsidP="00E35F1F">
            <w:pPr>
              <w:pStyle w:val="EngHang"/>
            </w:pPr>
            <w:r>
              <w:t>H</w:t>
            </w:r>
            <w:r w:rsidRPr="007425E1">
              <w:t xml:space="preserve">andmaid and Mother, </w:t>
            </w:r>
          </w:p>
          <w:p w14:paraId="5D47F181" w14:textId="77777777" w:rsidR="00E35F1F" w:rsidRDefault="00E35F1F" w:rsidP="00E35F1F">
            <w:pPr>
              <w:pStyle w:val="EngHang"/>
            </w:pPr>
            <w:r>
              <w:t>F</w:t>
            </w:r>
            <w:r w:rsidRPr="007425E1">
              <w:t xml:space="preserve">or the angels praise Him </w:t>
            </w:r>
          </w:p>
          <w:p w14:paraId="2C08CBF7" w14:textId="77777777" w:rsidR="00E35F1F" w:rsidRDefault="00E35F1F" w:rsidP="00E35F1F">
            <w:pPr>
              <w:pStyle w:val="EngHangEnd"/>
            </w:pPr>
            <w:r w:rsidRPr="007425E1">
              <w:t>Who is in your arms,</w:t>
            </w:r>
          </w:p>
        </w:tc>
        <w:tc>
          <w:tcPr>
            <w:tcW w:w="288" w:type="dxa"/>
          </w:tcPr>
          <w:p w14:paraId="68857DFF" w14:textId="77777777" w:rsidR="00E35F1F" w:rsidRDefault="00E35F1F" w:rsidP="00E35F1F"/>
        </w:tc>
        <w:tc>
          <w:tcPr>
            <w:tcW w:w="288" w:type="dxa"/>
          </w:tcPr>
          <w:p w14:paraId="643F9379" w14:textId="77777777" w:rsidR="00E35F1F" w:rsidRDefault="00E35F1F" w:rsidP="00E35F1F">
            <w:pPr>
              <w:pStyle w:val="CopticCross"/>
            </w:pPr>
          </w:p>
        </w:tc>
        <w:tc>
          <w:tcPr>
            <w:tcW w:w="3960" w:type="dxa"/>
          </w:tcPr>
          <w:p w14:paraId="7609821D" w14:textId="77777777" w:rsidR="00E35F1F" w:rsidRDefault="00E35F1F" w:rsidP="00E35F1F">
            <w:pPr>
              <w:pStyle w:val="CopticVersemulti-line"/>
            </w:pPr>
            <w:r w:rsidRPr="00953CB8">
              <w:t>Ⲟⲩⲛⲟϥ ⲙ̀ⲙⲟ Ⲙⲁⲣⲓⲁ̀</w:t>
            </w:r>
          </w:p>
          <w:p w14:paraId="65D187B9" w14:textId="77777777" w:rsidR="00E35F1F" w:rsidRDefault="00E35F1F" w:rsidP="00E35F1F">
            <w:pPr>
              <w:pStyle w:val="CopticVersemulti-line"/>
            </w:pPr>
            <w:r w:rsidRPr="00953CB8">
              <w:t>ϯⲃⲱⲕⲓ ⲟⲩⲟϩ ϯⲙⲁⲩ</w:t>
            </w:r>
          </w:p>
          <w:p w14:paraId="3250A158" w14:textId="77777777" w:rsidR="00E35F1F" w:rsidRDefault="00E35F1F" w:rsidP="00E35F1F">
            <w:pPr>
              <w:pStyle w:val="CopticVersemulti-line"/>
            </w:pPr>
            <w:r w:rsidRPr="00953CB8">
              <w:t>ϫⲉ ⲫⲏⲉⲧ ϧⲉⲛ ⲡⲉⲁ̀ⲙⲏⲣ</w:t>
            </w:r>
          </w:p>
          <w:p w14:paraId="5A4A7E57" w14:textId="77777777" w:rsidR="00E35F1F" w:rsidRDefault="00E35F1F" w:rsidP="00E35F1F">
            <w:pPr>
              <w:pStyle w:val="CopticVerse"/>
            </w:pPr>
            <w:r w:rsidRPr="00953CB8">
              <w:t>ⲛⲓⲁⲅⲅⲉⲗⲟⲥ ⲥⲉϩⲱⲥ ⲉ̀ⲣⲟϥ</w:t>
            </w:r>
          </w:p>
        </w:tc>
      </w:tr>
      <w:tr w:rsidR="00E35F1F" w14:paraId="728C6BC7" w14:textId="77777777" w:rsidTr="00E35F1F">
        <w:trPr>
          <w:cantSplit/>
          <w:jc w:val="center"/>
        </w:trPr>
        <w:tc>
          <w:tcPr>
            <w:tcW w:w="288" w:type="dxa"/>
          </w:tcPr>
          <w:p w14:paraId="323B7AC2" w14:textId="77777777" w:rsidR="00E35F1F" w:rsidRDefault="00E35F1F" w:rsidP="00E35F1F">
            <w:pPr>
              <w:pStyle w:val="CopticCross"/>
            </w:pPr>
            <w:r w:rsidRPr="00FB5ACB">
              <w:t>¿</w:t>
            </w:r>
          </w:p>
        </w:tc>
        <w:tc>
          <w:tcPr>
            <w:tcW w:w="3960" w:type="dxa"/>
          </w:tcPr>
          <w:p w14:paraId="2EE12EBB" w14:textId="77777777" w:rsidR="00E35F1F" w:rsidRDefault="00E35F1F" w:rsidP="00E35F1F">
            <w:pPr>
              <w:pStyle w:val="EngHang"/>
            </w:pPr>
            <w:r>
              <w:t>A</w:t>
            </w:r>
            <w:r w:rsidRPr="007425E1">
              <w:t xml:space="preserve">nd the Cherubim </w:t>
            </w:r>
          </w:p>
          <w:p w14:paraId="0FCA9600" w14:textId="77777777" w:rsidR="00E35F1F" w:rsidRDefault="00E35F1F" w:rsidP="00E35F1F">
            <w:pPr>
              <w:pStyle w:val="EngHang"/>
            </w:pPr>
            <w:r>
              <w:t>And The Seraphim</w:t>
            </w:r>
          </w:p>
          <w:p w14:paraId="69E93E36" w14:textId="77777777" w:rsidR="00E35F1F" w:rsidRDefault="00E35F1F" w:rsidP="00E35F1F">
            <w:pPr>
              <w:pStyle w:val="EngHang"/>
            </w:pPr>
            <w:r>
              <w:t>Worthily worship Him,</w:t>
            </w:r>
          </w:p>
          <w:p w14:paraId="34049102" w14:textId="77777777" w:rsidR="00E35F1F" w:rsidRDefault="00E35F1F" w:rsidP="00E35F1F">
            <w:pPr>
              <w:pStyle w:val="EngHangEnd"/>
            </w:pPr>
            <w:r>
              <w:t>W</w:t>
            </w:r>
            <w:r w:rsidRPr="007425E1">
              <w:t>ithout ceasing.</w:t>
            </w:r>
          </w:p>
        </w:tc>
        <w:tc>
          <w:tcPr>
            <w:tcW w:w="288" w:type="dxa"/>
          </w:tcPr>
          <w:p w14:paraId="2E3BC914" w14:textId="77777777" w:rsidR="00E35F1F" w:rsidRDefault="00E35F1F" w:rsidP="00E35F1F"/>
        </w:tc>
        <w:tc>
          <w:tcPr>
            <w:tcW w:w="288" w:type="dxa"/>
          </w:tcPr>
          <w:p w14:paraId="469DC574" w14:textId="77777777" w:rsidR="00E35F1F" w:rsidRDefault="00E35F1F" w:rsidP="00E35F1F">
            <w:pPr>
              <w:pStyle w:val="CopticCross"/>
            </w:pPr>
            <w:r w:rsidRPr="00FB5ACB">
              <w:t>¿</w:t>
            </w:r>
          </w:p>
        </w:tc>
        <w:tc>
          <w:tcPr>
            <w:tcW w:w="3960" w:type="dxa"/>
          </w:tcPr>
          <w:p w14:paraId="2DACCE08" w14:textId="77777777" w:rsidR="00E35F1F" w:rsidRDefault="00E35F1F" w:rsidP="00E35F1F">
            <w:pPr>
              <w:pStyle w:val="CopticVersemulti-line"/>
            </w:pPr>
            <w:r w:rsidRPr="00953CB8">
              <w:t>Ⲟⲩⲟϩ Ⲛⲓⲭⲉⲣⲟⲩⲃⲓⲙ</w:t>
            </w:r>
          </w:p>
          <w:p w14:paraId="5968C90B" w14:textId="77777777" w:rsidR="00E35F1F" w:rsidRDefault="00E35F1F" w:rsidP="00E35F1F">
            <w:pPr>
              <w:pStyle w:val="CopticVersemulti-line"/>
            </w:pPr>
            <w:r w:rsidRPr="00953CB8">
              <w:t>ⲥⲉⲟⲩⲱϣⲧ ⲙ̀ⲙⲟϥ ⲁ̀ⲝⲓⲱⲥ</w:t>
            </w:r>
          </w:p>
          <w:p w14:paraId="23F5976B" w14:textId="77777777" w:rsidR="00E35F1F" w:rsidRDefault="00E35F1F" w:rsidP="00E35F1F">
            <w:pPr>
              <w:pStyle w:val="CopticVersemulti-line"/>
            </w:pPr>
            <w:r w:rsidRPr="00953CB8">
              <w:t>ⲛⲉⲙ Ⲛⲓⲥⲉⲣⲁⲫⲓⲙ</w:t>
            </w:r>
          </w:p>
          <w:p w14:paraId="1FBEB758" w14:textId="77777777" w:rsidR="00E35F1F" w:rsidRDefault="00E35F1F" w:rsidP="00E35F1F">
            <w:pPr>
              <w:pStyle w:val="CopticVerse"/>
            </w:pPr>
            <w:r w:rsidRPr="00953CB8">
              <w:t>ϧⲉⲛ ⲟⲩⲙⲉⲧⲁⲧⲙⲟⲩⲛⲕ</w:t>
            </w:r>
          </w:p>
        </w:tc>
      </w:tr>
      <w:tr w:rsidR="00E35F1F" w14:paraId="5C9A44DB" w14:textId="77777777" w:rsidTr="00E35F1F">
        <w:trPr>
          <w:cantSplit/>
          <w:jc w:val="center"/>
        </w:trPr>
        <w:tc>
          <w:tcPr>
            <w:tcW w:w="288" w:type="dxa"/>
          </w:tcPr>
          <w:p w14:paraId="100FB612" w14:textId="77777777" w:rsidR="00E35F1F" w:rsidRDefault="00E35F1F" w:rsidP="00E35F1F">
            <w:pPr>
              <w:pStyle w:val="CopticCross"/>
            </w:pPr>
          </w:p>
        </w:tc>
        <w:tc>
          <w:tcPr>
            <w:tcW w:w="3960" w:type="dxa"/>
          </w:tcPr>
          <w:p w14:paraId="45C87EEB" w14:textId="77777777" w:rsidR="00E35F1F" w:rsidRDefault="00E35F1F" w:rsidP="00E35F1F">
            <w:pPr>
              <w:pStyle w:val="EngHang"/>
            </w:pPr>
            <w:r w:rsidRPr="007425E1">
              <w:t xml:space="preserve">They cover </w:t>
            </w:r>
            <w:r>
              <w:t>H</w:t>
            </w:r>
            <w:r w:rsidRPr="007425E1">
              <w:t>im</w:t>
            </w:r>
            <w:r>
              <w:t xml:space="preserve"> with their wings, </w:t>
            </w:r>
          </w:p>
          <w:p w14:paraId="37B9E7EC" w14:textId="77777777" w:rsidR="00E35F1F" w:rsidRDefault="00E35F1F" w:rsidP="00E35F1F">
            <w:pPr>
              <w:pStyle w:val="EngHang"/>
            </w:pPr>
            <w:r>
              <w:t>Saying, “T</w:t>
            </w:r>
            <w:r w:rsidRPr="007425E1">
              <w:t xml:space="preserve">his is the King of Glory, </w:t>
            </w:r>
          </w:p>
          <w:p w14:paraId="72030772" w14:textId="77777777" w:rsidR="00E35F1F" w:rsidRDefault="00E35F1F" w:rsidP="00E35F1F">
            <w:pPr>
              <w:pStyle w:val="EngHang"/>
            </w:pPr>
            <w:r>
              <w:t>W</w:t>
            </w:r>
            <w:r w:rsidRPr="007425E1">
              <w:t xml:space="preserve">ho takes away the sin of the world </w:t>
            </w:r>
          </w:p>
          <w:p w14:paraId="7941A1E3" w14:textId="77777777" w:rsidR="00E35F1F" w:rsidRDefault="00E35F1F" w:rsidP="00E35F1F">
            <w:pPr>
              <w:pStyle w:val="EngHangEnd"/>
            </w:pPr>
            <w:r>
              <w:t>A</w:t>
            </w:r>
            <w:r w:rsidRPr="007425E1">
              <w:t>ccording to his great mercy.</w:t>
            </w:r>
            <w:r>
              <w:t>”</w:t>
            </w:r>
          </w:p>
        </w:tc>
        <w:tc>
          <w:tcPr>
            <w:tcW w:w="288" w:type="dxa"/>
          </w:tcPr>
          <w:p w14:paraId="65EC7CDF" w14:textId="77777777" w:rsidR="00E35F1F" w:rsidRDefault="00E35F1F" w:rsidP="00E35F1F"/>
        </w:tc>
        <w:tc>
          <w:tcPr>
            <w:tcW w:w="288" w:type="dxa"/>
          </w:tcPr>
          <w:p w14:paraId="3C7F5725" w14:textId="77777777" w:rsidR="00E35F1F" w:rsidRDefault="00E35F1F" w:rsidP="00E35F1F">
            <w:pPr>
              <w:pStyle w:val="CopticCross"/>
            </w:pPr>
          </w:p>
        </w:tc>
        <w:tc>
          <w:tcPr>
            <w:tcW w:w="3960" w:type="dxa"/>
          </w:tcPr>
          <w:p w14:paraId="7C3F0200" w14:textId="77777777" w:rsidR="00E35F1F" w:rsidRDefault="00E35F1F" w:rsidP="00E35F1F">
            <w:pPr>
              <w:pStyle w:val="CopticVersemulti-line"/>
            </w:pPr>
            <w:r w:rsidRPr="00BE705A">
              <w:t>Ⲉⲩⲉⲣⲣⲓⲡⲓⲍⲓⲛ ϧⲉⲛ ⲛⲟⲩⲧⲉⲛϩ</w:t>
            </w:r>
          </w:p>
          <w:p w14:paraId="183CB8DB" w14:textId="77777777" w:rsidR="00E35F1F" w:rsidRDefault="00E35F1F" w:rsidP="00E35F1F">
            <w:pPr>
              <w:pStyle w:val="CopticVersemulti-line"/>
            </w:pPr>
            <w:r w:rsidRPr="00BE705A">
              <w:t>ϫⲉ ⲫⲁⲓ ⲡⲉ ⲡ̀ⲟⲩⲣⲟ ⲛ̀ⲧⲉ ⲡ̀ⲱ̀ⲟⲩ</w:t>
            </w:r>
          </w:p>
          <w:p w14:paraId="6C8C70F6" w14:textId="77777777" w:rsidR="00E35F1F" w:rsidRDefault="00E35F1F" w:rsidP="00E35F1F">
            <w:pPr>
              <w:pStyle w:val="CopticVersemulti-line"/>
            </w:pPr>
            <w:r w:rsidRPr="00BE705A">
              <w:t>ⲫⲏⲉⲧⲱ̀ⲗⲓ ⲙ̀ⲫ̀ⲛⲟⲃⲓ ⲙ̀ⲡⲓⲕⲟⲥⲙⲟⲥ</w:t>
            </w:r>
          </w:p>
          <w:p w14:paraId="62D6918A" w14:textId="77777777" w:rsidR="00E35F1F" w:rsidRDefault="00E35F1F" w:rsidP="00E35F1F">
            <w:pPr>
              <w:pStyle w:val="CopticVerse"/>
            </w:pPr>
            <w:r w:rsidRPr="00BE705A">
              <w:t>ⲕⲁⲧⲁ ⲡⲉϥⲛⲓϣϯ ⲛ̀ⲛⲁⲓ</w:t>
            </w:r>
          </w:p>
        </w:tc>
      </w:tr>
      <w:tr w:rsidR="00E35F1F" w14:paraId="14D38601" w14:textId="77777777" w:rsidTr="00E35F1F">
        <w:trPr>
          <w:cantSplit/>
          <w:jc w:val="center"/>
        </w:trPr>
        <w:tc>
          <w:tcPr>
            <w:tcW w:w="288" w:type="dxa"/>
          </w:tcPr>
          <w:p w14:paraId="25506AB7" w14:textId="77777777" w:rsidR="00E35F1F" w:rsidRDefault="00E35F1F" w:rsidP="00E35F1F">
            <w:pPr>
              <w:pStyle w:val="CopticCross"/>
            </w:pPr>
            <w:r w:rsidRPr="00FB5ACB">
              <w:t>¿</w:t>
            </w:r>
          </w:p>
        </w:tc>
        <w:tc>
          <w:tcPr>
            <w:tcW w:w="3960" w:type="dxa"/>
          </w:tcPr>
          <w:p w14:paraId="191AAA33" w14:textId="77777777" w:rsidR="00E35F1F" w:rsidRDefault="00E35F1F" w:rsidP="00E35F1F">
            <w:pPr>
              <w:pStyle w:val="EngHang"/>
            </w:pPr>
            <w:r w:rsidRPr="007425E1">
              <w:t xml:space="preserve">And we too, </w:t>
            </w:r>
          </w:p>
          <w:p w14:paraId="2F003774" w14:textId="77777777" w:rsidR="00E35F1F" w:rsidRDefault="00E35F1F" w:rsidP="00E35F1F">
            <w:pPr>
              <w:pStyle w:val="EngHang"/>
            </w:pPr>
            <w:r>
              <w:t>H</w:t>
            </w:r>
            <w:r w:rsidRPr="007425E1">
              <w:t>ope to win</w:t>
            </w:r>
            <w:r>
              <w:t xml:space="preserve"> mercy,</w:t>
            </w:r>
          </w:p>
          <w:p w14:paraId="365C1736" w14:textId="77777777" w:rsidR="00E35F1F" w:rsidRDefault="00E35F1F" w:rsidP="00E35F1F">
            <w:pPr>
              <w:pStyle w:val="EngHang"/>
            </w:pPr>
            <w:r>
              <w:t>Through your intercessions,</w:t>
            </w:r>
          </w:p>
          <w:p w14:paraId="05F343B2" w14:textId="77777777" w:rsidR="00E35F1F" w:rsidRDefault="00E35F1F" w:rsidP="00E35F1F">
            <w:pPr>
              <w:pStyle w:val="EngHangEnd"/>
            </w:pPr>
            <w:r>
              <w:t>With the Lover of Mankind.</w:t>
            </w:r>
          </w:p>
        </w:tc>
        <w:tc>
          <w:tcPr>
            <w:tcW w:w="288" w:type="dxa"/>
          </w:tcPr>
          <w:p w14:paraId="6078A54E" w14:textId="77777777" w:rsidR="00E35F1F" w:rsidRDefault="00E35F1F" w:rsidP="00E35F1F"/>
        </w:tc>
        <w:tc>
          <w:tcPr>
            <w:tcW w:w="288" w:type="dxa"/>
          </w:tcPr>
          <w:p w14:paraId="0F6A9088" w14:textId="77777777" w:rsidR="00E35F1F" w:rsidRDefault="00E35F1F" w:rsidP="00E35F1F">
            <w:pPr>
              <w:pStyle w:val="CopticCross"/>
            </w:pPr>
            <w:r w:rsidRPr="00FB5ACB">
              <w:t>¿</w:t>
            </w:r>
          </w:p>
        </w:tc>
        <w:tc>
          <w:tcPr>
            <w:tcW w:w="3960" w:type="dxa"/>
          </w:tcPr>
          <w:p w14:paraId="06377A2A" w14:textId="77777777" w:rsidR="00E35F1F" w:rsidRDefault="00E35F1F" w:rsidP="00E35F1F">
            <w:pPr>
              <w:pStyle w:val="CopticVersemulti-line"/>
            </w:pPr>
            <w:r w:rsidRPr="002C2599">
              <w:t xml:space="preserve">Ⲁⲛⲟⲛ </w:t>
            </w:r>
            <w:r w:rsidRPr="002C2599">
              <w:rPr>
                <w:rFonts w:ascii="Times New Roman" w:hAnsi="Times New Roman" w:cs="Times New Roman"/>
              </w:rPr>
              <w:t>ϩ</w:t>
            </w:r>
            <w:r w:rsidRPr="002C2599">
              <w:t>ⲱⲛ ⲧⲉⲛⲧⲱⲃ</w:t>
            </w:r>
            <w:r w:rsidRPr="002C2599">
              <w:rPr>
                <w:rFonts w:ascii="Times New Roman" w:hAnsi="Times New Roman" w:cs="Times New Roman"/>
              </w:rPr>
              <w:t>ϩ</w:t>
            </w:r>
          </w:p>
          <w:p w14:paraId="19565F0C" w14:textId="77777777" w:rsidR="00E35F1F" w:rsidRDefault="00E35F1F" w:rsidP="00E35F1F">
            <w:pPr>
              <w:pStyle w:val="CopticVersemulti-line"/>
            </w:pPr>
            <w:r w:rsidRPr="002C2599">
              <w:t>ⲉⲑⲣⲉⲛ</w:t>
            </w:r>
            <w:r w:rsidRPr="002C2599">
              <w:rPr>
                <w:rFonts w:ascii="Times New Roman" w:hAnsi="Times New Roman" w:cs="Times New Roman"/>
              </w:rPr>
              <w:t>ϣ</w:t>
            </w:r>
            <w:r w:rsidRPr="002C2599">
              <w:t>ⲁ</w:t>
            </w:r>
            <w:r w:rsidRPr="002C2599">
              <w:rPr>
                <w:rFonts w:ascii="Times New Roman" w:hAnsi="Times New Roman" w:cs="Times New Roman"/>
              </w:rPr>
              <w:t>ϣ</w:t>
            </w:r>
            <w:r w:rsidRPr="002C2599">
              <w:t>ⲛⲓ ⲉⲩⲛⲁⲓ</w:t>
            </w:r>
          </w:p>
          <w:p w14:paraId="21891545" w14:textId="77777777" w:rsidR="00E35F1F" w:rsidRDefault="00E35F1F" w:rsidP="00E35F1F">
            <w:pPr>
              <w:pStyle w:val="CopticVersemulti-line"/>
            </w:pPr>
            <w:r w:rsidRPr="002C2599">
              <w:rPr>
                <w:rFonts w:ascii="Times New Roman" w:hAnsi="Times New Roman" w:cs="Times New Roman"/>
              </w:rPr>
              <w:t>ϩ</w:t>
            </w:r>
            <w:r w:rsidRPr="002C2599">
              <w:t>ⲓⲧⲉⲛ ⲛⲉⲡ</w:t>
            </w:r>
            <w:r w:rsidRPr="002C2599">
              <w:rPr>
                <w:rFonts w:ascii="Times New Roman" w:hAnsi="Times New Roman" w:cs="Times New Roman"/>
              </w:rPr>
              <w:t>̀</w:t>
            </w:r>
            <w:r w:rsidRPr="002C2599">
              <w:t>ⲣⲉⲥⲃⲓⲁ</w:t>
            </w:r>
            <w:r w:rsidRPr="002C2599">
              <w:rPr>
                <w:rFonts w:ascii="Times New Roman" w:hAnsi="Times New Roman" w:cs="Times New Roman"/>
              </w:rPr>
              <w:t>̀</w:t>
            </w:r>
          </w:p>
          <w:p w14:paraId="2301BD9A" w14:textId="77777777" w:rsidR="00E35F1F" w:rsidRDefault="00E35F1F" w:rsidP="00E35F1F">
            <w:pPr>
              <w:pStyle w:val="CopticVersemulti-line"/>
            </w:pPr>
            <w:r w:rsidRPr="002C2599">
              <w:t>ⲛ</w:t>
            </w:r>
            <w:r w:rsidRPr="002C2599">
              <w:rPr>
                <w:rFonts w:ascii="Times New Roman" w:hAnsi="Times New Roman" w:cs="Times New Roman"/>
              </w:rPr>
              <w:t>̀</w:t>
            </w:r>
            <w:r w:rsidRPr="002C2599">
              <w:t>ⲧⲟⲧ</w:t>
            </w:r>
            <w:r w:rsidRPr="002C2599">
              <w:rPr>
                <w:rFonts w:ascii="Times New Roman" w:hAnsi="Times New Roman" w:cs="Times New Roman"/>
              </w:rPr>
              <w:t>ϥ</w:t>
            </w:r>
            <w:r w:rsidRPr="002C2599">
              <w:t xml:space="preserve"> ⲙ</w:t>
            </w:r>
            <w:r w:rsidRPr="002C2599">
              <w:rPr>
                <w:rFonts w:ascii="Times New Roman" w:hAnsi="Times New Roman" w:cs="Times New Roman"/>
              </w:rPr>
              <w:t>̀</w:t>
            </w:r>
            <w:r w:rsidRPr="002C2599">
              <w:t>ⲡⲓⲙⲁⲓⲣⲱⲙⲓ</w:t>
            </w:r>
          </w:p>
        </w:tc>
      </w:tr>
    </w:tbl>
    <w:p w14:paraId="11C88BAA" w14:textId="6E6BDACC" w:rsidR="00E35F1F" w:rsidRDefault="00E35F1F" w:rsidP="00E35F1F">
      <w:r>
        <w:t xml:space="preserve">Continue to the Conclusion of the Adam Theotokias on page </w:t>
      </w:r>
      <w:r>
        <w:fldChar w:fldCharType="begin"/>
      </w:r>
      <w:r>
        <w:instrText xml:space="preserve"> PAGEREF _Ref299212071 \h </w:instrText>
      </w:r>
      <w:r>
        <w:fldChar w:fldCharType="separate"/>
      </w:r>
      <w:r w:rsidR="000C7DE2">
        <w:rPr>
          <w:noProof/>
        </w:rPr>
        <w:t>451</w:t>
      </w:r>
      <w:r>
        <w:fldChar w:fldCharType="end"/>
      </w:r>
      <w:r>
        <w:t>.</w:t>
      </w:r>
    </w:p>
    <w:p w14:paraId="55A2AE2E" w14:textId="77777777" w:rsidR="00E35F1F" w:rsidRDefault="00E35F1F" w:rsidP="00E35F1F">
      <w:pPr>
        <w:pStyle w:val="Heading2"/>
      </w:pPr>
      <w:bookmarkStart w:id="889" w:name="_Toc298681301"/>
      <w:bookmarkStart w:id="890" w:name="_Toc308441923"/>
      <w:bookmarkStart w:id="891" w:name="_Toc448696634"/>
      <w:r>
        <w:lastRenderedPageBreak/>
        <w:t>Wednesday</w:t>
      </w:r>
      <w:bookmarkEnd w:id="889"/>
      <w:bookmarkEnd w:id="890"/>
      <w:bookmarkEnd w:id="891"/>
    </w:p>
    <w:p w14:paraId="5D01081B" w14:textId="77777777" w:rsidR="00E35F1F" w:rsidRDefault="00E35F1F" w:rsidP="00E35F1F">
      <w:pPr>
        <w:pStyle w:val="Heading3"/>
      </w:pPr>
      <w:bookmarkStart w:id="892" w:name="_Toc298681302"/>
      <w:bookmarkStart w:id="893" w:name="_Toc308441924"/>
      <w:bookmarkStart w:id="894" w:name="_Ref452619950"/>
      <w:bookmarkStart w:id="895" w:name="_Ref452619954"/>
      <w:r>
        <w:t>The Wednesday Psali Batos</w:t>
      </w:r>
      <w:bookmarkEnd w:id="892"/>
      <w:bookmarkEnd w:id="893"/>
      <w:bookmarkEnd w:id="894"/>
      <w:bookmarkEnd w:id="895"/>
    </w:p>
    <w:p w14:paraId="0BA0D525" w14:textId="77777777" w:rsidR="00E35F1F" w:rsidRPr="00A37A1B" w:rsidRDefault="00E35F1F" w:rsidP="00E35F1F">
      <w:pPr>
        <w:pStyle w:val="Heading5non-TOC"/>
      </w:pPr>
      <w:r w:rsidRPr="00A37A1B">
        <w:t>Ⲏ</w:t>
      </w:r>
      <w:r w:rsidRPr="00A37A1B">
        <w:rPr>
          <w:rFonts w:ascii="Times New Roman" w:hAnsi="Times New Roman" w:cs="Times New Roman"/>
        </w:rPr>
        <w:t>̀</w:t>
      </w:r>
      <w:r w:rsidRPr="00A37A1B">
        <w:t>ⲭⲟⲥ Ⲃⲁⲧⲟⲥ ⲡⲓⲇ</w:t>
      </w:r>
      <w:r w:rsidRPr="00A37A1B">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0F54399" w14:textId="77777777" w:rsidTr="00E35F1F">
        <w:trPr>
          <w:cantSplit/>
          <w:jc w:val="center"/>
        </w:trPr>
        <w:tc>
          <w:tcPr>
            <w:tcW w:w="288" w:type="dxa"/>
          </w:tcPr>
          <w:p w14:paraId="341D9E0C" w14:textId="77777777" w:rsidR="00E35F1F" w:rsidRDefault="00E35F1F" w:rsidP="00E35F1F">
            <w:pPr>
              <w:pStyle w:val="CopticCross"/>
            </w:pPr>
          </w:p>
        </w:tc>
        <w:tc>
          <w:tcPr>
            <w:tcW w:w="3960" w:type="dxa"/>
          </w:tcPr>
          <w:p w14:paraId="6F44EF46" w14:textId="77777777" w:rsidR="00E35F1F" w:rsidRDefault="00E35F1F" w:rsidP="00E35F1F">
            <w:pPr>
              <w:pStyle w:val="EngHang"/>
            </w:pPr>
            <w:r>
              <w:t>Let those who seek the Lord,</w:t>
            </w:r>
          </w:p>
          <w:p w14:paraId="429C441E" w14:textId="263B105F" w:rsidR="00E35F1F" w:rsidRDefault="00CF15BA" w:rsidP="00E35F1F">
            <w:pPr>
              <w:pStyle w:val="EngHang"/>
            </w:pPr>
            <w:r>
              <w:t>Who are constantly</w:t>
            </w:r>
          </w:p>
          <w:p w14:paraId="7FEE1E1E" w14:textId="0028C4E8" w:rsidR="00E35F1F" w:rsidRDefault="00E35F1F" w:rsidP="00E35F1F">
            <w:pPr>
              <w:pStyle w:val="EngHang"/>
            </w:pPr>
            <w:r>
              <w:t>Calling upon His Holy Name</w:t>
            </w:r>
            <w:r w:rsidR="00CF15BA">
              <w:t>,</w:t>
            </w:r>
          </w:p>
          <w:p w14:paraId="6D066253" w14:textId="77777777" w:rsidR="00E35F1F" w:rsidRDefault="00E35F1F" w:rsidP="00E35F1F">
            <w:pPr>
              <w:pStyle w:val="EngHangEnd"/>
            </w:pPr>
            <w:r>
              <w:t>Rejoice and be glad.</w:t>
            </w:r>
          </w:p>
        </w:tc>
        <w:tc>
          <w:tcPr>
            <w:tcW w:w="288" w:type="dxa"/>
          </w:tcPr>
          <w:p w14:paraId="28F70D0E" w14:textId="77777777" w:rsidR="00E35F1F" w:rsidRDefault="00E35F1F" w:rsidP="00E35F1F"/>
        </w:tc>
        <w:tc>
          <w:tcPr>
            <w:tcW w:w="288" w:type="dxa"/>
          </w:tcPr>
          <w:p w14:paraId="28BC9227" w14:textId="77777777" w:rsidR="00E35F1F" w:rsidRDefault="00E35F1F" w:rsidP="00E35F1F">
            <w:pPr>
              <w:pStyle w:val="CopticCross"/>
            </w:pPr>
          </w:p>
        </w:tc>
        <w:tc>
          <w:tcPr>
            <w:tcW w:w="3960" w:type="dxa"/>
          </w:tcPr>
          <w:p w14:paraId="653FA141" w14:textId="77777777" w:rsidR="00E35F1F" w:rsidRDefault="00E35F1F" w:rsidP="00E35F1F">
            <w:pPr>
              <w:pStyle w:val="CopticVersemulti-line"/>
            </w:pPr>
            <w:r w:rsidRPr="00A37A1B">
              <w:t>Ⲙⲁⲣⲟⲩⲟⲩⲛⲟ</w:t>
            </w:r>
            <w:r w:rsidRPr="00A37A1B">
              <w:rPr>
                <w:rFonts w:ascii="Times New Roman" w:hAnsi="Times New Roman" w:cs="Times New Roman"/>
              </w:rPr>
              <w:t>ϥ</w:t>
            </w:r>
            <w:r w:rsidRPr="00A37A1B">
              <w:t xml:space="preserve"> ⲛ</w:t>
            </w:r>
            <w:r w:rsidRPr="00A37A1B">
              <w:rPr>
                <w:rFonts w:ascii="Times New Roman" w:hAnsi="Times New Roman" w:cs="Times New Roman"/>
              </w:rPr>
              <w:t>̀</w:t>
            </w:r>
            <w:r w:rsidRPr="00A37A1B">
              <w:t>ⲧⲟⲩⲑⲉⲗⲏⲗ</w:t>
            </w:r>
          </w:p>
          <w:p w14:paraId="551A3891" w14:textId="77777777" w:rsidR="00E35F1F" w:rsidRDefault="00E35F1F" w:rsidP="00E35F1F">
            <w:pPr>
              <w:pStyle w:val="CopticVersemulti-line"/>
            </w:pPr>
            <w:r w:rsidRPr="00A37A1B">
              <w:t>ⲛ</w:t>
            </w:r>
            <w:r w:rsidRPr="00A37A1B">
              <w:rPr>
                <w:rFonts w:ascii="Times New Roman" w:hAnsi="Times New Roman" w:cs="Times New Roman"/>
              </w:rPr>
              <w:t>̀ϫ</w:t>
            </w:r>
            <w:r w:rsidRPr="00A37A1B">
              <w:t>ⲉ ⲛⲏⲉⲧⲕⲱ</w:t>
            </w:r>
            <w:r w:rsidRPr="00A37A1B">
              <w:rPr>
                <w:rFonts w:ascii="Times New Roman" w:hAnsi="Times New Roman" w:cs="Times New Roman"/>
              </w:rPr>
              <w:t>ϯ</w:t>
            </w:r>
            <w:r w:rsidRPr="00A37A1B">
              <w:t xml:space="preserve"> ⲛ</w:t>
            </w:r>
            <w:r w:rsidRPr="00A37A1B">
              <w:rPr>
                <w:rFonts w:ascii="Times New Roman" w:hAnsi="Times New Roman" w:cs="Times New Roman"/>
              </w:rPr>
              <w:t>̀</w:t>
            </w:r>
            <w:r w:rsidRPr="00A37A1B">
              <w:t>ⲥⲁ Ⲡⲟ</w:t>
            </w:r>
            <w:r w:rsidRPr="00A37A1B">
              <w:rPr>
                <w:rFonts w:ascii="Times New Roman" w:hAnsi="Times New Roman" w:cs="Times New Roman"/>
              </w:rPr>
              <w:t>̅</w:t>
            </w:r>
            <w:r w:rsidRPr="00A37A1B">
              <w:t>ⲥ</w:t>
            </w:r>
            <w:r w:rsidRPr="00A37A1B">
              <w:rPr>
                <w:rFonts w:ascii="Times New Roman" w:hAnsi="Times New Roman" w:cs="Times New Roman"/>
              </w:rPr>
              <w:t>̅</w:t>
            </w:r>
            <w:r w:rsidRPr="00A37A1B">
              <w:t xml:space="preserve"> </w:t>
            </w:r>
          </w:p>
          <w:p w14:paraId="69F8F97A" w14:textId="77777777" w:rsidR="00E35F1F" w:rsidRDefault="00E35F1F" w:rsidP="00E35F1F">
            <w:pPr>
              <w:pStyle w:val="CopticVersemulti-line"/>
            </w:pPr>
            <w:r w:rsidRPr="00A37A1B">
              <w:t>ⲛⲏⲉⲑⲙⲏⲛ ⲉ</w:t>
            </w:r>
            <w:r w:rsidRPr="00A37A1B">
              <w:rPr>
                <w:rFonts w:ascii="Times New Roman" w:hAnsi="Times New Roman" w:cs="Times New Roman"/>
              </w:rPr>
              <w:t>̀</w:t>
            </w:r>
            <w:r w:rsidRPr="00A37A1B">
              <w:t>ⲃⲟⲗ ⲛ</w:t>
            </w:r>
            <w:r w:rsidRPr="00A37A1B">
              <w:rPr>
                <w:rFonts w:ascii="Times New Roman" w:hAnsi="Times New Roman" w:cs="Times New Roman"/>
              </w:rPr>
              <w:t>̀</w:t>
            </w:r>
            <w:r w:rsidRPr="00A37A1B">
              <w:t>ⲥⲏⲟⲩ ⲛⲓⲃⲉⲛ</w:t>
            </w:r>
          </w:p>
          <w:p w14:paraId="0F879F41" w14:textId="77777777" w:rsidR="00E35F1F" w:rsidRDefault="00E35F1F" w:rsidP="00E35F1F">
            <w:pPr>
              <w:pStyle w:val="CopticVerse"/>
            </w:pPr>
            <w:r>
              <w:rPr>
                <w:rFonts w:cs="FreeSerifAvvaShenouda"/>
              </w:rPr>
              <w:t>ϧ</w:t>
            </w:r>
            <w:r w:rsidRPr="00A37A1B">
              <w:t>ⲉⲛ ⲑ</w:t>
            </w:r>
            <w:r w:rsidRPr="00A37A1B">
              <w:rPr>
                <w:rFonts w:ascii="Times New Roman" w:hAnsi="Times New Roman" w:cs="Times New Roman"/>
              </w:rPr>
              <w:t>̀</w:t>
            </w:r>
            <w:r w:rsidRPr="00A37A1B">
              <w:t>ⲙⲉⲗⲉⲧⲏ ⲙ</w:t>
            </w:r>
            <w:r w:rsidRPr="00A37A1B">
              <w:rPr>
                <w:rFonts w:ascii="Times New Roman" w:hAnsi="Times New Roman" w:cs="Times New Roman"/>
              </w:rPr>
              <w:t>̀</w:t>
            </w:r>
            <w:r w:rsidRPr="00A37A1B">
              <w:t>ⲡⲉ</w:t>
            </w:r>
            <w:r>
              <w:rPr>
                <w:rFonts w:cs="FreeSerifAvvaShenouda"/>
              </w:rPr>
              <w:t>ϥ</w:t>
            </w:r>
            <w:r w:rsidRPr="00A37A1B">
              <w:t>ⲣⲁⲛ ⲉ</w:t>
            </w:r>
            <w:r w:rsidRPr="00A37A1B">
              <w:rPr>
                <w:rFonts w:ascii="Times New Roman" w:hAnsi="Times New Roman" w:cs="Times New Roman"/>
              </w:rPr>
              <w:t>̅</w:t>
            </w:r>
            <w:r w:rsidRPr="00A37A1B">
              <w:t>ⲑ</w:t>
            </w:r>
            <w:r w:rsidRPr="00A37A1B">
              <w:rPr>
                <w:rFonts w:ascii="Times New Roman" w:hAnsi="Times New Roman" w:cs="Times New Roman"/>
              </w:rPr>
              <w:t>̅</w:t>
            </w:r>
            <w:r w:rsidRPr="00A37A1B">
              <w:t>ⲩ</w:t>
            </w:r>
          </w:p>
        </w:tc>
      </w:tr>
      <w:tr w:rsidR="00E35F1F" w14:paraId="2ED75D93" w14:textId="77777777" w:rsidTr="00E35F1F">
        <w:trPr>
          <w:cantSplit/>
          <w:jc w:val="center"/>
        </w:trPr>
        <w:tc>
          <w:tcPr>
            <w:tcW w:w="288" w:type="dxa"/>
          </w:tcPr>
          <w:p w14:paraId="3C2F2D42" w14:textId="77777777" w:rsidR="00E35F1F" w:rsidRDefault="00E35F1F" w:rsidP="00E35F1F">
            <w:pPr>
              <w:pStyle w:val="CopticCross"/>
            </w:pPr>
          </w:p>
        </w:tc>
        <w:tc>
          <w:tcPr>
            <w:tcW w:w="3960" w:type="dxa"/>
          </w:tcPr>
          <w:p w14:paraId="78E80D4C" w14:textId="77777777" w:rsidR="00E35F1F" w:rsidRDefault="00E35F1F" w:rsidP="00E35F1F">
            <w:pPr>
              <w:pStyle w:val="EngHang"/>
            </w:pPr>
            <w:r>
              <w:t>They are the trees,</w:t>
            </w:r>
          </w:p>
          <w:p w14:paraId="79531205" w14:textId="77777777" w:rsidR="00E35F1F" w:rsidRDefault="00E35F1F" w:rsidP="00E35F1F">
            <w:pPr>
              <w:pStyle w:val="EngHang"/>
            </w:pPr>
            <w:r>
              <w:t>Spoken of by David the Psalmist,</w:t>
            </w:r>
          </w:p>
          <w:p w14:paraId="02E73BF0" w14:textId="77777777" w:rsidR="00E35F1F" w:rsidRDefault="00E35F1F" w:rsidP="00E35F1F">
            <w:pPr>
              <w:pStyle w:val="EngHang"/>
            </w:pPr>
            <w:r>
              <w:t>Planted by the rivers of water,</w:t>
            </w:r>
          </w:p>
          <w:p w14:paraId="7BF30BE0" w14:textId="77777777" w:rsidR="00E35F1F" w:rsidRDefault="00E35F1F" w:rsidP="00E35F1F">
            <w:pPr>
              <w:pStyle w:val="EngHangEnd"/>
            </w:pPr>
            <w:r>
              <w:t>And bringing forth perfect fruit.</w:t>
            </w:r>
          </w:p>
        </w:tc>
        <w:tc>
          <w:tcPr>
            <w:tcW w:w="288" w:type="dxa"/>
          </w:tcPr>
          <w:p w14:paraId="361B783B" w14:textId="77777777" w:rsidR="00E35F1F" w:rsidRDefault="00E35F1F" w:rsidP="00E35F1F"/>
        </w:tc>
        <w:tc>
          <w:tcPr>
            <w:tcW w:w="288" w:type="dxa"/>
          </w:tcPr>
          <w:p w14:paraId="56E0308C" w14:textId="77777777" w:rsidR="00E35F1F" w:rsidRDefault="00E35F1F" w:rsidP="00E35F1F">
            <w:pPr>
              <w:pStyle w:val="CopticCross"/>
            </w:pPr>
          </w:p>
        </w:tc>
        <w:tc>
          <w:tcPr>
            <w:tcW w:w="3960" w:type="dxa"/>
          </w:tcPr>
          <w:p w14:paraId="71B33EC7" w14:textId="77777777" w:rsidR="00E35F1F" w:rsidRDefault="00E35F1F" w:rsidP="00E35F1F">
            <w:pPr>
              <w:pStyle w:val="CopticVersemulti-line"/>
            </w:pPr>
            <w:r w:rsidRPr="00A37A1B">
              <w:t>Ⲛⲁⲓ ⲛⲉ ⲛⲓϣ̀ϣⲏⲛ ⲉ̀ⲧⲁϥⲥⲁϫⲓ ⲉⲑⲃⲏⲧⲟⲩ</w:t>
            </w:r>
          </w:p>
          <w:p w14:paraId="047C42EB" w14:textId="77777777" w:rsidR="00E35F1F" w:rsidRDefault="00E35F1F" w:rsidP="00E35F1F">
            <w:pPr>
              <w:pStyle w:val="CopticVersemulti-line"/>
            </w:pPr>
            <w:r w:rsidRPr="00A37A1B">
              <w:t>ⲛ̀ϫⲉ ⲡⲓϩⲩⲙⲛⲟⲇⲟⲥ Ⲇⲁⲩⲓⲇ</w:t>
            </w:r>
          </w:p>
          <w:p w14:paraId="2E1FF721" w14:textId="77777777" w:rsidR="00E35F1F" w:rsidRDefault="00E35F1F" w:rsidP="00E35F1F">
            <w:pPr>
              <w:pStyle w:val="CopticVersemulti-line"/>
            </w:pPr>
            <w:r w:rsidRPr="00A37A1B">
              <w:t>ⲇⲉ ⲉⲩⲣⲏⲧ ϧⲁⲧⲉⲛ ⲛⲓϥⲟⲓ ⲙ̀ⲙⲱⲟⲩ</w:t>
            </w:r>
          </w:p>
          <w:p w14:paraId="1B588AF3" w14:textId="77777777" w:rsidR="00E35F1F" w:rsidRDefault="00E35F1F" w:rsidP="00E35F1F">
            <w:pPr>
              <w:pStyle w:val="CopticVerse"/>
            </w:pPr>
            <w:r w:rsidRPr="00A37A1B">
              <w:t>ⲉⲩϯⲕⲁⲣⲡⲟⲥ ⲉϥϫⲏⲕ ⲉ̀ⲃⲟⲗ</w:t>
            </w:r>
          </w:p>
        </w:tc>
      </w:tr>
      <w:tr w:rsidR="00E35F1F" w14:paraId="54AB6E52" w14:textId="77777777" w:rsidTr="00E35F1F">
        <w:trPr>
          <w:cantSplit/>
          <w:jc w:val="center"/>
        </w:trPr>
        <w:tc>
          <w:tcPr>
            <w:tcW w:w="288" w:type="dxa"/>
          </w:tcPr>
          <w:p w14:paraId="172DAD51" w14:textId="77777777" w:rsidR="00E35F1F" w:rsidRDefault="00E35F1F" w:rsidP="00E35F1F">
            <w:pPr>
              <w:pStyle w:val="CopticCross"/>
            </w:pPr>
            <w:r w:rsidRPr="00FB5ACB">
              <w:t>¿</w:t>
            </w:r>
          </w:p>
        </w:tc>
        <w:tc>
          <w:tcPr>
            <w:tcW w:w="3960" w:type="dxa"/>
          </w:tcPr>
          <w:p w14:paraId="4E5EB8E4" w14:textId="77777777" w:rsidR="00E35F1F" w:rsidRDefault="00E35F1F" w:rsidP="00E35F1F">
            <w:pPr>
              <w:pStyle w:val="EngHang"/>
            </w:pPr>
            <w:r>
              <w:t>The river of water is our Saviour,</w:t>
            </w:r>
          </w:p>
          <w:p w14:paraId="22E7F313" w14:textId="77777777" w:rsidR="00E35F1F" w:rsidRDefault="00E35F1F" w:rsidP="00E35F1F">
            <w:pPr>
              <w:pStyle w:val="EngHang"/>
            </w:pPr>
            <w:r>
              <w:t>Jesus Christ our Lord,</w:t>
            </w:r>
          </w:p>
          <w:p w14:paraId="3764D720" w14:textId="77777777" w:rsidR="00E35F1F" w:rsidRDefault="00E35F1F" w:rsidP="00E35F1F">
            <w:pPr>
              <w:pStyle w:val="EngHang"/>
            </w:pPr>
            <w:r>
              <w:t>And those who abide in Him</w:t>
            </w:r>
          </w:p>
          <w:p w14:paraId="329DBB72" w14:textId="77777777" w:rsidR="00E35F1F" w:rsidRDefault="00E35F1F" w:rsidP="00E35F1F">
            <w:pPr>
              <w:pStyle w:val="EngHangEnd"/>
            </w:pPr>
            <w:r>
              <w:t>Will live forever.</w:t>
            </w:r>
          </w:p>
        </w:tc>
        <w:tc>
          <w:tcPr>
            <w:tcW w:w="288" w:type="dxa"/>
          </w:tcPr>
          <w:p w14:paraId="682CCF91" w14:textId="77777777" w:rsidR="00E35F1F" w:rsidRDefault="00E35F1F" w:rsidP="00E35F1F"/>
        </w:tc>
        <w:tc>
          <w:tcPr>
            <w:tcW w:w="288" w:type="dxa"/>
          </w:tcPr>
          <w:p w14:paraId="1A23CEA3" w14:textId="77777777" w:rsidR="00E35F1F" w:rsidRDefault="00E35F1F" w:rsidP="00E35F1F">
            <w:pPr>
              <w:pStyle w:val="CopticCross"/>
            </w:pPr>
            <w:r w:rsidRPr="00FB5ACB">
              <w:t>¿</w:t>
            </w:r>
          </w:p>
        </w:tc>
        <w:tc>
          <w:tcPr>
            <w:tcW w:w="3960" w:type="dxa"/>
          </w:tcPr>
          <w:p w14:paraId="6ABAF856" w14:textId="77777777" w:rsidR="00E35F1F" w:rsidRDefault="00E35F1F" w:rsidP="00E35F1F">
            <w:pPr>
              <w:pStyle w:val="CopticVersemulti-line"/>
            </w:pPr>
            <w:r w:rsidRPr="00A37A1B">
              <w:t>Ϯϥⲟⲓ ⲙ̀ⲙⲱⲟⲩ ⲡⲉ Ⲡⲉⲛⲥⲱⲧⲏⲣ</w:t>
            </w:r>
          </w:p>
          <w:p w14:paraId="21D5F321" w14:textId="77777777" w:rsidR="00E35F1F" w:rsidRDefault="00E35F1F" w:rsidP="00E35F1F">
            <w:pPr>
              <w:pStyle w:val="CopticVersemulti-line"/>
            </w:pPr>
            <w:r w:rsidRPr="00A37A1B">
              <w:t>Ⲡⲉⲛⲟ̅ⲥ̅ Ⲓⲏ̅ⲥ Ⲡⲭ̅ⲥ</w:t>
            </w:r>
          </w:p>
          <w:p w14:paraId="27DD0471" w14:textId="77777777" w:rsidR="00E35F1F" w:rsidRDefault="00E35F1F" w:rsidP="00E35F1F">
            <w:pPr>
              <w:pStyle w:val="CopticVersemulti-line"/>
            </w:pPr>
            <w:r w:rsidRPr="00A37A1B">
              <w:t>ⲛⲏⲉⲑⲛⲁϣⲱⲡⲓ ⲉⲩⲙⲏⲛ ⲉ̀ⲣⲟϥ</w:t>
            </w:r>
          </w:p>
          <w:p w14:paraId="65003984" w14:textId="77777777" w:rsidR="00E35F1F" w:rsidRDefault="00E35F1F" w:rsidP="00E35F1F">
            <w:pPr>
              <w:pStyle w:val="CopticVerse"/>
            </w:pPr>
            <w:r w:rsidRPr="00A37A1B">
              <w:t>ⲥⲉⲛⲁⲱⲛϧ ⲛ̀ϫⲉ ⲧⲟⲩⲯⲩⲭⲏ</w:t>
            </w:r>
          </w:p>
        </w:tc>
      </w:tr>
      <w:tr w:rsidR="00E35F1F" w14:paraId="67AF470A" w14:textId="77777777" w:rsidTr="00E35F1F">
        <w:trPr>
          <w:cantSplit/>
          <w:jc w:val="center"/>
        </w:trPr>
        <w:tc>
          <w:tcPr>
            <w:tcW w:w="288" w:type="dxa"/>
          </w:tcPr>
          <w:p w14:paraId="4FB412CF" w14:textId="77777777" w:rsidR="00E35F1F" w:rsidRDefault="00E35F1F" w:rsidP="00E35F1F">
            <w:pPr>
              <w:pStyle w:val="CopticCross"/>
            </w:pPr>
            <w:r w:rsidRPr="00FB5ACB">
              <w:t>¿</w:t>
            </w:r>
          </w:p>
        </w:tc>
        <w:tc>
          <w:tcPr>
            <w:tcW w:w="3960" w:type="dxa"/>
          </w:tcPr>
          <w:p w14:paraId="4A4272EE" w14:textId="77777777" w:rsidR="00E35F1F" w:rsidRDefault="00E35F1F" w:rsidP="00E35F1F">
            <w:pPr>
              <w:pStyle w:val="EngHang"/>
            </w:pPr>
            <w:r>
              <w:t>The Holy Books teach us,</w:t>
            </w:r>
          </w:p>
          <w:p w14:paraId="723FE53B" w14:textId="77777777" w:rsidR="00E35F1F" w:rsidRDefault="00E35F1F" w:rsidP="00E35F1F">
            <w:pPr>
              <w:pStyle w:val="EngHang"/>
            </w:pPr>
            <w:r>
              <w:t xml:space="preserve">To be like the </w:t>
            </w:r>
            <w:commentRangeStart w:id="896"/>
            <w:r>
              <w:t xml:space="preserve">breaths </w:t>
            </w:r>
            <w:commentRangeEnd w:id="896"/>
            <w:r>
              <w:rPr>
                <w:rStyle w:val="CommentReference"/>
                <w:rFonts w:ascii="Times New Roman" w:eastAsiaTheme="minorHAnsi" w:hAnsi="Times New Roman" w:cstheme="minorBidi"/>
                <w:color w:val="auto"/>
              </w:rPr>
              <w:commentReference w:id="896"/>
            </w:r>
            <w:r>
              <w:t>of God,</w:t>
            </w:r>
          </w:p>
          <w:p w14:paraId="184A014C" w14:textId="77777777" w:rsidR="00E35F1F" w:rsidRDefault="00E35F1F" w:rsidP="00E35F1F">
            <w:pPr>
              <w:pStyle w:val="EngHang"/>
            </w:pPr>
            <w:r>
              <w:t>Merciful to the creation,</w:t>
            </w:r>
          </w:p>
          <w:p w14:paraId="6A2073A2" w14:textId="77777777" w:rsidR="00E35F1F" w:rsidRDefault="00E35F1F" w:rsidP="00E35F1F">
            <w:pPr>
              <w:pStyle w:val="EngHangEnd"/>
            </w:pPr>
            <w:r>
              <w:t>Which He has created.</w:t>
            </w:r>
          </w:p>
        </w:tc>
        <w:tc>
          <w:tcPr>
            <w:tcW w:w="288" w:type="dxa"/>
          </w:tcPr>
          <w:p w14:paraId="7A010270" w14:textId="77777777" w:rsidR="00E35F1F" w:rsidRDefault="00E35F1F" w:rsidP="00E35F1F"/>
        </w:tc>
        <w:tc>
          <w:tcPr>
            <w:tcW w:w="288" w:type="dxa"/>
          </w:tcPr>
          <w:p w14:paraId="13C774CE" w14:textId="77777777" w:rsidR="00E35F1F" w:rsidRDefault="00E35F1F" w:rsidP="00E35F1F">
            <w:pPr>
              <w:pStyle w:val="CopticCross"/>
            </w:pPr>
            <w:r w:rsidRPr="00FB5ACB">
              <w:t>¿</w:t>
            </w:r>
          </w:p>
        </w:tc>
        <w:tc>
          <w:tcPr>
            <w:tcW w:w="3960" w:type="dxa"/>
          </w:tcPr>
          <w:p w14:paraId="65D8CEE3" w14:textId="77777777" w:rsidR="00E35F1F" w:rsidRDefault="00E35F1F" w:rsidP="00E35F1F">
            <w:pPr>
              <w:pStyle w:val="CopticVersemulti-line"/>
            </w:pPr>
            <w:r w:rsidRPr="00A37A1B">
              <w:t>Ⲥⲉϯⲥ̀ⲃⲱ ⲛⲁⲛ ϧⲉⲛ ⲛⲓⲅ̀ⲣⲁⲫⲏ ⲉ̅ⲑ̅ⲩ</w:t>
            </w:r>
          </w:p>
          <w:p w14:paraId="4985C251" w14:textId="77777777" w:rsidR="00E35F1F" w:rsidRDefault="00E35F1F" w:rsidP="00E35F1F">
            <w:pPr>
              <w:pStyle w:val="CopticVersemulti-line"/>
            </w:pPr>
            <w:r w:rsidRPr="00A37A1B">
              <w:t>ⲛⲓⲛⲓϥⲓ ⲛ̀ⲧⲉ Ⲫϯ</w:t>
            </w:r>
          </w:p>
          <w:p w14:paraId="2B7C6DD3" w14:textId="77777777" w:rsidR="00E35F1F" w:rsidRDefault="00E35F1F" w:rsidP="00E35F1F">
            <w:pPr>
              <w:pStyle w:val="CopticVersemulti-line"/>
            </w:pPr>
            <w:r w:rsidRPr="00A37A1B">
              <w:t>ⲉⲑⲣⲉⲛϣⲱⲡⲓ ⲉⲛⲟⲓ ⲛ̀ⲛⲁⲏⲧ</w:t>
            </w:r>
          </w:p>
          <w:p w14:paraId="5F8E0DAB" w14:textId="77777777" w:rsidR="00E35F1F" w:rsidRDefault="00E35F1F" w:rsidP="00E35F1F">
            <w:pPr>
              <w:pStyle w:val="CopticVerse"/>
            </w:pPr>
            <w:r w:rsidRPr="00A37A1B">
              <w:t>ⲉ̀ϧⲟⲩⲛ ⲉ̀ⲡⲓⲥⲱⲛⲧ ⲉ̀ⲧⲁϥⲑⲁⲙⲓⲟϥ</w:t>
            </w:r>
          </w:p>
        </w:tc>
      </w:tr>
      <w:tr w:rsidR="00E35F1F" w14:paraId="36C58795" w14:textId="77777777" w:rsidTr="00E35F1F">
        <w:trPr>
          <w:cantSplit/>
          <w:jc w:val="center"/>
        </w:trPr>
        <w:tc>
          <w:tcPr>
            <w:tcW w:w="288" w:type="dxa"/>
          </w:tcPr>
          <w:p w14:paraId="4A453661" w14:textId="77777777" w:rsidR="00E35F1F" w:rsidRDefault="00E35F1F" w:rsidP="00E35F1F">
            <w:pPr>
              <w:pStyle w:val="CopticCross"/>
            </w:pPr>
          </w:p>
        </w:tc>
        <w:tc>
          <w:tcPr>
            <w:tcW w:w="3960" w:type="dxa"/>
          </w:tcPr>
          <w:p w14:paraId="5C4408B8" w14:textId="77777777" w:rsidR="00E35F1F" w:rsidRDefault="00E35F1F" w:rsidP="00E35F1F">
            <w:pPr>
              <w:pStyle w:val="EngHang"/>
            </w:pPr>
            <w:r>
              <w:t>And teach us that love,</w:t>
            </w:r>
          </w:p>
          <w:p w14:paraId="390F60BF" w14:textId="77777777" w:rsidR="00E35F1F" w:rsidRDefault="00E35F1F" w:rsidP="00E35F1F">
            <w:pPr>
              <w:pStyle w:val="EngHang"/>
            </w:pPr>
            <w:r>
              <w:t>Will never fail,</w:t>
            </w:r>
          </w:p>
          <w:p w14:paraId="1DFF5A6D" w14:textId="00CAC24E" w:rsidR="00E35F1F" w:rsidRDefault="00E35F1F" w:rsidP="00E35F1F">
            <w:pPr>
              <w:pStyle w:val="EngHang"/>
            </w:pPr>
            <w:r>
              <w:t xml:space="preserve">As </w:t>
            </w:r>
            <w:r w:rsidR="00CF15BA">
              <w:t>Paul the</w:t>
            </w:r>
          </w:p>
          <w:p w14:paraId="683CD5AC" w14:textId="36793281" w:rsidR="00E35F1F" w:rsidRDefault="00CF15BA" w:rsidP="00E35F1F">
            <w:pPr>
              <w:pStyle w:val="EngHangEnd"/>
            </w:pPr>
            <w:r>
              <w:t>Wise Apostle</w:t>
            </w:r>
            <w:r w:rsidR="00E35F1F">
              <w:t xml:space="preserve"> said.</w:t>
            </w:r>
          </w:p>
        </w:tc>
        <w:tc>
          <w:tcPr>
            <w:tcW w:w="288" w:type="dxa"/>
          </w:tcPr>
          <w:p w14:paraId="00DE0BAB" w14:textId="77777777" w:rsidR="00E35F1F" w:rsidRDefault="00E35F1F" w:rsidP="00E35F1F"/>
        </w:tc>
        <w:tc>
          <w:tcPr>
            <w:tcW w:w="288" w:type="dxa"/>
          </w:tcPr>
          <w:p w14:paraId="61724CFA" w14:textId="77777777" w:rsidR="00E35F1F" w:rsidRDefault="00E35F1F" w:rsidP="00E35F1F">
            <w:pPr>
              <w:pStyle w:val="CopticCross"/>
            </w:pPr>
          </w:p>
        </w:tc>
        <w:tc>
          <w:tcPr>
            <w:tcW w:w="3960" w:type="dxa"/>
          </w:tcPr>
          <w:p w14:paraId="78FFF2F4" w14:textId="77777777" w:rsidR="00E35F1F" w:rsidRDefault="00E35F1F" w:rsidP="00E35F1F">
            <w:pPr>
              <w:pStyle w:val="CopticVersemulti-line"/>
            </w:pPr>
            <w:r w:rsidRPr="00A37A1B">
              <w:t>Ⲟⲩⲟϩ ⲟⲛ ϫⲉ ϯⲁ̀ⲅⲁⲡⲏ</w:t>
            </w:r>
          </w:p>
          <w:p w14:paraId="0E1861AC" w14:textId="77777777" w:rsidR="00E35F1F" w:rsidRDefault="00E35F1F" w:rsidP="00E35F1F">
            <w:pPr>
              <w:pStyle w:val="CopticVersemulti-line"/>
            </w:pPr>
            <w:r w:rsidRPr="00A37A1B">
              <w:t>ⲙ̀ⲡⲁⲥϩⲉⲓ ⲉ̀ⲃⲟⲗ ⲉ̀ⲛⲉϩ</w:t>
            </w:r>
          </w:p>
          <w:p w14:paraId="5867ADAB" w14:textId="77777777" w:rsidR="00E35F1F" w:rsidRDefault="00E35F1F" w:rsidP="00E35F1F">
            <w:pPr>
              <w:pStyle w:val="CopticVersemulti-line"/>
            </w:pPr>
            <w:r w:rsidRPr="00A37A1B">
              <w:t>ⲕⲁⲧⲁ ⲡ̀ⲥⲁϫⲓ ⲙ̀ⲡⲓⲥⲟⲫⲟⲥ</w:t>
            </w:r>
          </w:p>
          <w:p w14:paraId="1C7E5D14" w14:textId="77777777" w:rsidR="00E35F1F" w:rsidRDefault="00E35F1F" w:rsidP="00E35F1F">
            <w:pPr>
              <w:pStyle w:val="CopticVerse"/>
            </w:pPr>
            <w:r w:rsidRPr="00A37A1B">
              <w:t>Ⲡⲁⲩⲗⲟⲥ ⲡⲓⲁ̀ⲡⲟⲥⲧⲟⲗⲟⲥ</w:t>
            </w:r>
          </w:p>
        </w:tc>
      </w:tr>
      <w:tr w:rsidR="00E35F1F" w14:paraId="4E88ACC1" w14:textId="77777777" w:rsidTr="00E35F1F">
        <w:trPr>
          <w:cantSplit/>
          <w:jc w:val="center"/>
        </w:trPr>
        <w:tc>
          <w:tcPr>
            <w:tcW w:w="288" w:type="dxa"/>
          </w:tcPr>
          <w:p w14:paraId="52EF2543" w14:textId="77777777" w:rsidR="00E35F1F" w:rsidRDefault="00E35F1F" w:rsidP="00E35F1F">
            <w:pPr>
              <w:pStyle w:val="CopticCross"/>
            </w:pPr>
          </w:p>
        </w:tc>
        <w:tc>
          <w:tcPr>
            <w:tcW w:w="3960" w:type="dxa"/>
          </w:tcPr>
          <w:p w14:paraId="3B7555C7" w14:textId="77777777" w:rsidR="00E35F1F" w:rsidRDefault="00E35F1F" w:rsidP="00E35F1F">
            <w:pPr>
              <w:pStyle w:val="EngHang"/>
            </w:pPr>
            <w:r>
              <w:t>The love spoken of,</w:t>
            </w:r>
          </w:p>
          <w:p w14:paraId="1F68965A" w14:textId="77777777" w:rsidR="00E35F1F" w:rsidRDefault="00E35F1F" w:rsidP="00E35F1F">
            <w:pPr>
              <w:pStyle w:val="EngHang"/>
            </w:pPr>
            <w:r>
              <w:t>By the holy Apostle,</w:t>
            </w:r>
          </w:p>
          <w:p w14:paraId="0A5CB31F" w14:textId="77777777" w:rsidR="00E35F1F" w:rsidRDefault="00E35F1F" w:rsidP="00E35F1F">
            <w:pPr>
              <w:pStyle w:val="EngHang"/>
            </w:pPr>
            <w:r>
              <w:t>Is the Name of Salvation,</w:t>
            </w:r>
          </w:p>
          <w:p w14:paraId="2150571F" w14:textId="77777777" w:rsidR="00E35F1F" w:rsidRDefault="00E35F1F" w:rsidP="00E35F1F">
            <w:pPr>
              <w:pStyle w:val="EngHangEnd"/>
            </w:pPr>
            <w:r>
              <w:t>Of our Lord Jesus Christ.</w:t>
            </w:r>
          </w:p>
        </w:tc>
        <w:tc>
          <w:tcPr>
            <w:tcW w:w="288" w:type="dxa"/>
          </w:tcPr>
          <w:p w14:paraId="222B1635" w14:textId="77777777" w:rsidR="00E35F1F" w:rsidRDefault="00E35F1F" w:rsidP="00E35F1F"/>
        </w:tc>
        <w:tc>
          <w:tcPr>
            <w:tcW w:w="288" w:type="dxa"/>
          </w:tcPr>
          <w:p w14:paraId="69FFAFD7" w14:textId="77777777" w:rsidR="00E35F1F" w:rsidRDefault="00E35F1F" w:rsidP="00E35F1F">
            <w:pPr>
              <w:pStyle w:val="CopticCross"/>
            </w:pPr>
          </w:p>
        </w:tc>
        <w:tc>
          <w:tcPr>
            <w:tcW w:w="3960" w:type="dxa"/>
          </w:tcPr>
          <w:p w14:paraId="1109BAFA" w14:textId="77777777" w:rsidR="00E35F1F" w:rsidRDefault="00E35F1F" w:rsidP="00E35F1F">
            <w:pPr>
              <w:pStyle w:val="CopticVersemulti-line"/>
            </w:pPr>
            <w:r w:rsidRPr="00A37A1B">
              <w:t>Ϯⲁ̀ⲅⲁⲡⲏ ⲉ̀ⲧⲁϥⲥⲁϫⲓ ⲉⲑⲃⲏⲧⲥ</w:t>
            </w:r>
          </w:p>
          <w:p w14:paraId="3D56C391" w14:textId="77777777" w:rsidR="00E35F1F" w:rsidRDefault="00E35F1F" w:rsidP="00E35F1F">
            <w:pPr>
              <w:pStyle w:val="CopticVersemulti-line"/>
            </w:pPr>
            <w:r w:rsidRPr="00A37A1B">
              <w:t>ⲛ̀ϫⲉ ⲡⲓⲁ̀ⲡⲟⲥⲧⲟⲗⲟⲥ ⲉ̅ⲑ̅ⲩ</w:t>
            </w:r>
          </w:p>
          <w:p w14:paraId="449954BD" w14:textId="77777777" w:rsidR="00E35F1F" w:rsidRDefault="00E35F1F" w:rsidP="00E35F1F">
            <w:pPr>
              <w:pStyle w:val="CopticVersemulti-line"/>
            </w:pPr>
            <w:r w:rsidRPr="00A37A1B">
              <w:t>ⲉ̀ⲧⲉ ⲫⲁⲓ ⲡⲉ ⲡⲓⲣⲁⲛ ⲛ̀ⲟⲩϫⲁⲓ</w:t>
            </w:r>
          </w:p>
          <w:p w14:paraId="49549FF1" w14:textId="77777777" w:rsidR="00E35F1F" w:rsidRDefault="00E35F1F" w:rsidP="00E35F1F">
            <w:pPr>
              <w:pStyle w:val="CopticVerse"/>
            </w:pPr>
            <w:r w:rsidRPr="00A37A1B">
              <w:t>ⲛ̀ⲧⲉ Ⲡⲉⲛⲟ̅ⲥ̅ Ⲓⲏ̅ⲥ Ⲡⲭ̅ⲥ</w:t>
            </w:r>
          </w:p>
        </w:tc>
      </w:tr>
      <w:tr w:rsidR="00E35F1F" w14:paraId="02D8F45D" w14:textId="77777777" w:rsidTr="00E35F1F">
        <w:trPr>
          <w:cantSplit/>
          <w:jc w:val="center"/>
        </w:trPr>
        <w:tc>
          <w:tcPr>
            <w:tcW w:w="288" w:type="dxa"/>
          </w:tcPr>
          <w:p w14:paraId="6C583789" w14:textId="77777777" w:rsidR="00E35F1F" w:rsidRDefault="00E35F1F" w:rsidP="00E35F1F">
            <w:pPr>
              <w:pStyle w:val="CopticCross"/>
            </w:pPr>
            <w:r w:rsidRPr="00FB5ACB">
              <w:lastRenderedPageBreak/>
              <w:t>¿</w:t>
            </w:r>
          </w:p>
        </w:tc>
        <w:tc>
          <w:tcPr>
            <w:tcW w:w="3960" w:type="dxa"/>
          </w:tcPr>
          <w:p w14:paraId="0F57714B" w14:textId="77777777" w:rsidR="00E35F1F" w:rsidRDefault="00E35F1F" w:rsidP="00E35F1F">
            <w:pPr>
              <w:pStyle w:val="EngHang"/>
            </w:pPr>
            <w:commentRangeStart w:id="897"/>
            <w:r>
              <w:t xml:space="preserve">When </w:t>
            </w:r>
            <w:commentRangeEnd w:id="897"/>
            <w:r>
              <w:rPr>
                <w:rStyle w:val="CommentReference"/>
                <w:rFonts w:ascii="Times New Roman" w:eastAsiaTheme="minorHAnsi" w:hAnsi="Times New Roman" w:cstheme="minorBidi"/>
                <w:color w:val="auto"/>
              </w:rPr>
              <w:commentReference w:id="897"/>
            </w:r>
            <w:r>
              <w:t>we love the Name of Salvation,</w:t>
            </w:r>
          </w:p>
          <w:p w14:paraId="28A1FABA" w14:textId="77777777" w:rsidR="00E35F1F" w:rsidRDefault="00E35F1F" w:rsidP="00E35F1F">
            <w:pPr>
              <w:pStyle w:val="EngHang"/>
            </w:pPr>
            <w:r>
              <w:t>Of our Lord Jesus Christ,</w:t>
            </w:r>
          </w:p>
          <w:p w14:paraId="691C790D" w14:textId="77777777" w:rsidR="00E35F1F" w:rsidRDefault="00E35F1F" w:rsidP="00E35F1F">
            <w:pPr>
              <w:pStyle w:val="EngHang"/>
            </w:pPr>
            <w:r>
              <w:t>And have mercy towards one another,</w:t>
            </w:r>
          </w:p>
          <w:p w14:paraId="045CCC81" w14:textId="77777777" w:rsidR="00E35F1F" w:rsidRDefault="00E35F1F" w:rsidP="00E35F1F">
            <w:pPr>
              <w:pStyle w:val="EngHangEnd"/>
            </w:pPr>
            <w:r>
              <w:t>We fulfill all the Law.</w:t>
            </w:r>
          </w:p>
        </w:tc>
        <w:tc>
          <w:tcPr>
            <w:tcW w:w="288" w:type="dxa"/>
          </w:tcPr>
          <w:p w14:paraId="771E301A" w14:textId="77777777" w:rsidR="00E35F1F" w:rsidRDefault="00E35F1F" w:rsidP="00E35F1F"/>
        </w:tc>
        <w:tc>
          <w:tcPr>
            <w:tcW w:w="288" w:type="dxa"/>
          </w:tcPr>
          <w:p w14:paraId="5C283AF9" w14:textId="77777777" w:rsidR="00E35F1F" w:rsidRDefault="00E35F1F" w:rsidP="00E35F1F">
            <w:pPr>
              <w:pStyle w:val="CopticCross"/>
            </w:pPr>
            <w:r w:rsidRPr="00FB5ACB">
              <w:t>¿</w:t>
            </w:r>
          </w:p>
        </w:tc>
        <w:tc>
          <w:tcPr>
            <w:tcW w:w="3960" w:type="dxa"/>
          </w:tcPr>
          <w:p w14:paraId="0E6B4118" w14:textId="77777777" w:rsidR="00E35F1F" w:rsidRDefault="00E35F1F" w:rsidP="00E35F1F">
            <w:pPr>
              <w:pStyle w:val="CopticVersemulti-line"/>
            </w:pPr>
            <w:r w:rsidRPr="00A37A1B">
              <w:t>Ⲉ̀ϣⲱⲡ ⲁⲛϣⲁⲛⲙⲉⲛⲣⲉ ⲡⲓⲣⲁⲛ ⲛ̀ⲟⲩϫⲁⲓ</w:t>
            </w:r>
          </w:p>
          <w:p w14:paraId="43ACF901" w14:textId="77777777" w:rsidR="00E35F1F" w:rsidRDefault="00E35F1F" w:rsidP="00E35F1F">
            <w:pPr>
              <w:pStyle w:val="CopticVersemulti-line"/>
            </w:pPr>
            <w:r w:rsidRPr="00A37A1B">
              <w:t>ⲛ̀ⲧⲉ Ⲡⲉⲛⲟ̅ⲥ̅ Ⲓⲏ̅ⲥ Ⲡⲭ̅ⲥ</w:t>
            </w:r>
          </w:p>
          <w:p w14:paraId="5DD9798C" w14:textId="77777777" w:rsidR="00E35F1F" w:rsidRDefault="00E35F1F" w:rsidP="00E35F1F">
            <w:pPr>
              <w:pStyle w:val="CopticVersemulti-line"/>
            </w:pPr>
            <w:r w:rsidRPr="00A37A1B">
              <w:t>ⲛ̀ⲧⲉⲛⲉⲣⲡⲓⲛⲁⲓ ⲛⲉⲙ ⲛⲉⲛⲉ̀ⲣⲏⲟⲩ</w:t>
            </w:r>
          </w:p>
          <w:p w14:paraId="7B18D60F" w14:textId="77777777" w:rsidR="00E35F1F" w:rsidRDefault="00E35F1F" w:rsidP="00E35F1F">
            <w:pPr>
              <w:pStyle w:val="CopticVerse"/>
            </w:pPr>
            <w:r w:rsidRPr="00A37A1B">
              <w:t>ϣⲁⲛϫⲱⲕ ⲙ̀ⲡⲓⲛⲟⲙⲟⲥ ⲧⲏⲣϥ ⲉ̀ⲃⲟⲗ</w:t>
            </w:r>
          </w:p>
        </w:tc>
      </w:tr>
      <w:tr w:rsidR="00E35F1F" w14:paraId="3B4B5222" w14:textId="77777777" w:rsidTr="00E35F1F">
        <w:trPr>
          <w:cantSplit/>
          <w:jc w:val="center"/>
        </w:trPr>
        <w:tc>
          <w:tcPr>
            <w:tcW w:w="288" w:type="dxa"/>
          </w:tcPr>
          <w:p w14:paraId="58235173" w14:textId="77777777" w:rsidR="00E35F1F" w:rsidRDefault="00E35F1F" w:rsidP="00E35F1F">
            <w:pPr>
              <w:pStyle w:val="CopticCross"/>
            </w:pPr>
            <w:r w:rsidRPr="00FB5ACB">
              <w:t>¿</w:t>
            </w:r>
          </w:p>
        </w:tc>
        <w:tc>
          <w:tcPr>
            <w:tcW w:w="3960" w:type="dxa"/>
          </w:tcPr>
          <w:p w14:paraId="5DF8956D" w14:textId="77777777" w:rsidR="00E35F1F" w:rsidRDefault="00E35F1F" w:rsidP="00E35F1F">
            <w:pPr>
              <w:pStyle w:val="EngHang"/>
            </w:pPr>
            <w:r>
              <w:t>Through mercy,</w:t>
            </w:r>
          </w:p>
          <w:p w14:paraId="24894F9D" w14:textId="77777777" w:rsidR="00E35F1F" w:rsidRDefault="00E35F1F" w:rsidP="00E35F1F">
            <w:pPr>
              <w:pStyle w:val="EngHang"/>
            </w:pPr>
            <w:r>
              <w:t>Abraham was pleased,</w:t>
            </w:r>
          </w:p>
          <w:p w14:paraId="42C00BC8" w14:textId="77777777" w:rsidR="00E35F1F" w:rsidRDefault="00E35F1F" w:rsidP="00E35F1F">
            <w:pPr>
              <w:pStyle w:val="EngHang"/>
            </w:pPr>
            <w:r>
              <w:t>To host God,</w:t>
            </w:r>
          </w:p>
          <w:p w14:paraId="5C90D803" w14:textId="77777777" w:rsidR="00E35F1F" w:rsidRDefault="00E35F1F" w:rsidP="00E35F1F">
            <w:pPr>
              <w:pStyle w:val="EngHangEnd"/>
            </w:pPr>
            <w:r>
              <w:t>And His holy angels.</w:t>
            </w:r>
          </w:p>
        </w:tc>
        <w:tc>
          <w:tcPr>
            <w:tcW w:w="288" w:type="dxa"/>
          </w:tcPr>
          <w:p w14:paraId="3BBBDB8F" w14:textId="77777777" w:rsidR="00E35F1F" w:rsidRDefault="00E35F1F" w:rsidP="00E35F1F"/>
        </w:tc>
        <w:tc>
          <w:tcPr>
            <w:tcW w:w="288" w:type="dxa"/>
          </w:tcPr>
          <w:p w14:paraId="30E2C914" w14:textId="77777777" w:rsidR="00E35F1F" w:rsidRDefault="00E35F1F" w:rsidP="00E35F1F">
            <w:pPr>
              <w:pStyle w:val="CopticCross"/>
            </w:pPr>
            <w:r w:rsidRPr="00FB5ACB">
              <w:t>¿</w:t>
            </w:r>
          </w:p>
        </w:tc>
        <w:tc>
          <w:tcPr>
            <w:tcW w:w="3960" w:type="dxa"/>
          </w:tcPr>
          <w:p w14:paraId="0748CCBA" w14:textId="77777777" w:rsidR="00E35F1F" w:rsidRDefault="00E35F1F" w:rsidP="00E35F1F">
            <w:pPr>
              <w:pStyle w:val="CopticVersemulti-line"/>
            </w:pPr>
            <w:r w:rsidRPr="00A37A1B">
              <w:t>Ⲉ̀ⲃⲟⲗϩⲓⲧⲉⲛ ϯⲙⲉⲑⲛⲁⲏⲧ</w:t>
            </w:r>
          </w:p>
          <w:p w14:paraId="0EE2A17D" w14:textId="77777777" w:rsidR="00E35F1F" w:rsidRDefault="00E35F1F" w:rsidP="00E35F1F">
            <w:pPr>
              <w:pStyle w:val="CopticVersemulti-line"/>
            </w:pPr>
            <w:r w:rsidRPr="00A37A1B">
              <w:t>ⲁϥϯⲙⲁϯ ⲛ̀ϫⲉ Ⲁⲃⲣⲁⲁⲙ</w:t>
            </w:r>
          </w:p>
          <w:p w14:paraId="2759E871" w14:textId="77777777" w:rsidR="00E35F1F" w:rsidRDefault="00E35F1F" w:rsidP="00E35F1F">
            <w:pPr>
              <w:pStyle w:val="CopticVersemulti-line"/>
            </w:pPr>
            <w:r w:rsidRPr="00A37A1B">
              <w:t>ⲉⲑⲣⲉ Ⲫϯ ϫⲱⲓⲗⲓ ⲉ̀ⲣⲟϥ</w:t>
            </w:r>
          </w:p>
          <w:p w14:paraId="3F36FB16" w14:textId="77777777" w:rsidR="00E35F1F" w:rsidRDefault="00E35F1F" w:rsidP="00E35F1F">
            <w:pPr>
              <w:pStyle w:val="CopticVerse"/>
            </w:pPr>
            <w:r w:rsidRPr="00A37A1B">
              <w:t>ⲛⲉⲙ ⲛⲉϥⲁⲅⲅⲉⲗⲟⲥ ⲉ̅ⲑ̅ⲩ</w:t>
            </w:r>
          </w:p>
        </w:tc>
      </w:tr>
      <w:tr w:rsidR="00E35F1F" w14:paraId="5A5617EE" w14:textId="77777777" w:rsidTr="00E35F1F">
        <w:trPr>
          <w:cantSplit/>
          <w:jc w:val="center"/>
        </w:trPr>
        <w:tc>
          <w:tcPr>
            <w:tcW w:w="288" w:type="dxa"/>
          </w:tcPr>
          <w:p w14:paraId="539AC5B5" w14:textId="77777777" w:rsidR="00E35F1F" w:rsidRDefault="00E35F1F" w:rsidP="00E35F1F">
            <w:pPr>
              <w:pStyle w:val="CopticCross"/>
            </w:pPr>
          </w:p>
        </w:tc>
        <w:tc>
          <w:tcPr>
            <w:tcW w:w="3960" w:type="dxa"/>
          </w:tcPr>
          <w:p w14:paraId="739F850C" w14:textId="77777777" w:rsidR="00E35F1F" w:rsidRDefault="00E35F1F" w:rsidP="00E35F1F">
            <w:pPr>
              <w:pStyle w:val="EngHang"/>
            </w:pPr>
            <w:r>
              <w:t>Through mercy,</w:t>
            </w:r>
          </w:p>
          <w:p w14:paraId="49C00476" w14:textId="77777777" w:rsidR="00E35F1F" w:rsidRDefault="00E35F1F" w:rsidP="00E35F1F">
            <w:pPr>
              <w:pStyle w:val="EngHang"/>
            </w:pPr>
            <w:r>
              <w:t>The righteous Lot was saved,</w:t>
            </w:r>
          </w:p>
          <w:p w14:paraId="6677FA4E" w14:textId="77777777" w:rsidR="00E35F1F" w:rsidRDefault="00E35F1F" w:rsidP="00E35F1F">
            <w:pPr>
              <w:pStyle w:val="EngHang"/>
            </w:pPr>
            <w:r>
              <w:t xml:space="preserve">From the </w:t>
            </w:r>
            <w:commentRangeStart w:id="898"/>
            <w:r>
              <w:t>tribulations</w:t>
            </w:r>
            <w:commentRangeEnd w:id="898"/>
            <w:r>
              <w:rPr>
                <w:rStyle w:val="CommentReference"/>
                <w:rFonts w:ascii="Times New Roman" w:eastAsiaTheme="minorHAnsi" w:hAnsi="Times New Roman" w:cstheme="minorBidi"/>
                <w:color w:val="auto"/>
              </w:rPr>
              <w:commentReference w:id="898"/>
            </w:r>
            <w:r>
              <w:t>,</w:t>
            </w:r>
          </w:p>
          <w:p w14:paraId="23CA8191" w14:textId="77777777" w:rsidR="00E35F1F" w:rsidRDefault="00E35F1F" w:rsidP="00E35F1F">
            <w:pPr>
              <w:pStyle w:val="EngHangEnd"/>
            </w:pPr>
            <w:r>
              <w:t>That befell Sodom.</w:t>
            </w:r>
          </w:p>
        </w:tc>
        <w:tc>
          <w:tcPr>
            <w:tcW w:w="288" w:type="dxa"/>
          </w:tcPr>
          <w:p w14:paraId="2AD95B7D" w14:textId="77777777" w:rsidR="00E35F1F" w:rsidRDefault="00E35F1F" w:rsidP="00E35F1F"/>
        </w:tc>
        <w:tc>
          <w:tcPr>
            <w:tcW w:w="288" w:type="dxa"/>
          </w:tcPr>
          <w:p w14:paraId="6F978CA5" w14:textId="77777777" w:rsidR="00E35F1F" w:rsidRDefault="00E35F1F" w:rsidP="00E35F1F">
            <w:pPr>
              <w:pStyle w:val="CopticCross"/>
            </w:pPr>
          </w:p>
        </w:tc>
        <w:tc>
          <w:tcPr>
            <w:tcW w:w="3960" w:type="dxa"/>
          </w:tcPr>
          <w:p w14:paraId="23FB85A9" w14:textId="77777777" w:rsidR="00E35F1F" w:rsidRDefault="00E35F1F" w:rsidP="00E35F1F">
            <w:pPr>
              <w:pStyle w:val="CopticVersemulti-line"/>
            </w:pPr>
            <w:r w:rsidRPr="00A37A1B">
              <w:t>Ⲉ̀ⲃⲟⲗϩⲓⲧⲉⲛ ϯⲙⲉⲑⲛⲁⲏⲧ</w:t>
            </w:r>
          </w:p>
          <w:p w14:paraId="034377A5" w14:textId="77777777" w:rsidR="00E35F1F" w:rsidRDefault="00E35F1F" w:rsidP="00E35F1F">
            <w:pPr>
              <w:pStyle w:val="CopticVersemulti-line"/>
            </w:pPr>
            <w:r w:rsidRPr="00A37A1B">
              <w:t>ⲁϥⲛⲟϩⲉⲙ ⲛ̀ϫⲉ Ⲗⲱⲧ ⲡⲓⲑ̀ⲙⲏⲓ</w:t>
            </w:r>
          </w:p>
          <w:p w14:paraId="4E51A0D9" w14:textId="77777777" w:rsidR="00E35F1F" w:rsidRDefault="00E35F1F" w:rsidP="00E35F1F">
            <w:pPr>
              <w:pStyle w:val="CopticVersemulti-line"/>
            </w:pPr>
            <w:r w:rsidRPr="00A37A1B">
              <w:t>ⲉ̀ⲃⲟⲗϩⲁ ⲡⲓⲕⲩⲛⲁⲇⲓⲛⲟⲥ ⲉⲑⲛⲁϣⲧ</w:t>
            </w:r>
          </w:p>
          <w:p w14:paraId="2C948F9C" w14:textId="77777777" w:rsidR="00E35F1F" w:rsidRDefault="00E35F1F" w:rsidP="00E35F1F">
            <w:pPr>
              <w:pStyle w:val="CopticVerse"/>
            </w:pPr>
            <w:r w:rsidRPr="00A37A1B">
              <w:t>ⲉ̀ⲧⲁϥⲓ̀ ⲉ̀ϩ̀ⲣⲏⲓ ⲉ̀ϫⲉⲛ Ⲥⲟⲇⲟⲙⲁ</w:t>
            </w:r>
          </w:p>
        </w:tc>
      </w:tr>
      <w:tr w:rsidR="00E35F1F" w14:paraId="3973F094" w14:textId="77777777" w:rsidTr="00E35F1F">
        <w:trPr>
          <w:cantSplit/>
          <w:jc w:val="center"/>
        </w:trPr>
        <w:tc>
          <w:tcPr>
            <w:tcW w:w="288" w:type="dxa"/>
          </w:tcPr>
          <w:p w14:paraId="33E0F182" w14:textId="77777777" w:rsidR="00E35F1F" w:rsidRDefault="00E35F1F" w:rsidP="00E35F1F">
            <w:pPr>
              <w:pStyle w:val="CopticCross"/>
            </w:pPr>
          </w:p>
        </w:tc>
        <w:tc>
          <w:tcPr>
            <w:tcW w:w="3960" w:type="dxa"/>
          </w:tcPr>
          <w:p w14:paraId="579DDF38" w14:textId="77777777" w:rsidR="00E35F1F" w:rsidRDefault="00E35F1F" w:rsidP="00E35F1F">
            <w:pPr>
              <w:pStyle w:val="EngHang"/>
            </w:pPr>
            <w:r>
              <w:t>Through mercy,</w:t>
            </w:r>
          </w:p>
          <w:p w14:paraId="5E893CC3" w14:textId="77777777" w:rsidR="00E35F1F" w:rsidRDefault="00E35F1F" w:rsidP="00E35F1F">
            <w:pPr>
              <w:pStyle w:val="EngHang"/>
            </w:pPr>
            <w:r>
              <w:t>Cornelius was worthy,</w:t>
            </w:r>
          </w:p>
          <w:p w14:paraId="51ECE160" w14:textId="77777777" w:rsidR="00E35F1F" w:rsidRDefault="00E35F1F" w:rsidP="00E35F1F">
            <w:pPr>
              <w:pStyle w:val="EngHang"/>
            </w:pPr>
            <w:r>
              <w:t>To be baptised,</w:t>
            </w:r>
          </w:p>
          <w:p w14:paraId="078F063B" w14:textId="411BE447" w:rsidR="00E35F1F" w:rsidRDefault="00CF15BA" w:rsidP="00E35F1F">
            <w:pPr>
              <w:pStyle w:val="EngHangEnd"/>
            </w:pPr>
            <w:r>
              <w:t>At the hands of our F</w:t>
            </w:r>
            <w:r w:rsidR="00E35F1F">
              <w:t>ather Peter.</w:t>
            </w:r>
          </w:p>
        </w:tc>
        <w:tc>
          <w:tcPr>
            <w:tcW w:w="288" w:type="dxa"/>
          </w:tcPr>
          <w:p w14:paraId="14EEBD8F" w14:textId="77777777" w:rsidR="00E35F1F" w:rsidRDefault="00E35F1F" w:rsidP="00E35F1F"/>
        </w:tc>
        <w:tc>
          <w:tcPr>
            <w:tcW w:w="288" w:type="dxa"/>
          </w:tcPr>
          <w:p w14:paraId="25EACC4D" w14:textId="77777777" w:rsidR="00E35F1F" w:rsidRDefault="00E35F1F" w:rsidP="00E35F1F">
            <w:pPr>
              <w:pStyle w:val="CopticCross"/>
            </w:pPr>
          </w:p>
        </w:tc>
        <w:tc>
          <w:tcPr>
            <w:tcW w:w="3960" w:type="dxa"/>
          </w:tcPr>
          <w:p w14:paraId="3BAC6609" w14:textId="77777777" w:rsidR="00E35F1F" w:rsidRDefault="00E35F1F" w:rsidP="00E35F1F">
            <w:pPr>
              <w:pStyle w:val="CopticVersemulti-line"/>
            </w:pPr>
            <w:r w:rsidRPr="00A37A1B">
              <w:t>Ⲉ̀ⲃⲟⲗϩⲓⲧⲉⲛ ϯⲙⲉⲑⲛⲁⲏⲧ</w:t>
            </w:r>
          </w:p>
          <w:p w14:paraId="5FD34CB9" w14:textId="77777777" w:rsidR="00E35F1F" w:rsidRDefault="00E35F1F" w:rsidP="00E35F1F">
            <w:pPr>
              <w:pStyle w:val="CopticVersemulti-line"/>
            </w:pPr>
            <w:r w:rsidRPr="00A37A1B">
              <w:t>ⲁϥⲉⲣ ⲡ̀ⲉⲙⲡ̀ϣⲁ ⲛ̀ϫⲉ Ⲕⲟⲣⲛⲏⲗⲓⲟⲥ</w:t>
            </w:r>
          </w:p>
          <w:p w14:paraId="48332CCC" w14:textId="77777777" w:rsidR="00E35F1F" w:rsidRDefault="00E35F1F" w:rsidP="00E35F1F">
            <w:pPr>
              <w:pStyle w:val="CopticVersemulti-line"/>
            </w:pPr>
            <w:r w:rsidRPr="00A37A1B">
              <w:t>ⲉⲑⲣⲉϥϭⲓ ⲙ̀ⲡⲓⲃⲁⲡⲧⲓⲥⲙⲁ</w:t>
            </w:r>
          </w:p>
          <w:p w14:paraId="6E4A74E9" w14:textId="77777777" w:rsidR="00E35F1F" w:rsidRDefault="00E35F1F" w:rsidP="00E35F1F">
            <w:pPr>
              <w:pStyle w:val="CopticVerse"/>
            </w:pPr>
            <w:r w:rsidRPr="00A37A1B">
              <w:t>ϧⲉⲛ ⲛⲉⲛϫⲓϫ ⲙ̀ⲡⲉⲛⲓⲱⲧ Ⲡⲉⲧⲣⲟⲥ</w:t>
            </w:r>
          </w:p>
        </w:tc>
      </w:tr>
      <w:tr w:rsidR="00E35F1F" w14:paraId="33581D4E" w14:textId="77777777" w:rsidTr="00E35F1F">
        <w:trPr>
          <w:cantSplit/>
          <w:jc w:val="center"/>
        </w:trPr>
        <w:tc>
          <w:tcPr>
            <w:tcW w:w="288" w:type="dxa"/>
          </w:tcPr>
          <w:p w14:paraId="2FE120D4" w14:textId="77777777" w:rsidR="00E35F1F" w:rsidRDefault="00E35F1F" w:rsidP="00E35F1F">
            <w:pPr>
              <w:pStyle w:val="CopticCross"/>
            </w:pPr>
            <w:r w:rsidRPr="00FB5ACB">
              <w:t>¿</w:t>
            </w:r>
          </w:p>
        </w:tc>
        <w:tc>
          <w:tcPr>
            <w:tcW w:w="3960" w:type="dxa"/>
          </w:tcPr>
          <w:p w14:paraId="6AB52E4B" w14:textId="77777777" w:rsidR="00E35F1F" w:rsidRDefault="00E35F1F" w:rsidP="00E35F1F">
            <w:pPr>
              <w:pStyle w:val="EngHang"/>
            </w:pPr>
            <w:r>
              <w:t>If we are impoverished,</w:t>
            </w:r>
          </w:p>
          <w:p w14:paraId="43BDE5D0" w14:textId="77777777" w:rsidR="00E35F1F" w:rsidRDefault="00E35F1F" w:rsidP="00E35F1F">
            <w:pPr>
              <w:pStyle w:val="EngHang"/>
            </w:pPr>
            <w:r>
              <w:t>Lacking material wealth,</w:t>
            </w:r>
          </w:p>
          <w:p w14:paraId="67262BFC" w14:textId="77777777" w:rsidR="00E35F1F" w:rsidRDefault="00E35F1F" w:rsidP="00E35F1F">
            <w:pPr>
              <w:pStyle w:val="EngHang"/>
            </w:pPr>
            <w:r>
              <w:t>And have nothing,</w:t>
            </w:r>
          </w:p>
          <w:p w14:paraId="3E725111" w14:textId="127E5DE2" w:rsidR="00E35F1F" w:rsidRDefault="00CF15BA" w:rsidP="00E35F1F">
            <w:pPr>
              <w:pStyle w:val="EngHangEnd"/>
            </w:pPr>
            <w:r>
              <w:t>To offer as alms,</w:t>
            </w:r>
          </w:p>
        </w:tc>
        <w:tc>
          <w:tcPr>
            <w:tcW w:w="288" w:type="dxa"/>
          </w:tcPr>
          <w:p w14:paraId="429CCFF1" w14:textId="77777777" w:rsidR="00E35F1F" w:rsidRDefault="00E35F1F" w:rsidP="00E35F1F"/>
        </w:tc>
        <w:tc>
          <w:tcPr>
            <w:tcW w:w="288" w:type="dxa"/>
          </w:tcPr>
          <w:p w14:paraId="14E2376E" w14:textId="77777777" w:rsidR="00E35F1F" w:rsidRDefault="00E35F1F" w:rsidP="00E35F1F">
            <w:pPr>
              <w:pStyle w:val="CopticCross"/>
            </w:pPr>
            <w:r w:rsidRPr="00FB5ACB">
              <w:t>¿</w:t>
            </w:r>
          </w:p>
        </w:tc>
        <w:tc>
          <w:tcPr>
            <w:tcW w:w="3960" w:type="dxa"/>
          </w:tcPr>
          <w:p w14:paraId="4575397F" w14:textId="77777777" w:rsidR="00E35F1F" w:rsidRDefault="00E35F1F" w:rsidP="00E35F1F">
            <w:pPr>
              <w:pStyle w:val="CopticVersemulti-line"/>
            </w:pPr>
            <w:r w:rsidRPr="00A37A1B">
              <w:t>Ⲓⲥϫⲉ ⲅⲁⲣ ⲧⲉⲛⲟⲓ ⲛ̀ϧⲁⲉ̀</w:t>
            </w:r>
          </w:p>
          <w:p w14:paraId="3D2BA25E" w14:textId="77777777" w:rsidR="00E35F1F" w:rsidRDefault="00E35F1F" w:rsidP="00E35F1F">
            <w:pPr>
              <w:pStyle w:val="CopticVersemulti-line"/>
            </w:pPr>
            <w:r w:rsidRPr="00A37A1B">
              <w:t>ϧⲉⲛ ⲛⲓⲭ̀ⲣⲏⲙⲁ ⲛ̀ⲧⲉ ⲡⲁⲓⲕⲟⲥⲙⲟⲥ</w:t>
            </w:r>
          </w:p>
          <w:p w14:paraId="4E00B2D6" w14:textId="77777777" w:rsidR="00E35F1F" w:rsidRDefault="00E35F1F" w:rsidP="00E35F1F">
            <w:pPr>
              <w:pStyle w:val="CopticVersemulti-line"/>
            </w:pPr>
            <w:r w:rsidRPr="00A37A1B">
              <w:t>ⲙ̀ⲙⲟⲛ ⲛ̀ⲧⲁⲛ ⲛ̀ϩ̀ⲗⲓ ⲙ̀ⲙⲁⲩ</w:t>
            </w:r>
          </w:p>
          <w:p w14:paraId="0BD9888C" w14:textId="77777777" w:rsidR="00E35F1F" w:rsidRDefault="00E35F1F" w:rsidP="00E35F1F">
            <w:pPr>
              <w:pStyle w:val="CopticVerse"/>
            </w:pPr>
            <w:r w:rsidRPr="00A37A1B">
              <w:t>ⲉⲑⲣⲉⲛⲧⲏⲓⲧⲟⲩ ⲙ̀ⲙⲉⲑⲛⲁⲏⲧ</w:t>
            </w:r>
          </w:p>
        </w:tc>
      </w:tr>
      <w:tr w:rsidR="00E35F1F" w14:paraId="7D42C78F" w14:textId="77777777" w:rsidTr="00E35F1F">
        <w:trPr>
          <w:cantSplit/>
          <w:jc w:val="center"/>
        </w:trPr>
        <w:tc>
          <w:tcPr>
            <w:tcW w:w="288" w:type="dxa"/>
          </w:tcPr>
          <w:p w14:paraId="566906E3" w14:textId="77777777" w:rsidR="00E35F1F" w:rsidRDefault="00E35F1F" w:rsidP="00E35F1F">
            <w:pPr>
              <w:pStyle w:val="CopticCross"/>
            </w:pPr>
            <w:r w:rsidRPr="00FB5ACB">
              <w:t>¿</w:t>
            </w:r>
          </w:p>
        </w:tc>
        <w:tc>
          <w:tcPr>
            <w:tcW w:w="3960" w:type="dxa"/>
          </w:tcPr>
          <w:p w14:paraId="163A0C3B" w14:textId="77777777" w:rsidR="00E35F1F" w:rsidRDefault="00E35F1F" w:rsidP="00E35F1F">
            <w:pPr>
              <w:pStyle w:val="EngHang"/>
            </w:pPr>
            <w:r>
              <w:t>Yet we truly have</w:t>
            </w:r>
          </w:p>
          <w:p w14:paraId="4BF3FE23" w14:textId="77777777" w:rsidR="00E35F1F" w:rsidRDefault="00E35F1F" w:rsidP="00E35F1F">
            <w:pPr>
              <w:pStyle w:val="EngHang"/>
            </w:pPr>
            <w:r>
              <w:t>The precious pearl of great price,</w:t>
            </w:r>
          </w:p>
          <w:p w14:paraId="6A696239" w14:textId="77777777" w:rsidR="00E35F1F" w:rsidRDefault="00E35F1F" w:rsidP="00E35F1F">
            <w:pPr>
              <w:pStyle w:val="EngHang"/>
            </w:pPr>
            <w:r>
              <w:t>Which is the sweet Name full of glory,</w:t>
            </w:r>
          </w:p>
          <w:p w14:paraId="67EA18EB" w14:textId="77777777" w:rsidR="00E35F1F" w:rsidRDefault="00E35F1F" w:rsidP="00E35F1F">
            <w:pPr>
              <w:pStyle w:val="EngHangEnd"/>
            </w:pPr>
            <w:r>
              <w:t>Of our Lord Jesus Christ.</w:t>
            </w:r>
          </w:p>
        </w:tc>
        <w:tc>
          <w:tcPr>
            <w:tcW w:w="288" w:type="dxa"/>
          </w:tcPr>
          <w:p w14:paraId="1ACAE503" w14:textId="77777777" w:rsidR="00E35F1F" w:rsidRDefault="00E35F1F" w:rsidP="00E35F1F"/>
        </w:tc>
        <w:tc>
          <w:tcPr>
            <w:tcW w:w="288" w:type="dxa"/>
          </w:tcPr>
          <w:p w14:paraId="74C05E4E" w14:textId="77777777" w:rsidR="00E35F1F" w:rsidRDefault="00E35F1F" w:rsidP="00E35F1F">
            <w:pPr>
              <w:pStyle w:val="CopticCross"/>
            </w:pPr>
            <w:r w:rsidRPr="00FB5ACB">
              <w:t>¿</w:t>
            </w:r>
          </w:p>
        </w:tc>
        <w:tc>
          <w:tcPr>
            <w:tcW w:w="3960" w:type="dxa"/>
          </w:tcPr>
          <w:p w14:paraId="12EEDBB6" w14:textId="77777777" w:rsidR="00E35F1F" w:rsidRDefault="00E35F1F" w:rsidP="00E35F1F">
            <w:pPr>
              <w:pStyle w:val="CopticVersemulti-line"/>
            </w:pPr>
            <w:r w:rsidRPr="00A37A1B">
              <w:t>Ⲟⲩⲟⲛ ⲛ̀ⲧⲁⲛ ⲙ̀ⲡⲓⲁ̀ⲛⲁⲙⲏⲓ</w:t>
            </w:r>
          </w:p>
          <w:p w14:paraId="706F94E1" w14:textId="77777777" w:rsidR="00E35F1F" w:rsidRDefault="00E35F1F" w:rsidP="00E35F1F">
            <w:pPr>
              <w:pStyle w:val="CopticVersemulti-line"/>
            </w:pPr>
            <w:r w:rsidRPr="00A37A1B">
              <w:t>ⲡⲓⲙⲁⲣⲅⲁⲣⲓⲧⲏⲥ ⲉⲑⲛⲁϣⲉⲛⲥⲟⲩⲉⲛϥ</w:t>
            </w:r>
          </w:p>
          <w:p w14:paraId="03AF6BAF" w14:textId="77777777" w:rsidR="00E35F1F" w:rsidRDefault="00E35F1F" w:rsidP="00E35F1F">
            <w:pPr>
              <w:pStyle w:val="CopticVersemulti-line"/>
            </w:pPr>
            <w:r w:rsidRPr="00A37A1B">
              <w:t>ⲡⲓⲣⲁⲛ ⲉⲧϩⲟⲗϫ ⲉⲑⲙⲉϩ ⲛ̀ⲱ̀ⲟⲩ</w:t>
            </w:r>
          </w:p>
          <w:p w14:paraId="7BC2DA6F" w14:textId="77777777" w:rsidR="00E35F1F" w:rsidRDefault="00E35F1F" w:rsidP="00E35F1F">
            <w:pPr>
              <w:pStyle w:val="CopticVerse"/>
            </w:pPr>
            <w:r w:rsidRPr="00A37A1B">
              <w:t>ⲛ̀ⲧⲉ Ⲡⲉⲛⲟ̅ⲥ̅ Ⲓⲏ̅ⲥ Ⲡⲭ̅ⲥ</w:t>
            </w:r>
          </w:p>
        </w:tc>
      </w:tr>
      <w:tr w:rsidR="00E35F1F" w14:paraId="482F1BA4" w14:textId="77777777" w:rsidTr="00E35F1F">
        <w:trPr>
          <w:cantSplit/>
          <w:jc w:val="center"/>
        </w:trPr>
        <w:tc>
          <w:tcPr>
            <w:tcW w:w="288" w:type="dxa"/>
          </w:tcPr>
          <w:p w14:paraId="05EEC73E" w14:textId="77777777" w:rsidR="00E35F1F" w:rsidRDefault="00E35F1F" w:rsidP="00E35F1F">
            <w:pPr>
              <w:pStyle w:val="CopticCross"/>
            </w:pPr>
          </w:p>
        </w:tc>
        <w:tc>
          <w:tcPr>
            <w:tcW w:w="3960" w:type="dxa"/>
          </w:tcPr>
          <w:p w14:paraId="345E469A" w14:textId="77777777" w:rsidR="00E35F1F" w:rsidRDefault="00E35F1F" w:rsidP="00E35F1F">
            <w:pPr>
              <w:pStyle w:val="EngHang"/>
            </w:pPr>
            <w:r>
              <w:t>When we remain with Him continually,</w:t>
            </w:r>
          </w:p>
          <w:p w14:paraId="1FC75AD0" w14:textId="77777777" w:rsidR="00E35F1F" w:rsidRDefault="00E35F1F" w:rsidP="00E35F1F">
            <w:pPr>
              <w:pStyle w:val="EngHang"/>
            </w:pPr>
            <w:r>
              <w:t>In our inner being,</w:t>
            </w:r>
          </w:p>
          <w:p w14:paraId="3DF3A160" w14:textId="0C645837" w:rsidR="00E35F1F" w:rsidRDefault="00E35F1F" w:rsidP="00E35F1F">
            <w:pPr>
              <w:pStyle w:val="EngHang"/>
            </w:pPr>
            <w:r>
              <w:t xml:space="preserve">He will make us </w:t>
            </w:r>
            <w:r w:rsidR="00CF15BA">
              <w:t>[</w:t>
            </w:r>
            <w:r>
              <w:t>spiritually</w:t>
            </w:r>
            <w:r w:rsidR="00CF15BA">
              <w:t>]</w:t>
            </w:r>
            <w:r>
              <w:t xml:space="preserve"> rich,</w:t>
            </w:r>
          </w:p>
          <w:p w14:paraId="4682A21D" w14:textId="77777777" w:rsidR="00E35F1F" w:rsidRDefault="00E35F1F" w:rsidP="00E35F1F">
            <w:pPr>
              <w:pStyle w:val="EngHangEnd"/>
            </w:pPr>
            <w:r>
              <w:t>So we can give to others.</w:t>
            </w:r>
          </w:p>
        </w:tc>
        <w:tc>
          <w:tcPr>
            <w:tcW w:w="288" w:type="dxa"/>
          </w:tcPr>
          <w:p w14:paraId="1C91FBE4" w14:textId="77777777" w:rsidR="00E35F1F" w:rsidRDefault="00E35F1F" w:rsidP="00E35F1F"/>
        </w:tc>
        <w:tc>
          <w:tcPr>
            <w:tcW w:w="288" w:type="dxa"/>
          </w:tcPr>
          <w:p w14:paraId="27792D00" w14:textId="77777777" w:rsidR="00E35F1F" w:rsidRDefault="00E35F1F" w:rsidP="00E35F1F">
            <w:pPr>
              <w:pStyle w:val="CopticCross"/>
            </w:pPr>
          </w:p>
        </w:tc>
        <w:tc>
          <w:tcPr>
            <w:tcW w:w="3960" w:type="dxa"/>
          </w:tcPr>
          <w:p w14:paraId="6EC0244D" w14:textId="77777777" w:rsidR="00E35F1F" w:rsidRDefault="00E35F1F" w:rsidP="00E35F1F">
            <w:pPr>
              <w:pStyle w:val="CopticVersemulti-line"/>
            </w:pPr>
            <w:r w:rsidRPr="00A37A1B">
              <w:t>Ⲉ̀ϣⲱⲡ ⲁⲛϣⲁⲛⲙⲟⲩⲛ ⲉ̀ⲣⲟϥ</w:t>
            </w:r>
          </w:p>
          <w:p w14:paraId="5C3D8CDD" w14:textId="77777777" w:rsidR="00E35F1F" w:rsidRDefault="00E35F1F" w:rsidP="00E35F1F">
            <w:pPr>
              <w:pStyle w:val="CopticVersemulti-line"/>
            </w:pPr>
            <w:r w:rsidRPr="00A37A1B">
              <w:t>ϧⲉⲛ ⲡⲉⲛⲣⲱⲙⲓ ⲉⲧⲥⲁϧⲟⲩⲛ</w:t>
            </w:r>
          </w:p>
          <w:p w14:paraId="4051F3E5" w14:textId="77777777" w:rsidR="00E35F1F" w:rsidRDefault="00E35F1F" w:rsidP="00E35F1F">
            <w:pPr>
              <w:pStyle w:val="CopticVersemulti-line"/>
            </w:pPr>
            <w:r w:rsidRPr="00A37A1B">
              <w:t>ϥ̀ⲛⲁⲁⲓⲧⲉⲛ ⲛ̀ⲣⲁⲙⲁⲟ̀</w:t>
            </w:r>
          </w:p>
          <w:p w14:paraId="23066A77" w14:textId="77777777" w:rsidR="00E35F1F" w:rsidRDefault="00E35F1F" w:rsidP="00E35F1F">
            <w:pPr>
              <w:pStyle w:val="CopticVerse"/>
            </w:pPr>
            <w:r w:rsidRPr="00A37A1B">
              <w:t>ϣⲁⲛ̀ⲧⲉⲛϯ ⲛ̀ϩⲁⲛⲕⲉⲭⲱⲟⲩⲛⲓ</w:t>
            </w:r>
          </w:p>
        </w:tc>
      </w:tr>
      <w:tr w:rsidR="00E35F1F" w14:paraId="389CB2A2" w14:textId="77777777" w:rsidTr="00E35F1F">
        <w:trPr>
          <w:cantSplit/>
          <w:jc w:val="center"/>
        </w:trPr>
        <w:tc>
          <w:tcPr>
            <w:tcW w:w="288" w:type="dxa"/>
          </w:tcPr>
          <w:p w14:paraId="52443633" w14:textId="77777777" w:rsidR="00E35F1F" w:rsidRDefault="00E35F1F" w:rsidP="00E35F1F">
            <w:pPr>
              <w:pStyle w:val="CopticCross"/>
            </w:pPr>
          </w:p>
        </w:tc>
        <w:tc>
          <w:tcPr>
            <w:tcW w:w="3960" w:type="dxa"/>
          </w:tcPr>
          <w:p w14:paraId="1DE01148" w14:textId="77777777" w:rsidR="00E35F1F" w:rsidRDefault="00E35F1F" w:rsidP="00E35F1F">
            <w:pPr>
              <w:pStyle w:val="EngHang"/>
            </w:pPr>
            <w:r>
              <w:t>We do not ask for,</w:t>
            </w:r>
          </w:p>
          <w:p w14:paraId="3803A6F6" w14:textId="77777777" w:rsidR="00E35F1F" w:rsidRDefault="00E35F1F" w:rsidP="00E35F1F">
            <w:pPr>
              <w:pStyle w:val="EngHang"/>
            </w:pPr>
            <w:r>
              <w:t>The wealth of this world,</w:t>
            </w:r>
          </w:p>
          <w:p w14:paraId="7F2900DB" w14:textId="77777777" w:rsidR="00E35F1F" w:rsidRDefault="00E35F1F" w:rsidP="00E35F1F">
            <w:pPr>
              <w:pStyle w:val="EngHang"/>
            </w:pPr>
            <w:r>
              <w:t>But for the salvation of our souls,</w:t>
            </w:r>
          </w:p>
          <w:p w14:paraId="6312DB6D" w14:textId="77777777" w:rsidR="00E35F1F" w:rsidRDefault="00E35F1F" w:rsidP="00E35F1F">
            <w:pPr>
              <w:pStyle w:val="EngHangEnd"/>
            </w:pPr>
            <w:r>
              <w:t>Calling upon His Holy Name.</w:t>
            </w:r>
          </w:p>
        </w:tc>
        <w:tc>
          <w:tcPr>
            <w:tcW w:w="288" w:type="dxa"/>
          </w:tcPr>
          <w:p w14:paraId="6578C6D4" w14:textId="77777777" w:rsidR="00E35F1F" w:rsidRDefault="00E35F1F" w:rsidP="00E35F1F"/>
        </w:tc>
        <w:tc>
          <w:tcPr>
            <w:tcW w:w="288" w:type="dxa"/>
          </w:tcPr>
          <w:p w14:paraId="657091DF" w14:textId="77777777" w:rsidR="00E35F1F" w:rsidRDefault="00E35F1F" w:rsidP="00E35F1F">
            <w:pPr>
              <w:pStyle w:val="CopticCross"/>
            </w:pPr>
          </w:p>
        </w:tc>
        <w:tc>
          <w:tcPr>
            <w:tcW w:w="3960" w:type="dxa"/>
          </w:tcPr>
          <w:p w14:paraId="2A991691" w14:textId="77777777" w:rsidR="00E35F1F" w:rsidRDefault="00E35F1F" w:rsidP="00E35F1F">
            <w:pPr>
              <w:pStyle w:val="CopticVersemulti-line"/>
            </w:pPr>
            <w:r w:rsidRPr="00F6464C">
              <w:t>Ⲛⲓⲭ̀ⲣⲏⲙⲁ ⲁⲛ ⲛ̀ⲧⲉ ⲡⲁⲓⲕⲟⲥⲙⲟⲥ</w:t>
            </w:r>
          </w:p>
          <w:p w14:paraId="4E038A7F" w14:textId="77777777" w:rsidR="00E35F1F" w:rsidRDefault="00E35F1F" w:rsidP="00E35F1F">
            <w:pPr>
              <w:pStyle w:val="CopticVersemulti-line"/>
            </w:pPr>
            <w:r w:rsidRPr="00F6464C">
              <w:t>ⲉⲑⲛⲁⲥⲓⲛⲓ ⲉ̀ⲧⲉⲛⲕⲱϯ ⲛ̀ⲥⲱⲟⲩ</w:t>
            </w:r>
          </w:p>
          <w:p w14:paraId="78E51176" w14:textId="77777777" w:rsidR="00E35F1F" w:rsidRDefault="00E35F1F" w:rsidP="00E35F1F">
            <w:pPr>
              <w:pStyle w:val="CopticVersemulti-line"/>
            </w:pPr>
            <w:r w:rsidRPr="00F6464C">
              <w:t>ⲁⲗⲗⲁ ⲫ̀ⲛⲟϩⲉⲙ ⲛ̀ⲧⲉ ⲛⲉⲛⲯⲩⲭⲏ</w:t>
            </w:r>
          </w:p>
          <w:p w14:paraId="06DBC838" w14:textId="77777777" w:rsidR="00E35F1F" w:rsidRDefault="00E35F1F" w:rsidP="00E35F1F">
            <w:pPr>
              <w:pStyle w:val="CopticVerse"/>
            </w:pPr>
            <w:r w:rsidRPr="00F6464C">
              <w:t>ϧⲉⲛ ⲑ̀ⲙⲉⲗⲉⲧⲏ ⲙ̀ⲡⲉϥⲣⲁⲛ ⲉ̅ⲑ̅ⲩ</w:t>
            </w:r>
          </w:p>
        </w:tc>
      </w:tr>
    </w:tbl>
    <w:p w14:paraId="6E7DC3B8" w14:textId="77777777" w:rsidR="00E35F1F" w:rsidRPr="00A742AC" w:rsidRDefault="00E35F1F" w:rsidP="00E35F1F">
      <w:pPr>
        <w:pStyle w:val="Heading4"/>
      </w:pPr>
      <w:bookmarkStart w:id="899" w:name="_Toc298681303"/>
      <w:bookmarkStart w:id="900" w:name="_Toc308441925"/>
      <w:r w:rsidRPr="00FD2E69">
        <w:t xml:space="preserve">The Conclusion of the </w:t>
      </w:r>
      <w:r>
        <w:t>Batos</w:t>
      </w:r>
      <w:r w:rsidRPr="00FD2E69">
        <w:t xml:space="preserve"> Psali</w:t>
      </w:r>
      <w:bookmarkEnd w:id="899"/>
      <w:bookmarkEnd w:id="90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9A52FB3" w14:textId="77777777" w:rsidTr="00E35F1F">
        <w:trPr>
          <w:cantSplit/>
          <w:jc w:val="center"/>
        </w:trPr>
        <w:tc>
          <w:tcPr>
            <w:tcW w:w="288" w:type="dxa"/>
          </w:tcPr>
          <w:p w14:paraId="69CA65FF" w14:textId="77777777" w:rsidR="00E35F1F" w:rsidRDefault="00E35F1F" w:rsidP="00E35F1F">
            <w:pPr>
              <w:pStyle w:val="CopticCross"/>
            </w:pPr>
            <w:r w:rsidRPr="00FB5ACB">
              <w:t>¿</w:t>
            </w:r>
          </w:p>
        </w:tc>
        <w:tc>
          <w:tcPr>
            <w:tcW w:w="3960" w:type="dxa"/>
          </w:tcPr>
          <w:p w14:paraId="14B7E718"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6E293611"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3E0C2CC7" w14:textId="4EE7A061"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741E98D8" w14:textId="4A9E019F" w:rsidR="00E35F1F" w:rsidRDefault="00E35F1F" w:rsidP="00E35F1F">
            <w:pPr>
              <w:pStyle w:val="EngHangEnd"/>
            </w:pPr>
            <w:r w:rsidRPr="0042513B">
              <w:rPr>
                <w:rFonts w:eastAsiaTheme="minorHAnsi"/>
              </w:rPr>
              <w:t xml:space="preserve">Have mercy </w:t>
            </w:r>
            <w:r w:rsidRPr="00703BF0">
              <w:rPr>
                <w:rFonts w:eastAsiaTheme="minorHAnsi"/>
              </w:rPr>
              <w:t>upon</w:t>
            </w:r>
            <w:r w:rsidRPr="0042513B">
              <w:rPr>
                <w:rFonts w:eastAsiaTheme="minorHAnsi"/>
              </w:rPr>
              <w:t xml:space="preserve"> us</w:t>
            </w:r>
            <w:r w:rsidR="00CF15BA">
              <w:rPr>
                <w:rFonts w:eastAsiaTheme="minorHAnsi"/>
              </w:rPr>
              <w:t>.”</w:t>
            </w:r>
          </w:p>
        </w:tc>
        <w:tc>
          <w:tcPr>
            <w:tcW w:w="288" w:type="dxa"/>
          </w:tcPr>
          <w:p w14:paraId="54DA8C68" w14:textId="77777777" w:rsidR="00E35F1F" w:rsidRDefault="00E35F1F" w:rsidP="00E35F1F"/>
        </w:tc>
        <w:tc>
          <w:tcPr>
            <w:tcW w:w="288" w:type="dxa"/>
          </w:tcPr>
          <w:p w14:paraId="5F494806" w14:textId="77777777" w:rsidR="00E35F1F" w:rsidRDefault="00E35F1F" w:rsidP="00E35F1F">
            <w:pPr>
              <w:pStyle w:val="CopticCross"/>
            </w:pPr>
            <w:r w:rsidRPr="00FB5ACB">
              <w:t>¿</w:t>
            </w:r>
          </w:p>
        </w:tc>
        <w:tc>
          <w:tcPr>
            <w:tcW w:w="3960" w:type="dxa"/>
          </w:tcPr>
          <w:p w14:paraId="195CEAA5"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1CA274F7"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1F6DE3FA"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55CFA2CB"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3F82DFC7" w14:textId="77777777" w:rsidTr="00E35F1F">
        <w:trPr>
          <w:cantSplit/>
          <w:jc w:val="center"/>
        </w:trPr>
        <w:tc>
          <w:tcPr>
            <w:tcW w:w="288" w:type="dxa"/>
          </w:tcPr>
          <w:p w14:paraId="7123935B" w14:textId="77777777" w:rsidR="00E35F1F" w:rsidRDefault="00E35F1F" w:rsidP="00E35F1F">
            <w:pPr>
              <w:pStyle w:val="CopticCross"/>
            </w:pPr>
          </w:p>
        </w:tc>
        <w:tc>
          <w:tcPr>
            <w:tcW w:w="3960" w:type="dxa"/>
          </w:tcPr>
          <w:p w14:paraId="7CD90623"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2CCD6520"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5EAD5291"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A456BA1"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3EC8FF" w14:textId="77777777" w:rsidR="00E35F1F" w:rsidRDefault="00E35F1F" w:rsidP="00E35F1F"/>
        </w:tc>
        <w:tc>
          <w:tcPr>
            <w:tcW w:w="288" w:type="dxa"/>
          </w:tcPr>
          <w:p w14:paraId="47B19961" w14:textId="77777777" w:rsidR="00E35F1F" w:rsidRDefault="00E35F1F" w:rsidP="00E35F1F">
            <w:pPr>
              <w:pStyle w:val="CopticCross"/>
            </w:pPr>
          </w:p>
        </w:tc>
        <w:tc>
          <w:tcPr>
            <w:tcW w:w="3960" w:type="dxa"/>
          </w:tcPr>
          <w:p w14:paraId="035607AB" w14:textId="77777777" w:rsidR="00E35F1F" w:rsidRDefault="00E35F1F" w:rsidP="00E35F1F">
            <w:pPr>
              <w:pStyle w:val="CopticVersemulti-line"/>
            </w:pPr>
            <w:r>
              <w:t>Ⲇⲟⲝⲁ Ⲡⲁⲧⲣⲓ</w:t>
            </w:r>
          </w:p>
          <w:p w14:paraId="1670CE0A" w14:textId="77777777" w:rsidR="00E35F1F" w:rsidRDefault="00E35F1F" w:rsidP="00E35F1F">
            <w:pPr>
              <w:pStyle w:val="CopticVersemulti-line"/>
            </w:pPr>
            <w:r>
              <w:t>ⲕⲉ ⲩ̀ⲓⲱ̀ ⲕⲉ ⲁ̀ⲅⲓⲱ̀ Ⲡ̀ⲛⲉⲩⲙⲁⲧⲓ</w:t>
            </w:r>
          </w:p>
          <w:p w14:paraId="009D21D7" w14:textId="77777777" w:rsidR="00E35F1F" w:rsidRDefault="00E35F1F" w:rsidP="00E35F1F">
            <w:pPr>
              <w:pStyle w:val="CopticVersemulti-line"/>
            </w:pPr>
            <w:r>
              <w:t>Ⲕⲉ ⲛⲩⲛ ⲕⲉ ⲁ̀ⲓ̀</w:t>
            </w:r>
          </w:p>
          <w:p w14:paraId="2727DE2B" w14:textId="77777777" w:rsidR="00E35F1F" w:rsidRDefault="00E35F1F" w:rsidP="00E35F1F">
            <w:pPr>
              <w:pStyle w:val="CopticVerse"/>
            </w:pPr>
            <w:r>
              <w:t>ⲕⲉ ⲓⲥ ⲧⲟⲩⲥ ⲉ̀ⲱ̀ⲛⲁⲥ ⲧⲱⲛ ⲉ̀ⲱ̀ⲛⲱⲛ ⲁ̀ⲙⲏⲛ</w:t>
            </w:r>
          </w:p>
        </w:tc>
      </w:tr>
    </w:tbl>
    <w:p w14:paraId="1ACFB790" w14:textId="77777777" w:rsidR="00E35F1F" w:rsidRDefault="00E35F1F" w:rsidP="00E35F1F">
      <w:pPr>
        <w:pStyle w:val="Heading3"/>
      </w:pPr>
      <w:bookmarkStart w:id="901" w:name="_Toc298681304"/>
      <w:bookmarkStart w:id="902" w:name="_Toc308441926"/>
      <w:bookmarkStart w:id="903" w:name="_Ref452619983"/>
      <w:bookmarkStart w:id="904" w:name="_Ref452619987"/>
      <w:r>
        <w:t>The Wednesday Theotokia</w:t>
      </w:r>
      <w:bookmarkEnd w:id="901"/>
      <w:bookmarkEnd w:id="902"/>
      <w:bookmarkEnd w:id="903"/>
      <w:bookmarkEnd w:id="904"/>
    </w:p>
    <w:p w14:paraId="2DC1DE70" w14:textId="77777777" w:rsidR="00E35F1F" w:rsidRPr="00F6464C" w:rsidRDefault="00E35F1F" w:rsidP="00E35F1F">
      <w:pPr>
        <w:pStyle w:val="Heading5non-TOC"/>
      </w:pPr>
      <w:r w:rsidRPr="00F6464C">
        <w:rPr>
          <w:rFonts w:ascii="Times New Roman" w:hAnsi="Times New Roman" w:cs="Times New Roman"/>
        </w:rPr>
        <w:t>Ϯ</w:t>
      </w:r>
      <w:r w:rsidRPr="00F6464C">
        <w:t>ⲑⲉⲟⲧⲟⲕⲓⲁ</w:t>
      </w:r>
      <w:r w:rsidRPr="00F6464C">
        <w:rPr>
          <w:rFonts w:ascii="Times New Roman" w:hAnsi="Times New Roman" w:cs="Times New Roman"/>
        </w:rPr>
        <w:t>̀</w:t>
      </w:r>
      <w:r w:rsidRPr="00F6464C">
        <w:t xml:space="preserve">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ⲉ</w:t>
      </w:r>
      <w:r w:rsidRPr="00F6464C">
        <w:rPr>
          <w:rFonts w:ascii="Times New Roman" w:hAnsi="Times New Roman" w:cs="Times New Roman"/>
        </w:rPr>
        <w:t>̀ϩ</w:t>
      </w:r>
      <w:r w:rsidRPr="00F6464C">
        <w:t>ⲟⲟⲩ ⲙ</w:t>
      </w:r>
      <w:r w:rsidRPr="00F6464C">
        <w:rPr>
          <w:rFonts w:ascii="Times New Roman" w:hAnsi="Times New Roman" w:cs="Times New Roman"/>
        </w:rPr>
        <w:t>̀</w:t>
      </w:r>
      <w:r w:rsidRPr="00F6464C">
        <w:t>ⲡ</w:t>
      </w:r>
      <w:r w:rsidRPr="00F6464C">
        <w:rPr>
          <w:rFonts w:ascii="Times New Roman" w:hAnsi="Times New Roman" w:cs="Times New Roman"/>
        </w:rPr>
        <w:t>̀</w:t>
      </w:r>
      <w:r w:rsidRPr="00F6464C">
        <w:t>ⲇ</w:t>
      </w:r>
      <w:r w:rsidRPr="00F6464C">
        <w:rPr>
          <w:rFonts w:ascii="Times New Roman" w:hAnsi="Times New Roman" w:cs="Times New Roman"/>
        </w:rPr>
        <w:t>̅</w:t>
      </w:r>
    </w:p>
    <w:p w14:paraId="017F4156" w14:textId="77777777" w:rsidR="00E35F1F" w:rsidRDefault="00E35F1F" w:rsidP="00E35F1F">
      <w:pPr>
        <w:pStyle w:val="Heading6"/>
      </w:pPr>
      <w:bookmarkStart w:id="905" w:name="_Toc298681305"/>
      <w:r>
        <w:t>Part One</w:t>
      </w:r>
      <w:bookmarkEnd w:id="9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838B8D0" w14:textId="77777777" w:rsidTr="00E35F1F">
        <w:trPr>
          <w:cantSplit/>
          <w:jc w:val="center"/>
        </w:trPr>
        <w:tc>
          <w:tcPr>
            <w:tcW w:w="288" w:type="dxa"/>
          </w:tcPr>
          <w:p w14:paraId="09FA4122" w14:textId="77777777" w:rsidR="00E35F1F" w:rsidRDefault="00E35F1F" w:rsidP="00E35F1F">
            <w:pPr>
              <w:pStyle w:val="CopticCross"/>
            </w:pPr>
          </w:p>
        </w:tc>
        <w:tc>
          <w:tcPr>
            <w:tcW w:w="3960" w:type="dxa"/>
          </w:tcPr>
          <w:p w14:paraId="60A1745E" w14:textId="77777777" w:rsidR="00E35F1F" w:rsidRPr="007425E1" w:rsidRDefault="00E35F1F" w:rsidP="00E35F1F">
            <w:pPr>
              <w:pStyle w:val="EngHang"/>
            </w:pPr>
            <w:r w:rsidRPr="007425E1">
              <w:t>All the heavenly orders,</w:t>
            </w:r>
          </w:p>
          <w:p w14:paraId="2CFA1646" w14:textId="77777777" w:rsidR="00E35F1F" w:rsidRPr="007425E1" w:rsidRDefault="00E35F1F" w:rsidP="00E35F1F">
            <w:pPr>
              <w:pStyle w:val="EngHang"/>
            </w:pPr>
            <w:r w:rsidRPr="007425E1">
              <w:t>Sing</w:t>
            </w:r>
            <w:r>
              <w:t>,</w:t>
            </w:r>
            <w:r w:rsidRPr="007425E1">
              <w:t xml:space="preserve"> </w:t>
            </w:r>
            <w:r>
              <w:t>blessing you</w:t>
            </w:r>
            <w:r w:rsidRPr="007425E1">
              <w:t xml:space="preserve">, </w:t>
            </w:r>
          </w:p>
          <w:p w14:paraId="11354E9A" w14:textId="77777777" w:rsidR="00E35F1F" w:rsidRPr="007425E1" w:rsidRDefault="00E35F1F" w:rsidP="00E35F1F">
            <w:pPr>
              <w:pStyle w:val="EngHang"/>
            </w:pPr>
            <w:r w:rsidRPr="007425E1">
              <w:t>For you are the second heaven,</w:t>
            </w:r>
          </w:p>
          <w:p w14:paraId="45153540" w14:textId="77777777" w:rsidR="00E35F1F" w:rsidRDefault="00E35F1F" w:rsidP="00E35F1F">
            <w:pPr>
              <w:pStyle w:val="EngHangEnd"/>
            </w:pPr>
            <w:r>
              <w:t>Which is u</w:t>
            </w:r>
            <w:r w:rsidRPr="007425E1">
              <w:t>pon the earth.</w:t>
            </w:r>
          </w:p>
        </w:tc>
        <w:tc>
          <w:tcPr>
            <w:tcW w:w="288" w:type="dxa"/>
          </w:tcPr>
          <w:p w14:paraId="59A8A0C8" w14:textId="77777777" w:rsidR="00E35F1F" w:rsidRDefault="00E35F1F" w:rsidP="00E35F1F"/>
        </w:tc>
        <w:tc>
          <w:tcPr>
            <w:tcW w:w="288" w:type="dxa"/>
          </w:tcPr>
          <w:p w14:paraId="352CEBE7" w14:textId="77777777" w:rsidR="00E35F1F" w:rsidRDefault="00E35F1F" w:rsidP="00E35F1F">
            <w:pPr>
              <w:pStyle w:val="CopticCross"/>
            </w:pPr>
          </w:p>
        </w:tc>
        <w:tc>
          <w:tcPr>
            <w:tcW w:w="3960" w:type="dxa"/>
          </w:tcPr>
          <w:p w14:paraId="1762CF31" w14:textId="77777777" w:rsidR="00E35F1F" w:rsidRDefault="00E35F1F" w:rsidP="00E35F1F">
            <w:pPr>
              <w:pStyle w:val="CopticVersemulti-line"/>
            </w:pPr>
            <w:r w:rsidRPr="00F6464C">
              <w:t>Ⲛⲓⲧⲁⲅⲙⲁ ⲧⲏⲣⲟⲩ ⲛ</w:t>
            </w:r>
            <w:r w:rsidRPr="00F6464C">
              <w:rPr>
                <w:rFonts w:ascii="Times New Roman" w:hAnsi="Times New Roman" w:cs="Times New Roman"/>
              </w:rPr>
              <w:t>̀</w:t>
            </w:r>
            <w:r w:rsidRPr="00F6464C">
              <w:t>ⲧⲉ ⲛⲓⲫⲏⲟⲩⲓ</w:t>
            </w:r>
            <w:r w:rsidRPr="00F6464C">
              <w:rPr>
                <w:rFonts w:ascii="Times New Roman" w:hAnsi="Times New Roman" w:cs="Times New Roman"/>
              </w:rPr>
              <w:t>̀</w:t>
            </w:r>
          </w:p>
          <w:p w14:paraId="44B34F36" w14:textId="77777777" w:rsidR="00E35F1F" w:rsidRDefault="00E35F1F" w:rsidP="00E35F1F">
            <w:pPr>
              <w:pStyle w:val="CopticVersemulti-line"/>
            </w:pPr>
            <w:r w:rsidRPr="00F6464C">
              <w:t>ⲥⲉ</w:t>
            </w:r>
            <w:r w:rsidRPr="00F6464C">
              <w:rPr>
                <w:rFonts w:ascii="Times New Roman" w:hAnsi="Times New Roman" w:cs="Times New Roman"/>
              </w:rPr>
              <w:t>ϫ</w:t>
            </w:r>
            <w:r w:rsidRPr="00F6464C">
              <w:t>ⲱ ⲛ</w:t>
            </w:r>
            <w:r w:rsidRPr="00F6464C">
              <w:rPr>
                <w:rFonts w:ascii="Times New Roman" w:hAnsi="Times New Roman" w:cs="Times New Roman"/>
              </w:rPr>
              <w:t>̀</w:t>
            </w:r>
            <w:r w:rsidRPr="00F6464C">
              <w:t>ⲛⲉⲙⲁⲕⲁⲣⲓⲥⲙⲟⲥ</w:t>
            </w:r>
          </w:p>
          <w:p w14:paraId="2DF29E3D" w14:textId="77777777" w:rsidR="00E35F1F" w:rsidRDefault="00E35F1F" w:rsidP="00E35F1F">
            <w:pPr>
              <w:pStyle w:val="CopticVersemulti-line"/>
            </w:pPr>
            <w:r>
              <w:rPr>
                <w:rFonts w:cs="FreeSerifAvvaShenouda"/>
              </w:rPr>
              <w:t>ϫ</w:t>
            </w:r>
            <w:r w:rsidRPr="00F6464C">
              <w:t>ⲉ ⲛ</w:t>
            </w:r>
            <w:r w:rsidRPr="00F6464C">
              <w:rPr>
                <w:rFonts w:ascii="Times New Roman" w:hAnsi="Times New Roman" w:cs="Times New Roman"/>
              </w:rPr>
              <w:t>̀</w:t>
            </w:r>
            <w:r w:rsidRPr="00F6464C">
              <w:t xml:space="preserve">ⲑⲟ ⲧⲉ </w:t>
            </w:r>
            <w:r w:rsidRPr="00F6464C">
              <w:rPr>
                <w:rFonts w:ascii="Times New Roman" w:hAnsi="Times New Roman" w:cs="Times New Roman"/>
              </w:rPr>
              <w:t>ϯ</w:t>
            </w:r>
            <w:r w:rsidRPr="00F6464C">
              <w:t>ⲙⲁ</w:t>
            </w:r>
            <w:r w:rsidRPr="00F6464C">
              <w:rPr>
                <w:rFonts w:ascii="Times New Roman" w:hAnsi="Times New Roman" w:cs="Times New Roman"/>
              </w:rPr>
              <w:t>ϩ</w:t>
            </w:r>
            <w:r w:rsidRPr="00F6464C">
              <w:t>ⲥ</w:t>
            </w:r>
            <w:r w:rsidRPr="00F6464C">
              <w:rPr>
                <w:rFonts w:ascii="Times New Roman" w:hAnsi="Times New Roman" w:cs="Times New Roman"/>
              </w:rPr>
              <w:t>̀</w:t>
            </w:r>
            <w:r w:rsidRPr="00F6464C">
              <w:t>ⲛⲟⲩ</w:t>
            </w:r>
            <w:r w:rsidRPr="00F6464C">
              <w:rPr>
                <w:rFonts w:ascii="Times New Roman" w:hAnsi="Times New Roman" w:cs="Times New Roman"/>
              </w:rPr>
              <w:t>ϯ</w:t>
            </w:r>
            <w:r w:rsidRPr="00F6464C">
              <w:t xml:space="preserve"> ⲙ</w:t>
            </w:r>
            <w:r w:rsidRPr="00F6464C">
              <w:rPr>
                <w:rFonts w:ascii="Times New Roman" w:hAnsi="Times New Roman" w:cs="Times New Roman"/>
              </w:rPr>
              <w:t>̀</w:t>
            </w:r>
            <w:r w:rsidRPr="00F6464C">
              <w:t>ⲫⲉ</w:t>
            </w:r>
          </w:p>
          <w:p w14:paraId="4FAD58E9" w14:textId="77777777" w:rsidR="00E35F1F" w:rsidRDefault="00E35F1F" w:rsidP="00E35F1F">
            <w:pPr>
              <w:pStyle w:val="CopticVerse"/>
            </w:pPr>
            <w:r w:rsidRPr="00F6464C">
              <w:t>ⲉⲧ</w:t>
            </w:r>
            <w:r w:rsidRPr="00F6464C">
              <w:rPr>
                <w:rFonts w:ascii="Times New Roman" w:hAnsi="Times New Roman" w:cs="Times New Roman"/>
              </w:rPr>
              <w:t>ϣ</w:t>
            </w:r>
            <w:r w:rsidRPr="00F6464C">
              <w:t xml:space="preserve">ⲟⲡ </w:t>
            </w:r>
            <w:r w:rsidRPr="00F6464C">
              <w:rPr>
                <w:rFonts w:ascii="Times New Roman" w:hAnsi="Times New Roman" w:cs="Times New Roman"/>
              </w:rPr>
              <w:t>ϩ</w:t>
            </w:r>
            <w:r w:rsidRPr="00F6464C">
              <w:t>ⲓ</w:t>
            </w:r>
            <w:r w:rsidRPr="00F6464C">
              <w:rPr>
                <w:rFonts w:ascii="Times New Roman" w:hAnsi="Times New Roman" w:cs="Times New Roman"/>
              </w:rPr>
              <w:t>ϫ</w:t>
            </w:r>
            <w:r w:rsidRPr="00F6464C">
              <w:t>ⲉⲛ ⲡⲓⲕⲁ</w:t>
            </w:r>
            <w:r w:rsidRPr="00F6464C">
              <w:rPr>
                <w:rFonts w:ascii="Times New Roman" w:hAnsi="Times New Roman" w:cs="Times New Roman"/>
              </w:rPr>
              <w:t>ϩ</w:t>
            </w:r>
            <w:r w:rsidRPr="00F6464C">
              <w:t>ⲓ</w:t>
            </w:r>
          </w:p>
        </w:tc>
      </w:tr>
      <w:tr w:rsidR="00E35F1F" w14:paraId="6E6CF334" w14:textId="77777777" w:rsidTr="00E35F1F">
        <w:trPr>
          <w:cantSplit/>
          <w:jc w:val="center"/>
        </w:trPr>
        <w:tc>
          <w:tcPr>
            <w:tcW w:w="288" w:type="dxa"/>
          </w:tcPr>
          <w:p w14:paraId="4316D90E" w14:textId="77777777" w:rsidR="00E35F1F" w:rsidRDefault="00E35F1F" w:rsidP="00E35F1F">
            <w:pPr>
              <w:pStyle w:val="CopticCross"/>
            </w:pPr>
            <w:r w:rsidRPr="00FB5ACB">
              <w:lastRenderedPageBreak/>
              <w:t>¿</w:t>
            </w:r>
          </w:p>
        </w:tc>
        <w:tc>
          <w:tcPr>
            <w:tcW w:w="3960" w:type="dxa"/>
          </w:tcPr>
          <w:p w14:paraId="5E91D197" w14:textId="77777777" w:rsidR="00E35F1F" w:rsidRDefault="00E35F1F" w:rsidP="00E35F1F">
            <w:pPr>
              <w:pStyle w:val="EngHang"/>
            </w:pPr>
            <w:r>
              <w:t>The Virgin Mary</w:t>
            </w:r>
          </w:p>
          <w:p w14:paraId="1B227017" w14:textId="77777777" w:rsidR="00E35F1F" w:rsidRPr="007425E1" w:rsidRDefault="00E35F1F" w:rsidP="00E35F1F">
            <w:pPr>
              <w:pStyle w:val="EngHang"/>
            </w:pPr>
            <w:r>
              <w:t>Is t</w:t>
            </w:r>
            <w:r w:rsidRPr="007425E1">
              <w:t xml:space="preserve">he gate </w:t>
            </w:r>
            <w:r>
              <w:t>towards</w:t>
            </w:r>
            <w:r w:rsidRPr="007425E1">
              <w:t xml:space="preserve"> the east,</w:t>
            </w:r>
          </w:p>
          <w:p w14:paraId="1332DADB" w14:textId="77777777" w:rsidR="00E35F1F" w:rsidRPr="007425E1" w:rsidRDefault="00E35F1F" w:rsidP="00E35F1F">
            <w:pPr>
              <w:pStyle w:val="EngHang"/>
            </w:pPr>
            <w:r w:rsidRPr="007425E1">
              <w:t>The pure bride,</w:t>
            </w:r>
          </w:p>
          <w:p w14:paraId="2102B563" w14:textId="77777777" w:rsidR="00E35F1F" w:rsidRDefault="00E35F1F" w:rsidP="00E35F1F">
            <w:pPr>
              <w:pStyle w:val="EngHangEnd"/>
            </w:pPr>
            <w:r w:rsidRPr="007425E1">
              <w:t>Of the pure bridegroom.</w:t>
            </w:r>
          </w:p>
        </w:tc>
        <w:tc>
          <w:tcPr>
            <w:tcW w:w="288" w:type="dxa"/>
          </w:tcPr>
          <w:p w14:paraId="7FF568C8" w14:textId="77777777" w:rsidR="00E35F1F" w:rsidRDefault="00E35F1F" w:rsidP="00E35F1F"/>
        </w:tc>
        <w:tc>
          <w:tcPr>
            <w:tcW w:w="288" w:type="dxa"/>
          </w:tcPr>
          <w:p w14:paraId="04C1CE59" w14:textId="77777777" w:rsidR="00E35F1F" w:rsidRDefault="00E35F1F" w:rsidP="00E35F1F">
            <w:pPr>
              <w:pStyle w:val="CopticCross"/>
            </w:pPr>
            <w:r w:rsidRPr="00FB5ACB">
              <w:t>¿</w:t>
            </w:r>
          </w:p>
        </w:tc>
        <w:tc>
          <w:tcPr>
            <w:tcW w:w="3960" w:type="dxa"/>
          </w:tcPr>
          <w:p w14:paraId="1A15F265" w14:textId="77777777" w:rsidR="00E35F1F" w:rsidRDefault="00E35F1F" w:rsidP="00E35F1F">
            <w:pPr>
              <w:pStyle w:val="CopticVersemulti-line"/>
            </w:pPr>
            <w:r w:rsidRPr="00F6464C">
              <w:t>Ϯⲡⲩⲗⲏ ⲛ̀ⲧⲉ ⲛⲓⲙⲁⲛ̀ϣⲁⲓ</w:t>
            </w:r>
          </w:p>
          <w:p w14:paraId="5700B9CC" w14:textId="77777777" w:rsidR="00E35F1F" w:rsidRDefault="00E35F1F" w:rsidP="00E35F1F">
            <w:pPr>
              <w:pStyle w:val="CopticVersemulti-line"/>
            </w:pPr>
            <w:r w:rsidRPr="00F6464C">
              <w:t>ⲧⲉ Ⲙⲁⲣⲓⲁ ϯⲡⲁⲣⲑⲉⲛⲟⲥ</w:t>
            </w:r>
          </w:p>
          <w:p w14:paraId="51E4AE49" w14:textId="77777777" w:rsidR="00E35F1F" w:rsidRDefault="00E35F1F" w:rsidP="00E35F1F">
            <w:pPr>
              <w:pStyle w:val="CopticVersemulti-line"/>
            </w:pPr>
            <w:r w:rsidRPr="00F6464C">
              <w:t>ⲡⲓⲙⲁⲛ̀ϣⲉⲗⲉⲧ ⲉⲧⲧⲟⲩⲃⲏⲟⲩⲧ</w:t>
            </w:r>
          </w:p>
          <w:p w14:paraId="4CFF04EE" w14:textId="77777777" w:rsidR="00E35F1F" w:rsidRDefault="00E35F1F" w:rsidP="00E35F1F">
            <w:pPr>
              <w:pStyle w:val="CopticVerse"/>
            </w:pPr>
            <w:r w:rsidRPr="00F6464C">
              <w:t>ⲛ̀ⲧⲉ ⲡⲓⲛⲩⲙⲫⲓⲟⲥ ⲛ̀ⲕⲁⲑⲁⲣⲟⲥ</w:t>
            </w:r>
          </w:p>
        </w:tc>
      </w:tr>
      <w:tr w:rsidR="00E35F1F" w14:paraId="10DCA209" w14:textId="77777777" w:rsidTr="00E35F1F">
        <w:trPr>
          <w:cantSplit/>
          <w:jc w:val="center"/>
        </w:trPr>
        <w:tc>
          <w:tcPr>
            <w:tcW w:w="288" w:type="dxa"/>
          </w:tcPr>
          <w:p w14:paraId="64BAFC70" w14:textId="77777777" w:rsidR="00E35F1F" w:rsidRDefault="00E35F1F" w:rsidP="00E35F1F">
            <w:pPr>
              <w:pStyle w:val="CopticCross"/>
            </w:pPr>
          </w:p>
        </w:tc>
        <w:tc>
          <w:tcPr>
            <w:tcW w:w="3960" w:type="dxa"/>
          </w:tcPr>
          <w:p w14:paraId="747339EA" w14:textId="77777777" w:rsidR="00E35F1F" w:rsidRPr="007425E1" w:rsidRDefault="00E35F1F" w:rsidP="00E35F1F">
            <w:pPr>
              <w:pStyle w:val="EngHang"/>
            </w:pPr>
            <w:r w:rsidRPr="007425E1">
              <w:t xml:space="preserve">The Father looked from heaven, </w:t>
            </w:r>
          </w:p>
          <w:p w14:paraId="0381AF10" w14:textId="77777777" w:rsidR="00E35F1F" w:rsidRPr="007425E1" w:rsidRDefault="00E35F1F" w:rsidP="00E35F1F">
            <w:pPr>
              <w:pStyle w:val="EngHang"/>
            </w:pPr>
            <w:r>
              <w:t>And found no</w:t>
            </w:r>
            <w:r w:rsidRPr="007425E1">
              <w:t xml:space="preserve"> one like you, </w:t>
            </w:r>
          </w:p>
          <w:p w14:paraId="21259F67" w14:textId="77777777" w:rsidR="00E35F1F" w:rsidRPr="007425E1" w:rsidRDefault="00E35F1F" w:rsidP="00E35F1F">
            <w:pPr>
              <w:pStyle w:val="EngHang"/>
            </w:pPr>
            <w:r>
              <w:t>He sent his Only-B</w:t>
            </w:r>
            <w:r w:rsidRPr="007425E1">
              <w:t xml:space="preserve">egotten, </w:t>
            </w:r>
          </w:p>
          <w:p w14:paraId="3B60FACD" w14:textId="77777777" w:rsidR="00E35F1F" w:rsidRDefault="00E35F1F" w:rsidP="00E35F1F">
            <w:pPr>
              <w:pStyle w:val="EngHangEnd"/>
            </w:pPr>
            <w:r w:rsidRPr="007425E1">
              <w:t>Who came and was incarnate of you.</w:t>
            </w:r>
          </w:p>
        </w:tc>
        <w:tc>
          <w:tcPr>
            <w:tcW w:w="288" w:type="dxa"/>
          </w:tcPr>
          <w:p w14:paraId="12824FC9" w14:textId="77777777" w:rsidR="00E35F1F" w:rsidRDefault="00E35F1F" w:rsidP="00E35F1F"/>
        </w:tc>
        <w:tc>
          <w:tcPr>
            <w:tcW w:w="288" w:type="dxa"/>
          </w:tcPr>
          <w:p w14:paraId="2C3B862C" w14:textId="77777777" w:rsidR="00E35F1F" w:rsidRDefault="00E35F1F" w:rsidP="00E35F1F">
            <w:pPr>
              <w:pStyle w:val="CopticCross"/>
            </w:pPr>
          </w:p>
        </w:tc>
        <w:tc>
          <w:tcPr>
            <w:tcW w:w="3960" w:type="dxa"/>
          </w:tcPr>
          <w:p w14:paraId="029709A6" w14:textId="77777777" w:rsidR="00E35F1F" w:rsidRDefault="00E35F1F" w:rsidP="00E35F1F">
            <w:pPr>
              <w:pStyle w:val="CopticVersemulti-line"/>
            </w:pPr>
            <w:r w:rsidRPr="00F6464C">
              <w:t>Ⲁⲫ̀ⲓⲱⲧ ϫⲟⲩϣⲧ ⲉ̀ⲃⲟⲗϧⲉⲛ ⲧ̀ⲫⲉ</w:t>
            </w:r>
          </w:p>
          <w:p w14:paraId="7759D99A" w14:textId="77777777" w:rsidR="00E35F1F" w:rsidRDefault="00E35F1F" w:rsidP="00E35F1F">
            <w:pPr>
              <w:pStyle w:val="CopticVersemulti-line"/>
            </w:pPr>
            <w:r w:rsidRPr="00F6464C">
              <w:t>ⲙ̀ⲡⲉϥϫⲉⲙ ⲫⲏⲉⲧⲟ̀ⲛⲓ ⲙ̀ⲙⲟ</w:t>
            </w:r>
          </w:p>
          <w:p w14:paraId="4CFDE0E8" w14:textId="77777777" w:rsidR="00E35F1F" w:rsidRDefault="00E35F1F" w:rsidP="00E35F1F">
            <w:pPr>
              <w:pStyle w:val="CopticVersemulti-line"/>
            </w:pPr>
            <w:r w:rsidRPr="00F6464C">
              <w:t>ⲁϥⲟⲩⲱⲣⲡ ⲙ̀ⲡⲉϥⲙⲟⲛⲟⲅⲉⲛⲏⲥ</w:t>
            </w:r>
          </w:p>
          <w:p w14:paraId="42AA0DB5" w14:textId="77777777" w:rsidR="00E35F1F" w:rsidRDefault="00E35F1F" w:rsidP="00E35F1F">
            <w:pPr>
              <w:pStyle w:val="CopticVersemulti-line"/>
            </w:pPr>
            <w:r w:rsidRPr="00F6464C">
              <w:t>ⲓ̀ ⲁϥϭⲓⲥⲁⲣⲝ ⲉ̀ⲃⲟⲗⲛ̀ϧⲏϯ</w:t>
            </w:r>
          </w:p>
        </w:tc>
      </w:tr>
    </w:tbl>
    <w:p w14:paraId="7B40FF78" w14:textId="77777777" w:rsidR="00E35F1F" w:rsidRDefault="00E35F1F" w:rsidP="00E35F1F">
      <w:pPr>
        <w:pStyle w:val="Heading6"/>
      </w:pPr>
      <w:bookmarkStart w:id="906" w:name="_Toc298681306"/>
      <w:r>
        <w:t>Part Two</w:t>
      </w:r>
      <w:bookmarkEnd w:id="9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E8143BD" w14:textId="77777777" w:rsidTr="00E35F1F">
        <w:trPr>
          <w:cantSplit/>
          <w:jc w:val="center"/>
        </w:trPr>
        <w:tc>
          <w:tcPr>
            <w:tcW w:w="288" w:type="dxa"/>
          </w:tcPr>
          <w:p w14:paraId="07959463" w14:textId="77777777" w:rsidR="00E35F1F" w:rsidRDefault="00E35F1F" w:rsidP="00E35F1F">
            <w:pPr>
              <w:pStyle w:val="CopticCross"/>
            </w:pPr>
            <w:r w:rsidRPr="00FB5ACB">
              <w:t>¿</w:t>
            </w:r>
          </w:p>
        </w:tc>
        <w:tc>
          <w:tcPr>
            <w:tcW w:w="3960" w:type="dxa"/>
          </w:tcPr>
          <w:p w14:paraId="106A3BC3" w14:textId="77777777" w:rsidR="00E35F1F" w:rsidRPr="007425E1" w:rsidRDefault="00E35F1F" w:rsidP="00E35F1F">
            <w:pPr>
              <w:pStyle w:val="EngHang"/>
            </w:pPr>
            <w:r w:rsidRPr="007425E1">
              <w:t xml:space="preserve">Glorious things are spoken of you, </w:t>
            </w:r>
          </w:p>
          <w:p w14:paraId="5683583E" w14:textId="77777777" w:rsidR="00E35F1F" w:rsidRPr="007425E1" w:rsidRDefault="00E35F1F" w:rsidP="00E35F1F">
            <w:pPr>
              <w:pStyle w:val="EngHang"/>
            </w:pPr>
            <w:r w:rsidRPr="007425E1">
              <w:t xml:space="preserve">O city of God, </w:t>
            </w:r>
          </w:p>
          <w:p w14:paraId="07DD2967" w14:textId="77777777" w:rsidR="00E35F1F" w:rsidRPr="007425E1" w:rsidRDefault="00E35F1F" w:rsidP="00E35F1F">
            <w:pPr>
              <w:pStyle w:val="EngHang"/>
            </w:pPr>
            <w:r w:rsidRPr="007425E1">
              <w:t>For you are the dwelling place,</w:t>
            </w:r>
          </w:p>
          <w:p w14:paraId="4A8A16F4" w14:textId="77777777" w:rsidR="00E35F1F" w:rsidRDefault="00E35F1F" w:rsidP="00E35F1F">
            <w:pPr>
              <w:pStyle w:val="EngHangEnd"/>
            </w:pPr>
            <w:r w:rsidRPr="007425E1">
              <w:t>Of all the joyful.</w:t>
            </w:r>
          </w:p>
        </w:tc>
        <w:tc>
          <w:tcPr>
            <w:tcW w:w="288" w:type="dxa"/>
          </w:tcPr>
          <w:p w14:paraId="2E9F73DF" w14:textId="77777777" w:rsidR="00E35F1F" w:rsidRDefault="00E35F1F" w:rsidP="00E35F1F"/>
        </w:tc>
        <w:tc>
          <w:tcPr>
            <w:tcW w:w="288" w:type="dxa"/>
          </w:tcPr>
          <w:p w14:paraId="362CF4B3" w14:textId="77777777" w:rsidR="00E35F1F" w:rsidRDefault="00E35F1F" w:rsidP="00E35F1F">
            <w:pPr>
              <w:pStyle w:val="CopticCross"/>
            </w:pPr>
            <w:r w:rsidRPr="00FB5ACB">
              <w:t>¿</w:t>
            </w:r>
          </w:p>
        </w:tc>
        <w:tc>
          <w:tcPr>
            <w:tcW w:w="3960" w:type="dxa"/>
          </w:tcPr>
          <w:p w14:paraId="75B443D3" w14:textId="77777777" w:rsidR="00E35F1F" w:rsidRPr="00582AD7" w:rsidRDefault="00E35F1F" w:rsidP="00E35F1F">
            <w:pPr>
              <w:pStyle w:val="CopticVersemulti-line"/>
            </w:pPr>
            <w:r w:rsidRPr="00582AD7">
              <w:t>Ⲁⲩⲥⲁϫⲓ ⲛ̀ϩⲁⲛⲧⲁⲓⲟ ⲉⲑⲃⲏϯ</w:t>
            </w:r>
          </w:p>
          <w:p w14:paraId="1F9AFCD3" w14:textId="77777777" w:rsidR="00E35F1F" w:rsidRPr="00582AD7" w:rsidRDefault="00E35F1F" w:rsidP="00E35F1F">
            <w:pPr>
              <w:pStyle w:val="CopticVersemulti-line"/>
            </w:pPr>
            <w:r w:rsidRPr="00582AD7">
              <w:t>ⲱ̀ ϯⲃⲁⲕⲓ ⲛ̀ⲧⲉ ⲫϯ</w:t>
            </w:r>
          </w:p>
          <w:p w14:paraId="17E1F835" w14:textId="77777777" w:rsidR="00E35F1F" w:rsidRPr="00582AD7" w:rsidRDefault="00E35F1F" w:rsidP="00E35F1F">
            <w:pPr>
              <w:pStyle w:val="CopticVersemulti-line"/>
            </w:pPr>
            <w:r w:rsidRPr="00582AD7">
              <w:t>ϫⲉ ⲛ̀ⲑⲟ ⲡⲉⲧⲉⲣⲉ ⲫ̀ⲙⲁⲛ̀ϣⲱⲡⲓ</w:t>
            </w:r>
          </w:p>
          <w:p w14:paraId="52FBBCA7" w14:textId="77777777" w:rsidR="00E35F1F" w:rsidRDefault="00E35F1F" w:rsidP="00E35F1F">
            <w:pPr>
              <w:pStyle w:val="CopticHangingVerse"/>
            </w:pPr>
            <w:r w:rsidRPr="00582AD7">
              <w:t>ⲛ̀ⲛⲏⲉ̀ⲧⲟⲩⲛⲟϥ ⲧⲏⲣⲟⲩ ⲛ̀ϧⲏϯ</w:t>
            </w:r>
          </w:p>
        </w:tc>
      </w:tr>
      <w:tr w:rsidR="00E35F1F" w14:paraId="3E6B2E6C" w14:textId="77777777" w:rsidTr="00E35F1F">
        <w:trPr>
          <w:cantSplit/>
          <w:jc w:val="center"/>
        </w:trPr>
        <w:tc>
          <w:tcPr>
            <w:tcW w:w="288" w:type="dxa"/>
          </w:tcPr>
          <w:p w14:paraId="601060CE" w14:textId="77777777" w:rsidR="00E35F1F" w:rsidRDefault="00E35F1F" w:rsidP="00E35F1F">
            <w:pPr>
              <w:pStyle w:val="CopticCross"/>
            </w:pPr>
          </w:p>
        </w:tc>
        <w:tc>
          <w:tcPr>
            <w:tcW w:w="3960" w:type="dxa"/>
          </w:tcPr>
          <w:p w14:paraId="6F5EB30C" w14:textId="77777777" w:rsidR="00E35F1F" w:rsidRPr="007425E1" w:rsidRDefault="00E35F1F" w:rsidP="00E35F1F">
            <w:pPr>
              <w:pStyle w:val="EngHang"/>
            </w:pPr>
            <w:r w:rsidRPr="007425E1">
              <w:t>All the kings of the earth,</w:t>
            </w:r>
          </w:p>
          <w:p w14:paraId="1F07C900" w14:textId="77777777" w:rsidR="00E35F1F" w:rsidRPr="007425E1" w:rsidRDefault="00E35F1F" w:rsidP="00E35F1F">
            <w:pPr>
              <w:pStyle w:val="EngHang"/>
            </w:pPr>
            <w:r w:rsidRPr="007425E1">
              <w:t>Walk in your light,</w:t>
            </w:r>
          </w:p>
          <w:p w14:paraId="08B6BF5F" w14:textId="77777777" w:rsidR="00E35F1F" w:rsidRPr="007425E1" w:rsidRDefault="00E35F1F" w:rsidP="00E35F1F">
            <w:pPr>
              <w:pStyle w:val="EngHang"/>
            </w:pPr>
            <w:r w:rsidRPr="007425E1">
              <w:t xml:space="preserve">And the Gentiles in your brightness, </w:t>
            </w:r>
            <w:r w:rsidRPr="007425E1">
              <w:tab/>
            </w:r>
          </w:p>
          <w:p w14:paraId="65D86618" w14:textId="77777777" w:rsidR="00E35F1F" w:rsidRDefault="00E35F1F" w:rsidP="00E35F1F">
            <w:pPr>
              <w:pStyle w:val="EngHangEnd"/>
            </w:pPr>
            <w:r w:rsidRPr="007425E1">
              <w:t>O Mary, the mother of God.</w:t>
            </w:r>
          </w:p>
        </w:tc>
        <w:tc>
          <w:tcPr>
            <w:tcW w:w="288" w:type="dxa"/>
          </w:tcPr>
          <w:p w14:paraId="39D1849B" w14:textId="77777777" w:rsidR="00E35F1F" w:rsidRDefault="00E35F1F" w:rsidP="00E35F1F"/>
        </w:tc>
        <w:tc>
          <w:tcPr>
            <w:tcW w:w="288" w:type="dxa"/>
          </w:tcPr>
          <w:p w14:paraId="35D8F8A3" w14:textId="77777777" w:rsidR="00E35F1F" w:rsidRDefault="00E35F1F" w:rsidP="00E35F1F">
            <w:pPr>
              <w:pStyle w:val="CopticCross"/>
            </w:pPr>
          </w:p>
        </w:tc>
        <w:tc>
          <w:tcPr>
            <w:tcW w:w="3960" w:type="dxa"/>
          </w:tcPr>
          <w:p w14:paraId="5FC7663F" w14:textId="77777777" w:rsidR="00E35F1F" w:rsidRDefault="00E35F1F" w:rsidP="00E35F1F">
            <w:pPr>
              <w:pStyle w:val="CopticVersemulti-line"/>
            </w:pPr>
            <w:r w:rsidRPr="00F6464C">
              <w:t>Ⲛⲓⲟⲩⲣⲱⲟⲩ ⲧⲏⲣⲟⲩ ⲛ̀ⲧⲉ ⲡ̀ⲕⲁϩⲓ</w:t>
            </w:r>
          </w:p>
          <w:p w14:paraId="7FAA6157" w14:textId="77777777" w:rsidR="00E35F1F" w:rsidRDefault="00E35F1F" w:rsidP="00E35F1F">
            <w:pPr>
              <w:pStyle w:val="CopticVersemulti-line"/>
            </w:pPr>
            <w:commentRangeStart w:id="907"/>
            <w:r w:rsidRPr="00FA5B8C">
              <w:t>ⲥⲉⲙⲟϣⲓ ϧⲉⲛ ⲛ̀ⲧⲉ ⲡ̀ⲕⲁϩⲓ ⲥⲉⲙⲟϣⲓ ϧⲉⲛ ⲡⲉⲟⲩⲱⲓⲛⲓ</w:t>
            </w:r>
            <w:r w:rsidRPr="00F6464C">
              <w:t xml:space="preserve"> </w:t>
            </w:r>
            <w:commentRangeEnd w:id="907"/>
            <w:r>
              <w:rPr>
                <w:rStyle w:val="CommentReference"/>
                <w:rFonts w:ascii="Garamond" w:hAnsi="Garamond" w:cstheme="minorBidi"/>
                <w:noProof w:val="0"/>
                <w:lang w:val="en-CA"/>
              </w:rPr>
              <w:commentReference w:id="907"/>
            </w:r>
          </w:p>
          <w:p w14:paraId="46653A5F" w14:textId="77777777" w:rsidR="00E35F1F" w:rsidRDefault="00E35F1F" w:rsidP="00E35F1F">
            <w:pPr>
              <w:pStyle w:val="CopticVersemulti-line"/>
            </w:pPr>
            <w:r w:rsidRPr="00F6464C">
              <w:t xml:space="preserve">ⲟⲩⲟϩ ⲛⲓⲉⲑⲛⲟⲥ ϧⲉⲛ ⲡⲉⲫⲓⲣⲓ </w:t>
            </w:r>
          </w:p>
          <w:p w14:paraId="347D1A6A" w14:textId="77777777" w:rsidR="00E35F1F" w:rsidRDefault="00E35F1F" w:rsidP="00E35F1F">
            <w:pPr>
              <w:pStyle w:val="CopticVerse"/>
            </w:pPr>
            <w:r w:rsidRPr="00F6464C">
              <w:t>ⲱ̀ Ⲙⲁⲣⲓⲁ ⲑ̀ⲙⲁⲩ ⲙ̀ⲫϯ</w:t>
            </w:r>
          </w:p>
        </w:tc>
      </w:tr>
      <w:tr w:rsidR="00E35F1F" w14:paraId="5190A0A2" w14:textId="77777777" w:rsidTr="00E35F1F">
        <w:trPr>
          <w:cantSplit/>
          <w:jc w:val="center"/>
        </w:trPr>
        <w:tc>
          <w:tcPr>
            <w:tcW w:w="288" w:type="dxa"/>
          </w:tcPr>
          <w:p w14:paraId="30E0BDE0" w14:textId="77777777" w:rsidR="00E35F1F" w:rsidRDefault="00E35F1F" w:rsidP="00E35F1F">
            <w:pPr>
              <w:pStyle w:val="CopticCross"/>
            </w:pPr>
            <w:r w:rsidRPr="00FB5ACB">
              <w:t>¿</w:t>
            </w:r>
          </w:p>
        </w:tc>
        <w:tc>
          <w:tcPr>
            <w:tcW w:w="3960" w:type="dxa"/>
          </w:tcPr>
          <w:p w14:paraId="38E10FA5" w14:textId="77777777" w:rsidR="00E35F1F" w:rsidRPr="007425E1" w:rsidRDefault="00E35F1F" w:rsidP="00E35F1F">
            <w:pPr>
              <w:pStyle w:val="EngHang"/>
            </w:pPr>
            <w:r w:rsidRPr="007425E1">
              <w:t>All generations,</w:t>
            </w:r>
          </w:p>
          <w:p w14:paraId="2D21FB8B" w14:textId="77777777" w:rsidR="00E35F1F" w:rsidRPr="007425E1" w:rsidRDefault="00E35F1F" w:rsidP="00E35F1F">
            <w:pPr>
              <w:pStyle w:val="EngHang"/>
            </w:pPr>
            <w:r w:rsidRPr="007425E1">
              <w:t xml:space="preserve">Call you blessed; </w:t>
            </w:r>
            <w:r w:rsidRPr="007425E1">
              <w:tab/>
            </w:r>
          </w:p>
          <w:p w14:paraId="0BBBCBBB" w14:textId="77777777" w:rsidR="00E35F1F" w:rsidRPr="007425E1" w:rsidRDefault="00E35F1F" w:rsidP="00E35F1F">
            <w:pPr>
              <w:pStyle w:val="EngHang"/>
            </w:pPr>
            <w:r w:rsidRPr="007425E1">
              <w:t>We worship Him Whom you brought forth,</w:t>
            </w:r>
          </w:p>
          <w:p w14:paraId="3E837C4E" w14:textId="77777777" w:rsidR="00E35F1F" w:rsidRDefault="00E35F1F" w:rsidP="00E35F1F">
            <w:pPr>
              <w:pStyle w:val="EngHangEnd"/>
            </w:pPr>
            <w:r w:rsidRPr="007425E1">
              <w:t xml:space="preserve">And </w:t>
            </w:r>
            <w:r>
              <w:t>greatly</w:t>
            </w:r>
            <w:r w:rsidRPr="007425E1">
              <w:t xml:space="preserve"> exalt Him.</w:t>
            </w:r>
          </w:p>
        </w:tc>
        <w:tc>
          <w:tcPr>
            <w:tcW w:w="288" w:type="dxa"/>
          </w:tcPr>
          <w:p w14:paraId="55449F17" w14:textId="77777777" w:rsidR="00E35F1F" w:rsidRDefault="00E35F1F" w:rsidP="00E35F1F"/>
        </w:tc>
        <w:tc>
          <w:tcPr>
            <w:tcW w:w="288" w:type="dxa"/>
          </w:tcPr>
          <w:p w14:paraId="44981EA1" w14:textId="77777777" w:rsidR="00E35F1F" w:rsidRDefault="00E35F1F" w:rsidP="00E35F1F">
            <w:pPr>
              <w:pStyle w:val="CopticCross"/>
            </w:pPr>
            <w:r w:rsidRPr="00FB5ACB">
              <w:t>¿</w:t>
            </w:r>
          </w:p>
        </w:tc>
        <w:tc>
          <w:tcPr>
            <w:tcW w:w="3960" w:type="dxa"/>
          </w:tcPr>
          <w:p w14:paraId="1ADBE833" w14:textId="77777777" w:rsidR="00E35F1F" w:rsidRDefault="00E35F1F" w:rsidP="00E35F1F">
            <w:pPr>
              <w:pStyle w:val="CopticVersemulti-line"/>
            </w:pPr>
            <w:r w:rsidRPr="00FF006C">
              <w:t>Ⲥⲉⲉⲣⲙⲁⲕⲁⲣⲓⲍⲓⲛ ⲙ̀ⲙⲟ</w:t>
            </w:r>
          </w:p>
          <w:p w14:paraId="01679A9D" w14:textId="77777777" w:rsidR="00E35F1F" w:rsidRDefault="00E35F1F" w:rsidP="00E35F1F">
            <w:pPr>
              <w:pStyle w:val="CopticVersemulti-line"/>
            </w:pPr>
            <w:r w:rsidRPr="00FF006C">
              <w:t>ⲛ̀ϫⲉ ⲛⲓⲅⲉⲛⲉⲁ ⲧⲏⲣⲟⲩ</w:t>
            </w:r>
          </w:p>
          <w:p w14:paraId="7EA32158" w14:textId="77777777" w:rsidR="00E35F1F" w:rsidRDefault="00E35F1F" w:rsidP="00E35F1F">
            <w:pPr>
              <w:pStyle w:val="CopticVersemulti-line"/>
            </w:pPr>
            <w:r w:rsidRPr="00FF006C">
              <w:t>ⲧⲉⲛⲟⲩⲱϣⲧ ⲙ̀ⲫⲏⲉ̀ⲧⲁⲣⲉϫ̀ⲫⲟϥ</w:t>
            </w:r>
          </w:p>
          <w:p w14:paraId="53432288" w14:textId="77777777" w:rsidR="00E35F1F" w:rsidRDefault="00E35F1F" w:rsidP="00E35F1F">
            <w:pPr>
              <w:pStyle w:val="CopticVerse"/>
            </w:pPr>
            <w:r w:rsidRPr="00FF006C">
              <w:t>ⲧⲉⲛⲉⲣϩⲟⲩⲟ̀ ϭⲓⲥⲓ ⲙ̀ⲙⲟϥ</w:t>
            </w:r>
          </w:p>
        </w:tc>
      </w:tr>
      <w:tr w:rsidR="00E35F1F" w14:paraId="62A4DF2F" w14:textId="77777777" w:rsidTr="00E35F1F">
        <w:trPr>
          <w:cantSplit/>
          <w:jc w:val="center"/>
        </w:trPr>
        <w:tc>
          <w:tcPr>
            <w:tcW w:w="288" w:type="dxa"/>
          </w:tcPr>
          <w:p w14:paraId="346F4FE7" w14:textId="77777777" w:rsidR="00E35F1F" w:rsidRDefault="00E35F1F" w:rsidP="00E35F1F">
            <w:pPr>
              <w:pStyle w:val="CopticCross"/>
            </w:pPr>
          </w:p>
        </w:tc>
        <w:tc>
          <w:tcPr>
            <w:tcW w:w="3960" w:type="dxa"/>
          </w:tcPr>
          <w:p w14:paraId="2D591DB9" w14:textId="77777777" w:rsidR="00E35F1F" w:rsidRPr="007425E1" w:rsidRDefault="00E35F1F" w:rsidP="00E35F1F">
            <w:pPr>
              <w:pStyle w:val="EngHang"/>
            </w:pPr>
            <w:r w:rsidRPr="007425E1">
              <w:t xml:space="preserve">The Father looked from heaven, </w:t>
            </w:r>
          </w:p>
          <w:p w14:paraId="4ED5FCA7" w14:textId="77777777" w:rsidR="00E35F1F" w:rsidRPr="007425E1" w:rsidRDefault="00E35F1F" w:rsidP="00E35F1F">
            <w:pPr>
              <w:pStyle w:val="EngHang"/>
            </w:pPr>
            <w:r>
              <w:t xml:space="preserve">And found no </w:t>
            </w:r>
            <w:r w:rsidRPr="007425E1">
              <w:t xml:space="preserve">one like you, </w:t>
            </w:r>
          </w:p>
          <w:p w14:paraId="024A6039" w14:textId="77777777" w:rsidR="00E35F1F" w:rsidRPr="007425E1" w:rsidRDefault="00E35F1F" w:rsidP="00E35F1F">
            <w:pPr>
              <w:pStyle w:val="EngHang"/>
            </w:pPr>
            <w:r>
              <w:t>He sent his Only-B</w:t>
            </w:r>
            <w:r w:rsidRPr="007425E1">
              <w:t xml:space="preserve">egotten, </w:t>
            </w:r>
          </w:p>
          <w:p w14:paraId="7A5A1E1B" w14:textId="77777777" w:rsidR="00E35F1F" w:rsidRDefault="00E35F1F" w:rsidP="00E35F1F">
            <w:pPr>
              <w:pStyle w:val="EngHangEnd"/>
            </w:pPr>
            <w:r w:rsidRPr="007425E1">
              <w:t>Who came and was incarnate of you.</w:t>
            </w:r>
          </w:p>
        </w:tc>
        <w:tc>
          <w:tcPr>
            <w:tcW w:w="288" w:type="dxa"/>
          </w:tcPr>
          <w:p w14:paraId="6E41E2E0" w14:textId="77777777" w:rsidR="00E35F1F" w:rsidRDefault="00E35F1F" w:rsidP="00E35F1F"/>
        </w:tc>
        <w:tc>
          <w:tcPr>
            <w:tcW w:w="288" w:type="dxa"/>
          </w:tcPr>
          <w:p w14:paraId="70A99FE3" w14:textId="77777777" w:rsidR="00E35F1F" w:rsidRDefault="00E35F1F" w:rsidP="00E35F1F">
            <w:pPr>
              <w:pStyle w:val="CopticCross"/>
            </w:pPr>
          </w:p>
        </w:tc>
        <w:tc>
          <w:tcPr>
            <w:tcW w:w="3960" w:type="dxa"/>
          </w:tcPr>
          <w:p w14:paraId="3667B2B0" w14:textId="77777777" w:rsidR="00E35F1F" w:rsidRDefault="00E35F1F" w:rsidP="00E35F1F">
            <w:pPr>
              <w:pStyle w:val="CopticVersemulti-line"/>
            </w:pPr>
            <w:r w:rsidRPr="00F6464C">
              <w:t>Ⲁⲫ̀ⲓⲱⲧ ϫⲟⲩϣⲧ ⲉ̀ⲃⲟⲗϧⲉⲛ ⲧ̀ⲫⲉ</w:t>
            </w:r>
          </w:p>
          <w:p w14:paraId="433EE114" w14:textId="77777777" w:rsidR="00E35F1F" w:rsidRDefault="00E35F1F" w:rsidP="00E35F1F">
            <w:pPr>
              <w:pStyle w:val="CopticVersemulti-line"/>
            </w:pPr>
            <w:r w:rsidRPr="00F6464C">
              <w:t>ⲙ̀ⲡⲉϥϫⲉⲙ ⲫⲏⲉⲧⲟ̀ⲛⲓ ⲙ̀ⲙⲟ</w:t>
            </w:r>
          </w:p>
          <w:p w14:paraId="5E4D9F9E" w14:textId="77777777" w:rsidR="00E35F1F" w:rsidRDefault="00E35F1F" w:rsidP="00E35F1F">
            <w:pPr>
              <w:pStyle w:val="CopticVersemulti-line"/>
            </w:pPr>
            <w:r w:rsidRPr="00F6464C">
              <w:t>ⲁϥⲟⲩⲱⲣⲡ ⲙ̀ⲡⲉϥⲙⲟⲛⲟⲅⲉⲛⲏⲥ</w:t>
            </w:r>
          </w:p>
          <w:p w14:paraId="62F16B0E" w14:textId="77777777" w:rsidR="00E35F1F" w:rsidRDefault="00E35F1F" w:rsidP="00E35F1F">
            <w:pPr>
              <w:pStyle w:val="CopticVersemulti-line"/>
            </w:pPr>
            <w:r w:rsidRPr="00F6464C">
              <w:t>ⲓ̀ ⲁϥϭⲓⲥⲁⲣⲝ ⲉ̀ⲃⲟⲗⲛ̀ϧⲏϯ</w:t>
            </w:r>
          </w:p>
        </w:tc>
      </w:tr>
    </w:tbl>
    <w:p w14:paraId="6A130BE0" w14:textId="77777777" w:rsidR="00E35F1F" w:rsidRDefault="00E35F1F" w:rsidP="00E35F1F">
      <w:pPr>
        <w:pStyle w:val="Heading6"/>
      </w:pPr>
      <w:bookmarkStart w:id="908" w:name="_Toc298681307"/>
      <w:r>
        <w:lastRenderedPageBreak/>
        <w:t>Part Three</w:t>
      </w:r>
      <w:bookmarkEnd w:id="9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F3872D0" w14:textId="77777777" w:rsidTr="00E35F1F">
        <w:trPr>
          <w:cantSplit/>
          <w:jc w:val="center"/>
        </w:trPr>
        <w:tc>
          <w:tcPr>
            <w:tcW w:w="288" w:type="dxa"/>
          </w:tcPr>
          <w:p w14:paraId="77BB8F9A" w14:textId="77777777" w:rsidR="00E35F1F" w:rsidRDefault="00E35F1F" w:rsidP="00E35F1F">
            <w:pPr>
              <w:pStyle w:val="CopticCross"/>
            </w:pPr>
            <w:r w:rsidRPr="00FB5ACB">
              <w:t>¿</w:t>
            </w:r>
          </w:p>
        </w:tc>
        <w:tc>
          <w:tcPr>
            <w:tcW w:w="3960" w:type="dxa"/>
          </w:tcPr>
          <w:p w14:paraId="7180F11E" w14:textId="77777777" w:rsidR="00E35F1F" w:rsidRPr="007425E1" w:rsidRDefault="00E35F1F" w:rsidP="00E35F1F">
            <w:pPr>
              <w:pStyle w:val="EngHang"/>
            </w:pPr>
            <w:r w:rsidRPr="007425E1">
              <w:t>You are the swift cloud,</w:t>
            </w:r>
          </w:p>
          <w:p w14:paraId="7AAEF492" w14:textId="77777777" w:rsidR="00E35F1F" w:rsidRPr="007425E1" w:rsidRDefault="00E35F1F" w:rsidP="00E35F1F">
            <w:pPr>
              <w:pStyle w:val="EngHang"/>
            </w:pPr>
            <w:r>
              <w:t>That pointed us to</w:t>
            </w:r>
            <w:r w:rsidRPr="007425E1">
              <w:t>,</w:t>
            </w:r>
          </w:p>
          <w:p w14:paraId="24E97BCD" w14:textId="77777777" w:rsidR="00E35F1F" w:rsidRPr="007425E1" w:rsidRDefault="00E35F1F" w:rsidP="00E35F1F">
            <w:pPr>
              <w:pStyle w:val="EngHang"/>
            </w:pPr>
            <w:r>
              <w:t>The rainfall of the coming,</w:t>
            </w:r>
          </w:p>
          <w:p w14:paraId="2C3F3D91" w14:textId="77777777" w:rsidR="00E35F1F" w:rsidRDefault="00E35F1F" w:rsidP="00E35F1F">
            <w:pPr>
              <w:pStyle w:val="EngHangEnd"/>
            </w:pPr>
            <w:r>
              <w:t>Of the Only-B</w:t>
            </w:r>
            <w:r w:rsidRPr="007425E1">
              <w:t>egotten God.</w:t>
            </w:r>
          </w:p>
        </w:tc>
        <w:tc>
          <w:tcPr>
            <w:tcW w:w="288" w:type="dxa"/>
          </w:tcPr>
          <w:p w14:paraId="1129B234" w14:textId="77777777" w:rsidR="00E35F1F" w:rsidRDefault="00E35F1F" w:rsidP="00E35F1F"/>
        </w:tc>
        <w:tc>
          <w:tcPr>
            <w:tcW w:w="288" w:type="dxa"/>
          </w:tcPr>
          <w:p w14:paraId="07A63628" w14:textId="77777777" w:rsidR="00E35F1F" w:rsidRDefault="00E35F1F" w:rsidP="00E35F1F">
            <w:pPr>
              <w:pStyle w:val="CopticCross"/>
            </w:pPr>
            <w:r w:rsidRPr="00FB5ACB">
              <w:t>¿</w:t>
            </w:r>
          </w:p>
        </w:tc>
        <w:tc>
          <w:tcPr>
            <w:tcW w:w="3960" w:type="dxa"/>
          </w:tcPr>
          <w:p w14:paraId="0E785807" w14:textId="77777777" w:rsidR="00E35F1F" w:rsidRDefault="00E35F1F" w:rsidP="00E35F1F">
            <w:pPr>
              <w:pStyle w:val="CopticVersemulti-line"/>
            </w:pPr>
            <w:r w:rsidRPr="00FF006C">
              <w:t>Ⲛ</w:t>
            </w:r>
            <w:r w:rsidRPr="00FF006C">
              <w:rPr>
                <w:rFonts w:ascii="Times New Roman" w:hAnsi="Times New Roman" w:cs="Times New Roman"/>
              </w:rPr>
              <w:t>̀</w:t>
            </w:r>
            <w:r w:rsidRPr="00FF006C">
              <w:t xml:space="preserve">ⲑⲟ ⲧⲉ </w:t>
            </w:r>
            <w:r w:rsidRPr="00FF006C">
              <w:rPr>
                <w:rFonts w:ascii="Times New Roman" w:hAnsi="Times New Roman" w:cs="Times New Roman"/>
              </w:rPr>
              <w:t>ϯϭ</w:t>
            </w:r>
            <w:r w:rsidRPr="00FF006C">
              <w:t xml:space="preserve">ⲏⲡⲓ ⲉⲧⲁⲥⲓⲱⲟⲩ </w:t>
            </w:r>
          </w:p>
          <w:p w14:paraId="39D5C090" w14:textId="77777777" w:rsidR="00E35F1F" w:rsidRDefault="00E35F1F" w:rsidP="00E35F1F">
            <w:pPr>
              <w:pStyle w:val="CopticVersemulti-line"/>
            </w:pPr>
            <w:r w:rsidRPr="00FF006C">
              <w:t>ⲑⲏⲉⲧⲁⲥⲉⲣⲥⲩⲙⲙⲉⲛⲓⲛ ⲛⲁⲛ</w:t>
            </w:r>
          </w:p>
          <w:p w14:paraId="58491ABE" w14:textId="77777777" w:rsidR="00E35F1F" w:rsidRDefault="00E35F1F" w:rsidP="00E35F1F">
            <w:pPr>
              <w:pStyle w:val="CopticVersemulti-line"/>
            </w:pPr>
            <w:r w:rsidRPr="00FF006C">
              <w:t>ⲙ</w:t>
            </w:r>
            <w:r w:rsidRPr="00FF006C">
              <w:rPr>
                <w:rFonts w:ascii="Times New Roman" w:hAnsi="Times New Roman" w:cs="Times New Roman"/>
              </w:rPr>
              <w:t>̀</w:t>
            </w:r>
            <w:r w:rsidRPr="00FF006C">
              <w:t>ⲡⲓⲙⲟⲩⲛ</w:t>
            </w:r>
            <w:r w:rsidRPr="00FF006C">
              <w:rPr>
                <w:rFonts w:ascii="Times New Roman" w:hAnsi="Times New Roman" w:cs="Times New Roman"/>
              </w:rPr>
              <w:t>ϩ</w:t>
            </w:r>
            <w:r w:rsidRPr="00FF006C">
              <w:t>ⲱⲟⲩ ⲛ</w:t>
            </w:r>
            <w:r w:rsidRPr="00FF006C">
              <w:rPr>
                <w:rFonts w:ascii="Times New Roman" w:hAnsi="Times New Roman" w:cs="Times New Roman"/>
              </w:rPr>
              <w:t>̀</w:t>
            </w:r>
            <w:r w:rsidRPr="00FF006C">
              <w:t xml:space="preserve">ⲧⲉ </w:t>
            </w:r>
            <w:r w:rsidRPr="00FF006C">
              <w:rPr>
                <w:rFonts w:ascii="Times New Roman" w:hAnsi="Times New Roman" w:cs="Times New Roman"/>
              </w:rPr>
              <w:t>ϯ</w:t>
            </w:r>
            <w:r w:rsidRPr="00FF006C">
              <w:t>ⲡⲁⲣⲟⲩⲥⲓⲁ</w:t>
            </w:r>
            <w:r w:rsidRPr="00FF006C">
              <w:rPr>
                <w:rFonts w:ascii="Times New Roman" w:hAnsi="Times New Roman" w:cs="Times New Roman"/>
              </w:rPr>
              <w:t>̀</w:t>
            </w:r>
          </w:p>
          <w:p w14:paraId="0793E157" w14:textId="77777777" w:rsidR="00E35F1F" w:rsidRDefault="00E35F1F" w:rsidP="00E35F1F">
            <w:pPr>
              <w:pStyle w:val="CopticVerse"/>
            </w:pPr>
            <w:r w:rsidRPr="00FF006C">
              <w:t>ⲛ</w:t>
            </w:r>
            <w:r w:rsidRPr="00FF006C">
              <w:rPr>
                <w:rFonts w:ascii="Times New Roman" w:hAnsi="Times New Roman" w:cs="Times New Roman"/>
              </w:rPr>
              <w:t>̀</w:t>
            </w:r>
            <w:r w:rsidRPr="00FF006C">
              <w:t>ⲧⲉ ⲡⲓⲙⲟⲛⲟⲅⲉⲛⲏⲥ ⲛ</w:t>
            </w:r>
            <w:r w:rsidRPr="00FF006C">
              <w:rPr>
                <w:rFonts w:ascii="Times New Roman" w:hAnsi="Times New Roman" w:cs="Times New Roman"/>
              </w:rPr>
              <w:t>̀</w:t>
            </w:r>
            <w:r w:rsidRPr="00FF006C">
              <w:t>ⲛⲟⲩ</w:t>
            </w:r>
            <w:r w:rsidRPr="00FF006C">
              <w:rPr>
                <w:rFonts w:ascii="Times New Roman" w:hAnsi="Times New Roman" w:cs="Times New Roman"/>
              </w:rPr>
              <w:t>ϯ</w:t>
            </w:r>
          </w:p>
        </w:tc>
      </w:tr>
      <w:tr w:rsidR="00E35F1F" w14:paraId="5B5FD952" w14:textId="77777777" w:rsidTr="00E35F1F">
        <w:trPr>
          <w:cantSplit/>
          <w:jc w:val="center"/>
        </w:trPr>
        <w:tc>
          <w:tcPr>
            <w:tcW w:w="288" w:type="dxa"/>
          </w:tcPr>
          <w:p w14:paraId="439975D8" w14:textId="77777777" w:rsidR="00E35F1F" w:rsidRDefault="00E35F1F" w:rsidP="00E35F1F">
            <w:pPr>
              <w:pStyle w:val="CopticCross"/>
            </w:pPr>
          </w:p>
        </w:tc>
        <w:tc>
          <w:tcPr>
            <w:tcW w:w="3960" w:type="dxa"/>
          </w:tcPr>
          <w:p w14:paraId="714AC8F7" w14:textId="77777777" w:rsidR="00E35F1F" w:rsidRPr="007425E1" w:rsidRDefault="00E35F1F" w:rsidP="00E35F1F">
            <w:pPr>
              <w:pStyle w:val="EngHang"/>
            </w:pPr>
            <w:r w:rsidRPr="007425E1">
              <w:t xml:space="preserve">The </w:t>
            </w:r>
            <w:r>
              <w:t>Father fashioned you,</w:t>
            </w:r>
          </w:p>
          <w:p w14:paraId="5D0CA257" w14:textId="77777777" w:rsidR="00E35F1F" w:rsidRPr="007425E1" w:rsidRDefault="00E35F1F" w:rsidP="00E35F1F">
            <w:pPr>
              <w:pStyle w:val="EngHang"/>
            </w:pPr>
            <w:r w:rsidRPr="007425E1">
              <w:t>The Holy Spirit came upon you,</w:t>
            </w:r>
          </w:p>
          <w:p w14:paraId="48BCD220" w14:textId="77777777" w:rsidR="00E35F1F" w:rsidRPr="007425E1" w:rsidRDefault="00E35F1F" w:rsidP="00E35F1F">
            <w:pPr>
              <w:pStyle w:val="EngHang"/>
            </w:pPr>
            <w:r>
              <w:t>And t</w:t>
            </w:r>
            <w:r w:rsidRPr="007425E1">
              <w:t>he power of the most High,</w:t>
            </w:r>
          </w:p>
          <w:p w14:paraId="0ED5EC65" w14:textId="77777777" w:rsidR="00E35F1F" w:rsidRDefault="00E35F1F" w:rsidP="00E35F1F">
            <w:pPr>
              <w:pStyle w:val="EngHangEnd"/>
            </w:pPr>
            <w:r w:rsidRPr="007425E1">
              <w:t>Overshadowed you, O Mary.</w:t>
            </w:r>
          </w:p>
        </w:tc>
        <w:tc>
          <w:tcPr>
            <w:tcW w:w="288" w:type="dxa"/>
          </w:tcPr>
          <w:p w14:paraId="3FDA9F34" w14:textId="77777777" w:rsidR="00E35F1F" w:rsidRDefault="00E35F1F" w:rsidP="00E35F1F"/>
        </w:tc>
        <w:tc>
          <w:tcPr>
            <w:tcW w:w="288" w:type="dxa"/>
          </w:tcPr>
          <w:p w14:paraId="411A76CA" w14:textId="77777777" w:rsidR="00E35F1F" w:rsidRDefault="00E35F1F" w:rsidP="00E35F1F">
            <w:pPr>
              <w:pStyle w:val="CopticCross"/>
            </w:pPr>
          </w:p>
        </w:tc>
        <w:tc>
          <w:tcPr>
            <w:tcW w:w="3960" w:type="dxa"/>
          </w:tcPr>
          <w:p w14:paraId="2F4C089D" w14:textId="77777777" w:rsidR="00E35F1F" w:rsidRDefault="00E35F1F" w:rsidP="00E35F1F">
            <w:pPr>
              <w:pStyle w:val="CopticVersemulti-line"/>
            </w:pPr>
            <w:r w:rsidRPr="00FF006C">
              <w:t>Ⲁ̀ⲫⲓⲱⲧ ⲉⲣⲧⲉⲭⲛⲓⲧⲏⲥ ⲉ̀ⲣⲟ</w:t>
            </w:r>
          </w:p>
          <w:p w14:paraId="12F331B9" w14:textId="77777777" w:rsidR="00E35F1F" w:rsidRDefault="00E35F1F" w:rsidP="00E35F1F">
            <w:pPr>
              <w:pStyle w:val="CopticVersemulti-line"/>
            </w:pPr>
            <w:r w:rsidRPr="00FF006C">
              <w:t>ⲁ̀Ⲡⲓⲡ̅ⲛ̅ⲁ ⲉ̅ⲑ̅ⲩ ⲓ̀ ⲉϫⲱ</w:t>
            </w:r>
          </w:p>
          <w:p w14:paraId="16C75303" w14:textId="77777777" w:rsidR="00E35F1F" w:rsidRDefault="00E35F1F" w:rsidP="00E35F1F">
            <w:pPr>
              <w:pStyle w:val="CopticVersemulti-line"/>
            </w:pPr>
            <w:r w:rsidRPr="00FF006C">
              <w:t>ⲟⲩϫⲟⲙ ⲛ̀ⲧⲉ ⲫⲏⲉⲧϭⲟⲥⲓ</w:t>
            </w:r>
          </w:p>
          <w:p w14:paraId="77C85488" w14:textId="77777777" w:rsidR="00E35F1F" w:rsidRDefault="00E35F1F" w:rsidP="00E35F1F">
            <w:pPr>
              <w:pStyle w:val="CopticVerse"/>
            </w:pPr>
            <w:r w:rsidRPr="00FF006C">
              <w:t>ⲉⲑⲛⲁⲉⲣϧⲏⲓⲃⲓ ⲉ̀ⲣⲟ Ⲙⲁⲣⲓⲁ</w:t>
            </w:r>
          </w:p>
        </w:tc>
      </w:tr>
      <w:tr w:rsidR="00E35F1F" w14:paraId="701AA59E" w14:textId="77777777" w:rsidTr="00E35F1F">
        <w:trPr>
          <w:cantSplit/>
          <w:jc w:val="center"/>
        </w:trPr>
        <w:tc>
          <w:tcPr>
            <w:tcW w:w="288" w:type="dxa"/>
          </w:tcPr>
          <w:p w14:paraId="0720F8A2" w14:textId="77777777" w:rsidR="00E35F1F" w:rsidRDefault="00E35F1F" w:rsidP="00E35F1F">
            <w:pPr>
              <w:pStyle w:val="CopticCross"/>
            </w:pPr>
            <w:r w:rsidRPr="00FB5ACB">
              <w:t>¿</w:t>
            </w:r>
          </w:p>
        </w:tc>
        <w:tc>
          <w:tcPr>
            <w:tcW w:w="3960" w:type="dxa"/>
          </w:tcPr>
          <w:p w14:paraId="16EF0A2A" w14:textId="77777777" w:rsidR="00E35F1F" w:rsidRPr="007425E1" w:rsidRDefault="00E35F1F" w:rsidP="00E35F1F">
            <w:pPr>
              <w:pStyle w:val="EngHang"/>
            </w:pPr>
            <w:commentRangeStart w:id="909"/>
            <w:r w:rsidRPr="007425E1">
              <w:t>For you brought forth</w:t>
            </w:r>
            <w:commentRangeEnd w:id="909"/>
            <w:r>
              <w:rPr>
                <w:rStyle w:val="CommentReference"/>
                <w:rFonts w:ascii="Times New Roman" w:eastAsiaTheme="minorHAnsi" w:hAnsi="Times New Roman" w:cstheme="minorBidi"/>
                <w:color w:val="auto"/>
              </w:rPr>
              <w:commentReference w:id="909"/>
            </w:r>
            <w:r w:rsidRPr="007425E1">
              <w:t>,</w:t>
            </w:r>
          </w:p>
          <w:p w14:paraId="6B65A048" w14:textId="77777777" w:rsidR="00E35F1F" w:rsidRPr="007425E1" w:rsidRDefault="00E35F1F" w:rsidP="00E35F1F">
            <w:pPr>
              <w:pStyle w:val="EngHang"/>
            </w:pPr>
            <w:r w:rsidRPr="007425E1">
              <w:t>The true Logos the Son of</w:t>
            </w:r>
            <w:r>
              <w:t xml:space="preserve"> the</w:t>
            </w:r>
            <w:r w:rsidRPr="007425E1">
              <w:t xml:space="preserve"> Father,</w:t>
            </w:r>
          </w:p>
          <w:p w14:paraId="34C2DEBF" w14:textId="77777777" w:rsidR="00E35F1F" w:rsidRPr="007425E1" w:rsidRDefault="00E35F1F" w:rsidP="00E35F1F">
            <w:pPr>
              <w:pStyle w:val="EngHang"/>
            </w:pPr>
            <w:r>
              <w:t>Who endures forever;</w:t>
            </w:r>
          </w:p>
          <w:p w14:paraId="32E81124" w14:textId="77777777" w:rsidR="00E35F1F" w:rsidRDefault="00E35F1F" w:rsidP="00E35F1F">
            <w:pPr>
              <w:pStyle w:val="EngHangEnd"/>
            </w:pPr>
            <w:r w:rsidRPr="007425E1">
              <w:t>He came and saved us from our sins.</w:t>
            </w:r>
          </w:p>
        </w:tc>
        <w:tc>
          <w:tcPr>
            <w:tcW w:w="288" w:type="dxa"/>
          </w:tcPr>
          <w:p w14:paraId="0BE65E0F" w14:textId="77777777" w:rsidR="00E35F1F" w:rsidRDefault="00E35F1F" w:rsidP="00E35F1F"/>
        </w:tc>
        <w:tc>
          <w:tcPr>
            <w:tcW w:w="288" w:type="dxa"/>
          </w:tcPr>
          <w:p w14:paraId="1FB31FF8" w14:textId="77777777" w:rsidR="00E35F1F" w:rsidRDefault="00E35F1F" w:rsidP="00E35F1F">
            <w:pPr>
              <w:pStyle w:val="CopticCross"/>
            </w:pPr>
            <w:r w:rsidRPr="00FB5ACB">
              <w:t>¿</w:t>
            </w:r>
          </w:p>
        </w:tc>
        <w:tc>
          <w:tcPr>
            <w:tcW w:w="3960" w:type="dxa"/>
          </w:tcPr>
          <w:p w14:paraId="35DE419D" w14:textId="77777777" w:rsidR="00E35F1F" w:rsidRDefault="00E35F1F" w:rsidP="00E35F1F">
            <w:pPr>
              <w:pStyle w:val="CopticVersemulti-line"/>
            </w:pPr>
            <w:r w:rsidRPr="00FF006C">
              <w:t>Ϫⲉ ⲁⲣⲉϫ̀ⲫⲟ ⲙ̀ⲡⲓⲁ̀ⲗⲏⲑⲓⲛⲟⲥ</w:t>
            </w:r>
          </w:p>
          <w:p w14:paraId="2A87F9AE" w14:textId="77777777" w:rsidR="00E35F1F" w:rsidRDefault="00E35F1F" w:rsidP="00E35F1F">
            <w:pPr>
              <w:pStyle w:val="CopticVersemulti-line"/>
            </w:pPr>
            <w:r w:rsidRPr="00FF006C">
              <w:t>ⲛ̀ⲗⲟⲅⲟⲥ ⲛ̀ϣⲏⲣⲓ ⲛ̀ⲧⲉ ⲫ̀ⲓⲱⲧ</w:t>
            </w:r>
          </w:p>
          <w:p w14:paraId="3D82534A" w14:textId="77777777" w:rsidR="00E35F1F" w:rsidRDefault="00E35F1F" w:rsidP="00E35F1F">
            <w:pPr>
              <w:pStyle w:val="CopticVersemulti-line"/>
            </w:pPr>
            <w:r w:rsidRPr="00FF006C">
              <w:t>ⲉⲑⲙⲏⲛ ⲉⲃⲟⲗ ϣⲁ ⲉⲛⲉϩ</w:t>
            </w:r>
          </w:p>
          <w:p w14:paraId="4BC217DF" w14:textId="77777777" w:rsidR="00E35F1F" w:rsidRDefault="00E35F1F" w:rsidP="00E35F1F">
            <w:pPr>
              <w:pStyle w:val="CopticVerse"/>
            </w:pPr>
            <w:r w:rsidRPr="00FF006C">
              <w:t>ⲁϥⲓ̀ ⲁϥⲥⲟⲧⲧⲉⲛ ϧⲉⲛ ⲛⲉⲛⲛⲟⲃⲓ</w:t>
            </w:r>
          </w:p>
        </w:tc>
      </w:tr>
      <w:tr w:rsidR="00E35F1F" w14:paraId="0EDDF120" w14:textId="77777777" w:rsidTr="00E35F1F">
        <w:trPr>
          <w:cantSplit/>
          <w:jc w:val="center"/>
        </w:trPr>
        <w:tc>
          <w:tcPr>
            <w:tcW w:w="288" w:type="dxa"/>
          </w:tcPr>
          <w:p w14:paraId="495095E9" w14:textId="77777777" w:rsidR="00E35F1F" w:rsidRDefault="00E35F1F" w:rsidP="00E35F1F">
            <w:pPr>
              <w:pStyle w:val="CopticCross"/>
            </w:pPr>
          </w:p>
        </w:tc>
        <w:tc>
          <w:tcPr>
            <w:tcW w:w="3960" w:type="dxa"/>
          </w:tcPr>
          <w:p w14:paraId="3393DAB2" w14:textId="77777777" w:rsidR="00E35F1F" w:rsidRPr="007425E1" w:rsidRDefault="00E35F1F" w:rsidP="00E35F1F">
            <w:pPr>
              <w:pStyle w:val="EngHang"/>
            </w:pPr>
            <w:r w:rsidRPr="007425E1">
              <w:t xml:space="preserve">The Father looked from heaven, </w:t>
            </w:r>
          </w:p>
          <w:p w14:paraId="4A39AA57" w14:textId="77777777" w:rsidR="00E35F1F" w:rsidRPr="007425E1" w:rsidRDefault="00E35F1F" w:rsidP="00E35F1F">
            <w:pPr>
              <w:pStyle w:val="EngHang"/>
            </w:pPr>
            <w:r>
              <w:t xml:space="preserve">And found no </w:t>
            </w:r>
            <w:r w:rsidRPr="007425E1">
              <w:t xml:space="preserve">one like you, </w:t>
            </w:r>
          </w:p>
          <w:p w14:paraId="2148B6FB" w14:textId="77777777" w:rsidR="00E35F1F" w:rsidRPr="007425E1" w:rsidRDefault="00E35F1F" w:rsidP="00E35F1F">
            <w:pPr>
              <w:pStyle w:val="EngHang"/>
            </w:pPr>
            <w:r>
              <w:t>He sent his Only-B</w:t>
            </w:r>
            <w:r w:rsidRPr="007425E1">
              <w:t>egotten</w:t>
            </w:r>
            <w:r>
              <w:t>,</w:t>
            </w:r>
          </w:p>
          <w:p w14:paraId="7DA079D2" w14:textId="77777777" w:rsidR="00E35F1F" w:rsidRDefault="00E35F1F" w:rsidP="00E35F1F">
            <w:pPr>
              <w:pStyle w:val="EngHangEnd"/>
            </w:pPr>
            <w:r w:rsidRPr="007425E1">
              <w:t>Who came and was incarnate of you.</w:t>
            </w:r>
          </w:p>
        </w:tc>
        <w:tc>
          <w:tcPr>
            <w:tcW w:w="288" w:type="dxa"/>
          </w:tcPr>
          <w:p w14:paraId="106E67CD" w14:textId="77777777" w:rsidR="00E35F1F" w:rsidRDefault="00E35F1F" w:rsidP="00E35F1F"/>
        </w:tc>
        <w:tc>
          <w:tcPr>
            <w:tcW w:w="288" w:type="dxa"/>
          </w:tcPr>
          <w:p w14:paraId="7690D659" w14:textId="77777777" w:rsidR="00E35F1F" w:rsidRDefault="00E35F1F" w:rsidP="00E35F1F">
            <w:pPr>
              <w:pStyle w:val="CopticCross"/>
            </w:pPr>
          </w:p>
        </w:tc>
        <w:tc>
          <w:tcPr>
            <w:tcW w:w="3960" w:type="dxa"/>
          </w:tcPr>
          <w:p w14:paraId="2D7BFAFC" w14:textId="77777777" w:rsidR="00E35F1F" w:rsidRDefault="00E35F1F" w:rsidP="00E35F1F">
            <w:pPr>
              <w:pStyle w:val="CopticVersemulti-line"/>
            </w:pPr>
            <w:r w:rsidRPr="00F6464C">
              <w:t>Ⲁⲫ̀ⲓⲱⲧ ϫⲟⲩϣⲧ ⲉ̀ⲃⲟⲗϧⲉⲛ ⲧ̀ⲫⲉ</w:t>
            </w:r>
          </w:p>
          <w:p w14:paraId="085869B2" w14:textId="77777777" w:rsidR="00E35F1F" w:rsidRDefault="00E35F1F" w:rsidP="00E35F1F">
            <w:pPr>
              <w:pStyle w:val="CopticVersemulti-line"/>
            </w:pPr>
            <w:r w:rsidRPr="00F6464C">
              <w:t>ⲙ̀ⲡⲉϥϫⲉⲙ ⲫⲏⲉⲧⲟ̀ⲛⲓ ⲙ̀ⲙⲟ</w:t>
            </w:r>
          </w:p>
          <w:p w14:paraId="42DB8477" w14:textId="77777777" w:rsidR="00E35F1F" w:rsidRDefault="00E35F1F" w:rsidP="00E35F1F">
            <w:pPr>
              <w:pStyle w:val="CopticVersemulti-line"/>
            </w:pPr>
            <w:r w:rsidRPr="00F6464C">
              <w:t>ⲁϥⲟⲩⲱⲣⲡ ⲙ̀ⲡⲉϥⲙⲟⲛⲟⲅⲉⲛⲏⲥ</w:t>
            </w:r>
          </w:p>
          <w:p w14:paraId="7A75A8E9" w14:textId="77777777" w:rsidR="00E35F1F" w:rsidRDefault="00E35F1F" w:rsidP="00E35F1F">
            <w:pPr>
              <w:pStyle w:val="CopticVersemulti-line"/>
            </w:pPr>
            <w:r w:rsidRPr="00F6464C">
              <w:t>ⲓ̀ ⲁϥϭⲓⲥⲁⲣⲝ ⲉ̀ⲃⲟⲗⲛ̀ϧⲏϯ</w:t>
            </w:r>
          </w:p>
        </w:tc>
      </w:tr>
    </w:tbl>
    <w:p w14:paraId="7378237A" w14:textId="77777777" w:rsidR="00E35F1F" w:rsidRPr="0006697F" w:rsidRDefault="00E35F1F" w:rsidP="00E35F1F"/>
    <w:p w14:paraId="62F5EAC4" w14:textId="77777777" w:rsidR="00E35F1F" w:rsidRPr="0006697F" w:rsidRDefault="00E35F1F" w:rsidP="00E35F1F">
      <w:pPr>
        <w:pStyle w:val="Heading6"/>
      </w:pPr>
      <w:bookmarkStart w:id="910" w:name="_Toc298681308"/>
      <w:r>
        <w:t>Part Four</w:t>
      </w:r>
      <w:bookmarkEnd w:id="9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3786517" w14:textId="77777777" w:rsidTr="00E35F1F">
        <w:trPr>
          <w:cantSplit/>
          <w:jc w:val="center"/>
        </w:trPr>
        <w:tc>
          <w:tcPr>
            <w:tcW w:w="288" w:type="dxa"/>
          </w:tcPr>
          <w:p w14:paraId="0F3C4D54" w14:textId="77777777" w:rsidR="00E35F1F" w:rsidRDefault="00E35F1F" w:rsidP="00E35F1F">
            <w:pPr>
              <w:pStyle w:val="CopticCross"/>
            </w:pPr>
            <w:r w:rsidRPr="00FB5ACB">
              <w:t>¿</w:t>
            </w:r>
          </w:p>
        </w:tc>
        <w:tc>
          <w:tcPr>
            <w:tcW w:w="3960" w:type="dxa"/>
          </w:tcPr>
          <w:p w14:paraId="176F471D" w14:textId="77777777" w:rsidR="00E35F1F" w:rsidRPr="007425E1" w:rsidRDefault="00E35F1F" w:rsidP="00E35F1F">
            <w:pPr>
              <w:pStyle w:val="EngHang"/>
            </w:pPr>
            <w:r>
              <w:t>You became worthy</w:t>
            </w:r>
          </w:p>
          <w:p w14:paraId="2307F4D6" w14:textId="77777777" w:rsidR="00E35F1F" w:rsidRPr="007425E1" w:rsidRDefault="00E35F1F" w:rsidP="00E35F1F">
            <w:pPr>
              <w:pStyle w:val="EngHang"/>
              <w:rPr>
                <w:color w:val="FF0000"/>
              </w:rPr>
            </w:pPr>
            <w:r>
              <w:t>Of great honour,</w:t>
            </w:r>
            <w:r w:rsidRPr="007425E1">
              <w:t xml:space="preserve"> O G</w:t>
            </w:r>
            <w:r>
              <w:t>abriel,</w:t>
            </w:r>
          </w:p>
          <w:p w14:paraId="03486C4B" w14:textId="77777777" w:rsidR="00E35F1F" w:rsidRPr="007425E1" w:rsidRDefault="00E35F1F" w:rsidP="00E35F1F">
            <w:pPr>
              <w:pStyle w:val="EngHang"/>
            </w:pPr>
            <w:r>
              <w:t>The angel-evangel</w:t>
            </w:r>
          </w:p>
          <w:p w14:paraId="0C6F35B7" w14:textId="77777777" w:rsidR="00E35F1F" w:rsidRDefault="00E35F1F" w:rsidP="00E35F1F">
            <w:pPr>
              <w:pStyle w:val="EngHangEnd"/>
            </w:pPr>
            <w:r>
              <w:t>Y</w:t>
            </w:r>
            <w:r w:rsidRPr="007425E1">
              <w:t>our face beams with joy.</w:t>
            </w:r>
          </w:p>
        </w:tc>
        <w:tc>
          <w:tcPr>
            <w:tcW w:w="288" w:type="dxa"/>
          </w:tcPr>
          <w:p w14:paraId="216C775D" w14:textId="77777777" w:rsidR="00E35F1F" w:rsidRDefault="00E35F1F" w:rsidP="00E35F1F"/>
        </w:tc>
        <w:tc>
          <w:tcPr>
            <w:tcW w:w="288" w:type="dxa"/>
          </w:tcPr>
          <w:p w14:paraId="592BF900" w14:textId="77777777" w:rsidR="00E35F1F" w:rsidRDefault="00E35F1F" w:rsidP="00E35F1F">
            <w:pPr>
              <w:pStyle w:val="CopticCross"/>
            </w:pPr>
            <w:r w:rsidRPr="00FB5ACB">
              <w:t>¿</w:t>
            </w:r>
          </w:p>
        </w:tc>
        <w:tc>
          <w:tcPr>
            <w:tcW w:w="3960" w:type="dxa"/>
          </w:tcPr>
          <w:p w14:paraId="06FC57DF" w14:textId="77777777" w:rsidR="00E35F1F" w:rsidRDefault="00E35F1F" w:rsidP="00E35F1F">
            <w:pPr>
              <w:pStyle w:val="CopticVersemulti-line"/>
            </w:pPr>
            <w:r w:rsidRPr="00866C14">
              <w:t>Ⲟⲩⲛⲓ</w:t>
            </w:r>
            <w:r w:rsidRPr="00866C14">
              <w:rPr>
                <w:rFonts w:ascii="Times New Roman" w:hAnsi="Times New Roman" w:cs="Times New Roman"/>
              </w:rPr>
              <w:t>ϣϯ</w:t>
            </w:r>
            <w:r w:rsidRPr="00866C14">
              <w:t xml:space="preserve"> ⲅⲁⲣ ⲧⲉ </w:t>
            </w:r>
            <w:r w:rsidRPr="00866C14">
              <w:rPr>
                <w:rFonts w:ascii="Times New Roman" w:hAnsi="Times New Roman" w:cs="Times New Roman"/>
              </w:rPr>
              <w:t>ϯ</w:t>
            </w:r>
            <w:r w:rsidRPr="00866C14">
              <w:t>ⲧⲓⲙⲏ</w:t>
            </w:r>
          </w:p>
          <w:p w14:paraId="19C3C029" w14:textId="77777777" w:rsidR="00E35F1F" w:rsidRDefault="00E35F1F" w:rsidP="00E35F1F">
            <w:pPr>
              <w:pStyle w:val="CopticVersemulti-line"/>
            </w:pPr>
            <w:r w:rsidRPr="00866C14">
              <w:t>ⲉ</w:t>
            </w:r>
            <w:r w:rsidRPr="00866C14">
              <w:rPr>
                <w:rFonts w:ascii="Times New Roman" w:hAnsi="Times New Roman" w:cs="Times New Roman"/>
              </w:rPr>
              <w:t>̀</w:t>
            </w:r>
            <w:r w:rsidRPr="00866C14">
              <w:t>ⲧⲁⲕⲉⲙⲡ</w:t>
            </w:r>
            <w:r w:rsidRPr="00866C14">
              <w:rPr>
                <w:rFonts w:ascii="Times New Roman" w:hAnsi="Times New Roman" w:cs="Times New Roman"/>
              </w:rPr>
              <w:t>̀ϣ</w:t>
            </w:r>
            <w:r w:rsidRPr="00866C14">
              <w:t>ⲁ ⲙ</w:t>
            </w:r>
            <w:r w:rsidRPr="00866C14">
              <w:rPr>
                <w:rFonts w:ascii="Times New Roman" w:hAnsi="Times New Roman" w:cs="Times New Roman"/>
              </w:rPr>
              <w:t>̀</w:t>
            </w:r>
            <w:r w:rsidRPr="00866C14">
              <w:t>ⲙⲟⲥ ⲱ</w:t>
            </w:r>
            <w:r w:rsidRPr="00866C14">
              <w:rPr>
                <w:rFonts w:ascii="Times New Roman" w:hAnsi="Times New Roman" w:cs="Times New Roman"/>
              </w:rPr>
              <w:t>̀</w:t>
            </w:r>
            <w:r w:rsidRPr="00866C14">
              <w:t xml:space="preserve"> Ⲅⲁⲃⲣⲓⲏⲗ</w:t>
            </w:r>
          </w:p>
          <w:p w14:paraId="05AF9693" w14:textId="77777777" w:rsidR="00E35F1F" w:rsidRDefault="00E35F1F" w:rsidP="00E35F1F">
            <w:pPr>
              <w:pStyle w:val="CopticVersemulti-line"/>
            </w:pPr>
            <w:r w:rsidRPr="00866C14">
              <w:t>ⲡⲓⲁⲅⲅⲉⲗⲟⲥ ⲙ</w:t>
            </w:r>
            <w:r w:rsidRPr="00866C14">
              <w:rPr>
                <w:rFonts w:ascii="Times New Roman" w:hAnsi="Times New Roman" w:cs="Times New Roman"/>
              </w:rPr>
              <w:t>̀ϥ</w:t>
            </w:r>
            <w:r w:rsidRPr="00866C14">
              <w:t>ⲁⲓ</w:t>
            </w:r>
            <w:r w:rsidRPr="00866C14">
              <w:rPr>
                <w:rFonts w:ascii="Times New Roman" w:hAnsi="Times New Roman" w:cs="Times New Roman"/>
              </w:rPr>
              <w:t>ϣ</w:t>
            </w:r>
            <w:r w:rsidRPr="00866C14">
              <w:t>ⲉⲛⲛⲟⲩ</w:t>
            </w:r>
            <w:r w:rsidRPr="00866C14">
              <w:rPr>
                <w:rFonts w:ascii="Times New Roman" w:hAnsi="Times New Roman" w:cs="Times New Roman"/>
              </w:rPr>
              <w:t>ϥ</w:t>
            </w:r>
          </w:p>
          <w:p w14:paraId="3C30494A" w14:textId="77777777" w:rsidR="00E35F1F" w:rsidRDefault="00E35F1F" w:rsidP="00E35F1F">
            <w:pPr>
              <w:pStyle w:val="CopticVerse"/>
            </w:pPr>
            <w:r w:rsidRPr="00866C14">
              <w:t>ⲉ</w:t>
            </w:r>
            <w:r w:rsidRPr="00866C14">
              <w:rPr>
                <w:rFonts w:ascii="Times New Roman" w:hAnsi="Times New Roman" w:cs="Times New Roman"/>
              </w:rPr>
              <w:t>̀</w:t>
            </w:r>
            <w:r w:rsidRPr="00866C14">
              <w:t>ⲣⲉ ⲡⲉⲕ</w:t>
            </w:r>
            <w:r w:rsidRPr="00866C14">
              <w:rPr>
                <w:rFonts w:ascii="Times New Roman" w:hAnsi="Times New Roman" w:cs="Times New Roman"/>
              </w:rPr>
              <w:t>ϩ</w:t>
            </w:r>
            <w:r w:rsidRPr="00866C14">
              <w:t xml:space="preserve">ⲟ </w:t>
            </w:r>
            <w:r w:rsidRPr="00866C14">
              <w:rPr>
                <w:rFonts w:ascii="Times New Roman" w:hAnsi="Times New Roman" w:cs="Times New Roman"/>
              </w:rPr>
              <w:t>ϣ</w:t>
            </w:r>
            <w:r w:rsidRPr="00866C14">
              <w:t>ⲟⲩⲟ</w:t>
            </w:r>
            <w:r w:rsidRPr="00866C14">
              <w:rPr>
                <w:rFonts w:ascii="Times New Roman" w:hAnsi="Times New Roman" w:cs="Times New Roman"/>
              </w:rPr>
              <w:t>̀</w:t>
            </w:r>
            <w:r w:rsidRPr="00866C14">
              <w:t xml:space="preserve"> ⲣⲁ</w:t>
            </w:r>
            <w:r w:rsidRPr="00866C14">
              <w:rPr>
                <w:rFonts w:ascii="Times New Roman" w:hAnsi="Times New Roman" w:cs="Times New Roman"/>
              </w:rPr>
              <w:t>ϣ</w:t>
            </w:r>
            <w:r w:rsidRPr="00866C14">
              <w:t>ⲓ ⲉ</w:t>
            </w:r>
            <w:r w:rsidRPr="00866C14">
              <w:rPr>
                <w:rFonts w:ascii="Times New Roman" w:hAnsi="Times New Roman" w:cs="Times New Roman"/>
              </w:rPr>
              <w:t>̀</w:t>
            </w:r>
            <w:r w:rsidRPr="00866C14">
              <w:t>ⲃⲟⲗ</w:t>
            </w:r>
          </w:p>
        </w:tc>
      </w:tr>
      <w:tr w:rsidR="00E35F1F" w14:paraId="7C535FD8" w14:textId="77777777" w:rsidTr="00E35F1F">
        <w:trPr>
          <w:cantSplit/>
          <w:jc w:val="center"/>
        </w:trPr>
        <w:tc>
          <w:tcPr>
            <w:tcW w:w="288" w:type="dxa"/>
          </w:tcPr>
          <w:p w14:paraId="5CCAE896" w14:textId="77777777" w:rsidR="00E35F1F" w:rsidRDefault="00E35F1F" w:rsidP="00E35F1F">
            <w:pPr>
              <w:pStyle w:val="CopticCross"/>
            </w:pPr>
          </w:p>
        </w:tc>
        <w:tc>
          <w:tcPr>
            <w:tcW w:w="3960" w:type="dxa"/>
          </w:tcPr>
          <w:p w14:paraId="6F49BC66" w14:textId="77777777" w:rsidR="00E35F1F" w:rsidRPr="007425E1" w:rsidRDefault="00E35F1F" w:rsidP="00E35F1F">
            <w:pPr>
              <w:pStyle w:val="EngHang"/>
            </w:pPr>
            <w:r w:rsidRPr="007425E1">
              <w:t xml:space="preserve">You </w:t>
            </w:r>
            <w:r>
              <w:t xml:space="preserve">showed to us the birth, </w:t>
            </w:r>
          </w:p>
          <w:p w14:paraId="7ACD8332" w14:textId="77777777" w:rsidR="00E35F1F" w:rsidRPr="007425E1" w:rsidRDefault="00E35F1F" w:rsidP="00E35F1F">
            <w:pPr>
              <w:pStyle w:val="EngHang"/>
            </w:pPr>
            <w:r w:rsidRPr="007425E1">
              <w:t xml:space="preserve">Of God who came to us; </w:t>
            </w:r>
          </w:p>
          <w:p w14:paraId="392F15F7" w14:textId="77777777" w:rsidR="00E35F1F" w:rsidRPr="007425E1" w:rsidRDefault="00E35F1F" w:rsidP="00E35F1F">
            <w:pPr>
              <w:pStyle w:val="EngHang"/>
            </w:pPr>
            <w:r w:rsidRPr="007425E1">
              <w:t xml:space="preserve">You brought good tidings to Mary, </w:t>
            </w:r>
          </w:p>
          <w:p w14:paraId="5E6A87DC" w14:textId="77777777" w:rsidR="00E35F1F" w:rsidRDefault="00E35F1F" w:rsidP="00E35F1F">
            <w:pPr>
              <w:pStyle w:val="EngHangEnd"/>
            </w:pPr>
            <w:r w:rsidRPr="007425E1">
              <w:t>The undefiled virgin.</w:t>
            </w:r>
          </w:p>
        </w:tc>
        <w:tc>
          <w:tcPr>
            <w:tcW w:w="288" w:type="dxa"/>
          </w:tcPr>
          <w:p w14:paraId="37EAE8AD" w14:textId="77777777" w:rsidR="00E35F1F" w:rsidRDefault="00E35F1F" w:rsidP="00E35F1F"/>
        </w:tc>
        <w:tc>
          <w:tcPr>
            <w:tcW w:w="288" w:type="dxa"/>
          </w:tcPr>
          <w:p w14:paraId="49ED01F3" w14:textId="77777777" w:rsidR="00E35F1F" w:rsidRDefault="00E35F1F" w:rsidP="00E35F1F">
            <w:pPr>
              <w:pStyle w:val="CopticCross"/>
            </w:pPr>
          </w:p>
        </w:tc>
        <w:tc>
          <w:tcPr>
            <w:tcW w:w="3960" w:type="dxa"/>
          </w:tcPr>
          <w:p w14:paraId="24709D99" w14:textId="77777777" w:rsidR="00E35F1F" w:rsidRDefault="00E35F1F" w:rsidP="00E35F1F">
            <w:pPr>
              <w:pStyle w:val="CopticVersemulti-line"/>
            </w:pPr>
            <w:r w:rsidRPr="00866C14">
              <w:t>Ⲁⲕⲉⲣⲥⲩⲙⲙⲉⲛⲓⲛ ⲛⲁⲛ ⲙ̀ⲡⲓϫ̀ⲫⲟ</w:t>
            </w:r>
          </w:p>
          <w:p w14:paraId="0F5AB3A7" w14:textId="77777777" w:rsidR="00E35F1F" w:rsidRDefault="00E35F1F" w:rsidP="00E35F1F">
            <w:pPr>
              <w:pStyle w:val="CopticVersemulti-line"/>
            </w:pPr>
            <w:r w:rsidRPr="00866C14">
              <w:t>ⲛ̀ⲧⲉ ⲫϯ ⲉ̀ⲧⲁϥⲓ̀ ϣⲁⲣⲟⲛ</w:t>
            </w:r>
          </w:p>
          <w:p w14:paraId="25AAC292" w14:textId="77777777" w:rsidR="00E35F1F" w:rsidRDefault="00E35F1F" w:rsidP="00E35F1F">
            <w:pPr>
              <w:pStyle w:val="CopticVersemulti-line"/>
            </w:pPr>
            <w:r w:rsidRPr="00866C14">
              <w:t>ⲁⲕϩⲓϣⲉⲛⲛⲟⲩϥⲓ ⲙ̀Ⲙⲁⲣⲓⲁ</w:t>
            </w:r>
          </w:p>
          <w:p w14:paraId="22F717A8" w14:textId="77777777" w:rsidR="00E35F1F" w:rsidRDefault="00E35F1F" w:rsidP="00E35F1F">
            <w:pPr>
              <w:pStyle w:val="CopticVerse"/>
            </w:pPr>
            <w:r w:rsidRPr="00866C14">
              <w:t>ϯⲡⲁⲣⲑⲉⲛⲟⲥ ⲛ̀ⲁⲧⲑⲱⲗⲉⲃ</w:t>
            </w:r>
          </w:p>
        </w:tc>
      </w:tr>
      <w:tr w:rsidR="00E35F1F" w14:paraId="74EDBF54" w14:textId="77777777" w:rsidTr="00E35F1F">
        <w:trPr>
          <w:cantSplit/>
          <w:jc w:val="center"/>
        </w:trPr>
        <w:tc>
          <w:tcPr>
            <w:tcW w:w="288" w:type="dxa"/>
          </w:tcPr>
          <w:p w14:paraId="2590DD2D" w14:textId="77777777" w:rsidR="00E35F1F" w:rsidRPr="00D96A5F" w:rsidRDefault="00E35F1F" w:rsidP="00E35F1F">
            <w:pPr>
              <w:pStyle w:val="CopticCross"/>
              <w:rPr>
                <w:b/>
              </w:rPr>
            </w:pPr>
            <w:r w:rsidRPr="00FB5ACB">
              <w:lastRenderedPageBreak/>
              <w:t>¿</w:t>
            </w:r>
          </w:p>
        </w:tc>
        <w:tc>
          <w:tcPr>
            <w:tcW w:w="3960" w:type="dxa"/>
          </w:tcPr>
          <w:p w14:paraId="4181DCFE" w14:textId="772E1244" w:rsidR="00E35F1F" w:rsidRPr="007425E1" w:rsidRDefault="00E35F1F" w:rsidP="00E35F1F">
            <w:pPr>
              <w:pStyle w:val="EngHang"/>
            </w:pPr>
            <w:r w:rsidRPr="007425E1">
              <w:t>Saying, “</w:t>
            </w:r>
            <w:r w:rsidR="00F36A13">
              <w:t>Rejoice</w:t>
            </w:r>
            <w:r w:rsidRPr="007425E1">
              <w:t xml:space="preserve"> O full of gr</w:t>
            </w:r>
            <w:r w:rsidR="00F36A13">
              <w:t>ace!</w:t>
            </w:r>
            <w:r w:rsidRPr="007425E1">
              <w:tab/>
            </w:r>
          </w:p>
          <w:p w14:paraId="2E07C75A" w14:textId="4200AE49" w:rsidR="00E35F1F" w:rsidRPr="007425E1" w:rsidRDefault="00F36A13" w:rsidP="00E35F1F">
            <w:pPr>
              <w:pStyle w:val="EngHang"/>
            </w:pPr>
            <w:r>
              <w:t>The Lord is with you!</w:t>
            </w:r>
          </w:p>
          <w:p w14:paraId="7B77A1AE" w14:textId="77777777" w:rsidR="00E35F1F" w:rsidRPr="007425E1" w:rsidRDefault="00E35F1F" w:rsidP="00E35F1F">
            <w:pPr>
              <w:pStyle w:val="EngHang"/>
            </w:pPr>
            <w:r w:rsidRPr="007425E1">
              <w:t>For you have found grace,</w:t>
            </w:r>
          </w:p>
          <w:p w14:paraId="3782962F" w14:textId="77777777" w:rsidR="00E35F1F" w:rsidRDefault="00E35F1F" w:rsidP="00E35F1F">
            <w:pPr>
              <w:pStyle w:val="EngHangEnd"/>
            </w:pPr>
            <w:r w:rsidRPr="007425E1">
              <w:t xml:space="preserve">The Holy Spirit </w:t>
            </w:r>
            <w:r>
              <w:t>will</w:t>
            </w:r>
            <w:r w:rsidRPr="007425E1">
              <w:t xml:space="preserve"> come upon you</w:t>
            </w:r>
            <w:r>
              <w:t>.</w:t>
            </w:r>
            <w:r w:rsidRPr="007425E1">
              <w:t>”</w:t>
            </w:r>
          </w:p>
        </w:tc>
        <w:tc>
          <w:tcPr>
            <w:tcW w:w="288" w:type="dxa"/>
          </w:tcPr>
          <w:p w14:paraId="27C85A39" w14:textId="77777777" w:rsidR="00E35F1F" w:rsidRDefault="00E35F1F" w:rsidP="00E35F1F"/>
        </w:tc>
        <w:tc>
          <w:tcPr>
            <w:tcW w:w="288" w:type="dxa"/>
          </w:tcPr>
          <w:p w14:paraId="4C3A0BAE" w14:textId="77777777" w:rsidR="00E35F1F" w:rsidRDefault="00E35F1F" w:rsidP="00E35F1F">
            <w:pPr>
              <w:pStyle w:val="CopticCross"/>
            </w:pPr>
            <w:r w:rsidRPr="00FB5ACB">
              <w:t>¿</w:t>
            </w:r>
          </w:p>
        </w:tc>
        <w:tc>
          <w:tcPr>
            <w:tcW w:w="3960" w:type="dxa"/>
          </w:tcPr>
          <w:p w14:paraId="69DEFD48" w14:textId="77777777" w:rsidR="00E35F1F" w:rsidRDefault="00E35F1F" w:rsidP="00E35F1F">
            <w:pPr>
              <w:pStyle w:val="CopticVersemulti-line"/>
            </w:pPr>
            <w:r w:rsidRPr="00866C14">
              <w:t>Ϫⲉ ⲭⲉⲣⲉ ⲑⲏⲉⲑⲙⲉϩ ⲛ̀ϩ̀ⲙⲟⲧ</w:t>
            </w:r>
          </w:p>
          <w:p w14:paraId="2AA7A2A7" w14:textId="77777777" w:rsidR="00E35F1F" w:rsidRDefault="00E35F1F" w:rsidP="00E35F1F">
            <w:pPr>
              <w:pStyle w:val="CopticVersemulti-line"/>
            </w:pPr>
            <w:r w:rsidRPr="00866C14">
              <w:t>ⲟⲩⲟϩ Ⲡⲟ̅ⲥ̅ ϣⲟⲡ ⲛⲉⲙⲉ</w:t>
            </w:r>
          </w:p>
          <w:p w14:paraId="7C179EEE" w14:textId="77777777" w:rsidR="00E35F1F" w:rsidRDefault="00E35F1F" w:rsidP="00E35F1F">
            <w:pPr>
              <w:pStyle w:val="CopticVersemulti-line"/>
            </w:pPr>
            <w:r w:rsidRPr="00866C14">
              <w:t>ⲁ̀ⲣⲉϫⲓⲙⲓ ⲅⲁⲣ ⲛ̀ⲟⲩϩ̀ⲙⲟⲧ</w:t>
            </w:r>
          </w:p>
          <w:p w14:paraId="31390E7E" w14:textId="77777777" w:rsidR="00E35F1F" w:rsidRDefault="00E35F1F" w:rsidP="00E35F1F">
            <w:pPr>
              <w:pStyle w:val="CopticVerse"/>
            </w:pPr>
            <w:r w:rsidRPr="00866C14">
              <w:t>ⲟⲩⲡ̅ⲛ̅ⲁ ⲉϥⲟⲩⲁⲃ ⲉⲑⲛⲏⲟⲩ ⲉ̀ϫⲱ</w:t>
            </w:r>
          </w:p>
        </w:tc>
      </w:tr>
      <w:tr w:rsidR="00E35F1F" w14:paraId="06CFCD59" w14:textId="77777777" w:rsidTr="00E35F1F">
        <w:trPr>
          <w:cantSplit/>
          <w:jc w:val="center"/>
        </w:trPr>
        <w:tc>
          <w:tcPr>
            <w:tcW w:w="288" w:type="dxa"/>
          </w:tcPr>
          <w:p w14:paraId="5FD1E543" w14:textId="77777777" w:rsidR="00E35F1F" w:rsidRDefault="00E35F1F" w:rsidP="00E35F1F">
            <w:pPr>
              <w:pStyle w:val="CopticCross"/>
            </w:pPr>
          </w:p>
        </w:tc>
        <w:tc>
          <w:tcPr>
            <w:tcW w:w="3960" w:type="dxa"/>
          </w:tcPr>
          <w:p w14:paraId="12551CF9" w14:textId="77777777" w:rsidR="00E35F1F" w:rsidRPr="007425E1" w:rsidRDefault="00E35F1F" w:rsidP="00E35F1F">
            <w:pPr>
              <w:pStyle w:val="EngHang"/>
            </w:pPr>
            <w:r w:rsidRPr="007425E1">
              <w:t>"The power of the Most High,</w:t>
            </w:r>
          </w:p>
          <w:p w14:paraId="664549EE" w14:textId="77777777" w:rsidR="00E35F1F" w:rsidRPr="007425E1" w:rsidRDefault="00E35F1F" w:rsidP="00E35F1F">
            <w:pPr>
              <w:pStyle w:val="EngHang"/>
            </w:pPr>
            <w:r w:rsidRPr="007425E1">
              <w:t>Will overshadow you, O Mary,</w:t>
            </w:r>
          </w:p>
          <w:p w14:paraId="0B3228A0" w14:textId="77777777" w:rsidR="00E35F1F" w:rsidRPr="007425E1" w:rsidRDefault="00E35F1F" w:rsidP="00E35F1F">
            <w:pPr>
              <w:pStyle w:val="EngHang"/>
            </w:pPr>
            <w:r w:rsidRPr="007425E1">
              <w:t>You will give birth to the Holy,</w:t>
            </w:r>
          </w:p>
          <w:p w14:paraId="1E4D2A97" w14:textId="77777777" w:rsidR="00E35F1F" w:rsidRDefault="00E35F1F" w:rsidP="00E35F1F">
            <w:pPr>
              <w:pStyle w:val="EngHangEnd"/>
            </w:pPr>
            <w:r w:rsidRPr="007425E1">
              <w:t>The Saviour of the whole world.</w:t>
            </w:r>
          </w:p>
        </w:tc>
        <w:tc>
          <w:tcPr>
            <w:tcW w:w="288" w:type="dxa"/>
          </w:tcPr>
          <w:p w14:paraId="116799A2" w14:textId="77777777" w:rsidR="00E35F1F" w:rsidRDefault="00E35F1F" w:rsidP="00E35F1F"/>
        </w:tc>
        <w:tc>
          <w:tcPr>
            <w:tcW w:w="288" w:type="dxa"/>
          </w:tcPr>
          <w:p w14:paraId="4E7D86DC" w14:textId="77777777" w:rsidR="00E35F1F" w:rsidRDefault="00E35F1F" w:rsidP="00E35F1F">
            <w:pPr>
              <w:pStyle w:val="CopticCross"/>
            </w:pPr>
          </w:p>
        </w:tc>
        <w:tc>
          <w:tcPr>
            <w:tcW w:w="3960" w:type="dxa"/>
          </w:tcPr>
          <w:p w14:paraId="40AB89CD" w14:textId="77777777" w:rsidR="00E35F1F" w:rsidRDefault="00E35F1F" w:rsidP="00E35F1F">
            <w:pPr>
              <w:pStyle w:val="CopticVersemulti-line"/>
            </w:pPr>
            <w:r w:rsidRPr="00866C14">
              <w:t>Ⲟⲩϫⲟⲙ ⲛ̀ⲧⲉ ⲫⲏⲉⲧϭⲟⲥⲓ</w:t>
            </w:r>
          </w:p>
          <w:p w14:paraId="0FD25C2F" w14:textId="77777777" w:rsidR="00E35F1F" w:rsidRDefault="00E35F1F" w:rsidP="00E35F1F">
            <w:pPr>
              <w:pStyle w:val="CopticVersemulti-line"/>
            </w:pPr>
            <w:r w:rsidRPr="00866C14">
              <w:t>ⲉⲑⲛⲁⲉⲣϧⲏⲓⲃⲓ ⲉ̀ⲣⲟ Ⲙⲁⲣⲓⲁ</w:t>
            </w:r>
          </w:p>
          <w:p w14:paraId="14274155" w14:textId="77777777" w:rsidR="00E35F1F" w:rsidRDefault="00E35F1F" w:rsidP="00E35F1F">
            <w:pPr>
              <w:pStyle w:val="CopticVersemulti-line"/>
            </w:pPr>
            <w:r w:rsidRPr="00866C14">
              <w:t>ⲧⲉⲣⲁⲙⲓⲥⲓ ⲙ̀ⲫⲏⲉ̅ⲑ̅ⲩ</w:t>
            </w:r>
          </w:p>
          <w:p w14:paraId="41020D94" w14:textId="77777777" w:rsidR="00E35F1F" w:rsidRDefault="00E35F1F" w:rsidP="00E35F1F">
            <w:pPr>
              <w:pStyle w:val="CopticVerse"/>
            </w:pPr>
            <w:r w:rsidRPr="00866C14">
              <w:t>ⲡ̀ⲥ̅ⲱ̅ⲣ ⲙ̀ⲡⲓⲕⲟⲥⲙⲟⲥ ⲧⲏⲣϥ</w:t>
            </w:r>
          </w:p>
        </w:tc>
      </w:tr>
      <w:tr w:rsidR="00E35F1F" w14:paraId="785BF493" w14:textId="77777777" w:rsidTr="00E35F1F">
        <w:trPr>
          <w:cantSplit/>
          <w:jc w:val="center"/>
        </w:trPr>
        <w:tc>
          <w:tcPr>
            <w:tcW w:w="288" w:type="dxa"/>
          </w:tcPr>
          <w:p w14:paraId="6D0575FE" w14:textId="77777777" w:rsidR="00E35F1F" w:rsidRDefault="00E35F1F" w:rsidP="00E35F1F">
            <w:pPr>
              <w:pStyle w:val="CopticCross"/>
            </w:pPr>
            <w:r w:rsidRPr="00FB5ACB">
              <w:t>¿</w:t>
            </w:r>
          </w:p>
        </w:tc>
        <w:tc>
          <w:tcPr>
            <w:tcW w:w="3960" w:type="dxa"/>
          </w:tcPr>
          <w:p w14:paraId="058C86FD" w14:textId="77777777" w:rsidR="00E35F1F" w:rsidRPr="007425E1" w:rsidRDefault="00E35F1F" w:rsidP="00E35F1F">
            <w:pPr>
              <w:pStyle w:val="EngHang"/>
            </w:pPr>
            <w:r w:rsidRPr="007425E1">
              <w:t xml:space="preserve">The Father looked from heaven, </w:t>
            </w:r>
          </w:p>
          <w:p w14:paraId="7B23592B" w14:textId="77777777" w:rsidR="00E35F1F" w:rsidRPr="007425E1" w:rsidRDefault="00E35F1F" w:rsidP="00E35F1F">
            <w:pPr>
              <w:pStyle w:val="EngHang"/>
            </w:pPr>
            <w:r>
              <w:t xml:space="preserve">And found no </w:t>
            </w:r>
            <w:r w:rsidRPr="007425E1">
              <w:t xml:space="preserve">one like you, </w:t>
            </w:r>
          </w:p>
          <w:p w14:paraId="1620CED8" w14:textId="77777777" w:rsidR="00E35F1F" w:rsidRPr="007425E1" w:rsidRDefault="00E35F1F" w:rsidP="00E35F1F">
            <w:pPr>
              <w:pStyle w:val="EngHang"/>
            </w:pPr>
            <w:r>
              <w:t>He sent his Only-B</w:t>
            </w:r>
            <w:r w:rsidRPr="007425E1">
              <w:t xml:space="preserve">egotten, </w:t>
            </w:r>
          </w:p>
          <w:p w14:paraId="03ABF0A4" w14:textId="77777777" w:rsidR="00E35F1F" w:rsidRDefault="00E35F1F" w:rsidP="00E35F1F">
            <w:pPr>
              <w:pStyle w:val="EngHangEnd"/>
            </w:pPr>
            <w:r w:rsidRPr="007425E1">
              <w:t>Who came and was incarnate of you.</w:t>
            </w:r>
          </w:p>
        </w:tc>
        <w:tc>
          <w:tcPr>
            <w:tcW w:w="288" w:type="dxa"/>
          </w:tcPr>
          <w:p w14:paraId="763B7195" w14:textId="77777777" w:rsidR="00E35F1F" w:rsidRDefault="00E35F1F" w:rsidP="00E35F1F"/>
        </w:tc>
        <w:tc>
          <w:tcPr>
            <w:tcW w:w="288" w:type="dxa"/>
          </w:tcPr>
          <w:p w14:paraId="61814F32" w14:textId="77777777" w:rsidR="00E35F1F" w:rsidRDefault="00E35F1F" w:rsidP="00E35F1F">
            <w:pPr>
              <w:pStyle w:val="CopticCross"/>
            </w:pPr>
            <w:r w:rsidRPr="00FB5ACB">
              <w:t>¿</w:t>
            </w:r>
          </w:p>
        </w:tc>
        <w:tc>
          <w:tcPr>
            <w:tcW w:w="3960" w:type="dxa"/>
          </w:tcPr>
          <w:p w14:paraId="38C82AEC" w14:textId="77777777" w:rsidR="00E35F1F" w:rsidRDefault="00E35F1F" w:rsidP="00E35F1F">
            <w:pPr>
              <w:pStyle w:val="CopticVersemulti-line"/>
            </w:pPr>
            <w:r w:rsidRPr="00F6464C">
              <w:t>Ⲁⲫ̀ⲓⲱⲧ ϫⲟⲩϣⲧ ⲉ̀ⲃⲟⲗϧⲉⲛ ⲧ̀ⲫⲉ</w:t>
            </w:r>
          </w:p>
          <w:p w14:paraId="72237FF1" w14:textId="77777777" w:rsidR="00E35F1F" w:rsidRDefault="00E35F1F" w:rsidP="00E35F1F">
            <w:pPr>
              <w:pStyle w:val="CopticVersemulti-line"/>
            </w:pPr>
            <w:r w:rsidRPr="00F6464C">
              <w:t>ⲙ̀ⲡⲉϥϫⲉⲙ ⲫⲏⲉⲧⲟ̀ⲛⲓ ⲙ̀ⲙⲟ</w:t>
            </w:r>
          </w:p>
          <w:p w14:paraId="56F02315" w14:textId="77777777" w:rsidR="00E35F1F" w:rsidRDefault="00E35F1F" w:rsidP="00E35F1F">
            <w:pPr>
              <w:pStyle w:val="CopticVersemulti-line"/>
            </w:pPr>
            <w:r w:rsidRPr="00F6464C">
              <w:t>ⲁϥⲟⲩⲱⲣⲡ ⲙ̀ⲡⲉϥⲙⲟⲛⲟⲅⲉⲛⲏⲥ</w:t>
            </w:r>
          </w:p>
          <w:p w14:paraId="557EB112" w14:textId="77777777" w:rsidR="00E35F1F" w:rsidRDefault="00E35F1F" w:rsidP="00E35F1F">
            <w:pPr>
              <w:pStyle w:val="CopticVersemulti-line"/>
            </w:pPr>
            <w:r w:rsidRPr="00F6464C">
              <w:t>ⲓ̀ ⲁϥϭⲓⲥⲁⲣⲝ ⲉ̀ⲃⲟⲗⲛ̀ϧⲏϯ</w:t>
            </w:r>
          </w:p>
        </w:tc>
      </w:tr>
    </w:tbl>
    <w:p w14:paraId="7AC2A0F6" w14:textId="77777777" w:rsidR="00E35F1F" w:rsidRDefault="00E35F1F" w:rsidP="00E35F1F">
      <w:pPr>
        <w:pStyle w:val="Heading6"/>
      </w:pPr>
      <w:bookmarkStart w:id="911" w:name="_Toc298681309"/>
      <w:r>
        <w:t>Part Five</w:t>
      </w:r>
      <w:bookmarkEnd w:id="9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E825D3" w14:textId="77777777" w:rsidTr="00E35F1F">
        <w:trPr>
          <w:cantSplit/>
          <w:jc w:val="center"/>
        </w:trPr>
        <w:tc>
          <w:tcPr>
            <w:tcW w:w="288" w:type="dxa"/>
          </w:tcPr>
          <w:p w14:paraId="17A5FD6C" w14:textId="77777777" w:rsidR="00E35F1F" w:rsidRDefault="00E35F1F" w:rsidP="00E35F1F">
            <w:pPr>
              <w:pStyle w:val="CopticCross"/>
            </w:pPr>
          </w:p>
        </w:tc>
        <w:tc>
          <w:tcPr>
            <w:tcW w:w="3960" w:type="dxa"/>
          </w:tcPr>
          <w:p w14:paraId="55F7DC0B" w14:textId="77777777" w:rsidR="00E35F1F" w:rsidRDefault="00E35F1F" w:rsidP="006A0382">
            <w:pPr>
              <w:pStyle w:val="EngHang"/>
            </w:pPr>
            <w:r>
              <w:t>Every day a feast</w:t>
            </w:r>
          </w:p>
          <w:p w14:paraId="20C17A99" w14:textId="77777777" w:rsidR="00E35F1F" w:rsidRDefault="00E35F1F" w:rsidP="006A0382">
            <w:pPr>
              <w:pStyle w:val="EngHang"/>
            </w:pPr>
            <w:r>
              <w:t>of virginity Invites</w:t>
            </w:r>
          </w:p>
          <w:p w14:paraId="398908F0" w14:textId="77777777" w:rsidR="00E35F1F" w:rsidRDefault="00E35F1F" w:rsidP="006A0382">
            <w:pPr>
              <w:pStyle w:val="EngHang"/>
            </w:pPr>
            <w:r>
              <w:t>our tongues to venerate</w:t>
            </w:r>
          </w:p>
          <w:p w14:paraId="5928B25B" w14:textId="77777777" w:rsidR="00E35F1F" w:rsidRDefault="00E35F1F" w:rsidP="00E35F1F">
            <w:pPr>
              <w:pStyle w:val="EngHangEnd"/>
            </w:pPr>
            <w:r>
              <w:t>Mary the Theotokos</w:t>
            </w:r>
          </w:p>
          <w:p w14:paraId="094F3EBA" w14:textId="77777777" w:rsidR="00E35F1F" w:rsidRDefault="00E35F1F" w:rsidP="00E35F1F"/>
        </w:tc>
        <w:tc>
          <w:tcPr>
            <w:tcW w:w="288" w:type="dxa"/>
          </w:tcPr>
          <w:p w14:paraId="40262E1A" w14:textId="77777777" w:rsidR="00E35F1F" w:rsidRDefault="00E35F1F" w:rsidP="00E35F1F"/>
        </w:tc>
        <w:tc>
          <w:tcPr>
            <w:tcW w:w="288" w:type="dxa"/>
          </w:tcPr>
          <w:p w14:paraId="13C36EB2" w14:textId="77777777" w:rsidR="00E35F1F" w:rsidRDefault="00E35F1F" w:rsidP="00E35F1F">
            <w:pPr>
              <w:pStyle w:val="CopticCross"/>
            </w:pPr>
          </w:p>
        </w:tc>
        <w:tc>
          <w:tcPr>
            <w:tcW w:w="3960" w:type="dxa"/>
          </w:tcPr>
          <w:p w14:paraId="4B7A4E92" w14:textId="77777777" w:rsidR="00E35F1F" w:rsidRDefault="00E35F1F" w:rsidP="00E35F1F">
            <w:pPr>
              <w:pStyle w:val="CopticVersemulti-line"/>
            </w:pPr>
            <w:r w:rsidRPr="00866C14">
              <w:t>Ⲟⲩ</w:t>
            </w:r>
            <w:r w:rsidRPr="00866C14">
              <w:rPr>
                <w:rFonts w:ascii="Times New Roman" w:hAnsi="Times New Roman" w:cs="Times New Roman"/>
              </w:rPr>
              <w:t>ϣ</w:t>
            </w:r>
            <w:r w:rsidRPr="00866C14">
              <w:t>ⲁⲓ ⲙ</w:t>
            </w:r>
            <w:r w:rsidRPr="00866C14">
              <w:rPr>
                <w:rFonts w:ascii="Times New Roman" w:hAnsi="Times New Roman" w:cs="Times New Roman"/>
              </w:rPr>
              <w:t>̀</w:t>
            </w:r>
            <w:r w:rsidRPr="00866C14">
              <w:t>ⲡⲁⲣⲑⲉⲛⲓⲕⲟⲛ</w:t>
            </w:r>
          </w:p>
          <w:p w14:paraId="2E2521D0" w14:textId="77777777" w:rsidR="00E35F1F" w:rsidRDefault="00E35F1F" w:rsidP="00E35F1F">
            <w:pPr>
              <w:pStyle w:val="CopticVersemulti-line"/>
            </w:pPr>
            <w:r w:rsidRPr="00866C14">
              <w:t>ⲉⲧⲑⲱ</w:t>
            </w:r>
            <w:r w:rsidRPr="00866C14">
              <w:rPr>
                <w:rFonts w:ascii="Times New Roman" w:hAnsi="Times New Roman" w:cs="Times New Roman"/>
              </w:rPr>
              <w:t>ϩ</w:t>
            </w:r>
            <w:r w:rsidRPr="00866C14">
              <w:t>ⲉⲙ ⲙ</w:t>
            </w:r>
            <w:r w:rsidRPr="00866C14">
              <w:rPr>
                <w:rFonts w:ascii="Times New Roman" w:hAnsi="Times New Roman" w:cs="Times New Roman"/>
              </w:rPr>
              <w:t>̀</w:t>
            </w:r>
            <w:r w:rsidRPr="00866C14">
              <w:t>ⲡⲉⲛⲗⲁⲥ ⲙ</w:t>
            </w:r>
            <w:r w:rsidRPr="00866C14">
              <w:rPr>
                <w:rFonts w:ascii="Times New Roman" w:hAnsi="Times New Roman" w:cs="Times New Roman"/>
              </w:rPr>
              <w:t>̀</w:t>
            </w:r>
            <w:r w:rsidRPr="00866C14">
              <w:t>ⲫⲟⲟⲩ</w:t>
            </w:r>
          </w:p>
          <w:p w14:paraId="618EFC2E" w14:textId="77777777" w:rsidR="00E35F1F" w:rsidRDefault="00E35F1F" w:rsidP="00E35F1F">
            <w:pPr>
              <w:pStyle w:val="CopticVersemulti-line"/>
            </w:pPr>
            <w:r w:rsidRPr="00866C14">
              <w:t>ⲉⲑⲣⲉⲛⲉⲣⲉⲩⲫⲟⲙⲓⲛ</w:t>
            </w:r>
          </w:p>
          <w:p w14:paraId="456D65D3" w14:textId="77777777" w:rsidR="00E35F1F" w:rsidRDefault="00E35F1F" w:rsidP="00E35F1F">
            <w:pPr>
              <w:pStyle w:val="CopticVerse"/>
            </w:pPr>
            <w:r w:rsidRPr="00866C14">
              <w:t>ⲛ</w:t>
            </w:r>
            <w:r w:rsidRPr="00866C14">
              <w:rPr>
                <w:rFonts w:ascii="Times New Roman" w:hAnsi="Times New Roman" w:cs="Times New Roman"/>
              </w:rPr>
              <w:t>̀ϯ</w:t>
            </w:r>
            <w:r w:rsidRPr="00866C14">
              <w:t>ⲑⲉⲟⲧⲟⲕⲟⲥ Ⲙⲁⲣⲓⲁ</w:t>
            </w:r>
          </w:p>
        </w:tc>
      </w:tr>
      <w:tr w:rsidR="00E35F1F" w14:paraId="65598803" w14:textId="77777777" w:rsidTr="00E35F1F">
        <w:trPr>
          <w:cantSplit/>
          <w:jc w:val="center"/>
        </w:trPr>
        <w:tc>
          <w:tcPr>
            <w:tcW w:w="288" w:type="dxa"/>
          </w:tcPr>
          <w:p w14:paraId="34FFBEC9" w14:textId="77777777" w:rsidR="00E35F1F" w:rsidRDefault="00E35F1F" w:rsidP="00E35F1F">
            <w:pPr>
              <w:pStyle w:val="CopticCross"/>
            </w:pPr>
            <w:r w:rsidRPr="00FB5ACB">
              <w:t>¿</w:t>
            </w:r>
          </w:p>
        </w:tc>
        <w:tc>
          <w:tcPr>
            <w:tcW w:w="3960" w:type="dxa"/>
          </w:tcPr>
          <w:p w14:paraId="5246E229" w14:textId="77777777" w:rsidR="00E35F1F" w:rsidRPr="007425E1" w:rsidRDefault="00E35F1F" w:rsidP="00E35F1F">
            <w:pPr>
              <w:pStyle w:val="EngHang"/>
            </w:pPr>
            <w:r w:rsidRPr="007425E1">
              <w:t>Because of Him Who was born to us,</w:t>
            </w:r>
            <w:r w:rsidRPr="007425E1">
              <w:tab/>
            </w:r>
          </w:p>
          <w:p w14:paraId="045F2121" w14:textId="77777777" w:rsidR="00E35F1F" w:rsidRPr="007425E1" w:rsidRDefault="00E35F1F" w:rsidP="00E35F1F">
            <w:pPr>
              <w:pStyle w:val="EngHang"/>
            </w:pPr>
            <w:r w:rsidRPr="007425E1">
              <w:t>In the city of Davi</w:t>
            </w:r>
            <w:r>
              <w:t>d:</w:t>
            </w:r>
          </w:p>
          <w:p w14:paraId="5086A77C" w14:textId="77777777" w:rsidR="00E35F1F" w:rsidRPr="007425E1" w:rsidRDefault="00E35F1F" w:rsidP="00E35F1F">
            <w:pPr>
              <w:pStyle w:val="EngHang"/>
            </w:pPr>
            <w:r w:rsidRPr="007425E1">
              <w:t>Our Saviour Jesus,</w:t>
            </w:r>
          </w:p>
          <w:p w14:paraId="58D4183C" w14:textId="77777777" w:rsidR="00E35F1F" w:rsidRDefault="00E35F1F" w:rsidP="00E35F1F">
            <w:pPr>
              <w:pStyle w:val="EngHangEnd"/>
            </w:pPr>
            <w:r w:rsidRPr="007425E1">
              <w:t>Christ the Lord.</w:t>
            </w:r>
          </w:p>
        </w:tc>
        <w:tc>
          <w:tcPr>
            <w:tcW w:w="288" w:type="dxa"/>
          </w:tcPr>
          <w:p w14:paraId="5BB2ADFB" w14:textId="77777777" w:rsidR="00E35F1F" w:rsidRDefault="00E35F1F" w:rsidP="00E35F1F"/>
        </w:tc>
        <w:tc>
          <w:tcPr>
            <w:tcW w:w="288" w:type="dxa"/>
          </w:tcPr>
          <w:p w14:paraId="70C95D82" w14:textId="77777777" w:rsidR="00E35F1F" w:rsidRDefault="00E35F1F" w:rsidP="00E35F1F">
            <w:pPr>
              <w:pStyle w:val="CopticCross"/>
            </w:pPr>
            <w:r w:rsidRPr="00FB5ACB">
              <w:t>¿</w:t>
            </w:r>
          </w:p>
        </w:tc>
        <w:tc>
          <w:tcPr>
            <w:tcW w:w="3960" w:type="dxa"/>
          </w:tcPr>
          <w:p w14:paraId="78153092" w14:textId="77777777" w:rsidR="00E35F1F" w:rsidRDefault="00E35F1F" w:rsidP="00E35F1F">
            <w:pPr>
              <w:pStyle w:val="CopticVersemulti-line"/>
            </w:pPr>
            <w:r w:rsidRPr="00866C14">
              <w:t>Ⲉⲑⲃⲉ ⲫⲏⲉⲧⲁⲩⲙⲁⲥϥ ⲛⲁⲛ</w:t>
            </w:r>
          </w:p>
          <w:p w14:paraId="5FF5440D" w14:textId="77777777" w:rsidR="00E35F1F" w:rsidRDefault="00E35F1F" w:rsidP="00E35F1F">
            <w:pPr>
              <w:pStyle w:val="CopticVersemulti-line"/>
            </w:pPr>
            <w:r w:rsidRPr="00866C14">
              <w:t>ϧⲉⲛ ⲑ̀ⲃⲁⲕⲓ ⲛ̀Ⲇⲁⲩⲓⲇ</w:t>
            </w:r>
          </w:p>
          <w:p w14:paraId="5F40A008" w14:textId="77777777" w:rsidR="00E35F1F" w:rsidRDefault="00E35F1F" w:rsidP="00E35F1F">
            <w:pPr>
              <w:pStyle w:val="CopticVersemulti-line"/>
            </w:pPr>
            <w:r w:rsidRPr="00866C14">
              <w:t>Ⲡⲉⲛⲑⲱⲧⲏⲣ Ⲓⲏ̅ⲥ</w:t>
            </w:r>
          </w:p>
          <w:p w14:paraId="4D482FAB" w14:textId="77777777" w:rsidR="00E35F1F" w:rsidRDefault="00E35F1F" w:rsidP="00E35F1F">
            <w:pPr>
              <w:pStyle w:val="CopticVerse"/>
            </w:pPr>
            <w:r w:rsidRPr="00866C14">
              <w:t>ⲟⲩⲟϩ Ⲡⲭ̅ⲥ Ⲡⲟ̅ⲥ̅</w:t>
            </w:r>
          </w:p>
        </w:tc>
      </w:tr>
      <w:tr w:rsidR="00E35F1F" w14:paraId="345BEE83" w14:textId="77777777" w:rsidTr="00E35F1F">
        <w:trPr>
          <w:cantSplit/>
          <w:jc w:val="center"/>
        </w:trPr>
        <w:tc>
          <w:tcPr>
            <w:tcW w:w="288" w:type="dxa"/>
          </w:tcPr>
          <w:p w14:paraId="36C3D393" w14:textId="77777777" w:rsidR="00E35F1F" w:rsidRDefault="00E35F1F" w:rsidP="00E35F1F">
            <w:pPr>
              <w:pStyle w:val="CopticCross"/>
            </w:pPr>
          </w:p>
        </w:tc>
        <w:tc>
          <w:tcPr>
            <w:tcW w:w="3960" w:type="dxa"/>
          </w:tcPr>
          <w:p w14:paraId="11988B3E" w14:textId="77777777" w:rsidR="00E35F1F" w:rsidRPr="007425E1" w:rsidRDefault="00E35F1F" w:rsidP="00E35F1F">
            <w:pPr>
              <w:pStyle w:val="EngHang"/>
            </w:pPr>
            <w:r w:rsidRPr="007425E1">
              <w:t xml:space="preserve">O come all </w:t>
            </w:r>
            <w:r>
              <w:t>you nations,</w:t>
            </w:r>
          </w:p>
          <w:p w14:paraId="24227F06" w14:textId="77777777" w:rsidR="00E35F1F" w:rsidRPr="007425E1" w:rsidRDefault="00E35F1F" w:rsidP="00E35F1F">
            <w:pPr>
              <w:pStyle w:val="EngHang"/>
            </w:pPr>
            <w:r w:rsidRPr="007425E1">
              <w:t>That we may bless her,</w:t>
            </w:r>
          </w:p>
          <w:p w14:paraId="5A6FD72E" w14:textId="77777777" w:rsidR="00E35F1F" w:rsidRPr="007425E1" w:rsidRDefault="00E35F1F" w:rsidP="00E35F1F">
            <w:pPr>
              <w:pStyle w:val="EngHang"/>
            </w:pPr>
            <w:r w:rsidRPr="007425E1">
              <w:t>For she became both</w:t>
            </w:r>
          </w:p>
          <w:p w14:paraId="0F9EDCED" w14:textId="77777777" w:rsidR="00E35F1F" w:rsidRDefault="00E35F1F" w:rsidP="00E35F1F">
            <w:pPr>
              <w:pStyle w:val="EngHangEnd"/>
            </w:pPr>
            <w:r w:rsidRPr="007425E1">
              <w:t>Mother and virgin.</w:t>
            </w:r>
          </w:p>
        </w:tc>
        <w:tc>
          <w:tcPr>
            <w:tcW w:w="288" w:type="dxa"/>
          </w:tcPr>
          <w:p w14:paraId="5C8E2213" w14:textId="77777777" w:rsidR="00E35F1F" w:rsidRDefault="00E35F1F" w:rsidP="00E35F1F"/>
        </w:tc>
        <w:tc>
          <w:tcPr>
            <w:tcW w:w="288" w:type="dxa"/>
          </w:tcPr>
          <w:p w14:paraId="53BE12A9" w14:textId="77777777" w:rsidR="00E35F1F" w:rsidRDefault="00E35F1F" w:rsidP="00E35F1F">
            <w:pPr>
              <w:pStyle w:val="CopticCross"/>
            </w:pPr>
          </w:p>
        </w:tc>
        <w:tc>
          <w:tcPr>
            <w:tcW w:w="3960" w:type="dxa"/>
          </w:tcPr>
          <w:p w14:paraId="3DDEBC7B" w14:textId="77777777" w:rsidR="00E35F1F" w:rsidRDefault="00E35F1F" w:rsidP="00E35F1F">
            <w:pPr>
              <w:pStyle w:val="CopticVersemulti-line"/>
            </w:pPr>
            <w:r w:rsidRPr="00866C14">
              <w:t>Ⲁⲙⲱⲓⲛⲓ ⲛⲓⲗⲁⲟⲥ ⲧⲏⲣⲟⲩ</w:t>
            </w:r>
          </w:p>
          <w:p w14:paraId="24F1816B" w14:textId="77777777" w:rsidR="00E35F1F" w:rsidRDefault="00E35F1F" w:rsidP="00E35F1F">
            <w:pPr>
              <w:pStyle w:val="CopticVersemulti-line"/>
            </w:pPr>
            <w:r w:rsidRPr="00866C14">
              <w:t>ⲛ̀ⲧⲉⲛⲉⲣⲙⲁⲕⲁⲣⲓⲍⲓⲛ ⲙ̀ⲙⲟⲥ</w:t>
            </w:r>
          </w:p>
          <w:p w14:paraId="5FFEAB54" w14:textId="77777777" w:rsidR="00E35F1F" w:rsidRDefault="00E35F1F" w:rsidP="00E35F1F">
            <w:pPr>
              <w:pStyle w:val="CopticVersemulti-line"/>
            </w:pPr>
            <w:r w:rsidRPr="00866C14">
              <w:t>ϫⲉ ⲁⲥϣⲱⲡⲓ ⲙ̀ⲙⲁⲩ</w:t>
            </w:r>
          </w:p>
          <w:p w14:paraId="47FF9DF7" w14:textId="77777777" w:rsidR="00E35F1F" w:rsidRDefault="00E35F1F" w:rsidP="00E35F1F">
            <w:pPr>
              <w:pStyle w:val="CopticVerse"/>
            </w:pPr>
            <w:r w:rsidRPr="00866C14">
              <w:t>ⲟⲩⲟϩ ⲙ̀ⲡⲁⲣⲑⲉⲛⲟⲥ ⲉⲩⲥⲟⲡ</w:t>
            </w:r>
          </w:p>
        </w:tc>
      </w:tr>
      <w:tr w:rsidR="00E35F1F" w14:paraId="7677F969" w14:textId="77777777" w:rsidTr="00E35F1F">
        <w:trPr>
          <w:cantSplit/>
          <w:jc w:val="center"/>
        </w:trPr>
        <w:tc>
          <w:tcPr>
            <w:tcW w:w="288" w:type="dxa"/>
          </w:tcPr>
          <w:p w14:paraId="45D9F301" w14:textId="77777777" w:rsidR="00E35F1F" w:rsidRDefault="00E35F1F" w:rsidP="00E35F1F">
            <w:pPr>
              <w:pStyle w:val="CopticCross"/>
            </w:pPr>
            <w:r w:rsidRPr="00FB5ACB">
              <w:lastRenderedPageBreak/>
              <w:t>¿</w:t>
            </w:r>
          </w:p>
        </w:tc>
        <w:tc>
          <w:tcPr>
            <w:tcW w:w="3960" w:type="dxa"/>
          </w:tcPr>
          <w:p w14:paraId="554C37EA" w14:textId="1E56175E" w:rsidR="00E35F1F" w:rsidRPr="007425E1" w:rsidRDefault="00F36A13" w:rsidP="00E35F1F">
            <w:pPr>
              <w:pStyle w:val="EngHang"/>
            </w:pPr>
            <w:r>
              <w:t>Rejoice</w:t>
            </w:r>
            <w:r w:rsidR="00E35F1F" w:rsidRPr="007425E1">
              <w:t xml:space="preserve"> O Virgin,</w:t>
            </w:r>
          </w:p>
          <w:p w14:paraId="680A01F1" w14:textId="77777777" w:rsidR="00E35F1F" w:rsidRPr="007425E1" w:rsidRDefault="00E35F1F" w:rsidP="00E35F1F">
            <w:pPr>
              <w:pStyle w:val="EngHang"/>
            </w:pPr>
            <w:r>
              <w:t>Pure and incorrupt;</w:t>
            </w:r>
          </w:p>
          <w:p w14:paraId="62F97701" w14:textId="77777777" w:rsidR="00E35F1F" w:rsidRPr="007425E1" w:rsidRDefault="00E35F1F" w:rsidP="00E35F1F">
            <w:pPr>
              <w:pStyle w:val="EngHang"/>
            </w:pPr>
            <w:r>
              <w:t>T</w:t>
            </w:r>
            <w:r w:rsidRPr="007425E1">
              <w:t>he Logos of God,</w:t>
            </w:r>
          </w:p>
          <w:p w14:paraId="17575641" w14:textId="77777777" w:rsidR="00E35F1F" w:rsidRDefault="00E35F1F" w:rsidP="00E35F1F">
            <w:pPr>
              <w:pStyle w:val="EngHangEnd"/>
            </w:pPr>
            <w:r w:rsidRPr="007425E1">
              <w:t>Came and was incarnate of you.</w:t>
            </w:r>
          </w:p>
        </w:tc>
        <w:tc>
          <w:tcPr>
            <w:tcW w:w="288" w:type="dxa"/>
          </w:tcPr>
          <w:p w14:paraId="0C94BCE1" w14:textId="77777777" w:rsidR="00E35F1F" w:rsidRDefault="00E35F1F" w:rsidP="00E35F1F"/>
        </w:tc>
        <w:tc>
          <w:tcPr>
            <w:tcW w:w="288" w:type="dxa"/>
          </w:tcPr>
          <w:p w14:paraId="411EBF3B" w14:textId="77777777" w:rsidR="00E35F1F" w:rsidRDefault="00E35F1F" w:rsidP="00E35F1F">
            <w:pPr>
              <w:pStyle w:val="CopticCross"/>
            </w:pPr>
            <w:r w:rsidRPr="00FB5ACB">
              <w:t>¿</w:t>
            </w:r>
          </w:p>
        </w:tc>
        <w:tc>
          <w:tcPr>
            <w:tcW w:w="3960" w:type="dxa"/>
          </w:tcPr>
          <w:p w14:paraId="539B1CD0" w14:textId="77777777" w:rsidR="00E35F1F" w:rsidRDefault="00E35F1F" w:rsidP="00E35F1F">
            <w:pPr>
              <w:pStyle w:val="CopticVersemulti-line"/>
            </w:pPr>
            <w:r w:rsidRPr="002147AA">
              <w:t>Ⲭⲉⲣⲉ ⲛⲉ ⲱ̀ ϯⲡⲁⲣⲑⲉⲛⲟⲥ</w:t>
            </w:r>
          </w:p>
          <w:p w14:paraId="00AD445D" w14:textId="77777777" w:rsidR="00E35F1F" w:rsidRDefault="00E35F1F" w:rsidP="00E35F1F">
            <w:pPr>
              <w:pStyle w:val="CopticVersemulti-line"/>
            </w:pPr>
            <w:r w:rsidRPr="002147AA">
              <w:t>ⲑⲏⲉⲧⲧⲟⲩⲃⲏⲟⲩⲧ ⲛ̀ⲁⲧⲧⲁⲕⲟ</w:t>
            </w:r>
          </w:p>
          <w:p w14:paraId="12244D60" w14:textId="77777777" w:rsidR="00E35F1F" w:rsidRDefault="00E35F1F" w:rsidP="00E35F1F">
            <w:pPr>
              <w:pStyle w:val="CopticVersemulti-line"/>
            </w:pPr>
            <w:r w:rsidRPr="002147AA">
              <w:t>ⲉ̀ⲧⲁ ⲡⲓⲗⲟⲅⲟⲥ ⲛ̀ⲧⲉ ⲫ̀ⲓⲱⲧ</w:t>
            </w:r>
          </w:p>
          <w:p w14:paraId="15B90816" w14:textId="77777777" w:rsidR="00E35F1F" w:rsidRDefault="00E35F1F" w:rsidP="00E35F1F">
            <w:pPr>
              <w:pStyle w:val="CopticVerse"/>
            </w:pPr>
            <w:r w:rsidRPr="002147AA">
              <w:t>ⲓ̀ ⲁϥϭⲓⲥⲁⲣⲝ ⲉⲃⲟⲗⲛ̀ϧⲏϯ</w:t>
            </w:r>
          </w:p>
        </w:tc>
      </w:tr>
      <w:tr w:rsidR="00E35F1F" w14:paraId="68BFB3BD" w14:textId="77777777" w:rsidTr="00E35F1F">
        <w:trPr>
          <w:cantSplit/>
          <w:jc w:val="center"/>
        </w:trPr>
        <w:tc>
          <w:tcPr>
            <w:tcW w:w="288" w:type="dxa"/>
          </w:tcPr>
          <w:p w14:paraId="73A8294A" w14:textId="77777777" w:rsidR="00E35F1F" w:rsidRDefault="00E35F1F" w:rsidP="00E35F1F">
            <w:pPr>
              <w:pStyle w:val="CopticCross"/>
            </w:pPr>
          </w:p>
        </w:tc>
        <w:tc>
          <w:tcPr>
            <w:tcW w:w="3960" w:type="dxa"/>
          </w:tcPr>
          <w:p w14:paraId="1544F2F2" w14:textId="09BD5D30" w:rsidR="00E35F1F" w:rsidRPr="007425E1" w:rsidRDefault="00F36A13" w:rsidP="00E35F1F">
            <w:pPr>
              <w:pStyle w:val="EngHang"/>
            </w:pPr>
            <w:r>
              <w:t>Rejoice O</w:t>
            </w:r>
            <w:r w:rsidR="00E35F1F">
              <w:t xml:space="preserve"> </w:t>
            </w:r>
            <w:r>
              <w:t>unblemished</w:t>
            </w:r>
          </w:p>
          <w:p w14:paraId="1128F985" w14:textId="77777777" w:rsidR="00E35F1F" w:rsidRPr="007425E1" w:rsidRDefault="00E35F1F" w:rsidP="00E35F1F">
            <w:pPr>
              <w:pStyle w:val="EngHang"/>
            </w:pPr>
            <w:r>
              <w:t>A</w:t>
            </w:r>
            <w:r w:rsidRPr="007425E1">
              <w:t>nd elect</w:t>
            </w:r>
            <w:r>
              <w:t xml:space="preserve"> vessel</w:t>
            </w:r>
            <w:r w:rsidRPr="007425E1">
              <w:t>,</w:t>
            </w:r>
          </w:p>
          <w:p w14:paraId="6BF9215B" w14:textId="77777777" w:rsidR="00E35F1F" w:rsidRPr="007425E1" w:rsidRDefault="00E35F1F" w:rsidP="00E35F1F">
            <w:pPr>
              <w:pStyle w:val="EngHang"/>
            </w:pPr>
            <w:r>
              <w:t xml:space="preserve">Of your true </w:t>
            </w:r>
            <w:r>
              <w:tab/>
            </w:r>
            <w:r>
              <w:tab/>
            </w:r>
          </w:p>
          <w:p w14:paraId="4F81892F" w14:textId="77777777" w:rsidR="00E35F1F" w:rsidRDefault="00E35F1F" w:rsidP="00E35F1F">
            <w:pPr>
              <w:pStyle w:val="EngHangEnd"/>
            </w:pPr>
            <w:r w:rsidRPr="007425E1">
              <w:t>And perfect virginity.</w:t>
            </w:r>
          </w:p>
        </w:tc>
        <w:tc>
          <w:tcPr>
            <w:tcW w:w="288" w:type="dxa"/>
          </w:tcPr>
          <w:p w14:paraId="3778A3EB" w14:textId="77777777" w:rsidR="00E35F1F" w:rsidRDefault="00E35F1F" w:rsidP="00E35F1F"/>
        </w:tc>
        <w:tc>
          <w:tcPr>
            <w:tcW w:w="288" w:type="dxa"/>
          </w:tcPr>
          <w:p w14:paraId="2A355207" w14:textId="77777777" w:rsidR="00E35F1F" w:rsidRDefault="00E35F1F" w:rsidP="00E35F1F">
            <w:pPr>
              <w:pStyle w:val="CopticCross"/>
            </w:pPr>
          </w:p>
        </w:tc>
        <w:tc>
          <w:tcPr>
            <w:tcW w:w="3960" w:type="dxa"/>
          </w:tcPr>
          <w:p w14:paraId="5A98A059" w14:textId="77777777" w:rsidR="00E35F1F" w:rsidRDefault="00E35F1F" w:rsidP="00E35F1F">
            <w:pPr>
              <w:pStyle w:val="CopticVersemulti-line"/>
            </w:pPr>
            <w:r w:rsidRPr="002147AA">
              <w:t>Ⲭⲉⲣⲉ ⲡⲓⲕⲩⲙⲓⲗⲗⲓⲟⲛ</w:t>
            </w:r>
          </w:p>
          <w:p w14:paraId="2C4C4CF3" w14:textId="77777777" w:rsidR="00E35F1F" w:rsidRDefault="00E35F1F" w:rsidP="00E35F1F">
            <w:pPr>
              <w:pStyle w:val="CopticVersemulti-line"/>
            </w:pPr>
            <w:r w:rsidRPr="002147AA">
              <w:t>ⲛ̀ⲁⲧⲁϭⲛⲓ ⲟⲩⲟϩ ⲉⲧⲥⲱⲧⲡ</w:t>
            </w:r>
          </w:p>
          <w:p w14:paraId="0630DF39" w14:textId="77777777" w:rsidR="00E35F1F" w:rsidRDefault="00E35F1F" w:rsidP="00E35F1F">
            <w:pPr>
              <w:pStyle w:val="CopticVersemulti-line"/>
            </w:pPr>
            <w:r w:rsidRPr="002147AA">
              <w:t>ⲛ̀ⲧⲉ ⲧⲉⲡⲁⲣⲑⲉⲛⲓⲁ̀ ⲙ̀ⲙⲏⲓ</w:t>
            </w:r>
          </w:p>
          <w:p w14:paraId="1BF03220" w14:textId="77777777" w:rsidR="00E35F1F" w:rsidRDefault="00E35F1F" w:rsidP="00E35F1F">
            <w:pPr>
              <w:pStyle w:val="CopticVerse"/>
            </w:pPr>
            <w:r w:rsidRPr="002147AA">
              <w:t>ⲟⲩⲟϩ ⲉⲧϫⲏⲕ ⲉⲃⲟⲗ</w:t>
            </w:r>
          </w:p>
        </w:tc>
      </w:tr>
      <w:tr w:rsidR="00E35F1F" w14:paraId="1BF137B2" w14:textId="77777777" w:rsidTr="00E35F1F">
        <w:trPr>
          <w:cantSplit/>
          <w:jc w:val="center"/>
        </w:trPr>
        <w:tc>
          <w:tcPr>
            <w:tcW w:w="288" w:type="dxa"/>
          </w:tcPr>
          <w:p w14:paraId="1D5F49C1" w14:textId="77777777" w:rsidR="00E35F1F" w:rsidRDefault="00E35F1F" w:rsidP="00E35F1F">
            <w:pPr>
              <w:pStyle w:val="CopticCross"/>
            </w:pPr>
            <w:r w:rsidRPr="00FB5ACB">
              <w:t>¿</w:t>
            </w:r>
          </w:p>
        </w:tc>
        <w:tc>
          <w:tcPr>
            <w:tcW w:w="3960" w:type="dxa"/>
          </w:tcPr>
          <w:p w14:paraId="6B9D40C2" w14:textId="42BB9C68" w:rsidR="00E35F1F" w:rsidRPr="007425E1" w:rsidRDefault="00F36A13" w:rsidP="00E35F1F">
            <w:pPr>
              <w:pStyle w:val="EngHang"/>
            </w:pPr>
            <w:r>
              <w:t>Rejoice O rational</w:t>
            </w:r>
          </w:p>
          <w:p w14:paraId="0ACA55E8" w14:textId="77777777" w:rsidR="00E35F1F" w:rsidRPr="007425E1" w:rsidRDefault="00E35F1F" w:rsidP="00E35F1F">
            <w:pPr>
              <w:pStyle w:val="EngHang"/>
            </w:pPr>
            <w:r w:rsidRPr="007425E1">
              <w:t>Paradise of Christ,</w:t>
            </w:r>
          </w:p>
          <w:p w14:paraId="0F4E497A" w14:textId="77777777" w:rsidR="00E35F1F" w:rsidRPr="007425E1" w:rsidRDefault="00E35F1F" w:rsidP="00E35F1F">
            <w:pPr>
              <w:pStyle w:val="EngHang"/>
            </w:pPr>
            <w:r w:rsidRPr="007425E1">
              <w:t>Who became a Second Adam,</w:t>
            </w:r>
          </w:p>
          <w:p w14:paraId="49657688" w14:textId="77777777" w:rsidR="00E35F1F" w:rsidRDefault="00E35F1F" w:rsidP="00E35F1F">
            <w:pPr>
              <w:pStyle w:val="EngHangEnd"/>
            </w:pPr>
            <w:r w:rsidRPr="007425E1">
              <w:t>For Adam, the first man.</w:t>
            </w:r>
          </w:p>
        </w:tc>
        <w:tc>
          <w:tcPr>
            <w:tcW w:w="288" w:type="dxa"/>
          </w:tcPr>
          <w:p w14:paraId="5481157F" w14:textId="77777777" w:rsidR="00E35F1F" w:rsidRDefault="00E35F1F" w:rsidP="00E35F1F"/>
        </w:tc>
        <w:tc>
          <w:tcPr>
            <w:tcW w:w="288" w:type="dxa"/>
          </w:tcPr>
          <w:p w14:paraId="77229E06" w14:textId="77777777" w:rsidR="00E35F1F" w:rsidRDefault="00E35F1F" w:rsidP="00E35F1F">
            <w:pPr>
              <w:pStyle w:val="CopticCross"/>
            </w:pPr>
            <w:r w:rsidRPr="00FB5ACB">
              <w:t>¿</w:t>
            </w:r>
          </w:p>
        </w:tc>
        <w:tc>
          <w:tcPr>
            <w:tcW w:w="3960" w:type="dxa"/>
          </w:tcPr>
          <w:p w14:paraId="061533CF" w14:textId="77777777" w:rsidR="00E35F1F" w:rsidRDefault="00E35F1F" w:rsidP="00E35F1F">
            <w:pPr>
              <w:pStyle w:val="CopticVersemulti-line"/>
            </w:pPr>
            <w:r w:rsidRPr="002147AA">
              <w:t>Ⲭⲉⲣⲉ ⲡⲓⲡⲁⲣⲁⲇⲓⲥⲟⲥ</w:t>
            </w:r>
          </w:p>
          <w:p w14:paraId="767147C4" w14:textId="77777777" w:rsidR="00E35F1F" w:rsidRDefault="00E35F1F" w:rsidP="00E35F1F">
            <w:pPr>
              <w:pStyle w:val="CopticVersemulti-line"/>
            </w:pPr>
            <w:r w:rsidRPr="002147AA">
              <w:t>ⲛ̀ⲗⲟⲅⲓⲕⲟⲛ ⲛ̀ⲧⲉ Ⲡⲭ̅ⲥ</w:t>
            </w:r>
          </w:p>
          <w:p w14:paraId="72DB138D" w14:textId="77777777" w:rsidR="00E35F1F" w:rsidRDefault="00E35F1F" w:rsidP="00E35F1F">
            <w:pPr>
              <w:pStyle w:val="CopticVersemulti-line"/>
            </w:pPr>
            <w:r w:rsidRPr="002147AA">
              <w:t>ⲫⲏⲉⲧⲁϥϣⲱⲡⲓ ⲙ̀ⲙⲁϩⲥ̀ⲛⲁⲩ ⲛ̀Ⲁⲇⲁⲙ</w:t>
            </w:r>
          </w:p>
          <w:p w14:paraId="5989F10C" w14:textId="77777777" w:rsidR="00E35F1F" w:rsidRDefault="00E35F1F" w:rsidP="00E35F1F">
            <w:pPr>
              <w:pStyle w:val="CopticVerse"/>
            </w:pPr>
            <w:r w:rsidRPr="002147AA">
              <w:t>ⲉⲑⲃⲉ Ⲁⲇⲁⲙ ⲡⲓϣⲟⲣⲡ ⲛ̀ⲣⲱⲙⲓ</w:t>
            </w:r>
          </w:p>
        </w:tc>
      </w:tr>
      <w:tr w:rsidR="00E35F1F" w14:paraId="32B1FA1E" w14:textId="77777777" w:rsidTr="00E35F1F">
        <w:trPr>
          <w:cantSplit/>
          <w:jc w:val="center"/>
        </w:trPr>
        <w:tc>
          <w:tcPr>
            <w:tcW w:w="288" w:type="dxa"/>
          </w:tcPr>
          <w:p w14:paraId="0FF27571" w14:textId="77777777" w:rsidR="00E35F1F" w:rsidRDefault="00E35F1F" w:rsidP="00E35F1F">
            <w:pPr>
              <w:pStyle w:val="CopticCross"/>
            </w:pPr>
          </w:p>
        </w:tc>
        <w:tc>
          <w:tcPr>
            <w:tcW w:w="3960" w:type="dxa"/>
          </w:tcPr>
          <w:p w14:paraId="6390385B" w14:textId="0BA74235" w:rsidR="00E35F1F" w:rsidRPr="007425E1" w:rsidRDefault="00F36A13" w:rsidP="00E35F1F">
            <w:pPr>
              <w:pStyle w:val="EngHang"/>
              <w:rPr>
                <w:color w:val="FF0000"/>
              </w:rPr>
            </w:pPr>
            <w:r>
              <w:t>Rejoice O</w:t>
            </w:r>
            <w:r w:rsidR="00E35F1F" w:rsidRPr="007425E1">
              <w:t xml:space="preserve"> workshop</w:t>
            </w:r>
            <w:r w:rsidR="00E35F1F">
              <w:tab/>
            </w:r>
          </w:p>
          <w:p w14:paraId="2ECEDFC3" w14:textId="77777777" w:rsidR="00E35F1F" w:rsidRPr="007425E1" w:rsidRDefault="00E35F1F" w:rsidP="00E35F1F">
            <w:pPr>
              <w:pStyle w:val="EngHang"/>
            </w:pPr>
            <w:r w:rsidRPr="007425E1">
              <w:t>Of the undivided unity,</w:t>
            </w:r>
          </w:p>
          <w:p w14:paraId="516B1A79" w14:textId="77777777" w:rsidR="00E35F1F" w:rsidRPr="007425E1" w:rsidRDefault="00E35F1F" w:rsidP="00E35F1F">
            <w:pPr>
              <w:pStyle w:val="EngHang"/>
            </w:pPr>
            <w:r w:rsidRPr="007425E1">
              <w:t>Of the natures that came together in one place,</w:t>
            </w:r>
          </w:p>
          <w:p w14:paraId="14E37D9C" w14:textId="77777777" w:rsidR="00E35F1F" w:rsidRDefault="00E35F1F" w:rsidP="00E35F1F">
            <w:pPr>
              <w:pStyle w:val="EngHangEnd"/>
            </w:pPr>
            <w:r w:rsidRPr="007425E1">
              <w:t>Without mingling.</w:t>
            </w:r>
          </w:p>
        </w:tc>
        <w:tc>
          <w:tcPr>
            <w:tcW w:w="288" w:type="dxa"/>
          </w:tcPr>
          <w:p w14:paraId="7656817E" w14:textId="77777777" w:rsidR="00E35F1F" w:rsidRDefault="00E35F1F" w:rsidP="00E35F1F"/>
        </w:tc>
        <w:tc>
          <w:tcPr>
            <w:tcW w:w="288" w:type="dxa"/>
          </w:tcPr>
          <w:p w14:paraId="6FB2A4F9" w14:textId="77777777" w:rsidR="00E35F1F" w:rsidRDefault="00E35F1F" w:rsidP="00E35F1F">
            <w:pPr>
              <w:pStyle w:val="CopticCross"/>
            </w:pPr>
          </w:p>
        </w:tc>
        <w:tc>
          <w:tcPr>
            <w:tcW w:w="3960" w:type="dxa"/>
          </w:tcPr>
          <w:p w14:paraId="336FDB5F" w14:textId="77777777" w:rsidR="00E35F1F" w:rsidRDefault="00E35F1F" w:rsidP="00E35F1F">
            <w:pPr>
              <w:pStyle w:val="CopticVersemulti-line"/>
            </w:pPr>
            <w:r w:rsidRPr="002147AA">
              <w:t>Ⲭⲉⲣⲉ ⲡⲓⲉⲣⲅⲁⲥⲧⲏⲣⲓⲟⲛ</w:t>
            </w:r>
          </w:p>
          <w:p w14:paraId="653F892D" w14:textId="77777777" w:rsidR="00E35F1F" w:rsidRDefault="00E35F1F" w:rsidP="00E35F1F">
            <w:pPr>
              <w:pStyle w:val="CopticVersemulti-line"/>
            </w:pPr>
            <w:r w:rsidRPr="002147AA">
              <w:t>ⲛ̀ⲧⲉ ϯⲙⲉⲧⲟⲩⲁⲓ ⲛ̀ⲁⲧⲫⲱⲣϫ</w:t>
            </w:r>
          </w:p>
          <w:p w14:paraId="517E6FFE" w14:textId="77777777" w:rsidR="00E35F1F" w:rsidRDefault="00E35F1F" w:rsidP="00E35F1F">
            <w:pPr>
              <w:pStyle w:val="CopticVersemulti-line"/>
            </w:pPr>
            <w:r w:rsidRPr="002147AA">
              <w:t>ⲛ̀ⲧⲉ ⲛⲓⲫⲩⲥⲓⲥ ⲉⲧⲁⲩⲓ̀ ⲉⲩⲙⲁ ⲁⲩⲥⲟⲡ</w:t>
            </w:r>
          </w:p>
          <w:p w14:paraId="7A9B4BA5" w14:textId="77777777" w:rsidR="00E35F1F" w:rsidRDefault="00E35F1F" w:rsidP="00E35F1F">
            <w:pPr>
              <w:pStyle w:val="CopticVerse"/>
            </w:pPr>
            <w:r w:rsidRPr="002147AA">
              <w:t>ϧⲉⲛ ⲟⲩⲙⲉⲧⲁⲧⲙⲟⲩϫⲧ</w:t>
            </w:r>
          </w:p>
        </w:tc>
      </w:tr>
      <w:tr w:rsidR="00E35F1F" w14:paraId="3353CC1A" w14:textId="77777777" w:rsidTr="00E35F1F">
        <w:trPr>
          <w:cantSplit/>
          <w:jc w:val="center"/>
        </w:trPr>
        <w:tc>
          <w:tcPr>
            <w:tcW w:w="288" w:type="dxa"/>
          </w:tcPr>
          <w:p w14:paraId="70D5306E" w14:textId="77777777" w:rsidR="00E35F1F" w:rsidRDefault="00E35F1F" w:rsidP="00E35F1F">
            <w:pPr>
              <w:pStyle w:val="CopticCross"/>
            </w:pPr>
            <w:r w:rsidRPr="00FB5ACB">
              <w:t>¿</w:t>
            </w:r>
          </w:p>
        </w:tc>
        <w:tc>
          <w:tcPr>
            <w:tcW w:w="3960" w:type="dxa"/>
          </w:tcPr>
          <w:p w14:paraId="3DAFDC81" w14:textId="75007541" w:rsidR="00E35F1F" w:rsidRPr="005C0BD9" w:rsidRDefault="00F36A13" w:rsidP="00E35F1F">
            <w:pPr>
              <w:pStyle w:val="EngHang"/>
            </w:pPr>
            <w:r>
              <w:t>Rejoice O</w:t>
            </w:r>
            <w:r w:rsidR="00E35F1F" w:rsidRPr="005C0BD9">
              <w:t xml:space="preserve"> adorned</w:t>
            </w:r>
          </w:p>
          <w:p w14:paraId="1EAB141C" w14:textId="77777777" w:rsidR="00E35F1F" w:rsidRPr="005C0BD9" w:rsidRDefault="00E35F1F" w:rsidP="00E35F1F">
            <w:pPr>
              <w:pStyle w:val="EngHang"/>
            </w:pPr>
            <w:r w:rsidRPr="005C0BD9">
              <w:t>Bridal chamber,</w:t>
            </w:r>
          </w:p>
          <w:p w14:paraId="242F4872" w14:textId="77777777" w:rsidR="00E35F1F" w:rsidRPr="005C0BD9" w:rsidRDefault="00E35F1F" w:rsidP="00E35F1F">
            <w:pPr>
              <w:pStyle w:val="EngHang"/>
            </w:pPr>
            <w:r w:rsidRPr="005C0BD9">
              <w:t>Of the true bridegroom,</w:t>
            </w:r>
          </w:p>
          <w:p w14:paraId="44FB01D3" w14:textId="77777777" w:rsidR="00E35F1F" w:rsidRDefault="00E35F1F" w:rsidP="00E35F1F">
            <w:pPr>
              <w:pStyle w:val="EngHangEnd"/>
            </w:pPr>
            <w:r w:rsidRPr="005C0BD9">
              <w:t>Who was united with humanity.</w:t>
            </w:r>
          </w:p>
        </w:tc>
        <w:tc>
          <w:tcPr>
            <w:tcW w:w="288" w:type="dxa"/>
          </w:tcPr>
          <w:p w14:paraId="6C81CF45" w14:textId="77777777" w:rsidR="00E35F1F" w:rsidRDefault="00E35F1F" w:rsidP="00E35F1F"/>
        </w:tc>
        <w:tc>
          <w:tcPr>
            <w:tcW w:w="288" w:type="dxa"/>
          </w:tcPr>
          <w:p w14:paraId="4AF97F2E" w14:textId="77777777" w:rsidR="00E35F1F" w:rsidRDefault="00E35F1F" w:rsidP="00E35F1F">
            <w:pPr>
              <w:pStyle w:val="CopticCross"/>
            </w:pPr>
            <w:r w:rsidRPr="00FB5ACB">
              <w:t>¿</w:t>
            </w:r>
          </w:p>
        </w:tc>
        <w:tc>
          <w:tcPr>
            <w:tcW w:w="3960" w:type="dxa"/>
          </w:tcPr>
          <w:p w14:paraId="6090DDF4" w14:textId="77777777" w:rsidR="00E35F1F" w:rsidRDefault="00E35F1F" w:rsidP="00E35F1F">
            <w:pPr>
              <w:pStyle w:val="CopticVersemulti-line"/>
            </w:pPr>
            <w:r w:rsidRPr="002147AA">
              <w:t>Ⲭⲉⲣⲉ ⲡⲓⲙⲁⲛ̀ϣⲉⲗⲉⲧ</w:t>
            </w:r>
          </w:p>
          <w:p w14:paraId="309FB61A" w14:textId="77777777" w:rsidR="00E35F1F" w:rsidRDefault="00E35F1F" w:rsidP="00E35F1F">
            <w:pPr>
              <w:pStyle w:val="CopticVersemulti-line"/>
            </w:pPr>
            <w:r w:rsidRPr="002147AA">
              <w:t>ⲉⲧⲥⲉⲗⲥⲱⲗ ϧⲉⲛ ⲟⲩⲑⲟ ⲛ̀ⲣⲏϯ</w:t>
            </w:r>
          </w:p>
          <w:p w14:paraId="7A19E2D3" w14:textId="77777777" w:rsidR="00E35F1F" w:rsidRDefault="00E35F1F" w:rsidP="00E35F1F">
            <w:pPr>
              <w:pStyle w:val="CopticVersemulti-line"/>
            </w:pPr>
            <w:r w:rsidRPr="002147AA">
              <w:t>ⲛ̀ⲧⲉ ⲡⲓⲛⲩⲙⲫⲓⲟⲥ ⲙ̀ⲙⲏⲓ</w:t>
            </w:r>
          </w:p>
          <w:p w14:paraId="4E1FC19F" w14:textId="77777777" w:rsidR="00E35F1F" w:rsidRDefault="00E35F1F" w:rsidP="00E35F1F">
            <w:pPr>
              <w:pStyle w:val="CopticVerse"/>
            </w:pPr>
            <w:r w:rsidRPr="002147AA">
              <w:t>ⲉⲧⲁϥϩⲱⲧⲡ ⲉϯⲙⲉⲧⲣⲱⲙⲓ</w:t>
            </w:r>
          </w:p>
        </w:tc>
      </w:tr>
      <w:tr w:rsidR="00E35F1F" w14:paraId="3BEDC8AC" w14:textId="77777777" w:rsidTr="00E35F1F">
        <w:trPr>
          <w:cantSplit/>
          <w:jc w:val="center"/>
        </w:trPr>
        <w:tc>
          <w:tcPr>
            <w:tcW w:w="288" w:type="dxa"/>
          </w:tcPr>
          <w:p w14:paraId="30C9C508" w14:textId="77777777" w:rsidR="00E35F1F" w:rsidRDefault="00E35F1F" w:rsidP="00E35F1F">
            <w:pPr>
              <w:pStyle w:val="CopticCross"/>
            </w:pPr>
          </w:p>
        </w:tc>
        <w:tc>
          <w:tcPr>
            <w:tcW w:w="3960" w:type="dxa"/>
          </w:tcPr>
          <w:p w14:paraId="4798979A" w14:textId="25D1FCA7" w:rsidR="00E35F1F" w:rsidRPr="005C0BD9" w:rsidRDefault="005E5B7E" w:rsidP="00E35F1F">
            <w:pPr>
              <w:pStyle w:val="EngHang"/>
            </w:pPr>
            <w:r>
              <w:t>Rejoice O</w:t>
            </w:r>
            <w:r w:rsidR="00E35F1F" w:rsidRPr="005C0BD9">
              <w:t xml:space="preserve"> spiritu</w:t>
            </w:r>
            <w:r w:rsidR="00E35F1F">
              <w:t>al,</w:t>
            </w:r>
            <w:r w:rsidR="00E35F1F">
              <w:tab/>
            </w:r>
          </w:p>
          <w:p w14:paraId="43FCC4AA" w14:textId="77777777" w:rsidR="00E35F1F" w:rsidRPr="005C0BD9" w:rsidRDefault="00E35F1F" w:rsidP="00E35F1F">
            <w:pPr>
              <w:pStyle w:val="EngHang"/>
            </w:pPr>
            <w:r w:rsidRPr="005C0BD9">
              <w:t>Natural Bush,</w:t>
            </w:r>
            <w:r w:rsidRPr="005C0BD9">
              <w:tab/>
            </w:r>
            <w:r w:rsidRPr="005C0BD9">
              <w:tab/>
            </w:r>
          </w:p>
          <w:p w14:paraId="53117FCE" w14:textId="77777777" w:rsidR="00E35F1F" w:rsidRDefault="00E35F1F" w:rsidP="005E5B7E">
            <w:pPr>
              <w:pStyle w:val="EngHang"/>
            </w:pPr>
            <w:r>
              <w:t>Who was not consumed,</w:t>
            </w:r>
          </w:p>
          <w:p w14:paraId="6160D7B4" w14:textId="77777777" w:rsidR="00E35F1F" w:rsidRDefault="00E35F1F" w:rsidP="00E35F1F">
            <w:pPr>
              <w:pStyle w:val="EngHangEnd"/>
            </w:pPr>
            <w:r>
              <w:t>By the fire of the Divinity.</w:t>
            </w:r>
          </w:p>
        </w:tc>
        <w:tc>
          <w:tcPr>
            <w:tcW w:w="288" w:type="dxa"/>
          </w:tcPr>
          <w:p w14:paraId="5B3FF45F" w14:textId="77777777" w:rsidR="00E35F1F" w:rsidRDefault="00E35F1F" w:rsidP="00E35F1F"/>
        </w:tc>
        <w:tc>
          <w:tcPr>
            <w:tcW w:w="288" w:type="dxa"/>
          </w:tcPr>
          <w:p w14:paraId="3F8ED480" w14:textId="77777777" w:rsidR="00E35F1F" w:rsidRDefault="00E35F1F" w:rsidP="00E35F1F">
            <w:pPr>
              <w:pStyle w:val="CopticCross"/>
            </w:pPr>
          </w:p>
        </w:tc>
        <w:tc>
          <w:tcPr>
            <w:tcW w:w="3960" w:type="dxa"/>
          </w:tcPr>
          <w:p w14:paraId="657B133B" w14:textId="77777777" w:rsidR="00E35F1F" w:rsidRDefault="00E35F1F" w:rsidP="00E35F1F">
            <w:pPr>
              <w:pStyle w:val="CopticVersemulti-line"/>
            </w:pPr>
            <w:r w:rsidRPr="002147AA">
              <w:t>Ⲭⲉⲣⲉ ⲡⲓⲙ̀ⲯⲩⲭⲟⲛ</w:t>
            </w:r>
          </w:p>
          <w:p w14:paraId="3D9DAB61" w14:textId="77777777" w:rsidR="00E35F1F" w:rsidRDefault="00E35F1F" w:rsidP="00E35F1F">
            <w:pPr>
              <w:pStyle w:val="CopticVersemulti-line"/>
            </w:pPr>
            <w:r w:rsidRPr="002147AA">
              <w:t>ⲙ̀ⲃⲁⲧⲟⲥ ⲛ̀ⲧⲉ ϯⲫⲩⲥⲓⲥ</w:t>
            </w:r>
          </w:p>
          <w:p w14:paraId="64C4861F" w14:textId="77777777" w:rsidR="00E35F1F" w:rsidRDefault="00E35F1F" w:rsidP="00E35F1F">
            <w:pPr>
              <w:pStyle w:val="CopticVersemulti-line"/>
            </w:pPr>
            <w:r w:rsidRPr="002147AA">
              <w:t>ⲉⲧⲉ ⲙ̀ⲡⲉ ⲡⲓⲭⲣⲱⲙ ⲛ̀ⲧⲉ ⲧⲉϥⲙⲉⲑⲛⲟⲩϯ</w:t>
            </w:r>
          </w:p>
          <w:p w14:paraId="625A43F4" w14:textId="77777777" w:rsidR="00E35F1F" w:rsidRDefault="00E35F1F" w:rsidP="00E35F1F">
            <w:pPr>
              <w:pStyle w:val="CopticVerse"/>
            </w:pPr>
            <w:r w:rsidRPr="002147AA">
              <w:t>ⲣⲱⲕϩ ⲛ̀ϩ̀ⲗⲓ ⲛ̀ⲧⲁⲥ</w:t>
            </w:r>
          </w:p>
        </w:tc>
      </w:tr>
      <w:tr w:rsidR="00E35F1F" w14:paraId="1FB487D6" w14:textId="77777777" w:rsidTr="00E35F1F">
        <w:trPr>
          <w:cantSplit/>
          <w:jc w:val="center"/>
        </w:trPr>
        <w:tc>
          <w:tcPr>
            <w:tcW w:w="288" w:type="dxa"/>
          </w:tcPr>
          <w:p w14:paraId="2C3850F1" w14:textId="77777777" w:rsidR="00E35F1F" w:rsidRDefault="00E35F1F" w:rsidP="00E35F1F">
            <w:pPr>
              <w:pStyle w:val="CopticCross"/>
            </w:pPr>
            <w:r w:rsidRPr="00FB5ACB">
              <w:t>¿</w:t>
            </w:r>
          </w:p>
        </w:tc>
        <w:tc>
          <w:tcPr>
            <w:tcW w:w="3960" w:type="dxa"/>
          </w:tcPr>
          <w:p w14:paraId="0785FAF5" w14:textId="2C3A93C8" w:rsidR="00E35F1F" w:rsidRPr="007425E1" w:rsidRDefault="005E5B7E" w:rsidP="00E35F1F">
            <w:pPr>
              <w:pStyle w:val="EngHang"/>
            </w:pPr>
            <w:r>
              <w:t>Rejoice O</w:t>
            </w:r>
            <w:r w:rsidR="00E35F1F" w:rsidRPr="007425E1">
              <w:t xml:space="preserve"> maiden and mother,</w:t>
            </w:r>
          </w:p>
          <w:p w14:paraId="39F92E78" w14:textId="77777777" w:rsidR="00E35F1F" w:rsidRPr="007425E1" w:rsidRDefault="00E35F1F" w:rsidP="00E35F1F">
            <w:pPr>
              <w:pStyle w:val="EngHang"/>
            </w:pPr>
            <w:r w:rsidRPr="007425E1">
              <w:t>The Virgin and heaven,</w:t>
            </w:r>
          </w:p>
          <w:p w14:paraId="2778848B" w14:textId="77777777" w:rsidR="00E35F1F" w:rsidRPr="007425E1" w:rsidRDefault="00E35F1F" w:rsidP="00E35F1F">
            <w:pPr>
              <w:pStyle w:val="EngHang"/>
            </w:pPr>
            <w:r w:rsidRPr="007425E1">
              <w:t>Who carried in the flesh,</w:t>
            </w:r>
          </w:p>
          <w:p w14:paraId="55817EE5" w14:textId="77777777" w:rsidR="00E35F1F" w:rsidRDefault="00E35F1F" w:rsidP="00E35F1F">
            <w:pPr>
              <w:pStyle w:val="EngHangEnd"/>
            </w:pPr>
            <w:commentRangeStart w:id="912"/>
            <w:r>
              <w:t>He</w:t>
            </w:r>
            <w:r w:rsidRPr="007425E1">
              <w:t xml:space="preserve"> </w:t>
            </w:r>
            <w:commentRangeEnd w:id="912"/>
            <w:r>
              <w:rPr>
                <w:rStyle w:val="CommentReference"/>
              </w:rPr>
              <w:commentReference w:id="912"/>
            </w:r>
            <w:r w:rsidRPr="007425E1">
              <w:t xml:space="preserve">Who </w:t>
            </w:r>
            <w:commentRangeStart w:id="913"/>
            <w:r w:rsidRPr="007425E1">
              <w:t xml:space="preserve">is </w:t>
            </w:r>
            <w:commentRangeEnd w:id="913"/>
            <w:r>
              <w:rPr>
                <w:rStyle w:val="CommentReference"/>
              </w:rPr>
              <w:commentReference w:id="913"/>
            </w:r>
            <w:r w:rsidRPr="007425E1">
              <w:t>upon the Cherubim.</w:t>
            </w:r>
          </w:p>
        </w:tc>
        <w:tc>
          <w:tcPr>
            <w:tcW w:w="288" w:type="dxa"/>
          </w:tcPr>
          <w:p w14:paraId="63EDEC15" w14:textId="77777777" w:rsidR="00E35F1F" w:rsidRDefault="00E35F1F" w:rsidP="00E35F1F"/>
        </w:tc>
        <w:tc>
          <w:tcPr>
            <w:tcW w:w="288" w:type="dxa"/>
          </w:tcPr>
          <w:p w14:paraId="3986DA1D" w14:textId="77777777" w:rsidR="00E35F1F" w:rsidRDefault="00E35F1F" w:rsidP="00E35F1F">
            <w:pPr>
              <w:pStyle w:val="CopticCross"/>
            </w:pPr>
            <w:r w:rsidRPr="00FB5ACB">
              <w:t>¿</w:t>
            </w:r>
          </w:p>
        </w:tc>
        <w:tc>
          <w:tcPr>
            <w:tcW w:w="3960" w:type="dxa"/>
          </w:tcPr>
          <w:p w14:paraId="056A6760" w14:textId="77777777" w:rsidR="00E35F1F" w:rsidRDefault="00E35F1F" w:rsidP="00E35F1F">
            <w:pPr>
              <w:pStyle w:val="CopticVersemulti-line"/>
            </w:pPr>
            <w:r w:rsidRPr="002147AA">
              <w:t>Ⲭⲉⲣⲉ ϯⲃⲱⲕⲓ ⲟⲩⲟϩ ϯⲙⲁⲩ</w:t>
            </w:r>
          </w:p>
          <w:p w14:paraId="5E0C835F" w14:textId="77777777" w:rsidR="00E35F1F" w:rsidRDefault="00E35F1F" w:rsidP="00E35F1F">
            <w:pPr>
              <w:pStyle w:val="CopticVersemulti-line"/>
            </w:pPr>
            <w:r w:rsidRPr="002147AA">
              <w:t>ϯⲡⲁⲣⲑⲉⲛⲟⲥ ⲟⲩⲟϩ ⲧ̀ⲫⲉ</w:t>
            </w:r>
          </w:p>
          <w:p w14:paraId="2118C7E1" w14:textId="77777777" w:rsidR="00E35F1F" w:rsidRDefault="00E35F1F" w:rsidP="00E35F1F">
            <w:pPr>
              <w:pStyle w:val="CopticVersemulti-line"/>
            </w:pPr>
            <w:r w:rsidRPr="002147AA">
              <w:t>ⲑⲏⲉⲧⲁⲥϥⲁⲓ ⲥⲱⲙⲁⲧⲓⲕⲱⲥ</w:t>
            </w:r>
          </w:p>
          <w:p w14:paraId="4EB8B996" w14:textId="77777777" w:rsidR="00E35F1F" w:rsidRDefault="00E35F1F" w:rsidP="00E35F1F">
            <w:pPr>
              <w:pStyle w:val="CopticVerse"/>
            </w:pPr>
            <w:r w:rsidRPr="002147AA">
              <w:t>ϧⲁ ⲫⲏⲉⲧϩⲓϫⲉⲛ Ⲛⲓⲭⲉⲣⲟⲩⲃⲓⲙ</w:t>
            </w:r>
          </w:p>
        </w:tc>
      </w:tr>
      <w:tr w:rsidR="00E35F1F" w14:paraId="24A8126A" w14:textId="77777777" w:rsidTr="00E35F1F">
        <w:trPr>
          <w:cantSplit/>
          <w:jc w:val="center"/>
        </w:trPr>
        <w:tc>
          <w:tcPr>
            <w:tcW w:w="288" w:type="dxa"/>
          </w:tcPr>
          <w:p w14:paraId="6BCBD623" w14:textId="77777777" w:rsidR="00E35F1F" w:rsidRDefault="00E35F1F" w:rsidP="00E35F1F">
            <w:pPr>
              <w:pStyle w:val="CopticCross"/>
            </w:pPr>
          </w:p>
        </w:tc>
        <w:tc>
          <w:tcPr>
            <w:tcW w:w="3960" w:type="dxa"/>
          </w:tcPr>
          <w:p w14:paraId="05E2DBCD" w14:textId="77777777" w:rsidR="00E35F1F" w:rsidRPr="007425E1" w:rsidRDefault="00E35F1F" w:rsidP="00E35F1F">
            <w:pPr>
              <w:pStyle w:val="EngHang"/>
            </w:pPr>
            <w:r w:rsidRPr="007425E1">
              <w:t>I</w:t>
            </w:r>
            <w:r>
              <w:t>n this we rejoice and sing,</w:t>
            </w:r>
          </w:p>
          <w:p w14:paraId="6B170E47" w14:textId="77777777" w:rsidR="00E35F1F" w:rsidRPr="007425E1" w:rsidRDefault="00E35F1F" w:rsidP="00E35F1F">
            <w:pPr>
              <w:pStyle w:val="EngHang"/>
            </w:pPr>
            <w:r w:rsidRPr="007425E1">
              <w:t>With the holy angels,</w:t>
            </w:r>
          </w:p>
          <w:p w14:paraId="6E8BAC95" w14:textId="77777777" w:rsidR="00E35F1F" w:rsidRPr="007425E1" w:rsidRDefault="00E35F1F" w:rsidP="00E35F1F">
            <w:pPr>
              <w:pStyle w:val="EngHang"/>
            </w:pPr>
            <w:r w:rsidRPr="007425E1">
              <w:t>In joy we proclaim,</w:t>
            </w:r>
          </w:p>
          <w:p w14:paraId="7F68B474" w14:textId="77777777" w:rsidR="00E35F1F" w:rsidRDefault="00E35F1F" w:rsidP="00E35F1F">
            <w:pPr>
              <w:pStyle w:val="EngHangEnd"/>
            </w:pPr>
            <w:r w:rsidRPr="007425E1">
              <w:t>“Glory to God in the highest.</w:t>
            </w:r>
          </w:p>
        </w:tc>
        <w:tc>
          <w:tcPr>
            <w:tcW w:w="288" w:type="dxa"/>
          </w:tcPr>
          <w:p w14:paraId="6EDFCEBB" w14:textId="77777777" w:rsidR="00E35F1F" w:rsidRDefault="00E35F1F" w:rsidP="00E35F1F"/>
        </w:tc>
        <w:tc>
          <w:tcPr>
            <w:tcW w:w="288" w:type="dxa"/>
          </w:tcPr>
          <w:p w14:paraId="1B0AE13C" w14:textId="77777777" w:rsidR="00E35F1F" w:rsidRDefault="00E35F1F" w:rsidP="00E35F1F">
            <w:pPr>
              <w:pStyle w:val="CopticCross"/>
            </w:pPr>
          </w:p>
        </w:tc>
        <w:tc>
          <w:tcPr>
            <w:tcW w:w="3960" w:type="dxa"/>
          </w:tcPr>
          <w:p w14:paraId="0B6F73AC" w14:textId="77777777" w:rsidR="00E35F1F" w:rsidRDefault="00E35F1F" w:rsidP="00E35F1F">
            <w:pPr>
              <w:pStyle w:val="CopticVersemulti-line"/>
            </w:pPr>
            <w:r w:rsidRPr="002147AA">
              <w:t>Ϧⲉⲛ ⲛⲁⲓ ⲧⲉⲛⲣⲁϣⲓ ⲧⲉⲛⲉⲣⲯⲁⲗⲓⲛ</w:t>
            </w:r>
          </w:p>
          <w:p w14:paraId="4DB53BCA" w14:textId="77777777" w:rsidR="00E35F1F" w:rsidRDefault="00E35F1F" w:rsidP="00E35F1F">
            <w:pPr>
              <w:pStyle w:val="CopticVersemulti-line"/>
            </w:pPr>
            <w:r w:rsidRPr="002147AA">
              <w:t>ⲛⲉⲙ ⲛⲓⲁⲅⲅⲉⲗⲟⲥ ⲉ̅ⲑ̅ⲩ</w:t>
            </w:r>
          </w:p>
          <w:p w14:paraId="3CC397F7" w14:textId="77777777" w:rsidR="00E35F1F" w:rsidRDefault="00E35F1F" w:rsidP="00E35F1F">
            <w:pPr>
              <w:pStyle w:val="CopticVersemulti-line"/>
            </w:pPr>
            <w:r w:rsidRPr="002147AA">
              <w:t>ϧⲉⲛ ⲟⲩⲑⲉⲗⲏⲗ ⲉⲛϫⲱ ⲙ̀ⲙⲟⲥ</w:t>
            </w:r>
          </w:p>
          <w:p w14:paraId="36A9A191" w14:textId="77777777" w:rsidR="00E35F1F" w:rsidRDefault="00E35F1F" w:rsidP="00E35F1F">
            <w:pPr>
              <w:pStyle w:val="CopticVerse"/>
            </w:pPr>
            <w:r w:rsidRPr="002147AA">
              <w:t>ϫⲉ ⲟⲩⲱⲟⲩ ϧⲉⲛ ⲛⲏⲉⲧϭⲟⲥⲓ ⲙ̀ⲫϯ</w:t>
            </w:r>
          </w:p>
        </w:tc>
      </w:tr>
      <w:tr w:rsidR="00E35F1F" w14:paraId="7308DB1D" w14:textId="77777777" w:rsidTr="00E35F1F">
        <w:trPr>
          <w:cantSplit/>
          <w:jc w:val="center"/>
        </w:trPr>
        <w:tc>
          <w:tcPr>
            <w:tcW w:w="288" w:type="dxa"/>
          </w:tcPr>
          <w:p w14:paraId="5ED74512" w14:textId="77777777" w:rsidR="00E35F1F" w:rsidRDefault="00E35F1F" w:rsidP="00E35F1F">
            <w:pPr>
              <w:pStyle w:val="CopticCross"/>
            </w:pPr>
            <w:r w:rsidRPr="00FB5ACB">
              <w:t>¿</w:t>
            </w:r>
          </w:p>
        </w:tc>
        <w:tc>
          <w:tcPr>
            <w:tcW w:w="3960" w:type="dxa"/>
          </w:tcPr>
          <w:p w14:paraId="0381B835" w14:textId="2A358809" w:rsidR="00E35F1F" w:rsidRPr="007425E1" w:rsidRDefault="005E5B7E" w:rsidP="00E35F1F">
            <w:pPr>
              <w:pStyle w:val="EngHang"/>
            </w:pPr>
            <w:r>
              <w:t>P</w:t>
            </w:r>
            <w:r w:rsidR="00E35F1F" w:rsidRPr="007425E1">
              <w:t xml:space="preserve">eace </w:t>
            </w:r>
            <w:r>
              <w:t>on</w:t>
            </w:r>
            <w:r w:rsidR="00E35F1F" w:rsidRPr="007425E1">
              <w:t xml:space="preserve"> the earth,</w:t>
            </w:r>
          </w:p>
          <w:p w14:paraId="2284759D" w14:textId="77777777" w:rsidR="00E35F1F" w:rsidRPr="007425E1" w:rsidRDefault="00E35F1F" w:rsidP="00E35F1F">
            <w:pPr>
              <w:pStyle w:val="EngHang"/>
            </w:pPr>
            <w:r w:rsidRPr="007425E1">
              <w:t>And goodwill toward men,</w:t>
            </w:r>
            <w:r>
              <w:t>”</w:t>
            </w:r>
          </w:p>
          <w:p w14:paraId="4EA0CFE4" w14:textId="77777777" w:rsidR="00E35F1F" w:rsidRDefault="00E35F1F" w:rsidP="00E35F1F">
            <w:pPr>
              <w:pStyle w:val="EngHang"/>
            </w:pPr>
            <w:commentRangeStart w:id="914"/>
            <w:r w:rsidRPr="007425E1">
              <w:t>He to Whom is due the glory forever</w:t>
            </w:r>
            <w:commentRangeEnd w:id="914"/>
            <w:r>
              <w:rPr>
                <w:rStyle w:val="CommentReference"/>
                <w:rFonts w:ascii="Times New Roman" w:eastAsiaTheme="minorHAnsi" w:hAnsi="Times New Roman" w:cstheme="minorBidi"/>
                <w:color w:val="auto"/>
              </w:rPr>
              <w:commentReference w:id="914"/>
            </w:r>
          </w:p>
          <w:p w14:paraId="0A543F17" w14:textId="77777777" w:rsidR="00E35F1F" w:rsidRDefault="00E35F1F" w:rsidP="00E35F1F">
            <w:pPr>
              <w:pStyle w:val="EngHangEnd"/>
            </w:pPr>
            <w:r>
              <w:t>W</w:t>
            </w:r>
            <w:r w:rsidRPr="007425E1">
              <w:t>as well-pleased with you</w:t>
            </w:r>
            <w:r>
              <w:t>,</w:t>
            </w:r>
          </w:p>
        </w:tc>
        <w:tc>
          <w:tcPr>
            <w:tcW w:w="288" w:type="dxa"/>
          </w:tcPr>
          <w:p w14:paraId="5D04FFFD" w14:textId="77777777" w:rsidR="00E35F1F" w:rsidRDefault="00E35F1F" w:rsidP="00E35F1F"/>
        </w:tc>
        <w:tc>
          <w:tcPr>
            <w:tcW w:w="288" w:type="dxa"/>
          </w:tcPr>
          <w:p w14:paraId="23DD7450" w14:textId="77777777" w:rsidR="00E35F1F" w:rsidRDefault="00E35F1F" w:rsidP="00E35F1F">
            <w:pPr>
              <w:pStyle w:val="CopticCross"/>
            </w:pPr>
            <w:r w:rsidRPr="00FB5ACB">
              <w:t>¿</w:t>
            </w:r>
          </w:p>
        </w:tc>
        <w:tc>
          <w:tcPr>
            <w:tcW w:w="3960" w:type="dxa"/>
          </w:tcPr>
          <w:p w14:paraId="01C3EE05" w14:textId="77777777" w:rsidR="00E35F1F" w:rsidRDefault="00E35F1F" w:rsidP="00E35F1F">
            <w:pPr>
              <w:pStyle w:val="CopticVersemulti-line"/>
            </w:pPr>
            <w:r w:rsidRPr="002147AA">
              <w:t>Ⲛⲉⲙ ⲟⲩϩⲓⲣⲏⲛⲏ ϩⲓϫⲉⲛ ⲡⲓⲕⲁϩⲓ</w:t>
            </w:r>
          </w:p>
          <w:p w14:paraId="548ED7D5" w14:textId="77777777" w:rsidR="00E35F1F" w:rsidRDefault="00E35F1F" w:rsidP="00E35F1F">
            <w:pPr>
              <w:pStyle w:val="CopticVersemulti-line"/>
            </w:pPr>
            <w:r w:rsidRPr="002147AA">
              <w:t>ⲛⲉⲙ ⲟⲩϯⲙⲁϯ ϧⲉⲛ ⲛⲓⲣⲱⲙⲓ</w:t>
            </w:r>
          </w:p>
          <w:p w14:paraId="06FAF20F" w14:textId="77777777" w:rsidR="00E35F1F" w:rsidRDefault="00E35F1F" w:rsidP="00E35F1F">
            <w:pPr>
              <w:pStyle w:val="CopticVersemulti-line"/>
            </w:pPr>
            <w:r w:rsidRPr="002147AA">
              <w:t>ϫⲉ ⲁϥϯⲙⲁϯ ⲅⲁⲣ ⲛ̀ϧⲏϯ</w:t>
            </w:r>
          </w:p>
          <w:p w14:paraId="6424CE3D" w14:textId="77777777" w:rsidR="00E35F1F" w:rsidRDefault="00E35F1F" w:rsidP="00E35F1F">
            <w:pPr>
              <w:pStyle w:val="CopticVerse"/>
            </w:pPr>
            <w:r w:rsidRPr="002147AA">
              <w:t>ⲛ̀ϫⲉ ⲫⲏⲉⲧⲉ ⲫⲱϥ ⲡⲉ ⲡⲓⲱ̀ⲟⲩ ϣⲁ ⲉⲛⲉϩ</w:t>
            </w:r>
          </w:p>
        </w:tc>
      </w:tr>
      <w:tr w:rsidR="00E35F1F" w14:paraId="0B937A79" w14:textId="77777777" w:rsidTr="00E35F1F">
        <w:trPr>
          <w:cantSplit/>
          <w:jc w:val="center"/>
        </w:trPr>
        <w:tc>
          <w:tcPr>
            <w:tcW w:w="288" w:type="dxa"/>
          </w:tcPr>
          <w:p w14:paraId="35CAE963" w14:textId="77777777" w:rsidR="00E35F1F" w:rsidRDefault="00E35F1F" w:rsidP="00E35F1F">
            <w:pPr>
              <w:pStyle w:val="CopticCross"/>
            </w:pPr>
          </w:p>
        </w:tc>
        <w:tc>
          <w:tcPr>
            <w:tcW w:w="3960" w:type="dxa"/>
          </w:tcPr>
          <w:p w14:paraId="44684C90" w14:textId="77777777" w:rsidR="00E35F1F" w:rsidRPr="007425E1" w:rsidRDefault="00E35F1F" w:rsidP="00E35F1F">
            <w:pPr>
              <w:pStyle w:val="EngHang"/>
            </w:pPr>
            <w:r w:rsidRPr="007425E1">
              <w:t xml:space="preserve">The Father looked from heaven, </w:t>
            </w:r>
          </w:p>
          <w:p w14:paraId="704E02BB" w14:textId="77777777" w:rsidR="00E35F1F" w:rsidRPr="007425E1" w:rsidRDefault="00E35F1F" w:rsidP="00E35F1F">
            <w:pPr>
              <w:pStyle w:val="EngHang"/>
            </w:pPr>
            <w:r>
              <w:t xml:space="preserve">And found no </w:t>
            </w:r>
            <w:r w:rsidRPr="007425E1">
              <w:t>one like you</w:t>
            </w:r>
            <w:r>
              <w:t>,</w:t>
            </w:r>
          </w:p>
          <w:p w14:paraId="7BCBB8A4" w14:textId="77777777" w:rsidR="00E35F1F" w:rsidRPr="007425E1" w:rsidRDefault="00E35F1F" w:rsidP="00E35F1F">
            <w:pPr>
              <w:pStyle w:val="EngHang"/>
            </w:pPr>
            <w:r>
              <w:t>He sent his Only-B</w:t>
            </w:r>
            <w:r w:rsidRPr="007425E1">
              <w:t>egotten</w:t>
            </w:r>
            <w:r>
              <w:t>,</w:t>
            </w:r>
          </w:p>
          <w:p w14:paraId="51775D65" w14:textId="77777777" w:rsidR="00E35F1F" w:rsidRDefault="00E35F1F" w:rsidP="00E35F1F">
            <w:pPr>
              <w:pStyle w:val="EngHangEnd"/>
            </w:pPr>
            <w:r w:rsidRPr="007425E1">
              <w:t>Who came and was incarnate of you.</w:t>
            </w:r>
          </w:p>
        </w:tc>
        <w:tc>
          <w:tcPr>
            <w:tcW w:w="288" w:type="dxa"/>
          </w:tcPr>
          <w:p w14:paraId="6B46C23B" w14:textId="77777777" w:rsidR="00E35F1F" w:rsidRDefault="00E35F1F" w:rsidP="00E35F1F"/>
        </w:tc>
        <w:tc>
          <w:tcPr>
            <w:tcW w:w="288" w:type="dxa"/>
          </w:tcPr>
          <w:p w14:paraId="149649C5" w14:textId="77777777" w:rsidR="00E35F1F" w:rsidRDefault="00E35F1F" w:rsidP="00E35F1F">
            <w:pPr>
              <w:pStyle w:val="CopticCross"/>
            </w:pPr>
          </w:p>
        </w:tc>
        <w:tc>
          <w:tcPr>
            <w:tcW w:w="3960" w:type="dxa"/>
          </w:tcPr>
          <w:p w14:paraId="6498D99D" w14:textId="77777777" w:rsidR="00E35F1F" w:rsidRDefault="00E35F1F" w:rsidP="00E35F1F">
            <w:pPr>
              <w:pStyle w:val="CopticVersemulti-line"/>
            </w:pPr>
            <w:r w:rsidRPr="00F6464C">
              <w:t>Ⲁⲫ̀ⲓⲱⲧ ϫⲟⲩϣⲧ ⲉ̀ⲃⲟⲗϧⲉⲛ ⲧ̀ⲫⲉ</w:t>
            </w:r>
          </w:p>
          <w:p w14:paraId="56E14E13" w14:textId="77777777" w:rsidR="00E35F1F" w:rsidRDefault="00E35F1F" w:rsidP="00E35F1F">
            <w:pPr>
              <w:pStyle w:val="CopticVersemulti-line"/>
            </w:pPr>
            <w:r w:rsidRPr="00F6464C">
              <w:t>ⲙ̀ⲡⲉϥϫⲉⲙ ⲫⲏⲉⲧⲟ̀ⲛⲓ ⲙ̀ⲙⲟ</w:t>
            </w:r>
          </w:p>
          <w:p w14:paraId="1C7D1A47" w14:textId="77777777" w:rsidR="00E35F1F" w:rsidRDefault="00E35F1F" w:rsidP="00E35F1F">
            <w:pPr>
              <w:pStyle w:val="CopticVersemulti-line"/>
            </w:pPr>
            <w:r w:rsidRPr="00F6464C">
              <w:t>ⲁϥⲟⲩⲱⲣⲡ ⲙ̀ⲡⲉϥⲙⲟⲛⲟⲅⲉⲛⲏⲥ</w:t>
            </w:r>
          </w:p>
          <w:p w14:paraId="0665D470" w14:textId="77777777" w:rsidR="00E35F1F" w:rsidRDefault="00E35F1F" w:rsidP="00E35F1F">
            <w:pPr>
              <w:pStyle w:val="CopticVersemulti-line"/>
            </w:pPr>
            <w:r w:rsidRPr="00F6464C">
              <w:t>ⲓ̀ ⲁϥϭⲓⲥⲁⲣⲝ ⲉ̀ⲃⲟⲗⲛ̀ϧⲏϯ</w:t>
            </w:r>
          </w:p>
        </w:tc>
      </w:tr>
    </w:tbl>
    <w:p w14:paraId="33CE26C2" w14:textId="77777777" w:rsidR="00E35F1F" w:rsidRDefault="00E35F1F" w:rsidP="00E35F1F">
      <w:pPr>
        <w:pStyle w:val="Heading6"/>
      </w:pPr>
      <w:bookmarkStart w:id="915" w:name="_Toc298681310"/>
      <w:r>
        <w:t>Part Six</w:t>
      </w:r>
      <w:bookmarkEnd w:id="9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371C5E" w14:textId="77777777" w:rsidTr="00E35F1F">
        <w:trPr>
          <w:cantSplit/>
          <w:jc w:val="center"/>
        </w:trPr>
        <w:tc>
          <w:tcPr>
            <w:tcW w:w="288" w:type="dxa"/>
          </w:tcPr>
          <w:p w14:paraId="06B1C02A" w14:textId="77777777" w:rsidR="00E35F1F" w:rsidRDefault="00E35F1F" w:rsidP="00E35F1F">
            <w:pPr>
              <w:pStyle w:val="CopticCross"/>
            </w:pPr>
            <w:r w:rsidRPr="00FB5ACB">
              <w:t>¿</w:t>
            </w:r>
          </w:p>
        </w:tc>
        <w:tc>
          <w:tcPr>
            <w:tcW w:w="3960" w:type="dxa"/>
          </w:tcPr>
          <w:p w14:paraId="6C25BD02" w14:textId="77777777" w:rsidR="00E35F1F" w:rsidRDefault="00E35F1F" w:rsidP="005E5B7E">
            <w:pPr>
              <w:pStyle w:val="EngHang"/>
            </w:pPr>
            <w:r>
              <w:t>Mary is greatly honoured,</w:t>
            </w:r>
          </w:p>
          <w:p w14:paraId="7ED0E6F1" w14:textId="77777777" w:rsidR="00E35F1F" w:rsidRDefault="00E35F1F" w:rsidP="005E5B7E">
            <w:pPr>
              <w:pStyle w:val="EngHang"/>
            </w:pPr>
            <w:r>
              <w:t>Above all the saints,</w:t>
            </w:r>
          </w:p>
          <w:p w14:paraId="2F389713" w14:textId="77777777" w:rsidR="00E35F1F" w:rsidRDefault="00E35F1F" w:rsidP="005E5B7E">
            <w:pPr>
              <w:pStyle w:val="EngHang"/>
            </w:pPr>
            <w:r>
              <w:t>For she was worthy to receive,</w:t>
            </w:r>
          </w:p>
          <w:p w14:paraId="2908808E" w14:textId="77777777" w:rsidR="00E35F1F" w:rsidRDefault="00E35F1F" w:rsidP="00E35F1F">
            <w:pPr>
              <w:pStyle w:val="EngHangEnd"/>
            </w:pPr>
            <w:r>
              <w:t>God the Logos.</w:t>
            </w:r>
          </w:p>
          <w:p w14:paraId="46389A75" w14:textId="77777777" w:rsidR="00E35F1F" w:rsidRDefault="00E35F1F" w:rsidP="00E35F1F"/>
        </w:tc>
        <w:tc>
          <w:tcPr>
            <w:tcW w:w="288" w:type="dxa"/>
          </w:tcPr>
          <w:p w14:paraId="048A504D" w14:textId="77777777" w:rsidR="00E35F1F" w:rsidRDefault="00E35F1F" w:rsidP="00E35F1F"/>
        </w:tc>
        <w:tc>
          <w:tcPr>
            <w:tcW w:w="288" w:type="dxa"/>
          </w:tcPr>
          <w:p w14:paraId="49374CA0" w14:textId="77777777" w:rsidR="00E35F1F" w:rsidRDefault="00E35F1F" w:rsidP="00E35F1F">
            <w:pPr>
              <w:pStyle w:val="CopticCross"/>
            </w:pPr>
            <w:r w:rsidRPr="00FB5ACB">
              <w:t>¿</w:t>
            </w:r>
          </w:p>
        </w:tc>
        <w:tc>
          <w:tcPr>
            <w:tcW w:w="3960" w:type="dxa"/>
          </w:tcPr>
          <w:p w14:paraId="698367DF" w14:textId="77777777" w:rsidR="00E35F1F" w:rsidRDefault="00E35F1F" w:rsidP="00E35F1F">
            <w:pPr>
              <w:pStyle w:val="CopticVersemulti-line"/>
            </w:pPr>
            <w:r w:rsidRPr="002147AA">
              <w:t>ⲟⲩⲛⲓϣϮ ⲡⲉ ̀ⲡⲧⲁⲓⲟ ⲙ̀ⲙⲁⲣⲓⲁ</w:t>
            </w:r>
            <w:r>
              <w:t>:</w:t>
            </w:r>
          </w:p>
          <w:p w14:paraId="7134B65E" w14:textId="77777777" w:rsidR="00E35F1F" w:rsidRDefault="00E35F1F" w:rsidP="00E35F1F">
            <w:pPr>
              <w:pStyle w:val="CopticVersemulti-line"/>
            </w:pPr>
            <w:r w:rsidRPr="002147AA">
              <w:t xml:space="preserve">ⲡⲁⲣⲁ </w:t>
            </w:r>
            <w:r>
              <w:t>ⲛⲏⲉⲑⲟⲩⲁ</w:t>
            </w:r>
          </w:p>
          <w:p w14:paraId="0E45249F" w14:textId="77777777" w:rsidR="00E35F1F" w:rsidRDefault="00E35F1F" w:rsidP="00E35F1F">
            <w:pPr>
              <w:pStyle w:val="CopticVersemulti-line"/>
            </w:pPr>
            <w:r w:rsidRPr="002147AA">
              <w:t>ϫⲉ ⲁⲥⲉⲙ̀ⲡϣⲁ ̀ⲛϣⲱⲡ ̀ⲉⲣⲟⲥ</w:t>
            </w:r>
            <w:r>
              <w:t>:</w:t>
            </w:r>
          </w:p>
          <w:p w14:paraId="0D9A8D9B" w14:textId="77777777" w:rsidR="00E35F1F" w:rsidRDefault="00E35F1F" w:rsidP="00E35F1F">
            <w:pPr>
              <w:pStyle w:val="CopticVerse"/>
            </w:pPr>
            <w:r w:rsidRPr="002147AA">
              <w:t>ⲙⲫⲛⲟⲩϮ ⲡⲓⲗⲟⲅⲟⲥ</w:t>
            </w:r>
          </w:p>
        </w:tc>
      </w:tr>
      <w:tr w:rsidR="00E35F1F" w14:paraId="50602770" w14:textId="77777777" w:rsidTr="00E35F1F">
        <w:trPr>
          <w:cantSplit/>
          <w:jc w:val="center"/>
        </w:trPr>
        <w:tc>
          <w:tcPr>
            <w:tcW w:w="288" w:type="dxa"/>
          </w:tcPr>
          <w:p w14:paraId="464830AB" w14:textId="77777777" w:rsidR="00E35F1F" w:rsidRDefault="00E35F1F" w:rsidP="00E35F1F">
            <w:pPr>
              <w:pStyle w:val="CopticCross"/>
            </w:pPr>
          </w:p>
        </w:tc>
        <w:tc>
          <w:tcPr>
            <w:tcW w:w="3960" w:type="dxa"/>
          </w:tcPr>
          <w:p w14:paraId="5A7FE6F6" w14:textId="77777777" w:rsidR="00E35F1F" w:rsidRPr="007425E1" w:rsidRDefault="00E35F1F" w:rsidP="00E35F1F">
            <w:pPr>
              <w:pStyle w:val="EngHang"/>
            </w:pPr>
            <w:r w:rsidRPr="007425E1">
              <w:t>Mary the Virgin,</w:t>
            </w:r>
          </w:p>
          <w:p w14:paraId="77CC5935" w14:textId="77777777" w:rsidR="00E35F1F" w:rsidRDefault="00E35F1F" w:rsidP="00E35F1F">
            <w:pPr>
              <w:pStyle w:val="EngHang"/>
            </w:pPr>
            <w:r>
              <w:t>Carried in her womb,</w:t>
            </w:r>
          </w:p>
          <w:p w14:paraId="75875165" w14:textId="77777777" w:rsidR="00E35F1F" w:rsidRPr="007425E1" w:rsidRDefault="00E35F1F" w:rsidP="00E35F1F">
            <w:pPr>
              <w:pStyle w:val="EngHang"/>
            </w:pPr>
            <w:commentRangeStart w:id="916"/>
            <w:r w:rsidRPr="007425E1">
              <w:t xml:space="preserve">He </w:t>
            </w:r>
            <w:r>
              <w:t xml:space="preserve">before </w:t>
            </w:r>
            <w:r w:rsidRPr="007425E1">
              <w:t>Whom,</w:t>
            </w:r>
          </w:p>
          <w:p w14:paraId="634A755E" w14:textId="77777777" w:rsidR="00E35F1F" w:rsidRDefault="00E35F1F" w:rsidP="00E35F1F">
            <w:pPr>
              <w:pStyle w:val="EngHangEnd"/>
            </w:pPr>
            <w:r>
              <w:t>T</w:t>
            </w:r>
            <w:r w:rsidRPr="007425E1">
              <w:t xml:space="preserve">he angels </w:t>
            </w:r>
            <w:r>
              <w:t>are fearful.</w:t>
            </w:r>
            <w:commentRangeEnd w:id="916"/>
            <w:r>
              <w:rPr>
                <w:rStyle w:val="CommentReference"/>
              </w:rPr>
              <w:commentReference w:id="916"/>
            </w:r>
          </w:p>
        </w:tc>
        <w:tc>
          <w:tcPr>
            <w:tcW w:w="288" w:type="dxa"/>
          </w:tcPr>
          <w:p w14:paraId="3A8583B8" w14:textId="77777777" w:rsidR="00E35F1F" w:rsidRDefault="00E35F1F" w:rsidP="00E35F1F"/>
        </w:tc>
        <w:tc>
          <w:tcPr>
            <w:tcW w:w="288" w:type="dxa"/>
          </w:tcPr>
          <w:p w14:paraId="2F1B0B40" w14:textId="77777777" w:rsidR="00E35F1F" w:rsidRDefault="00E35F1F" w:rsidP="00E35F1F">
            <w:pPr>
              <w:pStyle w:val="CopticCross"/>
            </w:pPr>
          </w:p>
        </w:tc>
        <w:tc>
          <w:tcPr>
            <w:tcW w:w="3960" w:type="dxa"/>
          </w:tcPr>
          <w:p w14:paraId="3B8B752F" w14:textId="77777777" w:rsidR="00E35F1F" w:rsidRDefault="00E35F1F" w:rsidP="00E35F1F">
            <w:pPr>
              <w:pStyle w:val="CopticVersemulti-line"/>
            </w:pPr>
            <w:r w:rsidRPr="002147AA">
              <w:t>ⲫⲏ̀ⲉⲧⲉⲣⲉ ⲛⲓⲁⲅⲅⲉⲗⲟⲥ</w:t>
            </w:r>
          </w:p>
          <w:p w14:paraId="701B6B3B" w14:textId="77777777" w:rsidR="00E35F1F" w:rsidRDefault="00E35F1F" w:rsidP="00E35F1F">
            <w:pPr>
              <w:pStyle w:val="CopticVersemulti-line"/>
            </w:pPr>
            <w:r w:rsidRPr="002147AA">
              <w:t>ⲉⲣϩⲟϮ ϧⲁ ⲧⲉϥϩⲏ</w:t>
            </w:r>
          </w:p>
          <w:p w14:paraId="66EDAA7F" w14:textId="77777777" w:rsidR="00E35F1F" w:rsidRDefault="00E35F1F" w:rsidP="00E35F1F">
            <w:pPr>
              <w:pStyle w:val="CopticVersemulti-line"/>
            </w:pPr>
            <w:commentRangeStart w:id="917"/>
            <w:r w:rsidRPr="00FA5B8C">
              <w:t>ⲙⲁⲣⲓⲁ</w:t>
            </w:r>
            <w:r w:rsidRPr="002147AA">
              <w:t xml:space="preserve"> </w:t>
            </w:r>
            <w:commentRangeEnd w:id="917"/>
            <w:r>
              <w:rPr>
                <w:rStyle w:val="CommentReference"/>
                <w:rFonts w:ascii="Garamond" w:hAnsi="Garamond" w:cstheme="minorBidi"/>
                <w:noProof w:val="0"/>
                <w:lang w:val="en-CA"/>
              </w:rPr>
              <w:commentReference w:id="917"/>
            </w:r>
            <w:r w:rsidRPr="002147AA">
              <w:t>Ϯⲡⲁⲣⲑⲉⲛⲟⲥ</w:t>
            </w:r>
          </w:p>
          <w:p w14:paraId="46B2B1EA" w14:textId="77777777" w:rsidR="00E35F1F" w:rsidRDefault="00E35F1F" w:rsidP="00E35F1F">
            <w:pPr>
              <w:pStyle w:val="CopticVerse"/>
            </w:pPr>
            <w:r w:rsidRPr="002147AA">
              <w:t>ϥⲁⲓ ϧⲁⲣⲟϥ ϧⲉⲛ ⲧⲉⲥⲛⲉϫⲓ</w:t>
            </w:r>
          </w:p>
        </w:tc>
      </w:tr>
      <w:tr w:rsidR="00E35F1F" w14:paraId="042421E0" w14:textId="77777777" w:rsidTr="00E35F1F">
        <w:trPr>
          <w:cantSplit/>
          <w:jc w:val="center"/>
        </w:trPr>
        <w:tc>
          <w:tcPr>
            <w:tcW w:w="288" w:type="dxa"/>
          </w:tcPr>
          <w:p w14:paraId="13D5CDD4" w14:textId="77777777" w:rsidR="00E35F1F" w:rsidRDefault="00E35F1F" w:rsidP="00E35F1F">
            <w:pPr>
              <w:pStyle w:val="CopticCross"/>
            </w:pPr>
            <w:r w:rsidRPr="00FB5ACB">
              <w:t>¿</w:t>
            </w:r>
          </w:p>
        </w:tc>
        <w:tc>
          <w:tcPr>
            <w:tcW w:w="3960" w:type="dxa"/>
          </w:tcPr>
          <w:p w14:paraId="0C460533" w14:textId="77777777" w:rsidR="00E35F1F" w:rsidRPr="007425E1" w:rsidRDefault="00E35F1F" w:rsidP="00E35F1F">
            <w:pPr>
              <w:pStyle w:val="EngHang"/>
            </w:pPr>
            <w:r>
              <w:t>She is m</w:t>
            </w:r>
            <w:r w:rsidRPr="007425E1">
              <w:t>ore exalted than the Cherubim,</w:t>
            </w:r>
          </w:p>
          <w:p w14:paraId="75423E6E" w14:textId="77777777" w:rsidR="00E35F1F" w:rsidRPr="007425E1" w:rsidRDefault="00E35F1F" w:rsidP="00E35F1F">
            <w:pPr>
              <w:pStyle w:val="EngHang"/>
            </w:pPr>
            <w:r w:rsidRPr="007425E1">
              <w:t>And more honoured than the Seraphim,</w:t>
            </w:r>
          </w:p>
          <w:p w14:paraId="0961F80D" w14:textId="77777777" w:rsidR="00E35F1F" w:rsidRPr="007425E1" w:rsidRDefault="00E35F1F" w:rsidP="00E35F1F">
            <w:pPr>
              <w:pStyle w:val="EngHang"/>
            </w:pPr>
            <w:r w:rsidRPr="007425E1">
              <w:t>For she became a temple,</w:t>
            </w:r>
          </w:p>
          <w:p w14:paraId="0E75C864" w14:textId="77777777" w:rsidR="00E35F1F" w:rsidRDefault="00E35F1F" w:rsidP="00E35F1F">
            <w:pPr>
              <w:pStyle w:val="EngHangEnd"/>
            </w:pPr>
            <w:r w:rsidRPr="007425E1">
              <w:t>For One of the Trinity.</w:t>
            </w:r>
          </w:p>
        </w:tc>
        <w:tc>
          <w:tcPr>
            <w:tcW w:w="288" w:type="dxa"/>
          </w:tcPr>
          <w:p w14:paraId="57956A9C" w14:textId="77777777" w:rsidR="00E35F1F" w:rsidRDefault="00E35F1F" w:rsidP="00E35F1F"/>
        </w:tc>
        <w:tc>
          <w:tcPr>
            <w:tcW w:w="288" w:type="dxa"/>
          </w:tcPr>
          <w:p w14:paraId="1A27CB0D" w14:textId="77777777" w:rsidR="00E35F1F" w:rsidRDefault="00E35F1F" w:rsidP="00E35F1F">
            <w:pPr>
              <w:pStyle w:val="CopticCross"/>
            </w:pPr>
            <w:r w:rsidRPr="00FB5ACB">
              <w:t>¿</w:t>
            </w:r>
          </w:p>
        </w:tc>
        <w:tc>
          <w:tcPr>
            <w:tcW w:w="3960" w:type="dxa"/>
          </w:tcPr>
          <w:p w14:paraId="03A5662D" w14:textId="77777777" w:rsidR="00E35F1F" w:rsidRDefault="00E35F1F" w:rsidP="00E35F1F">
            <w:pPr>
              <w:pStyle w:val="CopticVersemulti-line"/>
            </w:pPr>
            <w:r w:rsidRPr="002147AA">
              <w:t>ⲥϭⲟⲥⲓ ̀ⲉⲛⲓⲭⲉⲣⲟⲩⲃⲓⲙ</w:t>
            </w:r>
          </w:p>
          <w:p w14:paraId="7B4D8584" w14:textId="77777777" w:rsidR="00E35F1F" w:rsidRDefault="00E35F1F" w:rsidP="00E35F1F">
            <w:pPr>
              <w:pStyle w:val="CopticVersemulti-line"/>
            </w:pPr>
            <w:commentRangeStart w:id="918"/>
            <w:r w:rsidRPr="00FA5B8C">
              <w:t>ⲥⲧⲁⲓⲏⲟⲩⲧ ̀</w:t>
            </w:r>
            <w:commentRangeEnd w:id="918"/>
            <w:r>
              <w:rPr>
                <w:rStyle w:val="CommentReference"/>
                <w:rFonts w:ascii="Garamond" w:hAnsi="Garamond" w:cstheme="minorBidi"/>
                <w:noProof w:val="0"/>
                <w:lang w:val="en-CA"/>
              </w:rPr>
              <w:commentReference w:id="918"/>
            </w:r>
            <w:r w:rsidRPr="002147AA">
              <w:t>ⲉⲛⲓⲥⲉⲣⲁⲫⲓⲙ</w:t>
            </w:r>
          </w:p>
          <w:p w14:paraId="6808097E" w14:textId="77777777" w:rsidR="00E35F1F" w:rsidRDefault="00E35F1F" w:rsidP="00E35F1F">
            <w:pPr>
              <w:pStyle w:val="CopticVersemulti-line"/>
            </w:pPr>
            <w:r w:rsidRPr="002147AA">
              <w:t>ϫⲉ ⲁⲥϣⲱⲡⲓ ̀ⲛⲟⲩⲉⲣⲫⲉⲓ</w:t>
            </w:r>
          </w:p>
          <w:p w14:paraId="17612063" w14:textId="77777777" w:rsidR="00E35F1F" w:rsidRDefault="00E35F1F" w:rsidP="00E35F1F">
            <w:pPr>
              <w:pStyle w:val="CopticVersemulti-line"/>
            </w:pPr>
            <w:commentRangeStart w:id="919"/>
            <w:r w:rsidRPr="00FA5B8C">
              <w:t>ⲙⲡⲓⲟⲩⲁⲓ ̀</w:t>
            </w:r>
            <w:commentRangeEnd w:id="919"/>
            <w:r>
              <w:rPr>
                <w:rStyle w:val="CommentReference"/>
                <w:rFonts w:ascii="Garamond" w:hAnsi="Garamond" w:cstheme="minorBidi"/>
                <w:noProof w:val="0"/>
                <w:lang w:val="en-CA"/>
              </w:rPr>
              <w:commentReference w:id="919"/>
            </w:r>
            <w:r w:rsidRPr="002147AA">
              <w:t>ⲉⲃⲟⲗ ϧⲉⲛ Ϯ̀ⲧⲣⲓⲁⲥ</w:t>
            </w:r>
          </w:p>
        </w:tc>
      </w:tr>
      <w:tr w:rsidR="00E35F1F" w14:paraId="199DC380" w14:textId="77777777" w:rsidTr="00E35F1F">
        <w:trPr>
          <w:cantSplit/>
          <w:jc w:val="center"/>
        </w:trPr>
        <w:tc>
          <w:tcPr>
            <w:tcW w:w="288" w:type="dxa"/>
          </w:tcPr>
          <w:p w14:paraId="793452C8" w14:textId="77777777" w:rsidR="00E35F1F" w:rsidRDefault="00E35F1F" w:rsidP="00E35F1F">
            <w:pPr>
              <w:pStyle w:val="CopticCross"/>
            </w:pPr>
          </w:p>
        </w:tc>
        <w:tc>
          <w:tcPr>
            <w:tcW w:w="3960" w:type="dxa"/>
          </w:tcPr>
          <w:p w14:paraId="6758BCA3" w14:textId="77777777" w:rsidR="00E35F1F" w:rsidRPr="007425E1" w:rsidRDefault="00E35F1F" w:rsidP="00E35F1F">
            <w:pPr>
              <w:pStyle w:val="EngHang"/>
            </w:pPr>
            <w:r>
              <w:t xml:space="preserve">This </w:t>
            </w:r>
            <w:r w:rsidRPr="007425E1">
              <w:t>is Jerusalem,</w:t>
            </w:r>
            <w:r w:rsidRPr="007425E1">
              <w:tab/>
            </w:r>
          </w:p>
          <w:p w14:paraId="5249AE54" w14:textId="77777777" w:rsidR="00E35F1F" w:rsidRPr="007425E1" w:rsidRDefault="00E35F1F" w:rsidP="00E35F1F">
            <w:pPr>
              <w:pStyle w:val="EngHang"/>
            </w:pPr>
            <w:r w:rsidRPr="007425E1">
              <w:t>The city of our God,</w:t>
            </w:r>
          </w:p>
          <w:p w14:paraId="6FB1A2AE" w14:textId="77777777" w:rsidR="00E35F1F" w:rsidRPr="007425E1" w:rsidRDefault="00E35F1F" w:rsidP="00E35F1F">
            <w:pPr>
              <w:pStyle w:val="EngHang"/>
            </w:pPr>
            <w:r w:rsidRPr="007425E1">
              <w:t>And the joy of all the saints,</w:t>
            </w:r>
          </w:p>
          <w:p w14:paraId="0CBAE912" w14:textId="77777777" w:rsidR="00E35F1F" w:rsidRDefault="00E35F1F" w:rsidP="00E35F1F">
            <w:pPr>
              <w:pStyle w:val="EngHangEnd"/>
            </w:pPr>
            <w:r w:rsidRPr="007425E1">
              <w:t xml:space="preserve">Dwells </w:t>
            </w:r>
            <w:r>
              <w:t>within</w:t>
            </w:r>
            <w:r w:rsidRPr="007425E1">
              <w:t xml:space="preserve"> her.</w:t>
            </w:r>
          </w:p>
        </w:tc>
        <w:tc>
          <w:tcPr>
            <w:tcW w:w="288" w:type="dxa"/>
          </w:tcPr>
          <w:p w14:paraId="798C14C1" w14:textId="77777777" w:rsidR="00E35F1F" w:rsidRDefault="00E35F1F" w:rsidP="00E35F1F"/>
        </w:tc>
        <w:tc>
          <w:tcPr>
            <w:tcW w:w="288" w:type="dxa"/>
          </w:tcPr>
          <w:p w14:paraId="0E051951" w14:textId="77777777" w:rsidR="00E35F1F" w:rsidRDefault="00E35F1F" w:rsidP="00E35F1F">
            <w:pPr>
              <w:pStyle w:val="CopticCross"/>
            </w:pPr>
          </w:p>
        </w:tc>
        <w:tc>
          <w:tcPr>
            <w:tcW w:w="3960" w:type="dxa"/>
          </w:tcPr>
          <w:p w14:paraId="74A8ECCC" w14:textId="77777777" w:rsidR="00E35F1F" w:rsidRDefault="00E35F1F" w:rsidP="00E35F1F">
            <w:pPr>
              <w:pStyle w:val="CopticVersemulti-line"/>
            </w:pPr>
            <w:r w:rsidRPr="002147AA">
              <w:t>ⲑⲁⲓ ⲧⲉ ⲓⲉⲣⲟⲩⲥⲁⲗⲏⲙ</w:t>
            </w:r>
          </w:p>
          <w:p w14:paraId="0F914D0B" w14:textId="77777777" w:rsidR="00E35F1F" w:rsidRDefault="00E35F1F" w:rsidP="00E35F1F">
            <w:pPr>
              <w:pStyle w:val="CopticVersemulti-line"/>
            </w:pPr>
            <w:r w:rsidRPr="002147AA">
              <w:t>ⲧⲡⲟⲗⲓⲥ ̀ⲙⲡⲉⲛⲛⲟⲩϮ ⲧⲉ</w:t>
            </w:r>
          </w:p>
          <w:p w14:paraId="54454715" w14:textId="77777777" w:rsidR="00E35F1F" w:rsidRDefault="00E35F1F" w:rsidP="00E35F1F">
            <w:pPr>
              <w:pStyle w:val="CopticVersemulti-line"/>
            </w:pPr>
            <w:commentRangeStart w:id="920"/>
            <w:r w:rsidRPr="00FA5B8C">
              <w:t>ⲉⲣⲉ ̀</w:t>
            </w:r>
            <w:commentRangeEnd w:id="920"/>
            <w:r>
              <w:rPr>
                <w:rStyle w:val="CommentReference"/>
                <w:rFonts w:ascii="Garamond" w:hAnsi="Garamond" w:cstheme="minorBidi"/>
                <w:noProof w:val="0"/>
                <w:lang w:val="en-CA"/>
              </w:rPr>
              <w:commentReference w:id="920"/>
            </w:r>
            <w:r w:rsidRPr="002147AA">
              <w:t>ⲡⲟⲩⲛⲟϥ ̀ⲛⲧⲉ ⲛⲏⲉⲑⲟⲩⲁⲃ ⲧⲏⲣⲟⲩ</w:t>
            </w:r>
          </w:p>
          <w:p w14:paraId="00C4D14A" w14:textId="77777777" w:rsidR="00E35F1F" w:rsidRDefault="00E35F1F" w:rsidP="00E35F1F">
            <w:pPr>
              <w:pStyle w:val="CopticVersemulti-line"/>
            </w:pPr>
            <w:r w:rsidRPr="002147AA">
              <w:t>ϣⲟⲡ ̀ⲛ̀ϧⲣⲏⲓ ̀ⲛϧⲏⲧⲥ</w:t>
            </w:r>
          </w:p>
        </w:tc>
      </w:tr>
      <w:tr w:rsidR="00E35F1F" w14:paraId="62AC4FFE" w14:textId="77777777" w:rsidTr="00E35F1F">
        <w:trPr>
          <w:cantSplit/>
          <w:jc w:val="center"/>
        </w:trPr>
        <w:tc>
          <w:tcPr>
            <w:tcW w:w="288" w:type="dxa"/>
          </w:tcPr>
          <w:p w14:paraId="5461C125" w14:textId="77777777" w:rsidR="00E35F1F" w:rsidRDefault="00E35F1F" w:rsidP="00E35F1F">
            <w:pPr>
              <w:pStyle w:val="CopticCross"/>
            </w:pPr>
            <w:r w:rsidRPr="00FB5ACB">
              <w:t>¿</w:t>
            </w:r>
          </w:p>
        </w:tc>
        <w:tc>
          <w:tcPr>
            <w:tcW w:w="3960" w:type="dxa"/>
          </w:tcPr>
          <w:p w14:paraId="453B7DE6" w14:textId="77777777" w:rsidR="00E35F1F" w:rsidRPr="007425E1" w:rsidRDefault="00E35F1F" w:rsidP="00E35F1F">
            <w:pPr>
              <w:pStyle w:val="EngHang"/>
            </w:pPr>
            <w:r w:rsidRPr="007425E1">
              <w:t xml:space="preserve">The Father looked from heaven, </w:t>
            </w:r>
          </w:p>
          <w:p w14:paraId="1659AD6F" w14:textId="77777777" w:rsidR="00E35F1F" w:rsidRPr="007425E1" w:rsidRDefault="00E35F1F" w:rsidP="00E35F1F">
            <w:pPr>
              <w:pStyle w:val="EngHang"/>
            </w:pPr>
            <w:r>
              <w:t>And found no o</w:t>
            </w:r>
            <w:r w:rsidRPr="007425E1">
              <w:t>ne like you</w:t>
            </w:r>
            <w:r>
              <w:t>,</w:t>
            </w:r>
          </w:p>
          <w:p w14:paraId="095F3CBE" w14:textId="77777777" w:rsidR="00E35F1F" w:rsidRPr="007425E1" w:rsidRDefault="00E35F1F" w:rsidP="00E35F1F">
            <w:pPr>
              <w:pStyle w:val="EngHang"/>
            </w:pPr>
            <w:r>
              <w:t>He sent his Only-B</w:t>
            </w:r>
            <w:r w:rsidRPr="007425E1">
              <w:t xml:space="preserve">egotten, </w:t>
            </w:r>
          </w:p>
          <w:p w14:paraId="25A9E818" w14:textId="77777777" w:rsidR="00E35F1F" w:rsidRDefault="00E35F1F" w:rsidP="00E35F1F">
            <w:pPr>
              <w:pStyle w:val="EngHangEnd"/>
            </w:pPr>
            <w:r w:rsidRPr="007425E1">
              <w:t>Who came and was incarnate of you.</w:t>
            </w:r>
          </w:p>
        </w:tc>
        <w:tc>
          <w:tcPr>
            <w:tcW w:w="288" w:type="dxa"/>
          </w:tcPr>
          <w:p w14:paraId="02399480" w14:textId="77777777" w:rsidR="00E35F1F" w:rsidRDefault="00E35F1F" w:rsidP="00E35F1F"/>
        </w:tc>
        <w:tc>
          <w:tcPr>
            <w:tcW w:w="288" w:type="dxa"/>
          </w:tcPr>
          <w:p w14:paraId="76029351" w14:textId="77777777" w:rsidR="00E35F1F" w:rsidRDefault="00E35F1F" w:rsidP="00E35F1F">
            <w:pPr>
              <w:pStyle w:val="CopticCross"/>
            </w:pPr>
            <w:r w:rsidRPr="00FB5ACB">
              <w:t>¿</w:t>
            </w:r>
          </w:p>
        </w:tc>
        <w:tc>
          <w:tcPr>
            <w:tcW w:w="3960" w:type="dxa"/>
          </w:tcPr>
          <w:p w14:paraId="5BDA79B2" w14:textId="77777777" w:rsidR="00E35F1F" w:rsidRDefault="00E35F1F" w:rsidP="00E35F1F">
            <w:pPr>
              <w:pStyle w:val="CopticVersemulti-line"/>
            </w:pPr>
            <w:r w:rsidRPr="00F6464C">
              <w:t>Ⲁⲫ̀ⲓⲱⲧ ϫⲟⲩϣⲧ ⲉ̀ⲃⲟⲗϧⲉⲛ ⲧ̀ⲫⲉ</w:t>
            </w:r>
          </w:p>
          <w:p w14:paraId="677B8863" w14:textId="77777777" w:rsidR="00E35F1F" w:rsidRDefault="00E35F1F" w:rsidP="00E35F1F">
            <w:pPr>
              <w:pStyle w:val="CopticVersemulti-line"/>
            </w:pPr>
            <w:r w:rsidRPr="00F6464C">
              <w:t>ⲙ̀ⲡⲉϥϫⲉⲙ ⲫⲏⲉⲧⲟ̀ⲛⲓ ⲙ̀ⲙⲟ</w:t>
            </w:r>
          </w:p>
          <w:p w14:paraId="092C3F4B" w14:textId="77777777" w:rsidR="00E35F1F" w:rsidRDefault="00E35F1F" w:rsidP="00E35F1F">
            <w:pPr>
              <w:pStyle w:val="CopticVersemulti-line"/>
            </w:pPr>
            <w:r w:rsidRPr="00F6464C">
              <w:t>ⲁϥⲟⲩⲱⲣⲡ ⲙ̀ⲡⲉϥⲙⲟⲛⲟⲅⲉⲛⲏⲥ</w:t>
            </w:r>
          </w:p>
          <w:p w14:paraId="0184E75B" w14:textId="77777777" w:rsidR="00E35F1F" w:rsidRDefault="00E35F1F" w:rsidP="00E35F1F">
            <w:pPr>
              <w:pStyle w:val="CopticVersemulti-line"/>
            </w:pPr>
            <w:r w:rsidRPr="00F6464C">
              <w:t>ⲓ̀ ⲁϥϭⲓⲥⲁⲣⲝ ⲉ̀ⲃⲟⲗⲛ̀ϧⲏϯ</w:t>
            </w:r>
          </w:p>
        </w:tc>
      </w:tr>
    </w:tbl>
    <w:p w14:paraId="0785BD7D" w14:textId="77777777" w:rsidR="00E35F1F" w:rsidRDefault="00E35F1F" w:rsidP="00E35F1F">
      <w:pPr>
        <w:pStyle w:val="Heading6"/>
      </w:pPr>
      <w:bookmarkStart w:id="921" w:name="_Toc298681311"/>
      <w:r>
        <w:t>Part Seven</w:t>
      </w:r>
      <w:bookmarkEnd w:id="9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F2D5009" w14:textId="77777777" w:rsidTr="00E35F1F">
        <w:trPr>
          <w:cantSplit/>
          <w:jc w:val="center"/>
        </w:trPr>
        <w:tc>
          <w:tcPr>
            <w:tcW w:w="288" w:type="dxa"/>
          </w:tcPr>
          <w:p w14:paraId="30C306CE" w14:textId="77777777" w:rsidR="00E35F1F" w:rsidRDefault="00E35F1F" w:rsidP="00E35F1F">
            <w:pPr>
              <w:pStyle w:val="CopticCross"/>
            </w:pPr>
          </w:p>
        </w:tc>
        <w:tc>
          <w:tcPr>
            <w:tcW w:w="3960" w:type="dxa"/>
          </w:tcPr>
          <w:p w14:paraId="44E8CE9F" w14:textId="77777777" w:rsidR="00E35F1F" w:rsidRPr="007425E1" w:rsidRDefault="00E35F1F" w:rsidP="00E35F1F">
            <w:pPr>
              <w:pStyle w:val="EngHang"/>
            </w:pPr>
            <w:r w:rsidRPr="007425E1">
              <w:t xml:space="preserve">Galilee of the Gentiles, </w:t>
            </w:r>
          </w:p>
          <w:p w14:paraId="324B9609" w14:textId="77777777" w:rsidR="00E35F1F" w:rsidRPr="007425E1" w:rsidRDefault="00E35F1F" w:rsidP="00E35F1F">
            <w:pPr>
              <w:pStyle w:val="EngHang"/>
            </w:pPr>
            <w:r>
              <w:t xml:space="preserve">That </w:t>
            </w:r>
            <w:commentRangeStart w:id="922"/>
            <w:r>
              <w:t xml:space="preserve">sits </w:t>
            </w:r>
            <w:commentRangeEnd w:id="922"/>
            <w:r>
              <w:rPr>
                <w:rStyle w:val="CommentReference"/>
                <w:rFonts w:ascii="Times New Roman" w:eastAsiaTheme="minorHAnsi" w:hAnsi="Times New Roman" w:cstheme="minorBidi"/>
                <w:color w:val="auto"/>
              </w:rPr>
              <w:commentReference w:id="922"/>
            </w:r>
            <w:r>
              <w:t xml:space="preserve">in darkness, </w:t>
            </w:r>
            <w:r>
              <w:tab/>
            </w:r>
          </w:p>
          <w:p w14:paraId="18C79CCE" w14:textId="77777777" w:rsidR="00E35F1F" w:rsidRPr="007425E1" w:rsidRDefault="00E35F1F" w:rsidP="00E35F1F">
            <w:pPr>
              <w:pStyle w:val="EngHang"/>
            </w:pPr>
            <w:r w:rsidRPr="007425E1">
              <w:t xml:space="preserve">And in the shadow of death, </w:t>
            </w:r>
          </w:p>
          <w:p w14:paraId="3CD753E4" w14:textId="77777777" w:rsidR="00E35F1F" w:rsidRDefault="00E35F1F" w:rsidP="00E35F1F">
            <w:pPr>
              <w:pStyle w:val="EngHangEnd"/>
            </w:pPr>
            <w:r>
              <w:t>Had</w:t>
            </w:r>
            <w:r w:rsidRPr="007425E1">
              <w:t xml:space="preserve"> </w:t>
            </w:r>
            <w:r>
              <w:t xml:space="preserve">the </w:t>
            </w:r>
            <w:r w:rsidRPr="007425E1">
              <w:t xml:space="preserve">Great Light </w:t>
            </w:r>
            <w:r>
              <w:t>shi</w:t>
            </w:r>
            <w:r w:rsidRPr="007425E1">
              <w:t>ne upon them.</w:t>
            </w:r>
          </w:p>
        </w:tc>
        <w:tc>
          <w:tcPr>
            <w:tcW w:w="288" w:type="dxa"/>
          </w:tcPr>
          <w:p w14:paraId="2BBA2F7D" w14:textId="77777777" w:rsidR="00E35F1F" w:rsidRDefault="00E35F1F" w:rsidP="00E35F1F"/>
        </w:tc>
        <w:tc>
          <w:tcPr>
            <w:tcW w:w="288" w:type="dxa"/>
          </w:tcPr>
          <w:p w14:paraId="20BCAA33" w14:textId="77777777" w:rsidR="00E35F1F" w:rsidRDefault="00E35F1F" w:rsidP="00E35F1F">
            <w:pPr>
              <w:pStyle w:val="CopticCross"/>
            </w:pPr>
          </w:p>
        </w:tc>
        <w:tc>
          <w:tcPr>
            <w:tcW w:w="3960" w:type="dxa"/>
          </w:tcPr>
          <w:p w14:paraId="00DA2D90" w14:textId="77777777" w:rsidR="00E35F1F" w:rsidRDefault="00E35F1F" w:rsidP="00E35F1F">
            <w:pPr>
              <w:pStyle w:val="CopticVersemulti-line"/>
            </w:pPr>
            <w:r w:rsidRPr="002147AA">
              <w:rPr>
                <w:rFonts w:ascii="Times New Roman" w:hAnsi="Times New Roman" w:cs="Times New Roman"/>
              </w:rPr>
              <w:t>Ϯ</w:t>
            </w:r>
            <w:r w:rsidRPr="002147AA">
              <w:t>ⲅⲁⲗⲓⲗⲉⲁ ⲛ</w:t>
            </w:r>
            <w:r w:rsidRPr="002147AA">
              <w:rPr>
                <w:rFonts w:ascii="Times New Roman" w:hAnsi="Times New Roman" w:cs="Times New Roman"/>
              </w:rPr>
              <w:t>̀</w:t>
            </w:r>
            <w:r w:rsidRPr="002147AA">
              <w:t>ⲧⲉ ⲛⲓⲉⲑⲛⲟⲥ</w:t>
            </w:r>
          </w:p>
          <w:p w14:paraId="4D12A848" w14:textId="77777777" w:rsidR="00E35F1F" w:rsidRDefault="00E35F1F" w:rsidP="00E35F1F">
            <w:pPr>
              <w:pStyle w:val="CopticVersemulti-line"/>
            </w:pPr>
            <w:r w:rsidRPr="002147AA">
              <w:t>ⲛⲏⲉⲧ</w:t>
            </w:r>
            <w:r w:rsidRPr="002147AA">
              <w:rPr>
                <w:rFonts w:ascii="Times New Roman" w:hAnsi="Times New Roman" w:cs="Times New Roman"/>
              </w:rPr>
              <w:t>ϩ</w:t>
            </w:r>
            <w:r w:rsidRPr="002147AA">
              <w:t xml:space="preserve">ⲉⲙⲥⲓ </w:t>
            </w:r>
            <w:r w:rsidRPr="002147AA">
              <w:rPr>
                <w:rFonts w:ascii="Times New Roman" w:hAnsi="Times New Roman" w:cs="Times New Roman"/>
              </w:rPr>
              <w:t>ϧ</w:t>
            </w:r>
            <w:r w:rsidRPr="002147AA">
              <w:t>ⲉⲛ ⲡ</w:t>
            </w:r>
            <w:r w:rsidRPr="002147AA">
              <w:rPr>
                <w:rFonts w:ascii="Times New Roman" w:hAnsi="Times New Roman" w:cs="Times New Roman"/>
              </w:rPr>
              <w:t>̀</w:t>
            </w:r>
            <w:r w:rsidRPr="002147AA">
              <w:t>ⲭⲁⲕⲓ</w:t>
            </w:r>
          </w:p>
          <w:p w14:paraId="5FCEAA1F" w14:textId="77777777" w:rsidR="00E35F1F" w:rsidRDefault="00E35F1F" w:rsidP="00E35F1F">
            <w:pPr>
              <w:pStyle w:val="CopticVersemulti-line"/>
            </w:pPr>
            <w:r w:rsidRPr="002147AA">
              <w:t>ⲛⲉⲙ ⲧ</w:t>
            </w:r>
            <w:r w:rsidRPr="002147AA">
              <w:rPr>
                <w:rFonts w:ascii="Times New Roman" w:hAnsi="Times New Roman" w:cs="Times New Roman"/>
              </w:rPr>
              <w:t>̀ϧ</w:t>
            </w:r>
            <w:r w:rsidRPr="002147AA">
              <w:t>ⲏⲓⲃⲓ ⲙ</w:t>
            </w:r>
            <w:r w:rsidRPr="002147AA">
              <w:rPr>
                <w:rFonts w:ascii="Times New Roman" w:hAnsi="Times New Roman" w:cs="Times New Roman"/>
              </w:rPr>
              <w:t>̀</w:t>
            </w:r>
            <w:r w:rsidRPr="002147AA">
              <w:t>ⲫ</w:t>
            </w:r>
            <w:r w:rsidRPr="002147AA">
              <w:rPr>
                <w:rFonts w:ascii="Times New Roman" w:hAnsi="Times New Roman" w:cs="Times New Roman"/>
              </w:rPr>
              <w:t>̀</w:t>
            </w:r>
            <w:r w:rsidRPr="002147AA">
              <w:t>ⲙⲟⲩ</w:t>
            </w:r>
          </w:p>
          <w:p w14:paraId="16615602" w14:textId="77777777" w:rsidR="00E35F1F" w:rsidRDefault="00E35F1F" w:rsidP="00E35F1F">
            <w:pPr>
              <w:pStyle w:val="CopticVerse"/>
            </w:pPr>
            <w:r w:rsidRPr="002147AA">
              <w:t>ⲟⲩⲛⲓ</w:t>
            </w:r>
            <w:r w:rsidRPr="002147AA">
              <w:rPr>
                <w:rFonts w:ascii="Times New Roman" w:hAnsi="Times New Roman" w:cs="Times New Roman"/>
              </w:rPr>
              <w:t>ϣϯ</w:t>
            </w:r>
            <w:r w:rsidRPr="002147AA">
              <w:t xml:space="preserve"> ⲛ</w:t>
            </w:r>
            <w:r w:rsidRPr="002147AA">
              <w:rPr>
                <w:rFonts w:ascii="Times New Roman" w:hAnsi="Times New Roman" w:cs="Times New Roman"/>
              </w:rPr>
              <w:t>̀</w:t>
            </w:r>
            <w:r w:rsidRPr="002147AA">
              <w:t>ⲟⲩⲱⲓⲛⲓ ⲁ</w:t>
            </w:r>
            <w:r w:rsidRPr="002147AA">
              <w:rPr>
                <w:rFonts w:ascii="Times New Roman" w:hAnsi="Times New Roman" w:cs="Times New Roman"/>
              </w:rPr>
              <w:t>ϥϣ</w:t>
            </w:r>
            <w:r w:rsidRPr="002147AA">
              <w:t>ⲁⲓ ⲛⲱⲟⲩ</w:t>
            </w:r>
          </w:p>
        </w:tc>
      </w:tr>
      <w:tr w:rsidR="00E35F1F" w14:paraId="52786335" w14:textId="77777777" w:rsidTr="00E35F1F">
        <w:trPr>
          <w:cantSplit/>
          <w:jc w:val="center"/>
        </w:trPr>
        <w:tc>
          <w:tcPr>
            <w:tcW w:w="288" w:type="dxa"/>
          </w:tcPr>
          <w:p w14:paraId="786443C8" w14:textId="77777777" w:rsidR="00E35F1F" w:rsidRDefault="00E35F1F" w:rsidP="00E35F1F">
            <w:pPr>
              <w:pStyle w:val="CopticCross"/>
            </w:pPr>
            <w:r w:rsidRPr="00FB5ACB">
              <w:t>¿</w:t>
            </w:r>
          </w:p>
        </w:tc>
        <w:tc>
          <w:tcPr>
            <w:tcW w:w="3960" w:type="dxa"/>
          </w:tcPr>
          <w:p w14:paraId="398939AE" w14:textId="77777777" w:rsidR="00E35F1F" w:rsidRPr="007425E1" w:rsidRDefault="00E35F1F" w:rsidP="00E35F1F">
            <w:pPr>
              <w:pStyle w:val="EngHang"/>
            </w:pPr>
            <w:r w:rsidRPr="007425E1">
              <w:t>God who rests,</w:t>
            </w:r>
          </w:p>
          <w:p w14:paraId="6076A2F3" w14:textId="77777777" w:rsidR="00E35F1F" w:rsidRPr="007425E1" w:rsidRDefault="00E35F1F" w:rsidP="00E35F1F">
            <w:pPr>
              <w:pStyle w:val="EngHang"/>
            </w:pPr>
            <w:r>
              <w:t>In His saints,</w:t>
            </w:r>
          </w:p>
          <w:p w14:paraId="42561CD8" w14:textId="77777777" w:rsidR="00E35F1F" w:rsidRPr="007425E1" w:rsidRDefault="00E35F1F" w:rsidP="00E35F1F">
            <w:pPr>
              <w:pStyle w:val="EngHang"/>
            </w:pPr>
            <w:r w:rsidRPr="007425E1">
              <w:t>Was incarnate of the virgin,</w:t>
            </w:r>
          </w:p>
          <w:p w14:paraId="7C9D58C4" w14:textId="77777777" w:rsidR="00E35F1F" w:rsidRDefault="00E35F1F" w:rsidP="00E35F1F">
            <w:pPr>
              <w:pStyle w:val="EngHangEnd"/>
            </w:pPr>
            <w:r w:rsidRPr="007425E1">
              <w:t>For the pouring of Salvation.</w:t>
            </w:r>
          </w:p>
        </w:tc>
        <w:tc>
          <w:tcPr>
            <w:tcW w:w="288" w:type="dxa"/>
          </w:tcPr>
          <w:p w14:paraId="3B63504A" w14:textId="77777777" w:rsidR="00E35F1F" w:rsidRDefault="00E35F1F" w:rsidP="00E35F1F"/>
        </w:tc>
        <w:tc>
          <w:tcPr>
            <w:tcW w:w="288" w:type="dxa"/>
          </w:tcPr>
          <w:p w14:paraId="6C0BEEBD" w14:textId="77777777" w:rsidR="00E35F1F" w:rsidRDefault="00E35F1F" w:rsidP="00E35F1F">
            <w:pPr>
              <w:pStyle w:val="CopticCross"/>
            </w:pPr>
            <w:r w:rsidRPr="00FB5ACB">
              <w:t>¿</w:t>
            </w:r>
          </w:p>
        </w:tc>
        <w:tc>
          <w:tcPr>
            <w:tcW w:w="3960" w:type="dxa"/>
          </w:tcPr>
          <w:p w14:paraId="20D2A9EB" w14:textId="77777777" w:rsidR="00E35F1F" w:rsidRDefault="00E35F1F" w:rsidP="00E35F1F">
            <w:pPr>
              <w:pStyle w:val="CopticVersemulti-line"/>
            </w:pPr>
            <w:r w:rsidRPr="002147AA">
              <w:t>Ⲫϯ ⲫⲏⲉⲑⲙⲟⲧⲉⲛ ⲙ̀ⲙⲟϥ</w:t>
            </w:r>
          </w:p>
          <w:p w14:paraId="4CCD6D85" w14:textId="77777777" w:rsidR="00E35F1F" w:rsidRDefault="00E35F1F" w:rsidP="00E35F1F">
            <w:pPr>
              <w:pStyle w:val="CopticVersemulti-line"/>
            </w:pPr>
            <w:r w:rsidRPr="002147AA">
              <w:t>ϧⲉⲛ ⲛⲏⲉ̅ⲑ̅ⲩ ⲛ̀ⲧⲁϥ</w:t>
            </w:r>
          </w:p>
          <w:p w14:paraId="7FEF564A" w14:textId="77777777" w:rsidR="00E35F1F" w:rsidRDefault="00E35F1F" w:rsidP="00E35F1F">
            <w:pPr>
              <w:pStyle w:val="CopticVersemulti-line"/>
            </w:pPr>
            <w:r w:rsidRPr="002147AA">
              <w:t>ⲁϥϭⲓⲥⲁⲣⲝ ϧⲉⲛ ϯⲡⲁⲣⲑⲉⲛⲟⲥ</w:t>
            </w:r>
          </w:p>
          <w:p w14:paraId="1BCE3FF5" w14:textId="77777777" w:rsidR="00E35F1F" w:rsidRDefault="00E35F1F" w:rsidP="00E35F1F">
            <w:pPr>
              <w:pStyle w:val="CopticVerse"/>
            </w:pPr>
            <w:r w:rsidRPr="002147AA">
              <w:t>ⲉⲑⲃⲉ ⲫⲏⲉⲧⲉⲫⲱⲛ ⲛ̀ⲟⲩϫⲁⲓ</w:t>
            </w:r>
          </w:p>
        </w:tc>
      </w:tr>
      <w:tr w:rsidR="00E35F1F" w14:paraId="47527D7D" w14:textId="77777777" w:rsidTr="00E35F1F">
        <w:trPr>
          <w:cantSplit/>
          <w:jc w:val="center"/>
        </w:trPr>
        <w:tc>
          <w:tcPr>
            <w:tcW w:w="288" w:type="dxa"/>
          </w:tcPr>
          <w:p w14:paraId="6F82D3D9" w14:textId="77777777" w:rsidR="00E35F1F" w:rsidRDefault="00E35F1F" w:rsidP="00E35F1F">
            <w:pPr>
              <w:pStyle w:val="CopticCross"/>
            </w:pPr>
          </w:p>
        </w:tc>
        <w:tc>
          <w:tcPr>
            <w:tcW w:w="3960" w:type="dxa"/>
          </w:tcPr>
          <w:p w14:paraId="090625BE" w14:textId="77777777" w:rsidR="00E35F1F" w:rsidRPr="007425E1" w:rsidRDefault="00E35F1F" w:rsidP="00E35F1F">
            <w:pPr>
              <w:pStyle w:val="EngHang"/>
            </w:pPr>
            <w:r w:rsidRPr="007425E1">
              <w:t>Gather, behold and wonder,</w:t>
            </w:r>
          </w:p>
          <w:p w14:paraId="4BE2B1E1" w14:textId="77777777" w:rsidR="00E35F1F" w:rsidRPr="007425E1" w:rsidRDefault="00E35F1F" w:rsidP="00E35F1F">
            <w:pPr>
              <w:pStyle w:val="EngHang"/>
            </w:pPr>
            <w:r>
              <w:t xml:space="preserve">Praise and rejoice with shouting, </w:t>
            </w:r>
          </w:p>
          <w:p w14:paraId="52CEE5FF" w14:textId="77777777" w:rsidR="00E35F1F" w:rsidRPr="007425E1" w:rsidRDefault="00E35F1F" w:rsidP="00E35F1F">
            <w:pPr>
              <w:pStyle w:val="EngHang"/>
            </w:pPr>
            <w:r w:rsidRPr="007425E1">
              <w:t>At this mystery,</w:t>
            </w:r>
          </w:p>
          <w:p w14:paraId="665A38A2" w14:textId="77777777" w:rsidR="00E35F1F" w:rsidRDefault="00E35F1F" w:rsidP="00E35F1F">
            <w:pPr>
              <w:pStyle w:val="EngHangEnd"/>
            </w:pPr>
            <w:r w:rsidRPr="007425E1">
              <w:t>Which has been revealed to us.</w:t>
            </w:r>
          </w:p>
        </w:tc>
        <w:tc>
          <w:tcPr>
            <w:tcW w:w="288" w:type="dxa"/>
          </w:tcPr>
          <w:p w14:paraId="2E3B8641" w14:textId="77777777" w:rsidR="00E35F1F" w:rsidRDefault="00E35F1F" w:rsidP="00E35F1F"/>
        </w:tc>
        <w:tc>
          <w:tcPr>
            <w:tcW w:w="288" w:type="dxa"/>
          </w:tcPr>
          <w:p w14:paraId="3C9A3891" w14:textId="77777777" w:rsidR="00E35F1F" w:rsidRDefault="00E35F1F" w:rsidP="00E35F1F">
            <w:pPr>
              <w:pStyle w:val="CopticCross"/>
            </w:pPr>
          </w:p>
        </w:tc>
        <w:tc>
          <w:tcPr>
            <w:tcW w:w="3960" w:type="dxa"/>
          </w:tcPr>
          <w:p w14:paraId="0378DB0F" w14:textId="77777777" w:rsidR="00E35F1F" w:rsidRDefault="00E35F1F" w:rsidP="00E35F1F">
            <w:pPr>
              <w:pStyle w:val="CopticVersemulti-line"/>
            </w:pPr>
            <w:r w:rsidRPr="002147AA">
              <w:t>Ⲁⲙⲱⲓⲛⲓ ⲁⲛⲁⲩ ⲁ̀ⲣⲓϣ̀ⲫⲏⲣⲓ</w:t>
            </w:r>
          </w:p>
          <w:p w14:paraId="4E7893C2" w14:textId="77777777" w:rsidR="00E35F1F" w:rsidRDefault="00E35F1F" w:rsidP="00E35F1F">
            <w:pPr>
              <w:pStyle w:val="CopticVersemulti-line"/>
            </w:pPr>
            <w:r w:rsidRPr="002147AA">
              <w:t>ϩⲱⲥ ⲑⲉⲗⲏⲗ ϧⲉⲛ ⲟⲩϣ̀ⲗⲏⲗⲟⲩⲓ̀</w:t>
            </w:r>
          </w:p>
          <w:p w14:paraId="02C953FE" w14:textId="77777777" w:rsidR="00E35F1F" w:rsidRDefault="00E35F1F" w:rsidP="00E35F1F">
            <w:pPr>
              <w:pStyle w:val="CopticVersemulti-line"/>
            </w:pPr>
            <w:r w:rsidRPr="002147AA">
              <w:t>ϩⲓϫⲉⲛ ⲡⲁⲓⲙⲩⲥⲧⲏⲣⲓⲟⲛ</w:t>
            </w:r>
          </w:p>
          <w:p w14:paraId="00A7FAF0" w14:textId="77777777" w:rsidR="00E35F1F" w:rsidRDefault="00E35F1F" w:rsidP="00E35F1F">
            <w:pPr>
              <w:pStyle w:val="CopticVerse"/>
            </w:pPr>
            <w:commentRangeStart w:id="923"/>
            <w:r w:rsidRPr="00FA5B8C">
              <w:t>ⲉⲧⲁϥⲟⲩⲱⲛϩ</w:t>
            </w:r>
            <w:r w:rsidRPr="002147AA">
              <w:t xml:space="preserve"> </w:t>
            </w:r>
            <w:commentRangeEnd w:id="923"/>
            <w:r>
              <w:rPr>
                <w:rStyle w:val="CommentReference"/>
                <w:rFonts w:ascii="Garamond" w:hAnsi="Garamond" w:cstheme="minorBidi"/>
                <w:noProof w:val="0"/>
                <w:lang w:val="en-CA"/>
              </w:rPr>
              <w:commentReference w:id="923"/>
            </w:r>
            <w:r w:rsidRPr="002147AA">
              <w:t>ⲛⲁⲛ ⲉⲃⲟⲗ</w:t>
            </w:r>
          </w:p>
        </w:tc>
      </w:tr>
      <w:tr w:rsidR="00E35F1F" w14:paraId="5C777A64" w14:textId="77777777" w:rsidTr="00E35F1F">
        <w:trPr>
          <w:cantSplit/>
          <w:jc w:val="center"/>
        </w:trPr>
        <w:tc>
          <w:tcPr>
            <w:tcW w:w="288" w:type="dxa"/>
          </w:tcPr>
          <w:p w14:paraId="42A50D01" w14:textId="77777777" w:rsidR="00E35F1F" w:rsidRDefault="00E35F1F" w:rsidP="00E35F1F">
            <w:pPr>
              <w:pStyle w:val="CopticCross"/>
            </w:pPr>
            <w:r w:rsidRPr="00FB5ACB">
              <w:t>¿</w:t>
            </w:r>
          </w:p>
        </w:tc>
        <w:tc>
          <w:tcPr>
            <w:tcW w:w="3960" w:type="dxa"/>
          </w:tcPr>
          <w:p w14:paraId="50F0BBF9" w14:textId="77777777" w:rsidR="00E35F1F" w:rsidRPr="007425E1" w:rsidRDefault="00E35F1F" w:rsidP="00E35F1F">
            <w:pPr>
              <w:pStyle w:val="EngHang"/>
            </w:pPr>
            <w:r w:rsidRPr="007425E1">
              <w:t>For the Incorporeal became incarnate,</w:t>
            </w:r>
          </w:p>
          <w:p w14:paraId="3E682CC7" w14:textId="77777777" w:rsidR="00E35F1F" w:rsidRDefault="00E35F1F" w:rsidP="00E35F1F">
            <w:pPr>
              <w:pStyle w:val="EngHang"/>
            </w:pPr>
            <w:r>
              <w:t>And the Logos became flesh;</w:t>
            </w:r>
          </w:p>
          <w:p w14:paraId="3D8AA8A8" w14:textId="77777777" w:rsidR="00E35F1F" w:rsidRPr="007425E1" w:rsidRDefault="00E35F1F" w:rsidP="00E35F1F">
            <w:pPr>
              <w:pStyle w:val="EngHang"/>
            </w:pPr>
            <w:r>
              <w:t>He without a beginning took a beginning,</w:t>
            </w:r>
          </w:p>
          <w:p w14:paraId="0B75111F" w14:textId="77777777" w:rsidR="00E35F1F" w:rsidRDefault="00E35F1F" w:rsidP="00E35F1F">
            <w:pPr>
              <w:pStyle w:val="EngHangEnd"/>
            </w:pPr>
            <w:r w:rsidRPr="007425E1">
              <w:t xml:space="preserve">The timeless </w:t>
            </w:r>
            <w:r>
              <w:t>entered</w:t>
            </w:r>
            <w:r w:rsidRPr="007425E1">
              <w:t xml:space="preserve"> time.</w:t>
            </w:r>
          </w:p>
        </w:tc>
        <w:tc>
          <w:tcPr>
            <w:tcW w:w="288" w:type="dxa"/>
          </w:tcPr>
          <w:p w14:paraId="251E8ECE" w14:textId="77777777" w:rsidR="00E35F1F" w:rsidRDefault="00E35F1F" w:rsidP="00E35F1F"/>
        </w:tc>
        <w:tc>
          <w:tcPr>
            <w:tcW w:w="288" w:type="dxa"/>
          </w:tcPr>
          <w:p w14:paraId="205945B0" w14:textId="77777777" w:rsidR="00E35F1F" w:rsidRDefault="00E35F1F" w:rsidP="00E35F1F">
            <w:pPr>
              <w:pStyle w:val="CopticCross"/>
            </w:pPr>
            <w:r w:rsidRPr="00FB5ACB">
              <w:t>¿</w:t>
            </w:r>
          </w:p>
        </w:tc>
        <w:tc>
          <w:tcPr>
            <w:tcW w:w="3960" w:type="dxa"/>
          </w:tcPr>
          <w:p w14:paraId="1BD3240B" w14:textId="77777777" w:rsidR="00E35F1F" w:rsidRDefault="00E35F1F" w:rsidP="00E35F1F">
            <w:pPr>
              <w:pStyle w:val="CopticVersemulti-line"/>
            </w:pPr>
            <w:commentRangeStart w:id="924"/>
            <w:r w:rsidRPr="00FA5B8C">
              <w:t>Ϫⲉ ⲡⲓⲁⲧⲥⲁⲣⲝ</w:t>
            </w:r>
            <w:commentRangeEnd w:id="924"/>
            <w:r>
              <w:rPr>
                <w:rStyle w:val="CommentReference"/>
                <w:rFonts w:ascii="Garamond" w:hAnsi="Garamond" w:cstheme="minorBidi"/>
                <w:noProof w:val="0"/>
                <w:lang w:val="en-CA"/>
              </w:rPr>
              <w:commentReference w:id="924"/>
            </w:r>
          </w:p>
          <w:p w14:paraId="0E1A68D4" w14:textId="77777777" w:rsidR="00E35F1F" w:rsidRDefault="00E35F1F" w:rsidP="00E35F1F">
            <w:pPr>
              <w:pStyle w:val="CopticVersemulti-line"/>
            </w:pPr>
            <w:r w:rsidRPr="002147AA">
              <w:t>ⲟⲩⲟϩ ⲡⲓⲗⲟⲅⲟⲥ ⲁϥϧ̀ⲑⲁⲓ</w:t>
            </w:r>
          </w:p>
          <w:p w14:paraId="263454A6" w14:textId="77777777" w:rsidR="00E35F1F" w:rsidRDefault="00E35F1F" w:rsidP="00E35F1F">
            <w:pPr>
              <w:pStyle w:val="CopticVersemulti-line"/>
            </w:pPr>
            <w:r w:rsidRPr="002147AA">
              <w:t>ⲡⲓⲁⲧⲁⲣⲭⲏ ⲁϥⲉⲣϩⲏⲧⲥ</w:t>
            </w:r>
          </w:p>
          <w:p w14:paraId="40A030A8" w14:textId="77777777" w:rsidR="00E35F1F" w:rsidRDefault="00E35F1F" w:rsidP="00E35F1F">
            <w:pPr>
              <w:pStyle w:val="CopticVerse"/>
            </w:pPr>
            <w:r w:rsidRPr="002147AA">
              <w:t>ⲡⲓⲁⲧⲥⲏⲟⲩ ⲁϥϣⲱⲡⲓ ϧⲁ ⲟⲩⲭ̀ⲣⲟⲛⲟⲥ</w:t>
            </w:r>
          </w:p>
        </w:tc>
      </w:tr>
      <w:tr w:rsidR="00E35F1F" w14:paraId="420EFC36" w14:textId="77777777" w:rsidTr="00E35F1F">
        <w:trPr>
          <w:cantSplit/>
          <w:jc w:val="center"/>
        </w:trPr>
        <w:tc>
          <w:tcPr>
            <w:tcW w:w="288" w:type="dxa"/>
          </w:tcPr>
          <w:p w14:paraId="6E9F349A" w14:textId="77777777" w:rsidR="00E35F1F" w:rsidRDefault="00E35F1F" w:rsidP="00E35F1F">
            <w:pPr>
              <w:pStyle w:val="CopticCross"/>
            </w:pPr>
          </w:p>
        </w:tc>
        <w:tc>
          <w:tcPr>
            <w:tcW w:w="3960" w:type="dxa"/>
          </w:tcPr>
          <w:p w14:paraId="6CB1F5D3" w14:textId="77777777" w:rsidR="00E35F1F" w:rsidRPr="007425E1" w:rsidRDefault="00E35F1F" w:rsidP="00E35F1F">
            <w:pPr>
              <w:pStyle w:val="EngHang"/>
            </w:pPr>
            <w:r w:rsidRPr="007425E1">
              <w:t>The incomprehensible has been grasped,</w:t>
            </w:r>
          </w:p>
          <w:p w14:paraId="02307F7D" w14:textId="77777777" w:rsidR="00E35F1F" w:rsidRPr="007425E1" w:rsidRDefault="00E35F1F" w:rsidP="00E35F1F">
            <w:pPr>
              <w:pStyle w:val="EngHang"/>
            </w:pPr>
            <w:r w:rsidRPr="007425E1">
              <w:t>The unseen has been seen,</w:t>
            </w:r>
          </w:p>
          <w:p w14:paraId="19979E2D" w14:textId="77777777" w:rsidR="00E35F1F" w:rsidRPr="007425E1" w:rsidRDefault="00E35F1F" w:rsidP="00E35F1F">
            <w:pPr>
              <w:pStyle w:val="EngHang"/>
            </w:pPr>
            <w:r w:rsidRPr="007425E1">
              <w:t>The Son of the Living God,</w:t>
            </w:r>
          </w:p>
          <w:p w14:paraId="689BEDED" w14:textId="77777777" w:rsidR="00E35F1F" w:rsidRDefault="00E35F1F" w:rsidP="00E35F1F">
            <w:pPr>
              <w:pStyle w:val="EngHangEnd"/>
            </w:pPr>
            <w:r w:rsidRPr="007425E1">
              <w:t>Truly became the Son of Man.</w:t>
            </w:r>
          </w:p>
        </w:tc>
        <w:tc>
          <w:tcPr>
            <w:tcW w:w="288" w:type="dxa"/>
          </w:tcPr>
          <w:p w14:paraId="41039C2D" w14:textId="77777777" w:rsidR="00E35F1F" w:rsidRDefault="00E35F1F" w:rsidP="00E35F1F"/>
        </w:tc>
        <w:tc>
          <w:tcPr>
            <w:tcW w:w="288" w:type="dxa"/>
          </w:tcPr>
          <w:p w14:paraId="428B4696" w14:textId="77777777" w:rsidR="00E35F1F" w:rsidRDefault="00E35F1F" w:rsidP="00E35F1F">
            <w:pPr>
              <w:pStyle w:val="CopticCross"/>
            </w:pPr>
          </w:p>
        </w:tc>
        <w:tc>
          <w:tcPr>
            <w:tcW w:w="3960" w:type="dxa"/>
          </w:tcPr>
          <w:p w14:paraId="741FB2F8" w14:textId="77777777" w:rsidR="00E35F1F" w:rsidRDefault="00E35F1F" w:rsidP="00E35F1F">
            <w:pPr>
              <w:pStyle w:val="CopticVersemulti-line"/>
            </w:pPr>
            <w:r w:rsidRPr="00FF1C35">
              <w:t>Ⲡⲓⲁⲧϣ̀ⲧⲁϩⲟϥ ⲁⲩϫⲉⲙϫⲱⲙϥ</w:t>
            </w:r>
          </w:p>
          <w:p w14:paraId="7F21C30F" w14:textId="77777777" w:rsidR="00E35F1F" w:rsidRDefault="00E35F1F" w:rsidP="00E35F1F">
            <w:pPr>
              <w:pStyle w:val="CopticVersemulti-line"/>
            </w:pPr>
            <w:r w:rsidRPr="00FF1C35">
              <w:t>ⲡⲓⲁⲑⲛⲁⲩ ⲉⲣⲟϥ ⲥⲉⲛⲁⲩ ⲉⲣⲟϥ</w:t>
            </w:r>
          </w:p>
          <w:p w14:paraId="4D45171A" w14:textId="77777777" w:rsidR="00E35F1F" w:rsidRDefault="00E35F1F" w:rsidP="00E35F1F">
            <w:pPr>
              <w:pStyle w:val="CopticVersemulti-line"/>
            </w:pPr>
            <w:r w:rsidRPr="00FF1C35">
              <w:t>ⲡ̀ϣⲏⲣⲓ ⲙ̀ⲫϯ ⲉⲧⲟⲛϧ</w:t>
            </w:r>
          </w:p>
          <w:p w14:paraId="6E9415A3" w14:textId="77777777" w:rsidR="00E35F1F" w:rsidRDefault="00E35F1F" w:rsidP="00E35F1F">
            <w:pPr>
              <w:pStyle w:val="CopticVerse"/>
            </w:pPr>
            <w:r w:rsidRPr="00FF1C35">
              <w:t>ⲁϥϣⲱⲡⲓ ⲛ̀ϣⲏⲣⲓ ⲛ̀ⲣⲱⲙⲓ ϧⲉⲛ ⲟⲩⲙⲉⲑⲙⲏⲓ</w:t>
            </w:r>
          </w:p>
        </w:tc>
      </w:tr>
      <w:tr w:rsidR="00E35F1F" w14:paraId="12580CF4" w14:textId="77777777" w:rsidTr="00E35F1F">
        <w:trPr>
          <w:cantSplit/>
          <w:jc w:val="center"/>
        </w:trPr>
        <w:tc>
          <w:tcPr>
            <w:tcW w:w="288" w:type="dxa"/>
          </w:tcPr>
          <w:p w14:paraId="53EE6FF8" w14:textId="77777777" w:rsidR="00E35F1F" w:rsidRDefault="00E35F1F" w:rsidP="00E35F1F">
            <w:pPr>
              <w:pStyle w:val="CopticCross"/>
            </w:pPr>
            <w:r w:rsidRPr="00FB5ACB">
              <w:t>¿</w:t>
            </w:r>
          </w:p>
        </w:tc>
        <w:tc>
          <w:tcPr>
            <w:tcW w:w="3960" w:type="dxa"/>
          </w:tcPr>
          <w:p w14:paraId="7D4A5A73" w14:textId="77777777" w:rsidR="00E35F1F" w:rsidRPr="008946A8" w:rsidRDefault="00E35F1F" w:rsidP="00E35F1F">
            <w:pPr>
              <w:pStyle w:val="EngHang"/>
              <w:rPr>
                <w:color w:val="auto"/>
              </w:rPr>
            </w:pPr>
            <w:r w:rsidRPr="008946A8">
              <w:rPr>
                <w:color w:val="auto"/>
              </w:rPr>
              <w:t>Jesus Christ the same,</w:t>
            </w:r>
          </w:p>
          <w:p w14:paraId="287CFA6B" w14:textId="77777777" w:rsidR="00E35F1F" w:rsidRPr="008946A8" w:rsidRDefault="00E35F1F" w:rsidP="00E35F1F">
            <w:pPr>
              <w:pStyle w:val="EngHang"/>
              <w:rPr>
                <w:color w:val="auto"/>
              </w:rPr>
            </w:pPr>
            <w:r w:rsidRPr="008946A8">
              <w:rPr>
                <w:color w:val="auto"/>
              </w:rPr>
              <w:t>Yesterday and today, and forever</w:t>
            </w:r>
          </w:p>
          <w:p w14:paraId="5D9FB276" w14:textId="77777777" w:rsidR="00E35F1F" w:rsidRPr="008946A8" w:rsidRDefault="00E35F1F" w:rsidP="00E35F1F">
            <w:pPr>
              <w:pStyle w:val="EngHang"/>
              <w:rPr>
                <w:color w:val="auto"/>
              </w:rPr>
            </w:pPr>
            <w:r w:rsidRPr="008946A8">
              <w:rPr>
                <w:color w:val="auto"/>
              </w:rPr>
              <w:t>In one hypostasis.</w:t>
            </w:r>
          </w:p>
          <w:p w14:paraId="528E3FAB" w14:textId="77777777" w:rsidR="00E35F1F" w:rsidRDefault="00E35F1F" w:rsidP="00E35F1F">
            <w:pPr>
              <w:pStyle w:val="EngHangEnd"/>
            </w:pPr>
            <w:r w:rsidRPr="008946A8">
              <w:t>We worship Him, we glorify Him.</w:t>
            </w:r>
          </w:p>
        </w:tc>
        <w:tc>
          <w:tcPr>
            <w:tcW w:w="288" w:type="dxa"/>
          </w:tcPr>
          <w:p w14:paraId="362D650E" w14:textId="77777777" w:rsidR="00E35F1F" w:rsidRDefault="00E35F1F" w:rsidP="00E35F1F"/>
        </w:tc>
        <w:tc>
          <w:tcPr>
            <w:tcW w:w="288" w:type="dxa"/>
          </w:tcPr>
          <w:p w14:paraId="068A8D13" w14:textId="77777777" w:rsidR="00E35F1F" w:rsidRDefault="00E35F1F" w:rsidP="00E35F1F">
            <w:pPr>
              <w:pStyle w:val="CopticCross"/>
            </w:pPr>
            <w:r w:rsidRPr="00FB5ACB">
              <w:t>¿</w:t>
            </w:r>
          </w:p>
        </w:tc>
        <w:tc>
          <w:tcPr>
            <w:tcW w:w="3960" w:type="dxa"/>
          </w:tcPr>
          <w:p w14:paraId="0C52D438" w14:textId="77777777" w:rsidR="00E35F1F" w:rsidRDefault="00E35F1F" w:rsidP="00E35F1F">
            <w:pPr>
              <w:pStyle w:val="CopticVersemulti-line"/>
            </w:pPr>
            <w:r w:rsidRPr="00FF1C35">
              <w:t>Ⲓⲏ̅ⲥ Ⲡⲭ̅ⲥ ⲛ̀ⲥⲁϥ ⲛⲉⲙ ⲫⲟⲟⲩ</w:t>
            </w:r>
          </w:p>
          <w:p w14:paraId="60A4124D" w14:textId="77777777" w:rsidR="00E35F1F" w:rsidRDefault="00E35F1F" w:rsidP="00E35F1F">
            <w:pPr>
              <w:pStyle w:val="CopticVersemulti-line"/>
            </w:pPr>
            <w:r w:rsidRPr="00FF1C35">
              <w:t>ⲛ̀ⲑⲟϥ ⲛ̀ⲑⲟϥ ⲡⲉ ⲛⲉⲙ ϣⲁ ⲉⲛⲉϩ</w:t>
            </w:r>
          </w:p>
          <w:p w14:paraId="115F0963" w14:textId="77777777" w:rsidR="00E35F1F" w:rsidRDefault="00E35F1F" w:rsidP="00E35F1F">
            <w:pPr>
              <w:pStyle w:val="CopticVersemulti-line"/>
            </w:pPr>
            <w:r w:rsidRPr="00FF1C35">
              <w:t>ϧⲉⲛ ⲟⲩϩⲩⲡⲟⲥⲧⲁⲥⲓⲥ ⲛ̀ⲟⲩⲱⲧ</w:t>
            </w:r>
          </w:p>
          <w:p w14:paraId="05F7E6A5" w14:textId="77777777" w:rsidR="00E35F1F" w:rsidRDefault="00E35F1F" w:rsidP="00E35F1F">
            <w:pPr>
              <w:pStyle w:val="CopticVerse"/>
            </w:pPr>
            <w:r w:rsidRPr="00FF1C35">
              <w:t>ⲧⲉⲛⲟⲩⲱϣⲧ ⲙ̀ⲙⲟϥ ⲧⲉⲛϯⲱ̀ⲟⲩ ⲛⲁϥ</w:t>
            </w:r>
          </w:p>
        </w:tc>
      </w:tr>
      <w:tr w:rsidR="00E35F1F" w14:paraId="4AF9363D" w14:textId="77777777" w:rsidTr="00E35F1F">
        <w:trPr>
          <w:cantSplit/>
          <w:jc w:val="center"/>
        </w:trPr>
        <w:tc>
          <w:tcPr>
            <w:tcW w:w="288" w:type="dxa"/>
          </w:tcPr>
          <w:p w14:paraId="56F5AB48" w14:textId="77777777" w:rsidR="00E35F1F" w:rsidRDefault="00E35F1F" w:rsidP="00E35F1F">
            <w:pPr>
              <w:pStyle w:val="CopticCross"/>
            </w:pPr>
          </w:p>
        </w:tc>
        <w:tc>
          <w:tcPr>
            <w:tcW w:w="3960" w:type="dxa"/>
          </w:tcPr>
          <w:p w14:paraId="29B8BD4D" w14:textId="77777777" w:rsidR="00E35F1F" w:rsidRPr="007425E1" w:rsidRDefault="00E35F1F" w:rsidP="00E35F1F">
            <w:pPr>
              <w:pStyle w:val="EngHang"/>
            </w:pPr>
            <w:r w:rsidRPr="007425E1">
              <w:t xml:space="preserve">The Father looked from heaven, </w:t>
            </w:r>
          </w:p>
          <w:p w14:paraId="2F430C23" w14:textId="77777777" w:rsidR="00E35F1F" w:rsidRPr="007425E1" w:rsidRDefault="00E35F1F" w:rsidP="00E35F1F">
            <w:pPr>
              <w:pStyle w:val="EngHang"/>
            </w:pPr>
            <w:r w:rsidRPr="007425E1">
              <w:t>And found n</w:t>
            </w:r>
            <w:r>
              <w:t xml:space="preserve">o </w:t>
            </w:r>
            <w:r w:rsidRPr="007425E1">
              <w:t>one like you</w:t>
            </w:r>
            <w:r>
              <w:t>,</w:t>
            </w:r>
          </w:p>
          <w:p w14:paraId="3A357A66" w14:textId="77777777" w:rsidR="00E35F1F" w:rsidRPr="007425E1" w:rsidRDefault="00E35F1F" w:rsidP="00E35F1F">
            <w:pPr>
              <w:pStyle w:val="EngHang"/>
            </w:pPr>
            <w:r>
              <w:t>He sent his Only-B</w:t>
            </w:r>
            <w:r w:rsidRPr="007425E1">
              <w:t xml:space="preserve">egotten, </w:t>
            </w:r>
          </w:p>
          <w:p w14:paraId="30A5732C" w14:textId="77777777" w:rsidR="00E35F1F" w:rsidRDefault="00E35F1F" w:rsidP="00E35F1F">
            <w:pPr>
              <w:pStyle w:val="EngHangEnd"/>
            </w:pPr>
            <w:r w:rsidRPr="007425E1">
              <w:t>Who came and was incarnate of you.</w:t>
            </w:r>
          </w:p>
        </w:tc>
        <w:tc>
          <w:tcPr>
            <w:tcW w:w="288" w:type="dxa"/>
          </w:tcPr>
          <w:p w14:paraId="564029D6" w14:textId="77777777" w:rsidR="00E35F1F" w:rsidRDefault="00E35F1F" w:rsidP="00E35F1F"/>
        </w:tc>
        <w:tc>
          <w:tcPr>
            <w:tcW w:w="288" w:type="dxa"/>
          </w:tcPr>
          <w:p w14:paraId="7691E230" w14:textId="77777777" w:rsidR="00E35F1F" w:rsidRDefault="00E35F1F" w:rsidP="00E35F1F">
            <w:pPr>
              <w:pStyle w:val="CopticCross"/>
            </w:pPr>
          </w:p>
        </w:tc>
        <w:tc>
          <w:tcPr>
            <w:tcW w:w="3960" w:type="dxa"/>
          </w:tcPr>
          <w:p w14:paraId="559F3768" w14:textId="77777777" w:rsidR="00E35F1F" w:rsidRDefault="00E35F1F" w:rsidP="00E35F1F">
            <w:pPr>
              <w:pStyle w:val="CopticVersemulti-line"/>
            </w:pPr>
            <w:r w:rsidRPr="00F6464C">
              <w:t>Ⲁⲫ̀ⲓⲱⲧ ϫⲟⲩϣⲧ ⲉ̀ⲃⲟⲗϧⲉⲛ ⲧ̀ⲫⲉ</w:t>
            </w:r>
          </w:p>
          <w:p w14:paraId="581D873E" w14:textId="77777777" w:rsidR="00E35F1F" w:rsidRDefault="00E35F1F" w:rsidP="00E35F1F">
            <w:pPr>
              <w:pStyle w:val="CopticVersemulti-line"/>
            </w:pPr>
            <w:r w:rsidRPr="00F6464C">
              <w:t>ⲙ̀ⲡⲉϥϫⲉⲙ ⲫⲏⲉⲧⲟ̀ⲛⲓ ⲙ̀ⲙⲟ</w:t>
            </w:r>
          </w:p>
          <w:p w14:paraId="7FDA3607" w14:textId="77777777" w:rsidR="00E35F1F" w:rsidRDefault="00E35F1F" w:rsidP="00E35F1F">
            <w:pPr>
              <w:pStyle w:val="CopticVersemulti-line"/>
            </w:pPr>
            <w:r w:rsidRPr="00F6464C">
              <w:t>ⲁϥⲟⲩⲱⲣⲡ ⲙ̀ⲡⲉϥⲙⲟⲛⲟⲅⲉⲛⲏⲥ</w:t>
            </w:r>
          </w:p>
          <w:p w14:paraId="7157A8F2" w14:textId="77777777" w:rsidR="00E35F1F" w:rsidRDefault="00E35F1F" w:rsidP="00E35F1F">
            <w:pPr>
              <w:pStyle w:val="CopticVersemulti-line"/>
            </w:pPr>
            <w:r w:rsidRPr="00F6464C">
              <w:t>ⲓ̀ ⲁϥϭⲓⲥⲁⲣⲝ ⲉ̀ⲃⲟⲗⲛ̀ϧⲏϯ</w:t>
            </w:r>
          </w:p>
        </w:tc>
      </w:tr>
    </w:tbl>
    <w:p w14:paraId="55A29268" w14:textId="77777777" w:rsidR="00E35F1F" w:rsidRDefault="00E35F1F" w:rsidP="00E35F1F">
      <w:pPr>
        <w:pStyle w:val="Heading6"/>
      </w:pPr>
      <w:bookmarkStart w:id="925" w:name="_Toc298681312"/>
      <w:bookmarkStart w:id="926" w:name="_Toc308441927"/>
      <w:r>
        <w:t>The Crown Batos</w:t>
      </w:r>
      <w:bookmarkEnd w:id="925"/>
      <w:bookmarkEnd w:id="926"/>
    </w:p>
    <w:p w14:paraId="58D78E39" w14:textId="77777777" w:rsidR="00E35F1F" w:rsidRPr="00073574" w:rsidRDefault="00E35F1F" w:rsidP="00E35F1F">
      <w:pPr>
        <w:pStyle w:val="Heading5non-TOC"/>
      </w:pPr>
      <w:r w:rsidRPr="00073574">
        <w:t>Ⲡⲓⲗⲱⲃ</w:t>
      </w:r>
      <w:r w:rsidRPr="00073574">
        <w:rPr>
          <w:rFonts w:ascii="Times New Roman" w:hAnsi="Times New Roman" w:cs="Times New Roman"/>
        </w:rPr>
        <w:t>ϣ</w:t>
      </w:r>
      <w:r w:rsidRPr="0007357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D9F2550" w14:textId="77777777" w:rsidTr="00E35F1F">
        <w:trPr>
          <w:cantSplit/>
          <w:jc w:val="center"/>
        </w:trPr>
        <w:tc>
          <w:tcPr>
            <w:tcW w:w="288" w:type="dxa"/>
          </w:tcPr>
          <w:p w14:paraId="607816DE" w14:textId="77777777" w:rsidR="00E35F1F" w:rsidRDefault="00E35F1F" w:rsidP="00E35F1F">
            <w:pPr>
              <w:pStyle w:val="CopticCross"/>
            </w:pPr>
          </w:p>
        </w:tc>
        <w:tc>
          <w:tcPr>
            <w:tcW w:w="3960" w:type="dxa"/>
          </w:tcPr>
          <w:p w14:paraId="7A122DA5" w14:textId="77777777" w:rsidR="00E35F1F" w:rsidRPr="007425E1" w:rsidRDefault="00E35F1F" w:rsidP="00E35F1F">
            <w:pPr>
              <w:pStyle w:val="EngHang"/>
            </w:pPr>
            <w:r w:rsidRPr="007425E1">
              <w:t>Ezekiel the prophet,</w:t>
            </w:r>
          </w:p>
          <w:p w14:paraId="266DFB78" w14:textId="77777777" w:rsidR="00E35F1F" w:rsidRPr="007425E1" w:rsidRDefault="00E35F1F" w:rsidP="00E35F1F">
            <w:pPr>
              <w:pStyle w:val="EngHang"/>
            </w:pPr>
            <w:r w:rsidRPr="007425E1">
              <w:t xml:space="preserve">Proclaimed and bore witness, </w:t>
            </w:r>
          </w:p>
          <w:p w14:paraId="6454ED0E" w14:textId="77777777" w:rsidR="00E35F1F" w:rsidRPr="007425E1" w:rsidRDefault="00E35F1F" w:rsidP="00E35F1F">
            <w:pPr>
              <w:pStyle w:val="EngHang"/>
            </w:pPr>
            <w:r w:rsidRPr="007425E1">
              <w:t xml:space="preserve">I saw a gate </w:t>
            </w:r>
            <w:r>
              <w:t>that looks</w:t>
            </w:r>
            <w:r w:rsidRPr="007425E1">
              <w:t xml:space="preserve"> </w:t>
            </w:r>
            <w:r>
              <w:t>to the</w:t>
            </w:r>
            <w:r w:rsidRPr="007425E1">
              <w:t xml:space="preserve"> east; </w:t>
            </w:r>
          </w:p>
          <w:p w14:paraId="29171059" w14:textId="77777777" w:rsidR="00E35F1F" w:rsidRDefault="00E35F1F" w:rsidP="00E35F1F">
            <w:pPr>
              <w:pStyle w:val="EngHangEnd"/>
            </w:pPr>
            <w:r w:rsidRPr="007425E1">
              <w:t>Closed with a wondrous sea</w:t>
            </w:r>
            <w:r>
              <w:t>l.</w:t>
            </w:r>
          </w:p>
        </w:tc>
        <w:tc>
          <w:tcPr>
            <w:tcW w:w="288" w:type="dxa"/>
          </w:tcPr>
          <w:p w14:paraId="74DAED23" w14:textId="77777777" w:rsidR="00E35F1F" w:rsidRDefault="00E35F1F" w:rsidP="00E35F1F"/>
        </w:tc>
        <w:tc>
          <w:tcPr>
            <w:tcW w:w="288" w:type="dxa"/>
          </w:tcPr>
          <w:p w14:paraId="0DC84A82" w14:textId="77777777" w:rsidR="00E35F1F" w:rsidRDefault="00E35F1F" w:rsidP="00E35F1F">
            <w:pPr>
              <w:pStyle w:val="CopticCross"/>
            </w:pPr>
          </w:p>
        </w:tc>
        <w:tc>
          <w:tcPr>
            <w:tcW w:w="3960" w:type="dxa"/>
          </w:tcPr>
          <w:p w14:paraId="57DF1B31" w14:textId="77777777" w:rsidR="00E35F1F" w:rsidRDefault="00E35F1F" w:rsidP="00E35F1F">
            <w:pPr>
              <w:pStyle w:val="CopticVersemulti-line"/>
            </w:pPr>
            <w:r w:rsidRPr="00E532DA">
              <w:t>Ⲓⲉⲍⲉⲕⲓⲏⲗ ⲡⲓⲡ</w:t>
            </w:r>
            <w:r w:rsidRPr="00E532DA">
              <w:rPr>
                <w:rFonts w:ascii="Times New Roman" w:hAnsi="Times New Roman" w:cs="Times New Roman"/>
              </w:rPr>
              <w:t>̀</w:t>
            </w:r>
            <w:r w:rsidRPr="00E532DA">
              <w:t>ⲣⲟⲫⲏⲧⲏⲥ</w:t>
            </w:r>
          </w:p>
          <w:p w14:paraId="252308F5" w14:textId="77777777" w:rsidR="00E35F1F" w:rsidRDefault="00E35F1F" w:rsidP="00E35F1F">
            <w:pPr>
              <w:pStyle w:val="CopticVersemulti-line"/>
            </w:pPr>
            <w:r w:rsidRPr="00E532DA">
              <w:t>ⲱ</w:t>
            </w:r>
            <w:r w:rsidRPr="00E532DA">
              <w:rPr>
                <w:rFonts w:ascii="Times New Roman" w:hAnsi="Times New Roman" w:cs="Times New Roman"/>
              </w:rPr>
              <w:t>ϣ</w:t>
            </w:r>
            <w:r w:rsidRPr="00E532DA">
              <w:t xml:space="preserve"> ⲉ</w:t>
            </w:r>
            <w:r w:rsidRPr="00E532DA">
              <w:rPr>
                <w:rFonts w:ascii="Times New Roman" w:hAnsi="Times New Roman" w:cs="Times New Roman"/>
              </w:rPr>
              <w:t>̀</w:t>
            </w:r>
            <w:r w:rsidRPr="00E532DA">
              <w:t>ⲃⲟⲗ ⲉ</w:t>
            </w:r>
            <w:r w:rsidRPr="00E532DA">
              <w:rPr>
                <w:rFonts w:ascii="Times New Roman" w:hAnsi="Times New Roman" w:cs="Times New Roman"/>
              </w:rPr>
              <w:t>ϥ</w:t>
            </w:r>
            <w:r w:rsidRPr="00E532DA">
              <w:t>ⲟⲓ ⲙ</w:t>
            </w:r>
            <w:r w:rsidRPr="00E532DA">
              <w:rPr>
                <w:rFonts w:ascii="Times New Roman" w:hAnsi="Times New Roman" w:cs="Times New Roman"/>
              </w:rPr>
              <w:t>̀</w:t>
            </w:r>
            <w:r w:rsidRPr="00E532DA">
              <w:t>ⲙⲉⲑⲣⲉ</w:t>
            </w:r>
          </w:p>
          <w:p w14:paraId="4C1B76E5" w14:textId="77777777" w:rsidR="00E35F1F" w:rsidRDefault="00E35F1F" w:rsidP="00E35F1F">
            <w:pPr>
              <w:pStyle w:val="CopticVersemulti-line"/>
            </w:pPr>
            <w:r w:rsidRPr="00E532DA">
              <w:rPr>
                <w:rFonts w:ascii="Times New Roman" w:hAnsi="Times New Roman" w:cs="Times New Roman"/>
              </w:rPr>
              <w:t>ϫ</w:t>
            </w:r>
            <w:r w:rsidRPr="00E532DA">
              <w:t>ⲉ ⲁⲓⲛⲁⲩ ⲉ</w:t>
            </w:r>
            <w:r w:rsidRPr="00E532DA">
              <w:rPr>
                <w:rFonts w:ascii="Times New Roman" w:hAnsi="Times New Roman" w:cs="Times New Roman"/>
              </w:rPr>
              <w:t>̀</w:t>
            </w:r>
            <w:r w:rsidRPr="00E532DA">
              <w:t>ⲟⲩⲡⲩⲗⲏ ⲛ</w:t>
            </w:r>
            <w:r w:rsidRPr="00E532DA">
              <w:rPr>
                <w:rFonts w:ascii="Times New Roman" w:hAnsi="Times New Roman" w:cs="Times New Roman"/>
              </w:rPr>
              <w:t>̀</w:t>
            </w:r>
            <w:r w:rsidRPr="00E532DA">
              <w:t>ⲥⲁ ⲛⲓⲙⲁⲛ</w:t>
            </w:r>
            <w:r w:rsidRPr="00E532DA">
              <w:rPr>
                <w:rFonts w:ascii="Times New Roman" w:hAnsi="Times New Roman" w:cs="Times New Roman"/>
              </w:rPr>
              <w:t>̀ϣ</w:t>
            </w:r>
            <w:r w:rsidRPr="00E532DA">
              <w:t>ⲁⲓ</w:t>
            </w:r>
          </w:p>
          <w:p w14:paraId="54AD0B81" w14:textId="77777777" w:rsidR="00E35F1F" w:rsidRDefault="00E35F1F" w:rsidP="00E35F1F">
            <w:pPr>
              <w:pStyle w:val="CopticVerse"/>
            </w:pPr>
            <w:r w:rsidRPr="00E532DA">
              <w:t xml:space="preserve">ⲉⲥⲧⲟⲃ </w:t>
            </w:r>
            <w:r w:rsidRPr="00E532DA">
              <w:rPr>
                <w:rFonts w:ascii="Times New Roman" w:hAnsi="Times New Roman" w:cs="Times New Roman"/>
              </w:rPr>
              <w:t>ϧ</w:t>
            </w:r>
            <w:r w:rsidRPr="00E532DA">
              <w:t>ⲉⲛ ⲟⲩⲧⲉⲃⲥ ⲛ</w:t>
            </w:r>
            <w:r w:rsidRPr="00E532DA">
              <w:rPr>
                <w:rFonts w:ascii="Times New Roman" w:hAnsi="Times New Roman" w:cs="Times New Roman"/>
              </w:rPr>
              <w:t>̀ϣ̀</w:t>
            </w:r>
            <w:r w:rsidRPr="00E532DA">
              <w:t>ⲫⲏⲣⲓ</w:t>
            </w:r>
          </w:p>
        </w:tc>
      </w:tr>
      <w:tr w:rsidR="00E35F1F" w14:paraId="33996839" w14:textId="77777777" w:rsidTr="00E35F1F">
        <w:trPr>
          <w:cantSplit/>
          <w:jc w:val="center"/>
        </w:trPr>
        <w:tc>
          <w:tcPr>
            <w:tcW w:w="288" w:type="dxa"/>
          </w:tcPr>
          <w:p w14:paraId="2D67328C" w14:textId="77777777" w:rsidR="00E35F1F" w:rsidRDefault="00E35F1F" w:rsidP="00E35F1F">
            <w:pPr>
              <w:pStyle w:val="CopticCross"/>
            </w:pPr>
            <w:r w:rsidRPr="00FB5ACB">
              <w:t>¿</w:t>
            </w:r>
          </w:p>
        </w:tc>
        <w:tc>
          <w:tcPr>
            <w:tcW w:w="3960" w:type="dxa"/>
          </w:tcPr>
          <w:p w14:paraId="6B0AFF72" w14:textId="77777777" w:rsidR="00E35F1F" w:rsidRPr="007425E1" w:rsidRDefault="00E35F1F" w:rsidP="00E35F1F">
            <w:pPr>
              <w:pStyle w:val="EngHang"/>
            </w:pPr>
            <w:r w:rsidRPr="007425E1">
              <w:t xml:space="preserve">No one </w:t>
            </w:r>
            <w:r>
              <w:t>will</w:t>
            </w:r>
            <w:r w:rsidRPr="007425E1">
              <w:t xml:space="preserve"> </w:t>
            </w:r>
            <w:r>
              <w:t>go through it,</w:t>
            </w:r>
          </w:p>
          <w:p w14:paraId="1FF6A969" w14:textId="77777777" w:rsidR="00E35F1F" w:rsidRPr="007425E1" w:rsidRDefault="00E35F1F" w:rsidP="00E35F1F">
            <w:pPr>
              <w:pStyle w:val="EngHang"/>
            </w:pPr>
            <w:r>
              <w:t>Except</w:t>
            </w:r>
            <w:r w:rsidRPr="007425E1">
              <w:t xml:space="preserve"> the Lord of Hosts; </w:t>
            </w:r>
          </w:p>
          <w:p w14:paraId="54CDD153" w14:textId="77777777" w:rsidR="00E35F1F" w:rsidRPr="007425E1" w:rsidRDefault="00E35F1F" w:rsidP="00E35F1F">
            <w:pPr>
              <w:pStyle w:val="EngHang"/>
            </w:pPr>
            <w:r w:rsidRPr="007425E1">
              <w:t xml:space="preserve">He </w:t>
            </w:r>
            <w:commentRangeStart w:id="927"/>
            <w:r w:rsidRPr="007425E1">
              <w:t>has entered and come forth</w:t>
            </w:r>
            <w:commentRangeEnd w:id="927"/>
            <w:r>
              <w:rPr>
                <w:rStyle w:val="CommentReference"/>
                <w:rFonts w:ascii="Times New Roman" w:eastAsiaTheme="minorHAnsi" w:hAnsi="Times New Roman" w:cstheme="minorBidi"/>
                <w:color w:val="auto"/>
              </w:rPr>
              <w:commentReference w:id="927"/>
            </w:r>
            <w:r w:rsidRPr="007425E1">
              <w:t xml:space="preserve">; </w:t>
            </w:r>
          </w:p>
          <w:p w14:paraId="76E42F1F" w14:textId="77777777" w:rsidR="00E35F1F" w:rsidRDefault="00E35F1F" w:rsidP="00E35F1F">
            <w:pPr>
              <w:pStyle w:val="EngHangEnd"/>
            </w:pPr>
            <w:r w:rsidRPr="007425E1">
              <w:t>And it stands shut in this manner.</w:t>
            </w:r>
          </w:p>
        </w:tc>
        <w:tc>
          <w:tcPr>
            <w:tcW w:w="288" w:type="dxa"/>
          </w:tcPr>
          <w:p w14:paraId="2AF0AD87" w14:textId="77777777" w:rsidR="00E35F1F" w:rsidRDefault="00E35F1F" w:rsidP="00E35F1F"/>
        </w:tc>
        <w:tc>
          <w:tcPr>
            <w:tcW w:w="288" w:type="dxa"/>
          </w:tcPr>
          <w:p w14:paraId="6E3DD1DB" w14:textId="77777777" w:rsidR="00E35F1F" w:rsidRDefault="00E35F1F" w:rsidP="00E35F1F">
            <w:pPr>
              <w:pStyle w:val="CopticCross"/>
            </w:pPr>
            <w:r w:rsidRPr="00FB5ACB">
              <w:t>¿</w:t>
            </w:r>
          </w:p>
        </w:tc>
        <w:tc>
          <w:tcPr>
            <w:tcW w:w="3960" w:type="dxa"/>
          </w:tcPr>
          <w:p w14:paraId="54A8B924" w14:textId="77777777" w:rsidR="00E35F1F" w:rsidRDefault="00E35F1F" w:rsidP="00E35F1F">
            <w:pPr>
              <w:pStyle w:val="CopticVersemulti-line"/>
            </w:pPr>
            <w:r w:rsidRPr="00E532DA">
              <w:t>Ⲙ̀ⲡⲉ ϩ̀ⲗⲓ ϣⲉ ⲉ̀ϧⲟⲩⲛ ⲉ̀ⲣⲟⲥ</w:t>
            </w:r>
          </w:p>
          <w:p w14:paraId="67D37A36" w14:textId="77777777" w:rsidR="00E35F1F" w:rsidRDefault="00E35F1F" w:rsidP="00E35F1F">
            <w:pPr>
              <w:pStyle w:val="CopticVersemulti-line"/>
            </w:pPr>
            <w:r w:rsidRPr="00E532DA">
              <w:t>ⲉ̀ⲃⲏⲗ ⲉ̀Ⲡⲟ̅ⲥ̅ ⲛ̀ⲧⲉ ⲛⲓϫⲟⲙ</w:t>
            </w:r>
          </w:p>
          <w:p w14:paraId="3704452E" w14:textId="77777777" w:rsidR="00E35F1F" w:rsidRDefault="00E35F1F" w:rsidP="00E35F1F">
            <w:pPr>
              <w:pStyle w:val="CopticVersemulti-line"/>
            </w:pPr>
            <w:r w:rsidRPr="00E532DA">
              <w:t>ⲁϥϣⲉ ⲉ̀ϧⲟⲩⲛ ⲁϥⲓ̀ ⲉ̀ⲃⲟⲗ</w:t>
            </w:r>
          </w:p>
          <w:p w14:paraId="39DECE34" w14:textId="77777777" w:rsidR="00E35F1F" w:rsidRDefault="00E35F1F" w:rsidP="00E35F1F">
            <w:pPr>
              <w:pStyle w:val="CopticVerse"/>
            </w:pPr>
            <w:r w:rsidRPr="00E532DA">
              <w:t>ⲁⲥⲟ̀ϩⲓ ⲉⲥϣⲟⲧⲉⲙ ⲙ̀ⲡⲉⲥⲣⲏϯ</w:t>
            </w:r>
          </w:p>
        </w:tc>
      </w:tr>
      <w:tr w:rsidR="00E35F1F" w14:paraId="666CC59D" w14:textId="77777777" w:rsidTr="00E35F1F">
        <w:trPr>
          <w:cantSplit/>
          <w:jc w:val="center"/>
        </w:trPr>
        <w:tc>
          <w:tcPr>
            <w:tcW w:w="288" w:type="dxa"/>
          </w:tcPr>
          <w:p w14:paraId="1F40298D" w14:textId="77777777" w:rsidR="00E35F1F" w:rsidRDefault="00E35F1F" w:rsidP="00E35F1F">
            <w:pPr>
              <w:pStyle w:val="CopticCross"/>
            </w:pPr>
          </w:p>
        </w:tc>
        <w:tc>
          <w:tcPr>
            <w:tcW w:w="3960" w:type="dxa"/>
          </w:tcPr>
          <w:p w14:paraId="7B86CDB3" w14:textId="77777777" w:rsidR="00E35F1F" w:rsidRPr="007425E1" w:rsidRDefault="00E35F1F" w:rsidP="00E35F1F">
            <w:pPr>
              <w:pStyle w:val="EngHang"/>
            </w:pPr>
            <w:r w:rsidRPr="007425E1">
              <w:t>For the gate is the virgin,</w:t>
            </w:r>
          </w:p>
          <w:p w14:paraId="7D8E572A" w14:textId="77777777" w:rsidR="00E35F1F" w:rsidRPr="007425E1" w:rsidRDefault="00E35F1F" w:rsidP="00E35F1F">
            <w:pPr>
              <w:pStyle w:val="EngHang"/>
            </w:pPr>
            <w:r w:rsidRPr="007425E1">
              <w:t>Who gave birth to our Saviour,</w:t>
            </w:r>
          </w:p>
          <w:p w14:paraId="58B2F24C" w14:textId="77777777" w:rsidR="00E35F1F" w:rsidRPr="007425E1" w:rsidRDefault="00E35F1F" w:rsidP="00E35F1F">
            <w:pPr>
              <w:pStyle w:val="EngHang"/>
            </w:pPr>
            <w:r w:rsidRPr="007425E1">
              <w:t>And after giving birth,</w:t>
            </w:r>
          </w:p>
          <w:p w14:paraId="64063A2E" w14:textId="77777777" w:rsidR="00E35F1F" w:rsidRDefault="00E35F1F" w:rsidP="00E35F1F">
            <w:pPr>
              <w:pStyle w:val="EngHangEnd"/>
            </w:pPr>
            <w:r w:rsidRPr="007425E1">
              <w:t>Remained a virgin.</w:t>
            </w:r>
          </w:p>
        </w:tc>
        <w:tc>
          <w:tcPr>
            <w:tcW w:w="288" w:type="dxa"/>
          </w:tcPr>
          <w:p w14:paraId="5DF2D81E" w14:textId="77777777" w:rsidR="00E35F1F" w:rsidRDefault="00E35F1F" w:rsidP="00E35F1F"/>
        </w:tc>
        <w:tc>
          <w:tcPr>
            <w:tcW w:w="288" w:type="dxa"/>
          </w:tcPr>
          <w:p w14:paraId="4859D5D5" w14:textId="77777777" w:rsidR="00E35F1F" w:rsidRDefault="00E35F1F" w:rsidP="00E35F1F">
            <w:pPr>
              <w:pStyle w:val="CopticCross"/>
            </w:pPr>
          </w:p>
        </w:tc>
        <w:tc>
          <w:tcPr>
            <w:tcW w:w="3960" w:type="dxa"/>
          </w:tcPr>
          <w:p w14:paraId="396D2B8A" w14:textId="77777777" w:rsidR="00E35F1F" w:rsidRDefault="00E35F1F" w:rsidP="00E35F1F">
            <w:pPr>
              <w:pStyle w:val="CopticVersemulti-line"/>
            </w:pPr>
            <w:r w:rsidRPr="00E532DA">
              <w:t>Ϯⲡⲏⲗⲓ ⲅⲁⲣ ⲧⲉ ϯⲡⲁⲣⲑⲉⲛⲟⲥ</w:t>
            </w:r>
          </w:p>
          <w:p w14:paraId="2C2C1AD6" w14:textId="77777777" w:rsidR="00E35F1F" w:rsidRDefault="00E35F1F" w:rsidP="00E35F1F">
            <w:pPr>
              <w:pStyle w:val="CopticVersemulti-line"/>
            </w:pPr>
            <w:r w:rsidRPr="00E532DA">
              <w:t>ⲑⲏⲉ̀ⲧⲁⲥⲙⲓⲥⲓ ⲙ̀ⲡⲉⲛⲥⲱⲧⲏⲣ</w:t>
            </w:r>
          </w:p>
          <w:p w14:paraId="330E4515" w14:textId="77777777" w:rsidR="00E35F1F" w:rsidRDefault="00E35F1F" w:rsidP="00E35F1F">
            <w:pPr>
              <w:pStyle w:val="CopticVersemulti-line"/>
            </w:pPr>
            <w:r w:rsidRPr="00E532DA">
              <w:t>ⲟⲩⲟϩ ⲟⲛ ⲙⲉⲛⲉⲛⲥⲁ ⲑ̀ⲣⲉⲥⲙⲁⲥϥ</w:t>
            </w:r>
          </w:p>
          <w:p w14:paraId="457CF917" w14:textId="77777777" w:rsidR="00E35F1F" w:rsidRDefault="00E35F1F" w:rsidP="00E35F1F">
            <w:pPr>
              <w:pStyle w:val="CopticVerse"/>
            </w:pPr>
            <w:r w:rsidRPr="00E532DA">
              <w:t>ⲁⲥⲟ̀ϩⲓ ⲉⲥⲟⲓ ⲙ̀ⲡⲁⲣⲑⲉⲛⲟⲥ</w:t>
            </w:r>
          </w:p>
        </w:tc>
      </w:tr>
      <w:tr w:rsidR="00E35F1F" w14:paraId="3BAD9CBC" w14:textId="77777777" w:rsidTr="00E35F1F">
        <w:trPr>
          <w:cantSplit/>
          <w:jc w:val="center"/>
        </w:trPr>
        <w:tc>
          <w:tcPr>
            <w:tcW w:w="288" w:type="dxa"/>
          </w:tcPr>
          <w:p w14:paraId="75E60534" w14:textId="77777777" w:rsidR="00E35F1F" w:rsidRDefault="00E35F1F" w:rsidP="00E35F1F">
            <w:pPr>
              <w:pStyle w:val="CopticCross"/>
            </w:pPr>
            <w:r w:rsidRPr="00FB5ACB">
              <w:lastRenderedPageBreak/>
              <w:t>¿</w:t>
            </w:r>
          </w:p>
        </w:tc>
        <w:tc>
          <w:tcPr>
            <w:tcW w:w="3960" w:type="dxa"/>
          </w:tcPr>
          <w:p w14:paraId="14628EAF" w14:textId="77777777" w:rsidR="00E35F1F" w:rsidRPr="007425E1" w:rsidRDefault="00E35F1F" w:rsidP="00E35F1F">
            <w:pPr>
              <w:pStyle w:val="EngHang"/>
            </w:pPr>
            <w:r w:rsidRPr="007425E1">
              <w:t>Blessed is your fruit</w:t>
            </w:r>
            <w:r>
              <w:t>,</w:t>
            </w:r>
          </w:p>
          <w:p w14:paraId="24088D8B" w14:textId="77777777" w:rsidR="00E35F1F" w:rsidRPr="00646C04" w:rsidRDefault="00E35F1F" w:rsidP="00E35F1F">
            <w:pPr>
              <w:pStyle w:val="EngHang"/>
            </w:pPr>
            <w:r w:rsidRPr="00646C04">
              <w:t xml:space="preserve">O you who brought forth God </w:t>
            </w:r>
            <w:r>
              <w:t>in</w:t>
            </w:r>
            <w:r w:rsidRPr="00646C04">
              <w:t>to the world,</w:t>
            </w:r>
          </w:p>
          <w:p w14:paraId="772AC949" w14:textId="77777777" w:rsidR="00E35F1F" w:rsidRPr="007425E1" w:rsidRDefault="00E35F1F" w:rsidP="00E35F1F">
            <w:pPr>
              <w:pStyle w:val="EngHang"/>
            </w:pPr>
            <w:r w:rsidRPr="007425E1">
              <w:t>That He may save us from the hands,</w:t>
            </w:r>
          </w:p>
          <w:p w14:paraId="3F78F3C6" w14:textId="77777777" w:rsidR="00E35F1F" w:rsidRDefault="00E35F1F" w:rsidP="00E35F1F">
            <w:pPr>
              <w:pStyle w:val="EngHangEnd"/>
            </w:pPr>
            <w:r w:rsidRPr="007425E1">
              <w:t>Of the unmerciful tyrant</w:t>
            </w:r>
          </w:p>
        </w:tc>
        <w:tc>
          <w:tcPr>
            <w:tcW w:w="288" w:type="dxa"/>
          </w:tcPr>
          <w:p w14:paraId="1E2CCF52" w14:textId="77777777" w:rsidR="00E35F1F" w:rsidRDefault="00E35F1F" w:rsidP="00E35F1F"/>
        </w:tc>
        <w:tc>
          <w:tcPr>
            <w:tcW w:w="288" w:type="dxa"/>
          </w:tcPr>
          <w:p w14:paraId="381A2ED8" w14:textId="77777777" w:rsidR="00E35F1F" w:rsidRDefault="00E35F1F" w:rsidP="00E35F1F">
            <w:pPr>
              <w:pStyle w:val="CopticCross"/>
            </w:pPr>
            <w:r w:rsidRPr="00FB5ACB">
              <w:t>¿</w:t>
            </w:r>
          </w:p>
        </w:tc>
        <w:tc>
          <w:tcPr>
            <w:tcW w:w="3960" w:type="dxa"/>
          </w:tcPr>
          <w:p w14:paraId="5F83D4D5" w14:textId="77777777" w:rsidR="00E35F1F" w:rsidRDefault="00E35F1F" w:rsidP="00E35F1F">
            <w:pPr>
              <w:pStyle w:val="CopticVersemulti-line"/>
            </w:pPr>
            <w:r w:rsidRPr="00E532DA">
              <w:t>ϥ̀ⲥ̀ⲙⲁⲣⲱⲟⲩⲧ ⲛ̀ϫⲉ ⲡⲉⲕⲁⲣⲡⲟⲥ</w:t>
            </w:r>
          </w:p>
          <w:p w14:paraId="5F88CA57" w14:textId="77777777" w:rsidR="00E35F1F" w:rsidRDefault="00E35F1F" w:rsidP="00E35F1F">
            <w:pPr>
              <w:pStyle w:val="CopticVersemulti-line"/>
            </w:pPr>
            <w:r w:rsidRPr="00E532DA">
              <w:t>ⲱ̀ ⲑⲏⲉ̀ⲧⲁⲥϫ̀ⲫⲉ Ⲫϯ ⲛⲁⲛ ⲉ̀ⲡⲓⲕⲟⲥⲙⲟⲥ</w:t>
            </w:r>
          </w:p>
          <w:p w14:paraId="1DC75914" w14:textId="77777777" w:rsidR="00E35F1F" w:rsidRDefault="00E35F1F" w:rsidP="00E35F1F">
            <w:pPr>
              <w:pStyle w:val="CopticVersemulti-line"/>
            </w:pPr>
            <w:r w:rsidRPr="00E532DA">
              <w:t>ϣⲁⲛ̀ⲧⲉϥⲥⲟⲧⲧⲉⲛ ϧⲉⲛ ⲛⲉⲛϫⲓϫ</w:t>
            </w:r>
          </w:p>
          <w:p w14:paraId="03B11635" w14:textId="77777777" w:rsidR="00E35F1F" w:rsidRDefault="00E35F1F" w:rsidP="00E35F1F">
            <w:pPr>
              <w:pStyle w:val="CopticVerse"/>
            </w:pPr>
            <w:r w:rsidRPr="00E532DA">
              <w:t>ⲙ̀ⲡⲓⲧⲩⲣⲁⲛⲛⲟⲥ ⲛ̀ⲁⲑⲛⲁⲓ</w:t>
            </w:r>
          </w:p>
        </w:tc>
      </w:tr>
      <w:tr w:rsidR="00E35F1F" w14:paraId="0F8C57FA" w14:textId="77777777" w:rsidTr="00E35F1F">
        <w:trPr>
          <w:cantSplit/>
          <w:jc w:val="center"/>
        </w:trPr>
        <w:tc>
          <w:tcPr>
            <w:tcW w:w="288" w:type="dxa"/>
          </w:tcPr>
          <w:p w14:paraId="0E62BBF4" w14:textId="77777777" w:rsidR="00E35F1F" w:rsidRDefault="00E35F1F" w:rsidP="00E35F1F">
            <w:pPr>
              <w:pStyle w:val="CopticCross"/>
            </w:pPr>
          </w:p>
        </w:tc>
        <w:tc>
          <w:tcPr>
            <w:tcW w:w="3960" w:type="dxa"/>
          </w:tcPr>
          <w:p w14:paraId="7CD14971" w14:textId="77777777" w:rsidR="00E35F1F" w:rsidRPr="007425E1" w:rsidRDefault="00E35F1F" w:rsidP="00E35F1F">
            <w:pPr>
              <w:pStyle w:val="EngHang"/>
            </w:pPr>
            <w:r w:rsidRPr="007425E1">
              <w:t>You are blessed and perfect,</w:t>
            </w:r>
          </w:p>
          <w:p w14:paraId="03FB7109" w14:textId="77777777" w:rsidR="00E35F1F" w:rsidRPr="007425E1" w:rsidRDefault="00E35F1F" w:rsidP="00E35F1F">
            <w:pPr>
              <w:pStyle w:val="EngHang"/>
            </w:pPr>
            <w:r w:rsidRPr="007425E1">
              <w:t>O you who found all grace,</w:t>
            </w:r>
          </w:p>
          <w:p w14:paraId="602C18D8" w14:textId="77777777" w:rsidR="00E35F1F" w:rsidRPr="007425E1" w:rsidRDefault="00E35F1F" w:rsidP="00E35F1F">
            <w:pPr>
              <w:pStyle w:val="EngHang"/>
            </w:pPr>
            <w:r w:rsidRPr="007425E1">
              <w:t>Before the King of Glory</w:t>
            </w:r>
          </w:p>
          <w:p w14:paraId="16C2079D" w14:textId="77777777" w:rsidR="00E35F1F" w:rsidRDefault="00E35F1F" w:rsidP="00E35F1F">
            <w:pPr>
              <w:pStyle w:val="EngHangEnd"/>
            </w:pPr>
            <w:r w:rsidRPr="007425E1">
              <w:t>Our true God.</w:t>
            </w:r>
          </w:p>
        </w:tc>
        <w:tc>
          <w:tcPr>
            <w:tcW w:w="288" w:type="dxa"/>
          </w:tcPr>
          <w:p w14:paraId="2CAAD027" w14:textId="77777777" w:rsidR="00E35F1F" w:rsidRDefault="00E35F1F" w:rsidP="00E35F1F"/>
        </w:tc>
        <w:tc>
          <w:tcPr>
            <w:tcW w:w="288" w:type="dxa"/>
          </w:tcPr>
          <w:p w14:paraId="300031E6" w14:textId="77777777" w:rsidR="00E35F1F" w:rsidRDefault="00E35F1F" w:rsidP="00E35F1F">
            <w:pPr>
              <w:pStyle w:val="CopticCross"/>
            </w:pPr>
          </w:p>
        </w:tc>
        <w:tc>
          <w:tcPr>
            <w:tcW w:w="3960" w:type="dxa"/>
          </w:tcPr>
          <w:p w14:paraId="12871435" w14:textId="77777777" w:rsidR="00E35F1F" w:rsidRDefault="00E35F1F" w:rsidP="00E35F1F">
            <w:pPr>
              <w:pStyle w:val="CopticVersemulti-line"/>
            </w:pPr>
            <w:r w:rsidRPr="00E532DA">
              <w:t>Ⲧⲉⲥ̀ⲙⲁⲙⲁⲧ ⲧⲉϫⲏⲕ ⲉ̀ⲃⲟⲗ</w:t>
            </w:r>
          </w:p>
          <w:p w14:paraId="631EEBF3" w14:textId="77777777" w:rsidR="00E35F1F" w:rsidRDefault="00E35F1F" w:rsidP="00E35F1F">
            <w:pPr>
              <w:pStyle w:val="CopticVersemulti-line"/>
            </w:pPr>
            <w:r w:rsidRPr="00E532DA">
              <w:t>ⲱ̀ ⲑⲏⲉ̀ⲧⲁⲥϫⲉⲙ ⲭⲁⲣⲓⲥⲙⲁ ⲛⲓⲃⲉⲛ</w:t>
            </w:r>
          </w:p>
          <w:p w14:paraId="344EBA0C" w14:textId="77777777" w:rsidR="00E35F1F" w:rsidRDefault="00E35F1F" w:rsidP="00E35F1F">
            <w:pPr>
              <w:pStyle w:val="CopticVersemulti-line"/>
            </w:pPr>
            <w:r w:rsidRPr="00E532DA">
              <w:t>ⲙ̀ⲡⲉⲙ̀ⲑⲟ ⲙ̀ⲡ̀ⲟⲩⲣⲟ ⲛ̀ⲧⲉ ⲡ̀ⲱ̀ⲟⲩ</w:t>
            </w:r>
          </w:p>
          <w:p w14:paraId="4B441FFF" w14:textId="77777777" w:rsidR="00E35F1F" w:rsidRDefault="00E35F1F" w:rsidP="00E35F1F">
            <w:pPr>
              <w:pStyle w:val="CopticVerse"/>
            </w:pPr>
            <w:r w:rsidRPr="00E532DA">
              <w:t>ⲡⲉⲛⲁ̀ⲗⲏⲑⲓⲛⲟⲥ ⲛ̀ⲛⲟⲩϯ</w:t>
            </w:r>
          </w:p>
        </w:tc>
      </w:tr>
      <w:tr w:rsidR="00E35F1F" w14:paraId="3490045D" w14:textId="77777777" w:rsidTr="00E35F1F">
        <w:trPr>
          <w:cantSplit/>
          <w:jc w:val="center"/>
        </w:trPr>
        <w:tc>
          <w:tcPr>
            <w:tcW w:w="288" w:type="dxa"/>
          </w:tcPr>
          <w:p w14:paraId="1617B93C" w14:textId="77777777" w:rsidR="00E35F1F" w:rsidRDefault="00E35F1F" w:rsidP="00E35F1F">
            <w:pPr>
              <w:pStyle w:val="CopticCross"/>
            </w:pPr>
            <w:r w:rsidRPr="00FB5ACB">
              <w:t>¿</w:t>
            </w:r>
          </w:p>
        </w:tc>
        <w:tc>
          <w:tcPr>
            <w:tcW w:w="3960" w:type="dxa"/>
          </w:tcPr>
          <w:p w14:paraId="2729FB1B" w14:textId="77777777" w:rsidR="00E35F1F" w:rsidRPr="007425E1" w:rsidRDefault="00E35F1F" w:rsidP="00E35F1F">
            <w:pPr>
              <w:pStyle w:val="EngHang"/>
            </w:pPr>
            <w:r w:rsidRPr="007425E1">
              <w:t>You are worthy of all honour,</w:t>
            </w:r>
          </w:p>
          <w:p w14:paraId="1092F927" w14:textId="77777777" w:rsidR="00E35F1F" w:rsidRPr="007425E1" w:rsidRDefault="00E35F1F" w:rsidP="00E35F1F">
            <w:pPr>
              <w:pStyle w:val="EngHang"/>
            </w:pPr>
            <w:r>
              <w:t>Above</w:t>
            </w:r>
            <w:r w:rsidRPr="007425E1">
              <w:t xml:space="preserve"> anyone on the earth, </w:t>
            </w:r>
          </w:p>
          <w:p w14:paraId="716D0570" w14:textId="77777777" w:rsidR="00E35F1F" w:rsidRPr="007425E1" w:rsidRDefault="00E35F1F" w:rsidP="00E35F1F">
            <w:pPr>
              <w:pStyle w:val="EngHang"/>
            </w:pPr>
            <w:r w:rsidRPr="007425E1">
              <w:t>For the Logos of the Father</w:t>
            </w:r>
          </w:p>
          <w:p w14:paraId="7E768355" w14:textId="77777777" w:rsidR="00E35F1F" w:rsidRDefault="00E35F1F" w:rsidP="00E35F1F">
            <w:pPr>
              <w:pStyle w:val="EngHangEnd"/>
            </w:pPr>
            <w:r w:rsidRPr="007425E1">
              <w:t>Came and was incarnate of you.</w:t>
            </w:r>
          </w:p>
        </w:tc>
        <w:tc>
          <w:tcPr>
            <w:tcW w:w="288" w:type="dxa"/>
          </w:tcPr>
          <w:p w14:paraId="23995894" w14:textId="77777777" w:rsidR="00E35F1F" w:rsidRDefault="00E35F1F" w:rsidP="00E35F1F"/>
        </w:tc>
        <w:tc>
          <w:tcPr>
            <w:tcW w:w="288" w:type="dxa"/>
          </w:tcPr>
          <w:p w14:paraId="4CE7F39E" w14:textId="77777777" w:rsidR="00E35F1F" w:rsidRDefault="00E35F1F" w:rsidP="00E35F1F">
            <w:pPr>
              <w:pStyle w:val="CopticCross"/>
            </w:pPr>
            <w:r w:rsidRPr="00FB5ACB">
              <w:t>¿</w:t>
            </w:r>
          </w:p>
        </w:tc>
        <w:tc>
          <w:tcPr>
            <w:tcW w:w="3960" w:type="dxa"/>
          </w:tcPr>
          <w:p w14:paraId="7979C3AB" w14:textId="77777777" w:rsidR="00E35F1F" w:rsidRDefault="00E35F1F" w:rsidP="00E35F1F">
            <w:pPr>
              <w:pStyle w:val="CopticVersemulti-line"/>
            </w:pPr>
            <w:r w:rsidRPr="00E532DA">
              <w:t>Ⲁ̀ⲣⲉⲉⲙⲡ̀ϣⲁ ⲛ̀ⲧⲁⲓⲟ̀ ⲛⲓⲃⲉⲛ</w:t>
            </w:r>
          </w:p>
          <w:p w14:paraId="4F547E11" w14:textId="77777777" w:rsidR="00E35F1F" w:rsidRDefault="00E35F1F" w:rsidP="00E35F1F">
            <w:pPr>
              <w:pStyle w:val="CopticVersemulti-line"/>
            </w:pPr>
            <w:r w:rsidRPr="00E532DA">
              <w:t>ⲡⲁⲣⲁ ⲟⲩⲟⲛ ⲛⲓⲃⲉⲛ ⲉⲧ ϩⲓϫⲉⲛ ⲡⲓⲕⲁϩⲓ</w:t>
            </w:r>
          </w:p>
          <w:p w14:paraId="77753142" w14:textId="77777777" w:rsidR="00E35F1F" w:rsidRDefault="00E35F1F" w:rsidP="00E35F1F">
            <w:pPr>
              <w:pStyle w:val="CopticVersemulti-line"/>
            </w:pPr>
            <w:r w:rsidRPr="00E532DA">
              <w:t>ϫⲉ ⲁ ⲡⲓⲗⲟⲅⲟⲥ ⲛ̀ⲧⲉ Ⲫ̀ⲓⲱⲧ</w:t>
            </w:r>
          </w:p>
          <w:p w14:paraId="65EF9E12" w14:textId="77777777" w:rsidR="00E35F1F" w:rsidRDefault="00E35F1F" w:rsidP="00E35F1F">
            <w:pPr>
              <w:pStyle w:val="CopticVerse"/>
            </w:pPr>
            <w:r w:rsidRPr="00E532DA">
              <w:t>ⲓ̀ ⲁϥϭⲓⲥⲁⲣⲝ ⲉ̀ⲃⲟⲗⲛ̀ϧⲏϯ</w:t>
            </w:r>
          </w:p>
        </w:tc>
      </w:tr>
      <w:tr w:rsidR="00E35F1F" w14:paraId="5419ECCF" w14:textId="77777777" w:rsidTr="00E35F1F">
        <w:trPr>
          <w:cantSplit/>
          <w:jc w:val="center"/>
        </w:trPr>
        <w:tc>
          <w:tcPr>
            <w:tcW w:w="288" w:type="dxa"/>
          </w:tcPr>
          <w:p w14:paraId="140425E0" w14:textId="77777777" w:rsidR="00E35F1F" w:rsidRDefault="00E35F1F" w:rsidP="00E35F1F">
            <w:pPr>
              <w:pStyle w:val="CopticCross"/>
            </w:pPr>
          </w:p>
        </w:tc>
        <w:tc>
          <w:tcPr>
            <w:tcW w:w="3960" w:type="dxa"/>
          </w:tcPr>
          <w:p w14:paraId="7E2DBDCA" w14:textId="77777777" w:rsidR="00E35F1F" w:rsidRPr="007425E1" w:rsidRDefault="00E35F1F" w:rsidP="00E35F1F">
            <w:pPr>
              <w:pStyle w:val="EngHang"/>
            </w:pPr>
            <w:r w:rsidRPr="007425E1">
              <w:t>And walked with men,</w:t>
            </w:r>
          </w:p>
          <w:p w14:paraId="3BD6F029" w14:textId="77777777" w:rsidR="00E35F1F" w:rsidRPr="007425E1" w:rsidRDefault="00E35F1F" w:rsidP="00E35F1F">
            <w:pPr>
              <w:pStyle w:val="EngHang"/>
            </w:pPr>
            <w:r w:rsidRPr="007425E1">
              <w:t>As a compassionate Lover of Mankind,</w:t>
            </w:r>
          </w:p>
          <w:p w14:paraId="3FC81F73" w14:textId="77777777" w:rsidR="00E35F1F" w:rsidRPr="007425E1" w:rsidRDefault="00E35F1F" w:rsidP="00E35F1F">
            <w:pPr>
              <w:pStyle w:val="EngHang"/>
            </w:pPr>
            <w:r w:rsidRPr="007425E1">
              <w:t>That He may save our souls,</w:t>
            </w:r>
          </w:p>
          <w:p w14:paraId="7B6B4E59" w14:textId="77777777" w:rsidR="00E35F1F" w:rsidRDefault="00E35F1F" w:rsidP="00E35F1F">
            <w:pPr>
              <w:pStyle w:val="EngHangEnd"/>
            </w:pPr>
            <w:r w:rsidRPr="007425E1">
              <w:t xml:space="preserve">Through His Holy </w:t>
            </w:r>
            <w:commentRangeStart w:id="928"/>
            <w:r w:rsidRPr="007425E1">
              <w:t>manifestation</w:t>
            </w:r>
            <w:commentRangeEnd w:id="928"/>
            <w:r>
              <w:rPr>
                <w:rStyle w:val="CommentReference"/>
              </w:rPr>
              <w:commentReference w:id="928"/>
            </w:r>
            <w:r w:rsidRPr="007425E1">
              <w:t>.</w:t>
            </w:r>
          </w:p>
        </w:tc>
        <w:tc>
          <w:tcPr>
            <w:tcW w:w="288" w:type="dxa"/>
          </w:tcPr>
          <w:p w14:paraId="5EA9A8C9" w14:textId="77777777" w:rsidR="00E35F1F" w:rsidRDefault="00E35F1F" w:rsidP="00E35F1F"/>
        </w:tc>
        <w:tc>
          <w:tcPr>
            <w:tcW w:w="288" w:type="dxa"/>
          </w:tcPr>
          <w:p w14:paraId="2DBD1BFC" w14:textId="77777777" w:rsidR="00E35F1F" w:rsidRDefault="00E35F1F" w:rsidP="00E35F1F">
            <w:pPr>
              <w:pStyle w:val="CopticCross"/>
            </w:pPr>
          </w:p>
        </w:tc>
        <w:tc>
          <w:tcPr>
            <w:tcW w:w="3960" w:type="dxa"/>
          </w:tcPr>
          <w:p w14:paraId="4AE75AC7" w14:textId="77777777" w:rsidR="00E35F1F" w:rsidRDefault="00E35F1F" w:rsidP="00E35F1F">
            <w:pPr>
              <w:pStyle w:val="CopticVersemulti-line"/>
            </w:pPr>
            <w:r w:rsidRPr="00E532DA">
              <w:t>Ⲟⲩⲟϩ ⲁϥⲙⲟϣⲓ ⲛⲉⲙ ⲛⲓⲣⲱⲙⲓ</w:t>
            </w:r>
          </w:p>
          <w:p w14:paraId="28926208" w14:textId="77777777" w:rsidR="00E35F1F" w:rsidRDefault="00E35F1F" w:rsidP="00E35F1F">
            <w:pPr>
              <w:pStyle w:val="CopticVersemulti-line"/>
            </w:pPr>
            <w:r w:rsidRPr="00E532DA">
              <w:t>ϩⲱⲥ ⲙⲁⲓⲣⲱⲙⲓ ⲛ̀ⲣⲉϥϣⲉⲛϩⲏⲧ</w:t>
            </w:r>
          </w:p>
          <w:p w14:paraId="12C7894D" w14:textId="77777777" w:rsidR="00E35F1F" w:rsidRDefault="00E35F1F" w:rsidP="00E35F1F">
            <w:pPr>
              <w:pStyle w:val="CopticVersemulti-line"/>
            </w:pPr>
            <w:r w:rsidRPr="00E532DA">
              <w:t>ϣⲁⲛ̀ⲧⲉϥⲥⲱϯ ⲛ̀ⲛⲉⲛⲯⲩⲭⲏ</w:t>
            </w:r>
          </w:p>
          <w:p w14:paraId="0BEB11E3" w14:textId="77777777" w:rsidR="00E35F1F" w:rsidRDefault="00E35F1F" w:rsidP="00E35F1F">
            <w:pPr>
              <w:pStyle w:val="CopticVerse"/>
            </w:pPr>
            <w:r w:rsidRPr="00E532DA">
              <w:t>ϩⲓⲧⲉⲛ ⲧⲉϥⲡⲁⲣⲟⲩⲥⲓⲁ̀ ⲉ̅ⲑ̅ⲩ</w:t>
            </w:r>
          </w:p>
        </w:tc>
      </w:tr>
      <w:tr w:rsidR="00E35F1F" w14:paraId="5160D205" w14:textId="77777777" w:rsidTr="00E35F1F">
        <w:trPr>
          <w:cantSplit/>
          <w:jc w:val="center"/>
        </w:trPr>
        <w:tc>
          <w:tcPr>
            <w:tcW w:w="288" w:type="dxa"/>
          </w:tcPr>
          <w:p w14:paraId="019E95A6" w14:textId="77777777" w:rsidR="00E35F1F" w:rsidRDefault="00E35F1F" w:rsidP="00E35F1F">
            <w:pPr>
              <w:pStyle w:val="CopticCross"/>
            </w:pPr>
            <w:r w:rsidRPr="00FB5ACB">
              <w:t>¿</w:t>
            </w:r>
          </w:p>
        </w:tc>
        <w:tc>
          <w:tcPr>
            <w:tcW w:w="3960" w:type="dxa"/>
          </w:tcPr>
          <w:p w14:paraId="3BDFA99E" w14:textId="77777777" w:rsidR="00E35F1F" w:rsidRPr="007425E1" w:rsidRDefault="00E35F1F" w:rsidP="00E35F1F">
            <w:pPr>
              <w:pStyle w:val="EngHang"/>
            </w:pPr>
            <w:r w:rsidRPr="007425E1">
              <w:t>Let us worship our Saviour,</w:t>
            </w:r>
          </w:p>
          <w:p w14:paraId="0E7AE19A" w14:textId="77777777" w:rsidR="00E35F1F" w:rsidRPr="007425E1" w:rsidRDefault="00E35F1F" w:rsidP="00E35F1F">
            <w:pPr>
              <w:pStyle w:val="EngHang"/>
            </w:pPr>
            <w:r w:rsidRPr="007425E1">
              <w:t>The good lover of mankind,</w:t>
            </w:r>
          </w:p>
          <w:p w14:paraId="1B2D8FAA" w14:textId="77777777" w:rsidR="00E35F1F" w:rsidRPr="007425E1" w:rsidRDefault="00E35F1F" w:rsidP="00E35F1F">
            <w:pPr>
              <w:pStyle w:val="EngHang"/>
            </w:pPr>
            <w:r w:rsidRPr="007425E1">
              <w:t>For He had compassion on us,</w:t>
            </w:r>
          </w:p>
          <w:p w14:paraId="3DED2182" w14:textId="77777777" w:rsidR="00E35F1F" w:rsidRDefault="00E35F1F" w:rsidP="00E35F1F">
            <w:pPr>
              <w:pStyle w:val="EngHangEnd"/>
            </w:pPr>
            <w:commentRangeStart w:id="929"/>
            <w:r>
              <w:t>and</w:t>
            </w:r>
            <w:r w:rsidRPr="007425E1">
              <w:t xml:space="preserve"> </w:t>
            </w:r>
            <w:commentRangeEnd w:id="929"/>
            <w:r>
              <w:rPr>
                <w:rStyle w:val="CommentReference"/>
              </w:rPr>
              <w:commentReference w:id="929"/>
            </w:r>
            <w:r w:rsidRPr="007425E1">
              <w:t>came and saved us.</w:t>
            </w:r>
          </w:p>
        </w:tc>
        <w:tc>
          <w:tcPr>
            <w:tcW w:w="288" w:type="dxa"/>
          </w:tcPr>
          <w:p w14:paraId="4D2B4D45" w14:textId="77777777" w:rsidR="00E35F1F" w:rsidRDefault="00E35F1F" w:rsidP="00E35F1F"/>
        </w:tc>
        <w:tc>
          <w:tcPr>
            <w:tcW w:w="288" w:type="dxa"/>
          </w:tcPr>
          <w:p w14:paraId="11403021" w14:textId="77777777" w:rsidR="00E35F1F" w:rsidRDefault="00E35F1F" w:rsidP="00E35F1F">
            <w:pPr>
              <w:pStyle w:val="CopticCross"/>
            </w:pPr>
            <w:r w:rsidRPr="00FB5ACB">
              <w:t>¿</w:t>
            </w:r>
          </w:p>
        </w:tc>
        <w:tc>
          <w:tcPr>
            <w:tcW w:w="3960" w:type="dxa"/>
          </w:tcPr>
          <w:p w14:paraId="66831038" w14:textId="77777777" w:rsidR="00E35F1F" w:rsidRDefault="00E35F1F" w:rsidP="00E35F1F">
            <w:pPr>
              <w:pStyle w:val="CopticVersemulti-line"/>
            </w:pPr>
            <w:r w:rsidRPr="00E532DA">
              <w:t>Ⲙⲁⲣⲉⲛⲟⲩⲱϣⲧ ⲙ̀Ⲡⲉⲛⲥⲱⲧⲏⲣ</w:t>
            </w:r>
          </w:p>
          <w:p w14:paraId="4D1210F4" w14:textId="77777777" w:rsidR="00E35F1F" w:rsidRDefault="00E35F1F" w:rsidP="00E35F1F">
            <w:pPr>
              <w:pStyle w:val="CopticVersemulti-line"/>
            </w:pPr>
            <w:r w:rsidRPr="00E532DA">
              <w:t>ⲡⲓⲙⲁⲓⲣⲱⲙⲓ ⲛ̀ⲁ̀ⲅⲁⲑⲟⲥ</w:t>
            </w:r>
          </w:p>
          <w:p w14:paraId="49214DF6" w14:textId="77777777" w:rsidR="00E35F1F" w:rsidRDefault="00E35F1F" w:rsidP="00E35F1F">
            <w:pPr>
              <w:pStyle w:val="CopticVersemulti-line"/>
            </w:pPr>
            <w:r w:rsidRPr="00E532DA">
              <w:t>ϫⲉ ⲛ̀ⲑⲟϥ ⲁϥϣⲉⲛϩⲏⲧ ϧⲁⲣⲟⲛ</w:t>
            </w:r>
          </w:p>
          <w:p w14:paraId="1DB8B0BC" w14:textId="77777777" w:rsidR="00E35F1F" w:rsidRDefault="00E35F1F" w:rsidP="00E35F1F">
            <w:pPr>
              <w:pStyle w:val="CopticVerse"/>
            </w:pPr>
            <w:r w:rsidRPr="00E532DA">
              <w:t>ⲁϥⲓ̀ ⲟⲩⲟϩ ⲁϥⲥⲱϯ ⲙ̀ⲙⲟⲛ</w:t>
            </w:r>
          </w:p>
        </w:tc>
      </w:tr>
      <w:tr w:rsidR="00E35F1F" w14:paraId="5BD698C8" w14:textId="77777777" w:rsidTr="00E35F1F">
        <w:trPr>
          <w:cantSplit/>
          <w:jc w:val="center"/>
        </w:trPr>
        <w:tc>
          <w:tcPr>
            <w:tcW w:w="288" w:type="dxa"/>
          </w:tcPr>
          <w:p w14:paraId="0A65ECBA" w14:textId="77777777" w:rsidR="00E35F1F" w:rsidRDefault="00E35F1F" w:rsidP="00E35F1F">
            <w:pPr>
              <w:pStyle w:val="CopticCross"/>
            </w:pPr>
          </w:p>
        </w:tc>
        <w:tc>
          <w:tcPr>
            <w:tcW w:w="3960" w:type="dxa"/>
          </w:tcPr>
          <w:p w14:paraId="0337460F" w14:textId="25B37CE4" w:rsidR="00E35F1F" w:rsidRPr="007425E1" w:rsidRDefault="005E5B7E" w:rsidP="00E35F1F">
            <w:pPr>
              <w:pStyle w:val="EngHang"/>
            </w:pPr>
            <w:r>
              <w:t>Rejoice O V</w:t>
            </w:r>
            <w:r w:rsidR="00E35F1F" w:rsidRPr="007425E1">
              <w:t>irgin,</w:t>
            </w:r>
          </w:p>
          <w:p w14:paraId="7A87608C" w14:textId="77777777" w:rsidR="00E35F1F" w:rsidRDefault="00E35F1F" w:rsidP="00E35F1F">
            <w:pPr>
              <w:pStyle w:val="EngHang"/>
            </w:pPr>
            <w:r>
              <w:t>The true</w:t>
            </w:r>
            <w:r>
              <w:rPr>
                <w:rStyle w:val="FootnoteReference"/>
              </w:rPr>
              <w:footnoteReference w:id="906"/>
            </w:r>
            <w:r>
              <w:t xml:space="preserve"> Queen.</w:t>
            </w:r>
          </w:p>
          <w:p w14:paraId="368FD66B" w14:textId="4D9A8C96" w:rsidR="00E35F1F" w:rsidRPr="007425E1" w:rsidRDefault="005E5B7E" w:rsidP="00E35F1F">
            <w:pPr>
              <w:pStyle w:val="EngHang"/>
            </w:pPr>
            <w:r>
              <w:t>Rejoice O</w:t>
            </w:r>
            <w:r w:rsidR="00E35F1F" w:rsidRPr="007425E1">
              <w:t xml:space="preserve"> pride of our race,</w:t>
            </w:r>
          </w:p>
          <w:p w14:paraId="4721A581" w14:textId="77777777" w:rsidR="00E35F1F" w:rsidRDefault="00E35F1F" w:rsidP="00E35F1F">
            <w:pPr>
              <w:pStyle w:val="EngHangEnd"/>
            </w:pPr>
            <w:r w:rsidRPr="007425E1">
              <w:t>Who has borne to us Emmanuel.</w:t>
            </w:r>
          </w:p>
        </w:tc>
        <w:tc>
          <w:tcPr>
            <w:tcW w:w="288" w:type="dxa"/>
          </w:tcPr>
          <w:p w14:paraId="70D72F82" w14:textId="77777777" w:rsidR="00E35F1F" w:rsidRDefault="00E35F1F" w:rsidP="00E35F1F"/>
        </w:tc>
        <w:tc>
          <w:tcPr>
            <w:tcW w:w="288" w:type="dxa"/>
          </w:tcPr>
          <w:p w14:paraId="0A4692C7" w14:textId="77777777" w:rsidR="00E35F1F" w:rsidRDefault="00E35F1F" w:rsidP="00E35F1F">
            <w:pPr>
              <w:pStyle w:val="CopticCross"/>
            </w:pPr>
          </w:p>
        </w:tc>
        <w:tc>
          <w:tcPr>
            <w:tcW w:w="3960" w:type="dxa"/>
          </w:tcPr>
          <w:p w14:paraId="50799C35" w14:textId="77777777" w:rsidR="00E35F1F" w:rsidRDefault="00E35F1F" w:rsidP="00E35F1F">
            <w:pPr>
              <w:pStyle w:val="CopticVersemulti-line"/>
            </w:pPr>
            <w:r w:rsidRPr="00E532DA">
              <w:t>Ⲭⲉⲣⲉ ⲛⲉ ⲱ̀ ϯⲡⲁⲣⲑⲉⲛⲟⲥ</w:t>
            </w:r>
          </w:p>
          <w:p w14:paraId="646A74C5" w14:textId="77777777" w:rsidR="00E35F1F" w:rsidRDefault="00E35F1F" w:rsidP="00E35F1F">
            <w:pPr>
              <w:pStyle w:val="CopticVersemulti-line"/>
            </w:pPr>
            <w:r w:rsidRPr="00E532DA">
              <w:t>ϯⲟⲩⲣⲱ ⲙ̀ⲙⲏⲓ ⲛ̀ⲁ̀ⲗⲏⲑⲓⲛⲏ</w:t>
            </w:r>
          </w:p>
          <w:p w14:paraId="630E8966" w14:textId="77777777" w:rsidR="00E35F1F" w:rsidRDefault="00E35F1F" w:rsidP="00E35F1F">
            <w:pPr>
              <w:pStyle w:val="CopticVersemulti-line"/>
            </w:pPr>
            <w:r w:rsidRPr="00E532DA">
              <w:t>ⲭⲉⲣⲉ ⲡ̀ϣⲟⲩϣⲟⲩ ⲛ̀ⲧⲉ ⲡⲉⲛⲅⲉⲛⲟⲥ</w:t>
            </w:r>
          </w:p>
          <w:p w14:paraId="3FB9F41B" w14:textId="77777777" w:rsidR="00E35F1F" w:rsidRDefault="00E35F1F" w:rsidP="00E35F1F">
            <w:pPr>
              <w:pStyle w:val="CopticVerse"/>
            </w:pPr>
            <w:r w:rsidRPr="00E532DA">
              <w:t>ⲁ̀ⲣⲉϫ̀ⲫⲟ ⲛⲁⲛ ⲛ̀Ⲉⲙⲙⲁⲛⲟⲩⲏⲗ</w:t>
            </w:r>
          </w:p>
        </w:tc>
      </w:tr>
      <w:tr w:rsidR="00E35F1F" w14:paraId="4965E796" w14:textId="77777777" w:rsidTr="00E35F1F">
        <w:trPr>
          <w:cantSplit/>
          <w:jc w:val="center"/>
        </w:trPr>
        <w:tc>
          <w:tcPr>
            <w:tcW w:w="288" w:type="dxa"/>
          </w:tcPr>
          <w:p w14:paraId="52B01CDA" w14:textId="77777777" w:rsidR="00E35F1F" w:rsidRDefault="00E35F1F" w:rsidP="00E35F1F">
            <w:pPr>
              <w:pStyle w:val="CopticCross"/>
            </w:pPr>
            <w:r w:rsidRPr="00FB5ACB">
              <w:lastRenderedPageBreak/>
              <w:t>¿</w:t>
            </w:r>
          </w:p>
        </w:tc>
        <w:tc>
          <w:tcPr>
            <w:tcW w:w="3960" w:type="dxa"/>
          </w:tcPr>
          <w:p w14:paraId="494FBC20" w14:textId="77777777" w:rsidR="00E35F1F" w:rsidRDefault="00E35F1F" w:rsidP="00E35F1F">
            <w:pPr>
              <w:pStyle w:val="EngHang"/>
            </w:pPr>
            <w:r>
              <w:t>We ask you, remember us,</w:t>
            </w:r>
          </w:p>
          <w:p w14:paraId="12F0E4CE" w14:textId="77777777" w:rsidR="00E35F1F" w:rsidRDefault="00E35F1F" w:rsidP="00E35F1F">
            <w:pPr>
              <w:pStyle w:val="EngHang"/>
            </w:pPr>
            <w:r>
              <w:t>O our faithful advocate,</w:t>
            </w:r>
          </w:p>
          <w:p w14:paraId="3E8669C2" w14:textId="77777777" w:rsidR="00E35F1F" w:rsidRDefault="00E35F1F" w:rsidP="00E35F1F">
            <w:pPr>
              <w:pStyle w:val="EngHang"/>
            </w:pPr>
            <w:r>
              <w:t>Before our Lord Jesus Christ,</w:t>
            </w:r>
          </w:p>
          <w:p w14:paraId="459416C9" w14:textId="77777777" w:rsidR="00E35F1F" w:rsidRDefault="00E35F1F" w:rsidP="00E35F1F">
            <w:pPr>
              <w:pStyle w:val="EngHangEnd"/>
            </w:pPr>
            <w:r>
              <w:t>That He may forgive us our sins.</w:t>
            </w:r>
          </w:p>
        </w:tc>
        <w:tc>
          <w:tcPr>
            <w:tcW w:w="288" w:type="dxa"/>
          </w:tcPr>
          <w:p w14:paraId="5D3AF8A8" w14:textId="77777777" w:rsidR="00E35F1F" w:rsidRDefault="00E35F1F" w:rsidP="00E35F1F"/>
        </w:tc>
        <w:tc>
          <w:tcPr>
            <w:tcW w:w="288" w:type="dxa"/>
          </w:tcPr>
          <w:p w14:paraId="3A62247E" w14:textId="77777777" w:rsidR="00E35F1F" w:rsidRDefault="00E35F1F" w:rsidP="00E35F1F">
            <w:pPr>
              <w:pStyle w:val="CopticCross"/>
            </w:pPr>
            <w:r w:rsidRPr="00FB5ACB">
              <w:t>¿</w:t>
            </w:r>
          </w:p>
        </w:tc>
        <w:tc>
          <w:tcPr>
            <w:tcW w:w="3960" w:type="dxa"/>
          </w:tcPr>
          <w:p w14:paraId="621EB8FB" w14:textId="77777777" w:rsidR="00E35F1F" w:rsidRDefault="00E35F1F" w:rsidP="00E35F1F">
            <w:pPr>
              <w:pStyle w:val="CopticVersemulti-line"/>
            </w:pPr>
            <w:r w:rsidRPr="00914F1B">
              <w:t>Ⲧⲉⲛϯϩⲟ ⲁ̀ⲣⲓⲡⲉⲛⲙⲉⲩⲓ̀</w:t>
            </w:r>
          </w:p>
          <w:p w14:paraId="4FAB72C3" w14:textId="77777777" w:rsidR="00E35F1F" w:rsidRDefault="00E35F1F" w:rsidP="00E35F1F">
            <w:pPr>
              <w:pStyle w:val="CopticVersemulti-line"/>
            </w:pPr>
            <w:r w:rsidRPr="00914F1B">
              <w:t>ⲱ̀ ϯⲡ̀ⲣⲟⲥⲧⲁⲧⲏⲥ ⲉ̀ⲧⲉⲛϩⲟⲧ</w:t>
            </w:r>
          </w:p>
          <w:p w14:paraId="7F5E8D29" w14:textId="77777777" w:rsidR="00E35F1F" w:rsidRDefault="00E35F1F" w:rsidP="00E35F1F">
            <w:pPr>
              <w:pStyle w:val="CopticVersemulti-line"/>
            </w:pPr>
            <w:r w:rsidRPr="00914F1B">
              <w:t>ⲛⲁϩⲣⲉⲛ Ⲡⲉⲛⲟ̅ⲥ̅ Ⲓⲏ̅ⲥ Ⲡⲭ̅ⲥ</w:t>
            </w:r>
          </w:p>
          <w:p w14:paraId="695A546E" w14:textId="77777777" w:rsidR="00E35F1F" w:rsidRDefault="00E35F1F" w:rsidP="00E35F1F">
            <w:pPr>
              <w:pStyle w:val="CopticVerse"/>
            </w:pPr>
            <w:r w:rsidRPr="00914F1B">
              <w:t>ⲛ̀ⲧⲉϥⲭⲁ ⲛⲉⲛⲛⲟⲃⲓ ⲛⲁⲛ ⲉ̀ⲃⲟⲗ</w:t>
            </w:r>
          </w:p>
        </w:tc>
      </w:tr>
    </w:tbl>
    <w:p w14:paraId="65724759" w14:textId="660BB2EB" w:rsidR="00E35F1F" w:rsidRPr="00D96A5F" w:rsidRDefault="00E35F1F" w:rsidP="00E35F1F">
      <w:r>
        <w:t xml:space="preserve">Continue to the Conclusion of the Theotokos Batos on page </w:t>
      </w:r>
      <w:r>
        <w:fldChar w:fldCharType="begin"/>
      </w:r>
      <w:r>
        <w:instrText xml:space="preserve"> PAGEREF _Ref299212102 \h </w:instrText>
      </w:r>
      <w:r>
        <w:fldChar w:fldCharType="separate"/>
      </w:r>
      <w:r w:rsidR="000C7DE2">
        <w:rPr>
          <w:noProof/>
        </w:rPr>
        <w:t>533</w:t>
      </w:r>
      <w:r>
        <w:fldChar w:fldCharType="end"/>
      </w:r>
      <w:r>
        <w:t>.</w:t>
      </w:r>
    </w:p>
    <w:p w14:paraId="6C2803B6" w14:textId="77777777" w:rsidR="00E35F1F" w:rsidRDefault="00E35F1F" w:rsidP="00E35F1F">
      <w:pPr>
        <w:pStyle w:val="Heading2"/>
      </w:pPr>
      <w:bookmarkStart w:id="930" w:name="_Toc298681313"/>
      <w:bookmarkStart w:id="931" w:name="_Toc308441928"/>
      <w:bookmarkStart w:id="932" w:name="_Toc448696635"/>
      <w:r>
        <w:lastRenderedPageBreak/>
        <w:t>Thursday</w:t>
      </w:r>
      <w:bookmarkEnd w:id="930"/>
      <w:bookmarkEnd w:id="931"/>
      <w:bookmarkEnd w:id="932"/>
    </w:p>
    <w:p w14:paraId="562349E9" w14:textId="453ED52C" w:rsidR="00E35F1F" w:rsidRDefault="00E35F1F" w:rsidP="00E35F1F">
      <w:pPr>
        <w:pStyle w:val="Heading3"/>
      </w:pPr>
      <w:bookmarkStart w:id="933" w:name="_Toc298681314"/>
      <w:bookmarkStart w:id="934" w:name="_Toc308441929"/>
      <w:bookmarkStart w:id="935" w:name="_Ref452620057"/>
      <w:r>
        <w:t xml:space="preserve">The Psali Batos for </w:t>
      </w:r>
      <w:bookmarkEnd w:id="933"/>
      <w:bookmarkEnd w:id="934"/>
      <w:r w:rsidR="00CF15BA">
        <w:t>Thursday</w:t>
      </w:r>
      <w:bookmarkEnd w:id="935"/>
    </w:p>
    <w:p w14:paraId="22D765F5" w14:textId="77777777" w:rsidR="00E35F1F" w:rsidRPr="00C81797" w:rsidRDefault="00E35F1F" w:rsidP="00E35F1F">
      <w:pPr>
        <w:pStyle w:val="Heading5non-TOC"/>
      </w:pPr>
      <w:r w:rsidRPr="00C81797">
        <w:t>Ⲏ</w:t>
      </w:r>
      <w:r w:rsidRPr="00C81797">
        <w:rPr>
          <w:rFonts w:ascii="Times New Roman" w:hAnsi="Times New Roman" w:cs="Times New Roman"/>
        </w:rPr>
        <w:t>̀</w:t>
      </w:r>
      <w:r w:rsidRPr="00C81797">
        <w:t>ⲭⲟⲥ Ⲃⲁⲧⲟⲥ ⲡⲓⲉ</w:t>
      </w:r>
      <w:r w:rsidRPr="00C81797">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0943888" w14:textId="77777777" w:rsidTr="00E35F1F">
        <w:trPr>
          <w:cantSplit/>
          <w:jc w:val="center"/>
        </w:trPr>
        <w:tc>
          <w:tcPr>
            <w:tcW w:w="288" w:type="dxa"/>
          </w:tcPr>
          <w:p w14:paraId="3C6F3A93" w14:textId="77777777" w:rsidR="00E35F1F" w:rsidRDefault="00E35F1F" w:rsidP="00E35F1F">
            <w:pPr>
              <w:pStyle w:val="CopticCross"/>
            </w:pPr>
          </w:p>
        </w:tc>
        <w:tc>
          <w:tcPr>
            <w:tcW w:w="3960" w:type="dxa"/>
          </w:tcPr>
          <w:p w14:paraId="1226F9B0" w14:textId="77777777" w:rsidR="00E35F1F" w:rsidRPr="007425E1" w:rsidRDefault="00E35F1F" w:rsidP="00E35F1F">
            <w:pPr>
              <w:pStyle w:val="EngHang"/>
            </w:pPr>
            <w:r w:rsidRPr="007425E1">
              <w:t xml:space="preserve">Once more, my beloved, </w:t>
            </w:r>
          </w:p>
          <w:p w14:paraId="7C459812" w14:textId="77777777" w:rsidR="00E35F1F" w:rsidRPr="007425E1" w:rsidRDefault="00E35F1F" w:rsidP="00E35F1F">
            <w:pPr>
              <w:pStyle w:val="EngHang"/>
            </w:pPr>
            <w:r>
              <w:t>Let us cast away</w:t>
            </w:r>
          </w:p>
          <w:p w14:paraId="14E7E127" w14:textId="35352CB2" w:rsidR="00E35F1F" w:rsidRPr="007425E1" w:rsidRDefault="00E35F1F" w:rsidP="00E35F1F">
            <w:pPr>
              <w:pStyle w:val="EngHang"/>
            </w:pPr>
            <w:r>
              <w:t>The evil lusts of our heart</w:t>
            </w:r>
            <w:r w:rsidR="00CF15BA">
              <w:t>,</w:t>
            </w:r>
          </w:p>
          <w:p w14:paraId="18D19140" w14:textId="48C2D572" w:rsidR="00E35F1F" w:rsidRPr="008273EA" w:rsidRDefault="00E35F1F" w:rsidP="00CF15BA">
            <w:pPr>
              <w:pStyle w:val="EngHangEnd"/>
            </w:pPr>
            <w:r w:rsidRPr="007425E1">
              <w:t>That lead us toward sin.</w:t>
            </w:r>
            <w:r w:rsidR="00CF15BA" w:rsidRPr="008273EA">
              <w:t xml:space="preserve"> </w:t>
            </w:r>
          </w:p>
        </w:tc>
        <w:tc>
          <w:tcPr>
            <w:tcW w:w="288" w:type="dxa"/>
          </w:tcPr>
          <w:p w14:paraId="3ABE06C9" w14:textId="77777777" w:rsidR="00E35F1F" w:rsidRDefault="00E35F1F" w:rsidP="00E35F1F"/>
        </w:tc>
        <w:tc>
          <w:tcPr>
            <w:tcW w:w="288" w:type="dxa"/>
          </w:tcPr>
          <w:p w14:paraId="27173240" w14:textId="77777777" w:rsidR="00E35F1F" w:rsidRDefault="00E35F1F" w:rsidP="00E35F1F">
            <w:pPr>
              <w:pStyle w:val="CopticCross"/>
            </w:pPr>
          </w:p>
        </w:tc>
        <w:tc>
          <w:tcPr>
            <w:tcW w:w="3960" w:type="dxa"/>
          </w:tcPr>
          <w:p w14:paraId="3FEF83F0" w14:textId="77777777" w:rsidR="00E35F1F" w:rsidRDefault="00E35F1F" w:rsidP="00E35F1F">
            <w:pPr>
              <w:pStyle w:val="CopticVersemulti-line"/>
            </w:pPr>
            <w:r w:rsidRPr="00C81797">
              <w:t>Ⲗⲟⲓⲡⲟⲛ ⲅⲁⲣ ⲱ</w:t>
            </w:r>
            <w:r w:rsidRPr="00C81797">
              <w:rPr>
                <w:rFonts w:ascii="Times New Roman" w:hAnsi="Times New Roman" w:cs="Times New Roman"/>
              </w:rPr>
              <w:t>̀</w:t>
            </w:r>
            <w:r w:rsidRPr="00C81797">
              <w:t xml:space="preserve"> ⲛⲁⲙⲉⲛⲣⲁ</w:t>
            </w:r>
            <w:r w:rsidRPr="00C81797">
              <w:rPr>
                <w:rFonts w:ascii="Times New Roman" w:hAnsi="Times New Roman" w:cs="Times New Roman"/>
              </w:rPr>
              <w:t>ϯ</w:t>
            </w:r>
          </w:p>
          <w:p w14:paraId="62A55AFD" w14:textId="77777777" w:rsidR="00E35F1F" w:rsidRDefault="00E35F1F" w:rsidP="00E35F1F">
            <w:pPr>
              <w:pStyle w:val="CopticVersemulti-line"/>
            </w:pPr>
            <w:r w:rsidRPr="00C81797">
              <w:t>ⲙⲁⲣⲉⲛ</w:t>
            </w:r>
            <w:r w:rsidRPr="00C81797">
              <w:rPr>
                <w:rFonts w:ascii="Times New Roman" w:hAnsi="Times New Roman" w:cs="Times New Roman"/>
              </w:rPr>
              <w:t>ϩ</w:t>
            </w:r>
            <w:r w:rsidRPr="00C81797">
              <w:t>ⲓⲟⲩⲓ</w:t>
            </w:r>
            <w:r w:rsidRPr="00C81797">
              <w:rPr>
                <w:rFonts w:ascii="Times New Roman" w:hAnsi="Times New Roman" w:cs="Times New Roman"/>
              </w:rPr>
              <w:t>̀</w:t>
            </w:r>
            <w:r w:rsidRPr="00C81797">
              <w:t xml:space="preserve"> ⲉ</w:t>
            </w:r>
            <w:r w:rsidRPr="00C81797">
              <w:rPr>
                <w:rFonts w:ascii="Times New Roman" w:hAnsi="Times New Roman" w:cs="Times New Roman"/>
              </w:rPr>
              <w:t>̀</w:t>
            </w:r>
            <w:r w:rsidRPr="00C81797">
              <w:t xml:space="preserve">ⲃⲟⲗ </w:t>
            </w:r>
            <w:r w:rsidRPr="00C81797">
              <w:rPr>
                <w:rFonts w:ascii="Times New Roman" w:hAnsi="Times New Roman" w:cs="Times New Roman"/>
              </w:rPr>
              <w:t>ϩ</w:t>
            </w:r>
            <w:r w:rsidRPr="00C81797">
              <w:t>ⲁⲣⲟⲛ</w:t>
            </w:r>
          </w:p>
          <w:p w14:paraId="7CA07CB7" w14:textId="77777777" w:rsidR="00E35F1F" w:rsidRDefault="00E35F1F" w:rsidP="00E35F1F">
            <w:pPr>
              <w:pStyle w:val="CopticVersemulti-line"/>
            </w:pPr>
            <w:r w:rsidRPr="00C81797">
              <w:t>ⲛ</w:t>
            </w:r>
            <w:r w:rsidRPr="00C81797">
              <w:rPr>
                <w:rFonts w:ascii="Times New Roman" w:hAnsi="Times New Roman" w:cs="Times New Roman"/>
              </w:rPr>
              <w:t>̀</w:t>
            </w:r>
            <w:r w:rsidRPr="00C81797">
              <w:t>ⲛⲉⲛⲟⲩⲱ</w:t>
            </w:r>
            <w:r w:rsidRPr="00C81797">
              <w:rPr>
                <w:rFonts w:ascii="Times New Roman" w:hAnsi="Times New Roman" w:cs="Times New Roman"/>
              </w:rPr>
              <w:t>ϣ</w:t>
            </w:r>
            <w:r w:rsidRPr="00C81797">
              <w:t xml:space="preserve"> ⲛ</w:t>
            </w:r>
            <w:r w:rsidRPr="00C81797">
              <w:rPr>
                <w:rFonts w:ascii="Times New Roman" w:hAnsi="Times New Roman" w:cs="Times New Roman"/>
              </w:rPr>
              <w:t>̀ϩ</w:t>
            </w:r>
            <w:r w:rsidRPr="00C81797">
              <w:t>ⲏⲧ ⲉⲧ</w:t>
            </w:r>
            <w:r w:rsidRPr="00C81797">
              <w:rPr>
                <w:rFonts w:ascii="Times New Roman" w:hAnsi="Times New Roman" w:cs="Times New Roman"/>
              </w:rPr>
              <w:t>ϩ</w:t>
            </w:r>
            <w:r w:rsidRPr="00C81797">
              <w:t>ⲱⲟⲩ</w:t>
            </w:r>
          </w:p>
          <w:p w14:paraId="33DD6C65" w14:textId="77777777" w:rsidR="00E35F1F" w:rsidRDefault="00E35F1F" w:rsidP="00E35F1F">
            <w:pPr>
              <w:pStyle w:val="CopticVerse"/>
            </w:pPr>
            <w:r w:rsidRPr="00C81797">
              <w:t>ⲉⲧⲥⲱⲕ ⲙ</w:t>
            </w:r>
            <w:r w:rsidRPr="00C81797">
              <w:rPr>
                <w:rFonts w:ascii="Times New Roman" w:hAnsi="Times New Roman" w:cs="Times New Roman"/>
              </w:rPr>
              <w:t>̀</w:t>
            </w:r>
            <w:r w:rsidRPr="00C81797">
              <w:t>ⲙⲟⲛ ⲉ</w:t>
            </w:r>
            <w:r w:rsidRPr="00C81797">
              <w:rPr>
                <w:rFonts w:ascii="Times New Roman" w:hAnsi="Times New Roman" w:cs="Times New Roman"/>
              </w:rPr>
              <w:t>̀ϧ</w:t>
            </w:r>
            <w:r w:rsidRPr="00C81797">
              <w:t>ⲟⲩⲛ ⲉ</w:t>
            </w:r>
            <w:r w:rsidRPr="00C81797">
              <w:rPr>
                <w:rFonts w:ascii="Times New Roman" w:hAnsi="Times New Roman" w:cs="Times New Roman"/>
              </w:rPr>
              <w:t>̀</w:t>
            </w:r>
            <w:r w:rsidRPr="00C81797">
              <w:t>ⲫ</w:t>
            </w:r>
            <w:r w:rsidRPr="00C81797">
              <w:rPr>
                <w:rFonts w:ascii="Times New Roman" w:hAnsi="Times New Roman" w:cs="Times New Roman"/>
              </w:rPr>
              <w:t>̀</w:t>
            </w:r>
            <w:r w:rsidRPr="00C81797">
              <w:t>ⲛⲟⲃⲓ</w:t>
            </w:r>
          </w:p>
        </w:tc>
      </w:tr>
      <w:tr w:rsidR="00E35F1F" w14:paraId="5D4DF8DF" w14:textId="77777777" w:rsidTr="00E35F1F">
        <w:trPr>
          <w:cantSplit/>
          <w:jc w:val="center"/>
        </w:trPr>
        <w:tc>
          <w:tcPr>
            <w:tcW w:w="288" w:type="dxa"/>
          </w:tcPr>
          <w:p w14:paraId="61498B14" w14:textId="77777777" w:rsidR="00E35F1F" w:rsidRDefault="00E35F1F" w:rsidP="00E35F1F">
            <w:pPr>
              <w:pStyle w:val="CopticCross"/>
            </w:pPr>
          </w:p>
        </w:tc>
        <w:tc>
          <w:tcPr>
            <w:tcW w:w="3960" w:type="dxa"/>
          </w:tcPr>
          <w:p w14:paraId="5D6957A7" w14:textId="77777777" w:rsidR="00E35F1F" w:rsidRPr="007425E1" w:rsidRDefault="00E35F1F" w:rsidP="00E35F1F">
            <w:pPr>
              <w:pStyle w:val="EngHang"/>
            </w:pPr>
            <w:r w:rsidRPr="007425E1">
              <w:t>Let us bless the Name of Salvation,</w:t>
            </w:r>
          </w:p>
          <w:p w14:paraId="2D549642" w14:textId="77777777" w:rsidR="00E35F1F" w:rsidRPr="007425E1" w:rsidRDefault="00E35F1F" w:rsidP="00E35F1F">
            <w:pPr>
              <w:pStyle w:val="EngHang"/>
            </w:pPr>
            <w:r w:rsidRPr="007425E1">
              <w:t>Of our Lord Jesus Christ,</w:t>
            </w:r>
          </w:p>
          <w:p w14:paraId="21152DBB" w14:textId="77777777" w:rsidR="00E35F1F" w:rsidRPr="007425E1" w:rsidRDefault="00E35F1F" w:rsidP="00E35F1F">
            <w:pPr>
              <w:pStyle w:val="EngHang"/>
            </w:pPr>
            <w:r w:rsidRPr="007425E1">
              <w:t>Greatly and unceasingly,</w:t>
            </w:r>
          </w:p>
          <w:p w14:paraId="44882AE9" w14:textId="77777777" w:rsidR="00E35F1F" w:rsidRDefault="00E35F1F" w:rsidP="00E35F1F">
            <w:pPr>
              <w:pStyle w:val="EngHangEnd"/>
            </w:pPr>
            <w:r w:rsidRPr="007425E1">
              <w:t>Proclaiming and saying,</w:t>
            </w:r>
          </w:p>
        </w:tc>
        <w:tc>
          <w:tcPr>
            <w:tcW w:w="288" w:type="dxa"/>
          </w:tcPr>
          <w:p w14:paraId="36E30D87" w14:textId="77777777" w:rsidR="00E35F1F" w:rsidRDefault="00E35F1F" w:rsidP="00E35F1F"/>
        </w:tc>
        <w:tc>
          <w:tcPr>
            <w:tcW w:w="288" w:type="dxa"/>
          </w:tcPr>
          <w:p w14:paraId="3F8AC890" w14:textId="77777777" w:rsidR="00E35F1F" w:rsidRDefault="00E35F1F" w:rsidP="00E35F1F">
            <w:pPr>
              <w:pStyle w:val="CopticCross"/>
            </w:pPr>
          </w:p>
        </w:tc>
        <w:tc>
          <w:tcPr>
            <w:tcW w:w="3960" w:type="dxa"/>
          </w:tcPr>
          <w:p w14:paraId="4A3D11F5" w14:textId="77777777" w:rsidR="00E35F1F" w:rsidRDefault="00E35F1F" w:rsidP="00E35F1F">
            <w:pPr>
              <w:pStyle w:val="CopticVersemulti-line"/>
            </w:pPr>
            <w:r w:rsidRPr="00C81797">
              <w:t>Ⲛ̀ⲧⲉⲛⲥ̀ⲙⲟⲩ ⲉ̀ⲡⲓⲣⲁⲛ ⲛ̀ⲟⲩϫⲁⲓ</w:t>
            </w:r>
          </w:p>
          <w:p w14:paraId="23E6AF16" w14:textId="77777777" w:rsidR="00E35F1F" w:rsidRDefault="00E35F1F" w:rsidP="00E35F1F">
            <w:pPr>
              <w:pStyle w:val="CopticVersemulti-line"/>
            </w:pPr>
            <w:r w:rsidRPr="00C81797">
              <w:t>ⲛ̀ⲧⲉ Ⲡⲉⲛⲟ̅ⲥ̅ Ⲓⲏ̅ⲥ Ⲡⲭ̅ⲥ</w:t>
            </w:r>
          </w:p>
          <w:p w14:paraId="63D7929E" w14:textId="77777777" w:rsidR="00E35F1F" w:rsidRDefault="00E35F1F" w:rsidP="00E35F1F">
            <w:pPr>
              <w:pStyle w:val="CopticVersemulti-line"/>
            </w:pPr>
            <w:r w:rsidRPr="00C81797">
              <w:t>ϧⲉⲛ ⲟⲩⲛⲓϣϯ ⲙ̀ⲙⲉⲧⲁⲑⲙⲟⲩⲛⲕ</w:t>
            </w:r>
          </w:p>
          <w:p w14:paraId="60209701" w14:textId="77777777" w:rsidR="00E35F1F" w:rsidRDefault="00E35F1F" w:rsidP="00E35F1F">
            <w:pPr>
              <w:pStyle w:val="CopticVerse"/>
            </w:pPr>
            <w:r w:rsidRPr="00C81797">
              <w:t>ⲉⲛⲱϣ ⲉ̀ⲃⲟⲗ ⲉⲛϫⲱ ⲙ̀ⲙⲟⲥ</w:t>
            </w:r>
          </w:p>
        </w:tc>
      </w:tr>
      <w:tr w:rsidR="00E35F1F" w14:paraId="2817F43B" w14:textId="77777777" w:rsidTr="00E35F1F">
        <w:trPr>
          <w:cantSplit/>
          <w:jc w:val="center"/>
        </w:trPr>
        <w:tc>
          <w:tcPr>
            <w:tcW w:w="288" w:type="dxa"/>
          </w:tcPr>
          <w:p w14:paraId="1351785A" w14:textId="77777777" w:rsidR="00E35F1F" w:rsidRDefault="00E35F1F" w:rsidP="00E35F1F">
            <w:pPr>
              <w:pStyle w:val="CopticCross"/>
            </w:pPr>
            <w:r w:rsidRPr="00FB5ACB">
              <w:t>¿</w:t>
            </w:r>
          </w:p>
        </w:tc>
        <w:tc>
          <w:tcPr>
            <w:tcW w:w="3960" w:type="dxa"/>
          </w:tcPr>
          <w:p w14:paraId="3782D968" w14:textId="77777777" w:rsidR="00E35F1F" w:rsidRPr="007425E1" w:rsidRDefault="00E35F1F" w:rsidP="00E35F1F">
            <w:pPr>
              <w:pStyle w:val="EngHang"/>
            </w:pPr>
            <w:r w:rsidRPr="007425E1">
              <w:t>O My Lord Jesus Christ,</w:t>
            </w:r>
          </w:p>
          <w:p w14:paraId="31DB33EA" w14:textId="77777777" w:rsidR="00E35F1F" w:rsidRPr="007425E1" w:rsidRDefault="00E35F1F" w:rsidP="00E35F1F">
            <w:pPr>
              <w:pStyle w:val="EngHang"/>
            </w:pPr>
            <w:r w:rsidRPr="007425E1">
              <w:t>Begotten of the Father,</w:t>
            </w:r>
          </w:p>
          <w:p w14:paraId="41635646" w14:textId="77777777" w:rsidR="00E35F1F" w:rsidRPr="007425E1" w:rsidRDefault="00E35F1F" w:rsidP="00E35F1F">
            <w:pPr>
              <w:pStyle w:val="EngHang"/>
            </w:pPr>
            <w:r w:rsidRPr="007425E1">
              <w:t>Before all the ages,</w:t>
            </w:r>
          </w:p>
          <w:p w14:paraId="1AF19319" w14:textId="77777777" w:rsidR="00E35F1F" w:rsidRDefault="00E35F1F" w:rsidP="00E35F1F">
            <w:pPr>
              <w:pStyle w:val="EngHangEnd"/>
            </w:pPr>
            <w:r w:rsidRPr="007425E1">
              <w:t xml:space="preserve">Have mercy upon us according to </w:t>
            </w:r>
            <w:r>
              <w:t>Your</w:t>
            </w:r>
            <w:r w:rsidRPr="007425E1">
              <w:t xml:space="preserve"> great mercy.</w:t>
            </w:r>
          </w:p>
        </w:tc>
        <w:tc>
          <w:tcPr>
            <w:tcW w:w="288" w:type="dxa"/>
          </w:tcPr>
          <w:p w14:paraId="40A4ED7D" w14:textId="77777777" w:rsidR="00E35F1F" w:rsidRDefault="00E35F1F" w:rsidP="00E35F1F"/>
        </w:tc>
        <w:tc>
          <w:tcPr>
            <w:tcW w:w="288" w:type="dxa"/>
          </w:tcPr>
          <w:p w14:paraId="1237B239" w14:textId="77777777" w:rsidR="00E35F1F" w:rsidRDefault="00E35F1F" w:rsidP="00E35F1F">
            <w:pPr>
              <w:pStyle w:val="CopticCross"/>
            </w:pPr>
            <w:r w:rsidRPr="00FB5ACB">
              <w:t>¿</w:t>
            </w:r>
          </w:p>
        </w:tc>
        <w:tc>
          <w:tcPr>
            <w:tcW w:w="3960" w:type="dxa"/>
          </w:tcPr>
          <w:p w14:paraId="7DBCF810" w14:textId="77777777" w:rsidR="00E35F1F" w:rsidRDefault="00E35F1F" w:rsidP="00E35F1F">
            <w:pPr>
              <w:pStyle w:val="CopticVersemulti-line"/>
            </w:pPr>
            <w:r w:rsidRPr="00C81797">
              <w:t>Ϫⲉ Ⲡⲁⲟ̅ⲥ̅ Ⲓⲏ̅ⲥ Ⲡⲭ̅ⲥ</w:t>
            </w:r>
          </w:p>
          <w:p w14:paraId="55858954" w14:textId="77777777" w:rsidR="00E35F1F" w:rsidRDefault="00E35F1F" w:rsidP="00E35F1F">
            <w:pPr>
              <w:pStyle w:val="CopticVersemulti-line"/>
            </w:pPr>
            <w:r w:rsidRPr="00C81797">
              <w:t>ⲡⲓⲙⲓⲥⲓ ⲉⲃⲟⲗϧⲉⲛ Ⲫ̀ⲓⲱⲧ</w:t>
            </w:r>
          </w:p>
          <w:p w14:paraId="7EF23DBE" w14:textId="77777777" w:rsidR="00E35F1F" w:rsidRDefault="00E35F1F" w:rsidP="00E35F1F">
            <w:pPr>
              <w:pStyle w:val="CopticVersemulti-line"/>
            </w:pPr>
            <w:r w:rsidRPr="00C81797">
              <w:t>ϧⲁϫⲱⲟⲩ ⲛ̀ⲛⲓⲉ̀ⲱⲛ ⲧⲏⲣⲟⲩ</w:t>
            </w:r>
          </w:p>
          <w:p w14:paraId="2E37A73F" w14:textId="77777777" w:rsidR="00E35F1F" w:rsidRDefault="00E35F1F" w:rsidP="00E35F1F">
            <w:pPr>
              <w:pStyle w:val="CopticVerse"/>
            </w:pPr>
            <w:r w:rsidRPr="00C81797">
              <w:t>ⲛⲁⲓ ⲛⲁⲛ ⲕⲁⲧⲁ ⲡⲉⲕⲛⲓϣϯ ⲛ̀ⲛⲁⲓ</w:t>
            </w:r>
          </w:p>
        </w:tc>
      </w:tr>
      <w:tr w:rsidR="00E35F1F" w14:paraId="77C18E44" w14:textId="77777777" w:rsidTr="00E35F1F">
        <w:trPr>
          <w:cantSplit/>
          <w:jc w:val="center"/>
        </w:trPr>
        <w:tc>
          <w:tcPr>
            <w:tcW w:w="288" w:type="dxa"/>
          </w:tcPr>
          <w:p w14:paraId="3A0134D4" w14:textId="77777777" w:rsidR="00E35F1F" w:rsidRDefault="00E35F1F" w:rsidP="00E35F1F">
            <w:pPr>
              <w:pStyle w:val="CopticCross"/>
            </w:pPr>
            <w:r w:rsidRPr="00FB5ACB">
              <w:t>¿</w:t>
            </w:r>
          </w:p>
        </w:tc>
        <w:tc>
          <w:tcPr>
            <w:tcW w:w="3960" w:type="dxa"/>
          </w:tcPr>
          <w:p w14:paraId="5B548819" w14:textId="77777777" w:rsidR="00E35F1F" w:rsidRPr="007425E1" w:rsidRDefault="00E35F1F" w:rsidP="00E35F1F">
            <w:pPr>
              <w:pStyle w:val="EngHang"/>
            </w:pPr>
            <w:r w:rsidRPr="007425E1">
              <w:t>O My Lord Jesus Christ,</w:t>
            </w:r>
          </w:p>
          <w:p w14:paraId="54F6142D" w14:textId="77777777" w:rsidR="00E35F1F" w:rsidRPr="007425E1" w:rsidRDefault="00E35F1F" w:rsidP="00E35F1F">
            <w:pPr>
              <w:pStyle w:val="EngHang"/>
            </w:pPr>
            <w:r w:rsidRPr="007425E1">
              <w:t>Who was born of the Virgin,</w:t>
            </w:r>
          </w:p>
          <w:p w14:paraId="7F70EE2A" w14:textId="77777777" w:rsidR="00E35F1F" w:rsidRPr="007425E1" w:rsidRDefault="00E35F1F" w:rsidP="00E35F1F">
            <w:pPr>
              <w:pStyle w:val="EngHang"/>
            </w:pPr>
            <w:r w:rsidRPr="007425E1">
              <w:t>In Bethlehem of Judea,</w:t>
            </w:r>
          </w:p>
          <w:p w14:paraId="2A6DD013" w14:textId="77777777" w:rsidR="00E35F1F" w:rsidRDefault="00E35F1F" w:rsidP="00E35F1F">
            <w:pPr>
              <w:pStyle w:val="EngHangEnd"/>
            </w:pPr>
            <w:r w:rsidRPr="007425E1">
              <w:t xml:space="preserve">Save us and have mercy </w:t>
            </w:r>
            <w:commentRangeStart w:id="936"/>
            <w:r w:rsidRPr="007425E1">
              <w:t xml:space="preserve">on </w:t>
            </w:r>
            <w:commentRangeEnd w:id="936"/>
            <w:r>
              <w:rPr>
                <w:rStyle w:val="CommentReference"/>
              </w:rPr>
              <w:commentReference w:id="936"/>
            </w:r>
            <w:r w:rsidRPr="007425E1">
              <w:t>us.</w:t>
            </w:r>
          </w:p>
        </w:tc>
        <w:tc>
          <w:tcPr>
            <w:tcW w:w="288" w:type="dxa"/>
          </w:tcPr>
          <w:p w14:paraId="51D42478" w14:textId="77777777" w:rsidR="00E35F1F" w:rsidRDefault="00E35F1F" w:rsidP="00E35F1F"/>
        </w:tc>
        <w:tc>
          <w:tcPr>
            <w:tcW w:w="288" w:type="dxa"/>
          </w:tcPr>
          <w:p w14:paraId="5287F8F1" w14:textId="77777777" w:rsidR="00E35F1F" w:rsidRDefault="00E35F1F" w:rsidP="00E35F1F">
            <w:pPr>
              <w:pStyle w:val="CopticCross"/>
            </w:pPr>
            <w:r w:rsidRPr="00FB5ACB">
              <w:t>¿</w:t>
            </w:r>
          </w:p>
        </w:tc>
        <w:tc>
          <w:tcPr>
            <w:tcW w:w="3960" w:type="dxa"/>
          </w:tcPr>
          <w:p w14:paraId="45661E3A" w14:textId="77777777" w:rsidR="00E35F1F" w:rsidRDefault="00E35F1F" w:rsidP="00E35F1F">
            <w:pPr>
              <w:pStyle w:val="CopticVersemulti-line"/>
            </w:pPr>
            <w:r w:rsidRPr="00C81797">
              <w:t>Ⲡⲁⲟ̅ⲥ̅ Ⲓⲏ̅ⲥ Ⲡⲭ̅ⲥ</w:t>
            </w:r>
          </w:p>
          <w:p w14:paraId="79A26764" w14:textId="77777777" w:rsidR="00E35F1F" w:rsidRDefault="00E35F1F" w:rsidP="00E35F1F">
            <w:pPr>
              <w:pStyle w:val="CopticVersemulti-line"/>
            </w:pPr>
            <w:r w:rsidRPr="00C81797">
              <w:t>ⲫⲏⲉ̀ⲧⲁⲥⲙⲁⲥϥ ⲛ̀ϫⲉ ϯⲡⲁⲣⲑⲉⲛⲟⲥ</w:t>
            </w:r>
          </w:p>
          <w:p w14:paraId="66655CBD" w14:textId="77777777" w:rsidR="00E35F1F" w:rsidRDefault="00E35F1F" w:rsidP="00E35F1F">
            <w:pPr>
              <w:pStyle w:val="CopticVersemulti-line"/>
            </w:pPr>
            <w:r w:rsidRPr="00C81797">
              <w:t>ϧⲉⲛ Ⲃⲏⲑⲗⲉⲉⲙ ⲛ̀ⲧⲉ Ϯⲓⲟⲩⲇⲉⲁ̀</w:t>
            </w:r>
          </w:p>
          <w:p w14:paraId="59A3B0C6" w14:textId="77777777" w:rsidR="00E35F1F" w:rsidRDefault="00E35F1F" w:rsidP="00E35F1F">
            <w:pPr>
              <w:pStyle w:val="CopticVerse"/>
            </w:pPr>
            <w:r w:rsidRPr="00C81797">
              <w:t>ⲥⲱϯ ⲙ̀ⲙⲟⲛ ⲟⲩⲟϩ ⲛⲁⲓ ⲛⲁⲛ</w:t>
            </w:r>
          </w:p>
        </w:tc>
      </w:tr>
      <w:tr w:rsidR="00E35F1F" w14:paraId="18DE4FEB" w14:textId="77777777" w:rsidTr="00E35F1F">
        <w:trPr>
          <w:cantSplit/>
          <w:jc w:val="center"/>
        </w:trPr>
        <w:tc>
          <w:tcPr>
            <w:tcW w:w="288" w:type="dxa"/>
          </w:tcPr>
          <w:p w14:paraId="577BCDF3" w14:textId="77777777" w:rsidR="00E35F1F" w:rsidRDefault="00E35F1F" w:rsidP="00E35F1F">
            <w:pPr>
              <w:pStyle w:val="CopticCross"/>
            </w:pPr>
          </w:p>
        </w:tc>
        <w:tc>
          <w:tcPr>
            <w:tcW w:w="3960" w:type="dxa"/>
          </w:tcPr>
          <w:p w14:paraId="4398B7DF" w14:textId="77777777" w:rsidR="00E35F1F" w:rsidRPr="007425E1" w:rsidRDefault="00E35F1F" w:rsidP="00E35F1F">
            <w:pPr>
              <w:pStyle w:val="EngHang"/>
            </w:pPr>
            <w:r w:rsidRPr="007425E1">
              <w:t>O My Lord Jesus Christ,</w:t>
            </w:r>
          </w:p>
          <w:p w14:paraId="54D2C29F" w14:textId="77777777" w:rsidR="00E35F1F" w:rsidRPr="007425E1" w:rsidRDefault="00E35F1F" w:rsidP="00E35F1F">
            <w:pPr>
              <w:pStyle w:val="EngHang"/>
            </w:pPr>
            <w:r w:rsidRPr="007425E1">
              <w:t>Who was baptised in the Jordan,</w:t>
            </w:r>
          </w:p>
          <w:p w14:paraId="34813B15" w14:textId="77777777" w:rsidR="00E35F1F" w:rsidRPr="007425E1" w:rsidRDefault="00E35F1F" w:rsidP="00E35F1F">
            <w:pPr>
              <w:pStyle w:val="EngHang"/>
            </w:pPr>
            <w:r w:rsidRPr="007425E1">
              <w:t>Purify our souls,</w:t>
            </w:r>
          </w:p>
          <w:p w14:paraId="5CC46EFE" w14:textId="77777777" w:rsidR="00E35F1F" w:rsidRDefault="00E35F1F" w:rsidP="00E35F1F">
            <w:pPr>
              <w:pStyle w:val="EngHangEnd"/>
            </w:pPr>
            <w:r w:rsidRPr="007425E1">
              <w:t>From the defilement of sin.</w:t>
            </w:r>
          </w:p>
        </w:tc>
        <w:tc>
          <w:tcPr>
            <w:tcW w:w="288" w:type="dxa"/>
          </w:tcPr>
          <w:p w14:paraId="76E2E25B" w14:textId="77777777" w:rsidR="00E35F1F" w:rsidRDefault="00E35F1F" w:rsidP="00E35F1F"/>
        </w:tc>
        <w:tc>
          <w:tcPr>
            <w:tcW w:w="288" w:type="dxa"/>
          </w:tcPr>
          <w:p w14:paraId="7912C653" w14:textId="77777777" w:rsidR="00E35F1F" w:rsidRDefault="00E35F1F" w:rsidP="00E35F1F">
            <w:pPr>
              <w:pStyle w:val="CopticCross"/>
            </w:pPr>
          </w:p>
        </w:tc>
        <w:tc>
          <w:tcPr>
            <w:tcW w:w="3960" w:type="dxa"/>
          </w:tcPr>
          <w:p w14:paraId="604F555D" w14:textId="77777777" w:rsidR="00E35F1F" w:rsidRDefault="00E35F1F" w:rsidP="00E35F1F">
            <w:pPr>
              <w:pStyle w:val="CopticVersemulti-line"/>
            </w:pPr>
            <w:r w:rsidRPr="00C81797">
              <w:t>Ⲡⲁⲟ̅ⲥ̅ Ⲓⲏ̅ⲥ Ⲡⲭ̅ⲥ</w:t>
            </w:r>
          </w:p>
          <w:p w14:paraId="5E8AAA53" w14:textId="77777777" w:rsidR="00E35F1F" w:rsidRDefault="00E35F1F" w:rsidP="00E35F1F">
            <w:pPr>
              <w:pStyle w:val="CopticVersemulti-line"/>
            </w:pPr>
            <w:r w:rsidRPr="00C81797">
              <w:t>ⲫⲏⲉ̀ⲧⲁϥϭⲓⲱⲙⲥ ϧⲉⲛ Ⲡⲓⲓⲟⲣⲇⲁⲛⲏⲥ</w:t>
            </w:r>
          </w:p>
          <w:p w14:paraId="08B50E51" w14:textId="77777777" w:rsidR="00E35F1F" w:rsidRDefault="00E35F1F" w:rsidP="00E35F1F">
            <w:pPr>
              <w:pStyle w:val="CopticVersemulti-line"/>
            </w:pPr>
            <w:r w:rsidRPr="00C81797">
              <w:t>ⲉⲕⲉ̀ⲧⲟⲩⲃⲟ ⲛ̀ⲛⲉⲛⲯⲩⲭⲏ</w:t>
            </w:r>
          </w:p>
          <w:p w14:paraId="24F2FCF0" w14:textId="77777777" w:rsidR="00E35F1F" w:rsidRDefault="00E35F1F" w:rsidP="00E35F1F">
            <w:pPr>
              <w:pStyle w:val="CopticVerse"/>
            </w:pPr>
            <w:r w:rsidRPr="00C81797">
              <w:t>ⲉ̀ⲃⲟⲗϩⲁ ⲡ̀ⲑⲱⲗⲉⲃ ⲛ̀ⲧⲉ ⲫ̀ⲛⲟⲃⲓ</w:t>
            </w:r>
          </w:p>
        </w:tc>
      </w:tr>
      <w:tr w:rsidR="00E35F1F" w14:paraId="64292EB6" w14:textId="77777777" w:rsidTr="00E35F1F">
        <w:trPr>
          <w:cantSplit/>
          <w:jc w:val="center"/>
        </w:trPr>
        <w:tc>
          <w:tcPr>
            <w:tcW w:w="288" w:type="dxa"/>
          </w:tcPr>
          <w:p w14:paraId="23AC9DD9" w14:textId="77777777" w:rsidR="00E35F1F" w:rsidRDefault="00E35F1F" w:rsidP="00E35F1F">
            <w:pPr>
              <w:pStyle w:val="CopticCross"/>
            </w:pPr>
          </w:p>
        </w:tc>
        <w:tc>
          <w:tcPr>
            <w:tcW w:w="3960" w:type="dxa"/>
          </w:tcPr>
          <w:p w14:paraId="30305F81" w14:textId="77777777" w:rsidR="00E35F1F" w:rsidRPr="007425E1" w:rsidRDefault="00E35F1F" w:rsidP="00E35F1F">
            <w:pPr>
              <w:pStyle w:val="EngHang"/>
            </w:pPr>
            <w:r w:rsidRPr="007425E1">
              <w:t>O My Lord Jesus Christ,</w:t>
            </w:r>
          </w:p>
          <w:p w14:paraId="4ACCB141" w14:textId="77777777" w:rsidR="00E35F1F" w:rsidRPr="007425E1" w:rsidRDefault="00E35F1F" w:rsidP="00E35F1F">
            <w:pPr>
              <w:pStyle w:val="EngHang"/>
            </w:pPr>
            <w:r w:rsidRPr="007425E1">
              <w:t>Who fasted on our behalf,</w:t>
            </w:r>
          </w:p>
          <w:p w14:paraId="29B8D8D7" w14:textId="77777777" w:rsidR="00E35F1F" w:rsidRPr="007425E1" w:rsidRDefault="00E35F1F" w:rsidP="00E35F1F">
            <w:pPr>
              <w:pStyle w:val="EngHang"/>
            </w:pPr>
            <w:commentRangeStart w:id="937"/>
            <w:r w:rsidRPr="007425E1">
              <w:t xml:space="preserve">Forty </w:t>
            </w:r>
            <w:commentRangeEnd w:id="937"/>
            <w:r>
              <w:rPr>
                <w:rStyle w:val="CommentReference"/>
                <w:rFonts w:ascii="Times New Roman" w:eastAsiaTheme="minorHAnsi" w:hAnsi="Times New Roman" w:cstheme="minorBidi"/>
                <w:color w:val="auto"/>
              </w:rPr>
              <w:commentReference w:id="937"/>
            </w:r>
            <w:r w:rsidRPr="007425E1">
              <w:t>days and forty nights,</w:t>
            </w:r>
          </w:p>
          <w:p w14:paraId="33637BDC" w14:textId="77777777" w:rsidR="00E35F1F" w:rsidRDefault="00E35F1F" w:rsidP="00E35F1F">
            <w:pPr>
              <w:pStyle w:val="EngHangEnd"/>
            </w:pPr>
            <w:r w:rsidRPr="007425E1">
              <w:t>Save us and have mercy on us.</w:t>
            </w:r>
          </w:p>
        </w:tc>
        <w:tc>
          <w:tcPr>
            <w:tcW w:w="288" w:type="dxa"/>
          </w:tcPr>
          <w:p w14:paraId="0A9372E7" w14:textId="77777777" w:rsidR="00E35F1F" w:rsidRDefault="00E35F1F" w:rsidP="00E35F1F"/>
        </w:tc>
        <w:tc>
          <w:tcPr>
            <w:tcW w:w="288" w:type="dxa"/>
          </w:tcPr>
          <w:p w14:paraId="55ABC270" w14:textId="77777777" w:rsidR="00E35F1F" w:rsidRDefault="00E35F1F" w:rsidP="00E35F1F">
            <w:pPr>
              <w:pStyle w:val="CopticCross"/>
            </w:pPr>
          </w:p>
        </w:tc>
        <w:tc>
          <w:tcPr>
            <w:tcW w:w="3960" w:type="dxa"/>
          </w:tcPr>
          <w:p w14:paraId="394F1735" w14:textId="77777777" w:rsidR="00E35F1F" w:rsidRDefault="00E35F1F" w:rsidP="00E35F1F">
            <w:pPr>
              <w:pStyle w:val="CopticVersemulti-line"/>
            </w:pPr>
            <w:r w:rsidRPr="00C81797">
              <w:t>Ⲡⲁⲟ̅ⲥ̅ Ⲓⲏ̅ⲥ Ⲡⲭ̅ⲥ</w:t>
            </w:r>
          </w:p>
          <w:p w14:paraId="2A3A21E6" w14:textId="77777777" w:rsidR="00E35F1F" w:rsidRDefault="00E35F1F" w:rsidP="00E35F1F">
            <w:pPr>
              <w:pStyle w:val="CopticVersemulti-line"/>
            </w:pPr>
            <w:r w:rsidRPr="00C81797">
              <w:t>ⲫⲏⲉⲧⲁϥⲉⲣⲛⲏⲥⲧⲉⲩⲓⲛ ⲉ̀ϩ̀ⲣⲏⲓ ⲉ̀ϫⲱⲛ</w:t>
            </w:r>
          </w:p>
          <w:p w14:paraId="13333FA3" w14:textId="77777777" w:rsidR="00E35F1F" w:rsidRDefault="00E35F1F" w:rsidP="00E35F1F">
            <w:pPr>
              <w:pStyle w:val="CopticVersemulti-line"/>
            </w:pPr>
            <w:r w:rsidRPr="00C81797">
              <w:t>ⲛ̀ϩⲙⲉ ⲛ̀ⲉ̀ϩⲟⲟⲩ ⲛⲉⲙ ϩ̀ⲙⲉ ⲛ̀ⲉ̀ϫⲱⲣϩ</w:t>
            </w:r>
          </w:p>
          <w:p w14:paraId="301D03D7" w14:textId="77777777" w:rsidR="00E35F1F" w:rsidRDefault="00E35F1F" w:rsidP="00E35F1F">
            <w:pPr>
              <w:pStyle w:val="CopticVerse"/>
            </w:pPr>
            <w:r w:rsidRPr="00C81797">
              <w:t>ⲥⲱϯ ⲙ̀ⲙⲟⲛ ⲟⲩⲟϩ ⲛⲁⲓ ⲛⲁⲛ</w:t>
            </w:r>
          </w:p>
        </w:tc>
      </w:tr>
      <w:tr w:rsidR="00E35F1F" w14:paraId="43076866" w14:textId="77777777" w:rsidTr="00E35F1F">
        <w:trPr>
          <w:cantSplit/>
          <w:jc w:val="center"/>
        </w:trPr>
        <w:tc>
          <w:tcPr>
            <w:tcW w:w="288" w:type="dxa"/>
          </w:tcPr>
          <w:p w14:paraId="1AF1F3A1" w14:textId="77777777" w:rsidR="00E35F1F" w:rsidRDefault="00E35F1F" w:rsidP="00E35F1F">
            <w:pPr>
              <w:pStyle w:val="CopticCross"/>
            </w:pPr>
            <w:r w:rsidRPr="00FB5ACB">
              <w:t>¿</w:t>
            </w:r>
          </w:p>
        </w:tc>
        <w:tc>
          <w:tcPr>
            <w:tcW w:w="3960" w:type="dxa"/>
          </w:tcPr>
          <w:p w14:paraId="4F1C3676" w14:textId="77777777" w:rsidR="00E35F1F" w:rsidRPr="007425E1" w:rsidRDefault="00E35F1F" w:rsidP="00E35F1F">
            <w:pPr>
              <w:pStyle w:val="EngHang"/>
            </w:pPr>
            <w:r w:rsidRPr="007425E1">
              <w:t>O My Lord Jesus Christ,</w:t>
            </w:r>
          </w:p>
          <w:p w14:paraId="086237F2" w14:textId="77777777" w:rsidR="00E35F1F" w:rsidRPr="007425E1" w:rsidRDefault="00E35F1F" w:rsidP="00E35F1F">
            <w:pPr>
              <w:pStyle w:val="EngHang"/>
            </w:pPr>
            <w:r w:rsidRPr="007425E1">
              <w:t>Who was crucified on the cross,</w:t>
            </w:r>
          </w:p>
          <w:p w14:paraId="3B08E1AE" w14:textId="77777777" w:rsidR="00E35F1F" w:rsidRPr="007425E1" w:rsidRDefault="00E35F1F" w:rsidP="00E35F1F">
            <w:pPr>
              <w:pStyle w:val="EngHang"/>
            </w:pPr>
            <w:r w:rsidRPr="007425E1">
              <w:t>Bruise Satan,</w:t>
            </w:r>
          </w:p>
          <w:p w14:paraId="5EC6B4D7" w14:textId="77777777" w:rsidR="00E35F1F" w:rsidRDefault="00E35F1F" w:rsidP="00E35F1F">
            <w:pPr>
              <w:pStyle w:val="EngHangEnd"/>
            </w:pPr>
            <w:r w:rsidRPr="007425E1">
              <w:t>Under our feet.</w:t>
            </w:r>
          </w:p>
        </w:tc>
        <w:tc>
          <w:tcPr>
            <w:tcW w:w="288" w:type="dxa"/>
          </w:tcPr>
          <w:p w14:paraId="081473C6" w14:textId="77777777" w:rsidR="00E35F1F" w:rsidRDefault="00E35F1F" w:rsidP="00E35F1F"/>
        </w:tc>
        <w:tc>
          <w:tcPr>
            <w:tcW w:w="288" w:type="dxa"/>
          </w:tcPr>
          <w:p w14:paraId="13AA3A57" w14:textId="77777777" w:rsidR="00E35F1F" w:rsidRDefault="00E35F1F" w:rsidP="00E35F1F">
            <w:pPr>
              <w:pStyle w:val="CopticCross"/>
            </w:pPr>
            <w:r w:rsidRPr="00FB5ACB">
              <w:t>¿</w:t>
            </w:r>
          </w:p>
        </w:tc>
        <w:tc>
          <w:tcPr>
            <w:tcW w:w="3960" w:type="dxa"/>
          </w:tcPr>
          <w:p w14:paraId="048CD30E" w14:textId="77777777" w:rsidR="00E35F1F" w:rsidRDefault="00E35F1F" w:rsidP="00E35F1F">
            <w:pPr>
              <w:pStyle w:val="CopticVersemulti-line"/>
            </w:pPr>
            <w:r w:rsidRPr="00C81797">
              <w:t>Ⲡⲁⲟ̅ⲥ̅ Ⲓⲏ̅ⲥ Ⲡⲭ̅ⲥ</w:t>
            </w:r>
          </w:p>
          <w:p w14:paraId="29898373" w14:textId="77777777" w:rsidR="00E35F1F" w:rsidRDefault="00E35F1F" w:rsidP="00E35F1F">
            <w:pPr>
              <w:pStyle w:val="CopticVersemulti-line"/>
            </w:pPr>
            <w:r w:rsidRPr="00C81797">
              <w:t>ⲫⲏⲉ̀ⲧⲁϥⲁϣϥ ⲉ̀ⲡⲓⲥⲧⲁⲩⲣⲟⲥ</w:t>
            </w:r>
          </w:p>
          <w:p w14:paraId="1B849192" w14:textId="77777777" w:rsidR="00E35F1F" w:rsidRDefault="00E35F1F" w:rsidP="00E35F1F">
            <w:pPr>
              <w:pStyle w:val="CopticVersemulti-line"/>
            </w:pPr>
            <w:r w:rsidRPr="00C81797">
              <w:t xml:space="preserve">ⲉⲕⲉ̀ϧⲟⲙϧⲉⲙ </w:t>
            </w:r>
            <w:r>
              <w:t>ⲙ̀Ⲡ̀ⲥⲁⲧⲁⲛⲁ</w:t>
            </w:r>
          </w:p>
          <w:p w14:paraId="47D149C2" w14:textId="77777777" w:rsidR="00E35F1F" w:rsidRDefault="00E35F1F" w:rsidP="00E35F1F">
            <w:pPr>
              <w:pStyle w:val="CopticVerse"/>
            </w:pPr>
            <w:r w:rsidRPr="00C81797">
              <w:t>ⲥⲁⲡⲉⲥⲏⲧ ⲛ̀ⲛⲉⲛϭⲁⲗⲁⲩϫ</w:t>
            </w:r>
          </w:p>
        </w:tc>
      </w:tr>
      <w:tr w:rsidR="00E35F1F" w14:paraId="490E40BD" w14:textId="77777777" w:rsidTr="00E35F1F">
        <w:trPr>
          <w:cantSplit/>
          <w:jc w:val="center"/>
        </w:trPr>
        <w:tc>
          <w:tcPr>
            <w:tcW w:w="288" w:type="dxa"/>
          </w:tcPr>
          <w:p w14:paraId="0E3CF17E" w14:textId="77777777" w:rsidR="00E35F1F" w:rsidRDefault="00E35F1F" w:rsidP="00E35F1F">
            <w:pPr>
              <w:pStyle w:val="CopticCross"/>
            </w:pPr>
            <w:r w:rsidRPr="00FB5ACB">
              <w:t>¿</w:t>
            </w:r>
          </w:p>
        </w:tc>
        <w:tc>
          <w:tcPr>
            <w:tcW w:w="3960" w:type="dxa"/>
          </w:tcPr>
          <w:p w14:paraId="5309197B" w14:textId="77777777" w:rsidR="00E35F1F" w:rsidRPr="007425E1" w:rsidRDefault="00E35F1F" w:rsidP="00E35F1F">
            <w:pPr>
              <w:pStyle w:val="EngHang"/>
            </w:pPr>
            <w:r w:rsidRPr="007425E1">
              <w:t>O My Lord Jesus Christ,</w:t>
            </w:r>
          </w:p>
          <w:p w14:paraId="1F23720E" w14:textId="77777777" w:rsidR="00E35F1F" w:rsidRPr="007425E1" w:rsidRDefault="00E35F1F" w:rsidP="00E35F1F">
            <w:pPr>
              <w:pStyle w:val="EngHang"/>
            </w:pPr>
            <w:r w:rsidRPr="007425E1">
              <w:t>Who was placed</w:t>
            </w:r>
            <w:r>
              <w:rPr>
                <w:rStyle w:val="FootnoteReference"/>
                <w:rFonts w:eastAsiaTheme="majorEastAsia"/>
              </w:rPr>
              <w:t xml:space="preserve"> </w:t>
            </w:r>
            <w:r w:rsidRPr="007425E1">
              <w:t>in the tomb,</w:t>
            </w:r>
          </w:p>
          <w:p w14:paraId="2DDB4BEB" w14:textId="79F5A7F3" w:rsidR="00E35F1F" w:rsidRPr="007425E1" w:rsidRDefault="00E35F1F" w:rsidP="00E35F1F">
            <w:pPr>
              <w:pStyle w:val="EngHang"/>
            </w:pPr>
            <w:commentRangeStart w:id="938"/>
            <w:r w:rsidRPr="007425E1">
              <w:t xml:space="preserve">Crush </w:t>
            </w:r>
            <w:r w:rsidR="00CF15BA" w:rsidRPr="00CF15BA">
              <w:t xml:space="preserve">beneath </w:t>
            </w:r>
            <w:r w:rsidRPr="007425E1">
              <w:t>us</w:t>
            </w:r>
            <w:commentRangeEnd w:id="938"/>
            <w:r>
              <w:rPr>
                <w:rStyle w:val="CommentReference"/>
                <w:rFonts w:ascii="Times New Roman" w:eastAsiaTheme="minorHAnsi" w:hAnsi="Times New Roman" w:cstheme="minorBidi"/>
                <w:color w:val="auto"/>
              </w:rPr>
              <w:commentReference w:id="938"/>
            </w:r>
            <w:r w:rsidRPr="007425E1">
              <w:t>,</w:t>
            </w:r>
          </w:p>
          <w:p w14:paraId="50FC3F20" w14:textId="77777777" w:rsidR="00E35F1F" w:rsidRDefault="00E35F1F" w:rsidP="00E35F1F">
            <w:pPr>
              <w:pStyle w:val="EngHangEnd"/>
            </w:pPr>
            <w:r w:rsidRPr="007425E1">
              <w:t>The sting of death.</w:t>
            </w:r>
          </w:p>
        </w:tc>
        <w:tc>
          <w:tcPr>
            <w:tcW w:w="288" w:type="dxa"/>
          </w:tcPr>
          <w:p w14:paraId="780E96C6" w14:textId="77777777" w:rsidR="00E35F1F" w:rsidRDefault="00E35F1F" w:rsidP="00E35F1F"/>
        </w:tc>
        <w:tc>
          <w:tcPr>
            <w:tcW w:w="288" w:type="dxa"/>
          </w:tcPr>
          <w:p w14:paraId="62BB1633" w14:textId="77777777" w:rsidR="00E35F1F" w:rsidRDefault="00E35F1F" w:rsidP="00E35F1F">
            <w:pPr>
              <w:pStyle w:val="CopticCross"/>
            </w:pPr>
            <w:r w:rsidRPr="00FB5ACB">
              <w:t>¿</w:t>
            </w:r>
          </w:p>
        </w:tc>
        <w:tc>
          <w:tcPr>
            <w:tcW w:w="3960" w:type="dxa"/>
          </w:tcPr>
          <w:p w14:paraId="3E4F8E80" w14:textId="77777777" w:rsidR="00E35F1F" w:rsidRDefault="00E35F1F" w:rsidP="00E35F1F">
            <w:pPr>
              <w:pStyle w:val="CopticVersemulti-line"/>
            </w:pPr>
            <w:r w:rsidRPr="00C81797">
              <w:t>Ⲡⲁⲟ̅ⲥ̅ Ⲓⲏ̅ⲥ Ⲡⲭ̅ⲥ</w:t>
            </w:r>
          </w:p>
          <w:p w14:paraId="0D1A9487" w14:textId="77777777" w:rsidR="00E35F1F" w:rsidRDefault="00E35F1F" w:rsidP="00E35F1F">
            <w:pPr>
              <w:pStyle w:val="CopticVersemulti-line"/>
            </w:pPr>
            <w:r w:rsidRPr="00C81797">
              <w:t>ⲫⲏⲉ̀ⲧⲁϥⲭⲁϥ ϧⲉⲛ ⲡⲓⲙ̀ϩⲁⲩ</w:t>
            </w:r>
          </w:p>
          <w:p w14:paraId="4FC0B238" w14:textId="77777777" w:rsidR="00E35F1F" w:rsidRDefault="00E35F1F" w:rsidP="00E35F1F">
            <w:pPr>
              <w:pStyle w:val="CopticVersemulti-line"/>
            </w:pPr>
            <w:r w:rsidRPr="00C81797">
              <w:t>ⲉⲕⲉ̀ϧⲟⲙϧⲉⲙ ⲛ̀ϧ̀ⲣⲏⲓ ⲛ̀ϧⲏⲧⲉⲛ</w:t>
            </w:r>
          </w:p>
          <w:p w14:paraId="2E81EA82" w14:textId="77777777" w:rsidR="00E35F1F" w:rsidRDefault="00E35F1F" w:rsidP="00E35F1F">
            <w:pPr>
              <w:pStyle w:val="CopticVerse"/>
            </w:pPr>
            <w:r w:rsidRPr="00C81797">
              <w:t>ⲛ̀ϯⲥⲟⲩⲣⲓ ⲛ̀ⲧⲉ ⲫ̀ⲙⲟⲩ</w:t>
            </w:r>
          </w:p>
        </w:tc>
      </w:tr>
      <w:tr w:rsidR="00E35F1F" w14:paraId="0B190DB9" w14:textId="77777777" w:rsidTr="00E35F1F">
        <w:trPr>
          <w:cantSplit/>
          <w:jc w:val="center"/>
        </w:trPr>
        <w:tc>
          <w:tcPr>
            <w:tcW w:w="288" w:type="dxa"/>
          </w:tcPr>
          <w:p w14:paraId="42D65F63" w14:textId="77777777" w:rsidR="00E35F1F" w:rsidRDefault="00E35F1F" w:rsidP="00E35F1F">
            <w:pPr>
              <w:pStyle w:val="CopticCross"/>
            </w:pPr>
          </w:p>
        </w:tc>
        <w:tc>
          <w:tcPr>
            <w:tcW w:w="3960" w:type="dxa"/>
          </w:tcPr>
          <w:p w14:paraId="351632CE" w14:textId="77777777" w:rsidR="00E35F1F" w:rsidRPr="007425E1" w:rsidRDefault="00E35F1F" w:rsidP="00E35F1F">
            <w:pPr>
              <w:pStyle w:val="EngHang"/>
            </w:pPr>
            <w:r w:rsidRPr="007425E1">
              <w:t>O My Lord Jesus Christ,</w:t>
            </w:r>
          </w:p>
          <w:p w14:paraId="2FA7DA82" w14:textId="77777777" w:rsidR="00E35F1F" w:rsidRPr="007425E1" w:rsidRDefault="00E35F1F" w:rsidP="00E35F1F">
            <w:pPr>
              <w:pStyle w:val="EngHang"/>
            </w:pPr>
            <w:r w:rsidRPr="007425E1">
              <w:t>Who rose from the dead,</w:t>
            </w:r>
          </w:p>
          <w:p w14:paraId="5576869D" w14:textId="26945A42" w:rsidR="00E35F1F" w:rsidRPr="007425E1" w:rsidRDefault="00CF15BA" w:rsidP="00E35F1F">
            <w:pPr>
              <w:pStyle w:val="EngHang"/>
            </w:pPr>
            <w:r>
              <w:t xml:space="preserve">[and] </w:t>
            </w:r>
            <w:r w:rsidR="00E35F1F" w:rsidRPr="007425E1">
              <w:t>Ascended into the heavens,</w:t>
            </w:r>
          </w:p>
          <w:p w14:paraId="3F1729A0" w14:textId="77777777" w:rsidR="00E35F1F" w:rsidRDefault="00E35F1F" w:rsidP="00E35F1F">
            <w:pPr>
              <w:pStyle w:val="EngHangEnd"/>
            </w:pPr>
            <w:r w:rsidRPr="007425E1">
              <w:t xml:space="preserve">Raise us with </w:t>
            </w:r>
            <w:r>
              <w:t>Your</w:t>
            </w:r>
            <w:r w:rsidRPr="007425E1">
              <w:t xml:space="preserve"> power.</w:t>
            </w:r>
          </w:p>
        </w:tc>
        <w:tc>
          <w:tcPr>
            <w:tcW w:w="288" w:type="dxa"/>
          </w:tcPr>
          <w:p w14:paraId="76A4AAE0" w14:textId="77777777" w:rsidR="00E35F1F" w:rsidRDefault="00E35F1F" w:rsidP="00E35F1F"/>
        </w:tc>
        <w:tc>
          <w:tcPr>
            <w:tcW w:w="288" w:type="dxa"/>
          </w:tcPr>
          <w:p w14:paraId="263C45B8" w14:textId="77777777" w:rsidR="00E35F1F" w:rsidRDefault="00E35F1F" w:rsidP="00E35F1F">
            <w:pPr>
              <w:pStyle w:val="CopticCross"/>
            </w:pPr>
          </w:p>
        </w:tc>
        <w:tc>
          <w:tcPr>
            <w:tcW w:w="3960" w:type="dxa"/>
          </w:tcPr>
          <w:p w14:paraId="714B5E83" w14:textId="77777777" w:rsidR="00E35F1F" w:rsidRDefault="00E35F1F" w:rsidP="00E35F1F">
            <w:pPr>
              <w:pStyle w:val="CopticVersemulti-line"/>
            </w:pPr>
            <w:r w:rsidRPr="006575CE">
              <w:t>Ⲡⲁⲟ̅ⲥ̅ Ⲓⲏ̅ⲥ Ⲡⲭ̅ⲥ</w:t>
            </w:r>
          </w:p>
          <w:p w14:paraId="7375AA0B" w14:textId="77777777" w:rsidR="00E35F1F" w:rsidRDefault="00E35F1F" w:rsidP="00E35F1F">
            <w:pPr>
              <w:pStyle w:val="CopticVersemulti-line"/>
            </w:pPr>
            <w:r w:rsidRPr="006575CE">
              <w:t>ⲫⲏⲉ̀ⲧⲁϥⲧⲱⲛϥ ⲉ̀ⲃⲟⲗϧⲉⲛ ⲛⲏⲉⲑⲙⲱⲟⲩⲧ</w:t>
            </w:r>
          </w:p>
          <w:p w14:paraId="04095BEA" w14:textId="77777777" w:rsidR="00E35F1F" w:rsidRDefault="00E35F1F" w:rsidP="00E35F1F">
            <w:pPr>
              <w:pStyle w:val="CopticVersemulti-line"/>
            </w:pPr>
            <w:r w:rsidRPr="006575CE">
              <w:t>ⲁϥϣⲉⲛⲁϥ ⲉ̀ⲡ̀ϣⲱⲓ ⲉ̀ⲛⲓⲫⲏⲟⲩⲓ̀</w:t>
            </w:r>
          </w:p>
          <w:p w14:paraId="7617D37B" w14:textId="77777777" w:rsidR="00E35F1F" w:rsidRDefault="00E35F1F" w:rsidP="00E35F1F">
            <w:pPr>
              <w:pStyle w:val="CopticVerse"/>
            </w:pPr>
            <w:r w:rsidRPr="006575CE">
              <w:t>ⲉⲕⲉ̀ⲧⲟⲩⲛⲟⲥⲧⲉⲛ ϧⲉⲛ ⲧⲉⲕϫⲟⲙ</w:t>
            </w:r>
          </w:p>
        </w:tc>
      </w:tr>
      <w:tr w:rsidR="00E35F1F" w14:paraId="332DCD88" w14:textId="77777777" w:rsidTr="00E35F1F">
        <w:trPr>
          <w:cantSplit/>
          <w:jc w:val="center"/>
        </w:trPr>
        <w:tc>
          <w:tcPr>
            <w:tcW w:w="288" w:type="dxa"/>
          </w:tcPr>
          <w:p w14:paraId="5B302562" w14:textId="77777777" w:rsidR="00E35F1F" w:rsidRDefault="00E35F1F" w:rsidP="00E35F1F">
            <w:pPr>
              <w:pStyle w:val="CopticCross"/>
            </w:pPr>
          </w:p>
        </w:tc>
        <w:tc>
          <w:tcPr>
            <w:tcW w:w="3960" w:type="dxa"/>
          </w:tcPr>
          <w:p w14:paraId="6116FCC3" w14:textId="77777777" w:rsidR="00E35F1F" w:rsidRPr="007425E1" w:rsidRDefault="00E35F1F" w:rsidP="00E35F1F">
            <w:pPr>
              <w:pStyle w:val="EngHang"/>
            </w:pPr>
            <w:r w:rsidRPr="007425E1">
              <w:t>O My Lord Jesus Christ,</w:t>
            </w:r>
          </w:p>
          <w:p w14:paraId="49EBAEB7" w14:textId="77777777" w:rsidR="00E35F1F" w:rsidRPr="007425E1" w:rsidRDefault="00E35F1F" w:rsidP="00E35F1F">
            <w:pPr>
              <w:pStyle w:val="EngHang"/>
            </w:pPr>
            <w:r w:rsidRPr="007425E1">
              <w:t>Who will come at His second Parousia</w:t>
            </w:r>
            <w:r>
              <w:t>,</w:t>
            </w:r>
          </w:p>
          <w:p w14:paraId="719A6F34" w14:textId="77777777" w:rsidR="00E35F1F" w:rsidRPr="007425E1" w:rsidRDefault="00E35F1F" w:rsidP="00E35F1F">
            <w:pPr>
              <w:pStyle w:val="EngHang"/>
            </w:pPr>
            <w:r w:rsidRPr="007425E1">
              <w:t>Deal with us lovingly,</w:t>
            </w:r>
          </w:p>
          <w:p w14:paraId="4CA91E18" w14:textId="77777777" w:rsidR="00E35F1F" w:rsidRDefault="00E35F1F" w:rsidP="00E35F1F">
            <w:pPr>
              <w:pStyle w:val="EngHangEnd"/>
            </w:pPr>
            <w:r w:rsidRPr="007425E1">
              <w:t xml:space="preserve">At </w:t>
            </w:r>
            <w:r>
              <w:t>Your</w:t>
            </w:r>
            <w:r w:rsidRPr="007425E1">
              <w:t xml:space="preserve"> fearful judgment seat.</w:t>
            </w:r>
          </w:p>
        </w:tc>
        <w:tc>
          <w:tcPr>
            <w:tcW w:w="288" w:type="dxa"/>
          </w:tcPr>
          <w:p w14:paraId="0EF45078" w14:textId="77777777" w:rsidR="00E35F1F" w:rsidRDefault="00E35F1F" w:rsidP="00E35F1F"/>
        </w:tc>
        <w:tc>
          <w:tcPr>
            <w:tcW w:w="288" w:type="dxa"/>
          </w:tcPr>
          <w:p w14:paraId="4DBFC596" w14:textId="77777777" w:rsidR="00E35F1F" w:rsidRDefault="00E35F1F" w:rsidP="00E35F1F">
            <w:pPr>
              <w:pStyle w:val="CopticCross"/>
            </w:pPr>
          </w:p>
        </w:tc>
        <w:tc>
          <w:tcPr>
            <w:tcW w:w="3960" w:type="dxa"/>
          </w:tcPr>
          <w:p w14:paraId="510BFBF5" w14:textId="77777777" w:rsidR="00E35F1F" w:rsidRDefault="00E35F1F" w:rsidP="00E35F1F">
            <w:pPr>
              <w:pStyle w:val="CopticVersemulti-line"/>
            </w:pPr>
            <w:r w:rsidRPr="00C81797">
              <w:t>Ⲡⲁⲟ̅ⲥ̅ Ⲓⲏ̅ⲥ Ⲡⲭ̅ⲥ</w:t>
            </w:r>
          </w:p>
          <w:p w14:paraId="53CDD87E" w14:textId="77777777" w:rsidR="00E35F1F" w:rsidRDefault="00E35F1F" w:rsidP="00E35F1F">
            <w:pPr>
              <w:pStyle w:val="CopticVersemulti-line"/>
            </w:pPr>
            <w:r w:rsidRPr="00C81797">
              <w:t>ⲫⲏⲉⲑⲛⲏⲟⲩ ϧⲉⲛ ⲧⲉϥⲙⲁϩⲥⲛⲟⲩϯ</w:t>
            </w:r>
            <w:r>
              <w:t xml:space="preserve"> </w:t>
            </w:r>
            <w:r w:rsidRPr="00C81797">
              <w:t>ⲙ̀ⲡⲁⲣⲟⲩⲥⲓⲁ̀</w:t>
            </w:r>
          </w:p>
          <w:p w14:paraId="1AF74898" w14:textId="77777777" w:rsidR="00E35F1F" w:rsidRDefault="00E35F1F" w:rsidP="00E35F1F">
            <w:pPr>
              <w:pStyle w:val="CopticVersemulti-line"/>
            </w:pPr>
            <w:r w:rsidRPr="00C81797">
              <w:t>ⲁ̀ⲣⲓⲟⲩⲓ̀ ⲛ̀ⲁ̀ⲅⲁⲡⲏ ⲛⲉⲙⲁⲛ</w:t>
            </w:r>
          </w:p>
          <w:p w14:paraId="1BA8BB80" w14:textId="77777777" w:rsidR="00E35F1F" w:rsidRDefault="00E35F1F" w:rsidP="00E35F1F">
            <w:pPr>
              <w:pStyle w:val="CopticVerse"/>
            </w:pPr>
            <w:r w:rsidRPr="00C81797">
              <w:t>ϧⲉⲛ ⲡⲉⲕⲃⲏⲙⲁ ⲉⲧⲟⲓ ⲛ̀ϩⲟϯ</w:t>
            </w:r>
          </w:p>
        </w:tc>
      </w:tr>
      <w:tr w:rsidR="00E35F1F" w14:paraId="11D89488" w14:textId="77777777" w:rsidTr="00E35F1F">
        <w:trPr>
          <w:cantSplit/>
          <w:jc w:val="center"/>
        </w:trPr>
        <w:tc>
          <w:tcPr>
            <w:tcW w:w="288" w:type="dxa"/>
          </w:tcPr>
          <w:p w14:paraId="7F329E70" w14:textId="77777777" w:rsidR="00E35F1F" w:rsidRDefault="00E35F1F" w:rsidP="00E35F1F">
            <w:pPr>
              <w:pStyle w:val="CopticCross"/>
            </w:pPr>
            <w:r w:rsidRPr="00FB5ACB">
              <w:t>¿</w:t>
            </w:r>
          </w:p>
        </w:tc>
        <w:tc>
          <w:tcPr>
            <w:tcW w:w="3960" w:type="dxa"/>
          </w:tcPr>
          <w:p w14:paraId="53F52C31" w14:textId="77777777" w:rsidR="00E35F1F" w:rsidRPr="007425E1" w:rsidRDefault="00E35F1F" w:rsidP="00E35F1F">
            <w:pPr>
              <w:pStyle w:val="EngHang"/>
            </w:pPr>
            <w:r w:rsidRPr="007425E1">
              <w:t xml:space="preserve">For of </w:t>
            </w:r>
            <w:r>
              <w:t>Your</w:t>
            </w:r>
            <w:r w:rsidRPr="007425E1">
              <w:t xml:space="preserve"> own will,</w:t>
            </w:r>
          </w:p>
          <w:p w14:paraId="7FAD373A" w14:textId="77777777" w:rsidR="00E35F1F" w:rsidRPr="007425E1" w:rsidRDefault="00E35F1F" w:rsidP="00E35F1F">
            <w:pPr>
              <w:pStyle w:val="EngHang"/>
            </w:pPr>
            <w:r w:rsidRPr="007425E1">
              <w:t xml:space="preserve">And the goodwill of </w:t>
            </w:r>
            <w:r>
              <w:t>Your</w:t>
            </w:r>
            <w:r w:rsidRPr="007425E1">
              <w:t xml:space="preserve"> Father,</w:t>
            </w:r>
          </w:p>
          <w:p w14:paraId="332CADB3" w14:textId="77777777" w:rsidR="00E35F1F" w:rsidRPr="007425E1" w:rsidRDefault="00E35F1F" w:rsidP="00E35F1F">
            <w:pPr>
              <w:pStyle w:val="EngHang"/>
            </w:pPr>
            <w:r w:rsidRPr="007425E1">
              <w:t>And the Holy Spirit,</w:t>
            </w:r>
          </w:p>
          <w:p w14:paraId="541068CB" w14:textId="77777777" w:rsidR="00E35F1F" w:rsidRDefault="00E35F1F" w:rsidP="00E35F1F">
            <w:pPr>
              <w:pStyle w:val="EngHangEnd"/>
            </w:pPr>
            <w:r>
              <w:t>You</w:t>
            </w:r>
            <w:r w:rsidRPr="007425E1">
              <w:t xml:space="preserve"> </w:t>
            </w:r>
            <w:r>
              <w:t>have</w:t>
            </w:r>
            <w:r w:rsidRPr="007425E1">
              <w:t xml:space="preserve"> </w:t>
            </w:r>
            <w:r>
              <w:t>{</w:t>
            </w:r>
            <w:r w:rsidRPr="007425E1">
              <w:t>come</w:t>
            </w:r>
            <w:r>
              <w:t>}</w:t>
            </w:r>
            <w:r w:rsidRPr="007425E1">
              <w:t xml:space="preserve"> and saved us.</w:t>
            </w:r>
          </w:p>
        </w:tc>
        <w:tc>
          <w:tcPr>
            <w:tcW w:w="288" w:type="dxa"/>
          </w:tcPr>
          <w:p w14:paraId="14911980" w14:textId="77777777" w:rsidR="00E35F1F" w:rsidRDefault="00E35F1F" w:rsidP="00E35F1F"/>
        </w:tc>
        <w:tc>
          <w:tcPr>
            <w:tcW w:w="288" w:type="dxa"/>
          </w:tcPr>
          <w:p w14:paraId="1D8C109B" w14:textId="77777777" w:rsidR="00E35F1F" w:rsidRDefault="00E35F1F" w:rsidP="00E35F1F">
            <w:pPr>
              <w:pStyle w:val="CopticCross"/>
            </w:pPr>
            <w:r w:rsidRPr="00FB5ACB">
              <w:t>¿</w:t>
            </w:r>
          </w:p>
        </w:tc>
        <w:tc>
          <w:tcPr>
            <w:tcW w:w="3960" w:type="dxa"/>
          </w:tcPr>
          <w:p w14:paraId="2165BA44" w14:textId="77777777" w:rsidR="00E35F1F" w:rsidRDefault="00E35F1F" w:rsidP="00E35F1F">
            <w:pPr>
              <w:pStyle w:val="CopticVersemulti-line"/>
            </w:pPr>
            <w:r w:rsidRPr="00C81797">
              <w:t>Ϫⲉ ϧⲉⲛ ⲡⲉⲕⲟⲩⲱϣ ⲙ̀ⲙⲓⲛ ⲙ̀ⲙⲟⲕ</w:t>
            </w:r>
          </w:p>
          <w:p w14:paraId="56A77FC5" w14:textId="77777777" w:rsidR="00E35F1F" w:rsidRDefault="00E35F1F" w:rsidP="00E35F1F">
            <w:pPr>
              <w:pStyle w:val="CopticVersemulti-line"/>
            </w:pPr>
            <w:r w:rsidRPr="00C81797">
              <w:t>ⲛⲉⲙ ⲡ̀ϯⲙⲁϯ ⲙ̀ⲡⲉⲕⲓⲱⲧ</w:t>
            </w:r>
          </w:p>
          <w:p w14:paraId="72DD83D4" w14:textId="77777777" w:rsidR="00E35F1F" w:rsidRDefault="00E35F1F" w:rsidP="00E35F1F">
            <w:pPr>
              <w:pStyle w:val="CopticVersemulti-line"/>
            </w:pPr>
            <w:r w:rsidRPr="00C81797">
              <w:t>ⲛⲉⲙ Ⲡⲓⲡ̅ⲛ̅ⲁ ⲉ̅ⲑ̅ⲩ</w:t>
            </w:r>
          </w:p>
          <w:p w14:paraId="37173EFF" w14:textId="77777777" w:rsidR="00E35F1F" w:rsidRDefault="00E35F1F" w:rsidP="00E35F1F">
            <w:pPr>
              <w:pStyle w:val="CopticVersemulti-line"/>
            </w:pPr>
            <w:r>
              <w:t>{</w:t>
            </w:r>
            <w:r w:rsidRPr="00C81797">
              <w:t>ⲁⲕⲓ̀</w:t>
            </w:r>
            <w:r>
              <w:t>}</w:t>
            </w:r>
            <w:r w:rsidRPr="00C81797">
              <w:t xml:space="preserve"> ⲟⲩⲟϩ ⲁⲕⲥⲱϯ ⲙ̀ⲙⲟⲛ</w:t>
            </w:r>
          </w:p>
        </w:tc>
      </w:tr>
    </w:tbl>
    <w:p w14:paraId="3CC6DB5B" w14:textId="77777777" w:rsidR="00E35F1F" w:rsidRPr="00A742AC" w:rsidRDefault="00E35F1F" w:rsidP="00E35F1F">
      <w:pPr>
        <w:pStyle w:val="Heading4"/>
      </w:pPr>
      <w:bookmarkStart w:id="939" w:name="_Toc298681315"/>
      <w:bookmarkStart w:id="940" w:name="_Toc308441930"/>
      <w:r w:rsidRPr="00FD2E69">
        <w:lastRenderedPageBreak/>
        <w:t xml:space="preserve">The Conclusion of the </w:t>
      </w:r>
      <w:r>
        <w:t>Batos</w:t>
      </w:r>
      <w:r w:rsidRPr="00FD2E69">
        <w:t xml:space="preserve"> Psali</w:t>
      </w:r>
      <w:bookmarkEnd w:id="939"/>
      <w:bookmarkEnd w:id="9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8FA67F" w14:textId="77777777" w:rsidTr="00E35F1F">
        <w:trPr>
          <w:cantSplit/>
          <w:jc w:val="center"/>
        </w:trPr>
        <w:tc>
          <w:tcPr>
            <w:tcW w:w="288" w:type="dxa"/>
          </w:tcPr>
          <w:p w14:paraId="33DA0382" w14:textId="77777777" w:rsidR="00E35F1F" w:rsidRDefault="00E35F1F" w:rsidP="00E35F1F">
            <w:pPr>
              <w:pStyle w:val="CopticCross"/>
            </w:pPr>
            <w:r w:rsidRPr="00FB5ACB">
              <w:t>¿</w:t>
            </w:r>
          </w:p>
        </w:tc>
        <w:tc>
          <w:tcPr>
            <w:tcW w:w="3960" w:type="dxa"/>
          </w:tcPr>
          <w:p w14:paraId="4DC556B6"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269C5EB5"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7EA1062" w14:textId="77777777" w:rsidR="00E35F1F" w:rsidRPr="0042513B" w:rsidRDefault="00E35F1F" w:rsidP="00E35F1F">
            <w:pPr>
              <w:pStyle w:val="EngHang"/>
              <w:rPr>
                <w:rFonts w:ascii="Times" w:eastAsiaTheme="minorHAnsi" w:hAnsi="Times"/>
                <w:sz w:val="20"/>
              </w:rPr>
            </w:pPr>
            <w:r>
              <w:rPr>
                <w:rFonts w:eastAsiaTheme="minorHAnsi"/>
              </w:rPr>
              <w:t>“</w:t>
            </w:r>
            <w:r w:rsidRPr="0042513B">
              <w:rPr>
                <w:rFonts w:eastAsiaTheme="minorHAnsi"/>
              </w:rPr>
              <w:t>O our Lord, Jesus Christ,</w:t>
            </w:r>
          </w:p>
          <w:p w14:paraId="49835625" w14:textId="77777777" w:rsidR="00E35F1F" w:rsidRDefault="00E35F1F" w:rsidP="00E35F1F">
            <w:pPr>
              <w:pStyle w:val="EngHangEnd"/>
            </w:pPr>
            <w:r w:rsidRPr="0042513B">
              <w:rPr>
                <w:rFonts w:eastAsiaTheme="minorHAnsi"/>
              </w:rPr>
              <w:t xml:space="preserve">Have mercy </w:t>
            </w:r>
            <w:r w:rsidRPr="00703BF0">
              <w:rPr>
                <w:rFonts w:eastAsiaTheme="minorHAnsi"/>
              </w:rPr>
              <w:t>upon</w:t>
            </w:r>
            <w:r>
              <w:rPr>
                <w:rFonts w:eastAsiaTheme="minorHAnsi"/>
              </w:rPr>
              <w:t xml:space="preserve"> us.”</w:t>
            </w:r>
          </w:p>
        </w:tc>
        <w:tc>
          <w:tcPr>
            <w:tcW w:w="288" w:type="dxa"/>
          </w:tcPr>
          <w:p w14:paraId="4E8C9B6A" w14:textId="77777777" w:rsidR="00E35F1F" w:rsidRDefault="00E35F1F" w:rsidP="00E35F1F"/>
        </w:tc>
        <w:tc>
          <w:tcPr>
            <w:tcW w:w="288" w:type="dxa"/>
          </w:tcPr>
          <w:p w14:paraId="03330069" w14:textId="77777777" w:rsidR="00E35F1F" w:rsidRDefault="00E35F1F" w:rsidP="00E35F1F">
            <w:pPr>
              <w:pStyle w:val="CopticCross"/>
            </w:pPr>
            <w:r w:rsidRPr="00FB5ACB">
              <w:t>¿</w:t>
            </w:r>
          </w:p>
        </w:tc>
        <w:tc>
          <w:tcPr>
            <w:tcW w:w="3960" w:type="dxa"/>
          </w:tcPr>
          <w:p w14:paraId="56A379E2" w14:textId="77777777" w:rsidR="00E35F1F" w:rsidRDefault="00E35F1F" w:rsidP="00E35F1F">
            <w:pPr>
              <w:pStyle w:val="CopticVersemulti-line"/>
            </w:pPr>
            <w:r w:rsidRPr="00F6464C">
              <w:t>Ⲉ</w:t>
            </w:r>
            <w:r w:rsidRPr="00F6464C">
              <w:rPr>
                <w:rFonts w:ascii="Times New Roman" w:hAnsi="Times New Roman" w:cs="Times New Roman"/>
              </w:rPr>
              <w:t>̀ϣ</w:t>
            </w:r>
            <w:r w:rsidRPr="00F6464C">
              <w:t>ⲱⲡ ⲁⲛ</w:t>
            </w:r>
            <w:r w:rsidRPr="00F6464C">
              <w:rPr>
                <w:rFonts w:ascii="Times New Roman" w:hAnsi="Times New Roman" w:cs="Times New Roman"/>
              </w:rPr>
              <w:t>ϣ</w:t>
            </w:r>
            <w:r w:rsidRPr="00F6464C">
              <w:t>ⲁⲛⲉⲣⲯⲁⲗⲓⲛ</w:t>
            </w:r>
          </w:p>
          <w:p w14:paraId="5887C6B8" w14:textId="77777777" w:rsidR="00E35F1F" w:rsidRDefault="00E35F1F" w:rsidP="00E35F1F">
            <w:pPr>
              <w:pStyle w:val="CopticVersemulti-line"/>
            </w:pPr>
            <w:r w:rsidRPr="00F6464C">
              <w:t>ⲙⲁⲣⲉⲛ</w:t>
            </w:r>
            <w:r w:rsidRPr="00F6464C">
              <w:rPr>
                <w:rFonts w:ascii="Times New Roman" w:hAnsi="Times New Roman" w:cs="Times New Roman"/>
              </w:rPr>
              <w:t>ϫ</w:t>
            </w:r>
            <w:r w:rsidRPr="00F6464C">
              <w:t xml:space="preserve">ⲟⲥ </w:t>
            </w:r>
            <w:r w:rsidRPr="00F6464C">
              <w:rPr>
                <w:rFonts w:ascii="Times New Roman" w:hAnsi="Times New Roman" w:cs="Times New Roman"/>
              </w:rPr>
              <w:t>ϧ</w:t>
            </w:r>
            <w:r w:rsidRPr="00F6464C">
              <w:t>ⲉⲛ ⲟⲩ</w:t>
            </w:r>
            <w:r w:rsidRPr="00F6464C">
              <w:rPr>
                <w:rFonts w:ascii="Times New Roman" w:hAnsi="Times New Roman" w:cs="Times New Roman"/>
              </w:rPr>
              <w:t>ϩ̀</w:t>
            </w:r>
            <w:r w:rsidRPr="00F6464C">
              <w:t>ⲗⲟ</w:t>
            </w:r>
            <w:r w:rsidRPr="00F6464C">
              <w:rPr>
                <w:rFonts w:ascii="Times New Roman" w:hAnsi="Times New Roman" w:cs="Times New Roman"/>
              </w:rPr>
              <w:t>ϫ</w:t>
            </w:r>
          </w:p>
          <w:p w14:paraId="6BDF55BC" w14:textId="77777777" w:rsidR="00E35F1F" w:rsidRDefault="00E35F1F" w:rsidP="00E35F1F">
            <w:pPr>
              <w:pStyle w:val="CopticVersemulti-line"/>
            </w:pPr>
            <w:r w:rsidRPr="00F6464C">
              <w:rPr>
                <w:rFonts w:ascii="Times New Roman" w:hAnsi="Times New Roman" w:cs="Times New Roman"/>
              </w:rPr>
              <w:t>ϫ</w:t>
            </w:r>
            <w:r w:rsidRPr="00F6464C">
              <w:t>ⲉ Ⲡⲉⲛⲟ</w:t>
            </w:r>
            <w:r w:rsidRPr="00F6464C">
              <w:rPr>
                <w:rFonts w:ascii="Times New Roman" w:hAnsi="Times New Roman" w:cs="Times New Roman"/>
              </w:rPr>
              <w:t>̅</w:t>
            </w:r>
            <w:r w:rsidRPr="00F6464C">
              <w:t>ⲥ</w:t>
            </w:r>
            <w:r w:rsidRPr="00F6464C">
              <w:rPr>
                <w:rFonts w:ascii="Times New Roman" w:hAnsi="Times New Roman" w:cs="Times New Roman"/>
              </w:rPr>
              <w:t>̅</w:t>
            </w:r>
            <w:r w:rsidRPr="00F6464C">
              <w:t xml:space="preserve"> Ⲓⲏ</w:t>
            </w:r>
            <w:r w:rsidRPr="00F6464C">
              <w:rPr>
                <w:rFonts w:ascii="Times New Roman" w:hAnsi="Times New Roman" w:cs="Times New Roman"/>
              </w:rPr>
              <w:t>̅</w:t>
            </w:r>
            <w:r w:rsidRPr="00F6464C">
              <w:t>ⲥ Ⲡⲭ</w:t>
            </w:r>
            <w:r w:rsidRPr="00F6464C">
              <w:rPr>
                <w:rFonts w:ascii="Times New Roman" w:hAnsi="Times New Roman" w:cs="Times New Roman"/>
              </w:rPr>
              <w:t>̅</w:t>
            </w:r>
            <w:r w:rsidRPr="00F6464C">
              <w:t>ⲥ</w:t>
            </w:r>
          </w:p>
          <w:p w14:paraId="71E905C7" w14:textId="77777777" w:rsidR="00E35F1F" w:rsidRDefault="00E35F1F" w:rsidP="00E35F1F">
            <w:pPr>
              <w:pStyle w:val="CopticVerse"/>
            </w:pPr>
            <w:r w:rsidRPr="00F6464C">
              <w:t>ⲁ</w:t>
            </w:r>
            <w:r w:rsidRPr="00F6464C">
              <w:rPr>
                <w:rFonts w:ascii="Times New Roman" w:hAnsi="Times New Roman" w:cs="Times New Roman"/>
              </w:rPr>
              <w:t>̀</w:t>
            </w:r>
            <w:r w:rsidRPr="00F6464C">
              <w:t>ⲣⲓⲟⲩⲛⲁⲓ ⲛⲉⲙ ⲛⲉⲛⲯⲩⲭⲏ</w:t>
            </w:r>
          </w:p>
        </w:tc>
      </w:tr>
      <w:tr w:rsidR="00E35F1F" w14:paraId="217DB899" w14:textId="77777777" w:rsidTr="00E35F1F">
        <w:trPr>
          <w:cantSplit/>
          <w:jc w:val="center"/>
        </w:trPr>
        <w:tc>
          <w:tcPr>
            <w:tcW w:w="288" w:type="dxa"/>
          </w:tcPr>
          <w:p w14:paraId="08F30BB7" w14:textId="77777777" w:rsidR="00E35F1F" w:rsidRDefault="00E35F1F" w:rsidP="00E35F1F">
            <w:pPr>
              <w:pStyle w:val="CopticCross"/>
            </w:pPr>
          </w:p>
        </w:tc>
        <w:tc>
          <w:tcPr>
            <w:tcW w:w="3960" w:type="dxa"/>
          </w:tcPr>
          <w:p w14:paraId="6F151A15"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17969716"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072ED96C"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2B57C114"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6096E29F" w14:textId="77777777" w:rsidR="00E35F1F" w:rsidRDefault="00E35F1F" w:rsidP="00E35F1F"/>
        </w:tc>
        <w:tc>
          <w:tcPr>
            <w:tcW w:w="288" w:type="dxa"/>
          </w:tcPr>
          <w:p w14:paraId="1780DD1C" w14:textId="77777777" w:rsidR="00E35F1F" w:rsidRDefault="00E35F1F" w:rsidP="00E35F1F">
            <w:pPr>
              <w:pStyle w:val="CopticCross"/>
            </w:pPr>
          </w:p>
        </w:tc>
        <w:tc>
          <w:tcPr>
            <w:tcW w:w="3960" w:type="dxa"/>
          </w:tcPr>
          <w:p w14:paraId="45AF2B80" w14:textId="77777777" w:rsidR="00E35F1F" w:rsidRDefault="00E35F1F" w:rsidP="00E35F1F">
            <w:pPr>
              <w:pStyle w:val="CopticVersemulti-line"/>
            </w:pPr>
            <w:r>
              <w:t>Ⲇⲟⲝⲁ Ⲡⲁⲧⲣⲓ</w:t>
            </w:r>
          </w:p>
          <w:p w14:paraId="6C24AD68" w14:textId="77777777" w:rsidR="00E35F1F" w:rsidRDefault="00E35F1F" w:rsidP="00E35F1F">
            <w:pPr>
              <w:pStyle w:val="CopticVersemulti-line"/>
            </w:pPr>
            <w:r>
              <w:t>ⲕⲉ ⲩ̀ⲓⲱ̀ ⲕⲉ ⲁ̀ⲅⲓⲱ̀ Ⲡ̀ⲛⲉⲩⲙⲁⲧⲓ</w:t>
            </w:r>
          </w:p>
          <w:p w14:paraId="561D5BCD" w14:textId="77777777" w:rsidR="00E35F1F" w:rsidRDefault="00E35F1F" w:rsidP="00E35F1F">
            <w:pPr>
              <w:pStyle w:val="CopticVersemulti-line"/>
            </w:pPr>
            <w:r>
              <w:t>Ⲕⲉ ⲛⲩⲛ ⲕⲉ ⲁ̀ⲓ̀</w:t>
            </w:r>
          </w:p>
          <w:p w14:paraId="3F57AC67" w14:textId="77777777" w:rsidR="00E35F1F" w:rsidRDefault="00E35F1F" w:rsidP="00E35F1F">
            <w:pPr>
              <w:pStyle w:val="CopticVerse"/>
            </w:pPr>
            <w:r>
              <w:t>ⲕⲉ ⲓⲥ ⲧⲟⲩⲥ ⲉ</w:t>
            </w:r>
            <w:r>
              <w:rPr>
                <w:rFonts w:ascii="Times New Roman" w:hAnsi="Times New Roman" w:cs="Times New Roman"/>
              </w:rPr>
              <w:t>̀</w:t>
            </w:r>
            <w:r>
              <w:t>ⲱ</w:t>
            </w:r>
            <w:r>
              <w:rPr>
                <w:rFonts w:ascii="Times New Roman" w:hAnsi="Times New Roman" w:cs="Times New Roman"/>
              </w:rPr>
              <w:t>̀</w:t>
            </w:r>
            <w:r>
              <w:t>ⲛⲁⲥ ⲧⲱⲛ ⲉ</w:t>
            </w:r>
            <w:r>
              <w:rPr>
                <w:rFonts w:ascii="Times New Roman" w:hAnsi="Times New Roman" w:cs="Times New Roman"/>
              </w:rPr>
              <w:t>̀</w:t>
            </w:r>
            <w:r>
              <w:t>ⲱ</w:t>
            </w:r>
            <w:r>
              <w:rPr>
                <w:rFonts w:ascii="Times New Roman" w:hAnsi="Times New Roman" w:cs="Times New Roman"/>
              </w:rPr>
              <w:t>̀</w:t>
            </w:r>
            <w:r>
              <w:t>ⲛⲱⲛ ⲁ</w:t>
            </w:r>
            <w:r>
              <w:rPr>
                <w:rFonts w:ascii="Times New Roman" w:hAnsi="Times New Roman" w:cs="Times New Roman"/>
              </w:rPr>
              <w:t>̀</w:t>
            </w:r>
            <w:r>
              <w:t>ⲙⲏⲛ</w:t>
            </w:r>
          </w:p>
        </w:tc>
      </w:tr>
    </w:tbl>
    <w:p w14:paraId="6F1F7C80" w14:textId="77777777" w:rsidR="00E35F1F" w:rsidRDefault="00E35F1F" w:rsidP="00E35F1F">
      <w:pPr>
        <w:pStyle w:val="Heading3"/>
      </w:pPr>
      <w:bookmarkStart w:id="941" w:name="_Toc298681316"/>
      <w:bookmarkStart w:id="942" w:name="_Toc308441931"/>
      <w:bookmarkStart w:id="943" w:name="_Ref452620072"/>
      <w:bookmarkStart w:id="944" w:name="_Ref452620076"/>
      <w:r>
        <w:t>The Thursday Theotokia</w:t>
      </w:r>
      <w:bookmarkEnd w:id="941"/>
      <w:bookmarkEnd w:id="942"/>
      <w:bookmarkEnd w:id="943"/>
      <w:bookmarkEnd w:id="944"/>
    </w:p>
    <w:p w14:paraId="25F8402D" w14:textId="77777777" w:rsidR="00E35F1F" w:rsidRPr="008172B5" w:rsidRDefault="00E35F1F" w:rsidP="00E35F1F">
      <w:pPr>
        <w:pStyle w:val="Heading5non-TOC"/>
      </w:pPr>
      <w:r w:rsidRPr="008172B5">
        <w:t>ⲏ</w:t>
      </w:r>
      <w:r w:rsidRPr="008172B5">
        <w:rPr>
          <w:rFonts w:ascii="Times New Roman" w:hAnsi="Times New Roman" w:cs="Times New Roman"/>
        </w:rPr>
        <w:t>̀</w:t>
      </w:r>
      <w:r w:rsidRPr="008172B5">
        <w:t>ⲭⲟⲥ Ⲃⲁⲧⲟⲥ</w:t>
      </w:r>
    </w:p>
    <w:p w14:paraId="3FC2B39F" w14:textId="77777777" w:rsidR="00E35F1F" w:rsidRDefault="00E35F1F" w:rsidP="00E35F1F">
      <w:pPr>
        <w:pStyle w:val="Heading6"/>
      </w:pPr>
      <w:bookmarkStart w:id="945" w:name="_Toc298681317"/>
      <w:r>
        <w:t>Part One</w:t>
      </w:r>
      <w:bookmarkEnd w:id="9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95B6537" w14:textId="77777777" w:rsidTr="00E35F1F">
        <w:trPr>
          <w:cantSplit/>
          <w:jc w:val="center"/>
        </w:trPr>
        <w:tc>
          <w:tcPr>
            <w:tcW w:w="288" w:type="dxa"/>
          </w:tcPr>
          <w:p w14:paraId="2B71BA39" w14:textId="77777777" w:rsidR="00E35F1F" w:rsidRDefault="00E35F1F" w:rsidP="00E35F1F">
            <w:pPr>
              <w:pStyle w:val="CopticCross"/>
            </w:pPr>
          </w:p>
        </w:tc>
        <w:tc>
          <w:tcPr>
            <w:tcW w:w="3960" w:type="dxa"/>
          </w:tcPr>
          <w:p w14:paraId="4501DFEB" w14:textId="7B71CC54" w:rsidR="00E35F1F" w:rsidRPr="007425E1" w:rsidRDefault="00557D05" w:rsidP="00E35F1F">
            <w:pPr>
              <w:pStyle w:val="EngHang"/>
            </w:pPr>
            <w:r>
              <w:t>The bush that Moses</w:t>
            </w:r>
          </w:p>
          <w:p w14:paraId="73F81196" w14:textId="6BEFFD99" w:rsidR="00E35F1F" w:rsidRPr="007425E1" w:rsidRDefault="00557D05" w:rsidP="00E35F1F">
            <w:pPr>
              <w:pStyle w:val="EngHang"/>
            </w:pPr>
            <w:r>
              <w:t>Saw</w:t>
            </w:r>
            <w:r w:rsidR="00E35F1F" w:rsidRPr="007425E1">
              <w:t xml:space="preserve"> in the wilderness,</w:t>
            </w:r>
          </w:p>
          <w:p w14:paraId="0EC791D2" w14:textId="77777777" w:rsidR="00E35F1F" w:rsidRPr="007425E1" w:rsidRDefault="00E35F1F" w:rsidP="00E35F1F">
            <w:pPr>
              <w:pStyle w:val="EngHang"/>
            </w:pPr>
            <w:r>
              <w:t>Was f</w:t>
            </w:r>
            <w:r w:rsidRPr="007425E1">
              <w:t>illed with fire from within,</w:t>
            </w:r>
          </w:p>
          <w:p w14:paraId="1931CF2D" w14:textId="299B4B56" w:rsidR="00E35F1F" w:rsidRDefault="00E35F1F" w:rsidP="00E35F1F">
            <w:pPr>
              <w:pStyle w:val="EngHangEnd"/>
            </w:pPr>
            <w:r w:rsidRPr="007425E1">
              <w:t>Yet its branches were not burnt</w:t>
            </w:r>
            <w:r w:rsidR="00557D05">
              <w:t>—</w:t>
            </w:r>
          </w:p>
        </w:tc>
        <w:tc>
          <w:tcPr>
            <w:tcW w:w="288" w:type="dxa"/>
          </w:tcPr>
          <w:p w14:paraId="26E5B96E" w14:textId="77777777" w:rsidR="00E35F1F" w:rsidRDefault="00E35F1F" w:rsidP="00E35F1F"/>
        </w:tc>
        <w:tc>
          <w:tcPr>
            <w:tcW w:w="288" w:type="dxa"/>
          </w:tcPr>
          <w:p w14:paraId="560780C2" w14:textId="77777777" w:rsidR="00E35F1F" w:rsidRDefault="00E35F1F" w:rsidP="00E35F1F">
            <w:pPr>
              <w:pStyle w:val="CopticCross"/>
            </w:pPr>
          </w:p>
        </w:tc>
        <w:tc>
          <w:tcPr>
            <w:tcW w:w="3960" w:type="dxa"/>
          </w:tcPr>
          <w:p w14:paraId="78E37D79" w14:textId="77777777" w:rsidR="00E35F1F" w:rsidRDefault="00E35F1F" w:rsidP="00E35F1F">
            <w:pPr>
              <w:pStyle w:val="CopticVersemulti-line"/>
            </w:pPr>
            <w:r w:rsidRPr="008172B5">
              <w:t>Ⲡⲓⲃⲁⲧⲟⲥ ̀ⲉⲧⲁ Ⲙⲱⲩⲥⲏⲥ</w:t>
            </w:r>
          </w:p>
          <w:p w14:paraId="4A51737B" w14:textId="77777777" w:rsidR="00E35F1F" w:rsidRDefault="00E35F1F" w:rsidP="00E35F1F">
            <w:pPr>
              <w:pStyle w:val="CopticVersemulti-line"/>
            </w:pPr>
            <w:r w:rsidRPr="008172B5">
              <w:t>ⲛⲁⲩ ⲉⲣⲟ</w:t>
            </w:r>
            <w:r w:rsidRPr="008172B5">
              <w:rPr>
                <w:rFonts w:ascii="Times New Roman" w:hAnsi="Times New Roman" w:cs="Times New Roman"/>
              </w:rPr>
              <w:t>ϥ</w:t>
            </w:r>
            <w:r w:rsidRPr="008172B5">
              <w:t xml:space="preserve"> ⲉⲃⲟⲗ </w:t>
            </w:r>
            <w:r w:rsidRPr="008172B5">
              <w:rPr>
                <w:rFonts w:ascii="Times New Roman" w:hAnsi="Times New Roman" w:cs="Times New Roman"/>
              </w:rPr>
              <w:t>ϩ</w:t>
            </w:r>
            <w:r w:rsidRPr="008172B5">
              <w:t>ⲓⲡ</w:t>
            </w:r>
            <w:r w:rsidRPr="008172B5">
              <w:rPr>
                <w:rFonts w:ascii="Times New Roman" w:hAnsi="Times New Roman" w:cs="Times New Roman"/>
              </w:rPr>
              <w:t>̀ϣ</w:t>
            </w:r>
            <w:r w:rsidRPr="008172B5">
              <w:t>ⲁ</w:t>
            </w:r>
            <w:r w:rsidRPr="008172B5">
              <w:rPr>
                <w:rFonts w:ascii="Times New Roman" w:hAnsi="Times New Roman" w:cs="Times New Roman"/>
              </w:rPr>
              <w:t>ϥ</w:t>
            </w:r>
            <w:r w:rsidRPr="008172B5">
              <w:t>ⲉ</w:t>
            </w:r>
          </w:p>
          <w:p w14:paraId="31C81E82" w14:textId="77777777" w:rsidR="00E35F1F" w:rsidRDefault="00E35F1F" w:rsidP="00E35F1F">
            <w:pPr>
              <w:pStyle w:val="CopticVersemulti-line"/>
            </w:pPr>
            <w:r w:rsidRPr="008172B5">
              <w:t>ⲉⲣⲉ ⲡⲓⲭ</w:t>
            </w:r>
            <w:r w:rsidRPr="008172B5">
              <w:rPr>
                <w:rFonts w:ascii="Times New Roman" w:hAnsi="Times New Roman" w:cs="Times New Roman"/>
              </w:rPr>
              <w:t>̀</w:t>
            </w:r>
            <w:r w:rsidRPr="008172B5">
              <w:t>ⲣⲱⲙ ⲙⲟ</w:t>
            </w:r>
            <w:r w:rsidRPr="008172B5">
              <w:rPr>
                <w:rFonts w:ascii="Times New Roman" w:hAnsi="Times New Roman" w:cs="Times New Roman"/>
              </w:rPr>
              <w:t>ϩ</w:t>
            </w:r>
            <w:r w:rsidRPr="008172B5">
              <w:t xml:space="preserve"> ⲛ</w:t>
            </w:r>
            <w:r w:rsidRPr="008172B5">
              <w:rPr>
                <w:rFonts w:ascii="Times New Roman" w:hAnsi="Times New Roman" w:cs="Times New Roman"/>
              </w:rPr>
              <w:t>̀ϧ</w:t>
            </w:r>
            <w:r w:rsidRPr="008172B5">
              <w:t>ⲏⲧ</w:t>
            </w:r>
            <w:r w:rsidRPr="008172B5">
              <w:rPr>
                <w:rFonts w:ascii="Times New Roman" w:hAnsi="Times New Roman" w:cs="Times New Roman"/>
              </w:rPr>
              <w:t>ϥ</w:t>
            </w:r>
          </w:p>
          <w:p w14:paraId="65473F7C" w14:textId="77777777" w:rsidR="00E35F1F" w:rsidRDefault="00E35F1F" w:rsidP="00E35F1F">
            <w:pPr>
              <w:pStyle w:val="CopticVerse"/>
            </w:pPr>
            <w:r w:rsidRPr="008172B5">
              <w:t>ⲟⲩⲇⲉ ⲙ</w:t>
            </w:r>
            <w:r w:rsidRPr="008172B5">
              <w:rPr>
                <w:rFonts w:ascii="Times New Roman" w:hAnsi="Times New Roman" w:cs="Times New Roman"/>
              </w:rPr>
              <w:t>̀</w:t>
            </w:r>
            <w:r w:rsidRPr="008172B5">
              <w:t>ⲡⲟⲩⲣⲱⲕ</w:t>
            </w:r>
            <w:r w:rsidRPr="008172B5">
              <w:rPr>
                <w:rFonts w:ascii="Times New Roman" w:hAnsi="Times New Roman" w:cs="Times New Roman"/>
              </w:rPr>
              <w:t>ϩ</w:t>
            </w:r>
            <w:r w:rsidRPr="008172B5">
              <w:t xml:space="preserve"> ⲛ</w:t>
            </w:r>
            <w:r w:rsidRPr="008172B5">
              <w:rPr>
                <w:rFonts w:ascii="Times New Roman" w:hAnsi="Times New Roman" w:cs="Times New Roman"/>
              </w:rPr>
              <w:t>̀ϫ</w:t>
            </w:r>
            <w:r w:rsidRPr="008172B5">
              <w:t>ⲉ ⲛⲉ</w:t>
            </w:r>
            <w:r w:rsidRPr="008172B5">
              <w:rPr>
                <w:rFonts w:ascii="Times New Roman" w:hAnsi="Times New Roman" w:cs="Times New Roman"/>
              </w:rPr>
              <w:t>ϥ</w:t>
            </w:r>
            <w:r w:rsidRPr="008172B5">
              <w:t>ⲕ</w:t>
            </w:r>
            <w:r w:rsidRPr="008172B5">
              <w:rPr>
                <w:rFonts w:ascii="Times New Roman" w:hAnsi="Times New Roman" w:cs="Times New Roman"/>
              </w:rPr>
              <w:t>̀</w:t>
            </w:r>
            <w:r w:rsidRPr="008172B5">
              <w:t>ⲗⲁⲇⲟⲥ</w:t>
            </w:r>
          </w:p>
        </w:tc>
      </w:tr>
      <w:tr w:rsidR="00E35F1F" w14:paraId="1C2CC5C6" w14:textId="77777777" w:rsidTr="00E35F1F">
        <w:trPr>
          <w:cantSplit/>
          <w:jc w:val="center"/>
        </w:trPr>
        <w:tc>
          <w:tcPr>
            <w:tcW w:w="288" w:type="dxa"/>
          </w:tcPr>
          <w:p w14:paraId="4246E1C5" w14:textId="77777777" w:rsidR="00E35F1F" w:rsidRDefault="00E35F1F" w:rsidP="00E35F1F">
            <w:pPr>
              <w:pStyle w:val="CopticCross"/>
            </w:pPr>
            <w:r w:rsidRPr="00FB5ACB">
              <w:t>¿</w:t>
            </w:r>
          </w:p>
        </w:tc>
        <w:tc>
          <w:tcPr>
            <w:tcW w:w="3960" w:type="dxa"/>
          </w:tcPr>
          <w:p w14:paraId="345026E5" w14:textId="77777777" w:rsidR="00E35F1F" w:rsidRPr="007425E1" w:rsidRDefault="00E35F1F" w:rsidP="00E35F1F">
            <w:pPr>
              <w:pStyle w:val="EngHang"/>
            </w:pPr>
            <w:r>
              <w:t>This i</w:t>
            </w:r>
            <w:r w:rsidRPr="007425E1">
              <w:t>s a figure of Mary,</w:t>
            </w:r>
          </w:p>
          <w:p w14:paraId="01F1015A" w14:textId="77777777" w:rsidR="00E35F1F" w:rsidRPr="007425E1" w:rsidRDefault="00E35F1F" w:rsidP="00E35F1F">
            <w:pPr>
              <w:pStyle w:val="EngHang"/>
            </w:pPr>
            <w:r>
              <w:t>The undefiled virgin,</w:t>
            </w:r>
          </w:p>
          <w:p w14:paraId="15CD8B3A" w14:textId="77777777" w:rsidR="00E35F1F" w:rsidRPr="007425E1" w:rsidRDefault="00E35F1F" w:rsidP="00E35F1F">
            <w:pPr>
              <w:pStyle w:val="EngHang"/>
            </w:pPr>
            <w:r w:rsidRPr="007425E1">
              <w:t>Of Whom the Logos of the Father,</w:t>
            </w:r>
          </w:p>
          <w:p w14:paraId="0962E606" w14:textId="77777777" w:rsidR="00E35F1F" w:rsidRDefault="00E35F1F" w:rsidP="00E35F1F">
            <w:pPr>
              <w:pStyle w:val="EngHangEnd"/>
            </w:pPr>
            <w:r w:rsidRPr="007425E1">
              <w:t>Came and was incarnate</w:t>
            </w:r>
            <w:r>
              <w:t>.</w:t>
            </w:r>
          </w:p>
        </w:tc>
        <w:tc>
          <w:tcPr>
            <w:tcW w:w="288" w:type="dxa"/>
          </w:tcPr>
          <w:p w14:paraId="321F3645" w14:textId="77777777" w:rsidR="00E35F1F" w:rsidRDefault="00E35F1F" w:rsidP="00E35F1F"/>
        </w:tc>
        <w:tc>
          <w:tcPr>
            <w:tcW w:w="288" w:type="dxa"/>
          </w:tcPr>
          <w:p w14:paraId="7271B07B" w14:textId="77777777" w:rsidR="00E35F1F" w:rsidRDefault="00E35F1F" w:rsidP="00E35F1F">
            <w:pPr>
              <w:pStyle w:val="CopticCross"/>
            </w:pPr>
            <w:r w:rsidRPr="00FB5ACB">
              <w:t>¿</w:t>
            </w:r>
          </w:p>
        </w:tc>
        <w:tc>
          <w:tcPr>
            <w:tcW w:w="3960" w:type="dxa"/>
          </w:tcPr>
          <w:p w14:paraId="0E8C6076" w14:textId="77777777" w:rsidR="00E35F1F" w:rsidRDefault="00E35F1F" w:rsidP="00E35F1F">
            <w:pPr>
              <w:pStyle w:val="CopticVersemulti-line"/>
            </w:pPr>
            <w:r w:rsidRPr="008172B5">
              <w:t>ϥ̀ⲟⲓ ⲛ̀ⲧⲩⲡⲟⲥ ⲙ̀Ⲙⲁⲣⲓⲁ</w:t>
            </w:r>
          </w:p>
          <w:p w14:paraId="3A5D596C" w14:textId="77777777" w:rsidR="00E35F1F" w:rsidRDefault="00E35F1F" w:rsidP="00E35F1F">
            <w:pPr>
              <w:pStyle w:val="CopticVersemulti-line"/>
            </w:pPr>
            <w:r w:rsidRPr="008172B5">
              <w:t>ϯⲡⲁⲣⲑⲉⲛⲟⲥ ⲛ̀ⲁⲧⲑⲱⲗⲉⲃ</w:t>
            </w:r>
          </w:p>
          <w:p w14:paraId="2A3C53CF" w14:textId="77777777" w:rsidR="00E35F1F" w:rsidRDefault="00E35F1F" w:rsidP="00E35F1F">
            <w:pPr>
              <w:pStyle w:val="CopticVersemulti-line"/>
            </w:pPr>
            <w:r w:rsidRPr="008172B5">
              <w:t>ⲉⲧⲁ ⲡⲓⲗⲟⲅⲟⲥ ⲛ̀ⲧⲉ Ⲫ̀ⲓⲱⲧ</w:t>
            </w:r>
          </w:p>
          <w:p w14:paraId="6768024A" w14:textId="77777777" w:rsidR="00E35F1F" w:rsidRDefault="00E35F1F" w:rsidP="00E35F1F">
            <w:pPr>
              <w:pStyle w:val="CopticVersemulti-line"/>
            </w:pPr>
            <w:r w:rsidRPr="008172B5">
              <w:t>ⲓ̀ ⲁϥϭⲓⲥⲁⲣⲝ ⲉⲃⲟⲗ ⲛ̀ϧⲏⲧⲥ</w:t>
            </w:r>
          </w:p>
        </w:tc>
      </w:tr>
      <w:tr w:rsidR="00E35F1F" w14:paraId="35F43BD1" w14:textId="77777777" w:rsidTr="00E35F1F">
        <w:trPr>
          <w:cantSplit/>
          <w:jc w:val="center"/>
        </w:trPr>
        <w:tc>
          <w:tcPr>
            <w:tcW w:w="288" w:type="dxa"/>
          </w:tcPr>
          <w:p w14:paraId="7CABFE30" w14:textId="77777777" w:rsidR="00E35F1F" w:rsidRDefault="00E35F1F" w:rsidP="00E35F1F">
            <w:pPr>
              <w:pStyle w:val="CopticCross"/>
            </w:pPr>
          </w:p>
        </w:tc>
        <w:tc>
          <w:tcPr>
            <w:tcW w:w="3960" w:type="dxa"/>
          </w:tcPr>
          <w:p w14:paraId="6D437FA8" w14:textId="77777777" w:rsidR="00E35F1F" w:rsidRPr="007425E1" w:rsidRDefault="00E35F1F" w:rsidP="00E35F1F">
            <w:pPr>
              <w:pStyle w:val="EngHang"/>
            </w:pPr>
            <w:r w:rsidRPr="007425E1">
              <w:t>The fire of His Divinity,</w:t>
            </w:r>
          </w:p>
          <w:p w14:paraId="51853290" w14:textId="77777777" w:rsidR="00E35F1F" w:rsidRPr="007425E1" w:rsidRDefault="00E35F1F" w:rsidP="00E35F1F">
            <w:pPr>
              <w:pStyle w:val="EngHang"/>
            </w:pPr>
            <w:r>
              <w:t>Did</w:t>
            </w:r>
            <w:r w:rsidRPr="007425E1">
              <w:t xml:space="preserve"> not </w:t>
            </w:r>
            <w:r>
              <w:t xml:space="preserve">burn </w:t>
            </w:r>
            <w:r w:rsidRPr="007425E1">
              <w:t>t</w:t>
            </w:r>
            <w:r>
              <w:t>he womb of the Virgin.</w:t>
            </w:r>
          </w:p>
          <w:p w14:paraId="7DF192C1" w14:textId="77777777" w:rsidR="00E35F1F" w:rsidRPr="007425E1" w:rsidRDefault="00E35F1F" w:rsidP="00E35F1F">
            <w:pPr>
              <w:pStyle w:val="EngHang"/>
            </w:pPr>
            <w:r>
              <w:t xml:space="preserve">And after </w:t>
            </w:r>
            <w:r w:rsidRPr="007425E1">
              <w:t>giving birth,</w:t>
            </w:r>
          </w:p>
          <w:p w14:paraId="3797EB27" w14:textId="77777777" w:rsidR="00E35F1F" w:rsidRDefault="00E35F1F" w:rsidP="00E35F1F">
            <w:pPr>
              <w:pStyle w:val="EngHangEnd"/>
            </w:pPr>
            <w:r w:rsidRPr="007425E1">
              <w:t xml:space="preserve">She </w:t>
            </w:r>
            <w:r w:rsidRPr="00281534">
              <w:t>remained</w:t>
            </w:r>
            <w:r w:rsidRPr="007425E1">
              <w:t xml:space="preserve"> a </w:t>
            </w:r>
            <w:commentRangeStart w:id="946"/>
            <w:r w:rsidRPr="007425E1">
              <w:t>virgin</w:t>
            </w:r>
            <w:commentRangeEnd w:id="946"/>
            <w:r>
              <w:rPr>
                <w:rStyle w:val="CommentReference"/>
                <w:rFonts w:ascii="Times New Roman" w:eastAsiaTheme="minorHAnsi" w:hAnsi="Times New Roman" w:cstheme="minorBidi"/>
                <w:color w:val="auto"/>
              </w:rPr>
              <w:commentReference w:id="946"/>
            </w:r>
            <w:r w:rsidRPr="007425E1">
              <w:t>.</w:t>
            </w:r>
          </w:p>
        </w:tc>
        <w:tc>
          <w:tcPr>
            <w:tcW w:w="288" w:type="dxa"/>
          </w:tcPr>
          <w:p w14:paraId="5A250684" w14:textId="77777777" w:rsidR="00E35F1F" w:rsidRDefault="00E35F1F" w:rsidP="00E35F1F"/>
        </w:tc>
        <w:tc>
          <w:tcPr>
            <w:tcW w:w="288" w:type="dxa"/>
          </w:tcPr>
          <w:p w14:paraId="5977DD81" w14:textId="77777777" w:rsidR="00E35F1F" w:rsidRDefault="00E35F1F" w:rsidP="00E35F1F">
            <w:pPr>
              <w:pStyle w:val="CopticCross"/>
            </w:pPr>
          </w:p>
        </w:tc>
        <w:tc>
          <w:tcPr>
            <w:tcW w:w="3960" w:type="dxa"/>
          </w:tcPr>
          <w:p w14:paraId="667978C0" w14:textId="77777777" w:rsidR="00E35F1F" w:rsidRDefault="00E35F1F" w:rsidP="00E35F1F">
            <w:pPr>
              <w:pStyle w:val="CopticVersemulti-line"/>
            </w:pPr>
            <w:r w:rsidRPr="008172B5">
              <w:t>Ⲙ̀ⲡⲉ ⲡⲓⲭ̀ⲣⲱⲙ ⲛ̀ⲧⲉ ⲧⲉϥⲙⲉⲑⲛⲟⲩϯ</w:t>
            </w:r>
          </w:p>
          <w:p w14:paraId="5D1A4440" w14:textId="77777777" w:rsidR="00E35F1F" w:rsidRDefault="00E35F1F" w:rsidP="00E35F1F">
            <w:pPr>
              <w:pStyle w:val="CopticVersemulti-line"/>
            </w:pPr>
            <w:r w:rsidRPr="008172B5">
              <w:t>ⲣⲱⲕϩ ⲛ̀ⲑ̀ⲛⲉϫⲓ ⲛ̀ϯⲡⲁⲣⲑⲉⲛⲟⲥ</w:t>
            </w:r>
          </w:p>
          <w:p w14:paraId="53B937AC" w14:textId="77777777" w:rsidR="00E35F1F" w:rsidRDefault="00E35F1F" w:rsidP="00E35F1F">
            <w:pPr>
              <w:pStyle w:val="CopticVersemulti-line"/>
            </w:pPr>
            <w:r w:rsidRPr="008172B5">
              <w:t>ⲟⲩⲟϩ ⲟⲛ ⲙⲉⲛⲉⲥⲁ ⲑ̀ⲣⲉⲥⲙⲁⲥϥ</w:t>
            </w:r>
          </w:p>
          <w:p w14:paraId="039994F5" w14:textId="77777777" w:rsidR="00E35F1F" w:rsidRDefault="00E35F1F" w:rsidP="00E35F1F">
            <w:pPr>
              <w:pStyle w:val="CopticVerse"/>
            </w:pPr>
            <w:r w:rsidRPr="008172B5">
              <w:t>ⲁⲥⲟ̀ϩⲓ ⲁⲥⲟⲓ ⲙ̀ⲡⲁⲣⲑⲉⲛⲟⲥ</w:t>
            </w:r>
          </w:p>
        </w:tc>
      </w:tr>
      <w:tr w:rsidR="00E35F1F" w14:paraId="7073EA81" w14:textId="77777777" w:rsidTr="00E35F1F">
        <w:trPr>
          <w:cantSplit/>
          <w:jc w:val="center"/>
        </w:trPr>
        <w:tc>
          <w:tcPr>
            <w:tcW w:w="288" w:type="dxa"/>
          </w:tcPr>
          <w:p w14:paraId="75A79F55" w14:textId="77777777" w:rsidR="00E35F1F" w:rsidRDefault="00E35F1F" w:rsidP="00E35F1F">
            <w:pPr>
              <w:pStyle w:val="CopticCross"/>
            </w:pPr>
            <w:r w:rsidRPr="00FB5ACB">
              <w:lastRenderedPageBreak/>
              <w:t>¿</w:t>
            </w:r>
          </w:p>
        </w:tc>
        <w:tc>
          <w:tcPr>
            <w:tcW w:w="3960" w:type="dxa"/>
          </w:tcPr>
          <w:p w14:paraId="3A987AFD" w14:textId="77777777" w:rsidR="00E35F1F" w:rsidRPr="007425E1" w:rsidRDefault="00E35F1F" w:rsidP="00E35F1F">
            <w:pPr>
              <w:pStyle w:val="EngHang"/>
              <w:rPr>
                <w:color w:val="FF0000"/>
              </w:rPr>
            </w:pPr>
            <w:r w:rsidRPr="007425E1">
              <w:t>He did not cease to be God,</w:t>
            </w:r>
            <w:r w:rsidRPr="007425E1">
              <w:tab/>
            </w:r>
          </w:p>
          <w:p w14:paraId="06B3002C" w14:textId="77777777" w:rsidR="00E35F1F" w:rsidRPr="007425E1" w:rsidRDefault="00E35F1F" w:rsidP="00E35F1F">
            <w:pPr>
              <w:pStyle w:val="EngHang"/>
            </w:pPr>
            <w:r w:rsidRPr="007425E1">
              <w:t>He came and became the Son of Man,</w:t>
            </w:r>
          </w:p>
          <w:p w14:paraId="1C1A5DAC" w14:textId="77777777" w:rsidR="00E35F1F" w:rsidRPr="007425E1" w:rsidRDefault="00E35F1F" w:rsidP="00E35F1F">
            <w:pPr>
              <w:pStyle w:val="EngHang"/>
            </w:pPr>
            <w:r w:rsidRPr="007425E1">
              <w:t xml:space="preserve">But He is </w:t>
            </w:r>
            <w:r>
              <w:t>God in truth</w:t>
            </w:r>
            <w:r w:rsidRPr="007425E1">
              <w:t>,</w:t>
            </w:r>
          </w:p>
          <w:p w14:paraId="3A88401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8106DF5" w14:textId="77777777" w:rsidR="00E35F1F" w:rsidRDefault="00E35F1F" w:rsidP="00E35F1F"/>
        </w:tc>
        <w:tc>
          <w:tcPr>
            <w:tcW w:w="288" w:type="dxa"/>
          </w:tcPr>
          <w:p w14:paraId="4957062D" w14:textId="77777777" w:rsidR="00E35F1F" w:rsidRDefault="00E35F1F" w:rsidP="00E35F1F">
            <w:pPr>
              <w:pStyle w:val="CopticCross"/>
            </w:pPr>
            <w:r w:rsidRPr="00FB5ACB">
              <w:t>¿</w:t>
            </w:r>
          </w:p>
        </w:tc>
        <w:tc>
          <w:tcPr>
            <w:tcW w:w="3960" w:type="dxa"/>
          </w:tcPr>
          <w:p w14:paraId="2A94D2B4" w14:textId="77777777" w:rsidR="00E35F1F" w:rsidRDefault="00E35F1F" w:rsidP="00E35F1F">
            <w:pPr>
              <w:pStyle w:val="CopticVersemulti-line"/>
            </w:pPr>
            <w:r w:rsidRPr="008172B5">
              <w:t>Ⲉⲧⲁϥⲕⲏⲛ ⲁⲛ ⲉϥⲟⲓ ⲛ̀ⲛⲟⲩϯ</w:t>
            </w:r>
          </w:p>
          <w:p w14:paraId="2A63FB83" w14:textId="77777777" w:rsidR="00E35F1F" w:rsidRDefault="00E35F1F" w:rsidP="00E35F1F">
            <w:pPr>
              <w:pStyle w:val="CopticVersemulti-line"/>
            </w:pPr>
            <w:r w:rsidRPr="008172B5">
              <w:t>ⲁϥⲓ̀ ⲁϥϣⲱⲡⲓ ⲛ̀ϣⲏⲣⲓ ⲛ̀ⲣⲱⲙⲓ</w:t>
            </w:r>
          </w:p>
          <w:p w14:paraId="58B4AC4D" w14:textId="77777777" w:rsidR="00E35F1F" w:rsidRDefault="00E35F1F" w:rsidP="00E35F1F">
            <w:pPr>
              <w:pStyle w:val="CopticVersemulti-line"/>
            </w:pPr>
            <w:r w:rsidRPr="008172B5">
              <w:t>ⲁⲗⲗⲁ ⲛ̀ⲑⲟϥ ⲡⲉ ⲫϯ ⲙ̀ⲙⲏⲓ</w:t>
            </w:r>
          </w:p>
          <w:p w14:paraId="2642EC67" w14:textId="77777777" w:rsidR="00E35F1F" w:rsidRDefault="00E35F1F" w:rsidP="00E35F1F">
            <w:pPr>
              <w:pStyle w:val="CopticVerse"/>
            </w:pPr>
            <w:r w:rsidRPr="008172B5">
              <w:t>ⲁϥⲓ̀ ⲟⲩⲟϩ ⲁϥⲥⲱϯ ⲙ̀ⲙⲟⲛ</w:t>
            </w:r>
          </w:p>
        </w:tc>
      </w:tr>
    </w:tbl>
    <w:p w14:paraId="29F854D2" w14:textId="77777777" w:rsidR="00E35F1F" w:rsidRDefault="00E35F1F" w:rsidP="00E35F1F">
      <w:pPr>
        <w:pStyle w:val="Heading6"/>
      </w:pPr>
      <w:bookmarkStart w:id="947" w:name="_Toc298681318"/>
      <w:r>
        <w:t>Part Two</w:t>
      </w:r>
      <w:bookmarkEnd w:id="94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64A51E" w14:textId="77777777" w:rsidTr="00E35F1F">
        <w:trPr>
          <w:cantSplit/>
          <w:jc w:val="center"/>
        </w:trPr>
        <w:tc>
          <w:tcPr>
            <w:tcW w:w="288" w:type="dxa"/>
          </w:tcPr>
          <w:p w14:paraId="36DABCCE" w14:textId="77777777" w:rsidR="00E35F1F" w:rsidRDefault="00E35F1F" w:rsidP="00E35F1F">
            <w:pPr>
              <w:pStyle w:val="CopticCross"/>
            </w:pPr>
          </w:p>
        </w:tc>
        <w:tc>
          <w:tcPr>
            <w:tcW w:w="3960" w:type="dxa"/>
          </w:tcPr>
          <w:p w14:paraId="0089ED60" w14:textId="77777777" w:rsidR="00E35F1F" w:rsidRDefault="00E35F1F" w:rsidP="00E35F1F">
            <w:pPr>
              <w:pStyle w:val="EngHang"/>
            </w:pPr>
            <w:r>
              <w:t>Mary the Mother of God</w:t>
            </w:r>
          </w:p>
          <w:p w14:paraId="46643ABD" w14:textId="77777777" w:rsidR="00E35F1F" w:rsidRPr="007425E1" w:rsidRDefault="00E35F1F" w:rsidP="00E35F1F">
            <w:pPr>
              <w:pStyle w:val="EngHang"/>
            </w:pPr>
            <w:r>
              <w:t>Is t</w:t>
            </w:r>
            <w:r w:rsidRPr="007425E1">
              <w:t>he pride of all virgins,</w:t>
            </w:r>
          </w:p>
          <w:p w14:paraId="0E2E4DB7" w14:textId="77777777" w:rsidR="00E35F1F" w:rsidRDefault="00E35F1F" w:rsidP="00E35F1F">
            <w:pPr>
              <w:pStyle w:val="EngHang"/>
            </w:pPr>
            <w:r w:rsidRPr="007425E1">
              <w:t xml:space="preserve">For </w:t>
            </w:r>
            <w:r>
              <w:t>the first curse</w:t>
            </w:r>
          </w:p>
          <w:p w14:paraId="21681763" w14:textId="4DD1F5ED" w:rsidR="00E35F1F" w:rsidRDefault="00E35F1F" w:rsidP="00E35F1F">
            <w:pPr>
              <w:pStyle w:val="EngHangEnd"/>
            </w:pPr>
            <w:r>
              <w:t>Was</w:t>
            </w:r>
            <w:r w:rsidRPr="007425E1">
              <w:t xml:space="preserve"> </w:t>
            </w:r>
            <w:commentRangeStart w:id="948"/>
            <w:r>
              <w:t>abolished</w:t>
            </w:r>
            <w:commentRangeEnd w:id="948"/>
            <w:r>
              <w:rPr>
                <w:rStyle w:val="CommentReference"/>
                <w:rFonts w:ascii="Times New Roman" w:eastAsiaTheme="minorHAnsi" w:hAnsi="Times New Roman" w:cstheme="minorBidi"/>
                <w:color w:val="auto"/>
              </w:rPr>
              <w:commentReference w:id="948"/>
            </w:r>
            <w:r>
              <w:t xml:space="preserve"> because of her</w:t>
            </w:r>
            <w:r w:rsidR="00557D05">
              <w:t>—</w:t>
            </w:r>
          </w:p>
        </w:tc>
        <w:tc>
          <w:tcPr>
            <w:tcW w:w="288" w:type="dxa"/>
          </w:tcPr>
          <w:p w14:paraId="3155E365" w14:textId="77777777" w:rsidR="00E35F1F" w:rsidRDefault="00E35F1F" w:rsidP="00E35F1F"/>
        </w:tc>
        <w:tc>
          <w:tcPr>
            <w:tcW w:w="288" w:type="dxa"/>
          </w:tcPr>
          <w:p w14:paraId="47015688" w14:textId="77777777" w:rsidR="00E35F1F" w:rsidRDefault="00E35F1F" w:rsidP="00E35F1F">
            <w:pPr>
              <w:pStyle w:val="CopticCross"/>
            </w:pPr>
          </w:p>
        </w:tc>
        <w:tc>
          <w:tcPr>
            <w:tcW w:w="3960" w:type="dxa"/>
          </w:tcPr>
          <w:p w14:paraId="19618C21" w14:textId="77777777" w:rsidR="00E35F1F" w:rsidRDefault="00E35F1F" w:rsidP="00E35F1F">
            <w:pPr>
              <w:pStyle w:val="CopticVersemulti-line"/>
            </w:pPr>
            <w:r w:rsidRPr="008172B5">
              <w:t>Ⲡ</w:t>
            </w:r>
            <w:r w:rsidRPr="008172B5">
              <w:rPr>
                <w:rFonts w:ascii="Times New Roman" w:hAnsi="Times New Roman" w:cs="Times New Roman"/>
              </w:rPr>
              <w:t>̀ϣ</w:t>
            </w:r>
            <w:r w:rsidRPr="008172B5">
              <w:t>ⲟⲩ</w:t>
            </w:r>
            <w:r w:rsidRPr="008172B5">
              <w:rPr>
                <w:rFonts w:ascii="Times New Roman" w:hAnsi="Times New Roman" w:cs="Times New Roman"/>
              </w:rPr>
              <w:t>ϣ</w:t>
            </w:r>
            <w:r w:rsidRPr="008172B5">
              <w:t>ⲟⲩ ⲛ</w:t>
            </w:r>
            <w:r w:rsidRPr="008172B5">
              <w:rPr>
                <w:rFonts w:ascii="Times New Roman" w:hAnsi="Times New Roman" w:cs="Times New Roman"/>
              </w:rPr>
              <w:t>̀</w:t>
            </w:r>
            <w:r w:rsidRPr="008172B5">
              <w:t>ⲛⲓⲡⲁⲣⲑⲉⲛⲟⲥ ⲧⲏⲣⲟⲩ</w:t>
            </w:r>
          </w:p>
          <w:p w14:paraId="4E4996F8" w14:textId="77777777" w:rsidR="00E35F1F" w:rsidRDefault="00E35F1F" w:rsidP="00E35F1F">
            <w:pPr>
              <w:pStyle w:val="CopticVersemulti-line"/>
            </w:pPr>
            <w:r w:rsidRPr="008172B5">
              <w:t xml:space="preserve">ⲡⲉ Ⲙⲁⲣⲓⲁ </w:t>
            </w:r>
            <w:r w:rsidRPr="008172B5">
              <w:rPr>
                <w:rFonts w:ascii="Times New Roman" w:hAnsi="Times New Roman" w:cs="Times New Roman"/>
              </w:rPr>
              <w:t>ϯ</w:t>
            </w:r>
            <w:r w:rsidRPr="008172B5">
              <w:t>ⲙⲁⲥ</w:t>
            </w:r>
            <w:r w:rsidRPr="008172B5">
              <w:rPr>
                <w:rFonts w:ascii="Times New Roman" w:hAnsi="Times New Roman" w:cs="Times New Roman"/>
              </w:rPr>
              <w:t>̀</w:t>
            </w:r>
            <w:r w:rsidRPr="008172B5">
              <w:t>ⲛⲟⲩ</w:t>
            </w:r>
            <w:r w:rsidRPr="008172B5">
              <w:rPr>
                <w:rFonts w:ascii="Times New Roman" w:hAnsi="Times New Roman" w:cs="Times New Roman"/>
              </w:rPr>
              <w:t>ϯ</w:t>
            </w:r>
          </w:p>
          <w:p w14:paraId="78317EC8" w14:textId="77777777" w:rsidR="00E35F1F" w:rsidRDefault="00E35F1F" w:rsidP="00E35F1F">
            <w:pPr>
              <w:pStyle w:val="CopticVersemulti-line"/>
            </w:pPr>
            <w:r w:rsidRPr="008172B5">
              <w:t>ⲉⲑⲃⲏⲧⲥ ⲟⲛ ⲁ</w:t>
            </w:r>
            <w:r w:rsidRPr="008172B5">
              <w:rPr>
                <w:rFonts w:ascii="Times New Roman" w:hAnsi="Times New Roman" w:cs="Times New Roman"/>
              </w:rPr>
              <w:t>ϥ</w:t>
            </w:r>
            <w:r w:rsidRPr="008172B5">
              <w:t>ⲃⲱⲗ ⲉⲃⲟⲗ</w:t>
            </w:r>
          </w:p>
          <w:p w14:paraId="1DD9C4EE" w14:textId="77777777" w:rsidR="00E35F1F" w:rsidRDefault="00E35F1F" w:rsidP="00E35F1F">
            <w:pPr>
              <w:pStyle w:val="CopticVerse"/>
            </w:pPr>
            <w:r w:rsidRPr="008172B5">
              <w:t>ⲛ</w:t>
            </w:r>
            <w:r w:rsidRPr="008172B5">
              <w:rPr>
                <w:rFonts w:ascii="Times New Roman" w:hAnsi="Times New Roman" w:cs="Times New Roman"/>
              </w:rPr>
              <w:t>̀ϫ</w:t>
            </w:r>
            <w:r w:rsidRPr="008172B5">
              <w:t>ⲉ ⲡⲓⲥⲁ</w:t>
            </w:r>
            <w:r w:rsidRPr="008172B5">
              <w:rPr>
                <w:rFonts w:ascii="Times New Roman" w:hAnsi="Times New Roman" w:cs="Times New Roman"/>
              </w:rPr>
              <w:t>ϩ</w:t>
            </w:r>
            <w:r w:rsidRPr="008172B5">
              <w:t>ⲟⲓ</w:t>
            </w:r>
            <w:r w:rsidRPr="008172B5">
              <w:rPr>
                <w:rFonts w:ascii="Times New Roman" w:hAnsi="Times New Roman" w:cs="Times New Roman"/>
              </w:rPr>
              <w:t>̀</w:t>
            </w:r>
            <w:r w:rsidRPr="008172B5">
              <w:t xml:space="preserve"> ⲛ</w:t>
            </w:r>
            <w:r w:rsidRPr="008172B5">
              <w:rPr>
                <w:rFonts w:ascii="Times New Roman" w:hAnsi="Times New Roman" w:cs="Times New Roman"/>
              </w:rPr>
              <w:t>̀</w:t>
            </w:r>
            <w:r w:rsidRPr="008172B5">
              <w:t>ⲁⲣⲭⲉⲟⲥ</w:t>
            </w:r>
          </w:p>
        </w:tc>
      </w:tr>
      <w:tr w:rsidR="00E35F1F" w14:paraId="66E86736" w14:textId="77777777" w:rsidTr="00E35F1F">
        <w:trPr>
          <w:cantSplit/>
          <w:jc w:val="center"/>
        </w:trPr>
        <w:tc>
          <w:tcPr>
            <w:tcW w:w="288" w:type="dxa"/>
          </w:tcPr>
          <w:p w14:paraId="1E1F54C1" w14:textId="77777777" w:rsidR="00E35F1F" w:rsidRDefault="00E35F1F" w:rsidP="00E35F1F">
            <w:pPr>
              <w:pStyle w:val="CopticCross"/>
            </w:pPr>
            <w:r w:rsidRPr="00FB5ACB">
              <w:t>¿</w:t>
            </w:r>
          </w:p>
        </w:tc>
        <w:tc>
          <w:tcPr>
            <w:tcW w:w="3960" w:type="dxa"/>
          </w:tcPr>
          <w:p w14:paraId="33033652" w14:textId="77777777" w:rsidR="00E35F1F" w:rsidRPr="007425E1" w:rsidRDefault="00E35F1F" w:rsidP="00E35F1F">
            <w:pPr>
              <w:pStyle w:val="EngHang"/>
            </w:pPr>
            <w:r>
              <w:t>That curse w</w:t>
            </w:r>
            <w:r w:rsidRPr="007425E1">
              <w:t>hich came upon our race,</w:t>
            </w:r>
          </w:p>
          <w:p w14:paraId="1D47C933" w14:textId="77777777" w:rsidR="00E35F1F" w:rsidRPr="007425E1" w:rsidRDefault="00E35F1F" w:rsidP="00E35F1F">
            <w:pPr>
              <w:pStyle w:val="EngHang"/>
            </w:pPr>
            <w:r w:rsidRPr="007425E1">
              <w:t>Through the transgression,</w:t>
            </w:r>
          </w:p>
          <w:p w14:paraId="65FE6219" w14:textId="77777777" w:rsidR="00E35F1F" w:rsidRPr="007425E1" w:rsidRDefault="00E35F1F" w:rsidP="00E35F1F">
            <w:pPr>
              <w:pStyle w:val="EngHang"/>
            </w:pPr>
            <w:r w:rsidRPr="007425E1">
              <w:t>In which the woman fell,</w:t>
            </w:r>
          </w:p>
          <w:p w14:paraId="6B06383D" w14:textId="77777777" w:rsidR="00E35F1F" w:rsidRDefault="00E35F1F" w:rsidP="00E35F1F">
            <w:pPr>
              <w:pStyle w:val="EngHangEnd"/>
            </w:pPr>
            <w:r w:rsidRPr="007425E1">
              <w:t>When she ate from the fruit of the tree.</w:t>
            </w:r>
          </w:p>
        </w:tc>
        <w:tc>
          <w:tcPr>
            <w:tcW w:w="288" w:type="dxa"/>
          </w:tcPr>
          <w:p w14:paraId="68A87039" w14:textId="77777777" w:rsidR="00E35F1F" w:rsidRDefault="00E35F1F" w:rsidP="00E35F1F"/>
        </w:tc>
        <w:tc>
          <w:tcPr>
            <w:tcW w:w="288" w:type="dxa"/>
          </w:tcPr>
          <w:p w14:paraId="20E6227C" w14:textId="77777777" w:rsidR="00E35F1F" w:rsidRDefault="00E35F1F" w:rsidP="00E35F1F">
            <w:pPr>
              <w:pStyle w:val="CopticCross"/>
            </w:pPr>
            <w:r w:rsidRPr="00FB5ACB">
              <w:t>¿</w:t>
            </w:r>
          </w:p>
        </w:tc>
        <w:tc>
          <w:tcPr>
            <w:tcW w:w="3960" w:type="dxa"/>
          </w:tcPr>
          <w:p w14:paraId="37C5B87A" w14:textId="77777777" w:rsidR="00E35F1F" w:rsidRDefault="00E35F1F" w:rsidP="00E35F1F">
            <w:pPr>
              <w:pStyle w:val="CopticVersemulti-line"/>
            </w:pPr>
            <w:r w:rsidRPr="008172B5">
              <w:t>Ⲫⲏⲉⲧⲁϥⲓ̀ ϩⲓϫⲉⲛ ⲡⲉⲛⲅⲉⲛⲟⲥ</w:t>
            </w:r>
          </w:p>
          <w:p w14:paraId="3742FA76" w14:textId="77777777" w:rsidR="00E35F1F" w:rsidRDefault="00E35F1F" w:rsidP="00E35F1F">
            <w:pPr>
              <w:pStyle w:val="CopticVersemulti-line"/>
            </w:pPr>
            <w:r w:rsidRPr="008172B5">
              <w:t>ϩⲓⲧⲉⲛ ϯⲡⲁⲣⲁⲃⲁⲥⲓⲥ</w:t>
            </w:r>
          </w:p>
          <w:p w14:paraId="1F8F480D" w14:textId="77777777" w:rsidR="00E35F1F" w:rsidRDefault="00E35F1F" w:rsidP="00E35F1F">
            <w:pPr>
              <w:pStyle w:val="CopticVersemulti-line"/>
            </w:pPr>
            <w:r w:rsidRPr="008172B5">
              <w:t>ⲉ̀ⲧⲁϯⲥ̀ϩⲓⲙⲓ ϣⲱⲡⲓ ⲛ̀ϧⲏⲧⲥ</w:t>
            </w:r>
          </w:p>
          <w:p w14:paraId="56CBE3A0" w14:textId="77777777" w:rsidR="00E35F1F" w:rsidRDefault="00E35F1F" w:rsidP="00E35F1F">
            <w:pPr>
              <w:pStyle w:val="CopticVerse"/>
            </w:pPr>
            <w:r w:rsidRPr="008172B5">
              <w:t>ⲁⲥⲟⲩⲱⲙ ⲉⲃⲟⲗϧⲉⲛ ⲡ̀ⲟⲩⲧⲁϩ ⲙ̀ⲡⲓϣ̀ϣⲏⲛ</w:t>
            </w:r>
          </w:p>
        </w:tc>
      </w:tr>
      <w:tr w:rsidR="00E35F1F" w14:paraId="72E05B6F" w14:textId="77777777" w:rsidTr="00E35F1F">
        <w:trPr>
          <w:cantSplit/>
          <w:jc w:val="center"/>
        </w:trPr>
        <w:tc>
          <w:tcPr>
            <w:tcW w:w="288" w:type="dxa"/>
          </w:tcPr>
          <w:p w14:paraId="7CCC66A5" w14:textId="77777777" w:rsidR="00E35F1F" w:rsidRDefault="00E35F1F" w:rsidP="00E35F1F">
            <w:pPr>
              <w:pStyle w:val="CopticCross"/>
            </w:pPr>
          </w:p>
        </w:tc>
        <w:tc>
          <w:tcPr>
            <w:tcW w:w="3960" w:type="dxa"/>
          </w:tcPr>
          <w:p w14:paraId="488AB496" w14:textId="77777777" w:rsidR="00E35F1F" w:rsidRDefault="00E35F1F" w:rsidP="00E35F1F">
            <w:pPr>
              <w:pStyle w:val="EngHang"/>
            </w:pPr>
            <w:r>
              <w:t>Because of Eve the door</w:t>
            </w:r>
          </w:p>
          <w:p w14:paraId="0C3EC705" w14:textId="77777777" w:rsidR="00E35F1F" w:rsidRDefault="00E35F1F" w:rsidP="00E35F1F">
            <w:pPr>
              <w:pStyle w:val="EngHang"/>
            </w:pPr>
            <w:r>
              <w:t>Of Paradise was shut;</w:t>
            </w:r>
          </w:p>
          <w:p w14:paraId="5F65CD34" w14:textId="5331FA92" w:rsidR="00E35F1F" w:rsidRDefault="00E35F1F" w:rsidP="00E35F1F">
            <w:pPr>
              <w:pStyle w:val="EngHang"/>
            </w:pPr>
            <w:r>
              <w:t xml:space="preserve">Through </w:t>
            </w:r>
            <w:r w:rsidR="00557D05">
              <w:t xml:space="preserve">the Virgin </w:t>
            </w:r>
            <w:r>
              <w:t>Mary</w:t>
            </w:r>
          </w:p>
          <w:p w14:paraId="5F7E1B2E" w14:textId="0B12EAE8" w:rsidR="00E35F1F" w:rsidRDefault="00E35F1F" w:rsidP="00557D05">
            <w:pPr>
              <w:pStyle w:val="EngHangEnd"/>
            </w:pPr>
            <w:r>
              <w:t>It was</w:t>
            </w:r>
            <w:r w:rsidR="00557D05">
              <w:t xml:space="preserve"> opened</w:t>
            </w:r>
            <w:r>
              <w:t xml:space="preserve"> once more to us.</w:t>
            </w:r>
          </w:p>
        </w:tc>
        <w:tc>
          <w:tcPr>
            <w:tcW w:w="288" w:type="dxa"/>
          </w:tcPr>
          <w:p w14:paraId="03E5A502" w14:textId="77777777" w:rsidR="00E35F1F" w:rsidRDefault="00E35F1F" w:rsidP="00E35F1F"/>
        </w:tc>
        <w:tc>
          <w:tcPr>
            <w:tcW w:w="288" w:type="dxa"/>
          </w:tcPr>
          <w:p w14:paraId="1BF7E36B" w14:textId="77777777" w:rsidR="00E35F1F" w:rsidRDefault="00E35F1F" w:rsidP="00E35F1F">
            <w:pPr>
              <w:pStyle w:val="CopticCross"/>
            </w:pPr>
          </w:p>
        </w:tc>
        <w:tc>
          <w:tcPr>
            <w:tcW w:w="3960" w:type="dxa"/>
          </w:tcPr>
          <w:p w14:paraId="0FDC415D" w14:textId="77777777" w:rsidR="00E35F1F" w:rsidRDefault="00E35F1F" w:rsidP="00E35F1F">
            <w:pPr>
              <w:pStyle w:val="CopticVersemulti-line"/>
            </w:pPr>
            <w:r w:rsidRPr="00545EC8">
              <w:t>Ⲉⲑⲃⲉ Ⲉⲩⲁ ⲁⲩⲙⲁ̀ϣⲑⲁⲙ</w:t>
            </w:r>
          </w:p>
          <w:p w14:paraId="0FC436D3" w14:textId="77777777" w:rsidR="00E35F1F" w:rsidRDefault="00E35F1F" w:rsidP="00E35F1F">
            <w:pPr>
              <w:pStyle w:val="CopticVersemulti-line"/>
            </w:pPr>
            <w:r w:rsidRPr="00545EC8">
              <w:t>ⲙ̀ⲫ̀ⲣⲟ ⲙ̀ⲡⲓⲡⲁⲣⲁⲇⲓⲥⲟⲥ</w:t>
            </w:r>
          </w:p>
          <w:p w14:paraId="7577EC4E" w14:textId="77777777" w:rsidR="00E35F1F" w:rsidRDefault="00E35F1F" w:rsidP="00E35F1F">
            <w:pPr>
              <w:pStyle w:val="CopticVersemulti-line"/>
            </w:pPr>
            <w:r w:rsidRPr="00545EC8">
              <w:t>ϩⲓⲧⲉⲛ Ⲙⲁⲣⲓⲁ ϯⲡⲁⲣⲑⲉⲛⲟⲥ</w:t>
            </w:r>
          </w:p>
          <w:p w14:paraId="14B15A42" w14:textId="77777777" w:rsidR="00E35F1F" w:rsidRDefault="00E35F1F" w:rsidP="00E35F1F">
            <w:pPr>
              <w:pStyle w:val="CopticVerse"/>
            </w:pPr>
            <w:r w:rsidRPr="00545EC8">
              <w:t>ⲁⲩⲟⲩⲱⲛ ⲙ̀ⲙⲟϥ ⲛⲁⲛ ⲛ̀ⲕⲉⲥⲟⲡ</w:t>
            </w:r>
          </w:p>
        </w:tc>
      </w:tr>
      <w:tr w:rsidR="00E35F1F" w14:paraId="76499249" w14:textId="77777777" w:rsidTr="00E35F1F">
        <w:trPr>
          <w:cantSplit/>
          <w:jc w:val="center"/>
        </w:trPr>
        <w:tc>
          <w:tcPr>
            <w:tcW w:w="288" w:type="dxa"/>
          </w:tcPr>
          <w:p w14:paraId="242099C7" w14:textId="77777777" w:rsidR="00E35F1F" w:rsidRDefault="00E35F1F" w:rsidP="00E35F1F">
            <w:pPr>
              <w:pStyle w:val="CopticCross"/>
            </w:pPr>
            <w:r w:rsidRPr="00FB5ACB">
              <w:t>¿</w:t>
            </w:r>
          </w:p>
        </w:tc>
        <w:tc>
          <w:tcPr>
            <w:tcW w:w="3960" w:type="dxa"/>
          </w:tcPr>
          <w:p w14:paraId="11B822DD" w14:textId="77777777" w:rsidR="00E35F1F" w:rsidRDefault="00E35F1F" w:rsidP="00E35F1F">
            <w:pPr>
              <w:pStyle w:val="EngHang"/>
            </w:pPr>
            <w:r>
              <w:t>We have become worthy</w:t>
            </w:r>
          </w:p>
          <w:p w14:paraId="601E3B45" w14:textId="77777777" w:rsidR="00E35F1F" w:rsidRDefault="00E35F1F" w:rsidP="00E35F1F">
            <w:pPr>
              <w:pStyle w:val="EngHang"/>
            </w:pPr>
            <w:r>
              <w:t>To eat of the Tree of Life,</w:t>
            </w:r>
          </w:p>
          <w:p w14:paraId="02D4AEBF" w14:textId="77777777" w:rsidR="00E35F1F" w:rsidRDefault="00E35F1F" w:rsidP="00E35F1F">
            <w:pPr>
              <w:pStyle w:val="EngHang"/>
            </w:pPr>
            <w:r>
              <w:t>Which is the Body of God,</w:t>
            </w:r>
          </w:p>
          <w:p w14:paraId="29624863" w14:textId="26AAFAD5" w:rsidR="00E35F1F" w:rsidRDefault="00E35F1F" w:rsidP="00557D05">
            <w:pPr>
              <w:pStyle w:val="EngHangEnd"/>
            </w:pPr>
            <w:r>
              <w:t>And His true Blood.</w:t>
            </w:r>
            <w:r w:rsidR="00557D05">
              <w:t xml:space="preserve"> </w:t>
            </w:r>
          </w:p>
        </w:tc>
        <w:tc>
          <w:tcPr>
            <w:tcW w:w="288" w:type="dxa"/>
          </w:tcPr>
          <w:p w14:paraId="3A7FBA48" w14:textId="77777777" w:rsidR="00E35F1F" w:rsidRDefault="00E35F1F" w:rsidP="00E35F1F"/>
        </w:tc>
        <w:tc>
          <w:tcPr>
            <w:tcW w:w="288" w:type="dxa"/>
          </w:tcPr>
          <w:p w14:paraId="511A3E76" w14:textId="77777777" w:rsidR="00E35F1F" w:rsidRDefault="00E35F1F" w:rsidP="00E35F1F">
            <w:pPr>
              <w:pStyle w:val="CopticCross"/>
            </w:pPr>
            <w:r w:rsidRPr="00FB5ACB">
              <w:t>¿</w:t>
            </w:r>
          </w:p>
        </w:tc>
        <w:tc>
          <w:tcPr>
            <w:tcW w:w="3960" w:type="dxa"/>
          </w:tcPr>
          <w:p w14:paraId="76DB1AB1" w14:textId="77777777" w:rsidR="00E35F1F" w:rsidRDefault="00E35F1F" w:rsidP="00E35F1F">
            <w:pPr>
              <w:pStyle w:val="CopticVersemulti-line"/>
            </w:pPr>
            <w:r w:rsidRPr="00545EC8">
              <w:t>Ⲁⲛⲉⲣ̀ⲡⲉⲙⲡ̀ϣⲁ ⲙ̀ⲡⲓϣ̀ϣⲏⲛ ⲛ̀ⲧⲉ ⲡ̀ⲱⲛϧ</w:t>
            </w:r>
          </w:p>
          <w:p w14:paraId="4E9BF2BC" w14:textId="77777777" w:rsidR="00E35F1F" w:rsidRDefault="00E35F1F" w:rsidP="00E35F1F">
            <w:pPr>
              <w:pStyle w:val="CopticVersemulti-line"/>
            </w:pPr>
            <w:r w:rsidRPr="00545EC8">
              <w:t>ⲉⲑⲣⲉⲛⲟⲩⲱⲙ ⲉⲃⲟⲗ ⲛ̀ϧⲏⲧϥ</w:t>
            </w:r>
          </w:p>
          <w:p w14:paraId="4FBBE8A4" w14:textId="77777777" w:rsidR="00E35F1F" w:rsidRDefault="00E35F1F" w:rsidP="00E35F1F">
            <w:pPr>
              <w:pStyle w:val="CopticVersemulti-line"/>
            </w:pPr>
            <w:r w:rsidRPr="00545EC8">
              <w:t>ⲉⲧⲉ ⲫⲁⲓ ⲡⲉ ⲡ̀ⲥⲱⲙⲁ ⲙ̀ⲫϯ</w:t>
            </w:r>
          </w:p>
          <w:p w14:paraId="76D8CD51" w14:textId="77777777" w:rsidR="00E35F1F" w:rsidRDefault="00E35F1F" w:rsidP="00E35F1F">
            <w:pPr>
              <w:pStyle w:val="CopticVerse"/>
            </w:pPr>
            <w:r w:rsidRPr="00545EC8">
              <w:t>ⲛⲉⲙ ⲡⲉϥⲥ̀ⲛⲟϥ ⲛ̀ⲁ̀ⲗⲏⲑⲓⲛⲟⲛ</w:t>
            </w:r>
          </w:p>
        </w:tc>
      </w:tr>
      <w:tr w:rsidR="00E35F1F" w14:paraId="396AC585" w14:textId="77777777" w:rsidTr="00E35F1F">
        <w:trPr>
          <w:cantSplit/>
          <w:jc w:val="center"/>
        </w:trPr>
        <w:tc>
          <w:tcPr>
            <w:tcW w:w="288" w:type="dxa"/>
          </w:tcPr>
          <w:p w14:paraId="7F7DF014" w14:textId="77777777" w:rsidR="00E35F1F" w:rsidRDefault="00E35F1F" w:rsidP="00E35F1F">
            <w:pPr>
              <w:pStyle w:val="CopticCross"/>
            </w:pPr>
          </w:p>
        </w:tc>
        <w:tc>
          <w:tcPr>
            <w:tcW w:w="3960" w:type="dxa"/>
          </w:tcPr>
          <w:p w14:paraId="1D702F52" w14:textId="77777777" w:rsidR="00E35F1F" w:rsidRPr="007425E1" w:rsidRDefault="00E35F1F" w:rsidP="00E35F1F">
            <w:pPr>
              <w:pStyle w:val="EngHang"/>
            </w:pPr>
            <w:r w:rsidRPr="007425E1">
              <w:t>Let us worship our Saviour,</w:t>
            </w:r>
          </w:p>
          <w:p w14:paraId="73D42099" w14:textId="77777777" w:rsidR="00E35F1F" w:rsidRPr="007425E1" w:rsidRDefault="00E35F1F" w:rsidP="00E35F1F">
            <w:pPr>
              <w:pStyle w:val="EngHang"/>
            </w:pPr>
            <w:r w:rsidRPr="007425E1">
              <w:t>The Good lover of mankind,</w:t>
            </w:r>
          </w:p>
          <w:p w14:paraId="2BF3762F" w14:textId="77777777" w:rsidR="00E35F1F" w:rsidRPr="007425E1" w:rsidRDefault="00E35F1F" w:rsidP="00E35F1F">
            <w:pPr>
              <w:pStyle w:val="EngHang"/>
            </w:pPr>
            <w:r>
              <w:t>For He had compassion on us;</w:t>
            </w:r>
          </w:p>
          <w:p w14:paraId="3609B26E" w14:textId="77777777" w:rsidR="00E35F1F" w:rsidRDefault="00E35F1F" w:rsidP="00E35F1F">
            <w:pPr>
              <w:pStyle w:val="EngHangEnd"/>
            </w:pPr>
            <w:r w:rsidRPr="007425E1">
              <w:t>He came and saved u</w:t>
            </w:r>
            <w:r>
              <w:t>s.</w:t>
            </w:r>
          </w:p>
        </w:tc>
        <w:tc>
          <w:tcPr>
            <w:tcW w:w="288" w:type="dxa"/>
          </w:tcPr>
          <w:p w14:paraId="2D0EF922" w14:textId="77777777" w:rsidR="00E35F1F" w:rsidRDefault="00E35F1F" w:rsidP="00E35F1F"/>
        </w:tc>
        <w:tc>
          <w:tcPr>
            <w:tcW w:w="288" w:type="dxa"/>
          </w:tcPr>
          <w:p w14:paraId="327858A8" w14:textId="77777777" w:rsidR="00E35F1F" w:rsidRDefault="00E35F1F" w:rsidP="00E35F1F">
            <w:pPr>
              <w:pStyle w:val="CopticCross"/>
            </w:pPr>
          </w:p>
        </w:tc>
        <w:tc>
          <w:tcPr>
            <w:tcW w:w="3960" w:type="dxa"/>
          </w:tcPr>
          <w:p w14:paraId="4DEDED90" w14:textId="77777777" w:rsidR="00E35F1F" w:rsidRDefault="00E35F1F" w:rsidP="00E35F1F">
            <w:pPr>
              <w:pStyle w:val="CopticVersemulti-line"/>
            </w:pPr>
            <w:r w:rsidRPr="00545EC8">
              <w:t>Ⲙⲁⲣⲉⲛⲟⲩⲱϣⲧ ⲙ̀ⲡⲉⲛⲥ̅ⲱ̅ⲣ</w:t>
            </w:r>
          </w:p>
          <w:p w14:paraId="3BBF808F" w14:textId="77777777" w:rsidR="00E35F1F" w:rsidRDefault="00E35F1F" w:rsidP="00E35F1F">
            <w:pPr>
              <w:pStyle w:val="CopticVersemulti-line"/>
            </w:pPr>
            <w:r w:rsidRPr="00545EC8">
              <w:t>ⲡⲓⲙⲁⲓⲣⲱⲙⲓ ⲛ̀ⲁ̀ⲅⲁⲑⲟⲥ</w:t>
            </w:r>
          </w:p>
          <w:p w14:paraId="3CB3C039" w14:textId="77777777" w:rsidR="00E35F1F" w:rsidRDefault="00E35F1F" w:rsidP="00E35F1F">
            <w:pPr>
              <w:pStyle w:val="CopticVersemulti-line"/>
            </w:pPr>
            <w:r w:rsidRPr="00545EC8">
              <w:t>ϫⲉ ⲛ̀ⲑⲟϥ ⲁϥϣⲉⲛϩⲏⲧ ϧⲁⲣⲟⲛ</w:t>
            </w:r>
          </w:p>
          <w:p w14:paraId="56E20F1E" w14:textId="77777777" w:rsidR="00E35F1F" w:rsidRDefault="00E35F1F" w:rsidP="00E35F1F">
            <w:pPr>
              <w:pStyle w:val="CopticVerse"/>
            </w:pPr>
            <w:r w:rsidRPr="00545EC8">
              <w:t>ⲁϥⲓ̀ ⲟⲩⲟϩ ⲁϥⲥⲱϯ ⲙ̀ⲙⲟⲛ</w:t>
            </w:r>
          </w:p>
        </w:tc>
      </w:tr>
      <w:tr w:rsidR="00E35F1F" w14:paraId="4B262944" w14:textId="77777777" w:rsidTr="00E35F1F">
        <w:trPr>
          <w:cantSplit/>
          <w:jc w:val="center"/>
        </w:trPr>
        <w:tc>
          <w:tcPr>
            <w:tcW w:w="288" w:type="dxa"/>
          </w:tcPr>
          <w:p w14:paraId="50284E11" w14:textId="77777777" w:rsidR="00E35F1F" w:rsidRDefault="00E35F1F" w:rsidP="00E35F1F">
            <w:pPr>
              <w:pStyle w:val="CopticCross"/>
            </w:pPr>
            <w:r w:rsidRPr="00FB5ACB">
              <w:lastRenderedPageBreak/>
              <w:t>¿</w:t>
            </w:r>
          </w:p>
        </w:tc>
        <w:tc>
          <w:tcPr>
            <w:tcW w:w="3960" w:type="dxa"/>
          </w:tcPr>
          <w:p w14:paraId="3547B858" w14:textId="77777777" w:rsidR="00E35F1F" w:rsidRPr="007425E1" w:rsidRDefault="00E35F1F" w:rsidP="00E35F1F">
            <w:pPr>
              <w:pStyle w:val="EngHang"/>
              <w:rPr>
                <w:color w:val="FF0000"/>
              </w:rPr>
            </w:pPr>
            <w:r w:rsidRPr="007425E1">
              <w:t>He did not cease to be God,</w:t>
            </w:r>
            <w:r w:rsidRPr="007425E1">
              <w:tab/>
            </w:r>
          </w:p>
          <w:p w14:paraId="1B77DD77" w14:textId="77777777" w:rsidR="00E35F1F" w:rsidRPr="007425E1" w:rsidRDefault="00E35F1F" w:rsidP="00E35F1F">
            <w:pPr>
              <w:pStyle w:val="EngHang"/>
            </w:pPr>
            <w:r w:rsidRPr="007425E1">
              <w:t>He came and became the Son of Man,</w:t>
            </w:r>
          </w:p>
          <w:p w14:paraId="6077DB5F" w14:textId="77777777" w:rsidR="00E35F1F" w:rsidRPr="007425E1" w:rsidRDefault="00E35F1F" w:rsidP="00E35F1F">
            <w:pPr>
              <w:pStyle w:val="EngHang"/>
            </w:pPr>
            <w:r w:rsidRPr="007425E1">
              <w:t xml:space="preserve">But He is </w:t>
            </w:r>
            <w:r>
              <w:t>God in truth</w:t>
            </w:r>
            <w:r w:rsidRPr="007425E1">
              <w:t>,</w:t>
            </w:r>
          </w:p>
          <w:p w14:paraId="7127ADBD" w14:textId="77777777" w:rsidR="00E35F1F" w:rsidRDefault="00E35F1F" w:rsidP="00E35F1F">
            <w:pPr>
              <w:pStyle w:val="EngHangEnd"/>
            </w:pPr>
            <w:r w:rsidRPr="007425E1">
              <w:t xml:space="preserve">He came </w:t>
            </w:r>
            <w:r w:rsidRPr="00281534">
              <w:t>and</w:t>
            </w:r>
            <w:r w:rsidRPr="007425E1">
              <w:t xml:space="preserve"> saved us.</w:t>
            </w:r>
          </w:p>
        </w:tc>
        <w:tc>
          <w:tcPr>
            <w:tcW w:w="288" w:type="dxa"/>
          </w:tcPr>
          <w:p w14:paraId="1A4130E3" w14:textId="77777777" w:rsidR="00E35F1F" w:rsidRDefault="00E35F1F" w:rsidP="00E35F1F"/>
        </w:tc>
        <w:tc>
          <w:tcPr>
            <w:tcW w:w="288" w:type="dxa"/>
          </w:tcPr>
          <w:p w14:paraId="51FD2671" w14:textId="77777777" w:rsidR="00E35F1F" w:rsidRDefault="00E35F1F" w:rsidP="00E35F1F">
            <w:pPr>
              <w:pStyle w:val="CopticCross"/>
            </w:pPr>
            <w:r w:rsidRPr="00FB5ACB">
              <w:t>¿</w:t>
            </w:r>
          </w:p>
        </w:tc>
        <w:tc>
          <w:tcPr>
            <w:tcW w:w="3960" w:type="dxa"/>
          </w:tcPr>
          <w:p w14:paraId="77B89CCE" w14:textId="77777777" w:rsidR="00E35F1F" w:rsidRDefault="00E35F1F" w:rsidP="00E35F1F">
            <w:pPr>
              <w:pStyle w:val="CopticVersemulti-line"/>
            </w:pPr>
            <w:r w:rsidRPr="008172B5">
              <w:t>Ⲉⲧⲁϥⲕⲏⲛ ⲁⲛ ⲉϥⲟⲓ ⲛ̀ⲛⲟⲩϯ</w:t>
            </w:r>
          </w:p>
          <w:p w14:paraId="0064904A" w14:textId="77777777" w:rsidR="00E35F1F" w:rsidRDefault="00E35F1F" w:rsidP="00E35F1F">
            <w:pPr>
              <w:pStyle w:val="CopticVersemulti-line"/>
            </w:pPr>
            <w:r w:rsidRPr="008172B5">
              <w:t>ⲁϥⲓ̀ ⲁϥϣⲱⲡⲓ ⲛ̀ϣⲏⲣⲓ ⲛ̀ⲣⲱⲙⲓ</w:t>
            </w:r>
          </w:p>
          <w:p w14:paraId="2D000754" w14:textId="77777777" w:rsidR="00E35F1F" w:rsidRDefault="00E35F1F" w:rsidP="00E35F1F">
            <w:pPr>
              <w:pStyle w:val="CopticVersemulti-line"/>
            </w:pPr>
            <w:r w:rsidRPr="008172B5">
              <w:t>ⲁⲗⲗⲁ ⲛ̀ⲑⲟϥ ⲡⲉ ⲫϯ ⲙ̀ⲙⲏⲓ</w:t>
            </w:r>
          </w:p>
          <w:p w14:paraId="7525EDF1" w14:textId="77777777" w:rsidR="00E35F1F" w:rsidRDefault="00E35F1F" w:rsidP="00E35F1F">
            <w:pPr>
              <w:pStyle w:val="CopticVersemulti-line"/>
            </w:pPr>
            <w:r w:rsidRPr="008172B5">
              <w:t>ⲁϥⲓ̀ ⲟⲩⲟϩ ⲁϥⲥⲱϯ ⲙ̀ⲙⲟⲛ</w:t>
            </w:r>
          </w:p>
        </w:tc>
      </w:tr>
    </w:tbl>
    <w:p w14:paraId="1209F324" w14:textId="77777777" w:rsidR="00E35F1F" w:rsidRDefault="00E35F1F" w:rsidP="00E35F1F">
      <w:pPr>
        <w:pStyle w:val="Heading6"/>
      </w:pPr>
      <w:bookmarkStart w:id="949" w:name="_Toc298681319"/>
      <w:r>
        <w:t>Part Three</w:t>
      </w:r>
      <w:bookmarkEnd w:id="9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A87B253" w14:textId="77777777" w:rsidTr="00E35F1F">
        <w:trPr>
          <w:cantSplit/>
          <w:jc w:val="center"/>
        </w:trPr>
        <w:tc>
          <w:tcPr>
            <w:tcW w:w="288" w:type="dxa"/>
          </w:tcPr>
          <w:p w14:paraId="22C172F6" w14:textId="77777777" w:rsidR="00E35F1F" w:rsidRDefault="00E35F1F" w:rsidP="00E35F1F">
            <w:pPr>
              <w:pStyle w:val="CopticCross"/>
            </w:pPr>
          </w:p>
        </w:tc>
        <w:tc>
          <w:tcPr>
            <w:tcW w:w="3960" w:type="dxa"/>
          </w:tcPr>
          <w:p w14:paraId="72641AC2" w14:textId="77777777" w:rsidR="00E35F1F" w:rsidRPr="007425E1" w:rsidRDefault="00E35F1F" w:rsidP="00E35F1F">
            <w:pPr>
              <w:pStyle w:val="EngHang"/>
            </w:pPr>
            <w:r>
              <w:t xml:space="preserve">What mind, </w:t>
            </w:r>
            <w:r w:rsidRPr="007425E1">
              <w:t>what speech,</w:t>
            </w:r>
          </w:p>
          <w:p w14:paraId="05638B0D" w14:textId="77777777" w:rsidR="00E35F1F" w:rsidRPr="007425E1" w:rsidRDefault="00E35F1F" w:rsidP="00E35F1F">
            <w:pPr>
              <w:pStyle w:val="EngHang"/>
            </w:pPr>
            <w:r w:rsidRPr="007425E1">
              <w:t>Or what hearing can grasp,</w:t>
            </w:r>
          </w:p>
          <w:p w14:paraId="56DA2DE4" w14:textId="77777777" w:rsidR="00E35F1F" w:rsidRPr="007425E1" w:rsidRDefault="00E35F1F" w:rsidP="00E35F1F">
            <w:pPr>
              <w:pStyle w:val="EngHang"/>
              <w:rPr>
                <w:color w:val="FF0000"/>
              </w:rPr>
            </w:pPr>
            <w:r>
              <w:t>The unspeakable depth</w:t>
            </w:r>
            <w:r w:rsidRPr="007425E1">
              <w:tab/>
            </w:r>
          </w:p>
          <w:p w14:paraId="0B1F5833" w14:textId="77777777" w:rsidR="00E35F1F" w:rsidRDefault="00E35F1F" w:rsidP="00E35F1F">
            <w:pPr>
              <w:pStyle w:val="EngHangEnd"/>
            </w:pPr>
            <w:r w:rsidRPr="007425E1">
              <w:t xml:space="preserve">Of </w:t>
            </w:r>
            <w:r>
              <w:t>Your</w:t>
            </w:r>
            <w:r w:rsidRPr="007425E1">
              <w:t xml:space="preserve"> love for mankind, O God?</w:t>
            </w:r>
          </w:p>
        </w:tc>
        <w:tc>
          <w:tcPr>
            <w:tcW w:w="288" w:type="dxa"/>
          </w:tcPr>
          <w:p w14:paraId="4C87643C" w14:textId="77777777" w:rsidR="00E35F1F" w:rsidRDefault="00E35F1F" w:rsidP="00E35F1F"/>
        </w:tc>
        <w:tc>
          <w:tcPr>
            <w:tcW w:w="288" w:type="dxa"/>
          </w:tcPr>
          <w:p w14:paraId="011D251F" w14:textId="77777777" w:rsidR="00E35F1F" w:rsidRDefault="00E35F1F" w:rsidP="00E35F1F">
            <w:pPr>
              <w:pStyle w:val="CopticCross"/>
            </w:pPr>
          </w:p>
        </w:tc>
        <w:tc>
          <w:tcPr>
            <w:tcW w:w="3960" w:type="dxa"/>
          </w:tcPr>
          <w:p w14:paraId="5625C923" w14:textId="77777777" w:rsidR="00E35F1F" w:rsidRDefault="00E35F1F" w:rsidP="00E35F1F">
            <w:pPr>
              <w:pStyle w:val="CopticVersemulti-line"/>
            </w:pPr>
            <w:r w:rsidRPr="00E16FE9">
              <w:t>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ⲛⲟⲩⲥ ⲓⲉ ⲁ</w:t>
            </w:r>
            <w:r w:rsidRPr="00E16FE9">
              <w:rPr>
                <w:rFonts w:ascii="Times New Roman" w:hAnsi="Times New Roman" w:cs="Times New Roman"/>
              </w:rPr>
              <w:t>ϣ</w:t>
            </w:r>
            <w:r w:rsidRPr="00E16FE9">
              <w:t xml:space="preserve"> ⲛ</w:t>
            </w:r>
            <w:r w:rsidRPr="00E16FE9">
              <w:rPr>
                <w:rFonts w:ascii="Times New Roman" w:hAnsi="Times New Roman" w:cs="Times New Roman"/>
              </w:rPr>
              <w:t>̀</w:t>
            </w:r>
            <w:r w:rsidRPr="00E16FE9">
              <w:t>ⲥⲁ</w:t>
            </w:r>
            <w:r w:rsidRPr="00E16FE9">
              <w:rPr>
                <w:rFonts w:ascii="Times New Roman" w:hAnsi="Times New Roman" w:cs="Times New Roman"/>
              </w:rPr>
              <w:t>ϫ</w:t>
            </w:r>
            <w:r w:rsidRPr="00E16FE9">
              <w:t>ⲓ</w:t>
            </w:r>
          </w:p>
          <w:p w14:paraId="02A22A5F" w14:textId="77777777" w:rsidR="00E35F1F" w:rsidRDefault="00E35F1F" w:rsidP="00E35F1F">
            <w:pPr>
              <w:pStyle w:val="CopticVersemulti-line"/>
            </w:pPr>
            <w:r w:rsidRPr="00E16FE9">
              <w:t xml:space="preserve">ⲓⲉ </w:t>
            </w:r>
            <w:r w:rsidRPr="00E16FE9">
              <w:rPr>
                <w:rFonts w:ascii="Times New Roman" w:hAnsi="Times New Roman" w:cs="Times New Roman"/>
              </w:rPr>
              <w:t>ϫ</w:t>
            </w:r>
            <w:r w:rsidRPr="00E16FE9">
              <w:t>ⲓⲛⲥⲱⲧⲉⲙ ⲉⲑⲛⲁ</w:t>
            </w:r>
            <w:r w:rsidRPr="00E16FE9">
              <w:rPr>
                <w:rFonts w:ascii="Times New Roman" w:hAnsi="Times New Roman" w:cs="Times New Roman"/>
              </w:rPr>
              <w:t>ϣ̀ϥ</w:t>
            </w:r>
            <w:r w:rsidRPr="00E16FE9">
              <w:t>ⲁⲓ</w:t>
            </w:r>
          </w:p>
          <w:p w14:paraId="2240379C" w14:textId="77777777" w:rsidR="00E35F1F" w:rsidRDefault="00E35F1F" w:rsidP="00E35F1F">
            <w:pPr>
              <w:pStyle w:val="CopticVersemulti-line"/>
            </w:pPr>
            <w:r>
              <w:rPr>
                <w:rFonts w:cs="FreeSerifAvvaShenouda"/>
              </w:rPr>
              <w:t>ϧ</w:t>
            </w:r>
            <w:r w:rsidRPr="00E16FE9">
              <w:t>ⲁ ⲡⲓⲡⲉⲗⲁⲅⲟⲥ ⲛ</w:t>
            </w:r>
            <w:r w:rsidRPr="00E16FE9">
              <w:rPr>
                <w:rFonts w:ascii="Times New Roman" w:hAnsi="Times New Roman" w:cs="Times New Roman"/>
              </w:rPr>
              <w:t>̀</w:t>
            </w:r>
            <w:r w:rsidRPr="00E16FE9">
              <w:t>ⲁⲧⲥⲁ</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ⲙⲟ</w:t>
            </w:r>
            <w:r w:rsidRPr="00E16FE9">
              <w:rPr>
                <w:rFonts w:ascii="Times New Roman" w:hAnsi="Times New Roman" w:cs="Times New Roman"/>
              </w:rPr>
              <w:t>ϥ</w:t>
            </w:r>
          </w:p>
          <w:p w14:paraId="14A21EE3" w14:textId="77777777" w:rsidR="00E35F1F" w:rsidRDefault="00E35F1F" w:rsidP="00E35F1F">
            <w:pPr>
              <w:pStyle w:val="CopticVerse"/>
            </w:pPr>
            <w:r w:rsidRPr="00E16FE9">
              <w:t>ⲛ</w:t>
            </w:r>
            <w:r w:rsidRPr="00E16FE9">
              <w:rPr>
                <w:rFonts w:ascii="Times New Roman" w:hAnsi="Times New Roman" w:cs="Times New Roman"/>
              </w:rPr>
              <w:t>̀</w:t>
            </w:r>
            <w:r w:rsidRPr="00E16FE9">
              <w:t>ⲧⲉ ⲧⲉⲕⲙⲉⲧⲙⲁⲓⲣⲱⲙⲓ ⲫ</w:t>
            </w:r>
            <w:r w:rsidRPr="00E16FE9">
              <w:rPr>
                <w:rFonts w:ascii="Times New Roman" w:hAnsi="Times New Roman" w:cs="Times New Roman"/>
              </w:rPr>
              <w:t>ϯ</w:t>
            </w:r>
          </w:p>
        </w:tc>
      </w:tr>
      <w:tr w:rsidR="00E35F1F" w14:paraId="12239D77" w14:textId="77777777" w:rsidTr="00E35F1F">
        <w:trPr>
          <w:cantSplit/>
          <w:jc w:val="center"/>
        </w:trPr>
        <w:tc>
          <w:tcPr>
            <w:tcW w:w="288" w:type="dxa"/>
          </w:tcPr>
          <w:p w14:paraId="32D0D50C" w14:textId="77777777" w:rsidR="00E35F1F" w:rsidRDefault="00E35F1F" w:rsidP="00E35F1F">
            <w:pPr>
              <w:pStyle w:val="CopticCross"/>
            </w:pPr>
            <w:r w:rsidRPr="00FB5ACB">
              <w:t>¿</w:t>
            </w:r>
          </w:p>
        </w:tc>
        <w:tc>
          <w:tcPr>
            <w:tcW w:w="3960" w:type="dxa"/>
          </w:tcPr>
          <w:p w14:paraId="1089FE5C" w14:textId="77777777" w:rsidR="00E35F1F" w:rsidRPr="007425E1" w:rsidRDefault="00E35F1F" w:rsidP="00E35F1F">
            <w:pPr>
              <w:pStyle w:val="EngHang"/>
            </w:pPr>
            <w:r w:rsidRPr="007425E1">
              <w:t xml:space="preserve">The One, </w:t>
            </w:r>
            <w:r>
              <w:t xml:space="preserve">the </w:t>
            </w:r>
            <w:r w:rsidRPr="007425E1">
              <w:t>only Logos,</w:t>
            </w:r>
          </w:p>
          <w:p w14:paraId="18EFD076" w14:textId="77777777" w:rsidR="00E35F1F" w:rsidRDefault="00E35F1F" w:rsidP="00E35F1F">
            <w:pPr>
              <w:pStyle w:val="EngHang"/>
            </w:pPr>
            <w:r w:rsidRPr="007425E1">
              <w:t>Begotten before all the ages,</w:t>
            </w:r>
          </w:p>
          <w:p w14:paraId="431D0BD2" w14:textId="77777777" w:rsidR="00E35F1F" w:rsidRPr="007425E1" w:rsidRDefault="00E35F1F" w:rsidP="00E35F1F">
            <w:pPr>
              <w:pStyle w:val="EngHang"/>
            </w:pPr>
            <w:r>
              <w:t>From the only Father</w:t>
            </w:r>
          </w:p>
          <w:p w14:paraId="4C5B3FAB" w14:textId="77777777" w:rsidR="00E35F1F" w:rsidRDefault="00E35F1F" w:rsidP="00E35F1F">
            <w:pPr>
              <w:pStyle w:val="EngHangEnd"/>
            </w:pPr>
            <w:r>
              <w:t>In bodiless divinity.</w:t>
            </w:r>
          </w:p>
        </w:tc>
        <w:tc>
          <w:tcPr>
            <w:tcW w:w="288" w:type="dxa"/>
          </w:tcPr>
          <w:p w14:paraId="63A66ECB" w14:textId="77777777" w:rsidR="00E35F1F" w:rsidRDefault="00E35F1F" w:rsidP="00E35F1F"/>
        </w:tc>
        <w:tc>
          <w:tcPr>
            <w:tcW w:w="288" w:type="dxa"/>
          </w:tcPr>
          <w:p w14:paraId="02F53C43" w14:textId="77777777" w:rsidR="00E35F1F" w:rsidRDefault="00E35F1F" w:rsidP="00E35F1F">
            <w:pPr>
              <w:pStyle w:val="CopticCross"/>
            </w:pPr>
            <w:r w:rsidRPr="00FB5ACB">
              <w:t>¿</w:t>
            </w:r>
          </w:p>
        </w:tc>
        <w:tc>
          <w:tcPr>
            <w:tcW w:w="3960" w:type="dxa"/>
          </w:tcPr>
          <w:p w14:paraId="15159A01" w14:textId="77777777" w:rsidR="00E35F1F" w:rsidRDefault="00E35F1F" w:rsidP="00E35F1F">
            <w:pPr>
              <w:pStyle w:val="CopticVersemulti-line"/>
            </w:pPr>
            <w:r w:rsidRPr="00E16FE9">
              <w:t>Ⲡⲓⲟⲩⲁⲓ ⲙ̀ⲙⲁⲩⲁⲧϥ ⲛ̀ⲗⲟⲅⲟⲥ</w:t>
            </w:r>
          </w:p>
          <w:p w14:paraId="78C1CCAA" w14:textId="77777777" w:rsidR="00E35F1F" w:rsidRDefault="00E35F1F" w:rsidP="00E35F1F">
            <w:pPr>
              <w:pStyle w:val="CopticVersemulti-line"/>
            </w:pPr>
            <w:r w:rsidRPr="00E16FE9">
              <w:t>ⲉ̀ⲧⲁⲩϫ̀ⲫⲟϥ ϧⲁϫⲉⲛ ⲛⲓⲉ̀ⲱⲛ ⲧⲏⲣⲟⲩ</w:t>
            </w:r>
          </w:p>
          <w:p w14:paraId="3DD57E5C" w14:textId="77777777" w:rsidR="00E35F1F" w:rsidRDefault="00E35F1F" w:rsidP="00E35F1F">
            <w:pPr>
              <w:pStyle w:val="CopticVersemulti-line"/>
            </w:pPr>
            <w:r w:rsidRPr="00E16FE9">
              <w:t>ⲕⲁⲧⲁ ϯⲙⲉⲑⲛⲟⲩϯ ⲁϭⲛⲉ ⲥⲱⲙⲁ</w:t>
            </w:r>
          </w:p>
          <w:p w14:paraId="425D58C7" w14:textId="77777777" w:rsidR="00E35F1F" w:rsidRDefault="00E35F1F" w:rsidP="00E35F1F">
            <w:pPr>
              <w:pStyle w:val="CopticVerse"/>
            </w:pPr>
            <w:r w:rsidRPr="00E16FE9">
              <w:t>ⲉⲃⲟⲗϧⲉⲛ ⲡⲓⲟⲩⲁⲓ ⲫ̀ⲓⲱⲧ</w:t>
            </w:r>
          </w:p>
        </w:tc>
      </w:tr>
      <w:tr w:rsidR="00E35F1F" w14:paraId="39493BA5" w14:textId="77777777" w:rsidTr="00E35F1F">
        <w:trPr>
          <w:cantSplit/>
          <w:jc w:val="center"/>
        </w:trPr>
        <w:tc>
          <w:tcPr>
            <w:tcW w:w="288" w:type="dxa"/>
          </w:tcPr>
          <w:p w14:paraId="7B5CA988" w14:textId="77777777" w:rsidR="00E35F1F" w:rsidRDefault="00E35F1F" w:rsidP="00E35F1F">
            <w:pPr>
              <w:pStyle w:val="CopticCross"/>
            </w:pPr>
          </w:p>
        </w:tc>
        <w:tc>
          <w:tcPr>
            <w:tcW w:w="3960" w:type="dxa"/>
          </w:tcPr>
          <w:p w14:paraId="2CE0B54D" w14:textId="77777777" w:rsidR="00E35F1F" w:rsidRDefault="00E35F1F" w:rsidP="00E35F1F">
            <w:pPr>
              <w:pStyle w:val="EngHang"/>
            </w:pPr>
            <w:r>
              <w:t>He and only He</w:t>
            </w:r>
          </w:p>
          <w:p w14:paraId="43981E38" w14:textId="77777777" w:rsidR="00E35F1F" w:rsidRDefault="00E35F1F" w:rsidP="00E35F1F">
            <w:pPr>
              <w:pStyle w:val="EngHang"/>
            </w:pPr>
            <w:r>
              <w:t>Was also born bodily,</w:t>
            </w:r>
          </w:p>
          <w:p w14:paraId="3DCC1C9E" w14:textId="77777777" w:rsidR="00E35F1F" w:rsidRDefault="00E35F1F" w:rsidP="00E35F1F">
            <w:pPr>
              <w:pStyle w:val="EngHang"/>
            </w:pPr>
            <w:r>
              <w:t>Without change or alteration</w:t>
            </w:r>
          </w:p>
          <w:p w14:paraId="5A729DCF" w14:textId="42850C57" w:rsidR="00E35F1F" w:rsidRDefault="00557D05" w:rsidP="00E35F1F">
            <w:pPr>
              <w:pStyle w:val="EngHangEnd"/>
            </w:pPr>
            <w:r>
              <w:t>From His only M</w:t>
            </w:r>
            <w:r w:rsidR="00E35F1F">
              <w:t>other.</w:t>
            </w:r>
          </w:p>
        </w:tc>
        <w:tc>
          <w:tcPr>
            <w:tcW w:w="288" w:type="dxa"/>
          </w:tcPr>
          <w:p w14:paraId="7A1CE1D1" w14:textId="77777777" w:rsidR="00E35F1F" w:rsidRDefault="00E35F1F" w:rsidP="00E35F1F"/>
        </w:tc>
        <w:tc>
          <w:tcPr>
            <w:tcW w:w="288" w:type="dxa"/>
          </w:tcPr>
          <w:p w14:paraId="4110040A" w14:textId="77777777" w:rsidR="00E35F1F" w:rsidRDefault="00E35F1F" w:rsidP="00E35F1F">
            <w:pPr>
              <w:pStyle w:val="CopticCross"/>
            </w:pPr>
          </w:p>
        </w:tc>
        <w:tc>
          <w:tcPr>
            <w:tcW w:w="3960" w:type="dxa"/>
          </w:tcPr>
          <w:p w14:paraId="1E77C9E1" w14:textId="77777777" w:rsidR="00E35F1F" w:rsidRDefault="00E35F1F" w:rsidP="00E35F1F">
            <w:pPr>
              <w:pStyle w:val="CopticVersemulti-line"/>
            </w:pPr>
            <w:r w:rsidRPr="00E16FE9">
              <w:t>Ⲟⲩⲟϩ ⲫⲁⲓ ⲟⲛ ⲙ̀ⲙⲁⲩⲁⲧϥ</w:t>
            </w:r>
          </w:p>
          <w:p w14:paraId="748872D5" w14:textId="77777777" w:rsidR="00E35F1F" w:rsidRDefault="00E35F1F" w:rsidP="00E35F1F">
            <w:pPr>
              <w:pStyle w:val="CopticVersemulti-line"/>
            </w:pPr>
            <w:r w:rsidRPr="00E16FE9">
              <w:t>ⲁⲩ</w:t>
            </w:r>
            <w:r>
              <w:rPr>
                <w:rFonts w:cs="FreeSerifAvvaShenouda"/>
              </w:rPr>
              <w:t>ϫ̀</w:t>
            </w:r>
            <w:r w:rsidRPr="00E16FE9">
              <w:t>ⲫⲟϥ ⲥⲱⲙⲁⲧⲓⲕⲱⲥ</w:t>
            </w:r>
          </w:p>
          <w:p w14:paraId="31AA5B21" w14:textId="77777777" w:rsidR="00E35F1F" w:rsidRDefault="00E35F1F" w:rsidP="00E35F1F">
            <w:pPr>
              <w:pStyle w:val="CopticVersemulti-line"/>
            </w:pPr>
            <w:r w:rsidRPr="00E16FE9">
              <w:t>ϧⲉⲛ ⲟⲩⲙⲉⲧⲁⲧϣⲓⲃϯ ⲛⲉⲙ ⲟⲩⲙⲉⲧⲁⲧⲫⲱⲛϩ</w:t>
            </w:r>
          </w:p>
          <w:p w14:paraId="6F76BD4E" w14:textId="77777777" w:rsidR="00E35F1F" w:rsidRDefault="00E35F1F" w:rsidP="00E35F1F">
            <w:pPr>
              <w:pStyle w:val="CopticVerse"/>
            </w:pPr>
            <w:r w:rsidRPr="00E16FE9">
              <w:t>ⲉⲃⲟⲗϧⲉⲛ ⲧⲉϥⲙⲁⲩ ⲙ̀ⲙⲁⲩⲁⲧⲥ</w:t>
            </w:r>
          </w:p>
        </w:tc>
      </w:tr>
      <w:tr w:rsidR="00E35F1F" w14:paraId="0ECA82BC" w14:textId="77777777" w:rsidTr="00E35F1F">
        <w:trPr>
          <w:cantSplit/>
          <w:jc w:val="center"/>
        </w:trPr>
        <w:tc>
          <w:tcPr>
            <w:tcW w:w="288" w:type="dxa"/>
          </w:tcPr>
          <w:p w14:paraId="4981E868" w14:textId="77777777" w:rsidR="00E35F1F" w:rsidRDefault="00E35F1F" w:rsidP="00E35F1F">
            <w:pPr>
              <w:pStyle w:val="CopticCross"/>
            </w:pPr>
            <w:r w:rsidRPr="00FB5ACB">
              <w:t>¿</w:t>
            </w:r>
          </w:p>
        </w:tc>
        <w:tc>
          <w:tcPr>
            <w:tcW w:w="3960" w:type="dxa"/>
          </w:tcPr>
          <w:p w14:paraId="17BDB1DB" w14:textId="77777777" w:rsidR="00E35F1F" w:rsidRPr="007425E1" w:rsidRDefault="00E35F1F" w:rsidP="00E35F1F">
            <w:pPr>
              <w:pStyle w:val="EngHang"/>
            </w:pPr>
            <w:r w:rsidRPr="007425E1">
              <w:t>And after she gave birth to Him,</w:t>
            </w:r>
          </w:p>
          <w:p w14:paraId="635CCA64" w14:textId="77777777" w:rsidR="00E35F1F" w:rsidRPr="007425E1" w:rsidRDefault="00E35F1F" w:rsidP="00E35F1F">
            <w:pPr>
              <w:pStyle w:val="EngHang"/>
            </w:pPr>
            <w:r w:rsidRPr="007425E1">
              <w:t xml:space="preserve">Her virginity was not </w:t>
            </w:r>
            <w:r>
              <w:t>lost,</w:t>
            </w:r>
          </w:p>
          <w:p w14:paraId="79CD4221" w14:textId="77777777" w:rsidR="00E35F1F" w:rsidRPr="007425E1" w:rsidRDefault="00E35F1F" w:rsidP="00E35F1F">
            <w:pPr>
              <w:pStyle w:val="EngHang"/>
            </w:pPr>
            <w:r>
              <w:t>And so</w:t>
            </w:r>
            <w:r w:rsidRPr="007425E1">
              <w:t xml:space="preserve"> it was revealed,</w:t>
            </w:r>
          </w:p>
          <w:p w14:paraId="526EEA18" w14:textId="77777777" w:rsidR="00E35F1F" w:rsidRDefault="00E35F1F" w:rsidP="00E35F1F">
            <w:pPr>
              <w:pStyle w:val="EngHangEnd"/>
            </w:pPr>
            <w:r w:rsidRPr="007425E1">
              <w:t>That she is the Theotokos.</w:t>
            </w:r>
          </w:p>
        </w:tc>
        <w:tc>
          <w:tcPr>
            <w:tcW w:w="288" w:type="dxa"/>
          </w:tcPr>
          <w:p w14:paraId="0417692C" w14:textId="77777777" w:rsidR="00E35F1F" w:rsidRDefault="00E35F1F" w:rsidP="00E35F1F"/>
        </w:tc>
        <w:tc>
          <w:tcPr>
            <w:tcW w:w="288" w:type="dxa"/>
          </w:tcPr>
          <w:p w14:paraId="112A7748" w14:textId="77777777" w:rsidR="00E35F1F" w:rsidRDefault="00E35F1F" w:rsidP="00E35F1F">
            <w:pPr>
              <w:pStyle w:val="CopticCross"/>
            </w:pPr>
            <w:r w:rsidRPr="00FB5ACB">
              <w:t>¿</w:t>
            </w:r>
          </w:p>
        </w:tc>
        <w:tc>
          <w:tcPr>
            <w:tcW w:w="3960" w:type="dxa"/>
          </w:tcPr>
          <w:p w14:paraId="252EC4C6" w14:textId="77777777" w:rsidR="00E35F1F" w:rsidRDefault="00E35F1F" w:rsidP="00E35F1F">
            <w:pPr>
              <w:pStyle w:val="CopticVersemulti-line"/>
            </w:pPr>
            <w:r w:rsidRPr="00E16FE9">
              <w:t>Ⲟⲩⲟϩ ⲟⲛ ⲙⲉⲛⲉⲛⲥⲁ ⲑ̀ⲣⲉⲥⲙⲁⲥϥ</w:t>
            </w:r>
          </w:p>
          <w:p w14:paraId="0E3F9B93" w14:textId="77777777" w:rsidR="00E35F1F" w:rsidRDefault="00E35F1F" w:rsidP="00E35F1F">
            <w:pPr>
              <w:pStyle w:val="CopticVersemulti-line"/>
            </w:pPr>
            <w:r w:rsidRPr="00E16FE9">
              <w:t>ⲙ̀ⲡⲉϥⲃⲱⲗ ⲉⲃⲟⲗ ⲛ̀ⲧⲉⲥⲡⲁⲣⲑⲉⲛⲓⲁ</w:t>
            </w:r>
          </w:p>
          <w:p w14:paraId="3940205B" w14:textId="77777777" w:rsidR="00E35F1F" w:rsidRDefault="00E35F1F" w:rsidP="00E35F1F">
            <w:pPr>
              <w:pStyle w:val="CopticVersemulti-line"/>
            </w:pPr>
            <w:r w:rsidRPr="00E16FE9">
              <w:t>ϧⲉⲛ ⲫⲁⲓ ⲁϥⲟⲩⲟⲛϩⲥ ⲉⲃⲟⲗ</w:t>
            </w:r>
          </w:p>
          <w:p w14:paraId="6C26279C" w14:textId="77777777" w:rsidR="00E35F1F" w:rsidRDefault="00E35F1F" w:rsidP="00E35F1F">
            <w:pPr>
              <w:pStyle w:val="CopticVerse"/>
            </w:pPr>
            <w:r w:rsidRPr="00E16FE9">
              <w:t>ϫⲉ ⲟⲩⲑⲉⲟⲧⲟⲕⲟⲥ ⲧⲉ</w:t>
            </w:r>
          </w:p>
        </w:tc>
      </w:tr>
      <w:tr w:rsidR="00E35F1F" w14:paraId="4A2DA528" w14:textId="77777777" w:rsidTr="00E35F1F">
        <w:trPr>
          <w:cantSplit/>
          <w:jc w:val="center"/>
        </w:trPr>
        <w:tc>
          <w:tcPr>
            <w:tcW w:w="288" w:type="dxa"/>
          </w:tcPr>
          <w:p w14:paraId="0A0631E7" w14:textId="77777777" w:rsidR="00E35F1F" w:rsidRDefault="00E35F1F" w:rsidP="00E35F1F">
            <w:pPr>
              <w:pStyle w:val="CopticCross"/>
            </w:pPr>
          </w:p>
        </w:tc>
        <w:tc>
          <w:tcPr>
            <w:tcW w:w="3960" w:type="dxa"/>
          </w:tcPr>
          <w:p w14:paraId="2AB528F6" w14:textId="77777777" w:rsidR="00E35F1F" w:rsidRPr="007425E1" w:rsidRDefault="00E35F1F" w:rsidP="00E35F1F">
            <w:pPr>
              <w:pStyle w:val="EngHang"/>
            </w:pPr>
            <w:r w:rsidRPr="007425E1">
              <w:t>O the depth of the richness,</w:t>
            </w:r>
          </w:p>
          <w:p w14:paraId="02F12822" w14:textId="77777777" w:rsidR="00E35F1F" w:rsidRPr="007425E1" w:rsidRDefault="00E35F1F" w:rsidP="00E35F1F">
            <w:pPr>
              <w:pStyle w:val="EngHang"/>
            </w:pPr>
            <w:r w:rsidRPr="007425E1">
              <w:t>And wisdom of God,</w:t>
            </w:r>
          </w:p>
          <w:p w14:paraId="789D4DC1" w14:textId="15EE3F5D" w:rsidR="00E35F1F" w:rsidRPr="007425E1" w:rsidRDefault="00E35F1F" w:rsidP="00E35F1F">
            <w:pPr>
              <w:pStyle w:val="EngHang"/>
            </w:pPr>
            <w:r w:rsidRPr="007425E1">
              <w:t xml:space="preserve">For the </w:t>
            </w:r>
            <w:r w:rsidR="00F34953">
              <w:t xml:space="preserve">[human] </w:t>
            </w:r>
            <w:r w:rsidRPr="007425E1">
              <w:t>womb under judgment,</w:t>
            </w:r>
          </w:p>
          <w:p w14:paraId="45BCE82A" w14:textId="36F8B23D" w:rsidR="00E35F1F" w:rsidRDefault="00E35F1F" w:rsidP="00E35F1F">
            <w:pPr>
              <w:pStyle w:val="EngHangEnd"/>
            </w:pPr>
            <w:r w:rsidRPr="007425E1">
              <w:t>To bring forth children in anguish</w:t>
            </w:r>
            <w:r w:rsidR="008B7CFC">
              <w:rPr>
                <w:rStyle w:val="FootnoteReference"/>
              </w:rPr>
              <w:footnoteReference w:id="907"/>
            </w:r>
            <w:r w:rsidR="00F76618">
              <w:t>,</w:t>
            </w:r>
          </w:p>
        </w:tc>
        <w:tc>
          <w:tcPr>
            <w:tcW w:w="288" w:type="dxa"/>
          </w:tcPr>
          <w:p w14:paraId="7B23782F" w14:textId="77777777" w:rsidR="00E35F1F" w:rsidRDefault="00E35F1F" w:rsidP="00E35F1F"/>
        </w:tc>
        <w:tc>
          <w:tcPr>
            <w:tcW w:w="288" w:type="dxa"/>
          </w:tcPr>
          <w:p w14:paraId="1AC6969E" w14:textId="77777777" w:rsidR="00E35F1F" w:rsidRDefault="00E35F1F" w:rsidP="00E35F1F">
            <w:pPr>
              <w:pStyle w:val="CopticCross"/>
            </w:pPr>
          </w:p>
        </w:tc>
        <w:tc>
          <w:tcPr>
            <w:tcW w:w="3960" w:type="dxa"/>
          </w:tcPr>
          <w:p w14:paraId="4F8CE278" w14:textId="77777777" w:rsidR="00E35F1F" w:rsidRDefault="00E35F1F" w:rsidP="00E35F1F">
            <w:pPr>
              <w:pStyle w:val="CopticVersemulti-line"/>
            </w:pPr>
            <w:r w:rsidRPr="00E16FE9">
              <w:t xml:space="preserve">Ⲱ̀ ⲡ̀ϣⲱⲕ ⲛ̀ϯⲙⲉⲧⲣⲁⲙⲁⲟ̀ </w:t>
            </w:r>
          </w:p>
          <w:p w14:paraId="6AD902D6" w14:textId="77777777" w:rsidR="00E35F1F" w:rsidRDefault="00E35F1F" w:rsidP="00E35F1F">
            <w:pPr>
              <w:pStyle w:val="CopticVersemulti-line"/>
            </w:pPr>
            <w:r w:rsidRPr="00E16FE9">
              <w:t>ⲛⲉⲙ ϯⲥⲟⲫⲓⲁ̀ ⲛ̀ⲧⲉ ⲫϯ</w:t>
            </w:r>
          </w:p>
          <w:p w14:paraId="224EC581" w14:textId="77777777" w:rsidR="00E35F1F" w:rsidRDefault="00E35F1F" w:rsidP="00E35F1F">
            <w:pPr>
              <w:pStyle w:val="CopticVersemulti-line"/>
            </w:pPr>
            <w:r w:rsidRPr="00E16FE9">
              <w:t>ϫⲉ ϯⲛⲉϫⲓ ⲉⲧⲁⲩϩⲓⲧⲥ ⲉ̀ⲡ̀ϩⲁⲡ</w:t>
            </w:r>
          </w:p>
          <w:p w14:paraId="42FB9FC8" w14:textId="77777777" w:rsidR="00E35F1F" w:rsidRDefault="00E35F1F" w:rsidP="00E35F1F">
            <w:pPr>
              <w:pStyle w:val="CopticVerse"/>
            </w:pPr>
            <w:r w:rsidRPr="00E16FE9">
              <w:t>ⲁⲥϫ̀ⲫⲟ ⲛ̀ϩⲁⲛϣⲏⲣⲓ ϧⲉⲛ ⲟⲩⲙ̀ⲕⲁϩⲛ̀ϩⲏⲧ</w:t>
            </w:r>
          </w:p>
        </w:tc>
      </w:tr>
      <w:tr w:rsidR="00E35F1F" w14:paraId="1A5EE849" w14:textId="77777777" w:rsidTr="00E35F1F">
        <w:trPr>
          <w:cantSplit/>
          <w:jc w:val="center"/>
        </w:trPr>
        <w:tc>
          <w:tcPr>
            <w:tcW w:w="288" w:type="dxa"/>
          </w:tcPr>
          <w:p w14:paraId="5425BFC7" w14:textId="77777777" w:rsidR="00E35F1F" w:rsidRDefault="00E35F1F" w:rsidP="00E35F1F">
            <w:pPr>
              <w:pStyle w:val="CopticCross"/>
            </w:pPr>
            <w:r w:rsidRPr="00FB5ACB">
              <w:lastRenderedPageBreak/>
              <w:t>¿</w:t>
            </w:r>
          </w:p>
        </w:tc>
        <w:tc>
          <w:tcPr>
            <w:tcW w:w="3960" w:type="dxa"/>
          </w:tcPr>
          <w:p w14:paraId="473B23BD" w14:textId="77777777" w:rsidR="00E35F1F" w:rsidRPr="007425E1" w:rsidRDefault="00E35F1F" w:rsidP="00E35F1F">
            <w:pPr>
              <w:pStyle w:val="EngHang"/>
            </w:pPr>
            <w:r w:rsidRPr="007425E1">
              <w:t>Became a fountain of immortality,</w:t>
            </w:r>
          </w:p>
          <w:p w14:paraId="42D6D975" w14:textId="67318529" w:rsidR="00E35F1F" w:rsidRPr="007425E1" w:rsidRDefault="00E35F1F" w:rsidP="00E35F1F">
            <w:pPr>
              <w:pStyle w:val="EngHang"/>
            </w:pPr>
            <w:r>
              <w:t xml:space="preserve">Bringing forth </w:t>
            </w:r>
            <w:r w:rsidRPr="007425E1">
              <w:t>Emmanuel</w:t>
            </w:r>
            <w:r>
              <w:t xml:space="preserve"> to us,</w:t>
            </w:r>
          </w:p>
          <w:p w14:paraId="47614880" w14:textId="1BBA5D6F" w:rsidR="00E35F1F" w:rsidRPr="007425E1" w:rsidRDefault="00E35F1F" w:rsidP="00E35F1F">
            <w:pPr>
              <w:pStyle w:val="EngHang"/>
            </w:pPr>
            <w:r>
              <w:t xml:space="preserve">Without </w:t>
            </w:r>
            <w:r w:rsidR="00F34953">
              <w:t xml:space="preserve">[pain or] </w:t>
            </w:r>
            <w:r>
              <w:t>human seed;</w:t>
            </w:r>
          </w:p>
          <w:p w14:paraId="7A273F06" w14:textId="77777777" w:rsidR="00E35F1F" w:rsidRDefault="00E35F1F" w:rsidP="00E35F1F">
            <w:pPr>
              <w:pStyle w:val="EngHangEnd"/>
            </w:pPr>
            <w:r w:rsidRPr="007425E1">
              <w:t>He destroyed the corruption of our race.</w:t>
            </w:r>
          </w:p>
        </w:tc>
        <w:tc>
          <w:tcPr>
            <w:tcW w:w="288" w:type="dxa"/>
          </w:tcPr>
          <w:p w14:paraId="4EA9B1EE" w14:textId="77777777" w:rsidR="00E35F1F" w:rsidRDefault="00E35F1F" w:rsidP="00E35F1F"/>
        </w:tc>
        <w:tc>
          <w:tcPr>
            <w:tcW w:w="288" w:type="dxa"/>
          </w:tcPr>
          <w:p w14:paraId="5F1BCEE7" w14:textId="77777777" w:rsidR="00E35F1F" w:rsidRDefault="00E35F1F" w:rsidP="00E35F1F">
            <w:pPr>
              <w:pStyle w:val="CopticCross"/>
            </w:pPr>
            <w:r w:rsidRPr="00FB5ACB">
              <w:t>¿</w:t>
            </w:r>
          </w:p>
        </w:tc>
        <w:tc>
          <w:tcPr>
            <w:tcW w:w="3960" w:type="dxa"/>
          </w:tcPr>
          <w:p w14:paraId="48DD4CC8" w14:textId="77777777" w:rsidR="00E35F1F" w:rsidRDefault="00E35F1F" w:rsidP="00E35F1F">
            <w:pPr>
              <w:pStyle w:val="CopticVersemulti-line"/>
            </w:pPr>
            <w:r w:rsidRPr="00E16FE9">
              <w:t>Ⲁⲥϣⲱⲡⲓ ⲛ̀ⲟⲩⲙⲟⲩⲙⲓ ⲛ̀ⲧⲉ ⲟⲩⲙⲉⲧⲁⲑⲙⲟⲩ</w:t>
            </w:r>
          </w:p>
          <w:p w14:paraId="6CD77ED4" w14:textId="77777777" w:rsidR="00E35F1F" w:rsidRDefault="00E35F1F" w:rsidP="00E35F1F">
            <w:pPr>
              <w:pStyle w:val="CopticVersemulti-line"/>
            </w:pPr>
            <w:r w:rsidRPr="00E16FE9">
              <w:t>ⲁⲥⲙⲓⲥⲓ ⲛⲁⲛ ⲛ̀Ⲉⲙⲙⲁⲛⲟⲩⲏⲗ</w:t>
            </w:r>
          </w:p>
          <w:p w14:paraId="2229739E" w14:textId="77777777" w:rsidR="00E35F1F" w:rsidRDefault="00E35F1F" w:rsidP="00E35F1F">
            <w:pPr>
              <w:pStyle w:val="CopticVersemulti-line"/>
            </w:pPr>
            <w:r w:rsidRPr="00E16FE9">
              <w:t>ⲁϭⲛⲉ ⲥ̀ⲡⲉⲣⲙⲁ ⲛ̀ⲣⲱⲙⲓ</w:t>
            </w:r>
          </w:p>
          <w:p w14:paraId="2B453DC1" w14:textId="77777777" w:rsidR="00E35F1F" w:rsidRDefault="00E35F1F" w:rsidP="00E35F1F">
            <w:pPr>
              <w:pStyle w:val="CopticVerse"/>
            </w:pPr>
            <w:r w:rsidRPr="00E16FE9">
              <w:t>ⲁϥⲃⲱⲗ ⲉⲃⲟⲗ ⲙ̀ⲡ̀ⲧⲁⲕⲟ ⲙ̀ⲡⲉⲛⲅⲉⲛⲟⲥ</w:t>
            </w:r>
          </w:p>
        </w:tc>
      </w:tr>
      <w:tr w:rsidR="00E35F1F" w14:paraId="300E6F2C" w14:textId="77777777" w:rsidTr="00E35F1F">
        <w:trPr>
          <w:cantSplit/>
          <w:jc w:val="center"/>
        </w:trPr>
        <w:tc>
          <w:tcPr>
            <w:tcW w:w="288" w:type="dxa"/>
          </w:tcPr>
          <w:p w14:paraId="460203D3" w14:textId="77777777" w:rsidR="00E35F1F" w:rsidRDefault="00E35F1F" w:rsidP="00E35F1F">
            <w:pPr>
              <w:pStyle w:val="CopticCross"/>
            </w:pPr>
          </w:p>
        </w:tc>
        <w:tc>
          <w:tcPr>
            <w:tcW w:w="3960" w:type="dxa"/>
          </w:tcPr>
          <w:p w14:paraId="56597E2F" w14:textId="77777777" w:rsidR="00E35F1F" w:rsidRPr="007425E1" w:rsidRDefault="00E35F1F" w:rsidP="00E35F1F">
            <w:pPr>
              <w:pStyle w:val="EngHang"/>
            </w:pPr>
            <w:r>
              <w:t xml:space="preserve">Let us cry out </w:t>
            </w:r>
            <w:r w:rsidRPr="007425E1">
              <w:t>to Him and say,</w:t>
            </w:r>
            <w:r w:rsidRPr="007425E1">
              <w:tab/>
            </w:r>
          </w:p>
          <w:p w14:paraId="424AA452" w14:textId="77777777" w:rsidR="00E35F1F" w:rsidRPr="00646C04" w:rsidRDefault="00E35F1F" w:rsidP="00E35F1F">
            <w:pPr>
              <w:pStyle w:val="EngHang"/>
            </w:pPr>
            <w:r w:rsidRPr="00646C04">
              <w:t xml:space="preserve">“Glory to </w:t>
            </w:r>
            <w:r>
              <w:t>You</w:t>
            </w:r>
            <w:r w:rsidRPr="00646C04">
              <w:t xml:space="preserve"> O </w:t>
            </w:r>
            <w:r w:rsidRPr="00E16FE9">
              <w:t>Incomprehensible</w:t>
            </w:r>
            <w:r w:rsidRPr="00646C04">
              <w:t xml:space="preserve"> One,</w:t>
            </w:r>
          </w:p>
          <w:p w14:paraId="448EB00F" w14:textId="77777777" w:rsidR="00E35F1F" w:rsidRPr="007425E1" w:rsidRDefault="00E35F1F" w:rsidP="00E35F1F">
            <w:pPr>
              <w:pStyle w:val="EngHang"/>
            </w:pPr>
            <w:r w:rsidRPr="007425E1">
              <w:t>The Good Lover of Mankind, Saviour of our souls,</w:t>
            </w:r>
            <w:r>
              <w:t>"</w:t>
            </w:r>
          </w:p>
          <w:p w14:paraId="31051A39" w14:textId="77777777" w:rsidR="00E35F1F" w:rsidRDefault="00E35F1F" w:rsidP="00E35F1F">
            <w:pPr>
              <w:pStyle w:val="EngHangEnd"/>
            </w:pPr>
            <w:r w:rsidRPr="007425E1">
              <w:t>For He came and saved us.</w:t>
            </w:r>
          </w:p>
        </w:tc>
        <w:tc>
          <w:tcPr>
            <w:tcW w:w="288" w:type="dxa"/>
          </w:tcPr>
          <w:p w14:paraId="2BCBD054" w14:textId="77777777" w:rsidR="00E35F1F" w:rsidRDefault="00E35F1F" w:rsidP="00E35F1F"/>
        </w:tc>
        <w:tc>
          <w:tcPr>
            <w:tcW w:w="288" w:type="dxa"/>
          </w:tcPr>
          <w:p w14:paraId="4503F544" w14:textId="77777777" w:rsidR="00E35F1F" w:rsidRDefault="00E35F1F" w:rsidP="00E35F1F">
            <w:pPr>
              <w:pStyle w:val="CopticCross"/>
            </w:pPr>
          </w:p>
        </w:tc>
        <w:tc>
          <w:tcPr>
            <w:tcW w:w="3960" w:type="dxa"/>
          </w:tcPr>
          <w:p w14:paraId="43E507DF" w14:textId="77777777" w:rsidR="00E35F1F" w:rsidRDefault="00E35F1F" w:rsidP="00E35F1F">
            <w:pPr>
              <w:pStyle w:val="CopticVersemulti-line"/>
            </w:pPr>
            <w:r w:rsidRPr="00E16FE9">
              <w:t>Ⲫⲁⲓ ⲙⲁⲣⲉⲛⲱϣ ⲟⲩⲃⲏϥ ⲉⲛϫⲱ ⲙ̀ⲙⲟⲥ</w:t>
            </w:r>
          </w:p>
          <w:p w14:paraId="446BCB81" w14:textId="77777777" w:rsidR="00E35F1F" w:rsidRDefault="00E35F1F" w:rsidP="00E35F1F">
            <w:pPr>
              <w:pStyle w:val="CopticVersemulti-line"/>
            </w:pPr>
            <w:r w:rsidRPr="00E16FE9">
              <w:t>ϫⲉ ⲡⲓⲱ̀ⲟⲩ ⲛⲁⲕ ⲡⲓⲁⲧϣ̀ⲧⲁϩⲟϥ</w:t>
            </w:r>
          </w:p>
          <w:p w14:paraId="766AF75D" w14:textId="77777777" w:rsidR="00E35F1F" w:rsidRDefault="00E35F1F" w:rsidP="00E35F1F">
            <w:pPr>
              <w:pStyle w:val="CopticVersemulti-line"/>
            </w:pPr>
            <w:r w:rsidRPr="00E16FE9">
              <w:t>ⲡⲓⲙⲁⲓⲣⲱⲙⲓ ⲛ̀ⲁ̀ⲅⲁⲑⲟⲥ</w:t>
            </w:r>
            <w:r>
              <w:t xml:space="preserve"> </w:t>
            </w:r>
            <w:r w:rsidRPr="00E16FE9">
              <w:t>ⲫ̀ⲣⲉϥⲥⲱϯ ⲛ̀ⲛⲉⲛⲯⲩⲭⲏ</w:t>
            </w:r>
          </w:p>
          <w:p w14:paraId="00A0B362" w14:textId="77777777" w:rsidR="00E35F1F" w:rsidRDefault="00E35F1F" w:rsidP="00E35F1F">
            <w:pPr>
              <w:pStyle w:val="CopticVerse"/>
            </w:pPr>
            <w:r w:rsidRPr="00E16FE9">
              <w:t>ⲁϥⲓ̀ ⲟⲩⲟϩ ⲁϥⲥⲱϯ ⲙ̀ⲙⲟⲛ</w:t>
            </w:r>
          </w:p>
        </w:tc>
      </w:tr>
      <w:tr w:rsidR="00E35F1F" w14:paraId="1937C148" w14:textId="77777777" w:rsidTr="00E35F1F">
        <w:trPr>
          <w:cantSplit/>
          <w:jc w:val="center"/>
        </w:trPr>
        <w:tc>
          <w:tcPr>
            <w:tcW w:w="288" w:type="dxa"/>
          </w:tcPr>
          <w:p w14:paraId="34CBCA25" w14:textId="77777777" w:rsidR="00E35F1F" w:rsidRDefault="00E35F1F" w:rsidP="00E35F1F">
            <w:pPr>
              <w:pStyle w:val="CopticCross"/>
            </w:pPr>
            <w:r w:rsidRPr="00FB5ACB">
              <w:t>¿</w:t>
            </w:r>
          </w:p>
        </w:tc>
        <w:tc>
          <w:tcPr>
            <w:tcW w:w="3960" w:type="dxa"/>
          </w:tcPr>
          <w:p w14:paraId="0916C6A6" w14:textId="77777777" w:rsidR="00E35F1F" w:rsidRPr="007425E1" w:rsidRDefault="00E35F1F" w:rsidP="00E35F1F">
            <w:pPr>
              <w:pStyle w:val="EngHang"/>
              <w:rPr>
                <w:color w:val="FF0000"/>
              </w:rPr>
            </w:pPr>
            <w:r w:rsidRPr="007425E1">
              <w:t>He did not cease to be God,</w:t>
            </w:r>
            <w:r w:rsidRPr="007425E1">
              <w:tab/>
            </w:r>
          </w:p>
          <w:p w14:paraId="49CF77ED" w14:textId="77777777" w:rsidR="00E35F1F" w:rsidRPr="007425E1" w:rsidRDefault="00E35F1F" w:rsidP="00E35F1F">
            <w:pPr>
              <w:pStyle w:val="EngHang"/>
            </w:pPr>
            <w:r w:rsidRPr="007425E1">
              <w:t>He came and became the Son of Man,</w:t>
            </w:r>
          </w:p>
          <w:p w14:paraId="3738A856" w14:textId="77777777" w:rsidR="00E35F1F" w:rsidRPr="007425E1" w:rsidRDefault="00E35F1F" w:rsidP="00E35F1F">
            <w:pPr>
              <w:pStyle w:val="EngHang"/>
            </w:pPr>
            <w:r w:rsidRPr="007425E1">
              <w:t xml:space="preserve">But He is </w:t>
            </w:r>
            <w:r>
              <w:t>God in truth</w:t>
            </w:r>
            <w:r w:rsidRPr="007425E1">
              <w:t>,</w:t>
            </w:r>
          </w:p>
          <w:p w14:paraId="139EB653" w14:textId="77777777" w:rsidR="00E35F1F" w:rsidRDefault="00E35F1F" w:rsidP="00E35F1F">
            <w:pPr>
              <w:pStyle w:val="EngHangEnd"/>
            </w:pPr>
            <w:r w:rsidRPr="007425E1">
              <w:t>He came and saved us.</w:t>
            </w:r>
          </w:p>
        </w:tc>
        <w:tc>
          <w:tcPr>
            <w:tcW w:w="288" w:type="dxa"/>
          </w:tcPr>
          <w:p w14:paraId="4AC541C7" w14:textId="77777777" w:rsidR="00E35F1F" w:rsidRDefault="00E35F1F" w:rsidP="00E35F1F"/>
        </w:tc>
        <w:tc>
          <w:tcPr>
            <w:tcW w:w="288" w:type="dxa"/>
          </w:tcPr>
          <w:p w14:paraId="0C794EE8" w14:textId="77777777" w:rsidR="00E35F1F" w:rsidRDefault="00E35F1F" w:rsidP="00E35F1F">
            <w:pPr>
              <w:pStyle w:val="CopticCross"/>
            </w:pPr>
            <w:r w:rsidRPr="00FB5ACB">
              <w:t>¿</w:t>
            </w:r>
          </w:p>
        </w:tc>
        <w:tc>
          <w:tcPr>
            <w:tcW w:w="3960" w:type="dxa"/>
          </w:tcPr>
          <w:p w14:paraId="24D4C511" w14:textId="77777777" w:rsidR="00E35F1F" w:rsidRDefault="00E35F1F" w:rsidP="00E35F1F">
            <w:pPr>
              <w:pStyle w:val="CopticVersemulti-line"/>
            </w:pPr>
            <w:r w:rsidRPr="008172B5">
              <w:t>Ⲉⲧⲁϥⲕⲏⲛ ⲁⲛ ⲉϥⲟⲓ ⲛ̀ⲛⲟⲩϯ</w:t>
            </w:r>
          </w:p>
          <w:p w14:paraId="1198EC27" w14:textId="77777777" w:rsidR="00E35F1F" w:rsidRDefault="00E35F1F" w:rsidP="00E35F1F">
            <w:pPr>
              <w:pStyle w:val="CopticVersemulti-line"/>
            </w:pPr>
            <w:r w:rsidRPr="008172B5">
              <w:t>ⲁϥⲓ̀ ⲁϥϣⲱⲡⲓ ⲛ̀ϣⲏⲣⲓ ⲛ̀ⲣⲱⲙⲓ</w:t>
            </w:r>
          </w:p>
          <w:p w14:paraId="32A858E1" w14:textId="77777777" w:rsidR="00E35F1F" w:rsidRDefault="00E35F1F" w:rsidP="00E35F1F">
            <w:pPr>
              <w:pStyle w:val="CopticVersemulti-line"/>
            </w:pPr>
            <w:r w:rsidRPr="008172B5">
              <w:t>ⲁⲗⲗⲁ ⲛ̀ⲑⲟϥ ⲡⲉ ⲫϯ ⲙ̀ⲙⲏⲓ</w:t>
            </w:r>
          </w:p>
          <w:p w14:paraId="7F6678DD" w14:textId="77777777" w:rsidR="00E35F1F" w:rsidRDefault="00E35F1F" w:rsidP="00E35F1F">
            <w:pPr>
              <w:pStyle w:val="CopticVersemulti-line"/>
            </w:pPr>
            <w:r w:rsidRPr="008172B5">
              <w:t>ⲁϥⲓ̀ ⲟⲩⲟϩ ⲁϥⲥⲱϯ ⲙ̀ⲙⲟⲛ</w:t>
            </w:r>
          </w:p>
        </w:tc>
      </w:tr>
    </w:tbl>
    <w:p w14:paraId="0AFE988A" w14:textId="77777777" w:rsidR="00E35F1F" w:rsidRDefault="00E35F1F" w:rsidP="00E35F1F">
      <w:pPr>
        <w:pStyle w:val="Heading6"/>
      </w:pPr>
      <w:bookmarkStart w:id="950" w:name="_Toc298681320"/>
      <w:r>
        <w:t>Part Four</w:t>
      </w:r>
      <w:bookmarkEnd w:id="9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C12E139" w14:textId="77777777" w:rsidTr="00E35F1F">
        <w:trPr>
          <w:cantSplit/>
          <w:jc w:val="center"/>
        </w:trPr>
        <w:tc>
          <w:tcPr>
            <w:tcW w:w="288" w:type="dxa"/>
          </w:tcPr>
          <w:p w14:paraId="642E8E25" w14:textId="77777777" w:rsidR="00E35F1F" w:rsidRDefault="00E35F1F" w:rsidP="00E35F1F">
            <w:pPr>
              <w:pStyle w:val="CopticCross"/>
            </w:pPr>
          </w:p>
        </w:tc>
        <w:tc>
          <w:tcPr>
            <w:tcW w:w="3960" w:type="dxa"/>
          </w:tcPr>
          <w:p w14:paraId="690FFB21" w14:textId="77777777" w:rsidR="00E35F1F" w:rsidRPr="007425E1" w:rsidRDefault="00E35F1F" w:rsidP="00E35F1F">
            <w:pPr>
              <w:pStyle w:val="EngHang"/>
            </w:pPr>
            <w:r w:rsidRPr="007425E1">
              <w:t>O the honour of the conception,</w:t>
            </w:r>
          </w:p>
          <w:p w14:paraId="25220B17" w14:textId="77777777" w:rsidR="00E35F1F" w:rsidRPr="007425E1" w:rsidRDefault="00E35F1F" w:rsidP="00E35F1F">
            <w:pPr>
              <w:pStyle w:val="EngHang"/>
            </w:pPr>
            <w:r w:rsidRPr="007425E1">
              <w:t>Of the virginal womb,</w:t>
            </w:r>
          </w:p>
          <w:p w14:paraId="26102CA0" w14:textId="77777777" w:rsidR="00E35F1F" w:rsidRPr="007425E1" w:rsidRDefault="00E35F1F" w:rsidP="00E35F1F">
            <w:pPr>
              <w:pStyle w:val="EngHang"/>
            </w:pPr>
            <w:r>
              <w:t>Of</w:t>
            </w:r>
            <w:r w:rsidRPr="007425E1">
              <w:t xml:space="preserve"> Theotokos without seed,</w:t>
            </w:r>
          </w:p>
          <w:p w14:paraId="558CC39A" w14:textId="77777777" w:rsidR="00E35F1F" w:rsidRDefault="00E35F1F" w:rsidP="00E35F1F">
            <w:pPr>
              <w:pStyle w:val="EngHangEnd"/>
            </w:pPr>
            <w:r w:rsidRPr="007425E1">
              <w:t>As the angel witnessed</w:t>
            </w:r>
            <w:commentRangeStart w:id="951"/>
            <w:r>
              <w:t>.</w:t>
            </w:r>
            <w:commentRangeEnd w:id="951"/>
            <w:r>
              <w:rPr>
                <w:rStyle w:val="CommentReference"/>
              </w:rPr>
              <w:commentReference w:id="951"/>
            </w:r>
          </w:p>
        </w:tc>
        <w:tc>
          <w:tcPr>
            <w:tcW w:w="288" w:type="dxa"/>
          </w:tcPr>
          <w:p w14:paraId="1438BDBE" w14:textId="77777777" w:rsidR="00E35F1F" w:rsidRDefault="00E35F1F" w:rsidP="00E35F1F"/>
        </w:tc>
        <w:tc>
          <w:tcPr>
            <w:tcW w:w="288" w:type="dxa"/>
          </w:tcPr>
          <w:p w14:paraId="5FD3F0D9" w14:textId="77777777" w:rsidR="00E35F1F" w:rsidRDefault="00E35F1F" w:rsidP="00E35F1F">
            <w:pPr>
              <w:pStyle w:val="CopticCross"/>
            </w:pPr>
          </w:p>
        </w:tc>
        <w:tc>
          <w:tcPr>
            <w:tcW w:w="3960" w:type="dxa"/>
          </w:tcPr>
          <w:p w14:paraId="60CB91F7" w14:textId="77777777" w:rsidR="00E35F1F" w:rsidRDefault="00E35F1F" w:rsidP="00E35F1F">
            <w:pPr>
              <w:pStyle w:val="CopticVersemulti-line"/>
            </w:pPr>
            <w:r w:rsidRPr="00E16FE9">
              <w:t>Ⲱ</w:t>
            </w:r>
            <w:r w:rsidRPr="00E16FE9">
              <w:rPr>
                <w:rFonts w:ascii="Times New Roman" w:hAnsi="Times New Roman" w:cs="Times New Roman"/>
              </w:rPr>
              <w:t>̀ϯ</w:t>
            </w:r>
            <w:r w:rsidRPr="00E16FE9">
              <w:t>ⲧⲓⲙⲏ ⲛ</w:t>
            </w:r>
            <w:r w:rsidRPr="00E16FE9">
              <w:rPr>
                <w:rFonts w:ascii="Times New Roman" w:hAnsi="Times New Roman" w:cs="Times New Roman"/>
              </w:rPr>
              <w:t>̀</w:t>
            </w:r>
            <w:r w:rsidRPr="00E16FE9">
              <w:t xml:space="preserve">ⲧⲉ </w:t>
            </w:r>
            <w:r w:rsidRPr="00E16FE9">
              <w:rPr>
                <w:rFonts w:ascii="Times New Roman" w:hAnsi="Times New Roman" w:cs="Times New Roman"/>
              </w:rPr>
              <w:t>ϯϫ</w:t>
            </w:r>
            <w:r w:rsidRPr="00E16FE9">
              <w:t>ⲓⲛⲉⲣⲃⲟⲕⲓ</w:t>
            </w:r>
          </w:p>
          <w:p w14:paraId="7CABA876" w14:textId="77777777" w:rsidR="00E35F1F" w:rsidRDefault="00E35F1F" w:rsidP="00E35F1F">
            <w:pPr>
              <w:pStyle w:val="CopticVersemulti-line"/>
            </w:pPr>
            <w:r w:rsidRPr="00E16FE9">
              <w:t>ⲛ</w:t>
            </w:r>
            <w:r w:rsidRPr="00E16FE9">
              <w:rPr>
                <w:rFonts w:ascii="Times New Roman" w:hAnsi="Times New Roman" w:cs="Times New Roman"/>
              </w:rPr>
              <w:t>̀</w:t>
            </w:r>
            <w:r w:rsidRPr="00E16FE9">
              <w:t xml:space="preserve">ⲧⲉ </w:t>
            </w:r>
            <w:r w:rsidRPr="00E16FE9">
              <w:rPr>
                <w:rFonts w:ascii="Times New Roman" w:hAnsi="Times New Roman" w:cs="Times New Roman"/>
              </w:rPr>
              <w:t>ϯ</w:t>
            </w:r>
            <w:r w:rsidRPr="00E16FE9">
              <w:t>ⲛⲉ</w:t>
            </w:r>
            <w:r w:rsidRPr="00E16FE9">
              <w:rPr>
                <w:rFonts w:ascii="Times New Roman" w:hAnsi="Times New Roman" w:cs="Times New Roman"/>
              </w:rPr>
              <w:t>ϫ</w:t>
            </w:r>
            <w:r w:rsidRPr="00E16FE9">
              <w:t>ⲓ ⲙ</w:t>
            </w:r>
            <w:r w:rsidRPr="00E16FE9">
              <w:rPr>
                <w:rFonts w:ascii="Times New Roman" w:hAnsi="Times New Roman" w:cs="Times New Roman"/>
              </w:rPr>
              <w:t>̀</w:t>
            </w:r>
            <w:r w:rsidRPr="00E16FE9">
              <w:t>ⲡⲁⲣⲑⲉⲛⲓⲕⲏ</w:t>
            </w:r>
          </w:p>
          <w:p w14:paraId="606AC11C" w14:textId="77777777" w:rsidR="00E35F1F" w:rsidRDefault="00E35F1F" w:rsidP="00E35F1F">
            <w:pPr>
              <w:pStyle w:val="CopticVersemulti-line"/>
            </w:pPr>
            <w:r w:rsidRPr="00E16FE9">
              <w:t>ⲟⲩⲟ</w:t>
            </w:r>
            <w:r w:rsidRPr="00E16FE9">
              <w:rPr>
                <w:rFonts w:ascii="Times New Roman" w:hAnsi="Times New Roman" w:cs="Times New Roman"/>
              </w:rPr>
              <w:t>ϩ</w:t>
            </w:r>
            <w:r w:rsidRPr="00E16FE9">
              <w:t xml:space="preserve"> ⲛ</w:t>
            </w:r>
            <w:r w:rsidRPr="00E16FE9">
              <w:rPr>
                <w:rFonts w:ascii="Times New Roman" w:hAnsi="Times New Roman" w:cs="Times New Roman"/>
              </w:rPr>
              <w:t>̀</w:t>
            </w:r>
            <w:r w:rsidRPr="00E16FE9">
              <w:t>ⲑⲉⲟⲧⲟⲕⲟⲥ ⲟⲩⲁⲧ</w:t>
            </w:r>
            <w:r w:rsidRPr="00E16FE9">
              <w:rPr>
                <w:rFonts w:ascii="Times New Roman" w:hAnsi="Times New Roman" w:cs="Times New Roman"/>
              </w:rPr>
              <w:t>ϫ̀</w:t>
            </w:r>
            <w:r w:rsidRPr="00E16FE9">
              <w:t>ⲣⲟ</w:t>
            </w:r>
            <w:r w:rsidRPr="00E16FE9">
              <w:rPr>
                <w:rFonts w:ascii="Times New Roman" w:hAnsi="Times New Roman" w:cs="Times New Roman"/>
              </w:rPr>
              <w:t>ϫ</w:t>
            </w:r>
            <w:r w:rsidRPr="00E16FE9">
              <w:t xml:space="preserve"> ⲧⲉ</w:t>
            </w:r>
          </w:p>
          <w:p w14:paraId="7A7F2DF4" w14:textId="77777777" w:rsidR="00E35F1F" w:rsidRDefault="00E35F1F" w:rsidP="00E35F1F">
            <w:pPr>
              <w:pStyle w:val="CopticVerse"/>
            </w:pPr>
            <w:r w:rsidRPr="00E16FE9">
              <w:t>ⲁ</w:t>
            </w:r>
            <w:r w:rsidRPr="00E16FE9">
              <w:rPr>
                <w:rFonts w:ascii="Times New Roman" w:hAnsi="Times New Roman" w:cs="Times New Roman"/>
              </w:rPr>
              <w:t>ϥ</w:t>
            </w:r>
            <w:r w:rsidRPr="00E16FE9">
              <w:t>ⲉⲣⲙⲉⲑⲣⲉ ⲛ</w:t>
            </w:r>
            <w:r w:rsidRPr="00E16FE9">
              <w:rPr>
                <w:rFonts w:ascii="Times New Roman" w:hAnsi="Times New Roman" w:cs="Times New Roman"/>
              </w:rPr>
              <w:t>̀ϫ</w:t>
            </w:r>
            <w:r w:rsidRPr="00E16FE9">
              <w:t>ⲉ ⲡⲓⲁⲅⲅⲉⲗⲟⲥ</w:t>
            </w:r>
          </w:p>
        </w:tc>
      </w:tr>
      <w:tr w:rsidR="00E35F1F" w14:paraId="331EEDDB" w14:textId="77777777" w:rsidTr="00E35F1F">
        <w:trPr>
          <w:cantSplit/>
          <w:jc w:val="center"/>
        </w:trPr>
        <w:tc>
          <w:tcPr>
            <w:tcW w:w="288" w:type="dxa"/>
          </w:tcPr>
          <w:p w14:paraId="7B574403" w14:textId="77777777" w:rsidR="00E35F1F" w:rsidRDefault="00E35F1F" w:rsidP="00E35F1F">
            <w:pPr>
              <w:pStyle w:val="CopticCross"/>
            </w:pPr>
            <w:r w:rsidRPr="00FB5ACB">
              <w:t>¿</w:t>
            </w:r>
          </w:p>
        </w:tc>
        <w:tc>
          <w:tcPr>
            <w:tcW w:w="3960" w:type="dxa"/>
          </w:tcPr>
          <w:p w14:paraId="5DD90E1D" w14:textId="77777777" w:rsidR="00E35F1F" w:rsidRPr="007425E1" w:rsidRDefault="00E35F1F" w:rsidP="00E35F1F">
            <w:pPr>
              <w:pStyle w:val="EngHang"/>
            </w:pPr>
            <w:r>
              <w:t xml:space="preserve">When he </w:t>
            </w:r>
            <w:commentRangeStart w:id="952"/>
            <w:r>
              <w:t xml:space="preserve">appeared </w:t>
            </w:r>
            <w:commentRangeEnd w:id="952"/>
            <w:r>
              <w:rPr>
                <w:rStyle w:val="CommentReference"/>
                <w:rFonts w:ascii="Times New Roman" w:eastAsiaTheme="minorHAnsi" w:hAnsi="Times New Roman" w:cstheme="minorBidi"/>
                <w:color w:val="auto"/>
              </w:rPr>
              <w:commentReference w:id="952"/>
            </w:r>
            <w:r>
              <w:t>to Joseph,</w:t>
            </w:r>
          </w:p>
          <w:p w14:paraId="6AFF6572" w14:textId="77777777" w:rsidR="00E35F1F" w:rsidRPr="007425E1" w:rsidRDefault="00E35F1F" w:rsidP="00E35F1F">
            <w:pPr>
              <w:pStyle w:val="EngHang"/>
            </w:pPr>
            <w:r w:rsidRPr="007425E1">
              <w:t xml:space="preserve">He said </w:t>
            </w:r>
            <w:r>
              <w:t>that</w:t>
            </w:r>
            <w:r w:rsidRPr="007425E1">
              <w:t>,</w:t>
            </w:r>
          </w:p>
          <w:p w14:paraId="62E3AA5E" w14:textId="77777777" w:rsidR="00E35F1F" w:rsidRPr="007425E1" w:rsidRDefault="00E35F1F" w:rsidP="00E35F1F">
            <w:pPr>
              <w:pStyle w:val="EngHang"/>
            </w:pPr>
            <w:r w:rsidRPr="007425E1">
              <w:t xml:space="preserve">“The One </w:t>
            </w:r>
            <w:r>
              <w:t>to Whom she will give birth,</w:t>
            </w:r>
          </w:p>
          <w:p w14:paraId="530BBDFA" w14:textId="77777777" w:rsidR="00E35F1F" w:rsidRDefault="00E35F1F" w:rsidP="00E35F1F">
            <w:pPr>
              <w:pStyle w:val="EngHangEnd"/>
            </w:pPr>
            <w:r w:rsidRPr="007425E1">
              <w:t>Is of the Holy Spirit.”</w:t>
            </w:r>
          </w:p>
        </w:tc>
        <w:tc>
          <w:tcPr>
            <w:tcW w:w="288" w:type="dxa"/>
          </w:tcPr>
          <w:p w14:paraId="0483F3E5" w14:textId="77777777" w:rsidR="00E35F1F" w:rsidRDefault="00E35F1F" w:rsidP="00E35F1F"/>
        </w:tc>
        <w:tc>
          <w:tcPr>
            <w:tcW w:w="288" w:type="dxa"/>
          </w:tcPr>
          <w:p w14:paraId="55304406" w14:textId="77777777" w:rsidR="00E35F1F" w:rsidRDefault="00E35F1F" w:rsidP="00E35F1F">
            <w:pPr>
              <w:pStyle w:val="CopticCross"/>
            </w:pPr>
            <w:r w:rsidRPr="00FB5ACB">
              <w:t>¿</w:t>
            </w:r>
          </w:p>
        </w:tc>
        <w:tc>
          <w:tcPr>
            <w:tcW w:w="3960" w:type="dxa"/>
          </w:tcPr>
          <w:p w14:paraId="37AE7DFC" w14:textId="77777777" w:rsidR="00E35F1F" w:rsidRDefault="00E35F1F" w:rsidP="00E35F1F">
            <w:pPr>
              <w:pStyle w:val="CopticVersemulti-line"/>
            </w:pPr>
            <w:r w:rsidRPr="00E16FE9">
              <w:t>Ⲉ̀ⲧⲁϥⲟⲩⲟⲛϩϥ ⲉ̀Ⲓⲱⲥⲏⲫ</w:t>
            </w:r>
          </w:p>
          <w:p w14:paraId="3C24044A" w14:textId="77777777" w:rsidR="00E35F1F" w:rsidRDefault="00E35F1F" w:rsidP="00E35F1F">
            <w:pPr>
              <w:pStyle w:val="CopticVersemulti-line"/>
            </w:pPr>
            <w:r w:rsidRPr="00E16FE9">
              <w:t>ⲉϥϫⲱ ⲙ̀ⲙⲟⲥ ⲙ̀ⲡⲁⲓⲣⲏϯ</w:t>
            </w:r>
          </w:p>
          <w:p w14:paraId="4CC55942" w14:textId="77777777" w:rsidR="00E35F1F" w:rsidRDefault="00E35F1F" w:rsidP="00E35F1F">
            <w:pPr>
              <w:pStyle w:val="CopticVersemulti-line"/>
            </w:pPr>
            <w:r w:rsidRPr="00E16FE9">
              <w:t>ϫⲉ ⲫⲏ ⲅⲁⲣ ⲉⲧⲁⲥⲛⲁⲙⲁⲥϥ</w:t>
            </w:r>
          </w:p>
          <w:p w14:paraId="49FE12AA" w14:textId="77777777" w:rsidR="00E35F1F" w:rsidRDefault="00E35F1F" w:rsidP="00E35F1F">
            <w:pPr>
              <w:pStyle w:val="CopticVerse"/>
            </w:pPr>
            <w:r w:rsidRPr="00E16FE9">
              <w:t>ⲟⲩ ⲉⲃⲟⲗϧⲉⲛ ⲟⲩⲡ̅ⲛ̅ⲁ ⲉϥⲟⲩⲁⲃ ⲡⲉ</w:t>
            </w:r>
          </w:p>
        </w:tc>
      </w:tr>
      <w:tr w:rsidR="00E35F1F" w14:paraId="1DA67117" w14:textId="77777777" w:rsidTr="00E35F1F">
        <w:trPr>
          <w:cantSplit/>
          <w:jc w:val="center"/>
        </w:trPr>
        <w:tc>
          <w:tcPr>
            <w:tcW w:w="288" w:type="dxa"/>
          </w:tcPr>
          <w:p w14:paraId="4497CC31" w14:textId="77777777" w:rsidR="00E35F1F" w:rsidRDefault="00E35F1F" w:rsidP="00E35F1F">
            <w:pPr>
              <w:pStyle w:val="CopticCross"/>
            </w:pPr>
          </w:p>
        </w:tc>
        <w:tc>
          <w:tcPr>
            <w:tcW w:w="3960" w:type="dxa"/>
          </w:tcPr>
          <w:p w14:paraId="0E814148" w14:textId="77777777" w:rsidR="00E35F1F" w:rsidRPr="007425E1" w:rsidRDefault="00E35F1F" w:rsidP="00E35F1F">
            <w:pPr>
              <w:pStyle w:val="EngHang"/>
            </w:pPr>
            <w:r w:rsidRPr="007425E1">
              <w:t>For the Logos of the Father,</w:t>
            </w:r>
          </w:p>
          <w:p w14:paraId="0FB21398" w14:textId="77777777" w:rsidR="00E35F1F" w:rsidRPr="007425E1" w:rsidRDefault="00E35F1F" w:rsidP="00E35F1F">
            <w:pPr>
              <w:pStyle w:val="EngHang"/>
            </w:pPr>
            <w:r w:rsidRPr="007425E1">
              <w:t>Came and was incarnate of her,</w:t>
            </w:r>
          </w:p>
          <w:p w14:paraId="3DA656AE" w14:textId="77777777" w:rsidR="00E35F1F" w:rsidRPr="007425E1" w:rsidRDefault="00E35F1F" w:rsidP="00E35F1F">
            <w:pPr>
              <w:pStyle w:val="EngHang"/>
            </w:pPr>
            <w:r>
              <w:t>She gave birth to Him without change</w:t>
            </w:r>
            <w:r w:rsidRPr="007425E1">
              <w:t>,</w:t>
            </w:r>
          </w:p>
          <w:p w14:paraId="31582E59" w14:textId="77777777" w:rsidR="00E35F1F" w:rsidRDefault="00E35F1F" w:rsidP="00E35F1F">
            <w:pPr>
              <w:pStyle w:val="EngHangEnd"/>
            </w:pPr>
            <w:r>
              <w:t>The angel</w:t>
            </w:r>
            <w:r w:rsidRPr="007425E1">
              <w:t xml:space="preserve"> added saying</w:t>
            </w:r>
            <w:r>
              <w:t>,</w:t>
            </w:r>
          </w:p>
        </w:tc>
        <w:tc>
          <w:tcPr>
            <w:tcW w:w="288" w:type="dxa"/>
          </w:tcPr>
          <w:p w14:paraId="1EF6DDB5" w14:textId="77777777" w:rsidR="00E35F1F" w:rsidRDefault="00E35F1F" w:rsidP="00E35F1F"/>
        </w:tc>
        <w:tc>
          <w:tcPr>
            <w:tcW w:w="288" w:type="dxa"/>
          </w:tcPr>
          <w:p w14:paraId="7FA42644" w14:textId="77777777" w:rsidR="00E35F1F" w:rsidRDefault="00E35F1F" w:rsidP="00E35F1F">
            <w:pPr>
              <w:pStyle w:val="CopticCross"/>
            </w:pPr>
          </w:p>
        </w:tc>
        <w:tc>
          <w:tcPr>
            <w:tcW w:w="3960" w:type="dxa"/>
          </w:tcPr>
          <w:p w14:paraId="575D03C6" w14:textId="77777777" w:rsidR="00E35F1F" w:rsidRDefault="00E35F1F" w:rsidP="00E35F1F">
            <w:pPr>
              <w:pStyle w:val="CopticVersemulti-line"/>
            </w:pPr>
            <w:r w:rsidRPr="00E16FE9">
              <w:t>Ⲉ̀ⲧⲓ ⲇⲉ ϫⲉ ⲛⲉ ⲡⲓⲗⲟⲅⲟⲥ ⲛ̀ⲧⲉ Ⲫ̀ⲓⲱⲧ</w:t>
            </w:r>
          </w:p>
          <w:p w14:paraId="2666B38C" w14:textId="77777777" w:rsidR="00E35F1F" w:rsidRDefault="00E35F1F" w:rsidP="00E35F1F">
            <w:pPr>
              <w:pStyle w:val="CopticVersemulti-line"/>
            </w:pPr>
            <w:r w:rsidRPr="00E16FE9">
              <w:t>ⲓ̀ ⲁϥϭⲓⲥⲁⲣⲝ ⲉⲃⲟⲗ ⲛ̀ϧⲏⲧⲥ</w:t>
            </w:r>
          </w:p>
          <w:p w14:paraId="4D02DBEC" w14:textId="77777777" w:rsidR="00E35F1F" w:rsidRDefault="00E35F1F" w:rsidP="00E35F1F">
            <w:pPr>
              <w:pStyle w:val="CopticVersemulti-line"/>
            </w:pPr>
            <w:r w:rsidRPr="00E16FE9">
              <w:t>ϧⲉⲛ ⲟⲩⲙⲉⲧⲁⲧϣⲓⲃⲧ ⲉⲁⲥⲙⲁⲥϥ</w:t>
            </w:r>
          </w:p>
          <w:p w14:paraId="01BBD351" w14:textId="77777777" w:rsidR="00E35F1F" w:rsidRDefault="00E35F1F" w:rsidP="00E35F1F">
            <w:pPr>
              <w:pStyle w:val="CopticVerse"/>
            </w:pPr>
            <w:r w:rsidRPr="00E16FE9">
              <w:t>ⲁϥⲧⲟⲩϩⲟ ⲙ̀ⲡⲁⲓⲭⲉⲧ ⲉϥϫⲱ ⲙ̀ⲙⲟⲥ</w:t>
            </w:r>
          </w:p>
        </w:tc>
      </w:tr>
      <w:tr w:rsidR="00E35F1F" w14:paraId="1C0A125B" w14:textId="77777777" w:rsidTr="00E35F1F">
        <w:trPr>
          <w:cantSplit/>
          <w:jc w:val="center"/>
        </w:trPr>
        <w:tc>
          <w:tcPr>
            <w:tcW w:w="288" w:type="dxa"/>
          </w:tcPr>
          <w:p w14:paraId="154D4EB6" w14:textId="77777777" w:rsidR="00E35F1F" w:rsidRDefault="00E35F1F" w:rsidP="00E35F1F">
            <w:pPr>
              <w:pStyle w:val="CopticCross"/>
            </w:pPr>
            <w:r w:rsidRPr="00FB5ACB">
              <w:lastRenderedPageBreak/>
              <w:t>¿</w:t>
            </w:r>
          </w:p>
        </w:tc>
        <w:tc>
          <w:tcPr>
            <w:tcW w:w="3960" w:type="dxa"/>
          </w:tcPr>
          <w:p w14:paraId="51D14DF2" w14:textId="77777777" w:rsidR="00E35F1F" w:rsidRPr="007425E1" w:rsidRDefault="00E35F1F" w:rsidP="00E35F1F">
            <w:pPr>
              <w:pStyle w:val="EngHang"/>
            </w:pPr>
            <w:r w:rsidRPr="007425E1">
              <w:t>“She will give birth to a Son,</w:t>
            </w:r>
          </w:p>
          <w:p w14:paraId="65A80EBC" w14:textId="77777777" w:rsidR="00E35F1F" w:rsidRPr="007425E1" w:rsidRDefault="00E35F1F" w:rsidP="00E35F1F">
            <w:pPr>
              <w:pStyle w:val="EngHang"/>
            </w:pPr>
            <w:r w:rsidRPr="007425E1">
              <w:t xml:space="preserve">His Name </w:t>
            </w:r>
            <w:r>
              <w:t>will</w:t>
            </w:r>
            <w:r w:rsidRPr="007425E1">
              <w:t xml:space="preserve"> be </w:t>
            </w:r>
            <w:r>
              <w:t>called Emmanuel,</w:t>
            </w:r>
          </w:p>
          <w:p w14:paraId="7B4A299F" w14:textId="77777777" w:rsidR="00E35F1F" w:rsidRPr="007425E1" w:rsidRDefault="00E35F1F" w:rsidP="00E35F1F">
            <w:pPr>
              <w:pStyle w:val="EngHang"/>
            </w:pPr>
            <w:r w:rsidRPr="007425E1">
              <w:t>Which is interpreted,</w:t>
            </w:r>
          </w:p>
          <w:p w14:paraId="672BA51B" w14:textId="486D7D17" w:rsidR="00E35F1F" w:rsidRDefault="00557D05" w:rsidP="00E35F1F">
            <w:pPr>
              <w:pStyle w:val="EngHangEnd"/>
            </w:pPr>
            <w:r>
              <w:t>‘</w:t>
            </w:r>
            <w:r w:rsidR="00E35F1F" w:rsidRPr="007425E1">
              <w:t>God with us.</w:t>
            </w:r>
            <w:r>
              <w:t>’</w:t>
            </w:r>
            <w:r w:rsidR="00E35F1F" w:rsidRPr="007425E1">
              <w:t>”</w:t>
            </w:r>
          </w:p>
        </w:tc>
        <w:tc>
          <w:tcPr>
            <w:tcW w:w="288" w:type="dxa"/>
          </w:tcPr>
          <w:p w14:paraId="1069EFD4" w14:textId="77777777" w:rsidR="00E35F1F" w:rsidRDefault="00E35F1F" w:rsidP="00E35F1F"/>
        </w:tc>
        <w:tc>
          <w:tcPr>
            <w:tcW w:w="288" w:type="dxa"/>
          </w:tcPr>
          <w:p w14:paraId="4B224486" w14:textId="77777777" w:rsidR="00E35F1F" w:rsidRDefault="00E35F1F" w:rsidP="00E35F1F">
            <w:pPr>
              <w:pStyle w:val="CopticCross"/>
            </w:pPr>
            <w:r w:rsidRPr="00FB5ACB">
              <w:t>¿</w:t>
            </w:r>
          </w:p>
        </w:tc>
        <w:tc>
          <w:tcPr>
            <w:tcW w:w="3960" w:type="dxa"/>
          </w:tcPr>
          <w:p w14:paraId="7CAB9E78" w14:textId="77777777" w:rsidR="00E35F1F" w:rsidRDefault="00E35F1F" w:rsidP="00E35F1F">
            <w:pPr>
              <w:pStyle w:val="CopticVersemulti-line"/>
            </w:pPr>
            <w:r w:rsidRPr="00E16FE9">
              <w:t>Ϫⲉ ⲉⲥⲉⲙⲓⲥⲓ ⲛ̀ⲟⲩϣⲏⲣⲓ ⲉⲩⲉⲙⲟⲩϯ</w:t>
            </w:r>
          </w:p>
          <w:p w14:paraId="5EEB60F8" w14:textId="77777777" w:rsidR="00E35F1F" w:rsidRDefault="00E35F1F" w:rsidP="00E35F1F">
            <w:pPr>
              <w:pStyle w:val="CopticVersemulti-line"/>
            </w:pPr>
            <w:r w:rsidRPr="00E16FE9">
              <w:t>ⲉ̀ⲡⲉϥⲣⲁⲛ ϫⲉ Ⲉⲙⲙⲁⲛⲟⲩⲏⲗ</w:t>
            </w:r>
          </w:p>
          <w:p w14:paraId="06F40235" w14:textId="77777777" w:rsidR="00E35F1F" w:rsidRDefault="00E35F1F" w:rsidP="00E35F1F">
            <w:pPr>
              <w:pStyle w:val="CopticVersemulti-line"/>
            </w:pPr>
            <w:r w:rsidRPr="00E16FE9">
              <w:t>ⲫⲏⲉⲧⲉ ϣⲁⲩⲟⲩⲁϩⲙⲉϥ</w:t>
            </w:r>
          </w:p>
          <w:p w14:paraId="5A05653F" w14:textId="77777777" w:rsidR="00E35F1F" w:rsidRDefault="00E35F1F" w:rsidP="00E35F1F">
            <w:pPr>
              <w:pStyle w:val="CopticVerse"/>
            </w:pPr>
            <w:r w:rsidRPr="00E16FE9">
              <w:t>ϫⲉ Ⲫϯ ⲛⲉⲙⲁⲛ</w:t>
            </w:r>
          </w:p>
        </w:tc>
      </w:tr>
      <w:tr w:rsidR="00E35F1F" w14:paraId="7A70F3BC" w14:textId="77777777" w:rsidTr="00E35F1F">
        <w:trPr>
          <w:cantSplit/>
          <w:jc w:val="center"/>
        </w:trPr>
        <w:tc>
          <w:tcPr>
            <w:tcW w:w="288" w:type="dxa"/>
          </w:tcPr>
          <w:p w14:paraId="496EF92F" w14:textId="77777777" w:rsidR="00E35F1F" w:rsidRDefault="00E35F1F" w:rsidP="00E35F1F">
            <w:pPr>
              <w:pStyle w:val="CopticCross"/>
            </w:pPr>
          </w:p>
        </w:tc>
        <w:tc>
          <w:tcPr>
            <w:tcW w:w="3960" w:type="dxa"/>
          </w:tcPr>
          <w:p w14:paraId="415A6EE5" w14:textId="2E547959" w:rsidR="00E35F1F" w:rsidRPr="007425E1" w:rsidRDefault="00557D05" w:rsidP="00E35F1F">
            <w:pPr>
              <w:pStyle w:val="EngHang"/>
            </w:pPr>
            <w:r>
              <w:t>“</w:t>
            </w:r>
            <w:r w:rsidR="00E35F1F">
              <w:rPr>
                <w:rStyle w:val="CommentReference"/>
                <w:rFonts w:ascii="Times New Roman" w:eastAsiaTheme="minorHAnsi" w:hAnsi="Times New Roman" w:cstheme="minorBidi"/>
                <w:color w:val="auto"/>
              </w:rPr>
              <w:commentReference w:id="953"/>
            </w:r>
            <w:r w:rsidR="00E35F1F">
              <w:t>And also, you will call</w:t>
            </w:r>
          </w:p>
          <w:p w14:paraId="455D1378" w14:textId="77777777" w:rsidR="00E35F1F" w:rsidRPr="007425E1" w:rsidRDefault="00E35F1F" w:rsidP="00E35F1F">
            <w:pPr>
              <w:pStyle w:val="EngHang"/>
            </w:pPr>
            <w:r w:rsidRPr="007425E1">
              <w:t>His Name Jesus,</w:t>
            </w:r>
          </w:p>
          <w:p w14:paraId="1EC0B8FD" w14:textId="77777777" w:rsidR="00E35F1F" w:rsidRPr="007425E1" w:rsidRDefault="00E35F1F" w:rsidP="00E35F1F">
            <w:pPr>
              <w:pStyle w:val="EngHang"/>
            </w:pPr>
            <w:r w:rsidRPr="007425E1">
              <w:t>He will save His people,</w:t>
            </w:r>
          </w:p>
          <w:p w14:paraId="628585F1" w14:textId="58B2266F" w:rsidR="00E35F1F" w:rsidRDefault="00E35F1F" w:rsidP="00E35F1F">
            <w:pPr>
              <w:pStyle w:val="EngHangEnd"/>
            </w:pPr>
            <w:r w:rsidRPr="007425E1">
              <w:t>From their iniquities.</w:t>
            </w:r>
            <w:r w:rsidR="00557D05">
              <w:t>”</w:t>
            </w:r>
          </w:p>
        </w:tc>
        <w:tc>
          <w:tcPr>
            <w:tcW w:w="288" w:type="dxa"/>
          </w:tcPr>
          <w:p w14:paraId="37706C0E" w14:textId="77777777" w:rsidR="00E35F1F" w:rsidRDefault="00E35F1F" w:rsidP="00E35F1F"/>
        </w:tc>
        <w:tc>
          <w:tcPr>
            <w:tcW w:w="288" w:type="dxa"/>
          </w:tcPr>
          <w:p w14:paraId="6EEE3870" w14:textId="77777777" w:rsidR="00E35F1F" w:rsidRDefault="00E35F1F" w:rsidP="00E35F1F">
            <w:pPr>
              <w:pStyle w:val="CopticCross"/>
            </w:pPr>
          </w:p>
        </w:tc>
        <w:tc>
          <w:tcPr>
            <w:tcW w:w="3960" w:type="dxa"/>
          </w:tcPr>
          <w:p w14:paraId="43F81B58" w14:textId="77777777" w:rsidR="00E35F1F" w:rsidRDefault="00E35F1F" w:rsidP="00E35F1F">
            <w:pPr>
              <w:pStyle w:val="CopticVersemulti-line"/>
            </w:pPr>
            <w:r w:rsidRPr="00AF56AD">
              <w:t>Ⲟⲩⲟϩ ⲟⲛ ⲉⲕⲉ̀ⲙⲟⲩϯ</w:t>
            </w:r>
          </w:p>
          <w:p w14:paraId="203DE626" w14:textId="77777777" w:rsidR="00E35F1F" w:rsidRDefault="00E35F1F" w:rsidP="00E35F1F">
            <w:pPr>
              <w:pStyle w:val="CopticVersemulti-line"/>
            </w:pPr>
            <w:r w:rsidRPr="00AF56AD">
              <w:t>ⲉ̀ⲡⲉϥⲣⲁⲛ ϫⲉ Ⲓⲏ̅ⲥ</w:t>
            </w:r>
          </w:p>
          <w:p w14:paraId="01B2F7DB" w14:textId="77777777" w:rsidR="00E35F1F" w:rsidRDefault="00E35F1F" w:rsidP="00E35F1F">
            <w:pPr>
              <w:pStyle w:val="CopticVersemulti-line"/>
            </w:pPr>
            <w:r w:rsidRPr="00AF56AD">
              <w:t>ⲛ̀ⲑⲟϥ ⲉⲑⲛⲁⲛⲟϩⲉⲙ ⲙ̀ⲡⲉϥⲗⲁⲟⲥ</w:t>
            </w:r>
          </w:p>
          <w:p w14:paraId="49DB3AF0" w14:textId="77777777" w:rsidR="00E35F1F" w:rsidRDefault="00E35F1F" w:rsidP="00E35F1F">
            <w:pPr>
              <w:pStyle w:val="CopticVerse"/>
            </w:pPr>
            <w:r w:rsidRPr="00AF56AD">
              <w:t>ⲉⲃⲟⲗϧⲉⲛ ⲛⲟⲩⲁ̀ⲛⲟⲙⲓⲁ</w:t>
            </w:r>
          </w:p>
        </w:tc>
      </w:tr>
      <w:tr w:rsidR="00E35F1F" w14:paraId="7C0A7965" w14:textId="77777777" w:rsidTr="00E35F1F">
        <w:trPr>
          <w:cantSplit/>
          <w:jc w:val="center"/>
        </w:trPr>
        <w:tc>
          <w:tcPr>
            <w:tcW w:w="288" w:type="dxa"/>
          </w:tcPr>
          <w:p w14:paraId="5A436F60" w14:textId="77777777" w:rsidR="00E35F1F" w:rsidRDefault="00E35F1F" w:rsidP="00E35F1F">
            <w:pPr>
              <w:pStyle w:val="CopticCross"/>
            </w:pPr>
            <w:r w:rsidRPr="00FB5ACB">
              <w:t>¿</w:t>
            </w:r>
          </w:p>
        </w:tc>
        <w:tc>
          <w:tcPr>
            <w:tcW w:w="3960" w:type="dxa"/>
          </w:tcPr>
          <w:p w14:paraId="6814AE48" w14:textId="77777777" w:rsidR="00E35F1F" w:rsidRPr="007425E1" w:rsidRDefault="00E35F1F" w:rsidP="00E35F1F">
            <w:pPr>
              <w:pStyle w:val="EngHang"/>
            </w:pPr>
            <w:r w:rsidRPr="007425E1">
              <w:t xml:space="preserve">If we are </w:t>
            </w:r>
            <w:r>
              <w:t xml:space="preserve">now </w:t>
            </w:r>
            <w:r w:rsidRPr="007425E1">
              <w:t>His people,</w:t>
            </w:r>
          </w:p>
          <w:p w14:paraId="7C6EFC62" w14:textId="77777777" w:rsidR="00E35F1F" w:rsidRPr="007425E1" w:rsidRDefault="00E35F1F" w:rsidP="00E35F1F">
            <w:pPr>
              <w:pStyle w:val="EngHang"/>
            </w:pPr>
            <w:r w:rsidRPr="007425E1">
              <w:t xml:space="preserve">He will save us with </w:t>
            </w:r>
            <w:commentRangeStart w:id="954"/>
            <w:r w:rsidRPr="007425E1">
              <w:t>strength</w:t>
            </w:r>
            <w:commentRangeEnd w:id="954"/>
            <w:r>
              <w:rPr>
                <w:rStyle w:val="CommentReference"/>
                <w:rFonts w:ascii="Times New Roman" w:eastAsiaTheme="minorHAnsi" w:hAnsi="Times New Roman" w:cstheme="minorBidi"/>
                <w:color w:val="auto"/>
              </w:rPr>
              <w:commentReference w:id="954"/>
            </w:r>
            <w:r w:rsidRPr="007425E1">
              <w:t>,</w:t>
            </w:r>
          </w:p>
          <w:p w14:paraId="48D541F3" w14:textId="3495E423" w:rsidR="00E35F1F" w:rsidRPr="007425E1" w:rsidRDefault="00E35F1F" w:rsidP="00E35F1F">
            <w:pPr>
              <w:pStyle w:val="EngHang"/>
            </w:pPr>
            <w:r w:rsidRPr="007425E1">
              <w:t>He</w:t>
            </w:r>
            <w:r w:rsidR="00EC7709">
              <w:t xml:space="preserve"> will forgive us our iniquities;</w:t>
            </w:r>
          </w:p>
          <w:p w14:paraId="384FD4FB" w14:textId="77777777" w:rsidR="00E35F1F" w:rsidRDefault="00E35F1F" w:rsidP="00E35F1F">
            <w:pPr>
              <w:pStyle w:val="EngHangEnd"/>
            </w:pPr>
            <w:r>
              <w:t>let us firmly know Him.</w:t>
            </w:r>
          </w:p>
        </w:tc>
        <w:tc>
          <w:tcPr>
            <w:tcW w:w="288" w:type="dxa"/>
          </w:tcPr>
          <w:p w14:paraId="69AA6285" w14:textId="77777777" w:rsidR="00E35F1F" w:rsidRDefault="00E35F1F" w:rsidP="00E35F1F"/>
        </w:tc>
        <w:tc>
          <w:tcPr>
            <w:tcW w:w="288" w:type="dxa"/>
          </w:tcPr>
          <w:p w14:paraId="48927124" w14:textId="77777777" w:rsidR="00E35F1F" w:rsidRDefault="00E35F1F" w:rsidP="00E35F1F">
            <w:pPr>
              <w:pStyle w:val="CopticCross"/>
            </w:pPr>
            <w:r w:rsidRPr="00FB5ACB">
              <w:t>¿</w:t>
            </w:r>
          </w:p>
        </w:tc>
        <w:tc>
          <w:tcPr>
            <w:tcW w:w="3960" w:type="dxa"/>
          </w:tcPr>
          <w:p w14:paraId="350B5057" w14:textId="77777777" w:rsidR="00E35F1F" w:rsidRDefault="00E35F1F" w:rsidP="00E35F1F">
            <w:pPr>
              <w:pStyle w:val="CopticVersemulti-line"/>
            </w:pPr>
            <w:r w:rsidRPr="00AF56AD">
              <w:t>Ⲓⲥϫⲉ ⲇⲉ ⲁⲛⲟⲛ ⲡⲉ ⲡⲉϥⲗⲁⲟⲥ</w:t>
            </w:r>
          </w:p>
          <w:p w14:paraId="0E15E06B" w14:textId="77777777" w:rsidR="00E35F1F" w:rsidRDefault="00E35F1F" w:rsidP="00E35F1F">
            <w:pPr>
              <w:pStyle w:val="CopticVersemulti-line"/>
            </w:pPr>
            <w:r w:rsidRPr="00AF56AD">
              <w:t>ϥ̀ⲛⲁⲛⲟϩⲉⲙ ⲙ̀ⲙⲟⲛ ϧⲉⲛ ⲟⲩⲙⲉⲧϫⲱⲣⲓ</w:t>
            </w:r>
          </w:p>
          <w:p w14:paraId="784F0EEE" w14:textId="77777777" w:rsidR="00E35F1F" w:rsidRDefault="00E35F1F" w:rsidP="00E35F1F">
            <w:pPr>
              <w:pStyle w:val="CopticVersemulti-line"/>
            </w:pPr>
            <w:r w:rsidRPr="00AF56AD">
              <w:t>ⲉϥⲭⲱ ⲉⲃⲟⲗ ⲛ̀ⲛⲉⲛⲁ̀ⲛⲟⲙⲓⲁ</w:t>
            </w:r>
          </w:p>
          <w:p w14:paraId="0BFCCB28" w14:textId="77777777" w:rsidR="00E35F1F" w:rsidRDefault="00E35F1F" w:rsidP="00E35F1F">
            <w:pPr>
              <w:pStyle w:val="CopticVerse"/>
            </w:pPr>
            <w:r w:rsidRPr="00AF56AD">
              <w:t>ⲙⲁⲣⲉⲛⲥⲟⲩⲱⲛϥ ϧⲉⲛ ⲟⲩⲧⲁϫⲣⲟ</w:t>
            </w:r>
          </w:p>
        </w:tc>
      </w:tr>
      <w:tr w:rsidR="00E35F1F" w14:paraId="6051AFA8" w14:textId="77777777" w:rsidTr="00E35F1F">
        <w:trPr>
          <w:cantSplit/>
          <w:jc w:val="center"/>
        </w:trPr>
        <w:tc>
          <w:tcPr>
            <w:tcW w:w="288" w:type="dxa"/>
          </w:tcPr>
          <w:p w14:paraId="38E01CEA" w14:textId="77777777" w:rsidR="00E35F1F" w:rsidRDefault="00E35F1F" w:rsidP="00E35F1F">
            <w:pPr>
              <w:pStyle w:val="CopticCross"/>
            </w:pPr>
          </w:p>
        </w:tc>
        <w:tc>
          <w:tcPr>
            <w:tcW w:w="3960" w:type="dxa"/>
          </w:tcPr>
          <w:p w14:paraId="08C2155A" w14:textId="77777777" w:rsidR="00E35F1F" w:rsidRPr="007425E1" w:rsidRDefault="00E35F1F" w:rsidP="00E35F1F">
            <w:pPr>
              <w:pStyle w:val="EngHang"/>
            </w:pPr>
            <w:r w:rsidRPr="007425E1">
              <w:t>For He is God in truth,</w:t>
            </w:r>
          </w:p>
          <w:p w14:paraId="18B9D718" w14:textId="77777777" w:rsidR="00E35F1F" w:rsidRPr="007425E1" w:rsidRDefault="00E35F1F" w:rsidP="00E35F1F">
            <w:pPr>
              <w:pStyle w:val="EngHang"/>
            </w:pPr>
            <w:r w:rsidRPr="007425E1">
              <w:t>He became man without change,</w:t>
            </w:r>
          </w:p>
          <w:p w14:paraId="2C7D6C71" w14:textId="77777777" w:rsidR="00E35F1F" w:rsidRDefault="00E35F1F" w:rsidP="00E35F1F">
            <w:pPr>
              <w:pStyle w:val="EngHang"/>
            </w:pPr>
            <w:r>
              <w:t>To Him the glory is due,</w:t>
            </w:r>
          </w:p>
          <w:p w14:paraId="62B5F1C8" w14:textId="77777777" w:rsidR="00E35F1F" w:rsidRPr="000D3C39" w:rsidRDefault="00E35F1F" w:rsidP="00E35F1F">
            <w:pPr>
              <w:pStyle w:val="EngHangEnd"/>
              <w:rPr>
                <w:color w:val="FF0000"/>
              </w:rPr>
            </w:pPr>
            <w:commentRangeStart w:id="955"/>
            <w:r>
              <w:t>N</w:t>
            </w:r>
            <w:r w:rsidRPr="007425E1">
              <w:t xml:space="preserve">ow </w:t>
            </w:r>
            <w:commentRangeEnd w:id="955"/>
            <w:r>
              <w:rPr>
                <w:rStyle w:val="CommentReference"/>
                <w:rFonts w:ascii="Times New Roman" w:eastAsiaTheme="minorHAnsi" w:hAnsi="Times New Roman" w:cstheme="minorBidi"/>
                <w:color w:val="auto"/>
              </w:rPr>
              <w:commentReference w:id="955"/>
            </w:r>
            <w:r w:rsidRPr="007425E1">
              <w:t>and forever.</w:t>
            </w:r>
          </w:p>
        </w:tc>
        <w:tc>
          <w:tcPr>
            <w:tcW w:w="288" w:type="dxa"/>
          </w:tcPr>
          <w:p w14:paraId="7909717A" w14:textId="77777777" w:rsidR="00E35F1F" w:rsidRDefault="00E35F1F" w:rsidP="00E35F1F"/>
        </w:tc>
        <w:tc>
          <w:tcPr>
            <w:tcW w:w="288" w:type="dxa"/>
          </w:tcPr>
          <w:p w14:paraId="7A533DC4" w14:textId="77777777" w:rsidR="00E35F1F" w:rsidRDefault="00E35F1F" w:rsidP="00E35F1F">
            <w:pPr>
              <w:pStyle w:val="CopticCross"/>
            </w:pPr>
          </w:p>
        </w:tc>
        <w:tc>
          <w:tcPr>
            <w:tcW w:w="3960" w:type="dxa"/>
          </w:tcPr>
          <w:p w14:paraId="6675907F" w14:textId="77777777" w:rsidR="00E35F1F" w:rsidRDefault="00E35F1F" w:rsidP="00E35F1F">
            <w:pPr>
              <w:pStyle w:val="CopticVersemulti-line"/>
            </w:pPr>
            <w:r w:rsidRPr="00AF56AD">
              <w:t xml:space="preserve">Ϫⲉ ⲛ̀ⲑⲟϥ ⲡⲉ ⲫϯ ϧⲉⲛ ⲟⲩⲙⲉⲑⲙⲏⲓ </w:t>
            </w:r>
          </w:p>
          <w:p w14:paraId="47354190" w14:textId="77777777" w:rsidR="00E35F1F" w:rsidRDefault="00E35F1F" w:rsidP="00E35F1F">
            <w:pPr>
              <w:pStyle w:val="CopticVersemulti-line"/>
            </w:pPr>
            <w:r w:rsidRPr="00AF56AD">
              <w:t>ⲁϥⲉⲣⲣⲱⲙⲓ ϧⲉⲛ ⲟⲩⲙⲉⲧⲁⲧϣⲓⲃϯ</w:t>
            </w:r>
          </w:p>
          <w:p w14:paraId="6120FA97" w14:textId="77777777" w:rsidR="00E35F1F" w:rsidRDefault="00E35F1F" w:rsidP="00E35F1F">
            <w:pPr>
              <w:pStyle w:val="CopticVersemulti-line"/>
            </w:pPr>
            <w:r w:rsidRPr="00AF56AD">
              <w:t>ⲉ̀ⲣⲉ ⲡⲓⲱ̀ⲟⲩ ⲉⲣⲡ̀ⲣⲉⲡⲓ ⲛⲁϥ</w:t>
            </w:r>
          </w:p>
          <w:p w14:paraId="493A656C" w14:textId="77777777" w:rsidR="00E35F1F" w:rsidRDefault="00E35F1F" w:rsidP="00E35F1F">
            <w:pPr>
              <w:pStyle w:val="CopticVerse"/>
            </w:pPr>
            <w:r w:rsidRPr="00AF56AD">
              <w:t>ⲓⲥϫⲉⲛ ϯⲛⲟⲩ ⲛⲉⲙ ϣⲁ ⲉⲛⲉϩ</w:t>
            </w:r>
          </w:p>
        </w:tc>
      </w:tr>
      <w:tr w:rsidR="00E35F1F" w14:paraId="176A3085" w14:textId="77777777" w:rsidTr="00E35F1F">
        <w:trPr>
          <w:cantSplit/>
          <w:jc w:val="center"/>
        </w:trPr>
        <w:tc>
          <w:tcPr>
            <w:tcW w:w="288" w:type="dxa"/>
          </w:tcPr>
          <w:p w14:paraId="38CCAE8D" w14:textId="77777777" w:rsidR="00E35F1F" w:rsidRDefault="00E35F1F" w:rsidP="00E35F1F">
            <w:pPr>
              <w:pStyle w:val="CopticCross"/>
            </w:pPr>
            <w:r w:rsidRPr="00FB5ACB">
              <w:t>¿</w:t>
            </w:r>
          </w:p>
        </w:tc>
        <w:tc>
          <w:tcPr>
            <w:tcW w:w="3960" w:type="dxa"/>
          </w:tcPr>
          <w:p w14:paraId="1F512DFE" w14:textId="77777777" w:rsidR="00E35F1F" w:rsidRPr="007425E1" w:rsidRDefault="00E35F1F" w:rsidP="00E35F1F">
            <w:pPr>
              <w:pStyle w:val="EngHang"/>
              <w:rPr>
                <w:color w:val="FF0000"/>
              </w:rPr>
            </w:pPr>
            <w:r w:rsidRPr="007425E1">
              <w:t>He did not cease to be God,</w:t>
            </w:r>
            <w:r w:rsidRPr="007425E1">
              <w:tab/>
            </w:r>
          </w:p>
          <w:p w14:paraId="085E29CA" w14:textId="77777777" w:rsidR="00E35F1F" w:rsidRPr="007425E1" w:rsidRDefault="00E35F1F" w:rsidP="00E35F1F">
            <w:pPr>
              <w:pStyle w:val="EngHang"/>
            </w:pPr>
            <w:r w:rsidRPr="007425E1">
              <w:t>He came and became the Son of Man,</w:t>
            </w:r>
          </w:p>
          <w:p w14:paraId="1F75ECEC" w14:textId="77777777" w:rsidR="00E35F1F" w:rsidRPr="007425E1" w:rsidRDefault="00E35F1F" w:rsidP="00E35F1F">
            <w:pPr>
              <w:pStyle w:val="EngHang"/>
            </w:pPr>
            <w:r w:rsidRPr="007425E1">
              <w:t xml:space="preserve">But He is </w:t>
            </w:r>
            <w:r>
              <w:t>God in truth</w:t>
            </w:r>
            <w:r w:rsidRPr="007425E1">
              <w:t>,</w:t>
            </w:r>
          </w:p>
          <w:p w14:paraId="0A0ED89A" w14:textId="77777777" w:rsidR="00E35F1F" w:rsidRDefault="00E35F1F" w:rsidP="00E35F1F">
            <w:pPr>
              <w:pStyle w:val="EngHangEnd"/>
            </w:pPr>
            <w:r w:rsidRPr="007425E1">
              <w:t xml:space="preserve">He came and </w:t>
            </w:r>
            <w:r w:rsidRPr="00281534">
              <w:t>saved</w:t>
            </w:r>
            <w:r w:rsidRPr="007425E1">
              <w:t xml:space="preserve"> us.</w:t>
            </w:r>
          </w:p>
        </w:tc>
        <w:tc>
          <w:tcPr>
            <w:tcW w:w="288" w:type="dxa"/>
          </w:tcPr>
          <w:p w14:paraId="76984EA1" w14:textId="77777777" w:rsidR="00E35F1F" w:rsidRDefault="00E35F1F" w:rsidP="00E35F1F"/>
        </w:tc>
        <w:tc>
          <w:tcPr>
            <w:tcW w:w="288" w:type="dxa"/>
          </w:tcPr>
          <w:p w14:paraId="4C0D69A7" w14:textId="77777777" w:rsidR="00E35F1F" w:rsidRDefault="00E35F1F" w:rsidP="00E35F1F">
            <w:pPr>
              <w:pStyle w:val="CopticCross"/>
            </w:pPr>
            <w:r w:rsidRPr="00FB5ACB">
              <w:t>¿</w:t>
            </w:r>
          </w:p>
        </w:tc>
        <w:tc>
          <w:tcPr>
            <w:tcW w:w="3960" w:type="dxa"/>
          </w:tcPr>
          <w:p w14:paraId="399B0C8D" w14:textId="77777777" w:rsidR="00E35F1F" w:rsidRDefault="00E35F1F" w:rsidP="00E35F1F">
            <w:pPr>
              <w:pStyle w:val="CopticVersemulti-line"/>
            </w:pPr>
            <w:r w:rsidRPr="008172B5">
              <w:t>Ⲉⲧⲁϥⲕⲏⲛ ⲁⲛ ⲉϥⲟⲓ ⲛ̀ⲛⲟⲩϯ</w:t>
            </w:r>
          </w:p>
          <w:p w14:paraId="0C3D51BF" w14:textId="77777777" w:rsidR="00E35F1F" w:rsidRDefault="00E35F1F" w:rsidP="00E35F1F">
            <w:pPr>
              <w:pStyle w:val="CopticVersemulti-line"/>
            </w:pPr>
            <w:r w:rsidRPr="008172B5">
              <w:t>ⲁϥⲓ̀ ⲁϥϣⲱⲡⲓ ⲛ̀ϣⲏⲣⲓ ⲛ̀ⲣⲱⲙⲓ</w:t>
            </w:r>
          </w:p>
          <w:p w14:paraId="2775BBAB" w14:textId="77777777" w:rsidR="00E35F1F" w:rsidRDefault="00E35F1F" w:rsidP="00E35F1F">
            <w:pPr>
              <w:pStyle w:val="CopticVersemulti-line"/>
            </w:pPr>
            <w:r w:rsidRPr="008172B5">
              <w:t>ⲁⲗⲗⲁ ⲛ̀ⲑⲟϥ ⲡⲉ ⲫϯ ⲙ̀ⲙⲏⲓ</w:t>
            </w:r>
          </w:p>
          <w:p w14:paraId="6AAD5A32" w14:textId="77777777" w:rsidR="00E35F1F" w:rsidRDefault="00E35F1F" w:rsidP="00E35F1F">
            <w:pPr>
              <w:pStyle w:val="CopticVersemulti-line"/>
            </w:pPr>
            <w:r w:rsidRPr="008172B5">
              <w:t>ⲁϥⲓ̀ ⲟⲩⲟϩ ⲁϥⲥⲱϯ ⲙ̀ⲙⲟⲛ</w:t>
            </w:r>
          </w:p>
        </w:tc>
      </w:tr>
    </w:tbl>
    <w:p w14:paraId="5FD4178F" w14:textId="77777777" w:rsidR="00E35F1F" w:rsidRDefault="00E35F1F" w:rsidP="00E35F1F">
      <w:pPr>
        <w:pStyle w:val="Heading6"/>
      </w:pPr>
      <w:bookmarkStart w:id="956" w:name="_Toc298681321"/>
      <w:r>
        <w:t>Part Five</w:t>
      </w:r>
      <w:bookmarkEnd w:id="9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0A941FF" w14:textId="77777777" w:rsidTr="00E35F1F">
        <w:trPr>
          <w:cantSplit/>
          <w:jc w:val="center"/>
        </w:trPr>
        <w:tc>
          <w:tcPr>
            <w:tcW w:w="288" w:type="dxa"/>
          </w:tcPr>
          <w:p w14:paraId="6698C075" w14:textId="77777777" w:rsidR="00E35F1F" w:rsidRDefault="00E35F1F" w:rsidP="00E35F1F">
            <w:pPr>
              <w:pStyle w:val="CopticCross"/>
            </w:pPr>
          </w:p>
        </w:tc>
        <w:tc>
          <w:tcPr>
            <w:tcW w:w="3960" w:type="dxa"/>
          </w:tcPr>
          <w:p w14:paraId="0D1C3DD8" w14:textId="724CD0F7" w:rsidR="00E35F1F" w:rsidRPr="007425E1" w:rsidRDefault="00EC7709" w:rsidP="00E35F1F">
            <w:pPr>
              <w:pStyle w:val="EngHang"/>
            </w:pPr>
            <w:r>
              <w:t>Oh the divine and</w:t>
            </w:r>
          </w:p>
          <w:p w14:paraId="0F7D4C2E" w14:textId="77777777" w:rsidR="00E35F1F" w:rsidRPr="007425E1" w:rsidRDefault="00E35F1F" w:rsidP="00E35F1F">
            <w:pPr>
              <w:pStyle w:val="EngHang"/>
            </w:pPr>
            <w:r>
              <w:t>Wondrous child-bearing,</w:t>
            </w:r>
          </w:p>
          <w:p w14:paraId="54E049D7" w14:textId="77777777" w:rsidR="00E35F1F" w:rsidRPr="007425E1" w:rsidRDefault="00E35F1F" w:rsidP="00E35F1F">
            <w:pPr>
              <w:pStyle w:val="EngHang"/>
            </w:pPr>
            <w:r>
              <w:t xml:space="preserve">Of the </w:t>
            </w:r>
            <w:commentRangeStart w:id="957"/>
            <w:r>
              <w:t>Theotokos</w:t>
            </w:r>
            <w:commentRangeEnd w:id="957"/>
            <w:r>
              <w:rPr>
                <w:rStyle w:val="CommentReference"/>
                <w:rFonts w:ascii="Times New Roman" w:eastAsiaTheme="minorHAnsi" w:hAnsi="Times New Roman" w:cstheme="minorBidi"/>
                <w:color w:val="auto"/>
              </w:rPr>
              <w:commentReference w:id="957"/>
            </w:r>
            <w:r>
              <w:t>,</w:t>
            </w:r>
          </w:p>
          <w:p w14:paraId="3B7DA1BC" w14:textId="77777777" w:rsidR="00E35F1F" w:rsidRDefault="00E35F1F" w:rsidP="00E35F1F">
            <w:pPr>
              <w:pStyle w:val="EngHangEnd"/>
            </w:pPr>
            <w:r w:rsidRPr="007425E1">
              <w:t>Mary, the Ever-Virgin</w:t>
            </w:r>
            <w:r>
              <w:t>.</w:t>
            </w:r>
          </w:p>
        </w:tc>
        <w:tc>
          <w:tcPr>
            <w:tcW w:w="288" w:type="dxa"/>
          </w:tcPr>
          <w:p w14:paraId="5DB280F6" w14:textId="77777777" w:rsidR="00E35F1F" w:rsidRDefault="00E35F1F" w:rsidP="00E35F1F"/>
        </w:tc>
        <w:tc>
          <w:tcPr>
            <w:tcW w:w="288" w:type="dxa"/>
          </w:tcPr>
          <w:p w14:paraId="240A4B24" w14:textId="77777777" w:rsidR="00E35F1F" w:rsidRDefault="00E35F1F" w:rsidP="00E35F1F">
            <w:pPr>
              <w:pStyle w:val="CopticCross"/>
            </w:pPr>
          </w:p>
        </w:tc>
        <w:tc>
          <w:tcPr>
            <w:tcW w:w="3960" w:type="dxa"/>
          </w:tcPr>
          <w:p w14:paraId="39F15B87" w14:textId="77777777" w:rsidR="00E35F1F" w:rsidRDefault="00E35F1F" w:rsidP="00E35F1F">
            <w:pPr>
              <w:pStyle w:val="CopticVersemulti-line"/>
            </w:pPr>
            <w:r w:rsidRPr="00AF56AD">
              <w:t>Ⲱ ⲛⲓⲛⲁⲕϩⲓ ⲛ̀ⲛⲟⲩϯ</w:t>
            </w:r>
          </w:p>
          <w:p w14:paraId="7B510D66" w14:textId="77777777" w:rsidR="00E35F1F" w:rsidRDefault="00E35F1F" w:rsidP="00E35F1F">
            <w:pPr>
              <w:pStyle w:val="CopticVersemulti-line"/>
            </w:pPr>
            <w:r w:rsidRPr="00AF56AD">
              <w:t>ⲟⲩⲟϩ ⲛ̀ϣⲟⲩⲉⲣϣ̀ⲫⲏⲣⲓ ⲙ̀ⲙⲱⲟⲩ</w:t>
            </w:r>
          </w:p>
          <w:p w14:paraId="6F7C0D92" w14:textId="77777777" w:rsidR="00E35F1F" w:rsidRDefault="00E35F1F" w:rsidP="00E35F1F">
            <w:pPr>
              <w:pStyle w:val="CopticVersemulti-line"/>
            </w:pPr>
            <w:r w:rsidRPr="00AF56AD">
              <w:t>ⲛ̀ⲧⲉ ϯⲑⲉⲟⲧⲟⲕⲟⲥ Ⲙⲁⲣⲓⲁ</w:t>
            </w:r>
          </w:p>
          <w:p w14:paraId="05217C46" w14:textId="77777777" w:rsidR="00E35F1F" w:rsidRPr="00AF56AD" w:rsidRDefault="00E35F1F" w:rsidP="00E35F1F">
            <w:pPr>
              <w:pStyle w:val="CopticVerse"/>
            </w:pPr>
            <w:r w:rsidRPr="00AF56AD">
              <w:t>ⲉⲧⲟⲓ ⲙ̀ⲡⲁⲣⲑⲉⲛⲟⲥ ⲛ̀ⲥⲏⲟⲩ ⲛⲓⲃⲉⲛ</w:t>
            </w:r>
          </w:p>
        </w:tc>
      </w:tr>
      <w:tr w:rsidR="00E35F1F" w14:paraId="1B277B36" w14:textId="77777777" w:rsidTr="00E35F1F">
        <w:trPr>
          <w:cantSplit/>
          <w:jc w:val="center"/>
        </w:trPr>
        <w:tc>
          <w:tcPr>
            <w:tcW w:w="288" w:type="dxa"/>
          </w:tcPr>
          <w:p w14:paraId="2855D929" w14:textId="77777777" w:rsidR="00E35F1F" w:rsidRDefault="00E35F1F" w:rsidP="00E35F1F">
            <w:pPr>
              <w:pStyle w:val="CopticCross"/>
            </w:pPr>
            <w:r w:rsidRPr="00FB5ACB">
              <w:lastRenderedPageBreak/>
              <w:t>¿</w:t>
            </w:r>
          </w:p>
        </w:tc>
        <w:tc>
          <w:tcPr>
            <w:tcW w:w="3960" w:type="dxa"/>
          </w:tcPr>
          <w:p w14:paraId="0078C7C0" w14:textId="77777777" w:rsidR="00E35F1F" w:rsidRDefault="00E35F1F" w:rsidP="00EC7709">
            <w:pPr>
              <w:pStyle w:val="EngHang"/>
            </w:pPr>
            <w:r>
              <w:t>Undefiled virginity</w:t>
            </w:r>
          </w:p>
          <w:p w14:paraId="3493B9A9" w14:textId="77777777" w:rsidR="00E35F1F" w:rsidRDefault="00E35F1F" w:rsidP="00EC7709">
            <w:pPr>
              <w:pStyle w:val="EngHang"/>
            </w:pPr>
            <w:r>
              <w:t>And true birth</w:t>
            </w:r>
          </w:p>
          <w:p w14:paraId="224668FB" w14:textId="77777777" w:rsidR="00E35F1F" w:rsidRDefault="00E35F1F" w:rsidP="00EC7709">
            <w:pPr>
              <w:pStyle w:val="EngHang"/>
            </w:pPr>
            <w:r>
              <w:t>Came together</w:t>
            </w:r>
          </w:p>
          <w:p w14:paraId="02362956" w14:textId="77777777" w:rsidR="00E35F1F" w:rsidRDefault="00E35F1F" w:rsidP="00E35F1F">
            <w:pPr>
              <w:pStyle w:val="EngHangEnd"/>
            </w:pPr>
            <w:r>
              <w:t>In one place in her.</w:t>
            </w:r>
          </w:p>
        </w:tc>
        <w:tc>
          <w:tcPr>
            <w:tcW w:w="288" w:type="dxa"/>
          </w:tcPr>
          <w:p w14:paraId="72DC704A" w14:textId="77777777" w:rsidR="00E35F1F" w:rsidRDefault="00E35F1F" w:rsidP="00E35F1F"/>
        </w:tc>
        <w:tc>
          <w:tcPr>
            <w:tcW w:w="288" w:type="dxa"/>
          </w:tcPr>
          <w:p w14:paraId="0DCCB73E" w14:textId="77777777" w:rsidR="00E35F1F" w:rsidRDefault="00E35F1F" w:rsidP="00E35F1F">
            <w:pPr>
              <w:pStyle w:val="CopticCross"/>
            </w:pPr>
            <w:r w:rsidRPr="00FB5ACB">
              <w:t>¿</w:t>
            </w:r>
          </w:p>
        </w:tc>
        <w:tc>
          <w:tcPr>
            <w:tcW w:w="3960" w:type="dxa"/>
          </w:tcPr>
          <w:p w14:paraId="019E8B23" w14:textId="77777777" w:rsidR="00E35F1F" w:rsidRDefault="00E35F1F" w:rsidP="00E35F1F">
            <w:pPr>
              <w:pStyle w:val="CopticVersemulti-line"/>
            </w:pPr>
            <w:r w:rsidRPr="00AF56AD">
              <w:t>Ⲛⲁⲓ ⲉⲧⲉ ⲉⲃⲟⲗ ⲙ̀ⲙⲱⲟⲩ</w:t>
            </w:r>
          </w:p>
          <w:p w14:paraId="3A4C6760" w14:textId="77777777" w:rsidR="00E35F1F" w:rsidRDefault="00E35F1F" w:rsidP="00E35F1F">
            <w:pPr>
              <w:pStyle w:val="CopticVersemulti-line"/>
            </w:pPr>
            <w:r w:rsidRPr="00AF56AD">
              <w:t>ⲉ̀ⲁⲩⲓ̀ ⲉⲩⲙⲁ ⲉⲩⲥⲟⲡ</w:t>
            </w:r>
          </w:p>
          <w:p w14:paraId="2026A76B" w14:textId="77777777" w:rsidR="00E35F1F" w:rsidRDefault="00E35F1F" w:rsidP="00E35F1F">
            <w:pPr>
              <w:pStyle w:val="CopticVersemulti-line"/>
            </w:pPr>
            <w:r w:rsidRPr="00AF56AD">
              <w:t>ⲛ̀ϫⲉ ⲟⲩⲡⲁⲣⲑⲉⲛⲓⲁ ⲛ̀ⲁⲧⲑⲱⲗⲉⲃ</w:t>
            </w:r>
          </w:p>
          <w:p w14:paraId="05F17523" w14:textId="77777777" w:rsidR="00E35F1F" w:rsidRDefault="00E35F1F" w:rsidP="00E35F1F">
            <w:pPr>
              <w:pStyle w:val="CopticVerse"/>
            </w:pPr>
            <w:r w:rsidRPr="00AF56AD">
              <w:t>ⲛⲉⲙ ⲟⲩϫⲓⲛⲙⲓⲥⲓ ⲙ̀ⲙⲏⲓ</w:t>
            </w:r>
          </w:p>
        </w:tc>
      </w:tr>
      <w:tr w:rsidR="00E35F1F" w14:paraId="05C1E0E2" w14:textId="77777777" w:rsidTr="00E35F1F">
        <w:trPr>
          <w:cantSplit/>
          <w:jc w:val="center"/>
        </w:trPr>
        <w:tc>
          <w:tcPr>
            <w:tcW w:w="288" w:type="dxa"/>
          </w:tcPr>
          <w:p w14:paraId="54AE82A2" w14:textId="77777777" w:rsidR="00E35F1F" w:rsidRDefault="00E35F1F" w:rsidP="00E35F1F">
            <w:pPr>
              <w:pStyle w:val="CopticCross"/>
            </w:pPr>
          </w:p>
        </w:tc>
        <w:tc>
          <w:tcPr>
            <w:tcW w:w="3960" w:type="dxa"/>
          </w:tcPr>
          <w:p w14:paraId="45D66DA6" w14:textId="6D6BB0DB" w:rsidR="00E35F1F" w:rsidRPr="007425E1" w:rsidRDefault="00EC7709" w:rsidP="00E35F1F">
            <w:pPr>
              <w:pStyle w:val="EngHang"/>
            </w:pPr>
            <w:r>
              <w:t>For marriage did not</w:t>
            </w:r>
          </w:p>
          <w:p w14:paraId="4E394941" w14:textId="77777777" w:rsidR="00E35F1F" w:rsidRPr="007425E1" w:rsidRDefault="00E35F1F" w:rsidP="00E35F1F">
            <w:pPr>
              <w:pStyle w:val="EngHang"/>
            </w:pPr>
            <w:r w:rsidRPr="007425E1">
              <w:t>Precede the birth,</w:t>
            </w:r>
          </w:p>
          <w:p w14:paraId="06BC1530" w14:textId="23F40442" w:rsidR="00E35F1F" w:rsidRPr="007425E1" w:rsidRDefault="00EC7709" w:rsidP="00E35F1F">
            <w:pPr>
              <w:pStyle w:val="EngHang"/>
            </w:pPr>
            <w:r>
              <w:t>Nor did the birth</w:t>
            </w:r>
          </w:p>
          <w:p w14:paraId="78858C5B" w14:textId="77777777" w:rsidR="00E35F1F" w:rsidRDefault="00E35F1F" w:rsidP="00E35F1F">
            <w:pPr>
              <w:pStyle w:val="EngHangEnd"/>
            </w:pPr>
            <w:r>
              <w:t>Remove</w:t>
            </w:r>
            <w:r w:rsidRPr="007425E1">
              <w:t xml:space="preserve"> her virginity.</w:t>
            </w:r>
          </w:p>
        </w:tc>
        <w:tc>
          <w:tcPr>
            <w:tcW w:w="288" w:type="dxa"/>
          </w:tcPr>
          <w:p w14:paraId="3666688F" w14:textId="77777777" w:rsidR="00E35F1F" w:rsidRDefault="00E35F1F" w:rsidP="00E35F1F"/>
        </w:tc>
        <w:tc>
          <w:tcPr>
            <w:tcW w:w="288" w:type="dxa"/>
          </w:tcPr>
          <w:p w14:paraId="11C60633" w14:textId="77777777" w:rsidR="00E35F1F" w:rsidRDefault="00E35F1F" w:rsidP="00E35F1F">
            <w:pPr>
              <w:pStyle w:val="CopticCross"/>
            </w:pPr>
          </w:p>
        </w:tc>
        <w:tc>
          <w:tcPr>
            <w:tcW w:w="3960" w:type="dxa"/>
          </w:tcPr>
          <w:p w14:paraId="74E89A9B" w14:textId="77777777" w:rsidR="00E35F1F" w:rsidRDefault="00E35F1F" w:rsidP="00E35F1F">
            <w:pPr>
              <w:pStyle w:val="CopticVersemulti-line"/>
            </w:pPr>
            <w:r w:rsidRPr="00AF56AD">
              <w:t>Ⲟⲩ ⲅⲁⲣ ⲙ̀ⲡⲉ ⲟⲩⲅⲁⲙⲟⲥ</w:t>
            </w:r>
          </w:p>
          <w:p w14:paraId="1A802279" w14:textId="77777777" w:rsidR="00E35F1F" w:rsidRDefault="00E35F1F" w:rsidP="00E35F1F">
            <w:pPr>
              <w:pStyle w:val="CopticVersemulti-line"/>
            </w:pPr>
            <w:r w:rsidRPr="00AF56AD">
              <w:t>ⲉⲣϣⲟⲣⲡ ⲉ̀ⲡⲓϫⲓⲛⲙⲓⲥⲓ</w:t>
            </w:r>
          </w:p>
          <w:p w14:paraId="40B740AB" w14:textId="77777777" w:rsidR="00E35F1F" w:rsidRDefault="00E35F1F" w:rsidP="00E35F1F">
            <w:pPr>
              <w:pStyle w:val="CopticVersemulti-line"/>
            </w:pPr>
            <w:r w:rsidRPr="00AF56AD">
              <w:t>ⲟⲩⲇⲉ ⲟⲛ ⲙ̀ⲡⲉ ⲡⲓϫⲓⲛⲙⲓⲥⲓ</w:t>
            </w:r>
          </w:p>
          <w:p w14:paraId="5138A940" w14:textId="77777777" w:rsidR="00E35F1F" w:rsidRDefault="00E35F1F" w:rsidP="00E35F1F">
            <w:pPr>
              <w:pStyle w:val="CopticVerse"/>
            </w:pPr>
            <w:r w:rsidRPr="00AF56AD">
              <w:t>ⲃⲱⲗ ⲉⲃⲟⲗ ⲛ̀ⲧⲉⲥⲡⲁⲣⲑⲉⲛⲓⲁ</w:t>
            </w:r>
          </w:p>
        </w:tc>
      </w:tr>
      <w:tr w:rsidR="00E35F1F" w14:paraId="635D2319" w14:textId="77777777" w:rsidTr="00E35F1F">
        <w:trPr>
          <w:cantSplit/>
          <w:jc w:val="center"/>
        </w:trPr>
        <w:tc>
          <w:tcPr>
            <w:tcW w:w="288" w:type="dxa"/>
          </w:tcPr>
          <w:p w14:paraId="79DCEF67" w14:textId="77777777" w:rsidR="00E35F1F" w:rsidRDefault="00E35F1F" w:rsidP="00E35F1F">
            <w:pPr>
              <w:pStyle w:val="CopticCross"/>
            </w:pPr>
            <w:r w:rsidRPr="00FB5ACB">
              <w:t>¿</w:t>
            </w:r>
          </w:p>
        </w:tc>
        <w:tc>
          <w:tcPr>
            <w:tcW w:w="3960" w:type="dxa"/>
          </w:tcPr>
          <w:p w14:paraId="2BD93031" w14:textId="77777777" w:rsidR="00E35F1F" w:rsidRPr="007425E1" w:rsidRDefault="00E35F1F" w:rsidP="00E35F1F">
            <w:pPr>
              <w:pStyle w:val="EngHang"/>
            </w:pPr>
            <w:r w:rsidRPr="007425E1">
              <w:t xml:space="preserve">For He Who was </w:t>
            </w:r>
            <w:r>
              <w:t>begotten of God</w:t>
            </w:r>
          </w:p>
          <w:p w14:paraId="461A7F53" w14:textId="77777777" w:rsidR="00E35F1F" w:rsidRPr="007425E1" w:rsidRDefault="00E35F1F" w:rsidP="00E35F1F">
            <w:pPr>
              <w:pStyle w:val="EngHang"/>
            </w:pPr>
            <w:r w:rsidRPr="007425E1">
              <w:t>Without pain</w:t>
            </w:r>
            <w:r>
              <w:rPr>
                <w:rStyle w:val="FootnoteReference"/>
                <w:rFonts w:eastAsiaTheme="majorEastAsia"/>
              </w:rPr>
              <w:t xml:space="preserve"> </w:t>
            </w:r>
            <w:r w:rsidRPr="007425E1">
              <w:t>from the Father,</w:t>
            </w:r>
          </w:p>
          <w:p w14:paraId="01935D7C" w14:textId="1F420BE9" w:rsidR="00E35F1F" w:rsidRPr="007425E1" w:rsidRDefault="00EC7709" w:rsidP="00E35F1F">
            <w:pPr>
              <w:pStyle w:val="EngHang"/>
            </w:pPr>
            <w:r>
              <w:t>Was born according to the flesh</w:t>
            </w:r>
          </w:p>
          <w:p w14:paraId="0D7618B8" w14:textId="084CE110" w:rsidR="00E35F1F" w:rsidRDefault="00EC7709" w:rsidP="00E35F1F">
            <w:pPr>
              <w:pStyle w:val="EngHangEnd"/>
            </w:pPr>
            <w:r>
              <w:t>Without pain from the V</w:t>
            </w:r>
            <w:r w:rsidR="00E35F1F" w:rsidRPr="007425E1">
              <w:t>irgin.</w:t>
            </w:r>
          </w:p>
        </w:tc>
        <w:tc>
          <w:tcPr>
            <w:tcW w:w="288" w:type="dxa"/>
          </w:tcPr>
          <w:p w14:paraId="069F06F1" w14:textId="77777777" w:rsidR="00E35F1F" w:rsidRDefault="00E35F1F" w:rsidP="00E35F1F"/>
        </w:tc>
        <w:tc>
          <w:tcPr>
            <w:tcW w:w="288" w:type="dxa"/>
          </w:tcPr>
          <w:p w14:paraId="1DD9FE18" w14:textId="77777777" w:rsidR="00E35F1F" w:rsidRDefault="00E35F1F" w:rsidP="00E35F1F">
            <w:pPr>
              <w:pStyle w:val="CopticCross"/>
            </w:pPr>
            <w:r w:rsidRPr="00FB5ACB">
              <w:t>¿</w:t>
            </w:r>
          </w:p>
        </w:tc>
        <w:tc>
          <w:tcPr>
            <w:tcW w:w="3960" w:type="dxa"/>
          </w:tcPr>
          <w:p w14:paraId="4EF592D5" w14:textId="77777777" w:rsidR="00E35F1F" w:rsidRDefault="00E35F1F" w:rsidP="00E35F1F">
            <w:pPr>
              <w:pStyle w:val="CopticVersemulti-line"/>
            </w:pPr>
            <w:r w:rsidRPr="00AF56AD">
              <w:t>Ⲫⲏ ⲅⲁⲣ ⲉⲧⲁⲩⲙⲁⲥϥ ϩⲱⲥ ⲛⲟⲩϯ</w:t>
            </w:r>
          </w:p>
          <w:p w14:paraId="3E0EC8BD" w14:textId="77777777" w:rsidR="00E35F1F" w:rsidRDefault="00E35F1F" w:rsidP="00E35F1F">
            <w:pPr>
              <w:pStyle w:val="CopticVersemulti-line"/>
            </w:pPr>
            <w:r w:rsidRPr="00AF56AD">
              <w:t>ⲁ̀ⲡⲁⲑⲏⲥ ⲉⲃⲟⲗϧⲉⲛ Ⲫ̀ⲓⲱⲧ</w:t>
            </w:r>
          </w:p>
          <w:p w14:paraId="5837C43D" w14:textId="77777777" w:rsidR="00E35F1F" w:rsidRDefault="00E35F1F" w:rsidP="00E35F1F">
            <w:pPr>
              <w:pStyle w:val="CopticVersemulti-line"/>
            </w:pPr>
            <w:r w:rsidRPr="00AF56AD">
              <w:t>ⲁⲩⲙⲁⲥϥ ⲟⲛ ⲕⲁⲧⲁ ⲥⲁⲣⲝ</w:t>
            </w:r>
          </w:p>
          <w:p w14:paraId="6E70403C" w14:textId="77777777" w:rsidR="00E35F1F" w:rsidRDefault="00E35F1F" w:rsidP="00E35F1F">
            <w:pPr>
              <w:pStyle w:val="CopticVerse"/>
            </w:pPr>
            <w:r w:rsidRPr="00AF56AD">
              <w:t>ⲁⲡⲁⲑⲏⲥ ⲉⲃⲟⲗϧⲉⲛ ϯⲡⲁⲣⲑⲉⲛⲟⲥ</w:t>
            </w:r>
          </w:p>
        </w:tc>
      </w:tr>
      <w:tr w:rsidR="00E35F1F" w14:paraId="48491A13" w14:textId="77777777" w:rsidTr="00E35F1F">
        <w:trPr>
          <w:cantSplit/>
          <w:jc w:val="center"/>
        </w:trPr>
        <w:tc>
          <w:tcPr>
            <w:tcW w:w="288" w:type="dxa"/>
          </w:tcPr>
          <w:p w14:paraId="0718661B" w14:textId="77777777" w:rsidR="00E35F1F" w:rsidRDefault="00E35F1F" w:rsidP="00E35F1F">
            <w:pPr>
              <w:pStyle w:val="CopticCross"/>
            </w:pPr>
          </w:p>
        </w:tc>
        <w:tc>
          <w:tcPr>
            <w:tcW w:w="3960" w:type="dxa"/>
          </w:tcPr>
          <w:p w14:paraId="4E11BC20" w14:textId="77777777" w:rsidR="00E35F1F" w:rsidRPr="007425E1" w:rsidRDefault="00E35F1F" w:rsidP="00E35F1F">
            <w:pPr>
              <w:pStyle w:val="EngHang"/>
            </w:pPr>
            <w:r w:rsidRPr="007425E1">
              <w:t>One nature from</w:t>
            </w:r>
            <w:r>
              <w:t xml:space="preserve"> </w:t>
            </w:r>
            <w:r w:rsidRPr="007425E1">
              <w:t>two,</w:t>
            </w:r>
          </w:p>
          <w:p w14:paraId="196AF8CF" w14:textId="77777777" w:rsidR="00E35F1F" w:rsidRPr="007425E1" w:rsidRDefault="00E35F1F" w:rsidP="00E35F1F">
            <w:pPr>
              <w:pStyle w:val="EngHang"/>
            </w:pPr>
            <w:r w:rsidRPr="007425E1">
              <w:t>Divinity and humanity,</w:t>
            </w:r>
          </w:p>
          <w:p w14:paraId="37D7E73B" w14:textId="77777777" w:rsidR="00E35F1F" w:rsidRPr="007425E1" w:rsidRDefault="00E35F1F" w:rsidP="00E35F1F">
            <w:pPr>
              <w:pStyle w:val="EngHang"/>
            </w:pPr>
            <w:r>
              <w:t>Therefore</w:t>
            </w:r>
            <w:r w:rsidRPr="007425E1">
              <w:t xml:space="preserve"> the Magi worship</w:t>
            </w:r>
            <w:r>
              <w:t>ed</w:t>
            </w:r>
            <w:r w:rsidRPr="007425E1">
              <w:t xml:space="preserve"> Him,</w:t>
            </w:r>
          </w:p>
          <w:p w14:paraId="70CE8797" w14:textId="77777777" w:rsidR="00E35F1F" w:rsidRDefault="00E35F1F" w:rsidP="00E35F1F">
            <w:pPr>
              <w:pStyle w:val="EngHangEnd"/>
            </w:pPr>
            <w:r w:rsidRPr="007425E1">
              <w:t>Silently</w:t>
            </w:r>
            <w:r>
              <w:rPr>
                <w:rStyle w:val="FootnoteReference"/>
                <w:rFonts w:eastAsiaTheme="majorEastAsia"/>
              </w:rPr>
              <w:t xml:space="preserve"> </w:t>
            </w:r>
            <w:r>
              <w:t xml:space="preserve">declaring </w:t>
            </w:r>
            <w:r w:rsidRPr="007425E1">
              <w:t>His Divinity.</w:t>
            </w:r>
          </w:p>
        </w:tc>
        <w:tc>
          <w:tcPr>
            <w:tcW w:w="288" w:type="dxa"/>
          </w:tcPr>
          <w:p w14:paraId="3E349ECC" w14:textId="77777777" w:rsidR="00E35F1F" w:rsidRDefault="00E35F1F" w:rsidP="00E35F1F"/>
        </w:tc>
        <w:tc>
          <w:tcPr>
            <w:tcW w:w="288" w:type="dxa"/>
          </w:tcPr>
          <w:p w14:paraId="03BCC42A" w14:textId="77777777" w:rsidR="00E35F1F" w:rsidRDefault="00E35F1F" w:rsidP="00E35F1F">
            <w:pPr>
              <w:pStyle w:val="CopticCross"/>
            </w:pPr>
          </w:p>
        </w:tc>
        <w:tc>
          <w:tcPr>
            <w:tcW w:w="3960" w:type="dxa"/>
          </w:tcPr>
          <w:p w14:paraId="7BBE40BE" w14:textId="77777777" w:rsidR="00E35F1F" w:rsidRDefault="00E35F1F" w:rsidP="00E35F1F">
            <w:pPr>
              <w:pStyle w:val="CopticVersemulti-line"/>
            </w:pPr>
            <w:r w:rsidRPr="00AF56AD">
              <w:t>Ⲟⲩⲁⲓ ⲡⲉ ⲉⲃⲟⲗϧⲉⲛ ̀ⲥⲛⲁⲩ</w:t>
            </w:r>
          </w:p>
          <w:p w14:paraId="4CC6AFC9" w14:textId="77777777" w:rsidR="00E35F1F" w:rsidRDefault="00E35F1F" w:rsidP="00E35F1F">
            <w:pPr>
              <w:pStyle w:val="CopticVersemulti-line"/>
            </w:pPr>
            <w:r w:rsidRPr="00AF56AD">
              <w:t>ⲟⲩⲙⲉⲑⲛⲟⲩϯ ⲛⲉⲙ ⲟⲩⲙⲉⲧⲣⲱⲙⲓ</w:t>
            </w:r>
          </w:p>
          <w:p w14:paraId="7D52881C" w14:textId="77777777" w:rsidR="00E35F1F" w:rsidRDefault="00E35F1F" w:rsidP="00E35F1F">
            <w:pPr>
              <w:pStyle w:val="CopticVersemulti-line"/>
            </w:pPr>
            <w:r w:rsidRPr="00AF56AD">
              <w:t>ϧⲉⲛ ⲫⲁⲓ ⲥⲉⲟⲩⲱϣⲧ ⲙ̀ⲙⲟϥ ⲛ̀ϫⲉ ⲛⲓⲙⲁⲅⲟⲥ</w:t>
            </w:r>
          </w:p>
          <w:p w14:paraId="623C8F0F" w14:textId="77777777" w:rsidR="00E35F1F" w:rsidRDefault="00E35F1F" w:rsidP="00E35F1F">
            <w:pPr>
              <w:pStyle w:val="CopticVerse"/>
            </w:pPr>
            <w:r w:rsidRPr="00AF56AD">
              <w:t>ⲉⲩⲭⲱ ⲛ̀ⲣⲱⲟⲩ ⲉⲩⲉⲣⲑⲉⲟ̀ⲗⲟⲅⲓⲛ</w:t>
            </w:r>
          </w:p>
        </w:tc>
      </w:tr>
      <w:tr w:rsidR="00E35F1F" w14:paraId="034819C3" w14:textId="77777777" w:rsidTr="00E35F1F">
        <w:trPr>
          <w:cantSplit/>
          <w:jc w:val="center"/>
        </w:trPr>
        <w:tc>
          <w:tcPr>
            <w:tcW w:w="288" w:type="dxa"/>
          </w:tcPr>
          <w:p w14:paraId="377A2CC2" w14:textId="77777777" w:rsidR="00E35F1F" w:rsidRDefault="00E35F1F" w:rsidP="00E35F1F">
            <w:pPr>
              <w:pStyle w:val="CopticCross"/>
            </w:pPr>
            <w:r w:rsidRPr="00FB5ACB">
              <w:t>¿</w:t>
            </w:r>
          </w:p>
        </w:tc>
        <w:tc>
          <w:tcPr>
            <w:tcW w:w="3960" w:type="dxa"/>
          </w:tcPr>
          <w:p w14:paraId="6513F0DB" w14:textId="77777777" w:rsidR="00E35F1F" w:rsidRPr="007425E1" w:rsidRDefault="00E35F1F" w:rsidP="00E35F1F">
            <w:pPr>
              <w:pStyle w:val="EngHang"/>
            </w:pPr>
            <w:r w:rsidRPr="0042513B">
              <w:t>They brought Him frankincense as God,</w:t>
            </w:r>
          </w:p>
          <w:p w14:paraId="490BEE5B" w14:textId="77777777" w:rsidR="00E35F1F" w:rsidRPr="007425E1" w:rsidRDefault="00E35F1F" w:rsidP="00E35F1F">
            <w:pPr>
              <w:pStyle w:val="EngHang"/>
            </w:pPr>
            <w:r w:rsidRPr="007425E1">
              <w:t>And gold as king,</w:t>
            </w:r>
          </w:p>
          <w:p w14:paraId="69C3E901" w14:textId="77777777" w:rsidR="00E35F1F" w:rsidRPr="007425E1" w:rsidRDefault="00E35F1F" w:rsidP="00E35F1F">
            <w:pPr>
              <w:pStyle w:val="EngHang"/>
            </w:pPr>
            <w:r w:rsidRPr="007425E1">
              <w:t>And myrrh as a sign,</w:t>
            </w:r>
          </w:p>
          <w:p w14:paraId="1BCEC44D" w14:textId="77777777" w:rsidR="00E35F1F" w:rsidRDefault="00E35F1F" w:rsidP="00E35F1F">
            <w:pPr>
              <w:pStyle w:val="EngHangEnd"/>
            </w:pPr>
            <w:r w:rsidRPr="007425E1">
              <w:t>Of His life-giving death.</w:t>
            </w:r>
          </w:p>
        </w:tc>
        <w:tc>
          <w:tcPr>
            <w:tcW w:w="288" w:type="dxa"/>
          </w:tcPr>
          <w:p w14:paraId="664D77E4" w14:textId="77777777" w:rsidR="00E35F1F" w:rsidRDefault="00E35F1F" w:rsidP="00E35F1F"/>
        </w:tc>
        <w:tc>
          <w:tcPr>
            <w:tcW w:w="288" w:type="dxa"/>
          </w:tcPr>
          <w:p w14:paraId="44FD4F54" w14:textId="77777777" w:rsidR="00E35F1F" w:rsidRDefault="00E35F1F" w:rsidP="00E35F1F">
            <w:pPr>
              <w:pStyle w:val="CopticCross"/>
            </w:pPr>
            <w:r w:rsidRPr="00FB5ACB">
              <w:t>¿</w:t>
            </w:r>
          </w:p>
        </w:tc>
        <w:tc>
          <w:tcPr>
            <w:tcW w:w="3960" w:type="dxa"/>
          </w:tcPr>
          <w:p w14:paraId="44D919C4" w14:textId="77777777" w:rsidR="00E35F1F" w:rsidRDefault="00E35F1F" w:rsidP="00E35F1F">
            <w:pPr>
              <w:pStyle w:val="CopticVersemulti-line"/>
            </w:pPr>
            <w:r w:rsidRPr="00AF56AD">
              <w:t>Ⲁⲩⲓ̀ⲛⲓ ⲛⲁϥ ⲛ̀ⲟⲩⲗⲓⲃⲁⲛⲟⲥ ϩⲱⲥ ⲛⲟⲩϯ</w:t>
            </w:r>
          </w:p>
          <w:p w14:paraId="57BE3C48" w14:textId="77777777" w:rsidR="00E35F1F" w:rsidRDefault="00E35F1F" w:rsidP="00E35F1F">
            <w:pPr>
              <w:pStyle w:val="CopticVersemulti-line"/>
            </w:pPr>
            <w:r w:rsidRPr="00AF56AD">
              <w:t>ⲛⲉⲙ ⲟⲩⲛⲟⲩⲃ ϩⲱⲥ ⲟⲩⲣⲟ</w:t>
            </w:r>
          </w:p>
          <w:p w14:paraId="381B8C52" w14:textId="77777777" w:rsidR="00E35F1F" w:rsidRDefault="00E35F1F" w:rsidP="00E35F1F">
            <w:pPr>
              <w:pStyle w:val="CopticVersemulti-line"/>
            </w:pPr>
            <w:r w:rsidRPr="00AF56AD">
              <w:t>ⲛⲉⲙ ⲟⲩϣⲁⲗ ⲉⲩϯⲙⲏⲓⲛⲓ</w:t>
            </w:r>
          </w:p>
          <w:p w14:paraId="13E2EA6D" w14:textId="77777777" w:rsidR="00E35F1F" w:rsidRDefault="00E35F1F" w:rsidP="00E35F1F">
            <w:pPr>
              <w:pStyle w:val="CopticVerse"/>
            </w:pPr>
            <w:r w:rsidRPr="00AF56AD">
              <w:t>ⲉ̀ⲡⲉϥϫⲓⲛⲙⲟⲩ ⲛ̀ⲣⲉϥⲧⲁⲛϧⲟ</w:t>
            </w:r>
          </w:p>
        </w:tc>
      </w:tr>
      <w:tr w:rsidR="00E35F1F" w14:paraId="030A54EE" w14:textId="77777777" w:rsidTr="00E35F1F">
        <w:trPr>
          <w:cantSplit/>
          <w:jc w:val="center"/>
        </w:trPr>
        <w:tc>
          <w:tcPr>
            <w:tcW w:w="288" w:type="dxa"/>
          </w:tcPr>
          <w:p w14:paraId="0011103B" w14:textId="77777777" w:rsidR="00E35F1F" w:rsidRDefault="00E35F1F" w:rsidP="00E35F1F">
            <w:pPr>
              <w:pStyle w:val="CopticCross"/>
            </w:pPr>
          </w:p>
        </w:tc>
        <w:tc>
          <w:tcPr>
            <w:tcW w:w="3960" w:type="dxa"/>
          </w:tcPr>
          <w:p w14:paraId="29A8585E" w14:textId="77777777" w:rsidR="00E35F1F" w:rsidRPr="007425E1" w:rsidRDefault="00E35F1F" w:rsidP="00E35F1F">
            <w:pPr>
              <w:pStyle w:val="EngHang"/>
            </w:pPr>
            <w:r w:rsidRPr="007425E1">
              <w:t xml:space="preserve">He accepted </w:t>
            </w:r>
            <w:r>
              <w:t xml:space="preserve">these </w:t>
            </w:r>
            <w:r w:rsidRPr="007425E1">
              <w:t>for our sake</w:t>
            </w:r>
            <w:r>
              <w:t xml:space="preserve"> </w:t>
            </w:r>
            <w:commentRangeStart w:id="958"/>
            <w:r>
              <w:t xml:space="preserve">of </w:t>
            </w:r>
            <w:commentRangeEnd w:id="958"/>
            <w:r>
              <w:rPr>
                <w:rStyle w:val="CommentReference"/>
                <w:rFonts w:ascii="Times New Roman" w:eastAsiaTheme="minorHAnsi" w:hAnsi="Times New Roman" w:cstheme="minorBidi"/>
                <w:color w:val="auto"/>
              </w:rPr>
              <w:commentReference w:id="958"/>
            </w:r>
            <w:r>
              <w:t>His own will</w:t>
            </w:r>
            <w:r w:rsidRPr="007425E1">
              <w:t>,</w:t>
            </w:r>
          </w:p>
          <w:p w14:paraId="3A52C9B6" w14:textId="77777777" w:rsidR="00E35F1F" w:rsidRDefault="00E35F1F" w:rsidP="00E35F1F">
            <w:pPr>
              <w:pStyle w:val="EngHang"/>
            </w:pPr>
            <w:r>
              <w:t>The one, only good Lover of Mankind,</w:t>
            </w:r>
          </w:p>
          <w:p w14:paraId="15112380" w14:textId="77777777" w:rsidR="00E35F1F" w:rsidRPr="007425E1" w:rsidRDefault="00E35F1F" w:rsidP="00E35F1F">
            <w:pPr>
              <w:pStyle w:val="EngHang"/>
            </w:pPr>
            <w:r>
              <w:t>t</w:t>
            </w:r>
            <w:r w:rsidRPr="007425E1">
              <w:t>he Saviour of our souls,</w:t>
            </w:r>
          </w:p>
          <w:p w14:paraId="4D8B8F29" w14:textId="77777777" w:rsidR="00E35F1F" w:rsidRDefault="00E35F1F" w:rsidP="00E35F1F">
            <w:pPr>
              <w:pStyle w:val="EngHangEnd"/>
            </w:pPr>
            <w:r w:rsidRPr="007425E1">
              <w:t>He came and saved us.</w:t>
            </w:r>
          </w:p>
        </w:tc>
        <w:tc>
          <w:tcPr>
            <w:tcW w:w="288" w:type="dxa"/>
          </w:tcPr>
          <w:p w14:paraId="7DFFF16E" w14:textId="77777777" w:rsidR="00E35F1F" w:rsidRDefault="00E35F1F" w:rsidP="00E35F1F"/>
        </w:tc>
        <w:tc>
          <w:tcPr>
            <w:tcW w:w="288" w:type="dxa"/>
          </w:tcPr>
          <w:p w14:paraId="5EDE0B7C" w14:textId="77777777" w:rsidR="00E35F1F" w:rsidRDefault="00E35F1F" w:rsidP="00E35F1F">
            <w:pPr>
              <w:pStyle w:val="CopticCross"/>
            </w:pPr>
          </w:p>
        </w:tc>
        <w:tc>
          <w:tcPr>
            <w:tcW w:w="3960" w:type="dxa"/>
          </w:tcPr>
          <w:p w14:paraId="076B7E13" w14:textId="77777777" w:rsidR="00E35F1F" w:rsidRDefault="00E35F1F" w:rsidP="00E35F1F">
            <w:pPr>
              <w:pStyle w:val="CopticVersemulti-line"/>
            </w:pPr>
            <w:r w:rsidRPr="00AF56AD">
              <w:t>Ⲫⲁⲓ ⲉ̀ⲧⲁϥϣⲟⲡϥ ⲉ̀ⲣⲟϥ ⲉⲑⲃⲏⲧⲉⲛ</w:t>
            </w:r>
          </w:p>
          <w:p w14:paraId="41D05334" w14:textId="77777777" w:rsidR="00E35F1F" w:rsidRDefault="00E35F1F" w:rsidP="00E35F1F">
            <w:pPr>
              <w:pStyle w:val="CopticVersemulti-line"/>
            </w:pPr>
            <w:r w:rsidRPr="00AF56AD">
              <w:t>ϧⲉⲛ ⲡⲉϥⲟⲩⲱϣ ⲙ̀ⲙⲓⲛⲙ̀ⲙⲟϥ</w:t>
            </w:r>
          </w:p>
          <w:p w14:paraId="7014C37C" w14:textId="77777777" w:rsidR="00E35F1F" w:rsidRDefault="00E35F1F" w:rsidP="00E35F1F">
            <w:pPr>
              <w:pStyle w:val="CopticVersemulti-line"/>
            </w:pPr>
            <w:r w:rsidRPr="00AF56AD">
              <w:t>ⲛ̀ϫⲉ ⲡⲓⲟⲩⲁⲓ ⲙ̀ⲙⲁⲩⲁⲧϥ</w:t>
            </w:r>
          </w:p>
          <w:p w14:paraId="679C64D4" w14:textId="77777777" w:rsidR="00E35F1F" w:rsidRDefault="00E35F1F" w:rsidP="00E35F1F">
            <w:pPr>
              <w:pStyle w:val="CopticVersemulti-line"/>
            </w:pPr>
            <w:r w:rsidRPr="00AF56AD">
              <w:t>ⲡⲓⲙⲁⲓⲣⲱⲙⲓ ⲛ̀ⲁ̀ⲅⲁⲑⲟⲥ</w:t>
            </w:r>
          </w:p>
          <w:p w14:paraId="75D511B9" w14:textId="77777777" w:rsidR="00E35F1F" w:rsidRDefault="00E35F1F" w:rsidP="00E35F1F">
            <w:pPr>
              <w:pStyle w:val="CopticVersemulti-line"/>
            </w:pPr>
            <w:r w:rsidRPr="00AF56AD">
              <w:t>ⲫ̀ⲣⲉϥⲥⲱϯ ⲛ̀ⲛⲉⲛⲯⲩⲭⲏ</w:t>
            </w:r>
          </w:p>
          <w:p w14:paraId="0A15D7F4" w14:textId="77777777" w:rsidR="00E35F1F" w:rsidRDefault="00E35F1F" w:rsidP="00E35F1F">
            <w:pPr>
              <w:pStyle w:val="CopticVerse"/>
            </w:pPr>
            <w:r w:rsidRPr="00AF56AD">
              <w:t>ⲁϥⲓ̀ ⲟⲩⲟϩ ⲁϥⲥⲱϯ ⲙ̀ⲙⲟⲛ</w:t>
            </w:r>
          </w:p>
        </w:tc>
      </w:tr>
      <w:tr w:rsidR="00E35F1F" w14:paraId="11F6E9A3" w14:textId="77777777" w:rsidTr="00E35F1F">
        <w:trPr>
          <w:cantSplit/>
          <w:jc w:val="center"/>
        </w:trPr>
        <w:tc>
          <w:tcPr>
            <w:tcW w:w="288" w:type="dxa"/>
          </w:tcPr>
          <w:p w14:paraId="3E68E529" w14:textId="77777777" w:rsidR="00E35F1F" w:rsidRDefault="00E35F1F" w:rsidP="00E35F1F">
            <w:pPr>
              <w:pStyle w:val="CopticCross"/>
            </w:pPr>
            <w:r w:rsidRPr="00FB5ACB">
              <w:lastRenderedPageBreak/>
              <w:t>¿</w:t>
            </w:r>
          </w:p>
        </w:tc>
        <w:tc>
          <w:tcPr>
            <w:tcW w:w="3960" w:type="dxa"/>
          </w:tcPr>
          <w:p w14:paraId="592C204D" w14:textId="77777777" w:rsidR="00E35F1F" w:rsidRPr="007425E1" w:rsidRDefault="00E35F1F" w:rsidP="00E35F1F">
            <w:pPr>
              <w:pStyle w:val="EngHang"/>
              <w:rPr>
                <w:color w:val="FF0000"/>
              </w:rPr>
            </w:pPr>
            <w:r w:rsidRPr="007425E1">
              <w:t>He did not cease to be God,</w:t>
            </w:r>
            <w:r w:rsidRPr="007425E1">
              <w:tab/>
            </w:r>
          </w:p>
          <w:p w14:paraId="0CE0029E" w14:textId="77777777" w:rsidR="00E35F1F" w:rsidRPr="007425E1" w:rsidRDefault="00E35F1F" w:rsidP="00E35F1F">
            <w:pPr>
              <w:pStyle w:val="EngHang"/>
            </w:pPr>
            <w:r w:rsidRPr="007425E1">
              <w:t>He came and became the Son of Man,</w:t>
            </w:r>
          </w:p>
          <w:p w14:paraId="08D1164F" w14:textId="77777777" w:rsidR="00E35F1F" w:rsidRPr="007425E1" w:rsidRDefault="00E35F1F" w:rsidP="00E35F1F">
            <w:pPr>
              <w:pStyle w:val="EngHang"/>
            </w:pPr>
            <w:r w:rsidRPr="007425E1">
              <w:t xml:space="preserve">But He is </w:t>
            </w:r>
            <w:r>
              <w:t>God in truth</w:t>
            </w:r>
            <w:r w:rsidRPr="007425E1">
              <w:t>,</w:t>
            </w:r>
          </w:p>
          <w:p w14:paraId="58517CEF" w14:textId="77777777" w:rsidR="00E35F1F" w:rsidRDefault="00E35F1F" w:rsidP="00E35F1F">
            <w:pPr>
              <w:pStyle w:val="EngHangEnd"/>
            </w:pPr>
            <w:r w:rsidRPr="007425E1">
              <w:t>He came and saved us.</w:t>
            </w:r>
          </w:p>
        </w:tc>
        <w:tc>
          <w:tcPr>
            <w:tcW w:w="288" w:type="dxa"/>
          </w:tcPr>
          <w:p w14:paraId="4932CB6B" w14:textId="77777777" w:rsidR="00E35F1F" w:rsidRDefault="00E35F1F" w:rsidP="00E35F1F"/>
        </w:tc>
        <w:tc>
          <w:tcPr>
            <w:tcW w:w="288" w:type="dxa"/>
          </w:tcPr>
          <w:p w14:paraId="3CB2A59B" w14:textId="77777777" w:rsidR="00E35F1F" w:rsidRDefault="00E35F1F" w:rsidP="00E35F1F">
            <w:pPr>
              <w:pStyle w:val="CopticCross"/>
            </w:pPr>
            <w:r w:rsidRPr="00FB5ACB">
              <w:t>¿</w:t>
            </w:r>
          </w:p>
        </w:tc>
        <w:tc>
          <w:tcPr>
            <w:tcW w:w="3960" w:type="dxa"/>
          </w:tcPr>
          <w:p w14:paraId="2C880E11" w14:textId="77777777" w:rsidR="00E35F1F" w:rsidRDefault="00E35F1F" w:rsidP="00E35F1F">
            <w:pPr>
              <w:pStyle w:val="CopticVersemulti-line"/>
            </w:pPr>
            <w:r w:rsidRPr="008172B5">
              <w:t>Ⲉⲧⲁϥⲕⲏⲛ ⲁⲛ ⲉϥⲟⲓ ⲛ̀ⲛⲟⲩϯ</w:t>
            </w:r>
          </w:p>
          <w:p w14:paraId="7A906515" w14:textId="77777777" w:rsidR="00E35F1F" w:rsidRDefault="00E35F1F" w:rsidP="00E35F1F">
            <w:pPr>
              <w:pStyle w:val="CopticVersemulti-line"/>
            </w:pPr>
            <w:r w:rsidRPr="008172B5">
              <w:t>ⲁϥⲓ̀ ⲁϥϣⲱⲡⲓ ⲛ̀ϣⲏⲣⲓ ⲛ̀ⲣⲱⲙⲓ</w:t>
            </w:r>
          </w:p>
          <w:p w14:paraId="1082DEB4" w14:textId="77777777" w:rsidR="00E35F1F" w:rsidRDefault="00E35F1F" w:rsidP="00E35F1F">
            <w:pPr>
              <w:pStyle w:val="CopticVersemulti-line"/>
            </w:pPr>
            <w:r w:rsidRPr="008172B5">
              <w:t>ⲁⲗⲗⲁ ⲛ̀ⲑⲟϥ ⲡⲉ ⲫϯ ⲙ̀ⲙⲏⲓ</w:t>
            </w:r>
          </w:p>
          <w:p w14:paraId="07A64D7A" w14:textId="77777777" w:rsidR="00E35F1F" w:rsidRDefault="00E35F1F" w:rsidP="00E35F1F">
            <w:pPr>
              <w:pStyle w:val="CopticVersemulti-line"/>
            </w:pPr>
            <w:r w:rsidRPr="008172B5">
              <w:t>ⲁϥⲓ̀ ⲟⲩⲟϩ ⲁϥⲥⲱϯ ⲙ̀ⲙⲟⲛ</w:t>
            </w:r>
          </w:p>
        </w:tc>
      </w:tr>
    </w:tbl>
    <w:p w14:paraId="486DBB0D" w14:textId="77777777" w:rsidR="00E35F1F" w:rsidRDefault="00E35F1F" w:rsidP="00E35F1F">
      <w:pPr>
        <w:pStyle w:val="Heading6"/>
      </w:pPr>
      <w:bookmarkStart w:id="959" w:name="_Toc298681322"/>
      <w:r>
        <w:t>Part Six</w:t>
      </w:r>
      <w:bookmarkEnd w:id="9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4609823" w14:textId="77777777" w:rsidTr="00E35F1F">
        <w:trPr>
          <w:cantSplit/>
          <w:jc w:val="center"/>
        </w:trPr>
        <w:tc>
          <w:tcPr>
            <w:tcW w:w="288" w:type="dxa"/>
          </w:tcPr>
          <w:p w14:paraId="34ADBB57" w14:textId="77777777" w:rsidR="00E35F1F" w:rsidRDefault="00E35F1F" w:rsidP="00E35F1F">
            <w:pPr>
              <w:pStyle w:val="CopticCross"/>
            </w:pPr>
          </w:p>
        </w:tc>
        <w:tc>
          <w:tcPr>
            <w:tcW w:w="3960" w:type="dxa"/>
          </w:tcPr>
          <w:p w14:paraId="07F8B560" w14:textId="77777777" w:rsidR="00E35F1F" w:rsidRPr="007425E1" w:rsidRDefault="00E35F1F" w:rsidP="00E35F1F">
            <w:pPr>
              <w:pStyle w:val="EngHang"/>
            </w:pPr>
            <w:r w:rsidRPr="007425E1">
              <w:t xml:space="preserve">O </w:t>
            </w:r>
            <w:r>
              <w:t xml:space="preserve">what a </w:t>
            </w:r>
            <w:r w:rsidRPr="007425E1">
              <w:t>great wonder,</w:t>
            </w:r>
          </w:p>
          <w:p w14:paraId="6B52E343" w14:textId="77777777" w:rsidR="00E35F1F" w:rsidRPr="007425E1" w:rsidRDefault="00E35F1F" w:rsidP="00E35F1F">
            <w:pPr>
              <w:pStyle w:val="EngHang"/>
            </w:pPr>
            <w:r w:rsidRPr="007425E1">
              <w:t>A rib was taken,</w:t>
            </w:r>
          </w:p>
          <w:p w14:paraId="65E574CD" w14:textId="77777777" w:rsidR="00E35F1F" w:rsidRPr="007425E1" w:rsidRDefault="00E35F1F" w:rsidP="00E35F1F">
            <w:pPr>
              <w:pStyle w:val="EngHang"/>
            </w:pPr>
            <w:r>
              <w:t>From the side of Adam;</w:t>
            </w:r>
          </w:p>
          <w:p w14:paraId="2EBED93B" w14:textId="77777777" w:rsidR="00E35F1F" w:rsidRDefault="00E35F1F" w:rsidP="00E35F1F">
            <w:pPr>
              <w:pStyle w:val="EngHangEnd"/>
            </w:pPr>
            <w:r>
              <w:t>A woman was formed from it.</w:t>
            </w:r>
          </w:p>
        </w:tc>
        <w:tc>
          <w:tcPr>
            <w:tcW w:w="288" w:type="dxa"/>
          </w:tcPr>
          <w:p w14:paraId="6AA07077" w14:textId="77777777" w:rsidR="00E35F1F" w:rsidRDefault="00E35F1F" w:rsidP="00E35F1F"/>
        </w:tc>
        <w:tc>
          <w:tcPr>
            <w:tcW w:w="288" w:type="dxa"/>
          </w:tcPr>
          <w:p w14:paraId="280782BD" w14:textId="77777777" w:rsidR="00E35F1F" w:rsidRDefault="00E35F1F" w:rsidP="00E35F1F">
            <w:pPr>
              <w:pStyle w:val="CopticCross"/>
            </w:pPr>
          </w:p>
        </w:tc>
        <w:tc>
          <w:tcPr>
            <w:tcW w:w="3960" w:type="dxa"/>
          </w:tcPr>
          <w:p w14:paraId="432F49A7" w14:textId="77777777" w:rsidR="00E35F1F" w:rsidRDefault="00E35F1F" w:rsidP="00E35F1F">
            <w:pPr>
              <w:pStyle w:val="CopticVersemulti-line"/>
            </w:pPr>
            <w:r w:rsidRPr="00AF56AD">
              <w:t xml:space="preserve">Ⲱ </w:t>
            </w:r>
            <w:r w:rsidRPr="00AF56AD">
              <w:rPr>
                <w:rFonts w:ascii="Times New Roman" w:hAnsi="Times New Roman" w:cs="Times New Roman"/>
              </w:rPr>
              <w:t>ϯ</w:t>
            </w:r>
            <w:r w:rsidRPr="00AF56AD">
              <w:t>ⲛⲓ</w:t>
            </w:r>
            <w:r w:rsidRPr="00AF56AD">
              <w:rPr>
                <w:rFonts w:ascii="Times New Roman" w:hAnsi="Times New Roman" w:cs="Times New Roman"/>
              </w:rPr>
              <w:t>ϣϯ</w:t>
            </w:r>
            <w:r w:rsidRPr="00AF56AD">
              <w:t xml:space="preserve"> ⲛ</w:t>
            </w:r>
            <w:r w:rsidRPr="00AF56AD">
              <w:rPr>
                <w:rFonts w:ascii="Times New Roman" w:hAnsi="Times New Roman" w:cs="Times New Roman"/>
              </w:rPr>
              <w:t>̀ϣ̀</w:t>
            </w:r>
            <w:r w:rsidRPr="00AF56AD">
              <w:t>ⲫⲏⲣⲓ</w:t>
            </w:r>
          </w:p>
          <w:p w14:paraId="08295FF7" w14:textId="77777777" w:rsidR="00E35F1F" w:rsidRDefault="00E35F1F" w:rsidP="00E35F1F">
            <w:pPr>
              <w:pStyle w:val="CopticVersemulti-line"/>
            </w:pPr>
            <w:r w:rsidRPr="00AF56AD">
              <w:t>ⲑⲏⲉⲧⲁⲥ</w:t>
            </w:r>
            <w:r w:rsidRPr="00AF56AD">
              <w:rPr>
                <w:rFonts w:ascii="Times New Roman" w:hAnsi="Times New Roman" w:cs="Times New Roman"/>
              </w:rPr>
              <w:t>ϭ̀</w:t>
            </w:r>
            <w:r w:rsidRPr="00AF56AD">
              <w:t>ⲓ ⲉ</w:t>
            </w:r>
            <w:r w:rsidRPr="00AF56AD">
              <w:rPr>
                <w:rFonts w:ascii="Times New Roman" w:hAnsi="Times New Roman" w:cs="Times New Roman"/>
              </w:rPr>
              <w:t>ϫ</w:t>
            </w:r>
            <w:r w:rsidRPr="00AF56AD">
              <w:t>ⲱⲥ ⲛ</w:t>
            </w:r>
            <w:r w:rsidRPr="00AF56AD">
              <w:rPr>
                <w:rFonts w:ascii="Times New Roman" w:hAnsi="Times New Roman" w:cs="Times New Roman"/>
              </w:rPr>
              <w:t>̀ϯ</w:t>
            </w:r>
            <w:r w:rsidRPr="00AF56AD">
              <w:t>ⲃⲏⲧ</w:t>
            </w:r>
          </w:p>
          <w:p w14:paraId="36534778" w14:textId="77777777" w:rsidR="00E35F1F" w:rsidRDefault="00E35F1F" w:rsidP="00E35F1F">
            <w:pPr>
              <w:pStyle w:val="CopticVersemulti-line"/>
            </w:pPr>
            <w:r w:rsidRPr="00AF56AD">
              <w:t>ⲉⲃⲟⲗ</w:t>
            </w:r>
            <w:r w:rsidRPr="00AF56AD">
              <w:rPr>
                <w:rFonts w:ascii="Times New Roman" w:hAnsi="Times New Roman" w:cs="Times New Roman"/>
              </w:rPr>
              <w:t>ϧ</w:t>
            </w:r>
            <w:r w:rsidRPr="00AF56AD">
              <w:t>ⲉⲛ ⲡⲓⲥ</w:t>
            </w:r>
            <w:r w:rsidRPr="00AF56AD">
              <w:rPr>
                <w:rFonts w:ascii="Times New Roman" w:hAnsi="Times New Roman" w:cs="Times New Roman"/>
              </w:rPr>
              <w:t>̀</w:t>
            </w:r>
            <w:r w:rsidRPr="00AF56AD">
              <w:t>ⲫⲓⲣ ⲛ</w:t>
            </w:r>
            <w:r w:rsidRPr="00AF56AD">
              <w:rPr>
                <w:rFonts w:ascii="Times New Roman" w:hAnsi="Times New Roman" w:cs="Times New Roman"/>
              </w:rPr>
              <w:t>̀</w:t>
            </w:r>
            <w:r w:rsidRPr="00AF56AD">
              <w:t>Ⲁⲇⲁⲙ</w:t>
            </w:r>
          </w:p>
          <w:p w14:paraId="33E99E09" w14:textId="77777777" w:rsidR="00E35F1F" w:rsidRDefault="00E35F1F" w:rsidP="00E35F1F">
            <w:pPr>
              <w:pStyle w:val="CopticVerse"/>
            </w:pPr>
            <w:r w:rsidRPr="00AF56AD">
              <w:rPr>
                <w:rFonts w:ascii="Times New Roman" w:hAnsi="Times New Roman" w:cs="Times New Roman"/>
              </w:rPr>
              <w:t>ϣ</w:t>
            </w:r>
            <w:r w:rsidRPr="00AF56AD">
              <w:t>ⲁⲛ</w:t>
            </w:r>
            <w:r w:rsidRPr="00AF56AD">
              <w:rPr>
                <w:rFonts w:ascii="Times New Roman" w:hAnsi="Times New Roman" w:cs="Times New Roman"/>
              </w:rPr>
              <w:t>̀</w:t>
            </w:r>
            <w:r w:rsidRPr="00AF56AD">
              <w:t>ⲧⲟⲩⲉⲣⲡ</w:t>
            </w:r>
            <w:r w:rsidRPr="00AF56AD">
              <w:rPr>
                <w:rFonts w:ascii="Times New Roman" w:hAnsi="Times New Roman" w:cs="Times New Roman"/>
              </w:rPr>
              <w:t>̀</w:t>
            </w:r>
            <w:r w:rsidRPr="00AF56AD">
              <w:t>ⲗⲁⲍⲓⲛ ⲙ</w:t>
            </w:r>
            <w:r w:rsidRPr="00AF56AD">
              <w:rPr>
                <w:rFonts w:ascii="Times New Roman" w:hAnsi="Times New Roman" w:cs="Times New Roman"/>
              </w:rPr>
              <w:t>̀</w:t>
            </w:r>
            <w:r w:rsidRPr="00AF56AD">
              <w:t>ⲙⲟⲥ ⲉⲩⲥ</w:t>
            </w:r>
            <w:r w:rsidRPr="00AF56AD">
              <w:rPr>
                <w:rFonts w:ascii="Times New Roman" w:hAnsi="Times New Roman" w:cs="Times New Roman"/>
              </w:rPr>
              <w:t>̀ϩ</w:t>
            </w:r>
            <w:r w:rsidRPr="00AF56AD">
              <w:t>ⲓⲙⲓ</w:t>
            </w:r>
          </w:p>
        </w:tc>
      </w:tr>
      <w:tr w:rsidR="00E35F1F" w14:paraId="7E7C3E98" w14:textId="77777777" w:rsidTr="00E35F1F">
        <w:trPr>
          <w:cantSplit/>
          <w:jc w:val="center"/>
        </w:trPr>
        <w:tc>
          <w:tcPr>
            <w:tcW w:w="288" w:type="dxa"/>
          </w:tcPr>
          <w:p w14:paraId="28B93A87" w14:textId="77777777" w:rsidR="00E35F1F" w:rsidRDefault="00E35F1F" w:rsidP="00E35F1F">
            <w:pPr>
              <w:pStyle w:val="CopticCross"/>
            </w:pPr>
            <w:r w:rsidRPr="00FB5ACB">
              <w:t>¿</w:t>
            </w:r>
          </w:p>
        </w:tc>
        <w:tc>
          <w:tcPr>
            <w:tcW w:w="3960" w:type="dxa"/>
          </w:tcPr>
          <w:p w14:paraId="65070F47" w14:textId="77777777" w:rsidR="00E35F1F" w:rsidRDefault="00E35F1F" w:rsidP="00E35F1F">
            <w:pPr>
              <w:pStyle w:val="EngHang"/>
            </w:pPr>
            <w:r>
              <w:t>She gave the form of humanity</w:t>
            </w:r>
          </w:p>
          <w:p w14:paraId="5AE20682" w14:textId="77777777" w:rsidR="00E35F1F" w:rsidRDefault="00E35F1F" w:rsidP="00E35F1F">
            <w:pPr>
              <w:pStyle w:val="EngHang"/>
            </w:pPr>
            <w:r>
              <w:t>Perfectly to God,</w:t>
            </w:r>
          </w:p>
          <w:p w14:paraId="2C20A2C3" w14:textId="77777777" w:rsidR="00E35F1F" w:rsidRDefault="00E35F1F" w:rsidP="00E35F1F">
            <w:pPr>
              <w:pStyle w:val="EngHang"/>
            </w:pPr>
            <w:r>
              <w:t>The Creator,</w:t>
            </w:r>
          </w:p>
          <w:p w14:paraId="7B10DE24" w14:textId="77777777" w:rsidR="00E35F1F" w:rsidRDefault="00E35F1F" w:rsidP="00E35F1F">
            <w:pPr>
              <w:pStyle w:val="EngHangEnd"/>
            </w:pPr>
            <w:commentRangeStart w:id="960"/>
            <w:r>
              <w:t xml:space="preserve">The </w:t>
            </w:r>
            <w:commentRangeEnd w:id="960"/>
            <w:r>
              <w:rPr>
                <w:rStyle w:val="CommentReference"/>
                <w:rFonts w:ascii="Times New Roman" w:eastAsiaTheme="minorHAnsi" w:hAnsi="Times New Roman" w:cstheme="minorBidi"/>
                <w:color w:val="auto"/>
              </w:rPr>
              <w:commentReference w:id="960"/>
            </w:r>
            <w:r>
              <w:t>Logos of the Father.</w:t>
            </w:r>
          </w:p>
        </w:tc>
        <w:tc>
          <w:tcPr>
            <w:tcW w:w="288" w:type="dxa"/>
          </w:tcPr>
          <w:p w14:paraId="5126F9F9" w14:textId="77777777" w:rsidR="00E35F1F" w:rsidRDefault="00E35F1F" w:rsidP="00E35F1F"/>
        </w:tc>
        <w:tc>
          <w:tcPr>
            <w:tcW w:w="288" w:type="dxa"/>
          </w:tcPr>
          <w:p w14:paraId="5F5098B3" w14:textId="77777777" w:rsidR="00E35F1F" w:rsidRDefault="00E35F1F" w:rsidP="00E35F1F">
            <w:pPr>
              <w:pStyle w:val="CopticCross"/>
            </w:pPr>
            <w:r w:rsidRPr="00FB5ACB">
              <w:t>¿</w:t>
            </w:r>
          </w:p>
        </w:tc>
        <w:tc>
          <w:tcPr>
            <w:tcW w:w="3960" w:type="dxa"/>
          </w:tcPr>
          <w:p w14:paraId="31FF03AA" w14:textId="77777777" w:rsidR="00E35F1F" w:rsidRDefault="00E35F1F" w:rsidP="00E35F1F">
            <w:pPr>
              <w:pStyle w:val="CopticVersemulti-line"/>
            </w:pPr>
            <w:r w:rsidRPr="000D19CA">
              <w:t>Ⲡⲓⲟⲩⲱ̀ϣⲉⲙ ⲧⲏⲣϥ ⲛ̀ⲧⲉ ϯⲙⲉⲧⲣⲱⲙⲓ</w:t>
            </w:r>
          </w:p>
          <w:p w14:paraId="1F3C552B" w14:textId="77777777" w:rsidR="00E35F1F" w:rsidRDefault="00E35F1F" w:rsidP="00E35F1F">
            <w:pPr>
              <w:pStyle w:val="CopticVersemulti-line"/>
            </w:pPr>
            <w:r w:rsidRPr="000D19CA">
              <w:t>ⲁⲥⲧⲏⲓϥ ϧⲉⲛ ⲟⲩϫⲱⲕ ⲉⲃⲟⲗ ⲙ̀ⲫϯ</w:t>
            </w:r>
          </w:p>
          <w:p w14:paraId="689C263D" w14:textId="77777777" w:rsidR="00E35F1F" w:rsidRDefault="00E35F1F" w:rsidP="00E35F1F">
            <w:pPr>
              <w:pStyle w:val="CopticVersemulti-line"/>
            </w:pPr>
            <w:r w:rsidRPr="000D19CA">
              <w:t>ⲡⲓⲇⲓⲙⲓⲟⲩⲣⲅⲟⲥ</w:t>
            </w:r>
          </w:p>
          <w:p w14:paraId="4973E746" w14:textId="77777777" w:rsidR="00E35F1F" w:rsidRDefault="00E35F1F" w:rsidP="00E35F1F">
            <w:pPr>
              <w:pStyle w:val="CopticVerse"/>
            </w:pPr>
            <w:r w:rsidRPr="000D19CA">
              <w:t>ⲟⲩⲟϩ ⲛ̀ⲗⲟⲅⲟⲥ ⲛ̀ⲧⲉ ⲫ̀ⲓⲱⲧ</w:t>
            </w:r>
          </w:p>
        </w:tc>
      </w:tr>
      <w:tr w:rsidR="00E35F1F" w14:paraId="74194131" w14:textId="77777777" w:rsidTr="00E35F1F">
        <w:trPr>
          <w:cantSplit/>
          <w:jc w:val="center"/>
        </w:trPr>
        <w:tc>
          <w:tcPr>
            <w:tcW w:w="288" w:type="dxa"/>
          </w:tcPr>
          <w:p w14:paraId="7F7A4912" w14:textId="77777777" w:rsidR="00E35F1F" w:rsidRDefault="00E35F1F" w:rsidP="00E35F1F">
            <w:pPr>
              <w:pStyle w:val="CopticCross"/>
            </w:pPr>
          </w:p>
        </w:tc>
        <w:tc>
          <w:tcPr>
            <w:tcW w:w="3960" w:type="dxa"/>
          </w:tcPr>
          <w:p w14:paraId="1152417C" w14:textId="77777777" w:rsidR="00E35F1F" w:rsidRPr="007425E1" w:rsidRDefault="00E35F1F" w:rsidP="00E35F1F">
            <w:pPr>
              <w:pStyle w:val="EngHang"/>
            </w:pPr>
            <w:r w:rsidRPr="007425E1">
              <w:t>This is He Who was Incarnate of her,</w:t>
            </w:r>
          </w:p>
          <w:p w14:paraId="1BA6F4F6" w14:textId="77777777" w:rsidR="00E35F1F" w:rsidRPr="007425E1" w:rsidRDefault="00E35F1F" w:rsidP="00E35F1F">
            <w:pPr>
              <w:pStyle w:val="EngHang"/>
            </w:pPr>
            <w:r w:rsidRPr="007425E1">
              <w:t>Without alteration,</w:t>
            </w:r>
          </w:p>
          <w:p w14:paraId="6F103CB5" w14:textId="31E006C6" w:rsidR="00E35F1F" w:rsidRPr="007425E1" w:rsidRDefault="00E35F1F" w:rsidP="00E35F1F">
            <w:pPr>
              <w:pStyle w:val="EngHang"/>
            </w:pPr>
            <w:r w:rsidRPr="007425E1">
              <w:t>She gave birth to Him as man,</w:t>
            </w:r>
          </w:p>
          <w:p w14:paraId="5CF5E68F" w14:textId="77777777" w:rsidR="00E35F1F" w:rsidRDefault="00E35F1F" w:rsidP="00E35F1F">
            <w:pPr>
              <w:pStyle w:val="EngHangEnd"/>
            </w:pPr>
            <w:r w:rsidRPr="007425E1">
              <w:t>And His name was called Emmanuel.</w:t>
            </w:r>
          </w:p>
        </w:tc>
        <w:tc>
          <w:tcPr>
            <w:tcW w:w="288" w:type="dxa"/>
          </w:tcPr>
          <w:p w14:paraId="609AF10F" w14:textId="77777777" w:rsidR="00E35F1F" w:rsidRDefault="00E35F1F" w:rsidP="00E35F1F"/>
        </w:tc>
        <w:tc>
          <w:tcPr>
            <w:tcW w:w="288" w:type="dxa"/>
          </w:tcPr>
          <w:p w14:paraId="331EC8FB" w14:textId="77777777" w:rsidR="00E35F1F" w:rsidRDefault="00E35F1F" w:rsidP="00E35F1F">
            <w:pPr>
              <w:pStyle w:val="CopticCross"/>
            </w:pPr>
          </w:p>
        </w:tc>
        <w:tc>
          <w:tcPr>
            <w:tcW w:w="3960" w:type="dxa"/>
          </w:tcPr>
          <w:p w14:paraId="3F111AAD" w14:textId="77777777" w:rsidR="00E35F1F" w:rsidRDefault="00E35F1F" w:rsidP="00E35F1F">
            <w:pPr>
              <w:pStyle w:val="CopticVersemulti-line"/>
            </w:pPr>
            <w:r w:rsidRPr="000D19CA">
              <w:t>Ⲫⲁⲓ ⲉⲧⲁϥϭⲓⲥⲁⲣⲝ ⲉⲃⲟⲗ ⲛ̀ϧⲏⲧⲥ</w:t>
            </w:r>
          </w:p>
          <w:p w14:paraId="0E39425B" w14:textId="77777777" w:rsidR="00E35F1F" w:rsidRDefault="00E35F1F" w:rsidP="00E35F1F">
            <w:pPr>
              <w:pStyle w:val="CopticVersemulti-line"/>
            </w:pPr>
            <w:r w:rsidRPr="000D19CA">
              <w:t>ϧⲉⲛ ⲟⲩⲙⲉⲧⲁⲧϣⲓⲃϯ ⲉ̀ⲁⲥⲙⲁⲥϥ</w:t>
            </w:r>
          </w:p>
          <w:p w14:paraId="45B358ED" w14:textId="77777777" w:rsidR="00E35F1F" w:rsidRDefault="00E35F1F" w:rsidP="00E35F1F">
            <w:pPr>
              <w:pStyle w:val="CopticVersemulti-line"/>
            </w:pPr>
            <w:r w:rsidRPr="000D19CA">
              <w:t>ϩⲱⲥ ⲣⲱⲙⲓ ⲁⲩⲙⲟⲩϯ ⲉⲡⲉϥⲣⲁⲛ</w:t>
            </w:r>
          </w:p>
          <w:p w14:paraId="0C675AF6" w14:textId="77777777" w:rsidR="00E35F1F" w:rsidRDefault="00E35F1F" w:rsidP="00E35F1F">
            <w:pPr>
              <w:pStyle w:val="CopticVerse"/>
            </w:pPr>
            <w:r w:rsidRPr="000D19CA">
              <w:t>ϫⲉ Ⲉⲙⲙⲁⲛⲟⲩⲏⲗ</w:t>
            </w:r>
          </w:p>
        </w:tc>
      </w:tr>
      <w:tr w:rsidR="00E35F1F" w14:paraId="1137C575" w14:textId="77777777" w:rsidTr="00E35F1F">
        <w:trPr>
          <w:cantSplit/>
          <w:jc w:val="center"/>
        </w:trPr>
        <w:tc>
          <w:tcPr>
            <w:tcW w:w="288" w:type="dxa"/>
          </w:tcPr>
          <w:p w14:paraId="07E6ECFD" w14:textId="77777777" w:rsidR="00E35F1F" w:rsidRDefault="00E35F1F" w:rsidP="00E35F1F">
            <w:pPr>
              <w:pStyle w:val="CopticCross"/>
            </w:pPr>
            <w:r w:rsidRPr="00FB5ACB">
              <w:t>¿</w:t>
            </w:r>
          </w:p>
        </w:tc>
        <w:tc>
          <w:tcPr>
            <w:tcW w:w="3960" w:type="dxa"/>
          </w:tcPr>
          <w:p w14:paraId="411E66E0" w14:textId="77777777" w:rsidR="00E35F1F" w:rsidRDefault="00E35F1F" w:rsidP="00E35F1F">
            <w:pPr>
              <w:pStyle w:val="EngHang"/>
            </w:pPr>
            <w:r>
              <w:t>L</w:t>
            </w:r>
            <w:r w:rsidRPr="007425E1">
              <w:t>et us also entreat her,</w:t>
            </w:r>
          </w:p>
          <w:p w14:paraId="465D655C" w14:textId="77777777" w:rsidR="00E35F1F" w:rsidRPr="007425E1" w:rsidRDefault="00E35F1F" w:rsidP="00E35F1F">
            <w:pPr>
              <w:pStyle w:val="EngHang"/>
            </w:pPr>
            <w:r>
              <w:t>T</w:t>
            </w:r>
            <w:r w:rsidRPr="007425E1">
              <w:t xml:space="preserve">he </w:t>
            </w:r>
            <w:r>
              <w:t>Theotokos</w:t>
            </w:r>
            <w:r w:rsidRPr="007425E1">
              <w:t xml:space="preserve"> at all times,</w:t>
            </w:r>
          </w:p>
          <w:p w14:paraId="080646ED" w14:textId="77777777" w:rsidR="00E35F1F" w:rsidRPr="007425E1" w:rsidRDefault="00E35F1F" w:rsidP="00E35F1F">
            <w:pPr>
              <w:pStyle w:val="EngHang"/>
            </w:pPr>
            <w:r w:rsidRPr="007425E1">
              <w:t>That she intercede on our behalf,</w:t>
            </w:r>
          </w:p>
          <w:p w14:paraId="73DBB707" w14:textId="77777777" w:rsidR="00E35F1F" w:rsidRDefault="00E35F1F" w:rsidP="00E35F1F">
            <w:pPr>
              <w:pStyle w:val="EngHangEnd"/>
            </w:pPr>
            <w:r w:rsidRPr="007425E1">
              <w:t>Before her beloved Son.</w:t>
            </w:r>
          </w:p>
        </w:tc>
        <w:tc>
          <w:tcPr>
            <w:tcW w:w="288" w:type="dxa"/>
          </w:tcPr>
          <w:p w14:paraId="4F098BF1" w14:textId="77777777" w:rsidR="00E35F1F" w:rsidRDefault="00E35F1F" w:rsidP="00E35F1F"/>
        </w:tc>
        <w:tc>
          <w:tcPr>
            <w:tcW w:w="288" w:type="dxa"/>
          </w:tcPr>
          <w:p w14:paraId="3C4A74E4" w14:textId="77777777" w:rsidR="00E35F1F" w:rsidRDefault="00E35F1F" w:rsidP="00E35F1F">
            <w:pPr>
              <w:pStyle w:val="CopticCross"/>
            </w:pPr>
            <w:r w:rsidRPr="00FB5ACB">
              <w:t>¿</w:t>
            </w:r>
          </w:p>
        </w:tc>
        <w:tc>
          <w:tcPr>
            <w:tcW w:w="3960" w:type="dxa"/>
          </w:tcPr>
          <w:p w14:paraId="0F732E97" w14:textId="77777777" w:rsidR="00E35F1F" w:rsidRDefault="00E35F1F" w:rsidP="00E35F1F">
            <w:pPr>
              <w:pStyle w:val="CopticVersemulti-line"/>
            </w:pPr>
            <w:r w:rsidRPr="000D19CA">
              <w:t>Ⲑⲁⲓ ⲟⲛ ⲙⲁⲣⲉⲛⲧⲱⲃϩ ⲙ̀ⲙⲟⲥ</w:t>
            </w:r>
          </w:p>
          <w:p w14:paraId="50CF0F93" w14:textId="77777777" w:rsidR="00E35F1F" w:rsidRDefault="00E35F1F" w:rsidP="00E35F1F">
            <w:pPr>
              <w:pStyle w:val="CopticVersemulti-line"/>
            </w:pPr>
            <w:r w:rsidRPr="000D19CA">
              <w:t>ϩⲱⲥ ⲑⲉⲟⲧⲟⲕⲟⲥ ⲛ̀ⲥⲏⲟⲩ ⲛⲓⲃⲉⲛ</w:t>
            </w:r>
          </w:p>
          <w:p w14:paraId="32956780" w14:textId="77777777" w:rsidR="00E35F1F" w:rsidRDefault="00E35F1F" w:rsidP="00E35F1F">
            <w:pPr>
              <w:pStyle w:val="CopticVersemulti-line"/>
            </w:pPr>
            <w:r w:rsidRPr="000D19CA">
              <w:t>ⲉⲑⲣⲉⲥⲉⲣⲡ̀ⲣⲉⲥⲃⲉⲩⲓⲛ ⲉ̀ϩ̀ⲣⲏⲓ ⲉϫⲱⲛ</w:t>
            </w:r>
          </w:p>
          <w:p w14:paraId="28B05EF6" w14:textId="77777777" w:rsidR="00E35F1F" w:rsidRDefault="00E35F1F" w:rsidP="00E35F1F">
            <w:pPr>
              <w:pStyle w:val="CopticVerse"/>
            </w:pPr>
            <w:r w:rsidRPr="000D19CA">
              <w:t>ⲛⲁϩⲣⲉⲛ ⲡⲉⲥϣⲏⲣⲓ ⲙ̀ⲙⲉⲛⲣⲓⲧ</w:t>
            </w:r>
          </w:p>
        </w:tc>
      </w:tr>
      <w:tr w:rsidR="00E35F1F" w14:paraId="04BA67A2" w14:textId="77777777" w:rsidTr="00E35F1F">
        <w:trPr>
          <w:cantSplit/>
          <w:jc w:val="center"/>
        </w:trPr>
        <w:tc>
          <w:tcPr>
            <w:tcW w:w="288" w:type="dxa"/>
          </w:tcPr>
          <w:p w14:paraId="239ED4ED" w14:textId="77777777" w:rsidR="00E35F1F" w:rsidRDefault="00E35F1F" w:rsidP="00E35F1F">
            <w:pPr>
              <w:pStyle w:val="CopticCross"/>
            </w:pPr>
          </w:p>
        </w:tc>
        <w:tc>
          <w:tcPr>
            <w:tcW w:w="3960" w:type="dxa"/>
          </w:tcPr>
          <w:p w14:paraId="1F5B3D26" w14:textId="77777777" w:rsidR="00E35F1F" w:rsidRDefault="00E35F1F" w:rsidP="00E35F1F">
            <w:pPr>
              <w:pStyle w:val="EngHang"/>
            </w:pPr>
            <w:r>
              <w:t>For she is greatly honoured,</w:t>
            </w:r>
          </w:p>
          <w:p w14:paraId="0A45A55D" w14:textId="77777777" w:rsidR="00E35F1F" w:rsidRDefault="00E35F1F" w:rsidP="00E35F1F">
            <w:pPr>
              <w:pStyle w:val="EngHang"/>
            </w:pPr>
            <w:r>
              <w:t>By all the saints, the Patriachs,</w:t>
            </w:r>
          </w:p>
          <w:p w14:paraId="2CE589FF" w14:textId="700581AB" w:rsidR="00E35F1F" w:rsidRDefault="00EC7709" w:rsidP="00E35F1F">
            <w:pPr>
              <w:pStyle w:val="EngHang"/>
            </w:pPr>
            <w:r>
              <w:t>For she brought to them</w:t>
            </w:r>
          </w:p>
          <w:p w14:paraId="7CEBD1BA" w14:textId="34BBD0B6" w:rsidR="00E35F1F" w:rsidRDefault="00E35F1F" w:rsidP="00EC7709">
            <w:pPr>
              <w:pStyle w:val="EngHangEnd"/>
            </w:pPr>
            <w:r>
              <w:t xml:space="preserve">He Whom they </w:t>
            </w:r>
            <w:r w:rsidR="00EC7709">
              <w:t>awaited</w:t>
            </w:r>
            <w:r>
              <w:t>.</w:t>
            </w:r>
          </w:p>
        </w:tc>
        <w:tc>
          <w:tcPr>
            <w:tcW w:w="288" w:type="dxa"/>
          </w:tcPr>
          <w:p w14:paraId="7DD9C174" w14:textId="77777777" w:rsidR="00E35F1F" w:rsidRDefault="00E35F1F" w:rsidP="00E35F1F"/>
        </w:tc>
        <w:tc>
          <w:tcPr>
            <w:tcW w:w="288" w:type="dxa"/>
          </w:tcPr>
          <w:p w14:paraId="25DF8D22" w14:textId="77777777" w:rsidR="00E35F1F" w:rsidRDefault="00E35F1F" w:rsidP="00E35F1F">
            <w:pPr>
              <w:pStyle w:val="CopticCross"/>
            </w:pPr>
          </w:p>
        </w:tc>
        <w:tc>
          <w:tcPr>
            <w:tcW w:w="3960" w:type="dxa"/>
          </w:tcPr>
          <w:p w14:paraId="0C360CEC" w14:textId="77777777" w:rsidR="00E35F1F" w:rsidRDefault="00E35F1F" w:rsidP="00E35F1F">
            <w:pPr>
              <w:pStyle w:val="CopticVersemulti-line"/>
            </w:pPr>
            <w:r w:rsidRPr="00B86BDB">
              <w:t>Ϫⲉ ⲥ̀ⲧⲁⲓⲏⲟⲩⲧ ⲅⲁⲣ ⲉ̀ⲙⲁϣⲱ</w:t>
            </w:r>
          </w:p>
          <w:p w14:paraId="109A7CB9" w14:textId="77777777" w:rsidR="00E35F1F" w:rsidRDefault="00E35F1F" w:rsidP="00E35F1F">
            <w:pPr>
              <w:pStyle w:val="CopticVersemulti-line"/>
            </w:pPr>
            <w:r w:rsidRPr="00B86BDB">
              <w:t>ⲛ̀ⲧⲟⲧⲟⲩ ⲛ̀ⲛⲏⲉ̅ⲑ̅ⲩ ⲧⲏⲣⲟⲩ</w:t>
            </w:r>
          </w:p>
          <w:p w14:paraId="11AF8786" w14:textId="77777777" w:rsidR="00E35F1F" w:rsidRDefault="00E35F1F" w:rsidP="00E35F1F">
            <w:pPr>
              <w:pStyle w:val="CopticVersemulti-line"/>
            </w:pPr>
            <w:r w:rsidRPr="00B86BDB">
              <w:t>ⲛⲓⲡⲁⲧⲣⲓⲁⲣⲭⲏⲥ ϫⲉ ⲁⲥⲓ̀ⲛⲓ ⲛⲱⲟⲩ</w:t>
            </w:r>
          </w:p>
          <w:p w14:paraId="15EEC9A4" w14:textId="77777777" w:rsidR="00E35F1F" w:rsidRDefault="00E35F1F" w:rsidP="00E35F1F">
            <w:pPr>
              <w:pStyle w:val="CopticVerse"/>
            </w:pPr>
            <w:r w:rsidRPr="00B86BDB">
              <w:t>ⲙ̀ⲫⲏⲉ̀ⲧⲟⲩϫⲟⲩϣⲧ ⲉ̀ⲃⲟⲗ ϧⲁϫⲱϥ</w:t>
            </w:r>
          </w:p>
        </w:tc>
      </w:tr>
      <w:tr w:rsidR="00E35F1F" w14:paraId="2EE6F814" w14:textId="77777777" w:rsidTr="00E35F1F">
        <w:trPr>
          <w:cantSplit/>
          <w:jc w:val="center"/>
        </w:trPr>
        <w:tc>
          <w:tcPr>
            <w:tcW w:w="288" w:type="dxa"/>
          </w:tcPr>
          <w:p w14:paraId="7E26572A" w14:textId="77777777" w:rsidR="00E35F1F" w:rsidRDefault="00E35F1F" w:rsidP="00E35F1F">
            <w:pPr>
              <w:pStyle w:val="CopticCross"/>
            </w:pPr>
            <w:r w:rsidRPr="00FB5ACB">
              <w:lastRenderedPageBreak/>
              <w:t>¿</w:t>
            </w:r>
          </w:p>
        </w:tc>
        <w:tc>
          <w:tcPr>
            <w:tcW w:w="3960" w:type="dxa"/>
          </w:tcPr>
          <w:p w14:paraId="1FEAD1A2" w14:textId="77777777" w:rsidR="00E35F1F" w:rsidRPr="007425E1" w:rsidRDefault="00E35F1F" w:rsidP="00E35F1F">
            <w:pPr>
              <w:pStyle w:val="EngHang"/>
            </w:pPr>
            <w:r w:rsidRPr="007425E1">
              <w:t>Likewise the prophets,</w:t>
            </w:r>
          </w:p>
          <w:p w14:paraId="0E78F292" w14:textId="77777777" w:rsidR="00E35F1F" w:rsidRPr="007425E1" w:rsidRDefault="00E35F1F" w:rsidP="00E35F1F">
            <w:pPr>
              <w:pStyle w:val="EngHang"/>
            </w:pPr>
            <w:r w:rsidRPr="007425E1">
              <w:t>Who prophesied concerning Him,</w:t>
            </w:r>
          </w:p>
          <w:p w14:paraId="50FE7FCA" w14:textId="77777777" w:rsidR="00E35F1F" w:rsidRPr="007425E1" w:rsidRDefault="00E35F1F" w:rsidP="00E35F1F">
            <w:pPr>
              <w:pStyle w:val="EngHang"/>
            </w:pPr>
            <w:r w:rsidRPr="007425E1">
              <w:t>In various and many types,</w:t>
            </w:r>
          </w:p>
          <w:p w14:paraId="4E793D6D" w14:textId="33B178C9" w:rsidR="00E35F1F" w:rsidRDefault="00E35F1F" w:rsidP="00E35F1F">
            <w:pPr>
              <w:pStyle w:val="EngHangEnd"/>
            </w:pPr>
            <w:r w:rsidRPr="007425E1">
              <w:t xml:space="preserve">That He </w:t>
            </w:r>
            <w:commentRangeStart w:id="961"/>
            <w:r>
              <w:t>would</w:t>
            </w:r>
            <w:r w:rsidRPr="007425E1">
              <w:t xml:space="preserve"> </w:t>
            </w:r>
            <w:commentRangeEnd w:id="961"/>
            <w:r>
              <w:rPr>
                <w:rStyle w:val="CommentReference"/>
              </w:rPr>
              <w:commentReference w:id="961"/>
            </w:r>
            <w:r w:rsidR="00EC7709">
              <w:t>come and save us,</w:t>
            </w:r>
          </w:p>
        </w:tc>
        <w:tc>
          <w:tcPr>
            <w:tcW w:w="288" w:type="dxa"/>
          </w:tcPr>
          <w:p w14:paraId="1C365EA9" w14:textId="77777777" w:rsidR="00E35F1F" w:rsidRDefault="00E35F1F" w:rsidP="00E35F1F"/>
        </w:tc>
        <w:tc>
          <w:tcPr>
            <w:tcW w:w="288" w:type="dxa"/>
          </w:tcPr>
          <w:p w14:paraId="6CDA279F" w14:textId="77777777" w:rsidR="00E35F1F" w:rsidRDefault="00E35F1F" w:rsidP="00E35F1F">
            <w:pPr>
              <w:pStyle w:val="CopticCross"/>
            </w:pPr>
            <w:r w:rsidRPr="00FB5ACB">
              <w:t>¿</w:t>
            </w:r>
          </w:p>
        </w:tc>
        <w:tc>
          <w:tcPr>
            <w:tcW w:w="3960" w:type="dxa"/>
          </w:tcPr>
          <w:p w14:paraId="082F01BD" w14:textId="77777777" w:rsidR="00E35F1F" w:rsidRDefault="00E35F1F" w:rsidP="00E35F1F">
            <w:pPr>
              <w:pStyle w:val="CopticVersemulti-line"/>
            </w:pPr>
            <w:r w:rsidRPr="00B86BDB">
              <w:t>Ⲛⲉⲙ ⲛⲓⲡ̀ⲣⲟⲫⲏⲧⲏⲥ ⲇⲉ ⲟⲛ ⲟ̀ⲙⲟⲓⲱⲥ</w:t>
            </w:r>
          </w:p>
          <w:p w14:paraId="0E62769F" w14:textId="77777777" w:rsidR="00E35F1F" w:rsidRDefault="00E35F1F" w:rsidP="00E35F1F">
            <w:pPr>
              <w:pStyle w:val="CopticVersemulti-line"/>
            </w:pPr>
            <w:r w:rsidRPr="00B86BDB">
              <w:t>ⲫⲏⲉ̀ⲧⲁϥⲉⲣⲡ̀ⲣⲟⲫⲏⲧⲉⲩⲓⲛ ⲉⲑⲃⲏⲧϥ</w:t>
            </w:r>
          </w:p>
          <w:p w14:paraId="726D65C2" w14:textId="77777777" w:rsidR="00E35F1F" w:rsidRDefault="00E35F1F" w:rsidP="00E35F1F">
            <w:pPr>
              <w:pStyle w:val="CopticVersemulti-line"/>
            </w:pPr>
            <w:r w:rsidRPr="00B86BDB">
              <w:t>ϧⲉⲛ ⲟⲩⲑⲟ ⲛ̀ⲣⲏϯ ⲛⲉⲙ ⲟⲩⲙⲏϣ ⲛ̀ⲥ̀ⲙⲟⲧ</w:t>
            </w:r>
          </w:p>
          <w:p w14:paraId="69E5C5ED" w14:textId="77777777" w:rsidR="00E35F1F" w:rsidRDefault="00E35F1F" w:rsidP="00E35F1F">
            <w:pPr>
              <w:pStyle w:val="CopticVerse"/>
            </w:pPr>
            <w:r w:rsidRPr="00B86BDB">
              <w:t>ϫⲉ ϥ̀ⲛⲁⲓ̀ ⲛ̀ⲧⲉϥⲥⲱϯ ⲙⲙⲟⲛ</w:t>
            </w:r>
          </w:p>
        </w:tc>
      </w:tr>
      <w:tr w:rsidR="00E35F1F" w14:paraId="1137A761" w14:textId="77777777" w:rsidTr="00E35F1F">
        <w:trPr>
          <w:cantSplit/>
          <w:jc w:val="center"/>
        </w:trPr>
        <w:tc>
          <w:tcPr>
            <w:tcW w:w="288" w:type="dxa"/>
          </w:tcPr>
          <w:p w14:paraId="6DC7EF14" w14:textId="77777777" w:rsidR="00E35F1F" w:rsidRDefault="00E35F1F" w:rsidP="00E35F1F">
            <w:pPr>
              <w:pStyle w:val="CopticCross"/>
            </w:pPr>
          </w:p>
        </w:tc>
        <w:tc>
          <w:tcPr>
            <w:tcW w:w="3960" w:type="dxa"/>
          </w:tcPr>
          <w:p w14:paraId="2A2BCDF9" w14:textId="77777777" w:rsidR="00E35F1F" w:rsidRPr="007425E1" w:rsidRDefault="00E35F1F" w:rsidP="00E35F1F">
            <w:pPr>
              <w:pStyle w:val="EngHang"/>
            </w:pPr>
            <w:r w:rsidRPr="007425E1">
              <w:t>Together with the Apostles,</w:t>
            </w:r>
          </w:p>
          <w:p w14:paraId="6D899F19" w14:textId="534680BF" w:rsidR="00E35F1F" w:rsidRPr="007425E1" w:rsidRDefault="00EC7709" w:rsidP="00E35F1F">
            <w:pPr>
              <w:pStyle w:val="EngHang"/>
            </w:pPr>
            <w:r>
              <w:t>For She is the bearer</w:t>
            </w:r>
          </w:p>
          <w:p w14:paraId="53A97386" w14:textId="640AB4F2" w:rsidR="00E35F1F" w:rsidRPr="007425E1" w:rsidRDefault="00EC7709" w:rsidP="00E35F1F">
            <w:pPr>
              <w:pStyle w:val="EngHang"/>
            </w:pPr>
            <w:r>
              <w:t>Of Him Whom they preached</w:t>
            </w:r>
          </w:p>
          <w:p w14:paraId="26C1B5D2" w14:textId="77777777" w:rsidR="00E35F1F" w:rsidRDefault="00E35F1F" w:rsidP="00E35F1F">
            <w:pPr>
              <w:pStyle w:val="EngHangEnd"/>
            </w:pPr>
            <w:r w:rsidRPr="007425E1">
              <w:t>To the whole world.</w:t>
            </w:r>
          </w:p>
        </w:tc>
        <w:tc>
          <w:tcPr>
            <w:tcW w:w="288" w:type="dxa"/>
          </w:tcPr>
          <w:p w14:paraId="70690078" w14:textId="77777777" w:rsidR="00E35F1F" w:rsidRDefault="00E35F1F" w:rsidP="00E35F1F"/>
        </w:tc>
        <w:tc>
          <w:tcPr>
            <w:tcW w:w="288" w:type="dxa"/>
          </w:tcPr>
          <w:p w14:paraId="0743EADE" w14:textId="77777777" w:rsidR="00E35F1F" w:rsidRDefault="00E35F1F" w:rsidP="00E35F1F">
            <w:pPr>
              <w:pStyle w:val="CopticCross"/>
            </w:pPr>
          </w:p>
        </w:tc>
        <w:tc>
          <w:tcPr>
            <w:tcW w:w="3960" w:type="dxa"/>
          </w:tcPr>
          <w:p w14:paraId="5395F015" w14:textId="77777777" w:rsidR="00E35F1F" w:rsidRDefault="00E35F1F" w:rsidP="00E35F1F">
            <w:pPr>
              <w:pStyle w:val="CopticVersemulti-line"/>
            </w:pPr>
            <w:r w:rsidRPr="00B86BDB">
              <w:t>Ⲛⲉⲙ ⲛⲓⲁ̀ⲡⲟⲥⲧⲟⲗⲟⲥ ⲉⲩⲥⲟⲡ</w:t>
            </w:r>
          </w:p>
          <w:p w14:paraId="3A2840A1" w14:textId="77777777" w:rsidR="00E35F1F" w:rsidRDefault="00E35F1F" w:rsidP="00E35F1F">
            <w:pPr>
              <w:pStyle w:val="CopticVersemulti-line"/>
            </w:pPr>
            <w:r w:rsidRPr="00B86BDB">
              <w:t>ϫⲉ ⲛ̀ⲑⲟⲥ ⲡⲉ ϯⲣⲉϥϫⲫⲉ</w:t>
            </w:r>
          </w:p>
          <w:p w14:paraId="354422A7" w14:textId="77777777" w:rsidR="00E35F1F" w:rsidRDefault="00E35F1F" w:rsidP="00E35F1F">
            <w:pPr>
              <w:pStyle w:val="CopticVersemulti-line"/>
            </w:pPr>
            <w:r w:rsidRPr="00B86BDB">
              <w:t>ⲙ̀ⲫⲏⲉ̀ⲧⲟⲩⲉⲣⲕⲩⲣⲓⲍⲓⲛ ⲙ̀ⲙⲟϥ</w:t>
            </w:r>
          </w:p>
          <w:p w14:paraId="11F2230F" w14:textId="77777777" w:rsidR="00E35F1F" w:rsidRDefault="00E35F1F" w:rsidP="00E35F1F">
            <w:pPr>
              <w:pStyle w:val="CopticVerse"/>
            </w:pPr>
            <w:r w:rsidRPr="00B86BDB">
              <w:t>ϧⲉⲛ ϯⲟⲓⲕⲟⲩⲙⲉⲛⲏ ⲧⲏⲣⲥ</w:t>
            </w:r>
          </w:p>
        </w:tc>
      </w:tr>
      <w:tr w:rsidR="00E35F1F" w14:paraId="6784221A" w14:textId="77777777" w:rsidTr="00E35F1F">
        <w:trPr>
          <w:cantSplit/>
          <w:jc w:val="center"/>
        </w:trPr>
        <w:tc>
          <w:tcPr>
            <w:tcW w:w="288" w:type="dxa"/>
          </w:tcPr>
          <w:p w14:paraId="1F1CFF2B" w14:textId="77777777" w:rsidR="00E35F1F" w:rsidRDefault="00E35F1F" w:rsidP="00E35F1F">
            <w:pPr>
              <w:pStyle w:val="CopticCross"/>
            </w:pPr>
            <w:r w:rsidRPr="00FB5ACB">
              <w:t>¿</w:t>
            </w:r>
          </w:p>
        </w:tc>
        <w:tc>
          <w:tcPr>
            <w:tcW w:w="3960" w:type="dxa"/>
          </w:tcPr>
          <w:p w14:paraId="3675E0AD" w14:textId="77777777" w:rsidR="00E35F1F" w:rsidRPr="007425E1" w:rsidRDefault="00E35F1F" w:rsidP="00E35F1F">
            <w:pPr>
              <w:pStyle w:val="EngHang"/>
            </w:pPr>
            <w:r w:rsidRPr="007425E1">
              <w:t>And the struggling martyrs,</w:t>
            </w:r>
            <w:r w:rsidRPr="007425E1">
              <w:tab/>
            </w:r>
            <w:r w:rsidRPr="007425E1">
              <w:tab/>
            </w:r>
          </w:p>
          <w:p w14:paraId="63390E55" w14:textId="77777777" w:rsidR="00E35F1F" w:rsidRPr="007425E1" w:rsidRDefault="00E35F1F" w:rsidP="00E35F1F">
            <w:pPr>
              <w:pStyle w:val="EngHang"/>
            </w:pPr>
            <w:r w:rsidRPr="007425E1">
              <w:t>For He came out of her,</w:t>
            </w:r>
          </w:p>
          <w:p w14:paraId="1EE7C9A5" w14:textId="77777777" w:rsidR="00E35F1F" w:rsidRPr="007425E1" w:rsidRDefault="00E35F1F" w:rsidP="00E35F1F">
            <w:pPr>
              <w:pStyle w:val="EngHang"/>
            </w:pPr>
            <w:r w:rsidRPr="007425E1">
              <w:t>The true Struggler,</w:t>
            </w:r>
          </w:p>
          <w:p w14:paraId="3D2F6E99" w14:textId="77777777" w:rsidR="00E35F1F" w:rsidRDefault="00E35F1F" w:rsidP="00E35F1F">
            <w:pPr>
              <w:pStyle w:val="EngHangEnd"/>
            </w:pPr>
            <w:r w:rsidRPr="007425E1">
              <w:t>Our Lord Jesus Christ.</w:t>
            </w:r>
          </w:p>
        </w:tc>
        <w:tc>
          <w:tcPr>
            <w:tcW w:w="288" w:type="dxa"/>
          </w:tcPr>
          <w:p w14:paraId="5FB2AB23" w14:textId="77777777" w:rsidR="00E35F1F" w:rsidRDefault="00E35F1F" w:rsidP="00E35F1F"/>
        </w:tc>
        <w:tc>
          <w:tcPr>
            <w:tcW w:w="288" w:type="dxa"/>
          </w:tcPr>
          <w:p w14:paraId="645C4976" w14:textId="77777777" w:rsidR="00E35F1F" w:rsidRDefault="00E35F1F" w:rsidP="00E35F1F">
            <w:pPr>
              <w:pStyle w:val="CopticCross"/>
            </w:pPr>
            <w:r w:rsidRPr="00FB5ACB">
              <w:t>¿</w:t>
            </w:r>
          </w:p>
        </w:tc>
        <w:tc>
          <w:tcPr>
            <w:tcW w:w="3960" w:type="dxa"/>
          </w:tcPr>
          <w:p w14:paraId="437B1559" w14:textId="77777777" w:rsidR="00E35F1F" w:rsidRDefault="00E35F1F" w:rsidP="00E35F1F">
            <w:pPr>
              <w:pStyle w:val="CopticVersemulti-line"/>
            </w:pPr>
            <w:r w:rsidRPr="00B86BDB">
              <w:t>Ⲛⲓⲁⲑⲗⲓⲧⲏⲟ ⲙ̀ⲙⲁⲣⲧⲩⲣⲟⲥ</w:t>
            </w:r>
          </w:p>
          <w:p w14:paraId="63EEDD3C" w14:textId="77777777" w:rsidR="00E35F1F" w:rsidRDefault="00E35F1F" w:rsidP="00E35F1F">
            <w:pPr>
              <w:pStyle w:val="CopticVersemulti-line"/>
            </w:pPr>
            <w:r w:rsidRPr="00B86BDB">
              <w:t>ϫⲉ ⲁϥⲓ̀ ⲉ̀ⲃⲟⲗ ⲛ̀ϧⲏⲧⲥ</w:t>
            </w:r>
          </w:p>
          <w:p w14:paraId="5DAA21D5" w14:textId="77777777" w:rsidR="00E35F1F" w:rsidRDefault="00E35F1F" w:rsidP="00E35F1F">
            <w:pPr>
              <w:pStyle w:val="CopticVersemulti-line"/>
            </w:pPr>
            <w:r w:rsidRPr="00B86BDB">
              <w:t>ⲛ̀ϫⲉ ⲡⲟⲩⲁ̀ⲅⲟⲓⲛⲟⲑⲉⲧⲏⲥ ⲙ̀ⲙⲏⲓ</w:t>
            </w:r>
          </w:p>
          <w:p w14:paraId="62E0DCD1" w14:textId="77777777" w:rsidR="00E35F1F" w:rsidRDefault="00E35F1F" w:rsidP="00E35F1F">
            <w:pPr>
              <w:pStyle w:val="CopticVerse"/>
            </w:pPr>
            <w:r w:rsidRPr="00B86BDB">
              <w:t>ⲡⲉⲛⲟ̅ⲥ̅ Ⲓⲏ̅ⲥ Ⲡⲭ̅ⲥ</w:t>
            </w:r>
          </w:p>
        </w:tc>
      </w:tr>
      <w:tr w:rsidR="00E35F1F" w14:paraId="183AF43C" w14:textId="77777777" w:rsidTr="00E35F1F">
        <w:trPr>
          <w:cantSplit/>
          <w:jc w:val="center"/>
        </w:trPr>
        <w:tc>
          <w:tcPr>
            <w:tcW w:w="288" w:type="dxa"/>
          </w:tcPr>
          <w:p w14:paraId="531D3A07" w14:textId="77777777" w:rsidR="00E35F1F" w:rsidRDefault="00E35F1F" w:rsidP="00E35F1F">
            <w:pPr>
              <w:pStyle w:val="CopticCross"/>
            </w:pPr>
          </w:p>
        </w:tc>
        <w:tc>
          <w:tcPr>
            <w:tcW w:w="3960" w:type="dxa"/>
          </w:tcPr>
          <w:p w14:paraId="2347FEAE" w14:textId="18B6C042" w:rsidR="00E35F1F" w:rsidRPr="007425E1" w:rsidRDefault="00E35F1F" w:rsidP="00E35F1F">
            <w:pPr>
              <w:pStyle w:val="EngHang"/>
            </w:pPr>
            <w:r>
              <w:t>Therefore</w:t>
            </w:r>
            <w:r w:rsidR="00EC7709">
              <w:t>, let us glorify, the greatness</w:t>
            </w:r>
          </w:p>
          <w:p w14:paraId="1C020E6A" w14:textId="77777777" w:rsidR="00E35F1F" w:rsidRPr="007425E1" w:rsidRDefault="00E35F1F" w:rsidP="00E35F1F">
            <w:pPr>
              <w:pStyle w:val="EngHang"/>
            </w:pPr>
            <w:r>
              <w:t>Of His vast riches,</w:t>
            </w:r>
            <w:r>
              <w:tab/>
            </w:r>
          </w:p>
          <w:p w14:paraId="15EFAAA3" w14:textId="77777777" w:rsidR="00E35F1F" w:rsidRPr="007425E1" w:rsidRDefault="00E35F1F" w:rsidP="00E35F1F">
            <w:pPr>
              <w:pStyle w:val="EngHang"/>
            </w:pPr>
            <w:r w:rsidRPr="007425E1">
              <w:t>And His boundless</w:t>
            </w:r>
            <w:r>
              <w:rPr>
                <w:rStyle w:val="FootnoteReference"/>
                <w:rFonts w:eastAsiaTheme="majorEastAsia"/>
              </w:rPr>
              <w:t xml:space="preserve"> </w:t>
            </w:r>
            <w:r w:rsidRPr="007425E1">
              <w:t>wisdom,</w:t>
            </w:r>
          </w:p>
          <w:p w14:paraId="2671F68C" w14:textId="77777777" w:rsidR="00E35F1F" w:rsidRDefault="00E35F1F" w:rsidP="00E35F1F">
            <w:pPr>
              <w:pStyle w:val="EngHangEnd"/>
            </w:pPr>
            <w:r w:rsidRPr="007425E1">
              <w:t>Beseeching His great mercy.</w:t>
            </w:r>
          </w:p>
        </w:tc>
        <w:tc>
          <w:tcPr>
            <w:tcW w:w="288" w:type="dxa"/>
          </w:tcPr>
          <w:p w14:paraId="7D0C2FB3" w14:textId="77777777" w:rsidR="00E35F1F" w:rsidRDefault="00E35F1F" w:rsidP="00E35F1F"/>
        </w:tc>
        <w:tc>
          <w:tcPr>
            <w:tcW w:w="288" w:type="dxa"/>
          </w:tcPr>
          <w:p w14:paraId="578ED3DF" w14:textId="77777777" w:rsidR="00E35F1F" w:rsidRDefault="00E35F1F" w:rsidP="00E35F1F">
            <w:pPr>
              <w:pStyle w:val="CopticCross"/>
            </w:pPr>
          </w:p>
        </w:tc>
        <w:tc>
          <w:tcPr>
            <w:tcW w:w="3960" w:type="dxa"/>
          </w:tcPr>
          <w:p w14:paraId="1D62F6F1" w14:textId="77777777" w:rsidR="00E35F1F" w:rsidRDefault="00E35F1F" w:rsidP="00E35F1F">
            <w:pPr>
              <w:pStyle w:val="CopticVersemulti-line"/>
            </w:pPr>
            <w:r w:rsidRPr="00B86BDB">
              <w:t>Ⲫⲁⲓ ⲙⲁⲣⲉⲛϯⲱ̀ⲟⲩ ⲛ̀ϯⲙⲉⲧⲛⲓ</w:t>
            </w:r>
            <w:r>
              <w:t>ϣ</w:t>
            </w:r>
          </w:p>
          <w:p w14:paraId="78A848B9" w14:textId="77777777" w:rsidR="00E35F1F" w:rsidRDefault="00E35F1F" w:rsidP="00E35F1F">
            <w:pPr>
              <w:pStyle w:val="CopticVersemulti-line"/>
            </w:pPr>
            <w:r w:rsidRPr="00B86BDB">
              <w:t xml:space="preserve"> ⲛ̀ⲧⲉ ⲧⲉϥⲙⲉⲧⲣⲁⲙⲁⲟ̀ ⲉⲧⲟϣ</w:t>
            </w:r>
          </w:p>
          <w:p w14:paraId="6AFAE4DB" w14:textId="77777777" w:rsidR="00E35F1F" w:rsidRDefault="00E35F1F" w:rsidP="00E35F1F">
            <w:pPr>
              <w:pStyle w:val="CopticVersemulti-line"/>
            </w:pPr>
            <w:r w:rsidRPr="00B86BDB">
              <w:t>ⲛⲉⲙ ⲧⲉϥⲥⲟⲫⲓⲁ ⲛ̀ⲁⲧⲁⲩⲣⲏϫⲥ</w:t>
            </w:r>
          </w:p>
          <w:p w14:paraId="362A84F1" w14:textId="77777777" w:rsidR="00E35F1F" w:rsidRDefault="00E35F1F" w:rsidP="00E35F1F">
            <w:pPr>
              <w:pStyle w:val="CopticVerse"/>
            </w:pPr>
            <w:r w:rsidRPr="00B86BDB">
              <w:t>ⲉⲛⲉ̀ⲣⲉⲧⲓⲛ ⲙ̀ⲡⲉϥⲛⲓϣϯ ⲛ̀ⲛⲁⲓ</w:t>
            </w:r>
          </w:p>
        </w:tc>
      </w:tr>
      <w:tr w:rsidR="00E35F1F" w14:paraId="379AFD31" w14:textId="77777777" w:rsidTr="00E35F1F">
        <w:trPr>
          <w:cantSplit/>
          <w:jc w:val="center"/>
        </w:trPr>
        <w:tc>
          <w:tcPr>
            <w:tcW w:w="288" w:type="dxa"/>
          </w:tcPr>
          <w:p w14:paraId="28B85DBE" w14:textId="77777777" w:rsidR="00E35F1F" w:rsidRDefault="00E35F1F" w:rsidP="00E35F1F">
            <w:pPr>
              <w:pStyle w:val="CopticCross"/>
            </w:pPr>
            <w:r w:rsidRPr="00FB5ACB">
              <w:t>¿</w:t>
            </w:r>
          </w:p>
        </w:tc>
        <w:tc>
          <w:tcPr>
            <w:tcW w:w="3960" w:type="dxa"/>
          </w:tcPr>
          <w:p w14:paraId="43F1017D" w14:textId="77777777" w:rsidR="00E35F1F" w:rsidRPr="007425E1" w:rsidRDefault="00E35F1F" w:rsidP="00E35F1F">
            <w:pPr>
              <w:pStyle w:val="EngHang"/>
              <w:rPr>
                <w:color w:val="FF0000"/>
              </w:rPr>
            </w:pPr>
            <w:r w:rsidRPr="007425E1">
              <w:t>He did not cease to be God,</w:t>
            </w:r>
            <w:r w:rsidRPr="007425E1">
              <w:tab/>
            </w:r>
          </w:p>
          <w:p w14:paraId="0FD2EC7C" w14:textId="77777777" w:rsidR="00E35F1F" w:rsidRPr="007425E1" w:rsidRDefault="00E35F1F" w:rsidP="00E35F1F">
            <w:pPr>
              <w:pStyle w:val="EngHang"/>
            </w:pPr>
            <w:r w:rsidRPr="007425E1">
              <w:t>He came and became the Son of Man,</w:t>
            </w:r>
          </w:p>
          <w:p w14:paraId="29C6FCE2" w14:textId="77777777" w:rsidR="00E35F1F" w:rsidRPr="007425E1" w:rsidRDefault="00E35F1F" w:rsidP="00E35F1F">
            <w:pPr>
              <w:pStyle w:val="EngHang"/>
            </w:pPr>
            <w:r w:rsidRPr="007425E1">
              <w:t xml:space="preserve">But He is </w:t>
            </w:r>
            <w:r>
              <w:t>God in truth</w:t>
            </w:r>
            <w:r w:rsidRPr="007425E1">
              <w:t>,</w:t>
            </w:r>
          </w:p>
          <w:p w14:paraId="51E0278B" w14:textId="77777777" w:rsidR="00E35F1F" w:rsidRDefault="00E35F1F" w:rsidP="00E35F1F">
            <w:pPr>
              <w:pStyle w:val="EngHangEnd"/>
            </w:pPr>
            <w:r w:rsidRPr="007425E1">
              <w:t>He came and saved us.</w:t>
            </w:r>
          </w:p>
        </w:tc>
        <w:tc>
          <w:tcPr>
            <w:tcW w:w="288" w:type="dxa"/>
          </w:tcPr>
          <w:p w14:paraId="1F59D73D" w14:textId="77777777" w:rsidR="00E35F1F" w:rsidRDefault="00E35F1F" w:rsidP="00E35F1F"/>
        </w:tc>
        <w:tc>
          <w:tcPr>
            <w:tcW w:w="288" w:type="dxa"/>
          </w:tcPr>
          <w:p w14:paraId="54A30D89" w14:textId="77777777" w:rsidR="00E35F1F" w:rsidRDefault="00E35F1F" w:rsidP="00E35F1F">
            <w:pPr>
              <w:pStyle w:val="CopticCross"/>
            </w:pPr>
            <w:r w:rsidRPr="00FB5ACB">
              <w:t>¿</w:t>
            </w:r>
          </w:p>
        </w:tc>
        <w:tc>
          <w:tcPr>
            <w:tcW w:w="3960" w:type="dxa"/>
          </w:tcPr>
          <w:p w14:paraId="0E4B1A76" w14:textId="77777777" w:rsidR="00E35F1F" w:rsidRDefault="00E35F1F" w:rsidP="00E35F1F">
            <w:pPr>
              <w:pStyle w:val="CopticVersemulti-line"/>
            </w:pPr>
            <w:r w:rsidRPr="008172B5">
              <w:t>Ⲉⲧⲁϥⲕⲏⲛ ⲁⲛ ⲉϥⲟⲓ ⲛ̀ⲛⲟⲩϯ</w:t>
            </w:r>
          </w:p>
          <w:p w14:paraId="7242E49A" w14:textId="77777777" w:rsidR="00E35F1F" w:rsidRDefault="00E35F1F" w:rsidP="00E35F1F">
            <w:pPr>
              <w:pStyle w:val="CopticVersemulti-line"/>
            </w:pPr>
            <w:r w:rsidRPr="008172B5">
              <w:t>ⲁϥⲓ̀ ⲁϥϣⲱⲡⲓ ⲛ̀ϣⲏⲣⲓ ⲛ̀ⲣⲱⲙⲓ</w:t>
            </w:r>
          </w:p>
          <w:p w14:paraId="0B48C995" w14:textId="77777777" w:rsidR="00E35F1F" w:rsidRDefault="00E35F1F" w:rsidP="00E35F1F">
            <w:pPr>
              <w:pStyle w:val="CopticVersemulti-line"/>
            </w:pPr>
            <w:r w:rsidRPr="008172B5">
              <w:t>ⲁⲗⲗⲁ ⲛ̀ⲑⲟϥ ⲡⲉ ⲫϯ ⲙ̀ⲙⲏⲓ</w:t>
            </w:r>
          </w:p>
          <w:p w14:paraId="026A0052" w14:textId="77777777" w:rsidR="00E35F1F" w:rsidRDefault="00E35F1F" w:rsidP="00E35F1F">
            <w:pPr>
              <w:pStyle w:val="CopticVersemulti-line"/>
            </w:pPr>
            <w:r w:rsidRPr="008172B5">
              <w:t>ⲁϥⲓ̀ ⲟⲩⲟϩ ⲁϥⲥⲱϯ ⲙ̀ⲙⲟⲛ</w:t>
            </w:r>
          </w:p>
        </w:tc>
      </w:tr>
    </w:tbl>
    <w:p w14:paraId="4FF00B82" w14:textId="77777777" w:rsidR="00E35F1F" w:rsidRDefault="00E35F1F" w:rsidP="00E35F1F">
      <w:pPr>
        <w:pStyle w:val="Heading6"/>
      </w:pPr>
      <w:bookmarkStart w:id="962" w:name="_Toc298681323"/>
      <w:r>
        <w:t>Part Seven</w:t>
      </w:r>
      <w:bookmarkEnd w:id="9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287D550" w14:textId="77777777" w:rsidTr="00E35F1F">
        <w:trPr>
          <w:cantSplit/>
          <w:jc w:val="center"/>
        </w:trPr>
        <w:tc>
          <w:tcPr>
            <w:tcW w:w="288" w:type="dxa"/>
          </w:tcPr>
          <w:p w14:paraId="46F64860" w14:textId="77777777" w:rsidR="00E35F1F" w:rsidRDefault="00E35F1F" w:rsidP="00E35F1F">
            <w:pPr>
              <w:pStyle w:val="CopticCross"/>
            </w:pPr>
          </w:p>
        </w:tc>
        <w:tc>
          <w:tcPr>
            <w:tcW w:w="3960" w:type="dxa"/>
          </w:tcPr>
          <w:p w14:paraId="71437605" w14:textId="77777777" w:rsidR="00E35F1F" w:rsidRPr="007425E1" w:rsidRDefault="00E35F1F" w:rsidP="00E35F1F">
            <w:pPr>
              <w:pStyle w:val="EngHang"/>
            </w:pPr>
            <w:r w:rsidRPr="007425E1">
              <w:t>The Lord swore in truth to David,</w:t>
            </w:r>
          </w:p>
          <w:p w14:paraId="44139447" w14:textId="069D90CF" w:rsidR="00E35F1F" w:rsidRPr="007425E1" w:rsidRDefault="00E35F1F" w:rsidP="00E35F1F">
            <w:pPr>
              <w:pStyle w:val="EngHang"/>
            </w:pPr>
            <w:r w:rsidRPr="007425E1">
              <w:t xml:space="preserve">And will not </w:t>
            </w:r>
            <w:r w:rsidR="00EC7709">
              <w:t>annul it</w:t>
            </w:r>
            <w:r w:rsidRPr="007425E1">
              <w:t>,</w:t>
            </w:r>
          </w:p>
          <w:p w14:paraId="3E2C4860" w14:textId="2DEFA95C" w:rsidR="00E35F1F" w:rsidRPr="007425E1" w:rsidRDefault="00EC7709" w:rsidP="00E35F1F">
            <w:pPr>
              <w:pStyle w:val="EngHang"/>
            </w:pPr>
            <w:r>
              <w:t>“</w:t>
            </w:r>
            <w:r w:rsidR="00E35F1F" w:rsidRPr="007425E1">
              <w:t>Of the fruit of your loins,</w:t>
            </w:r>
          </w:p>
          <w:p w14:paraId="43E169E2" w14:textId="608F4872" w:rsidR="00E35F1F" w:rsidRDefault="00E35F1F" w:rsidP="00E35F1F">
            <w:pPr>
              <w:pStyle w:val="EngHangEnd"/>
            </w:pPr>
            <w:r w:rsidRPr="007425E1">
              <w:t>I will set upon your throne.</w:t>
            </w:r>
            <w:r w:rsidR="00EC7709">
              <w:t>”</w:t>
            </w:r>
          </w:p>
        </w:tc>
        <w:tc>
          <w:tcPr>
            <w:tcW w:w="288" w:type="dxa"/>
          </w:tcPr>
          <w:p w14:paraId="39A7E93B" w14:textId="77777777" w:rsidR="00E35F1F" w:rsidRDefault="00E35F1F" w:rsidP="00E35F1F"/>
        </w:tc>
        <w:tc>
          <w:tcPr>
            <w:tcW w:w="288" w:type="dxa"/>
          </w:tcPr>
          <w:p w14:paraId="79AB4603" w14:textId="77777777" w:rsidR="00E35F1F" w:rsidRDefault="00E35F1F" w:rsidP="00E35F1F">
            <w:pPr>
              <w:pStyle w:val="CopticCross"/>
            </w:pPr>
          </w:p>
        </w:tc>
        <w:tc>
          <w:tcPr>
            <w:tcW w:w="3960" w:type="dxa"/>
          </w:tcPr>
          <w:p w14:paraId="3AA9C92A" w14:textId="77777777" w:rsidR="00E35F1F" w:rsidRDefault="00E35F1F" w:rsidP="00E35F1F">
            <w:pPr>
              <w:pStyle w:val="CopticVersemulti-line"/>
            </w:pPr>
            <w:r w:rsidRPr="00D364A6">
              <w:t>Ⲁ</w:t>
            </w:r>
            <w:r w:rsidRPr="00D364A6">
              <w:rPr>
                <w:rFonts w:ascii="Times New Roman" w:hAnsi="Times New Roman" w:cs="Times New Roman"/>
              </w:rPr>
              <w:t>ϥ</w:t>
            </w:r>
            <w:r w:rsidRPr="00D364A6">
              <w:t>ⲱⲣⲕ ⲛ</w:t>
            </w:r>
            <w:r w:rsidRPr="00D364A6">
              <w:rPr>
                <w:rFonts w:ascii="Times New Roman" w:hAnsi="Times New Roman" w:cs="Times New Roman"/>
              </w:rPr>
              <w:t>̀ϫ</w:t>
            </w:r>
            <w:r w:rsidRPr="00D364A6">
              <w:t>ⲉ Ⲡⲟ</w:t>
            </w:r>
            <w:r w:rsidRPr="00D364A6">
              <w:rPr>
                <w:rFonts w:ascii="Times New Roman" w:hAnsi="Times New Roman" w:cs="Times New Roman"/>
              </w:rPr>
              <w:t>̅</w:t>
            </w:r>
            <w:r w:rsidRPr="00D364A6">
              <w:t>ⲥ</w:t>
            </w:r>
            <w:r w:rsidRPr="00D364A6">
              <w:rPr>
                <w:rFonts w:ascii="Times New Roman" w:hAnsi="Times New Roman" w:cs="Times New Roman"/>
              </w:rPr>
              <w:t>̅</w:t>
            </w:r>
            <w:r w:rsidRPr="00D364A6">
              <w:t xml:space="preserve"> ⲛ</w:t>
            </w:r>
            <w:r w:rsidRPr="00D364A6">
              <w:rPr>
                <w:rFonts w:ascii="Times New Roman" w:hAnsi="Times New Roman" w:cs="Times New Roman"/>
              </w:rPr>
              <w:t>̀</w:t>
            </w:r>
            <w:r w:rsidRPr="00D364A6">
              <w:t xml:space="preserve">Ⲇⲁⲩⲓⲇ </w:t>
            </w:r>
            <w:r w:rsidRPr="00D364A6">
              <w:rPr>
                <w:rFonts w:ascii="Times New Roman" w:hAnsi="Times New Roman" w:cs="Times New Roman"/>
              </w:rPr>
              <w:t>ϧ</w:t>
            </w:r>
            <w:r w:rsidRPr="00D364A6">
              <w:t>ⲉⲛ ⲟⲩⲙⲉⲑⲙⲏⲓ</w:t>
            </w:r>
          </w:p>
          <w:p w14:paraId="1E9735A3" w14:textId="77777777" w:rsidR="00E35F1F" w:rsidRDefault="00E35F1F" w:rsidP="00E35F1F">
            <w:pPr>
              <w:pStyle w:val="CopticVersemulti-line"/>
            </w:pPr>
            <w:r w:rsidRPr="00D364A6">
              <w:t>ⲟⲩⲟ</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ⲛⲉ</w:t>
            </w:r>
            <w:r w:rsidRPr="00D364A6">
              <w:rPr>
                <w:rFonts w:ascii="Times New Roman" w:hAnsi="Times New Roman" w:cs="Times New Roman"/>
              </w:rPr>
              <w:t>ϥϫ</w:t>
            </w:r>
            <w:r w:rsidRPr="00D364A6">
              <w:t>ⲟⲗ</w:t>
            </w:r>
            <w:r w:rsidRPr="00D364A6">
              <w:rPr>
                <w:rFonts w:ascii="Times New Roman" w:hAnsi="Times New Roman" w:cs="Times New Roman"/>
              </w:rPr>
              <w:t>ϥ</w:t>
            </w:r>
            <w:r w:rsidRPr="00D364A6">
              <w:t xml:space="preserve"> </w:t>
            </w:r>
            <w:r w:rsidRPr="00D364A6">
              <w:rPr>
                <w:rFonts w:ascii="Times New Roman" w:hAnsi="Times New Roman" w:cs="Times New Roman"/>
              </w:rPr>
              <w:t>ϫ</w:t>
            </w:r>
            <w:r w:rsidRPr="00D364A6">
              <w:t>ⲉ</w:t>
            </w:r>
          </w:p>
          <w:p w14:paraId="29F17ED7" w14:textId="77777777" w:rsidR="00E35F1F" w:rsidRDefault="00E35F1F" w:rsidP="00E35F1F">
            <w:pPr>
              <w:pStyle w:val="CopticVersemulti-line"/>
            </w:pPr>
            <w:r w:rsidRPr="00D364A6">
              <w:t>ⲉⲃⲟⲗ</w:t>
            </w:r>
            <w:r w:rsidRPr="00D364A6">
              <w:rPr>
                <w:rFonts w:ascii="Times New Roman" w:hAnsi="Times New Roman" w:cs="Times New Roman"/>
              </w:rPr>
              <w:t>ϧ</w:t>
            </w:r>
            <w:r w:rsidRPr="00D364A6">
              <w:t>ⲉⲛ ⲡ</w:t>
            </w:r>
            <w:r w:rsidRPr="00D364A6">
              <w:rPr>
                <w:rFonts w:ascii="Times New Roman" w:hAnsi="Times New Roman" w:cs="Times New Roman"/>
              </w:rPr>
              <w:t>̀</w:t>
            </w:r>
            <w:r w:rsidRPr="00D364A6">
              <w:t>ⲟⲩⲧⲁ</w:t>
            </w:r>
            <w:r w:rsidRPr="00D364A6">
              <w:rPr>
                <w:rFonts w:ascii="Times New Roman" w:hAnsi="Times New Roman" w:cs="Times New Roman"/>
              </w:rPr>
              <w:t>ϩ</w:t>
            </w:r>
            <w:r w:rsidRPr="00D364A6">
              <w:t xml:space="preserve"> ⲛ</w:t>
            </w:r>
            <w:r w:rsidRPr="00D364A6">
              <w:rPr>
                <w:rFonts w:ascii="Times New Roman" w:hAnsi="Times New Roman" w:cs="Times New Roman"/>
              </w:rPr>
              <w:t>̀</w:t>
            </w:r>
            <w:r w:rsidRPr="00D364A6">
              <w:t>ⲧⲉ ⲧⲉⲕⲛⲉ</w:t>
            </w:r>
            <w:r w:rsidRPr="00D364A6">
              <w:rPr>
                <w:rFonts w:ascii="Times New Roman" w:hAnsi="Times New Roman" w:cs="Times New Roman"/>
              </w:rPr>
              <w:t>ϫ</w:t>
            </w:r>
            <w:r w:rsidRPr="00D364A6">
              <w:t>ⲓ</w:t>
            </w:r>
          </w:p>
          <w:p w14:paraId="309BC2AB" w14:textId="77777777" w:rsidR="00E35F1F" w:rsidRDefault="00E35F1F" w:rsidP="00E35F1F">
            <w:pPr>
              <w:pStyle w:val="CopticVerse"/>
            </w:pPr>
            <w:r w:rsidRPr="00D364A6">
              <w:rPr>
                <w:rFonts w:ascii="Times New Roman" w:hAnsi="Times New Roman" w:cs="Times New Roman"/>
              </w:rPr>
              <w:t>ϯ</w:t>
            </w:r>
            <w:r w:rsidRPr="00D364A6">
              <w:t xml:space="preserve">ⲛⲁⲭⲱ </w:t>
            </w:r>
            <w:r w:rsidRPr="00D364A6">
              <w:rPr>
                <w:rFonts w:ascii="Times New Roman" w:hAnsi="Times New Roman" w:cs="Times New Roman"/>
              </w:rPr>
              <w:t>ϩ</w:t>
            </w:r>
            <w:r w:rsidRPr="00D364A6">
              <w:t>ⲓ</w:t>
            </w:r>
            <w:r w:rsidRPr="00D364A6">
              <w:rPr>
                <w:rFonts w:ascii="Times New Roman" w:hAnsi="Times New Roman" w:cs="Times New Roman"/>
              </w:rPr>
              <w:t>ϫ</w:t>
            </w:r>
            <w:r w:rsidRPr="00D364A6">
              <w:t>ⲉⲛ ⲡⲉⲕⲑ</w:t>
            </w:r>
            <w:r w:rsidRPr="00D364A6">
              <w:rPr>
                <w:rFonts w:ascii="Times New Roman" w:hAnsi="Times New Roman" w:cs="Times New Roman"/>
              </w:rPr>
              <w:t>̀</w:t>
            </w:r>
            <w:r w:rsidRPr="00D364A6">
              <w:t>ⲣⲟⲛⲟⲥ</w:t>
            </w:r>
          </w:p>
        </w:tc>
      </w:tr>
      <w:tr w:rsidR="00E35F1F" w14:paraId="0BC9CB54" w14:textId="77777777" w:rsidTr="00E35F1F">
        <w:trPr>
          <w:cantSplit/>
          <w:jc w:val="center"/>
        </w:trPr>
        <w:tc>
          <w:tcPr>
            <w:tcW w:w="288" w:type="dxa"/>
          </w:tcPr>
          <w:p w14:paraId="100F4AF0" w14:textId="77777777" w:rsidR="00E35F1F" w:rsidRDefault="00E35F1F" w:rsidP="00E35F1F">
            <w:pPr>
              <w:pStyle w:val="CopticCross"/>
            </w:pPr>
            <w:r w:rsidRPr="00FB5ACB">
              <w:lastRenderedPageBreak/>
              <w:t>¿</w:t>
            </w:r>
          </w:p>
        </w:tc>
        <w:tc>
          <w:tcPr>
            <w:tcW w:w="3960" w:type="dxa"/>
          </w:tcPr>
          <w:p w14:paraId="35BA89BE" w14:textId="2A86E271" w:rsidR="00E35F1F" w:rsidRPr="007425E1" w:rsidRDefault="00E35F1F" w:rsidP="00E35F1F">
            <w:pPr>
              <w:pStyle w:val="EngHang"/>
            </w:pPr>
            <w:r w:rsidRPr="007425E1">
              <w:t xml:space="preserve">So when the righteous </w:t>
            </w:r>
            <w:commentRangeStart w:id="963"/>
            <w:r>
              <w:t>David</w:t>
            </w:r>
            <w:commentRangeEnd w:id="963"/>
            <w:r>
              <w:rPr>
                <w:rStyle w:val="CommentReference"/>
                <w:rFonts w:ascii="Times New Roman" w:eastAsiaTheme="minorHAnsi" w:hAnsi="Times New Roman" w:cstheme="minorBidi"/>
                <w:color w:val="auto"/>
              </w:rPr>
              <w:commentReference w:id="963"/>
            </w:r>
          </w:p>
          <w:p w14:paraId="50430C79" w14:textId="77777777" w:rsidR="00E35F1F" w:rsidRPr="007425E1" w:rsidRDefault="00E35F1F" w:rsidP="00E35F1F">
            <w:pPr>
              <w:pStyle w:val="EngHang"/>
            </w:pPr>
            <w:r w:rsidRPr="007425E1">
              <w:t xml:space="preserve">Consented that </w:t>
            </w:r>
            <w:r>
              <w:t>from</w:t>
            </w:r>
            <w:r w:rsidRPr="007425E1">
              <w:t xml:space="preserve"> him</w:t>
            </w:r>
            <w:r>
              <w:t>self,</w:t>
            </w:r>
          </w:p>
          <w:p w14:paraId="37425E9E" w14:textId="77777777" w:rsidR="00E35F1F" w:rsidRPr="007425E1" w:rsidRDefault="00E35F1F" w:rsidP="00E35F1F">
            <w:pPr>
              <w:pStyle w:val="EngHang"/>
            </w:pPr>
            <w:r w:rsidRPr="007425E1">
              <w:t>Christ be brought forth according to the flesh,</w:t>
            </w:r>
          </w:p>
          <w:p w14:paraId="08349304" w14:textId="77777777" w:rsidR="00E35F1F" w:rsidRDefault="00E35F1F" w:rsidP="00E35F1F">
            <w:pPr>
              <w:pStyle w:val="EngHangEnd"/>
            </w:pPr>
            <w:r w:rsidRPr="007425E1">
              <w:t>He sought earnestly,</w:t>
            </w:r>
          </w:p>
        </w:tc>
        <w:tc>
          <w:tcPr>
            <w:tcW w:w="288" w:type="dxa"/>
          </w:tcPr>
          <w:p w14:paraId="63F8BC18" w14:textId="77777777" w:rsidR="00E35F1F" w:rsidRDefault="00E35F1F" w:rsidP="00E35F1F"/>
        </w:tc>
        <w:tc>
          <w:tcPr>
            <w:tcW w:w="288" w:type="dxa"/>
          </w:tcPr>
          <w:p w14:paraId="5854D509" w14:textId="77777777" w:rsidR="00E35F1F" w:rsidRDefault="00E35F1F" w:rsidP="00E35F1F">
            <w:pPr>
              <w:pStyle w:val="CopticCross"/>
            </w:pPr>
            <w:r w:rsidRPr="00FB5ACB">
              <w:t>¿</w:t>
            </w:r>
          </w:p>
        </w:tc>
        <w:tc>
          <w:tcPr>
            <w:tcW w:w="3960" w:type="dxa"/>
          </w:tcPr>
          <w:p w14:paraId="497D9ED3" w14:textId="77777777" w:rsidR="00E35F1F" w:rsidRDefault="00E35F1F" w:rsidP="00E35F1F">
            <w:pPr>
              <w:pStyle w:val="CopticVersemulti-line"/>
            </w:pPr>
            <w:r w:rsidRPr="00D364A6">
              <w:t>Ⲟ̀ⲑⲉⲛ ⲉⲧⲁϥⲑⲱⲧ ⲛ̀ϩⲏⲧ</w:t>
            </w:r>
          </w:p>
          <w:p w14:paraId="7342D559" w14:textId="77777777" w:rsidR="00E35F1F" w:rsidRDefault="00E35F1F" w:rsidP="00E35F1F">
            <w:pPr>
              <w:pStyle w:val="CopticVersemulti-line"/>
            </w:pPr>
            <w:r w:rsidRPr="00D364A6">
              <w:t>ⲛ̀ϫⲉ ⲡⲓⲑ̀ⲙⲏⲓ ϫⲉ ⲉⲃⲟⲗ ⲙ̀ⲙⲟϥ</w:t>
            </w:r>
          </w:p>
          <w:p w14:paraId="65FFA939" w14:textId="77777777" w:rsidR="00E35F1F" w:rsidRDefault="00E35F1F" w:rsidP="00E35F1F">
            <w:pPr>
              <w:pStyle w:val="CopticVersemulti-line"/>
            </w:pPr>
            <w:r w:rsidRPr="00D364A6">
              <w:t>ⲥⲉⲛⲁϫ̀ⲫⲟ ⲙ̀Ⲡⲭ̅ⲥ ⲕⲁⲧⲁ ⲥⲁⲣⲝ</w:t>
            </w:r>
          </w:p>
          <w:p w14:paraId="1C0BCD25" w14:textId="77777777" w:rsidR="00E35F1F" w:rsidRDefault="00E35F1F" w:rsidP="00E35F1F">
            <w:pPr>
              <w:pStyle w:val="CopticVerse"/>
            </w:pPr>
            <w:r w:rsidRPr="00D364A6">
              <w:t>ⲁϥⲕⲱϯ ⲁⲕⲣⲓⲃⲱⲥ</w:t>
            </w:r>
          </w:p>
        </w:tc>
      </w:tr>
      <w:tr w:rsidR="00E35F1F" w14:paraId="06B648C8" w14:textId="77777777" w:rsidTr="00E35F1F">
        <w:trPr>
          <w:cantSplit/>
          <w:jc w:val="center"/>
        </w:trPr>
        <w:tc>
          <w:tcPr>
            <w:tcW w:w="288" w:type="dxa"/>
          </w:tcPr>
          <w:p w14:paraId="578A028C" w14:textId="77777777" w:rsidR="00E35F1F" w:rsidRDefault="00E35F1F" w:rsidP="00E35F1F">
            <w:pPr>
              <w:pStyle w:val="CopticCross"/>
            </w:pPr>
          </w:p>
        </w:tc>
        <w:tc>
          <w:tcPr>
            <w:tcW w:w="3960" w:type="dxa"/>
          </w:tcPr>
          <w:p w14:paraId="64909511" w14:textId="7EDC374C" w:rsidR="00E35F1F" w:rsidRPr="007425E1" w:rsidRDefault="00EC7709" w:rsidP="00E35F1F">
            <w:pPr>
              <w:pStyle w:val="EngHang"/>
            </w:pPr>
            <w:r>
              <w:t>To find a dwelling place</w:t>
            </w:r>
          </w:p>
          <w:p w14:paraId="19B38FB6" w14:textId="77777777" w:rsidR="00E35F1F" w:rsidRPr="007425E1" w:rsidRDefault="00E35F1F" w:rsidP="00E35F1F">
            <w:pPr>
              <w:pStyle w:val="EngHang"/>
            </w:pPr>
            <w:r w:rsidRPr="007425E1">
              <w:t>For the Lord God, the Logos,</w:t>
            </w:r>
          </w:p>
          <w:p w14:paraId="189CE720" w14:textId="77777777" w:rsidR="00E35F1F" w:rsidRPr="007425E1" w:rsidRDefault="00E35F1F" w:rsidP="00E35F1F">
            <w:pPr>
              <w:pStyle w:val="EngHang"/>
            </w:pPr>
            <w:r w:rsidRPr="007425E1">
              <w:t>And this was fulfilled,</w:t>
            </w:r>
          </w:p>
          <w:p w14:paraId="565B7E55" w14:textId="77777777" w:rsidR="00E35F1F" w:rsidRDefault="00E35F1F" w:rsidP="00E35F1F">
            <w:pPr>
              <w:pStyle w:val="EngHangEnd"/>
            </w:pPr>
            <w:r w:rsidRPr="007425E1">
              <w:t>With great diligence.</w:t>
            </w:r>
          </w:p>
        </w:tc>
        <w:tc>
          <w:tcPr>
            <w:tcW w:w="288" w:type="dxa"/>
          </w:tcPr>
          <w:p w14:paraId="0F0A5634" w14:textId="77777777" w:rsidR="00E35F1F" w:rsidRDefault="00E35F1F" w:rsidP="00E35F1F"/>
        </w:tc>
        <w:tc>
          <w:tcPr>
            <w:tcW w:w="288" w:type="dxa"/>
          </w:tcPr>
          <w:p w14:paraId="1A99BBC5" w14:textId="77777777" w:rsidR="00E35F1F" w:rsidRDefault="00E35F1F" w:rsidP="00E35F1F">
            <w:pPr>
              <w:pStyle w:val="CopticCross"/>
            </w:pPr>
          </w:p>
        </w:tc>
        <w:tc>
          <w:tcPr>
            <w:tcW w:w="3960" w:type="dxa"/>
          </w:tcPr>
          <w:p w14:paraId="16C534DC" w14:textId="77777777" w:rsidR="00E35F1F" w:rsidRDefault="00E35F1F" w:rsidP="00E35F1F">
            <w:pPr>
              <w:pStyle w:val="CopticVersemulti-line"/>
            </w:pPr>
            <w:r w:rsidRPr="00D364A6">
              <w:t>Ⲉ̀ϫⲓⲙⲓ ⲛ̀ⲟⲩⲙⲁⲛ̀ϣⲱⲡⲓ</w:t>
            </w:r>
          </w:p>
          <w:p w14:paraId="2689898E" w14:textId="77777777" w:rsidR="00E35F1F" w:rsidRDefault="00E35F1F" w:rsidP="00E35F1F">
            <w:pPr>
              <w:pStyle w:val="CopticVersemulti-line"/>
            </w:pPr>
            <w:r w:rsidRPr="00D364A6">
              <w:t>ⲙ̀Ⲡⲟ̅ⲥ̅ Ⲫϯ ⲡⲓⲗⲟⲅⲟⲥ</w:t>
            </w:r>
          </w:p>
          <w:p w14:paraId="056ED7D1" w14:textId="77777777" w:rsidR="00E35F1F" w:rsidRDefault="00E35F1F" w:rsidP="00E35F1F">
            <w:pPr>
              <w:pStyle w:val="CopticVersemulti-line"/>
            </w:pPr>
            <w:r w:rsidRPr="00D364A6">
              <w:t>ⲟⲩⲟϩ ⲫⲁⲓ ⲁϥϫⲟⲕϥ ⲉⲃⲟⲗ</w:t>
            </w:r>
          </w:p>
          <w:p w14:paraId="085A2E7E" w14:textId="77777777" w:rsidR="00E35F1F" w:rsidRDefault="00E35F1F" w:rsidP="00E35F1F">
            <w:pPr>
              <w:pStyle w:val="CopticVerse"/>
            </w:pPr>
            <w:r w:rsidRPr="00D364A6">
              <w:t>ϧⲉⲛ ⲟⲩⲛⲓϣϯ ⲛ̀ϣ̀ⲣⲱⲓⲥ</w:t>
            </w:r>
          </w:p>
        </w:tc>
      </w:tr>
      <w:tr w:rsidR="00E35F1F" w14:paraId="2AB5107B" w14:textId="77777777" w:rsidTr="00E35F1F">
        <w:trPr>
          <w:cantSplit/>
          <w:jc w:val="center"/>
        </w:trPr>
        <w:tc>
          <w:tcPr>
            <w:tcW w:w="288" w:type="dxa"/>
          </w:tcPr>
          <w:p w14:paraId="1A12CC31" w14:textId="77777777" w:rsidR="00E35F1F" w:rsidRDefault="00E35F1F" w:rsidP="00E35F1F">
            <w:pPr>
              <w:pStyle w:val="CopticCross"/>
            </w:pPr>
            <w:r w:rsidRPr="00FB5ACB">
              <w:t>¿</w:t>
            </w:r>
          </w:p>
        </w:tc>
        <w:tc>
          <w:tcPr>
            <w:tcW w:w="3960" w:type="dxa"/>
          </w:tcPr>
          <w:p w14:paraId="5E303BBB" w14:textId="77777777" w:rsidR="00E35F1F" w:rsidRPr="007425E1" w:rsidRDefault="00E35F1F" w:rsidP="00E35F1F">
            <w:pPr>
              <w:pStyle w:val="EngHang"/>
            </w:pPr>
            <w:r w:rsidRPr="007425E1">
              <w:t xml:space="preserve">And </w:t>
            </w:r>
            <w:r>
              <w:t>immediately</w:t>
            </w:r>
            <w:r w:rsidRPr="007425E1">
              <w:t xml:space="preserve"> he cried out,</w:t>
            </w:r>
          </w:p>
          <w:p w14:paraId="7B705D28" w14:textId="77777777" w:rsidR="00E35F1F" w:rsidRPr="007425E1" w:rsidRDefault="00E35F1F" w:rsidP="00E35F1F">
            <w:pPr>
              <w:pStyle w:val="EngHang"/>
            </w:pPr>
            <w:r w:rsidRPr="007425E1">
              <w:t>In the Spirit, saying,</w:t>
            </w:r>
          </w:p>
          <w:p w14:paraId="20B2BAC6" w14:textId="6B0A5F9F" w:rsidR="00E35F1F" w:rsidRPr="007425E1" w:rsidRDefault="00EC7709" w:rsidP="00E35F1F">
            <w:pPr>
              <w:pStyle w:val="EngHang"/>
            </w:pPr>
            <w:r>
              <w:t>“</w:t>
            </w:r>
            <w:r w:rsidR="00E35F1F" w:rsidRPr="007425E1">
              <w:t>We heard it at Ephratah,</w:t>
            </w:r>
            <w:r>
              <w:t>”</w:t>
            </w:r>
          </w:p>
          <w:p w14:paraId="03B3FF7F" w14:textId="77777777" w:rsidR="00E35F1F" w:rsidRDefault="00E35F1F" w:rsidP="00E35F1F">
            <w:pPr>
              <w:pStyle w:val="EngHangEnd"/>
            </w:pPr>
            <w:r w:rsidRPr="007425E1">
              <w:t xml:space="preserve">Which is </w:t>
            </w:r>
            <w:r w:rsidRPr="00281534">
              <w:t>Bethlehem</w:t>
            </w:r>
            <w:r>
              <w:t>.</w:t>
            </w:r>
          </w:p>
        </w:tc>
        <w:tc>
          <w:tcPr>
            <w:tcW w:w="288" w:type="dxa"/>
          </w:tcPr>
          <w:p w14:paraId="2B5D5C24" w14:textId="77777777" w:rsidR="00E35F1F" w:rsidRDefault="00E35F1F" w:rsidP="00E35F1F"/>
        </w:tc>
        <w:tc>
          <w:tcPr>
            <w:tcW w:w="288" w:type="dxa"/>
          </w:tcPr>
          <w:p w14:paraId="37A4A2FA" w14:textId="77777777" w:rsidR="00E35F1F" w:rsidRDefault="00E35F1F" w:rsidP="00E35F1F">
            <w:pPr>
              <w:pStyle w:val="CopticCross"/>
            </w:pPr>
            <w:r w:rsidRPr="00FB5ACB">
              <w:t>¿</w:t>
            </w:r>
          </w:p>
        </w:tc>
        <w:tc>
          <w:tcPr>
            <w:tcW w:w="3960" w:type="dxa"/>
          </w:tcPr>
          <w:p w14:paraId="420D18C0" w14:textId="77777777" w:rsidR="00E35F1F" w:rsidRDefault="00E35F1F" w:rsidP="00E35F1F">
            <w:pPr>
              <w:pStyle w:val="CopticVersemulti-line"/>
            </w:pPr>
            <w:r w:rsidRPr="00D364A6">
              <w:t>Ⲟⲩⲟϩ ⲥⲁⲧⲟⲧϥ ⲁϥⲱϣ ⲉⲃⲟⲗ</w:t>
            </w:r>
          </w:p>
          <w:p w14:paraId="0B7B65FB" w14:textId="77777777" w:rsidR="00E35F1F" w:rsidRDefault="00E35F1F" w:rsidP="00E35F1F">
            <w:pPr>
              <w:pStyle w:val="CopticVersemulti-line"/>
            </w:pPr>
            <w:r w:rsidRPr="00D364A6">
              <w:t>ϧⲉⲛ ⲡⲓⲡ̅ⲛ̅ⲁ ⲉϥϫⲱ ⲙ̀ⲙⲟⲥ</w:t>
            </w:r>
          </w:p>
          <w:p w14:paraId="1803F4B3" w14:textId="77777777" w:rsidR="00E35F1F" w:rsidRDefault="00E35F1F" w:rsidP="00E35F1F">
            <w:pPr>
              <w:pStyle w:val="CopticVersemulti-line"/>
            </w:pPr>
            <w:r w:rsidRPr="00D364A6">
              <w:t>ϫⲉ ⲁⲛⲥⲟⲑⲙⲉⲥ ϧⲉⲛ Ⲉⲫⲣⲁⲑⲁ</w:t>
            </w:r>
          </w:p>
          <w:p w14:paraId="6ACF3870" w14:textId="77777777" w:rsidR="00E35F1F" w:rsidRDefault="00E35F1F" w:rsidP="00E35F1F">
            <w:pPr>
              <w:pStyle w:val="CopticVerse"/>
            </w:pPr>
            <w:r w:rsidRPr="00D364A6">
              <w:t>ⲉⲧⲉ Ⲃⲏⲑⲗⲉⲉⲙ ⲧⲉ</w:t>
            </w:r>
          </w:p>
        </w:tc>
      </w:tr>
      <w:tr w:rsidR="00E35F1F" w14:paraId="21F2A994" w14:textId="77777777" w:rsidTr="00E35F1F">
        <w:trPr>
          <w:cantSplit/>
          <w:jc w:val="center"/>
        </w:trPr>
        <w:tc>
          <w:tcPr>
            <w:tcW w:w="288" w:type="dxa"/>
          </w:tcPr>
          <w:p w14:paraId="7F4618D2" w14:textId="77777777" w:rsidR="00E35F1F" w:rsidRDefault="00E35F1F" w:rsidP="00E35F1F">
            <w:pPr>
              <w:pStyle w:val="CopticCross"/>
            </w:pPr>
          </w:p>
        </w:tc>
        <w:tc>
          <w:tcPr>
            <w:tcW w:w="3960" w:type="dxa"/>
          </w:tcPr>
          <w:p w14:paraId="3F331DD6" w14:textId="06194BAB" w:rsidR="00E35F1F" w:rsidRPr="00E03CD4" w:rsidRDefault="00E35F1F" w:rsidP="00E35F1F">
            <w:pPr>
              <w:pStyle w:val="EngHang"/>
            </w:pPr>
            <w:r w:rsidRPr="00E03CD4">
              <w:t xml:space="preserve">The place </w:t>
            </w:r>
            <w:r w:rsidR="00EC7709">
              <w:t>that</w:t>
            </w:r>
            <w:r w:rsidRPr="00E03CD4">
              <w:t xml:space="preserve"> Emmanuel our God,</w:t>
            </w:r>
          </w:p>
          <w:p w14:paraId="270C63CD" w14:textId="4E13C7B8" w:rsidR="00E35F1F" w:rsidRPr="00E03CD4" w:rsidRDefault="00E35F1F" w:rsidP="00E35F1F">
            <w:pPr>
              <w:pStyle w:val="EngHang"/>
            </w:pPr>
            <w:commentRangeStart w:id="964"/>
            <w:r w:rsidRPr="00E03CD4">
              <w:t xml:space="preserve">deemed </w:t>
            </w:r>
            <w:commentRangeEnd w:id="964"/>
            <w:r>
              <w:rPr>
                <w:rStyle w:val="CommentReference"/>
                <w:rFonts w:ascii="Times New Roman" w:eastAsiaTheme="minorHAnsi" w:hAnsi="Times New Roman" w:cstheme="minorBidi"/>
                <w:color w:val="auto"/>
              </w:rPr>
              <w:commentReference w:id="964"/>
            </w:r>
            <w:r w:rsidRPr="00E03CD4">
              <w:t>worthy</w:t>
            </w:r>
            <w:r>
              <w:t xml:space="preserve"> to be born </w:t>
            </w:r>
            <w:r w:rsidR="00EC7709">
              <w:t>in</w:t>
            </w:r>
          </w:p>
          <w:p w14:paraId="215D66C6" w14:textId="77777777" w:rsidR="00E35F1F" w:rsidRPr="00E03CD4" w:rsidRDefault="00E35F1F" w:rsidP="00E35F1F">
            <w:pPr>
              <w:pStyle w:val="EngHang"/>
            </w:pPr>
            <w:r>
              <w:t>According</w:t>
            </w:r>
            <w:r w:rsidRPr="00E03CD4">
              <w:t xml:space="preserve"> to the flesh,</w:t>
            </w:r>
          </w:p>
          <w:p w14:paraId="0488BD18" w14:textId="39EB99E2" w:rsidR="00E35F1F" w:rsidRPr="00E03CD4" w:rsidRDefault="00E35F1F" w:rsidP="00EC7709">
            <w:pPr>
              <w:pStyle w:val="EngHangEnd"/>
            </w:pPr>
            <w:r w:rsidRPr="00E03CD4">
              <w:t>For our salvation.</w:t>
            </w:r>
            <w:r w:rsidR="00EC7709" w:rsidRPr="00E03CD4">
              <w:t xml:space="preserve"> </w:t>
            </w:r>
          </w:p>
        </w:tc>
        <w:tc>
          <w:tcPr>
            <w:tcW w:w="288" w:type="dxa"/>
          </w:tcPr>
          <w:p w14:paraId="0CCAFCB1" w14:textId="77777777" w:rsidR="00E35F1F" w:rsidRDefault="00E35F1F" w:rsidP="00E35F1F"/>
        </w:tc>
        <w:tc>
          <w:tcPr>
            <w:tcW w:w="288" w:type="dxa"/>
          </w:tcPr>
          <w:p w14:paraId="624CC3E7" w14:textId="77777777" w:rsidR="00E35F1F" w:rsidRDefault="00E35F1F" w:rsidP="00E35F1F">
            <w:pPr>
              <w:pStyle w:val="CopticCross"/>
            </w:pPr>
          </w:p>
        </w:tc>
        <w:tc>
          <w:tcPr>
            <w:tcW w:w="3960" w:type="dxa"/>
          </w:tcPr>
          <w:p w14:paraId="36045833" w14:textId="77777777" w:rsidR="00E35F1F" w:rsidRDefault="00E35F1F" w:rsidP="00E35F1F">
            <w:pPr>
              <w:pStyle w:val="CopticVersemulti-line"/>
            </w:pPr>
            <w:r w:rsidRPr="00894E50">
              <w:t>Ⲡⲓⲙⲁ ⲉ̀ⲧⲁϥⲉⲣⲕⲁⲧⲁⲍⲓⲟⲓⲛ ⲙ̀ⲙⲟϥ</w:t>
            </w:r>
          </w:p>
          <w:p w14:paraId="5FB869DA" w14:textId="77777777" w:rsidR="00E35F1F" w:rsidRDefault="00E35F1F" w:rsidP="00E35F1F">
            <w:pPr>
              <w:pStyle w:val="CopticVersemulti-line"/>
            </w:pPr>
            <w:r w:rsidRPr="00894E50">
              <w:t xml:space="preserve">ⲛ̀ϫⲉ Ⲉⲙⲙⲁⲛⲟⲩⲏⲗ Ⲡⲉⲛⲛⲟⲩϯ </w:t>
            </w:r>
          </w:p>
          <w:p w14:paraId="40C1BB6B" w14:textId="77777777" w:rsidR="00E35F1F" w:rsidRDefault="00E35F1F" w:rsidP="00E35F1F">
            <w:pPr>
              <w:pStyle w:val="CopticVersemulti-line"/>
            </w:pPr>
            <w:r w:rsidRPr="00894E50">
              <w:t>ⲉⲑⲣⲟⲩϫ̀ⲫⲟϥ ⲛ̀ϧⲏⲧϥ ⲕⲁⲧⲁ ⲥⲁⲣⲝ</w:t>
            </w:r>
          </w:p>
          <w:p w14:paraId="633FCEF0" w14:textId="77777777" w:rsidR="00E35F1F" w:rsidRDefault="00E35F1F" w:rsidP="00E35F1F">
            <w:pPr>
              <w:pStyle w:val="CopticVerse"/>
            </w:pPr>
            <w:r w:rsidRPr="00894E50">
              <w:t>ⲉⲑⲃⲉ ⲫⲏⲉⲧⲉ ⲫⲱⲛ ⲛ̀ⲟⲩϫⲁⲓ</w:t>
            </w:r>
          </w:p>
        </w:tc>
      </w:tr>
      <w:tr w:rsidR="00E35F1F" w14:paraId="71248F63" w14:textId="77777777" w:rsidTr="00E35F1F">
        <w:trPr>
          <w:cantSplit/>
          <w:jc w:val="center"/>
        </w:trPr>
        <w:tc>
          <w:tcPr>
            <w:tcW w:w="288" w:type="dxa"/>
          </w:tcPr>
          <w:p w14:paraId="756044D1" w14:textId="77777777" w:rsidR="00E35F1F" w:rsidRDefault="00E35F1F" w:rsidP="00E35F1F">
            <w:pPr>
              <w:pStyle w:val="CopticCross"/>
            </w:pPr>
            <w:r w:rsidRPr="00FB5ACB">
              <w:t>¿</w:t>
            </w:r>
          </w:p>
        </w:tc>
        <w:tc>
          <w:tcPr>
            <w:tcW w:w="3960" w:type="dxa"/>
          </w:tcPr>
          <w:p w14:paraId="093CECA8" w14:textId="04C8B8FF" w:rsidR="00E35F1F" w:rsidRPr="007425E1" w:rsidRDefault="00EC7709" w:rsidP="00E35F1F">
            <w:pPr>
              <w:pStyle w:val="EngHang"/>
            </w:pPr>
            <w:r>
              <w:t>Also according to the saying</w:t>
            </w:r>
            <w:r w:rsidR="00E35F1F" w:rsidRPr="007425E1">
              <w:tab/>
            </w:r>
          </w:p>
          <w:p w14:paraId="014F9DB6" w14:textId="77777777" w:rsidR="00E35F1F" w:rsidRPr="007425E1" w:rsidRDefault="00E35F1F" w:rsidP="00E35F1F">
            <w:pPr>
              <w:pStyle w:val="EngHang"/>
            </w:pPr>
            <w:r>
              <w:t>Of Micah the prophet,</w:t>
            </w:r>
            <w:r>
              <w:tab/>
            </w:r>
          </w:p>
          <w:p w14:paraId="6661F6D4" w14:textId="77777777" w:rsidR="00E35F1F" w:rsidRPr="007425E1" w:rsidRDefault="00E35F1F" w:rsidP="00E35F1F">
            <w:pPr>
              <w:pStyle w:val="EngHang"/>
            </w:pPr>
            <w:r w:rsidRPr="007425E1">
              <w:t>“And you also, Bethlehem,</w:t>
            </w:r>
          </w:p>
          <w:p w14:paraId="57470732" w14:textId="77777777" w:rsidR="00E35F1F" w:rsidRDefault="00E35F1F" w:rsidP="00E35F1F">
            <w:pPr>
              <w:pStyle w:val="EngHangEnd"/>
            </w:pPr>
            <w:r w:rsidRPr="007425E1">
              <w:t>The land of Ephratah,</w:t>
            </w:r>
          </w:p>
        </w:tc>
        <w:tc>
          <w:tcPr>
            <w:tcW w:w="288" w:type="dxa"/>
          </w:tcPr>
          <w:p w14:paraId="5AEBE8D9" w14:textId="77777777" w:rsidR="00E35F1F" w:rsidRDefault="00E35F1F" w:rsidP="00E35F1F"/>
        </w:tc>
        <w:tc>
          <w:tcPr>
            <w:tcW w:w="288" w:type="dxa"/>
          </w:tcPr>
          <w:p w14:paraId="2750A4F3" w14:textId="77777777" w:rsidR="00E35F1F" w:rsidRDefault="00E35F1F" w:rsidP="00E35F1F">
            <w:pPr>
              <w:pStyle w:val="CopticCross"/>
            </w:pPr>
            <w:r w:rsidRPr="00FB5ACB">
              <w:t>¿</w:t>
            </w:r>
          </w:p>
        </w:tc>
        <w:tc>
          <w:tcPr>
            <w:tcW w:w="3960" w:type="dxa"/>
          </w:tcPr>
          <w:p w14:paraId="5BD4C921" w14:textId="77777777" w:rsidR="00E35F1F" w:rsidRDefault="00E35F1F" w:rsidP="00E35F1F">
            <w:pPr>
              <w:pStyle w:val="CopticVersemulti-line"/>
            </w:pPr>
            <w:r w:rsidRPr="00894E50">
              <w:t>Ⲕⲁⲧⲁ ⲫ̀ⲣⲏϯ ⲟⲛ ⲉ̀ⲧⲁϥϫⲟⲥ</w:t>
            </w:r>
          </w:p>
          <w:p w14:paraId="0D34E270" w14:textId="77777777" w:rsidR="00E35F1F" w:rsidRDefault="00E35F1F" w:rsidP="00E35F1F">
            <w:pPr>
              <w:pStyle w:val="CopticVersemulti-line"/>
            </w:pPr>
            <w:r w:rsidRPr="00894E50">
              <w:t>ⲛ̀ϫⲉ Ⲙⲓⲭⲉⲟⲥ ⲡⲓⲡ̀ⲣⲟⲫⲏⲧⲏⲥ</w:t>
            </w:r>
          </w:p>
          <w:p w14:paraId="40DFA84C" w14:textId="77777777" w:rsidR="00E35F1F" w:rsidRDefault="00E35F1F" w:rsidP="00E35F1F">
            <w:pPr>
              <w:pStyle w:val="CopticVersemulti-line"/>
            </w:pPr>
            <w:r w:rsidRPr="00894E50">
              <w:t>ϫⲉ ⲛⲉⲙ ⲛ̀ⲑⲟ ϩⲱⲓ Ⲃⲏⲑⲗⲉⲉⲙ</w:t>
            </w:r>
          </w:p>
          <w:p w14:paraId="5F483BA2" w14:textId="77777777" w:rsidR="00E35F1F" w:rsidRDefault="00E35F1F" w:rsidP="00E35F1F">
            <w:pPr>
              <w:pStyle w:val="CopticVerse"/>
            </w:pPr>
            <w:r w:rsidRPr="00894E50">
              <w:t>ⲡ̀ⲕⲁϩⲓ ⲛ̀Ⲉⲫⲣⲁⲑⲁ</w:t>
            </w:r>
          </w:p>
        </w:tc>
      </w:tr>
      <w:tr w:rsidR="00E35F1F" w14:paraId="65FB6053" w14:textId="77777777" w:rsidTr="00E35F1F">
        <w:trPr>
          <w:cantSplit/>
          <w:jc w:val="center"/>
        </w:trPr>
        <w:tc>
          <w:tcPr>
            <w:tcW w:w="288" w:type="dxa"/>
          </w:tcPr>
          <w:p w14:paraId="229DCB7E" w14:textId="77777777" w:rsidR="00E35F1F" w:rsidRDefault="00E35F1F" w:rsidP="00E35F1F">
            <w:pPr>
              <w:pStyle w:val="CopticCross"/>
            </w:pPr>
          </w:p>
        </w:tc>
        <w:tc>
          <w:tcPr>
            <w:tcW w:w="3960" w:type="dxa"/>
          </w:tcPr>
          <w:p w14:paraId="1A946470" w14:textId="694D4BD5" w:rsidR="00E35F1F" w:rsidRPr="007425E1" w:rsidRDefault="00E35F1F" w:rsidP="00E35F1F">
            <w:pPr>
              <w:pStyle w:val="EngHang"/>
            </w:pPr>
            <w:r>
              <w:t>A</w:t>
            </w:r>
            <w:r w:rsidR="00EC7709">
              <w:t>re not the least</w:t>
            </w:r>
          </w:p>
          <w:p w14:paraId="49DDD0FD" w14:textId="77777777" w:rsidR="00E35F1F" w:rsidRPr="007425E1" w:rsidRDefault="00E35F1F" w:rsidP="00E35F1F">
            <w:pPr>
              <w:pStyle w:val="EngHang"/>
              <w:rPr>
                <w:color w:val="FF0000"/>
              </w:rPr>
            </w:pPr>
            <w:r w:rsidRPr="007425E1">
              <w:t>Of the rulers of Judah,</w:t>
            </w:r>
            <w:r w:rsidRPr="007425E1">
              <w:tab/>
            </w:r>
          </w:p>
          <w:p w14:paraId="5DA74B81" w14:textId="0A7AB188" w:rsidR="00E35F1F" w:rsidRPr="007425E1" w:rsidRDefault="00E35F1F" w:rsidP="00E35F1F">
            <w:pPr>
              <w:pStyle w:val="EngHang"/>
            </w:pPr>
            <w:r w:rsidRPr="007425E1">
              <w:t xml:space="preserve">For out of you </w:t>
            </w:r>
            <w:r w:rsidR="00EC7709">
              <w:t>will come</w:t>
            </w:r>
          </w:p>
          <w:p w14:paraId="76088CA5" w14:textId="77777777" w:rsidR="00E35F1F" w:rsidRDefault="00E35F1F" w:rsidP="00E35F1F">
            <w:pPr>
              <w:pStyle w:val="EngHangEnd"/>
            </w:pPr>
            <w:r w:rsidRPr="007425E1">
              <w:t>A ruler Who will shepherd my people Israel.</w:t>
            </w:r>
            <w:r>
              <w:t>"</w:t>
            </w:r>
          </w:p>
        </w:tc>
        <w:tc>
          <w:tcPr>
            <w:tcW w:w="288" w:type="dxa"/>
          </w:tcPr>
          <w:p w14:paraId="41088EA7" w14:textId="77777777" w:rsidR="00E35F1F" w:rsidRDefault="00E35F1F" w:rsidP="00E35F1F"/>
        </w:tc>
        <w:tc>
          <w:tcPr>
            <w:tcW w:w="288" w:type="dxa"/>
          </w:tcPr>
          <w:p w14:paraId="00556820" w14:textId="77777777" w:rsidR="00E35F1F" w:rsidRDefault="00E35F1F" w:rsidP="00E35F1F">
            <w:pPr>
              <w:pStyle w:val="CopticCross"/>
            </w:pPr>
          </w:p>
        </w:tc>
        <w:tc>
          <w:tcPr>
            <w:tcW w:w="3960" w:type="dxa"/>
          </w:tcPr>
          <w:p w14:paraId="678843BA" w14:textId="77777777" w:rsidR="00E35F1F" w:rsidRDefault="00E35F1F" w:rsidP="00E35F1F">
            <w:pPr>
              <w:pStyle w:val="CopticVersemulti-line"/>
            </w:pPr>
            <w:r w:rsidRPr="00894E50">
              <w:t xml:space="preserve">Ⲛ̀ⲑⲟ ⲟⲩⲕⲟⲩϫⲓ ⲁⲛ </w:t>
            </w:r>
            <w:r>
              <w:t>ⲉⲃⲟ</w:t>
            </w:r>
          </w:p>
          <w:p w14:paraId="719B27F0" w14:textId="77777777" w:rsidR="00E35F1F" w:rsidRDefault="00E35F1F" w:rsidP="00E35F1F">
            <w:pPr>
              <w:pStyle w:val="CopticVersemulti-line"/>
            </w:pPr>
            <w:r w:rsidRPr="00894E50">
              <w:t>ϧⲉⲛ ⲛⲓⲙⲉⲧϩⲏⲅⲉⲙⲱⲛ ⲛ̀ⲧⲉ Ⲓⲟⲩⲇⲉⲁ̀</w:t>
            </w:r>
          </w:p>
          <w:p w14:paraId="68580398" w14:textId="77777777" w:rsidR="00E35F1F" w:rsidRDefault="00E35F1F" w:rsidP="00E35F1F">
            <w:pPr>
              <w:pStyle w:val="CopticVersemulti-line"/>
            </w:pPr>
            <w:r w:rsidRPr="00894E50">
              <w:t>ⲉϥⲉ̀ⲓ̀ ⲅⲁⲣ ⲉⲃⲟⲗ ⲛ̀ϧⲏϯ ⲛ̀ϫⲉ ⲟⲩϩⲏⲅⲟⲩⲙⲉⲛⲟⲥ</w:t>
            </w:r>
          </w:p>
          <w:p w14:paraId="138EBD28" w14:textId="77777777" w:rsidR="00E35F1F" w:rsidRDefault="00E35F1F" w:rsidP="00E35F1F">
            <w:pPr>
              <w:pStyle w:val="CopticVerse"/>
            </w:pPr>
            <w:r w:rsidRPr="00894E50">
              <w:t>ⲫⲏⲉⲑⲛⲁ̀ⲁⲙⲟⲛⲓ ⲙ̀ⲡⲁⲗⲁⲟⲥ Ⲡⲓⲥ̅ⲗ</w:t>
            </w:r>
          </w:p>
        </w:tc>
      </w:tr>
      <w:tr w:rsidR="00E35F1F" w14:paraId="7114FD7E" w14:textId="77777777" w:rsidTr="00E35F1F">
        <w:trPr>
          <w:cantSplit/>
          <w:jc w:val="center"/>
        </w:trPr>
        <w:tc>
          <w:tcPr>
            <w:tcW w:w="288" w:type="dxa"/>
          </w:tcPr>
          <w:p w14:paraId="77AB4437" w14:textId="77777777" w:rsidR="00E35F1F" w:rsidRDefault="00E35F1F" w:rsidP="00E35F1F">
            <w:pPr>
              <w:pStyle w:val="CopticCross"/>
            </w:pPr>
            <w:r w:rsidRPr="00FB5ACB">
              <w:t>¿</w:t>
            </w:r>
          </w:p>
        </w:tc>
        <w:tc>
          <w:tcPr>
            <w:tcW w:w="3960" w:type="dxa"/>
          </w:tcPr>
          <w:p w14:paraId="0064D9AF" w14:textId="211DBB3B" w:rsidR="00E35F1F" w:rsidRPr="007425E1" w:rsidRDefault="00EC7709" w:rsidP="00E35F1F">
            <w:pPr>
              <w:pStyle w:val="EngHang"/>
            </w:pPr>
            <w:r>
              <w:t>O what a symphony</w:t>
            </w:r>
          </w:p>
          <w:p w14:paraId="37FFD109" w14:textId="77777777" w:rsidR="00E35F1F" w:rsidRPr="007425E1" w:rsidRDefault="00E35F1F" w:rsidP="00E35F1F">
            <w:pPr>
              <w:pStyle w:val="EngHang"/>
            </w:pPr>
            <w:r w:rsidRPr="007425E1">
              <w:t>Of these prophets,</w:t>
            </w:r>
            <w:r w:rsidRPr="007425E1">
              <w:tab/>
            </w:r>
          </w:p>
          <w:p w14:paraId="6C032487" w14:textId="77777777" w:rsidR="00E35F1F" w:rsidRPr="007425E1" w:rsidRDefault="00E35F1F" w:rsidP="00E35F1F">
            <w:pPr>
              <w:pStyle w:val="EngHang"/>
            </w:pPr>
            <w:r w:rsidRPr="007425E1">
              <w:t>Who prophesied in this one Spirit,</w:t>
            </w:r>
          </w:p>
          <w:p w14:paraId="4F9D4A99" w14:textId="77777777" w:rsidR="00E35F1F" w:rsidRDefault="00E35F1F" w:rsidP="00E35F1F">
            <w:pPr>
              <w:pStyle w:val="EngHangEnd"/>
            </w:pPr>
            <w:r w:rsidRPr="007425E1">
              <w:t>Concerning the coming of Christ!</w:t>
            </w:r>
          </w:p>
        </w:tc>
        <w:tc>
          <w:tcPr>
            <w:tcW w:w="288" w:type="dxa"/>
          </w:tcPr>
          <w:p w14:paraId="6043BDA6" w14:textId="77777777" w:rsidR="00E35F1F" w:rsidRDefault="00E35F1F" w:rsidP="00E35F1F"/>
        </w:tc>
        <w:tc>
          <w:tcPr>
            <w:tcW w:w="288" w:type="dxa"/>
          </w:tcPr>
          <w:p w14:paraId="21CF82FE" w14:textId="77777777" w:rsidR="00E35F1F" w:rsidRDefault="00E35F1F" w:rsidP="00E35F1F">
            <w:pPr>
              <w:pStyle w:val="CopticCross"/>
            </w:pPr>
            <w:r w:rsidRPr="00FB5ACB">
              <w:t>¿</w:t>
            </w:r>
          </w:p>
        </w:tc>
        <w:tc>
          <w:tcPr>
            <w:tcW w:w="3960" w:type="dxa"/>
          </w:tcPr>
          <w:p w14:paraId="30E0FD27" w14:textId="77777777" w:rsidR="00E35F1F" w:rsidRDefault="00E35F1F" w:rsidP="00E35F1F">
            <w:pPr>
              <w:pStyle w:val="CopticVersemulti-line"/>
            </w:pPr>
            <w:r w:rsidRPr="00894E50">
              <w:t>Ⲱ̀ ⲛⲓⲙ ⲛⲁⲓⲥⲩⲙⲫⲱⲛⲓⲁ</w:t>
            </w:r>
          </w:p>
          <w:p w14:paraId="425C8175" w14:textId="77777777" w:rsidR="00E35F1F" w:rsidRDefault="00E35F1F" w:rsidP="00E35F1F">
            <w:pPr>
              <w:pStyle w:val="CopticVersemulti-line"/>
            </w:pPr>
            <w:r w:rsidRPr="00894E50">
              <w:t>ⲛ̀ⲧⲉ ⲛⲁⲓⲡ̀ⲣⲟⲫⲏⲧⲏⲥ ⲉⲩⲥⲟⲡ</w:t>
            </w:r>
          </w:p>
          <w:p w14:paraId="71DF397F" w14:textId="77777777" w:rsidR="00E35F1F" w:rsidRDefault="00E35F1F" w:rsidP="00E35F1F">
            <w:pPr>
              <w:pStyle w:val="CopticVersemulti-line"/>
            </w:pPr>
            <w:r w:rsidRPr="00894E50">
              <w:t>ⲛⲏⲉⲧⲁⲩⲉⲣⲡ̀ⲣⲟⲫⲏⲧⲉⲩⲓⲛ</w:t>
            </w:r>
            <w:r>
              <w:t xml:space="preserve"> </w:t>
            </w:r>
            <w:r w:rsidRPr="00894E50">
              <w:t>ϧⲉⲛ ⲡⲁⲓⲡ̅ⲛ̅ⲁ ⲛ̀ⲟⲩⲱⲧ</w:t>
            </w:r>
          </w:p>
          <w:p w14:paraId="1BADAEBB" w14:textId="77777777" w:rsidR="00E35F1F" w:rsidRDefault="00E35F1F" w:rsidP="00E35F1F">
            <w:pPr>
              <w:pStyle w:val="CopticVerse"/>
            </w:pPr>
            <w:r w:rsidRPr="00894E50">
              <w:t>ⲉⲑⲃⲉ ⲡ̀ϫⲓⲛⲓ̀ ⲙ̀Ⲡⲭ̅ⲥ</w:t>
            </w:r>
          </w:p>
        </w:tc>
      </w:tr>
      <w:tr w:rsidR="00E35F1F" w14:paraId="225B1DA7" w14:textId="77777777" w:rsidTr="00E35F1F">
        <w:trPr>
          <w:cantSplit/>
          <w:jc w:val="center"/>
        </w:trPr>
        <w:tc>
          <w:tcPr>
            <w:tcW w:w="288" w:type="dxa"/>
          </w:tcPr>
          <w:p w14:paraId="4D4DC881" w14:textId="77777777" w:rsidR="00E35F1F" w:rsidRDefault="00E35F1F" w:rsidP="00E35F1F">
            <w:pPr>
              <w:pStyle w:val="CopticCross"/>
            </w:pPr>
          </w:p>
        </w:tc>
        <w:tc>
          <w:tcPr>
            <w:tcW w:w="3960" w:type="dxa"/>
          </w:tcPr>
          <w:p w14:paraId="3C11CEE9" w14:textId="77777777" w:rsidR="00E35F1F" w:rsidRPr="007425E1" w:rsidRDefault="00E35F1F" w:rsidP="00E35F1F">
            <w:pPr>
              <w:pStyle w:val="EngHang"/>
            </w:pPr>
            <w:r w:rsidRPr="007425E1">
              <w:t>This is He to Whom the glory is due,</w:t>
            </w:r>
          </w:p>
          <w:p w14:paraId="123B9684" w14:textId="77777777" w:rsidR="00E35F1F" w:rsidRPr="007425E1" w:rsidRDefault="00E35F1F" w:rsidP="00E35F1F">
            <w:pPr>
              <w:pStyle w:val="EngHang"/>
            </w:pPr>
            <w:r w:rsidRPr="007425E1">
              <w:t>With His good Father,</w:t>
            </w:r>
          </w:p>
          <w:p w14:paraId="1309FF93" w14:textId="77777777" w:rsidR="00E35F1F" w:rsidRPr="007425E1" w:rsidRDefault="00E35F1F" w:rsidP="00E35F1F">
            <w:pPr>
              <w:pStyle w:val="EngHang"/>
            </w:pPr>
            <w:r w:rsidRPr="007425E1">
              <w:t>And the Holy Spirit,</w:t>
            </w:r>
          </w:p>
          <w:p w14:paraId="019E7808" w14:textId="77777777" w:rsidR="00E35F1F" w:rsidRDefault="00E35F1F" w:rsidP="00E35F1F">
            <w:pPr>
              <w:pStyle w:val="EngHangEnd"/>
            </w:pPr>
            <w:r w:rsidRPr="007425E1">
              <w:t>Now and forever.</w:t>
            </w:r>
          </w:p>
        </w:tc>
        <w:tc>
          <w:tcPr>
            <w:tcW w:w="288" w:type="dxa"/>
          </w:tcPr>
          <w:p w14:paraId="376F8547" w14:textId="77777777" w:rsidR="00E35F1F" w:rsidRDefault="00E35F1F" w:rsidP="00E35F1F"/>
        </w:tc>
        <w:tc>
          <w:tcPr>
            <w:tcW w:w="288" w:type="dxa"/>
          </w:tcPr>
          <w:p w14:paraId="4C58BB60" w14:textId="77777777" w:rsidR="00E35F1F" w:rsidRDefault="00E35F1F" w:rsidP="00E35F1F">
            <w:pPr>
              <w:pStyle w:val="CopticCross"/>
            </w:pPr>
          </w:p>
        </w:tc>
        <w:tc>
          <w:tcPr>
            <w:tcW w:w="3960" w:type="dxa"/>
          </w:tcPr>
          <w:p w14:paraId="03193B3A" w14:textId="77777777" w:rsidR="00E35F1F" w:rsidRDefault="00E35F1F" w:rsidP="00E35F1F">
            <w:pPr>
              <w:pStyle w:val="CopticVersemulti-line"/>
            </w:pPr>
            <w:r w:rsidRPr="00894E50">
              <w:t>Ⲫⲁⲓ ⲉ̀ⲣⲉ ⲡⲓⲱ̀ⲟⲩ ⲉⲣⲡ̀ⲣⲉⲡⲓ ⲛⲁϥ</w:t>
            </w:r>
          </w:p>
          <w:p w14:paraId="7A01E261" w14:textId="77777777" w:rsidR="00E35F1F" w:rsidRDefault="00E35F1F" w:rsidP="00E35F1F">
            <w:pPr>
              <w:pStyle w:val="CopticVersemulti-line"/>
            </w:pPr>
            <w:r w:rsidRPr="00894E50">
              <w:t>ⲛⲉⲙ ⲡⲉϥⲓⲱⲧ ⲛ̀ⲁ̀ⲅⲁⲑⲟⲥ</w:t>
            </w:r>
          </w:p>
          <w:p w14:paraId="355699EE" w14:textId="77777777" w:rsidR="00E35F1F" w:rsidRDefault="00E35F1F" w:rsidP="00E35F1F">
            <w:pPr>
              <w:pStyle w:val="CopticVersemulti-line"/>
            </w:pPr>
            <w:r w:rsidRPr="00894E50">
              <w:t>ⲛⲉⲙ Ⲡⲓⲡ̅ⲛ̅ⲁ ⲉ̅ⲑ̅ⲩ</w:t>
            </w:r>
          </w:p>
          <w:p w14:paraId="565BFF39" w14:textId="77777777" w:rsidR="00E35F1F" w:rsidRDefault="00E35F1F" w:rsidP="00E35F1F">
            <w:pPr>
              <w:pStyle w:val="CopticVerse"/>
            </w:pPr>
            <w:r w:rsidRPr="00894E50">
              <w:t>ⲓⲥϫⲉⲛ ϯⲛⲟⲩ ⲛⲉⲙ ϣⲁ ⲉⲛⲉϩ</w:t>
            </w:r>
          </w:p>
        </w:tc>
      </w:tr>
      <w:tr w:rsidR="00E35F1F" w14:paraId="3D8406FB" w14:textId="77777777" w:rsidTr="00E35F1F">
        <w:trPr>
          <w:cantSplit/>
          <w:jc w:val="center"/>
        </w:trPr>
        <w:tc>
          <w:tcPr>
            <w:tcW w:w="288" w:type="dxa"/>
          </w:tcPr>
          <w:p w14:paraId="1C8D5162" w14:textId="77777777" w:rsidR="00E35F1F" w:rsidRDefault="00E35F1F" w:rsidP="00E35F1F">
            <w:pPr>
              <w:pStyle w:val="CopticCross"/>
            </w:pPr>
            <w:r w:rsidRPr="00FB5ACB">
              <w:t>¿</w:t>
            </w:r>
          </w:p>
        </w:tc>
        <w:tc>
          <w:tcPr>
            <w:tcW w:w="3960" w:type="dxa"/>
          </w:tcPr>
          <w:p w14:paraId="7477DB8A" w14:textId="77777777" w:rsidR="00E35F1F" w:rsidRPr="007425E1" w:rsidRDefault="00E35F1F" w:rsidP="00E35F1F">
            <w:pPr>
              <w:pStyle w:val="EngHang"/>
              <w:rPr>
                <w:color w:val="FF0000"/>
              </w:rPr>
            </w:pPr>
            <w:r w:rsidRPr="007425E1">
              <w:t>He did not cease to be God,</w:t>
            </w:r>
            <w:r w:rsidRPr="007425E1">
              <w:tab/>
            </w:r>
          </w:p>
          <w:p w14:paraId="352E2D27" w14:textId="77777777" w:rsidR="00E35F1F" w:rsidRPr="007425E1" w:rsidRDefault="00E35F1F" w:rsidP="00E35F1F">
            <w:pPr>
              <w:pStyle w:val="EngHang"/>
            </w:pPr>
            <w:r w:rsidRPr="007425E1">
              <w:t>He came and became the Son of Man,</w:t>
            </w:r>
          </w:p>
          <w:p w14:paraId="4786F9EC" w14:textId="77777777" w:rsidR="00E35F1F" w:rsidRPr="007425E1" w:rsidRDefault="00E35F1F" w:rsidP="00E35F1F">
            <w:pPr>
              <w:pStyle w:val="EngHang"/>
            </w:pPr>
            <w:r w:rsidRPr="007425E1">
              <w:t xml:space="preserve">But He is </w:t>
            </w:r>
            <w:r>
              <w:t>God in truth</w:t>
            </w:r>
            <w:r w:rsidRPr="007425E1">
              <w:t>,</w:t>
            </w:r>
          </w:p>
          <w:p w14:paraId="202EBAE3" w14:textId="77777777" w:rsidR="00E35F1F" w:rsidRDefault="00E35F1F" w:rsidP="00E35F1F">
            <w:pPr>
              <w:pStyle w:val="EngHangEnd"/>
            </w:pPr>
            <w:r w:rsidRPr="007425E1">
              <w:t>He came and saved us.</w:t>
            </w:r>
          </w:p>
        </w:tc>
        <w:tc>
          <w:tcPr>
            <w:tcW w:w="288" w:type="dxa"/>
          </w:tcPr>
          <w:p w14:paraId="3BC45C60" w14:textId="77777777" w:rsidR="00E35F1F" w:rsidRDefault="00E35F1F" w:rsidP="00E35F1F"/>
        </w:tc>
        <w:tc>
          <w:tcPr>
            <w:tcW w:w="288" w:type="dxa"/>
          </w:tcPr>
          <w:p w14:paraId="77189468" w14:textId="77777777" w:rsidR="00E35F1F" w:rsidRDefault="00E35F1F" w:rsidP="00E35F1F">
            <w:pPr>
              <w:pStyle w:val="CopticCross"/>
            </w:pPr>
            <w:r w:rsidRPr="00FB5ACB">
              <w:t>¿</w:t>
            </w:r>
          </w:p>
        </w:tc>
        <w:tc>
          <w:tcPr>
            <w:tcW w:w="3960" w:type="dxa"/>
          </w:tcPr>
          <w:p w14:paraId="05024934" w14:textId="77777777" w:rsidR="00E35F1F" w:rsidRDefault="00E35F1F" w:rsidP="00E35F1F">
            <w:pPr>
              <w:pStyle w:val="CopticVersemulti-line"/>
            </w:pPr>
            <w:r w:rsidRPr="008172B5">
              <w:t>Ⲉⲧⲁϥⲕⲏⲛ ⲁⲛ ⲉϥⲟⲓ ⲛ̀ⲛⲟⲩϯ</w:t>
            </w:r>
          </w:p>
          <w:p w14:paraId="43BF0743" w14:textId="77777777" w:rsidR="00E35F1F" w:rsidRDefault="00E35F1F" w:rsidP="00E35F1F">
            <w:pPr>
              <w:pStyle w:val="CopticVersemulti-line"/>
            </w:pPr>
            <w:r w:rsidRPr="008172B5">
              <w:t>ⲁϥⲓ̀ ⲁϥϣⲱⲡⲓ ⲛ̀ϣⲏⲣⲓ ⲛ̀ⲣⲱⲙⲓ</w:t>
            </w:r>
          </w:p>
          <w:p w14:paraId="12867819" w14:textId="77777777" w:rsidR="00E35F1F" w:rsidRDefault="00E35F1F" w:rsidP="00E35F1F">
            <w:pPr>
              <w:pStyle w:val="CopticVersemulti-line"/>
            </w:pPr>
            <w:r w:rsidRPr="008172B5">
              <w:t>ⲁⲗⲗⲁ ⲛ̀ⲑⲟϥ ⲡⲉ ⲫϯ ⲙ̀ⲙⲏⲓ</w:t>
            </w:r>
          </w:p>
          <w:p w14:paraId="4BBA19FE" w14:textId="77777777" w:rsidR="00E35F1F" w:rsidRDefault="00E35F1F" w:rsidP="00E35F1F">
            <w:pPr>
              <w:pStyle w:val="CopticVersemulti-line"/>
            </w:pPr>
            <w:r w:rsidRPr="008172B5">
              <w:t>ⲁϥⲓ̀ ⲟⲩⲟϩ ⲁϥⲥⲱϯ ⲙ̀ⲙⲟⲛ</w:t>
            </w:r>
          </w:p>
        </w:tc>
      </w:tr>
    </w:tbl>
    <w:p w14:paraId="0D0C9FA2" w14:textId="77777777" w:rsidR="00E35F1F" w:rsidRDefault="00E35F1F" w:rsidP="00E35F1F">
      <w:pPr>
        <w:pStyle w:val="Heading6"/>
      </w:pPr>
      <w:bookmarkStart w:id="965" w:name="_Toc298681324"/>
      <w:r>
        <w:t>Part Eight</w:t>
      </w:r>
      <w:bookmarkEnd w:id="96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1649838" w14:textId="77777777" w:rsidTr="00E35F1F">
        <w:trPr>
          <w:cantSplit/>
          <w:jc w:val="center"/>
        </w:trPr>
        <w:tc>
          <w:tcPr>
            <w:tcW w:w="288" w:type="dxa"/>
          </w:tcPr>
          <w:p w14:paraId="3854B22A" w14:textId="77777777" w:rsidR="00E35F1F" w:rsidRDefault="00E35F1F" w:rsidP="00E35F1F">
            <w:pPr>
              <w:pStyle w:val="CopticCross"/>
            </w:pPr>
          </w:p>
        </w:tc>
        <w:tc>
          <w:tcPr>
            <w:tcW w:w="3960" w:type="dxa"/>
          </w:tcPr>
          <w:p w14:paraId="2443C476" w14:textId="77777777" w:rsidR="00E35F1F" w:rsidRPr="007425E1" w:rsidRDefault="00E35F1F" w:rsidP="00E35F1F">
            <w:pPr>
              <w:pStyle w:val="EngHang"/>
            </w:pPr>
            <w:r w:rsidRPr="007425E1">
              <w:t>The One from the Trinity,</w:t>
            </w:r>
          </w:p>
          <w:p w14:paraId="56D4961E" w14:textId="77777777" w:rsidR="00E35F1F" w:rsidRPr="007425E1" w:rsidRDefault="00E35F1F" w:rsidP="00E35F1F">
            <w:pPr>
              <w:pStyle w:val="EngHang"/>
            </w:pPr>
            <w:r w:rsidRPr="007425E1">
              <w:t>Co-essential with the Father,</w:t>
            </w:r>
          </w:p>
          <w:p w14:paraId="348FE008" w14:textId="77777777" w:rsidR="00E35F1F" w:rsidRPr="007425E1" w:rsidRDefault="00E35F1F" w:rsidP="00E35F1F">
            <w:pPr>
              <w:pStyle w:val="EngHang"/>
            </w:pPr>
            <w:r w:rsidRPr="007425E1">
              <w:t>Looked upon our weakness,</w:t>
            </w:r>
          </w:p>
          <w:p w14:paraId="0E92524D" w14:textId="77777777" w:rsidR="00E35F1F" w:rsidRDefault="00E35F1F" w:rsidP="00E35F1F">
            <w:pPr>
              <w:pStyle w:val="EngHangEnd"/>
            </w:pPr>
            <w:r w:rsidRPr="007425E1">
              <w:t>And our bitter bondage.</w:t>
            </w:r>
          </w:p>
        </w:tc>
        <w:tc>
          <w:tcPr>
            <w:tcW w:w="288" w:type="dxa"/>
          </w:tcPr>
          <w:p w14:paraId="1E6BFAB7" w14:textId="77777777" w:rsidR="00E35F1F" w:rsidRDefault="00E35F1F" w:rsidP="00E35F1F"/>
        </w:tc>
        <w:tc>
          <w:tcPr>
            <w:tcW w:w="288" w:type="dxa"/>
          </w:tcPr>
          <w:p w14:paraId="2F7DEE70" w14:textId="77777777" w:rsidR="00E35F1F" w:rsidRDefault="00E35F1F" w:rsidP="00E35F1F">
            <w:pPr>
              <w:pStyle w:val="CopticCross"/>
            </w:pPr>
          </w:p>
        </w:tc>
        <w:tc>
          <w:tcPr>
            <w:tcW w:w="3960" w:type="dxa"/>
          </w:tcPr>
          <w:p w14:paraId="0D30FBC2" w14:textId="77777777" w:rsidR="00E35F1F" w:rsidRDefault="00E35F1F" w:rsidP="00E35F1F">
            <w:pPr>
              <w:pStyle w:val="CopticVersemulti-line"/>
            </w:pPr>
            <w:r w:rsidRPr="00894E50">
              <w:t>Ⲡⲓⲟⲩⲁⲓ ⲉⲃⲟⲗ</w:t>
            </w:r>
            <w:r w:rsidRPr="00894E50">
              <w:rPr>
                <w:rFonts w:ascii="Times New Roman" w:hAnsi="Times New Roman" w:cs="Times New Roman"/>
              </w:rPr>
              <w:t>ϧ</w:t>
            </w:r>
            <w:r w:rsidRPr="00894E50">
              <w:t xml:space="preserve">ⲉⲛ </w:t>
            </w:r>
            <w:r w:rsidRPr="00894E50">
              <w:rPr>
                <w:rFonts w:ascii="Times New Roman" w:hAnsi="Times New Roman" w:cs="Times New Roman"/>
              </w:rPr>
              <w:t>ϯ</w:t>
            </w:r>
            <w:r w:rsidRPr="00894E50">
              <w:t>ⲧ</w:t>
            </w:r>
            <w:r w:rsidRPr="00894E50">
              <w:rPr>
                <w:rFonts w:ascii="Times New Roman" w:hAnsi="Times New Roman" w:cs="Times New Roman"/>
              </w:rPr>
              <w:t>̀</w:t>
            </w:r>
            <w:r w:rsidRPr="00894E50">
              <w:t>ⲣⲓⲁⲥ</w:t>
            </w:r>
          </w:p>
          <w:p w14:paraId="2B36F661" w14:textId="77777777" w:rsidR="00E35F1F" w:rsidRDefault="00E35F1F" w:rsidP="00E35F1F">
            <w:pPr>
              <w:pStyle w:val="CopticVersemulti-line"/>
            </w:pPr>
            <w:r w:rsidRPr="00894E50">
              <w:t>ⲡⲓⲟ</w:t>
            </w:r>
            <w:r w:rsidRPr="00894E50">
              <w:rPr>
                <w:rFonts w:ascii="Times New Roman" w:hAnsi="Times New Roman" w:cs="Times New Roman"/>
              </w:rPr>
              <w:t>̀</w:t>
            </w:r>
            <w:r w:rsidRPr="00894E50">
              <w:t>ⲙⲟⲟⲥⲓⲟⲥ ⲛⲉⲙ Ⲫ</w:t>
            </w:r>
            <w:r w:rsidRPr="00894E50">
              <w:rPr>
                <w:rFonts w:ascii="Times New Roman" w:hAnsi="Times New Roman" w:cs="Times New Roman"/>
              </w:rPr>
              <w:t>̀</w:t>
            </w:r>
            <w:r w:rsidRPr="00894E50">
              <w:t>ⲓⲱⲧ</w:t>
            </w:r>
          </w:p>
          <w:p w14:paraId="7696A3DA" w14:textId="77777777" w:rsidR="00E35F1F" w:rsidRDefault="00E35F1F" w:rsidP="00E35F1F">
            <w:pPr>
              <w:pStyle w:val="CopticVersemulti-line"/>
            </w:pPr>
            <w:r w:rsidRPr="00894E50">
              <w:t>ⲉ</w:t>
            </w:r>
            <w:r w:rsidRPr="00894E50">
              <w:rPr>
                <w:rFonts w:ascii="Times New Roman" w:hAnsi="Times New Roman" w:cs="Times New Roman"/>
              </w:rPr>
              <w:t>̀</w:t>
            </w:r>
            <w:r w:rsidRPr="00894E50">
              <w:t>ⲧⲁ</w:t>
            </w:r>
            <w:r>
              <w:rPr>
                <w:rFonts w:cs="FreeSerifAvvaShenouda"/>
              </w:rPr>
              <w:t>ϥ</w:t>
            </w:r>
            <w:r w:rsidRPr="00894E50">
              <w:t>ⲛⲁⲩ ⲉ</w:t>
            </w:r>
            <w:r w:rsidRPr="00894E50">
              <w:rPr>
                <w:rFonts w:ascii="Times New Roman" w:hAnsi="Times New Roman" w:cs="Times New Roman"/>
              </w:rPr>
              <w:t>̀</w:t>
            </w:r>
            <w:r w:rsidRPr="00894E50">
              <w:t>ⲡⲉⲛⲑⲉⲃⲓⲟ</w:t>
            </w:r>
            <w:r w:rsidRPr="00894E50">
              <w:rPr>
                <w:rFonts w:ascii="Times New Roman" w:hAnsi="Times New Roman" w:cs="Times New Roman"/>
              </w:rPr>
              <w:t>̀</w:t>
            </w:r>
          </w:p>
          <w:p w14:paraId="0C18E061" w14:textId="77777777" w:rsidR="00E35F1F" w:rsidRDefault="00E35F1F" w:rsidP="00E35F1F">
            <w:pPr>
              <w:pStyle w:val="CopticVerse"/>
            </w:pPr>
            <w:r w:rsidRPr="00894E50">
              <w:t>ⲛⲉⲙ ⲧⲉⲛⲙⲉⲧⲃⲱⲕ ⲉⲧⲟⲓ ⲛ</w:t>
            </w:r>
            <w:r w:rsidRPr="00894E50">
              <w:rPr>
                <w:rFonts w:ascii="Times New Roman" w:hAnsi="Times New Roman" w:cs="Times New Roman"/>
              </w:rPr>
              <w:t>̀ϣ</w:t>
            </w:r>
            <w:r w:rsidRPr="00894E50">
              <w:t>ⲁ</w:t>
            </w:r>
            <w:r w:rsidRPr="00894E50">
              <w:rPr>
                <w:rFonts w:ascii="Times New Roman" w:hAnsi="Times New Roman" w:cs="Times New Roman"/>
              </w:rPr>
              <w:t>ϣ</w:t>
            </w:r>
            <w:r w:rsidRPr="00894E50">
              <w:t>ⲓ</w:t>
            </w:r>
          </w:p>
        </w:tc>
      </w:tr>
      <w:tr w:rsidR="00E35F1F" w14:paraId="7F8DE998" w14:textId="77777777" w:rsidTr="00E35F1F">
        <w:trPr>
          <w:cantSplit/>
          <w:jc w:val="center"/>
        </w:trPr>
        <w:tc>
          <w:tcPr>
            <w:tcW w:w="288" w:type="dxa"/>
          </w:tcPr>
          <w:p w14:paraId="7B3071E9" w14:textId="77777777" w:rsidR="00E35F1F" w:rsidRDefault="00E35F1F" w:rsidP="00E35F1F">
            <w:pPr>
              <w:pStyle w:val="CopticCross"/>
            </w:pPr>
            <w:r w:rsidRPr="00FB5ACB">
              <w:t>¿</w:t>
            </w:r>
          </w:p>
        </w:tc>
        <w:tc>
          <w:tcPr>
            <w:tcW w:w="3960" w:type="dxa"/>
          </w:tcPr>
          <w:p w14:paraId="0C8EE21F" w14:textId="77777777" w:rsidR="00E35F1F" w:rsidRPr="007425E1" w:rsidRDefault="00E35F1F" w:rsidP="00E35F1F">
            <w:pPr>
              <w:pStyle w:val="EngHang"/>
            </w:pPr>
            <w:r>
              <w:t xml:space="preserve">He bowed the </w:t>
            </w:r>
            <w:commentRangeStart w:id="966"/>
            <w:r>
              <w:t>heaven</w:t>
            </w:r>
            <w:r w:rsidRPr="007425E1">
              <w:t xml:space="preserve"> </w:t>
            </w:r>
            <w:commentRangeEnd w:id="966"/>
            <w:r>
              <w:rPr>
                <w:rStyle w:val="CommentReference"/>
                <w:rFonts w:ascii="Times New Roman" w:eastAsiaTheme="minorHAnsi" w:hAnsi="Times New Roman" w:cstheme="minorBidi"/>
                <w:color w:val="auto"/>
              </w:rPr>
              <w:commentReference w:id="966"/>
            </w:r>
            <w:r w:rsidRPr="007425E1">
              <w:t>of heavens,</w:t>
            </w:r>
          </w:p>
          <w:p w14:paraId="60857715" w14:textId="77777777" w:rsidR="00E35F1F" w:rsidRPr="007425E1" w:rsidRDefault="00E35F1F" w:rsidP="00E35F1F">
            <w:pPr>
              <w:pStyle w:val="EngHang"/>
            </w:pPr>
            <w:r w:rsidRPr="007425E1">
              <w:t>And came to the womb of the Virgin,</w:t>
            </w:r>
          </w:p>
          <w:p w14:paraId="7B3646D4" w14:textId="77777777" w:rsidR="00E35F1F" w:rsidRPr="007425E1" w:rsidRDefault="00E35F1F" w:rsidP="00E35F1F">
            <w:pPr>
              <w:pStyle w:val="EngHang"/>
            </w:pPr>
            <w:r w:rsidRPr="007425E1">
              <w:t xml:space="preserve">He became man </w:t>
            </w:r>
            <w:r>
              <w:t>like us</w:t>
            </w:r>
            <w:r w:rsidRPr="007425E1">
              <w:t>,</w:t>
            </w:r>
          </w:p>
          <w:p w14:paraId="6C4829ED" w14:textId="77777777" w:rsidR="00E35F1F" w:rsidRDefault="00E35F1F" w:rsidP="00E35F1F">
            <w:pPr>
              <w:pStyle w:val="EngHangEnd"/>
            </w:pPr>
            <w:r>
              <w:t>Save for sin only.</w:t>
            </w:r>
          </w:p>
        </w:tc>
        <w:tc>
          <w:tcPr>
            <w:tcW w:w="288" w:type="dxa"/>
          </w:tcPr>
          <w:p w14:paraId="277D4D21" w14:textId="77777777" w:rsidR="00E35F1F" w:rsidRDefault="00E35F1F" w:rsidP="00E35F1F"/>
        </w:tc>
        <w:tc>
          <w:tcPr>
            <w:tcW w:w="288" w:type="dxa"/>
          </w:tcPr>
          <w:p w14:paraId="0D04B159" w14:textId="77777777" w:rsidR="00E35F1F" w:rsidRDefault="00E35F1F" w:rsidP="00E35F1F">
            <w:pPr>
              <w:pStyle w:val="CopticCross"/>
            </w:pPr>
            <w:r w:rsidRPr="00FB5ACB">
              <w:t>¿</w:t>
            </w:r>
          </w:p>
        </w:tc>
        <w:tc>
          <w:tcPr>
            <w:tcW w:w="3960" w:type="dxa"/>
          </w:tcPr>
          <w:p w14:paraId="08146C51" w14:textId="77777777" w:rsidR="00E35F1F" w:rsidRDefault="00E35F1F" w:rsidP="00E35F1F">
            <w:pPr>
              <w:pStyle w:val="CopticVersemulti-line"/>
            </w:pPr>
            <w:r w:rsidRPr="00894E50">
              <w:t>Ⲁϥⲣⲉⲕ ⲛⲓⲫⲏⲟⲩⲓ̀ ⲛ̀ⲧⲉ ⲛⲓⲫⲏⲟⲩⲓ̀</w:t>
            </w:r>
          </w:p>
          <w:p w14:paraId="128C0FC2" w14:textId="77777777" w:rsidR="00E35F1F" w:rsidRDefault="00E35F1F" w:rsidP="00E35F1F">
            <w:pPr>
              <w:pStyle w:val="CopticVersemulti-line"/>
            </w:pPr>
            <w:r w:rsidRPr="00894E50">
              <w:t>ⲁϥⲓ̀ ⲉ̀ⲑⲙⲏⲧⲣⲁ ̀ⲛϯⲡⲁⲣⲑⲉⲛⲟⲥ</w:t>
            </w:r>
          </w:p>
          <w:p w14:paraId="22453F06" w14:textId="77777777" w:rsidR="00E35F1F" w:rsidRDefault="00E35F1F" w:rsidP="00E35F1F">
            <w:pPr>
              <w:pStyle w:val="CopticVersemulti-line"/>
            </w:pPr>
            <w:r w:rsidRPr="00894E50">
              <w:t>ⲁϥⲉⲣⲣⲱⲙⲓ ⲙ̀ⲡⲉⲛⲣⲏϯ</w:t>
            </w:r>
          </w:p>
          <w:p w14:paraId="558F8FD6" w14:textId="77777777" w:rsidR="00E35F1F" w:rsidRDefault="00E35F1F" w:rsidP="00E35F1F">
            <w:pPr>
              <w:pStyle w:val="CopticVersemulti-line"/>
            </w:pPr>
            <w:r w:rsidRPr="00894E50">
              <w:t>ϣⲁⲧⲉⲛ ⲫ̀ⲛⲟⲃⲓ ⲙ̀ⲙⲁⲩⲁⲧϥ</w:t>
            </w:r>
          </w:p>
        </w:tc>
      </w:tr>
      <w:tr w:rsidR="00E35F1F" w14:paraId="6FF0D31F" w14:textId="77777777" w:rsidTr="00E35F1F">
        <w:trPr>
          <w:cantSplit/>
          <w:jc w:val="center"/>
        </w:trPr>
        <w:tc>
          <w:tcPr>
            <w:tcW w:w="288" w:type="dxa"/>
          </w:tcPr>
          <w:p w14:paraId="024758CB" w14:textId="77777777" w:rsidR="00E35F1F" w:rsidRDefault="00E35F1F" w:rsidP="00E35F1F">
            <w:pPr>
              <w:pStyle w:val="CopticCross"/>
            </w:pPr>
          </w:p>
        </w:tc>
        <w:tc>
          <w:tcPr>
            <w:tcW w:w="3960" w:type="dxa"/>
          </w:tcPr>
          <w:p w14:paraId="06261EDE" w14:textId="77777777" w:rsidR="00E35F1F" w:rsidRDefault="00E35F1F" w:rsidP="00E35F1F">
            <w:pPr>
              <w:pStyle w:val="EngHang"/>
            </w:pPr>
            <w:r>
              <w:t>He was born in Bethlehem,</w:t>
            </w:r>
          </w:p>
          <w:p w14:paraId="7F7AEA30" w14:textId="77777777" w:rsidR="00E35F1F" w:rsidRDefault="00E35F1F" w:rsidP="00E35F1F">
            <w:pPr>
              <w:pStyle w:val="EngHang"/>
            </w:pPr>
            <w:r>
              <w:t>According to the prophetic sayings;</w:t>
            </w:r>
          </w:p>
          <w:p w14:paraId="29772579" w14:textId="77777777" w:rsidR="00E35F1F" w:rsidRDefault="00E35F1F" w:rsidP="00E35F1F">
            <w:pPr>
              <w:pStyle w:val="EngHang"/>
            </w:pPr>
            <w:r>
              <w:t>He redeemed and saved us,</w:t>
            </w:r>
          </w:p>
          <w:p w14:paraId="5AE548D4" w14:textId="77777777" w:rsidR="00E35F1F" w:rsidRDefault="00E35F1F" w:rsidP="00E35F1F">
            <w:pPr>
              <w:pStyle w:val="EngHangEnd"/>
            </w:pPr>
            <w:r>
              <w:t>For we are His people.</w:t>
            </w:r>
          </w:p>
        </w:tc>
        <w:tc>
          <w:tcPr>
            <w:tcW w:w="288" w:type="dxa"/>
          </w:tcPr>
          <w:p w14:paraId="2927DDDC" w14:textId="77777777" w:rsidR="00E35F1F" w:rsidRDefault="00E35F1F" w:rsidP="00E35F1F"/>
        </w:tc>
        <w:tc>
          <w:tcPr>
            <w:tcW w:w="288" w:type="dxa"/>
          </w:tcPr>
          <w:p w14:paraId="79770986" w14:textId="77777777" w:rsidR="00E35F1F" w:rsidRDefault="00E35F1F" w:rsidP="00E35F1F">
            <w:pPr>
              <w:pStyle w:val="CopticCross"/>
            </w:pPr>
          </w:p>
        </w:tc>
        <w:tc>
          <w:tcPr>
            <w:tcW w:w="3960" w:type="dxa"/>
          </w:tcPr>
          <w:p w14:paraId="66B55A41" w14:textId="77777777" w:rsidR="00E35F1F" w:rsidRDefault="00E35F1F" w:rsidP="00E35F1F">
            <w:pPr>
              <w:pStyle w:val="CopticVersemulti-line"/>
            </w:pPr>
            <w:r w:rsidRPr="00894E50">
              <w:t>Ⲉ̀ⲧⲁⲩⲙⲁⲥϥ ϧⲉⲛ Ⲃⲏⲑⲗⲉⲉⲙ</w:t>
            </w:r>
          </w:p>
          <w:p w14:paraId="56546420" w14:textId="77777777" w:rsidR="00E35F1F" w:rsidRDefault="00E35F1F" w:rsidP="00E35F1F">
            <w:pPr>
              <w:pStyle w:val="CopticVersemulti-line"/>
            </w:pPr>
            <w:r w:rsidRPr="00894E50">
              <w:t>ⲕⲁⲧⲁ ⲛⲓⲥ̀ⲙⲏ ⲛ̀ⲧⲉ ⲛⲓⲡ̀ⲣⲟⲫⲏⲧⲏⲥ</w:t>
            </w:r>
          </w:p>
          <w:p w14:paraId="7E920AC5" w14:textId="77777777" w:rsidR="00E35F1F" w:rsidRDefault="00E35F1F" w:rsidP="00E35F1F">
            <w:pPr>
              <w:pStyle w:val="CopticVersemulti-line"/>
            </w:pPr>
            <w:r w:rsidRPr="00894E50">
              <w:t>ⲁϥⲧⲟⲩϫⲟⲛ ⲁϥⲥⲱϯ ⲁⲙⲙⲟⲛ</w:t>
            </w:r>
          </w:p>
          <w:p w14:paraId="43B41E07" w14:textId="77777777" w:rsidR="00E35F1F" w:rsidRDefault="00E35F1F" w:rsidP="00E35F1F">
            <w:pPr>
              <w:pStyle w:val="CopticVerse"/>
            </w:pPr>
            <w:r w:rsidRPr="00894E50">
              <w:t>ϫⲉ ⲁⲛⲟⲛ ϧⲁ ⲡⲉϥⲗⲁⲟⲥ</w:t>
            </w:r>
          </w:p>
        </w:tc>
      </w:tr>
      <w:tr w:rsidR="00E35F1F" w14:paraId="71417070" w14:textId="77777777" w:rsidTr="00E35F1F">
        <w:trPr>
          <w:cantSplit/>
          <w:jc w:val="center"/>
        </w:trPr>
        <w:tc>
          <w:tcPr>
            <w:tcW w:w="288" w:type="dxa"/>
          </w:tcPr>
          <w:p w14:paraId="04E051A3" w14:textId="77777777" w:rsidR="00E35F1F" w:rsidRDefault="00E35F1F" w:rsidP="00E35F1F">
            <w:pPr>
              <w:pStyle w:val="CopticCross"/>
            </w:pPr>
            <w:r w:rsidRPr="00FB5ACB">
              <w:t>¿</w:t>
            </w:r>
          </w:p>
        </w:tc>
        <w:tc>
          <w:tcPr>
            <w:tcW w:w="3960" w:type="dxa"/>
          </w:tcPr>
          <w:p w14:paraId="2CA899FB" w14:textId="77777777" w:rsidR="00E35F1F" w:rsidRPr="007425E1" w:rsidRDefault="00E35F1F" w:rsidP="00E35F1F">
            <w:pPr>
              <w:pStyle w:val="EngHang"/>
              <w:rPr>
                <w:color w:val="FF0000"/>
              </w:rPr>
            </w:pPr>
            <w:r w:rsidRPr="007425E1">
              <w:t>He did not cease to be God,</w:t>
            </w:r>
            <w:r w:rsidRPr="007425E1">
              <w:tab/>
            </w:r>
          </w:p>
          <w:p w14:paraId="5B27FBC3" w14:textId="77777777" w:rsidR="00E35F1F" w:rsidRPr="007425E1" w:rsidRDefault="00E35F1F" w:rsidP="00E35F1F">
            <w:pPr>
              <w:pStyle w:val="EngHang"/>
            </w:pPr>
            <w:r w:rsidRPr="007425E1">
              <w:t>He came and became the Son of Man,</w:t>
            </w:r>
          </w:p>
          <w:p w14:paraId="27F24FEB" w14:textId="77777777" w:rsidR="00E35F1F" w:rsidRPr="007425E1" w:rsidRDefault="00E35F1F" w:rsidP="00E35F1F">
            <w:pPr>
              <w:pStyle w:val="EngHang"/>
            </w:pPr>
            <w:r w:rsidRPr="007425E1">
              <w:t xml:space="preserve">But He is </w:t>
            </w:r>
            <w:r>
              <w:t>God in truth</w:t>
            </w:r>
            <w:r w:rsidRPr="007425E1">
              <w:t>,</w:t>
            </w:r>
          </w:p>
          <w:p w14:paraId="15F0A950" w14:textId="77777777" w:rsidR="00E35F1F" w:rsidRDefault="00E35F1F" w:rsidP="00E35F1F">
            <w:pPr>
              <w:pStyle w:val="EngHangEnd"/>
            </w:pPr>
            <w:r w:rsidRPr="007425E1">
              <w:t>He came and saved us.</w:t>
            </w:r>
          </w:p>
        </w:tc>
        <w:tc>
          <w:tcPr>
            <w:tcW w:w="288" w:type="dxa"/>
          </w:tcPr>
          <w:p w14:paraId="4C9C2BB7" w14:textId="77777777" w:rsidR="00E35F1F" w:rsidRDefault="00E35F1F" w:rsidP="00E35F1F"/>
        </w:tc>
        <w:tc>
          <w:tcPr>
            <w:tcW w:w="288" w:type="dxa"/>
          </w:tcPr>
          <w:p w14:paraId="1E45FA87" w14:textId="77777777" w:rsidR="00E35F1F" w:rsidRDefault="00E35F1F" w:rsidP="00E35F1F">
            <w:pPr>
              <w:pStyle w:val="CopticCross"/>
            </w:pPr>
            <w:r w:rsidRPr="00FB5ACB">
              <w:t>¿</w:t>
            </w:r>
          </w:p>
        </w:tc>
        <w:tc>
          <w:tcPr>
            <w:tcW w:w="3960" w:type="dxa"/>
          </w:tcPr>
          <w:p w14:paraId="7DA8C7DC" w14:textId="77777777" w:rsidR="00E35F1F" w:rsidRDefault="00E35F1F" w:rsidP="00E35F1F">
            <w:pPr>
              <w:pStyle w:val="CopticVersemulti-line"/>
            </w:pPr>
            <w:r w:rsidRPr="008172B5">
              <w:t>Ⲉⲧⲁϥⲕⲏⲛ ⲁⲛ ⲉϥⲟⲓ ⲛ̀ⲛⲟⲩϯ</w:t>
            </w:r>
          </w:p>
          <w:p w14:paraId="4F083350" w14:textId="77777777" w:rsidR="00E35F1F" w:rsidRDefault="00E35F1F" w:rsidP="00E35F1F">
            <w:pPr>
              <w:pStyle w:val="CopticVersemulti-line"/>
            </w:pPr>
            <w:r w:rsidRPr="008172B5">
              <w:t>ⲁϥⲓ̀ ⲁϥϣⲱⲡⲓ ⲛ̀ϣⲏⲣⲓ ⲛ̀ⲣⲱⲙⲓ</w:t>
            </w:r>
          </w:p>
          <w:p w14:paraId="08A56F97" w14:textId="77777777" w:rsidR="00E35F1F" w:rsidRDefault="00E35F1F" w:rsidP="00E35F1F">
            <w:pPr>
              <w:pStyle w:val="CopticVersemulti-line"/>
            </w:pPr>
            <w:r w:rsidRPr="008172B5">
              <w:t>ⲁⲗⲗⲁ ⲛ̀ⲑⲟϥ ⲡⲉ ⲫϯ ⲙ̀ⲙⲏⲓ</w:t>
            </w:r>
          </w:p>
          <w:p w14:paraId="4DB69A12" w14:textId="77777777" w:rsidR="00E35F1F" w:rsidRDefault="00E35F1F" w:rsidP="00E35F1F">
            <w:pPr>
              <w:pStyle w:val="CopticVersemulti-line"/>
            </w:pPr>
            <w:r w:rsidRPr="008172B5">
              <w:t>ⲁϥⲓ̀ ⲟⲩⲟϩ ⲁϥⲥⲱϯ ⲙ̀ⲙⲟⲛ</w:t>
            </w:r>
          </w:p>
        </w:tc>
      </w:tr>
    </w:tbl>
    <w:p w14:paraId="768378F6" w14:textId="77777777" w:rsidR="00E35F1F" w:rsidRDefault="00E35F1F" w:rsidP="00E35F1F">
      <w:pPr>
        <w:pStyle w:val="Heading6"/>
      </w:pPr>
      <w:bookmarkStart w:id="967" w:name="_Toc298681325"/>
      <w:r>
        <w:lastRenderedPageBreak/>
        <w:t>Part Nine</w:t>
      </w:r>
      <w:bookmarkEnd w:id="9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850E4A" w14:textId="77777777" w:rsidTr="00E35F1F">
        <w:trPr>
          <w:cantSplit/>
          <w:jc w:val="center"/>
        </w:trPr>
        <w:tc>
          <w:tcPr>
            <w:tcW w:w="288" w:type="dxa"/>
          </w:tcPr>
          <w:p w14:paraId="2CC4745F" w14:textId="77777777" w:rsidR="00E35F1F" w:rsidRDefault="00E35F1F" w:rsidP="00E35F1F">
            <w:pPr>
              <w:pStyle w:val="CopticCross"/>
            </w:pPr>
          </w:p>
        </w:tc>
        <w:tc>
          <w:tcPr>
            <w:tcW w:w="3960" w:type="dxa"/>
          </w:tcPr>
          <w:p w14:paraId="07B135DC" w14:textId="77777777" w:rsidR="00E35F1F" w:rsidRDefault="00E35F1F" w:rsidP="00E35F1F">
            <w:pPr>
              <w:pStyle w:val="EngHang"/>
            </w:pPr>
            <w:r w:rsidRPr="007425E1">
              <w:t>I saw a sign</w:t>
            </w:r>
            <w:r>
              <w:rPr>
                <w:rStyle w:val="FootnoteReference"/>
                <w:rFonts w:eastAsiaTheme="majorEastAsia"/>
              </w:rPr>
              <w:t xml:space="preserve"> </w:t>
            </w:r>
            <w:r>
              <w:t>appear in heaven,</w:t>
            </w:r>
          </w:p>
          <w:p w14:paraId="346BE821" w14:textId="77777777" w:rsidR="00E35F1F" w:rsidRPr="00443197" w:rsidRDefault="00E35F1F" w:rsidP="00E35F1F">
            <w:pPr>
              <w:pStyle w:val="EngHang"/>
              <w:rPr>
                <w:color w:val="FF0000"/>
              </w:rPr>
            </w:pPr>
            <w:r>
              <w:t>A</w:t>
            </w:r>
            <w:r w:rsidRPr="007425E1">
              <w:t xml:space="preserve"> woman clothed with the sun,</w:t>
            </w:r>
          </w:p>
          <w:p w14:paraId="2AB4FE1A" w14:textId="68F44411" w:rsidR="00E35F1F" w:rsidRPr="007425E1" w:rsidRDefault="00E35F1F" w:rsidP="00E35F1F">
            <w:pPr>
              <w:pStyle w:val="EngHang"/>
            </w:pPr>
            <w:r w:rsidRPr="007425E1">
              <w:t xml:space="preserve">And </w:t>
            </w:r>
            <w:r>
              <w:t xml:space="preserve">she had </w:t>
            </w:r>
            <w:r w:rsidR="00EC7709">
              <w:t>the moon</w:t>
            </w:r>
          </w:p>
          <w:p w14:paraId="7C84E330" w14:textId="77777777" w:rsidR="00E35F1F" w:rsidRDefault="00E35F1F" w:rsidP="00E35F1F">
            <w:pPr>
              <w:pStyle w:val="EngHangEnd"/>
            </w:pPr>
            <w:r>
              <w:t>Under</w:t>
            </w:r>
            <w:r w:rsidRPr="007425E1">
              <w:t xml:space="preserve"> her feet.</w:t>
            </w:r>
          </w:p>
        </w:tc>
        <w:tc>
          <w:tcPr>
            <w:tcW w:w="288" w:type="dxa"/>
          </w:tcPr>
          <w:p w14:paraId="110CAE0A" w14:textId="77777777" w:rsidR="00E35F1F" w:rsidRDefault="00E35F1F" w:rsidP="00E35F1F"/>
        </w:tc>
        <w:tc>
          <w:tcPr>
            <w:tcW w:w="288" w:type="dxa"/>
          </w:tcPr>
          <w:p w14:paraId="2E7D6404" w14:textId="77777777" w:rsidR="00E35F1F" w:rsidRDefault="00E35F1F" w:rsidP="00E35F1F">
            <w:pPr>
              <w:pStyle w:val="CopticCross"/>
            </w:pPr>
          </w:p>
        </w:tc>
        <w:tc>
          <w:tcPr>
            <w:tcW w:w="3960" w:type="dxa"/>
          </w:tcPr>
          <w:p w14:paraId="1B72B1A4" w14:textId="77777777" w:rsidR="00E35F1F" w:rsidRDefault="00E35F1F" w:rsidP="00E35F1F">
            <w:pPr>
              <w:pStyle w:val="CopticVersemulti-line"/>
            </w:pPr>
            <w:r w:rsidRPr="00894E50">
              <w:t>Ⲁⲓⲛⲁⲩ ⲉ</w:t>
            </w:r>
            <w:r w:rsidRPr="00894E50">
              <w:rPr>
                <w:rFonts w:ascii="Times New Roman" w:hAnsi="Times New Roman" w:cs="Times New Roman"/>
              </w:rPr>
              <w:t>̀</w:t>
            </w:r>
            <w:r w:rsidRPr="00894E50">
              <w:t>ⲟⲩⲙⲏⲓⲛⲓ ⲁ</w:t>
            </w:r>
            <w:r>
              <w:rPr>
                <w:rFonts w:cs="FreeSerifAvvaShenouda"/>
              </w:rPr>
              <w:t>ϥ</w:t>
            </w:r>
            <w:r w:rsidRPr="00894E50">
              <w:t>ⲟⲩⲟⲛ</w:t>
            </w:r>
            <w:r>
              <w:rPr>
                <w:rFonts w:cs="FreeSerifAvvaShenouda"/>
              </w:rPr>
              <w:t>ϩϥ</w:t>
            </w:r>
            <w:r w:rsidRPr="00894E50">
              <w:t xml:space="preserve"> </w:t>
            </w:r>
            <w:r w:rsidRPr="00894E50">
              <w:rPr>
                <w:rFonts w:ascii="Times New Roman" w:hAnsi="Times New Roman" w:cs="Times New Roman"/>
              </w:rPr>
              <w:t>ϧ</w:t>
            </w:r>
            <w:r w:rsidRPr="00894E50">
              <w:t>ⲉⲛ ⲧ</w:t>
            </w:r>
            <w:r w:rsidRPr="00894E50">
              <w:rPr>
                <w:rFonts w:ascii="Times New Roman" w:hAnsi="Times New Roman" w:cs="Times New Roman"/>
              </w:rPr>
              <w:t>̀</w:t>
            </w:r>
            <w:r w:rsidRPr="00894E50">
              <w:t>ⲫⲉ</w:t>
            </w:r>
          </w:p>
          <w:p w14:paraId="1A159F4C" w14:textId="77777777" w:rsidR="00E35F1F" w:rsidRDefault="00E35F1F" w:rsidP="00E35F1F">
            <w:pPr>
              <w:pStyle w:val="CopticVersemulti-line"/>
            </w:pPr>
            <w:r w:rsidRPr="00894E50">
              <w:t>ⲓⲥ ⲟⲩⲥ</w:t>
            </w:r>
            <w:r w:rsidRPr="00894E50">
              <w:rPr>
                <w:rFonts w:ascii="Times New Roman" w:hAnsi="Times New Roman" w:cs="Times New Roman"/>
              </w:rPr>
              <w:t>̀ϩ</w:t>
            </w:r>
            <w:r w:rsidRPr="00894E50">
              <w:t>ⲓⲙⲓ ⲉⲥ</w:t>
            </w:r>
            <w:r w:rsidRPr="00894E50">
              <w:rPr>
                <w:rFonts w:ascii="Times New Roman" w:hAnsi="Times New Roman" w:cs="Times New Roman"/>
              </w:rPr>
              <w:t>ϫ</w:t>
            </w:r>
            <w:r w:rsidRPr="00894E50">
              <w:t>ⲟⲗ</w:t>
            </w:r>
            <w:r w:rsidRPr="00894E50">
              <w:rPr>
                <w:rFonts w:ascii="Times New Roman" w:hAnsi="Times New Roman" w:cs="Times New Roman"/>
              </w:rPr>
              <w:t>ϩ</w:t>
            </w:r>
            <w:r w:rsidRPr="00894E50">
              <w:t xml:space="preserve"> ⲙ</w:t>
            </w:r>
            <w:r w:rsidRPr="00894E50">
              <w:rPr>
                <w:rFonts w:ascii="Times New Roman" w:hAnsi="Times New Roman" w:cs="Times New Roman"/>
              </w:rPr>
              <w:t>̀</w:t>
            </w:r>
            <w:r w:rsidRPr="00894E50">
              <w:t>ⲫ</w:t>
            </w:r>
            <w:r w:rsidRPr="00894E50">
              <w:rPr>
                <w:rFonts w:ascii="Times New Roman" w:hAnsi="Times New Roman" w:cs="Times New Roman"/>
              </w:rPr>
              <w:t>̀</w:t>
            </w:r>
            <w:r w:rsidRPr="00894E50">
              <w:t>ⲣⲏ</w:t>
            </w:r>
          </w:p>
          <w:p w14:paraId="4A8CDB5C" w14:textId="77777777" w:rsidR="00E35F1F" w:rsidRDefault="00E35F1F" w:rsidP="00E35F1F">
            <w:pPr>
              <w:pStyle w:val="CopticVersemulti-line"/>
            </w:pPr>
            <w:r w:rsidRPr="00894E50">
              <w:t>ⲛ</w:t>
            </w:r>
            <w:r w:rsidRPr="00894E50">
              <w:rPr>
                <w:rFonts w:ascii="Times New Roman" w:hAnsi="Times New Roman" w:cs="Times New Roman"/>
              </w:rPr>
              <w:t>̀</w:t>
            </w:r>
            <w:r w:rsidRPr="00894E50">
              <w:t>ⲑⲟⲥ ⲟⲛ ⲉ</w:t>
            </w:r>
            <w:r w:rsidRPr="00894E50">
              <w:rPr>
                <w:rFonts w:ascii="Times New Roman" w:hAnsi="Times New Roman" w:cs="Times New Roman"/>
              </w:rPr>
              <w:t>̀</w:t>
            </w:r>
            <w:r w:rsidRPr="00894E50">
              <w:t>ⲣⲉ ⲡⲓⲓⲟ</w:t>
            </w:r>
            <w:r w:rsidRPr="00894E50">
              <w:rPr>
                <w:rFonts w:ascii="Times New Roman" w:hAnsi="Times New Roman" w:cs="Times New Roman"/>
              </w:rPr>
              <w:t>ϩ</w:t>
            </w:r>
          </w:p>
          <w:p w14:paraId="18C82D78" w14:textId="77777777" w:rsidR="00E35F1F" w:rsidRDefault="00E35F1F" w:rsidP="00E35F1F">
            <w:pPr>
              <w:pStyle w:val="CopticVerse"/>
            </w:pPr>
            <w:r w:rsidRPr="00894E50">
              <w:t>ⲥⲁⲡⲉⲥⲏⲧ ⲛ</w:t>
            </w:r>
            <w:r w:rsidRPr="00894E50">
              <w:rPr>
                <w:rFonts w:ascii="Times New Roman" w:hAnsi="Times New Roman" w:cs="Times New Roman"/>
              </w:rPr>
              <w:t>̀</w:t>
            </w:r>
            <w:r w:rsidRPr="00894E50">
              <w:t>ⲛⲉⲥ</w:t>
            </w:r>
            <w:r w:rsidRPr="00894E50">
              <w:rPr>
                <w:rFonts w:ascii="Times New Roman" w:hAnsi="Times New Roman" w:cs="Times New Roman"/>
              </w:rPr>
              <w:t>ϭ</w:t>
            </w:r>
            <w:r w:rsidRPr="00894E50">
              <w:t>ⲁⲗⲁⲩ</w:t>
            </w:r>
            <w:r w:rsidRPr="00894E50">
              <w:rPr>
                <w:rFonts w:ascii="Times New Roman" w:hAnsi="Times New Roman" w:cs="Times New Roman"/>
              </w:rPr>
              <w:t>ϫ</w:t>
            </w:r>
          </w:p>
        </w:tc>
      </w:tr>
      <w:tr w:rsidR="00E35F1F" w14:paraId="41E5BD4E" w14:textId="77777777" w:rsidTr="00E35F1F">
        <w:trPr>
          <w:cantSplit/>
          <w:jc w:val="center"/>
        </w:trPr>
        <w:tc>
          <w:tcPr>
            <w:tcW w:w="288" w:type="dxa"/>
          </w:tcPr>
          <w:p w14:paraId="5582017A" w14:textId="77777777" w:rsidR="00E35F1F" w:rsidRDefault="00E35F1F" w:rsidP="00E35F1F">
            <w:pPr>
              <w:pStyle w:val="CopticCross"/>
            </w:pPr>
            <w:r w:rsidRPr="00FB5ACB">
              <w:t>¿</w:t>
            </w:r>
          </w:p>
        </w:tc>
        <w:tc>
          <w:tcPr>
            <w:tcW w:w="3960" w:type="dxa"/>
          </w:tcPr>
          <w:p w14:paraId="777F81EE" w14:textId="65E8617A" w:rsidR="00E35F1F" w:rsidRPr="007425E1" w:rsidRDefault="00EC7709" w:rsidP="00E35F1F">
            <w:pPr>
              <w:pStyle w:val="EngHang"/>
            </w:pPr>
            <w:r>
              <w:t>And there were twelve stars</w:t>
            </w:r>
          </w:p>
          <w:p w14:paraId="71A874C7" w14:textId="77777777" w:rsidR="00E35F1F" w:rsidRPr="007425E1" w:rsidRDefault="00E35F1F" w:rsidP="00E35F1F">
            <w:pPr>
              <w:pStyle w:val="EngHang"/>
            </w:pPr>
            <w:r w:rsidRPr="007425E1">
              <w:t>As a Crown upon her head,</w:t>
            </w:r>
          </w:p>
          <w:p w14:paraId="6694F718" w14:textId="77777777" w:rsidR="00E35F1F" w:rsidRPr="007425E1" w:rsidRDefault="00E35F1F" w:rsidP="00E35F1F">
            <w:pPr>
              <w:pStyle w:val="EngHang"/>
            </w:pPr>
            <w:r w:rsidRPr="007425E1">
              <w:t xml:space="preserve">She </w:t>
            </w:r>
            <w:r>
              <w:t>was pregnant and in labour</w:t>
            </w:r>
            <w:r w:rsidRPr="007425E1">
              <w:t>,</w:t>
            </w:r>
          </w:p>
          <w:p w14:paraId="7BD836D8" w14:textId="77777777" w:rsidR="00E35F1F" w:rsidRDefault="00E35F1F" w:rsidP="00E35F1F">
            <w:pPr>
              <w:pStyle w:val="EngHangEnd"/>
            </w:pPr>
            <w:r w:rsidRPr="007425E1">
              <w:t xml:space="preserve">Crying out to </w:t>
            </w:r>
            <w:r>
              <w:t>give birth</w:t>
            </w:r>
            <w:r w:rsidRPr="007425E1">
              <w:t>.</w:t>
            </w:r>
          </w:p>
        </w:tc>
        <w:tc>
          <w:tcPr>
            <w:tcW w:w="288" w:type="dxa"/>
          </w:tcPr>
          <w:p w14:paraId="30BD0896" w14:textId="77777777" w:rsidR="00E35F1F" w:rsidRDefault="00E35F1F" w:rsidP="00E35F1F"/>
        </w:tc>
        <w:tc>
          <w:tcPr>
            <w:tcW w:w="288" w:type="dxa"/>
          </w:tcPr>
          <w:p w14:paraId="5EFF2FBE" w14:textId="77777777" w:rsidR="00E35F1F" w:rsidRDefault="00E35F1F" w:rsidP="00E35F1F">
            <w:pPr>
              <w:pStyle w:val="CopticCross"/>
            </w:pPr>
            <w:r w:rsidRPr="00FB5ACB">
              <w:t>¿</w:t>
            </w:r>
          </w:p>
        </w:tc>
        <w:tc>
          <w:tcPr>
            <w:tcW w:w="3960" w:type="dxa"/>
          </w:tcPr>
          <w:p w14:paraId="7ED77046" w14:textId="77777777" w:rsidR="00E35F1F" w:rsidRDefault="00E35F1F" w:rsidP="00E35F1F">
            <w:pPr>
              <w:pStyle w:val="CopticVersemulti-line"/>
            </w:pPr>
            <w:r w:rsidRPr="00894E50">
              <w:t>Ⲉ̀ⲣⲉ ⲟⲩⲟⲛ ⲙⲏⲧ ̀ⲥⲛⲁⲩ ⲛ̀ⲥⲓⲟⲩ</w:t>
            </w:r>
          </w:p>
          <w:p w14:paraId="29FB2EFB" w14:textId="77777777" w:rsidR="00E35F1F" w:rsidRDefault="00E35F1F" w:rsidP="00E35F1F">
            <w:pPr>
              <w:pStyle w:val="CopticVersemulti-line"/>
            </w:pPr>
            <w:r w:rsidRPr="00894E50">
              <w:t>ⲟⲓ ⲭ̀ⲗⲟⲙ ⲉϫⲉⲛ ⲧⲉⲥⲁ̀ⲫⲉ</w:t>
            </w:r>
          </w:p>
          <w:p w14:paraId="24462F46" w14:textId="77777777" w:rsidR="00E35F1F" w:rsidRDefault="00E35F1F" w:rsidP="00E35F1F">
            <w:pPr>
              <w:pStyle w:val="CopticVersemulti-line"/>
            </w:pPr>
            <w:r w:rsidRPr="00894E50">
              <w:t>ⲉⲥⲙ̀ⲃⲟⲕⲓ ⲉⲥϯⲛⲁⲕϩⲓ</w:t>
            </w:r>
          </w:p>
          <w:p w14:paraId="33904CF9" w14:textId="77777777" w:rsidR="00E35F1F" w:rsidRDefault="00E35F1F" w:rsidP="00E35F1F">
            <w:pPr>
              <w:pStyle w:val="CopticVerse"/>
            </w:pPr>
            <w:r w:rsidRPr="00894E50">
              <w:t>ⲉⲥⲱϣ ⲉⲃⲟⲗ ⲉⲥⲛⲁⲙⲓⲥⲓ</w:t>
            </w:r>
          </w:p>
        </w:tc>
      </w:tr>
      <w:tr w:rsidR="00E35F1F" w14:paraId="532ABD0C" w14:textId="77777777" w:rsidTr="00E35F1F">
        <w:trPr>
          <w:cantSplit/>
          <w:jc w:val="center"/>
        </w:trPr>
        <w:tc>
          <w:tcPr>
            <w:tcW w:w="288" w:type="dxa"/>
          </w:tcPr>
          <w:p w14:paraId="259C32CD" w14:textId="77777777" w:rsidR="00E35F1F" w:rsidRDefault="00E35F1F" w:rsidP="00E35F1F">
            <w:pPr>
              <w:pStyle w:val="CopticCross"/>
            </w:pPr>
          </w:p>
        </w:tc>
        <w:tc>
          <w:tcPr>
            <w:tcW w:w="3960" w:type="dxa"/>
          </w:tcPr>
          <w:p w14:paraId="7455B7AA" w14:textId="77777777" w:rsidR="00E35F1F" w:rsidRPr="007425E1" w:rsidRDefault="00E35F1F" w:rsidP="00E35F1F">
            <w:pPr>
              <w:pStyle w:val="EngHang"/>
            </w:pPr>
            <w:r w:rsidRPr="007425E1">
              <w:t>This is Mary,</w:t>
            </w:r>
          </w:p>
          <w:p w14:paraId="1773E2C1" w14:textId="77777777" w:rsidR="00E35F1F" w:rsidRPr="007425E1" w:rsidRDefault="00E35F1F" w:rsidP="00E35F1F">
            <w:pPr>
              <w:pStyle w:val="EngHang"/>
            </w:pPr>
            <w:r w:rsidRPr="007425E1">
              <w:t>The new heaven on earth,</w:t>
            </w:r>
          </w:p>
          <w:p w14:paraId="53CED277" w14:textId="6CE596A2" w:rsidR="00E35F1F" w:rsidRPr="007425E1" w:rsidRDefault="00E35F1F" w:rsidP="00E35F1F">
            <w:pPr>
              <w:pStyle w:val="EngHang"/>
            </w:pPr>
            <w:r w:rsidRPr="007425E1">
              <w:t>Fro</w:t>
            </w:r>
            <w:r w:rsidR="00EC7709">
              <w:t>m whom the Sun of Righteousness</w:t>
            </w:r>
          </w:p>
          <w:p w14:paraId="406CFC97" w14:textId="77777777" w:rsidR="00E35F1F" w:rsidRDefault="00E35F1F" w:rsidP="00E35F1F">
            <w:pPr>
              <w:pStyle w:val="EngHangEnd"/>
            </w:pPr>
            <w:commentRangeStart w:id="968"/>
            <w:r w:rsidRPr="007425E1">
              <w:t>Rises</w:t>
            </w:r>
            <w:commentRangeEnd w:id="968"/>
            <w:r>
              <w:rPr>
                <w:rStyle w:val="CommentReference"/>
              </w:rPr>
              <w:commentReference w:id="968"/>
            </w:r>
            <w:r>
              <w:t xml:space="preserve"> </w:t>
            </w:r>
            <w:r w:rsidRPr="007425E1">
              <w:t>upon us.</w:t>
            </w:r>
          </w:p>
        </w:tc>
        <w:tc>
          <w:tcPr>
            <w:tcW w:w="288" w:type="dxa"/>
          </w:tcPr>
          <w:p w14:paraId="30231322" w14:textId="77777777" w:rsidR="00E35F1F" w:rsidRDefault="00E35F1F" w:rsidP="00E35F1F"/>
        </w:tc>
        <w:tc>
          <w:tcPr>
            <w:tcW w:w="288" w:type="dxa"/>
          </w:tcPr>
          <w:p w14:paraId="4CA1D6DE" w14:textId="77777777" w:rsidR="00E35F1F" w:rsidRDefault="00E35F1F" w:rsidP="00E35F1F">
            <w:pPr>
              <w:pStyle w:val="CopticCross"/>
            </w:pPr>
          </w:p>
        </w:tc>
        <w:tc>
          <w:tcPr>
            <w:tcW w:w="3960" w:type="dxa"/>
          </w:tcPr>
          <w:p w14:paraId="77BCE27B" w14:textId="77777777" w:rsidR="00E35F1F" w:rsidRDefault="00E35F1F" w:rsidP="00E35F1F">
            <w:pPr>
              <w:pStyle w:val="CopticVersemulti-line"/>
            </w:pPr>
            <w:r w:rsidRPr="00894E50">
              <w:t>Ⲉ̀ⲧⲉ ⲑⲁⲓ ⲧⲉ Ⲙⲁⲣⲓⲁ</w:t>
            </w:r>
          </w:p>
          <w:p w14:paraId="24496EBD" w14:textId="77777777" w:rsidR="00E35F1F" w:rsidRDefault="00E35F1F" w:rsidP="00E35F1F">
            <w:pPr>
              <w:pStyle w:val="CopticVersemulti-line"/>
            </w:pPr>
            <w:r w:rsidRPr="00894E50">
              <w:t>ϯⲫⲉ ⲙ̀ⲃⲉⲣⲓ ⲉⲧϩⲓϫⲉⲛ ⲡⲓⲕⲁϩⲓ</w:t>
            </w:r>
          </w:p>
          <w:p w14:paraId="302A0B6C" w14:textId="77777777" w:rsidR="00E35F1F" w:rsidRDefault="00E35F1F" w:rsidP="00E35F1F">
            <w:pPr>
              <w:pStyle w:val="CopticVersemulti-line"/>
            </w:pPr>
            <w:r w:rsidRPr="00894E50">
              <w:t>ⲉ̀ⲧⲁ ⲡⲓⲣⲏ ⲛ̀ⲧⲉ ϯⲙⲉⲑⲙⲏⲓ</w:t>
            </w:r>
          </w:p>
          <w:p w14:paraId="58050201" w14:textId="77777777" w:rsidR="00E35F1F" w:rsidRDefault="00E35F1F" w:rsidP="00E35F1F">
            <w:pPr>
              <w:pStyle w:val="CopticVerse"/>
            </w:pPr>
            <w:r w:rsidRPr="00894E50">
              <w:t>ϣⲁⲓ ⲛⲁⲛ ⲉⲃⲟⲗ ⲛ̀ϧⲏⲧⲥ</w:t>
            </w:r>
          </w:p>
        </w:tc>
      </w:tr>
      <w:tr w:rsidR="00E35F1F" w14:paraId="092DDBD4" w14:textId="77777777" w:rsidTr="00E35F1F">
        <w:trPr>
          <w:cantSplit/>
          <w:jc w:val="center"/>
        </w:trPr>
        <w:tc>
          <w:tcPr>
            <w:tcW w:w="288" w:type="dxa"/>
          </w:tcPr>
          <w:p w14:paraId="29A369A6" w14:textId="77777777" w:rsidR="00E35F1F" w:rsidRDefault="00E35F1F" w:rsidP="00E35F1F">
            <w:pPr>
              <w:pStyle w:val="CopticCross"/>
            </w:pPr>
            <w:r w:rsidRPr="00FB5ACB">
              <w:t>¿</w:t>
            </w:r>
          </w:p>
        </w:tc>
        <w:tc>
          <w:tcPr>
            <w:tcW w:w="3960" w:type="dxa"/>
          </w:tcPr>
          <w:p w14:paraId="7D18DB8B" w14:textId="726131D2" w:rsidR="00E35F1F" w:rsidRPr="007425E1" w:rsidRDefault="00E35F1F" w:rsidP="00E35F1F">
            <w:pPr>
              <w:pStyle w:val="EngHang"/>
            </w:pPr>
            <w:r w:rsidRPr="007425E1">
              <w:t>F</w:t>
            </w:r>
            <w:r w:rsidR="00EC7709">
              <w:t>or the sun that is clothing her</w:t>
            </w:r>
          </w:p>
          <w:p w14:paraId="3DAB6652" w14:textId="77777777" w:rsidR="00E35F1F" w:rsidRPr="007425E1" w:rsidRDefault="00E35F1F" w:rsidP="00E35F1F">
            <w:pPr>
              <w:pStyle w:val="EngHang"/>
            </w:pPr>
            <w:r w:rsidRPr="007425E1">
              <w:t>Is Our Lord Jesus Christ,</w:t>
            </w:r>
          </w:p>
          <w:p w14:paraId="73813752" w14:textId="549C4861" w:rsidR="00E35F1F" w:rsidRPr="007425E1" w:rsidRDefault="00EC7709" w:rsidP="00E35F1F">
            <w:pPr>
              <w:pStyle w:val="EngHang"/>
            </w:pPr>
            <w:r>
              <w:t>And the moon under her feet</w:t>
            </w:r>
          </w:p>
          <w:p w14:paraId="3F343555" w14:textId="77777777" w:rsidR="00E35F1F" w:rsidRDefault="00E35F1F" w:rsidP="00E35F1F">
            <w:pPr>
              <w:pStyle w:val="EngHangEnd"/>
            </w:pPr>
            <w:r w:rsidRPr="007425E1">
              <w:t>Is John the Baptist.</w:t>
            </w:r>
          </w:p>
        </w:tc>
        <w:tc>
          <w:tcPr>
            <w:tcW w:w="288" w:type="dxa"/>
          </w:tcPr>
          <w:p w14:paraId="50EED120" w14:textId="77777777" w:rsidR="00E35F1F" w:rsidRDefault="00E35F1F" w:rsidP="00E35F1F"/>
        </w:tc>
        <w:tc>
          <w:tcPr>
            <w:tcW w:w="288" w:type="dxa"/>
          </w:tcPr>
          <w:p w14:paraId="74D98AE5" w14:textId="77777777" w:rsidR="00E35F1F" w:rsidRDefault="00E35F1F" w:rsidP="00E35F1F">
            <w:pPr>
              <w:pStyle w:val="CopticCross"/>
            </w:pPr>
            <w:r w:rsidRPr="00FB5ACB">
              <w:t>¿</w:t>
            </w:r>
          </w:p>
        </w:tc>
        <w:tc>
          <w:tcPr>
            <w:tcW w:w="3960" w:type="dxa"/>
          </w:tcPr>
          <w:p w14:paraId="58B25DF7" w14:textId="77777777" w:rsidR="00E35F1F" w:rsidRDefault="00E35F1F" w:rsidP="00E35F1F">
            <w:pPr>
              <w:pStyle w:val="CopticVersemulti-line"/>
            </w:pPr>
            <w:r w:rsidRPr="00894E50">
              <w:t>Ⲡⲓⲣⲏ ⲅⲁⲣ ⲉ̀ⲧⲉⲥϫⲟⲗϩ ⲙ̀ⲙⲟϥ</w:t>
            </w:r>
          </w:p>
          <w:p w14:paraId="4DCBA06D" w14:textId="77777777" w:rsidR="00E35F1F" w:rsidRDefault="00E35F1F" w:rsidP="00E35F1F">
            <w:pPr>
              <w:pStyle w:val="CopticVersemulti-line"/>
            </w:pPr>
            <w:r w:rsidRPr="00894E50">
              <w:t>ⲡⲉ ⲡⲉⲛⲟ̅ⲥ̅ Ⲓⲏ̅ⲥ Ⲡⲭ̅ⲥ</w:t>
            </w:r>
          </w:p>
          <w:p w14:paraId="17D64B52" w14:textId="77777777" w:rsidR="00E35F1F" w:rsidRDefault="00E35F1F" w:rsidP="00E35F1F">
            <w:pPr>
              <w:pStyle w:val="CopticVersemulti-line"/>
            </w:pPr>
            <w:r w:rsidRPr="00894E50">
              <w:t>ⲟⲩⲟϩ ⲡⲓⲓⲟϩ ⲉⲧϧⲁ ⲛⲉⲥϭⲁⲗⲁⲩϫ</w:t>
            </w:r>
          </w:p>
          <w:p w14:paraId="1314347A" w14:textId="77777777" w:rsidR="00E35F1F" w:rsidRDefault="00E35F1F" w:rsidP="00E35F1F">
            <w:pPr>
              <w:pStyle w:val="CopticVerse"/>
            </w:pPr>
            <w:r w:rsidRPr="00894E50">
              <w:t>ⲡⲉ Ⲓⲱ̅ⲁ ⲡⲓⲣⲉϥϯⲱⲙⲥ</w:t>
            </w:r>
          </w:p>
        </w:tc>
      </w:tr>
      <w:tr w:rsidR="00E35F1F" w14:paraId="54B9EE94" w14:textId="77777777" w:rsidTr="00E35F1F">
        <w:trPr>
          <w:cantSplit/>
          <w:jc w:val="center"/>
        </w:trPr>
        <w:tc>
          <w:tcPr>
            <w:tcW w:w="288" w:type="dxa"/>
          </w:tcPr>
          <w:p w14:paraId="3F570DA3" w14:textId="77777777" w:rsidR="00E35F1F" w:rsidRDefault="00E35F1F" w:rsidP="00E35F1F">
            <w:pPr>
              <w:pStyle w:val="CopticCross"/>
            </w:pPr>
          </w:p>
        </w:tc>
        <w:tc>
          <w:tcPr>
            <w:tcW w:w="3960" w:type="dxa"/>
          </w:tcPr>
          <w:p w14:paraId="09B2F3D8" w14:textId="77777777" w:rsidR="00E35F1F" w:rsidRPr="007425E1" w:rsidRDefault="00E35F1F" w:rsidP="00E35F1F">
            <w:pPr>
              <w:pStyle w:val="EngHang"/>
            </w:pPr>
            <w:r w:rsidRPr="007425E1">
              <w:t>The twelve stars,</w:t>
            </w:r>
          </w:p>
          <w:p w14:paraId="31415FD7" w14:textId="77777777" w:rsidR="00E35F1F" w:rsidRPr="007425E1" w:rsidRDefault="00E35F1F" w:rsidP="00E35F1F">
            <w:pPr>
              <w:pStyle w:val="EngHang"/>
            </w:pPr>
            <w:r w:rsidRPr="007425E1">
              <w:t xml:space="preserve">That are a crown </w:t>
            </w:r>
            <w:r>
              <w:t>on</w:t>
            </w:r>
            <w:r w:rsidRPr="007425E1">
              <w:t xml:space="preserve"> her head,</w:t>
            </w:r>
          </w:p>
          <w:p w14:paraId="340681B0" w14:textId="77777777" w:rsidR="00E35F1F" w:rsidRPr="007425E1" w:rsidRDefault="00E35F1F" w:rsidP="00E35F1F">
            <w:pPr>
              <w:pStyle w:val="EngHang"/>
            </w:pPr>
            <w:r w:rsidRPr="007425E1">
              <w:t>Are the twelve apostles,</w:t>
            </w:r>
          </w:p>
          <w:p w14:paraId="78AA1AD2" w14:textId="77777777" w:rsidR="00E35F1F" w:rsidRDefault="00E35F1F" w:rsidP="00E35F1F">
            <w:pPr>
              <w:pStyle w:val="EngHangEnd"/>
            </w:pPr>
            <w:r>
              <w:t>Surrounding her</w:t>
            </w:r>
            <w:r w:rsidRPr="007425E1">
              <w:t xml:space="preserve"> and </w:t>
            </w:r>
            <w:r>
              <w:t xml:space="preserve">giving her </w:t>
            </w:r>
            <w:r w:rsidRPr="007425E1">
              <w:t>honour</w:t>
            </w:r>
            <w:r>
              <w:t>.</w:t>
            </w:r>
          </w:p>
        </w:tc>
        <w:tc>
          <w:tcPr>
            <w:tcW w:w="288" w:type="dxa"/>
          </w:tcPr>
          <w:p w14:paraId="30D3DAFC" w14:textId="77777777" w:rsidR="00E35F1F" w:rsidRDefault="00E35F1F" w:rsidP="00E35F1F"/>
        </w:tc>
        <w:tc>
          <w:tcPr>
            <w:tcW w:w="288" w:type="dxa"/>
          </w:tcPr>
          <w:p w14:paraId="4A84B037" w14:textId="77777777" w:rsidR="00E35F1F" w:rsidRDefault="00E35F1F" w:rsidP="00E35F1F">
            <w:pPr>
              <w:pStyle w:val="CopticCross"/>
            </w:pPr>
          </w:p>
        </w:tc>
        <w:tc>
          <w:tcPr>
            <w:tcW w:w="3960" w:type="dxa"/>
          </w:tcPr>
          <w:p w14:paraId="5F69106F" w14:textId="77777777" w:rsidR="00E35F1F" w:rsidRDefault="00E35F1F" w:rsidP="00E35F1F">
            <w:pPr>
              <w:pStyle w:val="CopticVersemulti-line"/>
            </w:pPr>
            <w:r w:rsidRPr="00894E50">
              <w:t>Ⲡⲓⲙⲏⲧ ̀ⲥⲛⲁⲩ ⲅⲁⲣ ⲛ̀ⲥⲓⲟⲩ</w:t>
            </w:r>
          </w:p>
          <w:p w14:paraId="5CA86616" w14:textId="77777777" w:rsidR="00E35F1F" w:rsidRDefault="00E35F1F" w:rsidP="00E35F1F">
            <w:pPr>
              <w:pStyle w:val="CopticVersemulti-line"/>
            </w:pPr>
            <w:r w:rsidRPr="00894E50">
              <w:t>ⲉⲧⲟⲓ ⲛ̀ⲭ̀ⲗⲟⲙ ⲉ̀ϫⲉⲛ ⲧⲉⲥⲁ̀ⲫⲉ</w:t>
            </w:r>
          </w:p>
          <w:p w14:paraId="43614C2F" w14:textId="77777777" w:rsidR="00E35F1F" w:rsidRDefault="00E35F1F" w:rsidP="00E35F1F">
            <w:pPr>
              <w:pStyle w:val="CopticVersemulti-line"/>
            </w:pPr>
            <w:r w:rsidRPr="00894E50">
              <w:t>ⲡⲉ ⲡⲓⲙⲏⲧ ̀ⲥⲛⲁⲩ ⲛ̀ⲁⲡⲟⲥⲧⲟⲗⲟⲥ</w:t>
            </w:r>
          </w:p>
          <w:p w14:paraId="06B47A06" w14:textId="77777777" w:rsidR="00E35F1F" w:rsidRDefault="00E35F1F" w:rsidP="00E35F1F">
            <w:pPr>
              <w:pStyle w:val="CopticVerse"/>
            </w:pPr>
            <w:r w:rsidRPr="00894E50">
              <w:t>ⲉⲩⲕⲱϯ ⲉⲣⲟⲥ ⲉⲩϯⲧⲁⲓⲟ ⲛⲁⲥ</w:t>
            </w:r>
          </w:p>
        </w:tc>
      </w:tr>
      <w:tr w:rsidR="00E35F1F" w14:paraId="19F654D1" w14:textId="77777777" w:rsidTr="00E35F1F">
        <w:trPr>
          <w:cantSplit/>
          <w:jc w:val="center"/>
        </w:trPr>
        <w:tc>
          <w:tcPr>
            <w:tcW w:w="288" w:type="dxa"/>
          </w:tcPr>
          <w:p w14:paraId="7C0278A8" w14:textId="77777777" w:rsidR="00E35F1F" w:rsidRDefault="00E35F1F" w:rsidP="00E35F1F">
            <w:pPr>
              <w:pStyle w:val="CopticCross"/>
            </w:pPr>
            <w:r w:rsidRPr="00FB5ACB">
              <w:t>¿</w:t>
            </w:r>
          </w:p>
        </w:tc>
        <w:tc>
          <w:tcPr>
            <w:tcW w:w="3960" w:type="dxa"/>
          </w:tcPr>
          <w:p w14:paraId="05DBBD85" w14:textId="77777777" w:rsidR="00E35F1F" w:rsidRPr="00643C64" w:rsidRDefault="00E35F1F" w:rsidP="00E35F1F">
            <w:pPr>
              <w:pStyle w:val="EngHang"/>
            </w:pPr>
            <w:r>
              <w:t>Therefore</w:t>
            </w:r>
            <w:r w:rsidRPr="00643C64">
              <w:t xml:space="preserve"> all </w:t>
            </w:r>
            <w:r w:rsidRPr="00643C64">
              <w:rPr>
                <w:color w:val="auto"/>
              </w:rPr>
              <w:t>you</w:t>
            </w:r>
            <w:r w:rsidRPr="00643C64">
              <w:t xml:space="preserve"> nations,</w:t>
            </w:r>
          </w:p>
          <w:p w14:paraId="5A024DCA" w14:textId="61F11DF9" w:rsidR="00E35F1F" w:rsidRPr="00643C64" w:rsidRDefault="00E35F1F" w:rsidP="00E35F1F">
            <w:pPr>
              <w:pStyle w:val="EngHang"/>
            </w:pPr>
            <w:r w:rsidRPr="00643C64">
              <w:t>Let us</w:t>
            </w:r>
            <w:r w:rsidR="00EC7709">
              <w:t xml:space="preserve"> glorify the V</w:t>
            </w:r>
            <w:r w:rsidRPr="00643C64">
              <w:t>irgin,</w:t>
            </w:r>
          </w:p>
          <w:p w14:paraId="256F1A3F" w14:textId="77777777" w:rsidR="00E35F1F" w:rsidRPr="00643C64" w:rsidRDefault="00E35F1F" w:rsidP="00E35F1F">
            <w:pPr>
              <w:pStyle w:val="EngHang"/>
            </w:pPr>
            <w:r w:rsidRPr="00643C64">
              <w:t xml:space="preserve">For she </w:t>
            </w:r>
            <w:r>
              <w:t>gave birth to</w:t>
            </w:r>
            <w:r w:rsidRPr="00643C64">
              <w:t xml:space="preserve"> God </w:t>
            </w:r>
            <w:r>
              <w:t>for</w:t>
            </w:r>
            <w:r w:rsidRPr="00643C64">
              <w:t xml:space="preserve"> us,</w:t>
            </w:r>
          </w:p>
          <w:p w14:paraId="324EB0E3" w14:textId="77777777" w:rsidR="00E35F1F" w:rsidRPr="00643C64" w:rsidRDefault="00E35F1F" w:rsidP="00E35F1F">
            <w:pPr>
              <w:pStyle w:val="EngHangEnd"/>
            </w:pPr>
            <w:r w:rsidRPr="00643C64">
              <w:t>And her virginity is sealed.</w:t>
            </w:r>
          </w:p>
        </w:tc>
        <w:tc>
          <w:tcPr>
            <w:tcW w:w="288" w:type="dxa"/>
          </w:tcPr>
          <w:p w14:paraId="0FE4D1AE" w14:textId="77777777" w:rsidR="00E35F1F" w:rsidRDefault="00E35F1F" w:rsidP="00E35F1F"/>
        </w:tc>
        <w:tc>
          <w:tcPr>
            <w:tcW w:w="288" w:type="dxa"/>
          </w:tcPr>
          <w:p w14:paraId="584CB230" w14:textId="77777777" w:rsidR="00E35F1F" w:rsidRDefault="00E35F1F" w:rsidP="00E35F1F">
            <w:pPr>
              <w:pStyle w:val="CopticCross"/>
            </w:pPr>
            <w:r w:rsidRPr="00FB5ACB">
              <w:t>¿</w:t>
            </w:r>
          </w:p>
        </w:tc>
        <w:tc>
          <w:tcPr>
            <w:tcW w:w="3960" w:type="dxa"/>
          </w:tcPr>
          <w:p w14:paraId="115CBB33" w14:textId="77777777" w:rsidR="00E35F1F" w:rsidRDefault="00E35F1F" w:rsidP="00E35F1F">
            <w:pPr>
              <w:pStyle w:val="CopticVersemulti-line"/>
            </w:pPr>
            <w:r w:rsidRPr="00894E50">
              <w:t>Ⲉⲑⲃⲉ ⲫⲁⲓ ⲛⲓⲗⲁⲟⲥ ⲧⲏⲣⲟⲩ</w:t>
            </w:r>
          </w:p>
          <w:p w14:paraId="2D864C40" w14:textId="77777777" w:rsidR="00E35F1F" w:rsidRDefault="00E35F1F" w:rsidP="00E35F1F">
            <w:pPr>
              <w:pStyle w:val="CopticVersemulti-line"/>
            </w:pPr>
            <w:r w:rsidRPr="00894E50">
              <w:t xml:space="preserve">ⲙⲁⲣⲉⲛϯⲱ̀ⲟⲩ ⲛ̀ϯⲡⲁⲣⲑⲉⲛⲟⲥ </w:t>
            </w:r>
          </w:p>
          <w:p w14:paraId="1427F9FC" w14:textId="77777777" w:rsidR="00E35F1F" w:rsidRDefault="00E35F1F" w:rsidP="00E35F1F">
            <w:pPr>
              <w:pStyle w:val="CopticVersemulti-line"/>
              <w:ind w:left="0" w:firstLine="0"/>
            </w:pPr>
            <w:r w:rsidRPr="00894E50">
              <w:t>ϫⲉ ⲁⲥⲙⲓⲥⲓ ⲛⲁⲛ ⲙ̀ⲫϯ</w:t>
            </w:r>
          </w:p>
          <w:p w14:paraId="5CADFE01" w14:textId="77777777" w:rsidR="00E35F1F" w:rsidRDefault="00E35F1F" w:rsidP="00E35F1F">
            <w:pPr>
              <w:pStyle w:val="CopticVerse"/>
            </w:pPr>
            <w:r w:rsidRPr="00894E50">
              <w:t>ⲉⲥⲧⲟⲃ ⲛ̀ϫⲉ ⲧⲉⲥⲡⲁⲣⲑⲉⲛⲓⲁ̀</w:t>
            </w:r>
          </w:p>
        </w:tc>
      </w:tr>
      <w:tr w:rsidR="00E35F1F" w14:paraId="4786D59C" w14:textId="77777777" w:rsidTr="00E35F1F">
        <w:trPr>
          <w:cantSplit/>
          <w:jc w:val="center"/>
        </w:trPr>
        <w:tc>
          <w:tcPr>
            <w:tcW w:w="288" w:type="dxa"/>
          </w:tcPr>
          <w:p w14:paraId="1A209159" w14:textId="77777777" w:rsidR="00E35F1F" w:rsidRDefault="00E35F1F" w:rsidP="00E35F1F">
            <w:pPr>
              <w:pStyle w:val="CopticCross"/>
            </w:pPr>
          </w:p>
        </w:tc>
        <w:tc>
          <w:tcPr>
            <w:tcW w:w="3960" w:type="dxa"/>
          </w:tcPr>
          <w:p w14:paraId="6E74B861" w14:textId="77777777" w:rsidR="00E35F1F" w:rsidRPr="007425E1" w:rsidRDefault="00E35F1F" w:rsidP="00E35F1F">
            <w:pPr>
              <w:pStyle w:val="EngHang"/>
              <w:rPr>
                <w:color w:val="FF0000"/>
              </w:rPr>
            </w:pPr>
            <w:r w:rsidRPr="007425E1">
              <w:t>He did not cease to be God,</w:t>
            </w:r>
            <w:r w:rsidRPr="007425E1">
              <w:tab/>
            </w:r>
          </w:p>
          <w:p w14:paraId="0ED25229" w14:textId="77777777" w:rsidR="00E35F1F" w:rsidRPr="007425E1" w:rsidRDefault="00E35F1F" w:rsidP="00E35F1F">
            <w:pPr>
              <w:pStyle w:val="EngHang"/>
            </w:pPr>
            <w:r w:rsidRPr="007425E1">
              <w:t>He came and became the Son of Man,</w:t>
            </w:r>
          </w:p>
          <w:p w14:paraId="35A6982E" w14:textId="77777777" w:rsidR="00E35F1F" w:rsidRPr="007425E1" w:rsidRDefault="00E35F1F" w:rsidP="00E35F1F">
            <w:pPr>
              <w:pStyle w:val="EngHang"/>
            </w:pPr>
            <w:r w:rsidRPr="007425E1">
              <w:t xml:space="preserve">But He is </w:t>
            </w:r>
            <w:r>
              <w:t>God in truth</w:t>
            </w:r>
            <w:r w:rsidRPr="007425E1">
              <w:t>,</w:t>
            </w:r>
          </w:p>
          <w:p w14:paraId="5328F9C5" w14:textId="77777777" w:rsidR="00E35F1F" w:rsidRDefault="00E35F1F" w:rsidP="00E35F1F">
            <w:pPr>
              <w:pStyle w:val="EngHangEnd"/>
            </w:pPr>
            <w:r w:rsidRPr="007425E1">
              <w:t>He came and saved us.</w:t>
            </w:r>
          </w:p>
        </w:tc>
        <w:tc>
          <w:tcPr>
            <w:tcW w:w="288" w:type="dxa"/>
          </w:tcPr>
          <w:p w14:paraId="6602EB55" w14:textId="77777777" w:rsidR="00E35F1F" w:rsidRDefault="00E35F1F" w:rsidP="00E35F1F"/>
        </w:tc>
        <w:tc>
          <w:tcPr>
            <w:tcW w:w="288" w:type="dxa"/>
          </w:tcPr>
          <w:p w14:paraId="190B03E2" w14:textId="77777777" w:rsidR="00E35F1F" w:rsidRDefault="00E35F1F" w:rsidP="00E35F1F">
            <w:pPr>
              <w:pStyle w:val="CopticCross"/>
            </w:pPr>
          </w:p>
        </w:tc>
        <w:tc>
          <w:tcPr>
            <w:tcW w:w="3960" w:type="dxa"/>
          </w:tcPr>
          <w:p w14:paraId="56A0AD12" w14:textId="77777777" w:rsidR="00E35F1F" w:rsidRDefault="00E35F1F" w:rsidP="00E35F1F">
            <w:pPr>
              <w:pStyle w:val="CopticVersemulti-line"/>
            </w:pPr>
            <w:r w:rsidRPr="008172B5">
              <w:t>Ⲉⲧⲁϥⲕⲏⲛ ⲁⲛ ⲉϥⲟⲓ ⲛ̀ⲛⲟⲩϯ</w:t>
            </w:r>
          </w:p>
          <w:p w14:paraId="6D1C7FAD" w14:textId="77777777" w:rsidR="00E35F1F" w:rsidRDefault="00E35F1F" w:rsidP="00E35F1F">
            <w:pPr>
              <w:pStyle w:val="CopticVersemulti-line"/>
            </w:pPr>
            <w:r w:rsidRPr="008172B5">
              <w:t>ⲁϥⲓ̀ ⲁϥϣⲱⲡⲓ ⲛ̀ϣⲏⲣⲓ ⲛ̀ⲣⲱⲙⲓ</w:t>
            </w:r>
          </w:p>
          <w:p w14:paraId="795AFE83" w14:textId="77777777" w:rsidR="00E35F1F" w:rsidRDefault="00E35F1F" w:rsidP="00E35F1F">
            <w:pPr>
              <w:pStyle w:val="CopticVersemulti-line"/>
            </w:pPr>
            <w:r w:rsidRPr="008172B5">
              <w:t>ⲁⲗⲗⲁ ⲛ̀ⲑⲟϥ ⲡⲉ ⲫϯ ⲙ̀ⲙⲏⲓ</w:t>
            </w:r>
          </w:p>
          <w:p w14:paraId="32E2F2BC" w14:textId="77777777" w:rsidR="00E35F1F" w:rsidRDefault="00E35F1F" w:rsidP="00E35F1F">
            <w:pPr>
              <w:pStyle w:val="CopticVersemulti-line"/>
            </w:pPr>
            <w:r w:rsidRPr="008172B5">
              <w:t>ⲁϥⲓ̀ ⲟⲩⲟϩ ⲁϥⲥⲱϯ ⲙ̀ⲙⲟⲛ</w:t>
            </w:r>
          </w:p>
        </w:tc>
      </w:tr>
    </w:tbl>
    <w:p w14:paraId="1ABDAE2C" w14:textId="77777777" w:rsidR="00E35F1F" w:rsidRDefault="00E35F1F" w:rsidP="00E35F1F">
      <w:pPr>
        <w:pStyle w:val="Heading6"/>
      </w:pPr>
      <w:bookmarkStart w:id="969" w:name="_Toc298681326"/>
      <w:bookmarkStart w:id="970" w:name="_Toc308441932"/>
      <w:r>
        <w:lastRenderedPageBreak/>
        <w:t xml:space="preserve">The </w:t>
      </w:r>
      <w:r w:rsidRPr="007C4181">
        <w:t>Crown</w:t>
      </w:r>
      <w:bookmarkEnd w:id="969"/>
      <w:bookmarkEnd w:id="970"/>
    </w:p>
    <w:p w14:paraId="79CF820E" w14:textId="77777777" w:rsidR="00E35F1F" w:rsidRPr="00683D9F" w:rsidRDefault="00E35F1F" w:rsidP="00E35F1F">
      <w:pPr>
        <w:pStyle w:val="Heading5non-TOC"/>
      </w:pPr>
      <w:r w:rsidRPr="00683D9F">
        <w:t>Ⲡⲓⲗⲱⲃ</w:t>
      </w:r>
      <w:r w:rsidRPr="00683D9F">
        <w:rPr>
          <w:rFonts w:ascii="Times New Roman" w:hAnsi="Times New Roman" w:cs="Times New Roman"/>
        </w:rPr>
        <w:t>ϣ</w:t>
      </w:r>
      <w:r w:rsidRPr="00683D9F">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7DC4844" w14:textId="77777777" w:rsidTr="00E35F1F">
        <w:trPr>
          <w:cantSplit/>
          <w:jc w:val="center"/>
        </w:trPr>
        <w:tc>
          <w:tcPr>
            <w:tcW w:w="288" w:type="dxa"/>
          </w:tcPr>
          <w:p w14:paraId="28BD5C82" w14:textId="77777777" w:rsidR="00E35F1F" w:rsidRDefault="00E35F1F" w:rsidP="00E35F1F">
            <w:pPr>
              <w:pStyle w:val="CopticCross"/>
            </w:pPr>
          </w:p>
        </w:tc>
        <w:tc>
          <w:tcPr>
            <w:tcW w:w="3960" w:type="dxa"/>
          </w:tcPr>
          <w:p w14:paraId="03929FCD" w14:textId="77777777" w:rsidR="00E35F1F" w:rsidRDefault="00E35F1F" w:rsidP="00E35F1F">
            <w:pPr>
              <w:pStyle w:val="EngHang"/>
            </w:pPr>
            <w:r>
              <w:t>Moses was worthy to behold</w:t>
            </w:r>
          </w:p>
          <w:p w14:paraId="2B093445" w14:textId="77F5AA46" w:rsidR="00E35F1F" w:rsidRDefault="00EC7709" w:rsidP="00E35F1F">
            <w:pPr>
              <w:pStyle w:val="EngHang"/>
            </w:pPr>
            <w:r>
              <w:t>The glory of God,</w:t>
            </w:r>
          </w:p>
          <w:p w14:paraId="1B2708C5" w14:textId="11C53C9F" w:rsidR="00E35F1F" w:rsidRDefault="00E35F1F" w:rsidP="00E35F1F">
            <w:pPr>
              <w:pStyle w:val="EngHang"/>
            </w:pPr>
            <w:r>
              <w:t>The unseen Who is before all the ages</w:t>
            </w:r>
            <w:r w:rsidR="00EC7709">
              <w:t>,</w:t>
            </w:r>
          </w:p>
          <w:p w14:paraId="5A7C3CBE" w14:textId="7F1E2AE0" w:rsidR="00E35F1F" w:rsidRDefault="00E35F1F" w:rsidP="00EC7709">
            <w:pPr>
              <w:pStyle w:val="EngHangEnd"/>
            </w:pPr>
            <w:r>
              <w:t>On the mountain.</w:t>
            </w:r>
            <w:r w:rsidR="00EC7709">
              <w:t xml:space="preserve"> </w:t>
            </w:r>
          </w:p>
        </w:tc>
        <w:tc>
          <w:tcPr>
            <w:tcW w:w="288" w:type="dxa"/>
          </w:tcPr>
          <w:p w14:paraId="6B332348" w14:textId="77777777" w:rsidR="00E35F1F" w:rsidRDefault="00E35F1F" w:rsidP="00E35F1F"/>
        </w:tc>
        <w:tc>
          <w:tcPr>
            <w:tcW w:w="288" w:type="dxa"/>
          </w:tcPr>
          <w:p w14:paraId="23DD6E54" w14:textId="77777777" w:rsidR="00E35F1F" w:rsidRDefault="00E35F1F" w:rsidP="00E35F1F">
            <w:pPr>
              <w:pStyle w:val="CopticCross"/>
            </w:pPr>
          </w:p>
        </w:tc>
        <w:tc>
          <w:tcPr>
            <w:tcW w:w="3960" w:type="dxa"/>
          </w:tcPr>
          <w:p w14:paraId="00DE5906" w14:textId="77777777" w:rsidR="00E35F1F" w:rsidRDefault="00E35F1F" w:rsidP="00E35F1F">
            <w:pPr>
              <w:pStyle w:val="CopticVersemulti-line"/>
            </w:pPr>
            <w:r w:rsidRPr="00683D9F">
              <w:t>Ⲫ</w:t>
            </w:r>
            <w:r w:rsidRPr="00683D9F">
              <w:rPr>
                <w:rFonts w:ascii="Times New Roman" w:hAnsi="Times New Roman" w:cs="Times New Roman"/>
              </w:rPr>
              <w:t>ϯ</w:t>
            </w:r>
            <w:r w:rsidRPr="00683D9F">
              <w:t xml:space="preserve"> ⲡⲓⲁⲧ</w:t>
            </w:r>
            <w:r w:rsidRPr="00683D9F">
              <w:rPr>
                <w:rFonts w:ascii="Times New Roman" w:hAnsi="Times New Roman" w:cs="Times New Roman"/>
              </w:rPr>
              <w:t>ϣ̀</w:t>
            </w:r>
            <w:r w:rsidRPr="00683D9F">
              <w:t>ⲛⲁⲩ ⲉ</w:t>
            </w:r>
            <w:r w:rsidRPr="00683D9F">
              <w:rPr>
                <w:rFonts w:ascii="Times New Roman" w:hAnsi="Times New Roman" w:cs="Times New Roman"/>
              </w:rPr>
              <w:t>̀</w:t>
            </w:r>
            <w:r w:rsidRPr="00683D9F">
              <w:t>ⲣⲟ</w:t>
            </w:r>
            <w:r w:rsidRPr="00683D9F">
              <w:rPr>
                <w:rFonts w:ascii="Times New Roman" w:hAnsi="Times New Roman" w:cs="Times New Roman"/>
              </w:rPr>
              <w:t>ϥ</w:t>
            </w:r>
          </w:p>
          <w:p w14:paraId="6D09D9BF" w14:textId="77777777" w:rsidR="00E35F1F" w:rsidRDefault="00E35F1F" w:rsidP="00E35F1F">
            <w:pPr>
              <w:pStyle w:val="CopticVersemulti-line"/>
            </w:pPr>
            <w:r>
              <w:rPr>
                <w:rFonts w:cs="FreeSerifAvvaShenouda"/>
              </w:rPr>
              <w:t>ϧ</w:t>
            </w:r>
            <w:r w:rsidRPr="00683D9F">
              <w:t>ⲁ</w:t>
            </w:r>
            <w:r w:rsidRPr="00683D9F">
              <w:rPr>
                <w:rFonts w:ascii="Times New Roman" w:hAnsi="Times New Roman" w:cs="Times New Roman"/>
              </w:rPr>
              <w:t>ϫ</w:t>
            </w:r>
            <w:r w:rsidRPr="00683D9F">
              <w:t>ⲱⲟⲩ ⲛ</w:t>
            </w:r>
            <w:r w:rsidRPr="00683D9F">
              <w:rPr>
                <w:rFonts w:ascii="Times New Roman" w:hAnsi="Times New Roman" w:cs="Times New Roman"/>
              </w:rPr>
              <w:t>̀</w:t>
            </w:r>
            <w:r w:rsidRPr="00683D9F">
              <w:t>ⲛⲓⲉ</w:t>
            </w:r>
            <w:r w:rsidRPr="00683D9F">
              <w:rPr>
                <w:rFonts w:ascii="Times New Roman" w:hAnsi="Times New Roman" w:cs="Times New Roman"/>
              </w:rPr>
              <w:t>̀</w:t>
            </w:r>
            <w:r w:rsidRPr="00683D9F">
              <w:t>ⲱⲛ ⲧⲏⲣⲟⲩ</w:t>
            </w:r>
          </w:p>
          <w:p w14:paraId="2DF378CA" w14:textId="77777777" w:rsidR="00E35F1F" w:rsidRDefault="00E35F1F" w:rsidP="00E35F1F">
            <w:pPr>
              <w:pStyle w:val="CopticVersemulti-line"/>
            </w:pPr>
            <w:r w:rsidRPr="00683D9F">
              <w:t>ⲁ</w:t>
            </w:r>
            <w:r>
              <w:rPr>
                <w:rFonts w:cs="FreeSerifAvvaShenouda"/>
              </w:rPr>
              <w:t>ϥ</w:t>
            </w:r>
            <w:r w:rsidRPr="00683D9F">
              <w:t>ⲉⲣⲡ</w:t>
            </w:r>
            <w:r w:rsidRPr="00683D9F">
              <w:rPr>
                <w:rFonts w:ascii="Times New Roman" w:hAnsi="Times New Roman" w:cs="Times New Roman"/>
              </w:rPr>
              <w:t>̀</w:t>
            </w:r>
            <w:r w:rsidRPr="00683D9F">
              <w:t>ⲉⲙⲡ</w:t>
            </w:r>
            <w:r w:rsidRPr="00683D9F">
              <w:rPr>
                <w:rFonts w:ascii="Times New Roman" w:hAnsi="Times New Roman" w:cs="Times New Roman"/>
              </w:rPr>
              <w:t>̀ϣ</w:t>
            </w:r>
            <w:r w:rsidRPr="00683D9F">
              <w:t>ⲁ ⲛ</w:t>
            </w:r>
            <w:r w:rsidRPr="00683D9F">
              <w:rPr>
                <w:rFonts w:ascii="Times New Roman" w:hAnsi="Times New Roman" w:cs="Times New Roman"/>
              </w:rPr>
              <w:t>̀</w:t>
            </w:r>
            <w:r w:rsidRPr="00683D9F">
              <w:t>ⲛⲁⲩ ⲉ</w:t>
            </w:r>
            <w:r w:rsidRPr="00683D9F">
              <w:rPr>
                <w:rFonts w:ascii="Times New Roman" w:hAnsi="Times New Roman" w:cs="Times New Roman"/>
              </w:rPr>
              <w:t>̀</w:t>
            </w:r>
            <w:r w:rsidRPr="00683D9F">
              <w:t>ⲡⲉ</w:t>
            </w:r>
            <w:r>
              <w:rPr>
                <w:rFonts w:cs="FreeSerifAvvaShenouda"/>
              </w:rPr>
              <w:t>ϥ</w:t>
            </w:r>
            <w:r w:rsidRPr="00683D9F">
              <w:t>ⲱ</w:t>
            </w:r>
            <w:r w:rsidRPr="00683D9F">
              <w:rPr>
                <w:rFonts w:ascii="Times New Roman" w:hAnsi="Times New Roman" w:cs="Times New Roman"/>
              </w:rPr>
              <w:t>̀</w:t>
            </w:r>
            <w:r w:rsidRPr="00683D9F">
              <w:t>ⲟⲩ</w:t>
            </w:r>
          </w:p>
          <w:p w14:paraId="706D9AE5" w14:textId="77777777" w:rsidR="00E35F1F" w:rsidRDefault="00E35F1F" w:rsidP="00E35F1F">
            <w:pPr>
              <w:pStyle w:val="CopticVerse"/>
            </w:pPr>
            <w:r w:rsidRPr="00683D9F">
              <w:t>ⲛ</w:t>
            </w:r>
            <w:r w:rsidRPr="00683D9F">
              <w:rPr>
                <w:rFonts w:ascii="Times New Roman" w:hAnsi="Times New Roman" w:cs="Times New Roman"/>
              </w:rPr>
              <w:t>̀</w:t>
            </w:r>
            <w:r>
              <w:rPr>
                <w:rFonts w:cs="FreeSerifAvvaShenouda"/>
              </w:rPr>
              <w:t>ϫ</w:t>
            </w:r>
            <w:r w:rsidRPr="00683D9F">
              <w:t>ⲉ Ⲙⲱⲩ</w:t>
            </w:r>
            <w:r w:rsidRPr="00683D9F">
              <w:rPr>
                <w:rFonts w:ascii="Times New Roman" w:hAnsi="Times New Roman" w:cs="Times New Roman"/>
              </w:rPr>
              <w:t>̀</w:t>
            </w:r>
            <w:r w:rsidRPr="00683D9F">
              <w:t xml:space="preserve">ⲥⲏⲥ </w:t>
            </w:r>
            <w:r w:rsidRPr="00683D9F">
              <w:rPr>
                <w:rFonts w:ascii="Times New Roman" w:hAnsi="Times New Roman" w:cs="Times New Roman"/>
              </w:rPr>
              <w:t>ϩ</w:t>
            </w:r>
            <w:r w:rsidRPr="00683D9F">
              <w:t>ⲓ</w:t>
            </w:r>
            <w:r w:rsidRPr="00683D9F">
              <w:rPr>
                <w:rFonts w:ascii="Times New Roman" w:hAnsi="Times New Roman" w:cs="Times New Roman"/>
              </w:rPr>
              <w:t>ϫ</w:t>
            </w:r>
            <w:r w:rsidRPr="00683D9F">
              <w:t>ⲉⲛ ⲡⲓⲧⲱⲟⲩ</w:t>
            </w:r>
          </w:p>
        </w:tc>
      </w:tr>
      <w:tr w:rsidR="00E35F1F" w14:paraId="0F5AB074" w14:textId="77777777" w:rsidTr="00E35F1F">
        <w:trPr>
          <w:cantSplit/>
          <w:jc w:val="center"/>
        </w:trPr>
        <w:tc>
          <w:tcPr>
            <w:tcW w:w="288" w:type="dxa"/>
          </w:tcPr>
          <w:p w14:paraId="18CD22F6" w14:textId="77777777" w:rsidR="00E35F1F" w:rsidRDefault="00E35F1F" w:rsidP="00E35F1F">
            <w:pPr>
              <w:pStyle w:val="CopticCross"/>
            </w:pPr>
            <w:r w:rsidRPr="00FB5ACB">
              <w:t>¿</w:t>
            </w:r>
          </w:p>
        </w:tc>
        <w:tc>
          <w:tcPr>
            <w:tcW w:w="3960" w:type="dxa"/>
          </w:tcPr>
          <w:p w14:paraId="10C2EB12" w14:textId="77777777" w:rsidR="00E35F1F" w:rsidRPr="007425E1" w:rsidRDefault="00E35F1F" w:rsidP="00E35F1F">
            <w:pPr>
              <w:pStyle w:val="EngHang"/>
            </w:pPr>
            <w:r w:rsidRPr="007425E1">
              <w:t>For he beheld the bush,</w:t>
            </w:r>
          </w:p>
          <w:p w14:paraId="20C0D1C1" w14:textId="77777777" w:rsidR="00E35F1F" w:rsidRPr="007425E1" w:rsidRDefault="00E35F1F" w:rsidP="00E35F1F">
            <w:pPr>
              <w:pStyle w:val="EngHang"/>
            </w:pPr>
            <w:r w:rsidRPr="007425E1">
              <w:t>Filled with fire from within,</w:t>
            </w:r>
          </w:p>
          <w:p w14:paraId="203BA624" w14:textId="77777777" w:rsidR="00E35F1F" w:rsidRPr="007425E1" w:rsidRDefault="00E35F1F" w:rsidP="00E35F1F">
            <w:pPr>
              <w:pStyle w:val="EngHang"/>
            </w:pPr>
            <w:r w:rsidRPr="007425E1">
              <w:t>But its branches did not burn,</w:t>
            </w:r>
          </w:p>
          <w:p w14:paraId="2B61826E" w14:textId="77777777" w:rsidR="00E35F1F" w:rsidRDefault="00E35F1F" w:rsidP="00E35F1F">
            <w:pPr>
              <w:pStyle w:val="EngHangEnd"/>
            </w:pPr>
            <w:r>
              <w:t>And</w:t>
            </w:r>
            <w:r w:rsidRPr="007425E1">
              <w:t xml:space="preserve"> its leaves </w:t>
            </w:r>
            <w:r>
              <w:t xml:space="preserve">were not </w:t>
            </w:r>
            <w:r w:rsidRPr="007425E1">
              <w:t>destroyed.</w:t>
            </w:r>
          </w:p>
        </w:tc>
        <w:tc>
          <w:tcPr>
            <w:tcW w:w="288" w:type="dxa"/>
          </w:tcPr>
          <w:p w14:paraId="56D57726" w14:textId="77777777" w:rsidR="00E35F1F" w:rsidRDefault="00E35F1F" w:rsidP="00E35F1F"/>
        </w:tc>
        <w:tc>
          <w:tcPr>
            <w:tcW w:w="288" w:type="dxa"/>
          </w:tcPr>
          <w:p w14:paraId="5648C7B1" w14:textId="77777777" w:rsidR="00E35F1F" w:rsidRDefault="00E35F1F" w:rsidP="00E35F1F">
            <w:pPr>
              <w:pStyle w:val="CopticCross"/>
            </w:pPr>
            <w:r w:rsidRPr="00FB5ACB">
              <w:t>¿</w:t>
            </w:r>
          </w:p>
        </w:tc>
        <w:tc>
          <w:tcPr>
            <w:tcW w:w="3960" w:type="dxa"/>
          </w:tcPr>
          <w:p w14:paraId="4121B7CE" w14:textId="77777777" w:rsidR="00E35F1F" w:rsidRDefault="00E35F1F" w:rsidP="00E35F1F">
            <w:pPr>
              <w:pStyle w:val="CopticVersemulti-line"/>
            </w:pPr>
            <w:r w:rsidRPr="00683D9F">
              <w:t>Ⲁϥⲛⲁⲩ ⲅⲁⲣ ⲉ̀ⲡⲓⲃⲁⲧⲟⲥ</w:t>
            </w:r>
          </w:p>
          <w:p w14:paraId="45951FE5" w14:textId="77777777" w:rsidR="00E35F1F" w:rsidRDefault="00E35F1F" w:rsidP="00E35F1F">
            <w:pPr>
              <w:pStyle w:val="CopticVersemulti-line"/>
            </w:pPr>
            <w:r w:rsidRPr="00683D9F">
              <w:t>ⲉ̀ⲣⲉ ⲡⲓⲭ̀ⲣⲱⲙ ⲙⲟϩ ⲛ̀ϧⲏⲧϥ</w:t>
            </w:r>
          </w:p>
          <w:p w14:paraId="04F567AA" w14:textId="77777777" w:rsidR="00E35F1F" w:rsidRDefault="00E35F1F" w:rsidP="00E35F1F">
            <w:pPr>
              <w:pStyle w:val="CopticVersemulti-line"/>
            </w:pPr>
            <w:r w:rsidRPr="00683D9F">
              <w:t>ⲟⲩⲇⲉ ⲙ̀ⲡⲟⲩⲣⲱⲕϩ ⲛ̀ϫⲉ ⲛⲉϥⲕ̀ⲗⲁⲇⲟⲥ</w:t>
            </w:r>
          </w:p>
          <w:p w14:paraId="5596A592" w14:textId="77777777" w:rsidR="00E35F1F" w:rsidRDefault="00E35F1F" w:rsidP="00E35F1F">
            <w:pPr>
              <w:pStyle w:val="CopticVerse"/>
            </w:pPr>
            <w:r w:rsidRPr="00683D9F">
              <w:t>ⲟⲩⲇⲉ ⲙ̀ⲡⲉ ⲛⲉϥϫⲱⲃⲓ ⲧⲁⲕⲟ</w:t>
            </w:r>
          </w:p>
        </w:tc>
      </w:tr>
      <w:tr w:rsidR="00E35F1F" w14:paraId="2083A36E" w14:textId="77777777" w:rsidTr="00E35F1F">
        <w:trPr>
          <w:cantSplit/>
          <w:jc w:val="center"/>
        </w:trPr>
        <w:tc>
          <w:tcPr>
            <w:tcW w:w="288" w:type="dxa"/>
          </w:tcPr>
          <w:p w14:paraId="25300086" w14:textId="77777777" w:rsidR="00E35F1F" w:rsidRDefault="00E35F1F" w:rsidP="00E35F1F">
            <w:pPr>
              <w:pStyle w:val="CopticCross"/>
            </w:pPr>
          </w:p>
        </w:tc>
        <w:tc>
          <w:tcPr>
            <w:tcW w:w="3960" w:type="dxa"/>
          </w:tcPr>
          <w:p w14:paraId="3D90D8DD" w14:textId="33B00878" w:rsidR="00E35F1F" w:rsidRDefault="00EC7709" w:rsidP="00E35F1F">
            <w:pPr>
              <w:pStyle w:val="EngHang"/>
            </w:pPr>
            <w:r>
              <w:t>Though the fire was lit</w:t>
            </w:r>
          </w:p>
          <w:p w14:paraId="78DC7B5C" w14:textId="77777777" w:rsidR="00E35F1F" w:rsidRDefault="00E35F1F" w:rsidP="00E35F1F">
            <w:pPr>
              <w:pStyle w:val="EngHang"/>
            </w:pPr>
            <w:r>
              <w:t>The bush did not burn,</w:t>
            </w:r>
          </w:p>
          <w:p w14:paraId="3D7579E6" w14:textId="77777777" w:rsidR="00E35F1F" w:rsidRDefault="00E35F1F" w:rsidP="00E35F1F">
            <w:pPr>
              <w:pStyle w:val="EngHang"/>
            </w:pPr>
            <w:r>
              <w:t>For God was within it</w:t>
            </w:r>
          </w:p>
          <w:p w14:paraId="5ED24199" w14:textId="77777777" w:rsidR="00E35F1F" w:rsidRDefault="00E35F1F" w:rsidP="00E35F1F">
            <w:pPr>
              <w:pStyle w:val="EngHangEnd"/>
            </w:pPr>
            <w:r>
              <w:t>Speaking with the prophet.</w:t>
            </w:r>
          </w:p>
        </w:tc>
        <w:tc>
          <w:tcPr>
            <w:tcW w:w="288" w:type="dxa"/>
          </w:tcPr>
          <w:p w14:paraId="432B6AA4" w14:textId="77777777" w:rsidR="00E35F1F" w:rsidRDefault="00E35F1F" w:rsidP="00E35F1F"/>
        </w:tc>
        <w:tc>
          <w:tcPr>
            <w:tcW w:w="288" w:type="dxa"/>
          </w:tcPr>
          <w:p w14:paraId="73A6EA2B" w14:textId="77777777" w:rsidR="00E35F1F" w:rsidRDefault="00E35F1F" w:rsidP="00E35F1F">
            <w:pPr>
              <w:pStyle w:val="CopticCross"/>
            </w:pPr>
          </w:p>
        </w:tc>
        <w:tc>
          <w:tcPr>
            <w:tcW w:w="3960" w:type="dxa"/>
          </w:tcPr>
          <w:p w14:paraId="65727698" w14:textId="77777777" w:rsidR="00E35F1F" w:rsidRDefault="00E35F1F" w:rsidP="00E35F1F">
            <w:pPr>
              <w:pStyle w:val="CopticVersemulti-line"/>
            </w:pPr>
            <w:r w:rsidRPr="00683D9F">
              <w:t>Ⲡⲓⲭ̀ⲣⲱⲙ ⲙⲉⲛ ⲁϥⲉⲣⲗⲁⲙⲡⲓⲛ</w:t>
            </w:r>
          </w:p>
          <w:p w14:paraId="733C9289" w14:textId="77777777" w:rsidR="00E35F1F" w:rsidRDefault="00E35F1F" w:rsidP="00E35F1F">
            <w:pPr>
              <w:pStyle w:val="CopticVersemulti-line"/>
            </w:pPr>
            <w:r w:rsidRPr="00683D9F">
              <w:t>ϧⲉⲛ ⲡⲓⲃⲁⲧⲟⲥ ⲛⲁϥⲣⲱⲕϩ ⲁⲛ</w:t>
            </w:r>
          </w:p>
          <w:p w14:paraId="75CE927E" w14:textId="77777777" w:rsidR="00E35F1F" w:rsidRDefault="00E35F1F" w:rsidP="00E35F1F">
            <w:pPr>
              <w:pStyle w:val="CopticVersemulti-line"/>
            </w:pPr>
            <w:r w:rsidRPr="00683D9F">
              <w:t>ϫⲉ ⲉ̀ⲣⲉ Ⲫϯ ⲥⲁϧⲟⲩⲛ ⲙ̀ⲙⲟⲥ</w:t>
            </w:r>
          </w:p>
          <w:p w14:paraId="10D6EE60" w14:textId="77777777" w:rsidR="00E35F1F" w:rsidRDefault="00E35F1F" w:rsidP="00E35F1F">
            <w:pPr>
              <w:pStyle w:val="CopticVerse"/>
            </w:pPr>
            <w:r w:rsidRPr="00683D9F">
              <w:t>ⲉϥⲥⲁϫⲓ ⲛ̀ⲑⲟϥ ⲛⲉⲙ ⲡⲓⲡ̀ⲣⲟⲫⲏⲧⲏⲥ</w:t>
            </w:r>
          </w:p>
        </w:tc>
      </w:tr>
      <w:tr w:rsidR="00E35F1F" w14:paraId="5E6E735B" w14:textId="77777777" w:rsidTr="00E35F1F">
        <w:trPr>
          <w:cantSplit/>
          <w:jc w:val="center"/>
        </w:trPr>
        <w:tc>
          <w:tcPr>
            <w:tcW w:w="288" w:type="dxa"/>
          </w:tcPr>
          <w:p w14:paraId="75218288" w14:textId="77777777" w:rsidR="00E35F1F" w:rsidRDefault="00E35F1F" w:rsidP="00E35F1F">
            <w:pPr>
              <w:pStyle w:val="CopticCross"/>
            </w:pPr>
            <w:r w:rsidRPr="00FB5ACB">
              <w:t>¿</w:t>
            </w:r>
          </w:p>
        </w:tc>
        <w:tc>
          <w:tcPr>
            <w:tcW w:w="3960" w:type="dxa"/>
          </w:tcPr>
          <w:p w14:paraId="219997DD" w14:textId="34857573" w:rsidR="00E35F1F" w:rsidRPr="007425E1" w:rsidRDefault="00E35F1F" w:rsidP="00E35F1F">
            <w:pPr>
              <w:pStyle w:val="EngHang"/>
            </w:pPr>
            <w:r w:rsidRPr="007425E1">
              <w:t>Saying</w:t>
            </w:r>
            <w:r w:rsidR="00EC7709">
              <w:t>,</w:t>
            </w:r>
            <w:r w:rsidRPr="007425E1">
              <w:t xml:space="preserve"> </w:t>
            </w:r>
            <w:r>
              <w:t>“</w:t>
            </w:r>
            <w:r w:rsidRPr="007425E1">
              <w:t>O Moses, O Moses,</w:t>
            </w:r>
          </w:p>
          <w:p w14:paraId="1C63C7E3" w14:textId="77777777" w:rsidR="00E35F1F" w:rsidRPr="007425E1" w:rsidRDefault="00E35F1F" w:rsidP="00E35F1F">
            <w:pPr>
              <w:pStyle w:val="EngHang"/>
            </w:pPr>
            <w:r w:rsidRPr="007425E1">
              <w:t>O Moses the one I love,</w:t>
            </w:r>
          </w:p>
          <w:p w14:paraId="3AF817B2" w14:textId="77777777" w:rsidR="00E35F1F" w:rsidRPr="007425E1" w:rsidRDefault="00E35F1F" w:rsidP="00E35F1F">
            <w:pPr>
              <w:pStyle w:val="EngHang"/>
            </w:pPr>
            <w:r w:rsidRPr="007425E1">
              <w:t>I am the God of your fathers,</w:t>
            </w:r>
          </w:p>
          <w:p w14:paraId="5AB1E566" w14:textId="77777777" w:rsidR="00E35F1F" w:rsidRDefault="00E35F1F" w:rsidP="00E35F1F">
            <w:pPr>
              <w:pStyle w:val="EngHangEnd"/>
            </w:pPr>
            <w:r w:rsidRPr="007425E1">
              <w:t xml:space="preserve">There is none </w:t>
            </w:r>
            <w:r>
              <w:t>but</w:t>
            </w:r>
            <w:r w:rsidRPr="007425E1">
              <w:t xml:space="preserve"> me.</w:t>
            </w:r>
          </w:p>
        </w:tc>
        <w:tc>
          <w:tcPr>
            <w:tcW w:w="288" w:type="dxa"/>
          </w:tcPr>
          <w:p w14:paraId="75BA5CCF" w14:textId="77777777" w:rsidR="00E35F1F" w:rsidRDefault="00E35F1F" w:rsidP="00E35F1F"/>
        </w:tc>
        <w:tc>
          <w:tcPr>
            <w:tcW w:w="288" w:type="dxa"/>
          </w:tcPr>
          <w:p w14:paraId="09875A7A" w14:textId="77777777" w:rsidR="00E35F1F" w:rsidRDefault="00E35F1F" w:rsidP="00E35F1F">
            <w:pPr>
              <w:pStyle w:val="CopticCross"/>
            </w:pPr>
            <w:r w:rsidRPr="00FB5ACB">
              <w:t>¿</w:t>
            </w:r>
          </w:p>
        </w:tc>
        <w:tc>
          <w:tcPr>
            <w:tcW w:w="3960" w:type="dxa"/>
          </w:tcPr>
          <w:p w14:paraId="28A6B5BD" w14:textId="77777777" w:rsidR="00E35F1F" w:rsidRDefault="00E35F1F" w:rsidP="00E35F1F">
            <w:pPr>
              <w:pStyle w:val="CopticVersemulti-line"/>
            </w:pPr>
            <w:r w:rsidRPr="00683D9F">
              <w:t>Ϫⲉ ⲱ̀ Ⲙⲱⲩ̀ⲥⲏⲥ ⲱ̀ Ⲙⲱⲩ̀ⲥⲏⲥ</w:t>
            </w:r>
          </w:p>
          <w:p w14:paraId="1E96EF13" w14:textId="77777777" w:rsidR="00E35F1F" w:rsidRDefault="00E35F1F" w:rsidP="00E35F1F">
            <w:pPr>
              <w:pStyle w:val="CopticVersemulti-line"/>
            </w:pPr>
            <w:r w:rsidRPr="00683D9F">
              <w:t>ⲱ̀ Ⲙⲱⲩ̀ⲥⲏⲥ ⲡⲉϯⲙⲉⲓ ⲙ̀ⲙⲟϥ</w:t>
            </w:r>
          </w:p>
          <w:p w14:paraId="1F5E7675" w14:textId="77777777" w:rsidR="00E35F1F" w:rsidRDefault="00E35F1F" w:rsidP="00E35F1F">
            <w:pPr>
              <w:pStyle w:val="CopticVersemulti-line"/>
            </w:pPr>
            <w:r w:rsidRPr="00683D9F">
              <w:t>ⲁ̀ⲛⲟⲕ ⲡⲉ Ⲫϯ ⲛ̀ⲧⲉ ⲛⲉⲕⲓⲟϯ</w:t>
            </w:r>
          </w:p>
          <w:p w14:paraId="05F33615" w14:textId="77777777" w:rsidR="00E35F1F" w:rsidRDefault="00E35F1F" w:rsidP="00E35F1F">
            <w:pPr>
              <w:pStyle w:val="CopticVerse"/>
            </w:pPr>
            <w:r w:rsidRPr="00683D9F">
              <w:t>ⲙ̀ⲙⲟⲛ ⲕⲉ ⲟⲩⲁⲓ ⲉ̀ⲃⲏⲗ ⲉ̀ⲣⲟⲓ</w:t>
            </w:r>
          </w:p>
        </w:tc>
      </w:tr>
      <w:tr w:rsidR="00E35F1F" w14:paraId="7CE6680E" w14:textId="77777777" w:rsidTr="00E35F1F">
        <w:trPr>
          <w:cantSplit/>
          <w:jc w:val="center"/>
        </w:trPr>
        <w:tc>
          <w:tcPr>
            <w:tcW w:w="288" w:type="dxa"/>
          </w:tcPr>
          <w:p w14:paraId="4E4C5EF2" w14:textId="77777777" w:rsidR="00E35F1F" w:rsidRDefault="00E35F1F" w:rsidP="00E35F1F">
            <w:pPr>
              <w:pStyle w:val="CopticCross"/>
            </w:pPr>
          </w:p>
        </w:tc>
        <w:tc>
          <w:tcPr>
            <w:tcW w:w="3960" w:type="dxa"/>
          </w:tcPr>
          <w:p w14:paraId="62E3518A" w14:textId="0F543697" w:rsidR="00E35F1F" w:rsidRPr="007425E1" w:rsidRDefault="00E35F1F" w:rsidP="00E35F1F">
            <w:pPr>
              <w:pStyle w:val="EngHang"/>
            </w:pPr>
            <w:r>
              <w:t>Take</w:t>
            </w:r>
            <w:r w:rsidR="00EC7709">
              <w:t xml:space="preserve"> off your shoes</w:t>
            </w:r>
          </w:p>
          <w:p w14:paraId="45BBFCFD" w14:textId="77777777" w:rsidR="00E35F1F" w:rsidRPr="007425E1" w:rsidRDefault="00E35F1F" w:rsidP="00E35F1F">
            <w:pPr>
              <w:pStyle w:val="EngHang"/>
            </w:pPr>
            <w:r w:rsidRPr="007425E1">
              <w:t>From your feet,</w:t>
            </w:r>
          </w:p>
          <w:p w14:paraId="57E5584A" w14:textId="23101FF2" w:rsidR="00E35F1F" w:rsidRPr="007425E1" w:rsidRDefault="00E35F1F" w:rsidP="00E35F1F">
            <w:pPr>
              <w:pStyle w:val="EngHang"/>
            </w:pPr>
            <w:r w:rsidRPr="007425E1">
              <w:t xml:space="preserve">For the place </w:t>
            </w:r>
            <w:r>
              <w:t>where</w:t>
            </w:r>
            <w:r w:rsidR="00EC7709">
              <w:t xml:space="preserve"> you stand</w:t>
            </w:r>
          </w:p>
          <w:p w14:paraId="1478FBAF" w14:textId="77777777" w:rsidR="00E35F1F" w:rsidRDefault="00E35F1F" w:rsidP="00E35F1F">
            <w:pPr>
              <w:pStyle w:val="EngHangEnd"/>
            </w:pPr>
            <w:r w:rsidRPr="007425E1">
              <w:t>Is holy ground, O prophet.</w:t>
            </w:r>
            <w:r>
              <w:t>”</w:t>
            </w:r>
          </w:p>
        </w:tc>
        <w:tc>
          <w:tcPr>
            <w:tcW w:w="288" w:type="dxa"/>
          </w:tcPr>
          <w:p w14:paraId="005C122A" w14:textId="77777777" w:rsidR="00E35F1F" w:rsidRDefault="00E35F1F" w:rsidP="00E35F1F"/>
        </w:tc>
        <w:tc>
          <w:tcPr>
            <w:tcW w:w="288" w:type="dxa"/>
          </w:tcPr>
          <w:p w14:paraId="67318177" w14:textId="77777777" w:rsidR="00E35F1F" w:rsidRDefault="00E35F1F" w:rsidP="00E35F1F">
            <w:pPr>
              <w:pStyle w:val="CopticCross"/>
            </w:pPr>
          </w:p>
        </w:tc>
        <w:tc>
          <w:tcPr>
            <w:tcW w:w="3960" w:type="dxa"/>
          </w:tcPr>
          <w:p w14:paraId="71409283" w14:textId="77777777" w:rsidR="00E35F1F" w:rsidRDefault="00E35F1F" w:rsidP="00E35F1F">
            <w:pPr>
              <w:pStyle w:val="CopticVersemulti-line"/>
            </w:pPr>
            <w:r w:rsidRPr="00683D9F">
              <w:t>Ⲃⲱⲗ ⲙ̀ⲡⲓⲑⲱⲟⲩⲓ̀ ⲉ̀ⲃⲟⲗ</w:t>
            </w:r>
          </w:p>
          <w:p w14:paraId="5541A379" w14:textId="77777777" w:rsidR="00E35F1F" w:rsidRDefault="00E35F1F" w:rsidP="00E35F1F">
            <w:pPr>
              <w:pStyle w:val="CopticVersemulti-line"/>
            </w:pPr>
            <w:r w:rsidRPr="00683D9F">
              <w:t>ⲫⲏⲉⲧⲟⲓ ⲉ̀ⲛⲉⲕϭⲁⲗⲁⲩϫ</w:t>
            </w:r>
          </w:p>
          <w:p w14:paraId="52294AC6" w14:textId="77777777" w:rsidR="00E35F1F" w:rsidRDefault="00E35F1F" w:rsidP="00E35F1F">
            <w:pPr>
              <w:pStyle w:val="CopticVersemulti-line"/>
            </w:pPr>
            <w:r w:rsidRPr="00683D9F">
              <w:t>ϫⲉ ⲡⲓⲙⲁ ⲉ̀ⲧⲉⲕⲟ̀ϩⲓ ⲉ̀ⲣⲁⲧⲕ ϩⲓϫⲱϥ</w:t>
            </w:r>
          </w:p>
          <w:p w14:paraId="15266466" w14:textId="77777777" w:rsidR="00E35F1F" w:rsidRDefault="00E35F1F" w:rsidP="00E35F1F">
            <w:pPr>
              <w:pStyle w:val="CopticVerse"/>
            </w:pPr>
            <w:r w:rsidRPr="00683D9F">
              <w:t>ⲟⲩⲕⲁϩⲓ ⲉϥⲟⲩⲁⲃ ⲡⲉ ⲱ̀ ⲡⲓⲡ̀ⲣⲟⲫⲏⲧⲏⲥ</w:t>
            </w:r>
          </w:p>
        </w:tc>
      </w:tr>
      <w:tr w:rsidR="00E35F1F" w14:paraId="1F5FFC8F" w14:textId="77777777" w:rsidTr="00E35F1F">
        <w:trPr>
          <w:cantSplit/>
          <w:jc w:val="center"/>
        </w:trPr>
        <w:tc>
          <w:tcPr>
            <w:tcW w:w="288" w:type="dxa"/>
          </w:tcPr>
          <w:p w14:paraId="2E32DA79" w14:textId="77777777" w:rsidR="00E35F1F" w:rsidRDefault="00E35F1F" w:rsidP="00E35F1F">
            <w:pPr>
              <w:pStyle w:val="CopticCross"/>
            </w:pPr>
            <w:r w:rsidRPr="00FB5ACB">
              <w:t>¿</w:t>
            </w:r>
          </w:p>
        </w:tc>
        <w:tc>
          <w:tcPr>
            <w:tcW w:w="3960" w:type="dxa"/>
          </w:tcPr>
          <w:p w14:paraId="6FF41152" w14:textId="77777777" w:rsidR="00E35F1F" w:rsidRPr="007425E1" w:rsidRDefault="00E35F1F" w:rsidP="00E35F1F">
            <w:pPr>
              <w:pStyle w:val="EngHang"/>
            </w:pPr>
            <w:r w:rsidRPr="007425E1">
              <w:t>Consider the bush,</w:t>
            </w:r>
          </w:p>
          <w:p w14:paraId="01496DEE" w14:textId="77777777" w:rsidR="00E35F1F" w:rsidRPr="007425E1" w:rsidRDefault="00E35F1F" w:rsidP="00E35F1F">
            <w:pPr>
              <w:pStyle w:val="EngHang"/>
            </w:pPr>
            <w:r w:rsidRPr="007425E1">
              <w:t>Filled with fire from</w:t>
            </w:r>
            <w:r>
              <w:t xml:space="preserve"> within;</w:t>
            </w:r>
          </w:p>
          <w:p w14:paraId="790AEFBE" w14:textId="77777777" w:rsidR="00E35F1F" w:rsidRPr="007425E1" w:rsidRDefault="00E35F1F" w:rsidP="00E35F1F">
            <w:pPr>
              <w:pStyle w:val="EngHang"/>
            </w:pPr>
            <w:r w:rsidRPr="007425E1">
              <w:t>Its branches did not burn,</w:t>
            </w:r>
          </w:p>
          <w:p w14:paraId="339C3347" w14:textId="77777777" w:rsidR="00E35F1F" w:rsidRDefault="00E35F1F" w:rsidP="00E35F1F">
            <w:pPr>
              <w:pStyle w:val="EngHangEnd"/>
            </w:pPr>
            <w:r>
              <w:t>And</w:t>
            </w:r>
            <w:r w:rsidRPr="007425E1">
              <w:t xml:space="preserve"> its leaves </w:t>
            </w:r>
            <w:r>
              <w:t xml:space="preserve">were not </w:t>
            </w:r>
            <w:commentRangeStart w:id="971"/>
            <w:r w:rsidRPr="007425E1">
              <w:t>destroyed</w:t>
            </w:r>
            <w:commentRangeEnd w:id="971"/>
            <w:r>
              <w:rPr>
                <w:rStyle w:val="CommentReference"/>
                <w:rFonts w:ascii="Times New Roman" w:eastAsiaTheme="minorHAnsi" w:hAnsi="Times New Roman" w:cstheme="minorBidi"/>
                <w:color w:val="auto"/>
              </w:rPr>
              <w:commentReference w:id="971"/>
            </w:r>
            <w:r>
              <w:t>.</w:t>
            </w:r>
          </w:p>
        </w:tc>
        <w:tc>
          <w:tcPr>
            <w:tcW w:w="288" w:type="dxa"/>
          </w:tcPr>
          <w:p w14:paraId="0A67F55A" w14:textId="77777777" w:rsidR="00E35F1F" w:rsidRDefault="00E35F1F" w:rsidP="00E35F1F"/>
        </w:tc>
        <w:tc>
          <w:tcPr>
            <w:tcW w:w="288" w:type="dxa"/>
          </w:tcPr>
          <w:p w14:paraId="513C26E8" w14:textId="77777777" w:rsidR="00E35F1F" w:rsidRDefault="00E35F1F" w:rsidP="00E35F1F">
            <w:pPr>
              <w:pStyle w:val="CopticCross"/>
            </w:pPr>
            <w:r w:rsidRPr="00FB5ACB">
              <w:t>¿</w:t>
            </w:r>
          </w:p>
        </w:tc>
        <w:tc>
          <w:tcPr>
            <w:tcW w:w="3960" w:type="dxa"/>
          </w:tcPr>
          <w:p w14:paraId="0BAD6861" w14:textId="77777777" w:rsidR="00E35F1F" w:rsidRDefault="00E35F1F" w:rsidP="00E35F1F">
            <w:pPr>
              <w:pStyle w:val="CopticVersemulti-line"/>
            </w:pPr>
            <w:r w:rsidRPr="00683D9F">
              <w:t>Ⲁ̀ⲣⲓⲛⲟⲓⲛ ⲛⲁⲕ ⲙ̀ⲡⲓⲃⲁⲧⲟⲥ</w:t>
            </w:r>
          </w:p>
          <w:p w14:paraId="1689F967" w14:textId="77777777" w:rsidR="00E35F1F" w:rsidRDefault="00E35F1F" w:rsidP="00E35F1F">
            <w:pPr>
              <w:pStyle w:val="CopticVersemulti-line"/>
            </w:pPr>
            <w:r w:rsidRPr="00683D9F">
              <w:t>ⲉ̀ⲣⲉ ⲡⲓⲭ̀ⲣⲱⲙ ⲙⲟϩ ⲛ̀ϧⲏⲧϥ</w:t>
            </w:r>
          </w:p>
          <w:p w14:paraId="4631A5AE" w14:textId="77777777" w:rsidR="00E35F1F" w:rsidRDefault="00E35F1F" w:rsidP="00E35F1F">
            <w:pPr>
              <w:pStyle w:val="CopticVersemulti-line"/>
            </w:pPr>
            <w:r w:rsidRPr="00683D9F">
              <w:t>ⲟⲩⲇⲉ ⲙ̀ⲡⲟⲩⲣⲱⲕϩ ⲛ̀ϫⲉ ⲛⲉϥⲕ̀ⲗⲁⲇⲟⲥ</w:t>
            </w:r>
          </w:p>
          <w:p w14:paraId="79ADE610" w14:textId="77777777" w:rsidR="00E35F1F" w:rsidRDefault="00E35F1F" w:rsidP="00E35F1F">
            <w:pPr>
              <w:pStyle w:val="CopticVerse"/>
            </w:pPr>
            <w:r w:rsidRPr="00683D9F">
              <w:t>ⲟⲩⲇⲉ ⲙ̀ⲡⲉ ⲛⲁϥϫⲱⲃⲓ ⲧⲁⲕⲟ</w:t>
            </w:r>
          </w:p>
        </w:tc>
      </w:tr>
      <w:tr w:rsidR="00E35F1F" w14:paraId="23297FD8" w14:textId="77777777" w:rsidTr="00E35F1F">
        <w:trPr>
          <w:cantSplit/>
          <w:jc w:val="center"/>
        </w:trPr>
        <w:tc>
          <w:tcPr>
            <w:tcW w:w="288" w:type="dxa"/>
          </w:tcPr>
          <w:p w14:paraId="4068C075" w14:textId="77777777" w:rsidR="00E35F1F" w:rsidRDefault="00E35F1F" w:rsidP="00E35F1F">
            <w:pPr>
              <w:pStyle w:val="CopticCross"/>
            </w:pPr>
          </w:p>
        </w:tc>
        <w:tc>
          <w:tcPr>
            <w:tcW w:w="3960" w:type="dxa"/>
          </w:tcPr>
          <w:p w14:paraId="0DAC1F6D" w14:textId="77777777" w:rsidR="00E35F1F" w:rsidRPr="007425E1" w:rsidRDefault="00E35F1F" w:rsidP="00E35F1F">
            <w:pPr>
              <w:pStyle w:val="EngHang"/>
            </w:pPr>
            <w:r>
              <w:t>This</w:t>
            </w:r>
            <w:r w:rsidRPr="007425E1">
              <w:t xml:space="preserve"> is a figure of Mary,</w:t>
            </w:r>
          </w:p>
          <w:p w14:paraId="1F3E40B0" w14:textId="77777777" w:rsidR="00E35F1F" w:rsidRDefault="00E35F1F" w:rsidP="00E35F1F">
            <w:pPr>
              <w:pStyle w:val="EngHang"/>
            </w:pPr>
            <w:r w:rsidRPr="007425E1">
              <w:t>The undefiled virgin,</w:t>
            </w:r>
          </w:p>
          <w:p w14:paraId="32445A3C" w14:textId="30401A8E" w:rsidR="00E35F1F" w:rsidRDefault="00E35F1F" w:rsidP="00E35F1F">
            <w:pPr>
              <w:pStyle w:val="EngHang"/>
            </w:pPr>
            <w:r>
              <w:t xml:space="preserve">From Whom the </w:t>
            </w:r>
            <w:r w:rsidR="00EC7709">
              <w:t>Logos</w:t>
            </w:r>
            <w:r>
              <w:t xml:space="preserve"> of the Father,</w:t>
            </w:r>
          </w:p>
          <w:p w14:paraId="03466F6A" w14:textId="77777777" w:rsidR="00E35F1F" w:rsidRDefault="00E35F1F" w:rsidP="00E35F1F">
            <w:pPr>
              <w:pStyle w:val="EngHang"/>
            </w:pPr>
            <w:r>
              <w:t>Came and was incarnate.</w:t>
            </w:r>
          </w:p>
        </w:tc>
        <w:tc>
          <w:tcPr>
            <w:tcW w:w="288" w:type="dxa"/>
          </w:tcPr>
          <w:p w14:paraId="402CF127" w14:textId="77777777" w:rsidR="00E35F1F" w:rsidRDefault="00E35F1F" w:rsidP="00E35F1F"/>
        </w:tc>
        <w:tc>
          <w:tcPr>
            <w:tcW w:w="288" w:type="dxa"/>
          </w:tcPr>
          <w:p w14:paraId="172C2F21" w14:textId="77777777" w:rsidR="00E35F1F" w:rsidRDefault="00E35F1F" w:rsidP="00E35F1F">
            <w:pPr>
              <w:pStyle w:val="CopticCross"/>
            </w:pPr>
          </w:p>
        </w:tc>
        <w:tc>
          <w:tcPr>
            <w:tcW w:w="3960" w:type="dxa"/>
          </w:tcPr>
          <w:p w14:paraId="1518B3D2" w14:textId="77777777" w:rsidR="00E35F1F" w:rsidRDefault="00E35F1F" w:rsidP="00E35F1F">
            <w:pPr>
              <w:pStyle w:val="CopticVersemulti-line"/>
            </w:pPr>
            <w:r w:rsidRPr="00683D9F">
              <w:t>ϥ̀ⲟⲓ ⲛ̀ⲧⲩⲡⲟⲥ ⲙ̀Ⲙⲁⲣⲓⲁ̀</w:t>
            </w:r>
          </w:p>
          <w:p w14:paraId="6FB746EB" w14:textId="77777777" w:rsidR="00E35F1F" w:rsidRDefault="00E35F1F" w:rsidP="00E35F1F">
            <w:pPr>
              <w:pStyle w:val="CopticVersemulti-line"/>
            </w:pPr>
            <w:r w:rsidRPr="00683D9F">
              <w:t>ϯⲡⲁⲣⲑⲉⲛⲟⲥ ⲛ̀ⲁⲧⲑⲱⲗⲉⲃ</w:t>
            </w:r>
          </w:p>
          <w:p w14:paraId="65289816" w14:textId="77777777" w:rsidR="00E35F1F" w:rsidRDefault="00E35F1F" w:rsidP="00E35F1F">
            <w:pPr>
              <w:pStyle w:val="CopticVersemulti-line"/>
            </w:pPr>
            <w:r w:rsidRPr="00683D9F">
              <w:t>ⲉ̀ⲧⲁ ⲡⲓⲗⲟⲅⲟⲥ ⲛ̀ⲧⲉ Ⲫ̀ⲓⲱⲧ</w:t>
            </w:r>
          </w:p>
          <w:p w14:paraId="615F616D" w14:textId="77777777" w:rsidR="00E35F1F" w:rsidRDefault="00E35F1F" w:rsidP="00E35F1F">
            <w:pPr>
              <w:pStyle w:val="CopticVerse"/>
            </w:pPr>
            <w:r w:rsidRPr="00683D9F">
              <w:t>ⲓ̀ ⲁϥϭⲓⲥⲁⲣⲝ ⲉ̀ⲃⲟⲗⲛ̀ϧⲏⲧⲥ</w:t>
            </w:r>
          </w:p>
        </w:tc>
      </w:tr>
      <w:tr w:rsidR="00E35F1F" w14:paraId="03EFE1A4" w14:textId="77777777" w:rsidTr="00E35F1F">
        <w:trPr>
          <w:cantSplit/>
          <w:jc w:val="center"/>
        </w:trPr>
        <w:tc>
          <w:tcPr>
            <w:tcW w:w="288" w:type="dxa"/>
          </w:tcPr>
          <w:p w14:paraId="0A1A54DE" w14:textId="77777777" w:rsidR="00E35F1F" w:rsidRDefault="00E35F1F" w:rsidP="00E35F1F">
            <w:pPr>
              <w:pStyle w:val="CopticCross"/>
            </w:pPr>
            <w:r w:rsidRPr="00FB5ACB">
              <w:t>¿</w:t>
            </w:r>
          </w:p>
        </w:tc>
        <w:tc>
          <w:tcPr>
            <w:tcW w:w="3960" w:type="dxa"/>
          </w:tcPr>
          <w:p w14:paraId="2F36827F" w14:textId="2E54A3D4" w:rsidR="00E35F1F" w:rsidRPr="007425E1" w:rsidRDefault="00E35F1F" w:rsidP="00E35F1F">
            <w:pPr>
              <w:pStyle w:val="EngHang"/>
            </w:pPr>
            <w:r>
              <w:t>There</w:t>
            </w:r>
            <w:r w:rsidR="00EC7709">
              <w:t>fore</w:t>
            </w:r>
            <w:r w:rsidRPr="007425E1">
              <w:t xml:space="preserve"> we praise</w:t>
            </w:r>
            <w:r>
              <w:rPr>
                <w:rStyle w:val="FootnoteReference"/>
                <w:rFonts w:eastAsiaTheme="majorEastAsia"/>
              </w:rPr>
              <w:t xml:space="preserve"> </w:t>
            </w:r>
            <w:r w:rsidRPr="007425E1">
              <w:t>with,</w:t>
            </w:r>
          </w:p>
          <w:p w14:paraId="5938FE4E" w14:textId="77777777" w:rsidR="00E35F1F" w:rsidRPr="007425E1" w:rsidRDefault="00E35F1F" w:rsidP="00E35F1F">
            <w:pPr>
              <w:pStyle w:val="EngHang"/>
            </w:pPr>
            <w:r>
              <w:t>The celibate John</w:t>
            </w:r>
            <w:r w:rsidRPr="007425E1">
              <w:t>, saying,</w:t>
            </w:r>
          </w:p>
          <w:p w14:paraId="7A80CAB4" w14:textId="13178423" w:rsidR="00E35F1F" w:rsidRPr="007425E1" w:rsidRDefault="00EC7709" w:rsidP="00E35F1F">
            <w:pPr>
              <w:pStyle w:val="EngHang"/>
            </w:pPr>
            <w:r>
              <w:t>“T</w:t>
            </w:r>
            <w:r w:rsidR="00E35F1F" w:rsidRPr="007425E1">
              <w:t>his bride</w:t>
            </w:r>
            <w:r>
              <w:t xml:space="preserve"> is holy</w:t>
            </w:r>
            <w:r w:rsidR="00E35F1F" w:rsidRPr="007425E1">
              <w:t>,</w:t>
            </w:r>
          </w:p>
          <w:p w14:paraId="39ED4976" w14:textId="1461B26F" w:rsidR="00E35F1F" w:rsidRDefault="00E35F1F" w:rsidP="00E35F1F">
            <w:pPr>
              <w:pStyle w:val="EngHangEnd"/>
            </w:pPr>
            <w:r w:rsidRPr="007425E1">
              <w:t xml:space="preserve">adorned for the </w:t>
            </w:r>
            <w:r>
              <w:t>L</w:t>
            </w:r>
            <w:r w:rsidRPr="007425E1">
              <w:t>amb.</w:t>
            </w:r>
            <w:r w:rsidR="00EC7709">
              <w:t>”</w:t>
            </w:r>
          </w:p>
        </w:tc>
        <w:tc>
          <w:tcPr>
            <w:tcW w:w="288" w:type="dxa"/>
          </w:tcPr>
          <w:p w14:paraId="5F280743" w14:textId="77777777" w:rsidR="00E35F1F" w:rsidRDefault="00E35F1F" w:rsidP="00E35F1F"/>
        </w:tc>
        <w:tc>
          <w:tcPr>
            <w:tcW w:w="288" w:type="dxa"/>
          </w:tcPr>
          <w:p w14:paraId="1DAB758D" w14:textId="77777777" w:rsidR="00E35F1F" w:rsidRDefault="00E35F1F" w:rsidP="00E35F1F">
            <w:pPr>
              <w:pStyle w:val="CopticCross"/>
            </w:pPr>
            <w:r w:rsidRPr="00FB5ACB">
              <w:t>¿</w:t>
            </w:r>
          </w:p>
        </w:tc>
        <w:tc>
          <w:tcPr>
            <w:tcW w:w="3960" w:type="dxa"/>
          </w:tcPr>
          <w:p w14:paraId="55C95E64" w14:textId="77777777" w:rsidR="00E35F1F" w:rsidRDefault="00E35F1F" w:rsidP="00E35F1F">
            <w:pPr>
              <w:pStyle w:val="CopticVersemulti-line"/>
            </w:pPr>
            <w:r w:rsidRPr="00683D9F">
              <w:t>Ⲉⲑⲃⲉ ⲫⲁⲓ ⲧⲉⲛⲉⲣⲭⲟⲣⲉⲩⲓⲛ</w:t>
            </w:r>
          </w:p>
          <w:p w14:paraId="2936F6B3" w14:textId="77777777" w:rsidR="00E35F1F" w:rsidRDefault="00E35F1F" w:rsidP="00E35F1F">
            <w:pPr>
              <w:pStyle w:val="CopticVersemulti-line"/>
            </w:pPr>
            <w:r w:rsidRPr="00683D9F">
              <w:t>ⲛⲉⲙ Ⲓⲱ̅ⲁ ⲡⲓⲡⲁⲣⲑⲉⲛⲟⲥ</w:t>
            </w:r>
          </w:p>
          <w:p w14:paraId="3CA2F8BC" w14:textId="77777777" w:rsidR="00E35F1F" w:rsidRDefault="00E35F1F" w:rsidP="00E35F1F">
            <w:pPr>
              <w:pStyle w:val="CopticVersemulti-line"/>
            </w:pPr>
            <w:r w:rsidRPr="00683D9F">
              <w:t>ϫⲉ ⲥ̀ⲟⲩⲁⲃ ⲛ̀ϫⲉ ⲧⲁⲓϣⲉⲗⲏⲧ</w:t>
            </w:r>
          </w:p>
          <w:p w14:paraId="532D179E" w14:textId="77777777" w:rsidR="00E35F1F" w:rsidRDefault="00E35F1F" w:rsidP="00E35F1F">
            <w:pPr>
              <w:pStyle w:val="CopticVerse"/>
            </w:pPr>
            <w:r w:rsidRPr="00683D9F">
              <w:t>ⲉ̀ⲧⲁⲩⲥⲉⲗⲥⲱⲗⲥ ⲙ̀ⲡⲓϩⲓⲏⲃ</w:t>
            </w:r>
          </w:p>
        </w:tc>
      </w:tr>
      <w:tr w:rsidR="00E35F1F" w14:paraId="4AB3A4A0" w14:textId="77777777" w:rsidTr="00E35F1F">
        <w:trPr>
          <w:cantSplit/>
          <w:jc w:val="center"/>
        </w:trPr>
        <w:tc>
          <w:tcPr>
            <w:tcW w:w="288" w:type="dxa"/>
          </w:tcPr>
          <w:p w14:paraId="24B010DE" w14:textId="77777777" w:rsidR="00E35F1F" w:rsidRPr="00FB5ACB" w:rsidRDefault="00E35F1F" w:rsidP="00E35F1F">
            <w:pPr>
              <w:pStyle w:val="CopticCross"/>
            </w:pPr>
          </w:p>
        </w:tc>
        <w:tc>
          <w:tcPr>
            <w:tcW w:w="3960" w:type="dxa"/>
          </w:tcPr>
          <w:p w14:paraId="1183E8A5" w14:textId="6553BF75" w:rsidR="00E35F1F" w:rsidRDefault="005E5B7E" w:rsidP="00E35F1F">
            <w:pPr>
              <w:pStyle w:val="EngHang"/>
            </w:pPr>
            <w:r>
              <w:t>Rejoice</w:t>
            </w:r>
            <w:r w:rsidR="00E35F1F">
              <w:t xml:space="preserve"> O Virgin,</w:t>
            </w:r>
          </w:p>
          <w:p w14:paraId="0C80CD2C" w14:textId="77777777" w:rsidR="00E35F1F" w:rsidRDefault="00E35F1F" w:rsidP="00E35F1F">
            <w:pPr>
              <w:pStyle w:val="EngHang"/>
            </w:pPr>
            <w:r>
              <w:t>The true</w:t>
            </w:r>
            <w:r>
              <w:rPr>
                <w:rStyle w:val="FootnoteReference"/>
              </w:rPr>
              <w:footnoteReference w:id="908"/>
            </w:r>
            <w:r>
              <w:t xml:space="preserve"> Queen.</w:t>
            </w:r>
          </w:p>
          <w:p w14:paraId="444BD28C" w14:textId="61F92557" w:rsidR="00E35F1F" w:rsidRDefault="005E5B7E" w:rsidP="00E35F1F">
            <w:pPr>
              <w:pStyle w:val="EngHang"/>
            </w:pPr>
            <w:r>
              <w:t>Rejocie O</w:t>
            </w:r>
            <w:r w:rsidR="00E35F1F">
              <w:t xml:space="preserve"> pride of our race,</w:t>
            </w:r>
          </w:p>
          <w:p w14:paraId="2BD91C3A" w14:textId="77777777" w:rsidR="00E35F1F" w:rsidRDefault="00E35F1F" w:rsidP="00E35F1F">
            <w:pPr>
              <w:pStyle w:val="EngHangEnd"/>
            </w:pPr>
            <w:r>
              <w:t>Who has borne to us Em</w:t>
            </w:r>
            <w:r>
              <w:softHyphen/>
              <w:t>manuel.</w:t>
            </w:r>
          </w:p>
        </w:tc>
        <w:tc>
          <w:tcPr>
            <w:tcW w:w="288" w:type="dxa"/>
          </w:tcPr>
          <w:p w14:paraId="431CAEF8" w14:textId="77777777" w:rsidR="00E35F1F" w:rsidRPr="00683D9F" w:rsidRDefault="00E35F1F" w:rsidP="00E35F1F">
            <w:pPr>
              <w:rPr>
                <w:highlight w:val="yellow"/>
              </w:rPr>
            </w:pPr>
          </w:p>
        </w:tc>
        <w:tc>
          <w:tcPr>
            <w:tcW w:w="288" w:type="dxa"/>
          </w:tcPr>
          <w:p w14:paraId="3E712806" w14:textId="77777777" w:rsidR="00E35F1F" w:rsidRPr="00683D9F" w:rsidRDefault="00E35F1F" w:rsidP="00E35F1F">
            <w:pPr>
              <w:pStyle w:val="CopticCross"/>
              <w:rPr>
                <w:highlight w:val="yellow"/>
              </w:rPr>
            </w:pPr>
          </w:p>
        </w:tc>
        <w:tc>
          <w:tcPr>
            <w:tcW w:w="3960" w:type="dxa"/>
          </w:tcPr>
          <w:p w14:paraId="16195668" w14:textId="77777777" w:rsidR="00E35F1F" w:rsidRPr="00F2548A" w:rsidRDefault="00E35F1F" w:rsidP="00E35F1F">
            <w:pPr>
              <w:pStyle w:val="CopticVersemulti-line"/>
            </w:pPr>
            <w:r w:rsidRPr="00F2548A">
              <w:t>Ⲭⲉⲣⲉ ⲛⲉ ⲱ̀ ϯⲡⲁⲣⲑⲉⲛⲟⲥ</w:t>
            </w:r>
          </w:p>
          <w:p w14:paraId="6514A0A8" w14:textId="77777777" w:rsidR="00E35F1F" w:rsidRPr="00F2548A" w:rsidRDefault="00E35F1F" w:rsidP="00E35F1F">
            <w:pPr>
              <w:pStyle w:val="CopticVersemulti-line"/>
            </w:pPr>
            <w:r w:rsidRPr="00F2548A">
              <w:t>ϯⲟⲩⲣⲱ ⲙ̀ⲙⲏⲓ ⲛ̀ⲁ̀ⲗⲏⲑⲓⲛⲏ</w:t>
            </w:r>
          </w:p>
          <w:p w14:paraId="636434CE" w14:textId="77777777" w:rsidR="00E35F1F" w:rsidRPr="00F2548A" w:rsidRDefault="00E35F1F" w:rsidP="00E35F1F">
            <w:pPr>
              <w:pStyle w:val="CopticVersemulti-line"/>
            </w:pPr>
            <w:r w:rsidRPr="00F2548A">
              <w:t>ⲭⲉⲣⲉ ⲡ̀ϣⲟⲩϣⲟⲩ ⲛ̀ⲧⲉ ⲡⲉⲛⲅⲉⲛⲟⲥ</w:t>
            </w:r>
          </w:p>
          <w:p w14:paraId="164AB2A2" w14:textId="77777777" w:rsidR="00E35F1F" w:rsidRPr="00683D9F" w:rsidRDefault="00E35F1F" w:rsidP="00E35F1F">
            <w:pPr>
              <w:pStyle w:val="CopticVerse"/>
              <w:rPr>
                <w:highlight w:val="yellow"/>
              </w:rPr>
            </w:pPr>
            <w:r w:rsidRPr="00F2548A">
              <w:t>ⲁ̀ⲣⲉϫ̀ⲫⲟ ⲛⲁⲛ ⲛ̀Ⲉⲙⲙⲁⲛⲟⲩⲏⲗ</w:t>
            </w:r>
          </w:p>
        </w:tc>
      </w:tr>
      <w:tr w:rsidR="00E35F1F" w14:paraId="7CBB097D" w14:textId="77777777" w:rsidTr="00E35F1F">
        <w:trPr>
          <w:cantSplit/>
          <w:jc w:val="center"/>
        </w:trPr>
        <w:tc>
          <w:tcPr>
            <w:tcW w:w="288" w:type="dxa"/>
          </w:tcPr>
          <w:p w14:paraId="68BF7BAB" w14:textId="77777777" w:rsidR="00E35F1F" w:rsidRDefault="00E35F1F" w:rsidP="00E35F1F">
            <w:pPr>
              <w:pStyle w:val="CopticCross"/>
            </w:pPr>
            <w:r w:rsidRPr="00FB5ACB">
              <w:t>¿</w:t>
            </w:r>
          </w:p>
        </w:tc>
        <w:tc>
          <w:tcPr>
            <w:tcW w:w="3960" w:type="dxa"/>
          </w:tcPr>
          <w:p w14:paraId="14F83E64" w14:textId="77777777" w:rsidR="00E35F1F" w:rsidRDefault="00E35F1F" w:rsidP="00E35F1F">
            <w:pPr>
              <w:pStyle w:val="EngHang"/>
            </w:pPr>
            <w:r>
              <w:t>We ask you, remember us,</w:t>
            </w:r>
          </w:p>
          <w:p w14:paraId="127E520E" w14:textId="77777777" w:rsidR="00E35F1F" w:rsidRDefault="00E35F1F" w:rsidP="00E35F1F">
            <w:pPr>
              <w:pStyle w:val="EngHang"/>
            </w:pPr>
            <w:r>
              <w:t>O our faithful advocate,</w:t>
            </w:r>
          </w:p>
          <w:p w14:paraId="131EA0C1" w14:textId="77777777" w:rsidR="00E35F1F" w:rsidRDefault="00E35F1F" w:rsidP="00E35F1F">
            <w:pPr>
              <w:pStyle w:val="EngHang"/>
            </w:pPr>
            <w:r>
              <w:t>Before our Lord Jesus Christ,</w:t>
            </w:r>
          </w:p>
          <w:p w14:paraId="1909D266" w14:textId="77777777" w:rsidR="00E35F1F" w:rsidRDefault="00E35F1F" w:rsidP="00E35F1F">
            <w:pPr>
              <w:pStyle w:val="EngHangEnd"/>
            </w:pPr>
            <w:r>
              <w:t>That He may forgive us our sins.</w:t>
            </w:r>
          </w:p>
        </w:tc>
        <w:tc>
          <w:tcPr>
            <w:tcW w:w="288" w:type="dxa"/>
          </w:tcPr>
          <w:p w14:paraId="28D95511" w14:textId="77777777" w:rsidR="00E35F1F" w:rsidRDefault="00E35F1F" w:rsidP="00E35F1F"/>
        </w:tc>
        <w:tc>
          <w:tcPr>
            <w:tcW w:w="288" w:type="dxa"/>
          </w:tcPr>
          <w:p w14:paraId="34A147FD" w14:textId="77777777" w:rsidR="00E35F1F" w:rsidRDefault="00E35F1F" w:rsidP="00E35F1F">
            <w:pPr>
              <w:pStyle w:val="CopticCross"/>
            </w:pPr>
            <w:r w:rsidRPr="00FB5ACB">
              <w:t>¿</w:t>
            </w:r>
          </w:p>
        </w:tc>
        <w:tc>
          <w:tcPr>
            <w:tcW w:w="3960" w:type="dxa"/>
          </w:tcPr>
          <w:p w14:paraId="2A539472" w14:textId="77777777" w:rsidR="00E35F1F" w:rsidRDefault="00E35F1F" w:rsidP="00E35F1F">
            <w:pPr>
              <w:pStyle w:val="CopticVersemulti-line"/>
            </w:pPr>
            <w:r w:rsidRPr="00914F1B">
              <w:t>Ⲧⲉⲛϯϩⲟ ⲁ̀ⲣⲓⲡⲉⲛⲙⲉⲩⲓ̀</w:t>
            </w:r>
          </w:p>
          <w:p w14:paraId="6372A397" w14:textId="77777777" w:rsidR="00E35F1F" w:rsidRDefault="00E35F1F" w:rsidP="00E35F1F">
            <w:pPr>
              <w:pStyle w:val="CopticVersemulti-line"/>
            </w:pPr>
            <w:r w:rsidRPr="00914F1B">
              <w:t>ⲱ̀ ϯⲡ̀ⲣⲟⲥⲧⲁⲧⲏⲥ ⲉ̀ⲧⲉⲛϩⲟⲧ</w:t>
            </w:r>
          </w:p>
          <w:p w14:paraId="3FFAD151" w14:textId="77777777" w:rsidR="00E35F1F" w:rsidRDefault="00E35F1F" w:rsidP="00E35F1F">
            <w:pPr>
              <w:pStyle w:val="CopticVersemulti-line"/>
            </w:pPr>
            <w:r w:rsidRPr="00914F1B">
              <w:t>ⲛⲁϩⲣⲉⲛ Ⲡⲉⲛⲟ̅ⲥ̅ Ⲓⲏ̅ⲥ Ⲡⲭ̅ⲥ</w:t>
            </w:r>
          </w:p>
          <w:p w14:paraId="143CD4C3" w14:textId="77777777" w:rsidR="00E35F1F" w:rsidRDefault="00E35F1F" w:rsidP="00E35F1F">
            <w:pPr>
              <w:pStyle w:val="CopticVersemulti-line"/>
            </w:pPr>
            <w:r w:rsidRPr="00914F1B">
              <w:t>ⲛ̀ⲧⲉϥⲭⲁ ⲛⲉⲛⲛⲟⲃⲓ ⲛⲁⲛ ⲉ̀ⲃⲟⲗ</w:t>
            </w:r>
          </w:p>
        </w:tc>
      </w:tr>
    </w:tbl>
    <w:p w14:paraId="2E67F9A5" w14:textId="2E6A6FA0" w:rsidR="00E35F1F" w:rsidRDefault="00E35F1F" w:rsidP="00E35F1F">
      <w:r>
        <w:t xml:space="preserve">Continue to the Conclusion of the Batos Theotokias on page </w:t>
      </w:r>
      <w:r>
        <w:fldChar w:fldCharType="begin"/>
      </w:r>
      <w:r>
        <w:instrText xml:space="preserve"> PAGEREF _Ref299212144 \h </w:instrText>
      </w:r>
      <w:r>
        <w:fldChar w:fldCharType="separate"/>
      </w:r>
      <w:r w:rsidR="000C7DE2">
        <w:rPr>
          <w:noProof/>
        </w:rPr>
        <w:t>533</w:t>
      </w:r>
      <w:r>
        <w:fldChar w:fldCharType="end"/>
      </w:r>
      <w:r>
        <w:t>.</w:t>
      </w:r>
    </w:p>
    <w:p w14:paraId="65E104E2" w14:textId="77777777" w:rsidR="00E35F1F" w:rsidRDefault="00E35F1F" w:rsidP="00E35F1F"/>
    <w:p w14:paraId="0485390F" w14:textId="77777777" w:rsidR="00E35F1F" w:rsidRDefault="00E35F1F" w:rsidP="00E35F1F">
      <w:pPr>
        <w:pStyle w:val="Heading2"/>
      </w:pPr>
      <w:bookmarkStart w:id="972" w:name="_Toc298681327"/>
      <w:bookmarkStart w:id="973" w:name="_Toc308441933"/>
      <w:bookmarkStart w:id="974" w:name="_Toc448696636"/>
      <w:r>
        <w:lastRenderedPageBreak/>
        <w:t>Friday</w:t>
      </w:r>
      <w:bookmarkEnd w:id="972"/>
      <w:bookmarkEnd w:id="973"/>
      <w:bookmarkEnd w:id="974"/>
    </w:p>
    <w:p w14:paraId="05EA9798" w14:textId="77777777" w:rsidR="00E35F1F" w:rsidRDefault="00E35F1F" w:rsidP="00E35F1F">
      <w:pPr>
        <w:pStyle w:val="Heading3"/>
      </w:pPr>
      <w:bookmarkStart w:id="975" w:name="_Toc298681328"/>
      <w:bookmarkStart w:id="976" w:name="_Toc308441934"/>
      <w:bookmarkStart w:id="977" w:name="_Ref452620428"/>
      <w:bookmarkStart w:id="978" w:name="_Ref452620435"/>
      <w:r>
        <w:t>The Psali Batos for Friday</w:t>
      </w:r>
      <w:bookmarkEnd w:id="975"/>
      <w:bookmarkEnd w:id="976"/>
      <w:bookmarkEnd w:id="977"/>
      <w:bookmarkEnd w:id="978"/>
    </w:p>
    <w:p w14:paraId="13C65CF7" w14:textId="77777777" w:rsidR="00E35F1F" w:rsidRPr="00FD37EA" w:rsidRDefault="00E35F1F" w:rsidP="00E35F1F">
      <w:pPr>
        <w:pStyle w:val="Heading5non-TOC"/>
      </w:pPr>
      <w:r w:rsidRPr="00FD37EA">
        <w:t>Ⲏ</w:t>
      </w:r>
      <w:r w:rsidRPr="00FD37EA">
        <w:rPr>
          <w:rFonts w:ascii="Times New Roman" w:hAnsi="Times New Roman" w:cs="Times New Roman"/>
        </w:rPr>
        <w:t>̀</w:t>
      </w:r>
      <w:r w:rsidRPr="00FD37EA">
        <w:t>ⲭⲟⲥ Ⲃⲁⲧⲟⲥ ⲡⲓⲋ</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C1FD102" w14:textId="77777777" w:rsidTr="00E35F1F">
        <w:trPr>
          <w:cantSplit/>
          <w:jc w:val="center"/>
        </w:trPr>
        <w:tc>
          <w:tcPr>
            <w:tcW w:w="288" w:type="dxa"/>
          </w:tcPr>
          <w:p w14:paraId="3BE932CB" w14:textId="77777777" w:rsidR="00E35F1F" w:rsidRDefault="00E35F1F" w:rsidP="00E35F1F">
            <w:pPr>
              <w:pStyle w:val="CopticCross"/>
            </w:pPr>
          </w:p>
        </w:tc>
        <w:tc>
          <w:tcPr>
            <w:tcW w:w="3960" w:type="dxa"/>
          </w:tcPr>
          <w:p w14:paraId="7C4E5F06" w14:textId="7217B6E5" w:rsidR="00E35F1F" w:rsidRPr="008D56BE" w:rsidRDefault="00E35F1F" w:rsidP="00E35F1F">
            <w:pPr>
              <w:pStyle w:val="EngHang"/>
              <w:rPr>
                <w:color w:val="auto"/>
              </w:rPr>
            </w:pPr>
            <w:r w:rsidRPr="008D56BE">
              <w:rPr>
                <w:color w:val="auto"/>
              </w:rPr>
              <w:t xml:space="preserve">I </w:t>
            </w:r>
            <w:r w:rsidR="00CF15BA">
              <w:rPr>
                <w:color w:val="auto"/>
              </w:rPr>
              <w:t xml:space="preserve">have </w:t>
            </w:r>
            <w:r w:rsidR="00F11EF4">
              <w:rPr>
                <w:color w:val="auto"/>
              </w:rPr>
              <w:t xml:space="preserve">truly </w:t>
            </w:r>
            <w:r w:rsidR="00CF15BA">
              <w:rPr>
                <w:color w:val="auto"/>
              </w:rPr>
              <w:t>come to</w:t>
            </w:r>
          </w:p>
          <w:p w14:paraId="65A05BBE" w14:textId="77777777" w:rsidR="00E35F1F" w:rsidRPr="008D56BE" w:rsidRDefault="00E35F1F" w:rsidP="00E35F1F">
            <w:pPr>
              <w:pStyle w:val="EngHang"/>
              <w:rPr>
                <w:color w:val="auto"/>
              </w:rPr>
            </w:pPr>
            <w:r w:rsidRPr="008D56BE">
              <w:rPr>
                <w:color w:val="auto"/>
              </w:rPr>
              <w:t>A great principal:</w:t>
            </w:r>
          </w:p>
          <w:p w14:paraId="53EC7DE2" w14:textId="77777777" w:rsidR="00E35F1F" w:rsidRPr="008D56BE" w:rsidRDefault="00E35F1F" w:rsidP="00E35F1F">
            <w:pPr>
              <w:pStyle w:val="EngHang"/>
              <w:rPr>
                <w:color w:val="auto"/>
              </w:rPr>
            </w:pPr>
            <w:r w:rsidRPr="008D56BE">
              <w:rPr>
                <w:color w:val="auto"/>
              </w:rPr>
              <w:t>The Name of Salvation,</w:t>
            </w:r>
          </w:p>
          <w:p w14:paraId="32A63C97" w14:textId="77777777" w:rsidR="00E35F1F" w:rsidRPr="008273EA" w:rsidRDefault="00E35F1F" w:rsidP="00E35F1F">
            <w:pPr>
              <w:pStyle w:val="EngHangEnd"/>
            </w:pPr>
            <w:r>
              <w:t>The Name o</w:t>
            </w:r>
            <w:r w:rsidRPr="008D56BE">
              <w:t>f our Lord Jesus Christ.</w:t>
            </w:r>
          </w:p>
        </w:tc>
        <w:tc>
          <w:tcPr>
            <w:tcW w:w="288" w:type="dxa"/>
          </w:tcPr>
          <w:p w14:paraId="2E6F3F81" w14:textId="77777777" w:rsidR="00E35F1F" w:rsidRDefault="00E35F1F" w:rsidP="00E35F1F"/>
        </w:tc>
        <w:tc>
          <w:tcPr>
            <w:tcW w:w="288" w:type="dxa"/>
          </w:tcPr>
          <w:p w14:paraId="7CE3F8BF" w14:textId="77777777" w:rsidR="00E35F1F" w:rsidRDefault="00E35F1F" w:rsidP="00E35F1F">
            <w:pPr>
              <w:pStyle w:val="CopticCross"/>
            </w:pPr>
          </w:p>
        </w:tc>
        <w:tc>
          <w:tcPr>
            <w:tcW w:w="3960" w:type="dxa"/>
          </w:tcPr>
          <w:p w14:paraId="50CAC321" w14:textId="77777777" w:rsidR="00E35F1F" w:rsidRDefault="00E35F1F" w:rsidP="00E35F1F">
            <w:pPr>
              <w:pStyle w:val="CopticVersemulti-line"/>
            </w:pPr>
            <w:r w:rsidRPr="00FD37EA">
              <w:t>Ⲁ</w:t>
            </w:r>
            <w:r w:rsidRPr="00FD37EA">
              <w:rPr>
                <w:rFonts w:ascii="Times New Roman" w:hAnsi="Times New Roman" w:cs="Times New Roman"/>
              </w:rPr>
              <w:t>̀</w:t>
            </w:r>
            <w:r w:rsidRPr="00FD37EA">
              <w:t>ⲗⲏⲑⲱⲥ ⲅⲁⲣ ⲁⲓ</w:t>
            </w:r>
            <w:r w:rsidRPr="00FD37EA">
              <w:rPr>
                <w:rFonts w:ascii="Times New Roman" w:hAnsi="Times New Roman" w:cs="Times New Roman"/>
              </w:rPr>
              <w:t>ϯ</w:t>
            </w:r>
            <w:r w:rsidRPr="00FD37EA">
              <w:t xml:space="preserve"> ⲙ</w:t>
            </w:r>
            <w:r w:rsidRPr="00FD37EA">
              <w:rPr>
                <w:rFonts w:ascii="Times New Roman" w:hAnsi="Times New Roman" w:cs="Times New Roman"/>
              </w:rPr>
              <w:t>̀</w:t>
            </w:r>
            <w:r w:rsidRPr="00FD37EA">
              <w:t>ⲡⲁⲟⲩⲟⲓ</w:t>
            </w:r>
          </w:p>
          <w:p w14:paraId="0DAC99B0" w14:textId="77777777" w:rsidR="00E35F1F" w:rsidRDefault="00E35F1F" w:rsidP="00E35F1F">
            <w:pPr>
              <w:pStyle w:val="CopticVersemulti-line"/>
            </w:pPr>
            <w:r w:rsidRPr="00FD37EA">
              <w:t>ⲉ</w:t>
            </w:r>
            <w:r w:rsidRPr="00FD37EA">
              <w:rPr>
                <w:rFonts w:ascii="Times New Roman" w:hAnsi="Times New Roman" w:cs="Times New Roman"/>
              </w:rPr>
              <w:t>̀</w:t>
            </w:r>
            <w:r w:rsidRPr="00FD37EA">
              <w:t>ⲟⲩⲛⲓ</w:t>
            </w:r>
            <w:r w:rsidRPr="00FD37EA">
              <w:rPr>
                <w:rFonts w:ascii="Times New Roman" w:hAnsi="Times New Roman" w:cs="Times New Roman"/>
              </w:rPr>
              <w:t>ϣϯ</w:t>
            </w:r>
            <w:r w:rsidRPr="00FD37EA">
              <w:t xml:space="preserve"> ⲛ</w:t>
            </w:r>
            <w:r w:rsidRPr="00FD37EA">
              <w:rPr>
                <w:rFonts w:ascii="Times New Roman" w:hAnsi="Times New Roman" w:cs="Times New Roman"/>
              </w:rPr>
              <w:t>̀</w:t>
            </w:r>
            <w:r w:rsidRPr="00FD37EA">
              <w:t>ⲕⲉⲫⲁⲗⲉⲟⲛ</w:t>
            </w:r>
          </w:p>
          <w:p w14:paraId="3190C077" w14:textId="77777777" w:rsidR="00E35F1F" w:rsidRDefault="00E35F1F" w:rsidP="00E35F1F">
            <w:pPr>
              <w:pStyle w:val="CopticVersemulti-line"/>
            </w:pPr>
            <w:r w:rsidRPr="00FD37EA">
              <w:t>ⲉ</w:t>
            </w:r>
            <w:r w:rsidRPr="00FD37EA">
              <w:rPr>
                <w:rFonts w:ascii="Times New Roman" w:hAnsi="Times New Roman" w:cs="Times New Roman"/>
              </w:rPr>
              <w:t>̀</w:t>
            </w:r>
            <w:r w:rsidRPr="00FD37EA">
              <w:t>ⲧⲉ ⲫⲁⲓ ⲡⲉ ⲡⲓⲣⲁⲛ ⲛ</w:t>
            </w:r>
            <w:r w:rsidRPr="00FD37EA">
              <w:rPr>
                <w:rFonts w:ascii="Times New Roman" w:hAnsi="Times New Roman" w:cs="Times New Roman"/>
              </w:rPr>
              <w:t>̀</w:t>
            </w:r>
            <w:r w:rsidRPr="00FD37EA">
              <w:t>ⲟⲩ</w:t>
            </w:r>
            <w:r w:rsidRPr="00FD37EA">
              <w:rPr>
                <w:rFonts w:ascii="Times New Roman" w:hAnsi="Times New Roman" w:cs="Times New Roman"/>
              </w:rPr>
              <w:t>ϫ</w:t>
            </w:r>
            <w:r w:rsidRPr="00FD37EA">
              <w:t>ⲁⲓ</w:t>
            </w:r>
          </w:p>
          <w:p w14:paraId="193472AB" w14:textId="77777777" w:rsidR="00E35F1F" w:rsidRDefault="00E35F1F" w:rsidP="00E35F1F">
            <w:pPr>
              <w:pStyle w:val="CopticVerse"/>
            </w:pPr>
            <w:r w:rsidRPr="00FD37EA">
              <w:t>ⲛ</w:t>
            </w:r>
            <w:r w:rsidRPr="00FD37EA">
              <w:rPr>
                <w:rFonts w:ascii="Times New Roman" w:hAnsi="Times New Roman" w:cs="Times New Roman"/>
              </w:rPr>
              <w:t>̀</w:t>
            </w:r>
            <w:r w:rsidRPr="00FD37EA">
              <w:t>ⲧⲉ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tc>
      </w:tr>
      <w:tr w:rsidR="00E35F1F" w14:paraId="65A95078" w14:textId="77777777" w:rsidTr="00E35F1F">
        <w:trPr>
          <w:cantSplit/>
          <w:jc w:val="center"/>
        </w:trPr>
        <w:tc>
          <w:tcPr>
            <w:tcW w:w="288" w:type="dxa"/>
          </w:tcPr>
          <w:p w14:paraId="3BA1E6C2" w14:textId="77777777" w:rsidR="00E35F1F" w:rsidRDefault="00E35F1F" w:rsidP="00E35F1F">
            <w:pPr>
              <w:pStyle w:val="CopticCross"/>
            </w:pPr>
          </w:p>
        </w:tc>
        <w:tc>
          <w:tcPr>
            <w:tcW w:w="3960" w:type="dxa"/>
          </w:tcPr>
          <w:p w14:paraId="4D1E80AF" w14:textId="0AA205C9" w:rsidR="00E35F1F" w:rsidRPr="007425E1" w:rsidRDefault="00F11EF4" w:rsidP="00E35F1F">
            <w:pPr>
              <w:pStyle w:val="EngHang"/>
            </w:pPr>
            <w:r>
              <w:t>Our Lord Jesus Christ</w:t>
            </w:r>
          </w:p>
          <w:p w14:paraId="263B9C1B" w14:textId="77777777" w:rsidR="00E35F1F" w:rsidRPr="007425E1" w:rsidRDefault="00E35F1F" w:rsidP="00E35F1F">
            <w:pPr>
              <w:pStyle w:val="EngHang"/>
            </w:pPr>
            <w:r w:rsidRPr="007425E1">
              <w:t xml:space="preserve">Gave a sign to his </w:t>
            </w:r>
            <w:commentRangeStart w:id="979"/>
            <w:r w:rsidRPr="007425E1">
              <w:t>servants</w:t>
            </w:r>
            <w:commentRangeEnd w:id="979"/>
            <w:r>
              <w:rPr>
                <w:rStyle w:val="CommentReference"/>
                <w:rFonts w:ascii="Times New Roman" w:eastAsiaTheme="minorHAnsi" w:hAnsi="Times New Roman" w:cstheme="minorBidi"/>
                <w:color w:val="auto"/>
              </w:rPr>
              <w:commentReference w:id="979"/>
            </w:r>
          </w:p>
          <w:p w14:paraId="57E08C2D" w14:textId="77777777" w:rsidR="00E35F1F" w:rsidRPr="007425E1" w:rsidRDefault="00E35F1F" w:rsidP="00E35F1F">
            <w:pPr>
              <w:pStyle w:val="EngHang"/>
            </w:pPr>
            <w:r w:rsidRPr="007425E1">
              <w:t>Who fear Him,</w:t>
            </w:r>
          </w:p>
          <w:p w14:paraId="5C6E886A" w14:textId="77777777" w:rsidR="00E35F1F" w:rsidRDefault="00E35F1F" w:rsidP="00E35F1F">
            <w:pPr>
              <w:pStyle w:val="EngHangEnd"/>
            </w:pPr>
            <w:commentRangeStart w:id="980"/>
            <w:r w:rsidRPr="007425E1">
              <w:t>To escape the face of the bows.</w:t>
            </w:r>
            <w:commentRangeEnd w:id="980"/>
            <w:r>
              <w:rPr>
                <w:rStyle w:val="CommentReference"/>
              </w:rPr>
              <w:commentReference w:id="980"/>
            </w:r>
          </w:p>
        </w:tc>
        <w:tc>
          <w:tcPr>
            <w:tcW w:w="288" w:type="dxa"/>
          </w:tcPr>
          <w:p w14:paraId="17744432" w14:textId="77777777" w:rsidR="00E35F1F" w:rsidRDefault="00E35F1F" w:rsidP="00E35F1F"/>
        </w:tc>
        <w:tc>
          <w:tcPr>
            <w:tcW w:w="288" w:type="dxa"/>
          </w:tcPr>
          <w:p w14:paraId="6268E50A" w14:textId="77777777" w:rsidR="00E35F1F" w:rsidRDefault="00E35F1F" w:rsidP="00E35F1F">
            <w:pPr>
              <w:pStyle w:val="CopticCross"/>
            </w:pPr>
          </w:p>
        </w:tc>
        <w:tc>
          <w:tcPr>
            <w:tcW w:w="3960" w:type="dxa"/>
          </w:tcPr>
          <w:p w14:paraId="6D279748" w14:textId="77777777" w:rsidR="00E35F1F" w:rsidRDefault="00E35F1F" w:rsidP="00E35F1F">
            <w:pPr>
              <w:pStyle w:val="CopticVersemulti-line"/>
            </w:pPr>
            <w:r w:rsidRPr="00FD37EA">
              <w:t>Ⲁ̀ Ⲡⲉⲛⲟ̅ⲥ̅ Ⲓⲏ̅ⲥ Ⲡⲭ̅ⲥ</w:t>
            </w:r>
          </w:p>
          <w:p w14:paraId="22E39F84" w14:textId="77777777" w:rsidR="00E35F1F" w:rsidRDefault="00E35F1F" w:rsidP="00E35F1F">
            <w:pPr>
              <w:pStyle w:val="CopticVersemulti-line"/>
            </w:pPr>
            <w:r w:rsidRPr="00FD37EA">
              <w:t>ϯ ⲛ̀ⲟⲩⲙⲏⲓⲛⲓ ⲛ̀ⲛⲉϥⲉ̀ⲃⲓⲁⲓⲕ</w:t>
            </w:r>
          </w:p>
          <w:p w14:paraId="116B5642" w14:textId="77777777" w:rsidR="00E35F1F" w:rsidRDefault="00E35F1F" w:rsidP="00E35F1F">
            <w:pPr>
              <w:pStyle w:val="CopticVersemulti-line"/>
            </w:pPr>
            <w:r w:rsidRPr="00FD37EA">
              <w:t>ⲛⲏⲉⲧⲉⲣϩⲟϯ ϧⲁⲧⲉϥϩⲏ</w:t>
            </w:r>
          </w:p>
          <w:p w14:paraId="5DD8EA81" w14:textId="77777777" w:rsidR="00E35F1F" w:rsidRDefault="00E35F1F" w:rsidP="00E35F1F">
            <w:pPr>
              <w:pStyle w:val="CopticVerse"/>
            </w:pPr>
            <w:r w:rsidRPr="00FD37EA">
              <w:t>ⲉⲑⲣⲟⲫⲱⲧ ⲉ̀ⲃⲟⲗ ϧⲁⲧ̀ϩⲏ ⲙ̀ⲡ̀ϩⲟ ⲛ̀ⲟⲩⲫⲓϯ</w:t>
            </w:r>
          </w:p>
        </w:tc>
      </w:tr>
      <w:tr w:rsidR="00E35F1F" w14:paraId="63425A01" w14:textId="77777777" w:rsidTr="00E35F1F">
        <w:trPr>
          <w:cantSplit/>
          <w:jc w:val="center"/>
        </w:trPr>
        <w:tc>
          <w:tcPr>
            <w:tcW w:w="288" w:type="dxa"/>
          </w:tcPr>
          <w:p w14:paraId="2B81043B" w14:textId="77777777" w:rsidR="00E35F1F" w:rsidRDefault="00E35F1F" w:rsidP="00E35F1F">
            <w:pPr>
              <w:pStyle w:val="CopticCross"/>
            </w:pPr>
            <w:r w:rsidRPr="00FB5ACB">
              <w:t>¿</w:t>
            </w:r>
          </w:p>
        </w:tc>
        <w:tc>
          <w:tcPr>
            <w:tcW w:w="3960" w:type="dxa"/>
          </w:tcPr>
          <w:p w14:paraId="0F8C0FD9" w14:textId="4F077C88" w:rsidR="00E35F1F" w:rsidRPr="007425E1" w:rsidRDefault="00F11EF4" w:rsidP="00E35F1F">
            <w:pPr>
              <w:pStyle w:val="EngHang"/>
            </w:pPr>
            <w:r>
              <w:t>Our Lord Jesus Christ</w:t>
            </w:r>
          </w:p>
          <w:p w14:paraId="0B48A518" w14:textId="77777777" w:rsidR="00E35F1F" w:rsidRPr="007425E1" w:rsidRDefault="00E35F1F" w:rsidP="00E35F1F">
            <w:pPr>
              <w:pStyle w:val="EngHang"/>
            </w:pPr>
            <w:r>
              <w:t>Gave a sign to his servants</w:t>
            </w:r>
          </w:p>
          <w:p w14:paraId="7CF2321A" w14:textId="77777777" w:rsidR="00E35F1F" w:rsidRPr="007425E1" w:rsidRDefault="00E35F1F" w:rsidP="00E35F1F">
            <w:pPr>
              <w:pStyle w:val="EngHang"/>
            </w:pPr>
            <w:r w:rsidRPr="007425E1">
              <w:t>Who fear Him,</w:t>
            </w:r>
          </w:p>
          <w:p w14:paraId="72790BF9" w14:textId="77777777" w:rsidR="00E35F1F" w:rsidRDefault="00E35F1F" w:rsidP="00E35F1F">
            <w:pPr>
              <w:pStyle w:val="EngHangEnd"/>
            </w:pPr>
            <w:r w:rsidRPr="007425E1">
              <w:t>To shut the mouths of lions.</w:t>
            </w:r>
          </w:p>
        </w:tc>
        <w:tc>
          <w:tcPr>
            <w:tcW w:w="288" w:type="dxa"/>
          </w:tcPr>
          <w:p w14:paraId="28CD4B77" w14:textId="77777777" w:rsidR="00E35F1F" w:rsidRDefault="00E35F1F" w:rsidP="00E35F1F"/>
        </w:tc>
        <w:tc>
          <w:tcPr>
            <w:tcW w:w="288" w:type="dxa"/>
          </w:tcPr>
          <w:p w14:paraId="66D4DF62" w14:textId="77777777" w:rsidR="00E35F1F" w:rsidRDefault="00E35F1F" w:rsidP="00E35F1F">
            <w:pPr>
              <w:pStyle w:val="CopticCross"/>
            </w:pPr>
            <w:r w:rsidRPr="00FB5ACB">
              <w:t>¿</w:t>
            </w:r>
          </w:p>
        </w:tc>
        <w:tc>
          <w:tcPr>
            <w:tcW w:w="3960" w:type="dxa"/>
          </w:tcPr>
          <w:p w14:paraId="0F8A9390" w14:textId="77777777" w:rsidR="00E35F1F" w:rsidRDefault="00E35F1F" w:rsidP="00E35F1F">
            <w:pPr>
              <w:pStyle w:val="CopticVersemulti-line"/>
            </w:pPr>
            <w:r w:rsidRPr="00FD37EA">
              <w:t>Ⲁ̀ Ⲡⲉⲛⲟ̅ⲥ̅ Ⲓⲏ̅ⲥ Ⲡⲭ̅ⲥ</w:t>
            </w:r>
          </w:p>
          <w:p w14:paraId="524BB070" w14:textId="77777777" w:rsidR="00E35F1F" w:rsidRDefault="00E35F1F" w:rsidP="00E35F1F">
            <w:pPr>
              <w:pStyle w:val="CopticVersemulti-line"/>
            </w:pPr>
            <w:r w:rsidRPr="00FD37EA">
              <w:t>ϯ ⲛ̀ⲟⲩⲙⲏⲓⲛⲓ ⲛ̀ⲛⲉϥⲉ̀ⲃⲓⲁⲓⲕ</w:t>
            </w:r>
          </w:p>
          <w:p w14:paraId="3CBC8A36" w14:textId="77777777" w:rsidR="00E35F1F" w:rsidRDefault="00E35F1F" w:rsidP="00E35F1F">
            <w:pPr>
              <w:pStyle w:val="CopticVersemulti-line"/>
            </w:pPr>
            <w:r w:rsidRPr="00FD37EA">
              <w:t>ⲛⲏⲉⲧⲉⲣϩⲟϯ ϧⲁⲧⲉϥϩⲏ</w:t>
            </w:r>
          </w:p>
          <w:p w14:paraId="280F0512" w14:textId="77777777" w:rsidR="00E35F1F" w:rsidRDefault="00E35F1F" w:rsidP="00E35F1F">
            <w:pPr>
              <w:pStyle w:val="CopticVerse"/>
            </w:pPr>
            <w:r w:rsidRPr="00FD37EA">
              <w:t>ⲉⲑⲣⲟⲩⲑⲱⲙ ⲛ̀ⲣⲱⲟⲩ ⲛ̀ⲛⲓⲙⲟⲩⲓ̀</w:t>
            </w:r>
          </w:p>
        </w:tc>
      </w:tr>
      <w:tr w:rsidR="00E35F1F" w14:paraId="2CE3544A" w14:textId="77777777" w:rsidTr="00E35F1F">
        <w:trPr>
          <w:cantSplit/>
          <w:jc w:val="center"/>
        </w:trPr>
        <w:tc>
          <w:tcPr>
            <w:tcW w:w="288" w:type="dxa"/>
          </w:tcPr>
          <w:p w14:paraId="0383C9BC" w14:textId="77777777" w:rsidR="00E35F1F" w:rsidRDefault="00E35F1F" w:rsidP="00E35F1F">
            <w:pPr>
              <w:pStyle w:val="CopticCross"/>
            </w:pPr>
            <w:r w:rsidRPr="00FB5ACB">
              <w:t>¿</w:t>
            </w:r>
          </w:p>
        </w:tc>
        <w:tc>
          <w:tcPr>
            <w:tcW w:w="3960" w:type="dxa"/>
          </w:tcPr>
          <w:p w14:paraId="71DEDDF4" w14:textId="0BAD5A5C" w:rsidR="00E35F1F" w:rsidRPr="007425E1" w:rsidRDefault="00F11EF4" w:rsidP="00E35F1F">
            <w:pPr>
              <w:pStyle w:val="EngHang"/>
            </w:pPr>
            <w:r>
              <w:t>Our Lord Jesus Christ</w:t>
            </w:r>
          </w:p>
          <w:p w14:paraId="0DF5BD60" w14:textId="77777777" w:rsidR="00E35F1F" w:rsidRPr="007425E1" w:rsidRDefault="00E35F1F" w:rsidP="00E35F1F">
            <w:pPr>
              <w:pStyle w:val="EngHang"/>
            </w:pPr>
            <w:r>
              <w:t>Gave a sign to his servants</w:t>
            </w:r>
          </w:p>
          <w:p w14:paraId="276EB65C" w14:textId="77777777" w:rsidR="00E35F1F" w:rsidRPr="007425E1" w:rsidRDefault="00E35F1F" w:rsidP="00E35F1F">
            <w:pPr>
              <w:pStyle w:val="EngHang"/>
            </w:pPr>
            <w:r w:rsidRPr="007425E1">
              <w:t>Who fear Him,</w:t>
            </w:r>
          </w:p>
          <w:p w14:paraId="5D56C0E3" w14:textId="77777777" w:rsidR="00E35F1F" w:rsidRDefault="00E35F1F" w:rsidP="00E35F1F">
            <w:pPr>
              <w:pStyle w:val="EngHangEnd"/>
            </w:pPr>
            <w:r w:rsidRPr="007425E1">
              <w:t>To quench the power of fire.</w:t>
            </w:r>
          </w:p>
        </w:tc>
        <w:tc>
          <w:tcPr>
            <w:tcW w:w="288" w:type="dxa"/>
          </w:tcPr>
          <w:p w14:paraId="643299A8" w14:textId="77777777" w:rsidR="00E35F1F" w:rsidRDefault="00E35F1F" w:rsidP="00E35F1F"/>
        </w:tc>
        <w:tc>
          <w:tcPr>
            <w:tcW w:w="288" w:type="dxa"/>
          </w:tcPr>
          <w:p w14:paraId="043DB008" w14:textId="77777777" w:rsidR="00E35F1F" w:rsidRDefault="00E35F1F" w:rsidP="00E35F1F">
            <w:pPr>
              <w:pStyle w:val="CopticCross"/>
            </w:pPr>
            <w:r w:rsidRPr="00FB5ACB">
              <w:t>¿</w:t>
            </w:r>
          </w:p>
        </w:tc>
        <w:tc>
          <w:tcPr>
            <w:tcW w:w="3960" w:type="dxa"/>
          </w:tcPr>
          <w:p w14:paraId="4D96C8E5" w14:textId="77777777" w:rsidR="00E35F1F" w:rsidRDefault="00E35F1F" w:rsidP="00E35F1F">
            <w:pPr>
              <w:pStyle w:val="CopticVersemulti-line"/>
            </w:pPr>
            <w:r w:rsidRPr="00FD37EA">
              <w:t>Ⲁ̀ Ⲡⲉⲛⲟ̅ⲥ̅ Ⲓⲏ̅ⲥ Ⲡⲭ̅ⲥ</w:t>
            </w:r>
          </w:p>
          <w:p w14:paraId="2CA5D68E" w14:textId="77777777" w:rsidR="00E35F1F" w:rsidRDefault="00E35F1F" w:rsidP="00E35F1F">
            <w:pPr>
              <w:pStyle w:val="CopticVersemulti-line"/>
            </w:pPr>
            <w:r w:rsidRPr="00FD37EA">
              <w:t>ϯ ⲛ̀ⲟⲩⲙⲏⲓⲛⲓ ⲛ̀ⲛⲉϥⲉ̀ⲃⲓⲁⲓⲕ</w:t>
            </w:r>
          </w:p>
          <w:p w14:paraId="7124C57F" w14:textId="77777777" w:rsidR="00E35F1F" w:rsidRDefault="00E35F1F" w:rsidP="00E35F1F">
            <w:pPr>
              <w:pStyle w:val="CopticVersemulti-line"/>
            </w:pPr>
            <w:r w:rsidRPr="00FD37EA">
              <w:t>ⲛⲏⲉⲧⲉⲣϩⲟϯ ϧⲁⲧⲉϥϩⲏ</w:t>
            </w:r>
          </w:p>
          <w:p w14:paraId="2AB99705" w14:textId="77777777" w:rsidR="00E35F1F" w:rsidRDefault="00E35F1F" w:rsidP="00E35F1F">
            <w:pPr>
              <w:pStyle w:val="CopticVerse"/>
            </w:pPr>
            <w:r w:rsidRPr="00FD37EA">
              <w:t>ⲉⲑⲣⲟⲩⲱ̀ϣⲉⲙ ⲛ̀ⲧ̀ϫⲟⲙ ⲛ̀ⲧⲉ ⲡⲓⲭ̀ⲣⲱⲙ</w:t>
            </w:r>
          </w:p>
        </w:tc>
      </w:tr>
      <w:tr w:rsidR="00E35F1F" w14:paraId="01D5C15E" w14:textId="77777777" w:rsidTr="00E35F1F">
        <w:trPr>
          <w:cantSplit/>
          <w:jc w:val="center"/>
        </w:trPr>
        <w:tc>
          <w:tcPr>
            <w:tcW w:w="288" w:type="dxa"/>
          </w:tcPr>
          <w:p w14:paraId="28255A93" w14:textId="77777777" w:rsidR="00E35F1F" w:rsidRDefault="00E35F1F" w:rsidP="00E35F1F">
            <w:pPr>
              <w:pStyle w:val="CopticCross"/>
            </w:pPr>
          </w:p>
        </w:tc>
        <w:tc>
          <w:tcPr>
            <w:tcW w:w="3960" w:type="dxa"/>
          </w:tcPr>
          <w:p w14:paraId="3C107C04" w14:textId="7BAD6A6E" w:rsidR="00E35F1F" w:rsidRPr="007425E1" w:rsidRDefault="00F11EF4" w:rsidP="00E35F1F">
            <w:pPr>
              <w:pStyle w:val="EngHang"/>
            </w:pPr>
            <w:r>
              <w:t>Our Lord Jesus Christ</w:t>
            </w:r>
          </w:p>
          <w:p w14:paraId="5F726B49" w14:textId="77777777" w:rsidR="00E35F1F" w:rsidRPr="007425E1" w:rsidRDefault="00E35F1F" w:rsidP="00E35F1F">
            <w:pPr>
              <w:pStyle w:val="EngHang"/>
            </w:pPr>
            <w:r>
              <w:t>Gave a sign to his servants</w:t>
            </w:r>
          </w:p>
          <w:p w14:paraId="438AB473" w14:textId="77777777" w:rsidR="00E35F1F" w:rsidRPr="007425E1" w:rsidRDefault="00E35F1F" w:rsidP="00E35F1F">
            <w:pPr>
              <w:pStyle w:val="EngHang"/>
            </w:pPr>
            <w:r w:rsidRPr="007425E1">
              <w:t>Who fear Him,</w:t>
            </w:r>
          </w:p>
          <w:p w14:paraId="3B396CF4" w14:textId="77777777" w:rsidR="00E35F1F" w:rsidRDefault="00E35F1F" w:rsidP="00E35F1F">
            <w:pPr>
              <w:pStyle w:val="EngHangEnd"/>
            </w:pPr>
            <w:r w:rsidRPr="007425E1">
              <w:t>To cast out demons.</w:t>
            </w:r>
          </w:p>
        </w:tc>
        <w:tc>
          <w:tcPr>
            <w:tcW w:w="288" w:type="dxa"/>
          </w:tcPr>
          <w:p w14:paraId="2515A9EE" w14:textId="77777777" w:rsidR="00E35F1F" w:rsidRDefault="00E35F1F" w:rsidP="00E35F1F"/>
        </w:tc>
        <w:tc>
          <w:tcPr>
            <w:tcW w:w="288" w:type="dxa"/>
          </w:tcPr>
          <w:p w14:paraId="4B24C868" w14:textId="77777777" w:rsidR="00E35F1F" w:rsidRDefault="00E35F1F" w:rsidP="00E35F1F">
            <w:pPr>
              <w:pStyle w:val="CopticCross"/>
            </w:pPr>
          </w:p>
        </w:tc>
        <w:tc>
          <w:tcPr>
            <w:tcW w:w="3960" w:type="dxa"/>
          </w:tcPr>
          <w:p w14:paraId="5D29196B" w14:textId="77777777" w:rsidR="00E35F1F" w:rsidRDefault="00E35F1F" w:rsidP="00E35F1F">
            <w:pPr>
              <w:pStyle w:val="CopticVersemulti-line"/>
            </w:pPr>
            <w:r w:rsidRPr="00FD37EA">
              <w:t>Ⲁ̀ Ⲡⲉⲛⲟ̅ⲥ̅ Ⲓⲏ̅ⲥ Ⲡⲭ̅ⲥ</w:t>
            </w:r>
          </w:p>
          <w:p w14:paraId="0CC0FD55" w14:textId="77777777" w:rsidR="00E35F1F" w:rsidRDefault="00E35F1F" w:rsidP="00E35F1F">
            <w:pPr>
              <w:pStyle w:val="CopticVersemulti-line"/>
            </w:pPr>
            <w:r w:rsidRPr="00FD37EA">
              <w:t>ϯ ⲛ̀ⲟⲩⲙⲏⲓⲛⲓ ⲛ̀ⲛⲉϥⲉ̀ⲃⲓⲁⲓⲕ</w:t>
            </w:r>
          </w:p>
          <w:p w14:paraId="62C36916" w14:textId="77777777" w:rsidR="00E35F1F" w:rsidRDefault="00E35F1F" w:rsidP="00E35F1F">
            <w:pPr>
              <w:pStyle w:val="CopticVersemulti-line"/>
            </w:pPr>
            <w:r w:rsidRPr="00FD37EA">
              <w:t>ⲛⲏⲉⲧⲉⲣϩⲟϯ ϧⲁⲧⲉϥϩⲏ</w:t>
            </w:r>
          </w:p>
          <w:p w14:paraId="7DA36E92" w14:textId="77777777" w:rsidR="00E35F1F" w:rsidRDefault="00E35F1F" w:rsidP="00E35F1F">
            <w:pPr>
              <w:pStyle w:val="CopticVersemulti-line"/>
            </w:pPr>
            <w:commentRangeStart w:id="981"/>
            <w:r w:rsidRPr="00FA5B8C">
              <w:t>ⲉⲑⲣⲟⲩⲱ̀ϣⲉⲙ ⲛ̀ⲧ̀ϫⲟⲙ ⲛ̀ⲧⲉ ⲡⲓⲭ̀ⲣⲱⲙ</w:t>
            </w:r>
            <w:commentRangeEnd w:id="981"/>
            <w:r>
              <w:rPr>
                <w:rStyle w:val="CommentReference"/>
                <w:rFonts w:ascii="Garamond" w:hAnsi="Garamond" w:cstheme="minorBidi"/>
                <w:noProof w:val="0"/>
                <w:lang w:val="en-CA"/>
              </w:rPr>
              <w:commentReference w:id="981"/>
            </w:r>
          </w:p>
        </w:tc>
      </w:tr>
      <w:tr w:rsidR="00E35F1F" w14:paraId="23EA4D34" w14:textId="77777777" w:rsidTr="00E35F1F">
        <w:trPr>
          <w:cantSplit/>
          <w:jc w:val="center"/>
        </w:trPr>
        <w:tc>
          <w:tcPr>
            <w:tcW w:w="288" w:type="dxa"/>
          </w:tcPr>
          <w:p w14:paraId="0067DD0A" w14:textId="77777777" w:rsidR="00E35F1F" w:rsidRDefault="00E35F1F" w:rsidP="00E35F1F">
            <w:pPr>
              <w:pStyle w:val="CopticCross"/>
            </w:pPr>
          </w:p>
        </w:tc>
        <w:tc>
          <w:tcPr>
            <w:tcW w:w="3960" w:type="dxa"/>
          </w:tcPr>
          <w:p w14:paraId="2B976A5B" w14:textId="641A7F68" w:rsidR="00E35F1F" w:rsidRPr="007425E1" w:rsidRDefault="00F11EF4" w:rsidP="00E35F1F">
            <w:pPr>
              <w:pStyle w:val="EngHang"/>
            </w:pPr>
            <w:r>
              <w:t>Our Lord Jesus Christ</w:t>
            </w:r>
          </w:p>
          <w:p w14:paraId="6AD7E57D" w14:textId="77777777" w:rsidR="00E35F1F" w:rsidRPr="007425E1" w:rsidRDefault="00E35F1F" w:rsidP="00E35F1F">
            <w:pPr>
              <w:pStyle w:val="EngHang"/>
            </w:pPr>
            <w:r>
              <w:t>Gave a sign to his servants</w:t>
            </w:r>
          </w:p>
          <w:p w14:paraId="778BE471" w14:textId="77777777" w:rsidR="00E35F1F" w:rsidRPr="007425E1" w:rsidRDefault="00E35F1F" w:rsidP="00E35F1F">
            <w:pPr>
              <w:pStyle w:val="EngHang"/>
            </w:pPr>
            <w:r w:rsidRPr="007425E1">
              <w:t>Who fear Him,</w:t>
            </w:r>
          </w:p>
          <w:p w14:paraId="4CC7C2F4" w14:textId="203A22CC" w:rsidR="00E35F1F" w:rsidRDefault="00E35F1F" w:rsidP="00CF15BA">
            <w:pPr>
              <w:pStyle w:val="EngHangEnd"/>
            </w:pPr>
            <w:r>
              <w:t xml:space="preserve">to have </w:t>
            </w:r>
            <w:r w:rsidR="00CF15BA">
              <w:t>dominion</w:t>
            </w:r>
            <w:r>
              <w:t xml:space="preserve"> over their enemies.</w:t>
            </w:r>
          </w:p>
        </w:tc>
        <w:tc>
          <w:tcPr>
            <w:tcW w:w="288" w:type="dxa"/>
          </w:tcPr>
          <w:p w14:paraId="268EE6E1" w14:textId="77777777" w:rsidR="00E35F1F" w:rsidRDefault="00E35F1F" w:rsidP="00E35F1F"/>
        </w:tc>
        <w:tc>
          <w:tcPr>
            <w:tcW w:w="288" w:type="dxa"/>
          </w:tcPr>
          <w:p w14:paraId="533C1037" w14:textId="77777777" w:rsidR="00E35F1F" w:rsidRDefault="00E35F1F" w:rsidP="00E35F1F">
            <w:pPr>
              <w:pStyle w:val="CopticCross"/>
            </w:pPr>
          </w:p>
        </w:tc>
        <w:tc>
          <w:tcPr>
            <w:tcW w:w="3960" w:type="dxa"/>
          </w:tcPr>
          <w:p w14:paraId="4246FCF3" w14:textId="77777777" w:rsidR="00E35F1F" w:rsidRDefault="00E35F1F" w:rsidP="00E35F1F">
            <w:pPr>
              <w:pStyle w:val="CopticVersemulti-line"/>
            </w:pPr>
            <w:r w:rsidRPr="00FD37EA">
              <w:t>Ⲁ̀ Ⲡⲉⲛⲟ̅ⲥ̅ Ⲓⲏ̅ⲥ Ⲡⲭ̅ⲥ</w:t>
            </w:r>
          </w:p>
          <w:p w14:paraId="3862D07E" w14:textId="77777777" w:rsidR="00E35F1F" w:rsidRDefault="00E35F1F" w:rsidP="00E35F1F">
            <w:pPr>
              <w:pStyle w:val="CopticVersemulti-line"/>
            </w:pPr>
            <w:r w:rsidRPr="00FD37EA">
              <w:t>ϯ ⲛ̀ⲟⲩⲙⲏⲓⲛⲓ ⲛ̀ⲛⲉϥⲉ̀ⲃⲓⲁⲓⲕ</w:t>
            </w:r>
          </w:p>
          <w:p w14:paraId="41E53FED" w14:textId="77777777" w:rsidR="00E35F1F" w:rsidRDefault="00E35F1F" w:rsidP="00E35F1F">
            <w:pPr>
              <w:pStyle w:val="CopticVersemulti-line"/>
            </w:pPr>
            <w:r w:rsidRPr="00FD37EA">
              <w:t>ⲛⲏⲉⲧⲉⲣϩⲟϯ ϧⲁⲧⲉϥϩⲏ</w:t>
            </w:r>
          </w:p>
          <w:p w14:paraId="12D22BE3" w14:textId="77777777" w:rsidR="00E35F1F" w:rsidRDefault="00E35F1F" w:rsidP="00E35F1F">
            <w:pPr>
              <w:pStyle w:val="CopticVerse"/>
            </w:pPr>
            <w:r w:rsidRPr="00FD37EA">
              <w:t>ⲉⲑⲣⲟⲩⲉⲣⲟ̅ⲥ̅ ⲉ̀ϫⲉⲛ ⲛⲟⲩϫⲁϫⲓ</w:t>
            </w:r>
          </w:p>
        </w:tc>
      </w:tr>
      <w:tr w:rsidR="00E35F1F" w14:paraId="3E517FA6" w14:textId="77777777" w:rsidTr="00E35F1F">
        <w:trPr>
          <w:cantSplit/>
          <w:jc w:val="center"/>
        </w:trPr>
        <w:tc>
          <w:tcPr>
            <w:tcW w:w="288" w:type="dxa"/>
          </w:tcPr>
          <w:p w14:paraId="6EA07E08" w14:textId="77777777" w:rsidR="00E35F1F" w:rsidRDefault="00E35F1F" w:rsidP="00E35F1F">
            <w:pPr>
              <w:pStyle w:val="CopticCross"/>
            </w:pPr>
            <w:r w:rsidRPr="00FB5ACB">
              <w:t>¿</w:t>
            </w:r>
          </w:p>
        </w:tc>
        <w:tc>
          <w:tcPr>
            <w:tcW w:w="3960" w:type="dxa"/>
          </w:tcPr>
          <w:p w14:paraId="1E0FF750" w14:textId="21189996" w:rsidR="00E35F1F" w:rsidRPr="007425E1" w:rsidRDefault="00F11EF4" w:rsidP="00E35F1F">
            <w:pPr>
              <w:pStyle w:val="EngHang"/>
            </w:pPr>
            <w:r>
              <w:t>Our Lord Jesus Christ</w:t>
            </w:r>
          </w:p>
          <w:p w14:paraId="658F7C05" w14:textId="77777777" w:rsidR="00E35F1F" w:rsidRPr="007425E1" w:rsidRDefault="00E35F1F" w:rsidP="00E35F1F">
            <w:pPr>
              <w:pStyle w:val="EngHang"/>
            </w:pPr>
            <w:r>
              <w:t>Gave a sign to his servants</w:t>
            </w:r>
          </w:p>
          <w:p w14:paraId="4C95C25A" w14:textId="77777777" w:rsidR="00E35F1F" w:rsidRPr="007425E1" w:rsidRDefault="00E35F1F" w:rsidP="00E35F1F">
            <w:pPr>
              <w:pStyle w:val="EngHang"/>
            </w:pPr>
            <w:r w:rsidRPr="007425E1">
              <w:t>Who fear Him,</w:t>
            </w:r>
          </w:p>
          <w:p w14:paraId="284DDE2C" w14:textId="77777777" w:rsidR="00E35F1F" w:rsidRDefault="00E35F1F" w:rsidP="00E35F1F">
            <w:pPr>
              <w:pStyle w:val="EngHangEnd"/>
            </w:pPr>
            <w:r w:rsidRPr="007425E1">
              <w:t>To heal all sicknesses.</w:t>
            </w:r>
          </w:p>
        </w:tc>
        <w:tc>
          <w:tcPr>
            <w:tcW w:w="288" w:type="dxa"/>
          </w:tcPr>
          <w:p w14:paraId="4E5111E7" w14:textId="77777777" w:rsidR="00E35F1F" w:rsidRDefault="00E35F1F" w:rsidP="00E35F1F"/>
        </w:tc>
        <w:tc>
          <w:tcPr>
            <w:tcW w:w="288" w:type="dxa"/>
          </w:tcPr>
          <w:p w14:paraId="1728B58B" w14:textId="77777777" w:rsidR="00E35F1F" w:rsidRDefault="00E35F1F" w:rsidP="00E35F1F">
            <w:pPr>
              <w:pStyle w:val="CopticCross"/>
            </w:pPr>
            <w:r w:rsidRPr="00FB5ACB">
              <w:t>¿</w:t>
            </w:r>
          </w:p>
        </w:tc>
        <w:tc>
          <w:tcPr>
            <w:tcW w:w="3960" w:type="dxa"/>
          </w:tcPr>
          <w:p w14:paraId="0FC95B2F" w14:textId="77777777" w:rsidR="00E35F1F" w:rsidRDefault="00E35F1F" w:rsidP="00E35F1F">
            <w:pPr>
              <w:pStyle w:val="CopticVersemulti-line"/>
            </w:pPr>
            <w:r w:rsidRPr="00FD37EA">
              <w:t>Ⲁ̀ Ⲡⲉⲛⲟ̅ⲥ̅ Ⲓⲏ̅ⲥ Ⲡⲭ̅ⲥ</w:t>
            </w:r>
          </w:p>
          <w:p w14:paraId="3ABBCAB4" w14:textId="77777777" w:rsidR="00E35F1F" w:rsidRDefault="00E35F1F" w:rsidP="00E35F1F">
            <w:pPr>
              <w:pStyle w:val="CopticVersemulti-line"/>
            </w:pPr>
            <w:r w:rsidRPr="00FD37EA">
              <w:t>ϯ ⲛ̀ⲟⲩⲙⲏⲓⲛⲓ ⲛ̀ⲛⲉϥⲉ̀ⲃⲓⲁⲓⲕ</w:t>
            </w:r>
          </w:p>
          <w:p w14:paraId="515C30CF" w14:textId="77777777" w:rsidR="00E35F1F" w:rsidRDefault="00E35F1F" w:rsidP="00E35F1F">
            <w:pPr>
              <w:pStyle w:val="CopticVersemulti-line"/>
            </w:pPr>
            <w:r w:rsidRPr="00FD37EA">
              <w:t>ⲛⲏⲉⲧⲉⲣϩⲟϯ ϧⲁⲧⲉϥϩⲏ</w:t>
            </w:r>
          </w:p>
          <w:p w14:paraId="58C951BC" w14:textId="77777777" w:rsidR="00E35F1F" w:rsidRDefault="00E35F1F" w:rsidP="00E35F1F">
            <w:pPr>
              <w:pStyle w:val="CopticVerse"/>
            </w:pPr>
            <w:r w:rsidRPr="00FD37EA">
              <w:t>ⲉⲑⲣⲟⲩⲧⲁⲗϬⲟ ̀ⲛϣⲱⲛⲓ ⲛⲓⲃⲉⲛ</w:t>
            </w:r>
          </w:p>
        </w:tc>
      </w:tr>
      <w:tr w:rsidR="00E35F1F" w14:paraId="1134502C" w14:textId="77777777" w:rsidTr="00E35F1F">
        <w:trPr>
          <w:cantSplit/>
          <w:jc w:val="center"/>
        </w:trPr>
        <w:tc>
          <w:tcPr>
            <w:tcW w:w="288" w:type="dxa"/>
          </w:tcPr>
          <w:p w14:paraId="579AE1CA" w14:textId="77777777" w:rsidR="00E35F1F" w:rsidRDefault="00E35F1F" w:rsidP="00E35F1F">
            <w:pPr>
              <w:pStyle w:val="CopticCross"/>
            </w:pPr>
            <w:r w:rsidRPr="00FB5ACB">
              <w:t>¿</w:t>
            </w:r>
          </w:p>
        </w:tc>
        <w:tc>
          <w:tcPr>
            <w:tcW w:w="3960" w:type="dxa"/>
          </w:tcPr>
          <w:p w14:paraId="6BD4DE18" w14:textId="061ADF0A" w:rsidR="00E35F1F" w:rsidRPr="007425E1" w:rsidRDefault="00E35F1F" w:rsidP="00E35F1F">
            <w:pPr>
              <w:pStyle w:val="EngHang"/>
            </w:pPr>
            <w:r>
              <w:t>Therefore</w:t>
            </w:r>
            <w:r w:rsidR="00F11EF4">
              <w:t xml:space="preserve"> let us glorify</w:t>
            </w:r>
          </w:p>
          <w:p w14:paraId="60592525" w14:textId="77777777" w:rsidR="00E35F1F" w:rsidRPr="007425E1" w:rsidRDefault="00E35F1F" w:rsidP="00E35F1F">
            <w:pPr>
              <w:pStyle w:val="EngHang"/>
            </w:pPr>
            <w:r w:rsidRPr="007425E1">
              <w:t>Our Lord Jesus Christ,</w:t>
            </w:r>
          </w:p>
          <w:p w14:paraId="56F2E1F8" w14:textId="77777777" w:rsidR="00E35F1F" w:rsidRPr="007425E1" w:rsidRDefault="00E35F1F" w:rsidP="00E35F1F">
            <w:pPr>
              <w:pStyle w:val="EngHang"/>
            </w:pPr>
            <w:r w:rsidRPr="007425E1">
              <w:t>And His Good Father,</w:t>
            </w:r>
          </w:p>
          <w:p w14:paraId="3ED3C5A7" w14:textId="77777777" w:rsidR="00E35F1F" w:rsidRDefault="00E35F1F" w:rsidP="00E35F1F">
            <w:pPr>
              <w:pStyle w:val="EngHangEnd"/>
            </w:pPr>
            <w:r w:rsidRPr="007425E1">
              <w:t>And the Holy Spirit.</w:t>
            </w:r>
          </w:p>
        </w:tc>
        <w:tc>
          <w:tcPr>
            <w:tcW w:w="288" w:type="dxa"/>
          </w:tcPr>
          <w:p w14:paraId="5D527A59" w14:textId="77777777" w:rsidR="00E35F1F" w:rsidRDefault="00E35F1F" w:rsidP="00E35F1F"/>
        </w:tc>
        <w:tc>
          <w:tcPr>
            <w:tcW w:w="288" w:type="dxa"/>
          </w:tcPr>
          <w:p w14:paraId="402C8AA3" w14:textId="77777777" w:rsidR="00E35F1F" w:rsidRDefault="00E35F1F" w:rsidP="00E35F1F">
            <w:pPr>
              <w:pStyle w:val="CopticCross"/>
            </w:pPr>
            <w:r w:rsidRPr="00FB5ACB">
              <w:t>¿</w:t>
            </w:r>
          </w:p>
        </w:tc>
        <w:tc>
          <w:tcPr>
            <w:tcW w:w="3960" w:type="dxa"/>
          </w:tcPr>
          <w:p w14:paraId="07CF750C" w14:textId="77777777" w:rsidR="00E35F1F" w:rsidRDefault="00E35F1F" w:rsidP="00E35F1F">
            <w:pPr>
              <w:pStyle w:val="CopticVersemulti-line"/>
            </w:pPr>
            <w:r w:rsidRPr="00FD37EA">
              <w:t>ⲉⲑⲃⲉ ⲫⲁⲓ ⲙⲁⲣⲉⲛϯ̀ⲱⲟⲩ</w:t>
            </w:r>
          </w:p>
          <w:p w14:paraId="3CC9FB11" w14:textId="77777777" w:rsidR="00E35F1F" w:rsidRDefault="00E35F1F" w:rsidP="00E35F1F">
            <w:pPr>
              <w:pStyle w:val="CopticVersemulti-line"/>
            </w:pPr>
            <w:r w:rsidRPr="00FD37EA">
              <w:t>ⲙ</w:t>
            </w:r>
            <w:r>
              <w:t>̀</w:t>
            </w:r>
            <w:r w:rsidRPr="00FD37EA">
              <w:t>ⲡⲉⲛⲟ̅ⲥ̅ Ⲓⲏ̅ⲥ Ⲡⲭ̅ⲥ</w:t>
            </w:r>
          </w:p>
          <w:p w14:paraId="2BB18D60" w14:textId="77777777" w:rsidR="00E35F1F" w:rsidRDefault="00E35F1F" w:rsidP="00E35F1F">
            <w:pPr>
              <w:pStyle w:val="CopticVersemulti-line"/>
            </w:pPr>
            <w:r w:rsidRPr="00FD37EA">
              <w:t>ⲛⲉⲙ ⲡⲉϥⲓⲱⲧ ̀ⲛ̀ⲁⲅⲁⲑⲟⲥ</w:t>
            </w:r>
          </w:p>
          <w:p w14:paraId="55895951" w14:textId="77777777" w:rsidR="00E35F1F" w:rsidRDefault="00E35F1F" w:rsidP="00E35F1F">
            <w:pPr>
              <w:pStyle w:val="CopticVerse"/>
            </w:pPr>
            <w:r w:rsidRPr="00FD37EA">
              <w:t>ⲛⲉⲙ ⲡⲓⲡⲛⲉⲩⲙⲁ ⲉⲑⲟⲩⲁⲃ</w:t>
            </w:r>
          </w:p>
        </w:tc>
      </w:tr>
      <w:tr w:rsidR="00E35F1F" w14:paraId="39E4D6C5" w14:textId="77777777" w:rsidTr="00E35F1F">
        <w:trPr>
          <w:cantSplit/>
          <w:jc w:val="center"/>
        </w:trPr>
        <w:tc>
          <w:tcPr>
            <w:tcW w:w="288" w:type="dxa"/>
          </w:tcPr>
          <w:p w14:paraId="1EF45000" w14:textId="77777777" w:rsidR="00E35F1F" w:rsidRDefault="00E35F1F" w:rsidP="00E35F1F">
            <w:pPr>
              <w:pStyle w:val="CopticCross"/>
            </w:pPr>
          </w:p>
        </w:tc>
        <w:tc>
          <w:tcPr>
            <w:tcW w:w="3960" w:type="dxa"/>
          </w:tcPr>
          <w:p w14:paraId="1DADC354" w14:textId="77777777" w:rsidR="00E35F1F" w:rsidRPr="00163C7F" w:rsidRDefault="00E35F1F" w:rsidP="00E35F1F">
            <w:pPr>
              <w:pStyle w:val="EngHang"/>
            </w:pPr>
            <w:r w:rsidRPr="00163C7F">
              <w:t>This is the Name of Salvation,</w:t>
            </w:r>
          </w:p>
          <w:p w14:paraId="2E2B3141" w14:textId="77777777" w:rsidR="00E35F1F" w:rsidRPr="00163C7F" w:rsidRDefault="00E35F1F" w:rsidP="00E35F1F">
            <w:pPr>
              <w:pStyle w:val="EngHang"/>
            </w:pPr>
            <w:r w:rsidRPr="00163C7F">
              <w:t>Of our Lord Jesus Christ,</w:t>
            </w:r>
          </w:p>
          <w:p w14:paraId="4A0D45E2" w14:textId="77777777" w:rsidR="00E35F1F" w:rsidRPr="00163C7F" w:rsidRDefault="00E35F1F" w:rsidP="00E35F1F">
            <w:pPr>
              <w:pStyle w:val="EngHang"/>
            </w:pPr>
            <w:r w:rsidRPr="00163C7F">
              <w:t>And His life-giving Cross,</w:t>
            </w:r>
          </w:p>
          <w:p w14:paraId="7A3EBC93" w14:textId="77777777" w:rsidR="00E35F1F" w:rsidRPr="00163C7F" w:rsidRDefault="00E35F1F" w:rsidP="00E35F1F">
            <w:pPr>
              <w:pStyle w:val="EngHangEnd"/>
            </w:pPr>
            <w:r w:rsidRPr="00163C7F">
              <w:t>Upon which He was crucified.</w:t>
            </w:r>
          </w:p>
        </w:tc>
        <w:tc>
          <w:tcPr>
            <w:tcW w:w="288" w:type="dxa"/>
          </w:tcPr>
          <w:p w14:paraId="53D54C8F" w14:textId="77777777" w:rsidR="00E35F1F" w:rsidRDefault="00E35F1F" w:rsidP="00E35F1F"/>
        </w:tc>
        <w:tc>
          <w:tcPr>
            <w:tcW w:w="288" w:type="dxa"/>
          </w:tcPr>
          <w:p w14:paraId="38E6FF36" w14:textId="77777777" w:rsidR="00E35F1F" w:rsidRDefault="00E35F1F" w:rsidP="00E35F1F">
            <w:pPr>
              <w:pStyle w:val="CopticCross"/>
            </w:pPr>
          </w:p>
        </w:tc>
        <w:tc>
          <w:tcPr>
            <w:tcW w:w="3960" w:type="dxa"/>
          </w:tcPr>
          <w:p w14:paraId="10D99EB9" w14:textId="77777777" w:rsidR="00E35F1F" w:rsidRDefault="00E35F1F" w:rsidP="00E35F1F">
            <w:pPr>
              <w:pStyle w:val="CopticVersemulti-line"/>
            </w:pPr>
            <w:r w:rsidRPr="00FD37EA">
              <w:t>Ⲉ̀ⲧⲉ ⲫⲁⲓ ⲡⲉ ⲡⲓⲣⲁⲛ ⲛ̀ⲟⲩϫⲁⲓ</w:t>
            </w:r>
          </w:p>
          <w:p w14:paraId="07AAEC76" w14:textId="77777777" w:rsidR="00E35F1F" w:rsidRDefault="00E35F1F" w:rsidP="00E35F1F">
            <w:pPr>
              <w:pStyle w:val="CopticVersemulti-line"/>
            </w:pPr>
            <w:r w:rsidRPr="00FD37EA">
              <w:t>ⲛ̀ⲧⲉ Ⲡⲉⲛⲟ̅ⲥ̅ Ⲓⲏ̅ⲥ Ⲡⲭ̅ⲥ</w:t>
            </w:r>
          </w:p>
          <w:p w14:paraId="433E28C2" w14:textId="77777777" w:rsidR="00E35F1F" w:rsidRDefault="00E35F1F" w:rsidP="00E35F1F">
            <w:pPr>
              <w:pStyle w:val="CopticVersemulti-line"/>
            </w:pPr>
            <w:r w:rsidRPr="00FD37EA">
              <w:t>ⲛⲉⲙ ⲡⲉϥ̀ⲥⲧⲁⲩⲣⲟⲥ ⲛ̀ⲣⲉϥⲧⲁⲛϧⲟ</w:t>
            </w:r>
          </w:p>
          <w:p w14:paraId="42AE75AA" w14:textId="77777777" w:rsidR="00E35F1F" w:rsidRDefault="00E35F1F" w:rsidP="00E35F1F">
            <w:pPr>
              <w:pStyle w:val="CopticVerse"/>
            </w:pPr>
            <w:r w:rsidRPr="00FD37EA">
              <w:t>ⲫⲏⲉ̀ⲧⲁⲩⲁϣϥ ⲉ̀ϩ̀ⲣⲏⲓ ⲉ̀ϫⲱϥ</w:t>
            </w:r>
          </w:p>
        </w:tc>
      </w:tr>
      <w:tr w:rsidR="00E35F1F" w14:paraId="1EC7F06C" w14:textId="77777777" w:rsidTr="00E35F1F">
        <w:trPr>
          <w:cantSplit/>
          <w:jc w:val="center"/>
        </w:trPr>
        <w:tc>
          <w:tcPr>
            <w:tcW w:w="288" w:type="dxa"/>
          </w:tcPr>
          <w:p w14:paraId="1B101F82" w14:textId="77777777" w:rsidR="00E35F1F" w:rsidRDefault="00E35F1F" w:rsidP="00E35F1F">
            <w:pPr>
              <w:pStyle w:val="CopticCross"/>
            </w:pPr>
          </w:p>
        </w:tc>
        <w:tc>
          <w:tcPr>
            <w:tcW w:w="3960" w:type="dxa"/>
          </w:tcPr>
          <w:p w14:paraId="54956CD5" w14:textId="77777777" w:rsidR="00E35F1F" w:rsidRPr="007425E1" w:rsidRDefault="00E35F1F" w:rsidP="00E35F1F">
            <w:pPr>
              <w:pStyle w:val="EngHang"/>
            </w:pPr>
            <w:r w:rsidRPr="007425E1">
              <w:t>Blessed is the man,</w:t>
            </w:r>
          </w:p>
          <w:p w14:paraId="037D0079" w14:textId="77777777" w:rsidR="00E35F1F" w:rsidRPr="007425E1" w:rsidRDefault="00E35F1F" w:rsidP="00E35F1F">
            <w:pPr>
              <w:pStyle w:val="EngHang"/>
            </w:pPr>
            <w:r w:rsidRPr="007425E1">
              <w:t xml:space="preserve">Who puts </w:t>
            </w:r>
            <w:r>
              <w:t>this life behind himself</w:t>
            </w:r>
            <w:r w:rsidRPr="007425E1">
              <w:t>,</w:t>
            </w:r>
          </w:p>
          <w:p w14:paraId="6D87D44E" w14:textId="77777777" w:rsidR="00E35F1F" w:rsidRPr="007425E1" w:rsidRDefault="00E35F1F" w:rsidP="00E35F1F">
            <w:pPr>
              <w:pStyle w:val="EngHang"/>
            </w:pPr>
            <w:r>
              <w:t>With</w:t>
            </w:r>
            <w:r w:rsidRPr="007425E1">
              <w:t xml:space="preserve"> its concerns</w:t>
            </w:r>
            <w:r>
              <w:t xml:space="preserve"> full of suffering</w:t>
            </w:r>
            <w:r w:rsidRPr="007425E1">
              <w:t>,</w:t>
            </w:r>
          </w:p>
          <w:p w14:paraId="0EE8B6F0" w14:textId="23A7CF7F" w:rsidR="00E35F1F" w:rsidRDefault="00CF15BA" w:rsidP="00E35F1F">
            <w:pPr>
              <w:pStyle w:val="EngHangEnd"/>
            </w:pPr>
            <w:r>
              <w:t>That kill the soul,</w:t>
            </w:r>
          </w:p>
        </w:tc>
        <w:tc>
          <w:tcPr>
            <w:tcW w:w="288" w:type="dxa"/>
          </w:tcPr>
          <w:p w14:paraId="10BEDFBF" w14:textId="77777777" w:rsidR="00E35F1F" w:rsidRDefault="00E35F1F" w:rsidP="00E35F1F"/>
        </w:tc>
        <w:tc>
          <w:tcPr>
            <w:tcW w:w="288" w:type="dxa"/>
          </w:tcPr>
          <w:p w14:paraId="059A4B9A" w14:textId="77777777" w:rsidR="00E35F1F" w:rsidRDefault="00E35F1F" w:rsidP="00E35F1F">
            <w:pPr>
              <w:pStyle w:val="CopticCross"/>
            </w:pPr>
          </w:p>
        </w:tc>
        <w:tc>
          <w:tcPr>
            <w:tcW w:w="3960" w:type="dxa"/>
          </w:tcPr>
          <w:p w14:paraId="0B5302AE" w14:textId="77777777" w:rsidR="00E35F1F" w:rsidRDefault="00E35F1F" w:rsidP="00E35F1F">
            <w:pPr>
              <w:pStyle w:val="CopticVersemulti-line"/>
            </w:pPr>
            <w:r w:rsidRPr="00FD37EA">
              <w:t>Ⲱ̀ⲟⲩⲛⲓⲁⲧϥ ⲙ̀ⲡⲓⲣⲱⲙⲓ</w:t>
            </w:r>
          </w:p>
          <w:p w14:paraId="0A9A7560" w14:textId="77777777" w:rsidR="00E35F1F" w:rsidRDefault="00E35F1F" w:rsidP="00E35F1F">
            <w:pPr>
              <w:pStyle w:val="CopticVersemulti-line"/>
            </w:pPr>
            <w:r w:rsidRPr="00FD37EA">
              <w:t>ⲉⲑⲛⲁⲭⲱ ⲛ̀ⲥⲱϥ ⲙ̀ⲡⲁⲓⲃⲓⲟⲥ</w:t>
            </w:r>
          </w:p>
          <w:p w14:paraId="6295A523" w14:textId="77777777" w:rsidR="00E35F1F" w:rsidRDefault="00E35F1F" w:rsidP="00E35F1F">
            <w:pPr>
              <w:pStyle w:val="CopticVersemulti-line"/>
            </w:pPr>
            <w:r w:rsidRPr="00FD37EA">
              <w:t>ⲛⲉⲙ</w:t>
            </w:r>
            <w:r>
              <w:t xml:space="preserve"> </w:t>
            </w:r>
            <w:r w:rsidRPr="00FD37EA">
              <w:t>ⲛⲉϥⲣⲱⲟⲩϣ ⲉⲑⲙⲉϩ ⲛ̀ϧⲓⲥⲓ</w:t>
            </w:r>
          </w:p>
          <w:p w14:paraId="21ED1193" w14:textId="77777777" w:rsidR="00E35F1F" w:rsidRDefault="00E35F1F" w:rsidP="00E35F1F">
            <w:pPr>
              <w:pStyle w:val="CopticVerse"/>
            </w:pPr>
            <w:r w:rsidRPr="00FD37EA">
              <w:t>ⲛⲁⲓ ⲉⲧϧⲱⲧⲉⲃ ⲛ̀ϯⲯⲩⲭⲏ</w:t>
            </w:r>
          </w:p>
        </w:tc>
      </w:tr>
      <w:tr w:rsidR="00E35F1F" w14:paraId="43B01DB3" w14:textId="77777777" w:rsidTr="00E35F1F">
        <w:trPr>
          <w:cantSplit/>
          <w:jc w:val="center"/>
        </w:trPr>
        <w:tc>
          <w:tcPr>
            <w:tcW w:w="288" w:type="dxa"/>
          </w:tcPr>
          <w:p w14:paraId="775F25AA" w14:textId="77777777" w:rsidR="00E35F1F" w:rsidRDefault="00E35F1F" w:rsidP="00E35F1F">
            <w:pPr>
              <w:pStyle w:val="CopticCross"/>
            </w:pPr>
            <w:r w:rsidRPr="00FB5ACB">
              <w:t>¿</w:t>
            </w:r>
          </w:p>
        </w:tc>
        <w:tc>
          <w:tcPr>
            <w:tcW w:w="3960" w:type="dxa"/>
          </w:tcPr>
          <w:p w14:paraId="1834E113" w14:textId="77777777" w:rsidR="00E35F1F" w:rsidRPr="007425E1" w:rsidRDefault="00E35F1F" w:rsidP="00E35F1F">
            <w:pPr>
              <w:pStyle w:val="EngHang"/>
            </w:pPr>
            <w:r w:rsidRPr="007425E1">
              <w:t>And he who carries His cross,</w:t>
            </w:r>
          </w:p>
          <w:p w14:paraId="3FAB422F" w14:textId="77777777" w:rsidR="00E35F1F" w:rsidRDefault="00E35F1F" w:rsidP="00E35F1F">
            <w:pPr>
              <w:pStyle w:val="EngHang"/>
            </w:pPr>
            <w:r w:rsidRPr="007425E1">
              <w:t>Day by day,</w:t>
            </w:r>
            <w:r>
              <w:t xml:space="preserve"> </w:t>
            </w:r>
            <w:r w:rsidRPr="007425E1">
              <w:t>And joins his mind</w:t>
            </w:r>
          </w:p>
          <w:p w14:paraId="2816EC54" w14:textId="77777777" w:rsidR="00E35F1F" w:rsidRPr="007425E1" w:rsidRDefault="00E35F1F" w:rsidP="00E35F1F">
            <w:pPr>
              <w:pStyle w:val="EngHang"/>
            </w:pPr>
            <w:r>
              <w:t>W</w:t>
            </w:r>
            <w:r w:rsidRPr="007425E1">
              <w:t>ith his heart,</w:t>
            </w:r>
            <w:r>
              <w:t xml:space="preserve"> </w:t>
            </w:r>
            <w:r w:rsidRPr="007425E1">
              <w:t>To the Name of Salvation</w:t>
            </w:r>
            <w:r>
              <w:t>:</w:t>
            </w:r>
          </w:p>
          <w:p w14:paraId="12751189" w14:textId="77777777" w:rsidR="00E35F1F" w:rsidRDefault="00E35F1F" w:rsidP="00E35F1F">
            <w:pPr>
              <w:pStyle w:val="EngHangEnd"/>
            </w:pPr>
            <w:r>
              <w:t>Of</w:t>
            </w:r>
            <w:r w:rsidRPr="007425E1">
              <w:t xml:space="preserve"> our Lord Jesus Christ.</w:t>
            </w:r>
          </w:p>
        </w:tc>
        <w:tc>
          <w:tcPr>
            <w:tcW w:w="288" w:type="dxa"/>
          </w:tcPr>
          <w:p w14:paraId="302E5F08" w14:textId="77777777" w:rsidR="00E35F1F" w:rsidRDefault="00E35F1F" w:rsidP="00E35F1F"/>
        </w:tc>
        <w:tc>
          <w:tcPr>
            <w:tcW w:w="288" w:type="dxa"/>
          </w:tcPr>
          <w:p w14:paraId="7E007A76" w14:textId="77777777" w:rsidR="00E35F1F" w:rsidRDefault="00E35F1F" w:rsidP="00E35F1F">
            <w:pPr>
              <w:pStyle w:val="CopticCross"/>
            </w:pPr>
            <w:r w:rsidRPr="00FB5ACB">
              <w:t>¿</w:t>
            </w:r>
          </w:p>
        </w:tc>
        <w:tc>
          <w:tcPr>
            <w:tcW w:w="3960" w:type="dxa"/>
          </w:tcPr>
          <w:p w14:paraId="736708C9" w14:textId="77777777" w:rsidR="00E35F1F" w:rsidRDefault="00E35F1F" w:rsidP="00E35F1F">
            <w:pPr>
              <w:pStyle w:val="CopticVersemulti-line"/>
            </w:pPr>
            <w:r w:rsidRPr="00FD37EA">
              <w:t>Ⲟⲩⲟϩ ⲛ̀ⲧⲉϥϥⲁⲓ ⲙ̀ⲡⲉϥ̀ⲥⲧⲁⲩⲣⲟⲥ</w:t>
            </w:r>
          </w:p>
          <w:p w14:paraId="52C8F40A" w14:textId="77777777" w:rsidR="00E35F1F" w:rsidRDefault="00E35F1F" w:rsidP="00E35F1F">
            <w:pPr>
              <w:pStyle w:val="CopticVersemulti-line"/>
            </w:pPr>
            <w:r w:rsidRPr="00FD37EA">
              <w:t>ⲛ̀ⲉ̀ϩⲟⲟⲩ ϧⲁⲧ̀ϩⲏ ⲛ̀ⲉ̀ϩⲟⲟⲩ</w:t>
            </w:r>
          </w:p>
          <w:p w14:paraId="02470891" w14:textId="77777777" w:rsidR="00E35F1F" w:rsidRDefault="00E35F1F" w:rsidP="00E35F1F">
            <w:pPr>
              <w:pStyle w:val="CopticVersemulti-line"/>
            </w:pPr>
            <w:r w:rsidRPr="00FD37EA">
              <w:t>ⲛ̀ⲧⲉϥⲧⲱⲙⲓ ⲙ̀ⲡⲉϥⲛⲟⲩⲥ ⲛⲉⲙ ⲡⲉϥϩⲏⲧ</w:t>
            </w:r>
          </w:p>
          <w:p w14:paraId="7A20497C" w14:textId="77777777" w:rsidR="00E35F1F" w:rsidRDefault="00E35F1F" w:rsidP="00E35F1F">
            <w:pPr>
              <w:pStyle w:val="CopticVerse"/>
            </w:pPr>
            <w:r w:rsidRPr="00FD37EA">
              <w:t>ⲉ̀ⲡⲓⲣⲁⲛ ⲛ̀ⲟⲩϫⲁⲓ ⲛ̀ⲧⲉ Ⲡⲉⲛⲟ̅ⲥ̅ Ⲓⲏ̅ⲥ Ⲡⲭ̅ⲥ</w:t>
            </w:r>
          </w:p>
        </w:tc>
      </w:tr>
      <w:tr w:rsidR="00E35F1F" w14:paraId="5B121FED" w14:textId="77777777" w:rsidTr="00E35F1F">
        <w:trPr>
          <w:cantSplit/>
          <w:jc w:val="center"/>
        </w:trPr>
        <w:tc>
          <w:tcPr>
            <w:tcW w:w="288" w:type="dxa"/>
          </w:tcPr>
          <w:p w14:paraId="56702BFA" w14:textId="77777777" w:rsidR="00E35F1F" w:rsidRDefault="00E35F1F" w:rsidP="00E35F1F">
            <w:pPr>
              <w:pStyle w:val="CopticCross"/>
            </w:pPr>
            <w:r w:rsidRPr="00FB5ACB">
              <w:t>¿</w:t>
            </w:r>
          </w:p>
        </w:tc>
        <w:tc>
          <w:tcPr>
            <w:tcW w:w="3960" w:type="dxa"/>
          </w:tcPr>
          <w:p w14:paraId="2853E865" w14:textId="77777777" w:rsidR="00E35F1F" w:rsidRPr="007425E1" w:rsidRDefault="00E35F1F" w:rsidP="00E35F1F">
            <w:pPr>
              <w:pStyle w:val="EngHang"/>
            </w:pPr>
            <w:r>
              <w:t>Our hearts are glad,</w:t>
            </w:r>
            <w:r>
              <w:tab/>
            </w:r>
          </w:p>
          <w:p w14:paraId="3607249D" w14:textId="77777777" w:rsidR="00E35F1F" w:rsidRPr="007425E1" w:rsidRDefault="00E35F1F" w:rsidP="00E35F1F">
            <w:pPr>
              <w:pStyle w:val="EngHang"/>
              <w:rPr>
                <w:color w:val="FF0000"/>
              </w:rPr>
            </w:pPr>
            <w:r>
              <w:t>And our tongues rejoice,</w:t>
            </w:r>
          </w:p>
          <w:p w14:paraId="4B145E2C" w14:textId="42416159" w:rsidR="00E35F1F" w:rsidRDefault="00E35F1F" w:rsidP="00E35F1F">
            <w:pPr>
              <w:pStyle w:val="EngHang"/>
            </w:pPr>
            <w:r w:rsidRPr="007425E1">
              <w:t>Whenever we meditate</w:t>
            </w:r>
            <w:r>
              <w:t xml:space="preserve"> </w:t>
            </w:r>
            <w:r w:rsidR="00CF15BA">
              <w:t>up</w:t>
            </w:r>
            <w:r>
              <w:t>on</w:t>
            </w:r>
            <w:r w:rsidRPr="007425E1">
              <w:t>,</w:t>
            </w:r>
          </w:p>
          <w:p w14:paraId="676D8E3B" w14:textId="77777777" w:rsidR="00E35F1F" w:rsidRDefault="00E35F1F" w:rsidP="00E35F1F">
            <w:pPr>
              <w:pStyle w:val="EngHangEnd"/>
            </w:pPr>
            <w:r>
              <w:t>T</w:t>
            </w:r>
            <w:r w:rsidRPr="007425E1">
              <w:t>he Name of Salvation</w:t>
            </w:r>
            <w:r>
              <w:t>,</w:t>
            </w:r>
            <w:r w:rsidRPr="007425E1">
              <w:t xml:space="preserve"> of our Lord Jesus Christ.</w:t>
            </w:r>
          </w:p>
        </w:tc>
        <w:tc>
          <w:tcPr>
            <w:tcW w:w="288" w:type="dxa"/>
          </w:tcPr>
          <w:p w14:paraId="70F65BE0" w14:textId="77777777" w:rsidR="00E35F1F" w:rsidRDefault="00E35F1F" w:rsidP="00E35F1F"/>
        </w:tc>
        <w:tc>
          <w:tcPr>
            <w:tcW w:w="288" w:type="dxa"/>
          </w:tcPr>
          <w:p w14:paraId="362F968A" w14:textId="77777777" w:rsidR="00E35F1F" w:rsidRDefault="00E35F1F" w:rsidP="00E35F1F">
            <w:pPr>
              <w:pStyle w:val="CopticCross"/>
            </w:pPr>
            <w:r w:rsidRPr="00FB5ACB">
              <w:t>¿</w:t>
            </w:r>
          </w:p>
        </w:tc>
        <w:tc>
          <w:tcPr>
            <w:tcW w:w="3960" w:type="dxa"/>
          </w:tcPr>
          <w:p w14:paraId="5AAEF0D7" w14:textId="77777777" w:rsidR="00E35F1F" w:rsidRDefault="00E35F1F" w:rsidP="00E35F1F">
            <w:pPr>
              <w:pStyle w:val="CopticVersemulti-line"/>
            </w:pPr>
            <w:r w:rsidRPr="00FD37EA">
              <w:t>Ϣⲁϥⲟⲩⲛⲟϥ ⲛ̀ϫⲉ ⲡⲉⲛϩⲏⲧ</w:t>
            </w:r>
          </w:p>
          <w:p w14:paraId="045A579A" w14:textId="77777777" w:rsidR="00E35F1F" w:rsidRDefault="00E35F1F" w:rsidP="00E35F1F">
            <w:pPr>
              <w:pStyle w:val="CopticVersemulti-line"/>
            </w:pPr>
            <w:r w:rsidRPr="00FD37EA">
              <w:t>ϣⲁϥⲑⲉⲗⲏⲗ ⲛ̀ϫⲉ ⲡⲉⲛⲗⲁⲥ</w:t>
            </w:r>
          </w:p>
          <w:p w14:paraId="18DF6D37" w14:textId="77777777" w:rsidR="00E35F1F" w:rsidRDefault="00E35F1F" w:rsidP="00E35F1F">
            <w:pPr>
              <w:pStyle w:val="CopticVersemulti-line"/>
            </w:pPr>
            <w:r w:rsidRPr="00FD37EA">
              <w:t>ⲉ̀ϣⲱⲡ ⲁⲛϣⲁⲛⲉⲣⲙⲉⲗⲉⲧⲁⲛ</w:t>
            </w:r>
          </w:p>
          <w:p w14:paraId="4E6D8848" w14:textId="77777777" w:rsidR="00E35F1F" w:rsidRDefault="00E35F1F" w:rsidP="00E35F1F">
            <w:pPr>
              <w:pStyle w:val="CopticVerse"/>
            </w:pPr>
            <w:r w:rsidRPr="00FD37EA">
              <w:t>ⲉ̀ⲡⲓⲣⲁⲛ ⲛ̀ⲟⲩϫⲁⲓ ⲛ̀ⲧⲉ Ⲡⲉⲛⲟ̅ⲥ̅ Ⲓⲏ̅ⲥ Ⲡⲭ̅ⲥ</w:t>
            </w:r>
          </w:p>
        </w:tc>
      </w:tr>
    </w:tbl>
    <w:p w14:paraId="615FA4E8" w14:textId="77777777" w:rsidR="00E35F1F" w:rsidRPr="00A742AC" w:rsidRDefault="00E35F1F" w:rsidP="00E35F1F">
      <w:pPr>
        <w:pStyle w:val="Heading4"/>
      </w:pPr>
      <w:bookmarkStart w:id="982" w:name="_Toc298681329"/>
      <w:bookmarkStart w:id="983" w:name="_Toc308441935"/>
      <w:r w:rsidRPr="00FD2E69">
        <w:lastRenderedPageBreak/>
        <w:t xml:space="preserve">The Conclusion of the </w:t>
      </w:r>
      <w:r>
        <w:t>Batos</w:t>
      </w:r>
      <w:r w:rsidRPr="00FD2E69">
        <w:t xml:space="preserve"> Psali</w:t>
      </w:r>
      <w:bookmarkEnd w:id="982"/>
      <w:bookmarkEnd w:id="9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09DABE5" w14:textId="77777777" w:rsidTr="00E35F1F">
        <w:trPr>
          <w:cantSplit/>
          <w:jc w:val="center"/>
        </w:trPr>
        <w:tc>
          <w:tcPr>
            <w:tcW w:w="288" w:type="dxa"/>
          </w:tcPr>
          <w:p w14:paraId="2D464202" w14:textId="77777777" w:rsidR="00E35F1F" w:rsidRDefault="00E35F1F" w:rsidP="00E35F1F">
            <w:pPr>
              <w:pStyle w:val="CopticCross"/>
            </w:pPr>
          </w:p>
        </w:tc>
        <w:tc>
          <w:tcPr>
            <w:tcW w:w="3960" w:type="dxa"/>
          </w:tcPr>
          <w:p w14:paraId="7B5F0583"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07637B0A"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0E73D945" w14:textId="68941B06" w:rsidR="00E35F1F" w:rsidRPr="0042513B" w:rsidRDefault="00CF15BA"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0D62ED1C" w14:textId="5DF5E2C2" w:rsidR="00E35F1F" w:rsidRDefault="00E35F1F" w:rsidP="00E35F1F">
            <w:pPr>
              <w:pStyle w:val="EngHangEnd"/>
            </w:pPr>
            <w:r w:rsidRPr="0042513B">
              <w:rPr>
                <w:rFonts w:eastAsiaTheme="minorHAnsi"/>
              </w:rPr>
              <w:t xml:space="preserve">Have mercy </w:t>
            </w:r>
            <w:r w:rsidRPr="00703BF0">
              <w:rPr>
                <w:rFonts w:eastAsiaTheme="minorHAnsi"/>
              </w:rPr>
              <w:t>upon</w:t>
            </w:r>
            <w:r w:rsidR="00CF15BA">
              <w:rPr>
                <w:rFonts w:eastAsiaTheme="minorHAnsi"/>
              </w:rPr>
              <w:t xml:space="preserve"> us.”</w:t>
            </w:r>
          </w:p>
        </w:tc>
        <w:tc>
          <w:tcPr>
            <w:tcW w:w="288" w:type="dxa"/>
          </w:tcPr>
          <w:p w14:paraId="272EF1C3" w14:textId="77777777" w:rsidR="00E35F1F" w:rsidRDefault="00E35F1F" w:rsidP="00E35F1F"/>
        </w:tc>
        <w:tc>
          <w:tcPr>
            <w:tcW w:w="288" w:type="dxa"/>
          </w:tcPr>
          <w:p w14:paraId="4EFD8E38" w14:textId="77777777" w:rsidR="00E35F1F" w:rsidRDefault="00E35F1F" w:rsidP="00E35F1F">
            <w:pPr>
              <w:pStyle w:val="CopticCross"/>
            </w:pPr>
          </w:p>
        </w:tc>
        <w:tc>
          <w:tcPr>
            <w:tcW w:w="3960" w:type="dxa"/>
          </w:tcPr>
          <w:p w14:paraId="7045E603" w14:textId="77777777" w:rsidR="00E35F1F" w:rsidRDefault="00E35F1F" w:rsidP="00E35F1F">
            <w:pPr>
              <w:pStyle w:val="CopticVersemulti-line"/>
            </w:pPr>
            <w:r w:rsidRPr="00FD37EA">
              <w:t>Ⲉ</w:t>
            </w:r>
            <w:r w:rsidRPr="00FD37EA">
              <w:rPr>
                <w:rFonts w:ascii="Times New Roman" w:hAnsi="Times New Roman" w:cs="Times New Roman"/>
              </w:rPr>
              <w:t>̀ϣ</w:t>
            </w:r>
            <w:r w:rsidRPr="00FD37EA">
              <w:t>ⲱⲡ ⲁⲛ</w:t>
            </w:r>
            <w:r w:rsidRPr="00FD37EA">
              <w:rPr>
                <w:rFonts w:ascii="Times New Roman" w:hAnsi="Times New Roman" w:cs="Times New Roman"/>
              </w:rPr>
              <w:t>ϣ</w:t>
            </w:r>
            <w:r w:rsidRPr="00FD37EA">
              <w:t>ⲁⲛⲉⲣⲯⲁⲗⲓⲛ</w:t>
            </w:r>
          </w:p>
          <w:p w14:paraId="449601F7" w14:textId="77777777" w:rsidR="00E35F1F" w:rsidRDefault="00E35F1F" w:rsidP="00E35F1F">
            <w:pPr>
              <w:pStyle w:val="CopticVersemulti-line"/>
            </w:pPr>
            <w:r w:rsidRPr="00FD37EA">
              <w:t>ⲙⲁⲣⲉⲛ</w:t>
            </w:r>
            <w:r w:rsidRPr="00FD37EA">
              <w:rPr>
                <w:rFonts w:ascii="Times New Roman" w:hAnsi="Times New Roman" w:cs="Times New Roman"/>
              </w:rPr>
              <w:t>ϫ</w:t>
            </w:r>
            <w:r w:rsidRPr="00FD37EA">
              <w:t xml:space="preserve">ⲟⲥ </w:t>
            </w:r>
            <w:r>
              <w:rPr>
                <w:rFonts w:cs="FreeSerifAvvaShenouda"/>
              </w:rPr>
              <w:t>ϧ</w:t>
            </w:r>
            <w:r w:rsidRPr="00FD37EA">
              <w:t>ⲉⲛ ⲟⲩ</w:t>
            </w:r>
            <w:r w:rsidRPr="00FD37EA">
              <w:rPr>
                <w:rFonts w:ascii="Times New Roman" w:hAnsi="Times New Roman" w:cs="Times New Roman"/>
              </w:rPr>
              <w:t>ϩ̀</w:t>
            </w:r>
            <w:r w:rsidRPr="00FD37EA">
              <w:t>ⲗⲟ</w:t>
            </w:r>
            <w:r w:rsidRPr="00FD37EA">
              <w:rPr>
                <w:rFonts w:ascii="Times New Roman" w:hAnsi="Times New Roman" w:cs="Times New Roman"/>
              </w:rPr>
              <w:t>ϫ</w:t>
            </w:r>
          </w:p>
          <w:p w14:paraId="49D64AC1" w14:textId="77777777" w:rsidR="00E35F1F" w:rsidRDefault="00E35F1F" w:rsidP="00E35F1F">
            <w:pPr>
              <w:pStyle w:val="CopticVersemulti-line"/>
            </w:pPr>
            <w:r>
              <w:rPr>
                <w:rFonts w:cs="FreeSerifAvvaShenouda"/>
              </w:rPr>
              <w:t>ϫ</w:t>
            </w:r>
            <w:r w:rsidRPr="00FD37EA">
              <w:t>ⲉ Ⲡⲉⲛⲟ</w:t>
            </w:r>
            <w:r w:rsidRPr="00FD37EA">
              <w:rPr>
                <w:rFonts w:ascii="Times New Roman" w:hAnsi="Times New Roman" w:cs="Times New Roman"/>
              </w:rPr>
              <w:t>̅</w:t>
            </w:r>
            <w:r w:rsidRPr="00FD37EA">
              <w:t>ⲥ</w:t>
            </w:r>
            <w:r w:rsidRPr="00FD37EA">
              <w:rPr>
                <w:rFonts w:ascii="Times New Roman" w:hAnsi="Times New Roman" w:cs="Times New Roman"/>
              </w:rPr>
              <w:t>̅</w:t>
            </w:r>
            <w:r w:rsidRPr="00FD37EA">
              <w:t xml:space="preserve"> Ⲓⲏ</w:t>
            </w:r>
            <w:r w:rsidRPr="00FD37EA">
              <w:rPr>
                <w:rFonts w:ascii="Times New Roman" w:hAnsi="Times New Roman" w:cs="Times New Roman"/>
              </w:rPr>
              <w:t>̅</w:t>
            </w:r>
            <w:r w:rsidRPr="00FD37EA">
              <w:t>ⲥ Ⲡⲭ</w:t>
            </w:r>
            <w:r w:rsidRPr="00FD37EA">
              <w:rPr>
                <w:rFonts w:ascii="Times New Roman" w:hAnsi="Times New Roman" w:cs="Times New Roman"/>
              </w:rPr>
              <w:t>̅</w:t>
            </w:r>
            <w:r w:rsidRPr="00FD37EA">
              <w:t>ⲥ</w:t>
            </w:r>
          </w:p>
          <w:p w14:paraId="3CFEA8C7" w14:textId="77777777" w:rsidR="00E35F1F" w:rsidRDefault="00E35F1F" w:rsidP="00E35F1F">
            <w:pPr>
              <w:pStyle w:val="CopticVerse"/>
            </w:pPr>
            <w:r w:rsidRPr="00FD37EA">
              <w:t>ⲁ</w:t>
            </w:r>
            <w:r w:rsidRPr="00FD37EA">
              <w:rPr>
                <w:rFonts w:ascii="Times New Roman" w:hAnsi="Times New Roman" w:cs="Times New Roman"/>
              </w:rPr>
              <w:t>̀</w:t>
            </w:r>
            <w:r w:rsidRPr="00FD37EA">
              <w:t>ⲣⲓ ⲟⲩⲛⲁⲓ ⲛⲉⲙ ⲛⲉⲛⲯⲩⲭⲏ</w:t>
            </w:r>
          </w:p>
        </w:tc>
      </w:tr>
      <w:tr w:rsidR="00E35F1F" w14:paraId="116B5CD7" w14:textId="77777777" w:rsidTr="00E35F1F">
        <w:trPr>
          <w:cantSplit/>
          <w:jc w:val="center"/>
        </w:trPr>
        <w:tc>
          <w:tcPr>
            <w:tcW w:w="288" w:type="dxa"/>
          </w:tcPr>
          <w:p w14:paraId="0BD81C41" w14:textId="77777777" w:rsidR="00E35F1F" w:rsidRDefault="00E35F1F" w:rsidP="00E35F1F">
            <w:pPr>
              <w:pStyle w:val="CopticCross"/>
            </w:pPr>
            <w:r w:rsidRPr="00FB5ACB">
              <w:t>¿</w:t>
            </w:r>
          </w:p>
        </w:tc>
        <w:tc>
          <w:tcPr>
            <w:tcW w:w="3960" w:type="dxa"/>
          </w:tcPr>
          <w:p w14:paraId="7CC09598"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0337D9F7"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10B18205"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04D5B085" w14:textId="77777777" w:rsidR="00E35F1F" w:rsidRDefault="00E35F1F" w:rsidP="00E35F1F">
            <w:pPr>
              <w:pStyle w:val="EngHangEnd"/>
            </w:pPr>
            <w:r w:rsidRPr="0042513B">
              <w:rPr>
                <w:rFonts w:eastAsiaTheme="minorHAnsi"/>
              </w:rPr>
              <w:t xml:space="preserve">And to </w:t>
            </w:r>
            <w:r w:rsidRPr="00703BF0">
              <w:rPr>
                <w:rFonts w:eastAsiaTheme="minorHAnsi"/>
              </w:rPr>
              <w:t>the</w:t>
            </w:r>
            <w:r w:rsidRPr="0042513B">
              <w:rPr>
                <w:rFonts w:eastAsiaTheme="minorHAnsi"/>
              </w:rPr>
              <w:t xml:space="preserve"> age of ages. Amen.</w:t>
            </w:r>
          </w:p>
        </w:tc>
        <w:tc>
          <w:tcPr>
            <w:tcW w:w="288" w:type="dxa"/>
          </w:tcPr>
          <w:p w14:paraId="14E1995D" w14:textId="77777777" w:rsidR="00E35F1F" w:rsidRDefault="00E35F1F" w:rsidP="00E35F1F"/>
        </w:tc>
        <w:tc>
          <w:tcPr>
            <w:tcW w:w="288" w:type="dxa"/>
          </w:tcPr>
          <w:p w14:paraId="2DC53D5C" w14:textId="77777777" w:rsidR="00E35F1F" w:rsidRDefault="00E35F1F" w:rsidP="00E35F1F">
            <w:pPr>
              <w:pStyle w:val="CopticCross"/>
            </w:pPr>
            <w:r w:rsidRPr="00FB5ACB">
              <w:t>¿</w:t>
            </w:r>
          </w:p>
        </w:tc>
        <w:tc>
          <w:tcPr>
            <w:tcW w:w="3960" w:type="dxa"/>
          </w:tcPr>
          <w:p w14:paraId="02CFAB39" w14:textId="77777777" w:rsidR="00E35F1F" w:rsidRPr="00FA5B8C" w:rsidRDefault="00E35F1F" w:rsidP="00E35F1F">
            <w:pPr>
              <w:pStyle w:val="CopticVersemulti-line"/>
            </w:pPr>
            <w:r w:rsidRPr="00FA5B8C">
              <w:t>Ⲇⲟⲝⲁ Ⲡⲁⲧⲣⲓ ⲕⲉ Ⲩⲓⲱ:</w:t>
            </w:r>
          </w:p>
          <w:p w14:paraId="73E8510B" w14:textId="77777777" w:rsidR="00E35F1F" w:rsidRPr="00FA5B8C" w:rsidRDefault="00E35F1F" w:rsidP="00E35F1F">
            <w:pPr>
              <w:pStyle w:val="CopticVersemulti-line"/>
            </w:pPr>
            <w:r w:rsidRPr="00FA5B8C">
              <w:t>ⲕⲉ ⲁ̀ⲅⲓⲱ̀ Ⲡⲛⲉⲩⲙⲁⲧⲓ:</w:t>
            </w:r>
          </w:p>
          <w:p w14:paraId="3279FAB3" w14:textId="77777777" w:rsidR="00E35F1F" w:rsidRPr="00FA5B8C" w:rsidRDefault="00E35F1F" w:rsidP="00E35F1F">
            <w:pPr>
              <w:pStyle w:val="CopticVersemulti-line"/>
            </w:pPr>
            <w:r w:rsidRPr="00FA5B8C">
              <w:t>ⲕⲉ ⲛⲩⲛ ⲕⲉ ⲁ̀ⲓ̀ ⲕⲉ ⲓⲥⲧⲟⲩⲥ</w:t>
            </w:r>
          </w:p>
          <w:p w14:paraId="0C937E92" w14:textId="77777777" w:rsidR="00E35F1F" w:rsidRDefault="00E35F1F" w:rsidP="00E35F1F">
            <w:pPr>
              <w:pStyle w:val="CopticVersemulti-line"/>
            </w:pPr>
            <w:r w:rsidRPr="00FA5B8C">
              <w:t>ⲉ̀ⲱ̀ⲛⲁⲥ ⲧⲱⲛ ⲉ̀ⲱ̀ⲛⲱⲛ: ⲁ̀ⲙⲉⲛ.</w:t>
            </w:r>
          </w:p>
        </w:tc>
      </w:tr>
    </w:tbl>
    <w:p w14:paraId="5ED5679D" w14:textId="77777777" w:rsidR="00E35F1F" w:rsidRDefault="00E35F1F" w:rsidP="00E35F1F">
      <w:pPr>
        <w:pStyle w:val="Heading3"/>
      </w:pPr>
      <w:bookmarkStart w:id="984" w:name="_Toc298681330"/>
      <w:bookmarkStart w:id="985" w:name="_Toc308441936"/>
      <w:bookmarkStart w:id="986" w:name="_Ref452620452"/>
      <w:bookmarkStart w:id="987" w:name="_Ref452620455"/>
      <w:r>
        <w:t>The Friday Theotokia</w:t>
      </w:r>
      <w:bookmarkEnd w:id="984"/>
      <w:bookmarkEnd w:id="985"/>
      <w:bookmarkEnd w:id="986"/>
      <w:bookmarkEnd w:id="987"/>
    </w:p>
    <w:p w14:paraId="3BF4E520" w14:textId="77777777" w:rsidR="00E35F1F" w:rsidRPr="00192066" w:rsidRDefault="00E35F1F" w:rsidP="00E35F1F">
      <w:pPr>
        <w:pStyle w:val="Heading5non-TOC"/>
      </w:pPr>
      <w:r w:rsidRPr="00192066">
        <w:rPr>
          <w:rFonts w:ascii="Times New Roman" w:hAnsi="Times New Roman" w:cs="Times New Roman"/>
        </w:rPr>
        <w:t>Ϯ</w:t>
      </w:r>
      <w:r w:rsidRPr="00192066">
        <w:t>ⲑⲉⲟⲧⲟⲕⲓⲁ</w:t>
      </w:r>
      <w:r w:rsidRPr="00192066">
        <w:rPr>
          <w:rFonts w:ascii="Times New Roman" w:hAnsi="Times New Roman" w:cs="Times New Roman"/>
        </w:rPr>
        <w:t>̀</w:t>
      </w:r>
      <w:r w:rsidRPr="00192066">
        <w:t xml:space="preserve"> ⲙ</w:t>
      </w:r>
      <w:r w:rsidRPr="00192066">
        <w:rPr>
          <w:rFonts w:ascii="Times New Roman" w:hAnsi="Times New Roman" w:cs="Times New Roman"/>
        </w:rPr>
        <w:t>̀</w:t>
      </w:r>
      <w:r w:rsidRPr="00192066">
        <w:t>ⲡ</w:t>
      </w:r>
      <w:r w:rsidRPr="00192066">
        <w:rPr>
          <w:rFonts w:ascii="Times New Roman" w:hAnsi="Times New Roman" w:cs="Times New Roman"/>
        </w:rPr>
        <w:t>̀</w:t>
      </w:r>
      <w:r w:rsidRPr="00192066">
        <w:t>ⲉ</w:t>
      </w:r>
      <w:r w:rsidRPr="00192066">
        <w:rPr>
          <w:rFonts w:ascii="Times New Roman" w:hAnsi="Times New Roman" w:cs="Times New Roman"/>
        </w:rPr>
        <w:t>̀ϩ</w:t>
      </w:r>
      <w:r w:rsidRPr="00192066">
        <w:t>ⲟⲟⲩ ⲛ</w:t>
      </w:r>
      <w:r w:rsidRPr="00192066">
        <w:rPr>
          <w:rFonts w:ascii="Times New Roman" w:hAnsi="Times New Roman" w:cs="Times New Roman"/>
        </w:rPr>
        <w:t>̀ϯ</w:t>
      </w:r>
      <w:r w:rsidRPr="00192066">
        <w:t>ⲡⲁⲣⲁⲥⲕⲉⲩⲓ</w:t>
      </w:r>
      <w:r w:rsidRPr="00192066">
        <w:rPr>
          <w:rFonts w:ascii="Times New Roman" w:hAnsi="Times New Roman" w:cs="Times New Roman"/>
        </w:rPr>
        <w:t>̀</w:t>
      </w:r>
    </w:p>
    <w:p w14:paraId="3D06D677" w14:textId="77777777" w:rsidR="00E35F1F" w:rsidRDefault="00E35F1F" w:rsidP="00E35F1F">
      <w:pPr>
        <w:pStyle w:val="Heading6"/>
      </w:pPr>
      <w:bookmarkStart w:id="988" w:name="_Toc298681331"/>
      <w:r>
        <w:t>Part One</w:t>
      </w:r>
      <w:bookmarkEnd w:id="98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294ED5F" w14:textId="77777777" w:rsidTr="00E35F1F">
        <w:trPr>
          <w:cantSplit/>
          <w:jc w:val="center"/>
        </w:trPr>
        <w:tc>
          <w:tcPr>
            <w:tcW w:w="288" w:type="dxa"/>
          </w:tcPr>
          <w:p w14:paraId="4A5E64E7" w14:textId="77777777" w:rsidR="00E35F1F" w:rsidRDefault="00E35F1F" w:rsidP="00E35F1F">
            <w:pPr>
              <w:pStyle w:val="CopticCross"/>
            </w:pPr>
          </w:p>
        </w:tc>
        <w:tc>
          <w:tcPr>
            <w:tcW w:w="3960" w:type="dxa"/>
          </w:tcPr>
          <w:p w14:paraId="2251CB4F" w14:textId="77777777" w:rsidR="00E35F1F" w:rsidRPr="007425E1" w:rsidRDefault="00E35F1F" w:rsidP="00E35F1F">
            <w:pPr>
              <w:pStyle w:val="EngHang"/>
            </w:pPr>
            <w:r w:rsidRPr="007425E1">
              <w:t>Blessed are you among women,</w:t>
            </w:r>
          </w:p>
          <w:p w14:paraId="36F163ED" w14:textId="77777777" w:rsidR="00E35F1F" w:rsidRPr="007425E1" w:rsidRDefault="00E35F1F" w:rsidP="00E35F1F">
            <w:pPr>
              <w:pStyle w:val="EngHang"/>
            </w:pPr>
            <w:r w:rsidRPr="007425E1">
              <w:t xml:space="preserve">And blessed is </w:t>
            </w:r>
            <w:commentRangeStart w:id="989"/>
            <w:r>
              <w:t>the fruit of your womb</w:t>
            </w:r>
            <w:commentRangeEnd w:id="989"/>
            <w:r>
              <w:rPr>
                <w:rStyle w:val="CommentReference"/>
                <w:rFonts w:ascii="Times New Roman" w:eastAsiaTheme="minorHAnsi" w:hAnsi="Times New Roman" w:cstheme="minorBidi"/>
                <w:color w:val="auto"/>
              </w:rPr>
              <w:commentReference w:id="989"/>
            </w:r>
            <w:r w:rsidRPr="007425E1">
              <w:t>,</w:t>
            </w:r>
          </w:p>
          <w:p w14:paraId="659346D9" w14:textId="77777777" w:rsidR="00E35F1F" w:rsidRPr="007425E1" w:rsidRDefault="00E35F1F" w:rsidP="00E35F1F">
            <w:pPr>
              <w:pStyle w:val="EngHang"/>
            </w:pPr>
            <w:r w:rsidRPr="007425E1">
              <w:t>O Mary, the Mother of God,</w:t>
            </w:r>
          </w:p>
          <w:p w14:paraId="5E11E52C" w14:textId="77777777" w:rsidR="00E35F1F" w:rsidRDefault="00E35F1F" w:rsidP="00E35F1F">
            <w:pPr>
              <w:pStyle w:val="EngHangEnd"/>
            </w:pPr>
            <w:r w:rsidRPr="007425E1">
              <w:t>The undefiled virgin.</w:t>
            </w:r>
          </w:p>
        </w:tc>
        <w:tc>
          <w:tcPr>
            <w:tcW w:w="288" w:type="dxa"/>
          </w:tcPr>
          <w:p w14:paraId="6F91A9DD" w14:textId="77777777" w:rsidR="00E35F1F" w:rsidRDefault="00E35F1F" w:rsidP="00E35F1F"/>
        </w:tc>
        <w:tc>
          <w:tcPr>
            <w:tcW w:w="288" w:type="dxa"/>
          </w:tcPr>
          <w:p w14:paraId="422E7E2B" w14:textId="77777777" w:rsidR="00E35F1F" w:rsidRDefault="00E35F1F" w:rsidP="00E35F1F">
            <w:pPr>
              <w:pStyle w:val="CopticCross"/>
            </w:pPr>
          </w:p>
        </w:tc>
        <w:tc>
          <w:tcPr>
            <w:tcW w:w="3960" w:type="dxa"/>
          </w:tcPr>
          <w:p w14:paraId="0CAB0D45" w14:textId="77777777" w:rsidR="00E35F1F" w:rsidRDefault="00E35F1F" w:rsidP="00E35F1F">
            <w:pPr>
              <w:pStyle w:val="CopticVersemulti-line"/>
            </w:pPr>
            <w:r w:rsidRPr="00192066">
              <w:t xml:space="preserve">Ⲧⲉⲥⲙⲁⲣⲱⲟⲩⲧ </w:t>
            </w:r>
            <w:r w:rsidRPr="00192066">
              <w:rPr>
                <w:rFonts w:ascii="Times New Roman" w:hAnsi="Times New Roman" w:cs="Times New Roman"/>
              </w:rPr>
              <w:t>ϧ</w:t>
            </w:r>
            <w:r w:rsidRPr="00192066">
              <w:t>ⲉⲛ ⲛⲓ</w:t>
            </w:r>
            <w:r w:rsidRPr="00192066">
              <w:rPr>
                <w:rFonts w:ascii="Times New Roman" w:hAnsi="Times New Roman" w:cs="Times New Roman"/>
              </w:rPr>
              <w:t>ϩ</w:t>
            </w:r>
            <w:r w:rsidRPr="00192066">
              <w:t>ⲓⲟⲙⲓ</w:t>
            </w:r>
          </w:p>
          <w:p w14:paraId="1928B4C9"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49AC36A5"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Ⲙⲁⲣⲓⲁ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6EB9378C" w14:textId="77777777" w:rsidR="00E35F1F" w:rsidRDefault="00E35F1F" w:rsidP="00E35F1F">
            <w:pPr>
              <w:pStyle w:val="CopticVerse"/>
            </w:pPr>
            <w:r w:rsidRPr="00192066">
              <w:rPr>
                <w:rFonts w:ascii="Times New Roman" w:hAnsi="Times New Roman" w:cs="Times New Roman"/>
              </w:rPr>
              <w:t>ϯ</w:t>
            </w:r>
            <w:r w:rsidRPr="00192066">
              <w:t>ⲡⲁⲣⲑⲉⲛⲟⲥ ⲛ</w:t>
            </w:r>
            <w:r w:rsidRPr="00192066">
              <w:rPr>
                <w:rFonts w:ascii="Times New Roman" w:hAnsi="Times New Roman" w:cs="Times New Roman"/>
              </w:rPr>
              <w:t>̀</w:t>
            </w:r>
            <w:r w:rsidRPr="00192066">
              <w:t>ⲁⲧⲑⲱⲗⲉⲃ</w:t>
            </w:r>
          </w:p>
        </w:tc>
      </w:tr>
      <w:tr w:rsidR="00E35F1F" w14:paraId="1156BB6B" w14:textId="77777777" w:rsidTr="00E35F1F">
        <w:trPr>
          <w:cantSplit/>
          <w:jc w:val="center"/>
        </w:trPr>
        <w:tc>
          <w:tcPr>
            <w:tcW w:w="288" w:type="dxa"/>
          </w:tcPr>
          <w:p w14:paraId="36632490" w14:textId="77777777" w:rsidR="00E35F1F" w:rsidRDefault="00E35F1F" w:rsidP="00E35F1F">
            <w:pPr>
              <w:pStyle w:val="CopticCross"/>
            </w:pPr>
            <w:r w:rsidRPr="00FB5ACB">
              <w:t>¿</w:t>
            </w:r>
          </w:p>
        </w:tc>
        <w:tc>
          <w:tcPr>
            <w:tcW w:w="3960" w:type="dxa"/>
          </w:tcPr>
          <w:p w14:paraId="147E73FE" w14:textId="29F53A41" w:rsidR="00E35F1F" w:rsidRDefault="00F11EF4" w:rsidP="00E35F1F">
            <w:pPr>
              <w:pStyle w:val="EngHang"/>
            </w:pPr>
            <w:r>
              <w:t>The Sun of Righteousness</w:t>
            </w:r>
          </w:p>
          <w:p w14:paraId="52349C48" w14:textId="5F6BE96A" w:rsidR="00E35F1F" w:rsidRDefault="00F11EF4" w:rsidP="00E35F1F">
            <w:pPr>
              <w:pStyle w:val="EngHang"/>
            </w:pPr>
            <w:r>
              <w:t>Shone</w:t>
            </w:r>
            <w:r w:rsidR="00E35F1F">
              <w:t xml:space="preserve"> on us from you,</w:t>
            </w:r>
          </w:p>
          <w:p w14:paraId="475C5B29" w14:textId="77777777" w:rsidR="00E35F1F" w:rsidRDefault="00E35F1F" w:rsidP="00E35F1F">
            <w:pPr>
              <w:pStyle w:val="EngHang"/>
            </w:pPr>
            <w:r>
              <w:t>With healing under His wings,</w:t>
            </w:r>
          </w:p>
          <w:p w14:paraId="3D22080A" w14:textId="77777777" w:rsidR="00E35F1F" w:rsidRDefault="00E35F1F" w:rsidP="00E35F1F">
            <w:pPr>
              <w:pStyle w:val="EngHangEnd"/>
            </w:pPr>
            <w:r>
              <w:t>For He is the creator.</w:t>
            </w:r>
          </w:p>
        </w:tc>
        <w:tc>
          <w:tcPr>
            <w:tcW w:w="288" w:type="dxa"/>
          </w:tcPr>
          <w:p w14:paraId="5D9B40CC" w14:textId="77777777" w:rsidR="00E35F1F" w:rsidRDefault="00E35F1F" w:rsidP="00E35F1F"/>
        </w:tc>
        <w:tc>
          <w:tcPr>
            <w:tcW w:w="288" w:type="dxa"/>
          </w:tcPr>
          <w:p w14:paraId="2811B1CB" w14:textId="77777777" w:rsidR="00E35F1F" w:rsidRDefault="00E35F1F" w:rsidP="00E35F1F">
            <w:pPr>
              <w:pStyle w:val="CopticCross"/>
            </w:pPr>
            <w:r w:rsidRPr="00FB5ACB">
              <w:t>¿</w:t>
            </w:r>
          </w:p>
        </w:tc>
        <w:tc>
          <w:tcPr>
            <w:tcW w:w="3960" w:type="dxa"/>
          </w:tcPr>
          <w:p w14:paraId="49DE90DD" w14:textId="77777777" w:rsidR="00E35F1F" w:rsidRDefault="00E35F1F" w:rsidP="00E35F1F">
            <w:pPr>
              <w:pStyle w:val="CopticVersemulti-line"/>
            </w:pPr>
            <w:r w:rsidRPr="00192066">
              <w:t>Ϫⲉ ⲁϥϣⲁⲓ ⲛⲁⲛ ⲉⲃⲟⲗⲛ̀ϧⲏϯ</w:t>
            </w:r>
          </w:p>
          <w:p w14:paraId="7A683923" w14:textId="77777777" w:rsidR="00E35F1F" w:rsidRDefault="00E35F1F" w:rsidP="00E35F1F">
            <w:pPr>
              <w:pStyle w:val="CopticVersemulti-line"/>
            </w:pPr>
            <w:r w:rsidRPr="00192066">
              <w:t>ⲛ̀ϫⲉ ⲡⲓⲣⲏ ⲛ̀ⲧⲉ ϯⲙⲉⲑⲙⲏⲓ</w:t>
            </w:r>
          </w:p>
          <w:p w14:paraId="0B64DF2A" w14:textId="77777777" w:rsidR="00E35F1F" w:rsidRDefault="00E35F1F" w:rsidP="00E35F1F">
            <w:pPr>
              <w:pStyle w:val="CopticVersemulti-line"/>
            </w:pPr>
            <w:r w:rsidRPr="00192066">
              <w:t>ⲉ̀ⲣⲉ ⲡⲓⲧⲁⲗϭⲟ ⲭⲏ ϧⲁ ⲛⲉϥⲧⲉⲛϩ</w:t>
            </w:r>
          </w:p>
          <w:p w14:paraId="37D21404" w14:textId="77777777" w:rsidR="00E35F1F" w:rsidRDefault="00E35F1F" w:rsidP="00E35F1F">
            <w:pPr>
              <w:pStyle w:val="CopticVerse"/>
            </w:pPr>
            <w:r w:rsidRPr="00192066">
              <w:t>ϫⲉ ⲛ̀ⲑⲟϥ ⲡⲉ ⲡⲓⲣⲉϥⲑⲁⲙⲓⲟ</w:t>
            </w:r>
          </w:p>
        </w:tc>
      </w:tr>
      <w:tr w:rsidR="00E35F1F" w14:paraId="31ACEC0C" w14:textId="77777777" w:rsidTr="00E35F1F">
        <w:trPr>
          <w:cantSplit/>
          <w:jc w:val="center"/>
        </w:trPr>
        <w:tc>
          <w:tcPr>
            <w:tcW w:w="288" w:type="dxa"/>
          </w:tcPr>
          <w:p w14:paraId="4760A2CE" w14:textId="77777777" w:rsidR="00E35F1F" w:rsidRDefault="00E35F1F" w:rsidP="00E35F1F">
            <w:pPr>
              <w:pStyle w:val="CopticCross"/>
            </w:pPr>
          </w:p>
        </w:tc>
        <w:tc>
          <w:tcPr>
            <w:tcW w:w="3960" w:type="dxa"/>
          </w:tcPr>
          <w:p w14:paraId="615295BF" w14:textId="5B6FBA4E" w:rsidR="00E35F1F" w:rsidRPr="007425E1" w:rsidRDefault="00F11EF4" w:rsidP="00E35F1F">
            <w:pPr>
              <w:pStyle w:val="EngHang"/>
            </w:pPr>
            <w:r>
              <w:t>He took what is ours</w:t>
            </w:r>
          </w:p>
          <w:p w14:paraId="3847A338" w14:textId="77777777" w:rsidR="00E35F1F" w:rsidRPr="007425E1" w:rsidRDefault="00E35F1F" w:rsidP="00E35F1F">
            <w:pPr>
              <w:pStyle w:val="EngHang"/>
            </w:pPr>
            <w:r w:rsidRPr="007425E1">
              <w:t>And gave us what is His,</w:t>
            </w:r>
          </w:p>
          <w:p w14:paraId="2F4D6539" w14:textId="77777777" w:rsidR="00E35F1F" w:rsidRPr="007425E1" w:rsidRDefault="00E35F1F" w:rsidP="00E35F1F">
            <w:pPr>
              <w:pStyle w:val="EngHang"/>
            </w:pPr>
            <w:r>
              <w:t>We praise Him a</w:t>
            </w:r>
            <w:r w:rsidRPr="007425E1">
              <w:t>nd glorify Him,</w:t>
            </w:r>
          </w:p>
          <w:p w14:paraId="4731194B" w14:textId="77777777" w:rsidR="00E35F1F" w:rsidRDefault="00E35F1F" w:rsidP="00E35F1F">
            <w:pPr>
              <w:pStyle w:val="EngHangEnd"/>
            </w:pPr>
            <w:r>
              <w:t>And exalt Him above all</w:t>
            </w:r>
            <w:r w:rsidRPr="007425E1">
              <w:t>.</w:t>
            </w:r>
          </w:p>
        </w:tc>
        <w:tc>
          <w:tcPr>
            <w:tcW w:w="288" w:type="dxa"/>
          </w:tcPr>
          <w:p w14:paraId="41A42711" w14:textId="77777777" w:rsidR="00E35F1F" w:rsidRDefault="00E35F1F" w:rsidP="00E35F1F"/>
        </w:tc>
        <w:tc>
          <w:tcPr>
            <w:tcW w:w="288" w:type="dxa"/>
          </w:tcPr>
          <w:p w14:paraId="517B8254" w14:textId="77777777" w:rsidR="00E35F1F" w:rsidRDefault="00E35F1F" w:rsidP="00E35F1F">
            <w:pPr>
              <w:pStyle w:val="CopticCross"/>
            </w:pPr>
          </w:p>
        </w:tc>
        <w:tc>
          <w:tcPr>
            <w:tcW w:w="3960" w:type="dxa"/>
          </w:tcPr>
          <w:p w14:paraId="0A43B17A" w14:textId="77777777" w:rsidR="00E35F1F" w:rsidRDefault="00E35F1F" w:rsidP="00E35F1F">
            <w:pPr>
              <w:pStyle w:val="CopticVersemulti-line"/>
            </w:pPr>
            <w:r w:rsidRPr="00192066">
              <w:t>Ⲛ̀ⲑⲟϥ ⲁϥϭⲓ ⲛ̀ⲛⲏⲉ̀ⲧⲉ ⲛⲟⲩⲛ</w:t>
            </w:r>
          </w:p>
          <w:p w14:paraId="61FC4A71" w14:textId="77777777" w:rsidR="00E35F1F" w:rsidRDefault="00E35F1F" w:rsidP="00E35F1F">
            <w:pPr>
              <w:pStyle w:val="CopticVersemulti-line"/>
            </w:pPr>
            <w:r w:rsidRPr="00192066">
              <w:t>ⲁϥϯ ⲛⲁⲛ ⲛ̀ⲛⲏⲉⲧⲉ ⲛⲟⲩϥ</w:t>
            </w:r>
          </w:p>
          <w:p w14:paraId="26C0C8F0" w14:textId="77777777" w:rsidR="00E35F1F" w:rsidRDefault="00E35F1F" w:rsidP="00E35F1F">
            <w:pPr>
              <w:pStyle w:val="CopticVersemulti-line"/>
            </w:pPr>
            <w:r w:rsidRPr="00192066">
              <w:t>ⲧⲉⲛϩⲱⲥ ⲉ̀ⲣⲟϥ ⲧⲉⲛϯⲱ̀ⲟⲩ ⲛⲁϥ</w:t>
            </w:r>
          </w:p>
          <w:p w14:paraId="4CE96AA4" w14:textId="77777777" w:rsidR="00E35F1F" w:rsidRDefault="00E35F1F" w:rsidP="00E35F1F">
            <w:pPr>
              <w:pStyle w:val="CopticVerse"/>
            </w:pPr>
            <w:r w:rsidRPr="00192066">
              <w:t>ⲧⲉⲛⲉ̀ⲣϩⲟⲩⲟ̀ ϭⲓⲥⲓ ⲙ̀ⲙⲟϥ</w:t>
            </w:r>
          </w:p>
        </w:tc>
      </w:tr>
    </w:tbl>
    <w:p w14:paraId="51E8535D" w14:textId="77777777" w:rsidR="00E35F1F" w:rsidRDefault="00E35F1F" w:rsidP="00E35F1F">
      <w:pPr>
        <w:pStyle w:val="Heading6"/>
      </w:pPr>
      <w:bookmarkStart w:id="990" w:name="_Toc298681332"/>
      <w:r>
        <w:lastRenderedPageBreak/>
        <w:t>Part Two</w:t>
      </w:r>
      <w:bookmarkEnd w:id="9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A1B3B6F" w14:textId="77777777" w:rsidTr="00E35F1F">
        <w:trPr>
          <w:cantSplit/>
          <w:jc w:val="center"/>
        </w:trPr>
        <w:tc>
          <w:tcPr>
            <w:tcW w:w="288" w:type="dxa"/>
          </w:tcPr>
          <w:p w14:paraId="58D2E9CE" w14:textId="77777777" w:rsidR="00E35F1F" w:rsidRDefault="00E35F1F" w:rsidP="00E35F1F">
            <w:pPr>
              <w:pStyle w:val="CopticCross"/>
            </w:pPr>
            <w:r w:rsidRPr="00FB5ACB">
              <w:t>¿</w:t>
            </w:r>
          </w:p>
        </w:tc>
        <w:tc>
          <w:tcPr>
            <w:tcW w:w="3960" w:type="dxa"/>
          </w:tcPr>
          <w:p w14:paraId="2E606791" w14:textId="77777777" w:rsidR="00E35F1F" w:rsidRDefault="00E35F1F" w:rsidP="00E35F1F">
            <w:pPr>
              <w:pStyle w:val="EngHang"/>
            </w:pPr>
            <w:r>
              <w:t>You are more blessed than heaven,</w:t>
            </w:r>
          </w:p>
          <w:p w14:paraId="4371F673" w14:textId="77B485A3" w:rsidR="00E35F1F" w:rsidRDefault="00E35F1F" w:rsidP="00E35F1F">
            <w:pPr>
              <w:pStyle w:val="EngHang"/>
            </w:pPr>
            <w:r>
              <w:t xml:space="preserve">And more </w:t>
            </w:r>
            <w:r w:rsidR="00F11EF4">
              <w:t xml:space="preserve">honoured </w:t>
            </w:r>
            <w:r>
              <w:t>than the earth.</w:t>
            </w:r>
          </w:p>
          <w:p w14:paraId="06086C47" w14:textId="77777777" w:rsidR="00E35F1F" w:rsidRDefault="00E35F1F" w:rsidP="00E35F1F">
            <w:pPr>
              <w:pStyle w:val="EngHang"/>
            </w:pPr>
            <w:r>
              <w:t>You are above every thought;</w:t>
            </w:r>
          </w:p>
          <w:p w14:paraId="0C2E92BF" w14:textId="77777777" w:rsidR="00E35F1F" w:rsidRDefault="00E35F1F" w:rsidP="00E35F1F">
            <w:pPr>
              <w:pStyle w:val="EngHangEnd"/>
            </w:pPr>
            <w:r>
              <w:t>Who can speak of your honour?</w:t>
            </w:r>
          </w:p>
        </w:tc>
        <w:tc>
          <w:tcPr>
            <w:tcW w:w="288" w:type="dxa"/>
          </w:tcPr>
          <w:p w14:paraId="71C070A4" w14:textId="77777777" w:rsidR="00E35F1F" w:rsidRDefault="00E35F1F" w:rsidP="00E35F1F"/>
        </w:tc>
        <w:tc>
          <w:tcPr>
            <w:tcW w:w="288" w:type="dxa"/>
          </w:tcPr>
          <w:p w14:paraId="7EAE39D0" w14:textId="77777777" w:rsidR="00E35F1F" w:rsidRDefault="00E35F1F" w:rsidP="00E35F1F">
            <w:pPr>
              <w:pStyle w:val="CopticCross"/>
            </w:pPr>
            <w:r w:rsidRPr="00FB5ACB">
              <w:t>¿</w:t>
            </w:r>
          </w:p>
        </w:tc>
        <w:tc>
          <w:tcPr>
            <w:tcW w:w="3960" w:type="dxa"/>
          </w:tcPr>
          <w:p w14:paraId="7CECD2AD" w14:textId="77777777" w:rsidR="00E35F1F" w:rsidRDefault="00E35F1F" w:rsidP="00E35F1F">
            <w:pPr>
              <w:pStyle w:val="CopticVersemulti-line"/>
            </w:pPr>
            <w:r w:rsidRPr="00192066">
              <w:t>Ⲧⲉⲥⲙⲁⲣⲱⲟⲩⲧ ⲉ</w:t>
            </w:r>
            <w:r w:rsidRPr="00192066">
              <w:rPr>
                <w:rFonts w:ascii="Times New Roman" w:hAnsi="Times New Roman" w:cs="Times New Roman"/>
              </w:rPr>
              <w:t>̀</w:t>
            </w:r>
            <w:r>
              <w:rPr>
                <w:rFonts w:cs="FreeSerifAvvaShenouda"/>
              </w:rPr>
              <w:t>ϩ</w:t>
            </w:r>
            <w:r w:rsidRPr="00192066">
              <w:t>ⲟⲧⲉ ⲧ</w:t>
            </w:r>
            <w:r w:rsidRPr="00192066">
              <w:rPr>
                <w:rFonts w:ascii="Times New Roman" w:hAnsi="Times New Roman" w:cs="Times New Roman"/>
              </w:rPr>
              <w:t>̀</w:t>
            </w:r>
            <w:r w:rsidRPr="00192066">
              <w:t>ⲫⲉ</w:t>
            </w:r>
          </w:p>
          <w:p w14:paraId="245B2944" w14:textId="77777777" w:rsidR="00E35F1F" w:rsidRDefault="00E35F1F" w:rsidP="00E35F1F">
            <w:pPr>
              <w:pStyle w:val="CopticVersemulti-line"/>
            </w:pPr>
            <w:r w:rsidRPr="00192066">
              <w:t>ⲧⲉⲧⲁⲓⲏⲟⲩⲧ ⲉ</w:t>
            </w:r>
            <w:r w:rsidRPr="00192066">
              <w:rPr>
                <w:rFonts w:ascii="Times New Roman" w:hAnsi="Times New Roman" w:cs="Times New Roman"/>
              </w:rPr>
              <w:t>̀</w:t>
            </w:r>
            <w:r>
              <w:rPr>
                <w:rFonts w:cs="FreeSerifAvvaShenouda"/>
              </w:rPr>
              <w:t>ϩ</w:t>
            </w:r>
            <w:r w:rsidRPr="00192066">
              <w:t>ⲟⲧⲉ ⲡ</w:t>
            </w:r>
            <w:r w:rsidRPr="00192066">
              <w:rPr>
                <w:rFonts w:ascii="Times New Roman" w:hAnsi="Times New Roman" w:cs="Times New Roman"/>
              </w:rPr>
              <w:t>̀</w:t>
            </w:r>
            <w:r w:rsidRPr="00192066">
              <w:t>ⲕⲁ</w:t>
            </w:r>
            <w:r>
              <w:rPr>
                <w:rFonts w:cs="FreeSerifAvvaShenouda"/>
              </w:rPr>
              <w:t>ϩ</w:t>
            </w:r>
            <w:r w:rsidRPr="00192066">
              <w:t>ⲓ</w:t>
            </w:r>
          </w:p>
          <w:p w14:paraId="584AD744" w14:textId="77777777" w:rsidR="00E35F1F" w:rsidRDefault="00E35F1F" w:rsidP="00E35F1F">
            <w:pPr>
              <w:pStyle w:val="CopticVersemulti-line"/>
            </w:pPr>
            <w:r w:rsidRPr="00192066">
              <w:t>ⲧⲉⲥⲁⲡ</w:t>
            </w:r>
            <w:r w:rsidRPr="00192066">
              <w:rPr>
                <w:rFonts w:ascii="Times New Roman" w:hAnsi="Times New Roman" w:cs="Times New Roman"/>
              </w:rPr>
              <w:t>̀ϣ</w:t>
            </w:r>
            <w:r w:rsidRPr="00192066">
              <w:t>ⲱⲓ ⲙ</w:t>
            </w:r>
            <w:r w:rsidRPr="00192066">
              <w:rPr>
                <w:rFonts w:ascii="Times New Roman" w:hAnsi="Times New Roman" w:cs="Times New Roman"/>
              </w:rPr>
              <w:t>̀</w:t>
            </w:r>
            <w:r w:rsidRPr="00192066">
              <w:t>ⲙⲉⲩⲓ</w:t>
            </w:r>
            <w:r w:rsidRPr="00192066">
              <w:rPr>
                <w:rFonts w:ascii="Times New Roman" w:hAnsi="Times New Roman" w:cs="Times New Roman"/>
              </w:rPr>
              <w:t>̀</w:t>
            </w:r>
            <w:r w:rsidRPr="00192066">
              <w:t xml:space="preserve"> ⲛⲓⲃⲉⲛ</w:t>
            </w:r>
          </w:p>
          <w:p w14:paraId="4A312312" w14:textId="77777777" w:rsidR="00E35F1F" w:rsidRDefault="00E35F1F" w:rsidP="00E35F1F">
            <w:pPr>
              <w:pStyle w:val="CopticVerse"/>
            </w:pPr>
            <w:r w:rsidRPr="00192066">
              <w:t>ⲛⲓⲙ ⲡⲉⲑⲛⲁ</w:t>
            </w:r>
            <w:r w:rsidRPr="00192066">
              <w:rPr>
                <w:rFonts w:ascii="Times New Roman" w:hAnsi="Times New Roman" w:cs="Times New Roman"/>
              </w:rPr>
              <w:t>ϣ̀</w:t>
            </w:r>
            <w:r w:rsidRPr="00192066">
              <w:t>ⲥⲁ</w:t>
            </w:r>
            <w:r w:rsidRPr="00192066">
              <w:rPr>
                <w:rFonts w:ascii="Times New Roman" w:hAnsi="Times New Roman" w:cs="Times New Roman"/>
              </w:rPr>
              <w:t>ϫ</w:t>
            </w:r>
            <w:r w:rsidRPr="00192066">
              <w:t>ⲓ ⲉⲡⲉⲧⲁⲓⲟ</w:t>
            </w:r>
            <w:r w:rsidRPr="00192066">
              <w:rPr>
                <w:rFonts w:ascii="Times New Roman" w:hAnsi="Times New Roman" w:cs="Times New Roman"/>
              </w:rPr>
              <w:t>̀</w:t>
            </w:r>
          </w:p>
        </w:tc>
      </w:tr>
      <w:tr w:rsidR="00E35F1F" w14:paraId="414AF4C6" w14:textId="77777777" w:rsidTr="00E35F1F">
        <w:trPr>
          <w:cantSplit/>
          <w:jc w:val="center"/>
        </w:trPr>
        <w:tc>
          <w:tcPr>
            <w:tcW w:w="288" w:type="dxa"/>
          </w:tcPr>
          <w:p w14:paraId="61C3FF9E" w14:textId="77777777" w:rsidR="00E35F1F" w:rsidRDefault="00E35F1F" w:rsidP="00E35F1F">
            <w:pPr>
              <w:pStyle w:val="CopticCross"/>
            </w:pPr>
          </w:p>
        </w:tc>
        <w:tc>
          <w:tcPr>
            <w:tcW w:w="3960" w:type="dxa"/>
          </w:tcPr>
          <w:p w14:paraId="373238A0" w14:textId="77777777" w:rsidR="00E35F1F" w:rsidRDefault="00E35F1F" w:rsidP="00F11EF4">
            <w:pPr>
              <w:pStyle w:val="EngHang"/>
            </w:pPr>
            <w:r>
              <w:t>There is no one like you,</w:t>
            </w:r>
          </w:p>
          <w:p w14:paraId="1CB31F01" w14:textId="77777777" w:rsidR="00E35F1F" w:rsidRDefault="00E35F1F" w:rsidP="00F11EF4">
            <w:pPr>
              <w:pStyle w:val="EngHang"/>
            </w:pPr>
            <w:r>
              <w:t>O Virgin Mary.</w:t>
            </w:r>
          </w:p>
          <w:p w14:paraId="1EB92AC7" w14:textId="77777777" w:rsidR="00E35F1F" w:rsidRDefault="00E35F1F" w:rsidP="00F11EF4">
            <w:pPr>
              <w:pStyle w:val="EngHang"/>
            </w:pPr>
            <w:r>
              <w:t>The angels honour you;</w:t>
            </w:r>
          </w:p>
          <w:p w14:paraId="40AADDB9" w14:textId="77777777" w:rsidR="00E35F1F" w:rsidRDefault="00E35F1F" w:rsidP="00E35F1F">
            <w:pPr>
              <w:pStyle w:val="EngHangEnd"/>
            </w:pPr>
            <w:r>
              <w:t>The Seraphim glorify you.</w:t>
            </w:r>
          </w:p>
        </w:tc>
        <w:tc>
          <w:tcPr>
            <w:tcW w:w="288" w:type="dxa"/>
          </w:tcPr>
          <w:p w14:paraId="7608DC58" w14:textId="77777777" w:rsidR="00E35F1F" w:rsidRDefault="00E35F1F" w:rsidP="00E35F1F"/>
        </w:tc>
        <w:tc>
          <w:tcPr>
            <w:tcW w:w="288" w:type="dxa"/>
          </w:tcPr>
          <w:p w14:paraId="4CFA0983" w14:textId="77777777" w:rsidR="00E35F1F" w:rsidRDefault="00E35F1F" w:rsidP="00E35F1F">
            <w:pPr>
              <w:pStyle w:val="CopticCross"/>
            </w:pPr>
          </w:p>
        </w:tc>
        <w:tc>
          <w:tcPr>
            <w:tcW w:w="3960" w:type="dxa"/>
          </w:tcPr>
          <w:p w14:paraId="2F4BD602" w14:textId="77777777" w:rsidR="00E35F1F" w:rsidRDefault="00E35F1F" w:rsidP="00E35F1F">
            <w:pPr>
              <w:pStyle w:val="CopticVersemulti-line"/>
            </w:pPr>
            <w:r w:rsidRPr="00192066">
              <w:t>Ⲙ̀ⲙⲟⲛ ⲫⲏⲉⲧⲧⲉⲛⲑⲱⲛⲧ ⲉ̀ⲣⲟ</w:t>
            </w:r>
          </w:p>
          <w:p w14:paraId="0B5DE864" w14:textId="77777777" w:rsidR="00E35F1F" w:rsidRDefault="00E35F1F" w:rsidP="00E35F1F">
            <w:pPr>
              <w:pStyle w:val="CopticVersemulti-line"/>
            </w:pPr>
            <w:r w:rsidRPr="00192066">
              <w:t>ⲱ̀ Ⲙⲁⲣⲓⲁ ϯⲡⲁⲣⲑⲉⲛⲟⲥ</w:t>
            </w:r>
          </w:p>
          <w:p w14:paraId="2CA8F9C1" w14:textId="77777777" w:rsidR="00E35F1F" w:rsidRDefault="00E35F1F" w:rsidP="00E35F1F">
            <w:pPr>
              <w:pStyle w:val="CopticVersemulti-line"/>
            </w:pPr>
            <w:r w:rsidRPr="00192066">
              <w:t>ⲛⲓⲁⲅⲅⲉⲗⲟⲥ ⲥⲉⲧⲁⲓⲟ̀ ⲙ̀ⲙⲟ</w:t>
            </w:r>
          </w:p>
          <w:p w14:paraId="69822825" w14:textId="77777777" w:rsidR="00E35F1F" w:rsidRDefault="00E35F1F" w:rsidP="00E35F1F">
            <w:pPr>
              <w:pStyle w:val="CopticVerse"/>
            </w:pPr>
            <w:r w:rsidRPr="00192066">
              <w:t>ⲛⲓⲥⲉⲣⲁⲫⲓⲙ ⲥⲉϯⲱ̀ⲟⲩ ⲛⲉ</w:t>
            </w:r>
          </w:p>
        </w:tc>
      </w:tr>
      <w:tr w:rsidR="00E35F1F" w14:paraId="403EC42B" w14:textId="77777777" w:rsidTr="00E35F1F">
        <w:trPr>
          <w:cantSplit/>
          <w:jc w:val="center"/>
        </w:trPr>
        <w:tc>
          <w:tcPr>
            <w:tcW w:w="288" w:type="dxa"/>
          </w:tcPr>
          <w:p w14:paraId="739D27E5" w14:textId="77777777" w:rsidR="00E35F1F" w:rsidRDefault="00E35F1F" w:rsidP="00E35F1F">
            <w:pPr>
              <w:pStyle w:val="CopticCross"/>
            </w:pPr>
            <w:r w:rsidRPr="00FB5ACB">
              <w:t>¿</w:t>
            </w:r>
          </w:p>
        </w:tc>
        <w:tc>
          <w:tcPr>
            <w:tcW w:w="3960" w:type="dxa"/>
          </w:tcPr>
          <w:p w14:paraId="6F105F78" w14:textId="2E54733B" w:rsidR="00E35F1F" w:rsidRDefault="00E35F1F" w:rsidP="00E35F1F">
            <w:pPr>
              <w:pStyle w:val="EngHang"/>
            </w:pPr>
            <w:r>
              <w:t xml:space="preserve">For He who sits </w:t>
            </w:r>
            <w:r w:rsidR="00F11EF4">
              <w:t>up</w:t>
            </w:r>
            <w:r>
              <w:t>on the Cherubim,</w:t>
            </w:r>
          </w:p>
          <w:p w14:paraId="622B725B" w14:textId="77777777" w:rsidR="00E35F1F" w:rsidRDefault="00E35F1F" w:rsidP="00E35F1F">
            <w:pPr>
              <w:pStyle w:val="EngHang"/>
            </w:pPr>
            <w:r>
              <w:t xml:space="preserve">Came and was </w:t>
            </w:r>
            <w:commentRangeStart w:id="991"/>
            <w:r>
              <w:t xml:space="preserve">incarnate </w:t>
            </w:r>
            <w:commentRangeEnd w:id="991"/>
            <w:r>
              <w:rPr>
                <w:rStyle w:val="CommentReference"/>
                <w:rFonts w:ascii="Times New Roman" w:eastAsiaTheme="minorHAnsi" w:hAnsi="Times New Roman" w:cstheme="minorBidi"/>
                <w:color w:val="auto"/>
              </w:rPr>
              <w:commentReference w:id="991"/>
            </w:r>
            <w:r>
              <w:t>of you</w:t>
            </w:r>
          </w:p>
          <w:p w14:paraId="37CEFF53" w14:textId="77777777" w:rsidR="00E35F1F" w:rsidRDefault="00E35F1F" w:rsidP="00E35F1F">
            <w:pPr>
              <w:pStyle w:val="EngHang"/>
            </w:pPr>
            <w:r>
              <w:t>To unite us to Him,</w:t>
            </w:r>
          </w:p>
          <w:p w14:paraId="1B25ED12" w14:textId="77777777" w:rsidR="00E35F1F" w:rsidRDefault="00E35F1F" w:rsidP="00E35F1F">
            <w:pPr>
              <w:pStyle w:val="EngHangEnd"/>
            </w:pPr>
            <w:r>
              <w:t>Through His goodness.</w:t>
            </w:r>
          </w:p>
        </w:tc>
        <w:tc>
          <w:tcPr>
            <w:tcW w:w="288" w:type="dxa"/>
          </w:tcPr>
          <w:p w14:paraId="19047DD2" w14:textId="77777777" w:rsidR="00E35F1F" w:rsidRDefault="00E35F1F" w:rsidP="00E35F1F"/>
        </w:tc>
        <w:tc>
          <w:tcPr>
            <w:tcW w:w="288" w:type="dxa"/>
          </w:tcPr>
          <w:p w14:paraId="5C5B9031" w14:textId="77777777" w:rsidR="00E35F1F" w:rsidRDefault="00E35F1F" w:rsidP="00E35F1F">
            <w:pPr>
              <w:pStyle w:val="CopticCross"/>
            </w:pPr>
            <w:r w:rsidRPr="00FB5ACB">
              <w:t>¿</w:t>
            </w:r>
          </w:p>
        </w:tc>
        <w:tc>
          <w:tcPr>
            <w:tcW w:w="3960" w:type="dxa"/>
          </w:tcPr>
          <w:p w14:paraId="3FB79CC4" w14:textId="77777777" w:rsidR="00E35F1F" w:rsidRDefault="00E35F1F" w:rsidP="00E35F1F">
            <w:pPr>
              <w:pStyle w:val="CopticVersemulti-line"/>
            </w:pPr>
            <w:r w:rsidRPr="00192066">
              <w:t>Ϫⲉ ⲁ̀ ⲫⲏⲉⲧ ϩⲓϫⲉⲛ ⲛⲓⲭⲉⲣⲟⲩⲃⲓⲙ</w:t>
            </w:r>
          </w:p>
          <w:p w14:paraId="0205D370" w14:textId="77777777" w:rsidR="00E35F1F" w:rsidRDefault="00E35F1F" w:rsidP="00E35F1F">
            <w:pPr>
              <w:pStyle w:val="CopticVersemulti-line"/>
            </w:pPr>
            <w:r w:rsidRPr="00192066">
              <w:t>ⲓ̀ ⲁϥϭⲓⲥⲁⲣⲝ ⲉⲃⲟⲗⲛ̀ϧⲏϯ</w:t>
            </w:r>
          </w:p>
          <w:p w14:paraId="348D270F" w14:textId="77777777" w:rsidR="00E35F1F" w:rsidRDefault="00E35F1F" w:rsidP="00E35F1F">
            <w:pPr>
              <w:pStyle w:val="CopticVersemulti-line"/>
            </w:pPr>
            <w:r w:rsidRPr="00192066">
              <w:t>ϣⲁ ⲛ̀ⲧⲉϥϩⲟⲧⲡⲉⲛ ⲉ̀ⲣⲟϥ</w:t>
            </w:r>
          </w:p>
          <w:p w14:paraId="26204D35" w14:textId="77777777" w:rsidR="00E35F1F" w:rsidRDefault="00E35F1F" w:rsidP="00E35F1F">
            <w:pPr>
              <w:pStyle w:val="CopticVerse"/>
            </w:pPr>
            <w:r w:rsidRPr="00192066">
              <w:t>ϩⲓⲧⲉⲛ ⲧⲉϥⲙⲉⲧⲁ̀ⲅⲁⲑⲟⲥ</w:t>
            </w:r>
          </w:p>
        </w:tc>
      </w:tr>
      <w:tr w:rsidR="00E35F1F" w14:paraId="73B763D8" w14:textId="77777777" w:rsidTr="00E35F1F">
        <w:trPr>
          <w:cantSplit/>
          <w:jc w:val="center"/>
        </w:trPr>
        <w:tc>
          <w:tcPr>
            <w:tcW w:w="288" w:type="dxa"/>
          </w:tcPr>
          <w:p w14:paraId="42F87E43" w14:textId="77777777" w:rsidR="00E35F1F" w:rsidRDefault="00E35F1F" w:rsidP="00E35F1F">
            <w:pPr>
              <w:pStyle w:val="CopticCross"/>
            </w:pPr>
          </w:p>
        </w:tc>
        <w:tc>
          <w:tcPr>
            <w:tcW w:w="3960" w:type="dxa"/>
          </w:tcPr>
          <w:p w14:paraId="5210A59C" w14:textId="52C2B476" w:rsidR="00E35F1F" w:rsidRPr="007425E1" w:rsidRDefault="00F11EF4" w:rsidP="00E35F1F">
            <w:pPr>
              <w:pStyle w:val="EngHang"/>
            </w:pPr>
            <w:r>
              <w:t>He took what is ours</w:t>
            </w:r>
          </w:p>
          <w:p w14:paraId="63AE2045" w14:textId="77777777" w:rsidR="00E35F1F" w:rsidRPr="007425E1" w:rsidRDefault="00E35F1F" w:rsidP="00E35F1F">
            <w:pPr>
              <w:pStyle w:val="EngHang"/>
            </w:pPr>
            <w:r w:rsidRPr="007425E1">
              <w:t>And gave us what is His,</w:t>
            </w:r>
          </w:p>
          <w:p w14:paraId="2A18E5AA" w14:textId="77777777" w:rsidR="00E35F1F" w:rsidRPr="007425E1" w:rsidRDefault="00E35F1F" w:rsidP="00E35F1F">
            <w:pPr>
              <w:pStyle w:val="EngHang"/>
            </w:pPr>
            <w:r>
              <w:t>We praise Him a</w:t>
            </w:r>
            <w:r w:rsidRPr="007425E1">
              <w:t>nd glorify Him,</w:t>
            </w:r>
          </w:p>
          <w:p w14:paraId="182F6222" w14:textId="77777777" w:rsidR="00E35F1F" w:rsidRDefault="00E35F1F" w:rsidP="00E35F1F">
            <w:pPr>
              <w:pStyle w:val="EngHangEnd"/>
            </w:pPr>
            <w:r>
              <w:t>And exalt Him above all</w:t>
            </w:r>
            <w:r w:rsidRPr="007425E1">
              <w:t>.</w:t>
            </w:r>
          </w:p>
        </w:tc>
        <w:tc>
          <w:tcPr>
            <w:tcW w:w="288" w:type="dxa"/>
          </w:tcPr>
          <w:p w14:paraId="6CD46EBE" w14:textId="77777777" w:rsidR="00E35F1F" w:rsidRDefault="00E35F1F" w:rsidP="00E35F1F"/>
        </w:tc>
        <w:tc>
          <w:tcPr>
            <w:tcW w:w="288" w:type="dxa"/>
          </w:tcPr>
          <w:p w14:paraId="2CA9584D" w14:textId="77777777" w:rsidR="00E35F1F" w:rsidRDefault="00E35F1F" w:rsidP="00E35F1F">
            <w:pPr>
              <w:pStyle w:val="CopticCross"/>
            </w:pPr>
          </w:p>
        </w:tc>
        <w:tc>
          <w:tcPr>
            <w:tcW w:w="3960" w:type="dxa"/>
          </w:tcPr>
          <w:p w14:paraId="77AD3D63" w14:textId="77777777" w:rsidR="00E35F1F" w:rsidRDefault="00E35F1F" w:rsidP="00E35F1F">
            <w:pPr>
              <w:pStyle w:val="CopticVersemulti-line"/>
            </w:pPr>
            <w:r w:rsidRPr="00192066">
              <w:t>Ⲛ̀ⲑⲟϥ ⲁϥϭⲓ ⲛ̀ⲛⲏⲉ̀ⲧⲉ ⲛⲟⲩⲛ</w:t>
            </w:r>
          </w:p>
          <w:p w14:paraId="4C1900BD" w14:textId="77777777" w:rsidR="00E35F1F" w:rsidRDefault="00E35F1F" w:rsidP="00E35F1F">
            <w:pPr>
              <w:pStyle w:val="CopticVersemulti-line"/>
            </w:pPr>
            <w:r w:rsidRPr="00192066">
              <w:t>ⲁϥϯ ⲛⲁⲛ ⲛ̀ⲛⲏⲉⲧⲉ ⲛⲟⲩϥ</w:t>
            </w:r>
          </w:p>
          <w:p w14:paraId="763E4393" w14:textId="77777777" w:rsidR="00E35F1F" w:rsidRDefault="00E35F1F" w:rsidP="00E35F1F">
            <w:pPr>
              <w:pStyle w:val="CopticVersemulti-line"/>
            </w:pPr>
            <w:r w:rsidRPr="00192066">
              <w:t>ⲧⲉⲛϩⲱⲥ ⲉ̀ⲣⲟϥ ⲧⲉⲛϯⲱ̀ⲟⲩ ⲛⲁϥ</w:t>
            </w:r>
          </w:p>
          <w:p w14:paraId="4DB35457" w14:textId="77777777" w:rsidR="00E35F1F" w:rsidRDefault="00E35F1F" w:rsidP="00E35F1F">
            <w:pPr>
              <w:pStyle w:val="CopticVersemulti-line"/>
            </w:pPr>
            <w:r w:rsidRPr="00192066">
              <w:t>ⲧⲉⲛⲉ̀ⲣϩⲟⲩⲟ̀ ϭⲓⲥⲓ ⲙ̀ⲙⲟϥ</w:t>
            </w:r>
          </w:p>
        </w:tc>
      </w:tr>
    </w:tbl>
    <w:p w14:paraId="5D7E584B" w14:textId="77777777" w:rsidR="00E35F1F" w:rsidRDefault="00E35F1F" w:rsidP="00E35F1F">
      <w:pPr>
        <w:pStyle w:val="Heading6"/>
      </w:pPr>
      <w:bookmarkStart w:id="992" w:name="_Toc298681333"/>
      <w:r>
        <w:t>Part Three</w:t>
      </w:r>
      <w:bookmarkEnd w:id="9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DC367A4" w14:textId="77777777" w:rsidTr="00E35F1F">
        <w:trPr>
          <w:cantSplit/>
          <w:jc w:val="center"/>
        </w:trPr>
        <w:tc>
          <w:tcPr>
            <w:tcW w:w="288" w:type="dxa"/>
          </w:tcPr>
          <w:p w14:paraId="530E14C7" w14:textId="77777777" w:rsidR="00E35F1F" w:rsidRDefault="00E35F1F" w:rsidP="00E35F1F">
            <w:pPr>
              <w:pStyle w:val="CopticCross"/>
            </w:pPr>
            <w:r w:rsidRPr="00FB5ACB">
              <w:t>¿</w:t>
            </w:r>
          </w:p>
        </w:tc>
        <w:tc>
          <w:tcPr>
            <w:tcW w:w="3960" w:type="dxa"/>
          </w:tcPr>
          <w:p w14:paraId="5E4006D5" w14:textId="77777777" w:rsidR="00E35F1F" w:rsidRPr="007425E1" w:rsidRDefault="00E35F1F" w:rsidP="00E35F1F">
            <w:pPr>
              <w:pStyle w:val="EngHang"/>
            </w:pPr>
            <w:r w:rsidRPr="007425E1">
              <w:t>Blessed are you, O Mary,</w:t>
            </w:r>
          </w:p>
          <w:p w14:paraId="595312D6" w14:textId="77777777" w:rsidR="00E35F1F" w:rsidRPr="007425E1" w:rsidRDefault="00E35F1F" w:rsidP="00E35F1F">
            <w:pPr>
              <w:pStyle w:val="EngHang"/>
            </w:pPr>
            <w:r w:rsidRPr="007425E1">
              <w:t xml:space="preserve">And blessed is </w:t>
            </w:r>
            <w:r>
              <w:t>the</w:t>
            </w:r>
            <w:r w:rsidRPr="007425E1">
              <w:t xml:space="preserve"> fruit</w:t>
            </w:r>
            <w:r>
              <w:t xml:space="preserve"> of your womb</w:t>
            </w:r>
            <w:r w:rsidRPr="007425E1">
              <w:t>,</w:t>
            </w:r>
          </w:p>
          <w:p w14:paraId="63068670" w14:textId="77777777" w:rsidR="00E35F1F" w:rsidRPr="007425E1" w:rsidRDefault="00E35F1F" w:rsidP="00E35F1F">
            <w:pPr>
              <w:pStyle w:val="EngHang"/>
            </w:pPr>
            <w:r w:rsidRPr="007425E1">
              <w:t>O Virgin</w:t>
            </w:r>
            <w:r>
              <w:t xml:space="preserve">, </w:t>
            </w:r>
            <w:commentRangeStart w:id="993"/>
            <w:r>
              <w:t>O</w:t>
            </w:r>
            <w:commentRangeEnd w:id="993"/>
            <w:r>
              <w:rPr>
                <w:rStyle w:val="CommentReference"/>
                <w:rFonts w:ascii="Times New Roman" w:eastAsiaTheme="minorHAnsi" w:hAnsi="Times New Roman" w:cstheme="minorBidi"/>
                <w:color w:val="auto"/>
              </w:rPr>
              <w:commentReference w:id="993"/>
            </w:r>
            <w:r w:rsidRPr="007425E1">
              <w:t xml:space="preserve"> Mother of God,</w:t>
            </w:r>
          </w:p>
          <w:p w14:paraId="0C6069B5" w14:textId="77777777" w:rsidR="00E35F1F" w:rsidRDefault="00E35F1F" w:rsidP="00E35F1F">
            <w:pPr>
              <w:pStyle w:val="EngHangEnd"/>
            </w:pPr>
            <w:r>
              <w:t>The pride of virginity.</w:t>
            </w:r>
          </w:p>
        </w:tc>
        <w:tc>
          <w:tcPr>
            <w:tcW w:w="288" w:type="dxa"/>
          </w:tcPr>
          <w:p w14:paraId="69C3F142" w14:textId="77777777" w:rsidR="00E35F1F" w:rsidRDefault="00E35F1F" w:rsidP="00E35F1F"/>
        </w:tc>
        <w:tc>
          <w:tcPr>
            <w:tcW w:w="288" w:type="dxa"/>
          </w:tcPr>
          <w:p w14:paraId="1D0B6D23" w14:textId="77777777" w:rsidR="00E35F1F" w:rsidRDefault="00E35F1F" w:rsidP="00E35F1F">
            <w:pPr>
              <w:pStyle w:val="CopticCross"/>
            </w:pPr>
            <w:r w:rsidRPr="00FB5ACB">
              <w:t>¿</w:t>
            </w:r>
          </w:p>
        </w:tc>
        <w:tc>
          <w:tcPr>
            <w:tcW w:w="3960" w:type="dxa"/>
          </w:tcPr>
          <w:p w14:paraId="5A668A5D" w14:textId="77777777" w:rsidR="00E35F1F" w:rsidRDefault="00E35F1F" w:rsidP="00E35F1F">
            <w:pPr>
              <w:pStyle w:val="CopticVersemulti-line"/>
            </w:pPr>
            <w:r w:rsidRPr="00192066">
              <w:t>Ⲧⲉⲥⲙⲁⲣⲱⲟⲩⲧ ⲛ</w:t>
            </w:r>
            <w:r w:rsidRPr="00192066">
              <w:rPr>
                <w:rFonts w:ascii="Times New Roman" w:hAnsi="Times New Roman" w:cs="Times New Roman"/>
              </w:rPr>
              <w:t>̀</w:t>
            </w:r>
            <w:r w:rsidRPr="00192066">
              <w:t>ⲑⲟ Ⲙⲁⲣⲓⲁ</w:t>
            </w:r>
          </w:p>
          <w:p w14:paraId="2AD709E6" w14:textId="77777777" w:rsidR="00E35F1F" w:rsidRDefault="00E35F1F" w:rsidP="00E35F1F">
            <w:pPr>
              <w:pStyle w:val="CopticVersemulti-line"/>
            </w:pPr>
            <w:r>
              <w:rPr>
                <w:rFonts w:cs="FreeSerifAvvaShenouda"/>
              </w:rPr>
              <w:t>ϥ</w:t>
            </w:r>
            <w:r>
              <w:rPr>
                <w:rFonts w:ascii="Times New Roman" w:hAnsi="Times New Roman" w:cs="Times New Roman"/>
              </w:rPr>
              <w:t>̀</w:t>
            </w:r>
            <w:r w:rsidRPr="00192066">
              <w:t>ⲥ</w:t>
            </w:r>
            <w:r w:rsidRPr="00192066">
              <w:rPr>
                <w:rFonts w:ascii="Times New Roman" w:hAnsi="Times New Roman" w:cs="Times New Roman"/>
              </w:rPr>
              <w:t>̀</w:t>
            </w:r>
            <w:r w:rsidRPr="00192066">
              <w:t>ⲙⲁⲣⲱⲟⲩⲧ ̀ⲛ</w:t>
            </w:r>
            <w:r w:rsidRPr="00192066">
              <w:rPr>
                <w:rFonts w:ascii="Times New Roman" w:hAnsi="Times New Roman" w:cs="Times New Roman"/>
              </w:rPr>
              <w:t>ϫ</w:t>
            </w:r>
            <w:r w:rsidRPr="00192066">
              <w:t>ⲉ ⲡⲉⲕⲁⲣⲡⲟⲥ</w:t>
            </w:r>
          </w:p>
          <w:p w14:paraId="16A3768D" w14:textId="77777777" w:rsidR="00E35F1F" w:rsidRDefault="00E35F1F" w:rsidP="00E35F1F">
            <w:pPr>
              <w:pStyle w:val="CopticVersemulti-line"/>
            </w:pPr>
            <w:r w:rsidRPr="00192066">
              <w:t>ⲱ</w:t>
            </w:r>
            <w:r w:rsidRPr="00192066">
              <w:rPr>
                <w:rFonts w:ascii="Times New Roman" w:hAnsi="Times New Roman" w:cs="Times New Roman"/>
              </w:rPr>
              <w:t>̀</w:t>
            </w:r>
            <w:r w:rsidRPr="00192066">
              <w:t xml:space="preserve"> </w:t>
            </w:r>
            <w:r w:rsidRPr="00192066">
              <w:rPr>
                <w:rFonts w:ascii="Times New Roman" w:hAnsi="Times New Roman" w:cs="Times New Roman"/>
              </w:rPr>
              <w:t>ϯ</w:t>
            </w:r>
            <w:r w:rsidRPr="00192066">
              <w:t>ⲡⲁⲣⲑⲉⲛⲟⲥ Ⲑ</w:t>
            </w:r>
            <w:r w:rsidRPr="00192066">
              <w:rPr>
                <w:rFonts w:ascii="Times New Roman" w:hAnsi="Times New Roman" w:cs="Times New Roman"/>
              </w:rPr>
              <w:t>̀</w:t>
            </w:r>
            <w:r w:rsidRPr="00192066">
              <w:t>ⲙⲁⲩ ⲙ</w:t>
            </w:r>
            <w:r w:rsidRPr="00192066">
              <w:rPr>
                <w:rFonts w:ascii="Times New Roman" w:hAnsi="Times New Roman" w:cs="Times New Roman"/>
              </w:rPr>
              <w:t>̀</w:t>
            </w:r>
            <w:r w:rsidRPr="00192066">
              <w:t>ⲫ</w:t>
            </w:r>
            <w:r w:rsidRPr="00192066">
              <w:rPr>
                <w:rFonts w:ascii="Times New Roman" w:hAnsi="Times New Roman" w:cs="Times New Roman"/>
              </w:rPr>
              <w:t>ϯ</w:t>
            </w:r>
          </w:p>
          <w:p w14:paraId="1807C954" w14:textId="77777777" w:rsidR="00E35F1F" w:rsidRDefault="00E35F1F" w:rsidP="00E35F1F">
            <w:pPr>
              <w:pStyle w:val="CopticVerse"/>
            </w:pPr>
            <w:r w:rsidRPr="00192066">
              <w:t>ⲡ</w:t>
            </w:r>
            <w:r w:rsidRPr="00192066">
              <w:rPr>
                <w:rFonts w:ascii="Times New Roman" w:hAnsi="Times New Roman" w:cs="Times New Roman"/>
              </w:rPr>
              <w:t>̀ϣ</w:t>
            </w:r>
            <w:r w:rsidRPr="00192066">
              <w:t>ⲟⲩ</w:t>
            </w:r>
            <w:r w:rsidRPr="00192066">
              <w:rPr>
                <w:rFonts w:ascii="Times New Roman" w:hAnsi="Times New Roman" w:cs="Times New Roman"/>
              </w:rPr>
              <w:t>ϣ</w:t>
            </w:r>
            <w:r w:rsidRPr="00192066">
              <w:t>ⲟⲩ ⲛ</w:t>
            </w:r>
            <w:r w:rsidRPr="00192066">
              <w:rPr>
                <w:rFonts w:ascii="Times New Roman" w:hAnsi="Times New Roman" w:cs="Times New Roman"/>
              </w:rPr>
              <w:t>̀</w:t>
            </w:r>
            <w:r w:rsidRPr="00192066">
              <w:t xml:space="preserve">ⲧⲉ </w:t>
            </w:r>
            <w:r w:rsidRPr="00192066">
              <w:rPr>
                <w:rFonts w:ascii="Times New Roman" w:hAnsi="Times New Roman" w:cs="Times New Roman"/>
              </w:rPr>
              <w:t>ϯ</w:t>
            </w:r>
            <w:r w:rsidRPr="00192066">
              <w:t>ⲡⲁⲣⲑⲉⲛⲓⲁ</w:t>
            </w:r>
          </w:p>
        </w:tc>
      </w:tr>
      <w:tr w:rsidR="00E35F1F" w14:paraId="772CE1EE" w14:textId="77777777" w:rsidTr="00E35F1F">
        <w:trPr>
          <w:cantSplit/>
          <w:jc w:val="center"/>
        </w:trPr>
        <w:tc>
          <w:tcPr>
            <w:tcW w:w="288" w:type="dxa"/>
          </w:tcPr>
          <w:p w14:paraId="4C6BED66" w14:textId="77777777" w:rsidR="00E35F1F" w:rsidRDefault="00E35F1F" w:rsidP="00E35F1F">
            <w:pPr>
              <w:pStyle w:val="CopticCross"/>
            </w:pPr>
          </w:p>
        </w:tc>
        <w:tc>
          <w:tcPr>
            <w:tcW w:w="3960" w:type="dxa"/>
          </w:tcPr>
          <w:p w14:paraId="637F2E68" w14:textId="7827D40F" w:rsidR="00E35F1F" w:rsidRPr="007425E1" w:rsidRDefault="00F11EF4" w:rsidP="00E35F1F">
            <w:pPr>
              <w:pStyle w:val="EngHang"/>
            </w:pPr>
            <w:r>
              <w:t>He Who WAS before the ages</w:t>
            </w:r>
          </w:p>
          <w:p w14:paraId="21242925" w14:textId="77777777" w:rsidR="00E35F1F" w:rsidRPr="007425E1" w:rsidRDefault="00E35F1F" w:rsidP="00E35F1F">
            <w:pPr>
              <w:pStyle w:val="EngHang"/>
            </w:pPr>
            <w:r>
              <w:t>Came and was incarnate of you.</w:t>
            </w:r>
          </w:p>
          <w:p w14:paraId="034B305C" w14:textId="77777777" w:rsidR="00E35F1F" w:rsidRPr="007425E1" w:rsidRDefault="00E35F1F" w:rsidP="00E35F1F">
            <w:pPr>
              <w:pStyle w:val="EngHang"/>
            </w:pPr>
            <w:r w:rsidRPr="007425E1">
              <w:t>The Ancient of Days,</w:t>
            </w:r>
          </w:p>
          <w:p w14:paraId="768AEA92" w14:textId="77777777" w:rsidR="00E35F1F" w:rsidRDefault="00E35F1F" w:rsidP="00E35F1F">
            <w:pPr>
              <w:pStyle w:val="EngHangEnd"/>
            </w:pPr>
            <w:r w:rsidRPr="007425E1">
              <w:t>Came forth from your womb.</w:t>
            </w:r>
          </w:p>
        </w:tc>
        <w:tc>
          <w:tcPr>
            <w:tcW w:w="288" w:type="dxa"/>
          </w:tcPr>
          <w:p w14:paraId="4A55E93D" w14:textId="77777777" w:rsidR="00E35F1F" w:rsidRDefault="00E35F1F" w:rsidP="00E35F1F"/>
        </w:tc>
        <w:tc>
          <w:tcPr>
            <w:tcW w:w="288" w:type="dxa"/>
          </w:tcPr>
          <w:p w14:paraId="5CE19FDA" w14:textId="77777777" w:rsidR="00E35F1F" w:rsidRDefault="00E35F1F" w:rsidP="00E35F1F">
            <w:pPr>
              <w:pStyle w:val="CopticCross"/>
            </w:pPr>
          </w:p>
        </w:tc>
        <w:tc>
          <w:tcPr>
            <w:tcW w:w="3960" w:type="dxa"/>
          </w:tcPr>
          <w:p w14:paraId="56BE4E1A" w14:textId="77777777" w:rsidR="00E35F1F" w:rsidRDefault="00E35F1F" w:rsidP="00E35F1F">
            <w:pPr>
              <w:pStyle w:val="CopticVersemulti-line"/>
            </w:pPr>
            <w:r w:rsidRPr="00192066">
              <w:t>Ⲫⲏⲉⲧϣⲟⲡ ϧⲁϫⲉⲛ ⲛⲓⲉ̀ⲱⲛ</w:t>
            </w:r>
          </w:p>
          <w:p w14:paraId="5DC72877" w14:textId="77777777" w:rsidR="00E35F1F" w:rsidRDefault="00E35F1F" w:rsidP="00E35F1F">
            <w:pPr>
              <w:pStyle w:val="CopticVersemulti-line"/>
            </w:pPr>
            <w:r w:rsidRPr="00192066">
              <w:t>ⲓ̀ ⲁϥϭⲓⲥⲁⲣⲝ  ̀ⲃⲟⲗ ⲛϧⲏϯ</w:t>
            </w:r>
          </w:p>
          <w:p w14:paraId="3C684216" w14:textId="77777777" w:rsidR="00E35F1F" w:rsidRDefault="00E35F1F" w:rsidP="00E35F1F">
            <w:pPr>
              <w:pStyle w:val="CopticVersemulti-line"/>
            </w:pPr>
            <w:r w:rsidRPr="00192066">
              <w:t>ⲡⲓⲁ̀ⲡⲁⲥ ⲛ̀ⲧⲉ ⲛⲓⲉ̀ϩⲟⲟⲩ</w:t>
            </w:r>
          </w:p>
          <w:p w14:paraId="06BC0C34" w14:textId="77777777" w:rsidR="00E35F1F" w:rsidRDefault="00E35F1F" w:rsidP="00E35F1F">
            <w:pPr>
              <w:pStyle w:val="CopticVerse"/>
            </w:pPr>
            <w:r w:rsidRPr="00192066">
              <w:t>ⲁϥⲓ̀ ⲉ̀ⲃⲟⲗ ϧⲉⲛ ⲧⲉⲙⲏⲧⲣⲁ</w:t>
            </w:r>
          </w:p>
        </w:tc>
      </w:tr>
      <w:tr w:rsidR="00E35F1F" w14:paraId="635D0268" w14:textId="77777777" w:rsidTr="00E35F1F">
        <w:trPr>
          <w:cantSplit/>
          <w:jc w:val="center"/>
        </w:trPr>
        <w:tc>
          <w:tcPr>
            <w:tcW w:w="288" w:type="dxa"/>
          </w:tcPr>
          <w:p w14:paraId="0FE46CC3" w14:textId="77777777" w:rsidR="00E35F1F" w:rsidRDefault="00E35F1F" w:rsidP="00E35F1F">
            <w:pPr>
              <w:pStyle w:val="CopticCross"/>
            </w:pPr>
            <w:r w:rsidRPr="00FB5ACB">
              <w:lastRenderedPageBreak/>
              <w:t>¿</w:t>
            </w:r>
          </w:p>
        </w:tc>
        <w:tc>
          <w:tcPr>
            <w:tcW w:w="3960" w:type="dxa"/>
          </w:tcPr>
          <w:p w14:paraId="492D2DB6" w14:textId="0CB0C1BF" w:rsidR="00E35F1F" w:rsidRPr="007425E1" w:rsidRDefault="00F11EF4" w:rsidP="00E35F1F">
            <w:pPr>
              <w:pStyle w:val="EngHang"/>
            </w:pPr>
            <w:r>
              <w:t>He took our flesh,</w:t>
            </w:r>
          </w:p>
          <w:p w14:paraId="653F73C9" w14:textId="77777777" w:rsidR="00E35F1F" w:rsidRPr="007425E1" w:rsidRDefault="00E35F1F" w:rsidP="00E35F1F">
            <w:pPr>
              <w:pStyle w:val="EngHang"/>
            </w:pPr>
            <w:r>
              <w:t>And gave us His Holy Spirit.</w:t>
            </w:r>
          </w:p>
          <w:p w14:paraId="4E49C999" w14:textId="77777777" w:rsidR="00E35F1F" w:rsidRPr="007425E1" w:rsidRDefault="00E35F1F" w:rsidP="00E35F1F">
            <w:pPr>
              <w:pStyle w:val="EngHang"/>
            </w:pPr>
            <w:r>
              <w:t>He made us one with Himself</w:t>
            </w:r>
          </w:p>
          <w:p w14:paraId="7FC7DBC7" w14:textId="77777777" w:rsidR="00E35F1F" w:rsidRDefault="00E35F1F" w:rsidP="00E35F1F">
            <w:pPr>
              <w:pStyle w:val="EngHangEnd"/>
            </w:pPr>
            <w:r w:rsidRPr="007425E1">
              <w:t>Through His goodness.</w:t>
            </w:r>
          </w:p>
        </w:tc>
        <w:tc>
          <w:tcPr>
            <w:tcW w:w="288" w:type="dxa"/>
          </w:tcPr>
          <w:p w14:paraId="31476265" w14:textId="77777777" w:rsidR="00E35F1F" w:rsidRDefault="00E35F1F" w:rsidP="00E35F1F"/>
        </w:tc>
        <w:tc>
          <w:tcPr>
            <w:tcW w:w="288" w:type="dxa"/>
          </w:tcPr>
          <w:p w14:paraId="1A969556" w14:textId="77777777" w:rsidR="00E35F1F" w:rsidRDefault="00E35F1F" w:rsidP="00E35F1F">
            <w:pPr>
              <w:pStyle w:val="CopticCross"/>
            </w:pPr>
            <w:r w:rsidRPr="00FB5ACB">
              <w:t>¿</w:t>
            </w:r>
          </w:p>
        </w:tc>
        <w:tc>
          <w:tcPr>
            <w:tcW w:w="3960" w:type="dxa"/>
          </w:tcPr>
          <w:p w14:paraId="1DEBB326" w14:textId="77777777" w:rsidR="00E35F1F" w:rsidRDefault="00E35F1F" w:rsidP="00E35F1F">
            <w:pPr>
              <w:pStyle w:val="CopticVersemulti-line"/>
            </w:pPr>
            <w:r w:rsidRPr="00192066">
              <w:t>Ⲛ̀ⲑⲟϥ ⲁϥϭⲓ ⲛ̀ⲧⲉⲛⲥⲁⲣⲝ</w:t>
            </w:r>
          </w:p>
          <w:p w14:paraId="76448767" w14:textId="77777777" w:rsidR="00E35F1F" w:rsidRDefault="00E35F1F" w:rsidP="00E35F1F">
            <w:pPr>
              <w:pStyle w:val="CopticVersemulti-line"/>
            </w:pPr>
            <w:r w:rsidRPr="00192066">
              <w:t>ⲁϥϯ ⲛⲁⲛ ⲙ̀ⲡⲉϥⲡ̅ⲛ̅ⲁ ⲉ̅ⲑ̅ⲩ</w:t>
            </w:r>
          </w:p>
          <w:p w14:paraId="3E0B6903" w14:textId="77777777" w:rsidR="00E35F1F" w:rsidRDefault="00E35F1F" w:rsidP="00E35F1F">
            <w:pPr>
              <w:pStyle w:val="CopticVersemulti-line"/>
            </w:pPr>
            <w:r w:rsidRPr="00192066">
              <w:t>ⲁϥⲁⲓⲧⲉⲛ ⲛ̀ⲟⲩⲁⲓ ⲛⲉⲙⲁϥ</w:t>
            </w:r>
          </w:p>
          <w:p w14:paraId="56C875D3" w14:textId="77777777" w:rsidR="00E35F1F" w:rsidRDefault="00E35F1F" w:rsidP="00E35F1F">
            <w:pPr>
              <w:pStyle w:val="CopticVerse"/>
            </w:pPr>
            <w:r w:rsidRPr="00192066">
              <w:t>ϩⲓⲧⲉⲛ ⲧⲉϥⲙⲉⲧⲁ̀ⲅⲁⲑⲟⲥ</w:t>
            </w:r>
          </w:p>
        </w:tc>
      </w:tr>
      <w:tr w:rsidR="00E35F1F" w14:paraId="699CA4B2" w14:textId="77777777" w:rsidTr="00E35F1F">
        <w:trPr>
          <w:cantSplit/>
          <w:jc w:val="center"/>
        </w:trPr>
        <w:tc>
          <w:tcPr>
            <w:tcW w:w="288" w:type="dxa"/>
          </w:tcPr>
          <w:p w14:paraId="0232390F" w14:textId="77777777" w:rsidR="00E35F1F" w:rsidRDefault="00E35F1F" w:rsidP="00E35F1F">
            <w:pPr>
              <w:pStyle w:val="CopticCross"/>
            </w:pPr>
          </w:p>
        </w:tc>
        <w:tc>
          <w:tcPr>
            <w:tcW w:w="3960" w:type="dxa"/>
          </w:tcPr>
          <w:p w14:paraId="5BC3AFCB" w14:textId="5D5DBE10" w:rsidR="00E35F1F" w:rsidRPr="007425E1" w:rsidRDefault="00F11EF4" w:rsidP="00E35F1F">
            <w:pPr>
              <w:pStyle w:val="EngHang"/>
            </w:pPr>
            <w:r>
              <w:t>He took what is ours</w:t>
            </w:r>
          </w:p>
          <w:p w14:paraId="7D3BD330" w14:textId="77777777" w:rsidR="00E35F1F" w:rsidRPr="007425E1" w:rsidRDefault="00E35F1F" w:rsidP="00E35F1F">
            <w:pPr>
              <w:pStyle w:val="EngHang"/>
            </w:pPr>
            <w:r w:rsidRPr="007425E1">
              <w:t>And gave us what is His,</w:t>
            </w:r>
          </w:p>
          <w:p w14:paraId="7B21E47A" w14:textId="77777777" w:rsidR="00E35F1F" w:rsidRPr="007425E1" w:rsidRDefault="00E35F1F" w:rsidP="00E35F1F">
            <w:pPr>
              <w:pStyle w:val="EngHang"/>
            </w:pPr>
            <w:r>
              <w:t>We praise Him a</w:t>
            </w:r>
            <w:r w:rsidRPr="007425E1">
              <w:t>nd glorify Him,</w:t>
            </w:r>
          </w:p>
          <w:p w14:paraId="5E4708E4" w14:textId="77777777" w:rsidR="00E35F1F" w:rsidRDefault="00E35F1F" w:rsidP="00E35F1F">
            <w:pPr>
              <w:pStyle w:val="EngHangEnd"/>
            </w:pPr>
            <w:r>
              <w:t>And exalt Him above all</w:t>
            </w:r>
            <w:r w:rsidRPr="007425E1">
              <w:t>.</w:t>
            </w:r>
          </w:p>
        </w:tc>
        <w:tc>
          <w:tcPr>
            <w:tcW w:w="288" w:type="dxa"/>
          </w:tcPr>
          <w:p w14:paraId="662CF44F" w14:textId="77777777" w:rsidR="00E35F1F" w:rsidRDefault="00E35F1F" w:rsidP="00E35F1F"/>
        </w:tc>
        <w:tc>
          <w:tcPr>
            <w:tcW w:w="288" w:type="dxa"/>
          </w:tcPr>
          <w:p w14:paraId="65A5609A" w14:textId="77777777" w:rsidR="00E35F1F" w:rsidRDefault="00E35F1F" w:rsidP="00E35F1F">
            <w:pPr>
              <w:pStyle w:val="CopticCross"/>
            </w:pPr>
          </w:p>
        </w:tc>
        <w:tc>
          <w:tcPr>
            <w:tcW w:w="3960" w:type="dxa"/>
          </w:tcPr>
          <w:p w14:paraId="1477CEFC" w14:textId="77777777" w:rsidR="00E35F1F" w:rsidRDefault="00E35F1F" w:rsidP="00E35F1F">
            <w:pPr>
              <w:pStyle w:val="CopticVersemulti-line"/>
            </w:pPr>
            <w:r w:rsidRPr="00192066">
              <w:t>Ⲛ̀ⲑⲟϥ ⲁϥϭⲓ ⲛ̀ⲛⲏⲉ̀ⲧⲉ ⲛⲟⲩⲛ</w:t>
            </w:r>
          </w:p>
          <w:p w14:paraId="534C679F" w14:textId="77777777" w:rsidR="00E35F1F" w:rsidRDefault="00E35F1F" w:rsidP="00E35F1F">
            <w:pPr>
              <w:pStyle w:val="CopticVersemulti-line"/>
            </w:pPr>
            <w:r w:rsidRPr="00192066">
              <w:t>ⲁϥϯ ⲛⲁⲛ ⲛ̀ⲛⲏⲉⲧⲉ ⲛⲟⲩϥ</w:t>
            </w:r>
          </w:p>
          <w:p w14:paraId="353022F1" w14:textId="77777777" w:rsidR="00E35F1F" w:rsidRDefault="00E35F1F" w:rsidP="00E35F1F">
            <w:pPr>
              <w:pStyle w:val="CopticVersemulti-line"/>
            </w:pPr>
            <w:r w:rsidRPr="00192066">
              <w:t>ⲧⲉⲛϩⲱⲥ ⲉ̀ⲣⲟϥ ⲧⲉⲛϯⲱ̀ⲟⲩ ⲛⲁϥ</w:t>
            </w:r>
          </w:p>
          <w:p w14:paraId="12B94BC6" w14:textId="77777777" w:rsidR="00E35F1F" w:rsidRDefault="00E35F1F" w:rsidP="00E35F1F">
            <w:pPr>
              <w:pStyle w:val="CopticVerse"/>
            </w:pPr>
            <w:r w:rsidRPr="00192066">
              <w:t>ⲧⲉⲛⲉ̀ⲣϩⲟⲩⲟ̀ ϭⲓⲥⲓ ⲙ̀ⲙⲟϥ</w:t>
            </w:r>
          </w:p>
        </w:tc>
      </w:tr>
    </w:tbl>
    <w:p w14:paraId="39674297" w14:textId="77777777" w:rsidR="00E35F1F" w:rsidRDefault="00E35F1F" w:rsidP="00E35F1F">
      <w:pPr>
        <w:pStyle w:val="Heading6"/>
      </w:pPr>
      <w:bookmarkStart w:id="994" w:name="_Toc298681334"/>
      <w:r>
        <w:t>Part Four</w:t>
      </w:r>
      <w:bookmarkEnd w:id="9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7A84F85" w14:textId="77777777" w:rsidTr="00E35F1F">
        <w:trPr>
          <w:cantSplit/>
          <w:jc w:val="center"/>
        </w:trPr>
        <w:tc>
          <w:tcPr>
            <w:tcW w:w="288" w:type="dxa"/>
          </w:tcPr>
          <w:p w14:paraId="49727358" w14:textId="77777777" w:rsidR="00E35F1F" w:rsidRDefault="00E35F1F" w:rsidP="00E35F1F">
            <w:pPr>
              <w:pStyle w:val="CopticCross"/>
            </w:pPr>
            <w:r w:rsidRPr="00FB5ACB">
              <w:t>¿</w:t>
            </w:r>
          </w:p>
        </w:tc>
        <w:tc>
          <w:tcPr>
            <w:tcW w:w="3960" w:type="dxa"/>
          </w:tcPr>
          <w:p w14:paraId="46BFE4AA" w14:textId="5C8094E0" w:rsidR="00E35F1F" w:rsidRPr="007425E1" w:rsidRDefault="00E35F1F" w:rsidP="00E35F1F">
            <w:pPr>
              <w:pStyle w:val="EngHang"/>
            </w:pPr>
            <w:r>
              <w:t>Many women received honour</w:t>
            </w:r>
            <w:r w:rsidR="00F11EF4">
              <w:t>—</w:t>
            </w:r>
          </w:p>
          <w:p w14:paraId="4AB42499" w14:textId="77777777" w:rsidR="00E35F1F" w:rsidRPr="007425E1" w:rsidRDefault="00E35F1F" w:rsidP="00E35F1F">
            <w:pPr>
              <w:pStyle w:val="EngHang"/>
            </w:pPr>
            <w:r w:rsidRPr="007425E1">
              <w:t>You are exalted above them all,</w:t>
            </w:r>
            <w:r w:rsidRPr="007425E1">
              <w:tab/>
            </w:r>
          </w:p>
          <w:p w14:paraId="7BECEF6C" w14:textId="77777777" w:rsidR="00E35F1F" w:rsidRPr="007425E1" w:rsidRDefault="00E35F1F" w:rsidP="00E35F1F">
            <w:pPr>
              <w:pStyle w:val="EngHang"/>
            </w:pPr>
            <w:r w:rsidRPr="007425E1">
              <w:t>For you are the pride of the virgins,</w:t>
            </w:r>
          </w:p>
          <w:p w14:paraId="4BAA0D60" w14:textId="77777777" w:rsidR="00E35F1F" w:rsidRDefault="00E35F1F" w:rsidP="00E35F1F">
            <w:pPr>
              <w:pStyle w:val="EngHangEnd"/>
            </w:pPr>
            <w:r w:rsidRPr="007425E1">
              <w:t>O Mary, the Theotokos.</w:t>
            </w:r>
          </w:p>
        </w:tc>
        <w:tc>
          <w:tcPr>
            <w:tcW w:w="288" w:type="dxa"/>
          </w:tcPr>
          <w:p w14:paraId="55D0018D" w14:textId="77777777" w:rsidR="00E35F1F" w:rsidRDefault="00E35F1F" w:rsidP="00E35F1F"/>
        </w:tc>
        <w:tc>
          <w:tcPr>
            <w:tcW w:w="288" w:type="dxa"/>
          </w:tcPr>
          <w:p w14:paraId="27D86AB8" w14:textId="77777777" w:rsidR="00E35F1F" w:rsidRDefault="00E35F1F" w:rsidP="00E35F1F">
            <w:pPr>
              <w:pStyle w:val="CopticCross"/>
            </w:pPr>
            <w:r w:rsidRPr="00FB5ACB">
              <w:t>¿</w:t>
            </w:r>
          </w:p>
        </w:tc>
        <w:tc>
          <w:tcPr>
            <w:tcW w:w="3960" w:type="dxa"/>
          </w:tcPr>
          <w:p w14:paraId="3482EF49" w14:textId="77777777" w:rsidR="00E35F1F" w:rsidRDefault="00E35F1F" w:rsidP="00E35F1F">
            <w:pPr>
              <w:pStyle w:val="CopticVersemulti-line"/>
            </w:pPr>
            <w:r w:rsidRPr="00D72DC0">
              <w:t>Ⲁ</w:t>
            </w:r>
            <w:r w:rsidRPr="00D72DC0">
              <w:rPr>
                <w:rFonts w:ascii="Times New Roman" w:hAnsi="Times New Roman" w:cs="Times New Roman"/>
              </w:rPr>
              <w:t>̀</w:t>
            </w:r>
            <w:r w:rsidRPr="00D72DC0">
              <w:t>ⲟⲩⲙⲏ</w:t>
            </w:r>
            <w:r w:rsidRPr="00D72DC0">
              <w:rPr>
                <w:rFonts w:ascii="Times New Roman" w:hAnsi="Times New Roman" w:cs="Times New Roman"/>
              </w:rPr>
              <w:t>ϣ</w:t>
            </w:r>
            <w:r w:rsidRPr="00D72DC0">
              <w:t xml:space="preserve"> ⲛ</w:t>
            </w:r>
            <w:r w:rsidRPr="00D72DC0">
              <w:rPr>
                <w:rFonts w:ascii="Times New Roman" w:hAnsi="Times New Roman" w:cs="Times New Roman"/>
              </w:rPr>
              <w:t>̀</w:t>
            </w:r>
            <w:r w:rsidRPr="00D72DC0">
              <w:t>ⲥ</w:t>
            </w:r>
            <w:r w:rsidRPr="00D72DC0">
              <w:rPr>
                <w:rFonts w:ascii="Times New Roman" w:hAnsi="Times New Roman" w:cs="Times New Roman"/>
              </w:rPr>
              <w:t>̀</w:t>
            </w:r>
            <w:r>
              <w:rPr>
                <w:rFonts w:cs="FreeSerifAvvaShenouda"/>
              </w:rPr>
              <w:t>ϩ</w:t>
            </w:r>
            <w:r w:rsidRPr="00D72DC0">
              <w:t xml:space="preserve">ⲓⲙⲓ </w:t>
            </w:r>
            <w:r w:rsidRPr="00D72DC0">
              <w:rPr>
                <w:rFonts w:ascii="Times New Roman" w:hAnsi="Times New Roman" w:cs="Times New Roman"/>
              </w:rPr>
              <w:t>ϭ</w:t>
            </w:r>
            <w:r w:rsidRPr="00D72DC0">
              <w:t>ⲓⲧⲁⲓⲟ</w:t>
            </w:r>
            <w:r w:rsidRPr="00D72DC0">
              <w:rPr>
                <w:rFonts w:ascii="Times New Roman" w:hAnsi="Times New Roman" w:cs="Times New Roman"/>
              </w:rPr>
              <w:t>̀</w:t>
            </w:r>
          </w:p>
          <w:p w14:paraId="1E228037" w14:textId="77777777" w:rsidR="00E35F1F" w:rsidRDefault="00E35F1F" w:rsidP="00E35F1F">
            <w:pPr>
              <w:pStyle w:val="CopticVersemulti-line"/>
            </w:pPr>
            <w:r w:rsidRPr="00D72DC0">
              <w:t>ⲁ</w:t>
            </w:r>
            <w:r w:rsidRPr="00D72DC0">
              <w:rPr>
                <w:rFonts w:ascii="Times New Roman" w:hAnsi="Times New Roman" w:cs="Times New Roman"/>
              </w:rPr>
              <w:t>̀</w:t>
            </w:r>
            <w:r w:rsidRPr="00D72DC0">
              <w:t>ⲣⲉ</w:t>
            </w:r>
            <w:r w:rsidRPr="00D72DC0">
              <w:rPr>
                <w:rFonts w:ascii="Times New Roman" w:hAnsi="Times New Roman" w:cs="Times New Roman"/>
              </w:rPr>
              <w:t>ϭ</w:t>
            </w:r>
            <w:r w:rsidRPr="00D72DC0">
              <w:t>ⲓⲥⲓ ⲛ</w:t>
            </w:r>
            <w:r w:rsidRPr="00D72DC0">
              <w:rPr>
                <w:rFonts w:ascii="Times New Roman" w:hAnsi="Times New Roman" w:cs="Times New Roman"/>
              </w:rPr>
              <w:t>̀</w:t>
            </w:r>
            <w:r w:rsidRPr="00D72DC0">
              <w:t>ⲑⲟ ⲉ̀</w:t>
            </w:r>
            <w:r>
              <w:rPr>
                <w:rFonts w:cs="FreeSerifAvvaShenouda"/>
              </w:rPr>
              <w:t>ϩ</w:t>
            </w:r>
            <w:r w:rsidRPr="00D72DC0">
              <w:t>ⲟⲧⲉ ⲉⲣⲱⲟⲩ ⲧⲏⲣⲟⲩ</w:t>
            </w:r>
          </w:p>
          <w:p w14:paraId="2C9D7667" w14:textId="77777777" w:rsidR="00E35F1F" w:rsidRDefault="00E35F1F" w:rsidP="00E35F1F">
            <w:pPr>
              <w:pStyle w:val="CopticVersemulti-line"/>
            </w:pPr>
            <w:r>
              <w:rPr>
                <w:rFonts w:cs="FreeSerifAvvaShenouda"/>
              </w:rPr>
              <w:t>ϫ</w:t>
            </w:r>
            <w:r w:rsidRPr="00D72DC0">
              <w:t>ⲉ ⲛ</w:t>
            </w:r>
            <w:r w:rsidRPr="00D72DC0">
              <w:rPr>
                <w:rFonts w:ascii="Times New Roman" w:hAnsi="Times New Roman" w:cs="Times New Roman"/>
              </w:rPr>
              <w:t>̀</w:t>
            </w:r>
            <w:r w:rsidRPr="00D72DC0">
              <w:t>ⲑⲟ ⲡⲉ ⲡ</w:t>
            </w:r>
            <w:r w:rsidRPr="00D72DC0">
              <w:rPr>
                <w:rFonts w:ascii="Times New Roman" w:hAnsi="Times New Roman" w:cs="Times New Roman"/>
              </w:rPr>
              <w:t>̀ϣ</w:t>
            </w:r>
            <w:r w:rsidRPr="00D72DC0">
              <w:t>ⲟⲩ</w:t>
            </w:r>
            <w:r w:rsidRPr="00D72DC0">
              <w:rPr>
                <w:rFonts w:ascii="Times New Roman" w:hAnsi="Times New Roman" w:cs="Times New Roman"/>
              </w:rPr>
              <w:t>ϣ</w:t>
            </w:r>
            <w:r w:rsidRPr="00D72DC0">
              <w:t>ⲟⲩ ⲛ</w:t>
            </w:r>
            <w:r w:rsidRPr="00D72DC0">
              <w:rPr>
                <w:rFonts w:ascii="Times New Roman" w:hAnsi="Times New Roman" w:cs="Times New Roman"/>
              </w:rPr>
              <w:t>̀</w:t>
            </w:r>
            <w:r w:rsidRPr="00D72DC0">
              <w:t xml:space="preserve">ⲛⲓⲡⲁⲣⲑⲉⲛⲟⲥ </w:t>
            </w:r>
          </w:p>
          <w:p w14:paraId="2FD41EA4" w14:textId="77777777" w:rsidR="00E35F1F" w:rsidRDefault="00E35F1F" w:rsidP="00E35F1F">
            <w:pPr>
              <w:pStyle w:val="CopticVerse"/>
            </w:pPr>
            <w:r w:rsidRPr="00D72DC0">
              <w:rPr>
                <w:rFonts w:ascii="Times New Roman" w:hAnsi="Times New Roman" w:cs="Times New Roman"/>
              </w:rPr>
              <w:t>ϯ</w:t>
            </w:r>
            <w:r w:rsidRPr="00D72DC0">
              <w:t>ⲑⲉⲟⲧⲟⲕⲟⲥ Ⲙⲁⲣⲓⲁ</w:t>
            </w:r>
          </w:p>
        </w:tc>
      </w:tr>
      <w:tr w:rsidR="00E35F1F" w14:paraId="7DA62F3D" w14:textId="77777777" w:rsidTr="00E35F1F">
        <w:trPr>
          <w:cantSplit/>
          <w:jc w:val="center"/>
        </w:trPr>
        <w:tc>
          <w:tcPr>
            <w:tcW w:w="288" w:type="dxa"/>
          </w:tcPr>
          <w:p w14:paraId="0EFF8845" w14:textId="77777777" w:rsidR="00E35F1F" w:rsidRDefault="00E35F1F" w:rsidP="00E35F1F">
            <w:pPr>
              <w:pStyle w:val="CopticCross"/>
            </w:pPr>
          </w:p>
        </w:tc>
        <w:tc>
          <w:tcPr>
            <w:tcW w:w="3960" w:type="dxa"/>
          </w:tcPr>
          <w:p w14:paraId="7C1B88B8" w14:textId="77777777" w:rsidR="00E35F1F" w:rsidRPr="007425E1" w:rsidRDefault="00E35F1F" w:rsidP="00E35F1F">
            <w:pPr>
              <w:pStyle w:val="EngHang"/>
            </w:pPr>
            <w:r>
              <w:t>You are the spiritual city</w:t>
            </w:r>
          </w:p>
          <w:p w14:paraId="4758E9E3" w14:textId="77777777" w:rsidR="00E35F1F" w:rsidRPr="007425E1" w:rsidRDefault="00E35F1F" w:rsidP="00E35F1F">
            <w:pPr>
              <w:pStyle w:val="EngHang"/>
            </w:pPr>
            <w:r>
              <w:t>Where the Most High,</w:t>
            </w:r>
          </w:p>
          <w:p w14:paraId="39118ACC" w14:textId="77777777" w:rsidR="00E35F1F" w:rsidRPr="007425E1" w:rsidRDefault="00E35F1F" w:rsidP="00E35F1F">
            <w:pPr>
              <w:pStyle w:val="EngHang"/>
            </w:pPr>
            <w:r>
              <w:t>Who sits upon the chariot</w:t>
            </w:r>
          </w:p>
          <w:p w14:paraId="71068C13" w14:textId="2340E475" w:rsidR="00E35F1F" w:rsidRDefault="00E35F1F" w:rsidP="00E35F1F">
            <w:pPr>
              <w:pStyle w:val="EngHangEnd"/>
            </w:pPr>
            <w:r>
              <w:t>Of</w:t>
            </w:r>
            <w:r w:rsidRPr="007425E1">
              <w:t xml:space="preserve"> the Cherubim</w:t>
            </w:r>
            <w:r w:rsidR="00F11EF4">
              <w:t>,</w:t>
            </w:r>
            <w:r>
              <w:t xml:space="preserve"> dwells</w:t>
            </w:r>
            <w:r w:rsidRPr="007425E1">
              <w:t>.</w:t>
            </w:r>
          </w:p>
        </w:tc>
        <w:tc>
          <w:tcPr>
            <w:tcW w:w="288" w:type="dxa"/>
          </w:tcPr>
          <w:p w14:paraId="2338982F" w14:textId="77777777" w:rsidR="00E35F1F" w:rsidRDefault="00E35F1F" w:rsidP="00E35F1F"/>
        </w:tc>
        <w:tc>
          <w:tcPr>
            <w:tcW w:w="288" w:type="dxa"/>
          </w:tcPr>
          <w:p w14:paraId="4D33107A" w14:textId="77777777" w:rsidR="00E35F1F" w:rsidRDefault="00E35F1F" w:rsidP="00E35F1F">
            <w:pPr>
              <w:pStyle w:val="CopticCross"/>
            </w:pPr>
          </w:p>
        </w:tc>
        <w:tc>
          <w:tcPr>
            <w:tcW w:w="3960" w:type="dxa"/>
          </w:tcPr>
          <w:p w14:paraId="3B0BE426" w14:textId="77777777" w:rsidR="00E35F1F" w:rsidRDefault="00E35F1F" w:rsidP="00E35F1F">
            <w:pPr>
              <w:pStyle w:val="CopticVersemulti-line"/>
            </w:pPr>
            <w:r w:rsidRPr="00D72DC0">
              <w:t>Ϯⲡⲟⲗⲓⲥ ⲙ̀ⲯⲩⲭⲟⲛ</w:t>
            </w:r>
          </w:p>
          <w:p w14:paraId="523C58C0" w14:textId="77777777" w:rsidR="00E35F1F" w:rsidRDefault="00E35F1F" w:rsidP="00E35F1F">
            <w:pPr>
              <w:pStyle w:val="CopticVersemulti-line"/>
            </w:pPr>
            <w:r w:rsidRPr="00D72DC0">
              <w:t>ⲉ̀ⲧⲁ ⲫⲏⲉⲧϭⲟⲥⲓ ϣⲱⲡⲓ ⲛ̀ϧⲏⲧⲥ</w:t>
            </w:r>
          </w:p>
          <w:p w14:paraId="70259A82" w14:textId="77777777" w:rsidR="00E35F1F" w:rsidRDefault="00E35F1F" w:rsidP="00E35F1F">
            <w:pPr>
              <w:pStyle w:val="CopticVersemulti-line"/>
            </w:pPr>
            <w:r w:rsidRPr="00D72DC0">
              <w:t>ⲫⲏⲉⲧϩⲉⲙⲥⲓ ⲉ̀ϩ̀ⲣⲏⲓ ϩⲓϫⲉⲛ</w:t>
            </w:r>
          </w:p>
          <w:p w14:paraId="6DA5687B" w14:textId="77777777" w:rsidR="00E35F1F" w:rsidRDefault="00E35F1F" w:rsidP="00E35F1F">
            <w:pPr>
              <w:pStyle w:val="CopticVerse"/>
            </w:pPr>
            <w:r w:rsidRPr="00D72DC0">
              <w:t>ⲡ̀ϩⲁⲣⲙⲁ ⲛ̀ⲛⲓⲭⲉⲣⲟⲩⲃⲓⲙ</w:t>
            </w:r>
          </w:p>
        </w:tc>
      </w:tr>
      <w:tr w:rsidR="00E35F1F" w14:paraId="42FBE118" w14:textId="77777777" w:rsidTr="00E35F1F">
        <w:trPr>
          <w:cantSplit/>
          <w:jc w:val="center"/>
        </w:trPr>
        <w:tc>
          <w:tcPr>
            <w:tcW w:w="288" w:type="dxa"/>
          </w:tcPr>
          <w:p w14:paraId="6B6F4167" w14:textId="77777777" w:rsidR="00E35F1F" w:rsidRDefault="00E35F1F" w:rsidP="00E35F1F">
            <w:pPr>
              <w:pStyle w:val="CopticCross"/>
            </w:pPr>
            <w:r w:rsidRPr="00FB5ACB">
              <w:t>¿</w:t>
            </w:r>
          </w:p>
        </w:tc>
        <w:tc>
          <w:tcPr>
            <w:tcW w:w="3960" w:type="dxa"/>
          </w:tcPr>
          <w:p w14:paraId="262CEB34" w14:textId="77777777" w:rsidR="00E35F1F" w:rsidRPr="007425E1" w:rsidRDefault="00E35F1F" w:rsidP="00E35F1F">
            <w:pPr>
              <w:pStyle w:val="EngHang"/>
            </w:pPr>
            <w:r>
              <w:t>The Seraphim glorify Him</w:t>
            </w:r>
          </w:p>
          <w:p w14:paraId="2447FB31" w14:textId="77777777" w:rsidR="00E35F1F" w:rsidRPr="007425E1" w:rsidRDefault="00E35F1F" w:rsidP="00E35F1F">
            <w:pPr>
              <w:pStyle w:val="EngHang"/>
            </w:pPr>
            <w:r>
              <w:t>Whom</w:t>
            </w:r>
            <w:r w:rsidRPr="007425E1">
              <w:t xml:space="preserve"> you held in your arms,</w:t>
            </w:r>
          </w:p>
          <w:p w14:paraId="787C3D58" w14:textId="77777777" w:rsidR="00E35F1F" w:rsidRPr="007425E1" w:rsidRDefault="00E35F1F" w:rsidP="00E35F1F">
            <w:pPr>
              <w:pStyle w:val="EngHang"/>
            </w:pPr>
            <w:r w:rsidRPr="007425E1">
              <w:t>Who gives food to all flesh,</w:t>
            </w:r>
          </w:p>
          <w:p w14:paraId="514A6229" w14:textId="77777777" w:rsidR="00E35F1F" w:rsidRDefault="00E35F1F" w:rsidP="00E35F1F">
            <w:pPr>
              <w:pStyle w:val="EngHangEnd"/>
            </w:pPr>
            <w:r w:rsidRPr="007425E1">
              <w:t>Through His great compassion.</w:t>
            </w:r>
          </w:p>
        </w:tc>
        <w:tc>
          <w:tcPr>
            <w:tcW w:w="288" w:type="dxa"/>
          </w:tcPr>
          <w:p w14:paraId="2DA4AF37" w14:textId="77777777" w:rsidR="00E35F1F" w:rsidRDefault="00E35F1F" w:rsidP="00E35F1F"/>
        </w:tc>
        <w:tc>
          <w:tcPr>
            <w:tcW w:w="288" w:type="dxa"/>
          </w:tcPr>
          <w:p w14:paraId="21E28F2C" w14:textId="77777777" w:rsidR="00E35F1F" w:rsidRDefault="00E35F1F" w:rsidP="00E35F1F">
            <w:pPr>
              <w:pStyle w:val="CopticCross"/>
            </w:pPr>
            <w:r w:rsidRPr="00FB5ACB">
              <w:t>¿</w:t>
            </w:r>
          </w:p>
        </w:tc>
        <w:tc>
          <w:tcPr>
            <w:tcW w:w="3960" w:type="dxa"/>
          </w:tcPr>
          <w:p w14:paraId="0B9B5BB0" w14:textId="77777777" w:rsidR="00E35F1F" w:rsidRDefault="00E35F1F" w:rsidP="00E35F1F">
            <w:pPr>
              <w:pStyle w:val="CopticVersemulti-line"/>
            </w:pPr>
            <w:r w:rsidRPr="00D72DC0">
              <w:t>Ⲛⲓⲥⲉⲣⲁⲫⲓⲙ ⲥⲉϯⲱ̀ⲟⲩ ⲛⲁϥ</w:t>
            </w:r>
          </w:p>
          <w:p w14:paraId="6219141A" w14:textId="77777777" w:rsidR="00E35F1F" w:rsidRDefault="00E35F1F" w:rsidP="00E35F1F">
            <w:pPr>
              <w:pStyle w:val="CopticVersemulti-line"/>
            </w:pPr>
            <w:r w:rsidRPr="00D72DC0">
              <w:t>ⲁ̀ⲣⲉⲧⲁⲗⲟϥ ⲉ̀ϫⲉⲛ ⲛⲉϫ̀ⲫⲟⲓ</w:t>
            </w:r>
          </w:p>
          <w:p w14:paraId="772506E1" w14:textId="77777777" w:rsidR="00E35F1F" w:rsidRDefault="00E35F1F" w:rsidP="00E35F1F">
            <w:pPr>
              <w:pStyle w:val="CopticVersemulti-line"/>
            </w:pPr>
            <w:r w:rsidRPr="00D72DC0">
              <w:t>ⲫⲏⲉⲧ ϯϧ̀ⲣⲉ ⲛ̀ⲥⲁⲣⲝ ⲛⲓⲃⲉⲛ</w:t>
            </w:r>
          </w:p>
          <w:p w14:paraId="6285D2FB" w14:textId="77777777" w:rsidR="00E35F1F" w:rsidRDefault="00E35F1F" w:rsidP="00E35F1F">
            <w:pPr>
              <w:pStyle w:val="CopticVerse"/>
            </w:pPr>
            <w:r w:rsidRPr="00D72DC0">
              <w:t>ϩⲓⲧⲉⲛ ⲧⲉϥⲙⲉⲧϣⲁⲛϩ̀ⲑⲏϥ</w:t>
            </w:r>
          </w:p>
        </w:tc>
      </w:tr>
      <w:tr w:rsidR="00E35F1F" w14:paraId="4DA11C60" w14:textId="77777777" w:rsidTr="00E35F1F">
        <w:trPr>
          <w:cantSplit/>
          <w:jc w:val="center"/>
        </w:trPr>
        <w:tc>
          <w:tcPr>
            <w:tcW w:w="288" w:type="dxa"/>
          </w:tcPr>
          <w:p w14:paraId="53F71D80" w14:textId="77777777" w:rsidR="00E35F1F" w:rsidRDefault="00E35F1F" w:rsidP="00E35F1F">
            <w:pPr>
              <w:pStyle w:val="CopticCross"/>
            </w:pPr>
          </w:p>
        </w:tc>
        <w:tc>
          <w:tcPr>
            <w:tcW w:w="3960" w:type="dxa"/>
          </w:tcPr>
          <w:p w14:paraId="4A3391CA" w14:textId="77777777" w:rsidR="00E35F1F" w:rsidRDefault="00E35F1F" w:rsidP="00E35F1F">
            <w:pPr>
              <w:pStyle w:val="EngHang"/>
            </w:pPr>
            <w:r>
              <w:t>He was nursed by you,</w:t>
            </w:r>
          </w:p>
          <w:p w14:paraId="376CC781" w14:textId="1819F907" w:rsidR="00E35F1F" w:rsidRDefault="00F11EF4" w:rsidP="00E35F1F">
            <w:pPr>
              <w:pStyle w:val="EngHang"/>
            </w:pPr>
            <w:r>
              <w:t>And you suckled Him;</w:t>
            </w:r>
          </w:p>
          <w:p w14:paraId="632E6086" w14:textId="6B759C51" w:rsidR="00E35F1F" w:rsidRDefault="00E35F1F" w:rsidP="00E35F1F">
            <w:pPr>
              <w:pStyle w:val="EngHang"/>
            </w:pPr>
            <w:r>
              <w:t xml:space="preserve">He </w:t>
            </w:r>
            <w:r w:rsidR="00F11EF4">
              <w:t xml:space="preserve">[Who] </w:t>
            </w:r>
            <w:r>
              <w:t>is our God,</w:t>
            </w:r>
          </w:p>
          <w:p w14:paraId="0539EB85" w14:textId="77777777" w:rsidR="00E35F1F" w:rsidRDefault="00E35F1F" w:rsidP="00E35F1F">
            <w:pPr>
              <w:pStyle w:val="EngHangEnd"/>
            </w:pPr>
            <w:r>
              <w:t>And the Saviour of everyone.</w:t>
            </w:r>
          </w:p>
        </w:tc>
        <w:tc>
          <w:tcPr>
            <w:tcW w:w="288" w:type="dxa"/>
          </w:tcPr>
          <w:p w14:paraId="1A0D03F1" w14:textId="77777777" w:rsidR="00E35F1F" w:rsidRDefault="00E35F1F" w:rsidP="00E35F1F"/>
        </w:tc>
        <w:tc>
          <w:tcPr>
            <w:tcW w:w="288" w:type="dxa"/>
          </w:tcPr>
          <w:p w14:paraId="005CF7FE" w14:textId="77777777" w:rsidR="00E35F1F" w:rsidRDefault="00E35F1F" w:rsidP="00E35F1F">
            <w:pPr>
              <w:pStyle w:val="CopticCross"/>
            </w:pPr>
          </w:p>
        </w:tc>
        <w:tc>
          <w:tcPr>
            <w:tcW w:w="3960" w:type="dxa"/>
          </w:tcPr>
          <w:p w14:paraId="09A26AAC" w14:textId="77777777" w:rsidR="00E35F1F" w:rsidRDefault="00E35F1F" w:rsidP="00E35F1F">
            <w:pPr>
              <w:pStyle w:val="CopticVersemulti-line"/>
            </w:pPr>
            <w:r w:rsidRPr="00D72DC0">
              <w:t>Ⲁϥⲁ̀ⲙⲟⲛⲓ ⲛ̀ⲛⲉⲙⲛⲟϯ</w:t>
            </w:r>
          </w:p>
          <w:p w14:paraId="36E30015" w14:textId="77777777" w:rsidR="00E35F1F" w:rsidRDefault="00E35F1F" w:rsidP="00E35F1F">
            <w:pPr>
              <w:pStyle w:val="CopticVersemulti-line"/>
            </w:pPr>
            <w:r w:rsidRPr="00D72DC0">
              <w:t>ⲁ̀ⲣⲉϯ ⲉ̀ⲣⲱϯ ⲉ̀ϧⲟⲩⲛ ⲉ̀ⲣⲟϥ</w:t>
            </w:r>
          </w:p>
          <w:p w14:paraId="3D87054E" w14:textId="77777777" w:rsidR="00E35F1F" w:rsidRDefault="00E35F1F" w:rsidP="00E35F1F">
            <w:pPr>
              <w:pStyle w:val="CopticVersemulti-line"/>
            </w:pPr>
            <w:r w:rsidRPr="00D72DC0">
              <w:t>ϫⲉ ⲅⲁⲣ ⲛ̀ⲑⲟϥ ⲡⲉ ⲡⲉⲛⲛⲟⲩϯ</w:t>
            </w:r>
          </w:p>
          <w:p w14:paraId="7FE34A2A" w14:textId="77777777" w:rsidR="00E35F1F" w:rsidRDefault="00E35F1F" w:rsidP="00E35F1F">
            <w:pPr>
              <w:pStyle w:val="CopticVerse"/>
            </w:pPr>
            <w:r w:rsidRPr="00D72DC0">
              <w:t>ⲟⲩⲟϩ ⲡ̀ⲥⲱⲧⲏⲣ ⲧ̀ⲉ ⲟⲩⲟⲛ ⲛⲓⲃⲉⲛ</w:t>
            </w:r>
          </w:p>
        </w:tc>
      </w:tr>
      <w:tr w:rsidR="00E35F1F" w14:paraId="4084C69D" w14:textId="77777777" w:rsidTr="00E35F1F">
        <w:trPr>
          <w:cantSplit/>
          <w:jc w:val="center"/>
        </w:trPr>
        <w:tc>
          <w:tcPr>
            <w:tcW w:w="288" w:type="dxa"/>
          </w:tcPr>
          <w:p w14:paraId="38CA771A" w14:textId="77777777" w:rsidR="00E35F1F" w:rsidRDefault="00E35F1F" w:rsidP="00E35F1F">
            <w:pPr>
              <w:pStyle w:val="CopticCross"/>
            </w:pPr>
            <w:r w:rsidRPr="00FB5ACB">
              <w:lastRenderedPageBreak/>
              <w:t>¿</w:t>
            </w:r>
          </w:p>
        </w:tc>
        <w:tc>
          <w:tcPr>
            <w:tcW w:w="3960" w:type="dxa"/>
          </w:tcPr>
          <w:p w14:paraId="4A47ED52" w14:textId="56E909E7" w:rsidR="00E35F1F" w:rsidRPr="007425E1" w:rsidRDefault="00F11EF4" w:rsidP="00E35F1F">
            <w:pPr>
              <w:pStyle w:val="EngHang"/>
            </w:pPr>
            <w:r>
              <w:t>He shepherds us</w:t>
            </w:r>
          </w:p>
          <w:p w14:paraId="44684A91" w14:textId="77777777" w:rsidR="00E35F1F" w:rsidRPr="007425E1" w:rsidRDefault="00E35F1F" w:rsidP="00E35F1F">
            <w:pPr>
              <w:pStyle w:val="EngHang"/>
            </w:pPr>
            <w:r>
              <w:t>Forever and ever.</w:t>
            </w:r>
          </w:p>
          <w:p w14:paraId="7001661A" w14:textId="77777777" w:rsidR="00E35F1F" w:rsidRPr="007425E1" w:rsidRDefault="00E35F1F" w:rsidP="00E35F1F">
            <w:pPr>
              <w:pStyle w:val="EngHang"/>
            </w:pPr>
            <w:r>
              <w:t xml:space="preserve">We praise, we </w:t>
            </w:r>
            <w:r w:rsidRPr="007425E1">
              <w:t>glorify Him,</w:t>
            </w:r>
          </w:p>
          <w:p w14:paraId="00B6F3F4" w14:textId="77777777" w:rsidR="00E35F1F" w:rsidRDefault="00E35F1F" w:rsidP="00E35F1F">
            <w:pPr>
              <w:pStyle w:val="EngHangEnd"/>
            </w:pPr>
            <w:r w:rsidRPr="007425E1">
              <w:t>And exalt Him</w:t>
            </w:r>
            <w:r>
              <w:t xml:space="preserve"> above all</w:t>
            </w:r>
            <w:r w:rsidRPr="007425E1">
              <w:t>.</w:t>
            </w:r>
          </w:p>
        </w:tc>
        <w:tc>
          <w:tcPr>
            <w:tcW w:w="288" w:type="dxa"/>
          </w:tcPr>
          <w:p w14:paraId="05B9788A" w14:textId="77777777" w:rsidR="00E35F1F" w:rsidRDefault="00E35F1F" w:rsidP="00E35F1F"/>
        </w:tc>
        <w:tc>
          <w:tcPr>
            <w:tcW w:w="288" w:type="dxa"/>
          </w:tcPr>
          <w:p w14:paraId="3751EFA5" w14:textId="77777777" w:rsidR="00E35F1F" w:rsidRDefault="00E35F1F" w:rsidP="00E35F1F">
            <w:pPr>
              <w:pStyle w:val="CopticCross"/>
            </w:pPr>
            <w:r w:rsidRPr="00FB5ACB">
              <w:t>¿</w:t>
            </w:r>
          </w:p>
        </w:tc>
        <w:tc>
          <w:tcPr>
            <w:tcW w:w="3960" w:type="dxa"/>
          </w:tcPr>
          <w:p w14:paraId="5D63640A" w14:textId="77777777" w:rsidR="00E35F1F" w:rsidRDefault="00E35F1F" w:rsidP="00E35F1F">
            <w:pPr>
              <w:pStyle w:val="CopticVersemulti-line"/>
            </w:pPr>
            <w:r w:rsidRPr="00D72DC0">
              <w:t>Ⲛ̀ⲑⲟϥ ⲡⲉⲑⲛⲁⲁ̀ⲙⲟⲛⲓ ⲙ̀ⲙⲟⲛ</w:t>
            </w:r>
          </w:p>
          <w:p w14:paraId="4901BF14" w14:textId="77777777" w:rsidR="00E35F1F" w:rsidRDefault="00E35F1F" w:rsidP="00E35F1F">
            <w:pPr>
              <w:pStyle w:val="CopticVersemulti-line"/>
            </w:pPr>
            <w:r w:rsidRPr="00D72DC0">
              <w:t>ϣⲁ ⲉⲛⲉϩ ⲛ̀ⲧⲉ ⲡⲓⲉ̀ⲛⲉϩ</w:t>
            </w:r>
          </w:p>
          <w:p w14:paraId="630C4E3C" w14:textId="77777777" w:rsidR="00E35F1F" w:rsidRDefault="00E35F1F" w:rsidP="00E35F1F">
            <w:pPr>
              <w:pStyle w:val="CopticVersemulti-line"/>
            </w:pPr>
            <w:r w:rsidRPr="00D72DC0">
              <w:t>ⲧⲉⲛϩⲱⲥ ⲉ̀ⲣⲟϥ ⲧⲉⲛϯⲱ̀ⲟⲩ ⲛⲁϥ</w:t>
            </w:r>
          </w:p>
          <w:p w14:paraId="6A224A2E" w14:textId="77777777" w:rsidR="00E35F1F" w:rsidRDefault="00E35F1F" w:rsidP="00E35F1F">
            <w:pPr>
              <w:pStyle w:val="CopticVerse"/>
            </w:pPr>
            <w:r w:rsidRPr="00D72DC0">
              <w:t>ⲧⲉⲛⲉⲣϩⲟⲩⲟ̀ ⲧⲉⲛϭⲓⲥⲓ ⲁⲙⲙⲟϥ</w:t>
            </w:r>
          </w:p>
        </w:tc>
      </w:tr>
      <w:tr w:rsidR="00E35F1F" w14:paraId="7F5B728F" w14:textId="77777777" w:rsidTr="00E35F1F">
        <w:trPr>
          <w:cantSplit/>
          <w:jc w:val="center"/>
        </w:trPr>
        <w:tc>
          <w:tcPr>
            <w:tcW w:w="288" w:type="dxa"/>
          </w:tcPr>
          <w:p w14:paraId="40C45132" w14:textId="77777777" w:rsidR="00E35F1F" w:rsidRDefault="00E35F1F" w:rsidP="00E35F1F">
            <w:pPr>
              <w:pStyle w:val="CopticCross"/>
            </w:pPr>
          </w:p>
        </w:tc>
        <w:tc>
          <w:tcPr>
            <w:tcW w:w="3960" w:type="dxa"/>
          </w:tcPr>
          <w:p w14:paraId="466BD50A" w14:textId="2C957559" w:rsidR="00E35F1F" w:rsidRPr="007425E1" w:rsidRDefault="00E35F1F" w:rsidP="00E35F1F">
            <w:pPr>
              <w:pStyle w:val="EngHang"/>
            </w:pPr>
            <w:r w:rsidRPr="007425E1">
              <w:t xml:space="preserve">He took what </w:t>
            </w:r>
            <w:r w:rsidR="00F11EF4">
              <w:t>is ours</w:t>
            </w:r>
          </w:p>
          <w:p w14:paraId="31D8AD5C" w14:textId="77777777" w:rsidR="00E35F1F" w:rsidRPr="007425E1" w:rsidRDefault="00E35F1F" w:rsidP="00E35F1F">
            <w:pPr>
              <w:pStyle w:val="EngHang"/>
            </w:pPr>
            <w:r w:rsidRPr="007425E1">
              <w:t>And gave us what is His,</w:t>
            </w:r>
          </w:p>
          <w:p w14:paraId="607F7C42" w14:textId="77777777" w:rsidR="00E35F1F" w:rsidRPr="007425E1" w:rsidRDefault="00E35F1F" w:rsidP="00E35F1F">
            <w:pPr>
              <w:pStyle w:val="EngHang"/>
            </w:pPr>
            <w:r>
              <w:t>We praise Him a</w:t>
            </w:r>
            <w:r w:rsidRPr="007425E1">
              <w:t>nd glorify Him,</w:t>
            </w:r>
          </w:p>
          <w:p w14:paraId="15CEE804" w14:textId="77777777" w:rsidR="00E35F1F" w:rsidRDefault="00E35F1F" w:rsidP="00E35F1F">
            <w:pPr>
              <w:pStyle w:val="EngHangEnd"/>
            </w:pPr>
            <w:r>
              <w:t>And exalt Him above all</w:t>
            </w:r>
            <w:r w:rsidRPr="007425E1">
              <w:t>.</w:t>
            </w:r>
          </w:p>
        </w:tc>
        <w:tc>
          <w:tcPr>
            <w:tcW w:w="288" w:type="dxa"/>
          </w:tcPr>
          <w:p w14:paraId="3DA7947B" w14:textId="77777777" w:rsidR="00E35F1F" w:rsidRDefault="00E35F1F" w:rsidP="00E35F1F"/>
        </w:tc>
        <w:tc>
          <w:tcPr>
            <w:tcW w:w="288" w:type="dxa"/>
          </w:tcPr>
          <w:p w14:paraId="60F800E8" w14:textId="77777777" w:rsidR="00E35F1F" w:rsidRDefault="00E35F1F" w:rsidP="00E35F1F">
            <w:pPr>
              <w:pStyle w:val="CopticCross"/>
            </w:pPr>
          </w:p>
        </w:tc>
        <w:tc>
          <w:tcPr>
            <w:tcW w:w="3960" w:type="dxa"/>
          </w:tcPr>
          <w:p w14:paraId="2547B666" w14:textId="77777777" w:rsidR="00E35F1F" w:rsidRDefault="00E35F1F" w:rsidP="00E35F1F">
            <w:pPr>
              <w:pStyle w:val="CopticVersemulti-line"/>
            </w:pPr>
            <w:r w:rsidRPr="00192066">
              <w:t>Ⲛ̀ⲑⲟϥ ⲁϥϭⲓ ⲛ̀ⲛⲏⲉ̀ⲧⲉ ⲛⲟⲩⲛ</w:t>
            </w:r>
          </w:p>
          <w:p w14:paraId="4B2D3308" w14:textId="77777777" w:rsidR="00E35F1F" w:rsidRDefault="00E35F1F" w:rsidP="00E35F1F">
            <w:pPr>
              <w:pStyle w:val="CopticVersemulti-line"/>
            </w:pPr>
            <w:r w:rsidRPr="00192066">
              <w:t>ⲁϥϯ ⲛⲁⲛ ⲛ̀ⲛⲏⲉⲧⲉ ⲛⲟⲩϥ</w:t>
            </w:r>
          </w:p>
          <w:p w14:paraId="200B9ACA" w14:textId="77777777" w:rsidR="00E35F1F" w:rsidRDefault="00E35F1F" w:rsidP="00E35F1F">
            <w:pPr>
              <w:pStyle w:val="CopticVersemulti-line"/>
            </w:pPr>
            <w:r w:rsidRPr="00192066">
              <w:t>ⲧⲉⲛϩⲱⲥ ⲉ̀ⲣⲟϥ ⲧⲉⲛϯⲱ̀ⲟⲩ ⲛⲁϥ</w:t>
            </w:r>
          </w:p>
          <w:p w14:paraId="783E0BE6" w14:textId="77777777" w:rsidR="00E35F1F" w:rsidRDefault="00E35F1F" w:rsidP="00E35F1F">
            <w:pPr>
              <w:pStyle w:val="CopticVersemulti-line"/>
            </w:pPr>
            <w:r w:rsidRPr="00192066">
              <w:t>ⲧⲉⲛⲉ̀ⲣϩⲟⲩⲟ̀ ϭⲓⲥⲓ ⲙ̀ⲙⲟϥ</w:t>
            </w:r>
          </w:p>
        </w:tc>
      </w:tr>
    </w:tbl>
    <w:p w14:paraId="7246C976" w14:textId="77777777" w:rsidR="00E35F1F" w:rsidRDefault="00E35F1F" w:rsidP="00E35F1F">
      <w:pPr>
        <w:pStyle w:val="Heading6"/>
      </w:pPr>
      <w:bookmarkStart w:id="995" w:name="_Toc298681335"/>
      <w:r>
        <w:t>Part Five</w:t>
      </w:r>
      <w:bookmarkEnd w:id="9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6EFB303" w14:textId="77777777" w:rsidTr="00E35F1F">
        <w:trPr>
          <w:cantSplit/>
          <w:jc w:val="center"/>
        </w:trPr>
        <w:tc>
          <w:tcPr>
            <w:tcW w:w="288" w:type="dxa"/>
          </w:tcPr>
          <w:p w14:paraId="20ABBB44" w14:textId="77777777" w:rsidR="00E35F1F" w:rsidRDefault="00E35F1F" w:rsidP="00E35F1F">
            <w:pPr>
              <w:pStyle w:val="CopticCross"/>
            </w:pPr>
            <w:r w:rsidRPr="00FB5ACB">
              <w:t>¿</w:t>
            </w:r>
          </w:p>
        </w:tc>
        <w:tc>
          <w:tcPr>
            <w:tcW w:w="3960" w:type="dxa"/>
          </w:tcPr>
          <w:p w14:paraId="773BDBDE" w14:textId="77777777" w:rsidR="00E35F1F" w:rsidRPr="007425E1" w:rsidRDefault="00E35F1F" w:rsidP="00E35F1F">
            <w:pPr>
              <w:pStyle w:val="EngHang"/>
            </w:pPr>
            <w:r w:rsidRPr="007425E1">
              <w:t>The Virgin Mary,</w:t>
            </w:r>
          </w:p>
          <w:p w14:paraId="4E6ECE61" w14:textId="77777777" w:rsidR="00E35F1F" w:rsidRPr="007425E1" w:rsidRDefault="00E35F1F" w:rsidP="00E35F1F">
            <w:pPr>
              <w:pStyle w:val="EngHang"/>
            </w:pPr>
            <w:r w:rsidRPr="007425E1">
              <w:t>The prudent Mother of God,</w:t>
            </w:r>
            <w:r w:rsidRPr="007425E1">
              <w:tab/>
            </w:r>
          </w:p>
          <w:p w14:paraId="0BF04D76" w14:textId="77777777" w:rsidR="00E35F1F" w:rsidRPr="007425E1" w:rsidRDefault="00E35F1F" w:rsidP="00E35F1F">
            <w:pPr>
              <w:pStyle w:val="EngHang"/>
            </w:pPr>
            <w:r>
              <w:t>The fragrant garden,</w:t>
            </w:r>
            <w:r>
              <w:tab/>
            </w:r>
          </w:p>
          <w:p w14:paraId="1CD862C3" w14:textId="77777777" w:rsidR="00E35F1F" w:rsidRDefault="00E35F1F" w:rsidP="00E35F1F">
            <w:pPr>
              <w:pStyle w:val="EngHangEnd"/>
            </w:pPr>
            <w:r w:rsidRPr="007425E1">
              <w:t>The holy fountain of living water.</w:t>
            </w:r>
          </w:p>
        </w:tc>
        <w:tc>
          <w:tcPr>
            <w:tcW w:w="288" w:type="dxa"/>
          </w:tcPr>
          <w:p w14:paraId="3451A3D7" w14:textId="77777777" w:rsidR="00E35F1F" w:rsidRDefault="00E35F1F" w:rsidP="00E35F1F"/>
        </w:tc>
        <w:tc>
          <w:tcPr>
            <w:tcW w:w="288" w:type="dxa"/>
          </w:tcPr>
          <w:p w14:paraId="3B073025" w14:textId="77777777" w:rsidR="00E35F1F" w:rsidRDefault="00E35F1F" w:rsidP="00E35F1F">
            <w:pPr>
              <w:pStyle w:val="CopticCross"/>
            </w:pPr>
            <w:r w:rsidRPr="00FB5ACB">
              <w:t>¿</w:t>
            </w:r>
          </w:p>
        </w:tc>
        <w:tc>
          <w:tcPr>
            <w:tcW w:w="3960" w:type="dxa"/>
          </w:tcPr>
          <w:p w14:paraId="1DCEC865" w14:textId="77777777" w:rsidR="00E35F1F" w:rsidRDefault="00E35F1F" w:rsidP="00E35F1F">
            <w:pPr>
              <w:pStyle w:val="CopticVersemulti-line"/>
            </w:pPr>
            <w:r>
              <w:rPr>
                <w:rFonts w:cs="FreeSerifAvvaShenouda"/>
              </w:rPr>
              <w:t>Ϯ</w:t>
            </w:r>
            <w:r w:rsidRPr="00D72DC0">
              <w:t>ⲡⲁⲣⲑⲉⲛⲟⲥ Ⲙⲁⲣⲓⲁⲙ</w:t>
            </w:r>
          </w:p>
          <w:p w14:paraId="20EA9313" w14:textId="77777777" w:rsidR="00E35F1F" w:rsidRDefault="00E35F1F" w:rsidP="00E35F1F">
            <w:pPr>
              <w:pStyle w:val="CopticVersemulti-line"/>
            </w:pPr>
            <w:r>
              <w:rPr>
                <w:rFonts w:cs="FreeSerifAvvaShenouda"/>
              </w:rPr>
              <w:t>ϯ</w:t>
            </w:r>
            <w:r w:rsidRPr="00D72DC0">
              <w:t>ⲙⲁⲥⲛⲟⲩ</w:t>
            </w:r>
            <w:r w:rsidRPr="00D72DC0">
              <w:rPr>
                <w:rFonts w:ascii="Times New Roman" w:hAnsi="Times New Roman" w:cs="Times New Roman"/>
              </w:rPr>
              <w:t>ϯ</w:t>
            </w:r>
            <w:r w:rsidRPr="00D72DC0">
              <w:t xml:space="preserve"> ⲛ</w:t>
            </w:r>
            <w:r w:rsidRPr="00D72DC0">
              <w:rPr>
                <w:rFonts w:ascii="Times New Roman" w:hAnsi="Times New Roman" w:cs="Times New Roman"/>
              </w:rPr>
              <w:t>̀</w:t>
            </w:r>
            <w:r w:rsidRPr="00D72DC0">
              <w:t>ⲥⲁⲃⲏ</w:t>
            </w:r>
          </w:p>
          <w:p w14:paraId="62190536" w14:textId="77777777" w:rsidR="00E35F1F" w:rsidRDefault="00E35F1F" w:rsidP="00E35F1F">
            <w:pPr>
              <w:pStyle w:val="CopticVersemulti-line"/>
            </w:pPr>
            <w:r w:rsidRPr="00D72DC0">
              <w:t>ⲡⲓⲕⲩⲡⲟⲥ ⲛ</w:t>
            </w:r>
            <w:r w:rsidRPr="00D72DC0">
              <w:rPr>
                <w:rFonts w:ascii="Times New Roman" w:hAnsi="Times New Roman" w:cs="Times New Roman"/>
              </w:rPr>
              <w:t>̀</w:t>
            </w:r>
            <w:r w:rsidRPr="00D72DC0">
              <w:t>ⲧⲉ ⲡⲓⲥ</w:t>
            </w:r>
            <w:r w:rsidRPr="00D72DC0">
              <w:rPr>
                <w:rFonts w:ascii="Times New Roman" w:hAnsi="Times New Roman" w:cs="Times New Roman"/>
              </w:rPr>
              <w:t>̀</w:t>
            </w:r>
            <w:r w:rsidRPr="00D72DC0">
              <w:t>ⲑⲟⲓⲛⲟⲩ</w:t>
            </w:r>
            <w:r>
              <w:rPr>
                <w:rFonts w:cs="FreeSerifAvvaShenouda"/>
              </w:rPr>
              <w:t>ϥ</w:t>
            </w:r>
            <w:r w:rsidRPr="00D72DC0">
              <w:t>ⲓ</w:t>
            </w:r>
          </w:p>
          <w:p w14:paraId="74E9C321" w14:textId="77777777" w:rsidR="00E35F1F" w:rsidRDefault="00E35F1F" w:rsidP="00E35F1F">
            <w:pPr>
              <w:pStyle w:val="CopticVerse"/>
            </w:pPr>
            <w:r w:rsidRPr="00D72DC0">
              <w:rPr>
                <w:rFonts w:ascii="Times New Roman" w:hAnsi="Times New Roman" w:cs="Times New Roman"/>
              </w:rPr>
              <w:t>ϯ</w:t>
            </w:r>
            <w:r w:rsidRPr="00D72DC0">
              <w:t>ⲙⲟⲩⲙⲓ ⲉ</w:t>
            </w:r>
            <w:r w:rsidRPr="00D72DC0">
              <w:rPr>
                <w:rFonts w:ascii="Times New Roman" w:hAnsi="Times New Roman" w:cs="Times New Roman"/>
              </w:rPr>
              <w:t>̅</w:t>
            </w:r>
            <w:r w:rsidRPr="00D72DC0">
              <w:t>ⲑ</w:t>
            </w:r>
            <w:r w:rsidRPr="00D72DC0">
              <w:rPr>
                <w:rFonts w:ascii="Times New Roman" w:hAnsi="Times New Roman" w:cs="Times New Roman"/>
              </w:rPr>
              <w:t>̅</w:t>
            </w:r>
            <w:r w:rsidRPr="00D72DC0">
              <w:t>ⲩ ⲛ</w:t>
            </w:r>
            <w:r w:rsidRPr="00D72DC0">
              <w:rPr>
                <w:rFonts w:ascii="Times New Roman" w:hAnsi="Times New Roman" w:cs="Times New Roman"/>
              </w:rPr>
              <w:t>̀</w:t>
            </w:r>
            <w:r w:rsidRPr="00D72DC0">
              <w:t>ⲧⲉ ⲡⲓⲙⲱⲟⲩ ⲛ</w:t>
            </w:r>
            <w:r w:rsidRPr="00D72DC0">
              <w:rPr>
                <w:rFonts w:ascii="Times New Roman" w:hAnsi="Times New Roman" w:cs="Times New Roman"/>
              </w:rPr>
              <w:t>̀</w:t>
            </w:r>
            <w:r w:rsidRPr="00D72DC0">
              <w:t>ⲱⲛ</w:t>
            </w:r>
            <w:r>
              <w:rPr>
                <w:rFonts w:cs="FreeSerifAvvaShenouda"/>
              </w:rPr>
              <w:t>ϧ</w:t>
            </w:r>
          </w:p>
        </w:tc>
      </w:tr>
      <w:tr w:rsidR="00E35F1F" w14:paraId="2C25D2A9" w14:textId="77777777" w:rsidTr="00E35F1F">
        <w:trPr>
          <w:cantSplit/>
          <w:jc w:val="center"/>
        </w:trPr>
        <w:tc>
          <w:tcPr>
            <w:tcW w:w="288" w:type="dxa"/>
          </w:tcPr>
          <w:p w14:paraId="74B354D3" w14:textId="77777777" w:rsidR="00E35F1F" w:rsidRDefault="00E35F1F" w:rsidP="00E35F1F">
            <w:pPr>
              <w:pStyle w:val="CopticCross"/>
            </w:pPr>
          </w:p>
        </w:tc>
        <w:tc>
          <w:tcPr>
            <w:tcW w:w="3960" w:type="dxa"/>
          </w:tcPr>
          <w:p w14:paraId="1ECA2195" w14:textId="5869F4A0" w:rsidR="00E35F1F" w:rsidRPr="007425E1" w:rsidRDefault="00F11EF4" w:rsidP="00E35F1F">
            <w:pPr>
              <w:pStyle w:val="EngHang"/>
            </w:pPr>
            <w:r>
              <w:t>The fruit of your womb</w:t>
            </w:r>
          </w:p>
          <w:p w14:paraId="4B771F94" w14:textId="77777777" w:rsidR="00E35F1F" w:rsidRPr="007425E1" w:rsidRDefault="00E35F1F" w:rsidP="00E35F1F">
            <w:pPr>
              <w:pStyle w:val="EngHang"/>
            </w:pPr>
            <w:r>
              <w:t>Came and saved the world.</w:t>
            </w:r>
          </w:p>
          <w:p w14:paraId="3403516D" w14:textId="77777777" w:rsidR="00E35F1F" w:rsidRPr="007425E1" w:rsidRDefault="00E35F1F" w:rsidP="00E35F1F">
            <w:pPr>
              <w:pStyle w:val="EngHang"/>
            </w:pPr>
            <w:r w:rsidRPr="007425E1">
              <w:t>He abolished</w:t>
            </w:r>
            <w:r>
              <w:rPr>
                <w:rStyle w:val="FootnoteReference"/>
                <w:rFonts w:eastAsiaTheme="majorEastAsia"/>
                <w:lang w:val="en-GB"/>
              </w:rPr>
              <w:t xml:space="preserve"> </w:t>
            </w:r>
            <w:r w:rsidRPr="007425E1">
              <w:t>the enmity,</w:t>
            </w:r>
          </w:p>
          <w:p w14:paraId="7E578235" w14:textId="77777777" w:rsidR="00E35F1F" w:rsidRDefault="00E35F1F" w:rsidP="00E35F1F">
            <w:pPr>
              <w:pStyle w:val="EngHangEnd"/>
            </w:pPr>
            <w:r w:rsidRPr="007425E1">
              <w:t xml:space="preserve">And established </w:t>
            </w:r>
            <w:r>
              <w:t>His peace for</w:t>
            </w:r>
            <w:r w:rsidRPr="007425E1">
              <w:t xml:space="preserve"> us.</w:t>
            </w:r>
          </w:p>
        </w:tc>
        <w:tc>
          <w:tcPr>
            <w:tcW w:w="288" w:type="dxa"/>
          </w:tcPr>
          <w:p w14:paraId="7E2B339F" w14:textId="77777777" w:rsidR="00E35F1F" w:rsidRDefault="00E35F1F" w:rsidP="00E35F1F"/>
        </w:tc>
        <w:tc>
          <w:tcPr>
            <w:tcW w:w="288" w:type="dxa"/>
          </w:tcPr>
          <w:p w14:paraId="5A684B14" w14:textId="77777777" w:rsidR="00E35F1F" w:rsidRDefault="00E35F1F" w:rsidP="00E35F1F">
            <w:pPr>
              <w:pStyle w:val="CopticCross"/>
            </w:pPr>
          </w:p>
        </w:tc>
        <w:tc>
          <w:tcPr>
            <w:tcW w:w="3960" w:type="dxa"/>
          </w:tcPr>
          <w:p w14:paraId="6E1522E4" w14:textId="77777777" w:rsidR="00E35F1F" w:rsidRDefault="00E35F1F" w:rsidP="00E35F1F">
            <w:pPr>
              <w:pStyle w:val="CopticVersemulti-line"/>
            </w:pPr>
            <w:r w:rsidRPr="00D72DC0">
              <w:t>Ⲁ̀ ⲡⲓⲕⲁⲣⲡⲟⲥ ⲛ̀ⲧⲉ ⲧⲉⲛⲉϫⲓ</w:t>
            </w:r>
          </w:p>
          <w:p w14:paraId="3BE882DC" w14:textId="77777777" w:rsidR="00E35F1F" w:rsidRDefault="00E35F1F" w:rsidP="00E35F1F">
            <w:pPr>
              <w:pStyle w:val="CopticVersemulti-line"/>
            </w:pPr>
            <w:r w:rsidRPr="00D72DC0">
              <w:t>ⲁϥⲓ̀ ⲁϥⲥⲱϯ ⲛ̀ϯⲟⲓⲕⲟⲩⲙⲉⲛⲏ</w:t>
            </w:r>
          </w:p>
          <w:p w14:paraId="61F0F97A" w14:textId="77777777" w:rsidR="00E35F1F" w:rsidRDefault="00E35F1F" w:rsidP="00E35F1F">
            <w:pPr>
              <w:pStyle w:val="CopticVersemulti-line"/>
            </w:pPr>
            <w:r w:rsidRPr="00D72DC0">
              <w:t>ⲁϥⲃⲉⲗ ϯⲙⲉⲧϫⲁϫⲓ ⲉⲃⲟⲗ ϩⲁⲣⲟⲛ</w:t>
            </w:r>
          </w:p>
          <w:p w14:paraId="749FA910" w14:textId="77777777" w:rsidR="00E35F1F" w:rsidRDefault="00E35F1F" w:rsidP="00E35F1F">
            <w:pPr>
              <w:pStyle w:val="CopticVersemulti-line"/>
            </w:pPr>
            <w:r w:rsidRPr="00D72DC0">
              <w:t>ⲁϥⲥⲉⲙⲛⲓ ⲛⲁⲛ ⲛ̀ⲧⲉϥϩⲓⲣⲏⲛⲏ</w:t>
            </w:r>
          </w:p>
        </w:tc>
      </w:tr>
      <w:tr w:rsidR="00E35F1F" w14:paraId="290D2F91" w14:textId="77777777" w:rsidTr="00E35F1F">
        <w:trPr>
          <w:cantSplit/>
          <w:jc w:val="center"/>
        </w:trPr>
        <w:tc>
          <w:tcPr>
            <w:tcW w:w="288" w:type="dxa"/>
          </w:tcPr>
          <w:p w14:paraId="420F5D02" w14:textId="77777777" w:rsidR="00E35F1F" w:rsidRDefault="00E35F1F" w:rsidP="00E35F1F">
            <w:pPr>
              <w:pStyle w:val="CopticCross"/>
            </w:pPr>
            <w:r w:rsidRPr="00FB5ACB">
              <w:t xml:space="preserve">¿ </w:t>
            </w:r>
          </w:p>
        </w:tc>
        <w:tc>
          <w:tcPr>
            <w:tcW w:w="3960" w:type="dxa"/>
          </w:tcPr>
          <w:p w14:paraId="626FF7BB" w14:textId="77777777" w:rsidR="00E35F1F" w:rsidRPr="007425E1" w:rsidRDefault="00E35F1F" w:rsidP="00E35F1F">
            <w:pPr>
              <w:pStyle w:val="EngHang"/>
            </w:pPr>
            <w:r w:rsidRPr="007425E1">
              <w:t>Through His Cross,</w:t>
            </w:r>
          </w:p>
          <w:p w14:paraId="7C7FB13F" w14:textId="77777777" w:rsidR="00E35F1F" w:rsidRPr="007425E1" w:rsidRDefault="00E35F1F" w:rsidP="00E35F1F">
            <w:pPr>
              <w:pStyle w:val="EngHang"/>
            </w:pPr>
            <w:r w:rsidRPr="007425E1">
              <w:t>And His holy resurrection,</w:t>
            </w:r>
          </w:p>
          <w:p w14:paraId="49BFC8CE" w14:textId="77777777" w:rsidR="00E35F1F" w:rsidRPr="007425E1" w:rsidRDefault="00E35F1F" w:rsidP="00E35F1F">
            <w:pPr>
              <w:pStyle w:val="EngHang"/>
            </w:pPr>
            <w:r w:rsidRPr="007425E1">
              <w:t>He restored man once again,</w:t>
            </w:r>
          </w:p>
          <w:p w14:paraId="5D8757AF" w14:textId="77777777" w:rsidR="00E35F1F" w:rsidRDefault="00E35F1F" w:rsidP="00E35F1F">
            <w:pPr>
              <w:pStyle w:val="EngHangEnd"/>
            </w:pPr>
            <w:r w:rsidRPr="007425E1">
              <w:t>To Paradise.</w:t>
            </w:r>
          </w:p>
        </w:tc>
        <w:tc>
          <w:tcPr>
            <w:tcW w:w="288" w:type="dxa"/>
          </w:tcPr>
          <w:p w14:paraId="2C3BAE0A" w14:textId="77777777" w:rsidR="00E35F1F" w:rsidRDefault="00E35F1F" w:rsidP="00E35F1F"/>
        </w:tc>
        <w:tc>
          <w:tcPr>
            <w:tcW w:w="288" w:type="dxa"/>
          </w:tcPr>
          <w:p w14:paraId="08908AD4" w14:textId="77777777" w:rsidR="00E35F1F" w:rsidRDefault="00E35F1F" w:rsidP="00E35F1F">
            <w:pPr>
              <w:pStyle w:val="CopticCross"/>
            </w:pPr>
            <w:r w:rsidRPr="00FB5ACB">
              <w:t>¿</w:t>
            </w:r>
          </w:p>
        </w:tc>
        <w:tc>
          <w:tcPr>
            <w:tcW w:w="3960" w:type="dxa"/>
          </w:tcPr>
          <w:p w14:paraId="2C2AAEA6" w14:textId="77777777" w:rsidR="00E35F1F" w:rsidRDefault="00E35F1F" w:rsidP="00E35F1F">
            <w:pPr>
              <w:pStyle w:val="CopticVersemulti-line"/>
            </w:pPr>
            <w:r w:rsidRPr="00D72DC0">
              <w:t>Ⲉ̀ⲃⲟⲗϩⲓⲧⲉⲛ ⲡⲉϥ̀ⲥⲧⲁⲩⲣⲟⲥ</w:t>
            </w:r>
          </w:p>
          <w:p w14:paraId="7C7AE2A7" w14:textId="77777777" w:rsidR="00E35F1F" w:rsidRDefault="00E35F1F" w:rsidP="00E35F1F">
            <w:pPr>
              <w:pStyle w:val="CopticVersemulti-line"/>
            </w:pPr>
            <w:r w:rsidRPr="00D72DC0">
              <w:t>ⲛⲉⲙ ⲧⲉϥⲁ̀ⲛⲁⲥⲧⲁⲥⲓⲥ ⲉ̅ⲑ̅ⲩ</w:t>
            </w:r>
          </w:p>
          <w:p w14:paraId="11562465" w14:textId="77777777" w:rsidR="00E35F1F" w:rsidRDefault="00E35F1F" w:rsidP="00E35F1F">
            <w:pPr>
              <w:pStyle w:val="CopticVersemulti-line"/>
            </w:pPr>
            <w:r w:rsidRPr="00D72DC0">
              <w:t>ⲁϥⲧⲁⲥⲑⲟ ⲙ̀ⲡⲓⲣⲱⲙⲓ ⲛ̀ⲕⲉⲥⲟⲡ</w:t>
            </w:r>
          </w:p>
          <w:p w14:paraId="30BEF6C2" w14:textId="77777777" w:rsidR="00E35F1F" w:rsidRDefault="00E35F1F" w:rsidP="00E35F1F">
            <w:pPr>
              <w:pStyle w:val="CopticVerse"/>
            </w:pPr>
            <w:r w:rsidRPr="00D72DC0">
              <w:t>ⲉ̀ϧⲟⲩⲛ ⲉ̀ⲡⲓⲡⲁⲣⲁⲇⲓⲥⲟⲥ</w:t>
            </w:r>
          </w:p>
        </w:tc>
      </w:tr>
      <w:tr w:rsidR="00E35F1F" w14:paraId="1E58BF21" w14:textId="77777777" w:rsidTr="00E35F1F">
        <w:trPr>
          <w:cantSplit/>
          <w:jc w:val="center"/>
        </w:trPr>
        <w:tc>
          <w:tcPr>
            <w:tcW w:w="288" w:type="dxa"/>
          </w:tcPr>
          <w:p w14:paraId="79E6A544" w14:textId="77777777" w:rsidR="00E35F1F" w:rsidRDefault="00E35F1F" w:rsidP="00E35F1F">
            <w:pPr>
              <w:pStyle w:val="CopticCross"/>
            </w:pPr>
          </w:p>
        </w:tc>
        <w:tc>
          <w:tcPr>
            <w:tcW w:w="3960" w:type="dxa"/>
          </w:tcPr>
          <w:p w14:paraId="205F0882" w14:textId="709B8D2C" w:rsidR="00E35F1F" w:rsidRPr="007425E1" w:rsidRDefault="00F11EF4" w:rsidP="00E35F1F">
            <w:pPr>
              <w:pStyle w:val="EngHang"/>
            </w:pPr>
            <w:r>
              <w:t>He took what is ours</w:t>
            </w:r>
          </w:p>
          <w:p w14:paraId="78D61ECB" w14:textId="77777777" w:rsidR="00E35F1F" w:rsidRPr="007425E1" w:rsidRDefault="00E35F1F" w:rsidP="00E35F1F">
            <w:pPr>
              <w:pStyle w:val="EngHang"/>
            </w:pPr>
            <w:r w:rsidRPr="007425E1">
              <w:t>And gave us what is His,</w:t>
            </w:r>
          </w:p>
          <w:p w14:paraId="49683B18" w14:textId="77777777" w:rsidR="00E35F1F" w:rsidRPr="007425E1" w:rsidRDefault="00E35F1F" w:rsidP="00E35F1F">
            <w:pPr>
              <w:pStyle w:val="EngHang"/>
            </w:pPr>
            <w:r>
              <w:t>We praise Him a</w:t>
            </w:r>
            <w:r w:rsidRPr="007425E1">
              <w:t>nd glorify Him,</w:t>
            </w:r>
          </w:p>
          <w:p w14:paraId="3EAFF08B" w14:textId="77777777" w:rsidR="00E35F1F" w:rsidRDefault="00E35F1F" w:rsidP="00E35F1F">
            <w:pPr>
              <w:pStyle w:val="EngHangEnd"/>
            </w:pPr>
            <w:r>
              <w:t>And exalt Him above all</w:t>
            </w:r>
            <w:r w:rsidRPr="007425E1">
              <w:t>.</w:t>
            </w:r>
          </w:p>
        </w:tc>
        <w:tc>
          <w:tcPr>
            <w:tcW w:w="288" w:type="dxa"/>
          </w:tcPr>
          <w:p w14:paraId="7EABE2C1" w14:textId="77777777" w:rsidR="00E35F1F" w:rsidRDefault="00E35F1F" w:rsidP="00E35F1F"/>
        </w:tc>
        <w:tc>
          <w:tcPr>
            <w:tcW w:w="288" w:type="dxa"/>
          </w:tcPr>
          <w:p w14:paraId="2326F349" w14:textId="77777777" w:rsidR="00E35F1F" w:rsidRDefault="00E35F1F" w:rsidP="00E35F1F">
            <w:pPr>
              <w:pStyle w:val="CopticCross"/>
            </w:pPr>
          </w:p>
        </w:tc>
        <w:tc>
          <w:tcPr>
            <w:tcW w:w="3960" w:type="dxa"/>
          </w:tcPr>
          <w:p w14:paraId="28500406" w14:textId="77777777" w:rsidR="00E35F1F" w:rsidRDefault="00E35F1F" w:rsidP="00E35F1F">
            <w:pPr>
              <w:pStyle w:val="CopticVersemulti-line"/>
            </w:pPr>
            <w:r w:rsidRPr="00192066">
              <w:t>Ⲛ̀ⲑⲟϥ ⲁϥϭⲓ ⲛ̀ⲛⲏⲉ̀ⲧⲉ ⲛⲟⲩⲛ</w:t>
            </w:r>
          </w:p>
          <w:p w14:paraId="20B71F1E" w14:textId="77777777" w:rsidR="00E35F1F" w:rsidRDefault="00E35F1F" w:rsidP="00E35F1F">
            <w:pPr>
              <w:pStyle w:val="CopticVersemulti-line"/>
            </w:pPr>
            <w:r w:rsidRPr="00192066">
              <w:t>ⲁϥϯ ⲛⲁⲛ ⲛ̀ⲛⲏⲉⲧⲉ ⲛⲟⲩϥ</w:t>
            </w:r>
          </w:p>
          <w:p w14:paraId="2C317992" w14:textId="77777777" w:rsidR="00E35F1F" w:rsidRDefault="00E35F1F" w:rsidP="00E35F1F">
            <w:pPr>
              <w:pStyle w:val="CopticVersemulti-line"/>
            </w:pPr>
            <w:r w:rsidRPr="00192066">
              <w:t>ⲧⲉⲛϩⲱⲥ ⲉ̀ⲣⲟϥ ⲧⲉⲛϯⲱ̀ⲟⲩ ⲛⲁϥ</w:t>
            </w:r>
          </w:p>
          <w:p w14:paraId="0111AE4F" w14:textId="77777777" w:rsidR="00E35F1F" w:rsidRDefault="00E35F1F" w:rsidP="00E35F1F">
            <w:pPr>
              <w:pStyle w:val="CopticVersemulti-line"/>
            </w:pPr>
            <w:r w:rsidRPr="00192066">
              <w:t>ⲧⲉⲛⲉ̀ⲣϩⲟⲩⲟ̀ ϭⲓⲥⲓ ⲙ̀ⲙⲟϥ</w:t>
            </w:r>
          </w:p>
        </w:tc>
      </w:tr>
    </w:tbl>
    <w:p w14:paraId="4DA911D5" w14:textId="77777777" w:rsidR="00E35F1F" w:rsidRDefault="00E35F1F" w:rsidP="00E35F1F">
      <w:pPr>
        <w:pStyle w:val="Heading6"/>
      </w:pPr>
      <w:bookmarkStart w:id="996" w:name="_Toc298681336"/>
      <w:r>
        <w:lastRenderedPageBreak/>
        <w:t>Part Six</w:t>
      </w:r>
      <w:bookmarkEnd w:id="9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CCEBB79" w14:textId="77777777" w:rsidTr="00E35F1F">
        <w:trPr>
          <w:cantSplit/>
          <w:jc w:val="center"/>
        </w:trPr>
        <w:tc>
          <w:tcPr>
            <w:tcW w:w="288" w:type="dxa"/>
          </w:tcPr>
          <w:p w14:paraId="6A1DEA3C" w14:textId="77777777" w:rsidR="00E35F1F" w:rsidRDefault="00E35F1F" w:rsidP="00E35F1F">
            <w:pPr>
              <w:pStyle w:val="CopticCross"/>
            </w:pPr>
            <w:r w:rsidRPr="00FB5ACB">
              <w:t>¿</w:t>
            </w:r>
          </w:p>
        </w:tc>
        <w:tc>
          <w:tcPr>
            <w:tcW w:w="3960" w:type="dxa"/>
          </w:tcPr>
          <w:p w14:paraId="18AFFDD4" w14:textId="77777777" w:rsidR="00E35F1F" w:rsidRPr="007425E1" w:rsidRDefault="00E35F1F" w:rsidP="00E35F1F">
            <w:pPr>
              <w:pStyle w:val="EngHang"/>
            </w:pPr>
            <w:r w:rsidRPr="007425E1">
              <w:t>The Virgin Mary,</w:t>
            </w:r>
          </w:p>
          <w:p w14:paraId="32A9756C" w14:textId="77777777" w:rsidR="00E35F1F" w:rsidRPr="007425E1" w:rsidRDefault="00E35F1F" w:rsidP="00E35F1F">
            <w:pPr>
              <w:pStyle w:val="EngHang"/>
            </w:pPr>
            <w:r w:rsidRPr="007425E1">
              <w:t xml:space="preserve">The holy </w:t>
            </w:r>
            <w:r>
              <w:t>Theotokos</w:t>
            </w:r>
            <w:r w:rsidRPr="007425E1">
              <w:t>,</w:t>
            </w:r>
          </w:p>
          <w:p w14:paraId="2A0A8E0C" w14:textId="77777777" w:rsidR="00E35F1F" w:rsidRPr="007425E1" w:rsidRDefault="00E35F1F" w:rsidP="00E35F1F">
            <w:pPr>
              <w:pStyle w:val="EngHang"/>
            </w:pPr>
            <w:r w:rsidRPr="007425E1">
              <w:t>The faithful advocate,</w:t>
            </w:r>
          </w:p>
          <w:p w14:paraId="71F825B8" w14:textId="77777777" w:rsidR="00E35F1F" w:rsidRDefault="00E35F1F" w:rsidP="00E35F1F">
            <w:pPr>
              <w:pStyle w:val="EngHangEnd"/>
            </w:pPr>
            <w:r w:rsidRPr="007425E1">
              <w:t>For all mankind</w:t>
            </w:r>
            <w:r>
              <w:t>,</w:t>
            </w:r>
          </w:p>
        </w:tc>
        <w:tc>
          <w:tcPr>
            <w:tcW w:w="288" w:type="dxa"/>
          </w:tcPr>
          <w:p w14:paraId="57CBE8FF" w14:textId="77777777" w:rsidR="00E35F1F" w:rsidRDefault="00E35F1F" w:rsidP="00E35F1F"/>
        </w:tc>
        <w:tc>
          <w:tcPr>
            <w:tcW w:w="288" w:type="dxa"/>
          </w:tcPr>
          <w:p w14:paraId="44B660DE" w14:textId="77777777" w:rsidR="00E35F1F" w:rsidRDefault="00E35F1F" w:rsidP="00E35F1F">
            <w:pPr>
              <w:pStyle w:val="CopticCross"/>
            </w:pPr>
            <w:r w:rsidRPr="00FB5ACB">
              <w:t>¿</w:t>
            </w:r>
          </w:p>
        </w:tc>
        <w:tc>
          <w:tcPr>
            <w:tcW w:w="3960" w:type="dxa"/>
          </w:tcPr>
          <w:p w14:paraId="23AF0382" w14:textId="77777777" w:rsidR="00E35F1F" w:rsidRDefault="00E35F1F" w:rsidP="00E35F1F">
            <w:pPr>
              <w:pStyle w:val="CopticVersemulti-line"/>
            </w:pPr>
            <w:r w:rsidRPr="009A65C4">
              <w:t>Ϯⲡⲁⲣⲑⲉⲛⲟⲥ Ⲙⲁⲣⲓⲁⲙ</w:t>
            </w:r>
          </w:p>
          <w:p w14:paraId="0C266A6C" w14:textId="77777777" w:rsidR="00E35F1F" w:rsidRDefault="00E35F1F" w:rsidP="00E35F1F">
            <w:pPr>
              <w:pStyle w:val="CopticVersemulti-line"/>
            </w:pPr>
            <w:r w:rsidRPr="009A65C4">
              <w:t>ϯⲑⲉⲟⲧⲟⲕⲟⲥ ⲉ̅ⲑ̅ⲩ</w:t>
            </w:r>
          </w:p>
          <w:p w14:paraId="38CD5CB2" w14:textId="77777777" w:rsidR="00E35F1F" w:rsidRDefault="00E35F1F" w:rsidP="00E35F1F">
            <w:pPr>
              <w:pStyle w:val="CopticVersemulti-line"/>
            </w:pPr>
            <w:r w:rsidRPr="009A65C4">
              <w:t>ϯⲡ̀ⲣⲟⲥⲧⲁⲧⲏⲥ ⲉⲧⲉⲛϩⲟⲧ</w:t>
            </w:r>
          </w:p>
          <w:p w14:paraId="3969D9A1" w14:textId="77777777" w:rsidR="00E35F1F" w:rsidRDefault="00E35F1F" w:rsidP="00E35F1F">
            <w:pPr>
              <w:pStyle w:val="CopticVerse"/>
            </w:pPr>
            <w:r w:rsidRPr="009A65C4">
              <w:t>ⲛ̀ⲧⲉ ⲡ̀ⲅⲉⲛⲟⲥ ⲛ̀ⲧⲉ ϯⲙⲉⲧⲣⲱⲙⲓ</w:t>
            </w:r>
          </w:p>
        </w:tc>
      </w:tr>
      <w:tr w:rsidR="00E35F1F" w14:paraId="08613F84" w14:textId="77777777" w:rsidTr="00E35F1F">
        <w:trPr>
          <w:cantSplit/>
          <w:jc w:val="center"/>
        </w:trPr>
        <w:tc>
          <w:tcPr>
            <w:tcW w:w="288" w:type="dxa"/>
          </w:tcPr>
          <w:p w14:paraId="11FADD76" w14:textId="77777777" w:rsidR="00E35F1F" w:rsidRDefault="00E35F1F" w:rsidP="00E35F1F">
            <w:pPr>
              <w:pStyle w:val="CopticCross"/>
            </w:pPr>
          </w:p>
        </w:tc>
        <w:tc>
          <w:tcPr>
            <w:tcW w:w="3960" w:type="dxa"/>
          </w:tcPr>
          <w:p w14:paraId="600EBCCD" w14:textId="77777777" w:rsidR="00E35F1F" w:rsidRPr="007425E1" w:rsidRDefault="00E35F1F" w:rsidP="00E35F1F">
            <w:pPr>
              <w:pStyle w:val="EngHang"/>
            </w:pPr>
            <w:r w:rsidRPr="007425E1">
              <w:t>Intercede on our behalf,</w:t>
            </w:r>
          </w:p>
          <w:p w14:paraId="306DE282" w14:textId="77777777" w:rsidR="00E35F1F" w:rsidRPr="007425E1" w:rsidRDefault="00E35F1F" w:rsidP="00E35F1F">
            <w:pPr>
              <w:pStyle w:val="EngHang"/>
            </w:pPr>
            <w:r w:rsidRPr="007425E1">
              <w:t>Before Christ Whom you brought forth,</w:t>
            </w:r>
          </w:p>
          <w:p w14:paraId="02976D7F" w14:textId="77777777" w:rsidR="00E35F1F" w:rsidRPr="007425E1" w:rsidRDefault="00E35F1F" w:rsidP="00E35F1F">
            <w:pPr>
              <w:pStyle w:val="EngHang"/>
            </w:pPr>
            <w:r>
              <w:t>That He may grant us</w:t>
            </w:r>
          </w:p>
          <w:p w14:paraId="06505391" w14:textId="77777777" w:rsidR="00E35F1F" w:rsidRDefault="00E35F1F" w:rsidP="00E35F1F">
            <w:pPr>
              <w:pStyle w:val="EngHangEnd"/>
            </w:pPr>
            <w:r w:rsidRPr="007425E1">
              <w:t xml:space="preserve">The </w:t>
            </w:r>
            <w:r>
              <w:t>forgiveness of our sins.</w:t>
            </w:r>
          </w:p>
        </w:tc>
        <w:tc>
          <w:tcPr>
            <w:tcW w:w="288" w:type="dxa"/>
          </w:tcPr>
          <w:p w14:paraId="52A29E85" w14:textId="77777777" w:rsidR="00E35F1F" w:rsidRDefault="00E35F1F" w:rsidP="00E35F1F"/>
        </w:tc>
        <w:tc>
          <w:tcPr>
            <w:tcW w:w="288" w:type="dxa"/>
          </w:tcPr>
          <w:p w14:paraId="43A831AB" w14:textId="77777777" w:rsidR="00E35F1F" w:rsidRDefault="00E35F1F" w:rsidP="00E35F1F">
            <w:pPr>
              <w:pStyle w:val="CopticCross"/>
            </w:pPr>
          </w:p>
        </w:tc>
        <w:tc>
          <w:tcPr>
            <w:tcW w:w="3960" w:type="dxa"/>
          </w:tcPr>
          <w:p w14:paraId="2686441D" w14:textId="77777777" w:rsidR="00E35F1F" w:rsidRDefault="00E35F1F" w:rsidP="00E35F1F">
            <w:pPr>
              <w:pStyle w:val="CopticVersemulti-line"/>
            </w:pPr>
            <w:r w:rsidRPr="009A65C4">
              <w:t>Ⲁ̀ⲣⲓⲡ̀ⲣⲉⲥⲃⲉⲩⲓⲛ ⲉ̀ϩ̀ⲣⲏⲓ ⲉ̀ϫⲱⲛ</w:t>
            </w:r>
          </w:p>
          <w:p w14:paraId="07EFE1F5" w14:textId="77777777" w:rsidR="00E35F1F" w:rsidRDefault="00E35F1F" w:rsidP="00E35F1F">
            <w:pPr>
              <w:pStyle w:val="CopticVersemulti-line"/>
            </w:pPr>
            <w:r w:rsidRPr="009A65C4">
              <w:t>ⲛⲁϩⲣⲉⲛ Ⲡⲭ̅ⲥ ⲫⲏⲉ̀ⲧⲁⲣⲉϫ̀ⲫⲟϥ</w:t>
            </w:r>
          </w:p>
          <w:p w14:paraId="18BC2A2E" w14:textId="77777777" w:rsidR="00E35F1F" w:rsidRDefault="00E35F1F" w:rsidP="00E35F1F">
            <w:pPr>
              <w:pStyle w:val="CopticVersemulti-line"/>
            </w:pPr>
            <w:r w:rsidRPr="009A65C4">
              <w:t>ϩⲟⲡⲟⲥ ⲛ̀ⲧⲉϥⲉⲣϩⲙⲟⲧ ⲛⲁⲛ</w:t>
            </w:r>
          </w:p>
          <w:p w14:paraId="05AAE6B4" w14:textId="77777777" w:rsidR="00E35F1F" w:rsidRDefault="00E35F1F" w:rsidP="00E35F1F">
            <w:pPr>
              <w:pStyle w:val="CopticVerse"/>
            </w:pPr>
            <w:r w:rsidRPr="009A65C4">
              <w:t>ⲙ̀ⲡⲓⲭⲱ ⲉ̀ⲃⲟⲗ ⲛ̀ⲧⲉ ⲛⲉⲛⲛⲟⲃⲓ</w:t>
            </w:r>
          </w:p>
        </w:tc>
      </w:tr>
      <w:tr w:rsidR="00E35F1F" w14:paraId="5635A0FA" w14:textId="77777777" w:rsidTr="00E35F1F">
        <w:trPr>
          <w:cantSplit/>
          <w:jc w:val="center"/>
        </w:trPr>
        <w:tc>
          <w:tcPr>
            <w:tcW w:w="288" w:type="dxa"/>
          </w:tcPr>
          <w:p w14:paraId="15CE604E" w14:textId="77777777" w:rsidR="00E35F1F" w:rsidRDefault="00E35F1F" w:rsidP="00E35F1F">
            <w:pPr>
              <w:pStyle w:val="CopticCross"/>
            </w:pPr>
            <w:r w:rsidRPr="00FB5ACB">
              <w:t>¿</w:t>
            </w:r>
          </w:p>
        </w:tc>
        <w:tc>
          <w:tcPr>
            <w:tcW w:w="3960" w:type="dxa"/>
          </w:tcPr>
          <w:p w14:paraId="29515067" w14:textId="77777777" w:rsidR="00E35F1F" w:rsidRPr="007425E1" w:rsidRDefault="00E35F1F" w:rsidP="00E35F1F">
            <w:pPr>
              <w:pStyle w:val="EngHang"/>
            </w:pPr>
            <w:r w:rsidRPr="007425E1">
              <w:t>He took what is ours,</w:t>
            </w:r>
          </w:p>
          <w:p w14:paraId="2F863E82" w14:textId="77777777" w:rsidR="00E35F1F" w:rsidRPr="007425E1" w:rsidRDefault="00E35F1F" w:rsidP="00E35F1F">
            <w:pPr>
              <w:pStyle w:val="EngHang"/>
            </w:pPr>
            <w:r w:rsidRPr="007425E1">
              <w:t>And gave us what is His,</w:t>
            </w:r>
          </w:p>
          <w:p w14:paraId="4C18D8D1" w14:textId="77777777" w:rsidR="00E35F1F" w:rsidRPr="007425E1" w:rsidRDefault="00E35F1F" w:rsidP="00E35F1F">
            <w:pPr>
              <w:pStyle w:val="EngHang"/>
            </w:pPr>
            <w:r>
              <w:t>We praise Him a</w:t>
            </w:r>
            <w:r w:rsidRPr="007425E1">
              <w:t>nd glorify Him,</w:t>
            </w:r>
          </w:p>
          <w:p w14:paraId="7042B0BA" w14:textId="77777777" w:rsidR="00E35F1F" w:rsidRDefault="00E35F1F" w:rsidP="00E35F1F">
            <w:pPr>
              <w:pStyle w:val="EngHangEnd"/>
            </w:pPr>
            <w:r>
              <w:t>And exalt Him above all</w:t>
            </w:r>
            <w:r w:rsidRPr="007425E1">
              <w:t>.</w:t>
            </w:r>
          </w:p>
        </w:tc>
        <w:tc>
          <w:tcPr>
            <w:tcW w:w="288" w:type="dxa"/>
          </w:tcPr>
          <w:p w14:paraId="4982B180" w14:textId="77777777" w:rsidR="00E35F1F" w:rsidRDefault="00E35F1F" w:rsidP="00E35F1F"/>
        </w:tc>
        <w:tc>
          <w:tcPr>
            <w:tcW w:w="288" w:type="dxa"/>
          </w:tcPr>
          <w:p w14:paraId="35E064ED" w14:textId="77777777" w:rsidR="00E35F1F" w:rsidRDefault="00E35F1F" w:rsidP="00E35F1F">
            <w:pPr>
              <w:pStyle w:val="CopticCross"/>
            </w:pPr>
            <w:r w:rsidRPr="00FB5ACB">
              <w:t>¿</w:t>
            </w:r>
          </w:p>
        </w:tc>
        <w:tc>
          <w:tcPr>
            <w:tcW w:w="3960" w:type="dxa"/>
          </w:tcPr>
          <w:p w14:paraId="7C8CA160" w14:textId="77777777" w:rsidR="00E35F1F" w:rsidRDefault="00E35F1F" w:rsidP="00E35F1F">
            <w:pPr>
              <w:pStyle w:val="CopticVersemulti-line"/>
            </w:pPr>
            <w:r w:rsidRPr="00192066">
              <w:t>Ⲛ̀ⲑⲟϥ ⲁϥϭⲓ ⲛ̀ⲛⲏⲉ̀ⲧⲉ ⲛⲟⲩⲛ</w:t>
            </w:r>
          </w:p>
          <w:p w14:paraId="3A17D271" w14:textId="77777777" w:rsidR="00E35F1F" w:rsidRDefault="00E35F1F" w:rsidP="00E35F1F">
            <w:pPr>
              <w:pStyle w:val="CopticVersemulti-line"/>
            </w:pPr>
            <w:r w:rsidRPr="00192066">
              <w:t>ⲁϥϯ ⲛⲁⲛ ⲛ̀ⲛⲏⲉⲧⲉ ⲛⲟⲩϥ</w:t>
            </w:r>
          </w:p>
          <w:p w14:paraId="3EF1088D" w14:textId="77777777" w:rsidR="00E35F1F" w:rsidRDefault="00E35F1F" w:rsidP="00E35F1F">
            <w:pPr>
              <w:pStyle w:val="CopticVersemulti-line"/>
            </w:pPr>
            <w:r w:rsidRPr="00192066">
              <w:t>ⲧⲉⲛϩⲱⲥ ⲉ̀ⲣⲟϥ ⲧⲉⲛϯⲱ̀ⲟⲩ ⲛⲁϥ</w:t>
            </w:r>
          </w:p>
          <w:p w14:paraId="3FE1D859" w14:textId="77777777" w:rsidR="00E35F1F" w:rsidRDefault="00E35F1F" w:rsidP="00E35F1F">
            <w:pPr>
              <w:pStyle w:val="CopticVersemulti-line"/>
            </w:pPr>
            <w:r w:rsidRPr="00192066">
              <w:t>ⲧⲉⲛⲉ̀ⲣϩⲟⲩⲟ̀ ϭⲓⲥⲓ ⲙ̀ⲙⲟϥ</w:t>
            </w:r>
          </w:p>
        </w:tc>
      </w:tr>
    </w:tbl>
    <w:p w14:paraId="626D7E12" w14:textId="77777777" w:rsidR="00E35F1F" w:rsidRDefault="00E35F1F" w:rsidP="00E35F1F">
      <w:pPr>
        <w:pStyle w:val="Heading6"/>
      </w:pPr>
      <w:bookmarkStart w:id="997" w:name="_Toc298681337"/>
      <w:r>
        <w:t>Part Seven</w:t>
      </w:r>
      <w:bookmarkEnd w:id="9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4CC2099" w14:textId="77777777" w:rsidTr="00E35F1F">
        <w:trPr>
          <w:cantSplit/>
          <w:jc w:val="center"/>
        </w:trPr>
        <w:tc>
          <w:tcPr>
            <w:tcW w:w="288" w:type="dxa"/>
          </w:tcPr>
          <w:p w14:paraId="1D8A5DEB" w14:textId="77777777" w:rsidR="00E35F1F" w:rsidRDefault="00E35F1F" w:rsidP="00E35F1F">
            <w:pPr>
              <w:pStyle w:val="CopticCross"/>
            </w:pPr>
          </w:p>
        </w:tc>
        <w:tc>
          <w:tcPr>
            <w:tcW w:w="3960" w:type="dxa"/>
          </w:tcPr>
          <w:p w14:paraId="6041D0FE" w14:textId="4F8C4C03" w:rsidR="00E35F1F" w:rsidRPr="007425E1" w:rsidRDefault="00F11EF4" w:rsidP="00E35F1F">
            <w:pPr>
              <w:pStyle w:val="EngHang"/>
            </w:pPr>
            <w:r>
              <w:t>The Virgin Mary</w:t>
            </w:r>
          </w:p>
          <w:p w14:paraId="57FB8B32" w14:textId="77777777" w:rsidR="00E35F1F" w:rsidRPr="007425E1" w:rsidRDefault="00E35F1F" w:rsidP="00E35F1F">
            <w:pPr>
              <w:pStyle w:val="EngHang"/>
            </w:pPr>
            <w:r>
              <w:t xml:space="preserve">Cried out in the </w:t>
            </w:r>
            <w:commentRangeStart w:id="998"/>
            <w:r>
              <w:t>temple</w:t>
            </w:r>
            <w:commentRangeEnd w:id="998"/>
            <w:r>
              <w:rPr>
                <w:rStyle w:val="CommentReference"/>
                <w:rFonts w:ascii="Times New Roman" w:eastAsiaTheme="minorHAnsi" w:hAnsi="Times New Roman" w:cstheme="minorBidi"/>
                <w:color w:val="auto"/>
              </w:rPr>
              <w:commentReference w:id="998"/>
            </w:r>
          </w:p>
          <w:p w14:paraId="6817DEB8" w14:textId="77777777" w:rsidR="00E35F1F" w:rsidRPr="007425E1" w:rsidRDefault="00E35F1F" w:rsidP="00E35F1F">
            <w:pPr>
              <w:pStyle w:val="EngHang"/>
            </w:pPr>
            <w:r w:rsidRPr="007425E1">
              <w:t>Saying</w:t>
            </w:r>
            <w:r>
              <w:t>,</w:t>
            </w:r>
            <w:r w:rsidRPr="007425E1">
              <w:t xml:space="preserve"> “</w:t>
            </w:r>
            <w:r>
              <w:t>God knows</w:t>
            </w:r>
          </w:p>
          <w:p w14:paraId="76C825B6" w14:textId="77777777" w:rsidR="00E35F1F" w:rsidRDefault="00E35F1F" w:rsidP="00E35F1F">
            <w:pPr>
              <w:pStyle w:val="EngHangEnd"/>
            </w:pPr>
            <w:r>
              <w:t>My peace</w:t>
            </w:r>
            <w:r w:rsidRPr="007425E1">
              <w:t>.</w:t>
            </w:r>
          </w:p>
        </w:tc>
        <w:tc>
          <w:tcPr>
            <w:tcW w:w="288" w:type="dxa"/>
          </w:tcPr>
          <w:p w14:paraId="775BB465" w14:textId="77777777" w:rsidR="00E35F1F" w:rsidRDefault="00E35F1F" w:rsidP="00E35F1F"/>
        </w:tc>
        <w:tc>
          <w:tcPr>
            <w:tcW w:w="288" w:type="dxa"/>
          </w:tcPr>
          <w:p w14:paraId="14247B82" w14:textId="77777777" w:rsidR="00E35F1F" w:rsidRDefault="00E35F1F" w:rsidP="00E35F1F">
            <w:pPr>
              <w:pStyle w:val="CopticCross"/>
            </w:pPr>
          </w:p>
        </w:tc>
        <w:tc>
          <w:tcPr>
            <w:tcW w:w="3960" w:type="dxa"/>
          </w:tcPr>
          <w:p w14:paraId="56A2E498" w14:textId="77777777" w:rsidR="00E35F1F" w:rsidRDefault="00E35F1F" w:rsidP="00E35F1F">
            <w:pPr>
              <w:pStyle w:val="CopticVersemulti-line"/>
            </w:pPr>
            <w:r>
              <w:rPr>
                <w:rFonts w:cs="FreeSerifAvvaShenouda"/>
              </w:rPr>
              <w:t>Ϯ</w:t>
            </w:r>
            <w:r w:rsidRPr="009A65C4">
              <w:t>ⲡⲁⲣⲑⲉⲛⲟⲥ Ⲙⲁⲣⲓⲁⲙ</w:t>
            </w:r>
          </w:p>
          <w:p w14:paraId="4228882A" w14:textId="77777777" w:rsidR="00E35F1F" w:rsidRDefault="00E35F1F" w:rsidP="00E35F1F">
            <w:pPr>
              <w:pStyle w:val="CopticVersemulti-line"/>
            </w:pPr>
            <w:r w:rsidRPr="009A65C4">
              <w:t>ⲱ</w:t>
            </w:r>
            <w:r w:rsidRPr="009A65C4">
              <w:rPr>
                <w:rFonts w:ascii="Times New Roman" w:hAnsi="Times New Roman" w:cs="Times New Roman"/>
              </w:rPr>
              <w:t>ϣ</w:t>
            </w:r>
            <w:r w:rsidRPr="009A65C4">
              <w:t xml:space="preserve"> ⲉ</w:t>
            </w:r>
            <w:r w:rsidRPr="009A65C4">
              <w:rPr>
                <w:rFonts w:ascii="Times New Roman" w:hAnsi="Times New Roman" w:cs="Times New Roman"/>
              </w:rPr>
              <w:t>̀</w:t>
            </w:r>
            <w:r w:rsidRPr="009A65C4">
              <w:t>ⲃⲟⲗ</w:t>
            </w:r>
            <w:r w:rsidRPr="009A65C4">
              <w:rPr>
                <w:rFonts w:ascii="Times New Roman" w:hAnsi="Times New Roman" w:cs="Times New Roman"/>
              </w:rPr>
              <w:t>ϧ</w:t>
            </w:r>
            <w:r w:rsidRPr="009A65C4">
              <w:t>ⲉⲛ ⲡⲓⲉⲣⲫⲉⲓ</w:t>
            </w:r>
          </w:p>
          <w:p w14:paraId="27FC9125" w14:textId="77777777" w:rsidR="00E35F1F" w:rsidRDefault="00E35F1F" w:rsidP="00E35F1F">
            <w:pPr>
              <w:pStyle w:val="CopticVersemulti-line"/>
            </w:pPr>
            <w:r>
              <w:rPr>
                <w:rFonts w:cs="FreeSerifAvvaShenouda"/>
              </w:rPr>
              <w:t>ϫ</w:t>
            </w:r>
            <w:r w:rsidRPr="009A65C4">
              <w:t>ⲉ ⲡⲁⲁⲥⲡⲁⲥⲙⲟⲥ ⲁ</w:t>
            </w:r>
            <w:r w:rsidRPr="009A65C4">
              <w:rPr>
                <w:rFonts w:ascii="Times New Roman" w:hAnsi="Times New Roman" w:cs="Times New Roman"/>
              </w:rPr>
              <w:t>̀</w:t>
            </w:r>
            <w:r w:rsidRPr="009A65C4">
              <w:t>ⲛⲟⲕ</w:t>
            </w:r>
          </w:p>
          <w:p w14:paraId="1F5902C6" w14:textId="77777777" w:rsidR="00E35F1F" w:rsidRDefault="00E35F1F" w:rsidP="00E35F1F">
            <w:pPr>
              <w:pStyle w:val="CopticVerse"/>
            </w:pPr>
            <w:r w:rsidRPr="009A65C4">
              <w:t>Ⲫ</w:t>
            </w:r>
            <w:r w:rsidRPr="009A65C4">
              <w:rPr>
                <w:rFonts w:ascii="Times New Roman" w:hAnsi="Times New Roman" w:cs="Times New Roman"/>
              </w:rPr>
              <w:t>ϯ</w:t>
            </w:r>
            <w:r w:rsidRPr="009A65C4">
              <w:t xml:space="preserve"> ⲙⲉⲧⲉ</w:t>
            </w:r>
            <w:r w:rsidRPr="009A65C4">
              <w:rPr>
                <w:rFonts w:ascii="Times New Roman" w:hAnsi="Times New Roman" w:cs="Times New Roman"/>
              </w:rPr>
              <w:t>̀</w:t>
            </w:r>
            <w:r w:rsidRPr="009A65C4">
              <w:t>ⲙⲓ ⲉ</w:t>
            </w:r>
            <w:r w:rsidRPr="009A65C4">
              <w:rPr>
                <w:rFonts w:ascii="Times New Roman" w:hAnsi="Times New Roman" w:cs="Times New Roman"/>
              </w:rPr>
              <w:t>̀</w:t>
            </w:r>
            <w:r w:rsidRPr="009A65C4">
              <w:t>ⲣⲟ</w:t>
            </w:r>
            <w:r w:rsidRPr="009A65C4">
              <w:rPr>
                <w:rFonts w:ascii="Times New Roman" w:hAnsi="Times New Roman" w:cs="Times New Roman"/>
              </w:rPr>
              <w:t>ϥ</w:t>
            </w:r>
          </w:p>
        </w:tc>
      </w:tr>
      <w:tr w:rsidR="00E35F1F" w14:paraId="388714BD" w14:textId="77777777" w:rsidTr="00E35F1F">
        <w:trPr>
          <w:cantSplit/>
          <w:jc w:val="center"/>
        </w:trPr>
        <w:tc>
          <w:tcPr>
            <w:tcW w:w="288" w:type="dxa"/>
          </w:tcPr>
          <w:p w14:paraId="160B700A" w14:textId="77777777" w:rsidR="00E35F1F" w:rsidRDefault="00E35F1F" w:rsidP="00E35F1F">
            <w:pPr>
              <w:pStyle w:val="CopticCross"/>
            </w:pPr>
            <w:r w:rsidRPr="00FB5ACB">
              <w:t>¿</w:t>
            </w:r>
          </w:p>
        </w:tc>
        <w:tc>
          <w:tcPr>
            <w:tcW w:w="3960" w:type="dxa"/>
          </w:tcPr>
          <w:p w14:paraId="4FD5FD08" w14:textId="77777777" w:rsidR="00E35F1F" w:rsidRPr="007425E1" w:rsidRDefault="00E35F1F" w:rsidP="00E35F1F">
            <w:pPr>
              <w:pStyle w:val="EngHang"/>
            </w:pPr>
            <w:r w:rsidRPr="007425E1">
              <w:t xml:space="preserve">For I know </w:t>
            </w:r>
            <w:r>
              <w:t>nothing</w:t>
            </w:r>
            <w:r w:rsidRPr="007425E1">
              <w:t>,</w:t>
            </w:r>
          </w:p>
          <w:p w14:paraId="5F590E18" w14:textId="01E88757" w:rsidR="00E35F1F" w:rsidRPr="007425E1" w:rsidRDefault="006128E9" w:rsidP="00E35F1F">
            <w:pPr>
              <w:pStyle w:val="EngHang"/>
            </w:pPr>
            <w:r>
              <w:t>But</w:t>
            </w:r>
            <w:r w:rsidR="00E35F1F" w:rsidRPr="007425E1">
              <w:t xml:space="preserve"> the word of the angel,</w:t>
            </w:r>
          </w:p>
          <w:p w14:paraId="767EA806" w14:textId="77777777" w:rsidR="00E35F1F" w:rsidRPr="007425E1" w:rsidRDefault="00E35F1F" w:rsidP="00E35F1F">
            <w:pPr>
              <w:pStyle w:val="EngHang"/>
            </w:pPr>
            <w:r>
              <w:t>Announcing to me the joy</w:t>
            </w:r>
          </w:p>
          <w:p w14:paraId="7400F14D" w14:textId="01213B75" w:rsidR="00E35F1F" w:rsidRDefault="00E35F1F" w:rsidP="00E35F1F">
            <w:pPr>
              <w:pStyle w:val="EngHangEnd"/>
            </w:pPr>
            <w:r w:rsidRPr="007425E1">
              <w:t>Coming to me from heaven.</w:t>
            </w:r>
            <w:r w:rsidR="00CF15BA">
              <w:t>”</w:t>
            </w:r>
          </w:p>
        </w:tc>
        <w:tc>
          <w:tcPr>
            <w:tcW w:w="288" w:type="dxa"/>
          </w:tcPr>
          <w:p w14:paraId="63361261" w14:textId="77777777" w:rsidR="00E35F1F" w:rsidRDefault="00E35F1F" w:rsidP="00E35F1F"/>
        </w:tc>
        <w:tc>
          <w:tcPr>
            <w:tcW w:w="288" w:type="dxa"/>
          </w:tcPr>
          <w:p w14:paraId="2C6BF35F" w14:textId="77777777" w:rsidR="00E35F1F" w:rsidRDefault="00E35F1F" w:rsidP="00E35F1F">
            <w:pPr>
              <w:pStyle w:val="CopticCross"/>
            </w:pPr>
            <w:r w:rsidRPr="00FB5ACB">
              <w:t>¿</w:t>
            </w:r>
          </w:p>
        </w:tc>
        <w:tc>
          <w:tcPr>
            <w:tcW w:w="3960" w:type="dxa"/>
          </w:tcPr>
          <w:p w14:paraId="44645F13" w14:textId="77777777" w:rsidR="00E35F1F" w:rsidRDefault="00E35F1F" w:rsidP="00E35F1F">
            <w:pPr>
              <w:pStyle w:val="CopticVersemulti-line"/>
            </w:pPr>
            <w:r w:rsidRPr="009A65C4">
              <w:t>Ϯⲥⲱⲟⲩⲛ ⲅⲁⲣ ⲛ̀ϩ̀ⲗⲓ ⲁⲛ</w:t>
            </w:r>
          </w:p>
          <w:p w14:paraId="59A03464" w14:textId="77777777" w:rsidR="00E35F1F" w:rsidRDefault="00E35F1F" w:rsidP="00E35F1F">
            <w:pPr>
              <w:pStyle w:val="CopticVersemulti-line"/>
            </w:pPr>
            <w:r w:rsidRPr="009A65C4">
              <w:t>ⲉ̀ⲃⲏⲗ ⲉⲧ̀ⲥⲙⲏ ⲛ̀ⲧⲉ ⲡⲓⲁⲅⲅⲉⲗⲟⲥ</w:t>
            </w:r>
          </w:p>
          <w:p w14:paraId="7206CE05" w14:textId="77777777" w:rsidR="00E35F1F" w:rsidRDefault="00E35F1F" w:rsidP="00E35F1F">
            <w:pPr>
              <w:pStyle w:val="CopticVersemulti-line"/>
            </w:pPr>
            <w:r w:rsidRPr="009A65C4">
              <w:t>ⲉϥϩⲓϣⲉⲛⲛⲟⲩϥⲓ ⲛⲏⲓ ⲛ̀ⲟⲩⲣⲁϣⲓ</w:t>
            </w:r>
          </w:p>
          <w:p w14:paraId="0A1A9306" w14:textId="77777777" w:rsidR="00E35F1F" w:rsidRDefault="00E35F1F" w:rsidP="00E35F1F">
            <w:pPr>
              <w:pStyle w:val="CopticVerse"/>
            </w:pPr>
            <w:r w:rsidRPr="009A65C4">
              <w:t>ⲉϥⲛⲏⲟⲩ ⲛⲏⲓ ⲉ̀ⲃⲟⲗϧⲉⲛ ⲧ̀ⲫⲉ</w:t>
            </w:r>
          </w:p>
        </w:tc>
      </w:tr>
      <w:tr w:rsidR="00E35F1F" w14:paraId="58865854" w14:textId="77777777" w:rsidTr="00E35F1F">
        <w:trPr>
          <w:cantSplit/>
          <w:jc w:val="center"/>
        </w:trPr>
        <w:tc>
          <w:tcPr>
            <w:tcW w:w="288" w:type="dxa"/>
          </w:tcPr>
          <w:p w14:paraId="31335C0C" w14:textId="77777777" w:rsidR="00E35F1F" w:rsidRDefault="00E35F1F" w:rsidP="00E35F1F">
            <w:pPr>
              <w:pStyle w:val="CopticCross"/>
            </w:pPr>
          </w:p>
        </w:tc>
        <w:tc>
          <w:tcPr>
            <w:tcW w:w="3960" w:type="dxa"/>
          </w:tcPr>
          <w:p w14:paraId="1A5EF37B" w14:textId="463BF84A" w:rsidR="00E35F1F" w:rsidRPr="007425E1" w:rsidRDefault="006128E9" w:rsidP="00E35F1F">
            <w:pPr>
              <w:pStyle w:val="EngHang"/>
            </w:pPr>
            <w:r>
              <w:t>He took what is ours</w:t>
            </w:r>
          </w:p>
          <w:p w14:paraId="47AF7539" w14:textId="77777777" w:rsidR="00E35F1F" w:rsidRPr="007425E1" w:rsidRDefault="00E35F1F" w:rsidP="00E35F1F">
            <w:pPr>
              <w:pStyle w:val="EngHang"/>
            </w:pPr>
            <w:r w:rsidRPr="007425E1">
              <w:t>And gave us what is His,</w:t>
            </w:r>
          </w:p>
          <w:p w14:paraId="3130E6BF" w14:textId="77777777" w:rsidR="00E35F1F" w:rsidRPr="007425E1" w:rsidRDefault="00E35F1F" w:rsidP="00E35F1F">
            <w:pPr>
              <w:pStyle w:val="EngHang"/>
            </w:pPr>
            <w:r>
              <w:t>We praise Him a</w:t>
            </w:r>
            <w:r w:rsidRPr="007425E1">
              <w:t>nd glorify Him,</w:t>
            </w:r>
          </w:p>
          <w:p w14:paraId="3C10FB76" w14:textId="77777777" w:rsidR="00E35F1F" w:rsidRDefault="00E35F1F" w:rsidP="00E35F1F">
            <w:pPr>
              <w:pStyle w:val="EngHangEnd"/>
            </w:pPr>
            <w:r>
              <w:t>And exalt Him above all</w:t>
            </w:r>
            <w:r w:rsidRPr="007425E1">
              <w:t>.</w:t>
            </w:r>
          </w:p>
        </w:tc>
        <w:tc>
          <w:tcPr>
            <w:tcW w:w="288" w:type="dxa"/>
          </w:tcPr>
          <w:p w14:paraId="728BC20B" w14:textId="77777777" w:rsidR="00E35F1F" w:rsidRDefault="00E35F1F" w:rsidP="00E35F1F"/>
        </w:tc>
        <w:tc>
          <w:tcPr>
            <w:tcW w:w="288" w:type="dxa"/>
          </w:tcPr>
          <w:p w14:paraId="76A01A93" w14:textId="77777777" w:rsidR="00E35F1F" w:rsidRDefault="00E35F1F" w:rsidP="00E35F1F">
            <w:pPr>
              <w:pStyle w:val="CopticCross"/>
            </w:pPr>
          </w:p>
        </w:tc>
        <w:tc>
          <w:tcPr>
            <w:tcW w:w="3960" w:type="dxa"/>
          </w:tcPr>
          <w:p w14:paraId="77287FE5" w14:textId="77777777" w:rsidR="00E35F1F" w:rsidRDefault="00E35F1F" w:rsidP="00E35F1F">
            <w:pPr>
              <w:pStyle w:val="CopticVersemulti-line"/>
            </w:pPr>
            <w:r w:rsidRPr="00192066">
              <w:t>Ⲛ̀ⲑⲟϥ ⲁϥϭⲓ ⲛ̀ⲛⲏⲉ̀ⲧⲉ ⲛⲟⲩⲛ</w:t>
            </w:r>
          </w:p>
          <w:p w14:paraId="67BF7631" w14:textId="77777777" w:rsidR="00E35F1F" w:rsidRDefault="00E35F1F" w:rsidP="00E35F1F">
            <w:pPr>
              <w:pStyle w:val="CopticVersemulti-line"/>
            </w:pPr>
            <w:r w:rsidRPr="00192066">
              <w:t>ⲁϥϯ ⲛⲁⲛ ⲛ̀ⲛⲏⲉⲧⲉ ⲛⲟⲩϥ</w:t>
            </w:r>
          </w:p>
          <w:p w14:paraId="37261556" w14:textId="77777777" w:rsidR="00E35F1F" w:rsidRDefault="00E35F1F" w:rsidP="00E35F1F">
            <w:pPr>
              <w:pStyle w:val="CopticVersemulti-line"/>
            </w:pPr>
            <w:r w:rsidRPr="00192066">
              <w:t>ⲧⲉⲛϩⲱⲥ ⲉ̀ⲣⲟϥ ⲧⲉⲛϯⲱ̀ⲟⲩ ⲛⲁϥ</w:t>
            </w:r>
          </w:p>
          <w:p w14:paraId="4B0D4E6C" w14:textId="77777777" w:rsidR="00E35F1F" w:rsidRDefault="00E35F1F" w:rsidP="00E35F1F">
            <w:pPr>
              <w:pStyle w:val="CopticVersemulti-line"/>
            </w:pPr>
            <w:r w:rsidRPr="00192066">
              <w:t>ⲧⲉⲛⲉ̀ⲣϩⲟⲩⲟ̀ ϭⲓⲥⲓ ⲙ̀ⲙⲟϥ</w:t>
            </w:r>
          </w:p>
        </w:tc>
      </w:tr>
    </w:tbl>
    <w:p w14:paraId="34F77937" w14:textId="77777777" w:rsidR="00E35F1F" w:rsidRDefault="00E35F1F" w:rsidP="00E35F1F">
      <w:pPr>
        <w:pStyle w:val="Heading6"/>
      </w:pPr>
      <w:bookmarkStart w:id="999" w:name="_Toc298681338"/>
      <w:bookmarkStart w:id="1000" w:name="_Toc308441937"/>
      <w:r>
        <w:lastRenderedPageBreak/>
        <w:t>The Crown</w:t>
      </w:r>
      <w:bookmarkEnd w:id="999"/>
      <w:bookmarkEnd w:id="1000"/>
    </w:p>
    <w:p w14:paraId="14F1FFA3" w14:textId="77777777" w:rsidR="00E35F1F" w:rsidRPr="009A65C4" w:rsidRDefault="00E35F1F" w:rsidP="00E35F1F">
      <w:pPr>
        <w:pStyle w:val="Heading5non-TOC"/>
      </w:pPr>
      <w:r w:rsidRPr="009A65C4">
        <w:t>Ⲡⲓⲗⲱⲃ</w:t>
      </w:r>
      <w:r w:rsidRPr="009A65C4">
        <w:rPr>
          <w:rFonts w:ascii="Times New Roman" w:hAnsi="Times New Roman" w:cs="Times New Roman"/>
        </w:rPr>
        <w:t>ϣ</w:t>
      </w:r>
      <w:r w:rsidRPr="009A65C4">
        <w:t xml:space="preserve">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306"/>
        <w:gridCol w:w="270"/>
        <w:gridCol w:w="3960"/>
      </w:tblGrid>
      <w:tr w:rsidR="00E35F1F" w14:paraId="59575B1C" w14:textId="77777777" w:rsidTr="00E35F1F">
        <w:trPr>
          <w:cantSplit/>
          <w:jc w:val="center"/>
        </w:trPr>
        <w:tc>
          <w:tcPr>
            <w:tcW w:w="288" w:type="dxa"/>
          </w:tcPr>
          <w:p w14:paraId="22E8BCB9" w14:textId="77777777" w:rsidR="00E35F1F" w:rsidRDefault="00E35F1F" w:rsidP="00E35F1F">
            <w:pPr>
              <w:pStyle w:val="CopticCross"/>
            </w:pPr>
          </w:p>
        </w:tc>
        <w:tc>
          <w:tcPr>
            <w:tcW w:w="3960" w:type="dxa"/>
          </w:tcPr>
          <w:p w14:paraId="559CDB00" w14:textId="77777777" w:rsidR="00E35F1F" w:rsidRPr="007425E1" w:rsidRDefault="00E35F1F" w:rsidP="00E35F1F">
            <w:pPr>
              <w:pStyle w:val="EngHang"/>
            </w:pPr>
            <w:r w:rsidRPr="007425E1">
              <w:t xml:space="preserve">What </w:t>
            </w:r>
            <w:r>
              <w:t>shall</w:t>
            </w:r>
            <w:r w:rsidRPr="007425E1">
              <w:t xml:space="preserve"> I call you,</w:t>
            </w:r>
          </w:p>
          <w:p w14:paraId="7D8A6803" w14:textId="77777777" w:rsidR="00E35F1F" w:rsidRPr="007425E1" w:rsidRDefault="00E35F1F" w:rsidP="00E35F1F">
            <w:pPr>
              <w:pStyle w:val="EngHang"/>
            </w:pPr>
            <w:r w:rsidRPr="007425E1">
              <w:t>O all-holy Virgin,</w:t>
            </w:r>
          </w:p>
          <w:p w14:paraId="41C53333" w14:textId="77777777" w:rsidR="00E35F1F" w:rsidRPr="007425E1" w:rsidRDefault="00E35F1F" w:rsidP="00E35F1F">
            <w:pPr>
              <w:pStyle w:val="EngHang"/>
            </w:pPr>
            <w:r w:rsidRPr="007425E1">
              <w:t xml:space="preserve">Who gave birth to </w:t>
            </w:r>
            <w:r>
              <w:t>the Incomprehensible</w:t>
            </w:r>
          </w:p>
          <w:p w14:paraId="454A0BF6" w14:textId="483A4FAF" w:rsidR="00E35F1F" w:rsidRPr="00F0646D" w:rsidRDefault="00E35F1F" w:rsidP="00E35F1F">
            <w:pPr>
              <w:pStyle w:val="EngHangEnd"/>
            </w:pPr>
            <w:r w:rsidRPr="00F0646D">
              <w:t xml:space="preserve">And </w:t>
            </w:r>
            <w:commentRangeStart w:id="1001"/>
            <w:r w:rsidRPr="00F0646D">
              <w:t xml:space="preserve">Infinite </w:t>
            </w:r>
            <w:commentRangeEnd w:id="1001"/>
            <w:r>
              <w:rPr>
                <w:rStyle w:val="CommentReference"/>
                <w:rFonts w:ascii="Times New Roman" w:eastAsiaTheme="minorHAnsi" w:hAnsi="Times New Roman" w:cstheme="minorBidi"/>
                <w:color w:val="auto"/>
              </w:rPr>
              <w:commentReference w:id="1001"/>
            </w:r>
            <w:r w:rsidR="006128E9">
              <w:t>One?</w:t>
            </w:r>
          </w:p>
        </w:tc>
        <w:tc>
          <w:tcPr>
            <w:tcW w:w="306" w:type="dxa"/>
          </w:tcPr>
          <w:p w14:paraId="44B9AD71" w14:textId="77777777" w:rsidR="00E35F1F" w:rsidRDefault="00E35F1F" w:rsidP="00E35F1F"/>
        </w:tc>
        <w:tc>
          <w:tcPr>
            <w:tcW w:w="270" w:type="dxa"/>
          </w:tcPr>
          <w:p w14:paraId="223F900F" w14:textId="77777777" w:rsidR="00E35F1F" w:rsidRDefault="00E35F1F" w:rsidP="00E35F1F">
            <w:pPr>
              <w:pStyle w:val="CopticCross"/>
            </w:pPr>
          </w:p>
        </w:tc>
        <w:tc>
          <w:tcPr>
            <w:tcW w:w="3960" w:type="dxa"/>
          </w:tcPr>
          <w:p w14:paraId="7B865847" w14:textId="77777777" w:rsidR="00E35F1F" w:rsidRDefault="00E35F1F" w:rsidP="00E35F1F">
            <w:pPr>
              <w:pStyle w:val="CopticVersemulti-line"/>
            </w:pPr>
            <w:r w:rsidRPr="009A65C4">
              <w:t>Ⲁⲓⲛⲁⲙⲟⲩ</w:t>
            </w:r>
            <w:r w:rsidRPr="009A65C4">
              <w:rPr>
                <w:rFonts w:ascii="Times New Roman" w:hAnsi="Times New Roman" w:cs="Times New Roman"/>
              </w:rPr>
              <w:t>ϯ</w:t>
            </w:r>
            <w:r w:rsidRPr="009A65C4">
              <w:t xml:space="preserve"> ⲉ</w:t>
            </w:r>
            <w:r w:rsidRPr="009A65C4">
              <w:rPr>
                <w:rFonts w:ascii="Times New Roman" w:hAnsi="Times New Roman" w:cs="Times New Roman"/>
              </w:rPr>
              <w:t>̀</w:t>
            </w:r>
            <w:r w:rsidRPr="009A65C4">
              <w:t xml:space="preserve">ⲣⲟ </w:t>
            </w:r>
            <w:r>
              <w:rPr>
                <w:rFonts w:cs="FreeSerifAvvaShenouda"/>
              </w:rPr>
              <w:t>ϫ</w:t>
            </w:r>
            <w:r w:rsidRPr="009A65C4">
              <w:t>ⲉ ⲛⲓⲙ</w:t>
            </w:r>
          </w:p>
          <w:p w14:paraId="6BF58AE9" w14:textId="77777777" w:rsidR="00E35F1F" w:rsidRDefault="00E35F1F" w:rsidP="00E35F1F">
            <w:pPr>
              <w:pStyle w:val="CopticVersemulti-line"/>
            </w:pPr>
            <w:r w:rsidRPr="009A65C4">
              <w:t>ⲱ</w:t>
            </w:r>
            <w:r w:rsidRPr="009A65C4">
              <w:rPr>
                <w:rFonts w:ascii="Times New Roman" w:hAnsi="Times New Roman" w:cs="Times New Roman"/>
              </w:rPr>
              <w:t>̀</w:t>
            </w:r>
            <w:r w:rsidRPr="009A65C4">
              <w:t xml:space="preserve"> </w:t>
            </w:r>
            <w:r w:rsidRPr="009A65C4">
              <w:rPr>
                <w:rFonts w:ascii="Times New Roman" w:hAnsi="Times New Roman" w:cs="Times New Roman"/>
              </w:rPr>
              <w:t>ϯ</w:t>
            </w:r>
            <w:r w:rsidRPr="009A65C4">
              <w:t>ⲡⲁⲛⲁ</w:t>
            </w:r>
            <w:r w:rsidRPr="009A65C4">
              <w:rPr>
                <w:rFonts w:ascii="Times New Roman" w:hAnsi="Times New Roman" w:cs="Times New Roman"/>
              </w:rPr>
              <w:t>̀</w:t>
            </w:r>
            <w:r w:rsidRPr="009A65C4">
              <w:t>ⲅⲓⲁ</w:t>
            </w:r>
            <w:r w:rsidRPr="009A65C4">
              <w:rPr>
                <w:rFonts w:ascii="Times New Roman" w:hAnsi="Times New Roman" w:cs="Times New Roman"/>
              </w:rPr>
              <w:t>̀</w:t>
            </w:r>
            <w:r w:rsidRPr="009A65C4">
              <w:t xml:space="preserve"> ⲙ</w:t>
            </w:r>
            <w:r w:rsidRPr="009A65C4">
              <w:rPr>
                <w:rFonts w:ascii="Times New Roman" w:hAnsi="Times New Roman" w:cs="Times New Roman"/>
              </w:rPr>
              <w:t>̀</w:t>
            </w:r>
            <w:r w:rsidRPr="009A65C4">
              <w:t>ⲡⲁⲣⲑⲉⲛⲟⲥ</w:t>
            </w:r>
          </w:p>
          <w:p w14:paraId="45DEF4DF" w14:textId="77777777" w:rsidR="00E35F1F" w:rsidRDefault="00E35F1F" w:rsidP="00E35F1F">
            <w:pPr>
              <w:pStyle w:val="CopticVersemulti-line"/>
            </w:pPr>
            <w:r w:rsidRPr="009A65C4">
              <w:t>ⲑⲏⲉⲧⲁⲥ</w:t>
            </w:r>
            <w:r>
              <w:rPr>
                <w:rFonts w:cs="FreeSerifAvvaShenouda"/>
              </w:rPr>
              <w:t>ϥ</w:t>
            </w:r>
            <w:r w:rsidRPr="009A65C4">
              <w:t xml:space="preserve">ⲁⲓ </w:t>
            </w:r>
            <w:r w:rsidRPr="009A65C4">
              <w:rPr>
                <w:rFonts w:ascii="Times New Roman" w:hAnsi="Times New Roman" w:cs="Times New Roman"/>
              </w:rPr>
              <w:t>ϧ</w:t>
            </w:r>
            <w:r w:rsidRPr="009A65C4">
              <w:t>ⲁ ⲡⲓⲁⲧ</w:t>
            </w:r>
            <w:r w:rsidRPr="009A65C4">
              <w:rPr>
                <w:rFonts w:ascii="Times New Roman" w:hAnsi="Times New Roman" w:cs="Times New Roman"/>
              </w:rPr>
              <w:t>ϣ̀</w:t>
            </w:r>
            <w:r w:rsidRPr="009A65C4">
              <w:t>ⲧⲁ</w:t>
            </w:r>
            <w:r>
              <w:rPr>
                <w:rFonts w:cs="FreeSerifAvvaShenouda"/>
              </w:rPr>
              <w:t>ϩ</w:t>
            </w:r>
            <w:r w:rsidRPr="009A65C4">
              <w:t>ⲟ</w:t>
            </w:r>
            <w:r>
              <w:rPr>
                <w:rFonts w:cs="FreeSerifAvvaShenouda"/>
              </w:rPr>
              <w:t>ϥ</w:t>
            </w:r>
          </w:p>
          <w:p w14:paraId="1564DBF7" w14:textId="77777777" w:rsidR="00E35F1F" w:rsidRDefault="00E35F1F" w:rsidP="00E35F1F">
            <w:pPr>
              <w:pStyle w:val="CopticVerse"/>
            </w:pPr>
            <w:r w:rsidRPr="009A65C4">
              <w:t>ⲟⲩⲟ</w:t>
            </w:r>
            <w:r>
              <w:rPr>
                <w:rFonts w:cs="FreeSerifAvvaShenouda"/>
              </w:rPr>
              <w:t>ϩ</w:t>
            </w:r>
            <w:r w:rsidRPr="009A65C4">
              <w:t xml:space="preserve"> ⲛ</w:t>
            </w:r>
            <w:r w:rsidRPr="009A65C4">
              <w:rPr>
                <w:rFonts w:ascii="Times New Roman" w:hAnsi="Times New Roman" w:cs="Times New Roman"/>
              </w:rPr>
              <w:t>̀</w:t>
            </w:r>
            <w:r w:rsidRPr="009A65C4">
              <w:t>ⲁ</w:t>
            </w:r>
            <w:r w:rsidRPr="009A65C4">
              <w:rPr>
                <w:rFonts w:ascii="Times New Roman" w:hAnsi="Times New Roman" w:cs="Times New Roman"/>
              </w:rPr>
              <w:t>̀</w:t>
            </w:r>
            <w:r w:rsidRPr="009A65C4">
              <w:t>ⲭⲱⲣⲓⲧⲟⲥ ⲉⲩⲥⲟⲡ</w:t>
            </w:r>
          </w:p>
        </w:tc>
      </w:tr>
      <w:tr w:rsidR="00E35F1F" w14:paraId="09BED9BB" w14:textId="77777777" w:rsidTr="00E35F1F">
        <w:trPr>
          <w:cantSplit/>
          <w:jc w:val="center"/>
        </w:trPr>
        <w:tc>
          <w:tcPr>
            <w:tcW w:w="288" w:type="dxa"/>
          </w:tcPr>
          <w:p w14:paraId="074F2CD9" w14:textId="77777777" w:rsidR="00E35F1F" w:rsidRDefault="00E35F1F" w:rsidP="00E35F1F">
            <w:pPr>
              <w:pStyle w:val="CopticCross"/>
            </w:pPr>
            <w:r w:rsidRPr="00FB5ACB">
              <w:t>¿</w:t>
            </w:r>
          </w:p>
        </w:tc>
        <w:tc>
          <w:tcPr>
            <w:tcW w:w="3960" w:type="dxa"/>
          </w:tcPr>
          <w:p w14:paraId="037834FC" w14:textId="77777777" w:rsidR="00E35F1F" w:rsidRPr="007425E1" w:rsidRDefault="00E35F1F" w:rsidP="00E35F1F">
            <w:pPr>
              <w:pStyle w:val="EngHang"/>
            </w:pPr>
            <w:r>
              <w:t>M</w:t>
            </w:r>
            <w:r w:rsidRPr="007425E1">
              <w:t>any are your praises,</w:t>
            </w:r>
          </w:p>
          <w:p w14:paraId="35956B35" w14:textId="77777777" w:rsidR="00E35F1F" w:rsidRPr="007425E1" w:rsidRDefault="00E35F1F" w:rsidP="00E35F1F">
            <w:pPr>
              <w:pStyle w:val="EngHang"/>
            </w:pPr>
            <w:r>
              <w:t>O you who are a</w:t>
            </w:r>
            <w:r w:rsidRPr="007425E1">
              <w:t>dorned with all honour,</w:t>
            </w:r>
          </w:p>
          <w:p w14:paraId="403EAAEB" w14:textId="77777777" w:rsidR="00E35F1F" w:rsidRPr="007425E1" w:rsidRDefault="00E35F1F" w:rsidP="006128E9">
            <w:pPr>
              <w:pStyle w:val="EngHang"/>
            </w:pPr>
            <w:r w:rsidRPr="007425E1">
              <w:t xml:space="preserve">For you became a </w:t>
            </w:r>
            <w:r>
              <w:t>habitation</w:t>
            </w:r>
            <w:r w:rsidRPr="007425E1">
              <w:t>,</w:t>
            </w:r>
          </w:p>
          <w:p w14:paraId="3F2FCAF8" w14:textId="77777777" w:rsidR="00E35F1F" w:rsidRDefault="00E35F1F" w:rsidP="006128E9">
            <w:pPr>
              <w:pStyle w:val="EngHangEnd"/>
            </w:pPr>
            <w:r w:rsidRPr="007425E1">
              <w:t>For the Wisdom of God.</w:t>
            </w:r>
          </w:p>
        </w:tc>
        <w:tc>
          <w:tcPr>
            <w:tcW w:w="306" w:type="dxa"/>
          </w:tcPr>
          <w:p w14:paraId="278A5E84" w14:textId="77777777" w:rsidR="00E35F1F" w:rsidRDefault="00E35F1F" w:rsidP="00E35F1F"/>
        </w:tc>
        <w:tc>
          <w:tcPr>
            <w:tcW w:w="270" w:type="dxa"/>
          </w:tcPr>
          <w:p w14:paraId="0258C04E" w14:textId="77777777" w:rsidR="00E35F1F" w:rsidRDefault="00E35F1F" w:rsidP="00E35F1F">
            <w:pPr>
              <w:pStyle w:val="CopticCross"/>
            </w:pPr>
            <w:r w:rsidRPr="00FB5ACB">
              <w:t>¿</w:t>
            </w:r>
          </w:p>
        </w:tc>
        <w:tc>
          <w:tcPr>
            <w:tcW w:w="3960" w:type="dxa"/>
          </w:tcPr>
          <w:p w14:paraId="21D6155A" w14:textId="77777777" w:rsidR="00E35F1F" w:rsidRDefault="00E35F1F" w:rsidP="00E35F1F">
            <w:pPr>
              <w:pStyle w:val="CopticVersemulti-line"/>
            </w:pPr>
            <w:r w:rsidRPr="009A65C4">
              <w:t>Ⲥⲉⲟϣ ⲅⲁⲣ ⲛ̀ϫⲉ ⲛⲉⲉⲩⲫⲟⲙⲓⲁ̀</w:t>
            </w:r>
          </w:p>
          <w:p w14:paraId="2CFDED33" w14:textId="77777777" w:rsidR="00E35F1F" w:rsidRDefault="00E35F1F" w:rsidP="00E35F1F">
            <w:pPr>
              <w:pStyle w:val="CopticVersemulti-line"/>
            </w:pPr>
            <w:r w:rsidRPr="009A65C4">
              <w:t>ⲱ̀ ⲑⲏⲉⲧⲥⲉⲗⲥⲱⲗ ϧⲉⲛ ⲧⲁⲓⲟ̀ ⲛⲓⲃⲉⲛ</w:t>
            </w:r>
          </w:p>
          <w:p w14:paraId="24817D4B" w14:textId="77777777" w:rsidR="00E35F1F" w:rsidRDefault="00E35F1F" w:rsidP="00E35F1F">
            <w:pPr>
              <w:pStyle w:val="CopticVersemulti-line"/>
            </w:pPr>
            <w:r w:rsidRPr="009A65C4">
              <w:t>ϫⲉ ⲁ̀ⲣⲉϣⲱⲡⲓ ⲛ̀ⲟⲩⲙⲁⲛ̀ϣⲱⲡⲓ</w:t>
            </w:r>
          </w:p>
          <w:p w14:paraId="16B06FD4" w14:textId="77777777" w:rsidR="00E35F1F" w:rsidRDefault="00E35F1F" w:rsidP="00E35F1F">
            <w:pPr>
              <w:pStyle w:val="CopticVerse"/>
            </w:pPr>
            <w:r w:rsidRPr="009A65C4">
              <w:t>ⲛ̀ϯⲥⲟⲫⲓⲁ̀ ⲛ̀ⲧⲉ Ⲫϯ</w:t>
            </w:r>
          </w:p>
        </w:tc>
      </w:tr>
      <w:tr w:rsidR="00E35F1F" w14:paraId="7F6FBC02" w14:textId="77777777" w:rsidTr="00E35F1F">
        <w:trPr>
          <w:cantSplit/>
          <w:jc w:val="center"/>
        </w:trPr>
        <w:tc>
          <w:tcPr>
            <w:tcW w:w="288" w:type="dxa"/>
          </w:tcPr>
          <w:p w14:paraId="79B399DF" w14:textId="77777777" w:rsidR="00E35F1F" w:rsidRDefault="00E35F1F" w:rsidP="00E35F1F">
            <w:pPr>
              <w:pStyle w:val="CopticCross"/>
            </w:pPr>
          </w:p>
        </w:tc>
        <w:tc>
          <w:tcPr>
            <w:tcW w:w="3960" w:type="dxa"/>
          </w:tcPr>
          <w:p w14:paraId="7A22F007" w14:textId="1512F633" w:rsidR="00E35F1F" w:rsidRPr="009A65C4" w:rsidRDefault="00E35F1F" w:rsidP="00E35F1F">
            <w:pPr>
              <w:pStyle w:val="EngHang"/>
              <w:rPr>
                <w:vertAlign w:val="superscript"/>
                <w:lang w:val="en-GB"/>
              </w:rPr>
            </w:pPr>
            <w:r w:rsidRPr="007425E1">
              <w:t xml:space="preserve">You are the rational </w:t>
            </w:r>
            <w:commentRangeStart w:id="1002"/>
            <w:r w:rsidRPr="007425E1">
              <w:t>hook</w:t>
            </w:r>
            <w:commentRangeEnd w:id="1002"/>
            <w:r>
              <w:rPr>
                <w:rStyle w:val="CommentReference"/>
                <w:rFonts w:ascii="Times New Roman" w:eastAsiaTheme="minorHAnsi" w:hAnsi="Times New Roman" w:cstheme="minorBidi"/>
                <w:color w:val="auto"/>
              </w:rPr>
              <w:commentReference w:id="1002"/>
            </w:r>
          </w:p>
          <w:p w14:paraId="295F2BAA" w14:textId="77777777" w:rsidR="00E35F1F" w:rsidRPr="007425E1" w:rsidRDefault="00E35F1F" w:rsidP="00E35F1F">
            <w:pPr>
              <w:pStyle w:val="EngHang"/>
            </w:pPr>
            <w:r w:rsidRPr="007425E1">
              <w:t>That catches Christians,</w:t>
            </w:r>
          </w:p>
          <w:p w14:paraId="431ADA9F" w14:textId="1B758F73" w:rsidR="00E35F1F" w:rsidRPr="007425E1" w:rsidRDefault="00E35F1F" w:rsidP="00E35F1F">
            <w:pPr>
              <w:pStyle w:val="EngHang"/>
            </w:pPr>
            <w:commentRangeStart w:id="1003"/>
            <w:r w:rsidRPr="007425E1">
              <w:t xml:space="preserve">Teaching </w:t>
            </w:r>
            <w:commentRangeEnd w:id="1003"/>
            <w:r>
              <w:rPr>
                <w:rStyle w:val="CommentReference"/>
                <w:rFonts w:ascii="Times New Roman" w:eastAsiaTheme="minorHAnsi" w:hAnsi="Times New Roman" w:cstheme="minorBidi"/>
                <w:color w:val="auto"/>
              </w:rPr>
              <w:commentReference w:id="1003"/>
            </w:r>
            <w:r w:rsidR="006128E9">
              <w:t>them the worship</w:t>
            </w:r>
          </w:p>
          <w:p w14:paraId="7841D2A3" w14:textId="77777777" w:rsidR="00E35F1F" w:rsidRDefault="00E35F1F" w:rsidP="00E35F1F">
            <w:pPr>
              <w:pStyle w:val="EngHangEnd"/>
            </w:pPr>
            <w:r w:rsidRPr="007425E1">
              <w:t>Of the Life-Giving Trinity.</w:t>
            </w:r>
          </w:p>
        </w:tc>
        <w:tc>
          <w:tcPr>
            <w:tcW w:w="306" w:type="dxa"/>
          </w:tcPr>
          <w:p w14:paraId="103A9EFE" w14:textId="77777777" w:rsidR="00E35F1F" w:rsidRDefault="00E35F1F" w:rsidP="00E35F1F"/>
        </w:tc>
        <w:tc>
          <w:tcPr>
            <w:tcW w:w="270" w:type="dxa"/>
          </w:tcPr>
          <w:p w14:paraId="33F23FC7" w14:textId="77777777" w:rsidR="00E35F1F" w:rsidRDefault="00E35F1F" w:rsidP="00E35F1F">
            <w:pPr>
              <w:pStyle w:val="CopticCross"/>
            </w:pPr>
          </w:p>
        </w:tc>
        <w:tc>
          <w:tcPr>
            <w:tcW w:w="3960" w:type="dxa"/>
          </w:tcPr>
          <w:p w14:paraId="6F859666" w14:textId="77777777" w:rsidR="00E35F1F" w:rsidRDefault="00E35F1F" w:rsidP="00E35F1F">
            <w:pPr>
              <w:pStyle w:val="CopticVersemulti-line"/>
            </w:pPr>
            <w:r w:rsidRPr="009A65C4">
              <w:t>Ⲛ̀ⲑⲉ ⲡⲉ ϯⲱⲓⲙⲓ ⲛ̀ⲛⲟⲏ̀ⲧⲉ</w:t>
            </w:r>
          </w:p>
          <w:p w14:paraId="72E7B07A" w14:textId="77777777" w:rsidR="00E35F1F" w:rsidRDefault="00E35F1F" w:rsidP="00E35F1F">
            <w:pPr>
              <w:pStyle w:val="CopticVersemulti-line"/>
            </w:pPr>
            <w:r w:rsidRPr="009A65C4">
              <w:t>ⲉⲧⲧⲁϩⲟ ⲛ̀ⲛⲓⲭ̀ⲣⲓⲥⲧⲓⲁⲛⲟⲥ</w:t>
            </w:r>
          </w:p>
          <w:p w14:paraId="3D6A280A" w14:textId="77777777" w:rsidR="00E35F1F" w:rsidRDefault="00E35F1F" w:rsidP="00E35F1F">
            <w:pPr>
              <w:pStyle w:val="CopticVersemulti-line"/>
            </w:pPr>
            <w:r w:rsidRPr="009A65C4">
              <w:t>ⲉⲥⲧ̀ⲥⲁⲃⲟ ⲙ̀ⲙⲱⲟⲩ ⲉ̀ϯϫⲓⲛⲟⲩⲱϣⲧ</w:t>
            </w:r>
          </w:p>
          <w:p w14:paraId="2C8EDAE1" w14:textId="77777777" w:rsidR="00E35F1F" w:rsidRDefault="00E35F1F" w:rsidP="00E35F1F">
            <w:pPr>
              <w:pStyle w:val="CopticVerse"/>
            </w:pPr>
            <w:r w:rsidRPr="009A65C4">
              <w:t>ⲛ̀ϯⲧ̀ⲣⲓⲁⲥ ⲛ̀ⲣⲉϥⲧⲁⲛϧⲟ</w:t>
            </w:r>
          </w:p>
        </w:tc>
      </w:tr>
      <w:tr w:rsidR="00E35F1F" w14:paraId="52D0F5E6" w14:textId="77777777" w:rsidTr="00E35F1F">
        <w:trPr>
          <w:cantSplit/>
          <w:jc w:val="center"/>
        </w:trPr>
        <w:tc>
          <w:tcPr>
            <w:tcW w:w="288" w:type="dxa"/>
          </w:tcPr>
          <w:p w14:paraId="7C8C837F" w14:textId="77777777" w:rsidR="00E35F1F" w:rsidRDefault="00E35F1F" w:rsidP="00E35F1F">
            <w:pPr>
              <w:pStyle w:val="CopticCross"/>
            </w:pPr>
            <w:r w:rsidRPr="00FB5ACB">
              <w:t>¿</w:t>
            </w:r>
          </w:p>
        </w:tc>
        <w:tc>
          <w:tcPr>
            <w:tcW w:w="3960" w:type="dxa"/>
          </w:tcPr>
          <w:p w14:paraId="359D9932" w14:textId="77777777" w:rsidR="00E35F1F" w:rsidRPr="007425E1" w:rsidRDefault="00E35F1F" w:rsidP="00E35F1F">
            <w:pPr>
              <w:pStyle w:val="EngHang"/>
            </w:pPr>
            <w:r w:rsidRPr="007425E1">
              <w:t>You carried the pillar,</w:t>
            </w:r>
          </w:p>
          <w:p w14:paraId="7A0AE8F4" w14:textId="77777777" w:rsidR="00E35F1F" w:rsidRPr="007425E1" w:rsidRDefault="00E35F1F" w:rsidP="00E35F1F">
            <w:pPr>
              <w:pStyle w:val="EngHang"/>
            </w:pPr>
            <w:r w:rsidRPr="007425E1">
              <w:t>Which Moses saw,</w:t>
            </w:r>
          </w:p>
          <w:p w14:paraId="0F97D806" w14:textId="77777777" w:rsidR="00E35F1F" w:rsidRPr="007425E1" w:rsidRDefault="00E35F1F" w:rsidP="00E35F1F">
            <w:pPr>
              <w:pStyle w:val="EngHang"/>
            </w:pPr>
            <w:r>
              <w:t>Who</w:t>
            </w:r>
            <w:r w:rsidRPr="007425E1">
              <w:t xml:space="preserve"> is the Son of God,</w:t>
            </w:r>
          </w:p>
          <w:p w14:paraId="4F470990" w14:textId="77777777" w:rsidR="00E35F1F" w:rsidRDefault="00E35F1F" w:rsidP="00E35F1F">
            <w:pPr>
              <w:pStyle w:val="EngHangEnd"/>
            </w:pPr>
            <w:r w:rsidRPr="007425E1">
              <w:t>Who came and dwelt in your womb.</w:t>
            </w:r>
          </w:p>
        </w:tc>
        <w:tc>
          <w:tcPr>
            <w:tcW w:w="306" w:type="dxa"/>
          </w:tcPr>
          <w:p w14:paraId="7346B9AB" w14:textId="77777777" w:rsidR="00E35F1F" w:rsidRDefault="00E35F1F" w:rsidP="00E35F1F"/>
        </w:tc>
        <w:tc>
          <w:tcPr>
            <w:tcW w:w="270" w:type="dxa"/>
          </w:tcPr>
          <w:p w14:paraId="7B4DC596" w14:textId="77777777" w:rsidR="00E35F1F" w:rsidRDefault="00E35F1F" w:rsidP="00E35F1F">
            <w:pPr>
              <w:pStyle w:val="CopticCross"/>
            </w:pPr>
            <w:r w:rsidRPr="00FB5ACB">
              <w:t>¿</w:t>
            </w:r>
          </w:p>
        </w:tc>
        <w:tc>
          <w:tcPr>
            <w:tcW w:w="3960" w:type="dxa"/>
          </w:tcPr>
          <w:p w14:paraId="71A1FE0E" w14:textId="77777777" w:rsidR="00E35F1F" w:rsidRDefault="00E35F1F" w:rsidP="00E35F1F">
            <w:pPr>
              <w:pStyle w:val="CopticVersemulti-line"/>
            </w:pPr>
            <w:r w:rsidRPr="009A65C4">
              <w:t>Ⲛ̀ⲑⲟ ⲡⲉ ⲧⲁⲣⲉϥⲁⲓ ϧⲁ ⲡⲓⲥ̀ⲧⲩⲗⲗⲟⲥ</w:t>
            </w:r>
          </w:p>
          <w:p w14:paraId="6E9C54F2" w14:textId="77777777" w:rsidR="00E35F1F" w:rsidRDefault="00E35F1F" w:rsidP="00E35F1F">
            <w:pPr>
              <w:pStyle w:val="CopticVersemulti-line"/>
            </w:pPr>
            <w:r w:rsidRPr="009A65C4">
              <w:t>ⲉ̀ⲧⲁⲩⲛⲁⲩ ⲉ̀ⲣⲟⲥ ⲛ̀ϫⲉ Ⲙⲱⲩ̀ⲥⲏⲥ</w:t>
            </w:r>
          </w:p>
          <w:p w14:paraId="7E73BD79" w14:textId="77777777" w:rsidR="00E35F1F" w:rsidRDefault="00E35F1F" w:rsidP="00E35F1F">
            <w:pPr>
              <w:pStyle w:val="CopticVersemulti-line"/>
            </w:pPr>
            <w:r w:rsidRPr="009A65C4">
              <w:t>ⲉ̀ⲧⲉ ⲫⲁⲓ ⲡⲉ ⲡ̀ϣⲏⲣⲓ ⲙ̀Ⲫϯ</w:t>
            </w:r>
          </w:p>
          <w:p w14:paraId="3938CB03" w14:textId="77777777" w:rsidR="00E35F1F" w:rsidRDefault="00E35F1F" w:rsidP="00E35F1F">
            <w:pPr>
              <w:pStyle w:val="CopticVerse"/>
            </w:pPr>
            <w:r w:rsidRPr="009A65C4">
              <w:t>ⲉ̀ⲧⲁϥⲓ̀ ⲁϥϣⲱⲡⲓ ϧⲉⲛ ⲧⲉⲛⲉϫⲓ</w:t>
            </w:r>
          </w:p>
        </w:tc>
      </w:tr>
      <w:tr w:rsidR="00E35F1F" w14:paraId="73DAAAF6" w14:textId="77777777" w:rsidTr="00E35F1F">
        <w:trPr>
          <w:cantSplit/>
          <w:jc w:val="center"/>
        </w:trPr>
        <w:tc>
          <w:tcPr>
            <w:tcW w:w="288" w:type="dxa"/>
          </w:tcPr>
          <w:p w14:paraId="35766128" w14:textId="77777777" w:rsidR="00E35F1F" w:rsidRDefault="00E35F1F" w:rsidP="00E35F1F">
            <w:pPr>
              <w:pStyle w:val="CopticCross"/>
            </w:pPr>
          </w:p>
        </w:tc>
        <w:tc>
          <w:tcPr>
            <w:tcW w:w="3960" w:type="dxa"/>
          </w:tcPr>
          <w:p w14:paraId="197A04E4" w14:textId="23EB7BE7" w:rsidR="00E35F1F" w:rsidRPr="007425E1" w:rsidRDefault="006128E9" w:rsidP="00E35F1F">
            <w:pPr>
              <w:pStyle w:val="EngHang"/>
            </w:pPr>
            <w:r>
              <w:t>You became the Ark</w:t>
            </w:r>
          </w:p>
          <w:p w14:paraId="791A4BA2" w14:textId="77777777" w:rsidR="00E35F1F" w:rsidRPr="007425E1" w:rsidRDefault="00E35F1F" w:rsidP="00E35F1F">
            <w:pPr>
              <w:pStyle w:val="EngHang"/>
            </w:pPr>
            <w:r w:rsidRPr="007425E1">
              <w:t>Of H</w:t>
            </w:r>
            <w:r>
              <w:t>im Who created heaven and earth;</w:t>
            </w:r>
          </w:p>
          <w:p w14:paraId="00D47786" w14:textId="77777777" w:rsidR="00E35F1F" w:rsidRPr="007425E1" w:rsidRDefault="00E35F1F" w:rsidP="00E35F1F">
            <w:pPr>
              <w:pStyle w:val="EngHang"/>
            </w:pPr>
            <w:r w:rsidRPr="007425E1">
              <w:t>You carried Him in your womb,</w:t>
            </w:r>
          </w:p>
          <w:p w14:paraId="71F9F1EB" w14:textId="77777777" w:rsidR="00E35F1F" w:rsidRDefault="00E35F1F" w:rsidP="00E35F1F">
            <w:pPr>
              <w:pStyle w:val="EngHangEnd"/>
            </w:pPr>
            <w:r w:rsidRPr="007425E1">
              <w:t xml:space="preserve">For nine </w:t>
            </w:r>
            <w:r>
              <w:t>full</w:t>
            </w:r>
            <w:r w:rsidRPr="007425E1">
              <w:t xml:space="preserve"> months.</w:t>
            </w:r>
          </w:p>
        </w:tc>
        <w:tc>
          <w:tcPr>
            <w:tcW w:w="306" w:type="dxa"/>
          </w:tcPr>
          <w:p w14:paraId="1CC2C4F4" w14:textId="77777777" w:rsidR="00E35F1F" w:rsidRDefault="00E35F1F" w:rsidP="00E35F1F"/>
        </w:tc>
        <w:tc>
          <w:tcPr>
            <w:tcW w:w="270" w:type="dxa"/>
          </w:tcPr>
          <w:p w14:paraId="770A77F7" w14:textId="77777777" w:rsidR="00E35F1F" w:rsidRDefault="00E35F1F" w:rsidP="00E35F1F">
            <w:pPr>
              <w:pStyle w:val="CopticCross"/>
            </w:pPr>
          </w:p>
        </w:tc>
        <w:tc>
          <w:tcPr>
            <w:tcW w:w="3960" w:type="dxa"/>
          </w:tcPr>
          <w:p w14:paraId="67A928D4" w14:textId="77777777" w:rsidR="00E35F1F" w:rsidRDefault="00E35F1F" w:rsidP="00E35F1F">
            <w:pPr>
              <w:pStyle w:val="CopticVersemulti-line"/>
            </w:pPr>
            <w:r w:rsidRPr="009A65C4">
              <w:t>Ⲁ̀ⲣⲉϣⲱⲡⲓ ⲛ̀ⲟⲩⲕⲓⲃⲱⲧⲟⲥ</w:t>
            </w:r>
          </w:p>
          <w:p w14:paraId="5F902EA5" w14:textId="77777777" w:rsidR="00E35F1F" w:rsidRDefault="00E35F1F" w:rsidP="00E35F1F">
            <w:pPr>
              <w:pStyle w:val="CopticVersemulti-line"/>
            </w:pPr>
            <w:r w:rsidRPr="009A65C4">
              <w:t>ⲙ̀ⲫⲏⲉ̀ⲧⲁϥⲑⲁⲙⲓⲟ̀ ⲛ̀ⲧ̀ⲫⲉ ⲛⲉⲙ ⲡ̀ⲕⲁϩⲓ</w:t>
            </w:r>
          </w:p>
          <w:p w14:paraId="395A63C8" w14:textId="77777777" w:rsidR="00E35F1F" w:rsidRDefault="00E35F1F" w:rsidP="00E35F1F">
            <w:pPr>
              <w:pStyle w:val="CopticVersemulti-line"/>
            </w:pPr>
            <w:r w:rsidRPr="009A65C4">
              <w:t>ⲁ̀ⲣⲉϥⲁⲓ ϧⲁⲣⲟϥ ϧⲉⲛ ⲧⲉⲛⲉϫⲓ</w:t>
            </w:r>
          </w:p>
          <w:p w14:paraId="5BB2C273" w14:textId="77777777" w:rsidR="00E35F1F" w:rsidRDefault="00E35F1F" w:rsidP="00E35F1F">
            <w:pPr>
              <w:pStyle w:val="CopticVerse"/>
            </w:pPr>
            <w:r w:rsidRPr="009A65C4">
              <w:t>ⲙ̀ⲯⲓⲧ ⲛ̀ⲁ̀ⲃⲟⲧ ⲛ̀ⲏ̀ⲡⲓ</w:t>
            </w:r>
          </w:p>
        </w:tc>
      </w:tr>
      <w:tr w:rsidR="00E35F1F" w14:paraId="732DF7EB" w14:textId="77777777" w:rsidTr="00E35F1F">
        <w:trPr>
          <w:cantSplit/>
          <w:jc w:val="center"/>
        </w:trPr>
        <w:tc>
          <w:tcPr>
            <w:tcW w:w="288" w:type="dxa"/>
          </w:tcPr>
          <w:p w14:paraId="26DDA2DE" w14:textId="77777777" w:rsidR="00E35F1F" w:rsidRDefault="00E35F1F" w:rsidP="00E35F1F">
            <w:pPr>
              <w:pStyle w:val="CopticCross"/>
            </w:pPr>
            <w:r w:rsidRPr="00FB5ACB">
              <w:t>¿</w:t>
            </w:r>
          </w:p>
        </w:tc>
        <w:tc>
          <w:tcPr>
            <w:tcW w:w="3960" w:type="dxa"/>
          </w:tcPr>
          <w:p w14:paraId="1FBDF019" w14:textId="77777777" w:rsidR="00E35F1F" w:rsidRPr="007425E1" w:rsidRDefault="00E35F1F" w:rsidP="00E35F1F">
            <w:pPr>
              <w:pStyle w:val="EngHang"/>
            </w:pPr>
            <w:r w:rsidRPr="007425E1">
              <w:t>You</w:t>
            </w:r>
            <w:r>
              <w:t xml:space="preserve"> </w:t>
            </w:r>
            <w:r w:rsidRPr="007425E1">
              <w:t xml:space="preserve">were </w:t>
            </w:r>
            <w:r>
              <w:t xml:space="preserve">also </w:t>
            </w:r>
            <w:r w:rsidRPr="007425E1">
              <w:t>entrusted,</w:t>
            </w:r>
          </w:p>
          <w:p w14:paraId="54B0B391" w14:textId="77777777" w:rsidR="00E35F1F" w:rsidRPr="007425E1" w:rsidRDefault="00E35F1F" w:rsidP="00E35F1F">
            <w:pPr>
              <w:pStyle w:val="EngHang"/>
            </w:pPr>
            <w:r w:rsidRPr="007425E1">
              <w:t xml:space="preserve">With </w:t>
            </w:r>
            <w:r>
              <w:t>the breadth of heaven and earth.</w:t>
            </w:r>
          </w:p>
          <w:p w14:paraId="19E59C44" w14:textId="77777777" w:rsidR="00E35F1F" w:rsidRPr="007425E1" w:rsidRDefault="00E35F1F" w:rsidP="00E35F1F">
            <w:pPr>
              <w:pStyle w:val="EngHang"/>
            </w:pPr>
            <w:r w:rsidRPr="007425E1">
              <w:t xml:space="preserve">You became </w:t>
            </w:r>
            <w:commentRangeStart w:id="1004"/>
            <w:r w:rsidRPr="007425E1">
              <w:t>a cause</w:t>
            </w:r>
            <w:r>
              <w:t xml:space="preserve"> for us</w:t>
            </w:r>
            <w:r w:rsidRPr="007425E1">
              <w:t>,</w:t>
            </w:r>
            <w:commentRangeEnd w:id="1004"/>
            <w:r>
              <w:rPr>
                <w:rStyle w:val="CommentReference"/>
                <w:rFonts w:ascii="Times New Roman" w:eastAsiaTheme="minorHAnsi" w:hAnsi="Times New Roman" w:cstheme="minorBidi"/>
                <w:color w:val="auto"/>
              </w:rPr>
              <w:commentReference w:id="1004"/>
            </w:r>
          </w:p>
          <w:p w14:paraId="18A8A756" w14:textId="77777777" w:rsidR="00E35F1F" w:rsidRDefault="00E35F1F" w:rsidP="00E35F1F">
            <w:pPr>
              <w:pStyle w:val="EngHangEnd"/>
            </w:pPr>
            <w:r w:rsidRPr="007425E1">
              <w:t xml:space="preserve">To ascend the </w:t>
            </w:r>
            <w:commentRangeStart w:id="1005"/>
            <w:r w:rsidRPr="007425E1">
              <w:t xml:space="preserve">path </w:t>
            </w:r>
            <w:commentRangeEnd w:id="1005"/>
            <w:r>
              <w:rPr>
                <w:rStyle w:val="CommentReference"/>
                <w:rFonts w:ascii="Times New Roman" w:eastAsiaTheme="minorHAnsi" w:hAnsi="Times New Roman" w:cstheme="minorBidi"/>
                <w:color w:val="auto"/>
              </w:rPr>
              <w:commentReference w:id="1005"/>
            </w:r>
            <w:r w:rsidRPr="007425E1">
              <w:t xml:space="preserve">to </w:t>
            </w:r>
            <w:r>
              <w:t>H</w:t>
            </w:r>
            <w:r w:rsidRPr="007425E1">
              <w:t>eaven.</w:t>
            </w:r>
          </w:p>
        </w:tc>
        <w:tc>
          <w:tcPr>
            <w:tcW w:w="306" w:type="dxa"/>
          </w:tcPr>
          <w:p w14:paraId="19283E6C" w14:textId="77777777" w:rsidR="00E35F1F" w:rsidRDefault="00E35F1F" w:rsidP="00E35F1F"/>
        </w:tc>
        <w:tc>
          <w:tcPr>
            <w:tcW w:w="270" w:type="dxa"/>
          </w:tcPr>
          <w:p w14:paraId="37EF8735" w14:textId="77777777" w:rsidR="00E35F1F" w:rsidRDefault="00E35F1F" w:rsidP="00E35F1F">
            <w:pPr>
              <w:pStyle w:val="CopticCross"/>
            </w:pPr>
            <w:r w:rsidRPr="00FB5ACB">
              <w:t>¿</w:t>
            </w:r>
          </w:p>
        </w:tc>
        <w:tc>
          <w:tcPr>
            <w:tcW w:w="3960" w:type="dxa"/>
          </w:tcPr>
          <w:p w14:paraId="7B22CB26" w14:textId="77777777" w:rsidR="00E35F1F" w:rsidRDefault="00E35F1F" w:rsidP="00E35F1F">
            <w:pPr>
              <w:pStyle w:val="CopticVersemulti-line"/>
            </w:pPr>
            <w:r w:rsidRPr="009A65C4">
              <w:t>Ⲛ̀ⲑⲟ ⲟⲛ ⲡⲉ ⲉ̀ⲧⲁⲩⲧⲉⲛϩⲟⲩⲧⲥ</w:t>
            </w:r>
          </w:p>
          <w:p w14:paraId="00D87B47" w14:textId="77777777" w:rsidR="00E35F1F" w:rsidRDefault="00E35F1F" w:rsidP="00E35F1F">
            <w:pPr>
              <w:pStyle w:val="CopticVersemulti-line"/>
            </w:pPr>
            <w:r w:rsidRPr="009A65C4">
              <w:t>ⲉ̀ϯⲟⲩⲏϣⲥⲓ ⲛ̀ⲧ̀ⲫⲉ ⲛⲉⲙ ⲡ̀ⲕⲁϩⲓ</w:t>
            </w:r>
          </w:p>
          <w:p w14:paraId="0BFDF9AF" w14:textId="77777777" w:rsidR="00E35F1F" w:rsidRDefault="00E35F1F" w:rsidP="00E35F1F">
            <w:pPr>
              <w:pStyle w:val="CopticVersemulti-line"/>
            </w:pPr>
            <w:r w:rsidRPr="009A65C4">
              <w:t>ⲁ̀ⲣⲉϣⲱⲡⲓ ⲛⲁⲛ ⲛ̀ⲟⲩⲗⲱⲓϫⲓ</w:t>
            </w:r>
          </w:p>
          <w:p w14:paraId="29606C78" w14:textId="77777777" w:rsidR="00E35F1F" w:rsidRDefault="00E35F1F" w:rsidP="00E35F1F">
            <w:pPr>
              <w:pStyle w:val="CopticVerse"/>
            </w:pPr>
            <w:r w:rsidRPr="009A65C4">
              <w:t>ⲡ̀ⲓⲙⲁⲙ̀ⲙⲟϣⲓ ⲉ̀ⲡ̀ϣⲱⲓ ⲉ̀ⲧ̀ⲫⲉ</w:t>
            </w:r>
          </w:p>
        </w:tc>
      </w:tr>
      <w:tr w:rsidR="00E35F1F" w14:paraId="128F04CE" w14:textId="77777777" w:rsidTr="00E35F1F">
        <w:trPr>
          <w:cantSplit/>
          <w:jc w:val="center"/>
        </w:trPr>
        <w:tc>
          <w:tcPr>
            <w:tcW w:w="288" w:type="dxa"/>
          </w:tcPr>
          <w:p w14:paraId="458CDD08" w14:textId="77777777" w:rsidR="00E35F1F" w:rsidRDefault="00E35F1F" w:rsidP="00E35F1F">
            <w:pPr>
              <w:pStyle w:val="CopticCross"/>
            </w:pPr>
          </w:p>
        </w:tc>
        <w:tc>
          <w:tcPr>
            <w:tcW w:w="3960" w:type="dxa"/>
          </w:tcPr>
          <w:p w14:paraId="4808584B" w14:textId="77777777" w:rsidR="00E35F1F" w:rsidRPr="007425E1" w:rsidRDefault="00E35F1F" w:rsidP="00E35F1F">
            <w:pPr>
              <w:pStyle w:val="EngHang"/>
            </w:pPr>
            <w:r>
              <w:t>You are brighter than the sun.</w:t>
            </w:r>
          </w:p>
          <w:p w14:paraId="03300DAA" w14:textId="77777777" w:rsidR="00E35F1F" w:rsidRPr="007425E1" w:rsidRDefault="00E35F1F" w:rsidP="00E35F1F">
            <w:pPr>
              <w:pStyle w:val="EngHang"/>
            </w:pPr>
            <w:r w:rsidRPr="007425E1">
              <w:t>You are the east,</w:t>
            </w:r>
            <w:r w:rsidRPr="007425E1">
              <w:tab/>
            </w:r>
          </w:p>
          <w:p w14:paraId="6588F31F" w14:textId="77777777" w:rsidR="00E35F1F" w:rsidRPr="007425E1" w:rsidRDefault="00E35F1F" w:rsidP="00E35F1F">
            <w:pPr>
              <w:pStyle w:val="EngHang"/>
            </w:pPr>
            <w:r>
              <w:t>That</w:t>
            </w:r>
            <w:r w:rsidRPr="007425E1">
              <w:t xml:space="preserve"> the righteous look </w:t>
            </w:r>
            <w:r>
              <w:t>towards</w:t>
            </w:r>
            <w:r>
              <w:rPr>
                <w:rStyle w:val="CommentReference"/>
                <w:rFonts w:ascii="Times New Roman" w:eastAsiaTheme="minorHAnsi" w:hAnsi="Times New Roman" w:cstheme="minorBidi"/>
                <w:color w:val="auto"/>
              </w:rPr>
              <w:commentReference w:id="1006"/>
            </w:r>
            <w:r>
              <w:t>,</w:t>
            </w:r>
          </w:p>
          <w:p w14:paraId="51E3C73A" w14:textId="77777777" w:rsidR="00E35F1F" w:rsidRDefault="00E35F1F" w:rsidP="00E35F1F">
            <w:pPr>
              <w:pStyle w:val="EngHangEnd"/>
            </w:pPr>
            <w:r>
              <w:t>With</w:t>
            </w:r>
            <w:r w:rsidRPr="007425E1">
              <w:t xml:space="preserve"> joy and </w:t>
            </w:r>
            <w:commentRangeStart w:id="1007"/>
            <w:r w:rsidRPr="007425E1">
              <w:t>rejoicing</w:t>
            </w:r>
            <w:commentRangeEnd w:id="1007"/>
            <w:r>
              <w:rPr>
                <w:rStyle w:val="CommentReference"/>
                <w:rFonts w:ascii="Times New Roman" w:eastAsiaTheme="minorHAnsi" w:hAnsi="Times New Roman" w:cstheme="minorBidi"/>
                <w:color w:val="auto"/>
              </w:rPr>
              <w:commentReference w:id="1007"/>
            </w:r>
            <w:r w:rsidRPr="007425E1">
              <w:t>.</w:t>
            </w:r>
          </w:p>
        </w:tc>
        <w:tc>
          <w:tcPr>
            <w:tcW w:w="306" w:type="dxa"/>
          </w:tcPr>
          <w:p w14:paraId="2A5EDA2F" w14:textId="77777777" w:rsidR="00E35F1F" w:rsidRDefault="00E35F1F" w:rsidP="00E35F1F"/>
        </w:tc>
        <w:tc>
          <w:tcPr>
            <w:tcW w:w="270" w:type="dxa"/>
          </w:tcPr>
          <w:p w14:paraId="13E4F5F3" w14:textId="77777777" w:rsidR="00E35F1F" w:rsidRDefault="00E35F1F" w:rsidP="00E35F1F">
            <w:pPr>
              <w:pStyle w:val="CopticCross"/>
            </w:pPr>
          </w:p>
        </w:tc>
        <w:tc>
          <w:tcPr>
            <w:tcW w:w="3960" w:type="dxa"/>
          </w:tcPr>
          <w:p w14:paraId="51BC1995" w14:textId="77777777" w:rsidR="00E35F1F" w:rsidRDefault="00E35F1F" w:rsidP="00E35F1F">
            <w:pPr>
              <w:pStyle w:val="CopticVersemulti-line"/>
            </w:pPr>
            <w:r w:rsidRPr="009A65C4">
              <w:t>Ⲧⲉⲉⲣⲟⲩⲱⲓⲛⲓ ⲉ̀ϩⲟⲧⲉ ⲫ̀ⲣⲏ</w:t>
            </w:r>
          </w:p>
          <w:p w14:paraId="382E4CB6" w14:textId="77777777" w:rsidR="00E35F1F" w:rsidRDefault="00E35F1F" w:rsidP="00E35F1F">
            <w:pPr>
              <w:pStyle w:val="CopticVersemulti-line"/>
            </w:pPr>
            <w:r w:rsidRPr="009A65C4">
              <w:t>ⲛ̀ⲑⲟ ⲡⲉ ⲡ̀ⲥⲁ ⲛ̀ϯⲁ̀ⲛⲁⲧⲟⲗⲏ</w:t>
            </w:r>
          </w:p>
          <w:p w14:paraId="6341A4F4" w14:textId="77777777" w:rsidR="00E35F1F" w:rsidRDefault="00E35F1F" w:rsidP="00E35F1F">
            <w:pPr>
              <w:pStyle w:val="CopticVersemulti-line"/>
            </w:pPr>
            <w:r w:rsidRPr="009A65C4">
              <w:t>ⲉ̀ⲣⲉ ⲛⲓⲑ̀ⲙⲏⲓ ϫⲟⲩϣⲧ ⲉ̀ⲃⲟⲗ ϧⲁϫⲱⲥ</w:t>
            </w:r>
          </w:p>
          <w:p w14:paraId="6861FF60" w14:textId="77777777" w:rsidR="00E35F1F" w:rsidRDefault="00E35F1F" w:rsidP="00E35F1F">
            <w:pPr>
              <w:pStyle w:val="CopticVerse"/>
            </w:pPr>
            <w:r w:rsidRPr="009A65C4">
              <w:t>ϧⲉⲛ ⲟⲩⲟⲩⲛⲟϥ ⲛⲉⲙ ⲟⲩⲑⲉⲗⲏⲗ</w:t>
            </w:r>
          </w:p>
        </w:tc>
      </w:tr>
      <w:tr w:rsidR="00E35F1F" w14:paraId="229FE47F" w14:textId="77777777" w:rsidTr="00E35F1F">
        <w:trPr>
          <w:cantSplit/>
          <w:jc w:val="center"/>
        </w:trPr>
        <w:tc>
          <w:tcPr>
            <w:tcW w:w="288" w:type="dxa"/>
          </w:tcPr>
          <w:p w14:paraId="13B82124" w14:textId="77777777" w:rsidR="00E35F1F" w:rsidRDefault="00E35F1F" w:rsidP="00E35F1F">
            <w:pPr>
              <w:pStyle w:val="CopticCross"/>
            </w:pPr>
            <w:r w:rsidRPr="00FB5ACB">
              <w:t>¿</w:t>
            </w:r>
          </w:p>
        </w:tc>
        <w:tc>
          <w:tcPr>
            <w:tcW w:w="3960" w:type="dxa"/>
          </w:tcPr>
          <w:p w14:paraId="19DC0E70" w14:textId="76DBED2E" w:rsidR="00E35F1F" w:rsidRPr="007425E1" w:rsidRDefault="006128E9" w:rsidP="00E35F1F">
            <w:pPr>
              <w:pStyle w:val="EngHang"/>
            </w:pPr>
            <w:r>
              <w:t>Eve was condemned</w:t>
            </w:r>
          </w:p>
          <w:p w14:paraId="2A22A68C" w14:textId="77777777" w:rsidR="00E35F1F" w:rsidRPr="007425E1" w:rsidRDefault="00E35F1F" w:rsidP="00E35F1F">
            <w:pPr>
              <w:pStyle w:val="EngHang"/>
            </w:pPr>
            <w:r w:rsidRPr="007425E1">
              <w:t>To give birth with anguish</w:t>
            </w:r>
            <w:r>
              <w:t>,</w:t>
            </w:r>
          </w:p>
          <w:p w14:paraId="0E5C03C2" w14:textId="50AED5AE" w:rsidR="00E35F1F" w:rsidRPr="007425E1" w:rsidRDefault="00E35F1F" w:rsidP="00E35F1F">
            <w:pPr>
              <w:pStyle w:val="EngHang"/>
            </w:pPr>
            <w:r w:rsidRPr="007425E1">
              <w:t>Yet,</w:t>
            </w:r>
            <w:r w:rsidR="006128E9">
              <w:t xml:space="preserve"> you</w:t>
            </w:r>
            <w:r w:rsidRPr="007425E1">
              <w:t xml:space="preserve"> </w:t>
            </w:r>
            <w:r>
              <w:t>heard</w:t>
            </w:r>
            <w:r w:rsidRPr="007425E1">
              <w:t>,</w:t>
            </w:r>
          </w:p>
          <w:p w14:paraId="7B08D41C" w14:textId="2F92B2F7" w:rsidR="00E35F1F" w:rsidRDefault="00CF15BA" w:rsidP="005E5B7E">
            <w:pPr>
              <w:pStyle w:val="EngHangEnd"/>
            </w:pPr>
            <w:r>
              <w:t>“</w:t>
            </w:r>
            <w:r w:rsidR="005E5B7E">
              <w:t>Rejoice O full of grace!</w:t>
            </w:r>
            <w:r>
              <w:t>”</w:t>
            </w:r>
          </w:p>
        </w:tc>
        <w:tc>
          <w:tcPr>
            <w:tcW w:w="306" w:type="dxa"/>
          </w:tcPr>
          <w:p w14:paraId="1CBE1D93" w14:textId="77777777" w:rsidR="00E35F1F" w:rsidRDefault="00E35F1F" w:rsidP="00E35F1F"/>
        </w:tc>
        <w:tc>
          <w:tcPr>
            <w:tcW w:w="270" w:type="dxa"/>
          </w:tcPr>
          <w:p w14:paraId="44815D5B" w14:textId="77777777" w:rsidR="00E35F1F" w:rsidRDefault="00E35F1F" w:rsidP="00E35F1F">
            <w:pPr>
              <w:pStyle w:val="CopticCross"/>
            </w:pPr>
            <w:r w:rsidRPr="00FB5ACB">
              <w:t>¿</w:t>
            </w:r>
          </w:p>
        </w:tc>
        <w:tc>
          <w:tcPr>
            <w:tcW w:w="3960" w:type="dxa"/>
          </w:tcPr>
          <w:p w14:paraId="31E73471" w14:textId="77777777" w:rsidR="00E35F1F" w:rsidRDefault="00E35F1F" w:rsidP="00E35F1F">
            <w:pPr>
              <w:pStyle w:val="CopticVersemulti-line"/>
            </w:pPr>
            <w:r w:rsidRPr="009A65C4">
              <w:t>Ⲁⲩⲉⲣⲕⲁⲧⲁⲕ̀ⲣⲓⲛⲓⲛ ⲛ̀Ⲉ̀ⲩⲁ</w:t>
            </w:r>
          </w:p>
          <w:p w14:paraId="0DD3985D" w14:textId="77777777" w:rsidR="00E35F1F" w:rsidRDefault="00E35F1F" w:rsidP="00E35F1F">
            <w:pPr>
              <w:pStyle w:val="CopticVersemulti-line"/>
            </w:pPr>
            <w:r w:rsidRPr="009A65C4">
              <w:t>ϫⲉ ⲧⲉⲣⲁⲙⲓⲥⲓ ϧⲉⲛ ⲟⲩⲉⲙⲕⲁϩⲛ̀ϩⲏⲧ</w:t>
            </w:r>
          </w:p>
          <w:p w14:paraId="0988DBF0" w14:textId="77777777" w:rsidR="00E35F1F" w:rsidRDefault="00E35F1F" w:rsidP="00E35F1F">
            <w:pPr>
              <w:pStyle w:val="CopticVersemulti-line"/>
            </w:pPr>
            <w:r w:rsidRPr="009A65C4">
              <w:t>ⲛ̀ⲑⲟ ϩⲱⲓ ⲁ̀ⲣⲉⲥⲱⲧⲉⲙ</w:t>
            </w:r>
          </w:p>
          <w:p w14:paraId="626A49D9" w14:textId="77777777" w:rsidR="00E35F1F" w:rsidRDefault="00E35F1F" w:rsidP="00E35F1F">
            <w:pPr>
              <w:pStyle w:val="CopticVerse"/>
            </w:pPr>
            <w:r w:rsidRPr="009A65C4">
              <w:t>ϫⲉ ⲭⲉⲣⲉ ⲑⲏⲉⲑⲙⲉϩ ⲛ̀ϩ̀ⲙⲟⲧ</w:t>
            </w:r>
          </w:p>
        </w:tc>
      </w:tr>
      <w:tr w:rsidR="00E35F1F" w14:paraId="594C5DBD" w14:textId="77777777" w:rsidTr="00E35F1F">
        <w:trPr>
          <w:cantSplit/>
          <w:jc w:val="center"/>
        </w:trPr>
        <w:tc>
          <w:tcPr>
            <w:tcW w:w="288" w:type="dxa"/>
          </w:tcPr>
          <w:p w14:paraId="6B0DADBB" w14:textId="77777777" w:rsidR="00E35F1F" w:rsidRDefault="00E35F1F" w:rsidP="00E35F1F">
            <w:pPr>
              <w:pStyle w:val="CopticCross"/>
            </w:pPr>
          </w:p>
        </w:tc>
        <w:tc>
          <w:tcPr>
            <w:tcW w:w="3960" w:type="dxa"/>
          </w:tcPr>
          <w:p w14:paraId="06CED7B9" w14:textId="77777777" w:rsidR="00E35F1F" w:rsidRPr="007425E1" w:rsidRDefault="00E35F1F" w:rsidP="00E35F1F">
            <w:pPr>
              <w:pStyle w:val="EngHang"/>
            </w:pPr>
            <w:r w:rsidRPr="007425E1">
              <w:t xml:space="preserve">You </w:t>
            </w:r>
            <w:r>
              <w:t>bore</w:t>
            </w:r>
            <w:r w:rsidRPr="007425E1">
              <w:t xml:space="preserve"> to us the King,</w:t>
            </w:r>
          </w:p>
          <w:p w14:paraId="48368031" w14:textId="77777777" w:rsidR="00E35F1F" w:rsidRPr="007425E1" w:rsidRDefault="00E35F1F" w:rsidP="00E35F1F">
            <w:pPr>
              <w:pStyle w:val="EngHang"/>
            </w:pPr>
            <w:r>
              <w:t>The Lord of all creation.</w:t>
            </w:r>
          </w:p>
          <w:p w14:paraId="6DE0A32D" w14:textId="77777777" w:rsidR="00E35F1F" w:rsidRPr="007425E1" w:rsidRDefault="00E35F1F" w:rsidP="00E35F1F">
            <w:pPr>
              <w:pStyle w:val="EngHang"/>
            </w:pPr>
            <w:r w:rsidRPr="007425E1">
              <w:t>He came and saved us from our sins,</w:t>
            </w:r>
          </w:p>
          <w:p w14:paraId="5DE0EB35" w14:textId="77777777" w:rsidR="00E35F1F" w:rsidRDefault="00E35F1F" w:rsidP="00E35F1F">
            <w:pPr>
              <w:pStyle w:val="EngHangEnd"/>
            </w:pPr>
            <w:r w:rsidRPr="007425E1">
              <w:t xml:space="preserve">As a Good One and </w:t>
            </w:r>
            <w:r>
              <w:t xml:space="preserve">a </w:t>
            </w:r>
            <w:r w:rsidRPr="007425E1">
              <w:t>Lover of Mankind.</w:t>
            </w:r>
          </w:p>
        </w:tc>
        <w:tc>
          <w:tcPr>
            <w:tcW w:w="306" w:type="dxa"/>
          </w:tcPr>
          <w:p w14:paraId="18AC45D2" w14:textId="77777777" w:rsidR="00E35F1F" w:rsidRDefault="00E35F1F" w:rsidP="00E35F1F"/>
        </w:tc>
        <w:tc>
          <w:tcPr>
            <w:tcW w:w="270" w:type="dxa"/>
          </w:tcPr>
          <w:p w14:paraId="23FF3C8B" w14:textId="77777777" w:rsidR="00E35F1F" w:rsidRDefault="00E35F1F" w:rsidP="00E35F1F">
            <w:pPr>
              <w:pStyle w:val="CopticCross"/>
            </w:pPr>
          </w:p>
        </w:tc>
        <w:tc>
          <w:tcPr>
            <w:tcW w:w="3960" w:type="dxa"/>
          </w:tcPr>
          <w:p w14:paraId="11C25D44" w14:textId="77777777" w:rsidR="00E35F1F" w:rsidRDefault="00E35F1F" w:rsidP="00E35F1F">
            <w:pPr>
              <w:pStyle w:val="CopticVersemulti-line"/>
            </w:pPr>
            <w:r w:rsidRPr="009A65C4">
              <w:t>Ⲁ̀ⲣⲉⲙⲓⲥⲓ ⲛⲁⲛ ⲙ̀ⲡ̀ⲟⲩⲣⲟ</w:t>
            </w:r>
          </w:p>
          <w:p w14:paraId="6880B917" w14:textId="77777777" w:rsidR="00E35F1F" w:rsidRDefault="00E35F1F" w:rsidP="00E35F1F">
            <w:pPr>
              <w:pStyle w:val="CopticVersemulti-line"/>
            </w:pPr>
            <w:r w:rsidRPr="009A65C4">
              <w:t>Ⲡⲟ̅ⲥ̅ ⲛ̀ⲧⲉ ϯⲕ̀ⲧⲏⲥⲓⲥ ⲧⲏⲣⲥ</w:t>
            </w:r>
          </w:p>
          <w:p w14:paraId="2D499AD2" w14:textId="77777777" w:rsidR="00E35F1F" w:rsidRDefault="00E35F1F" w:rsidP="00E35F1F">
            <w:pPr>
              <w:pStyle w:val="CopticVersemulti-line"/>
            </w:pPr>
            <w:r w:rsidRPr="009A65C4">
              <w:t>ⲁϥⲓ̀ ⲁϥⲥⲟⲧⲧⲉⲛ ⲉ̀ⲃⲟⲗϧⲉⲛ ⲛⲉⲛⲛⲟⲃⲓ</w:t>
            </w:r>
          </w:p>
          <w:p w14:paraId="7BC5409A" w14:textId="77777777" w:rsidR="00E35F1F" w:rsidRDefault="00E35F1F" w:rsidP="00E35F1F">
            <w:pPr>
              <w:pStyle w:val="CopticVerse"/>
            </w:pPr>
            <w:r w:rsidRPr="009A65C4">
              <w:t>ϩⲱⲥ ⲁⲅⲁⲑⲟⲥ ⲟⲩⲟϩ ⲙ̀ⲙⲁⲓⲣⲱⲙⲓ</w:t>
            </w:r>
          </w:p>
        </w:tc>
      </w:tr>
      <w:tr w:rsidR="00E35F1F" w14:paraId="153EBBEC" w14:textId="77777777" w:rsidTr="00E35F1F">
        <w:trPr>
          <w:cantSplit/>
          <w:jc w:val="center"/>
        </w:trPr>
        <w:tc>
          <w:tcPr>
            <w:tcW w:w="288" w:type="dxa"/>
          </w:tcPr>
          <w:p w14:paraId="61B4F6FF" w14:textId="77777777" w:rsidR="00E35F1F" w:rsidRDefault="00E35F1F" w:rsidP="00E35F1F">
            <w:pPr>
              <w:pStyle w:val="CopticCross"/>
            </w:pPr>
            <w:r w:rsidRPr="00FB5ACB">
              <w:t>¿</w:t>
            </w:r>
          </w:p>
        </w:tc>
        <w:tc>
          <w:tcPr>
            <w:tcW w:w="3960" w:type="dxa"/>
          </w:tcPr>
          <w:p w14:paraId="76747E95" w14:textId="77777777" w:rsidR="00E35F1F" w:rsidRPr="007425E1" w:rsidRDefault="00E35F1F" w:rsidP="00E35F1F">
            <w:pPr>
              <w:pStyle w:val="EngHang"/>
            </w:pPr>
            <w:r>
              <w:t>Therefore</w:t>
            </w:r>
            <w:r w:rsidRPr="007425E1">
              <w:t xml:space="preserve"> we sing,</w:t>
            </w:r>
          </w:p>
          <w:p w14:paraId="6E29142F" w14:textId="77777777" w:rsidR="00E35F1F" w:rsidRPr="007425E1" w:rsidRDefault="00E35F1F" w:rsidP="00E35F1F">
            <w:pPr>
              <w:pStyle w:val="EngHang"/>
            </w:pPr>
            <w:r w:rsidRPr="007425E1">
              <w:t>With your cousin Elizabeth</w:t>
            </w:r>
            <w:r>
              <w:t xml:space="preserve"> saying</w:t>
            </w:r>
            <w:r w:rsidRPr="007425E1">
              <w:t>,</w:t>
            </w:r>
          </w:p>
          <w:p w14:paraId="38F84B3B" w14:textId="77777777" w:rsidR="00E35F1F" w:rsidRPr="007425E1" w:rsidRDefault="00E35F1F" w:rsidP="00E35F1F">
            <w:pPr>
              <w:pStyle w:val="EngHang"/>
            </w:pPr>
            <w:r w:rsidRPr="007425E1">
              <w:t>“Blessed are you among women,</w:t>
            </w:r>
          </w:p>
          <w:p w14:paraId="286AEF86" w14:textId="77777777" w:rsidR="00E35F1F" w:rsidRDefault="00E35F1F" w:rsidP="00E35F1F">
            <w:pPr>
              <w:pStyle w:val="EngHangEnd"/>
            </w:pPr>
            <w:r w:rsidRPr="007425E1">
              <w:t>And blessed is the Fruit of your womb.”</w:t>
            </w:r>
          </w:p>
        </w:tc>
        <w:tc>
          <w:tcPr>
            <w:tcW w:w="306" w:type="dxa"/>
          </w:tcPr>
          <w:p w14:paraId="2973C066" w14:textId="77777777" w:rsidR="00E35F1F" w:rsidRDefault="00E35F1F" w:rsidP="00E35F1F"/>
        </w:tc>
        <w:tc>
          <w:tcPr>
            <w:tcW w:w="270" w:type="dxa"/>
          </w:tcPr>
          <w:p w14:paraId="58A8BEED" w14:textId="77777777" w:rsidR="00E35F1F" w:rsidRDefault="00E35F1F" w:rsidP="00E35F1F">
            <w:pPr>
              <w:pStyle w:val="CopticCross"/>
            </w:pPr>
            <w:r w:rsidRPr="00FB5ACB">
              <w:t>¿</w:t>
            </w:r>
          </w:p>
        </w:tc>
        <w:tc>
          <w:tcPr>
            <w:tcW w:w="3960" w:type="dxa"/>
          </w:tcPr>
          <w:p w14:paraId="5CB17AF0" w14:textId="77777777" w:rsidR="00E35F1F" w:rsidRDefault="00E35F1F" w:rsidP="00E35F1F">
            <w:pPr>
              <w:pStyle w:val="CopticVersemulti-line"/>
            </w:pPr>
            <w:r w:rsidRPr="009A65C4">
              <w:t>Ⲉⲑⲃⲉ ⲫⲁⲓ ⲧⲉⲛⲉⲣⲭⲟⲣⲉⲩⲓⲛ</w:t>
            </w:r>
          </w:p>
          <w:p w14:paraId="1FC63829" w14:textId="77777777" w:rsidR="00E35F1F" w:rsidRDefault="00E35F1F" w:rsidP="00E35F1F">
            <w:pPr>
              <w:pStyle w:val="CopticVersemulti-line"/>
            </w:pPr>
            <w:r w:rsidRPr="009A65C4">
              <w:t>ⲛⲉⲙ Ⲉ̀ⲗⲓⲥⲁⲃⲉⲧ ⲧⲉⲥⲩⲅⲅⲉⲛⲏⲥ</w:t>
            </w:r>
          </w:p>
          <w:p w14:paraId="126530BF" w14:textId="77777777" w:rsidR="00E35F1F" w:rsidRDefault="00E35F1F" w:rsidP="00E35F1F">
            <w:pPr>
              <w:pStyle w:val="CopticVersemulti-line"/>
            </w:pPr>
            <w:r w:rsidRPr="009A65C4">
              <w:t>ϫⲉ ⲧⲉⲥ̀ⲙⲁⲣⲱⲟⲩⲧ ⲛ̀ⲑⲟ ϧⲉⲛ ⲛⲓϩⲓⲟ̀ⲙⲓ</w:t>
            </w:r>
          </w:p>
          <w:p w14:paraId="4F0BDD89" w14:textId="77777777" w:rsidR="00E35F1F" w:rsidRDefault="00E35F1F" w:rsidP="00E35F1F">
            <w:pPr>
              <w:pStyle w:val="CopticVerse"/>
            </w:pPr>
            <w:r w:rsidRPr="009A65C4">
              <w:t>ϥ̀ⲥ̀ⲙⲁⲣⲱⲟⲩⲧ ⲛ̀ϫⲉ ⲡ̀ⲟⲩⲧⲁϩ ⲛ̀ⲧⲉ ⲧⲉⲛⲉϫⲓ</w:t>
            </w:r>
          </w:p>
        </w:tc>
      </w:tr>
      <w:tr w:rsidR="00E35F1F" w14:paraId="7D2AB4F8" w14:textId="77777777" w:rsidTr="00E35F1F">
        <w:trPr>
          <w:cantSplit/>
          <w:jc w:val="center"/>
        </w:trPr>
        <w:tc>
          <w:tcPr>
            <w:tcW w:w="288" w:type="dxa"/>
          </w:tcPr>
          <w:p w14:paraId="22BBF679" w14:textId="77777777" w:rsidR="00E35F1F" w:rsidRDefault="00E35F1F" w:rsidP="00E35F1F">
            <w:pPr>
              <w:pStyle w:val="CopticCross"/>
            </w:pPr>
          </w:p>
        </w:tc>
        <w:tc>
          <w:tcPr>
            <w:tcW w:w="3960" w:type="dxa"/>
          </w:tcPr>
          <w:p w14:paraId="1FEB3A1B" w14:textId="77777777" w:rsidR="00E35F1F" w:rsidRPr="007425E1" w:rsidRDefault="00E35F1F" w:rsidP="00E35F1F">
            <w:pPr>
              <w:pStyle w:val="EngHang"/>
            </w:pPr>
            <w:r w:rsidRPr="007425E1">
              <w:t>We give you salutation,</w:t>
            </w:r>
          </w:p>
          <w:p w14:paraId="1E20CF7D" w14:textId="77777777" w:rsidR="00E35F1F" w:rsidRPr="007425E1" w:rsidRDefault="00E35F1F" w:rsidP="00E35F1F">
            <w:pPr>
              <w:pStyle w:val="EngHang"/>
            </w:pPr>
            <w:r w:rsidRPr="007425E1">
              <w:t>With Gabriel the angel,</w:t>
            </w:r>
          </w:p>
          <w:p w14:paraId="6BC4B24B" w14:textId="364D0B2B" w:rsidR="00E35F1F" w:rsidRPr="007425E1" w:rsidRDefault="00E35F1F" w:rsidP="00E35F1F">
            <w:pPr>
              <w:pStyle w:val="EngHang"/>
            </w:pPr>
            <w:r w:rsidRPr="007425E1">
              <w:t>“</w:t>
            </w:r>
            <w:r w:rsidR="006128E9">
              <w:t>Rejoice</w:t>
            </w:r>
            <w:r w:rsidRPr="007425E1">
              <w:t xml:space="preserve">, </w:t>
            </w:r>
            <w:r w:rsidR="006128E9">
              <w:t>full of grace!</w:t>
            </w:r>
          </w:p>
          <w:p w14:paraId="73F8D6D0" w14:textId="7D439621" w:rsidR="00E35F1F" w:rsidRDefault="006128E9" w:rsidP="00E35F1F">
            <w:pPr>
              <w:pStyle w:val="EngHangEnd"/>
            </w:pPr>
            <w:r>
              <w:t>The Lord is with you!</w:t>
            </w:r>
            <w:r w:rsidR="00E35F1F" w:rsidRPr="007425E1">
              <w:t>”</w:t>
            </w:r>
          </w:p>
        </w:tc>
        <w:tc>
          <w:tcPr>
            <w:tcW w:w="306" w:type="dxa"/>
          </w:tcPr>
          <w:p w14:paraId="2C55D53C" w14:textId="77777777" w:rsidR="00E35F1F" w:rsidRDefault="00E35F1F" w:rsidP="00E35F1F"/>
        </w:tc>
        <w:tc>
          <w:tcPr>
            <w:tcW w:w="270" w:type="dxa"/>
          </w:tcPr>
          <w:p w14:paraId="73E23962" w14:textId="77777777" w:rsidR="00E35F1F" w:rsidRDefault="00E35F1F" w:rsidP="00E35F1F">
            <w:pPr>
              <w:pStyle w:val="CopticCross"/>
            </w:pPr>
          </w:p>
        </w:tc>
        <w:tc>
          <w:tcPr>
            <w:tcW w:w="3960" w:type="dxa"/>
          </w:tcPr>
          <w:p w14:paraId="48C05598" w14:textId="77777777" w:rsidR="00E35F1F" w:rsidRDefault="00E35F1F" w:rsidP="00E35F1F">
            <w:pPr>
              <w:pStyle w:val="CopticVersemulti-line"/>
            </w:pPr>
            <w:r w:rsidRPr="009A65C4">
              <w:t>Ⲧⲉⲛϯ ⲛⲉ ⲙ̀ⲡⲓⲭⲉⲣⲉⲧⲓⲥⲙⲟⲥ ⲛⲉⲙ</w:t>
            </w:r>
          </w:p>
          <w:p w14:paraId="15A07EC4" w14:textId="77777777" w:rsidR="00E35F1F" w:rsidRDefault="00E35F1F" w:rsidP="00E35F1F">
            <w:pPr>
              <w:pStyle w:val="CopticVersemulti-line"/>
            </w:pPr>
            <w:r w:rsidRPr="009A65C4">
              <w:t>Ⲅⲁⲃⲣⲓⲏⲗ ⲡⲓⲁⲅⲅⲉⲗⲟⲥ</w:t>
            </w:r>
          </w:p>
          <w:p w14:paraId="492BD0D0" w14:textId="77777777" w:rsidR="00E35F1F" w:rsidRDefault="00E35F1F" w:rsidP="00E35F1F">
            <w:pPr>
              <w:pStyle w:val="CopticVersemulti-line"/>
            </w:pPr>
            <w:r w:rsidRPr="009A65C4">
              <w:t>ϫⲉ ⲭⲉⲣⲉ ⲕⲉⲭⲁⲣⲓⲧⲱⲙⲉⲛⲏ</w:t>
            </w:r>
          </w:p>
          <w:p w14:paraId="30F68A77" w14:textId="77777777" w:rsidR="00E35F1F" w:rsidRDefault="00E35F1F" w:rsidP="00E35F1F">
            <w:pPr>
              <w:pStyle w:val="CopticVerse"/>
            </w:pPr>
            <w:r w:rsidRPr="009A65C4">
              <w:t>ⲟ̀ Ⲕⲩⲣⲓⲟⲥ ⲙⲉⲧⲁ ⲥⲟⲩ</w:t>
            </w:r>
          </w:p>
        </w:tc>
      </w:tr>
      <w:tr w:rsidR="00E35F1F" w14:paraId="189F440B" w14:textId="77777777" w:rsidTr="00E35F1F">
        <w:trPr>
          <w:cantSplit/>
          <w:jc w:val="center"/>
        </w:trPr>
        <w:tc>
          <w:tcPr>
            <w:tcW w:w="288" w:type="dxa"/>
          </w:tcPr>
          <w:p w14:paraId="6A6D81B5" w14:textId="77777777" w:rsidR="00E35F1F" w:rsidRDefault="00E35F1F" w:rsidP="00E35F1F">
            <w:pPr>
              <w:pStyle w:val="CopticCross"/>
            </w:pPr>
            <w:r w:rsidRPr="00FB5ACB">
              <w:t>¿</w:t>
            </w:r>
          </w:p>
        </w:tc>
        <w:tc>
          <w:tcPr>
            <w:tcW w:w="3960" w:type="dxa"/>
          </w:tcPr>
          <w:p w14:paraId="0615E116" w14:textId="77777777" w:rsidR="00E35F1F" w:rsidRDefault="00E35F1F" w:rsidP="00E35F1F">
            <w:pPr>
              <w:pStyle w:val="EngHang"/>
              <w:rPr>
                <w:rFonts w:eastAsiaTheme="minorHAnsi"/>
              </w:rPr>
            </w:pPr>
            <w:r>
              <w:rPr>
                <w:rFonts w:eastAsiaTheme="minorHAnsi"/>
              </w:rPr>
              <w:t>We ask you, remember us,</w:t>
            </w:r>
          </w:p>
          <w:p w14:paraId="1068C4CA" w14:textId="77777777" w:rsidR="00E35F1F" w:rsidRDefault="00E35F1F" w:rsidP="00E35F1F">
            <w:pPr>
              <w:pStyle w:val="EngHang"/>
              <w:rPr>
                <w:rFonts w:eastAsiaTheme="minorHAnsi"/>
              </w:rPr>
            </w:pPr>
            <w:r>
              <w:rPr>
                <w:rFonts w:eastAsiaTheme="minorHAnsi"/>
              </w:rPr>
              <w:t>O our faithful advocate,</w:t>
            </w:r>
          </w:p>
          <w:p w14:paraId="1E522AEA" w14:textId="77777777" w:rsidR="00E35F1F" w:rsidRDefault="00E35F1F" w:rsidP="00E35F1F">
            <w:pPr>
              <w:pStyle w:val="EngHang"/>
              <w:rPr>
                <w:rFonts w:eastAsiaTheme="minorHAnsi"/>
              </w:rPr>
            </w:pPr>
            <w:r>
              <w:rPr>
                <w:rFonts w:eastAsiaTheme="minorHAnsi"/>
              </w:rPr>
              <w:t>Before our Lord Jesus Christ,</w:t>
            </w:r>
          </w:p>
          <w:p w14:paraId="514508F5" w14:textId="77777777" w:rsidR="00E35F1F" w:rsidRDefault="00E35F1F" w:rsidP="00E35F1F">
            <w:pPr>
              <w:pStyle w:val="EngHangEnd"/>
            </w:pPr>
            <w:r>
              <w:t>That He may forgive us our sins.</w:t>
            </w:r>
          </w:p>
        </w:tc>
        <w:tc>
          <w:tcPr>
            <w:tcW w:w="306" w:type="dxa"/>
          </w:tcPr>
          <w:p w14:paraId="60757073" w14:textId="77777777" w:rsidR="00E35F1F" w:rsidRDefault="00E35F1F" w:rsidP="00E35F1F"/>
        </w:tc>
        <w:tc>
          <w:tcPr>
            <w:tcW w:w="270" w:type="dxa"/>
          </w:tcPr>
          <w:p w14:paraId="1467D6A1" w14:textId="77777777" w:rsidR="00E35F1F" w:rsidRDefault="00E35F1F" w:rsidP="00E35F1F">
            <w:pPr>
              <w:pStyle w:val="CopticCross"/>
            </w:pPr>
            <w:r w:rsidRPr="00FB5ACB">
              <w:t>¿</w:t>
            </w:r>
          </w:p>
        </w:tc>
        <w:tc>
          <w:tcPr>
            <w:tcW w:w="3960" w:type="dxa"/>
          </w:tcPr>
          <w:p w14:paraId="6EA192B6" w14:textId="77777777" w:rsidR="00E35F1F" w:rsidRDefault="00E35F1F" w:rsidP="00E35F1F">
            <w:pPr>
              <w:pStyle w:val="CopticVersemulti-line"/>
            </w:pPr>
            <w:r w:rsidRPr="00914F1B">
              <w:t>Ⲧⲉⲛϯϩⲟ ⲁ̀ⲣⲓⲡⲉⲛⲙⲉⲩⲓ̀</w:t>
            </w:r>
          </w:p>
          <w:p w14:paraId="4786411C" w14:textId="77777777" w:rsidR="00E35F1F" w:rsidRDefault="00E35F1F" w:rsidP="00E35F1F">
            <w:pPr>
              <w:pStyle w:val="CopticVersemulti-line"/>
            </w:pPr>
            <w:r w:rsidRPr="00914F1B">
              <w:t>ⲱ̀ ϯⲡ̀ⲣⲟⲥⲧⲁⲧⲏⲥ ⲉ̀ⲧⲉⲛϩⲟⲧ</w:t>
            </w:r>
          </w:p>
          <w:p w14:paraId="047CA5B8" w14:textId="77777777" w:rsidR="00E35F1F" w:rsidRDefault="00E35F1F" w:rsidP="00E35F1F">
            <w:pPr>
              <w:pStyle w:val="CopticVersemulti-line"/>
            </w:pPr>
            <w:r w:rsidRPr="00914F1B">
              <w:t>ⲛⲁϩⲣⲉⲛ Ⲡⲉⲛⲟ̅ⲥ̅ Ⲓⲏ̅ⲥ Ⲡⲭ̅ⲥ</w:t>
            </w:r>
          </w:p>
          <w:p w14:paraId="3CEE2F74" w14:textId="77777777" w:rsidR="00E35F1F" w:rsidRDefault="00E35F1F" w:rsidP="00E35F1F">
            <w:pPr>
              <w:pStyle w:val="CopticVerse"/>
            </w:pPr>
            <w:r w:rsidRPr="00914F1B">
              <w:t>ⲛ̀ⲧⲉϥⲭⲁ ⲛⲉⲛⲛⲟⲃⲓ ⲛⲁⲛ ⲉ̀ⲃⲟⲗ</w:t>
            </w:r>
          </w:p>
        </w:tc>
      </w:tr>
    </w:tbl>
    <w:p w14:paraId="310217BD" w14:textId="4435113E" w:rsidR="00E35F1F" w:rsidRDefault="00E35F1F" w:rsidP="00E35F1F">
      <w:r>
        <w:t xml:space="preserve">Continue to the Conclusion of the Batos Theotokias on page </w:t>
      </w:r>
      <w:r>
        <w:fldChar w:fldCharType="begin"/>
      </w:r>
      <w:r>
        <w:instrText xml:space="preserve"> PAGEREF _Ref299212161 \h </w:instrText>
      </w:r>
      <w:r>
        <w:fldChar w:fldCharType="separate"/>
      </w:r>
      <w:r w:rsidR="000C7DE2">
        <w:rPr>
          <w:noProof/>
        </w:rPr>
        <w:t>533</w:t>
      </w:r>
      <w:r>
        <w:fldChar w:fldCharType="end"/>
      </w:r>
      <w:r>
        <w:t>.</w:t>
      </w:r>
    </w:p>
    <w:p w14:paraId="38557AE9" w14:textId="77777777" w:rsidR="00E35F1F" w:rsidRDefault="00E35F1F" w:rsidP="00E35F1F">
      <w:pPr>
        <w:pStyle w:val="Heading2"/>
      </w:pPr>
      <w:bookmarkStart w:id="1008" w:name="_Toc298681339"/>
      <w:bookmarkStart w:id="1009" w:name="_Toc308441938"/>
      <w:bookmarkStart w:id="1010" w:name="_Toc448696637"/>
      <w:r>
        <w:lastRenderedPageBreak/>
        <w:t>Saturday</w:t>
      </w:r>
      <w:bookmarkEnd w:id="1008"/>
      <w:bookmarkEnd w:id="1009"/>
      <w:bookmarkEnd w:id="1010"/>
    </w:p>
    <w:p w14:paraId="425920E6" w14:textId="77777777" w:rsidR="00E35F1F" w:rsidRDefault="00E35F1F" w:rsidP="00E35F1F">
      <w:pPr>
        <w:pStyle w:val="Heading3"/>
      </w:pPr>
      <w:bookmarkStart w:id="1011" w:name="_Toc298681340"/>
      <w:bookmarkStart w:id="1012" w:name="_Toc308441939"/>
      <w:bookmarkStart w:id="1013" w:name="_Ref452620561"/>
      <w:bookmarkStart w:id="1014" w:name="_Ref452620564"/>
      <w:r>
        <w:t>The Saturday Psali Batos</w:t>
      </w:r>
      <w:bookmarkEnd w:id="1011"/>
      <w:bookmarkEnd w:id="1012"/>
      <w:bookmarkEnd w:id="1013"/>
      <w:bookmarkEnd w:id="1014"/>
    </w:p>
    <w:p w14:paraId="704FF2BD" w14:textId="77777777" w:rsidR="00E35F1F" w:rsidRPr="00BD21C4" w:rsidRDefault="00E35F1F" w:rsidP="00E35F1F">
      <w:pPr>
        <w:pStyle w:val="Heading5non-TOC"/>
      </w:pPr>
      <w:r w:rsidRPr="00BD21C4">
        <w:t>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ⲉ</w:t>
      </w:r>
      <w:r w:rsidRPr="00BD21C4">
        <w:rPr>
          <w:rFonts w:ascii="Times New Roman" w:hAnsi="Times New Roman" w:cs="Times New Roman"/>
        </w:rPr>
        <w:t>̀ϩ</w:t>
      </w:r>
      <w:r w:rsidRPr="00BD21C4">
        <w:t>ⲟⲟⲩ ⲙ</w:t>
      </w:r>
      <w:r w:rsidRPr="00BD21C4">
        <w:rPr>
          <w:rFonts w:ascii="Times New Roman" w:hAnsi="Times New Roman" w:cs="Times New Roman"/>
        </w:rPr>
        <w:t>̀</w:t>
      </w:r>
      <w:r w:rsidRPr="00BD21C4">
        <w:t>ⲡⲓⲥⲁⲃⲃⲁⲧⲟⲛ - ⲏ</w:t>
      </w:r>
      <w:r w:rsidRPr="00BD21C4">
        <w:rPr>
          <w:rFonts w:ascii="Times New Roman" w:hAnsi="Times New Roman" w:cs="Times New Roman"/>
        </w:rPr>
        <w:t>̀</w:t>
      </w:r>
      <w:r w:rsidRPr="00BD21C4">
        <w:t>ⲭⲟⲥ Ⲃⲁⲧⲟⲥ</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3352832" w14:textId="77777777" w:rsidTr="00E35F1F">
        <w:trPr>
          <w:cantSplit/>
          <w:jc w:val="center"/>
        </w:trPr>
        <w:tc>
          <w:tcPr>
            <w:tcW w:w="288" w:type="dxa"/>
          </w:tcPr>
          <w:p w14:paraId="46203F09" w14:textId="77777777" w:rsidR="00E35F1F" w:rsidRDefault="00E35F1F" w:rsidP="00E35F1F">
            <w:pPr>
              <w:pStyle w:val="CopticCross"/>
            </w:pPr>
          </w:p>
        </w:tc>
        <w:tc>
          <w:tcPr>
            <w:tcW w:w="3960" w:type="dxa"/>
          </w:tcPr>
          <w:p w14:paraId="5E1F1834" w14:textId="77777777" w:rsidR="00E35F1F" w:rsidRPr="007425E1" w:rsidRDefault="00E35F1F" w:rsidP="00E35F1F">
            <w:pPr>
              <w:pStyle w:val="EngHang"/>
              <w:rPr>
                <w:rFonts w:eastAsiaTheme="minorHAnsi"/>
              </w:rPr>
            </w:pPr>
            <w:r w:rsidRPr="007425E1">
              <w:rPr>
                <w:rFonts w:eastAsiaTheme="minorHAnsi"/>
              </w:rPr>
              <w:t xml:space="preserve">Remembering </w:t>
            </w:r>
            <w:r>
              <w:rPr>
                <w:rFonts w:eastAsiaTheme="minorHAnsi"/>
              </w:rPr>
              <w:t>Your</w:t>
            </w:r>
            <w:r w:rsidRPr="007425E1">
              <w:rPr>
                <w:rFonts w:eastAsiaTheme="minorHAnsi"/>
              </w:rPr>
              <w:t xml:space="preserve"> Holy Name</w:t>
            </w:r>
          </w:p>
          <w:p w14:paraId="69F07E38" w14:textId="17C2968C" w:rsidR="00E35F1F" w:rsidRDefault="00CF15BA" w:rsidP="00E35F1F">
            <w:pPr>
              <w:pStyle w:val="EngHang"/>
            </w:pPr>
            <w:r>
              <w:rPr>
                <w:rFonts w:eastAsiaTheme="minorHAnsi"/>
              </w:rPr>
              <w:t>Brings joy to our souls,</w:t>
            </w:r>
          </w:p>
          <w:p w14:paraId="4A2729CC" w14:textId="77777777" w:rsidR="00E35F1F" w:rsidRPr="003B0313" w:rsidRDefault="00E35F1F" w:rsidP="00E35F1F">
            <w:pPr>
              <w:pStyle w:val="EngHang"/>
              <w:rPr>
                <w:rFonts w:eastAsiaTheme="minorHAnsi"/>
              </w:rPr>
            </w:pPr>
            <w:r w:rsidRPr="003B0313">
              <w:rPr>
                <w:rFonts w:eastAsiaTheme="minorHAnsi"/>
              </w:rPr>
              <w:t>O my Lord Jesus Christ,</w:t>
            </w:r>
          </w:p>
          <w:p w14:paraId="5B7B4FD3" w14:textId="77777777" w:rsidR="00E35F1F" w:rsidRPr="003B0313" w:rsidRDefault="00E35F1F" w:rsidP="00E35F1F">
            <w:pPr>
              <w:pStyle w:val="EngHang"/>
              <w:rPr>
                <w:rFonts w:eastAsiaTheme="minorHAnsi"/>
              </w:rPr>
            </w:pPr>
            <w:r w:rsidRPr="003B0313">
              <w:rPr>
                <w:rFonts w:eastAsiaTheme="minorHAnsi"/>
              </w:rPr>
              <w:t>O my Good Saviour.</w:t>
            </w:r>
          </w:p>
          <w:p w14:paraId="24B22DE4" w14:textId="77777777" w:rsidR="00E35F1F" w:rsidRPr="003B0313" w:rsidRDefault="00E35F1F" w:rsidP="00E35F1F">
            <w:pPr>
              <w:pStyle w:val="EngHang"/>
              <w:rPr>
                <w:rFonts w:eastAsiaTheme="minorHAnsi"/>
                <w:i/>
              </w:rPr>
            </w:pPr>
            <w:r w:rsidRPr="003B0313">
              <w:rPr>
                <w:i/>
              </w:rPr>
              <w:t>(</w:t>
            </w:r>
            <w:r w:rsidRPr="003B0313">
              <w:rPr>
                <w:rFonts w:eastAsiaTheme="minorHAnsi"/>
                <w:i/>
              </w:rPr>
              <w:t>Pa Chois Isos Pi Khristos:</w:t>
            </w:r>
          </w:p>
          <w:p w14:paraId="62974E4E" w14:textId="77777777" w:rsidR="00E35F1F" w:rsidRPr="008273EA" w:rsidRDefault="00E35F1F" w:rsidP="00E35F1F">
            <w:pPr>
              <w:pStyle w:val="EngHangEnd"/>
            </w:pPr>
            <w:r w:rsidRPr="003B0313">
              <w:t>Pa Sotir en Aghathos.)</w:t>
            </w:r>
          </w:p>
        </w:tc>
        <w:tc>
          <w:tcPr>
            <w:tcW w:w="288" w:type="dxa"/>
          </w:tcPr>
          <w:p w14:paraId="61A3F54E" w14:textId="77777777" w:rsidR="00E35F1F" w:rsidRDefault="00E35F1F" w:rsidP="00E35F1F"/>
        </w:tc>
        <w:tc>
          <w:tcPr>
            <w:tcW w:w="288" w:type="dxa"/>
          </w:tcPr>
          <w:p w14:paraId="6A068B8C" w14:textId="77777777" w:rsidR="00E35F1F" w:rsidRDefault="00E35F1F" w:rsidP="00E35F1F">
            <w:pPr>
              <w:pStyle w:val="CopticCross"/>
            </w:pPr>
          </w:p>
        </w:tc>
        <w:tc>
          <w:tcPr>
            <w:tcW w:w="3960" w:type="dxa"/>
          </w:tcPr>
          <w:p w14:paraId="18246E60" w14:textId="77777777" w:rsidR="00E35F1F" w:rsidRDefault="00E35F1F" w:rsidP="00E35F1F">
            <w:pPr>
              <w:pStyle w:val="CopticVersemulti-line"/>
            </w:pPr>
            <w:r w:rsidRPr="00BD21C4">
              <w:t>Ⲁ</w:t>
            </w:r>
            <w:r w:rsidRPr="00BD21C4">
              <w:rPr>
                <w:rFonts w:ascii="Times New Roman" w:hAnsi="Times New Roman" w:cs="Times New Roman"/>
              </w:rPr>
              <w:t>ϥϯ</w:t>
            </w:r>
            <w:r w:rsidRPr="00BD21C4">
              <w:t xml:space="preserve"> ⲙ</w:t>
            </w:r>
            <w:r w:rsidRPr="00BD21C4">
              <w:rPr>
                <w:rFonts w:ascii="Times New Roman" w:hAnsi="Times New Roman" w:cs="Times New Roman"/>
              </w:rPr>
              <w:t>̀</w:t>
            </w:r>
            <w:r w:rsidRPr="00BD21C4">
              <w:t>ⲡ</w:t>
            </w:r>
            <w:r w:rsidRPr="00BD21C4">
              <w:rPr>
                <w:rFonts w:ascii="Times New Roman" w:hAnsi="Times New Roman" w:cs="Times New Roman"/>
              </w:rPr>
              <w:t>̀</w:t>
            </w:r>
            <w:r w:rsidRPr="00BD21C4">
              <w:t>ⲟⲩⲛⲟ</w:t>
            </w:r>
            <w:r w:rsidRPr="00BD21C4">
              <w:rPr>
                <w:rFonts w:ascii="Times New Roman" w:hAnsi="Times New Roman" w:cs="Times New Roman"/>
              </w:rPr>
              <w:t>ϥ</w:t>
            </w:r>
            <w:r w:rsidRPr="00BD21C4">
              <w:t xml:space="preserve"> ⲛ</w:t>
            </w:r>
            <w:r w:rsidRPr="00BD21C4">
              <w:rPr>
                <w:rFonts w:ascii="Times New Roman" w:hAnsi="Times New Roman" w:cs="Times New Roman"/>
              </w:rPr>
              <w:t>̀</w:t>
            </w:r>
            <w:r w:rsidRPr="00BD21C4">
              <w:t>ⲛⲉⲛⲯⲩⲭⲏ</w:t>
            </w:r>
          </w:p>
          <w:p w14:paraId="48AB1DA9" w14:textId="77777777" w:rsidR="00E35F1F" w:rsidRDefault="00E35F1F" w:rsidP="00E35F1F">
            <w:pPr>
              <w:pStyle w:val="CopticVersemulti-line"/>
            </w:pPr>
            <w:r w:rsidRPr="00BD21C4">
              <w:t>ⲛ</w:t>
            </w:r>
            <w:r w:rsidRPr="00BD21C4">
              <w:rPr>
                <w:rFonts w:ascii="Times New Roman" w:hAnsi="Times New Roman" w:cs="Times New Roman"/>
              </w:rPr>
              <w:t>̀ϫ</w:t>
            </w:r>
            <w:r w:rsidRPr="00BD21C4">
              <w:t>ⲉ ⲡ</w:t>
            </w:r>
            <w:r w:rsidRPr="00BD21C4">
              <w:rPr>
                <w:rFonts w:ascii="Times New Roman" w:hAnsi="Times New Roman" w:cs="Times New Roman"/>
              </w:rPr>
              <w:t>̀</w:t>
            </w:r>
            <w:r w:rsidRPr="00BD21C4">
              <w:t>ⲉⲣⲫ</w:t>
            </w:r>
            <w:r w:rsidRPr="00BD21C4">
              <w:rPr>
                <w:rFonts w:ascii="Times New Roman" w:hAnsi="Times New Roman" w:cs="Times New Roman"/>
              </w:rPr>
              <w:t>̀</w:t>
            </w:r>
            <w:r w:rsidRPr="00BD21C4">
              <w:t>ⲙⲉⲩⲓ</w:t>
            </w:r>
            <w:r w:rsidRPr="00BD21C4">
              <w:rPr>
                <w:rFonts w:ascii="Times New Roman" w:hAnsi="Times New Roman" w:cs="Times New Roman"/>
              </w:rPr>
              <w:t>̀</w:t>
            </w:r>
            <w:r w:rsidRPr="00BD21C4">
              <w:t xml:space="preserve"> ⲙ</w:t>
            </w:r>
            <w:r w:rsidRPr="00BD21C4">
              <w:rPr>
                <w:rFonts w:ascii="Times New Roman" w:hAnsi="Times New Roman" w:cs="Times New Roman"/>
              </w:rPr>
              <w:t>̀</w:t>
            </w:r>
            <w:r w:rsidRPr="00BD21C4">
              <w:t>ⲡⲉⲕⲣⲁⲛ ⲉ</w:t>
            </w:r>
            <w:r w:rsidRPr="00BD21C4">
              <w:rPr>
                <w:rFonts w:ascii="Times New Roman" w:hAnsi="Times New Roman" w:cs="Times New Roman"/>
              </w:rPr>
              <w:t>̅</w:t>
            </w:r>
            <w:r w:rsidRPr="00BD21C4">
              <w:t>ⲑ</w:t>
            </w:r>
            <w:r w:rsidRPr="00BD21C4">
              <w:rPr>
                <w:rFonts w:ascii="Times New Roman" w:hAnsi="Times New Roman" w:cs="Times New Roman"/>
              </w:rPr>
              <w:t>̅</w:t>
            </w:r>
            <w:r w:rsidRPr="00BD21C4">
              <w:t>ⲩ</w:t>
            </w:r>
          </w:p>
          <w:p w14:paraId="679DAC7E"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6EF3E4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1D5E235" w14:textId="77777777" w:rsidTr="00E35F1F">
        <w:trPr>
          <w:cantSplit/>
          <w:jc w:val="center"/>
        </w:trPr>
        <w:tc>
          <w:tcPr>
            <w:tcW w:w="288" w:type="dxa"/>
          </w:tcPr>
          <w:p w14:paraId="6953F069" w14:textId="77777777" w:rsidR="00E35F1F" w:rsidRDefault="00E35F1F" w:rsidP="00E35F1F">
            <w:pPr>
              <w:pStyle w:val="CopticCross"/>
            </w:pPr>
          </w:p>
        </w:tc>
        <w:tc>
          <w:tcPr>
            <w:tcW w:w="3960" w:type="dxa"/>
          </w:tcPr>
          <w:p w14:paraId="543ADBB6" w14:textId="77777777" w:rsidR="00E35F1F" w:rsidRPr="007425E1" w:rsidRDefault="00E35F1F" w:rsidP="00E35F1F">
            <w:pPr>
              <w:pStyle w:val="EngHang"/>
              <w:rPr>
                <w:rFonts w:eastAsiaTheme="minorHAnsi"/>
              </w:rPr>
            </w:pPr>
            <w:r w:rsidRPr="007425E1">
              <w:rPr>
                <w:rFonts w:eastAsiaTheme="minorHAnsi"/>
              </w:rPr>
              <w:t xml:space="preserve">Everyone blesses </w:t>
            </w:r>
            <w:r>
              <w:rPr>
                <w:rFonts w:eastAsiaTheme="minorHAnsi"/>
              </w:rPr>
              <w:t>You</w:t>
            </w:r>
            <w:r w:rsidRPr="007425E1">
              <w:rPr>
                <w:rFonts w:eastAsiaTheme="minorHAnsi"/>
              </w:rPr>
              <w:t>,</w:t>
            </w:r>
          </w:p>
          <w:p w14:paraId="710BC0B6" w14:textId="3FB3F1FC" w:rsidR="00E35F1F" w:rsidRPr="007425E1" w:rsidRDefault="00E35F1F" w:rsidP="00E35F1F">
            <w:pPr>
              <w:pStyle w:val="EngHang"/>
              <w:rPr>
                <w:rFonts w:eastAsiaTheme="minorHAnsi"/>
              </w:rPr>
            </w:pPr>
            <w:r w:rsidRPr="007425E1">
              <w:rPr>
                <w:rFonts w:eastAsiaTheme="minorHAnsi"/>
              </w:rPr>
              <w:t>The heavenly</w:t>
            </w:r>
            <w:r w:rsidR="00CF15BA">
              <w:rPr>
                <w:rFonts w:eastAsiaTheme="minorHAnsi"/>
              </w:rPr>
              <w:t xml:space="preserve"> and the earthly,</w:t>
            </w:r>
          </w:p>
          <w:p w14:paraId="6AED0006" w14:textId="77777777" w:rsidR="00E35F1F" w:rsidRPr="003B0313" w:rsidRDefault="00E35F1F" w:rsidP="00E35F1F">
            <w:pPr>
              <w:pStyle w:val="EngHang"/>
              <w:rPr>
                <w:rFonts w:eastAsiaTheme="minorHAnsi"/>
              </w:rPr>
            </w:pPr>
            <w:r w:rsidRPr="003B0313">
              <w:rPr>
                <w:rFonts w:eastAsiaTheme="minorHAnsi"/>
              </w:rPr>
              <w:t>O my Lord Jesus Christ,</w:t>
            </w:r>
          </w:p>
          <w:p w14:paraId="2126D467" w14:textId="77777777" w:rsidR="00E35F1F" w:rsidRDefault="00E35F1F" w:rsidP="00E35F1F">
            <w:pPr>
              <w:pStyle w:val="EngHangEnd"/>
            </w:pPr>
            <w:r w:rsidRPr="003B0313">
              <w:t>O my Good Saviour.</w:t>
            </w:r>
          </w:p>
        </w:tc>
        <w:tc>
          <w:tcPr>
            <w:tcW w:w="288" w:type="dxa"/>
          </w:tcPr>
          <w:p w14:paraId="69AF2E62" w14:textId="77777777" w:rsidR="00E35F1F" w:rsidRDefault="00E35F1F" w:rsidP="00E35F1F"/>
        </w:tc>
        <w:tc>
          <w:tcPr>
            <w:tcW w:w="288" w:type="dxa"/>
          </w:tcPr>
          <w:p w14:paraId="009363EF" w14:textId="77777777" w:rsidR="00E35F1F" w:rsidRDefault="00E35F1F" w:rsidP="00E35F1F">
            <w:pPr>
              <w:pStyle w:val="CopticCross"/>
            </w:pPr>
          </w:p>
        </w:tc>
        <w:tc>
          <w:tcPr>
            <w:tcW w:w="3960" w:type="dxa"/>
          </w:tcPr>
          <w:p w14:paraId="316D84BE" w14:textId="77777777" w:rsidR="00E35F1F" w:rsidRDefault="00E35F1F" w:rsidP="00E35F1F">
            <w:pPr>
              <w:pStyle w:val="CopticVersemulti-line"/>
            </w:pPr>
            <w:r w:rsidRPr="00BD21C4">
              <w:t>Ⲃⲟⲛ ⲛⲓⲃⲉⲛ ⲥⲉⲥ̀ⲙⲟⲩ ⲉ̀ⲣⲟⲕ</w:t>
            </w:r>
          </w:p>
          <w:p w14:paraId="518A3A5A" w14:textId="77777777" w:rsidR="00E35F1F" w:rsidRDefault="00E35F1F" w:rsidP="00E35F1F">
            <w:pPr>
              <w:pStyle w:val="CopticVersemulti-line"/>
            </w:pPr>
            <w:r w:rsidRPr="00BD21C4">
              <w:t>ⲛⲁ ⲛⲓⲫⲏⲟⲩⲓ̀ ⲛⲉⲙ ⲛⲁ ⲡ̀ⲕⲁϩⲓ</w:t>
            </w:r>
          </w:p>
          <w:p w14:paraId="3EED5F0E" w14:textId="77777777" w:rsidR="00E35F1F" w:rsidRDefault="00E35F1F" w:rsidP="00E35F1F">
            <w:pPr>
              <w:pStyle w:val="CopticVersemulti-line"/>
            </w:pPr>
            <w:r w:rsidRPr="00BD21C4">
              <w:t>Ⲡⲁⲟ̅ⲥ̅ Ⲓⲏ̅ⲥ Ⲡⲭ̅ⲥ</w:t>
            </w:r>
          </w:p>
          <w:p w14:paraId="336481D7" w14:textId="77777777" w:rsidR="00E35F1F" w:rsidRDefault="00E35F1F" w:rsidP="00E35F1F">
            <w:pPr>
              <w:pStyle w:val="CopticVerse"/>
            </w:pPr>
            <w:r w:rsidRPr="00BD21C4">
              <w:t xml:space="preserve">Ⲡⲁⲥ̅ⲱ̅ⲣ </w:t>
            </w:r>
            <w:r w:rsidRPr="00511398">
              <w:t>ⲛ̀ⲁ̀ⲅⲁⲑⲟⲥ</w:t>
            </w:r>
          </w:p>
        </w:tc>
      </w:tr>
      <w:tr w:rsidR="00E35F1F" w14:paraId="4089AB5C" w14:textId="77777777" w:rsidTr="00E35F1F">
        <w:trPr>
          <w:cantSplit/>
          <w:jc w:val="center"/>
        </w:trPr>
        <w:tc>
          <w:tcPr>
            <w:tcW w:w="288" w:type="dxa"/>
          </w:tcPr>
          <w:p w14:paraId="7553E192" w14:textId="77777777" w:rsidR="00E35F1F" w:rsidRDefault="00E35F1F" w:rsidP="00E35F1F">
            <w:pPr>
              <w:pStyle w:val="CopticCross"/>
            </w:pPr>
            <w:r w:rsidRPr="00FB5ACB">
              <w:t>¿</w:t>
            </w:r>
          </w:p>
        </w:tc>
        <w:tc>
          <w:tcPr>
            <w:tcW w:w="3960" w:type="dxa"/>
          </w:tcPr>
          <w:p w14:paraId="2E018178" w14:textId="77777777" w:rsidR="00E35F1F" w:rsidRPr="007425E1" w:rsidRDefault="00E35F1F" w:rsidP="00E35F1F">
            <w:pPr>
              <w:pStyle w:val="EngHang"/>
              <w:rPr>
                <w:rFonts w:eastAsiaTheme="minorHAnsi"/>
              </w:rPr>
            </w:pPr>
            <w:r w:rsidRPr="007425E1">
              <w:rPr>
                <w:rFonts w:eastAsiaTheme="minorHAnsi"/>
              </w:rPr>
              <w:t xml:space="preserve">For </w:t>
            </w:r>
            <w:r>
              <w:rPr>
                <w:rFonts w:eastAsiaTheme="minorHAnsi"/>
              </w:rPr>
              <w:t>You</w:t>
            </w:r>
            <w:r w:rsidRPr="007425E1">
              <w:rPr>
                <w:rFonts w:eastAsiaTheme="minorHAnsi"/>
              </w:rPr>
              <w:t xml:space="preserve"> alone </w:t>
            </w:r>
            <w:r>
              <w:rPr>
                <w:rFonts w:eastAsiaTheme="minorHAnsi"/>
              </w:rPr>
              <w:t>are</w:t>
            </w:r>
            <w:r w:rsidRPr="007425E1">
              <w:rPr>
                <w:rFonts w:eastAsiaTheme="minorHAnsi"/>
              </w:rPr>
              <w:t xml:space="preserve"> worthy,</w:t>
            </w:r>
          </w:p>
          <w:p w14:paraId="0AD0B3EF" w14:textId="02D1979A" w:rsidR="00E35F1F" w:rsidRDefault="00E35F1F" w:rsidP="00E35F1F">
            <w:pPr>
              <w:pStyle w:val="EngHang"/>
              <w:rPr>
                <w:rFonts w:eastAsiaTheme="minorHAnsi"/>
              </w:rPr>
            </w:pPr>
            <w:r>
              <w:rPr>
                <w:rFonts w:eastAsiaTheme="minorHAnsi"/>
              </w:rPr>
              <w:t>That</w:t>
            </w:r>
            <w:r w:rsidRPr="007425E1">
              <w:rPr>
                <w:rFonts w:eastAsiaTheme="minorHAnsi"/>
              </w:rPr>
              <w:t xml:space="preserve"> we bless </w:t>
            </w:r>
            <w:r>
              <w:rPr>
                <w:rFonts w:eastAsiaTheme="minorHAnsi"/>
              </w:rPr>
              <w:t>You</w:t>
            </w:r>
            <w:r w:rsidR="00CF15BA">
              <w:rPr>
                <w:rFonts w:eastAsiaTheme="minorHAnsi"/>
              </w:rPr>
              <w:t>,</w:t>
            </w:r>
          </w:p>
          <w:p w14:paraId="03939B6A" w14:textId="77777777" w:rsidR="00E35F1F" w:rsidRPr="003B0313" w:rsidRDefault="00E35F1F" w:rsidP="00E35F1F">
            <w:pPr>
              <w:pStyle w:val="EngHang"/>
              <w:rPr>
                <w:rFonts w:eastAsiaTheme="minorHAnsi"/>
              </w:rPr>
            </w:pPr>
            <w:r w:rsidRPr="003B0313">
              <w:rPr>
                <w:rFonts w:eastAsiaTheme="minorHAnsi"/>
              </w:rPr>
              <w:t>O my Lord Jesus Christ,</w:t>
            </w:r>
          </w:p>
          <w:p w14:paraId="50BDDED7" w14:textId="77777777" w:rsidR="00E35F1F" w:rsidRPr="007425E1" w:rsidRDefault="00E35F1F" w:rsidP="00E35F1F">
            <w:pPr>
              <w:pStyle w:val="EngHangEnd"/>
              <w:rPr>
                <w:rFonts w:eastAsiaTheme="minorHAnsi"/>
              </w:rPr>
            </w:pPr>
            <w:r w:rsidRPr="003B0313">
              <w:rPr>
                <w:rFonts w:eastAsiaTheme="minorHAnsi"/>
              </w:rPr>
              <w:t>O my Good Saviour.</w:t>
            </w:r>
          </w:p>
          <w:p w14:paraId="1F1AB3D3" w14:textId="77777777" w:rsidR="00E35F1F" w:rsidRDefault="00E35F1F" w:rsidP="00E35F1F">
            <w:pPr>
              <w:pStyle w:val="EngHang"/>
            </w:pPr>
          </w:p>
        </w:tc>
        <w:tc>
          <w:tcPr>
            <w:tcW w:w="288" w:type="dxa"/>
          </w:tcPr>
          <w:p w14:paraId="5E7177B3" w14:textId="77777777" w:rsidR="00E35F1F" w:rsidRDefault="00E35F1F" w:rsidP="00E35F1F"/>
        </w:tc>
        <w:tc>
          <w:tcPr>
            <w:tcW w:w="288" w:type="dxa"/>
          </w:tcPr>
          <w:p w14:paraId="4209E3E5" w14:textId="77777777" w:rsidR="00E35F1F" w:rsidRDefault="00E35F1F" w:rsidP="00E35F1F">
            <w:pPr>
              <w:pStyle w:val="CopticCross"/>
            </w:pPr>
            <w:r w:rsidRPr="00FB5ACB">
              <w:t>¿</w:t>
            </w:r>
          </w:p>
        </w:tc>
        <w:tc>
          <w:tcPr>
            <w:tcW w:w="3960" w:type="dxa"/>
          </w:tcPr>
          <w:p w14:paraId="1078A82E" w14:textId="77777777" w:rsidR="00E35F1F" w:rsidRDefault="00E35F1F" w:rsidP="00E35F1F">
            <w:pPr>
              <w:pStyle w:val="CopticVersemulti-line"/>
            </w:pPr>
            <w:r w:rsidRPr="00BD21C4">
              <w:t>Ⲅⲉ ⲅⲁⲣ ⲛ̀ⲑⲟⲕ ⲙ̀ⲙⲁⲩⲁⲧⲕ</w:t>
            </w:r>
          </w:p>
          <w:p w14:paraId="7FD893F8" w14:textId="77777777" w:rsidR="00E35F1F" w:rsidRDefault="00E35F1F" w:rsidP="00E35F1F">
            <w:pPr>
              <w:pStyle w:val="CopticVersemulti-line"/>
            </w:pPr>
            <w:r w:rsidRPr="00BD21C4">
              <w:t>ⲕ̀ⲉⲙⲡ̀ϣⲁ ⲛ̀ⲧⲉⲛⲥ̀ⲙⲟⲩ ⲉ̀ⲣⲟⲕ</w:t>
            </w:r>
          </w:p>
          <w:p w14:paraId="32B1983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22856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3B37129" w14:textId="77777777" w:rsidTr="00E35F1F">
        <w:trPr>
          <w:cantSplit/>
          <w:jc w:val="center"/>
        </w:trPr>
        <w:tc>
          <w:tcPr>
            <w:tcW w:w="288" w:type="dxa"/>
          </w:tcPr>
          <w:p w14:paraId="7C7FAEA0" w14:textId="77777777" w:rsidR="00E35F1F" w:rsidRDefault="00E35F1F" w:rsidP="00E35F1F">
            <w:pPr>
              <w:pStyle w:val="CopticCross"/>
            </w:pPr>
            <w:r w:rsidRPr="00FB5ACB">
              <w:t>¿</w:t>
            </w:r>
          </w:p>
        </w:tc>
        <w:tc>
          <w:tcPr>
            <w:tcW w:w="3960" w:type="dxa"/>
          </w:tcPr>
          <w:p w14:paraId="495B37E5" w14:textId="76017A14"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w:t>
            </w:r>
            <w:r w:rsidR="009C594D">
              <w:rPr>
                <w:rFonts w:eastAsiaTheme="minorHAnsi"/>
              </w:rPr>
              <w:t xml:space="preserve">truly </w:t>
            </w:r>
            <w:r w:rsidRPr="007425E1">
              <w:rPr>
                <w:rFonts w:eastAsiaTheme="minorHAnsi"/>
              </w:rPr>
              <w:t>worthy</w:t>
            </w:r>
          </w:p>
          <w:p w14:paraId="4B7C2B20" w14:textId="7FD80950" w:rsidR="00E35F1F" w:rsidRPr="007425E1" w:rsidRDefault="00CF15BA" w:rsidP="00E35F1F">
            <w:pPr>
              <w:pStyle w:val="EngHang"/>
              <w:rPr>
                <w:rFonts w:eastAsiaTheme="minorHAnsi"/>
              </w:rPr>
            </w:pPr>
            <w:r>
              <w:rPr>
                <w:rFonts w:eastAsiaTheme="minorHAnsi"/>
              </w:rPr>
              <w:t>Of the honour and the glory,</w:t>
            </w:r>
          </w:p>
          <w:p w14:paraId="758F49C8" w14:textId="77777777" w:rsidR="00E35F1F" w:rsidRPr="003B0313" w:rsidRDefault="00E35F1F" w:rsidP="00E35F1F">
            <w:pPr>
              <w:pStyle w:val="EngHang"/>
              <w:rPr>
                <w:rFonts w:eastAsiaTheme="minorHAnsi"/>
              </w:rPr>
            </w:pPr>
            <w:r w:rsidRPr="003B0313">
              <w:rPr>
                <w:rFonts w:eastAsiaTheme="minorHAnsi"/>
              </w:rPr>
              <w:t>O my Lord Jesus Christ,</w:t>
            </w:r>
          </w:p>
          <w:p w14:paraId="150E71B9" w14:textId="77777777" w:rsidR="00E35F1F" w:rsidRDefault="00E35F1F" w:rsidP="00E35F1F">
            <w:pPr>
              <w:pStyle w:val="EngHangEnd"/>
            </w:pPr>
            <w:r w:rsidRPr="003B0313">
              <w:rPr>
                <w:rFonts w:eastAsiaTheme="minorHAnsi"/>
              </w:rPr>
              <w:t>O my Good Saviour.</w:t>
            </w:r>
          </w:p>
        </w:tc>
        <w:tc>
          <w:tcPr>
            <w:tcW w:w="288" w:type="dxa"/>
          </w:tcPr>
          <w:p w14:paraId="662D879E" w14:textId="77777777" w:rsidR="00E35F1F" w:rsidRDefault="00E35F1F" w:rsidP="00E35F1F"/>
        </w:tc>
        <w:tc>
          <w:tcPr>
            <w:tcW w:w="288" w:type="dxa"/>
          </w:tcPr>
          <w:p w14:paraId="7BB8A830" w14:textId="77777777" w:rsidR="00E35F1F" w:rsidRDefault="00E35F1F" w:rsidP="00E35F1F">
            <w:pPr>
              <w:pStyle w:val="CopticCross"/>
            </w:pPr>
            <w:r w:rsidRPr="00FB5ACB">
              <w:t>¿</w:t>
            </w:r>
          </w:p>
        </w:tc>
        <w:tc>
          <w:tcPr>
            <w:tcW w:w="3960" w:type="dxa"/>
          </w:tcPr>
          <w:p w14:paraId="761939F0" w14:textId="77777777" w:rsidR="00E35F1F" w:rsidRDefault="00E35F1F" w:rsidP="00E35F1F">
            <w:pPr>
              <w:pStyle w:val="CopticVersemulti-line"/>
            </w:pPr>
            <w:r w:rsidRPr="00BD21C4">
              <w:t>Ⲇⲓⲕⲉⲱⲥ ⲕⲉ ⲁ̀ⲝⲓⲱⲥ</w:t>
            </w:r>
          </w:p>
          <w:p w14:paraId="40D099CF" w14:textId="77777777" w:rsidR="00E35F1F" w:rsidRDefault="00E35F1F" w:rsidP="00E35F1F">
            <w:pPr>
              <w:pStyle w:val="CopticVersemulti-line"/>
            </w:pPr>
            <w:r w:rsidRPr="00BD21C4">
              <w:t>ⲕ̀ⲉⲙⲡ̀ϣⲁ ⲙ̀ⲡⲓⲱ̀ⲟⲩ ⲛⲉⲙ ⲡⲓⲧⲁⲓⲟ̀</w:t>
            </w:r>
          </w:p>
          <w:p w14:paraId="1DA96A2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75A0661"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58CBFD4C" w14:textId="77777777" w:rsidTr="00E35F1F">
        <w:trPr>
          <w:cantSplit/>
          <w:jc w:val="center"/>
        </w:trPr>
        <w:tc>
          <w:tcPr>
            <w:tcW w:w="288" w:type="dxa"/>
          </w:tcPr>
          <w:p w14:paraId="3608F508" w14:textId="77777777" w:rsidR="00E35F1F" w:rsidRDefault="00E35F1F" w:rsidP="00E35F1F">
            <w:pPr>
              <w:pStyle w:val="CopticCross"/>
            </w:pPr>
          </w:p>
        </w:tc>
        <w:tc>
          <w:tcPr>
            <w:tcW w:w="3960" w:type="dxa"/>
          </w:tcPr>
          <w:p w14:paraId="10AD0428" w14:textId="77777777" w:rsidR="00E35F1F" w:rsidRPr="007425E1" w:rsidRDefault="00E35F1F" w:rsidP="00E35F1F">
            <w:pPr>
              <w:pStyle w:val="EngHang"/>
              <w:rPr>
                <w:rFonts w:eastAsiaTheme="minorHAnsi"/>
              </w:rPr>
            </w:pPr>
            <w:commentRangeStart w:id="1015"/>
            <w:r w:rsidRPr="007425E1">
              <w:rPr>
                <w:rFonts w:eastAsiaTheme="minorHAnsi"/>
              </w:rPr>
              <w:t xml:space="preserve">All </w:t>
            </w:r>
            <w:commentRangeEnd w:id="1015"/>
            <w:r>
              <w:rPr>
                <w:rStyle w:val="CommentReference"/>
                <w:rFonts w:ascii="Times New Roman" w:eastAsiaTheme="minorHAnsi" w:hAnsi="Times New Roman" w:cstheme="minorBidi"/>
                <w:color w:val="auto"/>
              </w:rPr>
              <w:commentReference w:id="1015"/>
            </w:r>
            <w:r w:rsidRPr="007425E1">
              <w:rPr>
                <w:rFonts w:eastAsiaTheme="minorHAnsi"/>
              </w:rPr>
              <w:t>the tribes of the earth</w:t>
            </w:r>
          </w:p>
          <w:p w14:paraId="58853A9C" w14:textId="70FFE9AC" w:rsidR="00E35F1F" w:rsidRPr="007425E1" w:rsidRDefault="00E35F1F" w:rsidP="00E35F1F">
            <w:pPr>
              <w:pStyle w:val="EngHang"/>
              <w:rPr>
                <w:rFonts w:eastAsiaTheme="minorHAnsi"/>
              </w:rPr>
            </w:pPr>
            <w:r w:rsidRPr="007425E1">
              <w:rPr>
                <w:rFonts w:eastAsiaTheme="minorHAnsi"/>
              </w:rPr>
              <w:t xml:space="preserve">Praise </w:t>
            </w:r>
            <w:r>
              <w:rPr>
                <w:rFonts w:eastAsiaTheme="minorHAnsi"/>
              </w:rPr>
              <w:t>Your</w:t>
            </w:r>
            <w:r w:rsidR="00CF15BA">
              <w:rPr>
                <w:rFonts w:eastAsiaTheme="minorHAnsi"/>
              </w:rPr>
              <w:t xml:space="preserve"> Holy Name:,</w:t>
            </w:r>
          </w:p>
          <w:p w14:paraId="0A2668D6" w14:textId="77777777" w:rsidR="00E35F1F" w:rsidRPr="003B0313" w:rsidRDefault="00E35F1F" w:rsidP="00E35F1F">
            <w:pPr>
              <w:pStyle w:val="EngHang"/>
              <w:rPr>
                <w:rFonts w:eastAsiaTheme="minorHAnsi"/>
              </w:rPr>
            </w:pPr>
            <w:r w:rsidRPr="003B0313">
              <w:rPr>
                <w:rFonts w:eastAsiaTheme="minorHAnsi"/>
              </w:rPr>
              <w:t>O my Lord Jesus Christ,</w:t>
            </w:r>
          </w:p>
          <w:p w14:paraId="7E909E5F" w14:textId="77777777" w:rsidR="00E35F1F" w:rsidRDefault="00E35F1F" w:rsidP="00E35F1F">
            <w:pPr>
              <w:pStyle w:val="EngHangEnd"/>
            </w:pPr>
            <w:r w:rsidRPr="003B0313">
              <w:t>O my Good Saviour.</w:t>
            </w:r>
          </w:p>
        </w:tc>
        <w:tc>
          <w:tcPr>
            <w:tcW w:w="288" w:type="dxa"/>
          </w:tcPr>
          <w:p w14:paraId="0D18B167" w14:textId="77777777" w:rsidR="00E35F1F" w:rsidRDefault="00E35F1F" w:rsidP="00E35F1F"/>
        </w:tc>
        <w:tc>
          <w:tcPr>
            <w:tcW w:w="288" w:type="dxa"/>
          </w:tcPr>
          <w:p w14:paraId="075A7EE2" w14:textId="77777777" w:rsidR="00E35F1F" w:rsidRDefault="00E35F1F" w:rsidP="00E35F1F">
            <w:pPr>
              <w:pStyle w:val="CopticCross"/>
            </w:pPr>
          </w:p>
        </w:tc>
        <w:tc>
          <w:tcPr>
            <w:tcW w:w="3960" w:type="dxa"/>
          </w:tcPr>
          <w:p w14:paraId="35C25C00" w14:textId="77777777" w:rsidR="00E35F1F" w:rsidRDefault="00E35F1F" w:rsidP="00E35F1F">
            <w:pPr>
              <w:pStyle w:val="CopticVersemulti-line"/>
            </w:pPr>
            <w:r w:rsidRPr="00BD21C4">
              <w:t>Ⲉⲩⲉ̀ⲥ̀ⲙⲟⲩ ⲉ̀ⲡⲉⲕⲣⲁⲛ ⲉ̀ⲑⲟⲩⲁⲃ</w:t>
            </w:r>
          </w:p>
          <w:p w14:paraId="7C5032CE" w14:textId="77777777" w:rsidR="00E35F1F" w:rsidRDefault="00E35F1F" w:rsidP="00E35F1F">
            <w:pPr>
              <w:pStyle w:val="CopticVersemulti-line"/>
            </w:pPr>
            <w:r w:rsidRPr="00BD21C4">
              <w:t>ⲛ̀ϫⲉ ⲛⲓⲫⲩⲗⲏ ⲧⲏⲣⲟⲩ ⲛ̀ⲧⲉ ⲡ̀ⲕⲁϩⲓ</w:t>
            </w:r>
          </w:p>
          <w:p w14:paraId="2BB9FBA1"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18F70D7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094629E" w14:textId="77777777" w:rsidTr="00E35F1F">
        <w:trPr>
          <w:cantSplit/>
          <w:jc w:val="center"/>
        </w:trPr>
        <w:tc>
          <w:tcPr>
            <w:tcW w:w="288" w:type="dxa"/>
          </w:tcPr>
          <w:p w14:paraId="24C12481" w14:textId="77777777" w:rsidR="00E35F1F" w:rsidRDefault="00E35F1F" w:rsidP="00E35F1F">
            <w:pPr>
              <w:pStyle w:val="CopticCross"/>
            </w:pPr>
          </w:p>
        </w:tc>
        <w:tc>
          <w:tcPr>
            <w:tcW w:w="3960" w:type="dxa"/>
          </w:tcPr>
          <w:p w14:paraId="20A21ED0" w14:textId="1753F383" w:rsidR="00E35F1F" w:rsidRPr="007425E1" w:rsidRDefault="00CF15BA" w:rsidP="00E35F1F">
            <w:pPr>
              <w:pStyle w:val="EngHang"/>
              <w:rPr>
                <w:rFonts w:eastAsiaTheme="minorHAnsi"/>
              </w:rPr>
            </w:pPr>
            <w:r>
              <w:rPr>
                <w:rFonts w:eastAsiaTheme="minorHAnsi"/>
              </w:rPr>
              <w:t>You have changed Six pots</w:t>
            </w:r>
          </w:p>
          <w:p w14:paraId="0684E303" w14:textId="367782CE" w:rsidR="00E35F1F" w:rsidRPr="007425E1" w:rsidRDefault="00CF15BA" w:rsidP="00E35F1F">
            <w:pPr>
              <w:pStyle w:val="EngHang"/>
              <w:rPr>
                <w:rFonts w:eastAsiaTheme="minorHAnsi"/>
              </w:rPr>
            </w:pPr>
            <w:r>
              <w:rPr>
                <w:rFonts w:eastAsiaTheme="minorHAnsi"/>
              </w:rPr>
              <w:t>Of water</w:t>
            </w:r>
            <w:r w:rsidR="00E35F1F" w:rsidRPr="007425E1">
              <w:rPr>
                <w:rFonts w:eastAsiaTheme="minorHAnsi"/>
              </w:rPr>
              <w:t xml:space="preserve"> into </w:t>
            </w:r>
            <w:r w:rsidR="00E35F1F">
              <w:rPr>
                <w:rFonts w:eastAsiaTheme="minorHAnsi"/>
              </w:rPr>
              <w:t xml:space="preserve">fine </w:t>
            </w:r>
            <w:r>
              <w:rPr>
                <w:rFonts w:eastAsiaTheme="minorHAnsi"/>
              </w:rPr>
              <w:t>wine,</w:t>
            </w:r>
          </w:p>
          <w:p w14:paraId="3305AE93" w14:textId="77777777" w:rsidR="00E35F1F" w:rsidRPr="003B0313" w:rsidRDefault="00E35F1F" w:rsidP="00E35F1F">
            <w:pPr>
              <w:pStyle w:val="EngHang"/>
              <w:rPr>
                <w:rFonts w:eastAsiaTheme="minorHAnsi"/>
              </w:rPr>
            </w:pPr>
            <w:r w:rsidRPr="003B0313">
              <w:rPr>
                <w:rFonts w:eastAsiaTheme="minorHAnsi"/>
              </w:rPr>
              <w:t>O my Lord Jesus Christ,</w:t>
            </w:r>
          </w:p>
          <w:p w14:paraId="7C0717FD" w14:textId="77777777" w:rsidR="00E35F1F" w:rsidRDefault="00E35F1F" w:rsidP="00E35F1F">
            <w:pPr>
              <w:pStyle w:val="EngHangEnd"/>
            </w:pPr>
            <w:r w:rsidRPr="003B0313">
              <w:rPr>
                <w:rFonts w:eastAsiaTheme="minorHAnsi"/>
              </w:rPr>
              <w:t>O my Good Saviour.</w:t>
            </w:r>
          </w:p>
        </w:tc>
        <w:tc>
          <w:tcPr>
            <w:tcW w:w="288" w:type="dxa"/>
          </w:tcPr>
          <w:p w14:paraId="373035E7" w14:textId="77777777" w:rsidR="00E35F1F" w:rsidRDefault="00E35F1F" w:rsidP="00E35F1F"/>
        </w:tc>
        <w:tc>
          <w:tcPr>
            <w:tcW w:w="288" w:type="dxa"/>
          </w:tcPr>
          <w:p w14:paraId="4F90B576" w14:textId="77777777" w:rsidR="00E35F1F" w:rsidRDefault="00E35F1F" w:rsidP="00E35F1F">
            <w:pPr>
              <w:pStyle w:val="CopticCross"/>
            </w:pPr>
          </w:p>
        </w:tc>
        <w:tc>
          <w:tcPr>
            <w:tcW w:w="3960" w:type="dxa"/>
          </w:tcPr>
          <w:p w14:paraId="7D8E41D6" w14:textId="77777777" w:rsidR="00E35F1F" w:rsidRDefault="00E35F1F" w:rsidP="00E35F1F">
            <w:pPr>
              <w:pStyle w:val="CopticVersemulti-line"/>
            </w:pPr>
            <w:r w:rsidRPr="00BD21C4">
              <w:t>ⲋ ⲛ̀ϩⲩⲇⲣⲓⲁ̀ ⲙ̀ⲙⲱⲟⲩ</w:t>
            </w:r>
          </w:p>
          <w:p w14:paraId="5580A401" w14:textId="77777777" w:rsidR="00E35F1F" w:rsidRDefault="00E35F1F" w:rsidP="00E35F1F">
            <w:pPr>
              <w:pStyle w:val="CopticVersemulti-line"/>
            </w:pPr>
            <w:r w:rsidRPr="00BD21C4">
              <w:t>ⲁⲕⲁⲓⲧⲟⲩ ⲛ̀ⲏⲣⲡ ⲉϥⲥⲱⲧⲡ</w:t>
            </w:r>
          </w:p>
          <w:p w14:paraId="43209E8B"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56F0EB7"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6FB50A7" w14:textId="77777777" w:rsidTr="00E35F1F">
        <w:trPr>
          <w:cantSplit/>
          <w:jc w:val="center"/>
        </w:trPr>
        <w:tc>
          <w:tcPr>
            <w:tcW w:w="288" w:type="dxa"/>
          </w:tcPr>
          <w:p w14:paraId="7797FC98" w14:textId="77777777" w:rsidR="00E35F1F" w:rsidRDefault="00E35F1F" w:rsidP="00E35F1F">
            <w:pPr>
              <w:pStyle w:val="CopticCross"/>
            </w:pPr>
            <w:r w:rsidRPr="00FB5ACB">
              <w:t>¿</w:t>
            </w:r>
          </w:p>
        </w:tc>
        <w:tc>
          <w:tcPr>
            <w:tcW w:w="3960" w:type="dxa"/>
          </w:tcPr>
          <w:p w14:paraId="1CC25213" w14:textId="77777777" w:rsidR="00E35F1F" w:rsidRPr="007425E1" w:rsidRDefault="00E35F1F" w:rsidP="00E35F1F">
            <w:pPr>
              <w:pStyle w:val="EngHang"/>
              <w:rPr>
                <w:rFonts w:eastAsiaTheme="minorHAnsi"/>
              </w:rPr>
            </w:pPr>
            <w:r w:rsidRPr="007425E1">
              <w:rPr>
                <w:rFonts w:eastAsiaTheme="minorHAnsi"/>
              </w:rPr>
              <w:t xml:space="preserve">Seven times </w:t>
            </w:r>
            <w:commentRangeStart w:id="1016"/>
            <w:r w:rsidRPr="007425E1">
              <w:rPr>
                <w:rFonts w:eastAsiaTheme="minorHAnsi"/>
              </w:rPr>
              <w:t>every</w:t>
            </w:r>
            <w:r>
              <w:rPr>
                <w:rFonts w:eastAsiaTheme="minorHAnsi"/>
              </w:rPr>
              <w:t xml:space="preserve"> </w:t>
            </w:r>
            <w:r w:rsidRPr="007425E1">
              <w:rPr>
                <w:rFonts w:eastAsiaTheme="minorHAnsi"/>
              </w:rPr>
              <w:t>day</w:t>
            </w:r>
            <w:commentRangeEnd w:id="1016"/>
            <w:r>
              <w:rPr>
                <w:rStyle w:val="CommentReference"/>
                <w:rFonts w:ascii="Times New Roman" w:eastAsiaTheme="minorHAnsi" w:hAnsi="Times New Roman" w:cstheme="minorBidi"/>
                <w:color w:val="auto"/>
              </w:rPr>
              <w:commentReference w:id="1016"/>
            </w:r>
          </w:p>
          <w:p w14:paraId="65D36A4F" w14:textId="21885C09"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Your</w:t>
            </w:r>
            <w:r w:rsidR="00CF15BA">
              <w:rPr>
                <w:rFonts w:eastAsiaTheme="minorHAnsi"/>
              </w:rPr>
              <w:t xml:space="preserve"> Holy Name,</w:t>
            </w:r>
          </w:p>
          <w:p w14:paraId="7AA23682" w14:textId="77777777" w:rsidR="00E35F1F" w:rsidRPr="003B0313" w:rsidRDefault="00E35F1F" w:rsidP="00E35F1F">
            <w:pPr>
              <w:pStyle w:val="EngHang"/>
              <w:rPr>
                <w:rFonts w:eastAsiaTheme="minorHAnsi"/>
              </w:rPr>
            </w:pPr>
            <w:r w:rsidRPr="003B0313">
              <w:rPr>
                <w:rFonts w:eastAsiaTheme="minorHAnsi"/>
              </w:rPr>
              <w:t>O my Lord Jesus Christ,</w:t>
            </w:r>
          </w:p>
          <w:p w14:paraId="3C1202F3" w14:textId="77777777" w:rsidR="00E35F1F" w:rsidRDefault="00E35F1F" w:rsidP="00E35F1F">
            <w:pPr>
              <w:pStyle w:val="EngHangEnd"/>
            </w:pPr>
            <w:r w:rsidRPr="003B0313">
              <w:t>O my Good Saviour.</w:t>
            </w:r>
          </w:p>
        </w:tc>
        <w:tc>
          <w:tcPr>
            <w:tcW w:w="288" w:type="dxa"/>
          </w:tcPr>
          <w:p w14:paraId="1A080982" w14:textId="77777777" w:rsidR="00E35F1F" w:rsidRDefault="00E35F1F" w:rsidP="00E35F1F"/>
        </w:tc>
        <w:tc>
          <w:tcPr>
            <w:tcW w:w="288" w:type="dxa"/>
          </w:tcPr>
          <w:p w14:paraId="416182EA" w14:textId="77777777" w:rsidR="00E35F1F" w:rsidRDefault="00E35F1F" w:rsidP="00E35F1F">
            <w:pPr>
              <w:pStyle w:val="CopticCross"/>
            </w:pPr>
            <w:r w:rsidRPr="00FB5ACB">
              <w:t>¿</w:t>
            </w:r>
          </w:p>
        </w:tc>
        <w:tc>
          <w:tcPr>
            <w:tcW w:w="3960" w:type="dxa"/>
          </w:tcPr>
          <w:p w14:paraId="54E817CF" w14:textId="77777777" w:rsidR="00E35F1F" w:rsidRDefault="00E35F1F" w:rsidP="00E35F1F">
            <w:pPr>
              <w:pStyle w:val="CopticVersemulti-line"/>
            </w:pPr>
            <w:r w:rsidRPr="00BD21C4">
              <w:t>ϣⲁϣϥ ⲛ̀ⲥⲟⲡ ⲙ̀ⲡⲓⲉ̀ϩⲟⲟⲩ</w:t>
            </w:r>
          </w:p>
          <w:p w14:paraId="66E64101" w14:textId="77777777" w:rsidR="00E35F1F" w:rsidRDefault="00E35F1F" w:rsidP="00E35F1F">
            <w:pPr>
              <w:pStyle w:val="CopticVersemulti-line"/>
            </w:pPr>
            <w:r w:rsidRPr="00BD21C4">
              <w:t>ϯⲛⲁⲥ̀ⲙⲟⲩ ⲉ̀ⲡⲉⲕⲣⲁⲛ ⲉ̅ⲑ̅ⲩ</w:t>
            </w:r>
          </w:p>
          <w:p w14:paraId="2A58B747"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287BF88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BFCC83A" w14:textId="77777777" w:rsidTr="00E35F1F">
        <w:trPr>
          <w:cantSplit/>
          <w:jc w:val="center"/>
        </w:trPr>
        <w:tc>
          <w:tcPr>
            <w:tcW w:w="288" w:type="dxa"/>
          </w:tcPr>
          <w:p w14:paraId="6251F42D" w14:textId="77777777" w:rsidR="00E35F1F" w:rsidRDefault="00E35F1F" w:rsidP="00E35F1F">
            <w:pPr>
              <w:pStyle w:val="CopticCross"/>
            </w:pPr>
            <w:r w:rsidRPr="00FB5ACB">
              <w:t>¿</w:t>
            </w:r>
          </w:p>
        </w:tc>
        <w:tc>
          <w:tcPr>
            <w:tcW w:w="3960" w:type="dxa"/>
          </w:tcPr>
          <w:p w14:paraId="7D11568F" w14:textId="77777777" w:rsidR="00E35F1F" w:rsidRDefault="00E35F1F" w:rsidP="00E35F1F">
            <w:pPr>
              <w:pStyle w:val="EngHang"/>
              <w:rPr>
                <w:rFonts w:eastAsiaTheme="minorHAnsi"/>
              </w:rPr>
            </w:pPr>
            <w:r>
              <w:rPr>
                <w:rFonts w:eastAsiaTheme="minorHAnsi"/>
              </w:rPr>
              <w:t>We, all of Your People,</w:t>
            </w:r>
          </w:p>
          <w:p w14:paraId="1D32A197" w14:textId="77777777" w:rsidR="00E35F1F" w:rsidRDefault="00E35F1F" w:rsidP="00E35F1F">
            <w:pPr>
              <w:pStyle w:val="EngHang"/>
              <w:rPr>
                <w:rFonts w:eastAsiaTheme="minorHAnsi"/>
              </w:rPr>
            </w:pPr>
            <w:r>
              <w:rPr>
                <w:rFonts w:eastAsiaTheme="minorHAnsi"/>
              </w:rPr>
              <w:t xml:space="preserve">Praise You in </w:t>
            </w:r>
            <w:commentRangeStart w:id="1017"/>
            <w:r>
              <w:rPr>
                <w:rFonts w:eastAsiaTheme="minorHAnsi"/>
              </w:rPr>
              <w:t>ecstasy</w:t>
            </w:r>
            <w:commentRangeEnd w:id="1017"/>
            <w:r>
              <w:rPr>
                <w:rStyle w:val="CommentReference"/>
                <w:rFonts w:ascii="Times New Roman" w:eastAsiaTheme="minorHAnsi" w:hAnsi="Times New Roman" w:cstheme="minorBidi"/>
                <w:color w:val="auto"/>
              </w:rPr>
              <w:commentReference w:id="1017"/>
            </w:r>
            <w:r>
              <w:rPr>
                <w:rFonts w:eastAsiaTheme="minorHAnsi"/>
              </w:rPr>
              <w:t>,</w:t>
            </w:r>
          </w:p>
          <w:p w14:paraId="3A6DD83A" w14:textId="77777777" w:rsidR="00E35F1F" w:rsidRPr="003B0313" w:rsidRDefault="00E35F1F" w:rsidP="00E35F1F">
            <w:pPr>
              <w:pStyle w:val="EngHang"/>
              <w:rPr>
                <w:rFonts w:eastAsiaTheme="minorHAnsi"/>
              </w:rPr>
            </w:pPr>
            <w:r w:rsidRPr="003B0313">
              <w:rPr>
                <w:rFonts w:eastAsiaTheme="minorHAnsi"/>
              </w:rPr>
              <w:t>O my Lord Jesus Christ,</w:t>
            </w:r>
          </w:p>
          <w:p w14:paraId="230CEFA8" w14:textId="77777777" w:rsidR="00E35F1F" w:rsidRDefault="00E35F1F" w:rsidP="00E35F1F">
            <w:pPr>
              <w:pStyle w:val="EngHangEnd"/>
            </w:pPr>
            <w:r w:rsidRPr="003B0313">
              <w:t>O my Good Saviour.</w:t>
            </w:r>
          </w:p>
        </w:tc>
        <w:tc>
          <w:tcPr>
            <w:tcW w:w="288" w:type="dxa"/>
          </w:tcPr>
          <w:p w14:paraId="4252B78E" w14:textId="77777777" w:rsidR="00E35F1F" w:rsidRDefault="00E35F1F" w:rsidP="00E35F1F"/>
        </w:tc>
        <w:tc>
          <w:tcPr>
            <w:tcW w:w="288" w:type="dxa"/>
          </w:tcPr>
          <w:p w14:paraId="7A588CE9" w14:textId="77777777" w:rsidR="00E35F1F" w:rsidRDefault="00E35F1F" w:rsidP="00E35F1F">
            <w:pPr>
              <w:pStyle w:val="CopticCross"/>
            </w:pPr>
            <w:r w:rsidRPr="00FB5ACB">
              <w:t>¿</w:t>
            </w:r>
          </w:p>
        </w:tc>
        <w:tc>
          <w:tcPr>
            <w:tcW w:w="3960" w:type="dxa"/>
          </w:tcPr>
          <w:p w14:paraId="3222CE0B" w14:textId="77777777" w:rsidR="00E35F1F" w:rsidRDefault="00E35F1F" w:rsidP="00E35F1F">
            <w:pPr>
              <w:pStyle w:val="CopticVersemulti-line"/>
            </w:pPr>
            <w:r w:rsidRPr="00BD21C4">
              <w:t>Ⲏ̀ⲇⲉⲱⲥ ⲧ̀ⲉⲛⲥ̀ⲙⲟⲩ ⲉ̀ⲣⲟⲕ</w:t>
            </w:r>
          </w:p>
          <w:p w14:paraId="7C473829" w14:textId="77777777" w:rsidR="00E35F1F" w:rsidRDefault="00E35F1F" w:rsidP="00E35F1F">
            <w:pPr>
              <w:pStyle w:val="CopticVersemulti-line"/>
            </w:pPr>
            <w:r w:rsidRPr="00BD21C4">
              <w:t>ⲁ̀ⲛⲟⲛ ⲧⲏⲣⲉⲛ ϧⲁ ⲡⲉⲕⲗⲁⲟⲥ</w:t>
            </w:r>
          </w:p>
          <w:p w14:paraId="534277A0"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37F42358"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93DEEAA" w14:textId="77777777" w:rsidTr="00E35F1F">
        <w:trPr>
          <w:cantSplit/>
          <w:jc w:val="center"/>
        </w:trPr>
        <w:tc>
          <w:tcPr>
            <w:tcW w:w="288" w:type="dxa"/>
          </w:tcPr>
          <w:p w14:paraId="1B9A2A12" w14:textId="77777777" w:rsidR="00E35F1F" w:rsidRDefault="00E35F1F" w:rsidP="00E35F1F">
            <w:pPr>
              <w:pStyle w:val="CopticCross"/>
            </w:pPr>
          </w:p>
        </w:tc>
        <w:tc>
          <w:tcPr>
            <w:tcW w:w="3960" w:type="dxa"/>
          </w:tcPr>
          <w:p w14:paraId="044CB595" w14:textId="77777777" w:rsidR="00E35F1F" w:rsidRPr="007425E1" w:rsidRDefault="00E35F1F" w:rsidP="00E35F1F">
            <w:pPr>
              <w:spacing w:beforeLines="1" w:before="2"/>
              <w:ind w:left="289" w:hanging="289"/>
            </w:pPr>
            <w:r w:rsidRPr="007425E1">
              <w:rPr>
                <w:color w:val="000000"/>
              </w:rPr>
              <w:t xml:space="preserve">The </w:t>
            </w:r>
            <w:commentRangeStart w:id="1018"/>
            <w:r w:rsidRPr="007425E1">
              <w:rPr>
                <w:color w:val="000000"/>
              </w:rPr>
              <w:t xml:space="preserve">glory </w:t>
            </w:r>
            <w:commentRangeEnd w:id="1018"/>
            <w:r>
              <w:rPr>
                <w:rStyle w:val="CommentReference"/>
              </w:rPr>
              <w:commentReference w:id="1018"/>
            </w:r>
            <w:r w:rsidRPr="007425E1">
              <w:rPr>
                <w:color w:val="000000"/>
              </w:rPr>
              <w:t xml:space="preserve">of </w:t>
            </w:r>
            <w:r>
              <w:rPr>
                <w:color w:val="000000"/>
              </w:rPr>
              <w:t>Your</w:t>
            </w:r>
            <w:r w:rsidRPr="007425E1">
              <w:rPr>
                <w:color w:val="000000"/>
              </w:rPr>
              <w:t xml:space="preserve"> Holy Name</w:t>
            </w:r>
          </w:p>
          <w:p w14:paraId="0DDEBBB8" w14:textId="40BDE33E" w:rsidR="00E35F1F" w:rsidRPr="007425E1" w:rsidRDefault="00E35F1F" w:rsidP="00E35F1F">
            <w:pPr>
              <w:pStyle w:val="EngHang"/>
              <w:rPr>
                <w:rFonts w:eastAsiaTheme="minorHAnsi"/>
              </w:rPr>
            </w:pPr>
            <w:r w:rsidRPr="007425E1">
              <w:rPr>
                <w:rFonts w:eastAsiaTheme="minorHAnsi"/>
              </w:rPr>
              <w:t xml:space="preserve">Is on the lips of </w:t>
            </w:r>
            <w:r>
              <w:rPr>
                <w:rFonts w:eastAsiaTheme="minorHAnsi"/>
              </w:rPr>
              <w:t>Your</w:t>
            </w:r>
            <w:r w:rsidR="009C594D">
              <w:rPr>
                <w:rFonts w:eastAsiaTheme="minorHAnsi"/>
              </w:rPr>
              <w:t xml:space="preserve"> saints,</w:t>
            </w:r>
          </w:p>
          <w:p w14:paraId="34D44A3A" w14:textId="77777777" w:rsidR="00E35F1F" w:rsidRPr="003B0313" w:rsidRDefault="00E35F1F" w:rsidP="00E35F1F">
            <w:pPr>
              <w:pStyle w:val="EngHang"/>
              <w:rPr>
                <w:rFonts w:eastAsiaTheme="minorHAnsi"/>
              </w:rPr>
            </w:pPr>
            <w:r w:rsidRPr="003B0313">
              <w:rPr>
                <w:rFonts w:eastAsiaTheme="minorHAnsi"/>
              </w:rPr>
              <w:t>O my Lord Jesus Christ,</w:t>
            </w:r>
          </w:p>
          <w:p w14:paraId="4F305861" w14:textId="77777777" w:rsidR="00E35F1F" w:rsidRPr="00163C7F" w:rsidRDefault="00E35F1F" w:rsidP="00E35F1F">
            <w:pPr>
              <w:pStyle w:val="EngHangEnd"/>
            </w:pPr>
            <w:r w:rsidRPr="003B0313">
              <w:t>O my Good Saviour.</w:t>
            </w:r>
          </w:p>
        </w:tc>
        <w:tc>
          <w:tcPr>
            <w:tcW w:w="288" w:type="dxa"/>
          </w:tcPr>
          <w:p w14:paraId="0CBB5BC1" w14:textId="77777777" w:rsidR="00E35F1F" w:rsidRDefault="00E35F1F" w:rsidP="00E35F1F"/>
        </w:tc>
        <w:tc>
          <w:tcPr>
            <w:tcW w:w="288" w:type="dxa"/>
          </w:tcPr>
          <w:p w14:paraId="0ABBBEC7" w14:textId="77777777" w:rsidR="00E35F1F" w:rsidRDefault="00E35F1F" w:rsidP="00E35F1F">
            <w:pPr>
              <w:pStyle w:val="CopticCross"/>
            </w:pPr>
          </w:p>
        </w:tc>
        <w:tc>
          <w:tcPr>
            <w:tcW w:w="3960" w:type="dxa"/>
          </w:tcPr>
          <w:p w14:paraId="5F928C97" w14:textId="77777777" w:rsidR="00E35F1F" w:rsidRDefault="00E35F1F" w:rsidP="00E35F1F">
            <w:pPr>
              <w:pStyle w:val="CopticVersemulti-line"/>
            </w:pPr>
            <w:r w:rsidRPr="00BD21C4">
              <w:t>Ⲑ̀ⲙⲉⲧⲥⲁⲓⲉ̀ ⲙ̀ⲡⲉⲕⲣⲁⲛ ⲉ̅ⲑ̅ⲩ</w:t>
            </w:r>
          </w:p>
          <w:p w14:paraId="142874D2" w14:textId="77777777" w:rsidR="00E35F1F" w:rsidRDefault="00E35F1F" w:rsidP="00E35F1F">
            <w:pPr>
              <w:pStyle w:val="CopticVersemulti-line"/>
            </w:pPr>
            <w:r w:rsidRPr="00BD21C4">
              <w:t>ϧⲉⲛ ⲣⲱⲟⲩ ⲛ̀ⲛⲏⲉ̅ⲑ̅ⲩ ⲛ̀ⲧⲁⲕ</w:t>
            </w:r>
          </w:p>
          <w:p w14:paraId="6F164858"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44E250AE"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FFEB0" w14:textId="77777777" w:rsidTr="00E35F1F">
        <w:trPr>
          <w:cantSplit/>
          <w:jc w:val="center"/>
        </w:trPr>
        <w:tc>
          <w:tcPr>
            <w:tcW w:w="288" w:type="dxa"/>
          </w:tcPr>
          <w:p w14:paraId="17F9C63A" w14:textId="77777777" w:rsidR="00E35F1F" w:rsidRDefault="00E35F1F" w:rsidP="00E35F1F">
            <w:pPr>
              <w:pStyle w:val="CopticCross"/>
            </w:pPr>
          </w:p>
        </w:tc>
        <w:tc>
          <w:tcPr>
            <w:tcW w:w="3960" w:type="dxa"/>
          </w:tcPr>
          <w:p w14:paraId="64366A12" w14:textId="77777777" w:rsidR="00E35F1F" w:rsidRPr="007425E1" w:rsidRDefault="00E35F1F" w:rsidP="00E35F1F">
            <w:pPr>
              <w:pStyle w:val="EngHang"/>
              <w:rPr>
                <w:rFonts w:eastAsiaTheme="minorHAnsi"/>
              </w:rPr>
            </w:pPr>
            <w:commentRangeStart w:id="1019"/>
            <w:r>
              <w:rPr>
                <w:rFonts w:eastAsiaTheme="minorHAnsi"/>
              </w:rPr>
              <w:t xml:space="preserve">From </w:t>
            </w:r>
            <w:commentRangeEnd w:id="1019"/>
            <w:r>
              <w:rPr>
                <w:rStyle w:val="CommentReference"/>
                <w:rFonts w:ascii="Times New Roman" w:eastAsiaTheme="minorHAnsi" w:hAnsi="Times New Roman" w:cstheme="minorBidi"/>
                <w:color w:val="auto"/>
              </w:rPr>
              <w:commentReference w:id="1019"/>
            </w:r>
            <w:r w:rsidRPr="007425E1">
              <w:rPr>
                <w:rFonts w:eastAsiaTheme="minorHAnsi"/>
              </w:rPr>
              <w:t xml:space="preserve">Morning </w:t>
            </w:r>
            <w:r>
              <w:rPr>
                <w:rFonts w:eastAsiaTheme="minorHAnsi"/>
              </w:rPr>
              <w:t>to</w:t>
            </w:r>
            <w:r w:rsidRPr="007425E1">
              <w:rPr>
                <w:rFonts w:eastAsiaTheme="minorHAnsi"/>
              </w:rPr>
              <w:t xml:space="preserve"> evening every day,</w:t>
            </w:r>
          </w:p>
          <w:p w14:paraId="16902DED" w14:textId="221381DA" w:rsidR="00E35F1F" w:rsidRPr="007425E1" w:rsidRDefault="00E35F1F" w:rsidP="00E35F1F">
            <w:pPr>
              <w:pStyle w:val="EngHang"/>
              <w:rPr>
                <w:rFonts w:eastAsiaTheme="minorHAnsi"/>
              </w:rPr>
            </w:pPr>
            <w:r w:rsidRPr="007425E1">
              <w:rPr>
                <w:rFonts w:eastAsiaTheme="minorHAnsi"/>
              </w:rPr>
              <w:t xml:space="preserve">I will praise </w:t>
            </w:r>
            <w:r>
              <w:rPr>
                <w:rFonts w:eastAsiaTheme="minorHAnsi"/>
              </w:rPr>
              <w:t>You</w:t>
            </w:r>
            <w:r w:rsidR="009C594D">
              <w:rPr>
                <w:rFonts w:eastAsiaTheme="minorHAnsi"/>
              </w:rPr>
              <w:t xml:space="preserve"> Holy Name,</w:t>
            </w:r>
          </w:p>
          <w:p w14:paraId="343E9A77" w14:textId="77777777" w:rsidR="00E35F1F" w:rsidRPr="003B0313" w:rsidRDefault="00E35F1F" w:rsidP="00E35F1F">
            <w:pPr>
              <w:pStyle w:val="EngHang"/>
              <w:rPr>
                <w:rFonts w:eastAsiaTheme="minorHAnsi"/>
              </w:rPr>
            </w:pPr>
            <w:r w:rsidRPr="003B0313">
              <w:rPr>
                <w:rFonts w:eastAsiaTheme="minorHAnsi"/>
              </w:rPr>
              <w:t>O my Lord Jesus Christ,</w:t>
            </w:r>
          </w:p>
          <w:p w14:paraId="60B89800" w14:textId="77777777" w:rsidR="00E35F1F" w:rsidRDefault="00E35F1F" w:rsidP="00E35F1F">
            <w:pPr>
              <w:pStyle w:val="EngHangEnd"/>
            </w:pPr>
            <w:r w:rsidRPr="003B0313">
              <w:t>O my Good Saviour.</w:t>
            </w:r>
          </w:p>
        </w:tc>
        <w:tc>
          <w:tcPr>
            <w:tcW w:w="288" w:type="dxa"/>
          </w:tcPr>
          <w:p w14:paraId="24AC30DC" w14:textId="77777777" w:rsidR="00E35F1F" w:rsidRDefault="00E35F1F" w:rsidP="00E35F1F"/>
        </w:tc>
        <w:tc>
          <w:tcPr>
            <w:tcW w:w="288" w:type="dxa"/>
          </w:tcPr>
          <w:p w14:paraId="7CDB413C" w14:textId="77777777" w:rsidR="00E35F1F" w:rsidRDefault="00E35F1F" w:rsidP="00E35F1F">
            <w:pPr>
              <w:pStyle w:val="CopticCross"/>
            </w:pPr>
          </w:p>
        </w:tc>
        <w:tc>
          <w:tcPr>
            <w:tcW w:w="3960" w:type="dxa"/>
          </w:tcPr>
          <w:p w14:paraId="0262886C" w14:textId="77777777" w:rsidR="00E35F1F" w:rsidRDefault="00E35F1F" w:rsidP="00E35F1F">
            <w:pPr>
              <w:pStyle w:val="CopticVersemulti-line"/>
            </w:pPr>
            <w:r w:rsidRPr="00BD21C4">
              <w:t xml:space="preserve">Ⲓⲥϫⲉⲛ ϣⲱⲣⲡ ϣⲁ ⲣⲟⲩϩⲓ ⲙ̀ⲙⲏⲛⲓ </w:t>
            </w:r>
          </w:p>
          <w:p w14:paraId="191840D3" w14:textId="77777777" w:rsidR="00E35F1F" w:rsidRDefault="00E35F1F" w:rsidP="00E35F1F">
            <w:pPr>
              <w:pStyle w:val="CopticVersemulti-line"/>
            </w:pPr>
            <w:r w:rsidRPr="00BD21C4">
              <w:t>ϯⲛⲁⲥ̀ⲙⲟⲩ ⲉ̀ⲡⲉⲕⲣⲁⲛ ⲉ̅ⲑ̅ⲩ</w:t>
            </w:r>
          </w:p>
          <w:p w14:paraId="527B8ADD"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88B1135"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DAAC236" w14:textId="77777777" w:rsidTr="00E35F1F">
        <w:trPr>
          <w:cantSplit/>
          <w:jc w:val="center"/>
        </w:trPr>
        <w:tc>
          <w:tcPr>
            <w:tcW w:w="288" w:type="dxa"/>
          </w:tcPr>
          <w:p w14:paraId="787A7702" w14:textId="77777777" w:rsidR="00E35F1F" w:rsidRDefault="00E35F1F" w:rsidP="00E35F1F">
            <w:pPr>
              <w:pStyle w:val="CopticCross"/>
            </w:pPr>
            <w:r w:rsidRPr="00FB5ACB">
              <w:t>¿</w:t>
            </w:r>
          </w:p>
        </w:tc>
        <w:tc>
          <w:tcPr>
            <w:tcW w:w="3960" w:type="dxa"/>
          </w:tcPr>
          <w:p w14:paraId="0D347619" w14:textId="77777777" w:rsidR="00E35F1F" w:rsidRDefault="00E35F1F" w:rsidP="00E35F1F">
            <w:pPr>
              <w:pStyle w:val="EngHang"/>
            </w:pPr>
            <w:r>
              <w:t>I will praise Your holy Name</w:t>
            </w:r>
          </w:p>
          <w:p w14:paraId="30A365FD" w14:textId="77777777" w:rsidR="00E35F1F" w:rsidRDefault="00E35F1F" w:rsidP="00E35F1F">
            <w:pPr>
              <w:pStyle w:val="EngHang"/>
            </w:pPr>
            <w:r>
              <w:t>With every breath that I breath,</w:t>
            </w:r>
          </w:p>
          <w:p w14:paraId="078C6AA3" w14:textId="77777777" w:rsidR="00E35F1F" w:rsidRPr="003B0313" w:rsidRDefault="00E35F1F" w:rsidP="00E35F1F">
            <w:pPr>
              <w:pStyle w:val="EngHang"/>
              <w:rPr>
                <w:rFonts w:eastAsiaTheme="minorHAnsi"/>
              </w:rPr>
            </w:pPr>
            <w:r w:rsidRPr="00E54229">
              <w:rPr>
                <w:rFonts w:eastAsiaTheme="minorHAnsi"/>
              </w:rPr>
              <w:t>O my Lord Jesus Christ</w:t>
            </w:r>
            <w:r w:rsidRPr="003B0313">
              <w:rPr>
                <w:rFonts w:eastAsiaTheme="minorHAnsi"/>
              </w:rPr>
              <w:t>,</w:t>
            </w:r>
          </w:p>
          <w:p w14:paraId="30E3ACE2" w14:textId="77777777" w:rsidR="00E35F1F" w:rsidRDefault="00E35F1F" w:rsidP="00E35F1F">
            <w:pPr>
              <w:pStyle w:val="EngHangEnd"/>
            </w:pPr>
            <w:r w:rsidRPr="003B0313">
              <w:rPr>
                <w:rFonts w:eastAsiaTheme="minorHAnsi"/>
              </w:rPr>
              <w:t xml:space="preserve">O my </w:t>
            </w:r>
            <w:r w:rsidRPr="00784A5A">
              <w:rPr>
                <w:rStyle w:val="EngHangEndChar"/>
                <w:rFonts w:eastAsiaTheme="majorEastAsia"/>
              </w:rPr>
              <w:t>G</w:t>
            </w:r>
            <w:r w:rsidRPr="003B0313">
              <w:rPr>
                <w:rFonts w:eastAsiaTheme="minorHAnsi"/>
              </w:rPr>
              <w:t>ood Saviour.</w:t>
            </w:r>
          </w:p>
        </w:tc>
        <w:tc>
          <w:tcPr>
            <w:tcW w:w="288" w:type="dxa"/>
          </w:tcPr>
          <w:p w14:paraId="296C2063" w14:textId="77777777" w:rsidR="00E35F1F" w:rsidRDefault="00E35F1F" w:rsidP="00E35F1F"/>
        </w:tc>
        <w:tc>
          <w:tcPr>
            <w:tcW w:w="288" w:type="dxa"/>
          </w:tcPr>
          <w:p w14:paraId="342337FA" w14:textId="77777777" w:rsidR="00E35F1F" w:rsidRDefault="00E35F1F" w:rsidP="00E35F1F">
            <w:pPr>
              <w:pStyle w:val="CopticCross"/>
            </w:pPr>
            <w:r w:rsidRPr="00FB5ACB">
              <w:t>¿</w:t>
            </w:r>
          </w:p>
        </w:tc>
        <w:tc>
          <w:tcPr>
            <w:tcW w:w="3960" w:type="dxa"/>
          </w:tcPr>
          <w:p w14:paraId="46274CA2" w14:textId="77777777" w:rsidR="00E35F1F" w:rsidRDefault="00E35F1F" w:rsidP="00E35F1F">
            <w:pPr>
              <w:pStyle w:val="CopticVersemulti-line"/>
            </w:pPr>
            <w:r w:rsidRPr="00BD21C4">
              <w:t xml:space="preserve">Ⲕⲁⲧⲁ ϣⲉⲛⲛⲓϥⲓ ⲛⲓⲃⲉⲛ ⲉ̀ϯⲛⲁⲧⲏⲓⲧⲟⲩ </w:t>
            </w:r>
          </w:p>
          <w:p w14:paraId="6CB3C262" w14:textId="77777777" w:rsidR="00E35F1F" w:rsidRDefault="00E35F1F" w:rsidP="00E35F1F">
            <w:pPr>
              <w:pStyle w:val="CopticVersemulti-line"/>
            </w:pPr>
            <w:r w:rsidRPr="00BD21C4">
              <w:t>ϯⲛⲁⲥ̀ⲙⲟⲩ ⲉ̀ⲡⲉⲕⲣⲁⲛ ⲉ̅ⲑ̅ⲩ</w:t>
            </w:r>
          </w:p>
          <w:p w14:paraId="47351A25"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5B38D0AF"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7B6ABB5D" w14:textId="77777777" w:rsidTr="00E35F1F">
        <w:trPr>
          <w:cantSplit/>
          <w:jc w:val="center"/>
        </w:trPr>
        <w:tc>
          <w:tcPr>
            <w:tcW w:w="288" w:type="dxa"/>
          </w:tcPr>
          <w:p w14:paraId="0AE95608" w14:textId="77777777" w:rsidR="00E35F1F" w:rsidRDefault="00E35F1F" w:rsidP="00E35F1F">
            <w:pPr>
              <w:pStyle w:val="CopticCross"/>
            </w:pPr>
            <w:r w:rsidRPr="00FB5ACB">
              <w:lastRenderedPageBreak/>
              <w:t>¿</w:t>
            </w:r>
          </w:p>
        </w:tc>
        <w:tc>
          <w:tcPr>
            <w:tcW w:w="3960" w:type="dxa"/>
          </w:tcPr>
          <w:p w14:paraId="34961E2A" w14:textId="77777777" w:rsidR="00E35F1F" w:rsidRDefault="00E35F1F" w:rsidP="00E35F1F">
            <w:pPr>
              <w:pStyle w:val="EngHang"/>
            </w:pPr>
            <w:r>
              <w:t>Cast away all the causes</w:t>
            </w:r>
          </w:p>
          <w:p w14:paraId="7E100001" w14:textId="30CEA529" w:rsidR="00E35F1F" w:rsidRDefault="009C594D" w:rsidP="00E35F1F">
            <w:pPr>
              <w:pStyle w:val="EngHang"/>
            </w:pPr>
            <w:r>
              <w:t>Of sin from our souls,</w:t>
            </w:r>
          </w:p>
          <w:p w14:paraId="46DD22E5" w14:textId="77777777" w:rsidR="00E35F1F" w:rsidRPr="003B0313" w:rsidRDefault="00E35F1F" w:rsidP="00E35F1F">
            <w:pPr>
              <w:pStyle w:val="EngHang"/>
              <w:rPr>
                <w:rFonts w:eastAsiaTheme="minorHAnsi"/>
              </w:rPr>
            </w:pPr>
            <w:r w:rsidRPr="003B0313">
              <w:rPr>
                <w:rFonts w:eastAsiaTheme="minorHAnsi"/>
              </w:rPr>
              <w:t>O my Lord Jesus Christ,</w:t>
            </w:r>
          </w:p>
          <w:p w14:paraId="2C9080D6" w14:textId="77777777" w:rsidR="00E35F1F" w:rsidRDefault="00E35F1F" w:rsidP="00E35F1F">
            <w:pPr>
              <w:pStyle w:val="EngHangEnd"/>
            </w:pPr>
            <w:r w:rsidRPr="003B0313">
              <w:rPr>
                <w:rFonts w:eastAsiaTheme="minorHAnsi"/>
              </w:rPr>
              <w:t>O my Good Saviour.</w:t>
            </w:r>
          </w:p>
        </w:tc>
        <w:tc>
          <w:tcPr>
            <w:tcW w:w="288" w:type="dxa"/>
          </w:tcPr>
          <w:p w14:paraId="3EAB5CD2" w14:textId="77777777" w:rsidR="00E35F1F" w:rsidRDefault="00E35F1F" w:rsidP="00E35F1F"/>
        </w:tc>
        <w:tc>
          <w:tcPr>
            <w:tcW w:w="288" w:type="dxa"/>
          </w:tcPr>
          <w:p w14:paraId="4F14BE47" w14:textId="77777777" w:rsidR="00E35F1F" w:rsidRDefault="00E35F1F" w:rsidP="00E35F1F">
            <w:pPr>
              <w:pStyle w:val="CopticCross"/>
            </w:pPr>
            <w:r w:rsidRPr="00FB5ACB">
              <w:t>¿</w:t>
            </w:r>
          </w:p>
        </w:tc>
        <w:tc>
          <w:tcPr>
            <w:tcW w:w="3960" w:type="dxa"/>
          </w:tcPr>
          <w:p w14:paraId="69D48966" w14:textId="77777777" w:rsidR="00E35F1F" w:rsidRDefault="00E35F1F" w:rsidP="00E35F1F">
            <w:pPr>
              <w:pStyle w:val="CopticVersemulti-line"/>
            </w:pPr>
            <w:r w:rsidRPr="00BD21C4">
              <w:t>Ⲗⲱⲓϫⲓ ⲛⲓⲃⲉⲛ ⲛ̀ⲧⲉ ⲫ̀ⲛⲟⲃⲓ</w:t>
            </w:r>
          </w:p>
          <w:p w14:paraId="19A80591" w14:textId="77777777" w:rsidR="00E35F1F" w:rsidRDefault="00E35F1F" w:rsidP="00E35F1F">
            <w:pPr>
              <w:pStyle w:val="CopticVersemulti-line"/>
            </w:pPr>
            <w:r w:rsidRPr="00BD21C4">
              <w:t>ϩⲓⲧⲟⲩ ⲉ̀ⲃⲟⲗϧⲉⲛ ⲛⲉⲛⲯⲩⲭⲏ</w:t>
            </w:r>
          </w:p>
          <w:p w14:paraId="5DEA5AA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2A47D62"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3A1A762D" w14:textId="77777777" w:rsidTr="00E35F1F">
        <w:trPr>
          <w:cantSplit/>
          <w:jc w:val="center"/>
        </w:trPr>
        <w:tc>
          <w:tcPr>
            <w:tcW w:w="288" w:type="dxa"/>
          </w:tcPr>
          <w:p w14:paraId="48A2E9C7" w14:textId="77777777" w:rsidR="00E35F1F" w:rsidRDefault="00E35F1F" w:rsidP="00E35F1F">
            <w:pPr>
              <w:pStyle w:val="CopticCross"/>
            </w:pPr>
          </w:p>
        </w:tc>
        <w:tc>
          <w:tcPr>
            <w:tcW w:w="3960" w:type="dxa"/>
          </w:tcPr>
          <w:p w14:paraId="2CEF65F7" w14:textId="77777777" w:rsidR="00E35F1F" w:rsidRDefault="00E35F1F" w:rsidP="00E35F1F">
            <w:pPr>
              <w:pStyle w:val="EngHang"/>
            </w:pPr>
            <w:r>
              <w:t>Chase away all the thoughts</w:t>
            </w:r>
          </w:p>
          <w:p w14:paraId="77277311" w14:textId="77777777" w:rsidR="00E35F1F" w:rsidRDefault="00E35F1F" w:rsidP="00E35F1F">
            <w:pPr>
              <w:pStyle w:val="EngHang"/>
            </w:pPr>
            <w:r>
              <w:t>Of the enemy from us,</w:t>
            </w:r>
          </w:p>
          <w:p w14:paraId="3F76582D" w14:textId="77777777" w:rsidR="00E35F1F" w:rsidRPr="003B0313" w:rsidRDefault="00E35F1F" w:rsidP="00E35F1F">
            <w:pPr>
              <w:pStyle w:val="EngHang"/>
              <w:rPr>
                <w:rFonts w:eastAsiaTheme="minorHAnsi"/>
              </w:rPr>
            </w:pPr>
            <w:r w:rsidRPr="003B0313">
              <w:rPr>
                <w:rFonts w:eastAsiaTheme="minorHAnsi"/>
              </w:rPr>
              <w:t>O my Lord Jesus Christ,</w:t>
            </w:r>
          </w:p>
          <w:p w14:paraId="3A2179B5" w14:textId="77777777" w:rsidR="00E35F1F" w:rsidRDefault="00E35F1F" w:rsidP="00E35F1F">
            <w:pPr>
              <w:pStyle w:val="EngHangEnd"/>
            </w:pPr>
            <w:r w:rsidRPr="003B0313">
              <w:rPr>
                <w:rFonts w:eastAsiaTheme="minorHAnsi"/>
              </w:rPr>
              <w:t>O my Good Saviour.</w:t>
            </w:r>
          </w:p>
        </w:tc>
        <w:tc>
          <w:tcPr>
            <w:tcW w:w="288" w:type="dxa"/>
          </w:tcPr>
          <w:p w14:paraId="3146F9E9" w14:textId="77777777" w:rsidR="00E35F1F" w:rsidRDefault="00E35F1F" w:rsidP="00E35F1F"/>
        </w:tc>
        <w:tc>
          <w:tcPr>
            <w:tcW w:w="288" w:type="dxa"/>
          </w:tcPr>
          <w:p w14:paraId="0AEE1B5E" w14:textId="77777777" w:rsidR="00E35F1F" w:rsidRDefault="00E35F1F" w:rsidP="00E35F1F">
            <w:pPr>
              <w:pStyle w:val="CopticCross"/>
            </w:pPr>
          </w:p>
        </w:tc>
        <w:tc>
          <w:tcPr>
            <w:tcW w:w="3960" w:type="dxa"/>
          </w:tcPr>
          <w:p w14:paraId="6B9C8FB5" w14:textId="77777777" w:rsidR="00E35F1F" w:rsidRDefault="00E35F1F" w:rsidP="00E35F1F">
            <w:pPr>
              <w:pStyle w:val="CopticVersemulti-line"/>
            </w:pPr>
            <w:r w:rsidRPr="00BD21C4">
              <w:t>Ⲙⲉⲩⲓ̀ ⲛⲓⲃⲉⲛ ⲛ̀ⲧⲉ ⲡⲓϫⲁϫⲓ</w:t>
            </w:r>
          </w:p>
          <w:p w14:paraId="7041F32F" w14:textId="77777777" w:rsidR="00E35F1F" w:rsidRDefault="00E35F1F" w:rsidP="00E35F1F">
            <w:pPr>
              <w:pStyle w:val="CopticVersemulti-line"/>
            </w:pPr>
            <w:r w:rsidRPr="00BD21C4">
              <w:t>ⲙⲁⲣⲟⲩⲟⲩⲉⲓ ⲥⲁⲃⲟⲗ ⲙ̀ⲙⲟⲓ</w:t>
            </w:r>
          </w:p>
          <w:p w14:paraId="2D1B4996"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0AE2CE8C"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4D36AA29" w14:textId="77777777" w:rsidTr="00E35F1F">
        <w:trPr>
          <w:cantSplit/>
          <w:jc w:val="center"/>
        </w:trPr>
        <w:tc>
          <w:tcPr>
            <w:tcW w:w="288" w:type="dxa"/>
          </w:tcPr>
          <w:p w14:paraId="2434615C" w14:textId="77777777" w:rsidR="00E35F1F" w:rsidRDefault="00E35F1F" w:rsidP="00E35F1F">
            <w:pPr>
              <w:pStyle w:val="CopticCross"/>
            </w:pPr>
          </w:p>
        </w:tc>
        <w:tc>
          <w:tcPr>
            <w:tcW w:w="3960" w:type="dxa"/>
          </w:tcPr>
          <w:p w14:paraId="0887C511" w14:textId="77777777" w:rsidR="00E35F1F" w:rsidRDefault="00E35F1F" w:rsidP="00E35F1F">
            <w:pPr>
              <w:pStyle w:val="EngHang"/>
              <w:rPr>
                <w:rFonts w:eastAsiaTheme="minorHAnsi"/>
              </w:rPr>
            </w:pPr>
            <w:r>
              <w:rPr>
                <w:rFonts w:eastAsiaTheme="minorHAnsi"/>
              </w:rPr>
              <w:t>Every breath blesses You,</w:t>
            </w:r>
          </w:p>
          <w:p w14:paraId="5B9FCAF5" w14:textId="77777777" w:rsidR="00E35F1F" w:rsidRPr="007425E1" w:rsidRDefault="00E35F1F" w:rsidP="00E35F1F">
            <w:pPr>
              <w:pStyle w:val="EngHang"/>
              <w:rPr>
                <w:rFonts w:eastAsiaTheme="minorHAnsi"/>
              </w:rPr>
            </w:pPr>
            <w:r>
              <w:rPr>
                <w:rFonts w:eastAsiaTheme="minorHAnsi"/>
              </w:rPr>
              <w:t xml:space="preserve">According to the saying of the </w:t>
            </w:r>
            <w:commentRangeStart w:id="1020"/>
            <w:r>
              <w:rPr>
                <w:rFonts w:eastAsiaTheme="minorHAnsi"/>
              </w:rPr>
              <w:t>prophet</w:t>
            </w:r>
            <w:commentRangeEnd w:id="1020"/>
            <w:r>
              <w:rPr>
                <w:rStyle w:val="CommentReference"/>
                <w:rFonts w:ascii="Times New Roman" w:eastAsiaTheme="minorHAnsi" w:hAnsi="Times New Roman" w:cstheme="minorBidi"/>
                <w:color w:val="auto"/>
              </w:rPr>
              <w:commentReference w:id="1020"/>
            </w:r>
            <w:r>
              <w:rPr>
                <w:rFonts w:eastAsiaTheme="minorHAnsi"/>
              </w:rPr>
              <w:t>,</w:t>
            </w:r>
          </w:p>
          <w:p w14:paraId="1C39F22C" w14:textId="77777777" w:rsidR="00E35F1F" w:rsidRPr="003B0313" w:rsidRDefault="00E35F1F" w:rsidP="00E35F1F">
            <w:pPr>
              <w:pStyle w:val="EngHang"/>
              <w:rPr>
                <w:rFonts w:eastAsiaTheme="minorHAnsi"/>
              </w:rPr>
            </w:pPr>
            <w:r w:rsidRPr="003B0313">
              <w:rPr>
                <w:rFonts w:eastAsiaTheme="minorHAnsi"/>
              </w:rPr>
              <w:t>O my Lord Jesus Christ,</w:t>
            </w:r>
          </w:p>
          <w:p w14:paraId="760C3B4D" w14:textId="77777777" w:rsidR="00E35F1F" w:rsidRDefault="00E35F1F" w:rsidP="00E35F1F">
            <w:pPr>
              <w:pStyle w:val="EngHangEnd"/>
            </w:pPr>
            <w:r w:rsidRPr="003B0313">
              <w:rPr>
                <w:rFonts w:eastAsiaTheme="minorHAnsi"/>
              </w:rPr>
              <w:t>O my Good Saviour.</w:t>
            </w:r>
          </w:p>
        </w:tc>
        <w:tc>
          <w:tcPr>
            <w:tcW w:w="288" w:type="dxa"/>
          </w:tcPr>
          <w:p w14:paraId="4E4BF773" w14:textId="77777777" w:rsidR="00E35F1F" w:rsidRDefault="00E35F1F" w:rsidP="00E35F1F"/>
        </w:tc>
        <w:tc>
          <w:tcPr>
            <w:tcW w:w="288" w:type="dxa"/>
          </w:tcPr>
          <w:p w14:paraId="5360E7FE" w14:textId="77777777" w:rsidR="00E35F1F" w:rsidRDefault="00E35F1F" w:rsidP="00E35F1F">
            <w:pPr>
              <w:pStyle w:val="CopticCross"/>
            </w:pPr>
          </w:p>
        </w:tc>
        <w:tc>
          <w:tcPr>
            <w:tcW w:w="3960" w:type="dxa"/>
          </w:tcPr>
          <w:p w14:paraId="47B0E6B8" w14:textId="77777777" w:rsidR="00E35F1F" w:rsidRDefault="00E35F1F" w:rsidP="00E35F1F">
            <w:pPr>
              <w:pStyle w:val="CopticVersemulti-line"/>
            </w:pPr>
            <w:r w:rsidRPr="00BD21C4">
              <w:t>Ⲛⲓϥⲓ ⲛⲓⲃⲉⲛ ⲥⲉⲥ̀ⲙⲟⲩ ⲉ̀ⲣⲟⲕ</w:t>
            </w:r>
          </w:p>
          <w:p w14:paraId="68900CD0" w14:textId="77777777" w:rsidR="00E35F1F" w:rsidRDefault="00E35F1F" w:rsidP="00E35F1F">
            <w:pPr>
              <w:pStyle w:val="CopticVersemulti-line"/>
            </w:pPr>
            <w:r w:rsidRPr="00BD21C4">
              <w:t>ⲕⲁⲧⲁ ⲡ̀ⲥⲁϫⲓ ⲙ̀ⲡⲓⲡ̀ⲣⲟⲫⲏⲧⲏⲥ</w:t>
            </w:r>
          </w:p>
          <w:p w14:paraId="79487DF2" w14:textId="77777777" w:rsidR="00E35F1F" w:rsidRDefault="00E35F1F" w:rsidP="00E35F1F">
            <w:pPr>
              <w:pStyle w:val="CopticVersemulti-line"/>
            </w:pPr>
            <w:r w:rsidRPr="00BD21C4">
              <w:t>Ⲡⲁⲟ</w:t>
            </w:r>
            <w:r w:rsidRPr="00BD21C4">
              <w:rPr>
                <w:rFonts w:ascii="Times New Roman" w:hAnsi="Times New Roman" w:cs="Times New Roman"/>
              </w:rPr>
              <w:t>̅</w:t>
            </w:r>
            <w:r w:rsidRPr="00BD21C4">
              <w:t>ⲥ</w:t>
            </w:r>
            <w:r w:rsidRPr="00BD21C4">
              <w:rPr>
                <w:rFonts w:ascii="Times New Roman" w:hAnsi="Times New Roman" w:cs="Times New Roman"/>
              </w:rPr>
              <w:t>̅</w:t>
            </w:r>
            <w:r w:rsidRPr="00BD21C4">
              <w:t xml:space="preserve"> Ⲓⲏ</w:t>
            </w:r>
            <w:r w:rsidRPr="00BD21C4">
              <w:rPr>
                <w:rFonts w:ascii="Times New Roman" w:hAnsi="Times New Roman" w:cs="Times New Roman"/>
              </w:rPr>
              <w:t>̅</w:t>
            </w:r>
            <w:r w:rsidRPr="00BD21C4">
              <w:t>ⲥ Ⲡⲭ</w:t>
            </w:r>
            <w:r w:rsidRPr="00BD21C4">
              <w:rPr>
                <w:rFonts w:ascii="Times New Roman" w:hAnsi="Times New Roman" w:cs="Times New Roman"/>
              </w:rPr>
              <w:t>̅</w:t>
            </w:r>
            <w:r w:rsidRPr="00BD21C4">
              <w:t>ⲥ</w:t>
            </w:r>
          </w:p>
          <w:p w14:paraId="6D14ACD0" w14:textId="77777777" w:rsidR="00E35F1F" w:rsidRDefault="00E35F1F" w:rsidP="00E35F1F">
            <w:pPr>
              <w:pStyle w:val="CopticVerse"/>
            </w:pPr>
            <w:r w:rsidRPr="00BD21C4">
              <w:t>Ⲡⲁⲥ</w:t>
            </w:r>
            <w:r w:rsidRPr="00BD21C4">
              <w:rPr>
                <w:rFonts w:ascii="Times New Roman" w:hAnsi="Times New Roman" w:cs="Times New Roman"/>
              </w:rPr>
              <w:t>̅</w:t>
            </w:r>
            <w:r w:rsidRPr="00BD21C4">
              <w:t>ⲱ</w:t>
            </w:r>
            <w:r w:rsidRPr="00BD21C4">
              <w:rPr>
                <w:rFonts w:ascii="Times New Roman" w:hAnsi="Times New Roman" w:cs="Times New Roman"/>
              </w:rPr>
              <w:t>̅</w:t>
            </w:r>
            <w:r w:rsidRPr="00BD21C4">
              <w:t>ⲣ ⲛ</w:t>
            </w:r>
            <w:r w:rsidRPr="00BD21C4">
              <w:rPr>
                <w:rFonts w:ascii="Times New Roman" w:hAnsi="Times New Roman" w:cs="Times New Roman"/>
              </w:rPr>
              <w:t>̀</w:t>
            </w:r>
            <w:r w:rsidRPr="00BD21C4">
              <w:t>ⲁ</w:t>
            </w:r>
            <w:r w:rsidRPr="00BD21C4">
              <w:rPr>
                <w:rFonts w:ascii="Times New Roman" w:hAnsi="Times New Roman" w:cs="Times New Roman"/>
              </w:rPr>
              <w:t>̀</w:t>
            </w:r>
            <w:r w:rsidRPr="00BD21C4">
              <w:t>ⲅⲁⲑⲟⲥ</w:t>
            </w:r>
          </w:p>
        </w:tc>
      </w:tr>
      <w:tr w:rsidR="00E35F1F" w14:paraId="25EEF464" w14:textId="77777777" w:rsidTr="00E35F1F">
        <w:trPr>
          <w:cantSplit/>
          <w:jc w:val="center"/>
        </w:trPr>
        <w:tc>
          <w:tcPr>
            <w:tcW w:w="288" w:type="dxa"/>
          </w:tcPr>
          <w:p w14:paraId="452AD7D0" w14:textId="77777777" w:rsidR="00E35F1F" w:rsidRDefault="00E35F1F" w:rsidP="00E35F1F">
            <w:pPr>
              <w:pStyle w:val="CopticCross"/>
            </w:pPr>
            <w:r w:rsidRPr="00FB5ACB">
              <w:t>¿</w:t>
            </w:r>
          </w:p>
        </w:tc>
        <w:tc>
          <w:tcPr>
            <w:tcW w:w="3960" w:type="dxa"/>
          </w:tcPr>
          <w:p w14:paraId="17A61624" w14:textId="77777777"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Pr="007425E1">
              <w:rPr>
                <w:rFonts w:eastAsiaTheme="minorHAnsi"/>
              </w:rPr>
              <w:t xml:space="preserve"> above </w:t>
            </w:r>
            <w:commentRangeStart w:id="1021"/>
            <w:r w:rsidRPr="007425E1">
              <w:rPr>
                <w:rFonts w:eastAsiaTheme="minorHAnsi"/>
              </w:rPr>
              <w:t>everyone</w:t>
            </w:r>
            <w:commentRangeEnd w:id="1021"/>
            <w:r>
              <w:rPr>
                <w:rStyle w:val="CommentReference"/>
                <w:rFonts w:ascii="Times New Roman" w:eastAsiaTheme="minorHAnsi" w:hAnsi="Times New Roman" w:cstheme="minorBidi"/>
                <w:color w:val="auto"/>
              </w:rPr>
              <w:commentReference w:id="1021"/>
            </w:r>
            <w:r w:rsidRPr="007425E1">
              <w:rPr>
                <w:rFonts w:eastAsiaTheme="minorHAnsi"/>
              </w:rPr>
              <w:t>.</w:t>
            </w:r>
          </w:p>
          <w:p w14:paraId="59AC12CE" w14:textId="5D605C36" w:rsidR="00E35F1F" w:rsidRPr="007425E1" w:rsidRDefault="00E35F1F" w:rsidP="00E35F1F">
            <w:pPr>
              <w:pStyle w:val="EngHang"/>
              <w:rPr>
                <w:rFonts w:eastAsiaTheme="minorHAnsi"/>
              </w:rPr>
            </w:pPr>
            <w:r>
              <w:rPr>
                <w:rFonts w:eastAsiaTheme="minorHAnsi"/>
              </w:rPr>
              <w:t>You</w:t>
            </w:r>
            <w:r w:rsidRPr="007425E1">
              <w:rPr>
                <w:rFonts w:eastAsiaTheme="minorHAnsi"/>
              </w:rPr>
              <w:t xml:space="preserve"> </w:t>
            </w:r>
            <w:r>
              <w:rPr>
                <w:rFonts w:eastAsiaTheme="minorHAnsi"/>
              </w:rPr>
              <w:t>are</w:t>
            </w:r>
            <w:r w:rsidR="009C594D">
              <w:rPr>
                <w:rFonts w:eastAsiaTheme="minorHAnsi"/>
              </w:rPr>
              <w:t xml:space="preserve"> the King of kings,</w:t>
            </w:r>
          </w:p>
          <w:p w14:paraId="395A5DBA" w14:textId="77777777" w:rsidR="00E35F1F" w:rsidRPr="003B0313" w:rsidRDefault="00E35F1F" w:rsidP="00E35F1F">
            <w:pPr>
              <w:pStyle w:val="EngHang"/>
              <w:rPr>
                <w:rFonts w:eastAsiaTheme="minorHAnsi"/>
              </w:rPr>
            </w:pPr>
            <w:r w:rsidRPr="003B0313">
              <w:rPr>
                <w:rFonts w:eastAsiaTheme="minorHAnsi"/>
              </w:rPr>
              <w:t>O my Lord Jesus Christ,</w:t>
            </w:r>
          </w:p>
          <w:p w14:paraId="5ACA69D5" w14:textId="77777777" w:rsidR="00E35F1F" w:rsidRDefault="00E35F1F" w:rsidP="00E35F1F">
            <w:pPr>
              <w:pStyle w:val="EngHangEnd"/>
            </w:pPr>
            <w:r w:rsidRPr="003B0313">
              <w:rPr>
                <w:rFonts w:eastAsiaTheme="minorHAnsi"/>
              </w:rPr>
              <w:t>O my Good Saviour</w:t>
            </w:r>
          </w:p>
        </w:tc>
        <w:tc>
          <w:tcPr>
            <w:tcW w:w="288" w:type="dxa"/>
          </w:tcPr>
          <w:p w14:paraId="224AF23D" w14:textId="77777777" w:rsidR="00E35F1F" w:rsidRDefault="00E35F1F" w:rsidP="00E35F1F"/>
        </w:tc>
        <w:tc>
          <w:tcPr>
            <w:tcW w:w="288" w:type="dxa"/>
          </w:tcPr>
          <w:p w14:paraId="303BCA2E" w14:textId="77777777" w:rsidR="00E35F1F" w:rsidRDefault="00E35F1F" w:rsidP="00E35F1F">
            <w:pPr>
              <w:pStyle w:val="CopticCross"/>
            </w:pPr>
            <w:r w:rsidRPr="00FB5ACB">
              <w:t>¿</w:t>
            </w:r>
          </w:p>
        </w:tc>
        <w:tc>
          <w:tcPr>
            <w:tcW w:w="3960" w:type="dxa"/>
          </w:tcPr>
          <w:p w14:paraId="00C80D26" w14:textId="77777777" w:rsidR="00E35F1F" w:rsidRDefault="00E35F1F" w:rsidP="00E35F1F">
            <w:pPr>
              <w:pStyle w:val="CopticVersemulti-line"/>
            </w:pPr>
            <w:r w:rsidRPr="00BD21C4">
              <w:t>Ⲝⲁⲡ̀ϣⲱⲓ ⲅⲁⲣ ⲛ̀ⲁⲣⲭⲏ ⲛⲓⲃⲉⲛ</w:t>
            </w:r>
          </w:p>
          <w:p w14:paraId="15AD1465" w14:textId="77777777" w:rsidR="00E35F1F" w:rsidRDefault="00E35F1F" w:rsidP="00E35F1F">
            <w:pPr>
              <w:pStyle w:val="CopticVersemulti-line"/>
            </w:pPr>
            <w:r w:rsidRPr="00BD21C4">
              <w:t>ⲛ̀ⲑⲟⲕ ⲡⲉ ⲡ̀ⲟⲩⲣⲟ ⲛ̀ⲧⲉ ⲛⲓⲟⲩⲣⲱⲟⲩ</w:t>
            </w:r>
          </w:p>
          <w:p w14:paraId="2BF412E7" w14:textId="77777777" w:rsidR="00E35F1F" w:rsidRDefault="00E35F1F" w:rsidP="00E35F1F">
            <w:pPr>
              <w:pStyle w:val="CopticVersemulti-line"/>
            </w:pPr>
            <w:r w:rsidRPr="00BD21C4">
              <w:t>Ⲡⲁⲟ̅ⲥ̅ Ⲓⲏ̅ⲥ Ⲡⲭ̅ⲥ</w:t>
            </w:r>
          </w:p>
          <w:p w14:paraId="4D85ED57" w14:textId="77777777" w:rsidR="00E35F1F" w:rsidRDefault="00E35F1F" w:rsidP="00E35F1F">
            <w:pPr>
              <w:pStyle w:val="CopticVerse"/>
            </w:pPr>
            <w:r w:rsidRPr="00BD21C4">
              <w:t>Ⲡⲁⲥ̅ⲱ̅ⲣ ⲛ̀ⲁ̀ⲅⲁⲑⲟⲥ</w:t>
            </w:r>
          </w:p>
        </w:tc>
      </w:tr>
      <w:tr w:rsidR="00E35F1F" w14:paraId="08562A8C" w14:textId="77777777" w:rsidTr="00E35F1F">
        <w:trPr>
          <w:cantSplit/>
          <w:jc w:val="center"/>
        </w:trPr>
        <w:tc>
          <w:tcPr>
            <w:tcW w:w="288" w:type="dxa"/>
          </w:tcPr>
          <w:p w14:paraId="5B2270F3" w14:textId="77777777" w:rsidR="00E35F1F" w:rsidRDefault="00E35F1F" w:rsidP="00E35F1F">
            <w:pPr>
              <w:pStyle w:val="CopticCross"/>
            </w:pPr>
            <w:r w:rsidRPr="00FB5ACB">
              <w:t>¿</w:t>
            </w:r>
          </w:p>
        </w:tc>
        <w:tc>
          <w:tcPr>
            <w:tcW w:w="3960" w:type="dxa"/>
          </w:tcPr>
          <w:p w14:paraId="53540533" w14:textId="77777777" w:rsidR="00E35F1F" w:rsidRDefault="00E35F1F" w:rsidP="00E35F1F">
            <w:pPr>
              <w:pStyle w:val="EngHang"/>
            </w:pPr>
            <w:r>
              <w:t>Glory be to You and Your Father,</w:t>
            </w:r>
          </w:p>
          <w:p w14:paraId="59585715" w14:textId="77777777" w:rsidR="00E35F1F" w:rsidRDefault="00E35F1F" w:rsidP="00E35F1F">
            <w:pPr>
              <w:pStyle w:val="EngHang"/>
            </w:pPr>
            <w:r>
              <w:t>And the Holy Spirit:</w:t>
            </w:r>
          </w:p>
          <w:p w14:paraId="2D11AD80" w14:textId="77777777" w:rsidR="00E35F1F" w:rsidRPr="003B0313" w:rsidRDefault="00E35F1F" w:rsidP="00E35F1F">
            <w:pPr>
              <w:pStyle w:val="EngHang"/>
              <w:rPr>
                <w:rFonts w:eastAsiaTheme="minorHAnsi"/>
              </w:rPr>
            </w:pPr>
            <w:r w:rsidRPr="003B0313">
              <w:rPr>
                <w:rFonts w:eastAsiaTheme="minorHAnsi"/>
              </w:rPr>
              <w:t>O my Lord Jesus Christ,</w:t>
            </w:r>
          </w:p>
          <w:p w14:paraId="1A39DE6B" w14:textId="77777777" w:rsidR="00E35F1F" w:rsidRDefault="00E35F1F" w:rsidP="00E35F1F">
            <w:pPr>
              <w:pStyle w:val="EngHangEnd"/>
            </w:pPr>
            <w:r w:rsidRPr="003B0313">
              <w:rPr>
                <w:rFonts w:eastAsiaTheme="minorHAnsi"/>
              </w:rPr>
              <w:t>O my Good Saviour.</w:t>
            </w:r>
          </w:p>
        </w:tc>
        <w:tc>
          <w:tcPr>
            <w:tcW w:w="288" w:type="dxa"/>
          </w:tcPr>
          <w:p w14:paraId="39167D52" w14:textId="77777777" w:rsidR="00E35F1F" w:rsidRDefault="00E35F1F" w:rsidP="00E35F1F"/>
        </w:tc>
        <w:tc>
          <w:tcPr>
            <w:tcW w:w="288" w:type="dxa"/>
          </w:tcPr>
          <w:p w14:paraId="2ED29373" w14:textId="77777777" w:rsidR="00E35F1F" w:rsidRDefault="00E35F1F" w:rsidP="00E35F1F">
            <w:pPr>
              <w:pStyle w:val="CopticCross"/>
            </w:pPr>
            <w:r w:rsidRPr="00FB5ACB">
              <w:t>¿</w:t>
            </w:r>
          </w:p>
        </w:tc>
        <w:tc>
          <w:tcPr>
            <w:tcW w:w="3960" w:type="dxa"/>
          </w:tcPr>
          <w:p w14:paraId="5F6F6264" w14:textId="77777777" w:rsidR="00E35F1F" w:rsidRDefault="00E35F1F" w:rsidP="00E35F1F">
            <w:pPr>
              <w:pStyle w:val="CopticVersemulti-line"/>
            </w:pPr>
            <w:r w:rsidRPr="00511398">
              <w:t>Ⲟⲩⲱ̀ⲟⲩ ⲛⲁⲕ ⲛⲉⲙ Ⲡⲉⲕⲓⲱⲧ</w:t>
            </w:r>
          </w:p>
          <w:p w14:paraId="4F1E7855" w14:textId="77777777" w:rsidR="00E35F1F" w:rsidRDefault="00E35F1F" w:rsidP="00E35F1F">
            <w:pPr>
              <w:pStyle w:val="CopticVersemulti-line"/>
            </w:pPr>
            <w:r w:rsidRPr="00511398">
              <w:t>ⲛⲉⲙ Ⲡⲓⲡ̅ⲛ̅ⲁ ⲉ̀ⲑⲟⲩⲁⲃ</w:t>
            </w:r>
          </w:p>
          <w:p w14:paraId="5EFB4532" w14:textId="77777777" w:rsidR="00E35F1F" w:rsidRDefault="00E35F1F" w:rsidP="00E35F1F">
            <w:pPr>
              <w:pStyle w:val="CopticVersemulti-line"/>
            </w:pPr>
            <w:r w:rsidRPr="00BD21C4">
              <w:t>Ⲡⲁⲟ̅ⲥ̅ Ⲓⲏ̅ⲥ Ⲡⲭ̅ⲥ</w:t>
            </w:r>
          </w:p>
          <w:p w14:paraId="689A73B7" w14:textId="77777777" w:rsidR="00E35F1F" w:rsidRDefault="00E35F1F" w:rsidP="00E35F1F">
            <w:pPr>
              <w:pStyle w:val="CopticVerse"/>
            </w:pPr>
            <w:r w:rsidRPr="00BD21C4">
              <w:t>Ⲡⲁⲥ̅ⲱ̅ⲣ ⲛ̀ⲁ̀ⲅⲁⲑⲟⲥ</w:t>
            </w:r>
          </w:p>
        </w:tc>
      </w:tr>
      <w:tr w:rsidR="00E35F1F" w14:paraId="07B5D876" w14:textId="77777777" w:rsidTr="00E35F1F">
        <w:trPr>
          <w:cantSplit/>
          <w:jc w:val="center"/>
        </w:trPr>
        <w:tc>
          <w:tcPr>
            <w:tcW w:w="288" w:type="dxa"/>
          </w:tcPr>
          <w:p w14:paraId="6CAAE205" w14:textId="77777777" w:rsidR="00E35F1F" w:rsidRDefault="00E35F1F" w:rsidP="00E35F1F">
            <w:pPr>
              <w:pStyle w:val="CopticCross"/>
            </w:pPr>
          </w:p>
        </w:tc>
        <w:tc>
          <w:tcPr>
            <w:tcW w:w="3960" w:type="dxa"/>
          </w:tcPr>
          <w:p w14:paraId="72ADDD9D"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Name is blessed and sweet,</w:t>
            </w:r>
          </w:p>
          <w:p w14:paraId="131BBD5C" w14:textId="2D452E8A" w:rsidR="00E35F1F" w:rsidRPr="007425E1" w:rsidRDefault="00E35F1F" w:rsidP="00E35F1F">
            <w:pPr>
              <w:pStyle w:val="EngHang"/>
              <w:rPr>
                <w:rFonts w:eastAsiaTheme="minorHAnsi"/>
              </w:rPr>
            </w:pPr>
            <w:r w:rsidRPr="007425E1">
              <w:rPr>
                <w:rFonts w:eastAsiaTheme="minorHAnsi"/>
              </w:rPr>
              <w:t xml:space="preserve">On the lips of </w:t>
            </w:r>
            <w:r>
              <w:rPr>
                <w:rFonts w:eastAsiaTheme="minorHAnsi"/>
              </w:rPr>
              <w:t>Your</w:t>
            </w:r>
            <w:r w:rsidR="009C594D">
              <w:rPr>
                <w:rFonts w:eastAsiaTheme="minorHAnsi"/>
              </w:rPr>
              <w:t xml:space="preserve"> saints,</w:t>
            </w:r>
          </w:p>
          <w:p w14:paraId="2A3C2680" w14:textId="77777777" w:rsidR="00E35F1F" w:rsidRPr="003B0313" w:rsidRDefault="00E35F1F" w:rsidP="00E35F1F">
            <w:pPr>
              <w:pStyle w:val="EngHang"/>
              <w:rPr>
                <w:rFonts w:eastAsiaTheme="minorHAnsi"/>
              </w:rPr>
            </w:pPr>
            <w:r w:rsidRPr="003B0313">
              <w:rPr>
                <w:rFonts w:eastAsiaTheme="minorHAnsi"/>
              </w:rPr>
              <w:t>O my Lord Jesus Christ,</w:t>
            </w:r>
          </w:p>
          <w:p w14:paraId="609DB931" w14:textId="77777777" w:rsidR="00E35F1F" w:rsidRDefault="00E35F1F" w:rsidP="00E35F1F">
            <w:pPr>
              <w:pStyle w:val="EngHangEnd"/>
            </w:pPr>
            <w:r w:rsidRPr="003B0313">
              <w:rPr>
                <w:rFonts w:eastAsiaTheme="minorHAnsi"/>
              </w:rPr>
              <w:t>O my Good Saviour.</w:t>
            </w:r>
          </w:p>
        </w:tc>
        <w:tc>
          <w:tcPr>
            <w:tcW w:w="288" w:type="dxa"/>
          </w:tcPr>
          <w:p w14:paraId="1DD66B96" w14:textId="77777777" w:rsidR="00E35F1F" w:rsidRDefault="00E35F1F" w:rsidP="00E35F1F"/>
        </w:tc>
        <w:tc>
          <w:tcPr>
            <w:tcW w:w="288" w:type="dxa"/>
          </w:tcPr>
          <w:p w14:paraId="45EA2AB7" w14:textId="77777777" w:rsidR="00E35F1F" w:rsidRDefault="00E35F1F" w:rsidP="00E35F1F">
            <w:pPr>
              <w:pStyle w:val="CopticCross"/>
            </w:pPr>
          </w:p>
        </w:tc>
        <w:tc>
          <w:tcPr>
            <w:tcW w:w="3960" w:type="dxa"/>
          </w:tcPr>
          <w:p w14:paraId="4375846C" w14:textId="77777777" w:rsidR="00E35F1F" w:rsidRDefault="00E35F1F" w:rsidP="00E35F1F">
            <w:pPr>
              <w:pStyle w:val="CopticVersemulti-line"/>
            </w:pPr>
            <w:r w:rsidRPr="00511398">
              <w:t>Ⲡⲉⲕⲣⲁⲛ ϩⲟⲗϫ ⲟⲩⲟϩ ϥ̀ⲥ̀ⲙⲁⲣⲱⲟⲩⲧ</w:t>
            </w:r>
          </w:p>
          <w:p w14:paraId="0E660A30" w14:textId="77777777" w:rsidR="00E35F1F" w:rsidRDefault="00E35F1F" w:rsidP="00E35F1F">
            <w:pPr>
              <w:pStyle w:val="CopticVersemulti-line"/>
            </w:pPr>
            <w:r w:rsidRPr="00511398">
              <w:t>ϧⲉⲛ ⲣⲱⲟⲩ ⲛ̀ⲛⲏⲉ̅ⲑ̅ⲩ ⲛ̀ⲧⲁⲕ</w:t>
            </w:r>
          </w:p>
          <w:p w14:paraId="7BA19CF0" w14:textId="77777777" w:rsidR="00E35F1F" w:rsidRDefault="00E35F1F" w:rsidP="00E35F1F">
            <w:pPr>
              <w:pStyle w:val="CopticVersemulti-line"/>
            </w:pPr>
            <w:r w:rsidRPr="00BD21C4">
              <w:t>Ⲡⲁⲟ̅ⲥ̅ Ⲓⲏ̅ⲥ Ⲡⲭ̅ⲥ</w:t>
            </w:r>
          </w:p>
          <w:p w14:paraId="020EAAA9" w14:textId="77777777" w:rsidR="00E35F1F" w:rsidRDefault="00E35F1F" w:rsidP="00E35F1F">
            <w:pPr>
              <w:pStyle w:val="CopticVerse"/>
            </w:pPr>
            <w:r w:rsidRPr="00BD21C4">
              <w:t>Ⲡⲁⲥ̅ⲱ̅ⲣ ⲛ̀ⲁ̀ⲅⲁⲑⲟⲥ</w:t>
            </w:r>
          </w:p>
        </w:tc>
      </w:tr>
      <w:tr w:rsidR="00E35F1F" w14:paraId="16E204BE" w14:textId="77777777" w:rsidTr="00E35F1F">
        <w:trPr>
          <w:cantSplit/>
          <w:jc w:val="center"/>
        </w:trPr>
        <w:tc>
          <w:tcPr>
            <w:tcW w:w="288" w:type="dxa"/>
          </w:tcPr>
          <w:p w14:paraId="663DC9C9" w14:textId="77777777" w:rsidR="00E35F1F" w:rsidRDefault="00E35F1F" w:rsidP="00E35F1F">
            <w:pPr>
              <w:pStyle w:val="CopticCross"/>
            </w:pPr>
          </w:p>
        </w:tc>
        <w:tc>
          <w:tcPr>
            <w:tcW w:w="3960" w:type="dxa"/>
          </w:tcPr>
          <w:p w14:paraId="6B730737" w14:textId="77777777" w:rsidR="00E35F1F" w:rsidRPr="007425E1" w:rsidRDefault="00E35F1F" w:rsidP="00E35F1F">
            <w:pPr>
              <w:pStyle w:val="EngHang"/>
              <w:rPr>
                <w:rFonts w:eastAsiaTheme="minorHAnsi"/>
              </w:rPr>
            </w:pPr>
            <w:r w:rsidRPr="007425E1">
              <w:rPr>
                <w:rFonts w:eastAsiaTheme="minorHAnsi"/>
              </w:rPr>
              <w:t xml:space="preserve">My lips praise </w:t>
            </w:r>
            <w:r>
              <w:rPr>
                <w:rFonts w:eastAsiaTheme="minorHAnsi"/>
              </w:rPr>
              <w:t>You</w:t>
            </w:r>
          </w:p>
          <w:p w14:paraId="36E8A66B" w14:textId="3AFB43E4" w:rsidR="00E35F1F" w:rsidRPr="007425E1" w:rsidRDefault="00E35F1F" w:rsidP="00E35F1F">
            <w:pPr>
              <w:pStyle w:val="EngHang"/>
              <w:rPr>
                <w:rFonts w:eastAsiaTheme="minorHAnsi"/>
              </w:rPr>
            </w:pPr>
            <w:r w:rsidRPr="007425E1">
              <w:rPr>
                <w:rFonts w:eastAsiaTheme="minorHAnsi"/>
              </w:rPr>
              <w:t xml:space="preserve">And my tongue glorifies </w:t>
            </w:r>
            <w:r>
              <w:rPr>
                <w:rFonts w:eastAsiaTheme="minorHAnsi"/>
              </w:rPr>
              <w:t>You</w:t>
            </w:r>
            <w:r w:rsidR="009C594D">
              <w:rPr>
                <w:rFonts w:eastAsiaTheme="minorHAnsi"/>
              </w:rPr>
              <w:t>,</w:t>
            </w:r>
          </w:p>
          <w:p w14:paraId="16451DD5" w14:textId="77777777" w:rsidR="00E35F1F" w:rsidRPr="003B0313" w:rsidRDefault="00E35F1F" w:rsidP="00E35F1F">
            <w:pPr>
              <w:pStyle w:val="EngHang"/>
              <w:rPr>
                <w:rFonts w:eastAsiaTheme="minorHAnsi"/>
              </w:rPr>
            </w:pPr>
            <w:r w:rsidRPr="003B0313">
              <w:rPr>
                <w:rFonts w:eastAsiaTheme="minorHAnsi"/>
              </w:rPr>
              <w:t>O my Lord Jesus Christ,</w:t>
            </w:r>
          </w:p>
          <w:p w14:paraId="74962860" w14:textId="77777777" w:rsidR="00E35F1F" w:rsidRDefault="00E35F1F" w:rsidP="00E35F1F">
            <w:pPr>
              <w:pStyle w:val="EngHangEnd"/>
            </w:pPr>
            <w:r w:rsidRPr="003B0313">
              <w:rPr>
                <w:rFonts w:eastAsiaTheme="minorHAnsi"/>
              </w:rPr>
              <w:t>O my Good Saviour.</w:t>
            </w:r>
          </w:p>
        </w:tc>
        <w:tc>
          <w:tcPr>
            <w:tcW w:w="288" w:type="dxa"/>
          </w:tcPr>
          <w:p w14:paraId="3F97ED53" w14:textId="77777777" w:rsidR="00E35F1F" w:rsidRDefault="00E35F1F" w:rsidP="00E35F1F"/>
        </w:tc>
        <w:tc>
          <w:tcPr>
            <w:tcW w:w="288" w:type="dxa"/>
          </w:tcPr>
          <w:p w14:paraId="42786C22" w14:textId="77777777" w:rsidR="00E35F1F" w:rsidRDefault="00E35F1F" w:rsidP="00E35F1F">
            <w:pPr>
              <w:pStyle w:val="CopticCross"/>
            </w:pPr>
          </w:p>
        </w:tc>
        <w:tc>
          <w:tcPr>
            <w:tcW w:w="3960" w:type="dxa"/>
          </w:tcPr>
          <w:p w14:paraId="20D92C2B" w14:textId="77777777" w:rsidR="00E35F1F" w:rsidRDefault="00E35F1F" w:rsidP="00E35F1F">
            <w:pPr>
              <w:pStyle w:val="CopticVersemulti-line"/>
            </w:pPr>
            <w:r w:rsidRPr="00511398">
              <w:t>Ⲣⲱⲓ ⲅⲁⲣ ⲛⲁⲥ̀ⲙⲟⲩ ⲉ̀ⲣⲟⲕ</w:t>
            </w:r>
          </w:p>
          <w:p w14:paraId="468042F7" w14:textId="77777777" w:rsidR="00E35F1F" w:rsidRDefault="00E35F1F" w:rsidP="00E35F1F">
            <w:pPr>
              <w:pStyle w:val="CopticVersemulti-line"/>
            </w:pPr>
            <w:r w:rsidRPr="00511398">
              <w:t>ⲟⲩⲟϩ ⲡⲁⲗⲁⲥ ⲛⲁϯⲱ̀ⲟⲩ ⲛⲁⲕ</w:t>
            </w:r>
          </w:p>
          <w:p w14:paraId="4195D34C" w14:textId="77777777" w:rsidR="00E35F1F" w:rsidRDefault="00E35F1F" w:rsidP="00E35F1F">
            <w:pPr>
              <w:pStyle w:val="CopticVersemulti-line"/>
            </w:pPr>
            <w:r w:rsidRPr="00BD21C4">
              <w:t>Ⲡⲁⲟ̅ⲥ̅ Ⲓⲏ̅ⲥ Ⲡⲭ̅ⲥ</w:t>
            </w:r>
          </w:p>
          <w:p w14:paraId="2BD7F516" w14:textId="77777777" w:rsidR="00E35F1F" w:rsidRDefault="00E35F1F" w:rsidP="00E35F1F">
            <w:pPr>
              <w:pStyle w:val="CopticVerse"/>
            </w:pPr>
            <w:r w:rsidRPr="00BD21C4">
              <w:t>Ⲡⲁⲥ̅ⲱ̅ⲣ ⲛ̀ⲁ̀ⲅⲁⲑⲟⲥ</w:t>
            </w:r>
          </w:p>
        </w:tc>
      </w:tr>
      <w:tr w:rsidR="00E35F1F" w14:paraId="6747FDA5" w14:textId="77777777" w:rsidTr="00E35F1F">
        <w:trPr>
          <w:cantSplit/>
          <w:jc w:val="center"/>
        </w:trPr>
        <w:tc>
          <w:tcPr>
            <w:tcW w:w="288" w:type="dxa"/>
          </w:tcPr>
          <w:p w14:paraId="77DCA5E4" w14:textId="77777777" w:rsidR="00E35F1F" w:rsidRDefault="00E35F1F" w:rsidP="00E35F1F">
            <w:pPr>
              <w:pStyle w:val="CopticCross"/>
            </w:pPr>
            <w:r w:rsidRPr="00FB5ACB">
              <w:lastRenderedPageBreak/>
              <w:t>¿</w:t>
            </w:r>
          </w:p>
        </w:tc>
        <w:tc>
          <w:tcPr>
            <w:tcW w:w="3960" w:type="dxa"/>
          </w:tcPr>
          <w:p w14:paraId="66D516DC"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praise </w:t>
            </w:r>
            <w:r>
              <w:rPr>
                <w:rFonts w:eastAsiaTheme="minorHAnsi"/>
              </w:rPr>
              <w:t>You</w:t>
            </w:r>
            <w:r w:rsidRPr="007425E1">
              <w:rPr>
                <w:rFonts w:eastAsiaTheme="minorHAnsi"/>
              </w:rPr>
              <w:t>;</w:t>
            </w:r>
          </w:p>
          <w:p w14:paraId="17DAD9A7" w14:textId="77777777" w:rsidR="00E35F1F" w:rsidRPr="007425E1" w:rsidRDefault="00E35F1F" w:rsidP="00E35F1F">
            <w:pPr>
              <w:pStyle w:val="EngHang"/>
              <w:rPr>
                <w:rFonts w:eastAsiaTheme="minorHAnsi"/>
              </w:rPr>
            </w:pPr>
            <w:r w:rsidRPr="007425E1">
              <w:rPr>
                <w:rFonts w:eastAsiaTheme="minorHAnsi"/>
              </w:rPr>
              <w:t xml:space="preserve">Yes, </w:t>
            </w:r>
            <w:r>
              <w:rPr>
                <w:rFonts w:eastAsiaTheme="minorHAnsi"/>
              </w:rPr>
              <w:t>truly</w:t>
            </w:r>
            <w:r w:rsidRPr="007425E1">
              <w:rPr>
                <w:rFonts w:eastAsiaTheme="minorHAnsi"/>
              </w:rPr>
              <w:t xml:space="preserve">, we glorify </w:t>
            </w:r>
            <w:r>
              <w:rPr>
                <w:rFonts w:eastAsiaTheme="minorHAnsi"/>
              </w:rPr>
              <w:t>You</w:t>
            </w:r>
            <w:r w:rsidRPr="007425E1">
              <w:rPr>
                <w:rFonts w:eastAsiaTheme="minorHAnsi"/>
              </w:rPr>
              <w:t xml:space="preserve">: </w:t>
            </w:r>
          </w:p>
          <w:p w14:paraId="41DCAC71" w14:textId="77777777" w:rsidR="00E35F1F" w:rsidRPr="003B0313" w:rsidRDefault="00E35F1F" w:rsidP="00E35F1F">
            <w:pPr>
              <w:pStyle w:val="EngHang"/>
              <w:rPr>
                <w:rFonts w:eastAsiaTheme="minorHAnsi"/>
              </w:rPr>
            </w:pPr>
            <w:r w:rsidRPr="003B0313">
              <w:rPr>
                <w:rFonts w:eastAsiaTheme="minorHAnsi"/>
              </w:rPr>
              <w:t>O my Lord Jesus Christ,</w:t>
            </w:r>
          </w:p>
          <w:p w14:paraId="49D03D8C" w14:textId="77777777" w:rsidR="00E35F1F" w:rsidRDefault="00E35F1F" w:rsidP="00E35F1F">
            <w:pPr>
              <w:pStyle w:val="EngHangEnd"/>
            </w:pPr>
            <w:r w:rsidRPr="003B0313">
              <w:rPr>
                <w:rFonts w:eastAsiaTheme="minorHAnsi"/>
              </w:rPr>
              <w:t>O my Good Saviour.</w:t>
            </w:r>
          </w:p>
        </w:tc>
        <w:tc>
          <w:tcPr>
            <w:tcW w:w="288" w:type="dxa"/>
          </w:tcPr>
          <w:p w14:paraId="54D5FD2C" w14:textId="77777777" w:rsidR="00E35F1F" w:rsidRDefault="00E35F1F" w:rsidP="00E35F1F"/>
        </w:tc>
        <w:tc>
          <w:tcPr>
            <w:tcW w:w="288" w:type="dxa"/>
          </w:tcPr>
          <w:p w14:paraId="305E6E9B" w14:textId="77777777" w:rsidR="00E35F1F" w:rsidRDefault="00E35F1F" w:rsidP="00E35F1F">
            <w:pPr>
              <w:pStyle w:val="CopticCross"/>
            </w:pPr>
            <w:r w:rsidRPr="00FB5ACB">
              <w:t>¿</w:t>
            </w:r>
          </w:p>
        </w:tc>
        <w:tc>
          <w:tcPr>
            <w:tcW w:w="3960" w:type="dxa"/>
          </w:tcPr>
          <w:p w14:paraId="31C6002F" w14:textId="77777777" w:rsidR="00E35F1F" w:rsidRDefault="00E35F1F" w:rsidP="00E35F1F">
            <w:pPr>
              <w:pStyle w:val="CopticVersemulti-line"/>
            </w:pPr>
            <w:r w:rsidRPr="00511398">
              <w:t>Ⲥⲉ ⲟⲛⲧⲱⲥ ⲧⲉⲛⲥ̀ⲙⲟⲩ ⲉ̀ⲣⲟⲕ</w:t>
            </w:r>
          </w:p>
          <w:p w14:paraId="1401D6AE" w14:textId="77777777" w:rsidR="00E35F1F" w:rsidRDefault="00E35F1F" w:rsidP="00E35F1F">
            <w:pPr>
              <w:pStyle w:val="CopticVersemulti-line"/>
            </w:pPr>
            <w:r w:rsidRPr="00511398">
              <w:t>ⲥⲉ ⲟⲛⲧⲱⲥ ⲧⲉⲛϯⲱ̀ⲟⲩ ⲛⲁⲕ</w:t>
            </w:r>
          </w:p>
          <w:p w14:paraId="25958F41" w14:textId="77777777" w:rsidR="00E35F1F" w:rsidRDefault="00E35F1F" w:rsidP="00E35F1F">
            <w:pPr>
              <w:pStyle w:val="CopticVersemulti-line"/>
            </w:pPr>
            <w:r w:rsidRPr="00BD21C4">
              <w:t>Ⲡⲁⲟ̅ⲥ̅ Ⲓⲏ̅ⲥ Ⲡⲭ̅ⲥ</w:t>
            </w:r>
          </w:p>
          <w:p w14:paraId="75A5735F" w14:textId="77777777" w:rsidR="00E35F1F" w:rsidRDefault="00E35F1F" w:rsidP="00E35F1F">
            <w:pPr>
              <w:pStyle w:val="CopticVerse"/>
            </w:pPr>
            <w:r w:rsidRPr="00BD21C4">
              <w:t>Ⲡⲁⲥ̅ⲱ̅ⲣ ⲛ̀ⲁ̀ⲅⲁⲑⲟⲥ</w:t>
            </w:r>
          </w:p>
        </w:tc>
      </w:tr>
      <w:tr w:rsidR="00E35F1F" w14:paraId="3A6C1067" w14:textId="77777777" w:rsidTr="00E35F1F">
        <w:trPr>
          <w:cantSplit/>
          <w:jc w:val="center"/>
        </w:trPr>
        <w:tc>
          <w:tcPr>
            <w:tcW w:w="288" w:type="dxa"/>
          </w:tcPr>
          <w:p w14:paraId="4FDA7FC7" w14:textId="77777777" w:rsidR="00E35F1F" w:rsidRDefault="00E35F1F" w:rsidP="00E35F1F">
            <w:pPr>
              <w:pStyle w:val="CopticCross"/>
            </w:pPr>
            <w:r w:rsidRPr="00FB5ACB">
              <w:t>¿</w:t>
            </w:r>
          </w:p>
        </w:tc>
        <w:tc>
          <w:tcPr>
            <w:tcW w:w="3960" w:type="dxa"/>
          </w:tcPr>
          <w:p w14:paraId="0C64D129" w14:textId="09612C45" w:rsidR="00E35F1F" w:rsidRPr="007425E1" w:rsidRDefault="00E35F1F" w:rsidP="00E35F1F">
            <w:pPr>
              <w:pStyle w:val="EngHang"/>
              <w:rPr>
                <w:rFonts w:eastAsiaTheme="minorHAnsi"/>
              </w:rPr>
            </w:pPr>
            <w:r w:rsidRPr="007425E1">
              <w:rPr>
                <w:rFonts w:eastAsiaTheme="minorHAnsi"/>
              </w:rPr>
              <w:t xml:space="preserve">We </w:t>
            </w:r>
            <w:r>
              <w:rPr>
                <w:rFonts w:eastAsiaTheme="minorHAnsi"/>
              </w:rPr>
              <w:t>will</w:t>
            </w:r>
            <w:r w:rsidRPr="007425E1">
              <w:rPr>
                <w:rFonts w:eastAsiaTheme="minorHAnsi"/>
              </w:rPr>
              <w:t xml:space="preserve"> </w:t>
            </w:r>
            <w:r>
              <w:rPr>
                <w:rFonts w:eastAsiaTheme="minorHAnsi"/>
              </w:rPr>
              <w:t>never</w:t>
            </w:r>
            <w:r w:rsidRPr="007425E1">
              <w:rPr>
                <w:rFonts w:eastAsiaTheme="minorHAnsi"/>
              </w:rPr>
              <w:t xml:space="preserve"> </w:t>
            </w:r>
            <w:r w:rsidR="009C594D">
              <w:rPr>
                <w:rFonts w:eastAsiaTheme="minorHAnsi"/>
              </w:rPr>
              <w:t>grow weary,</w:t>
            </w:r>
          </w:p>
          <w:p w14:paraId="12B8B989" w14:textId="7D1D13B6" w:rsidR="00E35F1F" w:rsidRPr="007425E1" w:rsidRDefault="00E35F1F" w:rsidP="00E35F1F">
            <w:pPr>
              <w:pStyle w:val="EngHang"/>
              <w:rPr>
                <w:rFonts w:eastAsiaTheme="minorHAnsi"/>
              </w:rPr>
            </w:pPr>
            <w:r>
              <w:rPr>
                <w:rFonts w:eastAsiaTheme="minorHAnsi"/>
              </w:rPr>
              <w:t xml:space="preserve">We will </w:t>
            </w:r>
            <w:commentRangeStart w:id="1022"/>
            <w:r>
              <w:rPr>
                <w:rFonts w:eastAsiaTheme="minorHAnsi"/>
              </w:rPr>
              <w:t xml:space="preserve">never </w:t>
            </w:r>
            <w:commentRangeEnd w:id="1022"/>
            <w:r>
              <w:rPr>
                <w:rStyle w:val="CommentReference"/>
                <w:rFonts w:ascii="Times New Roman" w:eastAsiaTheme="minorHAnsi" w:hAnsi="Times New Roman" w:cstheme="minorBidi"/>
                <w:color w:val="auto"/>
              </w:rPr>
              <w:commentReference w:id="1022"/>
            </w:r>
            <w:r>
              <w:rPr>
                <w:rFonts w:eastAsiaTheme="minorHAnsi"/>
              </w:rPr>
              <w:t>cease praising You</w:t>
            </w:r>
            <w:r w:rsidR="009C594D">
              <w:rPr>
                <w:rFonts w:eastAsiaTheme="minorHAnsi"/>
              </w:rPr>
              <w:t>,</w:t>
            </w:r>
          </w:p>
          <w:p w14:paraId="53B2739E" w14:textId="77777777" w:rsidR="00E35F1F" w:rsidRPr="003B0313" w:rsidRDefault="00E35F1F" w:rsidP="00E35F1F">
            <w:pPr>
              <w:pStyle w:val="EngHang"/>
              <w:rPr>
                <w:rFonts w:eastAsiaTheme="minorHAnsi"/>
              </w:rPr>
            </w:pPr>
            <w:r w:rsidRPr="003B0313">
              <w:rPr>
                <w:rFonts w:eastAsiaTheme="minorHAnsi"/>
              </w:rPr>
              <w:t>O my Lord Jesus Christ,</w:t>
            </w:r>
          </w:p>
          <w:p w14:paraId="000A4CBE" w14:textId="77777777" w:rsidR="00E35F1F" w:rsidRDefault="00E35F1F" w:rsidP="00E35F1F">
            <w:pPr>
              <w:pStyle w:val="EngHangEnd"/>
            </w:pPr>
            <w:r w:rsidRPr="003B0313">
              <w:rPr>
                <w:rFonts w:eastAsiaTheme="minorHAnsi"/>
              </w:rPr>
              <w:t>O my Good Saviour.</w:t>
            </w:r>
          </w:p>
        </w:tc>
        <w:tc>
          <w:tcPr>
            <w:tcW w:w="288" w:type="dxa"/>
          </w:tcPr>
          <w:p w14:paraId="262ECE6C" w14:textId="77777777" w:rsidR="00E35F1F" w:rsidRDefault="00E35F1F" w:rsidP="00E35F1F"/>
        </w:tc>
        <w:tc>
          <w:tcPr>
            <w:tcW w:w="288" w:type="dxa"/>
          </w:tcPr>
          <w:p w14:paraId="6CB1BDF4" w14:textId="77777777" w:rsidR="00E35F1F" w:rsidRDefault="00E35F1F" w:rsidP="00E35F1F">
            <w:pPr>
              <w:pStyle w:val="CopticCross"/>
            </w:pPr>
            <w:r w:rsidRPr="00FB5ACB">
              <w:t>¿</w:t>
            </w:r>
          </w:p>
        </w:tc>
        <w:tc>
          <w:tcPr>
            <w:tcW w:w="3960" w:type="dxa"/>
          </w:tcPr>
          <w:p w14:paraId="79D1345F" w14:textId="77777777" w:rsidR="00E35F1F" w:rsidRDefault="00E35F1F" w:rsidP="00E35F1F">
            <w:pPr>
              <w:pStyle w:val="CopticVersemulti-line"/>
            </w:pPr>
            <w:r w:rsidRPr="00511398">
              <w:t>Ⲧⲉⲛⲛⲁϧⲓⲥⲓ ⲁⲛ ⲉ̀ⲛⲉϩ</w:t>
            </w:r>
          </w:p>
          <w:p w14:paraId="69D30EBB" w14:textId="77777777" w:rsidR="00E35F1F" w:rsidRDefault="00E35F1F" w:rsidP="00E35F1F">
            <w:pPr>
              <w:pStyle w:val="CopticVersemulti-line"/>
            </w:pPr>
            <w:r w:rsidRPr="00511398">
              <w:t>ⲧⲉⲛⲛⲁⲕⲏⲛ ⲁⲛ ⲉⲛⲥ̀ⲙⲟⲩ ⲉ̀ⲣⲟⲕ</w:t>
            </w:r>
          </w:p>
          <w:p w14:paraId="60E8FD44" w14:textId="77777777" w:rsidR="00E35F1F" w:rsidRDefault="00E35F1F" w:rsidP="00E35F1F">
            <w:pPr>
              <w:pStyle w:val="CopticVersemulti-line"/>
            </w:pPr>
            <w:r w:rsidRPr="00BD21C4">
              <w:t>Ⲡⲁⲟ̅ⲥ̅ Ⲓⲏ̅ⲥ Ⲡⲭ̅ⲥ</w:t>
            </w:r>
          </w:p>
          <w:p w14:paraId="6548F1AB" w14:textId="77777777" w:rsidR="00E35F1F" w:rsidRDefault="00E35F1F" w:rsidP="00E35F1F">
            <w:pPr>
              <w:pStyle w:val="CopticVerse"/>
            </w:pPr>
            <w:r w:rsidRPr="00BD21C4">
              <w:t>Ⲡⲁⲥ̅ⲱ̅ⲣ ⲛ̀ⲁ̀ⲅⲁⲑⲟⲥ</w:t>
            </w:r>
          </w:p>
        </w:tc>
      </w:tr>
      <w:tr w:rsidR="00E35F1F" w14:paraId="329A73E8" w14:textId="77777777" w:rsidTr="00E35F1F">
        <w:trPr>
          <w:cantSplit/>
          <w:jc w:val="center"/>
        </w:trPr>
        <w:tc>
          <w:tcPr>
            <w:tcW w:w="288" w:type="dxa"/>
          </w:tcPr>
          <w:p w14:paraId="5EBE0CBE" w14:textId="77777777" w:rsidR="00E35F1F" w:rsidRDefault="00E35F1F" w:rsidP="00E35F1F">
            <w:pPr>
              <w:pStyle w:val="CopticCross"/>
            </w:pPr>
          </w:p>
        </w:tc>
        <w:tc>
          <w:tcPr>
            <w:tcW w:w="3960" w:type="dxa"/>
          </w:tcPr>
          <w:p w14:paraId="3BFBC03F" w14:textId="77777777" w:rsidR="00E35F1F" w:rsidRDefault="00E35F1F" w:rsidP="00E35F1F">
            <w:pPr>
              <w:pStyle w:val="EngHang"/>
              <w:rPr>
                <w:rFonts w:eastAsiaTheme="minorHAnsi"/>
              </w:rPr>
            </w:pPr>
            <w:r>
              <w:rPr>
                <w:rFonts w:eastAsiaTheme="minorHAnsi"/>
              </w:rPr>
              <w:t>We send up to You,</w:t>
            </w:r>
          </w:p>
          <w:p w14:paraId="440B07F4" w14:textId="01962BE2" w:rsidR="00E35F1F" w:rsidRPr="007425E1" w:rsidRDefault="00E35F1F" w:rsidP="00E35F1F">
            <w:pPr>
              <w:pStyle w:val="EngHang"/>
              <w:rPr>
                <w:rFonts w:eastAsiaTheme="minorHAnsi"/>
              </w:rPr>
            </w:pPr>
            <w:r w:rsidRPr="007425E1">
              <w:rPr>
                <w:rFonts w:eastAsiaTheme="minorHAnsi"/>
              </w:rPr>
              <w:t xml:space="preserve">All the praises </w:t>
            </w:r>
            <w:commentRangeStart w:id="1023"/>
            <w:r w:rsidRPr="007425E1">
              <w:rPr>
                <w:rFonts w:eastAsiaTheme="minorHAnsi"/>
              </w:rPr>
              <w:t xml:space="preserve">and </w:t>
            </w:r>
            <w:commentRangeEnd w:id="1023"/>
            <w:r>
              <w:rPr>
                <w:rStyle w:val="CommentReference"/>
                <w:rFonts w:ascii="Times New Roman" w:eastAsiaTheme="minorHAnsi" w:hAnsi="Times New Roman" w:cstheme="minorBidi"/>
                <w:color w:val="auto"/>
              </w:rPr>
              <w:commentReference w:id="1023"/>
            </w:r>
            <w:r w:rsidRPr="007425E1">
              <w:rPr>
                <w:rFonts w:eastAsiaTheme="minorHAnsi"/>
              </w:rPr>
              <w:t>the blessing</w:t>
            </w:r>
            <w:r w:rsidR="009C594D">
              <w:rPr>
                <w:rFonts w:eastAsiaTheme="minorHAnsi"/>
              </w:rPr>
              <w:t>,</w:t>
            </w:r>
          </w:p>
          <w:p w14:paraId="763CF806" w14:textId="77777777" w:rsidR="00E35F1F" w:rsidRPr="003B0313" w:rsidRDefault="00E35F1F" w:rsidP="00E35F1F">
            <w:pPr>
              <w:pStyle w:val="EngHang"/>
              <w:rPr>
                <w:rFonts w:eastAsiaTheme="minorHAnsi"/>
              </w:rPr>
            </w:pPr>
            <w:r w:rsidRPr="003B0313">
              <w:rPr>
                <w:rFonts w:eastAsiaTheme="minorHAnsi"/>
              </w:rPr>
              <w:t>O my Lord Jesus Christ,</w:t>
            </w:r>
          </w:p>
          <w:p w14:paraId="1C03FCF6" w14:textId="77777777" w:rsidR="00E35F1F" w:rsidRDefault="00E35F1F" w:rsidP="00E35F1F">
            <w:pPr>
              <w:pStyle w:val="EngHangEnd"/>
            </w:pPr>
            <w:r w:rsidRPr="003B0313">
              <w:rPr>
                <w:rFonts w:eastAsiaTheme="minorHAnsi"/>
              </w:rPr>
              <w:t>O my Good Saviour.</w:t>
            </w:r>
          </w:p>
        </w:tc>
        <w:tc>
          <w:tcPr>
            <w:tcW w:w="288" w:type="dxa"/>
          </w:tcPr>
          <w:p w14:paraId="600C29BB" w14:textId="77777777" w:rsidR="00E35F1F" w:rsidRDefault="00E35F1F" w:rsidP="00E35F1F"/>
        </w:tc>
        <w:tc>
          <w:tcPr>
            <w:tcW w:w="288" w:type="dxa"/>
          </w:tcPr>
          <w:p w14:paraId="4DA9C5E5" w14:textId="77777777" w:rsidR="00E35F1F" w:rsidRDefault="00E35F1F" w:rsidP="00E35F1F">
            <w:pPr>
              <w:pStyle w:val="CopticCross"/>
            </w:pPr>
          </w:p>
        </w:tc>
        <w:tc>
          <w:tcPr>
            <w:tcW w:w="3960" w:type="dxa"/>
          </w:tcPr>
          <w:p w14:paraId="0519CFAA" w14:textId="77777777" w:rsidR="00E35F1F" w:rsidRDefault="00E35F1F" w:rsidP="00E35F1F">
            <w:pPr>
              <w:pStyle w:val="CopticVersemulti-line"/>
            </w:pPr>
            <w:r w:rsidRPr="00511398">
              <w:t>Ⲩⲙⲛⲟⲗⲟⲅⲓⲁ̀ ⲛⲓⲃⲉⲛ ⲛ̀ⲥ̀ⲙⲟⲩ</w:t>
            </w:r>
          </w:p>
          <w:p w14:paraId="4A406EB2" w14:textId="77777777" w:rsidR="00E35F1F" w:rsidRDefault="00E35F1F" w:rsidP="00E35F1F">
            <w:pPr>
              <w:pStyle w:val="CopticVersemulti-line"/>
            </w:pPr>
            <w:r w:rsidRPr="00511398">
              <w:t>ⲧⲉⲛⲟⲩⲱⲣⲡ ⲙ̀ⲙⲱⲟⲩ ⲉ̀ⲡ̀ϣⲱⲓ ϩⲁⲣⲟⲕ</w:t>
            </w:r>
          </w:p>
          <w:p w14:paraId="24E37683" w14:textId="77777777" w:rsidR="00E35F1F" w:rsidRDefault="00E35F1F" w:rsidP="00E35F1F">
            <w:pPr>
              <w:pStyle w:val="CopticVersemulti-line"/>
            </w:pPr>
            <w:r w:rsidRPr="00BD21C4">
              <w:t>Ⲡⲁⲟ̅ⲥ̅ Ⲓⲏ̅ⲥ Ⲡⲭ̅ⲥ</w:t>
            </w:r>
          </w:p>
          <w:p w14:paraId="45463CE2" w14:textId="77777777" w:rsidR="00E35F1F" w:rsidRDefault="00E35F1F" w:rsidP="00E35F1F">
            <w:pPr>
              <w:pStyle w:val="CopticVerse"/>
            </w:pPr>
            <w:r w:rsidRPr="00BD21C4">
              <w:t>Ⲡⲁⲥ̅ⲱ̅ⲣ ⲛ̀ⲁ̀ⲅⲁⲑⲟⲥ</w:t>
            </w:r>
          </w:p>
        </w:tc>
      </w:tr>
      <w:tr w:rsidR="00E35F1F" w14:paraId="45F7215D" w14:textId="77777777" w:rsidTr="00E35F1F">
        <w:trPr>
          <w:cantSplit/>
          <w:jc w:val="center"/>
        </w:trPr>
        <w:tc>
          <w:tcPr>
            <w:tcW w:w="288" w:type="dxa"/>
          </w:tcPr>
          <w:p w14:paraId="6A5D61E5" w14:textId="77777777" w:rsidR="00E35F1F" w:rsidRDefault="00E35F1F" w:rsidP="00E35F1F">
            <w:pPr>
              <w:pStyle w:val="CopticCross"/>
            </w:pPr>
          </w:p>
        </w:tc>
        <w:tc>
          <w:tcPr>
            <w:tcW w:w="3960" w:type="dxa"/>
          </w:tcPr>
          <w:p w14:paraId="1B818D7F"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alone is the glory,</w:t>
            </w:r>
          </w:p>
          <w:p w14:paraId="541E0BEA" w14:textId="5051A2ED" w:rsidR="00E35F1F" w:rsidRPr="007425E1" w:rsidRDefault="009C594D" w:rsidP="00E35F1F">
            <w:pPr>
              <w:pStyle w:val="EngHang"/>
              <w:rPr>
                <w:rFonts w:eastAsiaTheme="minorHAnsi"/>
              </w:rPr>
            </w:pPr>
            <w:r>
              <w:rPr>
                <w:rFonts w:eastAsiaTheme="minorHAnsi"/>
              </w:rPr>
              <w:t>The honour and thanksgiving,</w:t>
            </w:r>
          </w:p>
          <w:p w14:paraId="1FBBF47D" w14:textId="77777777" w:rsidR="00E35F1F" w:rsidRPr="003B0313" w:rsidRDefault="00E35F1F" w:rsidP="00E35F1F">
            <w:pPr>
              <w:pStyle w:val="EngHang"/>
              <w:rPr>
                <w:rFonts w:eastAsiaTheme="minorHAnsi"/>
              </w:rPr>
            </w:pPr>
            <w:r w:rsidRPr="003B0313">
              <w:rPr>
                <w:rFonts w:eastAsiaTheme="minorHAnsi"/>
              </w:rPr>
              <w:t>O my Lord Jesus Christ,</w:t>
            </w:r>
          </w:p>
          <w:p w14:paraId="089F2925" w14:textId="77777777" w:rsidR="00E35F1F" w:rsidRDefault="00E35F1F" w:rsidP="00E35F1F">
            <w:pPr>
              <w:pStyle w:val="EngHangEnd"/>
            </w:pPr>
            <w:r w:rsidRPr="003B0313">
              <w:rPr>
                <w:rFonts w:eastAsiaTheme="minorHAnsi"/>
              </w:rPr>
              <w:t>O my Good Saviour.</w:t>
            </w:r>
          </w:p>
        </w:tc>
        <w:tc>
          <w:tcPr>
            <w:tcW w:w="288" w:type="dxa"/>
          </w:tcPr>
          <w:p w14:paraId="5CFA19BA" w14:textId="77777777" w:rsidR="00E35F1F" w:rsidRDefault="00E35F1F" w:rsidP="00E35F1F"/>
        </w:tc>
        <w:tc>
          <w:tcPr>
            <w:tcW w:w="288" w:type="dxa"/>
          </w:tcPr>
          <w:p w14:paraId="01B9D1A3" w14:textId="77777777" w:rsidR="00E35F1F" w:rsidRDefault="00E35F1F" w:rsidP="00E35F1F">
            <w:pPr>
              <w:pStyle w:val="CopticCross"/>
            </w:pPr>
          </w:p>
        </w:tc>
        <w:tc>
          <w:tcPr>
            <w:tcW w:w="3960" w:type="dxa"/>
          </w:tcPr>
          <w:p w14:paraId="50ABFE41" w14:textId="77777777" w:rsidR="00E35F1F" w:rsidRDefault="00E35F1F" w:rsidP="00E35F1F">
            <w:pPr>
              <w:pStyle w:val="CopticVersemulti-line"/>
            </w:pPr>
            <w:r w:rsidRPr="00511398">
              <w:t>Ⲫⲱⲕ ⲡⲉ ⲡⲓⲱ̀ⲟⲩ ⲛⲉⲙ ⲡⲓⲧⲁⲓⲟ̀</w:t>
            </w:r>
          </w:p>
          <w:p w14:paraId="7145EB9D" w14:textId="77777777" w:rsidR="00E35F1F" w:rsidRDefault="00E35F1F" w:rsidP="00E35F1F">
            <w:pPr>
              <w:pStyle w:val="CopticVersemulti-line"/>
            </w:pPr>
            <w:r w:rsidRPr="00511398">
              <w:t>ⲛⲉⲙ ϯⲉⲩⲭⲁⲣⲓⲥⲧⲓⲁ̀</w:t>
            </w:r>
          </w:p>
          <w:p w14:paraId="226CDB60" w14:textId="77777777" w:rsidR="00E35F1F" w:rsidRDefault="00E35F1F" w:rsidP="00E35F1F">
            <w:pPr>
              <w:pStyle w:val="CopticVersemulti-line"/>
            </w:pPr>
            <w:r w:rsidRPr="00BD21C4">
              <w:t>Ⲡⲁⲟ̅ⲥ̅ Ⲓⲏ̅ⲥ Ⲡⲭ̅ⲥ</w:t>
            </w:r>
          </w:p>
          <w:p w14:paraId="4528B6BC" w14:textId="77777777" w:rsidR="00E35F1F" w:rsidRDefault="00E35F1F" w:rsidP="00E35F1F">
            <w:pPr>
              <w:pStyle w:val="CopticVerse"/>
            </w:pPr>
            <w:r w:rsidRPr="00BD21C4">
              <w:t>Ⲡⲁⲥ̅ⲱ̅ⲣ ⲛ̀ⲁ̀ⲅⲁⲑⲟⲥ</w:t>
            </w:r>
          </w:p>
        </w:tc>
      </w:tr>
      <w:tr w:rsidR="00E35F1F" w14:paraId="40B89B10" w14:textId="77777777" w:rsidTr="00E35F1F">
        <w:trPr>
          <w:cantSplit/>
          <w:jc w:val="center"/>
        </w:trPr>
        <w:tc>
          <w:tcPr>
            <w:tcW w:w="288" w:type="dxa"/>
          </w:tcPr>
          <w:p w14:paraId="34C7C92C" w14:textId="77777777" w:rsidR="00E35F1F" w:rsidRDefault="00E35F1F" w:rsidP="00E35F1F">
            <w:pPr>
              <w:pStyle w:val="CopticCross"/>
            </w:pPr>
            <w:r w:rsidRPr="00FB5ACB">
              <w:t>¿</w:t>
            </w:r>
          </w:p>
        </w:tc>
        <w:tc>
          <w:tcPr>
            <w:tcW w:w="3960" w:type="dxa"/>
          </w:tcPr>
          <w:p w14:paraId="6F7D7566" w14:textId="77777777"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are</w:t>
            </w:r>
            <w:r w:rsidRPr="007425E1">
              <w:rPr>
                <w:rFonts w:eastAsiaTheme="minorHAnsi"/>
              </w:rPr>
              <w:t xml:space="preserve"> </w:t>
            </w:r>
            <w:r>
              <w:rPr>
                <w:rFonts w:eastAsiaTheme="minorHAnsi"/>
              </w:rPr>
              <w:t>You</w:t>
            </w:r>
            <w:r w:rsidRPr="007425E1">
              <w:rPr>
                <w:rFonts w:eastAsiaTheme="minorHAnsi"/>
              </w:rPr>
              <w:t>, O my Lord;</w:t>
            </w:r>
          </w:p>
          <w:p w14:paraId="3B0DB0C8" w14:textId="29381849" w:rsidR="00E35F1F" w:rsidRPr="007425E1" w:rsidRDefault="00E35F1F" w:rsidP="00E35F1F">
            <w:pPr>
              <w:pStyle w:val="EngHang"/>
              <w:rPr>
                <w:rFonts w:eastAsiaTheme="minorHAnsi"/>
              </w:rPr>
            </w:pPr>
            <w:r w:rsidRPr="007425E1">
              <w:rPr>
                <w:rFonts w:eastAsiaTheme="minorHAnsi"/>
              </w:rPr>
              <w:t xml:space="preserve">Holy, </w:t>
            </w:r>
            <w:r>
              <w:rPr>
                <w:rFonts w:eastAsiaTheme="minorHAnsi"/>
              </w:rPr>
              <w:t>in truth</w:t>
            </w:r>
            <w:r w:rsidR="009C594D">
              <w:rPr>
                <w:rFonts w:eastAsiaTheme="minorHAnsi"/>
              </w:rPr>
              <w:t>, O my God,</w:t>
            </w:r>
          </w:p>
          <w:p w14:paraId="1743C3B2" w14:textId="77777777" w:rsidR="00E35F1F" w:rsidRPr="003B0313" w:rsidRDefault="00E35F1F" w:rsidP="00E35F1F">
            <w:pPr>
              <w:pStyle w:val="EngHang"/>
              <w:rPr>
                <w:rFonts w:eastAsiaTheme="minorHAnsi"/>
              </w:rPr>
            </w:pPr>
            <w:r w:rsidRPr="003B0313">
              <w:rPr>
                <w:rFonts w:eastAsiaTheme="minorHAnsi"/>
              </w:rPr>
              <w:t>O my Lord Jesus Christ,</w:t>
            </w:r>
          </w:p>
          <w:p w14:paraId="1DB751BE" w14:textId="77777777" w:rsidR="00E35F1F" w:rsidRDefault="00E35F1F" w:rsidP="00E35F1F">
            <w:pPr>
              <w:pStyle w:val="EngHangEnd"/>
            </w:pPr>
            <w:r w:rsidRPr="003B0313">
              <w:rPr>
                <w:rFonts w:eastAsiaTheme="minorHAnsi"/>
              </w:rPr>
              <w:t>O my Good Saviour.</w:t>
            </w:r>
          </w:p>
        </w:tc>
        <w:tc>
          <w:tcPr>
            <w:tcW w:w="288" w:type="dxa"/>
          </w:tcPr>
          <w:p w14:paraId="1CC7A3D7" w14:textId="77777777" w:rsidR="00E35F1F" w:rsidRDefault="00E35F1F" w:rsidP="00E35F1F"/>
        </w:tc>
        <w:tc>
          <w:tcPr>
            <w:tcW w:w="288" w:type="dxa"/>
          </w:tcPr>
          <w:p w14:paraId="31E54353" w14:textId="77777777" w:rsidR="00E35F1F" w:rsidRDefault="00E35F1F" w:rsidP="00E35F1F">
            <w:pPr>
              <w:pStyle w:val="CopticCross"/>
            </w:pPr>
            <w:r w:rsidRPr="00FB5ACB">
              <w:t>¿</w:t>
            </w:r>
          </w:p>
        </w:tc>
        <w:tc>
          <w:tcPr>
            <w:tcW w:w="3960" w:type="dxa"/>
          </w:tcPr>
          <w:p w14:paraId="4354A749" w14:textId="77777777" w:rsidR="00E35F1F" w:rsidRDefault="00E35F1F" w:rsidP="00E35F1F">
            <w:pPr>
              <w:pStyle w:val="CopticVersemulti-line"/>
            </w:pPr>
            <w:r w:rsidRPr="00511398">
              <w:t>Ⲭⲟⲩⲁⲃ Ⲡⲟ̅ⲥ̅ ⲟⲩⲟϩ ⲭ̀ⲟⲩⲁⲃ</w:t>
            </w:r>
          </w:p>
          <w:p w14:paraId="21A27716" w14:textId="77777777" w:rsidR="00E35F1F" w:rsidRDefault="00E35F1F" w:rsidP="00E35F1F">
            <w:pPr>
              <w:pStyle w:val="CopticVersemulti-line"/>
            </w:pPr>
            <w:r w:rsidRPr="00511398">
              <w:t>ⲭ̀ⲟⲩⲁⲃ Ⲡⲁⲛⲟⲩϯ ϧⲉⲛ ⲟⲩⲙⲉⲑⲙⲏⲓ</w:t>
            </w:r>
          </w:p>
          <w:p w14:paraId="70BF391E" w14:textId="77777777" w:rsidR="00E35F1F" w:rsidRDefault="00E35F1F" w:rsidP="00E35F1F">
            <w:pPr>
              <w:pStyle w:val="CopticVersemulti-line"/>
            </w:pPr>
            <w:r w:rsidRPr="00BD21C4">
              <w:t>Ⲡⲁⲟ̅ⲥ̅ Ⲓⲏ̅ⲥ Ⲡⲭ̅ⲥ</w:t>
            </w:r>
          </w:p>
          <w:p w14:paraId="72FF2197" w14:textId="77777777" w:rsidR="00E35F1F" w:rsidRDefault="00E35F1F" w:rsidP="00E35F1F">
            <w:pPr>
              <w:pStyle w:val="CopticVerse"/>
            </w:pPr>
            <w:r w:rsidRPr="00BD21C4">
              <w:t>Ⲡⲁⲥ̅ⲱ̅ⲣ ⲛ̀ⲁ̀ⲅⲁⲑⲟⲥ</w:t>
            </w:r>
          </w:p>
        </w:tc>
      </w:tr>
      <w:tr w:rsidR="00E35F1F" w14:paraId="714CCADE" w14:textId="77777777" w:rsidTr="00E35F1F">
        <w:trPr>
          <w:cantSplit/>
          <w:jc w:val="center"/>
        </w:trPr>
        <w:tc>
          <w:tcPr>
            <w:tcW w:w="288" w:type="dxa"/>
          </w:tcPr>
          <w:p w14:paraId="05217C5F" w14:textId="77777777" w:rsidR="00E35F1F" w:rsidRDefault="00E35F1F" w:rsidP="00E35F1F">
            <w:pPr>
              <w:pStyle w:val="CopticCross"/>
            </w:pPr>
            <w:r w:rsidRPr="00FB5ACB">
              <w:t>¿</w:t>
            </w:r>
          </w:p>
        </w:tc>
        <w:tc>
          <w:tcPr>
            <w:tcW w:w="3960" w:type="dxa"/>
          </w:tcPr>
          <w:p w14:paraId="70AD0DE5" w14:textId="77777777" w:rsidR="00E35F1F" w:rsidRPr="007425E1" w:rsidRDefault="00E35F1F" w:rsidP="00E35F1F">
            <w:pPr>
              <w:pStyle w:val="EngHang"/>
              <w:rPr>
                <w:rFonts w:eastAsiaTheme="minorHAnsi"/>
              </w:rPr>
            </w:pPr>
            <w:r w:rsidRPr="007425E1">
              <w:rPr>
                <w:rFonts w:eastAsiaTheme="minorHAnsi"/>
              </w:rPr>
              <w:t xml:space="preserve">Every soul </w:t>
            </w:r>
            <w:commentRangeStart w:id="1024"/>
            <w:r w:rsidRPr="007425E1">
              <w:rPr>
                <w:rFonts w:eastAsiaTheme="minorHAnsi"/>
              </w:rPr>
              <w:t xml:space="preserve">praises </w:t>
            </w:r>
            <w:commentRangeEnd w:id="1024"/>
            <w:r>
              <w:rPr>
                <w:rStyle w:val="CommentReference"/>
                <w:rFonts w:ascii="Times New Roman" w:eastAsiaTheme="minorHAnsi" w:hAnsi="Times New Roman" w:cstheme="minorBidi"/>
                <w:color w:val="auto"/>
              </w:rPr>
              <w:commentReference w:id="1024"/>
            </w:r>
            <w:r>
              <w:rPr>
                <w:rFonts w:eastAsiaTheme="minorHAnsi"/>
              </w:rPr>
              <w:t>You</w:t>
            </w:r>
            <w:r w:rsidRPr="007425E1">
              <w:rPr>
                <w:rFonts w:eastAsiaTheme="minorHAnsi"/>
              </w:rPr>
              <w:t>;</w:t>
            </w:r>
          </w:p>
          <w:p w14:paraId="39FAEBAC" w14:textId="1B02374A" w:rsidR="00E35F1F" w:rsidRPr="007425E1" w:rsidRDefault="00E35F1F" w:rsidP="00E35F1F">
            <w:pPr>
              <w:pStyle w:val="EngHang"/>
              <w:rPr>
                <w:rFonts w:eastAsiaTheme="minorHAnsi"/>
              </w:rPr>
            </w:pPr>
            <w:r w:rsidRPr="007425E1">
              <w:rPr>
                <w:rFonts w:eastAsiaTheme="minorHAnsi"/>
              </w:rPr>
              <w:t xml:space="preserve">Every knee </w:t>
            </w:r>
            <w:r>
              <w:rPr>
                <w:rFonts w:eastAsiaTheme="minorHAnsi"/>
              </w:rPr>
              <w:t>bends</w:t>
            </w:r>
            <w:r w:rsidRPr="007425E1">
              <w:rPr>
                <w:rFonts w:eastAsiaTheme="minorHAnsi"/>
              </w:rPr>
              <w:t xml:space="preserve"> to </w:t>
            </w:r>
            <w:r>
              <w:rPr>
                <w:rFonts w:eastAsiaTheme="minorHAnsi"/>
              </w:rPr>
              <w:t>You</w:t>
            </w:r>
            <w:r w:rsidR="009C594D">
              <w:rPr>
                <w:rFonts w:eastAsiaTheme="minorHAnsi"/>
              </w:rPr>
              <w:t>,</w:t>
            </w:r>
          </w:p>
          <w:p w14:paraId="6A300B76" w14:textId="77777777" w:rsidR="00E35F1F" w:rsidRPr="003B0313" w:rsidRDefault="00E35F1F" w:rsidP="00E35F1F">
            <w:pPr>
              <w:pStyle w:val="EngHang"/>
              <w:rPr>
                <w:rFonts w:eastAsiaTheme="minorHAnsi"/>
              </w:rPr>
            </w:pPr>
            <w:r w:rsidRPr="003B0313">
              <w:rPr>
                <w:rFonts w:eastAsiaTheme="minorHAnsi"/>
              </w:rPr>
              <w:t>O my Lord Jesus Christ,</w:t>
            </w:r>
          </w:p>
          <w:p w14:paraId="50348FDF" w14:textId="77777777" w:rsidR="00E35F1F" w:rsidRDefault="00E35F1F" w:rsidP="00E35F1F">
            <w:pPr>
              <w:pStyle w:val="EngHangEnd"/>
            </w:pPr>
            <w:r w:rsidRPr="003B0313">
              <w:rPr>
                <w:rFonts w:eastAsiaTheme="minorHAnsi"/>
              </w:rPr>
              <w:t>O my Good Saviour.</w:t>
            </w:r>
          </w:p>
        </w:tc>
        <w:tc>
          <w:tcPr>
            <w:tcW w:w="288" w:type="dxa"/>
          </w:tcPr>
          <w:p w14:paraId="0B804E55" w14:textId="77777777" w:rsidR="00E35F1F" w:rsidRDefault="00E35F1F" w:rsidP="00E35F1F"/>
        </w:tc>
        <w:tc>
          <w:tcPr>
            <w:tcW w:w="288" w:type="dxa"/>
          </w:tcPr>
          <w:p w14:paraId="5449D112" w14:textId="77777777" w:rsidR="00E35F1F" w:rsidRDefault="00E35F1F" w:rsidP="00E35F1F">
            <w:pPr>
              <w:pStyle w:val="CopticCross"/>
            </w:pPr>
            <w:r w:rsidRPr="00FB5ACB">
              <w:t>¿</w:t>
            </w:r>
          </w:p>
        </w:tc>
        <w:tc>
          <w:tcPr>
            <w:tcW w:w="3960" w:type="dxa"/>
          </w:tcPr>
          <w:p w14:paraId="2EE6703D" w14:textId="77777777" w:rsidR="00E35F1F" w:rsidRDefault="00E35F1F" w:rsidP="00E35F1F">
            <w:pPr>
              <w:pStyle w:val="CopticVersemulti-line"/>
            </w:pPr>
            <w:r w:rsidRPr="00511398">
              <w:t>Ⲯⲩⲭⲏ ⲛⲓⲃⲉⲛ ⲥⲉⲥ̀ⲙⲟⲩ ⲉ̀ⲣⲟⲕ</w:t>
            </w:r>
          </w:p>
          <w:p w14:paraId="596C9FB0" w14:textId="77777777" w:rsidR="00E35F1F" w:rsidRDefault="00E35F1F" w:rsidP="00E35F1F">
            <w:pPr>
              <w:pStyle w:val="CopticVersemulti-line"/>
            </w:pPr>
            <w:r w:rsidRPr="00511398">
              <w:t>ⲕⲉⲗⲓ ⲛⲓⲃⲉⲛ ⲥⲉ ⲕⲱⲗϫ ⲛⲁⲕ</w:t>
            </w:r>
          </w:p>
          <w:p w14:paraId="37370060" w14:textId="77777777" w:rsidR="00E35F1F" w:rsidRDefault="00E35F1F" w:rsidP="00E35F1F">
            <w:pPr>
              <w:pStyle w:val="CopticVersemulti-line"/>
            </w:pPr>
            <w:r w:rsidRPr="00BD21C4">
              <w:t>Ⲡⲁⲟ̅ⲥ̅ Ⲓⲏ̅ⲥ Ⲡⲭ̅ⲥ</w:t>
            </w:r>
          </w:p>
          <w:p w14:paraId="541629C2" w14:textId="77777777" w:rsidR="00E35F1F" w:rsidRDefault="00E35F1F" w:rsidP="00E35F1F">
            <w:pPr>
              <w:pStyle w:val="CopticVerse"/>
            </w:pPr>
            <w:r w:rsidRPr="00BD21C4">
              <w:t>Ⲡⲁⲥ̅ⲱ̅ⲣ ⲛ̀ⲁ̀ⲅⲁⲑⲟⲥ</w:t>
            </w:r>
          </w:p>
        </w:tc>
      </w:tr>
      <w:tr w:rsidR="00E35F1F" w14:paraId="77D7BED3" w14:textId="77777777" w:rsidTr="00E35F1F">
        <w:trPr>
          <w:cantSplit/>
          <w:jc w:val="center"/>
        </w:trPr>
        <w:tc>
          <w:tcPr>
            <w:tcW w:w="288" w:type="dxa"/>
          </w:tcPr>
          <w:p w14:paraId="2A0FAD39" w14:textId="77777777" w:rsidR="00E35F1F" w:rsidRDefault="00E35F1F" w:rsidP="00E35F1F">
            <w:pPr>
              <w:pStyle w:val="CopticCross"/>
            </w:pPr>
          </w:p>
        </w:tc>
        <w:tc>
          <w:tcPr>
            <w:tcW w:w="3960" w:type="dxa"/>
          </w:tcPr>
          <w:p w14:paraId="36751FE0" w14:textId="77777777" w:rsidR="00E35F1F" w:rsidRPr="007425E1" w:rsidRDefault="00E35F1F" w:rsidP="00E35F1F">
            <w:pPr>
              <w:pStyle w:val="EngHang"/>
              <w:rPr>
                <w:rFonts w:eastAsiaTheme="minorHAnsi"/>
              </w:rPr>
            </w:pPr>
            <w:r w:rsidRPr="007425E1">
              <w:rPr>
                <w:rFonts w:eastAsiaTheme="minorHAnsi"/>
              </w:rPr>
              <w:t>O Name full of glory;</w:t>
            </w:r>
          </w:p>
          <w:p w14:paraId="4654A8BF" w14:textId="782A805E" w:rsidR="00E35F1F" w:rsidRPr="007425E1" w:rsidRDefault="00E35F1F" w:rsidP="00E35F1F">
            <w:pPr>
              <w:pStyle w:val="EngHang"/>
              <w:rPr>
                <w:rFonts w:eastAsiaTheme="minorHAnsi"/>
              </w:rPr>
            </w:pPr>
            <w:r w:rsidRPr="007425E1">
              <w:rPr>
                <w:rFonts w:eastAsiaTheme="minorHAnsi"/>
              </w:rPr>
              <w:t xml:space="preserve">O Name full of </w:t>
            </w:r>
            <w:commentRangeStart w:id="1025"/>
            <w:r w:rsidRPr="007425E1">
              <w:rPr>
                <w:rFonts w:eastAsiaTheme="minorHAnsi"/>
              </w:rPr>
              <w:t>blessing</w:t>
            </w:r>
            <w:commentRangeEnd w:id="1025"/>
            <w:r>
              <w:rPr>
                <w:rStyle w:val="CommentReference"/>
                <w:rFonts w:ascii="Times New Roman" w:eastAsiaTheme="minorHAnsi" w:hAnsi="Times New Roman" w:cstheme="minorBidi"/>
                <w:color w:val="auto"/>
              </w:rPr>
              <w:commentReference w:id="1025"/>
            </w:r>
            <w:r w:rsidR="009C594D">
              <w:rPr>
                <w:rFonts w:eastAsiaTheme="minorHAnsi"/>
              </w:rPr>
              <w:t>,</w:t>
            </w:r>
          </w:p>
          <w:p w14:paraId="38DA6F18" w14:textId="77777777" w:rsidR="00E35F1F" w:rsidRPr="003B0313" w:rsidRDefault="00E35F1F" w:rsidP="00E35F1F">
            <w:pPr>
              <w:pStyle w:val="EngHang"/>
              <w:rPr>
                <w:rFonts w:eastAsiaTheme="minorHAnsi"/>
              </w:rPr>
            </w:pPr>
            <w:r w:rsidRPr="003B0313">
              <w:rPr>
                <w:rFonts w:eastAsiaTheme="minorHAnsi"/>
              </w:rPr>
              <w:t>O my Lord Jesus Christ,</w:t>
            </w:r>
          </w:p>
          <w:p w14:paraId="2EE4BF0A" w14:textId="77777777" w:rsidR="00E35F1F" w:rsidRDefault="00E35F1F" w:rsidP="00E35F1F">
            <w:pPr>
              <w:pStyle w:val="EngHangEnd"/>
            </w:pPr>
            <w:r w:rsidRPr="003B0313">
              <w:rPr>
                <w:rFonts w:eastAsiaTheme="minorHAnsi"/>
              </w:rPr>
              <w:t>O my Good Saviour.</w:t>
            </w:r>
          </w:p>
        </w:tc>
        <w:tc>
          <w:tcPr>
            <w:tcW w:w="288" w:type="dxa"/>
          </w:tcPr>
          <w:p w14:paraId="1881BBE0" w14:textId="77777777" w:rsidR="00E35F1F" w:rsidRDefault="00E35F1F" w:rsidP="00E35F1F"/>
        </w:tc>
        <w:tc>
          <w:tcPr>
            <w:tcW w:w="288" w:type="dxa"/>
          </w:tcPr>
          <w:p w14:paraId="441140AA" w14:textId="77777777" w:rsidR="00E35F1F" w:rsidRDefault="00E35F1F" w:rsidP="00E35F1F">
            <w:pPr>
              <w:pStyle w:val="CopticCross"/>
            </w:pPr>
          </w:p>
        </w:tc>
        <w:tc>
          <w:tcPr>
            <w:tcW w:w="3960" w:type="dxa"/>
          </w:tcPr>
          <w:p w14:paraId="64EA8DC0" w14:textId="77777777" w:rsidR="00E35F1F" w:rsidRDefault="00E35F1F" w:rsidP="00E35F1F">
            <w:pPr>
              <w:pStyle w:val="CopticVersemulti-line"/>
            </w:pPr>
            <w:r w:rsidRPr="00511398">
              <w:t>Ⲱ̀ ⲡⲓⲣⲁⲛ ⲉⲑⲙⲉϩ ⲛ̀ⲱ̀ⲟⲩ</w:t>
            </w:r>
          </w:p>
          <w:p w14:paraId="154CF058" w14:textId="77777777" w:rsidR="00E35F1F" w:rsidRDefault="00E35F1F" w:rsidP="00E35F1F">
            <w:pPr>
              <w:pStyle w:val="CopticVersemulti-line"/>
            </w:pPr>
            <w:r w:rsidRPr="00511398">
              <w:t>ⲱ̀ ⲡⲓⲣⲁⲛ ⲉⲑⲙⲉϩ ⲛ̀ⲥ̀ⲙⲟⲩ</w:t>
            </w:r>
          </w:p>
          <w:p w14:paraId="43AD2188" w14:textId="77777777" w:rsidR="00E35F1F" w:rsidRDefault="00E35F1F" w:rsidP="00E35F1F">
            <w:pPr>
              <w:pStyle w:val="CopticVersemulti-line"/>
            </w:pPr>
            <w:r w:rsidRPr="00BD21C4">
              <w:t>Ⲡⲁⲟ̅ⲥ̅ Ⲓⲏ̅ⲥ Ⲡⲭ̅ⲥ</w:t>
            </w:r>
          </w:p>
          <w:p w14:paraId="63EC35C5" w14:textId="77777777" w:rsidR="00E35F1F" w:rsidRDefault="00E35F1F" w:rsidP="00E35F1F">
            <w:pPr>
              <w:pStyle w:val="CopticVerse"/>
            </w:pPr>
            <w:r w:rsidRPr="00BD21C4">
              <w:t>Ⲡⲁⲥ̅ⲱ̅ⲣ ⲛ̀ⲁ̀ⲅⲁⲑⲟⲥ</w:t>
            </w:r>
          </w:p>
        </w:tc>
      </w:tr>
      <w:tr w:rsidR="00E35F1F" w14:paraId="705FF156" w14:textId="77777777" w:rsidTr="00E35F1F">
        <w:trPr>
          <w:cantSplit/>
          <w:jc w:val="center"/>
        </w:trPr>
        <w:tc>
          <w:tcPr>
            <w:tcW w:w="288" w:type="dxa"/>
          </w:tcPr>
          <w:p w14:paraId="2AC092F3" w14:textId="77777777" w:rsidR="00E35F1F" w:rsidRDefault="00E35F1F" w:rsidP="00E35F1F">
            <w:pPr>
              <w:pStyle w:val="CopticCross"/>
            </w:pPr>
          </w:p>
        </w:tc>
        <w:tc>
          <w:tcPr>
            <w:tcW w:w="3960" w:type="dxa"/>
          </w:tcPr>
          <w:p w14:paraId="38D23624" w14:textId="5FEA5C5C" w:rsidR="00E35F1F" w:rsidRDefault="009C594D" w:rsidP="00E35F1F">
            <w:pPr>
              <w:pStyle w:val="EngHang"/>
            </w:pPr>
            <w:r>
              <w:t xml:space="preserve">We’ll </w:t>
            </w:r>
            <w:r w:rsidR="00E35F1F">
              <w:t>not cease praising You,</w:t>
            </w:r>
          </w:p>
          <w:p w14:paraId="7373CFF4" w14:textId="6914D271" w:rsidR="00E35F1F" w:rsidRDefault="009C594D" w:rsidP="00E35F1F">
            <w:pPr>
              <w:pStyle w:val="EngHang"/>
            </w:pPr>
            <w:r>
              <w:t>Forever and ever,</w:t>
            </w:r>
          </w:p>
          <w:p w14:paraId="3CFDAB6B" w14:textId="77777777" w:rsidR="00E35F1F" w:rsidRPr="003B0313" w:rsidRDefault="00E35F1F" w:rsidP="00E35F1F">
            <w:pPr>
              <w:pStyle w:val="EngHang"/>
              <w:rPr>
                <w:rFonts w:eastAsiaTheme="minorHAnsi"/>
              </w:rPr>
            </w:pPr>
            <w:r w:rsidRPr="003B0313">
              <w:rPr>
                <w:rFonts w:eastAsiaTheme="minorHAnsi"/>
              </w:rPr>
              <w:t>O my Lord Jesus Christ,</w:t>
            </w:r>
          </w:p>
          <w:p w14:paraId="6AA5F160" w14:textId="77777777" w:rsidR="00E35F1F" w:rsidRDefault="00E35F1F" w:rsidP="00E35F1F">
            <w:pPr>
              <w:pStyle w:val="EngHangEnd"/>
            </w:pPr>
            <w:r w:rsidRPr="003B0313">
              <w:rPr>
                <w:rFonts w:eastAsiaTheme="minorHAnsi"/>
              </w:rPr>
              <w:t>O my Good Saviour.</w:t>
            </w:r>
          </w:p>
        </w:tc>
        <w:tc>
          <w:tcPr>
            <w:tcW w:w="288" w:type="dxa"/>
          </w:tcPr>
          <w:p w14:paraId="7B29D0FB" w14:textId="77777777" w:rsidR="00E35F1F" w:rsidRDefault="00E35F1F" w:rsidP="00E35F1F"/>
        </w:tc>
        <w:tc>
          <w:tcPr>
            <w:tcW w:w="288" w:type="dxa"/>
          </w:tcPr>
          <w:p w14:paraId="0E43169C" w14:textId="77777777" w:rsidR="00E35F1F" w:rsidRDefault="00E35F1F" w:rsidP="00E35F1F">
            <w:pPr>
              <w:pStyle w:val="CopticCross"/>
            </w:pPr>
          </w:p>
        </w:tc>
        <w:tc>
          <w:tcPr>
            <w:tcW w:w="3960" w:type="dxa"/>
          </w:tcPr>
          <w:p w14:paraId="3EC72807" w14:textId="77777777" w:rsidR="00E35F1F" w:rsidRDefault="00E35F1F" w:rsidP="00E35F1F">
            <w:pPr>
              <w:pStyle w:val="CopticVersemulti-line"/>
            </w:pPr>
            <w:r w:rsidRPr="00511398">
              <w:t>Ϣⲁ ⲉ̀ⲛⲉϩ ⲛ̀ⲧⲉ ⲡⲓⲉ̀ⲛⲉϩ</w:t>
            </w:r>
          </w:p>
          <w:p w14:paraId="795767B6" w14:textId="77777777" w:rsidR="00E35F1F" w:rsidRDefault="00E35F1F" w:rsidP="00E35F1F">
            <w:pPr>
              <w:pStyle w:val="CopticVersemulti-line"/>
            </w:pPr>
            <w:r w:rsidRPr="00511398">
              <w:t>ⲧⲉⲛⲛⲁⲕⲏⲛ ⲁⲛ ⲉⲛⲥ̀ⲙⲟⲩ ⲉ̀ⲣⲟⲕ</w:t>
            </w:r>
          </w:p>
          <w:p w14:paraId="2932A2C9" w14:textId="77777777" w:rsidR="00E35F1F" w:rsidRDefault="00E35F1F" w:rsidP="00E35F1F">
            <w:pPr>
              <w:pStyle w:val="CopticVersemulti-line"/>
            </w:pPr>
            <w:r w:rsidRPr="00BD21C4">
              <w:t>Ⲡⲁⲟ̅ⲥ̅ Ⲓⲏ̅ⲥ Ⲡⲭ̅ⲥ</w:t>
            </w:r>
          </w:p>
          <w:p w14:paraId="169BC1A1" w14:textId="77777777" w:rsidR="00E35F1F" w:rsidRDefault="00E35F1F" w:rsidP="00E35F1F">
            <w:pPr>
              <w:pStyle w:val="CopticVerse"/>
            </w:pPr>
            <w:r w:rsidRPr="00BD21C4">
              <w:t>Ⲡⲁⲥ̅ⲱ̅ⲣ ⲛ̀ⲁ̀ⲅⲁⲑⲟⲥ</w:t>
            </w:r>
          </w:p>
        </w:tc>
      </w:tr>
      <w:tr w:rsidR="00E35F1F" w14:paraId="2F7D858B" w14:textId="77777777" w:rsidTr="00E35F1F">
        <w:trPr>
          <w:cantSplit/>
          <w:jc w:val="center"/>
        </w:trPr>
        <w:tc>
          <w:tcPr>
            <w:tcW w:w="288" w:type="dxa"/>
          </w:tcPr>
          <w:p w14:paraId="2BBA64C2" w14:textId="77777777" w:rsidR="00E35F1F" w:rsidRDefault="00E35F1F" w:rsidP="00E35F1F">
            <w:pPr>
              <w:pStyle w:val="CopticCross"/>
            </w:pPr>
            <w:r w:rsidRPr="00FB5ACB">
              <w:t>¿</w:t>
            </w:r>
          </w:p>
        </w:tc>
        <w:tc>
          <w:tcPr>
            <w:tcW w:w="3960" w:type="dxa"/>
          </w:tcPr>
          <w:p w14:paraId="28B82B56" w14:textId="77777777" w:rsidR="00E35F1F" w:rsidRPr="007425E1" w:rsidRDefault="00E35F1F" w:rsidP="00E35F1F">
            <w:pPr>
              <w:pStyle w:val="EngHang"/>
              <w:rPr>
                <w:rFonts w:eastAsiaTheme="minorHAnsi"/>
              </w:rPr>
            </w:pPr>
            <w:r>
              <w:rPr>
                <w:rFonts w:eastAsiaTheme="minorHAnsi"/>
              </w:rPr>
              <w:t>Yours</w:t>
            </w:r>
            <w:r w:rsidRPr="007425E1">
              <w:rPr>
                <w:rFonts w:eastAsiaTheme="minorHAnsi"/>
              </w:rPr>
              <w:t xml:space="preserve"> is the blessing,</w:t>
            </w:r>
          </w:p>
          <w:p w14:paraId="3C63594F" w14:textId="46EA546E" w:rsidR="00E35F1F" w:rsidRPr="007425E1" w:rsidRDefault="009C594D" w:rsidP="00E35F1F">
            <w:pPr>
              <w:pStyle w:val="EngHang"/>
              <w:rPr>
                <w:rFonts w:eastAsiaTheme="minorHAnsi"/>
              </w:rPr>
            </w:pPr>
            <w:r>
              <w:rPr>
                <w:rFonts w:eastAsiaTheme="minorHAnsi"/>
              </w:rPr>
              <w:t>The honour and the glory,</w:t>
            </w:r>
          </w:p>
          <w:p w14:paraId="4A660816" w14:textId="77777777" w:rsidR="00E35F1F" w:rsidRPr="003B0313" w:rsidRDefault="00E35F1F" w:rsidP="00E35F1F">
            <w:pPr>
              <w:pStyle w:val="EngHang"/>
              <w:rPr>
                <w:rFonts w:eastAsiaTheme="minorHAnsi"/>
              </w:rPr>
            </w:pPr>
            <w:r w:rsidRPr="003B0313">
              <w:rPr>
                <w:rFonts w:eastAsiaTheme="minorHAnsi"/>
              </w:rPr>
              <w:t>O my Lord Jesus Christ,</w:t>
            </w:r>
          </w:p>
          <w:p w14:paraId="47510C68" w14:textId="77777777" w:rsidR="00E35F1F" w:rsidRDefault="00E35F1F" w:rsidP="00E35F1F">
            <w:pPr>
              <w:pStyle w:val="EngHangEnd"/>
            </w:pPr>
            <w:r w:rsidRPr="003B0313">
              <w:rPr>
                <w:rFonts w:eastAsiaTheme="minorHAnsi"/>
              </w:rPr>
              <w:t>O my Good Saviour.</w:t>
            </w:r>
          </w:p>
        </w:tc>
        <w:tc>
          <w:tcPr>
            <w:tcW w:w="288" w:type="dxa"/>
          </w:tcPr>
          <w:p w14:paraId="0B55D883" w14:textId="77777777" w:rsidR="00E35F1F" w:rsidRDefault="00E35F1F" w:rsidP="00E35F1F"/>
        </w:tc>
        <w:tc>
          <w:tcPr>
            <w:tcW w:w="288" w:type="dxa"/>
          </w:tcPr>
          <w:p w14:paraId="775FCE30" w14:textId="77777777" w:rsidR="00E35F1F" w:rsidRDefault="00E35F1F" w:rsidP="00E35F1F">
            <w:pPr>
              <w:pStyle w:val="CopticCross"/>
            </w:pPr>
            <w:r w:rsidRPr="00FB5ACB">
              <w:t>¿</w:t>
            </w:r>
          </w:p>
        </w:tc>
        <w:tc>
          <w:tcPr>
            <w:tcW w:w="3960" w:type="dxa"/>
          </w:tcPr>
          <w:p w14:paraId="3175F4E9" w14:textId="77777777" w:rsidR="00E35F1F" w:rsidRDefault="00E35F1F" w:rsidP="00E35F1F">
            <w:pPr>
              <w:pStyle w:val="CopticVersemulti-line"/>
            </w:pPr>
            <w:r w:rsidRPr="00511398">
              <w:t>ϥ̀ⲉⲛⲧⲁⲕ ⲙ̀ⲙⲁⲩ ⲛ̀ϫⲉ ⲡⲓⲥ̀ⲙⲟⲩ</w:t>
            </w:r>
          </w:p>
          <w:p w14:paraId="154150A9" w14:textId="77777777" w:rsidR="00E35F1F" w:rsidRDefault="00E35F1F" w:rsidP="00E35F1F">
            <w:pPr>
              <w:pStyle w:val="CopticVersemulti-line"/>
            </w:pPr>
            <w:r w:rsidRPr="00511398">
              <w:t>ⲛⲉⲙ ⲡⲓⲱ̀ⲟⲩ ⲛⲉⲙ ⲡⲓⲧⲁⲓⲟ̀</w:t>
            </w:r>
          </w:p>
          <w:p w14:paraId="05C017D9" w14:textId="77777777" w:rsidR="00E35F1F" w:rsidRDefault="00E35F1F" w:rsidP="00E35F1F">
            <w:pPr>
              <w:pStyle w:val="CopticVersemulti-line"/>
            </w:pPr>
            <w:r w:rsidRPr="00BD21C4">
              <w:t>Ⲡⲁⲟ̅ⲥ̅ Ⲓⲏ̅ⲥ Ⲡⲭ̅ⲥ</w:t>
            </w:r>
          </w:p>
          <w:p w14:paraId="355F9901" w14:textId="77777777" w:rsidR="00E35F1F" w:rsidRDefault="00E35F1F" w:rsidP="00E35F1F">
            <w:pPr>
              <w:pStyle w:val="CopticVerse"/>
            </w:pPr>
            <w:r w:rsidRPr="00BD21C4">
              <w:t>Ⲡⲁⲥ̅ⲱ̅ⲣ ⲛ̀ⲁ̀ⲅⲁⲑⲟⲥ</w:t>
            </w:r>
          </w:p>
        </w:tc>
      </w:tr>
      <w:tr w:rsidR="00E35F1F" w14:paraId="34DCA63A" w14:textId="77777777" w:rsidTr="00E35F1F">
        <w:trPr>
          <w:cantSplit/>
          <w:jc w:val="center"/>
        </w:trPr>
        <w:tc>
          <w:tcPr>
            <w:tcW w:w="288" w:type="dxa"/>
          </w:tcPr>
          <w:p w14:paraId="7D78F897" w14:textId="77777777" w:rsidR="00E35F1F" w:rsidRDefault="00E35F1F" w:rsidP="00E35F1F">
            <w:pPr>
              <w:pStyle w:val="CopticCross"/>
            </w:pPr>
            <w:r w:rsidRPr="00FB5ACB">
              <w:t>¿</w:t>
            </w:r>
          </w:p>
        </w:tc>
        <w:tc>
          <w:tcPr>
            <w:tcW w:w="3960" w:type="dxa"/>
          </w:tcPr>
          <w:p w14:paraId="24E5A38E" w14:textId="77777777" w:rsidR="00E35F1F" w:rsidRPr="007425E1" w:rsidRDefault="00E35F1F" w:rsidP="00E35F1F">
            <w:pPr>
              <w:pStyle w:val="EngHang"/>
              <w:rPr>
                <w:rFonts w:eastAsiaTheme="minorHAnsi"/>
              </w:rPr>
            </w:pPr>
            <w:r w:rsidRPr="007425E1">
              <w:rPr>
                <w:rFonts w:eastAsiaTheme="minorHAnsi"/>
              </w:rPr>
              <w:t xml:space="preserve">With the blessing we bless </w:t>
            </w:r>
            <w:r>
              <w:rPr>
                <w:rFonts w:eastAsiaTheme="minorHAnsi"/>
              </w:rPr>
              <w:t>You</w:t>
            </w:r>
            <w:r w:rsidRPr="007425E1">
              <w:rPr>
                <w:rFonts w:eastAsiaTheme="minorHAnsi"/>
              </w:rPr>
              <w:t>;</w:t>
            </w:r>
          </w:p>
          <w:p w14:paraId="18C04B3E" w14:textId="77777777" w:rsidR="00E35F1F" w:rsidRPr="007425E1" w:rsidRDefault="00E35F1F" w:rsidP="00E35F1F">
            <w:pPr>
              <w:pStyle w:val="EngHang"/>
              <w:rPr>
                <w:rFonts w:eastAsiaTheme="minorHAnsi"/>
              </w:rPr>
            </w:pPr>
            <w:r w:rsidRPr="007425E1">
              <w:rPr>
                <w:rFonts w:eastAsiaTheme="minorHAnsi"/>
              </w:rPr>
              <w:t xml:space="preserve">With the glory we glorify </w:t>
            </w:r>
            <w:r>
              <w:rPr>
                <w:rFonts w:eastAsiaTheme="minorHAnsi"/>
              </w:rPr>
              <w:t>You</w:t>
            </w:r>
            <w:r w:rsidRPr="007425E1">
              <w:rPr>
                <w:rFonts w:eastAsiaTheme="minorHAnsi"/>
              </w:rPr>
              <w:t xml:space="preserve">: </w:t>
            </w:r>
          </w:p>
          <w:p w14:paraId="24133608" w14:textId="77777777" w:rsidR="00E35F1F" w:rsidRPr="003B0313" w:rsidRDefault="00E35F1F" w:rsidP="00E35F1F">
            <w:pPr>
              <w:pStyle w:val="EngHang"/>
              <w:rPr>
                <w:rFonts w:eastAsiaTheme="minorHAnsi"/>
              </w:rPr>
            </w:pPr>
            <w:r w:rsidRPr="003B0313">
              <w:rPr>
                <w:rFonts w:eastAsiaTheme="minorHAnsi"/>
              </w:rPr>
              <w:t>O my Lord Jesus Christ,</w:t>
            </w:r>
          </w:p>
          <w:p w14:paraId="100CA6B4" w14:textId="77777777" w:rsidR="00E35F1F" w:rsidRDefault="00E35F1F" w:rsidP="00E35F1F">
            <w:pPr>
              <w:pStyle w:val="EngHangEnd"/>
            </w:pPr>
            <w:r w:rsidRPr="003B0313">
              <w:rPr>
                <w:rFonts w:eastAsiaTheme="minorHAnsi"/>
              </w:rPr>
              <w:t>O my Good Saviour.</w:t>
            </w:r>
          </w:p>
        </w:tc>
        <w:tc>
          <w:tcPr>
            <w:tcW w:w="288" w:type="dxa"/>
          </w:tcPr>
          <w:p w14:paraId="5063FA0B" w14:textId="77777777" w:rsidR="00E35F1F" w:rsidRDefault="00E35F1F" w:rsidP="00E35F1F"/>
        </w:tc>
        <w:tc>
          <w:tcPr>
            <w:tcW w:w="288" w:type="dxa"/>
          </w:tcPr>
          <w:p w14:paraId="267C49BF" w14:textId="77777777" w:rsidR="00E35F1F" w:rsidRDefault="00E35F1F" w:rsidP="00E35F1F">
            <w:pPr>
              <w:pStyle w:val="CopticCross"/>
            </w:pPr>
            <w:r w:rsidRPr="00FB5ACB">
              <w:t>¿</w:t>
            </w:r>
          </w:p>
        </w:tc>
        <w:tc>
          <w:tcPr>
            <w:tcW w:w="3960" w:type="dxa"/>
          </w:tcPr>
          <w:p w14:paraId="0925DE63" w14:textId="77777777" w:rsidR="00E35F1F" w:rsidRDefault="00E35F1F" w:rsidP="00E35F1F">
            <w:pPr>
              <w:pStyle w:val="CopticVersemulti-line"/>
            </w:pPr>
            <w:r w:rsidRPr="00511398">
              <w:t>Ϧⲉⲛ ⲟⲩⲥ̀ⲙⲟⲩ ⲧⲉⲛⲥ̀ⲙⲟⲩ ⲉ̀ⲣⲟⲕ</w:t>
            </w:r>
          </w:p>
          <w:p w14:paraId="0CD11FB6" w14:textId="77777777" w:rsidR="00E35F1F" w:rsidRDefault="00E35F1F" w:rsidP="00E35F1F">
            <w:pPr>
              <w:pStyle w:val="CopticVersemulti-line"/>
            </w:pPr>
            <w:r w:rsidRPr="00511398">
              <w:t>ϧⲉⲛ ⲟⲩⲱ̀ⲟⲩ ⲧⲉⲛϯⲱ̀ⲟⲩ ⲛⲁⲕ</w:t>
            </w:r>
          </w:p>
          <w:p w14:paraId="4DBA2EE1" w14:textId="77777777" w:rsidR="00E35F1F" w:rsidRDefault="00E35F1F" w:rsidP="00E35F1F">
            <w:pPr>
              <w:pStyle w:val="CopticVersemulti-line"/>
            </w:pPr>
            <w:r w:rsidRPr="00BD21C4">
              <w:t>Ⲡⲁⲟ̅ⲥ̅ Ⲓⲏ̅ⲥ Ⲡⲭ̅ⲥ</w:t>
            </w:r>
          </w:p>
          <w:p w14:paraId="7AA55C8E" w14:textId="77777777" w:rsidR="00E35F1F" w:rsidRDefault="00E35F1F" w:rsidP="00E35F1F">
            <w:pPr>
              <w:pStyle w:val="CopticVerse"/>
            </w:pPr>
            <w:r w:rsidRPr="00BD21C4">
              <w:t>Ⲡⲁⲥ̅ⲱ̅ⲣ ⲛ̀ⲁ̀ⲅⲁⲑⲟⲥ</w:t>
            </w:r>
          </w:p>
        </w:tc>
      </w:tr>
      <w:tr w:rsidR="00E35F1F" w14:paraId="2296EE12" w14:textId="77777777" w:rsidTr="00E35F1F">
        <w:trPr>
          <w:cantSplit/>
          <w:jc w:val="center"/>
        </w:trPr>
        <w:tc>
          <w:tcPr>
            <w:tcW w:w="288" w:type="dxa"/>
          </w:tcPr>
          <w:p w14:paraId="0FE1D59E" w14:textId="77777777" w:rsidR="00E35F1F" w:rsidRDefault="00E35F1F" w:rsidP="00E35F1F">
            <w:pPr>
              <w:pStyle w:val="CopticCross"/>
            </w:pPr>
          </w:p>
        </w:tc>
        <w:tc>
          <w:tcPr>
            <w:tcW w:w="3960" w:type="dxa"/>
          </w:tcPr>
          <w:p w14:paraId="65CCBA01" w14:textId="77777777" w:rsidR="00E35F1F" w:rsidRPr="007425E1" w:rsidRDefault="00E35F1F" w:rsidP="00E35F1F">
            <w:pPr>
              <w:pStyle w:val="EngHang"/>
              <w:rPr>
                <w:rFonts w:eastAsiaTheme="minorHAnsi"/>
              </w:rPr>
            </w:pPr>
            <w:r w:rsidRPr="007425E1">
              <w:rPr>
                <w:rFonts w:eastAsiaTheme="minorHAnsi"/>
              </w:rPr>
              <w:t xml:space="preserve">As long as we live </w:t>
            </w:r>
            <w:commentRangeStart w:id="1026"/>
            <w:r w:rsidRPr="007425E1">
              <w:rPr>
                <w:rFonts w:eastAsiaTheme="minorHAnsi"/>
              </w:rPr>
              <w:t xml:space="preserve">we'll </w:t>
            </w:r>
            <w:commentRangeEnd w:id="1026"/>
            <w:r>
              <w:rPr>
                <w:rStyle w:val="CommentReference"/>
                <w:rFonts w:ascii="Times New Roman" w:eastAsiaTheme="minorHAnsi" w:hAnsi="Times New Roman" w:cstheme="minorBidi"/>
                <w:color w:val="auto"/>
              </w:rPr>
              <w:commentReference w:id="1026"/>
            </w:r>
            <w:r w:rsidRPr="007425E1">
              <w:rPr>
                <w:rFonts w:eastAsiaTheme="minorHAnsi"/>
              </w:rPr>
              <w:t xml:space="preserve">praise </w:t>
            </w:r>
            <w:r>
              <w:rPr>
                <w:rFonts w:eastAsiaTheme="minorHAnsi"/>
              </w:rPr>
              <w:t>You</w:t>
            </w:r>
            <w:r w:rsidRPr="007425E1">
              <w:rPr>
                <w:rFonts w:eastAsiaTheme="minorHAnsi"/>
              </w:rPr>
              <w:t>;</w:t>
            </w:r>
          </w:p>
          <w:p w14:paraId="7A08AD9F" w14:textId="09C58C0E" w:rsidR="00E35F1F" w:rsidRPr="007425E1" w:rsidRDefault="00E35F1F" w:rsidP="00E35F1F">
            <w:pPr>
              <w:pStyle w:val="EngHang"/>
              <w:rPr>
                <w:rFonts w:eastAsiaTheme="minorHAnsi"/>
              </w:rPr>
            </w:pPr>
            <w:r w:rsidRPr="007425E1">
              <w:rPr>
                <w:rFonts w:eastAsiaTheme="minorHAnsi"/>
              </w:rPr>
              <w:t xml:space="preserve">As long as we're here we'll glorify </w:t>
            </w:r>
            <w:r>
              <w:rPr>
                <w:rFonts w:eastAsiaTheme="minorHAnsi"/>
              </w:rPr>
              <w:t>You</w:t>
            </w:r>
            <w:r w:rsidR="009C594D">
              <w:rPr>
                <w:rFonts w:eastAsiaTheme="minorHAnsi"/>
              </w:rPr>
              <w:t>,</w:t>
            </w:r>
            <w:r w:rsidRPr="007425E1">
              <w:rPr>
                <w:rFonts w:eastAsiaTheme="minorHAnsi"/>
              </w:rPr>
              <w:t xml:space="preserve"> </w:t>
            </w:r>
          </w:p>
          <w:p w14:paraId="39F9B73B" w14:textId="77777777" w:rsidR="00E35F1F" w:rsidRPr="003B0313" w:rsidRDefault="00E35F1F" w:rsidP="00E35F1F">
            <w:pPr>
              <w:pStyle w:val="EngHang"/>
              <w:rPr>
                <w:rFonts w:eastAsiaTheme="minorHAnsi"/>
              </w:rPr>
            </w:pPr>
            <w:r w:rsidRPr="003B0313">
              <w:rPr>
                <w:rFonts w:eastAsiaTheme="minorHAnsi"/>
              </w:rPr>
              <w:t>O my Lord Jesus Christ,</w:t>
            </w:r>
          </w:p>
          <w:p w14:paraId="3BF71FAF" w14:textId="77777777" w:rsidR="00E35F1F" w:rsidRDefault="00E35F1F" w:rsidP="00E35F1F">
            <w:pPr>
              <w:pStyle w:val="EngHangEnd"/>
            </w:pPr>
            <w:r w:rsidRPr="003B0313">
              <w:rPr>
                <w:rFonts w:eastAsiaTheme="minorHAnsi"/>
              </w:rPr>
              <w:t>O my Good Saviour.</w:t>
            </w:r>
          </w:p>
        </w:tc>
        <w:tc>
          <w:tcPr>
            <w:tcW w:w="288" w:type="dxa"/>
          </w:tcPr>
          <w:p w14:paraId="128760D5" w14:textId="77777777" w:rsidR="00E35F1F" w:rsidRDefault="00E35F1F" w:rsidP="00E35F1F"/>
        </w:tc>
        <w:tc>
          <w:tcPr>
            <w:tcW w:w="288" w:type="dxa"/>
          </w:tcPr>
          <w:p w14:paraId="6E9A8033" w14:textId="77777777" w:rsidR="00E35F1F" w:rsidRDefault="00E35F1F" w:rsidP="00E35F1F">
            <w:pPr>
              <w:pStyle w:val="CopticCross"/>
            </w:pPr>
          </w:p>
        </w:tc>
        <w:tc>
          <w:tcPr>
            <w:tcW w:w="3960" w:type="dxa"/>
          </w:tcPr>
          <w:p w14:paraId="383526E7" w14:textId="77777777" w:rsidR="00E35F1F" w:rsidRDefault="00E35F1F" w:rsidP="00E35F1F">
            <w:pPr>
              <w:pStyle w:val="CopticVersemulti-line"/>
            </w:pPr>
            <w:r w:rsidRPr="00511398">
              <w:t>Ϩⲟⲥ ⲉⲛⲟⲛϧ ⲧⲉⲛⲥ̀ⲙⲟⲩ ⲉ̀ⲣⲟⲕ</w:t>
            </w:r>
          </w:p>
          <w:p w14:paraId="6A2247DA" w14:textId="77777777" w:rsidR="00E35F1F" w:rsidRDefault="00E35F1F" w:rsidP="00E35F1F">
            <w:pPr>
              <w:pStyle w:val="CopticVersemulti-line"/>
            </w:pPr>
            <w:r w:rsidRPr="00511398">
              <w:t>ϩⲟⲥ ⲉⲛϣⲟⲡ ⲧⲉⲛϯⲱ̀ⲟⲩ ⲛⲁⲕ</w:t>
            </w:r>
          </w:p>
          <w:p w14:paraId="402B7187" w14:textId="77777777" w:rsidR="00E35F1F" w:rsidRDefault="00E35F1F" w:rsidP="00E35F1F">
            <w:pPr>
              <w:pStyle w:val="CopticVersemulti-line"/>
            </w:pPr>
            <w:r w:rsidRPr="00BD21C4">
              <w:t>Ⲡⲁⲟ̅ⲥ̅ Ⲓⲏ̅ⲥ Ⲡⲭ̅ⲥ</w:t>
            </w:r>
          </w:p>
          <w:p w14:paraId="5DAF2122" w14:textId="77777777" w:rsidR="00E35F1F" w:rsidRDefault="00E35F1F" w:rsidP="00E35F1F">
            <w:pPr>
              <w:pStyle w:val="CopticVerse"/>
            </w:pPr>
            <w:r w:rsidRPr="00BD21C4">
              <w:t>Ⲡⲁⲥ̅ⲱ̅ⲣ ⲛ̀ⲁ̀ⲅⲁⲑⲟⲥ</w:t>
            </w:r>
          </w:p>
        </w:tc>
      </w:tr>
      <w:tr w:rsidR="00E35F1F" w14:paraId="12BC8DB1" w14:textId="77777777" w:rsidTr="00E35F1F">
        <w:trPr>
          <w:cantSplit/>
          <w:jc w:val="center"/>
        </w:trPr>
        <w:tc>
          <w:tcPr>
            <w:tcW w:w="288" w:type="dxa"/>
          </w:tcPr>
          <w:p w14:paraId="1337DE6A" w14:textId="77777777" w:rsidR="00E35F1F" w:rsidRDefault="00E35F1F" w:rsidP="00E35F1F">
            <w:pPr>
              <w:pStyle w:val="CopticCross"/>
            </w:pPr>
          </w:p>
        </w:tc>
        <w:tc>
          <w:tcPr>
            <w:tcW w:w="3960" w:type="dxa"/>
          </w:tcPr>
          <w:p w14:paraId="615C52FC" w14:textId="77777777" w:rsidR="00E35F1F" w:rsidRPr="007425E1" w:rsidRDefault="00E35F1F" w:rsidP="00E35F1F">
            <w:pPr>
              <w:pStyle w:val="EngHang"/>
              <w:rPr>
                <w:rFonts w:eastAsiaTheme="minorHAnsi"/>
              </w:rPr>
            </w:pPr>
            <w:r w:rsidRPr="007425E1">
              <w:rPr>
                <w:rFonts w:eastAsiaTheme="minorHAnsi"/>
              </w:rPr>
              <w:t xml:space="preserve">The perfection of </w:t>
            </w:r>
            <w:r>
              <w:rPr>
                <w:rFonts w:eastAsiaTheme="minorHAnsi"/>
              </w:rPr>
              <w:t>every blessing</w:t>
            </w:r>
          </w:p>
          <w:p w14:paraId="2DE87C84" w14:textId="3E0375FA" w:rsidR="00E35F1F" w:rsidRPr="007425E1" w:rsidRDefault="00E35F1F" w:rsidP="00E35F1F">
            <w:pPr>
              <w:pStyle w:val="EngHang"/>
              <w:rPr>
                <w:rFonts w:eastAsiaTheme="minorHAnsi"/>
              </w:rPr>
            </w:pPr>
            <w:r w:rsidRPr="007425E1">
              <w:rPr>
                <w:rFonts w:eastAsiaTheme="minorHAnsi"/>
              </w:rPr>
              <w:t xml:space="preserve">Is in </w:t>
            </w:r>
            <w:r>
              <w:rPr>
                <w:rFonts w:eastAsiaTheme="minorHAnsi"/>
              </w:rPr>
              <w:t>Your</w:t>
            </w:r>
            <w:r w:rsidR="009C594D">
              <w:rPr>
                <w:rFonts w:eastAsiaTheme="minorHAnsi"/>
              </w:rPr>
              <w:t xml:space="preserve"> Holy Name,</w:t>
            </w:r>
          </w:p>
          <w:p w14:paraId="4AFDAE2B" w14:textId="77777777" w:rsidR="00E35F1F" w:rsidRPr="003B0313" w:rsidRDefault="00E35F1F" w:rsidP="00E35F1F">
            <w:pPr>
              <w:pStyle w:val="EngHang"/>
              <w:rPr>
                <w:rFonts w:eastAsiaTheme="minorHAnsi"/>
              </w:rPr>
            </w:pPr>
            <w:r w:rsidRPr="003B0313">
              <w:rPr>
                <w:rFonts w:eastAsiaTheme="minorHAnsi"/>
              </w:rPr>
              <w:t>O my Lord Jesus Christ,</w:t>
            </w:r>
          </w:p>
          <w:p w14:paraId="010F75C7" w14:textId="77777777" w:rsidR="00E35F1F" w:rsidRDefault="00E35F1F" w:rsidP="00E35F1F">
            <w:pPr>
              <w:pStyle w:val="EngHangEnd"/>
            </w:pPr>
            <w:r w:rsidRPr="003B0313">
              <w:rPr>
                <w:rFonts w:eastAsiaTheme="minorHAnsi"/>
              </w:rPr>
              <w:t>O my Good Saviour.</w:t>
            </w:r>
          </w:p>
        </w:tc>
        <w:tc>
          <w:tcPr>
            <w:tcW w:w="288" w:type="dxa"/>
          </w:tcPr>
          <w:p w14:paraId="4925F1B7" w14:textId="77777777" w:rsidR="00E35F1F" w:rsidRDefault="00E35F1F" w:rsidP="00E35F1F"/>
        </w:tc>
        <w:tc>
          <w:tcPr>
            <w:tcW w:w="288" w:type="dxa"/>
          </w:tcPr>
          <w:p w14:paraId="4FB6C994" w14:textId="77777777" w:rsidR="00E35F1F" w:rsidRDefault="00E35F1F" w:rsidP="00E35F1F">
            <w:pPr>
              <w:pStyle w:val="CopticCross"/>
            </w:pPr>
          </w:p>
        </w:tc>
        <w:tc>
          <w:tcPr>
            <w:tcW w:w="3960" w:type="dxa"/>
          </w:tcPr>
          <w:p w14:paraId="32601EBD" w14:textId="77777777" w:rsidR="00E35F1F" w:rsidRDefault="00E35F1F" w:rsidP="00E35F1F">
            <w:pPr>
              <w:pStyle w:val="CopticVersemulti-line"/>
            </w:pPr>
            <w:r w:rsidRPr="00511398">
              <w:t>Ϫⲱⲕ ⲉ̀ⲃⲟⲗ ⲛ̀ⲥ̀ⲙⲟⲩ ⲛⲓⲃⲉⲛ</w:t>
            </w:r>
          </w:p>
          <w:p w14:paraId="2C8808AF" w14:textId="77777777" w:rsidR="00E35F1F" w:rsidRDefault="00E35F1F" w:rsidP="00E35F1F">
            <w:pPr>
              <w:pStyle w:val="CopticVersemulti-line"/>
            </w:pPr>
            <w:r w:rsidRPr="00511398">
              <w:t>ⲥⲉⲭⲏ ϧⲉⲛ ⲡⲉⲕⲣⲁⲛ ⲉ̅ⲑ̅ⲩ</w:t>
            </w:r>
          </w:p>
          <w:p w14:paraId="79C1FB1C" w14:textId="77777777" w:rsidR="00E35F1F" w:rsidRDefault="00E35F1F" w:rsidP="00E35F1F">
            <w:pPr>
              <w:pStyle w:val="CopticVersemulti-line"/>
            </w:pPr>
            <w:r w:rsidRPr="00BD21C4">
              <w:t>Ⲡⲁⲟ̅ⲥ̅ Ⲓⲏ̅ⲥ Ⲡⲭ̅ⲥ</w:t>
            </w:r>
          </w:p>
          <w:p w14:paraId="21CB63B3" w14:textId="77777777" w:rsidR="00E35F1F" w:rsidRDefault="00E35F1F" w:rsidP="00E35F1F">
            <w:pPr>
              <w:pStyle w:val="CopticVerse"/>
            </w:pPr>
            <w:r w:rsidRPr="00BD21C4">
              <w:t>Ⲡⲁⲥ̅ⲱ̅ⲣ ⲛ̀ⲁ̀ⲅⲁⲑⲟⲥ</w:t>
            </w:r>
          </w:p>
        </w:tc>
      </w:tr>
      <w:tr w:rsidR="00E35F1F" w14:paraId="262AFD9B" w14:textId="77777777" w:rsidTr="00E35F1F">
        <w:trPr>
          <w:cantSplit/>
          <w:jc w:val="center"/>
        </w:trPr>
        <w:tc>
          <w:tcPr>
            <w:tcW w:w="288" w:type="dxa"/>
          </w:tcPr>
          <w:p w14:paraId="66947399" w14:textId="77777777" w:rsidR="00E35F1F" w:rsidRDefault="00E35F1F" w:rsidP="00E35F1F">
            <w:pPr>
              <w:pStyle w:val="CopticCross"/>
            </w:pPr>
            <w:r w:rsidRPr="00FB5ACB">
              <w:t>¿</w:t>
            </w:r>
          </w:p>
        </w:tc>
        <w:tc>
          <w:tcPr>
            <w:tcW w:w="3960" w:type="dxa"/>
          </w:tcPr>
          <w:p w14:paraId="6823AC8A" w14:textId="77777777" w:rsidR="00E35F1F" w:rsidRPr="007425E1" w:rsidRDefault="00E35F1F" w:rsidP="00E35F1F">
            <w:pPr>
              <w:pStyle w:val="EngHang"/>
              <w:rPr>
                <w:rFonts w:eastAsiaTheme="minorHAnsi"/>
              </w:rPr>
            </w:pPr>
            <w:r w:rsidRPr="007425E1">
              <w:rPr>
                <w:rFonts w:eastAsiaTheme="minorHAnsi"/>
              </w:rPr>
              <w:t>Receive our prayers,</w:t>
            </w:r>
          </w:p>
          <w:p w14:paraId="3B9F22EB" w14:textId="77777777" w:rsidR="00E35F1F" w:rsidRPr="007425E1" w:rsidRDefault="00E35F1F" w:rsidP="00E35F1F">
            <w:pPr>
              <w:pStyle w:val="EngHang"/>
              <w:rPr>
                <w:rFonts w:eastAsiaTheme="minorHAnsi"/>
              </w:rPr>
            </w:pPr>
            <w:r w:rsidRPr="007425E1">
              <w:rPr>
                <w:rFonts w:eastAsiaTheme="minorHAnsi"/>
              </w:rPr>
              <w:t xml:space="preserve">From us the sinners: </w:t>
            </w:r>
          </w:p>
          <w:p w14:paraId="630B63B7" w14:textId="77777777" w:rsidR="00E35F1F" w:rsidRPr="003B0313" w:rsidRDefault="00E35F1F" w:rsidP="00E35F1F">
            <w:pPr>
              <w:pStyle w:val="EngHang"/>
              <w:rPr>
                <w:rFonts w:eastAsiaTheme="minorHAnsi"/>
              </w:rPr>
            </w:pPr>
            <w:r w:rsidRPr="003B0313">
              <w:rPr>
                <w:rFonts w:eastAsiaTheme="minorHAnsi"/>
              </w:rPr>
              <w:t>O my Lord Jesus Christ,</w:t>
            </w:r>
          </w:p>
          <w:p w14:paraId="46FD5539" w14:textId="77777777" w:rsidR="00E35F1F" w:rsidRDefault="00E35F1F" w:rsidP="00E35F1F">
            <w:pPr>
              <w:pStyle w:val="EngHangEnd"/>
            </w:pPr>
            <w:r w:rsidRPr="003B0313">
              <w:rPr>
                <w:rFonts w:eastAsiaTheme="minorHAnsi"/>
              </w:rPr>
              <w:t>O my Good Saviour.</w:t>
            </w:r>
          </w:p>
        </w:tc>
        <w:tc>
          <w:tcPr>
            <w:tcW w:w="288" w:type="dxa"/>
          </w:tcPr>
          <w:p w14:paraId="7FBB3B34" w14:textId="77777777" w:rsidR="00E35F1F" w:rsidRDefault="00E35F1F" w:rsidP="00E35F1F"/>
        </w:tc>
        <w:tc>
          <w:tcPr>
            <w:tcW w:w="288" w:type="dxa"/>
          </w:tcPr>
          <w:p w14:paraId="4CDB2F61" w14:textId="77777777" w:rsidR="00E35F1F" w:rsidRDefault="00E35F1F" w:rsidP="00E35F1F">
            <w:pPr>
              <w:pStyle w:val="CopticCross"/>
            </w:pPr>
            <w:r w:rsidRPr="00FB5ACB">
              <w:t>¿</w:t>
            </w:r>
          </w:p>
        </w:tc>
        <w:tc>
          <w:tcPr>
            <w:tcW w:w="3960" w:type="dxa"/>
          </w:tcPr>
          <w:p w14:paraId="0FB56EE3" w14:textId="77777777" w:rsidR="00E35F1F" w:rsidRDefault="00E35F1F" w:rsidP="00E35F1F">
            <w:pPr>
              <w:pStyle w:val="CopticVersemulti-line"/>
            </w:pPr>
            <w:r w:rsidRPr="00511398">
              <w:t>ϭⲓ ⲛ̀ⲛⲉⲛϯϩⲟ ⲛ̀ⲧⲟⲧⲉⲛ</w:t>
            </w:r>
          </w:p>
          <w:p w14:paraId="3E6BBB5A" w14:textId="77777777" w:rsidR="00E35F1F" w:rsidRDefault="00E35F1F" w:rsidP="00E35F1F">
            <w:pPr>
              <w:pStyle w:val="CopticVersemulti-line"/>
            </w:pPr>
            <w:r w:rsidRPr="00511398">
              <w:t>ⲁ̀ⲛⲟⲛ ϧⲁ ⲛⲓⲣⲉϥⲉⲣⲛⲟⲃⲓ</w:t>
            </w:r>
          </w:p>
          <w:p w14:paraId="45FF5113" w14:textId="77777777" w:rsidR="00E35F1F" w:rsidRDefault="00E35F1F" w:rsidP="00E35F1F">
            <w:pPr>
              <w:pStyle w:val="CopticVersemulti-line"/>
            </w:pPr>
            <w:r w:rsidRPr="00BD21C4">
              <w:t>Ⲡⲁⲟ̅ⲥ̅ Ⲓⲏ̅ⲥ Ⲡⲭ̅ⲥ</w:t>
            </w:r>
          </w:p>
          <w:p w14:paraId="6ED61686" w14:textId="77777777" w:rsidR="00E35F1F" w:rsidRDefault="00E35F1F" w:rsidP="00E35F1F">
            <w:pPr>
              <w:pStyle w:val="CopticVerse"/>
            </w:pPr>
            <w:r w:rsidRPr="00BD21C4">
              <w:t>Ⲡⲁⲥ̅ⲱ̅ⲣ ⲛ̀ⲁ̀ⲅⲁⲑⲟⲥ</w:t>
            </w:r>
          </w:p>
        </w:tc>
      </w:tr>
      <w:tr w:rsidR="00E35F1F" w14:paraId="1294B9EE" w14:textId="77777777" w:rsidTr="00E35F1F">
        <w:trPr>
          <w:cantSplit/>
          <w:jc w:val="center"/>
        </w:trPr>
        <w:tc>
          <w:tcPr>
            <w:tcW w:w="288" w:type="dxa"/>
          </w:tcPr>
          <w:p w14:paraId="5A4FDE93" w14:textId="77777777" w:rsidR="00E35F1F" w:rsidRDefault="00E35F1F" w:rsidP="00E35F1F">
            <w:pPr>
              <w:pStyle w:val="CopticCross"/>
            </w:pPr>
            <w:r w:rsidRPr="00FB5ACB">
              <w:lastRenderedPageBreak/>
              <w:t>¿</w:t>
            </w:r>
          </w:p>
        </w:tc>
        <w:tc>
          <w:tcPr>
            <w:tcW w:w="3960" w:type="dxa"/>
          </w:tcPr>
          <w:p w14:paraId="451AA13E"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w:t>
            </w:r>
            <w:commentRangeStart w:id="1027"/>
            <w:r w:rsidRPr="007425E1">
              <w:rPr>
                <w:rFonts w:eastAsiaTheme="minorHAnsi"/>
              </w:rPr>
              <w:t xml:space="preserve">perfect </w:t>
            </w:r>
            <w:commentRangeEnd w:id="1027"/>
            <w:r>
              <w:rPr>
                <w:rStyle w:val="CommentReference"/>
                <w:rFonts w:ascii="Times New Roman" w:eastAsiaTheme="minorHAnsi" w:hAnsi="Times New Roman" w:cstheme="minorBidi"/>
                <w:color w:val="auto"/>
              </w:rPr>
              <w:commentReference w:id="1027"/>
            </w:r>
            <w:r w:rsidRPr="007425E1">
              <w:rPr>
                <w:rFonts w:eastAsiaTheme="minorHAnsi"/>
              </w:rPr>
              <w:t>peace</w:t>
            </w:r>
          </w:p>
          <w:p w14:paraId="29A89A52" w14:textId="6E802D86" w:rsidR="00E35F1F" w:rsidRPr="007425E1" w:rsidRDefault="009C594D" w:rsidP="00E35F1F">
            <w:pPr>
              <w:pStyle w:val="EngHang"/>
              <w:rPr>
                <w:rFonts w:eastAsiaTheme="minorHAnsi"/>
              </w:rPr>
            </w:pPr>
            <w:r>
              <w:rPr>
                <w:rFonts w:eastAsiaTheme="minorHAnsi"/>
              </w:rPr>
              <w:t>And forgive us our sins,</w:t>
            </w:r>
          </w:p>
          <w:p w14:paraId="44350A9D" w14:textId="77777777" w:rsidR="00E35F1F" w:rsidRPr="003B0313" w:rsidRDefault="00E35F1F" w:rsidP="00E35F1F">
            <w:pPr>
              <w:pStyle w:val="EngHang"/>
              <w:rPr>
                <w:rFonts w:eastAsiaTheme="minorHAnsi"/>
              </w:rPr>
            </w:pPr>
            <w:r w:rsidRPr="003B0313">
              <w:rPr>
                <w:rFonts w:eastAsiaTheme="minorHAnsi"/>
              </w:rPr>
              <w:t>O my Lord Jesus Christ,</w:t>
            </w:r>
          </w:p>
          <w:p w14:paraId="41E5062C" w14:textId="77777777" w:rsidR="00E35F1F" w:rsidRDefault="00E35F1F" w:rsidP="00E35F1F">
            <w:pPr>
              <w:pStyle w:val="EngHangEnd"/>
            </w:pPr>
            <w:r w:rsidRPr="003B0313">
              <w:rPr>
                <w:rFonts w:eastAsiaTheme="minorHAnsi"/>
              </w:rPr>
              <w:t>O my Good Saviour.</w:t>
            </w:r>
          </w:p>
        </w:tc>
        <w:tc>
          <w:tcPr>
            <w:tcW w:w="288" w:type="dxa"/>
          </w:tcPr>
          <w:p w14:paraId="0A2A975C" w14:textId="77777777" w:rsidR="00E35F1F" w:rsidRDefault="00E35F1F" w:rsidP="00E35F1F"/>
        </w:tc>
        <w:tc>
          <w:tcPr>
            <w:tcW w:w="288" w:type="dxa"/>
          </w:tcPr>
          <w:p w14:paraId="1EFD61F1" w14:textId="77777777" w:rsidR="00E35F1F" w:rsidRDefault="00E35F1F" w:rsidP="00E35F1F">
            <w:pPr>
              <w:pStyle w:val="CopticCross"/>
            </w:pPr>
            <w:r w:rsidRPr="00FB5ACB">
              <w:t>¿</w:t>
            </w:r>
          </w:p>
        </w:tc>
        <w:tc>
          <w:tcPr>
            <w:tcW w:w="3960" w:type="dxa"/>
          </w:tcPr>
          <w:p w14:paraId="79A312E5" w14:textId="77777777" w:rsidR="00E35F1F" w:rsidRDefault="00E35F1F" w:rsidP="00E35F1F">
            <w:pPr>
              <w:pStyle w:val="CopticVersemulti-line"/>
            </w:pPr>
            <w:r w:rsidRPr="00511398">
              <w:t>Ϯⲛⲁⲛ ⲛ̀ⲧⲉⲕϩⲓⲣⲏⲛⲏ ⲙ̀ⲙⲏⲓ</w:t>
            </w:r>
          </w:p>
          <w:p w14:paraId="0018CBD0" w14:textId="77777777" w:rsidR="00E35F1F" w:rsidRDefault="00E35F1F" w:rsidP="00E35F1F">
            <w:pPr>
              <w:pStyle w:val="CopticVersemulti-line"/>
            </w:pPr>
            <w:r w:rsidRPr="00511398">
              <w:t>ⲭⲁ ⲛⲉⲛⲛⲟⲃⲓ ⲛⲁⲛ ⲉ̀ⲃⲟⲗ</w:t>
            </w:r>
          </w:p>
          <w:p w14:paraId="524F9E56" w14:textId="77777777" w:rsidR="00E35F1F" w:rsidRDefault="00E35F1F" w:rsidP="00E35F1F">
            <w:pPr>
              <w:pStyle w:val="CopticVersemulti-line"/>
            </w:pPr>
            <w:r w:rsidRPr="00511398">
              <w:t>Ⲡⲁⲟ̅ⲥ̅ Ⲓⲏ̅ⲥ Ⲡⲭ̅ⲥ</w:t>
            </w:r>
          </w:p>
          <w:p w14:paraId="537A36CA" w14:textId="77777777" w:rsidR="00E35F1F" w:rsidRDefault="00E35F1F" w:rsidP="00E35F1F">
            <w:pPr>
              <w:pStyle w:val="CopticVerse"/>
            </w:pPr>
            <w:r w:rsidRPr="00511398">
              <w:t>Ⲡⲁⲥ̅ⲱ̅ⲣ ⲛ̀ⲁ̀ⲅⲁⲑⲟⲥ</w:t>
            </w:r>
          </w:p>
        </w:tc>
      </w:tr>
    </w:tbl>
    <w:p w14:paraId="6EAD8B11" w14:textId="77777777" w:rsidR="00E35F1F" w:rsidRPr="00A742AC" w:rsidRDefault="00E35F1F" w:rsidP="00E35F1F">
      <w:pPr>
        <w:pStyle w:val="Heading4"/>
      </w:pPr>
      <w:bookmarkStart w:id="1028" w:name="_Toc298681341"/>
      <w:bookmarkStart w:id="1029" w:name="_Toc308441940"/>
      <w:r w:rsidRPr="00FD2E69">
        <w:t xml:space="preserve">The Conclusion of the </w:t>
      </w:r>
      <w:r>
        <w:t>Batos</w:t>
      </w:r>
      <w:r w:rsidRPr="00FD2E69">
        <w:t xml:space="preserve"> Psali</w:t>
      </w:r>
      <w:bookmarkEnd w:id="1028"/>
      <w:bookmarkEnd w:id="102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49E56F5" w14:textId="77777777" w:rsidTr="00E35F1F">
        <w:trPr>
          <w:cantSplit/>
          <w:jc w:val="center"/>
        </w:trPr>
        <w:tc>
          <w:tcPr>
            <w:tcW w:w="288" w:type="dxa"/>
          </w:tcPr>
          <w:p w14:paraId="12BD0071" w14:textId="77777777" w:rsidR="00E35F1F" w:rsidRDefault="00E35F1F" w:rsidP="00E35F1F">
            <w:pPr>
              <w:pStyle w:val="CopticCross"/>
            </w:pPr>
          </w:p>
        </w:tc>
        <w:tc>
          <w:tcPr>
            <w:tcW w:w="3960" w:type="dxa"/>
          </w:tcPr>
          <w:p w14:paraId="77C6ACDD" w14:textId="77777777" w:rsidR="00E35F1F" w:rsidRPr="0042513B" w:rsidRDefault="00E35F1F" w:rsidP="00E35F1F">
            <w:pPr>
              <w:pStyle w:val="EngHang"/>
              <w:rPr>
                <w:rFonts w:ascii="Times" w:eastAsiaTheme="minorHAnsi" w:hAnsi="Times"/>
                <w:sz w:val="20"/>
              </w:rPr>
            </w:pPr>
            <w:r w:rsidRPr="0042513B">
              <w:rPr>
                <w:rFonts w:eastAsiaTheme="minorHAnsi"/>
              </w:rPr>
              <w:t>And whenever we sing hymns</w:t>
            </w:r>
          </w:p>
          <w:p w14:paraId="1BE294DF" w14:textId="77777777" w:rsidR="00E35F1F" w:rsidRPr="0042513B" w:rsidRDefault="00E35F1F" w:rsidP="00E35F1F">
            <w:pPr>
              <w:pStyle w:val="EngHang"/>
              <w:rPr>
                <w:rFonts w:ascii="Times" w:eastAsiaTheme="minorHAnsi" w:hAnsi="Times"/>
                <w:sz w:val="20"/>
              </w:rPr>
            </w:pPr>
            <w:r w:rsidRPr="0042513B">
              <w:rPr>
                <w:rFonts w:eastAsiaTheme="minorHAnsi"/>
              </w:rPr>
              <w:t>Let us say tenderly,</w:t>
            </w:r>
          </w:p>
          <w:p w14:paraId="5E75E8C8" w14:textId="7C2005D8" w:rsidR="00E35F1F" w:rsidRPr="0042513B" w:rsidRDefault="009C594D" w:rsidP="00E35F1F">
            <w:pPr>
              <w:pStyle w:val="EngHang"/>
              <w:rPr>
                <w:rFonts w:ascii="Times" w:eastAsiaTheme="minorHAnsi" w:hAnsi="Times"/>
                <w:sz w:val="20"/>
              </w:rPr>
            </w:pPr>
            <w:r>
              <w:rPr>
                <w:rFonts w:eastAsiaTheme="minorHAnsi"/>
              </w:rPr>
              <w:t>“</w:t>
            </w:r>
            <w:r w:rsidR="00E35F1F" w:rsidRPr="0042513B">
              <w:rPr>
                <w:rFonts w:eastAsiaTheme="minorHAnsi"/>
              </w:rPr>
              <w:t>O our Lord, Jesus Christ,</w:t>
            </w:r>
          </w:p>
          <w:p w14:paraId="6C701C37" w14:textId="19A43B34" w:rsidR="00E35F1F" w:rsidRPr="008273EA" w:rsidRDefault="00E35F1F" w:rsidP="00E35F1F">
            <w:pPr>
              <w:pStyle w:val="EngHangEnd"/>
            </w:pPr>
            <w:r w:rsidRPr="0042513B">
              <w:t xml:space="preserve">Have mercy </w:t>
            </w:r>
            <w:r w:rsidRPr="00703BF0">
              <w:t>upon</w:t>
            </w:r>
            <w:r w:rsidR="009C594D">
              <w:t xml:space="preserve"> us.”</w:t>
            </w:r>
          </w:p>
        </w:tc>
        <w:tc>
          <w:tcPr>
            <w:tcW w:w="288" w:type="dxa"/>
          </w:tcPr>
          <w:p w14:paraId="23F768D6" w14:textId="77777777" w:rsidR="00E35F1F" w:rsidRDefault="00E35F1F" w:rsidP="00E35F1F"/>
        </w:tc>
        <w:tc>
          <w:tcPr>
            <w:tcW w:w="288" w:type="dxa"/>
          </w:tcPr>
          <w:p w14:paraId="657DA126" w14:textId="77777777" w:rsidR="00E35F1F" w:rsidRDefault="00E35F1F" w:rsidP="00E35F1F">
            <w:pPr>
              <w:pStyle w:val="CopticCross"/>
            </w:pPr>
          </w:p>
        </w:tc>
        <w:tc>
          <w:tcPr>
            <w:tcW w:w="3960" w:type="dxa"/>
          </w:tcPr>
          <w:p w14:paraId="1F9C0C9E" w14:textId="77777777" w:rsidR="00E35F1F" w:rsidRPr="00582AD7" w:rsidRDefault="00E35F1F" w:rsidP="00E35F1F">
            <w:pPr>
              <w:pStyle w:val="CopticVersemulti-line"/>
            </w:pPr>
            <w:commentRangeStart w:id="1030"/>
            <w:r w:rsidRPr="00582AD7">
              <w:t>Ⲉ</w:t>
            </w:r>
            <w:r w:rsidRPr="00582AD7">
              <w:rPr>
                <w:rFonts w:ascii="Times New Roman" w:hAnsi="Times New Roman" w:cs="Times New Roman"/>
              </w:rPr>
              <w:t>̀ϣ</w:t>
            </w:r>
            <w:r w:rsidRPr="00582AD7">
              <w:t>ⲱⲡ ⲁⲛ</w:t>
            </w:r>
            <w:r w:rsidRPr="00582AD7">
              <w:rPr>
                <w:rFonts w:ascii="Times New Roman" w:hAnsi="Times New Roman" w:cs="Times New Roman"/>
              </w:rPr>
              <w:t>ϣ</w:t>
            </w:r>
            <w:r w:rsidRPr="00582AD7">
              <w:t>ⲁⲛⲉⲣⲯⲁⲗⲓⲛ</w:t>
            </w:r>
          </w:p>
          <w:p w14:paraId="409CCCC2" w14:textId="77777777" w:rsidR="00E35F1F" w:rsidRPr="00582AD7" w:rsidRDefault="00E35F1F" w:rsidP="00E35F1F">
            <w:pPr>
              <w:pStyle w:val="CopticVersemulti-line"/>
            </w:pPr>
            <w:r w:rsidRPr="00582AD7">
              <w:t>ⲙⲁⲣⲉⲛ</w:t>
            </w:r>
            <w:r w:rsidRPr="00582AD7">
              <w:rPr>
                <w:rFonts w:ascii="Times New Roman" w:hAnsi="Times New Roman" w:cs="Times New Roman"/>
              </w:rPr>
              <w:t>ϫ</w:t>
            </w:r>
            <w:r w:rsidRPr="00582AD7">
              <w:t xml:space="preserve">ⲟⲥ </w:t>
            </w:r>
            <w:r w:rsidRPr="00582AD7">
              <w:rPr>
                <w:rFonts w:ascii="Times New Roman" w:hAnsi="Times New Roman" w:cs="Times New Roman"/>
              </w:rPr>
              <w:t>ϧ</w:t>
            </w:r>
            <w:r w:rsidRPr="00582AD7">
              <w:t>ⲉⲛ ⲟⲩ</w:t>
            </w:r>
            <w:r w:rsidRPr="00582AD7">
              <w:rPr>
                <w:rFonts w:ascii="Times New Roman" w:hAnsi="Times New Roman" w:cs="Times New Roman"/>
              </w:rPr>
              <w:t>ϩ̀</w:t>
            </w:r>
            <w:r w:rsidRPr="00582AD7">
              <w:t>ⲗⲟ</w:t>
            </w:r>
            <w:r w:rsidRPr="00582AD7">
              <w:rPr>
                <w:rFonts w:ascii="Times New Roman" w:hAnsi="Times New Roman" w:cs="Times New Roman"/>
              </w:rPr>
              <w:t>ϫ</w:t>
            </w:r>
          </w:p>
          <w:p w14:paraId="5A6813A1" w14:textId="77777777" w:rsidR="00E35F1F" w:rsidRPr="00582AD7" w:rsidRDefault="00E35F1F" w:rsidP="00E35F1F">
            <w:pPr>
              <w:pStyle w:val="CopticVersemulti-line"/>
            </w:pPr>
            <w:r w:rsidRPr="00582AD7">
              <w:rPr>
                <w:rFonts w:ascii="Times New Roman" w:hAnsi="Times New Roman" w:cs="Times New Roman"/>
              </w:rPr>
              <w:t>ϫ</w:t>
            </w:r>
            <w:r w:rsidRPr="00582AD7">
              <w:t>ⲉ Ⲡⲉⲛⲟ</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Ⲓⲏ</w:t>
            </w:r>
            <w:r w:rsidRPr="00582AD7">
              <w:rPr>
                <w:rFonts w:ascii="Times New Roman" w:hAnsi="Times New Roman" w:cs="Times New Roman"/>
              </w:rPr>
              <w:t>̅</w:t>
            </w:r>
            <w:r w:rsidRPr="00582AD7">
              <w:t>ⲥ</w:t>
            </w:r>
            <w:r w:rsidRPr="00582AD7">
              <w:rPr>
                <w:rFonts w:ascii="Times New Roman" w:hAnsi="Times New Roman" w:cs="Times New Roman"/>
              </w:rPr>
              <w:t>̅</w:t>
            </w:r>
            <w:r w:rsidRPr="00582AD7">
              <w:t xml:space="preserve"> Ⲡⲭ</w:t>
            </w:r>
            <w:r w:rsidRPr="00582AD7">
              <w:rPr>
                <w:rFonts w:ascii="Times New Roman" w:hAnsi="Times New Roman" w:cs="Times New Roman"/>
              </w:rPr>
              <w:t>̅</w:t>
            </w:r>
            <w:r w:rsidRPr="00582AD7">
              <w:t>ⲥ</w:t>
            </w:r>
            <w:r w:rsidRPr="00582AD7">
              <w:rPr>
                <w:rFonts w:ascii="Times New Roman" w:hAnsi="Times New Roman" w:cs="Times New Roman"/>
              </w:rPr>
              <w:t>̅</w:t>
            </w:r>
          </w:p>
          <w:p w14:paraId="65C5E991" w14:textId="77777777" w:rsidR="00E35F1F" w:rsidRPr="005F7A68" w:rsidRDefault="00E35F1F" w:rsidP="00E35F1F">
            <w:pPr>
              <w:pStyle w:val="CopticVerse"/>
              <w:rPr>
                <w:highlight w:val="yellow"/>
              </w:rPr>
            </w:pPr>
            <w:r w:rsidRPr="00582AD7">
              <w:t>ⲁ</w:t>
            </w:r>
            <w:r w:rsidRPr="00582AD7">
              <w:rPr>
                <w:rFonts w:ascii="Times New Roman" w:hAnsi="Times New Roman" w:cs="Times New Roman"/>
              </w:rPr>
              <w:t>̀</w:t>
            </w:r>
            <w:r w:rsidRPr="00582AD7">
              <w:t>ⲣⲓⲟⲩⲛⲁⲓ ⲛⲉⲙ ⲛⲉⲛⲯⲩⲭⲏ</w:t>
            </w:r>
            <w:commentRangeEnd w:id="1030"/>
            <w:r>
              <w:rPr>
                <w:rStyle w:val="CommentReference"/>
                <w:rFonts w:ascii="Garamond" w:hAnsi="Garamond" w:cstheme="minorBidi"/>
                <w:noProof w:val="0"/>
                <w:lang w:val="en-CA"/>
              </w:rPr>
              <w:commentReference w:id="1030"/>
            </w:r>
          </w:p>
        </w:tc>
      </w:tr>
      <w:tr w:rsidR="00E35F1F" w14:paraId="61B962AB" w14:textId="77777777" w:rsidTr="00E35F1F">
        <w:trPr>
          <w:cantSplit/>
          <w:jc w:val="center"/>
        </w:trPr>
        <w:tc>
          <w:tcPr>
            <w:tcW w:w="288" w:type="dxa"/>
          </w:tcPr>
          <w:p w14:paraId="797AFBCC" w14:textId="77777777" w:rsidR="00E35F1F" w:rsidRDefault="00E35F1F" w:rsidP="00E35F1F">
            <w:pPr>
              <w:pStyle w:val="CopticCross"/>
            </w:pPr>
            <w:r w:rsidRPr="00FB5ACB">
              <w:t>¿</w:t>
            </w:r>
          </w:p>
        </w:tc>
        <w:tc>
          <w:tcPr>
            <w:tcW w:w="3960" w:type="dxa"/>
          </w:tcPr>
          <w:p w14:paraId="7E1AB89E" w14:textId="77777777" w:rsidR="00E35F1F" w:rsidRPr="0042513B" w:rsidRDefault="00E35F1F" w:rsidP="00E35F1F">
            <w:pPr>
              <w:pStyle w:val="EngHang"/>
              <w:rPr>
                <w:rFonts w:ascii="Times" w:eastAsiaTheme="minorHAnsi" w:hAnsi="Times"/>
                <w:sz w:val="20"/>
              </w:rPr>
            </w:pPr>
            <w:r w:rsidRPr="0042513B">
              <w:rPr>
                <w:rFonts w:eastAsiaTheme="minorHAnsi"/>
              </w:rPr>
              <w:t>Glory to the Father</w:t>
            </w:r>
          </w:p>
          <w:p w14:paraId="62297ACF" w14:textId="77777777" w:rsidR="00E35F1F" w:rsidRPr="0042513B" w:rsidRDefault="00E35F1F" w:rsidP="00E35F1F">
            <w:pPr>
              <w:pStyle w:val="EngHang"/>
              <w:rPr>
                <w:rFonts w:ascii="Times" w:eastAsiaTheme="minorHAnsi" w:hAnsi="Times"/>
                <w:sz w:val="20"/>
              </w:rPr>
            </w:pPr>
            <w:r w:rsidRPr="0042513B">
              <w:rPr>
                <w:rFonts w:eastAsiaTheme="minorHAnsi"/>
              </w:rPr>
              <w:t>And the Son and the Holy Spirit,</w:t>
            </w:r>
          </w:p>
          <w:p w14:paraId="6C594950" w14:textId="77777777" w:rsidR="00E35F1F" w:rsidRPr="0042513B" w:rsidRDefault="00E35F1F" w:rsidP="00E35F1F">
            <w:pPr>
              <w:pStyle w:val="EngHang"/>
              <w:rPr>
                <w:rFonts w:ascii="Times" w:eastAsiaTheme="minorHAnsi" w:hAnsi="Times"/>
                <w:sz w:val="20"/>
              </w:rPr>
            </w:pPr>
            <w:r w:rsidRPr="0042513B">
              <w:rPr>
                <w:rFonts w:eastAsiaTheme="minorHAnsi"/>
              </w:rPr>
              <w:t>Now, and forever,</w:t>
            </w:r>
          </w:p>
          <w:p w14:paraId="385E7467" w14:textId="77777777" w:rsidR="00E35F1F" w:rsidRDefault="00E35F1F" w:rsidP="00E35F1F">
            <w:pPr>
              <w:pStyle w:val="EngHangEnd"/>
            </w:pPr>
            <w:r w:rsidRPr="0042513B">
              <w:t xml:space="preserve">And to </w:t>
            </w:r>
            <w:r w:rsidRPr="00703BF0">
              <w:t>the</w:t>
            </w:r>
            <w:r w:rsidRPr="0042513B">
              <w:t xml:space="preserve"> age of ages. Amen.</w:t>
            </w:r>
          </w:p>
        </w:tc>
        <w:tc>
          <w:tcPr>
            <w:tcW w:w="288" w:type="dxa"/>
          </w:tcPr>
          <w:p w14:paraId="1AA47474" w14:textId="77777777" w:rsidR="00E35F1F" w:rsidRDefault="00E35F1F" w:rsidP="00E35F1F"/>
        </w:tc>
        <w:tc>
          <w:tcPr>
            <w:tcW w:w="288" w:type="dxa"/>
          </w:tcPr>
          <w:p w14:paraId="3214423C" w14:textId="77777777" w:rsidR="00E35F1F" w:rsidRDefault="00E35F1F" w:rsidP="00E35F1F">
            <w:pPr>
              <w:pStyle w:val="CopticCross"/>
            </w:pPr>
            <w:r w:rsidRPr="00FB5ACB">
              <w:t>¿</w:t>
            </w:r>
          </w:p>
        </w:tc>
        <w:tc>
          <w:tcPr>
            <w:tcW w:w="3960" w:type="dxa"/>
          </w:tcPr>
          <w:p w14:paraId="4E3DC532" w14:textId="77777777" w:rsidR="00E35F1F" w:rsidRPr="00FA5B8C" w:rsidRDefault="00E35F1F" w:rsidP="00E35F1F">
            <w:pPr>
              <w:pStyle w:val="CopticVersemulti-line"/>
            </w:pPr>
            <w:r w:rsidRPr="00FA5B8C">
              <w:t>Ⲇⲟⲝⲁ Ⲡⲁⲧⲣⲓ ⲕⲉ Ⲩⲓⲱ:</w:t>
            </w:r>
          </w:p>
          <w:p w14:paraId="32C3015B" w14:textId="77777777" w:rsidR="00E35F1F" w:rsidRPr="00FA5B8C" w:rsidRDefault="00E35F1F" w:rsidP="00E35F1F">
            <w:pPr>
              <w:pStyle w:val="CopticVersemulti-line"/>
            </w:pPr>
            <w:r w:rsidRPr="00FA5B8C">
              <w:t>ⲕⲉ ⲁ̀ⲅⲓⲱ̀ Ⲡⲛⲉⲩⲙⲁⲧⲓ:</w:t>
            </w:r>
          </w:p>
          <w:p w14:paraId="7E17D300" w14:textId="77777777" w:rsidR="00E35F1F" w:rsidRPr="00FA5B8C" w:rsidRDefault="00E35F1F" w:rsidP="00E35F1F">
            <w:pPr>
              <w:pStyle w:val="CopticVersemulti-line"/>
            </w:pPr>
            <w:r w:rsidRPr="00FA5B8C">
              <w:t>ⲕⲉ ⲛⲩⲛ ⲕⲉ ⲁ̀ⲓ̀ ⲕⲉ ⲓⲥⲧⲟⲩⲥ</w:t>
            </w:r>
          </w:p>
          <w:p w14:paraId="7306AA1F" w14:textId="77777777" w:rsidR="00E35F1F" w:rsidRPr="005F7A68" w:rsidRDefault="00E35F1F" w:rsidP="00E35F1F">
            <w:pPr>
              <w:pStyle w:val="CopticVersemulti-line"/>
              <w:rPr>
                <w:highlight w:val="yellow"/>
              </w:rPr>
            </w:pPr>
            <w:r w:rsidRPr="00FA5B8C">
              <w:t>ⲉ̀ⲱ̀ⲛⲁⲥ ⲧⲱⲛ ⲉ̀ⲱ̀ⲛⲱⲛ: ⲁ̀ⲙⲉⲛ.</w:t>
            </w:r>
          </w:p>
        </w:tc>
      </w:tr>
    </w:tbl>
    <w:p w14:paraId="200B1A42" w14:textId="77777777" w:rsidR="00E35F1F" w:rsidRDefault="00E35F1F" w:rsidP="00E35F1F">
      <w:pPr>
        <w:pStyle w:val="Heading3"/>
      </w:pPr>
      <w:bookmarkStart w:id="1031" w:name="_Toc298681342"/>
      <w:bookmarkStart w:id="1032" w:name="_Toc308441941"/>
      <w:bookmarkStart w:id="1033" w:name="_Ref452620570"/>
      <w:bookmarkStart w:id="1034" w:name="_Ref452620573"/>
      <w:r>
        <w:t>The Saturday Theotokia</w:t>
      </w:r>
      <w:bookmarkEnd w:id="1031"/>
      <w:bookmarkEnd w:id="1032"/>
      <w:bookmarkEnd w:id="1033"/>
      <w:bookmarkEnd w:id="1034"/>
    </w:p>
    <w:p w14:paraId="64FB0B2C" w14:textId="77777777" w:rsidR="00E35F1F" w:rsidRPr="005F7A68" w:rsidRDefault="00E35F1F" w:rsidP="00E35F1F">
      <w:pPr>
        <w:pStyle w:val="Heading5non-TOC"/>
      </w:pPr>
      <w:r w:rsidRPr="005F7A68">
        <w:rPr>
          <w:rFonts w:ascii="Times New Roman" w:hAnsi="Times New Roman" w:cs="Times New Roman"/>
        </w:rPr>
        <w:t>Ϯ</w:t>
      </w:r>
      <w:r w:rsidRPr="005F7A68">
        <w:t>ⲑⲉⲟⲧⲟⲕⲓⲁ</w:t>
      </w:r>
      <w:r w:rsidRPr="005F7A68">
        <w:rPr>
          <w:rFonts w:ascii="Times New Roman" w:hAnsi="Times New Roman" w:cs="Times New Roman"/>
        </w:rPr>
        <w:t>̀</w:t>
      </w:r>
      <w:r w:rsidRPr="005F7A68">
        <w:t xml:space="preserve">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ⲉ</w:t>
      </w:r>
      <w:r w:rsidRPr="005F7A68">
        <w:rPr>
          <w:rFonts w:ascii="Times New Roman" w:hAnsi="Times New Roman" w:cs="Times New Roman"/>
        </w:rPr>
        <w:t>̀ϩ</w:t>
      </w:r>
      <w:r w:rsidRPr="005F7A68">
        <w:t>ⲟⲟⲩ ⲙ</w:t>
      </w:r>
      <w:r w:rsidRPr="005F7A68">
        <w:rPr>
          <w:rFonts w:ascii="Times New Roman" w:hAnsi="Times New Roman" w:cs="Times New Roman"/>
        </w:rPr>
        <w:t>̀</w:t>
      </w:r>
      <w:r w:rsidRPr="005F7A68">
        <w:t>ⲡ</w:t>
      </w:r>
      <w:r w:rsidRPr="005F7A68">
        <w:rPr>
          <w:rFonts w:ascii="Times New Roman" w:hAnsi="Times New Roman" w:cs="Times New Roman"/>
        </w:rPr>
        <w:t>̀</w:t>
      </w:r>
      <w:r w:rsidRPr="005F7A68">
        <w:t>ⲥⲁⲃⲃⲁⲧⲟⲛ</w:t>
      </w:r>
    </w:p>
    <w:p w14:paraId="0DE895D7" w14:textId="77777777" w:rsidR="00E35F1F" w:rsidRDefault="00E35F1F" w:rsidP="00E35F1F">
      <w:pPr>
        <w:pStyle w:val="Heading6"/>
      </w:pPr>
      <w:bookmarkStart w:id="1035" w:name="_Toc298681343"/>
      <w:r>
        <w:t>Part One</w:t>
      </w:r>
      <w:bookmarkEnd w:id="10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86E497B" w14:textId="77777777" w:rsidTr="00E35F1F">
        <w:trPr>
          <w:cantSplit/>
          <w:jc w:val="center"/>
        </w:trPr>
        <w:tc>
          <w:tcPr>
            <w:tcW w:w="288" w:type="dxa"/>
          </w:tcPr>
          <w:p w14:paraId="2EC92070" w14:textId="77777777" w:rsidR="00E35F1F" w:rsidRDefault="00E35F1F" w:rsidP="00E35F1F">
            <w:pPr>
              <w:pStyle w:val="CopticCross"/>
            </w:pPr>
          </w:p>
        </w:tc>
        <w:tc>
          <w:tcPr>
            <w:tcW w:w="3960" w:type="dxa"/>
          </w:tcPr>
          <w:p w14:paraId="74EE3F87" w14:textId="77777777" w:rsidR="00E35F1F" w:rsidRPr="007425E1" w:rsidRDefault="00E35F1F" w:rsidP="00E35F1F">
            <w:pPr>
              <w:pStyle w:val="EngHang"/>
              <w:rPr>
                <w:rFonts w:eastAsiaTheme="minorHAnsi"/>
              </w:rPr>
            </w:pPr>
            <w:r w:rsidRPr="007425E1">
              <w:rPr>
                <w:rFonts w:eastAsiaTheme="minorHAnsi"/>
              </w:rPr>
              <w:t>O chaste and undefiled,</w:t>
            </w:r>
          </w:p>
          <w:p w14:paraId="73080BE3" w14:textId="77777777" w:rsidR="00E35F1F" w:rsidRPr="007425E1" w:rsidRDefault="00E35F1F" w:rsidP="00E35F1F">
            <w:pPr>
              <w:pStyle w:val="EngHang"/>
              <w:rPr>
                <w:rFonts w:eastAsiaTheme="minorHAnsi"/>
              </w:rPr>
            </w:pPr>
            <w:r w:rsidRPr="007425E1">
              <w:rPr>
                <w:rFonts w:eastAsiaTheme="minorHAnsi"/>
              </w:rPr>
              <w:t>Holy in everything,</w:t>
            </w:r>
          </w:p>
          <w:p w14:paraId="16BCE865" w14:textId="77777777" w:rsidR="00E35F1F" w:rsidRPr="007425E1" w:rsidRDefault="00E35F1F" w:rsidP="00E35F1F">
            <w:pPr>
              <w:pStyle w:val="EngHang"/>
              <w:rPr>
                <w:rFonts w:eastAsiaTheme="minorHAnsi"/>
              </w:rPr>
            </w:pPr>
            <w:r w:rsidRPr="007425E1">
              <w:rPr>
                <w:rFonts w:eastAsiaTheme="minorHAnsi"/>
              </w:rPr>
              <w:t>Who brought unto us God,</w:t>
            </w:r>
          </w:p>
          <w:p w14:paraId="682C37F1" w14:textId="77777777" w:rsidR="00E35F1F" w:rsidRDefault="00E35F1F" w:rsidP="00E35F1F">
            <w:pPr>
              <w:pStyle w:val="EngHangEnd"/>
            </w:pPr>
            <w:r w:rsidRPr="007425E1">
              <w:rPr>
                <w:rFonts w:eastAsiaTheme="minorHAnsi"/>
              </w:rPr>
              <w:t>Carried in her arms.</w:t>
            </w:r>
          </w:p>
        </w:tc>
        <w:tc>
          <w:tcPr>
            <w:tcW w:w="288" w:type="dxa"/>
          </w:tcPr>
          <w:p w14:paraId="036AFCCF" w14:textId="77777777" w:rsidR="00E35F1F" w:rsidRDefault="00E35F1F" w:rsidP="00E35F1F"/>
        </w:tc>
        <w:tc>
          <w:tcPr>
            <w:tcW w:w="288" w:type="dxa"/>
          </w:tcPr>
          <w:p w14:paraId="3A714606" w14:textId="77777777" w:rsidR="00E35F1F" w:rsidRDefault="00E35F1F" w:rsidP="00E35F1F">
            <w:pPr>
              <w:pStyle w:val="CopticCross"/>
            </w:pPr>
          </w:p>
        </w:tc>
        <w:tc>
          <w:tcPr>
            <w:tcW w:w="3960" w:type="dxa"/>
          </w:tcPr>
          <w:p w14:paraId="26983032" w14:textId="77777777" w:rsidR="00E35F1F" w:rsidRDefault="00E35F1F" w:rsidP="00E35F1F">
            <w:pPr>
              <w:pStyle w:val="CopticVersemulti-line"/>
            </w:pPr>
            <w:r w:rsidRPr="005F7A68">
              <w:rPr>
                <w:rFonts w:ascii="Times New Roman" w:hAnsi="Times New Roman" w:cs="Times New Roman"/>
              </w:rPr>
              <w:t>Ϯ</w:t>
            </w:r>
            <w:r w:rsidRPr="005F7A68">
              <w:t>ⲁⲧⲑⲱⲗⲉⲃ ⲛ</w:t>
            </w:r>
            <w:r w:rsidRPr="005F7A68">
              <w:rPr>
                <w:rFonts w:ascii="Times New Roman" w:hAnsi="Times New Roman" w:cs="Times New Roman"/>
              </w:rPr>
              <w:t>̀</w:t>
            </w:r>
            <w:r w:rsidRPr="005F7A68">
              <w:t>ⲥⲉⲙⲛⲉ</w:t>
            </w:r>
          </w:p>
          <w:p w14:paraId="377DA3BD" w14:textId="77777777" w:rsidR="00E35F1F" w:rsidRDefault="00E35F1F" w:rsidP="00E35F1F">
            <w:pPr>
              <w:pStyle w:val="CopticVersemulti-line"/>
            </w:pPr>
            <w:r w:rsidRPr="005F7A68">
              <w:t>ⲟⲩⲟ</w:t>
            </w:r>
            <w:r w:rsidRPr="005F7A68">
              <w:rPr>
                <w:rFonts w:ascii="Times New Roman" w:hAnsi="Times New Roman" w:cs="Times New Roman"/>
              </w:rPr>
              <w:t>ϩ</w:t>
            </w:r>
            <w:r w:rsidRPr="005F7A68">
              <w:t xml:space="preserve"> ⲉ</w:t>
            </w:r>
            <w:r w:rsidRPr="005F7A68">
              <w:rPr>
                <w:rFonts w:ascii="Times New Roman" w:hAnsi="Times New Roman" w:cs="Times New Roman"/>
              </w:rPr>
              <w:t>̅</w:t>
            </w:r>
            <w:r w:rsidRPr="005F7A68">
              <w:t>ⲑ</w:t>
            </w:r>
            <w:r w:rsidRPr="005F7A68">
              <w:rPr>
                <w:rFonts w:ascii="Times New Roman" w:hAnsi="Times New Roman" w:cs="Times New Roman"/>
              </w:rPr>
              <w:t>̅</w:t>
            </w:r>
            <w:r w:rsidRPr="005F7A68">
              <w:t xml:space="preserve">ⲩ </w:t>
            </w:r>
            <w:r w:rsidRPr="005F7A68">
              <w:rPr>
                <w:rFonts w:ascii="Times New Roman" w:hAnsi="Times New Roman" w:cs="Times New Roman"/>
              </w:rPr>
              <w:t>ϧ</w:t>
            </w:r>
            <w:r w:rsidRPr="005F7A68">
              <w:t xml:space="preserve">ⲉⲛ </w:t>
            </w:r>
            <w:r w:rsidRPr="005F7A68">
              <w:rPr>
                <w:rFonts w:ascii="Times New Roman" w:hAnsi="Times New Roman" w:cs="Times New Roman"/>
              </w:rPr>
              <w:t>ϩ</w:t>
            </w:r>
            <w:r w:rsidRPr="005F7A68">
              <w:t>ⲱⲃ ⲛⲓⲃⲉⲛ</w:t>
            </w:r>
          </w:p>
          <w:p w14:paraId="69FF5EA0" w14:textId="77777777" w:rsidR="00E35F1F" w:rsidRDefault="00E35F1F" w:rsidP="00E35F1F">
            <w:pPr>
              <w:pStyle w:val="CopticVersemulti-line"/>
            </w:pPr>
            <w:r w:rsidRPr="005F7A68">
              <w:t>ⲑⲏⲉⲧⲁⲥⲓ</w:t>
            </w:r>
            <w:r w:rsidRPr="005F7A68">
              <w:rPr>
                <w:rFonts w:ascii="Times New Roman" w:hAnsi="Times New Roman" w:cs="Times New Roman"/>
              </w:rPr>
              <w:t>̀</w:t>
            </w:r>
            <w:r w:rsidRPr="005F7A68">
              <w:t>ⲛⲓ ⲛⲁⲛ ⲙ</w:t>
            </w:r>
            <w:r w:rsidRPr="005F7A68">
              <w:rPr>
                <w:rFonts w:ascii="Times New Roman" w:hAnsi="Times New Roman" w:cs="Times New Roman"/>
              </w:rPr>
              <w:t>̀</w:t>
            </w:r>
            <w:r w:rsidRPr="005F7A68">
              <w:t>ⲫ</w:t>
            </w:r>
            <w:r w:rsidRPr="005F7A68">
              <w:rPr>
                <w:rFonts w:ascii="Times New Roman" w:hAnsi="Times New Roman" w:cs="Times New Roman"/>
              </w:rPr>
              <w:t>ϯ</w:t>
            </w:r>
          </w:p>
          <w:p w14:paraId="04DE1F95" w14:textId="77777777" w:rsidR="00E35F1F" w:rsidRDefault="00E35F1F" w:rsidP="00E35F1F">
            <w:pPr>
              <w:pStyle w:val="CopticVerse"/>
            </w:pPr>
            <w:r w:rsidRPr="005F7A68">
              <w:t>ⲉ</w:t>
            </w:r>
            <w:r w:rsidRPr="005F7A68">
              <w:rPr>
                <w:rFonts w:ascii="Times New Roman" w:hAnsi="Times New Roman" w:cs="Times New Roman"/>
              </w:rPr>
              <w:t>ϥ</w:t>
            </w:r>
            <w:r w:rsidRPr="005F7A68">
              <w:t>ⲧⲁⲗⲏⲟⲩⲧ ⲉ</w:t>
            </w:r>
            <w:r w:rsidRPr="005F7A68">
              <w:rPr>
                <w:rFonts w:ascii="Times New Roman" w:hAnsi="Times New Roman" w:cs="Times New Roman"/>
              </w:rPr>
              <w:t>̀ϫ</w:t>
            </w:r>
            <w:r w:rsidRPr="005F7A68">
              <w:t>ⲉⲛ ⲛⲉⲥ</w:t>
            </w:r>
            <w:r w:rsidRPr="005F7A68">
              <w:rPr>
                <w:rFonts w:ascii="Times New Roman" w:hAnsi="Times New Roman" w:cs="Times New Roman"/>
              </w:rPr>
              <w:t>ϫ̀</w:t>
            </w:r>
            <w:r w:rsidRPr="005F7A68">
              <w:t>ⲫⲟⲓ</w:t>
            </w:r>
          </w:p>
        </w:tc>
      </w:tr>
      <w:tr w:rsidR="00E35F1F" w14:paraId="52F529AB" w14:textId="77777777" w:rsidTr="00E35F1F">
        <w:trPr>
          <w:cantSplit/>
          <w:jc w:val="center"/>
        </w:trPr>
        <w:tc>
          <w:tcPr>
            <w:tcW w:w="288" w:type="dxa"/>
          </w:tcPr>
          <w:p w14:paraId="1A05CFEC" w14:textId="77777777" w:rsidR="00E35F1F" w:rsidRDefault="00E35F1F" w:rsidP="00E35F1F">
            <w:pPr>
              <w:pStyle w:val="CopticCross"/>
            </w:pPr>
            <w:r w:rsidRPr="00FB5ACB">
              <w:t>¿</w:t>
            </w:r>
          </w:p>
        </w:tc>
        <w:tc>
          <w:tcPr>
            <w:tcW w:w="3960" w:type="dxa"/>
          </w:tcPr>
          <w:p w14:paraId="6C065B36" w14:textId="77777777" w:rsidR="00E35F1F" w:rsidRPr="007425E1" w:rsidRDefault="00E35F1F" w:rsidP="00E35F1F">
            <w:pPr>
              <w:pStyle w:val="EngHang"/>
              <w:rPr>
                <w:rFonts w:eastAsiaTheme="minorHAnsi"/>
              </w:rPr>
            </w:pPr>
            <w:r w:rsidRPr="007425E1">
              <w:rPr>
                <w:rFonts w:eastAsiaTheme="minorHAnsi"/>
              </w:rPr>
              <w:t>The whole creation rejoices with you,</w:t>
            </w:r>
          </w:p>
          <w:p w14:paraId="4AE61596" w14:textId="77777777" w:rsidR="00E35F1F" w:rsidRPr="007425E1" w:rsidRDefault="00E35F1F" w:rsidP="00E35F1F">
            <w:pPr>
              <w:pStyle w:val="EngHang"/>
              <w:rPr>
                <w:rFonts w:eastAsiaTheme="minorHAnsi"/>
              </w:rPr>
            </w:pPr>
            <w:r w:rsidRPr="007425E1">
              <w:rPr>
                <w:rFonts w:eastAsiaTheme="minorHAnsi"/>
              </w:rPr>
              <w:t>Proclaiming and saying,</w:t>
            </w:r>
          </w:p>
          <w:p w14:paraId="77D6F5C7" w14:textId="286E82E4"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xml:space="preserve"> </w:t>
            </w:r>
            <w:r>
              <w:rPr>
                <w:rFonts w:eastAsiaTheme="minorHAnsi"/>
              </w:rPr>
              <w:t>full of grace!</w:t>
            </w:r>
            <w:r w:rsidR="00E35F1F" w:rsidRPr="007425E1">
              <w:rPr>
                <w:rFonts w:eastAsiaTheme="minorHAnsi"/>
              </w:rPr>
              <w:t xml:space="preserve"> </w:t>
            </w:r>
          </w:p>
          <w:p w14:paraId="0C9FCEC7" w14:textId="376098A1" w:rsidR="00E35F1F" w:rsidRDefault="00E35F1F" w:rsidP="00E35F1F">
            <w:pPr>
              <w:pStyle w:val="EngHangEnd"/>
            </w:pPr>
            <w:r w:rsidRPr="007425E1">
              <w:rPr>
                <w:rFonts w:eastAsiaTheme="minorHAnsi"/>
              </w:rPr>
              <w:t>Th</w:t>
            </w:r>
            <w:r w:rsidR="006128E9">
              <w:rPr>
                <w:rFonts w:eastAsiaTheme="minorHAnsi"/>
              </w:rPr>
              <w:t>e Lord is with you!”</w:t>
            </w:r>
          </w:p>
        </w:tc>
        <w:tc>
          <w:tcPr>
            <w:tcW w:w="288" w:type="dxa"/>
          </w:tcPr>
          <w:p w14:paraId="69CC68F4" w14:textId="77777777" w:rsidR="00E35F1F" w:rsidRDefault="00E35F1F" w:rsidP="00E35F1F"/>
        </w:tc>
        <w:tc>
          <w:tcPr>
            <w:tcW w:w="288" w:type="dxa"/>
          </w:tcPr>
          <w:p w14:paraId="61E34F7A" w14:textId="77777777" w:rsidR="00E35F1F" w:rsidRDefault="00E35F1F" w:rsidP="00E35F1F">
            <w:pPr>
              <w:pStyle w:val="CopticCross"/>
            </w:pPr>
            <w:r w:rsidRPr="00FB5ACB">
              <w:t>¿</w:t>
            </w:r>
          </w:p>
        </w:tc>
        <w:tc>
          <w:tcPr>
            <w:tcW w:w="3960" w:type="dxa"/>
          </w:tcPr>
          <w:p w14:paraId="686CD84E" w14:textId="77777777" w:rsidR="00E35F1F" w:rsidRDefault="00E35F1F" w:rsidP="00E35F1F">
            <w:pPr>
              <w:pStyle w:val="CopticVersemulti-line"/>
            </w:pPr>
            <w:r w:rsidRPr="005F7A68">
              <w:t>Ⲥ̀ⲣⲁϣⲓ ⲛⲉⲙⲉ ⲛ̀ϫⲉ ϯⲕ̀ⲧⲏⲥⲓⲥ ⲧⲏⲣⲥ</w:t>
            </w:r>
          </w:p>
          <w:p w14:paraId="32B31223" w14:textId="77777777" w:rsidR="00E35F1F" w:rsidRDefault="00E35F1F" w:rsidP="00E35F1F">
            <w:pPr>
              <w:pStyle w:val="CopticVersemulti-line"/>
            </w:pPr>
            <w:r w:rsidRPr="005F7A68">
              <w:t>ⲥⲉⲱϣ ⲉ̀ⲃⲟⲗ ⲉⲥϫⲱ ⲙ̀ⲙⲟⲥ</w:t>
            </w:r>
          </w:p>
          <w:p w14:paraId="1ACB8E7A" w14:textId="77777777" w:rsidR="00E35F1F" w:rsidRDefault="00E35F1F" w:rsidP="00E35F1F">
            <w:pPr>
              <w:pStyle w:val="CopticVersemulti-line"/>
            </w:pPr>
            <w:r w:rsidRPr="005F7A68">
              <w:t>ϫⲉ ⲭⲉⲣⲉ ⲑⲏⲉⲑⲙⲉϩ ⲛ̀ϩ̀ⲙⲟⲧ</w:t>
            </w:r>
          </w:p>
          <w:p w14:paraId="0E2595EC" w14:textId="77777777" w:rsidR="00E35F1F" w:rsidRDefault="00E35F1F" w:rsidP="00E35F1F">
            <w:pPr>
              <w:pStyle w:val="CopticVerse"/>
            </w:pPr>
            <w:r w:rsidRPr="005F7A68">
              <w:t>ⲟⲩⲟϩ Ⲡⲟ̅ⲥ̅ ϣⲟⲡ ⲛⲉⲙⲉ</w:t>
            </w:r>
          </w:p>
        </w:tc>
      </w:tr>
      <w:tr w:rsidR="00E35F1F" w14:paraId="0A4E21FF" w14:textId="77777777" w:rsidTr="00E35F1F">
        <w:trPr>
          <w:cantSplit/>
          <w:jc w:val="center"/>
        </w:trPr>
        <w:tc>
          <w:tcPr>
            <w:tcW w:w="288" w:type="dxa"/>
          </w:tcPr>
          <w:p w14:paraId="224C6209" w14:textId="77777777" w:rsidR="00E35F1F" w:rsidRDefault="00E35F1F" w:rsidP="00E35F1F">
            <w:pPr>
              <w:pStyle w:val="CopticCross"/>
            </w:pPr>
          </w:p>
        </w:tc>
        <w:tc>
          <w:tcPr>
            <w:tcW w:w="3960" w:type="dxa"/>
          </w:tcPr>
          <w:p w14:paraId="6759AFBC" w14:textId="0EEAB13A" w:rsidR="00E35F1F" w:rsidRPr="007425E1" w:rsidRDefault="006128E9" w:rsidP="00E35F1F">
            <w:pPr>
              <w:pStyle w:val="EngHang"/>
              <w:rPr>
                <w:rFonts w:eastAsiaTheme="minorHAnsi"/>
              </w:rPr>
            </w:pPr>
            <w:r>
              <w:rPr>
                <w:rFonts w:eastAsiaTheme="minorHAnsi"/>
              </w:rPr>
              <w:t>Rejoice</w:t>
            </w:r>
            <w:r w:rsidR="00E35F1F" w:rsidRPr="007425E1">
              <w:rPr>
                <w:rFonts w:eastAsiaTheme="minorHAnsi"/>
              </w:rPr>
              <w:t>, O full of grace.</w:t>
            </w:r>
          </w:p>
          <w:p w14:paraId="76B7AF89" w14:textId="4B0DBF76"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found grace.</w:t>
            </w:r>
          </w:p>
          <w:p w14:paraId="7FD61EB7" w14:textId="3B18F0D2" w:rsidR="00E35F1F" w:rsidRPr="007425E1" w:rsidRDefault="006128E9" w:rsidP="00E35F1F">
            <w:pPr>
              <w:pStyle w:val="EngHang"/>
              <w:rPr>
                <w:rFonts w:eastAsiaTheme="minorHAnsi"/>
              </w:rPr>
            </w:pPr>
            <w:r>
              <w:rPr>
                <w:rFonts w:eastAsiaTheme="minorHAnsi"/>
              </w:rPr>
              <w:t>Rejoice O you who have</w:t>
            </w:r>
            <w:r w:rsidR="00E35F1F" w:rsidRPr="007425E1">
              <w:rPr>
                <w:rFonts w:eastAsiaTheme="minorHAnsi"/>
              </w:rPr>
              <w:t xml:space="preserve"> born Christ:</w:t>
            </w:r>
          </w:p>
          <w:p w14:paraId="54654DBD" w14:textId="77777777" w:rsidR="00E35F1F" w:rsidRDefault="00E35F1F" w:rsidP="00E35F1F">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641DDB" w14:textId="77777777" w:rsidR="00E35F1F" w:rsidRDefault="00E35F1F" w:rsidP="00E35F1F"/>
        </w:tc>
        <w:tc>
          <w:tcPr>
            <w:tcW w:w="288" w:type="dxa"/>
          </w:tcPr>
          <w:p w14:paraId="14DA3E5E" w14:textId="77777777" w:rsidR="00E35F1F" w:rsidRDefault="00E35F1F" w:rsidP="00E35F1F">
            <w:pPr>
              <w:pStyle w:val="CopticCross"/>
            </w:pPr>
          </w:p>
        </w:tc>
        <w:tc>
          <w:tcPr>
            <w:tcW w:w="3960" w:type="dxa"/>
          </w:tcPr>
          <w:p w14:paraId="13974D87" w14:textId="77777777" w:rsidR="00E35F1F" w:rsidRDefault="00E35F1F" w:rsidP="00E35F1F">
            <w:pPr>
              <w:pStyle w:val="CopticVersemulti-line"/>
            </w:pPr>
            <w:r w:rsidRPr="005F7A68">
              <w:t>Ⲭⲉⲣⲉ ⲑⲏⲉⲑⲙⲉϩ ⲛ̀ϩ̀ⲙⲟⲧ</w:t>
            </w:r>
          </w:p>
          <w:p w14:paraId="2E86026B" w14:textId="77777777" w:rsidR="00E35F1F" w:rsidRDefault="00E35F1F" w:rsidP="00E35F1F">
            <w:pPr>
              <w:pStyle w:val="CopticVersemulti-line"/>
            </w:pPr>
            <w:r w:rsidRPr="005F7A68">
              <w:t>ⲭⲉⲣⲉ ⲑⲏⲉⲧⲁⲥϫⲉⲙ ϩ̀ⲙⲟⲧ</w:t>
            </w:r>
          </w:p>
          <w:p w14:paraId="66179C8F" w14:textId="77777777" w:rsidR="00E35F1F" w:rsidRDefault="00E35F1F" w:rsidP="00E35F1F">
            <w:pPr>
              <w:pStyle w:val="CopticVersemulti-line"/>
            </w:pPr>
            <w:r w:rsidRPr="005F7A68">
              <w:t>ⲭⲉⲣⲉ ⲑⲏⲉⲧⲁⲥⲙⲉⲥ Ⲡⲭ̅ⲥ</w:t>
            </w:r>
          </w:p>
          <w:p w14:paraId="32DE040C" w14:textId="77777777" w:rsidR="00E35F1F" w:rsidRDefault="00E35F1F" w:rsidP="00E35F1F">
            <w:pPr>
              <w:pStyle w:val="CopticVerse"/>
            </w:pPr>
            <w:r w:rsidRPr="005F7A68">
              <w:t>ⲟⲩⲟϩ Ⲡⲟ̅ⲥ̅ ϣⲟⲡ ⲛⲉⲙⲉ</w:t>
            </w:r>
          </w:p>
        </w:tc>
      </w:tr>
    </w:tbl>
    <w:p w14:paraId="727ADABF" w14:textId="77777777" w:rsidR="00E35F1F" w:rsidRDefault="00E35F1F" w:rsidP="00E35F1F">
      <w:pPr>
        <w:pStyle w:val="Heading6"/>
      </w:pPr>
      <w:bookmarkStart w:id="1036" w:name="_Toc298681344"/>
      <w:r w:rsidRPr="00D24FE1">
        <w:t>Part</w:t>
      </w:r>
      <w:r>
        <w:t xml:space="preserve"> Two</w:t>
      </w:r>
      <w:bookmarkEnd w:id="10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6436C92" w14:textId="77777777" w:rsidTr="00E35F1F">
        <w:trPr>
          <w:cantSplit/>
          <w:jc w:val="center"/>
        </w:trPr>
        <w:tc>
          <w:tcPr>
            <w:tcW w:w="288" w:type="dxa"/>
          </w:tcPr>
          <w:p w14:paraId="6E26CA8B" w14:textId="77777777" w:rsidR="00E35F1F" w:rsidRDefault="00E35F1F" w:rsidP="00E35F1F">
            <w:pPr>
              <w:pStyle w:val="CopticCross"/>
            </w:pPr>
            <w:r w:rsidRPr="00FB5ACB">
              <w:t>¿</w:t>
            </w:r>
          </w:p>
        </w:tc>
        <w:tc>
          <w:tcPr>
            <w:tcW w:w="3960" w:type="dxa"/>
          </w:tcPr>
          <w:p w14:paraId="61352BC2" w14:textId="77777777" w:rsidR="00E35F1F" w:rsidRPr="007425E1" w:rsidRDefault="00E35F1F" w:rsidP="00E35F1F">
            <w:pPr>
              <w:pStyle w:val="EngHang"/>
              <w:rPr>
                <w:rFonts w:eastAsiaTheme="minorHAnsi"/>
              </w:rPr>
            </w:pPr>
            <w:r w:rsidRPr="007425E1">
              <w:rPr>
                <w:rFonts w:eastAsiaTheme="minorHAnsi"/>
              </w:rPr>
              <w:t xml:space="preserve">We </w:t>
            </w:r>
            <w:commentRangeStart w:id="1037"/>
            <w:r w:rsidRPr="007425E1">
              <w:rPr>
                <w:rFonts w:eastAsiaTheme="minorHAnsi"/>
              </w:rPr>
              <w:t xml:space="preserve">honour </w:t>
            </w:r>
            <w:commentRangeEnd w:id="1037"/>
            <w:r>
              <w:rPr>
                <w:rStyle w:val="CommentReference"/>
                <w:rFonts w:ascii="Times New Roman" w:eastAsiaTheme="minorHAnsi" w:hAnsi="Times New Roman" w:cstheme="minorBidi"/>
                <w:color w:val="auto"/>
              </w:rPr>
              <w:commentReference w:id="1037"/>
            </w:r>
            <w:r w:rsidRPr="007425E1">
              <w:rPr>
                <w:rFonts w:eastAsiaTheme="minorHAnsi"/>
              </w:rPr>
              <w:t>your greatness,</w:t>
            </w:r>
          </w:p>
          <w:p w14:paraId="4FDC95A8" w14:textId="77777777" w:rsidR="00E35F1F" w:rsidRPr="007425E1" w:rsidRDefault="00E35F1F" w:rsidP="00E35F1F">
            <w:pPr>
              <w:pStyle w:val="EngHang"/>
              <w:rPr>
                <w:rFonts w:eastAsiaTheme="minorHAnsi"/>
              </w:rPr>
            </w:pPr>
            <w:r w:rsidRPr="007425E1">
              <w:rPr>
                <w:rFonts w:eastAsiaTheme="minorHAnsi"/>
              </w:rPr>
              <w:t xml:space="preserve">O </w:t>
            </w:r>
            <w:commentRangeStart w:id="1038"/>
            <w:r w:rsidRPr="007425E1">
              <w:rPr>
                <w:rFonts w:eastAsiaTheme="minorHAnsi"/>
              </w:rPr>
              <w:t xml:space="preserve">prudent </w:t>
            </w:r>
            <w:commentRangeEnd w:id="1038"/>
            <w:r>
              <w:rPr>
                <w:rStyle w:val="CommentReference"/>
                <w:rFonts w:ascii="Times New Roman" w:eastAsiaTheme="minorHAnsi" w:hAnsi="Times New Roman" w:cstheme="minorBidi"/>
                <w:color w:val="auto"/>
              </w:rPr>
              <w:commentReference w:id="1038"/>
            </w:r>
            <w:r w:rsidRPr="007425E1">
              <w:rPr>
                <w:rFonts w:eastAsiaTheme="minorHAnsi"/>
              </w:rPr>
              <w:t>Virgin,</w:t>
            </w:r>
          </w:p>
          <w:p w14:paraId="5C662240" w14:textId="77777777" w:rsidR="00E35F1F" w:rsidRPr="007425E1" w:rsidRDefault="00E35F1F" w:rsidP="00E35F1F">
            <w:pPr>
              <w:pStyle w:val="EngHang"/>
              <w:rPr>
                <w:rFonts w:eastAsiaTheme="minorHAnsi"/>
              </w:rPr>
            </w:pPr>
            <w:r w:rsidRPr="007425E1">
              <w:rPr>
                <w:rFonts w:eastAsiaTheme="minorHAnsi"/>
              </w:rPr>
              <w:t>And give you salutation</w:t>
            </w:r>
          </w:p>
          <w:p w14:paraId="553CD162" w14:textId="77777777" w:rsidR="00E35F1F" w:rsidRDefault="00E35F1F" w:rsidP="00E35F1F">
            <w:pPr>
              <w:pStyle w:val="EngHangEnd"/>
            </w:pPr>
            <w:r w:rsidRPr="007425E1">
              <w:rPr>
                <w:rFonts w:eastAsiaTheme="minorHAnsi"/>
              </w:rPr>
              <w:t>With Gabriel the angel.</w:t>
            </w:r>
          </w:p>
        </w:tc>
        <w:tc>
          <w:tcPr>
            <w:tcW w:w="288" w:type="dxa"/>
          </w:tcPr>
          <w:p w14:paraId="1939782B" w14:textId="77777777" w:rsidR="00E35F1F" w:rsidRDefault="00E35F1F" w:rsidP="00E35F1F"/>
        </w:tc>
        <w:tc>
          <w:tcPr>
            <w:tcW w:w="288" w:type="dxa"/>
          </w:tcPr>
          <w:p w14:paraId="4CC3BBBF" w14:textId="77777777" w:rsidR="00E35F1F" w:rsidRDefault="00E35F1F" w:rsidP="00E35F1F">
            <w:pPr>
              <w:pStyle w:val="CopticCross"/>
            </w:pPr>
            <w:r w:rsidRPr="00FB5ACB">
              <w:t>¿</w:t>
            </w:r>
          </w:p>
        </w:tc>
        <w:tc>
          <w:tcPr>
            <w:tcW w:w="3960" w:type="dxa"/>
          </w:tcPr>
          <w:p w14:paraId="0C067C16" w14:textId="77777777" w:rsidR="00E35F1F" w:rsidRDefault="00E35F1F" w:rsidP="00E35F1F">
            <w:pPr>
              <w:pStyle w:val="CopticVersemulti-line"/>
            </w:pPr>
            <w:r w:rsidRPr="005F7A68">
              <w:t>Ⲧⲉⲛⲉⲣⲙⲁⲕⲁⲣⲓⲍⲓⲛ ⲛ</w:t>
            </w:r>
            <w:r w:rsidRPr="005F7A68">
              <w:rPr>
                <w:rFonts w:ascii="Times New Roman" w:hAnsi="Times New Roman" w:cs="Times New Roman"/>
              </w:rPr>
              <w:t>̀</w:t>
            </w:r>
            <w:r w:rsidRPr="005F7A68">
              <w:t>ⲧⲉⲙⲉⲧⲛⲓ</w:t>
            </w:r>
            <w:r w:rsidRPr="005F7A68">
              <w:rPr>
                <w:rFonts w:ascii="Times New Roman" w:hAnsi="Times New Roman" w:cs="Times New Roman"/>
              </w:rPr>
              <w:t>ϣϯ</w:t>
            </w:r>
          </w:p>
          <w:p w14:paraId="6FD30878" w14:textId="77777777" w:rsidR="00E35F1F" w:rsidRDefault="00E35F1F" w:rsidP="00E35F1F">
            <w:pPr>
              <w:pStyle w:val="CopticVersemulti-line"/>
            </w:pPr>
            <w:r w:rsidRPr="005F7A68">
              <w:t>ⲱ</w:t>
            </w:r>
            <w:r w:rsidRPr="005F7A68">
              <w:rPr>
                <w:rFonts w:ascii="Times New Roman" w:hAnsi="Times New Roman" w:cs="Times New Roman"/>
              </w:rPr>
              <w:t>̀</w:t>
            </w:r>
            <w:r w:rsidRPr="005F7A68">
              <w:t xml:space="preserve"> </w:t>
            </w:r>
            <w:r w:rsidRPr="005F7A68">
              <w:rPr>
                <w:rFonts w:ascii="Times New Roman" w:hAnsi="Times New Roman" w:cs="Times New Roman"/>
              </w:rPr>
              <w:t>ϯ</w:t>
            </w:r>
            <w:r w:rsidRPr="005F7A68">
              <w:t>ⲡⲁⲣⲑⲉⲛⲟⲥ ⲛ</w:t>
            </w:r>
            <w:r w:rsidRPr="005F7A68">
              <w:rPr>
                <w:rFonts w:ascii="Times New Roman" w:hAnsi="Times New Roman" w:cs="Times New Roman"/>
              </w:rPr>
              <w:t>̀</w:t>
            </w:r>
            <w:r w:rsidRPr="005F7A68">
              <w:t>ⲥⲁⲃⲏ</w:t>
            </w:r>
          </w:p>
          <w:p w14:paraId="0DF8D171" w14:textId="77777777" w:rsidR="00E35F1F" w:rsidRDefault="00E35F1F" w:rsidP="00E35F1F">
            <w:pPr>
              <w:pStyle w:val="CopticVersemulti-line"/>
            </w:pPr>
            <w:r w:rsidRPr="005F7A68">
              <w:t>ⲧⲉⲛ</w:t>
            </w:r>
            <w:r w:rsidRPr="005F7A68">
              <w:rPr>
                <w:rFonts w:ascii="Times New Roman" w:hAnsi="Times New Roman" w:cs="Times New Roman"/>
              </w:rPr>
              <w:t>ϯ</w:t>
            </w:r>
            <w:r w:rsidRPr="005F7A68">
              <w:t xml:space="preserve"> ⲛⲉ ⲙ</w:t>
            </w:r>
            <w:r w:rsidRPr="005F7A68">
              <w:rPr>
                <w:rFonts w:ascii="Times New Roman" w:hAnsi="Times New Roman" w:cs="Times New Roman"/>
              </w:rPr>
              <w:t>̀</w:t>
            </w:r>
            <w:r w:rsidRPr="005F7A68">
              <w:t>ⲡⲓⲭⲉⲣⲉⲧⲓⲥⲙⲟⲥ</w:t>
            </w:r>
          </w:p>
          <w:p w14:paraId="1D879A9E" w14:textId="77777777" w:rsidR="00E35F1F" w:rsidRDefault="00E35F1F" w:rsidP="00E35F1F">
            <w:pPr>
              <w:pStyle w:val="CopticVerse"/>
            </w:pPr>
            <w:r w:rsidRPr="005F7A68">
              <w:t>ⲛⲉⲙ Ⲅⲁⲃⲣⲓⲏⲗ ⲡⲓⲁⲅⲅⲉⲗⲟⲥ</w:t>
            </w:r>
          </w:p>
        </w:tc>
      </w:tr>
      <w:tr w:rsidR="00E35F1F" w14:paraId="73A18051" w14:textId="77777777" w:rsidTr="00E35F1F">
        <w:trPr>
          <w:cantSplit/>
          <w:jc w:val="center"/>
        </w:trPr>
        <w:tc>
          <w:tcPr>
            <w:tcW w:w="288" w:type="dxa"/>
          </w:tcPr>
          <w:p w14:paraId="13A920B1" w14:textId="77777777" w:rsidR="00E35F1F" w:rsidRDefault="00E35F1F" w:rsidP="00E35F1F">
            <w:pPr>
              <w:pStyle w:val="CopticCross"/>
            </w:pPr>
          </w:p>
        </w:tc>
        <w:tc>
          <w:tcPr>
            <w:tcW w:w="3960" w:type="dxa"/>
          </w:tcPr>
          <w:p w14:paraId="5A57DF52" w14:textId="77777777" w:rsidR="00E35F1F" w:rsidRPr="007425E1" w:rsidRDefault="00E35F1F" w:rsidP="00E35F1F">
            <w:pPr>
              <w:pStyle w:val="EngHang"/>
              <w:rPr>
                <w:rFonts w:eastAsiaTheme="minorHAnsi"/>
              </w:rPr>
            </w:pPr>
            <w:r w:rsidRPr="007425E1">
              <w:rPr>
                <w:rFonts w:eastAsiaTheme="minorHAnsi"/>
              </w:rPr>
              <w:t>For through the fruit of your womb</w:t>
            </w:r>
          </w:p>
          <w:p w14:paraId="781F2F64" w14:textId="77777777" w:rsidR="00E35F1F" w:rsidRPr="007425E1" w:rsidRDefault="00E35F1F" w:rsidP="00E35F1F">
            <w:pPr>
              <w:pStyle w:val="EngHang"/>
              <w:rPr>
                <w:rFonts w:eastAsiaTheme="minorHAnsi"/>
              </w:rPr>
            </w:pPr>
            <w:r>
              <w:rPr>
                <w:rFonts w:eastAsiaTheme="minorHAnsi"/>
              </w:rPr>
              <w:t>Salvation came to our race;</w:t>
            </w:r>
          </w:p>
          <w:p w14:paraId="5F6A1107" w14:textId="77777777" w:rsidR="00E35F1F" w:rsidRPr="007425E1" w:rsidRDefault="00E35F1F" w:rsidP="00E35F1F">
            <w:pPr>
              <w:pStyle w:val="EngHang"/>
              <w:rPr>
                <w:rFonts w:eastAsiaTheme="minorHAnsi"/>
              </w:rPr>
            </w:pPr>
            <w:r w:rsidRPr="007425E1">
              <w:rPr>
                <w:rFonts w:eastAsiaTheme="minorHAnsi"/>
              </w:rPr>
              <w:t>God reconciled us again,</w:t>
            </w:r>
          </w:p>
          <w:p w14:paraId="031C2392" w14:textId="77777777" w:rsidR="00E35F1F" w:rsidRDefault="00E35F1F" w:rsidP="00E35F1F">
            <w:pPr>
              <w:pStyle w:val="EngHangEnd"/>
            </w:pPr>
            <w:r w:rsidRPr="007425E1">
              <w:t>Through His goodness.</w:t>
            </w:r>
          </w:p>
        </w:tc>
        <w:tc>
          <w:tcPr>
            <w:tcW w:w="288" w:type="dxa"/>
          </w:tcPr>
          <w:p w14:paraId="698D4C56" w14:textId="77777777" w:rsidR="00E35F1F" w:rsidRDefault="00E35F1F" w:rsidP="00E35F1F"/>
        </w:tc>
        <w:tc>
          <w:tcPr>
            <w:tcW w:w="288" w:type="dxa"/>
          </w:tcPr>
          <w:p w14:paraId="6CB67734" w14:textId="77777777" w:rsidR="00E35F1F" w:rsidRDefault="00E35F1F" w:rsidP="00E35F1F">
            <w:pPr>
              <w:pStyle w:val="CopticCross"/>
            </w:pPr>
          </w:p>
        </w:tc>
        <w:tc>
          <w:tcPr>
            <w:tcW w:w="3960" w:type="dxa"/>
          </w:tcPr>
          <w:p w14:paraId="2F07EF51" w14:textId="77777777" w:rsidR="00E35F1F" w:rsidRDefault="00E35F1F" w:rsidP="00E35F1F">
            <w:pPr>
              <w:pStyle w:val="CopticVersemulti-line"/>
            </w:pPr>
            <w:r w:rsidRPr="005F7A68">
              <w:t>Ϫⲉ ⲉⲃⲟⲗϩⲓⲧⲉⲛ ⲡⲉⲕⲁⲣⲡⲟⲥ</w:t>
            </w:r>
          </w:p>
          <w:p w14:paraId="5E74BFC7" w14:textId="77777777" w:rsidR="00E35F1F" w:rsidRDefault="00E35F1F" w:rsidP="00E35F1F">
            <w:pPr>
              <w:pStyle w:val="CopticVersemulti-line"/>
            </w:pPr>
            <w:r w:rsidRPr="005F7A68">
              <w:t>ⲁ̀ ⲡⲓⲟⲩϫⲁⲓ ⲧⲁϩⲉ ⲡⲉⲛⲅⲉⲛⲟⲥ</w:t>
            </w:r>
          </w:p>
          <w:p w14:paraId="3FEE2ED4" w14:textId="77777777" w:rsidR="00E35F1F" w:rsidRDefault="00E35F1F" w:rsidP="00E35F1F">
            <w:pPr>
              <w:pStyle w:val="CopticVersemulti-line"/>
            </w:pPr>
            <w:r w:rsidRPr="005F7A68">
              <w:t>ⲁ̀ⲫϯ ϩⲟⲧⲡⲉⲛ ⲉ̀ⲣⲟϥ ⲛ̀ⲕⲉⲥⲟⲡ</w:t>
            </w:r>
          </w:p>
          <w:p w14:paraId="2F874652" w14:textId="77777777" w:rsidR="00E35F1F" w:rsidRDefault="00E35F1F" w:rsidP="00E35F1F">
            <w:pPr>
              <w:pStyle w:val="CopticVerse"/>
            </w:pPr>
            <w:r w:rsidRPr="005F7A68">
              <w:t>ϩⲓⲧⲉⲛ ⲧⲉϥⲙⲉⲧⲁ̀ⲅⲁⲑⲟⲥ</w:t>
            </w:r>
          </w:p>
        </w:tc>
      </w:tr>
      <w:tr w:rsidR="00E35F1F" w14:paraId="64DC6EA1" w14:textId="77777777" w:rsidTr="00E35F1F">
        <w:trPr>
          <w:cantSplit/>
          <w:jc w:val="center"/>
        </w:trPr>
        <w:tc>
          <w:tcPr>
            <w:tcW w:w="288" w:type="dxa"/>
          </w:tcPr>
          <w:p w14:paraId="15C49D0A" w14:textId="77777777" w:rsidR="00E35F1F" w:rsidRDefault="00E35F1F" w:rsidP="00E35F1F">
            <w:pPr>
              <w:pStyle w:val="CopticCross"/>
            </w:pPr>
            <w:r w:rsidRPr="00FB5ACB">
              <w:t>¿</w:t>
            </w:r>
          </w:p>
        </w:tc>
        <w:tc>
          <w:tcPr>
            <w:tcW w:w="3960" w:type="dxa"/>
          </w:tcPr>
          <w:p w14:paraId="698ABF74"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0ADFB9A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3E226D1"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C55F3F3" w14:textId="55F7F00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287C6488" w14:textId="77777777" w:rsidR="00E35F1F" w:rsidRDefault="00E35F1F" w:rsidP="00E35F1F"/>
        </w:tc>
        <w:tc>
          <w:tcPr>
            <w:tcW w:w="288" w:type="dxa"/>
          </w:tcPr>
          <w:p w14:paraId="4729722C" w14:textId="77777777" w:rsidR="00E35F1F" w:rsidRDefault="00E35F1F" w:rsidP="00E35F1F">
            <w:pPr>
              <w:pStyle w:val="CopticCross"/>
            </w:pPr>
            <w:r w:rsidRPr="00FB5ACB">
              <w:t>¿</w:t>
            </w:r>
          </w:p>
        </w:tc>
        <w:tc>
          <w:tcPr>
            <w:tcW w:w="3960" w:type="dxa"/>
          </w:tcPr>
          <w:p w14:paraId="1C0DE7BD" w14:textId="77777777" w:rsidR="00E35F1F" w:rsidRDefault="00E35F1F" w:rsidP="00E35F1F">
            <w:pPr>
              <w:pStyle w:val="CopticVersemulti-line"/>
            </w:pPr>
            <w:r w:rsidRPr="005F7A68">
              <w:t>Ⲭⲉⲣⲉ ⲑⲏⲉⲑⲙⲉϩ ⲛ̀ϩ̀ⲙⲟⲧ</w:t>
            </w:r>
          </w:p>
          <w:p w14:paraId="5C800AC3" w14:textId="77777777" w:rsidR="00E35F1F" w:rsidRDefault="00E35F1F" w:rsidP="00E35F1F">
            <w:pPr>
              <w:pStyle w:val="CopticVersemulti-line"/>
            </w:pPr>
            <w:r w:rsidRPr="005F7A68">
              <w:t>ⲭⲉⲣⲉ ⲑⲏⲉⲧⲁⲥϫⲉⲙ ϩ̀ⲙⲟⲧ</w:t>
            </w:r>
          </w:p>
          <w:p w14:paraId="3729B128" w14:textId="77777777" w:rsidR="00E35F1F" w:rsidRDefault="00E35F1F" w:rsidP="00E35F1F">
            <w:pPr>
              <w:pStyle w:val="CopticVersemulti-line"/>
            </w:pPr>
            <w:r w:rsidRPr="005F7A68">
              <w:t>ⲭⲉⲣⲉ ⲑⲏⲉⲧⲁⲥⲙⲉⲥ Ⲡⲭ̅ⲥ</w:t>
            </w:r>
          </w:p>
          <w:p w14:paraId="557E2EF6" w14:textId="77777777" w:rsidR="00E35F1F" w:rsidRDefault="00E35F1F" w:rsidP="00E35F1F">
            <w:pPr>
              <w:pStyle w:val="CopticVersemulti-line"/>
            </w:pPr>
            <w:r w:rsidRPr="005F7A68">
              <w:t>ⲟⲩⲟϩ Ⲡⲟ̅ⲥ̅ ϣⲟⲡ ⲛⲉⲙⲉ</w:t>
            </w:r>
          </w:p>
        </w:tc>
      </w:tr>
    </w:tbl>
    <w:p w14:paraId="778CF977" w14:textId="77777777" w:rsidR="00E35F1F" w:rsidRDefault="00E35F1F" w:rsidP="00E35F1F">
      <w:pPr>
        <w:pStyle w:val="Heading6"/>
      </w:pPr>
      <w:bookmarkStart w:id="1039" w:name="_Toc298681345"/>
      <w:r>
        <w:t>Part Three</w:t>
      </w:r>
      <w:bookmarkEnd w:id="10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4DE75B4D" w14:textId="77777777" w:rsidTr="00E35F1F">
        <w:trPr>
          <w:cantSplit/>
          <w:jc w:val="center"/>
        </w:trPr>
        <w:tc>
          <w:tcPr>
            <w:tcW w:w="288" w:type="dxa"/>
          </w:tcPr>
          <w:p w14:paraId="764B4868" w14:textId="77777777" w:rsidR="00E35F1F" w:rsidRDefault="00E35F1F" w:rsidP="00E35F1F">
            <w:pPr>
              <w:pStyle w:val="CopticCross"/>
            </w:pPr>
          </w:p>
        </w:tc>
        <w:tc>
          <w:tcPr>
            <w:tcW w:w="3960" w:type="dxa"/>
          </w:tcPr>
          <w:p w14:paraId="4125B97D" w14:textId="77777777" w:rsidR="00E35F1F" w:rsidRPr="007425E1" w:rsidRDefault="00E35F1F" w:rsidP="00E35F1F">
            <w:pPr>
              <w:pStyle w:val="EngHang"/>
              <w:rPr>
                <w:rFonts w:eastAsiaTheme="minorHAnsi"/>
              </w:rPr>
            </w:pPr>
            <w:r w:rsidRPr="007425E1">
              <w:rPr>
                <w:rFonts w:eastAsiaTheme="minorHAnsi"/>
              </w:rPr>
              <w:t>The Holy Spirit came upon you,</w:t>
            </w:r>
          </w:p>
          <w:p w14:paraId="5F49C60D" w14:textId="77777777" w:rsidR="00E35F1F" w:rsidRPr="007425E1" w:rsidRDefault="00E35F1F" w:rsidP="00E35F1F">
            <w:pPr>
              <w:pStyle w:val="EngHang"/>
              <w:rPr>
                <w:rFonts w:eastAsiaTheme="minorHAnsi"/>
              </w:rPr>
            </w:pPr>
            <w:r w:rsidRPr="007425E1">
              <w:rPr>
                <w:rFonts w:eastAsiaTheme="minorHAnsi"/>
              </w:rPr>
              <w:t xml:space="preserve">O undefiled </w:t>
            </w:r>
            <w:commentRangeStart w:id="1040"/>
            <w:r w:rsidRPr="007425E1">
              <w:rPr>
                <w:rFonts w:eastAsiaTheme="minorHAnsi"/>
              </w:rPr>
              <w:t>bride</w:t>
            </w:r>
            <w:commentRangeEnd w:id="1040"/>
            <w:r>
              <w:rPr>
                <w:rStyle w:val="CommentReference"/>
                <w:rFonts w:ascii="Times New Roman" w:eastAsiaTheme="minorHAnsi" w:hAnsi="Times New Roman" w:cstheme="minorBidi"/>
                <w:color w:val="auto"/>
              </w:rPr>
              <w:commentReference w:id="1040"/>
            </w:r>
            <w:r w:rsidRPr="007425E1">
              <w:rPr>
                <w:rFonts w:eastAsiaTheme="minorHAnsi"/>
              </w:rPr>
              <w:t>,</w:t>
            </w:r>
          </w:p>
          <w:p w14:paraId="2C3FD22A" w14:textId="77777777" w:rsidR="00E35F1F" w:rsidRPr="007425E1" w:rsidRDefault="00E35F1F" w:rsidP="00E35F1F">
            <w:pPr>
              <w:pStyle w:val="EngHang"/>
              <w:rPr>
                <w:rFonts w:eastAsiaTheme="minorHAnsi"/>
              </w:rPr>
            </w:pPr>
            <w:r w:rsidRPr="007425E1">
              <w:rPr>
                <w:rFonts w:eastAsiaTheme="minorHAnsi"/>
              </w:rPr>
              <w:t>And the power of the Most High</w:t>
            </w:r>
          </w:p>
          <w:p w14:paraId="276E6F40" w14:textId="77777777" w:rsidR="00E35F1F" w:rsidRDefault="00E35F1F" w:rsidP="00E35F1F">
            <w:pPr>
              <w:pStyle w:val="EngHangEnd"/>
            </w:pPr>
            <w:r w:rsidRPr="007425E1">
              <w:t>Overshadowed you, O Mary.</w:t>
            </w:r>
          </w:p>
        </w:tc>
        <w:tc>
          <w:tcPr>
            <w:tcW w:w="288" w:type="dxa"/>
          </w:tcPr>
          <w:p w14:paraId="52AEA37F" w14:textId="77777777" w:rsidR="00E35F1F" w:rsidRDefault="00E35F1F" w:rsidP="00E35F1F"/>
        </w:tc>
        <w:tc>
          <w:tcPr>
            <w:tcW w:w="288" w:type="dxa"/>
          </w:tcPr>
          <w:p w14:paraId="10C3104A" w14:textId="77777777" w:rsidR="00E35F1F" w:rsidRDefault="00E35F1F" w:rsidP="00E35F1F">
            <w:pPr>
              <w:pStyle w:val="CopticCross"/>
            </w:pPr>
          </w:p>
        </w:tc>
        <w:tc>
          <w:tcPr>
            <w:tcW w:w="3960" w:type="dxa"/>
          </w:tcPr>
          <w:p w14:paraId="26548F7F" w14:textId="77777777" w:rsidR="00E35F1F" w:rsidRDefault="00E35F1F" w:rsidP="00E35F1F">
            <w:pPr>
              <w:pStyle w:val="CopticVersemulti-line"/>
            </w:pPr>
            <w:r w:rsidRPr="00A57656">
              <w:rPr>
                <w:rFonts w:ascii="Times New Roman" w:hAnsi="Times New Roman" w:cs="Times New Roman"/>
              </w:rPr>
              <w:t>Ϩ</w:t>
            </w:r>
            <w:r w:rsidRPr="00A57656">
              <w:t>ⲱⲥ ⲙⲁⲛ</w:t>
            </w:r>
            <w:r w:rsidRPr="00A57656">
              <w:rPr>
                <w:rFonts w:ascii="Times New Roman" w:hAnsi="Times New Roman" w:cs="Times New Roman"/>
              </w:rPr>
              <w:t>̀ϣ</w:t>
            </w:r>
            <w:r w:rsidRPr="00A57656">
              <w:t>ⲉⲗⲉⲧ ⲛ</w:t>
            </w:r>
            <w:r w:rsidRPr="00A57656">
              <w:rPr>
                <w:rFonts w:ascii="Times New Roman" w:hAnsi="Times New Roman" w:cs="Times New Roman"/>
              </w:rPr>
              <w:t>̀</w:t>
            </w:r>
            <w:r w:rsidRPr="00A57656">
              <w:t>ⲁⲧⲧⲁⲕⲟ</w:t>
            </w:r>
          </w:p>
          <w:p w14:paraId="1511BFD9" w14:textId="77777777" w:rsidR="00E35F1F" w:rsidRDefault="00E35F1F" w:rsidP="00E35F1F">
            <w:pPr>
              <w:pStyle w:val="CopticVersemulti-line"/>
            </w:pPr>
            <w:r w:rsidRPr="00A57656">
              <w:t>ⲁ</w:t>
            </w:r>
            <w:r w:rsidRPr="00A57656">
              <w:rPr>
                <w:rFonts w:ascii="Times New Roman" w:hAnsi="Times New Roman" w:cs="Times New Roman"/>
              </w:rPr>
              <w:t>̀</w:t>
            </w:r>
            <w:r w:rsidRPr="00A57656">
              <w:t>Ⲡⲓⲡ</w:t>
            </w:r>
            <w:r w:rsidRPr="00A57656">
              <w:rPr>
                <w:rFonts w:ascii="Times New Roman" w:hAnsi="Times New Roman" w:cs="Times New Roman"/>
              </w:rPr>
              <w:t>̅</w:t>
            </w:r>
            <w:r w:rsidRPr="00A57656">
              <w:t>ⲛ</w:t>
            </w:r>
            <w:r w:rsidRPr="00A57656">
              <w:rPr>
                <w:rFonts w:ascii="Times New Roman" w:hAnsi="Times New Roman" w:cs="Times New Roman"/>
              </w:rPr>
              <w:t>̅</w:t>
            </w:r>
            <w:r w:rsidRPr="00A57656">
              <w:t>ⲁ ⲉ</w:t>
            </w:r>
            <w:r w:rsidRPr="00A57656">
              <w:rPr>
                <w:rFonts w:ascii="Times New Roman" w:hAnsi="Times New Roman" w:cs="Times New Roman"/>
              </w:rPr>
              <w:t>̅</w:t>
            </w:r>
            <w:r w:rsidRPr="00A57656">
              <w:t>ⲑ</w:t>
            </w:r>
            <w:r w:rsidRPr="00A57656">
              <w:rPr>
                <w:rFonts w:ascii="Times New Roman" w:hAnsi="Times New Roman" w:cs="Times New Roman"/>
              </w:rPr>
              <w:t>̅</w:t>
            </w:r>
            <w:r w:rsidRPr="00A57656">
              <w:t>ⲩ ⲓ</w:t>
            </w:r>
            <w:r w:rsidRPr="00A57656">
              <w:rPr>
                <w:rFonts w:ascii="Times New Roman" w:hAnsi="Times New Roman" w:cs="Times New Roman"/>
              </w:rPr>
              <w:t>̀</w:t>
            </w:r>
            <w:r w:rsidRPr="00A57656">
              <w:t xml:space="preserve"> ⲉ</w:t>
            </w:r>
            <w:r w:rsidRPr="00A57656">
              <w:rPr>
                <w:rFonts w:ascii="Times New Roman" w:hAnsi="Times New Roman" w:cs="Times New Roman"/>
              </w:rPr>
              <w:t>̀ϫ</w:t>
            </w:r>
            <w:r w:rsidRPr="00A57656">
              <w:t>ⲱ</w:t>
            </w:r>
          </w:p>
          <w:p w14:paraId="64F9B0F6" w14:textId="77777777" w:rsidR="00E35F1F" w:rsidRDefault="00E35F1F" w:rsidP="00E35F1F">
            <w:pPr>
              <w:pStyle w:val="CopticVersemulti-line"/>
            </w:pPr>
            <w:r w:rsidRPr="00A57656">
              <w:t>ⲟⲩ</w:t>
            </w:r>
            <w:r w:rsidRPr="00A57656">
              <w:rPr>
                <w:rFonts w:ascii="Times New Roman" w:hAnsi="Times New Roman" w:cs="Times New Roman"/>
              </w:rPr>
              <w:t>ϫ</w:t>
            </w:r>
            <w:r w:rsidRPr="00A57656">
              <w:t>ⲟⲙ ⲛ</w:t>
            </w:r>
            <w:r w:rsidRPr="00A57656">
              <w:rPr>
                <w:rFonts w:ascii="Times New Roman" w:hAnsi="Times New Roman" w:cs="Times New Roman"/>
              </w:rPr>
              <w:t>̀</w:t>
            </w:r>
            <w:r w:rsidRPr="00A57656">
              <w:t>ⲧⲉ ⲫⲏⲉⲧ</w:t>
            </w:r>
            <w:r w:rsidRPr="00A57656">
              <w:rPr>
                <w:rFonts w:ascii="Times New Roman" w:hAnsi="Times New Roman" w:cs="Times New Roman"/>
              </w:rPr>
              <w:t>ϭ</w:t>
            </w:r>
            <w:r w:rsidRPr="00A57656">
              <w:t>ⲟⲥⲓ</w:t>
            </w:r>
          </w:p>
          <w:p w14:paraId="5A06B1FF" w14:textId="77777777" w:rsidR="00E35F1F" w:rsidRDefault="00E35F1F" w:rsidP="00E35F1F">
            <w:pPr>
              <w:pStyle w:val="CopticVerse"/>
            </w:pPr>
            <w:r w:rsidRPr="00A57656">
              <w:t>ⲉⲑⲛⲁⲉⲣ</w:t>
            </w:r>
            <w:r w:rsidRPr="00A57656">
              <w:rPr>
                <w:rFonts w:ascii="Times New Roman" w:hAnsi="Times New Roman" w:cs="Times New Roman"/>
              </w:rPr>
              <w:t>ϧ</w:t>
            </w:r>
            <w:r w:rsidRPr="00A57656">
              <w:t>ⲏⲓⲃⲓ ⲉ</w:t>
            </w:r>
            <w:r w:rsidRPr="00A57656">
              <w:rPr>
                <w:rFonts w:ascii="Times New Roman" w:hAnsi="Times New Roman" w:cs="Times New Roman"/>
              </w:rPr>
              <w:t>̀</w:t>
            </w:r>
            <w:r w:rsidRPr="00A57656">
              <w:t>ⲣⲟ Ⲙⲁⲣⲓⲁ</w:t>
            </w:r>
          </w:p>
        </w:tc>
      </w:tr>
      <w:tr w:rsidR="00E35F1F" w14:paraId="02521FE5" w14:textId="77777777" w:rsidTr="00E35F1F">
        <w:trPr>
          <w:cantSplit/>
          <w:jc w:val="center"/>
        </w:trPr>
        <w:tc>
          <w:tcPr>
            <w:tcW w:w="288" w:type="dxa"/>
          </w:tcPr>
          <w:p w14:paraId="3FA686BE" w14:textId="77777777" w:rsidR="00E35F1F" w:rsidRDefault="00E35F1F" w:rsidP="00E35F1F">
            <w:pPr>
              <w:pStyle w:val="CopticCross"/>
            </w:pPr>
            <w:r w:rsidRPr="00FB5ACB">
              <w:t>¿</w:t>
            </w:r>
          </w:p>
        </w:tc>
        <w:tc>
          <w:tcPr>
            <w:tcW w:w="3960" w:type="dxa"/>
          </w:tcPr>
          <w:p w14:paraId="728C04D5" w14:textId="77777777" w:rsidR="00E35F1F" w:rsidRDefault="00E35F1F" w:rsidP="00E35F1F">
            <w:pPr>
              <w:pStyle w:val="EngHang"/>
              <w:rPr>
                <w:rFonts w:eastAsiaTheme="minorHAnsi"/>
              </w:rPr>
            </w:pPr>
            <w:r>
              <w:rPr>
                <w:rFonts w:eastAsiaTheme="minorHAnsi"/>
              </w:rPr>
              <w:t>You have born the t</w:t>
            </w:r>
            <w:commentRangeStart w:id="1041"/>
            <w:r w:rsidRPr="007425E1">
              <w:rPr>
                <w:rFonts w:eastAsiaTheme="minorHAnsi"/>
              </w:rPr>
              <w:t xml:space="preserve">rue </w:t>
            </w:r>
            <w:commentRangeEnd w:id="1041"/>
            <w:r>
              <w:rPr>
                <w:rStyle w:val="CommentReference"/>
                <w:rFonts w:ascii="Times New Roman" w:eastAsiaTheme="minorHAnsi" w:hAnsi="Times New Roman" w:cstheme="minorBidi"/>
                <w:color w:val="auto"/>
              </w:rPr>
              <w:commentReference w:id="1041"/>
            </w:r>
          </w:p>
          <w:p w14:paraId="00A2491B" w14:textId="77777777" w:rsidR="00E35F1F" w:rsidRDefault="00E35F1F" w:rsidP="00E35F1F">
            <w:pPr>
              <w:pStyle w:val="EngHang"/>
              <w:rPr>
                <w:rFonts w:eastAsiaTheme="minorHAnsi"/>
              </w:rPr>
            </w:pPr>
            <w:r>
              <w:rPr>
                <w:rFonts w:eastAsiaTheme="minorHAnsi"/>
              </w:rPr>
              <w:t>Logos and Son of the Father</w:t>
            </w:r>
          </w:p>
          <w:p w14:paraId="6CDB4FAC" w14:textId="77777777" w:rsidR="00E35F1F" w:rsidRDefault="00E35F1F" w:rsidP="00E35F1F">
            <w:pPr>
              <w:pStyle w:val="EngHang"/>
              <w:rPr>
                <w:rFonts w:eastAsiaTheme="minorHAnsi"/>
              </w:rPr>
            </w:pPr>
            <w:r>
              <w:rPr>
                <w:rFonts w:eastAsiaTheme="minorHAnsi"/>
              </w:rPr>
              <w:t>The ever-existing,</w:t>
            </w:r>
          </w:p>
          <w:p w14:paraId="348C6289" w14:textId="77777777" w:rsidR="00E35F1F" w:rsidRPr="00E73FF7" w:rsidRDefault="00E35F1F" w:rsidP="00E35F1F">
            <w:pPr>
              <w:pStyle w:val="EngHangEnd"/>
              <w:rPr>
                <w:rFonts w:eastAsiaTheme="minorHAnsi"/>
              </w:rPr>
            </w:pPr>
            <w:r>
              <w:rPr>
                <w:rFonts w:eastAsiaTheme="minorHAnsi"/>
              </w:rPr>
              <w:t>Who came and sav</w:t>
            </w:r>
            <w:commentRangeStart w:id="1042"/>
            <w:r w:rsidRPr="007425E1">
              <w:rPr>
                <w:rFonts w:eastAsiaTheme="minorHAnsi"/>
              </w:rPr>
              <w:t xml:space="preserve">ed </w:t>
            </w:r>
            <w:commentRangeEnd w:id="1042"/>
            <w:r>
              <w:rPr>
                <w:rStyle w:val="CommentReference"/>
                <w:rFonts w:ascii="Times New Roman" w:eastAsiaTheme="minorHAnsi" w:hAnsi="Times New Roman" w:cstheme="minorBidi"/>
                <w:color w:val="auto"/>
              </w:rPr>
              <w:commentReference w:id="1042"/>
            </w:r>
            <w:r>
              <w:rPr>
                <w:rFonts w:eastAsiaTheme="minorHAnsi"/>
              </w:rPr>
              <w:t>us from our sins.</w:t>
            </w:r>
          </w:p>
        </w:tc>
        <w:tc>
          <w:tcPr>
            <w:tcW w:w="288" w:type="dxa"/>
          </w:tcPr>
          <w:p w14:paraId="08ACFA1D" w14:textId="77777777" w:rsidR="00E35F1F" w:rsidRDefault="00E35F1F" w:rsidP="00E35F1F"/>
        </w:tc>
        <w:tc>
          <w:tcPr>
            <w:tcW w:w="288" w:type="dxa"/>
          </w:tcPr>
          <w:p w14:paraId="6F03E3ED" w14:textId="77777777" w:rsidR="00E35F1F" w:rsidRDefault="00E35F1F" w:rsidP="00E35F1F">
            <w:pPr>
              <w:pStyle w:val="CopticCross"/>
            </w:pPr>
            <w:r w:rsidRPr="00FB5ACB">
              <w:t>¿</w:t>
            </w:r>
          </w:p>
        </w:tc>
        <w:tc>
          <w:tcPr>
            <w:tcW w:w="3960" w:type="dxa"/>
          </w:tcPr>
          <w:p w14:paraId="034C008D" w14:textId="77777777" w:rsidR="00E35F1F" w:rsidRDefault="00E35F1F" w:rsidP="00E35F1F">
            <w:pPr>
              <w:pStyle w:val="CopticVersemulti-line"/>
            </w:pPr>
            <w:r w:rsidRPr="00A57656">
              <w:t>Ϫⲉ ⲁ̀ⲣⲉϫ̀ⲫⲟ ⲙ̀ⲡⲓⲁ̀ⲗⲏⲑⲓⲛⲟⲥ</w:t>
            </w:r>
          </w:p>
          <w:p w14:paraId="15BDC1AB" w14:textId="77777777" w:rsidR="00E35F1F" w:rsidRDefault="00E35F1F" w:rsidP="00E35F1F">
            <w:pPr>
              <w:pStyle w:val="CopticVersemulti-line"/>
            </w:pPr>
            <w:r w:rsidRPr="00A57656">
              <w:t>ⲛ̀ⲗⲟⲅⲟⲥ ⲛ̀Ϣⲏⲣⲓ ⲛ̀ⲧⲉ Ⲫ̀ⲓⲱⲧ</w:t>
            </w:r>
          </w:p>
          <w:p w14:paraId="2BBB898D" w14:textId="77777777" w:rsidR="00E35F1F" w:rsidRDefault="00E35F1F" w:rsidP="00E35F1F">
            <w:pPr>
              <w:pStyle w:val="CopticVersemulti-line"/>
            </w:pPr>
            <w:r w:rsidRPr="00A57656">
              <w:t>ⲉⲑⲙⲏⲛ ⲉⲃⲟⲗ ϣⲁ ⲉⲛⲉϩ</w:t>
            </w:r>
          </w:p>
          <w:p w14:paraId="5498BB31" w14:textId="77777777" w:rsidR="00E35F1F" w:rsidRDefault="00E35F1F" w:rsidP="00E35F1F">
            <w:pPr>
              <w:pStyle w:val="CopticVerse"/>
            </w:pPr>
            <w:r w:rsidRPr="00A57656">
              <w:t>ⲁϥⲓ̀ ⲁϥⲥⲟⲧⲧⲉⲛ ϧⲉⲛ ⲛⲉⲛⲛⲟⲃⲓ</w:t>
            </w:r>
          </w:p>
        </w:tc>
      </w:tr>
      <w:tr w:rsidR="00E35F1F" w14:paraId="60E1AD4C" w14:textId="77777777" w:rsidTr="00E35F1F">
        <w:trPr>
          <w:cantSplit/>
          <w:jc w:val="center"/>
        </w:trPr>
        <w:tc>
          <w:tcPr>
            <w:tcW w:w="288" w:type="dxa"/>
          </w:tcPr>
          <w:p w14:paraId="239E468C" w14:textId="77777777" w:rsidR="00E35F1F" w:rsidRDefault="00E35F1F" w:rsidP="00E35F1F">
            <w:pPr>
              <w:pStyle w:val="CopticCross"/>
            </w:pPr>
          </w:p>
        </w:tc>
        <w:tc>
          <w:tcPr>
            <w:tcW w:w="3960" w:type="dxa"/>
          </w:tcPr>
          <w:p w14:paraId="45FE7303"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4D8F047E"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2AC3DC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1146FC35" w14:textId="24CAB34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B463077" w14:textId="77777777" w:rsidR="00E35F1F" w:rsidRDefault="00E35F1F" w:rsidP="00E35F1F"/>
        </w:tc>
        <w:tc>
          <w:tcPr>
            <w:tcW w:w="288" w:type="dxa"/>
          </w:tcPr>
          <w:p w14:paraId="7EBE380E" w14:textId="77777777" w:rsidR="00E35F1F" w:rsidRDefault="00E35F1F" w:rsidP="00E35F1F">
            <w:pPr>
              <w:pStyle w:val="CopticCross"/>
            </w:pPr>
          </w:p>
        </w:tc>
        <w:tc>
          <w:tcPr>
            <w:tcW w:w="3960" w:type="dxa"/>
          </w:tcPr>
          <w:p w14:paraId="62796C31" w14:textId="77777777" w:rsidR="00E35F1F" w:rsidRDefault="00E35F1F" w:rsidP="00E35F1F">
            <w:pPr>
              <w:pStyle w:val="CopticVersemulti-line"/>
            </w:pPr>
            <w:r w:rsidRPr="005F7A68">
              <w:t>Ⲭⲉⲣⲉ ⲑⲏⲉⲑⲙⲉϩ ⲛ̀ϩ̀ⲙⲟⲧ</w:t>
            </w:r>
          </w:p>
          <w:p w14:paraId="67387E6C" w14:textId="77777777" w:rsidR="00E35F1F" w:rsidRDefault="00E35F1F" w:rsidP="00E35F1F">
            <w:pPr>
              <w:pStyle w:val="CopticVersemulti-line"/>
            </w:pPr>
            <w:r w:rsidRPr="005F7A68">
              <w:t>ⲭⲉⲣⲉ ⲑⲏⲉⲧⲁⲥϫⲉⲙ ϩ̀ⲙⲟⲧ</w:t>
            </w:r>
          </w:p>
          <w:p w14:paraId="7D56E147" w14:textId="77777777" w:rsidR="00E35F1F" w:rsidRDefault="00E35F1F" w:rsidP="00E35F1F">
            <w:pPr>
              <w:pStyle w:val="CopticVersemulti-line"/>
            </w:pPr>
            <w:r w:rsidRPr="005F7A68">
              <w:t>ⲭⲉⲣⲉ ⲑⲏⲉⲧⲁⲥⲙⲉⲥ Ⲡⲭ̅ⲥ</w:t>
            </w:r>
          </w:p>
          <w:p w14:paraId="090D5E27" w14:textId="77777777" w:rsidR="00E35F1F" w:rsidRDefault="00E35F1F" w:rsidP="00E35F1F">
            <w:pPr>
              <w:pStyle w:val="CopticVersemulti-line"/>
            </w:pPr>
            <w:r w:rsidRPr="005F7A68">
              <w:t>ⲟⲩⲟϩ Ⲡⲟ̅ⲥ̅ ϣⲟⲡ ⲛⲉⲙⲉ</w:t>
            </w:r>
          </w:p>
        </w:tc>
      </w:tr>
    </w:tbl>
    <w:p w14:paraId="4CC2201D" w14:textId="77777777" w:rsidR="00E35F1F" w:rsidRPr="00625164" w:rsidRDefault="00E35F1F" w:rsidP="00E35F1F"/>
    <w:p w14:paraId="4E56DAC4" w14:textId="77777777" w:rsidR="00E35F1F" w:rsidRDefault="00E35F1F" w:rsidP="00E35F1F">
      <w:pPr>
        <w:pStyle w:val="Heading6"/>
      </w:pPr>
      <w:bookmarkStart w:id="1043" w:name="_Toc298681346"/>
      <w:r w:rsidRPr="00D24FE1">
        <w:t>Part</w:t>
      </w:r>
      <w:r>
        <w:t xml:space="preserve"> Four</w:t>
      </w:r>
      <w:bookmarkEnd w:id="10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70941AC" w14:textId="77777777" w:rsidTr="00E35F1F">
        <w:trPr>
          <w:cantSplit/>
          <w:jc w:val="center"/>
        </w:trPr>
        <w:tc>
          <w:tcPr>
            <w:tcW w:w="288" w:type="dxa"/>
          </w:tcPr>
          <w:p w14:paraId="7513700F" w14:textId="77777777" w:rsidR="00E35F1F" w:rsidRDefault="00E35F1F" w:rsidP="00E35F1F">
            <w:pPr>
              <w:pStyle w:val="CopticCross"/>
            </w:pPr>
            <w:r w:rsidRPr="00FB5ACB">
              <w:t>¿</w:t>
            </w:r>
          </w:p>
        </w:tc>
        <w:tc>
          <w:tcPr>
            <w:tcW w:w="3960" w:type="dxa"/>
          </w:tcPr>
          <w:p w14:paraId="05BEEE02" w14:textId="77777777" w:rsidR="00E35F1F" w:rsidRDefault="00E35F1F" w:rsidP="00E35F1F">
            <w:pPr>
              <w:pStyle w:val="EngHang"/>
              <w:rPr>
                <w:rFonts w:eastAsiaTheme="minorHAnsi"/>
              </w:rPr>
            </w:pPr>
            <w:r>
              <w:rPr>
                <w:rFonts w:eastAsiaTheme="minorHAnsi"/>
              </w:rPr>
              <w:t>You are the offspring</w:t>
            </w:r>
          </w:p>
          <w:p w14:paraId="08BD6E43" w14:textId="77777777" w:rsidR="00E35F1F" w:rsidRDefault="00E35F1F" w:rsidP="00E35F1F">
            <w:pPr>
              <w:pStyle w:val="EngHang"/>
              <w:rPr>
                <w:rFonts w:eastAsiaTheme="minorHAnsi"/>
              </w:rPr>
            </w:pPr>
            <w:r>
              <w:rPr>
                <w:rFonts w:eastAsiaTheme="minorHAnsi"/>
              </w:rPr>
              <w:t>And the root of David.</w:t>
            </w:r>
          </w:p>
          <w:p w14:paraId="663BC845" w14:textId="77777777" w:rsidR="00E35F1F" w:rsidRDefault="00E35F1F" w:rsidP="00E35F1F">
            <w:pPr>
              <w:pStyle w:val="EngHang"/>
              <w:rPr>
                <w:rFonts w:eastAsiaTheme="minorHAnsi"/>
              </w:rPr>
            </w:pPr>
            <w:r>
              <w:rPr>
                <w:rFonts w:eastAsiaTheme="minorHAnsi"/>
              </w:rPr>
              <w:t xml:space="preserve">You have born </w:t>
            </w:r>
            <w:commentRangeStart w:id="1044"/>
            <w:r>
              <w:rPr>
                <w:rFonts w:eastAsiaTheme="minorHAnsi"/>
              </w:rPr>
              <w:t xml:space="preserve">unto </w:t>
            </w:r>
            <w:commentRangeEnd w:id="1044"/>
            <w:r>
              <w:rPr>
                <w:rStyle w:val="CommentReference"/>
                <w:rFonts w:ascii="Times New Roman" w:eastAsiaTheme="minorHAnsi" w:hAnsi="Times New Roman" w:cstheme="minorBidi"/>
                <w:color w:val="auto"/>
              </w:rPr>
              <w:commentReference w:id="1044"/>
            </w:r>
            <w:r>
              <w:rPr>
                <w:rFonts w:eastAsiaTheme="minorHAnsi"/>
              </w:rPr>
              <w:t>is, in the flesh</w:t>
            </w:r>
          </w:p>
          <w:p w14:paraId="1E7EE74B" w14:textId="77777777" w:rsidR="00E35F1F" w:rsidRPr="00E73FF7" w:rsidRDefault="00E35F1F" w:rsidP="00E35F1F">
            <w:pPr>
              <w:pStyle w:val="EngHangEnd"/>
              <w:rPr>
                <w:rFonts w:eastAsiaTheme="minorHAnsi"/>
              </w:rPr>
            </w:pPr>
            <w:r>
              <w:rPr>
                <w:rFonts w:eastAsiaTheme="minorHAnsi"/>
              </w:rPr>
              <w:t>Our Saviour, Jesus Christ.</w:t>
            </w:r>
          </w:p>
        </w:tc>
        <w:tc>
          <w:tcPr>
            <w:tcW w:w="288" w:type="dxa"/>
          </w:tcPr>
          <w:p w14:paraId="057BF520" w14:textId="77777777" w:rsidR="00E35F1F" w:rsidRDefault="00E35F1F" w:rsidP="00E35F1F"/>
        </w:tc>
        <w:tc>
          <w:tcPr>
            <w:tcW w:w="288" w:type="dxa"/>
          </w:tcPr>
          <w:p w14:paraId="7F778E09" w14:textId="77777777" w:rsidR="00E35F1F" w:rsidRDefault="00E35F1F" w:rsidP="00E35F1F">
            <w:pPr>
              <w:pStyle w:val="CopticCross"/>
            </w:pPr>
            <w:r w:rsidRPr="00FB5ACB">
              <w:t>¿</w:t>
            </w:r>
          </w:p>
        </w:tc>
        <w:tc>
          <w:tcPr>
            <w:tcW w:w="3960" w:type="dxa"/>
          </w:tcPr>
          <w:p w14:paraId="2890DF10" w14:textId="77777777" w:rsidR="00E35F1F" w:rsidRDefault="00E35F1F" w:rsidP="00E35F1F">
            <w:pPr>
              <w:pStyle w:val="CopticVersemulti-line"/>
            </w:pPr>
            <w:r w:rsidRPr="00A57656">
              <w:t>Ⲛ</w:t>
            </w:r>
            <w:r w:rsidRPr="00A57656">
              <w:rPr>
                <w:rFonts w:ascii="Times New Roman" w:hAnsi="Times New Roman" w:cs="Times New Roman"/>
              </w:rPr>
              <w:t>̀</w:t>
            </w:r>
            <w:r w:rsidRPr="00A57656">
              <w:t>ⲑⲟ ⲅⲁⲣ ⲡⲉ ⲡⲓⲅⲉⲛⲟⲥ</w:t>
            </w:r>
          </w:p>
          <w:p w14:paraId="58CA42F3" w14:textId="77777777" w:rsidR="00E35F1F" w:rsidRDefault="00E35F1F" w:rsidP="00E35F1F">
            <w:pPr>
              <w:pStyle w:val="CopticVersemulti-line"/>
            </w:pPr>
            <w:r w:rsidRPr="00A57656">
              <w:t xml:space="preserve">ⲛⲉⲙ </w:t>
            </w:r>
            <w:r w:rsidRPr="00A57656">
              <w:rPr>
                <w:rFonts w:ascii="Times New Roman" w:hAnsi="Times New Roman" w:cs="Times New Roman"/>
              </w:rPr>
              <w:t>ϯ</w:t>
            </w:r>
            <w:r w:rsidRPr="00A57656">
              <w:t>ⲛⲟⲩⲛⲓ ̀ⲛⲧⲉ Ⲇⲁⲩⲓⲇ</w:t>
            </w:r>
          </w:p>
          <w:p w14:paraId="627751D2" w14:textId="77777777" w:rsidR="00E35F1F" w:rsidRDefault="00E35F1F" w:rsidP="00E35F1F">
            <w:pPr>
              <w:pStyle w:val="CopticVersemulti-line"/>
            </w:pPr>
            <w:r w:rsidRPr="00A57656">
              <w:t>ⲁ</w:t>
            </w:r>
            <w:r w:rsidRPr="00A57656">
              <w:rPr>
                <w:rFonts w:ascii="Times New Roman" w:hAnsi="Times New Roman" w:cs="Times New Roman"/>
              </w:rPr>
              <w:t>̀</w:t>
            </w:r>
            <w:r w:rsidRPr="00A57656">
              <w:t>ⲣⲉⲙⲓⲥⲓ ⲛⲁⲛ ⲕⲁⲧⲁ ⲥⲁⲣⲝ</w:t>
            </w:r>
          </w:p>
          <w:p w14:paraId="168AD48F" w14:textId="77777777" w:rsidR="00E35F1F" w:rsidRDefault="00E35F1F" w:rsidP="00E35F1F">
            <w:pPr>
              <w:pStyle w:val="CopticVerse"/>
            </w:pPr>
            <w:r w:rsidRPr="00A57656">
              <w:t>ⲙ</w:t>
            </w:r>
            <w:r w:rsidRPr="00A57656">
              <w:rPr>
                <w:rFonts w:ascii="Times New Roman" w:hAnsi="Times New Roman" w:cs="Times New Roman"/>
              </w:rPr>
              <w:t>̀</w:t>
            </w:r>
            <w:r w:rsidRPr="00A57656">
              <w:t>ⲡⲉⲛⲥⲱⲧⲏⲣ Ⲓⲏ</w:t>
            </w:r>
            <w:r w:rsidRPr="00A57656">
              <w:rPr>
                <w:rFonts w:ascii="Times New Roman" w:hAnsi="Times New Roman" w:cs="Times New Roman"/>
              </w:rPr>
              <w:t>̅</w:t>
            </w:r>
            <w:r w:rsidRPr="00A57656">
              <w:t>ⲥ Ⲡⲭ</w:t>
            </w:r>
            <w:r w:rsidRPr="00A57656">
              <w:rPr>
                <w:rFonts w:ascii="Times New Roman" w:hAnsi="Times New Roman" w:cs="Times New Roman"/>
              </w:rPr>
              <w:t>̅</w:t>
            </w:r>
            <w:r w:rsidRPr="00A57656">
              <w:t>ⲥ</w:t>
            </w:r>
          </w:p>
        </w:tc>
      </w:tr>
      <w:tr w:rsidR="00E35F1F" w14:paraId="51F3A22A" w14:textId="77777777" w:rsidTr="00E35F1F">
        <w:trPr>
          <w:cantSplit/>
          <w:jc w:val="center"/>
        </w:trPr>
        <w:tc>
          <w:tcPr>
            <w:tcW w:w="288" w:type="dxa"/>
          </w:tcPr>
          <w:p w14:paraId="69294783" w14:textId="77777777" w:rsidR="00E35F1F" w:rsidRDefault="00E35F1F" w:rsidP="00E35F1F">
            <w:pPr>
              <w:pStyle w:val="CopticCross"/>
            </w:pPr>
          </w:p>
        </w:tc>
        <w:tc>
          <w:tcPr>
            <w:tcW w:w="3960" w:type="dxa"/>
          </w:tcPr>
          <w:p w14:paraId="6FA9593C" w14:textId="77777777" w:rsidR="00E35F1F" w:rsidRPr="007425E1" w:rsidRDefault="00E35F1F" w:rsidP="00E35F1F">
            <w:pPr>
              <w:pStyle w:val="EngHang"/>
              <w:rPr>
                <w:rFonts w:eastAsiaTheme="minorHAnsi"/>
              </w:rPr>
            </w:pPr>
            <w:r w:rsidRPr="007425E1">
              <w:rPr>
                <w:rFonts w:eastAsiaTheme="minorHAnsi"/>
              </w:rPr>
              <w:t>The Only-Begotten of the Father,</w:t>
            </w:r>
          </w:p>
          <w:p w14:paraId="4ED13B2C" w14:textId="77777777" w:rsidR="00E35F1F" w:rsidRPr="007425E1" w:rsidRDefault="00E35F1F" w:rsidP="00E35F1F">
            <w:pPr>
              <w:pStyle w:val="EngHang"/>
              <w:rPr>
                <w:rFonts w:eastAsiaTheme="minorHAnsi"/>
              </w:rPr>
            </w:pPr>
            <w:r w:rsidRPr="007425E1">
              <w:rPr>
                <w:rFonts w:eastAsiaTheme="minorHAnsi"/>
              </w:rPr>
              <w:t>Before all the ages,</w:t>
            </w:r>
          </w:p>
          <w:p w14:paraId="4BD7E1DF" w14:textId="77777777" w:rsidR="00E35F1F" w:rsidRPr="007425E1" w:rsidRDefault="00E35F1F" w:rsidP="00E35F1F">
            <w:pPr>
              <w:pStyle w:val="EngHang"/>
              <w:rPr>
                <w:rFonts w:eastAsiaTheme="minorHAnsi"/>
              </w:rPr>
            </w:pPr>
            <w:r w:rsidRPr="007425E1">
              <w:rPr>
                <w:rFonts w:eastAsiaTheme="minorHAnsi"/>
              </w:rPr>
              <w:t>Emptied Himself and took the form of a servant</w:t>
            </w:r>
          </w:p>
          <w:p w14:paraId="34010E84" w14:textId="77777777" w:rsidR="00E35F1F" w:rsidRDefault="00E35F1F" w:rsidP="00E35F1F">
            <w:pPr>
              <w:pStyle w:val="EngHangEnd"/>
            </w:pPr>
            <w:r w:rsidRPr="007425E1">
              <w:rPr>
                <w:rFonts w:eastAsiaTheme="minorHAnsi"/>
              </w:rPr>
              <w:t>Of you, for our salvation.</w:t>
            </w:r>
          </w:p>
        </w:tc>
        <w:tc>
          <w:tcPr>
            <w:tcW w:w="288" w:type="dxa"/>
          </w:tcPr>
          <w:p w14:paraId="2796A403" w14:textId="77777777" w:rsidR="00E35F1F" w:rsidRDefault="00E35F1F" w:rsidP="00E35F1F"/>
        </w:tc>
        <w:tc>
          <w:tcPr>
            <w:tcW w:w="288" w:type="dxa"/>
          </w:tcPr>
          <w:p w14:paraId="591EDA8F" w14:textId="77777777" w:rsidR="00E35F1F" w:rsidRDefault="00E35F1F" w:rsidP="00E35F1F">
            <w:pPr>
              <w:pStyle w:val="CopticCross"/>
            </w:pPr>
          </w:p>
        </w:tc>
        <w:tc>
          <w:tcPr>
            <w:tcW w:w="3960" w:type="dxa"/>
          </w:tcPr>
          <w:p w14:paraId="0FB38721" w14:textId="77777777" w:rsidR="00E35F1F" w:rsidRDefault="00E35F1F" w:rsidP="00E35F1F">
            <w:pPr>
              <w:pStyle w:val="CopticVersemulti-line"/>
            </w:pPr>
            <w:r w:rsidRPr="00A57656">
              <w:t>Ⲡⲓⲙⲟⲛⲟⲅⲉⲛⲏⲥ ⲉⲃⲟⲗϧⲉⲛ Ⲫ̀ⲓⲱⲧ</w:t>
            </w:r>
          </w:p>
          <w:p w14:paraId="7553B508" w14:textId="77777777" w:rsidR="00E35F1F" w:rsidRDefault="00E35F1F" w:rsidP="00E35F1F">
            <w:pPr>
              <w:pStyle w:val="CopticVersemulti-line"/>
            </w:pPr>
            <w:r w:rsidRPr="00A57656">
              <w:t>ϧⲁϫⲱⲟⲩ ⲛ̀ⲛⲓⲉ̀ⲱⲛ ⲧⲏⲣⲟⲩ</w:t>
            </w:r>
          </w:p>
          <w:p w14:paraId="2754EF04" w14:textId="77777777" w:rsidR="00E35F1F" w:rsidRDefault="00E35F1F" w:rsidP="00E35F1F">
            <w:pPr>
              <w:pStyle w:val="CopticVersemulti-line"/>
            </w:pPr>
            <w:r w:rsidRPr="00A57656">
              <w:t>ⲁϥϣⲟⲩⲱϥ ⲉⲃⲟⲗ ⲙ̀ⲙⲓⲛⲙ̀ⲙⲟϥ</w:t>
            </w:r>
            <w:r>
              <w:t xml:space="preserve"> </w:t>
            </w:r>
            <w:r w:rsidRPr="00A57656">
              <w:t>ⲁϥϭⲓ ⲛ̀ⲟⲩⲙⲟⲣⲫⲏ ⲙ̀ⲃⲱⲕ ⲛ̀ϧⲏϯ</w:t>
            </w:r>
          </w:p>
          <w:p w14:paraId="006230B8" w14:textId="77777777" w:rsidR="00E35F1F" w:rsidRDefault="00E35F1F" w:rsidP="00E35F1F">
            <w:pPr>
              <w:pStyle w:val="CopticVersemulti-line"/>
            </w:pPr>
            <w:r w:rsidRPr="00A57656">
              <w:t>ⲉⲑⲃⲉ ⲡⲉⲛⲟⲩϫⲁⲓ</w:t>
            </w:r>
          </w:p>
        </w:tc>
      </w:tr>
      <w:tr w:rsidR="00E35F1F" w14:paraId="6FF24616" w14:textId="77777777" w:rsidTr="00E35F1F">
        <w:trPr>
          <w:cantSplit/>
          <w:jc w:val="center"/>
        </w:trPr>
        <w:tc>
          <w:tcPr>
            <w:tcW w:w="288" w:type="dxa"/>
          </w:tcPr>
          <w:p w14:paraId="0AA0FC41" w14:textId="77777777" w:rsidR="00E35F1F" w:rsidRDefault="00E35F1F" w:rsidP="00E35F1F">
            <w:pPr>
              <w:pStyle w:val="CopticCross"/>
            </w:pPr>
            <w:r w:rsidRPr="00FB5ACB">
              <w:t>¿</w:t>
            </w:r>
          </w:p>
        </w:tc>
        <w:tc>
          <w:tcPr>
            <w:tcW w:w="3960" w:type="dxa"/>
          </w:tcPr>
          <w:p w14:paraId="55E3864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4A33D0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55689985"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963D02A" w14:textId="28D65FB4"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535D35E" w14:textId="77777777" w:rsidR="00E35F1F" w:rsidRDefault="00E35F1F" w:rsidP="00E35F1F"/>
        </w:tc>
        <w:tc>
          <w:tcPr>
            <w:tcW w:w="288" w:type="dxa"/>
          </w:tcPr>
          <w:p w14:paraId="5CFA9D81" w14:textId="77777777" w:rsidR="00E35F1F" w:rsidRDefault="00E35F1F" w:rsidP="00E35F1F">
            <w:pPr>
              <w:pStyle w:val="CopticCross"/>
            </w:pPr>
            <w:r w:rsidRPr="00FB5ACB">
              <w:t>¿</w:t>
            </w:r>
          </w:p>
        </w:tc>
        <w:tc>
          <w:tcPr>
            <w:tcW w:w="3960" w:type="dxa"/>
          </w:tcPr>
          <w:p w14:paraId="15794E55" w14:textId="77777777" w:rsidR="00E35F1F" w:rsidRDefault="00E35F1F" w:rsidP="00E35F1F">
            <w:pPr>
              <w:pStyle w:val="CopticVersemulti-line"/>
            </w:pPr>
            <w:r w:rsidRPr="005F7A68">
              <w:t>Ⲭⲉⲣⲉ ⲑⲏⲉⲑⲙⲉϩ ⲛ̀ϩ̀ⲙⲟⲧ</w:t>
            </w:r>
          </w:p>
          <w:p w14:paraId="69BEDF01" w14:textId="77777777" w:rsidR="00E35F1F" w:rsidRDefault="00E35F1F" w:rsidP="00E35F1F">
            <w:pPr>
              <w:pStyle w:val="CopticVersemulti-line"/>
            </w:pPr>
            <w:r w:rsidRPr="005F7A68">
              <w:t>ⲭⲉⲣⲉ ⲑⲏⲉⲧⲁⲥϫⲉⲙ ϩ̀ⲙⲟⲧ</w:t>
            </w:r>
          </w:p>
          <w:p w14:paraId="5A7E182E" w14:textId="77777777" w:rsidR="00E35F1F" w:rsidRDefault="00E35F1F" w:rsidP="00E35F1F">
            <w:pPr>
              <w:pStyle w:val="CopticVersemulti-line"/>
            </w:pPr>
            <w:r w:rsidRPr="005F7A68">
              <w:t>ⲭⲉⲣⲉ ⲑⲏⲉⲧⲁⲥⲙⲉⲥ Ⲡⲭ̅ⲥ</w:t>
            </w:r>
          </w:p>
          <w:p w14:paraId="32728F5A" w14:textId="77777777" w:rsidR="00E35F1F" w:rsidRDefault="00E35F1F" w:rsidP="00E35F1F">
            <w:pPr>
              <w:pStyle w:val="CopticVersemulti-line"/>
            </w:pPr>
            <w:r w:rsidRPr="005F7A68">
              <w:t>ⲟⲩⲟϩ Ⲡⲟ̅ⲥ̅ ϣⲟⲡ ⲛⲉⲙⲉ</w:t>
            </w:r>
          </w:p>
        </w:tc>
      </w:tr>
    </w:tbl>
    <w:p w14:paraId="3C77A464" w14:textId="77777777" w:rsidR="00E35F1F" w:rsidRDefault="00E35F1F" w:rsidP="00E35F1F">
      <w:pPr>
        <w:pStyle w:val="Heading6"/>
      </w:pPr>
      <w:bookmarkStart w:id="1045" w:name="_Toc298681347"/>
      <w:r w:rsidRPr="00D24FE1">
        <w:t>Part</w:t>
      </w:r>
      <w:r>
        <w:t xml:space="preserve"> Five</w:t>
      </w:r>
      <w:bookmarkEnd w:id="104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69583D24" w14:textId="77777777" w:rsidTr="00E35F1F">
        <w:trPr>
          <w:cantSplit/>
          <w:jc w:val="center"/>
        </w:trPr>
        <w:tc>
          <w:tcPr>
            <w:tcW w:w="288" w:type="dxa"/>
          </w:tcPr>
          <w:p w14:paraId="54EA6778" w14:textId="77777777" w:rsidR="00E35F1F" w:rsidRDefault="00E35F1F" w:rsidP="00E35F1F">
            <w:pPr>
              <w:pStyle w:val="CopticCross"/>
            </w:pPr>
          </w:p>
        </w:tc>
        <w:tc>
          <w:tcPr>
            <w:tcW w:w="3960" w:type="dxa"/>
          </w:tcPr>
          <w:p w14:paraId="3F9049F3" w14:textId="77777777" w:rsidR="00E35F1F" w:rsidRPr="007425E1" w:rsidRDefault="00E35F1F" w:rsidP="00E35F1F">
            <w:pPr>
              <w:pStyle w:val="EngHang"/>
              <w:rPr>
                <w:rFonts w:eastAsiaTheme="minorHAnsi"/>
              </w:rPr>
            </w:pPr>
            <w:r w:rsidRPr="007425E1">
              <w:rPr>
                <w:rFonts w:eastAsiaTheme="minorHAnsi"/>
              </w:rPr>
              <w:t>You became a second heaven</w:t>
            </w:r>
          </w:p>
          <w:p w14:paraId="1D71C393" w14:textId="77777777" w:rsidR="00E35F1F" w:rsidRPr="007425E1" w:rsidRDefault="00E35F1F" w:rsidP="00E35F1F">
            <w:pPr>
              <w:pStyle w:val="EngHang"/>
              <w:rPr>
                <w:rFonts w:eastAsiaTheme="minorHAnsi"/>
              </w:rPr>
            </w:pPr>
            <w:r w:rsidRPr="007425E1">
              <w:rPr>
                <w:rFonts w:eastAsiaTheme="minorHAnsi"/>
              </w:rPr>
              <w:t>On earth, O Mother of God,</w:t>
            </w:r>
          </w:p>
          <w:p w14:paraId="30689F24" w14:textId="77777777" w:rsidR="00E35F1F" w:rsidRPr="007425E1" w:rsidRDefault="00E35F1F" w:rsidP="00E35F1F">
            <w:pPr>
              <w:pStyle w:val="EngHang"/>
              <w:rPr>
                <w:rFonts w:eastAsiaTheme="minorHAnsi"/>
              </w:rPr>
            </w:pPr>
            <w:r w:rsidRPr="007425E1">
              <w:rPr>
                <w:rFonts w:eastAsiaTheme="minorHAnsi"/>
              </w:rPr>
              <w:t>For of you the Sun of Righteousness</w:t>
            </w:r>
          </w:p>
          <w:p w14:paraId="38ADFF85" w14:textId="77777777" w:rsidR="00E35F1F" w:rsidRDefault="00E35F1F" w:rsidP="00E35F1F">
            <w:pPr>
              <w:pStyle w:val="EngHangEnd"/>
            </w:pPr>
            <w:r>
              <w:rPr>
                <w:rFonts w:eastAsiaTheme="minorHAnsi"/>
              </w:rPr>
              <w:t>Shone</w:t>
            </w:r>
            <w:r w:rsidRPr="007425E1">
              <w:rPr>
                <w:rFonts w:eastAsiaTheme="minorHAnsi"/>
              </w:rPr>
              <w:t xml:space="preserve"> upon us.</w:t>
            </w:r>
          </w:p>
        </w:tc>
        <w:tc>
          <w:tcPr>
            <w:tcW w:w="288" w:type="dxa"/>
          </w:tcPr>
          <w:p w14:paraId="06306A2F" w14:textId="77777777" w:rsidR="00E35F1F" w:rsidRDefault="00E35F1F" w:rsidP="00E35F1F"/>
        </w:tc>
        <w:tc>
          <w:tcPr>
            <w:tcW w:w="288" w:type="dxa"/>
          </w:tcPr>
          <w:p w14:paraId="0A6650E3" w14:textId="77777777" w:rsidR="00E35F1F" w:rsidRDefault="00E35F1F" w:rsidP="00E35F1F">
            <w:pPr>
              <w:pStyle w:val="CopticCross"/>
            </w:pPr>
          </w:p>
        </w:tc>
        <w:tc>
          <w:tcPr>
            <w:tcW w:w="3960" w:type="dxa"/>
          </w:tcPr>
          <w:p w14:paraId="1239D6B4" w14:textId="77777777" w:rsidR="00E35F1F" w:rsidRDefault="00E35F1F" w:rsidP="00E35F1F">
            <w:pPr>
              <w:pStyle w:val="CopticVersemulti-line"/>
            </w:pPr>
            <w:r w:rsidRPr="00A57656">
              <w:t>Ⲁⲣⲉ</w:t>
            </w:r>
            <w:r w:rsidRPr="00A57656">
              <w:rPr>
                <w:rFonts w:ascii="Times New Roman" w:hAnsi="Times New Roman" w:cs="Times New Roman"/>
              </w:rPr>
              <w:t>ϣ</w:t>
            </w:r>
            <w:r w:rsidRPr="00A57656">
              <w:t>ⲱⲡⲓ ⲛ</w:t>
            </w:r>
            <w:r w:rsidRPr="00A57656">
              <w:rPr>
                <w:rFonts w:ascii="Times New Roman" w:hAnsi="Times New Roman" w:cs="Times New Roman"/>
              </w:rPr>
              <w:t>̀</w:t>
            </w:r>
            <w:r w:rsidRPr="00A57656">
              <w:t>ⲟⲩⲙⲁ</w:t>
            </w:r>
            <w:r w:rsidRPr="00A57656">
              <w:rPr>
                <w:rFonts w:ascii="Times New Roman" w:hAnsi="Times New Roman" w:cs="Times New Roman"/>
              </w:rPr>
              <w:t>ϩ̀</w:t>
            </w:r>
            <w:r w:rsidRPr="00A57656">
              <w:t>ⲥⲛⲟⲩ</w:t>
            </w:r>
            <w:r w:rsidRPr="00A57656">
              <w:rPr>
                <w:rFonts w:ascii="Times New Roman" w:hAnsi="Times New Roman" w:cs="Times New Roman"/>
              </w:rPr>
              <w:t>ϯ</w:t>
            </w:r>
            <w:r w:rsidRPr="00A57656">
              <w:t xml:space="preserve"> ⲙ</w:t>
            </w:r>
            <w:r w:rsidRPr="00A57656">
              <w:rPr>
                <w:rFonts w:ascii="Times New Roman" w:hAnsi="Times New Roman" w:cs="Times New Roman"/>
              </w:rPr>
              <w:t>̀</w:t>
            </w:r>
            <w:r w:rsidRPr="00A57656">
              <w:t>ⲫⲉ</w:t>
            </w:r>
          </w:p>
          <w:p w14:paraId="4FEE80BF" w14:textId="77777777" w:rsidR="00E35F1F" w:rsidRDefault="00E35F1F" w:rsidP="00E35F1F">
            <w:pPr>
              <w:pStyle w:val="CopticVersemulti-line"/>
            </w:pPr>
            <w:r w:rsidRPr="00A57656">
              <w:rPr>
                <w:rFonts w:ascii="Times New Roman" w:hAnsi="Times New Roman" w:cs="Times New Roman"/>
              </w:rPr>
              <w:t>ϩ</w:t>
            </w:r>
            <w:r w:rsidRPr="00A57656">
              <w:t>ⲓ</w:t>
            </w:r>
            <w:r w:rsidRPr="00A57656">
              <w:rPr>
                <w:rFonts w:ascii="Times New Roman" w:hAnsi="Times New Roman" w:cs="Times New Roman"/>
              </w:rPr>
              <w:t>ϫ</w:t>
            </w:r>
            <w:r w:rsidRPr="00A57656">
              <w:t>ⲉⲛ ⲡⲓⲕⲁ</w:t>
            </w:r>
            <w:r w:rsidRPr="00A57656">
              <w:rPr>
                <w:rFonts w:ascii="Times New Roman" w:hAnsi="Times New Roman" w:cs="Times New Roman"/>
              </w:rPr>
              <w:t>ϩ</w:t>
            </w:r>
            <w:r w:rsidRPr="00A57656">
              <w:t>ⲓ ⲱ</w:t>
            </w:r>
            <w:r w:rsidRPr="00A57656">
              <w:rPr>
                <w:rFonts w:ascii="Times New Roman" w:hAnsi="Times New Roman" w:cs="Times New Roman"/>
              </w:rPr>
              <w:t>̀</w:t>
            </w:r>
            <w:r w:rsidRPr="00A57656">
              <w:t xml:space="preserve"> </w:t>
            </w:r>
            <w:r w:rsidRPr="00A57656">
              <w:rPr>
                <w:rFonts w:ascii="Times New Roman" w:hAnsi="Times New Roman" w:cs="Times New Roman"/>
              </w:rPr>
              <w:t>ϯ</w:t>
            </w:r>
            <w:r w:rsidRPr="00A57656">
              <w:t>ⲙⲁ</w:t>
            </w:r>
            <w:r w:rsidRPr="00A57656">
              <w:rPr>
                <w:rFonts w:ascii="Times New Roman" w:hAnsi="Times New Roman" w:cs="Times New Roman"/>
              </w:rPr>
              <w:t>ϩ</w:t>
            </w:r>
            <w:r w:rsidRPr="00A57656">
              <w:t>ⲥⲛⲟⲩ</w:t>
            </w:r>
            <w:r w:rsidRPr="00A57656">
              <w:rPr>
                <w:rFonts w:ascii="Times New Roman" w:hAnsi="Times New Roman" w:cs="Times New Roman"/>
              </w:rPr>
              <w:t>ϯ</w:t>
            </w:r>
          </w:p>
          <w:p w14:paraId="0BCDF290" w14:textId="77777777" w:rsidR="00E35F1F" w:rsidRDefault="00E35F1F" w:rsidP="00E35F1F">
            <w:pPr>
              <w:pStyle w:val="CopticVersemulti-line"/>
            </w:pPr>
            <w:r w:rsidRPr="00A57656">
              <w:rPr>
                <w:rFonts w:ascii="Times New Roman" w:hAnsi="Times New Roman" w:cs="Times New Roman"/>
              </w:rPr>
              <w:t>ϫ</w:t>
            </w:r>
            <w:r w:rsidRPr="00A57656">
              <w:t>ⲉ ⲁ</w:t>
            </w:r>
            <w:r w:rsidRPr="00A57656">
              <w:rPr>
                <w:rFonts w:ascii="Times New Roman" w:hAnsi="Times New Roman" w:cs="Times New Roman"/>
              </w:rPr>
              <w:t>ϥϣ</w:t>
            </w:r>
            <w:r w:rsidRPr="00A57656">
              <w:t>ⲁⲓ ⲛⲁⲛ ⲉⲃⲟⲗⲛ</w:t>
            </w:r>
            <w:r w:rsidRPr="00A57656">
              <w:rPr>
                <w:rFonts w:ascii="Times New Roman" w:hAnsi="Times New Roman" w:cs="Times New Roman"/>
              </w:rPr>
              <w:t>̀ϧ</w:t>
            </w:r>
            <w:r w:rsidRPr="00A57656">
              <w:t>ⲏ</w:t>
            </w:r>
            <w:r w:rsidRPr="00A57656">
              <w:rPr>
                <w:rFonts w:ascii="Times New Roman" w:hAnsi="Times New Roman" w:cs="Times New Roman"/>
              </w:rPr>
              <w:t>ϯ</w:t>
            </w:r>
          </w:p>
          <w:p w14:paraId="76DF2340" w14:textId="77777777" w:rsidR="00E35F1F" w:rsidRDefault="00E35F1F" w:rsidP="00E35F1F">
            <w:pPr>
              <w:pStyle w:val="CopticVerse"/>
            </w:pPr>
            <w:r w:rsidRPr="00A57656">
              <w:t>ⲛ</w:t>
            </w:r>
            <w:r w:rsidRPr="00A57656">
              <w:rPr>
                <w:rFonts w:ascii="Times New Roman" w:hAnsi="Times New Roman" w:cs="Times New Roman"/>
              </w:rPr>
              <w:t>̀ϫ</w:t>
            </w:r>
            <w:r w:rsidRPr="00A57656">
              <w:t>ⲉ ⲡⲓⲣⲏ ⲛ</w:t>
            </w:r>
            <w:r w:rsidRPr="00A57656">
              <w:rPr>
                <w:rFonts w:ascii="Times New Roman" w:hAnsi="Times New Roman" w:cs="Times New Roman"/>
              </w:rPr>
              <w:t>̀</w:t>
            </w:r>
            <w:r w:rsidRPr="00A57656">
              <w:t xml:space="preserve">ⲧⲉ </w:t>
            </w:r>
            <w:r w:rsidRPr="00A57656">
              <w:rPr>
                <w:rFonts w:ascii="Times New Roman" w:hAnsi="Times New Roman" w:cs="Times New Roman"/>
              </w:rPr>
              <w:t>ϯ</w:t>
            </w:r>
            <w:r w:rsidRPr="00A57656">
              <w:t>ⲗⲓⲕⲉⲟⲥⲩⲛⲏ</w:t>
            </w:r>
          </w:p>
        </w:tc>
      </w:tr>
      <w:tr w:rsidR="00E35F1F" w14:paraId="22605035" w14:textId="77777777" w:rsidTr="00E35F1F">
        <w:trPr>
          <w:cantSplit/>
          <w:jc w:val="center"/>
        </w:trPr>
        <w:tc>
          <w:tcPr>
            <w:tcW w:w="288" w:type="dxa"/>
          </w:tcPr>
          <w:p w14:paraId="792E87AF" w14:textId="77777777" w:rsidR="00E35F1F" w:rsidRDefault="00E35F1F" w:rsidP="00E35F1F">
            <w:pPr>
              <w:pStyle w:val="CopticCross"/>
            </w:pPr>
            <w:r w:rsidRPr="00FB5ACB">
              <w:lastRenderedPageBreak/>
              <w:t>¿</w:t>
            </w:r>
          </w:p>
        </w:tc>
        <w:tc>
          <w:tcPr>
            <w:tcW w:w="3960" w:type="dxa"/>
          </w:tcPr>
          <w:p w14:paraId="09183D36" w14:textId="77777777" w:rsidR="00E35F1F" w:rsidRPr="007425E1" w:rsidRDefault="00E35F1F" w:rsidP="00E35F1F">
            <w:pPr>
              <w:pStyle w:val="EngHang"/>
              <w:rPr>
                <w:rFonts w:eastAsiaTheme="minorHAnsi"/>
              </w:rPr>
            </w:pPr>
            <w:r w:rsidRPr="007425E1">
              <w:rPr>
                <w:rFonts w:eastAsiaTheme="minorHAnsi"/>
              </w:rPr>
              <w:t xml:space="preserve">You have brought Him forth </w:t>
            </w:r>
          </w:p>
          <w:p w14:paraId="01F1052E" w14:textId="77777777" w:rsidR="00E35F1F" w:rsidRPr="007425E1" w:rsidRDefault="00E35F1F" w:rsidP="00E35F1F">
            <w:pPr>
              <w:pStyle w:val="EngHang"/>
              <w:rPr>
                <w:rFonts w:eastAsiaTheme="minorHAnsi"/>
              </w:rPr>
            </w:pPr>
            <w:r w:rsidRPr="007425E1">
              <w:rPr>
                <w:rFonts w:eastAsiaTheme="minorHAnsi"/>
              </w:rPr>
              <w:t>According to the prophesies,</w:t>
            </w:r>
          </w:p>
          <w:p w14:paraId="166070E8" w14:textId="77777777" w:rsidR="00E35F1F" w:rsidRPr="007425E1" w:rsidRDefault="00E35F1F" w:rsidP="00E35F1F">
            <w:pPr>
              <w:pStyle w:val="EngHang"/>
              <w:rPr>
                <w:rFonts w:eastAsiaTheme="minorHAnsi"/>
              </w:rPr>
            </w:pPr>
            <w:r w:rsidRPr="007425E1">
              <w:rPr>
                <w:rFonts w:eastAsiaTheme="minorHAnsi"/>
              </w:rPr>
              <w:t>Without seed and incorruptible,</w:t>
            </w:r>
          </w:p>
          <w:p w14:paraId="0CD83ACB" w14:textId="77777777" w:rsidR="00E35F1F" w:rsidRDefault="00E35F1F" w:rsidP="00E35F1F">
            <w:pPr>
              <w:pStyle w:val="EngHangEnd"/>
            </w:pPr>
            <w:r w:rsidRPr="007425E1">
              <w:rPr>
                <w:rFonts w:eastAsiaTheme="minorHAnsi"/>
              </w:rPr>
              <w:t>For He is the Creator, Logos of the Father.</w:t>
            </w:r>
          </w:p>
        </w:tc>
        <w:tc>
          <w:tcPr>
            <w:tcW w:w="288" w:type="dxa"/>
          </w:tcPr>
          <w:p w14:paraId="5E54454D" w14:textId="77777777" w:rsidR="00E35F1F" w:rsidRDefault="00E35F1F" w:rsidP="00E35F1F"/>
        </w:tc>
        <w:tc>
          <w:tcPr>
            <w:tcW w:w="288" w:type="dxa"/>
          </w:tcPr>
          <w:p w14:paraId="61F386B8" w14:textId="77777777" w:rsidR="00E35F1F" w:rsidRDefault="00E35F1F" w:rsidP="00E35F1F">
            <w:pPr>
              <w:pStyle w:val="CopticCross"/>
            </w:pPr>
            <w:r w:rsidRPr="00FB5ACB">
              <w:t>¿</w:t>
            </w:r>
          </w:p>
        </w:tc>
        <w:tc>
          <w:tcPr>
            <w:tcW w:w="3960" w:type="dxa"/>
          </w:tcPr>
          <w:p w14:paraId="56842253" w14:textId="77777777" w:rsidR="00E35F1F" w:rsidRDefault="00E35F1F" w:rsidP="00E35F1F">
            <w:pPr>
              <w:pStyle w:val="CopticVersemulti-line"/>
            </w:pPr>
            <w:r w:rsidRPr="00A57656">
              <w:t>Ⲁⲣⲉϫ̀ⲫⲟϥ ϩⲓⲧⲉⲛ ⲟⲩⲡ̀ⲣⲟⲫⲏⲧⲓⲁ</w:t>
            </w:r>
          </w:p>
          <w:p w14:paraId="2625B00F" w14:textId="77777777" w:rsidR="00E35F1F" w:rsidRDefault="00E35F1F" w:rsidP="00E35F1F">
            <w:pPr>
              <w:pStyle w:val="CopticVersemulti-line"/>
            </w:pPr>
            <w:r w:rsidRPr="00A57656">
              <w:t>ⲁϭⲛⲉ ϫ̀ⲣⲟϫ ⲛ̀ⲁⲧⲧⲁⲕⲟ</w:t>
            </w:r>
          </w:p>
          <w:p w14:paraId="0EDFE421" w14:textId="77777777" w:rsidR="00E35F1F" w:rsidRDefault="00E35F1F" w:rsidP="00E35F1F">
            <w:pPr>
              <w:pStyle w:val="CopticVersemulti-line"/>
            </w:pPr>
            <w:r w:rsidRPr="00A57656">
              <w:t>ϩⲱⲥ ⲇⲏⲙⲓⲟⲩⲣⲅⲟⲥ</w:t>
            </w:r>
          </w:p>
          <w:p w14:paraId="3E3F6DB3" w14:textId="77777777" w:rsidR="00E35F1F" w:rsidRDefault="00E35F1F" w:rsidP="00E35F1F">
            <w:pPr>
              <w:pStyle w:val="CopticVerse"/>
            </w:pPr>
            <w:r w:rsidRPr="00A57656">
              <w:t>ⲟⲩⲟϩ ⲛ̀ⲗⲟⲅⲟⲥ ⲛ̀ⲧⲉ Ⲫ̀ⲓⲱⲧ</w:t>
            </w:r>
          </w:p>
        </w:tc>
      </w:tr>
      <w:tr w:rsidR="00E35F1F" w14:paraId="3EEBA01A" w14:textId="77777777" w:rsidTr="00E35F1F">
        <w:trPr>
          <w:cantSplit/>
          <w:jc w:val="center"/>
        </w:trPr>
        <w:tc>
          <w:tcPr>
            <w:tcW w:w="288" w:type="dxa"/>
          </w:tcPr>
          <w:p w14:paraId="63F1D579" w14:textId="77777777" w:rsidR="00E35F1F" w:rsidRDefault="00E35F1F" w:rsidP="00E35F1F">
            <w:pPr>
              <w:pStyle w:val="CopticCross"/>
            </w:pPr>
          </w:p>
        </w:tc>
        <w:tc>
          <w:tcPr>
            <w:tcW w:w="3960" w:type="dxa"/>
          </w:tcPr>
          <w:p w14:paraId="485AE50F"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62125EAB"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75C6A760"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5CFBCB1" w14:textId="6110053C"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D86B02F" w14:textId="77777777" w:rsidR="00E35F1F" w:rsidRDefault="00E35F1F" w:rsidP="00E35F1F"/>
        </w:tc>
        <w:tc>
          <w:tcPr>
            <w:tcW w:w="288" w:type="dxa"/>
          </w:tcPr>
          <w:p w14:paraId="4321EBC4" w14:textId="77777777" w:rsidR="00E35F1F" w:rsidRDefault="00E35F1F" w:rsidP="00E35F1F">
            <w:pPr>
              <w:pStyle w:val="CopticCross"/>
            </w:pPr>
          </w:p>
        </w:tc>
        <w:tc>
          <w:tcPr>
            <w:tcW w:w="3960" w:type="dxa"/>
          </w:tcPr>
          <w:p w14:paraId="075E9F3D" w14:textId="77777777" w:rsidR="00E35F1F" w:rsidRDefault="00E35F1F" w:rsidP="00E35F1F">
            <w:pPr>
              <w:pStyle w:val="CopticVersemulti-line"/>
            </w:pPr>
            <w:r w:rsidRPr="005F7A68">
              <w:t>Ⲭⲉⲣⲉ ⲑⲏⲉⲑⲙⲉϩ ⲛ̀ϩ̀ⲙⲟⲧ</w:t>
            </w:r>
          </w:p>
          <w:p w14:paraId="540FA340" w14:textId="77777777" w:rsidR="00E35F1F" w:rsidRDefault="00E35F1F" w:rsidP="00E35F1F">
            <w:pPr>
              <w:pStyle w:val="CopticVersemulti-line"/>
            </w:pPr>
            <w:r w:rsidRPr="005F7A68">
              <w:t>ⲭⲉⲣⲉ ⲑⲏⲉⲧⲁⲥϫⲉⲙ ϩ̀ⲙⲟⲧ</w:t>
            </w:r>
          </w:p>
          <w:p w14:paraId="76F6C203" w14:textId="77777777" w:rsidR="00E35F1F" w:rsidRDefault="00E35F1F" w:rsidP="00E35F1F">
            <w:pPr>
              <w:pStyle w:val="CopticVersemulti-line"/>
            </w:pPr>
            <w:r w:rsidRPr="005F7A68">
              <w:t>ⲭⲉⲣⲉ ⲑⲏⲉⲧⲁⲥⲙⲉⲥ Ⲡⲭ̅ⲥ</w:t>
            </w:r>
          </w:p>
          <w:p w14:paraId="737DDF47" w14:textId="77777777" w:rsidR="00E35F1F" w:rsidRDefault="00E35F1F" w:rsidP="00E35F1F">
            <w:pPr>
              <w:pStyle w:val="CopticVersemulti-line"/>
            </w:pPr>
            <w:r w:rsidRPr="005F7A68">
              <w:t>ⲟⲩⲟϩ Ⲡⲟ̅ⲥ̅ ϣⲟⲡ ⲛⲉⲙⲉ</w:t>
            </w:r>
          </w:p>
        </w:tc>
      </w:tr>
    </w:tbl>
    <w:p w14:paraId="7069E247" w14:textId="77777777" w:rsidR="00E35F1F" w:rsidRDefault="00E35F1F" w:rsidP="00E35F1F">
      <w:pPr>
        <w:pStyle w:val="Heading6"/>
      </w:pPr>
      <w:bookmarkStart w:id="1046" w:name="_Toc298681348"/>
      <w:r>
        <w:t>Part Six</w:t>
      </w:r>
      <w:bookmarkEnd w:id="10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1371AB2E" w14:textId="77777777" w:rsidTr="00E35F1F">
        <w:trPr>
          <w:cantSplit/>
          <w:jc w:val="center"/>
        </w:trPr>
        <w:tc>
          <w:tcPr>
            <w:tcW w:w="288" w:type="dxa"/>
          </w:tcPr>
          <w:p w14:paraId="291AC005" w14:textId="77777777" w:rsidR="00E35F1F" w:rsidRDefault="00E35F1F" w:rsidP="00E35F1F">
            <w:pPr>
              <w:pStyle w:val="CopticCross"/>
            </w:pPr>
            <w:r w:rsidRPr="00FB5ACB">
              <w:t>¿</w:t>
            </w:r>
          </w:p>
        </w:tc>
        <w:tc>
          <w:tcPr>
            <w:tcW w:w="3960" w:type="dxa"/>
          </w:tcPr>
          <w:p w14:paraId="02454DF9" w14:textId="77777777" w:rsidR="00E35F1F" w:rsidRPr="007425E1" w:rsidRDefault="00E35F1F" w:rsidP="00E35F1F">
            <w:pPr>
              <w:pStyle w:val="EngHang"/>
              <w:rPr>
                <w:rFonts w:eastAsiaTheme="minorHAnsi"/>
              </w:rPr>
            </w:pPr>
            <w:r w:rsidRPr="007425E1">
              <w:rPr>
                <w:rFonts w:eastAsiaTheme="minorHAnsi"/>
              </w:rPr>
              <w:t>The Tabernacle, which is called</w:t>
            </w:r>
          </w:p>
          <w:p w14:paraId="37CCE7E1" w14:textId="77777777" w:rsidR="00E35F1F" w:rsidRPr="007425E1" w:rsidRDefault="00E35F1F" w:rsidP="00E35F1F">
            <w:pPr>
              <w:pStyle w:val="EngHang"/>
              <w:rPr>
                <w:rFonts w:eastAsiaTheme="minorHAnsi"/>
              </w:rPr>
            </w:pPr>
            <w:r w:rsidRPr="007425E1">
              <w:rPr>
                <w:rFonts w:eastAsiaTheme="minorHAnsi"/>
              </w:rPr>
              <w:t>The Holy of the Holies,</w:t>
            </w:r>
          </w:p>
          <w:p w14:paraId="4AE872D7" w14:textId="77777777" w:rsidR="00E35F1F" w:rsidRPr="007425E1" w:rsidRDefault="00E35F1F" w:rsidP="00E35F1F">
            <w:pPr>
              <w:pStyle w:val="EngHang"/>
              <w:rPr>
                <w:rFonts w:eastAsiaTheme="minorHAnsi"/>
              </w:rPr>
            </w:pPr>
            <w:r>
              <w:rPr>
                <w:rFonts w:eastAsiaTheme="minorHAnsi"/>
              </w:rPr>
              <w:t>Containing</w:t>
            </w:r>
            <w:r w:rsidRPr="007425E1">
              <w:rPr>
                <w:rFonts w:eastAsiaTheme="minorHAnsi"/>
              </w:rPr>
              <w:t xml:space="preserve"> the Ark, overlaid</w:t>
            </w:r>
          </w:p>
          <w:p w14:paraId="528A7341" w14:textId="77777777" w:rsidR="00E35F1F" w:rsidRDefault="00E35F1F" w:rsidP="00E35F1F">
            <w:pPr>
              <w:pStyle w:val="EngHangEnd"/>
            </w:pPr>
            <w:r>
              <w:t>With gold on every side</w:t>
            </w:r>
            <w:r w:rsidRPr="007425E1">
              <w:rPr>
                <w:rFonts w:eastAsiaTheme="minorHAnsi"/>
              </w:rPr>
              <w:t>,</w:t>
            </w:r>
          </w:p>
        </w:tc>
        <w:tc>
          <w:tcPr>
            <w:tcW w:w="288" w:type="dxa"/>
          </w:tcPr>
          <w:p w14:paraId="24745397" w14:textId="77777777" w:rsidR="00E35F1F" w:rsidRDefault="00E35F1F" w:rsidP="00E35F1F"/>
        </w:tc>
        <w:tc>
          <w:tcPr>
            <w:tcW w:w="288" w:type="dxa"/>
          </w:tcPr>
          <w:p w14:paraId="1DB78C91" w14:textId="77777777" w:rsidR="00E35F1F" w:rsidRDefault="00E35F1F" w:rsidP="00E35F1F">
            <w:pPr>
              <w:pStyle w:val="CopticCross"/>
            </w:pPr>
            <w:r w:rsidRPr="00FB5ACB">
              <w:t>¿</w:t>
            </w:r>
          </w:p>
        </w:tc>
        <w:tc>
          <w:tcPr>
            <w:tcW w:w="3960" w:type="dxa"/>
          </w:tcPr>
          <w:p w14:paraId="25985FCF" w14:textId="77777777" w:rsidR="00E35F1F" w:rsidRPr="00582AD7" w:rsidRDefault="00E35F1F" w:rsidP="00E35F1F">
            <w:pPr>
              <w:pStyle w:val="CopticVersemulti-line"/>
            </w:pPr>
            <w:r w:rsidRPr="00582AD7">
              <w:rPr>
                <w:rFonts w:ascii="Times New Roman" w:hAnsi="Times New Roman" w:cs="Times New Roman"/>
              </w:rPr>
              <w:t>Ϯ</w:t>
            </w:r>
            <w:r w:rsidRPr="00582AD7">
              <w:t>ⲥ</w:t>
            </w:r>
            <w:r w:rsidRPr="00582AD7">
              <w:rPr>
                <w:rFonts w:ascii="Times New Roman" w:hAnsi="Times New Roman" w:cs="Times New Roman"/>
              </w:rPr>
              <w:t>̀</w:t>
            </w:r>
            <w:r w:rsidRPr="00582AD7">
              <w:t>ⲕⲏⲛⲏ ⲑⲏⲉⲧⲟⲩⲙⲟⲩ</w:t>
            </w:r>
            <w:r w:rsidRPr="00582AD7">
              <w:rPr>
                <w:rFonts w:ascii="Times New Roman" w:hAnsi="Times New Roman" w:cs="Times New Roman"/>
              </w:rPr>
              <w:t>ϯ</w:t>
            </w:r>
            <w:r w:rsidRPr="00582AD7">
              <w:t xml:space="preserve"> ⲉ</w:t>
            </w:r>
            <w:r w:rsidRPr="00582AD7">
              <w:rPr>
                <w:rFonts w:ascii="Times New Roman" w:hAnsi="Times New Roman" w:cs="Times New Roman"/>
              </w:rPr>
              <w:t>̀</w:t>
            </w:r>
            <w:r w:rsidRPr="00582AD7">
              <w:t>ⲣⲟⲥ</w:t>
            </w:r>
          </w:p>
          <w:p w14:paraId="61A04677" w14:textId="77777777" w:rsidR="00E35F1F" w:rsidRPr="00582AD7" w:rsidRDefault="00E35F1F" w:rsidP="00E35F1F">
            <w:pPr>
              <w:pStyle w:val="CopticVersemulti-line"/>
            </w:pPr>
            <w:r w:rsidRPr="00582AD7">
              <w:t>ϫⲉ ⲑⲏⲉ</w:t>
            </w:r>
            <w:r w:rsidRPr="00582AD7">
              <w:rPr>
                <w:rFonts w:ascii="Times New Roman" w:hAnsi="Times New Roman" w:cs="Times New Roman"/>
              </w:rPr>
              <w:t>̅</w:t>
            </w:r>
            <w:r w:rsidRPr="00582AD7">
              <w:t>ⲑ</w:t>
            </w:r>
            <w:r w:rsidRPr="00582AD7">
              <w:rPr>
                <w:rFonts w:ascii="Times New Roman" w:hAnsi="Times New Roman" w:cs="Times New Roman"/>
              </w:rPr>
              <w:t>̅</w:t>
            </w:r>
            <w:r w:rsidRPr="00582AD7">
              <w:t>ⲩ ⲛ</w:t>
            </w:r>
            <w:r w:rsidRPr="00582AD7">
              <w:rPr>
                <w:rFonts w:ascii="Times New Roman" w:hAnsi="Times New Roman" w:cs="Times New Roman"/>
              </w:rPr>
              <w:t>̀</w:t>
            </w:r>
            <w:r w:rsidRPr="00582AD7">
              <w:t>ⲧⲉ ⲛⲓⲉ</w:t>
            </w:r>
            <w:r w:rsidRPr="00582AD7">
              <w:rPr>
                <w:rFonts w:ascii="Times New Roman" w:hAnsi="Times New Roman" w:cs="Times New Roman"/>
              </w:rPr>
              <w:t>̀</w:t>
            </w:r>
            <w:r w:rsidRPr="00582AD7">
              <w:t>ⲑⲟⲩⲁⲃ</w:t>
            </w:r>
          </w:p>
          <w:p w14:paraId="5CBC1AE5" w14:textId="77777777" w:rsidR="00E35F1F" w:rsidRPr="00582AD7" w:rsidRDefault="00E35F1F" w:rsidP="00E35F1F">
            <w:pPr>
              <w:pStyle w:val="CopticVersemulti-line"/>
            </w:pPr>
            <w:r w:rsidRPr="00582AD7">
              <w:t>ⲉ</w:t>
            </w:r>
            <w:r w:rsidRPr="00582AD7">
              <w:rPr>
                <w:rFonts w:ascii="Times New Roman" w:hAnsi="Times New Roman" w:cs="Times New Roman"/>
              </w:rPr>
              <w:t>̀</w:t>
            </w:r>
            <w:r w:rsidRPr="00582AD7">
              <w:t xml:space="preserve">ⲣⲉ </w:t>
            </w:r>
            <w:r w:rsidRPr="00582AD7">
              <w:rPr>
                <w:rFonts w:ascii="Times New Roman" w:hAnsi="Times New Roman" w:cs="Times New Roman"/>
              </w:rPr>
              <w:t>ϯ</w:t>
            </w:r>
            <w:r w:rsidRPr="00582AD7">
              <w:t>ⲕⲓⲃⲱⲧⲟⲥ ⲛ</w:t>
            </w:r>
            <w:r w:rsidRPr="00582AD7">
              <w:rPr>
                <w:rFonts w:ascii="Times New Roman" w:hAnsi="Times New Roman" w:cs="Times New Roman"/>
              </w:rPr>
              <w:t>̀ϧ</w:t>
            </w:r>
            <w:r w:rsidRPr="00582AD7">
              <w:t>ⲏⲧⲥ</w:t>
            </w:r>
          </w:p>
          <w:p w14:paraId="3760B0F6" w14:textId="77777777" w:rsidR="00E35F1F" w:rsidRDefault="00E35F1F" w:rsidP="00E35F1F">
            <w:pPr>
              <w:pStyle w:val="CopticVerse"/>
            </w:pPr>
            <w:r w:rsidRPr="00582AD7">
              <w:t>ⲉⲧⲟ</w:t>
            </w:r>
            <w:r w:rsidRPr="00582AD7">
              <w:rPr>
                <w:rFonts w:ascii="Times New Roman" w:hAnsi="Times New Roman" w:cs="Times New Roman"/>
              </w:rPr>
              <w:t>ϣϫ</w:t>
            </w:r>
            <w:r w:rsidRPr="00582AD7">
              <w:t xml:space="preserve"> ⲛ</w:t>
            </w:r>
            <w:r w:rsidRPr="00582AD7">
              <w:rPr>
                <w:rFonts w:ascii="Times New Roman" w:hAnsi="Times New Roman" w:cs="Times New Roman"/>
              </w:rPr>
              <w:t>̀</w:t>
            </w:r>
            <w:r w:rsidRPr="00582AD7">
              <w:t>ⲛⲟⲩⲃ ⲛ</w:t>
            </w:r>
            <w:r w:rsidRPr="00582AD7">
              <w:rPr>
                <w:rFonts w:ascii="Times New Roman" w:hAnsi="Times New Roman" w:cs="Times New Roman"/>
              </w:rPr>
              <w:t>̀</w:t>
            </w:r>
            <w:r w:rsidRPr="00582AD7">
              <w:t>ⲥⲁⲥⲁ ⲛⲓⲃⲉⲛ</w:t>
            </w:r>
          </w:p>
        </w:tc>
      </w:tr>
      <w:tr w:rsidR="00E35F1F" w14:paraId="4DC491BB" w14:textId="77777777" w:rsidTr="00E35F1F">
        <w:trPr>
          <w:cantSplit/>
          <w:jc w:val="center"/>
        </w:trPr>
        <w:tc>
          <w:tcPr>
            <w:tcW w:w="288" w:type="dxa"/>
          </w:tcPr>
          <w:p w14:paraId="0AC0C713" w14:textId="77777777" w:rsidR="00E35F1F" w:rsidRDefault="00E35F1F" w:rsidP="00E35F1F">
            <w:pPr>
              <w:pStyle w:val="CopticCross"/>
            </w:pPr>
          </w:p>
        </w:tc>
        <w:tc>
          <w:tcPr>
            <w:tcW w:w="3960" w:type="dxa"/>
          </w:tcPr>
          <w:p w14:paraId="20A1E2B2" w14:textId="77777777" w:rsidR="00E35F1F" w:rsidRDefault="00E35F1F" w:rsidP="00E35F1F">
            <w:pPr>
              <w:pStyle w:val="EngHang"/>
            </w:pPr>
            <w:r>
              <w:t>Which contains the tablets</w:t>
            </w:r>
          </w:p>
          <w:p w14:paraId="7D828261" w14:textId="77777777" w:rsidR="00E35F1F" w:rsidRDefault="00E35F1F" w:rsidP="00E35F1F">
            <w:pPr>
              <w:pStyle w:val="EngHang"/>
            </w:pPr>
            <w:r>
              <w:t>Of the Covenant,</w:t>
            </w:r>
          </w:p>
          <w:p w14:paraId="12D0BA87" w14:textId="77777777" w:rsidR="00E35F1F" w:rsidRDefault="00E35F1F" w:rsidP="00E35F1F">
            <w:pPr>
              <w:pStyle w:val="EngHang"/>
            </w:pPr>
            <w:r>
              <w:t>And the golden pot,</w:t>
            </w:r>
          </w:p>
          <w:p w14:paraId="6C90871C" w14:textId="77777777" w:rsidR="00E35F1F" w:rsidRDefault="00E35F1F" w:rsidP="00E35F1F">
            <w:pPr>
              <w:pStyle w:val="EngHangEnd"/>
            </w:pPr>
            <w:r>
              <w:t>Containing the Manna,</w:t>
            </w:r>
          </w:p>
        </w:tc>
        <w:tc>
          <w:tcPr>
            <w:tcW w:w="288" w:type="dxa"/>
          </w:tcPr>
          <w:p w14:paraId="7F9C349B" w14:textId="77777777" w:rsidR="00E35F1F" w:rsidRDefault="00E35F1F" w:rsidP="00E35F1F"/>
        </w:tc>
        <w:tc>
          <w:tcPr>
            <w:tcW w:w="288" w:type="dxa"/>
          </w:tcPr>
          <w:p w14:paraId="269B0CD4" w14:textId="77777777" w:rsidR="00E35F1F" w:rsidRDefault="00E35F1F" w:rsidP="00E35F1F">
            <w:pPr>
              <w:pStyle w:val="CopticCross"/>
            </w:pPr>
          </w:p>
        </w:tc>
        <w:tc>
          <w:tcPr>
            <w:tcW w:w="3960" w:type="dxa"/>
          </w:tcPr>
          <w:p w14:paraId="2547F7DC" w14:textId="77777777" w:rsidR="00E35F1F" w:rsidRDefault="00E35F1F" w:rsidP="00E35F1F">
            <w:pPr>
              <w:pStyle w:val="CopticVersemulti-line"/>
            </w:pPr>
            <w:r w:rsidRPr="00A57656">
              <w:t>Ⲑⲏ ⲉ̀ⲣⲉ ⲛⲓⲡ̀ⲗⲁⲝ ⲛ̀ϧⲏⲧⲥ</w:t>
            </w:r>
          </w:p>
          <w:p w14:paraId="54FC7A67" w14:textId="77777777" w:rsidR="00E35F1F" w:rsidRDefault="00E35F1F" w:rsidP="00E35F1F">
            <w:pPr>
              <w:pStyle w:val="CopticVersemulti-line"/>
            </w:pPr>
            <w:r w:rsidRPr="00A57656">
              <w:t>ⲛ̀ⲧⲉ ϯⲇⲓⲁ̀ⲑⲏⲕⲏ</w:t>
            </w:r>
          </w:p>
          <w:p w14:paraId="74F0A632" w14:textId="77777777" w:rsidR="00E35F1F" w:rsidRDefault="00E35F1F" w:rsidP="00E35F1F">
            <w:pPr>
              <w:pStyle w:val="CopticVersemulti-line"/>
            </w:pPr>
            <w:r w:rsidRPr="00A57656">
              <w:t>ⲛⲉⲙ ⲡⲓⲥ̀ⲧⲁⲙⲛⲟⲥ ⲛ̀ⲛⲟⲩⲃ</w:t>
            </w:r>
          </w:p>
          <w:p w14:paraId="4F24B1C4" w14:textId="77777777" w:rsidR="00E35F1F" w:rsidRDefault="00E35F1F" w:rsidP="00E35F1F">
            <w:pPr>
              <w:pStyle w:val="CopticVerse"/>
            </w:pPr>
            <w:r w:rsidRPr="00A57656">
              <w:t>ⲉ̀ⲣⲉ ⲡⲓⲙⲁⲛⲛⲁ ϩⲏⲡ ⲛ̀ϧⲏⲧϥ</w:t>
            </w:r>
          </w:p>
        </w:tc>
      </w:tr>
      <w:tr w:rsidR="00E35F1F" w14:paraId="134AF49C" w14:textId="77777777" w:rsidTr="00E35F1F">
        <w:trPr>
          <w:cantSplit/>
          <w:jc w:val="center"/>
        </w:trPr>
        <w:tc>
          <w:tcPr>
            <w:tcW w:w="288" w:type="dxa"/>
          </w:tcPr>
          <w:p w14:paraId="0917917F" w14:textId="77777777" w:rsidR="00E35F1F" w:rsidRDefault="00E35F1F" w:rsidP="00E35F1F">
            <w:pPr>
              <w:pStyle w:val="CopticCross"/>
            </w:pPr>
            <w:r w:rsidRPr="00FB5ACB">
              <w:t>¿</w:t>
            </w:r>
          </w:p>
        </w:tc>
        <w:tc>
          <w:tcPr>
            <w:tcW w:w="3960" w:type="dxa"/>
          </w:tcPr>
          <w:p w14:paraId="68357174" w14:textId="77777777" w:rsidR="00E35F1F" w:rsidRPr="007425E1" w:rsidRDefault="00E35F1F" w:rsidP="00E35F1F">
            <w:pPr>
              <w:pStyle w:val="EngHang"/>
              <w:rPr>
                <w:rFonts w:eastAsiaTheme="minorHAnsi"/>
              </w:rPr>
            </w:pPr>
            <w:r w:rsidRPr="007425E1">
              <w:rPr>
                <w:rFonts w:eastAsiaTheme="minorHAnsi"/>
              </w:rPr>
              <w:t>Is a figure of the Son of God,</w:t>
            </w:r>
          </w:p>
          <w:p w14:paraId="654E5172" w14:textId="77777777" w:rsidR="00E35F1F" w:rsidRPr="007425E1" w:rsidRDefault="00E35F1F" w:rsidP="00E35F1F">
            <w:pPr>
              <w:pStyle w:val="EngHang"/>
              <w:rPr>
                <w:rFonts w:eastAsiaTheme="minorHAnsi"/>
              </w:rPr>
            </w:pPr>
            <w:r w:rsidRPr="007425E1">
              <w:rPr>
                <w:rFonts w:eastAsiaTheme="minorHAnsi"/>
              </w:rPr>
              <w:t>Who came and dwelt in Mary,</w:t>
            </w:r>
          </w:p>
          <w:p w14:paraId="0897683F" w14:textId="77777777" w:rsidR="00E35F1F" w:rsidRPr="007425E1" w:rsidRDefault="00E35F1F" w:rsidP="00E35F1F">
            <w:pPr>
              <w:pStyle w:val="EngHang"/>
              <w:rPr>
                <w:rFonts w:eastAsiaTheme="minorHAnsi"/>
              </w:rPr>
            </w:pPr>
            <w:r w:rsidRPr="007425E1">
              <w:rPr>
                <w:rFonts w:eastAsiaTheme="minorHAnsi"/>
              </w:rPr>
              <w:t>The undefiled Virgin,</w:t>
            </w:r>
          </w:p>
          <w:p w14:paraId="3386E698" w14:textId="77777777" w:rsidR="00E35F1F" w:rsidRDefault="00E35F1F" w:rsidP="00E35F1F">
            <w:pPr>
              <w:pStyle w:val="EngHangEnd"/>
            </w:pPr>
            <w:r w:rsidRPr="007425E1">
              <w:t>And was incarnate of her.</w:t>
            </w:r>
          </w:p>
        </w:tc>
        <w:tc>
          <w:tcPr>
            <w:tcW w:w="288" w:type="dxa"/>
          </w:tcPr>
          <w:p w14:paraId="5949276A" w14:textId="77777777" w:rsidR="00E35F1F" w:rsidRDefault="00E35F1F" w:rsidP="00E35F1F"/>
        </w:tc>
        <w:tc>
          <w:tcPr>
            <w:tcW w:w="288" w:type="dxa"/>
          </w:tcPr>
          <w:p w14:paraId="6679F14F" w14:textId="77777777" w:rsidR="00E35F1F" w:rsidRDefault="00E35F1F" w:rsidP="00E35F1F">
            <w:pPr>
              <w:pStyle w:val="CopticCross"/>
            </w:pPr>
            <w:r w:rsidRPr="00FB5ACB">
              <w:t>¿</w:t>
            </w:r>
          </w:p>
        </w:tc>
        <w:tc>
          <w:tcPr>
            <w:tcW w:w="3960" w:type="dxa"/>
          </w:tcPr>
          <w:p w14:paraId="6F2B61CD" w14:textId="77777777" w:rsidR="00E35F1F" w:rsidRDefault="00E35F1F" w:rsidP="00E35F1F">
            <w:pPr>
              <w:pStyle w:val="CopticVersemulti-line"/>
            </w:pPr>
            <w:r w:rsidRPr="00A57656">
              <w:t>ϥ̀ⲟⲓ ⲛ̀ⲧⲩⲡⲟⲥ ⲙ̀Ⲡ̀ϣⲏⲣⲓ ⲙ̀ⲫϯ</w:t>
            </w:r>
          </w:p>
          <w:p w14:paraId="6E53EA35" w14:textId="77777777" w:rsidR="00E35F1F" w:rsidRDefault="00E35F1F" w:rsidP="00E35F1F">
            <w:pPr>
              <w:pStyle w:val="CopticVersemulti-line"/>
            </w:pPr>
            <w:r w:rsidRPr="00A57656">
              <w:t>ⲉ̀ⲧⲁϥⲓ̀ ⲁϥϣⲱⲡⲓ ϧⲉⲛ Ⲙⲁⲣⲓⲁ</w:t>
            </w:r>
          </w:p>
          <w:p w14:paraId="244CF375" w14:textId="77777777" w:rsidR="00E35F1F" w:rsidRDefault="00E35F1F" w:rsidP="00E35F1F">
            <w:pPr>
              <w:pStyle w:val="CopticVersemulti-line"/>
            </w:pPr>
            <w:r w:rsidRPr="00A57656">
              <w:t>ϯⲡⲁⲣⲑⲉⲛⲟⲥ ⲛ̀ⲁⲧⲑⲱⲗⲉⲃ</w:t>
            </w:r>
          </w:p>
          <w:p w14:paraId="3724A140" w14:textId="77777777" w:rsidR="00E35F1F" w:rsidRDefault="00E35F1F" w:rsidP="00E35F1F">
            <w:pPr>
              <w:pStyle w:val="CopticVerse"/>
            </w:pPr>
            <w:r w:rsidRPr="00A57656">
              <w:t>ⲁϥϭⲓⲥⲁⲣⲝ ⲉ̀ⲃⲟⲗⲛ̀ϧⲏⲧⲥ</w:t>
            </w:r>
          </w:p>
        </w:tc>
      </w:tr>
      <w:tr w:rsidR="00E35F1F" w14:paraId="663950A8" w14:textId="77777777" w:rsidTr="00E35F1F">
        <w:trPr>
          <w:cantSplit/>
          <w:jc w:val="center"/>
        </w:trPr>
        <w:tc>
          <w:tcPr>
            <w:tcW w:w="288" w:type="dxa"/>
          </w:tcPr>
          <w:p w14:paraId="3D96CEC7" w14:textId="77777777" w:rsidR="00E35F1F" w:rsidRDefault="00E35F1F" w:rsidP="00E35F1F">
            <w:pPr>
              <w:pStyle w:val="CopticCross"/>
            </w:pPr>
          </w:p>
        </w:tc>
        <w:tc>
          <w:tcPr>
            <w:tcW w:w="3960" w:type="dxa"/>
          </w:tcPr>
          <w:p w14:paraId="5D87746B" w14:textId="77777777" w:rsidR="00E35F1F" w:rsidRPr="007425E1" w:rsidRDefault="00E35F1F" w:rsidP="00E35F1F">
            <w:pPr>
              <w:pStyle w:val="EngHang"/>
              <w:rPr>
                <w:rFonts w:eastAsiaTheme="minorHAnsi"/>
              </w:rPr>
            </w:pPr>
            <w:r w:rsidRPr="007425E1">
              <w:rPr>
                <w:rFonts w:eastAsiaTheme="minorHAnsi"/>
              </w:rPr>
              <w:t>She brought Him forth into the world,</w:t>
            </w:r>
          </w:p>
          <w:p w14:paraId="308A1BB1" w14:textId="77777777" w:rsidR="00E35F1F" w:rsidRPr="007425E1" w:rsidRDefault="00E35F1F" w:rsidP="00E35F1F">
            <w:pPr>
              <w:pStyle w:val="EngHang"/>
              <w:rPr>
                <w:rFonts w:eastAsiaTheme="minorHAnsi"/>
              </w:rPr>
            </w:pPr>
            <w:r w:rsidRPr="007425E1">
              <w:rPr>
                <w:rFonts w:eastAsiaTheme="minorHAnsi"/>
              </w:rPr>
              <w:t>United to the Godhead without separation,</w:t>
            </w:r>
          </w:p>
          <w:p w14:paraId="3D552194" w14:textId="77777777" w:rsidR="00E35F1F" w:rsidRPr="007425E1" w:rsidRDefault="00E35F1F" w:rsidP="00E35F1F">
            <w:pPr>
              <w:pStyle w:val="EngHang"/>
              <w:rPr>
                <w:rFonts w:eastAsiaTheme="minorHAnsi"/>
              </w:rPr>
            </w:pPr>
            <w:r w:rsidRPr="007425E1">
              <w:rPr>
                <w:rFonts w:eastAsiaTheme="minorHAnsi"/>
              </w:rPr>
              <w:t>For He is the King of Glory,</w:t>
            </w:r>
          </w:p>
          <w:p w14:paraId="05F60129" w14:textId="77777777" w:rsidR="00E35F1F" w:rsidRDefault="00E35F1F" w:rsidP="00E35F1F">
            <w:pPr>
              <w:pStyle w:val="EngHangEnd"/>
            </w:pPr>
            <w:r w:rsidRPr="007425E1">
              <w:t>Who came and saved us.</w:t>
            </w:r>
          </w:p>
        </w:tc>
        <w:tc>
          <w:tcPr>
            <w:tcW w:w="288" w:type="dxa"/>
          </w:tcPr>
          <w:p w14:paraId="499745EE" w14:textId="77777777" w:rsidR="00E35F1F" w:rsidRDefault="00E35F1F" w:rsidP="00E35F1F"/>
        </w:tc>
        <w:tc>
          <w:tcPr>
            <w:tcW w:w="288" w:type="dxa"/>
          </w:tcPr>
          <w:p w14:paraId="4B62929A" w14:textId="77777777" w:rsidR="00E35F1F" w:rsidRDefault="00E35F1F" w:rsidP="00E35F1F">
            <w:pPr>
              <w:pStyle w:val="CopticCross"/>
            </w:pPr>
          </w:p>
        </w:tc>
        <w:tc>
          <w:tcPr>
            <w:tcW w:w="3960" w:type="dxa"/>
          </w:tcPr>
          <w:p w14:paraId="1F9F014D" w14:textId="77777777" w:rsidR="00E35F1F" w:rsidRDefault="00E35F1F" w:rsidP="00E35F1F">
            <w:pPr>
              <w:pStyle w:val="CopticVersemulti-line"/>
            </w:pPr>
            <w:r w:rsidRPr="00A57656">
              <w:t>Ⲁⲥϫ̀ⲫⲟϥ ⲉ̀ⲡⲓⲕⲟⲥⲙⲟⲥ</w:t>
            </w:r>
          </w:p>
          <w:p w14:paraId="3201BB45" w14:textId="77777777" w:rsidR="00E35F1F" w:rsidRDefault="00E35F1F" w:rsidP="00E35F1F">
            <w:pPr>
              <w:pStyle w:val="CopticVersemulti-line"/>
            </w:pPr>
            <w:r w:rsidRPr="00A57656">
              <w:t>ϧⲉⲛ ⲟⲩⲙⲉⲧⲟⲩⲁⲓ ⲛ̀ⲁⲧⲫⲱⲣϫ</w:t>
            </w:r>
          </w:p>
          <w:p w14:paraId="077A06CF" w14:textId="77777777" w:rsidR="00E35F1F" w:rsidRDefault="00E35F1F" w:rsidP="00E35F1F">
            <w:pPr>
              <w:pStyle w:val="CopticVersemulti-line"/>
            </w:pPr>
            <w:r w:rsidRPr="00A57656">
              <w:t>ⲁⲗⲗⲁ ⲛ̀ⲑⲟϥ ⲡⲉ ⲡ̀ⲟⲩⲣⲟ ⲛ̀ⲧⲉ ⲡ̀ⲱ̀ⲟⲩ</w:t>
            </w:r>
          </w:p>
          <w:p w14:paraId="6F63E446" w14:textId="77777777" w:rsidR="00E35F1F" w:rsidRDefault="00E35F1F" w:rsidP="00E35F1F">
            <w:pPr>
              <w:pStyle w:val="CopticVerse"/>
            </w:pPr>
            <w:r w:rsidRPr="00A57656">
              <w:t>ⲁϥⲓ̀ ⲟⲩⲟϩ ⲁϥⲥⲱϯ ⲙ̀ⲙⲟⲛ</w:t>
            </w:r>
          </w:p>
        </w:tc>
      </w:tr>
      <w:tr w:rsidR="00E35F1F" w14:paraId="3FB80A45" w14:textId="77777777" w:rsidTr="00E35F1F">
        <w:trPr>
          <w:cantSplit/>
          <w:jc w:val="center"/>
        </w:trPr>
        <w:tc>
          <w:tcPr>
            <w:tcW w:w="288" w:type="dxa"/>
          </w:tcPr>
          <w:p w14:paraId="3FD8275B" w14:textId="77777777" w:rsidR="00E35F1F" w:rsidRDefault="00E35F1F" w:rsidP="00E35F1F">
            <w:pPr>
              <w:pStyle w:val="CopticCross"/>
            </w:pPr>
            <w:r w:rsidRPr="00FB5ACB">
              <w:lastRenderedPageBreak/>
              <w:t>¿</w:t>
            </w:r>
          </w:p>
        </w:tc>
        <w:tc>
          <w:tcPr>
            <w:tcW w:w="3960" w:type="dxa"/>
          </w:tcPr>
          <w:p w14:paraId="626A9E3B" w14:textId="77777777" w:rsidR="00E35F1F" w:rsidRPr="007425E1" w:rsidRDefault="00E35F1F" w:rsidP="00E35F1F">
            <w:pPr>
              <w:pStyle w:val="EngHang"/>
            </w:pPr>
            <w:r w:rsidRPr="007425E1">
              <w:t xml:space="preserve">Paradise </w:t>
            </w:r>
            <w:commentRangeStart w:id="1047"/>
            <w:r w:rsidRPr="007425E1">
              <w:t>rejoice</w:t>
            </w:r>
            <w:r>
              <w:t>d</w:t>
            </w:r>
            <w:commentRangeEnd w:id="1047"/>
            <w:r>
              <w:rPr>
                <w:rStyle w:val="CommentReference"/>
                <w:rFonts w:ascii="Times New Roman" w:eastAsiaTheme="minorHAnsi" w:hAnsi="Times New Roman" w:cstheme="minorBidi"/>
                <w:color w:val="auto"/>
              </w:rPr>
              <w:commentReference w:id="1047"/>
            </w:r>
            <w:r w:rsidRPr="007425E1">
              <w:t>,</w:t>
            </w:r>
          </w:p>
          <w:p w14:paraId="2F4524E9" w14:textId="77777777" w:rsidR="00E35F1F" w:rsidRPr="007425E1" w:rsidRDefault="00E35F1F" w:rsidP="00E35F1F">
            <w:pPr>
              <w:pStyle w:val="EngHang"/>
            </w:pPr>
            <w:r w:rsidRPr="007425E1">
              <w:t>At the coming of the Lamb,</w:t>
            </w:r>
          </w:p>
          <w:p w14:paraId="0AA5D291" w14:textId="77777777" w:rsidR="00E35F1F" w:rsidRPr="007425E1" w:rsidRDefault="00E35F1F" w:rsidP="00E35F1F">
            <w:pPr>
              <w:pStyle w:val="EngHang"/>
            </w:pPr>
            <w:r w:rsidRPr="007425E1">
              <w:t>The Logos and ever-existing Son of the Father,</w:t>
            </w:r>
          </w:p>
          <w:p w14:paraId="168BC8F0" w14:textId="77777777" w:rsidR="00E35F1F" w:rsidRDefault="00E35F1F" w:rsidP="00E35F1F">
            <w:pPr>
              <w:pStyle w:val="EngHangEnd"/>
            </w:pPr>
            <w:r w:rsidRPr="007425E1">
              <w:t xml:space="preserve">To </w:t>
            </w:r>
            <w:commentRangeStart w:id="1048"/>
            <w:r>
              <w:t>save</w:t>
            </w:r>
            <w:r w:rsidRPr="007425E1">
              <w:t xml:space="preserve"> </w:t>
            </w:r>
            <w:commentRangeEnd w:id="1048"/>
            <w:r>
              <w:rPr>
                <w:rStyle w:val="CommentReference"/>
              </w:rPr>
              <w:commentReference w:id="1048"/>
            </w:r>
            <w:r w:rsidRPr="007425E1">
              <w:t>us from our sins.</w:t>
            </w:r>
          </w:p>
        </w:tc>
        <w:tc>
          <w:tcPr>
            <w:tcW w:w="288" w:type="dxa"/>
          </w:tcPr>
          <w:p w14:paraId="0BA864E0" w14:textId="77777777" w:rsidR="00E35F1F" w:rsidRDefault="00E35F1F" w:rsidP="00E35F1F"/>
        </w:tc>
        <w:tc>
          <w:tcPr>
            <w:tcW w:w="288" w:type="dxa"/>
          </w:tcPr>
          <w:p w14:paraId="56329601" w14:textId="77777777" w:rsidR="00E35F1F" w:rsidRDefault="00E35F1F" w:rsidP="00E35F1F">
            <w:pPr>
              <w:pStyle w:val="CopticCross"/>
            </w:pPr>
            <w:r w:rsidRPr="00FB5ACB">
              <w:t>¿</w:t>
            </w:r>
          </w:p>
        </w:tc>
        <w:tc>
          <w:tcPr>
            <w:tcW w:w="3960" w:type="dxa"/>
          </w:tcPr>
          <w:p w14:paraId="6DB179C7" w14:textId="77777777" w:rsidR="00E35F1F" w:rsidRDefault="00E35F1F" w:rsidP="00E35F1F">
            <w:pPr>
              <w:pStyle w:val="CopticVersemulti-line"/>
            </w:pPr>
            <w:r w:rsidRPr="00A57656">
              <w:t>Ⲡⲓⲡⲁⲣⲁⲇⲓⲥⲟⲥ ⲉ̀ϣ̀ⲗⲏⲗⲟⲩⲓ̀</w:t>
            </w:r>
          </w:p>
          <w:p w14:paraId="4C99CA31" w14:textId="77777777" w:rsidR="00E35F1F" w:rsidRDefault="00E35F1F" w:rsidP="00E35F1F">
            <w:pPr>
              <w:pStyle w:val="CopticVersemulti-line"/>
            </w:pPr>
            <w:r w:rsidRPr="00A57656">
              <w:t>ϫⲉ ⲁϥⲓ̀ ⲛ̀ϫⲉ ⲡⲓϩⲓⲏⲃ</w:t>
            </w:r>
          </w:p>
          <w:p w14:paraId="42EEA03A" w14:textId="77777777" w:rsidR="00E35F1F" w:rsidRDefault="00E35F1F" w:rsidP="00E35F1F">
            <w:pPr>
              <w:pStyle w:val="CopticVersemulti-line"/>
            </w:pPr>
            <w:r w:rsidRPr="00A57656">
              <w:t>ⲛ̀ⲗⲟⲅⲟⲥ ⲛ̀Ϣⲏⲣⲓ ⲛ̀ⲧⲉ Ⲫⲓⲱⲧ ⲉⲑⲙⲏⲛ ⲉ̀ⲃⲟⲗ ϣⲁ ⲉⲛⲉϩ</w:t>
            </w:r>
          </w:p>
          <w:p w14:paraId="5785B686" w14:textId="77777777" w:rsidR="00E35F1F" w:rsidRDefault="00E35F1F" w:rsidP="00E35F1F">
            <w:pPr>
              <w:pStyle w:val="CopticVerse"/>
            </w:pPr>
            <w:r w:rsidRPr="00A57656">
              <w:t>ⲁϥⲓ̀ ⲁϥⲥⲟⲧⲧⲉⲛ ϧⲉⲛ ⲛⲉⲛⲛⲟⲃⲓ</w:t>
            </w:r>
          </w:p>
        </w:tc>
      </w:tr>
      <w:tr w:rsidR="00E35F1F" w14:paraId="5A44E982" w14:textId="77777777" w:rsidTr="00E35F1F">
        <w:trPr>
          <w:cantSplit/>
          <w:jc w:val="center"/>
        </w:trPr>
        <w:tc>
          <w:tcPr>
            <w:tcW w:w="288" w:type="dxa"/>
          </w:tcPr>
          <w:p w14:paraId="126EDFDF" w14:textId="77777777" w:rsidR="00E35F1F" w:rsidRDefault="00E35F1F" w:rsidP="00E35F1F">
            <w:pPr>
              <w:pStyle w:val="CopticCross"/>
            </w:pPr>
          </w:p>
        </w:tc>
        <w:tc>
          <w:tcPr>
            <w:tcW w:w="3960" w:type="dxa"/>
          </w:tcPr>
          <w:p w14:paraId="71B59997"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ED23827"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1C12B93"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4F5B60F1" w14:textId="2AB1867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FA2CC99" w14:textId="77777777" w:rsidR="00E35F1F" w:rsidRDefault="00E35F1F" w:rsidP="00E35F1F"/>
        </w:tc>
        <w:tc>
          <w:tcPr>
            <w:tcW w:w="288" w:type="dxa"/>
          </w:tcPr>
          <w:p w14:paraId="238FFBA0" w14:textId="77777777" w:rsidR="00E35F1F" w:rsidRDefault="00E35F1F" w:rsidP="00E35F1F">
            <w:pPr>
              <w:pStyle w:val="CopticCross"/>
            </w:pPr>
          </w:p>
        </w:tc>
        <w:tc>
          <w:tcPr>
            <w:tcW w:w="3960" w:type="dxa"/>
          </w:tcPr>
          <w:p w14:paraId="65B4EE48" w14:textId="77777777" w:rsidR="00E35F1F" w:rsidRDefault="00E35F1F" w:rsidP="00E35F1F">
            <w:pPr>
              <w:pStyle w:val="CopticVersemulti-line"/>
            </w:pPr>
            <w:r w:rsidRPr="005F7A68">
              <w:t>Ⲭⲉⲣⲉ ⲑⲏⲉⲑⲙⲉϩ ⲛ̀ϩ̀ⲙⲟⲧ</w:t>
            </w:r>
          </w:p>
          <w:p w14:paraId="69263318" w14:textId="77777777" w:rsidR="00E35F1F" w:rsidRDefault="00E35F1F" w:rsidP="00E35F1F">
            <w:pPr>
              <w:pStyle w:val="CopticVersemulti-line"/>
            </w:pPr>
            <w:r w:rsidRPr="005F7A68">
              <w:t>ⲭⲉⲣⲉ ⲑⲏⲉⲧⲁⲥϫⲉⲙ ϩ̀ⲙⲟⲧ</w:t>
            </w:r>
          </w:p>
          <w:p w14:paraId="798311FB" w14:textId="77777777" w:rsidR="00E35F1F" w:rsidRDefault="00E35F1F" w:rsidP="00E35F1F">
            <w:pPr>
              <w:pStyle w:val="CopticVersemulti-line"/>
            </w:pPr>
            <w:r w:rsidRPr="005F7A68">
              <w:t>ⲭⲉⲣⲉ ⲑⲏⲉⲧⲁⲥⲙⲉⲥ Ⲡⲭ̅ⲥ</w:t>
            </w:r>
          </w:p>
          <w:p w14:paraId="3455CA76" w14:textId="77777777" w:rsidR="00E35F1F" w:rsidRDefault="00E35F1F" w:rsidP="00E35F1F">
            <w:pPr>
              <w:pStyle w:val="CopticVersemulti-line"/>
            </w:pPr>
            <w:r w:rsidRPr="005F7A68">
              <w:t>ⲟⲩⲟϩ Ⲡⲟ̅ⲥ̅ ϣⲟⲡ ⲛⲉⲙⲉ</w:t>
            </w:r>
          </w:p>
        </w:tc>
      </w:tr>
    </w:tbl>
    <w:p w14:paraId="20BEF57F" w14:textId="77777777" w:rsidR="00E35F1F" w:rsidRDefault="00E35F1F" w:rsidP="00E35F1F">
      <w:pPr>
        <w:pStyle w:val="Heading6"/>
      </w:pPr>
      <w:bookmarkStart w:id="1049" w:name="_Toc298681349"/>
      <w:r>
        <w:t>Part Seven</w:t>
      </w:r>
      <w:bookmarkEnd w:id="10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7F9B6939" w14:textId="77777777" w:rsidTr="00E35F1F">
        <w:trPr>
          <w:cantSplit/>
          <w:jc w:val="center"/>
        </w:trPr>
        <w:tc>
          <w:tcPr>
            <w:tcW w:w="288" w:type="dxa"/>
          </w:tcPr>
          <w:p w14:paraId="58DCD7BC" w14:textId="77777777" w:rsidR="00E35F1F" w:rsidRDefault="00E35F1F" w:rsidP="00E35F1F">
            <w:pPr>
              <w:pStyle w:val="CopticCross"/>
            </w:pPr>
            <w:r w:rsidRPr="00FB5ACB">
              <w:t>¿</w:t>
            </w:r>
          </w:p>
        </w:tc>
        <w:tc>
          <w:tcPr>
            <w:tcW w:w="3960" w:type="dxa"/>
          </w:tcPr>
          <w:p w14:paraId="2B4D35E5" w14:textId="77777777" w:rsidR="00E35F1F" w:rsidRPr="007425E1" w:rsidRDefault="00E35F1F" w:rsidP="00E35F1F">
            <w:pPr>
              <w:pStyle w:val="EngHang"/>
            </w:pPr>
            <w:r w:rsidRPr="007425E1">
              <w:t xml:space="preserve">You are called the Mother of God, </w:t>
            </w:r>
          </w:p>
          <w:p w14:paraId="4C194990" w14:textId="77777777" w:rsidR="00E35F1F" w:rsidRPr="007425E1" w:rsidRDefault="00E35F1F" w:rsidP="00E35F1F">
            <w:pPr>
              <w:pStyle w:val="EngHang"/>
            </w:pPr>
            <w:r w:rsidRPr="007425E1">
              <w:t>The true King,</w:t>
            </w:r>
          </w:p>
          <w:p w14:paraId="0127FC12" w14:textId="77777777" w:rsidR="00E35F1F" w:rsidRPr="007425E1" w:rsidRDefault="00E35F1F" w:rsidP="00E35F1F">
            <w:pPr>
              <w:pStyle w:val="EngHang"/>
            </w:pPr>
            <w:r w:rsidRPr="007425E1">
              <w:t>After giving birth to Him,</w:t>
            </w:r>
          </w:p>
          <w:p w14:paraId="75FE0172" w14:textId="77777777" w:rsidR="00E35F1F" w:rsidRDefault="00E35F1F" w:rsidP="00E35F1F">
            <w:pPr>
              <w:pStyle w:val="EngHangEnd"/>
            </w:pPr>
            <w:commentRangeStart w:id="1050"/>
            <w:r>
              <w:t>Paradoxically</w:t>
            </w:r>
            <w:commentRangeEnd w:id="1050"/>
            <w:r>
              <w:rPr>
                <w:rStyle w:val="CommentReference"/>
                <w:rFonts w:ascii="Times New Roman" w:eastAsiaTheme="minorHAnsi" w:hAnsi="Times New Roman" w:cstheme="minorBidi"/>
                <w:color w:val="auto"/>
              </w:rPr>
              <w:commentReference w:id="1050"/>
            </w:r>
            <w:r w:rsidRPr="007425E1">
              <w:t>, you remained a Virgin,</w:t>
            </w:r>
          </w:p>
        </w:tc>
        <w:tc>
          <w:tcPr>
            <w:tcW w:w="288" w:type="dxa"/>
          </w:tcPr>
          <w:p w14:paraId="2C8A7A7D" w14:textId="77777777" w:rsidR="00E35F1F" w:rsidRDefault="00E35F1F" w:rsidP="00E35F1F"/>
        </w:tc>
        <w:tc>
          <w:tcPr>
            <w:tcW w:w="288" w:type="dxa"/>
          </w:tcPr>
          <w:p w14:paraId="5789C707" w14:textId="77777777" w:rsidR="00E35F1F" w:rsidRDefault="00E35F1F" w:rsidP="00E35F1F">
            <w:pPr>
              <w:pStyle w:val="CopticCross"/>
            </w:pPr>
            <w:r w:rsidRPr="00FB5ACB">
              <w:t>¿</w:t>
            </w:r>
          </w:p>
        </w:tc>
        <w:tc>
          <w:tcPr>
            <w:tcW w:w="3960" w:type="dxa"/>
          </w:tcPr>
          <w:p w14:paraId="5BA54B88" w14:textId="77777777" w:rsidR="00E35F1F" w:rsidRDefault="00E35F1F" w:rsidP="00E35F1F">
            <w:pPr>
              <w:pStyle w:val="CopticVersemulti-line"/>
            </w:pPr>
            <w:r w:rsidRPr="00A57656">
              <w:t>Ⲁⲩⲙⲟⲩ</w:t>
            </w:r>
            <w:r w:rsidRPr="00A57656">
              <w:rPr>
                <w:rFonts w:ascii="Times New Roman" w:hAnsi="Times New Roman" w:cs="Times New Roman"/>
              </w:rPr>
              <w:t>ϯ</w:t>
            </w:r>
            <w:r w:rsidRPr="00A57656">
              <w:t xml:space="preserve"> ⲉ</w:t>
            </w:r>
            <w:r w:rsidRPr="00A57656">
              <w:rPr>
                <w:rFonts w:ascii="Times New Roman" w:hAnsi="Times New Roman" w:cs="Times New Roman"/>
              </w:rPr>
              <w:t>̀</w:t>
            </w:r>
            <w:r w:rsidRPr="00A57656">
              <w:t xml:space="preserve">ⲣⲟ </w:t>
            </w:r>
            <w:r w:rsidRPr="00A57656">
              <w:rPr>
                <w:rFonts w:ascii="Times New Roman" w:hAnsi="Times New Roman" w:cs="Times New Roman"/>
              </w:rPr>
              <w:t>ϫ</w:t>
            </w:r>
            <w:r w:rsidRPr="00A57656">
              <w:t>ⲉ ⲑ</w:t>
            </w:r>
            <w:r w:rsidRPr="00A57656">
              <w:rPr>
                <w:rFonts w:ascii="Times New Roman" w:hAnsi="Times New Roman" w:cs="Times New Roman"/>
              </w:rPr>
              <w:t>̀</w:t>
            </w:r>
            <w:r w:rsidRPr="00A57656">
              <w:t>ⲙⲁⲩ ⲙ</w:t>
            </w:r>
            <w:r w:rsidRPr="00A57656">
              <w:rPr>
                <w:rFonts w:ascii="Times New Roman" w:hAnsi="Times New Roman" w:cs="Times New Roman"/>
              </w:rPr>
              <w:t>̀</w:t>
            </w:r>
            <w:r w:rsidRPr="00A57656">
              <w:t>ⲫ</w:t>
            </w:r>
            <w:r w:rsidRPr="00A57656">
              <w:rPr>
                <w:rFonts w:ascii="Times New Roman" w:hAnsi="Times New Roman" w:cs="Times New Roman"/>
              </w:rPr>
              <w:t>̀ϯ</w:t>
            </w:r>
          </w:p>
          <w:p w14:paraId="6F4F8123" w14:textId="77777777" w:rsidR="00E35F1F" w:rsidRDefault="00E35F1F" w:rsidP="00E35F1F">
            <w:pPr>
              <w:pStyle w:val="CopticVersemulti-line"/>
              <w:rPr>
                <w:rFonts w:ascii="Times New Roman" w:hAnsi="Times New Roman" w:cs="Times New Roman"/>
              </w:rPr>
            </w:pPr>
            <w:r w:rsidRPr="00A57656">
              <w:t>ⲡⲓⲟⲩⲣⲟ ⲙ</w:t>
            </w:r>
            <w:r w:rsidRPr="00A57656">
              <w:rPr>
                <w:rFonts w:ascii="Times New Roman" w:hAnsi="Times New Roman" w:cs="Times New Roman"/>
              </w:rPr>
              <w:t>̀</w:t>
            </w:r>
            <w:r w:rsidRPr="00A57656">
              <w:t>ⲙⲏⲓ ⲙⲉⲛⲉⲛⲥⲁ ⲑ</w:t>
            </w:r>
            <w:r w:rsidRPr="00A57656">
              <w:rPr>
                <w:rFonts w:ascii="Times New Roman" w:hAnsi="Times New Roman" w:cs="Times New Roman"/>
              </w:rPr>
              <w:t>̀</w:t>
            </w:r>
            <w:r w:rsidRPr="00A57656">
              <w:t>ⲣⲉⲙⲁⲥ</w:t>
            </w:r>
            <w:r w:rsidRPr="00A57656">
              <w:rPr>
                <w:rFonts w:ascii="Times New Roman" w:hAnsi="Times New Roman" w:cs="Times New Roman"/>
              </w:rPr>
              <w:t>ϥ</w:t>
            </w:r>
          </w:p>
          <w:p w14:paraId="581A08A9" w14:textId="77777777" w:rsidR="00E35F1F" w:rsidRDefault="00E35F1F" w:rsidP="00E35F1F">
            <w:pPr>
              <w:pStyle w:val="CopticVersemulti-line"/>
              <w:ind w:left="0" w:firstLine="0"/>
            </w:pPr>
            <w:r w:rsidRPr="00A57656">
              <w:t>ⲁ</w:t>
            </w:r>
            <w:r w:rsidRPr="00A57656">
              <w:rPr>
                <w:rFonts w:ascii="Times New Roman" w:hAnsi="Times New Roman" w:cs="Times New Roman"/>
              </w:rPr>
              <w:t>̀</w:t>
            </w:r>
            <w:r w:rsidRPr="00A57656">
              <w:t>ⲣⲉⲟ</w:t>
            </w:r>
            <w:r w:rsidRPr="00A57656">
              <w:rPr>
                <w:rFonts w:ascii="Times New Roman" w:hAnsi="Times New Roman" w:cs="Times New Roman"/>
              </w:rPr>
              <w:t>̀ϩ</w:t>
            </w:r>
            <w:r w:rsidRPr="00A57656">
              <w:t>ⲓ ⲉ</w:t>
            </w:r>
            <w:r w:rsidRPr="00A57656">
              <w:rPr>
                <w:rFonts w:ascii="Times New Roman" w:hAnsi="Times New Roman" w:cs="Times New Roman"/>
              </w:rPr>
              <w:t>̀</w:t>
            </w:r>
            <w:r w:rsidRPr="00A57656">
              <w:t>ⲣⲉⲟⲓ ⲙ</w:t>
            </w:r>
            <w:r w:rsidRPr="00A57656">
              <w:rPr>
                <w:rFonts w:ascii="Times New Roman" w:hAnsi="Times New Roman" w:cs="Times New Roman"/>
              </w:rPr>
              <w:t>̀</w:t>
            </w:r>
            <w:r w:rsidRPr="00A57656">
              <w:t>ⲡⲁⲣⲑⲉⲛⲟⲥ</w:t>
            </w:r>
          </w:p>
          <w:p w14:paraId="79CB196D" w14:textId="77777777" w:rsidR="00E35F1F" w:rsidRDefault="00E35F1F" w:rsidP="00E35F1F">
            <w:pPr>
              <w:pStyle w:val="CopticVerse"/>
            </w:pP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ⲱⲃ ⲙ</w:t>
            </w:r>
            <w:r w:rsidRPr="00A57656">
              <w:rPr>
                <w:rFonts w:ascii="Times New Roman" w:hAnsi="Times New Roman" w:cs="Times New Roman"/>
              </w:rPr>
              <w:t>̀</w:t>
            </w:r>
            <w:r w:rsidRPr="00A57656">
              <w:t>ⲡⲁⲣⲁⲇⲟⲝⲟⲛ</w:t>
            </w:r>
          </w:p>
        </w:tc>
      </w:tr>
      <w:tr w:rsidR="00E35F1F" w14:paraId="4C263126" w14:textId="77777777" w:rsidTr="00E35F1F">
        <w:trPr>
          <w:cantSplit/>
          <w:jc w:val="center"/>
        </w:trPr>
        <w:tc>
          <w:tcPr>
            <w:tcW w:w="288" w:type="dxa"/>
          </w:tcPr>
          <w:p w14:paraId="0820AF04" w14:textId="77777777" w:rsidR="00E35F1F" w:rsidRDefault="00E35F1F" w:rsidP="00E35F1F">
            <w:pPr>
              <w:pStyle w:val="CopticCross"/>
            </w:pPr>
          </w:p>
        </w:tc>
        <w:tc>
          <w:tcPr>
            <w:tcW w:w="3960" w:type="dxa"/>
          </w:tcPr>
          <w:p w14:paraId="68E6D0F1" w14:textId="77777777" w:rsidR="00E35F1F" w:rsidRPr="007425E1" w:rsidRDefault="00E35F1F" w:rsidP="00E35F1F">
            <w:pPr>
              <w:pStyle w:val="EngHang"/>
            </w:pPr>
            <w:r w:rsidRPr="007425E1">
              <w:t>Emmanuel Whom you brought forth,</w:t>
            </w:r>
          </w:p>
          <w:p w14:paraId="79EA98FF" w14:textId="77777777" w:rsidR="00E35F1F" w:rsidRPr="007425E1" w:rsidRDefault="00E35F1F" w:rsidP="00E35F1F">
            <w:pPr>
              <w:pStyle w:val="EngHang"/>
            </w:pPr>
            <w:r w:rsidRPr="007425E1">
              <w:t>Has therefore kept you,</w:t>
            </w:r>
          </w:p>
          <w:p w14:paraId="37FC5A9C" w14:textId="77777777" w:rsidR="00E35F1F" w:rsidRPr="007425E1" w:rsidRDefault="00E35F1F" w:rsidP="00E35F1F">
            <w:pPr>
              <w:pStyle w:val="EngHang"/>
            </w:pPr>
            <w:r w:rsidRPr="007425E1">
              <w:t>In incorruption,</w:t>
            </w:r>
          </w:p>
          <w:p w14:paraId="672CE2C5" w14:textId="77777777" w:rsidR="00E35F1F" w:rsidRDefault="00E35F1F" w:rsidP="00E35F1F">
            <w:pPr>
              <w:pStyle w:val="EngHangEnd"/>
            </w:pPr>
            <w:r w:rsidRPr="007425E1">
              <w:t xml:space="preserve">And your virginity </w:t>
            </w:r>
            <w:commentRangeStart w:id="1051"/>
            <w:r>
              <w:t xml:space="preserve">is </w:t>
            </w:r>
            <w:commentRangeEnd w:id="1051"/>
            <w:r>
              <w:rPr>
                <w:rStyle w:val="CommentReference"/>
                <w:rFonts w:ascii="Times New Roman" w:eastAsiaTheme="minorHAnsi" w:hAnsi="Times New Roman" w:cstheme="minorBidi"/>
                <w:color w:val="auto"/>
              </w:rPr>
              <w:commentReference w:id="1051"/>
            </w:r>
            <w:r w:rsidRPr="007425E1">
              <w:t>sealed.</w:t>
            </w:r>
          </w:p>
        </w:tc>
        <w:tc>
          <w:tcPr>
            <w:tcW w:w="288" w:type="dxa"/>
          </w:tcPr>
          <w:p w14:paraId="40048013" w14:textId="77777777" w:rsidR="00E35F1F" w:rsidRDefault="00E35F1F" w:rsidP="00E35F1F"/>
        </w:tc>
        <w:tc>
          <w:tcPr>
            <w:tcW w:w="288" w:type="dxa"/>
          </w:tcPr>
          <w:p w14:paraId="07B230F2" w14:textId="77777777" w:rsidR="00E35F1F" w:rsidRDefault="00E35F1F" w:rsidP="00E35F1F">
            <w:pPr>
              <w:pStyle w:val="CopticCross"/>
            </w:pPr>
          </w:p>
        </w:tc>
        <w:tc>
          <w:tcPr>
            <w:tcW w:w="3960" w:type="dxa"/>
          </w:tcPr>
          <w:p w14:paraId="5A0C77CC" w14:textId="77777777" w:rsidR="00E35F1F" w:rsidRDefault="00E35F1F" w:rsidP="00E35F1F">
            <w:pPr>
              <w:pStyle w:val="CopticVersemulti-line"/>
            </w:pPr>
            <w:r w:rsidRPr="00A57656">
              <w:t>Ⲉⲙⲙⲁⲛⲟⲩⲏⲗ ⲫⲏⲉ̀ⲧⲁⲣⲉϫ̀ⲫⲟϥ</w:t>
            </w:r>
          </w:p>
          <w:p w14:paraId="2B5CBCAE" w14:textId="77777777" w:rsidR="00E35F1F" w:rsidRDefault="00E35F1F" w:rsidP="00E35F1F">
            <w:pPr>
              <w:pStyle w:val="CopticVersemulti-line"/>
            </w:pPr>
            <w:r w:rsidRPr="00A57656">
              <w:t>ⲉⲑⲃⲉ ⲫⲁⲓ ⲁϥⲁ̀ⲣⲉϩ ⲉ̀ⲣⲟ</w:t>
            </w:r>
          </w:p>
          <w:p w14:paraId="1FBF2472" w14:textId="77777777" w:rsidR="00E35F1F" w:rsidRDefault="00E35F1F" w:rsidP="00E35F1F">
            <w:pPr>
              <w:pStyle w:val="CopticVersemulti-line"/>
            </w:pPr>
            <w:r w:rsidRPr="00A57656">
              <w:t>ⲉ̀ⲣⲉⲟⲓ ⲛ̀ⲁⲧⲧⲁⲕⲟ</w:t>
            </w:r>
          </w:p>
          <w:p w14:paraId="02E5FCF7" w14:textId="77777777" w:rsidR="00E35F1F" w:rsidRDefault="00E35F1F" w:rsidP="00E35F1F">
            <w:pPr>
              <w:pStyle w:val="CopticVerse"/>
            </w:pPr>
            <w:r w:rsidRPr="00A57656">
              <w:t>ⲉⲥⲧⲟⲃ ⲛ̀ϫⲉ ⲧⲉⲡⲁⲣⲑⲉⲛⲓⲁ̀</w:t>
            </w:r>
          </w:p>
        </w:tc>
      </w:tr>
      <w:tr w:rsidR="00E35F1F" w14:paraId="2793FC1C" w14:textId="77777777" w:rsidTr="00E35F1F">
        <w:trPr>
          <w:cantSplit/>
          <w:jc w:val="center"/>
        </w:trPr>
        <w:tc>
          <w:tcPr>
            <w:tcW w:w="288" w:type="dxa"/>
          </w:tcPr>
          <w:p w14:paraId="70385918" w14:textId="77777777" w:rsidR="00E35F1F" w:rsidRDefault="00E35F1F" w:rsidP="00E35F1F">
            <w:pPr>
              <w:pStyle w:val="CopticCross"/>
            </w:pPr>
            <w:r w:rsidRPr="00FB5ACB">
              <w:t>¿</w:t>
            </w:r>
          </w:p>
        </w:tc>
        <w:tc>
          <w:tcPr>
            <w:tcW w:w="3960" w:type="dxa"/>
          </w:tcPr>
          <w:p w14:paraId="296CEE36"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52FB43CA"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0C6482B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3AEB4C2" w14:textId="06F844C9"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7059652E" w14:textId="77777777" w:rsidR="00E35F1F" w:rsidRDefault="00E35F1F" w:rsidP="00E35F1F"/>
        </w:tc>
        <w:tc>
          <w:tcPr>
            <w:tcW w:w="288" w:type="dxa"/>
          </w:tcPr>
          <w:p w14:paraId="308B910B" w14:textId="77777777" w:rsidR="00E35F1F" w:rsidRDefault="00E35F1F" w:rsidP="00E35F1F">
            <w:pPr>
              <w:pStyle w:val="CopticCross"/>
            </w:pPr>
            <w:r w:rsidRPr="00FB5ACB">
              <w:t>¿</w:t>
            </w:r>
          </w:p>
        </w:tc>
        <w:tc>
          <w:tcPr>
            <w:tcW w:w="3960" w:type="dxa"/>
          </w:tcPr>
          <w:p w14:paraId="75482C3C" w14:textId="77777777" w:rsidR="00E35F1F" w:rsidRDefault="00E35F1F" w:rsidP="00E35F1F">
            <w:pPr>
              <w:pStyle w:val="CopticVersemulti-line"/>
            </w:pPr>
            <w:r w:rsidRPr="005F7A68">
              <w:t>Ⲭⲉⲣⲉ ⲑⲏⲉⲑⲙⲉϩ ⲛ̀ϩ̀ⲙⲟⲧ</w:t>
            </w:r>
          </w:p>
          <w:p w14:paraId="6CD5E072" w14:textId="77777777" w:rsidR="00E35F1F" w:rsidRDefault="00E35F1F" w:rsidP="00E35F1F">
            <w:pPr>
              <w:pStyle w:val="CopticVersemulti-line"/>
            </w:pPr>
            <w:r w:rsidRPr="005F7A68">
              <w:t>ⲭⲉⲣⲉ ⲑⲏⲉⲧⲁⲥϫⲉⲙ ϩ̀ⲙⲟⲧ</w:t>
            </w:r>
          </w:p>
          <w:p w14:paraId="64106FEC" w14:textId="77777777" w:rsidR="00E35F1F" w:rsidRDefault="00E35F1F" w:rsidP="00E35F1F">
            <w:pPr>
              <w:pStyle w:val="CopticVersemulti-line"/>
            </w:pPr>
            <w:r w:rsidRPr="005F7A68">
              <w:t>ⲭⲉⲣⲉ ⲑⲏⲉⲧⲁⲥⲙⲉⲥ Ⲡⲭ̅ⲥ</w:t>
            </w:r>
          </w:p>
          <w:p w14:paraId="65A289F9" w14:textId="77777777" w:rsidR="00E35F1F" w:rsidRDefault="00E35F1F" w:rsidP="00E35F1F">
            <w:pPr>
              <w:pStyle w:val="CopticVersemulti-line"/>
            </w:pPr>
            <w:r w:rsidRPr="005F7A68">
              <w:t>ⲟⲩⲟϩ Ⲡⲟ̅ⲥ̅ ϣⲟⲡ ⲛⲉⲙⲉ</w:t>
            </w:r>
          </w:p>
        </w:tc>
      </w:tr>
    </w:tbl>
    <w:p w14:paraId="733B922A" w14:textId="77777777" w:rsidR="00E35F1F" w:rsidRDefault="00E35F1F" w:rsidP="00E35F1F">
      <w:pPr>
        <w:pStyle w:val="Heading6"/>
      </w:pPr>
      <w:bookmarkStart w:id="1052" w:name="_Toc298681350"/>
      <w:r>
        <w:t>Part Eight</w:t>
      </w:r>
      <w:bookmarkEnd w:id="10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561CDE89" w14:textId="77777777" w:rsidTr="00E35F1F">
        <w:trPr>
          <w:cantSplit/>
          <w:jc w:val="center"/>
        </w:trPr>
        <w:tc>
          <w:tcPr>
            <w:tcW w:w="288" w:type="dxa"/>
          </w:tcPr>
          <w:p w14:paraId="4F6346D9" w14:textId="77777777" w:rsidR="00E35F1F" w:rsidRDefault="00E35F1F" w:rsidP="00E35F1F">
            <w:pPr>
              <w:pStyle w:val="CopticCross"/>
            </w:pPr>
          </w:p>
        </w:tc>
        <w:tc>
          <w:tcPr>
            <w:tcW w:w="3960" w:type="dxa"/>
          </w:tcPr>
          <w:p w14:paraId="2EA1DAC2" w14:textId="77777777" w:rsidR="00E35F1F" w:rsidRPr="007425E1" w:rsidRDefault="00E35F1F" w:rsidP="00E35F1F">
            <w:pPr>
              <w:pStyle w:val="EngHang"/>
            </w:pPr>
            <w:r w:rsidRPr="007425E1">
              <w:t>You were likened to the ladder,</w:t>
            </w:r>
          </w:p>
          <w:p w14:paraId="12521BD9" w14:textId="77777777" w:rsidR="00E35F1F" w:rsidRPr="007425E1" w:rsidRDefault="00E35F1F" w:rsidP="00E35F1F">
            <w:pPr>
              <w:pStyle w:val="EngHang"/>
            </w:pPr>
            <w:r w:rsidRPr="007425E1">
              <w:t>That Jacob saw with fear,</w:t>
            </w:r>
          </w:p>
          <w:p w14:paraId="7302FF5D" w14:textId="77777777" w:rsidR="00E35F1F" w:rsidRPr="007425E1" w:rsidRDefault="00E35F1F" w:rsidP="00E35F1F">
            <w:pPr>
              <w:pStyle w:val="EngHang"/>
            </w:pPr>
            <w:r w:rsidRPr="007425E1">
              <w:t>Reaching up to heaven,</w:t>
            </w:r>
          </w:p>
          <w:p w14:paraId="550B8114" w14:textId="77777777" w:rsidR="00E35F1F" w:rsidRDefault="00E35F1F" w:rsidP="00E35F1F">
            <w:pPr>
              <w:pStyle w:val="EngHangEnd"/>
            </w:pPr>
            <w:r>
              <w:t>With t</w:t>
            </w:r>
            <w:r w:rsidRPr="007425E1">
              <w:t>he Lord at its peak.</w:t>
            </w:r>
          </w:p>
        </w:tc>
        <w:tc>
          <w:tcPr>
            <w:tcW w:w="288" w:type="dxa"/>
          </w:tcPr>
          <w:p w14:paraId="3563C47E" w14:textId="77777777" w:rsidR="00E35F1F" w:rsidRDefault="00E35F1F" w:rsidP="00E35F1F"/>
        </w:tc>
        <w:tc>
          <w:tcPr>
            <w:tcW w:w="288" w:type="dxa"/>
          </w:tcPr>
          <w:p w14:paraId="4F75E2A6" w14:textId="77777777" w:rsidR="00E35F1F" w:rsidRDefault="00E35F1F" w:rsidP="00E35F1F">
            <w:pPr>
              <w:pStyle w:val="CopticCross"/>
            </w:pPr>
          </w:p>
        </w:tc>
        <w:tc>
          <w:tcPr>
            <w:tcW w:w="3960" w:type="dxa"/>
          </w:tcPr>
          <w:p w14:paraId="7884E214" w14:textId="77777777" w:rsidR="00E35F1F" w:rsidRDefault="00E35F1F" w:rsidP="00E35F1F">
            <w:pPr>
              <w:pStyle w:val="CopticVersemulti-line"/>
            </w:pPr>
            <w:r w:rsidRPr="00A57656">
              <w:t>Ⲁⲣⲉⲧⲉⲛⲑⲱⲛ</w:t>
            </w:r>
            <w:r w:rsidRPr="00A57656">
              <w:rPr>
                <w:rFonts w:ascii="Times New Roman" w:hAnsi="Times New Roman" w:cs="Times New Roman"/>
              </w:rPr>
              <w:t>ϯ</w:t>
            </w:r>
            <w:r w:rsidRPr="00A57656">
              <w:t xml:space="preserve"> ⲉ</w:t>
            </w:r>
            <w:r w:rsidRPr="00A57656">
              <w:rPr>
                <w:rFonts w:ascii="Times New Roman" w:hAnsi="Times New Roman" w:cs="Times New Roman"/>
              </w:rPr>
              <w:t>̀ϯ</w:t>
            </w:r>
            <w:r w:rsidRPr="00A57656">
              <w:t>ⲙⲟⲩⲕⲓ</w:t>
            </w:r>
          </w:p>
          <w:p w14:paraId="1CE20910" w14:textId="77777777" w:rsidR="00E35F1F" w:rsidRDefault="00E35F1F" w:rsidP="00E35F1F">
            <w:pPr>
              <w:pStyle w:val="CopticVersemulti-line"/>
            </w:pPr>
            <w:r w:rsidRPr="00A57656">
              <w:t>ⲑⲏⲉ</w:t>
            </w:r>
            <w:r w:rsidRPr="00A57656">
              <w:rPr>
                <w:rFonts w:ascii="Times New Roman" w:hAnsi="Times New Roman" w:cs="Times New Roman"/>
              </w:rPr>
              <w:t>̀</w:t>
            </w:r>
            <w:r w:rsidRPr="00A57656">
              <w:t>ⲧⲁ Ⲓⲁⲕⲱⲃ ⲛⲁⲩ ⲉ</w:t>
            </w:r>
            <w:r w:rsidRPr="00A57656">
              <w:rPr>
                <w:rFonts w:ascii="Times New Roman" w:hAnsi="Times New Roman" w:cs="Times New Roman"/>
              </w:rPr>
              <w:t>̀</w:t>
            </w:r>
            <w:r w:rsidRPr="00A57656">
              <w:t>ⲣⲟⲥ</w:t>
            </w:r>
          </w:p>
          <w:p w14:paraId="26825E97" w14:textId="77777777" w:rsidR="00E35F1F" w:rsidRDefault="00E35F1F" w:rsidP="00E35F1F">
            <w:pPr>
              <w:pStyle w:val="CopticVersemulti-line"/>
            </w:pPr>
            <w:r w:rsidRPr="00A57656">
              <w:t>ⲉⲥ</w:t>
            </w:r>
            <w:r w:rsidRPr="00A57656">
              <w:rPr>
                <w:rFonts w:ascii="Times New Roman" w:hAnsi="Times New Roman" w:cs="Times New Roman"/>
              </w:rPr>
              <w:t>ϭ</w:t>
            </w:r>
            <w:r w:rsidRPr="00A57656">
              <w:t xml:space="preserve">ⲟⲥⲓ </w:t>
            </w:r>
            <w:r w:rsidRPr="00A57656">
              <w:rPr>
                <w:rFonts w:ascii="Times New Roman" w:hAnsi="Times New Roman" w:cs="Times New Roman"/>
              </w:rPr>
              <w:t>ϣ</w:t>
            </w:r>
            <w:r w:rsidRPr="00A57656">
              <w:t>ⲁ ⲉ</w:t>
            </w:r>
            <w:r w:rsidRPr="00A57656">
              <w:rPr>
                <w:rFonts w:ascii="Times New Roman" w:hAnsi="Times New Roman" w:cs="Times New Roman"/>
              </w:rPr>
              <w:t>̀ϩ̀</w:t>
            </w:r>
            <w:r w:rsidRPr="00A57656">
              <w:t>ⲣⲏⲓ ⲉ</w:t>
            </w:r>
            <w:r w:rsidRPr="00A57656">
              <w:rPr>
                <w:rFonts w:ascii="Times New Roman" w:hAnsi="Times New Roman" w:cs="Times New Roman"/>
              </w:rPr>
              <w:t>̀</w:t>
            </w:r>
            <w:r w:rsidRPr="00A57656">
              <w:t>ⲧ</w:t>
            </w:r>
            <w:r w:rsidRPr="00A57656">
              <w:rPr>
                <w:rFonts w:ascii="Times New Roman" w:hAnsi="Times New Roman" w:cs="Times New Roman"/>
              </w:rPr>
              <w:t>̀</w:t>
            </w:r>
            <w:r w:rsidRPr="00A57656">
              <w:t>ⲫⲉ</w:t>
            </w:r>
          </w:p>
          <w:p w14:paraId="72738E09" w14:textId="77777777" w:rsidR="00E35F1F" w:rsidRDefault="00E35F1F" w:rsidP="00E35F1F">
            <w:pPr>
              <w:pStyle w:val="CopticVerse"/>
            </w:pPr>
            <w:r w:rsidRPr="00A57656">
              <w:t>ⲉ</w:t>
            </w:r>
            <w:r w:rsidRPr="00A57656">
              <w:rPr>
                <w:rFonts w:ascii="Times New Roman" w:hAnsi="Times New Roman" w:cs="Times New Roman"/>
              </w:rPr>
              <w:t>̀</w:t>
            </w:r>
            <w:r w:rsidRPr="00A57656">
              <w:t>ⲣⲉ Ⲡⲟ</w:t>
            </w:r>
            <w:r w:rsidRPr="00A57656">
              <w:rPr>
                <w:rFonts w:ascii="Times New Roman" w:hAnsi="Times New Roman" w:cs="Times New Roman"/>
              </w:rPr>
              <w:t>̅</w:t>
            </w:r>
            <w:r w:rsidRPr="00A57656">
              <w:t>ⲥ</w:t>
            </w:r>
            <w:r w:rsidRPr="00A57656">
              <w:rPr>
                <w:rFonts w:ascii="Times New Roman" w:hAnsi="Times New Roman" w:cs="Times New Roman"/>
              </w:rPr>
              <w:t>̅</w:t>
            </w:r>
            <w:r w:rsidRPr="00A57656">
              <w:t xml:space="preserve"> </w:t>
            </w:r>
            <w:r w:rsidRPr="00A57656">
              <w:rPr>
                <w:rFonts w:ascii="Times New Roman" w:hAnsi="Times New Roman" w:cs="Times New Roman"/>
              </w:rPr>
              <w:t>ϩ</w:t>
            </w:r>
            <w:r w:rsidRPr="00A57656">
              <w:t>ⲓ</w:t>
            </w:r>
            <w:r w:rsidRPr="00A57656">
              <w:rPr>
                <w:rFonts w:ascii="Times New Roman" w:hAnsi="Times New Roman" w:cs="Times New Roman"/>
              </w:rPr>
              <w:t>ϫ</w:t>
            </w:r>
            <w:r w:rsidRPr="00A57656">
              <w:t xml:space="preserve">ⲱⲥ </w:t>
            </w:r>
            <w:r w:rsidRPr="00A57656">
              <w:rPr>
                <w:rFonts w:ascii="Times New Roman" w:hAnsi="Times New Roman" w:cs="Times New Roman"/>
              </w:rPr>
              <w:t>ϧ</w:t>
            </w:r>
            <w:r w:rsidRPr="00A57656">
              <w:t>ⲉⲛ ⲟⲩ</w:t>
            </w:r>
            <w:r w:rsidRPr="00A57656">
              <w:rPr>
                <w:rFonts w:ascii="Times New Roman" w:hAnsi="Times New Roman" w:cs="Times New Roman"/>
              </w:rPr>
              <w:t>ϩ</w:t>
            </w:r>
            <w:r w:rsidRPr="00A57656">
              <w:t>ⲟ</w:t>
            </w:r>
            <w:r w:rsidRPr="00A57656">
              <w:rPr>
                <w:rFonts w:ascii="Times New Roman" w:hAnsi="Times New Roman" w:cs="Times New Roman"/>
              </w:rPr>
              <w:t>ϯ</w:t>
            </w:r>
          </w:p>
        </w:tc>
      </w:tr>
      <w:tr w:rsidR="00E35F1F" w14:paraId="1FB152E7" w14:textId="77777777" w:rsidTr="00E35F1F">
        <w:trPr>
          <w:cantSplit/>
          <w:jc w:val="center"/>
        </w:trPr>
        <w:tc>
          <w:tcPr>
            <w:tcW w:w="288" w:type="dxa"/>
          </w:tcPr>
          <w:p w14:paraId="2C9223EF" w14:textId="77777777" w:rsidR="00E35F1F" w:rsidRDefault="00E35F1F" w:rsidP="00E35F1F">
            <w:pPr>
              <w:pStyle w:val="CopticCross"/>
            </w:pPr>
            <w:r w:rsidRPr="00FB5ACB">
              <w:lastRenderedPageBreak/>
              <w:t>¿</w:t>
            </w:r>
          </w:p>
        </w:tc>
        <w:tc>
          <w:tcPr>
            <w:tcW w:w="3960" w:type="dxa"/>
          </w:tcPr>
          <w:p w14:paraId="7D794C75" w14:textId="77777777" w:rsidR="00E35F1F" w:rsidRPr="007425E1" w:rsidRDefault="00E35F1F" w:rsidP="00E35F1F">
            <w:pPr>
              <w:pStyle w:val="EngHang"/>
            </w:pPr>
            <w:r w:rsidRPr="007425E1">
              <w:t>Hail to you from all of us,</w:t>
            </w:r>
          </w:p>
          <w:p w14:paraId="31770D08" w14:textId="77777777" w:rsidR="00E35F1F" w:rsidRPr="007425E1" w:rsidRDefault="00E35F1F" w:rsidP="00E35F1F">
            <w:pPr>
              <w:pStyle w:val="EngHang"/>
            </w:pPr>
            <w:r>
              <w:t>O y</w:t>
            </w:r>
            <w:r w:rsidRPr="007425E1">
              <w:t>ou who received the Uncircumscript</w:t>
            </w:r>
            <w:r>
              <w:t>,</w:t>
            </w:r>
          </w:p>
          <w:p w14:paraId="3F3BAE5E" w14:textId="77777777" w:rsidR="00E35F1F" w:rsidRPr="007425E1" w:rsidRDefault="00E35F1F" w:rsidP="00E35F1F">
            <w:pPr>
              <w:pStyle w:val="EngHang"/>
            </w:pPr>
            <w:r w:rsidRPr="007425E1">
              <w:t>In your virginal womb,</w:t>
            </w:r>
          </w:p>
          <w:p w14:paraId="6F9D2A68" w14:textId="77777777" w:rsidR="00E35F1F" w:rsidRDefault="00E35F1F" w:rsidP="00E35F1F">
            <w:pPr>
              <w:pStyle w:val="EngHangEnd"/>
            </w:pPr>
            <w:r w:rsidRPr="007425E1">
              <w:t xml:space="preserve">Which was sealed </w:t>
            </w:r>
            <w:commentRangeStart w:id="1053"/>
            <w:r w:rsidRPr="007425E1">
              <w:t>from all sides</w:t>
            </w:r>
            <w:commentRangeEnd w:id="1053"/>
            <w:r>
              <w:rPr>
                <w:rStyle w:val="CommentReference"/>
                <w:rFonts w:ascii="Times New Roman" w:eastAsiaTheme="minorHAnsi" w:hAnsi="Times New Roman" w:cstheme="minorBidi"/>
                <w:color w:val="auto"/>
              </w:rPr>
              <w:commentReference w:id="1053"/>
            </w:r>
            <w:r w:rsidRPr="007425E1">
              <w:t>.</w:t>
            </w:r>
          </w:p>
        </w:tc>
        <w:tc>
          <w:tcPr>
            <w:tcW w:w="288" w:type="dxa"/>
          </w:tcPr>
          <w:p w14:paraId="7B70C4F3" w14:textId="77777777" w:rsidR="00E35F1F" w:rsidRDefault="00E35F1F" w:rsidP="00E35F1F"/>
        </w:tc>
        <w:tc>
          <w:tcPr>
            <w:tcW w:w="288" w:type="dxa"/>
          </w:tcPr>
          <w:p w14:paraId="30409125" w14:textId="77777777" w:rsidR="00E35F1F" w:rsidRDefault="00E35F1F" w:rsidP="00E35F1F">
            <w:pPr>
              <w:pStyle w:val="CopticCross"/>
            </w:pPr>
            <w:r w:rsidRPr="00FB5ACB">
              <w:t>¿</w:t>
            </w:r>
          </w:p>
        </w:tc>
        <w:tc>
          <w:tcPr>
            <w:tcW w:w="3960" w:type="dxa"/>
          </w:tcPr>
          <w:p w14:paraId="380CFD74" w14:textId="77777777" w:rsidR="00E35F1F" w:rsidRDefault="00E35F1F" w:rsidP="00E35F1F">
            <w:pPr>
              <w:pStyle w:val="CopticVersemulti-line"/>
            </w:pPr>
            <w:r w:rsidRPr="00A57656">
              <w:t>Ⲭⲉⲣⲉ ⲛⲉ ⲉ̀ⲃⲟⲗϩⲓⲧⲟⲧⲉⲛ</w:t>
            </w:r>
          </w:p>
          <w:p w14:paraId="656409C7" w14:textId="77777777" w:rsidR="00E35F1F" w:rsidRDefault="00E35F1F" w:rsidP="00E35F1F">
            <w:pPr>
              <w:pStyle w:val="CopticVersemulti-line"/>
            </w:pPr>
            <w:r w:rsidRPr="00A57656">
              <w:t>ⲱ̀ ⲑⲏⲉⲧⲁⲥϣⲱⲡ ⲉ̀ⲣⲟⲥ ⲙ̀ⲡⲓⲁ̀ⲭⲱⲣⲓⲧⲟⲥ</w:t>
            </w:r>
          </w:p>
          <w:p w14:paraId="49D811CD" w14:textId="77777777" w:rsidR="00E35F1F" w:rsidRDefault="00E35F1F" w:rsidP="00E35F1F">
            <w:pPr>
              <w:pStyle w:val="CopticVersemulti-line"/>
            </w:pPr>
            <w:r w:rsidRPr="00A57656">
              <w:t>ϧⲉⲛ ⲧⲉⲥⲙⲏⲧⲣⲓⲁ ⲙ̀ⲡⲁⲣⲑⲉⲛⲓⲕⲏ</w:t>
            </w:r>
          </w:p>
          <w:p w14:paraId="012FBEA4" w14:textId="77777777" w:rsidR="00E35F1F" w:rsidRDefault="00E35F1F" w:rsidP="00E35F1F">
            <w:pPr>
              <w:pStyle w:val="CopticVerse"/>
            </w:pPr>
            <w:r w:rsidRPr="00A57656">
              <w:t>ⲟⲩⲟϩ ⲉⲥϣⲟⲧⲉⲙ ⲛ̀ⲥⲁⲥⲁ</w:t>
            </w:r>
            <w:r>
              <w:t xml:space="preserve"> </w:t>
            </w:r>
            <w:r w:rsidRPr="00520531">
              <w:t>ⲛⲓⲃⲉⲛ</w:t>
            </w:r>
          </w:p>
        </w:tc>
      </w:tr>
      <w:tr w:rsidR="00E35F1F" w14:paraId="165AE0EB" w14:textId="77777777" w:rsidTr="00E35F1F">
        <w:trPr>
          <w:cantSplit/>
          <w:jc w:val="center"/>
        </w:trPr>
        <w:tc>
          <w:tcPr>
            <w:tcW w:w="288" w:type="dxa"/>
          </w:tcPr>
          <w:p w14:paraId="70C619AB" w14:textId="77777777" w:rsidR="00E35F1F" w:rsidRDefault="00E35F1F" w:rsidP="00E35F1F">
            <w:pPr>
              <w:pStyle w:val="CopticCross"/>
            </w:pPr>
          </w:p>
        </w:tc>
        <w:tc>
          <w:tcPr>
            <w:tcW w:w="3960" w:type="dxa"/>
          </w:tcPr>
          <w:p w14:paraId="7AD3B1D6" w14:textId="77777777" w:rsidR="00E35F1F" w:rsidRPr="007425E1" w:rsidRDefault="00E35F1F" w:rsidP="00E35F1F">
            <w:pPr>
              <w:pStyle w:val="EngHang"/>
            </w:pPr>
            <w:r w:rsidRPr="007425E1">
              <w:t>You became our advocate,</w:t>
            </w:r>
          </w:p>
          <w:p w14:paraId="265A58F4" w14:textId="77777777" w:rsidR="00E35F1F" w:rsidRPr="007425E1" w:rsidRDefault="00E35F1F" w:rsidP="00E35F1F">
            <w:pPr>
              <w:pStyle w:val="EngHang"/>
            </w:pPr>
            <w:r w:rsidRPr="007425E1">
              <w:t xml:space="preserve">Before God our </w:t>
            </w:r>
            <w:commentRangeStart w:id="1054"/>
            <w:r>
              <w:t>Saviour</w:t>
            </w:r>
            <w:commentRangeEnd w:id="1054"/>
            <w:r>
              <w:rPr>
                <w:rStyle w:val="CommentReference"/>
                <w:rFonts w:ascii="Times New Roman" w:eastAsiaTheme="minorHAnsi" w:hAnsi="Times New Roman" w:cstheme="minorBidi"/>
                <w:color w:val="auto"/>
              </w:rPr>
              <w:commentReference w:id="1054"/>
            </w:r>
            <w:r w:rsidRPr="007425E1">
              <w:t>,</w:t>
            </w:r>
          </w:p>
          <w:p w14:paraId="73134601" w14:textId="77777777" w:rsidR="00E35F1F" w:rsidRPr="007425E1" w:rsidRDefault="00E35F1F" w:rsidP="00E35F1F">
            <w:pPr>
              <w:pStyle w:val="EngHang"/>
            </w:pPr>
            <w:r w:rsidRPr="007425E1">
              <w:t>Who was Incarnate of you,</w:t>
            </w:r>
          </w:p>
          <w:p w14:paraId="45718B80" w14:textId="77777777" w:rsidR="00E35F1F" w:rsidRDefault="00E35F1F" w:rsidP="00E35F1F">
            <w:pPr>
              <w:pStyle w:val="EngHangEnd"/>
            </w:pPr>
            <w:r w:rsidRPr="007425E1">
              <w:t>For our salvation.</w:t>
            </w:r>
          </w:p>
        </w:tc>
        <w:tc>
          <w:tcPr>
            <w:tcW w:w="288" w:type="dxa"/>
          </w:tcPr>
          <w:p w14:paraId="30018026" w14:textId="77777777" w:rsidR="00E35F1F" w:rsidRDefault="00E35F1F" w:rsidP="00E35F1F"/>
        </w:tc>
        <w:tc>
          <w:tcPr>
            <w:tcW w:w="288" w:type="dxa"/>
          </w:tcPr>
          <w:p w14:paraId="449DF2B1" w14:textId="77777777" w:rsidR="00E35F1F" w:rsidRDefault="00E35F1F" w:rsidP="00E35F1F">
            <w:pPr>
              <w:pStyle w:val="CopticCross"/>
            </w:pPr>
          </w:p>
        </w:tc>
        <w:tc>
          <w:tcPr>
            <w:tcW w:w="3960" w:type="dxa"/>
          </w:tcPr>
          <w:p w14:paraId="7A7455AD" w14:textId="77777777" w:rsidR="00E35F1F" w:rsidRDefault="00E35F1F" w:rsidP="00E35F1F">
            <w:pPr>
              <w:pStyle w:val="CopticVersemulti-line"/>
            </w:pPr>
            <w:r w:rsidRPr="00520531">
              <w:t>Ⲁ̀ⲣⲉϣⲱⲡⲓ ⲛⲁⲛ ⲛ̀ⲟⲩⲡ̀ⲣⲟⲥⲧⲁⲧⲏⲥ</w:t>
            </w:r>
          </w:p>
          <w:p w14:paraId="5C07C4D5" w14:textId="77777777" w:rsidR="00E35F1F" w:rsidRDefault="00E35F1F" w:rsidP="00E35F1F">
            <w:pPr>
              <w:pStyle w:val="CopticVersemulti-line"/>
            </w:pPr>
            <w:r w:rsidRPr="00520531">
              <w:t>ⲛⲁϩⲣⲉⲛ Ⲫϯ ⲡⲉⲛⲣⲉϥⲥⲱϯ</w:t>
            </w:r>
          </w:p>
          <w:p w14:paraId="31170A4E" w14:textId="77777777" w:rsidR="00E35F1F" w:rsidRDefault="00E35F1F" w:rsidP="00E35F1F">
            <w:pPr>
              <w:pStyle w:val="CopticVersemulti-line"/>
            </w:pPr>
            <w:r w:rsidRPr="00520531">
              <w:t>ⲫⲏⲉ̀ⲧⲁϥϭⲓⲥⲁⲣⲝ ⲉ̀ⲃⲟⲗⲛ̀ϧⲏϯ</w:t>
            </w:r>
          </w:p>
          <w:p w14:paraId="5BF30D87" w14:textId="77777777" w:rsidR="00E35F1F" w:rsidRDefault="00E35F1F" w:rsidP="00E35F1F">
            <w:pPr>
              <w:pStyle w:val="CopticVersemulti-line"/>
            </w:pPr>
            <w:r w:rsidRPr="00520531">
              <w:t>ⲉⲑⲃⲉ ⲡⲉⲛⲟⲩϫⲁⲓ</w:t>
            </w:r>
          </w:p>
        </w:tc>
      </w:tr>
      <w:tr w:rsidR="00E35F1F" w14:paraId="38260C57" w14:textId="77777777" w:rsidTr="00E35F1F">
        <w:trPr>
          <w:cantSplit/>
          <w:jc w:val="center"/>
        </w:trPr>
        <w:tc>
          <w:tcPr>
            <w:tcW w:w="288" w:type="dxa"/>
          </w:tcPr>
          <w:p w14:paraId="377347ED" w14:textId="77777777" w:rsidR="00E35F1F" w:rsidRDefault="00E35F1F" w:rsidP="00E35F1F">
            <w:pPr>
              <w:pStyle w:val="CopticCross"/>
            </w:pPr>
            <w:r w:rsidRPr="00FB5ACB">
              <w:t>¿</w:t>
            </w:r>
          </w:p>
        </w:tc>
        <w:tc>
          <w:tcPr>
            <w:tcW w:w="3960" w:type="dxa"/>
          </w:tcPr>
          <w:p w14:paraId="38AEAD5B"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203D4FE8"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6B2F3492"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65B0E977" w14:textId="0D00B536"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4EF96A8C" w14:textId="77777777" w:rsidR="00E35F1F" w:rsidRDefault="00E35F1F" w:rsidP="00E35F1F"/>
        </w:tc>
        <w:tc>
          <w:tcPr>
            <w:tcW w:w="288" w:type="dxa"/>
          </w:tcPr>
          <w:p w14:paraId="5179616A" w14:textId="77777777" w:rsidR="00E35F1F" w:rsidRDefault="00E35F1F" w:rsidP="00E35F1F">
            <w:pPr>
              <w:pStyle w:val="CopticCross"/>
            </w:pPr>
            <w:r w:rsidRPr="00FB5ACB">
              <w:t>¿</w:t>
            </w:r>
          </w:p>
        </w:tc>
        <w:tc>
          <w:tcPr>
            <w:tcW w:w="3960" w:type="dxa"/>
          </w:tcPr>
          <w:p w14:paraId="389AF035" w14:textId="77777777" w:rsidR="00E35F1F" w:rsidRDefault="00E35F1F" w:rsidP="00E35F1F">
            <w:pPr>
              <w:pStyle w:val="CopticVersemulti-line"/>
            </w:pPr>
            <w:r w:rsidRPr="005F7A68">
              <w:t>Ⲭⲉⲣⲉ ⲑⲏⲉⲑⲙⲉϩ ⲛ̀ϩ̀ⲙⲟⲧ</w:t>
            </w:r>
          </w:p>
          <w:p w14:paraId="2AFDECC9" w14:textId="77777777" w:rsidR="00E35F1F" w:rsidRDefault="00E35F1F" w:rsidP="00E35F1F">
            <w:pPr>
              <w:pStyle w:val="CopticVersemulti-line"/>
            </w:pPr>
            <w:r w:rsidRPr="005F7A68">
              <w:t>ⲭⲉⲣⲉ ⲑⲏⲉⲧⲁⲥϫⲉⲙ ϩ̀ⲙⲟⲧ</w:t>
            </w:r>
          </w:p>
          <w:p w14:paraId="6A719217" w14:textId="77777777" w:rsidR="00E35F1F" w:rsidRDefault="00E35F1F" w:rsidP="00E35F1F">
            <w:pPr>
              <w:pStyle w:val="CopticVersemulti-line"/>
            </w:pPr>
            <w:r w:rsidRPr="005F7A68">
              <w:t>ⲭⲉⲣⲉ ⲑⲏⲉⲧⲁⲥⲙⲉⲥ Ⲡⲭ̅ⲥ</w:t>
            </w:r>
          </w:p>
          <w:p w14:paraId="21FE699A" w14:textId="77777777" w:rsidR="00E35F1F" w:rsidRDefault="00E35F1F" w:rsidP="00E35F1F">
            <w:pPr>
              <w:pStyle w:val="CopticVersemulti-line"/>
            </w:pPr>
            <w:r w:rsidRPr="005F7A68">
              <w:t>ⲟⲩⲟϩ Ⲡⲟ̅ⲥ̅ ϣⲟⲡ ⲛⲉⲙⲉ</w:t>
            </w:r>
          </w:p>
        </w:tc>
      </w:tr>
    </w:tbl>
    <w:p w14:paraId="26B445D1" w14:textId="77777777" w:rsidR="00E35F1F" w:rsidRDefault="00E35F1F" w:rsidP="00E35F1F">
      <w:pPr>
        <w:pStyle w:val="Heading6"/>
      </w:pPr>
      <w:bookmarkStart w:id="1055" w:name="_Toc298681351"/>
      <w:r>
        <w:t>Part Nine</w:t>
      </w:r>
      <w:bookmarkEnd w:id="10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43F7CAA" w14:textId="77777777" w:rsidTr="00E35F1F">
        <w:trPr>
          <w:cantSplit/>
          <w:jc w:val="center"/>
        </w:trPr>
        <w:tc>
          <w:tcPr>
            <w:tcW w:w="288" w:type="dxa"/>
          </w:tcPr>
          <w:p w14:paraId="6CE71F17" w14:textId="77777777" w:rsidR="00E35F1F" w:rsidRDefault="00E35F1F" w:rsidP="00E35F1F">
            <w:pPr>
              <w:pStyle w:val="CopticCross"/>
            </w:pPr>
          </w:p>
        </w:tc>
        <w:tc>
          <w:tcPr>
            <w:tcW w:w="3960" w:type="dxa"/>
          </w:tcPr>
          <w:p w14:paraId="79A0B016" w14:textId="77777777" w:rsidR="00E35F1F" w:rsidRDefault="00E35F1F" w:rsidP="00E35F1F">
            <w:pPr>
              <w:pStyle w:val="EngHang"/>
            </w:pPr>
            <w:r>
              <w:t>Behold, the Lord came forth from you,</w:t>
            </w:r>
          </w:p>
          <w:p w14:paraId="24902A37" w14:textId="77777777" w:rsidR="00E35F1F" w:rsidRDefault="00E35F1F" w:rsidP="00E35F1F">
            <w:pPr>
              <w:pStyle w:val="EngHang"/>
            </w:pPr>
            <w:r>
              <w:t>O blessed and perfect one,</w:t>
            </w:r>
          </w:p>
          <w:p w14:paraId="49B03AF3" w14:textId="77777777" w:rsidR="00E35F1F" w:rsidRDefault="00E35F1F" w:rsidP="00E35F1F">
            <w:pPr>
              <w:pStyle w:val="EngHang"/>
            </w:pPr>
            <w:r>
              <w:t>To save the world, which He had created,</w:t>
            </w:r>
          </w:p>
          <w:p w14:paraId="08D2543F" w14:textId="77777777" w:rsidR="00E35F1F" w:rsidRDefault="00E35F1F" w:rsidP="00E35F1F">
            <w:pPr>
              <w:pStyle w:val="EngHangEnd"/>
            </w:pPr>
            <w:r>
              <w:t xml:space="preserve">According to His great </w:t>
            </w:r>
            <w:commentRangeStart w:id="1056"/>
            <w:r>
              <w:t>compassion</w:t>
            </w:r>
            <w:commentRangeEnd w:id="1056"/>
            <w:r>
              <w:rPr>
                <w:rStyle w:val="CommentReference"/>
                <w:rFonts w:ascii="Times New Roman" w:eastAsiaTheme="minorHAnsi" w:hAnsi="Times New Roman" w:cstheme="minorBidi"/>
                <w:color w:val="auto"/>
              </w:rPr>
              <w:commentReference w:id="1056"/>
            </w:r>
            <w:r>
              <w:t>.</w:t>
            </w:r>
          </w:p>
        </w:tc>
        <w:tc>
          <w:tcPr>
            <w:tcW w:w="288" w:type="dxa"/>
          </w:tcPr>
          <w:p w14:paraId="07F6B1CF" w14:textId="77777777" w:rsidR="00E35F1F" w:rsidRDefault="00E35F1F" w:rsidP="00E35F1F"/>
        </w:tc>
        <w:tc>
          <w:tcPr>
            <w:tcW w:w="288" w:type="dxa"/>
          </w:tcPr>
          <w:p w14:paraId="1E0FF92A" w14:textId="77777777" w:rsidR="00E35F1F" w:rsidRDefault="00E35F1F" w:rsidP="00E35F1F">
            <w:pPr>
              <w:pStyle w:val="CopticCross"/>
            </w:pPr>
          </w:p>
        </w:tc>
        <w:tc>
          <w:tcPr>
            <w:tcW w:w="3960" w:type="dxa"/>
          </w:tcPr>
          <w:p w14:paraId="65D6851D" w14:textId="77777777" w:rsidR="00E35F1F" w:rsidRDefault="00E35F1F" w:rsidP="00E35F1F">
            <w:pPr>
              <w:pStyle w:val="CopticVersemulti-line"/>
            </w:pPr>
            <w:r w:rsidRPr="00520531">
              <w:rPr>
                <w:rFonts w:ascii="Times New Roman" w:hAnsi="Times New Roman" w:cs="Times New Roman"/>
              </w:rPr>
              <w:t>Ϩ</w:t>
            </w:r>
            <w:r w:rsidRPr="00520531">
              <w:t>ⲏⲡⲡⲉ ⲓⲥ Ⲡⲟ</w:t>
            </w:r>
            <w:r w:rsidRPr="00520531">
              <w:rPr>
                <w:rFonts w:ascii="Times New Roman" w:hAnsi="Times New Roman" w:cs="Times New Roman"/>
              </w:rPr>
              <w:t>̅</w:t>
            </w:r>
            <w:r w:rsidRPr="00520531">
              <w:t>ⲥ</w:t>
            </w:r>
            <w:r w:rsidRPr="00520531">
              <w:rPr>
                <w:rFonts w:ascii="Times New Roman" w:hAnsi="Times New Roman" w:cs="Times New Roman"/>
              </w:rPr>
              <w:t>̅</w:t>
            </w:r>
            <w:r w:rsidRPr="00520531">
              <w:t xml:space="preserve"> ⲁ</w:t>
            </w:r>
            <w:r w:rsidRPr="00520531">
              <w:rPr>
                <w:rFonts w:ascii="Times New Roman" w:hAnsi="Times New Roman" w:cs="Times New Roman"/>
              </w:rPr>
              <w:t>ϥ</w:t>
            </w:r>
            <w:r w:rsidRPr="00520531">
              <w:t>ⲓ</w:t>
            </w:r>
            <w:r w:rsidRPr="00520531">
              <w:rPr>
                <w:rFonts w:ascii="Times New Roman" w:hAnsi="Times New Roman" w:cs="Times New Roman"/>
              </w:rPr>
              <w:t>̀</w:t>
            </w:r>
            <w:r w:rsidRPr="00520531">
              <w:t xml:space="preserve"> ⲉ</w:t>
            </w:r>
            <w:r w:rsidRPr="00520531">
              <w:rPr>
                <w:rFonts w:ascii="Times New Roman" w:hAnsi="Times New Roman" w:cs="Times New Roman"/>
              </w:rPr>
              <w:t>̀</w:t>
            </w:r>
            <w:r w:rsidRPr="00520531">
              <w:t>ⲃⲟⲗⲛ</w:t>
            </w:r>
            <w:r w:rsidRPr="00520531">
              <w:rPr>
                <w:rFonts w:ascii="Times New Roman" w:hAnsi="Times New Roman" w:cs="Times New Roman"/>
              </w:rPr>
              <w:t>̀ϧ</w:t>
            </w:r>
            <w:r w:rsidRPr="00520531">
              <w:t>ⲏ</w:t>
            </w:r>
            <w:r w:rsidRPr="00520531">
              <w:rPr>
                <w:rFonts w:ascii="Times New Roman" w:hAnsi="Times New Roman" w:cs="Times New Roman"/>
              </w:rPr>
              <w:t>ϯ</w:t>
            </w:r>
          </w:p>
          <w:p w14:paraId="71BDA6F6" w14:textId="77777777" w:rsidR="00E35F1F" w:rsidRDefault="00E35F1F" w:rsidP="00E35F1F">
            <w:pPr>
              <w:pStyle w:val="CopticVersemulti-line"/>
            </w:pPr>
            <w:r w:rsidRPr="00520531">
              <w:t>ⲱ</w:t>
            </w:r>
            <w:r w:rsidRPr="00520531">
              <w:rPr>
                <w:rFonts w:ascii="Times New Roman" w:hAnsi="Times New Roman" w:cs="Times New Roman"/>
              </w:rPr>
              <w:t>̀</w:t>
            </w:r>
            <w:r w:rsidRPr="00520531">
              <w:t xml:space="preserve"> ⲑⲏⲉⲧⲥ</w:t>
            </w:r>
            <w:r w:rsidRPr="00520531">
              <w:rPr>
                <w:rFonts w:ascii="Times New Roman" w:hAnsi="Times New Roman" w:cs="Times New Roman"/>
              </w:rPr>
              <w:t>̀</w:t>
            </w:r>
            <w:r w:rsidRPr="00520531">
              <w:t>ⲙⲁⲙⲁⲧ ⲉⲧ</w:t>
            </w:r>
            <w:r w:rsidRPr="00520531">
              <w:rPr>
                <w:rFonts w:ascii="Times New Roman" w:hAnsi="Times New Roman" w:cs="Times New Roman"/>
              </w:rPr>
              <w:t>ϫ</w:t>
            </w:r>
            <w:r w:rsidRPr="00520531">
              <w:t>ⲏⲕ ⲉ</w:t>
            </w:r>
            <w:r w:rsidRPr="00520531">
              <w:rPr>
                <w:rFonts w:ascii="Times New Roman" w:hAnsi="Times New Roman" w:cs="Times New Roman"/>
              </w:rPr>
              <w:t>̀</w:t>
            </w:r>
            <w:r w:rsidRPr="00520531">
              <w:t>ⲃⲟⲗ</w:t>
            </w:r>
          </w:p>
          <w:p w14:paraId="13BB2E1F" w14:textId="77777777" w:rsidR="00E35F1F" w:rsidRDefault="00E35F1F" w:rsidP="00E35F1F">
            <w:pPr>
              <w:pStyle w:val="CopticVersemulti-line"/>
            </w:pPr>
            <w:r w:rsidRPr="00520531">
              <w:t>ⲉ</w:t>
            </w:r>
            <w:r w:rsidRPr="00520531">
              <w:rPr>
                <w:rFonts w:ascii="Times New Roman" w:hAnsi="Times New Roman" w:cs="Times New Roman"/>
              </w:rPr>
              <w:t>̀</w:t>
            </w:r>
            <w:r w:rsidRPr="00520531">
              <w:t>ⲛⲟ</w:t>
            </w:r>
            <w:r w:rsidRPr="00520531">
              <w:rPr>
                <w:rFonts w:ascii="Times New Roman" w:hAnsi="Times New Roman" w:cs="Times New Roman"/>
              </w:rPr>
              <w:t>ϩ</w:t>
            </w:r>
            <w:r w:rsidRPr="00520531">
              <w:t>ⲉⲙ ⲙ</w:t>
            </w:r>
            <w:r w:rsidRPr="00520531">
              <w:rPr>
                <w:rFonts w:ascii="Times New Roman" w:hAnsi="Times New Roman" w:cs="Times New Roman"/>
              </w:rPr>
              <w:t>̀</w:t>
            </w:r>
            <w:r w:rsidRPr="00520531">
              <w:t>ⲡⲓⲕⲟⲥⲙⲟⲥ ⲉ</w:t>
            </w:r>
            <w:r w:rsidRPr="00520531">
              <w:rPr>
                <w:rFonts w:ascii="Times New Roman" w:hAnsi="Times New Roman" w:cs="Times New Roman"/>
              </w:rPr>
              <w:t>̀</w:t>
            </w:r>
            <w:r w:rsidRPr="00520531">
              <w:t>ⲧⲁ</w:t>
            </w:r>
            <w:r w:rsidRPr="00520531">
              <w:rPr>
                <w:rFonts w:ascii="Times New Roman" w:hAnsi="Times New Roman" w:cs="Times New Roman"/>
              </w:rPr>
              <w:t>ϥ</w:t>
            </w:r>
            <w:r w:rsidRPr="00520531">
              <w:t>ⲑⲁⲙⲓⲟ</w:t>
            </w:r>
            <w:r w:rsidRPr="00520531">
              <w:rPr>
                <w:rFonts w:ascii="Times New Roman" w:hAnsi="Times New Roman" w:cs="Times New Roman"/>
              </w:rPr>
              <w:t>ϥ</w:t>
            </w:r>
          </w:p>
          <w:p w14:paraId="0EE50D64" w14:textId="77777777" w:rsidR="00E35F1F" w:rsidRDefault="00E35F1F" w:rsidP="00E35F1F">
            <w:pPr>
              <w:pStyle w:val="CopticVerse"/>
            </w:pPr>
            <w:r w:rsidRPr="00520531">
              <w:t>ⲉⲑⲃⲉ ⲛⲉ</w:t>
            </w:r>
            <w:r w:rsidRPr="00520531">
              <w:rPr>
                <w:rFonts w:ascii="Times New Roman" w:hAnsi="Times New Roman" w:cs="Times New Roman"/>
              </w:rPr>
              <w:t>ϥ</w:t>
            </w:r>
            <w:r w:rsidRPr="00520531">
              <w:t>ⲙⲉⲧ</w:t>
            </w:r>
            <w:r w:rsidRPr="00520531">
              <w:rPr>
                <w:rFonts w:ascii="Times New Roman" w:hAnsi="Times New Roman" w:cs="Times New Roman"/>
              </w:rPr>
              <w:t>ϣ</w:t>
            </w:r>
            <w:r w:rsidRPr="00520531">
              <w:t>ⲉⲛ</w:t>
            </w:r>
            <w:r w:rsidRPr="00520531">
              <w:rPr>
                <w:rFonts w:ascii="Times New Roman" w:hAnsi="Times New Roman" w:cs="Times New Roman"/>
              </w:rPr>
              <w:t>ϩ</w:t>
            </w:r>
            <w:r w:rsidRPr="00520531">
              <w:t>ⲏⲧ ⲉⲧⲟ</w:t>
            </w:r>
            <w:r w:rsidRPr="00520531">
              <w:rPr>
                <w:rFonts w:ascii="Times New Roman" w:hAnsi="Times New Roman" w:cs="Times New Roman"/>
              </w:rPr>
              <w:t>ϣ</w:t>
            </w:r>
          </w:p>
        </w:tc>
      </w:tr>
      <w:tr w:rsidR="00E35F1F" w14:paraId="3C23D813" w14:textId="77777777" w:rsidTr="00E35F1F">
        <w:trPr>
          <w:cantSplit/>
          <w:jc w:val="center"/>
        </w:trPr>
        <w:tc>
          <w:tcPr>
            <w:tcW w:w="288" w:type="dxa"/>
          </w:tcPr>
          <w:p w14:paraId="129E363D" w14:textId="77777777" w:rsidR="00E35F1F" w:rsidRDefault="00E35F1F" w:rsidP="00E35F1F">
            <w:pPr>
              <w:pStyle w:val="CopticCross"/>
            </w:pPr>
            <w:r w:rsidRPr="00FB5ACB">
              <w:t>¿</w:t>
            </w:r>
          </w:p>
        </w:tc>
        <w:tc>
          <w:tcPr>
            <w:tcW w:w="3960" w:type="dxa"/>
          </w:tcPr>
          <w:p w14:paraId="5A9389A4" w14:textId="77777777" w:rsidR="00E35F1F" w:rsidRPr="007425E1" w:rsidRDefault="00E35F1F" w:rsidP="00E35F1F">
            <w:pPr>
              <w:pStyle w:val="EngHang"/>
              <w:rPr>
                <w:rFonts w:eastAsiaTheme="minorHAnsi"/>
              </w:rPr>
            </w:pPr>
            <w:r w:rsidRPr="007425E1">
              <w:rPr>
                <w:rFonts w:eastAsiaTheme="minorHAnsi"/>
              </w:rPr>
              <w:t>We praise Him and glorify Him,</w:t>
            </w:r>
          </w:p>
          <w:p w14:paraId="69143D5B" w14:textId="77777777" w:rsidR="00E35F1F" w:rsidRPr="007425E1" w:rsidRDefault="00E35F1F" w:rsidP="00E35F1F">
            <w:pPr>
              <w:pStyle w:val="EngHang"/>
              <w:rPr>
                <w:rFonts w:eastAsiaTheme="minorHAnsi"/>
              </w:rPr>
            </w:pPr>
            <w:r w:rsidRPr="007425E1">
              <w:rPr>
                <w:rFonts w:eastAsiaTheme="minorHAnsi"/>
              </w:rPr>
              <w:t>And exalt Him above all.</w:t>
            </w:r>
          </w:p>
          <w:p w14:paraId="4882B1A9" w14:textId="77777777" w:rsidR="00E35F1F" w:rsidRPr="007425E1" w:rsidRDefault="00E35F1F" w:rsidP="00E35F1F">
            <w:pPr>
              <w:pStyle w:val="EngHang"/>
              <w:rPr>
                <w:rFonts w:eastAsiaTheme="minorHAnsi"/>
              </w:rPr>
            </w:pPr>
            <w:r w:rsidRPr="007425E1">
              <w:rPr>
                <w:rFonts w:eastAsiaTheme="minorHAnsi"/>
              </w:rPr>
              <w:t>As a Good One and a Lover of mankind,</w:t>
            </w:r>
          </w:p>
          <w:p w14:paraId="58E685EC" w14:textId="77777777" w:rsidR="00E35F1F" w:rsidRDefault="00E35F1F" w:rsidP="00E35F1F">
            <w:pPr>
              <w:pStyle w:val="EngHangEnd"/>
            </w:pPr>
            <w:r w:rsidRPr="007425E1">
              <w:rPr>
                <w:rFonts w:eastAsiaTheme="minorHAnsi"/>
              </w:rPr>
              <w:t xml:space="preserve">Have mercy upon us, according to </w:t>
            </w:r>
            <w:r>
              <w:rPr>
                <w:rFonts w:eastAsiaTheme="minorHAnsi"/>
              </w:rPr>
              <w:t>Your</w:t>
            </w:r>
            <w:r w:rsidRPr="007425E1">
              <w:rPr>
                <w:rFonts w:eastAsiaTheme="minorHAnsi"/>
              </w:rPr>
              <w:t xml:space="preserve"> great mercy.</w:t>
            </w:r>
          </w:p>
        </w:tc>
        <w:tc>
          <w:tcPr>
            <w:tcW w:w="288" w:type="dxa"/>
          </w:tcPr>
          <w:p w14:paraId="1EAC8D4C" w14:textId="77777777" w:rsidR="00E35F1F" w:rsidRDefault="00E35F1F" w:rsidP="00E35F1F"/>
        </w:tc>
        <w:tc>
          <w:tcPr>
            <w:tcW w:w="288" w:type="dxa"/>
          </w:tcPr>
          <w:p w14:paraId="5CB558ED" w14:textId="77777777" w:rsidR="00E35F1F" w:rsidRDefault="00E35F1F" w:rsidP="00E35F1F">
            <w:pPr>
              <w:pStyle w:val="CopticCross"/>
            </w:pPr>
            <w:r w:rsidRPr="00FB5ACB">
              <w:t>¿</w:t>
            </w:r>
          </w:p>
        </w:tc>
        <w:tc>
          <w:tcPr>
            <w:tcW w:w="3960" w:type="dxa"/>
          </w:tcPr>
          <w:p w14:paraId="34215E68" w14:textId="77777777" w:rsidR="00E35F1F" w:rsidRDefault="00E35F1F" w:rsidP="00E35F1F">
            <w:pPr>
              <w:pStyle w:val="CopticVersemulti-line"/>
            </w:pPr>
            <w:r w:rsidRPr="00520531">
              <w:t>Ⲧⲉⲛϩⲱⲥ ⲉ̀ⲣⲟϥ ⲧⲉⲛϯⲱ̀ⲟⲩ ⲛⲁϥ</w:t>
            </w:r>
          </w:p>
          <w:p w14:paraId="7F2F7B3E" w14:textId="77777777" w:rsidR="00E35F1F" w:rsidRDefault="00E35F1F" w:rsidP="00E35F1F">
            <w:pPr>
              <w:pStyle w:val="CopticVersemulti-line"/>
            </w:pPr>
            <w:r w:rsidRPr="00520531">
              <w:t>ⲧⲉⲛⲉⲣϩⲟⲩⲟ̀ ϭⲓⲥⲓ ⲙ̀ⲙⲟϥ</w:t>
            </w:r>
          </w:p>
          <w:p w14:paraId="5B97F3F4" w14:textId="77777777" w:rsidR="00E35F1F" w:rsidRDefault="00E35F1F" w:rsidP="00E35F1F">
            <w:pPr>
              <w:pStyle w:val="CopticVersemulti-line"/>
            </w:pPr>
            <w:r w:rsidRPr="00520531">
              <w:t>ϩⲱⲥ ⲁⲅⲁⲑⲟⲥ ⲟⲩⲟϩ ⲙ̀ⲙⲁⲓⲣⲱⲙⲓ</w:t>
            </w:r>
          </w:p>
          <w:p w14:paraId="6F76D059" w14:textId="77777777" w:rsidR="00E35F1F" w:rsidRDefault="00E35F1F" w:rsidP="00E35F1F">
            <w:pPr>
              <w:pStyle w:val="CopticVerse"/>
            </w:pPr>
            <w:r w:rsidRPr="00520531">
              <w:t>ⲛⲁⲓ ⲛⲁⲛ ⲕⲁⲧⲁ ⲡⲉⲕⲛⲓϣϯ ⲛ̀ⲛⲁⲓ</w:t>
            </w:r>
          </w:p>
        </w:tc>
      </w:tr>
      <w:tr w:rsidR="00E35F1F" w14:paraId="20F49921" w14:textId="77777777" w:rsidTr="00E35F1F">
        <w:trPr>
          <w:cantSplit/>
          <w:jc w:val="center"/>
        </w:trPr>
        <w:tc>
          <w:tcPr>
            <w:tcW w:w="288" w:type="dxa"/>
          </w:tcPr>
          <w:p w14:paraId="4625208D" w14:textId="77777777" w:rsidR="00E35F1F" w:rsidRDefault="00E35F1F" w:rsidP="00E35F1F">
            <w:pPr>
              <w:pStyle w:val="CopticCross"/>
            </w:pPr>
          </w:p>
        </w:tc>
        <w:tc>
          <w:tcPr>
            <w:tcW w:w="3960" w:type="dxa"/>
          </w:tcPr>
          <w:p w14:paraId="1FEB006A" w14:textId="77777777" w:rsidR="006128E9" w:rsidRPr="007425E1" w:rsidRDefault="006128E9" w:rsidP="006128E9">
            <w:pPr>
              <w:pStyle w:val="EngHang"/>
              <w:rPr>
                <w:rFonts w:eastAsiaTheme="minorHAnsi"/>
              </w:rPr>
            </w:pPr>
            <w:r>
              <w:rPr>
                <w:rFonts w:eastAsiaTheme="minorHAnsi"/>
              </w:rPr>
              <w:t>Rejoice</w:t>
            </w:r>
            <w:r w:rsidRPr="007425E1">
              <w:rPr>
                <w:rFonts w:eastAsiaTheme="minorHAnsi"/>
              </w:rPr>
              <w:t>, O full of grace.</w:t>
            </w:r>
          </w:p>
          <w:p w14:paraId="157B9384"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found grace.</w:t>
            </w:r>
          </w:p>
          <w:p w14:paraId="40D6DA7D" w14:textId="77777777" w:rsidR="006128E9" w:rsidRPr="007425E1" w:rsidRDefault="006128E9" w:rsidP="006128E9">
            <w:pPr>
              <w:pStyle w:val="EngHang"/>
              <w:rPr>
                <w:rFonts w:eastAsiaTheme="minorHAnsi"/>
              </w:rPr>
            </w:pPr>
            <w:r>
              <w:rPr>
                <w:rFonts w:eastAsiaTheme="minorHAnsi"/>
              </w:rPr>
              <w:t>Rejoice O you who have</w:t>
            </w:r>
            <w:r w:rsidRPr="007425E1">
              <w:rPr>
                <w:rFonts w:eastAsiaTheme="minorHAnsi"/>
              </w:rPr>
              <w:t xml:space="preserve"> born Christ:</w:t>
            </w:r>
          </w:p>
          <w:p w14:paraId="5A2C3BA1" w14:textId="0D88B558" w:rsidR="00E35F1F" w:rsidRDefault="006128E9" w:rsidP="006128E9">
            <w:pPr>
              <w:pStyle w:val="EngHangEnd"/>
            </w:pPr>
            <w:r w:rsidRPr="007425E1">
              <w:rPr>
                <w:rFonts w:eastAsiaTheme="minorHAnsi"/>
              </w:rPr>
              <w:t xml:space="preserve">The Lord </w:t>
            </w:r>
            <w:r w:rsidRPr="00C80276">
              <w:rPr>
                <w:rFonts w:eastAsiaTheme="minorHAnsi"/>
              </w:rPr>
              <w:t>is</w:t>
            </w:r>
            <w:r w:rsidRPr="007425E1">
              <w:rPr>
                <w:rFonts w:eastAsiaTheme="minorHAnsi"/>
              </w:rPr>
              <w:t xml:space="preserve"> with you.</w:t>
            </w:r>
          </w:p>
        </w:tc>
        <w:tc>
          <w:tcPr>
            <w:tcW w:w="288" w:type="dxa"/>
          </w:tcPr>
          <w:p w14:paraId="6DF883A0" w14:textId="77777777" w:rsidR="00E35F1F" w:rsidRDefault="00E35F1F" w:rsidP="00E35F1F"/>
        </w:tc>
        <w:tc>
          <w:tcPr>
            <w:tcW w:w="288" w:type="dxa"/>
          </w:tcPr>
          <w:p w14:paraId="71DE7FCB" w14:textId="77777777" w:rsidR="00E35F1F" w:rsidRDefault="00E35F1F" w:rsidP="00E35F1F">
            <w:pPr>
              <w:pStyle w:val="CopticCross"/>
            </w:pPr>
          </w:p>
        </w:tc>
        <w:tc>
          <w:tcPr>
            <w:tcW w:w="3960" w:type="dxa"/>
          </w:tcPr>
          <w:p w14:paraId="7FD97385" w14:textId="77777777" w:rsidR="00E35F1F" w:rsidRDefault="00E35F1F" w:rsidP="00E35F1F">
            <w:pPr>
              <w:pStyle w:val="CopticVersemulti-line"/>
            </w:pPr>
            <w:r w:rsidRPr="005F7A68">
              <w:t>Ⲭⲉⲣⲉ ⲑⲏⲉⲑⲙⲉϩ ⲛ̀ϩ̀ⲙⲟⲧ</w:t>
            </w:r>
          </w:p>
          <w:p w14:paraId="5431C15B" w14:textId="77777777" w:rsidR="00E35F1F" w:rsidRDefault="00E35F1F" w:rsidP="00E35F1F">
            <w:pPr>
              <w:pStyle w:val="CopticVersemulti-line"/>
            </w:pPr>
            <w:r w:rsidRPr="005F7A68">
              <w:t>ⲭⲉⲣⲉ ⲑⲏⲉⲧⲁⲥϫⲉⲙ ϩ̀ⲙⲟⲧ</w:t>
            </w:r>
          </w:p>
          <w:p w14:paraId="13D3ACA2" w14:textId="77777777" w:rsidR="00E35F1F" w:rsidRDefault="00E35F1F" w:rsidP="00E35F1F">
            <w:pPr>
              <w:pStyle w:val="CopticVersemulti-line"/>
            </w:pPr>
            <w:r w:rsidRPr="005F7A68">
              <w:t>ⲭⲉⲣⲉ ⲑⲏⲉⲧⲁⲥⲙⲉⲥ Ⲡⲭ̅ⲥ</w:t>
            </w:r>
          </w:p>
          <w:p w14:paraId="3A927DE5" w14:textId="77777777" w:rsidR="00E35F1F" w:rsidRDefault="00E35F1F" w:rsidP="00E35F1F">
            <w:pPr>
              <w:pStyle w:val="CopticVersemulti-line"/>
            </w:pPr>
            <w:r w:rsidRPr="005F7A68">
              <w:t>ⲟⲩⲟϩ Ⲡⲟ̅ⲥ̅ ϣⲟⲡ ⲛⲉⲙⲉ</w:t>
            </w:r>
          </w:p>
        </w:tc>
      </w:tr>
    </w:tbl>
    <w:p w14:paraId="62A33FC8" w14:textId="77777777" w:rsidR="00E35F1F" w:rsidRDefault="00E35F1F" w:rsidP="00E35F1F">
      <w:pPr>
        <w:pStyle w:val="Heading6"/>
      </w:pPr>
      <w:bookmarkStart w:id="1057" w:name="_Toc298681352"/>
      <w:bookmarkStart w:id="1058" w:name="_Toc308441942"/>
      <w:r>
        <w:lastRenderedPageBreak/>
        <w:t>The Crown Batos</w:t>
      </w:r>
      <w:bookmarkEnd w:id="1057"/>
      <w:bookmarkEnd w:id="1058"/>
    </w:p>
    <w:p w14:paraId="2BD2CFB9" w14:textId="77777777" w:rsidR="00E35F1F" w:rsidRPr="00520531" w:rsidRDefault="00E35F1F" w:rsidP="00E35F1F">
      <w:pPr>
        <w:pStyle w:val="Heading5non-TOC"/>
      </w:pPr>
      <w:r w:rsidRPr="00520531">
        <w:t>Ⲡⲓⲗⲱⲃ</w:t>
      </w:r>
      <w:r w:rsidRPr="00520531">
        <w:rPr>
          <w:rFonts w:ascii="Times New Roman" w:hAnsi="Times New Roman" w:cs="Times New Roman"/>
        </w:rPr>
        <w:t>ϣ</w:t>
      </w:r>
      <w:r w:rsidRPr="00520531">
        <w:t xml:space="preserve">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ⲉ</w:t>
      </w:r>
      <w:r w:rsidRPr="00520531">
        <w:rPr>
          <w:rFonts w:ascii="Times New Roman" w:hAnsi="Times New Roman" w:cs="Times New Roman"/>
        </w:rPr>
        <w:t>̀ϩ</w:t>
      </w:r>
      <w:r w:rsidRPr="00520531">
        <w:t>ⲟⲟⲩ ⲙ</w:t>
      </w:r>
      <w:r w:rsidRPr="00520531">
        <w:rPr>
          <w:rFonts w:ascii="Times New Roman" w:hAnsi="Times New Roman" w:cs="Times New Roman"/>
        </w:rPr>
        <w:t>̀</w:t>
      </w:r>
      <w:r w:rsidRPr="00520531">
        <w:t>ⲡ</w:t>
      </w:r>
      <w:r w:rsidRPr="00520531">
        <w:rPr>
          <w:rFonts w:ascii="Times New Roman" w:hAnsi="Times New Roman" w:cs="Times New Roman"/>
        </w:rPr>
        <w:t>̀</w:t>
      </w:r>
      <w:r w:rsidRPr="00520531">
        <w:t>ⲥⲁⲃⲃⲁⲧⲟⲛ ⲡⲓⲙⲁ</w:t>
      </w:r>
      <w:r w:rsidRPr="00520531">
        <w:rPr>
          <w:rFonts w:ascii="Times New Roman" w:hAnsi="Times New Roman" w:cs="Times New Roman"/>
        </w:rPr>
        <w:t>ϩ</w:t>
      </w:r>
      <w:r w:rsidRPr="00520531">
        <w:t>ⲁ</w:t>
      </w:r>
      <w:r w:rsidRPr="00520531">
        <w:rPr>
          <w:rFonts w:ascii="Times New Roman" w:hAnsi="Times New Roman" w:cs="Times New Roman"/>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3B2CA3E1" w14:textId="77777777" w:rsidTr="00E35F1F">
        <w:trPr>
          <w:cantSplit/>
          <w:jc w:val="center"/>
        </w:trPr>
        <w:tc>
          <w:tcPr>
            <w:tcW w:w="288" w:type="dxa"/>
          </w:tcPr>
          <w:p w14:paraId="5177AD8B" w14:textId="77777777" w:rsidR="00E35F1F" w:rsidRDefault="00E35F1F" w:rsidP="00E35F1F">
            <w:pPr>
              <w:pStyle w:val="CopticCross"/>
            </w:pPr>
            <w:r w:rsidRPr="00FB5ACB">
              <w:t>¿</w:t>
            </w:r>
          </w:p>
        </w:tc>
        <w:tc>
          <w:tcPr>
            <w:tcW w:w="3960" w:type="dxa"/>
          </w:tcPr>
          <w:p w14:paraId="77499651" w14:textId="157A4C6B" w:rsidR="00E35F1F" w:rsidRPr="007425E1" w:rsidRDefault="006128E9" w:rsidP="00E35F1F">
            <w:pPr>
              <w:pStyle w:val="EngHang"/>
            </w:pPr>
            <w:r>
              <w:t>Rejoice, O full of grace!</w:t>
            </w:r>
          </w:p>
          <w:p w14:paraId="5D18A60C" w14:textId="77777777" w:rsidR="00E35F1F" w:rsidRPr="007425E1" w:rsidRDefault="00E35F1F" w:rsidP="00E35F1F">
            <w:pPr>
              <w:pStyle w:val="EngHang"/>
            </w:pPr>
            <w:r w:rsidRPr="007425E1">
              <w:t>The undefiled virgin,</w:t>
            </w:r>
          </w:p>
          <w:p w14:paraId="15A707AF" w14:textId="77777777" w:rsidR="00E35F1F" w:rsidRDefault="00E35F1F" w:rsidP="00E35F1F">
            <w:pPr>
              <w:pStyle w:val="EngHang"/>
            </w:pPr>
            <w:r>
              <w:t>The vessel chosen</w:t>
            </w:r>
          </w:p>
          <w:p w14:paraId="43DE7893" w14:textId="77777777" w:rsidR="00E35F1F" w:rsidRDefault="00E35F1F" w:rsidP="00E35F1F">
            <w:pPr>
              <w:pStyle w:val="EngHangEnd"/>
            </w:pPr>
            <w:r>
              <w:t>From the whole world.</w:t>
            </w:r>
          </w:p>
        </w:tc>
        <w:tc>
          <w:tcPr>
            <w:tcW w:w="288" w:type="dxa"/>
          </w:tcPr>
          <w:p w14:paraId="48C47B7D" w14:textId="77777777" w:rsidR="00E35F1F" w:rsidRDefault="00E35F1F" w:rsidP="00E35F1F"/>
        </w:tc>
        <w:tc>
          <w:tcPr>
            <w:tcW w:w="288" w:type="dxa"/>
          </w:tcPr>
          <w:p w14:paraId="34C24D51" w14:textId="77777777" w:rsidR="00E35F1F" w:rsidRDefault="00E35F1F" w:rsidP="00E35F1F">
            <w:pPr>
              <w:pStyle w:val="CopticCross"/>
            </w:pPr>
            <w:r w:rsidRPr="00FB5ACB">
              <w:t>¿</w:t>
            </w:r>
          </w:p>
        </w:tc>
        <w:tc>
          <w:tcPr>
            <w:tcW w:w="3960" w:type="dxa"/>
          </w:tcPr>
          <w:p w14:paraId="1D1CED47" w14:textId="77777777" w:rsidR="00E35F1F" w:rsidRDefault="00E35F1F" w:rsidP="00E35F1F">
            <w:pPr>
              <w:pStyle w:val="CopticVersemulti-line"/>
            </w:pPr>
            <w:r w:rsidRPr="00520531">
              <w:t>Ⲭⲉⲣⲉ ⲑⲏⲉⲑⲙⲉ</w:t>
            </w:r>
            <w:r w:rsidRPr="00520531">
              <w:rPr>
                <w:rFonts w:ascii="Times New Roman" w:hAnsi="Times New Roman" w:cs="Times New Roman"/>
              </w:rPr>
              <w:t>ϩ</w:t>
            </w:r>
            <w:r w:rsidRPr="00520531">
              <w:t xml:space="preserve"> ⲛ</w:t>
            </w:r>
            <w:r w:rsidRPr="00520531">
              <w:rPr>
                <w:rFonts w:ascii="Times New Roman" w:hAnsi="Times New Roman" w:cs="Times New Roman"/>
              </w:rPr>
              <w:t>̀ϩ̀</w:t>
            </w:r>
            <w:r w:rsidRPr="00520531">
              <w:t>ⲙⲟⲧ</w:t>
            </w:r>
          </w:p>
          <w:p w14:paraId="79C76FE4" w14:textId="77777777" w:rsidR="00E35F1F" w:rsidRDefault="00E35F1F" w:rsidP="00E35F1F">
            <w:pPr>
              <w:pStyle w:val="CopticVersemulti-line"/>
            </w:pPr>
            <w:r w:rsidRPr="00520531">
              <w:rPr>
                <w:rFonts w:ascii="Times New Roman" w:hAnsi="Times New Roman" w:cs="Times New Roman"/>
              </w:rPr>
              <w:t>ϯ</w:t>
            </w:r>
            <w:r w:rsidRPr="00520531">
              <w:t>ⲡⲁⲣⲑⲉⲛⲟⲥ ⲛ</w:t>
            </w:r>
            <w:r w:rsidRPr="00520531">
              <w:rPr>
                <w:rFonts w:ascii="Times New Roman" w:hAnsi="Times New Roman" w:cs="Times New Roman"/>
              </w:rPr>
              <w:t>̀</w:t>
            </w:r>
            <w:r w:rsidRPr="00520531">
              <w:t>ⲁⲧⲑⲱⲗⲉⲃ</w:t>
            </w:r>
          </w:p>
          <w:p w14:paraId="731C7962" w14:textId="77777777" w:rsidR="00E35F1F" w:rsidRDefault="00E35F1F" w:rsidP="00E35F1F">
            <w:pPr>
              <w:pStyle w:val="CopticVersemulti-line"/>
            </w:pPr>
            <w:r w:rsidRPr="00520531">
              <w:t>ⲡⲓⲕⲩⲙⲓⲗⲗⲓⲟⲛ ⲉⲧⲥⲱⲧⲡ</w:t>
            </w:r>
          </w:p>
          <w:p w14:paraId="266992AC" w14:textId="77777777" w:rsidR="00E35F1F" w:rsidRDefault="00E35F1F" w:rsidP="00E35F1F">
            <w:pPr>
              <w:pStyle w:val="CopticVerse"/>
            </w:pPr>
            <w:r w:rsidRPr="00520531">
              <w:t>ⲛ</w:t>
            </w:r>
            <w:r w:rsidRPr="00520531">
              <w:rPr>
                <w:rFonts w:ascii="Times New Roman" w:hAnsi="Times New Roman" w:cs="Times New Roman"/>
              </w:rPr>
              <w:t>̀</w:t>
            </w:r>
            <w:r w:rsidRPr="00520531">
              <w:t xml:space="preserve">ⲧⲉ </w:t>
            </w:r>
            <w:r w:rsidRPr="00520531">
              <w:rPr>
                <w:rFonts w:ascii="Times New Roman" w:hAnsi="Times New Roman" w:cs="Times New Roman"/>
              </w:rPr>
              <w:t>ϯ</w:t>
            </w:r>
            <w:r w:rsidRPr="00520531">
              <w:t>ⲟⲓⲕⲟⲩⲙⲉⲛⲏ ⲧⲏⲣⲥ</w:t>
            </w:r>
          </w:p>
        </w:tc>
      </w:tr>
      <w:tr w:rsidR="00E35F1F" w14:paraId="6AA4451A" w14:textId="77777777" w:rsidTr="00E35F1F">
        <w:trPr>
          <w:cantSplit/>
          <w:jc w:val="center"/>
        </w:trPr>
        <w:tc>
          <w:tcPr>
            <w:tcW w:w="288" w:type="dxa"/>
          </w:tcPr>
          <w:p w14:paraId="3A97CEF2" w14:textId="77777777" w:rsidR="00E35F1F" w:rsidRDefault="00E35F1F" w:rsidP="00E35F1F">
            <w:pPr>
              <w:pStyle w:val="CopticCross"/>
            </w:pPr>
          </w:p>
        </w:tc>
        <w:tc>
          <w:tcPr>
            <w:tcW w:w="3960" w:type="dxa"/>
          </w:tcPr>
          <w:p w14:paraId="6CEAFC71" w14:textId="77777777" w:rsidR="00E35F1F" w:rsidRPr="007425E1" w:rsidRDefault="00E35F1F" w:rsidP="00E35F1F">
            <w:pPr>
              <w:pStyle w:val="EngHang"/>
            </w:pPr>
            <w:r w:rsidRPr="007425E1">
              <w:t>The unextinguished lamp,</w:t>
            </w:r>
          </w:p>
          <w:p w14:paraId="0DE375C9" w14:textId="77777777" w:rsidR="00E35F1F" w:rsidRPr="007425E1" w:rsidRDefault="00E35F1F" w:rsidP="00E35F1F">
            <w:pPr>
              <w:pStyle w:val="EngHang"/>
            </w:pPr>
            <w:r w:rsidRPr="007425E1">
              <w:t>The pride of virginity,</w:t>
            </w:r>
          </w:p>
          <w:p w14:paraId="6A2A67E0" w14:textId="77777777" w:rsidR="00E35F1F" w:rsidRPr="007425E1" w:rsidRDefault="00E35F1F" w:rsidP="00E35F1F">
            <w:pPr>
              <w:pStyle w:val="EngHang"/>
            </w:pPr>
            <w:r w:rsidRPr="007425E1">
              <w:t xml:space="preserve">The indestructible </w:t>
            </w:r>
            <w:commentRangeStart w:id="1059"/>
            <w:r>
              <w:t>Sanctuary</w:t>
            </w:r>
            <w:commentRangeEnd w:id="1059"/>
            <w:r>
              <w:rPr>
                <w:rStyle w:val="CommentReference"/>
                <w:rFonts w:ascii="Times New Roman" w:eastAsiaTheme="minorHAnsi" w:hAnsi="Times New Roman" w:cstheme="minorBidi"/>
                <w:color w:val="auto"/>
              </w:rPr>
              <w:commentReference w:id="1059"/>
            </w:r>
            <w:r>
              <w:t>,</w:t>
            </w:r>
          </w:p>
          <w:p w14:paraId="77DFDDA1" w14:textId="77777777" w:rsidR="00E35F1F" w:rsidRDefault="00E35F1F" w:rsidP="00E35F1F">
            <w:pPr>
              <w:pStyle w:val="EngHangEnd"/>
            </w:pPr>
            <w:r w:rsidRPr="007425E1">
              <w:t>And the scepter of the faith</w:t>
            </w:r>
            <w:r>
              <w:rPr>
                <w:rStyle w:val="FootnoteReference"/>
                <w:rFonts w:eastAsiaTheme="majorEastAsia"/>
                <w:lang w:val="en-GB"/>
              </w:rPr>
              <w:t xml:space="preserve"> </w:t>
            </w:r>
            <w:r w:rsidRPr="007425E1">
              <w:t>.</w:t>
            </w:r>
          </w:p>
        </w:tc>
        <w:tc>
          <w:tcPr>
            <w:tcW w:w="288" w:type="dxa"/>
          </w:tcPr>
          <w:p w14:paraId="624660D9" w14:textId="77777777" w:rsidR="00E35F1F" w:rsidRDefault="00E35F1F" w:rsidP="00E35F1F"/>
        </w:tc>
        <w:tc>
          <w:tcPr>
            <w:tcW w:w="288" w:type="dxa"/>
          </w:tcPr>
          <w:p w14:paraId="40FE4C4F" w14:textId="77777777" w:rsidR="00E35F1F" w:rsidRDefault="00E35F1F" w:rsidP="00E35F1F">
            <w:pPr>
              <w:pStyle w:val="CopticCross"/>
            </w:pPr>
          </w:p>
        </w:tc>
        <w:tc>
          <w:tcPr>
            <w:tcW w:w="3960" w:type="dxa"/>
          </w:tcPr>
          <w:p w14:paraId="76C2469E" w14:textId="77777777" w:rsidR="00E35F1F" w:rsidRDefault="00E35F1F" w:rsidP="00E35F1F">
            <w:pPr>
              <w:pStyle w:val="CopticVersemulti-line"/>
            </w:pPr>
            <w:r w:rsidRPr="00520531">
              <w:t>Ⲡⲓⲗⲁⲙⲡⲁⲥ ⲛ̀ⲁⲧϭⲉⲛⲟ</w:t>
            </w:r>
          </w:p>
          <w:p w14:paraId="161C0606" w14:textId="77777777" w:rsidR="00E35F1F" w:rsidRDefault="00E35F1F" w:rsidP="00E35F1F">
            <w:pPr>
              <w:pStyle w:val="CopticVersemulti-line"/>
            </w:pPr>
            <w:r w:rsidRPr="00520531">
              <w:t>ⲡ̀ϣⲟⲩϣⲟⲩ ⲛ̀ⲧⲉ ϯⲡⲁⲣⲑⲉⲛⲓⲁ̀</w:t>
            </w:r>
          </w:p>
          <w:p w14:paraId="4C1FD9F0" w14:textId="77777777" w:rsidR="00E35F1F" w:rsidRDefault="00E35F1F" w:rsidP="00E35F1F">
            <w:pPr>
              <w:pStyle w:val="CopticVersemulti-line"/>
            </w:pPr>
            <w:r w:rsidRPr="00520531">
              <w:t>ⲡⲓⲉⲣⲫⲉⲓ ⲛ̀ⲁⲧⲃⲱⲗ ⲉ̀ⲃⲟⲗ</w:t>
            </w:r>
          </w:p>
          <w:p w14:paraId="7CF8AA25" w14:textId="77777777" w:rsidR="00E35F1F" w:rsidRDefault="00E35F1F" w:rsidP="00E35F1F">
            <w:pPr>
              <w:pStyle w:val="CopticVerse"/>
            </w:pPr>
            <w:r w:rsidRPr="00520531">
              <w:t>ⲟⲩⲟϩ ⲡⲓϣ̀ⲃⲱⲧ ⲛ̀ⲧⲉ ⲡⲓⲛⲁϩϯ</w:t>
            </w:r>
          </w:p>
        </w:tc>
      </w:tr>
      <w:tr w:rsidR="00E35F1F" w14:paraId="348BFA13" w14:textId="77777777" w:rsidTr="00E35F1F">
        <w:trPr>
          <w:cantSplit/>
          <w:jc w:val="center"/>
        </w:trPr>
        <w:tc>
          <w:tcPr>
            <w:tcW w:w="288" w:type="dxa"/>
          </w:tcPr>
          <w:p w14:paraId="3AFBD36F" w14:textId="77777777" w:rsidR="00E35F1F" w:rsidRDefault="00E35F1F" w:rsidP="00E35F1F">
            <w:pPr>
              <w:pStyle w:val="CopticCross"/>
            </w:pPr>
            <w:r w:rsidRPr="00FB5ACB">
              <w:t>¿</w:t>
            </w:r>
          </w:p>
        </w:tc>
        <w:tc>
          <w:tcPr>
            <w:tcW w:w="3960" w:type="dxa"/>
          </w:tcPr>
          <w:p w14:paraId="69EB0CC2" w14:textId="77777777" w:rsidR="00E35F1F" w:rsidRPr="007425E1" w:rsidRDefault="00E35F1F" w:rsidP="00E35F1F">
            <w:pPr>
              <w:pStyle w:val="EngHang"/>
            </w:pPr>
            <w:r w:rsidRPr="007425E1">
              <w:t>Ask of Him Whom you have borne,</w:t>
            </w:r>
          </w:p>
          <w:p w14:paraId="79555A98" w14:textId="77777777" w:rsidR="00E35F1F" w:rsidRPr="007425E1" w:rsidRDefault="00E35F1F" w:rsidP="00E35F1F">
            <w:pPr>
              <w:pStyle w:val="EngHang"/>
            </w:pPr>
            <w:r w:rsidRPr="007425E1">
              <w:t>Our good Saviour,</w:t>
            </w:r>
          </w:p>
          <w:p w14:paraId="5A817D8A" w14:textId="77777777" w:rsidR="00E35F1F" w:rsidRPr="007425E1" w:rsidRDefault="00E35F1F" w:rsidP="00E35F1F">
            <w:pPr>
              <w:pStyle w:val="EngHang"/>
            </w:pPr>
            <w:r w:rsidRPr="007425E1">
              <w:t>To take away our afflictions,</w:t>
            </w:r>
          </w:p>
          <w:p w14:paraId="34BA0EF2" w14:textId="77777777" w:rsidR="00E35F1F" w:rsidRDefault="00E35F1F" w:rsidP="00E35F1F">
            <w:pPr>
              <w:pStyle w:val="EngHangEnd"/>
            </w:pPr>
            <w:r w:rsidRPr="007425E1">
              <w:t xml:space="preserve">And </w:t>
            </w:r>
            <w:r>
              <w:t>establish</w:t>
            </w:r>
            <w:r w:rsidRPr="007425E1">
              <w:t xml:space="preserve"> </w:t>
            </w:r>
            <w:r>
              <w:t>for</w:t>
            </w:r>
            <w:r w:rsidRPr="007425E1">
              <w:t xml:space="preserve"> us His</w:t>
            </w:r>
            <w:r>
              <w:t xml:space="preserve"> </w:t>
            </w:r>
            <w:r w:rsidRPr="007425E1">
              <w:t>peace.</w:t>
            </w:r>
          </w:p>
        </w:tc>
        <w:tc>
          <w:tcPr>
            <w:tcW w:w="288" w:type="dxa"/>
          </w:tcPr>
          <w:p w14:paraId="60DC1E66" w14:textId="77777777" w:rsidR="00E35F1F" w:rsidRDefault="00E35F1F" w:rsidP="00E35F1F"/>
        </w:tc>
        <w:tc>
          <w:tcPr>
            <w:tcW w:w="288" w:type="dxa"/>
          </w:tcPr>
          <w:p w14:paraId="778709A4" w14:textId="77777777" w:rsidR="00E35F1F" w:rsidRDefault="00E35F1F" w:rsidP="00E35F1F">
            <w:pPr>
              <w:pStyle w:val="CopticCross"/>
            </w:pPr>
            <w:r w:rsidRPr="00FB5ACB">
              <w:t>¿</w:t>
            </w:r>
          </w:p>
        </w:tc>
        <w:tc>
          <w:tcPr>
            <w:tcW w:w="3960" w:type="dxa"/>
          </w:tcPr>
          <w:p w14:paraId="1289C993" w14:textId="77777777" w:rsidR="00E35F1F" w:rsidRDefault="00E35F1F" w:rsidP="00E35F1F">
            <w:pPr>
              <w:pStyle w:val="CopticVersemulti-line"/>
            </w:pPr>
            <w:r w:rsidRPr="00520531">
              <w:t>Ⲙⲁϯϩⲟ ⲙ̀ⲫⲏⲉ̀ⲧⲁⲣⲉⲙⲁⲥϥ</w:t>
            </w:r>
          </w:p>
          <w:p w14:paraId="4B06BC95" w14:textId="77777777" w:rsidR="00E35F1F" w:rsidRDefault="00E35F1F" w:rsidP="00E35F1F">
            <w:pPr>
              <w:pStyle w:val="CopticVersemulti-line"/>
            </w:pPr>
            <w:r w:rsidRPr="00520531">
              <w:t>Ⲡⲉⲛⲥⲱⲧⲏⲣ ⲛ̀ⲁ̀ⲅⲁⲑⲟⲥ</w:t>
            </w:r>
          </w:p>
          <w:p w14:paraId="5C7D7219" w14:textId="77777777" w:rsidR="00E35F1F" w:rsidRDefault="00E35F1F" w:rsidP="00E35F1F">
            <w:pPr>
              <w:pStyle w:val="CopticVersemulti-line"/>
            </w:pPr>
            <w:r w:rsidRPr="00520531">
              <w:t>ⲛ̀ⲧⲉϥⲱ̀ⲗⲓ ⲛ̀ⲛⲁⲓϧⲓⲥⲓ ⲉ̀ⲃⲟⲗϩⲁⲣⲟⲛ</w:t>
            </w:r>
          </w:p>
          <w:p w14:paraId="538F1E58" w14:textId="77777777" w:rsidR="00E35F1F" w:rsidRDefault="00E35F1F" w:rsidP="00E35F1F">
            <w:pPr>
              <w:pStyle w:val="CopticVerse"/>
            </w:pPr>
            <w:r w:rsidRPr="00520531">
              <w:t>ⲛ̀ⲧⲉϥⲥⲉⲙⲛⲓ ⲛⲁⲛ ⲛ̀ⲧⲉϥϩⲓⲣⲏⲛⲏ</w:t>
            </w:r>
          </w:p>
        </w:tc>
      </w:tr>
      <w:tr w:rsidR="00E35F1F" w14:paraId="6AE24FD4" w14:textId="77777777" w:rsidTr="00E35F1F">
        <w:trPr>
          <w:cantSplit/>
          <w:jc w:val="center"/>
        </w:trPr>
        <w:tc>
          <w:tcPr>
            <w:tcW w:w="288" w:type="dxa"/>
          </w:tcPr>
          <w:p w14:paraId="79057826" w14:textId="77777777" w:rsidR="00E35F1F" w:rsidRDefault="00E35F1F" w:rsidP="00E35F1F">
            <w:pPr>
              <w:pStyle w:val="CopticCross"/>
            </w:pPr>
          </w:p>
        </w:tc>
        <w:tc>
          <w:tcPr>
            <w:tcW w:w="3960" w:type="dxa"/>
          </w:tcPr>
          <w:p w14:paraId="61DF546C" w14:textId="559763AD" w:rsidR="00E35F1F" w:rsidRPr="007425E1" w:rsidRDefault="006128E9" w:rsidP="00E35F1F">
            <w:pPr>
              <w:pStyle w:val="EngHang"/>
            </w:pPr>
            <w:r>
              <w:t>Rejoice,</w:t>
            </w:r>
            <w:r w:rsidR="00E35F1F" w:rsidRPr="007425E1">
              <w:t xml:space="preserve"> </w:t>
            </w:r>
            <w:r w:rsidR="00E35F1F">
              <w:t>O</w:t>
            </w:r>
            <w:r>
              <w:t xml:space="preserve"> full of grace!</w:t>
            </w:r>
          </w:p>
          <w:p w14:paraId="4FB68E92" w14:textId="77777777" w:rsidR="00E35F1F" w:rsidRPr="007425E1" w:rsidRDefault="00E35F1F" w:rsidP="00E35F1F">
            <w:pPr>
              <w:pStyle w:val="EngHang"/>
            </w:pPr>
            <w:r w:rsidRPr="007425E1">
              <w:t xml:space="preserve">The pure </w:t>
            </w:r>
            <w:commentRangeStart w:id="1060"/>
            <w:r>
              <w:t>lampstand</w:t>
            </w:r>
            <w:commentRangeEnd w:id="1060"/>
            <w:r>
              <w:rPr>
                <w:rStyle w:val="CommentReference"/>
                <w:rFonts w:ascii="Times New Roman" w:eastAsiaTheme="minorHAnsi" w:hAnsi="Times New Roman" w:cstheme="minorBidi"/>
                <w:color w:val="auto"/>
              </w:rPr>
              <w:commentReference w:id="1060"/>
            </w:r>
            <w:r w:rsidRPr="007425E1">
              <w:t>,</w:t>
            </w:r>
          </w:p>
          <w:p w14:paraId="298860FD" w14:textId="77777777" w:rsidR="00E35F1F" w:rsidRPr="007425E1" w:rsidRDefault="00E35F1F" w:rsidP="00E35F1F">
            <w:pPr>
              <w:pStyle w:val="EngHang"/>
            </w:pPr>
            <w:r w:rsidRPr="007425E1">
              <w:t>That carried the Lamp,</w:t>
            </w:r>
          </w:p>
          <w:p w14:paraId="6FFD9D9A" w14:textId="77777777" w:rsidR="00E35F1F" w:rsidRDefault="00E35F1F" w:rsidP="00E35F1F">
            <w:pPr>
              <w:pStyle w:val="EngHangEnd"/>
            </w:pPr>
            <w:r w:rsidRPr="007425E1">
              <w:t>The fire of the Divinity.</w:t>
            </w:r>
          </w:p>
        </w:tc>
        <w:tc>
          <w:tcPr>
            <w:tcW w:w="288" w:type="dxa"/>
          </w:tcPr>
          <w:p w14:paraId="6F941906" w14:textId="77777777" w:rsidR="00E35F1F" w:rsidRDefault="00E35F1F" w:rsidP="00E35F1F"/>
        </w:tc>
        <w:tc>
          <w:tcPr>
            <w:tcW w:w="288" w:type="dxa"/>
          </w:tcPr>
          <w:p w14:paraId="1F90F397" w14:textId="77777777" w:rsidR="00E35F1F" w:rsidRDefault="00E35F1F" w:rsidP="00E35F1F">
            <w:pPr>
              <w:pStyle w:val="CopticCross"/>
            </w:pPr>
          </w:p>
        </w:tc>
        <w:tc>
          <w:tcPr>
            <w:tcW w:w="3960" w:type="dxa"/>
          </w:tcPr>
          <w:p w14:paraId="16DDBDCD" w14:textId="77777777" w:rsidR="00E35F1F" w:rsidRDefault="00E35F1F" w:rsidP="00E35F1F">
            <w:pPr>
              <w:pStyle w:val="CopticVersemulti-line"/>
            </w:pPr>
            <w:r w:rsidRPr="00520531">
              <w:t>Ⲭⲉⲣⲉ ⲑⲏⲉⲑⲙⲉϩ ⲛ̀ϩⲙⲟⲧ</w:t>
            </w:r>
          </w:p>
          <w:p w14:paraId="53C7220F" w14:textId="77777777" w:rsidR="00E35F1F" w:rsidRDefault="00E35F1F" w:rsidP="00E35F1F">
            <w:pPr>
              <w:pStyle w:val="CopticVersemulti-line"/>
            </w:pPr>
            <w:r w:rsidRPr="00520531">
              <w:t>ϯⲗⲩⲭⲛⲓⲁ̀ ⲛ̀ⲕⲁⲑⲁⲣⲟⲥ</w:t>
            </w:r>
          </w:p>
          <w:p w14:paraId="19728952" w14:textId="77777777" w:rsidR="00E35F1F" w:rsidRDefault="00E35F1F" w:rsidP="00E35F1F">
            <w:pPr>
              <w:pStyle w:val="CopticVersemulti-line"/>
            </w:pPr>
            <w:r w:rsidRPr="00520531">
              <w:t>ⲑⲏⲉ̀ⲧⲁⲥϥⲁⲓ ϧⲁ ⲡⲓⲗⲁⲙⲡⲁⲥ</w:t>
            </w:r>
          </w:p>
          <w:p w14:paraId="5A0AC988" w14:textId="77777777" w:rsidR="00E35F1F" w:rsidRDefault="00E35F1F" w:rsidP="00E35F1F">
            <w:pPr>
              <w:pStyle w:val="CopticVerse"/>
            </w:pPr>
            <w:r w:rsidRPr="00520531">
              <w:t>ⲡⲓⲭ̀ⲣⲱⲙ ⲛ̀ⲧⲉ ϯⲙⲉⲑⲛⲟⲩϯ</w:t>
            </w:r>
          </w:p>
        </w:tc>
      </w:tr>
      <w:tr w:rsidR="00E35F1F" w14:paraId="319C5D40" w14:textId="77777777" w:rsidTr="00E35F1F">
        <w:trPr>
          <w:cantSplit/>
          <w:jc w:val="center"/>
        </w:trPr>
        <w:tc>
          <w:tcPr>
            <w:tcW w:w="288" w:type="dxa"/>
          </w:tcPr>
          <w:p w14:paraId="071D67AA" w14:textId="77777777" w:rsidR="00E35F1F" w:rsidRDefault="00E35F1F" w:rsidP="00E35F1F">
            <w:pPr>
              <w:pStyle w:val="CopticCross"/>
            </w:pPr>
            <w:r w:rsidRPr="00FB5ACB">
              <w:t>¿</w:t>
            </w:r>
          </w:p>
        </w:tc>
        <w:tc>
          <w:tcPr>
            <w:tcW w:w="3960" w:type="dxa"/>
          </w:tcPr>
          <w:p w14:paraId="0E1E8AC0" w14:textId="3CB699B4" w:rsidR="00E35F1F" w:rsidRPr="007425E1" w:rsidRDefault="006128E9" w:rsidP="00E35F1F">
            <w:pPr>
              <w:pStyle w:val="EngHang"/>
            </w:pPr>
            <w:r>
              <w:t>Rejoice, O</w:t>
            </w:r>
            <w:r w:rsidR="00E35F1F" w:rsidRPr="007425E1">
              <w:t xml:space="preserve"> hope of salvation,</w:t>
            </w:r>
          </w:p>
          <w:p w14:paraId="44BD9EBF" w14:textId="4B2640CD" w:rsidR="00E35F1F" w:rsidRDefault="00E35F1F" w:rsidP="00E35F1F">
            <w:pPr>
              <w:pStyle w:val="EngHang"/>
            </w:pPr>
            <w:r>
              <w:t>For</w:t>
            </w:r>
            <w:r w:rsidR="006128E9">
              <w:t xml:space="preserve"> the whole world;</w:t>
            </w:r>
          </w:p>
          <w:p w14:paraId="397FEBAA" w14:textId="77777777" w:rsidR="00E35F1F" w:rsidRPr="007425E1" w:rsidRDefault="00E35F1F" w:rsidP="00E35F1F">
            <w:pPr>
              <w:pStyle w:val="EngHang"/>
            </w:pPr>
            <w:r>
              <w:t>B</w:t>
            </w:r>
            <w:r w:rsidRPr="007425E1">
              <w:t>ecause of you we are freed,</w:t>
            </w:r>
          </w:p>
          <w:p w14:paraId="7B80B045" w14:textId="77777777" w:rsidR="00E35F1F" w:rsidRDefault="00E35F1F" w:rsidP="00E35F1F">
            <w:pPr>
              <w:pStyle w:val="EngHangEnd"/>
            </w:pPr>
            <w:r w:rsidRPr="007425E1">
              <w:t>From the curse of Eve.</w:t>
            </w:r>
          </w:p>
        </w:tc>
        <w:tc>
          <w:tcPr>
            <w:tcW w:w="288" w:type="dxa"/>
          </w:tcPr>
          <w:p w14:paraId="12F74D44" w14:textId="77777777" w:rsidR="00E35F1F" w:rsidRDefault="00E35F1F" w:rsidP="00E35F1F"/>
        </w:tc>
        <w:tc>
          <w:tcPr>
            <w:tcW w:w="288" w:type="dxa"/>
          </w:tcPr>
          <w:p w14:paraId="345BE978" w14:textId="77777777" w:rsidR="00E35F1F" w:rsidRDefault="00E35F1F" w:rsidP="00E35F1F">
            <w:pPr>
              <w:pStyle w:val="CopticCross"/>
            </w:pPr>
            <w:r w:rsidRPr="00FB5ACB">
              <w:t>¿</w:t>
            </w:r>
          </w:p>
        </w:tc>
        <w:tc>
          <w:tcPr>
            <w:tcW w:w="3960" w:type="dxa"/>
          </w:tcPr>
          <w:p w14:paraId="45186A2C" w14:textId="77777777" w:rsidR="00E35F1F" w:rsidRDefault="00E35F1F" w:rsidP="00E35F1F">
            <w:pPr>
              <w:pStyle w:val="CopticVersemulti-line"/>
            </w:pPr>
            <w:r w:rsidRPr="00520531">
              <w:t>Ⲭⲉⲣⲉ ϯϩⲉⲗⲡⲓⲥ ⲛ̀ⲟⲩϫⲁⲓ</w:t>
            </w:r>
          </w:p>
          <w:p w14:paraId="54AE020F" w14:textId="77777777" w:rsidR="00E35F1F" w:rsidRDefault="00E35F1F" w:rsidP="00E35F1F">
            <w:pPr>
              <w:pStyle w:val="CopticVersemulti-line"/>
            </w:pPr>
            <w:r w:rsidRPr="00520531">
              <w:t>ⲛ̀ⲧⲉ ϯⲟⲓⲕⲟⲩⲙⲉⲛⲏ ⲧⲏⲣⲥ</w:t>
            </w:r>
          </w:p>
          <w:p w14:paraId="3291DEC1" w14:textId="77777777" w:rsidR="00E35F1F" w:rsidRDefault="00E35F1F" w:rsidP="00E35F1F">
            <w:pPr>
              <w:pStyle w:val="CopticVersemulti-line"/>
            </w:pPr>
            <w:r w:rsidRPr="00520531">
              <w:t>ⲉⲑⲃⲏϯ ⲅⲁⲣ ⲁⲛⲉⲣⲣⲉⲙϩⲉ</w:t>
            </w:r>
          </w:p>
          <w:p w14:paraId="211B5BC5" w14:textId="77777777" w:rsidR="00E35F1F" w:rsidRDefault="00E35F1F" w:rsidP="00E35F1F">
            <w:pPr>
              <w:pStyle w:val="CopticVerse"/>
            </w:pPr>
            <w:r w:rsidRPr="00520531">
              <w:t>ⲉ̀ⲃⲟⲗϩⲁ ⲡⲓⲥⲁϩⲟⲩⲓ̀</w:t>
            </w:r>
            <w:r>
              <w:t xml:space="preserve"> </w:t>
            </w:r>
            <w:r w:rsidRPr="00520531">
              <w:t>ⲛ̀ⲧⲉ Ⲉⲩⲁ̀</w:t>
            </w:r>
          </w:p>
        </w:tc>
      </w:tr>
      <w:tr w:rsidR="00E35F1F" w14:paraId="13BD95EB" w14:textId="77777777" w:rsidTr="00E35F1F">
        <w:trPr>
          <w:cantSplit/>
          <w:jc w:val="center"/>
        </w:trPr>
        <w:tc>
          <w:tcPr>
            <w:tcW w:w="288" w:type="dxa"/>
          </w:tcPr>
          <w:p w14:paraId="56B21B11" w14:textId="77777777" w:rsidR="00E35F1F" w:rsidRDefault="00E35F1F" w:rsidP="00E35F1F">
            <w:pPr>
              <w:pStyle w:val="CopticCross"/>
            </w:pPr>
          </w:p>
        </w:tc>
        <w:tc>
          <w:tcPr>
            <w:tcW w:w="3960" w:type="dxa"/>
          </w:tcPr>
          <w:p w14:paraId="09C54B92" w14:textId="77777777" w:rsidR="00E35F1F" w:rsidRPr="007425E1" w:rsidRDefault="00E35F1F" w:rsidP="00E35F1F">
            <w:pPr>
              <w:pStyle w:val="EngHang"/>
            </w:pPr>
            <w:r w:rsidRPr="007425E1">
              <w:t>Because of you</w:t>
            </w:r>
            <w:r>
              <w:t>, also, we became</w:t>
            </w:r>
          </w:p>
          <w:p w14:paraId="70F0E532" w14:textId="77777777" w:rsidR="00E35F1F" w:rsidRPr="007425E1" w:rsidRDefault="00E35F1F" w:rsidP="00E35F1F">
            <w:pPr>
              <w:pStyle w:val="EngHang"/>
            </w:pPr>
            <w:r>
              <w:t>A dwelling place</w:t>
            </w:r>
            <w:r w:rsidRPr="007425E1">
              <w:t xml:space="preserve"> of the Holy Spirit,</w:t>
            </w:r>
          </w:p>
          <w:p w14:paraId="6495A21A" w14:textId="77777777" w:rsidR="00E35F1F" w:rsidRPr="007425E1" w:rsidRDefault="00E35F1F" w:rsidP="00E35F1F">
            <w:pPr>
              <w:pStyle w:val="EngHang"/>
            </w:pPr>
            <w:r>
              <w:t>Who</w:t>
            </w:r>
            <w:r w:rsidRPr="007425E1">
              <w:t xml:space="preserve"> came upon you,</w:t>
            </w:r>
          </w:p>
          <w:p w14:paraId="5B78B1DC" w14:textId="77777777" w:rsidR="00E35F1F" w:rsidRDefault="00E35F1F" w:rsidP="00E35F1F">
            <w:pPr>
              <w:pStyle w:val="EngHangEnd"/>
            </w:pPr>
            <w:r w:rsidRPr="007425E1">
              <w:t>And sanctified you.</w:t>
            </w:r>
          </w:p>
        </w:tc>
        <w:tc>
          <w:tcPr>
            <w:tcW w:w="288" w:type="dxa"/>
          </w:tcPr>
          <w:p w14:paraId="404C2CC6" w14:textId="77777777" w:rsidR="00E35F1F" w:rsidRDefault="00E35F1F" w:rsidP="00E35F1F"/>
        </w:tc>
        <w:tc>
          <w:tcPr>
            <w:tcW w:w="288" w:type="dxa"/>
          </w:tcPr>
          <w:p w14:paraId="455E7854" w14:textId="77777777" w:rsidR="00E35F1F" w:rsidRDefault="00E35F1F" w:rsidP="00E35F1F">
            <w:pPr>
              <w:pStyle w:val="CopticCross"/>
            </w:pPr>
          </w:p>
        </w:tc>
        <w:tc>
          <w:tcPr>
            <w:tcW w:w="3960" w:type="dxa"/>
          </w:tcPr>
          <w:p w14:paraId="543B0488" w14:textId="77777777" w:rsidR="00E35F1F" w:rsidRDefault="00E35F1F" w:rsidP="00E35F1F">
            <w:pPr>
              <w:pStyle w:val="CopticVersemulti-line"/>
            </w:pPr>
            <w:r w:rsidRPr="00520531">
              <w:t>Ⲉⲑⲃⲏϯ ⲟⲛ ⲁⲛⲉⲣⲙⲁⲛ̀ϣⲱⲡⲓ</w:t>
            </w:r>
          </w:p>
          <w:p w14:paraId="7729C353" w14:textId="77777777" w:rsidR="00E35F1F" w:rsidRDefault="00E35F1F" w:rsidP="00E35F1F">
            <w:pPr>
              <w:pStyle w:val="CopticVersemulti-line"/>
            </w:pPr>
            <w:r w:rsidRPr="00520531">
              <w:t>ⲙ̀Ⲡⲓⲡ̅ⲛ̅ⲁ ⲉ̅ⲑ̅ⲩ</w:t>
            </w:r>
          </w:p>
          <w:p w14:paraId="183732E7" w14:textId="77777777" w:rsidR="00E35F1F" w:rsidRDefault="00E35F1F" w:rsidP="00E35F1F">
            <w:pPr>
              <w:pStyle w:val="CopticVersemulti-line"/>
            </w:pPr>
            <w:r w:rsidRPr="00520531">
              <w:t>ⲫⲁⲓ ⲉ̀ⲧⲁϥⲓ̀ ⲉ̀ϩ̀ⲣⲏⲓ ⲉ̀ϫⲱ</w:t>
            </w:r>
          </w:p>
          <w:p w14:paraId="18A88330" w14:textId="77777777" w:rsidR="00E35F1F" w:rsidRDefault="00E35F1F" w:rsidP="00E35F1F">
            <w:pPr>
              <w:pStyle w:val="CopticVerse"/>
            </w:pPr>
            <w:r w:rsidRPr="00520531">
              <w:t>ⲁϥⲉⲣⲁ̀ⲅⲓⲁ̀ⲍⲓⲛ ⲙ̀ⲙⲟ</w:t>
            </w:r>
          </w:p>
        </w:tc>
      </w:tr>
      <w:tr w:rsidR="00E35F1F" w14:paraId="1DA7B8E5" w14:textId="77777777" w:rsidTr="00E35F1F">
        <w:trPr>
          <w:cantSplit/>
          <w:jc w:val="center"/>
        </w:trPr>
        <w:tc>
          <w:tcPr>
            <w:tcW w:w="288" w:type="dxa"/>
          </w:tcPr>
          <w:p w14:paraId="6B2D04CD" w14:textId="77777777" w:rsidR="00E35F1F" w:rsidRDefault="00E35F1F" w:rsidP="00E35F1F">
            <w:pPr>
              <w:pStyle w:val="CopticCross"/>
            </w:pPr>
            <w:r w:rsidRPr="00FB5ACB">
              <w:lastRenderedPageBreak/>
              <w:t>¿</w:t>
            </w:r>
          </w:p>
        </w:tc>
        <w:tc>
          <w:tcPr>
            <w:tcW w:w="3960" w:type="dxa"/>
          </w:tcPr>
          <w:p w14:paraId="391E21A9" w14:textId="77777777" w:rsidR="00E35F1F" w:rsidRPr="007425E1" w:rsidRDefault="00E35F1F" w:rsidP="00E35F1F">
            <w:pPr>
              <w:pStyle w:val="EngHang"/>
            </w:pPr>
            <w:r w:rsidRPr="007425E1">
              <w:t>Hail to her whom Gabriel</w:t>
            </w:r>
          </w:p>
          <w:p w14:paraId="53FE2D88" w14:textId="77777777" w:rsidR="00E35F1F" w:rsidRPr="007425E1" w:rsidRDefault="00E35F1F" w:rsidP="00E35F1F">
            <w:pPr>
              <w:pStyle w:val="EngHang"/>
            </w:pPr>
            <w:commentRangeStart w:id="1061"/>
            <w:r>
              <w:t>Greeted</w:t>
            </w:r>
            <w:commentRangeEnd w:id="1061"/>
            <w:r>
              <w:rPr>
                <w:rStyle w:val="CommentReference"/>
                <w:rFonts w:ascii="Times New Roman" w:eastAsiaTheme="minorHAnsi" w:hAnsi="Times New Roman" w:cstheme="minorBidi"/>
                <w:color w:val="auto"/>
              </w:rPr>
              <w:commentReference w:id="1061"/>
            </w:r>
            <w:r w:rsidRPr="007425E1">
              <w:t>, saying,</w:t>
            </w:r>
          </w:p>
          <w:p w14:paraId="59258BC7" w14:textId="269EB5B6" w:rsidR="00E35F1F" w:rsidRPr="007425E1" w:rsidRDefault="00E35F1F" w:rsidP="00E35F1F">
            <w:pPr>
              <w:pStyle w:val="EngHang"/>
            </w:pPr>
            <w:r w:rsidRPr="007425E1">
              <w:t>“</w:t>
            </w:r>
            <w:r w:rsidR="006128E9">
              <w:t>Rejoice, O full of grace!</w:t>
            </w:r>
          </w:p>
          <w:p w14:paraId="1070352D" w14:textId="2CDC90F7" w:rsidR="00E35F1F" w:rsidRDefault="006128E9" w:rsidP="00E35F1F">
            <w:pPr>
              <w:pStyle w:val="EngHangEnd"/>
            </w:pPr>
            <w:r>
              <w:t>The Lord is with you!</w:t>
            </w:r>
            <w:r w:rsidR="00E35F1F" w:rsidRPr="007425E1">
              <w:t>”</w:t>
            </w:r>
          </w:p>
        </w:tc>
        <w:tc>
          <w:tcPr>
            <w:tcW w:w="288" w:type="dxa"/>
          </w:tcPr>
          <w:p w14:paraId="3BB4B7B2" w14:textId="77777777" w:rsidR="00E35F1F" w:rsidRDefault="00E35F1F" w:rsidP="00E35F1F"/>
        </w:tc>
        <w:tc>
          <w:tcPr>
            <w:tcW w:w="288" w:type="dxa"/>
          </w:tcPr>
          <w:p w14:paraId="1EF7F1EC" w14:textId="77777777" w:rsidR="00E35F1F" w:rsidRDefault="00E35F1F" w:rsidP="00E35F1F">
            <w:pPr>
              <w:pStyle w:val="CopticCross"/>
            </w:pPr>
            <w:r w:rsidRPr="00FB5ACB">
              <w:t>¿</w:t>
            </w:r>
          </w:p>
        </w:tc>
        <w:tc>
          <w:tcPr>
            <w:tcW w:w="3960" w:type="dxa"/>
          </w:tcPr>
          <w:p w14:paraId="29089E70" w14:textId="77777777" w:rsidR="00E35F1F" w:rsidRDefault="00E35F1F" w:rsidP="00E35F1F">
            <w:pPr>
              <w:pStyle w:val="CopticVersemulti-line"/>
            </w:pPr>
            <w:r w:rsidRPr="00520531">
              <w:t>Ⲭⲉⲣⲉ ⲑⲏⲉ̀ⲧⲁ Ⲅⲁⲃⲣⲓⲏⲗ</w:t>
            </w:r>
          </w:p>
          <w:p w14:paraId="4AB2EEE7" w14:textId="77777777" w:rsidR="00E35F1F" w:rsidRDefault="00E35F1F" w:rsidP="00E35F1F">
            <w:pPr>
              <w:pStyle w:val="CopticVersemulti-line"/>
            </w:pPr>
            <w:r w:rsidRPr="00520531">
              <w:t>ⲉⲣⲭⲉⲣⲉⲧⲓⲍⲓⲛ ⲙ̀ⲙⲟⲥ</w:t>
            </w:r>
          </w:p>
          <w:p w14:paraId="4D83E0F2" w14:textId="77777777" w:rsidR="00E35F1F" w:rsidRDefault="00E35F1F" w:rsidP="00E35F1F">
            <w:pPr>
              <w:pStyle w:val="CopticVersemulti-line"/>
            </w:pPr>
            <w:r w:rsidRPr="00520531">
              <w:t>ϫⲉ ⲭⲉⲣⲉ ⲑⲏⲉⲑⲙⲉϩ ⲛ̀ϩ̀ⲙⲟⲧ</w:t>
            </w:r>
          </w:p>
          <w:p w14:paraId="57597343" w14:textId="77777777" w:rsidR="00E35F1F" w:rsidRDefault="00E35F1F" w:rsidP="00E35F1F">
            <w:pPr>
              <w:pStyle w:val="CopticVerse"/>
            </w:pPr>
            <w:r w:rsidRPr="00520531">
              <w:t>ⲟⲩⲟϩ Ⲡⲟ̅ⲥ̅ ϣⲟⲡ ⲛⲉⲙⲉ</w:t>
            </w:r>
          </w:p>
        </w:tc>
      </w:tr>
      <w:tr w:rsidR="00E35F1F" w14:paraId="32B31AED" w14:textId="77777777" w:rsidTr="00E35F1F">
        <w:trPr>
          <w:cantSplit/>
          <w:jc w:val="center"/>
        </w:trPr>
        <w:tc>
          <w:tcPr>
            <w:tcW w:w="288" w:type="dxa"/>
          </w:tcPr>
          <w:p w14:paraId="466CDDB7" w14:textId="77777777" w:rsidR="00E35F1F" w:rsidRDefault="00E35F1F" w:rsidP="00E35F1F">
            <w:pPr>
              <w:pStyle w:val="CopticCross"/>
            </w:pPr>
          </w:p>
        </w:tc>
        <w:tc>
          <w:tcPr>
            <w:tcW w:w="3960" w:type="dxa"/>
          </w:tcPr>
          <w:p w14:paraId="59829BFB" w14:textId="5BEEFE3E" w:rsidR="00E35F1F" w:rsidRPr="007425E1" w:rsidRDefault="00E35F1F" w:rsidP="00E35F1F">
            <w:pPr>
              <w:pStyle w:val="EngHang"/>
            </w:pPr>
            <w:commentRangeStart w:id="1062"/>
            <w:r w:rsidRPr="007425E1">
              <w:t xml:space="preserve">For </w:t>
            </w:r>
            <w:commentRangeEnd w:id="1062"/>
            <w:r>
              <w:rPr>
                <w:rStyle w:val="CommentReference"/>
                <w:rFonts w:ascii="Times New Roman" w:eastAsiaTheme="minorHAnsi" w:hAnsi="Times New Roman" w:cstheme="minorBidi"/>
                <w:color w:val="auto"/>
              </w:rPr>
              <w:commentReference w:id="1062"/>
            </w:r>
            <w:r w:rsidR="00D65F5D">
              <w:t>the goodwill of the Father</w:t>
            </w:r>
          </w:p>
          <w:p w14:paraId="02A6D89C" w14:textId="77777777" w:rsidR="00E35F1F" w:rsidRPr="007425E1" w:rsidRDefault="00E35F1F" w:rsidP="00E35F1F">
            <w:pPr>
              <w:pStyle w:val="EngHang"/>
            </w:pPr>
            <w:r w:rsidRPr="007425E1">
              <w:t>Was in your conception,</w:t>
            </w:r>
          </w:p>
          <w:p w14:paraId="55D085C7" w14:textId="77777777" w:rsidR="00E35F1F" w:rsidRPr="007425E1" w:rsidRDefault="00E35F1F" w:rsidP="00E35F1F">
            <w:pPr>
              <w:pStyle w:val="EngHang"/>
            </w:pPr>
            <w:r w:rsidRPr="007425E1">
              <w:t xml:space="preserve">And the </w:t>
            </w:r>
            <w:commentRangeStart w:id="1063"/>
            <w:r>
              <w:t>coming</w:t>
            </w:r>
            <w:r w:rsidRPr="007425E1">
              <w:t xml:space="preserve"> </w:t>
            </w:r>
            <w:commentRangeEnd w:id="1063"/>
            <w:r>
              <w:rPr>
                <w:rStyle w:val="CommentReference"/>
                <w:rFonts w:ascii="Times New Roman" w:eastAsiaTheme="minorHAnsi" w:hAnsi="Times New Roman" w:cstheme="minorBidi"/>
                <w:color w:val="auto"/>
              </w:rPr>
              <w:commentReference w:id="1063"/>
            </w:r>
            <w:r w:rsidRPr="007425E1">
              <w:t>of the Son,</w:t>
            </w:r>
          </w:p>
          <w:p w14:paraId="3BA90A79" w14:textId="77777777" w:rsidR="00E35F1F" w:rsidRDefault="00E35F1F" w:rsidP="00E35F1F">
            <w:pPr>
              <w:pStyle w:val="EngHangEnd"/>
            </w:pPr>
            <w:r w:rsidRPr="007425E1">
              <w:t>Was in your womb.</w:t>
            </w:r>
          </w:p>
        </w:tc>
        <w:tc>
          <w:tcPr>
            <w:tcW w:w="288" w:type="dxa"/>
          </w:tcPr>
          <w:p w14:paraId="5F039301" w14:textId="77777777" w:rsidR="00E35F1F" w:rsidRDefault="00E35F1F" w:rsidP="00E35F1F"/>
        </w:tc>
        <w:tc>
          <w:tcPr>
            <w:tcW w:w="288" w:type="dxa"/>
          </w:tcPr>
          <w:p w14:paraId="272B7F68" w14:textId="77777777" w:rsidR="00E35F1F" w:rsidRDefault="00E35F1F" w:rsidP="00E35F1F">
            <w:pPr>
              <w:pStyle w:val="CopticCross"/>
            </w:pPr>
          </w:p>
        </w:tc>
        <w:tc>
          <w:tcPr>
            <w:tcW w:w="3960" w:type="dxa"/>
          </w:tcPr>
          <w:p w14:paraId="4AC37DCA" w14:textId="77777777" w:rsidR="00E35F1F" w:rsidRDefault="00E35F1F" w:rsidP="00E35F1F">
            <w:pPr>
              <w:pStyle w:val="CopticVersemulti-line"/>
            </w:pPr>
            <w:r w:rsidRPr="00520531">
              <w:t>Ⲁ̀ ⲡ̀ϯⲙⲁϯ ⲅⲁⲣ ⲙ̀Ⲫ̀ⲓⲱⲧ</w:t>
            </w:r>
          </w:p>
          <w:p w14:paraId="48BD9363" w14:textId="77777777" w:rsidR="00E35F1F" w:rsidRDefault="00E35F1F" w:rsidP="00E35F1F">
            <w:pPr>
              <w:pStyle w:val="CopticVersemulti-line"/>
            </w:pPr>
            <w:r w:rsidRPr="00520531">
              <w:t>ϣⲱⲡⲓ ϧⲉⲛ ⲡⲉϫⲓⲛⲉⲣⲃⲟⲕⲓ</w:t>
            </w:r>
          </w:p>
          <w:p w14:paraId="2BCC111C" w14:textId="77777777" w:rsidR="00E35F1F" w:rsidRDefault="00E35F1F" w:rsidP="00E35F1F">
            <w:pPr>
              <w:pStyle w:val="CopticVersemulti-line"/>
            </w:pPr>
            <w:r w:rsidRPr="00520531">
              <w:t>ⲁ̀ⲧ̀ⲡⲁⲣⲟⲩⲥⲓⲁ̀ ⲙ̀Ⲡⲓϣⲏⲣⲓ</w:t>
            </w:r>
          </w:p>
          <w:p w14:paraId="4EB93856" w14:textId="77777777" w:rsidR="00E35F1F" w:rsidRDefault="00E35F1F" w:rsidP="00E35F1F">
            <w:pPr>
              <w:pStyle w:val="CopticVerse"/>
            </w:pPr>
            <w:r w:rsidRPr="00520531">
              <w:t>ϣⲱⲡⲓ ⲛ̀ϩ̀ⲣⲏⲓ ϧⲉⲛ ⲧⲉⲙⲏⲧⲣⲁ</w:t>
            </w:r>
          </w:p>
        </w:tc>
      </w:tr>
      <w:tr w:rsidR="00E35F1F" w14:paraId="430CA2BE" w14:textId="77777777" w:rsidTr="00E35F1F">
        <w:trPr>
          <w:cantSplit/>
          <w:jc w:val="center"/>
        </w:trPr>
        <w:tc>
          <w:tcPr>
            <w:tcW w:w="288" w:type="dxa"/>
          </w:tcPr>
          <w:p w14:paraId="1C1CCE37" w14:textId="77777777" w:rsidR="00E35F1F" w:rsidRDefault="00E35F1F" w:rsidP="00E35F1F">
            <w:pPr>
              <w:pStyle w:val="CopticCross"/>
            </w:pPr>
            <w:r w:rsidRPr="00FB5ACB">
              <w:t>¿</w:t>
            </w:r>
          </w:p>
        </w:tc>
        <w:tc>
          <w:tcPr>
            <w:tcW w:w="3960" w:type="dxa"/>
          </w:tcPr>
          <w:p w14:paraId="181FDED6" w14:textId="163A1767" w:rsidR="00E35F1F" w:rsidRPr="007425E1" w:rsidRDefault="00D65F5D" w:rsidP="00E35F1F">
            <w:pPr>
              <w:pStyle w:val="EngHang"/>
            </w:pPr>
            <w:r>
              <w:t>The Holy Spirit</w:t>
            </w:r>
          </w:p>
          <w:p w14:paraId="19B47CD4" w14:textId="77777777" w:rsidR="00E35F1F" w:rsidRPr="007425E1" w:rsidRDefault="00E35F1F" w:rsidP="00E35F1F">
            <w:pPr>
              <w:pStyle w:val="EngHang"/>
            </w:pPr>
            <w:r w:rsidRPr="007425E1">
              <w:t>Filled every part of,</w:t>
            </w:r>
          </w:p>
          <w:p w14:paraId="3C2596A0" w14:textId="77777777" w:rsidR="00E35F1F" w:rsidRPr="007425E1" w:rsidRDefault="00E35F1F" w:rsidP="00E35F1F">
            <w:pPr>
              <w:pStyle w:val="EngHang"/>
            </w:pPr>
            <w:r w:rsidRPr="007425E1">
              <w:t>Your soul and your body,</w:t>
            </w:r>
          </w:p>
          <w:p w14:paraId="09104827" w14:textId="77777777" w:rsidR="00E35F1F" w:rsidRDefault="00E35F1F" w:rsidP="00E35F1F">
            <w:pPr>
              <w:pStyle w:val="EngHangEnd"/>
            </w:pPr>
            <w:r w:rsidRPr="007425E1">
              <w:t>O Mary the Mother of God.</w:t>
            </w:r>
          </w:p>
        </w:tc>
        <w:tc>
          <w:tcPr>
            <w:tcW w:w="288" w:type="dxa"/>
          </w:tcPr>
          <w:p w14:paraId="50ACB358" w14:textId="77777777" w:rsidR="00E35F1F" w:rsidRDefault="00E35F1F" w:rsidP="00E35F1F"/>
        </w:tc>
        <w:tc>
          <w:tcPr>
            <w:tcW w:w="288" w:type="dxa"/>
          </w:tcPr>
          <w:p w14:paraId="0C691322" w14:textId="77777777" w:rsidR="00E35F1F" w:rsidRDefault="00E35F1F" w:rsidP="00E35F1F">
            <w:pPr>
              <w:pStyle w:val="CopticCross"/>
            </w:pPr>
            <w:r w:rsidRPr="00FB5ACB">
              <w:t>¿</w:t>
            </w:r>
          </w:p>
        </w:tc>
        <w:tc>
          <w:tcPr>
            <w:tcW w:w="3960" w:type="dxa"/>
          </w:tcPr>
          <w:p w14:paraId="360FC2DD" w14:textId="77777777" w:rsidR="00E35F1F" w:rsidRPr="00582AD7" w:rsidRDefault="00E35F1F" w:rsidP="00E35F1F">
            <w:pPr>
              <w:pStyle w:val="CopticVersemulti-line"/>
            </w:pPr>
            <w:r w:rsidRPr="00582AD7">
              <w:t>Ⲁ̀Ⲡⲓⲡ̅ⲛ̅ⲁ ⲉ̅ⲑ̅ⲩ</w:t>
            </w:r>
          </w:p>
          <w:p w14:paraId="15B36504" w14:textId="77777777" w:rsidR="00E35F1F" w:rsidRPr="00582AD7" w:rsidRDefault="00E35F1F" w:rsidP="00E35F1F">
            <w:pPr>
              <w:pStyle w:val="CopticVersemulti-line"/>
            </w:pPr>
            <w:r w:rsidRPr="00582AD7">
              <w:t>ⲙⲟϩ ⲙ̀ⲙⲁⲓ ⲛⲓⲃⲉⲛ ⲛ̀ⲧⲉ</w:t>
            </w:r>
          </w:p>
          <w:p w14:paraId="1E36FDEE" w14:textId="77777777" w:rsidR="00E35F1F" w:rsidRPr="00582AD7" w:rsidRDefault="00E35F1F" w:rsidP="00E35F1F">
            <w:pPr>
              <w:pStyle w:val="CopticVersemulti-line"/>
            </w:pPr>
            <w:r w:rsidRPr="00582AD7">
              <w:t xml:space="preserve">ⲧⲉⲯⲩⲭⲏ ⲛⲉⲙ </w:t>
            </w:r>
            <w:commentRangeStart w:id="1064"/>
            <w:r w:rsidRPr="00582AD7">
              <w:t>ⲧⲉⲥⲱⲙⲁ</w:t>
            </w:r>
            <w:commentRangeEnd w:id="1064"/>
            <w:r>
              <w:rPr>
                <w:rStyle w:val="CommentReference"/>
                <w:rFonts w:ascii="Garamond" w:hAnsi="Garamond" w:cstheme="minorBidi"/>
                <w:noProof w:val="0"/>
                <w:lang w:val="en-CA"/>
              </w:rPr>
              <w:commentReference w:id="1064"/>
            </w:r>
          </w:p>
          <w:p w14:paraId="3EB86522" w14:textId="77777777" w:rsidR="00E35F1F" w:rsidRDefault="00E35F1F" w:rsidP="00E35F1F">
            <w:pPr>
              <w:pStyle w:val="CopticVerse"/>
            </w:pPr>
            <w:r w:rsidRPr="00582AD7">
              <w:t>ⲱ̀ Ⲙⲁⲣⲓⲁ̀ ⲑ̀ⲙⲁⲩ ⲙ̀Ⲫϯ</w:t>
            </w:r>
          </w:p>
        </w:tc>
      </w:tr>
      <w:tr w:rsidR="00E35F1F" w14:paraId="2912C5A8" w14:textId="77777777" w:rsidTr="00E35F1F">
        <w:trPr>
          <w:cantSplit/>
          <w:jc w:val="center"/>
        </w:trPr>
        <w:tc>
          <w:tcPr>
            <w:tcW w:w="288" w:type="dxa"/>
          </w:tcPr>
          <w:p w14:paraId="56CC213F" w14:textId="77777777" w:rsidR="00E35F1F" w:rsidRDefault="00E35F1F" w:rsidP="00E35F1F">
            <w:pPr>
              <w:pStyle w:val="CopticCross"/>
            </w:pPr>
          </w:p>
        </w:tc>
        <w:tc>
          <w:tcPr>
            <w:tcW w:w="3960" w:type="dxa"/>
          </w:tcPr>
          <w:p w14:paraId="70246000" w14:textId="77777777" w:rsidR="00E35F1F" w:rsidRPr="007425E1" w:rsidRDefault="00E35F1F" w:rsidP="00E35F1F">
            <w:pPr>
              <w:pStyle w:val="EngHang"/>
            </w:pPr>
            <w:r w:rsidRPr="007425E1">
              <w:t>Therefo</w:t>
            </w:r>
            <w:r>
              <w:t>re we also keep</w:t>
            </w:r>
          </w:p>
          <w:p w14:paraId="3E83D257" w14:textId="77777777" w:rsidR="00E35F1F" w:rsidRDefault="00E35F1F" w:rsidP="00E35F1F">
            <w:pPr>
              <w:pStyle w:val="EngHang"/>
            </w:pPr>
            <w:r>
              <w:t>Both a S</w:t>
            </w:r>
            <w:r w:rsidRPr="007425E1">
              <w:t>piritual</w:t>
            </w:r>
            <w:r>
              <w:rPr>
                <w:rStyle w:val="FootnoteReference"/>
                <w:rFonts w:eastAsiaTheme="majorEastAsia"/>
                <w:lang w:val="en-GB"/>
              </w:rPr>
              <w:t xml:space="preserve"> </w:t>
            </w:r>
          </w:p>
          <w:p w14:paraId="622934A3" w14:textId="77777777" w:rsidR="00E35F1F" w:rsidRPr="003B172A" w:rsidRDefault="00E35F1F" w:rsidP="00E35F1F">
            <w:pPr>
              <w:pStyle w:val="EngHang"/>
              <w:rPr>
                <w:vertAlign w:val="superscript"/>
                <w:lang w:val="en-GB"/>
              </w:rPr>
            </w:pPr>
            <w:r>
              <w:t>An</w:t>
            </w:r>
            <w:r w:rsidRPr="007425E1">
              <w:t>d prophetic</w:t>
            </w:r>
            <w:r>
              <w:t xml:space="preserve"> feast</w:t>
            </w:r>
            <w:r w:rsidRPr="007425E1">
              <w:t>,</w:t>
            </w:r>
          </w:p>
          <w:p w14:paraId="61D533AB" w14:textId="77777777" w:rsidR="00E35F1F" w:rsidRDefault="00E35F1F" w:rsidP="00E35F1F">
            <w:pPr>
              <w:pStyle w:val="EngHangEnd"/>
            </w:pPr>
            <w:r w:rsidRPr="007425E1">
              <w:t>Proclaiming with King David,</w:t>
            </w:r>
            <w:r>
              <w:t xml:space="preserve"> saying,</w:t>
            </w:r>
          </w:p>
        </w:tc>
        <w:tc>
          <w:tcPr>
            <w:tcW w:w="288" w:type="dxa"/>
          </w:tcPr>
          <w:p w14:paraId="4B2C1AE3" w14:textId="77777777" w:rsidR="00E35F1F" w:rsidRDefault="00E35F1F" w:rsidP="00E35F1F"/>
        </w:tc>
        <w:tc>
          <w:tcPr>
            <w:tcW w:w="288" w:type="dxa"/>
          </w:tcPr>
          <w:p w14:paraId="7610424A" w14:textId="77777777" w:rsidR="00E35F1F" w:rsidRDefault="00E35F1F" w:rsidP="00E35F1F">
            <w:pPr>
              <w:pStyle w:val="CopticCross"/>
            </w:pPr>
          </w:p>
        </w:tc>
        <w:tc>
          <w:tcPr>
            <w:tcW w:w="3960" w:type="dxa"/>
          </w:tcPr>
          <w:p w14:paraId="68CC0A31" w14:textId="77777777" w:rsidR="00E35F1F" w:rsidRDefault="00E35F1F" w:rsidP="00E35F1F">
            <w:pPr>
              <w:pStyle w:val="CopticVersemulti-line"/>
            </w:pPr>
            <w:r w:rsidRPr="00520531">
              <w:t>Ⲉⲑⲃⲉ ⲫⲁⲓ ⲧⲉⲛⲉⲣϣⲁⲓ ϩⲱⲛ</w:t>
            </w:r>
          </w:p>
          <w:p w14:paraId="76AFD6A2" w14:textId="77777777" w:rsidR="00E35F1F" w:rsidRDefault="00E35F1F" w:rsidP="00E35F1F">
            <w:pPr>
              <w:pStyle w:val="CopticVersemulti-line"/>
            </w:pPr>
            <w:r w:rsidRPr="00520531">
              <w:t>ϧⲉⲛ ⲟⲩϣⲁⲓ ⲙ̀ⲡ̅ⲛ̅ⲁⲧⲓⲕⲟⲛ</w:t>
            </w:r>
          </w:p>
          <w:p w14:paraId="52CA0713" w14:textId="77777777" w:rsidR="00E35F1F" w:rsidRDefault="00E35F1F" w:rsidP="00E35F1F">
            <w:pPr>
              <w:pStyle w:val="CopticVersemulti-line"/>
            </w:pPr>
            <w:r w:rsidRPr="00520531">
              <w:t>ⲟⲩⲟϩ ⲙ̀ⲡ̀ⲣⲟⲫⲏⲧⲓⲕⲟⲛ ⲉⲩⲥⲟⲡ</w:t>
            </w:r>
          </w:p>
          <w:p w14:paraId="2B7E586B" w14:textId="77777777" w:rsidR="00E35F1F" w:rsidRDefault="00E35F1F" w:rsidP="00E35F1F">
            <w:pPr>
              <w:pStyle w:val="CopticVerse"/>
            </w:pPr>
            <w:r w:rsidRPr="00520531">
              <w:t>ⲉⲛⲱϣ ⲉ̀ⲃⲟⲗ ⲛⲉⲙ ⲡ̀ⲟⲩⲣⲟ Ⲇⲁⲩⲓⲇ</w:t>
            </w:r>
          </w:p>
        </w:tc>
      </w:tr>
      <w:tr w:rsidR="00E35F1F" w14:paraId="0444A680" w14:textId="77777777" w:rsidTr="00E35F1F">
        <w:trPr>
          <w:cantSplit/>
          <w:jc w:val="center"/>
        </w:trPr>
        <w:tc>
          <w:tcPr>
            <w:tcW w:w="288" w:type="dxa"/>
          </w:tcPr>
          <w:p w14:paraId="50358E21" w14:textId="77777777" w:rsidR="00E35F1F" w:rsidRDefault="00E35F1F" w:rsidP="00E35F1F">
            <w:pPr>
              <w:pStyle w:val="CopticCross"/>
            </w:pPr>
            <w:r w:rsidRPr="00FB5ACB">
              <w:t>¿</w:t>
            </w:r>
          </w:p>
        </w:tc>
        <w:tc>
          <w:tcPr>
            <w:tcW w:w="3960" w:type="dxa"/>
          </w:tcPr>
          <w:p w14:paraId="319A687F" w14:textId="77777777" w:rsidR="00E35F1F" w:rsidRPr="007425E1" w:rsidRDefault="00E35F1F" w:rsidP="00E35F1F">
            <w:pPr>
              <w:pStyle w:val="EngHang"/>
            </w:pPr>
            <w:r>
              <w:t>“Arise</w:t>
            </w:r>
            <w:r w:rsidRPr="007425E1">
              <w:t xml:space="preserve">, O Lord into </w:t>
            </w:r>
            <w:r>
              <w:t>Your</w:t>
            </w:r>
            <w:r w:rsidRPr="007425E1">
              <w:t xml:space="preserve"> rest,</w:t>
            </w:r>
          </w:p>
          <w:p w14:paraId="0BA7A82E" w14:textId="3DA9950F" w:rsidR="00E35F1F" w:rsidRPr="007425E1" w:rsidRDefault="00E35F1F" w:rsidP="00E35F1F">
            <w:pPr>
              <w:pStyle w:val="EngHang"/>
            </w:pPr>
            <w:r>
              <w:t>You</w:t>
            </w:r>
            <w:r w:rsidR="00D65F5D">
              <w:t xml:space="preserve"> and the Ark</w:t>
            </w:r>
          </w:p>
          <w:p w14:paraId="39EBB099" w14:textId="77777777" w:rsidR="00E35F1F" w:rsidRPr="007425E1" w:rsidRDefault="00E35F1F" w:rsidP="00E35F1F">
            <w:pPr>
              <w:pStyle w:val="EngHang"/>
            </w:pPr>
            <w:r w:rsidRPr="007425E1">
              <w:t xml:space="preserve">Of </w:t>
            </w:r>
            <w:r>
              <w:t>You holy place,”</w:t>
            </w:r>
          </w:p>
          <w:p w14:paraId="21E2A6CA" w14:textId="77777777" w:rsidR="00E35F1F" w:rsidRDefault="00E35F1F" w:rsidP="00E35F1F">
            <w:pPr>
              <w:pStyle w:val="EngHangEnd"/>
            </w:pPr>
            <w:r w:rsidRPr="007425E1">
              <w:t xml:space="preserve">Which is </w:t>
            </w:r>
            <w:commentRangeStart w:id="1065"/>
            <w:r w:rsidRPr="007425E1">
              <w:t>you</w:t>
            </w:r>
            <w:commentRangeEnd w:id="1065"/>
            <w:r>
              <w:rPr>
                <w:rStyle w:val="CommentReference"/>
                <w:rFonts w:ascii="Times New Roman" w:eastAsiaTheme="minorHAnsi" w:hAnsi="Times New Roman" w:cstheme="minorBidi"/>
                <w:color w:val="auto"/>
              </w:rPr>
              <w:commentReference w:id="1065"/>
            </w:r>
            <w:r w:rsidRPr="007425E1">
              <w:t>, O Mary.</w:t>
            </w:r>
          </w:p>
        </w:tc>
        <w:tc>
          <w:tcPr>
            <w:tcW w:w="288" w:type="dxa"/>
          </w:tcPr>
          <w:p w14:paraId="0F25589F" w14:textId="77777777" w:rsidR="00E35F1F" w:rsidRDefault="00E35F1F" w:rsidP="00E35F1F"/>
        </w:tc>
        <w:tc>
          <w:tcPr>
            <w:tcW w:w="288" w:type="dxa"/>
          </w:tcPr>
          <w:p w14:paraId="26C578F2" w14:textId="77777777" w:rsidR="00E35F1F" w:rsidRDefault="00E35F1F" w:rsidP="00E35F1F">
            <w:pPr>
              <w:pStyle w:val="CopticCross"/>
            </w:pPr>
            <w:r w:rsidRPr="00FB5ACB">
              <w:t>¿</w:t>
            </w:r>
          </w:p>
        </w:tc>
        <w:tc>
          <w:tcPr>
            <w:tcW w:w="3960" w:type="dxa"/>
          </w:tcPr>
          <w:p w14:paraId="00BDA3B3" w14:textId="77777777" w:rsidR="00E35F1F" w:rsidRDefault="00E35F1F" w:rsidP="00E35F1F">
            <w:pPr>
              <w:pStyle w:val="CopticVersemulti-line"/>
            </w:pPr>
            <w:r w:rsidRPr="00520531">
              <w:t>Ϫⲉ ⲧⲱⲛⲕ Ⲡⲟ̅ⲥ̅ ⲉ̀ⲡⲉⲕⲙ̀ⲧⲟⲛ</w:t>
            </w:r>
          </w:p>
          <w:p w14:paraId="063DBDF5" w14:textId="77777777" w:rsidR="00E35F1F" w:rsidRDefault="00E35F1F" w:rsidP="00E35F1F">
            <w:pPr>
              <w:pStyle w:val="CopticVersemulti-line"/>
            </w:pPr>
            <w:r w:rsidRPr="00520531">
              <w:t>ⲛ̀ⲑⲟⲕ ⲛⲉⲙ ϯⲕⲓⲃⲱⲧⲟⲥ</w:t>
            </w:r>
          </w:p>
          <w:p w14:paraId="09AD0EC4" w14:textId="77777777" w:rsidR="00E35F1F" w:rsidRDefault="00E35F1F" w:rsidP="00E35F1F">
            <w:pPr>
              <w:pStyle w:val="CopticVersemulti-line"/>
            </w:pPr>
            <w:r w:rsidRPr="00520531">
              <w:t>ⲛ̀ⲧⲉ ⲡⲓⲙⲁⲉ̅ⲑ̅ⲩ ⲛ̀ⲧⲁⲕ</w:t>
            </w:r>
          </w:p>
          <w:p w14:paraId="4F1C1B00" w14:textId="77777777" w:rsidR="00E35F1F" w:rsidRDefault="00E35F1F" w:rsidP="00E35F1F">
            <w:pPr>
              <w:pStyle w:val="CopticVerse"/>
            </w:pPr>
            <w:r w:rsidRPr="00520531">
              <w:t>ⲉ̀ⲧⲉ ⲛ̀ⲑⲟ ⲧⲉ ⲱ̀ Ⲙⲁⲣⲓⲁ̀</w:t>
            </w:r>
          </w:p>
        </w:tc>
      </w:tr>
      <w:tr w:rsidR="00E35F1F" w14:paraId="03BF8065" w14:textId="77777777" w:rsidTr="00E35F1F">
        <w:trPr>
          <w:cantSplit/>
          <w:trHeight w:val="962"/>
          <w:jc w:val="center"/>
        </w:trPr>
        <w:tc>
          <w:tcPr>
            <w:tcW w:w="288" w:type="dxa"/>
          </w:tcPr>
          <w:p w14:paraId="58B43DD6" w14:textId="77777777" w:rsidR="00E35F1F" w:rsidRDefault="00E35F1F" w:rsidP="00E35F1F">
            <w:pPr>
              <w:pStyle w:val="CopticCross"/>
            </w:pPr>
          </w:p>
        </w:tc>
        <w:tc>
          <w:tcPr>
            <w:tcW w:w="3960" w:type="dxa"/>
          </w:tcPr>
          <w:p w14:paraId="15B52392" w14:textId="77777777" w:rsidR="00E35F1F" w:rsidRPr="0018265C" w:rsidRDefault="00E35F1F" w:rsidP="00E35F1F">
            <w:pPr>
              <w:pStyle w:val="EngHang"/>
              <w:rPr>
                <w:rFonts w:eastAsiaTheme="minorHAnsi"/>
              </w:rPr>
            </w:pPr>
            <w:r w:rsidRPr="0018265C">
              <w:rPr>
                <w:rFonts w:eastAsiaTheme="minorHAnsi"/>
              </w:rPr>
              <w:t>We ask you, remember us,</w:t>
            </w:r>
          </w:p>
          <w:p w14:paraId="61224FEF" w14:textId="77777777" w:rsidR="00E35F1F" w:rsidRPr="0018265C" w:rsidRDefault="00E35F1F" w:rsidP="00E35F1F">
            <w:pPr>
              <w:pStyle w:val="EngHang"/>
              <w:rPr>
                <w:rFonts w:eastAsiaTheme="minorHAnsi"/>
              </w:rPr>
            </w:pPr>
            <w:r w:rsidRPr="0018265C">
              <w:rPr>
                <w:rFonts w:eastAsiaTheme="minorHAnsi"/>
              </w:rPr>
              <w:t>O our faithful advocate,</w:t>
            </w:r>
          </w:p>
          <w:p w14:paraId="7C6170FE" w14:textId="77777777" w:rsidR="00E35F1F" w:rsidRPr="0018265C" w:rsidRDefault="00E35F1F" w:rsidP="00E35F1F">
            <w:pPr>
              <w:pStyle w:val="EngHang"/>
              <w:rPr>
                <w:rFonts w:eastAsiaTheme="minorHAnsi"/>
              </w:rPr>
            </w:pPr>
            <w:r w:rsidRPr="0018265C">
              <w:rPr>
                <w:rFonts w:eastAsiaTheme="minorHAnsi"/>
              </w:rPr>
              <w:t>Before our Lord Jesus Christ,</w:t>
            </w:r>
          </w:p>
          <w:p w14:paraId="4138B310" w14:textId="77777777" w:rsidR="00E35F1F" w:rsidRPr="0018265C" w:rsidRDefault="00E35F1F" w:rsidP="00E35F1F">
            <w:pPr>
              <w:pStyle w:val="EngHangEnd"/>
            </w:pPr>
            <w:r w:rsidRPr="0018265C">
              <w:t>That He may forgive us our sins.</w:t>
            </w:r>
          </w:p>
        </w:tc>
        <w:tc>
          <w:tcPr>
            <w:tcW w:w="288" w:type="dxa"/>
          </w:tcPr>
          <w:p w14:paraId="373A5124" w14:textId="77777777" w:rsidR="00E35F1F" w:rsidRDefault="00E35F1F" w:rsidP="00E35F1F"/>
        </w:tc>
        <w:tc>
          <w:tcPr>
            <w:tcW w:w="288" w:type="dxa"/>
          </w:tcPr>
          <w:p w14:paraId="5347B43C" w14:textId="77777777" w:rsidR="00E35F1F" w:rsidRDefault="00E35F1F" w:rsidP="00E35F1F">
            <w:pPr>
              <w:pStyle w:val="CopticCross"/>
            </w:pPr>
          </w:p>
        </w:tc>
        <w:tc>
          <w:tcPr>
            <w:tcW w:w="3960" w:type="dxa"/>
          </w:tcPr>
          <w:p w14:paraId="00DA39B1" w14:textId="77777777" w:rsidR="00E35F1F" w:rsidRDefault="00E35F1F" w:rsidP="00E35F1F">
            <w:pPr>
              <w:pStyle w:val="CopticVersemulti-line"/>
            </w:pPr>
            <w:r w:rsidRPr="00914F1B">
              <w:t>Ⲧⲉⲛϯϩⲟ ⲁ̀ⲣⲓⲡⲉⲛⲙⲉⲩⲓ̀</w:t>
            </w:r>
          </w:p>
          <w:p w14:paraId="4EE3F140" w14:textId="77777777" w:rsidR="00E35F1F" w:rsidRDefault="00E35F1F" w:rsidP="00E35F1F">
            <w:pPr>
              <w:pStyle w:val="CopticVersemulti-line"/>
            </w:pPr>
            <w:r w:rsidRPr="00914F1B">
              <w:t>ⲱ̀ ϯⲡ̀ⲣⲟⲥⲧⲁⲧⲏⲥ ⲉ̀ⲧⲉⲛϩⲟⲧ</w:t>
            </w:r>
          </w:p>
          <w:p w14:paraId="19AAF5B3" w14:textId="77777777" w:rsidR="00E35F1F" w:rsidRDefault="00E35F1F" w:rsidP="00E35F1F">
            <w:pPr>
              <w:pStyle w:val="CopticVersemulti-line"/>
            </w:pPr>
            <w:r w:rsidRPr="00914F1B">
              <w:t>ⲛⲁϩⲣⲉⲛ Ⲡⲉⲛⲟ̅ⲥ̅ Ⲓⲏ̅ⲥ Ⲡⲭ̅ⲥ</w:t>
            </w:r>
          </w:p>
          <w:p w14:paraId="4EA0A3FA" w14:textId="77777777" w:rsidR="00E35F1F" w:rsidRDefault="00E35F1F" w:rsidP="00E35F1F">
            <w:pPr>
              <w:pStyle w:val="CopticVersemulti-line"/>
            </w:pPr>
            <w:r w:rsidRPr="00914F1B">
              <w:t>ⲛ̀ⲧⲉϥⲭⲁ ⲛⲉⲛⲛⲟⲃⲓ ⲛⲁⲛ ⲉ̀ⲃⲟⲗ</w:t>
            </w:r>
          </w:p>
        </w:tc>
      </w:tr>
    </w:tbl>
    <w:p w14:paraId="64AD5C9C" w14:textId="77777777" w:rsidR="00E35F1F" w:rsidRDefault="00E35F1F" w:rsidP="00E35F1F">
      <w:pPr>
        <w:pStyle w:val="Heading5"/>
      </w:pPr>
      <w:bookmarkStart w:id="1066" w:name="_Toc298681353"/>
      <w:bookmarkStart w:id="1067" w:name="_Toc308441943"/>
      <w:r>
        <w:lastRenderedPageBreak/>
        <w:t>The Second Crown Batos</w:t>
      </w:r>
      <w:bookmarkEnd w:id="1066"/>
      <w:bookmarkEnd w:id="1067"/>
    </w:p>
    <w:p w14:paraId="69C6B62B" w14:textId="77777777" w:rsidR="00E35F1F" w:rsidRPr="008B5AA7" w:rsidRDefault="00E35F1F" w:rsidP="00E35F1F">
      <w:pPr>
        <w:pStyle w:val="Heading3non-TOC"/>
      </w:pPr>
      <w:r w:rsidRPr="008B5AA7">
        <w:t>Ⲡⲓⲗⲱⲃ</w:t>
      </w:r>
      <w:r w:rsidRPr="008B5AA7">
        <w:rPr>
          <w:rFonts w:ascii="Times New Roman" w:hAnsi="Times New Roman" w:cs="Times New Roman"/>
        </w:rPr>
        <w:t>ϣ</w:t>
      </w:r>
      <w:r w:rsidRPr="008B5AA7">
        <w:t xml:space="preserve">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ⲉ</w:t>
      </w:r>
      <w:r w:rsidRPr="008B5AA7">
        <w:rPr>
          <w:rFonts w:ascii="Times New Roman" w:hAnsi="Times New Roman" w:cs="Times New Roman"/>
        </w:rPr>
        <w:t>̀ϩ</w:t>
      </w:r>
      <w:r w:rsidRPr="008B5AA7">
        <w:t>ⲟⲟⲩ ⲙ</w:t>
      </w:r>
      <w:r w:rsidRPr="008B5AA7">
        <w:rPr>
          <w:rFonts w:ascii="Times New Roman" w:hAnsi="Times New Roman" w:cs="Times New Roman"/>
        </w:rPr>
        <w:t>̀</w:t>
      </w:r>
      <w:r w:rsidRPr="008B5AA7">
        <w:t>ⲡ</w:t>
      </w:r>
      <w:r w:rsidRPr="008B5AA7">
        <w:rPr>
          <w:rFonts w:ascii="Times New Roman" w:hAnsi="Times New Roman" w:cs="Times New Roman"/>
        </w:rPr>
        <w:t>̀</w:t>
      </w:r>
      <w:r w:rsidRPr="008B5AA7">
        <w:t>ⲥⲁⲃⲃⲁⲧⲟⲛ ⲡⲓⲙⲁ</w:t>
      </w:r>
      <w:r w:rsidRPr="008B5AA7">
        <w:rPr>
          <w:rFonts w:ascii="Times New Roman" w:hAnsi="Times New Roman" w:cs="Times New Roman"/>
        </w:rPr>
        <w:t>ϩ</w:t>
      </w:r>
      <w:r w:rsidRPr="008B5AA7">
        <w:t>ⲃ</w:t>
      </w:r>
      <w:r w:rsidRPr="008B5AA7">
        <w:rPr>
          <w:rFonts w:ascii="Times New Roman" w:hAnsi="Times New Roman" w:cs="Times New Roman"/>
        </w:rPr>
        <w:t>̅</w:t>
      </w:r>
      <w:r w:rsidRPr="008B5AA7">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076F6D3D" w14:textId="77777777" w:rsidTr="00E35F1F">
        <w:trPr>
          <w:cantSplit/>
          <w:jc w:val="center"/>
        </w:trPr>
        <w:tc>
          <w:tcPr>
            <w:tcW w:w="288" w:type="dxa"/>
          </w:tcPr>
          <w:p w14:paraId="0747863D" w14:textId="77777777" w:rsidR="00E35F1F" w:rsidRDefault="00E35F1F" w:rsidP="00E35F1F">
            <w:pPr>
              <w:pStyle w:val="CopticCross"/>
            </w:pPr>
            <w:r w:rsidRPr="00FB5ACB">
              <w:t>¿</w:t>
            </w:r>
          </w:p>
        </w:tc>
        <w:tc>
          <w:tcPr>
            <w:tcW w:w="3960" w:type="dxa"/>
          </w:tcPr>
          <w:p w14:paraId="5DF573E0" w14:textId="7B198C28" w:rsidR="00E35F1F" w:rsidRPr="007425E1" w:rsidRDefault="00D65F5D" w:rsidP="00E35F1F">
            <w:pPr>
              <w:pStyle w:val="EngHang"/>
            </w:pPr>
            <w:r>
              <w:t>Rejoice, O</w:t>
            </w:r>
            <w:r w:rsidR="00E35F1F" w:rsidRPr="007425E1">
              <w:t xml:space="preserve"> full of grace,</w:t>
            </w:r>
          </w:p>
          <w:p w14:paraId="2C6B4E8A" w14:textId="77777777" w:rsidR="00E35F1F" w:rsidRPr="007425E1" w:rsidRDefault="00E35F1F" w:rsidP="00E35F1F">
            <w:pPr>
              <w:pStyle w:val="EngHang"/>
            </w:pPr>
            <w:r w:rsidRPr="007425E1">
              <w:t>The undefiled virgin,</w:t>
            </w:r>
          </w:p>
          <w:p w14:paraId="2BB0C8C5" w14:textId="77777777" w:rsidR="00E35F1F" w:rsidRPr="007425E1" w:rsidRDefault="00E35F1F" w:rsidP="00E35F1F">
            <w:pPr>
              <w:pStyle w:val="EngHang"/>
            </w:pPr>
            <w:r w:rsidRPr="007425E1">
              <w:t>The tabernacle not made</w:t>
            </w:r>
            <w:r>
              <w:rPr>
                <w:rStyle w:val="FootnoteReference"/>
                <w:rFonts w:eastAsiaTheme="majorEastAsia"/>
                <w:lang w:val="en-GB"/>
              </w:rPr>
              <w:t xml:space="preserve"> </w:t>
            </w:r>
            <w:r w:rsidRPr="007425E1">
              <w:t>by hands,</w:t>
            </w:r>
          </w:p>
          <w:p w14:paraId="3812EFBB" w14:textId="77777777" w:rsidR="00E35F1F" w:rsidRPr="00F0646D" w:rsidRDefault="00E35F1F" w:rsidP="00E35F1F">
            <w:pPr>
              <w:pStyle w:val="EngHangEnd"/>
              <w:rPr>
                <w:color w:val="auto"/>
              </w:rPr>
            </w:pPr>
            <w:r w:rsidRPr="007425E1">
              <w:t>The treasure of righteousness.</w:t>
            </w:r>
          </w:p>
        </w:tc>
        <w:tc>
          <w:tcPr>
            <w:tcW w:w="288" w:type="dxa"/>
          </w:tcPr>
          <w:p w14:paraId="49839B52" w14:textId="77777777" w:rsidR="00E35F1F" w:rsidRDefault="00E35F1F" w:rsidP="00E35F1F"/>
        </w:tc>
        <w:tc>
          <w:tcPr>
            <w:tcW w:w="288" w:type="dxa"/>
          </w:tcPr>
          <w:p w14:paraId="58EA7014" w14:textId="77777777" w:rsidR="00E35F1F" w:rsidRDefault="00E35F1F" w:rsidP="00E35F1F">
            <w:pPr>
              <w:pStyle w:val="CopticCross"/>
            </w:pPr>
            <w:r w:rsidRPr="00FB5ACB">
              <w:t>¿</w:t>
            </w:r>
          </w:p>
        </w:tc>
        <w:tc>
          <w:tcPr>
            <w:tcW w:w="3960" w:type="dxa"/>
          </w:tcPr>
          <w:p w14:paraId="34DAA08F" w14:textId="77777777" w:rsidR="00E35F1F" w:rsidRDefault="00E35F1F" w:rsidP="00E35F1F">
            <w:pPr>
              <w:pStyle w:val="CopticVersemulti-line"/>
            </w:pPr>
            <w:r w:rsidRPr="008B5AA7">
              <w:t>Ⲭⲉⲣⲉ ⲑⲏⲉⲑⲙⲉ</w:t>
            </w:r>
            <w:r w:rsidRPr="008B5AA7">
              <w:rPr>
                <w:rFonts w:ascii="Times New Roman" w:hAnsi="Times New Roman" w:cs="Times New Roman"/>
              </w:rPr>
              <w:t>ϩ</w:t>
            </w:r>
            <w:r w:rsidRPr="008B5AA7">
              <w:t xml:space="preserve"> ⲛ</w:t>
            </w:r>
            <w:r w:rsidRPr="008B5AA7">
              <w:rPr>
                <w:rFonts w:ascii="Times New Roman" w:hAnsi="Times New Roman" w:cs="Times New Roman"/>
              </w:rPr>
              <w:t>̀ϩ̀</w:t>
            </w:r>
            <w:r w:rsidRPr="008B5AA7">
              <w:t>ⲙⲟⲧ</w:t>
            </w:r>
          </w:p>
          <w:p w14:paraId="424E5A00" w14:textId="77777777" w:rsidR="00E35F1F" w:rsidRDefault="00E35F1F" w:rsidP="00E35F1F">
            <w:pPr>
              <w:pStyle w:val="CopticVersemulti-line"/>
            </w:pPr>
            <w:r w:rsidRPr="008B5AA7">
              <w:rPr>
                <w:rFonts w:ascii="Times New Roman" w:hAnsi="Times New Roman" w:cs="Times New Roman"/>
              </w:rPr>
              <w:t>ϯ</w:t>
            </w:r>
            <w:r w:rsidRPr="008B5AA7">
              <w:t>ⲡⲁⲣⲑⲉⲛⲟⲥ ⲛ</w:t>
            </w:r>
            <w:r w:rsidRPr="008B5AA7">
              <w:rPr>
                <w:rFonts w:ascii="Times New Roman" w:hAnsi="Times New Roman" w:cs="Times New Roman"/>
              </w:rPr>
              <w:t>̀</w:t>
            </w:r>
            <w:r w:rsidRPr="008B5AA7">
              <w:t>ⲁⲧⲑⲱⲗⲉⲃ</w:t>
            </w:r>
          </w:p>
          <w:p w14:paraId="52DF99DA" w14:textId="77777777" w:rsidR="00E35F1F" w:rsidRDefault="00E35F1F" w:rsidP="00E35F1F">
            <w:pPr>
              <w:pStyle w:val="CopticVersemulti-line"/>
            </w:pPr>
            <w:r w:rsidRPr="008B5AA7">
              <w:rPr>
                <w:rFonts w:ascii="Times New Roman" w:hAnsi="Times New Roman" w:cs="Times New Roman"/>
              </w:rPr>
              <w:t>ϯ</w:t>
            </w:r>
            <w:r w:rsidRPr="008B5AA7">
              <w:t>ⲥ</w:t>
            </w:r>
            <w:r w:rsidRPr="008B5AA7">
              <w:rPr>
                <w:rFonts w:ascii="Times New Roman" w:hAnsi="Times New Roman" w:cs="Times New Roman"/>
              </w:rPr>
              <w:t>̀</w:t>
            </w:r>
            <w:r w:rsidRPr="008B5AA7">
              <w:t>ⲕⲏⲛⲏ ⲛ</w:t>
            </w:r>
            <w:r w:rsidRPr="008B5AA7">
              <w:rPr>
                <w:rFonts w:ascii="Times New Roman" w:hAnsi="Times New Roman" w:cs="Times New Roman"/>
              </w:rPr>
              <w:t>̀</w:t>
            </w:r>
            <w:r w:rsidRPr="008B5AA7">
              <w:t>ⲁⲑⲙⲟⲩⲛⲕ ⲛ</w:t>
            </w:r>
            <w:r w:rsidRPr="008B5AA7">
              <w:rPr>
                <w:rFonts w:ascii="Times New Roman" w:hAnsi="Times New Roman" w:cs="Times New Roman"/>
              </w:rPr>
              <w:t>̀ϫ</w:t>
            </w:r>
            <w:r w:rsidRPr="008B5AA7">
              <w:t>ⲓ</w:t>
            </w:r>
            <w:r w:rsidRPr="008B5AA7">
              <w:rPr>
                <w:rFonts w:ascii="Times New Roman" w:hAnsi="Times New Roman" w:cs="Times New Roman"/>
              </w:rPr>
              <w:t>ϫ</w:t>
            </w:r>
          </w:p>
          <w:p w14:paraId="671E1097" w14:textId="77777777" w:rsidR="00E35F1F" w:rsidRDefault="00E35F1F" w:rsidP="00E35F1F">
            <w:pPr>
              <w:pStyle w:val="CopticVerse"/>
            </w:pPr>
            <w:r w:rsidRPr="008B5AA7">
              <w:t>ⲡⲓⲁ</w:t>
            </w:r>
            <w:r w:rsidRPr="008B5AA7">
              <w:rPr>
                <w:rFonts w:ascii="Times New Roman" w:hAnsi="Times New Roman" w:cs="Times New Roman"/>
              </w:rPr>
              <w:t>̀ϩ</w:t>
            </w:r>
            <w:r w:rsidRPr="008B5AA7">
              <w:t>ⲟ ⲛ</w:t>
            </w:r>
            <w:r w:rsidRPr="008B5AA7">
              <w:rPr>
                <w:rFonts w:ascii="Times New Roman" w:hAnsi="Times New Roman" w:cs="Times New Roman"/>
              </w:rPr>
              <w:t>̀</w:t>
            </w:r>
            <w:r w:rsidRPr="008B5AA7">
              <w:t xml:space="preserve">ⲧⲉ </w:t>
            </w:r>
            <w:r w:rsidRPr="008B5AA7">
              <w:rPr>
                <w:rFonts w:ascii="Times New Roman" w:hAnsi="Times New Roman" w:cs="Times New Roman"/>
              </w:rPr>
              <w:t>ϯ</w:t>
            </w:r>
            <w:r w:rsidRPr="008B5AA7">
              <w:t>ⲙⲉⲑⲙⲏⲓ</w:t>
            </w:r>
          </w:p>
        </w:tc>
      </w:tr>
      <w:tr w:rsidR="00E35F1F" w14:paraId="099D24F1" w14:textId="77777777" w:rsidTr="00E35F1F">
        <w:trPr>
          <w:cantSplit/>
          <w:jc w:val="center"/>
        </w:trPr>
        <w:tc>
          <w:tcPr>
            <w:tcW w:w="288" w:type="dxa"/>
          </w:tcPr>
          <w:p w14:paraId="58BE84B7" w14:textId="77777777" w:rsidR="00E35F1F" w:rsidRDefault="00E35F1F" w:rsidP="00E35F1F">
            <w:pPr>
              <w:pStyle w:val="CopticCross"/>
            </w:pPr>
          </w:p>
        </w:tc>
        <w:tc>
          <w:tcPr>
            <w:tcW w:w="3960" w:type="dxa"/>
          </w:tcPr>
          <w:p w14:paraId="1FF64C3B" w14:textId="2598965C" w:rsidR="00E35F1F" w:rsidRPr="007425E1" w:rsidRDefault="00D65F5D" w:rsidP="00E35F1F">
            <w:pPr>
              <w:pStyle w:val="EngHang"/>
            </w:pPr>
            <w:r>
              <w:t>Rejoice O</w:t>
            </w:r>
            <w:r w:rsidR="00E35F1F" w:rsidRPr="007425E1">
              <w:t xml:space="preserve"> </w:t>
            </w:r>
            <w:r w:rsidR="00E35F1F">
              <w:t>beautiful</w:t>
            </w:r>
            <w:r w:rsidR="00E35F1F" w:rsidRPr="007425E1">
              <w:t xml:space="preserve"> dove,</w:t>
            </w:r>
          </w:p>
          <w:p w14:paraId="46D72E8D" w14:textId="77777777" w:rsidR="00E35F1F" w:rsidRPr="007425E1" w:rsidRDefault="00E35F1F" w:rsidP="00E35F1F">
            <w:pPr>
              <w:pStyle w:val="EngHang"/>
            </w:pPr>
            <w:r w:rsidRPr="007425E1">
              <w:t xml:space="preserve">Who </w:t>
            </w:r>
            <w:commentRangeStart w:id="1068"/>
            <w:r>
              <w:t>evangelized</w:t>
            </w:r>
            <w:r w:rsidRPr="007425E1">
              <w:t xml:space="preserve"> </w:t>
            </w:r>
            <w:commentRangeEnd w:id="1068"/>
            <w:r>
              <w:rPr>
                <w:rStyle w:val="CommentReference"/>
                <w:rFonts w:ascii="Times New Roman" w:eastAsiaTheme="minorHAnsi" w:hAnsi="Times New Roman" w:cstheme="minorBidi"/>
                <w:color w:val="auto"/>
              </w:rPr>
              <w:commentReference w:id="1068"/>
            </w:r>
            <w:r w:rsidRPr="007425E1">
              <w:t>us</w:t>
            </w:r>
            <w:r>
              <w:t xml:space="preserve"> with</w:t>
            </w:r>
            <w:r w:rsidRPr="007425E1">
              <w:t>,</w:t>
            </w:r>
          </w:p>
          <w:p w14:paraId="4821BD20" w14:textId="77777777" w:rsidR="00E35F1F" w:rsidRPr="007425E1" w:rsidRDefault="00E35F1F" w:rsidP="00E35F1F">
            <w:pPr>
              <w:pStyle w:val="EngHang"/>
            </w:pPr>
            <w:r w:rsidRPr="007425E1">
              <w:t>The peace of God,</w:t>
            </w:r>
          </w:p>
          <w:p w14:paraId="51614FAA" w14:textId="77777777" w:rsidR="00E35F1F" w:rsidRDefault="00E35F1F" w:rsidP="00E35F1F">
            <w:pPr>
              <w:pStyle w:val="EngHangEnd"/>
            </w:pPr>
            <w:r w:rsidRPr="007425E1">
              <w:t>Toward mankind.</w:t>
            </w:r>
          </w:p>
        </w:tc>
        <w:tc>
          <w:tcPr>
            <w:tcW w:w="288" w:type="dxa"/>
          </w:tcPr>
          <w:p w14:paraId="1D39FAD6" w14:textId="77777777" w:rsidR="00E35F1F" w:rsidRDefault="00E35F1F" w:rsidP="00E35F1F"/>
        </w:tc>
        <w:tc>
          <w:tcPr>
            <w:tcW w:w="288" w:type="dxa"/>
          </w:tcPr>
          <w:p w14:paraId="5458A18F" w14:textId="77777777" w:rsidR="00E35F1F" w:rsidRDefault="00E35F1F" w:rsidP="00E35F1F">
            <w:pPr>
              <w:pStyle w:val="CopticCross"/>
            </w:pPr>
          </w:p>
        </w:tc>
        <w:tc>
          <w:tcPr>
            <w:tcW w:w="3960" w:type="dxa"/>
          </w:tcPr>
          <w:p w14:paraId="673ABF2B" w14:textId="77777777" w:rsidR="00E35F1F" w:rsidRDefault="00E35F1F" w:rsidP="00E35F1F">
            <w:pPr>
              <w:pStyle w:val="CopticVersemulti-line"/>
            </w:pPr>
            <w:r>
              <w:t>Ⲭⲉⲣⲉ ϯϭ̀ⲣⲟⲙⲡⲓ ⲉⲑⲛⲉⲥⲱⲥ</w:t>
            </w:r>
          </w:p>
          <w:p w14:paraId="53C4B4C1" w14:textId="77777777" w:rsidR="00E35F1F" w:rsidRDefault="00E35F1F" w:rsidP="00E35F1F">
            <w:pPr>
              <w:pStyle w:val="CopticVersemulti-line"/>
            </w:pPr>
            <w:r>
              <w:t>ⲑⲏⲉ̀ⲧⲁⲥϩⲓϣⲉⲛⲛⲟⲩϥⲓ ⲛⲁⲛ</w:t>
            </w:r>
          </w:p>
          <w:p w14:paraId="3C572BAD" w14:textId="77777777" w:rsidR="00E35F1F" w:rsidRDefault="00E35F1F" w:rsidP="00E35F1F">
            <w:pPr>
              <w:pStyle w:val="CopticVersemulti-line"/>
            </w:pPr>
            <w:r>
              <w:t>ⲛ̀ϯϩⲓⲣⲏⲛⲏ ⲛ̀ⲧⲉ Ⲫϯ</w:t>
            </w:r>
          </w:p>
          <w:p w14:paraId="77336456" w14:textId="77777777" w:rsidR="00E35F1F" w:rsidRDefault="00E35F1F" w:rsidP="00E35F1F">
            <w:pPr>
              <w:pStyle w:val="CopticVerse"/>
            </w:pPr>
            <w:r>
              <w:t>ⲑⲏⲉ̀ⲧⲁⲥϣⲱⲡⲓ ϣⲁ ⲛⲓⲣⲱⲙⲓ</w:t>
            </w:r>
          </w:p>
        </w:tc>
      </w:tr>
      <w:tr w:rsidR="00E35F1F" w14:paraId="5D17E69F" w14:textId="77777777" w:rsidTr="00E35F1F">
        <w:trPr>
          <w:cantSplit/>
          <w:jc w:val="center"/>
        </w:trPr>
        <w:tc>
          <w:tcPr>
            <w:tcW w:w="288" w:type="dxa"/>
          </w:tcPr>
          <w:p w14:paraId="6C9EE207" w14:textId="77777777" w:rsidR="00E35F1F" w:rsidRDefault="00E35F1F" w:rsidP="00E35F1F">
            <w:pPr>
              <w:pStyle w:val="CopticCross"/>
            </w:pPr>
            <w:r w:rsidRPr="00FB5ACB">
              <w:t>¿</w:t>
            </w:r>
          </w:p>
        </w:tc>
        <w:tc>
          <w:tcPr>
            <w:tcW w:w="3960" w:type="dxa"/>
          </w:tcPr>
          <w:p w14:paraId="26521464" w14:textId="7A96D6E1" w:rsidR="00E35F1F" w:rsidRDefault="00D65F5D" w:rsidP="00E35F1F">
            <w:pPr>
              <w:pStyle w:val="EngHang"/>
            </w:pPr>
            <w:r>
              <w:t>Rejoice O</w:t>
            </w:r>
            <w:r w:rsidR="00E35F1F">
              <w:t xml:space="preserve"> Mother of He</w:t>
            </w:r>
          </w:p>
          <w:p w14:paraId="35E4FEE5" w14:textId="77777777" w:rsidR="00E35F1F" w:rsidRDefault="00E35F1F" w:rsidP="00E35F1F">
            <w:pPr>
              <w:pStyle w:val="EngHang"/>
            </w:pPr>
            <w:r>
              <w:t>Who was incarnate of His own will,</w:t>
            </w:r>
          </w:p>
          <w:p w14:paraId="2D13645E" w14:textId="77777777" w:rsidR="00E35F1F" w:rsidRDefault="00E35F1F" w:rsidP="00E35F1F">
            <w:pPr>
              <w:pStyle w:val="EngHang"/>
            </w:pPr>
            <w:r>
              <w:t>And the goodwill of His Father,</w:t>
            </w:r>
          </w:p>
          <w:p w14:paraId="5BFE476F" w14:textId="77777777" w:rsidR="00E35F1F" w:rsidRDefault="00E35F1F" w:rsidP="00E35F1F">
            <w:pPr>
              <w:pStyle w:val="EngHangEnd"/>
            </w:pPr>
            <w:r>
              <w:t>And the Holy Spirit.</w:t>
            </w:r>
          </w:p>
        </w:tc>
        <w:tc>
          <w:tcPr>
            <w:tcW w:w="288" w:type="dxa"/>
          </w:tcPr>
          <w:p w14:paraId="45074CA2" w14:textId="77777777" w:rsidR="00E35F1F" w:rsidRDefault="00E35F1F" w:rsidP="00E35F1F"/>
        </w:tc>
        <w:tc>
          <w:tcPr>
            <w:tcW w:w="288" w:type="dxa"/>
          </w:tcPr>
          <w:p w14:paraId="4413BE7D" w14:textId="77777777" w:rsidR="00E35F1F" w:rsidRDefault="00E35F1F" w:rsidP="00E35F1F">
            <w:pPr>
              <w:pStyle w:val="CopticCross"/>
            </w:pPr>
            <w:r w:rsidRPr="00FB5ACB">
              <w:t>¿</w:t>
            </w:r>
          </w:p>
        </w:tc>
        <w:tc>
          <w:tcPr>
            <w:tcW w:w="3960" w:type="dxa"/>
          </w:tcPr>
          <w:p w14:paraId="447FA0DE" w14:textId="77777777" w:rsidR="00E35F1F" w:rsidRDefault="00E35F1F" w:rsidP="00E35F1F">
            <w:pPr>
              <w:pStyle w:val="CopticVersemulti-line"/>
            </w:pPr>
            <w:r>
              <w:t>Ⲭⲉⲣⲉ ⲑ̀ⲙⲁⲩ ⲙ̀ⲫⲏⲉ̀ⲧⲁϥⲉⲣⲣⲱⲙⲓ</w:t>
            </w:r>
          </w:p>
          <w:p w14:paraId="6F4B4E38" w14:textId="77777777" w:rsidR="00E35F1F" w:rsidRDefault="00E35F1F" w:rsidP="00E35F1F">
            <w:pPr>
              <w:pStyle w:val="CopticVersemulti-line"/>
            </w:pPr>
            <w:r>
              <w:t>ϧⲉⲛ ⲡⲉϥⲟⲩⲱϣ ⲙ̀ⲙⲓⲛⲙ̀ⲙⲟϥ</w:t>
            </w:r>
          </w:p>
          <w:p w14:paraId="3704B7ED" w14:textId="77777777" w:rsidR="00E35F1F" w:rsidRDefault="00E35F1F" w:rsidP="00E35F1F">
            <w:pPr>
              <w:pStyle w:val="CopticVersemulti-line"/>
            </w:pPr>
            <w:r>
              <w:t>ⲛⲉⲙ ⲡ̀ϯⲙⲁϯ Ⲡ̀ⲉϥⲓⲱⲧ</w:t>
            </w:r>
          </w:p>
          <w:p w14:paraId="4B10C30F" w14:textId="77777777" w:rsidR="00E35F1F" w:rsidRDefault="00E35F1F" w:rsidP="00E35F1F">
            <w:pPr>
              <w:pStyle w:val="CopticVerse"/>
            </w:pPr>
            <w:r>
              <w:t>ⲛⲉⲙ Ⲡⲓⲡ̅ⲛ̅ⲁ ⲉ̅ⲑ̅ⲩ</w:t>
            </w:r>
          </w:p>
        </w:tc>
      </w:tr>
      <w:tr w:rsidR="00E35F1F" w14:paraId="3A2365B9" w14:textId="77777777" w:rsidTr="00E35F1F">
        <w:trPr>
          <w:cantSplit/>
          <w:jc w:val="center"/>
        </w:trPr>
        <w:tc>
          <w:tcPr>
            <w:tcW w:w="288" w:type="dxa"/>
          </w:tcPr>
          <w:p w14:paraId="78F7493C" w14:textId="77777777" w:rsidR="00E35F1F" w:rsidRDefault="00E35F1F" w:rsidP="00E35F1F">
            <w:pPr>
              <w:pStyle w:val="CopticCross"/>
            </w:pPr>
          </w:p>
        </w:tc>
        <w:tc>
          <w:tcPr>
            <w:tcW w:w="3960" w:type="dxa"/>
          </w:tcPr>
          <w:p w14:paraId="41C17D14" w14:textId="34E56407" w:rsidR="00E35F1F" w:rsidRDefault="00D65F5D" w:rsidP="00E35F1F">
            <w:pPr>
              <w:pStyle w:val="EngHang"/>
            </w:pPr>
            <w:r>
              <w:t>Rejoice O</w:t>
            </w:r>
            <w:r w:rsidR="00E35F1F">
              <w:t xml:space="preserve"> golden pot,</w:t>
            </w:r>
          </w:p>
          <w:p w14:paraId="36E852E4" w14:textId="77777777" w:rsidR="00E35F1F" w:rsidRDefault="00E35F1F" w:rsidP="00E35F1F">
            <w:pPr>
              <w:pStyle w:val="EngHang"/>
            </w:pPr>
            <w:r>
              <w:t>Containing the manna,</w:t>
            </w:r>
          </w:p>
          <w:p w14:paraId="09C0BA84" w14:textId="77777777" w:rsidR="00E35F1F" w:rsidRDefault="00E35F1F" w:rsidP="00E35F1F">
            <w:pPr>
              <w:pStyle w:val="EngHang"/>
            </w:pPr>
            <w:r>
              <w:t>And the rod of almond wood,</w:t>
            </w:r>
          </w:p>
          <w:p w14:paraId="41C00A95" w14:textId="77777777" w:rsidR="00E35F1F" w:rsidRDefault="00E35F1F" w:rsidP="00E35F1F">
            <w:pPr>
              <w:pStyle w:val="EngHangEnd"/>
            </w:pPr>
            <w:r>
              <w:t>Which Moses used to strike the rock.</w:t>
            </w:r>
          </w:p>
        </w:tc>
        <w:tc>
          <w:tcPr>
            <w:tcW w:w="288" w:type="dxa"/>
          </w:tcPr>
          <w:p w14:paraId="7F62CB8B" w14:textId="77777777" w:rsidR="00E35F1F" w:rsidRDefault="00E35F1F" w:rsidP="00E35F1F"/>
        </w:tc>
        <w:tc>
          <w:tcPr>
            <w:tcW w:w="288" w:type="dxa"/>
          </w:tcPr>
          <w:p w14:paraId="0C279666" w14:textId="77777777" w:rsidR="00E35F1F" w:rsidRDefault="00E35F1F" w:rsidP="00E35F1F">
            <w:pPr>
              <w:pStyle w:val="CopticCross"/>
            </w:pPr>
          </w:p>
        </w:tc>
        <w:tc>
          <w:tcPr>
            <w:tcW w:w="3960" w:type="dxa"/>
          </w:tcPr>
          <w:p w14:paraId="65C1871E" w14:textId="77777777" w:rsidR="00E35F1F" w:rsidRDefault="00E35F1F" w:rsidP="00E35F1F">
            <w:pPr>
              <w:pStyle w:val="CopticVersemulti-line"/>
            </w:pPr>
            <w:r>
              <w:t>Ⲭⲉⲣⲉ ⲡⲓⲥ̀ⲧⲁⲙⲛⲟⲥ ⲛ̀ⲛⲟⲩⲃ</w:t>
            </w:r>
          </w:p>
          <w:p w14:paraId="4C696F5A" w14:textId="77777777" w:rsidR="00E35F1F" w:rsidRDefault="00E35F1F" w:rsidP="00E35F1F">
            <w:pPr>
              <w:pStyle w:val="CopticVersemulti-line"/>
            </w:pPr>
            <w:r>
              <w:t>ⲉ̀ⲣⲉ ⲡⲓⲙⲁⲛⲛⲁ ϩⲏⲡ ⲛ̀ϧⲏⲧϥ</w:t>
            </w:r>
          </w:p>
          <w:p w14:paraId="03E1A74A" w14:textId="77777777" w:rsidR="00E35F1F" w:rsidRDefault="00E35F1F" w:rsidP="00E35F1F">
            <w:pPr>
              <w:pStyle w:val="CopticVersemulti-line"/>
            </w:pPr>
            <w:r>
              <w:t>ⲛⲉⲙ ⲡⲓϣ̀ⲃⲱⲧ ⲛ̀ϣⲉ ⲙ̀ⲡⲉⲩⲕⲓⲛⲱⲛ</w:t>
            </w:r>
          </w:p>
          <w:p w14:paraId="02DB8253" w14:textId="77777777" w:rsidR="00E35F1F" w:rsidRDefault="00E35F1F" w:rsidP="00E35F1F">
            <w:pPr>
              <w:pStyle w:val="CopticVerse"/>
            </w:pPr>
            <w:r>
              <w:t>ⲉ̀ⲧⲁ Ⲙⲱⲩ̀ⲥⲏⲥ ⲙⲉϣ ϯⲡⲉⲧⲣⲁ ⲛ̀ϧⲏⲧϥ</w:t>
            </w:r>
          </w:p>
        </w:tc>
      </w:tr>
      <w:tr w:rsidR="00E35F1F" w14:paraId="3FA1285C" w14:textId="77777777" w:rsidTr="00E35F1F">
        <w:trPr>
          <w:cantSplit/>
          <w:jc w:val="center"/>
        </w:trPr>
        <w:tc>
          <w:tcPr>
            <w:tcW w:w="288" w:type="dxa"/>
          </w:tcPr>
          <w:p w14:paraId="7B022D31" w14:textId="77777777" w:rsidR="00E35F1F" w:rsidRDefault="00E35F1F" w:rsidP="00E35F1F">
            <w:pPr>
              <w:pStyle w:val="CopticCross"/>
            </w:pPr>
            <w:r w:rsidRPr="00FB5ACB">
              <w:t>¿</w:t>
            </w:r>
          </w:p>
        </w:tc>
        <w:tc>
          <w:tcPr>
            <w:tcW w:w="3960" w:type="dxa"/>
          </w:tcPr>
          <w:p w14:paraId="1D8CB07B" w14:textId="2B1353E7" w:rsidR="00E35F1F" w:rsidRPr="007425E1" w:rsidRDefault="00D65F5D" w:rsidP="00E35F1F">
            <w:pPr>
              <w:pStyle w:val="EngHang"/>
            </w:pPr>
            <w:r>
              <w:t>Rejoice</w:t>
            </w:r>
            <w:r w:rsidR="00E35F1F" w:rsidRPr="007425E1">
              <w:t xml:space="preserve"> O full of grace,</w:t>
            </w:r>
          </w:p>
          <w:p w14:paraId="395B25F1" w14:textId="2C7697DC" w:rsidR="00E35F1F" w:rsidRPr="007425E1" w:rsidRDefault="00D65F5D" w:rsidP="00E35F1F">
            <w:pPr>
              <w:pStyle w:val="EngHang"/>
            </w:pPr>
            <w:r>
              <w:t>The spiritual table</w:t>
            </w:r>
          </w:p>
          <w:p w14:paraId="78CB5E6C" w14:textId="77777777" w:rsidR="00E35F1F" w:rsidRPr="007425E1" w:rsidRDefault="00E35F1F" w:rsidP="00E35F1F">
            <w:pPr>
              <w:pStyle w:val="EngHang"/>
            </w:pPr>
            <w:r w:rsidRPr="007425E1">
              <w:t>That gives life to everyone,</w:t>
            </w:r>
          </w:p>
          <w:p w14:paraId="2CF24734" w14:textId="77777777" w:rsidR="00E35F1F" w:rsidRDefault="00E35F1F" w:rsidP="00E35F1F">
            <w:pPr>
              <w:pStyle w:val="EngHangEnd"/>
            </w:pPr>
            <w:r w:rsidRPr="007425E1">
              <w:t xml:space="preserve">Who eats </w:t>
            </w:r>
            <w:commentRangeStart w:id="1069"/>
            <w:r w:rsidRPr="007425E1">
              <w:t>thereof</w:t>
            </w:r>
            <w:commentRangeEnd w:id="1069"/>
            <w:r>
              <w:rPr>
                <w:rStyle w:val="CommentReference"/>
                <w:rFonts w:ascii="Times New Roman" w:eastAsiaTheme="minorHAnsi" w:hAnsi="Times New Roman" w:cstheme="minorBidi"/>
                <w:color w:val="auto"/>
              </w:rPr>
              <w:commentReference w:id="1069"/>
            </w:r>
            <w:r w:rsidRPr="007425E1">
              <w:t>.</w:t>
            </w:r>
          </w:p>
        </w:tc>
        <w:tc>
          <w:tcPr>
            <w:tcW w:w="288" w:type="dxa"/>
          </w:tcPr>
          <w:p w14:paraId="65A25401" w14:textId="77777777" w:rsidR="00E35F1F" w:rsidRDefault="00E35F1F" w:rsidP="00E35F1F"/>
        </w:tc>
        <w:tc>
          <w:tcPr>
            <w:tcW w:w="288" w:type="dxa"/>
          </w:tcPr>
          <w:p w14:paraId="1F7D9A75" w14:textId="77777777" w:rsidR="00E35F1F" w:rsidRDefault="00E35F1F" w:rsidP="00E35F1F">
            <w:pPr>
              <w:pStyle w:val="CopticCross"/>
            </w:pPr>
            <w:r w:rsidRPr="00FB5ACB">
              <w:t>¿</w:t>
            </w:r>
          </w:p>
        </w:tc>
        <w:tc>
          <w:tcPr>
            <w:tcW w:w="3960" w:type="dxa"/>
          </w:tcPr>
          <w:p w14:paraId="309B4A27" w14:textId="77777777" w:rsidR="00E35F1F" w:rsidRDefault="00E35F1F" w:rsidP="00E35F1F">
            <w:pPr>
              <w:pStyle w:val="CopticVersemulti-line"/>
            </w:pPr>
            <w:r>
              <w:t>Ⲭⲉⲣⲉ ⲕⲉⲭⲁⲣⲓⲧⲱⲙⲉⲛⲏ</w:t>
            </w:r>
          </w:p>
          <w:p w14:paraId="5078973A" w14:textId="77777777" w:rsidR="00E35F1F" w:rsidRDefault="00E35F1F" w:rsidP="00E35F1F">
            <w:pPr>
              <w:pStyle w:val="CopticVersemulti-line"/>
            </w:pPr>
            <w:r>
              <w:t>ⲱ̀ ϯⲧ̀ⲣⲁⲡⲉⲍⲁ ⲙ̀ⲡ̅ⲛ̅ⲁⲧⲓⲕⲏ</w:t>
            </w:r>
          </w:p>
          <w:p w14:paraId="3D4E7CD6" w14:textId="77777777" w:rsidR="00E35F1F" w:rsidRDefault="00E35F1F" w:rsidP="00E35F1F">
            <w:pPr>
              <w:pStyle w:val="CopticVersemulti-line"/>
            </w:pPr>
            <w:r>
              <w:t>ⲉⲧϯ ⲙ̀ⲡ̀ⲱⲛϧ ⲛ̀ⲟⲩⲟⲛ ⲛⲓⲃⲉⲛ</w:t>
            </w:r>
          </w:p>
          <w:p w14:paraId="071805BF" w14:textId="77777777" w:rsidR="00E35F1F" w:rsidRDefault="00E35F1F" w:rsidP="00E35F1F">
            <w:pPr>
              <w:pStyle w:val="CopticVerse"/>
            </w:pPr>
            <w:r>
              <w:t>ⲉⲑⲛⲁⲟⲩⲱⲙ ⲉ̀ⲃⲟⲗⲛ̀ϧⲏⲧⲥ</w:t>
            </w:r>
          </w:p>
        </w:tc>
      </w:tr>
      <w:tr w:rsidR="00E35F1F" w14:paraId="6AF158D3" w14:textId="77777777" w:rsidTr="00E35F1F">
        <w:trPr>
          <w:cantSplit/>
          <w:jc w:val="center"/>
        </w:trPr>
        <w:tc>
          <w:tcPr>
            <w:tcW w:w="288" w:type="dxa"/>
          </w:tcPr>
          <w:p w14:paraId="24961F33" w14:textId="77777777" w:rsidR="00E35F1F" w:rsidRDefault="00E35F1F" w:rsidP="00E35F1F">
            <w:pPr>
              <w:pStyle w:val="CopticCross"/>
            </w:pPr>
          </w:p>
        </w:tc>
        <w:tc>
          <w:tcPr>
            <w:tcW w:w="3960" w:type="dxa"/>
          </w:tcPr>
          <w:p w14:paraId="2E37AFD6" w14:textId="5D9C104A" w:rsidR="00E35F1F" w:rsidRPr="007425E1" w:rsidRDefault="00D65F5D" w:rsidP="00E35F1F">
            <w:pPr>
              <w:pStyle w:val="EngHang"/>
            </w:pPr>
            <w:r>
              <w:t>Rejoice O</w:t>
            </w:r>
            <w:r w:rsidR="00E35F1F" w:rsidRPr="007425E1">
              <w:t xml:space="preserve"> incorrupt</w:t>
            </w:r>
            <w:r w:rsidR="00E35F1F">
              <w:rPr>
                <w:rStyle w:val="FootnoteReference"/>
                <w:rFonts w:eastAsiaTheme="majorEastAsia"/>
                <w:lang w:val="en-GB"/>
              </w:rPr>
              <w:t xml:space="preserve"> </w:t>
            </w:r>
            <w:r>
              <w:t>vessel</w:t>
            </w:r>
          </w:p>
          <w:p w14:paraId="29616316" w14:textId="77777777" w:rsidR="00E35F1F" w:rsidRPr="007425E1" w:rsidRDefault="00E35F1F" w:rsidP="00E35F1F">
            <w:pPr>
              <w:pStyle w:val="EngHang"/>
            </w:pPr>
            <w:r w:rsidRPr="007425E1">
              <w:t>Of the Divinity,</w:t>
            </w:r>
          </w:p>
          <w:p w14:paraId="1822FB44" w14:textId="0CDBC9FC" w:rsidR="00E35F1F" w:rsidRPr="007425E1" w:rsidRDefault="00D65F5D" w:rsidP="00E35F1F">
            <w:pPr>
              <w:pStyle w:val="EngHang"/>
            </w:pPr>
            <w:r>
              <w:t>That heals everyone</w:t>
            </w:r>
          </w:p>
          <w:p w14:paraId="110E22FE" w14:textId="77777777" w:rsidR="00E35F1F" w:rsidRDefault="00E35F1F" w:rsidP="00E35F1F">
            <w:pPr>
              <w:pStyle w:val="EngHangEnd"/>
            </w:pPr>
            <w:r w:rsidRPr="007425E1">
              <w:t>Who drinks thereof.</w:t>
            </w:r>
          </w:p>
        </w:tc>
        <w:tc>
          <w:tcPr>
            <w:tcW w:w="288" w:type="dxa"/>
          </w:tcPr>
          <w:p w14:paraId="66612218" w14:textId="77777777" w:rsidR="00E35F1F" w:rsidRDefault="00E35F1F" w:rsidP="00E35F1F"/>
        </w:tc>
        <w:tc>
          <w:tcPr>
            <w:tcW w:w="288" w:type="dxa"/>
          </w:tcPr>
          <w:p w14:paraId="3765D8EC" w14:textId="77777777" w:rsidR="00E35F1F" w:rsidRDefault="00E35F1F" w:rsidP="00E35F1F">
            <w:pPr>
              <w:pStyle w:val="CopticCross"/>
            </w:pPr>
          </w:p>
        </w:tc>
        <w:tc>
          <w:tcPr>
            <w:tcW w:w="3960" w:type="dxa"/>
          </w:tcPr>
          <w:p w14:paraId="593FA648" w14:textId="77777777" w:rsidR="00E35F1F" w:rsidRDefault="00E35F1F" w:rsidP="00E35F1F">
            <w:pPr>
              <w:pStyle w:val="CopticVersemulti-line"/>
            </w:pPr>
            <w:r w:rsidRPr="008B5AA7">
              <w:t>Ⲭⲉⲣⲉ ⲡⲓⲕⲩⲙⲓⲗⲗⲓⲟⲛ</w:t>
            </w:r>
          </w:p>
          <w:p w14:paraId="79DAFC1B" w14:textId="77777777" w:rsidR="00E35F1F" w:rsidRDefault="00E35F1F" w:rsidP="00E35F1F">
            <w:pPr>
              <w:pStyle w:val="CopticVersemulti-line"/>
            </w:pPr>
            <w:r w:rsidRPr="008B5AA7">
              <w:t>ⲛ̀ⲁⲫⲑⲁⲣⲧⲟⲛ ⲛ̀ⲧⲉ ϯⲙⲉⲑⲛⲟⲩϯ</w:t>
            </w:r>
          </w:p>
          <w:p w14:paraId="6106A3D9" w14:textId="77777777" w:rsidR="00E35F1F" w:rsidRDefault="00E35F1F" w:rsidP="00E35F1F">
            <w:pPr>
              <w:pStyle w:val="CopticVersemulti-line"/>
            </w:pPr>
            <w:r w:rsidRPr="008B5AA7">
              <w:t>ⲉ̀ⲧⲉⲫⲁϧⲣⲓ ⲛ̀ⲟⲩⲟⲛ ⲛⲓⲃⲉⲛ</w:t>
            </w:r>
          </w:p>
          <w:p w14:paraId="56C8A867" w14:textId="77777777" w:rsidR="00E35F1F" w:rsidRDefault="00E35F1F" w:rsidP="00E35F1F">
            <w:pPr>
              <w:pStyle w:val="CopticVerse"/>
            </w:pPr>
            <w:r w:rsidRPr="008B5AA7">
              <w:t>ⲉⲑⲛⲁⲥⲱ ⲉ̀ⲃⲟⲗⲛ̀ϧⲏⲧϥ</w:t>
            </w:r>
          </w:p>
        </w:tc>
      </w:tr>
      <w:tr w:rsidR="00E35F1F" w14:paraId="5E338224" w14:textId="77777777" w:rsidTr="00E35F1F">
        <w:trPr>
          <w:cantSplit/>
          <w:jc w:val="center"/>
        </w:trPr>
        <w:tc>
          <w:tcPr>
            <w:tcW w:w="288" w:type="dxa"/>
          </w:tcPr>
          <w:p w14:paraId="47E97596" w14:textId="77777777" w:rsidR="00E35F1F" w:rsidRDefault="00E35F1F" w:rsidP="00E35F1F">
            <w:pPr>
              <w:pStyle w:val="CopticCross"/>
            </w:pPr>
            <w:r w:rsidRPr="00FB5ACB">
              <w:lastRenderedPageBreak/>
              <w:t>¿</w:t>
            </w:r>
          </w:p>
        </w:tc>
        <w:tc>
          <w:tcPr>
            <w:tcW w:w="3960" w:type="dxa"/>
          </w:tcPr>
          <w:p w14:paraId="6250DAB9" w14:textId="77777777" w:rsidR="00E35F1F" w:rsidRDefault="00E35F1F" w:rsidP="00E35F1F">
            <w:pPr>
              <w:pStyle w:val="EngHang"/>
            </w:pPr>
            <w:r>
              <w:t>Eagerly I will start</w:t>
            </w:r>
          </w:p>
          <w:p w14:paraId="52E3E63D" w14:textId="77777777" w:rsidR="00E35F1F" w:rsidRDefault="00E35F1F" w:rsidP="00E35F1F">
            <w:pPr>
              <w:pStyle w:val="EngHang"/>
            </w:pPr>
            <w:r>
              <w:t>To move the instrument of my tongue,</w:t>
            </w:r>
          </w:p>
          <w:p w14:paraId="0C0495BE" w14:textId="77777777" w:rsidR="00E35F1F" w:rsidRDefault="00E35F1F" w:rsidP="00E35F1F">
            <w:pPr>
              <w:pStyle w:val="EngHang"/>
            </w:pPr>
            <w:r>
              <w:t>And sing of the honour of this Virgin</w:t>
            </w:r>
          </w:p>
          <w:p w14:paraId="26F15CDD" w14:textId="77777777" w:rsidR="00E35F1F" w:rsidRDefault="00E35F1F" w:rsidP="00E35F1F">
            <w:pPr>
              <w:pStyle w:val="EngHangEnd"/>
            </w:pPr>
            <w:r>
              <w:t>And the types of her.</w:t>
            </w:r>
          </w:p>
        </w:tc>
        <w:tc>
          <w:tcPr>
            <w:tcW w:w="288" w:type="dxa"/>
          </w:tcPr>
          <w:p w14:paraId="14843EAA" w14:textId="77777777" w:rsidR="00E35F1F" w:rsidRDefault="00E35F1F" w:rsidP="00E35F1F"/>
        </w:tc>
        <w:tc>
          <w:tcPr>
            <w:tcW w:w="288" w:type="dxa"/>
          </w:tcPr>
          <w:p w14:paraId="3064B1F6" w14:textId="77777777" w:rsidR="00E35F1F" w:rsidRDefault="00E35F1F" w:rsidP="00E35F1F">
            <w:pPr>
              <w:pStyle w:val="CopticCross"/>
            </w:pPr>
            <w:r w:rsidRPr="00FB5ACB">
              <w:t>¿</w:t>
            </w:r>
          </w:p>
        </w:tc>
        <w:tc>
          <w:tcPr>
            <w:tcW w:w="3960" w:type="dxa"/>
          </w:tcPr>
          <w:p w14:paraId="220BF8AB" w14:textId="77777777" w:rsidR="00E35F1F" w:rsidRDefault="00E35F1F" w:rsidP="00E35F1F">
            <w:pPr>
              <w:pStyle w:val="CopticVersemulti-line"/>
            </w:pPr>
            <w:r w:rsidRPr="008B5AA7">
              <w:t>Ⲁⲓⲛⲁⲉⲣϩⲏⲧⲥ ϧⲉⲛ ⲟⲩϭⲓϣϣⲱⲟⲩ</w:t>
            </w:r>
          </w:p>
          <w:p w14:paraId="404F8AD8" w14:textId="77777777" w:rsidR="00E35F1F" w:rsidRPr="00582AD7" w:rsidRDefault="00E35F1F" w:rsidP="00E35F1F">
            <w:pPr>
              <w:pStyle w:val="CopticVersemulti-line"/>
            </w:pPr>
            <w:commentRangeStart w:id="1070"/>
            <w:r w:rsidRPr="00582AD7">
              <w:t>ⲛ̀ⲧⲁⲕⲓⲙ ⲙ̀ⲡ̀ⲟⲣⲅⲁⲛⲟⲛ ⲙ̀ⲡⲁⲗⲁⲥ</w:t>
            </w:r>
          </w:p>
          <w:p w14:paraId="468E4853" w14:textId="77777777" w:rsidR="00E35F1F" w:rsidRDefault="00E35F1F" w:rsidP="00E35F1F">
            <w:pPr>
              <w:pStyle w:val="CopticVersemulti-line"/>
            </w:pPr>
            <w:r w:rsidRPr="00582AD7">
              <w:t>ⲛ̀ⲧⲁϫⲱ ⲙ̀ⲡ̀ⲧⲁⲓⲟ̀ ⲛ̀ⲧⲉ ⲧⲁⲓⲡⲁⲣⲑⲉⲛⲟⲥ</w:t>
            </w:r>
            <w:commentRangeEnd w:id="1070"/>
            <w:r>
              <w:rPr>
                <w:rStyle w:val="CommentReference"/>
                <w:rFonts w:ascii="Garamond" w:hAnsi="Garamond" w:cstheme="minorBidi"/>
                <w:noProof w:val="0"/>
                <w:lang w:val="en-CA"/>
              </w:rPr>
              <w:commentReference w:id="1070"/>
            </w:r>
          </w:p>
          <w:p w14:paraId="5B797968" w14:textId="77777777" w:rsidR="00E35F1F" w:rsidRDefault="00E35F1F" w:rsidP="00E35F1F">
            <w:pPr>
              <w:pStyle w:val="CopticVerse"/>
            </w:pPr>
            <w:r w:rsidRPr="008B5AA7">
              <w:t>ⲛⲉⲙ ⲛⲉⲥⲥⲩⲅⲅⲱⲙⲓⲟⲛ ⲉⲩⲥⲟⲡ</w:t>
            </w:r>
          </w:p>
        </w:tc>
      </w:tr>
      <w:tr w:rsidR="00E35F1F" w14:paraId="3EC49938" w14:textId="77777777" w:rsidTr="00E35F1F">
        <w:trPr>
          <w:cantSplit/>
          <w:jc w:val="center"/>
        </w:trPr>
        <w:tc>
          <w:tcPr>
            <w:tcW w:w="288" w:type="dxa"/>
          </w:tcPr>
          <w:p w14:paraId="7914867A" w14:textId="77777777" w:rsidR="00E35F1F" w:rsidRDefault="00E35F1F" w:rsidP="00E35F1F">
            <w:pPr>
              <w:pStyle w:val="CopticCross"/>
            </w:pPr>
          </w:p>
        </w:tc>
        <w:tc>
          <w:tcPr>
            <w:tcW w:w="3960" w:type="dxa"/>
          </w:tcPr>
          <w:p w14:paraId="2377E9A3" w14:textId="77777777" w:rsidR="00E35F1F" w:rsidRPr="007425E1" w:rsidRDefault="00E35F1F" w:rsidP="00E35F1F">
            <w:pPr>
              <w:pStyle w:val="EngHang"/>
            </w:pPr>
            <w:r w:rsidRPr="007425E1">
              <w:t>For she is our pride,</w:t>
            </w:r>
          </w:p>
          <w:p w14:paraId="4A4ADAAC" w14:textId="77777777" w:rsidR="00E35F1F" w:rsidRPr="007425E1" w:rsidRDefault="00E35F1F" w:rsidP="00E35F1F">
            <w:pPr>
              <w:pStyle w:val="EngHang"/>
            </w:pPr>
            <w:r>
              <w:t>Our hope and our firmness</w:t>
            </w:r>
          </w:p>
          <w:p w14:paraId="34B3C4C3" w14:textId="77777777" w:rsidR="00E35F1F" w:rsidRPr="007425E1" w:rsidRDefault="00E35F1F" w:rsidP="00E35F1F">
            <w:pPr>
              <w:pStyle w:val="EngHang"/>
            </w:pPr>
            <w:r w:rsidRPr="007425E1">
              <w:t>In the Parousia</w:t>
            </w:r>
            <w:r>
              <w:rPr>
                <w:rStyle w:val="FootnoteReference"/>
                <w:rFonts w:eastAsiaTheme="majorEastAsia"/>
                <w:lang w:val="en-GB"/>
              </w:rPr>
              <w:t xml:space="preserve"> </w:t>
            </w:r>
            <w:r w:rsidRPr="007425E1">
              <w:t>of our God,</w:t>
            </w:r>
          </w:p>
          <w:p w14:paraId="6F90433B" w14:textId="77777777" w:rsidR="00E35F1F" w:rsidRDefault="00E35F1F" w:rsidP="00E35F1F">
            <w:pPr>
              <w:pStyle w:val="EngHangEnd"/>
            </w:pPr>
            <w:r w:rsidRPr="007425E1">
              <w:t>Our Lord Jesus Christ.</w:t>
            </w:r>
          </w:p>
        </w:tc>
        <w:tc>
          <w:tcPr>
            <w:tcW w:w="288" w:type="dxa"/>
          </w:tcPr>
          <w:p w14:paraId="0C7018D6" w14:textId="77777777" w:rsidR="00E35F1F" w:rsidRDefault="00E35F1F" w:rsidP="00E35F1F"/>
        </w:tc>
        <w:tc>
          <w:tcPr>
            <w:tcW w:w="288" w:type="dxa"/>
          </w:tcPr>
          <w:p w14:paraId="43757A85" w14:textId="77777777" w:rsidR="00E35F1F" w:rsidRDefault="00E35F1F" w:rsidP="00E35F1F">
            <w:pPr>
              <w:pStyle w:val="CopticCross"/>
            </w:pPr>
          </w:p>
        </w:tc>
        <w:tc>
          <w:tcPr>
            <w:tcW w:w="3960" w:type="dxa"/>
          </w:tcPr>
          <w:p w14:paraId="0CEA23AD" w14:textId="77777777" w:rsidR="00E35F1F" w:rsidRDefault="00E35F1F" w:rsidP="00E35F1F">
            <w:pPr>
              <w:pStyle w:val="CopticVersemulti-line"/>
            </w:pPr>
            <w:r w:rsidRPr="008B5AA7">
              <w:t>Ϫⲉ ⲛ̀ⲑⲟⲥ ⲅⲁⲣ ⲡⲉ ⲡⲉⲛϣⲟⲩϣⲟⲩ</w:t>
            </w:r>
          </w:p>
          <w:p w14:paraId="0D6751C8" w14:textId="77777777" w:rsidR="00E35F1F" w:rsidRDefault="00E35F1F" w:rsidP="00E35F1F">
            <w:pPr>
              <w:pStyle w:val="CopticVersemulti-line"/>
            </w:pPr>
            <w:r w:rsidRPr="008B5AA7">
              <w:t>ⲛⲉⲙ ⲧⲉⲛϩⲉⲗⲡⲓⲥ ⲛⲉⲙ ⲡⲉⲛⲧⲁϫⲣⲟ</w:t>
            </w:r>
          </w:p>
          <w:p w14:paraId="4FB92665" w14:textId="77777777" w:rsidR="00E35F1F" w:rsidRDefault="00E35F1F" w:rsidP="00E35F1F">
            <w:pPr>
              <w:pStyle w:val="CopticVersemulti-line"/>
            </w:pPr>
            <w:r w:rsidRPr="008B5AA7">
              <w:t>ϧⲉⲛ ⲧ̀ⲡⲁⲣⲟⲩⲥⲓⲁ̀ ⲙ̀Ⲡⲉⲛⲛⲟⲩϯ</w:t>
            </w:r>
          </w:p>
          <w:p w14:paraId="0D02C823" w14:textId="77777777" w:rsidR="00E35F1F" w:rsidRDefault="00E35F1F" w:rsidP="00E35F1F">
            <w:pPr>
              <w:pStyle w:val="CopticVerse"/>
            </w:pPr>
            <w:r w:rsidRPr="008B5AA7">
              <w:t>Ⲡⲉⲛⲟ̅ⲥ̅ Ⲓⲏ̅ⲥ Ⲡⲭ̅ⲥ</w:t>
            </w:r>
          </w:p>
        </w:tc>
      </w:tr>
      <w:tr w:rsidR="00E35F1F" w14:paraId="6FBDBA1B" w14:textId="77777777" w:rsidTr="00E35F1F">
        <w:trPr>
          <w:cantSplit/>
          <w:jc w:val="center"/>
        </w:trPr>
        <w:tc>
          <w:tcPr>
            <w:tcW w:w="288" w:type="dxa"/>
          </w:tcPr>
          <w:p w14:paraId="1736BD28" w14:textId="77777777" w:rsidR="00E35F1F" w:rsidRDefault="00E35F1F" w:rsidP="00E35F1F">
            <w:pPr>
              <w:pStyle w:val="CopticCross"/>
            </w:pPr>
            <w:r w:rsidRPr="00FB5ACB">
              <w:t>¿</w:t>
            </w:r>
          </w:p>
        </w:tc>
        <w:tc>
          <w:tcPr>
            <w:tcW w:w="3960" w:type="dxa"/>
          </w:tcPr>
          <w:p w14:paraId="2A0369C5" w14:textId="77777777" w:rsidR="00E35F1F" w:rsidRPr="007425E1" w:rsidRDefault="00E35F1F" w:rsidP="00E35F1F">
            <w:pPr>
              <w:pStyle w:val="EngHang"/>
            </w:pPr>
            <w:r w:rsidRPr="007425E1">
              <w:t>We exalt you befittingly,</w:t>
            </w:r>
          </w:p>
          <w:p w14:paraId="5FFD73EB" w14:textId="77777777" w:rsidR="00E35F1F" w:rsidRPr="007425E1" w:rsidRDefault="00E35F1F" w:rsidP="00E35F1F">
            <w:pPr>
              <w:pStyle w:val="EngHang"/>
            </w:pPr>
            <w:r w:rsidRPr="007425E1">
              <w:t>With your cousin Elizabeth,</w:t>
            </w:r>
          </w:p>
          <w:p w14:paraId="1954F7E8" w14:textId="77777777" w:rsidR="00E35F1F" w:rsidRPr="007425E1" w:rsidRDefault="00E35F1F" w:rsidP="00E35F1F">
            <w:pPr>
              <w:pStyle w:val="EngHang"/>
            </w:pPr>
            <w:r w:rsidRPr="007425E1">
              <w:t>“Blessed are you among women,</w:t>
            </w:r>
          </w:p>
          <w:p w14:paraId="6BB74A95" w14:textId="77777777" w:rsidR="00E35F1F" w:rsidRDefault="00E35F1F" w:rsidP="00E35F1F">
            <w:pPr>
              <w:pStyle w:val="EngHangEnd"/>
            </w:pPr>
            <w:r w:rsidRPr="007425E1">
              <w:t>And blessed is the fruit of your womb.”</w:t>
            </w:r>
          </w:p>
        </w:tc>
        <w:tc>
          <w:tcPr>
            <w:tcW w:w="288" w:type="dxa"/>
          </w:tcPr>
          <w:p w14:paraId="71B52505" w14:textId="77777777" w:rsidR="00E35F1F" w:rsidRDefault="00E35F1F" w:rsidP="00E35F1F"/>
        </w:tc>
        <w:tc>
          <w:tcPr>
            <w:tcW w:w="288" w:type="dxa"/>
          </w:tcPr>
          <w:p w14:paraId="4D5A2A6D" w14:textId="77777777" w:rsidR="00E35F1F" w:rsidRDefault="00E35F1F" w:rsidP="00E35F1F">
            <w:pPr>
              <w:pStyle w:val="CopticCross"/>
            </w:pPr>
            <w:r w:rsidRPr="00FB5ACB">
              <w:t>¿</w:t>
            </w:r>
          </w:p>
        </w:tc>
        <w:tc>
          <w:tcPr>
            <w:tcW w:w="3960" w:type="dxa"/>
          </w:tcPr>
          <w:p w14:paraId="171A69F2" w14:textId="77777777" w:rsidR="00E35F1F" w:rsidRDefault="00E35F1F" w:rsidP="00E35F1F">
            <w:pPr>
              <w:pStyle w:val="CopticVersemulti-line"/>
            </w:pPr>
            <w:r w:rsidRPr="008B5AA7">
              <w:t>Ⲧⲉⲛϭⲓⲥⲓ ⲙ̀ⲙⲟ ϧⲉⲛ ⲟⲩⲉⲙⲡ̀ϣⲁ</w:t>
            </w:r>
          </w:p>
          <w:p w14:paraId="6B5F344A" w14:textId="77777777" w:rsidR="00E35F1F" w:rsidRDefault="00E35F1F" w:rsidP="00E35F1F">
            <w:pPr>
              <w:pStyle w:val="CopticVersemulti-line"/>
            </w:pPr>
            <w:r w:rsidRPr="008B5AA7">
              <w:t>ⲛⲉⲙ Ⲉ̀ⲗⲓⲥⲁⲃⲉⲧ ⲧⲉⲥⲩⲅⲅⲉⲛⲏⲥ</w:t>
            </w:r>
          </w:p>
          <w:p w14:paraId="3E65F0BF" w14:textId="77777777" w:rsidR="00E35F1F" w:rsidRDefault="00E35F1F" w:rsidP="00E35F1F">
            <w:pPr>
              <w:pStyle w:val="CopticVersemulti-line"/>
            </w:pPr>
            <w:r w:rsidRPr="008B5AA7">
              <w:t xml:space="preserve">ϫⲉ ⲧⲉⲥ̀ⲙⲁⲣⲱⲟⲩⲧ ⲛ̀ⲑⲟ ϧⲉⲛ ⲛⲓϩⲓⲟ̀ⲙⲓ </w:t>
            </w:r>
          </w:p>
          <w:p w14:paraId="67D19E95" w14:textId="77777777" w:rsidR="00E35F1F" w:rsidRDefault="00E35F1F" w:rsidP="00E35F1F">
            <w:pPr>
              <w:pStyle w:val="CopticVerse"/>
            </w:pPr>
            <w:r w:rsidRPr="008B5AA7">
              <w:t>ϥ̀ⲥ̀ⲙⲁⲣⲱⲟⲩⲧ ⲛ̀ϫⲉ ⲡ̀ⲟⲩⲧⲁϩ ⲛ̀ⲧⲉ ⲧⲉⲛⲉϫⲓ</w:t>
            </w:r>
          </w:p>
        </w:tc>
      </w:tr>
      <w:tr w:rsidR="00E35F1F" w14:paraId="2604AC90" w14:textId="77777777" w:rsidTr="00E35F1F">
        <w:trPr>
          <w:cantSplit/>
          <w:jc w:val="center"/>
        </w:trPr>
        <w:tc>
          <w:tcPr>
            <w:tcW w:w="288" w:type="dxa"/>
          </w:tcPr>
          <w:p w14:paraId="5C9980F0" w14:textId="77777777" w:rsidR="00E35F1F" w:rsidRDefault="00E35F1F" w:rsidP="00E35F1F">
            <w:pPr>
              <w:pStyle w:val="CopticCross"/>
            </w:pPr>
          </w:p>
        </w:tc>
        <w:tc>
          <w:tcPr>
            <w:tcW w:w="3960" w:type="dxa"/>
          </w:tcPr>
          <w:p w14:paraId="07F45D05" w14:textId="77777777" w:rsidR="00E35F1F" w:rsidRPr="007425E1" w:rsidRDefault="00E35F1F" w:rsidP="00E35F1F">
            <w:pPr>
              <w:pStyle w:val="EngHang"/>
            </w:pPr>
            <w:r w:rsidRPr="007425E1">
              <w:t>We give you salutation,</w:t>
            </w:r>
          </w:p>
          <w:p w14:paraId="44A13686" w14:textId="77777777" w:rsidR="00E35F1F" w:rsidRPr="007425E1" w:rsidRDefault="00E35F1F" w:rsidP="00E35F1F">
            <w:pPr>
              <w:pStyle w:val="EngHang"/>
            </w:pPr>
            <w:r w:rsidRPr="007425E1">
              <w:t>With Gabriel the Angel,</w:t>
            </w:r>
          </w:p>
          <w:p w14:paraId="77B584DF" w14:textId="2BC31E30" w:rsidR="00E35F1F" w:rsidRPr="007425E1" w:rsidRDefault="00E35F1F" w:rsidP="00E35F1F">
            <w:pPr>
              <w:pStyle w:val="EngHang"/>
            </w:pPr>
            <w:r w:rsidRPr="007425E1">
              <w:t>“</w:t>
            </w:r>
            <w:r w:rsidR="00D65F5D">
              <w:t>Rejoice O full of grace!</w:t>
            </w:r>
          </w:p>
          <w:p w14:paraId="09B7692F" w14:textId="4E2C6198" w:rsidR="00E35F1F" w:rsidRDefault="00D65F5D" w:rsidP="00E35F1F">
            <w:pPr>
              <w:pStyle w:val="EngHangEnd"/>
            </w:pPr>
            <w:r>
              <w:t>The Lord is with you!</w:t>
            </w:r>
            <w:r w:rsidR="00E35F1F" w:rsidRPr="007425E1">
              <w:t>”</w:t>
            </w:r>
          </w:p>
        </w:tc>
        <w:tc>
          <w:tcPr>
            <w:tcW w:w="288" w:type="dxa"/>
          </w:tcPr>
          <w:p w14:paraId="5C4AE173" w14:textId="77777777" w:rsidR="00E35F1F" w:rsidRDefault="00E35F1F" w:rsidP="00E35F1F"/>
        </w:tc>
        <w:tc>
          <w:tcPr>
            <w:tcW w:w="288" w:type="dxa"/>
          </w:tcPr>
          <w:p w14:paraId="3FB7ED84" w14:textId="77777777" w:rsidR="00E35F1F" w:rsidRDefault="00E35F1F" w:rsidP="00E35F1F">
            <w:pPr>
              <w:pStyle w:val="CopticCross"/>
            </w:pPr>
          </w:p>
        </w:tc>
        <w:tc>
          <w:tcPr>
            <w:tcW w:w="3960" w:type="dxa"/>
          </w:tcPr>
          <w:p w14:paraId="0E1FBAA5" w14:textId="77777777" w:rsidR="00E35F1F" w:rsidRDefault="00E35F1F" w:rsidP="00E35F1F">
            <w:pPr>
              <w:pStyle w:val="CopticVersemulti-line"/>
            </w:pPr>
            <w:r w:rsidRPr="008B5AA7">
              <w:t>Ⲧⲉⲛϯ ⲛⲉ ⲙ̀ⲡⲓⲭⲉⲣⲉⲧⲓⲥⲙⲟⲥ</w:t>
            </w:r>
          </w:p>
          <w:p w14:paraId="72480FAD" w14:textId="77777777" w:rsidR="00E35F1F" w:rsidRDefault="00E35F1F" w:rsidP="00E35F1F">
            <w:pPr>
              <w:pStyle w:val="CopticVersemulti-line"/>
            </w:pPr>
            <w:r w:rsidRPr="008B5AA7">
              <w:t>ⲛⲉⲙ Ⲅⲁⲃⲣⲓⲏⲗ ⲡⲓⲁⲅⲅⲉⲗⲟⲥ</w:t>
            </w:r>
          </w:p>
          <w:p w14:paraId="518E417A" w14:textId="77777777" w:rsidR="00E35F1F" w:rsidRDefault="00E35F1F" w:rsidP="00E35F1F">
            <w:pPr>
              <w:pStyle w:val="CopticVersemulti-line"/>
            </w:pPr>
            <w:r w:rsidRPr="008B5AA7">
              <w:t>ϫⲉ ⲭⲉⲣⲉ ⲕⲉⲭⲁⲣⲓⲧⲱⲙⲉⲛⲏ</w:t>
            </w:r>
          </w:p>
          <w:p w14:paraId="5972D93C" w14:textId="77777777" w:rsidR="00E35F1F" w:rsidRDefault="00E35F1F" w:rsidP="00E35F1F">
            <w:pPr>
              <w:pStyle w:val="CopticVerse"/>
            </w:pPr>
            <w:r w:rsidRPr="008B5AA7">
              <w:t>ⲟ̀ Ⲕⲩⲣⲓⲟⲥ ⲙⲉⲧⲁ ⲥⲟⲩ</w:t>
            </w:r>
          </w:p>
        </w:tc>
      </w:tr>
      <w:tr w:rsidR="00E35F1F" w14:paraId="3036DFCB" w14:textId="77777777" w:rsidTr="00E35F1F">
        <w:trPr>
          <w:cantSplit/>
          <w:jc w:val="center"/>
        </w:trPr>
        <w:tc>
          <w:tcPr>
            <w:tcW w:w="288" w:type="dxa"/>
          </w:tcPr>
          <w:p w14:paraId="1C5CDB05" w14:textId="77777777" w:rsidR="00E35F1F" w:rsidRDefault="00E35F1F" w:rsidP="00E35F1F">
            <w:pPr>
              <w:pStyle w:val="CopticCross"/>
            </w:pPr>
            <w:r w:rsidRPr="00FB5ACB">
              <w:t>¿</w:t>
            </w:r>
          </w:p>
        </w:tc>
        <w:tc>
          <w:tcPr>
            <w:tcW w:w="3960" w:type="dxa"/>
          </w:tcPr>
          <w:p w14:paraId="314B05F7" w14:textId="3F425377" w:rsidR="00E35F1F" w:rsidRPr="00BE768B" w:rsidRDefault="00D65F5D" w:rsidP="00E35F1F">
            <w:pPr>
              <w:pStyle w:val="EngHang"/>
            </w:pPr>
            <w:r>
              <w:t>Rejoice</w:t>
            </w:r>
            <w:r w:rsidR="00E35F1F" w:rsidRPr="00BE768B">
              <w:t xml:space="preserve"> O Virgin,</w:t>
            </w:r>
          </w:p>
          <w:p w14:paraId="2630A295" w14:textId="77777777" w:rsidR="00E35F1F" w:rsidRDefault="00E35F1F" w:rsidP="00E35F1F">
            <w:pPr>
              <w:pStyle w:val="EngHang"/>
            </w:pPr>
            <w:r>
              <w:t>The true</w:t>
            </w:r>
            <w:r>
              <w:rPr>
                <w:rStyle w:val="FootnoteReference"/>
              </w:rPr>
              <w:footnoteReference w:id="909"/>
            </w:r>
            <w:r>
              <w:t xml:space="preserve"> Queen.</w:t>
            </w:r>
          </w:p>
          <w:p w14:paraId="32D9FD67" w14:textId="29BCB83C" w:rsidR="00E35F1F" w:rsidRPr="00BE768B" w:rsidRDefault="00D65F5D" w:rsidP="00E35F1F">
            <w:pPr>
              <w:pStyle w:val="EngHang"/>
            </w:pPr>
            <w:r>
              <w:t>Rejocie O</w:t>
            </w:r>
            <w:r w:rsidR="00E35F1F" w:rsidRPr="00BE768B">
              <w:t xml:space="preserve"> pride of our race,</w:t>
            </w:r>
          </w:p>
          <w:p w14:paraId="6FDB38FF" w14:textId="77777777" w:rsidR="00E35F1F" w:rsidRPr="00BE768B" w:rsidRDefault="00E35F1F" w:rsidP="00E35F1F">
            <w:pPr>
              <w:pStyle w:val="EngHangEnd"/>
            </w:pPr>
            <w:r w:rsidRPr="00BE768B">
              <w:t>Who has borne to us Emmanuel.</w:t>
            </w:r>
          </w:p>
        </w:tc>
        <w:tc>
          <w:tcPr>
            <w:tcW w:w="288" w:type="dxa"/>
          </w:tcPr>
          <w:p w14:paraId="48269402" w14:textId="77777777" w:rsidR="00E35F1F" w:rsidRDefault="00E35F1F" w:rsidP="00E35F1F">
            <w:pPr>
              <w:pStyle w:val="CopticCross"/>
            </w:pPr>
          </w:p>
        </w:tc>
        <w:tc>
          <w:tcPr>
            <w:tcW w:w="288" w:type="dxa"/>
          </w:tcPr>
          <w:p w14:paraId="0B08F6DB" w14:textId="77777777" w:rsidR="00E35F1F" w:rsidRDefault="00E35F1F" w:rsidP="00E35F1F">
            <w:pPr>
              <w:pStyle w:val="CopticCross"/>
            </w:pPr>
            <w:r w:rsidRPr="00FB5ACB">
              <w:t>¿</w:t>
            </w:r>
          </w:p>
        </w:tc>
        <w:tc>
          <w:tcPr>
            <w:tcW w:w="3960" w:type="dxa"/>
          </w:tcPr>
          <w:p w14:paraId="71F2F923" w14:textId="77777777" w:rsidR="00E35F1F" w:rsidRDefault="00E35F1F" w:rsidP="00E35F1F">
            <w:pPr>
              <w:pStyle w:val="CopticVersemulti-line"/>
            </w:pPr>
            <w:r w:rsidRPr="00E532DA">
              <w:t>Ⲭⲉⲣⲉ ⲛⲉ ⲱ̀ ϯⲡⲁⲣⲑⲉⲛⲟⲥ</w:t>
            </w:r>
          </w:p>
          <w:p w14:paraId="114C9BCB" w14:textId="77777777" w:rsidR="00E35F1F" w:rsidRDefault="00E35F1F" w:rsidP="00E35F1F">
            <w:pPr>
              <w:pStyle w:val="CopticVersemulti-line"/>
            </w:pPr>
            <w:r w:rsidRPr="00E532DA">
              <w:t>ϯⲟⲩⲣⲱ ⲙ̀ⲙⲏⲓ ⲛ̀ⲁ̀ⲗⲏⲑⲓⲛⲏ</w:t>
            </w:r>
          </w:p>
          <w:p w14:paraId="430179C3" w14:textId="77777777" w:rsidR="00E35F1F" w:rsidRDefault="00E35F1F" w:rsidP="00E35F1F">
            <w:pPr>
              <w:pStyle w:val="CopticVersemulti-line"/>
            </w:pPr>
            <w:r w:rsidRPr="00E532DA">
              <w:t>ⲭⲉⲣⲉ ⲡ̀ϣⲟⲩϣⲟⲩ ⲛ̀ⲧⲉ ⲡⲉⲛⲅⲉⲛⲟⲥ</w:t>
            </w:r>
          </w:p>
          <w:p w14:paraId="2AA8FE77" w14:textId="77777777" w:rsidR="00E35F1F" w:rsidRDefault="00E35F1F" w:rsidP="00E35F1F">
            <w:pPr>
              <w:pStyle w:val="CopticVersemulti-line"/>
            </w:pPr>
            <w:r w:rsidRPr="00E532DA">
              <w:t>ⲁ̀ⲣⲉϫ̀ⲫⲟ ⲛⲁⲛ ⲛ̀Ⲉⲙⲙⲁⲛⲟⲩⲏⲗ</w:t>
            </w:r>
          </w:p>
        </w:tc>
      </w:tr>
      <w:tr w:rsidR="00E35F1F" w14:paraId="32BEBC0D" w14:textId="77777777" w:rsidTr="00E35F1F">
        <w:trPr>
          <w:cantSplit/>
          <w:jc w:val="center"/>
        </w:trPr>
        <w:tc>
          <w:tcPr>
            <w:tcW w:w="288" w:type="dxa"/>
          </w:tcPr>
          <w:p w14:paraId="443429F1" w14:textId="77777777" w:rsidR="00E35F1F" w:rsidRDefault="00E35F1F" w:rsidP="00E35F1F"/>
        </w:tc>
        <w:tc>
          <w:tcPr>
            <w:tcW w:w="3960" w:type="dxa"/>
          </w:tcPr>
          <w:p w14:paraId="2039C910" w14:textId="77777777" w:rsidR="00E35F1F" w:rsidRPr="00BE768B" w:rsidRDefault="00E35F1F" w:rsidP="00E35F1F">
            <w:pPr>
              <w:pStyle w:val="EngHang"/>
            </w:pPr>
            <w:r w:rsidRPr="00BE768B">
              <w:t>We ask you, remember us,</w:t>
            </w:r>
          </w:p>
          <w:p w14:paraId="63E31B5D" w14:textId="77777777" w:rsidR="00E35F1F" w:rsidRPr="00BE768B" w:rsidRDefault="00E35F1F" w:rsidP="00E35F1F">
            <w:pPr>
              <w:pStyle w:val="EngHang"/>
            </w:pPr>
            <w:r w:rsidRPr="00BE768B">
              <w:t>O our faithful advocate,</w:t>
            </w:r>
          </w:p>
          <w:p w14:paraId="1A9DB39A" w14:textId="77777777" w:rsidR="00E35F1F" w:rsidRPr="00BE768B" w:rsidRDefault="00E35F1F" w:rsidP="00E35F1F">
            <w:pPr>
              <w:pStyle w:val="EngHang"/>
            </w:pPr>
            <w:r w:rsidRPr="00BE768B">
              <w:t>Before our Lord Jesus Christ,</w:t>
            </w:r>
          </w:p>
          <w:p w14:paraId="2EFFD53E" w14:textId="77777777" w:rsidR="00E35F1F" w:rsidRPr="00BE768B" w:rsidRDefault="00E35F1F" w:rsidP="00E35F1F">
            <w:pPr>
              <w:pStyle w:val="EngHangEnd"/>
            </w:pPr>
            <w:r w:rsidRPr="00BE768B">
              <w:t>That He may forgive us our sins.</w:t>
            </w:r>
          </w:p>
        </w:tc>
        <w:tc>
          <w:tcPr>
            <w:tcW w:w="288" w:type="dxa"/>
          </w:tcPr>
          <w:p w14:paraId="27A46B24" w14:textId="77777777" w:rsidR="00E35F1F" w:rsidRDefault="00E35F1F" w:rsidP="00E35F1F"/>
        </w:tc>
        <w:tc>
          <w:tcPr>
            <w:tcW w:w="288" w:type="dxa"/>
          </w:tcPr>
          <w:p w14:paraId="69AEFFB8" w14:textId="77777777" w:rsidR="00E35F1F" w:rsidRDefault="00E35F1F" w:rsidP="00E35F1F"/>
        </w:tc>
        <w:tc>
          <w:tcPr>
            <w:tcW w:w="3960" w:type="dxa"/>
          </w:tcPr>
          <w:p w14:paraId="79952628" w14:textId="77777777" w:rsidR="00E35F1F" w:rsidRDefault="00E35F1F" w:rsidP="00E35F1F">
            <w:pPr>
              <w:pStyle w:val="CopticVersemulti-line"/>
            </w:pPr>
            <w:r w:rsidRPr="00914F1B">
              <w:t>Ⲧⲉⲛϯϩⲟ ⲁ̀ⲣⲓⲡⲉⲛⲙⲉⲩⲓ̀</w:t>
            </w:r>
          </w:p>
          <w:p w14:paraId="69E5D772" w14:textId="77777777" w:rsidR="00E35F1F" w:rsidRDefault="00E35F1F" w:rsidP="00E35F1F">
            <w:pPr>
              <w:pStyle w:val="CopticVersemulti-line"/>
            </w:pPr>
            <w:r w:rsidRPr="00914F1B">
              <w:t>ⲱ̀ ϯⲡ̀ⲣⲟⲥⲧⲁⲧⲏⲥ ⲉ̀ⲧⲉⲛϩⲟⲧ</w:t>
            </w:r>
          </w:p>
          <w:p w14:paraId="318727A0" w14:textId="77777777" w:rsidR="00E35F1F" w:rsidRDefault="00E35F1F" w:rsidP="00E35F1F">
            <w:pPr>
              <w:pStyle w:val="CopticVersemulti-line"/>
            </w:pPr>
            <w:r w:rsidRPr="00914F1B">
              <w:t>ⲛⲁϩⲣⲉⲛ Ⲡⲉⲛⲟ̅ⲥ̅ Ⲓⲏ̅ⲥ Ⲡⲭ̅ⲥ</w:t>
            </w:r>
          </w:p>
          <w:p w14:paraId="2907FE97" w14:textId="77777777" w:rsidR="00E35F1F" w:rsidRDefault="00E35F1F" w:rsidP="00E35F1F">
            <w:pPr>
              <w:pStyle w:val="CopticVersemulti-line"/>
            </w:pPr>
            <w:r w:rsidRPr="00914F1B">
              <w:t>ⲛ̀ⲧⲉϥⲭⲁ ⲛⲉⲛⲛⲟⲃⲓ ⲛⲁⲛ ⲉ̀ⲃⲟⲗ</w:t>
            </w:r>
          </w:p>
        </w:tc>
      </w:tr>
    </w:tbl>
    <w:p w14:paraId="5A41065A" w14:textId="77777777" w:rsidR="00E35F1F" w:rsidRDefault="00E35F1F" w:rsidP="00E35F1F">
      <w:pPr>
        <w:pStyle w:val="Heading2"/>
      </w:pPr>
      <w:bookmarkStart w:id="1071" w:name="_Toc298681354"/>
      <w:bookmarkStart w:id="1072" w:name="_Ref299212102"/>
      <w:bookmarkStart w:id="1073" w:name="_Ref299212144"/>
      <w:bookmarkStart w:id="1074" w:name="_Ref299212161"/>
      <w:bookmarkStart w:id="1075" w:name="_Toc308441944"/>
      <w:bookmarkStart w:id="1076" w:name="_Toc448696638"/>
      <w:bookmarkStart w:id="1077" w:name="_Ref452620758"/>
      <w:bookmarkStart w:id="1078" w:name="_Ref452620761"/>
      <w:r>
        <w:lastRenderedPageBreak/>
        <w:t>The Ending of the Batos Theotokias</w:t>
      </w:r>
      <w:bookmarkEnd w:id="1071"/>
      <w:bookmarkEnd w:id="1072"/>
      <w:bookmarkEnd w:id="1073"/>
      <w:bookmarkEnd w:id="1074"/>
      <w:bookmarkEnd w:id="1075"/>
      <w:bookmarkEnd w:id="1076"/>
      <w:bookmarkEnd w:id="1077"/>
      <w:bookmarkEnd w:id="10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5F1F" w14:paraId="20AD7587" w14:textId="77777777" w:rsidTr="00E35F1F">
        <w:trPr>
          <w:cantSplit/>
          <w:jc w:val="center"/>
        </w:trPr>
        <w:tc>
          <w:tcPr>
            <w:tcW w:w="288" w:type="dxa"/>
          </w:tcPr>
          <w:p w14:paraId="0B9D9D6A" w14:textId="77777777" w:rsidR="00E35F1F" w:rsidRDefault="00E35F1F" w:rsidP="00E35F1F">
            <w:pPr>
              <w:pStyle w:val="CopticCross"/>
            </w:pPr>
          </w:p>
        </w:tc>
        <w:tc>
          <w:tcPr>
            <w:tcW w:w="3960" w:type="dxa"/>
          </w:tcPr>
          <w:p w14:paraId="38ACA282" w14:textId="77777777" w:rsidR="00E35F1F" w:rsidRPr="007425E1" w:rsidRDefault="00E35F1F" w:rsidP="00E35F1F">
            <w:pPr>
              <w:pStyle w:val="EngHang"/>
              <w:rPr>
                <w:rFonts w:eastAsiaTheme="minorHAnsi"/>
              </w:rPr>
            </w:pPr>
            <w:r w:rsidRPr="007425E1">
              <w:rPr>
                <w:rFonts w:eastAsiaTheme="minorHAnsi"/>
              </w:rPr>
              <w:t>O our Lord, Jesus Christ,</w:t>
            </w:r>
          </w:p>
          <w:p w14:paraId="51E31524" w14:textId="77777777" w:rsidR="00E35F1F" w:rsidRPr="007425E1" w:rsidRDefault="00E35F1F" w:rsidP="00E35F1F">
            <w:pPr>
              <w:pStyle w:val="EngHang"/>
              <w:rPr>
                <w:rFonts w:eastAsiaTheme="minorHAnsi"/>
              </w:rPr>
            </w:pPr>
            <w:r w:rsidRPr="007425E1">
              <w:rPr>
                <w:rFonts w:eastAsiaTheme="minorHAnsi"/>
              </w:rPr>
              <w:t>Who carries the sin of the world,</w:t>
            </w:r>
          </w:p>
          <w:p w14:paraId="0FAEDD99" w14:textId="77777777" w:rsidR="00E35F1F" w:rsidRPr="007425E1" w:rsidRDefault="00E35F1F" w:rsidP="00E35F1F">
            <w:pPr>
              <w:pStyle w:val="EngHang"/>
              <w:rPr>
                <w:rFonts w:eastAsiaTheme="minorHAnsi"/>
              </w:rPr>
            </w:pPr>
            <w:r w:rsidRPr="007425E1">
              <w:rPr>
                <w:rFonts w:eastAsiaTheme="minorHAnsi"/>
              </w:rPr>
              <w:t xml:space="preserve">Count us with </w:t>
            </w:r>
            <w:r>
              <w:rPr>
                <w:rFonts w:eastAsiaTheme="minorHAnsi"/>
              </w:rPr>
              <w:t>Your</w:t>
            </w:r>
            <w:r w:rsidRPr="007425E1">
              <w:rPr>
                <w:rFonts w:eastAsiaTheme="minorHAnsi"/>
              </w:rPr>
              <w:t xml:space="preserve"> sheep,</w:t>
            </w:r>
          </w:p>
          <w:p w14:paraId="4277F00D" w14:textId="77777777" w:rsidR="00E35F1F" w:rsidRPr="00F0646D" w:rsidRDefault="00E35F1F" w:rsidP="00E35F1F">
            <w:pPr>
              <w:pStyle w:val="EngHangEnd"/>
              <w:rPr>
                <w:color w:val="auto"/>
              </w:rPr>
            </w:pPr>
            <w:r w:rsidRPr="007425E1">
              <w:rPr>
                <w:rFonts w:eastAsiaTheme="minorHAnsi"/>
              </w:rPr>
              <w:t xml:space="preserve">Who </w:t>
            </w:r>
            <w:r>
              <w:rPr>
                <w:rFonts w:eastAsiaTheme="minorHAnsi"/>
              </w:rPr>
              <w:t>will</w:t>
            </w:r>
            <w:r w:rsidRPr="007425E1">
              <w:rPr>
                <w:rFonts w:eastAsiaTheme="minorHAnsi"/>
              </w:rPr>
              <w:t xml:space="preserve"> stand </w:t>
            </w:r>
            <w:r>
              <w:rPr>
                <w:rFonts w:eastAsiaTheme="minorHAnsi"/>
              </w:rPr>
              <w:t>on</w:t>
            </w:r>
            <w:r w:rsidRPr="007425E1">
              <w:rPr>
                <w:rFonts w:eastAsiaTheme="minorHAnsi"/>
              </w:rPr>
              <w:t xml:space="preserve"> </w:t>
            </w:r>
            <w:r>
              <w:rPr>
                <w:rFonts w:eastAsiaTheme="minorHAnsi"/>
              </w:rPr>
              <w:t>Your</w:t>
            </w:r>
            <w:r w:rsidRPr="007425E1">
              <w:rPr>
                <w:rFonts w:eastAsiaTheme="minorHAnsi"/>
              </w:rPr>
              <w:t xml:space="preserve"> right.</w:t>
            </w:r>
          </w:p>
        </w:tc>
        <w:tc>
          <w:tcPr>
            <w:tcW w:w="288" w:type="dxa"/>
          </w:tcPr>
          <w:p w14:paraId="0E4108C7" w14:textId="77777777" w:rsidR="00E35F1F" w:rsidRDefault="00E35F1F" w:rsidP="00E35F1F"/>
        </w:tc>
        <w:tc>
          <w:tcPr>
            <w:tcW w:w="288" w:type="dxa"/>
          </w:tcPr>
          <w:p w14:paraId="6FFA7CE7" w14:textId="77777777" w:rsidR="00E35F1F" w:rsidRDefault="00E35F1F" w:rsidP="00E35F1F">
            <w:pPr>
              <w:pStyle w:val="CopticCross"/>
            </w:pPr>
          </w:p>
        </w:tc>
        <w:tc>
          <w:tcPr>
            <w:tcW w:w="3960" w:type="dxa"/>
          </w:tcPr>
          <w:p w14:paraId="7796961D" w14:textId="77777777" w:rsidR="00E35F1F" w:rsidRDefault="00E35F1F" w:rsidP="00E35F1F">
            <w:pPr>
              <w:pStyle w:val="CopticVersemulti-line"/>
            </w:pPr>
            <w:r w:rsidRPr="008B5AA7">
              <w:t>Ⲱ ⲡⲉⲛⲟ</w:t>
            </w:r>
            <w:r w:rsidRPr="008B5AA7">
              <w:rPr>
                <w:rFonts w:ascii="Times New Roman" w:hAnsi="Times New Roman" w:cs="Times New Roman"/>
              </w:rPr>
              <w:t>̅</w:t>
            </w:r>
            <w:r w:rsidRPr="008B5AA7">
              <w:t>ⲥ</w:t>
            </w:r>
            <w:r w:rsidRPr="008B5AA7">
              <w:rPr>
                <w:rFonts w:ascii="Times New Roman" w:hAnsi="Times New Roman" w:cs="Times New Roman"/>
              </w:rPr>
              <w:t>̅</w:t>
            </w:r>
            <w:r w:rsidRPr="008B5AA7">
              <w:t xml:space="preserve"> Ⲓⲏ</w:t>
            </w:r>
            <w:r w:rsidRPr="008B5AA7">
              <w:rPr>
                <w:rFonts w:ascii="Times New Roman" w:hAnsi="Times New Roman" w:cs="Times New Roman"/>
              </w:rPr>
              <w:t>̅</w:t>
            </w:r>
            <w:r w:rsidRPr="008B5AA7">
              <w:t>ⲥ Ⲡⲭ</w:t>
            </w:r>
            <w:r w:rsidRPr="008B5AA7">
              <w:rPr>
                <w:rFonts w:ascii="Times New Roman" w:hAnsi="Times New Roman" w:cs="Times New Roman"/>
              </w:rPr>
              <w:t>̅</w:t>
            </w:r>
            <w:r w:rsidRPr="008B5AA7">
              <w:t>ⲥ</w:t>
            </w:r>
          </w:p>
          <w:p w14:paraId="6709BB76" w14:textId="77777777" w:rsidR="00E35F1F" w:rsidRDefault="00E35F1F" w:rsidP="00E35F1F">
            <w:pPr>
              <w:pStyle w:val="CopticVersemulti-line"/>
            </w:pPr>
            <w:r w:rsidRPr="008B5AA7">
              <w:t>ⲫⲏⲉⲧⲱ</w:t>
            </w:r>
            <w:r w:rsidRPr="008B5AA7">
              <w:rPr>
                <w:rFonts w:ascii="Times New Roman" w:hAnsi="Times New Roman" w:cs="Times New Roman"/>
              </w:rPr>
              <w:t>̀</w:t>
            </w:r>
            <w:r w:rsidRPr="008B5AA7">
              <w:t>ⲗⲓ ⲙ</w:t>
            </w:r>
            <w:r w:rsidRPr="008B5AA7">
              <w:rPr>
                <w:rFonts w:ascii="Times New Roman" w:hAnsi="Times New Roman" w:cs="Times New Roman"/>
              </w:rPr>
              <w:t>̀</w:t>
            </w:r>
            <w:r w:rsidRPr="008B5AA7">
              <w:t>ⲫ</w:t>
            </w:r>
            <w:r w:rsidRPr="008B5AA7">
              <w:rPr>
                <w:rFonts w:ascii="Times New Roman" w:hAnsi="Times New Roman" w:cs="Times New Roman"/>
              </w:rPr>
              <w:t>̀</w:t>
            </w:r>
            <w:r w:rsidRPr="008B5AA7">
              <w:t>ⲛⲟⲃⲓ ⲙ</w:t>
            </w:r>
            <w:r w:rsidRPr="008B5AA7">
              <w:rPr>
                <w:rFonts w:ascii="Times New Roman" w:hAnsi="Times New Roman" w:cs="Times New Roman"/>
              </w:rPr>
              <w:t>̀</w:t>
            </w:r>
            <w:r w:rsidRPr="008B5AA7">
              <w:t>ⲡⲓⲕⲟⲥⲙⲟⲥ</w:t>
            </w:r>
          </w:p>
          <w:p w14:paraId="7B69917A" w14:textId="77777777" w:rsidR="00E35F1F" w:rsidRDefault="00E35F1F" w:rsidP="00E35F1F">
            <w:pPr>
              <w:pStyle w:val="CopticVersemulti-line"/>
            </w:pPr>
            <w:r w:rsidRPr="008B5AA7">
              <w:t xml:space="preserve">ⲟⲡⲧⲉⲛ </w:t>
            </w:r>
            <w:r w:rsidRPr="008B5AA7">
              <w:rPr>
                <w:rFonts w:ascii="Times New Roman" w:hAnsi="Times New Roman" w:cs="Times New Roman"/>
              </w:rPr>
              <w:t>ϩ</w:t>
            </w:r>
            <w:r w:rsidRPr="008B5AA7">
              <w:t>ⲱⲛ ⲛⲉⲙ ⲛⲉⲕ</w:t>
            </w:r>
            <w:r w:rsidRPr="008B5AA7">
              <w:rPr>
                <w:rFonts w:ascii="Times New Roman" w:hAnsi="Times New Roman" w:cs="Times New Roman"/>
              </w:rPr>
              <w:t>ϩ</w:t>
            </w:r>
            <w:r w:rsidRPr="008B5AA7">
              <w:t>ⲓⲏⲃ</w:t>
            </w:r>
          </w:p>
          <w:p w14:paraId="1BFEFFF1" w14:textId="77777777" w:rsidR="00E35F1F" w:rsidRDefault="00E35F1F" w:rsidP="00E35F1F">
            <w:pPr>
              <w:pStyle w:val="CopticVerse"/>
            </w:pPr>
            <w:r w:rsidRPr="008B5AA7">
              <w:t>ⲛⲁⲓ ⲉⲧⲥⲁⲟⲩⲓ</w:t>
            </w:r>
            <w:r w:rsidRPr="008B5AA7">
              <w:rPr>
                <w:rFonts w:ascii="Times New Roman" w:hAnsi="Times New Roman" w:cs="Times New Roman"/>
              </w:rPr>
              <w:t>̀</w:t>
            </w:r>
            <w:r w:rsidRPr="008B5AA7">
              <w:t>ⲛⲁⲙ ⲙ</w:t>
            </w:r>
            <w:r w:rsidRPr="008B5AA7">
              <w:rPr>
                <w:rFonts w:ascii="Times New Roman" w:hAnsi="Times New Roman" w:cs="Times New Roman"/>
              </w:rPr>
              <w:t>̀</w:t>
            </w:r>
            <w:r w:rsidRPr="008B5AA7">
              <w:t>ⲙⲟⲕ</w:t>
            </w:r>
          </w:p>
        </w:tc>
      </w:tr>
      <w:tr w:rsidR="00E35F1F" w14:paraId="39C23F70" w14:textId="77777777" w:rsidTr="00E35F1F">
        <w:trPr>
          <w:cantSplit/>
          <w:jc w:val="center"/>
        </w:trPr>
        <w:tc>
          <w:tcPr>
            <w:tcW w:w="288" w:type="dxa"/>
          </w:tcPr>
          <w:p w14:paraId="39827FA1" w14:textId="77777777" w:rsidR="00E35F1F" w:rsidRDefault="00E35F1F" w:rsidP="00E35F1F">
            <w:pPr>
              <w:pStyle w:val="CopticCross"/>
            </w:pPr>
            <w:r w:rsidRPr="00FB5ACB">
              <w:t>¿</w:t>
            </w:r>
          </w:p>
        </w:tc>
        <w:tc>
          <w:tcPr>
            <w:tcW w:w="3960" w:type="dxa"/>
          </w:tcPr>
          <w:p w14:paraId="5E67172F" w14:textId="77777777" w:rsidR="00E35F1F" w:rsidRPr="007425E1" w:rsidRDefault="00E35F1F" w:rsidP="00E35F1F">
            <w:pPr>
              <w:pStyle w:val="EngHang"/>
              <w:rPr>
                <w:rFonts w:eastAsiaTheme="minorHAnsi"/>
              </w:rPr>
            </w:pPr>
            <w:r w:rsidRPr="007425E1">
              <w:rPr>
                <w:rFonts w:eastAsiaTheme="minorHAnsi"/>
              </w:rPr>
              <w:t xml:space="preserve">And in </w:t>
            </w:r>
            <w:r>
              <w:rPr>
                <w:rFonts w:eastAsiaTheme="minorHAnsi"/>
              </w:rPr>
              <w:t>Your</w:t>
            </w:r>
            <w:r w:rsidRPr="007425E1">
              <w:rPr>
                <w:rFonts w:eastAsiaTheme="minorHAnsi"/>
              </w:rPr>
              <w:t xml:space="preserve"> Second Coming,</w:t>
            </w:r>
          </w:p>
          <w:p w14:paraId="33F13BCB" w14:textId="77777777" w:rsidR="00E35F1F" w:rsidRPr="007425E1" w:rsidRDefault="00E35F1F" w:rsidP="00E35F1F">
            <w:pPr>
              <w:pStyle w:val="EngHang"/>
              <w:rPr>
                <w:rFonts w:eastAsiaTheme="minorHAnsi"/>
              </w:rPr>
            </w:pPr>
            <w:commentRangeStart w:id="1079"/>
            <w:r w:rsidRPr="007425E1">
              <w:rPr>
                <w:rFonts w:eastAsiaTheme="minorHAnsi"/>
              </w:rPr>
              <w:t>Awesome and full of glory</w:t>
            </w:r>
            <w:commentRangeEnd w:id="1079"/>
            <w:r>
              <w:rPr>
                <w:rStyle w:val="CommentReference"/>
                <w:rFonts w:ascii="Times New Roman" w:eastAsiaTheme="minorHAnsi" w:hAnsi="Times New Roman" w:cstheme="minorBidi"/>
                <w:color w:val="auto"/>
              </w:rPr>
              <w:commentReference w:id="1079"/>
            </w:r>
            <w:r w:rsidRPr="007425E1">
              <w:rPr>
                <w:rFonts w:eastAsiaTheme="minorHAnsi"/>
              </w:rPr>
              <w:t>,</w:t>
            </w:r>
          </w:p>
          <w:p w14:paraId="488FACCB" w14:textId="77777777" w:rsidR="00E35F1F" w:rsidRPr="007425E1" w:rsidRDefault="00E35F1F" w:rsidP="00E35F1F">
            <w:pPr>
              <w:pStyle w:val="EngHang"/>
              <w:rPr>
                <w:rFonts w:eastAsiaTheme="minorHAnsi"/>
              </w:rPr>
            </w:pPr>
            <w:r w:rsidRPr="007425E1">
              <w:rPr>
                <w:rFonts w:eastAsiaTheme="minorHAnsi"/>
              </w:rPr>
              <w:t xml:space="preserve">May we never hear </w:t>
            </w:r>
            <w:r>
              <w:rPr>
                <w:rFonts w:eastAsiaTheme="minorHAnsi"/>
              </w:rPr>
              <w:t>You</w:t>
            </w:r>
            <w:r w:rsidRPr="007425E1">
              <w:rPr>
                <w:rFonts w:eastAsiaTheme="minorHAnsi"/>
              </w:rPr>
              <w:t xml:space="preserve"> say,</w:t>
            </w:r>
          </w:p>
          <w:p w14:paraId="4AE4BD9D" w14:textId="4BCA10EC" w:rsidR="00E35F1F" w:rsidRDefault="00D65F5D" w:rsidP="00E35F1F">
            <w:pPr>
              <w:pStyle w:val="EngHangEnd"/>
            </w:pPr>
            <w:r>
              <w:rPr>
                <w:rFonts w:eastAsiaTheme="minorHAnsi"/>
              </w:rPr>
              <w:t>“</w:t>
            </w:r>
            <w:r w:rsidR="00E35F1F" w:rsidRPr="007425E1">
              <w:rPr>
                <w:rFonts w:eastAsiaTheme="minorHAnsi"/>
              </w:rPr>
              <w:t xml:space="preserve">I </w:t>
            </w:r>
            <w:r w:rsidR="00E35F1F">
              <w:rPr>
                <w:rFonts w:eastAsiaTheme="minorHAnsi"/>
              </w:rPr>
              <w:t>do not know you</w:t>
            </w:r>
            <w:r>
              <w:rPr>
                <w:rFonts w:eastAsiaTheme="minorHAnsi"/>
              </w:rPr>
              <w:t>.”</w:t>
            </w:r>
          </w:p>
        </w:tc>
        <w:tc>
          <w:tcPr>
            <w:tcW w:w="288" w:type="dxa"/>
          </w:tcPr>
          <w:p w14:paraId="444B1005" w14:textId="77777777" w:rsidR="00E35F1F" w:rsidRDefault="00E35F1F" w:rsidP="00E35F1F"/>
        </w:tc>
        <w:tc>
          <w:tcPr>
            <w:tcW w:w="288" w:type="dxa"/>
          </w:tcPr>
          <w:p w14:paraId="0EB25D72" w14:textId="77777777" w:rsidR="00E35F1F" w:rsidRDefault="00E35F1F" w:rsidP="00E35F1F">
            <w:pPr>
              <w:pStyle w:val="CopticCross"/>
            </w:pPr>
            <w:r w:rsidRPr="00FB5ACB">
              <w:t>¿</w:t>
            </w:r>
          </w:p>
        </w:tc>
        <w:tc>
          <w:tcPr>
            <w:tcW w:w="3960" w:type="dxa"/>
          </w:tcPr>
          <w:p w14:paraId="6BB798C8" w14:textId="77777777" w:rsidR="00E35F1F" w:rsidRDefault="00E35F1F" w:rsidP="00E35F1F">
            <w:pPr>
              <w:pStyle w:val="CopticVersemulti-line"/>
            </w:pPr>
            <w:r w:rsidRPr="008B5AA7">
              <w:t>Ⲁⲕϣⲁⲛⲓ̀ ϧⲉⲛ ⲧⲉⲕⲙⲁϩⲥ̀ⲛⲟⲩϯ</w:t>
            </w:r>
          </w:p>
          <w:p w14:paraId="7D6D1D99" w14:textId="77777777" w:rsidR="00E35F1F" w:rsidRDefault="00E35F1F" w:rsidP="00E35F1F">
            <w:pPr>
              <w:pStyle w:val="CopticVersemulti-line"/>
            </w:pPr>
            <w:r w:rsidRPr="008B5AA7">
              <w:t>ⲙ̀ⲡⲁⲣⲟⲩⲥⲓⲁ̀ ⲉⲧⲟⲓ ⲛ̀ϩⲟϯ</w:t>
            </w:r>
          </w:p>
          <w:p w14:paraId="5E157AFB" w14:textId="77777777" w:rsidR="00E35F1F" w:rsidRDefault="00E35F1F" w:rsidP="00E35F1F">
            <w:pPr>
              <w:pStyle w:val="CopticVersemulti-line"/>
            </w:pPr>
            <w:r w:rsidRPr="008B5AA7">
              <w:t>ⲙ̀ⲡⲉⲛⲑ̀ⲣⲉⲛⲥⲱⲧⲉⲙ ϧⲉⲛ ⲟⲩⲥ̀ⲑⲉⲣⲧⲉⲣ</w:t>
            </w:r>
          </w:p>
          <w:p w14:paraId="791BC785" w14:textId="77777777" w:rsidR="00E35F1F" w:rsidRDefault="00E35F1F" w:rsidP="00E35F1F">
            <w:pPr>
              <w:pStyle w:val="CopticVerse"/>
            </w:pPr>
            <w:r w:rsidRPr="008B5AA7">
              <w:t>ϫⲉ ϯⲥⲱⲟⲩⲛ ⲙ̀ⲙⲱⲧⲉⲛ ⲁⲛ</w:t>
            </w:r>
          </w:p>
        </w:tc>
      </w:tr>
      <w:tr w:rsidR="00E35F1F" w14:paraId="3E2D2CA8" w14:textId="77777777" w:rsidTr="00E35F1F">
        <w:trPr>
          <w:cantSplit/>
          <w:jc w:val="center"/>
        </w:trPr>
        <w:tc>
          <w:tcPr>
            <w:tcW w:w="288" w:type="dxa"/>
          </w:tcPr>
          <w:p w14:paraId="6C088AEB" w14:textId="77777777" w:rsidR="00E35F1F" w:rsidRDefault="00E35F1F" w:rsidP="00E35F1F">
            <w:pPr>
              <w:pStyle w:val="CopticCross"/>
            </w:pPr>
          </w:p>
        </w:tc>
        <w:tc>
          <w:tcPr>
            <w:tcW w:w="3960" w:type="dxa"/>
          </w:tcPr>
          <w:p w14:paraId="1EC65468" w14:textId="77777777" w:rsidR="00E35F1F" w:rsidRPr="007425E1" w:rsidRDefault="00E35F1F" w:rsidP="00E35F1F">
            <w:pPr>
              <w:pStyle w:val="EngHang"/>
              <w:rPr>
                <w:rFonts w:eastAsiaTheme="minorHAnsi"/>
              </w:rPr>
            </w:pPr>
            <w:r w:rsidRPr="007425E1">
              <w:rPr>
                <w:rFonts w:eastAsiaTheme="minorHAnsi"/>
              </w:rPr>
              <w:t>Rather, may we be worthy</w:t>
            </w:r>
          </w:p>
          <w:p w14:paraId="39A0D726" w14:textId="77777777" w:rsidR="00E35F1F" w:rsidRPr="007425E1" w:rsidRDefault="00E35F1F" w:rsidP="00E35F1F">
            <w:pPr>
              <w:pStyle w:val="EngHang"/>
              <w:rPr>
                <w:rFonts w:eastAsiaTheme="minorHAnsi"/>
              </w:rPr>
            </w:pPr>
            <w:r w:rsidRPr="007425E1">
              <w:rPr>
                <w:rFonts w:eastAsiaTheme="minorHAnsi"/>
              </w:rPr>
              <w:t xml:space="preserve">To hear </w:t>
            </w:r>
            <w:r>
              <w:rPr>
                <w:rFonts w:eastAsiaTheme="minorHAnsi"/>
              </w:rPr>
              <w:t>Your</w:t>
            </w:r>
            <w:r w:rsidRPr="007425E1">
              <w:rPr>
                <w:rFonts w:eastAsiaTheme="minorHAnsi"/>
              </w:rPr>
              <w:t xml:space="preserve"> tender voice,</w:t>
            </w:r>
          </w:p>
          <w:p w14:paraId="6A6A9D93" w14:textId="77777777" w:rsidR="00E35F1F" w:rsidRPr="007425E1" w:rsidRDefault="00E35F1F" w:rsidP="00E35F1F">
            <w:pPr>
              <w:pStyle w:val="EngHang"/>
              <w:rPr>
                <w:rFonts w:eastAsiaTheme="minorHAnsi"/>
              </w:rPr>
            </w:pPr>
            <w:r w:rsidRPr="007425E1">
              <w:rPr>
                <w:rFonts w:eastAsiaTheme="minorHAnsi"/>
              </w:rPr>
              <w:t>Which is full of joy,</w:t>
            </w:r>
          </w:p>
          <w:p w14:paraId="172C0944" w14:textId="77777777" w:rsidR="00E35F1F" w:rsidRDefault="00E35F1F" w:rsidP="00E35F1F">
            <w:pPr>
              <w:pStyle w:val="EngHangEnd"/>
            </w:pPr>
            <w:r w:rsidRPr="00C80276">
              <w:rPr>
                <w:rFonts w:eastAsiaTheme="minorHAnsi"/>
              </w:rPr>
              <w:t>Proclaiming</w:t>
            </w:r>
            <w:r w:rsidRPr="007425E1">
              <w:rPr>
                <w:rFonts w:eastAsiaTheme="minorHAnsi"/>
              </w:rPr>
              <w:t xml:space="preserve"> and saying,</w:t>
            </w:r>
          </w:p>
        </w:tc>
        <w:tc>
          <w:tcPr>
            <w:tcW w:w="288" w:type="dxa"/>
          </w:tcPr>
          <w:p w14:paraId="0F6C28A8" w14:textId="77777777" w:rsidR="00E35F1F" w:rsidRDefault="00E35F1F" w:rsidP="00E35F1F"/>
        </w:tc>
        <w:tc>
          <w:tcPr>
            <w:tcW w:w="288" w:type="dxa"/>
          </w:tcPr>
          <w:p w14:paraId="43607C4A" w14:textId="77777777" w:rsidR="00E35F1F" w:rsidRDefault="00E35F1F" w:rsidP="00E35F1F">
            <w:pPr>
              <w:pStyle w:val="CopticCross"/>
            </w:pPr>
          </w:p>
        </w:tc>
        <w:tc>
          <w:tcPr>
            <w:tcW w:w="3960" w:type="dxa"/>
          </w:tcPr>
          <w:p w14:paraId="678CF2C1" w14:textId="77777777" w:rsidR="00E35F1F" w:rsidRDefault="00E35F1F" w:rsidP="00E35F1F">
            <w:pPr>
              <w:pStyle w:val="CopticVersemulti-line"/>
            </w:pPr>
            <w:r w:rsidRPr="008B5AA7">
              <w:t>Ⲁⲗⲗⲁ ⲙⲁⲣⲉⲛⲉⲣⲡ̀ⲉⲙⲡ̀ϣⲁ ⲛ̀ⲥⲱⲧⲉⲙ</w:t>
            </w:r>
          </w:p>
          <w:p w14:paraId="2549C815" w14:textId="77777777" w:rsidR="00E35F1F" w:rsidRDefault="00E35F1F" w:rsidP="00E35F1F">
            <w:pPr>
              <w:pStyle w:val="CopticVersemulti-line"/>
            </w:pPr>
            <w:r w:rsidRPr="008B5AA7">
              <w:t>ⲉ̀ϯⲥ̀ⲙⲏ ⲉⲑⲙⲉϩ ⲛ̀ⲣⲁϣⲓ</w:t>
            </w:r>
          </w:p>
          <w:p w14:paraId="1A8D8BAC" w14:textId="77777777" w:rsidR="00E35F1F" w:rsidRDefault="00E35F1F" w:rsidP="00E35F1F">
            <w:pPr>
              <w:pStyle w:val="CopticVersemulti-line"/>
            </w:pPr>
            <w:r w:rsidRPr="008B5AA7">
              <w:t>ⲛ̀ⲧⲉ ⲛⲉⲕⲙⲉⲧϣⲁⲛⲁϩ̀ⲑⲏϥ</w:t>
            </w:r>
          </w:p>
          <w:p w14:paraId="4334083F" w14:textId="77777777" w:rsidR="00E35F1F" w:rsidRDefault="00E35F1F" w:rsidP="00E35F1F">
            <w:pPr>
              <w:pStyle w:val="CopticVerse"/>
            </w:pPr>
            <w:r w:rsidRPr="008B5AA7">
              <w:t>ⲉⲥⲱϣ ⲉ̀ⲃⲟⲗ ⲉⲥϫⲱ ⲙ̀ⲙⲟⲥ</w:t>
            </w:r>
          </w:p>
        </w:tc>
      </w:tr>
      <w:tr w:rsidR="00E35F1F" w14:paraId="27C86CB7" w14:textId="77777777" w:rsidTr="00E35F1F">
        <w:trPr>
          <w:cantSplit/>
          <w:jc w:val="center"/>
        </w:trPr>
        <w:tc>
          <w:tcPr>
            <w:tcW w:w="288" w:type="dxa"/>
          </w:tcPr>
          <w:p w14:paraId="661705B7" w14:textId="77777777" w:rsidR="00E35F1F" w:rsidRDefault="00E35F1F" w:rsidP="00E35F1F">
            <w:pPr>
              <w:pStyle w:val="CopticCross"/>
            </w:pPr>
            <w:r w:rsidRPr="00FB5ACB">
              <w:t>¿</w:t>
            </w:r>
          </w:p>
        </w:tc>
        <w:tc>
          <w:tcPr>
            <w:tcW w:w="3960" w:type="dxa"/>
          </w:tcPr>
          <w:p w14:paraId="1C4331C6" w14:textId="0DB914CE" w:rsidR="00E35F1F" w:rsidRPr="007425E1" w:rsidRDefault="00D65F5D" w:rsidP="00E35F1F">
            <w:pPr>
              <w:pStyle w:val="EngHang"/>
              <w:rPr>
                <w:rFonts w:eastAsiaTheme="minorHAnsi"/>
              </w:rPr>
            </w:pPr>
            <w:r>
              <w:rPr>
                <w:rFonts w:eastAsiaTheme="minorHAnsi"/>
              </w:rPr>
              <w:t>“</w:t>
            </w:r>
            <w:r w:rsidR="00E35F1F" w:rsidRPr="007425E1">
              <w:rPr>
                <w:rFonts w:eastAsiaTheme="minorHAnsi"/>
              </w:rPr>
              <w:t xml:space="preserve">Come </w:t>
            </w:r>
            <w:r w:rsidR="00E35F1F">
              <w:rPr>
                <w:rFonts w:eastAsiaTheme="minorHAnsi"/>
              </w:rPr>
              <w:t xml:space="preserve">to </w:t>
            </w:r>
            <w:r w:rsidR="00E35F1F" w:rsidRPr="007425E1">
              <w:rPr>
                <w:rFonts w:eastAsiaTheme="minorHAnsi"/>
              </w:rPr>
              <w:t xml:space="preserve">me, </w:t>
            </w:r>
          </w:p>
          <w:p w14:paraId="58D928CF" w14:textId="77777777" w:rsidR="00E35F1F" w:rsidRPr="007425E1" w:rsidRDefault="00E35F1F" w:rsidP="00E35F1F">
            <w:pPr>
              <w:pStyle w:val="EngHang"/>
              <w:rPr>
                <w:rFonts w:eastAsiaTheme="minorHAnsi"/>
              </w:rPr>
            </w:pPr>
            <w:r w:rsidRPr="007425E1">
              <w:rPr>
                <w:rFonts w:eastAsiaTheme="minorHAnsi"/>
              </w:rPr>
              <w:t>O blessed of My Father,</w:t>
            </w:r>
          </w:p>
          <w:p w14:paraId="1DFF69AA" w14:textId="77777777" w:rsidR="00E35F1F" w:rsidRPr="007425E1" w:rsidRDefault="00E35F1F" w:rsidP="00E35F1F">
            <w:pPr>
              <w:pStyle w:val="EngHang"/>
              <w:rPr>
                <w:rFonts w:eastAsiaTheme="minorHAnsi"/>
              </w:rPr>
            </w:pPr>
            <w:r w:rsidRPr="007425E1">
              <w:rPr>
                <w:rFonts w:eastAsiaTheme="minorHAnsi"/>
              </w:rPr>
              <w:t>And inherit the life</w:t>
            </w:r>
          </w:p>
          <w:p w14:paraId="6A8557C7" w14:textId="06E729C2" w:rsidR="00E35F1F" w:rsidRDefault="00D65F5D" w:rsidP="00E35F1F">
            <w:pPr>
              <w:pStyle w:val="EngHangEnd"/>
            </w:pPr>
            <w:r>
              <w:rPr>
                <w:rFonts w:eastAsiaTheme="minorHAnsi"/>
              </w:rPr>
              <w:t>That endures forever.”</w:t>
            </w:r>
          </w:p>
        </w:tc>
        <w:tc>
          <w:tcPr>
            <w:tcW w:w="288" w:type="dxa"/>
          </w:tcPr>
          <w:p w14:paraId="18854FE7" w14:textId="77777777" w:rsidR="00E35F1F" w:rsidRDefault="00E35F1F" w:rsidP="00E35F1F"/>
        </w:tc>
        <w:tc>
          <w:tcPr>
            <w:tcW w:w="288" w:type="dxa"/>
          </w:tcPr>
          <w:p w14:paraId="4D5705E4" w14:textId="77777777" w:rsidR="00E35F1F" w:rsidRDefault="00E35F1F" w:rsidP="00E35F1F">
            <w:pPr>
              <w:pStyle w:val="CopticCross"/>
            </w:pPr>
            <w:r w:rsidRPr="00FB5ACB">
              <w:t>¿</w:t>
            </w:r>
          </w:p>
        </w:tc>
        <w:tc>
          <w:tcPr>
            <w:tcW w:w="3960" w:type="dxa"/>
          </w:tcPr>
          <w:p w14:paraId="1E89E5C7" w14:textId="77777777" w:rsidR="00E35F1F" w:rsidRDefault="00E35F1F" w:rsidP="00E35F1F">
            <w:pPr>
              <w:pStyle w:val="CopticVersemulti-line"/>
            </w:pPr>
            <w:r w:rsidRPr="001A05D1">
              <w:t>Ϫⲉ ⲁ̀ⲙⲱⲓⲛⲓ ϩⲁⲣⲟⲓ</w:t>
            </w:r>
          </w:p>
          <w:p w14:paraId="2B40D6FD" w14:textId="77777777" w:rsidR="00E35F1F" w:rsidRDefault="00E35F1F" w:rsidP="00E35F1F">
            <w:pPr>
              <w:pStyle w:val="CopticVersemulti-line"/>
            </w:pPr>
            <w:r w:rsidRPr="001A05D1">
              <w:t>ⲛⲏⲉⲧⲥ̀ⲙⲁⲣⲱⲟⲩⲧ ⲛ̀ⲧⲉ Ⲡⲁⲓⲱⲧ</w:t>
            </w:r>
          </w:p>
          <w:p w14:paraId="71847DA0" w14:textId="77777777" w:rsidR="00E35F1F" w:rsidRDefault="00E35F1F" w:rsidP="00E35F1F">
            <w:pPr>
              <w:pStyle w:val="CopticVersemulti-line"/>
            </w:pPr>
            <w:r w:rsidRPr="001A05D1">
              <w:t>ⲁ̀ⲣⲓⲕ̀ⲗⲏⲣⲟⲛⲟⲙⲓⲛ ⲙ̀ⲡⲓⲱⲛϧ</w:t>
            </w:r>
          </w:p>
          <w:p w14:paraId="02D45B8A" w14:textId="77777777" w:rsidR="00E35F1F" w:rsidRDefault="00E35F1F" w:rsidP="00E35F1F">
            <w:pPr>
              <w:pStyle w:val="CopticVerse"/>
            </w:pPr>
            <w:r w:rsidRPr="001A05D1">
              <w:t>ⲉⲑⲙⲏⲛ ⲉⲃⲟⲗ ϣⲁ ⲉⲛⲉϩ</w:t>
            </w:r>
          </w:p>
        </w:tc>
      </w:tr>
      <w:tr w:rsidR="00E35F1F" w14:paraId="74DB102A" w14:textId="77777777" w:rsidTr="00E35F1F">
        <w:trPr>
          <w:cantSplit/>
          <w:jc w:val="center"/>
        </w:trPr>
        <w:tc>
          <w:tcPr>
            <w:tcW w:w="288" w:type="dxa"/>
          </w:tcPr>
          <w:p w14:paraId="4EFF6912" w14:textId="77777777" w:rsidR="00E35F1F" w:rsidRDefault="00E35F1F" w:rsidP="00E35F1F">
            <w:pPr>
              <w:pStyle w:val="CopticCross"/>
            </w:pPr>
          </w:p>
        </w:tc>
        <w:tc>
          <w:tcPr>
            <w:tcW w:w="3960" w:type="dxa"/>
          </w:tcPr>
          <w:p w14:paraId="376EB80C" w14:textId="77777777" w:rsidR="00E35F1F" w:rsidRPr="007425E1" w:rsidRDefault="00E35F1F" w:rsidP="00E35F1F">
            <w:pPr>
              <w:pStyle w:val="EngHang"/>
              <w:rPr>
                <w:rFonts w:eastAsiaTheme="minorHAnsi"/>
              </w:rPr>
            </w:pPr>
            <w:r w:rsidRPr="007425E1">
              <w:rPr>
                <w:rFonts w:eastAsiaTheme="minorHAnsi"/>
              </w:rPr>
              <w:t xml:space="preserve">All the martyrs </w:t>
            </w:r>
            <w:r>
              <w:rPr>
                <w:rFonts w:eastAsiaTheme="minorHAnsi"/>
              </w:rPr>
              <w:t>will</w:t>
            </w:r>
            <w:r w:rsidRPr="007425E1">
              <w:rPr>
                <w:rFonts w:eastAsiaTheme="minorHAnsi"/>
              </w:rPr>
              <w:t xml:space="preserve"> come,</w:t>
            </w:r>
          </w:p>
          <w:p w14:paraId="2D977C67" w14:textId="77777777" w:rsidR="00E35F1F" w:rsidRPr="007425E1" w:rsidRDefault="00E35F1F" w:rsidP="00E35F1F">
            <w:pPr>
              <w:pStyle w:val="EngHang"/>
              <w:rPr>
                <w:rFonts w:eastAsiaTheme="minorHAnsi"/>
              </w:rPr>
            </w:pPr>
            <w:r w:rsidRPr="007425E1">
              <w:rPr>
                <w:rFonts w:eastAsiaTheme="minorHAnsi"/>
              </w:rPr>
              <w:t>Bearing their afflictions,</w:t>
            </w:r>
          </w:p>
          <w:p w14:paraId="278C3F4E" w14:textId="77777777" w:rsidR="00E35F1F" w:rsidRPr="007425E1" w:rsidRDefault="00E35F1F" w:rsidP="00E35F1F">
            <w:pPr>
              <w:pStyle w:val="EngHang"/>
              <w:rPr>
                <w:rFonts w:eastAsiaTheme="minorHAnsi"/>
              </w:rPr>
            </w:pPr>
            <w:r w:rsidRPr="007425E1">
              <w:rPr>
                <w:rFonts w:eastAsiaTheme="minorHAnsi"/>
              </w:rPr>
              <w:t xml:space="preserve">And the righteous </w:t>
            </w:r>
            <w:r>
              <w:rPr>
                <w:rFonts w:eastAsiaTheme="minorHAnsi"/>
              </w:rPr>
              <w:t>will</w:t>
            </w:r>
            <w:r w:rsidRPr="007425E1">
              <w:rPr>
                <w:rFonts w:eastAsiaTheme="minorHAnsi"/>
              </w:rPr>
              <w:t xml:space="preserve"> come,</w:t>
            </w:r>
          </w:p>
          <w:p w14:paraId="4A655C8A" w14:textId="77777777" w:rsidR="00E35F1F" w:rsidRDefault="00E35F1F" w:rsidP="00E35F1F">
            <w:pPr>
              <w:pStyle w:val="EngHangEnd"/>
            </w:pPr>
            <w:r w:rsidRPr="007425E1">
              <w:rPr>
                <w:rFonts w:eastAsiaTheme="minorHAnsi"/>
              </w:rPr>
              <w:t>Bearing all their virtues.</w:t>
            </w:r>
          </w:p>
        </w:tc>
        <w:tc>
          <w:tcPr>
            <w:tcW w:w="288" w:type="dxa"/>
          </w:tcPr>
          <w:p w14:paraId="2D9C05BB" w14:textId="77777777" w:rsidR="00E35F1F" w:rsidRDefault="00E35F1F" w:rsidP="00E35F1F"/>
        </w:tc>
        <w:tc>
          <w:tcPr>
            <w:tcW w:w="288" w:type="dxa"/>
          </w:tcPr>
          <w:p w14:paraId="5594AA7A" w14:textId="77777777" w:rsidR="00E35F1F" w:rsidRDefault="00E35F1F" w:rsidP="00E35F1F">
            <w:pPr>
              <w:pStyle w:val="CopticCross"/>
            </w:pPr>
          </w:p>
        </w:tc>
        <w:tc>
          <w:tcPr>
            <w:tcW w:w="3960" w:type="dxa"/>
          </w:tcPr>
          <w:p w14:paraId="435CF877" w14:textId="77777777" w:rsidR="00E35F1F" w:rsidRDefault="00E35F1F" w:rsidP="00E35F1F">
            <w:pPr>
              <w:pStyle w:val="CopticVersemulti-line"/>
            </w:pPr>
            <w:r w:rsidRPr="001A05D1">
              <w:t>Ⲥⲉⲛⲁⲓ̀ ⲛ̀ϫⲉ ⲛⲓⲙⲁⲣⲧⲩⲣⲟⲥ</w:t>
            </w:r>
          </w:p>
          <w:p w14:paraId="60B4C784" w14:textId="77777777" w:rsidR="00E35F1F" w:rsidRDefault="00E35F1F" w:rsidP="00E35F1F">
            <w:pPr>
              <w:pStyle w:val="CopticVersemulti-line"/>
            </w:pPr>
            <w:r w:rsidRPr="001A05D1">
              <w:t>ⲉⲩϥⲁⲓ ϧⲁ ⲛⲟⲩⲃⲁⲥⲁⲛⲟⲥ</w:t>
            </w:r>
          </w:p>
          <w:p w14:paraId="12570E70" w14:textId="77777777" w:rsidR="00E35F1F" w:rsidRDefault="00E35F1F" w:rsidP="00E35F1F">
            <w:pPr>
              <w:pStyle w:val="CopticVersemulti-line"/>
            </w:pPr>
            <w:r w:rsidRPr="001A05D1">
              <w:t>ⲥⲉⲛⲁⲓ̀ ⲛ̀ϫⲉ ⲛⲓⲇⲓⲕⲉⲟⲥ</w:t>
            </w:r>
          </w:p>
          <w:p w14:paraId="30D19F5A" w14:textId="77777777" w:rsidR="00E35F1F" w:rsidRDefault="00E35F1F" w:rsidP="00E35F1F">
            <w:pPr>
              <w:pStyle w:val="CopticVerse"/>
            </w:pPr>
            <w:r w:rsidRPr="001A05D1">
              <w:t>ⲉⲩϥⲁⲓ ϧⲁ ⲛⲟⲩⲡⲟⲗⲏⲧⲓⲁ̀</w:t>
            </w:r>
          </w:p>
        </w:tc>
      </w:tr>
      <w:tr w:rsidR="00E35F1F" w14:paraId="57925DBC" w14:textId="77777777" w:rsidTr="00E35F1F">
        <w:trPr>
          <w:cantSplit/>
          <w:jc w:val="center"/>
        </w:trPr>
        <w:tc>
          <w:tcPr>
            <w:tcW w:w="288" w:type="dxa"/>
          </w:tcPr>
          <w:p w14:paraId="13081E9C" w14:textId="77777777" w:rsidR="00E35F1F" w:rsidRDefault="00E35F1F" w:rsidP="00E35F1F">
            <w:pPr>
              <w:pStyle w:val="CopticCross"/>
            </w:pPr>
            <w:r w:rsidRPr="00FB5ACB">
              <w:t>¿</w:t>
            </w:r>
          </w:p>
        </w:tc>
        <w:tc>
          <w:tcPr>
            <w:tcW w:w="3960" w:type="dxa"/>
          </w:tcPr>
          <w:p w14:paraId="398B0A2F" w14:textId="77777777" w:rsidR="00E35F1F" w:rsidRPr="007425E1" w:rsidRDefault="00E35F1F" w:rsidP="00E35F1F">
            <w:pPr>
              <w:pStyle w:val="EngHang"/>
              <w:rPr>
                <w:rFonts w:eastAsiaTheme="minorHAnsi"/>
              </w:rPr>
            </w:pPr>
            <w:r w:rsidRPr="007425E1">
              <w:rPr>
                <w:rFonts w:eastAsiaTheme="minorHAnsi"/>
              </w:rPr>
              <w:t xml:space="preserve">The Son of God </w:t>
            </w:r>
            <w:r>
              <w:rPr>
                <w:rFonts w:eastAsiaTheme="minorHAnsi"/>
              </w:rPr>
              <w:t>will</w:t>
            </w:r>
            <w:r w:rsidRPr="007425E1">
              <w:rPr>
                <w:rFonts w:eastAsiaTheme="minorHAnsi"/>
              </w:rPr>
              <w:t xml:space="preserve"> also come,</w:t>
            </w:r>
          </w:p>
          <w:p w14:paraId="261279CD" w14:textId="77777777" w:rsidR="00E35F1F" w:rsidRPr="007425E1" w:rsidRDefault="00E35F1F" w:rsidP="00E35F1F">
            <w:pPr>
              <w:pStyle w:val="EngHang"/>
              <w:rPr>
                <w:rFonts w:eastAsiaTheme="minorHAnsi"/>
              </w:rPr>
            </w:pPr>
            <w:r w:rsidRPr="007425E1">
              <w:rPr>
                <w:rFonts w:eastAsiaTheme="minorHAnsi"/>
              </w:rPr>
              <w:t xml:space="preserve">In His </w:t>
            </w:r>
            <w:r>
              <w:rPr>
                <w:rFonts w:eastAsiaTheme="minorHAnsi"/>
              </w:rPr>
              <w:t>glory and His Father's</w:t>
            </w:r>
            <w:r w:rsidRPr="007425E1">
              <w:rPr>
                <w:rFonts w:eastAsiaTheme="minorHAnsi"/>
              </w:rPr>
              <w:t>,</w:t>
            </w:r>
          </w:p>
          <w:p w14:paraId="2DD78750" w14:textId="77777777" w:rsidR="00E35F1F" w:rsidRPr="007425E1" w:rsidRDefault="00E35F1F" w:rsidP="00E35F1F">
            <w:pPr>
              <w:pStyle w:val="EngHang"/>
              <w:rPr>
                <w:rFonts w:eastAsiaTheme="minorHAnsi"/>
              </w:rPr>
            </w:pPr>
            <w:r w:rsidRPr="007425E1">
              <w:rPr>
                <w:rFonts w:eastAsiaTheme="minorHAnsi"/>
              </w:rPr>
              <w:t>To reward everyone</w:t>
            </w:r>
          </w:p>
          <w:p w14:paraId="406ED9BC" w14:textId="77777777" w:rsidR="00E35F1F" w:rsidRDefault="00E35F1F" w:rsidP="00E35F1F">
            <w:pPr>
              <w:pStyle w:val="EngHangEnd"/>
            </w:pPr>
            <w:r w:rsidRPr="007425E1">
              <w:rPr>
                <w:rFonts w:eastAsiaTheme="minorHAnsi"/>
              </w:rPr>
              <w:t xml:space="preserve">According to his </w:t>
            </w:r>
            <w:commentRangeStart w:id="1080"/>
            <w:r w:rsidRPr="007425E1">
              <w:rPr>
                <w:rFonts w:eastAsiaTheme="minorHAnsi"/>
              </w:rPr>
              <w:t>works</w:t>
            </w:r>
            <w:commentRangeEnd w:id="1080"/>
            <w:r>
              <w:rPr>
                <w:rStyle w:val="CommentReference"/>
                <w:rFonts w:ascii="Times New Roman" w:eastAsiaTheme="minorHAnsi" w:hAnsi="Times New Roman" w:cstheme="minorBidi"/>
                <w:color w:val="auto"/>
              </w:rPr>
              <w:commentReference w:id="1080"/>
            </w:r>
            <w:r w:rsidRPr="007425E1">
              <w:rPr>
                <w:rFonts w:eastAsiaTheme="minorHAnsi"/>
              </w:rPr>
              <w:t>.</w:t>
            </w:r>
          </w:p>
        </w:tc>
        <w:tc>
          <w:tcPr>
            <w:tcW w:w="288" w:type="dxa"/>
          </w:tcPr>
          <w:p w14:paraId="77A3DAAF" w14:textId="77777777" w:rsidR="00E35F1F" w:rsidRDefault="00E35F1F" w:rsidP="00E35F1F"/>
        </w:tc>
        <w:tc>
          <w:tcPr>
            <w:tcW w:w="288" w:type="dxa"/>
          </w:tcPr>
          <w:p w14:paraId="64096029" w14:textId="77777777" w:rsidR="00E35F1F" w:rsidRDefault="00E35F1F" w:rsidP="00E35F1F">
            <w:pPr>
              <w:pStyle w:val="CopticCross"/>
            </w:pPr>
            <w:r w:rsidRPr="00FB5ACB">
              <w:t>¿</w:t>
            </w:r>
          </w:p>
        </w:tc>
        <w:tc>
          <w:tcPr>
            <w:tcW w:w="3960" w:type="dxa"/>
          </w:tcPr>
          <w:p w14:paraId="56BAF702" w14:textId="77777777" w:rsidR="00E35F1F" w:rsidRDefault="00E35F1F" w:rsidP="00E35F1F">
            <w:pPr>
              <w:pStyle w:val="CopticVersemulti-line"/>
            </w:pPr>
            <w:r w:rsidRPr="001A05D1">
              <w:t>ϥ̀ⲛⲁⲓ̀ ⲛ̀ϫⲉ ⲡ̀ϣⲏⲣⲓ ⲙ̀Ⲫϯ</w:t>
            </w:r>
          </w:p>
          <w:p w14:paraId="5DA2FA11" w14:textId="77777777" w:rsidR="00E35F1F" w:rsidRDefault="00E35F1F" w:rsidP="00E35F1F">
            <w:pPr>
              <w:pStyle w:val="CopticVersemulti-line"/>
            </w:pPr>
            <w:r w:rsidRPr="001A05D1">
              <w:t>ϧⲉⲛ ⲡⲉϥⲱ̀ⲟⲩ ⲛⲉⲙ ⲫⲁ Ⲡⲉϥⲓⲱⲧ</w:t>
            </w:r>
          </w:p>
          <w:p w14:paraId="50603F0F" w14:textId="77777777" w:rsidR="00E35F1F" w:rsidRDefault="00E35F1F" w:rsidP="00E35F1F">
            <w:pPr>
              <w:pStyle w:val="CopticVersemulti-line"/>
            </w:pPr>
            <w:commentRangeStart w:id="1081"/>
            <w:r w:rsidRPr="00582AD7">
              <w:t>ϥ̀ⲛⲁϯ ⲙ̀ⲡⲓⲟⲩⲁⲓ</w:t>
            </w:r>
            <w:commentRangeEnd w:id="1081"/>
            <w:r>
              <w:rPr>
                <w:rStyle w:val="CommentReference"/>
                <w:rFonts w:ascii="Garamond" w:hAnsi="Garamond" w:cstheme="minorBidi"/>
                <w:noProof w:val="0"/>
                <w:lang w:val="en-CA"/>
              </w:rPr>
              <w:commentReference w:id="1081"/>
            </w:r>
          </w:p>
          <w:p w14:paraId="175FF6F9" w14:textId="77777777" w:rsidR="00E35F1F" w:rsidRDefault="00E35F1F" w:rsidP="00E35F1F">
            <w:pPr>
              <w:pStyle w:val="CopticVerse"/>
            </w:pPr>
            <w:r w:rsidRPr="001A05D1">
              <w:t>ⲕⲁⲧⲁ ⲛⲉϥϩ̀ⲃⲏⲟⲩⲓ̀ ⲉ̀ⲧⲁϥⲁⲓⲧⲟⲩ</w:t>
            </w:r>
          </w:p>
        </w:tc>
      </w:tr>
      <w:tr w:rsidR="00E35F1F" w14:paraId="02E7FB5A" w14:textId="77777777" w:rsidTr="00E35F1F">
        <w:trPr>
          <w:cantSplit/>
          <w:jc w:val="center"/>
        </w:trPr>
        <w:tc>
          <w:tcPr>
            <w:tcW w:w="288" w:type="dxa"/>
          </w:tcPr>
          <w:p w14:paraId="2522E6BE" w14:textId="77777777" w:rsidR="00E35F1F" w:rsidRDefault="00E35F1F" w:rsidP="00E35F1F">
            <w:pPr>
              <w:pStyle w:val="CopticCross"/>
            </w:pPr>
          </w:p>
        </w:tc>
        <w:tc>
          <w:tcPr>
            <w:tcW w:w="3960" w:type="dxa"/>
          </w:tcPr>
          <w:p w14:paraId="46FABAA6" w14:textId="77777777" w:rsidR="00E35F1F" w:rsidRPr="007425E1" w:rsidRDefault="00E35F1F" w:rsidP="00E35F1F">
            <w:pPr>
              <w:pStyle w:val="EngHang"/>
              <w:rPr>
                <w:rFonts w:eastAsiaTheme="minorHAnsi"/>
              </w:rPr>
            </w:pPr>
            <w:r w:rsidRPr="007425E1">
              <w:rPr>
                <w:rFonts w:eastAsiaTheme="minorHAnsi"/>
              </w:rPr>
              <w:t>O Christ, Logos of the Father,</w:t>
            </w:r>
          </w:p>
          <w:p w14:paraId="1BD751EA" w14:textId="77777777" w:rsidR="00E35F1F" w:rsidRPr="007425E1" w:rsidRDefault="00E35F1F" w:rsidP="00E35F1F">
            <w:pPr>
              <w:pStyle w:val="EngHang"/>
              <w:rPr>
                <w:rFonts w:eastAsiaTheme="minorHAnsi"/>
              </w:rPr>
            </w:pPr>
            <w:r w:rsidRPr="007425E1">
              <w:rPr>
                <w:rFonts w:eastAsiaTheme="minorHAnsi"/>
              </w:rPr>
              <w:t>The Only-Begotten God,</w:t>
            </w:r>
          </w:p>
          <w:p w14:paraId="2E6E4F28" w14:textId="77777777" w:rsidR="00E35F1F" w:rsidRPr="007425E1" w:rsidRDefault="00E35F1F" w:rsidP="00E35F1F">
            <w:pPr>
              <w:pStyle w:val="EngHang"/>
              <w:rPr>
                <w:rFonts w:eastAsiaTheme="minorHAnsi"/>
              </w:rPr>
            </w:pPr>
            <w:r w:rsidRPr="007425E1">
              <w:rPr>
                <w:rFonts w:eastAsiaTheme="minorHAnsi"/>
              </w:rPr>
              <w:t xml:space="preserve">Grant us </w:t>
            </w:r>
            <w:r>
              <w:rPr>
                <w:rFonts w:eastAsiaTheme="minorHAnsi"/>
              </w:rPr>
              <w:t>Your</w:t>
            </w:r>
            <w:r w:rsidRPr="007425E1">
              <w:rPr>
                <w:rFonts w:eastAsiaTheme="minorHAnsi"/>
              </w:rPr>
              <w:t xml:space="preserve"> peace</w:t>
            </w:r>
            <w:r>
              <w:rPr>
                <w:rFonts w:eastAsiaTheme="minorHAnsi"/>
              </w:rPr>
              <w:t>,</w:t>
            </w:r>
          </w:p>
          <w:p w14:paraId="58DF8081" w14:textId="77777777" w:rsidR="00E35F1F" w:rsidRDefault="00E35F1F" w:rsidP="00E35F1F">
            <w:pPr>
              <w:pStyle w:val="EngHangEnd"/>
            </w:pPr>
            <w:r w:rsidRPr="007425E1">
              <w:rPr>
                <w:rFonts w:eastAsiaTheme="minorHAnsi"/>
              </w:rPr>
              <w:t>Which is full of joy.</w:t>
            </w:r>
          </w:p>
        </w:tc>
        <w:tc>
          <w:tcPr>
            <w:tcW w:w="288" w:type="dxa"/>
          </w:tcPr>
          <w:p w14:paraId="1151BFF0" w14:textId="77777777" w:rsidR="00E35F1F" w:rsidRDefault="00E35F1F" w:rsidP="00E35F1F"/>
        </w:tc>
        <w:tc>
          <w:tcPr>
            <w:tcW w:w="288" w:type="dxa"/>
          </w:tcPr>
          <w:p w14:paraId="083D2352" w14:textId="77777777" w:rsidR="00E35F1F" w:rsidRDefault="00E35F1F" w:rsidP="00E35F1F">
            <w:pPr>
              <w:pStyle w:val="CopticCross"/>
            </w:pPr>
          </w:p>
        </w:tc>
        <w:tc>
          <w:tcPr>
            <w:tcW w:w="3960" w:type="dxa"/>
          </w:tcPr>
          <w:p w14:paraId="2C80BF0E" w14:textId="77777777" w:rsidR="00E35F1F" w:rsidRDefault="00E35F1F" w:rsidP="00E35F1F">
            <w:pPr>
              <w:pStyle w:val="CopticVersemulti-line"/>
            </w:pPr>
            <w:r w:rsidRPr="001A05D1">
              <w:t>Ⲡⲭ̅ⲥ ⲡⲓⲗⲟⲅⲟⲥ ⲛ̀ⲧⲉ Ⲫ̀ⲓⲱⲧ</w:t>
            </w:r>
          </w:p>
          <w:p w14:paraId="622E53C0" w14:textId="77777777" w:rsidR="00E35F1F" w:rsidRDefault="00E35F1F" w:rsidP="00E35F1F">
            <w:pPr>
              <w:pStyle w:val="CopticVersemulti-line"/>
            </w:pPr>
            <w:r w:rsidRPr="001A05D1">
              <w:t>ⲡⲓⲙⲟⲛⲟⲅⲉⲛⲏⲥ ⲛ̀ⲛⲟⲩϯ</w:t>
            </w:r>
          </w:p>
          <w:p w14:paraId="264FDA86" w14:textId="77777777" w:rsidR="00E35F1F" w:rsidRDefault="00E35F1F" w:rsidP="00E35F1F">
            <w:pPr>
              <w:pStyle w:val="CopticVersemulti-line"/>
            </w:pPr>
            <w:r w:rsidRPr="001A05D1">
              <w:t>ⲉⲕⲉ̀ϯ ⲛⲁⲛ ⲛ̀ⲧⲉⲕϩⲓⲣⲏⲛⲏ</w:t>
            </w:r>
          </w:p>
          <w:p w14:paraId="607EFE20" w14:textId="77777777" w:rsidR="00E35F1F" w:rsidRDefault="00E35F1F" w:rsidP="00E35F1F">
            <w:pPr>
              <w:pStyle w:val="CopticVerse"/>
            </w:pPr>
            <w:r w:rsidRPr="001A05D1">
              <w:t>ⲑⲁⲓ ⲉⲑⲙⲉϩ ⲛ̀ⲣⲁϣⲓ ⲛⲓⲃⲉⲛ</w:t>
            </w:r>
          </w:p>
        </w:tc>
      </w:tr>
      <w:tr w:rsidR="00E35F1F" w14:paraId="11FB86FD" w14:textId="77777777" w:rsidTr="00E35F1F">
        <w:trPr>
          <w:cantSplit/>
          <w:jc w:val="center"/>
        </w:trPr>
        <w:tc>
          <w:tcPr>
            <w:tcW w:w="288" w:type="dxa"/>
          </w:tcPr>
          <w:p w14:paraId="18A26A7D" w14:textId="77777777" w:rsidR="00E35F1F" w:rsidRDefault="00E35F1F" w:rsidP="00E35F1F">
            <w:pPr>
              <w:pStyle w:val="CopticCross"/>
            </w:pPr>
            <w:r w:rsidRPr="00FB5ACB">
              <w:t>¿</w:t>
            </w:r>
          </w:p>
        </w:tc>
        <w:tc>
          <w:tcPr>
            <w:tcW w:w="3960" w:type="dxa"/>
          </w:tcPr>
          <w:p w14:paraId="29DBF922" w14:textId="77777777" w:rsidR="00E35F1F" w:rsidRPr="007425E1" w:rsidRDefault="00E35F1F" w:rsidP="00E35F1F">
            <w:pPr>
              <w:pStyle w:val="EngHang"/>
              <w:rPr>
                <w:rFonts w:eastAsiaTheme="minorHAnsi"/>
              </w:rPr>
            </w:pPr>
            <w:r w:rsidRPr="007425E1">
              <w:rPr>
                <w:rFonts w:eastAsiaTheme="minorHAnsi"/>
              </w:rPr>
              <w:t xml:space="preserve">As </w:t>
            </w:r>
            <w:r>
              <w:rPr>
                <w:rFonts w:eastAsiaTheme="minorHAnsi"/>
              </w:rPr>
              <w:t>You</w:t>
            </w:r>
            <w:r w:rsidRPr="007425E1">
              <w:rPr>
                <w:rFonts w:eastAsiaTheme="minorHAnsi"/>
              </w:rPr>
              <w:t xml:space="preserve"> </w:t>
            </w:r>
            <w:r>
              <w:rPr>
                <w:rFonts w:eastAsiaTheme="minorHAnsi"/>
              </w:rPr>
              <w:t>have</w:t>
            </w:r>
            <w:r w:rsidRPr="007425E1">
              <w:rPr>
                <w:rFonts w:eastAsiaTheme="minorHAnsi"/>
              </w:rPr>
              <w:t xml:space="preserve"> said </w:t>
            </w:r>
            <w:r>
              <w:rPr>
                <w:rFonts w:eastAsiaTheme="minorHAnsi"/>
              </w:rPr>
              <w:t>to</w:t>
            </w:r>
          </w:p>
          <w:p w14:paraId="76F14EE9" w14:textId="77777777" w:rsidR="00E35F1F" w:rsidRPr="007425E1" w:rsidRDefault="00E35F1F" w:rsidP="00E35F1F">
            <w:pPr>
              <w:pStyle w:val="EngHang"/>
              <w:rPr>
                <w:rFonts w:eastAsiaTheme="minorHAnsi"/>
              </w:rPr>
            </w:pPr>
            <w:r>
              <w:rPr>
                <w:rFonts w:eastAsiaTheme="minorHAnsi"/>
              </w:rPr>
              <w:t>Your</w:t>
            </w:r>
            <w:r w:rsidRPr="007425E1">
              <w:rPr>
                <w:rFonts w:eastAsiaTheme="minorHAnsi"/>
              </w:rPr>
              <w:t xml:space="preserve"> holy Apostles,</w:t>
            </w:r>
          </w:p>
          <w:p w14:paraId="226D3E60" w14:textId="77777777" w:rsidR="00E35F1F" w:rsidRPr="007425E1" w:rsidRDefault="00E35F1F" w:rsidP="00E35F1F">
            <w:pPr>
              <w:pStyle w:val="EngHang"/>
              <w:rPr>
                <w:rFonts w:eastAsiaTheme="minorHAnsi"/>
              </w:rPr>
            </w:pPr>
            <w:r w:rsidRPr="007425E1">
              <w:rPr>
                <w:rFonts w:eastAsiaTheme="minorHAnsi"/>
              </w:rPr>
              <w:t xml:space="preserve">Likewise say </w:t>
            </w:r>
            <w:r>
              <w:rPr>
                <w:rFonts w:eastAsiaTheme="minorHAnsi"/>
              </w:rPr>
              <w:t>to</w:t>
            </w:r>
            <w:r w:rsidRPr="007425E1">
              <w:rPr>
                <w:rFonts w:eastAsiaTheme="minorHAnsi"/>
              </w:rPr>
              <w:t xml:space="preserve"> us,</w:t>
            </w:r>
          </w:p>
          <w:p w14:paraId="53FEBAEC" w14:textId="60473959" w:rsidR="00E35F1F" w:rsidRDefault="00D65F5D" w:rsidP="00E35F1F">
            <w:pPr>
              <w:pStyle w:val="EngHangEnd"/>
            </w:pPr>
            <w:r>
              <w:t>“</w:t>
            </w:r>
            <w:r w:rsidR="00E35F1F" w:rsidRPr="007425E1">
              <w:t>My peace I give to you.</w:t>
            </w:r>
          </w:p>
        </w:tc>
        <w:tc>
          <w:tcPr>
            <w:tcW w:w="288" w:type="dxa"/>
          </w:tcPr>
          <w:p w14:paraId="6E55C59A" w14:textId="77777777" w:rsidR="00E35F1F" w:rsidRDefault="00E35F1F" w:rsidP="00E35F1F"/>
        </w:tc>
        <w:tc>
          <w:tcPr>
            <w:tcW w:w="288" w:type="dxa"/>
          </w:tcPr>
          <w:p w14:paraId="6B8A84ED" w14:textId="77777777" w:rsidR="00E35F1F" w:rsidRDefault="00E35F1F" w:rsidP="00E35F1F">
            <w:pPr>
              <w:pStyle w:val="CopticCross"/>
            </w:pPr>
            <w:r w:rsidRPr="00FB5ACB">
              <w:t>¿</w:t>
            </w:r>
          </w:p>
        </w:tc>
        <w:tc>
          <w:tcPr>
            <w:tcW w:w="3960" w:type="dxa"/>
          </w:tcPr>
          <w:p w14:paraId="3C1A6C2A" w14:textId="77777777" w:rsidR="00E35F1F" w:rsidRDefault="00E35F1F" w:rsidP="00E35F1F">
            <w:pPr>
              <w:pStyle w:val="CopticVersemulti-line"/>
            </w:pPr>
            <w:r w:rsidRPr="001A05D1">
              <w:t>Ⲕⲁⲧⲁ ⲫ̀ⲣⲏϯ ⲉ̀ⲧⲁⲕⲧⲏⲓⲥ</w:t>
            </w:r>
          </w:p>
          <w:p w14:paraId="5CB448AB" w14:textId="77777777" w:rsidR="00E35F1F" w:rsidRDefault="00E35F1F" w:rsidP="00E35F1F">
            <w:pPr>
              <w:pStyle w:val="CopticVersemulti-line"/>
            </w:pPr>
            <w:r w:rsidRPr="001A05D1">
              <w:t>ⲛ̀ⲛⲉⲕⲁ̀ⲅⲓⲟⲥ ⲛ̀ⲁ̀ⲡⲟⲥⲧⲟⲗⲟⲥ</w:t>
            </w:r>
          </w:p>
          <w:p w14:paraId="0B54B7EB" w14:textId="77777777" w:rsidR="00E35F1F" w:rsidRDefault="00E35F1F" w:rsidP="00E35F1F">
            <w:pPr>
              <w:pStyle w:val="CopticVersemulti-line"/>
            </w:pPr>
            <w:r w:rsidRPr="001A05D1">
              <w:t>ⲉⲕⲉ̀ϫⲟⲥ ⲛⲁⲛ ⲙ̀ⲡⲟⲩⲣⲏϯ</w:t>
            </w:r>
          </w:p>
          <w:p w14:paraId="4C206625" w14:textId="77777777" w:rsidR="00E35F1F" w:rsidRDefault="00E35F1F" w:rsidP="00E35F1F">
            <w:pPr>
              <w:pStyle w:val="CopticVerse"/>
            </w:pPr>
            <w:r w:rsidRPr="001A05D1">
              <w:t>ϫⲉ ⲧⲁϩⲓⲣⲏⲛⲏ ϯϯ ⲙ̀ⲙⲟⲥ ⲛⲱⲧⲉⲛ</w:t>
            </w:r>
          </w:p>
        </w:tc>
      </w:tr>
      <w:tr w:rsidR="00E35F1F" w14:paraId="137511C5" w14:textId="77777777" w:rsidTr="00E35F1F">
        <w:trPr>
          <w:cantSplit/>
          <w:jc w:val="center"/>
        </w:trPr>
        <w:tc>
          <w:tcPr>
            <w:tcW w:w="288" w:type="dxa"/>
          </w:tcPr>
          <w:p w14:paraId="797660D0" w14:textId="77777777" w:rsidR="00E35F1F" w:rsidRDefault="00E35F1F" w:rsidP="00E35F1F">
            <w:pPr>
              <w:pStyle w:val="CopticCross"/>
            </w:pPr>
          </w:p>
        </w:tc>
        <w:tc>
          <w:tcPr>
            <w:tcW w:w="3960" w:type="dxa"/>
          </w:tcPr>
          <w:p w14:paraId="4D6D01A6" w14:textId="77777777" w:rsidR="00E35F1F" w:rsidRPr="007425E1" w:rsidRDefault="00E35F1F" w:rsidP="00E35F1F">
            <w:pPr>
              <w:pStyle w:val="EngHang"/>
              <w:rPr>
                <w:rFonts w:eastAsiaTheme="minorHAnsi"/>
              </w:rPr>
            </w:pPr>
            <w:r w:rsidRPr="007425E1">
              <w:rPr>
                <w:rFonts w:eastAsiaTheme="minorHAnsi"/>
              </w:rPr>
              <w:t>My peace, which I have taken</w:t>
            </w:r>
          </w:p>
          <w:p w14:paraId="69E52155" w14:textId="77777777" w:rsidR="00E35F1F" w:rsidRPr="007425E1" w:rsidRDefault="00E35F1F" w:rsidP="00E35F1F">
            <w:pPr>
              <w:pStyle w:val="EngHang"/>
              <w:rPr>
                <w:rFonts w:eastAsiaTheme="minorHAnsi"/>
              </w:rPr>
            </w:pPr>
            <w:r w:rsidRPr="007425E1">
              <w:rPr>
                <w:rFonts w:eastAsiaTheme="minorHAnsi"/>
              </w:rPr>
              <w:t>From My Good Father,</w:t>
            </w:r>
          </w:p>
          <w:p w14:paraId="163CA687" w14:textId="77777777" w:rsidR="00E35F1F" w:rsidRPr="007425E1" w:rsidRDefault="00E35F1F" w:rsidP="00E35F1F">
            <w:pPr>
              <w:pStyle w:val="EngHang"/>
              <w:rPr>
                <w:rFonts w:eastAsiaTheme="minorHAnsi"/>
              </w:rPr>
            </w:pPr>
            <w:r w:rsidRPr="007425E1">
              <w:rPr>
                <w:rFonts w:eastAsiaTheme="minorHAnsi"/>
              </w:rPr>
              <w:t xml:space="preserve">I leave </w:t>
            </w:r>
            <w:r>
              <w:rPr>
                <w:rFonts w:eastAsiaTheme="minorHAnsi"/>
              </w:rPr>
              <w:t>with</w:t>
            </w:r>
            <w:r w:rsidRPr="007425E1">
              <w:rPr>
                <w:rFonts w:eastAsiaTheme="minorHAnsi"/>
              </w:rPr>
              <w:t xml:space="preserve"> you,</w:t>
            </w:r>
          </w:p>
          <w:p w14:paraId="2FCD4B0E" w14:textId="5C0A1438" w:rsidR="00E35F1F" w:rsidRDefault="00D65F5D" w:rsidP="00E35F1F">
            <w:pPr>
              <w:pStyle w:val="EngHangEnd"/>
            </w:pPr>
            <w:r>
              <w:rPr>
                <w:rFonts w:eastAsiaTheme="minorHAnsi"/>
              </w:rPr>
              <w:t>Now and forever.”</w:t>
            </w:r>
          </w:p>
        </w:tc>
        <w:tc>
          <w:tcPr>
            <w:tcW w:w="288" w:type="dxa"/>
          </w:tcPr>
          <w:p w14:paraId="71C532E5" w14:textId="77777777" w:rsidR="00E35F1F" w:rsidRDefault="00E35F1F" w:rsidP="00E35F1F"/>
        </w:tc>
        <w:tc>
          <w:tcPr>
            <w:tcW w:w="288" w:type="dxa"/>
          </w:tcPr>
          <w:p w14:paraId="353E8117" w14:textId="77777777" w:rsidR="00E35F1F" w:rsidRDefault="00E35F1F" w:rsidP="00E35F1F">
            <w:pPr>
              <w:pStyle w:val="CopticCross"/>
            </w:pPr>
          </w:p>
        </w:tc>
        <w:tc>
          <w:tcPr>
            <w:tcW w:w="3960" w:type="dxa"/>
          </w:tcPr>
          <w:p w14:paraId="39EB199C" w14:textId="77777777" w:rsidR="00E35F1F" w:rsidRDefault="00E35F1F" w:rsidP="00E35F1F">
            <w:pPr>
              <w:pStyle w:val="CopticVersemulti-line"/>
            </w:pPr>
            <w:r w:rsidRPr="001A05D1">
              <w:t>Ⲧⲁϩⲓⲣⲏⲛⲏ ⲁ̀ⲛⲟⲕ</w:t>
            </w:r>
          </w:p>
          <w:p w14:paraId="0B424FBD" w14:textId="77777777" w:rsidR="00E35F1F" w:rsidRDefault="00E35F1F" w:rsidP="00E35F1F">
            <w:pPr>
              <w:pStyle w:val="CopticVersemulti-line"/>
            </w:pPr>
            <w:r w:rsidRPr="001A05D1">
              <w:t>ⲑⲏⲉ̀ⲧⲁⲓϭⲓⲧⲥ ϩⲓⲧⲉⲛ Ⲡⲁⲓⲱⲧ</w:t>
            </w:r>
          </w:p>
          <w:p w14:paraId="09F9C5E1" w14:textId="77777777" w:rsidR="00E35F1F" w:rsidRDefault="00E35F1F" w:rsidP="00E35F1F">
            <w:pPr>
              <w:pStyle w:val="CopticVersemulti-line"/>
            </w:pPr>
            <w:r w:rsidRPr="001A05D1">
              <w:t xml:space="preserve">ⲁ̀ⲛⲟⲕ ϯⲭⲱ ⲙ̀ⲙⲟⲥ ⲛⲉⲙⲱⲧⲉⲛ </w:t>
            </w:r>
          </w:p>
          <w:p w14:paraId="4E28EF67" w14:textId="77777777" w:rsidR="00E35F1F" w:rsidRDefault="00E35F1F" w:rsidP="00E35F1F">
            <w:pPr>
              <w:pStyle w:val="CopticVerse"/>
            </w:pPr>
            <w:r w:rsidRPr="001A05D1">
              <w:t>ϯⲛⲟⲩ ⲛⲉⲙ ϣⲁ ⲉ̀ⲛⲉϩ</w:t>
            </w:r>
          </w:p>
        </w:tc>
      </w:tr>
      <w:tr w:rsidR="00E35F1F" w14:paraId="234468C9" w14:textId="77777777" w:rsidTr="00E35F1F">
        <w:trPr>
          <w:cantSplit/>
          <w:jc w:val="center"/>
        </w:trPr>
        <w:tc>
          <w:tcPr>
            <w:tcW w:w="288" w:type="dxa"/>
          </w:tcPr>
          <w:p w14:paraId="0D3773C2" w14:textId="77777777" w:rsidR="00E35F1F" w:rsidRDefault="00E35F1F" w:rsidP="00E35F1F">
            <w:pPr>
              <w:pStyle w:val="CopticCross"/>
            </w:pPr>
            <w:r w:rsidRPr="00FB5ACB">
              <w:t>¿</w:t>
            </w:r>
          </w:p>
        </w:tc>
        <w:tc>
          <w:tcPr>
            <w:tcW w:w="3960" w:type="dxa"/>
          </w:tcPr>
          <w:p w14:paraId="23608E01" w14:textId="39B1412A" w:rsidR="00E35F1F" w:rsidRPr="007425E1" w:rsidRDefault="00E35F1F" w:rsidP="00E35F1F">
            <w:pPr>
              <w:pStyle w:val="EngHang"/>
              <w:rPr>
                <w:rFonts w:eastAsiaTheme="minorHAnsi"/>
              </w:rPr>
            </w:pPr>
            <w:r w:rsidRPr="007425E1">
              <w:rPr>
                <w:rFonts w:eastAsiaTheme="minorHAnsi"/>
              </w:rPr>
              <w:t xml:space="preserve">O angel of this </w:t>
            </w:r>
            <w:r>
              <w:t>{</w:t>
            </w:r>
            <w:r w:rsidRPr="007425E1">
              <w:rPr>
                <w:rFonts w:eastAsiaTheme="minorHAnsi"/>
              </w:rPr>
              <w:t>evening</w:t>
            </w:r>
            <w:r w:rsidR="00D65F5D">
              <w:rPr>
                <w:rFonts w:eastAsiaTheme="minorHAnsi"/>
              </w:rPr>
              <w:t>/day</w:t>
            </w:r>
            <w:r>
              <w:t>}</w:t>
            </w:r>
            <w:r w:rsidRPr="007425E1">
              <w:rPr>
                <w:rFonts w:eastAsiaTheme="minorHAnsi"/>
              </w:rPr>
              <w:t>,</w:t>
            </w:r>
          </w:p>
          <w:p w14:paraId="4A347C80" w14:textId="77777777" w:rsidR="00E35F1F" w:rsidRPr="007425E1" w:rsidRDefault="00E35F1F" w:rsidP="00E35F1F">
            <w:pPr>
              <w:pStyle w:val="EngHang"/>
              <w:rPr>
                <w:rFonts w:eastAsiaTheme="minorHAnsi"/>
              </w:rPr>
            </w:pPr>
            <w:r w:rsidRPr="007425E1">
              <w:rPr>
                <w:rFonts w:eastAsiaTheme="minorHAnsi"/>
              </w:rPr>
              <w:t xml:space="preserve">Flying up </w:t>
            </w:r>
            <w:commentRangeStart w:id="1082"/>
            <w:r w:rsidRPr="007425E1">
              <w:rPr>
                <w:rFonts w:eastAsiaTheme="minorHAnsi"/>
              </w:rPr>
              <w:t xml:space="preserve">with </w:t>
            </w:r>
            <w:commentRangeEnd w:id="1082"/>
            <w:r>
              <w:rPr>
                <w:rStyle w:val="CommentReference"/>
                <w:rFonts w:ascii="Times New Roman" w:eastAsiaTheme="minorHAnsi" w:hAnsi="Times New Roman" w:cstheme="minorBidi"/>
                <w:color w:val="auto"/>
              </w:rPr>
              <w:commentReference w:id="1082"/>
            </w:r>
            <w:r w:rsidRPr="007425E1">
              <w:rPr>
                <w:rFonts w:eastAsiaTheme="minorHAnsi"/>
              </w:rPr>
              <w:t>this hymn,</w:t>
            </w:r>
          </w:p>
          <w:p w14:paraId="5A9926EC" w14:textId="77777777" w:rsidR="00E35F1F" w:rsidRPr="007425E1" w:rsidRDefault="00E35F1F" w:rsidP="00E35F1F">
            <w:pPr>
              <w:pStyle w:val="EngHang"/>
              <w:rPr>
                <w:rFonts w:eastAsiaTheme="minorHAnsi"/>
              </w:rPr>
            </w:pPr>
            <w:r w:rsidRPr="007425E1">
              <w:rPr>
                <w:rFonts w:eastAsiaTheme="minorHAnsi"/>
              </w:rPr>
              <w:t>Remember us before the Lord,</w:t>
            </w:r>
          </w:p>
          <w:p w14:paraId="4076FF34" w14:textId="77777777" w:rsidR="00E35F1F" w:rsidRDefault="00E35F1F" w:rsidP="00E35F1F">
            <w:pPr>
              <w:pStyle w:val="EngHangEnd"/>
            </w:pPr>
            <w:r w:rsidRPr="007425E1">
              <w:t>That He may forgive us our sins</w:t>
            </w:r>
          </w:p>
        </w:tc>
        <w:tc>
          <w:tcPr>
            <w:tcW w:w="288" w:type="dxa"/>
          </w:tcPr>
          <w:p w14:paraId="30295511" w14:textId="77777777" w:rsidR="00E35F1F" w:rsidRDefault="00E35F1F" w:rsidP="00E35F1F"/>
        </w:tc>
        <w:tc>
          <w:tcPr>
            <w:tcW w:w="288" w:type="dxa"/>
          </w:tcPr>
          <w:p w14:paraId="3CB14B96" w14:textId="77777777" w:rsidR="00E35F1F" w:rsidRDefault="00E35F1F" w:rsidP="00E35F1F">
            <w:pPr>
              <w:pStyle w:val="CopticCross"/>
            </w:pPr>
            <w:r w:rsidRPr="00FB5ACB">
              <w:t>¿</w:t>
            </w:r>
          </w:p>
        </w:tc>
        <w:tc>
          <w:tcPr>
            <w:tcW w:w="3960" w:type="dxa"/>
          </w:tcPr>
          <w:p w14:paraId="78AD8E3C" w14:textId="77777777" w:rsidR="00E35F1F" w:rsidRDefault="00E35F1F" w:rsidP="00E35F1F">
            <w:pPr>
              <w:pStyle w:val="CopticVersemulti-line"/>
            </w:pPr>
            <w:r w:rsidRPr="001A05D1">
              <w:t xml:space="preserve">Ⲡⲓⲁⲅⲅⲉⲗⲟⲥ ⲛ̀ⲧⲉ </w:t>
            </w:r>
            <w:commentRangeStart w:id="1083"/>
            <w:r w:rsidRPr="00582AD7">
              <w:t>ⲡⲁⲓ ⲉ̀ϩⲟⲟⲩ</w:t>
            </w:r>
            <w:commentRangeEnd w:id="1083"/>
            <w:r>
              <w:rPr>
                <w:rStyle w:val="CommentReference"/>
                <w:rFonts w:ascii="Garamond" w:hAnsi="Garamond" w:cstheme="minorBidi"/>
                <w:noProof w:val="0"/>
                <w:lang w:val="en-CA"/>
              </w:rPr>
              <w:commentReference w:id="1083"/>
            </w:r>
          </w:p>
          <w:p w14:paraId="35367E59" w14:textId="77777777" w:rsidR="00E35F1F" w:rsidRDefault="00E35F1F" w:rsidP="00E35F1F">
            <w:pPr>
              <w:pStyle w:val="CopticVersemulti-line"/>
            </w:pPr>
            <w:r w:rsidRPr="001A05D1">
              <w:t>ⲉⲧϩⲏⲗ ⲉ̀ⲡ̀ϭⲓⲥⲓ ⲛⲉⲙ ⲡⲁⲓϩⲩⲙⲛⲟⲥ</w:t>
            </w:r>
          </w:p>
          <w:p w14:paraId="0699DB33" w14:textId="77777777" w:rsidR="00E35F1F" w:rsidRDefault="00E35F1F" w:rsidP="00E35F1F">
            <w:pPr>
              <w:pStyle w:val="CopticVersemulti-line"/>
            </w:pPr>
            <w:r w:rsidRPr="001A05D1">
              <w:t>ⲁⲣⲓⲡⲉⲛⲙⲉⲩⲓ̀ ϧⲁⲧ̀ϩⲏ ⲙ̀Ⲡⲟ̅ⲥ̅</w:t>
            </w:r>
          </w:p>
          <w:p w14:paraId="577AF636" w14:textId="77777777" w:rsidR="00E35F1F" w:rsidRDefault="00E35F1F" w:rsidP="00E35F1F">
            <w:pPr>
              <w:pStyle w:val="CopticVerse"/>
            </w:pPr>
            <w:r w:rsidRPr="001A05D1">
              <w:t>ⲛ̀ⲧⲉϥⲭⲁ ⲛⲉⲛⲛⲟⲃⲓ ⲛⲁⲛ ⲉ̀ⲃⲟⲗ</w:t>
            </w:r>
          </w:p>
        </w:tc>
      </w:tr>
      <w:tr w:rsidR="00E35F1F" w14:paraId="1356B21F" w14:textId="77777777" w:rsidTr="00E35F1F">
        <w:trPr>
          <w:cantSplit/>
          <w:jc w:val="center"/>
        </w:trPr>
        <w:tc>
          <w:tcPr>
            <w:tcW w:w="288" w:type="dxa"/>
          </w:tcPr>
          <w:p w14:paraId="1274A177" w14:textId="77777777" w:rsidR="00E35F1F" w:rsidRDefault="00E35F1F" w:rsidP="00E35F1F">
            <w:pPr>
              <w:pStyle w:val="CopticCross"/>
            </w:pPr>
          </w:p>
        </w:tc>
        <w:tc>
          <w:tcPr>
            <w:tcW w:w="3960" w:type="dxa"/>
          </w:tcPr>
          <w:p w14:paraId="1F631FC9" w14:textId="77777777" w:rsidR="00E35F1F" w:rsidRPr="007425E1" w:rsidRDefault="00E35F1F" w:rsidP="00E35F1F">
            <w:pPr>
              <w:pStyle w:val="EngHang"/>
              <w:rPr>
                <w:rFonts w:eastAsiaTheme="minorHAnsi"/>
              </w:rPr>
            </w:pPr>
            <w:r w:rsidRPr="007425E1">
              <w:rPr>
                <w:rFonts w:eastAsiaTheme="minorHAnsi"/>
              </w:rPr>
              <w:t>The sick, O Lord, heal them;</w:t>
            </w:r>
          </w:p>
          <w:p w14:paraId="38C7156C" w14:textId="77777777" w:rsidR="00E35F1F" w:rsidRPr="007425E1" w:rsidRDefault="00E35F1F" w:rsidP="00E35F1F">
            <w:pPr>
              <w:pStyle w:val="EngHang"/>
              <w:rPr>
                <w:rFonts w:eastAsiaTheme="minorHAnsi"/>
              </w:rPr>
            </w:pPr>
            <w:r w:rsidRPr="007425E1">
              <w:rPr>
                <w:rFonts w:eastAsiaTheme="minorHAnsi"/>
              </w:rPr>
              <w:t>Those who slept, repose them;</w:t>
            </w:r>
          </w:p>
          <w:p w14:paraId="488D9AF0" w14:textId="77777777" w:rsidR="00E35F1F" w:rsidRPr="007425E1" w:rsidRDefault="00E35F1F" w:rsidP="00E35F1F">
            <w:pPr>
              <w:pStyle w:val="EngHang"/>
              <w:rPr>
                <w:rFonts w:eastAsiaTheme="minorHAnsi"/>
              </w:rPr>
            </w:pPr>
            <w:r w:rsidRPr="007425E1">
              <w:rPr>
                <w:rFonts w:eastAsiaTheme="minorHAnsi"/>
              </w:rPr>
              <w:t>And all our brethren in distress,</w:t>
            </w:r>
          </w:p>
          <w:p w14:paraId="7B7DC6B2" w14:textId="77777777" w:rsidR="00E35F1F" w:rsidRDefault="00E35F1F" w:rsidP="00E35F1F">
            <w:pPr>
              <w:pStyle w:val="EngHangEnd"/>
            </w:pPr>
            <w:r w:rsidRPr="007425E1">
              <w:t>Help us, O Lord, and all of them.</w:t>
            </w:r>
          </w:p>
        </w:tc>
        <w:tc>
          <w:tcPr>
            <w:tcW w:w="288" w:type="dxa"/>
          </w:tcPr>
          <w:p w14:paraId="233C8EE1" w14:textId="77777777" w:rsidR="00E35F1F" w:rsidRDefault="00E35F1F" w:rsidP="00E35F1F"/>
        </w:tc>
        <w:tc>
          <w:tcPr>
            <w:tcW w:w="288" w:type="dxa"/>
          </w:tcPr>
          <w:p w14:paraId="65421D16" w14:textId="77777777" w:rsidR="00E35F1F" w:rsidRDefault="00E35F1F" w:rsidP="00E35F1F">
            <w:pPr>
              <w:pStyle w:val="CopticCross"/>
            </w:pPr>
          </w:p>
        </w:tc>
        <w:tc>
          <w:tcPr>
            <w:tcW w:w="3960" w:type="dxa"/>
          </w:tcPr>
          <w:p w14:paraId="3462BC8B" w14:textId="77777777" w:rsidR="00E35F1F" w:rsidRDefault="00E35F1F" w:rsidP="00E35F1F">
            <w:pPr>
              <w:pStyle w:val="CopticVersemulti-line"/>
            </w:pPr>
            <w:r w:rsidRPr="001A05D1">
              <w:t xml:space="preserve">Ⲛⲏⲉⲧϣⲱⲛⲓ ⲙⲁⲧⲁⲗϭⲱⲟⲩ </w:t>
            </w:r>
          </w:p>
          <w:p w14:paraId="4AE7FB62" w14:textId="77777777" w:rsidR="00E35F1F" w:rsidRDefault="00E35F1F" w:rsidP="00E35F1F">
            <w:pPr>
              <w:pStyle w:val="CopticVersemulti-line"/>
            </w:pPr>
            <w:r w:rsidRPr="001A05D1">
              <w:t xml:space="preserve">ⲛⲏⲉ̀ⲧⲁⲩⲉⲛⲕⲟⲧ Ⲡⲟ̅ⲥ̅ ⲙⲁⲙ̀ⲧⲟⲛ ⲛⲱⲟⲩ </w:t>
            </w:r>
          </w:p>
          <w:p w14:paraId="40A3C51B" w14:textId="77777777" w:rsidR="00E35F1F" w:rsidRDefault="00E35F1F" w:rsidP="00E35F1F">
            <w:pPr>
              <w:pStyle w:val="CopticVersemulti-line"/>
            </w:pPr>
            <w:r w:rsidRPr="001A05D1">
              <w:t xml:space="preserve">ⲛⲉⲛⲥ̀ⲛⲏⲟⲩ ⲉⲧⲭⲏ ϧⲉⲛ ϩⲟϫϩⲉϫ ⲛⲓⲃⲉⲛ </w:t>
            </w:r>
          </w:p>
          <w:p w14:paraId="65CD62DD" w14:textId="77777777" w:rsidR="00E35F1F" w:rsidRDefault="00E35F1F" w:rsidP="00E35F1F">
            <w:pPr>
              <w:pStyle w:val="CopticVerse"/>
            </w:pPr>
            <w:r w:rsidRPr="001A05D1">
              <w:t>Ⲡⲁⲟ̅ⲥ̅ ⲁ̀ⲣⲓⲃⲟⲑⲓⲛ ⲉ̀ⲣⲟⲛ ⲛⲉⲙⲱⲟⲩ</w:t>
            </w:r>
          </w:p>
        </w:tc>
      </w:tr>
      <w:tr w:rsidR="00E35F1F" w14:paraId="28AEE409" w14:textId="77777777" w:rsidTr="00E35F1F">
        <w:trPr>
          <w:cantSplit/>
          <w:jc w:val="center"/>
        </w:trPr>
        <w:tc>
          <w:tcPr>
            <w:tcW w:w="288" w:type="dxa"/>
          </w:tcPr>
          <w:p w14:paraId="7FFC1012" w14:textId="77777777" w:rsidR="00E35F1F" w:rsidRDefault="00E35F1F" w:rsidP="00E35F1F">
            <w:pPr>
              <w:pStyle w:val="CopticCross"/>
            </w:pPr>
            <w:r w:rsidRPr="00FB5ACB">
              <w:t>¿</w:t>
            </w:r>
          </w:p>
        </w:tc>
        <w:tc>
          <w:tcPr>
            <w:tcW w:w="3960" w:type="dxa"/>
          </w:tcPr>
          <w:p w14:paraId="04018751" w14:textId="77777777" w:rsidR="00E35F1F" w:rsidRPr="007425E1" w:rsidRDefault="00E35F1F" w:rsidP="00E35F1F">
            <w:pPr>
              <w:pStyle w:val="EngHang"/>
              <w:rPr>
                <w:rFonts w:eastAsiaTheme="minorHAnsi"/>
              </w:rPr>
            </w:pPr>
            <w:r w:rsidRPr="007425E1">
              <w:rPr>
                <w:rFonts w:eastAsiaTheme="minorHAnsi"/>
              </w:rPr>
              <w:t>May God bless us;</w:t>
            </w:r>
          </w:p>
          <w:p w14:paraId="49B0DCCE" w14:textId="77777777" w:rsidR="00E35F1F" w:rsidRPr="007425E1" w:rsidRDefault="00E35F1F" w:rsidP="00E35F1F">
            <w:pPr>
              <w:pStyle w:val="EngHang"/>
              <w:rPr>
                <w:rFonts w:eastAsiaTheme="minorHAnsi"/>
              </w:rPr>
            </w:pPr>
            <w:r w:rsidRPr="007425E1">
              <w:rPr>
                <w:rFonts w:eastAsiaTheme="minorHAnsi"/>
              </w:rPr>
              <w:t xml:space="preserve">And let us </w:t>
            </w:r>
            <w:commentRangeStart w:id="1084"/>
            <w:r w:rsidRPr="007425E1">
              <w:rPr>
                <w:rFonts w:eastAsiaTheme="minorHAnsi"/>
              </w:rPr>
              <w:t xml:space="preserve">bless </w:t>
            </w:r>
            <w:commentRangeEnd w:id="1084"/>
            <w:r>
              <w:rPr>
                <w:rStyle w:val="CommentReference"/>
                <w:rFonts w:ascii="Times New Roman" w:eastAsiaTheme="minorHAnsi" w:hAnsi="Times New Roman" w:cstheme="minorBidi"/>
                <w:color w:val="auto"/>
              </w:rPr>
              <w:commentReference w:id="1084"/>
            </w:r>
            <w:r w:rsidRPr="007425E1">
              <w:rPr>
                <w:rFonts w:eastAsiaTheme="minorHAnsi"/>
              </w:rPr>
              <w:t>His Holy Name;</w:t>
            </w:r>
          </w:p>
          <w:p w14:paraId="2113B563" w14:textId="77777777" w:rsidR="00E35F1F" w:rsidRPr="007425E1" w:rsidRDefault="00E35F1F" w:rsidP="00E35F1F">
            <w:pPr>
              <w:pStyle w:val="EngHang"/>
              <w:rPr>
                <w:rFonts w:eastAsiaTheme="minorHAnsi"/>
              </w:rPr>
            </w:pPr>
            <w:r w:rsidRPr="007425E1">
              <w:rPr>
                <w:rFonts w:eastAsiaTheme="minorHAnsi"/>
              </w:rPr>
              <w:t>And may His praise be</w:t>
            </w:r>
          </w:p>
          <w:p w14:paraId="0C2255AF" w14:textId="77777777" w:rsidR="00E35F1F" w:rsidRDefault="00E35F1F" w:rsidP="00E35F1F">
            <w:pPr>
              <w:pStyle w:val="EngHangEnd"/>
            </w:pPr>
            <w:r w:rsidRPr="007425E1">
              <w:t>Always on our lips.</w:t>
            </w:r>
          </w:p>
        </w:tc>
        <w:tc>
          <w:tcPr>
            <w:tcW w:w="288" w:type="dxa"/>
          </w:tcPr>
          <w:p w14:paraId="1C3DCF54" w14:textId="77777777" w:rsidR="00E35F1F" w:rsidRDefault="00E35F1F" w:rsidP="00E35F1F"/>
        </w:tc>
        <w:tc>
          <w:tcPr>
            <w:tcW w:w="288" w:type="dxa"/>
          </w:tcPr>
          <w:p w14:paraId="0A477833" w14:textId="77777777" w:rsidR="00E35F1F" w:rsidRDefault="00E35F1F" w:rsidP="00E35F1F">
            <w:pPr>
              <w:pStyle w:val="CopticCross"/>
            </w:pPr>
            <w:r w:rsidRPr="00FB5ACB">
              <w:t>¿</w:t>
            </w:r>
          </w:p>
        </w:tc>
        <w:tc>
          <w:tcPr>
            <w:tcW w:w="3960" w:type="dxa"/>
          </w:tcPr>
          <w:p w14:paraId="72DAF638" w14:textId="77777777" w:rsidR="00E35F1F" w:rsidRDefault="00E35F1F" w:rsidP="00E35F1F">
            <w:pPr>
              <w:pStyle w:val="CopticVersemulti-line"/>
            </w:pPr>
            <w:r w:rsidRPr="001A05D1">
              <w:t>Ⲉϥⲉ̀ⲥ̀ⲙⲟⲩ ⲉ̀ⲣⲟⲛ ⲛ̀ϫⲉ Ⲫϯ</w:t>
            </w:r>
          </w:p>
          <w:p w14:paraId="5524BD4D" w14:textId="77777777" w:rsidR="00E35F1F" w:rsidRDefault="00E35F1F" w:rsidP="00E35F1F">
            <w:pPr>
              <w:pStyle w:val="CopticVersemulti-line"/>
            </w:pPr>
            <w:r w:rsidRPr="001A05D1">
              <w:t>ⲧⲉⲛⲛⲁ̀ⲥⲙⲟⲩ ⲉ̀ⲡⲉϥⲣⲁⲛ ⲉ̅ⲑ̅ⲩ</w:t>
            </w:r>
          </w:p>
          <w:p w14:paraId="7D7F0FA8" w14:textId="77777777" w:rsidR="00E35F1F" w:rsidRDefault="00E35F1F" w:rsidP="00E35F1F">
            <w:pPr>
              <w:pStyle w:val="CopticVersemulti-line"/>
            </w:pPr>
            <w:r w:rsidRPr="001A05D1">
              <w:t>ⲛ̀ⲥⲏⲟⲩ ⲛⲓⲃⲉⲛ ⲉ̀ⲣⲉ ⲡⲉϥⲥ̀ⲙⲟⲩ</w:t>
            </w:r>
          </w:p>
          <w:p w14:paraId="0E889453" w14:textId="77777777" w:rsidR="00E35F1F" w:rsidRDefault="00E35F1F" w:rsidP="00E35F1F">
            <w:pPr>
              <w:pStyle w:val="CopticVerse"/>
            </w:pPr>
            <w:r w:rsidRPr="001A05D1">
              <w:t>ⲛⲁϣⲱⲡⲓ ⲉϥⲙⲏⲛ ⲉ̀ⲃⲟⲗ ϧⲉⲛ ⲣⲱⲛ</w:t>
            </w:r>
          </w:p>
        </w:tc>
      </w:tr>
      <w:tr w:rsidR="00E35F1F" w14:paraId="253C6A10" w14:textId="77777777" w:rsidTr="00E35F1F">
        <w:trPr>
          <w:cantSplit/>
          <w:jc w:val="center"/>
        </w:trPr>
        <w:tc>
          <w:tcPr>
            <w:tcW w:w="288" w:type="dxa"/>
          </w:tcPr>
          <w:p w14:paraId="586EE35E" w14:textId="77777777" w:rsidR="00E35F1F" w:rsidRDefault="00E35F1F" w:rsidP="00E35F1F">
            <w:pPr>
              <w:pStyle w:val="CopticCross"/>
            </w:pPr>
          </w:p>
        </w:tc>
        <w:tc>
          <w:tcPr>
            <w:tcW w:w="3960" w:type="dxa"/>
          </w:tcPr>
          <w:p w14:paraId="31156C89" w14:textId="77777777" w:rsidR="00E35F1F" w:rsidRPr="007425E1" w:rsidRDefault="00E35F1F" w:rsidP="00E35F1F">
            <w:pPr>
              <w:pStyle w:val="EngHang"/>
              <w:rPr>
                <w:rFonts w:eastAsiaTheme="minorHAnsi"/>
              </w:rPr>
            </w:pPr>
            <w:r w:rsidRPr="007425E1">
              <w:rPr>
                <w:rFonts w:eastAsiaTheme="minorHAnsi"/>
              </w:rPr>
              <w:t xml:space="preserve">Blessed </w:t>
            </w:r>
            <w:r>
              <w:rPr>
                <w:rFonts w:eastAsiaTheme="minorHAnsi"/>
              </w:rPr>
              <w:t>is</w:t>
            </w:r>
            <w:r w:rsidRPr="007425E1">
              <w:rPr>
                <w:rFonts w:eastAsiaTheme="minorHAnsi"/>
              </w:rPr>
              <w:t xml:space="preserve"> the Father and the Son,</w:t>
            </w:r>
          </w:p>
          <w:p w14:paraId="1DF18004" w14:textId="77777777" w:rsidR="00E35F1F" w:rsidRPr="007425E1" w:rsidRDefault="00E35F1F" w:rsidP="00E35F1F">
            <w:pPr>
              <w:pStyle w:val="EngHang"/>
              <w:rPr>
                <w:rFonts w:eastAsiaTheme="minorHAnsi"/>
              </w:rPr>
            </w:pPr>
            <w:r w:rsidRPr="007425E1">
              <w:rPr>
                <w:rFonts w:eastAsiaTheme="minorHAnsi"/>
              </w:rPr>
              <w:t>And the Holy Spirit,</w:t>
            </w:r>
          </w:p>
          <w:p w14:paraId="54C8CE6D" w14:textId="77777777" w:rsidR="00E35F1F" w:rsidRPr="007425E1" w:rsidRDefault="00E35F1F" w:rsidP="00E35F1F">
            <w:pPr>
              <w:pStyle w:val="EngHang"/>
              <w:rPr>
                <w:rFonts w:eastAsiaTheme="minorHAnsi"/>
              </w:rPr>
            </w:pPr>
            <w:r w:rsidRPr="007425E1">
              <w:rPr>
                <w:rFonts w:eastAsiaTheme="minorHAnsi"/>
              </w:rPr>
              <w:t>The perfect Trinity:</w:t>
            </w:r>
          </w:p>
          <w:p w14:paraId="36A4158C" w14:textId="77777777" w:rsidR="00E35F1F" w:rsidRDefault="00E35F1F" w:rsidP="00E35F1F">
            <w:pPr>
              <w:pStyle w:val="EngHangEnd"/>
            </w:pPr>
            <w:r>
              <w:t xml:space="preserve">We worship Him, we </w:t>
            </w:r>
            <w:r w:rsidRPr="007425E1">
              <w:t>glorify Him.</w:t>
            </w:r>
          </w:p>
        </w:tc>
        <w:tc>
          <w:tcPr>
            <w:tcW w:w="288" w:type="dxa"/>
          </w:tcPr>
          <w:p w14:paraId="4FDB6F8E" w14:textId="77777777" w:rsidR="00E35F1F" w:rsidRDefault="00E35F1F" w:rsidP="00E35F1F"/>
        </w:tc>
        <w:tc>
          <w:tcPr>
            <w:tcW w:w="288" w:type="dxa"/>
          </w:tcPr>
          <w:p w14:paraId="3053704E" w14:textId="77777777" w:rsidR="00E35F1F" w:rsidRDefault="00E35F1F" w:rsidP="00E35F1F">
            <w:pPr>
              <w:pStyle w:val="CopticCross"/>
            </w:pPr>
          </w:p>
        </w:tc>
        <w:tc>
          <w:tcPr>
            <w:tcW w:w="3960" w:type="dxa"/>
          </w:tcPr>
          <w:p w14:paraId="0C083263" w14:textId="77777777" w:rsidR="00E35F1F" w:rsidRDefault="00E35F1F" w:rsidP="00E35F1F">
            <w:pPr>
              <w:pStyle w:val="CopticVersemulti-line"/>
            </w:pPr>
            <w:r w:rsidRPr="001A05D1">
              <w:t>Ϫⲉ ϥ̀ⲥ̀ⲙⲁⲣⲱⲟⲩⲧ ⲛ̀ϫⲉ Ⲫ̀ⲓⲱⲧ ⲛⲉⲙ ̀Ⲡϣⲏⲣⲓ</w:t>
            </w:r>
          </w:p>
          <w:p w14:paraId="3181AF78" w14:textId="77777777" w:rsidR="00E35F1F" w:rsidRDefault="00E35F1F" w:rsidP="00E35F1F">
            <w:pPr>
              <w:pStyle w:val="CopticVersemulti-line"/>
            </w:pPr>
            <w:r w:rsidRPr="001A05D1">
              <w:t>ⲛⲉⲙ Ⲡⲓⲡ̀ⲛⲉⲩⲙⲁ ⲉ̀ⲑⲟⲩⲁⲃ</w:t>
            </w:r>
          </w:p>
          <w:p w14:paraId="57356E93" w14:textId="77777777" w:rsidR="00E35F1F" w:rsidRDefault="00E35F1F" w:rsidP="00E35F1F">
            <w:pPr>
              <w:pStyle w:val="CopticVersemulti-line"/>
            </w:pPr>
            <w:r w:rsidRPr="001A05D1">
              <w:t>Ϯⲧ̀ⲣⲓⲁⲥ ⲉⲧϫⲏⲕ ⲉ̀ⲃⲟⲗ</w:t>
            </w:r>
          </w:p>
          <w:p w14:paraId="37DFF164" w14:textId="77777777" w:rsidR="00E35F1F" w:rsidRDefault="00E35F1F" w:rsidP="00E35F1F">
            <w:pPr>
              <w:pStyle w:val="CopticVerse"/>
            </w:pPr>
            <w:r w:rsidRPr="001A05D1">
              <w:t>ⲧⲉⲛⲟⲩⲱϣⲧ ⲙ̀ⲙⲟⲥ ⲧⲉⲛϯⲱ̀ⲟⲩ ⲛⲁⲥ</w:t>
            </w:r>
          </w:p>
        </w:tc>
      </w:tr>
    </w:tbl>
    <w:p w14:paraId="5B6557D6" w14:textId="22BB70BB" w:rsidR="006869EE" w:rsidRPr="00D65F5D" w:rsidRDefault="00E35F1F" w:rsidP="00D65F5D">
      <w:r>
        <w:t xml:space="preserve">Continue to the Creed on page </w:t>
      </w:r>
      <w:r>
        <w:fldChar w:fldCharType="begin"/>
      </w:r>
      <w:r>
        <w:instrText xml:space="preserve"> PAGEREF _Ref299212181 \h </w:instrText>
      </w:r>
      <w:r>
        <w:fldChar w:fldCharType="separate"/>
      </w:r>
      <w:r w:rsidR="000C7DE2">
        <w:rPr>
          <w:noProof/>
        </w:rPr>
        <w:t>5</w:t>
      </w:r>
      <w:r>
        <w:fldChar w:fldCharType="end"/>
      </w:r>
      <w:r>
        <w:t>.</w:t>
      </w:r>
    </w:p>
    <w:p w14:paraId="0F571DA3" w14:textId="41F2142E" w:rsidR="006869EE" w:rsidRDefault="006869EE" w:rsidP="006869EE">
      <w:pPr>
        <w:pStyle w:val="Heading1"/>
      </w:pPr>
      <w:bookmarkStart w:id="1085" w:name="_Ref448227875"/>
      <w:bookmarkStart w:id="1086" w:name="_Ref448227880"/>
      <w:bookmarkStart w:id="1087" w:name="_Toc448696639"/>
      <w:r>
        <w:lastRenderedPageBreak/>
        <w:t>The Raising of Incense</w:t>
      </w:r>
      <w:bookmarkEnd w:id="1085"/>
      <w:bookmarkEnd w:id="1086"/>
      <w:bookmarkEnd w:id="1087"/>
    </w:p>
    <w:p w14:paraId="7EFD0E9C" w14:textId="77777777" w:rsidR="006869EE" w:rsidRDefault="006869EE">
      <w:pPr>
        <w:jc w:val="left"/>
        <w:rPr>
          <w:rFonts w:ascii="Castellar" w:eastAsiaTheme="majorEastAsia" w:hAnsi="Castellar" w:cstheme="majorBidi"/>
          <w:b/>
          <w:bCs/>
          <w:color w:val="000000" w:themeColor="text1"/>
          <w:sz w:val="56"/>
          <w:szCs w:val="56"/>
        </w:rPr>
      </w:pPr>
      <w:r>
        <w:br w:type="page"/>
      </w:r>
    </w:p>
    <w:p w14:paraId="47DB00EC" w14:textId="77777777" w:rsidR="006869EE" w:rsidRDefault="006869EE" w:rsidP="006869EE">
      <w:pPr>
        <w:pStyle w:val="Heading3"/>
      </w:pPr>
      <w:bookmarkStart w:id="1088" w:name="_Toc448227457"/>
      <w:r>
        <w:lastRenderedPageBreak/>
        <w:t xml:space="preserve">The Raising of Evening (or </w:t>
      </w:r>
      <w:commentRangeStart w:id="1089"/>
      <w:r>
        <w:t>Morning</w:t>
      </w:r>
      <w:commentRangeEnd w:id="1089"/>
      <w:r>
        <w:rPr>
          <w:rStyle w:val="CommentReference"/>
          <w:rFonts w:eastAsiaTheme="minorHAnsi" w:cstheme="minorBidi"/>
          <w:b w:val="0"/>
          <w:bCs w:val="0"/>
        </w:rPr>
        <w:commentReference w:id="1089"/>
      </w:r>
      <w:r>
        <w:t>) Incense</w:t>
      </w:r>
      <w:bookmarkEnd w:id="1088"/>
    </w:p>
    <w:p w14:paraId="37BF322E" w14:textId="77777777" w:rsidR="006869EE" w:rsidRDefault="006869EE" w:rsidP="006869EE">
      <w:pPr>
        <w:pStyle w:val="Rubric"/>
      </w:pPr>
      <w:r>
        <w:t>The presbyter uncovers his head, stands before the door of the Sanctuary, opens the curtain, and prays:</w:t>
      </w:r>
    </w:p>
    <w:p w14:paraId="3CF4DD63" w14:textId="77777777" w:rsidR="006869EE" w:rsidRDefault="006869EE" w:rsidP="006869EE">
      <w:pPr>
        <w:pStyle w:val="Priest"/>
      </w:pPr>
      <w:r>
        <w:t>Presbyter:</w:t>
      </w:r>
    </w:p>
    <w:p w14:paraId="18DDEE2B" w14:textId="77777777" w:rsidR="006869EE" w:rsidRDefault="006869EE" w:rsidP="006869EE">
      <w:pPr>
        <w:pStyle w:val="Body"/>
      </w:pPr>
      <w:r>
        <w:t xml:space="preserve">Have mercy on us, O God, the Father, the Pantocrator. All Holy Trinity, have mercy on us. Lord, God of the powers, be with us, for there is not a helper in our afflictions and our needs, but You. </w:t>
      </w:r>
    </w:p>
    <w:p w14:paraId="15069AE0" w14:textId="77777777" w:rsidR="006869EE" w:rsidRDefault="006869EE" w:rsidP="006869EE">
      <w:pPr>
        <w:pStyle w:val="Priest"/>
      </w:pPr>
      <w:r>
        <w:t>People:</w:t>
      </w:r>
    </w:p>
    <w:p w14:paraId="39704024" w14:textId="77777777" w:rsidR="006869EE" w:rsidRDefault="006869EE" w:rsidP="006869EE">
      <w:pPr>
        <w:pStyle w:val="Prose"/>
      </w:pPr>
      <w:r>
        <w:t>Our Father in heaven, Your Name is holy. May Your Kingdom come. May Your will be done, on earth as it is in heaven. Give us our bread of tomorrow, today. Forgive us our trespasses, as we forgive those who trespass against us. And lead us not into temptation, but deliver us from the evil one; in Christ Jesus our Lord. For Your is the Kingdom, the power and the glory, forever and ever. Amen.</w:t>
      </w:r>
    </w:p>
    <w:p w14:paraId="22598AD5" w14:textId="77777777" w:rsidR="006869EE" w:rsidRDefault="006869EE" w:rsidP="006869EE">
      <w:pPr>
        <w:pStyle w:val="Rubric"/>
        <w:rPr>
          <w:lang w:val="en-GB"/>
        </w:rPr>
      </w:pPr>
      <w:r>
        <w:rPr>
          <w:lang w:val="en-GB"/>
        </w:rPr>
        <w:t>The presbyter prostrates himself before the Sanctuary door, saying,</w:t>
      </w:r>
    </w:p>
    <w:p w14:paraId="602FDA7A" w14:textId="77777777" w:rsidR="006869EE" w:rsidRDefault="006869EE" w:rsidP="006869EE">
      <w:pPr>
        <w:pStyle w:val="Priest"/>
      </w:pPr>
      <w:r>
        <w:t>Presbyter:</w:t>
      </w:r>
    </w:p>
    <w:p w14:paraId="26DD7701" w14:textId="77777777" w:rsidR="006869EE" w:rsidRDefault="006869EE" w:rsidP="006869EE">
      <w:pPr>
        <w:pStyle w:val="Body"/>
      </w:pPr>
      <w:r>
        <w:t>We worship You, O Christ, with Your Good Father and the Holy Spirit, for You have {come / been born / been baptized / been crucified / risen} and saved us.</w:t>
      </w:r>
    </w:p>
    <w:p w14:paraId="192B1E6F" w14:textId="77777777" w:rsidR="006869EE" w:rsidRDefault="006869EE" w:rsidP="006869EE">
      <w:pPr>
        <w:pStyle w:val="Rubric"/>
      </w:pPr>
      <w:r>
        <w:t>Then he prostrates before his fellow presbyters and deacons, saying, “Bless me. Behold, metonia. Forgive me.” He greets his fellow presbyters by touching their hands, then he returns and stands before the Sanctuary door with contrition, and spreads forth his hands. The deacon stands behind him and to his right holding the cross in his hand.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63A9B5C0" w14:textId="77777777" w:rsidTr="006869EE">
        <w:tc>
          <w:tcPr>
            <w:tcW w:w="3623" w:type="dxa"/>
            <w:tcBorders>
              <w:right w:val="single" w:sz="4" w:space="0" w:color="000000" w:themeColor="text1"/>
            </w:tcBorders>
          </w:tcPr>
          <w:p w14:paraId="263B3D3A" w14:textId="77777777" w:rsidR="006869EE" w:rsidRDefault="006869EE" w:rsidP="006869EE">
            <w:pPr>
              <w:pStyle w:val="Priest"/>
            </w:pPr>
            <w:r>
              <w:t>Presbyter:</w:t>
            </w:r>
          </w:p>
        </w:tc>
        <w:tc>
          <w:tcPr>
            <w:tcW w:w="3624" w:type="dxa"/>
            <w:tcBorders>
              <w:left w:val="single" w:sz="4" w:space="0" w:color="000000" w:themeColor="text1"/>
            </w:tcBorders>
          </w:tcPr>
          <w:p w14:paraId="49A896B0" w14:textId="77777777" w:rsidR="006869EE" w:rsidRDefault="006869EE" w:rsidP="006869EE"/>
        </w:tc>
      </w:tr>
      <w:tr w:rsidR="006869EE" w14:paraId="5409D503" w14:textId="77777777" w:rsidTr="006869EE">
        <w:tc>
          <w:tcPr>
            <w:tcW w:w="3623" w:type="dxa"/>
            <w:tcBorders>
              <w:right w:val="single" w:sz="4" w:space="0" w:color="000000" w:themeColor="text1"/>
            </w:tcBorders>
          </w:tcPr>
          <w:p w14:paraId="00AE8276" w14:textId="77777777" w:rsidR="006869EE" w:rsidRDefault="006869EE" w:rsidP="006869EE">
            <w:pPr>
              <w:pStyle w:val="Body"/>
            </w:pPr>
            <w:r>
              <w:t>Pray.</w:t>
            </w:r>
          </w:p>
        </w:tc>
        <w:tc>
          <w:tcPr>
            <w:tcW w:w="3624" w:type="dxa"/>
            <w:tcBorders>
              <w:left w:val="single" w:sz="4" w:space="0" w:color="000000" w:themeColor="text1"/>
            </w:tcBorders>
          </w:tcPr>
          <w:p w14:paraId="41CF9812" w14:textId="77777777" w:rsidR="006869EE" w:rsidRDefault="006869EE" w:rsidP="006869EE">
            <w:pPr>
              <w:pStyle w:val="CopticInd"/>
            </w:pPr>
            <w:r>
              <w:rPr>
                <w:rFonts w:ascii="Times New Roman" w:hAnsi="Times New Roman" w:cs="Times New Roman"/>
              </w:rPr>
              <w:t>Ϣ</w:t>
            </w:r>
            <w:r>
              <w:t>ⲗⲏⲗ.</w:t>
            </w:r>
          </w:p>
        </w:tc>
      </w:tr>
      <w:tr w:rsidR="006869EE" w14:paraId="47FFAFC8" w14:textId="77777777" w:rsidTr="006869EE">
        <w:tc>
          <w:tcPr>
            <w:tcW w:w="3623" w:type="dxa"/>
            <w:tcBorders>
              <w:right w:val="single" w:sz="4" w:space="0" w:color="000000" w:themeColor="text1"/>
            </w:tcBorders>
          </w:tcPr>
          <w:p w14:paraId="183DBDAB" w14:textId="77777777" w:rsidR="006869EE" w:rsidRDefault="006869EE" w:rsidP="006869EE">
            <w:pPr>
              <w:pStyle w:val="Priest"/>
            </w:pPr>
            <w:r>
              <w:t>Deacon:</w:t>
            </w:r>
          </w:p>
        </w:tc>
        <w:tc>
          <w:tcPr>
            <w:tcW w:w="3624" w:type="dxa"/>
            <w:tcBorders>
              <w:left w:val="single" w:sz="4" w:space="0" w:color="000000" w:themeColor="text1"/>
            </w:tcBorders>
          </w:tcPr>
          <w:p w14:paraId="13A1F9FA" w14:textId="77777777" w:rsidR="006869EE" w:rsidRDefault="006869EE" w:rsidP="006869EE"/>
        </w:tc>
      </w:tr>
      <w:tr w:rsidR="006869EE" w14:paraId="23D7A4B2" w14:textId="77777777" w:rsidTr="006869EE">
        <w:tc>
          <w:tcPr>
            <w:tcW w:w="3623" w:type="dxa"/>
            <w:tcBorders>
              <w:right w:val="single" w:sz="4" w:space="0" w:color="000000" w:themeColor="text1"/>
            </w:tcBorders>
          </w:tcPr>
          <w:p w14:paraId="37075BD5" w14:textId="77777777" w:rsidR="006869EE" w:rsidRDefault="006869EE" w:rsidP="006869EE">
            <w:pPr>
              <w:pStyle w:val="Body"/>
            </w:pPr>
            <w:r>
              <w:t>Stand up for prayer.</w:t>
            </w:r>
          </w:p>
        </w:tc>
        <w:tc>
          <w:tcPr>
            <w:tcW w:w="3624" w:type="dxa"/>
            <w:tcBorders>
              <w:left w:val="single" w:sz="4" w:space="0" w:color="000000" w:themeColor="text1"/>
            </w:tcBorders>
          </w:tcPr>
          <w:p w14:paraId="305ABB7E" w14:textId="77777777" w:rsidR="006869EE" w:rsidRDefault="006869EE" w:rsidP="006869EE">
            <w:pPr>
              <w:pStyle w:val="CopticInd"/>
            </w:pPr>
            <w:r>
              <w:t>Ⲉⲡⲓ ⲡ̀ⲣⲟⲥⲉⲩⲭⲏ ⲥ̀ⲧⲁⲑⲏⲧⲉ.</w:t>
            </w:r>
          </w:p>
        </w:tc>
      </w:tr>
    </w:tbl>
    <w:p w14:paraId="22D604ED" w14:textId="77777777" w:rsidR="006869EE" w:rsidRDefault="006869EE" w:rsidP="006869EE">
      <w:pPr>
        <w:pStyle w:val="Rubric"/>
      </w:pPr>
      <w:r>
        <w:t>The presbyter bows his head towards his fellow presbyters, then, turning towards the west, makes the sign of the Cross over the people with his right hand, saying,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77894DB8" w14:textId="77777777" w:rsidTr="006869EE">
        <w:tc>
          <w:tcPr>
            <w:tcW w:w="3623" w:type="dxa"/>
            <w:tcBorders>
              <w:right w:val="single" w:sz="4" w:space="0" w:color="000000" w:themeColor="text1"/>
            </w:tcBorders>
          </w:tcPr>
          <w:p w14:paraId="0787BDC9" w14:textId="77777777" w:rsidR="006869EE" w:rsidRDefault="006869EE" w:rsidP="006869EE">
            <w:pPr>
              <w:pStyle w:val="Priest"/>
            </w:pPr>
            <w:r>
              <w:t>Presbyter:</w:t>
            </w:r>
          </w:p>
        </w:tc>
        <w:tc>
          <w:tcPr>
            <w:tcW w:w="3624" w:type="dxa"/>
            <w:tcBorders>
              <w:left w:val="single" w:sz="4" w:space="0" w:color="000000" w:themeColor="text1"/>
            </w:tcBorders>
          </w:tcPr>
          <w:p w14:paraId="7D8878A5" w14:textId="77777777" w:rsidR="006869EE" w:rsidRDefault="006869EE" w:rsidP="006869EE"/>
        </w:tc>
      </w:tr>
      <w:tr w:rsidR="006869EE" w14:paraId="21F4223B" w14:textId="77777777" w:rsidTr="006869EE">
        <w:tc>
          <w:tcPr>
            <w:tcW w:w="3623" w:type="dxa"/>
            <w:tcBorders>
              <w:right w:val="single" w:sz="4" w:space="0" w:color="000000" w:themeColor="text1"/>
            </w:tcBorders>
          </w:tcPr>
          <w:p w14:paraId="69778EBE" w14:textId="77777777" w:rsidR="006869EE" w:rsidRDefault="006869EE" w:rsidP="006869EE">
            <w:pPr>
              <w:pStyle w:val="Body"/>
            </w:pPr>
            <w:r>
              <w:t>Peace be with all.</w:t>
            </w:r>
          </w:p>
        </w:tc>
        <w:tc>
          <w:tcPr>
            <w:tcW w:w="3624" w:type="dxa"/>
            <w:tcBorders>
              <w:left w:val="single" w:sz="4" w:space="0" w:color="000000" w:themeColor="text1"/>
            </w:tcBorders>
          </w:tcPr>
          <w:p w14:paraId="2AABF574" w14:textId="77777777" w:rsidR="006869EE" w:rsidRDefault="006869EE" w:rsidP="006869EE">
            <w:pPr>
              <w:pStyle w:val="CopticInd"/>
            </w:pPr>
            <w:r>
              <w:t>Ⲓⲣⲏⲛⲏ ⲡⲁⲥⲓ.</w:t>
            </w:r>
          </w:p>
        </w:tc>
      </w:tr>
      <w:tr w:rsidR="006869EE" w14:paraId="3D0BAC1E" w14:textId="77777777" w:rsidTr="006869EE">
        <w:tc>
          <w:tcPr>
            <w:tcW w:w="3623" w:type="dxa"/>
            <w:tcBorders>
              <w:right w:val="single" w:sz="4" w:space="0" w:color="000000" w:themeColor="text1"/>
            </w:tcBorders>
          </w:tcPr>
          <w:p w14:paraId="2DD20907" w14:textId="77777777" w:rsidR="006869EE" w:rsidRDefault="006869EE" w:rsidP="006869EE">
            <w:pPr>
              <w:pStyle w:val="Priest"/>
            </w:pPr>
            <w:r>
              <w:t>People:</w:t>
            </w:r>
          </w:p>
        </w:tc>
        <w:tc>
          <w:tcPr>
            <w:tcW w:w="3624" w:type="dxa"/>
            <w:tcBorders>
              <w:left w:val="single" w:sz="4" w:space="0" w:color="000000" w:themeColor="text1"/>
            </w:tcBorders>
          </w:tcPr>
          <w:p w14:paraId="6DB111FB" w14:textId="77777777" w:rsidR="006869EE" w:rsidRDefault="006869EE" w:rsidP="006869EE"/>
        </w:tc>
      </w:tr>
      <w:tr w:rsidR="006869EE" w14:paraId="6AF65F81" w14:textId="77777777" w:rsidTr="006869EE">
        <w:tc>
          <w:tcPr>
            <w:tcW w:w="3623" w:type="dxa"/>
            <w:tcBorders>
              <w:right w:val="single" w:sz="4" w:space="0" w:color="000000" w:themeColor="text1"/>
            </w:tcBorders>
          </w:tcPr>
          <w:p w14:paraId="03D6BDF7" w14:textId="77777777" w:rsidR="006869EE" w:rsidRDefault="006869EE" w:rsidP="006869EE">
            <w:pPr>
              <w:pStyle w:val="Body"/>
            </w:pPr>
            <w:r>
              <w:t>And with your spirit.</w:t>
            </w:r>
          </w:p>
        </w:tc>
        <w:tc>
          <w:tcPr>
            <w:tcW w:w="3624" w:type="dxa"/>
            <w:tcBorders>
              <w:left w:val="single" w:sz="4" w:space="0" w:color="000000" w:themeColor="text1"/>
            </w:tcBorders>
          </w:tcPr>
          <w:p w14:paraId="60424FA5" w14:textId="77777777" w:rsidR="006869EE" w:rsidRDefault="006869EE" w:rsidP="006869EE">
            <w:pPr>
              <w:pStyle w:val="CopticInd"/>
            </w:pPr>
            <w:r>
              <w:t>Ⲕⲉ ⲧⲱ ⲡ̀ⲛⲉⲩⲙⲁⲧⲓ ⲥⲟⲩ.</w:t>
            </w:r>
          </w:p>
        </w:tc>
      </w:tr>
    </w:tbl>
    <w:p w14:paraId="08BACDA7" w14:textId="77777777" w:rsidR="006869EE" w:rsidRDefault="006869EE" w:rsidP="006869EE">
      <w:pPr>
        <w:pStyle w:val="Heading4"/>
      </w:pPr>
      <w:bookmarkStart w:id="1090" w:name="ThanksgivingIncense"/>
      <w:r>
        <w:lastRenderedPageBreak/>
        <w:t>The Prayer of Thanksgiving</w:t>
      </w:r>
    </w:p>
    <w:bookmarkEnd w:id="1090"/>
    <w:p w14:paraId="017047D4" w14:textId="77777777" w:rsidR="006869EE" w:rsidRDefault="006869EE" w:rsidP="006869EE">
      <w:pPr>
        <w:pStyle w:val="Priest"/>
      </w:pPr>
      <w:r>
        <w:t>Presbyter:</w:t>
      </w:r>
    </w:p>
    <w:p w14:paraId="4B80406B" w14:textId="77777777" w:rsidR="006869EE" w:rsidRDefault="006869EE" w:rsidP="006869EE">
      <w:pPr>
        <w:pStyle w:val="Body"/>
      </w:pPr>
      <w:r>
        <w:t>Let us give thanks to the beneficent and merciful God, the Father of our Lord, God and Saviour, Jesus Christ. For He has covered us, helped us, guarded us, accepted us to Himself, spared us, supported us, and has brought us to this hour.</w:t>
      </w:r>
    </w:p>
    <w:p w14:paraId="12342FC0" w14:textId="77777777" w:rsidR="006869EE" w:rsidRDefault="006869EE" w:rsidP="006869EE">
      <w:pPr>
        <w:pStyle w:val="Body"/>
      </w:pPr>
      <w:r>
        <w:t xml:space="preserve">Let us also ask Him, the Lord our God, the Pantocrator, to guard us in all peace this holy day and all the days of our life.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3645E5B5" w14:textId="77777777" w:rsidTr="006869EE">
        <w:tc>
          <w:tcPr>
            <w:tcW w:w="3623" w:type="dxa"/>
            <w:tcBorders>
              <w:right w:val="single" w:sz="4" w:space="0" w:color="000000" w:themeColor="text1"/>
            </w:tcBorders>
          </w:tcPr>
          <w:p w14:paraId="7718A6BF" w14:textId="77777777" w:rsidR="006869EE" w:rsidRDefault="006869EE" w:rsidP="006869EE">
            <w:pPr>
              <w:pStyle w:val="Priest"/>
            </w:pPr>
            <w:r>
              <w:t>Deacon:</w:t>
            </w:r>
          </w:p>
        </w:tc>
        <w:tc>
          <w:tcPr>
            <w:tcW w:w="3624" w:type="dxa"/>
            <w:tcBorders>
              <w:left w:val="single" w:sz="4" w:space="0" w:color="000000" w:themeColor="text1"/>
            </w:tcBorders>
          </w:tcPr>
          <w:p w14:paraId="07C1F0F7" w14:textId="77777777" w:rsidR="006869EE" w:rsidRDefault="006869EE" w:rsidP="006869EE"/>
        </w:tc>
      </w:tr>
      <w:tr w:rsidR="006869EE" w14:paraId="4CE4E394" w14:textId="77777777" w:rsidTr="006869EE">
        <w:tc>
          <w:tcPr>
            <w:tcW w:w="3623" w:type="dxa"/>
            <w:tcBorders>
              <w:right w:val="single" w:sz="4" w:space="0" w:color="000000" w:themeColor="text1"/>
            </w:tcBorders>
          </w:tcPr>
          <w:p w14:paraId="328A3083" w14:textId="77777777" w:rsidR="006869EE" w:rsidRDefault="006869EE" w:rsidP="006869EE">
            <w:pPr>
              <w:pStyle w:val="Body"/>
            </w:pPr>
            <w:r>
              <w:t>Pray.</w:t>
            </w:r>
          </w:p>
        </w:tc>
        <w:tc>
          <w:tcPr>
            <w:tcW w:w="3624" w:type="dxa"/>
            <w:tcBorders>
              <w:left w:val="single" w:sz="4" w:space="0" w:color="000000" w:themeColor="text1"/>
            </w:tcBorders>
          </w:tcPr>
          <w:p w14:paraId="7A73F0AC" w14:textId="77777777" w:rsidR="006869EE" w:rsidRDefault="006869EE" w:rsidP="006869EE">
            <w:pPr>
              <w:pStyle w:val="CopticInd"/>
            </w:pPr>
            <w:r>
              <w:t>Ⲡⲣⲟⲥⲉⲩⲝⲁⲥⲑⲉ.</w:t>
            </w:r>
          </w:p>
        </w:tc>
      </w:tr>
      <w:tr w:rsidR="006869EE" w14:paraId="016BA956" w14:textId="77777777" w:rsidTr="006869EE">
        <w:tc>
          <w:tcPr>
            <w:tcW w:w="3623" w:type="dxa"/>
            <w:tcBorders>
              <w:right w:val="single" w:sz="4" w:space="0" w:color="000000" w:themeColor="text1"/>
            </w:tcBorders>
          </w:tcPr>
          <w:p w14:paraId="03FB9097" w14:textId="77777777" w:rsidR="006869EE" w:rsidRDefault="006869EE" w:rsidP="006869EE">
            <w:pPr>
              <w:pStyle w:val="Priest"/>
            </w:pPr>
            <w:r>
              <w:t>People:</w:t>
            </w:r>
          </w:p>
        </w:tc>
        <w:tc>
          <w:tcPr>
            <w:tcW w:w="3624" w:type="dxa"/>
            <w:tcBorders>
              <w:left w:val="single" w:sz="4" w:space="0" w:color="000000" w:themeColor="text1"/>
            </w:tcBorders>
          </w:tcPr>
          <w:p w14:paraId="64E6B2F1" w14:textId="77777777" w:rsidR="006869EE" w:rsidRDefault="006869EE" w:rsidP="006869EE"/>
        </w:tc>
      </w:tr>
      <w:tr w:rsidR="006869EE" w14:paraId="0662C38D" w14:textId="77777777" w:rsidTr="006869EE">
        <w:tc>
          <w:tcPr>
            <w:tcW w:w="3623" w:type="dxa"/>
            <w:tcBorders>
              <w:right w:val="single" w:sz="4" w:space="0" w:color="000000" w:themeColor="text1"/>
            </w:tcBorders>
          </w:tcPr>
          <w:p w14:paraId="1A4BFD4B" w14:textId="77777777" w:rsidR="006869EE" w:rsidRDefault="006869EE" w:rsidP="006869EE">
            <w:pPr>
              <w:pStyle w:val="Body"/>
            </w:pPr>
            <w:r>
              <w:t>Lord have mercy.</w:t>
            </w:r>
          </w:p>
        </w:tc>
        <w:tc>
          <w:tcPr>
            <w:tcW w:w="3624" w:type="dxa"/>
            <w:tcBorders>
              <w:left w:val="single" w:sz="4" w:space="0" w:color="000000" w:themeColor="text1"/>
            </w:tcBorders>
          </w:tcPr>
          <w:p w14:paraId="7040F0CC" w14:textId="77777777" w:rsidR="006869EE" w:rsidRDefault="006869EE" w:rsidP="006869EE">
            <w:pPr>
              <w:pStyle w:val="CopticInd"/>
            </w:pPr>
            <w:r>
              <w:t>Ⲕⲩⲣⲓⲉ ⲉ̀ⲗⲉⲏ̀ⲥⲟⲛ.</w:t>
            </w:r>
          </w:p>
        </w:tc>
      </w:tr>
    </w:tbl>
    <w:p w14:paraId="15F4B6A4" w14:textId="77777777" w:rsidR="006869EE" w:rsidRDefault="006869EE" w:rsidP="006869EE">
      <w:pPr>
        <w:pStyle w:val="Priest"/>
      </w:pPr>
      <w:r>
        <w:t>Presbyter:</w:t>
      </w:r>
    </w:p>
    <w:p w14:paraId="680F70D1" w14:textId="77777777" w:rsidR="006869EE" w:rsidRDefault="006869EE" w:rsidP="006869EE">
      <w:pPr>
        <w:pStyle w:val="Body"/>
      </w:pPr>
      <w:r>
        <w:t>O Master, Lord, God the Pantocrator, the Father of our Lord, God and Saviour, Jesus Christ, we thank You for everything, concerning everything, and in everything. For You have covered us, helped us, guarded us, accepted us to Yourself, spared us, supported us, and have brought us to this hour.</w:t>
      </w:r>
    </w:p>
    <w:p w14:paraId="3367E774" w14:textId="77777777" w:rsidR="006869EE" w:rsidRDefault="006869EE" w:rsidP="006869EE">
      <w:pPr>
        <w:pStyle w:val="Priest"/>
      </w:pPr>
      <w:r>
        <w:t>Deacon:</w:t>
      </w:r>
    </w:p>
    <w:p w14:paraId="34272BB4" w14:textId="77777777" w:rsidR="006869EE" w:rsidRDefault="006869EE" w:rsidP="006869EE">
      <w:pPr>
        <w:pStyle w:val="Body"/>
      </w:pPr>
      <w:r>
        <w:t>Pray that God have mercy and compassion on us, hear us, help us and accept the supplications and prayers of His saints, for that which is good, on our behalf, at all times*, and forgive us our sins.</w:t>
      </w:r>
    </w:p>
    <w:p w14:paraId="5DC454B5" w14:textId="77777777" w:rsidR="006869EE" w:rsidRDefault="006869EE" w:rsidP="006869EE">
      <w:pPr>
        <w:pStyle w:val="Rubric"/>
      </w:pPr>
      <w:r>
        <w:t>*In the presence of a bishop, add, “and keep the life and standing of our honoured father, the high priest, Pappa Abba _____, and his partner is this liturgy, our father the {bishop/metropolitan}, Abba _____.</w:t>
      </w:r>
    </w:p>
    <w:p w14:paraId="4FF2860F" w14:textId="77777777" w:rsidR="006869EE" w:rsidRDefault="006869EE" w:rsidP="006869EE">
      <w:pPr>
        <w:pStyle w:val="Priest"/>
      </w:pPr>
      <w:r>
        <w:t>People:</w:t>
      </w:r>
    </w:p>
    <w:p w14:paraId="260DD347" w14:textId="77777777" w:rsidR="006869EE" w:rsidRDefault="006869EE" w:rsidP="006869EE">
      <w:pPr>
        <w:pStyle w:val="Body"/>
      </w:pPr>
      <w:r>
        <w:t>Lord have mercy.</w:t>
      </w:r>
    </w:p>
    <w:p w14:paraId="7B6F1EDC" w14:textId="77777777" w:rsidR="006869EE" w:rsidRDefault="006869EE" w:rsidP="006869EE">
      <w:pPr>
        <w:pStyle w:val="Priest"/>
      </w:pPr>
      <w:r>
        <w:t>Presbyter:</w:t>
      </w:r>
    </w:p>
    <w:p w14:paraId="70FFD67B" w14:textId="77777777" w:rsidR="006869EE" w:rsidRDefault="006869EE" w:rsidP="006869EE">
      <w:pPr>
        <w:pStyle w:val="Body"/>
      </w:pPr>
      <w:r>
        <w:t>Therefore, we ask and entreat Your Goodness, O Lover of mankind, grant us to complete this holy day, and all the days of our life, in all peace with Your fear.</w:t>
      </w:r>
    </w:p>
    <w:p w14:paraId="21D41091" w14:textId="77777777" w:rsidR="006869EE" w:rsidRDefault="006869EE" w:rsidP="006869EE">
      <w:pPr>
        <w:pStyle w:val="Body"/>
      </w:pPr>
      <w:r>
        <w:t>All envy, all temptation, all the work of Satan, the counsel of wicked men and the rising up of enemies, hidden and manifest,</w:t>
      </w:r>
    </w:p>
    <w:p w14:paraId="5F8C4318" w14:textId="77777777" w:rsidR="006869EE" w:rsidRDefault="006869EE" w:rsidP="006869EE">
      <w:pPr>
        <w:pStyle w:val="Rubric"/>
      </w:pPr>
      <w:r>
        <w:t>The presbyter bows his head towards the East, and crosses himself, saying,</w:t>
      </w:r>
    </w:p>
    <w:p w14:paraId="22F6E74E" w14:textId="77777777" w:rsidR="006869EE" w:rsidRDefault="006869EE" w:rsidP="006869EE">
      <w:pPr>
        <w:pStyle w:val="Body"/>
      </w:pPr>
      <w:r>
        <w:t>take them away from us,</w:t>
      </w:r>
    </w:p>
    <w:p w14:paraId="75147147" w14:textId="77777777" w:rsidR="006869EE" w:rsidRDefault="006869EE" w:rsidP="006869EE">
      <w:pPr>
        <w:pStyle w:val="Rubric"/>
      </w:pPr>
      <w:r>
        <w:t>Then he turns towards the west from his right and crosses the people (If a bishop is present, he signs and says), saying,</w:t>
      </w:r>
    </w:p>
    <w:p w14:paraId="2C4A97BF" w14:textId="77777777" w:rsidR="006869EE" w:rsidRDefault="006869EE" w:rsidP="006869EE">
      <w:pPr>
        <w:pStyle w:val="Body"/>
      </w:pPr>
      <w:r>
        <w:t xml:space="preserve">and from all Your people, {and from this church </w:t>
      </w:r>
      <w:r w:rsidRPr="00B06ECC">
        <w:rPr>
          <w:rStyle w:val="RubricsInBodyChar"/>
        </w:rPr>
        <w:t>(Morning Incense only)</w:t>
      </w:r>
      <w:r>
        <w:t>,}</w:t>
      </w:r>
    </w:p>
    <w:p w14:paraId="44AC440B" w14:textId="77777777" w:rsidR="006869EE" w:rsidRDefault="006869EE" w:rsidP="006869EE">
      <w:pPr>
        <w:pStyle w:val="Rubric"/>
      </w:pPr>
      <w:r>
        <w:lastRenderedPageBreak/>
        <w:t>He then turns towards the East, making the sign of the cross over the altar, saying,</w:t>
      </w:r>
    </w:p>
    <w:p w14:paraId="1FBB22AE" w14:textId="77777777" w:rsidR="006869EE" w:rsidRDefault="006869EE" w:rsidP="006869EE">
      <w:pPr>
        <w:pStyle w:val="Body"/>
      </w:pPr>
      <w:r>
        <w:t>and from this holy place that is Yours.</w:t>
      </w:r>
    </w:p>
    <w:p w14:paraId="692E2807" w14:textId="77777777" w:rsidR="006869EE" w:rsidRDefault="006869EE" w:rsidP="006869EE">
      <w:pPr>
        <w:pStyle w:val="Body"/>
      </w:pPr>
      <w:r>
        <w:t>But those things which are good and profitable do provide for us, for it is You Who have given us the authority to tread on serpents and scorpions, and upon all the power of the enemy.</w:t>
      </w:r>
    </w:p>
    <w:p w14:paraId="2AC284F0" w14:textId="77777777" w:rsidR="006869EE" w:rsidRDefault="006869EE" w:rsidP="006869EE">
      <w:pPr>
        <w:pStyle w:val="Body"/>
      </w:pPr>
      <w:r>
        <w:t>And lead us not into temptation, but deliver us from evil, 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74735D6" w14:textId="77777777" w:rsidR="000C7DE2" w:rsidRDefault="006869EE" w:rsidP="00837F89">
      <w:pPr>
        <w:pStyle w:val="Body"/>
      </w:pPr>
      <w:r>
        <w:t xml:space="preserve">The presbyter offers incense while the people sing The Verses of the Cymbals. In the morning only, especially on feast days, the people may sing the first part of </w:t>
      </w:r>
      <w:r>
        <w:fldChar w:fldCharType="begin"/>
      </w:r>
      <w:r>
        <w:instrText xml:space="preserve"> REF _Ref412098903 \h </w:instrText>
      </w:r>
      <w:r>
        <w:fldChar w:fldCharType="separate"/>
      </w:r>
      <w:r w:rsidR="000C7DE2">
        <w:br w:type="page"/>
      </w:r>
    </w:p>
    <w:p w14:paraId="61E412E8" w14:textId="1FD2877E" w:rsidR="006869EE" w:rsidRDefault="000C7DE2" w:rsidP="008A378B">
      <w:pPr>
        <w:pStyle w:val="Rubric"/>
      </w:pPr>
      <w:r>
        <w:lastRenderedPageBreak/>
        <w:t>The Doxology of Prime</w:t>
      </w:r>
      <w:r w:rsidR="006869EE">
        <w:fldChar w:fldCharType="end"/>
      </w:r>
      <w:r w:rsidR="006869EE">
        <w:t xml:space="preserve"> (stopping before “O True Light”), page </w:t>
      </w:r>
      <w:r w:rsidR="006869EE">
        <w:fldChar w:fldCharType="begin"/>
      </w:r>
      <w:r w:rsidR="006869EE">
        <w:instrText xml:space="preserve"> PAGEREF _Ref412098903 \h </w:instrText>
      </w:r>
      <w:r w:rsidR="006869EE">
        <w:fldChar w:fldCharType="separate"/>
      </w:r>
      <w:r>
        <w:rPr>
          <w:noProof/>
        </w:rPr>
        <w:t>55</w:t>
      </w:r>
      <w:r w:rsidR="006869EE">
        <w:fldChar w:fldCharType="end"/>
      </w:r>
      <w:r w:rsidR="006869EE">
        <w:t xml:space="preserve"> before, or instead of the Verses of the Cymbals. On the feast of the Resurrection, both are sung.</w:t>
      </w:r>
    </w:p>
    <w:p w14:paraId="05B6408D" w14:textId="77777777" w:rsidR="006869EE" w:rsidRDefault="006869EE" w:rsidP="006869EE">
      <w:pPr>
        <w:pStyle w:val="Heading4"/>
      </w:pPr>
      <w:bookmarkStart w:id="1091" w:name="_Ref435789344"/>
      <w:bookmarkStart w:id="1092" w:name="VersesCymbals"/>
      <w:r>
        <w:t>The Verses of the Cymbals</w:t>
      </w:r>
      <w:bookmarkEnd w:id="1091"/>
    </w:p>
    <w:bookmarkEnd w:id="1092"/>
    <w:p w14:paraId="3BD714C6" w14:textId="77777777" w:rsidR="006869EE" w:rsidRDefault="006869EE" w:rsidP="006869EE">
      <w:pPr>
        <w:pStyle w:val="Rubrics0"/>
      </w:pPr>
      <w:r w:rsidRPr="00B06ECC">
        <w:t xml:space="preserve">On </w:t>
      </w:r>
      <w:r>
        <w:t>Adam days (</w:t>
      </w:r>
      <w:r w:rsidRPr="00B06ECC">
        <w:t>Sunday, Monday and Tuesday</w:t>
      </w:r>
      <w:r>
        <w:t>)</w:t>
      </w:r>
      <w:r w:rsidRPr="00B06ECC">
        <w:t>,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7238A67" w14:textId="77777777" w:rsidTr="006869EE">
        <w:trPr>
          <w:cantSplit/>
          <w:jc w:val="center"/>
        </w:trPr>
        <w:tc>
          <w:tcPr>
            <w:tcW w:w="288" w:type="dxa"/>
          </w:tcPr>
          <w:p w14:paraId="4544C892" w14:textId="77777777" w:rsidR="006869EE" w:rsidRDefault="006869EE" w:rsidP="006869EE">
            <w:pPr>
              <w:pStyle w:val="CopticCross"/>
            </w:pPr>
          </w:p>
        </w:tc>
        <w:tc>
          <w:tcPr>
            <w:tcW w:w="3960" w:type="dxa"/>
          </w:tcPr>
          <w:p w14:paraId="7ACF5E4E" w14:textId="77777777" w:rsidR="006869EE" w:rsidRDefault="006869EE" w:rsidP="006869EE">
            <w:pPr>
              <w:pStyle w:val="EngHang"/>
            </w:pPr>
            <w:r w:rsidRPr="00B06ECC">
              <w:t xml:space="preserve">Oh </w:t>
            </w:r>
            <w:r>
              <w:t>come, let us worship</w:t>
            </w:r>
          </w:p>
          <w:p w14:paraId="0061CB4E" w14:textId="77777777" w:rsidR="006869EE" w:rsidRDefault="006869EE" w:rsidP="006869EE">
            <w:pPr>
              <w:pStyle w:val="EngHang"/>
            </w:pPr>
            <w:r w:rsidRPr="00B06ECC">
              <w:t>the Holy Trinity—</w:t>
            </w:r>
          </w:p>
          <w:p w14:paraId="42C11147" w14:textId="77777777" w:rsidR="006869EE" w:rsidRDefault="006869EE" w:rsidP="006869EE">
            <w:pPr>
              <w:pStyle w:val="EngHang"/>
            </w:pPr>
            <w:r>
              <w:t>the Father, the Son</w:t>
            </w:r>
          </w:p>
          <w:p w14:paraId="03C0B581" w14:textId="77777777" w:rsidR="006869EE" w:rsidRDefault="006869EE" w:rsidP="006869EE">
            <w:pPr>
              <w:pStyle w:val="EngHangEnd"/>
            </w:pPr>
            <w:r w:rsidRPr="00B06ECC">
              <w:t>and the Holy Spirit—</w:t>
            </w:r>
          </w:p>
        </w:tc>
        <w:tc>
          <w:tcPr>
            <w:tcW w:w="288" w:type="dxa"/>
          </w:tcPr>
          <w:p w14:paraId="12FFB629" w14:textId="77777777" w:rsidR="006869EE" w:rsidRDefault="006869EE" w:rsidP="006869EE"/>
        </w:tc>
        <w:tc>
          <w:tcPr>
            <w:tcW w:w="288" w:type="dxa"/>
          </w:tcPr>
          <w:p w14:paraId="76FC0162" w14:textId="77777777" w:rsidR="006869EE" w:rsidRDefault="006869EE" w:rsidP="006869EE">
            <w:pPr>
              <w:pStyle w:val="CopticCross"/>
            </w:pPr>
          </w:p>
        </w:tc>
        <w:tc>
          <w:tcPr>
            <w:tcW w:w="3960" w:type="dxa"/>
          </w:tcPr>
          <w:p w14:paraId="3CCDF92C" w14:textId="77777777" w:rsidR="006869EE" w:rsidRDefault="006869EE" w:rsidP="006869EE">
            <w:pPr>
              <w:pStyle w:val="CopticVersemulti-line"/>
            </w:pPr>
            <w:r>
              <w:t>Ⲁⲙⲱⲓⲛⲓ ⲙⲁⲣⲉⲛⲟ̀ⲩⲱϣⲧ:</w:t>
            </w:r>
          </w:p>
          <w:p w14:paraId="44DCEE77" w14:textId="77777777" w:rsidR="006869EE" w:rsidRDefault="006869EE" w:rsidP="006869EE">
            <w:pPr>
              <w:pStyle w:val="CopticVersemulti-line"/>
            </w:pPr>
            <w:r>
              <w:t>ⲛ̀Ϯⲧⲣⲓⲁⲥ ⲉ̄ⲑ̄ⲩ̄:</w:t>
            </w:r>
          </w:p>
          <w:p w14:paraId="6AB53121" w14:textId="77777777" w:rsidR="006869EE" w:rsidRDefault="006869EE" w:rsidP="006869EE">
            <w:pPr>
              <w:pStyle w:val="CopticVersemulti-line"/>
            </w:pPr>
            <w:r>
              <w:t>ⲉ̀ⲧⲉ Ⲫⲓⲱⲧ ⲛⲉⲙ Ⲡϣⲏⲣⲓ:</w:t>
            </w:r>
          </w:p>
          <w:p w14:paraId="442AC064" w14:textId="77777777" w:rsidR="006869EE" w:rsidRPr="00C35319" w:rsidRDefault="006869EE" w:rsidP="006869EE">
            <w:pPr>
              <w:pStyle w:val="CopticHangingVerse"/>
            </w:pPr>
            <w:r>
              <w:t>ⲛⲉⲙ Ⲡⲓⲡ̀ⲛⲉⲩⲙⲁ ⲉ̄ⲑ̄ⲩ̄.</w:t>
            </w:r>
          </w:p>
        </w:tc>
      </w:tr>
      <w:tr w:rsidR="006869EE" w14:paraId="48EA8943" w14:textId="77777777" w:rsidTr="006869EE">
        <w:trPr>
          <w:cantSplit/>
          <w:jc w:val="center"/>
        </w:trPr>
        <w:tc>
          <w:tcPr>
            <w:tcW w:w="288" w:type="dxa"/>
          </w:tcPr>
          <w:p w14:paraId="69817598" w14:textId="77777777" w:rsidR="006869EE" w:rsidRDefault="006869EE" w:rsidP="006869EE">
            <w:pPr>
              <w:pStyle w:val="CopticCross"/>
            </w:pPr>
            <w:r w:rsidRPr="00FB5ACB">
              <w:t>¿</w:t>
            </w:r>
          </w:p>
        </w:tc>
        <w:tc>
          <w:tcPr>
            <w:tcW w:w="3960" w:type="dxa"/>
          </w:tcPr>
          <w:p w14:paraId="268942CE" w14:textId="77777777" w:rsidR="006869EE" w:rsidRDefault="006869EE" w:rsidP="006869EE">
            <w:pPr>
              <w:pStyle w:val="EngHang"/>
            </w:pPr>
            <w:r>
              <w:t>We, the</w:t>
            </w:r>
          </w:p>
          <w:p w14:paraId="7AD4929A" w14:textId="77777777" w:rsidR="006869EE" w:rsidRDefault="006869EE" w:rsidP="006869EE">
            <w:pPr>
              <w:pStyle w:val="EngHang"/>
            </w:pPr>
            <w:r>
              <w:t>Christian people</w:t>
            </w:r>
          </w:p>
          <w:p w14:paraId="48091FDF" w14:textId="77777777" w:rsidR="006869EE" w:rsidRDefault="006869EE" w:rsidP="006869EE">
            <w:pPr>
              <w:pStyle w:val="EngHang"/>
            </w:pPr>
            <w:r>
              <w:t>For this is</w:t>
            </w:r>
          </w:p>
          <w:p w14:paraId="211886A7" w14:textId="77777777" w:rsidR="006869EE" w:rsidRDefault="006869EE" w:rsidP="006869EE">
            <w:pPr>
              <w:pStyle w:val="EngHangEnd"/>
            </w:pPr>
            <w:r>
              <w:t>O</w:t>
            </w:r>
            <w:r w:rsidRPr="00B06ECC">
              <w:t>ur True God.</w:t>
            </w:r>
          </w:p>
        </w:tc>
        <w:tc>
          <w:tcPr>
            <w:tcW w:w="288" w:type="dxa"/>
          </w:tcPr>
          <w:p w14:paraId="44F289F0" w14:textId="77777777" w:rsidR="006869EE" w:rsidRDefault="006869EE" w:rsidP="006869EE"/>
        </w:tc>
        <w:tc>
          <w:tcPr>
            <w:tcW w:w="288" w:type="dxa"/>
          </w:tcPr>
          <w:p w14:paraId="27A28ACA" w14:textId="77777777" w:rsidR="006869EE" w:rsidRDefault="006869EE" w:rsidP="006869EE">
            <w:pPr>
              <w:pStyle w:val="CopticCross"/>
            </w:pPr>
            <w:r w:rsidRPr="00FB5ACB">
              <w:t>¿</w:t>
            </w:r>
          </w:p>
        </w:tc>
        <w:tc>
          <w:tcPr>
            <w:tcW w:w="3960" w:type="dxa"/>
          </w:tcPr>
          <w:p w14:paraId="21B32F9E" w14:textId="77777777" w:rsidR="006869EE" w:rsidRDefault="006869EE" w:rsidP="006869EE">
            <w:pPr>
              <w:pStyle w:val="CopticVersemulti-line"/>
            </w:pPr>
            <w:r>
              <w:t>Ⲁⲛⲟⲛ ϧⲁ ⲛⲓⲗⲁⲟⲥ:</w:t>
            </w:r>
          </w:p>
          <w:p w14:paraId="723677C5" w14:textId="77777777" w:rsidR="006869EE" w:rsidRDefault="006869EE" w:rsidP="006869EE">
            <w:pPr>
              <w:pStyle w:val="CopticVersemulti-line"/>
            </w:pPr>
            <w:r>
              <w:t>ⲛ̀ⲭ̀ⲣⲓⲥⲧⲓⲁⲛⲟⲥ:</w:t>
            </w:r>
          </w:p>
          <w:p w14:paraId="2E9DA353" w14:textId="77777777" w:rsidR="006869EE" w:rsidRDefault="006869EE" w:rsidP="006869EE">
            <w:pPr>
              <w:pStyle w:val="CopticVersemulti-line"/>
            </w:pPr>
            <w:r>
              <w:t>ⲫⲁⲓ ⲅⲁⲣ ⲡⲉ Ⲡⲉⲛⲛⲟⲩϯ:</w:t>
            </w:r>
          </w:p>
          <w:p w14:paraId="708F6A36" w14:textId="77777777" w:rsidR="006869EE" w:rsidRDefault="006869EE" w:rsidP="006869EE">
            <w:pPr>
              <w:pStyle w:val="CopticHangingVerse"/>
            </w:pPr>
            <w:r>
              <w:t>ⲛ̀ⲁ̀ⲗⲏⲑⲓⲛⲟⲥ.</w:t>
            </w:r>
          </w:p>
        </w:tc>
      </w:tr>
      <w:tr w:rsidR="006869EE" w14:paraId="4689D9E4" w14:textId="77777777" w:rsidTr="006869EE">
        <w:trPr>
          <w:cantSplit/>
          <w:jc w:val="center"/>
        </w:trPr>
        <w:tc>
          <w:tcPr>
            <w:tcW w:w="288" w:type="dxa"/>
          </w:tcPr>
          <w:p w14:paraId="68A09BB1" w14:textId="77777777" w:rsidR="006869EE" w:rsidRDefault="006869EE" w:rsidP="006869EE">
            <w:pPr>
              <w:pStyle w:val="CopticCross"/>
            </w:pPr>
          </w:p>
        </w:tc>
        <w:tc>
          <w:tcPr>
            <w:tcW w:w="3960" w:type="dxa"/>
          </w:tcPr>
          <w:p w14:paraId="7481B2A9" w14:textId="77777777" w:rsidR="006869EE" w:rsidRDefault="006869EE" w:rsidP="006869EE">
            <w:pPr>
              <w:pStyle w:val="EngHang"/>
            </w:pPr>
            <w:r>
              <w:t>We have hope</w:t>
            </w:r>
          </w:p>
          <w:p w14:paraId="2EAFE3AC" w14:textId="77777777" w:rsidR="006869EE" w:rsidRDefault="006869EE" w:rsidP="006869EE">
            <w:pPr>
              <w:pStyle w:val="EngHang"/>
            </w:pPr>
            <w:r>
              <w:t>In Saint Mary,</w:t>
            </w:r>
          </w:p>
          <w:p w14:paraId="2CBE1514" w14:textId="77777777" w:rsidR="006869EE" w:rsidRDefault="006869EE" w:rsidP="006869EE">
            <w:pPr>
              <w:pStyle w:val="EngHang"/>
            </w:pPr>
            <w:r>
              <w:t>T</w:t>
            </w:r>
            <w:r w:rsidRPr="00B06ECC">
              <w:t>h</w:t>
            </w:r>
            <w:r>
              <w:t>at God will have mercy upon us,</w:t>
            </w:r>
          </w:p>
          <w:p w14:paraId="133B60B5" w14:textId="77777777" w:rsidR="006869EE" w:rsidRDefault="006869EE" w:rsidP="006869EE">
            <w:pPr>
              <w:pStyle w:val="EngHangEnd"/>
            </w:pPr>
            <w:r>
              <w:t>T</w:t>
            </w:r>
            <w:r w:rsidRPr="00B06ECC">
              <w:t>hrough her intercessions.</w:t>
            </w:r>
            <w:r>
              <w:rPr>
                <w:rStyle w:val="FootnoteReference"/>
              </w:rPr>
              <w:footnoteReference w:id="910"/>
            </w:r>
          </w:p>
        </w:tc>
        <w:tc>
          <w:tcPr>
            <w:tcW w:w="288" w:type="dxa"/>
          </w:tcPr>
          <w:p w14:paraId="67F9BB52" w14:textId="77777777" w:rsidR="006869EE" w:rsidRDefault="006869EE" w:rsidP="006869EE"/>
        </w:tc>
        <w:tc>
          <w:tcPr>
            <w:tcW w:w="288" w:type="dxa"/>
          </w:tcPr>
          <w:p w14:paraId="72942223" w14:textId="77777777" w:rsidR="006869EE" w:rsidRDefault="006869EE" w:rsidP="006869EE">
            <w:pPr>
              <w:pStyle w:val="CopticCross"/>
            </w:pPr>
          </w:p>
        </w:tc>
        <w:tc>
          <w:tcPr>
            <w:tcW w:w="3960" w:type="dxa"/>
          </w:tcPr>
          <w:p w14:paraId="37EE8164" w14:textId="77777777" w:rsidR="006869EE" w:rsidRDefault="006869EE" w:rsidP="006869EE">
            <w:pPr>
              <w:pStyle w:val="CopticVersemulti-line"/>
            </w:pPr>
            <w:r>
              <w:t>Ⲟⲩⲟⲛ ⲟⲩϩⲉⲗⲡⲓⲥ ⲛ̀ⲧⲁⲛ:</w:t>
            </w:r>
          </w:p>
          <w:p w14:paraId="53E6A9BA" w14:textId="77777777" w:rsidR="006869EE" w:rsidRDefault="006869EE" w:rsidP="006869EE">
            <w:pPr>
              <w:pStyle w:val="CopticVersemulti-line"/>
            </w:pPr>
            <w:r>
              <w:t>ϧⲉⲛ ⲑⲏⲉ̀ⲑⲟⲩⲁⲃ Ⲙⲁⲣⲓⲁ:</w:t>
            </w:r>
          </w:p>
          <w:p w14:paraId="530A1A96" w14:textId="77777777" w:rsidR="006869EE" w:rsidRDefault="006869EE" w:rsidP="006869EE">
            <w:pPr>
              <w:pStyle w:val="CopticVersemulti-line"/>
            </w:pPr>
            <w:r>
              <w:t>ⲉ̀ⲣⲉ Ⲫϯ ⲛⲁⲓ ⲛⲁⲛ:</w:t>
            </w:r>
          </w:p>
          <w:p w14:paraId="45AADA69" w14:textId="77777777" w:rsidR="006869EE" w:rsidRDefault="006869EE" w:rsidP="006869EE">
            <w:pPr>
              <w:pStyle w:val="CopticHangingVerse"/>
            </w:pPr>
            <w:r>
              <w:t>ϩⲓⲧⲉⲛ ⲛⲉⲥⲡ̀ⲣⲉⲥⲃⲓⲁ</w:t>
            </w:r>
            <w:r>
              <w:rPr>
                <w:rStyle w:val="FootnoteReference"/>
              </w:rPr>
              <w:footnoteReference w:id="911"/>
            </w:r>
            <w:r>
              <w:t>.</w:t>
            </w:r>
          </w:p>
        </w:tc>
      </w:tr>
    </w:tbl>
    <w:p w14:paraId="3178E150" w14:textId="77777777" w:rsidR="006869EE" w:rsidRDefault="006869EE" w:rsidP="006869EE">
      <w:pPr>
        <w:pStyle w:val="Rubrics0"/>
      </w:pPr>
      <w:r>
        <w:t>On all other (Batos) days, start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5937574C" w14:textId="77777777" w:rsidTr="006869EE">
        <w:trPr>
          <w:cantSplit/>
          <w:jc w:val="center"/>
        </w:trPr>
        <w:tc>
          <w:tcPr>
            <w:tcW w:w="288" w:type="dxa"/>
          </w:tcPr>
          <w:p w14:paraId="0568799B" w14:textId="77777777" w:rsidR="006869EE" w:rsidRDefault="006869EE" w:rsidP="006869EE">
            <w:pPr>
              <w:pStyle w:val="CopticCross"/>
            </w:pPr>
          </w:p>
        </w:tc>
        <w:tc>
          <w:tcPr>
            <w:tcW w:w="3960" w:type="dxa"/>
          </w:tcPr>
          <w:p w14:paraId="140DE3FC" w14:textId="77777777" w:rsidR="006869EE" w:rsidRDefault="006869EE" w:rsidP="006869EE">
            <w:pPr>
              <w:pStyle w:val="EngHang"/>
            </w:pPr>
            <w:r>
              <w:t>We worship the Father,</w:t>
            </w:r>
          </w:p>
          <w:p w14:paraId="73F0089F" w14:textId="77777777" w:rsidR="006869EE" w:rsidRDefault="006869EE" w:rsidP="006869EE">
            <w:pPr>
              <w:pStyle w:val="EngHang"/>
            </w:pPr>
            <w:r>
              <w:t>The Son and the Holy Spirit,</w:t>
            </w:r>
          </w:p>
          <w:p w14:paraId="5A879FF1" w14:textId="77777777" w:rsidR="006869EE" w:rsidRDefault="006869EE" w:rsidP="006869EE">
            <w:pPr>
              <w:pStyle w:val="EngHang"/>
            </w:pPr>
            <w:r>
              <w:t>The Holy and</w:t>
            </w:r>
          </w:p>
          <w:p w14:paraId="200FB4D9" w14:textId="77777777" w:rsidR="006869EE" w:rsidRDefault="006869EE" w:rsidP="006869EE">
            <w:pPr>
              <w:pStyle w:val="EngHangEnd"/>
            </w:pPr>
            <w:r>
              <w:t>Co-</w:t>
            </w:r>
            <w:r w:rsidRPr="00923FD4">
              <w:t>Essential Trinity.</w:t>
            </w:r>
          </w:p>
        </w:tc>
        <w:tc>
          <w:tcPr>
            <w:tcW w:w="288" w:type="dxa"/>
          </w:tcPr>
          <w:p w14:paraId="1599A993" w14:textId="77777777" w:rsidR="006869EE" w:rsidRDefault="006869EE" w:rsidP="006869EE"/>
        </w:tc>
        <w:tc>
          <w:tcPr>
            <w:tcW w:w="288" w:type="dxa"/>
          </w:tcPr>
          <w:p w14:paraId="430B1D7B" w14:textId="77777777" w:rsidR="006869EE" w:rsidRDefault="006869EE" w:rsidP="006869EE">
            <w:pPr>
              <w:pStyle w:val="CopticCross"/>
            </w:pPr>
          </w:p>
        </w:tc>
        <w:tc>
          <w:tcPr>
            <w:tcW w:w="3960" w:type="dxa"/>
          </w:tcPr>
          <w:p w14:paraId="1C76D08D" w14:textId="77777777" w:rsidR="006869EE" w:rsidRDefault="006869EE" w:rsidP="006869EE">
            <w:pPr>
              <w:pStyle w:val="CopticVersemulti-line"/>
            </w:pPr>
            <w:r>
              <w:t>Ⲧⲉⲛⲟⲩⲱϣⲧ ⲙ̀Ⲫⲓⲱⲧ ⲛⲉⲙ Ⲡϣⲏⲉⲣⲉ:</w:t>
            </w:r>
          </w:p>
          <w:p w14:paraId="152B7509" w14:textId="77777777" w:rsidR="006869EE" w:rsidRDefault="006869EE" w:rsidP="006869EE">
            <w:pPr>
              <w:pStyle w:val="CopticVersemulti-line"/>
            </w:pPr>
            <w:r>
              <w:t>ⲛⲉⲙ Ⲡⲓⲡ̀ⲛⲉⲩⲙⲁ ⲉ̄ⲑ̄ⲩ̄:</w:t>
            </w:r>
          </w:p>
          <w:p w14:paraId="3F359C82" w14:textId="77777777" w:rsidR="006869EE" w:rsidRDefault="006869EE" w:rsidP="006869EE">
            <w:pPr>
              <w:pStyle w:val="CopticVersemulti-line"/>
            </w:pPr>
            <w:r>
              <w:t>Ϯⲧⲣⲓⲁⲥ ⲉ̄ⲑ̄ⲩ̄:</w:t>
            </w:r>
          </w:p>
          <w:p w14:paraId="06C1F096" w14:textId="77777777" w:rsidR="006869EE" w:rsidRPr="00C35319" w:rsidRDefault="006869EE" w:rsidP="006869EE">
            <w:pPr>
              <w:pStyle w:val="CopticHangingVerse"/>
            </w:pPr>
            <w:r>
              <w:t>ⲛ̀ⲟⲙⲟⲟⲩⲥⲓⲟⲥ.</w:t>
            </w:r>
          </w:p>
        </w:tc>
      </w:tr>
      <w:tr w:rsidR="006869EE" w14:paraId="7CA661C0" w14:textId="77777777" w:rsidTr="006869EE">
        <w:trPr>
          <w:cantSplit/>
          <w:jc w:val="center"/>
        </w:trPr>
        <w:tc>
          <w:tcPr>
            <w:tcW w:w="288" w:type="dxa"/>
          </w:tcPr>
          <w:p w14:paraId="3B1CF047" w14:textId="77777777" w:rsidR="006869EE" w:rsidRDefault="006869EE" w:rsidP="006869EE">
            <w:pPr>
              <w:pStyle w:val="CopticCross"/>
            </w:pPr>
            <w:r w:rsidRPr="00FB5ACB">
              <w:lastRenderedPageBreak/>
              <w:t>¿</w:t>
            </w:r>
          </w:p>
        </w:tc>
        <w:tc>
          <w:tcPr>
            <w:tcW w:w="3960" w:type="dxa"/>
          </w:tcPr>
          <w:p w14:paraId="603A9C52" w14:textId="77777777" w:rsidR="006869EE" w:rsidRDefault="006869EE" w:rsidP="006869EE">
            <w:pPr>
              <w:pStyle w:val="EngHang"/>
            </w:pPr>
            <w:r>
              <w:t>Hail to the Church,</w:t>
            </w:r>
          </w:p>
          <w:p w14:paraId="438BEF66" w14:textId="77777777" w:rsidR="006869EE" w:rsidRDefault="006869EE" w:rsidP="006869EE">
            <w:pPr>
              <w:pStyle w:val="EngHang"/>
            </w:pPr>
            <w:r>
              <w:t>T</w:t>
            </w:r>
            <w:r w:rsidRPr="00923FD4">
              <w:t>he house of the angels.</w:t>
            </w:r>
          </w:p>
          <w:p w14:paraId="6A6BEE53" w14:textId="77777777" w:rsidR="006869EE" w:rsidRDefault="006869EE" w:rsidP="006869EE">
            <w:pPr>
              <w:pStyle w:val="EngHang"/>
            </w:pPr>
            <w:r>
              <w:t>Hail to the Virgin,</w:t>
            </w:r>
          </w:p>
          <w:p w14:paraId="49A2D0ED" w14:textId="77777777" w:rsidR="006869EE" w:rsidRDefault="006869EE" w:rsidP="006869EE">
            <w:pPr>
              <w:pStyle w:val="EngHangEnd"/>
            </w:pPr>
            <w:r>
              <w:t>W</w:t>
            </w:r>
            <w:r w:rsidRPr="00923FD4">
              <w:t>ho gave birth to our Saviour.</w:t>
            </w:r>
          </w:p>
        </w:tc>
        <w:tc>
          <w:tcPr>
            <w:tcW w:w="288" w:type="dxa"/>
          </w:tcPr>
          <w:p w14:paraId="0635E7B9" w14:textId="77777777" w:rsidR="006869EE" w:rsidRDefault="006869EE" w:rsidP="006869EE"/>
        </w:tc>
        <w:tc>
          <w:tcPr>
            <w:tcW w:w="288" w:type="dxa"/>
          </w:tcPr>
          <w:p w14:paraId="5D074C98" w14:textId="77777777" w:rsidR="006869EE" w:rsidRDefault="006869EE" w:rsidP="006869EE">
            <w:pPr>
              <w:pStyle w:val="CopticCross"/>
            </w:pPr>
            <w:r w:rsidRPr="00FB5ACB">
              <w:t>¿</w:t>
            </w:r>
          </w:p>
        </w:tc>
        <w:tc>
          <w:tcPr>
            <w:tcW w:w="3960" w:type="dxa"/>
          </w:tcPr>
          <w:p w14:paraId="7C123962" w14:textId="77777777" w:rsidR="006869EE" w:rsidRDefault="006869EE" w:rsidP="006869EE">
            <w:pPr>
              <w:pStyle w:val="CopticVersemulti-line"/>
            </w:pPr>
            <w:r>
              <w:t>Ⲭⲉⲣⲉ ϯⲉⲕⲕⲗⲉⲥⲓⲁ̀:</w:t>
            </w:r>
          </w:p>
          <w:p w14:paraId="62306075" w14:textId="77777777" w:rsidR="006869EE" w:rsidRDefault="006869EE" w:rsidP="006869EE">
            <w:pPr>
              <w:pStyle w:val="CopticVersemulti-line"/>
            </w:pPr>
            <w:r>
              <w:t>ⲡ̀ⲏⲓ ⲛ̀ⲧⲉ ⲛⲓⲁ̀ⲅⲅⲉⲗⲟⲥ:</w:t>
            </w:r>
          </w:p>
          <w:p w14:paraId="74F14C15" w14:textId="77777777" w:rsidR="006869EE" w:rsidRDefault="006869EE" w:rsidP="006869EE">
            <w:pPr>
              <w:pStyle w:val="CopticVersemulti-line"/>
            </w:pPr>
            <w:r>
              <w:t>ⲭⲉⲣⲉ ϯⲡⲁⲣⲑⲉⲛⲟⲥ:</w:t>
            </w:r>
          </w:p>
          <w:p w14:paraId="6800AAD3" w14:textId="77777777" w:rsidR="006869EE" w:rsidRDefault="006869EE" w:rsidP="006869EE">
            <w:pPr>
              <w:pStyle w:val="CopticHangingVerse"/>
            </w:pPr>
            <w:r>
              <w:t>ⲉ̀ⲧⲁⲥⲙⲉⲥ Ⲡⲉⲛⲥⲱⲧⲏⲣ.</w:t>
            </w:r>
          </w:p>
        </w:tc>
      </w:tr>
    </w:tbl>
    <w:p w14:paraId="160101AE" w14:textId="77777777" w:rsidR="006869EE" w:rsidRDefault="006869EE" w:rsidP="006869EE">
      <w:pPr>
        <w:pStyle w:val="Rubrics0"/>
      </w:pPr>
      <w:r>
        <w:t>Then continue by: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2D662407" w14:textId="77777777" w:rsidTr="006869EE">
        <w:trPr>
          <w:cantSplit/>
          <w:jc w:val="center"/>
        </w:trPr>
        <w:tc>
          <w:tcPr>
            <w:tcW w:w="288" w:type="dxa"/>
          </w:tcPr>
          <w:p w14:paraId="3FAA3EA9" w14:textId="77777777" w:rsidR="006869EE" w:rsidRDefault="006869EE" w:rsidP="006869EE">
            <w:pPr>
              <w:pStyle w:val="CopticCross"/>
            </w:pPr>
          </w:p>
        </w:tc>
        <w:tc>
          <w:tcPr>
            <w:tcW w:w="3960" w:type="dxa"/>
          </w:tcPr>
          <w:p w14:paraId="0132BA0E" w14:textId="77777777" w:rsidR="006869EE" w:rsidRDefault="006869EE" w:rsidP="006869EE">
            <w:pPr>
              <w:pStyle w:val="EngHang"/>
            </w:pPr>
            <w:r>
              <w:rPr>
                <w:rFonts w:hint="eastAsia"/>
              </w:rPr>
              <w:t>Hail to you, O Mary,</w:t>
            </w:r>
          </w:p>
          <w:p w14:paraId="12186AB4" w14:textId="77777777" w:rsidR="006869EE" w:rsidRDefault="006869EE" w:rsidP="006869EE">
            <w:pPr>
              <w:pStyle w:val="EngHang"/>
            </w:pPr>
            <w:r>
              <w:t>T</w:t>
            </w:r>
            <w:r>
              <w:rPr>
                <w:rFonts w:hint="eastAsia"/>
              </w:rPr>
              <w:t>he fair dove,</w:t>
            </w:r>
          </w:p>
          <w:p w14:paraId="4DC23709" w14:textId="77777777" w:rsidR="006869EE" w:rsidRDefault="006869EE" w:rsidP="006869EE">
            <w:pPr>
              <w:pStyle w:val="EngHang"/>
            </w:pPr>
            <w:r>
              <w:t>W</w:t>
            </w:r>
            <w:r>
              <w:rPr>
                <w:rFonts w:hint="eastAsia"/>
              </w:rPr>
              <w:t>ho brought forth</w:t>
            </w:r>
            <w:r>
              <w:t xml:space="preserve"> </w:t>
            </w:r>
            <w:r>
              <w:rPr>
                <w:rFonts w:hint="eastAsia"/>
              </w:rPr>
              <w:t>unto us</w:t>
            </w:r>
          </w:p>
          <w:p w14:paraId="2EC629BA" w14:textId="77777777" w:rsidR="006869EE" w:rsidRDefault="006869EE" w:rsidP="006869EE">
            <w:pPr>
              <w:pStyle w:val="EngHangEnd"/>
            </w:pPr>
            <w:r>
              <w:rPr>
                <w:rFonts w:hint="eastAsia"/>
              </w:rPr>
              <w:t>God the Logos.</w:t>
            </w:r>
          </w:p>
        </w:tc>
        <w:tc>
          <w:tcPr>
            <w:tcW w:w="288" w:type="dxa"/>
          </w:tcPr>
          <w:p w14:paraId="033B9173" w14:textId="77777777" w:rsidR="006869EE" w:rsidRDefault="006869EE" w:rsidP="006869EE"/>
        </w:tc>
        <w:tc>
          <w:tcPr>
            <w:tcW w:w="288" w:type="dxa"/>
          </w:tcPr>
          <w:p w14:paraId="1F47AA31" w14:textId="77777777" w:rsidR="006869EE" w:rsidRDefault="006869EE" w:rsidP="006869EE">
            <w:pPr>
              <w:pStyle w:val="CopticCross"/>
            </w:pPr>
          </w:p>
        </w:tc>
        <w:tc>
          <w:tcPr>
            <w:tcW w:w="3960" w:type="dxa"/>
          </w:tcPr>
          <w:p w14:paraId="1B58E33C" w14:textId="77777777" w:rsidR="006869EE" w:rsidRDefault="006869EE" w:rsidP="006869EE">
            <w:pPr>
              <w:pStyle w:val="CopticVersemulti-line"/>
            </w:pPr>
            <w:r>
              <w:t>Ⲭⲉⲣⲉ ⲛⲉ Ⲙⲁⲣⲓⲁ:</w:t>
            </w:r>
          </w:p>
          <w:p w14:paraId="3C123F93" w14:textId="77777777" w:rsidR="006869EE" w:rsidRDefault="006869EE" w:rsidP="006869EE">
            <w:pPr>
              <w:pStyle w:val="CopticVersemulti-line"/>
            </w:pPr>
            <w:r>
              <w:t>Ϯϭⲣⲟⲙⲡⲓ ⲉⲑⲛⲉⲥⲟⲥ:</w:t>
            </w:r>
          </w:p>
          <w:p w14:paraId="231DCEE2" w14:textId="77777777" w:rsidR="006869EE" w:rsidRDefault="006869EE" w:rsidP="006869EE">
            <w:pPr>
              <w:pStyle w:val="CopticVersemulti-line"/>
            </w:pPr>
            <w:r>
              <w:t>ⲑⲏⲉ̀ⲧⲁⲥⲙⲓⲥⲓ ⲛⲁⲛ:</w:t>
            </w:r>
          </w:p>
          <w:p w14:paraId="49967DD5" w14:textId="77777777" w:rsidR="006869EE" w:rsidRPr="00C35319" w:rsidRDefault="006869EE" w:rsidP="006869EE">
            <w:pPr>
              <w:pStyle w:val="CopticHangingVerse"/>
            </w:pPr>
            <w:r>
              <w:t>ⲙ̀Ⲫⲛⲟⲩϯ ⲡⲓⲗⲟⲅⲟⲥ.</w:t>
            </w:r>
          </w:p>
        </w:tc>
      </w:tr>
      <w:tr w:rsidR="006869EE" w14:paraId="52931277" w14:textId="77777777" w:rsidTr="006869EE">
        <w:trPr>
          <w:cantSplit/>
          <w:jc w:val="center"/>
        </w:trPr>
        <w:tc>
          <w:tcPr>
            <w:tcW w:w="288" w:type="dxa"/>
          </w:tcPr>
          <w:p w14:paraId="4280FD9B" w14:textId="77777777" w:rsidR="006869EE" w:rsidRDefault="006869EE" w:rsidP="006869EE">
            <w:pPr>
              <w:pStyle w:val="CopticCross"/>
            </w:pPr>
            <w:r w:rsidRPr="00FB5ACB">
              <w:t>¿</w:t>
            </w:r>
          </w:p>
        </w:tc>
        <w:tc>
          <w:tcPr>
            <w:tcW w:w="3960" w:type="dxa"/>
          </w:tcPr>
          <w:p w14:paraId="698DEDB6" w14:textId="77777777" w:rsidR="006869EE" w:rsidRDefault="006869EE" w:rsidP="006869EE">
            <w:pPr>
              <w:pStyle w:val="EngHang"/>
            </w:pPr>
            <w:r>
              <w:rPr>
                <w:rFonts w:hint="eastAsia"/>
              </w:rPr>
              <w:t>Hail to you, O Mary</w:t>
            </w:r>
            <w:r>
              <w:t>—</w:t>
            </w:r>
          </w:p>
          <w:p w14:paraId="04E5471F" w14:textId="77777777" w:rsidR="006869EE" w:rsidRDefault="006869EE" w:rsidP="006869EE">
            <w:pPr>
              <w:pStyle w:val="EngHang"/>
            </w:pPr>
            <w:r>
              <w:t>A</w:t>
            </w:r>
            <w:r>
              <w:rPr>
                <w:rFonts w:hint="eastAsia"/>
              </w:rPr>
              <w:t xml:space="preserve"> holy hail.</w:t>
            </w:r>
          </w:p>
          <w:p w14:paraId="6AE6283B" w14:textId="77777777" w:rsidR="006869EE" w:rsidRDefault="006869EE" w:rsidP="006869EE">
            <w:pPr>
              <w:pStyle w:val="EngHang"/>
            </w:pPr>
            <w:r>
              <w:rPr>
                <w:rFonts w:hint="eastAsia"/>
              </w:rPr>
              <w:t>Hail to you, O Mary,</w:t>
            </w:r>
          </w:p>
          <w:p w14:paraId="1AA25393" w14:textId="77777777" w:rsidR="006869EE" w:rsidRDefault="006869EE" w:rsidP="006869EE">
            <w:pPr>
              <w:pStyle w:val="EngHangEnd"/>
            </w:pPr>
            <w:r>
              <w:t>T</w:t>
            </w:r>
            <w:r>
              <w:rPr>
                <w:rFonts w:hint="eastAsia"/>
              </w:rPr>
              <w:t>he Mother of the Holy.</w:t>
            </w:r>
          </w:p>
        </w:tc>
        <w:tc>
          <w:tcPr>
            <w:tcW w:w="288" w:type="dxa"/>
          </w:tcPr>
          <w:p w14:paraId="606CF6DB" w14:textId="77777777" w:rsidR="006869EE" w:rsidRDefault="006869EE" w:rsidP="006869EE"/>
        </w:tc>
        <w:tc>
          <w:tcPr>
            <w:tcW w:w="288" w:type="dxa"/>
          </w:tcPr>
          <w:p w14:paraId="4F472233" w14:textId="77777777" w:rsidR="006869EE" w:rsidRDefault="006869EE" w:rsidP="006869EE">
            <w:pPr>
              <w:pStyle w:val="CopticCross"/>
            </w:pPr>
            <w:r w:rsidRPr="00FB5ACB">
              <w:t>¿</w:t>
            </w:r>
          </w:p>
        </w:tc>
        <w:tc>
          <w:tcPr>
            <w:tcW w:w="3960" w:type="dxa"/>
          </w:tcPr>
          <w:p w14:paraId="76F7D4EB" w14:textId="77777777" w:rsidR="006869EE" w:rsidRDefault="006869EE" w:rsidP="006869EE">
            <w:pPr>
              <w:pStyle w:val="CopticVersemulti-line"/>
            </w:pPr>
            <w:r>
              <w:t>Ⲭⲉⲣⲉ ⲛⲉ Ⲙⲁⲣⲓⲁ:</w:t>
            </w:r>
          </w:p>
          <w:p w14:paraId="1CB025C6" w14:textId="77777777" w:rsidR="006869EE" w:rsidRDefault="006869EE" w:rsidP="006869EE">
            <w:pPr>
              <w:pStyle w:val="CopticVersemulti-line"/>
            </w:pPr>
            <w:r>
              <w:t>ϧⲉⲛ ⲟⲩⲭⲉⲣⲉ ⲉϥⲟⲩⲁⲃ:</w:t>
            </w:r>
          </w:p>
          <w:p w14:paraId="2CA5CDB6" w14:textId="77777777" w:rsidR="006869EE" w:rsidRDefault="006869EE" w:rsidP="006869EE">
            <w:pPr>
              <w:pStyle w:val="CopticVersemulti-line"/>
            </w:pPr>
            <w:r>
              <w:t>ⲭⲉⲣⲉ ⲛⲉ Ⲙⲁⲣⲓⲁ:</w:t>
            </w:r>
          </w:p>
          <w:p w14:paraId="6FD17C1B" w14:textId="77777777" w:rsidR="006869EE" w:rsidRDefault="006869EE" w:rsidP="006869EE">
            <w:pPr>
              <w:pStyle w:val="CopticHangingVerse"/>
            </w:pPr>
            <w:r>
              <w:t>ⲑ̀ⲙⲁⲩ ⲙ̀ⲫⲏⲉ̀ⲑⲟⲩⲁⲃ.</w:t>
            </w:r>
          </w:p>
        </w:tc>
      </w:tr>
      <w:tr w:rsidR="006869EE" w14:paraId="1ABB99B6" w14:textId="77777777" w:rsidTr="006869EE">
        <w:trPr>
          <w:cantSplit/>
          <w:jc w:val="center"/>
        </w:trPr>
        <w:tc>
          <w:tcPr>
            <w:tcW w:w="288" w:type="dxa"/>
          </w:tcPr>
          <w:p w14:paraId="6F384667" w14:textId="77777777" w:rsidR="006869EE" w:rsidRDefault="006869EE" w:rsidP="006869EE">
            <w:pPr>
              <w:pStyle w:val="CopticCross"/>
            </w:pPr>
          </w:p>
        </w:tc>
        <w:tc>
          <w:tcPr>
            <w:tcW w:w="3960" w:type="dxa"/>
          </w:tcPr>
          <w:p w14:paraId="5CF1E231" w14:textId="77777777" w:rsidR="006869EE" w:rsidRDefault="006869EE" w:rsidP="006869EE">
            <w:pPr>
              <w:pStyle w:val="EngHang"/>
            </w:pPr>
            <w:r>
              <w:rPr>
                <w:rFonts w:hint="eastAsia"/>
              </w:rPr>
              <w:t>Hail to Michael,</w:t>
            </w:r>
          </w:p>
          <w:p w14:paraId="467F468B" w14:textId="77777777" w:rsidR="006869EE" w:rsidRDefault="006869EE" w:rsidP="006869EE">
            <w:pPr>
              <w:pStyle w:val="EngHang"/>
            </w:pPr>
            <w:r>
              <w:t>T</w:t>
            </w:r>
            <w:r>
              <w:rPr>
                <w:rFonts w:hint="eastAsia"/>
              </w:rPr>
              <w:t>he great archangel.</w:t>
            </w:r>
          </w:p>
          <w:p w14:paraId="1BC22D0C" w14:textId="77777777" w:rsidR="006869EE" w:rsidRDefault="006869EE" w:rsidP="006869EE">
            <w:pPr>
              <w:pStyle w:val="EngHang"/>
            </w:pPr>
            <w:r>
              <w:rPr>
                <w:rFonts w:hint="eastAsia"/>
              </w:rPr>
              <w:t>Hail to Gabriel</w:t>
            </w:r>
          </w:p>
          <w:p w14:paraId="0346E414" w14:textId="77777777" w:rsidR="006869EE" w:rsidRDefault="006869EE" w:rsidP="006869EE">
            <w:pPr>
              <w:pStyle w:val="EngHangEnd"/>
            </w:pPr>
            <w:r>
              <w:t>T</w:t>
            </w:r>
            <w:r>
              <w:rPr>
                <w:rFonts w:hint="eastAsia"/>
              </w:rPr>
              <w:t>he Angel</w:t>
            </w:r>
            <w:r>
              <w:rPr>
                <w:rFonts w:hint="eastAsia"/>
              </w:rPr>
              <w:noBreakHyphen/>
              <w:t>Evangel.</w:t>
            </w:r>
          </w:p>
        </w:tc>
        <w:tc>
          <w:tcPr>
            <w:tcW w:w="288" w:type="dxa"/>
          </w:tcPr>
          <w:p w14:paraId="51A88804" w14:textId="77777777" w:rsidR="006869EE" w:rsidRDefault="006869EE" w:rsidP="006869EE"/>
        </w:tc>
        <w:tc>
          <w:tcPr>
            <w:tcW w:w="288" w:type="dxa"/>
          </w:tcPr>
          <w:p w14:paraId="4976D680" w14:textId="77777777" w:rsidR="006869EE" w:rsidRDefault="006869EE" w:rsidP="006869EE">
            <w:pPr>
              <w:pStyle w:val="CopticCross"/>
            </w:pPr>
          </w:p>
        </w:tc>
        <w:tc>
          <w:tcPr>
            <w:tcW w:w="3960" w:type="dxa"/>
          </w:tcPr>
          <w:p w14:paraId="6F0FBD32" w14:textId="77777777" w:rsidR="006869EE" w:rsidRDefault="006869EE" w:rsidP="006869EE">
            <w:pPr>
              <w:pStyle w:val="CopticVersemulti-line"/>
            </w:pPr>
            <w:r>
              <w:t>Ⲭⲉⲣⲉ Ⲙⲓⲭⲁⲏⲗ:</w:t>
            </w:r>
          </w:p>
          <w:p w14:paraId="49DA190E" w14:textId="77777777" w:rsidR="006869EE" w:rsidRDefault="006869EE" w:rsidP="006869EE">
            <w:pPr>
              <w:pStyle w:val="CopticVersemulti-line"/>
            </w:pPr>
            <w:r>
              <w:t>ⲡⲓⲛⲓϣϯ ⲛ̀ⲁ̀ⲣⲭⲁⲅⲅⲉⲗⲟⲥ:</w:t>
            </w:r>
          </w:p>
          <w:p w14:paraId="4F000B85" w14:textId="77777777" w:rsidR="006869EE" w:rsidRDefault="006869EE" w:rsidP="006869EE">
            <w:pPr>
              <w:pStyle w:val="CopticVersemulti-line"/>
            </w:pPr>
            <w:r>
              <w:t>ⲭⲉⲣⲉ Ⲅⲁⲃⲣⲓⲏⲗ:</w:t>
            </w:r>
          </w:p>
          <w:p w14:paraId="4FC6DA90" w14:textId="77777777" w:rsidR="006869EE" w:rsidRDefault="006869EE" w:rsidP="006869EE">
            <w:pPr>
              <w:pStyle w:val="CopticHangingVerse"/>
            </w:pPr>
            <w:r>
              <w:t>ⲡⲓⲥⲱⲧⲡ ⲙ̀ⲡⲓϥⲁⲓϣⲉⲛⲛⲟⲩϥⲓ.</w:t>
            </w:r>
          </w:p>
        </w:tc>
      </w:tr>
      <w:tr w:rsidR="006869EE" w14:paraId="2B10774A" w14:textId="77777777" w:rsidTr="006869EE">
        <w:trPr>
          <w:cantSplit/>
          <w:jc w:val="center"/>
        </w:trPr>
        <w:tc>
          <w:tcPr>
            <w:tcW w:w="288" w:type="dxa"/>
          </w:tcPr>
          <w:p w14:paraId="2A0494F7" w14:textId="77777777" w:rsidR="006869EE" w:rsidRDefault="006869EE" w:rsidP="006869EE">
            <w:pPr>
              <w:pStyle w:val="CopticCross"/>
            </w:pPr>
            <w:r w:rsidRPr="00FB5ACB">
              <w:t>¿</w:t>
            </w:r>
          </w:p>
        </w:tc>
        <w:tc>
          <w:tcPr>
            <w:tcW w:w="3960" w:type="dxa"/>
          </w:tcPr>
          <w:p w14:paraId="0CD383E7" w14:textId="77777777" w:rsidR="006869EE" w:rsidRDefault="006869EE" w:rsidP="006869EE">
            <w:pPr>
              <w:pStyle w:val="EngHang"/>
            </w:pPr>
            <w:r>
              <w:rPr>
                <w:rFonts w:hint="eastAsia"/>
              </w:rPr>
              <w:t>Hail to the Cherubim.</w:t>
            </w:r>
          </w:p>
          <w:p w14:paraId="2977E2ED" w14:textId="77777777" w:rsidR="006869EE" w:rsidRDefault="006869EE" w:rsidP="006869EE">
            <w:pPr>
              <w:pStyle w:val="EngHang"/>
            </w:pPr>
            <w:r>
              <w:rPr>
                <w:rFonts w:hint="eastAsia"/>
              </w:rPr>
              <w:t>Hail to the Seraphim.</w:t>
            </w:r>
          </w:p>
          <w:p w14:paraId="774965CD" w14:textId="77777777" w:rsidR="006869EE" w:rsidRDefault="006869EE" w:rsidP="006869EE">
            <w:pPr>
              <w:pStyle w:val="EngHang"/>
            </w:pPr>
            <w:r>
              <w:rPr>
                <w:rFonts w:hint="eastAsia"/>
              </w:rPr>
              <w:t>Hail to all the</w:t>
            </w:r>
          </w:p>
          <w:p w14:paraId="55D36328" w14:textId="77777777" w:rsidR="006869EE" w:rsidRDefault="006869EE" w:rsidP="006869EE">
            <w:pPr>
              <w:pStyle w:val="EngHangEnd"/>
            </w:pPr>
            <w:r>
              <w:t>H</w:t>
            </w:r>
            <w:r>
              <w:rPr>
                <w:rFonts w:hint="eastAsia"/>
              </w:rPr>
              <w:t>eavenly orders.</w:t>
            </w:r>
          </w:p>
        </w:tc>
        <w:tc>
          <w:tcPr>
            <w:tcW w:w="288" w:type="dxa"/>
          </w:tcPr>
          <w:p w14:paraId="298FCEC6" w14:textId="77777777" w:rsidR="006869EE" w:rsidRDefault="006869EE" w:rsidP="006869EE"/>
        </w:tc>
        <w:tc>
          <w:tcPr>
            <w:tcW w:w="288" w:type="dxa"/>
          </w:tcPr>
          <w:p w14:paraId="0CFC4239" w14:textId="77777777" w:rsidR="006869EE" w:rsidRDefault="006869EE" w:rsidP="006869EE">
            <w:pPr>
              <w:pStyle w:val="CopticCross"/>
            </w:pPr>
            <w:r w:rsidRPr="00FB5ACB">
              <w:t>¿</w:t>
            </w:r>
          </w:p>
        </w:tc>
        <w:tc>
          <w:tcPr>
            <w:tcW w:w="3960" w:type="dxa"/>
          </w:tcPr>
          <w:p w14:paraId="44853257" w14:textId="77777777" w:rsidR="006869EE" w:rsidRDefault="006869EE" w:rsidP="006869EE">
            <w:pPr>
              <w:pStyle w:val="CopticVersemulti-line"/>
            </w:pPr>
            <w:r>
              <w:t>Ⲭⲉⲣⲉ ⲛⲓⲭⲉⲣⲟⲩⲃⲓⲙ:</w:t>
            </w:r>
          </w:p>
          <w:p w14:paraId="44E8FED5" w14:textId="77777777" w:rsidR="006869EE" w:rsidRDefault="006869EE" w:rsidP="006869EE">
            <w:pPr>
              <w:pStyle w:val="CopticVersemulti-line"/>
            </w:pPr>
            <w:r>
              <w:t>ⲭⲉⲣⲉ ⲛⲓⲥⲉⲣⲁⲫⲓⲙ:</w:t>
            </w:r>
          </w:p>
          <w:p w14:paraId="3985194E" w14:textId="77777777" w:rsidR="006869EE" w:rsidRDefault="006869EE" w:rsidP="006869EE">
            <w:pPr>
              <w:pStyle w:val="CopticVersemulti-line"/>
            </w:pPr>
            <w:r>
              <w:t>ⲭⲉⲣⲉ ⲛⲓⲧⲁⲅⲙⲁ ⲧⲏⲣⲟⲩ:</w:t>
            </w:r>
          </w:p>
          <w:p w14:paraId="42289CB4" w14:textId="77777777" w:rsidR="006869EE" w:rsidRDefault="006869EE" w:rsidP="006869EE">
            <w:pPr>
              <w:pStyle w:val="CopticHangingVerse"/>
            </w:pPr>
            <w:r>
              <w:t>ⲛ̀ⲉ̀ⲡⲟⲩⲣⲁⲛⲓⲟⲛ.</w:t>
            </w:r>
          </w:p>
        </w:tc>
      </w:tr>
      <w:tr w:rsidR="006869EE" w14:paraId="61AAA433" w14:textId="77777777" w:rsidTr="006869EE">
        <w:trPr>
          <w:cantSplit/>
          <w:jc w:val="center"/>
        </w:trPr>
        <w:tc>
          <w:tcPr>
            <w:tcW w:w="288" w:type="dxa"/>
          </w:tcPr>
          <w:p w14:paraId="31BD19D1" w14:textId="77777777" w:rsidR="006869EE" w:rsidRDefault="006869EE" w:rsidP="006869EE">
            <w:pPr>
              <w:pStyle w:val="CopticCross"/>
            </w:pPr>
          </w:p>
        </w:tc>
        <w:tc>
          <w:tcPr>
            <w:tcW w:w="3960" w:type="dxa"/>
          </w:tcPr>
          <w:p w14:paraId="3E9428CA" w14:textId="77777777" w:rsidR="006869EE" w:rsidRDefault="006869EE" w:rsidP="006869EE">
            <w:pPr>
              <w:pStyle w:val="EngHang"/>
            </w:pPr>
            <w:r>
              <w:rPr>
                <w:rFonts w:hint="eastAsia"/>
              </w:rPr>
              <w:t>Hail to John,</w:t>
            </w:r>
          </w:p>
          <w:p w14:paraId="54ED9A42" w14:textId="77777777" w:rsidR="006869EE" w:rsidRDefault="006869EE" w:rsidP="006869EE">
            <w:pPr>
              <w:pStyle w:val="EngHang"/>
            </w:pPr>
            <w:r>
              <w:t>T</w:t>
            </w:r>
            <w:r>
              <w:rPr>
                <w:rFonts w:hint="eastAsia"/>
              </w:rPr>
              <w:t>he great fore</w:t>
            </w:r>
            <w:r>
              <w:rPr>
                <w:rFonts w:hint="eastAsia"/>
              </w:rPr>
              <w:noBreakHyphen/>
              <w:t>runner.</w:t>
            </w:r>
          </w:p>
          <w:p w14:paraId="3A43BDC1" w14:textId="77777777" w:rsidR="006869EE" w:rsidRDefault="006869EE" w:rsidP="006869EE">
            <w:pPr>
              <w:pStyle w:val="EngHang"/>
            </w:pPr>
            <w:r>
              <w:rPr>
                <w:rFonts w:hint="eastAsia"/>
              </w:rPr>
              <w:t>Hail to the priest,</w:t>
            </w:r>
          </w:p>
          <w:p w14:paraId="53D35E8B" w14:textId="77777777" w:rsidR="006869EE" w:rsidRDefault="006869EE" w:rsidP="006869EE">
            <w:pPr>
              <w:pStyle w:val="EngHangEnd"/>
            </w:pPr>
            <w:r>
              <w:t>T</w:t>
            </w:r>
            <w:r>
              <w:rPr>
                <w:rFonts w:hint="eastAsia"/>
              </w:rPr>
              <w:t>he cousin of Emmanuel.</w:t>
            </w:r>
          </w:p>
        </w:tc>
        <w:tc>
          <w:tcPr>
            <w:tcW w:w="288" w:type="dxa"/>
          </w:tcPr>
          <w:p w14:paraId="6EDED4A2" w14:textId="77777777" w:rsidR="006869EE" w:rsidRDefault="006869EE" w:rsidP="006869EE"/>
        </w:tc>
        <w:tc>
          <w:tcPr>
            <w:tcW w:w="288" w:type="dxa"/>
          </w:tcPr>
          <w:p w14:paraId="75903865" w14:textId="77777777" w:rsidR="006869EE" w:rsidRDefault="006869EE" w:rsidP="006869EE">
            <w:pPr>
              <w:pStyle w:val="CopticCross"/>
            </w:pPr>
          </w:p>
        </w:tc>
        <w:tc>
          <w:tcPr>
            <w:tcW w:w="3960" w:type="dxa"/>
          </w:tcPr>
          <w:p w14:paraId="38D06A1C" w14:textId="77777777" w:rsidR="006869EE" w:rsidRDefault="006869EE" w:rsidP="006869EE">
            <w:pPr>
              <w:pStyle w:val="CopticVersemulti-line"/>
            </w:pPr>
            <w:r>
              <w:t>Ⲭⲉⲣⲉ Ⲓⲱⲁⲛⲛⲏⲥ:</w:t>
            </w:r>
          </w:p>
          <w:p w14:paraId="2E8391E9" w14:textId="77777777" w:rsidR="006869EE" w:rsidRDefault="006869EE" w:rsidP="006869EE">
            <w:pPr>
              <w:pStyle w:val="CopticVersemulti-line"/>
            </w:pPr>
            <w:r>
              <w:t>ⲡⲓⲛⲓϣϯ ⲙ̀ⲡ̀ⲣⲟⲇⲣⲟⲙⲟⲥ:</w:t>
            </w:r>
          </w:p>
          <w:p w14:paraId="0881540A" w14:textId="77777777" w:rsidR="006869EE" w:rsidRDefault="006869EE" w:rsidP="006869EE">
            <w:pPr>
              <w:pStyle w:val="CopticVersemulti-line"/>
            </w:pPr>
            <w:r>
              <w:t>ⲭⲉⲣⲉ ⲡⲓⲟⲩⲏⲃ:</w:t>
            </w:r>
          </w:p>
          <w:p w14:paraId="6481C68B" w14:textId="77777777" w:rsidR="006869EE" w:rsidRDefault="006869EE" w:rsidP="006869EE">
            <w:pPr>
              <w:pStyle w:val="CopticHangingVerse"/>
            </w:pPr>
            <w:r>
              <w:t>ⲡ̀ⲥⲩⲅⲅⲉⲛⲏⲥ ⲛ̀Ⲉⲙⲙⲁⲛⲟⲩⲏⲗ.</w:t>
            </w:r>
          </w:p>
        </w:tc>
      </w:tr>
      <w:tr w:rsidR="006869EE" w14:paraId="70492FB1" w14:textId="77777777" w:rsidTr="006869EE">
        <w:trPr>
          <w:cantSplit/>
          <w:jc w:val="center"/>
        </w:trPr>
        <w:tc>
          <w:tcPr>
            <w:tcW w:w="288" w:type="dxa"/>
          </w:tcPr>
          <w:p w14:paraId="6A6A3355" w14:textId="77777777" w:rsidR="006869EE" w:rsidRDefault="006869EE" w:rsidP="006869EE">
            <w:pPr>
              <w:pStyle w:val="CopticCross"/>
            </w:pPr>
            <w:r w:rsidRPr="00FB5ACB">
              <w:lastRenderedPageBreak/>
              <w:t>¿</w:t>
            </w:r>
          </w:p>
        </w:tc>
        <w:tc>
          <w:tcPr>
            <w:tcW w:w="3960" w:type="dxa"/>
          </w:tcPr>
          <w:p w14:paraId="074038EC" w14:textId="77777777" w:rsidR="006869EE" w:rsidRDefault="006869EE" w:rsidP="006869EE">
            <w:pPr>
              <w:pStyle w:val="EngHang"/>
            </w:pPr>
            <w:r>
              <w:rPr>
                <w:rFonts w:hint="eastAsia"/>
              </w:rPr>
              <w:t>Hail to my lords and fathers,</w:t>
            </w:r>
          </w:p>
          <w:p w14:paraId="45D45E92" w14:textId="77777777" w:rsidR="006869EE" w:rsidRDefault="006869EE" w:rsidP="006869EE">
            <w:pPr>
              <w:pStyle w:val="EngHang"/>
            </w:pPr>
            <w:r>
              <w:t>T</w:t>
            </w:r>
            <w:r>
              <w:rPr>
                <w:rFonts w:hint="eastAsia"/>
              </w:rPr>
              <w:t>he Apostles.</w:t>
            </w:r>
          </w:p>
          <w:p w14:paraId="7F3CE0A6" w14:textId="77777777" w:rsidR="006869EE" w:rsidRDefault="006869EE" w:rsidP="006869EE">
            <w:pPr>
              <w:pStyle w:val="EngHang"/>
            </w:pPr>
            <w:r>
              <w:rPr>
                <w:rFonts w:hint="eastAsia"/>
              </w:rPr>
              <w:t>Hail to the Dis</w:t>
            </w:r>
            <w:r>
              <w:rPr>
                <w:rFonts w:hint="eastAsia"/>
              </w:rPr>
              <w:softHyphen/>
              <w:t>ciples</w:t>
            </w:r>
          </w:p>
          <w:p w14:paraId="5D8349CC" w14:textId="77777777" w:rsidR="006869EE" w:rsidRDefault="006869EE" w:rsidP="006869EE">
            <w:pPr>
              <w:pStyle w:val="EngHangEnd"/>
            </w:pPr>
            <w:r>
              <w:t>O</w:t>
            </w:r>
            <w:r>
              <w:rPr>
                <w:rFonts w:hint="eastAsia"/>
              </w:rPr>
              <w:t>f our Lord Jesus Christ.</w:t>
            </w:r>
          </w:p>
        </w:tc>
        <w:tc>
          <w:tcPr>
            <w:tcW w:w="288" w:type="dxa"/>
          </w:tcPr>
          <w:p w14:paraId="10B2FCF1" w14:textId="77777777" w:rsidR="006869EE" w:rsidRDefault="006869EE" w:rsidP="006869EE"/>
        </w:tc>
        <w:tc>
          <w:tcPr>
            <w:tcW w:w="288" w:type="dxa"/>
          </w:tcPr>
          <w:p w14:paraId="3D9E5742" w14:textId="77777777" w:rsidR="006869EE" w:rsidRDefault="006869EE" w:rsidP="006869EE">
            <w:pPr>
              <w:pStyle w:val="CopticCross"/>
            </w:pPr>
            <w:r w:rsidRPr="00FB5ACB">
              <w:t>¿</w:t>
            </w:r>
          </w:p>
        </w:tc>
        <w:tc>
          <w:tcPr>
            <w:tcW w:w="3960" w:type="dxa"/>
          </w:tcPr>
          <w:p w14:paraId="7E86512B" w14:textId="77777777" w:rsidR="006869EE" w:rsidRDefault="006869EE" w:rsidP="006869EE">
            <w:pPr>
              <w:pStyle w:val="CopticVersemulti-line"/>
            </w:pPr>
            <w:r>
              <w:t>Ⲭⲉⲣⲉ ⲛⲁⲟ̄ⲥ̄ ⲛ̀ⲓⲟϯ:</w:t>
            </w:r>
          </w:p>
          <w:p w14:paraId="01E4E8CB" w14:textId="77777777" w:rsidR="006869EE" w:rsidRDefault="006869EE" w:rsidP="006869EE">
            <w:pPr>
              <w:pStyle w:val="CopticVersemulti-line"/>
            </w:pPr>
            <w:r>
              <w:t>ⲛ̀ⲁ̀ⲡⲟⲥⲧⲟⲗⲟⲥ:</w:t>
            </w:r>
          </w:p>
          <w:p w14:paraId="45C36520" w14:textId="77777777" w:rsidR="006869EE" w:rsidRDefault="006869EE" w:rsidP="006869EE">
            <w:pPr>
              <w:pStyle w:val="CopticVersemulti-line"/>
            </w:pPr>
            <w:r>
              <w:t>ⲭⲉⲣⲉ ⲛⲓⲙⲁⲑⲏⲧⲏⲥ:</w:t>
            </w:r>
          </w:p>
          <w:p w14:paraId="740B4B00" w14:textId="77777777" w:rsidR="006869EE" w:rsidRDefault="006869EE" w:rsidP="006869EE">
            <w:pPr>
              <w:pStyle w:val="CopticHangingVerse"/>
            </w:pPr>
            <w:r>
              <w:t>ⲛ̀ⲧⲉ Ⲡⲉⲛⲟ̄ⲥ̄ Ⲓⲏ̄ⲥ̄ Ⲡⲭ̄ⲥ̄.</w:t>
            </w:r>
          </w:p>
        </w:tc>
      </w:tr>
      <w:tr w:rsidR="006869EE" w14:paraId="38EE49A1" w14:textId="77777777" w:rsidTr="006869EE">
        <w:trPr>
          <w:cantSplit/>
          <w:jc w:val="center"/>
        </w:trPr>
        <w:tc>
          <w:tcPr>
            <w:tcW w:w="288" w:type="dxa"/>
          </w:tcPr>
          <w:p w14:paraId="42B77A55" w14:textId="77777777" w:rsidR="006869EE" w:rsidRDefault="006869EE" w:rsidP="006869EE">
            <w:pPr>
              <w:pStyle w:val="CopticCross"/>
            </w:pPr>
          </w:p>
        </w:tc>
        <w:tc>
          <w:tcPr>
            <w:tcW w:w="3960" w:type="dxa"/>
          </w:tcPr>
          <w:p w14:paraId="13DCF16A" w14:textId="77777777" w:rsidR="006869EE" w:rsidRDefault="006869EE" w:rsidP="006869EE">
            <w:pPr>
              <w:pStyle w:val="EngHang"/>
            </w:pPr>
            <w:r>
              <w:rPr>
                <w:rFonts w:hint="eastAsia"/>
              </w:rPr>
              <w:t>Hail to you, O martyr.</w:t>
            </w:r>
          </w:p>
          <w:p w14:paraId="1E261D84" w14:textId="77777777" w:rsidR="006869EE" w:rsidRDefault="006869EE" w:rsidP="006869EE">
            <w:pPr>
              <w:pStyle w:val="EngHang"/>
            </w:pPr>
            <w:r>
              <w:rPr>
                <w:rFonts w:hint="eastAsia"/>
              </w:rPr>
              <w:t>Hail to the Evangelist.</w:t>
            </w:r>
          </w:p>
          <w:p w14:paraId="374718A9" w14:textId="77777777" w:rsidR="006869EE" w:rsidRDefault="006869EE" w:rsidP="006869EE">
            <w:pPr>
              <w:pStyle w:val="EngHang"/>
            </w:pPr>
            <w:r>
              <w:rPr>
                <w:rFonts w:hint="eastAsia"/>
              </w:rPr>
              <w:t>Hail to the Apostle,</w:t>
            </w:r>
          </w:p>
          <w:p w14:paraId="3D89DEB7" w14:textId="77777777" w:rsidR="006869EE" w:rsidRDefault="006869EE" w:rsidP="006869EE">
            <w:pPr>
              <w:pStyle w:val="EngHangEnd"/>
            </w:pPr>
            <w:r>
              <w:t xml:space="preserve">Abba </w:t>
            </w:r>
            <w:r>
              <w:rPr>
                <w:rFonts w:hint="eastAsia"/>
              </w:rPr>
              <w:t>Mark, the Beholder of God.</w:t>
            </w:r>
          </w:p>
        </w:tc>
        <w:tc>
          <w:tcPr>
            <w:tcW w:w="288" w:type="dxa"/>
          </w:tcPr>
          <w:p w14:paraId="6D31EBB8" w14:textId="77777777" w:rsidR="006869EE" w:rsidRDefault="006869EE" w:rsidP="006869EE"/>
        </w:tc>
        <w:tc>
          <w:tcPr>
            <w:tcW w:w="288" w:type="dxa"/>
          </w:tcPr>
          <w:p w14:paraId="2F2CD87F" w14:textId="77777777" w:rsidR="006869EE" w:rsidRDefault="006869EE" w:rsidP="006869EE">
            <w:pPr>
              <w:pStyle w:val="CopticCross"/>
            </w:pPr>
          </w:p>
        </w:tc>
        <w:tc>
          <w:tcPr>
            <w:tcW w:w="3960" w:type="dxa"/>
          </w:tcPr>
          <w:p w14:paraId="667A5447" w14:textId="77777777" w:rsidR="006869EE" w:rsidRDefault="006869EE" w:rsidP="006869EE">
            <w:pPr>
              <w:pStyle w:val="CopticVersemulti-line"/>
            </w:pPr>
            <w:r>
              <w:t>Ⲭⲉⲣⲉ ⲛⲁⲕ ⲱ̀ ⲡⲓⲙⲁⲣⲧⲩⲣⲟⲥ:</w:t>
            </w:r>
          </w:p>
          <w:p w14:paraId="7E002751" w14:textId="77777777" w:rsidR="006869EE" w:rsidRDefault="006869EE" w:rsidP="006869EE">
            <w:pPr>
              <w:pStyle w:val="CopticVersemulti-line"/>
            </w:pPr>
            <w:r>
              <w:t>ⲭⲉⲣⲉ ⲡⲓⲉⲩⲁⲅⲅⲉⲗⲓⲥⲧⲏⲥ:</w:t>
            </w:r>
          </w:p>
          <w:p w14:paraId="66F15478" w14:textId="77777777" w:rsidR="006869EE" w:rsidRDefault="006869EE" w:rsidP="006869EE">
            <w:pPr>
              <w:pStyle w:val="CopticVersemulti-line"/>
            </w:pPr>
            <w:r>
              <w:t>ⲭⲉⲣⲉ ⲡⲓⲁ̀ⲡⲟⲥⲧⲟⲗⲟⲥ:</w:t>
            </w:r>
          </w:p>
          <w:p w14:paraId="53427E26" w14:textId="77777777" w:rsidR="006869EE" w:rsidRDefault="006869EE" w:rsidP="006869EE">
            <w:pPr>
              <w:pStyle w:val="CopticHangingVerse"/>
            </w:pPr>
            <w:r>
              <w:t>ⲁⲃⲃⲁ Ⲙⲁⲣⲕⲟⲥ ⲡⲓⲑⲉⲱ̀ⲣⲓⲙⲟⲥ.</w:t>
            </w:r>
          </w:p>
        </w:tc>
      </w:tr>
      <w:tr w:rsidR="006869EE" w14:paraId="7D7B0AFE" w14:textId="77777777" w:rsidTr="006869EE">
        <w:trPr>
          <w:cantSplit/>
          <w:jc w:val="center"/>
        </w:trPr>
        <w:tc>
          <w:tcPr>
            <w:tcW w:w="288" w:type="dxa"/>
          </w:tcPr>
          <w:p w14:paraId="288B6674" w14:textId="77777777" w:rsidR="006869EE" w:rsidRDefault="006869EE" w:rsidP="006869EE">
            <w:pPr>
              <w:pStyle w:val="CopticCross"/>
            </w:pPr>
            <w:r w:rsidRPr="00FB5ACB">
              <w:t>¿</w:t>
            </w:r>
          </w:p>
        </w:tc>
        <w:tc>
          <w:tcPr>
            <w:tcW w:w="3960" w:type="dxa"/>
          </w:tcPr>
          <w:p w14:paraId="06E63621" w14:textId="77777777" w:rsidR="006869EE" w:rsidRDefault="006869EE" w:rsidP="006869EE">
            <w:pPr>
              <w:pStyle w:val="EngHang"/>
            </w:pPr>
            <w:r>
              <w:rPr>
                <w:rFonts w:hint="eastAsia"/>
              </w:rPr>
              <w:t>Hail to Stephen,</w:t>
            </w:r>
          </w:p>
          <w:p w14:paraId="48B73620" w14:textId="77777777" w:rsidR="006869EE" w:rsidRDefault="006869EE" w:rsidP="006869EE">
            <w:pPr>
              <w:pStyle w:val="EngHang"/>
            </w:pPr>
            <w:r>
              <w:t>T</w:t>
            </w:r>
            <w:r>
              <w:rPr>
                <w:rFonts w:hint="eastAsia"/>
              </w:rPr>
              <w:t>he First Martyr.</w:t>
            </w:r>
          </w:p>
          <w:p w14:paraId="37A454EC" w14:textId="77777777" w:rsidR="006869EE" w:rsidRDefault="006869EE" w:rsidP="006869EE">
            <w:pPr>
              <w:pStyle w:val="EngHang"/>
            </w:pPr>
            <w:r>
              <w:rPr>
                <w:rFonts w:hint="eastAsia"/>
              </w:rPr>
              <w:t>Hail to the</w:t>
            </w:r>
          </w:p>
          <w:p w14:paraId="365ABFC5" w14:textId="77777777" w:rsidR="006869EE" w:rsidRDefault="006869EE" w:rsidP="006869EE">
            <w:pPr>
              <w:pStyle w:val="EngHangEnd"/>
            </w:pPr>
            <w:r>
              <w:t>Blessed</w:t>
            </w:r>
            <w:r>
              <w:rPr>
                <w:rFonts w:hint="eastAsia"/>
              </w:rPr>
              <w:t xml:space="preserve"> archdeacon.</w:t>
            </w:r>
          </w:p>
        </w:tc>
        <w:tc>
          <w:tcPr>
            <w:tcW w:w="288" w:type="dxa"/>
          </w:tcPr>
          <w:p w14:paraId="527BC0D5" w14:textId="77777777" w:rsidR="006869EE" w:rsidRDefault="006869EE" w:rsidP="006869EE"/>
        </w:tc>
        <w:tc>
          <w:tcPr>
            <w:tcW w:w="288" w:type="dxa"/>
          </w:tcPr>
          <w:p w14:paraId="70A1842B" w14:textId="77777777" w:rsidR="006869EE" w:rsidRDefault="006869EE" w:rsidP="006869EE">
            <w:pPr>
              <w:pStyle w:val="CopticCross"/>
            </w:pPr>
            <w:r w:rsidRPr="00FB5ACB">
              <w:t>¿</w:t>
            </w:r>
          </w:p>
        </w:tc>
        <w:tc>
          <w:tcPr>
            <w:tcW w:w="3960" w:type="dxa"/>
          </w:tcPr>
          <w:p w14:paraId="7F5848D3" w14:textId="77777777" w:rsidR="006869EE" w:rsidRDefault="006869EE" w:rsidP="006869EE">
            <w:pPr>
              <w:pStyle w:val="CopticVersemulti-line"/>
            </w:pPr>
            <w:r>
              <w:t>Ⲭⲉⲣⲉ Ⲥⲧⲉⲫⲁⲛⲟⲥ:</w:t>
            </w:r>
          </w:p>
          <w:p w14:paraId="78EEB35F" w14:textId="77777777" w:rsidR="006869EE" w:rsidRDefault="006869EE" w:rsidP="006869EE">
            <w:pPr>
              <w:pStyle w:val="CopticVersemulti-line"/>
            </w:pPr>
            <w:r>
              <w:t>ⲡⲓϣⲟⲣⲡ ⲙ̀ⲙⲁⲣⲧⲩⲣⲟⲥ:</w:t>
            </w:r>
          </w:p>
          <w:p w14:paraId="786432ED" w14:textId="77777777" w:rsidR="006869EE" w:rsidRDefault="006869EE" w:rsidP="006869EE">
            <w:pPr>
              <w:pStyle w:val="CopticVersemulti-line"/>
            </w:pPr>
            <w:r>
              <w:t>ⲭⲉⲣⲉ ⲡⲓⲁ̀ⲣⲭⲓⲇⲓⲁⲕⲱⲛ:</w:t>
            </w:r>
          </w:p>
          <w:p w14:paraId="3702B232" w14:textId="77777777" w:rsidR="006869EE" w:rsidRDefault="006869EE" w:rsidP="006869EE">
            <w:pPr>
              <w:pStyle w:val="CopticHangingVerse"/>
            </w:pPr>
            <w:r>
              <w:t>ⲟⲩⲟϩ ⲧ̀ⲥ̀ⲙⲁⲣⲱⲟⲩⲧ.</w:t>
            </w:r>
          </w:p>
        </w:tc>
      </w:tr>
      <w:tr w:rsidR="006869EE" w14:paraId="600E7A43" w14:textId="77777777" w:rsidTr="006869EE">
        <w:trPr>
          <w:cantSplit/>
          <w:jc w:val="center"/>
        </w:trPr>
        <w:tc>
          <w:tcPr>
            <w:tcW w:w="288" w:type="dxa"/>
          </w:tcPr>
          <w:p w14:paraId="7461A283" w14:textId="77777777" w:rsidR="006869EE" w:rsidRDefault="006869EE" w:rsidP="006869EE">
            <w:pPr>
              <w:pStyle w:val="CopticCross"/>
            </w:pPr>
          </w:p>
        </w:tc>
        <w:tc>
          <w:tcPr>
            <w:tcW w:w="3960" w:type="dxa"/>
          </w:tcPr>
          <w:p w14:paraId="60A47FB0" w14:textId="77777777" w:rsidR="006869EE" w:rsidRDefault="006869EE" w:rsidP="006869EE">
            <w:pPr>
              <w:pStyle w:val="EngHang"/>
            </w:pPr>
            <w:r>
              <w:rPr>
                <w:rFonts w:hint="eastAsia"/>
              </w:rPr>
              <w:t>Hail to you, O martyr.</w:t>
            </w:r>
          </w:p>
          <w:p w14:paraId="21C365C5" w14:textId="77777777" w:rsidR="006869EE" w:rsidRDefault="006869EE" w:rsidP="006869EE">
            <w:pPr>
              <w:pStyle w:val="EngHang"/>
            </w:pPr>
            <w:r>
              <w:rPr>
                <w:rFonts w:hint="eastAsia"/>
              </w:rPr>
              <w:t>Hail to the noble athlete.</w:t>
            </w:r>
          </w:p>
          <w:p w14:paraId="60240072" w14:textId="77777777" w:rsidR="006869EE" w:rsidRDefault="006869EE" w:rsidP="006869EE">
            <w:pPr>
              <w:pStyle w:val="EngHang"/>
            </w:pPr>
            <w:r>
              <w:rPr>
                <w:rFonts w:hint="eastAsia"/>
              </w:rPr>
              <w:t>Hail to the struggle-bearer,</w:t>
            </w:r>
          </w:p>
          <w:p w14:paraId="6031F2FF" w14:textId="77777777" w:rsidR="006869EE" w:rsidRDefault="006869EE" w:rsidP="006869EE">
            <w:pPr>
              <w:pStyle w:val="EngHangEnd"/>
            </w:pPr>
            <w:r>
              <w:t>My</w:t>
            </w:r>
            <w:r>
              <w:rPr>
                <w:rFonts w:hint="eastAsia"/>
              </w:rPr>
              <w:t xml:space="preserve"> lord the prince, George.</w:t>
            </w:r>
          </w:p>
        </w:tc>
        <w:tc>
          <w:tcPr>
            <w:tcW w:w="288" w:type="dxa"/>
          </w:tcPr>
          <w:p w14:paraId="77441BD1" w14:textId="77777777" w:rsidR="006869EE" w:rsidRDefault="006869EE" w:rsidP="006869EE"/>
        </w:tc>
        <w:tc>
          <w:tcPr>
            <w:tcW w:w="288" w:type="dxa"/>
          </w:tcPr>
          <w:p w14:paraId="0AEC1272" w14:textId="77777777" w:rsidR="006869EE" w:rsidRDefault="006869EE" w:rsidP="006869EE">
            <w:pPr>
              <w:pStyle w:val="CopticCross"/>
            </w:pPr>
          </w:p>
        </w:tc>
        <w:tc>
          <w:tcPr>
            <w:tcW w:w="3960" w:type="dxa"/>
          </w:tcPr>
          <w:p w14:paraId="1D8C5A16" w14:textId="77777777" w:rsidR="006869EE" w:rsidRDefault="006869EE" w:rsidP="006869EE">
            <w:pPr>
              <w:pStyle w:val="CopticVersemulti-line"/>
            </w:pPr>
            <w:r>
              <w:t>Ⲭⲉⲣⲉ ⲛⲁⲕ ⲱ̀ ⲡⲓⲙⲁⲣⲧⲩⲣⲟⲥ:</w:t>
            </w:r>
          </w:p>
          <w:p w14:paraId="2C68BA16" w14:textId="77777777" w:rsidR="006869EE" w:rsidRDefault="006869EE" w:rsidP="006869EE">
            <w:pPr>
              <w:pStyle w:val="CopticVersemulti-line"/>
            </w:pPr>
            <w:r>
              <w:t>ⲭⲉⲣⲉ ⲡⲓϣⲱⲓϫ ⲛ̀ⲅⲉⲛⲛⲉⲟⲥ:</w:t>
            </w:r>
          </w:p>
          <w:p w14:paraId="48B7AB65" w14:textId="77777777" w:rsidR="006869EE" w:rsidRDefault="006869EE" w:rsidP="006869EE">
            <w:pPr>
              <w:pStyle w:val="CopticVersemulti-line"/>
            </w:pPr>
            <w:r>
              <w:t>ⲭⲉⲣⲉ ⲡⲓⲁ̀ⲑⲗⲟⲫⲟⲣⲟⲥ:</w:t>
            </w:r>
          </w:p>
          <w:p w14:paraId="49370D85" w14:textId="77777777" w:rsidR="006869EE" w:rsidRDefault="006869EE" w:rsidP="006869EE">
            <w:pPr>
              <w:pStyle w:val="CopticHangingVerse"/>
            </w:pPr>
            <w:r>
              <w:t>ⲡⲁⲟ̄ⲥ̄ ⲡ̀ⲟⲩⲣⲟ Ⲅⲉⲱⲣⲅⲓⲟⲥ.</w:t>
            </w:r>
          </w:p>
        </w:tc>
      </w:tr>
      <w:tr w:rsidR="006869EE" w14:paraId="09F4D5AF" w14:textId="77777777" w:rsidTr="006869EE">
        <w:trPr>
          <w:cantSplit/>
          <w:jc w:val="center"/>
        </w:trPr>
        <w:tc>
          <w:tcPr>
            <w:tcW w:w="288" w:type="dxa"/>
          </w:tcPr>
          <w:p w14:paraId="2675391A" w14:textId="77777777" w:rsidR="006869EE" w:rsidRDefault="006869EE" w:rsidP="006869EE">
            <w:pPr>
              <w:pStyle w:val="CopticCross"/>
            </w:pPr>
            <w:r w:rsidRPr="00FB5ACB">
              <w:t>¿</w:t>
            </w:r>
          </w:p>
        </w:tc>
        <w:tc>
          <w:tcPr>
            <w:tcW w:w="3960" w:type="dxa"/>
          </w:tcPr>
          <w:p w14:paraId="7A1C6F56" w14:textId="77777777" w:rsidR="006869EE" w:rsidRDefault="006869EE" w:rsidP="006869EE">
            <w:pPr>
              <w:pStyle w:val="EngHang"/>
            </w:pPr>
            <w:r>
              <w:rPr>
                <w:rFonts w:hint="eastAsia"/>
              </w:rPr>
              <w:t>Hail to you, O martyr.</w:t>
            </w:r>
          </w:p>
          <w:p w14:paraId="2FE82EBA" w14:textId="77777777" w:rsidR="006869EE" w:rsidRDefault="006869EE" w:rsidP="006869EE">
            <w:pPr>
              <w:pStyle w:val="EngHang"/>
            </w:pPr>
            <w:r>
              <w:rPr>
                <w:rFonts w:hint="eastAsia"/>
              </w:rPr>
              <w:t>Hail to the noble athlete,</w:t>
            </w:r>
          </w:p>
          <w:p w14:paraId="79557267" w14:textId="77777777" w:rsidR="006869EE" w:rsidRDefault="006869EE" w:rsidP="006869EE">
            <w:pPr>
              <w:pStyle w:val="EngHang"/>
            </w:pPr>
            <w:r>
              <w:rPr>
                <w:rFonts w:hint="eastAsia"/>
              </w:rPr>
              <w:t>Hail to the struggle-bearer,</w:t>
            </w:r>
          </w:p>
          <w:p w14:paraId="5E12DBA4" w14:textId="77777777" w:rsidR="006869EE" w:rsidRDefault="006869EE" w:rsidP="006869EE">
            <w:pPr>
              <w:pStyle w:val="EngHangEnd"/>
            </w:pPr>
            <w:r>
              <w:rPr>
                <w:rFonts w:hint="eastAsia"/>
              </w:rPr>
              <w:t>____.</w:t>
            </w:r>
          </w:p>
        </w:tc>
        <w:tc>
          <w:tcPr>
            <w:tcW w:w="288" w:type="dxa"/>
          </w:tcPr>
          <w:p w14:paraId="14811718" w14:textId="77777777" w:rsidR="006869EE" w:rsidRDefault="006869EE" w:rsidP="006869EE"/>
        </w:tc>
        <w:tc>
          <w:tcPr>
            <w:tcW w:w="288" w:type="dxa"/>
          </w:tcPr>
          <w:p w14:paraId="375FB881" w14:textId="77777777" w:rsidR="006869EE" w:rsidRDefault="006869EE" w:rsidP="006869EE">
            <w:pPr>
              <w:pStyle w:val="CopticCross"/>
            </w:pPr>
            <w:r w:rsidRPr="00FB5ACB">
              <w:t>¿</w:t>
            </w:r>
          </w:p>
        </w:tc>
        <w:tc>
          <w:tcPr>
            <w:tcW w:w="3960" w:type="dxa"/>
          </w:tcPr>
          <w:p w14:paraId="6E35FCF6" w14:textId="77777777" w:rsidR="006869EE" w:rsidRDefault="006869EE" w:rsidP="006869EE">
            <w:pPr>
              <w:pStyle w:val="CopticVersemulti-line"/>
            </w:pPr>
            <w:r>
              <w:t>Ⲭⲉⲣⲉ ⲛⲁⲕ ⲱ̀ ⲡⲓⲙⲁⲣⲧⲩⲣⲟⲥ:</w:t>
            </w:r>
          </w:p>
          <w:p w14:paraId="283649E0" w14:textId="77777777" w:rsidR="006869EE" w:rsidRDefault="006869EE" w:rsidP="006869EE">
            <w:pPr>
              <w:pStyle w:val="CopticVersemulti-line"/>
            </w:pPr>
            <w:r>
              <w:t>ⲭⲉⲣⲉ ⲡⲓϣⲱⲓϫ ⲛ̀ⲅⲉⲛⲛⲉⲟⲥ:</w:t>
            </w:r>
          </w:p>
          <w:p w14:paraId="45BCEE6A" w14:textId="77777777" w:rsidR="006869EE" w:rsidRDefault="006869EE" w:rsidP="006869EE">
            <w:pPr>
              <w:pStyle w:val="CopticVersemulti-line"/>
            </w:pPr>
            <w:r>
              <w:t>ⲭⲉⲣⲉ ⲡⲓⲁ̀ⲑⲗⲟⲫⲟⲣⲟⲥ:</w:t>
            </w:r>
          </w:p>
          <w:p w14:paraId="7C1342C1" w14:textId="77777777" w:rsidR="006869EE" w:rsidRDefault="006869EE" w:rsidP="006869EE">
            <w:pPr>
              <w:pStyle w:val="CopticHangingVerse"/>
            </w:pPr>
            <w:r>
              <w:t>_____.</w:t>
            </w:r>
          </w:p>
        </w:tc>
      </w:tr>
      <w:tr w:rsidR="006869EE" w14:paraId="55C55BBD" w14:textId="77777777" w:rsidTr="006869EE">
        <w:trPr>
          <w:cantSplit/>
          <w:jc w:val="center"/>
        </w:trPr>
        <w:tc>
          <w:tcPr>
            <w:tcW w:w="288" w:type="dxa"/>
          </w:tcPr>
          <w:p w14:paraId="10B65FE3" w14:textId="77777777" w:rsidR="006869EE" w:rsidRDefault="006869EE" w:rsidP="006869EE">
            <w:pPr>
              <w:pStyle w:val="CopticCross"/>
            </w:pPr>
          </w:p>
        </w:tc>
        <w:tc>
          <w:tcPr>
            <w:tcW w:w="3960" w:type="dxa"/>
          </w:tcPr>
          <w:p w14:paraId="3F893B9E" w14:textId="77777777" w:rsidR="006869EE" w:rsidRDefault="006869EE" w:rsidP="006869EE">
            <w:pPr>
              <w:pStyle w:val="EngHang"/>
              <w:ind w:left="0" w:firstLine="0"/>
            </w:pPr>
            <w:r>
              <w:rPr>
                <w:rFonts w:hint="eastAsia"/>
              </w:rPr>
              <w:t>The wise virgin maiden,</w:t>
            </w:r>
          </w:p>
          <w:p w14:paraId="0EC0E010" w14:textId="77777777" w:rsidR="006869EE" w:rsidRDefault="006869EE" w:rsidP="006869EE">
            <w:pPr>
              <w:pStyle w:val="EngHang"/>
            </w:pPr>
            <w:r>
              <w:t>T</w:t>
            </w:r>
            <w:r>
              <w:rPr>
                <w:rFonts w:hint="eastAsia"/>
              </w:rPr>
              <w:t>he elect true lady,</w:t>
            </w:r>
          </w:p>
          <w:p w14:paraId="18607A1D" w14:textId="77777777" w:rsidR="006869EE" w:rsidRDefault="006869EE" w:rsidP="006869EE">
            <w:pPr>
              <w:pStyle w:val="EngHang"/>
            </w:pPr>
            <w:r>
              <w:t>T</w:t>
            </w:r>
            <w:r>
              <w:rPr>
                <w:rFonts w:hint="eastAsia"/>
              </w:rPr>
              <w:t>he bride of Christ,</w:t>
            </w:r>
          </w:p>
          <w:p w14:paraId="48397C22" w14:textId="77777777" w:rsidR="006869EE" w:rsidRDefault="006869EE" w:rsidP="006869EE">
            <w:pPr>
              <w:pStyle w:val="EngHangEnd"/>
            </w:pPr>
            <w:r>
              <w:rPr>
                <w:rFonts w:hint="eastAsia"/>
              </w:rPr>
              <w:t>Saint ___.</w:t>
            </w:r>
          </w:p>
        </w:tc>
        <w:tc>
          <w:tcPr>
            <w:tcW w:w="288" w:type="dxa"/>
          </w:tcPr>
          <w:p w14:paraId="605BF6C5" w14:textId="77777777" w:rsidR="006869EE" w:rsidRDefault="006869EE" w:rsidP="006869EE"/>
        </w:tc>
        <w:tc>
          <w:tcPr>
            <w:tcW w:w="288" w:type="dxa"/>
          </w:tcPr>
          <w:p w14:paraId="4316DC47" w14:textId="77777777" w:rsidR="006869EE" w:rsidRDefault="006869EE" w:rsidP="006869EE">
            <w:pPr>
              <w:pStyle w:val="CopticCross"/>
            </w:pPr>
          </w:p>
        </w:tc>
        <w:tc>
          <w:tcPr>
            <w:tcW w:w="3960" w:type="dxa"/>
          </w:tcPr>
          <w:p w14:paraId="5F0D5B2B" w14:textId="77777777" w:rsidR="006869EE" w:rsidRDefault="006869EE" w:rsidP="006869EE">
            <w:pPr>
              <w:pStyle w:val="CopticVersemulti-line"/>
            </w:pPr>
            <w:r>
              <w:t>Ϯⲁ̀ⲗⲟⲩ ⲛ̀ⲥⲁⲃⲏ ⲙ̀ⲡⲁⲣⲑⲉⲛⲟⲥ:</w:t>
            </w:r>
          </w:p>
          <w:p w14:paraId="1E6F767C" w14:textId="77777777" w:rsidR="006869EE" w:rsidRDefault="006869EE" w:rsidP="006869EE">
            <w:pPr>
              <w:pStyle w:val="CopticVersemulti-line"/>
            </w:pPr>
            <w:r>
              <w:t>ϯⲥⲱⲧⲡ ⲛ̀ⲕⲩⲣⲓⲁ ⲙ̀ⲙⲏⲓ:</w:t>
            </w:r>
          </w:p>
          <w:p w14:paraId="3521422C" w14:textId="77777777" w:rsidR="006869EE" w:rsidRDefault="006869EE" w:rsidP="006869EE">
            <w:pPr>
              <w:pStyle w:val="CopticVersemulti-line"/>
            </w:pPr>
            <w:r>
              <w:t>ϯϣⲉⲗⲉⲧ ⲛ̀ⲧⲉ Ⲡⲭ̄ⲥ̄:</w:t>
            </w:r>
          </w:p>
          <w:p w14:paraId="57F464A1" w14:textId="77777777" w:rsidR="006869EE" w:rsidRDefault="006869EE" w:rsidP="006869EE">
            <w:pPr>
              <w:pStyle w:val="CopticHangingVerse"/>
            </w:pPr>
            <w:r>
              <w:t>_____.</w:t>
            </w:r>
          </w:p>
        </w:tc>
      </w:tr>
      <w:tr w:rsidR="006869EE" w14:paraId="1A2B2A56" w14:textId="77777777" w:rsidTr="006869EE">
        <w:trPr>
          <w:cantSplit/>
          <w:jc w:val="center"/>
        </w:trPr>
        <w:tc>
          <w:tcPr>
            <w:tcW w:w="288" w:type="dxa"/>
          </w:tcPr>
          <w:p w14:paraId="0F5D470B" w14:textId="77777777" w:rsidR="006869EE" w:rsidRDefault="006869EE" w:rsidP="006869EE">
            <w:pPr>
              <w:pStyle w:val="CopticCross"/>
            </w:pPr>
            <w:r w:rsidRPr="00FB5ACB">
              <w:lastRenderedPageBreak/>
              <w:t>¿</w:t>
            </w:r>
          </w:p>
        </w:tc>
        <w:tc>
          <w:tcPr>
            <w:tcW w:w="3960" w:type="dxa"/>
          </w:tcPr>
          <w:p w14:paraId="087B1B42" w14:textId="77777777" w:rsidR="006869EE" w:rsidRDefault="006869EE" w:rsidP="006869EE">
            <w:pPr>
              <w:pStyle w:val="EngHang"/>
            </w:pPr>
            <w:r>
              <w:rPr>
                <w:rFonts w:hint="eastAsia"/>
              </w:rPr>
              <w:t>Hail to our father Antony,</w:t>
            </w:r>
          </w:p>
          <w:p w14:paraId="75D17788" w14:textId="77777777" w:rsidR="006869EE" w:rsidRDefault="006869EE" w:rsidP="006869EE">
            <w:pPr>
              <w:pStyle w:val="EngHang"/>
            </w:pPr>
            <w:r>
              <w:t>T</w:t>
            </w:r>
            <w:r>
              <w:rPr>
                <w:rFonts w:hint="eastAsia"/>
              </w:rPr>
              <w:t>he Lamp of Monasticism.</w:t>
            </w:r>
          </w:p>
          <w:p w14:paraId="7FE3A453" w14:textId="77777777" w:rsidR="006869EE" w:rsidRDefault="006869EE" w:rsidP="006869EE">
            <w:pPr>
              <w:pStyle w:val="EngHang"/>
            </w:pPr>
            <w:r>
              <w:rPr>
                <w:rFonts w:hint="eastAsia"/>
              </w:rPr>
              <w:t xml:space="preserve">Hail to our father </w:t>
            </w:r>
            <w:r>
              <w:t xml:space="preserve">Abba </w:t>
            </w:r>
            <w:r>
              <w:rPr>
                <w:rFonts w:hint="eastAsia"/>
              </w:rPr>
              <w:t>Paul,</w:t>
            </w:r>
          </w:p>
          <w:p w14:paraId="5B23F12C" w14:textId="77777777" w:rsidR="006869EE" w:rsidRDefault="006869EE" w:rsidP="006869EE">
            <w:pPr>
              <w:pStyle w:val="EngHangEnd"/>
            </w:pPr>
            <w:r>
              <w:t>T</w:t>
            </w:r>
            <w:r>
              <w:rPr>
                <w:rFonts w:hint="eastAsia"/>
              </w:rPr>
              <w:t>he beloved of Christ.</w:t>
            </w:r>
          </w:p>
          <w:p w14:paraId="0CE809EB" w14:textId="77777777" w:rsidR="006869EE" w:rsidRDefault="006869EE" w:rsidP="006869EE">
            <w:pPr>
              <w:pStyle w:val="EngHang"/>
            </w:pPr>
          </w:p>
        </w:tc>
        <w:tc>
          <w:tcPr>
            <w:tcW w:w="288" w:type="dxa"/>
          </w:tcPr>
          <w:p w14:paraId="3CD1232F" w14:textId="77777777" w:rsidR="006869EE" w:rsidRDefault="006869EE" w:rsidP="006869EE"/>
        </w:tc>
        <w:tc>
          <w:tcPr>
            <w:tcW w:w="288" w:type="dxa"/>
          </w:tcPr>
          <w:p w14:paraId="3E3F9F5C" w14:textId="77777777" w:rsidR="006869EE" w:rsidRDefault="006869EE" w:rsidP="006869EE">
            <w:pPr>
              <w:pStyle w:val="CopticCross"/>
            </w:pPr>
            <w:r w:rsidRPr="00FB5ACB">
              <w:t>¿</w:t>
            </w:r>
          </w:p>
        </w:tc>
        <w:tc>
          <w:tcPr>
            <w:tcW w:w="3960" w:type="dxa"/>
          </w:tcPr>
          <w:p w14:paraId="29D16BBB" w14:textId="77777777" w:rsidR="006869EE" w:rsidRDefault="006869EE" w:rsidP="006869EE">
            <w:pPr>
              <w:pStyle w:val="CopticVersemulti-line"/>
            </w:pPr>
            <w:r>
              <w:t>Ⲭⲉⲣⲉ ⲡⲉⲛⲓⲱⲧ ⲁⲃⲃⲁ Ⲁⲛⲧⲱⲛⲓⲟⲥ:</w:t>
            </w:r>
          </w:p>
          <w:p w14:paraId="621EC092" w14:textId="77777777" w:rsidR="006869EE" w:rsidRDefault="006869EE" w:rsidP="006869EE">
            <w:pPr>
              <w:pStyle w:val="CopticVersemulti-line"/>
            </w:pPr>
            <w:r>
              <w:t>ⲡⲓϧⲏⲃⲥ ⲛ̀ⲧⲉ ϯⲙⲉⲧⲙⲟⲛⲁⲭⲟⲥ:</w:t>
            </w:r>
          </w:p>
          <w:p w14:paraId="50CE807F" w14:textId="77777777" w:rsidR="006869EE" w:rsidRDefault="006869EE" w:rsidP="006869EE">
            <w:pPr>
              <w:pStyle w:val="CopticVersemulti-line"/>
            </w:pPr>
            <w:r>
              <w:t>ⲭⲉⲣⲉ ⲡⲉⲛⲓⲱⲧ ⲁⲃⲃⲁ Ⲡⲁⲩⲗⲉ:</w:t>
            </w:r>
          </w:p>
          <w:p w14:paraId="1D2471B7" w14:textId="77777777" w:rsidR="006869EE" w:rsidRDefault="006869EE" w:rsidP="006869EE">
            <w:pPr>
              <w:pStyle w:val="CopticHangingVerse"/>
            </w:pPr>
            <w:r>
              <w:t>ⲡⲓⲙⲉⲛⲣⲓⲧ ⲛ̀ⲧⲉ Ⲡⲭ̄ⲥ̄.</w:t>
            </w:r>
          </w:p>
        </w:tc>
      </w:tr>
      <w:tr w:rsidR="006869EE" w14:paraId="16B88F24" w14:textId="77777777" w:rsidTr="006869EE">
        <w:trPr>
          <w:cantSplit/>
          <w:jc w:val="center"/>
        </w:trPr>
        <w:tc>
          <w:tcPr>
            <w:tcW w:w="288" w:type="dxa"/>
          </w:tcPr>
          <w:p w14:paraId="0503E935" w14:textId="77777777" w:rsidR="006869EE" w:rsidRDefault="006869EE" w:rsidP="006869EE">
            <w:pPr>
              <w:pStyle w:val="CopticCross"/>
            </w:pPr>
          </w:p>
        </w:tc>
        <w:tc>
          <w:tcPr>
            <w:tcW w:w="3960" w:type="dxa"/>
          </w:tcPr>
          <w:p w14:paraId="02164011" w14:textId="77777777" w:rsidR="006869EE" w:rsidRDefault="006869EE" w:rsidP="006869EE">
            <w:pPr>
              <w:pStyle w:val="EngHang"/>
            </w:pPr>
            <w:r>
              <w:rPr>
                <w:rFonts w:hint="eastAsia"/>
              </w:rPr>
              <w:t>Hail to my lords and fathers</w:t>
            </w:r>
          </w:p>
          <w:p w14:paraId="2AA48D4A" w14:textId="77777777" w:rsidR="006869EE" w:rsidRDefault="006869EE" w:rsidP="006869EE">
            <w:pPr>
              <w:pStyle w:val="EngHang"/>
            </w:pPr>
            <w:r>
              <w:t>W</w:t>
            </w:r>
            <w:r>
              <w:rPr>
                <w:rFonts w:hint="eastAsia"/>
              </w:rPr>
              <w:t>ho love their children,</w:t>
            </w:r>
          </w:p>
          <w:p w14:paraId="05CD23CF" w14:textId="77777777" w:rsidR="006869EE" w:rsidRDefault="006869EE" w:rsidP="006869EE">
            <w:pPr>
              <w:pStyle w:val="EngHang"/>
            </w:pPr>
            <w:r>
              <w:rPr>
                <w:rFonts w:hint="eastAsia"/>
              </w:rPr>
              <w:t>Abba Pishoy and Abba Paul,</w:t>
            </w:r>
          </w:p>
          <w:p w14:paraId="29E3711A" w14:textId="77777777" w:rsidR="006869EE" w:rsidRDefault="006869EE" w:rsidP="006869EE">
            <w:pPr>
              <w:pStyle w:val="EngHangEnd"/>
            </w:pPr>
            <w:r>
              <w:t>T</w:t>
            </w:r>
            <w:r>
              <w:rPr>
                <w:rFonts w:hint="eastAsia"/>
              </w:rPr>
              <w:t>he beloved of Christ.</w:t>
            </w:r>
          </w:p>
        </w:tc>
        <w:tc>
          <w:tcPr>
            <w:tcW w:w="288" w:type="dxa"/>
          </w:tcPr>
          <w:p w14:paraId="1576AF11" w14:textId="77777777" w:rsidR="006869EE" w:rsidRDefault="006869EE" w:rsidP="006869EE"/>
        </w:tc>
        <w:tc>
          <w:tcPr>
            <w:tcW w:w="288" w:type="dxa"/>
          </w:tcPr>
          <w:p w14:paraId="0526D0A2" w14:textId="77777777" w:rsidR="006869EE" w:rsidRDefault="006869EE" w:rsidP="006869EE">
            <w:pPr>
              <w:pStyle w:val="CopticCross"/>
            </w:pPr>
          </w:p>
        </w:tc>
        <w:tc>
          <w:tcPr>
            <w:tcW w:w="3960" w:type="dxa"/>
          </w:tcPr>
          <w:p w14:paraId="3D1E85D5" w14:textId="77777777" w:rsidR="006869EE" w:rsidRDefault="006869EE" w:rsidP="006869EE">
            <w:pPr>
              <w:pStyle w:val="CopticVersemulti-line"/>
            </w:pPr>
            <w:r>
              <w:t>Ⲭⲉⲣⲉ ⲛⲁⲟ̄ⲥ̄ ⲉⲛ ⲓⲟⲧⲓ:</w:t>
            </w:r>
          </w:p>
          <w:p w14:paraId="570111F2" w14:textId="77777777" w:rsidR="006869EE" w:rsidRDefault="006869EE" w:rsidP="006869EE">
            <w:pPr>
              <w:pStyle w:val="CopticVersemulti-line"/>
            </w:pPr>
            <w:r>
              <w:t>ⲉⲛ ⲙⲁⲓ ⲛⲟϣⲏⲣⲓ:</w:t>
            </w:r>
          </w:p>
          <w:p w14:paraId="5F1A5B63" w14:textId="77777777" w:rsidR="006869EE" w:rsidRDefault="006869EE" w:rsidP="006869EE">
            <w:pPr>
              <w:pStyle w:val="CopticVersemulti-line"/>
            </w:pPr>
            <w:r>
              <w:t>ⲁⲃⲃⲁ Ⲡⲓϣⲱⲓ ⲛⲉⲙ Ⲁⲃⲃⲁ Ⲡⲁⲩⲗⲉ:</w:t>
            </w:r>
          </w:p>
          <w:p w14:paraId="1130C314" w14:textId="77777777" w:rsidR="006869EE" w:rsidRDefault="006869EE" w:rsidP="006869EE">
            <w:pPr>
              <w:pStyle w:val="CopticHangingVerse"/>
            </w:pPr>
            <w:r>
              <w:t>ⲛⲓⲙⲉⲛⲣⲁⲧⲓ ⲛ̀ⲧⲉ Ⲡⲭ̄ⲥ̄.</w:t>
            </w:r>
          </w:p>
        </w:tc>
      </w:tr>
      <w:tr w:rsidR="006869EE" w14:paraId="0E5DDDEE" w14:textId="77777777" w:rsidTr="006869EE">
        <w:trPr>
          <w:cantSplit/>
          <w:jc w:val="center"/>
        </w:trPr>
        <w:tc>
          <w:tcPr>
            <w:tcW w:w="288" w:type="dxa"/>
          </w:tcPr>
          <w:p w14:paraId="41580662" w14:textId="77777777" w:rsidR="006869EE" w:rsidRDefault="006869EE" w:rsidP="006869EE">
            <w:pPr>
              <w:pStyle w:val="CopticCross"/>
            </w:pPr>
            <w:r w:rsidRPr="00FB5ACB">
              <w:t>¿</w:t>
            </w:r>
          </w:p>
        </w:tc>
        <w:tc>
          <w:tcPr>
            <w:tcW w:w="3960" w:type="dxa"/>
          </w:tcPr>
          <w:p w14:paraId="68F9C12E" w14:textId="77777777" w:rsidR="006869EE" w:rsidRDefault="006869EE" w:rsidP="006869EE">
            <w:pPr>
              <w:pStyle w:val="EngHang"/>
            </w:pPr>
            <w:r>
              <w:rPr>
                <w:rFonts w:hint="eastAsia"/>
              </w:rPr>
              <w:t>Blessed are you, in truth,</w:t>
            </w:r>
          </w:p>
          <w:p w14:paraId="5074EAE9" w14:textId="77777777" w:rsidR="006869EE" w:rsidRDefault="006869EE" w:rsidP="006869EE">
            <w:pPr>
              <w:pStyle w:val="EngHang"/>
            </w:pPr>
            <w:r>
              <w:t>O</w:t>
            </w:r>
            <w:r>
              <w:rPr>
                <w:rFonts w:hint="eastAsia"/>
              </w:rPr>
              <w:t>ur saintly and righteous father,</w:t>
            </w:r>
          </w:p>
          <w:p w14:paraId="3064C762" w14:textId="77777777" w:rsidR="006869EE" w:rsidRDefault="006869EE" w:rsidP="006869EE">
            <w:pPr>
              <w:pStyle w:val="EngHang"/>
            </w:pPr>
            <w:r>
              <w:rPr>
                <w:rFonts w:hint="eastAsia"/>
              </w:rPr>
              <w:t>Abba ___,</w:t>
            </w:r>
          </w:p>
          <w:p w14:paraId="2541D32B" w14:textId="77777777" w:rsidR="006869EE" w:rsidRDefault="006869EE" w:rsidP="006869EE">
            <w:pPr>
              <w:pStyle w:val="EngHangEnd"/>
            </w:pPr>
            <w:r>
              <w:t>T</w:t>
            </w:r>
            <w:r>
              <w:rPr>
                <w:rFonts w:hint="eastAsia"/>
              </w:rPr>
              <w:t>he beloved of Christ.</w:t>
            </w:r>
          </w:p>
        </w:tc>
        <w:tc>
          <w:tcPr>
            <w:tcW w:w="288" w:type="dxa"/>
          </w:tcPr>
          <w:p w14:paraId="694EE6EB" w14:textId="77777777" w:rsidR="006869EE" w:rsidRDefault="006869EE" w:rsidP="006869EE"/>
        </w:tc>
        <w:tc>
          <w:tcPr>
            <w:tcW w:w="288" w:type="dxa"/>
          </w:tcPr>
          <w:p w14:paraId="12FDBE75" w14:textId="77777777" w:rsidR="006869EE" w:rsidRDefault="006869EE" w:rsidP="006869EE">
            <w:pPr>
              <w:pStyle w:val="CopticCross"/>
            </w:pPr>
            <w:r w:rsidRPr="00FB5ACB">
              <w:t>¿</w:t>
            </w:r>
          </w:p>
        </w:tc>
        <w:tc>
          <w:tcPr>
            <w:tcW w:w="3960" w:type="dxa"/>
          </w:tcPr>
          <w:p w14:paraId="2B80565D" w14:textId="77777777" w:rsidR="006869EE" w:rsidRDefault="006869EE" w:rsidP="006869EE">
            <w:pPr>
              <w:pStyle w:val="CopticVersemulti-line"/>
            </w:pPr>
            <w:r>
              <w:t>Ⲱⲟⲩⲛⲓⲁⲧⲕ ϧⲉⲛ ⲟⲩⲙⲉⲑⲙⲓ:</w:t>
            </w:r>
          </w:p>
          <w:p w14:paraId="757DE8AD" w14:textId="77777777" w:rsidR="006869EE" w:rsidRDefault="006869EE" w:rsidP="006869EE">
            <w:pPr>
              <w:pStyle w:val="CopticVersemulti-line"/>
            </w:pPr>
            <w:r>
              <w:t>ⲡⲉⲛⲓⲱⲧ ⲉ̄ⲑ̄ⲩ̄ ⲛ̀ⲇⲓⲕⲉⲟⲥ:</w:t>
            </w:r>
          </w:p>
          <w:p w14:paraId="7A542C35" w14:textId="77777777" w:rsidR="006869EE" w:rsidRDefault="006869EE" w:rsidP="006869EE">
            <w:pPr>
              <w:pStyle w:val="CopticVersemulti-line"/>
            </w:pPr>
            <w:r>
              <w:t>ⲁⲃⲃⲁ _____:</w:t>
            </w:r>
          </w:p>
          <w:p w14:paraId="0A30D4BC" w14:textId="77777777" w:rsidR="006869EE" w:rsidRDefault="006869EE" w:rsidP="006869EE">
            <w:pPr>
              <w:pStyle w:val="CopticHangingVerse"/>
            </w:pPr>
            <w:r>
              <w:t>ⲡⲓⲙⲉⲛⲣⲓⲧ ⲛ̀ⲧⲉ Ⲡⲭ̄ⲥ̄.</w:t>
            </w:r>
          </w:p>
        </w:tc>
      </w:tr>
      <w:tr w:rsidR="006869EE" w14:paraId="33550DD6" w14:textId="77777777" w:rsidTr="006869EE">
        <w:trPr>
          <w:cantSplit/>
          <w:jc w:val="center"/>
        </w:trPr>
        <w:tc>
          <w:tcPr>
            <w:tcW w:w="288" w:type="dxa"/>
          </w:tcPr>
          <w:p w14:paraId="4217BEB0" w14:textId="77777777" w:rsidR="006869EE" w:rsidRDefault="006869EE" w:rsidP="006869EE">
            <w:pPr>
              <w:pStyle w:val="CopticCross"/>
            </w:pPr>
          </w:p>
        </w:tc>
        <w:tc>
          <w:tcPr>
            <w:tcW w:w="3960" w:type="dxa"/>
          </w:tcPr>
          <w:p w14:paraId="23FB4DDD" w14:textId="77777777" w:rsidR="006869EE" w:rsidRDefault="006869EE" w:rsidP="006869EE">
            <w:pPr>
              <w:pStyle w:val="EngHang"/>
            </w:pPr>
            <w:r>
              <w:rPr>
                <w:rFonts w:hint="eastAsia"/>
              </w:rPr>
              <w:t>Hail to our holy father</w:t>
            </w:r>
          </w:p>
          <w:p w14:paraId="7AE6EEA6" w14:textId="77777777" w:rsidR="006869EE" w:rsidRDefault="006869EE" w:rsidP="006869EE">
            <w:pPr>
              <w:pStyle w:val="EngHang"/>
            </w:pPr>
            <w:r>
              <w:t>T</w:t>
            </w:r>
            <w:r>
              <w:rPr>
                <w:rFonts w:hint="eastAsia"/>
              </w:rPr>
              <w:t>he patriarch.</w:t>
            </w:r>
          </w:p>
          <w:p w14:paraId="085E4E91" w14:textId="77777777" w:rsidR="006869EE" w:rsidRDefault="006869EE" w:rsidP="006869EE">
            <w:pPr>
              <w:pStyle w:val="EngHang"/>
            </w:pPr>
            <w:r>
              <w:rPr>
                <w:rFonts w:hint="eastAsia"/>
              </w:rPr>
              <w:t>Hail to Athanasius the Apostolic,</w:t>
            </w:r>
          </w:p>
          <w:p w14:paraId="24F8D8AF" w14:textId="77777777" w:rsidR="006869EE" w:rsidRDefault="006869EE" w:rsidP="006869EE">
            <w:pPr>
              <w:pStyle w:val="EngHangEnd"/>
            </w:pPr>
            <w:r>
              <w:t>T</w:t>
            </w:r>
            <w:r>
              <w:rPr>
                <w:rFonts w:hint="eastAsia"/>
              </w:rPr>
              <w:t>he beloved of Christ.</w:t>
            </w:r>
          </w:p>
        </w:tc>
        <w:tc>
          <w:tcPr>
            <w:tcW w:w="288" w:type="dxa"/>
          </w:tcPr>
          <w:p w14:paraId="799D7A67" w14:textId="77777777" w:rsidR="006869EE" w:rsidRDefault="006869EE" w:rsidP="006869EE"/>
        </w:tc>
        <w:tc>
          <w:tcPr>
            <w:tcW w:w="288" w:type="dxa"/>
          </w:tcPr>
          <w:p w14:paraId="296DB08A" w14:textId="77777777" w:rsidR="006869EE" w:rsidRDefault="006869EE" w:rsidP="006869EE">
            <w:pPr>
              <w:pStyle w:val="CopticCross"/>
            </w:pPr>
          </w:p>
        </w:tc>
        <w:tc>
          <w:tcPr>
            <w:tcW w:w="3960" w:type="dxa"/>
          </w:tcPr>
          <w:p w14:paraId="701A5FFE" w14:textId="77777777" w:rsidR="006869EE" w:rsidRDefault="006869EE" w:rsidP="006869EE">
            <w:pPr>
              <w:pStyle w:val="CopticVersemulti-line"/>
            </w:pPr>
            <w:r>
              <w:t>Ⲭⲉⲣⲉ ⲡⲉⲛⲓⲱⲧ ⲉ̄ⲑ̄ⲩ̄:</w:t>
            </w:r>
          </w:p>
          <w:p w14:paraId="3EE18683" w14:textId="77777777" w:rsidR="006869EE" w:rsidRDefault="006869EE" w:rsidP="006869EE">
            <w:pPr>
              <w:pStyle w:val="CopticVersemulti-line"/>
            </w:pPr>
            <w:r>
              <w:t>ⲙ̀ⲡⲁⲧⲣⲓⲁⲣⲭⲏⲥ:</w:t>
            </w:r>
          </w:p>
          <w:p w14:paraId="6CF23783" w14:textId="77777777" w:rsidR="006869EE" w:rsidRDefault="006869EE" w:rsidP="006869EE">
            <w:pPr>
              <w:pStyle w:val="CopticVersemulti-line"/>
            </w:pPr>
            <w:r>
              <w:t>ⲭⲉⲣⲉ Ⲁⲑⲁⲛⲁⲥⲓⲟⲥ ⲡⲓⲁ̀ⲡⲟⲥⲧⲟⲗⲏⲕⲟⲥ:</w:t>
            </w:r>
          </w:p>
          <w:p w14:paraId="23489A52" w14:textId="77777777" w:rsidR="006869EE" w:rsidRDefault="006869EE" w:rsidP="006869EE">
            <w:pPr>
              <w:pStyle w:val="CopticHangingVerse"/>
            </w:pPr>
            <w:r>
              <w:t>ⲡⲓⲙⲉⲛⲣⲓⲧ ⲛ̀ⲧⲉ Ⲡⲭ̄ⲥ̄.</w:t>
            </w:r>
          </w:p>
        </w:tc>
      </w:tr>
    </w:tbl>
    <w:p w14:paraId="6100A09C" w14:textId="77777777" w:rsidR="006869EE" w:rsidRDefault="006869EE" w:rsidP="006869EE">
      <w:pPr>
        <w:pStyle w:val="Rubrics0"/>
      </w:pPr>
      <w:r>
        <w:t>On annual days,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59CD4AB" w14:textId="77777777" w:rsidTr="006869EE">
        <w:trPr>
          <w:cantSplit/>
          <w:jc w:val="center"/>
        </w:trPr>
        <w:tc>
          <w:tcPr>
            <w:tcW w:w="288" w:type="dxa"/>
          </w:tcPr>
          <w:p w14:paraId="701E60A7" w14:textId="77777777" w:rsidR="006869EE" w:rsidRDefault="006869EE" w:rsidP="006869EE">
            <w:pPr>
              <w:pStyle w:val="CopticCross"/>
            </w:pPr>
            <w:r w:rsidRPr="00FB5ACB">
              <w:t>¿</w:t>
            </w:r>
          </w:p>
        </w:tc>
        <w:tc>
          <w:tcPr>
            <w:tcW w:w="3960" w:type="dxa"/>
          </w:tcPr>
          <w:p w14:paraId="586EDAA8" w14:textId="77777777" w:rsidR="006869EE" w:rsidRDefault="006869EE" w:rsidP="006869EE">
            <w:pPr>
              <w:pStyle w:val="EngHang"/>
            </w:pPr>
            <w:r>
              <w:rPr>
                <w:rFonts w:hint="eastAsia"/>
              </w:rPr>
              <w:t>Through the intercessions</w:t>
            </w:r>
          </w:p>
          <w:p w14:paraId="2FC73FC4" w14:textId="77777777" w:rsidR="006869EE" w:rsidRDefault="006869EE" w:rsidP="006869EE">
            <w:pPr>
              <w:pStyle w:val="EngHang"/>
            </w:pPr>
            <w:r>
              <w:t>O</w:t>
            </w:r>
            <w:r>
              <w:rPr>
                <w:rFonts w:hint="eastAsia"/>
              </w:rPr>
              <w:t>f the holy Mother of God,</w:t>
            </w:r>
          </w:p>
          <w:p w14:paraId="09E608CA" w14:textId="77777777" w:rsidR="006869EE" w:rsidRDefault="006869EE" w:rsidP="006869EE">
            <w:pPr>
              <w:pStyle w:val="EngHang"/>
            </w:pPr>
            <w:r>
              <w:rPr>
                <w:rFonts w:hint="eastAsia"/>
              </w:rPr>
              <w:t>Mary, O Lord, grant us</w:t>
            </w:r>
          </w:p>
          <w:p w14:paraId="58EBE4E7" w14:textId="77777777" w:rsidR="006869EE" w:rsidRDefault="006869EE" w:rsidP="006869EE">
            <w:pPr>
              <w:pStyle w:val="EngHangEnd"/>
            </w:pPr>
            <w:r>
              <w:t>Th</w:t>
            </w:r>
            <w:r>
              <w:rPr>
                <w:rFonts w:hint="eastAsia"/>
              </w:rPr>
              <w:t>e forgiveness of our sins.</w:t>
            </w:r>
          </w:p>
        </w:tc>
        <w:tc>
          <w:tcPr>
            <w:tcW w:w="288" w:type="dxa"/>
          </w:tcPr>
          <w:p w14:paraId="6CB9629C" w14:textId="77777777" w:rsidR="006869EE" w:rsidRDefault="006869EE" w:rsidP="006869EE"/>
        </w:tc>
        <w:tc>
          <w:tcPr>
            <w:tcW w:w="288" w:type="dxa"/>
          </w:tcPr>
          <w:p w14:paraId="1F08DBB5" w14:textId="77777777" w:rsidR="006869EE" w:rsidRDefault="006869EE" w:rsidP="006869EE">
            <w:pPr>
              <w:pStyle w:val="CopticCross"/>
            </w:pPr>
            <w:r w:rsidRPr="00FB5ACB">
              <w:t>¿</w:t>
            </w:r>
          </w:p>
        </w:tc>
        <w:tc>
          <w:tcPr>
            <w:tcW w:w="3960" w:type="dxa"/>
          </w:tcPr>
          <w:p w14:paraId="31E16AEC" w14:textId="77777777" w:rsidR="006869EE" w:rsidRDefault="006869EE" w:rsidP="006869EE">
            <w:pPr>
              <w:pStyle w:val="CopticVersemulti-line"/>
            </w:pPr>
            <w:r>
              <w:t>Ϩⲓⲧⲉⲛ ⲛⲓⲡ̀ⲣⲉⲥⲃⲓⲁ:</w:t>
            </w:r>
          </w:p>
          <w:p w14:paraId="2FCFB41B" w14:textId="77777777" w:rsidR="006869EE" w:rsidRDefault="006869EE" w:rsidP="006869EE">
            <w:pPr>
              <w:pStyle w:val="CopticVersemulti-line"/>
            </w:pPr>
            <w:r>
              <w:t>ⲛ̀ⲧⲉ ϯⲑⲉⲟ̀ⲧⲟⲕⲟⲥ ⲉⲑⲟⲩⲁⲃ Ⲙⲁⲣⲓⲁ:</w:t>
            </w:r>
          </w:p>
          <w:p w14:paraId="4E3D3784" w14:textId="77777777" w:rsidR="006869EE" w:rsidRDefault="006869EE" w:rsidP="006869EE">
            <w:pPr>
              <w:pStyle w:val="CopticVersemulti-line"/>
            </w:pPr>
            <w:r>
              <w:t>Ⲡϭⲟⲓⲥ ⲁ̀ⲣⲓϩ̀ⲙⲟⲧ ⲛⲁⲛ:</w:t>
            </w:r>
          </w:p>
          <w:p w14:paraId="1D879647" w14:textId="77777777" w:rsidR="006869EE" w:rsidRPr="00C35319" w:rsidRDefault="006869EE" w:rsidP="006869EE">
            <w:pPr>
              <w:pStyle w:val="CopticHangingVerse"/>
            </w:pPr>
            <w:r>
              <w:t>ⲙ̀ⲡⲓⲭⲱ ⲉ̀ⲃⲟⲗ ⲛ̀ⲧⲉ ⲛⲉⲛⲛⲟⲃⲓ.</w:t>
            </w:r>
          </w:p>
        </w:tc>
      </w:tr>
      <w:tr w:rsidR="006869EE" w14:paraId="64934C8C" w14:textId="77777777" w:rsidTr="006869EE">
        <w:trPr>
          <w:cantSplit/>
          <w:jc w:val="center"/>
        </w:trPr>
        <w:tc>
          <w:tcPr>
            <w:tcW w:w="288" w:type="dxa"/>
          </w:tcPr>
          <w:p w14:paraId="1C978AC6" w14:textId="77777777" w:rsidR="006869EE" w:rsidRDefault="006869EE" w:rsidP="006869EE">
            <w:pPr>
              <w:pStyle w:val="CopticCross"/>
            </w:pPr>
          </w:p>
        </w:tc>
        <w:tc>
          <w:tcPr>
            <w:tcW w:w="3960" w:type="dxa"/>
          </w:tcPr>
          <w:p w14:paraId="7CB3A212" w14:textId="77777777" w:rsidR="006869EE" w:rsidRDefault="006869EE" w:rsidP="006869EE">
            <w:pPr>
              <w:pStyle w:val="EngHang"/>
            </w:pPr>
            <w:r>
              <w:rPr>
                <w:rFonts w:hint="eastAsia"/>
              </w:rPr>
              <w:t xml:space="preserve">That we may praise </w:t>
            </w:r>
            <w:r>
              <w:t>You</w:t>
            </w:r>
            <w:r>
              <w:rPr>
                <w:rFonts w:hint="eastAsia"/>
              </w:rPr>
              <w:t>,</w:t>
            </w:r>
          </w:p>
          <w:p w14:paraId="125D8C12" w14:textId="770AC073" w:rsidR="006869EE" w:rsidRDefault="006869EE" w:rsidP="006869EE">
            <w:pPr>
              <w:pStyle w:val="EngHang"/>
            </w:pPr>
            <w:r>
              <w:t>W</w:t>
            </w:r>
            <w:r>
              <w:rPr>
                <w:rFonts w:hint="eastAsia"/>
              </w:rPr>
              <w:t xml:space="preserve">ith </w:t>
            </w:r>
            <w:r w:rsidR="00BE6654">
              <w:t>Your</w:t>
            </w:r>
            <w:r>
              <w:rPr>
                <w:rFonts w:hint="eastAsia"/>
              </w:rPr>
              <w:t xml:space="preserve"> Good Father</w:t>
            </w:r>
          </w:p>
          <w:p w14:paraId="29D34803" w14:textId="77777777" w:rsidR="006869EE" w:rsidRDefault="006869EE" w:rsidP="006869EE">
            <w:pPr>
              <w:pStyle w:val="EngHang"/>
            </w:pPr>
            <w:r>
              <w:t>A</w:t>
            </w:r>
            <w:r>
              <w:rPr>
                <w:rFonts w:hint="eastAsia"/>
              </w:rPr>
              <w:t>nd the Holy Spirit,</w:t>
            </w:r>
          </w:p>
          <w:p w14:paraId="297E5AC8" w14:textId="77777777" w:rsidR="006869EE" w:rsidRDefault="006869EE" w:rsidP="006869EE">
            <w:pPr>
              <w:pStyle w:val="EngHangEnd"/>
            </w:pPr>
            <w:r>
              <w:t>F</w:t>
            </w:r>
            <w:r>
              <w:rPr>
                <w:rFonts w:hint="eastAsia"/>
              </w:rPr>
              <w:t xml:space="preserve">or </w:t>
            </w:r>
            <w:r>
              <w:t>You</w:t>
            </w:r>
            <w:r>
              <w:rPr>
                <w:rFonts w:hint="eastAsia"/>
              </w:rPr>
              <w:t xml:space="preserve"> ha</w:t>
            </w:r>
            <w:r>
              <w:t>ve</w:t>
            </w:r>
            <w:r>
              <w:rPr>
                <w:rFonts w:hint="eastAsia"/>
              </w:rPr>
              <w:t xml:space="preserve"> {come / been born / been baptized / been crucified / risen} and saved us. (Have mercy on us.)</w:t>
            </w:r>
          </w:p>
        </w:tc>
        <w:tc>
          <w:tcPr>
            <w:tcW w:w="288" w:type="dxa"/>
          </w:tcPr>
          <w:p w14:paraId="6F6D6D44" w14:textId="77777777" w:rsidR="006869EE" w:rsidRDefault="006869EE" w:rsidP="006869EE"/>
        </w:tc>
        <w:tc>
          <w:tcPr>
            <w:tcW w:w="288" w:type="dxa"/>
          </w:tcPr>
          <w:p w14:paraId="5405B5E6" w14:textId="77777777" w:rsidR="006869EE" w:rsidRDefault="006869EE" w:rsidP="006869EE">
            <w:pPr>
              <w:pStyle w:val="CopticCross"/>
            </w:pPr>
          </w:p>
        </w:tc>
        <w:tc>
          <w:tcPr>
            <w:tcW w:w="3960" w:type="dxa"/>
          </w:tcPr>
          <w:p w14:paraId="7A201D7B" w14:textId="77777777" w:rsidR="006869EE" w:rsidRDefault="006869EE" w:rsidP="006869EE">
            <w:pPr>
              <w:pStyle w:val="CopticVersemulti-line"/>
            </w:pPr>
            <w:r>
              <w:t>Ⲉⲑⲣⲉⲛϩⲱⲥ ⲉ̀ⲣⲟⲕ:</w:t>
            </w:r>
          </w:p>
          <w:p w14:paraId="3D17EB39" w14:textId="77777777" w:rsidR="006869EE" w:rsidRDefault="006869EE" w:rsidP="006869EE">
            <w:pPr>
              <w:pStyle w:val="CopticVersemulti-line"/>
            </w:pPr>
            <w:r>
              <w:t>ⲛⲉⲙ Ⲡⲉⲕⲓⲱⲧ ⲛ̀ⲁ̀ⲅⲁⲑⲟⲥ:</w:t>
            </w:r>
          </w:p>
          <w:p w14:paraId="59A7C724" w14:textId="77777777" w:rsidR="006869EE" w:rsidRDefault="006869EE" w:rsidP="006869EE">
            <w:pPr>
              <w:pStyle w:val="CopticVersemulti-line"/>
            </w:pPr>
            <w:r>
              <w:t>ⲛⲉⲙ ⲡⲓⲠⲛⲉⲩⲙⲁ ⲉ̄ⲑ̄ⲩ̄:</w:t>
            </w:r>
          </w:p>
          <w:p w14:paraId="148F9D54" w14:textId="77777777" w:rsidR="006869EE" w:rsidRDefault="006869EE" w:rsidP="006869EE">
            <w:pPr>
              <w:pStyle w:val="CopticHangingVerse"/>
            </w:pPr>
            <w:r>
              <w:t>ϫⲉ (ⲁⲕⲓ̀) ⲁⲕⲥⲱϯ ⲙ̀ⲙⲟⲛ ⲛⲁⲓ ⲛⲁⲛ.</w:t>
            </w:r>
          </w:p>
        </w:tc>
      </w:tr>
    </w:tbl>
    <w:p w14:paraId="01EC7712" w14:textId="77777777" w:rsidR="006869EE" w:rsidRDefault="006869EE" w:rsidP="006869EE">
      <w:pPr>
        <w:pStyle w:val="Rubrics0"/>
      </w:pPr>
      <w:r>
        <w:lastRenderedPageBreak/>
        <w:t>On feasts, conclude with: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F09B7F9" w14:textId="77777777" w:rsidTr="006869EE">
        <w:trPr>
          <w:cantSplit/>
          <w:jc w:val="center"/>
        </w:trPr>
        <w:tc>
          <w:tcPr>
            <w:tcW w:w="288" w:type="dxa"/>
          </w:tcPr>
          <w:p w14:paraId="67A0A9B4" w14:textId="77777777" w:rsidR="006869EE" w:rsidRDefault="006869EE" w:rsidP="006869EE">
            <w:pPr>
              <w:pStyle w:val="CopticCross"/>
            </w:pPr>
            <w:r w:rsidRPr="00FB5ACB">
              <w:t>¿</w:t>
            </w:r>
          </w:p>
        </w:tc>
        <w:tc>
          <w:tcPr>
            <w:tcW w:w="3960" w:type="dxa"/>
          </w:tcPr>
          <w:p w14:paraId="199B5921" w14:textId="77777777" w:rsidR="006869EE" w:rsidRPr="008946A8" w:rsidRDefault="006869EE" w:rsidP="006869EE">
            <w:pPr>
              <w:pStyle w:val="EngHang"/>
              <w:rPr>
                <w:color w:val="auto"/>
              </w:rPr>
            </w:pPr>
            <w:r w:rsidRPr="008946A8">
              <w:rPr>
                <w:color w:val="auto"/>
              </w:rPr>
              <w:t>Jesus Christ the same,</w:t>
            </w:r>
          </w:p>
          <w:p w14:paraId="77B6FF55" w14:textId="77777777" w:rsidR="006869EE" w:rsidRPr="008946A8" w:rsidRDefault="006869EE" w:rsidP="006869EE">
            <w:pPr>
              <w:pStyle w:val="EngHang"/>
              <w:rPr>
                <w:color w:val="auto"/>
              </w:rPr>
            </w:pPr>
            <w:r w:rsidRPr="008946A8">
              <w:rPr>
                <w:color w:val="auto"/>
              </w:rPr>
              <w:t>Yesterday and today, and forever</w:t>
            </w:r>
          </w:p>
          <w:p w14:paraId="426E507F" w14:textId="77777777" w:rsidR="006869EE" w:rsidRPr="008946A8" w:rsidRDefault="006869EE" w:rsidP="006869EE">
            <w:pPr>
              <w:pStyle w:val="EngHang"/>
              <w:rPr>
                <w:color w:val="auto"/>
              </w:rPr>
            </w:pPr>
            <w:r w:rsidRPr="008946A8">
              <w:rPr>
                <w:color w:val="auto"/>
              </w:rPr>
              <w:t>In one hypostasis.</w:t>
            </w:r>
          </w:p>
          <w:p w14:paraId="1D12F247" w14:textId="77777777" w:rsidR="006869EE" w:rsidRDefault="006869EE" w:rsidP="006869EE">
            <w:pPr>
              <w:pStyle w:val="EngHangEnd"/>
            </w:pPr>
            <w:r w:rsidRPr="008946A8">
              <w:t>We worship Him, we glorify Him.</w:t>
            </w:r>
          </w:p>
        </w:tc>
        <w:tc>
          <w:tcPr>
            <w:tcW w:w="288" w:type="dxa"/>
          </w:tcPr>
          <w:p w14:paraId="7AE554F9" w14:textId="77777777" w:rsidR="006869EE" w:rsidRDefault="006869EE" w:rsidP="006869EE"/>
        </w:tc>
        <w:tc>
          <w:tcPr>
            <w:tcW w:w="288" w:type="dxa"/>
          </w:tcPr>
          <w:p w14:paraId="4AF9C3BA" w14:textId="77777777" w:rsidR="006869EE" w:rsidRDefault="006869EE" w:rsidP="006869EE">
            <w:pPr>
              <w:pStyle w:val="CopticCross"/>
            </w:pPr>
            <w:r w:rsidRPr="00FB5ACB">
              <w:t>¿</w:t>
            </w:r>
          </w:p>
        </w:tc>
        <w:tc>
          <w:tcPr>
            <w:tcW w:w="3960" w:type="dxa"/>
          </w:tcPr>
          <w:p w14:paraId="6AD6865E" w14:textId="77777777" w:rsidR="006869EE" w:rsidRDefault="006869EE" w:rsidP="006869EE">
            <w:pPr>
              <w:pStyle w:val="CopticVersemulti-line"/>
            </w:pPr>
            <w:r>
              <w:t>Ⲓⲏⲥⲟⲩⲥ Ⲡⲓⲭ̀ⲣⲓⲥⲧⲟⲥ ⲛ̀ⲥⲁϥ ⲛⲉⲙ ⲫⲟⲟⲩ:</w:t>
            </w:r>
          </w:p>
          <w:p w14:paraId="42EDAF25" w14:textId="77777777" w:rsidR="006869EE" w:rsidRDefault="006869EE" w:rsidP="006869EE">
            <w:pPr>
              <w:pStyle w:val="CopticVersemulti-line"/>
            </w:pPr>
            <w:r>
              <w:t>ⲛ̀ⲑⲟϥ ⲛ̀ⲑⲟϥ ⲡⲉ ⲛⲉⲙ ϣⲁ ⲉ̀ⲛⲉϩ:</w:t>
            </w:r>
          </w:p>
          <w:p w14:paraId="336506F8" w14:textId="77777777" w:rsidR="006869EE" w:rsidRDefault="006869EE" w:rsidP="006869EE">
            <w:pPr>
              <w:pStyle w:val="CopticVersemulti-line"/>
            </w:pPr>
            <w:r>
              <w:t>ϧⲉⲛ ⲟⲩϩⲩⲡⲟⲥⲧⲁⲥⲓⲥ ⲛ̀ⲟⲩⲱⲧ:</w:t>
            </w:r>
          </w:p>
          <w:p w14:paraId="45C91A7B" w14:textId="77777777" w:rsidR="006869EE" w:rsidRPr="00C35319" w:rsidRDefault="006869EE" w:rsidP="006869EE">
            <w:pPr>
              <w:pStyle w:val="CopticHangingVerse"/>
            </w:pPr>
            <w:r>
              <w:t>ⲧⲉⲛⲟⲩⲱϣⲧ ⲙ̀ⲙⲟϥ ⲧⲉⲛϯⲱ̀ⲟⲩ ⲛⲁϥ.</w:t>
            </w:r>
          </w:p>
        </w:tc>
      </w:tr>
      <w:tr w:rsidR="006869EE" w14:paraId="171047A5" w14:textId="77777777" w:rsidTr="006869EE">
        <w:trPr>
          <w:cantSplit/>
          <w:jc w:val="center"/>
        </w:trPr>
        <w:tc>
          <w:tcPr>
            <w:tcW w:w="288" w:type="dxa"/>
          </w:tcPr>
          <w:p w14:paraId="42E3BCC0" w14:textId="77777777" w:rsidR="006869EE" w:rsidRDefault="006869EE" w:rsidP="006869EE">
            <w:pPr>
              <w:pStyle w:val="CopticCross"/>
            </w:pPr>
          </w:p>
        </w:tc>
        <w:tc>
          <w:tcPr>
            <w:tcW w:w="3960" w:type="dxa"/>
          </w:tcPr>
          <w:p w14:paraId="35CCDDCE" w14:textId="77777777" w:rsidR="006869EE" w:rsidRPr="007425E1" w:rsidRDefault="006869EE" w:rsidP="006869EE">
            <w:pPr>
              <w:pStyle w:val="EngHang"/>
              <w:rPr>
                <w:rFonts w:eastAsiaTheme="minorHAnsi"/>
              </w:rPr>
            </w:pPr>
            <w:r w:rsidRPr="007425E1">
              <w:rPr>
                <w:rFonts w:eastAsiaTheme="minorHAnsi"/>
              </w:rPr>
              <w:t>O King of Peace,</w:t>
            </w:r>
          </w:p>
          <w:p w14:paraId="0F65E954" w14:textId="77777777" w:rsidR="006869EE" w:rsidRPr="007425E1" w:rsidRDefault="006869EE" w:rsidP="006869EE">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53B4E58D" w14:textId="77777777" w:rsidR="006869EE" w:rsidRPr="007425E1" w:rsidRDefault="006869EE" w:rsidP="006869EE">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DD7283D" w14:textId="77777777" w:rsidR="006869EE" w:rsidRDefault="006869EE" w:rsidP="006869EE">
            <w:pPr>
              <w:pStyle w:val="EngHangEnd"/>
            </w:pPr>
            <w:r w:rsidRPr="007425E1">
              <w:rPr>
                <w:rFonts w:eastAsiaTheme="minorHAnsi"/>
              </w:rPr>
              <w:t>And forgive us our sins.</w:t>
            </w:r>
          </w:p>
        </w:tc>
        <w:tc>
          <w:tcPr>
            <w:tcW w:w="288" w:type="dxa"/>
          </w:tcPr>
          <w:p w14:paraId="222F9A15" w14:textId="77777777" w:rsidR="006869EE" w:rsidRDefault="006869EE" w:rsidP="006869EE"/>
        </w:tc>
        <w:tc>
          <w:tcPr>
            <w:tcW w:w="288" w:type="dxa"/>
          </w:tcPr>
          <w:p w14:paraId="1736DD04" w14:textId="77777777" w:rsidR="006869EE" w:rsidRDefault="006869EE" w:rsidP="006869EE">
            <w:pPr>
              <w:pStyle w:val="CopticCross"/>
            </w:pPr>
          </w:p>
        </w:tc>
        <w:tc>
          <w:tcPr>
            <w:tcW w:w="3960" w:type="dxa"/>
          </w:tcPr>
          <w:p w14:paraId="2EC99D93" w14:textId="77777777" w:rsidR="006869EE" w:rsidRDefault="006869EE" w:rsidP="006869EE">
            <w:pPr>
              <w:pStyle w:val="CopticVersemulti-line"/>
            </w:pPr>
            <w:r>
              <w:t>Ⲡⲟⲩⲣⲟ ⲛ̀ⲧⲉ ϯϩⲓⲣⲏⲛⲏ:</w:t>
            </w:r>
          </w:p>
          <w:p w14:paraId="07AECFF2" w14:textId="77777777" w:rsidR="006869EE" w:rsidRDefault="006869EE" w:rsidP="006869EE">
            <w:pPr>
              <w:pStyle w:val="CopticVersemulti-line"/>
            </w:pPr>
            <w:r>
              <w:t>ⲙⲟⲓ ⲛⲁⲛ ⲛ̀ⲧⲉⲕϩⲓⲣⲏⲛⲏ:</w:t>
            </w:r>
          </w:p>
          <w:p w14:paraId="586C2B96" w14:textId="77777777" w:rsidR="006869EE" w:rsidRDefault="006869EE" w:rsidP="006869EE">
            <w:pPr>
              <w:pStyle w:val="CopticVersemulti-line"/>
            </w:pPr>
            <w:r>
              <w:t>ⲥⲉⲙⲛⲓ ⲛⲁⲛ ⲛ̀ⲧⲉⲕϩⲓⲣⲏⲛⲏ:</w:t>
            </w:r>
          </w:p>
          <w:p w14:paraId="48D10DEE" w14:textId="77777777" w:rsidR="006869EE" w:rsidRDefault="006869EE" w:rsidP="006869EE">
            <w:pPr>
              <w:pStyle w:val="CopticHangingVerse"/>
            </w:pPr>
            <w:r>
              <w:t>ⲭⲁ ⲛⲉⲛⲛⲟⲃⲓ ⲛⲁⲛ ⲉⲃⲟⲗ.</w:t>
            </w:r>
          </w:p>
        </w:tc>
      </w:tr>
      <w:tr w:rsidR="006869EE" w14:paraId="46C5A905" w14:textId="77777777" w:rsidTr="006869EE">
        <w:trPr>
          <w:cantSplit/>
          <w:jc w:val="center"/>
        </w:trPr>
        <w:tc>
          <w:tcPr>
            <w:tcW w:w="288" w:type="dxa"/>
          </w:tcPr>
          <w:p w14:paraId="669932CC" w14:textId="77777777" w:rsidR="006869EE" w:rsidRDefault="006869EE" w:rsidP="006869EE">
            <w:pPr>
              <w:pStyle w:val="CopticCross"/>
            </w:pPr>
            <w:r w:rsidRPr="00FB5ACB">
              <w:t>¿</w:t>
            </w:r>
          </w:p>
        </w:tc>
        <w:tc>
          <w:tcPr>
            <w:tcW w:w="3960" w:type="dxa"/>
          </w:tcPr>
          <w:p w14:paraId="1E3E9C3F" w14:textId="77777777" w:rsidR="006869EE" w:rsidRDefault="006869EE" w:rsidP="006869EE">
            <w:pPr>
              <w:pStyle w:val="EngHang"/>
            </w:pPr>
            <w:r>
              <w:t>Disperse the enemies</w:t>
            </w:r>
          </w:p>
          <w:p w14:paraId="62FCD216" w14:textId="77777777" w:rsidR="006869EE" w:rsidRDefault="006869EE" w:rsidP="006869EE">
            <w:pPr>
              <w:pStyle w:val="EngHang"/>
            </w:pPr>
            <w:r>
              <w:t>Of the Church.</w:t>
            </w:r>
          </w:p>
          <w:p w14:paraId="18146E7C" w14:textId="77777777" w:rsidR="006869EE" w:rsidRDefault="006869EE" w:rsidP="006869EE">
            <w:pPr>
              <w:pStyle w:val="EngHang"/>
            </w:pPr>
            <w:r>
              <w:t>Fortify Her that She</w:t>
            </w:r>
          </w:p>
          <w:p w14:paraId="62DF5260" w14:textId="77777777" w:rsidR="006869EE" w:rsidRDefault="006869EE" w:rsidP="006869EE">
            <w:pPr>
              <w:pStyle w:val="EngHangEnd"/>
            </w:pPr>
            <w:r>
              <w:t>May not be shaken forever.</w:t>
            </w:r>
          </w:p>
        </w:tc>
        <w:tc>
          <w:tcPr>
            <w:tcW w:w="288" w:type="dxa"/>
          </w:tcPr>
          <w:p w14:paraId="2C682A15" w14:textId="77777777" w:rsidR="006869EE" w:rsidRDefault="006869EE" w:rsidP="006869EE"/>
        </w:tc>
        <w:tc>
          <w:tcPr>
            <w:tcW w:w="288" w:type="dxa"/>
          </w:tcPr>
          <w:p w14:paraId="33232F1D" w14:textId="77777777" w:rsidR="006869EE" w:rsidRDefault="006869EE" w:rsidP="006869EE">
            <w:pPr>
              <w:pStyle w:val="CopticCross"/>
            </w:pPr>
            <w:r w:rsidRPr="00FB5ACB">
              <w:t>¿</w:t>
            </w:r>
          </w:p>
        </w:tc>
        <w:tc>
          <w:tcPr>
            <w:tcW w:w="3960" w:type="dxa"/>
          </w:tcPr>
          <w:p w14:paraId="67D329F3" w14:textId="77777777" w:rsidR="006869EE" w:rsidRDefault="006869EE" w:rsidP="006869EE">
            <w:pPr>
              <w:pStyle w:val="CopticVersemulti-line"/>
            </w:pPr>
            <w:r>
              <w:t>Ϫⲱⲣ ⲉⲃⲟⲗ ⲛ̀ⲛⲓϫⲁϫⲓ:</w:t>
            </w:r>
          </w:p>
          <w:p w14:paraId="2AFD34E2" w14:textId="77777777" w:rsidR="006869EE" w:rsidRDefault="006869EE" w:rsidP="006869EE">
            <w:pPr>
              <w:pStyle w:val="CopticVersemulti-line"/>
            </w:pPr>
            <w:r>
              <w:t>ⲛ̀ⲧⲉ ϯⲉⲕⲕ̀ⲗⲏⲥⲓⲁ̀:</w:t>
            </w:r>
          </w:p>
          <w:p w14:paraId="4EE28144" w14:textId="77777777" w:rsidR="006869EE" w:rsidRDefault="006869EE" w:rsidP="006869EE">
            <w:pPr>
              <w:pStyle w:val="CopticVersemulti-line"/>
            </w:pPr>
            <w:r>
              <w:t>ⲁ̀ⲣⲓⲥⲟⲃⲧ ⲉ̀ⲣⲟⲥ:</w:t>
            </w:r>
          </w:p>
          <w:p w14:paraId="6285EC43" w14:textId="77777777" w:rsidR="006869EE" w:rsidRDefault="006869EE" w:rsidP="006869EE">
            <w:pPr>
              <w:pStyle w:val="CopticHangingVerse"/>
            </w:pPr>
            <w:r>
              <w:t>ⲛ̀ⲛⲉⲥⲕⲓⲙ ϣⲁ ⲉ̀ⲛⲉϩ.</w:t>
            </w:r>
          </w:p>
        </w:tc>
      </w:tr>
      <w:tr w:rsidR="006869EE" w14:paraId="62740163" w14:textId="77777777" w:rsidTr="006869EE">
        <w:trPr>
          <w:cantSplit/>
          <w:jc w:val="center"/>
        </w:trPr>
        <w:tc>
          <w:tcPr>
            <w:tcW w:w="288" w:type="dxa"/>
          </w:tcPr>
          <w:p w14:paraId="27F20720" w14:textId="77777777" w:rsidR="006869EE" w:rsidRDefault="006869EE" w:rsidP="006869EE">
            <w:pPr>
              <w:pStyle w:val="CopticCross"/>
            </w:pPr>
          </w:p>
        </w:tc>
        <w:tc>
          <w:tcPr>
            <w:tcW w:w="3960" w:type="dxa"/>
          </w:tcPr>
          <w:p w14:paraId="0B081618" w14:textId="77777777" w:rsidR="006869EE" w:rsidRPr="007425E1" w:rsidRDefault="006869EE" w:rsidP="006869EE">
            <w:pPr>
              <w:pStyle w:val="EngHang"/>
            </w:pPr>
            <w:r w:rsidRPr="007425E1">
              <w:t>Emmanuel our God</w:t>
            </w:r>
          </w:p>
          <w:p w14:paraId="5044446D" w14:textId="77777777" w:rsidR="006869EE" w:rsidRPr="007425E1" w:rsidRDefault="006869EE" w:rsidP="006869EE">
            <w:pPr>
              <w:pStyle w:val="EngHang"/>
            </w:pPr>
            <w:r w:rsidRPr="007425E1">
              <w:t>Is now in our midst,</w:t>
            </w:r>
          </w:p>
          <w:p w14:paraId="6601DBCB" w14:textId="77777777" w:rsidR="006869EE" w:rsidRPr="007425E1" w:rsidRDefault="006869EE" w:rsidP="006869EE">
            <w:pPr>
              <w:pStyle w:val="EngHang"/>
            </w:pPr>
            <w:r>
              <w:t>With</w:t>
            </w:r>
            <w:r w:rsidRPr="007425E1">
              <w:t xml:space="preserve"> the glory of His Father,</w:t>
            </w:r>
          </w:p>
          <w:p w14:paraId="7059DE8C" w14:textId="77777777" w:rsidR="006869EE" w:rsidRDefault="006869EE" w:rsidP="006869EE">
            <w:pPr>
              <w:pStyle w:val="EngHangEnd"/>
            </w:pPr>
            <w:r w:rsidRPr="007425E1">
              <w:t>And the Holy Spirit.</w:t>
            </w:r>
          </w:p>
        </w:tc>
        <w:tc>
          <w:tcPr>
            <w:tcW w:w="288" w:type="dxa"/>
          </w:tcPr>
          <w:p w14:paraId="42BB9EF7" w14:textId="77777777" w:rsidR="006869EE" w:rsidRDefault="006869EE" w:rsidP="006869EE"/>
        </w:tc>
        <w:tc>
          <w:tcPr>
            <w:tcW w:w="288" w:type="dxa"/>
          </w:tcPr>
          <w:p w14:paraId="32CE382E" w14:textId="77777777" w:rsidR="006869EE" w:rsidRDefault="006869EE" w:rsidP="006869EE">
            <w:pPr>
              <w:pStyle w:val="CopticCross"/>
            </w:pPr>
          </w:p>
        </w:tc>
        <w:tc>
          <w:tcPr>
            <w:tcW w:w="3960" w:type="dxa"/>
          </w:tcPr>
          <w:p w14:paraId="2C4E1D5F" w14:textId="77777777" w:rsidR="006869EE" w:rsidRDefault="006869EE" w:rsidP="006869EE">
            <w:pPr>
              <w:pStyle w:val="CopticVersemulti-line"/>
            </w:pPr>
            <w:r>
              <w:t>Ⲉⲙⲙⲁⲛⲟⲩⲏⲗ Ⲡⲉⲛⲛⲟⲩϯ:</w:t>
            </w:r>
          </w:p>
          <w:p w14:paraId="4BC98520" w14:textId="77777777" w:rsidR="006869EE" w:rsidRDefault="006869EE" w:rsidP="006869EE">
            <w:pPr>
              <w:pStyle w:val="CopticVersemulti-line"/>
            </w:pPr>
            <w:r>
              <w:t>ϧⲉⲛ ⲧⲉⲛⲙⲏϯ ⲧⲛⲟⲩ:</w:t>
            </w:r>
          </w:p>
          <w:p w14:paraId="0D04FEA2" w14:textId="77777777" w:rsidR="006869EE" w:rsidRDefault="006869EE" w:rsidP="006869EE">
            <w:pPr>
              <w:pStyle w:val="CopticVersemulti-line"/>
            </w:pPr>
            <w:r>
              <w:t>ϧⲉⲛ ⲡ̀ⲱ̀ⲟⲩ ⲛ̀ⲧⲉ Ⲡⲉϥⲓⲱⲧ:</w:t>
            </w:r>
          </w:p>
          <w:p w14:paraId="13A956CF" w14:textId="77777777" w:rsidR="006869EE" w:rsidRDefault="006869EE" w:rsidP="006869EE">
            <w:pPr>
              <w:pStyle w:val="CopticHangingVerse"/>
            </w:pPr>
            <w:r>
              <w:t>ⲛⲉⲙ Ⲡⲓⲡ̄ⲛ̄ⲁ̄ ⲉ̄ⲑ̄ⲩ̄.</w:t>
            </w:r>
          </w:p>
        </w:tc>
      </w:tr>
      <w:tr w:rsidR="006869EE" w14:paraId="0B9AF129" w14:textId="77777777" w:rsidTr="006869EE">
        <w:trPr>
          <w:cantSplit/>
          <w:jc w:val="center"/>
        </w:trPr>
        <w:tc>
          <w:tcPr>
            <w:tcW w:w="288" w:type="dxa"/>
          </w:tcPr>
          <w:p w14:paraId="17662A07" w14:textId="77777777" w:rsidR="006869EE" w:rsidRDefault="006869EE" w:rsidP="006869EE">
            <w:pPr>
              <w:pStyle w:val="CopticCross"/>
            </w:pPr>
            <w:r w:rsidRPr="00FB5ACB">
              <w:t>¿</w:t>
            </w:r>
          </w:p>
        </w:tc>
        <w:tc>
          <w:tcPr>
            <w:tcW w:w="3960" w:type="dxa"/>
          </w:tcPr>
          <w:p w14:paraId="45671A12" w14:textId="77777777" w:rsidR="006869EE" w:rsidRPr="007425E1" w:rsidRDefault="006869EE" w:rsidP="006869EE">
            <w:pPr>
              <w:pStyle w:val="EngHang"/>
            </w:pPr>
            <w:commentRangeStart w:id="1093"/>
            <w:r w:rsidRPr="007425E1">
              <w:t xml:space="preserve">May </w:t>
            </w:r>
            <w:commentRangeEnd w:id="1093"/>
            <w:r>
              <w:rPr>
                <w:rStyle w:val="CommentReference"/>
                <w:rFonts w:eastAsiaTheme="minorHAnsi" w:cstheme="minorBidi"/>
                <w:color w:val="auto"/>
                <w:lang w:val="en-CA"/>
              </w:rPr>
              <w:commentReference w:id="1093"/>
            </w:r>
            <w:r w:rsidRPr="007425E1">
              <w:t>He bless us all,</w:t>
            </w:r>
          </w:p>
          <w:p w14:paraId="1F6001FA" w14:textId="77777777" w:rsidR="006869EE" w:rsidRPr="007425E1" w:rsidRDefault="006869EE" w:rsidP="006869EE">
            <w:pPr>
              <w:pStyle w:val="EngHang"/>
            </w:pPr>
            <w:r w:rsidRPr="007425E1">
              <w:t>Purify our hearts,</w:t>
            </w:r>
          </w:p>
          <w:p w14:paraId="41389AB4" w14:textId="77777777" w:rsidR="006869EE" w:rsidRPr="007425E1" w:rsidRDefault="006869EE" w:rsidP="006869EE">
            <w:pPr>
              <w:pStyle w:val="EngHang"/>
            </w:pPr>
            <w:r w:rsidRPr="007425E1">
              <w:t>And heal the sicknesses</w:t>
            </w:r>
          </w:p>
          <w:p w14:paraId="3393BEC9" w14:textId="77777777" w:rsidR="006869EE" w:rsidRDefault="006869EE" w:rsidP="006869EE">
            <w:pPr>
              <w:pStyle w:val="EngHangEnd"/>
            </w:pPr>
            <w:r w:rsidRPr="007425E1">
              <w:t>Of our souls and our bodies.</w:t>
            </w:r>
          </w:p>
        </w:tc>
        <w:tc>
          <w:tcPr>
            <w:tcW w:w="288" w:type="dxa"/>
          </w:tcPr>
          <w:p w14:paraId="460B053A" w14:textId="77777777" w:rsidR="006869EE" w:rsidRDefault="006869EE" w:rsidP="006869EE"/>
        </w:tc>
        <w:tc>
          <w:tcPr>
            <w:tcW w:w="288" w:type="dxa"/>
          </w:tcPr>
          <w:p w14:paraId="2FD4649A" w14:textId="77777777" w:rsidR="006869EE" w:rsidRDefault="006869EE" w:rsidP="006869EE">
            <w:pPr>
              <w:pStyle w:val="CopticCross"/>
            </w:pPr>
            <w:r w:rsidRPr="00FB5ACB">
              <w:t>¿</w:t>
            </w:r>
          </w:p>
        </w:tc>
        <w:tc>
          <w:tcPr>
            <w:tcW w:w="3960" w:type="dxa"/>
          </w:tcPr>
          <w:p w14:paraId="02243C52" w14:textId="77777777" w:rsidR="006869EE" w:rsidRDefault="006869EE" w:rsidP="006869EE">
            <w:pPr>
              <w:pStyle w:val="CopticVersemulti-line"/>
            </w:pPr>
            <w:r>
              <w:t>Ⲛⲧⲉϥⲥ̀ⲙⲟⲩ ⲉ̀ⲣⲟⲛ ⲧⲏⲣⲉⲛ:</w:t>
            </w:r>
          </w:p>
          <w:p w14:paraId="432AB722" w14:textId="77777777" w:rsidR="006869EE" w:rsidRDefault="006869EE" w:rsidP="006869EE">
            <w:pPr>
              <w:pStyle w:val="CopticVersemulti-line"/>
            </w:pPr>
            <w:r>
              <w:t>ⲛ̀ⲧⲉϥⲧⲟⲩⲃⲟ ⲛ̀ⲛⲉⲛϩⲏⲧ:</w:t>
            </w:r>
          </w:p>
          <w:p w14:paraId="58C066AC" w14:textId="77777777" w:rsidR="006869EE" w:rsidRDefault="006869EE" w:rsidP="006869EE">
            <w:pPr>
              <w:pStyle w:val="CopticVersemulti-line"/>
            </w:pPr>
            <w:r>
              <w:t>ⲛ̀ⲧⲉϥⲧⲁⲗϭⲟ ⲛ̀ⲛⲓϣⲱⲛⲓ:</w:t>
            </w:r>
          </w:p>
          <w:p w14:paraId="682FC4BA" w14:textId="77777777" w:rsidR="006869EE" w:rsidRDefault="006869EE" w:rsidP="006869EE">
            <w:pPr>
              <w:pStyle w:val="CopticHangingVerse"/>
            </w:pPr>
            <w:r>
              <w:t>ⲛ̀ⲧⲉ ⲛⲉⲛⲯⲩⲭⲏ ⲛⲉⲙ ⲛⲉⲛⲥⲱⲙⲁ.</w:t>
            </w:r>
          </w:p>
        </w:tc>
      </w:tr>
      <w:tr w:rsidR="006869EE" w14:paraId="4DB76EB2" w14:textId="77777777" w:rsidTr="006869EE">
        <w:trPr>
          <w:cantSplit/>
          <w:jc w:val="center"/>
        </w:trPr>
        <w:tc>
          <w:tcPr>
            <w:tcW w:w="288" w:type="dxa"/>
          </w:tcPr>
          <w:p w14:paraId="52226059" w14:textId="77777777" w:rsidR="006869EE" w:rsidRDefault="006869EE" w:rsidP="006869EE">
            <w:pPr>
              <w:pStyle w:val="CopticCross"/>
            </w:pPr>
          </w:p>
        </w:tc>
        <w:tc>
          <w:tcPr>
            <w:tcW w:w="3960" w:type="dxa"/>
          </w:tcPr>
          <w:p w14:paraId="0BD727DA" w14:textId="77777777" w:rsidR="006869EE" w:rsidRPr="007425E1" w:rsidRDefault="006869EE" w:rsidP="006869EE">
            <w:pPr>
              <w:pStyle w:val="EngHang"/>
            </w:pPr>
            <w:r w:rsidRPr="007425E1">
              <w:t xml:space="preserve">We worship </w:t>
            </w:r>
            <w:r>
              <w:t>You</w:t>
            </w:r>
            <w:r w:rsidRPr="007425E1">
              <w:t>, O Christ,</w:t>
            </w:r>
          </w:p>
          <w:p w14:paraId="582090CA" w14:textId="77777777" w:rsidR="006869EE" w:rsidRPr="007425E1" w:rsidRDefault="006869EE" w:rsidP="006869EE">
            <w:pPr>
              <w:pStyle w:val="EngHang"/>
            </w:pPr>
            <w:r w:rsidRPr="007425E1">
              <w:t xml:space="preserve">With </w:t>
            </w:r>
            <w:r>
              <w:t>Your</w:t>
            </w:r>
            <w:r w:rsidRPr="007425E1">
              <w:t xml:space="preserve"> Good Father,</w:t>
            </w:r>
          </w:p>
          <w:p w14:paraId="745F70DE" w14:textId="77777777" w:rsidR="006869EE" w:rsidRPr="007425E1" w:rsidRDefault="006869EE" w:rsidP="006869EE">
            <w:pPr>
              <w:pStyle w:val="EngHang"/>
            </w:pPr>
            <w:r w:rsidRPr="007425E1">
              <w:t>And the Holy Spirit,</w:t>
            </w:r>
          </w:p>
          <w:p w14:paraId="0C79EC8A" w14:textId="77777777" w:rsidR="006869EE" w:rsidRDefault="006869EE" w:rsidP="006869EE">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C740F39" w14:textId="77777777" w:rsidR="006869EE" w:rsidRDefault="006869EE" w:rsidP="006869EE"/>
        </w:tc>
        <w:tc>
          <w:tcPr>
            <w:tcW w:w="288" w:type="dxa"/>
          </w:tcPr>
          <w:p w14:paraId="4B78D42D" w14:textId="77777777" w:rsidR="006869EE" w:rsidRDefault="006869EE" w:rsidP="006869EE">
            <w:pPr>
              <w:pStyle w:val="CopticCross"/>
            </w:pPr>
          </w:p>
        </w:tc>
        <w:tc>
          <w:tcPr>
            <w:tcW w:w="3960" w:type="dxa"/>
          </w:tcPr>
          <w:p w14:paraId="75708D59" w14:textId="77777777" w:rsidR="006869EE" w:rsidRDefault="006869EE" w:rsidP="006869EE">
            <w:pPr>
              <w:pStyle w:val="CopticVersemulti-line"/>
            </w:pPr>
            <w:r>
              <w:t>Ⲧⲉⲛⲟⲩⲱϣⲧ ⲙ̀ⲙⲟⲕ ⲱ̀ Ⲡⲓⲭ̀ⲣⲓⲥⲧⲟⲥ:</w:t>
            </w:r>
          </w:p>
          <w:p w14:paraId="79EB88B6" w14:textId="77777777" w:rsidR="006869EE" w:rsidRDefault="006869EE" w:rsidP="006869EE">
            <w:pPr>
              <w:pStyle w:val="CopticVersemulti-line"/>
            </w:pPr>
            <w:r>
              <w:t>ⲛⲉⲙ Ⲡⲉⲕⲓⲱⲧ ⲛ̀ⲁ̀ⲅⲁⲑⲟⲥ:</w:t>
            </w:r>
          </w:p>
          <w:p w14:paraId="5BE8B835" w14:textId="77777777" w:rsidR="006869EE" w:rsidRDefault="006869EE" w:rsidP="006869EE">
            <w:pPr>
              <w:pStyle w:val="CopticVersemulti-line"/>
            </w:pPr>
            <w:r>
              <w:t>ⲛⲉⲙ Ⲡⲓⲡ̀ⲛⲉⲩⲙⲁ ⲉⲑⲟⲩⲁⲃ:</w:t>
            </w:r>
          </w:p>
          <w:p w14:paraId="09EFC078" w14:textId="77777777" w:rsidR="006869EE" w:rsidRDefault="006869EE" w:rsidP="006869EE">
            <w:pPr>
              <w:pStyle w:val="CopticHangingVerse"/>
            </w:pPr>
            <w:r>
              <w:t>ϫⲉ (_____) ⲁⲕⲥⲱϯ ⲙ̀ⲙⲟⲛ ⲛⲁⲓ ⲛⲁⲛ.</w:t>
            </w:r>
          </w:p>
        </w:tc>
      </w:tr>
      <w:tr w:rsidR="006869EE" w14:paraId="6B243468" w14:textId="77777777" w:rsidTr="006869EE">
        <w:trPr>
          <w:cantSplit/>
          <w:jc w:val="center"/>
        </w:trPr>
        <w:tc>
          <w:tcPr>
            <w:tcW w:w="288" w:type="dxa"/>
          </w:tcPr>
          <w:p w14:paraId="111E77DC" w14:textId="77777777" w:rsidR="006869EE" w:rsidRDefault="006869EE" w:rsidP="006869EE">
            <w:pPr>
              <w:pStyle w:val="CopticCross"/>
            </w:pPr>
            <w:r w:rsidRPr="00FB5ACB">
              <w:lastRenderedPageBreak/>
              <w:t>¿</w:t>
            </w:r>
          </w:p>
        </w:tc>
        <w:tc>
          <w:tcPr>
            <w:tcW w:w="3960" w:type="dxa"/>
          </w:tcPr>
          <w:p w14:paraId="58E8FA8D" w14:textId="77777777" w:rsidR="006869EE" w:rsidRDefault="006869EE" w:rsidP="006869EE">
            <w:pPr>
              <w:pStyle w:val="EngHang"/>
            </w:pPr>
            <w:r>
              <w:t>Glory be to the Father and to the Son</w:t>
            </w:r>
          </w:p>
          <w:p w14:paraId="7CE0E5EF" w14:textId="77777777" w:rsidR="006869EE" w:rsidRDefault="006869EE" w:rsidP="006869EE">
            <w:pPr>
              <w:pStyle w:val="EngHang"/>
            </w:pPr>
            <w:r>
              <w:t>And to the Holy Spirit.</w:t>
            </w:r>
          </w:p>
          <w:p w14:paraId="5AE2058C" w14:textId="77777777" w:rsidR="006869EE" w:rsidRDefault="006869EE" w:rsidP="006869EE">
            <w:pPr>
              <w:pStyle w:val="EngHang"/>
            </w:pPr>
            <w:r>
              <w:t>Both now and always,</w:t>
            </w:r>
          </w:p>
          <w:p w14:paraId="2BFBB24A" w14:textId="77777777" w:rsidR="006869EE" w:rsidRDefault="006869EE" w:rsidP="006869EE">
            <w:pPr>
              <w:pStyle w:val="EngHangEnd"/>
            </w:pPr>
            <w:r>
              <w:t>And unto the ages of ages. Amen.</w:t>
            </w:r>
          </w:p>
        </w:tc>
        <w:tc>
          <w:tcPr>
            <w:tcW w:w="288" w:type="dxa"/>
          </w:tcPr>
          <w:p w14:paraId="71F37FF8" w14:textId="77777777" w:rsidR="006869EE" w:rsidRDefault="006869EE" w:rsidP="006869EE"/>
        </w:tc>
        <w:tc>
          <w:tcPr>
            <w:tcW w:w="288" w:type="dxa"/>
          </w:tcPr>
          <w:p w14:paraId="25814B0D" w14:textId="77777777" w:rsidR="006869EE" w:rsidRDefault="006869EE" w:rsidP="006869EE">
            <w:pPr>
              <w:pStyle w:val="CopticCross"/>
            </w:pPr>
            <w:r w:rsidRPr="00FB5ACB">
              <w:t>¿</w:t>
            </w:r>
          </w:p>
        </w:tc>
        <w:tc>
          <w:tcPr>
            <w:tcW w:w="3960" w:type="dxa"/>
          </w:tcPr>
          <w:p w14:paraId="6C28F23C" w14:textId="77777777" w:rsidR="006869EE" w:rsidRDefault="006869EE" w:rsidP="006869EE">
            <w:pPr>
              <w:pStyle w:val="CopticVersemulti-line"/>
            </w:pPr>
            <w:r w:rsidRPr="005130A7">
              <w:t>Ⲇⲟⲝⲁ ⲡⲁⲧⲣⲓ ⲕⲉ ⲩⲓⲱ</w:t>
            </w:r>
            <w:r>
              <w:t>:</w:t>
            </w:r>
          </w:p>
          <w:p w14:paraId="79E1D0B1" w14:textId="77777777" w:rsidR="006869EE" w:rsidRDefault="006869EE" w:rsidP="006869EE">
            <w:pPr>
              <w:pStyle w:val="CopticVersemulti-line"/>
            </w:pPr>
            <w:r w:rsidRPr="005130A7">
              <w:t>ⲕⲉ ⲁ̀ⲅⲓⲱ ⲡⲛⲉⲩⲙⲁⲧⲓ:</w:t>
            </w:r>
          </w:p>
          <w:p w14:paraId="671021E4" w14:textId="77777777" w:rsidR="006869EE" w:rsidRDefault="006869EE" w:rsidP="006869EE">
            <w:pPr>
              <w:pStyle w:val="CopticVersemulti-line"/>
            </w:pPr>
            <w:r w:rsidRPr="005130A7">
              <w:t>ⲕⲉ ⲛⲩⲛ ⲕⲉ ⲁ̀ⲓ</w:t>
            </w:r>
            <w:r>
              <w:t>:</w:t>
            </w:r>
          </w:p>
          <w:p w14:paraId="70F110F3" w14:textId="77777777" w:rsidR="006869EE" w:rsidRDefault="006869EE" w:rsidP="006869EE">
            <w:pPr>
              <w:pStyle w:val="CopticHangingVerse"/>
            </w:pPr>
            <w:r w:rsidRPr="005130A7">
              <w:t>ⲕⲉ ⲓⲥ ⲧⲟⲩⲥ ⲉ̀ⲱ̀ⲛⲁⲥ ⲧⲱⲛ ⲉ̀ⲱ̀ ⲛⲱⲛ ⲁⲙⲏⲛ</w:t>
            </w:r>
            <w:r>
              <w:t>.</w:t>
            </w:r>
          </w:p>
        </w:tc>
      </w:tr>
    </w:tbl>
    <w:p w14:paraId="66FB7CFB" w14:textId="77777777" w:rsidR="006869EE" w:rsidRDefault="006869EE" w:rsidP="006869EE">
      <w:pPr>
        <w:pStyle w:val="Rubric"/>
      </w:pPr>
      <w:r>
        <w:t>Meanwhile, as the people sing the Verses of the Cymbals, the presbyter goes up to the altar, entering with his right foot first, takes incense from its box, and bowing towards his fellow presbyters, says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D4A6F87" w14:textId="77777777" w:rsidTr="006869EE">
        <w:tc>
          <w:tcPr>
            <w:tcW w:w="3623" w:type="dxa"/>
            <w:tcBorders>
              <w:right w:val="single" w:sz="4" w:space="0" w:color="000000" w:themeColor="text1"/>
            </w:tcBorders>
          </w:tcPr>
          <w:p w14:paraId="58F6851F" w14:textId="77777777" w:rsidR="006869EE" w:rsidRDefault="006869EE" w:rsidP="006869EE">
            <w:pPr>
              <w:pStyle w:val="Priest"/>
            </w:pPr>
            <w:r>
              <w:t>Presbyter:</w:t>
            </w:r>
          </w:p>
        </w:tc>
        <w:tc>
          <w:tcPr>
            <w:tcW w:w="3624" w:type="dxa"/>
            <w:tcBorders>
              <w:left w:val="single" w:sz="4" w:space="0" w:color="000000" w:themeColor="text1"/>
            </w:tcBorders>
          </w:tcPr>
          <w:p w14:paraId="045DCB3C" w14:textId="77777777" w:rsidR="006869EE" w:rsidRDefault="006869EE" w:rsidP="006869EE"/>
        </w:tc>
      </w:tr>
      <w:tr w:rsidR="006869EE" w14:paraId="410EFAF1" w14:textId="77777777" w:rsidTr="006869EE">
        <w:tc>
          <w:tcPr>
            <w:tcW w:w="3623" w:type="dxa"/>
            <w:tcBorders>
              <w:right w:val="single" w:sz="4" w:space="0" w:color="000000" w:themeColor="text1"/>
            </w:tcBorders>
          </w:tcPr>
          <w:p w14:paraId="4BA54065" w14:textId="77777777" w:rsidR="006869EE" w:rsidRDefault="006869EE" w:rsidP="006869EE">
            <w:pPr>
              <w:pStyle w:val="Body"/>
            </w:pPr>
            <w:r>
              <w:t>Bless.</w:t>
            </w:r>
          </w:p>
        </w:tc>
        <w:tc>
          <w:tcPr>
            <w:tcW w:w="3624" w:type="dxa"/>
            <w:tcBorders>
              <w:left w:val="single" w:sz="4" w:space="0" w:color="000000" w:themeColor="text1"/>
            </w:tcBorders>
          </w:tcPr>
          <w:p w14:paraId="1DA43EEE" w14:textId="77777777" w:rsidR="006869EE" w:rsidRDefault="006869EE" w:rsidP="006869EE">
            <w:pPr>
              <w:pStyle w:val="Body"/>
            </w:pPr>
            <w:r>
              <w:t xml:space="preserve">Evlogite. </w:t>
            </w:r>
            <w:r w:rsidRPr="00511A14">
              <w:rPr>
                <w:rStyle w:val="RubricsInBodyChar"/>
              </w:rPr>
              <w:t>(if there is one presbyter present, “Evlogison”.)</w:t>
            </w:r>
          </w:p>
        </w:tc>
      </w:tr>
    </w:tbl>
    <w:p w14:paraId="76BDB827" w14:textId="77777777" w:rsidR="006869EE" w:rsidRDefault="006869EE" w:rsidP="006869EE">
      <w:pPr>
        <w:pStyle w:val="Rubric"/>
      </w:pPr>
      <w:r>
        <w:t>Inclining their heads towards the celebrant, the fellow presbyters respond,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4143BEB" w14:textId="77777777" w:rsidTr="006869EE">
        <w:tc>
          <w:tcPr>
            <w:tcW w:w="3623" w:type="dxa"/>
            <w:tcBorders>
              <w:right w:val="single" w:sz="4" w:space="0" w:color="000000" w:themeColor="text1"/>
            </w:tcBorders>
          </w:tcPr>
          <w:p w14:paraId="674EB0BE" w14:textId="77777777" w:rsidR="006869EE" w:rsidRDefault="006869EE" w:rsidP="006869EE">
            <w:pPr>
              <w:pStyle w:val="Priest"/>
            </w:pPr>
            <w:r>
              <w:t>Presbyters:</w:t>
            </w:r>
          </w:p>
        </w:tc>
        <w:tc>
          <w:tcPr>
            <w:tcW w:w="3624" w:type="dxa"/>
            <w:tcBorders>
              <w:left w:val="single" w:sz="4" w:space="0" w:color="000000" w:themeColor="text1"/>
            </w:tcBorders>
          </w:tcPr>
          <w:p w14:paraId="50DF5D89" w14:textId="77777777" w:rsidR="006869EE" w:rsidRDefault="006869EE" w:rsidP="006869EE"/>
        </w:tc>
      </w:tr>
      <w:tr w:rsidR="006869EE" w14:paraId="344C4F7D" w14:textId="77777777" w:rsidTr="006869EE">
        <w:tc>
          <w:tcPr>
            <w:tcW w:w="3623" w:type="dxa"/>
            <w:tcBorders>
              <w:right w:val="single" w:sz="4" w:space="0" w:color="000000" w:themeColor="text1"/>
            </w:tcBorders>
          </w:tcPr>
          <w:p w14:paraId="374B7678" w14:textId="77777777" w:rsidR="006869EE" w:rsidRDefault="006869EE" w:rsidP="006869EE">
            <w:pPr>
              <w:pStyle w:val="Body"/>
            </w:pPr>
            <w:r>
              <w:t>You bless.</w:t>
            </w:r>
          </w:p>
        </w:tc>
        <w:tc>
          <w:tcPr>
            <w:tcW w:w="3624" w:type="dxa"/>
            <w:tcBorders>
              <w:left w:val="single" w:sz="4" w:space="0" w:color="000000" w:themeColor="text1"/>
            </w:tcBorders>
          </w:tcPr>
          <w:p w14:paraId="650CBA19" w14:textId="77777777" w:rsidR="006869EE" w:rsidRDefault="006869EE" w:rsidP="006869EE">
            <w:pPr>
              <w:pStyle w:val="Body"/>
            </w:pPr>
            <w:r>
              <w:t>Enthos evlogison.</w:t>
            </w:r>
          </w:p>
        </w:tc>
      </w:tr>
    </w:tbl>
    <w:p w14:paraId="6E92324B" w14:textId="77777777" w:rsidR="006869EE" w:rsidRDefault="006869EE" w:rsidP="006869EE">
      <w:pPr>
        <w:pStyle w:val="Rubric"/>
      </w:pPr>
      <w:r>
        <w:t>The presbyter turns to the altar and returns the incense box, and laying his finger on it, says, “In the Name of the Father and the Son and the Holy Spirit, one God.” Having made the sign of the cross over it, he puts the first spoonful of incense into the censer, which the deacon has meanwhile brought, saying, “Blessed be God the Father, the Pantocrator. Amen.” The deacon responds, “Amen.” The presbyter makes the sign of the cross again, puts a second spoonful of incense, and says, “Blessed be His Only-Begotten Son, Jesus Christ our Lord. Amen.” The deacon responds, “Amen.” If there are concelebrating presbyters, each puts a spoonful of incense a second time. Then, making the sign of the cross, the celebrant puts a third spoonful of incense into the censer, saying, “Blessed be the Holy Spirit, the Paraclete. (Amen.)” The deacon responds, “Amen.” Then the presbyter puts two spoonfuls of incense into the censer, without signing them, saying, “Glory and honour, honour and glory to the All-Holy Trinity, the Father and the Son and the Holy Spirit, now and at all times and to the age of all ages. Amen.” To each, the deacon says, “Amen.”</w:t>
      </w:r>
    </w:p>
    <w:p w14:paraId="79A056D0" w14:textId="77777777" w:rsidR="006869EE" w:rsidRDefault="006869EE" w:rsidP="006869EE">
      <w:pPr>
        <w:pStyle w:val="Rubric"/>
      </w:pPr>
      <w:r>
        <w:t xml:space="preserve">In the Evening Incense only, the presbyter prays, “O Christ our God, the great, the awesome and true, the Only-Begotten Son and Logos of God the Father, Your holy Name is ointment pouring forth, and in every place incense is offered to Your Holy Name, and a pure sacrifice.” The deacon responds, “pray for our sacrifice and those who have brought it. Lord have mercy.” The presbyter continues, “We ask You, O our Master, receive our prayers to Yourself. Let our prayers be set forth before you as incense, the lifting up of our hands, the evening sacrifice. For You are the true evening sacrifice, who have offered Yourself upon the honoured Cross for our sins according to the will of Your good Father, with whom You are blessed with the Holy Spirit, the Giver of Life, who is of one essence with You, now and at all times and to the age of all ages. Amen. </w:t>
      </w:r>
    </w:p>
    <w:p w14:paraId="172F553D" w14:textId="77777777" w:rsidR="006869EE" w:rsidRDefault="006869EE" w:rsidP="006869EE">
      <w:pPr>
        <w:pStyle w:val="Rubric"/>
      </w:pPr>
      <w:r>
        <w:t xml:space="preserve">In the Morning Incense only, the presbyter prays, “O God, who received to Yourself the offerings of the righteous Abel, the sacrifice of Noah and Abraham, and the incense of Aaron and Zachariah—” the deacon interrupts, saying, “pray for our sacrifice and those who have brought it. Lord have mercy.” The presbyter continues, “—receive to Yourself this incense at the hands of we sinners, as a sweet savour of incense for the remission of our </w:t>
      </w:r>
      <w:r>
        <w:lastRenderedPageBreak/>
        <w:t>sins and all Your people. For blessed and full of glory is Your holy Name, O Father and Son and Holy Spirit, now and at all times and to the age of all ages. Amen.”</w:t>
      </w:r>
    </w:p>
    <w:p w14:paraId="0DE5B963" w14:textId="77777777" w:rsidR="006869EE" w:rsidRDefault="006869EE" w:rsidP="006869EE">
      <w:pPr>
        <w:pStyle w:val="Rubric"/>
      </w:pPr>
      <w:r>
        <w:t>The presbyter and deacon now process about the altar:</w:t>
      </w:r>
    </w:p>
    <w:p w14:paraId="4105D598" w14:textId="77777777" w:rsidR="006869EE" w:rsidRDefault="006869EE" w:rsidP="006869EE">
      <w:pPr>
        <w:pStyle w:val="Rubric"/>
      </w:pPr>
      <w:r>
        <w:t>The presbyter, still standing at the West side of the altar, facing East, censes the altar, and “the prayer for the Church” from the short prayers, and the deacon responds from the opposite side of the altar, facing west. The presbyter then kisses the altar, and proceeds to the south side, and says the prayer for the Patriarch, with the deacon responding from the West side of the Altar facing East. The presbyter then proceeds to the West side of the altar, and facing East, says the prayer for the Congregation, with the deacon responding from the East side. The presbyter then proceeds to the East side of the altar. The deacon, proceeding towards the West side, exits the Sanctuary and waits to retrieve the censer. The presbyter continues praying, “houses of prayer, houses of purity, houses of blessing. Grant them to us, O Lord, and to Your servants who will come after us, forever.” He then proceeds to the West side, and facing east, says, “Arise, O Lord God, let all Your enemies be scattered, and let all who hate Your Holy Name flee before Your face.” Then, proceeding to the East side, he says, “But let Your people be in blessing, thousands of thousands and ten thousand times ten thousand, doing Your will.” Proceeding to the West side, he finishes, “Through the grace, compassion, and love of mankind of Your Only-Begotten Son, our Lord, God, and Saviour Jesus Christ.</w:t>
      </w:r>
    </w:p>
    <w:p w14:paraId="17DFFEC4" w14:textId="2062BB6E" w:rsidR="006869EE" w:rsidRDefault="006869EE" w:rsidP="006869EE">
      <w:pPr>
        <w:pStyle w:val="Rubric"/>
      </w:pPr>
      <w:r>
        <w:t xml:space="preserve">The presbyter then exits the Sanctuary and offers incense before the Sanctuary three times, towards the East, bowing his head each time,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 He then censes towards the North, saying, “We give you salutation, with </w:t>
      </w:r>
      <w:r w:rsidR="00F36A13">
        <w:t>Gabriel the angel, ‘Rejoice</w:t>
      </w:r>
      <w:r>
        <w:t xml:space="preserve"> O full of grace, the Lord is with you.’”</w:t>
      </w:r>
    </w:p>
    <w:p w14:paraId="073D50D1" w14:textId="77777777" w:rsidR="006869EE" w:rsidRDefault="006869EE" w:rsidP="006869EE">
      <w:pPr>
        <w:pStyle w:val="Rubric"/>
      </w:pPr>
      <w:r>
        <w:t>The presbyter ascends to the sanctuary, and once the Verses of Cymbals are completed, prays,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4CC501B5" w14:textId="77777777" w:rsidTr="006869EE">
        <w:tc>
          <w:tcPr>
            <w:tcW w:w="3623" w:type="dxa"/>
            <w:tcBorders>
              <w:right w:val="single" w:sz="4" w:space="0" w:color="000000" w:themeColor="text1"/>
            </w:tcBorders>
          </w:tcPr>
          <w:p w14:paraId="56520A76" w14:textId="77777777" w:rsidR="006869EE" w:rsidRDefault="006869EE" w:rsidP="006869EE">
            <w:pPr>
              <w:pStyle w:val="Priest"/>
            </w:pPr>
            <w:r>
              <w:t>Presbyter:</w:t>
            </w:r>
          </w:p>
        </w:tc>
        <w:tc>
          <w:tcPr>
            <w:tcW w:w="3624" w:type="dxa"/>
            <w:tcBorders>
              <w:left w:val="single" w:sz="4" w:space="0" w:color="000000" w:themeColor="text1"/>
            </w:tcBorders>
          </w:tcPr>
          <w:p w14:paraId="246834F9" w14:textId="77777777" w:rsidR="006869EE" w:rsidRDefault="006869EE" w:rsidP="006869EE"/>
        </w:tc>
      </w:tr>
      <w:tr w:rsidR="006869EE" w14:paraId="77C14104" w14:textId="77777777" w:rsidTr="006869EE">
        <w:tc>
          <w:tcPr>
            <w:tcW w:w="3623" w:type="dxa"/>
            <w:tcBorders>
              <w:right w:val="single" w:sz="4" w:space="0" w:color="000000" w:themeColor="text1"/>
            </w:tcBorders>
          </w:tcPr>
          <w:p w14:paraId="3CDF6102" w14:textId="77777777" w:rsidR="006869EE" w:rsidRDefault="006869EE" w:rsidP="006869EE">
            <w:pPr>
              <w:pStyle w:val="Body"/>
            </w:pPr>
            <w:r>
              <w:t>Pray.</w:t>
            </w:r>
          </w:p>
        </w:tc>
        <w:tc>
          <w:tcPr>
            <w:tcW w:w="3624" w:type="dxa"/>
            <w:tcBorders>
              <w:left w:val="single" w:sz="4" w:space="0" w:color="000000" w:themeColor="text1"/>
            </w:tcBorders>
          </w:tcPr>
          <w:p w14:paraId="609964EA" w14:textId="77777777" w:rsidR="006869EE" w:rsidRDefault="006869EE" w:rsidP="006869EE">
            <w:pPr>
              <w:pStyle w:val="CopticInd"/>
            </w:pPr>
            <w:r>
              <w:rPr>
                <w:rFonts w:ascii="Times New Roman" w:hAnsi="Times New Roman" w:cs="Times New Roman"/>
              </w:rPr>
              <w:t>Ϣ</w:t>
            </w:r>
            <w:r>
              <w:t>ⲗⲏⲗ.</w:t>
            </w:r>
          </w:p>
        </w:tc>
      </w:tr>
      <w:tr w:rsidR="006869EE" w14:paraId="7E8FF396" w14:textId="77777777" w:rsidTr="006869EE">
        <w:tc>
          <w:tcPr>
            <w:tcW w:w="3623" w:type="dxa"/>
            <w:tcBorders>
              <w:right w:val="single" w:sz="4" w:space="0" w:color="000000" w:themeColor="text1"/>
            </w:tcBorders>
          </w:tcPr>
          <w:p w14:paraId="4BE838C1" w14:textId="77777777" w:rsidR="006869EE" w:rsidRDefault="006869EE" w:rsidP="006869EE">
            <w:pPr>
              <w:pStyle w:val="Priest"/>
            </w:pPr>
            <w:r>
              <w:t>Deacon:</w:t>
            </w:r>
          </w:p>
        </w:tc>
        <w:tc>
          <w:tcPr>
            <w:tcW w:w="3624" w:type="dxa"/>
            <w:tcBorders>
              <w:left w:val="single" w:sz="4" w:space="0" w:color="000000" w:themeColor="text1"/>
            </w:tcBorders>
          </w:tcPr>
          <w:p w14:paraId="26D61929" w14:textId="77777777" w:rsidR="006869EE" w:rsidRDefault="006869EE" w:rsidP="006869EE">
            <w:pPr>
              <w:pStyle w:val="CopticInd"/>
            </w:pPr>
          </w:p>
        </w:tc>
      </w:tr>
      <w:tr w:rsidR="006869EE" w14:paraId="6B7CF73A" w14:textId="77777777" w:rsidTr="006869EE">
        <w:tc>
          <w:tcPr>
            <w:tcW w:w="3623" w:type="dxa"/>
            <w:tcBorders>
              <w:right w:val="single" w:sz="4" w:space="0" w:color="000000" w:themeColor="text1"/>
            </w:tcBorders>
          </w:tcPr>
          <w:p w14:paraId="7380BC72" w14:textId="77777777" w:rsidR="006869EE" w:rsidRDefault="006869EE" w:rsidP="006869EE">
            <w:pPr>
              <w:pStyle w:val="Body"/>
            </w:pPr>
            <w:r>
              <w:t>Stand up for prayer.</w:t>
            </w:r>
          </w:p>
        </w:tc>
        <w:tc>
          <w:tcPr>
            <w:tcW w:w="3624" w:type="dxa"/>
            <w:tcBorders>
              <w:left w:val="single" w:sz="4" w:space="0" w:color="000000" w:themeColor="text1"/>
            </w:tcBorders>
          </w:tcPr>
          <w:p w14:paraId="2CCA6477" w14:textId="77777777" w:rsidR="006869EE" w:rsidRDefault="006869EE" w:rsidP="006869EE">
            <w:pPr>
              <w:pStyle w:val="CopticInd"/>
            </w:pPr>
            <w:r>
              <w:t>Ⲉⲡⲓ ⲡ̀ⲣⲟⲥⲉⲩⲭⲏ ⲥ̀ⲧⲁⲑⲏⲧⲉ.</w:t>
            </w:r>
          </w:p>
        </w:tc>
      </w:tr>
      <w:tr w:rsidR="006869EE" w14:paraId="70C0DAE9" w14:textId="77777777" w:rsidTr="006869EE">
        <w:tc>
          <w:tcPr>
            <w:tcW w:w="3623" w:type="dxa"/>
            <w:tcBorders>
              <w:right w:val="single" w:sz="4" w:space="0" w:color="000000" w:themeColor="text1"/>
            </w:tcBorders>
          </w:tcPr>
          <w:p w14:paraId="34256FA5" w14:textId="77777777" w:rsidR="006869EE" w:rsidRDefault="006869EE" w:rsidP="006869EE">
            <w:pPr>
              <w:pStyle w:val="Priest"/>
            </w:pPr>
            <w:r>
              <w:t>Presbyter:</w:t>
            </w:r>
          </w:p>
        </w:tc>
        <w:tc>
          <w:tcPr>
            <w:tcW w:w="3624" w:type="dxa"/>
            <w:tcBorders>
              <w:left w:val="single" w:sz="4" w:space="0" w:color="000000" w:themeColor="text1"/>
            </w:tcBorders>
          </w:tcPr>
          <w:p w14:paraId="1B38E549" w14:textId="77777777" w:rsidR="006869EE" w:rsidRDefault="006869EE" w:rsidP="006869EE">
            <w:pPr>
              <w:pStyle w:val="CopticInd"/>
            </w:pPr>
          </w:p>
        </w:tc>
      </w:tr>
      <w:tr w:rsidR="006869EE" w14:paraId="37153C78" w14:textId="77777777" w:rsidTr="006869EE">
        <w:tc>
          <w:tcPr>
            <w:tcW w:w="3623" w:type="dxa"/>
            <w:tcBorders>
              <w:right w:val="single" w:sz="4" w:space="0" w:color="000000" w:themeColor="text1"/>
            </w:tcBorders>
          </w:tcPr>
          <w:p w14:paraId="319B2218" w14:textId="77777777" w:rsidR="006869EE" w:rsidRDefault="006869EE" w:rsidP="006869EE">
            <w:pPr>
              <w:pStyle w:val="Body"/>
            </w:pPr>
            <w:r>
              <w:t>Peace be with all.</w:t>
            </w:r>
          </w:p>
        </w:tc>
        <w:tc>
          <w:tcPr>
            <w:tcW w:w="3624" w:type="dxa"/>
            <w:tcBorders>
              <w:left w:val="single" w:sz="4" w:space="0" w:color="000000" w:themeColor="text1"/>
            </w:tcBorders>
          </w:tcPr>
          <w:p w14:paraId="2777B987" w14:textId="77777777" w:rsidR="006869EE" w:rsidRDefault="006869EE" w:rsidP="006869EE">
            <w:pPr>
              <w:pStyle w:val="CopticInd"/>
            </w:pPr>
            <w:r>
              <w:t>Ⲓⲣⲏⲛⲏ ⲡⲁⲥⲓ.</w:t>
            </w:r>
          </w:p>
        </w:tc>
      </w:tr>
      <w:tr w:rsidR="006869EE" w14:paraId="3A3A28B8" w14:textId="77777777" w:rsidTr="006869EE">
        <w:tc>
          <w:tcPr>
            <w:tcW w:w="3623" w:type="dxa"/>
            <w:tcBorders>
              <w:right w:val="single" w:sz="4" w:space="0" w:color="000000" w:themeColor="text1"/>
            </w:tcBorders>
          </w:tcPr>
          <w:p w14:paraId="44BDABEC" w14:textId="77777777" w:rsidR="006869EE" w:rsidRDefault="006869EE" w:rsidP="006869EE">
            <w:pPr>
              <w:pStyle w:val="Priest"/>
            </w:pPr>
            <w:r>
              <w:t>People:</w:t>
            </w:r>
          </w:p>
        </w:tc>
        <w:tc>
          <w:tcPr>
            <w:tcW w:w="3624" w:type="dxa"/>
            <w:tcBorders>
              <w:left w:val="single" w:sz="4" w:space="0" w:color="000000" w:themeColor="text1"/>
            </w:tcBorders>
          </w:tcPr>
          <w:p w14:paraId="3B795EE4" w14:textId="77777777" w:rsidR="006869EE" w:rsidRDefault="006869EE" w:rsidP="006869EE">
            <w:pPr>
              <w:pStyle w:val="CopticInd"/>
            </w:pPr>
          </w:p>
        </w:tc>
      </w:tr>
      <w:tr w:rsidR="006869EE" w14:paraId="43D683AB" w14:textId="77777777" w:rsidTr="006869EE">
        <w:tc>
          <w:tcPr>
            <w:tcW w:w="3623" w:type="dxa"/>
            <w:tcBorders>
              <w:right w:val="single" w:sz="4" w:space="0" w:color="000000" w:themeColor="text1"/>
            </w:tcBorders>
          </w:tcPr>
          <w:p w14:paraId="6438F727" w14:textId="77777777" w:rsidR="006869EE" w:rsidRDefault="006869EE" w:rsidP="006869EE">
            <w:pPr>
              <w:pStyle w:val="Body"/>
            </w:pPr>
            <w:r>
              <w:t>And with your spirit.</w:t>
            </w:r>
          </w:p>
        </w:tc>
        <w:tc>
          <w:tcPr>
            <w:tcW w:w="3624" w:type="dxa"/>
            <w:tcBorders>
              <w:left w:val="single" w:sz="4" w:space="0" w:color="000000" w:themeColor="text1"/>
            </w:tcBorders>
          </w:tcPr>
          <w:p w14:paraId="786E8AFA" w14:textId="77777777" w:rsidR="006869EE" w:rsidRDefault="006869EE" w:rsidP="006869EE">
            <w:pPr>
              <w:pStyle w:val="CopticInd"/>
            </w:pPr>
            <w:r>
              <w:t>Ⲕⲉ ⲧⲱ ⲡ̀ⲛⲉⲩⲙⲁⲧⲓ ⲥⲟⲩ.</w:t>
            </w:r>
          </w:p>
        </w:tc>
      </w:tr>
    </w:tbl>
    <w:p w14:paraId="178611DD" w14:textId="77777777" w:rsidR="006869EE" w:rsidRDefault="006869EE" w:rsidP="006869EE">
      <w:pPr>
        <w:pStyle w:val="Rubrics0"/>
      </w:pPr>
      <w:r>
        <w:lastRenderedPageBreak/>
        <w:t>In the Offering of Evening Incense and Saturday Morning Incense only:</w:t>
      </w:r>
    </w:p>
    <w:p w14:paraId="0D67FD7E" w14:textId="77777777" w:rsidR="006869EE" w:rsidRDefault="006869EE" w:rsidP="006869EE">
      <w:pPr>
        <w:pStyle w:val="Heading4"/>
      </w:pPr>
      <w:bookmarkStart w:id="1094" w:name="PrayerDeparted"/>
      <w:r>
        <w:t>The Prayer for the Departed</w:t>
      </w:r>
    </w:p>
    <w:bookmarkEnd w:id="1094"/>
    <w:p w14:paraId="697472B5" w14:textId="77777777" w:rsidR="006869EE" w:rsidRDefault="006869EE" w:rsidP="006869EE">
      <w:pPr>
        <w:pStyle w:val="Priest"/>
      </w:pPr>
      <w:r>
        <w:t>Presbyter:</w:t>
      </w:r>
    </w:p>
    <w:p w14:paraId="336182D7" w14:textId="77777777" w:rsidR="006869EE" w:rsidRDefault="006869EE" w:rsidP="006869EE">
      <w:pPr>
        <w:pStyle w:val="Body"/>
      </w:pPr>
      <w:r>
        <w:t>Again, let us ask God the Pantocrator, the Father of our Lord, God and Saviour, Jesus Christ.</w:t>
      </w:r>
    </w:p>
    <w:p w14:paraId="3EE539F6" w14:textId="77777777" w:rsidR="006869EE" w:rsidRDefault="006869EE" w:rsidP="006869EE">
      <w:pPr>
        <w:pStyle w:val="Body"/>
      </w:pPr>
      <w:r>
        <w:t>We ask and entreat Your Goodness, O Lover of mankind, remember, O Lord, the souls of Your servants who have fallen asleep, our fathers and our brethren.</w:t>
      </w:r>
    </w:p>
    <w:p w14:paraId="7AED739F" w14:textId="77777777" w:rsidR="006869EE" w:rsidRDefault="006869EE" w:rsidP="006869EE">
      <w:pPr>
        <w:pStyle w:val="Priest"/>
      </w:pPr>
      <w:r>
        <w:t>Deacon:</w:t>
      </w:r>
    </w:p>
    <w:p w14:paraId="02799220" w14:textId="77777777" w:rsidR="006869EE" w:rsidRDefault="006869EE" w:rsidP="006869EE">
      <w:pPr>
        <w:pStyle w:val="Body"/>
      </w:pPr>
      <w:r>
        <w:t>Pray for our fathers and brethren who have fallen asleep and reposed in the Faith of Christ since the beginning: our holy fathers the archbishops and our fathers the bishops; our fathers the protopresbyters</w:t>
      </w:r>
      <w:r>
        <w:rPr>
          <w:rStyle w:val="FootnoteReference"/>
        </w:rPr>
        <w:footnoteReference w:id="912"/>
      </w:r>
      <w:commentRangeStart w:id="1095"/>
      <w:r>
        <w:t xml:space="preserve"> </w:t>
      </w:r>
      <w:commentRangeEnd w:id="1095"/>
      <w:r>
        <w:rPr>
          <w:rStyle w:val="CommentReference"/>
          <w:lang w:val="en-CA"/>
        </w:rPr>
        <w:commentReference w:id="1095"/>
      </w:r>
      <w:r>
        <w:t>and our fathers the presbyters, and our brethren the deacons; our fathers the monks; and our fathers the laymen; and for the full repose of the Christians, that Christ our God may repose all their souls in the Paradise of Joy; and we too, accord mercy unto us, and forgive us our sins.</w:t>
      </w:r>
    </w:p>
    <w:p w14:paraId="0CE796BE" w14:textId="77777777" w:rsidR="006869EE" w:rsidRDefault="006869EE" w:rsidP="006869EE">
      <w:pPr>
        <w:pStyle w:val="Priest"/>
      </w:pPr>
      <w:r>
        <w:t>People:</w:t>
      </w:r>
    </w:p>
    <w:p w14:paraId="2B8EA495" w14:textId="77777777" w:rsidR="006869EE" w:rsidRDefault="006869EE" w:rsidP="006869EE">
      <w:pPr>
        <w:pStyle w:val="Body"/>
      </w:pPr>
      <w:r>
        <w:t>Lord have mercy.</w:t>
      </w:r>
    </w:p>
    <w:p w14:paraId="1A4CC363" w14:textId="77777777" w:rsidR="006869EE" w:rsidRDefault="006869EE" w:rsidP="006869EE">
      <w:pPr>
        <w:pStyle w:val="Priest"/>
      </w:pPr>
      <w:r>
        <w:t>Presbyter:</w:t>
      </w:r>
    </w:p>
    <w:p w14:paraId="0DF05A56" w14:textId="77777777" w:rsidR="006869EE" w:rsidRDefault="006869EE" w:rsidP="006869EE">
      <w:pPr>
        <w:pStyle w:val="Body"/>
      </w:pPr>
      <w:r>
        <w:t>Graciously, O Lord, repose all their souls in the bosom of our holy fathers Abraham, Isaac and Jacob.</w:t>
      </w:r>
    </w:p>
    <w:p w14:paraId="58C65B43" w14:textId="77777777" w:rsidR="006869EE" w:rsidRDefault="006869EE" w:rsidP="006869EE">
      <w:pPr>
        <w:pStyle w:val="Body"/>
      </w:pPr>
      <w:r>
        <w:t>Sustain them in a green pasture, by the water of rest, in the Paradise of Joy; the place out of which grief, sorrow and groaning have fled away, in the light of Your saints.</w:t>
      </w:r>
    </w:p>
    <w:p w14:paraId="4CA7FC82" w14:textId="77777777" w:rsidR="006869EE" w:rsidRDefault="006869EE" w:rsidP="006869EE">
      <w:pPr>
        <w:pStyle w:val="Body"/>
      </w:pPr>
      <w:r>
        <w:t>Raise up their bodies also, on the day which You have appointed, according to Your true promises, [which are] without lie. Grant them the good things of Your promises; that which an eye has not seen nor ear heard, neither have come upon the heart of man; the things which You, O God, have prepared for those who</w:t>
      </w:r>
      <w:commentRangeStart w:id="1096"/>
      <w:r>
        <w:t xml:space="preserve"> </w:t>
      </w:r>
      <w:commentRangeEnd w:id="1096"/>
      <w:r>
        <w:rPr>
          <w:rStyle w:val="CommentReference"/>
          <w:lang w:val="en-CA"/>
        </w:rPr>
        <w:commentReference w:id="1096"/>
      </w:r>
      <w:r>
        <w:t>love Your Holy Name.</w:t>
      </w:r>
    </w:p>
    <w:p w14:paraId="638EDD3E" w14:textId="77777777" w:rsidR="006869EE" w:rsidRDefault="006869EE" w:rsidP="006869EE">
      <w:pPr>
        <w:pStyle w:val="Body"/>
      </w:pPr>
      <w:r>
        <w:t>For there is no death for Your servants, but a change; and if any negligence or heedlessness has overtaken them as men, since they were clothed in flesh and dwelt in this world, do, O God, as a Good One, and a Lover of mankind, graciously forgive them. For none is pure from blemish even though his life on earth is a single day.</w:t>
      </w:r>
    </w:p>
    <w:p w14:paraId="7ACA8171" w14:textId="77777777" w:rsidR="006869EE" w:rsidRDefault="006869EE" w:rsidP="006869EE">
      <w:pPr>
        <w:pStyle w:val="Body"/>
      </w:pPr>
      <w:r>
        <w:t>As for those, O Lord, whose souls You have taken, repose them, and may they be worthy of the Kingdom of the heavens.</w:t>
      </w:r>
    </w:p>
    <w:p w14:paraId="45D4B7CC" w14:textId="77777777" w:rsidR="006869EE" w:rsidRDefault="006869EE" w:rsidP="006869EE">
      <w:pPr>
        <w:pStyle w:val="Body"/>
      </w:pPr>
      <w:r>
        <w:t>As for us all, grant us our Christian perfection that would be pleasing to You, and give them, and us, a share and an inheritance with all Your saints.</w:t>
      </w:r>
    </w:p>
    <w:p w14:paraId="0C9BEEBF" w14:textId="77777777" w:rsidR="006869EE" w:rsidRDefault="006869EE" w:rsidP="006869EE">
      <w:pPr>
        <w:pStyle w:val="Priest"/>
      </w:pPr>
      <w:r>
        <w:t>People:</w:t>
      </w:r>
    </w:p>
    <w:p w14:paraId="5522BC80" w14:textId="77777777" w:rsidR="006869EE" w:rsidRDefault="006869EE" w:rsidP="006869EE">
      <w:pPr>
        <w:pStyle w:val="Body"/>
      </w:pPr>
      <w:r>
        <w:t>Lord have mercy.</w:t>
      </w:r>
    </w:p>
    <w:p w14:paraId="30A64D4C" w14:textId="77777777" w:rsidR="006869EE" w:rsidRDefault="006869EE" w:rsidP="006869EE">
      <w:pPr>
        <w:pStyle w:val="Priest"/>
      </w:pPr>
      <w:r>
        <w:t>Presbyter:</w:t>
      </w:r>
    </w:p>
    <w:p w14:paraId="76F02B6E"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w:t>
      </w:r>
      <w:r>
        <w:lastRenderedPageBreak/>
        <w:t>adoration are due to You, with Him, and the Holy Spirit, the Giver of Life, Who is of One Essence with You, now, and at all times, and unto the age of all ages. Amen.</w:t>
      </w:r>
    </w:p>
    <w:p w14:paraId="76BF1E75" w14:textId="77777777" w:rsidR="006869EE" w:rsidRDefault="006869EE" w:rsidP="006869EE">
      <w:pPr>
        <w:pStyle w:val="Heading4"/>
      </w:pPr>
      <w:r>
        <w:t>The Prayer for the Sick</w:t>
      </w:r>
    </w:p>
    <w:p w14:paraId="1D006651" w14:textId="77777777" w:rsidR="006869EE" w:rsidRDefault="006869EE" w:rsidP="006869EE">
      <w:pPr>
        <w:pStyle w:val="Rubric"/>
      </w:pPr>
      <w:r>
        <w:t>During the Raising of Morning Incense on days other than Saturday,</w:t>
      </w:r>
    </w:p>
    <w:p w14:paraId="3361F5FC" w14:textId="77777777" w:rsidR="006869EE" w:rsidRDefault="006869EE" w:rsidP="006869EE">
      <w:pPr>
        <w:pStyle w:val="Priest"/>
      </w:pPr>
      <w:r>
        <w:t>Presbyter:</w:t>
      </w:r>
    </w:p>
    <w:p w14:paraId="5026A61A" w14:textId="77777777" w:rsidR="006869EE" w:rsidRDefault="006869EE" w:rsidP="006869EE">
      <w:pPr>
        <w:pStyle w:val="Body"/>
      </w:pPr>
      <w:r>
        <w:t>Again, let us ask God the Pantocrator, the Father of our Lord, God and Saviour, Jesus Christ. We ask and entreat Your Goodness, O Lover of mankind, remember, O Lord, the sick of Your people.</w:t>
      </w:r>
    </w:p>
    <w:p w14:paraId="75BF2050" w14:textId="77777777" w:rsidR="006869EE" w:rsidRDefault="006869EE" w:rsidP="006869EE">
      <w:pPr>
        <w:pStyle w:val="Priest"/>
      </w:pPr>
      <w:r>
        <w:t>Deacon:</w:t>
      </w:r>
    </w:p>
    <w:p w14:paraId="40479A58" w14:textId="77777777" w:rsidR="006869EE" w:rsidRDefault="006869EE" w:rsidP="006869EE">
      <w:pPr>
        <w:pStyle w:val="Body"/>
      </w:pPr>
      <w:r>
        <w:t>Pray for our fathers and our brethren who are sick with any sickness, whether in this place or in any place, that Christ our God may grant us, with them, health and healing, and forgive us our sins.</w:t>
      </w:r>
    </w:p>
    <w:p w14:paraId="15F8F06C" w14:textId="77777777" w:rsidR="006869EE" w:rsidRDefault="006869EE" w:rsidP="006869EE">
      <w:pPr>
        <w:pStyle w:val="Priest"/>
      </w:pPr>
      <w:r>
        <w:t>People:</w:t>
      </w:r>
    </w:p>
    <w:p w14:paraId="0A2C1988" w14:textId="77777777" w:rsidR="006869EE" w:rsidRDefault="006869EE" w:rsidP="006869EE">
      <w:pPr>
        <w:pStyle w:val="Body"/>
      </w:pPr>
      <w:r>
        <w:t>Lord have mercy.</w:t>
      </w:r>
    </w:p>
    <w:p w14:paraId="58DC3605" w14:textId="77777777" w:rsidR="006869EE" w:rsidRDefault="006869EE" w:rsidP="006869EE">
      <w:pPr>
        <w:pStyle w:val="Priest"/>
      </w:pPr>
      <w:r>
        <w:t>Presbyter:</w:t>
      </w:r>
    </w:p>
    <w:p w14:paraId="13113FD3" w14:textId="77777777" w:rsidR="006869EE" w:rsidRDefault="006869EE" w:rsidP="006869EE">
      <w:pPr>
        <w:pStyle w:val="Body"/>
      </w:pPr>
      <w:r>
        <w:t>You have visited them with mercies and compassion, heal them. Take away from them and from us all sickness and all maladies; the spirit of sicknesses chase away.</w:t>
      </w:r>
    </w:p>
    <w:p w14:paraId="17CA4B9C" w14:textId="1A20F8FE" w:rsidR="006869EE" w:rsidRDefault="000A4FB2" w:rsidP="006869EE">
      <w:pPr>
        <w:pStyle w:val="Body"/>
      </w:pPr>
      <w:r>
        <w:t>Raise up and comfort t</w:t>
      </w:r>
      <w:r w:rsidR="006869EE">
        <w:t xml:space="preserve">hose who have long lain in sickness. </w:t>
      </w:r>
      <w:r>
        <w:t>Set free all those who</w:t>
      </w:r>
      <w:r w:rsidR="006869EE">
        <w:t xml:space="preserve"> are afflicted by unclean spirits.</w:t>
      </w:r>
    </w:p>
    <w:p w14:paraId="46C35DDD" w14:textId="33FFB908" w:rsidR="006869EE" w:rsidRDefault="006869EE" w:rsidP="006869EE">
      <w:pPr>
        <w:pStyle w:val="Body"/>
      </w:pPr>
      <w:r>
        <w:t xml:space="preserve">Those who are in prisons or dungeons, and those who are in exile or captivity, or those who are held in bitter bondage, O Lord, set them all free and have mercy </w:t>
      </w:r>
      <w:r w:rsidR="000A4FB2">
        <w:t>on</w:t>
      </w:r>
      <w:r>
        <w:t xml:space="preserve"> them.</w:t>
      </w:r>
    </w:p>
    <w:p w14:paraId="4FF4B7FB" w14:textId="77777777" w:rsidR="006869EE" w:rsidRDefault="006869EE" w:rsidP="006869EE">
      <w:pPr>
        <w:pStyle w:val="Body"/>
      </w:pPr>
      <w:r>
        <w:t>For You are He Who looses the bound and uplifts the fallen; the hope of those who are hopeless and the help of those who have no helper; the comfort of the faint hearted; the harbour of those in the storm.</w:t>
      </w:r>
    </w:p>
    <w:p w14:paraId="7A430A12" w14:textId="77777777" w:rsidR="006869EE" w:rsidRDefault="006869EE" w:rsidP="006869EE">
      <w:pPr>
        <w:pStyle w:val="Body"/>
      </w:pPr>
      <w:r>
        <w:t>All souls that are distressed or bound, give them mercy, O Lord; give them rest, give them coolness, give them grace, give them help, give them salvation, give them the forgiveness of their sins and their iniquities.</w:t>
      </w:r>
    </w:p>
    <w:p w14:paraId="78E65856" w14:textId="3105CDBB" w:rsidR="006869EE" w:rsidRDefault="006869EE" w:rsidP="006869EE">
      <w:pPr>
        <w:pStyle w:val="Body"/>
      </w:pPr>
      <w:r>
        <w:t xml:space="preserve">As for us also, O Lord, </w:t>
      </w:r>
      <w:r w:rsidR="000A4FB2">
        <w:t xml:space="preserve">heal </w:t>
      </w:r>
      <w:r>
        <w:t xml:space="preserve">the maladies of our souls, and </w:t>
      </w:r>
      <w:r w:rsidR="000A4FB2">
        <w:t>cure those of our bodies too</w:t>
      </w:r>
      <w:r>
        <w:t>. O You, the True Physician of our souls and our bodies, the Bishop of all flesh, visit us with Your salvation.</w:t>
      </w:r>
    </w:p>
    <w:p w14:paraId="37D7C890" w14:textId="77777777" w:rsidR="006869EE" w:rsidRDefault="006869EE" w:rsidP="006869EE">
      <w:pPr>
        <w:pStyle w:val="Priest"/>
      </w:pPr>
      <w:r>
        <w:t>People:</w:t>
      </w:r>
    </w:p>
    <w:p w14:paraId="6C3616C0" w14:textId="77777777" w:rsidR="006869EE" w:rsidRDefault="006869EE" w:rsidP="006869EE">
      <w:pPr>
        <w:pStyle w:val="Body"/>
      </w:pPr>
      <w:r>
        <w:t>Lord have mercy.</w:t>
      </w:r>
    </w:p>
    <w:p w14:paraId="7213A6CD" w14:textId="77777777" w:rsidR="006869EE" w:rsidRDefault="006869EE" w:rsidP="006869EE">
      <w:pPr>
        <w:pStyle w:val="Priest"/>
      </w:pPr>
      <w:r>
        <w:t>Presbyter:</w:t>
      </w:r>
    </w:p>
    <w:p w14:paraId="76F30BC4" w14:textId="77777777" w:rsidR="006869EE" w:rsidRDefault="006869EE" w:rsidP="006869EE">
      <w:pPr>
        <w:pStyle w:val="Body"/>
      </w:pPr>
      <w:r>
        <w:t xml:space="preserve">By the grace, compassion and love of mankind, of Your Only Begotten Son, our Lord, God and Saviour, Jesus Christ. Through Whom the glory, the honour, the dominion, and the adoration are due to </w:t>
      </w:r>
      <w:commentRangeStart w:id="1097"/>
      <w:r>
        <w:t>You</w:t>
      </w:r>
      <w:commentRangeEnd w:id="1097"/>
      <w:r>
        <w:rPr>
          <w:rStyle w:val="CommentReference"/>
          <w:lang w:val="en-CA"/>
        </w:rPr>
        <w:commentReference w:id="1097"/>
      </w:r>
      <w:r>
        <w:t>, with Him, and the Holy Spirit, the Giver of Life, Who is of One Essence with You, now, and at all times, and unto the age of all ages. Amen.</w:t>
      </w:r>
    </w:p>
    <w:p w14:paraId="651763CC" w14:textId="482BCE5A" w:rsidR="006869EE" w:rsidRDefault="006869EE" w:rsidP="006869EE">
      <w:pPr>
        <w:pStyle w:val="Rubric"/>
      </w:pPr>
      <w:r>
        <w:lastRenderedPageBreak/>
        <w:t xml:space="preserve">If singing the Doxology of Prime within the Raising of Morning Incense, the people now continue, starting with “O True Light”, page </w:t>
      </w:r>
      <w:r>
        <w:fldChar w:fldCharType="begin"/>
      </w:r>
      <w:r>
        <w:instrText xml:space="preserve"> PAGEREF _Ref412098903 \h </w:instrText>
      </w:r>
      <w:r>
        <w:fldChar w:fldCharType="separate"/>
      </w:r>
      <w:r w:rsidR="000C7DE2">
        <w:rPr>
          <w:noProof/>
        </w:rPr>
        <w:t>55</w:t>
      </w:r>
      <w:r>
        <w:fldChar w:fldCharType="end"/>
      </w:r>
      <w:r>
        <w:t>.</w:t>
      </w:r>
    </w:p>
    <w:p w14:paraId="4D5C8437" w14:textId="77777777" w:rsidR="006869EE" w:rsidRDefault="006869EE" w:rsidP="006869EE">
      <w:pPr>
        <w:pStyle w:val="Heading4"/>
      </w:pPr>
      <w:r>
        <w:t>The Prayer for the Oblations</w:t>
      </w:r>
    </w:p>
    <w:p w14:paraId="71491C87" w14:textId="77777777" w:rsidR="006869EE" w:rsidRDefault="006869EE" w:rsidP="006869EE">
      <w:pPr>
        <w:pStyle w:val="Rubrics0"/>
      </w:pPr>
      <w:r>
        <w:t>On Sundays and Feast Days during the Raising of Morning Incense only, the following is said,</w:t>
      </w:r>
    </w:p>
    <w:p w14:paraId="1CD84C20" w14:textId="77777777" w:rsidR="006869EE" w:rsidRDefault="006869EE" w:rsidP="006869EE">
      <w:pPr>
        <w:pStyle w:val="Priest"/>
      </w:pPr>
      <w:r>
        <w:t>Presbyter:</w:t>
      </w:r>
    </w:p>
    <w:p w14:paraId="30ED1C73" w14:textId="3D60F16F" w:rsidR="006869EE" w:rsidRDefault="006869EE" w:rsidP="006869EE">
      <w:pPr>
        <w:pStyle w:val="Body"/>
      </w:pPr>
      <w:r>
        <w:t xml:space="preserve">We ask and entreat </w:t>
      </w:r>
      <w:r w:rsidR="00BE6654">
        <w:t>Your</w:t>
      </w:r>
      <w:r>
        <w:t xml:space="preserve"> Goodness, O Lover of mankind, remember, O Lord, the sacrifices, the oblations and the thanksgivings of those who have offered unto the honour and glory of Your Holy Name.</w:t>
      </w:r>
    </w:p>
    <w:p w14:paraId="136943CB" w14:textId="77777777" w:rsidR="006869EE" w:rsidRDefault="006869EE" w:rsidP="006869EE">
      <w:pPr>
        <w:pStyle w:val="Priest"/>
      </w:pPr>
      <w:r>
        <w:t>Deacon:</w:t>
      </w:r>
    </w:p>
    <w:p w14:paraId="485A7852" w14:textId="77777777" w:rsidR="006869EE" w:rsidRDefault="006869EE" w:rsidP="006869EE">
      <w:pPr>
        <w:pStyle w:val="Body"/>
      </w:pPr>
      <w:r>
        <w:t>Pray for those who have care for the sacrifices, oblations, first fruits, oil, incense, coverings, reading books and altar vessels, that Christ our God reward them in the heavenly Jerusalem, and forgive us our sins.</w:t>
      </w:r>
    </w:p>
    <w:p w14:paraId="51C6B6C2" w14:textId="77777777" w:rsidR="006869EE" w:rsidRDefault="006869EE" w:rsidP="006869EE">
      <w:pPr>
        <w:pStyle w:val="Priest"/>
      </w:pPr>
      <w:r>
        <w:t>People:</w:t>
      </w:r>
    </w:p>
    <w:p w14:paraId="4F5E0991" w14:textId="77777777" w:rsidR="006869EE" w:rsidRDefault="006869EE" w:rsidP="006869EE">
      <w:pPr>
        <w:pStyle w:val="Body"/>
      </w:pPr>
      <w:r>
        <w:t>Lord have mercy.</w:t>
      </w:r>
    </w:p>
    <w:p w14:paraId="65A1D864" w14:textId="77777777" w:rsidR="006869EE" w:rsidRDefault="006869EE" w:rsidP="006869EE">
      <w:pPr>
        <w:pStyle w:val="Priest"/>
      </w:pPr>
      <w:r>
        <w:t>Presbyter:</w:t>
      </w:r>
    </w:p>
    <w:p w14:paraId="0CF75091" w14:textId="77777777" w:rsidR="006869EE" w:rsidRDefault="006869EE" w:rsidP="006869EE">
      <w:pPr>
        <w:pStyle w:val="Body"/>
      </w:pPr>
      <w:r>
        <w:t>Receive them upon Your holy, rational, altar of heaven, for a savour of incense before Your Greatness in the heavens, through the service of Your holy angels and archangels.</w:t>
      </w:r>
    </w:p>
    <w:p w14:paraId="06DA9529" w14:textId="77777777" w:rsidR="006869EE" w:rsidRDefault="006869EE" w:rsidP="006869EE">
      <w:pPr>
        <w:pStyle w:val="Body"/>
      </w:pPr>
      <w:r>
        <w:t>As You have received the offerings of the righteous Abel, the sacrifice of our father Abraham and the two mites of the widow, so also receive the thank offerings of Your servants; those in abundance or those in scarcity, hidden or manifest.</w:t>
      </w:r>
    </w:p>
    <w:p w14:paraId="0A98E824" w14:textId="77777777" w:rsidR="006869EE" w:rsidRDefault="006869EE" w:rsidP="006869EE">
      <w:pPr>
        <w:pStyle w:val="Body"/>
      </w:pPr>
      <w:r>
        <w:t>Those who desire to offer to You but have none, and those who have offered these gifts to You this very day, give them the incorruptible instead of the corruptible, the heavenly instead of the earthly and the eternal instead of the temporal.</w:t>
      </w:r>
    </w:p>
    <w:p w14:paraId="270E60EE" w14:textId="77777777" w:rsidR="006869EE" w:rsidRDefault="006869EE" w:rsidP="006869EE">
      <w:pPr>
        <w:pStyle w:val="Body"/>
      </w:pPr>
      <w:r>
        <w:t>Their houses and their stores, fill them with every good thing. Surround them, O Lord, by the power of Your holy angels and archangels.</w:t>
      </w:r>
    </w:p>
    <w:p w14:paraId="6DA9589C" w14:textId="77777777" w:rsidR="006869EE" w:rsidRDefault="006869EE" w:rsidP="006869EE">
      <w:pPr>
        <w:pStyle w:val="Body"/>
      </w:pPr>
      <w:r>
        <w:t>As they have remembered Your Holy Name on earth, remember them also, O Lord, in Your Kingdom, and in this age too, leave them not behind.</w:t>
      </w:r>
    </w:p>
    <w:p w14:paraId="14B943D3" w14:textId="77777777" w:rsidR="006869EE" w:rsidRDefault="006869EE" w:rsidP="006869EE">
      <w:pPr>
        <w:pStyle w:val="Priest"/>
      </w:pPr>
      <w:r>
        <w:t>People:</w:t>
      </w:r>
    </w:p>
    <w:p w14:paraId="226B9F8A" w14:textId="77777777" w:rsidR="006869EE" w:rsidRDefault="006869EE" w:rsidP="006869EE">
      <w:pPr>
        <w:pStyle w:val="Body"/>
      </w:pPr>
      <w:r>
        <w:t>Lord have mercy.</w:t>
      </w:r>
    </w:p>
    <w:p w14:paraId="15D43937" w14:textId="77777777" w:rsidR="006869EE" w:rsidRDefault="006869EE" w:rsidP="006869EE">
      <w:pPr>
        <w:pStyle w:val="Priest"/>
      </w:pPr>
      <w:r>
        <w:t>Presbyter:</w:t>
      </w:r>
    </w:p>
    <w:p w14:paraId="09A3C2C8"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6A74374A" w14:textId="77777777" w:rsidR="006869EE" w:rsidRDefault="006869EE" w:rsidP="006869EE">
      <w:pPr>
        <w:pStyle w:val="Heading4"/>
      </w:pPr>
      <w:r>
        <w:t>The Prayer for the Travellers</w:t>
      </w:r>
    </w:p>
    <w:p w14:paraId="0779FA69" w14:textId="77777777" w:rsidR="006869EE" w:rsidRDefault="006869EE" w:rsidP="006869EE">
      <w:pPr>
        <w:pStyle w:val="Rubric"/>
      </w:pPr>
      <w:r>
        <w:t>During the Raising of Morning Incense, if the Prayer for the Departed and the Prayer of the Oblations are not said, the following is said,</w:t>
      </w:r>
    </w:p>
    <w:p w14:paraId="6D885087" w14:textId="77777777" w:rsidR="006869EE" w:rsidRDefault="006869EE" w:rsidP="006869EE">
      <w:pPr>
        <w:pStyle w:val="Priest"/>
      </w:pPr>
      <w:r>
        <w:lastRenderedPageBreak/>
        <w:t>Presbyter:</w:t>
      </w:r>
    </w:p>
    <w:p w14:paraId="218648B3" w14:textId="77777777" w:rsidR="006869EE" w:rsidRDefault="006869EE" w:rsidP="006869EE">
      <w:pPr>
        <w:pStyle w:val="Body"/>
      </w:pPr>
      <w:r w:rsidRPr="006655F4">
        <w:t xml:space="preserve">We ask and entreat </w:t>
      </w:r>
      <w:r>
        <w:t>Your</w:t>
      </w:r>
      <w:r w:rsidRPr="006655F4">
        <w:t xml:space="preserve"> Goodness, O</w:t>
      </w:r>
      <w:r>
        <w:t xml:space="preserve"> </w:t>
      </w:r>
      <w:r w:rsidRPr="006655F4">
        <w:t>Lover of mankind, remember, O Lord, our fathers and our brethren who are travelling.</w:t>
      </w:r>
    </w:p>
    <w:p w14:paraId="379FC608" w14:textId="77777777" w:rsidR="006869EE" w:rsidRDefault="006869EE" w:rsidP="006869EE">
      <w:pPr>
        <w:pStyle w:val="Priest"/>
      </w:pPr>
      <w:r>
        <w:t>Deacon:</w:t>
      </w:r>
    </w:p>
    <w:p w14:paraId="077CF3EE" w14:textId="77777777" w:rsidR="006869EE" w:rsidRDefault="006869EE" w:rsidP="006869EE">
      <w:pPr>
        <w:pStyle w:val="Body"/>
      </w:pPr>
      <w:r w:rsidRPr="006655F4">
        <w:t>Pray for our fathers and our brethren who are travelling, or those who intend to travel anywhere.</w:t>
      </w:r>
      <w:r>
        <w:t xml:space="preserve"> </w:t>
      </w:r>
      <w:r w:rsidRPr="006655F4">
        <w:t>Straighten all their ways, whether by sea, rivers, lakes, roads, or those who are travelling by any other means, that Christ our God may bring them back to their own homes in peace, and forgive us our sins.</w:t>
      </w:r>
    </w:p>
    <w:p w14:paraId="5FA6AED3" w14:textId="77777777" w:rsidR="006869EE" w:rsidRDefault="006869EE" w:rsidP="006869EE">
      <w:pPr>
        <w:pStyle w:val="Priest"/>
      </w:pPr>
      <w:r>
        <w:t>People:</w:t>
      </w:r>
    </w:p>
    <w:p w14:paraId="188DCBCB" w14:textId="77777777" w:rsidR="006869EE" w:rsidRDefault="006869EE" w:rsidP="006869EE">
      <w:pPr>
        <w:pStyle w:val="Body"/>
      </w:pPr>
      <w:r>
        <w:t>Lord have mercy.</w:t>
      </w:r>
    </w:p>
    <w:p w14:paraId="12CFD6E2" w14:textId="77777777" w:rsidR="006869EE" w:rsidRDefault="006869EE" w:rsidP="006869EE">
      <w:pPr>
        <w:pStyle w:val="Priest"/>
      </w:pPr>
      <w:r>
        <w:t>Presbyter:</w:t>
      </w:r>
    </w:p>
    <w:p w14:paraId="4A734F0D" w14:textId="77777777" w:rsidR="006869EE" w:rsidRDefault="006869EE" w:rsidP="006869EE">
      <w:pPr>
        <w:pStyle w:val="Body"/>
      </w:pPr>
      <w:r>
        <w:t>Or those who intend to travel anywhere. Straighten all their ways, whether by sea, rivers, lakes, roads, or those who are travelling by any other means, everyone anywhere. Lead them into a haven of calm, a haven of safety.</w:t>
      </w:r>
    </w:p>
    <w:p w14:paraId="44AC9358" w14:textId="77777777" w:rsidR="006869EE" w:rsidRDefault="006869EE" w:rsidP="006869EE">
      <w:pPr>
        <w:pStyle w:val="Body"/>
      </w:pPr>
      <w:r>
        <w:t xml:space="preserve">Graciously accompany them in their embarkation and be their companion in their travel. Bring them back to their own, rejoicing with joy and safe in security. </w:t>
      </w:r>
    </w:p>
    <w:p w14:paraId="2B9D66D8" w14:textId="77777777" w:rsidR="006869EE" w:rsidRDefault="006869EE" w:rsidP="006869EE">
      <w:pPr>
        <w:pStyle w:val="Body"/>
      </w:pPr>
      <w:r>
        <w:t>Be a partner in work with Your servants in every good deed. As for us, O Lord, our sojourn in this life keep without harm, without storm and undisturbed unto the end.</w:t>
      </w:r>
    </w:p>
    <w:p w14:paraId="507F3812" w14:textId="77777777" w:rsidR="006869EE" w:rsidRDefault="006869EE" w:rsidP="006869EE">
      <w:pPr>
        <w:pStyle w:val="Priest"/>
      </w:pPr>
      <w:r>
        <w:t>People:</w:t>
      </w:r>
    </w:p>
    <w:p w14:paraId="3B96EEF2" w14:textId="77777777" w:rsidR="006869EE" w:rsidRDefault="006869EE" w:rsidP="006869EE">
      <w:pPr>
        <w:pStyle w:val="Body"/>
      </w:pPr>
      <w:r>
        <w:t>Lord have mercy.</w:t>
      </w:r>
    </w:p>
    <w:p w14:paraId="28597CAD" w14:textId="77777777" w:rsidR="006869EE" w:rsidRDefault="006869EE" w:rsidP="006869EE">
      <w:pPr>
        <w:pStyle w:val="Priest"/>
      </w:pPr>
      <w:r>
        <w:t>Presbyter:</w:t>
      </w:r>
    </w:p>
    <w:p w14:paraId="0C10CC9F" w14:textId="77777777" w:rsidR="006869EE" w:rsidRDefault="006869EE" w:rsidP="006869EE">
      <w:pPr>
        <w:pStyle w:val="Body"/>
      </w:pPr>
      <w:r>
        <w:t>By the grace, compassion and love of mankind, of Your Only Begotten Son, our Lord, God and Saviour, Jesus Christ. Through Whom the glory, the honour, the dominion, and the adoration are due to You, with Him, and the Holy Spirit, the Giver of Life, Who is of One Essence with You, now, and at all times, and unto the age of all ages. Amen.</w:t>
      </w:r>
    </w:p>
    <w:p w14:paraId="7B86A615" w14:textId="77777777" w:rsidR="006869EE" w:rsidRDefault="006869EE" w:rsidP="006869EE">
      <w:pPr>
        <w:pStyle w:val="Heading4"/>
        <w:rPr>
          <w:lang w:val="en-GB"/>
        </w:rPr>
      </w:pPr>
      <w:bookmarkStart w:id="1098" w:name="_Ref435789903"/>
      <w:r>
        <w:rPr>
          <w:lang w:val="en-GB"/>
        </w:rPr>
        <w:t>Graciously Accord</w:t>
      </w:r>
      <w:bookmarkEnd w:id="1098"/>
    </w:p>
    <w:p w14:paraId="779E67EA" w14:textId="77777777" w:rsidR="006869EE" w:rsidRDefault="006869EE" w:rsidP="006869EE">
      <w:pPr>
        <w:pStyle w:val="Rubrics0"/>
        <w:keepNext w:val="0"/>
      </w:pPr>
      <w:r>
        <w:t>In the Evening, the presbyter offers incense while the congregation recites:</w:t>
      </w:r>
    </w:p>
    <w:p w14:paraId="1305789E" w14:textId="77777777" w:rsidR="006869EE" w:rsidRDefault="006869EE" w:rsidP="006869EE">
      <w:pPr>
        <w:pStyle w:val="Body"/>
        <w:rPr>
          <w:lang w:val="en-GB"/>
        </w:rPr>
      </w:pPr>
      <w:bookmarkStart w:id="1099" w:name="_Ref435789927"/>
      <w:bookmarkStart w:id="1100" w:name="Gloria"/>
      <w:r>
        <w:rPr>
          <w:lang w:val="en-GB"/>
        </w:rPr>
        <w:t>Graciously accord, O Lord, to keep us this night without sin. You are blessed, O Lord, God of our fathers, and Your Holy Name is greatly blessed and full of glory forever. Amen.</w:t>
      </w:r>
    </w:p>
    <w:p w14:paraId="53F0FB92" w14:textId="77777777" w:rsidR="006869EE" w:rsidRDefault="006869EE" w:rsidP="006869EE">
      <w:pPr>
        <w:pStyle w:val="Body"/>
        <w:rPr>
          <w:lang w:val="en-GB"/>
        </w:rPr>
      </w:pPr>
      <w:r>
        <w:rPr>
          <w:lang w:val="en-GB"/>
        </w:rPr>
        <w:t>Let Your mercy be upon us, O Lord, even as we have set our hope in You. For the eyes of everyone wait upon You, for You give them their food in due season.</w:t>
      </w:r>
    </w:p>
    <w:p w14:paraId="5EEFF664" w14:textId="77777777" w:rsidR="006869EE" w:rsidRDefault="006869EE"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36CC38D0" w14:textId="77777777" w:rsidR="006869EE" w:rsidRDefault="006869EE"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53AC5F46" w14:textId="77777777" w:rsidR="006869EE" w:rsidRDefault="006869EE" w:rsidP="006869EE">
      <w:pPr>
        <w:pStyle w:val="Body"/>
        <w:rPr>
          <w:lang w:val="en-GB"/>
        </w:rPr>
      </w:pPr>
      <w:r>
        <w:rPr>
          <w:lang w:val="en-GB"/>
        </w:rPr>
        <w:t>Your mercy, O Lord, endures forever. O despise not the works of Your hands.</w:t>
      </w:r>
    </w:p>
    <w:p w14:paraId="16CFE6DC" w14:textId="77777777" w:rsidR="006869EE" w:rsidRDefault="006869EE" w:rsidP="006869EE">
      <w:pPr>
        <w:pStyle w:val="Body"/>
        <w:rPr>
          <w:lang w:val="en-GB"/>
        </w:rPr>
      </w:pPr>
      <w:r>
        <w:rPr>
          <w:lang w:val="en-GB"/>
        </w:rPr>
        <w:lastRenderedPageBreak/>
        <w:t>Lord, You have been our refuge in all generations. I said, “Be merciful to me, heal my soul; for I have sinned against You.”</w:t>
      </w:r>
    </w:p>
    <w:p w14:paraId="40D84503" w14:textId="77777777" w:rsidR="006869EE" w:rsidRDefault="006869EE" w:rsidP="006869EE">
      <w:pPr>
        <w:pStyle w:val="Body"/>
        <w:rPr>
          <w:lang w:val="en-GB"/>
        </w:rPr>
      </w:pPr>
      <w:r>
        <w:rPr>
          <w:lang w:val="en-GB"/>
        </w:rPr>
        <w:t>Lord, I have fled to You; Deliver me and teach me to do Your will, for You are my God. With You is the Fountain of Life. In Your Light shall we see Light. Let Your mercy come to those who know You, and Your righteousness to the upright in heart.</w:t>
      </w:r>
    </w:p>
    <w:p w14:paraId="43DC5BAE" w14:textId="77777777" w:rsidR="006869EE" w:rsidRDefault="006869EE" w:rsidP="006869EE">
      <w:pPr>
        <w:pStyle w:val="Body"/>
        <w:rPr>
          <w:lang w:val="en-GB"/>
        </w:rPr>
      </w:pPr>
      <w:r>
        <w:rPr>
          <w:lang w:val="en-GB"/>
        </w:rPr>
        <w:t>Blessing belongs to You, praise belongs to You praise, glory belongs to You, O Father, Son and Holy Spirit, now, and forever and ever. Amen.</w:t>
      </w:r>
    </w:p>
    <w:p w14:paraId="77B60902" w14:textId="77777777" w:rsidR="006869EE" w:rsidRPr="008D61EA" w:rsidRDefault="006869EE" w:rsidP="006869EE">
      <w:pPr>
        <w:pStyle w:val="Body"/>
        <w:rPr>
          <w:lang w:val="en-GB"/>
        </w:rPr>
      </w:pPr>
      <w:r>
        <w:rPr>
          <w:lang w:val="en-GB"/>
        </w:rPr>
        <w:t xml:space="preserve">It is a good thing to confess </w:t>
      </w:r>
      <w:commentRangeStart w:id="1101"/>
      <w:r>
        <w:rPr>
          <w:lang w:val="en-GB"/>
        </w:rPr>
        <w:t xml:space="preserve">to </w:t>
      </w:r>
      <w:commentRangeEnd w:id="1101"/>
      <w:r>
        <w:rPr>
          <w:rStyle w:val="CommentReference"/>
          <w:lang w:val="en-CA"/>
        </w:rPr>
        <w:commentReference w:id="1101"/>
      </w:r>
      <w:r>
        <w:rPr>
          <w:lang w:val="en-GB"/>
        </w:rPr>
        <w:t>the Lord, and to sing praises unto Your Name, O Most High; to show forth Your loving</w:t>
      </w:r>
      <w:r>
        <w:rPr>
          <w:lang w:val="en-GB"/>
        </w:rPr>
        <w:noBreakHyphen/>
        <w:t>kindness in the morning, and Your faithfulness every night.</w:t>
      </w:r>
    </w:p>
    <w:p w14:paraId="1D849A06" w14:textId="77777777" w:rsidR="006869EE" w:rsidRDefault="006869EE" w:rsidP="006869EE">
      <w:pPr>
        <w:pStyle w:val="Heading4"/>
      </w:pPr>
      <w:bookmarkStart w:id="1102" w:name="_Ref442856274"/>
      <w:r>
        <w:t>The Gloria</w:t>
      </w:r>
      <w:bookmarkEnd w:id="1099"/>
      <w:bookmarkEnd w:id="1102"/>
    </w:p>
    <w:p w14:paraId="03159B3F" w14:textId="77777777" w:rsidR="006869EE" w:rsidRDefault="006869EE" w:rsidP="006869EE">
      <w:pPr>
        <w:pStyle w:val="Rubrics0"/>
      </w:pPr>
      <w:r>
        <w:t>In the morning, the presbyter offers incense while the congregation recites the following prayers:</w:t>
      </w:r>
    </w:p>
    <w:p w14:paraId="6EF162CD" w14:textId="77777777" w:rsidR="006869EE" w:rsidRDefault="006869EE" w:rsidP="006869EE">
      <w:pPr>
        <w:pStyle w:val="Prose"/>
      </w:pPr>
      <w:bookmarkStart w:id="1103" w:name="_Ref435789969"/>
      <w:bookmarkEnd w:id="1100"/>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3D68450A" w14:textId="77777777" w:rsidR="006869EE" w:rsidRDefault="006869EE"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642D770F" w14:textId="77777777" w:rsidR="006869EE" w:rsidRDefault="006869EE"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3F3D5FE7" w14:textId="77777777" w:rsidR="006869EE" w:rsidRDefault="006869EE" w:rsidP="006869EE">
      <w:pPr>
        <w:pStyle w:val="Heading4"/>
      </w:pPr>
      <w:bookmarkStart w:id="1104" w:name="_Ref442856358"/>
      <w:r>
        <w:t>The Trisagion</w:t>
      </w:r>
      <w:bookmarkEnd w:id="1103"/>
      <w:bookmarkEnd w:id="1104"/>
    </w:p>
    <w:p w14:paraId="3094F883" w14:textId="77777777" w:rsidR="006869EE" w:rsidRPr="001A4291" w:rsidRDefault="006869EE" w:rsidP="006869EE">
      <w:pPr>
        <w:pStyle w:val="Prose"/>
      </w:pPr>
      <w:r w:rsidRPr="001A4291">
        <w:t>Holy God, Holy Mighty, Holy Immortal, Who was born of the Virgin, have mercy on us.</w:t>
      </w:r>
    </w:p>
    <w:p w14:paraId="5E0E7A07" w14:textId="77777777" w:rsidR="006869EE" w:rsidRPr="001A4291" w:rsidRDefault="006869EE" w:rsidP="006869EE">
      <w:pPr>
        <w:pStyle w:val="Prose"/>
      </w:pPr>
      <w:r w:rsidRPr="001A4291">
        <w:t>Holy God, Holy Mighty, Holy Immortal, Who was crucified for us, have mercy on us.</w:t>
      </w:r>
    </w:p>
    <w:p w14:paraId="6C6C4079" w14:textId="77777777" w:rsidR="006869EE" w:rsidRPr="001A4291" w:rsidRDefault="006869EE" w:rsidP="006869EE">
      <w:pPr>
        <w:pStyle w:val="Prose"/>
      </w:pPr>
      <w:r w:rsidRPr="001A4291">
        <w:t>Holy God, Holy Mighty, Holy Immortal, Who rose from the dead and ascended into the heavens, have mercy on us.</w:t>
      </w:r>
    </w:p>
    <w:p w14:paraId="0FF24B4F" w14:textId="77777777" w:rsidR="006869EE" w:rsidRPr="001A4291" w:rsidRDefault="006869EE" w:rsidP="006869EE">
      <w:pPr>
        <w:pStyle w:val="Prose"/>
      </w:pPr>
      <w:r w:rsidRPr="001A4291">
        <w:t>Glory be to the Father, and to the Son, and to the Holy Spirit, both now, and always, and unto the ages of ages</w:t>
      </w:r>
      <w:r>
        <w:t xml:space="preserve">. </w:t>
      </w:r>
      <w:r w:rsidRPr="001A4291">
        <w:t>Amen.</w:t>
      </w:r>
    </w:p>
    <w:p w14:paraId="5D3FD829" w14:textId="77777777" w:rsidR="006869EE" w:rsidRPr="001A4291" w:rsidRDefault="006869EE" w:rsidP="006869EE">
      <w:pPr>
        <w:pStyle w:val="Prose"/>
      </w:pPr>
      <w:r w:rsidRPr="001A4291">
        <w:t>O Holy Trinity, have mercy on us</w:t>
      </w:r>
      <w:r>
        <w:t xml:space="preserve">. </w:t>
      </w:r>
      <w:r w:rsidRPr="001A4291">
        <w:t>All Holy Trinity, have mercy on us</w:t>
      </w:r>
      <w:r>
        <w:t xml:space="preserve">. </w:t>
      </w:r>
      <w:r w:rsidRPr="001A4291">
        <w:t>O Holy Trinity, have mercy on us.</w:t>
      </w:r>
    </w:p>
    <w:p w14:paraId="75547B27" w14:textId="77777777" w:rsidR="006869EE" w:rsidRPr="001A4291" w:rsidRDefault="006869EE" w:rsidP="006869EE">
      <w:pPr>
        <w:pStyle w:val="Prose"/>
      </w:pPr>
      <w:r w:rsidRPr="001A4291">
        <w:t xml:space="preserve">O Lord, </w:t>
      </w:r>
      <w:r>
        <w:t>forgive</w:t>
      </w:r>
      <w:r w:rsidRPr="001A4291">
        <w:t xml:space="preserve"> our sins</w:t>
      </w:r>
      <w:r>
        <w:t xml:space="preserve">. </w:t>
      </w:r>
      <w:r w:rsidRPr="001A4291">
        <w:t xml:space="preserve">O Lord, </w:t>
      </w:r>
      <w:r>
        <w:t>forgive</w:t>
      </w:r>
      <w:r w:rsidRPr="001A4291">
        <w:t xml:space="preserve"> our iniquities</w:t>
      </w:r>
      <w:r>
        <w:t xml:space="preserve">. </w:t>
      </w:r>
      <w:r w:rsidRPr="001A4291">
        <w:t>O Lord, forgive us our trespasses.</w:t>
      </w:r>
    </w:p>
    <w:p w14:paraId="45057457" w14:textId="77777777" w:rsidR="006869EE" w:rsidRPr="001A4291" w:rsidRDefault="006869EE" w:rsidP="006869EE">
      <w:pPr>
        <w:pStyle w:val="Prose"/>
      </w:pPr>
      <w:r w:rsidRPr="001A4291">
        <w:t xml:space="preserve">O Lord, visit the sick of </w:t>
      </w:r>
      <w:r>
        <w:t>Your</w:t>
      </w:r>
      <w:r w:rsidRPr="001A4291">
        <w:t xml:space="preserve"> people, heal them for the sake of </w:t>
      </w:r>
      <w:r>
        <w:t>Your</w:t>
      </w:r>
      <w:r w:rsidRPr="001A4291">
        <w:t xml:space="preserve"> Holy Name</w:t>
      </w:r>
      <w:r>
        <w:t xml:space="preserve">. </w:t>
      </w:r>
      <w:r w:rsidRPr="001A4291">
        <w:t xml:space="preserve">O Lord, repose </w:t>
      </w:r>
      <w:r>
        <w:t>the</w:t>
      </w:r>
      <w:r w:rsidRPr="001A4291">
        <w:t xml:space="preserve"> souls</w:t>
      </w:r>
      <w:r>
        <w:t xml:space="preserve"> of our fathers and our brethren who have fallen asleep</w:t>
      </w:r>
      <w:r w:rsidRPr="001A4291">
        <w:t>.</w:t>
      </w:r>
    </w:p>
    <w:p w14:paraId="7D4CFA1B" w14:textId="77777777" w:rsidR="006869EE" w:rsidRPr="001A4291" w:rsidRDefault="006869EE" w:rsidP="006869EE">
      <w:pPr>
        <w:pStyle w:val="Prose"/>
      </w:pPr>
      <w:r w:rsidRPr="001A4291">
        <w:lastRenderedPageBreak/>
        <w:t xml:space="preserve">O </w:t>
      </w:r>
      <w:r>
        <w:t>You</w:t>
      </w:r>
      <w:r w:rsidRPr="001A4291">
        <w:t xml:space="preserve"> Who </w:t>
      </w:r>
      <w:r>
        <w:t>are</w:t>
      </w:r>
      <w:r w:rsidRPr="001A4291">
        <w:t xml:space="preserve"> sinless, Lord have mercy on us. O </w:t>
      </w:r>
      <w:r>
        <w:t>You</w:t>
      </w:r>
      <w:r w:rsidRPr="001A4291">
        <w:t xml:space="preserve"> Who </w:t>
      </w:r>
      <w:r>
        <w:t>are</w:t>
      </w:r>
      <w:r w:rsidRPr="001A4291">
        <w:t xml:space="preserve"> sinless, Lord help us and receive our supplications</w:t>
      </w:r>
      <w:r>
        <w:t xml:space="preserve">. </w:t>
      </w:r>
      <w:r w:rsidRPr="001A4291">
        <w:t>For the glory, the dominion, and the triple holiness</w:t>
      </w:r>
      <w:r>
        <w:t xml:space="preserve"> are Yours</w:t>
      </w:r>
      <w:r w:rsidRPr="001A4291">
        <w:t>. Lord have mercy</w:t>
      </w:r>
      <w:r>
        <w:t xml:space="preserve">. </w:t>
      </w:r>
      <w:r w:rsidRPr="001A4291">
        <w:t>Lord have mercy</w:t>
      </w:r>
      <w:r>
        <w:t xml:space="preserve">. </w:t>
      </w:r>
      <w:r w:rsidRPr="001A4291">
        <w:t>Lord bless</w:t>
      </w:r>
      <w:r>
        <w:t xml:space="preserve">. </w:t>
      </w:r>
      <w:r w:rsidRPr="001A4291">
        <w:t>Amen.</w:t>
      </w:r>
    </w:p>
    <w:p w14:paraId="0D23C91C" w14:textId="77777777" w:rsidR="006869EE" w:rsidRDefault="006869EE" w:rsidP="006869EE">
      <w:pPr>
        <w:pStyle w:val="Priest"/>
      </w:pPr>
      <w:r>
        <w:t>Presbyter:</w:t>
      </w:r>
    </w:p>
    <w:p w14:paraId="30E6EED8" w14:textId="77777777" w:rsidR="006869EE" w:rsidRPr="005A57E3" w:rsidRDefault="006869EE" w:rsidP="006869EE">
      <w:pPr>
        <w:pStyle w:val="Body"/>
        <w:rPr>
          <w:rStyle w:val="RubricsInBodyChar"/>
        </w:rPr>
      </w:pPr>
      <w:r>
        <w:t xml:space="preserve">Our Father… </w:t>
      </w:r>
      <w:r w:rsidRPr="005A57E3">
        <w:rPr>
          <w:rStyle w:val="RubricsInBodyChar"/>
        </w:rPr>
        <w:t>(And the people continue.)</w:t>
      </w:r>
    </w:p>
    <w:p w14:paraId="2665ACBC" w14:textId="77777777" w:rsidR="006869EE" w:rsidRDefault="006869EE" w:rsidP="006869EE">
      <w:pPr>
        <w:pStyle w:val="Priest"/>
      </w:pPr>
      <w:r>
        <w:t>People:</w:t>
      </w:r>
    </w:p>
    <w:p w14:paraId="25A08117" w14:textId="77777777" w:rsidR="006869EE" w:rsidRDefault="006869EE" w:rsidP="006869EE">
      <w:pPr>
        <w:pStyle w:val="Heading4"/>
      </w:pPr>
      <w:bookmarkStart w:id="1105" w:name="_Ref442856453"/>
      <w:r>
        <w:t>Hail to You</w:t>
      </w:r>
      <w:bookmarkEnd w:id="11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56CF2B4" w14:textId="77777777" w:rsidTr="006869EE">
        <w:trPr>
          <w:cantSplit/>
          <w:jc w:val="center"/>
        </w:trPr>
        <w:tc>
          <w:tcPr>
            <w:tcW w:w="288" w:type="dxa"/>
          </w:tcPr>
          <w:p w14:paraId="19850C33" w14:textId="77777777" w:rsidR="006869EE" w:rsidRDefault="006869EE" w:rsidP="006869EE">
            <w:pPr>
              <w:pStyle w:val="CopticCross"/>
            </w:pPr>
          </w:p>
        </w:tc>
        <w:tc>
          <w:tcPr>
            <w:tcW w:w="3960" w:type="dxa"/>
          </w:tcPr>
          <w:p w14:paraId="2031C6E3" w14:textId="77777777" w:rsidR="006869EE" w:rsidRDefault="006869EE" w:rsidP="006869EE">
            <w:pPr>
              <w:pStyle w:val="EngHang"/>
            </w:pPr>
            <w:r>
              <w:t>Hail to you! We ask you,</w:t>
            </w:r>
          </w:p>
          <w:p w14:paraId="30A7BB72" w14:textId="77777777" w:rsidR="006869EE" w:rsidRDefault="006869EE" w:rsidP="006869EE">
            <w:pPr>
              <w:pStyle w:val="EngHang"/>
            </w:pPr>
            <w:r>
              <w:t>O saint, fully of glory,</w:t>
            </w:r>
          </w:p>
          <w:p w14:paraId="2DCEDB1C" w14:textId="77777777" w:rsidR="006869EE" w:rsidRDefault="006869EE" w:rsidP="006869EE">
            <w:pPr>
              <w:pStyle w:val="EngHang"/>
            </w:pPr>
            <w:r>
              <w:t>The ever virgin Mother of God,</w:t>
            </w:r>
          </w:p>
          <w:p w14:paraId="73B87AB7" w14:textId="77777777" w:rsidR="006869EE" w:rsidRDefault="006869EE" w:rsidP="006869EE">
            <w:pPr>
              <w:pStyle w:val="EngHangEnd"/>
            </w:pPr>
            <w:r>
              <w:t>The Mother of Christ,</w:t>
            </w:r>
          </w:p>
        </w:tc>
        <w:tc>
          <w:tcPr>
            <w:tcW w:w="288" w:type="dxa"/>
          </w:tcPr>
          <w:p w14:paraId="0748AB81" w14:textId="77777777" w:rsidR="006869EE" w:rsidRDefault="006869EE" w:rsidP="006869EE"/>
        </w:tc>
        <w:tc>
          <w:tcPr>
            <w:tcW w:w="288" w:type="dxa"/>
          </w:tcPr>
          <w:p w14:paraId="09E8326F" w14:textId="77777777" w:rsidR="006869EE" w:rsidRDefault="006869EE" w:rsidP="006869EE">
            <w:pPr>
              <w:pStyle w:val="CopticCross"/>
            </w:pPr>
          </w:p>
        </w:tc>
        <w:tc>
          <w:tcPr>
            <w:tcW w:w="3960" w:type="dxa"/>
          </w:tcPr>
          <w:p w14:paraId="2BE37323" w14:textId="77777777" w:rsidR="006869EE" w:rsidRDefault="006869EE" w:rsidP="006869EE">
            <w:pPr>
              <w:pStyle w:val="CopticVersemulti-line"/>
            </w:pPr>
            <w:r>
              <w:t>Ⲭⲉⲣⲉ ⲛⲉ ⲧⲉⲛϯϩⲟ ⲉ̀ⲣⲟ:</w:t>
            </w:r>
          </w:p>
          <w:p w14:paraId="4FC4E300" w14:textId="77777777" w:rsidR="006869EE" w:rsidRDefault="006869EE" w:rsidP="006869EE">
            <w:pPr>
              <w:pStyle w:val="CopticVersemulti-line"/>
            </w:pPr>
            <w:r>
              <w:t>ⲱ̀ ⲑⲏⲉ̄ⲟ̄ⲩ̄ ⲉⲑⲙⲉϩ ⲛ̀ⲱ̀ⲟⲩ:</w:t>
            </w:r>
          </w:p>
          <w:p w14:paraId="4F45564F" w14:textId="77777777" w:rsidR="006869EE" w:rsidRDefault="006869EE" w:rsidP="006869EE">
            <w:pPr>
              <w:pStyle w:val="CopticVersemulti-line"/>
            </w:pPr>
            <w:r>
              <w:t>ⲉ̀ⲧⲟⲓ ⲙ̀ⲡⲁⲣⲑⲉⲛⲟⲥ ⲛ̀ⲥⲏⲟⲩ ⲛⲓⲃⲉⲛ:</w:t>
            </w:r>
          </w:p>
          <w:p w14:paraId="320CF056" w14:textId="77777777" w:rsidR="006869EE" w:rsidRPr="00C35319" w:rsidRDefault="006869EE" w:rsidP="006869EE">
            <w:pPr>
              <w:pStyle w:val="CopticHangingVerse"/>
            </w:pPr>
            <w:r>
              <w:t>ϯⲙⲁⲥⲛⲟⲩϯ ⲑ̀ⲙⲁⲩ ⲙ̀Ⲡⲭ̄ⲥ̄.</w:t>
            </w:r>
          </w:p>
        </w:tc>
      </w:tr>
      <w:tr w:rsidR="006869EE" w14:paraId="56F3D42E" w14:textId="77777777" w:rsidTr="006869EE">
        <w:trPr>
          <w:cantSplit/>
          <w:jc w:val="center"/>
        </w:trPr>
        <w:tc>
          <w:tcPr>
            <w:tcW w:w="288" w:type="dxa"/>
          </w:tcPr>
          <w:p w14:paraId="2FA7A69A" w14:textId="77777777" w:rsidR="006869EE" w:rsidRDefault="006869EE" w:rsidP="006869EE">
            <w:pPr>
              <w:pStyle w:val="CopticCross"/>
            </w:pPr>
            <w:r w:rsidRPr="00FB5ACB">
              <w:t>¿</w:t>
            </w:r>
          </w:p>
        </w:tc>
        <w:tc>
          <w:tcPr>
            <w:tcW w:w="3960" w:type="dxa"/>
          </w:tcPr>
          <w:p w14:paraId="4DAF3929" w14:textId="77777777" w:rsidR="006869EE" w:rsidRDefault="006869EE" w:rsidP="006869EE">
            <w:pPr>
              <w:pStyle w:val="EngHang"/>
            </w:pPr>
            <w:r>
              <w:t xml:space="preserve">Offer our prayers </w:t>
            </w:r>
          </w:p>
          <w:p w14:paraId="5630C437" w14:textId="77777777" w:rsidR="006869EE" w:rsidRDefault="006869EE" w:rsidP="006869EE">
            <w:pPr>
              <w:pStyle w:val="EngHang"/>
            </w:pPr>
            <w:r>
              <w:t>To your beloved Son,</w:t>
            </w:r>
          </w:p>
          <w:p w14:paraId="27E46885" w14:textId="77777777" w:rsidR="006869EE" w:rsidRDefault="006869EE" w:rsidP="006869EE">
            <w:pPr>
              <w:pStyle w:val="EngHangEnd"/>
            </w:pPr>
            <w:r>
              <w:t>That He may forgive us ours sins.</w:t>
            </w:r>
          </w:p>
        </w:tc>
        <w:tc>
          <w:tcPr>
            <w:tcW w:w="288" w:type="dxa"/>
          </w:tcPr>
          <w:p w14:paraId="008A776F" w14:textId="77777777" w:rsidR="006869EE" w:rsidRDefault="006869EE" w:rsidP="006869EE"/>
        </w:tc>
        <w:tc>
          <w:tcPr>
            <w:tcW w:w="288" w:type="dxa"/>
          </w:tcPr>
          <w:p w14:paraId="5B148AE1" w14:textId="77777777" w:rsidR="006869EE" w:rsidRDefault="006869EE" w:rsidP="006869EE">
            <w:pPr>
              <w:pStyle w:val="CopticCross"/>
            </w:pPr>
            <w:r w:rsidRPr="00FB5ACB">
              <w:t>¿</w:t>
            </w:r>
          </w:p>
        </w:tc>
        <w:tc>
          <w:tcPr>
            <w:tcW w:w="3960" w:type="dxa"/>
          </w:tcPr>
          <w:p w14:paraId="3E20C45D" w14:textId="77777777" w:rsidR="006869EE" w:rsidRDefault="006869EE" w:rsidP="006869EE">
            <w:pPr>
              <w:pStyle w:val="CopticVersemulti-line"/>
            </w:pPr>
            <w:r>
              <w:t>Ⲁⲛⲓⲟⲩⲓ̀ ⲛ̀ⲧⲉⲛⲡ̀ⲣⲟⲥⲉⲩⲭⲏ:</w:t>
            </w:r>
          </w:p>
          <w:p w14:paraId="0A19F4F0" w14:textId="77777777" w:rsidR="006869EE" w:rsidRDefault="006869EE" w:rsidP="006869EE">
            <w:pPr>
              <w:pStyle w:val="CopticVersemulti-line"/>
            </w:pPr>
            <w:r>
              <w:t>ⲉ̀ⲡ̀ϣⲱⲓ ϩⲁ ⲡⲉϣⲏⲣⲓ ⲙ̀ⲙⲉⲛⲣⲓⲧ:</w:t>
            </w:r>
          </w:p>
          <w:p w14:paraId="20D643CD" w14:textId="77777777" w:rsidR="006869EE" w:rsidRDefault="006869EE" w:rsidP="006869EE">
            <w:pPr>
              <w:pStyle w:val="CopticHangingVerse"/>
            </w:pPr>
            <w:r>
              <w:t xml:space="preserve"> ⲛ̀ⲧⲉϥⲭⲁ ⲛⲉⲛⲛⲟⲃⲓ ⲛⲁⲛ ⲉ̀ⲃⲟⲗ.</w:t>
            </w:r>
          </w:p>
        </w:tc>
      </w:tr>
      <w:tr w:rsidR="006869EE" w14:paraId="166714D7" w14:textId="77777777" w:rsidTr="006869EE">
        <w:trPr>
          <w:cantSplit/>
          <w:jc w:val="center"/>
        </w:trPr>
        <w:tc>
          <w:tcPr>
            <w:tcW w:w="288" w:type="dxa"/>
          </w:tcPr>
          <w:p w14:paraId="631FD834" w14:textId="77777777" w:rsidR="006869EE" w:rsidRDefault="006869EE" w:rsidP="006869EE">
            <w:pPr>
              <w:pStyle w:val="CopticCross"/>
            </w:pPr>
          </w:p>
        </w:tc>
        <w:tc>
          <w:tcPr>
            <w:tcW w:w="3960" w:type="dxa"/>
          </w:tcPr>
          <w:p w14:paraId="57B62785" w14:textId="77777777" w:rsidR="006869EE" w:rsidRDefault="006869EE" w:rsidP="006869EE">
            <w:pPr>
              <w:pStyle w:val="EngHang"/>
            </w:pPr>
            <w:r>
              <w:t>Hail to the holy Virgin,</w:t>
            </w:r>
          </w:p>
          <w:p w14:paraId="0216F0FD" w14:textId="77777777" w:rsidR="006869EE" w:rsidRDefault="006869EE" w:rsidP="006869EE">
            <w:pPr>
              <w:pStyle w:val="EngHang"/>
            </w:pPr>
            <w:r>
              <w:t>Who has brought forth</w:t>
            </w:r>
          </w:p>
          <w:p w14:paraId="4527BAF4" w14:textId="77777777" w:rsidR="006869EE" w:rsidRDefault="006869EE" w:rsidP="006869EE">
            <w:pPr>
              <w:pStyle w:val="EngHang"/>
            </w:pPr>
            <w:r>
              <w:t>To us the True Light,</w:t>
            </w:r>
          </w:p>
          <w:p w14:paraId="203C0075" w14:textId="77777777" w:rsidR="006869EE" w:rsidRDefault="006869EE" w:rsidP="006869EE">
            <w:pPr>
              <w:pStyle w:val="EngHangEnd"/>
            </w:pPr>
            <w:r>
              <w:t>Christ our God.</w:t>
            </w:r>
          </w:p>
        </w:tc>
        <w:tc>
          <w:tcPr>
            <w:tcW w:w="288" w:type="dxa"/>
          </w:tcPr>
          <w:p w14:paraId="38EA3C81" w14:textId="77777777" w:rsidR="006869EE" w:rsidRDefault="006869EE" w:rsidP="006869EE"/>
        </w:tc>
        <w:tc>
          <w:tcPr>
            <w:tcW w:w="288" w:type="dxa"/>
          </w:tcPr>
          <w:p w14:paraId="0D1FFCF4" w14:textId="77777777" w:rsidR="006869EE" w:rsidRDefault="006869EE" w:rsidP="006869EE">
            <w:pPr>
              <w:pStyle w:val="CopticCross"/>
            </w:pPr>
          </w:p>
        </w:tc>
        <w:tc>
          <w:tcPr>
            <w:tcW w:w="3960" w:type="dxa"/>
          </w:tcPr>
          <w:p w14:paraId="1F37D92F" w14:textId="77777777" w:rsidR="006869EE" w:rsidRDefault="006869EE" w:rsidP="006869EE">
            <w:pPr>
              <w:pStyle w:val="CopticVersemulti-line"/>
            </w:pPr>
            <w:r>
              <w:t xml:space="preserve">Ⲭⲉⲣⲉ ⲑⲏ̀ⲧⲁⲥⲙⲓⲥⲓ ⲛⲁⲛ: </w:t>
            </w:r>
          </w:p>
          <w:p w14:paraId="3C93B0EC" w14:textId="77777777" w:rsidR="006869EE" w:rsidRDefault="006869EE" w:rsidP="006869EE">
            <w:pPr>
              <w:pStyle w:val="CopticVersemulti-line"/>
            </w:pPr>
            <w:r>
              <w:t>ⲙ̀ⲡⲓⲟⲩⲱⲓⲛⲓ ⲛ̀ⲧⲁⲫ̀ⲙⲏⲓ:</w:t>
            </w:r>
          </w:p>
          <w:p w14:paraId="08F72734" w14:textId="77777777" w:rsidR="006869EE" w:rsidRDefault="006869EE" w:rsidP="006869EE">
            <w:pPr>
              <w:pStyle w:val="CopticVersemulti-line"/>
            </w:pPr>
            <w:r>
              <w:t>Ⲡⲭ̄ⲥ̄ Ⲡⲉⲛⲛⲟⲩϯ:</w:t>
            </w:r>
          </w:p>
          <w:p w14:paraId="0CA7A4B9" w14:textId="77777777" w:rsidR="006869EE" w:rsidRDefault="006869EE" w:rsidP="006869EE">
            <w:pPr>
              <w:pStyle w:val="CopticHangingVerse"/>
            </w:pPr>
            <w:r>
              <w:t>ϯⲡⲁⲣⲑⲉⲛⲟⲥ ⲉ̄ⲑ̄ⲩ̄.</w:t>
            </w:r>
          </w:p>
        </w:tc>
      </w:tr>
      <w:tr w:rsidR="006869EE" w14:paraId="04653658" w14:textId="77777777" w:rsidTr="006869EE">
        <w:trPr>
          <w:cantSplit/>
          <w:jc w:val="center"/>
        </w:trPr>
        <w:tc>
          <w:tcPr>
            <w:tcW w:w="288" w:type="dxa"/>
          </w:tcPr>
          <w:p w14:paraId="0B974876" w14:textId="77777777" w:rsidR="006869EE" w:rsidRDefault="006869EE" w:rsidP="006869EE">
            <w:pPr>
              <w:pStyle w:val="CopticCross"/>
            </w:pPr>
            <w:r w:rsidRPr="00FB5ACB">
              <w:t>¿</w:t>
            </w:r>
          </w:p>
        </w:tc>
        <w:tc>
          <w:tcPr>
            <w:tcW w:w="3960" w:type="dxa"/>
          </w:tcPr>
          <w:p w14:paraId="45C38DDD" w14:textId="77777777" w:rsidR="006869EE" w:rsidRDefault="006869EE" w:rsidP="006869EE">
            <w:pPr>
              <w:pStyle w:val="EngHang"/>
            </w:pPr>
            <w:r>
              <w:t>Ask the Lord on our behalf,</w:t>
            </w:r>
          </w:p>
          <w:p w14:paraId="7A263D8F" w14:textId="77777777" w:rsidR="006869EE" w:rsidRDefault="006869EE" w:rsidP="006869EE">
            <w:pPr>
              <w:pStyle w:val="EngHang"/>
            </w:pPr>
            <w:r>
              <w:t>That He may have mercy on our souls</w:t>
            </w:r>
          </w:p>
          <w:p w14:paraId="281494D5" w14:textId="77777777" w:rsidR="006869EE" w:rsidRDefault="006869EE" w:rsidP="006869EE">
            <w:pPr>
              <w:pStyle w:val="EngHangEnd"/>
            </w:pPr>
            <w:r>
              <w:t>And forgive our sins.</w:t>
            </w:r>
          </w:p>
        </w:tc>
        <w:tc>
          <w:tcPr>
            <w:tcW w:w="288" w:type="dxa"/>
          </w:tcPr>
          <w:p w14:paraId="389E68DA" w14:textId="77777777" w:rsidR="006869EE" w:rsidRDefault="006869EE" w:rsidP="006869EE"/>
        </w:tc>
        <w:tc>
          <w:tcPr>
            <w:tcW w:w="288" w:type="dxa"/>
          </w:tcPr>
          <w:p w14:paraId="302932E3" w14:textId="77777777" w:rsidR="006869EE" w:rsidRDefault="006869EE" w:rsidP="006869EE">
            <w:pPr>
              <w:pStyle w:val="CopticCross"/>
            </w:pPr>
            <w:r w:rsidRPr="00FB5ACB">
              <w:t>¿</w:t>
            </w:r>
          </w:p>
        </w:tc>
        <w:tc>
          <w:tcPr>
            <w:tcW w:w="3960" w:type="dxa"/>
          </w:tcPr>
          <w:p w14:paraId="3791F114" w14:textId="77777777" w:rsidR="006869EE" w:rsidRDefault="006869EE" w:rsidP="006869EE">
            <w:pPr>
              <w:pStyle w:val="CopticVersemulti-line"/>
            </w:pPr>
            <w:r>
              <w:t xml:space="preserve">Ⲙⲁϯϩⲟ ⲙ̀Ⲡⲟ̄ⲥ̄ ⲉ̀ϩ̀ⲣⲏⲓ ⲉ̀ϫⲱⲛ: </w:t>
            </w:r>
          </w:p>
          <w:p w14:paraId="74DA5219" w14:textId="77777777" w:rsidR="006869EE" w:rsidRDefault="006869EE" w:rsidP="006869EE">
            <w:pPr>
              <w:pStyle w:val="CopticVersemulti-line"/>
            </w:pPr>
            <w:r>
              <w:t xml:space="preserve">ⲛ̀ⲧⲉϥⲉⲣⲟⲩⲛⲁⲓ ⲛⲉⲙ ⲛⲉⲛⲯⲩⲭⲏ: </w:t>
            </w:r>
          </w:p>
          <w:p w14:paraId="768C6E02" w14:textId="77777777" w:rsidR="006869EE" w:rsidRDefault="006869EE" w:rsidP="006869EE">
            <w:pPr>
              <w:pStyle w:val="CopticHangingVerse"/>
            </w:pPr>
            <w:r>
              <w:t>ⲛ̀ⲧⲉϥⲭⲁ ⲛⲉⲛⲛⲟⲃⲓ ⲛⲁⲛ ⲉ̀ⲃⲟⲗ.</w:t>
            </w:r>
          </w:p>
        </w:tc>
      </w:tr>
      <w:tr w:rsidR="006869EE" w14:paraId="3B2B573F" w14:textId="77777777" w:rsidTr="006869EE">
        <w:trPr>
          <w:cantSplit/>
          <w:jc w:val="center"/>
        </w:trPr>
        <w:tc>
          <w:tcPr>
            <w:tcW w:w="288" w:type="dxa"/>
          </w:tcPr>
          <w:p w14:paraId="39E28BEF" w14:textId="77777777" w:rsidR="006869EE" w:rsidRDefault="006869EE" w:rsidP="006869EE">
            <w:pPr>
              <w:pStyle w:val="CopticCross"/>
            </w:pPr>
          </w:p>
        </w:tc>
        <w:tc>
          <w:tcPr>
            <w:tcW w:w="3960" w:type="dxa"/>
          </w:tcPr>
          <w:p w14:paraId="431F31FB" w14:textId="77777777" w:rsidR="006869EE" w:rsidRDefault="006869EE" w:rsidP="006869EE">
            <w:pPr>
              <w:pStyle w:val="EngHang"/>
            </w:pPr>
            <w:r>
              <w:t>O Virgin Mary,</w:t>
            </w:r>
          </w:p>
          <w:p w14:paraId="1ECD4214" w14:textId="77777777" w:rsidR="006869EE" w:rsidRDefault="006869EE" w:rsidP="006869EE">
            <w:pPr>
              <w:pStyle w:val="EngHang"/>
            </w:pPr>
            <w:r>
              <w:t>The holy Theotokos,</w:t>
            </w:r>
          </w:p>
          <w:p w14:paraId="436CAF37" w14:textId="77777777" w:rsidR="006869EE" w:rsidRDefault="006869EE" w:rsidP="006869EE">
            <w:pPr>
              <w:pStyle w:val="EngHang"/>
            </w:pPr>
            <w:r>
              <w:t>The faithful advocate</w:t>
            </w:r>
          </w:p>
          <w:p w14:paraId="3B8AA26E" w14:textId="77777777" w:rsidR="006869EE" w:rsidRDefault="006869EE" w:rsidP="006869EE">
            <w:pPr>
              <w:pStyle w:val="EngHangEnd"/>
            </w:pPr>
            <w:r>
              <w:t>for all mankind,</w:t>
            </w:r>
          </w:p>
        </w:tc>
        <w:tc>
          <w:tcPr>
            <w:tcW w:w="288" w:type="dxa"/>
          </w:tcPr>
          <w:p w14:paraId="50861A72" w14:textId="77777777" w:rsidR="006869EE" w:rsidRDefault="006869EE" w:rsidP="006869EE"/>
        </w:tc>
        <w:tc>
          <w:tcPr>
            <w:tcW w:w="288" w:type="dxa"/>
          </w:tcPr>
          <w:p w14:paraId="43B16201" w14:textId="77777777" w:rsidR="006869EE" w:rsidRDefault="006869EE" w:rsidP="006869EE">
            <w:pPr>
              <w:pStyle w:val="CopticCross"/>
            </w:pPr>
          </w:p>
        </w:tc>
        <w:tc>
          <w:tcPr>
            <w:tcW w:w="3960" w:type="dxa"/>
          </w:tcPr>
          <w:p w14:paraId="07098AFF" w14:textId="77777777" w:rsidR="006869EE" w:rsidRDefault="006869EE" w:rsidP="006869EE">
            <w:pPr>
              <w:pStyle w:val="CopticVersemulti-line"/>
            </w:pPr>
            <w:r>
              <w:t>Ϯⲡⲁⲣⲑⲉⲟⲛⲥ Ⲙⲁⲣⲓⲁ̀:</w:t>
            </w:r>
          </w:p>
          <w:p w14:paraId="142608D2" w14:textId="77777777" w:rsidR="006869EE" w:rsidRDefault="006869EE" w:rsidP="006869EE">
            <w:pPr>
              <w:pStyle w:val="CopticVersemulti-line"/>
            </w:pPr>
            <w:r>
              <w:t>Ϯⲑⲉⲟ̀ⲧⲟⲕⲟⲥ ⲉ̄ⲑ̄ⲩ̄:</w:t>
            </w:r>
          </w:p>
          <w:p w14:paraId="122D0BE7" w14:textId="77777777" w:rsidR="006869EE" w:rsidRDefault="006869EE" w:rsidP="006869EE">
            <w:pPr>
              <w:pStyle w:val="CopticVersemulti-line"/>
            </w:pPr>
            <w:r>
              <w:t>Ϯⲡ̀ⲣⲟⲥⲧⲁⲧⲏⲥ ⲉ̀ⲧⲉⲛϩⲟⲧ:</w:t>
            </w:r>
          </w:p>
          <w:p w14:paraId="652E4574" w14:textId="77777777" w:rsidR="006869EE" w:rsidRDefault="006869EE" w:rsidP="006869EE">
            <w:pPr>
              <w:pStyle w:val="CopticHangingVerse"/>
            </w:pPr>
            <w:r>
              <w:t>ⲛ̀ⲧⲉ ϯⲙⲉⲧⲣⲱⲙⲓ.</w:t>
            </w:r>
          </w:p>
        </w:tc>
      </w:tr>
      <w:tr w:rsidR="006869EE" w14:paraId="5D805662" w14:textId="77777777" w:rsidTr="006869EE">
        <w:trPr>
          <w:cantSplit/>
          <w:jc w:val="center"/>
        </w:trPr>
        <w:tc>
          <w:tcPr>
            <w:tcW w:w="288" w:type="dxa"/>
          </w:tcPr>
          <w:p w14:paraId="08BED924" w14:textId="77777777" w:rsidR="006869EE" w:rsidRDefault="006869EE" w:rsidP="006869EE">
            <w:pPr>
              <w:pStyle w:val="CopticCross"/>
            </w:pPr>
            <w:r w:rsidRPr="00FB5ACB">
              <w:lastRenderedPageBreak/>
              <w:t>¿</w:t>
            </w:r>
          </w:p>
        </w:tc>
        <w:tc>
          <w:tcPr>
            <w:tcW w:w="3960" w:type="dxa"/>
          </w:tcPr>
          <w:p w14:paraId="1C9CF7F9" w14:textId="77777777" w:rsidR="006869EE" w:rsidRDefault="006869EE" w:rsidP="006869EE">
            <w:pPr>
              <w:pStyle w:val="EngHang"/>
            </w:pPr>
            <w:r>
              <w:t>Intercede on our behalf</w:t>
            </w:r>
          </w:p>
          <w:p w14:paraId="4CE1C048" w14:textId="77777777" w:rsidR="006869EE" w:rsidRDefault="006869EE" w:rsidP="006869EE">
            <w:pPr>
              <w:pStyle w:val="EngHang"/>
            </w:pPr>
            <w:r>
              <w:t>Before Christ,</w:t>
            </w:r>
          </w:p>
          <w:p w14:paraId="0B9A662C" w14:textId="77777777" w:rsidR="006869EE" w:rsidRDefault="006869EE" w:rsidP="006869EE">
            <w:pPr>
              <w:pStyle w:val="EngHang"/>
            </w:pPr>
            <w:r>
              <w:t>Whom you bore,</w:t>
            </w:r>
          </w:p>
          <w:p w14:paraId="3D4E5B8F" w14:textId="77777777" w:rsidR="006869EE" w:rsidRDefault="006869EE" w:rsidP="006869EE">
            <w:pPr>
              <w:pStyle w:val="EngHangEnd"/>
            </w:pPr>
            <w:r>
              <w:t>That He may forgive us our sins.</w:t>
            </w:r>
          </w:p>
        </w:tc>
        <w:tc>
          <w:tcPr>
            <w:tcW w:w="288" w:type="dxa"/>
          </w:tcPr>
          <w:p w14:paraId="021B51EC" w14:textId="77777777" w:rsidR="006869EE" w:rsidRDefault="006869EE" w:rsidP="006869EE"/>
        </w:tc>
        <w:tc>
          <w:tcPr>
            <w:tcW w:w="288" w:type="dxa"/>
          </w:tcPr>
          <w:p w14:paraId="6D227D75" w14:textId="77777777" w:rsidR="006869EE" w:rsidRDefault="006869EE" w:rsidP="006869EE">
            <w:pPr>
              <w:pStyle w:val="CopticCross"/>
            </w:pPr>
            <w:r w:rsidRPr="00FB5ACB">
              <w:t>¿</w:t>
            </w:r>
          </w:p>
        </w:tc>
        <w:tc>
          <w:tcPr>
            <w:tcW w:w="3960" w:type="dxa"/>
          </w:tcPr>
          <w:p w14:paraId="5F33F095" w14:textId="77777777" w:rsidR="006869EE" w:rsidRDefault="006869EE" w:rsidP="006869EE">
            <w:pPr>
              <w:pStyle w:val="CopticVersemulti-line"/>
            </w:pPr>
            <w:r>
              <w:t>Ⲁⲣⲓⲡ̀ⲣⲉⲥⲃⲉⲩⲓⲛ ⲉ̀ϩ̀ⲣⲏⲓ ⲉ̀ϫⲱⲛ:</w:t>
            </w:r>
          </w:p>
          <w:p w14:paraId="66A17771" w14:textId="77777777" w:rsidR="006869EE" w:rsidRDefault="006869EE" w:rsidP="006869EE">
            <w:pPr>
              <w:pStyle w:val="CopticVersemulti-line"/>
            </w:pPr>
            <w:r>
              <w:t xml:space="preserve">ⲛⲁϩⲣⲉⲛ Ⲡⲭ̄ⲥ̄ ⲫⲏⲉⲧⲁⲣⲉϫ̀ⲫⲟϥ: </w:t>
            </w:r>
          </w:p>
          <w:p w14:paraId="5B7018CB" w14:textId="77777777" w:rsidR="006869EE" w:rsidRDefault="006869EE" w:rsidP="006869EE">
            <w:pPr>
              <w:pStyle w:val="CopticVersemulti-line"/>
            </w:pPr>
            <w:r>
              <w:t xml:space="preserve">ϩⲟⲡⲱⲥ ⲛ̀ⲧⲉϥⲉⲣϩ̀ⲙⲟⲧ ⲛⲁⲛ: </w:t>
            </w:r>
          </w:p>
          <w:p w14:paraId="76740F6A" w14:textId="77777777" w:rsidR="006869EE" w:rsidRDefault="006869EE" w:rsidP="006869EE">
            <w:pPr>
              <w:pStyle w:val="CopticHangingVerse"/>
            </w:pPr>
            <w:r>
              <w:t>ⲙ̀ⲡⲓⲭⲱ ⲉ̀ⲃⲟⲗ ⲛ̀ⲧⲉ ⲛⲉⲛⲛⲟⲃⲓ.</w:t>
            </w:r>
          </w:p>
        </w:tc>
      </w:tr>
    </w:tbl>
    <w:p w14:paraId="1F7ED7A1" w14:textId="77777777" w:rsidR="006869EE" w:rsidRDefault="006869EE" w:rsidP="006869EE">
      <w:pPr>
        <w:pStyle w:val="Heading4"/>
      </w:pPr>
      <w:bookmarkStart w:id="1106" w:name="_Ref434477171"/>
      <w:r>
        <w:t>The Introduction to the Doxologies</w:t>
      </w:r>
      <w:bookmarkEnd w:id="1106"/>
    </w:p>
    <w:p w14:paraId="6022EFC9" w14:textId="77777777" w:rsidR="006869EE" w:rsidRDefault="006869EE" w:rsidP="006869EE">
      <w:pPr>
        <w:pStyle w:val="Rubrics0"/>
      </w:pPr>
      <w:r>
        <w:t>Then the congregation sings: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9B175CC" w14:textId="77777777" w:rsidTr="006869EE">
        <w:trPr>
          <w:cantSplit/>
          <w:jc w:val="center"/>
        </w:trPr>
        <w:tc>
          <w:tcPr>
            <w:tcW w:w="288" w:type="dxa"/>
          </w:tcPr>
          <w:p w14:paraId="3755E9FB" w14:textId="77777777" w:rsidR="006869EE" w:rsidRDefault="006869EE" w:rsidP="006869EE">
            <w:pPr>
              <w:pStyle w:val="CopticCross"/>
            </w:pPr>
          </w:p>
        </w:tc>
        <w:tc>
          <w:tcPr>
            <w:tcW w:w="3960" w:type="dxa"/>
          </w:tcPr>
          <w:p w14:paraId="75FE149A" w14:textId="77777777" w:rsidR="006869EE" w:rsidRDefault="006869EE" w:rsidP="006869EE">
            <w:pPr>
              <w:pStyle w:val="EngHang"/>
            </w:pPr>
            <w:r>
              <w:t>Hail to you, O Virgin</w:t>
            </w:r>
          </w:p>
          <w:p w14:paraId="2F6950A8" w14:textId="77777777" w:rsidR="006869EE" w:rsidRDefault="006869EE" w:rsidP="006869EE">
            <w:pPr>
              <w:pStyle w:val="EngHang"/>
            </w:pPr>
            <w:r>
              <w:t>The true</w:t>
            </w:r>
            <w:r>
              <w:rPr>
                <w:rStyle w:val="FootnoteReference"/>
              </w:rPr>
              <w:footnoteReference w:id="913"/>
            </w:r>
            <w:r>
              <w:t xml:space="preserve"> Queen.</w:t>
            </w:r>
          </w:p>
          <w:p w14:paraId="7648087B" w14:textId="77777777" w:rsidR="006869EE" w:rsidRDefault="006869EE" w:rsidP="006869EE">
            <w:pPr>
              <w:pStyle w:val="EngHang"/>
            </w:pPr>
            <w:r>
              <w:t>Hail to the pride of our race,</w:t>
            </w:r>
          </w:p>
          <w:p w14:paraId="447A5384" w14:textId="77777777" w:rsidR="006869EE" w:rsidRDefault="006869EE" w:rsidP="006869EE">
            <w:pPr>
              <w:pStyle w:val="EngHangEnd"/>
            </w:pPr>
            <w:r>
              <w:t>Who has born to us Emmanuel.</w:t>
            </w:r>
          </w:p>
        </w:tc>
        <w:tc>
          <w:tcPr>
            <w:tcW w:w="288" w:type="dxa"/>
          </w:tcPr>
          <w:p w14:paraId="23E2BA1C" w14:textId="77777777" w:rsidR="006869EE" w:rsidRDefault="006869EE" w:rsidP="006869EE"/>
        </w:tc>
        <w:tc>
          <w:tcPr>
            <w:tcW w:w="288" w:type="dxa"/>
          </w:tcPr>
          <w:p w14:paraId="4C0A7EC4" w14:textId="77777777" w:rsidR="006869EE" w:rsidRDefault="006869EE" w:rsidP="006869EE">
            <w:pPr>
              <w:pStyle w:val="CopticCross"/>
            </w:pPr>
          </w:p>
        </w:tc>
        <w:tc>
          <w:tcPr>
            <w:tcW w:w="3960" w:type="dxa"/>
          </w:tcPr>
          <w:p w14:paraId="49AE00B1" w14:textId="77777777" w:rsidR="006869EE" w:rsidRDefault="006869EE" w:rsidP="006869EE">
            <w:pPr>
              <w:pStyle w:val="CopticVersemulti-line"/>
            </w:pPr>
            <w:r>
              <w:t xml:space="preserve">Ⲭⲉⲣⲉ ⲛⲉ ⲱ̀ ϯⲡⲁⲣⲑⲉⲛⲟⲥ: </w:t>
            </w:r>
          </w:p>
          <w:p w14:paraId="335D57D3" w14:textId="77777777" w:rsidR="006869EE" w:rsidRDefault="006869EE" w:rsidP="006869EE">
            <w:pPr>
              <w:pStyle w:val="CopticVersemulti-line"/>
            </w:pPr>
            <w:r>
              <w:t>ϯⲟⲩⲣⲟ ⲙ̀ⲙⲏⲓ ⲛ̀ⲁ̀ⲗⲏⲑⲓⲛⲏ:</w:t>
            </w:r>
          </w:p>
          <w:p w14:paraId="1EFF051C" w14:textId="77777777" w:rsidR="006869EE" w:rsidRDefault="006869EE" w:rsidP="006869EE">
            <w:pPr>
              <w:pStyle w:val="CopticVersemulti-line"/>
            </w:pPr>
            <w:r>
              <w:t>ⲭⲉⲣⲉ ⲡ̀ϣⲟⲩϣⲟⲩ ⲛ̀ⲧⲉ ⲡⲉⲛⲅⲉⲛⲟⲥ:</w:t>
            </w:r>
          </w:p>
          <w:p w14:paraId="3873B347" w14:textId="77777777" w:rsidR="006869EE" w:rsidRDefault="006869EE" w:rsidP="006869EE">
            <w:pPr>
              <w:pStyle w:val="CopticHangingVerse"/>
            </w:pPr>
            <w:r>
              <w:t>ⲁ̀ⲣⲉϫ̀ⲫⲟ ⲛⲁⲛ ⲛ̀Ⲉⲙⲙⲁⲛⲟⲩⲏⲗ.</w:t>
            </w:r>
          </w:p>
        </w:tc>
      </w:tr>
      <w:tr w:rsidR="006869EE" w14:paraId="2A97439A" w14:textId="77777777" w:rsidTr="006869EE">
        <w:trPr>
          <w:cantSplit/>
          <w:jc w:val="center"/>
        </w:trPr>
        <w:tc>
          <w:tcPr>
            <w:tcW w:w="288" w:type="dxa"/>
          </w:tcPr>
          <w:p w14:paraId="3800E621" w14:textId="77777777" w:rsidR="006869EE" w:rsidRDefault="006869EE" w:rsidP="006869EE">
            <w:pPr>
              <w:pStyle w:val="CopticCross"/>
            </w:pPr>
            <w:r w:rsidRPr="00FB5ACB">
              <w:t>¿</w:t>
            </w:r>
          </w:p>
        </w:tc>
        <w:tc>
          <w:tcPr>
            <w:tcW w:w="3960" w:type="dxa"/>
          </w:tcPr>
          <w:p w14:paraId="158963B9" w14:textId="77777777" w:rsidR="006869EE" w:rsidRDefault="006869EE" w:rsidP="006869EE">
            <w:pPr>
              <w:pStyle w:val="EngHang"/>
            </w:pPr>
            <w:r>
              <w:t>We ask you, remember us,</w:t>
            </w:r>
          </w:p>
          <w:p w14:paraId="52C35A9E" w14:textId="77777777" w:rsidR="006869EE" w:rsidRDefault="006869EE" w:rsidP="006869EE">
            <w:pPr>
              <w:pStyle w:val="EngHang"/>
            </w:pPr>
            <w:r>
              <w:t>O our faithful advocate,</w:t>
            </w:r>
          </w:p>
          <w:p w14:paraId="2B7831E5" w14:textId="77777777" w:rsidR="006869EE" w:rsidRDefault="006869EE" w:rsidP="006869EE">
            <w:pPr>
              <w:pStyle w:val="EngHang"/>
            </w:pPr>
            <w:r>
              <w:t>Before our Lord Jesus Christ,</w:t>
            </w:r>
          </w:p>
          <w:p w14:paraId="3D1EF782" w14:textId="77777777" w:rsidR="006869EE" w:rsidRDefault="006869EE" w:rsidP="006869EE">
            <w:pPr>
              <w:pStyle w:val="EngHangEnd"/>
            </w:pPr>
            <w:r>
              <w:t>That He may forgive us our sins.</w:t>
            </w:r>
          </w:p>
        </w:tc>
        <w:tc>
          <w:tcPr>
            <w:tcW w:w="288" w:type="dxa"/>
          </w:tcPr>
          <w:p w14:paraId="6809FD7B" w14:textId="77777777" w:rsidR="006869EE" w:rsidRDefault="006869EE" w:rsidP="006869EE"/>
        </w:tc>
        <w:tc>
          <w:tcPr>
            <w:tcW w:w="288" w:type="dxa"/>
          </w:tcPr>
          <w:p w14:paraId="624E4DEB" w14:textId="77777777" w:rsidR="006869EE" w:rsidRDefault="006869EE" w:rsidP="006869EE">
            <w:pPr>
              <w:pStyle w:val="CopticCross"/>
            </w:pPr>
            <w:r w:rsidRPr="00FB5ACB">
              <w:t>¿</w:t>
            </w:r>
          </w:p>
        </w:tc>
        <w:tc>
          <w:tcPr>
            <w:tcW w:w="3960" w:type="dxa"/>
          </w:tcPr>
          <w:p w14:paraId="71102256" w14:textId="77777777" w:rsidR="006869EE" w:rsidRDefault="006869EE" w:rsidP="006869EE">
            <w:pPr>
              <w:pStyle w:val="CopticVersemulti-line"/>
            </w:pPr>
            <w:r>
              <w:t xml:space="preserve">Ⲧⲉⲛϯϩⲟ ⲁ̀ⲣⲓⲡⲉⲛⲙⲉⲩⲓ: </w:t>
            </w:r>
          </w:p>
          <w:p w14:paraId="130221A6" w14:textId="77777777" w:rsidR="006869EE" w:rsidRDefault="006869EE" w:rsidP="006869EE">
            <w:pPr>
              <w:pStyle w:val="CopticVersemulti-line"/>
            </w:pPr>
            <w:r>
              <w:t>ⲱ̀ ϯⲡ̀ⲣⲟⲧⲁⲧⲏⲥ ⲉ̀ⲧⲉⲛϩⲟⲧ:</w:t>
            </w:r>
          </w:p>
          <w:p w14:paraId="53D1A011" w14:textId="77777777" w:rsidR="006869EE" w:rsidRDefault="006869EE" w:rsidP="006869EE">
            <w:pPr>
              <w:pStyle w:val="CopticVersemulti-line"/>
            </w:pPr>
            <w:r>
              <w:t>ⲛⲁϩⲣⲉⲛ Ⲡⲉⲛⲟ̄ⲥ̄ Ⲓⲏ̄ⲥ̄ Ⲡⲭ̄ⲥ̄:</w:t>
            </w:r>
          </w:p>
          <w:p w14:paraId="2BF67FF2" w14:textId="77777777" w:rsidR="006869EE" w:rsidRPr="005130A7" w:rsidRDefault="006869EE" w:rsidP="006869EE">
            <w:pPr>
              <w:pStyle w:val="CopticHangingVerse"/>
            </w:pPr>
            <w:r>
              <w:t>ⲛ̀ⲧⲉϥⲭⲁ ⲛⲉⲛⲛⲟⲃⲓ ⲛⲁⲛ ⲉ̀ⲃⲟⲗ.</w:t>
            </w:r>
          </w:p>
        </w:tc>
      </w:tr>
    </w:tbl>
    <w:p w14:paraId="080938E0" w14:textId="77777777" w:rsidR="006869EE" w:rsidRDefault="006869EE" w:rsidP="006869EE">
      <w:pPr>
        <w:pStyle w:val="Heading4"/>
      </w:pPr>
      <w:bookmarkStart w:id="1107" w:name="_Ref435799700"/>
      <w:r>
        <w:t>The Doxologies</w:t>
      </w:r>
      <w:bookmarkEnd w:id="1107"/>
    </w:p>
    <w:p w14:paraId="64D79941" w14:textId="77777777" w:rsidR="006869EE" w:rsidRDefault="006869EE" w:rsidP="006869EE">
      <w:pPr>
        <w:pStyle w:val="Rubrics0"/>
      </w:pPr>
      <w:r>
        <w:t>The appropriate seasonal doxology is sung first, followed by:</w:t>
      </w:r>
    </w:p>
    <w:p w14:paraId="3E1F2F13" w14:textId="77777777" w:rsidR="006869EE" w:rsidRDefault="006869EE" w:rsidP="006869EE">
      <w:pPr>
        <w:pStyle w:val="Heading5"/>
      </w:pPr>
      <w:bookmarkStart w:id="1108" w:name="_Ref434487836"/>
      <w:r>
        <w:t>The Evening Doxology of the Virgin</w:t>
      </w:r>
      <w:bookmarkEnd w:id="11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7343BC3A" w14:textId="77777777" w:rsidTr="006869EE">
        <w:trPr>
          <w:cantSplit/>
          <w:jc w:val="center"/>
        </w:trPr>
        <w:tc>
          <w:tcPr>
            <w:tcW w:w="288" w:type="dxa"/>
          </w:tcPr>
          <w:p w14:paraId="4D5DCB49" w14:textId="77777777" w:rsidR="006869EE" w:rsidRDefault="006869EE" w:rsidP="006869EE">
            <w:pPr>
              <w:pStyle w:val="CopticCross"/>
            </w:pPr>
          </w:p>
        </w:tc>
        <w:tc>
          <w:tcPr>
            <w:tcW w:w="3960" w:type="dxa"/>
          </w:tcPr>
          <w:p w14:paraId="224C9221" w14:textId="77777777" w:rsidR="006869EE" w:rsidRDefault="006869EE" w:rsidP="006869EE">
            <w:pPr>
              <w:pStyle w:val="EngHang"/>
            </w:pPr>
            <w:r>
              <w:t>The adornment of Mary,</w:t>
            </w:r>
          </w:p>
          <w:p w14:paraId="6E8EB0F6" w14:textId="77777777" w:rsidR="006869EE" w:rsidRDefault="006869EE" w:rsidP="006869EE">
            <w:pPr>
              <w:pStyle w:val="EngHang"/>
            </w:pPr>
            <w:r>
              <w:t>In the highest heaven,</w:t>
            </w:r>
          </w:p>
          <w:p w14:paraId="7327B750" w14:textId="77777777" w:rsidR="006869EE" w:rsidRDefault="006869EE" w:rsidP="006869EE">
            <w:pPr>
              <w:pStyle w:val="EngHang"/>
            </w:pPr>
            <w:r>
              <w:t>At the right hand of her Beloved,</w:t>
            </w:r>
          </w:p>
          <w:p w14:paraId="55B07245" w14:textId="77777777" w:rsidR="006869EE" w:rsidRDefault="006869EE" w:rsidP="006869EE">
            <w:pPr>
              <w:pStyle w:val="EngHangEnd"/>
            </w:pPr>
            <w:r>
              <w:t>Asking Him on our behalf.</w:t>
            </w:r>
          </w:p>
        </w:tc>
        <w:tc>
          <w:tcPr>
            <w:tcW w:w="288" w:type="dxa"/>
          </w:tcPr>
          <w:p w14:paraId="6D1CA4CB" w14:textId="77777777" w:rsidR="006869EE" w:rsidRDefault="006869EE" w:rsidP="006869EE"/>
        </w:tc>
        <w:tc>
          <w:tcPr>
            <w:tcW w:w="288" w:type="dxa"/>
          </w:tcPr>
          <w:p w14:paraId="7EEAF6E1" w14:textId="77777777" w:rsidR="006869EE" w:rsidRDefault="006869EE" w:rsidP="006869EE">
            <w:pPr>
              <w:pStyle w:val="CopticCross"/>
            </w:pPr>
          </w:p>
        </w:tc>
        <w:tc>
          <w:tcPr>
            <w:tcW w:w="3960" w:type="dxa"/>
          </w:tcPr>
          <w:p w14:paraId="170E0EC0" w14:textId="77777777" w:rsidR="006869EE" w:rsidRDefault="006869EE" w:rsidP="006869EE">
            <w:pPr>
              <w:pStyle w:val="CopticVersemulti-line"/>
            </w:pPr>
            <w:r>
              <w:t>Ⲉⲣⲉ ⲡ̀ⲥⲟⲗⲥⲉⲗ ⲙ̀Ⲙⲁⲣⲓⲁⲙ:</w:t>
            </w:r>
          </w:p>
          <w:p w14:paraId="11589CB7" w14:textId="77777777" w:rsidR="006869EE" w:rsidRDefault="006869EE" w:rsidP="006869EE">
            <w:pPr>
              <w:pStyle w:val="CopticVersemulti-line"/>
            </w:pPr>
            <w:r>
              <w:t>Ϧⲉⲛ ⲛⲓⲫⲏⲟⲩⲓ ⲉⲧⲥⲁⲡ̀ϣⲱⲓ:</w:t>
            </w:r>
          </w:p>
          <w:p w14:paraId="0F80DE77" w14:textId="77777777" w:rsidR="006869EE" w:rsidRDefault="006869EE" w:rsidP="006869EE">
            <w:pPr>
              <w:pStyle w:val="CopticVersemulti-line"/>
            </w:pPr>
            <w:r>
              <w:t>ⲥⲁⲟⲩⲓⲛⲁⲙ ⲙ̀ⲡⲉⲥⲙⲉⲛⲣⲓⲧ:</w:t>
            </w:r>
          </w:p>
          <w:p w14:paraId="5DE347BB" w14:textId="77777777" w:rsidR="006869EE" w:rsidRPr="00C35319" w:rsidRDefault="006869EE" w:rsidP="006869EE">
            <w:pPr>
              <w:pStyle w:val="CopticHangingVerse"/>
            </w:pPr>
            <w:r>
              <w:t>ⲉⲥⲧⲱⲃϩ ⲙ̀ⲙⲟϥ ⲉ̀ϩ̀ⲣⲏⲓ ⲉ̀ϫⲱⲟⲛ.</w:t>
            </w:r>
          </w:p>
        </w:tc>
      </w:tr>
      <w:tr w:rsidR="006869EE" w14:paraId="7AAFDBC2" w14:textId="77777777" w:rsidTr="006869EE">
        <w:trPr>
          <w:cantSplit/>
          <w:jc w:val="center"/>
        </w:trPr>
        <w:tc>
          <w:tcPr>
            <w:tcW w:w="288" w:type="dxa"/>
          </w:tcPr>
          <w:p w14:paraId="08990179" w14:textId="77777777" w:rsidR="006869EE" w:rsidRDefault="006869EE" w:rsidP="006869EE">
            <w:pPr>
              <w:pStyle w:val="CopticCross"/>
            </w:pPr>
            <w:r w:rsidRPr="00FB5ACB">
              <w:lastRenderedPageBreak/>
              <w:t>¿</w:t>
            </w:r>
          </w:p>
        </w:tc>
        <w:tc>
          <w:tcPr>
            <w:tcW w:w="3960" w:type="dxa"/>
          </w:tcPr>
          <w:p w14:paraId="70DA30EE" w14:textId="77777777" w:rsidR="006869EE" w:rsidRDefault="006869EE" w:rsidP="006869EE">
            <w:pPr>
              <w:pStyle w:val="EngHang"/>
            </w:pPr>
            <w:r>
              <w:t>As David has said,</w:t>
            </w:r>
          </w:p>
          <w:p w14:paraId="7D942094" w14:textId="77777777" w:rsidR="006869EE" w:rsidRDefault="006869EE" w:rsidP="006869EE">
            <w:pPr>
              <w:pStyle w:val="EngHang"/>
            </w:pPr>
            <w:r>
              <w:t>In the book of the Psalms,</w:t>
            </w:r>
          </w:p>
          <w:p w14:paraId="36B2D35D" w14:textId="77777777" w:rsidR="006869EE" w:rsidRDefault="006869EE" w:rsidP="006869EE">
            <w:pPr>
              <w:pStyle w:val="EngHang"/>
            </w:pPr>
            <w:r>
              <w:t>“The Queen did stand</w:t>
            </w:r>
          </w:p>
          <w:p w14:paraId="05636B88" w14:textId="77777777" w:rsidR="006869EE" w:rsidRDefault="006869EE" w:rsidP="006869EE">
            <w:pPr>
              <w:pStyle w:val="EngHangEnd"/>
            </w:pPr>
            <w:r>
              <w:t>At Your right hand, O King.”</w:t>
            </w:r>
          </w:p>
        </w:tc>
        <w:tc>
          <w:tcPr>
            <w:tcW w:w="288" w:type="dxa"/>
          </w:tcPr>
          <w:p w14:paraId="52210497" w14:textId="77777777" w:rsidR="006869EE" w:rsidRDefault="006869EE" w:rsidP="006869EE"/>
        </w:tc>
        <w:tc>
          <w:tcPr>
            <w:tcW w:w="288" w:type="dxa"/>
          </w:tcPr>
          <w:p w14:paraId="57B9F9EF" w14:textId="77777777" w:rsidR="006869EE" w:rsidRDefault="006869EE" w:rsidP="006869EE">
            <w:pPr>
              <w:pStyle w:val="CopticCross"/>
            </w:pPr>
            <w:r w:rsidRPr="00FB5ACB">
              <w:t>¿</w:t>
            </w:r>
          </w:p>
        </w:tc>
        <w:tc>
          <w:tcPr>
            <w:tcW w:w="3960" w:type="dxa"/>
          </w:tcPr>
          <w:p w14:paraId="14B620F1" w14:textId="77777777" w:rsidR="006869EE" w:rsidRDefault="006869EE" w:rsidP="006869EE">
            <w:pPr>
              <w:pStyle w:val="CopticVersemulti-line"/>
            </w:pPr>
            <w:r>
              <w:t>Ⲕⲁⲧⲁ ⲫ̀ⲣⲏϯ ⲉ̀ⲧⲁϥϫⲟⲥ:</w:t>
            </w:r>
          </w:p>
          <w:p w14:paraId="2A1A6C3C" w14:textId="77777777" w:rsidR="006869EE" w:rsidRDefault="006869EE" w:rsidP="006869EE">
            <w:pPr>
              <w:pStyle w:val="CopticVersemulti-line"/>
            </w:pPr>
            <w:r>
              <w:t xml:space="preserve">ⲛ̀ϫⲉ Ⲇⲁⲩⲓⲇ ϧⲉⲛ ⲛⲓⲯⲁⲗⲙⲟⲥ: </w:t>
            </w:r>
          </w:p>
          <w:p w14:paraId="52B6F37E" w14:textId="77777777" w:rsidR="006869EE" w:rsidRDefault="006869EE" w:rsidP="006869EE">
            <w:pPr>
              <w:pStyle w:val="CopticVersemulti-line"/>
            </w:pPr>
            <w:r>
              <w:t>ϫⲉ ⲁⲥⲟ̀ϩⲓ ⲉ̀ⲣⲁⲧⲥ ⲛ̀ϫⲉ ϯⲟⲩⲣⲱ:</w:t>
            </w:r>
          </w:p>
          <w:p w14:paraId="4FA7FD5E" w14:textId="77777777" w:rsidR="006869EE" w:rsidRDefault="006869EE" w:rsidP="006869EE">
            <w:pPr>
              <w:pStyle w:val="CopticHangingVerse"/>
            </w:pPr>
            <w:r>
              <w:t>ⲥⲁⲟⲩⲓⲛⲁⲙ ⲙ̀ⲙⲟⲕ ⲡ̀ⲟⲩⲣⲟ.</w:t>
            </w:r>
          </w:p>
        </w:tc>
      </w:tr>
      <w:tr w:rsidR="006869EE" w14:paraId="7F11888D" w14:textId="77777777" w:rsidTr="006869EE">
        <w:trPr>
          <w:cantSplit/>
          <w:jc w:val="center"/>
        </w:trPr>
        <w:tc>
          <w:tcPr>
            <w:tcW w:w="288" w:type="dxa"/>
          </w:tcPr>
          <w:p w14:paraId="478E8ECC" w14:textId="77777777" w:rsidR="006869EE" w:rsidRDefault="006869EE" w:rsidP="006869EE">
            <w:pPr>
              <w:pStyle w:val="CopticCross"/>
            </w:pPr>
          </w:p>
        </w:tc>
        <w:tc>
          <w:tcPr>
            <w:tcW w:w="3960" w:type="dxa"/>
          </w:tcPr>
          <w:p w14:paraId="4309028C" w14:textId="77777777" w:rsidR="006869EE" w:rsidRDefault="006869EE" w:rsidP="006869EE">
            <w:pPr>
              <w:pStyle w:val="EngHang"/>
            </w:pPr>
            <w:r>
              <w:t>Solomon has called her,</w:t>
            </w:r>
          </w:p>
          <w:p w14:paraId="4BB397EA" w14:textId="77777777" w:rsidR="006869EE" w:rsidRDefault="006869EE" w:rsidP="006869EE">
            <w:pPr>
              <w:pStyle w:val="EngHang"/>
            </w:pPr>
            <w:r>
              <w:t>In the Song of Songs,</w:t>
            </w:r>
          </w:p>
          <w:p w14:paraId="43D7CACB" w14:textId="77777777" w:rsidR="006869EE" w:rsidRDefault="006869EE" w:rsidP="006869EE">
            <w:pPr>
              <w:pStyle w:val="EngHang"/>
            </w:pPr>
            <w:r>
              <w:t>“My sister and my spouse,</w:t>
            </w:r>
          </w:p>
          <w:p w14:paraId="488B9EF8" w14:textId="77777777" w:rsidR="006869EE" w:rsidRDefault="006869EE" w:rsidP="006869EE">
            <w:pPr>
              <w:pStyle w:val="EngHangEnd"/>
            </w:pPr>
            <w:r>
              <w:t>My true city Jerusalem.”</w:t>
            </w:r>
          </w:p>
        </w:tc>
        <w:tc>
          <w:tcPr>
            <w:tcW w:w="288" w:type="dxa"/>
          </w:tcPr>
          <w:p w14:paraId="2F5E660A" w14:textId="77777777" w:rsidR="006869EE" w:rsidRDefault="006869EE" w:rsidP="006869EE"/>
        </w:tc>
        <w:tc>
          <w:tcPr>
            <w:tcW w:w="288" w:type="dxa"/>
          </w:tcPr>
          <w:p w14:paraId="537D4E38" w14:textId="77777777" w:rsidR="006869EE" w:rsidRDefault="006869EE" w:rsidP="006869EE">
            <w:pPr>
              <w:pStyle w:val="CopticCross"/>
            </w:pPr>
          </w:p>
        </w:tc>
        <w:tc>
          <w:tcPr>
            <w:tcW w:w="3960" w:type="dxa"/>
          </w:tcPr>
          <w:p w14:paraId="092EAA37" w14:textId="77777777" w:rsidR="006869EE" w:rsidRDefault="006869EE" w:rsidP="006869EE">
            <w:pPr>
              <w:pStyle w:val="CopticVersemulti-line"/>
            </w:pPr>
            <w:r>
              <w:t>Ⲥⲟⲗⲟⲙⲟⲱⲛ ⲛⲟⲩϯ ⲉ̀ⲣⲟⲥ:</w:t>
            </w:r>
          </w:p>
          <w:p w14:paraId="5E44BAB9" w14:textId="77777777" w:rsidR="006869EE" w:rsidRDefault="006869EE" w:rsidP="006869EE">
            <w:pPr>
              <w:pStyle w:val="CopticVersemulti-line"/>
            </w:pPr>
            <w:r>
              <w:t xml:space="preserve">ϧⲉⲛ ⲡⲓϫⲱ ⲛ̀ⲧⲉ ⲛⲓϫⲱ: </w:t>
            </w:r>
          </w:p>
          <w:p w14:paraId="0DBC34A2" w14:textId="77777777" w:rsidR="006869EE" w:rsidRDefault="006869EE" w:rsidP="006869EE">
            <w:pPr>
              <w:pStyle w:val="CopticVersemulti-line"/>
            </w:pPr>
            <w:r>
              <w:t>ϫⲉ ⲧⲁⲥⲱⲛⲓ ⲟⲩⲟϩ ⲧⲁϣ̀ⲫⲉⲣⲓ:</w:t>
            </w:r>
          </w:p>
          <w:p w14:paraId="083BF423" w14:textId="77777777" w:rsidR="006869EE" w:rsidRDefault="006869EE" w:rsidP="006869EE">
            <w:pPr>
              <w:pStyle w:val="CopticHangingVerse"/>
            </w:pPr>
            <w:r>
              <w:t>ⲧⲁⲡⲟⲗⲓⲥ ⲙ̀ⲙⲏⲓ Ⲓⲉⲣⲟⲩⲥⲁⲗⲏⲙ.</w:t>
            </w:r>
          </w:p>
        </w:tc>
      </w:tr>
      <w:tr w:rsidR="006869EE" w14:paraId="2290A2A7" w14:textId="77777777" w:rsidTr="006869EE">
        <w:trPr>
          <w:cantSplit/>
          <w:jc w:val="center"/>
        </w:trPr>
        <w:tc>
          <w:tcPr>
            <w:tcW w:w="288" w:type="dxa"/>
          </w:tcPr>
          <w:p w14:paraId="5EB07F02" w14:textId="77777777" w:rsidR="006869EE" w:rsidRDefault="006869EE" w:rsidP="006869EE">
            <w:pPr>
              <w:pStyle w:val="CopticCross"/>
            </w:pPr>
            <w:r w:rsidRPr="00FB5ACB">
              <w:t>¿</w:t>
            </w:r>
          </w:p>
        </w:tc>
        <w:tc>
          <w:tcPr>
            <w:tcW w:w="3960" w:type="dxa"/>
          </w:tcPr>
          <w:p w14:paraId="34055E3F" w14:textId="77777777" w:rsidR="006869EE" w:rsidRDefault="006869EE" w:rsidP="006869EE">
            <w:pPr>
              <w:pStyle w:val="EngHang"/>
            </w:pPr>
            <w:r>
              <w:t>For he has given a type of her</w:t>
            </w:r>
          </w:p>
          <w:p w14:paraId="4CFD6DA7" w14:textId="77777777" w:rsidR="006869EE" w:rsidRDefault="006869EE" w:rsidP="006869EE">
            <w:pPr>
              <w:pStyle w:val="EngHang"/>
            </w:pPr>
            <w:r>
              <w:t>In diverse high names,</w:t>
            </w:r>
          </w:p>
          <w:p w14:paraId="3164868C" w14:textId="77777777" w:rsidR="006869EE" w:rsidRDefault="006869EE" w:rsidP="006869EE">
            <w:pPr>
              <w:pStyle w:val="EngHang"/>
            </w:pPr>
            <w:r>
              <w:t>Saying, “come out of your garden,</w:t>
            </w:r>
          </w:p>
          <w:p w14:paraId="788A6B64" w14:textId="77777777" w:rsidR="006869EE" w:rsidRDefault="006869EE" w:rsidP="006869EE">
            <w:pPr>
              <w:pStyle w:val="EngHangEnd"/>
            </w:pPr>
            <w:r>
              <w:t>O choicest aroma.”</w:t>
            </w:r>
          </w:p>
        </w:tc>
        <w:tc>
          <w:tcPr>
            <w:tcW w:w="288" w:type="dxa"/>
          </w:tcPr>
          <w:p w14:paraId="7146E6EB" w14:textId="77777777" w:rsidR="006869EE" w:rsidRDefault="006869EE" w:rsidP="006869EE"/>
        </w:tc>
        <w:tc>
          <w:tcPr>
            <w:tcW w:w="288" w:type="dxa"/>
          </w:tcPr>
          <w:p w14:paraId="4815AE7F" w14:textId="77777777" w:rsidR="006869EE" w:rsidRDefault="006869EE" w:rsidP="006869EE">
            <w:pPr>
              <w:pStyle w:val="CopticCross"/>
            </w:pPr>
            <w:r w:rsidRPr="00FB5ACB">
              <w:t>¿</w:t>
            </w:r>
          </w:p>
        </w:tc>
        <w:tc>
          <w:tcPr>
            <w:tcW w:w="3960" w:type="dxa"/>
          </w:tcPr>
          <w:p w14:paraId="02D411FC" w14:textId="77777777" w:rsidR="006869EE" w:rsidRDefault="006869EE" w:rsidP="006869EE">
            <w:pPr>
              <w:pStyle w:val="CopticVersemulti-line"/>
            </w:pPr>
            <w:r>
              <w:t>Ⲁϥϯⲙⲏⲓⲛⲓ ⲅⲁⲣ ⲉ̀ⲣⲟⲥ:</w:t>
            </w:r>
          </w:p>
          <w:p w14:paraId="1CC2ADD7" w14:textId="77777777" w:rsidR="006869EE" w:rsidRDefault="006869EE" w:rsidP="006869EE">
            <w:pPr>
              <w:pStyle w:val="CopticVersemulti-line"/>
            </w:pPr>
            <w:r>
              <w:t>ϧⲉⲛ ϩⲁⲛⲙⲏϣ ⲛ̀ⲣⲁⲛ ⲉⲩϭⲟⲥⲓ:</w:t>
            </w:r>
          </w:p>
          <w:p w14:paraId="7393DAE9" w14:textId="77777777" w:rsidR="006869EE" w:rsidRDefault="006869EE" w:rsidP="006869EE">
            <w:pPr>
              <w:pStyle w:val="CopticVersemulti-line"/>
            </w:pPr>
            <w:r>
              <w:t>ϫⲉ ⲁ̀ⲙⲏ ⲉ̀ⲃⲟⲗϧⲉⲛ ⲡⲉⲕⲏ̀ⲡⲟⲥ:</w:t>
            </w:r>
          </w:p>
          <w:p w14:paraId="0A420A45" w14:textId="77777777" w:rsidR="006869EE" w:rsidRDefault="006869EE" w:rsidP="006869EE">
            <w:pPr>
              <w:pStyle w:val="CopticHangingVerse"/>
            </w:pPr>
            <w:r>
              <w:t>ⲱ̀ ⲑⲏⲉⲧⲥⲱⲧⲡ ⲛ̀ⲁ̀ⲣⲱⲙⲁⲧⲁ.</w:t>
            </w:r>
          </w:p>
        </w:tc>
      </w:tr>
      <w:tr w:rsidR="006869EE" w14:paraId="34BE26CD" w14:textId="77777777" w:rsidTr="006869EE">
        <w:trPr>
          <w:cantSplit/>
          <w:jc w:val="center"/>
        </w:trPr>
        <w:tc>
          <w:tcPr>
            <w:tcW w:w="288" w:type="dxa"/>
          </w:tcPr>
          <w:p w14:paraId="21BCB33E" w14:textId="77777777" w:rsidR="006869EE" w:rsidRDefault="006869EE" w:rsidP="006869EE">
            <w:pPr>
              <w:pStyle w:val="CopticCross"/>
            </w:pPr>
          </w:p>
        </w:tc>
        <w:tc>
          <w:tcPr>
            <w:tcW w:w="3960" w:type="dxa"/>
          </w:tcPr>
          <w:p w14:paraId="5F350B71" w14:textId="77777777" w:rsidR="006869EE" w:rsidRDefault="006869EE" w:rsidP="006869EE">
            <w:pPr>
              <w:pStyle w:val="EngHang"/>
            </w:pPr>
            <w:r>
              <w:t>Hail to you, O Virgin,</w:t>
            </w:r>
          </w:p>
          <w:p w14:paraId="1104D78E" w14:textId="77777777" w:rsidR="006869EE" w:rsidRDefault="006869EE" w:rsidP="006869EE">
            <w:pPr>
              <w:pStyle w:val="EngHang"/>
            </w:pPr>
            <w:r>
              <w:t>The true</w:t>
            </w:r>
            <w:r>
              <w:rPr>
                <w:rStyle w:val="FootnoteReference"/>
              </w:rPr>
              <w:footnoteReference w:id="914"/>
            </w:r>
            <w:r>
              <w:t xml:space="preserve"> Queen.</w:t>
            </w:r>
          </w:p>
          <w:p w14:paraId="01CE0C7A" w14:textId="77777777" w:rsidR="006869EE" w:rsidRDefault="006869EE" w:rsidP="006869EE">
            <w:pPr>
              <w:pStyle w:val="EngHang"/>
            </w:pPr>
            <w:r>
              <w:t>Hail to the pride of our race,</w:t>
            </w:r>
          </w:p>
          <w:p w14:paraId="58C14609" w14:textId="77777777" w:rsidR="006869EE" w:rsidRDefault="006869EE" w:rsidP="006869EE">
            <w:pPr>
              <w:pStyle w:val="EngHangEnd"/>
            </w:pPr>
            <w:r>
              <w:t>Who bore to us Emmanuel.</w:t>
            </w:r>
          </w:p>
        </w:tc>
        <w:tc>
          <w:tcPr>
            <w:tcW w:w="288" w:type="dxa"/>
          </w:tcPr>
          <w:p w14:paraId="09A8BD70" w14:textId="77777777" w:rsidR="006869EE" w:rsidRDefault="006869EE" w:rsidP="006869EE"/>
        </w:tc>
        <w:tc>
          <w:tcPr>
            <w:tcW w:w="288" w:type="dxa"/>
          </w:tcPr>
          <w:p w14:paraId="297826F7" w14:textId="77777777" w:rsidR="006869EE" w:rsidRDefault="006869EE" w:rsidP="006869EE">
            <w:pPr>
              <w:pStyle w:val="CopticCross"/>
            </w:pPr>
          </w:p>
        </w:tc>
        <w:tc>
          <w:tcPr>
            <w:tcW w:w="3960" w:type="dxa"/>
          </w:tcPr>
          <w:p w14:paraId="017B8AD4" w14:textId="77777777" w:rsidR="006869EE" w:rsidRDefault="006869EE" w:rsidP="006869EE">
            <w:pPr>
              <w:pStyle w:val="CopticVersemulti-line"/>
            </w:pPr>
            <w:r>
              <w:t>Ⲭⲉⲣⲉ ⲛⲉ ⲱ̀ ϯⲡⲁⲣⲑⲉⲛⲟⲥ:</w:t>
            </w:r>
          </w:p>
          <w:p w14:paraId="7B89AA39" w14:textId="77777777" w:rsidR="006869EE" w:rsidRDefault="006869EE" w:rsidP="006869EE">
            <w:pPr>
              <w:pStyle w:val="CopticVersemulti-line"/>
            </w:pPr>
            <w:r>
              <w:t>Ϯⲟⲩⲣⲱ ⲙ̀ⲙⲏⲓ ⲛ̀ⲁ̀ⲗⲏⲑⲓⲛⲏ:</w:t>
            </w:r>
          </w:p>
          <w:p w14:paraId="6B544A49" w14:textId="77777777" w:rsidR="006869EE" w:rsidRDefault="006869EE" w:rsidP="006869EE">
            <w:pPr>
              <w:pStyle w:val="CopticVersemulti-line"/>
            </w:pPr>
            <w:r>
              <w:t>ⲝⲉⲣⲉ ⲡ̀ϣⲟⲩϣⲟⲩ ⲛ̀ⲧⲉ ⲡⲉⲛⲅⲉⲛⲟⲥ:</w:t>
            </w:r>
          </w:p>
          <w:p w14:paraId="1BB2C862" w14:textId="77777777" w:rsidR="006869EE" w:rsidRDefault="006869EE" w:rsidP="006869EE">
            <w:pPr>
              <w:pStyle w:val="CopticHangingVerse"/>
            </w:pPr>
            <w:r>
              <w:t>ⲁ̀ⲣⲉϫ̀ⲫⲟ ⲛⲁⲛ ⲛ̀Ⲉⲙⲙⲁⲛⲟⲩⲏⲗ.</w:t>
            </w:r>
          </w:p>
        </w:tc>
      </w:tr>
      <w:tr w:rsidR="006869EE" w14:paraId="405BC770" w14:textId="77777777" w:rsidTr="006869EE">
        <w:trPr>
          <w:cantSplit/>
          <w:jc w:val="center"/>
        </w:trPr>
        <w:tc>
          <w:tcPr>
            <w:tcW w:w="288" w:type="dxa"/>
          </w:tcPr>
          <w:p w14:paraId="7DE36015" w14:textId="77777777" w:rsidR="006869EE" w:rsidRDefault="006869EE" w:rsidP="006869EE">
            <w:pPr>
              <w:pStyle w:val="CopticCross"/>
            </w:pPr>
            <w:r w:rsidRPr="00FB5ACB">
              <w:t>¿</w:t>
            </w:r>
          </w:p>
        </w:tc>
        <w:tc>
          <w:tcPr>
            <w:tcW w:w="3960" w:type="dxa"/>
          </w:tcPr>
          <w:p w14:paraId="16EA0F20" w14:textId="77777777" w:rsidR="006869EE" w:rsidRDefault="006869EE" w:rsidP="006869EE">
            <w:pPr>
              <w:pStyle w:val="EngHang"/>
            </w:pPr>
            <w:r>
              <w:t>We ask you, remember us,</w:t>
            </w:r>
          </w:p>
          <w:p w14:paraId="2C52FE17" w14:textId="77777777" w:rsidR="006869EE" w:rsidRDefault="006869EE" w:rsidP="006869EE">
            <w:pPr>
              <w:pStyle w:val="EngHang"/>
            </w:pPr>
            <w:r>
              <w:t>O our faithful advocate,</w:t>
            </w:r>
          </w:p>
          <w:p w14:paraId="06EA8C6E" w14:textId="77777777" w:rsidR="006869EE" w:rsidRDefault="006869EE" w:rsidP="006869EE">
            <w:pPr>
              <w:pStyle w:val="EngHang"/>
            </w:pPr>
            <w:r>
              <w:t>Before our Lord Jesus Christ,</w:t>
            </w:r>
          </w:p>
          <w:p w14:paraId="6F1A03CB" w14:textId="77777777" w:rsidR="006869EE" w:rsidRDefault="006869EE" w:rsidP="006869EE">
            <w:pPr>
              <w:pStyle w:val="EngHangEnd"/>
            </w:pPr>
            <w:r>
              <w:t>That He may forgive us our sins.</w:t>
            </w:r>
          </w:p>
        </w:tc>
        <w:tc>
          <w:tcPr>
            <w:tcW w:w="288" w:type="dxa"/>
          </w:tcPr>
          <w:p w14:paraId="5410668D" w14:textId="77777777" w:rsidR="006869EE" w:rsidRDefault="006869EE" w:rsidP="006869EE"/>
        </w:tc>
        <w:tc>
          <w:tcPr>
            <w:tcW w:w="288" w:type="dxa"/>
          </w:tcPr>
          <w:p w14:paraId="143B06F7" w14:textId="77777777" w:rsidR="006869EE" w:rsidRDefault="006869EE" w:rsidP="006869EE">
            <w:pPr>
              <w:pStyle w:val="CopticCross"/>
            </w:pPr>
            <w:r w:rsidRPr="00FB5ACB">
              <w:t>¿</w:t>
            </w:r>
          </w:p>
        </w:tc>
        <w:tc>
          <w:tcPr>
            <w:tcW w:w="3960" w:type="dxa"/>
          </w:tcPr>
          <w:p w14:paraId="3787001B" w14:textId="77777777" w:rsidR="006869EE" w:rsidRDefault="006869EE" w:rsidP="006869EE">
            <w:pPr>
              <w:pStyle w:val="CopticVersemulti-line"/>
            </w:pPr>
            <w:r>
              <w:t>Ⲧⲉⲛϯϩⲟ ⲁ̀ⲣⲓⲡⲉⲛⲙⲉⲩⲓ:</w:t>
            </w:r>
          </w:p>
          <w:p w14:paraId="511BE57F" w14:textId="77777777" w:rsidR="006869EE" w:rsidRDefault="006869EE" w:rsidP="006869EE">
            <w:pPr>
              <w:pStyle w:val="CopticVersemulti-line"/>
            </w:pPr>
            <w:r>
              <w:t>ⲱ̀ ϯⲡ̀ⲣⲟⲥⲧⲁⲧⲏⲥ ⲉ̀ⲧⲉⲛϩⲟⲧ:</w:t>
            </w:r>
          </w:p>
          <w:p w14:paraId="3640233C" w14:textId="77777777" w:rsidR="006869EE" w:rsidRDefault="006869EE" w:rsidP="006869EE">
            <w:pPr>
              <w:pStyle w:val="CopticVersemulti-line"/>
            </w:pPr>
            <w:r>
              <w:t>ⲛⲁϩⲣⲛⲉ Ⲡⲉⲛⲟ̄ⲥ̄ Ⲓⲏ̄ⲥ̄ Ⲡⲭ̄ⲥ̄:</w:t>
            </w:r>
          </w:p>
          <w:p w14:paraId="5594966D" w14:textId="77777777" w:rsidR="006869EE" w:rsidRDefault="006869EE" w:rsidP="006869EE">
            <w:pPr>
              <w:pStyle w:val="CopticHangingVerse"/>
            </w:pPr>
            <w:r>
              <w:t>ⲛ̀ⲧⲉϥⲭⲁ ⲛⲉⲛⲛⲟⲃⲓ ⲛⲁⲛ ⲉ̀ⲃⲟⲗ.</w:t>
            </w:r>
          </w:p>
        </w:tc>
      </w:tr>
    </w:tbl>
    <w:p w14:paraId="1BFEE67C" w14:textId="77777777" w:rsidR="006869EE" w:rsidRDefault="006869EE" w:rsidP="006869EE">
      <w:pPr>
        <w:pStyle w:val="Heading5"/>
      </w:pPr>
      <w:bookmarkStart w:id="1109" w:name="_Ref434487846"/>
      <w:r>
        <w:t>The Morning Doxology of the Virgin</w:t>
      </w:r>
      <w:bookmarkEnd w:id="110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020D4473" w14:textId="77777777" w:rsidTr="006869EE">
        <w:trPr>
          <w:cantSplit/>
          <w:jc w:val="center"/>
        </w:trPr>
        <w:tc>
          <w:tcPr>
            <w:tcW w:w="288" w:type="dxa"/>
          </w:tcPr>
          <w:p w14:paraId="1CDCF1E0" w14:textId="77777777" w:rsidR="006869EE" w:rsidRDefault="006869EE" w:rsidP="006869EE">
            <w:pPr>
              <w:pStyle w:val="CopticCross"/>
            </w:pPr>
          </w:p>
        </w:tc>
        <w:tc>
          <w:tcPr>
            <w:tcW w:w="3960" w:type="dxa"/>
          </w:tcPr>
          <w:p w14:paraId="6337D525" w14:textId="77777777" w:rsidR="006869EE" w:rsidRDefault="006869EE" w:rsidP="006869EE">
            <w:pPr>
              <w:pStyle w:val="EngHang"/>
            </w:pPr>
            <w:r>
              <w:t>Blessed are you, O Mary,</w:t>
            </w:r>
          </w:p>
          <w:p w14:paraId="6FF8E42D" w14:textId="77777777" w:rsidR="006869EE" w:rsidRDefault="006869EE" w:rsidP="006869EE">
            <w:pPr>
              <w:pStyle w:val="EngHang"/>
            </w:pPr>
            <w:r>
              <w:t>The prudent and the chaste,</w:t>
            </w:r>
          </w:p>
          <w:p w14:paraId="3A56763A" w14:textId="77777777" w:rsidR="006869EE" w:rsidRDefault="006869EE" w:rsidP="006869EE">
            <w:pPr>
              <w:pStyle w:val="EngHang"/>
            </w:pPr>
            <w:r>
              <w:t>The second Tabernacle,</w:t>
            </w:r>
          </w:p>
          <w:p w14:paraId="22026DDB" w14:textId="77777777" w:rsidR="006869EE" w:rsidRDefault="006869EE" w:rsidP="006869EE">
            <w:pPr>
              <w:pStyle w:val="EngHangEnd"/>
            </w:pPr>
            <w:r>
              <w:t>The spiritual treasure.</w:t>
            </w:r>
          </w:p>
        </w:tc>
        <w:tc>
          <w:tcPr>
            <w:tcW w:w="288" w:type="dxa"/>
          </w:tcPr>
          <w:p w14:paraId="523D3BC8" w14:textId="77777777" w:rsidR="006869EE" w:rsidRDefault="006869EE" w:rsidP="006869EE"/>
        </w:tc>
        <w:tc>
          <w:tcPr>
            <w:tcW w:w="288" w:type="dxa"/>
          </w:tcPr>
          <w:p w14:paraId="122B3D9A" w14:textId="77777777" w:rsidR="006869EE" w:rsidRDefault="006869EE" w:rsidP="006869EE">
            <w:pPr>
              <w:pStyle w:val="CopticCross"/>
            </w:pPr>
          </w:p>
        </w:tc>
        <w:tc>
          <w:tcPr>
            <w:tcW w:w="3960" w:type="dxa"/>
          </w:tcPr>
          <w:p w14:paraId="1FE6FD89" w14:textId="77777777" w:rsidR="006869EE" w:rsidRDefault="006869EE" w:rsidP="006869EE">
            <w:pPr>
              <w:pStyle w:val="CopticVersemulti-line"/>
            </w:pPr>
            <w:r>
              <w:t>Ⲱⲟⲩⲛⲓⲁϯ ⲛ̀ⲑⲟ Ⲙⲁⲣⲓⲁ̀:</w:t>
            </w:r>
          </w:p>
          <w:p w14:paraId="7B993A45" w14:textId="77777777" w:rsidR="006869EE" w:rsidRDefault="006869EE" w:rsidP="006869EE">
            <w:pPr>
              <w:pStyle w:val="CopticVersemulti-line"/>
            </w:pPr>
            <w:r>
              <w:t>Ϯⲥⲁⲃⲏ ⲟⲩⲟϩ ⲛ̀ⲥⲉⲙⲛⲉ:</w:t>
            </w:r>
          </w:p>
          <w:p w14:paraId="405D7089" w14:textId="77777777" w:rsidR="006869EE" w:rsidRDefault="006869EE" w:rsidP="006869EE">
            <w:pPr>
              <w:pStyle w:val="CopticVersemulti-line"/>
            </w:pPr>
            <w:r>
              <w:t>Ϯⲙⲁϩⲥ̀ⲛⲟⲩϯ ⲛ̀ⲥ̀ⲕⲏⲙⲏ:</w:t>
            </w:r>
          </w:p>
          <w:p w14:paraId="5BB32131" w14:textId="77777777" w:rsidR="006869EE" w:rsidRPr="00C35319" w:rsidRDefault="006869EE" w:rsidP="006869EE">
            <w:pPr>
              <w:pStyle w:val="CopticHangingVerse"/>
            </w:pPr>
            <w:r>
              <w:t>ⲡⲓⲁ̀ϩⲟ ⲙ̀ⲡ̄ⲛ̄ⲁ̄ⲧⲓⲕⲟⲛ.</w:t>
            </w:r>
          </w:p>
        </w:tc>
      </w:tr>
      <w:tr w:rsidR="006869EE" w14:paraId="4754CF0C" w14:textId="77777777" w:rsidTr="006869EE">
        <w:trPr>
          <w:cantSplit/>
          <w:jc w:val="center"/>
        </w:trPr>
        <w:tc>
          <w:tcPr>
            <w:tcW w:w="288" w:type="dxa"/>
          </w:tcPr>
          <w:p w14:paraId="5207959E" w14:textId="77777777" w:rsidR="006869EE" w:rsidRDefault="006869EE" w:rsidP="006869EE">
            <w:pPr>
              <w:pStyle w:val="CopticCross"/>
            </w:pPr>
            <w:r w:rsidRPr="00FB5ACB">
              <w:lastRenderedPageBreak/>
              <w:t>¿</w:t>
            </w:r>
          </w:p>
        </w:tc>
        <w:tc>
          <w:tcPr>
            <w:tcW w:w="3960" w:type="dxa"/>
          </w:tcPr>
          <w:p w14:paraId="08039DD4" w14:textId="77777777" w:rsidR="006869EE" w:rsidRDefault="006869EE" w:rsidP="006869EE">
            <w:pPr>
              <w:pStyle w:val="EngHang"/>
            </w:pPr>
            <w:r>
              <w:t>The pure turtle dove,</w:t>
            </w:r>
          </w:p>
          <w:p w14:paraId="0DCA86D1" w14:textId="77777777" w:rsidR="006869EE" w:rsidRDefault="006869EE" w:rsidP="006869EE">
            <w:pPr>
              <w:pStyle w:val="EngHang"/>
            </w:pPr>
            <w:r>
              <w:t xml:space="preserve">Who </w:t>
            </w:r>
            <w:commentRangeStart w:id="1110"/>
            <w:r>
              <w:t xml:space="preserve">declared </w:t>
            </w:r>
            <w:commentRangeEnd w:id="1110"/>
            <w:r>
              <w:rPr>
                <w:rStyle w:val="CommentReference"/>
                <w:rFonts w:ascii="Times New Roman" w:eastAsiaTheme="minorHAnsi" w:hAnsi="Times New Roman" w:cstheme="minorBidi"/>
                <w:color w:val="auto"/>
              </w:rPr>
              <w:commentReference w:id="1110"/>
            </w:r>
            <w:r>
              <w:t>in our land,</w:t>
            </w:r>
          </w:p>
          <w:p w14:paraId="2DA2A744" w14:textId="77777777" w:rsidR="006869EE" w:rsidRDefault="006869EE" w:rsidP="006869EE">
            <w:pPr>
              <w:pStyle w:val="EngHang"/>
            </w:pPr>
            <w:r>
              <w:t>And brought to us</w:t>
            </w:r>
          </w:p>
          <w:p w14:paraId="53F79D0A" w14:textId="77777777" w:rsidR="006869EE" w:rsidRDefault="006869EE" w:rsidP="006869EE">
            <w:pPr>
              <w:pStyle w:val="EngHangEnd"/>
            </w:pPr>
            <w:r>
              <w:t>The Fruit of the Spirit—</w:t>
            </w:r>
          </w:p>
        </w:tc>
        <w:tc>
          <w:tcPr>
            <w:tcW w:w="288" w:type="dxa"/>
          </w:tcPr>
          <w:p w14:paraId="5D507175" w14:textId="77777777" w:rsidR="006869EE" w:rsidRDefault="006869EE" w:rsidP="006869EE"/>
        </w:tc>
        <w:tc>
          <w:tcPr>
            <w:tcW w:w="288" w:type="dxa"/>
          </w:tcPr>
          <w:p w14:paraId="721D73C3" w14:textId="77777777" w:rsidR="006869EE" w:rsidRDefault="006869EE" w:rsidP="006869EE">
            <w:pPr>
              <w:pStyle w:val="CopticCross"/>
            </w:pPr>
            <w:r w:rsidRPr="00FB5ACB">
              <w:t>¿</w:t>
            </w:r>
          </w:p>
        </w:tc>
        <w:tc>
          <w:tcPr>
            <w:tcW w:w="3960" w:type="dxa"/>
          </w:tcPr>
          <w:p w14:paraId="6EEEED02" w14:textId="77777777" w:rsidR="006869EE" w:rsidRDefault="006869EE" w:rsidP="006869EE">
            <w:pPr>
              <w:pStyle w:val="CopticVersemulti-line"/>
            </w:pPr>
            <w:r>
              <w:t>Ϯϭⲣⲟⲙⲡ̀ϣⲁⲗ ⲛ̀ⲕⲁⲑⲁⲣⲟⲥ:</w:t>
            </w:r>
          </w:p>
          <w:p w14:paraId="5F075897" w14:textId="77777777" w:rsidR="006869EE" w:rsidRDefault="006869EE" w:rsidP="006869EE">
            <w:pPr>
              <w:pStyle w:val="CopticVersemulti-line"/>
            </w:pPr>
            <w:r>
              <w:t>ⲑⲏⲉ̀ⲧⲁⲥⲙⲟⲩϯ ϧⲉⲛ ⲡⲉⲛⲕⲁϩⲓ:</w:t>
            </w:r>
          </w:p>
          <w:p w14:paraId="37DE843B" w14:textId="77777777" w:rsidR="006869EE" w:rsidRDefault="006869EE" w:rsidP="006869EE">
            <w:pPr>
              <w:pStyle w:val="CopticVersemulti-line"/>
            </w:pPr>
            <w:r>
              <w:t>ⲟⲩⲟϩ ⲁⲥⲫⲓⲣⲓ ⲛⲁⲛ ⲉ̀ⲃⲟⲗ:</w:t>
            </w:r>
          </w:p>
          <w:p w14:paraId="6E838A12" w14:textId="77777777" w:rsidR="006869EE" w:rsidRDefault="006869EE" w:rsidP="006869EE">
            <w:pPr>
              <w:pStyle w:val="CopticHangingVerse"/>
            </w:pPr>
            <w:r>
              <w:t>ⲛ̀ⲟⲩⲕⲁⲣⲡⲟⲥ ⲛ̀ⲧⲉ Ⲡ̀ⲓⲡ̄ⲛ̄ⲁ̄.</w:t>
            </w:r>
          </w:p>
        </w:tc>
      </w:tr>
      <w:tr w:rsidR="006869EE" w14:paraId="3482462F" w14:textId="77777777" w:rsidTr="006869EE">
        <w:trPr>
          <w:cantSplit/>
          <w:jc w:val="center"/>
        </w:trPr>
        <w:tc>
          <w:tcPr>
            <w:tcW w:w="288" w:type="dxa"/>
          </w:tcPr>
          <w:p w14:paraId="1B97D89A" w14:textId="77777777" w:rsidR="006869EE" w:rsidRDefault="006869EE" w:rsidP="006869EE">
            <w:pPr>
              <w:pStyle w:val="CopticCross"/>
            </w:pPr>
          </w:p>
        </w:tc>
        <w:tc>
          <w:tcPr>
            <w:tcW w:w="3960" w:type="dxa"/>
          </w:tcPr>
          <w:p w14:paraId="2B5D4C3C" w14:textId="77777777" w:rsidR="006869EE" w:rsidRDefault="006869EE" w:rsidP="006869EE">
            <w:pPr>
              <w:pStyle w:val="EngHang"/>
            </w:pPr>
            <w:r>
              <w:t>The Spirit of Comfort,</w:t>
            </w:r>
          </w:p>
          <w:p w14:paraId="35426DCB" w14:textId="77777777" w:rsidR="006869EE" w:rsidRDefault="006869EE" w:rsidP="006869EE">
            <w:pPr>
              <w:pStyle w:val="EngHang"/>
            </w:pPr>
            <w:r>
              <w:t>Which came upon your Son,</w:t>
            </w:r>
          </w:p>
          <w:p w14:paraId="507ACFF9" w14:textId="77777777" w:rsidR="006869EE" w:rsidRDefault="006869EE" w:rsidP="006869EE">
            <w:pPr>
              <w:pStyle w:val="EngHang"/>
            </w:pPr>
            <w:r>
              <w:t>In the waters of the Jordan,</w:t>
            </w:r>
          </w:p>
          <w:p w14:paraId="12896B63" w14:textId="77777777" w:rsidR="006869EE" w:rsidRDefault="006869EE" w:rsidP="006869EE">
            <w:pPr>
              <w:pStyle w:val="EngHangEnd"/>
            </w:pPr>
            <w:r>
              <w:t>As in the type of Noah.</w:t>
            </w:r>
          </w:p>
        </w:tc>
        <w:tc>
          <w:tcPr>
            <w:tcW w:w="288" w:type="dxa"/>
          </w:tcPr>
          <w:p w14:paraId="3CE965F8" w14:textId="77777777" w:rsidR="006869EE" w:rsidRDefault="006869EE" w:rsidP="006869EE"/>
        </w:tc>
        <w:tc>
          <w:tcPr>
            <w:tcW w:w="288" w:type="dxa"/>
          </w:tcPr>
          <w:p w14:paraId="60F9ACFD" w14:textId="77777777" w:rsidR="006869EE" w:rsidRDefault="006869EE" w:rsidP="006869EE">
            <w:pPr>
              <w:pStyle w:val="CopticCross"/>
            </w:pPr>
          </w:p>
        </w:tc>
        <w:tc>
          <w:tcPr>
            <w:tcW w:w="3960" w:type="dxa"/>
          </w:tcPr>
          <w:p w14:paraId="656E5434" w14:textId="77777777" w:rsidR="006869EE" w:rsidRDefault="006869EE" w:rsidP="006869EE">
            <w:pPr>
              <w:pStyle w:val="CopticVersemulti-line"/>
            </w:pPr>
            <w:r>
              <w:t>Ⲡⲓⲡ̄ⲛ̄ⲁ̄ ⲙ̀ⲡⲁⲣⲁⲕⲗⲏⲧⲟⲛ:</w:t>
            </w:r>
          </w:p>
          <w:p w14:paraId="54A1371D" w14:textId="77777777" w:rsidR="006869EE" w:rsidRDefault="006869EE" w:rsidP="006869EE">
            <w:pPr>
              <w:pStyle w:val="CopticVersemulti-line"/>
            </w:pPr>
            <w:r>
              <w:t>ⲫⲏⲉ̀ⲧⲁϥⲓ̀ ⲉ̀ϫⲉⲛ Ⲡⲉϣⲏⲣⲓ:</w:t>
            </w:r>
          </w:p>
          <w:p w14:paraId="47CC46C6" w14:textId="77777777" w:rsidR="006869EE" w:rsidRDefault="006869EE" w:rsidP="006869EE">
            <w:pPr>
              <w:pStyle w:val="CopticVersemulti-line"/>
            </w:pPr>
            <w:r>
              <w:t xml:space="preserve">ϩⲓϫⲉⲛ ⲛⲓⲙⲱⲟⲩ ⲛ̀ⲧⲉ Ⲡⲓⲓⲟⲣⲇⲁⲛⲏⲥ: </w:t>
            </w:r>
          </w:p>
          <w:p w14:paraId="02C401B6" w14:textId="77777777" w:rsidR="006869EE" w:rsidRDefault="006869EE" w:rsidP="006869EE">
            <w:pPr>
              <w:pStyle w:val="CopticHangingVerse"/>
            </w:pPr>
            <w:r>
              <w:t>ⲕⲁⲧⲁ ⲡ̀ⲧⲩⲡⲟⲥ ⲛ̀Ⲛⲱⲉ̀.</w:t>
            </w:r>
          </w:p>
        </w:tc>
      </w:tr>
      <w:tr w:rsidR="006869EE" w14:paraId="6B948F53" w14:textId="77777777" w:rsidTr="006869EE">
        <w:trPr>
          <w:cantSplit/>
          <w:jc w:val="center"/>
        </w:trPr>
        <w:tc>
          <w:tcPr>
            <w:tcW w:w="288" w:type="dxa"/>
          </w:tcPr>
          <w:p w14:paraId="04CB5338" w14:textId="77777777" w:rsidR="006869EE" w:rsidRDefault="006869EE" w:rsidP="006869EE">
            <w:pPr>
              <w:pStyle w:val="CopticCross"/>
            </w:pPr>
            <w:r w:rsidRPr="00FB5ACB">
              <w:t>¿</w:t>
            </w:r>
          </w:p>
        </w:tc>
        <w:tc>
          <w:tcPr>
            <w:tcW w:w="3960" w:type="dxa"/>
          </w:tcPr>
          <w:p w14:paraId="0744432B" w14:textId="77777777" w:rsidR="006869EE" w:rsidRDefault="006869EE" w:rsidP="006869EE">
            <w:pPr>
              <w:pStyle w:val="EngHang"/>
            </w:pPr>
            <w:r>
              <w:t>For Noah’s dove has proclaimed</w:t>
            </w:r>
          </w:p>
          <w:p w14:paraId="60D18875" w14:textId="77777777" w:rsidR="006869EE" w:rsidRDefault="006869EE" w:rsidP="006869EE">
            <w:pPr>
              <w:pStyle w:val="EngHang"/>
            </w:pPr>
            <w:commentRangeStart w:id="1111"/>
            <w:r>
              <w:t xml:space="preserve">Good New </w:t>
            </w:r>
            <w:commentRangeEnd w:id="1111"/>
            <w:r>
              <w:rPr>
                <w:rStyle w:val="CommentReference"/>
                <w:rFonts w:ascii="Times New Roman" w:eastAsiaTheme="minorHAnsi" w:hAnsi="Times New Roman" w:cstheme="minorBidi"/>
                <w:color w:val="auto"/>
              </w:rPr>
              <w:commentReference w:id="1111"/>
            </w:r>
            <w:r>
              <w:t>to us—</w:t>
            </w:r>
          </w:p>
          <w:p w14:paraId="616CE76A" w14:textId="77777777" w:rsidR="006869EE" w:rsidRDefault="006869EE" w:rsidP="006869EE">
            <w:pPr>
              <w:pStyle w:val="EngHang"/>
            </w:pPr>
            <w:r>
              <w:t>The peace of God</w:t>
            </w:r>
          </w:p>
          <w:p w14:paraId="29F6B177" w14:textId="77777777" w:rsidR="006869EE" w:rsidRDefault="006869EE" w:rsidP="006869EE">
            <w:pPr>
              <w:pStyle w:val="EngHangEnd"/>
            </w:pPr>
            <w:r>
              <w:t>Towards mankind.</w:t>
            </w:r>
          </w:p>
        </w:tc>
        <w:tc>
          <w:tcPr>
            <w:tcW w:w="288" w:type="dxa"/>
          </w:tcPr>
          <w:p w14:paraId="7802E18B" w14:textId="77777777" w:rsidR="006869EE" w:rsidRDefault="006869EE" w:rsidP="006869EE"/>
        </w:tc>
        <w:tc>
          <w:tcPr>
            <w:tcW w:w="288" w:type="dxa"/>
          </w:tcPr>
          <w:p w14:paraId="21937DFF" w14:textId="77777777" w:rsidR="006869EE" w:rsidRDefault="006869EE" w:rsidP="006869EE">
            <w:pPr>
              <w:pStyle w:val="CopticCross"/>
            </w:pPr>
            <w:r w:rsidRPr="00FB5ACB">
              <w:t>¿</w:t>
            </w:r>
          </w:p>
        </w:tc>
        <w:tc>
          <w:tcPr>
            <w:tcW w:w="3960" w:type="dxa"/>
          </w:tcPr>
          <w:p w14:paraId="325553B7" w14:textId="77777777" w:rsidR="006869EE" w:rsidRDefault="006869EE" w:rsidP="006869EE">
            <w:pPr>
              <w:pStyle w:val="CopticVersemulti-line"/>
            </w:pPr>
            <w:r>
              <w:t>Ϯϭⲣⲟⲙⲡⲓ ⲅⲁⲣ ⲉ̀ⲧⲉ ⲙ̀ⲙⲁⲩ:</w:t>
            </w:r>
          </w:p>
          <w:p w14:paraId="0E79502D" w14:textId="77777777" w:rsidR="006869EE" w:rsidRDefault="006869EE" w:rsidP="006869EE">
            <w:pPr>
              <w:pStyle w:val="CopticVersemulti-line"/>
            </w:pPr>
            <w:r>
              <w:t>ⲛ̀ⲑⲟⲥ ⲁⲥϩⲓϣⲉⲛⲛⲟⲩϥⲓ ⲛⲁⲛ:</w:t>
            </w:r>
          </w:p>
          <w:p w14:paraId="5F0586C4" w14:textId="77777777" w:rsidR="006869EE" w:rsidRDefault="006869EE" w:rsidP="006869EE">
            <w:pPr>
              <w:pStyle w:val="CopticVersemulti-line"/>
            </w:pPr>
            <w:r>
              <w:t>ⲛ̀ϯϩⲓⲣⲏⲛⲏ ⲛ̀ⲧⲉ Ⲫϯ:</w:t>
            </w:r>
          </w:p>
          <w:p w14:paraId="721004C9" w14:textId="77777777" w:rsidR="006869EE" w:rsidRDefault="006869EE" w:rsidP="006869EE">
            <w:pPr>
              <w:pStyle w:val="CopticHangingVerse"/>
            </w:pPr>
            <w:r>
              <w:t>ⲑⲏⲉ̀ⲧⲁⲥϣⲱⲡⲓ ϣⲁ ⲛⲓⲣⲱⲙⲓ.</w:t>
            </w:r>
          </w:p>
        </w:tc>
      </w:tr>
      <w:tr w:rsidR="006869EE" w14:paraId="219B21E4" w14:textId="77777777" w:rsidTr="006869EE">
        <w:trPr>
          <w:cantSplit/>
          <w:jc w:val="center"/>
        </w:trPr>
        <w:tc>
          <w:tcPr>
            <w:tcW w:w="288" w:type="dxa"/>
          </w:tcPr>
          <w:p w14:paraId="3D4B4A2E" w14:textId="77777777" w:rsidR="006869EE" w:rsidRDefault="006869EE" w:rsidP="006869EE">
            <w:pPr>
              <w:pStyle w:val="CopticCross"/>
            </w:pPr>
          </w:p>
        </w:tc>
        <w:tc>
          <w:tcPr>
            <w:tcW w:w="3960" w:type="dxa"/>
          </w:tcPr>
          <w:p w14:paraId="0C699743" w14:textId="77777777" w:rsidR="006869EE" w:rsidRDefault="006869EE" w:rsidP="006869EE">
            <w:pPr>
              <w:pStyle w:val="EngHang"/>
            </w:pPr>
            <w:r>
              <w:t>Likewise you—our hope,</w:t>
            </w:r>
          </w:p>
          <w:p w14:paraId="49DCA2EE" w14:textId="77777777" w:rsidR="006869EE" w:rsidRDefault="006869EE" w:rsidP="006869EE">
            <w:pPr>
              <w:pStyle w:val="EngHang"/>
            </w:pPr>
            <w:r>
              <w:t>The rational turtle dove—</w:t>
            </w:r>
          </w:p>
          <w:p w14:paraId="30636A24" w14:textId="77777777" w:rsidR="006869EE" w:rsidRDefault="006869EE" w:rsidP="006869EE">
            <w:pPr>
              <w:pStyle w:val="EngHang"/>
            </w:pPr>
            <w:r>
              <w:t>Have brought Mercy to us,</w:t>
            </w:r>
          </w:p>
          <w:p w14:paraId="70EBAD35" w14:textId="77777777" w:rsidR="006869EE" w:rsidRDefault="006869EE" w:rsidP="006869EE">
            <w:pPr>
              <w:pStyle w:val="EngHangEnd"/>
            </w:pPr>
            <w:r>
              <w:t>Carrying Him in your womb.</w:t>
            </w:r>
          </w:p>
        </w:tc>
        <w:tc>
          <w:tcPr>
            <w:tcW w:w="288" w:type="dxa"/>
          </w:tcPr>
          <w:p w14:paraId="1C60CB0F" w14:textId="77777777" w:rsidR="006869EE" w:rsidRDefault="006869EE" w:rsidP="006869EE"/>
        </w:tc>
        <w:tc>
          <w:tcPr>
            <w:tcW w:w="288" w:type="dxa"/>
          </w:tcPr>
          <w:p w14:paraId="485ABB37" w14:textId="77777777" w:rsidR="006869EE" w:rsidRDefault="006869EE" w:rsidP="006869EE">
            <w:pPr>
              <w:pStyle w:val="CopticCross"/>
            </w:pPr>
          </w:p>
        </w:tc>
        <w:tc>
          <w:tcPr>
            <w:tcW w:w="3960" w:type="dxa"/>
          </w:tcPr>
          <w:p w14:paraId="5BCD12BB" w14:textId="77777777" w:rsidR="006869EE" w:rsidRDefault="006869EE" w:rsidP="006869EE">
            <w:pPr>
              <w:pStyle w:val="CopticVersemulti-line"/>
            </w:pPr>
            <w:r>
              <w:t xml:space="preserve">Ⲛⲑⲟ ϩⲱⲓ ⲱ̀ ⲧⲉⲛϩⲉⲗⲡⲓⲥ: </w:t>
            </w:r>
          </w:p>
          <w:p w14:paraId="65548365" w14:textId="77777777" w:rsidR="006869EE" w:rsidRDefault="006869EE" w:rsidP="006869EE">
            <w:pPr>
              <w:pStyle w:val="CopticVersemulti-line"/>
            </w:pPr>
            <w:r>
              <w:t>ϯϭⲣⲟⲙⲡ̀ϣⲁⲗ ⲛ̀ⲛⲟⲏ̀ⲧⲉ:</w:t>
            </w:r>
          </w:p>
          <w:p w14:paraId="7641B65E" w14:textId="77777777" w:rsidR="006869EE" w:rsidRDefault="006869EE" w:rsidP="006869EE">
            <w:pPr>
              <w:pStyle w:val="CopticVersemulti-line"/>
            </w:pPr>
            <w:r>
              <w:t>ⲁ̀ⲣⲉⲓ̀ⲛⲓ ⲙ̀ⲡⲓⲛⲁⲓ ⲛⲁⲛ:</w:t>
            </w:r>
          </w:p>
          <w:p w14:paraId="51FE3DF1" w14:textId="77777777" w:rsidR="006869EE" w:rsidRDefault="006869EE" w:rsidP="006869EE">
            <w:pPr>
              <w:pStyle w:val="CopticHangingVerse"/>
            </w:pPr>
            <w:r>
              <w:t>ⲁ̀ⲣⲉϥⲁⲓ ϧⲁⲣⲟϥ ϧⲉⲛ ⲧⲉⲛⲉϫⲓ.</w:t>
            </w:r>
          </w:p>
        </w:tc>
      </w:tr>
      <w:tr w:rsidR="006869EE" w14:paraId="48EEBDBE" w14:textId="77777777" w:rsidTr="006869EE">
        <w:trPr>
          <w:cantSplit/>
          <w:jc w:val="center"/>
        </w:trPr>
        <w:tc>
          <w:tcPr>
            <w:tcW w:w="288" w:type="dxa"/>
          </w:tcPr>
          <w:p w14:paraId="576FEB6A" w14:textId="77777777" w:rsidR="006869EE" w:rsidRDefault="006869EE" w:rsidP="006869EE">
            <w:pPr>
              <w:pStyle w:val="CopticCross"/>
            </w:pPr>
            <w:r w:rsidRPr="00FB5ACB">
              <w:t>¿</w:t>
            </w:r>
          </w:p>
        </w:tc>
        <w:tc>
          <w:tcPr>
            <w:tcW w:w="3960" w:type="dxa"/>
          </w:tcPr>
          <w:p w14:paraId="7BA71533" w14:textId="77777777" w:rsidR="006869EE" w:rsidRDefault="006869EE" w:rsidP="006869EE">
            <w:pPr>
              <w:pStyle w:val="EngHang"/>
            </w:pPr>
            <w:r>
              <w:t>That is, Jesus our Lord,</w:t>
            </w:r>
          </w:p>
          <w:p w14:paraId="53E5419C" w14:textId="77777777" w:rsidR="006869EE" w:rsidRDefault="006869EE" w:rsidP="006869EE">
            <w:pPr>
              <w:pStyle w:val="EngHang"/>
            </w:pPr>
            <w:r>
              <w:t>The Only-Begotten of the Father,</w:t>
            </w:r>
          </w:p>
          <w:p w14:paraId="1D12CFB9" w14:textId="77777777" w:rsidR="006869EE" w:rsidRDefault="006869EE" w:rsidP="006869EE">
            <w:pPr>
              <w:pStyle w:val="EngHang"/>
            </w:pPr>
            <w:r>
              <w:t>Was born of you to us,</w:t>
            </w:r>
          </w:p>
          <w:p w14:paraId="75B79BB5" w14:textId="77777777" w:rsidR="006869EE" w:rsidRDefault="006869EE" w:rsidP="006869EE">
            <w:pPr>
              <w:pStyle w:val="EngHangEnd"/>
            </w:pPr>
            <w:r>
              <w:t>And set free our race.</w:t>
            </w:r>
          </w:p>
        </w:tc>
        <w:tc>
          <w:tcPr>
            <w:tcW w:w="288" w:type="dxa"/>
          </w:tcPr>
          <w:p w14:paraId="1FDD751A" w14:textId="77777777" w:rsidR="006869EE" w:rsidRDefault="006869EE" w:rsidP="006869EE"/>
        </w:tc>
        <w:tc>
          <w:tcPr>
            <w:tcW w:w="288" w:type="dxa"/>
          </w:tcPr>
          <w:p w14:paraId="0DE23426" w14:textId="77777777" w:rsidR="006869EE" w:rsidRDefault="006869EE" w:rsidP="006869EE">
            <w:pPr>
              <w:pStyle w:val="CopticCross"/>
            </w:pPr>
            <w:r w:rsidRPr="00FB5ACB">
              <w:t>¿</w:t>
            </w:r>
          </w:p>
        </w:tc>
        <w:tc>
          <w:tcPr>
            <w:tcW w:w="3960" w:type="dxa"/>
          </w:tcPr>
          <w:p w14:paraId="39F75725" w14:textId="77777777" w:rsidR="006869EE" w:rsidRDefault="006869EE" w:rsidP="006869EE">
            <w:pPr>
              <w:pStyle w:val="CopticVersemulti-line"/>
            </w:pPr>
            <w:r>
              <w:t>Ⲉⲧⲉ ⲫⲁⲓ ⲡⲉ Ⲓⲏ̄ⲥ̄:</w:t>
            </w:r>
          </w:p>
          <w:p w14:paraId="60D6E8E7" w14:textId="77777777" w:rsidR="006869EE" w:rsidRDefault="006869EE" w:rsidP="006869EE">
            <w:pPr>
              <w:pStyle w:val="CopticVersemulti-line"/>
            </w:pPr>
            <w:r>
              <w:t>ⲡⲓⲙⲓⲥⲓ ⲉ̀ⲃⲟⲗ ϧⲉⲛ Ⲫⲓⲱⲧ:</w:t>
            </w:r>
          </w:p>
          <w:p w14:paraId="2FB1C42E" w14:textId="77777777" w:rsidR="006869EE" w:rsidRDefault="006869EE" w:rsidP="006869EE">
            <w:pPr>
              <w:pStyle w:val="CopticVersemulti-line"/>
            </w:pPr>
            <w:r>
              <w:t xml:space="preserve">ⲁⲩⲙⲁⲥϥ ⲛⲁⲛ ⲉ̀ⲃⲟⲗ ⲛ̀ϧⲏϯ: </w:t>
            </w:r>
          </w:p>
          <w:p w14:paraId="51BFDF84" w14:textId="77777777" w:rsidR="006869EE" w:rsidRDefault="006869EE" w:rsidP="006869EE">
            <w:pPr>
              <w:pStyle w:val="CopticHangingVerse"/>
            </w:pPr>
            <w:r>
              <w:t>ⲁϥⲉⲣ ⲡⲉⲛⲅⲉⲛⲟⲥ ⲛ̀ⲣⲉⲙϩⲉ.</w:t>
            </w:r>
          </w:p>
        </w:tc>
      </w:tr>
      <w:tr w:rsidR="006869EE" w14:paraId="3C3D552D" w14:textId="77777777" w:rsidTr="006869EE">
        <w:trPr>
          <w:cantSplit/>
          <w:jc w:val="center"/>
        </w:trPr>
        <w:tc>
          <w:tcPr>
            <w:tcW w:w="288" w:type="dxa"/>
          </w:tcPr>
          <w:p w14:paraId="09F2065B" w14:textId="77777777" w:rsidR="006869EE" w:rsidRPr="00FB5ACB" w:rsidRDefault="006869EE" w:rsidP="006869EE">
            <w:pPr>
              <w:pStyle w:val="CopticCross"/>
            </w:pPr>
          </w:p>
        </w:tc>
        <w:tc>
          <w:tcPr>
            <w:tcW w:w="3960" w:type="dxa"/>
          </w:tcPr>
          <w:p w14:paraId="24EA8CDA" w14:textId="77777777" w:rsidR="006869EE" w:rsidRDefault="006869EE" w:rsidP="006869EE">
            <w:pPr>
              <w:pStyle w:val="EngHang"/>
            </w:pPr>
            <w:r>
              <w:t>Let us all declare</w:t>
            </w:r>
          </w:p>
          <w:p w14:paraId="552A5F16" w14:textId="77777777" w:rsidR="006869EE" w:rsidRDefault="006869EE" w:rsidP="006869EE">
            <w:pPr>
              <w:pStyle w:val="EngHang"/>
            </w:pPr>
            <w:r>
              <w:t>With all our hearts,</w:t>
            </w:r>
          </w:p>
          <w:p w14:paraId="558EAB4E" w14:textId="77777777" w:rsidR="006869EE" w:rsidRDefault="006869EE" w:rsidP="006869EE">
            <w:pPr>
              <w:pStyle w:val="EngHang"/>
            </w:pPr>
            <w:r>
              <w:t>Then with our tongues as well,</w:t>
            </w:r>
          </w:p>
          <w:p w14:paraId="5D4EA0C8" w14:textId="77777777" w:rsidR="006869EE" w:rsidRDefault="006869EE" w:rsidP="006869EE">
            <w:pPr>
              <w:pStyle w:val="EngHangEnd"/>
            </w:pPr>
            <w:r>
              <w:t>Proclaiming and saying,</w:t>
            </w:r>
          </w:p>
        </w:tc>
        <w:tc>
          <w:tcPr>
            <w:tcW w:w="288" w:type="dxa"/>
          </w:tcPr>
          <w:p w14:paraId="2C7B0381" w14:textId="77777777" w:rsidR="006869EE" w:rsidRDefault="006869EE" w:rsidP="006869EE"/>
        </w:tc>
        <w:tc>
          <w:tcPr>
            <w:tcW w:w="288" w:type="dxa"/>
          </w:tcPr>
          <w:p w14:paraId="06424675" w14:textId="77777777" w:rsidR="006869EE" w:rsidRPr="00FB5ACB" w:rsidRDefault="006869EE" w:rsidP="006869EE">
            <w:pPr>
              <w:pStyle w:val="CopticCross"/>
            </w:pPr>
          </w:p>
        </w:tc>
        <w:tc>
          <w:tcPr>
            <w:tcW w:w="3960" w:type="dxa"/>
          </w:tcPr>
          <w:p w14:paraId="37959AC5" w14:textId="77777777" w:rsidR="006869EE" w:rsidRDefault="006869EE" w:rsidP="006869EE">
            <w:pPr>
              <w:pStyle w:val="CopticVersemulti-line"/>
            </w:pPr>
            <w:r>
              <w:t>Ⲫⲁⲓ ⲅⲁⲣ ⲙⲁⲣⲉⲛⲧⲁⲟⲩⲟϥ:</w:t>
            </w:r>
          </w:p>
          <w:p w14:paraId="015F4E1D" w14:textId="77777777" w:rsidR="006869EE" w:rsidRDefault="006869EE" w:rsidP="006869EE">
            <w:pPr>
              <w:pStyle w:val="CopticVersemulti-line"/>
            </w:pPr>
            <w:r>
              <w:t>ⲉ̀ⲃⲟⲗ ϧⲉⲛ ⲡⲉⲛϩⲏⲧ ⲛ̀ϣⲟⲣⲡ:</w:t>
            </w:r>
          </w:p>
          <w:p w14:paraId="40445A25" w14:textId="77777777" w:rsidR="006869EE" w:rsidRDefault="006869EE" w:rsidP="006869EE">
            <w:pPr>
              <w:pStyle w:val="CopticVersemulti-line"/>
            </w:pPr>
            <w:r>
              <w:t>ⲙⲉⲛⲉⲥⲱⲥ ⲟⲛ ϧⲉⲛ ⲡⲉⲕⲉⲗⲁⲥ:</w:t>
            </w:r>
          </w:p>
          <w:p w14:paraId="19430C58" w14:textId="77777777" w:rsidR="006869EE" w:rsidRDefault="006869EE" w:rsidP="006869EE">
            <w:pPr>
              <w:pStyle w:val="CopticHangingVerse"/>
            </w:pPr>
            <w:r>
              <w:t>ⲉⲛⲱϣ ⲉ̀ⲃⲟⲗ ⲉⲛϫⲱ ⲙ̀ⲙⲟⲥ.</w:t>
            </w:r>
          </w:p>
        </w:tc>
      </w:tr>
      <w:tr w:rsidR="006869EE" w14:paraId="0451CD0B" w14:textId="77777777" w:rsidTr="006869EE">
        <w:trPr>
          <w:cantSplit/>
          <w:jc w:val="center"/>
        </w:trPr>
        <w:tc>
          <w:tcPr>
            <w:tcW w:w="288" w:type="dxa"/>
          </w:tcPr>
          <w:p w14:paraId="17F96496" w14:textId="77777777" w:rsidR="006869EE" w:rsidRPr="00FB5ACB" w:rsidRDefault="006869EE" w:rsidP="006869EE">
            <w:pPr>
              <w:pStyle w:val="CopticCross"/>
            </w:pPr>
            <w:r w:rsidRPr="00FB5ACB">
              <w:t>¿</w:t>
            </w:r>
          </w:p>
        </w:tc>
        <w:tc>
          <w:tcPr>
            <w:tcW w:w="3960" w:type="dxa"/>
          </w:tcPr>
          <w:p w14:paraId="55947BAC" w14:textId="77777777" w:rsidR="006869EE" w:rsidRDefault="006869EE" w:rsidP="006869EE">
            <w:pPr>
              <w:pStyle w:val="EngHang"/>
            </w:pPr>
            <w:r>
              <w:t>“O our Lord Jesus Christ,</w:t>
            </w:r>
          </w:p>
          <w:p w14:paraId="3C5963A1" w14:textId="77777777" w:rsidR="006869EE" w:rsidRDefault="006869EE" w:rsidP="006869EE">
            <w:pPr>
              <w:pStyle w:val="EngHang"/>
            </w:pPr>
            <w:r>
              <w:t>Make Your sanctuary in us,</w:t>
            </w:r>
          </w:p>
          <w:p w14:paraId="4C4FF1C7" w14:textId="77777777" w:rsidR="006869EE" w:rsidRDefault="006869EE" w:rsidP="006869EE">
            <w:pPr>
              <w:pStyle w:val="EngHang"/>
            </w:pPr>
            <w:r>
              <w:t>A temple of Your Holy Spirit,</w:t>
            </w:r>
          </w:p>
          <w:p w14:paraId="31FB346A" w14:textId="77777777" w:rsidR="006869EE" w:rsidRDefault="006869EE" w:rsidP="006869EE">
            <w:pPr>
              <w:pStyle w:val="EngHangEnd"/>
            </w:pPr>
            <w:r>
              <w:t>Every glorifying You.”</w:t>
            </w:r>
          </w:p>
        </w:tc>
        <w:tc>
          <w:tcPr>
            <w:tcW w:w="288" w:type="dxa"/>
          </w:tcPr>
          <w:p w14:paraId="0D16872D" w14:textId="77777777" w:rsidR="006869EE" w:rsidRDefault="006869EE" w:rsidP="006869EE">
            <w:pPr>
              <w:pStyle w:val="CopticCross"/>
            </w:pPr>
            <w:r w:rsidRPr="00FB5ACB">
              <w:t>¿</w:t>
            </w:r>
          </w:p>
        </w:tc>
        <w:tc>
          <w:tcPr>
            <w:tcW w:w="288" w:type="dxa"/>
          </w:tcPr>
          <w:p w14:paraId="344C7375" w14:textId="77777777" w:rsidR="006869EE" w:rsidRPr="00FB5ACB" w:rsidRDefault="006869EE" w:rsidP="006869EE">
            <w:pPr>
              <w:pStyle w:val="CopticCross"/>
            </w:pPr>
          </w:p>
        </w:tc>
        <w:tc>
          <w:tcPr>
            <w:tcW w:w="3960" w:type="dxa"/>
          </w:tcPr>
          <w:p w14:paraId="73F62C7D" w14:textId="77777777" w:rsidR="006869EE" w:rsidRDefault="006869EE" w:rsidP="006869EE">
            <w:pPr>
              <w:pStyle w:val="CopticVersemulti-line"/>
            </w:pPr>
            <w:r>
              <w:t>Ϫⲉ Ⲡⲉⲛⲟ̄ⲥ̄ Ⲓⲏ̄ⲥ̄ Ⲡⲭ̄ⲥ̄:</w:t>
            </w:r>
          </w:p>
          <w:p w14:paraId="4615A135" w14:textId="77777777" w:rsidR="006869EE" w:rsidRDefault="006869EE" w:rsidP="006869EE">
            <w:pPr>
              <w:pStyle w:val="CopticVersemulti-line"/>
            </w:pPr>
            <w:r>
              <w:t>ⲙⲁⲑⲁⲙⲓⲟ̀: ⲛⲁⲕ ⲛ̀ϧ̀ⲣⲏⲓ ⲛ̀ϧⲏⲧⲉⲛ:</w:t>
            </w:r>
          </w:p>
          <w:p w14:paraId="46D65A60" w14:textId="77777777" w:rsidR="006869EE" w:rsidRDefault="006869EE" w:rsidP="006869EE">
            <w:pPr>
              <w:pStyle w:val="CopticVersemulti-line"/>
            </w:pPr>
            <w:r>
              <w:t>ⲛ̀ⲟⲩⲉⲣⲫⲉⲓ ⲛ̀ⲧⲉ Ⲡⲉⲕⲡ̄ⲛ̄ⲁ̄ ⲉ̄ⲑ̄ⲩ̄:</w:t>
            </w:r>
          </w:p>
          <w:p w14:paraId="2855F2D6" w14:textId="77777777" w:rsidR="006869EE" w:rsidRPr="005130A7" w:rsidRDefault="006869EE" w:rsidP="006869EE">
            <w:pPr>
              <w:pStyle w:val="CopticHangingVerse"/>
            </w:pPr>
            <w:r>
              <w:t>ⲉⲩϯⲇⲟⲝⲟⲗⲟⲅⲓⲁ̀ ⲛⲁⲕ.</w:t>
            </w:r>
          </w:p>
        </w:tc>
      </w:tr>
      <w:tr w:rsidR="006869EE" w14:paraId="52527E74" w14:textId="77777777" w:rsidTr="006869EE">
        <w:trPr>
          <w:cantSplit/>
          <w:jc w:val="center"/>
        </w:trPr>
        <w:tc>
          <w:tcPr>
            <w:tcW w:w="288" w:type="dxa"/>
          </w:tcPr>
          <w:p w14:paraId="5133D58B" w14:textId="77777777" w:rsidR="006869EE" w:rsidRPr="00FB5ACB" w:rsidRDefault="006869EE" w:rsidP="006869EE">
            <w:pPr>
              <w:pStyle w:val="CopticCross"/>
            </w:pPr>
          </w:p>
        </w:tc>
        <w:tc>
          <w:tcPr>
            <w:tcW w:w="3960" w:type="dxa"/>
          </w:tcPr>
          <w:p w14:paraId="4C941853" w14:textId="77777777" w:rsidR="006869EE" w:rsidRDefault="006869EE" w:rsidP="006869EE">
            <w:pPr>
              <w:pStyle w:val="EngHang"/>
            </w:pPr>
            <w:r>
              <w:t>Hail to you, O Virgin,</w:t>
            </w:r>
          </w:p>
          <w:p w14:paraId="68761865" w14:textId="77777777" w:rsidR="006869EE" w:rsidRDefault="006869EE" w:rsidP="006869EE">
            <w:pPr>
              <w:pStyle w:val="EngHang"/>
            </w:pPr>
            <w:r>
              <w:t>The true</w:t>
            </w:r>
            <w:r>
              <w:rPr>
                <w:rStyle w:val="FootnoteReference"/>
              </w:rPr>
              <w:footnoteReference w:id="915"/>
            </w:r>
            <w:r>
              <w:t xml:space="preserve"> Queen.</w:t>
            </w:r>
          </w:p>
          <w:p w14:paraId="1592B848" w14:textId="77777777" w:rsidR="006869EE" w:rsidRDefault="006869EE" w:rsidP="006869EE">
            <w:pPr>
              <w:pStyle w:val="EngHang"/>
            </w:pPr>
            <w:r>
              <w:t>Hail to the price of our race,</w:t>
            </w:r>
          </w:p>
          <w:p w14:paraId="38B4509D" w14:textId="77777777" w:rsidR="006869EE" w:rsidRDefault="006869EE" w:rsidP="006869EE">
            <w:pPr>
              <w:pStyle w:val="EngHangEnd"/>
            </w:pPr>
            <w:r>
              <w:t>Who bore to us Emmanual.</w:t>
            </w:r>
          </w:p>
        </w:tc>
        <w:tc>
          <w:tcPr>
            <w:tcW w:w="288" w:type="dxa"/>
          </w:tcPr>
          <w:p w14:paraId="7885622F" w14:textId="77777777" w:rsidR="006869EE" w:rsidRDefault="006869EE" w:rsidP="006869EE"/>
        </w:tc>
        <w:tc>
          <w:tcPr>
            <w:tcW w:w="288" w:type="dxa"/>
          </w:tcPr>
          <w:p w14:paraId="3014AC65" w14:textId="77777777" w:rsidR="006869EE" w:rsidRPr="00FB5ACB" w:rsidRDefault="006869EE" w:rsidP="006869EE">
            <w:pPr>
              <w:pStyle w:val="CopticCross"/>
            </w:pPr>
          </w:p>
        </w:tc>
        <w:tc>
          <w:tcPr>
            <w:tcW w:w="3960" w:type="dxa"/>
          </w:tcPr>
          <w:p w14:paraId="24267A55" w14:textId="77777777" w:rsidR="006869EE" w:rsidRDefault="006869EE" w:rsidP="006869EE">
            <w:pPr>
              <w:pStyle w:val="CopticVersemulti-line"/>
            </w:pPr>
            <w:r>
              <w:t>Ⲭⲉⲣⲉ ⲛⲉ ⲱ̀ ϯⲡⲁⲣⲑⲉⲛⲟⲥ:</w:t>
            </w:r>
          </w:p>
          <w:p w14:paraId="732FC7F9" w14:textId="77777777" w:rsidR="006869EE" w:rsidRDefault="006869EE" w:rsidP="006869EE">
            <w:pPr>
              <w:pStyle w:val="CopticVersemulti-line"/>
            </w:pPr>
            <w:r>
              <w:t xml:space="preserve">ϯⲟⲩⲣⲱ ⲙ̀ⲙⲏⲓ ⲛ̀ⲁ̀ⲗⲏⲑⲓⲛⲏ: </w:t>
            </w:r>
          </w:p>
          <w:p w14:paraId="0B178509" w14:textId="77777777" w:rsidR="006869EE" w:rsidRDefault="006869EE" w:rsidP="006869EE">
            <w:pPr>
              <w:pStyle w:val="CopticVersemulti-line"/>
            </w:pPr>
            <w:r>
              <w:t>ⲭⲉⲣⲉ ⲡ̀ϣⲟⲩϣⲟⲩ ⲛ̀ⲧⲉ ⲡⲉⲛⲅⲉⲛⲟⲥ:</w:t>
            </w:r>
          </w:p>
          <w:p w14:paraId="20575B33" w14:textId="77777777" w:rsidR="006869EE" w:rsidRPr="005130A7" w:rsidRDefault="006869EE" w:rsidP="006869EE">
            <w:pPr>
              <w:pStyle w:val="CopticHangingVerse"/>
            </w:pPr>
            <w:r>
              <w:t>ⲁ̀ⲣⲉϫ̀ⲫⲟ ⲛⲁⲛ ⲛ̀Ⲉⲙⲙⲁⲛⲟⲩⲏⲗ.</w:t>
            </w:r>
          </w:p>
        </w:tc>
      </w:tr>
      <w:tr w:rsidR="006869EE" w14:paraId="04483074" w14:textId="77777777" w:rsidTr="006869EE">
        <w:trPr>
          <w:cantSplit/>
          <w:jc w:val="center"/>
        </w:trPr>
        <w:tc>
          <w:tcPr>
            <w:tcW w:w="288" w:type="dxa"/>
          </w:tcPr>
          <w:p w14:paraId="41CA1A8E" w14:textId="77777777" w:rsidR="006869EE" w:rsidRPr="00FB5ACB" w:rsidRDefault="006869EE" w:rsidP="006869EE">
            <w:pPr>
              <w:pStyle w:val="CopticCross"/>
            </w:pPr>
            <w:r w:rsidRPr="00FB5ACB">
              <w:t>¿</w:t>
            </w:r>
          </w:p>
        </w:tc>
        <w:tc>
          <w:tcPr>
            <w:tcW w:w="3960" w:type="dxa"/>
          </w:tcPr>
          <w:p w14:paraId="0169A171" w14:textId="77777777" w:rsidR="006869EE" w:rsidRDefault="006869EE" w:rsidP="006869EE">
            <w:pPr>
              <w:pStyle w:val="EngHang"/>
            </w:pPr>
            <w:r>
              <w:t>We ask you, remember us,</w:t>
            </w:r>
          </w:p>
          <w:p w14:paraId="4C631616" w14:textId="77777777" w:rsidR="006869EE" w:rsidRDefault="006869EE" w:rsidP="006869EE">
            <w:pPr>
              <w:pStyle w:val="EngHang"/>
            </w:pPr>
            <w:r>
              <w:t>O our faithful advocate,</w:t>
            </w:r>
          </w:p>
          <w:p w14:paraId="10532004" w14:textId="77777777" w:rsidR="006869EE" w:rsidRDefault="006869EE" w:rsidP="006869EE">
            <w:pPr>
              <w:pStyle w:val="EngHang"/>
            </w:pPr>
            <w:r>
              <w:t>Before our Lord Jesus Christ,</w:t>
            </w:r>
          </w:p>
          <w:p w14:paraId="5FFFE61C" w14:textId="77777777" w:rsidR="006869EE" w:rsidRDefault="006869EE" w:rsidP="006869EE">
            <w:pPr>
              <w:pStyle w:val="EngHangEnd"/>
            </w:pPr>
            <w:r>
              <w:t>That He may forgive us our sins.</w:t>
            </w:r>
          </w:p>
        </w:tc>
        <w:tc>
          <w:tcPr>
            <w:tcW w:w="288" w:type="dxa"/>
          </w:tcPr>
          <w:p w14:paraId="772BA3E6" w14:textId="77777777" w:rsidR="006869EE" w:rsidRDefault="006869EE" w:rsidP="006869EE">
            <w:pPr>
              <w:pStyle w:val="CopticCross"/>
            </w:pPr>
            <w:r w:rsidRPr="00FB5ACB">
              <w:t>¿</w:t>
            </w:r>
          </w:p>
        </w:tc>
        <w:tc>
          <w:tcPr>
            <w:tcW w:w="288" w:type="dxa"/>
          </w:tcPr>
          <w:p w14:paraId="603BA5B0" w14:textId="77777777" w:rsidR="006869EE" w:rsidRPr="00FB5ACB" w:rsidRDefault="006869EE" w:rsidP="006869EE">
            <w:pPr>
              <w:pStyle w:val="CopticCross"/>
            </w:pPr>
          </w:p>
        </w:tc>
        <w:tc>
          <w:tcPr>
            <w:tcW w:w="3960" w:type="dxa"/>
          </w:tcPr>
          <w:p w14:paraId="6B5049F2" w14:textId="77777777" w:rsidR="006869EE" w:rsidRDefault="006869EE" w:rsidP="006869EE">
            <w:pPr>
              <w:pStyle w:val="CopticVersemulti-line"/>
            </w:pPr>
            <w:r>
              <w:t xml:space="preserve">Ⲧⲉⲛϯϩⲟ ⲁ̀ⲣⲓⲡⲉⲛⲙⲉⲩⲓ: </w:t>
            </w:r>
          </w:p>
          <w:p w14:paraId="0231B02B" w14:textId="77777777" w:rsidR="006869EE" w:rsidRDefault="006869EE" w:rsidP="006869EE">
            <w:pPr>
              <w:pStyle w:val="CopticVersemulti-line"/>
            </w:pPr>
            <w:r>
              <w:t>ⲱ̀ ϯⲡ̀ⲣⲟⲥⲧⲁⲧⲏⲥ ⲉ̀ⲧⲉⲛϩⲟⲧ:</w:t>
            </w:r>
          </w:p>
          <w:p w14:paraId="474020C9" w14:textId="77777777" w:rsidR="006869EE" w:rsidRDefault="006869EE" w:rsidP="006869EE">
            <w:pPr>
              <w:pStyle w:val="CopticVersemulti-line"/>
            </w:pPr>
            <w:r>
              <w:t>ⲛⲁϩⲣⲉⲛ Ⲡⲉⲛⲟ̄ⲥ̄ Ⲓⲏ̄ⲥ̄ Ⲡⲭ̄ⲥ̄:</w:t>
            </w:r>
          </w:p>
          <w:p w14:paraId="02369D96" w14:textId="77777777" w:rsidR="006869EE" w:rsidRPr="005130A7" w:rsidRDefault="006869EE" w:rsidP="006869EE">
            <w:pPr>
              <w:pStyle w:val="CopticHangingVerse"/>
            </w:pPr>
            <w:r>
              <w:t>ⲛ̀ⲧⲉϥⲭⲁ ⲛⲉⲛⲛⲟⲃⲓ ⲛⲁⲛ ⲉ̀ⲃⲟⲗ.</w:t>
            </w:r>
          </w:p>
        </w:tc>
      </w:tr>
    </w:tbl>
    <w:p w14:paraId="60778505" w14:textId="77777777" w:rsidR="006869EE" w:rsidRDefault="006869EE" w:rsidP="006869EE">
      <w:pPr>
        <w:pStyle w:val="Rubric"/>
      </w:pPr>
      <w:r>
        <w:t>The Doxologies of the saints of the day and Church are added, followed by the conclusion:</w:t>
      </w:r>
    </w:p>
    <w:p w14:paraId="6436E819" w14:textId="77777777" w:rsidR="006869EE" w:rsidRDefault="006869EE" w:rsidP="006869EE">
      <w:pPr>
        <w:pStyle w:val="Heading5"/>
      </w:pPr>
      <w:r>
        <w:t>The Ending of the Doxologies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4C26F90B" w14:textId="77777777" w:rsidTr="006869EE">
        <w:trPr>
          <w:cantSplit/>
          <w:jc w:val="center"/>
        </w:trPr>
        <w:tc>
          <w:tcPr>
            <w:tcW w:w="288" w:type="dxa"/>
          </w:tcPr>
          <w:p w14:paraId="2972E917" w14:textId="77777777" w:rsidR="006869EE" w:rsidRDefault="006869EE" w:rsidP="006869EE">
            <w:pPr>
              <w:pStyle w:val="CopticCross"/>
            </w:pPr>
          </w:p>
        </w:tc>
        <w:tc>
          <w:tcPr>
            <w:tcW w:w="3960" w:type="dxa"/>
          </w:tcPr>
          <w:p w14:paraId="3864E14F" w14:textId="77777777" w:rsidR="006869EE" w:rsidRDefault="006869EE" w:rsidP="006869EE">
            <w:pPr>
              <w:pStyle w:val="EngHang"/>
            </w:pPr>
            <w:commentRangeStart w:id="1112"/>
            <w:r>
              <w:t>Be our advocate</w:t>
            </w:r>
            <w:commentRangeEnd w:id="1112"/>
            <w:r>
              <w:rPr>
                <w:rStyle w:val="CommentReference"/>
                <w:rFonts w:ascii="Times New Roman" w:eastAsiaTheme="minorHAnsi" w:hAnsi="Times New Roman" w:cstheme="minorBidi"/>
                <w:color w:val="auto"/>
              </w:rPr>
              <w:commentReference w:id="1112"/>
            </w:r>
            <w:r>
              <w:t>,</w:t>
            </w:r>
          </w:p>
          <w:p w14:paraId="11247842" w14:textId="77777777" w:rsidR="006869EE" w:rsidRDefault="006869EE" w:rsidP="006869EE">
            <w:pPr>
              <w:pStyle w:val="EngHang"/>
            </w:pPr>
            <w:r>
              <w:t>From on high where you dwell,</w:t>
            </w:r>
          </w:p>
          <w:p w14:paraId="3F262650" w14:textId="77777777" w:rsidR="006869EE" w:rsidRDefault="006869EE" w:rsidP="006869EE">
            <w:pPr>
              <w:pStyle w:val="EngHang"/>
            </w:pPr>
            <w:r>
              <w:t>O Lady of us all, the Theotokos,</w:t>
            </w:r>
          </w:p>
          <w:p w14:paraId="35989697" w14:textId="77777777" w:rsidR="006869EE" w:rsidRDefault="006869EE" w:rsidP="006869EE">
            <w:pPr>
              <w:pStyle w:val="EngHangEnd"/>
            </w:pPr>
            <w:r>
              <w:t xml:space="preserve">The ever-virgin </w:t>
            </w:r>
            <w:commentRangeStart w:id="1113"/>
            <w:r>
              <w:t>Mary</w:t>
            </w:r>
            <w:commentRangeEnd w:id="1113"/>
            <w:r>
              <w:rPr>
                <w:rStyle w:val="CommentReference"/>
                <w:rFonts w:ascii="Times New Roman" w:eastAsiaTheme="minorHAnsi" w:hAnsi="Times New Roman" w:cstheme="minorBidi"/>
                <w:color w:val="auto"/>
              </w:rPr>
              <w:commentReference w:id="1113"/>
            </w:r>
            <w:r>
              <w:t>.</w:t>
            </w:r>
          </w:p>
        </w:tc>
        <w:tc>
          <w:tcPr>
            <w:tcW w:w="288" w:type="dxa"/>
          </w:tcPr>
          <w:p w14:paraId="39D5FC4B" w14:textId="77777777" w:rsidR="006869EE" w:rsidRDefault="006869EE" w:rsidP="006869EE"/>
        </w:tc>
        <w:tc>
          <w:tcPr>
            <w:tcW w:w="288" w:type="dxa"/>
          </w:tcPr>
          <w:p w14:paraId="613C9020" w14:textId="77777777" w:rsidR="006869EE" w:rsidRDefault="006869EE" w:rsidP="006869EE">
            <w:pPr>
              <w:pStyle w:val="CopticCross"/>
            </w:pPr>
          </w:p>
        </w:tc>
        <w:tc>
          <w:tcPr>
            <w:tcW w:w="3960" w:type="dxa"/>
          </w:tcPr>
          <w:p w14:paraId="6B721562" w14:textId="77777777" w:rsidR="006869EE" w:rsidRDefault="006869EE" w:rsidP="006869EE">
            <w:pPr>
              <w:pStyle w:val="CopticVersemulti-line"/>
            </w:pPr>
            <w:r>
              <w:t>Ϣⲱⲡⲓ ⲛ̀ⲑⲟ ⲉ̀ⲣⲉⲥⲟⲙⲥ ⲉ̀ϫⲱⲛ:</w:t>
            </w:r>
          </w:p>
          <w:p w14:paraId="12AB30D0" w14:textId="77777777" w:rsidR="006869EE" w:rsidRDefault="006869EE" w:rsidP="006869EE">
            <w:pPr>
              <w:pStyle w:val="CopticVersemulti-line"/>
            </w:pPr>
            <w:r>
              <w:t>ϧⲉⲛ ⲛⲓⲙⲁ ⲉⲧϭⲟⲥⲓ ⲉ̀ⲧⲁⲣⲉⲭⲏ ⲛ̀ϧⲏⲧⲟⲩ:</w:t>
            </w:r>
          </w:p>
          <w:p w14:paraId="4C7C57BB" w14:textId="77777777" w:rsidR="006869EE" w:rsidRDefault="006869EE" w:rsidP="006869EE">
            <w:pPr>
              <w:pStyle w:val="CopticVersemulti-line"/>
            </w:pPr>
            <w:r>
              <w:t>ⲱ̀ ⲧⲉⲛⲟ̄ⲥ̄ ⲛ̀ⲛⲏⲃ ⲧⲏⲣⲉⲛ ϯⲑⲉⲟ̀ⲧⲟⲕⲟⲥ:</w:t>
            </w:r>
          </w:p>
          <w:p w14:paraId="593E754D" w14:textId="77777777" w:rsidR="006869EE" w:rsidRPr="00C35319" w:rsidRDefault="006869EE" w:rsidP="006869EE">
            <w:pPr>
              <w:pStyle w:val="CopticHangingVerse"/>
            </w:pPr>
            <w:r>
              <w:t>ⲉⲧⲟⲓ ⲙ̀ⲡⲁⲣⲑⲉⲛⲟⲥ ⲛ̀ⲥⲏⲟⲩ ⲛⲓⲃⲉⲛ.</w:t>
            </w:r>
          </w:p>
        </w:tc>
      </w:tr>
      <w:tr w:rsidR="006869EE" w14:paraId="112440DC" w14:textId="77777777" w:rsidTr="006869EE">
        <w:trPr>
          <w:cantSplit/>
          <w:jc w:val="center"/>
        </w:trPr>
        <w:tc>
          <w:tcPr>
            <w:tcW w:w="288" w:type="dxa"/>
          </w:tcPr>
          <w:p w14:paraId="0E2CEE52" w14:textId="77777777" w:rsidR="006869EE" w:rsidRDefault="006869EE" w:rsidP="006869EE">
            <w:pPr>
              <w:pStyle w:val="CopticCross"/>
            </w:pPr>
            <w:r w:rsidRPr="00FB5ACB">
              <w:t>¿</w:t>
            </w:r>
          </w:p>
        </w:tc>
        <w:tc>
          <w:tcPr>
            <w:tcW w:w="3960" w:type="dxa"/>
          </w:tcPr>
          <w:p w14:paraId="6CBF72AA" w14:textId="77777777" w:rsidR="006869EE" w:rsidRDefault="006869EE" w:rsidP="006869EE">
            <w:pPr>
              <w:pStyle w:val="EngHang"/>
            </w:pPr>
            <w:r>
              <w:t>Ask of Him Whom you have borne,</w:t>
            </w:r>
          </w:p>
          <w:p w14:paraId="079ECA6A" w14:textId="77777777" w:rsidR="006869EE" w:rsidRDefault="006869EE" w:rsidP="006869EE">
            <w:pPr>
              <w:pStyle w:val="EngHang"/>
            </w:pPr>
            <w:r>
              <w:t>Our Good Saviour,</w:t>
            </w:r>
          </w:p>
          <w:p w14:paraId="71C7F249" w14:textId="77777777" w:rsidR="006869EE" w:rsidRDefault="006869EE" w:rsidP="006869EE">
            <w:pPr>
              <w:pStyle w:val="EngHang"/>
            </w:pPr>
            <w:r>
              <w:t>To take away our afflictions</w:t>
            </w:r>
          </w:p>
          <w:p w14:paraId="1EA6DA0D" w14:textId="77777777" w:rsidR="006869EE" w:rsidRDefault="006869EE" w:rsidP="006869EE">
            <w:pPr>
              <w:pStyle w:val="EngHangEnd"/>
            </w:pPr>
            <w:r>
              <w:t>And accord to us His peace.</w:t>
            </w:r>
          </w:p>
        </w:tc>
        <w:tc>
          <w:tcPr>
            <w:tcW w:w="288" w:type="dxa"/>
          </w:tcPr>
          <w:p w14:paraId="0207DE32" w14:textId="77777777" w:rsidR="006869EE" w:rsidRDefault="006869EE" w:rsidP="006869EE"/>
        </w:tc>
        <w:tc>
          <w:tcPr>
            <w:tcW w:w="288" w:type="dxa"/>
          </w:tcPr>
          <w:p w14:paraId="02E3E3DB" w14:textId="77777777" w:rsidR="006869EE" w:rsidRDefault="006869EE" w:rsidP="006869EE">
            <w:pPr>
              <w:pStyle w:val="CopticCross"/>
            </w:pPr>
            <w:r w:rsidRPr="00FB5ACB">
              <w:t>¿</w:t>
            </w:r>
          </w:p>
        </w:tc>
        <w:tc>
          <w:tcPr>
            <w:tcW w:w="3960" w:type="dxa"/>
          </w:tcPr>
          <w:p w14:paraId="7BA90B2B" w14:textId="77777777" w:rsidR="006869EE" w:rsidRDefault="006869EE" w:rsidP="006869EE">
            <w:pPr>
              <w:pStyle w:val="CopticVersemulti-line"/>
            </w:pPr>
            <w:r>
              <w:t>Ⲙⲁϯϩⲟ ⲙ̀ⲫⲏⲉ̀ⲧⲁⲣⲉⲙⲁⲥϥ:</w:t>
            </w:r>
          </w:p>
          <w:p w14:paraId="1F1E73D1" w14:textId="77777777" w:rsidR="006869EE" w:rsidRDefault="006869EE" w:rsidP="006869EE">
            <w:pPr>
              <w:pStyle w:val="CopticVersemulti-line"/>
            </w:pPr>
            <w:r>
              <w:t>Ⲡⲉⲛⲥⲱⲧⲏⲣ ⲛ̀ⲁ̀ⲅⲁⲑⲟⲥ:</w:t>
            </w:r>
          </w:p>
          <w:p w14:paraId="6E4DED38" w14:textId="77777777" w:rsidR="006869EE" w:rsidRDefault="006869EE" w:rsidP="006869EE">
            <w:pPr>
              <w:pStyle w:val="CopticVersemulti-line"/>
            </w:pPr>
            <w:r>
              <w:t>ⲛ̀ⲧⲉϥⲱ̀ⲗⲓ ⲛ̀ⲛⲁⲓϧⲓⲥⲓ ⲉ̀ⲃⲟⲗϩⲁⲣⲟⲛ:</w:t>
            </w:r>
          </w:p>
          <w:p w14:paraId="3E926472" w14:textId="77777777" w:rsidR="006869EE" w:rsidRDefault="006869EE" w:rsidP="006869EE">
            <w:pPr>
              <w:pStyle w:val="CopticHangingVerse"/>
            </w:pPr>
            <w:r>
              <w:t>ⲛ̀ⲧⲉϥⲥⲉⲙⲛⲓ ⲛⲁⲛ ⲛ̀ⲧⲉϥϩⲓⲣⲏⲛⲏ.</w:t>
            </w:r>
          </w:p>
        </w:tc>
      </w:tr>
      <w:tr w:rsidR="006869EE" w14:paraId="1BAC38CF" w14:textId="77777777" w:rsidTr="006869EE">
        <w:trPr>
          <w:cantSplit/>
          <w:jc w:val="center"/>
        </w:trPr>
        <w:tc>
          <w:tcPr>
            <w:tcW w:w="288" w:type="dxa"/>
          </w:tcPr>
          <w:p w14:paraId="36D8EA6D" w14:textId="77777777" w:rsidR="006869EE" w:rsidRDefault="006869EE" w:rsidP="006869EE">
            <w:pPr>
              <w:pStyle w:val="CopticCross"/>
            </w:pPr>
          </w:p>
        </w:tc>
        <w:tc>
          <w:tcPr>
            <w:tcW w:w="3960" w:type="dxa"/>
          </w:tcPr>
          <w:p w14:paraId="3AA61B69" w14:textId="77777777" w:rsidR="006869EE" w:rsidRDefault="006869EE" w:rsidP="006869EE">
            <w:pPr>
              <w:pStyle w:val="EngHang"/>
            </w:pPr>
            <w:r>
              <w:t>Hail to you, O Virgin,</w:t>
            </w:r>
          </w:p>
          <w:p w14:paraId="11764D62" w14:textId="77777777" w:rsidR="006869EE" w:rsidRDefault="006869EE" w:rsidP="006869EE">
            <w:pPr>
              <w:pStyle w:val="EngHang"/>
            </w:pPr>
            <w:r>
              <w:t>The true</w:t>
            </w:r>
            <w:r>
              <w:rPr>
                <w:rStyle w:val="FootnoteReference"/>
              </w:rPr>
              <w:footnoteReference w:id="916"/>
            </w:r>
            <w:r>
              <w:t xml:space="preserve"> Queen.</w:t>
            </w:r>
          </w:p>
          <w:p w14:paraId="028371F6" w14:textId="77777777" w:rsidR="006869EE" w:rsidRDefault="006869EE" w:rsidP="006869EE">
            <w:pPr>
              <w:pStyle w:val="EngHang"/>
            </w:pPr>
            <w:r>
              <w:t>Hail to the price of our race,</w:t>
            </w:r>
          </w:p>
          <w:p w14:paraId="07B7972E" w14:textId="77777777" w:rsidR="006869EE" w:rsidRDefault="006869EE" w:rsidP="006869EE">
            <w:pPr>
              <w:pStyle w:val="EngHangEnd"/>
            </w:pPr>
            <w:r>
              <w:t>Who bore to us Emmanual.</w:t>
            </w:r>
          </w:p>
        </w:tc>
        <w:tc>
          <w:tcPr>
            <w:tcW w:w="288" w:type="dxa"/>
          </w:tcPr>
          <w:p w14:paraId="292F64A8" w14:textId="77777777" w:rsidR="006869EE" w:rsidRDefault="006869EE" w:rsidP="006869EE"/>
        </w:tc>
        <w:tc>
          <w:tcPr>
            <w:tcW w:w="288" w:type="dxa"/>
          </w:tcPr>
          <w:p w14:paraId="1A353A32" w14:textId="77777777" w:rsidR="006869EE" w:rsidRDefault="006869EE" w:rsidP="006869EE">
            <w:pPr>
              <w:pStyle w:val="CopticCross"/>
            </w:pPr>
          </w:p>
        </w:tc>
        <w:tc>
          <w:tcPr>
            <w:tcW w:w="3960" w:type="dxa"/>
          </w:tcPr>
          <w:p w14:paraId="07064B19" w14:textId="77777777" w:rsidR="006869EE" w:rsidRDefault="006869EE" w:rsidP="006869EE">
            <w:pPr>
              <w:pStyle w:val="CopticVersemulti-line"/>
            </w:pPr>
            <w:r>
              <w:t>Ⲭⲉⲣⲉ ⲛⲉ ⲱ̀ ϯⲡⲁⲣⲑⲉⲛⲟⲥ:</w:t>
            </w:r>
          </w:p>
          <w:p w14:paraId="177BBF63" w14:textId="77777777" w:rsidR="006869EE" w:rsidRDefault="006869EE" w:rsidP="006869EE">
            <w:pPr>
              <w:pStyle w:val="CopticVersemulti-line"/>
            </w:pPr>
            <w:r>
              <w:t xml:space="preserve">ϯⲟⲩⲣⲱ ⲙ̀ⲙⲏⲓ ⲛ̀ⲁ̀ⲗⲏⲑⲓⲛⲏ: </w:t>
            </w:r>
          </w:p>
          <w:p w14:paraId="0169E4C4" w14:textId="77777777" w:rsidR="006869EE" w:rsidRDefault="006869EE" w:rsidP="006869EE">
            <w:pPr>
              <w:pStyle w:val="CopticVersemulti-line"/>
            </w:pPr>
            <w:r>
              <w:t>ⲭⲉⲣⲉ ⲡ̀ϣⲟⲩϣⲟⲩ ⲛ̀ⲧⲉ ⲡⲉⲛⲅⲉⲛⲟⲥ:</w:t>
            </w:r>
          </w:p>
          <w:p w14:paraId="5679D9FA" w14:textId="77777777" w:rsidR="006869EE" w:rsidRPr="005130A7" w:rsidRDefault="006869EE" w:rsidP="006869EE">
            <w:pPr>
              <w:pStyle w:val="CopticHangingVerse"/>
            </w:pPr>
            <w:r>
              <w:t>ⲁ̀ⲣⲉϫ̀ⲫⲟ ⲛⲁⲛ ⲛ̀Ⲉⲙⲙⲁⲛⲟⲩⲏⲗ.</w:t>
            </w:r>
          </w:p>
        </w:tc>
      </w:tr>
      <w:tr w:rsidR="006869EE" w14:paraId="45197A91" w14:textId="77777777" w:rsidTr="006869EE">
        <w:trPr>
          <w:cantSplit/>
          <w:jc w:val="center"/>
        </w:trPr>
        <w:tc>
          <w:tcPr>
            <w:tcW w:w="288" w:type="dxa"/>
          </w:tcPr>
          <w:p w14:paraId="390C1087" w14:textId="77777777" w:rsidR="006869EE" w:rsidRDefault="006869EE" w:rsidP="006869EE">
            <w:pPr>
              <w:pStyle w:val="CopticCross"/>
            </w:pPr>
            <w:r w:rsidRPr="00FB5ACB">
              <w:lastRenderedPageBreak/>
              <w:t>¿</w:t>
            </w:r>
          </w:p>
        </w:tc>
        <w:tc>
          <w:tcPr>
            <w:tcW w:w="3960" w:type="dxa"/>
          </w:tcPr>
          <w:p w14:paraId="1EE2CEC8" w14:textId="77777777" w:rsidR="006869EE" w:rsidRDefault="006869EE" w:rsidP="006869EE">
            <w:pPr>
              <w:pStyle w:val="EngHang"/>
            </w:pPr>
            <w:r>
              <w:t>We ask you, remember us,</w:t>
            </w:r>
          </w:p>
          <w:p w14:paraId="7E2389EC" w14:textId="77777777" w:rsidR="006869EE" w:rsidRDefault="006869EE" w:rsidP="006869EE">
            <w:pPr>
              <w:pStyle w:val="EngHang"/>
            </w:pPr>
            <w:r>
              <w:t>O our faithful advocate,</w:t>
            </w:r>
          </w:p>
          <w:p w14:paraId="346F1693" w14:textId="77777777" w:rsidR="006869EE" w:rsidRDefault="006869EE" w:rsidP="006869EE">
            <w:pPr>
              <w:pStyle w:val="EngHang"/>
            </w:pPr>
            <w:r>
              <w:t>Before our Lord Jesus Christ,</w:t>
            </w:r>
          </w:p>
          <w:p w14:paraId="24C1D85A" w14:textId="77777777" w:rsidR="006869EE" w:rsidRDefault="006869EE" w:rsidP="006869EE">
            <w:pPr>
              <w:pStyle w:val="EngHangEnd"/>
            </w:pPr>
            <w:r>
              <w:t>That He may forgive us our sins.</w:t>
            </w:r>
          </w:p>
        </w:tc>
        <w:tc>
          <w:tcPr>
            <w:tcW w:w="288" w:type="dxa"/>
          </w:tcPr>
          <w:p w14:paraId="3B95AB18" w14:textId="77777777" w:rsidR="006869EE" w:rsidRDefault="006869EE" w:rsidP="006869EE"/>
        </w:tc>
        <w:tc>
          <w:tcPr>
            <w:tcW w:w="288" w:type="dxa"/>
          </w:tcPr>
          <w:p w14:paraId="77D18C9C" w14:textId="77777777" w:rsidR="006869EE" w:rsidRDefault="006869EE" w:rsidP="006869EE">
            <w:pPr>
              <w:pStyle w:val="CopticCross"/>
            </w:pPr>
            <w:r w:rsidRPr="00FB5ACB">
              <w:t>¿</w:t>
            </w:r>
          </w:p>
        </w:tc>
        <w:tc>
          <w:tcPr>
            <w:tcW w:w="3960" w:type="dxa"/>
          </w:tcPr>
          <w:p w14:paraId="3D0C3528" w14:textId="77777777" w:rsidR="006869EE" w:rsidRDefault="006869EE" w:rsidP="006869EE">
            <w:pPr>
              <w:pStyle w:val="CopticVersemulti-line"/>
            </w:pPr>
            <w:r>
              <w:t xml:space="preserve">Ⲧⲉⲛϯϩⲟ ⲁ̀ⲣⲓⲡⲉⲛⲙⲉⲩⲓ: </w:t>
            </w:r>
          </w:p>
          <w:p w14:paraId="18601C5F" w14:textId="77777777" w:rsidR="006869EE" w:rsidRDefault="006869EE" w:rsidP="006869EE">
            <w:pPr>
              <w:pStyle w:val="CopticVersemulti-line"/>
            </w:pPr>
            <w:r>
              <w:t>ⲱ̀ ϯⲡ̀ⲣⲟⲥⲧⲁⲧⲏⲥ ⲉ̀ⲧⲉⲛϩⲟⲧ:</w:t>
            </w:r>
          </w:p>
          <w:p w14:paraId="3A2D1E03" w14:textId="77777777" w:rsidR="006869EE" w:rsidRDefault="006869EE" w:rsidP="006869EE">
            <w:pPr>
              <w:pStyle w:val="CopticVersemulti-line"/>
            </w:pPr>
            <w:r>
              <w:t>ⲛⲁϩⲣⲉⲛ Ⲡⲉⲛⲟ̄ⲥ̄ Ⲓⲏ̄ⲥ̄ Ⲡⲭ̄ⲥ̄:</w:t>
            </w:r>
          </w:p>
          <w:p w14:paraId="6FE52716" w14:textId="77777777" w:rsidR="006869EE" w:rsidRPr="005130A7" w:rsidRDefault="006869EE" w:rsidP="006869EE">
            <w:pPr>
              <w:pStyle w:val="CopticHangingVerse"/>
            </w:pPr>
            <w:r>
              <w:t>ⲛ̀ⲧⲉϥⲭⲁ ⲛⲉⲛⲛⲟⲃⲓ ⲛⲁⲛ ⲉ̀ⲃⲟⲗ.</w:t>
            </w:r>
          </w:p>
        </w:tc>
      </w:tr>
    </w:tbl>
    <w:p w14:paraId="7D7FE503" w14:textId="77777777" w:rsidR="006869EE" w:rsidRPr="009C4DF5" w:rsidRDefault="006869EE" w:rsidP="006869EE">
      <w:pPr>
        <w:sectPr w:rsidR="006869EE" w:rsidRPr="009C4DF5" w:rsidSect="00E00D27">
          <w:headerReference w:type="even" r:id="rId21"/>
          <w:headerReference w:type="default" r:id="rId22"/>
          <w:footerReference w:type="even" r:id="rId23"/>
          <w:type w:val="continuous"/>
          <w:pgSz w:w="11880" w:h="15480"/>
          <w:pgMar w:top="1080" w:right="1440" w:bottom="1440" w:left="1080" w:header="720" w:footer="720" w:gutter="504"/>
          <w:cols w:space="720"/>
          <w:docGrid w:linePitch="360"/>
        </w:sectPr>
      </w:pPr>
    </w:p>
    <w:p w14:paraId="2E81AA36" w14:textId="77777777" w:rsidR="006869EE" w:rsidRDefault="006869EE" w:rsidP="006869EE">
      <w:pPr>
        <w:pStyle w:val="Rubric"/>
      </w:pPr>
      <w:r>
        <w:lastRenderedPageBreak/>
        <w:t>Meanwhile, from “Graciously accord,” or “Let us praise with the angels,” until the Creed, the presbyter, putting his right foot first, goes up to the Sanctuary, kisses the altar, signs the incense box once, saying, “Glory and honour, honour and glory…” Then he places a spoonful of incense in the censer and offers incense over the altar three times towards the east saying first, “We worship You, O Christ, with Your good Father, and the Holy Spirit, for you have come and saved us. Have mercy on us.” And a second time, “But as for me, in the abundance of Your mercy, I will enter into Your house; I will bow down in worship towards Your holy temple.” And finally, “I will praise You before the angels, and bow down in worship towards Your holy temple.”</w:t>
      </w:r>
    </w:p>
    <w:p w14:paraId="3F6BB8DA" w14:textId="414858D5" w:rsidR="006869EE" w:rsidRDefault="006869EE" w:rsidP="006869EE">
      <w:pPr>
        <w:pStyle w:val="Rubric"/>
      </w:pPr>
      <w:r>
        <w:t>The presbyter then circles the altar once, offering incense, then descends and stands before the Sanctuary door and offers incense towards the East three times, repeating the previous, then censes towards the North, saying, “We give you salutati</w:t>
      </w:r>
      <w:r w:rsidR="00F36A13">
        <w:t>on, with Gabriel the angel, ‘Rejoice</w:t>
      </w:r>
      <w:r>
        <w:t xml:space="preserve"> O full of grace, the Lord is with you.” He then censes towards the west, saying, “Hail to the choir of the angels, to my lords and fathers, the Apostles, and to the choir of the martyrs and the holy.” He censes towards the south, saying, “Hail to John, the son of Zacheriah. Hail to the priest, the son of the priest.” He censes towards the East, saying, “Let us worship our Saviour, the Good Lover of mankind, for He had compassion on us. He came and saved us.”</w:t>
      </w:r>
    </w:p>
    <w:p w14:paraId="229F57DE" w14:textId="77777777" w:rsidR="006869EE" w:rsidRDefault="006869EE" w:rsidP="006869EE">
      <w:pPr>
        <w:pStyle w:val="Rubric"/>
      </w:pPr>
      <w:r>
        <w:t>If a bishop is present, the presbyter censes him three times, saying first, “May the Lord preserve and confirm the life of our honoured father, the high priest, Abba ____.” Or, “May the Lord preserve and confirm the life of our honoured father, the {bishop/metropolitan}, Abba ____” And a second time, “Keep him safe for us for many years and peaceful times,” and finally, “May He subdue all his enemies under his feet speedily.” The presbyter then kisses his cross, saying, “Pray to Christ on our behalf, that He may forgive us our sins.”</w:t>
      </w:r>
    </w:p>
    <w:p w14:paraId="55FA9CDD" w14:textId="77777777" w:rsidR="006869EE" w:rsidRDefault="006869EE" w:rsidP="006869EE">
      <w:pPr>
        <w:pStyle w:val="Rubric"/>
      </w:pPr>
      <w:r>
        <w:t>He then censes the protopresbyter twice, saying first, “I ask you, my father the protopresbyter, to remember me in your prayers,” and then, “that Chris tour God may forgive me my many sins.” He then censes each presbyter once, saying, “I ask you, my father the presbyter, to remember me in your prayers.” Each protopresbyter and presbyter responds, saying, “May the Lord preserve your priesthood, as He did Melchizedek, Aaron, Zachariah, and Simeon, the priests of the Most High God. Amen.” During the Liturgy, they would respond, “May the Lord accept your sacrifice, as He did Melchizedek’s.”</w:t>
      </w:r>
    </w:p>
    <w:p w14:paraId="0A60B37D" w14:textId="77777777" w:rsidR="006869EE" w:rsidRDefault="006869EE" w:rsidP="006869EE">
      <w:pPr>
        <w:pStyle w:val="Rubric"/>
      </w:pPr>
      <w:r>
        <w:t xml:space="preserve">The presbyter then censes the entire congregation, beginning with the men on the North side of the Sanctuary door, then the women to the South, saying “The blessing of the {evening/morning} incense, may its holy blessing be with us. Amen.” </w:t>
      </w:r>
    </w:p>
    <w:p w14:paraId="3AD276C9" w14:textId="77777777" w:rsidR="006869EE" w:rsidRDefault="006869EE" w:rsidP="006869EE">
      <w:pPr>
        <w:pStyle w:val="Rubric"/>
      </w:pPr>
      <w:r>
        <w:t>He then leaves the choir, entering the Nave, saying, “Jesus Christ the same yesterday, today, and forever, in one hypostasis, we worship Him and glorify Him.”</w:t>
      </w:r>
    </w:p>
    <w:p w14:paraId="3723D596" w14:textId="77777777" w:rsidR="006869EE" w:rsidRDefault="006869EE" w:rsidP="006869EE">
      <w:pPr>
        <w:pStyle w:val="Rubric"/>
      </w:pPr>
      <w:r>
        <w:t xml:space="preserve">He censes towards the East, saying, “This is He Who has offered Himself as an acceptable sacrifice upon the Cross for the salvation of our race.” Then towards the North, saying, “His good Father smelled Him in the </w:t>
      </w:r>
      <w:r>
        <w:lastRenderedPageBreak/>
        <w:t>evening on Golgotha.” Then towards the West, saying, “He opened the gate of Paradise and restored Adam once more to his dominion.” Finally, towards the South, saying, “Through His Cross and holy Resurrection, he restored mankind once more to Paradise.”</w:t>
      </w:r>
    </w:p>
    <w:p w14:paraId="74C5A9CA" w14:textId="77777777" w:rsidR="006869EE" w:rsidRDefault="006869EE" w:rsidP="006869EE">
      <w:pPr>
        <w:pStyle w:val="Rubric"/>
      </w:pPr>
      <w:r>
        <w:t>The presbyter then ascends to the Sanctuary and censes over the altar, for the whole people’s confession during the evening incense, morning incense, and Pauline procession of incense, and says the following Prayer of Repentance. During the Praxis procession, however, he remains outside the Sanctuary door, “O God, who, while on the honoured Cross, accepted the confession of the thief, accept to Yourself the confession of Your people and forgive them all their sins, for the sake of Your Holy Name which is called upon us; according to Your mercy, O Lord, and not according to our sins.” He then encircles the altar once and kisses it, then descending, he stands before the Sanctuary door. He offers incense three times, then towards the north, west, south, and east, as before. He then censes the fellow presbyters and deacons as before, but if there is a bishop present, he censes him alone. He then censes the people, and gives the censer to the deacon to hang. He then stands next to the altar facing west until the doxologies are completed, and for the Creed.</w:t>
      </w:r>
    </w:p>
    <w:p w14:paraId="5E0FA377" w14:textId="77777777" w:rsidR="006869EE" w:rsidRDefault="006869EE" w:rsidP="006869EE">
      <w:pPr>
        <w:pStyle w:val="Rubric"/>
      </w:pPr>
      <w:r>
        <w:t>The congregation now recites:</w:t>
      </w:r>
      <w:r>
        <w:tab/>
      </w:r>
    </w:p>
    <w:p w14:paraId="18FEFA74" w14:textId="77777777" w:rsidR="006869EE" w:rsidRDefault="006869EE" w:rsidP="006869EE">
      <w:pPr>
        <w:pStyle w:val="Heading4"/>
      </w:pPr>
      <w:r>
        <w:t>The Introduction to the Creed</w:t>
      </w:r>
    </w:p>
    <w:p w14:paraId="08DAEF0A" w14:textId="77777777" w:rsidR="006869EE" w:rsidRDefault="006869EE" w:rsidP="006869EE">
      <w:pPr>
        <w:pStyle w:val="Body"/>
      </w:pPr>
      <w:r>
        <w:t>We exalt you, the Mother of the True Light. We glorify you, O saint and Mother of God, for you brought forth unto us the Saviour of the whole world—He came and saved our souls.</w:t>
      </w:r>
    </w:p>
    <w:p w14:paraId="5210FD44" w14:textId="77777777" w:rsidR="006869EE" w:rsidRDefault="006869EE" w:rsidP="006869EE">
      <w:pPr>
        <w:pStyle w:val="Body"/>
      </w:pPr>
      <w:r>
        <w:t>Glory to You, our Master, our King, Christ—the pride of the Apostles, the crown of the martyrs, the joy of the righteous, the firmness of the churches, the forgiveness of sins.</w:t>
      </w:r>
    </w:p>
    <w:p w14:paraId="70D1011A" w14:textId="77777777" w:rsidR="006869EE" w:rsidRDefault="006869EE" w:rsidP="006869EE">
      <w:pPr>
        <w:pStyle w:val="Body"/>
      </w:pPr>
      <w:r>
        <w:t>We proclaim the Holy Trinity in One Godhead. We worship Him. We glorify Him. Lord have mercy. Lord have mercy. Lord bless. Amen.</w:t>
      </w:r>
    </w:p>
    <w:p w14:paraId="1D2435C3" w14:textId="77777777" w:rsidR="006869EE" w:rsidRDefault="006869EE" w:rsidP="006869EE">
      <w:pPr>
        <w:pStyle w:val="Heading4"/>
      </w:pPr>
      <w:bookmarkStart w:id="1114" w:name="_Ref435799710"/>
      <w:r>
        <w:t>The Orthodox Creed</w:t>
      </w:r>
      <w:bookmarkEnd w:id="1114"/>
    </w:p>
    <w:p w14:paraId="112F424C" w14:textId="77777777" w:rsidR="006869EE" w:rsidRDefault="006869EE" w:rsidP="006869EE">
      <w:pPr>
        <w:pStyle w:val="Body"/>
      </w:pPr>
      <w:r>
        <w:t>We believe in One God: God the Father, the Pantocrator, Who created heaven and earth, and all things seen and unseen.</w:t>
      </w:r>
    </w:p>
    <w:p w14:paraId="5D0F29E3" w14:textId="77777777" w:rsidR="006869EE" w:rsidRDefault="006869EE" w:rsidP="006869EE">
      <w:pPr>
        <w:pStyle w:val="Body"/>
      </w:pPr>
      <w:r>
        <w:t>We believe in One Lord: Jesus Christ, the Only Begotten Son of God, begotten of the Father before all ages. Light of Light; True God of True God; begotten, not created; of One Essence with the Father; by Whom all things were made; Who, for us men and for our salvation, came down from heaven, and was incarnate of the Holy Spirit, and of the Virgin Mary, and became man.</w:t>
      </w:r>
    </w:p>
    <w:p w14:paraId="29C6BFDC" w14:textId="77777777" w:rsidR="006869EE" w:rsidRDefault="006869EE" w:rsidP="006869EE">
      <w:pPr>
        <w:pStyle w:val="Body"/>
      </w:pPr>
      <w:r>
        <w:t>And He was crucified for us under Pontius Pilate; suffered and was buried; and the third day He rose from the dead, according to the Scriptures. Ascended into the heavens, He sits at the right hand of His Father; and He is coming again in His glory, to judge the living and the dead; Whose Kingdom shall have no end.</w:t>
      </w:r>
    </w:p>
    <w:p w14:paraId="48BB1EF5" w14:textId="77777777" w:rsidR="006869EE" w:rsidRDefault="006869EE" w:rsidP="006869EE">
      <w:pPr>
        <w:pStyle w:val="Body"/>
      </w:pPr>
      <w:r>
        <w:t>Yes, we believe in the Holy Spirit: the Lord, the Giver of Life, Who proceeds from the Father; Who, with the Father and the Son, is worshipped and glorified; Who spoke by the prophets.</w:t>
      </w:r>
    </w:p>
    <w:p w14:paraId="4D9F7425" w14:textId="77777777" w:rsidR="006869EE" w:rsidRDefault="006869EE" w:rsidP="006869EE">
      <w:pPr>
        <w:pStyle w:val="Body"/>
      </w:pPr>
      <w:r>
        <w:t>And in One, Holy, Catholic and Apostolic Church, we confess One Baptism, for the remission of sins.</w:t>
      </w:r>
    </w:p>
    <w:p w14:paraId="793792CB" w14:textId="77777777" w:rsidR="006869EE" w:rsidRDefault="006869EE" w:rsidP="006869EE">
      <w:pPr>
        <w:pStyle w:val="Rubrics0"/>
      </w:pPr>
      <w:r>
        <w:lastRenderedPageBreak/>
        <w:t xml:space="preserve"> The last article of the Creed is sung in its characteristic tune: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40B9D3A1" w14:textId="77777777" w:rsidTr="006869EE">
        <w:tc>
          <w:tcPr>
            <w:tcW w:w="3623" w:type="dxa"/>
          </w:tcPr>
          <w:p w14:paraId="64077067" w14:textId="77777777" w:rsidR="006869EE" w:rsidRDefault="006869EE" w:rsidP="006869EE">
            <w:pPr>
              <w:pStyle w:val="EngHangEnd"/>
            </w:pPr>
            <w:r>
              <w:t>We look for the resurrection of the dead, and the life of the coming age. Amen.</w:t>
            </w:r>
          </w:p>
        </w:tc>
        <w:tc>
          <w:tcPr>
            <w:tcW w:w="3624" w:type="dxa"/>
          </w:tcPr>
          <w:p w14:paraId="0C700699" w14:textId="77777777" w:rsidR="006869EE" w:rsidRDefault="006869EE" w:rsidP="006869EE">
            <w:pPr>
              <w:pStyle w:val="CopticHangingVerse"/>
            </w:pPr>
            <w:r>
              <w:t>Ⲧⲉⲛϫⲟⲩϣⲧ ⲉ̀ⲃⲟⲗ ϧⲁⲧ̀ϩⲏ ⲛ̀ϯⲁ̀ⲛⲁⲥⲧⲁⲥⲓⲥ ⲛ̀ⲧⲉ ⲛⲓⲣⲉϥⲙⲱⲟⲩⲧ: ⲛⲉⲙ ⲡⲓⲱⲛϧ ⲛ̀ⲧⲉ ⲡⲓⲉ̀ⲱⲛ ⲉⲑⲛⲏⲟⲩ: ⲁ̀ⲙⲏⲛ.</w:t>
            </w:r>
          </w:p>
        </w:tc>
      </w:tr>
    </w:tbl>
    <w:p w14:paraId="33F89C3C" w14:textId="77777777" w:rsidR="006869EE" w:rsidRDefault="006869EE" w:rsidP="006869EE">
      <w:pPr>
        <w:pStyle w:val="Heading4"/>
      </w:pPr>
      <w:bookmarkStart w:id="1115" w:name="_Ref442856751"/>
      <w:r>
        <w:t>God Have mercy upon us</w:t>
      </w:r>
      <w:bookmarkEnd w:id="1115"/>
    </w:p>
    <w:p w14:paraId="638E6DFB" w14:textId="77777777" w:rsidR="006869EE" w:rsidRDefault="006869EE" w:rsidP="006869EE">
      <w:pPr>
        <w:pStyle w:val="Rubrics0"/>
      </w:pPr>
      <w:r>
        <w:t>The priest, holding the cross with three lit tapers in his right hand, chants the following</w:t>
      </w:r>
      <w:r>
        <w:rPr>
          <w:rStyle w:val="FootnoteReference"/>
        </w:rPr>
        <w:footnoteReference w:id="917"/>
      </w:r>
      <w:r>
        <w:t>:</w:t>
      </w:r>
    </w:p>
    <w:p w14:paraId="6A1E1B42" w14:textId="77777777" w:rsidR="006869EE" w:rsidRDefault="006869EE" w:rsidP="006869EE">
      <w:pPr>
        <w:pStyle w:val="Priest"/>
      </w:pPr>
      <w:r>
        <w:t>Presbyter:</w:t>
      </w:r>
    </w:p>
    <w:p w14:paraId="2008B474" w14:textId="77777777" w:rsidR="006869EE" w:rsidRDefault="006869EE" w:rsidP="006869EE">
      <w:pPr>
        <w:pStyle w:val="Body"/>
      </w:pPr>
      <w:commentRangeStart w:id="1116"/>
      <w:r>
        <w:t>God</w:t>
      </w:r>
      <w:commentRangeEnd w:id="1116"/>
      <w:r>
        <w:rPr>
          <w:rStyle w:val="CommentReference"/>
          <w:lang w:val="en-CA"/>
        </w:rPr>
        <w:commentReference w:id="1116"/>
      </w:r>
      <w:r>
        <w:t>, have mercy upon us,</w:t>
      </w:r>
    </w:p>
    <w:p w14:paraId="08FF9B30" w14:textId="1D18A7B1" w:rsidR="006869EE" w:rsidRDefault="006869EE" w:rsidP="006869EE">
      <w:pPr>
        <w:pStyle w:val="Body"/>
      </w:pPr>
      <w:r>
        <w:t xml:space="preserve">Settle </w:t>
      </w:r>
      <w:r w:rsidR="00BE6654">
        <w:t>Your</w:t>
      </w:r>
      <w:r>
        <w:t xml:space="preserve"> mercy upon us,</w:t>
      </w:r>
    </w:p>
    <w:p w14:paraId="50F13A22" w14:textId="77777777" w:rsidR="006869EE" w:rsidRDefault="006869EE" w:rsidP="006869EE">
      <w:pPr>
        <w:pStyle w:val="Body"/>
      </w:pPr>
      <w:r>
        <w:t>Have compassion upon us,</w:t>
      </w:r>
    </w:p>
    <w:p w14:paraId="514FFEF2" w14:textId="77777777" w:rsidR="006869EE" w:rsidRDefault="006869EE" w:rsidP="006869EE">
      <w:pPr>
        <w:pStyle w:val="Priest"/>
      </w:pPr>
      <w:r>
        <w:t>People:</w:t>
      </w:r>
    </w:p>
    <w:p w14:paraId="04F46688" w14:textId="77777777" w:rsidR="006869EE" w:rsidRDefault="006869EE" w:rsidP="006869EE">
      <w:pPr>
        <w:pStyle w:val="Body"/>
      </w:pPr>
      <w:r>
        <w:t>Amen.</w:t>
      </w:r>
    </w:p>
    <w:p w14:paraId="2F0E1000" w14:textId="77777777" w:rsidR="006869EE" w:rsidRDefault="006869EE" w:rsidP="006869EE">
      <w:pPr>
        <w:pStyle w:val="Priest"/>
      </w:pPr>
      <w:r>
        <w:t>Presbyter:</w:t>
      </w:r>
    </w:p>
    <w:p w14:paraId="4988AA5D" w14:textId="77777777" w:rsidR="006869EE" w:rsidRDefault="006869EE" w:rsidP="006869EE">
      <w:pPr>
        <w:pStyle w:val="Body"/>
      </w:pPr>
      <w:r>
        <w:t>Hear us,</w:t>
      </w:r>
    </w:p>
    <w:p w14:paraId="1AFC8DE0" w14:textId="77777777" w:rsidR="006869EE" w:rsidRDefault="006869EE" w:rsidP="006869EE">
      <w:pPr>
        <w:pStyle w:val="Priest"/>
      </w:pPr>
      <w:r>
        <w:t>People:</w:t>
      </w:r>
    </w:p>
    <w:p w14:paraId="65DB86EA" w14:textId="77777777" w:rsidR="006869EE" w:rsidRDefault="006869EE" w:rsidP="006869EE">
      <w:pPr>
        <w:pStyle w:val="Body"/>
      </w:pPr>
      <w:r>
        <w:t>Amen.</w:t>
      </w:r>
    </w:p>
    <w:p w14:paraId="31D3B638" w14:textId="77777777" w:rsidR="006869EE" w:rsidRDefault="006869EE" w:rsidP="006869EE">
      <w:pPr>
        <w:pStyle w:val="Priest"/>
      </w:pPr>
      <w:r>
        <w:t>Presbyter:</w:t>
      </w:r>
    </w:p>
    <w:p w14:paraId="22025BCF" w14:textId="77777777" w:rsidR="006869EE" w:rsidRDefault="006869EE" w:rsidP="006869EE">
      <w:pPr>
        <w:pStyle w:val="Body"/>
      </w:pPr>
      <w:r>
        <w:t>Bless us,</w:t>
      </w:r>
    </w:p>
    <w:p w14:paraId="4F88E964" w14:textId="77777777" w:rsidR="006869EE" w:rsidRDefault="006869EE" w:rsidP="006869EE">
      <w:pPr>
        <w:pStyle w:val="Body"/>
      </w:pPr>
      <w:r>
        <w:t>Guard us,</w:t>
      </w:r>
    </w:p>
    <w:p w14:paraId="526E8F52" w14:textId="77777777" w:rsidR="006869EE" w:rsidRDefault="006869EE" w:rsidP="006869EE">
      <w:pPr>
        <w:pStyle w:val="Body"/>
      </w:pPr>
      <w:r>
        <w:t>Help us,</w:t>
      </w:r>
    </w:p>
    <w:p w14:paraId="767D2F80" w14:textId="77777777" w:rsidR="006869EE" w:rsidRDefault="006869EE" w:rsidP="006869EE">
      <w:pPr>
        <w:pStyle w:val="Priest"/>
      </w:pPr>
      <w:r>
        <w:t>People:</w:t>
      </w:r>
    </w:p>
    <w:p w14:paraId="3B944539" w14:textId="77777777" w:rsidR="006869EE" w:rsidRDefault="006869EE" w:rsidP="006869EE">
      <w:pPr>
        <w:pStyle w:val="Body"/>
      </w:pPr>
      <w:r>
        <w:t>Amen.</w:t>
      </w:r>
    </w:p>
    <w:p w14:paraId="42308222" w14:textId="77777777" w:rsidR="006869EE" w:rsidRDefault="006869EE" w:rsidP="006869EE">
      <w:pPr>
        <w:pStyle w:val="Priest"/>
      </w:pPr>
      <w:r>
        <w:t>Presbyter:</w:t>
      </w:r>
    </w:p>
    <w:p w14:paraId="59FD37CE" w14:textId="75E16E9C" w:rsidR="006869EE" w:rsidRDefault="006869EE" w:rsidP="006869EE">
      <w:pPr>
        <w:pStyle w:val="Body"/>
      </w:pPr>
      <w:r>
        <w:t>Take</w:t>
      </w:r>
      <w:r w:rsidR="000A4FB2" w:rsidRPr="000A4FB2">
        <w:t xml:space="preserve"> </w:t>
      </w:r>
      <w:r w:rsidR="000A4FB2">
        <w:t>Your anger</w:t>
      </w:r>
      <w:r>
        <w:t xml:space="preserve"> away from us,</w:t>
      </w:r>
    </w:p>
    <w:p w14:paraId="6252B16D" w14:textId="77777777" w:rsidR="006869EE" w:rsidRDefault="006869EE" w:rsidP="006869EE">
      <w:pPr>
        <w:pStyle w:val="Body"/>
      </w:pPr>
      <w:r>
        <w:t>Visit us with Your salvation,</w:t>
      </w:r>
    </w:p>
    <w:p w14:paraId="196D8967" w14:textId="77777777" w:rsidR="006869EE" w:rsidRDefault="006869EE" w:rsidP="006869EE">
      <w:pPr>
        <w:pStyle w:val="Body"/>
      </w:pPr>
      <w:r>
        <w:t>And forgive us our sins.</w:t>
      </w:r>
    </w:p>
    <w:p w14:paraId="1A3CEFFD" w14:textId="77777777" w:rsidR="006869EE" w:rsidRDefault="006869EE" w:rsidP="006869EE">
      <w:pPr>
        <w:pStyle w:val="Priest"/>
      </w:pPr>
      <w:r>
        <w:t>People:</w:t>
      </w:r>
    </w:p>
    <w:tbl>
      <w:tblPr>
        <w:tblStyle w:val="TableGrid"/>
        <w:tblW w:w="0" w:type="auto"/>
        <w:tblBorders>
          <w:top w:val="none" w:sz="0" w:space="0" w:color="auto"/>
          <w:left w:val="none" w:sz="0" w:space="0" w:color="auto"/>
          <w:bottom w:val="none" w:sz="0" w:space="0" w:color="auto"/>
          <w:right w:val="none" w:sz="0" w:space="0" w:color="auto"/>
          <w:insideH w:val="single" w:sz="4" w:space="0" w:color="000000" w:themeColor="text1"/>
          <w:insideV w:val="single" w:sz="4" w:space="0" w:color="000000" w:themeColor="text1"/>
        </w:tblBorders>
        <w:tblLook w:val="04A0" w:firstRow="1" w:lastRow="0" w:firstColumn="1" w:lastColumn="0" w:noHBand="0" w:noVBand="1"/>
      </w:tblPr>
      <w:tblGrid>
        <w:gridCol w:w="3623"/>
        <w:gridCol w:w="3624"/>
      </w:tblGrid>
      <w:tr w:rsidR="006869EE" w14:paraId="40559F82" w14:textId="77777777" w:rsidTr="006869EE">
        <w:tc>
          <w:tcPr>
            <w:tcW w:w="3623" w:type="dxa"/>
          </w:tcPr>
          <w:p w14:paraId="2ECF7FE6" w14:textId="77777777" w:rsidR="006869EE" w:rsidRDefault="006869EE" w:rsidP="006869EE">
            <w:pPr>
              <w:pStyle w:val="Body"/>
            </w:pPr>
            <w:r>
              <w:t>Amen. Lord have mercy. Lord have mercy. Lord have mercy.</w:t>
            </w:r>
          </w:p>
          <w:p w14:paraId="696A5CDD" w14:textId="77777777" w:rsidR="006869EE" w:rsidRDefault="006869EE" w:rsidP="006869EE">
            <w:pPr>
              <w:pStyle w:val="Body"/>
              <w:ind w:firstLine="0"/>
            </w:pPr>
          </w:p>
        </w:tc>
        <w:tc>
          <w:tcPr>
            <w:tcW w:w="3624" w:type="dxa"/>
          </w:tcPr>
          <w:p w14:paraId="307980F9" w14:textId="77777777" w:rsidR="006869EE" w:rsidRPr="000970D4" w:rsidRDefault="006869EE" w:rsidP="006869EE">
            <w:pPr>
              <w:pStyle w:val="Body"/>
            </w:pPr>
            <w:r w:rsidRPr="000970D4">
              <w:t>Amen. Kyrié eleison.</w:t>
            </w:r>
            <w:r>
              <w:t xml:space="preserve"> </w:t>
            </w:r>
            <w:r w:rsidRPr="000970D4">
              <w:t>Kyrié eleison.</w:t>
            </w:r>
            <w:r>
              <w:t xml:space="preserve"> </w:t>
            </w:r>
            <w:r w:rsidRPr="000970D4">
              <w:t>Kyrié eleison.</w:t>
            </w:r>
          </w:p>
        </w:tc>
      </w:tr>
    </w:tbl>
    <w:p w14:paraId="2FD509E8" w14:textId="77777777" w:rsidR="006869EE" w:rsidRDefault="006869EE" w:rsidP="006869EE">
      <w:pPr>
        <w:pStyle w:val="Body"/>
      </w:pPr>
    </w:p>
    <w:p w14:paraId="1AE9CE4B" w14:textId="77777777" w:rsidR="006869EE" w:rsidRDefault="006869EE" w:rsidP="006869EE">
      <w:pPr>
        <w:pStyle w:val="Rubric"/>
      </w:pPr>
      <w:r>
        <w:lastRenderedPageBreak/>
        <w:t>Though a relatively recent addition, it is now common for the people to sing a Veneration for the saint(s) of the day at this point.</w:t>
      </w:r>
    </w:p>
    <w:p w14:paraId="169BD1E4" w14:textId="77777777" w:rsidR="006869EE" w:rsidRDefault="006869EE" w:rsidP="006869EE">
      <w:pPr>
        <w:pStyle w:val="Rubric"/>
      </w:pPr>
      <w:r>
        <w:t>During the weekdays of Holy Lent and the three days of the Fast of the Ninevites, the curtains of the sanctuary are closed and the prophecies are read. Then the presbyter</w:t>
      </w:r>
      <w:r>
        <w:rPr>
          <w:rStyle w:val="FootnoteReference"/>
        </w:rPr>
        <w:footnoteReference w:id="918"/>
      </w:r>
      <w:r>
        <w:t xml:space="preserve"> says the Litany of Lent (page ##).</w:t>
      </w:r>
    </w:p>
    <w:p w14:paraId="72CFC59B" w14:textId="77777777" w:rsidR="006869EE" w:rsidRDefault="006869EE" w:rsidP="006869EE">
      <w:pPr>
        <w:pStyle w:val="Rubric"/>
      </w:pPr>
      <w:r>
        <w:t>The presbyter goes to stand before the Sanctuary door. The deacon carries the Gospel out through the North door, and proceeds to stand behind the presbyter, and to his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29B91475" w14:textId="77777777" w:rsidTr="006869EE">
        <w:tc>
          <w:tcPr>
            <w:tcW w:w="3623" w:type="dxa"/>
            <w:tcBorders>
              <w:right w:val="single" w:sz="4" w:space="0" w:color="000000" w:themeColor="text1"/>
            </w:tcBorders>
          </w:tcPr>
          <w:p w14:paraId="27DCCAD7" w14:textId="77777777" w:rsidR="006869EE" w:rsidRDefault="006869EE" w:rsidP="006869EE">
            <w:pPr>
              <w:pStyle w:val="Priest"/>
            </w:pPr>
            <w:r>
              <w:t>Presbyter:</w:t>
            </w:r>
          </w:p>
        </w:tc>
        <w:tc>
          <w:tcPr>
            <w:tcW w:w="3624" w:type="dxa"/>
            <w:tcBorders>
              <w:left w:val="single" w:sz="4" w:space="0" w:color="000000" w:themeColor="text1"/>
            </w:tcBorders>
          </w:tcPr>
          <w:p w14:paraId="5C5E5393" w14:textId="77777777" w:rsidR="006869EE" w:rsidRDefault="006869EE" w:rsidP="006869EE"/>
        </w:tc>
      </w:tr>
      <w:tr w:rsidR="006869EE" w14:paraId="01EBE5DE" w14:textId="77777777" w:rsidTr="006869EE">
        <w:tc>
          <w:tcPr>
            <w:tcW w:w="3623" w:type="dxa"/>
            <w:tcBorders>
              <w:right w:val="single" w:sz="4" w:space="0" w:color="000000" w:themeColor="text1"/>
            </w:tcBorders>
          </w:tcPr>
          <w:p w14:paraId="3C528F1E" w14:textId="77777777" w:rsidR="006869EE" w:rsidRDefault="006869EE" w:rsidP="006869EE">
            <w:pPr>
              <w:pStyle w:val="Body"/>
            </w:pPr>
            <w:r>
              <w:t>Pray.</w:t>
            </w:r>
          </w:p>
        </w:tc>
        <w:tc>
          <w:tcPr>
            <w:tcW w:w="3624" w:type="dxa"/>
            <w:tcBorders>
              <w:left w:val="single" w:sz="4" w:space="0" w:color="000000" w:themeColor="text1"/>
            </w:tcBorders>
          </w:tcPr>
          <w:p w14:paraId="464937BB" w14:textId="77777777" w:rsidR="006869EE" w:rsidRDefault="006869EE" w:rsidP="006869EE">
            <w:pPr>
              <w:pStyle w:val="CopticInd"/>
            </w:pPr>
            <w:r>
              <w:rPr>
                <w:rFonts w:ascii="Times New Roman" w:hAnsi="Times New Roman"/>
              </w:rPr>
              <w:t>Ϣ</w:t>
            </w:r>
            <w:r>
              <w:rPr>
                <w:rFonts w:cs="Garamond"/>
              </w:rPr>
              <w:t>ⲗⲏⲗ</w:t>
            </w:r>
            <w:r>
              <w:t>.</w:t>
            </w:r>
          </w:p>
        </w:tc>
      </w:tr>
      <w:tr w:rsidR="006869EE" w14:paraId="2403A67B" w14:textId="77777777" w:rsidTr="006869EE">
        <w:tc>
          <w:tcPr>
            <w:tcW w:w="3623" w:type="dxa"/>
            <w:tcBorders>
              <w:right w:val="single" w:sz="4" w:space="0" w:color="000000" w:themeColor="text1"/>
            </w:tcBorders>
          </w:tcPr>
          <w:p w14:paraId="51DE1C76" w14:textId="77777777" w:rsidR="006869EE" w:rsidRDefault="006869EE" w:rsidP="006869EE">
            <w:pPr>
              <w:pStyle w:val="Priest"/>
            </w:pPr>
            <w:r>
              <w:t>Deacon:</w:t>
            </w:r>
          </w:p>
        </w:tc>
        <w:tc>
          <w:tcPr>
            <w:tcW w:w="3624" w:type="dxa"/>
            <w:tcBorders>
              <w:left w:val="single" w:sz="4" w:space="0" w:color="000000" w:themeColor="text1"/>
            </w:tcBorders>
          </w:tcPr>
          <w:p w14:paraId="50F6B828" w14:textId="77777777" w:rsidR="006869EE" w:rsidRDefault="006869EE" w:rsidP="006869EE">
            <w:pPr>
              <w:pStyle w:val="CopticInd"/>
            </w:pPr>
          </w:p>
        </w:tc>
      </w:tr>
      <w:tr w:rsidR="006869EE" w14:paraId="0AFD8AB2" w14:textId="77777777" w:rsidTr="006869EE">
        <w:tc>
          <w:tcPr>
            <w:tcW w:w="3623" w:type="dxa"/>
            <w:tcBorders>
              <w:right w:val="single" w:sz="4" w:space="0" w:color="000000" w:themeColor="text1"/>
            </w:tcBorders>
          </w:tcPr>
          <w:p w14:paraId="3B168F41" w14:textId="77777777" w:rsidR="006869EE" w:rsidRDefault="006869EE" w:rsidP="006869EE">
            <w:pPr>
              <w:pStyle w:val="Body"/>
            </w:pPr>
            <w:r>
              <w:t>Stand up for prayer.</w:t>
            </w:r>
          </w:p>
        </w:tc>
        <w:tc>
          <w:tcPr>
            <w:tcW w:w="3624" w:type="dxa"/>
            <w:tcBorders>
              <w:left w:val="single" w:sz="4" w:space="0" w:color="000000" w:themeColor="text1"/>
            </w:tcBorders>
          </w:tcPr>
          <w:p w14:paraId="6B8290E5" w14:textId="77777777" w:rsidR="006869EE" w:rsidRDefault="006869EE" w:rsidP="006869EE">
            <w:pPr>
              <w:pStyle w:val="CopticInd"/>
            </w:pPr>
            <w:r>
              <w:rPr>
                <w:rFonts w:cs="Garamond"/>
              </w:rPr>
              <w:t>Ⲉⲡⲓ</w:t>
            </w:r>
            <w:r>
              <w:t xml:space="preserve"> </w:t>
            </w:r>
            <w:r>
              <w:rPr>
                <w:rFonts w:cs="Garamond"/>
              </w:rPr>
              <w:t>ⲡ</w:t>
            </w:r>
            <w:r>
              <w:t>̀</w:t>
            </w:r>
            <w:r>
              <w:rPr>
                <w:rFonts w:cs="Garamond"/>
              </w:rPr>
              <w:t>ⲣⲟⲥⲉⲩⲭⲏ</w:t>
            </w:r>
            <w:r>
              <w:t xml:space="preserve"> </w:t>
            </w:r>
            <w:r>
              <w:rPr>
                <w:rFonts w:cs="Garamond"/>
              </w:rPr>
              <w:t>ⲥ</w:t>
            </w:r>
            <w:r>
              <w:t>̀</w:t>
            </w:r>
            <w:r>
              <w:rPr>
                <w:rFonts w:cs="Garamond"/>
              </w:rPr>
              <w:t>ⲧⲁⲑⲏⲧⲉ</w:t>
            </w:r>
            <w:r>
              <w:t>.</w:t>
            </w:r>
          </w:p>
        </w:tc>
      </w:tr>
      <w:tr w:rsidR="006869EE" w14:paraId="0E245D23" w14:textId="77777777" w:rsidTr="006869EE">
        <w:tc>
          <w:tcPr>
            <w:tcW w:w="3623" w:type="dxa"/>
            <w:tcBorders>
              <w:right w:val="single" w:sz="4" w:space="0" w:color="000000" w:themeColor="text1"/>
            </w:tcBorders>
          </w:tcPr>
          <w:p w14:paraId="3BBE788D" w14:textId="77777777" w:rsidR="006869EE" w:rsidRDefault="006869EE" w:rsidP="006869EE">
            <w:pPr>
              <w:pStyle w:val="Priest"/>
            </w:pPr>
            <w:r>
              <w:t>Presbyter:</w:t>
            </w:r>
          </w:p>
        </w:tc>
        <w:tc>
          <w:tcPr>
            <w:tcW w:w="3624" w:type="dxa"/>
            <w:tcBorders>
              <w:left w:val="single" w:sz="4" w:space="0" w:color="000000" w:themeColor="text1"/>
            </w:tcBorders>
          </w:tcPr>
          <w:p w14:paraId="1523814E" w14:textId="77777777" w:rsidR="006869EE" w:rsidRDefault="006869EE" w:rsidP="006869EE">
            <w:pPr>
              <w:pStyle w:val="CopticInd"/>
            </w:pPr>
          </w:p>
        </w:tc>
      </w:tr>
      <w:tr w:rsidR="006869EE" w14:paraId="79A36C4E" w14:textId="77777777" w:rsidTr="006869EE">
        <w:tc>
          <w:tcPr>
            <w:tcW w:w="3623" w:type="dxa"/>
            <w:tcBorders>
              <w:right w:val="single" w:sz="4" w:space="0" w:color="000000" w:themeColor="text1"/>
            </w:tcBorders>
          </w:tcPr>
          <w:p w14:paraId="2415CC5A" w14:textId="77777777" w:rsidR="006869EE" w:rsidRDefault="006869EE" w:rsidP="006869EE">
            <w:pPr>
              <w:pStyle w:val="Body"/>
            </w:pPr>
            <w:r>
              <w:t>Peace be with all.</w:t>
            </w:r>
          </w:p>
        </w:tc>
        <w:tc>
          <w:tcPr>
            <w:tcW w:w="3624" w:type="dxa"/>
            <w:tcBorders>
              <w:left w:val="single" w:sz="4" w:space="0" w:color="000000" w:themeColor="text1"/>
            </w:tcBorders>
          </w:tcPr>
          <w:p w14:paraId="734D5ADB" w14:textId="77777777" w:rsidR="006869EE" w:rsidRDefault="006869EE" w:rsidP="006869EE">
            <w:pPr>
              <w:pStyle w:val="CopticInd"/>
            </w:pPr>
            <w:r>
              <w:rPr>
                <w:rFonts w:cs="Garamond"/>
              </w:rPr>
              <w:t>Ⲓⲣⲏⲛⲏ</w:t>
            </w:r>
            <w:r>
              <w:t xml:space="preserve"> </w:t>
            </w:r>
            <w:r>
              <w:rPr>
                <w:rFonts w:cs="Garamond"/>
              </w:rPr>
              <w:t>ⲡⲁⲥⲓ</w:t>
            </w:r>
            <w:r>
              <w:t>.</w:t>
            </w:r>
          </w:p>
        </w:tc>
      </w:tr>
      <w:tr w:rsidR="006869EE" w14:paraId="0749CA99" w14:textId="77777777" w:rsidTr="006869EE">
        <w:tc>
          <w:tcPr>
            <w:tcW w:w="3623" w:type="dxa"/>
            <w:tcBorders>
              <w:right w:val="single" w:sz="4" w:space="0" w:color="000000" w:themeColor="text1"/>
            </w:tcBorders>
          </w:tcPr>
          <w:p w14:paraId="0D7EEA25" w14:textId="77777777" w:rsidR="006869EE" w:rsidRDefault="006869EE" w:rsidP="006869EE">
            <w:pPr>
              <w:pStyle w:val="Priest"/>
            </w:pPr>
            <w:r>
              <w:t>People:</w:t>
            </w:r>
          </w:p>
        </w:tc>
        <w:tc>
          <w:tcPr>
            <w:tcW w:w="3624" w:type="dxa"/>
            <w:tcBorders>
              <w:left w:val="single" w:sz="4" w:space="0" w:color="000000" w:themeColor="text1"/>
            </w:tcBorders>
          </w:tcPr>
          <w:p w14:paraId="58E94004" w14:textId="77777777" w:rsidR="006869EE" w:rsidRDefault="006869EE" w:rsidP="006869EE">
            <w:pPr>
              <w:pStyle w:val="CopticInd"/>
            </w:pPr>
          </w:p>
        </w:tc>
      </w:tr>
      <w:tr w:rsidR="006869EE" w14:paraId="5B36C320" w14:textId="77777777" w:rsidTr="006869EE">
        <w:tc>
          <w:tcPr>
            <w:tcW w:w="3623" w:type="dxa"/>
            <w:tcBorders>
              <w:right w:val="single" w:sz="4" w:space="0" w:color="000000" w:themeColor="text1"/>
            </w:tcBorders>
          </w:tcPr>
          <w:p w14:paraId="34EE0DB3" w14:textId="77777777" w:rsidR="006869EE" w:rsidRDefault="006869EE" w:rsidP="006869EE">
            <w:pPr>
              <w:pStyle w:val="Body"/>
            </w:pPr>
            <w:r>
              <w:t>And with your spirit.</w:t>
            </w:r>
          </w:p>
        </w:tc>
        <w:tc>
          <w:tcPr>
            <w:tcW w:w="3624" w:type="dxa"/>
            <w:tcBorders>
              <w:left w:val="single" w:sz="4" w:space="0" w:color="000000" w:themeColor="text1"/>
            </w:tcBorders>
          </w:tcPr>
          <w:p w14:paraId="2B9055C2" w14:textId="77777777" w:rsidR="006869EE" w:rsidRDefault="006869EE" w:rsidP="006869EE">
            <w:pPr>
              <w:pStyle w:val="CopticInd"/>
            </w:pPr>
            <w:r>
              <w:rPr>
                <w:rFonts w:cs="Garamond"/>
              </w:rPr>
              <w:t>Ⲕⲉ</w:t>
            </w:r>
            <w:r>
              <w:t xml:space="preserve"> </w:t>
            </w:r>
            <w:r>
              <w:rPr>
                <w:rFonts w:cs="Garamond"/>
              </w:rPr>
              <w:t>ⲧⲱ</w:t>
            </w:r>
            <w:r>
              <w:t xml:space="preserve"> </w:t>
            </w:r>
            <w:r>
              <w:rPr>
                <w:rFonts w:cs="Garamond"/>
              </w:rPr>
              <w:t>ⲡ</w:t>
            </w:r>
            <w:r>
              <w:t>̀</w:t>
            </w:r>
            <w:r>
              <w:rPr>
                <w:rFonts w:cs="Garamond"/>
              </w:rPr>
              <w:t>ⲛⲉⲩⲙⲁⲧⲓ</w:t>
            </w:r>
            <w:r>
              <w:t xml:space="preserve"> </w:t>
            </w:r>
            <w:r>
              <w:rPr>
                <w:rFonts w:cs="Garamond"/>
              </w:rPr>
              <w:t>ⲥⲟⲩ</w:t>
            </w:r>
            <w:r>
              <w:t>.</w:t>
            </w:r>
          </w:p>
        </w:tc>
      </w:tr>
    </w:tbl>
    <w:p w14:paraId="5EE87FAF" w14:textId="77777777" w:rsidR="006869EE" w:rsidRDefault="006869EE" w:rsidP="006869EE">
      <w:pPr>
        <w:pStyle w:val="Heading4"/>
      </w:pPr>
      <w:bookmarkStart w:id="1117" w:name="_Ref442856856"/>
      <w:r>
        <w:t>The Prayer for the Gospel</w:t>
      </w:r>
      <w:bookmarkEnd w:id="1117"/>
    </w:p>
    <w:p w14:paraId="18774D58" w14:textId="77777777" w:rsidR="006869EE" w:rsidRDefault="006869EE" w:rsidP="006869EE">
      <w:pPr>
        <w:pStyle w:val="Priest"/>
      </w:pPr>
      <w:r>
        <w:t>Presbyter:</w:t>
      </w:r>
    </w:p>
    <w:p w14:paraId="33DEEA9B" w14:textId="77777777" w:rsidR="006869EE" w:rsidRDefault="006869EE" w:rsidP="006869EE">
      <w:pPr>
        <w:pStyle w:val="Body"/>
      </w:pPr>
      <w:r>
        <w:t>O Master, Lord, Jesus Christ our God, Who said to His saintly, honoured Disciples and holy Apostles, “Many prophets and righteous men have desired to see the things which you see, and have not seen them, and to hear the things which you hear, and have not heard them. But blessed are your eyes for they see, and your ears for they hear.”</w:t>
      </w:r>
    </w:p>
    <w:p w14:paraId="09DB1AA6" w14:textId="77777777" w:rsidR="006869EE" w:rsidRDefault="006869EE" w:rsidP="006869EE">
      <w:pPr>
        <w:pStyle w:val="Body"/>
      </w:pPr>
      <w:r>
        <w:t>May we be worthy to hear and to act [according to] Your Holy Gospels, through the prayers of Your saints.</w:t>
      </w:r>
    </w:p>
    <w:p w14:paraId="3599F9B8" w14:textId="77777777" w:rsidR="006869EE" w:rsidRDefault="006869EE" w:rsidP="006869EE">
      <w:pPr>
        <w:pStyle w:val="Priest"/>
      </w:pPr>
      <w:r>
        <w:t>Deacon:</w:t>
      </w:r>
    </w:p>
    <w:p w14:paraId="6F0DD026" w14:textId="77777777" w:rsidR="006869EE" w:rsidRDefault="006869EE" w:rsidP="006869EE">
      <w:pPr>
        <w:pStyle w:val="Body"/>
      </w:pPr>
      <w:r>
        <w:t>Pray for the Holy Gospel.</w:t>
      </w:r>
    </w:p>
    <w:p w14:paraId="7FF72681" w14:textId="77777777" w:rsidR="006869EE" w:rsidRDefault="006869EE" w:rsidP="006869EE">
      <w:pPr>
        <w:pStyle w:val="Priest"/>
      </w:pPr>
      <w:r>
        <w:t>People:</w:t>
      </w:r>
    </w:p>
    <w:p w14:paraId="478D27DC" w14:textId="77777777" w:rsidR="006869EE" w:rsidRDefault="006869EE" w:rsidP="006869EE">
      <w:pPr>
        <w:pStyle w:val="Body"/>
      </w:pPr>
      <w:r>
        <w:t>Lord have mercy.</w:t>
      </w:r>
    </w:p>
    <w:p w14:paraId="0D3F0CA6" w14:textId="77777777" w:rsidR="006869EE" w:rsidRDefault="006869EE" w:rsidP="006869EE">
      <w:pPr>
        <w:pStyle w:val="Priest"/>
      </w:pPr>
      <w:r>
        <w:t>Presbyter:</w:t>
      </w:r>
    </w:p>
    <w:p w14:paraId="46D4FB18" w14:textId="77777777" w:rsidR="006869EE" w:rsidRDefault="006869EE" w:rsidP="006869EE">
      <w:pPr>
        <w:pStyle w:val="Body"/>
      </w:pPr>
      <w:r>
        <w:t>Remember also, O our Master, all those who have bidden us to remember them in our supplications and prayers which we offer up to You, O Lord our God.</w:t>
      </w:r>
    </w:p>
    <w:p w14:paraId="73B1A9CC" w14:textId="77777777" w:rsidR="006869EE" w:rsidRDefault="006869EE" w:rsidP="006869EE">
      <w:pPr>
        <w:pStyle w:val="Body"/>
      </w:pPr>
      <w:r>
        <w:t>Those who have already fallen asleep, repose them. Those who are sick, heal them.</w:t>
      </w:r>
    </w:p>
    <w:p w14:paraId="01CBEE66" w14:textId="77777777" w:rsidR="006869EE" w:rsidRDefault="006869EE" w:rsidP="006869EE">
      <w:pPr>
        <w:pStyle w:val="Body"/>
      </w:pPr>
      <w:r>
        <w:t xml:space="preserve">For You are the life of us all, the salvation of us all, the hope of us all, the healing of us all and the resurrection of us all, and to You we send up the glory, and the honour, and the </w:t>
      </w:r>
      <w:r>
        <w:lastRenderedPageBreak/>
        <w:t>adoration, together with Your Good Father and the Holy Spirit, the Giver of Life, Who is of One Essence with You, now, and at all times, and unto the age of all ages. Amen.</w:t>
      </w:r>
    </w:p>
    <w:p w14:paraId="07857921" w14:textId="77777777" w:rsidR="006869EE" w:rsidRDefault="006869EE" w:rsidP="006869EE">
      <w:pPr>
        <w:pStyle w:val="Heading4"/>
      </w:pPr>
      <w:r>
        <w:t>Another Prayer for the Gospel</w:t>
      </w:r>
    </w:p>
    <w:p w14:paraId="268491B4" w14:textId="77777777" w:rsidR="006869EE" w:rsidRDefault="006869EE" w:rsidP="006869EE">
      <w:pPr>
        <w:pStyle w:val="Priest"/>
      </w:pPr>
      <w:r>
        <w:t>Presbyter:</w:t>
      </w:r>
    </w:p>
    <w:p w14:paraId="46D65F07" w14:textId="77777777" w:rsidR="006869EE" w:rsidRDefault="006869EE" w:rsidP="006869EE">
      <w:r>
        <w:t>O Master, Lord Jesus Christ our God, who sent His saintly, honoured Disciples and holy Apostles into all the world that they might preach the Gospel of Your Kingdom, and teach all nations Your true knowledge. We ask You, O our Master, open the ears of our hearts to hear Your Holy Gospels—</w:t>
      </w:r>
    </w:p>
    <w:p w14:paraId="2908666D" w14:textId="77777777" w:rsidR="006869EE" w:rsidRDefault="006869EE" w:rsidP="006869EE">
      <w:pPr>
        <w:pStyle w:val="Priest"/>
      </w:pPr>
      <w:r>
        <w:t>Deacon:</w:t>
      </w:r>
    </w:p>
    <w:p w14:paraId="424E1B58" w14:textId="77777777" w:rsidR="006869EE" w:rsidRDefault="006869EE" w:rsidP="006869EE">
      <w:pPr>
        <w:pStyle w:val="Body"/>
      </w:pPr>
      <w:r>
        <w:t>Pray for the Holy Gospel.</w:t>
      </w:r>
    </w:p>
    <w:p w14:paraId="497BDE34" w14:textId="77777777" w:rsidR="006869EE" w:rsidRDefault="006869EE" w:rsidP="006869EE">
      <w:pPr>
        <w:pStyle w:val="Priest"/>
      </w:pPr>
      <w:r>
        <w:t>People:</w:t>
      </w:r>
    </w:p>
    <w:p w14:paraId="30084590" w14:textId="77777777" w:rsidR="006869EE" w:rsidRDefault="006869EE" w:rsidP="006869EE">
      <w:pPr>
        <w:pStyle w:val="Body"/>
      </w:pPr>
      <w:r>
        <w:t>Lord have mercy.</w:t>
      </w:r>
    </w:p>
    <w:p w14:paraId="48616287" w14:textId="77777777" w:rsidR="006869EE" w:rsidRDefault="006869EE" w:rsidP="006869EE">
      <w:pPr>
        <w:pStyle w:val="Priest"/>
      </w:pPr>
      <w:r>
        <w:t>Presbyter:</w:t>
      </w:r>
    </w:p>
    <w:p w14:paraId="5B0DBE3E" w14:textId="77777777" w:rsidR="006869EE" w:rsidRDefault="006869EE" w:rsidP="006869EE">
      <w:r>
        <w:t xml:space="preserve">—and open the senses of our souls. An may we be worthy to be not only hearers, but also to act according to Your holy commandments, through the good will of God, Your good Father, through whom You are blessed, with Him and the Holy Spirit, the Giver of Life, who is of one essence with You, now and at all times and to the age of all ages. Amen. </w:t>
      </w:r>
    </w:p>
    <w:p w14:paraId="39482B43" w14:textId="77777777" w:rsidR="006869EE" w:rsidRDefault="006869EE" w:rsidP="006869EE">
      <w:pPr>
        <w:pStyle w:val="Heading4"/>
      </w:pPr>
      <w:r>
        <w:t>The Gospel</w:t>
      </w:r>
    </w:p>
    <w:p w14:paraId="20B081E8" w14:textId="77777777" w:rsidR="006869EE" w:rsidRDefault="006869EE" w:rsidP="006869EE">
      <w:pPr>
        <w:pStyle w:val="Rubric"/>
      </w:pPr>
      <w:r>
        <w:t>While the Psalm is read, The presbyter turns toward the Gospel and censes it, while saying inaudibly, “Bow down before the Gospel of Jesus Christ. Through the prayers of the David the psalmist and prophet, O Lord, grant us the forgiveness of our sins.</w:t>
      </w:r>
    </w:p>
    <w:p w14:paraId="2E746F95" w14:textId="77777777" w:rsidR="006869EE" w:rsidRPr="00463A2B" w:rsidRDefault="006869EE" w:rsidP="006869EE">
      <w:pPr>
        <w:pStyle w:val="Rubric"/>
      </w:pPr>
      <w:r>
        <w:t xml:space="preserve">The deacon carries the Gospel through the Sanctuary door (not the deacons’ doors) and waits at the South side of the altar. The presbyter goes up into the Sanctuary, signs the incense box, and puts a spoonful of incense into the censer, saying, “Glory and honour…” The presbyter censes the Gospel as they process once around the altar, as the presbyter says, “Lord, now You are letting Your servant depart in peace, according to Your word; for my eyes have seen Your salvation, which You have prepared before the face of all peoples, a light to enlighten the Nations, and the glory of Your people, Israel.” After circling the altar, the presbyter censes the Gospel three times, saying, “Bow down before the Gospel of Jesus Christ, the Son of the living God; to Him be the glory forever.” He then takes the Gospel from the deacon, turns to the west, and offers it to the other presbyters, saying, “Blessed are your eyes for they see, and your ears for they hear. May we be worthy to hear and to act according to Your Holy Gospels, through the prayers of your saints.” The presbyters come forward and kiss the Gospel, saying, “Bow down before the Gospe…” Then the celebrant kisses the Gospel and gives the censer to a concelebrant to cense the Gospel. If a bishop is present, he reads the Gospel at the Sanctuary door facing west, while the presbyter censes. </w:t>
      </w:r>
    </w:p>
    <w:p w14:paraId="43E979DA" w14:textId="77777777" w:rsidR="006869EE" w:rsidRDefault="006869EE" w:rsidP="006869EE">
      <w:pPr>
        <w:pStyle w:val="Priest"/>
      </w:pPr>
      <w:r>
        <w:t>Deacon:</w:t>
      </w:r>
    </w:p>
    <w:p w14:paraId="6EF4680D" w14:textId="77777777" w:rsidR="006869EE" w:rsidRDefault="006869EE" w:rsidP="006869EE">
      <w:pPr>
        <w:pStyle w:val="Body"/>
      </w:pPr>
      <w:r>
        <w:t>A psalm of David.</w:t>
      </w:r>
    </w:p>
    <w:p w14:paraId="31489BFB" w14:textId="77777777" w:rsidR="006869EE" w:rsidRDefault="006869EE" w:rsidP="006869EE">
      <w:pPr>
        <w:pStyle w:val="Rubrics0"/>
      </w:pPr>
      <w:r>
        <w:lastRenderedPageBreak/>
        <w:t>The psalm is chanted, concluded by “Alleluia.”</w:t>
      </w:r>
    </w:p>
    <w:p w14:paraId="4994BD55" w14:textId="77777777" w:rsidR="006869EE" w:rsidRDefault="006869EE" w:rsidP="006869EE">
      <w:pPr>
        <w:pStyle w:val="Priest"/>
      </w:pPr>
      <w:r>
        <w:t>Deacon:</w:t>
      </w:r>
    </w:p>
    <w:p w14:paraId="6A3034DA" w14:textId="77777777" w:rsidR="006869EE" w:rsidRDefault="006869EE" w:rsidP="006869EE">
      <w:pPr>
        <w:pStyle w:val="Rubric"/>
      </w:pPr>
      <w:r>
        <w:t>From the South side of the Sanctuary door, after completing the procession with the presbyter, the deacon says,</w:t>
      </w:r>
    </w:p>
    <w:p w14:paraId="56687A44" w14:textId="77777777" w:rsidR="006869EE" w:rsidRDefault="006869EE" w:rsidP="006869EE">
      <w:pPr>
        <w:pStyle w:val="Body"/>
      </w:pPr>
      <w:r>
        <w:t>Stand with the fear of God. Let us hear the Holy Gospel.</w:t>
      </w:r>
    </w:p>
    <w:p w14:paraId="01277233" w14:textId="77777777" w:rsidR="006869EE" w:rsidRDefault="006869EE" w:rsidP="006869EE">
      <w:pPr>
        <w:pStyle w:val="Priest"/>
      </w:pPr>
      <w:r>
        <w:t>Presbyter:</w:t>
      </w:r>
    </w:p>
    <w:p w14:paraId="6154CCCB" w14:textId="77777777" w:rsidR="006869EE" w:rsidRDefault="006869EE" w:rsidP="006869EE">
      <w:pPr>
        <w:pStyle w:val="Body"/>
      </w:pPr>
      <w:r>
        <w:t>Blessed be He Who comes in the Name of the Lord.</w:t>
      </w:r>
    </w:p>
    <w:p w14:paraId="0D415F6B" w14:textId="77777777" w:rsidR="006869EE" w:rsidRDefault="006869EE" w:rsidP="006869EE">
      <w:pPr>
        <w:pStyle w:val="Priest"/>
      </w:pPr>
      <w:r>
        <w:t>Reader:</w:t>
      </w:r>
    </w:p>
    <w:p w14:paraId="1FF63861" w14:textId="77777777" w:rsidR="006869EE" w:rsidRDefault="006869EE" w:rsidP="006869EE">
      <w:pPr>
        <w:pStyle w:val="Body"/>
      </w:pPr>
      <w:r>
        <w:t>Bless, O Lord, the reading of the Holy Gospel, according to ___.</w:t>
      </w:r>
    </w:p>
    <w:p w14:paraId="43DDB708" w14:textId="77777777" w:rsidR="006869EE" w:rsidRDefault="006869EE" w:rsidP="006869EE">
      <w:pPr>
        <w:pStyle w:val="Priest"/>
      </w:pPr>
      <w:r>
        <w:t>People:</w:t>
      </w:r>
    </w:p>
    <w:p w14:paraId="2BC386EC" w14:textId="77777777" w:rsidR="006869EE" w:rsidRDefault="006869EE" w:rsidP="006869EE">
      <w:pPr>
        <w:pStyle w:val="Body"/>
      </w:pPr>
      <w:r>
        <w:t>Glory to You, O Lord.</w:t>
      </w:r>
    </w:p>
    <w:p w14:paraId="071BDD7C" w14:textId="77777777" w:rsidR="006869EE" w:rsidRDefault="006869EE" w:rsidP="006869EE">
      <w:pPr>
        <w:pStyle w:val="Priest"/>
      </w:pPr>
      <w:r>
        <w:t>READER:</w:t>
      </w:r>
    </w:p>
    <w:p w14:paraId="530C980A" w14:textId="77777777" w:rsidR="006869EE" w:rsidRDefault="006869EE" w:rsidP="006869EE">
      <w:pPr>
        <w:pStyle w:val="Body"/>
      </w:pPr>
      <w:r>
        <w:t>Our Lord, God, Saviour, and King of us all, Jesus Christ, Son of the Living God, to Whom is glory forever.</w:t>
      </w:r>
    </w:p>
    <w:p w14:paraId="2531A81A" w14:textId="77777777" w:rsidR="006869EE" w:rsidRDefault="006869EE" w:rsidP="006869EE">
      <w:pPr>
        <w:pStyle w:val="Rubrics0"/>
      </w:pPr>
      <w:r>
        <w:t>The Gospel is chanted.</w:t>
      </w:r>
    </w:p>
    <w:p w14:paraId="7D0AB992" w14:textId="77777777" w:rsidR="006869EE" w:rsidRDefault="006869EE" w:rsidP="006869EE">
      <w:pPr>
        <w:pStyle w:val="Priest"/>
      </w:pPr>
      <w:r>
        <w:t>READER:</w:t>
      </w:r>
    </w:p>
    <w:p w14:paraId="1F7E04DC" w14:textId="77777777" w:rsidR="006869EE" w:rsidRDefault="006869EE" w:rsidP="006869EE">
      <w:pPr>
        <w:pStyle w:val="Body"/>
      </w:pPr>
      <w:r>
        <w:t>Glory is due to our God to the age of ages. Amen.</w:t>
      </w:r>
    </w:p>
    <w:p w14:paraId="408D3846" w14:textId="77777777" w:rsidR="006869EE" w:rsidRDefault="006869EE" w:rsidP="006869EE">
      <w:pPr>
        <w:pStyle w:val="Priest"/>
      </w:pPr>
      <w:r>
        <w:t>People:</w:t>
      </w:r>
    </w:p>
    <w:p w14:paraId="04B4B2CB" w14:textId="77777777" w:rsidR="006869EE" w:rsidRDefault="006869EE" w:rsidP="006869EE">
      <w:pPr>
        <w:pStyle w:val="Body"/>
      </w:pPr>
      <w:r>
        <w:t>Glory to You, O Lord.</w:t>
      </w:r>
    </w:p>
    <w:p w14:paraId="233BD5A9" w14:textId="77777777" w:rsidR="006869EE" w:rsidRDefault="006869EE" w:rsidP="006869EE">
      <w:pPr>
        <w:pStyle w:val="Rubric"/>
      </w:pPr>
      <w:r>
        <w:t>As the Gospel concludes, the presbyter censes it three times, saying, “Praise is due to You from everyone with one voice, along with glory, honour, majesty, and worship, with Your good Father and the Holy Spirit, the Giver of Life, who is of one essence with You, now and at all times and to the age of all ages. Amen.</w:t>
      </w:r>
    </w:p>
    <w:p w14:paraId="49808BE9" w14:textId="77777777" w:rsidR="006869EE" w:rsidRDefault="006869EE" w:rsidP="006869EE">
      <w:pPr>
        <w:pStyle w:val="Rubric"/>
      </w:pPr>
      <w:r>
        <w:t>The sermon is given.</w:t>
      </w:r>
    </w:p>
    <w:p w14:paraId="6384497A" w14:textId="77777777" w:rsidR="006869EE" w:rsidRDefault="006869EE" w:rsidP="006869EE">
      <w:pPr>
        <w:pStyle w:val="Heading4"/>
      </w:pPr>
      <w:bookmarkStart w:id="1118" w:name="_Ref442870575"/>
      <w:r>
        <w:t>The Gospel Response</w:t>
      </w:r>
      <w:bookmarkEnd w:id="1118"/>
    </w:p>
    <w:p w14:paraId="6503B35F" w14:textId="77777777" w:rsidR="006869EE" w:rsidRDefault="006869EE" w:rsidP="006869EE">
      <w:pPr>
        <w:pStyle w:val="Rubric"/>
      </w:pPr>
      <w:r>
        <w:t xml:space="preserve">The congregation now sings the Gospel response appropriate to the season, or the following ordinary response: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6869EE" w14:paraId="3318234B" w14:textId="77777777" w:rsidTr="006869EE">
        <w:trPr>
          <w:cantSplit/>
          <w:jc w:val="center"/>
        </w:trPr>
        <w:tc>
          <w:tcPr>
            <w:tcW w:w="288" w:type="dxa"/>
          </w:tcPr>
          <w:p w14:paraId="5A052C7C" w14:textId="77777777" w:rsidR="006869EE" w:rsidRDefault="006869EE" w:rsidP="006869EE">
            <w:pPr>
              <w:pStyle w:val="CopticCross"/>
            </w:pPr>
          </w:p>
        </w:tc>
        <w:tc>
          <w:tcPr>
            <w:tcW w:w="3960" w:type="dxa"/>
          </w:tcPr>
          <w:p w14:paraId="13887D3F" w14:textId="77777777" w:rsidR="006869EE" w:rsidRDefault="006869EE" w:rsidP="006869EE">
            <w:pPr>
              <w:pStyle w:val="EngHang"/>
            </w:pPr>
            <w:r>
              <w:t>Let us worship our Saviour,</w:t>
            </w:r>
          </w:p>
          <w:p w14:paraId="76399873" w14:textId="77777777" w:rsidR="006869EE" w:rsidRDefault="006869EE" w:rsidP="006869EE">
            <w:pPr>
              <w:pStyle w:val="EngHang"/>
            </w:pPr>
            <w:r>
              <w:t>The Good Lover of mankind,</w:t>
            </w:r>
          </w:p>
          <w:p w14:paraId="1A9A6752" w14:textId="77777777" w:rsidR="006869EE" w:rsidRDefault="006869EE" w:rsidP="006869EE">
            <w:pPr>
              <w:pStyle w:val="EngHang"/>
            </w:pPr>
            <w:r>
              <w:t>For He had compassion on us:</w:t>
            </w:r>
          </w:p>
          <w:p w14:paraId="307A6BDD" w14:textId="77777777" w:rsidR="006869EE" w:rsidRDefault="006869EE" w:rsidP="006869EE">
            <w:pPr>
              <w:pStyle w:val="EngHangEnd"/>
            </w:pPr>
            <w:r>
              <w:t>He came and saved us.</w:t>
            </w:r>
          </w:p>
        </w:tc>
        <w:tc>
          <w:tcPr>
            <w:tcW w:w="288" w:type="dxa"/>
          </w:tcPr>
          <w:p w14:paraId="6388C42A" w14:textId="77777777" w:rsidR="006869EE" w:rsidRDefault="006869EE" w:rsidP="006869EE"/>
        </w:tc>
        <w:tc>
          <w:tcPr>
            <w:tcW w:w="288" w:type="dxa"/>
          </w:tcPr>
          <w:p w14:paraId="10DA7905" w14:textId="77777777" w:rsidR="006869EE" w:rsidRDefault="006869EE" w:rsidP="006869EE">
            <w:pPr>
              <w:pStyle w:val="CopticCross"/>
            </w:pPr>
          </w:p>
        </w:tc>
        <w:tc>
          <w:tcPr>
            <w:tcW w:w="3960" w:type="dxa"/>
          </w:tcPr>
          <w:p w14:paraId="28616EAA" w14:textId="77777777" w:rsidR="006869EE" w:rsidRDefault="006869EE" w:rsidP="006869EE">
            <w:pPr>
              <w:pStyle w:val="CopticVersemulti-line"/>
            </w:pPr>
            <w:r>
              <w:t>Ⲙⲁⲣⲉⲛⲟⲩⲱϣⲧ ⲙ̀Ⲡⲉⲛⲥⲱⲧⲏⲣ:</w:t>
            </w:r>
          </w:p>
          <w:p w14:paraId="3CDF2BED" w14:textId="77777777" w:rsidR="006869EE" w:rsidRDefault="006869EE" w:rsidP="006869EE">
            <w:pPr>
              <w:pStyle w:val="CopticVersemulti-line"/>
            </w:pPr>
            <w:r>
              <w:t>ⲡⲓⲙⲁⲓⲣⲱⲙⲓ ⲛ̀ⲁ̀ⲅⲁⲑⲟⲥ:</w:t>
            </w:r>
          </w:p>
          <w:p w14:paraId="58A4F777" w14:textId="77777777" w:rsidR="006869EE" w:rsidRDefault="006869EE" w:rsidP="006869EE">
            <w:pPr>
              <w:pStyle w:val="CopticVersemulti-line"/>
            </w:pPr>
            <w:r>
              <w:t>ϫⲉ ⲛ̀ⲑⲟϥ ⲁϥϣⲉⲛϩⲏⲧ ϧⲁⲣⲟⲛ:</w:t>
            </w:r>
          </w:p>
          <w:p w14:paraId="4BB67E4D" w14:textId="77777777" w:rsidR="006869EE" w:rsidRPr="00C35319" w:rsidRDefault="006869EE" w:rsidP="006869EE">
            <w:pPr>
              <w:pStyle w:val="CopticHangingVerse"/>
            </w:pPr>
            <w:r>
              <w:t>ⲁϥⲓ̀ ⲟⲩⲟϩ ⲁϥⲥⲱϯ ⲙ̀ⲙⲟⲛ.</w:t>
            </w:r>
          </w:p>
        </w:tc>
      </w:tr>
      <w:tr w:rsidR="006869EE" w14:paraId="1EBEC2E3" w14:textId="77777777" w:rsidTr="006869EE">
        <w:trPr>
          <w:cantSplit/>
          <w:jc w:val="center"/>
        </w:trPr>
        <w:tc>
          <w:tcPr>
            <w:tcW w:w="288" w:type="dxa"/>
          </w:tcPr>
          <w:p w14:paraId="400ECD7C" w14:textId="77777777" w:rsidR="006869EE" w:rsidRDefault="006869EE" w:rsidP="006869EE">
            <w:pPr>
              <w:pStyle w:val="CopticCross"/>
            </w:pPr>
            <w:r w:rsidRPr="00FB5ACB">
              <w:lastRenderedPageBreak/>
              <w:t>¿</w:t>
            </w:r>
          </w:p>
        </w:tc>
        <w:tc>
          <w:tcPr>
            <w:tcW w:w="3960" w:type="dxa"/>
          </w:tcPr>
          <w:p w14:paraId="12EDF4B4" w14:textId="77777777" w:rsidR="006869EE" w:rsidRDefault="006869EE" w:rsidP="006869EE">
            <w:pPr>
              <w:pStyle w:val="EngHang"/>
            </w:pPr>
            <w:r>
              <w:t>Intercede on our behalf,</w:t>
            </w:r>
          </w:p>
          <w:p w14:paraId="4DD14B05" w14:textId="77777777" w:rsidR="006869EE" w:rsidRDefault="006869EE" w:rsidP="006869EE">
            <w:pPr>
              <w:pStyle w:val="EngHang"/>
            </w:pPr>
            <w:r>
              <w:t>O Lady of us all, the Theotokos,</w:t>
            </w:r>
          </w:p>
          <w:p w14:paraId="7137F068" w14:textId="77777777" w:rsidR="006869EE" w:rsidRDefault="006869EE" w:rsidP="006869EE">
            <w:pPr>
              <w:pStyle w:val="EngHang"/>
            </w:pPr>
            <w:r>
              <w:t>Mary, the mother of our Saviour,</w:t>
            </w:r>
          </w:p>
          <w:p w14:paraId="0A0EADB6" w14:textId="77777777" w:rsidR="006869EE" w:rsidRDefault="006869EE" w:rsidP="006869EE">
            <w:pPr>
              <w:pStyle w:val="EngHangEnd"/>
            </w:pPr>
            <w:r>
              <w:t>That He may forgive us our sins.</w:t>
            </w:r>
          </w:p>
        </w:tc>
        <w:tc>
          <w:tcPr>
            <w:tcW w:w="288" w:type="dxa"/>
          </w:tcPr>
          <w:p w14:paraId="702AD031" w14:textId="77777777" w:rsidR="006869EE" w:rsidRDefault="006869EE" w:rsidP="006869EE"/>
        </w:tc>
        <w:tc>
          <w:tcPr>
            <w:tcW w:w="288" w:type="dxa"/>
          </w:tcPr>
          <w:p w14:paraId="3581E708" w14:textId="77777777" w:rsidR="006869EE" w:rsidRDefault="006869EE" w:rsidP="006869EE">
            <w:pPr>
              <w:pStyle w:val="CopticCross"/>
            </w:pPr>
            <w:r w:rsidRPr="00FB5ACB">
              <w:t>¿</w:t>
            </w:r>
          </w:p>
        </w:tc>
        <w:tc>
          <w:tcPr>
            <w:tcW w:w="3960" w:type="dxa"/>
          </w:tcPr>
          <w:p w14:paraId="5388E1DE" w14:textId="77777777" w:rsidR="006869EE" w:rsidRDefault="006869EE" w:rsidP="006869EE">
            <w:pPr>
              <w:pStyle w:val="CopticVersemulti-line"/>
            </w:pPr>
            <w:r>
              <w:t>Ⲁⲣⲓⲡ̀ⲣⲉⲥⲃⲉⲩⲓⲛ ⲉ̀ϩ̀ⲣⲏⲓ ⲉ̀ϫⲱⲛ:</w:t>
            </w:r>
          </w:p>
          <w:p w14:paraId="454DD1D2" w14:textId="77777777" w:rsidR="006869EE" w:rsidRDefault="006869EE" w:rsidP="006869EE">
            <w:pPr>
              <w:pStyle w:val="CopticVersemulti-line"/>
            </w:pPr>
            <w:r>
              <w:t>ⲱ̀ ⲧⲉⲛϭⲟⲓⲥ ⲛ̀ⲛⲏⲃ ⲧⲏⲣⲉⲛ ϯⲑⲉⲟ̀ⲧⲟⲕⲟⲥ:</w:t>
            </w:r>
          </w:p>
          <w:p w14:paraId="55774CC4" w14:textId="77777777" w:rsidR="006869EE" w:rsidRDefault="006869EE" w:rsidP="006869EE">
            <w:pPr>
              <w:pStyle w:val="CopticVersemulti-line"/>
            </w:pPr>
            <w:r>
              <w:t>Ⲙⲁⲣⲓⲁ ⲑ̀ⲙⲁⲩ ⲙ̀ⲡⲉⲛⲥⲱⲧⲏⲣ:</w:t>
            </w:r>
          </w:p>
          <w:p w14:paraId="5CC8CF1F" w14:textId="77777777" w:rsidR="006869EE" w:rsidRDefault="006869EE" w:rsidP="006869EE">
            <w:pPr>
              <w:pStyle w:val="CopticHangingVerse"/>
            </w:pPr>
            <w:r>
              <w:t>ⲛ̀ⲧⲉϥⲭⲁ ⲛⲉⲛⲛⲟⲃⲓ ⲛⲁⲛ ⲉ̀ⲃⲟⲗ.</w:t>
            </w:r>
          </w:p>
        </w:tc>
      </w:tr>
      <w:tr w:rsidR="006869EE" w14:paraId="5D5BCAF7" w14:textId="77777777" w:rsidTr="006869EE">
        <w:trPr>
          <w:cantSplit/>
          <w:jc w:val="center"/>
        </w:trPr>
        <w:tc>
          <w:tcPr>
            <w:tcW w:w="288" w:type="dxa"/>
          </w:tcPr>
          <w:p w14:paraId="17474427" w14:textId="77777777" w:rsidR="006869EE" w:rsidRDefault="006869EE" w:rsidP="006869EE">
            <w:pPr>
              <w:pStyle w:val="CopticCross"/>
            </w:pPr>
          </w:p>
        </w:tc>
        <w:tc>
          <w:tcPr>
            <w:tcW w:w="3960" w:type="dxa"/>
          </w:tcPr>
          <w:p w14:paraId="240E3CCC" w14:textId="77777777" w:rsidR="006869EE" w:rsidRDefault="006869EE" w:rsidP="006869EE">
            <w:pPr>
              <w:pStyle w:val="EngHang"/>
            </w:pPr>
            <w:r>
              <w:t>Blessed be the Father and the Son</w:t>
            </w:r>
          </w:p>
          <w:p w14:paraId="513F3387" w14:textId="77777777" w:rsidR="006869EE" w:rsidRDefault="006869EE" w:rsidP="006869EE">
            <w:pPr>
              <w:pStyle w:val="EngHang"/>
            </w:pPr>
            <w:r>
              <w:t>And the Holy Spirit,</w:t>
            </w:r>
          </w:p>
          <w:p w14:paraId="00A89E95" w14:textId="77777777" w:rsidR="006869EE" w:rsidRDefault="006869EE" w:rsidP="006869EE">
            <w:pPr>
              <w:pStyle w:val="EngHang"/>
            </w:pPr>
            <w:r>
              <w:t>The perfect Trinity.</w:t>
            </w:r>
          </w:p>
          <w:p w14:paraId="5FD87A1E" w14:textId="77777777" w:rsidR="006869EE" w:rsidRDefault="006869EE" w:rsidP="006869EE">
            <w:pPr>
              <w:pStyle w:val="EngHangEnd"/>
            </w:pPr>
            <w:r>
              <w:t>We worship Him and glorify Him.</w:t>
            </w:r>
          </w:p>
        </w:tc>
        <w:tc>
          <w:tcPr>
            <w:tcW w:w="288" w:type="dxa"/>
          </w:tcPr>
          <w:p w14:paraId="0ED1AF63" w14:textId="77777777" w:rsidR="006869EE" w:rsidRDefault="006869EE" w:rsidP="006869EE"/>
        </w:tc>
        <w:tc>
          <w:tcPr>
            <w:tcW w:w="288" w:type="dxa"/>
          </w:tcPr>
          <w:p w14:paraId="1D4229C8" w14:textId="77777777" w:rsidR="006869EE" w:rsidRDefault="006869EE" w:rsidP="006869EE">
            <w:pPr>
              <w:pStyle w:val="CopticCross"/>
            </w:pPr>
          </w:p>
        </w:tc>
        <w:tc>
          <w:tcPr>
            <w:tcW w:w="3960" w:type="dxa"/>
          </w:tcPr>
          <w:p w14:paraId="0E4995B5" w14:textId="77777777" w:rsidR="006869EE" w:rsidRDefault="006869EE" w:rsidP="006869EE">
            <w:pPr>
              <w:pStyle w:val="CopticVersemulti-line"/>
            </w:pPr>
            <w:r>
              <w:t>Ϫⲉ ϥ̀ⲥ̀ⲙⲁⲣⲱⲟⲩⲧ ⲛ̀ϫⲉ Ⲫⲓⲱⲧ ⲛⲉⲙ Ⲡϣⲏⲣⲓ:</w:t>
            </w:r>
          </w:p>
          <w:p w14:paraId="3800EF23" w14:textId="77777777" w:rsidR="006869EE" w:rsidRDefault="006869EE" w:rsidP="006869EE">
            <w:pPr>
              <w:pStyle w:val="CopticVersemulti-line"/>
            </w:pPr>
            <w:r>
              <w:t>ⲛⲉⲙ Ⲡⲓⲡ̀ⲛⲉⲩⲙⲁ ⲉⲑⲟⲩⲁⲃ:</w:t>
            </w:r>
          </w:p>
          <w:p w14:paraId="16E2D5E7" w14:textId="77777777" w:rsidR="006869EE" w:rsidRDefault="006869EE" w:rsidP="006869EE">
            <w:pPr>
              <w:pStyle w:val="CopticVersemulti-line"/>
            </w:pPr>
            <w:r>
              <w:t>Ϯⲧ̀ⲣⲓⲁⲥ ⲉⲧϫⲏⲕ ⲉ̀ⲃⲟⲗ:</w:t>
            </w:r>
          </w:p>
          <w:p w14:paraId="1734BDA3" w14:textId="77777777" w:rsidR="006869EE" w:rsidRDefault="006869EE" w:rsidP="008D031F">
            <w:pPr>
              <w:pStyle w:val="CopticVerse"/>
            </w:pPr>
            <w:r>
              <w:t>ⲧⲉⲛⲟⲩⲱϣⲧ ⲙ̀ⲙⲟⲥ ⲧⲉⲛϯⲱ̀ⲟⲩ ⲛⲁⲥ.</w:t>
            </w:r>
          </w:p>
        </w:tc>
      </w:tr>
    </w:tbl>
    <w:p w14:paraId="25863AC7" w14:textId="77777777" w:rsidR="006869EE" w:rsidRDefault="006869EE" w:rsidP="006869EE">
      <w:pPr>
        <w:pStyle w:val="Heading4"/>
      </w:pPr>
      <w:r>
        <w:t>The Five Short Prayers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5DB87C79" w14:textId="77777777" w:rsidTr="006869EE">
        <w:tc>
          <w:tcPr>
            <w:tcW w:w="3623" w:type="dxa"/>
            <w:tcBorders>
              <w:right w:val="single" w:sz="4" w:space="0" w:color="000000" w:themeColor="text1"/>
            </w:tcBorders>
          </w:tcPr>
          <w:p w14:paraId="29899DFD" w14:textId="77777777" w:rsidR="006869EE" w:rsidRDefault="006869EE" w:rsidP="006869EE">
            <w:pPr>
              <w:pStyle w:val="Priest"/>
            </w:pPr>
            <w:r>
              <w:t>Presbyter:</w:t>
            </w:r>
          </w:p>
        </w:tc>
        <w:tc>
          <w:tcPr>
            <w:tcW w:w="3624" w:type="dxa"/>
            <w:tcBorders>
              <w:left w:val="single" w:sz="4" w:space="0" w:color="000000" w:themeColor="text1"/>
            </w:tcBorders>
          </w:tcPr>
          <w:p w14:paraId="1F7EC782" w14:textId="77777777" w:rsidR="006869EE" w:rsidRDefault="006869EE" w:rsidP="006869EE"/>
        </w:tc>
      </w:tr>
      <w:tr w:rsidR="006869EE" w14:paraId="033FD39F" w14:textId="77777777" w:rsidTr="006869EE">
        <w:tc>
          <w:tcPr>
            <w:tcW w:w="3623" w:type="dxa"/>
            <w:tcBorders>
              <w:right w:val="single" w:sz="4" w:space="0" w:color="000000" w:themeColor="text1"/>
            </w:tcBorders>
          </w:tcPr>
          <w:p w14:paraId="098C1B48" w14:textId="77777777" w:rsidR="006869EE" w:rsidRDefault="006869EE" w:rsidP="006869EE">
            <w:pPr>
              <w:pStyle w:val="Body"/>
            </w:pPr>
            <w:r>
              <w:t>Pray.</w:t>
            </w:r>
          </w:p>
        </w:tc>
        <w:tc>
          <w:tcPr>
            <w:tcW w:w="3624" w:type="dxa"/>
            <w:tcBorders>
              <w:left w:val="single" w:sz="4" w:space="0" w:color="000000" w:themeColor="text1"/>
            </w:tcBorders>
          </w:tcPr>
          <w:p w14:paraId="5EFF4D28" w14:textId="77777777" w:rsidR="006869EE" w:rsidRDefault="006869EE" w:rsidP="006869EE">
            <w:pPr>
              <w:pStyle w:val="CopticInd"/>
            </w:pPr>
            <w:r>
              <w:rPr>
                <w:rFonts w:ascii="Times New Roman" w:hAnsi="Times New Roman" w:cs="Times New Roman"/>
              </w:rPr>
              <w:t>Ϣ</w:t>
            </w:r>
            <w:r>
              <w:t>ⲗⲏⲗ.</w:t>
            </w:r>
          </w:p>
        </w:tc>
      </w:tr>
      <w:tr w:rsidR="006869EE" w14:paraId="2A3D078B" w14:textId="77777777" w:rsidTr="006869EE">
        <w:tc>
          <w:tcPr>
            <w:tcW w:w="3623" w:type="dxa"/>
            <w:tcBorders>
              <w:right w:val="single" w:sz="4" w:space="0" w:color="000000" w:themeColor="text1"/>
            </w:tcBorders>
          </w:tcPr>
          <w:p w14:paraId="42A6374E" w14:textId="77777777" w:rsidR="006869EE" w:rsidRDefault="006869EE" w:rsidP="006869EE">
            <w:pPr>
              <w:pStyle w:val="Priest"/>
            </w:pPr>
            <w:r>
              <w:t>Deacon:</w:t>
            </w:r>
          </w:p>
        </w:tc>
        <w:tc>
          <w:tcPr>
            <w:tcW w:w="3624" w:type="dxa"/>
            <w:tcBorders>
              <w:left w:val="single" w:sz="4" w:space="0" w:color="000000" w:themeColor="text1"/>
            </w:tcBorders>
          </w:tcPr>
          <w:p w14:paraId="7DA47C2F" w14:textId="77777777" w:rsidR="006869EE" w:rsidRDefault="006869EE" w:rsidP="006869EE">
            <w:pPr>
              <w:pStyle w:val="CopticInd"/>
            </w:pPr>
          </w:p>
        </w:tc>
      </w:tr>
      <w:tr w:rsidR="006869EE" w14:paraId="20BFC74D" w14:textId="77777777" w:rsidTr="006869EE">
        <w:tc>
          <w:tcPr>
            <w:tcW w:w="3623" w:type="dxa"/>
            <w:tcBorders>
              <w:right w:val="single" w:sz="4" w:space="0" w:color="000000" w:themeColor="text1"/>
            </w:tcBorders>
          </w:tcPr>
          <w:p w14:paraId="02572BB4" w14:textId="77777777" w:rsidR="006869EE" w:rsidRDefault="006869EE" w:rsidP="006869EE">
            <w:pPr>
              <w:pStyle w:val="Body"/>
            </w:pPr>
            <w:r>
              <w:t>Stand up for prayer.</w:t>
            </w:r>
          </w:p>
        </w:tc>
        <w:tc>
          <w:tcPr>
            <w:tcW w:w="3624" w:type="dxa"/>
            <w:tcBorders>
              <w:left w:val="single" w:sz="4" w:space="0" w:color="000000" w:themeColor="text1"/>
            </w:tcBorders>
          </w:tcPr>
          <w:p w14:paraId="65344173" w14:textId="77777777" w:rsidR="006869EE" w:rsidRDefault="006869EE" w:rsidP="006869EE">
            <w:pPr>
              <w:pStyle w:val="CopticInd"/>
            </w:pPr>
            <w:r>
              <w:t>Ⲉⲡⲓ ⲡ̀ⲣⲟⲥⲉⲩⲭⲏ ⲥ̀ⲧⲁⲑⲏⲧⲉ.</w:t>
            </w:r>
          </w:p>
        </w:tc>
      </w:tr>
      <w:tr w:rsidR="006869EE" w14:paraId="2A689D16" w14:textId="77777777" w:rsidTr="006869EE">
        <w:tc>
          <w:tcPr>
            <w:tcW w:w="3623" w:type="dxa"/>
            <w:tcBorders>
              <w:right w:val="single" w:sz="4" w:space="0" w:color="000000" w:themeColor="text1"/>
            </w:tcBorders>
          </w:tcPr>
          <w:p w14:paraId="784D9C60" w14:textId="77777777" w:rsidR="006869EE" w:rsidRDefault="006869EE" w:rsidP="006869EE">
            <w:pPr>
              <w:pStyle w:val="Priest"/>
            </w:pPr>
            <w:r>
              <w:t>Presbyter:</w:t>
            </w:r>
          </w:p>
        </w:tc>
        <w:tc>
          <w:tcPr>
            <w:tcW w:w="3624" w:type="dxa"/>
            <w:tcBorders>
              <w:left w:val="single" w:sz="4" w:space="0" w:color="000000" w:themeColor="text1"/>
            </w:tcBorders>
          </w:tcPr>
          <w:p w14:paraId="5475130C" w14:textId="77777777" w:rsidR="006869EE" w:rsidRDefault="006869EE" w:rsidP="006869EE">
            <w:pPr>
              <w:pStyle w:val="CopticInd"/>
            </w:pPr>
          </w:p>
        </w:tc>
      </w:tr>
      <w:tr w:rsidR="006869EE" w14:paraId="58C34095" w14:textId="77777777" w:rsidTr="006869EE">
        <w:tc>
          <w:tcPr>
            <w:tcW w:w="3623" w:type="dxa"/>
            <w:tcBorders>
              <w:right w:val="single" w:sz="4" w:space="0" w:color="000000" w:themeColor="text1"/>
            </w:tcBorders>
          </w:tcPr>
          <w:p w14:paraId="0A5F13C9" w14:textId="77777777" w:rsidR="006869EE" w:rsidRDefault="006869EE" w:rsidP="006869EE">
            <w:pPr>
              <w:pStyle w:val="Body"/>
            </w:pPr>
            <w:r>
              <w:t>Peace be with all.</w:t>
            </w:r>
          </w:p>
        </w:tc>
        <w:tc>
          <w:tcPr>
            <w:tcW w:w="3624" w:type="dxa"/>
            <w:tcBorders>
              <w:left w:val="single" w:sz="4" w:space="0" w:color="000000" w:themeColor="text1"/>
            </w:tcBorders>
          </w:tcPr>
          <w:p w14:paraId="7C86C1BC" w14:textId="77777777" w:rsidR="006869EE" w:rsidRDefault="006869EE" w:rsidP="006869EE">
            <w:pPr>
              <w:pStyle w:val="CopticInd"/>
            </w:pPr>
            <w:r>
              <w:t>Ⲓⲣⲏⲛⲏ ⲡⲁⲥⲓ.</w:t>
            </w:r>
          </w:p>
        </w:tc>
      </w:tr>
      <w:tr w:rsidR="006869EE" w14:paraId="2F7062F9" w14:textId="77777777" w:rsidTr="006869EE">
        <w:tc>
          <w:tcPr>
            <w:tcW w:w="3623" w:type="dxa"/>
            <w:tcBorders>
              <w:right w:val="single" w:sz="4" w:space="0" w:color="000000" w:themeColor="text1"/>
            </w:tcBorders>
          </w:tcPr>
          <w:p w14:paraId="55917490" w14:textId="77777777" w:rsidR="006869EE" w:rsidRDefault="006869EE" w:rsidP="006869EE">
            <w:pPr>
              <w:pStyle w:val="Priest"/>
            </w:pPr>
            <w:r>
              <w:t>People:</w:t>
            </w:r>
          </w:p>
        </w:tc>
        <w:tc>
          <w:tcPr>
            <w:tcW w:w="3624" w:type="dxa"/>
            <w:tcBorders>
              <w:left w:val="single" w:sz="4" w:space="0" w:color="000000" w:themeColor="text1"/>
            </w:tcBorders>
          </w:tcPr>
          <w:p w14:paraId="48318962" w14:textId="77777777" w:rsidR="006869EE" w:rsidRDefault="006869EE" w:rsidP="006869EE">
            <w:pPr>
              <w:pStyle w:val="CopticInd"/>
            </w:pPr>
          </w:p>
        </w:tc>
      </w:tr>
      <w:tr w:rsidR="006869EE" w14:paraId="7B77E35D" w14:textId="77777777" w:rsidTr="006869EE">
        <w:tc>
          <w:tcPr>
            <w:tcW w:w="3623" w:type="dxa"/>
            <w:tcBorders>
              <w:right w:val="single" w:sz="4" w:space="0" w:color="000000" w:themeColor="text1"/>
            </w:tcBorders>
          </w:tcPr>
          <w:p w14:paraId="0591B34B" w14:textId="77777777" w:rsidR="006869EE" w:rsidRDefault="006869EE" w:rsidP="006869EE">
            <w:pPr>
              <w:pStyle w:val="Body"/>
            </w:pPr>
            <w:r>
              <w:t>And with your spirit.</w:t>
            </w:r>
          </w:p>
        </w:tc>
        <w:tc>
          <w:tcPr>
            <w:tcW w:w="3624" w:type="dxa"/>
            <w:tcBorders>
              <w:left w:val="single" w:sz="4" w:space="0" w:color="000000" w:themeColor="text1"/>
            </w:tcBorders>
          </w:tcPr>
          <w:p w14:paraId="4197E6A3" w14:textId="77777777" w:rsidR="006869EE" w:rsidRDefault="006869EE" w:rsidP="006869EE">
            <w:pPr>
              <w:pStyle w:val="CopticInd"/>
            </w:pPr>
            <w:r>
              <w:t>Ⲕⲉ ⲧⲱ ⲡ̀ⲛⲉⲩⲙⲁⲧⲓ ⲥⲟⲩ.</w:t>
            </w:r>
          </w:p>
        </w:tc>
      </w:tr>
    </w:tbl>
    <w:p w14:paraId="415A530F" w14:textId="77777777" w:rsidR="006869EE" w:rsidRDefault="006869EE" w:rsidP="006869EE">
      <w:pPr>
        <w:pStyle w:val="Priest"/>
      </w:pPr>
      <w:r>
        <w:t>Presbyter:</w:t>
      </w:r>
    </w:p>
    <w:p w14:paraId="41312C0F" w14:textId="77777777" w:rsidR="006869EE" w:rsidRDefault="006869EE" w:rsidP="006869EE">
      <w:pPr>
        <w:pStyle w:val="Body"/>
      </w:pPr>
      <w:r>
        <w:t>Again, let us ask God the Pantocrator, the Father of our Lord, God and Saviour, Jesus Christ.</w:t>
      </w:r>
    </w:p>
    <w:p w14:paraId="16740B7A" w14:textId="77777777" w:rsidR="006869EE" w:rsidRDefault="006869EE" w:rsidP="006869EE">
      <w:pPr>
        <w:pStyle w:val="Body"/>
      </w:pPr>
      <w:r>
        <w:t>We ask and entreat Your Goodness, O Lover of mankind, remember, O Lord, the peace of Your One, Only, Holy, Catholic and Apostolic Church.</w:t>
      </w:r>
    </w:p>
    <w:p w14:paraId="7CE8FA7E" w14:textId="77777777" w:rsidR="006869EE" w:rsidRDefault="006869EE" w:rsidP="006869EE">
      <w:pPr>
        <w:pStyle w:val="Priest"/>
      </w:pPr>
      <w:r>
        <w:t>Deacon:</w:t>
      </w:r>
    </w:p>
    <w:p w14:paraId="10DEB64D" w14:textId="77777777" w:rsidR="006869EE" w:rsidRDefault="006869EE" w:rsidP="006869EE">
      <w:pPr>
        <w:pStyle w:val="Body"/>
      </w:pPr>
      <w:r>
        <w:t>Pray for the peace of the One, Holy, Catholic and Apostolic, Orthodox Church of God.</w:t>
      </w:r>
    </w:p>
    <w:p w14:paraId="4B046BA2" w14:textId="77777777" w:rsidR="006869EE" w:rsidRDefault="006869EE" w:rsidP="006869EE">
      <w:pPr>
        <w:pStyle w:val="Priest"/>
      </w:pPr>
      <w:r>
        <w:t>People:</w:t>
      </w:r>
    </w:p>
    <w:p w14:paraId="03A20085" w14:textId="77777777" w:rsidR="006869EE" w:rsidRDefault="006869EE" w:rsidP="006869EE">
      <w:pPr>
        <w:pStyle w:val="Body"/>
      </w:pPr>
      <w:r>
        <w:t>Lord have mercy.</w:t>
      </w:r>
    </w:p>
    <w:p w14:paraId="78FA998C" w14:textId="77777777" w:rsidR="006869EE" w:rsidRDefault="006869EE" w:rsidP="006869EE">
      <w:pPr>
        <w:pStyle w:val="Priest"/>
      </w:pPr>
      <w:r>
        <w:t>Presbyter:</w:t>
      </w:r>
    </w:p>
    <w:p w14:paraId="40E188A5" w14:textId="77777777" w:rsidR="006869EE" w:rsidRDefault="006869EE" w:rsidP="006869EE">
      <w:pPr>
        <w:pStyle w:val="Body"/>
      </w:pPr>
      <w:r>
        <w:t>That which exists from one end of the world to the other.</w:t>
      </w:r>
    </w:p>
    <w:p w14:paraId="2743F44A" w14:textId="77777777" w:rsidR="006869EE" w:rsidRDefault="006869EE" w:rsidP="006869EE">
      <w:pPr>
        <w:pStyle w:val="Body"/>
      </w:pPr>
      <w:r>
        <w:t>Remember, O Lord, our patriarch, the honoured father, the high priest, Abba ___, and his partner in the liturgy, our father the {bishop/metropolitan}, Abba ____.</w:t>
      </w:r>
    </w:p>
    <w:p w14:paraId="74FF8642" w14:textId="77777777" w:rsidR="006869EE" w:rsidRDefault="006869EE" w:rsidP="006869EE">
      <w:pPr>
        <w:pStyle w:val="Priest"/>
      </w:pPr>
      <w:r>
        <w:lastRenderedPageBreak/>
        <w:t xml:space="preserve"> Deacon:</w:t>
      </w:r>
    </w:p>
    <w:p w14:paraId="09CE87D8" w14:textId="77777777" w:rsidR="006869EE" w:rsidRDefault="006869EE" w:rsidP="006869EE">
      <w:pPr>
        <w:pStyle w:val="Body"/>
      </w:pPr>
      <w:r>
        <w:t>Pray for our high priest, Papa Abba ___—Pope and patriarch, and archbishop of the great city of Alexandria; and for his partner in the liturgy, our father the {bishop / metropolitan} Abba ____, and for our Orthodox bishops.</w:t>
      </w:r>
    </w:p>
    <w:p w14:paraId="533E124E" w14:textId="77777777" w:rsidR="006869EE" w:rsidRDefault="006869EE" w:rsidP="006869EE">
      <w:pPr>
        <w:pStyle w:val="Priest"/>
      </w:pPr>
      <w:r>
        <w:t>People:</w:t>
      </w:r>
    </w:p>
    <w:p w14:paraId="0F5113F4" w14:textId="77777777" w:rsidR="006869EE" w:rsidRDefault="006869EE" w:rsidP="006869EE">
      <w:pPr>
        <w:pStyle w:val="Body"/>
      </w:pPr>
      <w:r>
        <w:t>Lord have mercy.</w:t>
      </w:r>
    </w:p>
    <w:p w14:paraId="34773469" w14:textId="77777777" w:rsidR="006869EE" w:rsidRDefault="006869EE" w:rsidP="006869EE">
      <w:pPr>
        <w:pStyle w:val="Priest"/>
      </w:pPr>
      <w:r>
        <w:t>Presbyter:</w:t>
      </w:r>
    </w:p>
    <w:p w14:paraId="5C225F88" w14:textId="77777777" w:rsidR="006869EE" w:rsidRDefault="006869EE" w:rsidP="006869EE">
      <w:pPr>
        <w:pStyle w:val="Body"/>
      </w:pPr>
      <w:r>
        <w:t>In keeping keep him unto us for many years and peaceful times.</w:t>
      </w:r>
    </w:p>
    <w:p w14:paraId="2DB7D7DF" w14:textId="77777777" w:rsidR="006869EE" w:rsidRDefault="006869EE" w:rsidP="006869EE">
      <w:pPr>
        <w:pStyle w:val="Body"/>
      </w:pPr>
      <w:r>
        <w:t>Remember, O Lord, the safety of this holy place, which is Your, and every place, and every monastery of our Orthodox fathers.</w:t>
      </w:r>
    </w:p>
    <w:p w14:paraId="00E15C55" w14:textId="77777777" w:rsidR="006869EE" w:rsidRDefault="006869EE" w:rsidP="006869EE">
      <w:pPr>
        <w:pStyle w:val="Priest"/>
      </w:pPr>
      <w:r>
        <w:t>Deacon:</w:t>
      </w:r>
    </w:p>
    <w:p w14:paraId="609FE5F2" w14:textId="77777777" w:rsidR="006869EE" w:rsidRDefault="006869EE" w:rsidP="006869EE">
      <w:pPr>
        <w:pStyle w:val="Body"/>
      </w:pPr>
      <w:r>
        <w:t>Pray for the safety of the world, and of this city of ours, and of all cities, districts, islands and monasteries.</w:t>
      </w:r>
    </w:p>
    <w:p w14:paraId="7145502D" w14:textId="77777777" w:rsidR="006869EE" w:rsidRDefault="006869EE" w:rsidP="006869EE">
      <w:pPr>
        <w:pStyle w:val="Priest"/>
      </w:pPr>
      <w:r>
        <w:t>People:</w:t>
      </w:r>
    </w:p>
    <w:p w14:paraId="0B21BCCC" w14:textId="77777777" w:rsidR="006869EE" w:rsidRDefault="006869EE" w:rsidP="006869EE">
      <w:pPr>
        <w:pStyle w:val="Body"/>
      </w:pPr>
      <w:r>
        <w:t>Lord have mercy.</w:t>
      </w:r>
    </w:p>
    <w:p w14:paraId="285487B2" w14:textId="77777777" w:rsidR="006869EE" w:rsidRDefault="006869EE" w:rsidP="006869EE">
      <w:pPr>
        <w:pStyle w:val="Priest"/>
      </w:pPr>
      <w:r>
        <w:t>Presbyter:</w:t>
      </w:r>
    </w:p>
    <w:p w14:paraId="4DE68A3C" w14:textId="77777777" w:rsidR="006869EE" w:rsidRDefault="006869EE" w:rsidP="006869EE">
      <w:pPr>
        <w:pStyle w:val="Body"/>
      </w:pPr>
      <w:r>
        <w:t>And every city, and every region, and the villages and all their ornaments. And save us all from famine, plagues, earthquakes, drowning, fire, the captivity of the Barbarians, the sword of the stranger, and the rising up of heretics.</w:t>
      </w:r>
    </w:p>
    <w:p w14:paraId="20520015" w14:textId="77777777" w:rsidR="006869EE" w:rsidRDefault="006869EE" w:rsidP="006869EE">
      <w:pPr>
        <w:pStyle w:val="Priest"/>
      </w:pPr>
      <w:r>
        <w:t>People:</w:t>
      </w:r>
    </w:p>
    <w:p w14:paraId="04D9E8C5" w14:textId="77777777" w:rsidR="006869EE" w:rsidRDefault="006869EE" w:rsidP="006869EE">
      <w:pPr>
        <w:pStyle w:val="Body"/>
      </w:pPr>
      <w:r>
        <w:t>Lord have mercy.</w:t>
      </w:r>
    </w:p>
    <w:p w14:paraId="36C37774" w14:textId="77777777" w:rsidR="006869EE" w:rsidRDefault="006869EE" w:rsidP="006869EE">
      <w:pPr>
        <w:pStyle w:val="Rubrics0"/>
      </w:pPr>
      <w:r>
        <w:t>From the 12th of Paoni (19th of June) to the 9th of Paopi (19th/20th of October), the following prayer is said:</w:t>
      </w:r>
    </w:p>
    <w:p w14:paraId="03CA653A" w14:textId="77777777" w:rsidR="006869EE" w:rsidRDefault="006869EE" w:rsidP="006869EE">
      <w:pPr>
        <w:pStyle w:val="Priest"/>
      </w:pPr>
      <w:r>
        <w:t>Presbyter:</w:t>
      </w:r>
    </w:p>
    <w:p w14:paraId="069A0B82" w14:textId="77777777" w:rsidR="006869EE" w:rsidRDefault="006869EE" w:rsidP="006869EE">
      <w:pPr>
        <w:pStyle w:val="Body"/>
      </w:pPr>
      <w:r>
        <w:t>Graciously, accord, O Lord: the waters of the river this year, bless them.</w:t>
      </w:r>
    </w:p>
    <w:p w14:paraId="5EB83EDC" w14:textId="77777777" w:rsidR="006869EE" w:rsidRDefault="006869EE" w:rsidP="006869EE">
      <w:pPr>
        <w:pStyle w:val="Priest"/>
      </w:pPr>
      <w:r>
        <w:t>Deacon:</w:t>
      </w:r>
    </w:p>
    <w:p w14:paraId="5D506672" w14:textId="77777777" w:rsidR="006869EE" w:rsidRDefault="006869EE" w:rsidP="006869EE">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70770C29" w14:textId="77777777" w:rsidR="006869EE" w:rsidRDefault="006869EE" w:rsidP="006869EE">
      <w:pPr>
        <w:pStyle w:val="Priest"/>
      </w:pPr>
      <w:r>
        <w:t>People:</w:t>
      </w:r>
    </w:p>
    <w:p w14:paraId="221A7E8D" w14:textId="77777777" w:rsidR="006869EE" w:rsidRDefault="006869EE" w:rsidP="006869EE">
      <w:pPr>
        <w:pStyle w:val="Body"/>
      </w:pPr>
      <w:r>
        <w:t>Lord have mercy. Lord have mercy. Lord have mercy.</w:t>
      </w:r>
    </w:p>
    <w:p w14:paraId="6D75B239" w14:textId="77777777" w:rsidR="006869EE" w:rsidRDefault="006869EE" w:rsidP="006869EE">
      <w:pPr>
        <w:pStyle w:val="Rubrics0"/>
      </w:pPr>
      <w:r>
        <w:lastRenderedPageBreak/>
        <w:t>From the 10th of Paopi (20th/21st of October) to the 10th of Tobi (18th/19th of January), the following prayer is said instead:</w:t>
      </w:r>
    </w:p>
    <w:p w14:paraId="57432E17" w14:textId="77777777" w:rsidR="006869EE" w:rsidRDefault="006869EE" w:rsidP="006869EE">
      <w:pPr>
        <w:pStyle w:val="Priest"/>
      </w:pPr>
      <w:r>
        <w:t>Presbyter:</w:t>
      </w:r>
    </w:p>
    <w:p w14:paraId="474C0C16" w14:textId="77777777" w:rsidR="006869EE" w:rsidRDefault="006869EE" w:rsidP="006869EE">
      <w:pPr>
        <w:pStyle w:val="Body"/>
      </w:pPr>
      <w:r>
        <w:t>Graciously, accord, O Lord: the seeds, the herbs and the plants of the field this year, bless them.</w:t>
      </w:r>
    </w:p>
    <w:p w14:paraId="4B7878C4" w14:textId="77777777" w:rsidR="006869EE" w:rsidRDefault="006869EE" w:rsidP="006869EE">
      <w:pPr>
        <w:pStyle w:val="Priest"/>
      </w:pPr>
      <w:r>
        <w:t>Deacon:</w:t>
      </w:r>
    </w:p>
    <w:p w14:paraId="67BDC9B2" w14:textId="77777777" w:rsidR="006869EE" w:rsidRDefault="006869EE" w:rsidP="006869EE">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6EFB157" w14:textId="77777777" w:rsidR="006869EE" w:rsidRDefault="006869EE" w:rsidP="006869EE">
      <w:pPr>
        <w:pStyle w:val="Priest"/>
      </w:pPr>
      <w:r>
        <w:t>People:</w:t>
      </w:r>
    </w:p>
    <w:p w14:paraId="64734439" w14:textId="77777777" w:rsidR="006869EE" w:rsidRDefault="006869EE" w:rsidP="006869EE">
      <w:pPr>
        <w:pStyle w:val="Body"/>
      </w:pPr>
      <w:r>
        <w:t>Lord have mercy. Lord have mercy. Lord have mercy.</w:t>
      </w:r>
    </w:p>
    <w:p w14:paraId="350D3505" w14:textId="77777777" w:rsidR="006869EE" w:rsidRDefault="006869EE" w:rsidP="006869EE">
      <w:pPr>
        <w:pStyle w:val="Rubrics0"/>
      </w:pPr>
      <w:r>
        <w:t>From the 11th of Tobi (19th/20th of January) to the 11th of Paoni (18th of June), the following prayer is said instead:</w:t>
      </w:r>
    </w:p>
    <w:p w14:paraId="56B7D363" w14:textId="77777777" w:rsidR="006869EE" w:rsidRDefault="006869EE" w:rsidP="006869EE">
      <w:pPr>
        <w:pStyle w:val="Priest"/>
      </w:pPr>
      <w:r>
        <w:t>Presbyter:</w:t>
      </w:r>
    </w:p>
    <w:p w14:paraId="65355D3F" w14:textId="77777777" w:rsidR="006869EE" w:rsidRDefault="006869EE" w:rsidP="006869EE">
      <w:pPr>
        <w:pStyle w:val="Body"/>
      </w:pPr>
      <w:r>
        <w:t>Graciously, accord, O Lord: the air of heaven and the fruits of the earth this year, bless them.</w:t>
      </w:r>
    </w:p>
    <w:p w14:paraId="4B472363" w14:textId="77777777" w:rsidR="006869EE" w:rsidRDefault="006869EE" w:rsidP="006869EE">
      <w:pPr>
        <w:pStyle w:val="Priest"/>
      </w:pPr>
      <w:r>
        <w:t>Deacon:</w:t>
      </w:r>
    </w:p>
    <w:p w14:paraId="03255D38" w14:textId="77777777" w:rsidR="006869EE" w:rsidRDefault="006869EE" w:rsidP="006869EE">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4B75CF10" w14:textId="77777777" w:rsidR="006869EE" w:rsidRDefault="006869EE" w:rsidP="006869EE">
      <w:pPr>
        <w:pStyle w:val="Priest"/>
      </w:pPr>
      <w:r>
        <w:t>People:</w:t>
      </w:r>
    </w:p>
    <w:p w14:paraId="0195689E" w14:textId="77777777" w:rsidR="006869EE" w:rsidRDefault="006869EE" w:rsidP="006869EE">
      <w:pPr>
        <w:pStyle w:val="Body"/>
      </w:pPr>
      <w:r>
        <w:t>Lord have mercy. Lord have mercy. Lord have mercy.</w:t>
      </w:r>
    </w:p>
    <w:p w14:paraId="5BDB2AAC" w14:textId="77777777" w:rsidR="006869EE" w:rsidRDefault="006869EE" w:rsidP="006869EE">
      <w:pPr>
        <w:pStyle w:val="Rubrics0"/>
      </w:pPr>
      <w:r>
        <w:t>Then the priest continues:</w:t>
      </w:r>
    </w:p>
    <w:p w14:paraId="0200E7F3" w14:textId="77777777" w:rsidR="006869EE" w:rsidRDefault="006869EE" w:rsidP="006869EE">
      <w:pPr>
        <w:pStyle w:val="Body"/>
      </w:pPr>
      <w:r>
        <w:t>Raise them to their measure according to Your Grace. Give joy to the face of the earth. May its furrows be abundantly watered and its fruits be plentiful. Prepare it for sowing and harvesting. Manage our lives as deemed fit.</w:t>
      </w:r>
    </w:p>
    <w:p w14:paraId="77CEFD96" w14:textId="77777777" w:rsidR="006869EE" w:rsidRDefault="006869EE" w:rsidP="006869EE">
      <w:pPr>
        <w:pStyle w:val="Body"/>
      </w:pPr>
      <w:r>
        <w:t>Bless the crown of the year with Your Goodness, for the sake of the poor of Your people; the widow, the orphan, the stranger, the sojourner; and for the sake of us all who entreat You and seek Your Holy Name.</w:t>
      </w:r>
    </w:p>
    <w:p w14:paraId="5AE3590E" w14:textId="77777777" w:rsidR="006869EE" w:rsidRDefault="006869EE" w:rsidP="006869EE">
      <w:pPr>
        <w:pStyle w:val="Body"/>
      </w:pPr>
      <w:r>
        <w:t>For the eyes of everyone wait upon You, for You give them their food in due season.</w:t>
      </w:r>
    </w:p>
    <w:p w14:paraId="5EDC5EB4" w14:textId="77777777" w:rsidR="006869EE" w:rsidRDefault="006869EE" w:rsidP="006869EE">
      <w:pPr>
        <w:pStyle w:val="Body"/>
      </w:pPr>
      <w:r>
        <w:t>Deal with us according to Your Goodness, O You Who gives food to all flesh. Fill our hearts with joy and gladness; that we too, having sufficiency in every thing, always, may abound in every good deed.</w:t>
      </w:r>
    </w:p>
    <w:p w14:paraId="4729F974" w14:textId="77777777" w:rsidR="006869EE" w:rsidRDefault="006869EE" w:rsidP="006869EE">
      <w:pPr>
        <w:pStyle w:val="Priest"/>
      </w:pPr>
      <w:r>
        <w:t>People:</w:t>
      </w:r>
    </w:p>
    <w:p w14:paraId="3053BDB8" w14:textId="77777777" w:rsidR="006869EE" w:rsidRDefault="006869EE" w:rsidP="006869EE">
      <w:pPr>
        <w:pStyle w:val="Body"/>
      </w:pPr>
      <w:r>
        <w:t xml:space="preserve">Lord have mercy. </w:t>
      </w:r>
    </w:p>
    <w:p w14:paraId="17A208DF" w14:textId="77777777" w:rsidR="006869EE" w:rsidRDefault="006869EE" w:rsidP="006869EE">
      <w:pPr>
        <w:pStyle w:val="Priest"/>
      </w:pPr>
      <w:r>
        <w:lastRenderedPageBreak/>
        <w:t>Presbyter:</w:t>
      </w:r>
    </w:p>
    <w:p w14:paraId="3E3B225C" w14:textId="77777777" w:rsidR="006869EE" w:rsidRDefault="006869EE" w:rsidP="006869EE">
      <w:pPr>
        <w:pStyle w:val="Rubric"/>
      </w:pPr>
      <w:r>
        <w:t>If a bishop is present, he says this,</w:t>
      </w:r>
    </w:p>
    <w:p w14:paraId="7DA20AF8" w14:textId="77777777" w:rsidR="006869EE" w:rsidRDefault="006869EE" w:rsidP="006869EE">
      <w:pPr>
        <w:pStyle w:val="Body"/>
      </w:pPr>
      <w:r>
        <w:t>Again, let us ask God the Pantocrator, the Father of our Lord, God and Saviour, Jesus Christ.</w:t>
      </w:r>
    </w:p>
    <w:p w14:paraId="4C8BCD58" w14:textId="77777777" w:rsidR="006869EE" w:rsidRDefault="006869EE" w:rsidP="006869EE">
      <w:pPr>
        <w:pStyle w:val="Body"/>
      </w:pPr>
      <w:r>
        <w:t>We ask and entreat Your Goodness, O Lover of mankind, remember, O Lord, our congregations. Bless them.</w:t>
      </w:r>
    </w:p>
    <w:p w14:paraId="2A518F8C" w14:textId="77777777" w:rsidR="006869EE" w:rsidRDefault="006869EE" w:rsidP="006869EE">
      <w:pPr>
        <w:pStyle w:val="Priest"/>
      </w:pPr>
      <w:r>
        <w:t>Deacon:</w:t>
      </w:r>
    </w:p>
    <w:p w14:paraId="15FCBAE3" w14:textId="77777777" w:rsidR="006869EE" w:rsidRDefault="006869EE" w:rsidP="006869EE">
      <w:pPr>
        <w:pStyle w:val="Body"/>
      </w:pPr>
      <w:r>
        <w:t>Pray for this holy church and for our congregations.</w:t>
      </w:r>
    </w:p>
    <w:p w14:paraId="1B9A65D1" w14:textId="77777777" w:rsidR="006869EE" w:rsidRDefault="006869EE" w:rsidP="006869EE">
      <w:pPr>
        <w:pStyle w:val="Priest"/>
      </w:pPr>
      <w:r>
        <w:t>People:</w:t>
      </w:r>
    </w:p>
    <w:p w14:paraId="0D40C41E" w14:textId="77777777" w:rsidR="006869EE" w:rsidRDefault="006869EE" w:rsidP="006869EE">
      <w:pPr>
        <w:pStyle w:val="Body"/>
      </w:pPr>
      <w:r>
        <w:t>Lord have mercy.</w:t>
      </w:r>
    </w:p>
    <w:p w14:paraId="08B0676D" w14:textId="77777777" w:rsidR="006869EE" w:rsidRDefault="006869EE" w:rsidP="006869EE">
      <w:pPr>
        <w:pStyle w:val="Priest"/>
      </w:pPr>
      <w:r>
        <w:t>Presbyter:</w:t>
      </w:r>
    </w:p>
    <w:p w14:paraId="727C80BC" w14:textId="77777777" w:rsidR="006869EE" w:rsidRDefault="006869EE" w:rsidP="006869EE">
      <w:pPr>
        <w:pStyle w:val="Body"/>
      </w:pPr>
      <w:r>
        <w:t xml:space="preserve">Grant that they may be unto us without obstacle or hindrance, that we may hold them according to Your holy and blessed will. Houses of prayer, houses of purity, houses of blessing: grant them unto us, O Lord, and Your servants who shall come after us forever. </w:t>
      </w:r>
    </w:p>
    <w:p w14:paraId="2D6398B8" w14:textId="77777777" w:rsidR="006869EE" w:rsidRDefault="006869EE" w:rsidP="006869EE">
      <w:pPr>
        <w:pStyle w:val="Body"/>
      </w:pPr>
      <w:r>
        <w:t>The worship of idols utterly uproot from the world. Trample and humiliate Satan and his evil powers under our feet speedily.</w:t>
      </w:r>
    </w:p>
    <w:p w14:paraId="60E69E63" w14:textId="77777777" w:rsidR="006869EE" w:rsidRDefault="006869EE" w:rsidP="006869EE">
      <w:pPr>
        <w:pStyle w:val="Body"/>
      </w:pPr>
      <w:r>
        <w:t>All offences and their instigator, abolish. May all dissensions of corrupt heresies cease.</w:t>
      </w:r>
    </w:p>
    <w:p w14:paraId="0A572A1D" w14:textId="77777777" w:rsidR="006869EE" w:rsidRDefault="006869EE" w:rsidP="006869EE">
      <w:pPr>
        <w:pStyle w:val="Body"/>
      </w:pPr>
      <w:r>
        <w:t>The enemies of Your Holy Church, O Lord, as at all times, now also humiliate. Strip their vanity; show them their weakness speedily. Bring to nought their envy, their intrigues, their madness, their wickedness, and their slander which they commit against us. O Lord, bring them all to no avail; disperse their counsel, O God, Who dispersed the counsel of Ahithophel.</w:t>
      </w:r>
    </w:p>
    <w:p w14:paraId="4CF74E76" w14:textId="77777777" w:rsidR="006869EE" w:rsidRDefault="006869EE" w:rsidP="006869EE">
      <w:pPr>
        <w:pStyle w:val="Priest"/>
      </w:pPr>
      <w:r>
        <w:t>People:</w:t>
      </w:r>
    </w:p>
    <w:p w14:paraId="4689D9FC" w14:textId="77777777" w:rsidR="006869EE" w:rsidRDefault="006869EE" w:rsidP="006869EE">
      <w:pPr>
        <w:pStyle w:val="Body"/>
      </w:pPr>
      <w:r>
        <w:t>Lord have mercy.</w:t>
      </w:r>
    </w:p>
    <w:p w14:paraId="317C7F93" w14:textId="77777777" w:rsidR="006869EE" w:rsidRDefault="006869EE" w:rsidP="006869EE">
      <w:pPr>
        <w:pStyle w:val="Priest"/>
      </w:pPr>
      <w:r>
        <w:t>Presbyter:</w:t>
      </w:r>
    </w:p>
    <w:p w14:paraId="1036FAE1" w14:textId="77777777" w:rsidR="006869EE" w:rsidRDefault="006869EE" w:rsidP="006869EE">
      <w:pPr>
        <w:pStyle w:val="Body"/>
      </w:pPr>
      <w:r>
        <w:t>Arise, O Lord God. Let all Your enemies be scattered, and let all that hate Your Holy Name flee before Your face.</w:t>
      </w:r>
    </w:p>
    <w:p w14:paraId="2843405D" w14:textId="77777777" w:rsidR="006869EE" w:rsidRDefault="006869EE" w:rsidP="006869EE">
      <w:pPr>
        <w:pStyle w:val="Rubric"/>
      </w:pPr>
      <w:r>
        <w:t>He turns to the West and censes the presbyters ,the deacons, and the people three times, saying,</w:t>
      </w:r>
    </w:p>
    <w:p w14:paraId="3708F339" w14:textId="77777777" w:rsidR="006869EE" w:rsidRDefault="006869EE" w:rsidP="006869EE">
      <w:pPr>
        <w:pStyle w:val="Body"/>
      </w:pPr>
      <w:r>
        <w:t xml:space="preserve">But let Your people be in blessing; thousands of thousands and ten thousand times ten thousand doing Your will. </w:t>
      </w:r>
    </w:p>
    <w:p w14:paraId="6D679776" w14:textId="77777777" w:rsidR="006869EE" w:rsidRDefault="006869EE" w:rsidP="006869EE">
      <w:pPr>
        <w:pStyle w:val="Rubric"/>
      </w:pPr>
      <w:r>
        <w:t>He turns to the East and censes three times, saying inaudibly, “by the grace, compassion, and love of mankind of Your Only-Begotten Son, our Lord, God, and Saviour Jesus Christ. Through whom the glory, the honour, the dominion, and the adoration are due to You, with Him and the Holy Spirit, the Giver of Life, who is of one essence with You, now and at all times and to the ages of all ages. Amen.”</w:t>
      </w:r>
    </w:p>
    <w:p w14:paraId="3A2A8E31" w14:textId="77777777" w:rsidR="006869EE" w:rsidRDefault="006869EE" w:rsidP="006869EE">
      <w:pPr>
        <w:pStyle w:val="Priest"/>
      </w:pPr>
      <w:r>
        <w:t>People:</w:t>
      </w:r>
    </w:p>
    <w:p w14:paraId="0D9DBF40" w14:textId="77777777" w:rsidR="006869EE" w:rsidRDefault="006869EE" w:rsidP="006869EE">
      <w:pPr>
        <w:pStyle w:val="Body"/>
      </w:pPr>
      <w:r>
        <w:t>Our Father…</w:t>
      </w:r>
    </w:p>
    <w:p w14:paraId="77BEBEBB" w14:textId="77777777" w:rsidR="006869EE" w:rsidRDefault="006869EE" w:rsidP="006869EE">
      <w:pPr>
        <w:pStyle w:val="Heading4"/>
      </w:pPr>
      <w:bookmarkStart w:id="1119" w:name="_Ref442870289"/>
      <w:r>
        <w:lastRenderedPageBreak/>
        <w:t>The Absolutions</w:t>
      </w:r>
      <w:bookmarkEnd w:id="1119"/>
    </w:p>
    <w:p w14:paraId="6BA80CE2" w14:textId="77777777" w:rsidR="006869EE" w:rsidRDefault="006869EE" w:rsidP="006869EE">
      <w:pPr>
        <w:pStyle w:val="Rubrics0"/>
      </w:pPr>
      <w:r>
        <w:t>If a bishop is present, he says the absolutions. The presbyter, holding the cross in his right hand, looks eastward and says, inaudibly:</w:t>
      </w:r>
    </w:p>
    <w:p w14:paraId="29032B2C" w14:textId="3629CD61" w:rsidR="006869EE" w:rsidRDefault="000A4FB2" w:rsidP="006869EE">
      <w:pPr>
        <w:pStyle w:val="Body"/>
      </w:pPr>
      <w:r>
        <w:t>Yes, Lord, the Lord</w:t>
      </w:r>
      <w:r w:rsidR="006869EE">
        <w:t xml:space="preserve"> Who has given authority to us to tread upon serpents and scorpions and upon all the power of the enemy, crush his heads beneath our feet speedily, and scatter before us his every design of wickedness that is against us. For You are King of us all, O Christ, our God, and to You we send up the glory, and the honour, and the adoration, together with Your Good Father and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6869EE" w14:paraId="3323700E" w14:textId="77777777" w:rsidTr="006869EE">
        <w:tc>
          <w:tcPr>
            <w:tcW w:w="3623" w:type="dxa"/>
          </w:tcPr>
          <w:p w14:paraId="799BEE34" w14:textId="77777777" w:rsidR="006869EE" w:rsidRDefault="006869EE" w:rsidP="006869EE">
            <w:pPr>
              <w:pStyle w:val="Priest"/>
            </w:pPr>
            <w:r>
              <w:t>Deacon:</w:t>
            </w:r>
          </w:p>
        </w:tc>
        <w:tc>
          <w:tcPr>
            <w:tcW w:w="3624" w:type="dxa"/>
          </w:tcPr>
          <w:p w14:paraId="6E0E3C12" w14:textId="77777777" w:rsidR="006869EE" w:rsidRDefault="006869EE" w:rsidP="006869EE">
            <w:pPr>
              <w:pStyle w:val="Priest"/>
            </w:pPr>
          </w:p>
        </w:tc>
      </w:tr>
      <w:tr w:rsidR="006869EE" w14:paraId="5756279C" w14:textId="77777777" w:rsidTr="006869EE">
        <w:tc>
          <w:tcPr>
            <w:tcW w:w="3623" w:type="dxa"/>
          </w:tcPr>
          <w:p w14:paraId="718EAA1E" w14:textId="77777777" w:rsidR="006869EE" w:rsidRDefault="006869EE" w:rsidP="006869EE">
            <w:pPr>
              <w:pStyle w:val="Body"/>
            </w:pPr>
            <w:r>
              <w:t xml:space="preserve">Bow your </w:t>
            </w:r>
            <w:r w:rsidRPr="00246E71">
              <w:t>heads</w:t>
            </w:r>
            <w:r>
              <w:t xml:space="preserve"> to the Lord.</w:t>
            </w:r>
          </w:p>
        </w:tc>
        <w:tc>
          <w:tcPr>
            <w:tcW w:w="3624" w:type="dxa"/>
          </w:tcPr>
          <w:p w14:paraId="0921235C" w14:textId="77777777" w:rsidR="006869EE" w:rsidRDefault="006869EE" w:rsidP="006869EE">
            <w:pPr>
              <w:pStyle w:val="CopticInd"/>
            </w:pPr>
            <w:r>
              <w:t>Ⲧⲁⲥ ⲕⲉⲫⲁⲗⲁⲥ ⲩ̀ⲙⲱⲛ ⲧⲱ Ⲕⲩⲣⲓⲱ ⲕ̀ⲗⲓⲛⲁⲧⲉ..</w:t>
            </w:r>
          </w:p>
        </w:tc>
      </w:tr>
      <w:tr w:rsidR="006869EE" w14:paraId="55168DD6" w14:textId="77777777" w:rsidTr="006869EE">
        <w:tc>
          <w:tcPr>
            <w:tcW w:w="3623" w:type="dxa"/>
          </w:tcPr>
          <w:p w14:paraId="1F3A6570" w14:textId="77777777" w:rsidR="006869EE" w:rsidRDefault="006869EE" w:rsidP="006869EE">
            <w:pPr>
              <w:pStyle w:val="Priest"/>
            </w:pPr>
            <w:r>
              <w:t>People:</w:t>
            </w:r>
          </w:p>
        </w:tc>
        <w:tc>
          <w:tcPr>
            <w:tcW w:w="3624" w:type="dxa"/>
          </w:tcPr>
          <w:p w14:paraId="1E524465" w14:textId="77777777" w:rsidR="006869EE" w:rsidRDefault="006869EE" w:rsidP="006869EE">
            <w:pPr>
              <w:pStyle w:val="Priest"/>
            </w:pPr>
          </w:p>
        </w:tc>
      </w:tr>
      <w:tr w:rsidR="006869EE" w14:paraId="229BE061" w14:textId="77777777" w:rsidTr="006869EE">
        <w:tc>
          <w:tcPr>
            <w:tcW w:w="3623" w:type="dxa"/>
          </w:tcPr>
          <w:p w14:paraId="5D4C3EF4" w14:textId="77777777" w:rsidR="006869EE" w:rsidRDefault="006869EE" w:rsidP="006869EE">
            <w:pPr>
              <w:pStyle w:val="Body"/>
            </w:pPr>
            <w:r>
              <w:rPr>
                <w:rFonts w:cs="@MingLiU"/>
              </w:rPr>
              <w:t>Before You, O Lord.</w:t>
            </w:r>
          </w:p>
        </w:tc>
        <w:tc>
          <w:tcPr>
            <w:tcW w:w="3624" w:type="dxa"/>
          </w:tcPr>
          <w:p w14:paraId="51180C47" w14:textId="77777777" w:rsidR="006869EE" w:rsidRDefault="006869EE" w:rsidP="006869EE">
            <w:pPr>
              <w:pStyle w:val="CopticInd"/>
            </w:pPr>
            <w:r>
              <w:t>Ⲉⲛⲱⲡⲓⲟⲛ ⲥⲟⲩ Ⲕⲩⲣⲓⲉ̀.</w:t>
            </w:r>
          </w:p>
        </w:tc>
      </w:tr>
    </w:tbl>
    <w:p w14:paraId="50FBA1E2" w14:textId="77777777" w:rsidR="006869EE" w:rsidRDefault="006869EE" w:rsidP="006869EE">
      <w:pPr>
        <w:pStyle w:val="Rubrics0"/>
      </w:pPr>
      <w:r>
        <w:t>The priest continues, inaudibly:</w:t>
      </w:r>
    </w:p>
    <w:p w14:paraId="607E413A" w14:textId="77777777" w:rsidR="006869EE" w:rsidRDefault="006869EE" w:rsidP="006869EE">
      <w:pPr>
        <w:pStyle w:val="Body"/>
      </w:pPr>
      <w:r>
        <w:t xml:space="preserve">You, O Lord, Who bowed the heavens, You descended and became man for the salvation of the race of men. You are He Who sits upon the Cherubim and the Seraphim, and beholds them who are lowly. You also now, our Master, are He to Whom we lift up the eyes of our heart; the Lord Who forgives our iniquities and saves our souls from corruption. We worship Your unutterable compassion, and we ask You to give us Your peace, for You have given all things to us. </w:t>
      </w:r>
    </w:p>
    <w:p w14:paraId="66993E03" w14:textId="77777777" w:rsidR="006869EE" w:rsidRDefault="006869EE" w:rsidP="006869EE">
      <w:pPr>
        <w:pStyle w:val="Body"/>
      </w:pPr>
      <w:r>
        <w:t>Acquire us to Yourself, God our Saviour, for we know none other save You; Your Holy Name we do utter. Turn us, God, unto fear of You and desire of You. Be pleased that we abide in the enjoyment of Your good things; and those who have bowed their heads beneath Your hand, exalt them in [their] ways of life, [and] adorn them with virtues. And may we all be worthy of Your Kingdom in the heavens, through the good will of God, Your Good Father, with Whom You are blessed, with the Holy Spirit, the Giver of Life, Who is of One Essence with You, now, and at all times, and unto the age of all ages. Amen.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3"/>
        <w:gridCol w:w="3624"/>
      </w:tblGrid>
      <w:tr w:rsidR="006869EE" w14:paraId="1C5476F8" w14:textId="77777777" w:rsidTr="006869EE">
        <w:tc>
          <w:tcPr>
            <w:tcW w:w="3623" w:type="dxa"/>
            <w:tcBorders>
              <w:right w:val="single" w:sz="4" w:space="0" w:color="000000" w:themeColor="text1"/>
            </w:tcBorders>
          </w:tcPr>
          <w:p w14:paraId="1FECE12B" w14:textId="77777777" w:rsidR="006869EE" w:rsidRDefault="006869EE" w:rsidP="006869EE">
            <w:pPr>
              <w:pStyle w:val="Priest"/>
            </w:pPr>
            <w:r>
              <w:t>Deacon:</w:t>
            </w:r>
          </w:p>
        </w:tc>
        <w:tc>
          <w:tcPr>
            <w:tcW w:w="3624" w:type="dxa"/>
            <w:tcBorders>
              <w:left w:val="single" w:sz="4" w:space="0" w:color="000000" w:themeColor="text1"/>
            </w:tcBorders>
          </w:tcPr>
          <w:p w14:paraId="5D86ED8F" w14:textId="77777777" w:rsidR="006869EE" w:rsidRDefault="006869EE" w:rsidP="006869EE">
            <w:pPr>
              <w:pStyle w:val="Priest"/>
            </w:pPr>
          </w:p>
        </w:tc>
      </w:tr>
      <w:tr w:rsidR="006869EE" w14:paraId="5E2BABA3" w14:textId="77777777" w:rsidTr="006869EE">
        <w:tc>
          <w:tcPr>
            <w:tcW w:w="3623" w:type="dxa"/>
            <w:tcBorders>
              <w:right w:val="single" w:sz="4" w:space="0" w:color="000000" w:themeColor="text1"/>
            </w:tcBorders>
          </w:tcPr>
          <w:p w14:paraId="6F64D0C6" w14:textId="77777777" w:rsidR="006869EE" w:rsidRPr="00246E71" w:rsidRDefault="006869EE" w:rsidP="006869EE">
            <w:pPr>
              <w:pStyle w:val="Body"/>
            </w:pPr>
            <w:r>
              <w:t>Let us attend with the fear of God. (Amen.)</w:t>
            </w:r>
          </w:p>
        </w:tc>
        <w:tc>
          <w:tcPr>
            <w:tcW w:w="3624" w:type="dxa"/>
            <w:tcBorders>
              <w:left w:val="single" w:sz="4" w:space="0" w:color="000000" w:themeColor="text1"/>
            </w:tcBorders>
          </w:tcPr>
          <w:p w14:paraId="09AA1D1E" w14:textId="77777777" w:rsidR="006869EE" w:rsidRPr="00246E71" w:rsidRDefault="006869EE" w:rsidP="006869EE">
            <w:pPr>
              <w:pStyle w:val="CopticInd"/>
            </w:pPr>
            <w:r>
              <w:t>Ⲡⲣⲟⲥⲭⲱⲙⲉⲛ Ⲑⲉⲟⲩ ⲙⲉⲧⲁ ⲫⲟⲃⲟⲩ. (Ⲁⲙⲏⲛ.)</w:t>
            </w:r>
          </w:p>
        </w:tc>
      </w:tr>
      <w:tr w:rsidR="006869EE" w14:paraId="12F119E6" w14:textId="77777777" w:rsidTr="006869EE">
        <w:tc>
          <w:tcPr>
            <w:tcW w:w="3623" w:type="dxa"/>
            <w:tcBorders>
              <w:right w:val="single" w:sz="4" w:space="0" w:color="000000" w:themeColor="text1"/>
            </w:tcBorders>
          </w:tcPr>
          <w:p w14:paraId="4C647EB4" w14:textId="77777777" w:rsidR="006869EE" w:rsidRDefault="006869EE" w:rsidP="006869EE">
            <w:pPr>
              <w:pStyle w:val="Priest"/>
            </w:pPr>
            <w:r>
              <w:t>Presbyter:</w:t>
            </w:r>
          </w:p>
        </w:tc>
        <w:tc>
          <w:tcPr>
            <w:tcW w:w="3624" w:type="dxa"/>
            <w:tcBorders>
              <w:left w:val="single" w:sz="4" w:space="0" w:color="000000" w:themeColor="text1"/>
            </w:tcBorders>
          </w:tcPr>
          <w:p w14:paraId="465DAE36" w14:textId="77777777" w:rsidR="006869EE" w:rsidRDefault="006869EE" w:rsidP="006869EE">
            <w:pPr>
              <w:pStyle w:val="Priest"/>
            </w:pPr>
          </w:p>
        </w:tc>
      </w:tr>
      <w:tr w:rsidR="006869EE" w14:paraId="4830B42F" w14:textId="77777777" w:rsidTr="006869EE">
        <w:tc>
          <w:tcPr>
            <w:tcW w:w="3623" w:type="dxa"/>
            <w:tcBorders>
              <w:right w:val="single" w:sz="4" w:space="0" w:color="000000" w:themeColor="text1"/>
            </w:tcBorders>
          </w:tcPr>
          <w:p w14:paraId="467B3C95" w14:textId="77777777" w:rsidR="006869EE" w:rsidRPr="00246E71" w:rsidRDefault="006869EE" w:rsidP="006869EE">
            <w:pPr>
              <w:pStyle w:val="Body"/>
            </w:pPr>
            <w:r>
              <w:t>Peace be with all.</w:t>
            </w:r>
          </w:p>
        </w:tc>
        <w:tc>
          <w:tcPr>
            <w:tcW w:w="3624" w:type="dxa"/>
            <w:tcBorders>
              <w:left w:val="single" w:sz="4" w:space="0" w:color="000000" w:themeColor="text1"/>
            </w:tcBorders>
          </w:tcPr>
          <w:p w14:paraId="00D00A88" w14:textId="77777777" w:rsidR="006869EE" w:rsidRDefault="006869EE" w:rsidP="006869EE">
            <w:pPr>
              <w:pStyle w:val="CopticInd"/>
            </w:pPr>
            <w:r>
              <w:t>Ⲓⲣⲏⲛⲏ ⲡⲁⲥⲓ.</w:t>
            </w:r>
          </w:p>
        </w:tc>
      </w:tr>
      <w:tr w:rsidR="006869EE" w14:paraId="2D43E2EE" w14:textId="77777777" w:rsidTr="006869EE">
        <w:tc>
          <w:tcPr>
            <w:tcW w:w="3623" w:type="dxa"/>
            <w:tcBorders>
              <w:right w:val="single" w:sz="4" w:space="0" w:color="000000" w:themeColor="text1"/>
            </w:tcBorders>
          </w:tcPr>
          <w:p w14:paraId="0F7D526F" w14:textId="77777777" w:rsidR="006869EE" w:rsidRDefault="006869EE" w:rsidP="006869EE">
            <w:pPr>
              <w:pStyle w:val="Priest"/>
            </w:pPr>
            <w:r>
              <w:t>People:</w:t>
            </w:r>
          </w:p>
        </w:tc>
        <w:tc>
          <w:tcPr>
            <w:tcW w:w="3624" w:type="dxa"/>
            <w:tcBorders>
              <w:left w:val="single" w:sz="4" w:space="0" w:color="000000" w:themeColor="text1"/>
            </w:tcBorders>
          </w:tcPr>
          <w:p w14:paraId="55D025B8" w14:textId="77777777" w:rsidR="006869EE" w:rsidRDefault="006869EE" w:rsidP="006869EE">
            <w:pPr>
              <w:pStyle w:val="CopticInd"/>
            </w:pPr>
          </w:p>
        </w:tc>
      </w:tr>
      <w:tr w:rsidR="006869EE" w14:paraId="0FCC3637" w14:textId="77777777" w:rsidTr="006869EE">
        <w:tc>
          <w:tcPr>
            <w:tcW w:w="3623" w:type="dxa"/>
            <w:tcBorders>
              <w:right w:val="single" w:sz="4" w:space="0" w:color="000000" w:themeColor="text1"/>
            </w:tcBorders>
          </w:tcPr>
          <w:p w14:paraId="20658B32" w14:textId="77777777" w:rsidR="006869EE" w:rsidRDefault="006869EE" w:rsidP="006869EE">
            <w:pPr>
              <w:pStyle w:val="Body"/>
            </w:pPr>
            <w:r>
              <w:t xml:space="preserve">And with your </w:t>
            </w:r>
            <w:r w:rsidRPr="00246E71">
              <w:t>spirit</w:t>
            </w:r>
            <w:r>
              <w:t>.</w:t>
            </w:r>
          </w:p>
        </w:tc>
        <w:tc>
          <w:tcPr>
            <w:tcW w:w="3624" w:type="dxa"/>
            <w:tcBorders>
              <w:left w:val="single" w:sz="4" w:space="0" w:color="000000" w:themeColor="text1"/>
            </w:tcBorders>
          </w:tcPr>
          <w:p w14:paraId="7299C29F" w14:textId="77777777" w:rsidR="006869EE" w:rsidRDefault="006869EE" w:rsidP="006869EE">
            <w:pPr>
              <w:pStyle w:val="CopticInd"/>
            </w:pPr>
            <w:r>
              <w:t>Ⲕⲉ ⲧⲱ ⲡ̀ⲛⲉⲩⲙⲁⲧⲓ ⲥⲟⲩ.</w:t>
            </w:r>
          </w:p>
        </w:tc>
      </w:tr>
    </w:tbl>
    <w:p w14:paraId="2848978D" w14:textId="77777777" w:rsidR="006869EE" w:rsidRDefault="006869EE" w:rsidP="006869EE">
      <w:pPr>
        <w:pStyle w:val="Rubrics0"/>
      </w:pPr>
      <w:r>
        <w:lastRenderedPageBreak/>
        <w:t>The priest now looks westwards, and, bowing his head, he says:</w:t>
      </w:r>
    </w:p>
    <w:p w14:paraId="03EABF36" w14:textId="77777777" w:rsidR="006869EE" w:rsidRDefault="006869EE" w:rsidP="006869EE">
      <w:pPr>
        <w:pStyle w:val="Heading4"/>
      </w:pPr>
      <w:r>
        <w:t>The Absolution to the Son</w:t>
      </w:r>
    </w:p>
    <w:p w14:paraId="5FB63CED" w14:textId="77777777" w:rsidR="006869EE" w:rsidRDefault="006869EE" w:rsidP="006869EE">
      <w:pPr>
        <w:pStyle w:val="Body"/>
      </w:pPr>
      <w:r>
        <w:t>Master, Lord Jesus Christ, the Only Begotten Son and Logos of God the Father, Who has broken every bond of our sins through His saving, life giving sufferings; Who breathed into the face of His holy Disciples and saintly Apostles, and said to them, “Receive the Holy Spirit. Whose sins you will remit, they are remitted to them, and those which you will retain, they shall be retained.”</w:t>
      </w:r>
    </w:p>
    <w:p w14:paraId="6D4C46C8" w14:textId="77777777" w:rsidR="006869EE" w:rsidRDefault="006869EE" w:rsidP="006869EE">
      <w:pPr>
        <w:pStyle w:val="Body"/>
      </w:pPr>
      <w:r>
        <w:t>You also now, our Master, through Your holy Apostles, have given grace to those who for a time laboured in the priesthood in Your Holy Church, to forgive sin upon the earth, and to bind and to loose every bond of iniquity.</w:t>
      </w:r>
    </w:p>
    <w:p w14:paraId="22445C12" w14:textId="77777777" w:rsidR="006869EE" w:rsidRPr="005212CA" w:rsidRDefault="006869EE" w:rsidP="006869EE">
      <w:pPr>
        <w:pStyle w:val="Body"/>
        <w:rPr>
          <w:rStyle w:val="RubricsInBodyChar"/>
        </w:rPr>
      </w:pPr>
      <w:r>
        <w:t xml:space="preserve">Now, also, we ask and entreat Your Goodness, Lover of mankind, for Your servants, </w:t>
      </w:r>
      <w:r w:rsidRPr="00246E71">
        <w:rPr>
          <w:rStyle w:val="RubricsInBodyChar"/>
        </w:rPr>
        <w:t>(signing the people once and twice)</w:t>
      </w:r>
      <w:r>
        <w:t xml:space="preserve"> my fathers, and my brethren, </w:t>
      </w:r>
      <w:r w:rsidRPr="00246E71">
        <w:rPr>
          <w:rStyle w:val="RubricsInBodyChar"/>
        </w:rPr>
        <w:t>(signing himself)</w:t>
      </w:r>
      <w:r>
        <w:t xml:space="preserve"> and my weakness; those who bow their heads before Your Holy Glory. Dispense to us Your mercy, and loose every bond of our sins, and, if we have committed any sin against You, knowingly or unknowingly, or through anguish of heart, or in deed, or in word, or from faint heartedness, do You, the Master, Who knows the weakness of men, as a Good One, and a Lover of mankind, O God, grant us the forgiveness of our sins; </w:t>
      </w:r>
      <w:r w:rsidRPr="00246E71">
        <w:rPr>
          <w:rStyle w:val="RubricsInBodyChar"/>
        </w:rPr>
        <w:t>(signing himself)</w:t>
      </w:r>
      <w:r>
        <w:t xml:space="preserve"> bless us, </w:t>
      </w:r>
      <w:r w:rsidRPr="005212CA">
        <w:rPr>
          <w:rStyle w:val="RubricsInBodyChar"/>
        </w:rPr>
        <w:t>(signing the clergy)</w:t>
      </w:r>
      <w:r>
        <w:t xml:space="preserve"> purify us; make us absolved, </w:t>
      </w:r>
      <w:r w:rsidRPr="005212CA">
        <w:rPr>
          <w:rStyle w:val="RubricsInBodyChar"/>
        </w:rPr>
        <w:t>(signing the congregation)</w:t>
      </w:r>
      <w:r>
        <w:t xml:space="preserve"> and all Your people absolved. </w:t>
      </w:r>
      <w:r w:rsidRPr="005212CA">
        <w:rPr>
          <w:rStyle w:val="RubricsInBodyChar"/>
        </w:rPr>
        <w:t>(Here he mentions the names of those whom he wishes to remember.)</w:t>
      </w:r>
    </w:p>
    <w:p w14:paraId="338CEA4B" w14:textId="77777777" w:rsidR="006869EE" w:rsidRDefault="006869EE" w:rsidP="006869EE">
      <w:pPr>
        <w:pStyle w:val="Body"/>
      </w:pPr>
      <w:r>
        <w:t>Fill us with Your fear, and straighten us to Your holy, good will, for You are our God, [and] the glory, and the honour, and the dominion, and the adoration are due to You, together with Your Good Father and the Holy Spirit, the Giver of Life, Who is of One Essence with You, now, and at all times, and to the age of all ages. Amen.</w:t>
      </w:r>
    </w:p>
    <w:p w14:paraId="40050B39" w14:textId="77777777" w:rsidR="006869EE" w:rsidRDefault="006869EE" w:rsidP="006869EE">
      <w:pPr>
        <w:pStyle w:val="Rubrics0"/>
      </w:pPr>
      <w:r>
        <w:t>If he wishes, the priest may add the following:</w:t>
      </w:r>
    </w:p>
    <w:p w14:paraId="1C8C6A98" w14:textId="77777777" w:rsidR="006869EE" w:rsidRDefault="006869EE" w:rsidP="006869EE">
      <w:pPr>
        <w:pStyle w:val="Body"/>
      </w:pPr>
      <w:r>
        <w:t>Remember, O Lord, the children of the Church: the protopresbyters, and the presbyters, and the deacons, and the monks, and the clergy, and all the people that have gathered themselves together in the Holy Church; the men and the women, the old and the young, the small and the great, them whom we know and them whom we know not, our enemies and our friends. O Lord, absolve them all and forgive them all sin.</w:t>
      </w:r>
    </w:p>
    <w:p w14:paraId="51E1F760" w14:textId="77777777" w:rsidR="006869EE" w:rsidRDefault="006869EE" w:rsidP="006869EE">
      <w:pPr>
        <w:pStyle w:val="Priest"/>
      </w:pPr>
      <w:r>
        <w:t>People:</w:t>
      </w:r>
    </w:p>
    <w:p w14:paraId="64DBF384" w14:textId="77777777" w:rsidR="006869EE" w:rsidRDefault="006869EE" w:rsidP="006869EE">
      <w:pPr>
        <w:pStyle w:val="Body"/>
      </w:pPr>
      <w:r>
        <w:t>Amen. Lord have mercy. Lord have mercy. Lord have mercy.</w:t>
      </w:r>
    </w:p>
    <w:p w14:paraId="651A0065" w14:textId="77777777" w:rsidR="006869EE" w:rsidRDefault="006869EE" w:rsidP="006869EE">
      <w:pPr>
        <w:pStyle w:val="Rubrics0"/>
        <w:keepNext w:val="0"/>
      </w:pPr>
      <w:r>
        <w:t>The appropriate End of Service hymn is sung, followed by:</w:t>
      </w:r>
    </w:p>
    <w:p w14:paraId="318DFCAE" w14:textId="77777777" w:rsidR="006869EE" w:rsidRDefault="006869EE" w:rsidP="006869EE">
      <w:pPr>
        <w:pStyle w:val="Heading4"/>
      </w:pPr>
      <w:r>
        <w:t>The Final Blessing</w:t>
      </w:r>
    </w:p>
    <w:p w14:paraId="2F237ED2" w14:textId="77777777" w:rsidR="006869EE" w:rsidRDefault="006869EE" w:rsidP="006869EE">
      <w:pPr>
        <w:pStyle w:val="Priest"/>
      </w:pPr>
      <w:r>
        <w:t>Presbyter:</w:t>
      </w:r>
    </w:p>
    <w:p w14:paraId="7FC50F6F" w14:textId="77777777" w:rsidR="006869EE" w:rsidRDefault="006869EE" w:rsidP="006869EE">
      <w:pPr>
        <w:pStyle w:val="Body"/>
      </w:pPr>
      <w:r>
        <w:t xml:space="preserve">May God have compassion on us, bless us, manifest His face on us, and have mercy on us. Lord, save Your people, bless Your inheritance, pasture them, and raise them up forever. Exalt </w:t>
      </w:r>
      <w:r>
        <w:lastRenderedPageBreak/>
        <w:t xml:space="preserve">the horn of the Christians through the power of the life giving Cross, through the supplications and prayers which our Lady, the Lady of us all, the holy Theotokos, Saint Mary, makes for us; and [those of] the three great, holy luminaries, Michael, Gabriel and Raphael, and the Four Incorporeal Beasts, and the Twenty Four Priests, and all the heavenly ranks, and Saint John the Baptist, and the Hundred and Forty Four Thousand, and our lords, the fathers, the Apostles, and the Three Holy Youths, and Saint Stephen, and the Beholder of God, the Evangelist, Mark, the holy Apostle and martyr, and Saint George, and Saint Theodore, and Philopater Mercurius, and the holy Abba Mena, and the whole choir of the martyrs, and our righteous father, the great Abba Antony, and the righteous Abba Paul, and the three saints Abba Macarii, and our father Abba John, and our father Abba Pishoy, and our father Abba Paul, the man of Tammoh, and our Roman fathers, Maximus and Dometius, and our father Abba Moses, and the Forty Nine Martyrs, and the whole choir of the cross bearers, and the just and the righteous, and all the wise virgins, and the angel of this blessed day / sacrifice </w:t>
      </w:r>
      <w:r w:rsidRPr="005212CA">
        <w:rPr>
          <w:rStyle w:val="RubricsInBodyChar"/>
        </w:rPr>
        <w:t>(if it is the time of the divine liturgy)</w:t>
      </w:r>
      <w:r>
        <w:t xml:space="preserve">, and </w:t>
      </w:r>
      <w:r w:rsidRPr="005212CA">
        <w:rPr>
          <w:rStyle w:val="RubricsInBodyChar"/>
        </w:rPr>
        <w:t>(here, mention is made of the patron saint of the church, and the saint[s] of the day, if not mentioned before)</w:t>
      </w:r>
      <w:r>
        <w:t xml:space="preserve">; and the blessing of the holy Mother of God, first and last {, and the blessing of the Lord’s Day of our Saviour </w:t>
      </w:r>
      <w:r w:rsidRPr="005212CA">
        <w:rPr>
          <w:rStyle w:val="RubricsChar"/>
        </w:rPr>
        <w:t>(on a Sunday)</w:t>
      </w:r>
      <w:r w:rsidRPr="005212CA">
        <w:t>}.</w:t>
      </w:r>
      <w:r>
        <w:t xml:space="preserve"> </w:t>
      </w:r>
      <w:r w:rsidRPr="005212CA">
        <w:t>Ma</w:t>
      </w:r>
      <w:r>
        <w:t>y their holy blessing, and their grace, and their might, and their favour, and their love, and their help, be with us all, forever. Amen.</w:t>
      </w:r>
    </w:p>
    <w:p w14:paraId="45EE0AA9" w14:textId="7CF09B0C" w:rsidR="006869EE" w:rsidRDefault="006869EE" w:rsidP="006869EE">
      <w:pPr>
        <w:pStyle w:val="Body"/>
      </w:pPr>
      <w:r>
        <w:t xml:space="preserve">O Christ our God, King of Peace, grant us </w:t>
      </w:r>
      <w:r w:rsidR="00BE6654">
        <w:t>Your</w:t>
      </w:r>
      <w:r>
        <w:t xml:space="preserve"> peace, establish for us </w:t>
      </w:r>
      <w:r w:rsidR="00BE6654">
        <w:t>Your</w:t>
      </w:r>
      <w:r>
        <w:t xml:space="preserve"> peace, and forgive us our sins. For Yours is the power, the glory, the blessing and the might, forever. Amen.</w:t>
      </w:r>
    </w:p>
    <w:p w14:paraId="581BE09E" w14:textId="77777777" w:rsidR="006869EE" w:rsidRDefault="006869EE" w:rsidP="006869EE">
      <w:pPr>
        <w:pStyle w:val="Priest"/>
      </w:pPr>
      <w:r>
        <w:t>People:</w:t>
      </w:r>
    </w:p>
    <w:p w14:paraId="4084E477" w14:textId="77777777" w:rsidR="006869EE" w:rsidRDefault="006869EE" w:rsidP="006869EE">
      <w:pPr>
        <w:pStyle w:val="Body"/>
      </w:pPr>
      <w:r>
        <w:t>Amen. So be it.</w:t>
      </w:r>
    </w:p>
    <w:p w14:paraId="453D859E" w14:textId="77777777" w:rsidR="006869EE" w:rsidRDefault="006869EE" w:rsidP="006869EE">
      <w:pPr>
        <w:pStyle w:val="Priest"/>
      </w:pPr>
      <w:r>
        <w:t>Presbyter:</w:t>
      </w:r>
    </w:p>
    <w:p w14:paraId="643BD6D0" w14:textId="77777777" w:rsidR="006869EE" w:rsidRDefault="006869EE" w:rsidP="006869EE">
      <w:pPr>
        <w:pStyle w:val="Body"/>
      </w:pPr>
      <w:r>
        <w:t>Go in peace. The Lord be with you all.</w:t>
      </w:r>
    </w:p>
    <w:p w14:paraId="66ACD04A" w14:textId="77777777" w:rsidR="006869EE" w:rsidRDefault="006869EE" w:rsidP="006869EE">
      <w:pPr>
        <w:pStyle w:val="Rubric"/>
      </w:pPr>
      <w:r>
        <w:t>Or else,</w:t>
      </w:r>
    </w:p>
    <w:p w14:paraId="0EBF81D9" w14:textId="77777777" w:rsidR="006869EE" w:rsidRDefault="006869EE" w:rsidP="006869EE">
      <w:pPr>
        <w:pStyle w:val="Body"/>
      </w:pPr>
      <w:r>
        <w:t>The love of God the Father; the grace of the Only-Begotten Son, our Lord, God, and Saviour Jesus Christ, and the communion and gift of the Holy Spirit be with you all. Go in peace. The peace of the Lord be with you all. Amen.</w:t>
      </w:r>
    </w:p>
    <w:p w14:paraId="63E528F0" w14:textId="77777777" w:rsidR="006869EE" w:rsidRDefault="006869EE" w:rsidP="006869EE">
      <w:pPr>
        <w:pStyle w:val="Priest"/>
      </w:pPr>
      <w:r>
        <w:t>People:</w:t>
      </w:r>
    </w:p>
    <w:p w14:paraId="6960677C" w14:textId="77777777" w:rsidR="006869EE" w:rsidRPr="0016512E" w:rsidRDefault="006869EE" w:rsidP="006869EE">
      <w:pPr>
        <w:pStyle w:val="Body"/>
      </w:pPr>
      <w:r>
        <w:t>And with your spirit.</w:t>
      </w:r>
    </w:p>
    <w:p w14:paraId="0F6C2453" w14:textId="77777777" w:rsidR="00CA3D47" w:rsidRDefault="00CA3D47">
      <w:pPr>
        <w:jc w:val="left"/>
        <w:rPr>
          <w:rFonts w:ascii="Castellar" w:eastAsiaTheme="majorEastAsia" w:hAnsi="Castellar" w:cstheme="majorBidi"/>
          <w:b/>
          <w:bCs/>
          <w:color w:val="000000" w:themeColor="text1"/>
          <w:sz w:val="56"/>
          <w:szCs w:val="56"/>
        </w:rPr>
      </w:pPr>
      <w:r>
        <w:br w:type="page"/>
      </w:r>
    </w:p>
    <w:p w14:paraId="2E710C50" w14:textId="4C40C80C" w:rsidR="006869EE" w:rsidRDefault="00CA3D47" w:rsidP="006869EE">
      <w:pPr>
        <w:pStyle w:val="Heading1"/>
      </w:pPr>
      <w:bookmarkStart w:id="1120" w:name="_Toc448696640"/>
      <w:r>
        <w:lastRenderedPageBreak/>
        <w:t>Non-Traditional</w:t>
      </w:r>
      <w:bookmarkEnd w:id="1120"/>
    </w:p>
    <w:p w14:paraId="257C5C35" w14:textId="73641A1C" w:rsidR="00CA3D47" w:rsidRDefault="00CA3D47">
      <w:pPr>
        <w:jc w:val="left"/>
      </w:pPr>
      <w:r>
        <w:br w:type="page"/>
      </w:r>
    </w:p>
    <w:p w14:paraId="1EAF30C5" w14:textId="77777777" w:rsidR="00CA3D47" w:rsidRDefault="00CA3D47" w:rsidP="00CA3D47">
      <w:pPr>
        <w:pStyle w:val="Heading2"/>
        <w:rPr>
          <w:lang w:val="en-GB"/>
        </w:rPr>
      </w:pPr>
      <w:bookmarkStart w:id="1121" w:name="_Toc448696641"/>
      <w:r>
        <w:rPr>
          <w:lang w:val="en-GB"/>
        </w:rPr>
        <w:lastRenderedPageBreak/>
        <w:t>Reader’s Service</w:t>
      </w:r>
      <w:bookmarkEnd w:id="1121"/>
    </w:p>
    <w:p w14:paraId="41EEC0B8" w14:textId="77777777" w:rsidR="00CA3D47" w:rsidRDefault="00CA3D47" w:rsidP="00CA3D47">
      <w:pPr>
        <w:pStyle w:val="Rubric"/>
        <w:rPr>
          <w:lang w:val="en-US"/>
        </w:rPr>
      </w:pPr>
      <w:r>
        <w:rPr>
          <w:lang w:val="en-US"/>
        </w:rPr>
        <w:t>The Coptic rite lacks a Reader’s Service (where the Church gathers in the absence of a presbyter to study the readings of the day). However, with the long isolation in Egypt ended, some priests are carrying for mission parishes that do not yet have their own presbyter. In some cases, it is fitting for them to gather on the weeks when no presbyter is available to study the readings. This is an attempt to provide such a service. It is not based on the Liturgy of the Word, but on the Prime and Terce. It can be seen at times, especially during Pascha week, that the hours are versatile enough to contain a full set of readings. The layout here assumes a non-fasting day, when the Liturgy would be served at the 3</w:t>
      </w:r>
      <w:r w:rsidRPr="00D74F7B">
        <w:rPr>
          <w:vertAlign w:val="superscript"/>
          <w:lang w:val="en-US"/>
        </w:rPr>
        <w:t>rd</w:t>
      </w:r>
      <w:r>
        <w:rPr>
          <w:lang w:val="en-US"/>
        </w:rPr>
        <w:t xml:space="preserve"> hour, after praying Prime (The Raising of Morning Incense). It should be straight forward to adjust based on this pattern for Liturgies later in the day (integrate the readings into a later hour), or even meeting in the evening (pray Vespers as Prime is prayed here, inserting the Gospel for the Raising of Evening Incense, then integrate the day’s readings into Compline).</w:t>
      </w:r>
    </w:p>
    <w:p w14:paraId="47F82EE8" w14:textId="77777777" w:rsidR="000C7DE2" w:rsidRDefault="00CA3D47">
      <w:pPr>
        <w:pStyle w:val="TOC3"/>
        <w:tabs>
          <w:tab w:val="right" w:leader="dot" w:pos="8846"/>
        </w:tabs>
        <w:rPr>
          <w:lang w:val="en-US"/>
        </w:rPr>
      </w:pPr>
      <w:r>
        <w:rPr>
          <w:lang w:val="en-US"/>
        </w:rPr>
        <w:t xml:space="preserve">Prior to this service, the congregation could recite </w:t>
      </w:r>
      <w:r>
        <w:rPr>
          <w:lang w:val="en-US"/>
        </w:rPr>
        <w:fldChar w:fldCharType="begin"/>
      </w:r>
      <w:r>
        <w:rPr>
          <w:lang w:val="en-US"/>
        </w:rPr>
        <w:instrText xml:space="preserve"> REF _Ref435790464 \h </w:instrText>
      </w:r>
      <w:r>
        <w:rPr>
          <w:lang w:val="en-US"/>
        </w:rPr>
      </w:r>
      <w:r>
        <w:rPr>
          <w:lang w:val="en-US"/>
        </w:rPr>
        <w:fldChar w:fldCharType="separate"/>
      </w:r>
      <w:r w:rsidR="000C7DE2">
        <w:t>The Rising of the Sun: Matins (or Lauds)</w:t>
      </w:r>
      <w:r>
        <w:rPr>
          <w:lang w:val="en-US"/>
        </w:rPr>
        <w:fldChar w:fldCharType="end"/>
      </w:r>
      <w:r>
        <w:rPr>
          <w:lang w:val="en-US"/>
        </w:rPr>
        <w:t xml:space="preserve">, page </w:t>
      </w:r>
      <w:r>
        <w:rPr>
          <w:lang w:val="en-US"/>
        </w:rPr>
        <w:fldChar w:fldCharType="begin"/>
      </w:r>
      <w:r>
        <w:rPr>
          <w:lang w:val="en-US"/>
        </w:rPr>
        <w:instrText xml:space="preserve"> PAGEREF _Ref435790458 \h </w:instrText>
      </w:r>
      <w:r>
        <w:rPr>
          <w:lang w:val="en-US"/>
        </w:rPr>
      </w:r>
      <w:r>
        <w:rPr>
          <w:lang w:val="en-US"/>
        </w:rPr>
        <w:fldChar w:fldCharType="separate"/>
      </w:r>
      <w:r w:rsidR="000C7DE2">
        <w:rPr>
          <w:noProof/>
          <w:lang w:val="en-US"/>
        </w:rPr>
        <w:t>47</w:t>
      </w:r>
      <w:r>
        <w:rPr>
          <w:lang w:val="en-US"/>
        </w:rPr>
        <w:fldChar w:fldCharType="end"/>
      </w:r>
      <w:r>
        <w:rPr>
          <w:lang w:val="en-US"/>
        </w:rPr>
        <w:t xml:space="preserve">, or </w:t>
      </w:r>
      <w:r>
        <w:rPr>
          <w:lang w:val="en-US"/>
        </w:rPr>
        <w:fldChar w:fldCharType="begin"/>
      </w:r>
      <w:r>
        <w:rPr>
          <w:lang w:val="en-US"/>
        </w:rPr>
        <w:instrText xml:space="preserve"> REF _Ref435790480 \h  \* MERGEFORMAT </w:instrText>
      </w:r>
      <w:r>
        <w:rPr>
          <w:lang w:val="en-US"/>
        </w:rPr>
      </w:r>
      <w:r>
        <w:rPr>
          <w:lang w:val="en-US"/>
        </w:rPr>
        <w:fldChar w:fldCharType="separate"/>
      </w:r>
    </w:p>
    <w:sdt>
      <w:sdtPr>
        <w:id w:val="-466290293"/>
        <w:docPartObj>
          <w:docPartGallery w:val="Table of Contents"/>
          <w:docPartUnique/>
        </w:docPartObj>
      </w:sdtPr>
      <w:sdtEndPr>
        <w:rPr>
          <w:b/>
          <w:bCs/>
        </w:rPr>
      </w:sdtEndPr>
      <w:sdtContent>
        <w:p w14:paraId="567DA602" w14:textId="3CDEBCA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Vespers Praise</w:t>
          </w:r>
          <w:r>
            <w:rPr>
              <w:noProof/>
              <w:webHidden/>
            </w:rPr>
            <w:tab/>
            <w:t>5</w:t>
          </w:r>
        </w:p>
        <w:p w14:paraId="2D568CD8"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the Eleventh Hour (Little Vespers)</w:t>
          </w:r>
          <w:r>
            <w:rPr>
              <w:noProof/>
              <w:webHidden/>
            </w:rPr>
            <w:tab/>
            <w:t>10</w:t>
          </w:r>
        </w:p>
        <w:p w14:paraId="6C660672"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Evening (or Morning) Incense</w:t>
          </w:r>
          <w:r>
            <w:rPr>
              <w:noProof/>
              <w:webHidden/>
            </w:rPr>
            <w:tab/>
            <w:t>536</w:t>
          </w:r>
        </w:p>
        <w:p w14:paraId="2112244C" w14:textId="77777777" w:rsidR="000C7DE2" w:rsidRPr="000C7DE2" w:rsidRDefault="00BF6550" w:rsidP="009800DB"/>
      </w:sdtContent>
    </w:sdt>
    <w:p w14:paraId="50074C34" w14:textId="77777777" w:rsidR="000C7DE2" w:rsidRDefault="000C7DE2" w:rsidP="000C7DE2">
      <w:r w:rsidRPr="000C7DE2">
        <w:rPr>
          <w:rStyle w:val="Hyperlink"/>
        </w:rPr>
        <w:t xml:space="preserve">It </w:t>
      </w:r>
      <w:r>
        <w:t>could be argued that Vespers Praise should come after the Psalms. However, since Vespes is the first act of the day, and Vespers Praise makes use of the Psali of the ending day, we have placed it first. It would probably make most sense to integrate Vespesr Praise into the beginning of the Psalms of Vespers, much as Morning Praise, or the Doxology of Prime is integrated into the Raising of Morning Incense.</w:t>
      </w:r>
    </w:p>
    <w:p w14:paraId="43034381" w14:textId="77777777" w:rsidR="000C7DE2" w:rsidRPr="000C7DE2" w:rsidRDefault="000C7DE2" w:rsidP="000C7DE2">
      <w:pPr>
        <w:pStyle w:val="Rubric"/>
        <w:rPr>
          <w:rStyle w:val="Hyperlink"/>
        </w:rPr>
      </w:pPr>
      <w:r w:rsidRPr="000C7DE2">
        <w:rPr>
          <w:rStyle w:val="Hyperlink"/>
        </w:rPr>
        <w:br w:type="page"/>
      </w:r>
    </w:p>
    <w:p w14:paraId="5F28BB60" w14:textId="517BB0A1" w:rsidR="00CA3D47" w:rsidRDefault="000C7DE2" w:rsidP="00CA3D47">
      <w:pPr>
        <w:pStyle w:val="Rubric"/>
        <w:rPr>
          <w:lang w:val="en-US"/>
        </w:rPr>
      </w:pPr>
      <w:r w:rsidRPr="000C7DE2">
        <w:rPr>
          <w:rStyle w:val="Hyperlink"/>
        </w:rPr>
        <w:lastRenderedPageBreak/>
        <w:t>Vespers</w:t>
      </w:r>
      <w:r>
        <w:t xml:space="preserve"> Praise</w:t>
      </w:r>
      <w:r w:rsidR="00CA3D47">
        <w:rPr>
          <w:lang w:val="en-US"/>
        </w:rPr>
        <w:fldChar w:fldCharType="end"/>
      </w:r>
      <w:r w:rsidR="00CA3D47">
        <w:rPr>
          <w:lang w:val="en-US"/>
        </w:rPr>
        <w:t xml:space="preserve">, page </w:t>
      </w:r>
      <w:r w:rsidR="00CA3D47">
        <w:rPr>
          <w:lang w:val="en-US"/>
        </w:rPr>
        <w:fldChar w:fldCharType="begin"/>
      </w:r>
      <w:r w:rsidR="00CA3D47">
        <w:rPr>
          <w:lang w:val="en-US"/>
        </w:rPr>
        <w:instrText xml:space="preserve"> PAGEREF _Ref435790486 \h </w:instrText>
      </w:r>
      <w:r w:rsidR="00CA3D47">
        <w:rPr>
          <w:lang w:val="en-US"/>
        </w:rPr>
      </w:r>
      <w:r w:rsidR="00CA3D47">
        <w:rPr>
          <w:lang w:val="en-US"/>
        </w:rPr>
        <w:fldChar w:fldCharType="separate"/>
      </w:r>
      <w:r>
        <w:rPr>
          <w:noProof/>
          <w:lang w:val="en-US"/>
        </w:rPr>
        <w:t>4</w:t>
      </w:r>
      <w:r w:rsidR="00CA3D47">
        <w:rPr>
          <w:lang w:val="en-US"/>
        </w:rPr>
        <w:fldChar w:fldCharType="end"/>
      </w:r>
      <w:r w:rsidR="00CA3D47">
        <w:rPr>
          <w:lang w:val="en-US"/>
        </w:rPr>
        <w:t>, as appropriate.</w:t>
      </w:r>
    </w:p>
    <w:p w14:paraId="38A9475D" w14:textId="77777777" w:rsidR="00CA3D47" w:rsidRDefault="00CA3D47" w:rsidP="00CA3D47">
      <w:pPr>
        <w:pStyle w:val="Heading3"/>
        <w:rPr>
          <w:lang w:val="en-US"/>
        </w:rPr>
      </w:pPr>
      <w:r>
        <w:rPr>
          <w:lang w:val="en-US"/>
        </w:rPr>
        <w:t>Prime with the Gospel of the Raising of Morning Incense</w:t>
      </w:r>
    </w:p>
    <w:p w14:paraId="51238D6E" w14:textId="77777777" w:rsidR="00CA3D47" w:rsidRDefault="00CA3D47" w:rsidP="00CA3D47">
      <w:pPr>
        <w:pStyle w:val="Rubric"/>
        <w:rPr>
          <w:lang w:val="en-US"/>
        </w:rPr>
      </w:pPr>
      <w:r>
        <w:rPr>
          <w:lang w:val="en-US"/>
        </w:rPr>
        <w:t>The worshipper prays the introductory prayers,</w:t>
      </w:r>
    </w:p>
    <w:p w14:paraId="5BF59C36" w14:textId="77777777" w:rsidR="00CA3D47" w:rsidRDefault="00CA3D47" w:rsidP="00CA3D47">
      <w:pPr>
        <w:pStyle w:val="Prose"/>
      </w:pPr>
      <w:r>
        <w:t>In the Name of the Father and the Son and the Holy Spirit, One God. Amen.</w:t>
      </w:r>
    </w:p>
    <w:p w14:paraId="7876A8FE" w14:textId="77777777" w:rsidR="00CA3D47" w:rsidRDefault="00CA3D47" w:rsidP="00CA3D47">
      <w:pPr>
        <w:pStyle w:val="Prose"/>
      </w:pPr>
      <w:r>
        <w:t>Lord have mercy, Lord have mercy, Lord bless. Amen.</w:t>
      </w:r>
    </w:p>
    <w:p w14:paraId="7B3E0F42" w14:textId="77777777" w:rsidR="00CA3D47" w:rsidRDefault="00CA3D47" w:rsidP="00CA3D47">
      <w:pPr>
        <w:pStyle w:val="Prose"/>
      </w:pPr>
      <w:r>
        <w:t>Glory be to the Father and to the Son and to the Holy Spirit, both now, and always, and unto the ages of ages. Amen.</w:t>
      </w:r>
    </w:p>
    <w:p w14:paraId="16DC41E7" w14:textId="77777777" w:rsidR="00CA3D47" w:rsidRPr="00865FD4" w:rsidRDefault="00CA3D47" w:rsidP="00CA3D47">
      <w:pPr>
        <w:pStyle w:val="Prose"/>
      </w:pPr>
      <w:r>
        <w:t>Make us worthy to say thankfully,</w:t>
      </w:r>
    </w:p>
    <w:p w14:paraId="1AD8F630" w14:textId="6548CF5D" w:rsidR="00CA3D47" w:rsidRDefault="00CA3D47" w:rsidP="00CA3D47">
      <w:pPr>
        <w:pStyle w:val="Rubric"/>
        <w:rPr>
          <w:lang w:val="en-US"/>
        </w:rPr>
      </w:pPr>
      <w:r>
        <w:t xml:space="preserve">Recite </w:t>
      </w:r>
      <w:r>
        <w:fldChar w:fldCharType="begin"/>
      </w:r>
      <w:r>
        <w:instrText xml:space="preserve"> REF _Ref411967832 \h  \* MERGEFORMAT </w:instrText>
      </w:r>
      <w:r>
        <w:fldChar w:fldCharType="separate"/>
      </w:r>
      <w:r w:rsidR="000C7DE2">
        <w:t>The Lord's Prayer</w:t>
      </w:r>
      <w:r>
        <w:fldChar w:fldCharType="end"/>
      </w:r>
      <w:r>
        <w:rPr>
          <w:lang w:val="en-US"/>
        </w:rPr>
        <w:t xml:space="preserve">, page </w:t>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r>
        <w:rPr>
          <w:lang w:val="en-US"/>
        </w:rPr>
        <w:t>.</w:t>
      </w:r>
    </w:p>
    <w:p w14:paraId="10695CEB" w14:textId="671E1FFF" w:rsidR="00CA3D47" w:rsidRPr="00865FD4" w:rsidRDefault="00CA3D47" w:rsidP="00CA3D47">
      <w:pPr>
        <w:pStyle w:val="Rubric"/>
        <w:rPr>
          <w:lang w:val="en-US"/>
        </w:rPr>
      </w:pPr>
      <w:r>
        <w:t xml:space="preserve">Recite </w:t>
      </w:r>
      <w:r>
        <w:fldChar w:fldCharType="begin"/>
      </w:r>
      <w:r>
        <w:instrText xml:space="preserve"> REF _Ref411967872 \h  \* MERGEFORMAT </w:instrText>
      </w:r>
      <w:r>
        <w:fldChar w:fldCharType="separate"/>
      </w:r>
      <w:r w:rsidR="000C7DE2">
        <w:t>The Prayer of Thanksgiving</w:t>
      </w:r>
      <w:r>
        <w:fldChar w:fldCharType="end"/>
      </w:r>
      <w:r>
        <w:rPr>
          <w:lang w:val="en-US"/>
        </w:rPr>
        <w:t xml:space="preserve">, page </w:t>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r>
        <w:rPr>
          <w:lang w:val="en-US"/>
        </w:rPr>
        <w:t>.</w:t>
      </w:r>
    </w:p>
    <w:p w14:paraId="022150AD" w14:textId="77777777" w:rsidR="000C7DE2" w:rsidRDefault="00CA3D47" w:rsidP="00837F89">
      <w:pPr>
        <w:pStyle w:val="Body"/>
      </w:pPr>
      <w:r>
        <w:t xml:space="preserve">In the morning, recite </w:t>
      </w:r>
      <w:r>
        <w:fldChar w:fldCharType="begin"/>
      </w:r>
      <w:r>
        <w:instrText xml:space="preserve"> REF _Ref412098903 \h </w:instrText>
      </w:r>
      <w:r>
        <w:fldChar w:fldCharType="separate"/>
      </w:r>
      <w:r w:rsidR="000C7DE2">
        <w:br w:type="page"/>
      </w:r>
    </w:p>
    <w:p w14:paraId="66E860A9" w14:textId="4789072D" w:rsidR="00CA3D47" w:rsidRDefault="000C7DE2" w:rsidP="00CA3D47">
      <w:pPr>
        <w:pStyle w:val="Rubric"/>
      </w:pPr>
      <w:r>
        <w:lastRenderedPageBreak/>
        <w:t>The Doxology of Prime</w:t>
      </w:r>
      <w:r w:rsidR="00CA3D47">
        <w:fldChar w:fldCharType="end"/>
      </w:r>
      <w:r w:rsidR="00CA3D47">
        <w:t xml:space="preserve">, page </w:t>
      </w:r>
      <w:r w:rsidR="00CA3D47">
        <w:fldChar w:fldCharType="begin"/>
      </w:r>
      <w:r w:rsidR="00CA3D47">
        <w:instrText xml:space="preserve"> PAGEREF _Ref412098903 \h </w:instrText>
      </w:r>
      <w:r w:rsidR="00CA3D47">
        <w:fldChar w:fldCharType="separate"/>
      </w:r>
      <w:r>
        <w:rPr>
          <w:noProof/>
        </w:rPr>
        <w:t>55</w:t>
      </w:r>
      <w:r w:rsidR="00CA3D47">
        <w:fldChar w:fldCharType="end"/>
      </w:r>
      <w:r w:rsidR="00CA3D47">
        <w:t>, stopping before “O true light”.</w:t>
      </w:r>
    </w:p>
    <w:p w14:paraId="7BD11087" w14:textId="4347E893" w:rsidR="00CA3D47" w:rsidRDefault="00CA3D47" w:rsidP="00CA3D47">
      <w:pPr>
        <w:pStyle w:val="Rubric"/>
      </w:pPr>
      <w:r>
        <w:t xml:space="preserve">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w:t>
      </w:r>
    </w:p>
    <w:p w14:paraId="1E7402C8" w14:textId="726DC045" w:rsidR="00CA3D47" w:rsidRDefault="00CA3D47" w:rsidP="00CA3D47">
      <w:pPr>
        <w:pStyle w:val="Rubric"/>
        <w:rPr>
          <w:lang w:val="en-US"/>
        </w:rPr>
      </w:pPr>
      <w:r>
        <w:t xml:space="preserve">Recite </w:t>
      </w: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 xml:space="preserve">, page </w:t>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r>
        <w:rPr>
          <w:lang w:val="en-US"/>
        </w:rPr>
        <w:t>.</w:t>
      </w:r>
    </w:p>
    <w:p w14:paraId="639B7052" w14:textId="77777777" w:rsidR="00CA3D47" w:rsidRDefault="00CA3D47" w:rsidP="00CA3D47">
      <w:pPr>
        <w:pStyle w:val="Rubric"/>
        <w:rPr>
          <w:lang w:val="en-US"/>
        </w:rPr>
      </w:pPr>
      <w:r>
        <w:rPr>
          <w:lang w:val="en-US"/>
        </w:rPr>
        <w:t>Then is said,</w:t>
      </w:r>
    </w:p>
    <w:p w14:paraId="5D30E66F" w14:textId="77777777" w:rsidR="00CA3D47" w:rsidRDefault="00CA3D47" w:rsidP="00CA3D47">
      <w:pPr>
        <w:pStyle w:val="Prose"/>
      </w:pPr>
      <w:r>
        <w:t>O come, let us worship!  O come, let us ask Christ our God!</w:t>
      </w:r>
    </w:p>
    <w:p w14:paraId="380518B3" w14:textId="77777777" w:rsidR="00CA3D47" w:rsidRDefault="00CA3D47" w:rsidP="00CA3D47">
      <w:pPr>
        <w:pStyle w:val="Prose"/>
      </w:pPr>
      <w:r>
        <w:t>O come, let us worship!  O come, let us ask Christ our King!</w:t>
      </w:r>
    </w:p>
    <w:p w14:paraId="369165D7" w14:textId="77777777" w:rsidR="00CA3D47" w:rsidRDefault="00CA3D47" w:rsidP="00CA3D47">
      <w:pPr>
        <w:pStyle w:val="Prose"/>
      </w:pPr>
      <w:r>
        <w:t>O come, let us worship!  O come, let us ask Christ our Saviour!</w:t>
      </w:r>
    </w:p>
    <w:p w14:paraId="02FCC8A5" w14:textId="77777777" w:rsidR="00CA3D47" w:rsidRDefault="00CA3D47" w:rsidP="00CA3D47">
      <w:pPr>
        <w:pStyle w:val="Prose"/>
      </w:pPr>
      <w:r>
        <w:t>O our Lord Jesus Christ, the Logos of God, our God, through the intercessions of Saint Mary and of Your saints, guard us, let us give glory with a good glorification.  Have mercy upon us according to Your will forever. The night has gone by; we give thanks unto You, O Lord, and we pray You to guard us this day without sin and deliver us.</w:t>
      </w:r>
    </w:p>
    <w:p w14:paraId="36AA05C2" w14:textId="77777777" w:rsidR="00CA3D47" w:rsidRDefault="00CA3D47" w:rsidP="00CA3D47">
      <w:pPr>
        <w:keepNext/>
        <w:keepLines/>
        <w:spacing w:before="240" w:after="240"/>
        <w:jc w:val="center"/>
        <w:outlineLvl w:val="3"/>
        <w:rPr>
          <w:rFonts w:eastAsia="MS Gothic" w:cs="Times New Roman"/>
          <w:b/>
          <w:bCs/>
          <w:iCs/>
          <w:color w:val="000000"/>
          <w:sz w:val="28"/>
        </w:rPr>
      </w:pPr>
      <w:r w:rsidRPr="00136B83">
        <w:rPr>
          <w:rFonts w:eastAsia="MS Gothic" w:cs="Times New Roman"/>
          <w:b/>
          <w:bCs/>
          <w:iCs/>
          <w:color w:val="000000"/>
          <w:sz w:val="28"/>
        </w:rPr>
        <w:t>E</w:t>
      </w:r>
      <w:r>
        <w:rPr>
          <w:rFonts w:eastAsia="MS Gothic" w:cs="Times New Roman"/>
          <w:b/>
          <w:bCs/>
          <w:iCs/>
          <w:color w:val="000000"/>
          <w:sz w:val="28"/>
        </w:rPr>
        <w:t>phesians</w:t>
      </w:r>
      <w:r w:rsidRPr="00136B83">
        <w:rPr>
          <w:rFonts w:eastAsia="MS Gothic" w:cs="Times New Roman"/>
          <w:b/>
          <w:bCs/>
          <w:iCs/>
          <w:color w:val="000000"/>
          <w:sz w:val="28"/>
        </w:rPr>
        <w:t xml:space="preserve"> 4:1 5</w:t>
      </w:r>
    </w:p>
    <w:p w14:paraId="33ABB69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08ECDC05" w14:textId="77777777" w:rsidTr="00CA3D47">
        <w:trPr>
          <w:cantSplit/>
          <w:jc w:val="center"/>
        </w:trPr>
        <w:tc>
          <w:tcPr>
            <w:tcW w:w="288" w:type="dxa"/>
          </w:tcPr>
          <w:p w14:paraId="5D8800BD" w14:textId="77777777" w:rsidR="00CA3D47" w:rsidRDefault="00CA3D47" w:rsidP="00CA3D47">
            <w:pPr>
              <w:pStyle w:val="CopticCross"/>
            </w:pPr>
            <w:r w:rsidRPr="00FB5ACB">
              <w:t>¿</w:t>
            </w:r>
          </w:p>
        </w:tc>
        <w:tc>
          <w:tcPr>
            <w:tcW w:w="3960" w:type="dxa"/>
          </w:tcPr>
          <w:p w14:paraId="45913C9C" w14:textId="77777777" w:rsidR="00CA3D47" w:rsidRPr="007425E1" w:rsidRDefault="00CA3D47" w:rsidP="00CA3D47">
            <w:pPr>
              <w:pStyle w:val="EngHang"/>
            </w:pPr>
            <w:r w:rsidRPr="007425E1">
              <w:t xml:space="preserve">We worship </w:t>
            </w:r>
            <w:r>
              <w:t>You</w:t>
            </w:r>
            <w:r w:rsidRPr="007425E1">
              <w:t>, O Christ,</w:t>
            </w:r>
          </w:p>
          <w:p w14:paraId="6FCF005D" w14:textId="77777777" w:rsidR="00CA3D47" w:rsidRPr="007425E1" w:rsidRDefault="00CA3D47" w:rsidP="00CA3D47">
            <w:pPr>
              <w:pStyle w:val="EngHang"/>
            </w:pPr>
            <w:r w:rsidRPr="007425E1">
              <w:t xml:space="preserve">With </w:t>
            </w:r>
            <w:r>
              <w:t>Your</w:t>
            </w:r>
            <w:r w:rsidRPr="007425E1">
              <w:t xml:space="preserve"> Good Father,</w:t>
            </w:r>
          </w:p>
          <w:p w14:paraId="734DEBDD" w14:textId="77777777" w:rsidR="00CA3D47" w:rsidRPr="007425E1" w:rsidRDefault="00CA3D47" w:rsidP="00CA3D47">
            <w:pPr>
              <w:pStyle w:val="EngHang"/>
            </w:pPr>
            <w:r w:rsidRPr="007425E1">
              <w:t>And the Holy Spirit,</w:t>
            </w:r>
          </w:p>
          <w:p w14:paraId="0F5E75B3"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35D6039C" w14:textId="77777777" w:rsidR="00CA3D47" w:rsidRDefault="00CA3D47" w:rsidP="00CA3D47"/>
        </w:tc>
        <w:tc>
          <w:tcPr>
            <w:tcW w:w="288" w:type="dxa"/>
          </w:tcPr>
          <w:p w14:paraId="6E553842" w14:textId="77777777" w:rsidR="00CA3D47" w:rsidRDefault="00CA3D47" w:rsidP="00CA3D47">
            <w:pPr>
              <w:pStyle w:val="CopticCross"/>
            </w:pPr>
          </w:p>
        </w:tc>
        <w:tc>
          <w:tcPr>
            <w:tcW w:w="3960" w:type="dxa"/>
          </w:tcPr>
          <w:p w14:paraId="565C2BD8" w14:textId="77777777" w:rsidR="00CA3D47" w:rsidRDefault="00CA3D47" w:rsidP="00CA3D47">
            <w:pPr>
              <w:pStyle w:val="CopticVersemulti-line"/>
            </w:pPr>
            <w:r>
              <w:t>Ⲧⲉⲛⲟⲩⲱϣⲧ ⲙ̀ⲙⲟⲕ ⲱ̀ Ⲡⲓⲭ̀ⲣⲓⲥⲧⲟⲥ:</w:t>
            </w:r>
          </w:p>
          <w:p w14:paraId="290ADEA7" w14:textId="77777777" w:rsidR="00CA3D47" w:rsidRDefault="00CA3D47" w:rsidP="00CA3D47">
            <w:pPr>
              <w:pStyle w:val="CopticVersemulti-line"/>
            </w:pPr>
            <w:r>
              <w:t>ⲛⲉⲙ Ⲡⲉⲕⲓⲱⲧ ⲛ̀ⲁ̀ⲅⲁⲑⲟⲥ:</w:t>
            </w:r>
          </w:p>
          <w:p w14:paraId="210C76B3" w14:textId="77777777" w:rsidR="00CA3D47" w:rsidRDefault="00CA3D47" w:rsidP="00CA3D47">
            <w:pPr>
              <w:pStyle w:val="CopticVersemulti-line"/>
            </w:pPr>
            <w:r>
              <w:t>ⲛⲉⲙ Ⲡⲓⲡ̀ⲛⲉⲩⲙⲁ ⲉⲑⲟⲩⲁⲃ:</w:t>
            </w:r>
          </w:p>
          <w:p w14:paraId="7632762F" w14:textId="77777777" w:rsidR="00CA3D47" w:rsidRDefault="00CA3D47" w:rsidP="00CA3D47">
            <w:pPr>
              <w:pStyle w:val="CopticHangingVerse"/>
            </w:pPr>
            <w:r>
              <w:t>ϫⲉ (_____) ⲁⲕⲥⲱϯ ⲙ̀ⲙⲟⲛ ⲛⲁⲓ ⲛⲁⲛ.</w:t>
            </w:r>
          </w:p>
        </w:tc>
      </w:tr>
    </w:tbl>
    <w:p w14:paraId="01C15182" w14:textId="77777777" w:rsidR="00CA3D47" w:rsidRDefault="00CA3D47" w:rsidP="00CA3D47">
      <w:pPr>
        <w:pStyle w:val="Priest"/>
      </w:pPr>
      <w:r>
        <w:t>Reader:</w:t>
      </w:r>
    </w:p>
    <w:p w14:paraId="7060A9B6" w14:textId="77777777" w:rsidR="00CA3D47" w:rsidRPr="00E91FC8" w:rsidRDefault="00CA3D47" w:rsidP="00CA3D47">
      <w:pPr>
        <w:pStyle w:val="Body"/>
        <w:rPr>
          <w:i/>
        </w:rPr>
      </w:pPr>
      <w:r>
        <w:rPr>
          <w:i/>
        </w:rPr>
        <w:t>A chapter from the</w:t>
      </w:r>
      <w:r w:rsidRPr="00E91FC8">
        <w:rPr>
          <w:i/>
        </w:rPr>
        <w:t xml:space="preserve"> Epistle of our teacher Paul to the Ephesians. His blessing be upon us. Amen.</w:t>
      </w:r>
    </w:p>
    <w:p w14:paraId="475BA1E1" w14:textId="77777777" w:rsidR="00CA3D47" w:rsidRDefault="00CA3D47" w:rsidP="00CA3D47">
      <w:pPr>
        <w:pStyle w:val="Prose"/>
      </w:pPr>
      <w:r>
        <w:t>I who am the prisoner in the Lord, beg you to walk worthily of the calling with which you have been called, with all lowliness of heart, and meekness, and long suffering, bearing with one another in love; hastening to keep the unity of the Spirit in the perfect bond of peace. There is one Body, and one Spirit, even as you have been called in one hope of your calling; one Lord, one faith, one baptism.</w:t>
      </w:r>
    </w:p>
    <w:p w14:paraId="215E21C3" w14:textId="77777777" w:rsidR="00CA3D47" w:rsidRPr="00E91FC8" w:rsidRDefault="00CA3D47" w:rsidP="00CA3D47">
      <w:pPr>
        <w:pStyle w:val="Body"/>
      </w:pPr>
      <w:r>
        <w:t xml:space="preserve"> </w:t>
      </w:r>
      <w:r w:rsidRPr="00E91FC8">
        <w:rPr>
          <w:i/>
        </w:rPr>
        <w:t>The grace of God the Father be with you all. Amen.</w:t>
      </w:r>
    </w:p>
    <w:p w14:paraId="3341F455" w14:textId="77777777" w:rsidR="00CA3D47" w:rsidRDefault="00CA3D47" w:rsidP="00CA3D47">
      <w:pPr>
        <w:pStyle w:val="Priest"/>
      </w:pPr>
      <w:r>
        <w:t>People:</w:t>
      </w:r>
    </w:p>
    <w:p w14:paraId="04472717" w14:textId="77777777" w:rsidR="00CA3D47" w:rsidRDefault="00CA3D47" w:rsidP="00CA3D47">
      <w:pPr>
        <w:pStyle w:val="Prose"/>
      </w:pPr>
      <w:r>
        <w:t>One is God the Father of everyone. One is His Son, Jesus Christ the Logos, Who was incarnate, died and rose again from the dead on the third day, and has raised us up with Him. One is the Holy Spirit the Paraclete, the One and the same in His hypostasis; Who proceeds from the Father. He sanctifies the whole creation; He teaches us to worship the Holy Trinity in One Godhead and One nature. We praise Him; we bless Him forever. Amen.</w:t>
      </w:r>
    </w:p>
    <w:p w14:paraId="38B35866" w14:textId="77777777" w:rsidR="00CA3D47" w:rsidRDefault="00CA3D47" w:rsidP="00CA3D47">
      <w:pPr>
        <w:rPr>
          <w:rFonts w:eastAsia="Calibri" w:cs="Times New Roman"/>
          <w:i/>
          <w:lang w:val="en-GB"/>
        </w:rPr>
      </w:pPr>
      <w:r w:rsidRPr="007E0213">
        <w:rPr>
          <w:rFonts w:eastAsia="Calibri" w:cs="Times New Roman"/>
          <w:i/>
          <w:lang w:val="en-GB"/>
        </w:rPr>
        <w:t>Then shall be said,</w:t>
      </w:r>
    </w:p>
    <w:p w14:paraId="53531FFD" w14:textId="77777777" w:rsidR="00CA3D47" w:rsidRPr="007F6AEF" w:rsidRDefault="00CA3D47" w:rsidP="00CA3D47">
      <w:pPr>
        <w:pStyle w:val="Priest"/>
      </w:pPr>
      <w:r>
        <w:lastRenderedPageBreak/>
        <w:t>Reader:</w:t>
      </w:r>
    </w:p>
    <w:p w14:paraId="36FF0C12" w14:textId="77777777" w:rsidR="00CA3D47" w:rsidRDefault="00CA3D47" w:rsidP="00CA3D47">
      <w:pPr>
        <w:ind w:firstLine="360"/>
        <w:contextualSpacing/>
        <w:rPr>
          <w:rFonts w:eastAsia="Calibri" w:cs="Times New Roman"/>
          <w:lang w:val="en-GB"/>
        </w:rPr>
      </w:pPr>
      <w:r w:rsidRPr="007E0213">
        <w:rPr>
          <w:rFonts w:eastAsia="Calibri" w:cs="Times New Roman"/>
          <w:lang w:val="en-GB"/>
        </w:rPr>
        <w:t xml:space="preserve">The hymn of the </w:t>
      </w:r>
      <w:r>
        <w:rPr>
          <w:rFonts w:eastAsia="Calibri" w:cs="Times New Roman"/>
          <w:lang w:val="en-GB"/>
        </w:rPr>
        <w:t>blessed morning, we offer to Christ, our King and our God. We</w:t>
      </w:r>
      <w:r w:rsidRPr="007E0213">
        <w:rPr>
          <w:rFonts w:eastAsia="Calibri" w:cs="Times New Roman"/>
          <w:lang w:val="en-GB"/>
        </w:rPr>
        <w:t xml:space="preserve"> will hope in Him that He may forgive me </w:t>
      </w:r>
      <w:r>
        <w:rPr>
          <w:rFonts w:eastAsia="Calibri" w:cs="Times New Roman"/>
          <w:lang w:val="en-GB"/>
        </w:rPr>
        <w:t>our</w:t>
      </w:r>
      <w:r w:rsidRPr="007E0213">
        <w:rPr>
          <w:rFonts w:eastAsia="Calibri" w:cs="Times New Roman"/>
          <w:lang w:val="en-GB"/>
        </w:rPr>
        <w:t xml:space="preserve"> sins.</w:t>
      </w:r>
    </w:p>
    <w:p w14:paraId="0BD0AC5D" w14:textId="77777777" w:rsidR="000C7DE2" w:rsidRDefault="00CA3D47">
      <w:pPr>
        <w:pStyle w:val="TOC3"/>
        <w:tabs>
          <w:tab w:val="right" w:leader="dot" w:pos="8846"/>
        </w:tabs>
        <w:rPr>
          <w:lang w:val="en-GB"/>
        </w:rPr>
      </w:pPr>
      <w:r>
        <w:rPr>
          <w:lang w:val="en-GB"/>
        </w:rPr>
        <w:t xml:space="preserve">Read </w:t>
      </w:r>
      <w:r>
        <w:rPr>
          <w:lang w:val="en-GB"/>
        </w:rPr>
        <w:fldChar w:fldCharType="begin"/>
      </w:r>
      <w:r>
        <w:rPr>
          <w:lang w:val="en-GB"/>
        </w:rPr>
        <w:instrText xml:space="preserve"> REF _Ref435799254 \h  \* MERGEFORMAT </w:instrText>
      </w:r>
      <w:r>
        <w:rPr>
          <w:lang w:val="en-GB"/>
        </w:rPr>
      </w:r>
      <w:r>
        <w:rPr>
          <w:lang w:val="en-GB"/>
        </w:rPr>
        <w:fldChar w:fldCharType="separate"/>
      </w:r>
    </w:p>
    <w:sdt>
      <w:sdtPr>
        <w:id w:val="895472437"/>
        <w:docPartObj>
          <w:docPartGallery w:val="Table of Contents"/>
          <w:docPartUnique/>
        </w:docPartObj>
      </w:sdtPr>
      <w:sdtEndPr>
        <w:rPr>
          <w:b/>
          <w:bCs/>
          <w:noProof/>
        </w:rPr>
      </w:sdtEndPr>
      <w:sdtContent>
        <w:p w14:paraId="7EAD616D" w14:textId="36FC658D"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Psalms of Prime</w:t>
          </w:r>
          <w:r>
            <w:rPr>
              <w:noProof/>
              <w:webHidden/>
            </w:rPr>
            <w:tab/>
            <w:t>49</w:t>
          </w:r>
        </w:p>
        <w:p w14:paraId="5C7F9B31"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Doxology of Prime</w:t>
          </w:r>
          <w:r>
            <w:rPr>
              <w:noProof/>
              <w:webHidden/>
            </w:rPr>
            <w:tab/>
            <w:t>55</w:t>
          </w:r>
        </w:p>
        <w:p w14:paraId="267185BD" w14:textId="77777777" w:rsidR="000C7DE2" w:rsidRDefault="000C7DE2">
          <w:pPr>
            <w:pStyle w:val="TOC3"/>
            <w:tabs>
              <w:tab w:val="right" w:leader="dot" w:pos="8846"/>
            </w:tabs>
            <w:rPr>
              <w:rFonts w:asciiTheme="minorHAnsi" w:eastAsiaTheme="minorEastAsia" w:hAnsiTheme="minorHAnsi"/>
              <w:noProof/>
              <w:sz w:val="22"/>
              <w:lang w:val="en-US"/>
            </w:rPr>
          </w:pPr>
          <w:r w:rsidRPr="000C7DE2">
            <w:rPr>
              <w:rStyle w:val="Hyperlink"/>
            </w:rPr>
            <w:t>The Raising of Morning Incense</w:t>
          </w:r>
          <w:r>
            <w:rPr>
              <w:noProof/>
              <w:webHidden/>
            </w:rPr>
            <w:tab/>
            <w:t>66</w:t>
          </w:r>
        </w:p>
        <w:p w14:paraId="6C245C74" w14:textId="77777777" w:rsidR="000C7DE2" w:rsidRDefault="00BF6550" w:rsidP="009800DB"/>
      </w:sdtContent>
    </w:sdt>
    <w:p w14:paraId="49FBC234" w14:textId="77777777" w:rsidR="000C7DE2" w:rsidRDefault="000C7DE2" w:rsidP="00AB3348">
      <w:r>
        <w:br w:type="page"/>
      </w:r>
    </w:p>
    <w:p w14:paraId="0149F0B3" w14:textId="694B0A76" w:rsidR="00CA3D47" w:rsidRPr="007E0213" w:rsidRDefault="000C7DE2" w:rsidP="00CA3D47">
      <w:pPr>
        <w:pStyle w:val="Rubric"/>
        <w:rPr>
          <w:lang w:val="en-GB"/>
        </w:rPr>
      </w:pPr>
      <w:r>
        <w:lastRenderedPageBreak/>
        <w:t>The Psalms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_Ref435799261 \h </w:instrText>
      </w:r>
      <w:r w:rsidR="00CA3D47">
        <w:rPr>
          <w:lang w:val="en-GB"/>
        </w:rPr>
      </w:r>
      <w:r w:rsidR="00CA3D47">
        <w:rPr>
          <w:lang w:val="en-GB"/>
        </w:rPr>
        <w:fldChar w:fldCharType="separate"/>
      </w:r>
      <w:r>
        <w:rPr>
          <w:noProof/>
          <w:lang w:val="en-GB"/>
        </w:rPr>
        <w:t>48</w:t>
      </w:r>
      <w:r w:rsidR="00CA3D47">
        <w:rPr>
          <w:lang w:val="en-GB"/>
        </w:rPr>
        <w:fldChar w:fldCharType="end"/>
      </w:r>
      <w:r w:rsidR="00CA3D47">
        <w:rPr>
          <w:lang w:val="en-GB"/>
        </w:rPr>
        <w:t xml:space="preserve">, and </w:t>
      </w:r>
      <w:r w:rsidR="00CA3D47">
        <w:rPr>
          <w:lang w:val="en-GB"/>
        </w:rPr>
        <w:fldChar w:fldCharType="begin"/>
      </w:r>
      <w:r w:rsidR="00CA3D47">
        <w:rPr>
          <w:lang w:val="en-GB"/>
        </w:rPr>
        <w:instrText xml:space="preserve"> REF _Ref435799363 \h </w:instrText>
      </w:r>
      <w:r w:rsidR="00CA3D47">
        <w:rPr>
          <w:lang w:val="en-GB"/>
        </w:rPr>
      </w:r>
      <w:r w:rsidR="00CA3D47">
        <w:rPr>
          <w:lang w:val="en-GB"/>
        </w:rPr>
        <w:fldChar w:fldCharType="separate"/>
      </w:r>
      <w:r>
        <w:t>The Gospel from Saint John 1:1 17</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_Ref435799363 \h </w:instrText>
      </w:r>
      <w:r w:rsidR="00CA3D47">
        <w:rPr>
          <w:lang w:val="en-GB"/>
        </w:rPr>
      </w:r>
      <w:r w:rsidR="00CA3D47">
        <w:rPr>
          <w:lang w:val="en-GB"/>
        </w:rPr>
        <w:fldChar w:fldCharType="separate"/>
      </w:r>
      <w:r>
        <w:rPr>
          <w:noProof/>
          <w:lang w:val="en-GB"/>
        </w:rPr>
        <w:t>50</w:t>
      </w:r>
      <w:r w:rsidR="00CA3D47">
        <w:rPr>
          <w:lang w:val="en-GB"/>
        </w:rPr>
        <w:fldChar w:fldCharType="end"/>
      </w:r>
      <w:r w:rsidR="00CA3D47">
        <w:rPr>
          <w:lang w:val="en-GB"/>
        </w:rPr>
        <w:t>.</w:t>
      </w:r>
    </w:p>
    <w:p w14:paraId="0CA3BED3"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Sick</w:t>
      </w:r>
    </w:p>
    <w:p w14:paraId="00DC562F" w14:textId="77777777" w:rsidR="00CA3D47" w:rsidRPr="007E0213" w:rsidRDefault="00CA3D47" w:rsidP="00CA3D47">
      <w:pPr>
        <w:rPr>
          <w:rFonts w:eastAsia="Calibri" w:cs="Times New Roman"/>
          <w:i/>
          <w:lang w:val="en-GB"/>
        </w:rPr>
      </w:pPr>
      <w:r w:rsidRPr="007E0213">
        <w:rPr>
          <w:rFonts w:eastAsia="Calibri" w:cs="Times New Roman"/>
          <w:i/>
          <w:lang w:val="en-GB"/>
        </w:rPr>
        <w:t>On days other than Saturday, the Prayer for the Sick is said,</w:t>
      </w:r>
    </w:p>
    <w:p w14:paraId="1FE30A87" w14:textId="77777777" w:rsidR="00CA3D47" w:rsidRDefault="00CA3D47" w:rsidP="00CA3D47">
      <w:pPr>
        <w:pStyle w:val="Priest"/>
      </w:pPr>
      <w:r>
        <w:t>Reader:</w:t>
      </w:r>
    </w:p>
    <w:p w14:paraId="641796C6" w14:textId="77777777" w:rsidR="00CA3D47" w:rsidRPr="00D27869" w:rsidRDefault="00CA3D47" w:rsidP="00CA3D47">
      <w:pPr>
        <w:pStyle w:val="Body"/>
      </w:pPr>
      <w:r>
        <w:t>Stand up for prayer.</w:t>
      </w:r>
    </w:p>
    <w:p w14:paraId="780020B0"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37F2FC52" w14:textId="77777777" w:rsidR="00CA3D47" w:rsidRDefault="00CA3D47" w:rsidP="00CA3D47">
      <w:pPr>
        <w:pStyle w:val="Priest"/>
      </w:pPr>
      <w:r>
        <w:t>People:</w:t>
      </w:r>
    </w:p>
    <w:p w14:paraId="7FC69D58" w14:textId="77777777" w:rsidR="00CA3D47" w:rsidRDefault="00CA3D47" w:rsidP="00CA3D47">
      <w:pPr>
        <w:pStyle w:val="Body"/>
      </w:pPr>
      <w:r>
        <w:t>Lord have mercy.</w:t>
      </w:r>
    </w:p>
    <w:p w14:paraId="608453AA" w14:textId="77777777" w:rsidR="000C7DE2" w:rsidRDefault="00CA3D47" w:rsidP="00837F89">
      <w:pPr>
        <w:pStyle w:val="Body"/>
      </w:pPr>
      <w:r>
        <w:rPr>
          <w:lang w:val="en-GB"/>
        </w:rPr>
        <w:t xml:space="preserve">Recite the Troparia of Prime, page </w:t>
      </w:r>
      <w:r>
        <w:rPr>
          <w:lang w:val="en-GB"/>
        </w:rPr>
        <w:fldChar w:fldCharType="begin"/>
      </w:r>
      <w:r>
        <w:rPr>
          <w:lang w:val="en-GB"/>
        </w:rPr>
        <w:instrText xml:space="preserve"> PAGEREF _Ref435799363 \h </w:instrText>
      </w:r>
      <w:r>
        <w:rPr>
          <w:lang w:val="en-GB"/>
        </w:rPr>
      </w:r>
      <w:r>
        <w:rPr>
          <w:lang w:val="en-GB"/>
        </w:rPr>
        <w:fldChar w:fldCharType="separate"/>
      </w:r>
      <w:r w:rsidR="000C7DE2">
        <w:rPr>
          <w:noProof/>
          <w:lang w:val="en-GB"/>
        </w:rPr>
        <w:t>50</w:t>
      </w:r>
      <w:r>
        <w:rPr>
          <w:lang w:val="en-GB"/>
        </w:rPr>
        <w:fldChar w:fldCharType="end"/>
      </w:r>
      <w:r>
        <w:rPr>
          <w:lang w:val="en-GB"/>
        </w:rPr>
        <w:t xml:space="preserve">, or continue “O true light” from </w:t>
      </w:r>
      <w:r>
        <w:rPr>
          <w:lang w:val="en-GB"/>
        </w:rPr>
        <w:fldChar w:fldCharType="begin"/>
      </w:r>
      <w:r>
        <w:rPr>
          <w:lang w:val="en-GB"/>
        </w:rPr>
        <w:instrText xml:space="preserve"> REF _Ref412098903 \h </w:instrText>
      </w:r>
      <w:r>
        <w:rPr>
          <w:lang w:val="en-GB"/>
        </w:rPr>
      </w:r>
      <w:r>
        <w:rPr>
          <w:lang w:val="en-GB"/>
        </w:rPr>
        <w:fldChar w:fldCharType="separate"/>
      </w:r>
      <w:r w:rsidR="000C7DE2">
        <w:br w:type="page"/>
      </w:r>
    </w:p>
    <w:p w14:paraId="6B80621C" w14:textId="10DB8430" w:rsidR="00CA3D47" w:rsidRDefault="000C7DE2" w:rsidP="00CA3D47">
      <w:pPr>
        <w:pStyle w:val="Rubric"/>
        <w:rPr>
          <w:lang w:val="en-GB"/>
        </w:rPr>
      </w:pPr>
      <w:r>
        <w:lastRenderedPageBreak/>
        <w:t>The Doxology of Prime</w:t>
      </w:r>
      <w:r w:rsidR="00CA3D47">
        <w:rPr>
          <w:lang w:val="en-GB"/>
        </w:rPr>
        <w:fldChar w:fldCharType="end"/>
      </w:r>
      <w:r w:rsidR="00CA3D47">
        <w:rPr>
          <w:lang w:val="en-GB"/>
        </w:rPr>
        <w:t xml:space="preserve">, page </w:t>
      </w:r>
      <w:r w:rsidR="00CA3D47">
        <w:rPr>
          <w:lang w:val="en-GB"/>
        </w:rPr>
        <w:fldChar w:fldCharType="begin"/>
      </w:r>
      <w:r w:rsidR="00CA3D47">
        <w:rPr>
          <w:lang w:val="en-GB"/>
        </w:rPr>
        <w:instrText xml:space="preserve"> PAGEREF _Ref412098903 \h </w:instrText>
      </w:r>
      <w:r w:rsidR="00CA3D47">
        <w:rPr>
          <w:lang w:val="en-GB"/>
        </w:rPr>
      </w:r>
      <w:r w:rsidR="00CA3D47">
        <w:rPr>
          <w:lang w:val="en-GB"/>
        </w:rPr>
        <w:fldChar w:fldCharType="separate"/>
      </w:r>
      <w:r>
        <w:rPr>
          <w:noProof/>
          <w:lang w:val="en-GB"/>
        </w:rPr>
        <w:t>55</w:t>
      </w:r>
      <w:r w:rsidR="00CA3D47">
        <w:rPr>
          <w:lang w:val="en-GB"/>
        </w:rPr>
        <w:fldChar w:fldCharType="end"/>
      </w:r>
      <w:r w:rsidR="00CA3D47">
        <w:rPr>
          <w:lang w:val="en-GB"/>
        </w:rPr>
        <w:t>.</w:t>
      </w:r>
    </w:p>
    <w:p w14:paraId="3740C003"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The Prayer for the Travelers</w:t>
      </w:r>
    </w:p>
    <w:p w14:paraId="4A13116D" w14:textId="77777777" w:rsidR="00CA3D47" w:rsidRPr="007E0213" w:rsidRDefault="00CA3D47" w:rsidP="00CA3D47">
      <w:pPr>
        <w:rPr>
          <w:rFonts w:eastAsia="Calibri" w:cs="Times New Roman"/>
          <w:i/>
          <w:lang w:val="en-GB"/>
        </w:rPr>
      </w:pPr>
      <w:r w:rsidRPr="007E0213">
        <w:rPr>
          <w:rFonts w:eastAsia="Calibri" w:cs="Times New Roman"/>
          <w:i/>
          <w:lang w:val="en-GB"/>
        </w:rPr>
        <w:t xml:space="preserve">On days other than Saturday, the Prayer for the </w:t>
      </w:r>
      <w:r>
        <w:rPr>
          <w:rFonts w:eastAsia="Calibri" w:cs="Times New Roman"/>
          <w:i/>
          <w:lang w:val="en-GB"/>
        </w:rPr>
        <w:t>Travelers is said. The prayer for the Oblations is not said on Sundays or Fesat days, as would be the case in the Eucharistic Liturgy, since the Oblation is not offered,</w:t>
      </w:r>
    </w:p>
    <w:p w14:paraId="5890505F" w14:textId="77777777" w:rsidR="00CA3D47" w:rsidRDefault="00CA3D47" w:rsidP="00CA3D47">
      <w:pPr>
        <w:pStyle w:val="Priest"/>
      </w:pPr>
      <w:r>
        <w:t>Reader:</w:t>
      </w:r>
    </w:p>
    <w:p w14:paraId="33683B2F" w14:textId="77777777" w:rsidR="00CA3D47" w:rsidRDefault="00CA3D47" w:rsidP="00CA3D47">
      <w:pPr>
        <w:pStyle w:val="Body"/>
      </w:pPr>
      <w:r>
        <w:t>Stand up for prayer.</w:t>
      </w:r>
    </w:p>
    <w:p w14:paraId="40B3386A" w14:textId="77777777" w:rsidR="00CA3D47" w:rsidRDefault="00CA3D47" w:rsidP="00CA3D47">
      <w:pPr>
        <w:pStyle w:val="Body"/>
      </w:pPr>
      <w:r>
        <w:t>Pray for our fathers and our brethren who are travelling, or those who intend to travel anywhere. Straighten all their ways, whether by sea, rivers, lakes, roads, or those who are travelling by any other means, that Christ our God may bring them back to their own homes in peace, and forgive us our sins.</w:t>
      </w:r>
    </w:p>
    <w:p w14:paraId="36881925" w14:textId="77777777" w:rsidR="00CA3D47" w:rsidRDefault="00CA3D47" w:rsidP="00CA3D47">
      <w:pPr>
        <w:pStyle w:val="Priest"/>
      </w:pPr>
      <w:r>
        <w:t>People:</w:t>
      </w:r>
    </w:p>
    <w:p w14:paraId="1E3963BB" w14:textId="77777777" w:rsidR="00CA3D47" w:rsidRDefault="00CA3D47" w:rsidP="00CA3D47">
      <w:pPr>
        <w:pStyle w:val="Body"/>
      </w:pPr>
      <w:r>
        <w:t>Lord have mercy.</w:t>
      </w:r>
    </w:p>
    <w:p w14:paraId="1AB3B4C2"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Prayer for the Departed</w:t>
      </w:r>
    </w:p>
    <w:p w14:paraId="7B2A3650" w14:textId="77777777" w:rsidR="00CA3D47" w:rsidRPr="007E0213" w:rsidRDefault="00CA3D47" w:rsidP="00CA3D47">
      <w:pPr>
        <w:rPr>
          <w:rFonts w:eastAsia="Calibri" w:cs="Times New Roman"/>
          <w:i/>
          <w:lang w:val="en-GB"/>
        </w:rPr>
      </w:pPr>
      <w:r>
        <w:rPr>
          <w:rFonts w:eastAsia="Calibri" w:cs="Times New Roman"/>
          <w:i/>
          <w:lang w:val="en-GB"/>
        </w:rPr>
        <w:t>On Saturdays, the Prayer for the Departed is said,</w:t>
      </w:r>
    </w:p>
    <w:p w14:paraId="1D7291FA" w14:textId="77777777" w:rsidR="00CA3D47" w:rsidRDefault="00CA3D47" w:rsidP="00CA3D47">
      <w:pPr>
        <w:pStyle w:val="Priest"/>
      </w:pPr>
      <w:r>
        <w:t>Reader:</w:t>
      </w:r>
    </w:p>
    <w:p w14:paraId="4F56E17C" w14:textId="77777777" w:rsidR="00CA3D47" w:rsidRDefault="00CA3D47" w:rsidP="00CA3D47">
      <w:pPr>
        <w:pStyle w:val="Body"/>
      </w:pPr>
      <w:r>
        <w:t>Stand up for prayer.</w:t>
      </w:r>
    </w:p>
    <w:p w14:paraId="53153EB1"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7112F4AC" w14:textId="77777777" w:rsidR="00CA3D47" w:rsidRDefault="00CA3D47" w:rsidP="00CA3D47">
      <w:pPr>
        <w:pStyle w:val="Priest"/>
      </w:pPr>
      <w:r>
        <w:t>People:</w:t>
      </w:r>
    </w:p>
    <w:p w14:paraId="7F416BA8" w14:textId="77777777" w:rsidR="00CA3D47" w:rsidRDefault="00CA3D47" w:rsidP="00CA3D47">
      <w:pPr>
        <w:pStyle w:val="Body"/>
      </w:pPr>
      <w:r>
        <w:t>Lord have mercy.</w:t>
      </w:r>
    </w:p>
    <w:p w14:paraId="3F347BB4" w14:textId="77777777" w:rsidR="000C7DE2" w:rsidRDefault="00CA3D47" w:rsidP="006869EE">
      <w:pPr>
        <w:pStyle w:val="Body"/>
        <w:rPr>
          <w:lang w:val="en-GB"/>
        </w:rPr>
      </w:pPr>
      <w:r>
        <w:t xml:space="preserve">Recite </w:t>
      </w:r>
      <w:r>
        <w:fldChar w:fldCharType="begin"/>
      </w:r>
      <w:r>
        <w:instrText xml:space="preserve"> REF _Ref435789927 \h </w:instrText>
      </w:r>
      <w:r>
        <w:fldChar w:fldCharType="separate"/>
      </w:r>
      <w:r w:rsidR="000C7DE2">
        <w:rPr>
          <w:lang w:val="en-GB"/>
        </w:rPr>
        <w:t>Graciously accord, O Lord, to keep us this night without sin. You are blessed, O Lord, God of our fathers, and Your Holy Name is greatly blessed and full of glory forever. Amen.</w:t>
      </w:r>
    </w:p>
    <w:p w14:paraId="5B7A7A23" w14:textId="77777777" w:rsidR="000C7DE2" w:rsidRDefault="000C7DE2" w:rsidP="006869EE">
      <w:pPr>
        <w:pStyle w:val="Body"/>
        <w:rPr>
          <w:lang w:val="en-GB"/>
        </w:rPr>
      </w:pPr>
      <w:r>
        <w:rPr>
          <w:lang w:val="en-GB"/>
        </w:rPr>
        <w:t>Let Your mercy be upon us, O Lord, even as we have set our hope in You. For the eyes of everyone wait upon You, for You give them their food in due season.</w:t>
      </w:r>
    </w:p>
    <w:p w14:paraId="04AC7114" w14:textId="77777777" w:rsidR="000C7DE2" w:rsidRDefault="000C7DE2" w:rsidP="006869EE">
      <w:pPr>
        <w:pStyle w:val="Body"/>
        <w:rPr>
          <w:lang w:val="en-GB"/>
        </w:rPr>
      </w:pPr>
      <w:r>
        <w:rPr>
          <w:lang w:val="en-GB"/>
        </w:rPr>
        <w:t>Hearken to us, O God, our Redeemer, the hope of all the regions of the earth. And You, O Lord, will keep us, deliver us, and save us from this generation and forever. Amen.</w:t>
      </w:r>
    </w:p>
    <w:p w14:paraId="667AB001" w14:textId="77777777" w:rsidR="000C7DE2" w:rsidRDefault="000C7DE2" w:rsidP="006869EE">
      <w:pPr>
        <w:pStyle w:val="Body"/>
        <w:rPr>
          <w:lang w:val="en-GB"/>
        </w:rPr>
      </w:pPr>
      <w:r>
        <w:rPr>
          <w:lang w:val="en-GB"/>
        </w:rPr>
        <w:t>You are blessed, O Lord; teach me Your statutes. You are blessed, O Lord; make me to understand Your command</w:t>
      </w:r>
      <w:r>
        <w:rPr>
          <w:lang w:val="en-GB"/>
        </w:rPr>
        <w:softHyphen/>
        <w:t>ments. You are blessed, O Lord; enlighten me with Your precepts.</w:t>
      </w:r>
    </w:p>
    <w:p w14:paraId="0BBF08DB" w14:textId="77777777" w:rsidR="000C7DE2" w:rsidRDefault="000C7DE2" w:rsidP="006869EE">
      <w:pPr>
        <w:pStyle w:val="Body"/>
        <w:rPr>
          <w:lang w:val="en-GB"/>
        </w:rPr>
      </w:pPr>
      <w:r>
        <w:rPr>
          <w:lang w:val="en-GB"/>
        </w:rPr>
        <w:t>Your mercy, O Lord, endures forever. O despise not the works of Your hands.</w:t>
      </w:r>
    </w:p>
    <w:p w14:paraId="3AC38204" w14:textId="77777777" w:rsidR="000C7DE2" w:rsidRDefault="000C7DE2" w:rsidP="006869EE">
      <w:pPr>
        <w:pStyle w:val="Body"/>
        <w:rPr>
          <w:lang w:val="en-GB"/>
        </w:rPr>
      </w:pPr>
      <w:r>
        <w:rPr>
          <w:lang w:val="en-GB"/>
        </w:rPr>
        <w:t>Lord, You have been our refuge in all generations. I said, “Be merciful to me, heal my soul; for I have sinned against You.”</w:t>
      </w:r>
    </w:p>
    <w:p w14:paraId="795F9FBA" w14:textId="77777777" w:rsidR="000C7DE2" w:rsidRDefault="000C7DE2" w:rsidP="006869EE">
      <w:pPr>
        <w:pStyle w:val="Body"/>
        <w:rPr>
          <w:lang w:val="en-GB"/>
        </w:rPr>
      </w:pPr>
      <w:r>
        <w:rPr>
          <w:lang w:val="en-GB"/>
        </w:rPr>
        <w:lastRenderedPageBreak/>
        <w:t>Lord, I have fled to You; Deliver me and teach me to do Your will, for You are my God. With You is the Fountain of Life. In Your Light shall we see Light. Let Your mercy come to those who know You, and Your righteousness to the upright in heart.</w:t>
      </w:r>
    </w:p>
    <w:p w14:paraId="647F9F53" w14:textId="77777777" w:rsidR="000C7DE2" w:rsidRDefault="000C7DE2" w:rsidP="006869EE">
      <w:pPr>
        <w:pStyle w:val="Body"/>
        <w:rPr>
          <w:lang w:val="en-GB"/>
        </w:rPr>
      </w:pPr>
      <w:r>
        <w:rPr>
          <w:lang w:val="en-GB"/>
        </w:rPr>
        <w:t>Blessing belongs to You, praise belongs to You praise, glory belongs to You, O Father, Son and Holy Spirit, now, and forever and ever. Amen.</w:t>
      </w:r>
    </w:p>
    <w:p w14:paraId="0F101DA1" w14:textId="77777777" w:rsidR="000C7DE2" w:rsidRPr="008D61EA" w:rsidRDefault="000C7DE2" w:rsidP="006869EE">
      <w:pPr>
        <w:pStyle w:val="Body"/>
        <w:rPr>
          <w:lang w:val="en-GB"/>
        </w:rPr>
      </w:pPr>
      <w:r>
        <w:rPr>
          <w:lang w:val="en-GB"/>
        </w:rPr>
        <w:t>It is a good thing to confess to the Lord, and to sing praises unto Your Name, O Most High; to show forth Your loving</w:t>
      </w:r>
      <w:r>
        <w:rPr>
          <w:lang w:val="en-GB"/>
        </w:rPr>
        <w:noBreakHyphen/>
        <w:t>kindness in the morning, and Your faithfulness every night.</w:t>
      </w:r>
    </w:p>
    <w:p w14:paraId="215CCA31" w14:textId="77777777" w:rsidR="000C7DE2" w:rsidRDefault="000C7DE2" w:rsidP="006869EE">
      <w:pPr>
        <w:pStyle w:val="Prose"/>
      </w:pPr>
      <w:r>
        <w:t>The Gloria</w:t>
      </w:r>
      <w:r w:rsidR="00CA3D47">
        <w:fldChar w:fldCharType="end"/>
      </w:r>
      <w:r w:rsidR="00CA3D47">
        <w:t xml:space="preserve"> and </w:t>
      </w:r>
      <w:r w:rsidR="00CA3D47">
        <w:fldChar w:fldCharType="begin"/>
      </w:r>
      <w:r w:rsidR="00CA3D47">
        <w:instrText xml:space="preserve"> REF _Ref435789969 \h </w:instrText>
      </w:r>
      <w:r w:rsidR="00CA3D47">
        <w:fldChar w:fldCharType="separate"/>
      </w:r>
      <w:r>
        <w:t>Let us praise with the angels, saying, “Glory to God in the highest, peace on earth and goodwill toward men.” We praise You, we bless You, we serve You, we worship You, we confess to You, we glorify You, we give thanks to You for Your great Glory, O Lord, Heavenly King, God the Father, the Pantocrator; O Lord, the Only Begotten Son, Jesus Christ; and the Holy Spirit.</w:t>
      </w:r>
    </w:p>
    <w:p w14:paraId="7FC58E64" w14:textId="77777777" w:rsidR="000C7DE2" w:rsidRDefault="000C7DE2" w:rsidP="006869EE">
      <w:pPr>
        <w:pStyle w:val="Prose"/>
      </w:pPr>
      <w:r>
        <w:t>O Lord God, Lamb of God, Son of the Father, Who takes away the sin of the world, have mercy on us. You who takes away the sin of the world, receive our prayer. You sit at the right hand of the Father, have mercy on us. For You only are Holy; You only are exalted, O Lord Jesus Christ, and the Holy Spirit, to the Glory of God the Father. I will bless you every day, and I will praise Your Name forever; yes, forever and ever. Amen.</w:t>
      </w:r>
    </w:p>
    <w:p w14:paraId="58F4954D" w14:textId="77777777" w:rsidR="000C7DE2" w:rsidRDefault="000C7DE2" w:rsidP="006869EE">
      <w:pPr>
        <w:pStyle w:val="Prose"/>
      </w:pPr>
      <w:r>
        <w:t>My soul wakes early to You from the night, O my God, for Your commandments are a light upon the earth. I meditate on Your ways, for You have become a helper to me. You will hear my voice in the morning. I stand before You early, and You will see me.</w:t>
      </w:r>
    </w:p>
    <w:p w14:paraId="5064487D" w14:textId="1A28D786" w:rsidR="00CA3D47" w:rsidRDefault="000C7DE2" w:rsidP="00CA3D47">
      <w:pPr>
        <w:pStyle w:val="Rubric"/>
      </w:pPr>
      <w:r>
        <w:t>The Trisagion</w:t>
      </w:r>
      <w:r w:rsidR="00CA3D47">
        <w:fldChar w:fldCharType="end"/>
      </w:r>
      <w:r w:rsidR="00CA3D47">
        <w:t xml:space="preserve">, page </w:t>
      </w:r>
      <w:r w:rsidR="00CA3D47">
        <w:fldChar w:fldCharType="begin"/>
      </w:r>
      <w:r w:rsidR="00CA3D47">
        <w:instrText xml:space="preserve"> PAGEREF _Ref435789927 \h </w:instrText>
      </w:r>
      <w:r w:rsidR="00CA3D47">
        <w:fldChar w:fldCharType="separate"/>
      </w:r>
      <w:r>
        <w:rPr>
          <w:noProof/>
        </w:rPr>
        <w:t>549</w:t>
      </w:r>
      <w:r w:rsidR="00CA3D47">
        <w:fldChar w:fldCharType="end"/>
      </w:r>
      <w:r w:rsidR="00CA3D47">
        <w:t xml:space="preserve">. Continue through </w:t>
      </w:r>
      <w:r w:rsidR="00CA3D47">
        <w:fldChar w:fldCharType="begin"/>
      </w:r>
      <w:r w:rsidR="00CA3D47">
        <w:instrText xml:space="preserve"> REF _Ref435799700 \h </w:instrText>
      </w:r>
      <w:r w:rsidR="00CA3D47">
        <w:fldChar w:fldCharType="separate"/>
      </w:r>
      <w:r>
        <w:t>The Doxologies</w:t>
      </w:r>
      <w:r w:rsidR="00CA3D47">
        <w:fldChar w:fldCharType="end"/>
      </w:r>
      <w:r w:rsidR="00CA3D47">
        <w:t xml:space="preserve"> and </w:t>
      </w:r>
      <w:r w:rsidR="00CA3D47">
        <w:fldChar w:fldCharType="begin"/>
      </w:r>
      <w:r w:rsidR="00CA3D47">
        <w:instrText xml:space="preserve"> REF _Ref435799710 \h </w:instrText>
      </w:r>
      <w:r w:rsidR="00CA3D47">
        <w:fldChar w:fldCharType="separate"/>
      </w:r>
      <w:r>
        <w:t>The Orthodox Creed</w:t>
      </w:r>
      <w:r w:rsidR="00CA3D47">
        <w:fldChar w:fldCharType="end"/>
      </w:r>
      <w:r w:rsidR="00CA3D47">
        <w:t>.</w:t>
      </w:r>
      <w:r w:rsidR="00CA3D47" w:rsidRPr="00AB78C6">
        <w:t xml:space="preserve"> </w:t>
      </w:r>
    </w:p>
    <w:p w14:paraId="323DB828" w14:textId="77777777" w:rsidR="00CA3D47" w:rsidRDefault="00CA3D47" w:rsidP="00CA3D47">
      <w:pPr>
        <w:pStyle w:val="Rubric"/>
        <w:rPr>
          <w:lang w:val="en-GB"/>
        </w:rPr>
      </w:pPr>
      <w:r>
        <w:rPr>
          <w:lang w:val="en-GB"/>
        </w:rPr>
        <w:t>Then shall be said: Lord hear us, have mercy on us and forgive us our sins, Lord have mercy (Kirié Eleison) 50 (or 41</w:t>
      </w:r>
      <w:r>
        <w:rPr>
          <w:rStyle w:val="FootnoteReference"/>
          <w:lang w:val="en-GB"/>
        </w:rPr>
        <w:footnoteReference w:id="919"/>
      </w:r>
      <w:r>
        <w:rPr>
          <w:lang w:val="en-GB"/>
        </w:rPr>
        <w:t>), on feast days the people process around the Church.</w:t>
      </w:r>
    </w:p>
    <w:p w14:paraId="04CE9AB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Prophecies</w:t>
      </w:r>
    </w:p>
    <w:p w14:paraId="05124390" w14:textId="77777777" w:rsidR="00CA3D47" w:rsidRPr="00FB3D09" w:rsidRDefault="00CA3D47" w:rsidP="00CA3D47">
      <w:pPr>
        <w:pStyle w:val="Rubric"/>
        <w:rPr>
          <w:lang w:val="en-GB"/>
        </w:rPr>
      </w:pPr>
      <w:r>
        <w:rPr>
          <w:lang w:val="en-GB"/>
        </w:rPr>
        <w:t>The prophecies of the day, if any, are read.</w:t>
      </w:r>
    </w:p>
    <w:p w14:paraId="28B6A010"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 of Prime</w:t>
      </w:r>
    </w:p>
    <w:p w14:paraId="01275ADC" w14:textId="77777777" w:rsidR="00CA3D47" w:rsidRDefault="00CA3D47" w:rsidP="00CA3D47">
      <w:pPr>
        <w:pStyle w:val="Priest"/>
      </w:pPr>
      <w:r>
        <w:t>Reader:</w:t>
      </w:r>
    </w:p>
    <w:p w14:paraId="5DD5639D" w14:textId="77777777" w:rsidR="00CA3D47" w:rsidRPr="00D27869" w:rsidRDefault="00CA3D47" w:rsidP="00CA3D47">
      <w:pPr>
        <w:pStyle w:val="Body"/>
      </w:pPr>
      <w:r>
        <w:t>Stand up for prayer.</w:t>
      </w:r>
    </w:p>
    <w:p w14:paraId="5E5B78FE" w14:textId="77777777" w:rsidR="00CA3D47" w:rsidRDefault="00CA3D47" w:rsidP="00CA3D47">
      <w:pPr>
        <w:pStyle w:val="Body"/>
      </w:pPr>
      <w:r>
        <w:t>Pray for the Holy Gospel.</w:t>
      </w:r>
    </w:p>
    <w:p w14:paraId="763D9059" w14:textId="77777777" w:rsidR="00CA3D47" w:rsidRDefault="00CA3D47" w:rsidP="00CA3D47">
      <w:pPr>
        <w:pStyle w:val="Priest"/>
      </w:pPr>
      <w:r>
        <w:t>People:</w:t>
      </w:r>
    </w:p>
    <w:p w14:paraId="32D78BA3" w14:textId="77777777" w:rsidR="00CA3D47" w:rsidRDefault="00CA3D47" w:rsidP="00CA3D47">
      <w:pPr>
        <w:pStyle w:val="Body"/>
      </w:pPr>
      <w:r>
        <w:t>Lord have mercy.</w:t>
      </w:r>
    </w:p>
    <w:p w14:paraId="1214B5DF" w14:textId="77777777" w:rsidR="00CA3D47" w:rsidRDefault="00CA3D47" w:rsidP="00CA3D47">
      <w:pPr>
        <w:pStyle w:val="Priest"/>
      </w:pPr>
      <w:r>
        <w:t>Reader:</w:t>
      </w:r>
    </w:p>
    <w:p w14:paraId="3F91F4B1" w14:textId="77777777" w:rsidR="00CA3D47" w:rsidRDefault="00CA3D47" w:rsidP="00CA3D47">
      <w:pPr>
        <w:pStyle w:val="Body"/>
      </w:pPr>
      <w:r>
        <w:t>A Psalm of David.</w:t>
      </w:r>
    </w:p>
    <w:p w14:paraId="5D650B7B" w14:textId="77777777" w:rsidR="00CA3D47" w:rsidRDefault="00CA3D47" w:rsidP="00CA3D47">
      <w:pPr>
        <w:pStyle w:val="Rubric"/>
        <w:rPr>
          <w:lang w:val="en-GB"/>
        </w:rPr>
      </w:pPr>
      <w:r w:rsidRPr="00EE40CD">
        <w:rPr>
          <w:lang w:val="en-GB"/>
        </w:rPr>
        <w:lastRenderedPageBreak/>
        <w:t xml:space="preserve">The psalm is </w:t>
      </w:r>
      <w:r>
        <w:rPr>
          <w:lang w:val="en-GB"/>
        </w:rPr>
        <w:t>chanted, concluded by “Alleluia,</w:t>
      </w:r>
      <w:r w:rsidRPr="00EE40CD">
        <w:rPr>
          <w:lang w:val="en-GB"/>
        </w:rPr>
        <w:t>”</w:t>
      </w:r>
      <w:r>
        <w:rPr>
          <w:lang w:val="en-GB"/>
        </w:rPr>
        <w:t xml:space="preserve"> or the seasonal Psalm response.</w:t>
      </w:r>
    </w:p>
    <w:p w14:paraId="08765E14" w14:textId="77777777" w:rsidR="00CA3D47" w:rsidRDefault="00CA3D47" w:rsidP="00CA3D47">
      <w:pPr>
        <w:pStyle w:val="Priest"/>
      </w:pPr>
      <w:r>
        <w:t>Reader:</w:t>
      </w:r>
    </w:p>
    <w:p w14:paraId="4003EA6D"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7145242C"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04899E41" w14:textId="77777777" w:rsidR="00CA3D47" w:rsidRDefault="00CA3D47" w:rsidP="00CA3D47">
      <w:pPr>
        <w:pStyle w:val="Body"/>
      </w:pPr>
      <w:r>
        <w:t>Glory is due to our God to the age of ages. Amen.</w:t>
      </w:r>
    </w:p>
    <w:p w14:paraId="2E88D73E" w14:textId="77777777" w:rsidR="00CA3D47" w:rsidRDefault="00CA3D47" w:rsidP="00CA3D47">
      <w:pPr>
        <w:pStyle w:val="Priest"/>
      </w:pPr>
      <w:r>
        <w:t>People:</w:t>
      </w:r>
    </w:p>
    <w:p w14:paraId="52B61EC5" w14:textId="77777777" w:rsidR="00CA3D47" w:rsidRPr="00EE40CD" w:rsidRDefault="00CA3D47" w:rsidP="00CA3D47">
      <w:pPr>
        <w:pStyle w:val="Body"/>
      </w:pPr>
      <w:r>
        <w:t>Glory to You, O Lord.</w:t>
      </w:r>
    </w:p>
    <w:p w14:paraId="2FC73CB7"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Five Short Prayers</w:t>
      </w:r>
    </w:p>
    <w:p w14:paraId="09710775" w14:textId="77777777" w:rsidR="00CA3D47" w:rsidRDefault="00CA3D47" w:rsidP="00CA3D47">
      <w:pPr>
        <w:pStyle w:val="Priest"/>
      </w:pPr>
      <w:r>
        <w:t>Reader:</w:t>
      </w:r>
    </w:p>
    <w:p w14:paraId="5037D836" w14:textId="77777777" w:rsidR="00CA3D47" w:rsidRDefault="00CA3D47" w:rsidP="00CA3D47">
      <w:pPr>
        <w:pStyle w:val="Body"/>
      </w:pPr>
      <w:r>
        <w:t>Pray for the peace of the One, Holy, Catholic and Apostolic, Orthodox Church of God.</w:t>
      </w:r>
    </w:p>
    <w:p w14:paraId="096E7F1D" w14:textId="77777777" w:rsidR="00CA3D47" w:rsidRDefault="00CA3D47" w:rsidP="00CA3D47">
      <w:pPr>
        <w:pStyle w:val="Priest"/>
      </w:pPr>
      <w:r>
        <w:t>People:</w:t>
      </w:r>
    </w:p>
    <w:p w14:paraId="6F0F39CC" w14:textId="77777777" w:rsidR="00CA3D47" w:rsidRDefault="00CA3D47" w:rsidP="00CA3D47">
      <w:pPr>
        <w:pStyle w:val="Body"/>
      </w:pPr>
      <w:r>
        <w:t>Lord have mercy.</w:t>
      </w:r>
    </w:p>
    <w:p w14:paraId="36294524" w14:textId="77777777" w:rsidR="00CA3D47" w:rsidRDefault="00CA3D47" w:rsidP="00CA3D47">
      <w:pPr>
        <w:pStyle w:val="Priest"/>
      </w:pPr>
      <w:r>
        <w:t>Reader:</w:t>
      </w:r>
    </w:p>
    <w:p w14:paraId="684E3DA2" w14:textId="77777777" w:rsidR="00CA3D47" w:rsidRDefault="00CA3D47" w:rsidP="00CA3D47">
      <w:pPr>
        <w:pStyle w:val="Body"/>
      </w:pPr>
      <w:r>
        <w:t>Pray for our high priest, Papa Abba ___—Pope and patriarch, and archbishop of the great city of Alexandria; and for our Orthodox bishops.</w:t>
      </w:r>
    </w:p>
    <w:p w14:paraId="1C9F5B9A" w14:textId="77777777" w:rsidR="00CA3D47" w:rsidRDefault="00CA3D47" w:rsidP="00CA3D47">
      <w:pPr>
        <w:pStyle w:val="Priest"/>
      </w:pPr>
      <w:r>
        <w:t>People:</w:t>
      </w:r>
    </w:p>
    <w:p w14:paraId="2889DE11" w14:textId="77777777" w:rsidR="00CA3D47" w:rsidRDefault="00CA3D47" w:rsidP="00CA3D47">
      <w:pPr>
        <w:pStyle w:val="Body"/>
      </w:pPr>
      <w:r>
        <w:t>Lord have mercy.</w:t>
      </w:r>
    </w:p>
    <w:p w14:paraId="4C18F1B7" w14:textId="77777777" w:rsidR="00CA3D47" w:rsidRDefault="00CA3D47" w:rsidP="00CA3D47">
      <w:pPr>
        <w:pStyle w:val="Priest"/>
      </w:pPr>
      <w:r>
        <w:t>Reader:</w:t>
      </w:r>
    </w:p>
    <w:p w14:paraId="73FDD484" w14:textId="77777777" w:rsidR="00CA3D47" w:rsidRDefault="00CA3D47" w:rsidP="00CA3D47">
      <w:pPr>
        <w:pStyle w:val="Body"/>
      </w:pPr>
      <w:r>
        <w:t>Pray for the safety of the world, and of this city of ours, and of all cities, districts, islands and monasteries.</w:t>
      </w:r>
    </w:p>
    <w:p w14:paraId="6BCEC064" w14:textId="77777777" w:rsidR="00CA3D47" w:rsidRDefault="00CA3D47" w:rsidP="00CA3D47">
      <w:pPr>
        <w:pStyle w:val="Priest"/>
      </w:pPr>
      <w:r>
        <w:t>People:</w:t>
      </w:r>
    </w:p>
    <w:p w14:paraId="75B7A0A7" w14:textId="77777777" w:rsidR="00CA3D47" w:rsidRDefault="00CA3D47" w:rsidP="00CA3D47">
      <w:pPr>
        <w:pStyle w:val="Body"/>
      </w:pPr>
      <w:r>
        <w:t>Lord have mercy.</w:t>
      </w:r>
    </w:p>
    <w:p w14:paraId="209B2F44" w14:textId="77777777" w:rsidR="00CA3D47" w:rsidRDefault="00CA3D47" w:rsidP="00CA3D47">
      <w:pPr>
        <w:pStyle w:val="Rubrics0"/>
      </w:pPr>
      <w:r>
        <w:t>From the 12th of Paoni (19th of June) to the 9th of Paopi (19th/20th of October), the following prayer is said:</w:t>
      </w:r>
    </w:p>
    <w:p w14:paraId="7C70FC45" w14:textId="77777777" w:rsidR="00CA3D47" w:rsidRDefault="00CA3D47" w:rsidP="00CA3D47">
      <w:pPr>
        <w:pStyle w:val="Priest"/>
      </w:pPr>
      <w:r>
        <w:t>Reader:</w:t>
      </w:r>
    </w:p>
    <w:p w14:paraId="158AE897"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D09B6B6" w14:textId="77777777" w:rsidR="00CA3D47" w:rsidRDefault="00CA3D47" w:rsidP="00CA3D47">
      <w:pPr>
        <w:pStyle w:val="Priest"/>
      </w:pPr>
      <w:r>
        <w:lastRenderedPageBreak/>
        <w:t>People:</w:t>
      </w:r>
    </w:p>
    <w:p w14:paraId="48B30D07" w14:textId="77777777" w:rsidR="00CA3D47" w:rsidRDefault="00CA3D47" w:rsidP="00CA3D47">
      <w:pPr>
        <w:pStyle w:val="Body"/>
      </w:pPr>
      <w:r>
        <w:t>Lord have mercy. Lord have mercy. Lord have mercy.</w:t>
      </w:r>
    </w:p>
    <w:p w14:paraId="1807A621" w14:textId="77777777" w:rsidR="00CA3D47" w:rsidRDefault="00CA3D47" w:rsidP="00CA3D47">
      <w:pPr>
        <w:pStyle w:val="Rubrics0"/>
      </w:pPr>
      <w:r>
        <w:t>From the 10th of Paopi (20th/21st of October) to the 10th of Tobi (18th/19th of January), the following prayer is said instead:</w:t>
      </w:r>
    </w:p>
    <w:p w14:paraId="787CF8A2" w14:textId="77777777" w:rsidR="00CA3D47" w:rsidRDefault="00CA3D47" w:rsidP="00CA3D47">
      <w:pPr>
        <w:pStyle w:val="Priest"/>
      </w:pPr>
      <w:r>
        <w:t>Reader:</w:t>
      </w:r>
    </w:p>
    <w:p w14:paraId="6D5B44FA"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61721AD6" w14:textId="77777777" w:rsidR="00CA3D47" w:rsidRDefault="00CA3D47" w:rsidP="00CA3D47">
      <w:pPr>
        <w:pStyle w:val="Priest"/>
      </w:pPr>
      <w:r>
        <w:t>People:</w:t>
      </w:r>
    </w:p>
    <w:p w14:paraId="717C72DC" w14:textId="77777777" w:rsidR="00CA3D47" w:rsidRDefault="00CA3D47" w:rsidP="00CA3D47">
      <w:pPr>
        <w:pStyle w:val="Body"/>
      </w:pPr>
      <w:r>
        <w:t>Lord have mercy. Lord have mercy. Lord have mercy.</w:t>
      </w:r>
    </w:p>
    <w:p w14:paraId="4E4F4A12" w14:textId="77777777" w:rsidR="00CA3D47" w:rsidRDefault="00CA3D47" w:rsidP="00CA3D47">
      <w:pPr>
        <w:pStyle w:val="Rubrics0"/>
      </w:pPr>
      <w:r>
        <w:t>From the 11th of Tobi (19th/20th of January) to the 11th of Paoni (18th of June), the following prayer is said instead:</w:t>
      </w:r>
    </w:p>
    <w:p w14:paraId="52D980F6" w14:textId="77777777" w:rsidR="00CA3D47" w:rsidRDefault="00CA3D47" w:rsidP="00CA3D47">
      <w:pPr>
        <w:pStyle w:val="Priest"/>
      </w:pPr>
      <w:r>
        <w:t>Reader:</w:t>
      </w:r>
    </w:p>
    <w:p w14:paraId="7D3530D5"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7C9F68EA" w14:textId="77777777" w:rsidR="00CA3D47" w:rsidRDefault="00CA3D47" w:rsidP="00CA3D47">
      <w:pPr>
        <w:pStyle w:val="Priest"/>
      </w:pPr>
      <w:r>
        <w:t>People:</w:t>
      </w:r>
    </w:p>
    <w:p w14:paraId="0A88DDDC" w14:textId="77777777" w:rsidR="00CA3D47" w:rsidRDefault="00CA3D47" w:rsidP="00CA3D47">
      <w:pPr>
        <w:pStyle w:val="Body"/>
      </w:pPr>
      <w:r>
        <w:t>Lord have mercy. Lord have mercy. Lord have mercy.</w:t>
      </w:r>
    </w:p>
    <w:p w14:paraId="3FB3F659" w14:textId="77777777" w:rsidR="00CA3D47" w:rsidRDefault="00CA3D47" w:rsidP="00CA3D47">
      <w:pPr>
        <w:pStyle w:val="Priest"/>
      </w:pPr>
      <w:r>
        <w:t>Reader:</w:t>
      </w:r>
    </w:p>
    <w:p w14:paraId="75FE7B5C" w14:textId="77777777" w:rsidR="00CA3D47" w:rsidRDefault="00CA3D47" w:rsidP="00CA3D47">
      <w:pPr>
        <w:pStyle w:val="Body"/>
      </w:pPr>
      <w:r>
        <w:t>Pray for this holy church and for our congregations.</w:t>
      </w:r>
    </w:p>
    <w:p w14:paraId="3ECF801E" w14:textId="77777777" w:rsidR="00CA3D47" w:rsidRDefault="00CA3D47" w:rsidP="00CA3D47">
      <w:pPr>
        <w:pStyle w:val="Priest"/>
      </w:pPr>
      <w:r>
        <w:t>People:</w:t>
      </w:r>
    </w:p>
    <w:p w14:paraId="3972D6F1" w14:textId="77777777" w:rsidR="00CA3D47" w:rsidRPr="007D0DA2" w:rsidRDefault="00CA3D47" w:rsidP="00CA3D47">
      <w:pPr>
        <w:pStyle w:val="Body"/>
      </w:pPr>
      <w:r>
        <w:t>Lord have mercy.</w:t>
      </w:r>
    </w:p>
    <w:p w14:paraId="05AC9F71"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4A6D54E4" w14:textId="77777777" w:rsidR="00CA3D47" w:rsidRDefault="00CA3D47" w:rsidP="00CA3D47">
      <w:pPr>
        <w:pStyle w:val="Prose"/>
      </w:pPr>
      <w:r>
        <w:t>Holy, Holy, Holy Lord of Hosts, heaven and earth are full of Your glory and Your honour.  Have mercy on us, O God, the Father, the Pantocrator.  All Holy Trinity, have mercy on us.  O Lord, God of the powers be with us, for we have no helper in our afflictions and our troubles, save You.  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5F5E9A6C" w14:textId="77777777" w:rsidR="00CA3D47" w:rsidRDefault="00CA3D47" w:rsidP="00CA3D47">
      <w:pPr>
        <w:pStyle w:val="Prose"/>
      </w:pPr>
      <w:r>
        <w:t>According to Your mercy, O Lord, and not according to our sins.</w:t>
      </w:r>
    </w:p>
    <w:p w14:paraId="4B571B24" w14:textId="77777777" w:rsidR="00CA3D47" w:rsidRDefault="00CA3D47" w:rsidP="00CA3D47">
      <w:pPr>
        <w:pStyle w:val="Prose"/>
      </w:pPr>
    </w:p>
    <w:p w14:paraId="67B92238" w14:textId="77777777" w:rsidR="00CA3D47" w:rsidRDefault="00CA3D47" w:rsidP="00CA3D47">
      <w:pPr>
        <w:pStyle w:val="Prose"/>
      </w:pPr>
      <w:r>
        <w:t>Our Father Who art in Heaven...</w:t>
      </w:r>
    </w:p>
    <w:p w14:paraId="4462BEFF" w14:textId="77777777" w:rsidR="00CA3D47" w:rsidRDefault="00CA3D47" w:rsidP="00CA3D47">
      <w:pPr>
        <w:pStyle w:val="Rubric"/>
      </w:pPr>
      <w:r w:rsidRPr="005C7993">
        <w:t>Then shall this absolution be said,</w:t>
      </w:r>
    </w:p>
    <w:p w14:paraId="1B4611C2" w14:textId="77777777" w:rsidR="00CA3D47" w:rsidRDefault="00CA3D47" w:rsidP="00CA3D47">
      <w:pPr>
        <w:pStyle w:val="Prose"/>
      </w:pPr>
      <w:r>
        <w:lastRenderedPageBreak/>
        <w:t>O Lord, God of hosts, Who art before the ages and Who abides forever; Who created the sun for a light of the day, and the night for a rest of all flesh; we give thanks to You, O King of the ages, for You have made us to pass this night in peace, and have brought us to the beginning of the day.  Therefore, we ask You, O our Master, King of the ages: may the light of Your truth shine upon us,  and enlighten us with the light of Your divine knowledge.  Make us children of light, children of the day, that we may pass this day in purity, righteousness and good disposition, that we may complete the rest of our life without stumbling.</w:t>
      </w:r>
    </w:p>
    <w:p w14:paraId="6A240023" w14:textId="77777777" w:rsidR="00CA3D47" w:rsidRDefault="00CA3D47" w:rsidP="00CA3D47">
      <w:pPr>
        <w:pStyle w:val="Prose"/>
      </w:pPr>
      <w:r>
        <w:t>By the grace, compassion and love of mankind, of Your Only Begotten Son, our Lord, God and Saviour, Jesus Christ.  Through Whom the glory, the honour, the dominion, and the adoration are due unto You, with Him, and the Holy Spirit, the Life Giver,  Who is of One Essence with You, now, and at all times, and unto the age of all ages.  Amen.</w:t>
      </w:r>
    </w:p>
    <w:p w14:paraId="0226358E" w14:textId="77777777" w:rsidR="00CA3D47" w:rsidRDefault="00CA3D47" w:rsidP="00CA3D47">
      <w:pPr>
        <w:pStyle w:val="Rubric"/>
      </w:pPr>
      <w:r>
        <w:t>Another absolution:</w:t>
      </w:r>
    </w:p>
    <w:p w14:paraId="0EE13F36" w14:textId="77777777" w:rsidR="00CA3D47" w:rsidRDefault="00CA3D47" w:rsidP="00CA3D47">
      <w:pPr>
        <w:pStyle w:val="Prose"/>
      </w:pPr>
      <w:r>
        <w:t>O You Who sends the light and it goes; Whose sun rises upon the righteous and upon the wicked; Who created the light, which enlightens the world; enlighten our hearts, O Master of all, and graciously grant unto us that we may be pleasing to You, this present day.  Watch over us against every evil thing, every sin, and every adverse power; in Christ Jesus our Lord, with Whom You art blessed together with the Holy Spirit, the Life Giver, Who is Co Essential with You now, and forever, and unto the ages of  ages.  Amen.</w:t>
      </w:r>
    </w:p>
    <w:p w14:paraId="7242BE0D" w14:textId="77777777" w:rsidR="00CA3D47" w:rsidRDefault="00CA3D47" w:rsidP="00CA3D47">
      <w:pPr>
        <w:pStyle w:val="Rubric"/>
      </w:pPr>
      <w:r>
        <w:t>The Prayer of the Hours is now said, especially if not proceeding directly to the Third Hour,</w:t>
      </w:r>
    </w:p>
    <w:p w14:paraId="0581FBDA"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66A788E0"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443AD96F" w14:textId="77777777" w:rsidR="00CA3D47" w:rsidRDefault="00CA3D47" w:rsidP="00CA3D47">
      <w:pPr>
        <w:pStyle w:val="Rubric"/>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20B44BEC" w14:textId="77777777" w:rsidR="00CA3D47" w:rsidRDefault="00CA3D47" w:rsidP="00CA3D47">
      <w:pPr>
        <w:pStyle w:val="Body"/>
      </w:pPr>
      <w:r>
        <w:br w:type="page"/>
      </w:r>
    </w:p>
    <w:p w14:paraId="3FD152FC" w14:textId="77777777" w:rsidR="00CA3D47" w:rsidRDefault="00CA3D47" w:rsidP="00CA3D47">
      <w:pPr>
        <w:pStyle w:val="Heading3"/>
      </w:pPr>
      <w:r>
        <w:lastRenderedPageBreak/>
        <w:t>Mid-Morning (Terce) with the Readings for the Day</w:t>
      </w:r>
    </w:p>
    <w:p w14:paraId="5C695481" w14:textId="77777777" w:rsidR="00CA3D47" w:rsidRPr="007E0213"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Introductory Prayers</w:t>
      </w:r>
    </w:p>
    <w:p w14:paraId="4FDBB33A" w14:textId="77777777" w:rsidR="00CA3D47" w:rsidRPr="007E0213" w:rsidRDefault="00CA3D47" w:rsidP="00CA3D47">
      <w:pPr>
        <w:rPr>
          <w:rFonts w:eastAsia="Calibri" w:cs="Times New Roman"/>
          <w:i/>
          <w:lang w:val="en-GB"/>
        </w:rPr>
      </w:pPr>
      <w:r>
        <w:rPr>
          <w:rFonts w:eastAsia="Calibri" w:cs="Times New Roman"/>
          <w:i/>
          <w:lang w:val="en-GB"/>
        </w:rPr>
        <w:t>If not following Prime, the people begin with the Introductory prayers, and then continue with the Psalms:</w:t>
      </w:r>
    </w:p>
    <w:p w14:paraId="3A779428" w14:textId="77777777" w:rsidR="00CA3D47" w:rsidRDefault="00CA3D47" w:rsidP="00CA3D47">
      <w:pPr>
        <w:pStyle w:val="Prose"/>
      </w:pPr>
      <w:r>
        <w:t>The hymn of the third hour of the blessed day, we offer to Christ, our King and our God. We will hope in Him that He may forgive me our sins.</w:t>
      </w:r>
    </w:p>
    <w:p w14:paraId="187BA570" w14:textId="71F7072A" w:rsidR="00CA3D47" w:rsidRDefault="00CA3D47" w:rsidP="00CA3D47">
      <w:pPr>
        <w:pStyle w:val="Rubric"/>
      </w:pPr>
      <w:r>
        <w:t xml:space="preserve">Read </w:t>
      </w:r>
      <w:r>
        <w:fldChar w:fldCharType="begin"/>
      </w:r>
      <w:r>
        <w:instrText xml:space="preserve"> REF _Ref435800051 \h </w:instrText>
      </w:r>
      <w:r>
        <w:fldChar w:fldCharType="separate"/>
      </w:r>
      <w:r w:rsidR="000C7DE2">
        <w:t>The Psalms of the Third Hour</w:t>
      </w:r>
      <w:r>
        <w:fldChar w:fldCharType="end"/>
      </w:r>
      <w:r>
        <w:t xml:space="preserve">, page </w:t>
      </w:r>
      <w:r>
        <w:fldChar w:fldCharType="begin"/>
      </w:r>
      <w:r>
        <w:instrText xml:space="preserve"> PAGEREF _Ref435800057 \h </w:instrText>
      </w:r>
      <w:r>
        <w:fldChar w:fldCharType="separate"/>
      </w:r>
      <w:r w:rsidR="000C7DE2">
        <w:rPr>
          <w:noProof/>
        </w:rPr>
        <w:t>67</w:t>
      </w:r>
      <w:r>
        <w:fldChar w:fldCharType="end"/>
      </w:r>
      <w:r>
        <w:t xml:space="preserve">, and continue with </w:t>
      </w:r>
      <w:r>
        <w:fldChar w:fldCharType="begin"/>
      </w:r>
      <w:r>
        <w:instrText xml:space="preserve"> REF _Ref435800080 \h </w:instrText>
      </w:r>
      <w:r>
        <w:fldChar w:fldCharType="separate"/>
      </w:r>
      <w:r w:rsidR="000C7DE2">
        <w:t>The Gospel from Saint John 14:26—15:3</w:t>
      </w:r>
      <w:r>
        <w:fldChar w:fldCharType="end"/>
      </w:r>
      <w:r>
        <w:t>, and the Troparia.</w:t>
      </w:r>
    </w:p>
    <w:p w14:paraId="5A868A89" w14:textId="77777777" w:rsidR="00CA3D47" w:rsidRPr="00E172ED" w:rsidRDefault="00CA3D47" w:rsidP="00CA3D47">
      <w:pPr>
        <w:keepNext/>
        <w:keepLines/>
        <w:spacing w:before="240" w:after="240"/>
        <w:jc w:val="center"/>
        <w:outlineLvl w:val="3"/>
        <w:rPr>
          <w:rFonts w:eastAsia="MS Gothic" w:cs="Times New Roman"/>
          <w:b/>
          <w:bCs/>
          <w:iCs/>
          <w:color w:val="000000"/>
          <w:sz w:val="28"/>
        </w:rPr>
      </w:pPr>
      <w:r w:rsidRPr="00E172ED">
        <w:rPr>
          <w:rFonts w:eastAsia="MS Gothic" w:cs="Times New Roman"/>
          <w:b/>
          <w:bCs/>
          <w:iCs/>
          <w:color w:val="000000"/>
          <w:sz w:val="28"/>
        </w:rPr>
        <w:t xml:space="preserve">A </w:t>
      </w:r>
      <w:r>
        <w:rPr>
          <w:rFonts w:eastAsia="MS Gothic" w:cs="Times New Roman"/>
          <w:b/>
          <w:bCs/>
          <w:iCs/>
          <w:color w:val="000000"/>
          <w:sz w:val="28"/>
        </w:rPr>
        <w:t>Hymn For the Holy Trinity</w:t>
      </w:r>
    </w:p>
    <w:p w14:paraId="767D833B" w14:textId="77777777" w:rsidR="00CA3D47" w:rsidRPr="00496134"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6E8BFC80" w14:textId="77777777" w:rsidTr="00CA3D47">
        <w:trPr>
          <w:jc w:val="center"/>
        </w:trPr>
        <w:tc>
          <w:tcPr>
            <w:tcW w:w="3623" w:type="dxa"/>
          </w:tcPr>
          <w:p w14:paraId="482069FD" w14:textId="77777777" w:rsidR="00CA3D47" w:rsidRPr="004A6996" w:rsidRDefault="00CA3D47" w:rsidP="00CA3D47">
            <w:pPr>
              <w:pStyle w:val="BodyNoIndent"/>
            </w:pPr>
            <w:r w:rsidRPr="004A6996">
              <w:t>Glory be to the Father and to the Son and to the Holy Spirit, both now, and al-ways, and to the age of ages. Amen. Alleluia.</w:t>
            </w:r>
          </w:p>
        </w:tc>
        <w:tc>
          <w:tcPr>
            <w:tcW w:w="3624" w:type="dxa"/>
          </w:tcPr>
          <w:p w14:paraId="1E8EFCFB" w14:textId="77777777" w:rsidR="00CA3D47" w:rsidRPr="004A6996" w:rsidRDefault="00CA3D47" w:rsidP="00CA3D47">
            <w:pPr>
              <w:pStyle w:val="BodyNoIndent"/>
            </w:pPr>
            <w:r w:rsidRPr="004A6996">
              <w:t>Doxa Patri ke Eio ke Agio Pnevmati: ke nyn ke a ee ke ees toos é onas ton é onon: Amen: Alleluia.</w:t>
            </w:r>
          </w:p>
        </w:tc>
      </w:tr>
    </w:tbl>
    <w:p w14:paraId="0B62BA1B"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Hymn of the Censer</w:t>
      </w:r>
    </w:p>
    <w:p w14:paraId="658A5E2C" w14:textId="77777777" w:rsidR="00CA3D47" w:rsidRDefault="00CA3D47" w:rsidP="00CA3D47">
      <w:pPr>
        <w:pStyle w:val="Rubrics0"/>
      </w:pPr>
      <w:r>
        <w:t>If Incense is being offered the people sing:</w:t>
      </w:r>
    </w:p>
    <w:p w14:paraId="084B98F3" w14:textId="77777777" w:rsidR="00CA3D47" w:rsidRDefault="00CA3D47" w:rsidP="00CA3D47">
      <w:pPr>
        <w:pStyle w:val="Priest"/>
      </w:pPr>
      <w:r>
        <w:t>People:</w:t>
      </w:r>
    </w:p>
    <w:p w14:paraId="57376962" w14:textId="77777777" w:rsidR="00CA3D47" w:rsidRDefault="00CA3D47" w:rsidP="00CA3D47">
      <w:pPr>
        <w:pStyle w:val="hymn"/>
        <w:ind w:left="2160"/>
      </w:pPr>
      <w:r>
        <w:t>This censer of pure gold,</w:t>
      </w:r>
    </w:p>
    <w:p w14:paraId="03D2BCE8" w14:textId="77777777" w:rsidR="00CA3D47" w:rsidRDefault="00CA3D47" w:rsidP="00CA3D47">
      <w:pPr>
        <w:pStyle w:val="hymn"/>
        <w:ind w:left="2160"/>
      </w:pPr>
      <w:r>
        <w:t>bearing the sweet incense,</w:t>
      </w:r>
    </w:p>
    <w:p w14:paraId="46A5BDC3" w14:textId="77777777" w:rsidR="00CA3D47" w:rsidRDefault="00CA3D47" w:rsidP="00CA3D47">
      <w:pPr>
        <w:pStyle w:val="hymn"/>
        <w:ind w:left="2160"/>
      </w:pPr>
      <w:r>
        <w:t>in the hands of Aaron the priest,</w:t>
      </w:r>
    </w:p>
    <w:p w14:paraId="5F6DC57E" w14:textId="77777777" w:rsidR="00CA3D47" w:rsidRDefault="00CA3D47" w:rsidP="00CA3D47">
      <w:pPr>
        <w:pStyle w:val="hymn"/>
        <w:ind w:left="2160"/>
      </w:pPr>
      <w:r>
        <w:t>offering incense upon the altar,</w:t>
      </w:r>
    </w:p>
    <w:p w14:paraId="113E62F2" w14:textId="77777777" w:rsidR="00CA3D47" w:rsidRDefault="00CA3D47" w:rsidP="00CA3D47">
      <w:pPr>
        <w:pStyle w:val="hymn"/>
        <w:ind w:left="2160"/>
      </w:pPr>
      <w:r>
        <w:t>before the mercy seat,</w:t>
      </w:r>
    </w:p>
    <w:p w14:paraId="21668E2C" w14:textId="77777777" w:rsidR="00CA3D47" w:rsidRDefault="00CA3D47" w:rsidP="00CA3D47">
      <w:pPr>
        <w:pStyle w:val="hymn"/>
        <w:ind w:left="2160"/>
      </w:pPr>
      <w:r>
        <w:t>is the holy Virgin Mary;</w:t>
      </w:r>
    </w:p>
    <w:p w14:paraId="7668E08F" w14:textId="77777777" w:rsidR="00CA3D47" w:rsidRDefault="00CA3D47" w:rsidP="00CA3D47">
      <w:pPr>
        <w:pStyle w:val="hymn"/>
        <w:ind w:left="2160"/>
      </w:pPr>
      <w:r>
        <w:t>Who brought forth Jesus Christ;</w:t>
      </w:r>
    </w:p>
    <w:p w14:paraId="307BBF18" w14:textId="77777777" w:rsidR="00CA3D47" w:rsidRDefault="00CA3D47" w:rsidP="00CA3D47">
      <w:pPr>
        <w:pStyle w:val="hymn"/>
        <w:ind w:left="2160"/>
      </w:pPr>
      <w:r>
        <w:t>the Son and Logos.</w:t>
      </w:r>
    </w:p>
    <w:p w14:paraId="165EB9FD" w14:textId="77777777" w:rsidR="00CA3D47" w:rsidRDefault="00CA3D47" w:rsidP="00CA3D47">
      <w:pPr>
        <w:pStyle w:val="hymn"/>
        <w:ind w:left="2160"/>
      </w:pPr>
      <w:r>
        <w:t>The Holy Spirit came upon her,</w:t>
      </w:r>
    </w:p>
    <w:p w14:paraId="4B11D036" w14:textId="77777777" w:rsidR="00CA3D47" w:rsidRDefault="00CA3D47" w:rsidP="00CA3D47">
      <w:pPr>
        <w:pStyle w:val="hymn"/>
        <w:ind w:left="2160"/>
      </w:pPr>
      <w:r>
        <w:t>purified her, sanctified her,</w:t>
      </w:r>
    </w:p>
    <w:p w14:paraId="056D9564" w14:textId="77777777" w:rsidR="00CA3D47" w:rsidRDefault="00CA3D47" w:rsidP="00CA3D47">
      <w:pPr>
        <w:pStyle w:val="hymn"/>
        <w:ind w:left="2160"/>
      </w:pPr>
      <w:r>
        <w:t>and filled her with grace.</w:t>
      </w:r>
    </w:p>
    <w:p w14:paraId="5808D4C6" w14:textId="77777777" w:rsidR="00CA3D47" w:rsidRDefault="00CA3D47" w:rsidP="00CA3D47">
      <w:pPr>
        <w:pStyle w:val="hymn"/>
        <w:ind w:left="2160"/>
      </w:pPr>
      <w:r>
        <w:t>Through her intercessions,</w:t>
      </w:r>
    </w:p>
    <w:p w14:paraId="65D799A7" w14:textId="77777777" w:rsidR="00CA3D47" w:rsidRDefault="00CA3D47" w:rsidP="00CA3D47">
      <w:pPr>
        <w:pStyle w:val="hymn"/>
        <w:ind w:left="2160"/>
        <w:rPr>
          <w:sz w:val="22"/>
        </w:rPr>
      </w:pPr>
      <w:r>
        <w:t>O Lord, grant us the forgiveness of our sins.</w:t>
      </w:r>
    </w:p>
    <w:p w14:paraId="1B2E80D3" w14:textId="77777777" w:rsidR="00CA3D47" w:rsidRDefault="00CA3D47" w:rsidP="00CA3D47">
      <w:pPr>
        <w:pStyle w:val="Rubrics0"/>
      </w:pPr>
      <w:r>
        <w:t>Or the shortened form may be said:</w:t>
      </w:r>
    </w:p>
    <w:p w14:paraId="6210DA5E" w14:textId="77777777" w:rsidR="00CA3D47" w:rsidRDefault="00CA3D47" w:rsidP="00CA3D47">
      <w:pPr>
        <w:pStyle w:val="Priest"/>
      </w:pPr>
      <w:r>
        <w:t>People:</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0CA8948D" w14:textId="77777777" w:rsidTr="00CA3D47">
        <w:trPr>
          <w:jc w:val="center"/>
        </w:trPr>
        <w:tc>
          <w:tcPr>
            <w:tcW w:w="3623" w:type="dxa"/>
          </w:tcPr>
          <w:p w14:paraId="3B963F6F" w14:textId="77777777" w:rsidR="00CA3D47" w:rsidRPr="004A6996" w:rsidRDefault="00CA3D47" w:rsidP="00CA3D47">
            <w:pPr>
              <w:pStyle w:val="BodyNoIndent"/>
            </w:pPr>
            <w:r>
              <w:t>This censer of pure gold, bearing the armona, is in the hands of Aaron the priest, offering up incense on the altar.</w:t>
            </w:r>
          </w:p>
        </w:tc>
        <w:tc>
          <w:tcPr>
            <w:tcW w:w="3624" w:type="dxa"/>
          </w:tcPr>
          <w:p w14:paraId="0E0C65C3" w14:textId="77777777" w:rsidR="00CA3D47" w:rsidRPr="004A6996" w:rsidRDefault="00CA3D47" w:rsidP="00CA3D47">
            <w:pPr>
              <w:pStyle w:val="BodyNoIndent"/>
            </w:pPr>
            <w:r>
              <w:t>Tai shoori en noob en katharos: etfai kha pi aromata: et khen nen jij en Aaron pi owib: ef tali oo-esthoinoofi epshoi ejen pi ma-en-</w:t>
            </w:r>
            <w:r>
              <w:lastRenderedPageBreak/>
              <w:t>ershooshi.</w:t>
            </w:r>
          </w:p>
        </w:tc>
      </w:tr>
    </w:tbl>
    <w:p w14:paraId="3A57AD3B" w14:textId="77777777" w:rsidR="00CA3D47" w:rsidRDefault="00CA3D47" w:rsidP="00CA3D47">
      <w:pPr>
        <w:pStyle w:val="Rubrics0"/>
      </w:pPr>
    </w:p>
    <w:p w14:paraId="509D7943" w14:textId="77777777" w:rsidR="00CA3D47" w:rsidRDefault="00CA3D47" w:rsidP="00CA3D47">
      <w:pPr>
        <w:pStyle w:val="Rubrics0"/>
      </w:pPr>
      <w:r>
        <w:t>If there is not enough time, and especially on the two Feasts of the Cross, the following is said instead of the preceding: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504E80F0" w14:textId="77777777" w:rsidTr="00CA3D47">
        <w:trPr>
          <w:jc w:val="center"/>
        </w:trPr>
        <w:tc>
          <w:tcPr>
            <w:tcW w:w="3623" w:type="dxa"/>
          </w:tcPr>
          <w:p w14:paraId="4441EE75" w14:textId="77777777" w:rsidR="00CA3D47" w:rsidRPr="004A6996" w:rsidRDefault="00CA3D47" w:rsidP="00CA3D47">
            <w:pPr>
              <w:pStyle w:val="BodyNoIndent"/>
            </w:pPr>
            <w:r w:rsidRPr="004A6996">
              <w:t>The golden censer is the Vir</w:t>
            </w:r>
            <w:r w:rsidRPr="004A6996">
              <w:softHyphen/>
              <w:t>gin; her aroma is our Saviour. She gave birth to Him; He saved us and for</w:t>
            </w:r>
            <w:r w:rsidRPr="004A6996">
              <w:softHyphen/>
              <w:t>gave us our sins.</w:t>
            </w:r>
          </w:p>
        </w:tc>
        <w:tc>
          <w:tcPr>
            <w:tcW w:w="3624" w:type="dxa"/>
          </w:tcPr>
          <w:p w14:paraId="3065E6A8" w14:textId="77777777" w:rsidR="00CA3D47" w:rsidRPr="004A6996" w:rsidRDefault="00CA3D47" w:rsidP="00CA3D47">
            <w:pPr>
              <w:pStyle w:val="BodyNoIndent"/>
            </w:pPr>
            <w:r w:rsidRPr="004A6996">
              <w:t>Ti shoori en noob te ti Par</w:t>
            </w:r>
            <w:r w:rsidRPr="004A6996">
              <w:softHyphen/>
              <w:t>thenos: pes aromata pe pen Sotir: As misi Emmof: Af soti emmon: (owoh) Af ka nen novi nan evol.</w:t>
            </w:r>
          </w:p>
        </w:tc>
      </w:tr>
    </w:tbl>
    <w:p w14:paraId="6EB56315" w14:textId="77777777" w:rsidR="00CA3D47" w:rsidRDefault="00CA3D47" w:rsidP="00CA3D47">
      <w:pPr>
        <w:pStyle w:val="Rubrics0"/>
      </w:pPr>
      <w:r>
        <w:t>On weekdays of Holy Lent and the Fast of the Ninevites, the following is said instead:</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54079D" w14:paraId="5EA4A979" w14:textId="77777777" w:rsidTr="00CA3D47">
        <w:trPr>
          <w:cantSplit/>
          <w:jc w:val="center"/>
        </w:trPr>
        <w:tc>
          <w:tcPr>
            <w:tcW w:w="3623" w:type="dxa"/>
          </w:tcPr>
          <w:p w14:paraId="3FA70C0C" w14:textId="77777777" w:rsidR="00CA3D47" w:rsidRPr="004A6996" w:rsidRDefault="00CA3D47" w:rsidP="00CA3D47">
            <w:pPr>
              <w:pStyle w:val="BodyNoIndent"/>
            </w:pPr>
            <w:r w:rsidRPr="004A6996">
              <w:rPr>
                <w:lang w:val="en-GB"/>
              </w:rPr>
              <w:t>You are the censer of pure gold, bearing the blessed Ember.</w:t>
            </w:r>
          </w:p>
        </w:tc>
        <w:tc>
          <w:tcPr>
            <w:tcW w:w="3624" w:type="dxa"/>
          </w:tcPr>
          <w:p w14:paraId="06860619" w14:textId="77777777" w:rsidR="00CA3D47" w:rsidRPr="0054079D" w:rsidRDefault="00CA3D47" w:rsidP="00CA3D47">
            <w:pPr>
              <w:pStyle w:val="BodyNoIndent"/>
              <w:rPr>
                <w:lang w:val="fr-CA"/>
              </w:rPr>
            </w:pPr>
            <w:r w:rsidRPr="0054079D">
              <w:rPr>
                <w:lang w:val="fr-CA"/>
              </w:rPr>
              <w:t>Entho te ti shoori: en noob en katharos: etfai kha pi Gebs en krom et-esmaro-oot.</w:t>
            </w:r>
          </w:p>
        </w:tc>
      </w:tr>
    </w:tbl>
    <w:p w14:paraId="6E06703B" w14:textId="77777777" w:rsidR="00CA3D47" w:rsidRDefault="00CA3D47" w:rsidP="00CA3D47">
      <w:pPr>
        <w:pStyle w:val="Rubrics0"/>
      </w:pPr>
    </w:p>
    <w:p w14:paraId="080C6925" w14:textId="77777777" w:rsidR="00CA3D47" w:rsidRDefault="00CA3D47" w:rsidP="00CA3D47">
      <w:pPr>
        <w:pStyle w:val="Rubrics0"/>
      </w:pPr>
      <w:r>
        <w:t>Whether or not incense is being offered, the people continue:</w:t>
      </w:r>
    </w:p>
    <w:p w14:paraId="5F2A5E85"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414B38AA" w14:textId="77777777" w:rsidTr="00CA3D47">
        <w:trPr>
          <w:cantSplit/>
          <w:jc w:val="center"/>
        </w:trPr>
        <w:tc>
          <w:tcPr>
            <w:tcW w:w="3623" w:type="dxa"/>
          </w:tcPr>
          <w:p w14:paraId="7779095A" w14:textId="77777777" w:rsidR="00CA3D47" w:rsidRDefault="00CA3D47" w:rsidP="00CA3D47">
            <w:pPr>
              <w:pStyle w:val="BodyNoIndent"/>
            </w:pPr>
            <w:r>
              <w:t>Through the intercessions of the holy Mother of God, Mary, O Lord, grant us the forgiveness of our sins.</w:t>
            </w:r>
          </w:p>
        </w:tc>
        <w:tc>
          <w:tcPr>
            <w:tcW w:w="3624" w:type="dxa"/>
          </w:tcPr>
          <w:p w14:paraId="7968B741" w14:textId="77777777" w:rsidR="00CA3D47" w:rsidRDefault="00CA3D47" w:rsidP="00CA3D47">
            <w:pPr>
              <w:pStyle w:val="BodyNoIndent"/>
            </w:pPr>
            <w:r>
              <w:t>Hiten ni presvia ent</w:t>
            </w:r>
            <w:r>
              <w:rPr>
                <w:rFonts w:hint="eastAsia"/>
              </w:rPr>
              <w:t>é</w:t>
            </w:r>
            <w:r>
              <w:t xml:space="preserve"> ti Th</w:t>
            </w:r>
            <w:r>
              <w:rPr>
                <w:rFonts w:hint="eastAsia"/>
              </w:rPr>
              <w:t>é</w:t>
            </w:r>
            <w:r>
              <w:noBreakHyphen/>
              <w:t>otokos eth</w:t>
            </w:r>
            <w:r>
              <w:noBreakHyphen/>
              <w:t>owab Maria: Ep Chois: ari ehmot nan em pi ko-evol ent</w:t>
            </w:r>
            <w:r>
              <w:rPr>
                <w:rFonts w:hint="eastAsia"/>
              </w:rPr>
              <w:t>é</w:t>
            </w:r>
            <w:r>
              <w:t xml:space="preserve"> nen novi.</w:t>
            </w:r>
          </w:p>
        </w:tc>
      </w:tr>
      <w:tr w:rsidR="00CA3D47" w14:paraId="434469CB" w14:textId="77777777" w:rsidTr="00CA3D47">
        <w:trPr>
          <w:cantSplit/>
          <w:jc w:val="center"/>
        </w:trPr>
        <w:tc>
          <w:tcPr>
            <w:tcW w:w="3623" w:type="dxa"/>
          </w:tcPr>
          <w:p w14:paraId="7DC9BBEE" w14:textId="77777777" w:rsidR="00CA3D47" w:rsidRPr="00CA2BDD" w:rsidRDefault="00CA3D47" w:rsidP="00CA3D47">
            <w:pPr>
              <w:pStyle w:val="BodyNoIndent"/>
            </w:pPr>
            <w:r w:rsidRPr="00CA2BDD">
              <w:t>Through the intercessions of the Seven Archangels, and the heavenly orders, O Lord, grant us the forgiveness of our sins.</w:t>
            </w:r>
          </w:p>
          <w:p w14:paraId="3F3B8210" w14:textId="77777777" w:rsidR="00CA3D47" w:rsidRDefault="00CA3D47" w:rsidP="00CA3D47">
            <w:pPr>
              <w:pStyle w:val="BodyNoIndent"/>
            </w:pPr>
          </w:p>
        </w:tc>
        <w:tc>
          <w:tcPr>
            <w:tcW w:w="3624" w:type="dxa"/>
          </w:tcPr>
          <w:p w14:paraId="68F9692A" w14:textId="77777777" w:rsidR="00CA3D47" w:rsidRDefault="00CA3D47" w:rsidP="00CA3D47">
            <w:pPr>
              <w:pStyle w:val="BodyNoIndent"/>
            </w:pPr>
            <w:r>
              <w:t>Hiten ni presvia ent</w:t>
            </w:r>
            <w:r>
              <w:rPr>
                <w:rFonts w:hint="eastAsia"/>
              </w:rPr>
              <w:t>é</w:t>
            </w:r>
            <w:r>
              <w:t xml:space="preserve"> pi Shashf en Arshi</w:t>
            </w:r>
            <w:r>
              <w:noBreakHyphen/>
              <w:t>angelos: nem ni tagma en ep ooranion: Ep Chois: ari ehmot nan em pi ko-evol ent</w:t>
            </w:r>
            <w:r>
              <w:rPr>
                <w:rFonts w:hint="eastAsia"/>
              </w:rPr>
              <w:t>é</w:t>
            </w:r>
            <w:r>
              <w:t xml:space="preserve"> nen novi.</w:t>
            </w:r>
          </w:p>
        </w:tc>
      </w:tr>
      <w:tr w:rsidR="00CA3D47" w14:paraId="3219BBDC" w14:textId="77777777" w:rsidTr="00CA3D47">
        <w:trPr>
          <w:cantSplit/>
          <w:jc w:val="center"/>
        </w:trPr>
        <w:tc>
          <w:tcPr>
            <w:tcW w:w="3623" w:type="dxa"/>
          </w:tcPr>
          <w:p w14:paraId="329B5C0D" w14:textId="77777777" w:rsidR="00CA3D47" w:rsidRDefault="00CA3D47" w:rsidP="00CA3D47">
            <w:pPr>
              <w:pStyle w:val="BodyNoIndent"/>
            </w:pPr>
            <w:r>
              <w:t>Through the prayers of my lords and fathers, the Apostles, and the rest of the Disciples, O Lord, grant us the forgiveness of our sins.</w:t>
            </w:r>
          </w:p>
        </w:tc>
        <w:tc>
          <w:tcPr>
            <w:tcW w:w="3624" w:type="dxa"/>
          </w:tcPr>
          <w:p w14:paraId="0D272742" w14:textId="77777777" w:rsidR="00CA3D47" w:rsidRDefault="00CA3D47" w:rsidP="00CA3D47">
            <w:pPr>
              <w:pStyle w:val="BodyNoIndent"/>
            </w:pPr>
            <w:r>
              <w:t>Hiten ni evki ent</w:t>
            </w:r>
            <w:r>
              <w:rPr>
                <w:rFonts w:hint="eastAsia"/>
              </w:rPr>
              <w:t>é</w:t>
            </w:r>
            <w:r>
              <w:t xml:space="preserve"> na chois en yoti en Apostolos: nem ep sepi ent</w:t>
            </w:r>
            <w:r>
              <w:rPr>
                <w:rFonts w:hint="eastAsia"/>
              </w:rPr>
              <w:t>é</w:t>
            </w:r>
            <w:r>
              <w:t xml:space="preserve"> ni Mathitis: Ep Chois: ari ehmot nan em pi ko-evol ent</w:t>
            </w:r>
            <w:r>
              <w:rPr>
                <w:rFonts w:hint="eastAsia"/>
              </w:rPr>
              <w:t>é</w:t>
            </w:r>
            <w:r>
              <w:t xml:space="preserve"> nen novi.</w:t>
            </w:r>
          </w:p>
        </w:tc>
      </w:tr>
      <w:tr w:rsidR="00CA3D47" w14:paraId="03F91607" w14:textId="77777777" w:rsidTr="00CA3D47">
        <w:trPr>
          <w:cantSplit/>
          <w:jc w:val="center"/>
        </w:trPr>
        <w:tc>
          <w:tcPr>
            <w:tcW w:w="3623" w:type="dxa"/>
          </w:tcPr>
          <w:p w14:paraId="2048B932" w14:textId="77777777" w:rsidR="00CA3D47" w:rsidRDefault="00CA3D47" w:rsidP="00CA3D47">
            <w:pPr>
              <w:pStyle w:val="BodyNoIndent"/>
            </w:pPr>
            <w:r>
              <w:t>Through the prayers of the Beholder of God, the Evangelist Mark the Apostle, O Lord, grant us the forgive</w:t>
            </w:r>
            <w:r>
              <w:softHyphen/>
              <w:t>ness of our sins.</w:t>
            </w:r>
          </w:p>
        </w:tc>
        <w:tc>
          <w:tcPr>
            <w:tcW w:w="3624" w:type="dxa"/>
          </w:tcPr>
          <w:p w14:paraId="20F57793" w14:textId="77777777" w:rsidR="00CA3D47" w:rsidRDefault="00CA3D47" w:rsidP="00CA3D47">
            <w:pPr>
              <w:pStyle w:val="BodyNoIndent"/>
            </w:pPr>
            <w:r>
              <w:t>Hiten ni evki ent</w:t>
            </w:r>
            <w:r>
              <w:rPr>
                <w:rFonts w:hint="eastAsia"/>
              </w:rPr>
              <w:t>é</w:t>
            </w:r>
            <w:r>
              <w:t xml:space="preserve"> pi Th</w:t>
            </w:r>
            <w:r>
              <w:rPr>
                <w:rFonts w:hint="eastAsia"/>
              </w:rPr>
              <w:t>é</w:t>
            </w:r>
            <w:r>
              <w:noBreakHyphen/>
              <w:t>orimos en Evangelistis: Markos pi Apostolos: Ep Chois: ari ehmot nan em pi ko-evol ent</w:t>
            </w:r>
            <w:r>
              <w:rPr>
                <w:rFonts w:hint="eastAsia"/>
              </w:rPr>
              <w:t>é</w:t>
            </w:r>
            <w:r>
              <w:t xml:space="preserve"> nen novi.</w:t>
            </w:r>
          </w:p>
        </w:tc>
      </w:tr>
      <w:tr w:rsidR="00CA3D47" w14:paraId="69AB7BB0" w14:textId="77777777" w:rsidTr="00CA3D47">
        <w:trPr>
          <w:cantSplit/>
          <w:jc w:val="center"/>
        </w:trPr>
        <w:tc>
          <w:tcPr>
            <w:tcW w:w="3623" w:type="dxa"/>
          </w:tcPr>
          <w:p w14:paraId="05CEB2EF" w14:textId="77777777" w:rsidR="00CA3D47" w:rsidRDefault="00CA3D47" w:rsidP="00CA3D47">
            <w:pPr>
              <w:pStyle w:val="BodyNoIndent"/>
            </w:pPr>
            <w:r>
              <w:lastRenderedPageBreak/>
              <w:t>Through the prayers of the struggle-bearer, the martyr, my lord the prince, George, O Lord, grant us the forgiveness of our sins.</w:t>
            </w:r>
          </w:p>
        </w:tc>
        <w:tc>
          <w:tcPr>
            <w:tcW w:w="3624" w:type="dxa"/>
          </w:tcPr>
          <w:p w14:paraId="65B32AA0" w14:textId="77777777" w:rsidR="00CA3D47" w:rsidRDefault="00CA3D47" w:rsidP="00CA3D47">
            <w:pPr>
              <w:pStyle w:val="BodyNoIndent"/>
            </w:pPr>
            <w:r>
              <w:t>Hiten ni evki ent</w:t>
            </w:r>
            <w:r>
              <w:rPr>
                <w:rFonts w:hint="eastAsia"/>
              </w:rPr>
              <w:t>é</w:t>
            </w:r>
            <w:r>
              <w:t xml:space="preserve"> pi ath</w:t>
            </w:r>
            <w:r>
              <w:softHyphen/>
              <w:t>loforos em martiros: pa chois ep ooro G</w:t>
            </w:r>
            <w:r>
              <w:rPr>
                <w:rFonts w:hint="eastAsia"/>
              </w:rPr>
              <w:t>é</w:t>
            </w:r>
            <w:r>
              <w:noBreakHyphen/>
              <w:t>orgios: Ep Chois: ari ehmot nan em pi ko-evol ent</w:t>
            </w:r>
            <w:r>
              <w:rPr>
                <w:rFonts w:hint="eastAsia"/>
              </w:rPr>
              <w:t>é</w:t>
            </w:r>
            <w:r>
              <w:t xml:space="preserve"> nen novi.</w:t>
            </w:r>
          </w:p>
          <w:p w14:paraId="257737FC" w14:textId="77777777" w:rsidR="00CA3D47" w:rsidRDefault="00CA3D47" w:rsidP="00CA3D47">
            <w:pPr>
              <w:pStyle w:val="BodyNoIndent"/>
            </w:pPr>
          </w:p>
        </w:tc>
      </w:tr>
      <w:tr w:rsidR="00CA3D47" w14:paraId="44019006" w14:textId="77777777" w:rsidTr="00CA3D47">
        <w:trPr>
          <w:cantSplit/>
          <w:jc w:val="center"/>
        </w:trPr>
        <w:tc>
          <w:tcPr>
            <w:tcW w:w="3623" w:type="dxa"/>
          </w:tcPr>
          <w:p w14:paraId="72B4F12A" w14:textId="77777777" w:rsidR="00CA3D47" w:rsidRDefault="00CA3D47" w:rsidP="00CA3D47">
            <w:pPr>
              <w:pStyle w:val="BodyNoIndent"/>
            </w:pPr>
            <w:r>
              <w:t>Through the prayers of our saintly and righteous father, Abba ___, O Lord, grant us the forgiveness of our sins.</w:t>
            </w:r>
          </w:p>
        </w:tc>
        <w:tc>
          <w:tcPr>
            <w:tcW w:w="3624" w:type="dxa"/>
          </w:tcPr>
          <w:p w14:paraId="2294DD7C" w14:textId="77777777" w:rsidR="00CA3D47" w:rsidRDefault="00CA3D47" w:rsidP="00CA3D47">
            <w:pPr>
              <w:pStyle w:val="BodyNoIndent"/>
            </w:pPr>
            <w:r>
              <w:t>Hiten ni evki ent</w:t>
            </w:r>
            <w:r>
              <w:rPr>
                <w:rFonts w:hint="eastAsia"/>
              </w:rPr>
              <w:t>é</w:t>
            </w:r>
            <w:r>
              <w:t xml:space="preserve"> pen yot eth</w:t>
            </w:r>
            <w:r>
              <w:noBreakHyphen/>
              <w:t>owab en dik</w:t>
            </w:r>
            <w:r>
              <w:rPr>
                <w:rFonts w:hint="eastAsia"/>
              </w:rPr>
              <w:t>é</w:t>
            </w:r>
            <w:r>
              <w:noBreakHyphen/>
              <w:t>os: Abba ___: Ep Chois: ari ehmot nan em pi ko-evol ent</w:t>
            </w:r>
            <w:r>
              <w:rPr>
                <w:rFonts w:hint="eastAsia"/>
              </w:rPr>
              <w:t>é</w:t>
            </w:r>
            <w:r>
              <w:t xml:space="preserve"> nen novi.</w:t>
            </w:r>
          </w:p>
        </w:tc>
      </w:tr>
      <w:tr w:rsidR="00CA3D47" w14:paraId="5B617F29" w14:textId="77777777" w:rsidTr="00CA3D47">
        <w:trPr>
          <w:cantSplit/>
          <w:jc w:val="center"/>
        </w:trPr>
        <w:tc>
          <w:tcPr>
            <w:tcW w:w="3623" w:type="dxa"/>
          </w:tcPr>
          <w:p w14:paraId="0AFF15F1" w14:textId="77777777" w:rsidR="00CA3D47" w:rsidRDefault="00CA3D47" w:rsidP="00CA3D47">
            <w:pPr>
              <w:pStyle w:val="BodyNoIndent"/>
            </w:pPr>
            <w:r>
              <w:t>Through the prayers of the saints of this day, each one, each one by his name, O Lord, grant us the forgive</w:t>
            </w:r>
            <w:r>
              <w:softHyphen/>
              <w:t>ness of our sins.</w:t>
            </w:r>
          </w:p>
        </w:tc>
        <w:tc>
          <w:tcPr>
            <w:tcW w:w="3624" w:type="dxa"/>
          </w:tcPr>
          <w:p w14:paraId="76F97745" w14:textId="77777777" w:rsidR="00CA3D47" w:rsidRDefault="00CA3D47" w:rsidP="00CA3D47">
            <w:pPr>
              <w:pStyle w:val="BodyNoIndent"/>
            </w:pPr>
            <w:r>
              <w:t>Hiten ni evki ent</w:t>
            </w:r>
            <w:r>
              <w:rPr>
                <w:rFonts w:hint="eastAsia"/>
              </w:rPr>
              <w:t>é</w:t>
            </w:r>
            <w:r>
              <w:t xml:space="preserve"> ni eth</w:t>
            </w:r>
            <w:r>
              <w:noBreakHyphen/>
              <w:t>owab ent</w:t>
            </w:r>
            <w:r>
              <w:rPr>
                <w:rFonts w:hint="eastAsia"/>
              </w:rPr>
              <w:t>é</w:t>
            </w:r>
            <w:r>
              <w:t xml:space="preserve"> pai </w:t>
            </w:r>
            <w:r>
              <w:rPr>
                <w:rFonts w:hint="eastAsia"/>
              </w:rPr>
              <w:t>é</w:t>
            </w:r>
            <w:r>
              <w:t>ho</w:t>
            </w:r>
            <w:r>
              <w:noBreakHyphen/>
              <w:t>oo: pi owai pi owai kata pef r</w:t>
            </w:r>
            <w:r>
              <w:rPr>
                <w:rFonts w:hint="eastAsia"/>
              </w:rPr>
              <w:t>ä</w:t>
            </w:r>
            <w:r>
              <w:t>n: Ep Chois: ari ehmot nan em pi ko-evol ent</w:t>
            </w:r>
            <w:r>
              <w:rPr>
                <w:rFonts w:hint="eastAsia"/>
              </w:rPr>
              <w:t>é</w:t>
            </w:r>
            <w:r>
              <w:t xml:space="preserve"> nen novi.</w:t>
            </w:r>
          </w:p>
        </w:tc>
      </w:tr>
      <w:tr w:rsidR="00CA3D47" w14:paraId="5B361B3E" w14:textId="77777777" w:rsidTr="00CA3D47">
        <w:trPr>
          <w:cantSplit/>
          <w:jc w:val="center"/>
        </w:trPr>
        <w:tc>
          <w:tcPr>
            <w:tcW w:w="3623" w:type="dxa"/>
          </w:tcPr>
          <w:p w14:paraId="465833B7" w14:textId="77777777" w:rsidR="00CA3D47" w:rsidRDefault="00CA3D47" w:rsidP="00CA3D47">
            <w:pPr>
              <w:pStyle w:val="BodyNoIndent"/>
            </w:pPr>
            <w:r>
              <w:t>Through their prayers, keep the life of our honoured and righteous father, the {bishop / metropolitan}, Abba ___. O Lord, grant us the forgive</w:t>
            </w:r>
            <w:r>
              <w:softHyphen/>
              <w:t>ness of our sins.</w:t>
            </w:r>
          </w:p>
        </w:tc>
        <w:tc>
          <w:tcPr>
            <w:tcW w:w="3624" w:type="dxa"/>
          </w:tcPr>
          <w:p w14:paraId="40C4DBEE" w14:textId="77777777" w:rsidR="00CA3D47" w:rsidRDefault="00CA3D47" w:rsidP="00CA3D47">
            <w:pPr>
              <w:pStyle w:val="BodyNoIndent"/>
            </w:pPr>
            <w:r>
              <w:t>Hiten no evki areh ep onkh em pen yot ettayoot en dik</w:t>
            </w:r>
            <w:r>
              <w:rPr>
                <w:rFonts w:hint="eastAsia"/>
              </w:rPr>
              <w:t>é</w:t>
            </w:r>
            <w:r>
              <w:noBreakHyphen/>
              <w:t>os: {en episkopos / em mitropolitis} Abba ___. Ep Chois: ari ehmot nan em pi ko-evol ent</w:t>
            </w:r>
            <w:r>
              <w:rPr>
                <w:rFonts w:hint="eastAsia"/>
              </w:rPr>
              <w:t>é</w:t>
            </w:r>
            <w:r>
              <w:t xml:space="preserve"> nen novi.</w:t>
            </w:r>
          </w:p>
        </w:tc>
      </w:tr>
      <w:tr w:rsidR="00CA3D47" w14:paraId="3F5FF999" w14:textId="77777777" w:rsidTr="00CA3D47">
        <w:trPr>
          <w:cantSplit/>
          <w:jc w:val="center"/>
        </w:trPr>
        <w:tc>
          <w:tcPr>
            <w:tcW w:w="3623" w:type="dxa"/>
          </w:tcPr>
          <w:p w14:paraId="45BFF4F0" w14:textId="77777777" w:rsidR="00CA3D47" w:rsidRDefault="00CA3D47" w:rsidP="00CA3D47">
            <w:pPr>
              <w:pStyle w:val="BodyNoIndent"/>
            </w:pPr>
            <w:r>
              <w:t>Through their prayers, keep the life of our honoured father, the high priest, Papa Abba ___. O Lord, grant us the forgiveness of our sins.</w:t>
            </w:r>
          </w:p>
        </w:tc>
        <w:tc>
          <w:tcPr>
            <w:tcW w:w="3624" w:type="dxa"/>
          </w:tcPr>
          <w:p w14:paraId="702465BD" w14:textId="77777777" w:rsidR="00CA3D47" w:rsidRDefault="00CA3D47" w:rsidP="00CA3D47">
            <w:pPr>
              <w:pStyle w:val="BodyNoIndent"/>
            </w:pPr>
            <w:r>
              <w:t>Hiten no evki areh ep onkh em pen yot ettayoot: en arshi</w:t>
            </w:r>
            <w:r>
              <w:noBreakHyphen/>
              <w:t>erevs Papa Abba ___. Ep Chois: ari ehmot nan em pi ko-evol ent</w:t>
            </w:r>
            <w:r>
              <w:rPr>
                <w:rFonts w:hint="eastAsia"/>
              </w:rPr>
              <w:t>é</w:t>
            </w:r>
            <w:r>
              <w:t xml:space="preserve"> nen novi.</w:t>
            </w:r>
          </w:p>
        </w:tc>
      </w:tr>
    </w:tbl>
    <w:p w14:paraId="5FF738D3" w14:textId="77777777" w:rsidR="00CA3D47" w:rsidRDefault="00CA3D47" w:rsidP="00CA3D47">
      <w:pPr>
        <w:pStyle w:val="Rubrics0"/>
      </w:pPr>
      <w:r w:rsidRPr="00351D54">
        <w:t>Then the ending is sung:</w:t>
      </w:r>
    </w:p>
    <w:tbl>
      <w:tblPr>
        <w:tblW w:w="0" w:type="auto"/>
        <w:jc w:val="center"/>
        <w:tblBorders>
          <w:insideV w:val="single" w:sz="4" w:space="0" w:color="000000"/>
        </w:tblBorders>
        <w:tblLook w:val="00A0" w:firstRow="1" w:lastRow="0" w:firstColumn="1" w:lastColumn="0" w:noHBand="0" w:noVBand="0"/>
      </w:tblPr>
      <w:tblGrid>
        <w:gridCol w:w="3623"/>
        <w:gridCol w:w="3624"/>
      </w:tblGrid>
      <w:tr w:rsidR="00CA3D47" w:rsidRPr="004A6996" w14:paraId="1BEABFFB" w14:textId="77777777" w:rsidTr="00CA3D47">
        <w:trPr>
          <w:jc w:val="center"/>
        </w:trPr>
        <w:tc>
          <w:tcPr>
            <w:tcW w:w="3623" w:type="dxa"/>
          </w:tcPr>
          <w:p w14:paraId="2A4BD31E" w14:textId="2916D68F" w:rsidR="00CA3D47" w:rsidRPr="004A6996" w:rsidRDefault="00CA3D47" w:rsidP="00BE6654">
            <w:pPr>
              <w:pStyle w:val="BodyNoIndent"/>
            </w:pPr>
            <w:r w:rsidRPr="004A6996">
              <w:t xml:space="preserve">We worship </w:t>
            </w:r>
            <w:r>
              <w:t>You</w:t>
            </w:r>
            <w:r w:rsidRPr="004A6996">
              <w:t xml:space="preserve">, O Christ, with </w:t>
            </w:r>
            <w:r w:rsidR="00BE6654">
              <w:t>Your</w:t>
            </w:r>
            <w:r w:rsidRPr="004A6996">
              <w:t xml:space="preserve"> Good Father and the Holy Spirit, for </w:t>
            </w:r>
            <w:r w:rsidR="00BE6654">
              <w:t>You have</w:t>
            </w:r>
            <w:r w:rsidRPr="004A6996">
              <w:t xml:space="preserve"> {come} and saved us. (Have mercy on us.)</w:t>
            </w:r>
          </w:p>
        </w:tc>
        <w:tc>
          <w:tcPr>
            <w:tcW w:w="3624" w:type="dxa"/>
          </w:tcPr>
          <w:p w14:paraId="39EEDEEB" w14:textId="77777777" w:rsidR="00CA3D47" w:rsidRPr="004A6996" w:rsidRDefault="00CA3D47" w:rsidP="00CA3D47">
            <w:pPr>
              <w:pStyle w:val="BodyNoIndent"/>
            </w:pPr>
            <w:r w:rsidRPr="004A6996">
              <w:t>Ten oo</w:t>
            </w:r>
            <w:r w:rsidRPr="004A6996">
              <w:noBreakHyphen/>
              <w:t>osht Emmok: O Pi Khristos: nem Pek Yot en Aghathos: nem pi Pnevma Eth</w:t>
            </w:r>
            <w:r w:rsidRPr="004A6996">
              <w:noBreakHyphen/>
              <w:t>owab: je {Ak ee} ak soti emmon. (Nai nan.)</w:t>
            </w:r>
          </w:p>
        </w:tc>
      </w:tr>
    </w:tbl>
    <w:p w14:paraId="17D3B529" w14:textId="77777777" w:rsidR="00CA3D47" w:rsidRDefault="00CA3D47" w:rsidP="00CA3D47">
      <w:pPr>
        <w:keepNext/>
        <w:keepLines/>
        <w:spacing w:before="240" w:after="240"/>
        <w:jc w:val="center"/>
        <w:outlineLvl w:val="3"/>
        <w:rPr>
          <w:rFonts w:eastAsia="MS Gothic" w:cs="Times New Roman"/>
          <w:b/>
          <w:bCs/>
          <w:iCs/>
          <w:color w:val="000000"/>
          <w:sz w:val="28"/>
        </w:rPr>
      </w:pPr>
      <w:r w:rsidRPr="007E0213">
        <w:rPr>
          <w:rFonts w:eastAsia="MS Gothic" w:cs="Times New Roman"/>
          <w:b/>
          <w:bCs/>
          <w:iCs/>
          <w:color w:val="000000"/>
          <w:sz w:val="28"/>
        </w:rPr>
        <w:t xml:space="preserve">The </w:t>
      </w:r>
      <w:r>
        <w:rPr>
          <w:rFonts w:eastAsia="MS Gothic" w:cs="Times New Roman"/>
          <w:b/>
          <w:bCs/>
          <w:iCs/>
          <w:color w:val="000000"/>
          <w:sz w:val="28"/>
        </w:rPr>
        <w:t>Pauline Epistle</w:t>
      </w:r>
    </w:p>
    <w:p w14:paraId="2FD9A97B" w14:textId="77777777" w:rsidR="00CA3D47" w:rsidRDefault="00CA3D47" w:rsidP="00CA3D47">
      <w:pPr>
        <w:pStyle w:val="Priest"/>
      </w:pPr>
      <w:r>
        <w:t>Reader:</w:t>
      </w:r>
    </w:p>
    <w:p w14:paraId="4C47A761" w14:textId="77777777" w:rsidR="00CA3D47" w:rsidRDefault="00CA3D47" w:rsidP="00CA3D47">
      <w:pPr>
        <w:pStyle w:val="Body"/>
      </w:pPr>
      <w:r>
        <w:t>A chapter from the {First/Second} Epistle of our teacher Paul to ___. His blessing be upon us. Amen.</w:t>
      </w:r>
    </w:p>
    <w:p w14:paraId="73ED09F4" w14:textId="77777777" w:rsidR="00CA3D47" w:rsidRDefault="00CA3D47" w:rsidP="00CA3D47">
      <w:pPr>
        <w:pStyle w:val="Rubrics0"/>
      </w:pPr>
      <w:r>
        <w:t>The Pauline Epistle is read and is concluded by:</w:t>
      </w:r>
    </w:p>
    <w:p w14:paraId="67A3CE0C" w14:textId="77777777" w:rsidR="00CA3D47" w:rsidRDefault="00CA3D47" w:rsidP="00CA3D47">
      <w:pPr>
        <w:pStyle w:val="Priest"/>
      </w:pPr>
      <w:r>
        <w:t>Reader:</w:t>
      </w:r>
    </w:p>
    <w:p w14:paraId="12249EAB" w14:textId="77777777" w:rsidR="00CA3D47" w:rsidRDefault="00CA3D47" w:rsidP="00CA3D47">
      <w:pPr>
        <w:pStyle w:val="Body"/>
      </w:pPr>
      <w:r>
        <w:t>The grace of God the Father be with you all. Amen.</w:t>
      </w:r>
    </w:p>
    <w:p w14:paraId="21E7C6B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lastRenderedPageBreak/>
        <w:t>The Catholic Epistle</w:t>
      </w:r>
    </w:p>
    <w:p w14:paraId="53BEFD9F" w14:textId="77777777" w:rsidR="00CA3D47" w:rsidRDefault="00CA3D47" w:rsidP="00CA3D47">
      <w:pPr>
        <w:pStyle w:val="Priest"/>
      </w:pPr>
      <w:r>
        <w:t>Reader:</w:t>
      </w:r>
    </w:p>
    <w:p w14:paraId="61149DDE" w14:textId="77777777" w:rsidR="00CA3D47" w:rsidRDefault="00CA3D47" w:rsidP="00CA3D47">
      <w:pPr>
        <w:pStyle w:val="Body"/>
      </w:pPr>
      <w:r>
        <w:t>The Catholic Epistle from the {First/Second/Third} Epistle of our teacher ___. His blessing be upon us. Amen.</w:t>
      </w:r>
    </w:p>
    <w:p w14:paraId="6EF93712" w14:textId="77777777" w:rsidR="00CA3D47" w:rsidRDefault="00CA3D47" w:rsidP="00CA3D47">
      <w:pPr>
        <w:pStyle w:val="Rubrics0"/>
      </w:pPr>
      <w:r>
        <w:t xml:space="preserve"> The Catholic Epistle is read and is concluded by:</w:t>
      </w:r>
    </w:p>
    <w:p w14:paraId="69C29D2E" w14:textId="77777777" w:rsidR="00CA3D47" w:rsidRDefault="00CA3D47" w:rsidP="00CA3D47">
      <w:pPr>
        <w:pStyle w:val="Priest"/>
      </w:pPr>
      <w:r>
        <w:t>Reader:</w:t>
      </w:r>
    </w:p>
    <w:p w14:paraId="6A14E06D" w14:textId="77777777" w:rsidR="00CA3D47" w:rsidRDefault="00CA3D47" w:rsidP="00CA3D47">
      <w:pPr>
        <w:pStyle w:val="Body"/>
      </w:pPr>
      <w:r>
        <w:t>Do not love the world, nor the things which are in the world. The world shall pass away and all its desires; but he who does the will of God shall abide forever. Amen.</w:t>
      </w:r>
    </w:p>
    <w:p w14:paraId="3DF292F5" w14:textId="77777777" w:rsidR="00CA3D47" w:rsidRDefault="00CA3D47" w:rsidP="00CA3D47">
      <w:pPr>
        <w:pStyle w:val="Rubrics0"/>
      </w:pPr>
      <w:r>
        <w:t>The people may now sing the Praxis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204C4252" w14:textId="77777777" w:rsidTr="00CA3D47">
        <w:trPr>
          <w:jc w:val="center"/>
        </w:trPr>
        <w:tc>
          <w:tcPr>
            <w:tcW w:w="3623" w:type="dxa"/>
          </w:tcPr>
          <w:p w14:paraId="1DFCA749" w14:textId="12EC6410" w:rsidR="00CA3D47" w:rsidRDefault="00F36A13" w:rsidP="00CA3D47">
            <w:pPr>
              <w:pStyle w:val="BodyNoIndent"/>
            </w:pPr>
            <w:r>
              <w:t>Rejoice O</w:t>
            </w:r>
            <w:r w:rsidR="00CA3D47" w:rsidRPr="004B5E8A">
              <w:t xml:space="preserve"> Mary, the fair dove, who has borne unto us God the Logos.</w:t>
            </w:r>
          </w:p>
        </w:tc>
        <w:tc>
          <w:tcPr>
            <w:tcW w:w="3624" w:type="dxa"/>
          </w:tcPr>
          <w:p w14:paraId="00AA4CAD" w14:textId="77777777" w:rsidR="00CA3D47" w:rsidRDefault="00CA3D47" w:rsidP="00CA3D47">
            <w:pPr>
              <w:pStyle w:val="BodyNoIndent"/>
            </w:pPr>
            <w:r w:rsidRPr="004B5E8A">
              <w:t>Shéré ne Maria: ti etchrompi ethnesos: thi et as misi nan: em Ef Nooti pi Logos.</w:t>
            </w:r>
          </w:p>
        </w:tc>
      </w:tr>
    </w:tbl>
    <w:p w14:paraId="2899037B" w14:textId="77777777" w:rsidR="00CA3D47" w:rsidRDefault="00CA3D47" w:rsidP="00CA3D47">
      <w:pPr>
        <w:pStyle w:val="Rubrics0"/>
      </w:pPr>
      <w:r w:rsidRPr="004B5E8A">
        <w:t xml:space="preserve">Whether or not the preceding is said, the </w:t>
      </w:r>
      <w:r>
        <w:t>people sing</w:t>
      </w:r>
      <w:r w:rsidRPr="004B5E8A">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832BF32" w14:textId="77777777" w:rsidTr="00CA3D47">
        <w:trPr>
          <w:jc w:val="center"/>
        </w:trPr>
        <w:tc>
          <w:tcPr>
            <w:tcW w:w="3623" w:type="dxa"/>
          </w:tcPr>
          <w:p w14:paraId="112753CD" w14:textId="4455A103" w:rsidR="00CA3D47" w:rsidRDefault="00CA3D47" w:rsidP="00BE6654">
            <w:pPr>
              <w:pStyle w:val="BodyNoIndent"/>
            </w:pPr>
            <w:r w:rsidRPr="00785C26">
              <w:t xml:space="preserve">Blessed art </w:t>
            </w:r>
            <w:r w:rsidR="00BE6654">
              <w:t>You</w:t>
            </w:r>
            <w:r w:rsidRPr="00785C26">
              <w:t xml:space="preserve"> in truth, with </w:t>
            </w:r>
            <w:r w:rsidR="00BE6654">
              <w:t>Your</w:t>
            </w:r>
            <w:r w:rsidRPr="00785C26">
              <w:t xml:space="preserve"> Good Father and the Holy Spirit, for </w:t>
            </w:r>
            <w:r w:rsidR="00BE6654">
              <w:t>You have</w:t>
            </w:r>
            <w:r w:rsidRPr="00785C26">
              <w:t xml:space="preserve"> {come} and saved us.</w:t>
            </w:r>
            <w:r>
              <w:t xml:space="preserve"> </w:t>
            </w:r>
            <w:r w:rsidRPr="00785C26">
              <w:t>(Have mercy on us.)</w:t>
            </w:r>
          </w:p>
        </w:tc>
        <w:tc>
          <w:tcPr>
            <w:tcW w:w="3624" w:type="dxa"/>
          </w:tcPr>
          <w:p w14:paraId="2CC68D98" w14:textId="77777777" w:rsidR="00CA3D47" w:rsidRDefault="00CA3D47" w:rsidP="00CA3D47">
            <w:pPr>
              <w:pStyle w:val="BodyNoIndent"/>
            </w:pPr>
            <w:r w:rsidRPr="00785C26">
              <w:t>Ek esmaro oot alithos: nem Pek Yot en Aghathos: nem pi Pnevma Eth owab: je {Ak ee} ak soti emmon.</w:t>
            </w:r>
            <w:r>
              <w:t xml:space="preserve"> </w:t>
            </w:r>
            <w:r w:rsidRPr="00785C26">
              <w:t>(Nai nan.)</w:t>
            </w:r>
          </w:p>
        </w:tc>
      </w:tr>
    </w:tbl>
    <w:p w14:paraId="2DDDC17C"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Praxis</w:t>
      </w:r>
    </w:p>
    <w:p w14:paraId="2F548BD0" w14:textId="77777777" w:rsidR="00CA3D47" w:rsidRDefault="00CA3D47" w:rsidP="00CA3D47">
      <w:pPr>
        <w:pStyle w:val="Priest"/>
      </w:pPr>
      <w:r>
        <w:t>Reader:</w:t>
      </w:r>
    </w:p>
    <w:p w14:paraId="59847544" w14:textId="77777777" w:rsidR="00CA3D47" w:rsidRDefault="00CA3D47" w:rsidP="00CA3D47">
      <w:pPr>
        <w:pStyle w:val="Body"/>
      </w:pPr>
      <w:r>
        <w:t>A chapter from the Acts of our fathers the pure Apostles, who were invested with the grace of the Holy Spirit. Their blessing be with us all. Amen.</w:t>
      </w:r>
    </w:p>
    <w:p w14:paraId="49938F37" w14:textId="77777777" w:rsidR="00CA3D47" w:rsidRDefault="00CA3D47" w:rsidP="00CA3D47">
      <w:pPr>
        <w:pStyle w:val="Rubrics0"/>
      </w:pPr>
      <w:r>
        <w:t>The Acts of the Apostles are read and are concluded by:</w:t>
      </w:r>
    </w:p>
    <w:p w14:paraId="3CE9FED5" w14:textId="77777777" w:rsidR="00CA3D47" w:rsidRDefault="00CA3D47" w:rsidP="00CA3D47">
      <w:pPr>
        <w:pStyle w:val="Priest"/>
      </w:pPr>
      <w:r>
        <w:t>Reader:</w:t>
      </w:r>
    </w:p>
    <w:p w14:paraId="77E200A6" w14:textId="77777777" w:rsidR="00CA3D47" w:rsidRDefault="00CA3D47" w:rsidP="00CA3D47">
      <w:pPr>
        <w:pStyle w:val="Body"/>
      </w:pPr>
      <w:r>
        <w:t>The word of the Lord abides in this church and in every church. Amen.</w:t>
      </w:r>
    </w:p>
    <w:p w14:paraId="343FE740" w14:textId="77777777" w:rsidR="00CA3D47" w:rsidRDefault="00CA3D47" w:rsidP="00CA3D47">
      <w:pPr>
        <w:pStyle w:val="Rubrics0"/>
      </w:pPr>
      <w:r>
        <w:lastRenderedPageBreak/>
        <w:t>The “Synaxarion” (the chronicle of the saints) is read. A Veneration may then be said. During the Holy Fifty, the hymns “All you heavenly multitudes” and “Khristos Antesti” are said instead, and then the people sings:</w:t>
      </w:r>
    </w:p>
    <w:p w14:paraId="1297615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Hymn of the Trisagion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4E6EE3E" w14:textId="77777777" w:rsidTr="00CA3D47">
        <w:trPr>
          <w:cantSplit/>
          <w:jc w:val="center"/>
        </w:trPr>
        <w:tc>
          <w:tcPr>
            <w:tcW w:w="3623" w:type="dxa"/>
          </w:tcPr>
          <w:p w14:paraId="547DE6F9" w14:textId="77777777" w:rsidR="00CA3D47" w:rsidRDefault="00CA3D47" w:rsidP="00CA3D47">
            <w:pPr>
              <w:pStyle w:val="BodyNoIndent"/>
            </w:pPr>
            <w:r w:rsidRPr="00037657">
              <w:t>Holy God, Holy Mighty, Holy Immortal, Who was born of the Virgin, have mercy upon us.</w:t>
            </w:r>
          </w:p>
        </w:tc>
        <w:tc>
          <w:tcPr>
            <w:tcW w:w="3624" w:type="dxa"/>
          </w:tcPr>
          <w:p w14:paraId="7D12CA47"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ek Partheno gennethis: eleison imas.</w:t>
            </w:r>
          </w:p>
        </w:tc>
      </w:tr>
      <w:tr w:rsidR="00CA3D47" w14:paraId="279A1516" w14:textId="77777777" w:rsidTr="00CA3D47">
        <w:trPr>
          <w:cantSplit/>
          <w:jc w:val="center"/>
        </w:trPr>
        <w:tc>
          <w:tcPr>
            <w:tcW w:w="3623" w:type="dxa"/>
          </w:tcPr>
          <w:p w14:paraId="3A4EA275" w14:textId="77777777" w:rsidR="00CA3D47" w:rsidRDefault="00CA3D47" w:rsidP="00CA3D47">
            <w:pPr>
              <w:pStyle w:val="BodyNoIndent"/>
            </w:pPr>
            <w:r w:rsidRPr="00037657">
              <w:t>Holy God, Holy Mighty, Holy Immortal, Who was crucified for us, have mercy upon us.</w:t>
            </w:r>
          </w:p>
        </w:tc>
        <w:tc>
          <w:tcPr>
            <w:tcW w:w="3624" w:type="dxa"/>
          </w:tcPr>
          <w:p w14:paraId="75BB257D"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stavrothis di imas: eleison imas.</w:t>
            </w:r>
          </w:p>
        </w:tc>
      </w:tr>
      <w:tr w:rsidR="00CA3D47" w14:paraId="131DCCE4" w14:textId="77777777" w:rsidTr="00CA3D47">
        <w:trPr>
          <w:cantSplit/>
          <w:jc w:val="center"/>
        </w:trPr>
        <w:tc>
          <w:tcPr>
            <w:tcW w:w="3623" w:type="dxa"/>
          </w:tcPr>
          <w:p w14:paraId="5D27BD64" w14:textId="77777777" w:rsidR="00CA3D47" w:rsidRDefault="00CA3D47" w:rsidP="00CA3D47">
            <w:pPr>
              <w:pStyle w:val="BodyNoIndent"/>
            </w:pPr>
            <w:r w:rsidRPr="00037657">
              <w:t>Holy God, Holy Mighty, Holy Immortal, Who rose from the dead and ascended into the heavens, have mercy upon us.</w:t>
            </w:r>
          </w:p>
        </w:tc>
        <w:tc>
          <w:tcPr>
            <w:tcW w:w="3624" w:type="dxa"/>
          </w:tcPr>
          <w:p w14:paraId="58997B58" w14:textId="77777777" w:rsidR="00CA3D47" w:rsidRPr="00037657" w:rsidRDefault="00CA3D47" w:rsidP="00CA3D47">
            <w:pPr>
              <w:pStyle w:val="BodyNoIndent"/>
              <w:rPr>
                <w:rFonts w:cs="@MingLiU"/>
              </w:rPr>
            </w:pPr>
            <w:r>
              <w:rPr>
                <w:rFonts w:cs="@MingLiU"/>
              </w:rPr>
              <w:t>Agios O Th</w:t>
            </w:r>
            <w:r>
              <w:rPr>
                <w:rFonts w:cs="@MingLiU" w:hint="eastAsia"/>
              </w:rPr>
              <w:t>é</w:t>
            </w:r>
            <w:r>
              <w:rPr>
                <w:rFonts w:cs="@MingLiU"/>
              </w:rPr>
              <w:noBreakHyphen/>
              <w:t>os: Agios Ees</w:t>
            </w:r>
            <w:r>
              <w:rPr>
                <w:rFonts w:cs="@MingLiU"/>
              </w:rPr>
              <w:noBreakHyphen/>
              <w:t>shiros: Agios Athanatos: O anastasis ek ton nekron: ke anelthon ees toos ooranoos: eleison imas.</w:t>
            </w:r>
          </w:p>
        </w:tc>
      </w:tr>
      <w:tr w:rsidR="00CA3D47" w14:paraId="68A4860F" w14:textId="77777777" w:rsidTr="00CA3D47">
        <w:trPr>
          <w:cantSplit/>
          <w:jc w:val="center"/>
        </w:trPr>
        <w:tc>
          <w:tcPr>
            <w:tcW w:w="3623" w:type="dxa"/>
          </w:tcPr>
          <w:p w14:paraId="794A0C35" w14:textId="77777777" w:rsidR="00CA3D47" w:rsidRPr="00037657" w:rsidRDefault="00CA3D47" w:rsidP="00CA3D47">
            <w:pPr>
              <w:pStyle w:val="BodyNoIndent"/>
            </w:pPr>
            <w:r>
              <w:rPr>
                <w:rFonts w:cs="@MingLiU"/>
              </w:rPr>
              <w:t>Glory be to the Father and to the Son and to the Holy Spirit, both now, and al</w:t>
            </w:r>
            <w:r>
              <w:rPr>
                <w:rFonts w:cs="@MingLiU"/>
              </w:rPr>
              <w:softHyphen/>
              <w:t>ways, and unto the ages of ages. Amen. O Holy Trinity, have mercy upon us.</w:t>
            </w:r>
          </w:p>
        </w:tc>
        <w:tc>
          <w:tcPr>
            <w:tcW w:w="3624" w:type="dxa"/>
          </w:tcPr>
          <w:p w14:paraId="28C3551A" w14:textId="77777777" w:rsidR="00CA3D47" w:rsidRDefault="00CA3D47" w:rsidP="00CA3D47">
            <w:pPr>
              <w:pStyle w:val="BodyNoIndent"/>
            </w:pPr>
            <w:r>
              <w:rPr>
                <w:rFonts w:cs="@MingLiU"/>
              </w:rPr>
              <w:t>Doxa Patri ke Eio: ke Agio Pnevmati: ke nyn ke a</w:t>
            </w:r>
            <w:r>
              <w:rPr>
                <w:rFonts w:cs="@MingLiU"/>
              </w:rPr>
              <w:noBreakHyphen/>
              <w:t xml:space="preserve">ee: ke ees toos </w:t>
            </w:r>
            <w:r>
              <w:rPr>
                <w:rFonts w:cs="@MingLiU" w:hint="eastAsia"/>
              </w:rPr>
              <w:t>é</w:t>
            </w:r>
            <w:r>
              <w:rPr>
                <w:rFonts w:cs="@MingLiU"/>
              </w:rPr>
              <w:noBreakHyphen/>
              <w:t xml:space="preserve">onas ton </w:t>
            </w:r>
            <w:r>
              <w:rPr>
                <w:rFonts w:cs="@MingLiU" w:hint="eastAsia"/>
              </w:rPr>
              <w:t>é</w:t>
            </w:r>
            <w:r>
              <w:rPr>
                <w:rFonts w:cs="@MingLiU"/>
              </w:rPr>
              <w:noBreakHyphen/>
              <w:t>onon: Amen: Agia Trias: eleison imas.</w:t>
            </w:r>
          </w:p>
        </w:tc>
      </w:tr>
    </w:tbl>
    <w:p w14:paraId="0AB7CF76"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Gospel</w:t>
      </w:r>
    </w:p>
    <w:p w14:paraId="489E8575" w14:textId="77777777" w:rsidR="00CA3D47" w:rsidRDefault="00CA3D47" w:rsidP="00CA3D47">
      <w:pPr>
        <w:pStyle w:val="Priest"/>
      </w:pPr>
      <w:r>
        <w:t>Reader:</w:t>
      </w:r>
    </w:p>
    <w:p w14:paraId="0472BE10" w14:textId="77777777" w:rsidR="00CA3D47" w:rsidRPr="00D27869" w:rsidRDefault="00CA3D47" w:rsidP="00CA3D47">
      <w:pPr>
        <w:pStyle w:val="Body"/>
      </w:pPr>
      <w:r>
        <w:t>Stand up for prayer.</w:t>
      </w:r>
    </w:p>
    <w:p w14:paraId="40F21626" w14:textId="77777777" w:rsidR="00CA3D47" w:rsidRDefault="00CA3D47" w:rsidP="00CA3D47">
      <w:pPr>
        <w:pStyle w:val="Body"/>
      </w:pPr>
      <w:r>
        <w:t>Pray for the Holy Gospel.</w:t>
      </w:r>
    </w:p>
    <w:p w14:paraId="22487B56" w14:textId="77777777" w:rsidR="00CA3D47" w:rsidRDefault="00CA3D47" w:rsidP="00CA3D47">
      <w:pPr>
        <w:pStyle w:val="Priest"/>
      </w:pPr>
      <w:r>
        <w:t>People:</w:t>
      </w:r>
    </w:p>
    <w:p w14:paraId="51B04950" w14:textId="77777777" w:rsidR="00CA3D47" w:rsidRDefault="00CA3D47" w:rsidP="00CA3D47">
      <w:pPr>
        <w:pStyle w:val="Body"/>
      </w:pPr>
      <w:r>
        <w:t>Lord have mercy.</w:t>
      </w:r>
    </w:p>
    <w:p w14:paraId="72F96F4E" w14:textId="77777777" w:rsidR="00CA3D47" w:rsidRDefault="00CA3D47" w:rsidP="00CA3D47">
      <w:pPr>
        <w:pStyle w:val="Priest"/>
      </w:pPr>
      <w:r>
        <w:t>Reader:</w:t>
      </w:r>
    </w:p>
    <w:p w14:paraId="662FFD18" w14:textId="77777777" w:rsidR="00CA3D47" w:rsidRDefault="00CA3D47" w:rsidP="00CA3D47">
      <w:pPr>
        <w:pStyle w:val="Body"/>
      </w:pPr>
      <w:r>
        <w:t>A Psalm of David.</w:t>
      </w:r>
    </w:p>
    <w:p w14:paraId="5A0D6200" w14:textId="77777777" w:rsidR="00CA3D47" w:rsidRDefault="00CA3D47" w:rsidP="00CA3D47">
      <w:pPr>
        <w:pStyle w:val="Rubric"/>
        <w:rPr>
          <w:lang w:val="en-GB"/>
        </w:rPr>
      </w:pPr>
      <w:r w:rsidRPr="00EE40CD">
        <w:rPr>
          <w:lang w:val="en-GB"/>
        </w:rPr>
        <w:t xml:space="preserve">The psalm is </w:t>
      </w:r>
      <w:r>
        <w:rPr>
          <w:lang w:val="en-GB"/>
        </w:rPr>
        <w:t>chanted, concluded by “Alleluia,</w:t>
      </w:r>
      <w:r w:rsidRPr="00EE40CD">
        <w:rPr>
          <w:lang w:val="en-GB"/>
        </w:rPr>
        <w:t>”</w:t>
      </w:r>
      <w:r>
        <w:rPr>
          <w:lang w:val="en-GB"/>
        </w:rPr>
        <w:t xml:space="preserve"> or the seasonal Psalm response.</w:t>
      </w:r>
    </w:p>
    <w:p w14:paraId="4E758380" w14:textId="77777777" w:rsidR="00CA3D47" w:rsidRDefault="00CA3D47" w:rsidP="00CA3D47">
      <w:pPr>
        <w:pStyle w:val="Priest"/>
      </w:pPr>
      <w:r>
        <w:t>Reader:</w:t>
      </w:r>
    </w:p>
    <w:p w14:paraId="0D4295C0" w14:textId="77777777" w:rsidR="00CA3D47" w:rsidRDefault="00CA3D47" w:rsidP="00CA3D47">
      <w:pPr>
        <w:pStyle w:val="Body"/>
      </w:pPr>
      <w:r>
        <w:t>Stand with the fear of God. Let us hear the Holy Gospel Bless, O Lord, the reading of the Holy Gospel, according to _____. Blessed be He Who comes in the Name of the Lord. Our Lord, God, Saviour, and King of  us all, Jesus Christ, Son of the Living God, to Whom is glory forever.</w:t>
      </w:r>
    </w:p>
    <w:p w14:paraId="4E77AED5" w14:textId="77777777" w:rsidR="00CA3D47" w:rsidRDefault="00CA3D47" w:rsidP="00CA3D47">
      <w:pPr>
        <w:pStyle w:val="Priest"/>
      </w:pPr>
      <w:r w:rsidRPr="00EE40CD">
        <w:rPr>
          <w:b w:val="0"/>
          <w:i/>
          <w:lang w:val="en-GB"/>
        </w:rPr>
        <w:t>The Gospel</w:t>
      </w:r>
      <w:r>
        <w:rPr>
          <w:b w:val="0"/>
          <w:i/>
          <w:lang w:val="en-GB"/>
        </w:rPr>
        <w:t xml:space="preserve"> of Prime</w:t>
      </w:r>
      <w:r w:rsidRPr="00EE40CD">
        <w:rPr>
          <w:b w:val="0"/>
          <w:i/>
          <w:lang w:val="en-GB"/>
        </w:rPr>
        <w:t xml:space="preserve"> is chanted.</w:t>
      </w:r>
      <w:r w:rsidRPr="00EE40CD">
        <w:rPr>
          <w:b w:val="0"/>
          <w:i/>
          <w:lang w:val="en-GB"/>
        </w:rPr>
        <w:cr/>
      </w:r>
      <w:r w:rsidRPr="00EE40CD">
        <w:rPr>
          <w:lang w:val="en-GB"/>
        </w:rPr>
        <w:t xml:space="preserve"> </w:t>
      </w:r>
      <w:r w:rsidRPr="00EE40CD">
        <w:rPr>
          <w:lang w:val="en-GB"/>
        </w:rPr>
        <w:cr/>
      </w:r>
      <w:r w:rsidRPr="00EE40CD">
        <w:t xml:space="preserve"> </w:t>
      </w:r>
      <w:r>
        <w:t>Reader:</w:t>
      </w:r>
    </w:p>
    <w:p w14:paraId="607AF12D" w14:textId="77777777" w:rsidR="00CA3D47" w:rsidRDefault="00CA3D47" w:rsidP="00CA3D47">
      <w:pPr>
        <w:pStyle w:val="Body"/>
      </w:pPr>
      <w:r>
        <w:t>Glory is due to our God to the age of ages. Amen.</w:t>
      </w:r>
    </w:p>
    <w:p w14:paraId="67833658" w14:textId="77777777" w:rsidR="00CA3D47" w:rsidRDefault="00CA3D47" w:rsidP="00CA3D47">
      <w:pPr>
        <w:pStyle w:val="Priest"/>
      </w:pPr>
      <w:r>
        <w:lastRenderedPageBreak/>
        <w:t>People:</w:t>
      </w:r>
    </w:p>
    <w:p w14:paraId="2FC8B67F" w14:textId="77777777" w:rsidR="00CA3D47" w:rsidRPr="00EE40CD" w:rsidRDefault="00CA3D47" w:rsidP="00CA3D47">
      <w:pPr>
        <w:pStyle w:val="Body"/>
      </w:pPr>
      <w:r>
        <w:t>Glory to You, O Lord.</w:t>
      </w:r>
    </w:p>
    <w:p w14:paraId="420DE886" w14:textId="77777777" w:rsidR="00CA3D47" w:rsidRDefault="00CA3D47" w:rsidP="00CA3D47">
      <w:pPr>
        <w:pStyle w:val="Rubrics0"/>
      </w:pPr>
      <w:r>
        <w:t>If he has the blessing of the Bishop to do so, the Reader may now give commentary on the Readings.</w:t>
      </w:r>
    </w:p>
    <w:p w14:paraId="2A9E33F9" w14:textId="77777777" w:rsidR="00CA3D47" w:rsidRDefault="00CA3D47" w:rsidP="00CA3D47">
      <w:pPr>
        <w:pStyle w:val="Rubrics0"/>
      </w:pPr>
    </w:p>
    <w:p w14:paraId="123CA263" w14:textId="77777777" w:rsidR="00CA3D47" w:rsidRDefault="00CA3D47" w:rsidP="00CA3D47">
      <w:pPr>
        <w:pStyle w:val="Rubrics0"/>
      </w:pPr>
      <w:r>
        <w:t>The people now sings the Gospel response appropriate to the season, or the following ordinary response: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3D31B9BC" w14:textId="77777777" w:rsidTr="00CA3D47">
        <w:trPr>
          <w:cantSplit/>
          <w:jc w:val="center"/>
        </w:trPr>
        <w:tc>
          <w:tcPr>
            <w:tcW w:w="3623" w:type="dxa"/>
          </w:tcPr>
          <w:p w14:paraId="3B2E7C05" w14:textId="77777777" w:rsidR="00CA3D47" w:rsidRDefault="00CA3D47" w:rsidP="00CA3D47">
            <w:pPr>
              <w:pStyle w:val="BodyNoIndent"/>
            </w:pPr>
            <w:r w:rsidRPr="000A7CDC">
              <w:t>Blessed are they, in truth,/ The saints of this day—Each one, each one by his name— The beloved of Christ.</w:t>
            </w:r>
          </w:p>
        </w:tc>
        <w:tc>
          <w:tcPr>
            <w:tcW w:w="3624" w:type="dxa"/>
          </w:tcPr>
          <w:p w14:paraId="01588D4F" w14:textId="77777777" w:rsidR="00CA3D47" w:rsidRDefault="00CA3D47" w:rsidP="00CA3D47">
            <w:pPr>
              <w:pStyle w:val="BodyNoIndent"/>
            </w:pPr>
            <w:r w:rsidRPr="000A7CDC">
              <w:t>O oonia too khen oo methmi: ni eth owab enté pai ého oo: pi owai pi owai: kata pef rän: ni menrati enté Pi Khristos.</w:t>
            </w:r>
          </w:p>
        </w:tc>
      </w:tr>
      <w:tr w:rsidR="00CA3D47" w14:paraId="44E08625" w14:textId="77777777" w:rsidTr="00CA3D47">
        <w:trPr>
          <w:jc w:val="center"/>
        </w:trPr>
        <w:tc>
          <w:tcPr>
            <w:tcW w:w="3623" w:type="dxa"/>
          </w:tcPr>
          <w:p w14:paraId="37AF3751" w14:textId="77777777" w:rsidR="00CA3D47" w:rsidRDefault="00CA3D47" w:rsidP="00CA3D47">
            <w:pPr>
              <w:pStyle w:val="BodyNoIndent"/>
            </w:pPr>
            <w:r w:rsidRPr="000A7CDC">
              <w:t>Intercede on our behalf,/ O lady of us all, the Mother of God—Mary, the Mother of our Saviour—That He may forgive us our sins.</w:t>
            </w:r>
          </w:p>
        </w:tc>
        <w:tc>
          <w:tcPr>
            <w:tcW w:w="3624" w:type="dxa"/>
          </w:tcPr>
          <w:p w14:paraId="57E9F172" w14:textId="77777777" w:rsidR="00CA3D47" w:rsidRDefault="00CA3D47" w:rsidP="00CA3D47">
            <w:pPr>
              <w:pStyle w:val="BodyNoIndent"/>
            </w:pPr>
            <w:r>
              <w:rPr>
                <w:rFonts w:cs="@MingLiU"/>
              </w:rPr>
              <w:t xml:space="preserve">Ari presvevin </w:t>
            </w:r>
            <w:r>
              <w:rPr>
                <w:rFonts w:cs="@MingLiU" w:hint="eastAsia"/>
              </w:rPr>
              <w:t>é</w:t>
            </w:r>
            <w:r>
              <w:rPr>
                <w:rFonts w:cs="@MingLiU"/>
              </w:rPr>
              <w:noBreakHyphen/>
              <w:t>ehri egon: O ten chois en nib tiren ti Th</w:t>
            </w:r>
            <w:r>
              <w:rPr>
                <w:rFonts w:cs="@MingLiU" w:hint="eastAsia"/>
              </w:rPr>
              <w:t>é</w:t>
            </w:r>
            <w:r>
              <w:rPr>
                <w:rFonts w:cs="@MingLiU"/>
              </w:rPr>
              <w:noBreakHyphen/>
              <w:t>otokos: Maria eth Mav em pen Sotir: Entef ka nen novi nan evol.</w:t>
            </w:r>
          </w:p>
        </w:tc>
      </w:tr>
    </w:tbl>
    <w:p w14:paraId="74870A36" w14:textId="77777777" w:rsidR="00CA3D47" w:rsidRPr="00785C26" w:rsidRDefault="00CA3D47" w:rsidP="00CA3D47">
      <w:pPr>
        <w:pStyle w:val="Rubrics0"/>
      </w:pPr>
      <w:r w:rsidRPr="00C9316C">
        <w:t>Then the ending is sung: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929D36B" w14:textId="77777777" w:rsidTr="00CA3D47">
        <w:trPr>
          <w:cantSplit/>
          <w:jc w:val="center"/>
        </w:trPr>
        <w:tc>
          <w:tcPr>
            <w:tcW w:w="3623" w:type="dxa"/>
          </w:tcPr>
          <w:p w14:paraId="7B9FB279" w14:textId="77777777" w:rsidR="00CA3D47" w:rsidRDefault="00CA3D47" w:rsidP="00CA3D47">
            <w:pPr>
              <w:pStyle w:val="BodyNoIndent"/>
            </w:pPr>
            <w:r>
              <w:t>Blessed be the Father and the Son/ And the Holy Spirit:/ The perfect Trinity./ We worship Him and glorify Him.</w:t>
            </w:r>
          </w:p>
        </w:tc>
        <w:tc>
          <w:tcPr>
            <w:tcW w:w="3624" w:type="dxa"/>
          </w:tcPr>
          <w:p w14:paraId="388ECBB6" w14:textId="77777777" w:rsidR="00CA3D47" w:rsidRDefault="00CA3D47" w:rsidP="00CA3D47">
            <w:pPr>
              <w:pStyle w:val="BodyNoIndent"/>
            </w:pPr>
            <w:r w:rsidRPr="000A7CDC">
              <w:t>Je Ef esmaro oot enjé ef Yot nem ep Shiri: nem pi Pnevma Eth owab: ti Trias et jik evol: Ten oo osht Emmos ten ti o oo Nas.</w:t>
            </w:r>
          </w:p>
        </w:tc>
      </w:tr>
    </w:tbl>
    <w:p w14:paraId="34A08298" w14:textId="77777777" w:rsidR="00CA3D47" w:rsidRDefault="00CA3D47" w:rsidP="00CA3D47">
      <w:pPr>
        <w:keepNext/>
        <w:keepLines/>
        <w:spacing w:before="240" w:after="240"/>
        <w:jc w:val="center"/>
        <w:outlineLvl w:val="3"/>
        <w:rPr>
          <w:rFonts w:eastAsia="MS Gothic" w:cs="Times New Roman"/>
          <w:b/>
          <w:bCs/>
          <w:iCs/>
          <w:color w:val="000000"/>
          <w:sz w:val="28"/>
        </w:rPr>
      </w:pPr>
      <w:r>
        <w:rPr>
          <w:rFonts w:eastAsia="MS Gothic" w:cs="Times New Roman"/>
          <w:b/>
          <w:bCs/>
          <w:iCs/>
          <w:color w:val="000000"/>
          <w:sz w:val="28"/>
        </w:rPr>
        <w:t>The Short Prayers</w:t>
      </w:r>
    </w:p>
    <w:p w14:paraId="0CBEC914" w14:textId="77777777" w:rsidR="00CA3D47" w:rsidRDefault="00CA3D47" w:rsidP="00CA3D47">
      <w:pPr>
        <w:pStyle w:val="Priest"/>
      </w:pPr>
      <w:r>
        <w:t>Reader:</w:t>
      </w:r>
    </w:p>
    <w:p w14:paraId="0E34BF2A" w14:textId="77777777" w:rsidR="00CA3D47" w:rsidRDefault="00CA3D47" w:rsidP="00CA3D47">
      <w:pPr>
        <w:pStyle w:val="Body"/>
      </w:pPr>
      <w:r>
        <w:t xml:space="preserve">Pray for the peace of the one, holy, catholic and apostolic, orthodox Church, for God’s salvation among the people, for stability in all places, that He may forgive us our sins. </w:t>
      </w:r>
    </w:p>
    <w:p w14:paraId="189658E5" w14:textId="77777777" w:rsidR="00CA3D47" w:rsidRDefault="00CA3D47" w:rsidP="00CA3D47">
      <w:pPr>
        <w:pStyle w:val="Priest"/>
      </w:pPr>
      <w:r>
        <w:t>People:</w:t>
      </w:r>
    </w:p>
    <w:p w14:paraId="5ADD0A3A" w14:textId="77777777" w:rsidR="00CA3D47" w:rsidRDefault="00CA3D47" w:rsidP="00CA3D47">
      <w:pPr>
        <w:pStyle w:val="Body"/>
      </w:pPr>
      <w:r>
        <w:t>Lord have mercy.</w:t>
      </w:r>
    </w:p>
    <w:p w14:paraId="6CDE4662" w14:textId="77777777" w:rsidR="00CA3D47" w:rsidRDefault="00CA3D47" w:rsidP="00CA3D47">
      <w:pPr>
        <w:pStyle w:val="Priest"/>
      </w:pPr>
      <w:r>
        <w:t>Reader:</w:t>
      </w:r>
    </w:p>
    <w:p w14:paraId="263F0C59" w14:textId="77777777" w:rsidR="00CA3D47" w:rsidRDefault="00CA3D47" w:rsidP="00CA3D47">
      <w:pPr>
        <w:pStyle w:val="Body"/>
      </w:pPr>
      <w:r>
        <w:t>Pray for our fathers and our brethren who are sick with any sickness, whether in this place or in any place, that Christ our God may grant us, with them, health and healing, and forgive us our sins.</w:t>
      </w:r>
    </w:p>
    <w:p w14:paraId="5BC977CA" w14:textId="77777777" w:rsidR="00CA3D47" w:rsidRDefault="00CA3D47" w:rsidP="00CA3D47">
      <w:pPr>
        <w:pStyle w:val="Priest"/>
      </w:pPr>
      <w:r>
        <w:t>People:</w:t>
      </w:r>
    </w:p>
    <w:p w14:paraId="5B0568D5" w14:textId="77777777" w:rsidR="00CA3D47" w:rsidRDefault="00CA3D47" w:rsidP="00CA3D47">
      <w:pPr>
        <w:pStyle w:val="Body"/>
      </w:pPr>
      <w:r>
        <w:t>Lord have mercy.</w:t>
      </w:r>
    </w:p>
    <w:p w14:paraId="79939528" w14:textId="77777777" w:rsidR="00CA3D47" w:rsidRDefault="00CA3D47" w:rsidP="00CA3D47">
      <w:pPr>
        <w:pStyle w:val="Priest"/>
      </w:pPr>
      <w:r>
        <w:t>Reader:</w:t>
      </w:r>
    </w:p>
    <w:p w14:paraId="2DCE214F" w14:textId="77777777" w:rsidR="00CA3D47" w:rsidRDefault="00CA3D47" w:rsidP="00CA3D47">
      <w:pPr>
        <w:pStyle w:val="Body"/>
      </w:pPr>
      <w:r>
        <w:t xml:space="preserve">Pray for our fathers and our brethren who are travelling, and those who intend to travel anywhere. Straighten all their ways, whether by sea, rivers, lakes, roads, or those who are </w:t>
      </w:r>
      <w:r>
        <w:lastRenderedPageBreak/>
        <w:t>travelling by any other means, that Christ our God may bring them back to their own homes in peace, and forgive us our sins.</w:t>
      </w:r>
    </w:p>
    <w:p w14:paraId="57E09E40" w14:textId="77777777" w:rsidR="00CA3D47" w:rsidRDefault="00CA3D47" w:rsidP="00CA3D47">
      <w:pPr>
        <w:pStyle w:val="Priest"/>
      </w:pPr>
      <w:r>
        <w:t>People:</w:t>
      </w:r>
    </w:p>
    <w:p w14:paraId="5F23F330" w14:textId="77777777" w:rsidR="00CA3D47" w:rsidRDefault="00CA3D47" w:rsidP="00CA3D47">
      <w:pPr>
        <w:pStyle w:val="Body"/>
      </w:pPr>
      <w:r>
        <w:t>Lord have mercy.</w:t>
      </w:r>
    </w:p>
    <w:p w14:paraId="01354E89" w14:textId="77777777" w:rsidR="00CA3D47" w:rsidRDefault="00CA3D47" w:rsidP="00CA3D47">
      <w:pPr>
        <w:pStyle w:val="Rubrics0"/>
      </w:pPr>
      <w:r>
        <w:t>From the 12th of Paoni (19th of June) to the 9th of Paopi (19th/20th of October), the following prayer is said:</w:t>
      </w:r>
    </w:p>
    <w:p w14:paraId="751285EE" w14:textId="77777777" w:rsidR="00CA3D47" w:rsidRDefault="00CA3D47" w:rsidP="00CA3D47">
      <w:pPr>
        <w:pStyle w:val="Priest"/>
      </w:pPr>
      <w:r>
        <w:t>Reader:</w:t>
      </w:r>
    </w:p>
    <w:p w14:paraId="62A8E316" w14:textId="77777777" w:rsidR="00CA3D47" w:rsidRDefault="00CA3D47" w:rsidP="00CA3D47">
      <w:pPr>
        <w:pStyle w:val="Body"/>
      </w:pPr>
      <w:r>
        <w:t>Pray for the rising of the waters of the rivers this year, that Christ our God may bless them and raise them according to their measure; that He may give joy to the face of the earth, sustain us, the sons of men, save the beasts, and forgive us our sins.</w:t>
      </w:r>
    </w:p>
    <w:p w14:paraId="041CB077" w14:textId="77777777" w:rsidR="00CA3D47" w:rsidRDefault="00CA3D47" w:rsidP="00CA3D47">
      <w:pPr>
        <w:pStyle w:val="Priest"/>
      </w:pPr>
      <w:r>
        <w:t>PEOPLE:</w:t>
      </w:r>
    </w:p>
    <w:p w14:paraId="5BAA872A" w14:textId="77777777" w:rsidR="00CA3D47" w:rsidRDefault="00CA3D47" w:rsidP="00CA3D47">
      <w:pPr>
        <w:pStyle w:val="Body"/>
      </w:pPr>
      <w:r>
        <w:t>Lord have mercy. Lord have mercy. Lord have mercy.</w:t>
      </w:r>
    </w:p>
    <w:p w14:paraId="38105077" w14:textId="77777777" w:rsidR="00CA3D47" w:rsidRDefault="00CA3D47" w:rsidP="00CA3D47">
      <w:pPr>
        <w:pStyle w:val="Rubrics0"/>
      </w:pPr>
    </w:p>
    <w:p w14:paraId="64EBC8E2" w14:textId="77777777" w:rsidR="00CA3D47" w:rsidRDefault="00CA3D47" w:rsidP="00CA3D47">
      <w:pPr>
        <w:pStyle w:val="Rubrics0"/>
      </w:pPr>
      <w:r>
        <w:t>From the 10th of Paopi (20th/21st of October) to the 10th of Tobi (18th/19th of January), the following prayer is said instead:</w:t>
      </w:r>
    </w:p>
    <w:p w14:paraId="44867645" w14:textId="77777777" w:rsidR="00CA3D47" w:rsidRDefault="00CA3D47" w:rsidP="00CA3D47">
      <w:pPr>
        <w:pStyle w:val="Priest"/>
      </w:pPr>
      <w:r>
        <w:t>Reader:</w:t>
      </w:r>
    </w:p>
    <w:p w14:paraId="75740BAE" w14:textId="77777777" w:rsidR="00CA3D47" w:rsidRDefault="00CA3D47" w:rsidP="00CA3D47">
      <w:pPr>
        <w:pStyle w:val="Body"/>
      </w:pPr>
      <w:r>
        <w:t>Pray for the seeds, the herbs and the plants of the field this year, that Christ our God may bless them to grow and multiply unto perfection with great fruit, have compassion on His creation which His hands have made, and forgive us our sins.</w:t>
      </w:r>
    </w:p>
    <w:p w14:paraId="7FF11183" w14:textId="77777777" w:rsidR="00CA3D47" w:rsidRDefault="00CA3D47" w:rsidP="00CA3D47">
      <w:pPr>
        <w:pStyle w:val="Priest"/>
      </w:pPr>
      <w:r>
        <w:t>People:</w:t>
      </w:r>
    </w:p>
    <w:p w14:paraId="5E39BFCE" w14:textId="77777777" w:rsidR="00CA3D47" w:rsidRDefault="00CA3D47" w:rsidP="00CA3D47">
      <w:pPr>
        <w:pStyle w:val="Body"/>
      </w:pPr>
      <w:r>
        <w:t>Lord have mercy. Lord have mercy. Lord have mercy.</w:t>
      </w:r>
    </w:p>
    <w:p w14:paraId="68802D5B" w14:textId="77777777" w:rsidR="00CA3D47" w:rsidRDefault="00CA3D47" w:rsidP="00CA3D47">
      <w:pPr>
        <w:pStyle w:val="Rubrics0"/>
      </w:pPr>
      <w:r>
        <w:t>From the 11th of Tobi (19th/20th of January) to the 11th of Paoni (18th of June), the following prayer is said instead:</w:t>
      </w:r>
    </w:p>
    <w:p w14:paraId="1858EF00" w14:textId="77777777" w:rsidR="00CA3D47" w:rsidRDefault="00CA3D47" w:rsidP="00CA3D47">
      <w:pPr>
        <w:pStyle w:val="Priest"/>
      </w:pPr>
      <w:r>
        <w:t>Reader:</w:t>
      </w:r>
    </w:p>
    <w:p w14:paraId="26D59EE7" w14:textId="77777777" w:rsidR="00CA3D47" w:rsidRDefault="00CA3D47" w:rsidP="00CA3D47">
      <w:pPr>
        <w:pStyle w:val="Body"/>
      </w:pPr>
      <w:r>
        <w:t>Pray for the air of heaven, the fruits of the earth, the trees, the vines, and for every fruit bearing tree in all the world, that Christ our God may bless them, bring them to perfection in peace without harm, and forgive us our sins.</w:t>
      </w:r>
    </w:p>
    <w:p w14:paraId="6C3DDDD4" w14:textId="77777777" w:rsidR="00CA3D47" w:rsidRDefault="00CA3D47" w:rsidP="00CA3D47">
      <w:pPr>
        <w:pStyle w:val="Priest"/>
      </w:pPr>
      <w:r>
        <w:t>People:</w:t>
      </w:r>
    </w:p>
    <w:p w14:paraId="1C740D06" w14:textId="77777777" w:rsidR="00CA3D47" w:rsidRDefault="00CA3D47" w:rsidP="00CA3D47">
      <w:pPr>
        <w:pStyle w:val="Body"/>
      </w:pPr>
      <w:r>
        <w:t>Lord have mercy. Lord have mercy. Lord have mercy.</w:t>
      </w:r>
    </w:p>
    <w:p w14:paraId="2B244E29" w14:textId="77777777" w:rsidR="00CA3D47" w:rsidRDefault="00CA3D47" w:rsidP="00CA3D47">
      <w:pPr>
        <w:pStyle w:val="Priest"/>
      </w:pPr>
      <w:r>
        <w:t>Reader:</w:t>
      </w:r>
    </w:p>
    <w:p w14:paraId="2AD75077" w14:textId="77777777" w:rsidR="00CA3D47" w:rsidRDefault="00CA3D47" w:rsidP="00CA3D47">
      <w:pPr>
        <w:pStyle w:val="Body"/>
      </w:pPr>
      <w:r>
        <w:t>Pray that Christ our God may give us mercy and compassion before the mighty sovereigns, and soften their hearts towards us for that which is good at all times, and forgive us our sins.</w:t>
      </w:r>
    </w:p>
    <w:p w14:paraId="2136A958" w14:textId="77777777" w:rsidR="00CA3D47" w:rsidRDefault="00CA3D47" w:rsidP="00CA3D47">
      <w:pPr>
        <w:pStyle w:val="Priest"/>
      </w:pPr>
      <w:r>
        <w:t>People:</w:t>
      </w:r>
    </w:p>
    <w:p w14:paraId="490B4CB7" w14:textId="77777777" w:rsidR="00CA3D47" w:rsidRDefault="00CA3D47" w:rsidP="00CA3D47">
      <w:pPr>
        <w:pStyle w:val="Body"/>
      </w:pPr>
      <w:r>
        <w:t>Lord have mercy.</w:t>
      </w:r>
    </w:p>
    <w:p w14:paraId="518AE7B7" w14:textId="77777777" w:rsidR="00CA3D47" w:rsidRDefault="00CA3D47" w:rsidP="00CA3D47">
      <w:pPr>
        <w:pStyle w:val="Priest"/>
      </w:pPr>
      <w:r>
        <w:lastRenderedPageBreak/>
        <w:t>Reader:</w:t>
      </w:r>
    </w:p>
    <w:p w14:paraId="58E82C26" w14:textId="77777777" w:rsidR="00CA3D47" w:rsidRDefault="00CA3D47" w:rsidP="00CA3D47">
      <w:pPr>
        <w:pStyle w:val="Body"/>
      </w:pPr>
      <w:r>
        <w:t>Let those who read recite the names of our holy fathers, the patriarchs, who have fallen asleep. O Lord, repose their souls, and forgive us our sins.</w:t>
      </w:r>
    </w:p>
    <w:p w14:paraId="5DF29162"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5BA2842E" w14:textId="77777777" w:rsidTr="00CA3D47">
        <w:trPr>
          <w:jc w:val="center"/>
        </w:trPr>
        <w:tc>
          <w:tcPr>
            <w:tcW w:w="3623" w:type="dxa"/>
          </w:tcPr>
          <w:p w14:paraId="3DC045CD" w14:textId="77777777" w:rsidR="00CA3D47" w:rsidRDefault="00CA3D47" w:rsidP="00CA3D47">
            <w:pPr>
              <w:pStyle w:val="BodyNoIndent"/>
            </w:pPr>
            <w:r w:rsidRPr="007D1A2B">
              <w:t>The great Abba Antony, and the righteous Abba Paul; and the three saints Abba Macarii; Abba John the Short; Abba Pishoy, Abba Paul; our holy Roman fathers, Maximus and Dometius; Abba Moses, Abba John Kami, Abba Daniel; Abba Isidore, Abba Pachom, Abba Shenoute; and Abba Paphnoute, Abba Parsoma, Abba Teji; and all who have rightly taught the word of truth: the Orthodox bishops, priests, deacons, clergy, laity; and all the Orthodox [people].</w:t>
            </w:r>
            <w:r>
              <w:t xml:space="preserve"> </w:t>
            </w:r>
            <w:r w:rsidRPr="007D1A2B">
              <w:t>(Amen.)</w:t>
            </w:r>
          </w:p>
        </w:tc>
        <w:tc>
          <w:tcPr>
            <w:tcW w:w="3624" w:type="dxa"/>
          </w:tcPr>
          <w:p w14:paraId="1442A437" w14:textId="77777777" w:rsidR="00CA3D47" w:rsidRDefault="00CA3D47" w:rsidP="00CA3D47">
            <w:pPr>
              <w:pStyle w:val="BodyNoIndent"/>
            </w:pPr>
            <w:r w:rsidRPr="007D1A2B">
              <w:t>Pi nishti Abba Antoni: nem pi ethmi Abba Pavlé: nem pi shomt eth owab Makarios: Abba Yo annis pi Kolobos: Abba Pishoi: Abba Pavlé: nen yoti eth owab en Romé os Maximos nem Dometios: Abba Mosi: Abba Yo annis Kami: Abba Dani il: Abba Isidoros: Abba Pakhom: Abba Shenooti: ke Abba Paphnooti: Abba Parsoma:</w:t>
            </w:r>
            <w:r>
              <w:t xml:space="preserve"> </w:t>
            </w:r>
            <w:r w:rsidRPr="007D1A2B">
              <w:t>Abba Teji: ke panton ton</w:t>
            </w:r>
            <w:r>
              <w:t xml:space="preserve"> </w:t>
            </w:r>
            <w:r w:rsidRPr="007D1A2B">
              <w:t>orthos didaxanton ton logon tis alithias: Orthodoxon episkopon epresviteron diakonon</w:t>
            </w:r>
            <w:r>
              <w:t xml:space="preserve"> </w:t>
            </w:r>
            <w:r w:rsidRPr="007D1A2B">
              <w:t>eklirikon ke laikon: ke tooton ke panton Or-thodoxon.</w:t>
            </w:r>
            <w:r>
              <w:t xml:space="preserve"> </w:t>
            </w:r>
            <w:r w:rsidRPr="007D1A2B">
              <w:t>(Amen.)</w:t>
            </w:r>
          </w:p>
        </w:tc>
      </w:tr>
    </w:tbl>
    <w:p w14:paraId="04B5CD61" w14:textId="77777777" w:rsidR="00CA3D47" w:rsidRDefault="00CA3D47" w:rsidP="00CA3D47">
      <w:pPr>
        <w:pStyle w:val="Priest"/>
      </w:pPr>
      <w:r>
        <w:t>Reader:</w:t>
      </w:r>
    </w:p>
    <w:p w14:paraId="4D94AE98" w14:textId="77777777" w:rsidR="00CA3D47" w:rsidRDefault="00CA3D47" w:rsidP="00CA3D47">
      <w:pPr>
        <w:pStyle w:val="Body"/>
      </w:pPr>
      <w:r>
        <w:t>Pray for our fathers and brethren who have fallen asleep and reposed in the Faith of Christ since the beginning: our holy fathers the archbishops and our fathers the bishops; our fathers the hegoumens and our fathers the priests, and our brethren the deacons; our fathers the monks; and our fathers the laymen; and for the full repose of the Christians, that Christ our God may repose all their souls in the Paradise of Joy; and we too, accord mercy unto us, and forgive us our sins.</w:t>
      </w:r>
    </w:p>
    <w:p w14:paraId="5BFAEB70" w14:textId="77777777" w:rsidR="00CA3D47" w:rsidRDefault="00CA3D47" w:rsidP="00CA3D47">
      <w:pPr>
        <w:pStyle w:val="Priest"/>
      </w:pPr>
      <w:r>
        <w:t>People:</w:t>
      </w:r>
    </w:p>
    <w:p w14:paraId="442708F2" w14:textId="77777777" w:rsidR="00CA3D47" w:rsidRDefault="00CA3D47" w:rsidP="00CA3D47">
      <w:pPr>
        <w:pStyle w:val="Body"/>
      </w:pPr>
      <w:r>
        <w:t>Lord have mercy.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single" w:sz="4" w:space="0" w:color="000000" w:themeColor="text1"/>
        </w:tblBorders>
        <w:tblLook w:val="04A0" w:firstRow="1" w:lastRow="0" w:firstColumn="1" w:lastColumn="0" w:noHBand="0" w:noVBand="1"/>
      </w:tblPr>
      <w:tblGrid>
        <w:gridCol w:w="3623"/>
        <w:gridCol w:w="3624"/>
      </w:tblGrid>
      <w:tr w:rsidR="00CA3D47" w14:paraId="00E9BF51" w14:textId="77777777" w:rsidTr="00CA3D47">
        <w:trPr>
          <w:cantSplit/>
          <w:jc w:val="center"/>
        </w:trPr>
        <w:tc>
          <w:tcPr>
            <w:tcW w:w="3623" w:type="dxa"/>
          </w:tcPr>
          <w:p w14:paraId="288EFCEA" w14:textId="77777777" w:rsidR="00CA3D47" w:rsidRDefault="00CA3D47" w:rsidP="00CA3D47">
            <w:pPr>
              <w:pStyle w:val="BodyNoIndent"/>
            </w:pPr>
            <w:r w:rsidRPr="007D1A2B">
              <w:t xml:space="preserve">Glory to </w:t>
            </w:r>
            <w:r>
              <w:t>You</w:t>
            </w:r>
            <w:r w:rsidRPr="007D1A2B">
              <w:t>, O Lord.</w:t>
            </w:r>
            <w:r>
              <w:t xml:space="preserve"> </w:t>
            </w:r>
            <w:r w:rsidRPr="007D1A2B">
              <w:t>Lord have mercy.</w:t>
            </w:r>
            <w:r>
              <w:t xml:space="preserve"> </w:t>
            </w:r>
            <w:r w:rsidRPr="007D1A2B">
              <w:t>Lord have mercy.</w:t>
            </w:r>
            <w:r>
              <w:t xml:space="preserve"> </w:t>
            </w:r>
            <w:r w:rsidRPr="007D1A2B">
              <w:t>Lord, bless us.</w:t>
            </w:r>
            <w:r>
              <w:t xml:space="preserve"> </w:t>
            </w:r>
            <w:r w:rsidRPr="007D1A2B">
              <w:t>Lord, repose them.</w:t>
            </w:r>
            <w:r>
              <w:t xml:space="preserve"> </w:t>
            </w:r>
            <w:r w:rsidRPr="007D1A2B">
              <w:t>Amen.</w:t>
            </w:r>
          </w:p>
        </w:tc>
        <w:tc>
          <w:tcPr>
            <w:tcW w:w="3624" w:type="dxa"/>
          </w:tcPr>
          <w:p w14:paraId="10895E0C" w14:textId="77777777" w:rsidR="00CA3D47" w:rsidRDefault="00CA3D47" w:rsidP="00CA3D47">
            <w:pPr>
              <w:pStyle w:val="BodyNoIndent"/>
            </w:pPr>
            <w:r w:rsidRPr="007D1A2B">
              <w:t>Doxa Si Kyrié: Kyrie eleison:</w:t>
            </w:r>
            <w:r>
              <w:t xml:space="preserve"> </w:t>
            </w:r>
            <w:r w:rsidRPr="007D1A2B">
              <w:t>Kyrié eleison: Kyrié evlogison: Kyrié anapavson: Amen.</w:t>
            </w:r>
          </w:p>
        </w:tc>
      </w:tr>
    </w:tbl>
    <w:p w14:paraId="225D2872" w14:textId="77777777" w:rsidR="00CA3D47" w:rsidRDefault="00CA3D47" w:rsidP="00CA3D47">
      <w:pPr>
        <w:pStyle w:val="Priest"/>
      </w:pPr>
    </w:p>
    <w:p w14:paraId="6AE562B9" w14:textId="77777777" w:rsidR="00CA3D47" w:rsidRDefault="00CA3D47" w:rsidP="00CA3D47">
      <w:pPr>
        <w:pStyle w:val="Priest"/>
      </w:pPr>
      <w:r>
        <w:t>Reader:</w:t>
      </w:r>
    </w:p>
    <w:p w14:paraId="7D093938" w14:textId="77777777" w:rsidR="00CA3D47" w:rsidRDefault="00CA3D47" w:rsidP="00CA3D47">
      <w:pPr>
        <w:pStyle w:val="Body"/>
      </w:pPr>
      <w:r>
        <w:t>Pray for those who have care for the sacrifices, oblations, first fruits, oil, incense, coverings, reading books and altar vessels, that Christ our God reward them in the heavenly Jerusalem, and forgive us our sins.</w:t>
      </w:r>
    </w:p>
    <w:p w14:paraId="65E5120D" w14:textId="77777777" w:rsidR="00CA3D47" w:rsidRDefault="00CA3D47" w:rsidP="00CA3D47">
      <w:pPr>
        <w:pStyle w:val="Priest"/>
      </w:pPr>
      <w:r>
        <w:t>People:</w:t>
      </w:r>
    </w:p>
    <w:p w14:paraId="1FF26E8A" w14:textId="77777777" w:rsidR="00CA3D47" w:rsidRDefault="00CA3D47" w:rsidP="00CA3D47">
      <w:pPr>
        <w:pStyle w:val="Body"/>
      </w:pPr>
      <w:r>
        <w:t>Lord have mercy.</w:t>
      </w:r>
    </w:p>
    <w:p w14:paraId="32877A9A" w14:textId="77777777" w:rsidR="00CA3D47" w:rsidRDefault="00CA3D47" w:rsidP="00CA3D47">
      <w:pPr>
        <w:pStyle w:val="Priest"/>
      </w:pPr>
      <w:r>
        <w:t>Reader:</w:t>
      </w:r>
    </w:p>
    <w:p w14:paraId="127730F4" w14:textId="77777777" w:rsidR="00CA3D47" w:rsidRDefault="00CA3D47" w:rsidP="00CA3D47">
      <w:pPr>
        <w:pStyle w:val="Body"/>
      </w:pPr>
      <w:r>
        <w:t>Pray for the life and the standing of our honoured father the high priest Papa Abba ____ , and for his partner in this service, Abba _____ the bishop, that Christ our God may keep his life unto us, for many years and peaceful times, and forgive us our sins.</w:t>
      </w:r>
    </w:p>
    <w:p w14:paraId="019DAD4D" w14:textId="77777777" w:rsidR="00CA3D47" w:rsidRDefault="00CA3D47" w:rsidP="00CA3D47">
      <w:pPr>
        <w:pStyle w:val="Priest"/>
      </w:pPr>
      <w:r>
        <w:lastRenderedPageBreak/>
        <w:t>People:</w:t>
      </w:r>
    </w:p>
    <w:p w14:paraId="190E2057" w14:textId="77777777" w:rsidR="00CA3D47" w:rsidRDefault="00CA3D47" w:rsidP="00CA3D47">
      <w:pPr>
        <w:pStyle w:val="Body"/>
      </w:pPr>
      <w:r>
        <w:t>Lord have mercy.</w:t>
      </w:r>
    </w:p>
    <w:p w14:paraId="4DFB7A61" w14:textId="77777777" w:rsidR="00CA3D47" w:rsidRDefault="00CA3D47" w:rsidP="00CA3D47">
      <w:pPr>
        <w:pStyle w:val="Priest"/>
      </w:pPr>
      <w:r>
        <w:t>Reader:</w:t>
      </w:r>
    </w:p>
    <w:p w14:paraId="4392B93C" w14:textId="77777777" w:rsidR="00CA3D47" w:rsidRDefault="00CA3D47" w:rsidP="00CA3D47">
      <w:pPr>
        <w:pStyle w:val="Body"/>
      </w:pPr>
      <w:r>
        <w:t>Pray for our fathers the orthodox bishops in every place of the whole world, and the hegoumens, the priests, the deacons, and all the orders of the Church. That Christ our God may keep them from every evil, and forgive us our sins.</w:t>
      </w:r>
    </w:p>
    <w:p w14:paraId="6ED91ACB" w14:textId="77777777" w:rsidR="00CA3D47" w:rsidRDefault="00CA3D47" w:rsidP="00CA3D47">
      <w:pPr>
        <w:pStyle w:val="Priest"/>
      </w:pPr>
      <w:r>
        <w:t>People:</w:t>
      </w:r>
    </w:p>
    <w:p w14:paraId="19E5E272" w14:textId="77777777" w:rsidR="00CA3D47" w:rsidRDefault="00CA3D47" w:rsidP="00CA3D47">
      <w:pPr>
        <w:pStyle w:val="Body"/>
      </w:pPr>
      <w:r>
        <w:t>Lord have mercy.</w:t>
      </w:r>
    </w:p>
    <w:p w14:paraId="232CFD44" w14:textId="77777777" w:rsidR="00CA3D47" w:rsidRDefault="00CA3D47" w:rsidP="00CA3D47">
      <w:pPr>
        <w:pStyle w:val="Priest"/>
      </w:pPr>
      <w:r>
        <w:t>Reader:</w:t>
      </w:r>
    </w:p>
    <w:p w14:paraId="0FFCE8FB" w14:textId="77777777" w:rsidR="00CA3D47" w:rsidRDefault="00CA3D47" w:rsidP="00CA3D47">
      <w:pPr>
        <w:pStyle w:val="Body"/>
      </w:pPr>
      <w:r>
        <w:t>Pray for the rest of the Orthodox in every place of the whole world, that Christ our God confirm them in the orthodox faith, keep them from every evil all the days of their lives, and forgive us our sins.</w:t>
      </w:r>
    </w:p>
    <w:p w14:paraId="74829F66" w14:textId="77777777" w:rsidR="00CA3D47" w:rsidRDefault="00CA3D47" w:rsidP="00CA3D47">
      <w:pPr>
        <w:pStyle w:val="Priest"/>
      </w:pPr>
      <w:r>
        <w:t>People:</w:t>
      </w:r>
    </w:p>
    <w:p w14:paraId="522A116D" w14:textId="77777777" w:rsidR="00CA3D47" w:rsidRDefault="00CA3D47" w:rsidP="00CA3D47">
      <w:pPr>
        <w:pStyle w:val="Body"/>
      </w:pPr>
      <w:r>
        <w:t xml:space="preserve">Lord have mercy </w:t>
      </w:r>
      <w:r w:rsidRPr="00C81817">
        <w:rPr>
          <w:rStyle w:val="RubricsChar"/>
        </w:rPr>
        <w:t>(in the long tune)</w:t>
      </w:r>
      <w:r>
        <w:t>.</w:t>
      </w:r>
    </w:p>
    <w:p w14:paraId="32EB68BA" w14:textId="77777777" w:rsidR="00CA3D47" w:rsidRDefault="00CA3D47" w:rsidP="00CA3D47">
      <w:pPr>
        <w:pStyle w:val="Priest"/>
      </w:pPr>
      <w:r>
        <w:t>Reader:</w:t>
      </w:r>
    </w:p>
    <w:p w14:paraId="0C1D7127" w14:textId="77777777" w:rsidR="00CA3D47" w:rsidRDefault="00CA3D47" w:rsidP="00CA3D47">
      <w:pPr>
        <w:pStyle w:val="Body"/>
      </w:pPr>
      <w:r>
        <w:t xml:space="preserve">Pray for the safety of this holy place and every place, and every monastery of our orthodox fathers; the deserts and the elders who dwell therein. And for the safety of the world altogether, that Christ our God keep them from every evil, and forgive us our sins. </w:t>
      </w:r>
    </w:p>
    <w:p w14:paraId="608AA6E1" w14:textId="77777777" w:rsidR="00CA3D47" w:rsidRDefault="00CA3D47" w:rsidP="00CA3D47">
      <w:pPr>
        <w:pStyle w:val="Priest"/>
      </w:pPr>
      <w:r>
        <w:t>People:</w:t>
      </w:r>
    </w:p>
    <w:p w14:paraId="4230EB0B" w14:textId="77777777" w:rsidR="00CA3D47" w:rsidRDefault="00CA3D47" w:rsidP="00CA3D47">
      <w:pPr>
        <w:pStyle w:val="Body"/>
      </w:pPr>
      <w:r>
        <w:t>Lord have mercy.</w:t>
      </w:r>
    </w:p>
    <w:p w14:paraId="69B5CEA6" w14:textId="77777777" w:rsidR="00CA3D47" w:rsidRDefault="00CA3D47" w:rsidP="00CA3D47">
      <w:pPr>
        <w:pStyle w:val="Priest"/>
      </w:pPr>
      <w:r>
        <w:t>Reader:</w:t>
      </w:r>
    </w:p>
    <w:p w14:paraId="7EC5A558" w14:textId="77777777" w:rsidR="00CA3D47" w:rsidRDefault="00CA3D47" w:rsidP="00CA3D47">
      <w:pPr>
        <w:pStyle w:val="Body"/>
      </w:pPr>
      <w:r>
        <w:t>Pray for those who are standing in this place, and who are participating with us in prayer, that Christ our God keep them and guard them. Receive their prayers unto Him, and have mercy upon them, and forgive us our sins.</w:t>
      </w:r>
    </w:p>
    <w:p w14:paraId="7F652883" w14:textId="77777777" w:rsidR="00CA3D47" w:rsidRDefault="00CA3D47" w:rsidP="00CA3D47">
      <w:pPr>
        <w:pStyle w:val="Priest"/>
      </w:pPr>
      <w:r>
        <w:t>People:</w:t>
      </w:r>
    </w:p>
    <w:p w14:paraId="66D01A0E" w14:textId="77777777" w:rsidR="00CA3D47" w:rsidRDefault="00CA3D47" w:rsidP="00CA3D47">
      <w:pPr>
        <w:pStyle w:val="Body"/>
      </w:pPr>
      <w:r>
        <w:t>Lord have mercy.</w:t>
      </w:r>
    </w:p>
    <w:p w14:paraId="58847DA6" w14:textId="77777777" w:rsidR="00CA3D47" w:rsidRDefault="00CA3D47" w:rsidP="00CA3D47">
      <w:pPr>
        <w:pStyle w:val="Priest"/>
      </w:pPr>
      <w:r>
        <w:t>Reader:</w:t>
      </w:r>
    </w:p>
    <w:p w14:paraId="6DD53F17" w14:textId="77777777" w:rsidR="00CA3D47" w:rsidRDefault="00CA3D47" w:rsidP="00CA3D47">
      <w:pPr>
        <w:pStyle w:val="Body"/>
      </w:pPr>
      <w:r>
        <w:t>Pray for those who have bidden us to remember them, in our supplications and prayers, each one according to his name, that Christ our God may remember them in goodness at all times, and forgive us our sins.</w:t>
      </w:r>
    </w:p>
    <w:p w14:paraId="28E243E0" w14:textId="77777777" w:rsidR="00CA3D47" w:rsidRDefault="00CA3D47" w:rsidP="00CA3D47">
      <w:pPr>
        <w:pStyle w:val="Priest"/>
      </w:pPr>
      <w:r>
        <w:t>People:</w:t>
      </w:r>
    </w:p>
    <w:p w14:paraId="0B52BF38" w14:textId="77777777" w:rsidR="00CA3D47" w:rsidRPr="00B351A5" w:rsidRDefault="00CA3D47" w:rsidP="00CA3D47">
      <w:pPr>
        <w:pStyle w:val="Body"/>
      </w:pPr>
      <w:r>
        <w:t>Lord have mercy.</w:t>
      </w:r>
    </w:p>
    <w:p w14:paraId="007E8ED4" w14:textId="77777777" w:rsidR="00CA3D47" w:rsidRDefault="00CA3D47" w:rsidP="00CA3D47">
      <w:pPr>
        <w:pStyle w:val="Priest"/>
      </w:pPr>
      <w:r>
        <w:t>Reader:</w:t>
      </w:r>
    </w:p>
    <w:p w14:paraId="123A196F" w14:textId="77777777" w:rsidR="00CA3D47" w:rsidRDefault="00CA3D47" w:rsidP="00CA3D47">
      <w:pPr>
        <w:pStyle w:val="Body"/>
      </w:pPr>
      <w:r>
        <w:t>Pray for the holy priesthood, and all the orthodox holy orders, that Christ our God may harken unto them, guard them, strengthen them, and have mercy upon them, and forgive us our sins.</w:t>
      </w:r>
    </w:p>
    <w:p w14:paraId="59EE7690" w14:textId="77777777" w:rsidR="00CA3D47" w:rsidRDefault="00CA3D47" w:rsidP="00CA3D47">
      <w:pPr>
        <w:pStyle w:val="Priest"/>
      </w:pPr>
      <w:r>
        <w:lastRenderedPageBreak/>
        <w:t>People:</w:t>
      </w:r>
    </w:p>
    <w:p w14:paraId="2C476358" w14:textId="77777777" w:rsidR="00CA3D47" w:rsidRDefault="00CA3D47" w:rsidP="00CA3D47">
      <w:pPr>
        <w:pStyle w:val="Body"/>
      </w:pPr>
      <w:r>
        <w:t>Lord have mercy.</w:t>
      </w:r>
    </w:p>
    <w:p w14:paraId="49BAEDDA" w14:textId="77777777" w:rsidR="00CA3D47" w:rsidRDefault="00CA3D47" w:rsidP="00CA3D47">
      <w:pPr>
        <w:pStyle w:val="Priest"/>
      </w:pPr>
      <w:r>
        <w:t xml:space="preserve">Reader: </w:t>
      </w:r>
    </w:p>
    <w:p w14:paraId="23439798" w14:textId="77777777" w:rsidR="00CA3D47" w:rsidRDefault="00CA3D47" w:rsidP="00CA3D47">
      <w:pPr>
        <w:pStyle w:val="Body"/>
      </w:pPr>
      <w:r>
        <w:t>Pray that Christ our God may have mercy upon us all.</w:t>
      </w:r>
    </w:p>
    <w:p w14:paraId="731B5C10" w14:textId="77777777" w:rsidR="00CA3D47" w:rsidRDefault="00CA3D47" w:rsidP="00CA3D47">
      <w:pPr>
        <w:pStyle w:val="Priest"/>
      </w:pPr>
      <w:r>
        <w:t>People:</w:t>
      </w:r>
    </w:p>
    <w:p w14:paraId="7BA7B457" w14:textId="77777777" w:rsidR="00CA3D47" w:rsidRDefault="00CA3D47" w:rsidP="00CA3D47">
      <w:pPr>
        <w:pStyle w:val="Body"/>
      </w:pPr>
      <w:r>
        <w:t xml:space="preserve">  Have mercy upon us, O God, the Father, the Pantocrator.</w:t>
      </w:r>
    </w:p>
    <w:p w14:paraId="6BBE6869" w14:textId="77777777" w:rsidR="00CA3D47" w:rsidRDefault="00CA3D47" w:rsidP="00CA3D47">
      <w:pPr>
        <w:pStyle w:val="Body"/>
      </w:pPr>
      <w:r>
        <w:t>{Have mercy upon us, O God, the Father, the Pantocrator.</w:t>
      </w:r>
    </w:p>
    <w:p w14:paraId="02B87943" w14:textId="77777777" w:rsidR="00CA3D47" w:rsidRDefault="00CA3D47" w:rsidP="00CA3D47">
      <w:pPr>
        <w:pStyle w:val="Body"/>
      </w:pPr>
      <w:r>
        <w:t xml:space="preserve">  Have mercy upon us, O God, the Father, the Pantocrator.}</w:t>
      </w:r>
    </w:p>
    <w:p w14:paraId="7A10AF37" w14:textId="77777777" w:rsidR="00CA3D47" w:rsidRDefault="00CA3D47" w:rsidP="00CA3D47">
      <w:pPr>
        <w:pStyle w:val="Priest"/>
      </w:pPr>
      <w:r>
        <w:t>Reader:</w:t>
      </w:r>
    </w:p>
    <w:p w14:paraId="6D1ED3CE" w14:textId="77777777" w:rsidR="00CA3D47" w:rsidRDefault="00CA3D47" w:rsidP="00CA3D47">
      <w:pPr>
        <w:pStyle w:val="Body"/>
      </w:pPr>
      <w:r>
        <w:t>Pray for this, our congregation, and for every congregation of the Orthodox (people), that Christ our God may bless them and conclude them in peace, and forgive us our sins.</w:t>
      </w:r>
    </w:p>
    <w:p w14:paraId="52B07C4C" w14:textId="77777777" w:rsidR="00CA3D47" w:rsidRDefault="00CA3D47" w:rsidP="00CA3D47">
      <w:pPr>
        <w:pStyle w:val="Priest"/>
      </w:pPr>
      <w:r>
        <w:t>People:</w:t>
      </w:r>
    </w:p>
    <w:p w14:paraId="579D5031" w14:textId="77777777" w:rsidR="00CA3D47" w:rsidRDefault="00CA3D47" w:rsidP="00CA3D47">
      <w:pPr>
        <w:pStyle w:val="Body"/>
      </w:pPr>
      <w:r>
        <w:t>Lord have mercy.</w:t>
      </w:r>
    </w:p>
    <w:p w14:paraId="491A46CF" w14:textId="77777777" w:rsidR="00CA3D47" w:rsidRPr="005C7993" w:rsidRDefault="00CA3D47" w:rsidP="00CA3D47">
      <w:pPr>
        <w:keepNext/>
        <w:keepLines/>
        <w:spacing w:before="240" w:after="240"/>
        <w:jc w:val="center"/>
        <w:outlineLvl w:val="3"/>
        <w:rPr>
          <w:rFonts w:eastAsia="MS Gothic" w:cs="Times New Roman"/>
          <w:b/>
          <w:bCs/>
          <w:iCs/>
          <w:color w:val="000000"/>
          <w:sz w:val="28"/>
        </w:rPr>
      </w:pPr>
      <w:r w:rsidRPr="005C7993">
        <w:rPr>
          <w:rFonts w:eastAsia="MS Gothic" w:cs="Times New Roman"/>
          <w:b/>
          <w:bCs/>
          <w:iCs/>
          <w:color w:val="000000"/>
          <w:sz w:val="28"/>
        </w:rPr>
        <w:t>Holy, Holy, Holy</w:t>
      </w:r>
    </w:p>
    <w:p w14:paraId="101B5954" w14:textId="77777777" w:rsidR="00CA3D47" w:rsidRDefault="00CA3D47" w:rsidP="00CA3D47">
      <w:pPr>
        <w:pStyle w:val="Prose"/>
      </w:pPr>
      <w:r>
        <w:t xml:space="preserve">Holy, Holy, Holy Lord of Hosts, heaven and earth are full of Your glory and Your honour.  Have mercy on us, O God, the Father, the Pantocrator. All Holy Trinity, have mercy on us.  O Lord, God of the powers be with us, for we have no helper in our afflictions and our troubles, save You. </w:t>
      </w:r>
    </w:p>
    <w:p w14:paraId="043EB519" w14:textId="77777777" w:rsidR="00CA3D47" w:rsidRDefault="00CA3D47" w:rsidP="00CA3D47">
      <w:pPr>
        <w:pStyle w:val="Prose"/>
      </w:pPr>
      <w:r>
        <w:t>Loose, remit and forgive us, O God, our iniquities, which we have committed willingly, and which we have committed unwillingly; which we have committed knowingly, and which we have committed unknowingly. The hidden and the manifest, O Lord, remit unto us, for the sake of Your Holy Name which is called upon us.</w:t>
      </w:r>
    </w:p>
    <w:p w14:paraId="74B641CB" w14:textId="77777777" w:rsidR="00CA3D47" w:rsidRDefault="00CA3D47" w:rsidP="00CA3D47">
      <w:pPr>
        <w:pStyle w:val="Prose"/>
      </w:pPr>
      <w:r>
        <w:t>According to Your mercy, O Lord, and not according to our sins.</w:t>
      </w:r>
    </w:p>
    <w:p w14:paraId="0F06EE0D" w14:textId="77777777" w:rsidR="00CA3D47" w:rsidRDefault="00CA3D47" w:rsidP="00CA3D47">
      <w:pPr>
        <w:pStyle w:val="Prose"/>
      </w:pPr>
    </w:p>
    <w:p w14:paraId="17E73261" w14:textId="77777777" w:rsidR="00CA3D47" w:rsidRDefault="00CA3D47" w:rsidP="00CA3D47">
      <w:pPr>
        <w:pStyle w:val="Prose"/>
      </w:pPr>
      <w:r>
        <w:t>Our Father Who art in Heaven...</w:t>
      </w:r>
    </w:p>
    <w:p w14:paraId="1B847BEC" w14:textId="77777777" w:rsidR="00CA3D47" w:rsidRDefault="00CA3D47" w:rsidP="00CA3D47">
      <w:pPr>
        <w:pStyle w:val="Rubric"/>
      </w:pPr>
      <w:r w:rsidRPr="005C7993">
        <w:t>Then shall this absolution be said,</w:t>
      </w:r>
    </w:p>
    <w:p w14:paraId="4492C78E" w14:textId="77777777" w:rsidR="00CA3D47" w:rsidRDefault="00CA3D47" w:rsidP="00CA3D47">
      <w:pPr>
        <w:pStyle w:val="Prose"/>
      </w:pPr>
      <w:r>
        <w:t>O God of all compassion and Lord of all comfort, Who has comforted us at all times with the comfort of Your Holy Spirit, we give thanks to You that You have made us to stand for prayer at this holy hour in which You did pour forth the grace of Your Holy Spirit in abundance, upon Your own holy disciples and honourable and blessed Apostles, in the likeness of tongues of fire.</w:t>
      </w:r>
    </w:p>
    <w:p w14:paraId="4DFE5C9D" w14:textId="77777777" w:rsidR="00CA3D47" w:rsidRDefault="00CA3D47" w:rsidP="00CA3D47">
      <w:pPr>
        <w:pStyle w:val="Prose"/>
      </w:pPr>
      <w:r>
        <w:t xml:space="preserve">We ask and entreat You, O Lover of mankind: receive our prayers, and send down upon us the grace of Your Holy Spirit.  Cleanse us from all stain of body and spirit, and translate us into a spiritual state, that we may walk in the Spirit and not fulfill the desire of the flesh.  And make us worthy to serve You in purity and righteousness all the days of our life.  For to You are due </w:t>
      </w:r>
      <w:r>
        <w:lastRenderedPageBreak/>
        <w:t>the glory, the honour and the might, with Your Good Father and the Holy Spirit.  Now and ever, and unto the ages of ages.  Amen.</w:t>
      </w:r>
    </w:p>
    <w:p w14:paraId="3233DE8F" w14:textId="77777777" w:rsidR="00CA3D47" w:rsidRPr="00D3514A" w:rsidRDefault="00CA3D47" w:rsidP="00CA3D47">
      <w:pPr>
        <w:keepNext/>
        <w:keepLines/>
        <w:spacing w:before="240" w:after="240"/>
        <w:jc w:val="center"/>
        <w:outlineLvl w:val="3"/>
        <w:rPr>
          <w:rFonts w:eastAsia="MS Gothic" w:cs="Times New Roman"/>
          <w:b/>
          <w:bCs/>
          <w:iCs/>
          <w:color w:val="000000"/>
          <w:sz w:val="28"/>
        </w:rPr>
      </w:pPr>
      <w:r w:rsidRPr="00D3514A">
        <w:rPr>
          <w:rFonts w:eastAsia="MS Gothic" w:cs="Times New Roman"/>
          <w:b/>
          <w:bCs/>
          <w:iCs/>
          <w:color w:val="000000"/>
          <w:sz w:val="28"/>
        </w:rPr>
        <w:t>The Prayer of the Hours</w:t>
      </w:r>
    </w:p>
    <w:p w14:paraId="0AEDE088" w14:textId="77777777" w:rsidR="00CA3D47" w:rsidRDefault="00CA3D47" w:rsidP="00CA3D47">
      <w:pPr>
        <w:pStyle w:val="Prose"/>
      </w:pPr>
      <w:r>
        <w:t xml:space="preserve">Have mercy on us, O God, Who is worshipped and glorified at all times and at every hour, in heaven and on earth. Christ our God, the Good, long suffering, plenteous in mercy and compassion, Who loves the righteous and has mercy upon sinners, (among whom I am chief; Who desires not the death of a sinner, but rather that he return and live.) Who calls everyone to salvation, through the promises of the good things to come; do You, O Lord, receive our supplications at this very hour, and straiten our life to do Your commandments.  </w:t>
      </w:r>
    </w:p>
    <w:p w14:paraId="62CB66F2" w14:textId="77777777" w:rsidR="00CA3D47" w:rsidRDefault="00CA3D47" w:rsidP="00CA3D47">
      <w:pPr>
        <w:pStyle w:val="Prose"/>
      </w:pPr>
      <w:r>
        <w:t>Sanctify our souls, purify our bodies, rectify our thoughts, cleanse our consciences, and deliver us from all evil affliction and grief.  Surround us with Your holy Angels, that we being guarded and guided by their encampment; may attain to the unity of the faith, and the knowledge of Your unapproachable glory. For blessed art You unto the ages of ages.  Amen.</w:t>
      </w:r>
    </w:p>
    <w:p w14:paraId="30392BD4" w14:textId="77777777" w:rsidR="00CA3D47" w:rsidRDefault="00CA3D47" w:rsidP="00CA3D47">
      <w:pPr>
        <w:pStyle w:val="Prose"/>
      </w:pPr>
      <w:r>
        <w:t>Our Father…</w:t>
      </w:r>
    </w:p>
    <w:p w14:paraId="1C533CA9" w14:textId="77777777" w:rsidR="00CA3D47" w:rsidRDefault="00CA3D47" w:rsidP="00CA3D47">
      <w:pPr>
        <w:pStyle w:val="Rubrics0"/>
      </w:pPr>
      <w:r>
        <w:t xml:space="preserve">The people may continue with the Sixth hour, as usual, before departing. </w:t>
      </w:r>
    </w:p>
    <w:p w14:paraId="404ACE4D" w14:textId="77777777" w:rsidR="00CA3D47" w:rsidRDefault="00CA3D47" w:rsidP="00CA3D47">
      <w:pPr>
        <w:sectPr w:rsidR="00CA3D47" w:rsidSect="00CA3D47">
          <w:type w:val="continuous"/>
          <w:pgSz w:w="11880" w:h="15480" w:code="1"/>
          <w:pgMar w:top="1080" w:right="1440" w:bottom="1440" w:left="1080" w:header="720" w:footer="720" w:gutter="504"/>
          <w:cols w:space="720"/>
          <w:docGrid w:linePitch="360"/>
        </w:sectPr>
      </w:pPr>
    </w:p>
    <w:p w14:paraId="10D92E93" w14:textId="77777777" w:rsidR="00CA3D47" w:rsidRDefault="00CA3D47" w:rsidP="00CA3D47">
      <w:pPr>
        <w:pStyle w:val="Heading2"/>
      </w:pPr>
      <w:bookmarkStart w:id="1122" w:name="_Toc448696642"/>
      <w:r>
        <w:lastRenderedPageBreak/>
        <w:t>Prayers for Needs</w:t>
      </w:r>
      <w:bookmarkEnd w:id="1122"/>
    </w:p>
    <w:p w14:paraId="76DC85A1" w14:textId="77777777" w:rsidR="00CA3D47" w:rsidRDefault="00CA3D47" w:rsidP="00CA3D47">
      <w:pPr>
        <w:pStyle w:val="Heading3"/>
      </w:pPr>
      <w:r>
        <w:t>Prayer for the Church</w:t>
      </w:r>
    </w:p>
    <w:p w14:paraId="04FF7597" w14:textId="77777777" w:rsidR="00CA3D47" w:rsidRDefault="00CA3D47" w:rsidP="00CA3D47">
      <w:pPr>
        <w:pStyle w:val="Rubric"/>
      </w:pPr>
      <w:r>
        <w:t>If prayed with a presbyter in the Church, he begins with the opening of the Curtain and the Prayer of Thanksgiving, as in the Raising of Incense.</w:t>
      </w:r>
    </w:p>
    <w:p w14:paraId="574EDE52" w14:textId="77777777" w:rsidR="00CA3D47" w:rsidRDefault="00CA3D47" w:rsidP="00CA3D47">
      <w:pPr>
        <w:pStyle w:val="Rubric"/>
      </w:pPr>
      <w:r>
        <w:t>If prayed without clergy, begin,</w:t>
      </w:r>
    </w:p>
    <w:p w14:paraId="07B3E009" w14:textId="77777777" w:rsidR="00CA3D47" w:rsidRDefault="00CA3D47" w:rsidP="00CA3D47">
      <w:pPr>
        <w:pStyle w:val="Prose"/>
      </w:pPr>
      <w:r>
        <w:t>In the Name of the Father and the Son and the Holy Spirit, One God. Amen.</w:t>
      </w:r>
    </w:p>
    <w:p w14:paraId="1AA6707F" w14:textId="77777777" w:rsidR="00CA3D47" w:rsidRDefault="00CA3D47" w:rsidP="00CA3D47">
      <w:pPr>
        <w:pStyle w:val="Prose"/>
      </w:pPr>
      <w:r>
        <w:t>Lord have mercy, Lord have mercy, Lord bless. Amen.</w:t>
      </w:r>
    </w:p>
    <w:p w14:paraId="7E366697" w14:textId="77777777" w:rsidR="00CA3D47" w:rsidRDefault="00CA3D47" w:rsidP="00CA3D47">
      <w:pPr>
        <w:pStyle w:val="Prose"/>
      </w:pPr>
      <w:r>
        <w:t>Glory be to the Father and to the Son and to the Holy Spirit, both now, and always, and unto the ages of ages. Amen.</w:t>
      </w:r>
    </w:p>
    <w:p w14:paraId="080AA060" w14:textId="77777777" w:rsidR="00CA3D47" w:rsidRDefault="00CA3D47" w:rsidP="00CA3D47">
      <w:pPr>
        <w:pStyle w:val="Prose"/>
      </w:pPr>
      <w:r>
        <w:t>Make us worthy to say thankfully,</w:t>
      </w:r>
    </w:p>
    <w:p w14:paraId="1AB73D8C" w14:textId="77777777" w:rsidR="00CA3D47" w:rsidRDefault="00CA3D47" w:rsidP="00CA3D47">
      <w:pPr>
        <w:pStyle w:val="Prose"/>
        <w:tabs>
          <w:tab w:val="left" w:pos="3200"/>
        </w:tabs>
      </w:pPr>
      <w:r>
        <w:tab/>
      </w:r>
    </w:p>
    <w:p w14:paraId="02C0DFF5" w14:textId="1A55F500" w:rsidR="00CA3D47" w:rsidRDefault="00CA3D47" w:rsidP="00CA3D47">
      <w:pPr>
        <w:pStyle w:val="Prose"/>
        <w:tabs>
          <w:tab w:val="left" w:pos="8280"/>
        </w:tabs>
        <w:rPr>
          <w:lang w:val="en-US"/>
        </w:rPr>
      </w:pPr>
      <w:r>
        <w:fldChar w:fldCharType="begin"/>
      </w:r>
      <w:r>
        <w:instrText xml:space="preserve"> REF _Ref411967832 \h  \* MERGEFORMAT </w:instrText>
      </w:r>
      <w:r>
        <w:fldChar w:fldCharType="separate"/>
      </w:r>
      <w:r w:rsidR="000C7DE2">
        <w:t>The Lord's Prayer</w:t>
      </w:r>
      <w:r>
        <w:fldChar w:fldCharType="end"/>
      </w:r>
      <w:r>
        <w:rPr>
          <w:lang w:val="en-US"/>
        </w:rPr>
        <w:tab/>
      </w:r>
      <w:r>
        <w:rPr>
          <w:lang w:val="en-US"/>
        </w:rPr>
        <w:fldChar w:fldCharType="begin"/>
      </w:r>
      <w:r>
        <w:rPr>
          <w:lang w:val="en-US"/>
        </w:rPr>
        <w:instrText xml:space="preserve"> PAGEREF _Ref411967832 \h </w:instrText>
      </w:r>
      <w:r>
        <w:rPr>
          <w:lang w:val="en-US"/>
        </w:rPr>
      </w:r>
      <w:r>
        <w:rPr>
          <w:lang w:val="en-US"/>
        </w:rPr>
        <w:fldChar w:fldCharType="separate"/>
      </w:r>
      <w:r w:rsidR="000C7DE2">
        <w:rPr>
          <w:noProof/>
          <w:lang w:val="en-US"/>
        </w:rPr>
        <w:t>10</w:t>
      </w:r>
      <w:r>
        <w:rPr>
          <w:lang w:val="en-US"/>
        </w:rPr>
        <w:fldChar w:fldCharType="end"/>
      </w:r>
    </w:p>
    <w:p w14:paraId="3C5C610B" w14:textId="4A259888" w:rsidR="00CA3D47" w:rsidRPr="00AD3852" w:rsidRDefault="00CA3D47" w:rsidP="00CA3D47">
      <w:pPr>
        <w:pStyle w:val="Prose"/>
        <w:tabs>
          <w:tab w:val="left" w:pos="8280"/>
        </w:tabs>
        <w:rPr>
          <w:lang w:val="en-US"/>
        </w:rPr>
      </w:pPr>
      <w:r>
        <w:fldChar w:fldCharType="begin"/>
      </w:r>
      <w:r>
        <w:instrText xml:space="preserve"> REF _Ref411967872 \h  \* MERGEFORMAT </w:instrText>
      </w:r>
      <w:r>
        <w:fldChar w:fldCharType="separate"/>
      </w:r>
      <w:r w:rsidR="000C7DE2">
        <w:t>The Prayer of Thanksgiving</w:t>
      </w:r>
      <w:r>
        <w:fldChar w:fldCharType="end"/>
      </w:r>
      <w:r>
        <w:rPr>
          <w:lang w:val="en-US"/>
        </w:rPr>
        <w:tab/>
      </w:r>
      <w:r>
        <w:rPr>
          <w:lang w:val="en-US"/>
        </w:rPr>
        <w:fldChar w:fldCharType="begin"/>
      </w:r>
      <w:r>
        <w:rPr>
          <w:lang w:val="en-US"/>
        </w:rPr>
        <w:instrText xml:space="preserve"> PAGEREF _Ref411967872 \h </w:instrText>
      </w:r>
      <w:r>
        <w:rPr>
          <w:lang w:val="en-US"/>
        </w:rPr>
      </w:r>
      <w:r>
        <w:rPr>
          <w:lang w:val="en-US"/>
        </w:rPr>
        <w:fldChar w:fldCharType="separate"/>
      </w:r>
      <w:r w:rsidR="000C7DE2">
        <w:rPr>
          <w:noProof/>
          <w:lang w:val="en-US"/>
        </w:rPr>
        <w:t>10</w:t>
      </w:r>
      <w:r>
        <w:rPr>
          <w:lang w:val="en-US"/>
        </w:rPr>
        <w:fldChar w:fldCharType="end"/>
      </w:r>
    </w:p>
    <w:p w14:paraId="3F03AED4" w14:textId="737BF5B8" w:rsidR="00CA3D47" w:rsidRDefault="00CA3D47" w:rsidP="00CA3D47">
      <w:pPr>
        <w:pStyle w:val="Rubric"/>
      </w:pPr>
      <w:r>
        <w:t xml:space="preserve">The presbyter now prays the Mystery of Incense, while the people recite </w:t>
      </w:r>
      <w:r>
        <w:fldChar w:fldCharType="begin"/>
      </w:r>
      <w:r>
        <w:instrText xml:space="preserve"> REF _Ref435789344 \h </w:instrText>
      </w:r>
      <w:r>
        <w:fldChar w:fldCharType="separate"/>
      </w:r>
      <w:r w:rsidR="000C7DE2">
        <w:t>The Verses of the Cymbals</w:t>
      </w:r>
      <w:r>
        <w:fldChar w:fldCharType="end"/>
      </w:r>
      <w:r>
        <w:t xml:space="preserve">, page </w:t>
      </w:r>
      <w:r>
        <w:fldChar w:fldCharType="begin"/>
      </w:r>
      <w:r>
        <w:instrText xml:space="preserve"> PAGEREF _Ref435789344 \h </w:instrText>
      </w:r>
      <w:r>
        <w:fldChar w:fldCharType="separate"/>
      </w:r>
      <w:r w:rsidR="000C7DE2">
        <w:rPr>
          <w:noProof/>
        </w:rPr>
        <w:t>539</w:t>
      </w:r>
      <w:r>
        <w:fldChar w:fldCharType="end"/>
      </w:r>
      <w:r>
        <w:t xml:space="preserve">. If integrating this service with Prime, the first part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precede the Verses of Cymbals. Following the Verses of the Cymbals, the people recite with one voice,</w:t>
      </w:r>
    </w:p>
    <w:p w14:paraId="0B56BE9B" w14:textId="2037DA9D" w:rsidR="00CA3D47" w:rsidRPr="004C2945" w:rsidRDefault="00CA3D47" w:rsidP="00CA3D47">
      <w:pPr>
        <w:pStyle w:val="Prose"/>
        <w:tabs>
          <w:tab w:val="left" w:pos="8280"/>
        </w:tabs>
        <w:rPr>
          <w:lang w:val="en-US"/>
        </w:rPr>
      </w:pPr>
      <w:r>
        <w:fldChar w:fldCharType="begin"/>
      </w:r>
      <w:r>
        <w:instrText xml:space="preserve"> REF _Ref411967565 \h  \* MERGEFORMAT </w:instrText>
      </w:r>
      <w:r>
        <w:fldChar w:fldCharType="separate"/>
      </w:r>
      <w:r w:rsidR="000C7DE2">
        <w:t>Psalm</w:t>
      </w:r>
      <w:r w:rsidR="000C7DE2" w:rsidRPr="00AB1781">
        <w:t xml:space="preserve"> 50</w:t>
      </w:r>
      <w:r w:rsidR="000C7DE2">
        <w:t>: “Have mercy on me, O God, in Your great mercy”</w:t>
      </w:r>
      <w:r>
        <w:fldChar w:fldCharType="end"/>
      </w:r>
      <w:r>
        <w:rPr>
          <w:lang w:val="en-US"/>
        </w:rPr>
        <w:tab/>
      </w:r>
      <w:r>
        <w:rPr>
          <w:lang w:val="en-US"/>
        </w:rPr>
        <w:fldChar w:fldCharType="begin"/>
      </w:r>
      <w:r>
        <w:rPr>
          <w:lang w:val="en-US"/>
        </w:rPr>
        <w:instrText xml:space="preserve"> PAGEREF _Ref411967565 \h </w:instrText>
      </w:r>
      <w:r>
        <w:rPr>
          <w:lang w:val="en-US"/>
        </w:rPr>
      </w:r>
      <w:r>
        <w:rPr>
          <w:lang w:val="en-US"/>
        </w:rPr>
        <w:fldChar w:fldCharType="separate"/>
      </w:r>
      <w:r w:rsidR="000C7DE2">
        <w:rPr>
          <w:noProof/>
          <w:lang w:val="en-US"/>
        </w:rPr>
        <w:t>160</w:t>
      </w:r>
      <w:r>
        <w:rPr>
          <w:lang w:val="en-US"/>
        </w:rPr>
        <w:fldChar w:fldCharType="end"/>
      </w:r>
    </w:p>
    <w:p w14:paraId="19DAEDA5" w14:textId="77777777" w:rsidR="00CA3D47" w:rsidRDefault="00CA3D47" w:rsidP="00CA3D47">
      <w:pPr>
        <w:pStyle w:val="Heading4"/>
      </w:pPr>
      <w:r>
        <w:t>Exodus 25:1-40 (OSB)</w:t>
      </w:r>
    </w:p>
    <w:p w14:paraId="7EDB824B" w14:textId="77777777" w:rsidR="00CA3D47" w:rsidRDefault="00CA3D47" w:rsidP="00CA3D47">
      <w:pPr>
        <w:pStyle w:val="Rubric"/>
      </w:pPr>
      <w:r>
        <w:t>A reading from the Book of Exodus of Moses the Prophet. His blessing be upon us all. Amen.</w:t>
      </w:r>
    </w:p>
    <w:p w14:paraId="46226FA8" w14:textId="77777777" w:rsidR="00CA3D47" w:rsidRDefault="00CA3D47" w:rsidP="00CA3D47">
      <w:r w:rsidRPr="00C538E1">
        <w:t>Now th</w:t>
      </w:r>
      <w:r>
        <w:t xml:space="preserve">e Lord spoke to Moses, saying, </w:t>
      </w:r>
      <w:r w:rsidRPr="00C538E1">
        <w:t>“Speak to the children of Israel, that they take first fruits from everyone who gives it willingly from the heart. Thus you shal</w:t>
      </w:r>
      <w:r>
        <w:t xml:space="preserve">l take My first fruits. </w:t>
      </w:r>
      <w:r w:rsidRPr="00C538E1">
        <w:t>This is the offering you shall take from t</w:t>
      </w:r>
      <w:r>
        <w:t xml:space="preserve">hem: gold, silver, and bronze; </w:t>
      </w:r>
      <w:r w:rsidRPr="00C538E1">
        <w:t xml:space="preserve">blue, purple, and scarlet cloth, fine spun </w:t>
      </w:r>
      <w:r>
        <w:t xml:space="preserve">linen; and female goats’ hair, </w:t>
      </w:r>
      <w:r w:rsidRPr="00C538E1">
        <w:t>ram skins dyed red and skins dyed</w:t>
      </w:r>
      <w:r>
        <w:t xml:space="preserve"> blue, and incorruptible wood; </w:t>
      </w:r>
      <w:r w:rsidRPr="00C538E1">
        <w:t>oil for the light, and incense for anointing oil and f</w:t>
      </w:r>
      <w:r>
        <w:t xml:space="preserve">or the composition of incense; </w:t>
      </w:r>
      <w:r w:rsidRPr="00C538E1">
        <w:t>sardius stones, and stones for the carved work of the breastp</w:t>
      </w:r>
      <w:r>
        <w:t xml:space="preserve">late and the full-length robe. </w:t>
      </w:r>
      <w:r w:rsidRPr="00C538E1">
        <w:t>Also, you shall make Me a sanctuary</w:t>
      </w:r>
      <w:r>
        <w:t xml:space="preserve">, and I will appear among you. </w:t>
      </w:r>
      <w:r w:rsidRPr="00C538E1">
        <w:t>According to all I show you, that is, the pattern of the tabernacle and the pattern of all its furnishings, so you shall make it.</w:t>
      </w:r>
    </w:p>
    <w:p w14:paraId="322255FA" w14:textId="77777777" w:rsidR="00CA3D47" w:rsidRDefault="00CA3D47" w:rsidP="00CA3D47">
      <w:r>
        <w:t xml:space="preserve">“Thus you shall make the ark of testimony from incorruptible wood; two and a half cubits shall be its length, a cubit and a half its width, and a cubit and a half its height. You shall overlay it with pure gold; inside and out you shall overlay it and shall make on it a wreath of gold all </w:t>
      </w:r>
      <w:r>
        <w:lastRenderedPageBreak/>
        <w:t>around. You shall cast four golden rings for it and put them on its four corners; two rings on one side and two rings on the other. You shall make poles of incorruptible wood and overlay them with gold. You shall put the poles into the rings on the sides of the ark, that the ark may be carried by them. The poles shall remain fixed in the rings of the ark. Then you shall put into the ark the testimonies I will give you.</w:t>
      </w:r>
    </w:p>
    <w:p w14:paraId="6A491868" w14:textId="77777777" w:rsidR="00CA3D47" w:rsidRDefault="00CA3D47" w:rsidP="00CA3D47">
      <w:r>
        <w:t>“You shall also make a mercy seat of pure gold; two and a half cubits shall be its length and a cubit and a half its width. Then you shall make two cherubim of gold; of hammered work you shall make them at the two ends of the mercy seat. Make one cherub at one end and the other cherub at the other end; you shall make the cherubim at the two ends of it of one piece with the mercy seat. And the cherubim shall stretch out their wings above, overshadowing the mercy seat with their wings, and they shall face one another; the faces of the cherubim shall be toward the mercy seat. You shall put the mercy seat on top of the ark, and in the ark you shall put the testimonies I will give you. There I will make Myself known to you, and I will speak with you from above the mercy seat, from between the two cherubim which are on the ark of testimony, about everything I will give you in commandment to the children of Israel.</w:t>
      </w:r>
    </w:p>
    <w:p w14:paraId="113A3DA7" w14:textId="77777777" w:rsidR="00CA3D47" w:rsidRDefault="00CA3D47" w:rsidP="00CA3D47">
      <w:r w:rsidRPr="00C538E1">
        <w:t>“You shall also make a golden table of pure gold; two cubits shall be its length, a cubit its width, and a</w:t>
      </w:r>
      <w:r>
        <w:t xml:space="preserve"> cubit and a half its height. </w:t>
      </w:r>
      <w:r w:rsidRPr="00C538E1">
        <w:t>You shall make for it golden wreaths twisted all around, and also a crow</w:t>
      </w:r>
      <w:r>
        <w:t xml:space="preserve">n of a handbreadth all around, </w:t>
      </w:r>
      <w:r w:rsidRPr="00C538E1">
        <w:t>and you shall make a twisted wreath of g</w:t>
      </w:r>
      <w:r>
        <w:t xml:space="preserve">old for the crown all around. </w:t>
      </w:r>
      <w:r w:rsidRPr="00C538E1">
        <w:t>You shall make four golden rings for it and put the rings on the four corners of its four legs under the crow</w:t>
      </w:r>
      <w:r>
        <w:t xml:space="preserve">n. </w:t>
      </w:r>
      <w:r w:rsidRPr="00C538E1">
        <w:t xml:space="preserve">The rings shall be bearings for the poles, so they </w:t>
      </w:r>
      <w:r>
        <w:t xml:space="preserve">may bear the table with them. </w:t>
      </w:r>
      <w:r w:rsidRPr="00C538E1">
        <w:t>And you shall make the poles of incorruptible wood and overlay them with pure gold, that the ta</w:t>
      </w:r>
      <w:r>
        <w:t xml:space="preserve">ble may be carried with them. </w:t>
      </w:r>
      <w:r w:rsidRPr="00C538E1">
        <w:t>You shall</w:t>
      </w:r>
      <w:r>
        <w:t xml:space="preserve"> </w:t>
      </w:r>
      <w:r w:rsidRPr="00C538E1">
        <w:t>make its dishes, censers, bowls, and cups of pure gold, that you may off</w:t>
      </w:r>
      <w:r>
        <w:t xml:space="preserve">er drink offerings with them; </w:t>
      </w:r>
      <w:r w:rsidRPr="00C538E1">
        <w:t>and you shall set the bread on the table before Me continually.</w:t>
      </w:r>
    </w:p>
    <w:p w14:paraId="025BEA6A" w14:textId="77777777" w:rsidR="00CA3D47" w:rsidRPr="00926B87" w:rsidRDefault="00CA3D47" w:rsidP="00CA3D47">
      <w:r w:rsidRPr="00C538E1">
        <w:t>“You shall also make a lampstand of pure gold which shall be of hammered work. Its shaft, branches, and bowls, and its stem and c</w:t>
      </w:r>
      <w:r>
        <w:t xml:space="preserve">orolla shall be of one piece. </w:t>
      </w:r>
      <w:r w:rsidRPr="00C538E1">
        <w:t>Six branches shall come out of its sides: three branches of the lampstand out of one side and thr</w:t>
      </w:r>
      <w:r>
        <w:t xml:space="preserve">ee branches out of the other. </w:t>
      </w:r>
      <w:r w:rsidRPr="00C538E1">
        <w:t>Three bowls shall be made like almonds on each branch, with its ornamental knobs and lilies—and so for the six branches th</w:t>
      </w:r>
      <w:r>
        <w:t xml:space="preserve">at come out of the lampstand. </w:t>
      </w:r>
      <w:r w:rsidRPr="00C538E1">
        <w:t>On the lampstand itself four bowls shall be made like almonds, and each with it</w:t>
      </w:r>
      <w:r>
        <w:t xml:space="preserve">s ornamental knob and lilies. </w:t>
      </w:r>
      <w:r w:rsidRPr="00C538E1">
        <w:t>There shall be a knob under the first two branches of the same, a knob under the second two branches of the same, and a knob under the third two branches of the same, according to the six branches th</w:t>
      </w:r>
      <w:r>
        <w:t xml:space="preserve">at extend from the lampstand. </w:t>
      </w:r>
      <w:r w:rsidRPr="00C538E1">
        <w:t>Their knobs and their branches shall be of one piece; all of it shall be one hammered piece of pure g</w:t>
      </w:r>
      <w:r>
        <w:t xml:space="preserve">old. </w:t>
      </w:r>
      <w:r w:rsidRPr="00C538E1">
        <w:t>You shall make its seven lamps, and you will lay the lamps upon them. From this one pres</w:t>
      </w:r>
      <w:r>
        <w:t xml:space="preserve">ence they will shine outward. </w:t>
      </w:r>
      <w:r w:rsidRPr="00C538E1">
        <w:t>You shall make its fun</w:t>
      </w:r>
      <w:r>
        <w:t xml:space="preserve">nels and dishes of pure gold. </w:t>
      </w:r>
      <w:r w:rsidRPr="00C538E1">
        <w:t>It shall be made of a talent of pure g</w:t>
      </w:r>
      <w:r>
        <w:t xml:space="preserve">old, with all these utensils. </w:t>
      </w:r>
      <w:r w:rsidRPr="00C538E1">
        <w:t>And see to it you make them according to the pattern shown you on the mountain.</w:t>
      </w:r>
      <w:r>
        <w:t xml:space="preserve"> </w:t>
      </w:r>
      <w:r>
        <w:rPr>
          <w:i/>
        </w:rPr>
        <w:t>Gory to the Holy Trinity.</w:t>
      </w:r>
    </w:p>
    <w:p w14:paraId="1B3CA792" w14:textId="77777777" w:rsidR="00CA3D47" w:rsidRDefault="00CA3D47" w:rsidP="00CA3D47">
      <w:pPr>
        <w:pStyle w:val="Heading4"/>
      </w:pPr>
      <w:r>
        <w:lastRenderedPageBreak/>
        <w:t>Isaiah 2:2-4 (OSB)</w:t>
      </w:r>
    </w:p>
    <w:p w14:paraId="00F55553" w14:textId="77777777" w:rsidR="00CA3D47" w:rsidRDefault="00CA3D47" w:rsidP="00CA3D47">
      <w:pPr>
        <w:pStyle w:val="Rubric"/>
      </w:pPr>
      <w:r>
        <w:t>A reading from the Book of Isaiah the Prophet. His blessing be upon us all. Amen.</w:t>
      </w:r>
    </w:p>
    <w:p w14:paraId="5ED70DFE" w14:textId="77777777" w:rsidR="00CA3D47" w:rsidRDefault="00CA3D47" w:rsidP="00CA3D47">
      <w:r>
        <w:t>The word that came from the Lord to Isaiah the son of Amoz concerning Judah and Jerusalem.</w:t>
      </w:r>
    </w:p>
    <w:p w14:paraId="7B40B5FE" w14:textId="77777777" w:rsidR="00CA3D47" w:rsidRDefault="00CA3D47" w:rsidP="00CA3D47">
      <w:pPr>
        <w:rPr>
          <w:i/>
        </w:rPr>
      </w:pPr>
      <w:r>
        <w:t xml:space="preserve">Now it shall come to pass in the last days, the mountain of the Lord and the house of God shall be visible on the tops of the mountains and exalted above the hills. All the Gentiles shall come to it. Many Gentiles shall travel and say, “Come and let us go up to the mountain of the Lord, to the house of the God of Jacob. He will proclaim His way to us, and we shall walk in it.” For the law of the Lord shall go forth from Zion, and the word of the Lord from Jerusalem. He shall judge between the Gentiles and rebuke many people. They shall beat their swords into plows and their spears into pruning hooks. Nation shall not lift up sword against nation, neither shall they learn war anymore. </w:t>
      </w:r>
      <w:r>
        <w:rPr>
          <w:i/>
        </w:rPr>
        <w:t>Gory to the Holy Trinity.</w:t>
      </w:r>
    </w:p>
    <w:p w14:paraId="7C92CC14" w14:textId="77777777" w:rsidR="00CA3D47" w:rsidRDefault="00CA3D47" w:rsidP="00CA3D47">
      <w:pPr>
        <w:pStyle w:val="Heading4"/>
      </w:pPr>
      <w:r>
        <w:t>Isaiah 42:5-9 (OSB)</w:t>
      </w:r>
    </w:p>
    <w:p w14:paraId="26AC1061" w14:textId="77777777" w:rsidR="00CA3D47" w:rsidRDefault="00CA3D47" w:rsidP="00CA3D47">
      <w:pPr>
        <w:pStyle w:val="Rubric"/>
      </w:pPr>
      <w:r>
        <w:t>Again, a reading from the Book of Isaiah the Prophet. His blessing be upon us all. Amen.</w:t>
      </w:r>
    </w:p>
    <w:p w14:paraId="31FD2F7B" w14:textId="77777777" w:rsidR="00CA3D47" w:rsidRPr="004C2945" w:rsidRDefault="00CA3D47" w:rsidP="00CA3D47">
      <w:r w:rsidRPr="00C538E1">
        <w:t>Thus says the Lord God, who made heaven and established it, who made firm the earth and the things in it, and who gives breath to the people in it, and s</w:t>
      </w:r>
      <w:r>
        <w:t xml:space="preserve">pirit to those who walk on it: </w:t>
      </w:r>
      <w:r w:rsidRPr="00C538E1">
        <w:t>“I, the Lord God, called You in righteousness, and will hold Your hand. I will strengthen You, and give You as the covenant of a race,</w:t>
      </w:r>
      <w:r>
        <w:t xml:space="preserve"> as the light of the Gentiles, </w:t>
      </w:r>
      <w:r w:rsidRPr="00C538E1">
        <w:t>to open the eyes of the blind, to bring out prisoners who are bound, and those who sit in d</w:t>
      </w:r>
      <w:r>
        <w:t xml:space="preserve">arkness from the prison house. </w:t>
      </w:r>
      <w:r w:rsidRPr="00C538E1">
        <w:t>I am the Lord God; this is My name. I will not give My glory to another, n</w:t>
      </w:r>
      <w:r>
        <w:t xml:space="preserve">or My praise to carved images. </w:t>
      </w:r>
      <w:r w:rsidRPr="00C538E1">
        <w:t>Behold, things from of old came to pass, and new things I will declare. Before they spring forth, I will tell you of them.”</w:t>
      </w:r>
      <w:r>
        <w:t xml:space="preserve"> </w:t>
      </w:r>
      <w:r>
        <w:rPr>
          <w:i/>
        </w:rPr>
        <w:t>Gory to the Holy Trinity.</w:t>
      </w:r>
    </w:p>
    <w:p w14:paraId="59135E25" w14:textId="77777777" w:rsidR="00CA3D47" w:rsidRDefault="00CA3D47" w:rsidP="00CA3D47">
      <w:pPr>
        <w:pStyle w:val="Rubric"/>
      </w:pPr>
      <w:r>
        <w:t>If integrating with Prime, make the Prostrations.</w:t>
      </w:r>
    </w:p>
    <w:p w14:paraId="570F90D3"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462FB1AF" w14:textId="77777777" w:rsidTr="00CA3D47">
        <w:trPr>
          <w:cantSplit/>
          <w:jc w:val="center"/>
        </w:trPr>
        <w:tc>
          <w:tcPr>
            <w:tcW w:w="288" w:type="dxa"/>
          </w:tcPr>
          <w:p w14:paraId="0B33D143" w14:textId="77777777" w:rsidR="00CA3D47" w:rsidRDefault="00CA3D47" w:rsidP="00CA3D47">
            <w:pPr>
              <w:pStyle w:val="CopticCross"/>
            </w:pPr>
            <w:r w:rsidRPr="00FB5ACB">
              <w:t>¿</w:t>
            </w:r>
          </w:p>
        </w:tc>
        <w:tc>
          <w:tcPr>
            <w:tcW w:w="3960" w:type="dxa"/>
          </w:tcPr>
          <w:p w14:paraId="5DEFAC50" w14:textId="77777777" w:rsidR="00CA3D47" w:rsidRPr="007425E1" w:rsidRDefault="00CA3D47" w:rsidP="00CA3D47">
            <w:pPr>
              <w:pStyle w:val="EngHang"/>
            </w:pPr>
            <w:r w:rsidRPr="007425E1">
              <w:t xml:space="preserve">We worship </w:t>
            </w:r>
            <w:r>
              <w:t>You</w:t>
            </w:r>
            <w:r w:rsidRPr="007425E1">
              <w:t>, O Christ,</w:t>
            </w:r>
          </w:p>
          <w:p w14:paraId="4EB26303" w14:textId="77777777" w:rsidR="00CA3D47" w:rsidRPr="007425E1" w:rsidRDefault="00CA3D47" w:rsidP="00CA3D47">
            <w:pPr>
              <w:pStyle w:val="EngHang"/>
            </w:pPr>
            <w:r w:rsidRPr="007425E1">
              <w:t xml:space="preserve">With </w:t>
            </w:r>
            <w:r>
              <w:t>Your</w:t>
            </w:r>
            <w:r w:rsidRPr="007425E1">
              <w:t xml:space="preserve"> Good Father,</w:t>
            </w:r>
          </w:p>
          <w:p w14:paraId="2C8D3DC9" w14:textId="77777777" w:rsidR="00CA3D47" w:rsidRPr="007425E1" w:rsidRDefault="00CA3D47" w:rsidP="00CA3D47">
            <w:pPr>
              <w:pStyle w:val="EngHang"/>
            </w:pPr>
            <w:r w:rsidRPr="007425E1">
              <w:t>And the Holy Spirit,</w:t>
            </w:r>
          </w:p>
          <w:p w14:paraId="41881DBD" w14:textId="77777777" w:rsidR="00CA3D47" w:rsidRDefault="00CA3D47" w:rsidP="00CA3D47">
            <w:pPr>
              <w:pStyle w:val="EngHangEnd"/>
            </w:pPr>
            <w:r w:rsidRPr="007425E1">
              <w:t xml:space="preserve">For </w:t>
            </w:r>
            <w:r>
              <w:t>You have</w:t>
            </w:r>
            <w:r w:rsidRPr="007425E1">
              <w:t xml:space="preserve"> </w:t>
            </w:r>
            <w:r>
              <w:t>{</w:t>
            </w:r>
            <w:r w:rsidRPr="007425E1">
              <w:t>come</w:t>
            </w:r>
            <w:r>
              <w:t>}</w:t>
            </w:r>
            <w:r w:rsidRPr="007425E1">
              <w:t xml:space="preserve"> and saved us.</w:t>
            </w:r>
          </w:p>
        </w:tc>
        <w:tc>
          <w:tcPr>
            <w:tcW w:w="288" w:type="dxa"/>
          </w:tcPr>
          <w:p w14:paraId="1DE9ADB6" w14:textId="77777777" w:rsidR="00CA3D47" w:rsidRDefault="00CA3D47" w:rsidP="00CA3D47"/>
        </w:tc>
        <w:tc>
          <w:tcPr>
            <w:tcW w:w="288" w:type="dxa"/>
          </w:tcPr>
          <w:p w14:paraId="28B9CEA0" w14:textId="77777777" w:rsidR="00CA3D47" w:rsidRDefault="00CA3D47" w:rsidP="00CA3D47">
            <w:pPr>
              <w:pStyle w:val="CopticCross"/>
            </w:pPr>
          </w:p>
        </w:tc>
        <w:tc>
          <w:tcPr>
            <w:tcW w:w="3960" w:type="dxa"/>
          </w:tcPr>
          <w:p w14:paraId="7B3889BE" w14:textId="77777777" w:rsidR="00CA3D47" w:rsidRDefault="00CA3D47" w:rsidP="00CA3D47">
            <w:pPr>
              <w:pStyle w:val="CopticVersemulti-line"/>
            </w:pPr>
            <w:r>
              <w:t>Ⲧⲉⲛⲟⲩⲱϣⲧ ⲙ̀ⲙⲟⲕ ⲱ̀ Ⲡⲓⲭ̀ⲣⲓⲥⲧⲟⲥ:</w:t>
            </w:r>
          </w:p>
          <w:p w14:paraId="43093203" w14:textId="77777777" w:rsidR="00CA3D47" w:rsidRDefault="00CA3D47" w:rsidP="00CA3D47">
            <w:pPr>
              <w:pStyle w:val="CopticVersemulti-line"/>
            </w:pPr>
            <w:r>
              <w:t>ⲛⲉⲙ Ⲡⲉⲕⲓⲱⲧ ⲛ̀ⲁ̀ⲅⲁⲑⲟⲥ:</w:t>
            </w:r>
          </w:p>
          <w:p w14:paraId="52D07DD2" w14:textId="77777777" w:rsidR="00CA3D47" w:rsidRDefault="00CA3D47" w:rsidP="00CA3D47">
            <w:pPr>
              <w:pStyle w:val="CopticVersemulti-line"/>
            </w:pPr>
            <w:r>
              <w:t>ⲛⲉⲙ Ⲡⲓⲡ̀ⲛⲉⲩⲙⲁ ⲉⲑⲟⲩⲁⲃ:</w:t>
            </w:r>
          </w:p>
          <w:p w14:paraId="2377CE3D" w14:textId="77777777" w:rsidR="00CA3D47" w:rsidRDefault="00CA3D47" w:rsidP="00CA3D47">
            <w:pPr>
              <w:pStyle w:val="CopticHangingVerse"/>
            </w:pPr>
            <w:r>
              <w:t>ϫⲉ (_____) ⲁⲕⲥⲱϯ ⲙ̀ⲙⲟⲛ ⲛⲁⲓ ⲛⲁⲛ.</w:t>
            </w:r>
          </w:p>
        </w:tc>
      </w:tr>
    </w:tbl>
    <w:p w14:paraId="2EC050E8" w14:textId="157E014C" w:rsidR="00CA3D47" w:rsidRDefault="00CA3D47" w:rsidP="00CA3D47">
      <w:pPr>
        <w:pStyle w:val="Rubric"/>
      </w:pPr>
      <w:r>
        <w:t xml:space="preserve">If integrating with Prime, </w:t>
      </w:r>
      <w:r>
        <w:fldChar w:fldCharType="begin"/>
      </w:r>
      <w:r>
        <w:instrText xml:space="preserve"> REF _Ref442855527 \h </w:instrText>
      </w:r>
      <w:r>
        <w:fldChar w:fldCharType="separate"/>
      </w:r>
      <w:r w:rsidR="000C7DE2">
        <w:t>Ephesians 4:1 5</w:t>
      </w:r>
      <w:r>
        <w:fldChar w:fldCharType="end"/>
      </w:r>
      <w:r>
        <w:t xml:space="preserve">, page </w:t>
      </w:r>
      <w:r>
        <w:fldChar w:fldCharType="begin"/>
      </w:r>
      <w:r>
        <w:instrText xml:space="preserve"> PAGEREF _Ref442855527 \h </w:instrText>
      </w:r>
      <w:r>
        <w:fldChar w:fldCharType="separate"/>
      </w:r>
      <w:r w:rsidR="000C7DE2">
        <w:rPr>
          <w:noProof/>
        </w:rPr>
        <w:t>49</w:t>
      </w:r>
      <w:r>
        <w:fldChar w:fldCharType="end"/>
      </w:r>
      <w:r>
        <w:t>, may be read.</w:t>
      </w:r>
    </w:p>
    <w:p w14:paraId="22EC8EF4" w14:textId="77777777" w:rsidR="00CA3D47" w:rsidRDefault="00CA3D47" w:rsidP="00CA3D47">
      <w:pPr>
        <w:pStyle w:val="Heading4"/>
      </w:pPr>
      <w:r>
        <w:lastRenderedPageBreak/>
        <w:t>1 Corinthians 12:12-13:8</w:t>
      </w:r>
    </w:p>
    <w:p w14:paraId="6834E2BB" w14:textId="77777777" w:rsidR="00CA3D47" w:rsidRDefault="00CA3D47" w:rsidP="00CA3D47">
      <w:pPr>
        <w:pStyle w:val="Priest"/>
      </w:pPr>
      <w:r>
        <w:t>Reader:</w:t>
      </w:r>
    </w:p>
    <w:p w14:paraId="4FEB13B2" w14:textId="77777777" w:rsidR="00CA3D47" w:rsidRDefault="00CA3D47" w:rsidP="00CA3D47">
      <w:pPr>
        <w:pStyle w:val="Rubric"/>
      </w:pPr>
      <w:r>
        <w:t>A reading from the First Epistle of our Teacher Paul to the Corinthians. His blessing be upon us all. Amen</w:t>
      </w:r>
    </w:p>
    <w:p w14:paraId="085F85DC" w14:textId="77777777" w:rsidR="00CA3D47" w:rsidRDefault="00CA3D47" w:rsidP="00CA3D47">
      <w:r>
        <w:t>Just as the body is one and yet has many members, and all the members of the body (though many) form one body, so also is Christ. For in one Spirit were all baptized into one body, both Jews and Greeks, slaves or free; and we were all made to drink into one Spirit. For the body is not one member, but many. If the foot would say, “Because I am not the hand, I am not part of the body,” it would still be part of the body. If the ear would say, “Because I am not the eye, I am not part of the body,” it would still be part of the body. If the whole body were an eye, where would the hearing be? Or if the whole body were hearing, where would the smelling be? But now, God has set the members of the body, each one of them, just as he desired. If they were all one member, where would the body be? But now, there are many members, but [still] one body. And the eye cannot say to the hand, “I have no need of you,” or again the head to the feet, “I have no need of you” In fact, the members of the body which seem to be weaker are indispensable! The members of the body which we think less honorable, we clothe with greater honour while our less respectable members are treated with greater respect, although our more presentable parts have no such need. But God put the body together, giving more abundant honour to the inferior parts, so that there should be no division in the body. Instead, the members should have the same care for one another. When one member suffers, all the members suffer with it, and when one member is glorified, all members rejoice with it.</w:t>
      </w:r>
    </w:p>
    <w:p w14:paraId="539EF581" w14:textId="77777777" w:rsidR="00CA3D47" w:rsidRDefault="00CA3D47" w:rsidP="00CA3D47">
      <w:r>
        <w:t>Now you are the body of Christ, and members individually. God has appointed some in the Church as follows: first apostles, second prophets, third teachers, then wonderworkers, also those having gifts of healing, those able to help others, those with gifts of governance, and those with different kinds of tongues. However, are all apostles? Are all prophets? Are all teachers? Are all miracle workers? Do all have gifts of healing? Do all speak with tongues? Do all interpret? But earnestly desire the best gifts. Moreover, I will show you a most excellent way.</w:t>
      </w:r>
    </w:p>
    <w:p w14:paraId="143D32A1" w14:textId="77777777" w:rsidR="00CA3D47" w:rsidRDefault="00CA3D47" w:rsidP="00CA3D47">
      <w:r>
        <w:t>If I speak with the tongues of men and angels, but do not have love, I have become a noisy gong or a clanging cymbal. If I have the gift of prophecy and know all mysteries and have all knowledge, and if I have all faith, so as to move mountains, but I do not have live, I am nothing. If I give out all my goods to feed the poor, and give my body so that I will be burned by do not have love, it prophets me nothing.</w:t>
      </w:r>
    </w:p>
    <w:p w14:paraId="0ACBF906" w14:textId="77777777" w:rsidR="00CA3D47" w:rsidRPr="005E019E" w:rsidRDefault="00CA3D47" w:rsidP="00CA3D47">
      <w:pPr>
        <w:rPr>
          <w:i/>
        </w:rPr>
      </w:pPr>
      <w:r>
        <w:t xml:space="preserve">Love is patient and is kind; love does not envy. Love does not brag, is not proud, it does not behave inappropriately, it is not seek its own. [Love] bears all things, believes all things, hopes all things, endures all things. Love never fails. </w:t>
      </w:r>
      <w:r w:rsidRPr="005E019E">
        <w:rPr>
          <w:i/>
        </w:rPr>
        <w:t>The grace of God the Father be with you all. Amen.</w:t>
      </w:r>
    </w:p>
    <w:p w14:paraId="4E1D06F0" w14:textId="77777777" w:rsidR="00CA3D47" w:rsidRDefault="00CA3D47" w:rsidP="00CA3D47">
      <w:pPr>
        <w:pStyle w:val="Rubric"/>
      </w:pPr>
      <w:r>
        <w:t>If integrating with a Canonical Hour, recite the Psalms, Gospel, troparia, and theotokia of the hour.</w:t>
      </w:r>
    </w:p>
    <w:p w14:paraId="4AA00206" w14:textId="77777777" w:rsidR="00CA3D47" w:rsidRDefault="00CA3D47" w:rsidP="00CA3D47">
      <w:pPr>
        <w:pStyle w:val="Heading4"/>
      </w:pPr>
      <w:r>
        <w:lastRenderedPageBreak/>
        <w:t>Prayers for the Church</w:t>
      </w:r>
    </w:p>
    <w:p w14:paraId="777A7C0A" w14:textId="77777777" w:rsidR="00CA3D47" w:rsidRDefault="00CA3D47" w:rsidP="00CA3D47">
      <w:pPr>
        <w:pStyle w:val="Priest"/>
      </w:pPr>
      <w:r>
        <w:t>Presbyter (and only the Presbyter or Bishop):</w:t>
      </w:r>
    </w:p>
    <w:p w14:paraId="30F57FFF" w14:textId="230ECEAF"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the peace of </w:t>
      </w:r>
      <w:r w:rsidR="00BE6654">
        <w:t>Your</w:t>
      </w:r>
      <w:r>
        <w:t xml:space="preserve"> One, Only, Holy, Catholic and Apostolic Church.</w:t>
      </w:r>
    </w:p>
    <w:p w14:paraId="553C36EC" w14:textId="77777777" w:rsidR="00CA3D47" w:rsidRDefault="00CA3D47" w:rsidP="00CA3D47">
      <w:pPr>
        <w:pStyle w:val="Priest"/>
      </w:pPr>
      <w:r>
        <w:t>Deacon (Or Reader in the absence of higher clergy):</w:t>
      </w:r>
    </w:p>
    <w:p w14:paraId="0213DB0C" w14:textId="77777777" w:rsidR="00CA3D47" w:rsidRDefault="00CA3D47" w:rsidP="00CA3D47">
      <w:pPr>
        <w:pStyle w:val="Body"/>
      </w:pPr>
      <w:r>
        <w:t>Pray for the peace of the One, Holy, Catholic and Apostolic, Orthodox Church of God.</w:t>
      </w:r>
    </w:p>
    <w:p w14:paraId="4EC710A2" w14:textId="77777777" w:rsidR="00CA3D47" w:rsidRDefault="00CA3D47" w:rsidP="00CA3D47">
      <w:pPr>
        <w:pStyle w:val="Priest"/>
      </w:pPr>
      <w:r>
        <w:t>People:</w:t>
      </w:r>
    </w:p>
    <w:p w14:paraId="45D5F650" w14:textId="77777777" w:rsidR="00CA3D47" w:rsidRDefault="00CA3D47" w:rsidP="00CA3D47">
      <w:pPr>
        <w:pStyle w:val="Body"/>
      </w:pPr>
      <w:r>
        <w:t>Lord have mercy.</w:t>
      </w:r>
    </w:p>
    <w:p w14:paraId="3C573547" w14:textId="77777777" w:rsidR="00CA3D47" w:rsidRDefault="00CA3D47" w:rsidP="00CA3D47">
      <w:pPr>
        <w:pStyle w:val="Priest"/>
      </w:pPr>
      <w:r>
        <w:t>Presbyter (and only the Presbyter or Bishop):</w:t>
      </w:r>
    </w:p>
    <w:p w14:paraId="78A3B2F1" w14:textId="6A5B3EF5" w:rsidR="00CA3D47" w:rsidRDefault="00CA3D47" w:rsidP="00CA3D47">
      <w:pPr>
        <w:pStyle w:val="Body"/>
      </w:pPr>
      <w:r>
        <w:t xml:space="preserve">That which exists from one end of the world to the other. All peoples and all flocks do </w:t>
      </w:r>
      <w:r w:rsidR="00BE6654">
        <w:t>You</w:t>
      </w:r>
      <w:r>
        <w:t xml:space="preserve"> bless. The peace which is from the heavens do </w:t>
      </w:r>
      <w:r w:rsidR="00BE6654">
        <w:t>You</w:t>
      </w:r>
      <w:r>
        <w:t xml:space="preserve"> send down into our hearts; even the peace of this life also, graciously grant unto us. The king, the armies, the chiefs, the counselors, the multitudes, our neighbours, our coming in and our going out, adorn them with all peace.</w:t>
      </w:r>
    </w:p>
    <w:p w14:paraId="3B14B2B3" w14:textId="69F2148D" w:rsidR="00CA3D47" w:rsidRDefault="00CA3D47" w:rsidP="00CA3D47">
      <w:pPr>
        <w:pStyle w:val="Body"/>
      </w:pPr>
      <w:r>
        <w:t xml:space="preserve">O King of peace, grant us </w:t>
      </w:r>
      <w:r w:rsidR="00BE6654">
        <w:t>Your</w:t>
      </w:r>
      <w:r>
        <w:t xml:space="preserve"> peace, for </w:t>
      </w:r>
      <w:r w:rsidR="00BE6654">
        <w:t>You have</w:t>
      </w:r>
      <w:r>
        <w:t xml:space="preserve"> given us all things. Acquire us unto </w:t>
      </w:r>
      <w:r w:rsidR="00BE6654">
        <w:t>Yourself</w:t>
      </w:r>
      <w:r>
        <w:t xml:space="preserve">, O God our Saviour, for we know none other save Thee; </w:t>
      </w:r>
      <w:r w:rsidR="00BE6654">
        <w:t>Your</w:t>
      </w:r>
      <w:r>
        <w:t xml:space="preserve"> Holy Name we do utter. May our souls live by </w:t>
      </w:r>
      <w:r w:rsidR="00BE6654">
        <w:t>Your</w:t>
      </w:r>
      <w:r>
        <w:t xml:space="preserve"> Holy Spirit, and let not the death which is by sin have dominion over us—we </w:t>
      </w:r>
      <w:r w:rsidR="00BE6654">
        <w:t>Your</w:t>
      </w:r>
      <w:r>
        <w:t xml:space="preserve"> servants—nor over all </w:t>
      </w:r>
      <w:r w:rsidR="00BE6654">
        <w:t>Your</w:t>
      </w:r>
      <w:r>
        <w:t xml:space="preserve"> people.</w:t>
      </w:r>
    </w:p>
    <w:p w14:paraId="24184D47" w14:textId="77777777" w:rsidR="00CA3D47" w:rsidRDefault="00CA3D47" w:rsidP="00CA3D47">
      <w:pPr>
        <w:pStyle w:val="Priest"/>
      </w:pPr>
      <w:r>
        <w:t>People:</w:t>
      </w:r>
    </w:p>
    <w:p w14:paraId="535964E0" w14:textId="77777777" w:rsidR="00CA3D47" w:rsidRDefault="00CA3D47" w:rsidP="00CA3D47">
      <w:pPr>
        <w:pStyle w:val="Body"/>
      </w:pPr>
      <w:r>
        <w:t>Lord have mercy.</w:t>
      </w:r>
    </w:p>
    <w:p w14:paraId="277FB52D" w14:textId="77777777" w:rsidR="00CA3D47" w:rsidRDefault="00CA3D47" w:rsidP="00CA3D47">
      <w:pPr>
        <w:pStyle w:val="Priest"/>
      </w:pPr>
      <w:r>
        <w:t>Presbyter (and only the Presbyter or Bishop):</w:t>
      </w:r>
    </w:p>
    <w:p w14:paraId="695643FB" w14:textId="77777777" w:rsidR="00CA3D47" w:rsidRDefault="00CA3D47" w:rsidP="00CA3D47">
      <w:pPr>
        <w:pStyle w:val="Body"/>
      </w:pPr>
      <w:r>
        <w:t>This, which extends from one end of the world to the other; and those who rightly divide the word of truth in Her—most of all our patriarch, the honoured father, Abba ___, and his partner in this Liturgy, Abba ____ the {bishop / metropolitan}.</w:t>
      </w:r>
    </w:p>
    <w:p w14:paraId="2D7ADCB6" w14:textId="77777777" w:rsidR="00CA3D47" w:rsidRDefault="00CA3D47" w:rsidP="00CA3D47">
      <w:pPr>
        <w:pStyle w:val="Priest"/>
      </w:pPr>
      <w:r>
        <w:t>Deacon (Or Reader in the absence of higher clergy):</w:t>
      </w:r>
    </w:p>
    <w:p w14:paraId="5D71F481" w14:textId="77777777" w:rsidR="00CA3D47" w:rsidRDefault="00CA3D47" w:rsidP="00CA3D47">
      <w:pPr>
        <w:pStyle w:val="Body"/>
      </w:pPr>
      <w:r>
        <w:t>Pray for our high priest, Papa Abba ___—Pope and patriarch, and archbishop of the great city of Alexandria; and for His partner in this Liturgy, Abba ____ the {bishop / metropolitan} and for our Orthodox bishops.</w:t>
      </w:r>
    </w:p>
    <w:p w14:paraId="77BDD027" w14:textId="77777777" w:rsidR="00CA3D47" w:rsidRDefault="00CA3D47" w:rsidP="00CA3D47">
      <w:pPr>
        <w:pStyle w:val="Priest"/>
      </w:pPr>
      <w:r>
        <w:t>People:</w:t>
      </w:r>
    </w:p>
    <w:p w14:paraId="47E75976" w14:textId="77777777" w:rsidR="00CA3D47" w:rsidRDefault="00CA3D47" w:rsidP="00CA3D47">
      <w:pPr>
        <w:pStyle w:val="Body"/>
      </w:pPr>
      <w:r>
        <w:t>Lord have mercy.</w:t>
      </w:r>
    </w:p>
    <w:p w14:paraId="115FCFEC" w14:textId="77777777" w:rsidR="00CA3D47" w:rsidRDefault="00CA3D47" w:rsidP="00CA3D47">
      <w:pPr>
        <w:pStyle w:val="Priest"/>
      </w:pPr>
      <w:r>
        <w:t>Presbyter (Or Reader in the absence of higher clergy):</w:t>
      </w:r>
    </w:p>
    <w:p w14:paraId="23B85239" w14:textId="77777777" w:rsidR="00CA3D47" w:rsidRDefault="00CA3D47" w:rsidP="00CA3D47">
      <w:pPr>
        <w:pStyle w:val="Body"/>
      </w:pPr>
      <w:r>
        <w:t>And on behalf of those who are in this place, and those who have fallen asleep—the bishops, hegumens, priests, deacons and subdeacons.</w:t>
      </w:r>
    </w:p>
    <w:p w14:paraId="7137251A" w14:textId="77777777" w:rsidR="00CA3D47" w:rsidRDefault="00CA3D47" w:rsidP="00CA3D47">
      <w:pPr>
        <w:pStyle w:val="Priest"/>
      </w:pPr>
      <w:r>
        <w:t>Deacon (Or Reader in the absence of higher clergy):</w:t>
      </w:r>
    </w:p>
    <w:p w14:paraId="6B9752D3" w14:textId="77777777" w:rsidR="00CA3D47" w:rsidRDefault="00CA3D47" w:rsidP="00CA3D47">
      <w:pPr>
        <w:pStyle w:val="Body"/>
      </w:pPr>
      <w:r>
        <w:t>Pray for the hegumens, priests, deacons, subdeacons, and the seven orders of the Church of God.</w:t>
      </w:r>
    </w:p>
    <w:p w14:paraId="27515693" w14:textId="77777777" w:rsidR="00CA3D47" w:rsidRDefault="00CA3D47" w:rsidP="00CA3D47">
      <w:pPr>
        <w:pStyle w:val="Priest"/>
      </w:pPr>
      <w:r>
        <w:lastRenderedPageBreak/>
        <w:t>People:</w:t>
      </w:r>
    </w:p>
    <w:p w14:paraId="76730ADC" w14:textId="77777777" w:rsidR="00CA3D47" w:rsidRDefault="00CA3D47" w:rsidP="00CA3D47">
      <w:pPr>
        <w:pStyle w:val="Body"/>
      </w:pPr>
      <w:r>
        <w:t>Lord have mercy.</w:t>
      </w:r>
    </w:p>
    <w:p w14:paraId="3674825F" w14:textId="77777777" w:rsidR="00CA3D47" w:rsidRDefault="00CA3D47" w:rsidP="00CA3D47">
      <w:pPr>
        <w:pStyle w:val="Priest"/>
      </w:pPr>
      <w:r>
        <w:t>Presbyter (Or Reader in the absence of higher clergy):</w:t>
      </w:r>
    </w:p>
    <w:p w14:paraId="2EBA5872" w14:textId="4D87BFBD" w:rsidR="00CA3D47" w:rsidRDefault="00CA3D47" w:rsidP="00CA3D47">
      <w:pPr>
        <w:pStyle w:val="Body"/>
      </w:pPr>
      <w:r>
        <w:t xml:space="preserve">And the readers, the chanters, the exorcists, the monks, the virgins and the widows; the orphans, the ascetics and the laity; and all the fullness of </w:t>
      </w:r>
      <w:r w:rsidR="00BE6654">
        <w:t>Your</w:t>
      </w:r>
      <w:r>
        <w:t xml:space="preserve"> holy Church, O God of the faithful.</w:t>
      </w:r>
    </w:p>
    <w:p w14:paraId="3DDFD067" w14:textId="77777777" w:rsidR="00CA3D47" w:rsidRDefault="00CA3D47" w:rsidP="00CA3D47">
      <w:pPr>
        <w:pStyle w:val="Priest"/>
      </w:pPr>
      <w:r>
        <w:t>People:</w:t>
      </w:r>
    </w:p>
    <w:p w14:paraId="4E4AC1BB" w14:textId="77777777" w:rsidR="00CA3D47" w:rsidRDefault="00CA3D47" w:rsidP="00CA3D47">
      <w:pPr>
        <w:pStyle w:val="Body"/>
      </w:pPr>
      <w:r>
        <w:t>Lord have mercy.</w:t>
      </w:r>
    </w:p>
    <w:p w14:paraId="24F6F342" w14:textId="60EB612C" w:rsidR="00CA3D47" w:rsidRDefault="00CA3D47" w:rsidP="00CA3D47">
      <w:pPr>
        <w:pStyle w:val="Rubric"/>
      </w:pPr>
      <w:r>
        <w:t xml:space="preserve">If integrating with Prime, the remainder of </w:t>
      </w:r>
      <w:r>
        <w:fldChar w:fldCharType="begin"/>
      </w:r>
      <w:r>
        <w:instrText xml:space="preserve"> REF _Ref442855270 \h </w:instrText>
      </w:r>
      <w:r>
        <w:fldChar w:fldCharType="separate"/>
      </w:r>
      <w:r w:rsidR="000C7DE2">
        <w:t>The Doxology of Prime</w:t>
      </w:r>
      <w:r>
        <w:fldChar w:fldCharType="end"/>
      </w:r>
      <w:r>
        <w:t xml:space="preserve">, </w:t>
      </w:r>
      <w:r>
        <w:fldChar w:fldCharType="begin"/>
      </w:r>
      <w:r>
        <w:instrText xml:space="preserve"> PAGEREF _Ref442855276 \h </w:instrText>
      </w:r>
      <w:r>
        <w:fldChar w:fldCharType="separate"/>
      </w:r>
      <w:r w:rsidR="000C7DE2">
        <w:rPr>
          <w:noProof/>
        </w:rPr>
        <w:t>55</w:t>
      </w:r>
      <w:r>
        <w:fldChar w:fldCharType="end"/>
      </w:r>
      <w:r>
        <w:t>, may now be said.</w:t>
      </w:r>
    </w:p>
    <w:p w14:paraId="30DEFA07" w14:textId="77777777" w:rsidR="00CA3D47" w:rsidRDefault="00CA3D47" w:rsidP="00CA3D47">
      <w:pPr>
        <w:pStyle w:val="Heading4"/>
      </w:pPr>
      <w:r>
        <w:t>The Prayer for the Assemblies</w:t>
      </w:r>
    </w:p>
    <w:p w14:paraId="752AAA38" w14:textId="77777777" w:rsidR="00CA3D47" w:rsidRDefault="00CA3D47" w:rsidP="00CA3D47">
      <w:pPr>
        <w:pStyle w:val="Priest"/>
      </w:pPr>
      <w:r>
        <w:t>Presbyter (and only the Presbyter or Bishop):</w:t>
      </w:r>
    </w:p>
    <w:p w14:paraId="00D111B8" w14:textId="17F0ACA4" w:rsidR="00CA3D47" w:rsidRDefault="00CA3D47" w:rsidP="00CA3D47">
      <w:pPr>
        <w:pStyle w:val="Body"/>
      </w:pPr>
      <w:r>
        <w:t xml:space="preserve">Again, let us ask God the Pantocrator, the Father of our Lord, God and Saviour, Jesus Christ. We ask and entreat </w:t>
      </w:r>
      <w:r w:rsidR="00BE6654">
        <w:t>Your</w:t>
      </w:r>
      <w:r>
        <w:t xml:space="preserve"> Goodness, O Lover of mankind: remember, O Lord, our congregations. Bless them.</w:t>
      </w:r>
    </w:p>
    <w:p w14:paraId="6FA17E8E" w14:textId="77777777" w:rsidR="00CA3D47" w:rsidRDefault="00CA3D47" w:rsidP="00CA3D47">
      <w:pPr>
        <w:pStyle w:val="Priest"/>
      </w:pPr>
      <w:r>
        <w:t>Deacon (or Reader in the absence of higher clergy):</w:t>
      </w:r>
    </w:p>
    <w:p w14:paraId="21810F11" w14:textId="77777777" w:rsidR="00CA3D47" w:rsidRDefault="00CA3D47" w:rsidP="00CA3D47">
      <w:pPr>
        <w:pStyle w:val="Body"/>
      </w:pPr>
      <w:r>
        <w:t>Pray for this holy church and for our congregations.</w:t>
      </w:r>
    </w:p>
    <w:p w14:paraId="6F2BB964" w14:textId="77777777" w:rsidR="00CA3D47" w:rsidRDefault="00CA3D47" w:rsidP="00CA3D47">
      <w:pPr>
        <w:pStyle w:val="Priest"/>
      </w:pPr>
      <w:r>
        <w:t>People:</w:t>
      </w:r>
    </w:p>
    <w:p w14:paraId="7B7436B2" w14:textId="77777777" w:rsidR="00CA3D47" w:rsidRDefault="00CA3D47" w:rsidP="00CA3D47">
      <w:pPr>
        <w:pStyle w:val="Body"/>
      </w:pPr>
      <w:r>
        <w:t>Lord have mercy.</w:t>
      </w:r>
    </w:p>
    <w:p w14:paraId="34635728" w14:textId="77777777" w:rsidR="00CA3D47" w:rsidRDefault="00CA3D47" w:rsidP="00CA3D47">
      <w:pPr>
        <w:pStyle w:val="Priest"/>
      </w:pPr>
      <w:r>
        <w:t>Presbyter (and only the Presbyter or Bishop):</w:t>
      </w:r>
    </w:p>
    <w:p w14:paraId="6213632F" w14:textId="5B6A512F" w:rsidR="00CA3D47" w:rsidRDefault="00CA3D47" w:rsidP="00CA3D47">
      <w:pPr>
        <w:pStyle w:val="Body"/>
      </w:pPr>
      <w:r>
        <w:t xml:space="preserve">Grant that they may be unto us without obstacle or hindrance, that we may hold them according to </w:t>
      </w:r>
      <w:r w:rsidR="00BE6654">
        <w:t>Your</w:t>
      </w:r>
      <w:r>
        <w:t xml:space="preserve"> holy and blessed will. Houses of prayer, houses of purity, houses of blessing: grant them unto us, O Lord, and </w:t>
      </w:r>
      <w:r w:rsidR="00BE6654">
        <w:t>Your</w:t>
      </w:r>
      <w:r>
        <w:t xml:space="preserve"> servants who shall come after us forever. The worship of idols, utterly uproot from the world. Satan and all his evil powers do </w:t>
      </w:r>
      <w:r w:rsidR="00BE6654">
        <w:t>You</w:t>
      </w:r>
      <w:r>
        <w:t xml:space="preserve"> trample and humiliate under our feet speedily. All offences and their instigators do </w:t>
      </w:r>
      <w:r w:rsidR="00BE6654">
        <w:t>You</w:t>
      </w:r>
      <w:r>
        <w:t xml:space="preserve"> abolish. May all dissensions of corrupt heresies cease.</w:t>
      </w:r>
    </w:p>
    <w:p w14:paraId="1CD0F11F" w14:textId="6494595C" w:rsidR="00CA3D47" w:rsidRDefault="00CA3D47" w:rsidP="00CA3D47">
      <w:pPr>
        <w:pStyle w:val="Body"/>
      </w:pPr>
      <w:r>
        <w:t xml:space="preserve">The enemies of </w:t>
      </w:r>
      <w:r w:rsidR="00BE6654">
        <w:t>Your</w:t>
      </w:r>
      <w:r>
        <w:t xml:space="preserve"> Holy Church, O Lord, as at all times, now also humiliate. Strip their vanity; show them their weakness speedily. Bring to naught their envy, their intrigues, their madness, their wickedness and their slander, which they commit against us. O Lord, bring them all to no avail. Disperse their counsel, O God, Who dispersed the counsel of A</w:t>
      </w:r>
      <w:r w:rsidRPr="005933C4">
        <w:t>hi</w:t>
      </w:r>
      <w:r>
        <w:t>thophel.</w:t>
      </w:r>
    </w:p>
    <w:p w14:paraId="16BEED15" w14:textId="77777777" w:rsidR="00CA3D47" w:rsidRDefault="00CA3D47" w:rsidP="00CA3D47">
      <w:pPr>
        <w:pStyle w:val="Priest"/>
      </w:pPr>
      <w:r>
        <w:t>People:</w:t>
      </w:r>
    </w:p>
    <w:p w14:paraId="359A08A9" w14:textId="77777777" w:rsidR="00CA3D47" w:rsidRDefault="00CA3D47" w:rsidP="00CA3D47">
      <w:pPr>
        <w:pStyle w:val="Body"/>
      </w:pPr>
      <w:r>
        <w:t>Lord have mercy.</w:t>
      </w:r>
    </w:p>
    <w:p w14:paraId="714B008D" w14:textId="77777777" w:rsidR="00CA3D47" w:rsidRDefault="00CA3D47" w:rsidP="00CA3D47">
      <w:pPr>
        <w:pStyle w:val="Priest"/>
      </w:pPr>
      <w:r>
        <w:t>Presbyter (and only the Presbyter or Bishop):</w:t>
      </w:r>
    </w:p>
    <w:p w14:paraId="65611429" w14:textId="38090576" w:rsidR="00CA3D47" w:rsidRDefault="00CA3D47" w:rsidP="00CA3D47">
      <w:pPr>
        <w:pStyle w:val="Body"/>
      </w:pPr>
      <w:r>
        <w:t xml:space="preserve">Arise, O Lord God. Let all </w:t>
      </w:r>
      <w:r w:rsidR="00BE6654">
        <w:t>Your</w:t>
      </w:r>
      <w:r>
        <w:t xml:space="preserve"> enemies be scattered, and let all that hate </w:t>
      </w:r>
      <w:r w:rsidR="00BE6654">
        <w:t>Your</w:t>
      </w:r>
      <w:r>
        <w:t xml:space="preserve"> Holy Name flee before </w:t>
      </w:r>
      <w:r w:rsidR="00BE6654">
        <w:t>Your</w:t>
      </w:r>
      <w:r>
        <w:t xml:space="preserve"> face.</w:t>
      </w:r>
    </w:p>
    <w:p w14:paraId="584F5B4F" w14:textId="2557383A" w:rsidR="00CA3D47" w:rsidRDefault="00CA3D47" w:rsidP="00CA3D47">
      <w:pPr>
        <w:pStyle w:val="Body"/>
      </w:pPr>
      <w:r>
        <w:t xml:space="preserve">But let </w:t>
      </w:r>
      <w:r w:rsidR="00BE6654">
        <w:t>Your</w:t>
      </w:r>
      <w:r>
        <w:t xml:space="preserve"> people be in blessing: thousands of thousands, and ten thousand times ten thousands, doing </w:t>
      </w:r>
      <w:r w:rsidR="00BE6654">
        <w:t>Your</w:t>
      </w:r>
      <w:r>
        <w:t xml:space="preserve"> will. By the grace, compassion and love of mankind, of </w:t>
      </w:r>
      <w:r w:rsidR="00BE6654">
        <w:t>Your</w:t>
      </w:r>
      <w:r>
        <w:t xml:space="preserve"> Only-Begotten Son, our Lord, God and Saviour, Jesus Christ. Through Whom the glory, the honour, the dominion, and the adoration are due unto Thee, with Him and the Holy Spirit, the Giver of </w:t>
      </w:r>
      <w:r>
        <w:lastRenderedPageBreak/>
        <w:t>Life, Who is of One Essence with Thee, now, and at all times, and unto the age of all ages. Amen.</w:t>
      </w:r>
    </w:p>
    <w:p w14:paraId="776ECD8C" w14:textId="77777777" w:rsidR="00CA3D47" w:rsidRDefault="00CA3D47" w:rsidP="00CA3D47">
      <w:pPr>
        <w:pStyle w:val="Heading4"/>
      </w:pPr>
      <w:r>
        <w:t>The Litany (Part One)</w:t>
      </w:r>
    </w:p>
    <w:p w14:paraId="70D06A9E" w14:textId="77777777" w:rsidR="00CA3D47" w:rsidRDefault="00CA3D47" w:rsidP="00CA3D47">
      <w:pPr>
        <w:pStyle w:val="Rubrics0"/>
      </w:pPr>
      <w:r>
        <w:t>The priest chants these verses. The congregation responds with “Lord have mercy,” following each one:</w:t>
      </w:r>
    </w:p>
    <w:p w14:paraId="06972BDC" w14:textId="77777777" w:rsidR="00CA3D47" w:rsidRDefault="00CA3D47" w:rsidP="00CA3D47">
      <w:pPr>
        <w:pStyle w:val="BodyNoIndent"/>
      </w:pPr>
      <w:r>
        <w:t>We ask You, O Christ our God, confirm the foundation of the Church.</w:t>
      </w:r>
    </w:p>
    <w:p w14:paraId="707A3F28" w14:textId="77777777" w:rsidR="00CA3D47" w:rsidRDefault="00CA3D47" w:rsidP="00CA3D47">
      <w:pPr>
        <w:pStyle w:val="BodyNoIndent"/>
      </w:pPr>
    </w:p>
    <w:p w14:paraId="1CD5D021" w14:textId="77777777" w:rsidR="00CA3D47" w:rsidRDefault="00CA3D47" w:rsidP="00CA3D47">
      <w:pPr>
        <w:pStyle w:val="BodyNoIndent"/>
      </w:pPr>
      <w:r>
        <w:t>May the single heartedness of love, take root in us.</w:t>
      </w:r>
    </w:p>
    <w:p w14:paraId="519E395C" w14:textId="77777777" w:rsidR="00CA3D47" w:rsidRDefault="00CA3D47" w:rsidP="00CA3D47">
      <w:pPr>
        <w:pStyle w:val="BodyNoIndent"/>
      </w:pPr>
    </w:p>
    <w:p w14:paraId="3E0B612E" w14:textId="77777777" w:rsidR="00CA3D47" w:rsidRDefault="00CA3D47" w:rsidP="00CA3D47">
      <w:pPr>
        <w:pStyle w:val="BodyNoIndent"/>
      </w:pPr>
      <w:r>
        <w:t>Let the righteousness of faith grow; straighten for us the path of godliness.</w:t>
      </w:r>
    </w:p>
    <w:p w14:paraId="559BE49F" w14:textId="77777777" w:rsidR="00CA3D47" w:rsidRDefault="00CA3D47" w:rsidP="00CA3D47">
      <w:pPr>
        <w:pStyle w:val="BodyNoIndent"/>
      </w:pPr>
    </w:p>
    <w:p w14:paraId="589E8978" w14:textId="77777777" w:rsidR="00CA3D47" w:rsidRDefault="00CA3D47" w:rsidP="00CA3D47">
      <w:pPr>
        <w:pStyle w:val="BodyNoIndent"/>
      </w:pPr>
      <w:r>
        <w:t>Control the shepherds, and confirm those whom they shepherd.</w:t>
      </w:r>
    </w:p>
    <w:p w14:paraId="550C9509" w14:textId="77777777" w:rsidR="00CA3D47" w:rsidRDefault="00CA3D47" w:rsidP="00CA3D47">
      <w:pPr>
        <w:pStyle w:val="BodyNoIndent"/>
      </w:pPr>
    </w:p>
    <w:p w14:paraId="5EBE6F4E" w14:textId="77777777" w:rsidR="00CA3D47" w:rsidRDefault="00CA3D47" w:rsidP="00CA3D47">
      <w:pPr>
        <w:pStyle w:val="BodyNoIndent"/>
      </w:pPr>
      <w:r>
        <w:t>Give dignity to the clergy, ascetism to the monks;</w:t>
      </w:r>
    </w:p>
    <w:p w14:paraId="4AC0F8E6" w14:textId="77777777" w:rsidR="00CA3D47" w:rsidRDefault="00CA3D47" w:rsidP="00CA3D47">
      <w:pPr>
        <w:pStyle w:val="BodyNoIndent"/>
      </w:pPr>
    </w:p>
    <w:p w14:paraId="6819692B" w14:textId="77777777" w:rsidR="00CA3D47" w:rsidRDefault="00CA3D47" w:rsidP="00CA3D47">
      <w:pPr>
        <w:pStyle w:val="BodyNoIndent"/>
      </w:pPr>
      <w:r>
        <w:t>Purity to those in virginity, a life of goodness to those in wedlock;</w:t>
      </w:r>
    </w:p>
    <w:p w14:paraId="31E479C1" w14:textId="77777777" w:rsidR="00CA3D47" w:rsidRDefault="00CA3D47" w:rsidP="00CA3D47">
      <w:pPr>
        <w:pStyle w:val="BodyNoIndent"/>
      </w:pPr>
    </w:p>
    <w:p w14:paraId="251FA081" w14:textId="77777777" w:rsidR="00CA3D47" w:rsidRDefault="00CA3D47" w:rsidP="00CA3D47">
      <w:pPr>
        <w:pStyle w:val="BodyNoIndent"/>
      </w:pPr>
      <w:r>
        <w:t>Mercy to those in repentance, goodness to the rich;</w:t>
      </w:r>
    </w:p>
    <w:p w14:paraId="495D41F7" w14:textId="77777777" w:rsidR="00CA3D47" w:rsidRDefault="00CA3D47" w:rsidP="00CA3D47">
      <w:pPr>
        <w:pStyle w:val="BodyNoIndent"/>
      </w:pPr>
    </w:p>
    <w:p w14:paraId="19B8770D" w14:textId="77777777" w:rsidR="00CA3D47" w:rsidRDefault="00CA3D47" w:rsidP="00CA3D47">
      <w:pPr>
        <w:pStyle w:val="BodyNoIndent"/>
      </w:pPr>
      <w:r>
        <w:t>Meekness to the virtuous, help to the needy.</w:t>
      </w:r>
    </w:p>
    <w:p w14:paraId="54BBEACA" w14:textId="77777777" w:rsidR="00CA3D47" w:rsidRDefault="00CA3D47" w:rsidP="00CA3D47">
      <w:pPr>
        <w:pStyle w:val="BodyNoIndent"/>
      </w:pPr>
    </w:p>
    <w:p w14:paraId="482B22A5" w14:textId="77777777" w:rsidR="00CA3D47" w:rsidRDefault="00CA3D47" w:rsidP="00CA3D47">
      <w:pPr>
        <w:pStyle w:val="BodyNoIndent"/>
      </w:pPr>
      <w:r>
        <w:t>Confirm the elders; chasten those who are in youth.</w:t>
      </w:r>
    </w:p>
    <w:p w14:paraId="39DCF6EC" w14:textId="77777777" w:rsidR="00CA3D47" w:rsidRDefault="00CA3D47" w:rsidP="00CA3D47">
      <w:pPr>
        <w:pStyle w:val="BodyNoIndent"/>
      </w:pPr>
    </w:p>
    <w:p w14:paraId="6CF9938C" w14:textId="77777777" w:rsidR="00CA3D47" w:rsidRDefault="00CA3D47" w:rsidP="00CA3D47">
      <w:pPr>
        <w:pStyle w:val="BodyNoIndent"/>
        <w:jc w:val="left"/>
      </w:pPr>
      <w:r>
        <w:t>Restore the unbelievers; let the schisms of the Church pass away.</w:t>
      </w:r>
    </w:p>
    <w:p w14:paraId="3D9E5D91" w14:textId="77777777" w:rsidR="00CA3D47" w:rsidRDefault="00CA3D47" w:rsidP="00CA3D47">
      <w:pPr>
        <w:pStyle w:val="BodyNoIndent"/>
      </w:pPr>
      <w:r>
        <w:t>Strip the vanity of the heretics, and count all of us in the unity of godliness.</w:t>
      </w:r>
    </w:p>
    <w:p w14:paraId="7F785951" w14:textId="77777777" w:rsidR="00CA3D47" w:rsidRDefault="00CA3D47" w:rsidP="00CA3D47">
      <w:pPr>
        <w:pStyle w:val="Priest"/>
      </w:pPr>
      <w:r>
        <w:t>People:</w:t>
      </w:r>
    </w:p>
    <w:p w14:paraId="470769DE" w14:textId="77777777" w:rsidR="00CA3D47" w:rsidRPr="00ED565F" w:rsidRDefault="00CA3D47" w:rsidP="00CA3D47">
      <w:pPr>
        <w:pStyle w:val="Body"/>
      </w:pPr>
      <w:r>
        <w:t>Lord have mercy. Lord have mercy. Lord have mercy.</w:t>
      </w:r>
    </w:p>
    <w:p w14:paraId="027543CB" w14:textId="004D7288" w:rsidR="00CA3D47" w:rsidRDefault="00CA3D47" w:rsidP="00CA3D47">
      <w:pPr>
        <w:pStyle w:val="Rubric"/>
      </w:pPr>
      <w:r>
        <w:t xml:space="preserve">If integrating with the Evening or Retiring hour, the people may recite with one voice </w:t>
      </w:r>
      <w:r>
        <w:fldChar w:fldCharType="begin"/>
      </w:r>
      <w:r>
        <w:instrText xml:space="preserve"> REF _Ref435789903 \h </w:instrText>
      </w:r>
      <w:r>
        <w:fldChar w:fldCharType="separate"/>
      </w:r>
      <w:r w:rsidR="000C7DE2">
        <w:rPr>
          <w:lang w:val="en-GB"/>
        </w:rPr>
        <w:t>Graciously Accord</w:t>
      </w:r>
      <w:r>
        <w:fldChar w:fldCharType="end"/>
      </w:r>
      <w:r>
        <w:t xml:space="preserve">, page </w:t>
      </w:r>
      <w:r>
        <w:fldChar w:fldCharType="begin"/>
      </w:r>
      <w:r>
        <w:instrText xml:space="preserve"> PAGEREF _Ref435789903 \h </w:instrText>
      </w:r>
      <w:r>
        <w:fldChar w:fldCharType="separate"/>
      </w:r>
      <w:r w:rsidR="000C7DE2">
        <w:rPr>
          <w:noProof/>
        </w:rPr>
        <w:t>549</w:t>
      </w:r>
      <w:r>
        <w:fldChar w:fldCharType="end"/>
      </w:r>
      <w:r>
        <w:t xml:space="preserve">. If integrating with the Morning hour, </w:t>
      </w:r>
      <w:r>
        <w:fldChar w:fldCharType="begin"/>
      </w:r>
      <w:r>
        <w:instrText xml:space="preserve"> REF _Ref442856274 \h </w:instrText>
      </w:r>
      <w:r>
        <w:fldChar w:fldCharType="separate"/>
      </w:r>
      <w:r w:rsidR="000C7DE2">
        <w:t>The Gloria</w:t>
      </w:r>
      <w:r>
        <w:fldChar w:fldCharType="end"/>
      </w:r>
      <w:r>
        <w:t xml:space="preserve">, page </w:t>
      </w:r>
      <w:r>
        <w:fldChar w:fldCharType="begin"/>
      </w:r>
      <w:r>
        <w:instrText xml:space="preserve"> PAGEREF _Ref442856274 \h </w:instrText>
      </w:r>
      <w:r>
        <w:fldChar w:fldCharType="separate"/>
      </w:r>
      <w:r w:rsidR="000C7DE2">
        <w:rPr>
          <w:noProof/>
        </w:rPr>
        <w:t>550</w:t>
      </w:r>
      <w:r>
        <w:fldChar w:fldCharType="end"/>
      </w:r>
      <w:r>
        <w:t>.</w:t>
      </w:r>
    </w:p>
    <w:p w14:paraId="67B66390" w14:textId="283C65BF" w:rsidR="00CA3D47" w:rsidRDefault="00CA3D47" w:rsidP="00CA3D47">
      <w:pPr>
        <w:pStyle w:val="Rubric"/>
      </w:pPr>
      <w:r>
        <w:t xml:space="preserve">The people may recite with one voice, or sing, </w:t>
      </w:r>
      <w:r>
        <w:fldChar w:fldCharType="begin"/>
      </w:r>
      <w:r>
        <w:instrText xml:space="preserve"> REF _Ref442856358 \h </w:instrText>
      </w:r>
      <w:r>
        <w:fldChar w:fldCharType="separate"/>
      </w:r>
      <w:r w:rsidR="000C7DE2">
        <w:t>The Trisagion</w:t>
      </w:r>
      <w:r>
        <w:fldChar w:fldCharType="end"/>
      </w:r>
      <w:r>
        <w:t xml:space="preserve">, </w:t>
      </w:r>
      <w:r>
        <w:fldChar w:fldCharType="begin"/>
      </w:r>
      <w:r>
        <w:instrText xml:space="preserve"> PAGEREF _Ref442856358 \h </w:instrText>
      </w:r>
      <w:r>
        <w:fldChar w:fldCharType="separate"/>
      </w:r>
      <w:r w:rsidR="000C7DE2">
        <w:rPr>
          <w:noProof/>
        </w:rPr>
        <w:t>550</w:t>
      </w:r>
      <w:r>
        <w:fldChar w:fldCharType="end"/>
      </w:r>
      <w:r>
        <w:t xml:space="preserve">, followed by </w:t>
      </w:r>
      <w:r>
        <w:fldChar w:fldCharType="begin"/>
      </w:r>
      <w:r>
        <w:instrText xml:space="preserve"> REF _Ref442856453 \h </w:instrText>
      </w:r>
      <w:r>
        <w:fldChar w:fldCharType="separate"/>
      </w:r>
      <w:r w:rsidR="000C7DE2">
        <w:t>Hail to You</w:t>
      </w:r>
      <w:r>
        <w:fldChar w:fldCharType="end"/>
      </w:r>
      <w:r>
        <w:t xml:space="preserve">, page </w:t>
      </w:r>
      <w:r>
        <w:fldChar w:fldCharType="begin"/>
      </w:r>
      <w:r>
        <w:instrText xml:space="preserve"> PAGEREF _Ref442856453 \p \h </w:instrText>
      </w:r>
      <w:r>
        <w:fldChar w:fldCharType="separate"/>
      </w:r>
      <w:r w:rsidR="000C7DE2">
        <w:rPr>
          <w:noProof/>
        </w:rPr>
        <w:t>on page 551</w:t>
      </w:r>
      <w:r>
        <w:fldChar w:fldCharType="end"/>
      </w:r>
      <w:r>
        <w:t xml:space="preserve">, </w:t>
      </w:r>
      <w:r>
        <w:fldChar w:fldCharType="begin"/>
      </w:r>
      <w:r>
        <w:instrText xml:space="preserve"> REF _Ref435799700 \h </w:instrText>
      </w:r>
      <w:r>
        <w:fldChar w:fldCharType="separate"/>
      </w:r>
      <w:r w:rsidR="000C7DE2">
        <w:t>The Doxologies</w:t>
      </w:r>
      <w:r>
        <w:fldChar w:fldCharType="end"/>
      </w:r>
      <w:r>
        <w:t xml:space="preserve">, </w:t>
      </w:r>
      <w:r>
        <w:fldChar w:fldCharType="begin"/>
      </w:r>
      <w:r>
        <w:instrText xml:space="preserve"> PAGEREF _Ref435799700 \h </w:instrText>
      </w:r>
      <w:r>
        <w:fldChar w:fldCharType="separate"/>
      </w:r>
      <w:r w:rsidR="000C7DE2">
        <w:rPr>
          <w:noProof/>
        </w:rPr>
        <w:t>552</w:t>
      </w:r>
      <w:r>
        <w:fldChar w:fldCharType="end"/>
      </w:r>
      <w:r>
        <w:t xml:space="preserve">, </w:t>
      </w:r>
      <w:r>
        <w:fldChar w:fldCharType="begin"/>
      </w:r>
      <w:r>
        <w:instrText xml:space="preserve"> REF _Ref435799710 \h </w:instrText>
      </w:r>
      <w:r>
        <w:fldChar w:fldCharType="separate"/>
      </w:r>
      <w:r w:rsidR="000C7DE2">
        <w:t>The Orthodox Creed</w:t>
      </w:r>
      <w:r>
        <w:fldChar w:fldCharType="end"/>
      </w:r>
      <w:r>
        <w:t xml:space="preserve">, </w:t>
      </w:r>
      <w:r>
        <w:fldChar w:fldCharType="begin"/>
      </w:r>
      <w:r>
        <w:instrText xml:space="preserve"> PAGEREF _Ref435799710 \h </w:instrText>
      </w:r>
      <w:r>
        <w:fldChar w:fldCharType="separate"/>
      </w:r>
      <w:r w:rsidR="000C7DE2">
        <w:rPr>
          <w:noProof/>
        </w:rPr>
        <w:t>557</w:t>
      </w:r>
      <w:r>
        <w:fldChar w:fldCharType="end"/>
      </w:r>
      <w:r>
        <w:t>.</w:t>
      </w:r>
    </w:p>
    <w:p w14:paraId="5B167A95" w14:textId="2F17DAC2" w:rsidR="00CA3D47" w:rsidRDefault="00CA3D47" w:rsidP="00CA3D47">
      <w:pPr>
        <w:pStyle w:val="Rubric"/>
        <w:tabs>
          <w:tab w:val="left" w:pos="6587"/>
        </w:tabs>
      </w:pPr>
      <w:r>
        <w:t xml:space="preserve">If lead by a Presbyter, he now recites </w:t>
      </w:r>
      <w:r>
        <w:fldChar w:fldCharType="begin"/>
      </w:r>
      <w:r>
        <w:instrText xml:space="preserve"> REF _Ref442856751 \h </w:instrText>
      </w:r>
      <w:r>
        <w:fldChar w:fldCharType="separate"/>
      </w:r>
      <w:r w:rsidR="000C7DE2">
        <w:t>God Have mercy upon us</w:t>
      </w:r>
      <w:r>
        <w:fldChar w:fldCharType="end"/>
      </w:r>
      <w:r>
        <w:t xml:space="preserve">, page </w:t>
      </w:r>
      <w:r>
        <w:fldChar w:fldCharType="begin"/>
      </w:r>
      <w:r>
        <w:instrText xml:space="preserve"> PAGEREF _Ref442856751 \h </w:instrText>
      </w:r>
      <w:r>
        <w:fldChar w:fldCharType="separate"/>
      </w:r>
      <w:r w:rsidR="000C7DE2">
        <w:rPr>
          <w:noProof/>
        </w:rPr>
        <w:t>558</w:t>
      </w:r>
      <w:r>
        <w:fldChar w:fldCharType="end"/>
      </w:r>
      <w:r>
        <w:t xml:space="preserve">. Otherwise the people recite “Kyrie Eleison” 50 (41) times, but do not proceed to “Holy, Holy, Holy.” The presbyter may pray </w:t>
      </w:r>
      <w:r>
        <w:fldChar w:fldCharType="begin"/>
      </w:r>
      <w:r>
        <w:instrText xml:space="preserve"> REF _Ref442856856 \h </w:instrText>
      </w:r>
      <w:r>
        <w:fldChar w:fldCharType="separate"/>
      </w:r>
      <w:r w:rsidR="000C7DE2">
        <w:t>The Prayer for the Gospel</w:t>
      </w:r>
      <w:r>
        <w:fldChar w:fldCharType="end"/>
      </w:r>
      <w:r>
        <w:t xml:space="preserve">, page </w:t>
      </w:r>
      <w:r>
        <w:fldChar w:fldCharType="begin"/>
      </w:r>
      <w:r>
        <w:instrText xml:space="preserve"> PAGEREF _Ref442856856 \h </w:instrText>
      </w:r>
      <w:r>
        <w:fldChar w:fldCharType="separate"/>
      </w:r>
      <w:r w:rsidR="000C7DE2">
        <w:rPr>
          <w:noProof/>
        </w:rPr>
        <w:t>559</w:t>
      </w:r>
      <w:r>
        <w:fldChar w:fldCharType="end"/>
      </w:r>
      <w:r>
        <w:t>.</w:t>
      </w:r>
    </w:p>
    <w:p w14:paraId="08698CDC" w14:textId="77777777" w:rsidR="00CA3D47" w:rsidRDefault="00CA3D47" w:rsidP="00CA3D47">
      <w:pPr>
        <w:pStyle w:val="Heading4"/>
      </w:pPr>
      <w:r>
        <w:t>Psalm 67:1; 7:8</w:t>
      </w:r>
    </w:p>
    <w:p w14:paraId="544D8885" w14:textId="77777777" w:rsidR="00CA3D47" w:rsidRDefault="00CA3D47" w:rsidP="00CA3D47">
      <w:pPr>
        <w:pStyle w:val="Rubric"/>
      </w:pPr>
      <w:r>
        <w:t>A Psalm of David</w:t>
      </w:r>
    </w:p>
    <w:p w14:paraId="3D7B43CA" w14:textId="77777777" w:rsidR="00CA3D47" w:rsidRDefault="00CA3D47" w:rsidP="00CA3D47">
      <w:pPr>
        <w:pStyle w:val="Rubric"/>
      </w:pPr>
      <w:r>
        <w:rPr>
          <w:i w:val="0"/>
        </w:rPr>
        <w:lastRenderedPageBreak/>
        <w:t xml:space="preserve">Unless the Lord builds the house, the builders labour in vain; unless the Lord guards the city, the watchmen keeps awake in vain. The congregation of peoples will gather round You; for their sakes, ascend on high. </w:t>
      </w:r>
      <w:r>
        <w:t>Alleluia.</w:t>
      </w:r>
    </w:p>
    <w:p w14:paraId="3CE45E52" w14:textId="77777777" w:rsidR="00CA3D47" w:rsidRDefault="00CA3D47" w:rsidP="00CA3D47">
      <w:pPr>
        <w:pStyle w:val="Heading4"/>
      </w:pPr>
      <w:r>
        <w:t>The Gospel from St. John 2:13-21 (EOB)</w:t>
      </w:r>
    </w:p>
    <w:p w14:paraId="200343A3" w14:textId="77777777" w:rsidR="00CA3D47" w:rsidRDefault="00CA3D47" w:rsidP="00CA3D47">
      <w:pPr>
        <w:pStyle w:val="Rubric"/>
      </w:pPr>
      <w:r>
        <w:t>Stand with the fear of God. Let us hear the Holy Gospel. Bless O Lord, the reading of the Holy Gospel according to St. John. Blessed be He who comes in the Name of the Lord. Our Lord, God, saviour, and King of us all, Jesus Christ, Son of the living God, to Whom be glory forever.</w:t>
      </w:r>
    </w:p>
    <w:p w14:paraId="38468182" w14:textId="77777777" w:rsidR="00CA3D47" w:rsidRDefault="00CA3D47" w:rsidP="00CA3D47">
      <w:r>
        <w:t xml:space="preserve">Now the Passover of the Jews was near, and Jesus went up to Jerusalem. In the temple, he found those who sold oxen, sheep, and doves, as well as the moneychangers sitting [at their booths]. So, he made a whip of cords and drove [them] all out of the temple, with the sheep and the oxen; he also poured out the changers’ money and overthrew their tables. To those who sold the doves, he said, “Take these things out of here! Do not make my Father’s house a marketplace!” Then his disciples remembered that it was written, “Zeal for your house will consume me.” Therefore, the Jews declared, “What sign do you show us, since you do these things?” </w:t>
      </w:r>
    </w:p>
    <w:p w14:paraId="03E32209" w14:textId="77777777" w:rsidR="00CA3D47" w:rsidRDefault="00CA3D47" w:rsidP="00CA3D47">
      <w:r>
        <w:t>Jesus answered and said to them, “Destroy this sanctuary, and in three days I will raise it up!”</w:t>
      </w:r>
    </w:p>
    <w:p w14:paraId="3B9D6386" w14:textId="77777777" w:rsidR="00CA3D47" w:rsidRPr="004C2945" w:rsidRDefault="00CA3D47" w:rsidP="00CA3D47">
      <w:pPr>
        <w:rPr>
          <w:i/>
        </w:rPr>
      </w:pPr>
      <w:r>
        <w:t xml:space="preserve">The Jews then said, “It took forty-six years to build this sanctuary, and you will raise it up in three days?” (But he was speaking of the sanctuary of His Body). </w:t>
      </w:r>
      <w:r>
        <w:rPr>
          <w:i/>
        </w:rPr>
        <w:t>Glory be to God forever.</w:t>
      </w:r>
    </w:p>
    <w:p w14:paraId="1FFFE49F" w14:textId="77777777" w:rsidR="00CA3D47" w:rsidRDefault="00CA3D47" w:rsidP="00CA3D47">
      <w:pPr>
        <w:pStyle w:val="Heading4"/>
      </w:pPr>
      <w:r>
        <w:t>Another Gospel from St. Matthew 18:12-20 (EOB)</w:t>
      </w:r>
    </w:p>
    <w:p w14:paraId="36F2728B" w14:textId="77777777" w:rsidR="00CA3D47" w:rsidRDefault="00CA3D47" w:rsidP="00CA3D47">
      <w:pPr>
        <w:pStyle w:val="Rubric"/>
      </w:pPr>
      <w:r>
        <w:t>Stand with the fear of God. Let us hear the Holy Gospel. Bless O Lord, the reading of the Holy Gospel according to St. Matthew. Blessed be He who comes in the Name of the Lord. Our Lord, God, saviour, and King of us all, Jesus Christ, Son of the living God, to Whom be glory forever.</w:t>
      </w:r>
    </w:p>
    <w:p w14:paraId="0E20FC9D" w14:textId="77777777" w:rsidR="00CA3D47" w:rsidRDefault="00CA3D47" w:rsidP="00CA3D47">
      <w:r>
        <w:t>What do you think? If a man has a hundred sheep and one of them goes astray, does he not leave the ninety-nine and go into the mountains and look for the one that has gone astray? Amen, I tell you: if he finds it, he rejoices over the one more than over the ninety-nine which did not go astray. Likewise, it is not the will of your Father who is in heaven that any of these little ones should parish.</w:t>
      </w:r>
    </w:p>
    <w:p w14:paraId="2287DCC4" w14:textId="77777777" w:rsidR="00CA3D47" w:rsidRDefault="00CA3D47" w:rsidP="00CA3D47">
      <w:pPr>
        <w:rPr>
          <w:i/>
        </w:rPr>
      </w:pPr>
      <w:r>
        <w:t xml:space="preserve">If your brother sins against you, go, show him his fault between you and him alone. If he listens to you, you have gained back your brother! But if he does not listen, take one or two more with you, so that at the mouth of two or three witnesses every word may be established. If he refuses to listen to them, tell it to the Church. If he refuses to hear the Church also, let him be to you as a Gentile or a tax collector. Amen, I tell you that whatever you bind on earth will have been bound in heaven, and whatever you loose on earth will have been loosed in heaven. Again, amen, I tell you that if two of you will agree on earth concerning anything they </w:t>
      </w:r>
      <w:r>
        <w:lastRenderedPageBreak/>
        <w:t xml:space="preserve">will ask, it will be done for them by my Father who is in heaven. Indeed, where two or three are gathered together in my Name, there I am among them. </w:t>
      </w:r>
      <w:r>
        <w:rPr>
          <w:i/>
        </w:rPr>
        <w:t>Glory be to God forever.</w:t>
      </w:r>
    </w:p>
    <w:p w14:paraId="512D1ADA" w14:textId="77777777" w:rsidR="00CA3D47" w:rsidRDefault="00CA3D47" w:rsidP="00CA3D47">
      <w:pPr>
        <w:pStyle w:val="Heading4"/>
      </w:pPr>
      <w:r>
        <w:t>Another Gospel from St. Luke 12:22-34 (EOB)</w:t>
      </w:r>
    </w:p>
    <w:p w14:paraId="4A6BFA42" w14:textId="77777777" w:rsidR="00CA3D47" w:rsidRDefault="00CA3D47" w:rsidP="00CA3D47">
      <w:pPr>
        <w:pStyle w:val="Rubric"/>
      </w:pPr>
      <w:r>
        <w:t>Stand with the fear of God. Let us hear the Holy Gospel. Bless O Lord, the reading of the Holy Gospel according to St. Luke. Blessed be He who comes in the Name of the Lord. Our Lord, God, saviour, and King of us all, Jesus Christ, Son of the living God, to Whom be glory forever.</w:t>
      </w:r>
    </w:p>
    <w:p w14:paraId="2B6C8062" w14:textId="77777777" w:rsidR="00CA3D47" w:rsidRPr="007C6673" w:rsidRDefault="00CA3D47" w:rsidP="00CA3D47">
      <w:pPr>
        <w:rPr>
          <w:i/>
        </w:rPr>
      </w:pPr>
      <w:r w:rsidRPr="00F74CDD">
        <w:t>Jesus said to his disciples, “Therefore, I tell you not to be anxious about your life, what you will eat; or about your body, what you will wear. Life is more than food and the body is more than clothing! Consider the ravens: they do not sow, they do not reap, they do not have a warehouse or barn, and [yet] God feeds them. And how much more valuable you are than birds! Which one of you by worrying can add a single day to his life? If you are not able to accomplish even the smallest things, why then are you anxious about the rest? Consider the lilies, how they grow. They do not toil or spin; yet, I tell you that even Solomon in all his glory was not arrayed like one of these. But if this is how God clothes the grass in the field, which today exists and tomorrow is thrown into the oven, how much more will he clothe you, you of little faith? Do not set your hearts on what you will eat or drink; do not be apprehensive. It is the pagan world that runs after all these things, and your Father understands that you need them. Seek rather the Kingdom of God and all these things will be added to you. Do not be afraid, little flock, for your Father has been pleased to give you the kingdom. Sell your possessions and give to those in need. Make for yourselves purses which do not grow old, a treasure in the heavens that does not fail, where no thief can reach and where moth cannot destroy. For where your treasure is, there will your heart be also.</w:t>
      </w:r>
      <w:r>
        <w:rPr>
          <w:i/>
        </w:rPr>
        <w:t xml:space="preserve"> Glory be to God forever.</w:t>
      </w:r>
    </w:p>
    <w:p w14:paraId="7C85F13C" w14:textId="6EBCF2F3" w:rsidR="00CA3D47" w:rsidRDefault="00CA3D47" w:rsidP="00CA3D47">
      <w:pPr>
        <w:pStyle w:val="Rubric"/>
      </w:pPr>
      <w:r>
        <w:t xml:space="preserve">The Gospel Response, page </w:t>
      </w:r>
      <w:r>
        <w:fldChar w:fldCharType="begin"/>
      </w:r>
      <w:r>
        <w:instrText xml:space="preserve"> PAGEREF _Ref442870575 \h </w:instrText>
      </w:r>
      <w:r>
        <w:fldChar w:fldCharType="separate"/>
      </w:r>
      <w:r w:rsidR="000C7DE2">
        <w:rPr>
          <w:noProof/>
        </w:rPr>
        <w:t>561</w:t>
      </w:r>
      <w:r>
        <w:fldChar w:fldCharType="end"/>
      </w:r>
      <w:r>
        <w:t xml:space="preserve"> may now be said.</w:t>
      </w:r>
    </w:p>
    <w:p w14:paraId="39848F7F" w14:textId="77777777" w:rsidR="00CA3D47" w:rsidRDefault="00CA3D47" w:rsidP="00CA3D47">
      <w:pPr>
        <w:pStyle w:val="Heading4"/>
      </w:pPr>
      <w:r>
        <w:t>The Litany (Part Two)</w:t>
      </w:r>
    </w:p>
    <w:p w14:paraId="2D81C8FD" w14:textId="77777777" w:rsidR="00CA3D47" w:rsidRDefault="00CA3D47" w:rsidP="00CA3D47">
      <w:pPr>
        <w:pStyle w:val="Rubrics0"/>
      </w:pPr>
      <w:r>
        <w:t>The presbyter chants these verses. The people respond with “Lord have mercy,” following each one:</w:t>
      </w:r>
    </w:p>
    <w:p w14:paraId="6708612F" w14:textId="77777777" w:rsidR="00CA3D47" w:rsidRDefault="00CA3D47" w:rsidP="00CA3D47">
      <w:pPr>
        <w:pStyle w:val="BodyNoIndent"/>
      </w:pPr>
      <w:r>
        <w:t>Healing to the sick, rest to the needy;</w:t>
      </w:r>
    </w:p>
    <w:p w14:paraId="478528A8" w14:textId="77777777" w:rsidR="00CA3D47" w:rsidRDefault="00CA3D47" w:rsidP="00CA3D47">
      <w:pPr>
        <w:pStyle w:val="BodyNoIndent"/>
      </w:pPr>
    </w:p>
    <w:p w14:paraId="5A75940A" w14:textId="77777777" w:rsidR="00CA3D47" w:rsidRDefault="00CA3D47" w:rsidP="00CA3D47">
      <w:pPr>
        <w:pStyle w:val="BodyNoIndent"/>
      </w:pPr>
      <w:r>
        <w:t>Release to those in captivity, acceptance to the orphans;</w:t>
      </w:r>
    </w:p>
    <w:p w14:paraId="6BBD29C2" w14:textId="77777777" w:rsidR="00CA3D47" w:rsidRDefault="00CA3D47" w:rsidP="00CA3D47">
      <w:pPr>
        <w:pStyle w:val="BodyNoIndent"/>
      </w:pPr>
    </w:p>
    <w:p w14:paraId="52F7E76B" w14:textId="77777777" w:rsidR="00CA3D47" w:rsidRDefault="00CA3D47" w:rsidP="00CA3D47">
      <w:pPr>
        <w:pStyle w:val="BodyNoIndent"/>
      </w:pPr>
      <w:r>
        <w:t>Help to the widows; satisfy those who are distressed with good things.</w:t>
      </w:r>
    </w:p>
    <w:p w14:paraId="0B75DC1A" w14:textId="77777777" w:rsidR="00CA3D47" w:rsidRDefault="00CA3D47" w:rsidP="00CA3D47">
      <w:pPr>
        <w:pStyle w:val="BodyNoIndent"/>
      </w:pPr>
    </w:p>
    <w:p w14:paraId="438977F5" w14:textId="77777777" w:rsidR="00CA3D47" w:rsidRDefault="00CA3D47" w:rsidP="00CA3D47">
      <w:pPr>
        <w:pStyle w:val="BodyNoIndent"/>
      </w:pPr>
      <w:r>
        <w:t>Raise the fallen; confirm the upright.</w:t>
      </w:r>
    </w:p>
    <w:p w14:paraId="0BCBD9C8" w14:textId="77777777" w:rsidR="00CA3D47" w:rsidRDefault="00CA3D47" w:rsidP="00CA3D47">
      <w:pPr>
        <w:pStyle w:val="BodyNoIndent"/>
      </w:pPr>
    </w:p>
    <w:p w14:paraId="266E9716" w14:textId="77777777" w:rsidR="00CA3D47" w:rsidRDefault="00CA3D47" w:rsidP="00CA3D47">
      <w:pPr>
        <w:pStyle w:val="BodyNoIndent"/>
      </w:pPr>
      <w:r>
        <w:t>Remember those who have fallen asleep; accept to Yourself the prayers of those who are in confession.</w:t>
      </w:r>
    </w:p>
    <w:p w14:paraId="7BA70121" w14:textId="77777777" w:rsidR="00CA3D47" w:rsidRDefault="00CA3D47" w:rsidP="00CA3D47">
      <w:pPr>
        <w:pStyle w:val="BodyNoIndent"/>
      </w:pPr>
    </w:p>
    <w:p w14:paraId="50E33C88" w14:textId="77777777" w:rsidR="00CA3D47" w:rsidRDefault="00CA3D47" w:rsidP="00CA3D47">
      <w:pPr>
        <w:pStyle w:val="BodyNoIndent"/>
      </w:pPr>
      <w:r>
        <w:t>Count the sinners who have repented with Your faithful; count Your faithful with Your martyrs.</w:t>
      </w:r>
    </w:p>
    <w:p w14:paraId="38961CD3" w14:textId="77777777" w:rsidR="00CA3D47" w:rsidRDefault="00CA3D47" w:rsidP="00CA3D47">
      <w:pPr>
        <w:pStyle w:val="BodyNoIndent"/>
      </w:pPr>
    </w:p>
    <w:p w14:paraId="71DCA84F" w14:textId="77777777" w:rsidR="00CA3D47" w:rsidRDefault="00CA3D47" w:rsidP="00CA3D47">
      <w:pPr>
        <w:pStyle w:val="BodyNoIndent"/>
      </w:pPr>
      <w:r>
        <w:t>Make those who are in this place conformable to Your angels; and we, also, who have been called by Your grace, into Your service, while unworthy, accept us to Yourself.</w:t>
      </w:r>
    </w:p>
    <w:p w14:paraId="3931E0DA" w14:textId="77777777" w:rsidR="00CA3D47" w:rsidRDefault="00CA3D47" w:rsidP="00CA3D47">
      <w:pPr>
        <w:pStyle w:val="Priest"/>
      </w:pPr>
      <w:r>
        <w:t>People:</w:t>
      </w:r>
    </w:p>
    <w:p w14:paraId="498BD24D" w14:textId="77777777" w:rsidR="00CA3D47" w:rsidRDefault="00CA3D47" w:rsidP="00CA3D47">
      <w:pPr>
        <w:pStyle w:val="Body"/>
      </w:pPr>
      <w:r>
        <w:t>Lord have mercy. Lord have mercy. Lord have mercy.</w:t>
      </w:r>
    </w:p>
    <w:p w14:paraId="140FBC47" w14:textId="4C57D7F5" w:rsidR="00CA3D47" w:rsidRDefault="00CA3D47" w:rsidP="00CA3D47">
      <w:pPr>
        <w:pStyle w:val="Rubric"/>
      </w:pPr>
      <w:r>
        <w:t xml:space="preserve">If lead by a Presbyter, the Absolutions, page </w:t>
      </w:r>
      <w:r>
        <w:fldChar w:fldCharType="begin"/>
      </w:r>
      <w:r>
        <w:instrText xml:space="preserve"> PAGEREF _Ref442870289 \h </w:instrText>
      </w:r>
      <w:r>
        <w:fldChar w:fldCharType="separate"/>
      </w:r>
      <w:r w:rsidR="000C7DE2">
        <w:rPr>
          <w:noProof/>
        </w:rPr>
        <w:t>566</w:t>
      </w:r>
      <w:r>
        <w:fldChar w:fldCharType="end"/>
      </w:r>
      <w:r>
        <w:t xml:space="preserve"> may be said.</w:t>
      </w:r>
    </w:p>
    <w:p w14:paraId="3AB69D46" w14:textId="77777777" w:rsidR="00CA3D47" w:rsidRDefault="00CA3D47" w:rsidP="00CA3D47">
      <w:pPr>
        <w:pStyle w:val="Heading4"/>
      </w:pPr>
      <w:r>
        <w:t>The Ordinary Aspasmos Batos Hymn</w:t>
      </w:r>
    </w:p>
    <w:p w14:paraId="0ABC6A17" w14:textId="77777777" w:rsidR="00CA3D47" w:rsidRDefault="00CA3D47" w:rsidP="00CA3D47">
      <w:pPr>
        <w:pStyle w:val="Priest"/>
      </w:pPr>
      <w:r>
        <w:t>People: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CA3D47" w14:paraId="67319515" w14:textId="77777777" w:rsidTr="00CA3D47">
        <w:trPr>
          <w:cantSplit/>
          <w:jc w:val="center"/>
        </w:trPr>
        <w:tc>
          <w:tcPr>
            <w:tcW w:w="288" w:type="dxa"/>
          </w:tcPr>
          <w:p w14:paraId="793E97CB" w14:textId="77777777" w:rsidR="00CA3D47" w:rsidRDefault="00CA3D47" w:rsidP="00CA3D47">
            <w:pPr>
              <w:pStyle w:val="CopticCross"/>
            </w:pPr>
          </w:p>
        </w:tc>
        <w:tc>
          <w:tcPr>
            <w:tcW w:w="3960" w:type="dxa"/>
          </w:tcPr>
          <w:p w14:paraId="715243B9" w14:textId="77777777" w:rsidR="00CA3D47" w:rsidRPr="00B609A7" w:rsidRDefault="00CA3D47" w:rsidP="00CA3D47">
            <w:pPr>
              <w:pStyle w:val="EngHang"/>
            </w:pPr>
            <w:r w:rsidRPr="00B609A7">
              <w:t>O Lord, God of Hosts, return,</w:t>
            </w:r>
          </w:p>
          <w:p w14:paraId="7BFD0F82" w14:textId="77777777" w:rsidR="00CA3D47" w:rsidRPr="00B609A7" w:rsidRDefault="00CA3D47" w:rsidP="00CA3D47">
            <w:pPr>
              <w:pStyle w:val="EngHang"/>
            </w:pPr>
            <w:r w:rsidRPr="00B609A7">
              <w:t>look down from heaven, behold and visit</w:t>
            </w:r>
          </w:p>
          <w:p w14:paraId="3648DF72" w14:textId="77777777" w:rsidR="00CA3D47" w:rsidRPr="00B609A7" w:rsidRDefault="00CA3D47" w:rsidP="00CA3D47">
            <w:pPr>
              <w:pStyle w:val="EngHang"/>
            </w:pPr>
            <w:r w:rsidRPr="00B609A7">
              <w:t>this vine, which Your right hand has made;</w:t>
            </w:r>
          </w:p>
          <w:p w14:paraId="24B0DD93" w14:textId="77777777" w:rsidR="00CA3D47" w:rsidRDefault="00CA3D47" w:rsidP="00CA3D47">
            <w:pPr>
              <w:pStyle w:val="EngHangEnd"/>
            </w:pPr>
            <w:r w:rsidRPr="00B609A7">
              <w:t>Straighten it and confirm it.</w:t>
            </w:r>
            <w:r>
              <w:t xml:space="preserve"> </w:t>
            </w:r>
          </w:p>
        </w:tc>
        <w:tc>
          <w:tcPr>
            <w:tcW w:w="288" w:type="dxa"/>
          </w:tcPr>
          <w:p w14:paraId="30311CFB" w14:textId="77777777" w:rsidR="00CA3D47" w:rsidRDefault="00CA3D47" w:rsidP="00CA3D47"/>
        </w:tc>
      </w:tr>
      <w:tr w:rsidR="00CA3D47" w14:paraId="18917A72" w14:textId="77777777" w:rsidTr="00CA3D47">
        <w:trPr>
          <w:cantSplit/>
          <w:jc w:val="center"/>
        </w:trPr>
        <w:tc>
          <w:tcPr>
            <w:tcW w:w="288" w:type="dxa"/>
          </w:tcPr>
          <w:p w14:paraId="743146E7" w14:textId="77777777" w:rsidR="00CA3D47" w:rsidRDefault="00CA3D47" w:rsidP="00CA3D47">
            <w:pPr>
              <w:pStyle w:val="CopticCross"/>
            </w:pPr>
            <w:r w:rsidRPr="00FB5ACB">
              <w:t>¿</w:t>
            </w:r>
          </w:p>
        </w:tc>
        <w:tc>
          <w:tcPr>
            <w:tcW w:w="3960" w:type="dxa"/>
          </w:tcPr>
          <w:p w14:paraId="217A0AEC" w14:textId="77777777" w:rsidR="00CA3D47" w:rsidRPr="00B609A7" w:rsidRDefault="00CA3D47" w:rsidP="00CA3D47">
            <w:pPr>
              <w:pStyle w:val="EngHang"/>
            </w:pPr>
            <w:r w:rsidRPr="00B609A7">
              <w:t>Alleluia, Alleluia, Alleluia,</w:t>
            </w:r>
          </w:p>
          <w:p w14:paraId="6201D513" w14:textId="77777777" w:rsidR="00CA3D47" w:rsidRPr="00B609A7" w:rsidRDefault="00CA3D47" w:rsidP="00CA3D47">
            <w:pPr>
              <w:pStyle w:val="EngHang"/>
            </w:pPr>
            <w:r>
              <w:t>bless the seeds and herbs,</w:t>
            </w:r>
            <w:r>
              <w:rPr>
                <w:rStyle w:val="FootnoteReference"/>
              </w:rPr>
              <w:footnoteReference w:id="920"/>
            </w:r>
          </w:p>
          <w:p w14:paraId="7B5835D5" w14:textId="7E490C79" w:rsidR="00CA3D47" w:rsidRPr="00B609A7" w:rsidRDefault="00CA3D47" w:rsidP="00CA3D47">
            <w:pPr>
              <w:pStyle w:val="EngHang"/>
            </w:pPr>
            <w:r w:rsidRPr="00B609A7">
              <w:t xml:space="preserve">and may </w:t>
            </w:r>
            <w:r w:rsidR="00BE6654">
              <w:t>Your</w:t>
            </w:r>
            <w:r w:rsidRPr="00B609A7">
              <w:t xml:space="preserve"> mercy and </w:t>
            </w:r>
            <w:r w:rsidR="00BE6654">
              <w:t>Your</w:t>
            </w:r>
            <w:r w:rsidRPr="00B609A7">
              <w:t xml:space="preserve"> peace</w:t>
            </w:r>
          </w:p>
          <w:p w14:paraId="021616DB" w14:textId="2E75C778" w:rsidR="00CA3D47" w:rsidRDefault="00CA3D47" w:rsidP="00BE6654">
            <w:pPr>
              <w:pStyle w:val="EngHangEnd"/>
            </w:pPr>
            <w:r w:rsidRPr="00B609A7">
              <w:t xml:space="preserve">be a fortress </w:t>
            </w:r>
            <w:r w:rsidR="00BE6654">
              <w:t>to</w:t>
            </w:r>
            <w:r w:rsidRPr="00B609A7">
              <w:t xml:space="preserve"> </w:t>
            </w:r>
            <w:r w:rsidR="00BE6654">
              <w:t>Your</w:t>
            </w:r>
            <w:r w:rsidRPr="00B609A7">
              <w:t xml:space="preserve"> people.</w:t>
            </w:r>
            <w:r>
              <w:t xml:space="preserve"> </w:t>
            </w:r>
          </w:p>
        </w:tc>
        <w:tc>
          <w:tcPr>
            <w:tcW w:w="288" w:type="dxa"/>
          </w:tcPr>
          <w:p w14:paraId="24778762" w14:textId="77777777" w:rsidR="00CA3D47" w:rsidRDefault="00CA3D47" w:rsidP="00CA3D47"/>
        </w:tc>
      </w:tr>
      <w:tr w:rsidR="00CA3D47" w14:paraId="02546AFD" w14:textId="77777777" w:rsidTr="00CA3D47">
        <w:trPr>
          <w:cantSplit/>
          <w:jc w:val="center"/>
        </w:trPr>
        <w:tc>
          <w:tcPr>
            <w:tcW w:w="288" w:type="dxa"/>
          </w:tcPr>
          <w:p w14:paraId="2013289B" w14:textId="77777777" w:rsidR="00CA3D47" w:rsidRDefault="00CA3D47" w:rsidP="00CA3D47">
            <w:pPr>
              <w:pStyle w:val="CopticCross"/>
            </w:pPr>
          </w:p>
        </w:tc>
        <w:tc>
          <w:tcPr>
            <w:tcW w:w="3960" w:type="dxa"/>
          </w:tcPr>
          <w:p w14:paraId="1A0976D6" w14:textId="77777777" w:rsidR="00CA3D47" w:rsidRPr="00B609A7" w:rsidRDefault="00CA3D47" w:rsidP="00CA3D47">
            <w:pPr>
              <w:pStyle w:val="EngHang"/>
            </w:pPr>
            <w:r w:rsidRPr="00B609A7">
              <w:t>Holy, holy, holy,</w:t>
            </w:r>
          </w:p>
          <w:p w14:paraId="7820AFE1" w14:textId="77777777" w:rsidR="00CA3D47" w:rsidRPr="00B609A7" w:rsidRDefault="00CA3D47" w:rsidP="00CA3D47">
            <w:pPr>
              <w:pStyle w:val="EngHang"/>
            </w:pPr>
            <w:r w:rsidRPr="00B609A7">
              <w:t>Lord of Hosts,</w:t>
            </w:r>
          </w:p>
          <w:p w14:paraId="1908372A" w14:textId="77777777" w:rsidR="00CA3D47" w:rsidRPr="00B609A7" w:rsidRDefault="00CA3D47" w:rsidP="00CA3D47">
            <w:pPr>
              <w:pStyle w:val="EngHang"/>
            </w:pPr>
            <w:r w:rsidRPr="00B609A7">
              <w:t>Heaven and earth are full</w:t>
            </w:r>
          </w:p>
          <w:p w14:paraId="6B38F370" w14:textId="00E4CAED" w:rsidR="00CA3D47" w:rsidRPr="00B609A7" w:rsidRDefault="00CA3D47" w:rsidP="00CA3D47">
            <w:pPr>
              <w:pStyle w:val="EngHang"/>
            </w:pPr>
            <w:r w:rsidRPr="00B609A7">
              <w:t xml:space="preserve">of </w:t>
            </w:r>
            <w:r w:rsidR="00BE6654">
              <w:t>Your</w:t>
            </w:r>
            <w:r w:rsidRPr="00B609A7">
              <w:t xml:space="preserve"> holy glory.</w:t>
            </w:r>
          </w:p>
          <w:p w14:paraId="02DFFDD6" w14:textId="77777777" w:rsidR="00CA3D47" w:rsidRDefault="00CA3D47" w:rsidP="00CA3D47">
            <w:pPr>
              <w:pStyle w:val="EngHang"/>
            </w:pPr>
          </w:p>
        </w:tc>
        <w:tc>
          <w:tcPr>
            <w:tcW w:w="288" w:type="dxa"/>
          </w:tcPr>
          <w:p w14:paraId="6619AED1" w14:textId="77777777" w:rsidR="00CA3D47" w:rsidRDefault="00CA3D47" w:rsidP="00CA3D47"/>
        </w:tc>
      </w:tr>
    </w:tbl>
    <w:p w14:paraId="7B9914F8" w14:textId="77777777" w:rsidR="00CA3D47" w:rsidRDefault="00CA3D47" w:rsidP="00CA3D47">
      <w:pPr>
        <w:pStyle w:val="Heading4"/>
      </w:pPr>
      <w:r>
        <w:lastRenderedPageBreak/>
        <w:t>O King of Peace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3D47" w14:paraId="30A04E38" w14:textId="77777777" w:rsidTr="00CA3D47">
        <w:trPr>
          <w:cantSplit/>
          <w:jc w:val="center"/>
        </w:trPr>
        <w:tc>
          <w:tcPr>
            <w:tcW w:w="288" w:type="dxa"/>
          </w:tcPr>
          <w:p w14:paraId="3AC65C9E" w14:textId="77777777" w:rsidR="00CA3D47" w:rsidRDefault="00CA3D47" w:rsidP="00CA3D47">
            <w:pPr>
              <w:pStyle w:val="CopticCross"/>
            </w:pPr>
          </w:p>
        </w:tc>
        <w:tc>
          <w:tcPr>
            <w:tcW w:w="3960" w:type="dxa"/>
          </w:tcPr>
          <w:p w14:paraId="66DBE0CE" w14:textId="77777777" w:rsidR="00CA3D47" w:rsidRPr="007425E1" w:rsidRDefault="00CA3D47" w:rsidP="00CA3D47">
            <w:pPr>
              <w:pStyle w:val="EngHang"/>
              <w:rPr>
                <w:rFonts w:eastAsiaTheme="minorHAnsi"/>
              </w:rPr>
            </w:pPr>
            <w:r w:rsidRPr="007425E1">
              <w:rPr>
                <w:rFonts w:eastAsiaTheme="minorHAnsi"/>
              </w:rPr>
              <w:t>O King of Peace,</w:t>
            </w:r>
          </w:p>
          <w:p w14:paraId="1C4C1CA6" w14:textId="77777777" w:rsidR="00CA3D47" w:rsidRPr="007425E1" w:rsidRDefault="00CA3D47" w:rsidP="00CA3D47">
            <w:pPr>
              <w:pStyle w:val="EngHang"/>
              <w:rPr>
                <w:rFonts w:eastAsiaTheme="minorHAnsi"/>
              </w:rPr>
            </w:pPr>
            <w:r>
              <w:rPr>
                <w:rFonts w:eastAsiaTheme="minorHAnsi"/>
              </w:rPr>
              <w:t>Grant</w:t>
            </w:r>
            <w:r w:rsidRPr="007425E1">
              <w:rPr>
                <w:rFonts w:eastAsiaTheme="minorHAnsi"/>
              </w:rPr>
              <w:t xml:space="preserve"> us </w:t>
            </w:r>
            <w:r>
              <w:rPr>
                <w:rFonts w:eastAsiaTheme="minorHAnsi"/>
              </w:rPr>
              <w:t>Your</w:t>
            </w:r>
            <w:r w:rsidRPr="007425E1">
              <w:rPr>
                <w:rFonts w:eastAsiaTheme="minorHAnsi"/>
              </w:rPr>
              <w:t xml:space="preserve"> peace,</w:t>
            </w:r>
          </w:p>
          <w:p w14:paraId="2EF3CFAB" w14:textId="77777777" w:rsidR="00CA3D47" w:rsidRPr="007425E1" w:rsidRDefault="00CA3D47" w:rsidP="00CA3D47">
            <w:pPr>
              <w:pStyle w:val="EngHang"/>
              <w:rPr>
                <w:rFonts w:eastAsiaTheme="minorHAnsi"/>
              </w:rPr>
            </w:pPr>
            <w:r>
              <w:rPr>
                <w:rFonts w:eastAsiaTheme="minorHAnsi"/>
              </w:rPr>
              <w:t>Establish for</w:t>
            </w:r>
            <w:r w:rsidRPr="007425E1">
              <w:rPr>
                <w:rFonts w:eastAsiaTheme="minorHAnsi"/>
              </w:rPr>
              <w:t xml:space="preserve"> us </w:t>
            </w:r>
            <w:r>
              <w:rPr>
                <w:rFonts w:eastAsiaTheme="minorHAnsi"/>
              </w:rPr>
              <w:t>Your</w:t>
            </w:r>
            <w:r w:rsidRPr="007425E1">
              <w:rPr>
                <w:rFonts w:eastAsiaTheme="minorHAnsi"/>
              </w:rPr>
              <w:t xml:space="preserve"> peace,</w:t>
            </w:r>
          </w:p>
          <w:p w14:paraId="5A7291E9" w14:textId="77777777" w:rsidR="00CA3D47" w:rsidRPr="007425E1" w:rsidRDefault="00CA3D47" w:rsidP="00CA3D47">
            <w:pPr>
              <w:pStyle w:val="EngHangEnd"/>
            </w:pPr>
            <w:r w:rsidRPr="007425E1">
              <w:rPr>
                <w:rFonts w:eastAsiaTheme="minorHAnsi"/>
              </w:rPr>
              <w:t>And forgive us our sins.</w:t>
            </w:r>
          </w:p>
        </w:tc>
        <w:tc>
          <w:tcPr>
            <w:tcW w:w="288" w:type="dxa"/>
          </w:tcPr>
          <w:p w14:paraId="785479B9" w14:textId="77777777" w:rsidR="00CA3D47" w:rsidRDefault="00CA3D47" w:rsidP="00CA3D47"/>
        </w:tc>
        <w:tc>
          <w:tcPr>
            <w:tcW w:w="288" w:type="dxa"/>
          </w:tcPr>
          <w:p w14:paraId="5BCEA57E" w14:textId="77777777" w:rsidR="00CA3D47" w:rsidRDefault="00CA3D47" w:rsidP="00CA3D47">
            <w:pPr>
              <w:pStyle w:val="CopticCross"/>
            </w:pPr>
          </w:p>
        </w:tc>
        <w:tc>
          <w:tcPr>
            <w:tcW w:w="3960" w:type="dxa"/>
          </w:tcPr>
          <w:p w14:paraId="21AFB335" w14:textId="77777777" w:rsidR="00CA3D47" w:rsidRDefault="00CA3D47" w:rsidP="00CA3D47">
            <w:pPr>
              <w:pStyle w:val="CopticVersemulti-line"/>
            </w:pPr>
            <w:r w:rsidRPr="00F31CD1">
              <w:t>Ⲡ̀ⲟⲩⲣⲟ ⲛ̀ⲧⲉ ϯϩⲓⲣⲏⲛⲏ</w:t>
            </w:r>
          </w:p>
          <w:p w14:paraId="6C7AC953" w14:textId="77777777" w:rsidR="00CA3D47" w:rsidRDefault="00CA3D47" w:rsidP="00CA3D47">
            <w:pPr>
              <w:pStyle w:val="CopticVersemulti-line"/>
            </w:pPr>
            <w:r w:rsidRPr="00F31CD1">
              <w:t>ⲙⲟⲓ ⲛⲁⲛ ⲛ̀ⲧⲉⲕϩⲓⲣⲏⲛⲏ</w:t>
            </w:r>
          </w:p>
          <w:p w14:paraId="3D8A6386" w14:textId="77777777" w:rsidR="00CA3D47" w:rsidRDefault="00CA3D47" w:rsidP="00CA3D47">
            <w:pPr>
              <w:pStyle w:val="CopticVersemulti-line"/>
            </w:pPr>
            <w:r w:rsidRPr="00F31CD1">
              <w:t>ⲥⲉⲙⲛⲓ ⲛⲁⲛ ⲛ̀ⲧⲉⲕϩⲓⲣⲏⲛⲏ</w:t>
            </w:r>
          </w:p>
          <w:p w14:paraId="0118D497" w14:textId="77777777" w:rsidR="00CA3D47" w:rsidRDefault="00CA3D47" w:rsidP="00CA3D47">
            <w:pPr>
              <w:pStyle w:val="CopticVerse"/>
            </w:pPr>
            <w:r w:rsidRPr="00F31CD1">
              <w:t>ⲭⲁ ⲛⲉⲛⲛⲟⲃⲓ ⲛⲁⲛ ⲉⲃⲟⲗ</w:t>
            </w:r>
          </w:p>
        </w:tc>
      </w:tr>
      <w:tr w:rsidR="00CA3D47" w14:paraId="0C1EAD32" w14:textId="77777777" w:rsidTr="00CA3D47">
        <w:trPr>
          <w:cantSplit/>
          <w:jc w:val="center"/>
        </w:trPr>
        <w:tc>
          <w:tcPr>
            <w:tcW w:w="288" w:type="dxa"/>
          </w:tcPr>
          <w:p w14:paraId="10E57804" w14:textId="77777777" w:rsidR="00CA3D47" w:rsidRDefault="00CA3D47" w:rsidP="00CA3D47">
            <w:pPr>
              <w:pStyle w:val="CopticCross"/>
            </w:pPr>
            <w:r w:rsidRPr="00FB5ACB">
              <w:t>¿</w:t>
            </w:r>
          </w:p>
        </w:tc>
        <w:tc>
          <w:tcPr>
            <w:tcW w:w="3960" w:type="dxa"/>
          </w:tcPr>
          <w:p w14:paraId="4E39DCE0" w14:textId="77777777" w:rsidR="00CA3D47" w:rsidRDefault="00CA3D47" w:rsidP="00CA3D47">
            <w:pPr>
              <w:pStyle w:val="EngHang"/>
            </w:pPr>
            <w:r>
              <w:t>Disperse the enemies</w:t>
            </w:r>
          </w:p>
          <w:p w14:paraId="1CDB4E0A" w14:textId="77777777" w:rsidR="00CA3D47" w:rsidRDefault="00CA3D47" w:rsidP="00CA3D47">
            <w:pPr>
              <w:pStyle w:val="EngHang"/>
            </w:pPr>
            <w:r>
              <w:t>Of the Church.</w:t>
            </w:r>
          </w:p>
          <w:p w14:paraId="244D8A89" w14:textId="77777777" w:rsidR="00CA3D47" w:rsidRDefault="00CA3D47" w:rsidP="00CA3D47">
            <w:pPr>
              <w:pStyle w:val="EngHang"/>
            </w:pPr>
            <w:r>
              <w:t>Fortify Her that She</w:t>
            </w:r>
          </w:p>
          <w:p w14:paraId="4DC86663" w14:textId="77777777" w:rsidR="00CA3D47" w:rsidRPr="007425E1" w:rsidRDefault="00CA3D47" w:rsidP="00CA3D47">
            <w:pPr>
              <w:pStyle w:val="EngHangEnd"/>
            </w:pPr>
            <w:r>
              <w:t>May not be shaken forever.</w:t>
            </w:r>
          </w:p>
        </w:tc>
        <w:tc>
          <w:tcPr>
            <w:tcW w:w="288" w:type="dxa"/>
          </w:tcPr>
          <w:p w14:paraId="1C0CBBC9" w14:textId="77777777" w:rsidR="00CA3D47" w:rsidRDefault="00CA3D47" w:rsidP="00CA3D47"/>
        </w:tc>
        <w:tc>
          <w:tcPr>
            <w:tcW w:w="288" w:type="dxa"/>
          </w:tcPr>
          <w:p w14:paraId="2F8CBD00" w14:textId="77777777" w:rsidR="00CA3D47" w:rsidRDefault="00CA3D47" w:rsidP="00CA3D47">
            <w:pPr>
              <w:pStyle w:val="CopticCross"/>
            </w:pPr>
            <w:r w:rsidRPr="00FB5ACB">
              <w:t>¿</w:t>
            </w:r>
          </w:p>
        </w:tc>
        <w:tc>
          <w:tcPr>
            <w:tcW w:w="3960" w:type="dxa"/>
          </w:tcPr>
          <w:p w14:paraId="453B7E91" w14:textId="77777777" w:rsidR="00CA3D47" w:rsidRDefault="00CA3D47" w:rsidP="00CA3D47">
            <w:pPr>
              <w:pStyle w:val="CopticVersemulti-line"/>
            </w:pPr>
            <w:r w:rsidRPr="00F31CD1">
              <w:t>Ϫⲱⲣ ⲉ̀ⲃⲟⲗ ⲛ̀ⲛⲓϫⲁϫⲓ</w:t>
            </w:r>
          </w:p>
          <w:p w14:paraId="16736B27" w14:textId="77777777" w:rsidR="00CA3D47" w:rsidRDefault="00CA3D47" w:rsidP="00CA3D47">
            <w:pPr>
              <w:pStyle w:val="CopticVersemulti-line"/>
            </w:pPr>
            <w:r w:rsidRPr="00F31CD1">
              <w:t>ⲛ̀ⲧⲉ ϯⲉⲕⲕⲗⲏⲥⲓⲁ̀</w:t>
            </w:r>
          </w:p>
          <w:p w14:paraId="64E26EEA" w14:textId="77777777" w:rsidR="00CA3D47" w:rsidRDefault="00CA3D47" w:rsidP="00CA3D47">
            <w:pPr>
              <w:pStyle w:val="CopticVersemulti-line"/>
            </w:pPr>
            <w:r w:rsidRPr="00F31CD1">
              <w:t>ⲁ̀ⲣⲓⲥⲟⲃⲧ ⲉ̀ⲣⲟⲥ</w:t>
            </w:r>
          </w:p>
          <w:p w14:paraId="5DC5E63D" w14:textId="77777777" w:rsidR="00CA3D47" w:rsidRDefault="00CA3D47" w:rsidP="00CA3D47">
            <w:pPr>
              <w:pStyle w:val="CopticVerse"/>
            </w:pPr>
            <w:r w:rsidRPr="00F31CD1">
              <w:t>ⲛ̀ⲛⲉⲥⲕⲓⲙ ϣⲁ ⲉ̀ⲛⲉϩ</w:t>
            </w:r>
          </w:p>
        </w:tc>
      </w:tr>
      <w:tr w:rsidR="00CA3D47" w14:paraId="678B144C" w14:textId="77777777" w:rsidTr="00CA3D47">
        <w:trPr>
          <w:cantSplit/>
          <w:jc w:val="center"/>
        </w:trPr>
        <w:tc>
          <w:tcPr>
            <w:tcW w:w="288" w:type="dxa"/>
          </w:tcPr>
          <w:p w14:paraId="0FE71462" w14:textId="77777777" w:rsidR="00CA3D47" w:rsidRDefault="00CA3D47" w:rsidP="00CA3D47">
            <w:pPr>
              <w:pStyle w:val="CopticCross"/>
            </w:pPr>
          </w:p>
        </w:tc>
        <w:tc>
          <w:tcPr>
            <w:tcW w:w="3960" w:type="dxa"/>
          </w:tcPr>
          <w:p w14:paraId="2F05B670" w14:textId="77777777" w:rsidR="00CA3D47" w:rsidRPr="007425E1" w:rsidRDefault="00CA3D47" w:rsidP="00CA3D47">
            <w:pPr>
              <w:pStyle w:val="EngHang"/>
            </w:pPr>
            <w:r w:rsidRPr="007425E1">
              <w:t>Emmanuel our God</w:t>
            </w:r>
          </w:p>
          <w:p w14:paraId="0934C16E" w14:textId="77777777" w:rsidR="00CA3D47" w:rsidRPr="007425E1" w:rsidRDefault="00CA3D47" w:rsidP="00CA3D47">
            <w:pPr>
              <w:pStyle w:val="EngHang"/>
            </w:pPr>
            <w:r w:rsidRPr="007425E1">
              <w:t>Is now in our midst,</w:t>
            </w:r>
          </w:p>
          <w:p w14:paraId="47ED4B2A" w14:textId="77777777" w:rsidR="00CA3D47" w:rsidRPr="007425E1" w:rsidRDefault="00CA3D47" w:rsidP="00CA3D47">
            <w:pPr>
              <w:pStyle w:val="EngHang"/>
            </w:pPr>
            <w:r>
              <w:t>With</w:t>
            </w:r>
            <w:r w:rsidRPr="007425E1">
              <w:t xml:space="preserve"> the glory of His Father,</w:t>
            </w:r>
          </w:p>
          <w:p w14:paraId="7569588E" w14:textId="77777777" w:rsidR="00CA3D47" w:rsidRPr="007425E1" w:rsidRDefault="00CA3D47" w:rsidP="00CA3D47">
            <w:pPr>
              <w:pStyle w:val="EngHangEnd"/>
            </w:pPr>
            <w:r w:rsidRPr="007425E1">
              <w:t>And the Holy Spirit.</w:t>
            </w:r>
          </w:p>
        </w:tc>
        <w:tc>
          <w:tcPr>
            <w:tcW w:w="288" w:type="dxa"/>
          </w:tcPr>
          <w:p w14:paraId="657738AB" w14:textId="77777777" w:rsidR="00CA3D47" w:rsidRDefault="00CA3D47" w:rsidP="00CA3D47"/>
        </w:tc>
        <w:tc>
          <w:tcPr>
            <w:tcW w:w="288" w:type="dxa"/>
          </w:tcPr>
          <w:p w14:paraId="29C5E658" w14:textId="77777777" w:rsidR="00CA3D47" w:rsidRDefault="00CA3D47" w:rsidP="00CA3D47">
            <w:pPr>
              <w:pStyle w:val="CopticCross"/>
            </w:pPr>
          </w:p>
        </w:tc>
        <w:tc>
          <w:tcPr>
            <w:tcW w:w="3960" w:type="dxa"/>
          </w:tcPr>
          <w:p w14:paraId="282278DD" w14:textId="77777777" w:rsidR="00CA3D47" w:rsidRDefault="00CA3D47" w:rsidP="00CA3D47">
            <w:pPr>
              <w:pStyle w:val="CopticVersemulti-line"/>
            </w:pPr>
            <w:r w:rsidRPr="00F31CD1">
              <w:t>Ⲉⲙⲙⲁⲛⲟⲩⲏⲗ Ⲡⲉⲛⲛⲟⲩϯ</w:t>
            </w:r>
          </w:p>
          <w:p w14:paraId="4D838748" w14:textId="77777777" w:rsidR="00CA3D47" w:rsidRDefault="00CA3D47" w:rsidP="00CA3D47">
            <w:pPr>
              <w:pStyle w:val="CopticVersemulti-line"/>
            </w:pPr>
            <w:r w:rsidRPr="00F31CD1">
              <w:t>ϧⲉⲛ ⲧⲉⲛⲙⲏϯ ϯⲛⲟⲩ</w:t>
            </w:r>
          </w:p>
          <w:p w14:paraId="49E9BC8F" w14:textId="77777777" w:rsidR="00CA3D47" w:rsidRDefault="00CA3D47" w:rsidP="00CA3D47">
            <w:pPr>
              <w:pStyle w:val="CopticVersemulti-line"/>
            </w:pPr>
            <w:r w:rsidRPr="00F31CD1">
              <w:t>ϧⲉⲛ ⲡ̀ⲱ̀ⲟⲩ ⲛ̀ⲧⲉ Ⲡⲉϥⲓⲱⲧ</w:t>
            </w:r>
          </w:p>
          <w:p w14:paraId="26F386E7" w14:textId="77777777" w:rsidR="00CA3D47" w:rsidRDefault="00CA3D47" w:rsidP="00CA3D47">
            <w:pPr>
              <w:pStyle w:val="CopticVersemulti-line"/>
            </w:pPr>
            <w:r w:rsidRPr="00F31CD1">
              <w:t>ⲛⲉⲙ Ⲡⲓⲡ̅ⲛ̅ⲁ ⲉ̅ⲑ̅ⲩ</w:t>
            </w:r>
          </w:p>
        </w:tc>
      </w:tr>
      <w:tr w:rsidR="00CA3D47" w14:paraId="4CA9B5A6" w14:textId="77777777" w:rsidTr="00CA3D47">
        <w:trPr>
          <w:cantSplit/>
          <w:jc w:val="center"/>
        </w:trPr>
        <w:tc>
          <w:tcPr>
            <w:tcW w:w="288" w:type="dxa"/>
          </w:tcPr>
          <w:p w14:paraId="5D969348" w14:textId="77777777" w:rsidR="00CA3D47" w:rsidRDefault="00CA3D47" w:rsidP="00CA3D47">
            <w:pPr>
              <w:pStyle w:val="CopticCross"/>
            </w:pPr>
            <w:r w:rsidRPr="00FB5ACB">
              <w:t>¿</w:t>
            </w:r>
          </w:p>
        </w:tc>
        <w:tc>
          <w:tcPr>
            <w:tcW w:w="3960" w:type="dxa"/>
          </w:tcPr>
          <w:p w14:paraId="749D0BAB" w14:textId="77777777" w:rsidR="00CA3D47" w:rsidRPr="007425E1" w:rsidRDefault="00CA3D47" w:rsidP="00CA3D47">
            <w:pPr>
              <w:pStyle w:val="EngHang"/>
            </w:pPr>
            <w:commentRangeStart w:id="1123"/>
            <w:r w:rsidRPr="007425E1">
              <w:t xml:space="preserve">May </w:t>
            </w:r>
            <w:commentRangeEnd w:id="1123"/>
            <w:r>
              <w:rPr>
                <w:rStyle w:val="CommentReference"/>
                <w:rFonts w:eastAsiaTheme="minorHAnsi" w:cstheme="minorBidi"/>
                <w:color w:val="auto"/>
                <w:lang w:val="en-CA"/>
              </w:rPr>
              <w:commentReference w:id="1123"/>
            </w:r>
            <w:r w:rsidRPr="007425E1">
              <w:t>He bless us all,</w:t>
            </w:r>
          </w:p>
          <w:p w14:paraId="47D58925" w14:textId="77777777" w:rsidR="00CA3D47" w:rsidRPr="007425E1" w:rsidRDefault="00CA3D47" w:rsidP="00CA3D47">
            <w:pPr>
              <w:pStyle w:val="EngHang"/>
            </w:pPr>
            <w:r w:rsidRPr="007425E1">
              <w:t>Purify our hearts,</w:t>
            </w:r>
          </w:p>
          <w:p w14:paraId="65FB2B2D" w14:textId="77777777" w:rsidR="00CA3D47" w:rsidRPr="007425E1" w:rsidRDefault="00CA3D47" w:rsidP="00CA3D47">
            <w:pPr>
              <w:pStyle w:val="EngHang"/>
            </w:pPr>
            <w:r w:rsidRPr="007425E1">
              <w:t>And heal the sicknesses</w:t>
            </w:r>
          </w:p>
          <w:p w14:paraId="6FB45C46" w14:textId="77777777" w:rsidR="00CA3D47" w:rsidRPr="004E04E2" w:rsidRDefault="00CA3D47" w:rsidP="00CA3D47">
            <w:pPr>
              <w:pStyle w:val="EngHangEnd"/>
            </w:pPr>
            <w:r w:rsidRPr="007425E1">
              <w:t>Of our souls and our bodies.</w:t>
            </w:r>
          </w:p>
        </w:tc>
        <w:tc>
          <w:tcPr>
            <w:tcW w:w="288" w:type="dxa"/>
          </w:tcPr>
          <w:p w14:paraId="7544DE17" w14:textId="77777777" w:rsidR="00CA3D47" w:rsidRDefault="00CA3D47" w:rsidP="00CA3D47"/>
        </w:tc>
        <w:tc>
          <w:tcPr>
            <w:tcW w:w="288" w:type="dxa"/>
          </w:tcPr>
          <w:p w14:paraId="6E091183" w14:textId="77777777" w:rsidR="00CA3D47" w:rsidRDefault="00CA3D47" w:rsidP="00CA3D47">
            <w:pPr>
              <w:pStyle w:val="CopticCross"/>
            </w:pPr>
            <w:r w:rsidRPr="00FB5ACB">
              <w:t>¿</w:t>
            </w:r>
          </w:p>
        </w:tc>
        <w:tc>
          <w:tcPr>
            <w:tcW w:w="3960" w:type="dxa"/>
          </w:tcPr>
          <w:p w14:paraId="6CF1C3DA" w14:textId="77777777" w:rsidR="00CA3D47" w:rsidRDefault="00CA3D47" w:rsidP="00CA3D47">
            <w:pPr>
              <w:pStyle w:val="CopticVersemulti-line"/>
            </w:pPr>
            <w:r w:rsidRPr="00F31CD1">
              <w:t>Ⲛ̀ⲧⲉϥⲥ̀ⲙⲟⲩ ⲉ̀ⲣⲟⲛ ⲧⲏⲣⲉⲛ</w:t>
            </w:r>
          </w:p>
          <w:p w14:paraId="11F36661" w14:textId="77777777" w:rsidR="00CA3D47" w:rsidRDefault="00CA3D47" w:rsidP="00CA3D47">
            <w:pPr>
              <w:pStyle w:val="CopticVersemulti-line"/>
            </w:pPr>
            <w:r w:rsidRPr="00F31CD1">
              <w:t>ⲛ̀ⲧⲉϥⲧⲟⲩⲃⲟ ⲛ̀ⲛⲉⲛϩⲏⲧ</w:t>
            </w:r>
          </w:p>
          <w:p w14:paraId="41AB452B" w14:textId="77777777" w:rsidR="00CA3D47" w:rsidRDefault="00CA3D47" w:rsidP="00CA3D47">
            <w:pPr>
              <w:pStyle w:val="CopticVersemulti-line"/>
            </w:pPr>
            <w:r w:rsidRPr="00F31CD1">
              <w:t>ⲛ̀ⲧⲉϥⲧⲁⲗϭⲟ ⲛ̀ⲛⲓϣⲱⲛⲓ</w:t>
            </w:r>
          </w:p>
          <w:p w14:paraId="628969B8" w14:textId="77777777" w:rsidR="00CA3D47" w:rsidRDefault="00CA3D47" w:rsidP="00CA3D47">
            <w:pPr>
              <w:pStyle w:val="CopticVersemulti-line"/>
            </w:pPr>
            <w:r w:rsidRPr="00F31CD1">
              <w:t>ⲛ̀ⲧⲉ ⲛⲉⲛⲯⲩⲭⲏ ⲛⲉⲙ ⲛⲉⲛⲥⲱⲙⲁ</w:t>
            </w:r>
          </w:p>
        </w:tc>
      </w:tr>
      <w:tr w:rsidR="00CA3D47" w14:paraId="1709AD94" w14:textId="77777777" w:rsidTr="00CA3D47">
        <w:trPr>
          <w:cantSplit/>
          <w:jc w:val="center"/>
        </w:trPr>
        <w:tc>
          <w:tcPr>
            <w:tcW w:w="288" w:type="dxa"/>
          </w:tcPr>
          <w:p w14:paraId="25AA7A2C" w14:textId="77777777" w:rsidR="00CA3D47" w:rsidRDefault="00CA3D47" w:rsidP="00CA3D47">
            <w:pPr>
              <w:pStyle w:val="CopticCross"/>
            </w:pPr>
          </w:p>
        </w:tc>
        <w:tc>
          <w:tcPr>
            <w:tcW w:w="3960" w:type="dxa"/>
          </w:tcPr>
          <w:p w14:paraId="181DADCC" w14:textId="77777777" w:rsidR="00CA3D47" w:rsidRPr="007425E1" w:rsidRDefault="00CA3D47" w:rsidP="00CA3D47">
            <w:pPr>
              <w:pStyle w:val="EngHang"/>
            </w:pPr>
            <w:r w:rsidRPr="007425E1">
              <w:t xml:space="preserve">We worship </w:t>
            </w:r>
            <w:r>
              <w:t>You</w:t>
            </w:r>
            <w:r w:rsidRPr="007425E1">
              <w:t>, O Christ,</w:t>
            </w:r>
          </w:p>
          <w:p w14:paraId="45A12D59" w14:textId="77777777" w:rsidR="00CA3D47" w:rsidRPr="007425E1" w:rsidRDefault="00CA3D47" w:rsidP="00CA3D47">
            <w:pPr>
              <w:pStyle w:val="EngHang"/>
            </w:pPr>
            <w:r w:rsidRPr="007425E1">
              <w:t xml:space="preserve">With </w:t>
            </w:r>
            <w:r>
              <w:t>Your</w:t>
            </w:r>
            <w:r w:rsidRPr="007425E1">
              <w:t xml:space="preserve"> Good Father,</w:t>
            </w:r>
          </w:p>
          <w:p w14:paraId="535578B0" w14:textId="77777777" w:rsidR="00CA3D47" w:rsidRPr="007425E1" w:rsidRDefault="00CA3D47" w:rsidP="00CA3D47">
            <w:pPr>
              <w:pStyle w:val="EngHang"/>
            </w:pPr>
            <w:r w:rsidRPr="007425E1">
              <w:t>And the Holy Spirit,</w:t>
            </w:r>
          </w:p>
          <w:p w14:paraId="1103CB1C" w14:textId="77777777" w:rsidR="00CA3D47" w:rsidRPr="004E04E2" w:rsidRDefault="00CA3D47" w:rsidP="00CA3D47">
            <w:pPr>
              <w:pStyle w:val="EngHangEnd"/>
            </w:pPr>
            <w:r w:rsidRPr="007425E1">
              <w:t xml:space="preserve">For </w:t>
            </w:r>
            <w:r>
              <w:t>You have {</w:t>
            </w:r>
            <w:r w:rsidRPr="007425E1">
              <w:t>come</w:t>
            </w:r>
            <w:r>
              <w:t>}</w:t>
            </w:r>
            <w:r w:rsidRPr="007425E1">
              <w:t xml:space="preserve"> and saved us.</w:t>
            </w:r>
          </w:p>
        </w:tc>
        <w:tc>
          <w:tcPr>
            <w:tcW w:w="288" w:type="dxa"/>
          </w:tcPr>
          <w:p w14:paraId="5993BC79" w14:textId="77777777" w:rsidR="00CA3D47" w:rsidRDefault="00CA3D47" w:rsidP="00CA3D47"/>
        </w:tc>
        <w:tc>
          <w:tcPr>
            <w:tcW w:w="288" w:type="dxa"/>
          </w:tcPr>
          <w:p w14:paraId="13B25CDB" w14:textId="77777777" w:rsidR="00CA3D47" w:rsidRDefault="00CA3D47" w:rsidP="00CA3D47">
            <w:pPr>
              <w:pStyle w:val="CopticCross"/>
            </w:pPr>
          </w:p>
        </w:tc>
        <w:tc>
          <w:tcPr>
            <w:tcW w:w="3960" w:type="dxa"/>
          </w:tcPr>
          <w:p w14:paraId="3CA0EA71" w14:textId="77777777" w:rsidR="00CA3D47" w:rsidRDefault="00CA3D47" w:rsidP="00CA3D47">
            <w:pPr>
              <w:pStyle w:val="CopticVersemulti-line"/>
            </w:pPr>
            <w:r w:rsidRPr="00F31CD1">
              <w:t>Ⲧⲉⲛⲟⲩⲱϣⲧ ⲙ̀ⲙⲟⲕ ⲱ̀ Ⲡⲭ̅ⲥ</w:t>
            </w:r>
          </w:p>
          <w:p w14:paraId="044EC353" w14:textId="77777777" w:rsidR="00CA3D47" w:rsidRDefault="00CA3D47" w:rsidP="00CA3D47">
            <w:pPr>
              <w:pStyle w:val="CopticVersemulti-line"/>
            </w:pPr>
            <w:r w:rsidRPr="00F31CD1">
              <w:t>ⲛⲉⲙ Ⲡⲉⲕⲓⲱⲧ ⲛ̀ⲁ̀ⲅⲁⲑⲟⲥ</w:t>
            </w:r>
          </w:p>
          <w:p w14:paraId="5CA80B8F" w14:textId="77777777" w:rsidR="00CA3D47" w:rsidRDefault="00CA3D47" w:rsidP="00CA3D47">
            <w:pPr>
              <w:pStyle w:val="CopticVersemulti-line"/>
            </w:pPr>
            <w:r w:rsidRPr="00F31CD1">
              <w:t>ⲛⲉⲙ Ⲡⲓⲡ̅ⲛ̅ⲁ ⲉ̅ⲑ̅ⲩ</w:t>
            </w:r>
          </w:p>
          <w:p w14:paraId="35D066EF" w14:textId="77777777" w:rsidR="00CA3D47" w:rsidRDefault="00CA3D47" w:rsidP="00CA3D47">
            <w:pPr>
              <w:pStyle w:val="CopticVerse"/>
            </w:pPr>
            <w:r w:rsidRPr="00F31CD1">
              <w:t xml:space="preserve">ϫⲉ </w:t>
            </w:r>
            <w:r>
              <w:t>{</w:t>
            </w:r>
            <w:r w:rsidRPr="00F31CD1">
              <w:t>ⲁⲕⲓ̀</w:t>
            </w:r>
            <w:r>
              <w:t>}</w:t>
            </w:r>
            <w:r w:rsidRPr="00F31CD1">
              <w:t xml:space="preserve"> ⲁⲕⲥⲱϯ ⲙ̀ⲙⲟⲛ</w:t>
            </w:r>
          </w:p>
        </w:tc>
      </w:tr>
    </w:tbl>
    <w:p w14:paraId="6954B691" w14:textId="77777777" w:rsidR="00CA3D47" w:rsidRDefault="00CA3D47" w:rsidP="00CA3D47">
      <w:pPr>
        <w:pStyle w:val="Rubric"/>
      </w:pPr>
      <w:r>
        <w:t>Each person present is prayed for in the form, “Remember, O Lord, Your servant, N. Kyrie Eleison”, followed by prayer for others whom those gathered wish to remember.</w:t>
      </w:r>
    </w:p>
    <w:p w14:paraId="71ECD488" w14:textId="77777777" w:rsidR="00CA3D47" w:rsidRDefault="00CA3D47" w:rsidP="00CA3D47">
      <w:pPr>
        <w:pStyle w:val="Rubric"/>
      </w:pPr>
      <w:r>
        <w:t>Those present my offer in turn prayers from the heart for the church, consistently with the prayers of the Church.</w:t>
      </w:r>
    </w:p>
    <w:p w14:paraId="25A248EA" w14:textId="77777777" w:rsidR="00CA3D47" w:rsidRDefault="00CA3D47" w:rsidP="00CA3D47">
      <w:pPr>
        <w:pStyle w:val="Rubric"/>
      </w:pPr>
      <w:r>
        <w:t>Each person may recite in turn an arrow prayer, three times, with prostrations if appropriate.</w:t>
      </w:r>
    </w:p>
    <w:p w14:paraId="5DD3F4E0" w14:textId="77777777" w:rsidR="00CA3D47" w:rsidRDefault="00CA3D47" w:rsidP="00CA3D47">
      <w:pPr>
        <w:pStyle w:val="Rubric"/>
      </w:pPr>
      <w:r>
        <w:t>Holy, Holy, Holy…, Our Father…</w:t>
      </w:r>
    </w:p>
    <w:p w14:paraId="2766143C" w14:textId="77777777" w:rsidR="00CA3D47" w:rsidRDefault="00CA3D47" w:rsidP="00CA3D47">
      <w:pPr>
        <w:pStyle w:val="Rubric"/>
      </w:pPr>
      <w:r>
        <w:t>The Absolution of the Hour may be said.</w:t>
      </w:r>
    </w:p>
    <w:p w14:paraId="122319FE" w14:textId="7AEF8C2D" w:rsidR="00CA3D47" w:rsidRDefault="00CA3D47" w:rsidP="00CA3D47">
      <w:pPr>
        <w:pStyle w:val="Rubric"/>
      </w:pPr>
      <w:r>
        <w:lastRenderedPageBreak/>
        <w:t xml:space="preserve">If lead by a Presbyter, the End of Service hymn and Final Blessing may be said, or else </w:t>
      </w:r>
      <w:r>
        <w:fldChar w:fldCharType="begin"/>
      </w:r>
      <w:r>
        <w:instrText xml:space="preserve"> REF _Ref411969145 \h </w:instrText>
      </w:r>
      <w:r>
        <w:fldChar w:fldCharType="separate"/>
      </w:r>
      <w:r w:rsidR="000C7DE2">
        <w:t>The Prayer of the Hours</w:t>
      </w:r>
      <w:r>
        <w:fldChar w:fldCharType="end"/>
      </w:r>
      <w:r>
        <w:t xml:space="preserve">, page </w:t>
      </w:r>
      <w:r>
        <w:fldChar w:fldCharType="begin"/>
      </w:r>
      <w:r>
        <w:instrText xml:space="preserve"> PAGEREF _Ref411969145 \h </w:instrText>
      </w:r>
      <w:r>
        <w:fldChar w:fldCharType="separate"/>
      </w:r>
      <w:r w:rsidR="000C7DE2">
        <w:rPr>
          <w:noProof/>
        </w:rPr>
        <w:t>15</w:t>
      </w:r>
      <w:r>
        <w:fldChar w:fldCharType="end"/>
      </w:r>
      <w:r>
        <w:t>, may be recited together.</w:t>
      </w:r>
    </w:p>
    <w:p w14:paraId="624A904B" w14:textId="077A5A48" w:rsidR="00CA3D47" w:rsidRPr="00CA3D47" w:rsidRDefault="00CA3D47" w:rsidP="00CA3D47">
      <w:pPr>
        <w:sectPr w:rsidR="00CA3D47" w:rsidRPr="00CA3D47" w:rsidSect="00686912">
          <w:headerReference w:type="default" r:id="rId24"/>
          <w:type w:val="continuous"/>
          <w:pgSz w:w="11880" w:h="15480" w:code="1"/>
          <w:pgMar w:top="1080" w:right="1440" w:bottom="1440" w:left="1080" w:header="720" w:footer="720" w:gutter="504"/>
          <w:cols w:space="720"/>
          <w:docGrid w:linePitch="360"/>
        </w:sectPr>
      </w:pPr>
    </w:p>
    <w:p w14:paraId="67ADEC27" w14:textId="36215125" w:rsidR="00495F1A" w:rsidRDefault="00495F1A" w:rsidP="003A7286">
      <w:pPr>
        <w:pStyle w:val="Heading1"/>
      </w:pPr>
      <w:bookmarkStart w:id="1124" w:name="_Ref448228543"/>
      <w:bookmarkStart w:id="1125" w:name="_Ref448228546"/>
      <w:bookmarkStart w:id="1126" w:name="_Ref448471804"/>
      <w:bookmarkStart w:id="1127" w:name="_Toc448696643"/>
      <w:r>
        <w:lastRenderedPageBreak/>
        <w:t>The Book of Psalis and Doxologies</w:t>
      </w:r>
      <w:bookmarkEnd w:id="330"/>
      <w:bookmarkEnd w:id="331"/>
      <w:bookmarkEnd w:id="332"/>
      <w:bookmarkEnd w:id="1124"/>
      <w:bookmarkEnd w:id="1125"/>
      <w:bookmarkEnd w:id="1126"/>
      <w:bookmarkEnd w:id="1127"/>
    </w:p>
    <w:p w14:paraId="32EC2511" w14:textId="77777777" w:rsidR="00686912" w:rsidRDefault="00686912" w:rsidP="00686912">
      <w:pPr>
        <w:sectPr w:rsidR="00686912" w:rsidSect="00686912">
          <w:headerReference w:type="default" r:id="rId25"/>
          <w:type w:val="oddPage"/>
          <w:pgSz w:w="11880" w:h="15480" w:code="1"/>
          <w:pgMar w:top="1080" w:right="1440" w:bottom="1440" w:left="1080" w:header="720" w:footer="720" w:gutter="504"/>
          <w:cols w:space="720"/>
          <w:docGrid w:linePitch="360"/>
        </w:sectPr>
      </w:pPr>
    </w:p>
    <w:p w14:paraId="0F5E32DA" w14:textId="0CC66A64" w:rsidR="00686912" w:rsidRPr="00686912" w:rsidRDefault="00686912" w:rsidP="00686912"/>
    <w:p w14:paraId="16497487" w14:textId="77777777" w:rsidR="009C13E9" w:rsidRDefault="009C13E9" w:rsidP="009C13E9">
      <w:pPr>
        <w:pStyle w:val="Heading2"/>
      </w:pPr>
      <w:bookmarkStart w:id="1128" w:name="_Toc448696644"/>
      <w:bookmarkStart w:id="1129" w:name="_Toc410196197"/>
      <w:bookmarkStart w:id="1130" w:name="_Toc410196439"/>
      <w:bookmarkStart w:id="1131" w:name="_Toc410196941"/>
      <w:r>
        <w:lastRenderedPageBreak/>
        <w:t>General and Common Doxologies</w:t>
      </w:r>
      <w:bookmarkEnd w:id="1128"/>
    </w:p>
    <w:p w14:paraId="1B082926" w14:textId="77777777" w:rsidR="009C13E9" w:rsidRDefault="009C13E9" w:rsidP="009C13E9">
      <w:pPr>
        <w:pStyle w:val="Heading3"/>
      </w:pPr>
      <w:bookmarkStart w:id="1132" w:name="_Ref434488390"/>
      <w:r>
        <w:t>The Doxology of the Heavenly</w:t>
      </w:r>
      <w:bookmarkEnd w:id="11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3E9" w14:paraId="1FAF294A" w14:textId="77777777" w:rsidTr="009C13E9">
        <w:trPr>
          <w:cantSplit/>
          <w:jc w:val="center"/>
        </w:trPr>
        <w:tc>
          <w:tcPr>
            <w:tcW w:w="288" w:type="dxa"/>
          </w:tcPr>
          <w:p w14:paraId="231F62EF" w14:textId="77777777" w:rsidR="009C13E9" w:rsidRDefault="009C13E9" w:rsidP="009C13E9">
            <w:pPr>
              <w:pStyle w:val="CopticCross"/>
            </w:pPr>
          </w:p>
        </w:tc>
        <w:tc>
          <w:tcPr>
            <w:tcW w:w="3960" w:type="dxa"/>
          </w:tcPr>
          <w:p w14:paraId="06233349" w14:textId="77777777" w:rsidR="009C13E9" w:rsidRDefault="009C13E9" w:rsidP="009C13E9">
            <w:pPr>
              <w:pStyle w:val="EngHang"/>
            </w:pPr>
            <w:r>
              <w:t>Seven archangels,</w:t>
            </w:r>
          </w:p>
          <w:p w14:paraId="0F731D70" w14:textId="77777777" w:rsidR="009C13E9" w:rsidRDefault="009C13E9" w:rsidP="009C13E9">
            <w:pPr>
              <w:pStyle w:val="EngHang"/>
            </w:pPr>
            <w:r>
              <w:t>Always praising as they stand</w:t>
            </w:r>
          </w:p>
          <w:p w14:paraId="4E3D01B7" w14:textId="77777777" w:rsidR="009C13E9" w:rsidRDefault="009C13E9" w:rsidP="009C13E9">
            <w:pPr>
              <w:pStyle w:val="EngHang"/>
            </w:pPr>
            <w:r>
              <w:t>Before the Pantocrator,</w:t>
            </w:r>
          </w:p>
          <w:p w14:paraId="1577B3E2" w14:textId="77777777" w:rsidR="009C13E9" w:rsidRDefault="009C13E9" w:rsidP="009C13E9">
            <w:pPr>
              <w:pStyle w:val="EngHangEnd"/>
            </w:pPr>
            <w:r>
              <w:t>Serving the Hidden Mystery:</w:t>
            </w:r>
          </w:p>
        </w:tc>
        <w:tc>
          <w:tcPr>
            <w:tcW w:w="288" w:type="dxa"/>
          </w:tcPr>
          <w:p w14:paraId="2C3C95E2" w14:textId="77777777" w:rsidR="009C13E9" w:rsidRDefault="009C13E9" w:rsidP="009C13E9"/>
        </w:tc>
        <w:tc>
          <w:tcPr>
            <w:tcW w:w="288" w:type="dxa"/>
          </w:tcPr>
          <w:p w14:paraId="2B4EBC18" w14:textId="77777777" w:rsidR="009C13E9" w:rsidRDefault="009C13E9" w:rsidP="009C13E9">
            <w:pPr>
              <w:pStyle w:val="CopticCross"/>
            </w:pPr>
          </w:p>
        </w:tc>
        <w:tc>
          <w:tcPr>
            <w:tcW w:w="3960" w:type="dxa"/>
          </w:tcPr>
          <w:p w14:paraId="0692B904" w14:textId="77777777" w:rsidR="009C13E9" w:rsidRDefault="009C13E9" w:rsidP="009C13E9">
            <w:pPr>
              <w:pStyle w:val="CopticVersemulti-line"/>
            </w:pPr>
            <w:r>
              <w:t>Ϣⲁϣϥ ⲛ̀ⲁⲣⲭⲏⲁⲅⲅⲉⲗⲟⲥ:</w:t>
            </w:r>
          </w:p>
          <w:p w14:paraId="45D08F31" w14:textId="77777777" w:rsidR="009C13E9" w:rsidRDefault="009C13E9" w:rsidP="009C13E9">
            <w:pPr>
              <w:pStyle w:val="CopticVersemulti-line"/>
            </w:pPr>
            <w:r>
              <w:t>ⲥⲉⲟ̀ϩⲓ ⲉ̀ⲣⲁⲧⲟⲩ ⲉⲩⲉⲣϩⲩⲙⲛⲟⲥ:</w:t>
            </w:r>
          </w:p>
          <w:p w14:paraId="6D12223D" w14:textId="77777777" w:rsidR="009C13E9" w:rsidRDefault="009C13E9" w:rsidP="009C13E9">
            <w:pPr>
              <w:pStyle w:val="CopticVersemulti-line"/>
            </w:pPr>
            <w:r>
              <w:t>ⲙ̀ⲡⲉⲙ̀ⲑⲟ ⲙ̀ⲡⲓⲡⲁⲛⲧⲟⲕⲣⲁⲧⲱⲣ:</w:t>
            </w:r>
          </w:p>
          <w:p w14:paraId="6BB87D63" w14:textId="77777777" w:rsidR="009C13E9" w:rsidRPr="00C35319" w:rsidRDefault="009C13E9" w:rsidP="009C13E9">
            <w:pPr>
              <w:pStyle w:val="CopticHangingVerse"/>
            </w:pPr>
            <w:r>
              <w:t>ⲉⲩϣⲉⲙϣⲓ ⲙ̀ⲙⲩⲥⲧⲏⲣⲓⲟⲛ ⲉⲧϩⲏⲡ.</w:t>
            </w:r>
          </w:p>
        </w:tc>
      </w:tr>
      <w:tr w:rsidR="009C13E9" w14:paraId="1AF3F9A3" w14:textId="77777777" w:rsidTr="009C13E9">
        <w:trPr>
          <w:cantSplit/>
          <w:jc w:val="center"/>
        </w:trPr>
        <w:tc>
          <w:tcPr>
            <w:tcW w:w="288" w:type="dxa"/>
          </w:tcPr>
          <w:p w14:paraId="1DCFCC22" w14:textId="77777777" w:rsidR="009C13E9" w:rsidRDefault="009C13E9" w:rsidP="009C13E9">
            <w:pPr>
              <w:pStyle w:val="CopticCross"/>
            </w:pPr>
            <w:r w:rsidRPr="00FB5ACB">
              <w:t>¿</w:t>
            </w:r>
          </w:p>
        </w:tc>
        <w:tc>
          <w:tcPr>
            <w:tcW w:w="3960" w:type="dxa"/>
          </w:tcPr>
          <w:p w14:paraId="47D6FC6F" w14:textId="77777777" w:rsidR="009C13E9" w:rsidRDefault="009C13E9" w:rsidP="009C13E9">
            <w:pPr>
              <w:pStyle w:val="EngHang"/>
            </w:pPr>
            <w:r>
              <w:t>Michael is the first,</w:t>
            </w:r>
          </w:p>
          <w:p w14:paraId="1D9EFE20" w14:textId="77777777" w:rsidR="009C13E9" w:rsidRDefault="009C13E9" w:rsidP="009C13E9">
            <w:pPr>
              <w:pStyle w:val="EngHang"/>
            </w:pPr>
            <w:r>
              <w:t>Gabriel is the second,</w:t>
            </w:r>
          </w:p>
          <w:p w14:paraId="7787D642" w14:textId="77777777" w:rsidR="009C13E9" w:rsidRDefault="009C13E9" w:rsidP="009C13E9">
            <w:pPr>
              <w:pStyle w:val="EngHang"/>
            </w:pPr>
            <w:r>
              <w:t>Raphael is the third—</w:t>
            </w:r>
          </w:p>
          <w:p w14:paraId="31338A81" w14:textId="77777777" w:rsidR="009C13E9" w:rsidRPr="00AB2F8A" w:rsidRDefault="009C13E9" w:rsidP="009C13E9">
            <w:pPr>
              <w:pStyle w:val="EngHangEnd"/>
            </w:pPr>
            <w:r>
              <w:t>A symbol of the Trinity—</w:t>
            </w:r>
          </w:p>
        </w:tc>
        <w:tc>
          <w:tcPr>
            <w:tcW w:w="288" w:type="dxa"/>
          </w:tcPr>
          <w:p w14:paraId="21553954" w14:textId="77777777" w:rsidR="009C13E9" w:rsidRDefault="009C13E9" w:rsidP="009C13E9"/>
        </w:tc>
        <w:tc>
          <w:tcPr>
            <w:tcW w:w="288" w:type="dxa"/>
          </w:tcPr>
          <w:p w14:paraId="5D850369" w14:textId="77777777" w:rsidR="009C13E9" w:rsidRDefault="009C13E9" w:rsidP="009C13E9">
            <w:pPr>
              <w:pStyle w:val="CopticCross"/>
            </w:pPr>
            <w:r w:rsidRPr="00FB5ACB">
              <w:t>¿</w:t>
            </w:r>
          </w:p>
        </w:tc>
        <w:tc>
          <w:tcPr>
            <w:tcW w:w="3960" w:type="dxa"/>
          </w:tcPr>
          <w:p w14:paraId="52E0C050" w14:textId="77777777" w:rsidR="009C13E9" w:rsidRDefault="009C13E9" w:rsidP="009C13E9">
            <w:pPr>
              <w:pStyle w:val="CopticVersemulti-line"/>
            </w:pPr>
            <w:r>
              <w:t>Ⲙⲓⲭⲁⲏⲗ ⲡⲉ ⲡⲓϩⲟⲩⲓⲧ:</w:t>
            </w:r>
          </w:p>
          <w:p w14:paraId="133EAFDB" w14:textId="77777777" w:rsidR="009C13E9" w:rsidRDefault="009C13E9" w:rsidP="009C13E9">
            <w:pPr>
              <w:pStyle w:val="CopticVersemulti-line"/>
            </w:pPr>
            <w:r>
              <w:t>Ⲅⲁⲃⲣⲓⲏⲗ ⲡⲉ ⲡⲓⲙⲁϩ ⲥ̀ⲛⲁⲩ:</w:t>
            </w:r>
          </w:p>
          <w:p w14:paraId="66ED2286" w14:textId="77777777" w:rsidR="009C13E9" w:rsidRDefault="009C13E9" w:rsidP="009C13E9">
            <w:pPr>
              <w:pStyle w:val="CopticVersemulti-line"/>
            </w:pPr>
            <w:r>
              <w:t>Ⲣⲁⲫⲁⲏⲗ ⲡⲉ ⲡⲓⲙⲁϩ ϣⲟⲙⲧ:</w:t>
            </w:r>
          </w:p>
          <w:p w14:paraId="325250D6" w14:textId="77777777" w:rsidR="009C13E9" w:rsidRDefault="009C13E9" w:rsidP="009C13E9">
            <w:pPr>
              <w:pStyle w:val="CopticHangingVerse"/>
            </w:pPr>
            <w:r>
              <w:t>ⲕⲁⲧⲁ ⲡ̀ⲧⲩⲡⲟⲥ ⲛ̀Ϯⲧ̀ⲣⲓⲁⲥ.</w:t>
            </w:r>
          </w:p>
        </w:tc>
      </w:tr>
      <w:tr w:rsidR="009C13E9" w14:paraId="41CFC8B2" w14:textId="77777777" w:rsidTr="009C13E9">
        <w:trPr>
          <w:cantSplit/>
          <w:jc w:val="center"/>
        </w:trPr>
        <w:tc>
          <w:tcPr>
            <w:tcW w:w="288" w:type="dxa"/>
          </w:tcPr>
          <w:p w14:paraId="1CBC982A" w14:textId="77777777" w:rsidR="009C13E9" w:rsidRDefault="009C13E9" w:rsidP="009C13E9">
            <w:pPr>
              <w:pStyle w:val="CopticCross"/>
            </w:pPr>
          </w:p>
        </w:tc>
        <w:tc>
          <w:tcPr>
            <w:tcW w:w="3960" w:type="dxa"/>
          </w:tcPr>
          <w:p w14:paraId="0A2654B5" w14:textId="77777777" w:rsidR="009C13E9" w:rsidRDefault="009C13E9" w:rsidP="009C13E9">
            <w:pPr>
              <w:pStyle w:val="EngHang"/>
            </w:pPr>
            <w:r>
              <w:t>Suriel, Sedakiel,</w:t>
            </w:r>
          </w:p>
          <w:p w14:paraId="7B8C683C" w14:textId="77777777" w:rsidR="009C13E9" w:rsidRDefault="009C13E9" w:rsidP="009C13E9">
            <w:pPr>
              <w:pStyle w:val="EngHang"/>
            </w:pPr>
            <w:r>
              <w:t>Sarathiel and Ananiel,</w:t>
            </w:r>
          </w:p>
          <w:p w14:paraId="5487C6BF" w14:textId="77777777" w:rsidR="009C13E9" w:rsidRDefault="009C13E9" w:rsidP="009C13E9">
            <w:pPr>
              <w:pStyle w:val="EngHang"/>
            </w:pPr>
            <w:commentRangeStart w:id="1133"/>
            <w:r>
              <w:t>The great and holy luminaries,</w:t>
            </w:r>
            <w:commentRangeEnd w:id="1133"/>
            <w:r>
              <w:rPr>
                <w:rStyle w:val="CommentReference"/>
                <w:rFonts w:ascii="Times New Roman" w:hAnsi="Times New Roman"/>
              </w:rPr>
              <w:commentReference w:id="1133"/>
            </w:r>
          </w:p>
          <w:p w14:paraId="77E07E73" w14:textId="77777777" w:rsidR="009C13E9" w:rsidRPr="004B35B0" w:rsidRDefault="009C13E9" w:rsidP="009C13E9">
            <w:pPr>
              <w:pStyle w:val="EngHangEnd"/>
            </w:pPr>
            <w:r>
              <w:t>Asking Him for the creation.</w:t>
            </w:r>
          </w:p>
        </w:tc>
        <w:tc>
          <w:tcPr>
            <w:tcW w:w="288" w:type="dxa"/>
          </w:tcPr>
          <w:p w14:paraId="7A6005A6" w14:textId="77777777" w:rsidR="009C13E9" w:rsidRDefault="009C13E9" w:rsidP="009C13E9"/>
        </w:tc>
        <w:tc>
          <w:tcPr>
            <w:tcW w:w="288" w:type="dxa"/>
          </w:tcPr>
          <w:p w14:paraId="50C5A585" w14:textId="77777777" w:rsidR="009C13E9" w:rsidRDefault="009C13E9" w:rsidP="009C13E9">
            <w:pPr>
              <w:pStyle w:val="CopticCross"/>
            </w:pPr>
          </w:p>
        </w:tc>
        <w:tc>
          <w:tcPr>
            <w:tcW w:w="3960" w:type="dxa"/>
          </w:tcPr>
          <w:p w14:paraId="496BAEAA" w14:textId="77777777" w:rsidR="009C13E9" w:rsidRDefault="009C13E9" w:rsidP="009C13E9">
            <w:pPr>
              <w:pStyle w:val="CopticVersemulti-line"/>
            </w:pPr>
            <w:r>
              <w:t>Ⲥⲟⲩⲣⲓⲏⲗ Ⲥⲉⲇⲁⲕⲓⲏⲗ:</w:t>
            </w:r>
          </w:p>
          <w:p w14:paraId="4318974F" w14:textId="77777777" w:rsidR="009C13E9" w:rsidRDefault="009C13E9" w:rsidP="009C13E9">
            <w:pPr>
              <w:pStyle w:val="CopticVersemulti-line"/>
            </w:pPr>
            <w:r>
              <w:t>Ⲥⲁⲣⲁⲑⲓⲏⲗ ⲛⲉⲙ Ⲁⲛⲁⲛⲓⲏⲗ:</w:t>
            </w:r>
          </w:p>
          <w:p w14:paraId="21718C97" w14:textId="77777777" w:rsidR="009C13E9" w:rsidRDefault="009C13E9" w:rsidP="009C13E9">
            <w:pPr>
              <w:pStyle w:val="CopticVersemulti-line"/>
            </w:pPr>
            <w:r>
              <w:t>ⲛⲁⲓ ⲛⲓϣϯ ⲛ̀ⲣⲉϥⲉⲣⲟⲩⲱⲓⲛⲓ ⲉ̄ⲑ̄ⲩ̄:</w:t>
            </w:r>
          </w:p>
          <w:p w14:paraId="1C2B3CFF" w14:textId="77777777" w:rsidR="009C13E9" w:rsidRDefault="009C13E9" w:rsidP="009C13E9">
            <w:pPr>
              <w:pStyle w:val="CopticHangingVerse"/>
            </w:pPr>
            <w:r>
              <w:t>ⲛⲏⲉⲧⲱⲃϩ ⲙ̀ⲙⲟϥ ⲉ̀ϩ̀ⲣⲏⲓ ⲉ̀ϫⲉⲛ ⲡⲓⲥⲱⲛⲧ.</w:t>
            </w:r>
          </w:p>
        </w:tc>
      </w:tr>
      <w:tr w:rsidR="009C13E9" w14:paraId="1454B633" w14:textId="77777777" w:rsidTr="009C13E9">
        <w:trPr>
          <w:cantSplit/>
          <w:jc w:val="center"/>
        </w:trPr>
        <w:tc>
          <w:tcPr>
            <w:tcW w:w="288" w:type="dxa"/>
          </w:tcPr>
          <w:p w14:paraId="5B532822" w14:textId="77777777" w:rsidR="009C13E9" w:rsidRDefault="009C13E9" w:rsidP="009C13E9">
            <w:pPr>
              <w:pStyle w:val="CopticCross"/>
            </w:pPr>
            <w:r w:rsidRPr="00FB5ACB">
              <w:t>¿</w:t>
            </w:r>
          </w:p>
        </w:tc>
        <w:tc>
          <w:tcPr>
            <w:tcW w:w="3960" w:type="dxa"/>
          </w:tcPr>
          <w:p w14:paraId="20378788" w14:textId="77777777" w:rsidR="009C13E9" w:rsidRDefault="009C13E9" w:rsidP="009C13E9">
            <w:pPr>
              <w:pStyle w:val="EngHang"/>
            </w:pPr>
            <w:r>
              <w:t>The Cherubim, the Seraphim;</w:t>
            </w:r>
          </w:p>
          <w:p w14:paraId="0D572475" w14:textId="77777777" w:rsidR="009C13E9" w:rsidRDefault="009C13E9" w:rsidP="009C13E9">
            <w:pPr>
              <w:pStyle w:val="EngHang"/>
            </w:pPr>
            <w:r>
              <w:t>The Thrones, Dominions and Powers;</w:t>
            </w:r>
          </w:p>
          <w:p w14:paraId="631E4AE2" w14:textId="77777777" w:rsidR="009C13E9" w:rsidRDefault="009C13E9" w:rsidP="009C13E9">
            <w:pPr>
              <w:pStyle w:val="EngHang"/>
            </w:pPr>
            <w:r>
              <w:t>The Four Incorporeal Beasts,</w:t>
            </w:r>
          </w:p>
          <w:p w14:paraId="1C2BAAA7" w14:textId="77777777" w:rsidR="009C13E9" w:rsidRDefault="009C13E9" w:rsidP="009C13E9">
            <w:pPr>
              <w:pStyle w:val="EngHangEnd"/>
            </w:pPr>
            <w:r>
              <w:t>Carrying the throne of God,</w:t>
            </w:r>
          </w:p>
        </w:tc>
        <w:tc>
          <w:tcPr>
            <w:tcW w:w="288" w:type="dxa"/>
          </w:tcPr>
          <w:p w14:paraId="523E8762" w14:textId="77777777" w:rsidR="009C13E9" w:rsidRDefault="009C13E9" w:rsidP="009C13E9"/>
        </w:tc>
        <w:tc>
          <w:tcPr>
            <w:tcW w:w="288" w:type="dxa"/>
          </w:tcPr>
          <w:p w14:paraId="43DC95B7" w14:textId="77777777" w:rsidR="009C13E9" w:rsidRDefault="009C13E9" w:rsidP="009C13E9">
            <w:pPr>
              <w:pStyle w:val="CopticCross"/>
            </w:pPr>
            <w:r w:rsidRPr="00FB5ACB">
              <w:t>¿</w:t>
            </w:r>
          </w:p>
        </w:tc>
        <w:tc>
          <w:tcPr>
            <w:tcW w:w="3960" w:type="dxa"/>
          </w:tcPr>
          <w:p w14:paraId="00686287" w14:textId="77777777" w:rsidR="009C13E9" w:rsidRDefault="009C13E9" w:rsidP="009C13E9">
            <w:pPr>
              <w:pStyle w:val="CopticVersemulti-line"/>
            </w:pPr>
            <w:r>
              <w:t>Ⲛⲓⲭⲉⲣⲟⲩⲃⲓⲙ ⲛⲉⲙ Ⲛⲓⲥⲉⲣⲁⲫⲓⲙ:</w:t>
            </w:r>
          </w:p>
          <w:p w14:paraId="3F988EBD" w14:textId="77777777" w:rsidR="009C13E9" w:rsidRDefault="009C13E9" w:rsidP="009C13E9">
            <w:pPr>
              <w:pStyle w:val="CopticVersemulti-line"/>
            </w:pPr>
            <w:r>
              <w:t>ⲛⲓⲑ̀ⲣⲟⲛⲟⲥ ⲛⲓⲙⲉⲧⲟⲥ ⲛⲓϫⲟⲙ:</w:t>
            </w:r>
          </w:p>
          <w:p w14:paraId="5AA8BD41" w14:textId="77777777" w:rsidR="009C13E9" w:rsidRDefault="009C13E9" w:rsidP="009C13E9">
            <w:pPr>
              <w:pStyle w:val="CopticVersemulti-line"/>
            </w:pPr>
            <w:r>
              <w:t>ⲡⲓϥ̀ⲧⲟⲩ ⲛ̀ⲍⲱⲟⲛ ⲛ̀ⲁ̀ⲥⲱⲙⲁⲧⲟⲥ:</w:t>
            </w:r>
          </w:p>
          <w:p w14:paraId="1671519D" w14:textId="77777777" w:rsidR="009C13E9" w:rsidRDefault="009C13E9" w:rsidP="009C13E9">
            <w:pPr>
              <w:pStyle w:val="CopticHangingVerse"/>
            </w:pPr>
            <w:r>
              <w:t>ⲉⲧϥⲁⲓ ϧⲁ ⲡⲓϩⲁⲣⲙⲁ ⲛ̀Ⲑⲉⲟⲥ.</w:t>
            </w:r>
          </w:p>
        </w:tc>
      </w:tr>
      <w:tr w:rsidR="009C13E9" w14:paraId="2DF1DAA2" w14:textId="77777777" w:rsidTr="009C13E9">
        <w:trPr>
          <w:cantSplit/>
          <w:jc w:val="center"/>
        </w:trPr>
        <w:tc>
          <w:tcPr>
            <w:tcW w:w="288" w:type="dxa"/>
          </w:tcPr>
          <w:p w14:paraId="10DE84EB" w14:textId="77777777" w:rsidR="009C13E9" w:rsidRDefault="009C13E9" w:rsidP="009C13E9">
            <w:pPr>
              <w:pStyle w:val="CopticCross"/>
            </w:pPr>
          </w:p>
        </w:tc>
        <w:tc>
          <w:tcPr>
            <w:tcW w:w="3960" w:type="dxa"/>
          </w:tcPr>
          <w:p w14:paraId="439DDC4D" w14:textId="77777777" w:rsidR="009C13E9" w:rsidRDefault="009C13E9" w:rsidP="009C13E9">
            <w:pPr>
              <w:pStyle w:val="EngHang"/>
            </w:pPr>
            <w:r>
              <w:t>And the Twenty Four Priests,</w:t>
            </w:r>
          </w:p>
          <w:p w14:paraId="1A1940E7" w14:textId="77777777" w:rsidR="009C13E9" w:rsidRDefault="009C13E9" w:rsidP="009C13E9">
            <w:pPr>
              <w:pStyle w:val="EngHang"/>
            </w:pPr>
            <w:r>
              <w:t>In the Church of the firstborn,</w:t>
            </w:r>
          </w:p>
          <w:p w14:paraId="55DBA9F8" w14:textId="77777777" w:rsidR="009C13E9" w:rsidRDefault="009C13E9" w:rsidP="009C13E9">
            <w:pPr>
              <w:pStyle w:val="EngHang"/>
            </w:pPr>
            <w:r>
              <w:t>Praise Him incessantly,</w:t>
            </w:r>
          </w:p>
          <w:p w14:paraId="671476F1" w14:textId="77777777" w:rsidR="009C13E9" w:rsidRDefault="009C13E9" w:rsidP="009C13E9">
            <w:pPr>
              <w:pStyle w:val="EngHangEnd"/>
            </w:pPr>
            <w:r>
              <w:t>Proclaiming and saying,</w:t>
            </w:r>
          </w:p>
        </w:tc>
        <w:tc>
          <w:tcPr>
            <w:tcW w:w="288" w:type="dxa"/>
          </w:tcPr>
          <w:p w14:paraId="1723F251" w14:textId="77777777" w:rsidR="009C13E9" w:rsidRDefault="009C13E9" w:rsidP="009C13E9"/>
        </w:tc>
        <w:tc>
          <w:tcPr>
            <w:tcW w:w="288" w:type="dxa"/>
          </w:tcPr>
          <w:p w14:paraId="5913BD14" w14:textId="77777777" w:rsidR="009C13E9" w:rsidRDefault="009C13E9" w:rsidP="009C13E9">
            <w:pPr>
              <w:pStyle w:val="CopticCross"/>
            </w:pPr>
          </w:p>
        </w:tc>
        <w:tc>
          <w:tcPr>
            <w:tcW w:w="3960" w:type="dxa"/>
          </w:tcPr>
          <w:p w14:paraId="6549962F" w14:textId="77777777" w:rsidR="009C13E9" w:rsidRDefault="009C13E9" w:rsidP="009C13E9">
            <w:pPr>
              <w:pStyle w:val="CopticVersemulti-line"/>
            </w:pPr>
            <w:r>
              <w:t>Ⲡⲓϫⲟⲩⲧ ϥ̀ⲧⲟⲩ ⲙ̀ⲡ̀ⲣⲉⲥⲃⲩⲧⲉⲣⲟⲥ:</w:t>
            </w:r>
          </w:p>
          <w:p w14:paraId="531374D2" w14:textId="77777777" w:rsidR="009C13E9" w:rsidRDefault="009C13E9" w:rsidP="009C13E9">
            <w:pPr>
              <w:pStyle w:val="CopticVersemulti-line"/>
            </w:pPr>
            <w:r>
              <w:t>Ϧⲉⲛ ϯⲉⲕⲕ̀ⲗⲏⲥⲓⲁ̀ ⲛ̀ⲧⲉ ⲡⲓϣⲟⲣⲡⲙ̀ⲙⲓⲥⲓ:</w:t>
            </w:r>
          </w:p>
          <w:p w14:paraId="2C757DC6" w14:textId="77777777" w:rsidR="009C13E9" w:rsidRDefault="009C13E9" w:rsidP="009C13E9">
            <w:pPr>
              <w:pStyle w:val="CopticVersemulti-line"/>
            </w:pPr>
            <w:r>
              <w:t>ⲉⲩϩⲱⲥ ⲉ̀ⲣⲟϥ ϧⲉⲛ ⲟⲩⲙⲉⲧⲁⲧⲙⲟⲩⲛⲕ:</w:t>
            </w:r>
          </w:p>
          <w:p w14:paraId="3266D478" w14:textId="77777777" w:rsidR="009C13E9" w:rsidRDefault="009C13E9" w:rsidP="009C13E9">
            <w:pPr>
              <w:pStyle w:val="CopticHangingVerse"/>
            </w:pPr>
            <w:r>
              <w:t>ⲉⲩⲱϣ ⲉ̀ⲃⲟⲗ ⲉⲩϫⲱ ⲙ̀ⲙⲟⲥ.</w:t>
            </w:r>
          </w:p>
        </w:tc>
      </w:tr>
      <w:tr w:rsidR="009C13E9" w14:paraId="5486DC78" w14:textId="77777777" w:rsidTr="009C13E9">
        <w:trPr>
          <w:cantSplit/>
          <w:jc w:val="center"/>
        </w:trPr>
        <w:tc>
          <w:tcPr>
            <w:tcW w:w="288" w:type="dxa"/>
          </w:tcPr>
          <w:p w14:paraId="325D46EE" w14:textId="77777777" w:rsidR="009C13E9" w:rsidRDefault="009C13E9" w:rsidP="009C13E9">
            <w:pPr>
              <w:pStyle w:val="CopticCross"/>
            </w:pPr>
            <w:r w:rsidRPr="00FB5ACB">
              <w:t>¿</w:t>
            </w:r>
          </w:p>
        </w:tc>
        <w:tc>
          <w:tcPr>
            <w:tcW w:w="3960" w:type="dxa"/>
          </w:tcPr>
          <w:p w14:paraId="3F76D647" w14:textId="77777777" w:rsidR="009C13E9" w:rsidRDefault="009C13E9" w:rsidP="009C13E9">
            <w:pPr>
              <w:pStyle w:val="EngHang"/>
            </w:pPr>
            <w:commentRangeStart w:id="1134"/>
            <w:r>
              <w:t>“Holy, O God:</w:t>
            </w:r>
          </w:p>
          <w:p w14:paraId="4D073603" w14:textId="77777777" w:rsidR="009C13E9" w:rsidRDefault="009C13E9" w:rsidP="009C13E9">
            <w:pPr>
              <w:pStyle w:val="EngHang"/>
            </w:pPr>
            <w:r>
              <w:t>The sick, O Lord, heal them.</w:t>
            </w:r>
          </w:p>
          <w:p w14:paraId="28AFF139" w14:textId="77777777" w:rsidR="009C13E9" w:rsidRDefault="009C13E9" w:rsidP="009C13E9">
            <w:pPr>
              <w:pStyle w:val="EngHang"/>
            </w:pPr>
            <w:r>
              <w:t>Holy, O Mighty:</w:t>
            </w:r>
          </w:p>
          <w:p w14:paraId="00C5F346" w14:textId="77777777" w:rsidR="009C13E9" w:rsidRDefault="009C13E9" w:rsidP="009C13E9">
            <w:pPr>
              <w:pStyle w:val="EngHangEnd"/>
            </w:pPr>
            <w:r>
              <w:t>Those who slept, repose them.</w:t>
            </w:r>
            <w:commentRangeEnd w:id="1134"/>
            <w:r>
              <w:rPr>
                <w:rStyle w:val="CommentReference"/>
                <w:rFonts w:ascii="Times New Roman" w:hAnsi="Times New Roman"/>
              </w:rPr>
              <w:commentReference w:id="1134"/>
            </w:r>
          </w:p>
        </w:tc>
        <w:tc>
          <w:tcPr>
            <w:tcW w:w="288" w:type="dxa"/>
          </w:tcPr>
          <w:p w14:paraId="4512768F" w14:textId="77777777" w:rsidR="009C13E9" w:rsidRDefault="009C13E9" w:rsidP="009C13E9"/>
        </w:tc>
        <w:tc>
          <w:tcPr>
            <w:tcW w:w="288" w:type="dxa"/>
          </w:tcPr>
          <w:p w14:paraId="705B1348" w14:textId="77777777" w:rsidR="009C13E9" w:rsidRDefault="009C13E9" w:rsidP="009C13E9">
            <w:pPr>
              <w:pStyle w:val="CopticCross"/>
            </w:pPr>
            <w:r w:rsidRPr="00FB5ACB">
              <w:t>¿</w:t>
            </w:r>
          </w:p>
        </w:tc>
        <w:tc>
          <w:tcPr>
            <w:tcW w:w="3960" w:type="dxa"/>
          </w:tcPr>
          <w:p w14:paraId="70FF9376" w14:textId="77777777" w:rsidR="009C13E9" w:rsidRDefault="009C13E9" w:rsidP="009C13E9">
            <w:pPr>
              <w:pStyle w:val="CopticVersemulti-line"/>
            </w:pPr>
            <w:r>
              <w:t>Ϫⲉ ⲁ̀ⲅⲓⲟⲥ ⲟ̀ Ⲑⲉⲟⲥ:</w:t>
            </w:r>
          </w:p>
          <w:p w14:paraId="17C8FBB3" w14:textId="77777777" w:rsidR="009C13E9" w:rsidRDefault="009C13E9" w:rsidP="009C13E9">
            <w:pPr>
              <w:pStyle w:val="CopticVersemulti-line"/>
            </w:pPr>
            <w:r>
              <w:t>ⲛⲏⲉⲧϣⲱⲛⲓ ⲙⲁⲧⲁⲗϭⲱⲟⲩ:</w:t>
            </w:r>
          </w:p>
          <w:p w14:paraId="146CAFD0" w14:textId="77777777" w:rsidR="009C13E9" w:rsidRDefault="009C13E9" w:rsidP="009C13E9">
            <w:pPr>
              <w:pStyle w:val="CopticVersemulti-line"/>
            </w:pPr>
            <w:r>
              <w:t>ⲁ̀ⲅⲓⲟⲥ Ⲓⲥⲭⲩⲣⲟⲥ:</w:t>
            </w:r>
          </w:p>
          <w:p w14:paraId="28A1715E" w14:textId="77777777" w:rsidR="009C13E9" w:rsidRDefault="009C13E9" w:rsidP="009C13E9">
            <w:pPr>
              <w:pStyle w:val="CopticHangingVerse"/>
            </w:pPr>
            <w:r>
              <w:t>ⲛⲏⲉⲧⲁⲩⲉⲛⲕⲟⲧ Ⲡⲟ̄ⲥ̄ ⲙⲁⲙ̀ⲧⲟⲛ ⲛⲱⲟⲩ.</w:t>
            </w:r>
          </w:p>
        </w:tc>
      </w:tr>
      <w:tr w:rsidR="009C13E9" w14:paraId="7CB6B5D5" w14:textId="77777777" w:rsidTr="009C13E9">
        <w:trPr>
          <w:cantSplit/>
          <w:jc w:val="center"/>
        </w:trPr>
        <w:tc>
          <w:tcPr>
            <w:tcW w:w="288" w:type="dxa"/>
          </w:tcPr>
          <w:p w14:paraId="54C4BFB5" w14:textId="77777777" w:rsidR="009C13E9" w:rsidRDefault="009C13E9" w:rsidP="009C13E9">
            <w:pPr>
              <w:pStyle w:val="CopticCross"/>
            </w:pPr>
          </w:p>
        </w:tc>
        <w:tc>
          <w:tcPr>
            <w:tcW w:w="3960" w:type="dxa"/>
          </w:tcPr>
          <w:p w14:paraId="1AFB73F9" w14:textId="77777777" w:rsidR="009C13E9" w:rsidRPr="00602B0F" w:rsidRDefault="009C13E9" w:rsidP="009C13E9">
            <w:pPr>
              <w:pStyle w:val="EngHang"/>
            </w:pPr>
            <w:r w:rsidRPr="00602B0F">
              <w:t>“Holy, O Immortal:</w:t>
            </w:r>
          </w:p>
          <w:p w14:paraId="3B9CDC8B" w14:textId="77777777" w:rsidR="009C13E9" w:rsidRPr="00602B0F" w:rsidRDefault="009C13E9" w:rsidP="009C13E9">
            <w:pPr>
              <w:pStyle w:val="EngHang"/>
            </w:pPr>
            <w:commentRangeStart w:id="1135"/>
            <w:r w:rsidRPr="00602B0F">
              <w:t xml:space="preserve">O Lord, </w:t>
            </w:r>
            <w:commentRangeEnd w:id="1135"/>
            <w:r>
              <w:rPr>
                <w:rStyle w:val="CommentReference"/>
                <w:rFonts w:ascii="Times New Roman" w:hAnsi="Times New Roman"/>
              </w:rPr>
              <w:commentReference w:id="1135"/>
            </w:r>
            <w:r w:rsidRPr="00602B0F">
              <w:t xml:space="preserve">bless </w:t>
            </w:r>
            <w:r>
              <w:t>Your</w:t>
            </w:r>
            <w:r w:rsidRPr="00602B0F">
              <w:t xml:space="preserve"> inheritance,</w:t>
            </w:r>
          </w:p>
          <w:p w14:paraId="0BC5861C" w14:textId="77777777" w:rsidR="009C13E9" w:rsidRPr="00602B0F" w:rsidRDefault="009C13E9" w:rsidP="009C13E9">
            <w:pPr>
              <w:pStyle w:val="EngHang"/>
            </w:pPr>
            <w:r w:rsidRPr="00602B0F">
              <w:t xml:space="preserve">And may </w:t>
            </w:r>
            <w:r>
              <w:t>Your</w:t>
            </w:r>
            <w:r w:rsidRPr="00602B0F">
              <w:t xml:space="preserve"> mercy and </w:t>
            </w:r>
            <w:r>
              <w:t>Your</w:t>
            </w:r>
            <w:r w:rsidRPr="00602B0F">
              <w:t xml:space="preserve"> peace</w:t>
            </w:r>
          </w:p>
          <w:p w14:paraId="33B689D5" w14:textId="77777777" w:rsidR="009C13E9" w:rsidRDefault="009C13E9" w:rsidP="009C13E9">
            <w:pPr>
              <w:pStyle w:val="EngHangEnd"/>
            </w:pPr>
            <w:r>
              <w:t>Be a fortress unto Your people.</w:t>
            </w:r>
          </w:p>
        </w:tc>
        <w:tc>
          <w:tcPr>
            <w:tcW w:w="288" w:type="dxa"/>
          </w:tcPr>
          <w:p w14:paraId="7CD289EA" w14:textId="77777777" w:rsidR="009C13E9" w:rsidRDefault="009C13E9" w:rsidP="009C13E9"/>
        </w:tc>
        <w:tc>
          <w:tcPr>
            <w:tcW w:w="288" w:type="dxa"/>
          </w:tcPr>
          <w:p w14:paraId="3401D889" w14:textId="77777777" w:rsidR="009C13E9" w:rsidRDefault="009C13E9" w:rsidP="009C13E9">
            <w:pPr>
              <w:pStyle w:val="CopticCross"/>
            </w:pPr>
          </w:p>
        </w:tc>
        <w:tc>
          <w:tcPr>
            <w:tcW w:w="3960" w:type="dxa"/>
          </w:tcPr>
          <w:p w14:paraId="45DCC36E" w14:textId="77777777" w:rsidR="009C13E9" w:rsidRDefault="009C13E9" w:rsidP="009C13E9">
            <w:pPr>
              <w:pStyle w:val="CopticVersemulti-line"/>
            </w:pPr>
            <w:r>
              <w:t>Ⲁⲅⲓⲟⲥ ⲁ̀ⲑⲁⲛⲁⲧⲟⲥ:</w:t>
            </w:r>
          </w:p>
          <w:p w14:paraId="41422DA0" w14:textId="77777777" w:rsidR="009C13E9" w:rsidRDefault="009C13E9" w:rsidP="009C13E9">
            <w:pPr>
              <w:pStyle w:val="CopticVersemulti-line"/>
            </w:pPr>
            <w:r>
              <w:t>ⲥ̀ⲙⲟⲩ ⲉ̀ⲧⲉⲕⲕ̀ⲗⲏⲣⲟⲛⲟⲙⲓⲁ̀:</w:t>
            </w:r>
          </w:p>
          <w:p w14:paraId="22DD24B9" w14:textId="77777777" w:rsidR="009C13E9" w:rsidRDefault="009C13E9" w:rsidP="009C13E9">
            <w:pPr>
              <w:pStyle w:val="CopticVersemulti-line"/>
            </w:pPr>
            <w:r>
              <w:t>ⲙⲁⲣⲉ ⲡⲉⲕⲛⲁⲓ ⲛⲉⲙ ⲧⲉⲕϩⲓⲣⲏⲛⲏ:</w:t>
            </w:r>
          </w:p>
          <w:p w14:paraId="18D69FA2" w14:textId="77777777" w:rsidR="009C13E9" w:rsidRDefault="009C13E9" w:rsidP="009C13E9">
            <w:pPr>
              <w:pStyle w:val="CopticHangingVerse"/>
            </w:pPr>
            <w:r>
              <w:t>ⲟⲓ ⲛ̀ⲥⲟⲃⲧ ⲙ̀ⲡⲉⲕⲗⲁⲟⲥ.</w:t>
            </w:r>
          </w:p>
        </w:tc>
      </w:tr>
      <w:tr w:rsidR="009C13E9" w14:paraId="5406A24F" w14:textId="77777777" w:rsidTr="009C13E9">
        <w:trPr>
          <w:cantSplit/>
          <w:jc w:val="center"/>
        </w:trPr>
        <w:tc>
          <w:tcPr>
            <w:tcW w:w="288" w:type="dxa"/>
          </w:tcPr>
          <w:p w14:paraId="086A9E20" w14:textId="77777777" w:rsidR="009C13E9" w:rsidRDefault="009C13E9" w:rsidP="009C13E9">
            <w:pPr>
              <w:pStyle w:val="CopticCross"/>
            </w:pPr>
            <w:r w:rsidRPr="00FB5ACB">
              <w:t>¿</w:t>
            </w:r>
          </w:p>
        </w:tc>
        <w:tc>
          <w:tcPr>
            <w:tcW w:w="3960" w:type="dxa"/>
          </w:tcPr>
          <w:p w14:paraId="7D40DAE8" w14:textId="77777777" w:rsidR="009C13E9" w:rsidRDefault="009C13E9" w:rsidP="009C13E9">
            <w:pPr>
              <w:pStyle w:val="EngHang"/>
            </w:pPr>
            <w:r>
              <w:t>“Holy, Holy,</w:t>
            </w:r>
          </w:p>
          <w:p w14:paraId="3C1AF9B5" w14:textId="77777777" w:rsidR="009C13E9" w:rsidRDefault="009C13E9" w:rsidP="009C13E9">
            <w:pPr>
              <w:pStyle w:val="EngHang"/>
            </w:pPr>
            <w:r>
              <w:t>Holy Lord of Hosts,</w:t>
            </w:r>
          </w:p>
          <w:p w14:paraId="71EA5F4E" w14:textId="77777777" w:rsidR="009C13E9" w:rsidRDefault="009C13E9" w:rsidP="009C13E9">
            <w:pPr>
              <w:pStyle w:val="EngHang"/>
            </w:pPr>
            <w:r>
              <w:t>Heaven and earth are full</w:t>
            </w:r>
          </w:p>
          <w:p w14:paraId="47572946" w14:textId="77777777" w:rsidR="009C13E9" w:rsidRDefault="009C13E9" w:rsidP="009C13E9">
            <w:pPr>
              <w:pStyle w:val="EngHangEnd"/>
            </w:pPr>
            <w:r>
              <w:t>Of Your glory and honour.”</w:t>
            </w:r>
          </w:p>
        </w:tc>
        <w:tc>
          <w:tcPr>
            <w:tcW w:w="288" w:type="dxa"/>
          </w:tcPr>
          <w:p w14:paraId="75D738AB" w14:textId="77777777" w:rsidR="009C13E9" w:rsidRDefault="009C13E9" w:rsidP="009C13E9"/>
        </w:tc>
        <w:tc>
          <w:tcPr>
            <w:tcW w:w="288" w:type="dxa"/>
          </w:tcPr>
          <w:p w14:paraId="5CA5FAF2" w14:textId="77777777" w:rsidR="009C13E9" w:rsidRDefault="009C13E9" w:rsidP="009C13E9">
            <w:pPr>
              <w:pStyle w:val="CopticCross"/>
            </w:pPr>
            <w:r w:rsidRPr="00FB5ACB">
              <w:t>¿</w:t>
            </w:r>
          </w:p>
        </w:tc>
        <w:tc>
          <w:tcPr>
            <w:tcW w:w="3960" w:type="dxa"/>
          </w:tcPr>
          <w:p w14:paraId="6698F572" w14:textId="77777777" w:rsidR="009C13E9" w:rsidRDefault="009C13E9" w:rsidP="009C13E9">
            <w:pPr>
              <w:pStyle w:val="CopticVersemulti-line"/>
            </w:pPr>
            <w:r>
              <w:t>Ϫⲉ ⲭ̀ⲟⲩⲁⲃ ⲟⲩⲟϩ ⲭ̀ⲟⲩⲁⲃ:</w:t>
            </w:r>
          </w:p>
          <w:p w14:paraId="150D06F6" w14:textId="77777777" w:rsidR="009C13E9" w:rsidRDefault="009C13E9" w:rsidP="009C13E9">
            <w:pPr>
              <w:pStyle w:val="CopticVersemulti-line"/>
            </w:pPr>
            <w:r>
              <w:t>ⲝ̀ⲟⲩⲁⲃ Ⲡⲟ̄ⲥ̄ ⲥⲁⲃⲁⲱⲑ:</w:t>
            </w:r>
          </w:p>
          <w:p w14:paraId="2FD0B81A" w14:textId="77777777" w:rsidR="009C13E9" w:rsidRDefault="009C13E9" w:rsidP="009C13E9">
            <w:pPr>
              <w:pStyle w:val="CopticVersemulti-line"/>
            </w:pPr>
            <w:r>
              <w:t>ⲧ̀ⲫⲉ ⲛⲉⲙ ⲡ̀ⲕⲁϩⲓ ⲛⲉϩ ⲉ̀ⲃⲟⲗ:</w:t>
            </w:r>
          </w:p>
          <w:p w14:paraId="753381C7" w14:textId="77777777" w:rsidR="009C13E9" w:rsidRDefault="009C13E9" w:rsidP="009C13E9">
            <w:pPr>
              <w:pStyle w:val="CopticHangingVerse"/>
            </w:pPr>
            <w:r>
              <w:t>ϧⲉⲛ ⲡⲉⲕⲱ̀ⲟⲩ ⲛⲉⲙ ⲡⲉⲕⲧⲁⲓⲟ̀.</w:t>
            </w:r>
          </w:p>
        </w:tc>
      </w:tr>
      <w:tr w:rsidR="009C13E9" w14:paraId="58F7FE43" w14:textId="77777777" w:rsidTr="009C13E9">
        <w:trPr>
          <w:cantSplit/>
          <w:jc w:val="center"/>
        </w:trPr>
        <w:tc>
          <w:tcPr>
            <w:tcW w:w="288" w:type="dxa"/>
          </w:tcPr>
          <w:p w14:paraId="1D8D83A6" w14:textId="77777777" w:rsidR="009C13E9" w:rsidRPr="00FB5ACB" w:rsidRDefault="009C13E9" w:rsidP="009C13E9">
            <w:pPr>
              <w:pStyle w:val="CopticCross"/>
            </w:pPr>
          </w:p>
        </w:tc>
        <w:tc>
          <w:tcPr>
            <w:tcW w:w="3960" w:type="dxa"/>
          </w:tcPr>
          <w:p w14:paraId="59002DB4" w14:textId="77777777" w:rsidR="009C13E9" w:rsidRDefault="009C13E9" w:rsidP="009C13E9">
            <w:pPr>
              <w:pStyle w:val="EngHang"/>
            </w:pPr>
            <w:r>
              <w:t>And when they say, “Alleluia,”</w:t>
            </w:r>
          </w:p>
          <w:p w14:paraId="76E62748" w14:textId="77777777" w:rsidR="009C13E9" w:rsidRDefault="009C13E9" w:rsidP="009C13E9">
            <w:pPr>
              <w:pStyle w:val="EngHang"/>
            </w:pPr>
            <w:r>
              <w:t>The Heavenly respond, saying,</w:t>
            </w:r>
          </w:p>
          <w:p w14:paraId="767DEDA3" w14:textId="77777777" w:rsidR="009C13E9" w:rsidRDefault="009C13E9" w:rsidP="009C13E9">
            <w:pPr>
              <w:pStyle w:val="EngHang"/>
            </w:pPr>
            <w:r>
              <w:t>“Holy. Amen. Alleluia.</w:t>
            </w:r>
          </w:p>
          <w:p w14:paraId="5812896A" w14:textId="77777777" w:rsidR="009C13E9" w:rsidRDefault="009C13E9" w:rsidP="009C13E9">
            <w:pPr>
              <w:pStyle w:val="EngHangEnd"/>
            </w:pPr>
            <w:r>
              <w:t>Glory be to our God.”</w:t>
            </w:r>
          </w:p>
        </w:tc>
        <w:tc>
          <w:tcPr>
            <w:tcW w:w="288" w:type="dxa"/>
          </w:tcPr>
          <w:p w14:paraId="5A2E8372" w14:textId="77777777" w:rsidR="009C13E9" w:rsidRDefault="009C13E9" w:rsidP="009C13E9"/>
        </w:tc>
        <w:tc>
          <w:tcPr>
            <w:tcW w:w="288" w:type="dxa"/>
          </w:tcPr>
          <w:p w14:paraId="45758162" w14:textId="77777777" w:rsidR="009C13E9" w:rsidRPr="00FB5ACB" w:rsidRDefault="009C13E9" w:rsidP="009C13E9">
            <w:pPr>
              <w:pStyle w:val="CopticCross"/>
            </w:pPr>
          </w:p>
        </w:tc>
        <w:tc>
          <w:tcPr>
            <w:tcW w:w="3960" w:type="dxa"/>
          </w:tcPr>
          <w:p w14:paraId="47F165B1" w14:textId="77777777" w:rsidR="009C13E9" w:rsidRDefault="009C13E9" w:rsidP="009C13E9">
            <w:pPr>
              <w:pStyle w:val="CopticVersemulti-line"/>
            </w:pPr>
            <w:r>
              <w:t>Ⲁⲩϣⲁⲛϫⲟⲥ ⲙ̀ⲡⲓⲀⲗⲗⲏⲗⲟⲩⲓⲁ̀:</w:t>
            </w:r>
          </w:p>
          <w:p w14:paraId="12D71005" w14:textId="77777777" w:rsidR="009C13E9" w:rsidRDefault="009C13E9" w:rsidP="009C13E9">
            <w:pPr>
              <w:pStyle w:val="CopticVersemulti-line"/>
            </w:pPr>
            <w:r>
              <w:t>Ϣⲁⲣⲉ ⲛⲁ ⲛⲓⲫⲏⲟⲩⲓ̀ ⲟⲩⲱϩ ⲙ̀ⲙⲱⲟⲩ:</w:t>
            </w:r>
          </w:p>
          <w:p w14:paraId="5F8E45B0" w14:textId="77777777" w:rsidR="009C13E9" w:rsidRDefault="009C13E9" w:rsidP="009C13E9">
            <w:pPr>
              <w:pStyle w:val="CopticVersemulti-line"/>
            </w:pPr>
            <w:r>
              <w:t>Ϫⲉ ⲁ̀ⲅⲓⲟⲥ Ⲁⲙⲏⲛ Ⲁⲗⲗⲏⲗⲟⲩⲓⲁ̀:</w:t>
            </w:r>
          </w:p>
          <w:p w14:paraId="701461C7" w14:textId="77777777" w:rsidR="009C13E9" w:rsidRDefault="009C13E9" w:rsidP="009C13E9">
            <w:pPr>
              <w:pStyle w:val="CopticHangingVerse"/>
            </w:pPr>
            <w:r>
              <w:t>ⲡⲓⲱ̀ⲟⲩ ⲫⲁ Ⲡⲉⲛⲛⲟⲩϯ ⲡⲉ.</w:t>
            </w:r>
          </w:p>
        </w:tc>
      </w:tr>
      <w:tr w:rsidR="009C13E9" w14:paraId="47D6DDE7" w14:textId="77777777" w:rsidTr="009C13E9">
        <w:trPr>
          <w:cantSplit/>
          <w:jc w:val="center"/>
        </w:trPr>
        <w:tc>
          <w:tcPr>
            <w:tcW w:w="288" w:type="dxa"/>
          </w:tcPr>
          <w:p w14:paraId="3CE22AA1" w14:textId="77777777" w:rsidR="009C13E9" w:rsidRPr="00FB5ACB" w:rsidRDefault="00004671" w:rsidP="009C13E9">
            <w:pPr>
              <w:pStyle w:val="CopticCross"/>
            </w:pPr>
            <w:r w:rsidRPr="00FB5ACB">
              <w:t>¿</w:t>
            </w:r>
          </w:p>
        </w:tc>
        <w:tc>
          <w:tcPr>
            <w:tcW w:w="3960" w:type="dxa"/>
          </w:tcPr>
          <w:p w14:paraId="4B8A379B" w14:textId="77777777" w:rsidR="009C13E9" w:rsidRDefault="009C13E9" w:rsidP="009C13E9">
            <w:pPr>
              <w:pStyle w:val="EngHang"/>
            </w:pPr>
            <w:r>
              <w:t>Intercede on our behalf,</w:t>
            </w:r>
          </w:p>
          <w:p w14:paraId="10841C57" w14:textId="77777777" w:rsidR="009C13E9" w:rsidRDefault="009C13E9" w:rsidP="009C13E9">
            <w:pPr>
              <w:pStyle w:val="EngHang"/>
            </w:pPr>
            <w:r>
              <w:t>O angelic hosts,</w:t>
            </w:r>
          </w:p>
          <w:p w14:paraId="373FDFB7" w14:textId="77777777" w:rsidR="009C13E9" w:rsidRDefault="009C13E9" w:rsidP="009C13E9">
            <w:pPr>
              <w:pStyle w:val="EngHang"/>
            </w:pPr>
            <w:r>
              <w:t>And all the heavenly orders,</w:t>
            </w:r>
          </w:p>
          <w:p w14:paraId="28764C78" w14:textId="77777777" w:rsidR="009C13E9" w:rsidRDefault="009C13E9" w:rsidP="009C13E9">
            <w:pPr>
              <w:pStyle w:val="EngHangEnd"/>
            </w:pPr>
            <w:r>
              <w:t>That He may forgive us our sins.</w:t>
            </w:r>
          </w:p>
        </w:tc>
        <w:tc>
          <w:tcPr>
            <w:tcW w:w="288" w:type="dxa"/>
          </w:tcPr>
          <w:p w14:paraId="5D605B07" w14:textId="77777777" w:rsidR="009C13E9" w:rsidRDefault="009C13E9" w:rsidP="009C13E9"/>
        </w:tc>
        <w:tc>
          <w:tcPr>
            <w:tcW w:w="288" w:type="dxa"/>
          </w:tcPr>
          <w:p w14:paraId="549107AA" w14:textId="77777777" w:rsidR="009C13E9" w:rsidRPr="00FB5ACB" w:rsidRDefault="00004671" w:rsidP="009C13E9">
            <w:pPr>
              <w:pStyle w:val="CopticCross"/>
            </w:pPr>
            <w:r w:rsidRPr="00FB5ACB">
              <w:t>¿</w:t>
            </w:r>
          </w:p>
        </w:tc>
        <w:tc>
          <w:tcPr>
            <w:tcW w:w="3960" w:type="dxa"/>
          </w:tcPr>
          <w:p w14:paraId="5ADFE2B7" w14:textId="77777777" w:rsidR="009C13E9" w:rsidRDefault="009C13E9" w:rsidP="009C13E9">
            <w:pPr>
              <w:pStyle w:val="CopticVersemulti-line"/>
            </w:pPr>
            <w:r>
              <w:t>Ⲁⲣⲓⲡ̀ⲣⲉⲥⲃⲉϣⲓⲛ ⲉ̀ϩ̀ⲣⲏⲓ ⲉ̀ϫⲱⲛ:</w:t>
            </w:r>
          </w:p>
          <w:p w14:paraId="5A097E24" w14:textId="77777777" w:rsidR="009C13E9" w:rsidRDefault="009C13E9" w:rsidP="009C13E9">
            <w:pPr>
              <w:pStyle w:val="CopticVersemulti-line"/>
            </w:pPr>
            <w:r>
              <w:t>ⲛⲓⲥ̀ⲧⲣⲁⲧⲓⲁ̀ ⲛ̀ⲁⲅⲅⲉⲗⲓⲕⲟⲛ:</w:t>
            </w:r>
          </w:p>
          <w:p w14:paraId="393907FD" w14:textId="77777777" w:rsidR="009C13E9" w:rsidRDefault="009C13E9" w:rsidP="009C13E9">
            <w:pPr>
              <w:pStyle w:val="CopticVersemulti-line"/>
            </w:pPr>
            <w:r>
              <w:t>ⲛⲉⲙ ⲛⲓⲧⲁⲅⲙⲁ ⲛ̀ⲉ̀ⲡⲟⲩⲣⲁⲛⲓⲟⲛ:</w:t>
            </w:r>
          </w:p>
          <w:p w14:paraId="5BF457BD" w14:textId="77777777" w:rsidR="009C13E9" w:rsidRDefault="009C13E9" w:rsidP="009C13E9">
            <w:pPr>
              <w:pStyle w:val="CopticHangingVerse"/>
            </w:pPr>
            <w:r>
              <w:t>ⲛ̀ⲧⲉϥⲭⲁ ⲛⲉⲛⲛⲟⲃⲓ ⲛⲁⲛ ⲉ̀ⲃⲟⲗ.</w:t>
            </w:r>
          </w:p>
        </w:tc>
      </w:tr>
    </w:tbl>
    <w:p w14:paraId="190BC482" w14:textId="77777777" w:rsidR="004C7925" w:rsidRDefault="004C7925" w:rsidP="004C7925">
      <w:pPr>
        <w:pStyle w:val="Heading3"/>
      </w:pPr>
      <w:bookmarkStart w:id="1136" w:name="_Ref434488524"/>
      <w:r>
        <w:t>The Doxology of St. John the Baptist</w:t>
      </w:r>
      <w:bookmarkEnd w:id="11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6191AED3" w14:textId="77777777" w:rsidTr="0004345A">
        <w:trPr>
          <w:cantSplit/>
          <w:jc w:val="center"/>
        </w:trPr>
        <w:tc>
          <w:tcPr>
            <w:tcW w:w="288" w:type="dxa"/>
          </w:tcPr>
          <w:p w14:paraId="737E5DAE" w14:textId="77777777" w:rsidR="004C7925" w:rsidRDefault="004C7925" w:rsidP="0004345A">
            <w:pPr>
              <w:pStyle w:val="CopticCross"/>
            </w:pPr>
          </w:p>
        </w:tc>
        <w:tc>
          <w:tcPr>
            <w:tcW w:w="3960" w:type="dxa"/>
          </w:tcPr>
          <w:p w14:paraId="51DCCDBA" w14:textId="77777777" w:rsidR="004C7925" w:rsidRPr="00470CA0" w:rsidRDefault="004C7925" w:rsidP="004C7925">
            <w:pPr>
              <w:pStyle w:val="EngHang"/>
            </w:pPr>
            <w:r w:rsidRPr="00470CA0">
              <w:t>Among those born of women,</w:t>
            </w:r>
          </w:p>
          <w:p w14:paraId="1ECD399B" w14:textId="77777777" w:rsidR="004C7925" w:rsidRPr="00470CA0" w:rsidRDefault="004C7925" w:rsidP="004C7925">
            <w:pPr>
              <w:pStyle w:val="EngHang"/>
            </w:pPr>
            <w:r w:rsidRPr="00470CA0">
              <w:t>No one is like you.</w:t>
            </w:r>
          </w:p>
          <w:p w14:paraId="4227AB67" w14:textId="77777777" w:rsidR="004C7925" w:rsidRPr="00470CA0" w:rsidRDefault="004C7925" w:rsidP="004C7925">
            <w:pPr>
              <w:pStyle w:val="EngHang"/>
            </w:pPr>
            <w:r w:rsidRPr="00470CA0">
              <w:t>You are great among the saints,</w:t>
            </w:r>
          </w:p>
          <w:p w14:paraId="06E75BD3" w14:textId="77777777" w:rsidR="004C7925" w:rsidRPr="00470CA0" w:rsidRDefault="004C7925" w:rsidP="004C7925">
            <w:pPr>
              <w:pStyle w:val="EngHangEnd"/>
              <w:rPr>
                <w:rFonts w:ascii="Arial Unicode MS" w:eastAsia="Arial Unicode MS" w:hAnsi="Arial Unicode MS" w:cs="Arial Unicode MS"/>
              </w:rPr>
            </w:pPr>
            <w:r w:rsidRPr="00470CA0">
              <w:t>O John the Baptist.</w:t>
            </w:r>
          </w:p>
        </w:tc>
        <w:tc>
          <w:tcPr>
            <w:tcW w:w="288" w:type="dxa"/>
          </w:tcPr>
          <w:p w14:paraId="74BA531D" w14:textId="77777777" w:rsidR="004C7925" w:rsidRDefault="004C7925" w:rsidP="0004345A"/>
        </w:tc>
        <w:tc>
          <w:tcPr>
            <w:tcW w:w="288" w:type="dxa"/>
          </w:tcPr>
          <w:p w14:paraId="2B1378D8" w14:textId="77777777" w:rsidR="004C7925" w:rsidRDefault="004C7925" w:rsidP="0004345A">
            <w:pPr>
              <w:pStyle w:val="CopticCross"/>
            </w:pPr>
          </w:p>
        </w:tc>
        <w:tc>
          <w:tcPr>
            <w:tcW w:w="3960" w:type="dxa"/>
          </w:tcPr>
          <w:p w14:paraId="250FD34F" w14:textId="77777777" w:rsidR="004C7925" w:rsidRDefault="004C7925" w:rsidP="004C7925">
            <w:pPr>
              <w:pStyle w:val="CopticVersemulti-line"/>
            </w:pPr>
            <w:r>
              <w:t>Ⲙⲡⲉ ⲟⲩⲟⲛ ⲧⲱⲛϥ ϧⲉⲛ ⲛⲓϫⲓⲛⲙⲓⲥⲓ:</w:t>
            </w:r>
          </w:p>
          <w:p w14:paraId="6B2A3332" w14:textId="77777777" w:rsidR="004C7925" w:rsidRDefault="004C7925" w:rsidP="004C7925">
            <w:pPr>
              <w:pStyle w:val="CopticVersemulti-line"/>
            </w:pPr>
            <w:r>
              <w:t>ⲛ̀ⲧⲉ ⲛⲓϩⲓⲟⲙⲓ ⲉϥⲟ̀ⲛⲓ ⲙ̀ⲙⲟⲕ:</w:t>
            </w:r>
          </w:p>
          <w:p w14:paraId="4CFAF987" w14:textId="77777777" w:rsidR="004C7925" w:rsidRDefault="004C7925" w:rsidP="004C7925">
            <w:pPr>
              <w:pStyle w:val="CopticVersemulti-line"/>
            </w:pPr>
            <w:r>
              <w:t>ⲛ̀ⲑⲟⲕ ⲟⲩⲛⲓϣϯ ϧⲉⲛ ⲛⲏⲉ̄ⲑ̄ⲩ̄ ⲧⲏⲣⲟⲩ:</w:t>
            </w:r>
          </w:p>
          <w:p w14:paraId="53438D54" w14:textId="77777777" w:rsidR="004C7925" w:rsidRPr="00C35319" w:rsidRDefault="004C7925" w:rsidP="004C7925">
            <w:pPr>
              <w:pStyle w:val="CopticHangingVerse"/>
            </w:pPr>
            <w:r>
              <w:t>Ⲓⲱⲁⲛⲛⲏⲥ ⲡⲓⲣⲉϥϯⲱⲙⲥ.</w:t>
            </w:r>
          </w:p>
        </w:tc>
      </w:tr>
      <w:tr w:rsidR="004C7925" w14:paraId="001D2541" w14:textId="77777777" w:rsidTr="0004345A">
        <w:trPr>
          <w:cantSplit/>
          <w:jc w:val="center"/>
        </w:trPr>
        <w:tc>
          <w:tcPr>
            <w:tcW w:w="288" w:type="dxa"/>
          </w:tcPr>
          <w:p w14:paraId="2CECB04B" w14:textId="77777777" w:rsidR="004C7925" w:rsidRDefault="004C7925" w:rsidP="0004345A">
            <w:pPr>
              <w:pStyle w:val="CopticCross"/>
            </w:pPr>
            <w:r w:rsidRPr="00FB5ACB">
              <w:t>¿</w:t>
            </w:r>
          </w:p>
        </w:tc>
        <w:tc>
          <w:tcPr>
            <w:tcW w:w="3960" w:type="dxa"/>
          </w:tcPr>
          <w:p w14:paraId="0F33E658" w14:textId="77777777" w:rsidR="004C7925" w:rsidRDefault="004C7925" w:rsidP="004C7925">
            <w:pPr>
              <w:pStyle w:val="EngHang"/>
            </w:pPr>
            <w:r>
              <w:t>You are much more than a prophet,</w:t>
            </w:r>
          </w:p>
          <w:p w14:paraId="5518812E" w14:textId="77777777" w:rsidR="004C7925" w:rsidRDefault="004C7925" w:rsidP="004C7925">
            <w:pPr>
              <w:pStyle w:val="EngHang"/>
            </w:pPr>
            <w:r>
              <w:t>Foremost among the just.</w:t>
            </w:r>
          </w:p>
          <w:p w14:paraId="282098EE" w14:textId="77777777" w:rsidR="004C7925" w:rsidRDefault="004C7925" w:rsidP="004C7925">
            <w:pPr>
              <w:pStyle w:val="EngHang"/>
            </w:pPr>
            <w:r>
              <w:t>You are the friend of the Bridegroom,</w:t>
            </w:r>
          </w:p>
          <w:p w14:paraId="0597A66D" w14:textId="77777777" w:rsidR="004C7925" w:rsidRPr="00AB2F8A" w:rsidRDefault="004C7925" w:rsidP="004C7925">
            <w:pPr>
              <w:pStyle w:val="EngHangEnd"/>
            </w:pPr>
            <w:r>
              <w:t>The Lamb of God.</w:t>
            </w:r>
          </w:p>
        </w:tc>
        <w:tc>
          <w:tcPr>
            <w:tcW w:w="288" w:type="dxa"/>
          </w:tcPr>
          <w:p w14:paraId="25D84D69" w14:textId="77777777" w:rsidR="004C7925" w:rsidRDefault="004C7925" w:rsidP="0004345A"/>
        </w:tc>
        <w:tc>
          <w:tcPr>
            <w:tcW w:w="288" w:type="dxa"/>
          </w:tcPr>
          <w:p w14:paraId="761E7641" w14:textId="77777777" w:rsidR="004C7925" w:rsidRDefault="004C7925" w:rsidP="0004345A">
            <w:pPr>
              <w:pStyle w:val="CopticCross"/>
            </w:pPr>
            <w:r w:rsidRPr="00FB5ACB">
              <w:t>¿</w:t>
            </w:r>
          </w:p>
        </w:tc>
        <w:tc>
          <w:tcPr>
            <w:tcW w:w="3960" w:type="dxa"/>
          </w:tcPr>
          <w:p w14:paraId="09AB95E6" w14:textId="77777777" w:rsidR="004C7925" w:rsidRDefault="004C7925" w:rsidP="004C7925">
            <w:pPr>
              <w:pStyle w:val="CopticVersemulti-line"/>
            </w:pPr>
            <w:r>
              <w:t>Ⲛⲑⲟⲕ ⲟⲩϩⲟⲩⲟ̀ ⲙ̀ⲡ̀ⲣⲟⲫⲏⲧⲏⲥ:</w:t>
            </w:r>
          </w:p>
          <w:p w14:paraId="16A25CD1" w14:textId="77777777" w:rsidR="004C7925" w:rsidRDefault="004C7925" w:rsidP="004C7925">
            <w:pPr>
              <w:pStyle w:val="CopticVersemulti-line"/>
            </w:pPr>
            <w:r>
              <w:t>ⲁⲕϭⲓⲥⲓ ϧⲉⲛ ϯⲙⲉⲑⲙⲏⲓ:</w:t>
            </w:r>
          </w:p>
          <w:p w14:paraId="6DCF839B" w14:textId="77777777" w:rsidR="004C7925" w:rsidRDefault="004C7925" w:rsidP="004C7925">
            <w:pPr>
              <w:pStyle w:val="CopticVersemulti-line"/>
            </w:pPr>
            <w:r>
              <w:t>ⲛ̀ⲑⲟⲕ ⲡⲉ ⲡ̀ϣ̀ⲫⲏⲣ ⲙ̀ⲡⲓⲡⲁⲧϣⲉⲗⲉⲧ:</w:t>
            </w:r>
          </w:p>
          <w:p w14:paraId="4CF8CEAA" w14:textId="77777777" w:rsidR="004C7925" w:rsidRDefault="004C7925" w:rsidP="004C7925">
            <w:pPr>
              <w:pStyle w:val="CopticHangingVerse"/>
            </w:pPr>
            <w:r>
              <w:t>ⲡⲓϩⲓⲏⲃ ⲛ̀ⲧⲉ Ⲫϯ.</w:t>
            </w:r>
          </w:p>
        </w:tc>
      </w:tr>
      <w:tr w:rsidR="004C7925" w14:paraId="4E0A0D27" w14:textId="77777777" w:rsidTr="0004345A">
        <w:trPr>
          <w:cantSplit/>
          <w:jc w:val="center"/>
        </w:trPr>
        <w:tc>
          <w:tcPr>
            <w:tcW w:w="288" w:type="dxa"/>
          </w:tcPr>
          <w:p w14:paraId="792AEBC0" w14:textId="77777777" w:rsidR="004C7925" w:rsidRDefault="004C7925" w:rsidP="0004345A">
            <w:pPr>
              <w:pStyle w:val="CopticCross"/>
            </w:pPr>
          </w:p>
        </w:tc>
        <w:tc>
          <w:tcPr>
            <w:tcW w:w="3960" w:type="dxa"/>
          </w:tcPr>
          <w:p w14:paraId="7EA32D58" w14:textId="77777777" w:rsidR="004C7925" w:rsidRDefault="004C7925" w:rsidP="004C7925">
            <w:pPr>
              <w:pStyle w:val="EngHang"/>
            </w:pPr>
            <w:r>
              <w:t>You have witnessed to the True Light,</w:t>
            </w:r>
          </w:p>
          <w:p w14:paraId="550F764A" w14:textId="77777777" w:rsidR="004C7925" w:rsidRDefault="004C7925" w:rsidP="004C7925">
            <w:pPr>
              <w:pStyle w:val="EngHang"/>
            </w:pPr>
            <w:r>
              <w:t>Which came into the world,</w:t>
            </w:r>
          </w:p>
          <w:p w14:paraId="4D39CF52" w14:textId="77777777" w:rsidR="004C7925" w:rsidRDefault="004C7925" w:rsidP="004C7925">
            <w:pPr>
              <w:pStyle w:val="EngHang"/>
            </w:pPr>
            <w:r>
              <w:t>And those who believed on His Name</w:t>
            </w:r>
          </w:p>
          <w:p w14:paraId="3DD35FD8" w14:textId="77777777" w:rsidR="004C7925" w:rsidRPr="004B35B0" w:rsidRDefault="004C7925" w:rsidP="004C7925">
            <w:pPr>
              <w:pStyle w:val="EngHangEnd"/>
            </w:pPr>
            <w:r>
              <w:t>Became children of the Light.</w:t>
            </w:r>
          </w:p>
        </w:tc>
        <w:tc>
          <w:tcPr>
            <w:tcW w:w="288" w:type="dxa"/>
          </w:tcPr>
          <w:p w14:paraId="7110C040" w14:textId="77777777" w:rsidR="004C7925" w:rsidRDefault="004C7925" w:rsidP="0004345A"/>
        </w:tc>
        <w:tc>
          <w:tcPr>
            <w:tcW w:w="288" w:type="dxa"/>
          </w:tcPr>
          <w:p w14:paraId="2AAC4ED6" w14:textId="77777777" w:rsidR="004C7925" w:rsidRDefault="004C7925" w:rsidP="0004345A">
            <w:pPr>
              <w:pStyle w:val="CopticCross"/>
            </w:pPr>
          </w:p>
        </w:tc>
        <w:tc>
          <w:tcPr>
            <w:tcW w:w="3960" w:type="dxa"/>
          </w:tcPr>
          <w:p w14:paraId="2F593DB0" w14:textId="77777777" w:rsidR="004C7925" w:rsidRDefault="004C7925" w:rsidP="004C7925">
            <w:pPr>
              <w:pStyle w:val="CopticVersemulti-line"/>
            </w:pPr>
            <w:r>
              <w:t>Ⲁⲕⲉⲣⲙⲉⲑⲣⲉ ϧⲁ ⲡⲓⲟⲩⲱⲓⲛⲓ:</w:t>
            </w:r>
          </w:p>
          <w:p w14:paraId="0DA04987" w14:textId="77777777" w:rsidR="004C7925" w:rsidRDefault="004C7925" w:rsidP="004C7925">
            <w:pPr>
              <w:pStyle w:val="CopticVersemulti-line"/>
            </w:pPr>
            <w:r>
              <w:t>ⲛ̀ⲧⲁⲫ̀ⲙⲏⲓ ⲉ̀ⲧⲁϥⲓ̀ ⲉ̀ⲡⲓⲕⲟⲥⲙⲟⲥ:</w:t>
            </w:r>
          </w:p>
          <w:p w14:paraId="5931898C" w14:textId="77777777" w:rsidR="004C7925" w:rsidRDefault="004C7925" w:rsidP="004C7925">
            <w:pPr>
              <w:pStyle w:val="CopticVersemulti-line"/>
            </w:pPr>
            <w:r>
              <w:t>ⲛⲏⲉⲑⲛⲁϩϯ ⲉ̀ⲡⲉϥⲣⲁⲛ:</w:t>
            </w:r>
          </w:p>
          <w:p w14:paraId="5C76A0F7" w14:textId="77777777" w:rsidR="004C7925" w:rsidRDefault="004C7925" w:rsidP="004C7925">
            <w:pPr>
              <w:pStyle w:val="CopticHangingVerse"/>
            </w:pPr>
            <w:r>
              <w:t>ⲁⲩϣⲱⲡⲓ ⲛ̀ϣⲏⲣⲓ ⲛ̀ⲧⲉ ⲡⲓⲟⲩⲱⲓⲛⲓ.</w:t>
            </w:r>
          </w:p>
        </w:tc>
      </w:tr>
      <w:tr w:rsidR="004C7925" w14:paraId="69CA88F4" w14:textId="77777777" w:rsidTr="0004345A">
        <w:trPr>
          <w:cantSplit/>
          <w:jc w:val="center"/>
        </w:trPr>
        <w:tc>
          <w:tcPr>
            <w:tcW w:w="288" w:type="dxa"/>
          </w:tcPr>
          <w:p w14:paraId="72A780CF" w14:textId="77777777" w:rsidR="004C7925" w:rsidRDefault="004C7925" w:rsidP="0004345A">
            <w:pPr>
              <w:pStyle w:val="CopticCross"/>
            </w:pPr>
            <w:r w:rsidRPr="00FB5ACB">
              <w:t>¿</w:t>
            </w:r>
          </w:p>
        </w:tc>
        <w:tc>
          <w:tcPr>
            <w:tcW w:w="3960" w:type="dxa"/>
          </w:tcPr>
          <w:p w14:paraId="1F0577C4" w14:textId="77777777" w:rsidR="004C7925" w:rsidRDefault="004C7925" w:rsidP="004C7925">
            <w:pPr>
              <w:pStyle w:val="EngHang"/>
            </w:pPr>
            <w:r>
              <w:t>Intercede on our behalf,</w:t>
            </w:r>
          </w:p>
          <w:p w14:paraId="2FD069B4" w14:textId="77777777" w:rsidR="004C7925" w:rsidRDefault="004C7925" w:rsidP="004C7925">
            <w:pPr>
              <w:pStyle w:val="EngHang"/>
            </w:pPr>
            <w:r>
              <w:t>O forerunner and baptiser,</w:t>
            </w:r>
          </w:p>
          <w:p w14:paraId="6973ED83" w14:textId="77777777" w:rsidR="004C7925" w:rsidRDefault="004C7925" w:rsidP="004C7925">
            <w:pPr>
              <w:pStyle w:val="EngHang"/>
            </w:pPr>
            <w:r>
              <w:t>John the Baptist,</w:t>
            </w:r>
          </w:p>
          <w:p w14:paraId="1F6BB39A" w14:textId="77777777" w:rsidR="004C7925" w:rsidRDefault="004C7925" w:rsidP="004C7925">
            <w:pPr>
              <w:pStyle w:val="EngHangEnd"/>
            </w:pPr>
            <w:r>
              <w:t>That He may forgive us our sins.</w:t>
            </w:r>
          </w:p>
        </w:tc>
        <w:tc>
          <w:tcPr>
            <w:tcW w:w="288" w:type="dxa"/>
          </w:tcPr>
          <w:p w14:paraId="01D5DBD6" w14:textId="77777777" w:rsidR="004C7925" w:rsidRDefault="004C7925" w:rsidP="0004345A"/>
        </w:tc>
        <w:tc>
          <w:tcPr>
            <w:tcW w:w="288" w:type="dxa"/>
          </w:tcPr>
          <w:p w14:paraId="045F5FC3" w14:textId="77777777" w:rsidR="004C7925" w:rsidRDefault="004C7925" w:rsidP="0004345A">
            <w:pPr>
              <w:pStyle w:val="CopticCross"/>
            </w:pPr>
            <w:r w:rsidRPr="00FB5ACB">
              <w:t>¿</w:t>
            </w:r>
          </w:p>
        </w:tc>
        <w:tc>
          <w:tcPr>
            <w:tcW w:w="3960" w:type="dxa"/>
          </w:tcPr>
          <w:p w14:paraId="59E9661A" w14:textId="77777777" w:rsidR="004C7925" w:rsidRDefault="004C7925" w:rsidP="004C7925">
            <w:pPr>
              <w:pStyle w:val="CopticVersemulti-line"/>
            </w:pPr>
            <w:r>
              <w:t>Ⲁⲣⲓⲡ̀ⲣⲉⲥϣⲉⲩⲓⲛ ⲉ̀ϩ̀ⲣⲏⲓ ⲉ̀ϫⲱⲛ:</w:t>
            </w:r>
          </w:p>
          <w:p w14:paraId="69FECEFF" w14:textId="77777777" w:rsidR="004C7925" w:rsidRDefault="004C7925" w:rsidP="004C7925">
            <w:pPr>
              <w:pStyle w:val="CopticVersemulti-line"/>
            </w:pPr>
            <w:r>
              <w:t>ⲱ̀ ⲡⲓⲡ̀ⲣⲟⲇⲣⲟⲙⲟⲥ ⲙ̀ⲃⲁⲡⲧⲓⲥⲧⲏⲥ:</w:t>
            </w:r>
          </w:p>
          <w:p w14:paraId="6F57FC34" w14:textId="77777777" w:rsidR="004C7925" w:rsidRDefault="004C7925" w:rsidP="004C7925">
            <w:pPr>
              <w:pStyle w:val="CopticVersemulti-line"/>
            </w:pPr>
            <w:r>
              <w:t>Ⲓⲱⲁⲛⲛⲏⲥ ⲡⲓⲣⲉϥϯⲱⲙⲥ:</w:t>
            </w:r>
          </w:p>
          <w:p w14:paraId="1D73427D" w14:textId="77777777" w:rsidR="004C7925" w:rsidRDefault="004C7925" w:rsidP="004C7925">
            <w:pPr>
              <w:pStyle w:val="CopticHangingVerse"/>
            </w:pPr>
            <w:r>
              <w:t>ⲛ̀ⲧⲉϥⲭⲁ ⲛⲉⲛⲛⲟⲃⲓ ⲛⲁⲛ ⲉ̀ⲃⲟⲗ.</w:t>
            </w:r>
          </w:p>
        </w:tc>
      </w:tr>
    </w:tbl>
    <w:p w14:paraId="19F4E6CA" w14:textId="77777777" w:rsidR="004C7925" w:rsidRDefault="004C7925" w:rsidP="004C7925">
      <w:pPr>
        <w:pStyle w:val="Heading3"/>
      </w:pPr>
      <w:bookmarkStart w:id="1137" w:name="_Ref434488546"/>
      <w:r>
        <w:t>Another Doxology of St. John the Baptist</w:t>
      </w:r>
      <w:bookmarkEnd w:id="11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925" w14:paraId="44D11D26" w14:textId="77777777" w:rsidTr="0004345A">
        <w:trPr>
          <w:cantSplit/>
          <w:jc w:val="center"/>
        </w:trPr>
        <w:tc>
          <w:tcPr>
            <w:tcW w:w="288" w:type="dxa"/>
          </w:tcPr>
          <w:p w14:paraId="6346874E" w14:textId="77777777" w:rsidR="004C7925" w:rsidRDefault="004C7925" w:rsidP="0004345A">
            <w:pPr>
              <w:pStyle w:val="CopticCross"/>
            </w:pPr>
          </w:p>
        </w:tc>
        <w:tc>
          <w:tcPr>
            <w:tcW w:w="3960" w:type="dxa"/>
          </w:tcPr>
          <w:p w14:paraId="23C1B6D2" w14:textId="77777777" w:rsidR="004C7925" w:rsidRDefault="004C7925" w:rsidP="004C7925">
            <w:pPr>
              <w:pStyle w:val="EngHang"/>
            </w:pPr>
            <w:r>
              <w:t>John has borne witness</w:t>
            </w:r>
          </w:p>
          <w:p w14:paraId="598F56F3" w14:textId="77777777" w:rsidR="004C7925" w:rsidRDefault="004C7925" w:rsidP="004C7925">
            <w:pPr>
              <w:pStyle w:val="EngHang"/>
            </w:pPr>
            <w:r>
              <w:t>In the four Gospels,</w:t>
            </w:r>
          </w:p>
          <w:p w14:paraId="6B079F1C" w14:textId="77777777" w:rsidR="004C7925" w:rsidRDefault="004C7925" w:rsidP="004C7925">
            <w:pPr>
              <w:pStyle w:val="EngHang"/>
            </w:pPr>
            <w:r>
              <w:t>“I have baptised my Saviour</w:t>
            </w:r>
          </w:p>
          <w:p w14:paraId="1E6FF886" w14:textId="77777777" w:rsidR="004C7925" w:rsidRDefault="004C7925" w:rsidP="004C7925">
            <w:pPr>
              <w:pStyle w:val="EngHangEnd"/>
            </w:pPr>
            <w:r>
              <w:t>In the waters of the Jordan.</w:t>
            </w:r>
          </w:p>
        </w:tc>
        <w:tc>
          <w:tcPr>
            <w:tcW w:w="288" w:type="dxa"/>
          </w:tcPr>
          <w:p w14:paraId="489DF031" w14:textId="77777777" w:rsidR="004C7925" w:rsidRDefault="004C7925" w:rsidP="0004345A"/>
        </w:tc>
        <w:tc>
          <w:tcPr>
            <w:tcW w:w="288" w:type="dxa"/>
          </w:tcPr>
          <w:p w14:paraId="6E145486" w14:textId="77777777" w:rsidR="004C7925" w:rsidRDefault="004C7925" w:rsidP="0004345A">
            <w:pPr>
              <w:pStyle w:val="CopticCross"/>
            </w:pPr>
          </w:p>
        </w:tc>
        <w:tc>
          <w:tcPr>
            <w:tcW w:w="3960" w:type="dxa"/>
          </w:tcPr>
          <w:p w14:paraId="1CFB98E2" w14:textId="77777777" w:rsidR="004C7925" w:rsidRDefault="004C7925" w:rsidP="004C7925">
            <w:pPr>
              <w:pStyle w:val="CopticVersemulti-line"/>
            </w:pPr>
            <w:r>
              <w:t>Ⲁϥⲉⲣⲙⲉⲑⲣⲉ ⲛ̀ϫⲉ Ⲓⲱⲁⲛⲛⲏⲥ:</w:t>
            </w:r>
          </w:p>
          <w:p w14:paraId="7B24E7D8" w14:textId="77777777" w:rsidR="004C7925" w:rsidRDefault="004C7925" w:rsidP="004C7925">
            <w:pPr>
              <w:pStyle w:val="CopticVersemulti-line"/>
            </w:pPr>
            <w:r>
              <w:t>ϧⲉⲛ ⲡⲓϥ̀ⲧⲟⲩ ⲛ̀ⲉⲩⲁⲅⲅⲉⲗⲓⲟⲛ:</w:t>
            </w:r>
          </w:p>
          <w:p w14:paraId="51DF5030" w14:textId="77777777" w:rsidR="004C7925" w:rsidRDefault="004C7925" w:rsidP="004C7925">
            <w:pPr>
              <w:pStyle w:val="CopticVersemulti-line"/>
            </w:pPr>
            <w:r>
              <w:t>ϫⲉ ⲁⲓϯⲱⲙⲥ ⲙ̀Ⲡⲁⲥⲱⲧⲏⲣ:</w:t>
            </w:r>
          </w:p>
          <w:p w14:paraId="7F14320D" w14:textId="77777777" w:rsidR="004C7925" w:rsidRPr="00C35319" w:rsidRDefault="004C7925" w:rsidP="004C7925">
            <w:pPr>
              <w:pStyle w:val="CopticHangingVerse"/>
            </w:pPr>
            <w:r>
              <w:t>ϧⲉⲛ ⲛⲓⲙⲱⲟⲩ ⲛ̀ⲧⲉ ⲡⲓⲒⲟⲣⲇⲁⲛⲏⲥ.</w:t>
            </w:r>
          </w:p>
        </w:tc>
      </w:tr>
      <w:tr w:rsidR="004C7925" w14:paraId="6B0B60C4" w14:textId="77777777" w:rsidTr="0004345A">
        <w:trPr>
          <w:cantSplit/>
          <w:jc w:val="center"/>
        </w:trPr>
        <w:tc>
          <w:tcPr>
            <w:tcW w:w="288" w:type="dxa"/>
          </w:tcPr>
          <w:p w14:paraId="25582189" w14:textId="77777777" w:rsidR="004C7925" w:rsidRDefault="004C7925" w:rsidP="0004345A">
            <w:pPr>
              <w:pStyle w:val="CopticCross"/>
            </w:pPr>
            <w:r w:rsidRPr="00FB5ACB">
              <w:t>¿</w:t>
            </w:r>
          </w:p>
        </w:tc>
        <w:tc>
          <w:tcPr>
            <w:tcW w:w="3960" w:type="dxa"/>
          </w:tcPr>
          <w:p w14:paraId="410B395F" w14:textId="77777777" w:rsidR="004C7925" w:rsidRDefault="004C7925" w:rsidP="004C7925">
            <w:pPr>
              <w:pStyle w:val="EngHang"/>
            </w:pPr>
            <w:r>
              <w:t>I saw the Holy Spirit</w:t>
            </w:r>
          </w:p>
          <w:p w14:paraId="66A4B89E" w14:textId="77777777" w:rsidR="004C7925" w:rsidRDefault="004C7925" w:rsidP="004C7925">
            <w:pPr>
              <w:pStyle w:val="EngHang"/>
            </w:pPr>
            <w:r>
              <w:t>Descending from the heavens;</w:t>
            </w:r>
          </w:p>
          <w:p w14:paraId="584B6DB3" w14:textId="77777777" w:rsidR="004C7925" w:rsidRDefault="004C7925" w:rsidP="004C7925">
            <w:pPr>
              <w:pStyle w:val="EngHang"/>
            </w:pPr>
            <w:r>
              <w:t>I heard the voice of the Father,</w:t>
            </w:r>
          </w:p>
          <w:p w14:paraId="60BC3FDF" w14:textId="77777777" w:rsidR="004C7925" w:rsidRPr="00AB2F8A" w:rsidRDefault="004C7925" w:rsidP="004C7925">
            <w:pPr>
              <w:pStyle w:val="EngHangEnd"/>
            </w:pPr>
            <w:r>
              <w:t>Proclaiming and saying,</w:t>
            </w:r>
          </w:p>
        </w:tc>
        <w:tc>
          <w:tcPr>
            <w:tcW w:w="288" w:type="dxa"/>
          </w:tcPr>
          <w:p w14:paraId="30EB31AB" w14:textId="77777777" w:rsidR="004C7925" w:rsidRDefault="004C7925" w:rsidP="0004345A"/>
        </w:tc>
        <w:tc>
          <w:tcPr>
            <w:tcW w:w="288" w:type="dxa"/>
          </w:tcPr>
          <w:p w14:paraId="49DD36ED" w14:textId="77777777" w:rsidR="004C7925" w:rsidRDefault="004C7925" w:rsidP="0004345A">
            <w:pPr>
              <w:pStyle w:val="CopticCross"/>
            </w:pPr>
            <w:r w:rsidRPr="00FB5ACB">
              <w:t>¿</w:t>
            </w:r>
          </w:p>
        </w:tc>
        <w:tc>
          <w:tcPr>
            <w:tcW w:w="3960" w:type="dxa"/>
          </w:tcPr>
          <w:p w14:paraId="4690F8B7" w14:textId="77777777" w:rsidR="004C7925" w:rsidRDefault="004C7925" w:rsidP="004C7925">
            <w:pPr>
              <w:pStyle w:val="CopticVersemulti-line"/>
            </w:pPr>
            <w:r>
              <w:t>Ⲁⲓⲛⲁⲩ ⲉ̀Ⲡⲓⲡ̄ⲛ̄ⲁ̄ ⲉ̄ⲑ̄ⲩ̄:</w:t>
            </w:r>
          </w:p>
          <w:p w14:paraId="42A25D6C" w14:textId="77777777" w:rsidR="004C7925" w:rsidRDefault="004C7925" w:rsidP="004C7925">
            <w:pPr>
              <w:pStyle w:val="CopticVersemulti-line"/>
            </w:pPr>
            <w:r>
              <w:t>ⲉ̀ⲧⲁϥⲓ̀ ⲉ̀ⲡⲉⲥⲏⲧ ⲉ̀ⲃⲟⲗ ϧⲉⲛ ⲧ̀ⲫⲉ:</w:t>
            </w:r>
          </w:p>
          <w:p w14:paraId="69E6C303" w14:textId="77777777" w:rsidR="004C7925" w:rsidRDefault="004C7925" w:rsidP="004C7925">
            <w:pPr>
              <w:pStyle w:val="CopticVersemulti-line"/>
            </w:pPr>
            <w:r>
              <w:t>ⲁⲓⲥⲱⲧⲉⲙ ⲉ̀ⲧ̀ⲥ̀ⲙⲏ ⲛ̀ⲧⲉ Ⲫⲓⲱⲧ:</w:t>
            </w:r>
          </w:p>
          <w:p w14:paraId="54D42E91" w14:textId="77777777" w:rsidR="004C7925" w:rsidRPr="008153EB" w:rsidRDefault="004C7925" w:rsidP="004C7925">
            <w:pPr>
              <w:pStyle w:val="CopticHangingVerse"/>
              <w:rPr>
                <w:rFonts w:ascii="Arial Unicode MS" w:eastAsia="Arial Unicode MS" w:hAnsi="Arial Unicode MS" w:cs="Arial Unicode MS"/>
              </w:rPr>
            </w:pPr>
            <w:r>
              <w:t>ⲉⲥⲱϣ ⲉ̀ⲃⲟⲗ ⲉⲥϫⲱ ⲙ̀ⲙⲟⲥ.</w:t>
            </w:r>
          </w:p>
        </w:tc>
      </w:tr>
      <w:tr w:rsidR="004C7925" w14:paraId="7EB29E24" w14:textId="77777777" w:rsidTr="0004345A">
        <w:trPr>
          <w:cantSplit/>
          <w:jc w:val="center"/>
        </w:trPr>
        <w:tc>
          <w:tcPr>
            <w:tcW w:w="288" w:type="dxa"/>
          </w:tcPr>
          <w:p w14:paraId="2E8C3537" w14:textId="77777777" w:rsidR="004C7925" w:rsidRDefault="004C7925" w:rsidP="0004345A">
            <w:pPr>
              <w:pStyle w:val="CopticCross"/>
            </w:pPr>
          </w:p>
        </w:tc>
        <w:tc>
          <w:tcPr>
            <w:tcW w:w="3960" w:type="dxa"/>
          </w:tcPr>
          <w:p w14:paraId="53E25C1E" w14:textId="77777777" w:rsidR="004C7925" w:rsidRDefault="004C7925" w:rsidP="004C7925">
            <w:pPr>
              <w:pStyle w:val="EngHang"/>
            </w:pPr>
            <w:r>
              <w:t>‘This is My Beloved Son,</w:t>
            </w:r>
          </w:p>
          <w:p w14:paraId="2DF4BC46" w14:textId="77777777" w:rsidR="004C7925" w:rsidRDefault="004C7925" w:rsidP="004C7925">
            <w:pPr>
              <w:pStyle w:val="EngHang"/>
            </w:pPr>
            <w:r>
              <w:t>In Whom My soul is [well] pleased,</w:t>
            </w:r>
          </w:p>
          <w:p w14:paraId="20E786F3" w14:textId="77777777" w:rsidR="004C7925" w:rsidRDefault="004C7925" w:rsidP="004C7925">
            <w:pPr>
              <w:pStyle w:val="EngHang"/>
            </w:pPr>
            <w:r>
              <w:t>He has done my will, hear Him,</w:t>
            </w:r>
          </w:p>
          <w:p w14:paraId="6D30D09F" w14:textId="77777777" w:rsidR="004C7925" w:rsidRPr="004B35B0" w:rsidRDefault="004C7925" w:rsidP="004C7925">
            <w:pPr>
              <w:pStyle w:val="EngHangEnd"/>
            </w:pPr>
            <w:r>
              <w:t>For He is the Giver of Life.</w:t>
            </w:r>
          </w:p>
        </w:tc>
        <w:tc>
          <w:tcPr>
            <w:tcW w:w="288" w:type="dxa"/>
          </w:tcPr>
          <w:p w14:paraId="04C05462" w14:textId="77777777" w:rsidR="004C7925" w:rsidRDefault="004C7925" w:rsidP="0004345A"/>
        </w:tc>
        <w:tc>
          <w:tcPr>
            <w:tcW w:w="288" w:type="dxa"/>
          </w:tcPr>
          <w:p w14:paraId="6171E760" w14:textId="77777777" w:rsidR="004C7925" w:rsidRDefault="004C7925" w:rsidP="0004345A">
            <w:pPr>
              <w:pStyle w:val="CopticCross"/>
            </w:pPr>
          </w:p>
        </w:tc>
        <w:tc>
          <w:tcPr>
            <w:tcW w:w="3960" w:type="dxa"/>
          </w:tcPr>
          <w:p w14:paraId="69C63B6B" w14:textId="77777777" w:rsidR="004C7925" w:rsidRDefault="004C7925" w:rsidP="004C7925">
            <w:pPr>
              <w:pStyle w:val="CopticVersemulti-line"/>
            </w:pPr>
            <w:r>
              <w:t>Ϫⲉ ⲫⲁⲓ ⲡⲉ ⲡⲁϣⲏⲣⲓ ⲡⲁⲙⲉⲛⲣⲓⲧ:</w:t>
            </w:r>
          </w:p>
          <w:p w14:paraId="74E26723" w14:textId="77777777" w:rsidR="004C7925" w:rsidRDefault="004C7925" w:rsidP="004C7925">
            <w:pPr>
              <w:pStyle w:val="CopticVersemulti-line"/>
            </w:pPr>
            <w:r>
              <w:t>ⲉ̀ⲧⲁ ⲧⲁⲯⲩⲭⲏ ϯⲙⲁϯ ⲛ̀ϧⲏⲧϥ:</w:t>
            </w:r>
          </w:p>
          <w:p w14:paraId="2C9B9FCE" w14:textId="77777777" w:rsidR="004C7925" w:rsidRDefault="004C7925" w:rsidP="004C7925">
            <w:pPr>
              <w:pStyle w:val="CopticVersemulti-line"/>
            </w:pPr>
            <w:r>
              <w:t>ⲁϥⲉⲣⲡⲁⲟⲩⲱϣ ⲥⲱⲧⲉⲙ ⲛ̀ⲥⲱϥ:</w:t>
            </w:r>
          </w:p>
          <w:p w14:paraId="694E5F80" w14:textId="77777777" w:rsidR="004C7925" w:rsidRDefault="004C7925" w:rsidP="004C7925">
            <w:pPr>
              <w:pStyle w:val="CopticHangingVerse"/>
            </w:pPr>
            <w:r>
              <w:t>ϫⲉ ⲛ̀ⲑⲟϥ ⲡⲉ ⲡⲓⲣⲉϥⲧⲁⲛϧⲟ.</w:t>
            </w:r>
          </w:p>
        </w:tc>
      </w:tr>
      <w:tr w:rsidR="004C7925" w14:paraId="7F62323C" w14:textId="77777777" w:rsidTr="0004345A">
        <w:trPr>
          <w:cantSplit/>
          <w:jc w:val="center"/>
        </w:trPr>
        <w:tc>
          <w:tcPr>
            <w:tcW w:w="288" w:type="dxa"/>
          </w:tcPr>
          <w:p w14:paraId="2569D9D2" w14:textId="77777777" w:rsidR="004C7925" w:rsidRDefault="004C7925" w:rsidP="0004345A">
            <w:pPr>
              <w:pStyle w:val="CopticCross"/>
            </w:pPr>
            <w:r w:rsidRPr="00FB5ACB">
              <w:t>¿</w:t>
            </w:r>
          </w:p>
        </w:tc>
        <w:tc>
          <w:tcPr>
            <w:tcW w:w="3960" w:type="dxa"/>
          </w:tcPr>
          <w:p w14:paraId="68D601D0" w14:textId="77777777" w:rsidR="004C7925" w:rsidRDefault="004C7925" w:rsidP="004C7925">
            <w:pPr>
              <w:pStyle w:val="EngHang"/>
            </w:pPr>
            <w:r>
              <w:t>Intercede on our behalf,</w:t>
            </w:r>
          </w:p>
          <w:p w14:paraId="75106F10" w14:textId="77777777" w:rsidR="004C7925" w:rsidRDefault="004C7925" w:rsidP="004C7925">
            <w:pPr>
              <w:pStyle w:val="EngHang"/>
            </w:pPr>
            <w:r>
              <w:t>O forerunner and baptiser,</w:t>
            </w:r>
          </w:p>
          <w:p w14:paraId="1281A53D" w14:textId="77777777" w:rsidR="004C7925" w:rsidRDefault="004C7925" w:rsidP="004C7925">
            <w:pPr>
              <w:pStyle w:val="EngHang"/>
            </w:pPr>
            <w:r>
              <w:t>John the Baptist,</w:t>
            </w:r>
          </w:p>
          <w:p w14:paraId="12ACC258" w14:textId="77777777" w:rsidR="004C7925" w:rsidRDefault="004C7925" w:rsidP="004C7925">
            <w:pPr>
              <w:pStyle w:val="EngHangEnd"/>
            </w:pPr>
            <w:r>
              <w:t>That He may forgive us our sins.</w:t>
            </w:r>
          </w:p>
        </w:tc>
        <w:tc>
          <w:tcPr>
            <w:tcW w:w="288" w:type="dxa"/>
          </w:tcPr>
          <w:p w14:paraId="08A871C1" w14:textId="77777777" w:rsidR="004C7925" w:rsidRDefault="004C7925" w:rsidP="0004345A"/>
        </w:tc>
        <w:tc>
          <w:tcPr>
            <w:tcW w:w="288" w:type="dxa"/>
          </w:tcPr>
          <w:p w14:paraId="4120AD0A" w14:textId="77777777" w:rsidR="004C7925" w:rsidRDefault="004C7925" w:rsidP="0004345A">
            <w:pPr>
              <w:pStyle w:val="CopticCross"/>
            </w:pPr>
            <w:r w:rsidRPr="00FB5ACB">
              <w:t>¿</w:t>
            </w:r>
          </w:p>
        </w:tc>
        <w:tc>
          <w:tcPr>
            <w:tcW w:w="3960" w:type="dxa"/>
          </w:tcPr>
          <w:p w14:paraId="1D9B2DC1" w14:textId="77777777" w:rsidR="004C7925" w:rsidRDefault="004C7925" w:rsidP="004C7925">
            <w:pPr>
              <w:pStyle w:val="CopticVersemulti-line"/>
            </w:pPr>
            <w:r>
              <w:t>Ⲁⲣⲓⲡ̀ⲣⲉⲥⲃⲉⲩⲓⲛ ⲉ̀ϩ̀ⲣⲏⲓ ⲉ̀ϫⲱⲛ:</w:t>
            </w:r>
          </w:p>
          <w:p w14:paraId="653705C6" w14:textId="77777777" w:rsidR="004C7925" w:rsidRDefault="004C7925" w:rsidP="004C7925">
            <w:pPr>
              <w:pStyle w:val="CopticVersemulti-line"/>
            </w:pPr>
            <w:r>
              <w:t>ⲱ̀ ⲡⲓⲡ̀ⲣⲟⲇⲣⲟⲙⲟⲥ ⲙ̀ⲃⲁⲡⲧⲓⲥⲧⲏⲥ:</w:t>
            </w:r>
          </w:p>
          <w:p w14:paraId="0AE573C5" w14:textId="77777777" w:rsidR="004C7925" w:rsidRDefault="004C7925" w:rsidP="004C7925">
            <w:pPr>
              <w:pStyle w:val="CopticVersemulti-line"/>
            </w:pPr>
            <w:r>
              <w:t>Ⲓⲱⲁⲛⲛⲏⲥ ⲡⲓⲣⲉϥϯⲱⲙⲥ:</w:t>
            </w:r>
          </w:p>
          <w:p w14:paraId="1F970331" w14:textId="77777777" w:rsidR="004C7925" w:rsidRDefault="004C7925" w:rsidP="004C7925">
            <w:pPr>
              <w:pStyle w:val="CopticHangingVerse"/>
            </w:pPr>
            <w:r>
              <w:t>ⲛ̀ⲧⲉϥⲭⲁ ⲛⲉⲛⲛⲟⲃⲓ ⲛⲁⲛ ⲉ̀ⲃⲟⲗ.</w:t>
            </w:r>
          </w:p>
        </w:tc>
      </w:tr>
    </w:tbl>
    <w:p w14:paraId="752E13EA" w14:textId="77777777" w:rsidR="004C7F73" w:rsidRDefault="004C7F73" w:rsidP="004C7F73">
      <w:pPr>
        <w:pStyle w:val="Heading3"/>
      </w:pPr>
      <w:bookmarkStart w:id="1138" w:name="_Ref434488644"/>
      <w:r>
        <w:lastRenderedPageBreak/>
        <w:t>A Doxology for the Apostles</w:t>
      </w:r>
      <w:bookmarkEnd w:id="11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583477ED" w14:textId="77777777" w:rsidTr="004C7F73">
        <w:trPr>
          <w:cantSplit/>
          <w:jc w:val="center"/>
        </w:trPr>
        <w:tc>
          <w:tcPr>
            <w:tcW w:w="288" w:type="dxa"/>
          </w:tcPr>
          <w:p w14:paraId="03BEFC69" w14:textId="77777777" w:rsidR="004C7F73" w:rsidRDefault="004C7F73" w:rsidP="004C7F73">
            <w:pPr>
              <w:pStyle w:val="CopticCross"/>
            </w:pPr>
          </w:p>
        </w:tc>
        <w:tc>
          <w:tcPr>
            <w:tcW w:w="3960" w:type="dxa"/>
          </w:tcPr>
          <w:p w14:paraId="50E5FA1F" w14:textId="77777777" w:rsidR="004C7F73" w:rsidRDefault="004C7F73" w:rsidP="004C7F73">
            <w:pPr>
              <w:pStyle w:val="EngHang"/>
            </w:pPr>
            <w:r>
              <w:t>The first among the Apostles,</w:t>
            </w:r>
          </w:p>
          <w:p w14:paraId="21B95706" w14:textId="77777777" w:rsidR="004C7F73" w:rsidRDefault="004C7F73" w:rsidP="004C7F73">
            <w:pPr>
              <w:pStyle w:val="EngHang"/>
            </w:pPr>
            <w:r>
              <w:t xml:space="preserve">Is </w:t>
            </w:r>
            <w:commentRangeStart w:id="1139"/>
            <w:r>
              <w:t xml:space="preserve">called </w:t>
            </w:r>
            <w:commentRangeEnd w:id="1139"/>
            <w:r>
              <w:rPr>
                <w:rStyle w:val="CommentReference"/>
                <w:rFonts w:ascii="Times New Roman" w:eastAsiaTheme="minorHAnsi" w:hAnsi="Times New Roman" w:cstheme="minorBidi"/>
                <w:color w:val="auto"/>
              </w:rPr>
              <w:commentReference w:id="1139"/>
            </w:r>
            <w:r>
              <w:t>“Simon Peter.”</w:t>
            </w:r>
          </w:p>
          <w:p w14:paraId="5E4C39E6" w14:textId="77777777" w:rsidR="004C7F73" w:rsidRDefault="004C7F73" w:rsidP="004C7F73">
            <w:pPr>
              <w:pStyle w:val="EngHang"/>
            </w:pPr>
            <w:r>
              <w:t>He was entrusted with the keys</w:t>
            </w:r>
          </w:p>
          <w:p w14:paraId="2D5619A7" w14:textId="77777777" w:rsidR="004C7F73" w:rsidRDefault="004C7F73" w:rsidP="004C7F73">
            <w:pPr>
              <w:pStyle w:val="EngHangEnd"/>
            </w:pPr>
            <w:r>
              <w:t>Of the Kingdom of Heaven.</w:t>
            </w:r>
          </w:p>
        </w:tc>
        <w:tc>
          <w:tcPr>
            <w:tcW w:w="288" w:type="dxa"/>
          </w:tcPr>
          <w:p w14:paraId="5B22E120" w14:textId="77777777" w:rsidR="004C7F73" w:rsidRDefault="004C7F73" w:rsidP="004C7F73"/>
        </w:tc>
        <w:tc>
          <w:tcPr>
            <w:tcW w:w="288" w:type="dxa"/>
          </w:tcPr>
          <w:p w14:paraId="64237113" w14:textId="77777777" w:rsidR="004C7F73" w:rsidRDefault="004C7F73" w:rsidP="004C7F73">
            <w:pPr>
              <w:pStyle w:val="CopticCross"/>
            </w:pPr>
          </w:p>
        </w:tc>
        <w:tc>
          <w:tcPr>
            <w:tcW w:w="3960" w:type="dxa"/>
          </w:tcPr>
          <w:p w14:paraId="3EB5C7AF" w14:textId="77777777" w:rsidR="004C7F73" w:rsidRDefault="004C7F73" w:rsidP="004C7F73">
            <w:pPr>
              <w:pStyle w:val="CopticVersemulti-line"/>
            </w:pPr>
            <w:r>
              <w:t>Ⲡⲓϣⲟⲣⲡ ϧⲉⲛ ⲛⲓⲁ̀ⲡⲟⲥⲧⲟⲗⲟⲥ:</w:t>
            </w:r>
          </w:p>
          <w:p w14:paraId="5EBA5FFC" w14:textId="77777777" w:rsidR="004C7F73" w:rsidRDefault="004C7F73" w:rsidP="004C7F73">
            <w:pPr>
              <w:pStyle w:val="CopticVersemulti-line"/>
            </w:pPr>
            <w:r>
              <w:t>ⲥⲩⲙⲟⲩϯ ⲉ̀ⲣⲟϥ ϫⲉ Ⲥⲓⲙⲱⲛ Ⲡⲉⲧⲣⲟⲥ:</w:t>
            </w:r>
          </w:p>
          <w:p w14:paraId="2F013777" w14:textId="77777777" w:rsidR="004C7F73" w:rsidRDefault="004C7F73" w:rsidP="004C7F73">
            <w:pPr>
              <w:pStyle w:val="CopticVersemulti-line"/>
            </w:pPr>
            <w:r>
              <w:t>ⲛ̀ⲑⲟϥ ⲟⲛ ⲡⲉ ⲉ̀ⲧⲁⲩⲧⲉⲛϩⲟⲩⲧϥ:</w:t>
            </w:r>
          </w:p>
          <w:p w14:paraId="5CB99FCE" w14:textId="77777777" w:rsidR="004C7F73" w:rsidRPr="00C35319" w:rsidRDefault="004C7F73" w:rsidP="004C7F73">
            <w:pPr>
              <w:pStyle w:val="CopticHangingVerse"/>
            </w:pPr>
            <w:r>
              <w:t>ⲉ̀ⲛⲓϣⲟϣⲧ ⲛ̀ⲧⲉ ⲑ̀ⲙⲉⲧⲟⲩⲣⲟ ⲛ̀ⲛⲓⲫⲏⲟⲩⲓ̀.</w:t>
            </w:r>
          </w:p>
        </w:tc>
      </w:tr>
      <w:tr w:rsidR="004C7F73" w14:paraId="63F977A9" w14:textId="77777777" w:rsidTr="004C7F73">
        <w:trPr>
          <w:cantSplit/>
          <w:jc w:val="center"/>
        </w:trPr>
        <w:tc>
          <w:tcPr>
            <w:tcW w:w="288" w:type="dxa"/>
          </w:tcPr>
          <w:p w14:paraId="6FE9B3FC" w14:textId="77777777" w:rsidR="004C7F73" w:rsidRDefault="004C7F73" w:rsidP="004C7F73">
            <w:pPr>
              <w:pStyle w:val="CopticCross"/>
            </w:pPr>
            <w:r w:rsidRPr="00FB5ACB">
              <w:t>¿</w:t>
            </w:r>
          </w:p>
        </w:tc>
        <w:tc>
          <w:tcPr>
            <w:tcW w:w="3960" w:type="dxa"/>
          </w:tcPr>
          <w:p w14:paraId="73AAB22B" w14:textId="77777777" w:rsidR="004C7F73" w:rsidRDefault="004C7F73" w:rsidP="004C7F73">
            <w:pPr>
              <w:pStyle w:val="EngHang"/>
            </w:pPr>
            <w:r>
              <w:t>And also John,</w:t>
            </w:r>
          </w:p>
          <w:p w14:paraId="768223EA" w14:textId="77777777" w:rsidR="004C7F73" w:rsidRDefault="004C7F73" w:rsidP="004C7F73">
            <w:pPr>
              <w:pStyle w:val="EngHang"/>
            </w:pPr>
            <w:r>
              <w:t>Rested his head</w:t>
            </w:r>
          </w:p>
          <w:p w14:paraId="79A8B16E" w14:textId="77777777" w:rsidR="004C7F73" w:rsidRDefault="004C7F73" w:rsidP="004C7F73">
            <w:pPr>
              <w:pStyle w:val="EngHang"/>
            </w:pPr>
            <w:r>
              <w:t>On the breast of our Saviour,</w:t>
            </w:r>
          </w:p>
          <w:p w14:paraId="57ABB8AE" w14:textId="77777777" w:rsidR="004C7F73" w:rsidRPr="00AB2F8A" w:rsidRDefault="004C7F73" w:rsidP="004C7F73">
            <w:pPr>
              <w:pStyle w:val="EngHangEnd"/>
            </w:pPr>
            <w:commentRangeStart w:id="1140"/>
            <w:r>
              <w:t>Who loved him greatly.</w:t>
            </w:r>
            <w:commentRangeEnd w:id="1140"/>
            <w:r>
              <w:rPr>
                <w:rStyle w:val="CommentReference"/>
                <w:rFonts w:ascii="Times New Roman" w:eastAsiaTheme="minorHAnsi" w:hAnsi="Times New Roman" w:cstheme="minorBidi"/>
                <w:color w:val="auto"/>
              </w:rPr>
              <w:commentReference w:id="1140"/>
            </w:r>
          </w:p>
        </w:tc>
        <w:tc>
          <w:tcPr>
            <w:tcW w:w="288" w:type="dxa"/>
          </w:tcPr>
          <w:p w14:paraId="71D8BE74" w14:textId="77777777" w:rsidR="004C7F73" w:rsidRDefault="004C7F73" w:rsidP="004C7F73"/>
        </w:tc>
        <w:tc>
          <w:tcPr>
            <w:tcW w:w="288" w:type="dxa"/>
          </w:tcPr>
          <w:p w14:paraId="230F60C7" w14:textId="77777777" w:rsidR="004C7F73" w:rsidRDefault="004C7F73" w:rsidP="004C7F73">
            <w:pPr>
              <w:pStyle w:val="CopticCross"/>
            </w:pPr>
            <w:r w:rsidRPr="00FB5ACB">
              <w:t>¿</w:t>
            </w:r>
          </w:p>
        </w:tc>
        <w:tc>
          <w:tcPr>
            <w:tcW w:w="3960" w:type="dxa"/>
          </w:tcPr>
          <w:p w14:paraId="200076DB" w14:textId="77777777" w:rsidR="004C7F73" w:rsidRDefault="004C7F73" w:rsidP="004C7F73">
            <w:pPr>
              <w:pStyle w:val="CopticVersemulti-line"/>
            </w:pPr>
            <w:r>
              <w:t>Ⲕⲉ ⲟⲩⲁⲓ ⲟⲛ ϫⲉ Ⲓⲱⲁⲛⲛⲏⲥ:</w:t>
            </w:r>
          </w:p>
          <w:p w14:paraId="4CDC6AC0" w14:textId="77777777" w:rsidR="004C7F73" w:rsidRDefault="004C7F73" w:rsidP="004C7F73">
            <w:pPr>
              <w:pStyle w:val="CopticVersemulti-line"/>
            </w:pPr>
            <w:r>
              <w:t>ϥ̀ⲙⲉⲓ ⲙ̀ⲙⲟϥ ⲉ̀ⲙⲁϣⲱ:</w:t>
            </w:r>
          </w:p>
          <w:p w14:paraId="3EF8349F" w14:textId="77777777" w:rsidR="004C7F73" w:rsidRDefault="004C7F73" w:rsidP="004C7F73">
            <w:pPr>
              <w:pStyle w:val="CopticVersemulti-line"/>
            </w:pPr>
            <w:r>
              <w:t>ⲁϥⲱⲧⲉⲃ ⲙ̀ⲙⲟϥ ⲉ̀ϩ̀ⲣⲏⲓ ⲉ̀ϫⲉⲛ:</w:t>
            </w:r>
          </w:p>
          <w:p w14:paraId="53078EAD" w14:textId="77777777" w:rsidR="004C7F73" w:rsidRPr="00CF5919" w:rsidRDefault="004C7F73" w:rsidP="004C7F73">
            <w:pPr>
              <w:pStyle w:val="CopticHangingVerse"/>
            </w:pPr>
            <w:r>
              <w:t>ⲑ̀ⲙⲉⲥⲧⲉⲛϩⲏⲧ ⲙ̀Ⲡⲉⲛⲥⲱⲧⲏⲣ.</w:t>
            </w:r>
          </w:p>
        </w:tc>
      </w:tr>
      <w:tr w:rsidR="004C7F73" w14:paraId="60085A2C" w14:textId="77777777" w:rsidTr="004C7F73">
        <w:trPr>
          <w:cantSplit/>
          <w:jc w:val="center"/>
        </w:trPr>
        <w:tc>
          <w:tcPr>
            <w:tcW w:w="288" w:type="dxa"/>
          </w:tcPr>
          <w:p w14:paraId="74706F0D" w14:textId="77777777" w:rsidR="004C7F73" w:rsidRDefault="004C7F73" w:rsidP="004C7F73">
            <w:pPr>
              <w:pStyle w:val="CopticCross"/>
            </w:pPr>
          </w:p>
        </w:tc>
        <w:tc>
          <w:tcPr>
            <w:tcW w:w="3960" w:type="dxa"/>
          </w:tcPr>
          <w:p w14:paraId="18612BB4" w14:textId="77777777" w:rsidR="004C7F73" w:rsidRDefault="004C7F73" w:rsidP="004C7F73">
            <w:pPr>
              <w:pStyle w:val="EngHang"/>
            </w:pPr>
            <w:r>
              <w:t>The rest of the Disciples, too,</w:t>
            </w:r>
          </w:p>
          <w:p w14:paraId="62D6541B" w14:textId="77777777" w:rsidR="004C7F73" w:rsidRDefault="004C7F73" w:rsidP="004C7F73">
            <w:pPr>
              <w:pStyle w:val="EngHang"/>
            </w:pPr>
            <w:r>
              <w:t>Followed our Saviour,</w:t>
            </w:r>
          </w:p>
          <w:p w14:paraId="53658718" w14:textId="77777777" w:rsidR="004C7F73" w:rsidRDefault="004C7F73" w:rsidP="004C7F73">
            <w:pPr>
              <w:pStyle w:val="EngHang"/>
            </w:pPr>
            <w:r>
              <w:t>And are honoured</w:t>
            </w:r>
          </w:p>
          <w:p w14:paraId="78FC8426" w14:textId="77777777" w:rsidR="004C7F73" w:rsidRPr="004B35B0" w:rsidRDefault="004C7F73" w:rsidP="004C7F73">
            <w:pPr>
              <w:pStyle w:val="EngHangEnd"/>
            </w:pPr>
            <w:r>
              <w:t>On account of their Apostleship.</w:t>
            </w:r>
          </w:p>
          <w:p w14:paraId="0A669D3E" w14:textId="77777777" w:rsidR="004C7F73" w:rsidRPr="004B35B0" w:rsidRDefault="004C7F73" w:rsidP="004C7F73">
            <w:pPr>
              <w:pStyle w:val="EngHang"/>
            </w:pPr>
          </w:p>
        </w:tc>
        <w:tc>
          <w:tcPr>
            <w:tcW w:w="288" w:type="dxa"/>
          </w:tcPr>
          <w:p w14:paraId="1DAB1BAF" w14:textId="77777777" w:rsidR="004C7F73" w:rsidRDefault="004C7F73" w:rsidP="004C7F73"/>
        </w:tc>
        <w:tc>
          <w:tcPr>
            <w:tcW w:w="288" w:type="dxa"/>
          </w:tcPr>
          <w:p w14:paraId="4851B8FA" w14:textId="77777777" w:rsidR="004C7F73" w:rsidRDefault="004C7F73" w:rsidP="004C7F73">
            <w:pPr>
              <w:pStyle w:val="CopticCross"/>
            </w:pPr>
          </w:p>
        </w:tc>
        <w:tc>
          <w:tcPr>
            <w:tcW w:w="3960" w:type="dxa"/>
          </w:tcPr>
          <w:p w14:paraId="023235B3" w14:textId="77777777" w:rsidR="004C7F73" w:rsidRDefault="004C7F73" w:rsidP="004C7F73">
            <w:pPr>
              <w:pStyle w:val="CopticVersemulti-line"/>
            </w:pPr>
            <w:r>
              <w:t>Ⲛⲉⲙ ⲡ̀ⲥⲉⲡⲓ ⲛ̀ⲧⲉ ⲛⲓⲙⲁⲑⲏⲧⲏⲥ:</w:t>
            </w:r>
          </w:p>
          <w:p w14:paraId="5B42D690" w14:textId="77777777" w:rsidR="004C7F73" w:rsidRDefault="004C7F73" w:rsidP="004C7F73">
            <w:pPr>
              <w:pStyle w:val="CopticVersemulti-line"/>
            </w:pPr>
            <w:r>
              <w:t>ⲟⲩⲟⲛ ⲛ̀ⲧⲱⲟⲩ ⲛ̀ⲟⲩⲧⲁⲓⲟ̀ ⲙ̀ⲙⲁⲩ:</w:t>
            </w:r>
          </w:p>
          <w:p w14:paraId="2E2E378B" w14:textId="77777777" w:rsidR="004C7F73" w:rsidRDefault="004C7F73" w:rsidP="004C7F73">
            <w:pPr>
              <w:pStyle w:val="CopticVersemulti-line"/>
            </w:pPr>
            <w:r>
              <w:t>ⲉⲑⲃⲉ ⲧⲟⲩⲙⲉⲧⲁ̀ⲡⲟⲥⲧⲟⲗⲟⲥ:</w:t>
            </w:r>
          </w:p>
          <w:p w14:paraId="3E15A930" w14:textId="77777777" w:rsidR="004C7F73" w:rsidRDefault="004C7F73" w:rsidP="004C7F73">
            <w:pPr>
              <w:pStyle w:val="CopticHangingVerse"/>
            </w:pPr>
            <w:r>
              <w:t>ϫⲉ ⲁⲩⲙⲟϣⲓ ⲛ̀ⲥⲁ Ⲡⲉⲛⲥⲱⲧⲏⲣ.</w:t>
            </w:r>
          </w:p>
        </w:tc>
      </w:tr>
      <w:tr w:rsidR="004C7F73" w14:paraId="3D569666" w14:textId="77777777" w:rsidTr="004C7F73">
        <w:trPr>
          <w:cantSplit/>
          <w:jc w:val="center"/>
        </w:trPr>
        <w:tc>
          <w:tcPr>
            <w:tcW w:w="288" w:type="dxa"/>
          </w:tcPr>
          <w:p w14:paraId="3B782B9E" w14:textId="77777777" w:rsidR="004C7F73" w:rsidRDefault="004C7F73" w:rsidP="004C7F73">
            <w:pPr>
              <w:pStyle w:val="CopticCross"/>
            </w:pPr>
            <w:r w:rsidRPr="00FB5ACB">
              <w:t>¿</w:t>
            </w:r>
          </w:p>
        </w:tc>
        <w:tc>
          <w:tcPr>
            <w:tcW w:w="3960" w:type="dxa"/>
          </w:tcPr>
          <w:p w14:paraId="0C2E19E1" w14:textId="77777777" w:rsidR="004C7F73" w:rsidRDefault="004C7F73" w:rsidP="004C7F73">
            <w:pPr>
              <w:pStyle w:val="EngHang"/>
            </w:pPr>
            <w:r>
              <w:t>Pray to the Lord on our behalf,</w:t>
            </w:r>
          </w:p>
          <w:p w14:paraId="5FA3792B" w14:textId="77777777" w:rsidR="004C7F73" w:rsidRDefault="004C7F73" w:rsidP="004C7F73">
            <w:pPr>
              <w:pStyle w:val="EngHang"/>
            </w:pPr>
            <w:r>
              <w:t>O my lords and fathers, the Apostles,</w:t>
            </w:r>
          </w:p>
          <w:p w14:paraId="1D6C5BD0" w14:textId="77777777" w:rsidR="004C7F73" w:rsidRDefault="004C7F73" w:rsidP="004C7F73">
            <w:pPr>
              <w:pStyle w:val="EngHang"/>
            </w:pPr>
            <w:r>
              <w:t>And the Seventy-Two Disciples,</w:t>
            </w:r>
          </w:p>
          <w:p w14:paraId="610AF155" w14:textId="77777777" w:rsidR="004C7F73" w:rsidRDefault="004C7F73" w:rsidP="004C7F73">
            <w:pPr>
              <w:pStyle w:val="EngHangEnd"/>
            </w:pPr>
            <w:r>
              <w:t>That He may forgive us our sins.</w:t>
            </w:r>
          </w:p>
        </w:tc>
        <w:tc>
          <w:tcPr>
            <w:tcW w:w="288" w:type="dxa"/>
          </w:tcPr>
          <w:p w14:paraId="7BD9419C" w14:textId="77777777" w:rsidR="004C7F73" w:rsidRDefault="004C7F73" w:rsidP="004C7F73"/>
        </w:tc>
        <w:tc>
          <w:tcPr>
            <w:tcW w:w="288" w:type="dxa"/>
          </w:tcPr>
          <w:p w14:paraId="58B707EA" w14:textId="77777777" w:rsidR="004C7F73" w:rsidRDefault="004C7F73" w:rsidP="004C7F73">
            <w:pPr>
              <w:pStyle w:val="CopticCross"/>
            </w:pPr>
            <w:r w:rsidRPr="00FB5ACB">
              <w:t>¿</w:t>
            </w:r>
          </w:p>
        </w:tc>
        <w:tc>
          <w:tcPr>
            <w:tcW w:w="3960" w:type="dxa"/>
          </w:tcPr>
          <w:p w14:paraId="00B77ACC" w14:textId="77777777" w:rsidR="004C7F73" w:rsidRDefault="004C7F73" w:rsidP="004C7F73">
            <w:pPr>
              <w:pStyle w:val="CopticVersemulti-line"/>
            </w:pPr>
            <w:r>
              <w:t>Ⲧⲱⲃϩ ⲙ̀Ⲡⲟ̄ⲥ̄ ⲉ̀ϩ̀ⲣⲏⲓ ⲉ̀ϫⲱⲛ:</w:t>
            </w:r>
          </w:p>
          <w:p w14:paraId="19EE8EF9" w14:textId="77777777" w:rsidR="004C7F73" w:rsidRDefault="004C7F73" w:rsidP="004C7F73">
            <w:pPr>
              <w:pStyle w:val="CopticVersemulti-line"/>
            </w:pPr>
            <w:r>
              <w:t>ⲱ̀ ⲛⲁⲟ̄ⲥ̄ ⲛ̀ⲓⲟϯ ⲛ̀ⲁ̀ⲡⲟⲥⲧⲟⲗⲟⲥ:</w:t>
            </w:r>
          </w:p>
          <w:p w14:paraId="6FEF9609" w14:textId="77777777" w:rsidR="004C7F73" w:rsidRDefault="004C7F73" w:rsidP="004C7F73">
            <w:pPr>
              <w:pStyle w:val="CopticVersemulti-line"/>
            </w:pPr>
            <w:r>
              <w:t>ⲛⲉⲙ ⲡⲓϣ̀ⲃⲉ ⲥ̀ⲛⲁⲩ ⲙ̀ⲙⲁⲑⲏⲧⲏⲥ:</w:t>
            </w:r>
          </w:p>
          <w:p w14:paraId="555BC9B9" w14:textId="77777777" w:rsidR="004C7F73" w:rsidRDefault="004C7F73" w:rsidP="004C7F73">
            <w:pPr>
              <w:pStyle w:val="CopticHangingVerse"/>
            </w:pPr>
            <w:r>
              <w:t>ⲛ̀ⲧⲉϥⲭⲁ ⲛⲉⲛⲛⲟⲃⲓ ⲛⲁⲛ ⲉ̀ⲃⲟⲗ.</w:t>
            </w:r>
          </w:p>
        </w:tc>
      </w:tr>
    </w:tbl>
    <w:p w14:paraId="3DD498E0" w14:textId="77777777" w:rsidR="004C7F73" w:rsidRDefault="004C7F73" w:rsidP="004C7F73">
      <w:pPr>
        <w:pStyle w:val="Heading3"/>
      </w:pPr>
      <w:bookmarkStart w:id="1141" w:name="_Ref434488657"/>
      <w:r>
        <w:t>Another Doxology for the Apostles</w:t>
      </w:r>
      <w:bookmarkEnd w:id="11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4E4DC24C" w14:textId="77777777" w:rsidTr="004C7F73">
        <w:trPr>
          <w:cantSplit/>
          <w:jc w:val="center"/>
        </w:trPr>
        <w:tc>
          <w:tcPr>
            <w:tcW w:w="288" w:type="dxa"/>
          </w:tcPr>
          <w:p w14:paraId="1FF9B0B4" w14:textId="77777777" w:rsidR="004C7F73" w:rsidRDefault="004C7F73" w:rsidP="004C7F73">
            <w:pPr>
              <w:pStyle w:val="CopticCross"/>
            </w:pPr>
          </w:p>
        </w:tc>
        <w:tc>
          <w:tcPr>
            <w:tcW w:w="3960" w:type="dxa"/>
          </w:tcPr>
          <w:p w14:paraId="48FCAF60" w14:textId="77777777" w:rsidR="004C7F73" w:rsidRDefault="004C7F73" w:rsidP="004C7F73">
            <w:pPr>
              <w:pStyle w:val="EngHang"/>
            </w:pPr>
            <w:commentRangeStart w:id="1142"/>
            <w:r>
              <w:t xml:space="preserve">Our </w:t>
            </w:r>
            <w:commentRangeEnd w:id="1142"/>
            <w:r>
              <w:rPr>
                <w:rStyle w:val="CommentReference"/>
                <w:rFonts w:ascii="Times New Roman" w:eastAsiaTheme="minorHAnsi" w:hAnsi="Times New Roman" w:cstheme="minorBidi"/>
                <w:color w:val="auto"/>
              </w:rPr>
              <w:commentReference w:id="1142"/>
            </w:r>
            <w:r>
              <w:t>Lord Jesus Christ</w:t>
            </w:r>
          </w:p>
          <w:p w14:paraId="20E0C261" w14:textId="77777777" w:rsidR="004C7F73" w:rsidRDefault="004C7F73" w:rsidP="004C7F73">
            <w:pPr>
              <w:pStyle w:val="EngHang"/>
            </w:pPr>
            <w:r>
              <w:t>Has chosen His Apostles:</w:t>
            </w:r>
          </w:p>
          <w:p w14:paraId="698DC82C" w14:textId="77777777" w:rsidR="004C7F73" w:rsidRDefault="004C7F73" w:rsidP="004C7F73">
            <w:pPr>
              <w:pStyle w:val="EngHang"/>
            </w:pPr>
            <w:r>
              <w:t>Peter and Andrew,</w:t>
            </w:r>
          </w:p>
          <w:p w14:paraId="7F451E04" w14:textId="77777777" w:rsidR="004C7F73" w:rsidRDefault="004C7F73" w:rsidP="004C7F73">
            <w:pPr>
              <w:pStyle w:val="EngHangEnd"/>
            </w:pPr>
            <w:r>
              <w:t>And John and James;</w:t>
            </w:r>
          </w:p>
        </w:tc>
        <w:tc>
          <w:tcPr>
            <w:tcW w:w="288" w:type="dxa"/>
          </w:tcPr>
          <w:p w14:paraId="199D7E16" w14:textId="77777777" w:rsidR="004C7F73" w:rsidRDefault="004C7F73" w:rsidP="004C7F73"/>
        </w:tc>
        <w:tc>
          <w:tcPr>
            <w:tcW w:w="288" w:type="dxa"/>
          </w:tcPr>
          <w:p w14:paraId="49FAC492" w14:textId="77777777" w:rsidR="004C7F73" w:rsidRDefault="004C7F73" w:rsidP="004C7F73">
            <w:pPr>
              <w:pStyle w:val="CopticCross"/>
            </w:pPr>
          </w:p>
        </w:tc>
        <w:tc>
          <w:tcPr>
            <w:tcW w:w="3960" w:type="dxa"/>
          </w:tcPr>
          <w:p w14:paraId="3453DFD2" w14:textId="77777777" w:rsidR="004C7F73" w:rsidRDefault="004C7F73" w:rsidP="004C7F73">
            <w:pPr>
              <w:pStyle w:val="CopticVersemulti-line"/>
            </w:pPr>
            <w:r>
              <w:t>Ⲕⲩⲣⲓⲟⲥ Ⲓⲏ̄ⲥ̄ Ⲡⲭ̄ⲥ̄:</w:t>
            </w:r>
          </w:p>
          <w:p w14:paraId="10BE3968" w14:textId="77777777" w:rsidR="004C7F73" w:rsidRDefault="004C7F73" w:rsidP="004C7F73">
            <w:pPr>
              <w:pStyle w:val="CopticVersemulti-line"/>
            </w:pPr>
            <w:r>
              <w:t>ⲁϥⲥⲱⲧⲡ ⲛ̀ⲛⲉϥⲁ̀ⲡⲟⲥⲧⲟⲗⲟⲥ:</w:t>
            </w:r>
          </w:p>
          <w:p w14:paraId="6CAD1482" w14:textId="77777777" w:rsidR="004C7F73" w:rsidRDefault="004C7F73" w:rsidP="004C7F73">
            <w:pPr>
              <w:pStyle w:val="CopticVersemulti-line"/>
            </w:pPr>
            <w:r>
              <w:t>ⲉ̀ⲧⲉ Ⲡⲉⲧⲣⲟⲥ ⲛⲉⲙ Ⲁⲛⲇ̀ⲣⲉⲁⲥ:</w:t>
            </w:r>
          </w:p>
          <w:p w14:paraId="46F8B53D" w14:textId="77777777" w:rsidR="004C7F73" w:rsidRPr="00C35319" w:rsidRDefault="004C7F73" w:rsidP="004C7F73">
            <w:pPr>
              <w:pStyle w:val="CopticHangingVerse"/>
            </w:pPr>
            <w:r>
              <w:t>Ⲓⲱⲁⲛⲛⲏⲥ ⲛⲉⲙ Ⲓⲁⲕⲱⲃⲟⲥ.</w:t>
            </w:r>
          </w:p>
        </w:tc>
      </w:tr>
      <w:tr w:rsidR="004C7F73" w14:paraId="49F38B1F" w14:textId="77777777" w:rsidTr="004C7F73">
        <w:trPr>
          <w:cantSplit/>
          <w:jc w:val="center"/>
        </w:trPr>
        <w:tc>
          <w:tcPr>
            <w:tcW w:w="288" w:type="dxa"/>
          </w:tcPr>
          <w:p w14:paraId="1823AEFC" w14:textId="77777777" w:rsidR="004C7F73" w:rsidRDefault="004C7F73" w:rsidP="004C7F73">
            <w:pPr>
              <w:pStyle w:val="CopticCross"/>
            </w:pPr>
            <w:r w:rsidRPr="00FB5ACB">
              <w:lastRenderedPageBreak/>
              <w:t>¿</w:t>
            </w:r>
          </w:p>
        </w:tc>
        <w:tc>
          <w:tcPr>
            <w:tcW w:w="3960" w:type="dxa"/>
          </w:tcPr>
          <w:p w14:paraId="2BFCB711" w14:textId="77777777" w:rsidR="004C7F73" w:rsidRDefault="004C7F73" w:rsidP="004C7F73">
            <w:pPr>
              <w:pStyle w:val="EngHang"/>
            </w:pPr>
            <w:commentRangeStart w:id="1143"/>
            <w:r>
              <w:t xml:space="preserve">And </w:t>
            </w:r>
            <w:commentRangeEnd w:id="1143"/>
            <w:r>
              <w:rPr>
                <w:rStyle w:val="CommentReference"/>
                <w:rFonts w:ascii="Times New Roman" w:eastAsiaTheme="minorHAnsi" w:hAnsi="Times New Roman" w:cstheme="minorBidi"/>
                <w:color w:val="auto"/>
              </w:rPr>
              <w:commentReference w:id="1143"/>
            </w:r>
            <w:r>
              <w:t>Philip and Matthew;</w:t>
            </w:r>
          </w:p>
          <w:p w14:paraId="1907BF86" w14:textId="77777777" w:rsidR="004C7F73" w:rsidRDefault="004C7F73" w:rsidP="004C7F73">
            <w:pPr>
              <w:pStyle w:val="EngHang"/>
            </w:pPr>
            <w:r>
              <w:t>Bartholomew and Thomas;</w:t>
            </w:r>
          </w:p>
          <w:p w14:paraId="594B41EF" w14:textId="77777777" w:rsidR="004C7F73" w:rsidRDefault="004C7F73" w:rsidP="004C7F73">
            <w:pPr>
              <w:pStyle w:val="EngHang"/>
            </w:pPr>
            <w:r>
              <w:t>James the son of Alphaeus,</w:t>
            </w:r>
          </w:p>
          <w:p w14:paraId="372D47E4" w14:textId="77777777" w:rsidR="004C7F73" w:rsidRPr="00AB2F8A" w:rsidRDefault="004C7F73" w:rsidP="004C7F73">
            <w:pPr>
              <w:pStyle w:val="EngHangEnd"/>
            </w:pPr>
            <w:r>
              <w:t>And Simon the Canaanite.</w:t>
            </w:r>
          </w:p>
        </w:tc>
        <w:tc>
          <w:tcPr>
            <w:tcW w:w="288" w:type="dxa"/>
          </w:tcPr>
          <w:p w14:paraId="5F2BB60A" w14:textId="77777777" w:rsidR="004C7F73" w:rsidRDefault="004C7F73" w:rsidP="004C7F73"/>
        </w:tc>
        <w:tc>
          <w:tcPr>
            <w:tcW w:w="288" w:type="dxa"/>
          </w:tcPr>
          <w:p w14:paraId="2AF39106" w14:textId="77777777" w:rsidR="004C7F73" w:rsidRDefault="004C7F73" w:rsidP="004C7F73">
            <w:pPr>
              <w:pStyle w:val="CopticCross"/>
            </w:pPr>
            <w:r w:rsidRPr="00FB5ACB">
              <w:t>¿</w:t>
            </w:r>
          </w:p>
        </w:tc>
        <w:tc>
          <w:tcPr>
            <w:tcW w:w="3960" w:type="dxa"/>
          </w:tcPr>
          <w:p w14:paraId="5D0F6287" w14:textId="77777777" w:rsidR="004C7F73" w:rsidRDefault="004C7F73" w:rsidP="004C7F73">
            <w:pPr>
              <w:pStyle w:val="CopticVersemulti-line"/>
            </w:pPr>
            <w:r>
              <w:t>Ⲗⲟⲓⲡⲟⲛ Ⲫⲓⲗⲓⲡⲡⲟⲥ ⲛⲉⲙ Ⲙⲁⲧⲑⲉⲟⲥ:</w:t>
            </w:r>
          </w:p>
          <w:p w14:paraId="3243BC98" w14:textId="77777777" w:rsidR="004C7F73" w:rsidRDefault="004C7F73" w:rsidP="004C7F73">
            <w:pPr>
              <w:pStyle w:val="CopticVersemulti-line"/>
            </w:pPr>
            <w:r>
              <w:t>Ⲃⲁⲣⲑⲟⲗⲟⲙⲉⲟⲥ ⲛⲉⲙ Ⲑⲱⲙⲁⲥ:</w:t>
            </w:r>
          </w:p>
          <w:p w14:paraId="6BA6EE1B" w14:textId="77777777" w:rsidR="004C7F73" w:rsidRDefault="004C7F73" w:rsidP="004C7F73">
            <w:pPr>
              <w:pStyle w:val="CopticVersemulti-line"/>
            </w:pPr>
            <w:r>
              <w:t>Ⲓⲁⲕⲱⲃⲟⲥ ⲛ̀ⲧⲉ Ⲁⲗⲫⲉⲟⲥ:</w:t>
            </w:r>
          </w:p>
          <w:p w14:paraId="7E09684F" w14:textId="77777777" w:rsidR="004C7F73" w:rsidRPr="00CF5919" w:rsidRDefault="004C7F73" w:rsidP="004C7F73">
            <w:pPr>
              <w:pStyle w:val="CopticHangingVerse"/>
            </w:pPr>
            <w:r>
              <w:t>ⲛⲉⲙ Ⲥⲓⲙⲱⲛ ⲡⲓⲕⲁⲛⲁⲛⲉⲟⲥ.</w:t>
            </w:r>
          </w:p>
        </w:tc>
      </w:tr>
      <w:tr w:rsidR="004C7F73" w14:paraId="195BEC34" w14:textId="77777777" w:rsidTr="004C7F73">
        <w:trPr>
          <w:cantSplit/>
          <w:jc w:val="center"/>
        </w:trPr>
        <w:tc>
          <w:tcPr>
            <w:tcW w:w="288" w:type="dxa"/>
          </w:tcPr>
          <w:p w14:paraId="1F2CF7CF" w14:textId="77777777" w:rsidR="004C7F73" w:rsidRDefault="004C7F73" w:rsidP="004C7F73">
            <w:pPr>
              <w:pStyle w:val="CopticCross"/>
            </w:pPr>
          </w:p>
        </w:tc>
        <w:tc>
          <w:tcPr>
            <w:tcW w:w="3960" w:type="dxa"/>
          </w:tcPr>
          <w:p w14:paraId="1B2B87FC" w14:textId="77777777" w:rsidR="004C7F73" w:rsidRDefault="004C7F73" w:rsidP="004C7F73">
            <w:pPr>
              <w:pStyle w:val="EngHang"/>
            </w:pPr>
            <w:r>
              <w:t>Thaddaeus and Matthias;</w:t>
            </w:r>
          </w:p>
          <w:p w14:paraId="700C8278" w14:textId="77777777" w:rsidR="004C7F73" w:rsidRDefault="004C7F73" w:rsidP="004C7F73">
            <w:pPr>
              <w:pStyle w:val="EngHang"/>
            </w:pPr>
            <w:r>
              <w:t>Paul, Mark and Luke;</w:t>
            </w:r>
          </w:p>
          <w:p w14:paraId="2AF63114" w14:textId="77777777" w:rsidR="004C7F73" w:rsidRDefault="004C7F73" w:rsidP="004C7F73">
            <w:pPr>
              <w:pStyle w:val="EngHang"/>
            </w:pPr>
            <w:r>
              <w:t>And the rest of the Disciples,</w:t>
            </w:r>
          </w:p>
          <w:p w14:paraId="41C58CEE" w14:textId="77777777" w:rsidR="004C7F73" w:rsidRPr="004B35B0" w:rsidRDefault="004C7F73" w:rsidP="004C7F73">
            <w:pPr>
              <w:pStyle w:val="EngHangEnd"/>
            </w:pPr>
            <w:r>
              <w:t>Who followed our Saviour.</w:t>
            </w:r>
          </w:p>
        </w:tc>
        <w:tc>
          <w:tcPr>
            <w:tcW w:w="288" w:type="dxa"/>
          </w:tcPr>
          <w:p w14:paraId="52BC56EF" w14:textId="77777777" w:rsidR="004C7F73" w:rsidRDefault="004C7F73" w:rsidP="004C7F73"/>
        </w:tc>
        <w:tc>
          <w:tcPr>
            <w:tcW w:w="288" w:type="dxa"/>
          </w:tcPr>
          <w:p w14:paraId="1E5FEBD0" w14:textId="77777777" w:rsidR="004C7F73" w:rsidRDefault="004C7F73" w:rsidP="004C7F73">
            <w:pPr>
              <w:pStyle w:val="CopticCross"/>
            </w:pPr>
          </w:p>
        </w:tc>
        <w:tc>
          <w:tcPr>
            <w:tcW w:w="3960" w:type="dxa"/>
          </w:tcPr>
          <w:p w14:paraId="60E64DFF" w14:textId="77777777" w:rsidR="004C7F73" w:rsidRDefault="004C7F73" w:rsidP="004C7F73">
            <w:pPr>
              <w:pStyle w:val="CopticVersemulti-line"/>
            </w:pPr>
            <w:r>
              <w:t>Ⲑⲁⲇⲇⲉⲟⲥ ⲛⲉⲙ Ⲙⲁⲧⲑⲓⲁⲥ:</w:t>
            </w:r>
          </w:p>
          <w:p w14:paraId="7E4B1BC1" w14:textId="77777777" w:rsidR="004C7F73" w:rsidRDefault="004C7F73" w:rsidP="004C7F73">
            <w:pPr>
              <w:pStyle w:val="CopticVersemulti-line"/>
            </w:pPr>
            <w:r>
              <w:t>Ⲡⲁⲩⲗⲟⲥ ⲛⲉⲙ Ⲙⲁⲣⲕⲟⲥ ⲛⲉⲙ Ⲗⲟⲩⲕⲁⲥ:</w:t>
            </w:r>
          </w:p>
          <w:p w14:paraId="2274BF70" w14:textId="77777777" w:rsidR="004C7F73" w:rsidRDefault="004C7F73" w:rsidP="004C7F73">
            <w:pPr>
              <w:pStyle w:val="CopticVersemulti-line"/>
            </w:pPr>
            <w:r>
              <w:t>ⲛⲉⲙ ⲡ̀ⲥⲉⲡⲓ ⲛ̀ⲧⲉ ⲛⲓⲙⲁⲑⲏⲧⲏⲥ:</w:t>
            </w:r>
          </w:p>
          <w:p w14:paraId="73E0FD22" w14:textId="77777777" w:rsidR="004C7F73" w:rsidRDefault="004C7F73" w:rsidP="004C7F73">
            <w:pPr>
              <w:pStyle w:val="CopticHangingVerse"/>
            </w:pPr>
            <w:r>
              <w:t>ⲛⲏⲉ̀ⲧⲁⲩⲙⲟϣⲓ ⲛ̀ⲥⲁ Ⲡⲉⲛⲥⲱⲧⲏⲣ.</w:t>
            </w:r>
          </w:p>
        </w:tc>
      </w:tr>
      <w:tr w:rsidR="004C7F73" w14:paraId="55EE9D10" w14:textId="77777777" w:rsidTr="004C7F73">
        <w:trPr>
          <w:cantSplit/>
          <w:jc w:val="center"/>
        </w:trPr>
        <w:tc>
          <w:tcPr>
            <w:tcW w:w="288" w:type="dxa"/>
          </w:tcPr>
          <w:p w14:paraId="76813B43" w14:textId="77777777" w:rsidR="004C7F73" w:rsidRDefault="004C7F73" w:rsidP="004C7F73">
            <w:pPr>
              <w:pStyle w:val="CopticCross"/>
            </w:pPr>
            <w:r w:rsidRPr="00FB5ACB">
              <w:t>¿</w:t>
            </w:r>
          </w:p>
        </w:tc>
        <w:tc>
          <w:tcPr>
            <w:tcW w:w="3960" w:type="dxa"/>
          </w:tcPr>
          <w:p w14:paraId="56CB7844" w14:textId="77777777" w:rsidR="004C7F73" w:rsidRDefault="004C7F73" w:rsidP="004C7F73">
            <w:pPr>
              <w:pStyle w:val="EngHang"/>
            </w:pPr>
            <w:r>
              <w:t>Matthias was chosen</w:t>
            </w:r>
          </w:p>
          <w:p w14:paraId="56D1BD84" w14:textId="77777777" w:rsidR="004C7F73" w:rsidRDefault="004C7F73" w:rsidP="004C7F73">
            <w:pPr>
              <w:pStyle w:val="EngHang"/>
            </w:pPr>
            <w:r>
              <w:t>Instead of Judas,</w:t>
            </w:r>
          </w:p>
          <w:p w14:paraId="4760519C" w14:textId="77777777" w:rsidR="004C7F73" w:rsidRDefault="004C7F73" w:rsidP="004C7F73">
            <w:pPr>
              <w:pStyle w:val="EngHang"/>
            </w:pPr>
            <w:commentRangeStart w:id="1144"/>
            <w:r>
              <w:t>And was numbered with</w:t>
            </w:r>
          </w:p>
          <w:p w14:paraId="5527B3A6" w14:textId="77777777" w:rsidR="004C7F73" w:rsidRDefault="004C7F73" w:rsidP="004C7F73">
            <w:pPr>
              <w:pStyle w:val="EngHangEnd"/>
            </w:pPr>
            <w:r>
              <w:t>The rest of the Apostles.</w:t>
            </w:r>
            <w:commentRangeEnd w:id="1144"/>
            <w:r>
              <w:rPr>
                <w:rStyle w:val="CommentReference"/>
                <w:rFonts w:ascii="Times New Roman" w:eastAsiaTheme="minorHAnsi" w:hAnsi="Times New Roman" w:cstheme="minorBidi"/>
                <w:color w:val="auto"/>
              </w:rPr>
              <w:commentReference w:id="1144"/>
            </w:r>
          </w:p>
        </w:tc>
        <w:tc>
          <w:tcPr>
            <w:tcW w:w="288" w:type="dxa"/>
          </w:tcPr>
          <w:p w14:paraId="6F23C94F" w14:textId="77777777" w:rsidR="004C7F73" w:rsidRDefault="004C7F73" w:rsidP="004C7F73"/>
        </w:tc>
        <w:tc>
          <w:tcPr>
            <w:tcW w:w="288" w:type="dxa"/>
          </w:tcPr>
          <w:p w14:paraId="4AEECC04" w14:textId="77777777" w:rsidR="004C7F73" w:rsidRDefault="004C7F73" w:rsidP="004C7F73">
            <w:pPr>
              <w:pStyle w:val="CopticCross"/>
            </w:pPr>
            <w:r w:rsidRPr="00FB5ACB">
              <w:t>¿</w:t>
            </w:r>
          </w:p>
        </w:tc>
        <w:tc>
          <w:tcPr>
            <w:tcW w:w="3960" w:type="dxa"/>
          </w:tcPr>
          <w:p w14:paraId="46159A15" w14:textId="77777777" w:rsidR="004C7F73" w:rsidRDefault="004C7F73" w:rsidP="004C7F73">
            <w:pPr>
              <w:pStyle w:val="CopticVersemulti-line"/>
            </w:pPr>
            <w:r>
              <w:t>Ⲙⲁⲧⲑⲓⲁⲥ ⲫⲏⲉ̀ⲧⲁϥϣⲱⲡⲓ:</w:t>
            </w:r>
          </w:p>
          <w:p w14:paraId="45C4EF4C" w14:textId="77777777" w:rsidR="004C7F73" w:rsidRDefault="004C7F73" w:rsidP="004C7F73">
            <w:pPr>
              <w:pStyle w:val="CopticVersemulti-line"/>
            </w:pPr>
            <w:r>
              <w:t>ⲛ̀ⲧ̀ϣⲉⲃⲓⲱ ⲛ̀Ⲓⲟⲩⲇⲁⲥ:</w:t>
            </w:r>
          </w:p>
          <w:p w14:paraId="2F1CFE04" w14:textId="77777777" w:rsidR="004C7F73" w:rsidRDefault="004C7F73" w:rsidP="004C7F73">
            <w:pPr>
              <w:pStyle w:val="CopticVersemulti-line"/>
            </w:pPr>
            <w:r>
              <w:t>ⲛⲉⲙ ⲛ̀ϫⲱⲕ ⲉ̀ⲃⲟⲗ ⲛⲉⲙ ⲡ̀ⲥⲉⲡⲓ:</w:t>
            </w:r>
          </w:p>
          <w:p w14:paraId="0649BD44" w14:textId="77777777" w:rsidR="004C7F73" w:rsidRDefault="004C7F73" w:rsidP="004C7F73">
            <w:pPr>
              <w:pStyle w:val="CopticHangingVerse"/>
            </w:pPr>
            <w:r>
              <w:t>ⲛⲏⲉ̀ⲧⲁⲩⲙⲟϣⲓ ⲛ̀ⲥⲁ ⲇⲉⲥⲡⲟⲧⲁ.</w:t>
            </w:r>
          </w:p>
        </w:tc>
      </w:tr>
      <w:tr w:rsidR="004C7F73" w14:paraId="70E9FF64" w14:textId="77777777" w:rsidTr="004C7F73">
        <w:trPr>
          <w:cantSplit/>
          <w:jc w:val="center"/>
        </w:trPr>
        <w:tc>
          <w:tcPr>
            <w:tcW w:w="288" w:type="dxa"/>
          </w:tcPr>
          <w:p w14:paraId="3E0C53F7" w14:textId="77777777" w:rsidR="004C7F73" w:rsidRDefault="004C7F73" w:rsidP="004C7F73">
            <w:pPr>
              <w:pStyle w:val="CopticCross"/>
            </w:pPr>
          </w:p>
        </w:tc>
        <w:tc>
          <w:tcPr>
            <w:tcW w:w="3960" w:type="dxa"/>
          </w:tcPr>
          <w:p w14:paraId="79FE0CCF" w14:textId="77777777" w:rsidR="004C7F73" w:rsidRDefault="004C7F73" w:rsidP="004C7F73">
            <w:pPr>
              <w:pStyle w:val="EngHang"/>
            </w:pPr>
            <w:r>
              <w:t xml:space="preserve">Their </w:t>
            </w:r>
            <w:commentRangeStart w:id="1145"/>
            <w:r>
              <w:t xml:space="preserve">sound </w:t>
            </w:r>
            <w:commentRangeEnd w:id="1145"/>
            <w:r>
              <w:rPr>
                <w:rStyle w:val="CommentReference"/>
                <w:rFonts w:ascii="Times New Roman" w:eastAsiaTheme="minorHAnsi" w:hAnsi="Times New Roman" w:cstheme="minorBidi"/>
                <w:color w:val="auto"/>
              </w:rPr>
              <w:commentReference w:id="1145"/>
            </w:r>
            <w:r>
              <w:t>went forth</w:t>
            </w:r>
          </w:p>
          <w:p w14:paraId="223E587D" w14:textId="77777777" w:rsidR="004C7F73" w:rsidRDefault="004C7F73" w:rsidP="004C7F73">
            <w:pPr>
              <w:pStyle w:val="EngHang"/>
            </w:pPr>
            <w:r>
              <w:t>Into all the earth,</w:t>
            </w:r>
          </w:p>
          <w:p w14:paraId="4CD56D7B" w14:textId="77777777" w:rsidR="004C7F73" w:rsidRDefault="004C7F73" w:rsidP="004C7F73">
            <w:pPr>
              <w:pStyle w:val="EngHang"/>
            </w:pPr>
            <w:r>
              <w:t>And their words unto</w:t>
            </w:r>
          </w:p>
          <w:p w14:paraId="32D5D8C2" w14:textId="77777777" w:rsidR="004C7F73" w:rsidRDefault="004C7F73" w:rsidP="004C7F73">
            <w:pPr>
              <w:pStyle w:val="EngHangEnd"/>
            </w:pPr>
            <w:r>
              <w:t>The ends of the world.</w:t>
            </w:r>
          </w:p>
        </w:tc>
        <w:tc>
          <w:tcPr>
            <w:tcW w:w="288" w:type="dxa"/>
          </w:tcPr>
          <w:p w14:paraId="50E9527B" w14:textId="77777777" w:rsidR="004C7F73" w:rsidRDefault="004C7F73" w:rsidP="004C7F73"/>
        </w:tc>
        <w:tc>
          <w:tcPr>
            <w:tcW w:w="288" w:type="dxa"/>
          </w:tcPr>
          <w:p w14:paraId="220E27E1" w14:textId="77777777" w:rsidR="004C7F73" w:rsidRDefault="004C7F73" w:rsidP="004C7F73">
            <w:pPr>
              <w:pStyle w:val="CopticCross"/>
            </w:pPr>
          </w:p>
        </w:tc>
        <w:tc>
          <w:tcPr>
            <w:tcW w:w="3960" w:type="dxa"/>
          </w:tcPr>
          <w:p w14:paraId="141CAB7F" w14:textId="77777777" w:rsidR="004C7F73" w:rsidRDefault="004C7F73" w:rsidP="004C7F73">
            <w:pPr>
              <w:pStyle w:val="CopticVersemulti-line"/>
            </w:pPr>
            <w:r>
              <w:t>Ⲁⲡⲟⲩϧ̀ⲣⲱⲟⲩ ϣⲉⲛⲁϥ ⲉ̀ⲃⲟⲗ:</w:t>
            </w:r>
          </w:p>
          <w:p w14:paraId="2AEBE8ED" w14:textId="77777777" w:rsidR="004C7F73" w:rsidRDefault="004C7F73" w:rsidP="004C7F73">
            <w:pPr>
              <w:pStyle w:val="CopticVersemulti-line"/>
            </w:pPr>
            <w:r>
              <w:t>Ϩⲓϫⲉⲛ ⲡ̀ϩⲟ ⲙ̀ⲡ̀ⲕⲁϩⲓ ⲧⲏⲣϥ:</w:t>
            </w:r>
          </w:p>
          <w:p w14:paraId="37539202" w14:textId="77777777" w:rsidR="004C7F73" w:rsidRDefault="004C7F73" w:rsidP="004C7F73">
            <w:pPr>
              <w:pStyle w:val="CopticVersemulti-line"/>
            </w:pPr>
            <w:r>
              <w:t>ⲟⲩⲟϩ ⲛⲟⲩⲥⲁϫⲓ ⲁⲩⲫⲟϩ:</w:t>
            </w:r>
          </w:p>
          <w:p w14:paraId="1C151C43" w14:textId="77777777" w:rsidR="004C7F73" w:rsidRDefault="004C7F73" w:rsidP="004C7F73">
            <w:pPr>
              <w:pStyle w:val="CopticHangingVerse"/>
            </w:pPr>
            <w:r>
              <w:t>ϣⲁ ⲁⲩⲣⲉⲏϫⲉ ⲛ̀ϯⲟⲓⲕⲟⲩⲙⲉⲛⲏ.</w:t>
            </w:r>
          </w:p>
        </w:tc>
      </w:tr>
      <w:tr w:rsidR="004C7F73" w14:paraId="31354EC6" w14:textId="77777777" w:rsidTr="004C7F73">
        <w:trPr>
          <w:cantSplit/>
          <w:jc w:val="center"/>
        </w:trPr>
        <w:tc>
          <w:tcPr>
            <w:tcW w:w="288" w:type="dxa"/>
          </w:tcPr>
          <w:p w14:paraId="5BF7A35A" w14:textId="77777777" w:rsidR="004C7F73" w:rsidRDefault="004C7F73" w:rsidP="004C7F73">
            <w:pPr>
              <w:pStyle w:val="CopticCross"/>
            </w:pPr>
            <w:r w:rsidRPr="00FB5ACB">
              <w:t>¿</w:t>
            </w:r>
          </w:p>
        </w:tc>
        <w:tc>
          <w:tcPr>
            <w:tcW w:w="3960" w:type="dxa"/>
          </w:tcPr>
          <w:p w14:paraId="46428FA2" w14:textId="77777777" w:rsidR="004C7F73" w:rsidRDefault="004C7F73" w:rsidP="004C7F73">
            <w:pPr>
              <w:pStyle w:val="EngHang"/>
            </w:pPr>
            <w:r>
              <w:t>Pray to the Lord on our behalf,</w:t>
            </w:r>
          </w:p>
          <w:p w14:paraId="028D0ED3" w14:textId="77777777" w:rsidR="004C7F73" w:rsidRDefault="004C7F73" w:rsidP="004C7F73">
            <w:pPr>
              <w:pStyle w:val="EngHang"/>
            </w:pPr>
            <w:r>
              <w:t>O my lords and fathers, the Apostles,</w:t>
            </w:r>
          </w:p>
          <w:p w14:paraId="787E6760" w14:textId="77777777" w:rsidR="004C7F73" w:rsidRDefault="004C7F73" w:rsidP="004C7F73">
            <w:pPr>
              <w:pStyle w:val="EngHang"/>
            </w:pPr>
            <w:r>
              <w:t>And the rest of the Disciples,</w:t>
            </w:r>
          </w:p>
          <w:p w14:paraId="2450CCF5" w14:textId="77777777" w:rsidR="004C7F73" w:rsidRDefault="004C7F73" w:rsidP="004C7F73">
            <w:pPr>
              <w:pStyle w:val="EngHangEnd"/>
            </w:pPr>
            <w:r>
              <w:t>That He may forgive us our sins.</w:t>
            </w:r>
          </w:p>
        </w:tc>
        <w:tc>
          <w:tcPr>
            <w:tcW w:w="288" w:type="dxa"/>
          </w:tcPr>
          <w:p w14:paraId="4AD39FF4" w14:textId="77777777" w:rsidR="004C7F73" w:rsidRDefault="004C7F73" w:rsidP="004C7F73"/>
        </w:tc>
        <w:tc>
          <w:tcPr>
            <w:tcW w:w="288" w:type="dxa"/>
          </w:tcPr>
          <w:p w14:paraId="33AC4263" w14:textId="77777777" w:rsidR="004C7F73" w:rsidRDefault="004C7F73" w:rsidP="004C7F73">
            <w:pPr>
              <w:pStyle w:val="CopticCross"/>
            </w:pPr>
            <w:r w:rsidRPr="00FB5ACB">
              <w:t>¿</w:t>
            </w:r>
          </w:p>
        </w:tc>
        <w:tc>
          <w:tcPr>
            <w:tcW w:w="3960" w:type="dxa"/>
          </w:tcPr>
          <w:p w14:paraId="727B9545" w14:textId="77777777" w:rsidR="004C7F73" w:rsidRDefault="004C7F73" w:rsidP="004C7F73">
            <w:pPr>
              <w:pStyle w:val="CopticVersemulti-line"/>
            </w:pPr>
            <w:r>
              <w:t>Ⲧⲱⲃϩ ⲙ̀Ⲡⲟ̄ⲥ̄ ⲉ̀ϩ̀ⲣⲏⲓ ⲉ̀ϫⲱⲛ:</w:t>
            </w:r>
          </w:p>
          <w:p w14:paraId="0A1A78F2" w14:textId="77777777" w:rsidR="004C7F73" w:rsidRDefault="004C7F73" w:rsidP="004C7F73">
            <w:pPr>
              <w:pStyle w:val="CopticVersemulti-line"/>
            </w:pPr>
            <w:r>
              <w:t>ⲱ̀ ⲛⲁⲟ̄ⲥ̄ ⲛ̀ⲓⲟϯ ⲛ̀ⲁ̀ ⲡⲟⲥⲧⲟⲗⲟⲥ:</w:t>
            </w:r>
          </w:p>
          <w:p w14:paraId="349E9F93" w14:textId="77777777" w:rsidR="004C7F73" w:rsidRDefault="004C7F73" w:rsidP="004C7F73">
            <w:pPr>
              <w:pStyle w:val="CopticVersemulti-line"/>
            </w:pPr>
            <w:r>
              <w:t>ⲛⲉⲙ ⲡⲓϣ̀ⲃⲉ ⲥ̀ⲛⲁⲩ ⲙ̀ⲙⲁⲑⲏⲧⲏⲥ:</w:t>
            </w:r>
          </w:p>
          <w:p w14:paraId="445CA511" w14:textId="77777777" w:rsidR="004C7F73" w:rsidRDefault="004C7F73" w:rsidP="004C7F73">
            <w:pPr>
              <w:pStyle w:val="CopticHangingVerse"/>
            </w:pPr>
            <w:r>
              <w:t>ⲛ̀ⲧⲉϥⲭⲁ ⲛⲉⲛⲛⲟⲃⲓ ⲛⲁⲛ ⲉ̀ⲃⲟⲗ.</w:t>
            </w:r>
          </w:p>
        </w:tc>
      </w:tr>
    </w:tbl>
    <w:p w14:paraId="651BD459" w14:textId="77777777" w:rsidR="00E12AEC" w:rsidRDefault="00E12AEC" w:rsidP="00E12AEC">
      <w:pPr>
        <w:pStyle w:val="Heading3"/>
      </w:pPr>
      <w:bookmarkStart w:id="1146" w:name="_Ref434488814"/>
      <w:r>
        <w:t>The Doxology of St. Mark</w:t>
      </w:r>
      <w:bookmarkEnd w:id="11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5614131A" w14:textId="77777777" w:rsidTr="00E12AEC">
        <w:trPr>
          <w:cantSplit/>
          <w:jc w:val="center"/>
        </w:trPr>
        <w:tc>
          <w:tcPr>
            <w:tcW w:w="288" w:type="dxa"/>
          </w:tcPr>
          <w:p w14:paraId="77AE530A" w14:textId="77777777" w:rsidR="00E12AEC" w:rsidRDefault="00E12AEC" w:rsidP="00E12AEC">
            <w:pPr>
              <w:pStyle w:val="CopticCross"/>
            </w:pPr>
          </w:p>
        </w:tc>
        <w:tc>
          <w:tcPr>
            <w:tcW w:w="3960" w:type="dxa"/>
          </w:tcPr>
          <w:p w14:paraId="75B4985F" w14:textId="77777777" w:rsidR="00E12AEC" w:rsidRDefault="00E12AEC" w:rsidP="00E12AEC">
            <w:pPr>
              <w:pStyle w:val="EngHang"/>
            </w:pPr>
            <w:r>
              <w:t>O Mark, the Apostle,</w:t>
            </w:r>
          </w:p>
          <w:p w14:paraId="2C466A86" w14:textId="77777777" w:rsidR="00E12AEC" w:rsidRDefault="00E12AEC" w:rsidP="00E12AEC">
            <w:pPr>
              <w:pStyle w:val="EngHang"/>
            </w:pPr>
            <w:r>
              <w:t>And the Evangelist,</w:t>
            </w:r>
          </w:p>
          <w:p w14:paraId="247173D1" w14:textId="77777777" w:rsidR="00E12AEC" w:rsidRDefault="00E12AEC" w:rsidP="00E12AEC">
            <w:pPr>
              <w:pStyle w:val="EngHang"/>
            </w:pPr>
            <w:r>
              <w:t>The witness to the passion</w:t>
            </w:r>
          </w:p>
          <w:p w14:paraId="2F74EA4D" w14:textId="77777777" w:rsidR="00E12AEC" w:rsidRDefault="00E12AEC" w:rsidP="00E12AEC">
            <w:pPr>
              <w:pStyle w:val="EngHangEnd"/>
            </w:pPr>
            <w:r>
              <w:t>Of the Only-Begotten God,</w:t>
            </w:r>
          </w:p>
        </w:tc>
        <w:tc>
          <w:tcPr>
            <w:tcW w:w="288" w:type="dxa"/>
          </w:tcPr>
          <w:p w14:paraId="334D497D" w14:textId="77777777" w:rsidR="00E12AEC" w:rsidRDefault="00E12AEC" w:rsidP="00E12AEC"/>
        </w:tc>
        <w:tc>
          <w:tcPr>
            <w:tcW w:w="288" w:type="dxa"/>
          </w:tcPr>
          <w:p w14:paraId="37091F1F" w14:textId="77777777" w:rsidR="00E12AEC" w:rsidRDefault="00E12AEC" w:rsidP="00E12AEC">
            <w:pPr>
              <w:pStyle w:val="CopticCross"/>
            </w:pPr>
          </w:p>
        </w:tc>
        <w:tc>
          <w:tcPr>
            <w:tcW w:w="3960" w:type="dxa"/>
          </w:tcPr>
          <w:p w14:paraId="73FBB283" w14:textId="77777777" w:rsidR="00E12AEC" w:rsidRDefault="00E12AEC" w:rsidP="00E12AEC">
            <w:pPr>
              <w:pStyle w:val="CopticVersemulti-line"/>
            </w:pPr>
            <w:r>
              <w:t>Ⲙⲁⲣⲕⲟⲥ ⲡⲓⲁ̀ⲡⲟⲥⲧⲟⲗⲟⲥ:</w:t>
            </w:r>
          </w:p>
          <w:p w14:paraId="19FC4C05" w14:textId="77777777" w:rsidR="00E12AEC" w:rsidRDefault="00E12AEC" w:rsidP="00E12AEC">
            <w:pPr>
              <w:pStyle w:val="CopticVersemulti-line"/>
            </w:pPr>
            <w:r>
              <w:t>ⲟⲩⲟϩ ⲡⲓⲉⲩⲁⲅⲅⲉⲗⲓⲥⲧⲏⲥ:</w:t>
            </w:r>
          </w:p>
          <w:p w14:paraId="7EFD1C2D" w14:textId="77777777" w:rsidR="00E12AEC" w:rsidRDefault="00E12AEC" w:rsidP="00E12AEC">
            <w:pPr>
              <w:pStyle w:val="CopticVersemulti-line"/>
            </w:pPr>
            <w:r>
              <w:t>ⲡⲓⲙⲉⲑⲣⲉ ϧⲁ ⲛⲓⲙ̀ⲕⲁⲩϩ:</w:t>
            </w:r>
          </w:p>
          <w:p w14:paraId="4F2EEBAC" w14:textId="77777777" w:rsidR="00E12AEC" w:rsidRPr="00C35319" w:rsidRDefault="00E12AEC" w:rsidP="00E12AEC">
            <w:pPr>
              <w:pStyle w:val="CopticHangingVerse"/>
            </w:pPr>
            <w:r>
              <w:t>ⲛ̀ⲧⲉ ⲡⲓⲙⲟⲛⲟⲅⲉⲛⲏⲥ ⲛ̀ⲛⲟⲩϯ.</w:t>
            </w:r>
          </w:p>
        </w:tc>
      </w:tr>
      <w:tr w:rsidR="00E12AEC" w14:paraId="6A1B4158" w14:textId="77777777" w:rsidTr="00E12AEC">
        <w:trPr>
          <w:cantSplit/>
          <w:jc w:val="center"/>
        </w:trPr>
        <w:tc>
          <w:tcPr>
            <w:tcW w:w="288" w:type="dxa"/>
          </w:tcPr>
          <w:p w14:paraId="5B2DC2AE" w14:textId="77777777" w:rsidR="00E12AEC" w:rsidRDefault="00E12AEC" w:rsidP="00E12AEC">
            <w:pPr>
              <w:pStyle w:val="CopticCross"/>
            </w:pPr>
            <w:r w:rsidRPr="00FB5ACB">
              <w:lastRenderedPageBreak/>
              <w:t>¿</w:t>
            </w:r>
          </w:p>
        </w:tc>
        <w:tc>
          <w:tcPr>
            <w:tcW w:w="3960" w:type="dxa"/>
          </w:tcPr>
          <w:p w14:paraId="05927F2E" w14:textId="77777777" w:rsidR="00E12AEC" w:rsidRDefault="00E12AEC" w:rsidP="00E12AEC">
            <w:pPr>
              <w:pStyle w:val="EngHang"/>
            </w:pPr>
            <w:r>
              <w:t>You came and enlightened us,</w:t>
            </w:r>
          </w:p>
          <w:p w14:paraId="6025C5C0" w14:textId="77777777" w:rsidR="00E12AEC" w:rsidRDefault="00E12AEC" w:rsidP="00E12AEC">
            <w:pPr>
              <w:pStyle w:val="EngHang"/>
            </w:pPr>
            <w:r>
              <w:t>Through your Gospel,</w:t>
            </w:r>
          </w:p>
          <w:p w14:paraId="24203FE0" w14:textId="77777777" w:rsidR="00E12AEC" w:rsidRDefault="00E12AEC" w:rsidP="00E12AEC">
            <w:pPr>
              <w:pStyle w:val="EngHang"/>
            </w:pPr>
            <w:r>
              <w:t>And taught us of the Father and the Son</w:t>
            </w:r>
          </w:p>
          <w:p w14:paraId="043F4826" w14:textId="77777777" w:rsidR="00E12AEC" w:rsidRPr="00AB2F8A" w:rsidRDefault="00E12AEC" w:rsidP="00E12AEC">
            <w:pPr>
              <w:pStyle w:val="EngHangEnd"/>
            </w:pPr>
            <w:r>
              <w:t>And the Holy Spirit.</w:t>
            </w:r>
          </w:p>
        </w:tc>
        <w:tc>
          <w:tcPr>
            <w:tcW w:w="288" w:type="dxa"/>
          </w:tcPr>
          <w:p w14:paraId="0ABF9022" w14:textId="77777777" w:rsidR="00E12AEC" w:rsidRDefault="00E12AEC" w:rsidP="00E12AEC"/>
        </w:tc>
        <w:tc>
          <w:tcPr>
            <w:tcW w:w="288" w:type="dxa"/>
          </w:tcPr>
          <w:p w14:paraId="72090FE9" w14:textId="77777777" w:rsidR="00E12AEC" w:rsidRDefault="00E12AEC" w:rsidP="00E12AEC">
            <w:pPr>
              <w:pStyle w:val="CopticCross"/>
            </w:pPr>
            <w:r w:rsidRPr="00FB5ACB">
              <w:t>¿</w:t>
            </w:r>
          </w:p>
        </w:tc>
        <w:tc>
          <w:tcPr>
            <w:tcW w:w="3960" w:type="dxa"/>
          </w:tcPr>
          <w:p w14:paraId="60B45A40" w14:textId="77777777" w:rsidR="00E12AEC" w:rsidRDefault="00E12AEC" w:rsidP="00E12AEC">
            <w:pPr>
              <w:pStyle w:val="CopticVersemulti-line"/>
            </w:pPr>
            <w:r>
              <w:t>Ⲁⲕⲓ̀ ⲁⲕⲉⲣⲟⲩⲱⲓⲛⲓ ⲉ̀ⲣⲟⲛ:</w:t>
            </w:r>
          </w:p>
          <w:p w14:paraId="01F725CA" w14:textId="77777777" w:rsidR="00E12AEC" w:rsidRDefault="00E12AEC" w:rsidP="00E12AEC">
            <w:pPr>
              <w:pStyle w:val="CopticVersemulti-line"/>
            </w:pPr>
            <w:r>
              <w:t>ϩⲓⲧⲉⲛ ⲡⲉⲕⲉⲩⲁⲅⲅⲉⲗⲓⲟⲛ:</w:t>
            </w:r>
          </w:p>
          <w:p w14:paraId="01717660" w14:textId="77777777" w:rsidR="00E12AEC" w:rsidRDefault="00E12AEC" w:rsidP="00E12AEC">
            <w:pPr>
              <w:pStyle w:val="CopticVersemulti-line"/>
            </w:pPr>
            <w:r>
              <w:t>ⲁⲕⲧ̀ⲥⲁⲃⲟⲛ ⲙ̀Ⲫⲓⲱⲧ ⲛⲉⲙ Ⲡϣⲏⲣⲓ:</w:t>
            </w:r>
          </w:p>
          <w:p w14:paraId="78D6F8FF" w14:textId="77777777" w:rsidR="00E12AEC" w:rsidRPr="00CF5919" w:rsidRDefault="00E12AEC" w:rsidP="00E12AEC">
            <w:pPr>
              <w:pStyle w:val="CopticHangingVerse"/>
            </w:pPr>
            <w:r>
              <w:t>ⲛⲉⲙ Ⲡⲓⲡ̄ⲛ̄ⲁ̄ ⲉ̄ⲑ̄ⲩ̄.</w:t>
            </w:r>
          </w:p>
        </w:tc>
      </w:tr>
      <w:tr w:rsidR="00E12AEC" w14:paraId="028FECB9" w14:textId="77777777" w:rsidTr="00E12AEC">
        <w:trPr>
          <w:cantSplit/>
          <w:jc w:val="center"/>
        </w:trPr>
        <w:tc>
          <w:tcPr>
            <w:tcW w:w="288" w:type="dxa"/>
          </w:tcPr>
          <w:p w14:paraId="32A6BD96" w14:textId="77777777" w:rsidR="00E12AEC" w:rsidRDefault="00E12AEC" w:rsidP="00E12AEC">
            <w:pPr>
              <w:pStyle w:val="CopticCross"/>
            </w:pPr>
          </w:p>
        </w:tc>
        <w:tc>
          <w:tcPr>
            <w:tcW w:w="3960" w:type="dxa"/>
          </w:tcPr>
          <w:p w14:paraId="41C3FD8E" w14:textId="77777777" w:rsidR="00E12AEC" w:rsidRDefault="00E12AEC" w:rsidP="00E12AEC">
            <w:pPr>
              <w:pStyle w:val="EngHang"/>
            </w:pPr>
            <w:r>
              <w:t>You brought us out of darkness,</w:t>
            </w:r>
          </w:p>
          <w:p w14:paraId="16E3172A" w14:textId="77777777" w:rsidR="00E12AEC" w:rsidRDefault="00E12AEC" w:rsidP="00E12AEC">
            <w:pPr>
              <w:pStyle w:val="EngHang"/>
            </w:pPr>
            <w:r>
              <w:t>Into the True Light,</w:t>
            </w:r>
          </w:p>
          <w:p w14:paraId="20FC7349" w14:textId="77777777" w:rsidR="00E12AEC" w:rsidRDefault="00E12AEC" w:rsidP="00E12AEC">
            <w:pPr>
              <w:pStyle w:val="EngHang"/>
            </w:pPr>
            <w:r>
              <w:t>And fed us the Bread of Life</w:t>
            </w:r>
          </w:p>
          <w:p w14:paraId="0FDF86DF" w14:textId="77777777" w:rsidR="00E12AEC" w:rsidRPr="004B35B0" w:rsidRDefault="00E12AEC" w:rsidP="00E12AEC">
            <w:pPr>
              <w:pStyle w:val="EngHangEnd"/>
            </w:pPr>
            <w:r>
              <w:t>Which came down from heaven.</w:t>
            </w:r>
          </w:p>
        </w:tc>
        <w:tc>
          <w:tcPr>
            <w:tcW w:w="288" w:type="dxa"/>
          </w:tcPr>
          <w:p w14:paraId="0D45DA34" w14:textId="77777777" w:rsidR="00E12AEC" w:rsidRDefault="00E12AEC" w:rsidP="00E12AEC"/>
        </w:tc>
        <w:tc>
          <w:tcPr>
            <w:tcW w:w="288" w:type="dxa"/>
          </w:tcPr>
          <w:p w14:paraId="4BD0B16A" w14:textId="77777777" w:rsidR="00E12AEC" w:rsidRDefault="00E12AEC" w:rsidP="00E12AEC">
            <w:pPr>
              <w:pStyle w:val="CopticCross"/>
            </w:pPr>
          </w:p>
        </w:tc>
        <w:tc>
          <w:tcPr>
            <w:tcW w:w="3960" w:type="dxa"/>
          </w:tcPr>
          <w:p w14:paraId="20331603" w14:textId="77777777" w:rsidR="00E12AEC" w:rsidRDefault="00E12AEC" w:rsidP="00E12AEC">
            <w:pPr>
              <w:pStyle w:val="CopticVersemulti-line"/>
            </w:pPr>
            <w:r>
              <w:t>Ⲁⲕⲉⲛⲧⲉⲛ ⲉ̀ⲃⲟⲗ ϧⲉⲛ ⲡ̀ⲭⲁⲕⲓ:</w:t>
            </w:r>
          </w:p>
          <w:p w14:paraId="62E03725" w14:textId="77777777" w:rsidR="00E12AEC" w:rsidRDefault="00E12AEC" w:rsidP="00E12AEC">
            <w:pPr>
              <w:pStyle w:val="CopticVersemulti-line"/>
            </w:pPr>
            <w:r>
              <w:t>ⲉ̀ϧⲟⲩⲛ ⲉ̀ⲡⲓⲟⲩⲱⲓⲛⲓ ⲙ̀ⲙⲏⲓ:</w:t>
            </w:r>
          </w:p>
          <w:p w14:paraId="4EB08046" w14:textId="77777777" w:rsidR="00E12AEC" w:rsidRDefault="00E12AEC" w:rsidP="00E12AEC">
            <w:pPr>
              <w:pStyle w:val="CopticVersemulti-line"/>
            </w:pPr>
            <w:r>
              <w:t>ⲁⲕⲧⲉⲙⲙⲟⲛ ⲙ̀ⲡⲓⲱⲓⲕ ⲛ̀ⲧⲉ ⲡ̀ⲱⲟⲛϧ:</w:t>
            </w:r>
          </w:p>
          <w:p w14:paraId="6435E49B" w14:textId="77777777" w:rsidR="00E12AEC" w:rsidRDefault="00E12AEC" w:rsidP="00E12AEC">
            <w:pPr>
              <w:pStyle w:val="CopticHangingVerse"/>
            </w:pPr>
            <w:r>
              <w:t>ⲉ̀ⲧⲁϥⲓ̀ ⲉ̀ⲡⲉⲥⲏⲧ ⲉ̀ⲃⲟⲗ ϧⲉⲛ ⲧ̀ⲫⲉ.</w:t>
            </w:r>
          </w:p>
        </w:tc>
      </w:tr>
      <w:tr w:rsidR="00E12AEC" w14:paraId="172DAE3A" w14:textId="77777777" w:rsidTr="00E12AEC">
        <w:trPr>
          <w:cantSplit/>
          <w:jc w:val="center"/>
        </w:trPr>
        <w:tc>
          <w:tcPr>
            <w:tcW w:w="288" w:type="dxa"/>
          </w:tcPr>
          <w:p w14:paraId="66792396" w14:textId="77777777" w:rsidR="00E12AEC" w:rsidRDefault="00E12AEC" w:rsidP="00E12AEC">
            <w:pPr>
              <w:pStyle w:val="CopticCross"/>
            </w:pPr>
            <w:r w:rsidRPr="00FB5ACB">
              <w:t>¿</w:t>
            </w:r>
          </w:p>
        </w:tc>
        <w:tc>
          <w:tcPr>
            <w:tcW w:w="3960" w:type="dxa"/>
          </w:tcPr>
          <w:p w14:paraId="50571C0B" w14:textId="77777777" w:rsidR="00E12AEC" w:rsidRDefault="00E12AEC" w:rsidP="00E12AEC">
            <w:pPr>
              <w:pStyle w:val="EngHang"/>
            </w:pPr>
            <w:r>
              <w:t>All the tribes of the earth</w:t>
            </w:r>
          </w:p>
          <w:p w14:paraId="38DBA7B7" w14:textId="77777777" w:rsidR="00E12AEC" w:rsidRDefault="00E12AEC" w:rsidP="00E12AEC">
            <w:pPr>
              <w:pStyle w:val="EngHang"/>
            </w:pPr>
            <w:r>
              <w:t>Where blessed by you,</w:t>
            </w:r>
          </w:p>
          <w:p w14:paraId="5DBDE987" w14:textId="77777777" w:rsidR="00E12AEC" w:rsidRDefault="00E12AEC" w:rsidP="00E12AEC">
            <w:pPr>
              <w:pStyle w:val="EngHang"/>
            </w:pPr>
            <w:r>
              <w:t>And your sayings have reached</w:t>
            </w:r>
          </w:p>
          <w:p w14:paraId="59B4B5E9" w14:textId="77777777" w:rsidR="00E12AEC" w:rsidRDefault="00E12AEC" w:rsidP="00E12AEC">
            <w:pPr>
              <w:pStyle w:val="EngHangEnd"/>
            </w:pPr>
            <w:r>
              <w:t>All the ends of the world.</w:t>
            </w:r>
          </w:p>
        </w:tc>
        <w:tc>
          <w:tcPr>
            <w:tcW w:w="288" w:type="dxa"/>
          </w:tcPr>
          <w:p w14:paraId="04B38BA2" w14:textId="77777777" w:rsidR="00E12AEC" w:rsidRDefault="00E12AEC" w:rsidP="00E12AEC"/>
        </w:tc>
        <w:tc>
          <w:tcPr>
            <w:tcW w:w="288" w:type="dxa"/>
          </w:tcPr>
          <w:p w14:paraId="77006D1C" w14:textId="77777777" w:rsidR="00E12AEC" w:rsidRDefault="00E12AEC" w:rsidP="00E12AEC">
            <w:pPr>
              <w:pStyle w:val="CopticCross"/>
            </w:pPr>
            <w:r w:rsidRPr="00FB5ACB">
              <w:t>¿</w:t>
            </w:r>
          </w:p>
        </w:tc>
        <w:tc>
          <w:tcPr>
            <w:tcW w:w="3960" w:type="dxa"/>
          </w:tcPr>
          <w:p w14:paraId="6666D244" w14:textId="77777777" w:rsidR="00E12AEC" w:rsidRDefault="00E12AEC" w:rsidP="00E12AEC">
            <w:pPr>
              <w:pStyle w:val="CopticVersemulti-line"/>
            </w:pPr>
            <w:r>
              <w:t>Ⲁⲩϭⲓⲥ̀ⲙⲟⲩ ⲛ̀ϧ̀ⲏⲧⲕ:</w:t>
            </w:r>
          </w:p>
          <w:p w14:paraId="119D67BA" w14:textId="77777777" w:rsidR="00E12AEC" w:rsidRDefault="00E12AEC" w:rsidP="00E12AEC">
            <w:pPr>
              <w:pStyle w:val="CopticVersemulti-line"/>
            </w:pPr>
            <w:r>
              <w:t>ⲛ̀ϫⲉ ⲛⲓⲫⲩⲗⲏ ⲧⲏⲣⲟⲩ ⲛ̀ⲧⲉ ⲡ̀ⲕⲁϩⲓ:</w:t>
            </w:r>
          </w:p>
          <w:p w14:paraId="5EA1090F" w14:textId="77777777" w:rsidR="00E12AEC" w:rsidRDefault="00E12AEC" w:rsidP="00E12AEC">
            <w:pPr>
              <w:pStyle w:val="CopticVersemulti-line"/>
            </w:pPr>
            <w:r>
              <w:t>ⲟⲩⲟϩ ⲛⲉⲕⲥⲁϫⲓ ⲁⲩⲫⲟϩ:</w:t>
            </w:r>
          </w:p>
          <w:p w14:paraId="62E57105" w14:textId="77777777" w:rsidR="00E12AEC" w:rsidRDefault="00E12AEC" w:rsidP="00E12AEC">
            <w:pPr>
              <w:pStyle w:val="CopticHangingVerse"/>
            </w:pPr>
            <w:r>
              <w:t>ϫⲁ ⲁⲩⲣⲏϫⲥ ⲛ̀ϯⲟⲓⲕⲟⲩⲙⲉⲛⲏ.</w:t>
            </w:r>
          </w:p>
        </w:tc>
      </w:tr>
      <w:tr w:rsidR="00E12AEC" w14:paraId="404D2750" w14:textId="77777777" w:rsidTr="00E12AEC">
        <w:trPr>
          <w:cantSplit/>
          <w:jc w:val="center"/>
        </w:trPr>
        <w:tc>
          <w:tcPr>
            <w:tcW w:w="288" w:type="dxa"/>
          </w:tcPr>
          <w:p w14:paraId="4E819FA4" w14:textId="77777777" w:rsidR="00E12AEC" w:rsidRDefault="00E12AEC" w:rsidP="00E12AEC">
            <w:pPr>
              <w:pStyle w:val="CopticCross"/>
            </w:pPr>
          </w:p>
        </w:tc>
        <w:tc>
          <w:tcPr>
            <w:tcW w:w="3960" w:type="dxa"/>
          </w:tcPr>
          <w:p w14:paraId="5DD635BC" w14:textId="77777777" w:rsidR="00E12AEC" w:rsidRDefault="00E12AEC" w:rsidP="00E12AEC">
            <w:pPr>
              <w:pStyle w:val="EngHang"/>
            </w:pPr>
            <w:r>
              <w:t>Hail to you, O martyr.</w:t>
            </w:r>
          </w:p>
          <w:p w14:paraId="7DD8615B" w14:textId="77777777" w:rsidR="00E12AEC" w:rsidRDefault="00E12AEC" w:rsidP="00E12AEC">
            <w:pPr>
              <w:pStyle w:val="EngHang"/>
            </w:pPr>
            <w:r>
              <w:t>Hail to the Evangelist.</w:t>
            </w:r>
          </w:p>
          <w:p w14:paraId="711BEE1F" w14:textId="77777777" w:rsidR="00E12AEC" w:rsidRDefault="00E12AEC" w:rsidP="00E12AEC">
            <w:pPr>
              <w:pStyle w:val="EngHang"/>
            </w:pPr>
            <w:r>
              <w:t>Hail to the Apostle,</w:t>
            </w:r>
          </w:p>
          <w:p w14:paraId="578B0416" w14:textId="77777777" w:rsidR="00E12AEC" w:rsidRDefault="00E12AEC" w:rsidP="00E12AEC">
            <w:pPr>
              <w:pStyle w:val="EngHangEnd"/>
            </w:pPr>
            <w:r>
              <w:t xml:space="preserve">Mark, the </w:t>
            </w:r>
            <w:commentRangeStart w:id="1147"/>
            <w:r>
              <w:t>Beholder of God</w:t>
            </w:r>
            <w:commentRangeEnd w:id="1147"/>
            <w:r>
              <w:rPr>
                <w:rStyle w:val="CommentReference"/>
                <w:rFonts w:ascii="Times New Roman" w:eastAsiaTheme="minorHAnsi" w:hAnsi="Times New Roman" w:cstheme="minorBidi"/>
                <w:color w:val="auto"/>
              </w:rPr>
              <w:commentReference w:id="1147"/>
            </w:r>
            <w:r>
              <w:t>.</w:t>
            </w:r>
          </w:p>
        </w:tc>
        <w:tc>
          <w:tcPr>
            <w:tcW w:w="288" w:type="dxa"/>
          </w:tcPr>
          <w:p w14:paraId="0B289E55" w14:textId="77777777" w:rsidR="00E12AEC" w:rsidRDefault="00E12AEC" w:rsidP="00E12AEC"/>
        </w:tc>
        <w:tc>
          <w:tcPr>
            <w:tcW w:w="288" w:type="dxa"/>
          </w:tcPr>
          <w:p w14:paraId="304ECA4B" w14:textId="77777777" w:rsidR="00E12AEC" w:rsidRDefault="00E12AEC" w:rsidP="00E12AEC">
            <w:pPr>
              <w:pStyle w:val="CopticCross"/>
            </w:pPr>
          </w:p>
        </w:tc>
        <w:tc>
          <w:tcPr>
            <w:tcW w:w="3960" w:type="dxa"/>
          </w:tcPr>
          <w:p w14:paraId="59B3678D" w14:textId="77777777" w:rsidR="00E12AEC" w:rsidRDefault="00E12AEC" w:rsidP="00E12AEC">
            <w:pPr>
              <w:pStyle w:val="CopticVersemulti-line"/>
            </w:pPr>
            <w:r>
              <w:t>Ⲭⲉⲣⲉ ⲛⲁⲕ ⲱ̀ ⲡⲓⲙⲁⲣⲧⲩⲣⲟⲥ:</w:t>
            </w:r>
          </w:p>
          <w:p w14:paraId="529870ED" w14:textId="77777777" w:rsidR="00E12AEC" w:rsidRDefault="00E12AEC" w:rsidP="00E12AEC">
            <w:pPr>
              <w:pStyle w:val="CopticVersemulti-line"/>
            </w:pPr>
            <w:r>
              <w:t>ⲭⲉⲣⲉ ⲡⲓⲉⲩⲁⲅⲅⲉⲗⲓⲥⲧⲏⲥ:</w:t>
            </w:r>
          </w:p>
          <w:p w14:paraId="3D3112BC" w14:textId="77777777" w:rsidR="00E12AEC" w:rsidRDefault="00E12AEC" w:rsidP="00E12AEC">
            <w:pPr>
              <w:pStyle w:val="CopticVersemulti-line"/>
            </w:pPr>
            <w:r>
              <w:t>ⲭⲉⲣⲉ ⲡⲓⲁ̀ⲡⲟⲥⲧⲟⲗⲟⲥ:</w:t>
            </w:r>
          </w:p>
          <w:p w14:paraId="1EA87996" w14:textId="77777777" w:rsidR="00E12AEC" w:rsidRDefault="00E12AEC" w:rsidP="00E12AEC">
            <w:pPr>
              <w:pStyle w:val="CopticHangingVerse"/>
            </w:pPr>
            <w:r>
              <w:t>Ⲙⲁⲣⲕⲟⲥ ⲡⲓⲑⲉⲱⲣⲓⲙⲟⲥ.</w:t>
            </w:r>
          </w:p>
        </w:tc>
      </w:tr>
      <w:tr w:rsidR="00E12AEC" w14:paraId="7AE48E52" w14:textId="77777777" w:rsidTr="00E12AEC">
        <w:trPr>
          <w:cantSplit/>
          <w:jc w:val="center"/>
        </w:trPr>
        <w:tc>
          <w:tcPr>
            <w:tcW w:w="288" w:type="dxa"/>
          </w:tcPr>
          <w:p w14:paraId="6AEA0E43" w14:textId="77777777" w:rsidR="00E12AEC" w:rsidRDefault="00E12AEC" w:rsidP="00E12AEC">
            <w:pPr>
              <w:pStyle w:val="CopticCross"/>
            </w:pPr>
            <w:r w:rsidRPr="00FB5ACB">
              <w:t>¿</w:t>
            </w:r>
          </w:p>
        </w:tc>
        <w:tc>
          <w:tcPr>
            <w:tcW w:w="3960" w:type="dxa"/>
          </w:tcPr>
          <w:p w14:paraId="30321741" w14:textId="77777777" w:rsidR="00E12AEC" w:rsidRDefault="00E12AEC" w:rsidP="00E12AEC">
            <w:pPr>
              <w:pStyle w:val="EngHang"/>
            </w:pPr>
            <w:r>
              <w:t>Pray to the Lord on our behalf,</w:t>
            </w:r>
          </w:p>
          <w:p w14:paraId="0CB2D648" w14:textId="77777777" w:rsidR="00E12AEC" w:rsidRDefault="00E12AEC" w:rsidP="00E12AEC">
            <w:pPr>
              <w:pStyle w:val="EngHang"/>
            </w:pPr>
            <w:r>
              <w:t>O Beholder of God, the Evangelist,</w:t>
            </w:r>
          </w:p>
          <w:p w14:paraId="43D34E70" w14:textId="77777777" w:rsidR="00E12AEC" w:rsidRDefault="00E12AEC" w:rsidP="00E12AEC">
            <w:pPr>
              <w:pStyle w:val="EngHang"/>
            </w:pPr>
            <w:r>
              <w:t>Mark the Apostle,</w:t>
            </w:r>
          </w:p>
          <w:p w14:paraId="1C750711" w14:textId="77777777" w:rsidR="00E12AEC" w:rsidRDefault="00E12AEC" w:rsidP="00E12AEC">
            <w:pPr>
              <w:pStyle w:val="EngHangEnd"/>
            </w:pPr>
            <w:r>
              <w:t>That He may forgive us our sins.</w:t>
            </w:r>
          </w:p>
        </w:tc>
        <w:tc>
          <w:tcPr>
            <w:tcW w:w="288" w:type="dxa"/>
          </w:tcPr>
          <w:p w14:paraId="509CCBA0" w14:textId="77777777" w:rsidR="00E12AEC" w:rsidRDefault="00E12AEC" w:rsidP="00E12AEC"/>
        </w:tc>
        <w:tc>
          <w:tcPr>
            <w:tcW w:w="288" w:type="dxa"/>
          </w:tcPr>
          <w:p w14:paraId="2A3C98A9" w14:textId="77777777" w:rsidR="00E12AEC" w:rsidRDefault="00E12AEC" w:rsidP="00E12AEC">
            <w:pPr>
              <w:pStyle w:val="CopticCross"/>
            </w:pPr>
            <w:r w:rsidRPr="00FB5ACB">
              <w:t>¿</w:t>
            </w:r>
          </w:p>
        </w:tc>
        <w:tc>
          <w:tcPr>
            <w:tcW w:w="3960" w:type="dxa"/>
          </w:tcPr>
          <w:p w14:paraId="71B95592" w14:textId="77777777" w:rsidR="00E12AEC" w:rsidRDefault="00E12AEC" w:rsidP="00E12AEC">
            <w:pPr>
              <w:pStyle w:val="CopticVersemulti-line"/>
            </w:pPr>
            <w:r>
              <w:t>Ⲧⲱⲃϩ ⲙ̀Ⲡⲟ̄ⲥ̄ ⲉ̀ϩ̀ⲣⲏⲓ ⲉ̀ϫⲱⲛ:</w:t>
            </w:r>
          </w:p>
          <w:p w14:paraId="6E14BB7F" w14:textId="77777777" w:rsidR="00E12AEC" w:rsidRDefault="00E12AEC" w:rsidP="00E12AEC">
            <w:pPr>
              <w:pStyle w:val="CopticVersemulti-line"/>
            </w:pPr>
            <w:r>
              <w:t>ⲱ̀ ⲡⲓⲑⲉⲱⲣⲓⲙⲟⲥ ⲛ̀ⲉⲩⲁⲅⲅⲉⲗⲓⲥⲧⲏⲥ:</w:t>
            </w:r>
          </w:p>
          <w:p w14:paraId="2C69E1E9" w14:textId="77777777" w:rsidR="00E12AEC" w:rsidRDefault="00E12AEC" w:rsidP="00E12AEC">
            <w:pPr>
              <w:pStyle w:val="CopticVersemulti-line"/>
            </w:pPr>
            <w:r>
              <w:t>Ⲙⲁⲣⲕⲟⲥ ⲡⲓⲁ̀ⲡⲟⲥⲧⲟⲗⲟⲥ:</w:t>
            </w:r>
          </w:p>
          <w:p w14:paraId="750C7B56" w14:textId="77777777" w:rsidR="00E12AEC" w:rsidRDefault="00E12AEC" w:rsidP="00E12AEC">
            <w:pPr>
              <w:pStyle w:val="CopticHangingVerse"/>
            </w:pPr>
            <w:r>
              <w:t>ⲛ̀ⲧⲉϥⲭⲁ ⲛⲉⲛⲛⲟⲃⲓ ⲛⲁⲛ ⲉ̀ⲃⲟⲗ.</w:t>
            </w:r>
          </w:p>
        </w:tc>
      </w:tr>
    </w:tbl>
    <w:p w14:paraId="2D34D833" w14:textId="77777777" w:rsidR="00646349" w:rsidRDefault="00646349" w:rsidP="00646349">
      <w:pPr>
        <w:pStyle w:val="Heading3"/>
      </w:pPr>
      <w:bookmarkStart w:id="1148" w:name="_Ref434488992"/>
      <w:r>
        <w:t>The Doxology of Any Apostle</w:t>
      </w:r>
      <w:bookmarkEnd w:id="11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349" w14:paraId="2B5EC498" w14:textId="77777777" w:rsidTr="007F571C">
        <w:trPr>
          <w:cantSplit/>
          <w:jc w:val="center"/>
        </w:trPr>
        <w:tc>
          <w:tcPr>
            <w:tcW w:w="288" w:type="dxa"/>
          </w:tcPr>
          <w:p w14:paraId="5F56F278" w14:textId="77777777" w:rsidR="00646349" w:rsidRDefault="00646349" w:rsidP="007F571C">
            <w:pPr>
              <w:pStyle w:val="CopticCross"/>
            </w:pPr>
          </w:p>
        </w:tc>
        <w:tc>
          <w:tcPr>
            <w:tcW w:w="3960" w:type="dxa"/>
          </w:tcPr>
          <w:p w14:paraId="25A0CC8C" w14:textId="77777777" w:rsidR="00646349" w:rsidRDefault="00646349" w:rsidP="00646349">
            <w:pPr>
              <w:pStyle w:val="EngHang"/>
            </w:pPr>
            <w:r>
              <w:t>Gather, and let us rejoice</w:t>
            </w:r>
          </w:p>
          <w:p w14:paraId="24D3E05E" w14:textId="77777777" w:rsidR="00646349" w:rsidRDefault="00646349" w:rsidP="00646349">
            <w:pPr>
              <w:pStyle w:val="EngHang"/>
            </w:pPr>
            <w:r>
              <w:t>In the honoured remembrance</w:t>
            </w:r>
          </w:p>
          <w:p w14:paraId="6F5330E4" w14:textId="77777777" w:rsidR="00646349" w:rsidRDefault="00646349" w:rsidP="00646349">
            <w:pPr>
              <w:pStyle w:val="EngHang"/>
            </w:pPr>
            <w:r>
              <w:t>Of the faithful disciple,</w:t>
            </w:r>
          </w:p>
          <w:p w14:paraId="65878440" w14:textId="77777777" w:rsidR="00646349" w:rsidRDefault="00646349" w:rsidP="00646349">
            <w:pPr>
              <w:pStyle w:val="EngHangEnd"/>
            </w:pPr>
            <w:r>
              <w:t>_____ the Apostle.</w:t>
            </w:r>
          </w:p>
        </w:tc>
        <w:tc>
          <w:tcPr>
            <w:tcW w:w="288" w:type="dxa"/>
          </w:tcPr>
          <w:p w14:paraId="1AE97AF8" w14:textId="77777777" w:rsidR="00646349" w:rsidRDefault="00646349" w:rsidP="007F571C"/>
        </w:tc>
        <w:tc>
          <w:tcPr>
            <w:tcW w:w="288" w:type="dxa"/>
          </w:tcPr>
          <w:p w14:paraId="0A1F4F45" w14:textId="77777777" w:rsidR="00646349" w:rsidRDefault="00646349" w:rsidP="007F571C">
            <w:pPr>
              <w:pStyle w:val="CopticCross"/>
            </w:pPr>
          </w:p>
        </w:tc>
        <w:tc>
          <w:tcPr>
            <w:tcW w:w="3960" w:type="dxa"/>
          </w:tcPr>
          <w:p w14:paraId="6E30AF01" w14:textId="77777777" w:rsidR="00646349" w:rsidRDefault="00646349" w:rsidP="00646349">
            <w:pPr>
              <w:pStyle w:val="CopticVersemulti-line"/>
            </w:pPr>
            <w:r>
              <w:t>Ⲑⲱⲟⲩϯ ⲧⲏⲣⲟⲩ ⲙⲁⲣⲉⲛⲑⲉⲗⲏⲗ:</w:t>
            </w:r>
          </w:p>
          <w:p w14:paraId="5CB6A841" w14:textId="77777777" w:rsidR="00646349" w:rsidRDefault="00646349" w:rsidP="00646349">
            <w:pPr>
              <w:pStyle w:val="CopticVersemulti-line"/>
            </w:pPr>
            <w:r>
              <w:t>ϧⲉⲛ ⲡⲓⲉⲣⲫ̀ⲙⲉⲩⲓ̀ ⲉⲧⲧⲁⲓⲏⲟⲩⲧ:</w:t>
            </w:r>
          </w:p>
          <w:p w14:paraId="6661BF38" w14:textId="77777777" w:rsidR="00646349" w:rsidRDefault="00646349" w:rsidP="00646349">
            <w:pPr>
              <w:pStyle w:val="CopticVersemulti-line"/>
            </w:pPr>
            <w:r>
              <w:t>ⲛ̀ⲧⲉ ⲡⲓⲙⲁⲑⲏⲧⲏⲥ ⲉ̀ⲧⲉⲛϩⲟⲧ:</w:t>
            </w:r>
          </w:p>
          <w:p w14:paraId="4EF1BFFA" w14:textId="77777777" w:rsidR="00646349" w:rsidRPr="00C35319" w:rsidRDefault="00646349" w:rsidP="00646349">
            <w:pPr>
              <w:pStyle w:val="CopticHangingVerse"/>
            </w:pPr>
            <w:r>
              <w:t>(…) ⲡⲓⲁ̀ⲡⲟⲥⲧⲟⲗⲟⲥ.</w:t>
            </w:r>
          </w:p>
        </w:tc>
      </w:tr>
      <w:tr w:rsidR="00646349" w14:paraId="735E68D6" w14:textId="77777777" w:rsidTr="007F571C">
        <w:trPr>
          <w:cantSplit/>
          <w:jc w:val="center"/>
        </w:trPr>
        <w:tc>
          <w:tcPr>
            <w:tcW w:w="288" w:type="dxa"/>
          </w:tcPr>
          <w:p w14:paraId="6DA8CED6" w14:textId="77777777" w:rsidR="00646349" w:rsidRDefault="00646349" w:rsidP="007F571C">
            <w:pPr>
              <w:pStyle w:val="CopticCross"/>
            </w:pPr>
            <w:r w:rsidRPr="00FB5ACB">
              <w:lastRenderedPageBreak/>
              <w:t>¿</w:t>
            </w:r>
          </w:p>
        </w:tc>
        <w:tc>
          <w:tcPr>
            <w:tcW w:w="3960" w:type="dxa"/>
          </w:tcPr>
          <w:p w14:paraId="0013DCDC" w14:textId="77777777" w:rsidR="00646349" w:rsidRDefault="00646349" w:rsidP="00646349">
            <w:pPr>
              <w:pStyle w:val="EngHang"/>
            </w:pPr>
            <w:commentRangeStart w:id="1149"/>
            <w:r>
              <w:t>For by his chosen struggle</w:t>
            </w:r>
          </w:p>
          <w:p w14:paraId="150C93CE" w14:textId="77777777" w:rsidR="00646349" w:rsidRDefault="00646349" w:rsidP="00646349">
            <w:pPr>
              <w:pStyle w:val="EngHang"/>
            </w:pPr>
            <w:r>
              <w:t>He became a guide for us,</w:t>
            </w:r>
          </w:p>
          <w:p w14:paraId="1E8EFBF0" w14:textId="77777777" w:rsidR="00646349" w:rsidRDefault="00646349" w:rsidP="00646349">
            <w:pPr>
              <w:pStyle w:val="EngHang"/>
            </w:pPr>
            <w:r>
              <w:t>To His great and wonderful glory</w:t>
            </w:r>
          </w:p>
          <w:p w14:paraId="6E63ECDC" w14:textId="77777777" w:rsidR="00646349" w:rsidRPr="00AB2F8A" w:rsidRDefault="00646349" w:rsidP="00646349">
            <w:pPr>
              <w:pStyle w:val="EngHangEnd"/>
            </w:pPr>
            <w:r>
              <w:t>That dwells on the whole earth.</w:t>
            </w:r>
            <w:commentRangeEnd w:id="1149"/>
            <w:r>
              <w:rPr>
                <w:rStyle w:val="CommentReference"/>
                <w:rFonts w:ascii="Times New Roman" w:eastAsiaTheme="minorHAnsi" w:hAnsi="Times New Roman" w:cstheme="minorBidi"/>
                <w:color w:val="auto"/>
              </w:rPr>
              <w:commentReference w:id="1149"/>
            </w:r>
          </w:p>
        </w:tc>
        <w:tc>
          <w:tcPr>
            <w:tcW w:w="288" w:type="dxa"/>
          </w:tcPr>
          <w:p w14:paraId="0A82B746" w14:textId="77777777" w:rsidR="00646349" w:rsidRDefault="00646349" w:rsidP="007F571C"/>
        </w:tc>
        <w:tc>
          <w:tcPr>
            <w:tcW w:w="288" w:type="dxa"/>
          </w:tcPr>
          <w:p w14:paraId="53BDBBF0" w14:textId="77777777" w:rsidR="00646349" w:rsidRDefault="00646349" w:rsidP="007F571C">
            <w:pPr>
              <w:pStyle w:val="CopticCross"/>
            </w:pPr>
            <w:r w:rsidRPr="00FB5ACB">
              <w:t>¿</w:t>
            </w:r>
          </w:p>
        </w:tc>
        <w:tc>
          <w:tcPr>
            <w:tcW w:w="3960" w:type="dxa"/>
          </w:tcPr>
          <w:p w14:paraId="30DFD947" w14:textId="77777777" w:rsidR="00646349" w:rsidRDefault="00646349" w:rsidP="00646349">
            <w:pPr>
              <w:pStyle w:val="CopticVersemulti-line"/>
            </w:pPr>
            <w:r>
              <w:t>Ϫⲉ ⲁϥϣⲱⲡⲓ ⲛⲁⲛ ⲛ̀ ϭⲁⲩⲙⲱⲓⲧ:</w:t>
            </w:r>
          </w:p>
          <w:p w14:paraId="169F52A3" w14:textId="77777777" w:rsidR="00646349" w:rsidRDefault="00646349" w:rsidP="00646349">
            <w:pPr>
              <w:pStyle w:val="CopticVersemulti-line"/>
            </w:pPr>
            <w:r>
              <w:t>ⲛ̀ϫⲉ ⲡⲉϥⲁ̀ⲅⲱⲛ ⲉⲧⲥⲱⲧⲡ:</w:t>
            </w:r>
          </w:p>
          <w:p w14:paraId="7931E285" w14:textId="77777777" w:rsidR="00646349" w:rsidRDefault="00646349" w:rsidP="00646349">
            <w:pPr>
              <w:pStyle w:val="CopticVersemulti-line"/>
            </w:pPr>
            <w:r>
              <w:t>ⲛⲉⲙ ⲡⲓⲛⲓϣϯ ⲛ̀ⲱ̀ⲟⲩ ⲛ̀ϣ̀ⲫⲏⲣⲓ:</w:t>
            </w:r>
          </w:p>
          <w:p w14:paraId="09CC0813" w14:textId="77777777" w:rsidR="00646349" w:rsidRPr="00CF5919" w:rsidRDefault="00646349" w:rsidP="00646349">
            <w:pPr>
              <w:pStyle w:val="CopticHangingVerse"/>
            </w:pPr>
            <w:r>
              <w:t>ⲉⲧϣⲟⲡ ϩⲓϫⲉⲛ ⲡ̀ⲕⲁϩⲓ ⲧⲏⲣϥ.</w:t>
            </w:r>
          </w:p>
        </w:tc>
      </w:tr>
      <w:tr w:rsidR="00646349" w14:paraId="5EBB3C2F" w14:textId="77777777" w:rsidTr="007F571C">
        <w:trPr>
          <w:cantSplit/>
          <w:jc w:val="center"/>
        </w:trPr>
        <w:tc>
          <w:tcPr>
            <w:tcW w:w="288" w:type="dxa"/>
          </w:tcPr>
          <w:p w14:paraId="07E8D2D4" w14:textId="77777777" w:rsidR="00646349" w:rsidRDefault="00646349" w:rsidP="007F571C">
            <w:pPr>
              <w:pStyle w:val="CopticCross"/>
            </w:pPr>
          </w:p>
        </w:tc>
        <w:tc>
          <w:tcPr>
            <w:tcW w:w="3960" w:type="dxa"/>
          </w:tcPr>
          <w:p w14:paraId="09ECD6E0" w14:textId="77777777" w:rsidR="00646349" w:rsidRDefault="00646349" w:rsidP="00646349">
            <w:pPr>
              <w:pStyle w:val="EngHang"/>
            </w:pPr>
            <w:r>
              <w:t>He confessed Christ,</w:t>
            </w:r>
          </w:p>
          <w:p w14:paraId="5DFC0A44" w14:textId="77777777" w:rsidR="00646349" w:rsidRDefault="00646349" w:rsidP="00646349">
            <w:pPr>
              <w:pStyle w:val="EngHang"/>
            </w:pPr>
            <w:r>
              <w:t>“He is the Son of God.”</w:t>
            </w:r>
          </w:p>
          <w:p w14:paraId="2922CA11" w14:textId="77777777" w:rsidR="00646349" w:rsidRDefault="00646349" w:rsidP="00646349">
            <w:pPr>
              <w:pStyle w:val="EngHang"/>
            </w:pPr>
            <w:r>
              <w:t>He preached His holy Name</w:t>
            </w:r>
          </w:p>
          <w:p w14:paraId="36AEAF37" w14:textId="77777777" w:rsidR="00646349" w:rsidRPr="004B35B0" w:rsidRDefault="00646349" w:rsidP="00646349">
            <w:pPr>
              <w:pStyle w:val="EngHangEnd"/>
            </w:pPr>
            <w:r>
              <w:t>To all the nations.</w:t>
            </w:r>
          </w:p>
        </w:tc>
        <w:tc>
          <w:tcPr>
            <w:tcW w:w="288" w:type="dxa"/>
          </w:tcPr>
          <w:p w14:paraId="66849DEE" w14:textId="77777777" w:rsidR="00646349" w:rsidRDefault="00646349" w:rsidP="007F571C"/>
        </w:tc>
        <w:tc>
          <w:tcPr>
            <w:tcW w:w="288" w:type="dxa"/>
          </w:tcPr>
          <w:p w14:paraId="08ABA235" w14:textId="77777777" w:rsidR="00646349" w:rsidRDefault="00646349" w:rsidP="007F571C">
            <w:pPr>
              <w:pStyle w:val="CopticCross"/>
            </w:pPr>
          </w:p>
        </w:tc>
        <w:tc>
          <w:tcPr>
            <w:tcW w:w="3960" w:type="dxa"/>
          </w:tcPr>
          <w:p w14:paraId="3B7A9090" w14:textId="77777777" w:rsidR="00646349" w:rsidRDefault="00646349" w:rsidP="00646349">
            <w:pPr>
              <w:pStyle w:val="CopticVersemulti-line"/>
            </w:pPr>
            <w:r>
              <w:t>Ⲁϥⲉⲣⲟ̀ⲙⲟⲗⲟⲅⲓⲛ ⲙ̀Ⲡⲭ̄ⲥ̄:</w:t>
            </w:r>
          </w:p>
          <w:p w14:paraId="6808BED3" w14:textId="77777777" w:rsidR="00646349" w:rsidRDefault="00646349" w:rsidP="00646349">
            <w:pPr>
              <w:pStyle w:val="CopticVersemulti-line"/>
            </w:pPr>
            <w:r>
              <w:t>ϫⲉ ⲛ̀ⲑⲟϥ ⲡⲉ Ⲡϣⲏⲣⲓ ⲙ̀Ⲫϯ:</w:t>
            </w:r>
          </w:p>
          <w:p w14:paraId="328D8EAD" w14:textId="77777777" w:rsidR="00646349" w:rsidRDefault="00646349" w:rsidP="00646349">
            <w:pPr>
              <w:pStyle w:val="CopticVersemulti-line"/>
            </w:pPr>
            <w:r>
              <w:t>ⲁϥϩⲓⲱⲓϣ ϧⲉⲛ ⲡⲉϥⲣⲁⲛ ⲉ̄ⲑ̄ⲩ̄:</w:t>
            </w:r>
          </w:p>
          <w:p w14:paraId="7BA75D82" w14:textId="77777777" w:rsidR="00646349" w:rsidRDefault="00646349" w:rsidP="00646349">
            <w:pPr>
              <w:pStyle w:val="CopticHangingVerse"/>
            </w:pPr>
            <w:r>
              <w:t>ⲛ̀ϩ̀ⲣⲏⲓ ϧⲉⲛ ⲛⲓⲉⲑⲛⲟⲥ ⲧⲏⲣⲟⲩ.</w:t>
            </w:r>
          </w:p>
        </w:tc>
      </w:tr>
      <w:tr w:rsidR="00646349" w14:paraId="738B2ED0" w14:textId="77777777" w:rsidTr="007F571C">
        <w:trPr>
          <w:cantSplit/>
          <w:jc w:val="center"/>
        </w:trPr>
        <w:tc>
          <w:tcPr>
            <w:tcW w:w="288" w:type="dxa"/>
          </w:tcPr>
          <w:p w14:paraId="5000CFEF" w14:textId="77777777" w:rsidR="00646349" w:rsidRDefault="00646349" w:rsidP="007F571C">
            <w:pPr>
              <w:pStyle w:val="CopticCross"/>
            </w:pPr>
            <w:r w:rsidRPr="00FB5ACB">
              <w:t>¿</w:t>
            </w:r>
          </w:p>
        </w:tc>
        <w:tc>
          <w:tcPr>
            <w:tcW w:w="3960" w:type="dxa"/>
          </w:tcPr>
          <w:p w14:paraId="4A35DD23" w14:textId="77777777" w:rsidR="00646349" w:rsidRDefault="00646349" w:rsidP="00646349">
            <w:pPr>
              <w:pStyle w:val="EngHang"/>
            </w:pPr>
            <w:r>
              <w:t>He completed his struggle</w:t>
            </w:r>
          </w:p>
          <w:p w14:paraId="0F717557" w14:textId="77777777" w:rsidR="00646349" w:rsidRDefault="00646349" w:rsidP="00646349">
            <w:pPr>
              <w:pStyle w:val="EngHang"/>
            </w:pPr>
            <w:r>
              <w:t>In great nobility;</w:t>
            </w:r>
          </w:p>
          <w:p w14:paraId="0EAF341E" w14:textId="77777777" w:rsidR="00646349" w:rsidRDefault="00646349" w:rsidP="00646349">
            <w:pPr>
              <w:pStyle w:val="EngHang"/>
            </w:pPr>
            <w:r>
              <w:t>He worse the unfading crown</w:t>
            </w:r>
          </w:p>
          <w:p w14:paraId="726F2E80" w14:textId="77777777" w:rsidR="00646349" w:rsidRDefault="00646349" w:rsidP="00646349">
            <w:pPr>
              <w:pStyle w:val="EngHangEnd"/>
            </w:pPr>
            <w:r>
              <w:t>Of Apostleship.</w:t>
            </w:r>
          </w:p>
        </w:tc>
        <w:tc>
          <w:tcPr>
            <w:tcW w:w="288" w:type="dxa"/>
          </w:tcPr>
          <w:p w14:paraId="2E57C8E8" w14:textId="77777777" w:rsidR="00646349" w:rsidRDefault="00646349" w:rsidP="007F571C"/>
        </w:tc>
        <w:tc>
          <w:tcPr>
            <w:tcW w:w="288" w:type="dxa"/>
          </w:tcPr>
          <w:p w14:paraId="78C32F0A" w14:textId="77777777" w:rsidR="00646349" w:rsidRDefault="00646349" w:rsidP="007F571C">
            <w:pPr>
              <w:pStyle w:val="CopticCross"/>
            </w:pPr>
            <w:r w:rsidRPr="00FB5ACB">
              <w:t>¿</w:t>
            </w:r>
          </w:p>
        </w:tc>
        <w:tc>
          <w:tcPr>
            <w:tcW w:w="3960" w:type="dxa"/>
          </w:tcPr>
          <w:p w14:paraId="72F08CC3" w14:textId="77777777" w:rsidR="00646349" w:rsidRDefault="00646349" w:rsidP="00646349">
            <w:pPr>
              <w:pStyle w:val="CopticVersemulti-line"/>
            </w:pPr>
            <w:r>
              <w:t>Ⲁϥϫⲱⲕ ⲉ̀ⲃⲟⲗ ⲙ̀ⲡⲉϥⲁ̀ⲅⲱⲛ:</w:t>
            </w:r>
          </w:p>
          <w:p w14:paraId="1155180B" w14:textId="77777777" w:rsidR="00646349" w:rsidRDefault="00646349" w:rsidP="00646349">
            <w:pPr>
              <w:pStyle w:val="CopticVersemulti-line"/>
            </w:pPr>
            <w:r>
              <w:t>ϧⲉⲛ ⲟⲩⲛⲓϣϯ ⲙ̀ⲙⲉⲧⲅⲉⲛⲛⲉⲟⲥ:</w:t>
            </w:r>
          </w:p>
          <w:p w14:paraId="08881393" w14:textId="77777777" w:rsidR="00646349" w:rsidRDefault="00646349" w:rsidP="00646349">
            <w:pPr>
              <w:pStyle w:val="CopticVersemulti-line"/>
            </w:pPr>
            <w:r>
              <w:t>ⲁϥⲉⲣⲫⲟⲣⲓⲛ ⲙ̀ⲡⲓⲭ̀ⲗⲟⲙ ⲛ̀ⲁⲧⲗⲱⲙ:</w:t>
            </w:r>
          </w:p>
          <w:p w14:paraId="67639D01" w14:textId="77777777" w:rsidR="00646349" w:rsidRDefault="00646349" w:rsidP="00646349">
            <w:pPr>
              <w:pStyle w:val="CopticHangingVerse"/>
            </w:pPr>
            <w:r>
              <w:t>ⲛ̀ⲧⲉ ϯⲙⲉⲧⲁ̀ⲡⲟⲥⲧⲟⲗⲟⲥ.</w:t>
            </w:r>
          </w:p>
        </w:tc>
      </w:tr>
      <w:tr w:rsidR="00646349" w14:paraId="4379EBA8" w14:textId="77777777" w:rsidTr="007F571C">
        <w:trPr>
          <w:cantSplit/>
          <w:jc w:val="center"/>
        </w:trPr>
        <w:tc>
          <w:tcPr>
            <w:tcW w:w="288" w:type="dxa"/>
          </w:tcPr>
          <w:p w14:paraId="3D8FE0A4" w14:textId="77777777" w:rsidR="00646349" w:rsidRDefault="00646349" w:rsidP="007F571C">
            <w:pPr>
              <w:pStyle w:val="CopticCross"/>
            </w:pPr>
          </w:p>
        </w:tc>
        <w:tc>
          <w:tcPr>
            <w:tcW w:w="3960" w:type="dxa"/>
          </w:tcPr>
          <w:p w14:paraId="53A9CFD0" w14:textId="77777777" w:rsidR="00646349" w:rsidRDefault="00646349" w:rsidP="00646349">
            <w:pPr>
              <w:pStyle w:val="EngHang"/>
            </w:pPr>
            <w:r>
              <w:t>He flew to the place of rest,</w:t>
            </w:r>
          </w:p>
          <w:p w14:paraId="34964F68" w14:textId="77777777" w:rsidR="00646349" w:rsidRDefault="00646349" w:rsidP="00646349">
            <w:pPr>
              <w:pStyle w:val="EngHang"/>
            </w:pPr>
            <w:r>
              <w:t>And reclined on Christ’s breast,</w:t>
            </w:r>
          </w:p>
          <w:p w14:paraId="05711164" w14:textId="77777777" w:rsidR="00646349" w:rsidRDefault="00646349" w:rsidP="00646349">
            <w:pPr>
              <w:pStyle w:val="EngHang"/>
            </w:pPr>
            <w:r>
              <w:t xml:space="preserve">With his apostolic </w:t>
            </w:r>
            <w:commentRangeStart w:id="1150"/>
            <w:r>
              <w:t>compatriots</w:t>
            </w:r>
            <w:commentRangeEnd w:id="1150"/>
            <w:r>
              <w:rPr>
                <w:rStyle w:val="CommentReference"/>
                <w:rFonts w:ascii="Times New Roman" w:eastAsiaTheme="minorHAnsi" w:hAnsi="Times New Roman" w:cstheme="minorBidi"/>
                <w:color w:val="auto"/>
              </w:rPr>
              <w:commentReference w:id="1150"/>
            </w:r>
          </w:p>
          <w:p w14:paraId="5DB4DD2D" w14:textId="77777777" w:rsidR="00646349" w:rsidRDefault="00646349" w:rsidP="00646349">
            <w:pPr>
              <w:pStyle w:val="EngHangEnd"/>
            </w:pPr>
            <w:r>
              <w:t>In the Kingdom of the heavens.</w:t>
            </w:r>
          </w:p>
        </w:tc>
        <w:tc>
          <w:tcPr>
            <w:tcW w:w="288" w:type="dxa"/>
          </w:tcPr>
          <w:p w14:paraId="7E95FBDC" w14:textId="77777777" w:rsidR="00646349" w:rsidRDefault="00646349" w:rsidP="007F571C"/>
        </w:tc>
        <w:tc>
          <w:tcPr>
            <w:tcW w:w="288" w:type="dxa"/>
          </w:tcPr>
          <w:p w14:paraId="5AEC1211" w14:textId="77777777" w:rsidR="00646349" w:rsidRDefault="00646349" w:rsidP="007F571C">
            <w:pPr>
              <w:pStyle w:val="CopticCross"/>
            </w:pPr>
          </w:p>
        </w:tc>
        <w:tc>
          <w:tcPr>
            <w:tcW w:w="3960" w:type="dxa"/>
          </w:tcPr>
          <w:p w14:paraId="2D7E0CCA" w14:textId="77777777" w:rsidR="00646349" w:rsidRDefault="00646349" w:rsidP="00646349">
            <w:pPr>
              <w:pStyle w:val="CopticVersemulti-line"/>
            </w:pPr>
            <w:r>
              <w:t>Ⲁϥϩⲱⲗ ⲉ̀ⲛⲓⲙⲁⲛ̀ⲉⲙⲧⲟⲛ:</w:t>
            </w:r>
          </w:p>
          <w:p w14:paraId="57BD6976" w14:textId="77777777" w:rsidR="00646349" w:rsidRDefault="00646349" w:rsidP="00646349">
            <w:pPr>
              <w:pStyle w:val="CopticVersemulti-line"/>
            </w:pPr>
            <w:r>
              <w:t>ⲟⲩⲟϩ ⲁϥⲣⲱⲧⲉⲃ ⲛⲉⲙ Ⲡⲭ̄ⲥ̄:</w:t>
            </w:r>
          </w:p>
          <w:p w14:paraId="1883CA08" w14:textId="77777777" w:rsidR="00646349" w:rsidRDefault="00646349" w:rsidP="00646349">
            <w:pPr>
              <w:pStyle w:val="CopticVersemulti-line"/>
            </w:pPr>
            <w:r>
              <w:t>ⲛⲉⲙ ⲛⲉϥϣ̀ⲫⲏⲣ ⲛ̀ⲁ̀ⲡⲟⲥⲧⲟⲗⲟⲥ:</w:t>
            </w:r>
          </w:p>
          <w:p w14:paraId="12EA598B" w14:textId="77777777" w:rsidR="00646349" w:rsidRDefault="00646349" w:rsidP="00646349">
            <w:pPr>
              <w:pStyle w:val="CopticHangingVerse"/>
            </w:pPr>
            <w:r>
              <w:t>ⲛ̀ϩ̀ⲣⲏⲓ ϧⲉⲛ ⲑ̀ⲙⲉⲧⲟⲩⲣⲟ ⲛ̀ⲛⲓⲫⲏⲟⲩⲓ̀.</w:t>
            </w:r>
          </w:p>
        </w:tc>
      </w:tr>
      <w:tr w:rsidR="00646349" w14:paraId="54DF1FB7" w14:textId="77777777" w:rsidTr="007F571C">
        <w:trPr>
          <w:cantSplit/>
          <w:jc w:val="center"/>
        </w:trPr>
        <w:tc>
          <w:tcPr>
            <w:tcW w:w="288" w:type="dxa"/>
          </w:tcPr>
          <w:p w14:paraId="375274C8" w14:textId="77777777" w:rsidR="00646349" w:rsidRDefault="00646349" w:rsidP="007F571C">
            <w:pPr>
              <w:pStyle w:val="CopticCross"/>
            </w:pPr>
            <w:r w:rsidRPr="00FB5ACB">
              <w:t>¿</w:t>
            </w:r>
          </w:p>
        </w:tc>
        <w:tc>
          <w:tcPr>
            <w:tcW w:w="3960" w:type="dxa"/>
          </w:tcPr>
          <w:p w14:paraId="7156F3F2" w14:textId="77777777" w:rsidR="00646349" w:rsidRDefault="00646349" w:rsidP="00646349">
            <w:pPr>
              <w:pStyle w:val="EngHang"/>
            </w:pPr>
            <w:r>
              <w:t>Pray to the Lord on our behalf,</w:t>
            </w:r>
          </w:p>
          <w:p w14:paraId="2FD97C35" w14:textId="77777777" w:rsidR="00646349" w:rsidRDefault="00646349" w:rsidP="00646349">
            <w:pPr>
              <w:pStyle w:val="EngHang"/>
            </w:pPr>
            <w:r>
              <w:t>O disciple of Christ,</w:t>
            </w:r>
          </w:p>
          <w:p w14:paraId="457EC94E" w14:textId="77777777" w:rsidR="00646349" w:rsidRDefault="00646349" w:rsidP="00646349">
            <w:pPr>
              <w:pStyle w:val="EngHang"/>
            </w:pPr>
            <w:r>
              <w:t>_____ the Apostle,</w:t>
            </w:r>
          </w:p>
          <w:p w14:paraId="2BFD9D30" w14:textId="77777777" w:rsidR="00646349" w:rsidRDefault="00646349" w:rsidP="00646349">
            <w:pPr>
              <w:pStyle w:val="EngHangEnd"/>
            </w:pPr>
            <w:r>
              <w:t>That He may forgive us our sins.</w:t>
            </w:r>
          </w:p>
        </w:tc>
        <w:tc>
          <w:tcPr>
            <w:tcW w:w="288" w:type="dxa"/>
          </w:tcPr>
          <w:p w14:paraId="3B840AD6" w14:textId="77777777" w:rsidR="00646349" w:rsidRDefault="00646349" w:rsidP="007F571C"/>
        </w:tc>
        <w:tc>
          <w:tcPr>
            <w:tcW w:w="288" w:type="dxa"/>
          </w:tcPr>
          <w:p w14:paraId="53A089C2" w14:textId="77777777" w:rsidR="00646349" w:rsidRDefault="00646349" w:rsidP="007F571C">
            <w:pPr>
              <w:pStyle w:val="CopticCross"/>
            </w:pPr>
            <w:r w:rsidRPr="00FB5ACB">
              <w:t>¿</w:t>
            </w:r>
          </w:p>
        </w:tc>
        <w:tc>
          <w:tcPr>
            <w:tcW w:w="3960" w:type="dxa"/>
          </w:tcPr>
          <w:p w14:paraId="50D1C565" w14:textId="77777777" w:rsidR="00646349" w:rsidRDefault="00646349" w:rsidP="00646349">
            <w:pPr>
              <w:pStyle w:val="CopticVersemulti-line"/>
            </w:pPr>
            <w:r>
              <w:t>Ⲧⲱⲃ ⲙ̀Ⲡⲟ̄ⲥ̄ ⲉ̀ϩ̀ⲣⲏⲓ ⲉ̀ϫⲱⲛ:</w:t>
            </w:r>
          </w:p>
          <w:p w14:paraId="1A8E9F71" w14:textId="77777777" w:rsidR="00646349" w:rsidRDefault="00646349" w:rsidP="00646349">
            <w:pPr>
              <w:pStyle w:val="CopticVersemulti-line"/>
            </w:pPr>
            <w:r>
              <w:t>ⲱ̀ ⲡⲓⲙⲁⲑⲏⲧⲏⲥ ⲛ̀ⲧⲉ Ⲡⲭ̄ⲥ̄:</w:t>
            </w:r>
          </w:p>
          <w:p w14:paraId="6C876D2B" w14:textId="77777777" w:rsidR="00646349" w:rsidRDefault="00646349" w:rsidP="00646349">
            <w:pPr>
              <w:pStyle w:val="CopticVersemulti-line"/>
            </w:pPr>
            <w:r>
              <w:t>(…) ⲡⲓⲁⲡⲟⲥⲧⲟⲗⲟⲥ:</w:t>
            </w:r>
          </w:p>
          <w:p w14:paraId="2273F087" w14:textId="77777777" w:rsidR="00646349" w:rsidRDefault="00646349" w:rsidP="00646349">
            <w:pPr>
              <w:pStyle w:val="CopticHangingVerse"/>
            </w:pPr>
            <w:r>
              <w:t>ⲛ̀ⲧⲉϥⲭⲁ ⲛⲉⲛⲛⲟⲃⲓ ⲛⲁⲛ ⲉ̀ⲃⲟⲗ.</w:t>
            </w:r>
          </w:p>
        </w:tc>
      </w:tr>
    </w:tbl>
    <w:p w14:paraId="0ED0A3EC" w14:textId="77777777" w:rsidR="0045450A" w:rsidRDefault="0045450A" w:rsidP="0045450A">
      <w:pPr>
        <w:pStyle w:val="Heading3"/>
      </w:pPr>
      <w:bookmarkStart w:id="1151" w:name="_Ref434489014"/>
      <w:r>
        <w:t>The Doxology of St. Stephen</w:t>
      </w:r>
      <w:bookmarkEnd w:id="11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5450A" w14:paraId="467C124F" w14:textId="77777777" w:rsidTr="00540B24">
        <w:trPr>
          <w:cantSplit/>
          <w:jc w:val="center"/>
        </w:trPr>
        <w:tc>
          <w:tcPr>
            <w:tcW w:w="288" w:type="dxa"/>
          </w:tcPr>
          <w:p w14:paraId="752D528C" w14:textId="77777777" w:rsidR="0045450A" w:rsidRDefault="0045450A" w:rsidP="00540B24">
            <w:pPr>
              <w:pStyle w:val="CopticCross"/>
            </w:pPr>
          </w:p>
        </w:tc>
        <w:tc>
          <w:tcPr>
            <w:tcW w:w="3960" w:type="dxa"/>
          </w:tcPr>
          <w:p w14:paraId="66C4BF71" w14:textId="77777777" w:rsidR="0045450A" w:rsidRDefault="0045450A" w:rsidP="0045450A">
            <w:pPr>
              <w:pStyle w:val="EngHang"/>
            </w:pPr>
            <w:r>
              <w:t>The honoured martyr</w:t>
            </w:r>
          </w:p>
          <w:p w14:paraId="24F13230" w14:textId="77777777" w:rsidR="0045450A" w:rsidRDefault="0045450A" w:rsidP="0045450A">
            <w:pPr>
              <w:pStyle w:val="EngHang"/>
            </w:pPr>
            <w:r>
              <w:t>Of our Lord Jesus Christ,</w:t>
            </w:r>
          </w:p>
          <w:p w14:paraId="541F10A3" w14:textId="77777777" w:rsidR="0045450A" w:rsidRDefault="0045450A" w:rsidP="0045450A">
            <w:pPr>
              <w:pStyle w:val="EngHang"/>
            </w:pPr>
            <w:r>
              <w:t>The holy Stephen,</w:t>
            </w:r>
          </w:p>
          <w:p w14:paraId="46CE15B4" w14:textId="77777777" w:rsidR="0045450A" w:rsidRDefault="0045450A" w:rsidP="0045450A">
            <w:pPr>
              <w:pStyle w:val="EngHangEnd"/>
            </w:pPr>
            <w:r>
              <w:t>Which means, “A crown:”</w:t>
            </w:r>
          </w:p>
        </w:tc>
        <w:tc>
          <w:tcPr>
            <w:tcW w:w="288" w:type="dxa"/>
          </w:tcPr>
          <w:p w14:paraId="6B238815" w14:textId="77777777" w:rsidR="0045450A" w:rsidRDefault="0045450A" w:rsidP="00540B24"/>
        </w:tc>
        <w:tc>
          <w:tcPr>
            <w:tcW w:w="288" w:type="dxa"/>
          </w:tcPr>
          <w:p w14:paraId="4D288AD5" w14:textId="77777777" w:rsidR="0045450A" w:rsidRDefault="0045450A" w:rsidP="00540B24">
            <w:pPr>
              <w:pStyle w:val="CopticCross"/>
            </w:pPr>
          </w:p>
        </w:tc>
        <w:tc>
          <w:tcPr>
            <w:tcW w:w="3960" w:type="dxa"/>
          </w:tcPr>
          <w:p w14:paraId="2762FB4D" w14:textId="77777777" w:rsidR="0045450A" w:rsidRDefault="0045450A" w:rsidP="0045450A">
            <w:pPr>
              <w:pStyle w:val="CopticVersemulti-line"/>
            </w:pPr>
            <w:r>
              <w:t>Ⲫⲏⲉⲧⲧⲁⲓⲏⲟⲩⲧ ⲙ̀ⲙⲁⲣⲧⲩⲣⲟⲥ:</w:t>
            </w:r>
          </w:p>
          <w:p w14:paraId="1B4F7E5C" w14:textId="77777777" w:rsidR="0045450A" w:rsidRDefault="0045450A" w:rsidP="0045450A">
            <w:pPr>
              <w:pStyle w:val="CopticVersemulti-line"/>
            </w:pPr>
            <w:r>
              <w:t>ⲛ̀ⲧⲉ Ⲡⲉⲛⲟ̄ⲥ̄ Ⲓⲏ̄ⲥ̄ Ⲡⲭ̄ⲥ̄:</w:t>
            </w:r>
          </w:p>
          <w:p w14:paraId="53AF4A8A" w14:textId="77777777" w:rsidR="0045450A" w:rsidRDefault="0045450A" w:rsidP="0045450A">
            <w:pPr>
              <w:pStyle w:val="CopticVersemulti-line"/>
            </w:pPr>
            <w:r>
              <w:t>ⲫⲏⲉ̄ⲑ̄ⲩ̄ Ⲥⲧⲉⲫⲁⲛⲟⲥ:</w:t>
            </w:r>
          </w:p>
          <w:p w14:paraId="06CB760A" w14:textId="77777777" w:rsidR="0045450A" w:rsidRPr="00C35319" w:rsidRDefault="0045450A" w:rsidP="0045450A">
            <w:pPr>
              <w:pStyle w:val="CopticHangingVerse"/>
            </w:pPr>
            <w:r>
              <w:t>ⲉ̀ⲧⲉ ⲡⲉϥⲟⲩⲱ̀ϩⲉⲙ ⲡⲉ ⲡⲓⲭ̀ⲗⲟⲙ.</w:t>
            </w:r>
          </w:p>
        </w:tc>
      </w:tr>
      <w:tr w:rsidR="0045450A" w14:paraId="48BE0B64" w14:textId="77777777" w:rsidTr="00540B24">
        <w:trPr>
          <w:cantSplit/>
          <w:jc w:val="center"/>
        </w:trPr>
        <w:tc>
          <w:tcPr>
            <w:tcW w:w="288" w:type="dxa"/>
          </w:tcPr>
          <w:p w14:paraId="20D72EC7" w14:textId="77777777" w:rsidR="0045450A" w:rsidRDefault="0045450A" w:rsidP="00540B24">
            <w:pPr>
              <w:pStyle w:val="CopticCross"/>
            </w:pPr>
            <w:r w:rsidRPr="00FB5ACB">
              <w:lastRenderedPageBreak/>
              <w:t>¿</w:t>
            </w:r>
          </w:p>
        </w:tc>
        <w:tc>
          <w:tcPr>
            <w:tcW w:w="3960" w:type="dxa"/>
          </w:tcPr>
          <w:p w14:paraId="7A2A461B" w14:textId="77777777" w:rsidR="0045450A" w:rsidRDefault="0045450A" w:rsidP="0045450A">
            <w:pPr>
              <w:pStyle w:val="EngHang"/>
            </w:pPr>
            <w:r>
              <w:t>God revealed the great</w:t>
            </w:r>
          </w:p>
          <w:p w14:paraId="42D07464" w14:textId="77777777" w:rsidR="0045450A" w:rsidRDefault="0045450A" w:rsidP="0045450A">
            <w:pPr>
              <w:pStyle w:val="EngHang"/>
            </w:pPr>
            <w:r>
              <w:t>Mysteries to him,</w:t>
            </w:r>
          </w:p>
          <w:p w14:paraId="520E0076" w14:textId="77777777" w:rsidR="0045450A" w:rsidRDefault="0045450A" w:rsidP="0045450A">
            <w:pPr>
              <w:pStyle w:val="EngHang"/>
            </w:pPr>
            <w:r>
              <w:t>And his face shone</w:t>
            </w:r>
          </w:p>
          <w:p w14:paraId="7E348A6D" w14:textId="77777777" w:rsidR="0045450A" w:rsidRPr="00AB2F8A" w:rsidRDefault="0045450A" w:rsidP="0045450A">
            <w:pPr>
              <w:pStyle w:val="EngHangEnd"/>
            </w:pPr>
            <w:r>
              <w:t>Like the face of an angel.</w:t>
            </w:r>
          </w:p>
        </w:tc>
        <w:tc>
          <w:tcPr>
            <w:tcW w:w="288" w:type="dxa"/>
          </w:tcPr>
          <w:p w14:paraId="40AF7674" w14:textId="77777777" w:rsidR="0045450A" w:rsidRDefault="0045450A" w:rsidP="00540B24"/>
        </w:tc>
        <w:tc>
          <w:tcPr>
            <w:tcW w:w="288" w:type="dxa"/>
          </w:tcPr>
          <w:p w14:paraId="2660078D" w14:textId="77777777" w:rsidR="0045450A" w:rsidRDefault="0045450A" w:rsidP="00540B24">
            <w:pPr>
              <w:pStyle w:val="CopticCross"/>
            </w:pPr>
            <w:r w:rsidRPr="00FB5ACB">
              <w:t>¿</w:t>
            </w:r>
          </w:p>
        </w:tc>
        <w:tc>
          <w:tcPr>
            <w:tcW w:w="3960" w:type="dxa"/>
          </w:tcPr>
          <w:p w14:paraId="4D0E63AB" w14:textId="77777777" w:rsidR="0045450A" w:rsidRDefault="0045450A" w:rsidP="0045450A">
            <w:pPr>
              <w:pStyle w:val="CopticVersemulti-line"/>
            </w:pPr>
            <w:r>
              <w:t>Ⲫⲏⲉⲧⲁ̀ Ⲫϯ ϭⲱⲣⲡ ⲉ̀ⲣⲟϥ:</w:t>
            </w:r>
          </w:p>
          <w:p w14:paraId="3C1280D8" w14:textId="77777777" w:rsidR="0045450A" w:rsidRDefault="0045450A" w:rsidP="0045450A">
            <w:pPr>
              <w:pStyle w:val="CopticVersemulti-line"/>
            </w:pPr>
            <w:r>
              <w:t>ⲛ̀ϩⲁⲛⲛⲓϣϯ ⲙ̀ⲙⲩⲥⲧⲏⲣⲓⲟⲛ:</w:t>
            </w:r>
          </w:p>
          <w:p w14:paraId="2CE5C3A0" w14:textId="77777777" w:rsidR="0045450A" w:rsidRDefault="0045450A" w:rsidP="0045450A">
            <w:pPr>
              <w:pStyle w:val="CopticVersemulti-line"/>
            </w:pPr>
            <w:r>
              <w:t>ⲁϥϭⲓⲟⲩⲱⲓⲛⲓ ⲛ̀ϫⲉ ⲡⲉϥϩⲟ:</w:t>
            </w:r>
          </w:p>
          <w:p w14:paraId="058E8CD9" w14:textId="77777777" w:rsidR="0045450A" w:rsidRPr="00CF5919" w:rsidRDefault="0045450A" w:rsidP="0045450A">
            <w:pPr>
              <w:pStyle w:val="CopticHangingVerse"/>
            </w:pPr>
            <w:r>
              <w:t>ⲙ̀ⲫ̀ⲣⲏϯ ⲙ̀ⲡ̀ϩⲟ ⲛ̀ⲟⲩⲁⲅⲅⲉⲗⲟⲥ.</w:t>
            </w:r>
          </w:p>
        </w:tc>
      </w:tr>
      <w:tr w:rsidR="0045450A" w14:paraId="60D3EDF3" w14:textId="77777777" w:rsidTr="00540B24">
        <w:trPr>
          <w:cantSplit/>
          <w:jc w:val="center"/>
        </w:trPr>
        <w:tc>
          <w:tcPr>
            <w:tcW w:w="288" w:type="dxa"/>
          </w:tcPr>
          <w:p w14:paraId="3DC7DBC3" w14:textId="77777777" w:rsidR="0045450A" w:rsidRDefault="0045450A" w:rsidP="00540B24">
            <w:pPr>
              <w:pStyle w:val="CopticCross"/>
            </w:pPr>
          </w:p>
        </w:tc>
        <w:tc>
          <w:tcPr>
            <w:tcW w:w="3960" w:type="dxa"/>
          </w:tcPr>
          <w:p w14:paraId="374698EA" w14:textId="77777777" w:rsidR="0045450A" w:rsidRDefault="0045450A" w:rsidP="0045450A">
            <w:pPr>
              <w:pStyle w:val="EngHang"/>
            </w:pPr>
            <w:r>
              <w:t>He saw the glory of heaven,</w:t>
            </w:r>
          </w:p>
          <w:p w14:paraId="2A651104" w14:textId="77777777" w:rsidR="0045450A" w:rsidRDefault="0045450A" w:rsidP="0045450A">
            <w:pPr>
              <w:pStyle w:val="EngHang"/>
            </w:pPr>
            <w:r>
              <w:t>And Jesus at the right hand of His Father.</w:t>
            </w:r>
          </w:p>
          <w:p w14:paraId="024A8F4A" w14:textId="77777777" w:rsidR="0045450A" w:rsidRDefault="0045450A" w:rsidP="0045450A">
            <w:pPr>
              <w:pStyle w:val="EngHang"/>
            </w:pPr>
            <w:r>
              <w:t>And he prayed for the salvation</w:t>
            </w:r>
          </w:p>
          <w:p w14:paraId="0167AC47" w14:textId="77777777" w:rsidR="0045450A" w:rsidRPr="004B35B0" w:rsidRDefault="0045450A" w:rsidP="0045450A">
            <w:pPr>
              <w:pStyle w:val="EngHangEnd"/>
            </w:pPr>
            <w:r>
              <w:t>Of those who were stoning him,</w:t>
            </w:r>
          </w:p>
        </w:tc>
        <w:tc>
          <w:tcPr>
            <w:tcW w:w="288" w:type="dxa"/>
          </w:tcPr>
          <w:p w14:paraId="0148E196" w14:textId="77777777" w:rsidR="0045450A" w:rsidRDefault="0045450A" w:rsidP="00540B24"/>
        </w:tc>
        <w:tc>
          <w:tcPr>
            <w:tcW w:w="288" w:type="dxa"/>
          </w:tcPr>
          <w:p w14:paraId="6402EE08" w14:textId="77777777" w:rsidR="0045450A" w:rsidRDefault="0045450A" w:rsidP="00540B24">
            <w:pPr>
              <w:pStyle w:val="CopticCross"/>
            </w:pPr>
          </w:p>
        </w:tc>
        <w:tc>
          <w:tcPr>
            <w:tcW w:w="3960" w:type="dxa"/>
          </w:tcPr>
          <w:p w14:paraId="5F729EF9" w14:textId="77777777" w:rsidR="0045450A" w:rsidRDefault="0045450A" w:rsidP="0045450A">
            <w:pPr>
              <w:pStyle w:val="CopticVersemulti-line"/>
            </w:pPr>
            <w:r>
              <w:t>Ⲫⲏⲉⲧⲁϥⲛⲁⲩ ⲉ̀ⲛⲓⲫⲏⲟⲩⲓ̀ ⲉⲩⲟⲩⲏⲛ:</w:t>
            </w:r>
          </w:p>
          <w:p w14:paraId="4B49A25A" w14:textId="77777777" w:rsidR="0045450A" w:rsidRDefault="0045450A" w:rsidP="0045450A">
            <w:pPr>
              <w:pStyle w:val="CopticVersemulti-line"/>
            </w:pPr>
            <w:r>
              <w:t>ⲟⲩⲟϩ Ⲡⲁⲟ̄ⲥ̄ Ⲓⲏ̄ⲥ̄ ⲥⲁⲟⲩⲓⲛⲁⲙ ⲙ̀Ⲡⲉϥⲓⲱⲧ:</w:t>
            </w:r>
          </w:p>
          <w:p w14:paraId="62E6461D" w14:textId="77777777" w:rsidR="0045450A" w:rsidRDefault="0045450A" w:rsidP="0045450A">
            <w:pPr>
              <w:pStyle w:val="CopticVersemulti-line"/>
            </w:pPr>
            <w:r>
              <w:t>ⲙⲏⲉ̀ⲧⲁⲩϩⲓⲱ̀ⲛⲓ ⲉ̀ϫⲱϥ:</w:t>
            </w:r>
          </w:p>
          <w:p w14:paraId="371CA432" w14:textId="77777777" w:rsidR="0045450A" w:rsidRDefault="0045450A" w:rsidP="0045450A">
            <w:pPr>
              <w:pStyle w:val="CopticHangingVerse"/>
            </w:pPr>
            <w:r>
              <w:t>ⲛⲁϥⲧⲱⲃϩ ⲛ̀ⲥⲁ ⲛⲟⲩⲟⲩϫⲁⲓ.</w:t>
            </w:r>
          </w:p>
        </w:tc>
      </w:tr>
      <w:tr w:rsidR="0045450A" w14:paraId="56F91AB2" w14:textId="77777777" w:rsidTr="00540B24">
        <w:trPr>
          <w:cantSplit/>
          <w:jc w:val="center"/>
        </w:trPr>
        <w:tc>
          <w:tcPr>
            <w:tcW w:w="288" w:type="dxa"/>
          </w:tcPr>
          <w:p w14:paraId="3D5C70AC" w14:textId="77777777" w:rsidR="0045450A" w:rsidRDefault="0045450A" w:rsidP="00540B24">
            <w:pPr>
              <w:pStyle w:val="CopticCross"/>
            </w:pPr>
            <w:r w:rsidRPr="00FB5ACB">
              <w:t>¿</w:t>
            </w:r>
          </w:p>
        </w:tc>
        <w:tc>
          <w:tcPr>
            <w:tcW w:w="3960" w:type="dxa"/>
          </w:tcPr>
          <w:p w14:paraId="1E5B57D2" w14:textId="77777777" w:rsidR="0045450A" w:rsidRDefault="0045450A" w:rsidP="0045450A">
            <w:pPr>
              <w:pStyle w:val="EngHang"/>
            </w:pPr>
            <w:r>
              <w:t>Proclaiming and saying,</w:t>
            </w:r>
          </w:p>
          <w:p w14:paraId="3144C4E5" w14:textId="77777777" w:rsidR="0045450A" w:rsidRDefault="0045450A" w:rsidP="0045450A">
            <w:pPr>
              <w:pStyle w:val="EngHang"/>
            </w:pPr>
            <w:r>
              <w:t>“O my Lord Jesus Christ,</w:t>
            </w:r>
          </w:p>
          <w:p w14:paraId="3642421C" w14:textId="77777777" w:rsidR="0045450A" w:rsidRDefault="0045450A" w:rsidP="0045450A">
            <w:pPr>
              <w:pStyle w:val="EngHang"/>
            </w:pPr>
            <w:r>
              <w:t>Receive my spirit,</w:t>
            </w:r>
          </w:p>
          <w:p w14:paraId="26EEF980" w14:textId="77777777" w:rsidR="0045450A" w:rsidRDefault="0045450A" w:rsidP="0045450A">
            <w:pPr>
              <w:pStyle w:val="EngHangEnd"/>
            </w:pPr>
            <w:r>
              <w:t>And count not sin against them.</w:t>
            </w:r>
            <w:r>
              <w:rPr>
                <w:rStyle w:val="FootnoteReference"/>
              </w:rPr>
              <w:footnoteReference w:id="921"/>
            </w:r>
            <w:r>
              <w:t>”</w:t>
            </w:r>
          </w:p>
        </w:tc>
        <w:tc>
          <w:tcPr>
            <w:tcW w:w="288" w:type="dxa"/>
          </w:tcPr>
          <w:p w14:paraId="38E6685C" w14:textId="77777777" w:rsidR="0045450A" w:rsidRDefault="0045450A" w:rsidP="00540B24"/>
        </w:tc>
        <w:tc>
          <w:tcPr>
            <w:tcW w:w="288" w:type="dxa"/>
          </w:tcPr>
          <w:p w14:paraId="7A3E687C" w14:textId="77777777" w:rsidR="0045450A" w:rsidRDefault="0045450A" w:rsidP="00540B24">
            <w:pPr>
              <w:pStyle w:val="CopticCross"/>
            </w:pPr>
            <w:r w:rsidRPr="00FB5ACB">
              <w:t>¿</w:t>
            </w:r>
          </w:p>
        </w:tc>
        <w:tc>
          <w:tcPr>
            <w:tcW w:w="3960" w:type="dxa"/>
          </w:tcPr>
          <w:p w14:paraId="473B5FCC" w14:textId="77777777" w:rsidR="0045450A" w:rsidRDefault="0045450A" w:rsidP="0045450A">
            <w:pPr>
              <w:pStyle w:val="CopticVersemulti-line"/>
            </w:pPr>
            <w:r>
              <w:t>Ⲉϥⲱϣ ⲉ̀ⲃⲟⲗ ⲉϥϫⲱ ⲙ̀ⲙⲟⲥ:</w:t>
            </w:r>
          </w:p>
          <w:p w14:paraId="4BD6ED99" w14:textId="77777777" w:rsidR="0045450A" w:rsidRDefault="0045450A" w:rsidP="0045450A">
            <w:pPr>
              <w:pStyle w:val="CopticVersemulti-line"/>
            </w:pPr>
            <w:r>
              <w:t>Ϫⲉ Ⲡⲁⲟ̄ⲥ̄ Ⲓⲏ̄ⲥ̄ Ⲡⲭ̄ⲥ̄:</w:t>
            </w:r>
          </w:p>
          <w:p w14:paraId="0F65F448" w14:textId="77777777" w:rsidR="0045450A" w:rsidRDefault="0045450A" w:rsidP="0045450A">
            <w:pPr>
              <w:pStyle w:val="CopticVersemulti-line"/>
            </w:pPr>
            <w:r>
              <w:t>Ϣⲉⲡ ⲡⲁⲡ̄ⲛ̄ⲁ̄ ⲉ̀ⲣⲟⲕ:</w:t>
            </w:r>
          </w:p>
          <w:p w14:paraId="55591EA2" w14:textId="77777777" w:rsidR="0045450A" w:rsidRDefault="0045450A" w:rsidP="0045450A">
            <w:pPr>
              <w:pStyle w:val="CopticHangingVerse"/>
            </w:pPr>
            <w:r>
              <w:t>ⲙ̀ⲡⲉⲣⲉⲡ ⲛⲁⲓⲛⲟⲃⲓ ⲉ̀ⲛⲁⲓⲣⲱⲙⲓ.</w:t>
            </w:r>
          </w:p>
        </w:tc>
      </w:tr>
      <w:tr w:rsidR="0045450A" w14:paraId="3425DAE6" w14:textId="77777777" w:rsidTr="00540B24">
        <w:trPr>
          <w:cantSplit/>
          <w:jc w:val="center"/>
        </w:trPr>
        <w:tc>
          <w:tcPr>
            <w:tcW w:w="288" w:type="dxa"/>
          </w:tcPr>
          <w:p w14:paraId="2D820372" w14:textId="77777777" w:rsidR="0045450A" w:rsidRDefault="0045450A" w:rsidP="00540B24">
            <w:pPr>
              <w:pStyle w:val="CopticCross"/>
            </w:pPr>
          </w:p>
        </w:tc>
        <w:tc>
          <w:tcPr>
            <w:tcW w:w="3960" w:type="dxa"/>
          </w:tcPr>
          <w:p w14:paraId="6FCAEBA7" w14:textId="77777777" w:rsidR="0045450A" w:rsidRDefault="0045450A" w:rsidP="0045450A">
            <w:pPr>
              <w:pStyle w:val="EngHang"/>
            </w:pPr>
            <w:r>
              <w:t>For they know not</w:t>
            </w:r>
          </w:p>
          <w:p w14:paraId="56BF4B32" w14:textId="77777777" w:rsidR="0045450A" w:rsidRDefault="0045450A" w:rsidP="0045450A">
            <w:pPr>
              <w:pStyle w:val="EngHang"/>
            </w:pPr>
            <w:r>
              <w:t>What they are doing,</w:t>
            </w:r>
          </w:p>
          <w:p w14:paraId="03B49BCD" w14:textId="77777777" w:rsidR="0045450A" w:rsidRDefault="0045450A" w:rsidP="0045450A">
            <w:pPr>
              <w:pStyle w:val="EngHang"/>
            </w:pPr>
            <w:r>
              <w:t>Because of the hardness of their hearts,</w:t>
            </w:r>
          </w:p>
          <w:p w14:paraId="42C9CAC2" w14:textId="77777777" w:rsidR="0045450A" w:rsidRDefault="0045450A" w:rsidP="0045450A">
            <w:pPr>
              <w:pStyle w:val="EngHangEnd"/>
            </w:pPr>
            <w:r>
              <w:t>O Lord, rebuke them not.</w:t>
            </w:r>
          </w:p>
        </w:tc>
        <w:tc>
          <w:tcPr>
            <w:tcW w:w="288" w:type="dxa"/>
          </w:tcPr>
          <w:p w14:paraId="527452A9" w14:textId="77777777" w:rsidR="0045450A" w:rsidRDefault="0045450A" w:rsidP="00540B24"/>
        </w:tc>
        <w:tc>
          <w:tcPr>
            <w:tcW w:w="288" w:type="dxa"/>
          </w:tcPr>
          <w:p w14:paraId="53940399" w14:textId="77777777" w:rsidR="0045450A" w:rsidRDefault="0045450A" w:rsidP="00540B24">
            <w:pPr>
              <w:pStyle w:val="CopticCross"/>
            </w:pPr>
          </w:p>
        </w:tc>
        <w:tc>
          <w:tcPr>
            <w:tcW w:w="3960" w:type="dxa"/>
          </w:tcPr>
          <w:p w14:paraId="705AD521" w14:textId="77777777" w:rsidR="0045450A" w:rsidRDefault="0045450A" w:rsidP="0045450A">
            <w:pPr>
              <w:pStyle w:val="CopticVersemulti-line"/>
            </w:pPr>
            <w:r>
              <w:t>Ϫⲉ ⲛ̀ⲥⲉⲥⲱⲟⲩⲛ ⲛ̀ϩ̀ⲗⲓ ⲁⲛ:</w:t>
            </w:r>
          </w:p>
          <w:p w14:paraId="67AF36F1" w14:textId="77777777" w:rsidR="0045450A" w:rsidRDefault="0045450A" w:rsidP="0045450A">
            <w:pPr>
              <w:pStyle w:val="CopticVersemulti-line"/>
            </w:pPr>
            <w:r>
              <w:t>ϧⲉⲛ ⲛⲏⲉ̀ⲧⲟⲩⲓ̀ⲣⲓ ⲙ̀ⲙⲱⲟⲩ:</w:t>
            </w:r>
          </w:p>
          <w:p w14:paraId="47DBA161" w14:textId="77777777" w:rsidR="0045450A" w:rsidRDefault="0045450A" w:rsidP="0045450A">
            <w:pPr>
              <w:pStyle w:val="CopticVersemulti-line"/>
            </w:pPr>
            <w:r>
              <w:t>ⲉⲑⲃⲉ ⲡⲓⲑⲱⲙ ⲛ̀ⲧⲉ ⲡⲟⲩϩⲏⲧ:</w:t>
            </w:r>
          </w:p>
          <w:p w14:paraId="4FCADA4F" w14:textId="77777777" w:rsidR="0045450A" w:rsidRDefault="0045450A" w:rsidP="0045450A">
            <w:pPr>
              <w:pStyle w:val="CopticHangingVerse"/>
            </w:pPr>
            <w:r>
              <w:t>Ⲡⲟ̄ⲥ̄ ⲙ̀ⲡⲉⲣⲥⲟϩⲓ ⲙ̀ⲙⲱⲟⲩ.</w:t>
            </w:r>
          </w:p>
        </w:tc>
      </w:tr>
      <w:tr w:rsidR="0045450A" w14:paraId="4222DCB4" w14:textId="77777777" w:rsidTr="00540B24">
        <w:trPr>
          <w:cantSplit/>
          <w:jc w:val="center"/>
        </w:trPr>
        <w:tc>
          <w:tcPr>
            <w:tcW w:w="288" w:type="dxa"/>
          </w:tcPr>
          <w:p w14:paraId="2B4B66FF" w14:textId="77777777" w:rsidR="0045450A" w:rsidRDefault="0045450A" w:rsidP="00540B24">
            <w:pPr>
              <w:pStyle w:val="CopticCross"/>
            </w:pPr>
            <w:r w:rsidRPr="00FB5ACB">
              <w:t>¿</w:t>
            </w:r>
          </w:p>
        </w:tc>
        <w:tc>
          <w:tcPr>
            <w:tcW w:w="3960" w:type="dxa"/>
          </w:tcPr>
          <w:p w14:paraId="06BB1C62" w14:textId="77777777" w:rsidR="0045450A" w:rsidRDefault="0045450A" w:rsidP="0045450A">
            <w:pPr>
              <w:pStyle w:val="EngHang"/>
            </w:pPr>
            <w:r>
              <w:t>He completed his course,</w:t>
            </w:r>
          </w:p>
          <w:p w14:paraId="533C839D" w14:textId="77777777" w:rsidR="0045450A" w:rsidRDefault="0045450A" w:rsidP="0045450A">
            <w:pPr>
              <w:pStyle w:val="EngHang"/>
            </w:pPr>
            <w:r>
              <w:t>Dying for the Truth,</w:t>
            </w:r>
          </w:p>
          <w:p w14:paraId="5391F7B9" w14:textId="77777777" w:rsidR="0045450A" w:rsidRDefault="0045450A" w:rsidP="0045450A">
            <w:pPr>
              <w:pStyle w:val="EngHang"/>
            </w:pPr>
            <w:r>
              <w:t>And putting on the everlasting</w:t>
            </w:r>
          </w:p>
          <w:p w14:paraId="21D95E4F" w14:textId="77777777" w:rsidR="0045450A" w:rsidRDefault="0045450A" w:rsidP="0045450A">
            <w:pPr>
              <w:pStyle w:val="EngHangEnd"/>
            </w:pPr>
            <w:r>
              <w:t>Crown of martyrdom.</w:t>
            </w:r>
          </w:p>
        </w:tc>
        <w:tc>
          <w:tcPr>
            <w:tcW w:w="288" w:type="dxa"/>
          </w:tcPr>
          <w:p w14:paraId="2B03B7F8" w14:textId="77777777" w:rsidR="0045450A" w:rsidRDefault="0045450A" w:rsidP="00540B24"/>
        </w:tc>
        <w:tc>
          <w:tcPr>
            <w:tcW w:w="288" w:type="dxa"/>
          </w:tcPr>
          <w:p w14:paraId="48B57292" w14:textId="77777777" w:rsidR="0045450A" w:rsidRDefault="0045450A" w:rsidP="00540B24">
            <w:pPr>
              <w:pStyle w:val="CopticCross"/>
            </w:pPr>
            <w:r w:rsidRPr="00FB5ACB">
              <w:t>¿</w:t>
            </w:r>
          </w:p>
        </w:tc>
        <w:tc>
          <w:tcPr>
            <w:tcW w:w="3960" w:type="dxa"/>
          </w:tcPr>
          <w:p w14:paraId="73F91DD5" w14:textId="77777777" w:rsidR="0045450A" w:rsidRDefault="0045450A" w:rsidP="0045450A">
            <w:pPr>
              <w:pStyle w:val="CopticVersemulti-line"/>
            </w:pPr>
            <w:r>
              <w:t>Ⲡⲉϥⲇ̀ⲣⲟⲙⲟⲥ ⲁϥϫⲟⲕϥ ⲉ̀ⲃⲟⲗ:</w:t>
            </w:r>
          </w:p>
          <w:p w14:paraId="36FA6991" w14:textId="77777777" w:rsidR="0045450A" w:rsidRDefault="0045450A" w:rsidP="0045450A">
            <w:pPr>
              <w:pStyle w:val="CopticVersemulti-line"/>
            </w:pPr>
            <w:r>
              <w:t>ⲟⲩⲟϩ ⲁϥⲙⲟⲩ ⲉ̀ϫⲉⲛ ϯⲙⲉⲑⲙⲏⲓ:</w:t>
            </w:r>
          </w:p>
          <w:p w14:paraId="3FB0BCD0" w14:textId="77777777" w:rsidR="0045450A" w:rsidRDefault="0045450A" w:rsidP="0045450A">
            <w:pPr>
              <w:pStyle w:val="CopticVersemulti-line"/>
            </w:pPr>
            <w:r>
              <w:t>ⲁϥⲉⲣⲫⲟⲣⲓⲛ ⲙ̀ⲡⲓⲭ̀ⲗⲟⲙ ⲛ̀ⲁⲧⲗⲱⲙ:</w:t>
            </w:r>
          </w:p>
          <w:p w14:paraId="7A4848EE" w14:textId="77777777" w:rsidR="0045450A" w:rsidRDefault="0045450A" w:rsidP="0045450A">
            <w:pPr>
              <w:pStyle w:val="CopticHangingVerse"/>
            </w:pPr>
            <w:r>
              <w:t>ⲛ̀ⲧⲉ ϯⲙⲉⲧⲙⲁⲣⲧⲩⲣⲟⲥ.</w:t>
            </w:r>
          </w:p>
        </w:tc>
      </w:tr>
      <w:tr w:rsidR="0045450A" w14:paraId="2E769ED2" w14:textId="77777777" w:rsidTr="00540B24">
        <w:trPr>
          <w:cantSplit/>
          <w:jc w:val="center"/>
        </w:trPr>
        <w:tc>
          <w:tcPr>
            <w:tcW w:w="288" w:type="dxa"/>
          </w:tcPr>
          <w:p w14:paraId="4E79C42D" w14:textId="77777777" w:rsidR="0045450A" w:rsidRPr="00FB5ACB" w:rsidRDefault="0045450A" w:rsidP="00540B24">
            <w:pPr>
              <w:pStyle w:val="CopticCross"/>
            </w:pPr>
          </w:p>
        </w:tc>
        <w:tc>
          <w:tcPr>
            <w:tcW w:w="3960" w:type="dxa"/>
          </w:tcPr>
          <w:p w14:paraId="3067C392" w14:textId="77777777" w:rsidR="0045450A" w:rsidRDefault="0045450A" w:rsidP="0045450A">
            <w:pPr>
              <w:pStyle w:val="EngHang"/>
            </w:pPr>
            <w:r>
              <w:t>Hail to you, O athlete</w:t>
            </w:r>
          </w:p>
          <w:p w14:paraId="17C68DFC" w14:textId="77777777" w:rsidR="0045450A" w:rsidRDefault="0045450A" w:rsidP="0045450A">
            <w:pPr>
              <w:pStyle w:val="EngHang"/>
            </w:pPr>
            <w:r>
              <w:t>Of our Lord Jesus Christ,</w:t>
            </w:r>
          </w:p>
          <w:p w14:paraId="3741BD23" w14:textId="77777777" w:rsidR="0045450A" w:rsidRDefault="0045450A" w:rsidP="0045450A">
            <w:pPr>
              <w:pStyle w:val="EngHang"/>
            </w:pPr>
            <w:r>
              <w:t>The holy Stephen,</w:t>
            </w:r>
          </w:p>
          <w:p w14:paraId="7001B138" w14:textId="77777777" w:rsidR="0045450A" w:rsidRDefault="0045450A" w:rsidP="0045450A">
            <w:pPr>
              <w:pStyle w:val="EngHangEnd"/>
            </w:pPr>
            <w:r>
              <w:t>Which means “A crown.”</w:t>
            </w:r>
          </w:p>
        </w:tc>
        <w:tc>
          <w:tcPr>
            <w:tcW w:w="288" w:type="dxa"/>
          </w:tcPr>
          <w:p w14:paraId="0BF89274" w14:textId="77777777" w:rsidR="0045450A" w:rsidRDefault="0045450A" w:rsidP="00540B24"/>
        </w:tc>
        <w:tc>
          <w:tcPr>
            <w:tcW w:w="288" w:type="dxa"/>
          </w:tcPr>
          <w:p w14:paraId="5A172F33" w14:textId="77777777" w:rsidR="0045450A" w:rsidRPr="00FB5ACB" w:rsidRDefault="0045450A" w:rsidP="00540B24">
            <w:pPr>
              <w:pStyle w:val="CopticCross"/>
            </w:pPr>
          </w:p>
        </w:tc>
        <w:tc>
          <w:tcPr>
            <w:tcW w:w="3960" w:type="dxa"/>
          </w:tcPr>
          <w:p w14:paraId="467AA72C" w14:textId="77777777" w:rsidR="0045450A" w:rsidRDefault="0045450A" w:rsidP="0045450A">
            <w:pPr>
              <w:pStyle w:val="CopticVersemulti-line"/>
            </w:pPr>
            <w:r>
              <w:t>Ⲭⲉⲣⲉ ⲛⲁⲕ ⲱ̀ ⲡⲓⲁⲑⲗⲏⲧⲏⲥ:</w:t>
            </w:r>
          </w:p>
          <w:p w14:paraId="6A6C0F2F" w14:textId="77777777" w:rsidR="0045450A" w:rsidRDefault="0045450A" w:rsidP="0045450A">
            <w:pPr>
              <w:pStyle w:val="CopticVersemulti-line"/>
            </w:pPr>
            <w:r>
              <w:t>ⲛ̀ⲧⲉ Ⲡⲉⲛⲟ̄ⲥ̄ Ⲓⲏ̄ⲥ̄ Ⲡ</w:t>
            </w:r>
            <w:r>
              <w:pgNum/>
            </w:r>
            <w:r>
              <w:pgNum/>
            </w:r>
            <w:r>
              <w:t>ⲭ̄ⲥ̄:</w:t>
            </w:r>
          </w:p>
          <w:p w14:paraId="4E8F73DC" w14:textId="77777777" w:rsidR="0045450A" w:rsidRDefault="0045450A" w:rsidP="0045450A">
            <w:pPr>
              <w:pStyle w:val="CopticVersemulti-line"/>
            </w:pPr>
            <w:r>
              <w:t>ⲫⲏⲉ̄ⲑ̄ⲩ̄ Ⲥⲧⲉⲫⲁⲛⲟⲥ:</w:t>
            </w:r>
          </w:p>
          <w:p w14:paraId="705CAD70" w14:textId="77777777" w:rsidR="0045450A" w:rsidRDefault="0045450A" w:rsidP="0045450A">
            <w:pPr>
              <w:pStyle w:val="CopticHangingVerse"/>
            </w:pPr>
            <w:r>
              <w:t>ⲉ̀ⲧⲉ ⲛⲉϥⲟⲩⲱ̀ϩⲉⲙ ⲡⲉ ⲡⲓⲭ̀ⲗⲟⲙ.</w:t>
            </w:r>
          </w:p>
        </w:tc>
      </w:tr>
      <w:tr w:rsidR="0045450A" w14:paraId="76B0FE50" w14:textId="77777777" w:rsidTr="00540B24">
        <w:trPr>
          <w:cantSplit/>
          <w:jc w:val="center"/>
        </w:trPr>
        <w:tc>
          <w:tcPr>
            <w:tcW w:w="288" w:type="dxa"/>
          </w:tcPr>
          <w:p w14:paraId="17B79EF4" w14:textId="77777777" w:rsidR="0045450A" w:rsidRPr="00FB5ACB" w:rsidRDefault="00B83B7C" w:rsidP="00540B24">
            <w:pPr>
              <w:pStyle w:val="CopticCross"/>
            </w:pPr>
            <w:r w:rsidRPr="00FB5ACB">
              <w:lastRenderedPageBreak/>
              <w:t>¿</w:t>
            </w:r>
          </w:p>
        </w:tc>
        <w:tc>
          <w:tcPr>
            <w:tcW w:w="3960" w:type="dxa"/>
          </w:tcPr>
          <w:p w14:paraId="7A59C71C" w14:textId="77777777" w:rsidR="0045450A" w:rsidRDefault="0045450A" w:rsidP="0045450A">
            <w:pPr>
              <w:pStyle w:val="EngHang"/>
            </w:pPr>
            <w:r>
              <w:t>Pray to the Lord on our behalf,</w:t>
            </w:r>
          </w:p>
          <w:p w14:paraId="61388085" w14:textId="77777777" w:rsidR="0045450A" w:rsidRDefault="0045450A" w:rsidP="0045450A">
            <w:pPr>
              <w:pStyle w:val="EngHang"/>
            </w:pPr>
            <w:r>
              <w:t>O blessed archdeacon,</w:t>
            </w:r>
          </w:p>
          <w:p w14:paraId="4FA75830" w14:textId="77777777" w:rsidR="0045450A" w:rsidRDefault="0045450A" w:rsidP="0045450A">
            <w:pPr>
              <w:pStyle w:val="EngHang"/>
            </w:pPr>
            <w:r>
              <w:t>Stephen, the First Martyr,</w:t>
            </w:r>
          </w:p>
          <w:p w14:paraId="61EF1C87" w14:textId="77777777" w:rsidR="0045450A" w:rsidRDefault="0045450A" w:rsidP="0045450A">
            <w:pPr>
              <w:pStyle w:val="EngHangEnd"/>
            </w:pPr>
            <w:r>
              <w:t>That He may forgive us our sins.</w:t>
            </w:r>
          </w:p>
        </w:tc>
        <w:tc>
          <w:tcPr>
            <w:tcW w:w="288" w:type="dxa"/>
          </w:tcPr>
          <w:p w14:paraId="2D2640E2" w14:textId="77777777" w:rsidR="0045450A" w:rsidRDefault="0045450A" w:rsidP="00540B24"/>
        </w:tc>
        <w:tc>
          <w:tcPr>
            <w:tcW w:w="288" w:type="dxa"/>
          </w:tcPr>
          <w:p w14:paraId="2F93EFC6" w14:textId="77777777" w:rsidR="0045450A" w:rsidRPr="00FB5ACB" w:rsidRDefault="00B83B7C" w:rsidP="00540B24">
            <w:pPr>
              <w:pStyle w:val="CopticCross"/>
            </w:pPr>
            <w:r w:rsidRPr="00FB5ACB">
              <w:t>¿</w:t>
            </w:r>
          </w:p>
        </w:tc>
        <w:tc>
          <w:tcPr>
            <w:tcW w:w="3960" w:type="dxa"/>
          </w:tcPr>
          <w:p w14:paraId="59625851" w14:textId="77777777" w:rsidR="0045450A" w:rsidRDefault="0045450A" w:rsidP="0045450A">
            <w:pPr>
              <w:pStyle w:val="CopticVersemulti-line"/>
            </w:pPr>
            <w:r>
              <w:t>Ⲧⲱⲃϩ ⲙ̀Ⲡⲟ̄ⲥ̄ ⲉ̀ϩ̀ⲣⲏⲓ ⲉ̀ϫⲱⲛ:</w:t>
            </w:r>
          </w:p>
          <w:p w14:paraId="2CE31004" w14:textId="77777777" w:rsidR="0045450A" w:rsidRDefault="0045450A" w:rsidP="0045450A">
            <w:pPr>
              <w:pStyle w:val="CopticVersemulti-line"/>
            </w:pPr>
            <w:r>
              <w:t>ⲱ̀ ⲡⲓⲁⲣⲭⲏⲇⲓⲁⲕⲱⲛ ⲉⲧⲥ̀ⲙⲁⲣⲱⲟⲩⲧ:</w:t>
            </w:r>
          </w:p>
          <w:p w14:paraId="1DEA3535" w14:textId="77777777" w:rsidR="0045450A" w:rsidRDefault="0045450A" w:rsidP="0045450A">
            <w:pPr>
              <w:pStyle w:val="CopticVersemulti-line"/>
            </w:pPr>
            <w:r>
              <w:t>Ⲥⲧⲉⲫⲁⲛⲟⲥ ⲡⲓϣⲟⲣⲡ ⲙ̀ⲙⲁⲣⲧⲩⲣⲟⲥ:</w:t>
            </w:r>
          </w:p>
          <w:p w14:paraId="3D07FE3B" w14:textId="77777777" w:rsidR="0045450A" w:rsidRDefault="0045450A" w:rsidP="0045450A">
            <w:pPr>
              <w:pStyle w:val="CopticHangingVerse"/>
            </w:pPr>
            <w:r>
              <w:t>ⲛ̀ⲧⲉϥⲭⲁ ⲛⲉⲛⲛⲟⲃⲓ ⲛⲁⲛ ⲉ̀ⲃⲟⲗ.</w:t>
            </w:r>
          </w:p>
        </w:tc>
      </w:tr>
    </w:tbl>
    <w:p w14:paraId="7F193DF1" w14:textId="77777777" w:rsidR="00B83B7C" w:rsidRDefault="00B83B7C" w:rsidP="00B83B7C">
      <w:pPr>
        <w:pStyle w:val="Heading3"/>
      </w:pPr>
      <w:bookmarkStart w:id="1152" w:name="_Ref434489170"/>
      <w:r>
        <w:t>The Doxology of St. George</w:t>
      </w:r>
      <w:bookmarkEnd w:id="1152"/>
    </w:p>
    <w:p w14:paraId="066A4290" w14:textId="02F72630" w:rsidR="00AF6D10" w:rsidRPr="00AF6D10" w:rsidRDefault="00AF6D10" w:rsidP="00AF6D10">
      <w:pPr>
        <w:pStyle w:val="Rubric"/>
      </w:pPr>
      <w:r>
        <w:t xml:space="preserve">See also </w:t>
      </w:r>
      <w:r w:rsidR="00191A26">
        <w:fldChar w:fldCharType="begin"/>
      </w:r>
      <w:r w:rsidR="00191A26">
        <w:instrText xml:space="preserve"> REF _Ref434489211 \h </w:instrText>
      </w:r>
      <w:r w:rsidR="00191A26">
        <w:fldChar w:fldCharType="separate"/>
      </w:r>
      <w:r w:rsidR="000C7DE2">
        <w:t>Another Doxology of St. George</w:t>
      </w:r>
      <w:r w:rsidR="00191A26">
        <w:fldChar w:fldCharType="end"/>
      </w:r>
      <w:r w:rsidR="00191A26">
        <w:t>,</w:t>
      </w:r>
      <w:r>
        <w:t xml:space="preserve"> </w:t>
      </w:r>
      <w:r w:rsidR="00191A26">
        <w:fldChar w:fldCharType="begin"/>
      </w:r>
      <w:r w:rsidR="00191A26">
        <w:instrText xml:space="preserve"> REF _Ref434560035 \h </w:instrText>
      </w:r>
      <w:r w:rsidR="00191A26">
        <w:fldChar w:fldCharType="separate"/>
      </w:r>
      <w:r w:rsidR="000C7DE2">
        <w:t>April 18 / Pharamuthi 23: Martyrdom of St. George the Prince of the Martyrs</w:t>
      </w:r>
      <w:r w:rsidR="00191A26">
        <w:fldChar w:fldCharType="end"/>
      </w:r>
      <w:r>
        <w:t xml:space="preserve">, </w:t>
      </w:r>
      <w:r w:rsidR="00191A26">
        <w:t xml:space="preserve">page </w:t>
      </w:r>
      <w:r w:rsidR="00191A26">
        <w:fldChar w:fldCharType="begin"/>
      </w:r>
      <w:r w:rsidR="00191A26">
        <w:instrText xml:space="preserve"> PAGEREF _Ref434489211 \h </w:instrText>
      </w:r>
      <w:r w:rsidR="00191A26">
        <w:fldChar w:fldCharType="separate"/>
      </w:r>
      <w:r w:rsidR="000C7DE2">
        <w:rPr>
          <w:noProof/>
        </w:rPr>
        <w:t>862</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B7C" w14:paraId="427A5F24" w14:textId="77777777" w:rsidTr="000C3062">
        <w:trPr>
          <w:cantSplit/>
          <w:jc w:val="center"/>
        </w:trPr>
        <w:tc>
          <w:tcPr>
            <w:tcW w:w="288" w:type="dxa"/>
          </w:tcPr>
          <w:p w14:paraId="3588331A" w14:textId="77777777" w:rsidR="00B83B7C" w:rsidRDefault="00B83B7C" w:rsidP="000C3062">
            <w:pPr>
              <w:pStyle w:val="CopticCross"/>
            </w:pPr>
          </w:p>
        </w:tc>
        <w:tc>
          <w:tcPr>
            <w:tcW w:w="3960" w:type="dxa"/>
          </w:tcPr>
          <w:p w14:paraId="451D4D67" w14:textId="77777777" w:rsidR="00B83B7C" w:rsidRPr="004764BD" w:rsidRDefault="00B83B7C" w:rsidP="00AF6D10">
            <w:pPr>
              <w:pStyle w:val="EngHang"/>
            </w:pPr>
            <w:r w:rsidRPr="004764BD">
              <w:t>Saint George endured,</w:t>
            </w:r>
          </w:p>
          <w:p w14:paraId="102F43E9" w14:textId="77777777" w:rsidR="00B83B7C" w:rsidRPr="004764BD" w:rsidRDefault="00B83B7C" w:rsidP="00AF6D10">
            <w:pPr>
              <w:pStyle w:val="EngHang"/>
            </w:pPr>
            <w:r w:rsidRPr="004764BD">
              <w:t>For seven whole years,</w:t>
            </w:r>
          </w:p>
          <w:p w14:paraId="004CECCF" w14:textId="77777777" w:rsidR="00B83B7C" w:rsidRPr="004764BD" w:rsidRDefault="00B83B7C" w:rsidP="00AF6D10">
            <w:pPr>
              <w:pStyle w:val="EngHang"/>
            </w:pPr>
            <w:r w:rsidRPr="004764BD">
              <w:t>Seventy impious kings</w:t>
            </w:r>
          </w:p>
          <w:p w14:paraId="2225664A" w14:textId="77777777" w:rsidR="00B83B7C" w:rsidRDefault="00B83B7C" w:rsidP="00AF6D10">
            <w:pPr>
              <w:pStyle w:val="EngHangEnd"/>
            </w:pPr>
            <w:r w:rsidRPr="004764BD">
              <w:t>Judging him every day.</w:t>
            </w:r>
          </w:p>
        </w:tc>
        <w:tc>
          <w:tcPr>
            <w:tcW w:w="288" w:type="dxa"/>
          </w:tcPr>
          <w:p w14:paraId="0FD1FB5B" w14:textId="77777777" w:rsidR="00B83B7C" w:rsidRDefault="00B83B7C" w:rsidP="000C3062"/>
        </w:tc>
        <w:tc>
          <w:tcPr>
            <w:tcW w:w="288" w:type="dxa"/>
          </w:tcPr>
          <w:p w14:paraId="05A48517" w14:textId="77777777" w:rsidR="00B83B7C" w:rsidRDefault="00B83B7C" w:rsidP="000C3062">
            <w:pPr>
              <w:pStyle w:val="CopticCross"/>
            </w:pPr>
          </w:p>
        </w:tc>
        <w:tc>
          <w:tcPr>
            <w:tcW w:w="3960" w:type="dxa"/>
          </w:tcPr>
          <w:p w14:paraId="13926B38" w14:textId="77777777" w:rsidR="00B83B7C" w:rsidRDefault="00B83B7C" w:rsidP="00AF6D10">
            <w:pPr>
              <w:pStyle w:val="CopticVersemulti-line"/>
            </w:pPr>
            <w:r>
              <w:t>Ϣⲁϣϥ ⲙ̀ⲣⲟⲙⲡⲓ ⲁϥϫⲟⲕⲟⲩ ⲉ̀ⲃⲟⲗ:</w:t>
            </w:r>
          </w:p>
          <w:p w14:paraId="73280F18" w14:textId="77777777" w:rsidR="00B83B7C" w:rsidRDefault="00B83B7C" w:rsidP="00AF6D10">
            <w:pPr>
              <w:pStyle w:val="CopticVersemulti-line"/>
            </w:pPr>
            <w:r>
              <w:t>ⲛ̀ϫⲉ ⲫⲏⲉ̄ⲑ̄ⲩ̄ Ⲅⲉⲱⲣⲅⲓⲟⲥ:</w:t>
            </w:r>
          </w:p>
          <w:p w14:paraId="62D7FE0F" w14:textId="77777777" w:rsidR="00B83B7C" w:rsidRDefault="00B83B7C" w:rsidP="00AF6D10">
            <w:pPr>
              <w:pStyle w:val="CopticVersemulti-line"/>
            </w:pPr>
            <w:r>
              <w:t>ⲉ̀ⲣⲉ ⲡⲓϣ̀ⲃⲉ ⲛ̀ⲟⲩⲣⲟ ⲛ̀ⲁ̀ⲛⲟⲙⲟⲥ:</w:t>
            </w:r>
          </w:p>
          <w:p w14:paraId="133A667C" w14:textId="77777777" w:rsidR="00B83B7C" w:rsidRPr="00C35319" w:rsidRDefault="00B83B7C" w:rsidP="00AF6D10">
            <w:pPr>
              <w:pStyle w:val="CopticHangingVerse"/>
            </w:pPr>
            <w:r>
              <w:t>ⲉⲩϯϩⲁⲡ ⲉ̀ⲣⲟϥ ⲙ̀ⲙⲏⲛⲓ.</w:t>
            </w:r>
          </w:p>
        </w:tc>
      </w:tr>
      <w:tr w:rsidR="00B83B7C" w14:paraId="364F010E" w14:textId="77777777" w:rsidTr="000C3062">
        <w:trPr>
          <w:cantSplit/>
          <w:jc w:val="center"/>
        </w:trPr>
        <w:tc>
          <w:tcPr>
            <w:tcW w:w="288" w:type="dxa"/>
          </w:tcPr>
          <w:p w14:paraId="6BA0B57A" w14:textId="77777777" w:rsidR="00B83B7C" w:rsidRDefault="00B83B7C" w:rsidP="000C3062">
            <w:pPr>
              <w:pStyle w:val="CopticCross"/>
            </w:pPr>
            <w:r w:rsidRPr="00FB5ACB">
              <w:t>¿</w:t>
            </w:r>
          </w:p>
        </w:tc>
        <w:tc>
          <w:tcPr>
            <w:tcW w:w="3960" w:type="dxa"/>
          </w:tcPr>
          <w:p w14:paraId="0F5EFB84" w14:textId="77777777" w:rsidR="00B83B7C" w:rsidRPr="004764BD" w:rsidRDefault="00B83B7C" w:rsidP="00AF6D10">
            <w:pPr>
              <w:pStyle w:val="EngHang"/>
            </w:pPr>
            <w:r w:rsidRPr="004764BD">
              <w:t>They could not change his mind,</w:t>
            </w:r>
          </w:p>
          <w:p w14:paraId="49E3A389" w14:textId="77777777" w:rsidR="00B83B7C" w:rsidRPr="004764BD" w:rsidRDefault="00B83B7C" w:rsidP="00AF6D10">
            <w:pPr>
              <w:pStyle w:val="EngHang"/>
            </w:pPr>
            <w:r>
              <w:t>Nor</w:t>
            </w:r>
            <w:r w:rsidRPr="004764BD">
              <w:t xml:space="preserve"> his upright faith,</w:t>
            </w:r>
          </w:p>
          <w:p w14:paraId="3D059B88" w14:textId="77777777" w:rsidR="00B83B7C" w:rsidRPr="004764BD" w:rsidRDefault="00B83B7C" w:rsidP="00AF6D10">
            <w:pPr>
              <w:pStyle w:val="EngHang"/>
            </w:pPr>
            <w:r w:rsidRPr="004764BD">
              <w:t>Nor the great love he had</w:t>
            </w:r>
          </w:p>
          <w:p w14:paraId="1B2C854D" w14:textId="77777777" w:rsidR="00B83B7C" w:rsidRDefault="00B83B7C" w:rsidP="00AF6D10">
            <w:pPr>
              <w:pStyle w:val="EngHangEnd"/>
            </w:pPr>
            <w:r w:rsidRPr="004764BD">
              <w:t>For his King, Jesus Christ.</w:t>
            </w:r>
          </w:p>
        </w:tc>
        <w:tc>
          <w:tcPr>
            <w:tcW w:w="288" w:type="dxa"/>
          </w:tcPr>
          <w:p w14:paraId="1602AD19" w14:textId="77777777" w:rsidR="00B83B7C" w:rsidRDefault="00B83B7C" w:rsidP="000C3062"/>
        </w:tc>
        <w:tc>
          <w:tcPr>
            <w:tcW w:w="288" w:type="dxa"/>
          </w:tcPr>
          <w:p w14:paraId="7FB74E8D" w14:textId="77777777" w:rsidR="00B83B7C" w:rsidRDefault="00B83B7C" w:rsidP="000C3062">
            <w:pPr>
              <w:pStyle w:val="CopticCross"/>
            </w:pPr>
            <w:r w:rsidRPr="00FB5ACB">
              <w:t>¿</w:t>
            </w:r>
          </w:p>
        </w:tc>
        <w:tc>
          <w:tcPr>
            <w:tcW w:w="3960" w:type="dxa"/>
          </w:tcPr>
          <w:p w14:paraId="364D7973" w14:textId="77777777" w:rsidR="00B83B7C" w:rsidRDefault="00B83B7C" w:rsidP="00AF6D10">
            <w:pPr>
              <w:pStyle w:val="CopticVersemulti-line"/>
            </w:pPr>
            <w:r>
              <w:t>Ⲙⲡⲟⲩϣ̀ⲫⲱⲛϩ ⲙ̀ⲡⲉϥⲗⲟⲅⲓⲥⲙⲟⲥ:</w:t>
            </w:r>
          </w:p>
          <w:p w14:paraId="5538FEED" w14:textId="77777777" w:rsidR="00B83B7C" w:rsidRDefault="00B83B7C" w:rsidP="00AF6D10">
            <w:pPr>
              <w:pStyle w:val="CopticVersemulti-line"/>
            </w:pPr>
            <w:r>
              <w:t>ⲟⲩⲇⲉ ⲡⲉϥⲛⲁϩϯ ⲉⲧⲥⲟⲩⲧⲱⲛ:</w:t>
            </w:r>
          </w:p>
          <w:p w14:paraId="0698B540" w14:textId="77777777" w:rsidR="00B83B7C" w:rsidRDefault="00B83B7C" w:rsidP="00AF6D10">
            <w:pPr>
              <w:pStyle w:val="CopticVersemulti-line"/>
            </w:pPr>
            <w:r>
              <w:t>ⲟⲩⲇⲉ ⲧⲉϥⲛⲓϣϯ ⲛ̀ⲁ̀ⲅⲁⲡⲏ:</w:t>
            </w:r>
          </w:p>
          <w:p w14:paraId="2B6E01FD" w14:textId="77777777" w:rsidR="00B83B7C" w:rsidRPr="00CF5919" w:rsidRDefault="00B83B7C" w:rsidP="00AF6D10">
            <w:pPr>
              <w:pStyle w:val="CopticHangingVerse"/>
            </w:pPr>
            <w:r>
              <w:t>ⲉ̀ϧⲟⲩⲛ ⲉ̀ⲡ̀ⲟⲩⲣⲟ Ⲡⲭ̄ⲥ̄.</w:t>
            </w:r>
          </w:p>
        </w:tc>
      </w:tr>
      <w:tr w:rsidR="00B83B7C" w14:paraId="510287FD" w14:textId="77777777" w:rsidTr="000C3062">
        <w:trPr>
          <w:cantSplit/>
          <w:jc w:val="center"/>
        </w:trPr>
        <w:tc>
          <w:tcPr>
            <w:tcW w:w="288" w:type="dxa"/>
          </w:tcPr>
          <w:p w14:paraId="0FE84E21" w14:textId="77777777" w:rsidR="00B83B7C" w:rsidRDefault="00B83B7C" w:rsidP="000C3062">
            <w:pPr>
              <w:pStyle w:val="CopticCross"/>
            </w:pPr>
          </w:p>
        </w:tc>
        <w:tc>
          <w:tcPr>
            <w:tcW w:w="3960" w:type="dxa"/>
          </w:tcPr>
          <w:p w14:paraId="5E0A0BDF" w14:textId="77777777" w:rsidR="00B83B7C" w:rsidRPr="004764BD" w:rsidRDefault="00B83B7C" w:rsidP="00AF6D10">
            <w:pPr>
              <w:pStyle w:val="EngHang"/>
            </w:pPr>
            <w:r w:rsidRPr="004764BD">
              <w:t>And he sang with David,</w:t>
            </w:r>
          </w:p>
          <w:p w14:paraId="42765995" w14:textId="77777777" w:rsidR="00B83B7C" w:rsidRPr="004764BD" w:rsidRDefault="00B83B7C" w:rsidP="00AF6D10">
            <w:pPr>
              <w:pStyle w:val="EngHang"/>
            </w:pPr>
            <w:r w:rsidRPr="004764BD">
              <w:t>"All nations compassed me about,</w:t>
            </w:r>
          </w:p>
          <w:p w14:paraId="51576E5D" w14:textId="77777777" w:rsidR="00B83B7C" w:rsidRPr="004764BD" w:rsidRDefault="00B83B7C" w:rsidP="00AF6D10">
            <w:pPr>
              <w:pStyle w:val="EngHang"/>
            </w:pPr>
            <w:r w:rsidRPr="004764BD">
              <w:t>But in the Name of the Lord</w:t>
            </w:r>
          </w:p>
          <w:p w14:paraId="2231B955" w14:textId="77777777" w:rsidR="00B83B7C" w:rsidRDefault="00B83B7C" w:rsidP="00AF6D10">
            <w:pPr>
              <w:pStyle w:val="EngHangEnd"/>
            </w:pPr>
            <w:r w:rsidRPr="004764BD">
              <w:t>Will I destroy them."</w:t>
            </w:r>
          </w:p>
        </w:tc>
        <w:tc>
          <w:tcPr>
            <w:tcW w:w="288" w:type="dxa"/>
          </w:tcPr>
          <w:p w14:paraId="689FB9A8" w14:textId="77777777" w:rsidR="00B83B7C" w:rsidRDefault="00B83B7C" w:rsidP="000C3062"/>
        </w:tc>
        <w:tc>
          <w:tcPr>
            <w:tcW w:w="288" w:type="dxa"/>
          </w:tcPr>
          <w:p w14:paraId="52A262AF" w14:textId="77777777" w:rsidR="00B83B7C" w:rsidRDefault="00B83B7C" w:rsidP="000C3062">
            <w:pPr>
              <w:pStyle w:val="CopticCross"/>
            </w:pPr>
          </w:p>
        </w:tc>
        <w:tc>
          <w:tcPr>
            <w:tcW w:w="3960" w:type="dxa"/>
          </w:tcPr>
          <w:p w14:paraId="3AB0A8B2" w14:textId="77777777" w:rsidR="00B83B7C" w:rsidRDefault="00B83B7C" w:rsidP="00AF6D10">
            <w:pPr>
              <w:pStyle w:val="CopticVersemulti-line"/>
            </w:pPr>
            <w:r>
              <w:t>Ⲛⲁϥⲉⲣⲯⲁⲗⲓⲛ ⲛⲉⲙ Ⲇⲁⲩⲓⲇ:</w:t>
            </w:r>
          </w:p>
          <w:p w14:paraId="26447554" w14:textId="77777777" w:rsidR="00B83B7C" w:rsidRDefault="00B83B7C" w:rsidP="00AF6D10">
            <w:pPr>
              <w:pStyle w:val="CopticVersemulti-line"/>
            </w:pPr>
            <w:r>
              <w:t>ϫⲉ ⲁⲩⲕⲱϯ ⲉ̀ⲣⲟⲓ ⲛ̀ϫⲉ ⲛⲓⲉⲑⲛⲟⲥ ⲧⲏⲣⲟⲩ:</w:t>
            </w:r>
          </w:p>
          <w:p w14:paraId="2B55E7FD" w14:textId="77777777" w:rsidR="00B83B7C" w:rsidRDefault="00B83B7C" w:rsidP="00AF6D10">
            <w:pPr>
              <w:pStyle w:val="CopticVersemulti-line"/>
            </w:pPr>
            <w:r>
              <w:t>ⲁⲗⲗⲁ ϧⲉⲛ ⲫ̀ⲣⲁⲛ ⲛ̀Ⲓⲏ̄ⲥ̄ Ⲡⲁⲛⲟⲩϯ:</w:t>
            </w:r>
          </w:p>
          <w:p w14:paraId="19B1B1E6" w14:textId="77777777" w:rsidR="00B83B7C" w:rsidRDefault="00B83B7C" w:rsidP="00AF6D10">
            <w:pPr>
              <w:pStyle w:val="CopticHangingVerse"/>
            </w:pPr>
            <w:r>
              <w:t>ⲁⲓϭⲓ ⲙ̀ⲡⲁϭⲓ ⲙ̀ⲡ̀ϣⲓϣ ⲛⲉⲙⲱⲟⲩ.</w:t>
            </w:r>
          </w:p>
        </w:tc>
      </w:tr>
      <w:tr w:rsidR="00B83B7C" w14:paraId="2CCA52D2" w14:textId="77777777" w:rsidTr="000C3062">
        <w:trPr>
          <w:cantSplit/>
          <w:jc w:val="center"/>
        </w:trPr>
        <w:tc>
          <w:tcPr>
            <w:tcW w:w="288" w:type="dxa"/>
          </w:tcPr>
          <w:p w14:paraId="6927E108" w14:textId="77777777" w:rsidR="00B83B7C" w:rsidRDefault="00B83B7C" w:rsidP="000C3062">
            <w:pPr>
              <w:pStyle w:val="CopticCross"/>
            </w:pPr>
            <w:r w:rsidRPr="00FB5ACB">
              <w:t>¿</w:t>
            </w:r>
          </w:p>
        </w:tc>
        <w:tc>
          <w:tcPr>
            <w:tcW w:w="3960" w:type="dxa"/>
          </w:tcPr>
          <w:p w14:paraId="39F0CDDE" w14:textId="77777777" w:rsidR="00B83B7C" w:rsidRDefault="00B83B7C" w:rsidP="00AF6D10">
            <w:pPr>
              <w:pStyle w:val="EngHang"/>
            </w:pPr>
            <w:r>
              <w:t>Great is your honour,</w:t>
            </w:r>
          </w:p>
          <w:p w14:paraId="66168EF2" w14:textId="77777777" w:rsidR="00B83B7C" w:rsidRDefault="00B83B7C" w:rsidP="00AF6D10">
            <w:pPr>
              <w:pStyle w:val="EngHang"/>
            </w:pPr>
            <w:r>
              <w:t>O George, my lord the prince,</w:t>
            </w:r>
          </w:p>
          <w:p w14:paraId="0A76B6D4" w14:textId="77777777" w:rsidR="00B83B7C" w:rsidRDefault="00B83B7C" w:rsidP="00AF6D10">
            <w:pPr>
              <w:pStyle w:val="EngHang"/>
            </w:pPr>
            <w:r>
              <w:t>For Christ rejoices in you</w:t>
            </w:r>
          </w:p>
          <w:p w14:paraId="07509F7D" w14:textId="77777777" w:rsidR="00B83B7C" w:rsidRPr="004764BD" w:rsidRDefault="00B83B7C" w:rsidP="00AF6D10">
            <w:pPr>
              <w:pStyle w:val="EngHangEnd"/>
            </w:pPr>
            <w:r>
              <w:t>In the heavenly Jerusalem.</w:t>
            </w:r>
          </w:p>
        </w:tc>
        <w:tc>
          <w:tcPr>
            <w:tcW w:w="288" w:type="dxa"/>
          </w:tcPr>
          <w:p w14:paraId="3B0321ED" w14:textId="77777777" w:rsidR="00B83B7C" w:rsidRDefault="00B83B7C" w:rsidP="000C3062"/>
        </w:tc>
        <w:tc>
          <w:tcPr>
            <w:tcW w:w="288" w:type="dxa"/>
          </w:tcPr>
          <w:p w14:paraId="02395EB0" w14:textId="77777777" w:rsidR="00B83B7C" w:rsidRDefault="00B83B7C" w:rsidP="000C3062">
            <w:pPr>
              <w:pStyle w:val="CopticCross"/>
            </w:pPr>
            <w:r w:rsidRPr="00FB5ACB">
              <w:t>¿</w:t>
            </w:r>
          </w:p>
        </w:tc>
        <w:tc>
          <w:tcPr>
            <w:tcW w:w="3960" w:type="dxa"/>
          </w:tcPr>
          <w:p w14:paraId="6DF23464" w14:textId="77777777" w:rsidR="00B83B7C" w:rsidRDefault="00B83B7C" w:rsidP="00AF6D10">
            <w:pPr>
              <w:pStyle w:val="CopticVersemulti-line"/>
            </w:pPr>
            <w:r>
              <w:t>Ⲟⲩⲛⲓϣϯ ⲅⲁⲣ ⲡⲉ ⲡⲉⲕⲧⲁⲓⲟ̀:</w:t>
            </w:r>
          </w:p>
          <w:p w14:paraId="7FD0D1D8" w14:textId="77777777" w:rsidR="00B83B7C" w:rsidRDefault="00B83B7C" w:rsidP="00AF6D10">
            <w:pPr>
              <w:pStyle w:val="CopticVersemulti-line"/>
            </w:pPr>
            <w:r>
              <w:t>ⲱ̀ ⲡⲁⲟ̄ⲥ̄ ⲡ̀ⲟⲩⲣⲟ Ⲅⲉⲱⲣⲅⲓⲟⲥ:</w:t>
            </w:r>
          </w:p>
          <w:p w14:paraId="090F436F" w14:textId="77777777" w:rsidR="00B83B7C" w:rsidRDefault="00B83B7C" w:rsidP="00AF6D10">
            <w:pPr>
              <w:pStyle w:val="CopticVersemulti-line"/>
            </w:pPr>
            <w:r>
              <w:t>ⲉ̀ⲣⲉ Ⲡⲭ̄ⲥ̄ ⲣⲁϣⲓ ⲛⲉⲙⲁⲕ:</w:t>
            </w:r>
          </w:p>
          <w:p w14:paraId="299AA575" w14:textId="77777777" w:rsidR="00B83B7C" w:rsidRDefault="00B83B7C" w:rsidP="00AF6D10">
            <w:pPr>
              <w:pStyle w:val="CopticHangingVerse"/>
            </w:pPr>
            <w:r>
              <w:t>ϧⲉⲛ Ⲓⲉⲣⲟⲩⲥⲁⲗⲏⲙ ⲛ̀ⲧⲉ ⲧ̀ⲫⲉ.</w:t>
            </w:r>
          </w:p>
        </w:tc>
      </w:tr>
      <w:tr w:rsidR="00B83B7C" w14:paraId="56420A48" w14:textId="77777777" w:rsidTr="000C3062">
        <w:trPr>
          <w:cantSplit/>
          <w:jc w:val="center"/>
        </w:trPr>
        <w:tc>
          <w:tcPr>
            <w:tcW w:w="288" w:type="dxa"/>
          </w:tcPr>
          <w:p w14:paraId="68D8098B" w14:textId="77777777" w:rsidR="00B83B7C" w:rsidRDefault="00B83B7C" w:rsidP="000C3062">
            <w:pPr>
              <w:pStyle w:val="CopticCross"/>
            </w:pPr>
          </w:p>
        </w:tc>
        <w:tc>
          <w:tcPr>
            <w:tcW w:w="3960" w:type="dxa"/>
          </w:tcPr>
          <w:p w14:paraId="42F30FBC" w14:textId="77777777" w:rsidR="00B83B7C" w:rsidRPr="004764BD" w:rsidRDefault="00B83B7C" w:rsidP="00AF6D10">
            <w:pPr>
              <w:pStyle w:val="EngHang"/>
            </w:pPr>
            <w:r w:rsidRPr="004764BD">
              <w:t>Hail to you, O martyr.</w:t>
            </w:r>
          </w:p>
          <w:p w14:paraId="01AF6AE7" w14:textId="77777777" w:rsidR="00B83B7C" w:rsidRPr="004764BD" w:rsidRDefault="00B83B7C" w:rsidP="00AF6D10">
            <w:pPr>
              <w:pStyle w:val="EngHang"/>
            </w:pPr>
            <w:r w:rsidRPr="004764BD">
              <w:t>Hail to the courageous hero.</w:t>
            </w:r>
          </w:p>
          <w:p w14:paraId="41A4DDF5" w14:textId="77777777" w:rsidR="00B83B7C" w:rsidRPr="004764BD" w:rsidRDefault="00B83B7C" w:rsidP="00AF6D10">
            <w:pPr>
              <w:pStyle w:val="EngHang"/>
            </w:pPr>
            <w:r w:rsidRPr="004764BD">
              <w:t xml:space="preserve">Hail to the </w:t>
            </w:r>
            <w:r>
              <w:t>struggle-bearer</w:t>
            </w:r>
            <w:r w:rsidRPr="004764BD">
              <w:t>,</w:t>
            </w:r>
          </w:p>
          <w:p w14:paraId="6CE3E921" w14:textId="77777777" w:rsidR="00B83B7C" w:rsidRDefault="00B83B7C" w:rsidP="00AF6D10">
            <w:pPr>
              <w:pStyle w:val="EngHangEnd"/>
            </w:pPr>
            <w:r w:rsidRPr="004764BD">
              <w:t>My lord the prince, George.</w:t>
            </w:r>
          </w:p>
        </w:tc>
        <w:tc>
          <w:tcPr>
            <w:tcW w:w="288" w:type="dxa"/>
          </w:tcPr>
          <w:p w14:paraId="7E7381C2" w14:textId="77777777" w:rsidR="00B83B7C" w:rsidRDefault="00B83B7C" w:rsidP="000C3062"/>
        </w:tc>
        <w:tc>
          <w:tcPr>
            <w:tcW w:w="288" w:type="dxa"/>
          </w:tcPr>
          <w:p w14:paraId="3045E989" w14:textId="77777777" w:rsidR="00B83B7C" w:rsidRDefault="00B83B7C" w:rsidP="000C3062">
            <w:pPr>
              <w:pStyle w:val="CopticCross"/>
            </w:pPr>
          </w:p>
        </w:tc>
        <w:tc>
          <w:tcPr>
            <w:tcW w:w="3960" w:type="dxa"/>
          </w:tcPr>
          <w:p w14:paraId="051D0291" w14:textId="77777777" w:rsidR="00B83B7C" w:rsidRDefault="00B83B7C" w:rsidP="00AF6D10">
            <w:pPr>
              <w:pStyle w:val="CopticVersemulti-line"/>
            </w:pPr>
            <w:r>
              <w:t>Ⲭⲉⲣⲉ ⲛⲁⲕ ⲱ̀ ⲡⲓⲙⲁⲣⲧⲩⲣⲟⲥ:</w:t>
            </w:r>
          </w:p>
          <w:p w14:paraId="44F82754" w14:textId="77777777" w:rsidR="00B83B7C" w:rsidRDefault="00B83B7C" w:rsidP="00AF6D10">
            <w:pPr>
              <w:pStyle w:val="CopticVersemulti-line"/>
            </w:pPr>
            <w:r>
              <w:t>ⲭⲉⲣⲉ ⲡⲓϣⲱⲓⲕ ⲛ̀ⲅⲉⲛⲛⲉⲟⲥ:</w:t>
            </w:r>
          </w:p>
          <w:p w14:paraId="7F099342" w14:textId="77777777" w:rsidR="00B83B7C" w:rsidRDefault="00B83B7C" w:rsidP="00AF6D10">
            <w:pPr>
              <w:pStyle w:val="CopticVersemulti-line"/>
            </w:pPr>
            <w:r>
              <w:t>ⲭⲉⲣⲉ ⲡⲓⲁⲑⲗⲟⲫⲟⲣⲟⲥ:</w:t>
            </w:r>
          </w:p>
          <w:p w14:paraId="2D6351B3" w14:textId="77777777" w:rsidR="00B83B7C" w:rsidRDefault="00B83B7C" w:rsidP="00AF6D10">
            <w:pPr>
              <w:pStyle w:val="CopticHangingVerse"/>
            </w:pPr>
            <w:r>
              <w:t>ⲡⲁⲟ̄ⲥ̄ ⲡ̀ⲟⲩⲣⲟ Ⲅⲉⲱⲣⲅⲓⲟⲥ.</w:t>
            </w:r>
          </w:p>
        </w:tc>
      </w:tr>
      <w:tr w:rsidR="00B83B7C" w14:paraId="1A32A229" w14:textId="77777777" w:rsidTr="000C3062">
        <w:trPr>
          <w:cantSplit/>
          <w:jc w:val="center"/>
        </w:trPr>
        <w:tc>
          <w:tcPr>
            <w:tcW w:w="288" w:type="dxa"/>
          </w:tcPr>
          <w:p w14:paraId="3E914638" w14:textId="77777777" w:rsidR="00B83B7C" w:rsidRDefault="00B83B7C" w:rsidP="000C3062">
            <w:pPr>
              <w:pStyle w:val="CopticCross"/>
            </w:pPr>
            <w:r w:rsidRPr="00FB5ACB">
              <w:lastRenderedPageBreak/>
              <w:t>¿</w:t>
            </w:r>
          </w:p>
        </w:tc>
        <w:tc>
          <w:tcPr>
            <w:tcW w:w="3960" w:type="dxa"/>
          </w:tcPr>
          <w:p w14:paraId="663FB8EB" w14:textId="77777777" w:rsidR="00B83B7C" w:rsidRDefault="00B83B7C" w:rsidP="00AF6D10">
            <w:pPr>
              <w:pStyle w:val="EngHang"/>
            </w:pPr>
            <w:r>
              <w:t>Pray to the Lord on our behalf,</w:t>
            </w:r>
          </w:p>
          <w:p w14:paraId="35A602C3" w14:textId="77777777" w:rsidR="00B83B7C" w:rsidRDefault="00B83B7C" w:rsidP="00AF6D10">
            <w:pPr>
              <w:pStyle w:val="EngHang"/>
            </w:pPr>
            <w:r>
              <w:t>O struggle-bearer, the martyr,</w:t>
            </w:r>
          </w:p>
          <w:p w14:paraId="3CC4C230" w14:textId="77777777" w:rsidR="00B83B7C" w:rsidRDefault="00B83B7C" w:rsidP="00AF6D10">
            <w:pPr>
              <w:pStyle w:val="EngHang"/>
            </w:pPr>
            <w:r>
              <w:t>My lord the prince, George,</w:t>
            </w:r>
          </w:p>
          <w:p w14:paraId="635A92FD" w14:textId="77777777" w:rsidR="00B83B7C" w:rsidRDefault="00B83B7C" w:rsidP="00AF6D10">
            <w:pPr>
              <w:pStyle w:val="EngHangEnd"/>
            </w:pPr>
            <w:r>
              <w:t>That He may forgive us our sins.</w:t>
            </w:r>
          </w:p>
        </w:tc>
        <w:tc>
          <w:tcPr>
            <w:tcW w:w="288" w:type="dxa"/>
          </w:tcPr>
          <w:p w14:paraId="24C5CECD" w14:textId="77777777" w:rsidR="00B83B7C" w:rsidRDefault="00B83B7C" w:rsidP="000C3062"/>
        </w:tc>
        <w:tc>
          <w:tcPr>
            <w:tcW w:w="288" w:type="dxa"/>
          </w:tcPr>
          <w:p w14:paraId="539B4E9C" w14:textId="77777777" w:rsidR="00B83B7C" w:rsidRDefault="00B83B7C" w:rsidP="000C3062">
            <w:pPr>
              <w:pStyle w:val="CopticCross"/>
            </w:pPr>
            <w:r w:rsidRPr="00FB5ACB">
              <w:t>¿</w:t>
            </w:r>
          </w:p>
        </w:tc>
        <w:tc>
          <w:tcPr>
            <w:tcW w:w="3960" w:type="dxa"/>
          </w:tcPr>
          <w:p w14:paraId="0823A319" w14:textId="77777777" w:rsidR="00B83B7C" w:rsidRDefault="00B83B7C" w:rsidP="00AF6D10">
            <w:pPr>
              <w:pStyle w:val="CopticVersemulti-line"/>
            </w:pPr>
            <w:r>
              <w:t>Ⲧⲱⲃϩ ⲙ̀Ⲡⲟ̄ⲥ̄ ⲉ̀ϩ̀ⲣⲏⲓ ⲉ̀ϫⲱⲛ:</w:t>
            </w:r>
          </w:p>
          <w:p w14:paraId="5A34A330" w14:textId="77777777" w:rsidR="00B83B7C" w:rsidRDefault="00B83B7C" w:rsidP="00AF6D10">
            <w:pPr>
              <w:pStyle w:val="CopticVersemulti-line"/>
            </w:pPr>
            <w:r>
              <w:t>ⲱ̀ ⲡⲓⲁⲑⲗⲟⲫⲟⲣⲟⲥ ⲙ̀ⲙⲁⲣⲧⲩⲣⲟⲥ:</w:t>
            </w:r>
          </w:p>
          <w:p w14:paraId="30654F9D" w14:textId="77777777" w:rsidR="00B83B7C" w:rsidRDefault="00B83B7C" w:rsidP="00AF6D10">
            <w:pPr>
              <w:pStyle w:val="CopticVersemulti-line"/>
            </w:pPr>
            <w:r>
              <w:t>Ⲡⲁⲟ̄ⲥ̄ ⲡ̀ⲟⲩⲣⲟ Ⲅⲉⲱⲣⲅⲓⲟⲥ:</w:t>
            </w:r>
          </w:p>
          <w:p w14:paraId="39AC1872" w14:textId="77777777" w:rsidR="00B83B7C" w:rsidRDefault="00B83B7C" w:rsidP="00AF6D10">
            <w:pPr>
              <w:pStyle w:val="CopticHangingVerse"/>
            </w:pPr>
            <w:r>
              <w:t>ⲛ̀ⲧⲉϥⲭⲁ ⲛⲉⲛⲛⲟⲃⲓ ⲛⲁⲛ ⲉ̀ⲃⲟⲗ.</w:t>
            </w:r>
          </w:p>
        </w:tc>
      </w:tr>
    </w:tbl>
    <w:p w14:paraId="2383C315" w14:textId="77777777" w:rsidR="006B061A" w:rsidRDefault="006B061A" w:rsidP="006B061A">
      <w:pPr>
        <w:pStyle w:val="Heading3"/>
      </w:pPr>
      <w:bookmarkStart w:id="1153" w:name="_Ref434490082"/>
      <w:r>
        <w:t>The Doxology of St. Demiana</w:t>
      </w:r>
      <w:bookmarkEnd w:id="1153"/>
    </w:p>
    <w:p w14:paraId="10DFBB59" w14:textId="26955DA4" w:rsidR="006B061A" w:rsidRPr="00AF6D10" w:rsidRDefault="006B061A" w:rsidP="006B061A">
      <w:pPr>
        <w:pStyle w:val="Rubric"/>
      </w:pPr>
      <w:r>
        <w:t xml:space="preserve">See also </w:t>
      </w:r>
      <w:r w:rsidR="00191A26">
        <w:fldChar w:fldCharType="begin"/>
      </w:r>
      <w:r w:rsidR="00191A26">
        <w:instrText xml:space="preserve"> REF _Ref434490124 \h </w:instrText>
      </w:r>
      <w:r w:rsidR="00191A26">
        <w:fldChar w:fldCharType="separate"/>
      </w:r>
      <w:r w:rsidR="000C7DE2">
        <w:t>Another Doxology of St. Demiana</w:t>
      </w:r>
      <w:r w:rsidR="00191A26">
        <w:fldChar w:fldCharType="end"/>
      </w:r>
      <w:r w:rsidR="00191A26">
        <w:t xml:space="preserve">, </w:t>
      </w:r>
      <w:r w:rsidR="00191A26">
        <w:fldChar w:fldCharType="begin"/>
      </w:r>
      <w:r w:rsidR="00191A26">
        <w:instrText xml:space="preserve"> REF _Ref434560112 \h </w:instrText>
      </w:r>
      <w:r w:rsidR="00191A26">
        <w:fldChar w:fldCharType="separate"/>
      </w:r>
      <w:r w:rsidR="000C7DE2">
        <w:t>January 8 (9) / Tobi 13: Also the Martyrdom of St. Demiana</w:t>
      </w:r>
      <w:r w:rsidR="00191A26">
        <w:fldChar w:fldCharType="end"/>
      </w:r>
      <w:r>
        <w:t xml:space="preserve">, page </w:t>
      </w:r>
      <w:r w:rsidR="00191A26">
        <w:fldChar w:fldCharType="begin"/>
      </w:r>
      <w:r w:rsidR="00191A26">
        <w:instrText xml:space="preserve"> PAGEREF _Ref434490124 \h </w:instrText>
      </w:r>
      <w:r w:rsidR="00191A26">
        <w:fldChar w:fldCharType="separate"/>
      </w:r>
      <w:r w:rsidR="000C7DE2">
        <w:rPr>
          <w:noProof/>
        </w:rPr>
        <w:t>824</w:t>
      </w:r>
      <w:r w:rsidR="00191A26">
        <w:fldChar w:fldCharType="end"/>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061A" w14:paraId="2FF3A924" w14:textId="77777777" w:rsidTr="006B061A">
        <w:trPr>
          <w:cantSplit/>
          <w:jc w:val="center"/>
        </w:trPr>
        <w:tc>
          <w:tcPr>
            <w:tcW w:w="288" w:type="dxa"/>
          </w:tcPr>
          <w:p w14:paraId="7222FA14" w14:textId="77777777" w:rsidR="006B061A" w:rsidRDefault="006B061A" w:rsidP="006B061A">
            <w:pPr>
              <w:pStyle w:val="CopticCross"/>
            </w:pPr>
          </w:p>
        </w:tc>
        <w:tc>
          <w:tcPr>
            <w:tcW w:w="3960" w:type="dxa"/>
          </w:tcPr>
          <w:p w14:paraId="42E0CC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wise virgin maiden, </w:t>
            </w:r>
          </w:p>
          <w:p w14:paraId="4518C29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elect true lady, </w:t>
            </w:r>
          </w:p>
          <w:p w14:paraId="61EF02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Christ, </w:t>
            </w:r>
          </w:p>
          <w:p w14:paraId="29516FDC" w14:textId="77777777" w:rsidR="006B061A" w:rsidRDefault="006B061A" w:rsidP="006B061A">
            <w:pPr>
              <w:pStyle w:val="EngHangEnd"/>
            </w:pPr>
            <w:r w:rsidRPr="004764BD">
              <w:rPr>
                <w:rFonts w:eastAsiaTheme="minorEastAsia"/>
                <w:lang w:eastAsia="ja-JP"/>
              </w:rPr>
              <w:t>Saint Demiana,</w:t>
            </w:r>
          </w:p>
        </w:tc>
        <w:tc>
          <w:tcPr>
            <w:tcW w:w="288" w:type="dxa"/>
          </w:tcPr>
          <w:p w14:paraId="343D1241" w14:textId="77777777" w:rsidR="006B061A" w:rsidRDefault="006B061A" w:rsidP="006B061A"/>
        </w:tc>
        <w:tc>
          <w:tcPr>
            <w:tcW w:w="288" w:type="dxa"/>
          </w:tcPr>
          <w:p w14:paraId="25F21E75" w14:textId="77777777" w:rsidR="006B061A" w:rsidRDefault="006B061A" w:rsidP="006B061A">
            <w:pPr>
              <w:pStyle w:val="CopticCross"/>
            </w:pPr>
          </w:p>
        </w:tc>
        <w:tc>
          <w:tcPr>
            <w:tcW w:w="3960" w:type="dxa"/>
          </w:tcPr>
          <w:p w14:paraId="548735FC" w14:textId="77777777" w:rsidR="006B061A" w:rsidRDefault="006B061A" w:rsidP="006B061A">
            <w:pPr>
              <w:pStyle w:val="CopticVersemulti-line"/>
            </w:pPr>
            <w:r>
              <w:t>Ϯⲁⲗⲟⲩ ⲛ̀ⲥⲁⲃⲏ ⲙ̀ⲡⲁⲣⲑⲉⲛⲟⲥ:</w:t>
            </w:r>
          </w:p>
          <w:p w14:paraId="622EE953" w14:textId="77777777" w:rsidR="006B061A" w:rsidRDefault="006B061A" w:rsidP="006B061A">
            <w:pPr>
              <w:pStyle w:val="CopticVersemulti-line"/>
            </w:pPr>
            <w:r>
              <w:t>ϯⲥⲱⲧⲡ ⲛ̀ⲕⲩⲣⲓⲁ̀ ⲙ̀ⲙⲏⲓ:</w:t>
            </w:r>
          </w:p>
          <w:p w14:paraId="3CB9FAC1" w14:textId="77777777" w:rsidR="006B061A" w:rsidRDefault="006B061A" w:rsidP="006B061A">
            <w:pPr>
              <w:pStyle w:val="CopticVersemulti-line"/>
            </w:pPr>
            <w:r>
              <w:t>ϯϣⲉⲗⲉⲧ ⲛ̀ⲧⲉ Ⲡⲭ̄ⲥ̄:</w:t>
            </w:r>
          </w:p>
          <w:p w14:paraId="45D5A3A4" w14:textId="77777777" w:rsidR="006B061A" w:rsidRDefault="006B061A" w:rsidP="006B061A">
            <w:pPr>
              <w:pStyle w:val="CopticHangingVerse"/>
            </w:pPr>
            <w:r>
              <w:t>ϯⲁ̀ⲅⲓⲁ Ⲇⲩⲙⲓⲁⲛⲏ.</w:t>
            </w:r>
          </w:p>
        </w:tc>
      </w:tr>
      <w:tr w:rsidR="006B061A" w14:paraId="08AA7DF9" w14:textId="77777777" w:rsidTr="006B061A">
        <w:trPr>
          <w:cantSplit/>
          <w:jc w:val="center"/>
        </w:trPr>
        <w:tc>
          <w:tcPr>
            <w:tcW w:w="288" w:type="dxa"/>
          </w:tcPr>
          <w:p w14:paraId="31AC8666" w14:textId="77777777" w:rsidR="006B061A" w:rsidRDefault="006B061A" w:rsidP="006B061A">
            <w:pPr>
              <w:pStyle w:val="CopticCross"/>
            </w:pPr>
            <w:r w:rsidRPr="00FB5ACB">
              <w:t>¿</w:t>
            </w:r>
          </w:p>
        </w:tc>
        <w:tc>
          <w:tcPr>
            <w:tcW w:w="3960" w:type="dxa"/>
          </w:tcPr>
          <w:p w14:paraId="42ACB2F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since her youth, </w:t>
            </w:r>
          </w:p>
          <w:p w14:paraId="765BC67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Was filled with wisdom. </w:t>
            </w:r>
          </w:p>
          <w:p w14:paraId="39D9974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despised worldly things, </w:t>
            </w:r>
          </w:p>
          <w:p w14:paraId="6B8E3751" w14:textId="77777777" w:rsidR="006B061A" w:rsidRDefault="006B061A" w:rsidP="006B061A">
            <w:pPr>
              <w:pStyle w:val="EngHangEnd"/>
            </w:pPr>
            <w:r w:rsidRPr="004764BD">
              <w:rPr>
                <w:rFonts w:eastAsiaTheme="minorEastAsia"/>
                <w:lang w:eastAsia="ja-JP"/>
              </w:rPr>
              <w:t>And loved virginity.</w:t>
            </w:r>
          </w:p>
        </w:tc>
        <w:tc>
          <w:tcPr>
            <w:tcW w:w="288" w:type="dxa"/>
          </w:tcPr>
          <w:p w14:paraId="49ED102B" w14:textId="77777777" w:rsidR="006B061A" w:rsidRDefault="006B061A" w:rsidP="006B061A"/>
        </w:tc>
        <w:tc>
          <w:tcPr>
            <w:tcW w:w="288" w:type="dxa"/>
          </w:tcPr>
          <w:p w14:paraId="26921146" w14:textId="77777777" w:rsidR="006B061A" w:rsidRDefault="006B061A" w:rsidP="006B061A">
            <w:pPr>
              <w:pStyle w:val="CopticCross"/>
            </w:pPr>
            <w:r w:rsidRPr="00FB5ACB">
              <w:t>¿</w:t>
            </w:r>
          </w:p>
        </w:tc>
        <w:tc>
          <w:tcPr>
            <w:tcW w:w="3960" w:type="dxa"/>
          </w:tcPr>
          <w:p w14:paraId="4CAD6120" w14:textId="77777777" w:rsidR="006B061A" w:rsidRDefault="006B061A" w:rsidP="006B061A">
            <w:pPr>
              <w:pStyle w:val="CopticVersemulti-line"/>
            </w:pPr>
            <w:r>
              <w:t>Ⲑⲁⲓ</w:t>
            </w:r>
            <w:r w:rsidR="00FE0AE4">
              <w:t xml:space="preserve"> </w:t>
            </w:r>
            <w:r>
              <w:t>ⲓⲥϫⲉⲛ ⲧⲉⲥⲙⲉⲧⲁ̀ⲗⲟⲩ:</w:t>
            </w:r>
          </w:p>
          <w:p w14:paraId="3273F965" w14:textId="77777777" w:rsidR="006B061A" w:rsidRDefault="006B061A" w:rsidP="006B061A">
            <w:pPr>
              <w:pStyle w:val="CopticVersemulti-line"/>
            </w:pPr>
            <w:r>
              <w:t>ⲛⲁⲥⲙⲉϩ ⲉ̀ⲃⲟⲗ ϧⲉⲛ ϯⲥⲟⲫⲓⲁ̀:</w:t>
            </w:r>
          </w:p>
          <w:p w14:paraId="26335955" w14:textId="77777777" w:rsidR="006B061A" w:rsidRDefault="006B061A" w:rsidP="006B061A">
            <w:pPr>
              <w:pStyle w:val="CopticVersemulti-line"/>
            </w:pPr>
            <w:r>
              <w:t>ⲁⲥⲙⲟⲥϯ ⲛ̀ⲛⲓⲕⲟⲥⲙⲓⲕⲟⲛ:</w:t>
            </w:r>
          </w:p>
          <w:p w14:paraId="1AF6C9DA" w14:textId="77777777" w:rsidR="006B061A" w:rsidRDefault="006B061A" w:rsidP="006B061A">
            <w:pPr>
              <w:pStyle w:val="CopticHangingVerse"/>
            </w:pPr>
            <w:r>
              <w:t>ⲁⲥⲙⲉⲛⲣⲉ ⲛ̀ϯⲡⲁⲣⲑⲉⲛⲓⲁ̀.</w:t>
            </w:r>
          </w:p>
        </w:tc>
      </w:tr>
      <w:tr w:rsidR="006B061A" w14:paraId="297ECD80" w14:textId="77777777" w:rsidTr="006B061A">
        <w:trPr>
          <w:cantSplit/>
          <w:jc w:val="center"/>
        </w:trPr>
        <w:tc>
          <w:tcPr>
            <w:tcW w:w="288" w:type="dxa"/>
          </w:tcPr>
          <w:p w14:paraId="0FAF81C4" w14:textId="77777777" w:rsidR="006B061A" w:rsidRDefault="006B061A" w:rsidP="006B061A">
            <w:pPr>
              <w:pStyle w:val="CopticCross"/>
            </w:pPr>
          </w:p>
        </w:tc>
        <w:tc>
          <w:tcPr>
            <w:tcW w:w="3960" w:type="dxa"/>
          </w:tcPr>
          <w:p w14:paraId="5B11FA8B"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became a matron, </w:t>
            </w:r>
          </w:p>
          <w:p w14:paraId="5BC5852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haven of salvation, </w:t>
            </w:r>
          </w:p>
          <w:p w14:paraId="43912CA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a mother to forty virgins, </w:t>
            </w:r>
          </w:p>
          <w:p w14:paraId="336A4767" w14:textId="77777777" w:rsidR="006B061A" w:rsidRDefault="006B061A" w:rsidP="006B061A">
            <w:pPr>
              <w:pStyle w:val="EngHangEnd"/>
            </w:pPr>
            <w:r w:rsidRPr="004764BD">
              <w:rPr>
                <w:rFonts w:eastAsiaTheme="minorEastAsia"/>
                <w:lang w:eastAsia="ja-JP"/>
              </w:rPr>
              <w:t>In the palace her father built.</w:t>
            </w:r>
          </w:p>
        </w:tc>
        <w:tc>
          <w:tcPr>
            <w:tcW w:w="288" w:type="dxa"/>
          </w:tcPr>
          <w:p w14:paraId="0F41FA43" w14:textId="77777777" w:rsidR="006B061A" w:rsidRDefault="006B061A" w:rsidP="006B061A"/>
        </w:tc>
        <w:tc>
          <w:tcPr>
            <w:tcW w:w="288" w:type="dxa"/>
          </w:tcPr>
          <w:p w14:paraId="712A8686" w14:textId="77777777" w:rsidR="006B061A" w:rsidRDefault="006B061A" w:rsidP="006B061A">
            <w:pPr>
              <w:pStyle w:val="CopticCross"/>
            </w:pPr>
          </w:p>
        </w:tc>
        <w:tc>
          <w:tcPr>
            <w:tcW w:w="3960" w:type="dxa"/>
          </w:tcPr>
          <w:p w14:paraId="0777A6A3" w14:textId="77777777" w:rsidR="006B061A" w:rsidRDefault="006B061A" w:rsidP="006B061A">
            <w:pPr>
              <w:pStyle w:val="CopticVersemulti-line"/>
            </w:pPr>
            <w:r>
              <w:t>Ⲁⲥϣⲱⲡⲓ ⲛ̀ϯⲁⲣⲭⲏ:</w:t>
            </w:r>
          </w:p>
          <w:p w14:paraId="14407AAF" w14:textId="77777777" w:rsidR="006B061A" w:rsidRDefault="006B061A" w:rsidP="006B061A">
            <w:pPr>
              <w:pStyle w:val="CopticVersemulti-line"/>
            </w:pPr>
            <w:r>
              <w:t>ⲛ̀ⲗⲩⲙⲏⲛ ⲛ̀ⲧⲉ ⲡⲓⲟⲩϫⲁⲓ:</w:t>
            </w:r>
          </w:p>
          <w:p w14:paraId="08AF3949" w14:textId="77777777" w:rsidR="006B061A" w:rsidRDefault="006B061A" w:rsidP="006B061A">
            <w:pPr>
              <w:pStyle w:val="CopticVersemulti-line"/>
            </w:pPr>
            <w:r>
              <w:t>ⲑ̀ⲙⲁⲩ ⲛ̀ϩⲙⲉ ⲙ̀ⲡⲁⲣⲑⲉⲛⲟⲥ:</w:t>
            </w:r>
          </w:p>
          <w:p w14:paraId="4535515A" w14:textId="77777777" w:rsidR="006B061A" w:rsidRDefault="006B061A" w:rsidP="006B061A">
            <w:pPr>
              <w:pStyle w:val="CopticHangingVerse"/>
            </w:pPr>
            <w:r>
              <w:t>ϧⲉⲛ ⲡⲓⲡⲩⲣⲅⲟⲥ ⲉ̀ⲧⲁ ⲡⲉⲥⲓⲱⲧ ⲕⲟⲧϥ.</w:t>
            </w:r>
          </w:p>
        </w:tc>
      </w:tr>
      <w:tr w:rsidR="006B061A" w14:paraId="2FF8D343" w14:textId="77777777" w:rsidTr="006B061A">
        <w:trPr>
          <w:cantSplit/>
          <w:jc w:val="center"/>
        </w:trPr>
        <w:tc>
          <w:tcPr>
            <w:tcW w:w="288" w:type="dxa"/>
          </w:tcPr>
          <w:p w14:paraId="009E7F3F" w14:textId="77777777" w:rsidR="006B061A" w:rsidRDefault="006B061A" w:rsidP="006B061A">
            <w:pPr>
              <w:pStyle w:val="CopticCross"/>
            </w:pPr>
            <w:r w:rsidRPr="00FB5ACB">
              <w:t>¿</w:t>
            </w:r>
          </w:p>
        </w:tc>
        <w:tc>
          <w:tcPr>
            <w:tcW w:w="3960" w:type="dxa"/>
          </w:tcPr>
          <w:p w14:paraId="5B843BE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when he rejected Christ, </w:t>
            </w:r>
          </w:p>
          <w:p w14:paraId="7AFAC03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daughter Demiana, </w:t>
            </w:r>
          </w:p>
          <w:p w14:paraId="00AE0017"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loved him, restored him, </w:t>
            </w:r>
          </w:p>
          <w:p w14:paraId="2E4625AF" w14:textId="77777777" w:rsidR="006B061A" w:rsidRDefault="006B061A" w:rsidP="006B061A">
            <w:pPr>
              <w:pStyle w:val="EngHangEnd"/>
            </w:pPr>
            <w:r w:rsidRPr="004764BD">
              <w:rPr>
                <w:rFonts w:eastAsiaTheme="minorEastAsia"/>
                <w:lang w:eastAsia="ja-JP"/>
              </w:rPr>
              <w:t>And he obtained martyrdom.</w:t>
            </w:r>
          </w:p>
        </w:tc>
        <w:tc>
          <w:tcPr>
            <w:tcW w:w="288" w:type="dxa"/>
          </w:tcPr>
          <w:p w14:paraId="54206E4F" w14:textId="77777777" w:rsidR="006B061A" w:rsidRDefault="006B061A" w:rsidP="006B061A"/>
        </w:tc>
        <w:tc>
          <w:tcPr>
            <w:tcW w:w="288" w:type="dxa"/>
          </w:tcPr>
          <w:p w14:paraId="7B34B9D4" w14:textId="77777777" w:rsidR="006B061A" w:rsidRDefault="006B061A" w:rsidP="006B061A">
            <w:pPr>
              <w:pStyle w:val="CopticCross"/>
            </w:pPr>
            <w:r w:rsidRPr="00FB5ACB">
              <w:t>¿</w:t>
            </w:r>
          </w:p>
        </w:tc>
        <w:tc>
          <w:tcPr>
            <w:tcW w:w="3960" w:type="dxa"/>
          </w:tcPr>
          <w:p w14:paraId="30C9FC8B" w14:textId="77777777" w:rsidR="006B061A" w:rsidRDefault="006B061A" w:rsidP="006B061A">
            <w:pPr>
              <w:pStyle w:val="CopticVersemulti-line"/>
            </w:pPr>
            <w:r>
              <w:t>Ⲁϥϫⲱⲗ ⲉ̀ⲃⲟⲗ ⲙ̀Ⲡⲭ̄ⲥ̄:</w:t>
            </w:r>
          </w:p>
          <w:p w14:paraId="4FEA2428" w14:textId="77777777" w:rsidR="006B061A" w:rsidRDefault="006B061A" w:rsidP="006B061A">
            <w:pPr>
              <w:pStyle w:val="CopticVersemulti-line"/>
            </w:pPr>
            <w:r>
              <w:t>ⲁⲥⲧⲁⲥⲑⲟ ⲙ̀ⲙⲟϥ ⲛ̀ϫⲉ ⲧⲉϥϣⲉⲣⲓ:</w:t>
            </w:r>
          </w:p>
          <w:p w14:paraId="6479ED31" w14:textId="77777777" w:rsidR="006B061A" w:rsidRDefault="006B061A" w:rsidP="006B061A">
            <w:pPr>
              <w:pStyle w:val="CopticVersemulti-line"/>
            </w:pPr>
            <w:r>
              <w:t>ⲉ̀ⲧⲁⲥⲙⲉⲣⲉ ⲙ̀ⲙⲟϥ ⲛ̀ϫⲉ Ⲇⲉⲙⲓⲁⲛⲏ:</w:t>
            </w:r>
          </w:p>
          <w:p w14:paraId="348D68C3" w14:textId="77777777" w:rsidR="006B061A" w:rsidRDefault="006B061A" w:rsidP="006B061A">
            <w:pPr>
              <w:pStyle w:val="CopticHangingVerse"/>
            </w:pPr>
            <w:r>
              <w:t>ⲁϥϭⲓ ⲛ̀ϯⲙⲉⲧⲙⲁⲣⲧⲩⲣⲓⲁ̀.</w:t>
            </w:r>
          </w:p>
        </w:tc>
      </w:tr>
      <w:tr w:rsidR="006B061A" w14:paraId="53F85039" w14:textId="77777777" w:rsidTr="006B061A">
        <w:trPr>
          <w:cantSplit/>
          <w:jc w:val="center"/>
        </w:trPr>
        <w:tc>
          <w:tcPr>
            <w:tcW w:w="288" w:type="dxa"/>
          </w:tcPr>
          <w:p w14:paraId="77CD83AF" w14:textId="77777777" w:rsidR="006B061A" w:rsidRDefault="006B061A" w:rsidP="006B061A">
            <w:pPr>
              <w:pStyle w:val="CopticCross"/>
            </w:pPr>
          </w:p>
        </w:tc>
        <w:tc>
          <w:tcPr>
            <w:tcW w:w="3960" w:type="dxa"/>
          </w:tcPr>
          <w:p w14:paraId="2241C25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Therefore the king sent </w:t>
            </w:r>
          </w:p>
          <w:p w14:paraId="4FC86D13"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His orders to torment her. </w:t>
            </w:r>
          </w:p>
          <w:p w14:paraId="570D4EF6"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She received great afflictions, </w:t>
            </w:r>
          </w:p>
          <w:p w14:paraId="349B2423" w14:textId="77777777" w:rsidR="006B061A" w:rsidRDefault="006B061A" w:rsidP="006B061A">
            <w:pPr>
              <w:pStyle w:val="EngHangEnd"/>
            </w:pPr>
            <w:r w:rsidRPr="004764BD">
              <w:rPr>
                <w:rFonts w:eastAsiaTheme="minorEastAsia"/>
                <w:lang w:eastAsia="ja-JP"/>
              </w:rPr>
              <w:t>And obtained martyrdom.</w:t>
            </w:r>
          </w:p>
        </w:tc>
        <w:tc>
          <w:tcPr>
            <w:tcW w:w="288" w:type="dxa"/>
          </w:tcPr>
          <w:p w14:paraId="3EC6145A" w14:textId="77777777" w:rsidR="006B061A" w:rsidRDefault="006B061A" w:rsidP="006B061A"/>
        </w:tc>
        <w:tc>
          <w:tcPr>
            <w:tcW w:w="288" w:type="dxa"/>
          </w:tcPr>
          <w:p w14:paraId="50079F08" w14:textId="77777777" w:rsidR="006B061A" w:rsidRDefault="006B061A" w:rsidP="006B061A">
            <w:pPr>
              <w:pStyle w:val="CopticCross"/>
            </w:pPr>
          </w:p>
        </w:tc>
        <w:tc>
          <w:tcPr>
            <w:tcW w:w="3960" w:type="dxa"/>
          </w:tcPr>
          <w:p w14:paraId="4F6CC3AE" w14:textId="77777777" w:rsidR="006B061A" w:rsidRDefault="006B061A" w:rsidP="006B061A">
            <w:pPr>
              <w:pStyle w:val="CopticVersemulti-line"/>
            </w:pPr>
            <w:r>
              <w:t>Ⲉⲑⲃⲉ ⲫⲁⲓ ⲁϥⲟⲩⲱⲣⲡ ⲛ̀ϫⲉ ⲡ̀ⲟⲩⲣⲟ:</w:t>
            </w:r>
          </w:p>
          <w:p w14:paraId="1A9BD8E2" w14:textId="77777777" w:rsidR="006B061A" w:rsidRDefault="006B061A" w:rsidP="006B061A">
            <w:pPr>
              <w:pStyle w:val="CopticVersemulti-line"/>
            </w:pPr>
            <w:r>
              <w:t>ⲁϥⲟⲩⲁϩⲥⲁϩⲛⲓ ϧⲉⲛ ⲛⲉⲥϧⲓⲥⲓ:</w:t>
            </w:r>
          </w:p>
          <w:p w14:paraId="67DC1471" w14:textId="77777777" w:rsidR="006B061A" w:rsidRDefault="006B061A" w:rsidP="006B061A">
            <w:pPr>
              <w:pStyle w:val="CopticVersemulti-line"/>
            </w:pPr>
            <w:r>
              <w:t>ⲁⲥϣⲉⲡⲙ̀ⲕⲁϩ ⲛ̀ⲟⲩⲙⲏϣ ⲛ̀ⲥⲟⲡ:</w:t>
            </w:r>
          </w:p>
          <w:p w14:paraId="010911B0" w14:textId="77777777" w:rsidR="006B061A" w:rsidRPr="003032D8" w:rsidRDefault="006B061A" w:rsidP="006B061A">
            <w:pPr>
              <w:pStyle w:val="CopticHangingVerse"/>
            </w:pPr>
            <w:r>
              <w:t>ⲁⲥϭⲓ ⲛ̀ϯⲙⲉⲧⲙⲁⲣⲧⲩⲣⲓⲁ̀.</w:t>
            </w:r>
          </w:p>
        </w:tc>
      </w:tr>
      <w:tr w:rsidR="006B061A" w14:paraId="50B311C5" w14:textId="77777777" w:rsidTr="006B061A">
        <w:trPr>
          <w:cantSplit/>
          <w:jc w:val="center"/>
        </w:trPr>
        <w:tc>
          <w:tcPr>
            <w:tcW w:w="288" w:type="dxa"/>
          </w:tcPr>
          <w:p w14:paraId="782A78E4" w14:textId="77777777" w:rsidR="006B061A" w:rsidRDefault="006B061A" w:rsidP="006B061A">
            <w:pPr>
              <w:pStyle w:val="CopticCross"/>
            </w:pPr>
            <w:r w:rsidRPr="00FB5ACB">
              <w:t>¿</w:t>
            </w:r>
          </w:p>
        </w:tc>
        <w:tc>
          <w:tcPr>
            <w:tcW w:w="3960" w:type="dxa"/>
          </w:tcPr>
          <w:p w14:paraId="106CB47F"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And the forty virgins, </w:t>
            </w:r>
          </w:p>
          <w:p w14:paraId="355534B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Who were with her in the palace, </w:t>
            </w:r>
          </w:p>
          <w:p w14:paraId="20D5373D"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Obtained martyrdom with her, </w:t>
            </w:r>
          </w:p>
          <w:p w14:paraId="2EB4ED50" w14:textId="77777777" w:rsidR="006B061A" w:rsidRDefault="006B061A" w:rsidP="006B061A">
            <w:pPr>
              <w:pStyle w:val="EngHangEnd"/>
            </w:pPr>
            <w:r w:rsidRPr="004764BD">
              <w:rPr>
                <w:rFonts w:eastAsiaTheme="minorEastAsia"/>
                <w:lang w:eastAsia="ja-JP"/>
              </w:rPr>
              <w:t>On the same day.</w:t>
            </w:r>
          </w:p>
        </w:tc>
        <w:tc>
          <w:tcPr>
            <w:tcW w:w="288" w:type="dxa"/>
          </w:tcPr>
          <w:p w14:paraId="6E00DAD8" w14:textId="77777777" w:rsidR="006B061A" w:rsidRDefault="006B061A" w:rsidP="006B061A"/>
        </w:tc>
        <w:tc>
          <w:tcPr>
            <w:tcW w:w="288" w:type="dxa"/>
          </w:tcPr>
          <w:p w14:paraId="31D886EE" w14:textId="77777777" w:rsidR="006B061A" w:rsidRDefault="006B061A" w:rsidP="006B061A">
            <w:pPr>
              <w:pStyle w:val="CopticCross"/>
            </w:pPr>
            <w:r w:rsidRPr="00FB5ACB">
              <w:t>¿</w:t>
            </w:r>
          </w:p>
        </w:tc>
        <w:tc>
          <w:tcPr>
            <w:tcW w:w="3960" w:type="dxa"/>
          </w:tcPr>
          <w:p w14:paraId="5ABD390B" w14:textId="77777777" w:rsidR="006B061A" w:rsidRDefault="006B061A" w:rsidP="006B061A">
            <w:pPr>
              <w:pStyle w:val="CopticVersemulti-line"/>
            </w:pPr>
            <w:r>
              <w:t>Ⲡⲓϩ̀ⲙⲉ ⲉ̄ⲑ̄ⲩ̄ ⲙ̀ⲡⲁⲣⲑⲉⲛⲟⲥ:</w:t>
            </w:r>
          </w:p>
          <w:p w14:paraId="28423A02" w14:textId="77777777" w:rsidR="006B061A" w:rsidRDefault="006B061A" w:rsidP="006B061A">
            <w:pPr>
              <w:pStyle w:val="CopticVersemulti-line"/>
            </w:pPr>
            <w:r>
              <w:t>ⲉ̀ⲛⲁⲩϣⲱⲡⲓ ⲛⲉⲙⲁⲥ ϧⲉⲛ ⲡⲓⲡⲩⲣⲅⲟⲥ:</w:t>
            </w:r>
          </w:p>
          <w:p w14:paraId="0FB81E7E" w14:textId="77777777" w:rsidR="006B061A" w:rsidRDefault="006B061A" w:rsidP="006B061A">
            <w:pPr>
              <w:pStyle w:val="CopticVersemulti-line"/>
            </w:pPr>
            <w:r>
              <w:t>ⲁⲩϭⲓ ⲛ̀ϯⲙⲉⲧⲙⲁⲣⲧⲩⲣⲓⲁ̀:</w:t>
            </w:r>
          </w:p>
          <w:p w14:paraId="2576915B" w14:textId="77777777" w:rsidR="006B061A" w:rsidRDefault="006B061A" w:rsidP="006B061A">
            <w:pPr>
              <w:pStyle w:val="CopticHangingVerse"/>
            </w:pPr>
            <w:r>
              <w:t>ϧⲉⲛ ⲡⲓⲉ̀ϩⲟⲟⲩ ⲛ̀ⲟⲩⲱⲧ ⲛⲉⲙⲁⲥ.</w:t>
            </w:r>
          </w:p>
        </w:tc>
      </w:tr>
      <w:tr w:rsidR="006B061A" w14:paraId="19C91AEA" w14:textId="77777777" w:rsidTr="006B061A">
        <w:trPr>
          <w:cantSplit/>
          <w:jc w:val="center"/>
        </w:trPr>
        <w:tc>
          <w:tcPr>
            <w:tcW w:w="288" w:type="dxa"/>
          </w:tcPr>
          <w:p w14:paraId="00BD97E0" w14:textId="77777777" w:rsidR="006B061A" w:rsidRPr="00FB5ACB" w:rsidRDefault="006B061A" w:rsidP="006B061A">
            <w:pPr>
              <w:pStyle w:val="CopticCross"/>
            </w:pPr>
          </w:p>
        </w:tc>
        <w:tc>
          <w:tcPr>
            <w:tcW w:w="3960" w:type="dxa"/>
          </w:tcPr>
          <w:p w14:paraId="04780FAC"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Blessed are you, O Demiana, </w:t>
            </w:r>
          </w:p>
          <w:p w14:paraId="0CFDDBC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bride of the Bridegroom, </w:t>
            </w:r>
          </w:p>
          <w:p w14:paraId="01E63428"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The </w:t>
            </w:r>
            <w:r>
              <w:rPr>
                <w:rFonts w:eastAsiaTheme="minorEastAsia"/>
                <w:lang w:eastAsia="ja-JP"/>
              </w:rPr>
              <w:t>celibate virgin</w:t>
            </w:r>
            <w:r>
              <w:rPr>
                <w:rStyle w:val="FootnoteReference"/>
                <w:rFonts w:eastAsiaTheme="minorEastAsia"/>
                <w:lang w:eastAsia="ja-JP"/>
              </w:rPr>
              <w:footnoteReference w:id="922"/>
            </w:r>
            <w:r w:rsidRPr="004764BD">
              <w:rPr>
                <w:rFonts w:eastAsiaTheme="minorEastAsia"/>
                <w:lang w:eastAsia="ja-JP"/>
              </w:rPr>
              <w:t xml:space="preserve">, </w:t>
            </w:r>
          </w:p>
          <w:p w14:paraId="776B8D38" w14:textId="77777777" w:rsidR="006B061A" w:rsidRDefault="006B061A" w:rsidP="006B061A">
            <w:pPr>
              <w:pStyle w:val="EngHangEnd"/>
            </w:pPr>
            <w:r w:rsidRPr="004764BD">
              <w:rPr>
                <w:rFonts w:eastAsiaTheme="minorEastAsia"/>
                <w:lang w:eastAsia="ja-JP"/>
              </w:rPr>
              <w:t>The elect true martyr.</w:t>
            </w:r>
          </w:p>
        </w:tc>
        <w:tc>
          <w:tcPr>
            <w:tcW w:w="288" w:type="dxa"/>
          </w:tcPr>
          <w:p w14:paraId="74159390" w14:textId="77777777" w:rsidR="006B061A" w:rsidRDefault="006B061A" w:rsidP="006B061A"/>
        </w:tc>
        <w:tc>
          <w:tcPr>
            <w:tcW w:w="288" w:type="dxa"/>
          </w:tcPr>
          <w:p w14:paraId="7ACAE5C8" w14:textId="77777777" w:rsidR="006B061A" w:rsidRPr="00FB5ACB" w:rsidRDefault="006B061A" w:rsidP="006B061A">
            <w:pPr>
              <w:pStyle w:val="CopticCross"/>
            </w:pPr>
          </w:p>
        </w:tc>
        <w:tc>
          <w:tcPr>
            <w:tcW w:w="3960" w:type="dxa"/>
          </w:tcPr>
          <w:p w14:paraId="54DE2E34" w14:textId="77777777" w:rsidR="006B061A" w:rsidRDefault="006B061A" w:rsidP="006B061A">
            <w:pPr>
              <w:pStyle w:val="CopticVersemulti-line"/>
            </w:pPr>
            <w:r>
              <w:t>Ⲱⲟⲩⲛⲓⲁ̀ϯ ⲛ̀ⲑⲟ Ⲇⲩⲙⲓⲁⲛⲏ:</w:t>
            </w:r>
          </w:p>
          <w:p w14:paraId="6A9F672A" w14:textId="77777777" w:rsidR="006B061A" w:rsidRDefault="006B061A" w:rsidP="006B061A">
            <w:pPr>
              <w:pStyle w:val="CopticVersemulti-line"/>
            </w:pPr>
            <w:r>
              <w:t>ϯϣⲉⲗⲉⲧ ⲛ̀ⲧⲉ ⲡⲓⲛⲩⲙⲫⲓⲟⲥ:</w:t>
            </w:r>
          </w:p>
          <w:p w14:paraId="0045B424" w14:textId="77777777" w:rsidR="006B061A" w:rsidRDefault="006B061A" w:rsidP="006B061A">
            <w:pPr>
              <w:pStyle w:val="CopticVersemulti-line"/>
            </w:pPr>
            <w:r>
              <w:t>ϯⲙⲟⲛⲁⲭⲏ ⲙ̀ⲡⲁⲣⲑⲉⲛⲟⲥ:</w:t>
            </w:r>
          </w:p>
          <w:p w14:paraId="0D1C828D" w14:textId="77777777" w:rsidR="006B061A" w:rsidRDefault="006B061A" w:rsidP="006B061A">
            <w:pPr>
              <w:pStyle w:val="CopticHangingVerse"/>
            </w:pPr>
            <w:r>
              <w:t>ϯⲥⲱⲧⲡ ⲙ̀ⲙⲏⲓ ⲙ̀ⲙⲁⲣⲧⲩⲣⲟⲥ.</w:t>
            </w:r>
          </w:p>
        </w:tc>
      </w:tr>
      <w:tr w:rsidR="006B061A" w14:paraId="73E86C6A" w14:textId="77777777" w:rsidTr="006B061A">
        <w:trPr>
          <w:cantSplit/>
          <w:jc w:val="center"/>
        </w:trPr>
        <w:tc>
          <w:tcPr>
            <w:tcW w:w="288" w:type="dxa"/>
          </w:tcPr>
          <w:p w14:paraId="531A53FF" w14:textId="77777777" w:rsidR="006B061A" w:rsidRPr="00FB5ACB" w:rsidRDefault="006F2298" w:rsidP="006B061A">
            <w:pPr>
              <w:pStyle w:val="CopticCross"/>
            </w:pPr>
            <w:r w:rsidRPr="00FB5ACB">
              <w:t>¿</w:t>
            </w:r>
          </w:p>
        </w:tc>
        <w:tc>
          <w:tcPr>
            <w:tcW w:w="3960" w:type="dxa"/>
          </w:tcPr>
          <w:p w14:paraId="341535CA"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Pray to the Lord on our behalf, </w:t>
            </w:r>
          </w:p>
          <w:p w14:paraId="2CBD67F1"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O bride of Christ, </w:t>
            </w:r>
          </w:p>
          <w:p w14:paraId="79494F0E" w14:textId="77777777" w:rsidR="006B061A" w:rsidRPr="004764BD" w:rsidRDefault="006B061A" w:rsidP="006B061A">
            <w:pPr>
              <w:pStyle w:val="EngHang"/>
              <w:rPr>
                <w:rFonts w:eastAsiaTheme="minorEastAsia"/>
                <w:lang w:eastAsia="ja-JP"/>
              </w:rPr>
            </w:pPr>
            <w:r w:rsidRPr="004764BD">
              <w:rPr>
                <w:rFonts w:eastAsiaTheme="minorEastAsia"/>
                <w:lang w:eastAsia="ja-JP"/>
              </w:rPr>
              <w:t xml:space="preserve">Saint Demiana, </w:t>
            </w:r>
          </w:p>
          <w:p w14:paraId="0C6AC95F" w14:textId="77777777" w:rsidR="006B061A" w:rsidRDefault="006B061A" w:rsidP="006B061A">
            <w:pPr>
              <w:pStyle w:val="EngHangEnd"/>
            </w:pPr>
            <w:r w:rsidRPr="004764BD">
              <w:rPr>
                <w:rFonts w:eastAsiaTheme="minorEastAsia"/>
                <w:lang w:eastAsia="ja-JP"/>
              </w:rPr>
              <w:t>That He may forgive us our sins.</w:t>
            </w:r>
          </w:p>
        </w:tc>
        <w:tc>
          <w:tcPr>
            <w:tcW w:w="288" w:type="dxa"/>
          </w:tcPr>
          <w:p w14:paraId="77BBE998" w14:textId="77777777" w:rsidR="006B061A" w:rsidRDefault="006B061A" w:rsidP="006B061A"/>
        </w:tc>
        <w:tc>
          <w:tcPr>
            <w:tcW w:w="288" w:type="dxa"/>
          </w:tcPr>
          <w:p w14:paraId="7EFD733C" w14:textId="77777777" w:rsidR="006B061A" w:rsidRPr="00FB5ACB" w:rsidRDefault="006F2298" w:rsidP="006B061A">
            <w:pPr>
              <w:pStyle w:val="CopticCross"/>
            </w:pPr>
            <w:r w:rsidRPr="00FB5ACB">
              <w:t>¿</w:t>
            </w:r>
          </w:p>
        </w:tc>
        <w:tc>
          <w:tcPr>
            <w:tcW w:w="3960" w:type="dxa"/>
          </w:tcPr>
          <w:p w14:paraId="5C3AD149" w14:textId="77777777" w:rsidR="006B061A" w:rsidRDefault="006B061A" w:rsidP="006B061A">
            <w:pPr>
              <w:pStyle w:val="CopticVersemulti-line"/>
            </w:pPr>
            <w:r>
              <w:t>Ⲧⲱⲃϩ ⲙ̀Ⲡⲟ̄ⲥ̄ ⲉ̀ϩ̀ⲣⲏⲓ ⲉ̀ϫⲱⲛ:</w:t>
            </w:r>
          </w:p>
          <w:p w14:paraId="577BCD89" w14:textId="77777777" w:rsidR="006B061A" w:rsidRDefault="006B061A" w:rsidP="006B061A">
            <w:pPr>
              <w:pStyle w:val="CopticVersemulti-line"/>
            </w:pPr>
            <w:r>
              <w:t>ⲱ̀ ϯϣⲉⲗⲉⲧ ⲛ̀ⲧⲉ Ⲡⲭ̄ⲥ̄:</w:t>
            </w:r>
          </w:p>
          <w:p w14:paraId="4388EFD0" w14:textId="77777777" w:rsidR="006B061A" w:rsidRDefault="006B061A" w:rsidP="006B061A">
            <w:pPr>
              <w:pStyle w:val="CopticVersemulti-line"/>
            </w:pPr>
            <w:r>
              <w:t>ϯⲁ̀ⲅⲓⲁ ⲇⲩⲙⲓⲁⲛⲏ:</w:t>
            </w:r>
          </w:p>
          <w:p w14:paraId="7764DFBE" w14:textId="77777777" w:rsidR="006B061A" w:rsidRDefault="006B061A" w:rsidP="006B061A">
            <w:pPr>
              <w:pStyle w:val="CopticHangingVerse"/>
            </w:pPr>
            <w:r>
              <w:t>ⲛ̀ⲧⲉϥⲭⲁ ⲛⲉⲛⲟⲃⲓ ⲛⲁⲛ ⲉ̀ⲃⲟⲗ.</w:t>
            </w:r>
          </w:p>
        </w:tc>
      </w:tr>
    </w:tbl>
    <w:p w14:paraId="36940A08" w14:textId="77777777" w:rsidR="005F78D8" w:rsidRDefault="005F78D8" w:rsidP="005F78D8">
      <w:pPr>
        <w:pStyle w:val="Heading3"/>
      </w:pPr>
      <w:bookmarkStart w:id="1154" w:name="_Ref434489950"/>
      <w:r>
        <w:t>The Doxology of the Martyrs</w:t>
      </w:r>
      <w:bookmarkEnd w:id="115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F78D8" w14:paraId="517041A3" w14:textId="77777777" w:rsidTr="006B061A">
        <w:trPr>
          <w:cantSplit/>
          <w:jc w:val="center"/>
        </w:trPr>
        <w:tc>
          <w:tcPr>
            <w:tcW w:w="288" w:type="dxa"/>
          </w:tcPr>
          <w:p w14:paraId="6851A18E" w14:textId="77777777" w:rsidR="005F78D8" w:rsidRDefault="005F78D8" w:rsidP="006B061A">
            <w:pPr>
              <w:pStyle w:val="CopticCross"/>
            </w:pPr>
          </w:p>
        </w:tc>
        <w:tc>
          <w:tcPr>
            <w:tcW w:w="3960" w:type="dxa"/>
          </w:tcPr>
          <w:p w14:paraId="1EAFBDD3" w14:textId="77777777" w:rsidR="005F78D8" w:rsidRPr="00B14AE9" w:rsidRDefault="005F78D8" w:rsidP="005F78D8">
            <w:pPr>
              <w:pStyle w:val="EngHang"/>
            </w:pPr>
            <w:r>
              <w:t>George the Melitian,</w:t>
            </w:r>
          </w:p>
          <w:p w14:paraId="5711F715" w14:textId="77777777" w:rsidR="005F78D8" w:rsidRPr="00B14AE9" w:rsidRDefault="005F78D8" w:rsidP="005F78D8">
            <w:pPr>
              <w:pStyle w:val="EngHang"/>
            </w:pPr>
            <w:r>
              <w:t>Theodore the General,</w:t>
            </w:r>
          </w:p>
          <w:p w14:paraId="6740B9A4" w14:textId="77777777" w:rsidR="005F78D8" w:rsidRPr="00B14AE9" w:rsidRDefault="005F78D8" w:rsidP="005F78D8">
            <w:pPr>
              <w:pStyle w:val="EngHang"/>
            </w:pPr>
            <w:r>
              <w:t>Pilopater Mercurius,</w:t>
            </w:r>
          </w:p>
          <w:p w14:paraId="391EC0B0" w14:textId="77777777" w:rsidR="005F78D8" w:rsidRPr="00B14AE9" w:rsidRDefault="005F78D8" w:rsidP="005F78D8">
            <w:pPr>
              <w:pStyle w:val="EngHangEnd"/>
            </w:pPr>
            <w:r w:rsidRPr="00B14AE9">
              <w:t>Abba Mena o</w:t>
            </w:r>
            <w:r>
              <w:t>f Fayat</w:t>
            </w:r>
            <w:r w:rsidRPr="00B14AE9">
              <w:t>.</w:t>
            </w:r>
          </w:p>
        </w:tc>
        <w:tc>
          <w:tcPr>
            <w:tcW w:w="288" w:type="dxa"/>
          </w:tcPr>
          <w:p w14:paraId="6BD3004B" w14:textId="77777777" w:rsidR="005F78D8" w:rsidRDefault="005F78D8" w:rsidP="006B061A"/>
        </w:tc>
        <w:tc>
          <w:tcPr>
            <w:tcW w:w="288" w:type="dxa"/>
          </w:tcPr>
          <w:p w14:paraId="18BF2DB7" w14:textId="77777777" w:rsidR="005F78D8" w:rsidRDefault="005F78D8" w:rsidP="006B061A">
            <w:pPr>
              <w:pStyle w:val="CopticCross"/>
            </w:pPr>
          </w:p>
        </w:tc>
        <w:tc>
          <w:tcPr>
            <w:tcW w:w="3960" w:type="dxa"/>
          </w:tcPr>
          <w:p w14:paraId="794991AE" w14:textId="77777777" w:rsidR="005F78D8" w:rsidRDefault="005F78D8" w:rsidP="005F78D8">
            <w:pPr>
              <w:pStyle w:val="CopticVersemulti-line"/>
            </w:pPr>
            <w:r>
              <w:t>Ⲅⲉⲱⲣⲅⲓⲟⲥ ⲡⲓⲙⲉⲗⲓⲧⲓⲟⲛ:</w:t>
            </w:r>
          </w:p>
          <w:p w14:paraId="1666B600" w14:textId="77777777" w:rsidR="005F78D8" w:rsidRDefault="005F78D8" w:rsidP="005F78D8">
            <w:pPr>
              <w:pStyle w:val="CopticVersemulti-line"/>
            </w:pPr>
            <w:r>
              <w:t>Ⲑⲉⲟⲇⲱⲣⲟⲥ ⲡⲓⲥ̀ⲧⲣⲁⲧⲓⲗⲁⲧⲏⲥ:</w:t>
            </w:r>
          </w:p>
          <w:p w14:paraId="7D60E627" w14:textId="77777777" w:rsidR="005F78D8" w:rsidRDefault="005F78D8" w:rsidP="005F78D8">
            <w:pPr>
              <w:pStyle w:val="CopticVersemulti-line"/>
            </w:pPr>
            <w:r>
              <w:t>Ⲫⲓⲗⲟⲡⲁⲧⲏⲣ Ⲙⲉⲣⲕⲟⲩⲣⲓⲟⲥ:</w:t>
            </w:r>
          </w:p>
          <w:p w14:paraId="096A634D" w14:textId="77777777" w:rsidR="005F78D8" w:rsidRDefault="005F78D8" w:rsidP="005F78D8">
            <w:pPr>
              <w:pStyle w:val="CopticHangingVerse"/>
            </w:pPr>
            <w:r>
              <w:t>ⲁⲃⲁ Ⲙⲏⲛⲁ ⲛ̀ⲧⲉ ⲛⲓⲫⲁⲓⲁⲧ.</w:t>
            </w:r>
          </w:p>
        </w:tc>
      </w:tr>
      <w:tr w:rsidR="005F78D8" w14:paraId="68036B61" w14:textId="77777777" w:rsidTr="006B061A">
        <w:trPr>
          <w:cantSplit/>
          <w:jc w:val="center"/>
        </w:trPr>
        <w:tc>
          <w:tcPr>
            <w:tcW w:w="288" w:type="dxa"/>
          </w:tcPr>
          <w:p w14:paraId="5A92DAB0" w14:textId="77777777" w:rsidR="005F78D8" w:rsidRDefault="005F78D8" w:rsidP="006B061A">
            <w:pPr>
              <w:pStyle w:val="CopticCross"/>
            </w:pPr>
            <w:r w:rsidRPr="00FB5ACB">
              <w:t>¿</w:t>
            </w:r>
          </w:p>
        </w:tc>
        <w:tc>
          <w:tcPr>
            <w:tcW w:w="3960" w:type="dxa"/>
          </w:tcPr>
          <w:p w14:paraId="4EDC6EEC" w14:textId="77777777" w:rsidR="005F78D8" w:rsidRDefault="005F78D8" w:rsidP="005F78D8">
            <w:pPr>
              <w:pStyle w:val="EngHang"/>
            </w:pPr>
            <w:r>
              <w:t>George the Melitian</w:t>
            </w:r>
          </w:p>
          <w:p w14:paraId="79983D88" w14:textId="77777777" w:rsidR="005F78D8" w:rsidRDefault="005F78D8" w:rsidP="005F78D8">
            <w:pPr>
              <w:pStyle w:val="EngHang"/>
            </w:pPr>
            <w:r>
              <w:t>Took a great sum of money,</w:t>
            </w:r>
          </w:p>
          <w:p w14:paraId="607D7687" w14:textId="77777777" w:rsidR="005F78D8" w:rsidRDefault="005F78D8" w:rsidP="005F78D8">
            <w:pPr>
              <w:pStyle w:val="EngHang"/>
            </w:pPr>
            <w:r>
              <w:t>And went to the city of Sor,</w:t>
            </w:r>
          </w:p>
          <w:p w14:paraId="4838F714" w14:textId="77777777" w:rsidR="005F78D8" w:rsidRDefault="005F78D8" w:rsidP="005F78D8">
            <w:pPr>
              <w:pStyle w:val="EngHangEnd"/>
            </w:pPr>
            <w:r>
              <w:t>To King Dadianos.</w:t>
            </w:r>
          </w:p>
        </w:tc>
        <w:tc>
          <w:tcPr>
            <w:tcW w:w="288" w:type="dxa"/>
          </w:tcPr>
          <w:p w14:paraId="4C6B9288" w14:textId="77777777" w:rsidR="005F78D8" w:rsidRDefault="005F78D8" w:rsidP="006B061A"/>
        </w:tc>
        <w:tc>
          <w:tcPr>
            <w:tcW w:w="288" w:type="dxa"/>
          </w:tcPr>
          <w:p w14:paraId="55E14432" w14:textId="77777777" w:rsidR="005F78D8" w:rsidRDefault="005F78D8" w:rsidP="006B061A">
            <w:pPr>
              <w:pStyle w:val="CopticCross"/>
            </w:pPr>
            <w:r w:rsidRPr="00FB5ACB">
              <w:t>¿</w:t>
            </w:r>
          </w:p>
        </w:tc>
        <w:tc>
          <w:tcPr>
            <w:tcW w:w="3960" w:type="dxa"/>
          </w:tcPr>
          <w:p w14:paraId="3E02155F" w14:textId="77777777" w:rsidR="005F78D8" w:rsidRDefault="005F78D8" w:rsidP="005F78D8">
            <w:pPr>
              <w:pStyle w:val="CopticVersemulti-line"/>
            </w:pPr>
            <w:r>
              <w:t>Ⲅⲉⲱⲣⲅⲓⲟⲥ ⲡⲓⲙⲉⲗⲓⲧⲟⲛ:</w:t>
            </w:r>
          </w:p>
          <w:p w14:paraId="70FAA3DE" w14:textId="77777777" w:rsidR="005F78D8" w:rsidRDefault="005F78D8" w:rsidP="005F78D8">
            <w:pPr>
              <w:pStyle w:val="CopticVersemulti-line"/>
            </w:pPr>
            <w:r>
              <w:t>ⲁϥϭⲓ ⲛ̀ϩⲁⲛⲙⲏϣ ⲛ̀ⲭⲏⲣⲙⲁ:</w:t>
            </w:r>
          </w:p>
          <w:p w14:paraId="5A6D6AFE" w14:textId="77777777" w:rsidR="005F78D8" w:rsidRDefault="005F78D8" w:rsidP="005F78D8">
            <w:pPr>
              <w:pStyle w:val="CopticVersemulti-line"/>
            </w:pPr>
            <w:r>
              <w:t>ⲁϥϣⲉⲛⲁϥ ϣⲁ Ⲥⲱⲡ ϯⲃⲁⲕⲓ:</w:t>
            </w:r>
          </w:p>
          <w:p w14:paraId="32AE691E" w14:textId="77777777" w:rsidR="005F78D8" w:rsidRDefault="005F78D8" w:rsidP="005F78D8">
            <w:pPr>
              <w:pStyle w:val="CopticHangingVerse"/>
            </w:pPr>
            <w:r>
              <w:t>ϣⲁ ⲡ̀ⲟⲩⲣⲟ Ⲇⲁⲇⲓⲁⲛⲟⲥ.</w:t>
            </w:r>
          </w:p>
        </w:tc>
      </w:tr>
      <w:tr w:rsidR="005F78D8" w14:paraId="6E35D668" w14:textId="77777777" w:rsidTr="006B061A">
        <w:trPr>
          <w:cantSplit/>
          <w:jc w:val="center"/>
        </w:trPr>
        <w:tc>
          <w:tcPr>
            <w:tcW w:w="288" w:type="dxa"/>
          </w:tcPr>
          <w:p w14:paraId="663B4D04" w14:textId="77777777" w:rsidR="005F78D8" w:rsidRDefault="005F78D8" w:rsidP="006B061A">
            <w:pPr>
              <w:pStyle w:val="CopticCross"/>
            </w:pPr>
          </w:p>
        </w:tc>
        <w:tc>
          <w:tcPr>
            <w:tcW w:w="3960" w:type="dxa"/>
          </w:tcPr>
          <w:p w14:paraId="0C06780F" w14:textId="77777777" w:rsidR="005F78D8" w:rsidRDefault="005F78D8" w:rsidP="005F78D8">
            <w:pPr>
              <w:pStyle w:val="EngHang"/>
            </w:pPr>
            <w:r>
              <w:t>When he saw the idols</w:t>
            </w:r>
          </w:p>
          <w:p w14:paraId="6F38969C" w14:textId="77777777" w:rsidR="005F78D8" w:rsidRDefault="005F78D8" w:rsidP="005F78D8">
            <w:pPr>
              <w:pStyle w:val="EngHang"/>
            </w:pPr>
            <w:r>
              <w:t>Being worshipped by the men,</w:t>
            </w:r>
          </w:p>
          <w:p w14:paraId="68F6E398" w14:textId="77777777" w:rsidR="005F78D8" w:rsidRDefault="005F78D8" w:rsidP="005F78D8">
            <w:pPr>
              <w:pStyle w:val="EngHang"/>
            </w:pPr>
            <w:r>
              <w:t>He dispersed what he had to the poor,</w:t>
            </w:r>
          </w:p>
          <w:p w14:paraId="6286210C" w14:textId="77777777" w:rsidR="005F78D8" w:rsidRDefault="005F78D8" w:rsidP="005F78D8">
            <w:pPr>
              <w:pStyle w:val="EngHangEnd"/>
            </w:pPr>
            <w:r>
              <w:t>And became a chosen martyr.</w:t>
            </w:r>
          </w:p>
        </w:tc>
        <w:tc>
          <w:tcPr>
            <w:tcW w:w="288" w:type="dxa"/>
          </w:tcPr>
          <w:p w14:paraId="4EAEB99A" w14:textId="77777777" w:rsidR="005F78D8" w:rsidRDefault="005F78D8" w:rsidP="006B061A"/>
        </w:tc>
        <w:tc>
          <w:tcPr>
            <w:tcW w:w="288" w:type="dxa"/>
          </w:tcPr>
          <w:p w14:paraId="20132688" w14:textId="77777777" w:rsidR="005F78D8" w:rsidRDefault="005F78D8" w:rsidP="006B061A">
            <w:pPr>
              <w:pStyle w:val="CopticCross"/>
            </w:pPr>
          </w:p>
        </w:tc>
        <w:tc>
          <w:tcPr>
            <w:tcW w:w="3960" w:type="dxa"/>
          </w:tcPr>
          <w:p w14:paraId="19BA043A" w14:textId="77777777" w:rsidR="005F78D8" w:rsidRDefault="005F78D8" w:rsidP="005F78D8">
            <w:pPr>
              <w:pStyle w:val="CopticVersemulti-line"/>
            </w:pPr>
            <w:r>
              <w:t>Ⲉⲧⲁϥⲛⲁⲩ ⲉ̀ⲛⲓⲓ̀ⲇⲱⲗⲟⲛ:</w:t>
            </w:r>
          </w:p>
          <w:p w14:paraId="1040F03A" w14:textId="77777777" w:rsidR="005F78D8" w:rsidRDefault="005F78D8" w:rsidP="005F78D8">
            <w:pPr>
              <w:pStyle w:val="CopticVersemulti-line"/>
            </w:pPr>
            <w:r>
              <w:t>ⲉ̀ⲣⲉ ⲛⲓⲣⲱⲙⲓ ϣⲉⲙϣⲓ ⲙ̀ⲙⲱⲟⲩ:</w:t>
            </w:r>
          </w:p>
          <w:p w14:paraId="264C9BAB" w14:textId="77777777" w:rsidR="005F78D8" w:rsidRDefault="005F78D8" w:rsidP="005F78D8">
            <w:pPr>
              <w:pStyle w:val="CopticVersemulti-line"/>
            </w:pPr>
            <w:r>
              <w:t>ⲁϥϫⲱⲣ ⲙ̀ⲡⲉⲧⲉⲛⲧⲁϥ ⲛ̀ⲛⲓϩⲏⲕⲓ:</w:t>
            </w:r>
          </w:p>
          <w:p w14:paraId="63FCA43E" w14:textId="77777777" w:rsidR="005F78D8" w:rsidRDefault="005F78D8" w:rsidP="005F78D8">
            <w:pPr>
              <w:pStyle w:val="CopticHangingVerse"/>
            </w:pPr>
            <w:r>
              <w:t>ⲁϥϣⲱⲡⲓ ⲛ̀ⲥⲱⲧⲡ ⲙ̀ⲙⲁⲣⲧⲩⲣⲟⲥ.</w:t>
            </w:r>
          </w:p>
        </w:tc>
      </w:tr>
      <w:tr w:rsidR="005F78D8" w14:paraId="5F632C3C" w14:textId="77777777" w:rsidTr="006B061A">
        <w:trPr>
          <w:cantSplit/>
          <w:jc w:val="center"/>
        </w:trPr>
        <w:tc>
          <w:tcPr>
            <w:tcW w:w="288" w:type="dxa"/>
          </w:tcPr>
          <w:p w14:paraId="226F4599" w14:textId="77777777" w:rsidR="005F78D8" w:rsidRDefault="005F78D8" w:rsidP="006B061A">
            <w:pPr>
              <w:pStyle w:val="CopticCross"/>
            </w:pPr>
            <w:r w:rsidRPr="00FB5ACB">
              <w:t>¿</w:t>
            </w:r>
          </w:p>
        </w:tc>
        <w:tc>
          <w:tcPr>
            <w:tcW w:w="3960" w:type="dxa"/>
          </w:tcPr>
          <w:p w14:paraId="21CDD520" w14:textId="77777777" w:rsidR="005F78D8" w:rsidRDefault="005F78D8" w:rsidP="005F78D8">
            <w:pPr>
              <w:pStyle w:val="EngHang"/>
            </w:pPr>
            <w:r>
              <w:t>Thodore the General</w:t>
            </w:r>
          </w:p>
          <w:p w14:paraId="7075FE98" w14:textId="77777777" w:rsidR="005F78D8" w:rsidRDefault="005F78D8" w:rsidP="005F78D8">
            <w:pPr>
              <w:pStyle w:val="EngHang"/>
            </w:pPr>
            <w:r>
              <w:t>Went to Euchaita,</w:t>
            </w:r>
          </w:p>
          <w:p w14:paraId="79B5027A" w14:textId="77777777" w:rsidR="005F78D8" w:rsidRDefault="005F78D8" w:rsidP="005F78D8">
            <w:pPr>
              <w:pStyle w:val="EngHang"/>
            </w:pPr>
            <w:r>
              <w:t>And kill the dragon;</w:t>
            </w:r>
          </w:p>
          <w:p w14:paraId="302D0CDD" w14:textId="77777777" w:rsidR="005F78D8" w:rsidRDefault="005F78D8" w:rsidP="005F78D8">
            <w:pPr>
              <w:pStyle w:val="EngHangEnd"/>
            </w:pPr>
            <w:r>
              <w:t>He rescued the sons of the widow.</w:t>
            </w:r>
          </w:p>
        </w:tc>
        <w:tc>
          <w:tcPr>
            <w:tcW w:w="288" w:type="dxa"/>
          </w:tcPr>
          <w:p w14:paraId="4B534E94" w14:textId="77777777" w:rsidR="005F78D8" w:rsidRDefault="005F78D8" w:rsidP="006B061A"/>
        </w:tc>
        <w:tc>
          <w:tcPr>
            <w:tcW w:w="288" w:type="dxa"/>
          </w:tcPr>
          <w:p w14:paraId="55FA6ADE" w14:textId="77777777" w:rsidR="005F78D8" w:rsidRDefault="005F78D8" w:rsidP="006B061A">
            <w:pPr>
              <w:pStyle w:val="CopticCross"/>
            </w:pPr>
            <w:r w:rsidRPr="00FB5ACB">
              <w:t>¿</w:t>
            </w:r>
          </w:p>
        </w:tc>
        <w:tc>
          <w:tcPr>
            <w:tcW w:w="3960" w:type="dxa"/>
          </w:tcPr>
          <w:p w14:paraId="02E29E18" w14:textId="77777777" w:rsidR="005F78D8" w:rsidRDefault="005F78D8" w:rsidP="005F78D8">
            <w:pPr>
              <w:pStyle w:val="CopticVersemulti-line"/>
            </w:pPr>
            <w:r>
              <w:t>Ⲑⲉⲟⲇⲱⲣⲟⲥ ⲡⲓⲥ̀ⲧⲣⲁⲧⲓⲗⲁⲧⲏⲥ:</w:t>
            </w:r>
          </w:p>
          <w:p w14:paraId="4AD7B138" w14:textId="77777777" w:rsidR="005F78D8" w:rsidRDefault="005F78D8" w:rsidP="005F78D8">
            <w:pPr>
              <w:pStyle w:val="CopticVersemulti-line"/>
            </w:pPr>
            <w:r>
              <w:t>ⲁϥϣⲉⲛⲁϥ ⲉ̀ϩ̀ⲣⲏⲓ ⲉ̀Ⲉⲩⲭⲏⲧⲟⲥ:</w:t>
            </w:r>
          </w:p>
          <w:p w14:paraId="4FB69B85" w14:textId="77777777" w:rsidR="005F78D8" w:rsidRDefault="005F78D8" w:rsidP="005F78D8">
            <w:pPr>
              <w:pStyle w:val="CopticVersemulti-line"/>
            </w:pPr>
            <w:r>
              <w:t>ⲁϥϧⲱⲧⲉⲃ ⲙ̀ⲡⲓⲇ̀ⲣⲁⲕⲱⲛ:</w:t>
            </w:r>
          </w:p>
          <w:p w14:paraId="2B79168F" w14:textId="77777777" w:rsidR="005F78D8" w:rsidRDefault="005F78D8" w:rsidP="005F78D8">
            <w:pPr>
              <w:pStyle w:val="CopticHangingVerse"/>
            </w:pPr>
            <w:r>
              <w:t>ⲁϥⲛⲟϩⲉⲙ ⲛ̀ⲛⲓϣⲏⲣⲓ ⲛ̀ⲧⲉ ϯⲭⲏⲣⲁ ⲛ̀ⲥ̀ϩⲓⲙⲓ.</w:t>
            </w:r>
          </w:p>
        </w:tc>
      </w:tr>
      <w:tr w:rsidR="005F78D8" w14:paraId="13EC59C2" w14:textId="77777777" w:rsidTr="006B061A">
        <w:trPr>
          <w:cantSplit/>
          <w:jc w:val="center"/>
        </w:trPr>
        <w:tc>
          <w:tcPr>
            <w:tcW w:w="288" w:type="dxa"/>
          </w:tcPr>
          <w:p w14:paraId="7AA4F427" w14:textId="77777777" w:rsidR="005F78D8" w:rsidRDefault="005F78D8" w:rsidP="006B061A">
            <w:pPr>
              <w:pStyle w:val="CopticCross"/>
            </w:pPr>
          </w:p>
        </w:tc>
        <w:tc>
          <w:tcPr>
            <w:tcW w:w="3960" w:type="dxa"/>
          </w:tcPr>
          <w:p w14:paraId="25376DC3" w14:textId="77777777" w:rsidR="005F78D8" w:rsidRDefault="005F78D8" w:rsidP="005F78D8">
            <w:pPr>
              <w:pStyle w:val="EngHang"/>
            </w:pPr>
            <w:r>
              <w:t>Philopater Mercurius</w:t>
            </w:r>
          </w:p>
          <w:p w14:paraId="5A7A9367" w14:textId="77777777" w:rsidR="005F78D8" w:rsidRDefault="005F78D8" w:rsidP="005F78D8">
            <w:pPr>
              <w:pStyle w:val="EngHang"/>
            </w:pPr>
            <w:r>
              <w:t>Went to Persia.</w:t>
            </w:r>
          </w:p>
          <w:p w14:paraId="2B75ADC9" w14:textId="77777777" w:rsidR="005F78D8" w:rsidRDefault="005F78D8" w:rsidP="005F78D8">
            <w:pPr>
              <w:pStyle w:val="EngHang"/>
            </w:pPr>
            <w:r>
              <w:t>He smote Julianus,</w:t>
            </w:r>
          </w:p>
          <w:p w14:paraId="5C98C9EA" w14:textId="77777777" w:rsidR="005F78D8" w:rsidRDefault="005F78D8" w:rsidP="005F78D8">
            <w:pPr>
              <w:pStyle w:val="EngHangEnd"/>
            </w:pPr>
            <w:r>
              <w:t>According to the word Basil.</w:t>
            </w:r>
          </w:p>
        </w:tc>
        <w:tc>
          <w:tcPr>
            <w:tcW w:w="288" w:type="dxa"/>
          </w:tcPr>
          <w:p w14:paraId="6C87044D" w14:textId="77777777" w:rsidR="005F78D8" w:rsidRDefault="005F78D8" w:rsidP="006B061A"/>
        </w:tc>
        <w:tc>
          <w:tcPr>
            <w:tcW w:w="288" w:type="dxa"/>
          </w:tcPr>
          <w:p w14:paraId="12BCE633" w14:textId="77777777" w:rsidR="005F78D8" w:rsidRDefault="005F78D8" w:rsidP="006B061A">
            <w:pPr>
              <w:pStyle w:val="CopticCross"/>
            </w:pPr>
          </w:p>
        </w:tc>
        <w:tc>
          <w:tcPr>
            <w:tcW w:w="3960" w:type="dxa"/>
          </w:tcPr>
          <w:p w14:paraId="73D7FF7A" w14:textId="77777777" w:rsidR="005F78D8" w:rsidRDefault="005F78D8" w:rsidP="005F78D8">
            <w:pPr>
              <w:pStyle w:val="CopticVersemulti-line"/>
            </w:pPr>
            <w:r>
              <w:t>Ⲫⲓⲗⲟⲡⲁⲧⲏⲣ Ⲙⲉⲣⲕⲟⲩⲣⲓⲟⲥ:</w:t>
            </w:r>
          </w:p>
          <w:p w14:paraId="4070DA11" w14:textId="77777777" w:rsidR="005F78D8" w:rsidRDefault="005F78D8" w:rsidP="005F78D8">
            <w:pPr>
              <w:pStyle w:val="CopticVersemulti-line"/>
            </w:pPr>
            <w:r>
              <w:t>ⲁϥϣⲉⲛⲁϥ ⲉ̀ϩ̀ⲣⲏⲓ Ⲛⲓⲡⲉⲣⲥⲓⲥ:</w:t>
            </w:r>
          </w:p>
          <w:p w14:paraId="446A83A2" w14:textId="77777777" w:rsidR="005F78D8" w:rsidRDefault="005F78D8" w:rsidP="005F78D8">
            <w:pPr>
              <w:pStyle w:val="CopticVersemulti-line"/>
            </w:pPr>
            <w:r>
              <w:t>ⲁϥϣⲁⲣⲓ ⲉ̀Ⲓⲟⲩⲗⲓⲁ̀ⲛⲟⲓⲥ:</w:t>
            </w:r>
          </w:p>
          <w:p w14:paraId="4548C64D" w14:textId="77777777" w:rsidR="005F78D8" w:rsidRPr="003032D8" w:rsidRDefault="005F78D8" w:rsidP="005F78D8">
            <w:pPr>
              <w:pStyle w:val="CopticHangingVerse"/>
            </w:pPr>
            <w:r>
              <w:t>ⲕⲁⲧⲁ ⲡ̀ⲥⲁϫⲓ ⲙ̀Ⲃⲥⲓⲗⲓⲟⲥ.</w:t>
            </w:r>
          </w:p>
        </w:tc>
      </w:tr>
      <w:tr w:rsidR="005F78D8" w14:paraId="352C4CC1" w14:textId="77777777" w:rsidTr="006B061A">
        <w:trPr>
          <w:cantSplit/>
          <w:jc w:val="center"/>
        </w:trPr>
        <w:tc>
          <w:tcPr>
            <w:tcW w:w="288" w:type="dxa"/>
          </w:tcPr>
          <w:p w14:paraId="6D3C1C86" w14:textId="77777777" w:rsidR="005F78D8" w:rsidRDefault="005F78D8" w:rsidP="006B061A">
            <w:pPr>
              <w:pStyle w:val="CopticCross"/>
            </w:pPr>
            <w:r w:rsidRPr="00FB5ACB">
              <w:t>¿</w:t>
            </w:r>
          </w:p>
        </w:tc>
        <w:tc>
          <w:tcPr>
            <w:tcW w:w="3960" w:type="dxa"/>
          </w:tcPr>
          <w:p w14:paraId="361F3199" w14:textId="77777777" w:rsidR="005F78D8" w:rsidRDefault="005F78D8" w:rsidP="005F78D8">
            <w:pPr>
              <w:pStyle w:val="EngHang"/>
            </w:pPr>
            <w:r>
              <w:t>Abba Mena of Fayat</w:t>
            </w:r>
          </w:p>
          <w:p w14:paraId="65BE8A3B" w14:textId="77777777" w:rsidR="005F78D8" w:rsidRDefault="005F78D8" w:rsidP="005F78D8">
            <w:pPr>
              <w:pStyle w:val="EngHang"/>
            </w:pPr>
            <w:r>
              <w:t>Was brought to the land of Egypt.</w:t>
            </w:r>
          </w:p>
          <w:p w14:paraId="59C9D67E" w14:textId="77777777" w:rsidR="005F78D8" w:rsidRDefault="005F78D8" w:rsidP="005F78D8">
            <w:pPr>
              <w:pStyle w:val="EngHang"/>
            </w:pPr>
            <w:r>
              <w:t>His holy relics</w:t>
            </w:r>
          </w:p>
          <w:p w14:paraId="2F36908B" w14:textId="77777777" w:rsidR="005F78D8" w:rsidRDefault="005F78D8" w:rsidP="005F78D8">
            <w:pPr>
              <w:pStyle w:val="EngHangEnd"/>
            </w:pPr>
            <w:r>
              <w:t>Brought joy to our souls.</w:t>
            </w:r>
          </w:p>
        </w:tc>
        <w:tc>
          <w:tcPr>
            <w:tcW w:w="288" w:type="dxa"/>
          </w:tcPr>
          <w:p w14:paraId="5B53E622" w14:textId="77777777" w:rsidR="005F78D8" w:rsidRDefault="005F78D8" w:rsidP="006B061A"/>
        </w:tc>
        <w:tc>
          <w:tcPr>
            <w:tcW w:w="288" w:type="dxa"/>
          </w:tcPr>
          <w:p w14:paraId="3CB084B0" w14:textId="77777777" w:rsidR="005F78D8" w:rsidRDefault="005F78D8" w:rsidP="006B061A">
            <w:pPr>
              <w:pStyle w:val="CopticCross"/>
            </w:pPr>
            <w:r w:rsidRPr="00FB5ACB">
              <w:t>¿</w:t>
            </w:r>
          </w:p>
        </w:tc>
        <w:tc>
          <w:tcPr>
            <w:tcW w:w="3960" w:type="dxa"/>
          </w:tcPr>
          <w:p w14:paraId="5ADF21B6" w14:textId="77777777" w:rsidR="005F78D8" w:rsidRDefault="005F78D8" w:rsidP="005F78D8">
            <w:pPr>
              <w:pStyle w:val="CopticVersemulti-line"/>
            </w:pPr>
            <w:r>
              <w:t>Ⲁⲡⲁ Ⲙⲏⲛⲁ ⲛ̀ⲧⲉ Ⲛⲓⲫⲁⲓⲁⲧ:</w:t>
            </w:r>
          </w:p>
          <w:p w14:paraId="3D1D31C9" w14:textId="77777777" w:rsidR="005F78D8" w:rsidRDefault="005F78D8" w:rsidP="005F78D8">
            <w:pPr>
              <w:pStyle w:val="CopticVersemulti-line"/>
            </w:pPr>
            <w:r>
              <w:t>ⲁⲩⲉⲛϥ ⲉ̀ϧ̀ⲣⲏⲓ ⲉ̀ⲧ̀ⲭⲱⲣⲁ ⲛ̀ Ⲭⲏⲙⲓ:</w:t>
            </w:r>
          </w:p>
          <w:p w14:paraId="240BD0BA" w14:textId="77777777" w:rsidR="005F78D8" w:rsidRDefault="005F78D8" w:rsidP="005F78D8">
            <w:pPr>
              <w:pStyle w:val="CopticVersemulti-line"/>
            </w:pPr>
            <w:r>
              <w:t>ⲁ̀ ⲡⲉϥⲗⲩⲙⲯⲁⲛⲟⲛ ⲉⲑⲟⲩⲁⲃ:</w:t>
            </w:r>
          </w:p>
          <w:p w14:paraId="745327D7" w14:textId="77777777" w:rsidR="005F78D8" w:rsidRDefault="005F78D8" w:rsidP="005F78D8">
            <w:pPr>
              <w:pStyle w:val="CopticHangingVerse"/>
            </w:pPr>
            <w:r>
              <w:t>ϯ ⲙ̀ⲡ̀ⲟⲩⲛⲟϥ ⲛ̀ⲛⲉⲛⲯⲩⲭⲏ.</w:t>
            </w:r>
          </w:p>
        </w:tc>
      </w:tr>
      <w:tr w:rsidR="005F78D8" w14:paraId="5EA889E6" w14:textId="77777777" w:rsidTr="006B061A">
        <w:trPr>
          <w:cantSplit/>
          <w:jc w:val="center"/>
        </w:trPr>
        <w:tc>
          <w:tcPr>
            <w:tcW w:w="288" w:type="dxa"/>
          </w:tcPr>
          <w:p w14:paraId="7F896672" w14:textId="77777777" w:rsidR="005F78D8" w:rsidRPr="00FB5ACB" w:rsidRDefault="005F78D8" w:rsidP="006B061A">
            <w:pPr>
              <w:pStyle w:val="CopticCross"/>
            </w:pPr>
          </w:p>
        </w:tc>
        <w:tc>
          <w:tcPr>
            <w:tcW w:w="3960" w:type="dxa"/>
          </w:tcPr>
          <w:p w14:paraId="552C178D" w14:textId="77777777" w:rsidR="005F78D8" w:rsidRDefault="005F78D8" w:rsidP="005F78D8">
            <w:pPr>
              <w:pStyle w:val="EngHang"/>
            </w:pPr>
            <w:r>
              <w:t>Oh, the inexpressible wonder</w:t>
            </w:r>
          </w:p>
          <w:p w14:paraId="17906B0B" w14:textId="77777777" w:rsidR="005F78D8" w:rsidRDefault="005F78D8" w:rsidP="005F78D8">
            <w:pPr>
              <w:pStyle w:val="EngHang"/>
            </w:pPr>
            <w:r>
              <w:t>Of Abba Victor the General,</w:t>
            </w:r>
          </w:p>
          <w:p w14:paraId="1A675147" w14:textId="77777777" w:rsidR="005F78D8" w:rsidRDefault="005F78D8" w:rsidP="005F78D8">
            <w:pPr>
              <w:pStyle w:val="EngHang"/>
            </w:pPr>
            <w:r>
              <w:t>Who rejected all the wealth</w:t>
            </w:r>
          </w:p>
          <w:p w14:paraId="08A5C0D3" w14:textId="77777777" w:rsidR="005F78D8" w:rsidRDefault="005F78D8" w:rsidP="005F78D8">
            <w:pPr>
              <w:pStyle w:val="EngHangEnd"/>
            </w:pPr>
            <w:r>
              <w:t>That his father gave to his bride.</w:t>
            </w:r>
          </w:p>
        </w:tc>
        <w:tc>
          <w:tcPr>
            <w:tcW w:w="288" w:type="dxa"/>
          </w:tcPr>
          <w:p w14:paraId="59E322B0" w14:textId="77777777" w:rsidR="005F78D8" w:rsidRDefault="005F78D8" w:rsidP="006B061A"/>
        </w:tc>
        <w:tc>
          <w:tcPr>
            <w:tcW w:w="288" w:type="dxa"/>
          </w:tcPr>
          <w:p w14:paraId="79B69113" w14:textId="77777777" w:rsidR="005F78D8" w:rsidRPr="00FB5ACB" w:rsidRDefault="005F78D8" w:rsidP="006B061A">
            <w:pPr>
              <w:pStyle w:val="CopticCross"/>
            </w:pPr>
          </w:p>
        </w:tc>
        <w:tc>
          <w:tcPr>
            <w:tcW w:w="3960" w:type="dxa"/>
          </w:tcPr>
          <w:p w14:paraId="6BE88F9E" w14:textId="77777777" w:rsidR="005F78D8" w:rsidRDefault="005F78D8" w:rsidP="005F78D8">
            <w:pPr>
              <w:pStyle w:val="CopticVersemulti-line"/>
            </w:pPr>
            <w:r>
              <w:t>Ⲱ ϯϣ̀ⲫⲏⲣⲓ ⲛ̀ⲁⲧⲥⲁϫⲓ ⲙ̀ⲙⲟⲥ:</w:t>
            </w:r>
          </w:p>
          <w:p w14:paraId="53DA9B34" w14:textId="77777777" w:rsidR="005F78D8" w:rsidRDefault="005F78D8" w:rsidP="005F78D8">
            <w:pPr>
              <w:pStyle w:val="CopticVersemulti-line"/>
            </w:pPr>
            <w:r>
              <w:t>ⲛ̀ⲧⲉ ⲁⲡⲁ Ⲃⲓⲕⲧⲱⲣ ⲡⲓⲥ̀ⲧⲣⲁⲧⲓⲗⲁⲧⲏⲥ:</w:t>
            </w:r>
          </w:p>
          <w:p w14:paraId="04810F02" w14:textId="77777777" w:rsidR="005F78D8" w:rsidRDefault="005F78D8" w:rsidP="005F78D8">
            <w:pPr>
              <w:pStyle w:val="CopticVersemulti-line"/>
            </w:pPr>
            <w:r>
              <w:t>ϫⲉ ⲁϥϩⲓⲡ̀ϩⲟ ⲛ̀ⲛⲓⲭⲏⲣⲙⲁ ⲧⲏⲣⲟⲩ:</w:t>
            </w:r>
          </w:p>
          <w:p w14:paraId="66296F87" w14:textId="77777777" w:rsidR="005F78D8" w:rsidRDefault="005F78D8" w:rsidP="005F78D8">
            <w:pPr>
              <w:pStyle w:val="CopticHangingVerse"/>
            </w:pPr>
            <w:r>
              <w:t>ⲉ̀ⲧⲁ ⲡⲉϥⲓⲱⲧ ⲧⲏⲓⲧⲟⲩ ⲛ̀ⲧⲉϥϣⲉⲗⲉⲧ.</w:t>
            </w:r>
          </w:p>
        </w:tc>
      </w:tr>
      <w:tr w:rsidR="005F78D8" w14:paraId="0E00F29C" w14:textId="77777777" w:rsidTr="006B061A">
        <w:trPr>
          <w:cantSplit/>
          <w:jc w:val="center"/>
        </w:trPr>
        <w:tc>
          <w:tcPr>
            <w:tcW w:w="288" w:type="dxa"/>
          </w:tcPr>
          <w:p w14:paraId="02BF2010" w14:textId="77777777" w:rsidR="005F78D8" w:rsidRPr="00FB5ACB" w:rsidRDefault="005F78D8" w:rsidP="006B061A">
            <w:pPr>
              <w:pStyle w:val="CopticCross"/>
            </w:pPr>
            <w:r w:rsidRPr="00FB5ACB">
              <w:t>¿</w:t>
            </w:r>
          </w:p>
        </w:tc>
        <w:tc>
          <w:tcPr>
            <w:tcW w:w="3960" w:type="dxa"/>
          </w:tcPr>
          <w:p w14:paraId="793DC1AD" w14:textId="77777777" w:rsidR="005F78D8" w:rsidRDefault="005F78D8" w:rsidP="005F78D8">
            <w:pPr>
              <w:pStyle w:val="EngHang"/>
            </w:pPr>
            <w:r>
              <w:t>The beloved Cladius,</w:t>
            </w:r>
          </w:p>
          <w:p w14:paraId="513C0F12" w14:textId="77777777" w:rsidR="005F78D8" w:rsidRDefault="005F78D8" w:rsidP="005F78D8">
            <w:pPr>
              <w:pStyle w:val="EngHang"/>
            </w:pPr>
            <w:r>
              <w:t>The friend of Abba Victor:,</w:t>
            </w:r>
          </w:p>
          <w:p w14:paraId="081B14D0" w14:textId="77777777" w:rsidR="005F78D8" w:rsidRDefault="005F78D8" w:rsidP="005F78D8">
            <w:pPr>
              <w:pStyle w:val="EngHang"/>
            </w:pPr>
            <w:r>
              <w:t>Was speared in the city</w:t>
            </w:r>
          </w:p>
          <w:p w14:paraId="11FA18ED" w14:textId="77777777" w:rsidR="005F78D8" w:rsidRDefault="005F78D8" w:rsidP="005F78D8">
            <w:pPr>
              <w:pStyle w:val="EngHangEnd"/>
            </w:pPr>
            <w:r>
              <w:t>Of Antino.</w:t>
            </w:r>
          </w:p>
        </w:tc>
        <w:tc>
          <w:tcPr>
            <w:tcW w:w="288" w:type="dxa"/>
          </w:tcPr>
          <w:p w14:paraId="429AF9C4" w14:textId="77777777" w:rsidR="005F78D8" w:rsidRDefault="005F78D8" w:rsidP="006B061A"/>
        </w:tc>
        <w:tc>
          <w:tcPr>
            <w:tcW w:w="288" w:type="dxa"/>
          </w:tcPr>
          <w:p w14:paraId="4E6C9A7C" w14:textId="77777777" w:rsidR="005F78D8" w:rsidRPr="00FB5ACB" w:rsidRDefault="005F78D8" w:rsidP="006B061A">
            <w:pPr>
              <w:pStyle w:val="CopticCross"/>
            </w:pPr>
            <w:r w:rsidRPr="00FB5ACB">
              <w:t>¿</w:t>
            </w:r>
          </w:p>
        </w:tc>
        <w:tc>
          <w:tcPr>
            <w:tcW w:w="3960" w:type="dxa"/>
          </w:tcPr>
          <w:p w14:paraId="376F6F6C" w14:textId="77777777" w:rsidR="005F78D8" w:rsidRDefault="005F78D8" w:rsidP="005F78D8">
            <w:pPr>
              <w:pStyle w:val="CopticVersemulti-line"/>
            </w:pPr>
            <w:r>
              <w:t>Ⲡⲓϣⲟⲩⲙⲉⲛⲣⲓⲧϥ Ⲕⲗⲁⲩⲇⲓⲟⲥ:</w:t>
            </w:r>
          </w:p>
          <w:p w14:paraId="49125D0C" w14:textId="77777777" w:rsidR="005F78D8" w:rsidRDefault="005F78D8" w:rsidP="005F78D8">
            <w:pPr>
              <w:pStyle w:val="CopticVersemulti-line"/>
            </w:pPr>
            <w:r>
              <w:t>ⲟⲩⲟϩ ⲡ̀ϣ̀ⲫⲏⲣ ⲛ̀ⲁⲡⲁ Ⲃⲓⲕⲧⲱⲣ:</w:t>
            </w:r>
          </w:p>
          <w:p w14:paraId="608874E4" w14:textId="77777777" w:rsidR="005F78D8" w:rsidRDefault="005F78D8" w:rsidP="005F78D8">
            <w:pPr>
              <w:pStyle w:val="CopticVersemulti-line"/>
            </w:pPr>
            <w:r>
              <w:t>ⲁⲩⲉⲣⲗⲟⲅⲭⲓⲍⲓⲛ ⲙ̀ⲙⲟ</w:t>
            </w:r>
            <w:r>
              <w:rPr>
                <w:rFonts w:ascii="Arial" w:hAnsi="Arial" w:cs="Arial"/>
              </w:rPr>
              <w:t>ϥ</w:t>
            </w:r>
            <w:r>
              <w:t>:</w:t>
            </w:r>
          </w:p>
          <w:p w14:paraId="6DF93F5E" w14:textId="77777777" w:rsidR="005F78D8" w:rsidRDefault="005F78D8" w:rsidP="005F78D8">
            <w:pPr>
              <w:pStyle w:val="CopticHangingVerse"/>
            </w:pPr>
            <w:r>
              <w:rPr>
                <w:rFonts w:ascii="Arial" w:hAnsi="Arial" w:cs="Arial"/>
              </w:rPr>
              <w:t>ϧ</w:t>
            </w:r>
            <w:r>
              <w:t xml:space="preserve">ⲉⲛ </w:t>
            </w:r>
            <w:r>
              <w:rPr>
                <w:rFonts w:ascii="Arial" w:hAnsi="Arial" w:cs="Arial"/>
              </w:rPr>
              <w:t>ϯ</w:t>
            </w:r>
            <w:r>
              <w:t>ⲛⲟⲗⲓⲥ Ⲁⲛⲧⲓⲛⲱⲟⲩ.</w:t>
            </w:r>
          </w:p>
        </w:tc>
      </w:tr>
      <w:tr w:rsidR="005F78D8" w14:paraId="6C1BEAF3" w14:textId="77777777" w:rsidTr="006B061A">
        <w:trPr>
          <w:cantSplit/>
          <w:jc w:val="center"/>
        </w:trPr>
        <w:tc>
          <w:tcPr>
            <w:tcW w:w="288" w:type="dxa"/>
          </w:tcPr>
          <w:p w14:paraId="55680F15" w14:textId="77777777" w:rsidR="005F78D8" w:rsidRPr="00FB5ACB" w:rsidRDefault="005F78D8" w:rsidP="006B061A">
            <w:pPr>
              <w:pStyle w:val="CopticCross"/>
            </w:pPr>
          </w:p>
        </w:tc>
        <w:tc>
          <w:tcPr>
            <w:tcW w:w="3960" w:type="dxa"/>
          </w:tcPr>
          <w:p w14:paraId="14176C40" w14:textId="77777777" w:rsidR="005F78D8" w:rsidRDefault="005F78D8" w:rsidP="005F78D8">
            <w:pPr>
              <w:pStyle w:val="EngHang"/>
            </w:pPr>
            <w:r>
              <w:t>Saint Philotheos</w:t>
            </w:r>
          </w:p>
          <w:p w14:paraId="61A0A1FF" w14:textId="77777777" w:rsidR="005F78D8" w:rsidRDefault="005F78D8" w:rsidP="005F78D8">
            <w:pPr>
              <w:pStyle w:val="EngHang"/>
            </w:pPr>
            <w:r>
              <w:t>Slaughtered the calf</w:t>
            </w:r>
          </w:p>
          <w:p w14:paraId="6A73B02A" w14:textId="77777777" w:rsidR="005F78D8" w:rsidRDefault="005F78D8" w:rsidP="005F78D8">
            <w:pPr>
              <w:pStyle w:val="EngHang"/>
            </w:pPr>
            <w:r>
              <w:t>That his fathers were worshipping;</w:t>
            </w:r>
          </w:p>
          <w:p w14:paraId="733A371D" w14:textId="77777777" w:rsidR="005F78D8" w:rsidRDefault="005F78D8" w:rsidP="005F78D8">
            <w:pPr>
              <w:pStyle w:val="EngHangEnd"/>
            </w:pPr>
            <w:r>
              <w:t>He returned them to the True God.</w:t>
            </w:r>
          </w:p>
        </w:tc>
        <w:tc>
          <w:tcPr>
            <w:tcW w:w="288" w:type="dxa"/>
          </w:tcPr>
          <w:p w14:paraId="1B61370B" w14:textId="77777777" w:rsidR="005F78D8" w:rsidRDefault="005F78D8" w:rsidP="006B061A"/>
        </w:tc>
        <w:tc>
          <w:tcPr>
            <w:tcW w:w="288" w:type="dxa"/>
          </w:tcPr>
          <w:p w14:paraId="7B895CDC" w14:textId="77777777" w:rsidR="005F78D8" w:rsidRPr="00FB5ACB" w:rsidRDefault="005F78D8" w:rsidP="006B061A">
            <w:pPr>
              <w:pStyle w:val="CopticCross"/>
            </w:pPr>
          </w:p>
        </w:tc>
        <w:tc>
          <w:tcPr>
            <w:tcW w:w="3960" w:type="dxa"/>
          </w:tcPr>
          <w:p w14:paraId="5FBC6925" w14:textId="77777777" w:rsidR="005F78D8" w:rsidRDefault="005F78D8" w:rsidP="005F78D8">
            <w:pPr>
              <w:pStyle w:val="CopticVersemulti-line"/>
            </w:pPr>
            <w:r>
              <w:t>Ⲡⲓⲁ̀ⲅⲓⲟⲥ Ⲫⲓⲗⲟⲑⲉⲟⲥ:</w:t>
            </w:r>
          </w:p>
          <w:p w14:paraId="5A1A88C8" w14:textId="77777777" w:rsidR="005F78D8" w:rsidRDefault="005F78D8" w:rsidP="005F78D8">
            <w:pPr>
              <w:pStyle w:val="CopticVersemulti-line"/>
            </w:pPr>
            <w:r>
              <w:t>ⲛ̀ⲑⲟϥ ⲁϥϭⲱⲧⲉⲃ ⲙ̀ⲡⲓⲙⲁⲥⲓ:</w:t>
            </w:r>
          </w:p>
          <w:p w14:paraId="46FE406A" w14:textId="77777777" w:rsidR="005F78D8" w:rsidRDefault="005F78D8" w:rsidP="005F78D8">
            <w:pPr>
              <w:pStyle w:val="CopticVersemulti-line"/>
            </w:pPr>
            <w:r>
              <w:t>ⲉ̀ⲧⲉⲣⲉ ⲛⲉϥⲓⲟϯ ϣⲉⲙϣⲓ ⲙ̀ⲙⲟϥ:</w:t>
            </w:r>
          </w:p>
          <w:p w14:paraId="22FA0198" w14:textId="77777777" w:rsidR="005F78D8" w:rsidRDefault="005F78D8" w:rsidP="005F78D8">
            <w:pPr>
              <w:pStyle w:val="CopticHangingVerse"/>
            </w:pPr>
            <w:r>
              <w:t>ϣⲁⲛ̀ⲧⲉϥⲧⲁⲥⲑⲱⲟⲩ ϩⲁ Ⲫϯ ⲙ̀ⲙⲏⲓ.</w:t>
            </w:r>
          </w:p>
        </w:tc>
      </w:tr>
      <w:tr w:rsidR="005F78D8" w14:paraId="7F96C4B4" w14:textId="77777777" w:rsidTr="006B061A">
        <w:trPr>
          <w:cantSplit/>
          <w:jc w:val="center"/>
        </w:trPr>
        <w:tc>
          <w:tcPr>
            <w:tcW w:w="288" w:type="dxa"/>
          </w:tcPr>
          <w:p w14:paraId="0611581A" w14:textId="77777777" w:rsidR="005F78D8" w:rsidRPr="00FB5ACB" w:rsidRDefault="005F78D8" w:rsidP="006B061A">
            <w:pPr>
              <w:pStyle w:val="CopticCross"/>
            </w:pPr>
            <w:r w:rsidRPr="00FB5ACB">
              <w:t>¿</w:t>
            </w:r>
          </w:p>
        </w:tc>
        <w:tc>
          <w:tcPr>
            <w:tcW w:w="3960" w:type="dxa"/>
          </w:tcPr>
          <w:p w14:paraId="626D9F9B" w14:textId="77777777" w:rsidR="005F78D8" w:rsidRDefault="005F78D8" w:rsidP="005F78D8">
            <w:pPr>
              <w:pStyle w:val="EngHang"/>
            </w:pPr>
            <w:r>
              <w:t xml:space="preserve">General Susenius </w:t>
            </w:r>
          </w:p>
          <w:p w14:paraId="2290E60F" w14:textId="77777777" w:rsidR="005F78D8" w:rsidRDefault="005F78D8" w:rsidP="005F78D8">
            <w:pPr>
              <w:pStyle w:val="EngHang"/>
            </w:pPr>
            <w:r>
              <w:t>Killed Berzeli.</w:t>
            </w:r>
          </w:p>
          <w:p w14:paraId="2BD6A4BE" w14:textId="77777777" w:rsidR="005F78D8" w:rsidRDefault="005F78D8" w:rsidP="005F78D8">
            <w:pPr>
              <w:pStyle w:val="EngHang"/>
            </w:pPr>
            <w:r>
              <w:t>He wore the unfading crown</w:t>
            </w:r>
          </w:p>
          <w:p w14:paraId="647AD7F3" w14:textId="77777777" w:rsidR="005F78D8" w:rsidRDefault="005F78D8" w:rsidP="005F78D8">
            <w:pPr>
              <w:pStyle w:val="EngHangEnd"/>
            </w:pPr>
            <w:r>
              <w:t>Of martyrdom.</w:t>
            </w:r>
          </w:p>
        </w:tc>
        <w:tc>
          <w:tcPr>
            <w:tcW w:w="288" w:type="dxa"/>
          </w:tcPr>
          <w:p w14:paraId="57BB77B1" w14:textId="77777777" w:rsidR="005F78D8" w:rsidRDefault="005F78D8" w:rsidP="006B061A"/>
        </w:tc>
        <w:tc>
          <w:tcPr>
            <w:tcW w:w="288" w:type="dxa"/>
          </w:tcPr>
          <w:p w14:paraId="4DEBA927" w14:textId="77777777" w:rsidR="005F78D8" w:rsidRPr="00FB5ACB" w:rsidRDefault="005F78D8" w:rsidP="006B061A">
            <w:pPr>
              <w:pStyle w:val="CopticCross"/>
            </w:pPr>
            <w:r w:rsidRPr="00FB5ACB">
              <w:t>¿</w:t>
            </w:r>
          </w:p>
        </w:tc>
        <w:tc>
          <w:tcPr>
            <w:tcW w:w="3960" w:type="dxa"/>
          </w:tcPr>
          <w:p w14:paraId="64C50D90" w14:textId="77777777" w:rsidR="005F78D8" w:rsidRDefault="005F78D8" w:rsidP="005F78D8">
            <w:pPr>
              <w:pStyle w:val="CopticVersemulti-line"/>
            </w:pPr>
            <w:r>
              <w:t>Ⲥⲟⲩⲥⲉⲛⲛⲓⲟⲥ ⲡⲓⲥ̀ⲧⲣⲁⲧⲓⲗⲁⲧⲏⲥ:</w:t>
            </w:r>
          </w:p>
          <w:p w14:paraId="76A649B1" w14:textId="77777777" w:rsidR="005F78D8" w:rsidRDefault="005F78D8" w:rsidP="005F78D8">
            <w:pPr>
              <w:pStyle w:val="CopticVersemulti-line"/>
            </w:pPr>
            <w:r>
              <w:t>ⲛ̀ⲑⲟϥ ⲁϥϧⲱⲧⲉⲃ ⲙ̀ⲃⲉⲣⲍⲉⲗⲓⲁ̀:</w:t>
            </w:r>
          </w:p>
          <w:p w14:paraId="6465F938" w14:textId="77777777" w:rsidR="005F78D8" w:rsidRDefault="005F78D8" w:rsidP="005F78D8">
            <w:pPr>
              <w:pStyle w:val="CopticVersemulti-line"/>
            </w:pPr>
            <w:r>
              <w:t>ⲁϥⲉⲣⲫⲟⲣⲓⲛ ⲙ̀ⲡⲓⲭ̀ⲗⲟⲙ ⲛ̀ⲁⲧϫⲱⲙ:</w:t>
            </w:r>
          </w:p>
          <w:p w14:paraId="3716C52B" w14:textId="77777777" w:rsidR="005F78D8" w:rsidRDefault="005F78D8" w:rsidP="005F78D8">
            <w:pPr>
              <w:pStyle w:val="CopticHangingVerse"/>
            </w:pPr>
            <w:r>
              <w:t>ⲛ̀ⲧⲉ ϯⲙⲉⲧⲙⲁⲣⲧⲩⲣⲟⲥ.</w:t>
            </w:r>
          </w:p>
        </w:tc>
      </w:tr>
      <w:tr w:rsidR="005F78D8" w14:paraId="24D0B99B" w14:textId="77777777" w:rsidTr="006B061A">
        <w:trPr>
          <w:cantSplit/>
          <w:jc w:val="center"/>
        </w:trPr>
        <w:tc>
          <w:tcPr>
            <w:tcW w:w="288" w:type="dxa"/>
          </w:tcPr>
          <w:p w14:paraId="56053589" w14:textId="77777777" w:rsidR="005F78D8" w:rsidRPr="00FB5ACB" w:rsidRDefault="005F78D8" w:rsidP="006B061A">
            <w:pPr>
              <w:pStyle w:val="CopticCross"/>
            </w:pPr>
          </w:p>
        </w:tc>
        <w:tc>
          <w:tcPr>
            <w:tcW w:w="3960" w:type="dxa"/>
          </w:tcPr>
          <w:p w14:paraId="20E3A442" w14:textId="77777777" w:rsidR="005F78D8" w:rsidRDefault="005F78D8" w:rsidP="005F78D8">
            <w:pPr>
              <w:pStyle w:val="EngHang"/>
            </w:pPr>
            <w:r>
              <w:t>Saint Lord Justus,</w:t>
            </w:r>
          </w:p>
          <w:p w14:paraId="5821497F" w14:textId="77777777" w:rsidR="005F78D8" w:rsidRDefault="005F78D8" w:rsidP="005F78D8">
            <w:pPr>
              <w:pStyle w:val="EngHang"/>
            </w:pPr>
            <w:r>
              <w:t>Apali, and Theoclia</w:t>
            </w:r>
          </w:p>
          <w:p w14:paraId="100D7EF5" w14:textId="77777777" w:rsidR="005F78D8" w:rsidRDefault="005F78D8" w:rsidP="005F78D8">
            <w:pPr>
              <w:pStyle w:val="EngHang"/>
            </w:pPr>
            <w:r>
              <w:t>Stood on before the king</w:t>
            </w:r>
          </w:p>
          <w:p w14:paraId="70CC2D1B" w14:textId="77777777" w:rsidR="005F78D8" w:rsidRDefault="005F78D8" w:rsidP="005F78D8">
            <w:pPr>
              <w:pStyle w:val="EngHangEnd"/>
            </w:pPr>
            <w:r>
              <w:t xml:space="preserve">With great boldness. </w:t>
            </w:r>
          </w:p>
        </w:tc>
        <w:tc>
          <w:tcPr>
            <w:tcW w:w="288" w:type="dxa"/>
          </w:tcPr>
          <w:p w14:paraId="63EB562C" w14:textId="77777777" w:rsidR="005F78D8" w:rsidRDefault="005F78D8" w:rsidP="006B061A"/>
        </w:tc>
        <w:tc>
          <w:tcPr>
            <w:tcW w:w="288" w:type="dxa"/>
          </w:tcPr>
          <w:p w14:paraId="5655CF71" w14:textId="77777777" w:rsidR="005F78D8" w:rsidRPr="00FB5ACB" w:rsidRDefault="005F78D8" w:rsidP="006B061A">
            <w:pPr>
              <w:pStyle w:val="CopticCross"/>
            </w:pPr>
          </w:p>
        </w:tc>
        <w:tc>
          <w:tcPr>
            <w:tcW w:w="3960" w:type="dxa"/>
          </w:tcPr>
          <w:p w14:paraId="35040CC0" w14:textId="77777777" w:rsidR="005F78D8" w:rsidRDefault="005F78D8" w:rsidP="005F78D8">
            <w:pPr>
              <w:pStyle w:val="CopticVersemulti-line"/>
            </w:pPr>
            <w:r>
              <w:t>Ⲡⲓⲁ̀ⲅⲓⲟⲥ ⲕⲩⲣⲓ Ⲓⲟⲩⲥⲧⲟⲥ:</w:t>
            </w:r>
          </w:p>
          <w:p w14:paraId="7769EE66" w14:textId="77777777" w:rsidR="005F78D8" w:rsidRDefault="005F78D8" w:rsidP="005F78D8">
            <w:pPr>
              <w:pStyle w:val="CopticVersemulti-line"/>
            </w:pPr>
            <w:r>
              <w:t>ⲛⲉⲙ Ⲁⲡⲁⲗⲓ ⲛⲉⲙ Ⲑⲉⲟⲕⲗⲓⲁ̀:</w:t>
            </w:r>
          </w:p>
          <w:p w14:paraId="35EBB84A" w14:textId="77777777" w:rsidR="005F78D8" w:rsidRDefault="005F78D8" w:rsidP="005F78D8">
            <w:pPr>
              <w:pStyle w:val="CopticVersemulti-line"/>
            </w:pPr>
            <w:r>
              <w:t>ⲁⲩⲟ̀ϩⲓ ⲉ̀ⲣⲁⲧⲟⲩ ⲙ̀ⲡⲉⲙ̀ⲑⲟ ⲙ̀ⲡ̀ⲟⲩⲣⲟ:</w:t>
            </w:r>
          </w:p>
          <w:p w14:paraId="2F09C4D4" w14:textId="77777777" w:rsidR="005F78D8" w:rsidRDefault="005F78D8" w:rsidP="005F78D8">
            <w:pPr>
              <w:pStyle w:val="CopticHangingVerse"/>
            </w:pPr>
            <w:r>
              <w:t>ϧⲉⲛ ⲟⲩⲛⲓϣⲧ ⲙ̀ⲡⲁⲣⲣⲏⲥⲓⲁ̀.</w:t>
            </w:r>
          </w:p>
        </w:tc>
      </w:tr>
      <w:tr w:rsidR="005F78D8" w14:paraId="76BADE32" w14:textId="77777777" w:rsidTr="006B061A">
        <w:trPr>
          <w:cantSplit/>
          <w:jc w:val="center"/>
        </w:trPr>
        <w:tc>
          <w:tcPr>
            <w:tcW w:w="288" w:type="dxa"/>
          </w:tcPr>
          <w:p w14:paraId="766D38CF" w14:textId="77777777" w:rsidR="005F78D8" w:rsidRPr="00FB5ACB" w:rsidRDefault="005F78D8" w:rsidP="006B061A">
            <w:pPr>
              <w:pStyle w:val="CopticCross"/>
            </w:pPr>
            <w:r w:rsidRPr="00FB5ACB">
              <w:t>¿</w:t>
            </w:r>
          </w:p>
        </w:tc>
        <w:tc>
          <w:tcPr>
            <w:tcW w:w="3960" w:type="dxa"/>
          </w:tcPr>
          <w:p w14:paraId="572964AB" w14:textId="77777777" w:rsidR="005F78D8" w:rsidRDefault="005F78D8" w:rsidP="005F78D8">
            <w:pPr>
              <w:pStyle w:val="EngHang"/>
            </w:pPr>
            <w:r>
              <w:t>Diocletian, the ungodly king,</w:t>
            </w:r>
          </w:p>
          <w:p w14:paraId="6A07DD8B" w14:textId="77777777" w:rsidR="005F78D8" w:rsidRDefault="005F78D8" w:rsidP="005F78D8">
            <w:pPr>
              <w:pStyle w:val="EngHang"/>
            </w:pPr>
            <w:r>
              <w:t>Spoke to them saying,</w:t>
            </w:r>
          </w:p>
          <w:p w14:paraId="4ACB0D24" w14:textId="77777777" w:rsidR="005F78D8" w:rsidRDefault="005F78D8" w:rsidP="005F78D8">
            <w:pPr>
              <w:pStyle w:val="EngHang"/>
            </w:pPr>
            <w:r>
              <w:t>“Who forces you to do</w:t>
            </w:r>
          </w:p>
          <w:p w14:paraId="6AC3EA47" w14:textId="77777777" w:rsidR="005F78D8" w:rsidRDefault="005F78D8" w:rsidP="005F78D8">
            <w:pPr>
              <w:pStyle w:val="EngHangEnd"/>
            </w:pPr>
            <w:r>
              <w:t>That which is against your will?”</w:t>
            </w:r>
          </w:p>
        </w:tc>
        <w:tc>
          <w:tcPr>
            <w:tcW w:w="288" w:type="dxa"/>
          </w:tcPr>
          <w:p w14:paraId="78FF9B94" w14:textId="77777777" w:rsidR="005F78D8" w:rsidRDefault="005F78D8" w:rsidP="006B061A"/>
        </w:tc>
        <w:tc>
          <w:tcPr>
            <w:tcW w:w="288" w:type="dxa"/>
          </w:tcPr>
          <w:p w14:paraId="01006B4A" w14:textId="77777777" w:rsidR="005F78D8" w:rsidRPr="00FB5ACB" w:rsidRDefault="005F78D8" w:rsidP="006B061A">
            <w:pPr>
              <w:pStyle w:val="CopticCross"/>
            </w:pPr>
            <w:r w:rsidRPr="00FB5ACB">
              <w:t>¿</w:t>
            </w:r>
          </w:p>
        </w:tc>
        <w:tc>
          <w:tcPr>
            <w:tcW w:w="3960" w:type="dxa"/>
          </w:tcPr>
          <w:p w14:paraId="0820A65D" w14:textId="77777777" w:rsidR="005F78D8" w:rsidRDefault="005F78D8" w:rsidP="005F78D8">
            <w:pPr>
              <w:pStyle w:val="CopticVersemulti-line"/>
            </w:pPr>
            <w:r>
              <w:t>Ⲁϥⲥⲁϫⲓ ⲛⲉⲙⲱⲟⲩ ⲛ̀ϫⲉ ⲡⲓⲁ̀ⲥⲉⲃⲏⲥ:</w:t>
            </w:r>
          </w:p>
          <w:p w14:paraId="679B0544" w14:textId="77777777" w:rsidR="005F78D8" w:rsidRDefault="005F78D8" w:rsidP="005F78D8">
            <w:pPr>
              <w:pStyle w:val="CopticVersemulti-line"/>
            </w:pPr>
            <w:r>
              <w:t>ⲡⲓⲟⲩⲣⲟ Ⲇⲓⲟⲕⲗⲏⲧⲓⲁ̀ⲛⲟⲥ:</w:t>
            </w:r>
          </w:p>
          <w:p w14:paraId="4125F1FC" w14:textId="77777777" w:rsidR="005F78D8" w:rsidRDefault="005F78D8" w:rsidP="005F78D8">
            <w:pPr>
              <w:pStyle w:val="CopticVersemulti-line"/>
            </w:pPr>
            <w:r>
              <w:t>ϫⲉ ⲛⲓⲙ ⲉⲧⲉⲣⲕⲱⲗⲓⲛ ⲙ̀ⲙⲱⲧⲉⲛ:</w:t>
            </w:r>
          </w:p>
          <w:p w14:paraId="67C11E78" w14:textId="77777777" w:rsidR="005F78D8" w:rsidRDefault="005F78D8" w:rsidP="005F78D8">
            <w:pPr>
              <w:pStyle w:val="CopticHangingVerse"/>
            </w:pPr>
            <w:r>
              <w:t>ⲉ̀ⲉⲣ ⲟⲩϩⲱⲃ ⲡⲁⲡⲁ ⲡⲉⲧⲉⲛⲟⲩⲱϣ.</w:t>
            </w:r>
          </w:p>
        </w:tc>
      </w:tr>
      <w:tr w:rsidR="005F78D8" w14:paraId="487142C5" w14:textId="77777777" w:rsidTr="006B061A">
        <w:trPr>
          <w:cantSplit/>
          <w:jc w:val="center"/>
        </w:trPr>
        <w:tc>
          <w:tcPr>
            <w:tcW w:w="288" w:type="dxa"/>
          </w:tcPr>
          <w:p w14:paraId="79EB26FC" w14:textId="77777777" w:rsidR="005F78D8" w:rsidRPr="00FB5ACB" w:rsidRDefault="005F78D8" w:rsidP="006B061A">
            <w:pPr>
              <w:pStyle w:val="CopticCross"/>
            </w:pPr>
          </w:p>
        </w:tc>
        <w:tc>
          <w:tcPr>
            <w:tcW w:w="3960" w:type="dxa"/>
          </w:tcPr>
          <w:p w14:paraId="4D439771" w14:textId="77777777" w:rsidR="005F78D8" w:rsidRDefault="005F78D8" w:rsidP="005F78D8">
            <w:pPr>
              <w:pStyle w:val="EngHang"/>
            </w:pPr>
            <w:r>
              <w:t>He decreed their sentence,</w:t>
            </w:r>
          </w:p>
          <w:p w14:paraId="3515BAAB" w14:textId="77777777" w:rsidR="005F78D8" w:rsidRDefault="005F78D8" w:rsidP="005F78D8">
            <w:pPr>
              <w:pStyle w:val="EngHang"/>
            </w:pPr>
            <w:r>
              <w:t>Sending them to the land of Egypt.</w:t>
            </w:r>
          </w:p>
          <w:p w14:paraId="1DA70C30" w14:textId="77777777" w:rsidR="005F78D8" w:rsidRDefault="005F78D8" w:rsidP="005F78D8">
            <w:pPr>
              <w:pStyle w:val="EngHang"/>
            </w:pPr>
            <w:r>
              <w:t>They wore the unfading crown</w:t>
            </w:r>
          </w:p>
          <w:p w14:paraId="2C8B4DA7" w14:textId="77777777" w:rsidR="005F78D8" w:rsidRDefault="005F78D8" w:rsidP="005F78D8">
            <w:pPr>
              <w:pStyle w:val="EngHangEnd"/>
            </w:pPr>
            <w:r>
              <w:t>Of martyrdom</w:t>
            </w:r>
          </w:p>
        </w:tc>
        <w:tc>
          <w:tcPr>
            <w:tcW w:w="288" w:type="dxa"/>
          </w:tcPr>
          <w:p w14:paraId="772ECCB1" w14:textId="77777777" w:rsidR="005F78D8" w:rsidRDefault="005F78D8" w:rsidP="006B061A"/>
        </w:tc>
        <w:tc>
          <w:tcPr>
            <w:tcW w:w="288" w:type="dxa"/>
          </w:tcPr>
          <w:p w14:paraId="596F9803" w14:textId="77777777" w:rsidR="005F78D8" w:rsidRPr="00FB5ACB" w:rsidRDefault="005F78D8" w:rsidP="006B061A">
            <w:pPr>
              <w:pStyle w:val="CopticCross"/>
            </w:pPr>
          </w:p>
        </w:tc>
        <w:tc>
          <w:tcPr>
            <w:tcW w:w="3960" w:type="dxa"/>
          </w:tcPr>
          <w:p w14:paraId="292792B8" w14:textId="77777777" w:rsidR="005F78D8" w:rsidRDefault="005F78D8" w:rsidP="005F78D8">
            <w:pPr>
              <w:pStyle w:val="CopticVersemulti-line"/>
            </w:pPr>
            <w:r>
              <w:t>Ⲉⲧⲁϥⲥ̀ϧⲁⲓ ⲛ̀ⲧⲟⲩⲁ̀ⲛⲁⲫⲟⲣⲁ:</w:t>
            </w:r>
          </w:p>
          <w:p w14:paraId="6E345856" w14:textId="77777777" w:rsidR="005F78D8" w:rsidRDefault="005F78D8" w:rsidP="005F78D8">
            <w:pPr>
              <w:pStyle w:val="CopticVersemulti-line"/>
            </w:pPr>
            <w:r>
              <w:t>ⲁϥⲟⲩⲟⲣⲡⲟⲩ ⲉ̀ϧ̀ⲣⲏⲓ ⲉ̀ⲧ̀ⲭⲱⲣⲁ ⲛ̀Ⲭⲏⲙⲓ:</w:t>
            </w:r>
          </w:p>
          <w:p w14:paraId="692DBD9F" w14:textId="77777777" w:rsidR="005F78D8" w:rsidRDefault="005F78D8" w:rsidP="005F78D8">
            <w:pPr>
              <w:pStyle w:val="CopticVersemulti-line"/>
            </w:pPr>
            <w:r>
              <w:t>ⲁⲩⲉⲣⲫⲟⲣⲓⲛ ⲙ̀ⲡⲓⲭ̀ⲗⲟⲙ ⲛ̀ⲁⲧⲗⲱⲙ:</w:t>
            </w:r>
          </w:p>
          <w:p w14:paraId="1AD069A3" w14:textId="77777777" w:rsidR="005F78D8" w:rsidRDefault="005F78D8" w:rsidP="005F78D8">
            <w:pPr>
              <w:pStyle w:val="CopticHangingVerse"/>
            </w:pPr>
            <w:r>
              <w:t>ⲛ̀ⲧⲉ ϯⲙⲉⲧⲙⲁⲣⲧⲩⲣⲟⲥ.</w:t>
            </w:r>
          </w:p>
        </w:tc>
      </w:tr>
      <w:tr w:rsidR="005F78D8" w14:paraId="4850BC20" w14:textId="77777777" w:rsidTr="006B061A">
        <w:trPr>
          <w:cantSplit/>
          <w:jc w:val="center"/>
        </w:trPr>
        <w:tc>
          <w:tcPr>
            <w:tcW w:w="288" w:type="dxa"/>
          </w:tcPr>
          <w:p w14:paraId="3C1B4E04" w14:textId="77777777" w:rsidR="005F78D8" w:rsidRPr="00FB5ACB" w:rsidRDefault="005F78D8" w:rsidP="006B061A">
            <w:pPr>
              <w:pStyle w:val="CopticCross"/>
            </w:pPr>
            <w:r w:rsidRPr="00FB5ACB">
              <w:t>¿</w:t>
            </w:r>
          </w:p>
        </w:tc>
        <w:tc>
          <w:tcPr>
            <w:tcW w:w="3960" w:type="dxa"/>
          </w:tcPr>
          <w:p w14:paraId="7E8CD01B" w14:textId="77777777" w:rsidR="005F78D8" w:rsidRDefault="005F78D8" w:rsidP="005F78D8">
            <w:pPr>
              <w:pStyle w:val="EngHang"/>
            </w:pPr>
            <w:r>
              <w:t>Saints Basilidis,</w:t>
            </w:r>
          </w:p>
          <w:p w14:paraId="7B18A825" w14:textId="77777777" w:rsidR="005F78D8" w:rsidRDefault="005F78D8" w:rsidP="005F78D8">
            <w:pPr>
              <w:pStyle w:val="EngHang"/>
            </w:pPr>
            <w:r>
              <w:t>Eusebius, and Macarius</w:t>
            </w:r>
          </w:p>
          <w:p w14:paraId="7BF79BE2" w14:textId="77777777" w:rsidR="005F78D8" w:rsidRDefault="005F78D8" w:rsidP="005F78D8">
            <w:pPr>
              <w:pStyle w:val="EngHang"/>
            </w:pPr>
            <w:r>
              <w:t>Rejected the temporal,</w:t>
            </w:r>
          </w:p>
          <w:p w14:paraId="65242476" w14:textId="77777777" w:rsidR="005F78D8" w:rsidRDefault="005F78D8" w:rsidP="005F78D8">
            <w:pPr>
              <w:pStyle w:val="EngHangEnd"/>
            </w:pPr>
            <w:r>
              <w:t>And sought after the eternal.</w:t>
            </w:r>
          </w:p>
        </w:tc>
        <w:tc>
          <w:tcPr>
            <w:tcW w:w="288" w:type="dxa"/>
          </w:tcPr>
          <w:p w14:paraId="3697AA58" w14:textId="77777777" w:rsidR="005F78D8" w:rsidRDefault="005F78D8" w:rsidP="006B061A"/>
        </w:tc>
        <w:tc>
          <w:tcPr>
            <w:tcW w:w="288" w:type="dxa"/>
          </w:tcPr>
          <w:p w14:paraId="736EC5E3" w14:textId="77777777" w:rsidR="005F78D8" w:rsidRPr="00FB5ACB" w:rsidRDefault="005F78D8" w:rsidP="006B061A">
            <w:pPr>
              <w:pStyle w:val="CopticCross"/>
            </w:pPr>
            <w:r w:rsidRPr="00FB5ACB">
              <w:t>¿</w:t>
            </w:r>
          </w:p>
        </w:tc>
        <w:tc>
          <w:tcPr>
            <w:tcW w:w="3960" w:type="dxa"/>
          </w:tcPr>
          <w:p w14:paraId="7BAA8016" w14:textId="77777777" w:rsidR="005F78D8" w:rsidRDefault="005F78D8" w:rsidP="005F78D8">
            <w:pPr>
              <w:pStyle w:val="CopticVersemulti-line"/>
            </w:pPr>
            <w:r>
              <w:t>Ⲡⲓⲁ̀ⲅⲓⲟⲥ Ⲃⲁⲥⲓⲗⲓⲧⲏⲥ:</w:t>
            </w:r>
          </w:p>
          <w:p w14:paraId="5700B81D" w14:textId="77777777" w:rsidR="005F78D8" w:rsidRDefault="005F78D8" w:rsidP="005F78D8">
            <w:pPr>
              <w:pStyle w:val="CopticVersemulti-line"/>
            </w:pPr>
            <w:r>
              <w:t>ⲛⲉⲙ Ⲉⲩⲥⲉⲃⲓⲟⲥ ⲛⲉⲙ Ⲙⲁⲕⲁⲣⲓⲟⲥ:</w:t>
            </w:r>
          </w:p>
          <w:p w14:paraId="51A40E92" w14:textId="77777777" w:rsidR="005F78D8" w:rsidRDefault="005F78D8" w:rsidP="005F78D8">
            <w:pPr>
              <w:pStyle w:val="CopticVersemulti-line"/>
            </w:pPr>
            <w:r>
              <w:t>ⲁⲩϩⲓⲡ̀ϩⲟ ⲛ̀ⲛⲓⲡⲣⲟⲥⲟⲩⲥⲏⲟⲩ:</w:t>
            </w:r>
          </w:p>
          <w:p w14:paraId="1DCFCF4F" w14:textId="77777777" w:rsidR="005F78D8" w:rsidRDefault="005F78D8" w:rsidP="005F78D8">
            <w:pPr>
              <w:pStyle w:val="CopticHangingVerse"/>
            </w:pPr>
            <w:r>
              <w:t>ⲁⲩⲕⲱⲧ ⲛ̀ⲥⲁ ⲛⲓϣⲁ ⲉ̀ⲛⲉϩ.</w:t>
            </w:r>
          </w:p>
        </w:tc>
      </w:tr>
      <w:tr w:rsidR="005F78D8" w14:paraId="6783F314" w14:textId="77777777" w:rsidTr="006B061A">
        <w:trPr>
          <w:cantSplit/>
          <w:jc w:val="center"/>
        </w:trPr>
        <w:tc>
          <w:tcPr>
            <w:tcW w:w="288" w:type="dxa"/>
          </w:tcPr>
          <w:p w14:paraId="5C4DFAD4" w14:textId="77777777" w:rsidR="005F78D8" w:rsidRPr="00FB5ACB" w:rsidRDefault="005F78D8" w:rsidP="006B061A">
            <w:pPr>
              <w:pStyle w:val="CopticCross"/>
            </w:pPr>
          </w:p>
        </w:tc>
        <w:tc>
          <w:tcPr>
            <w:tcW w:w="3960" w:type="dxa"/>
          </w:tcPr>
          <w:p w14:paraId="369C83BD" w14:textId="77777777" w:rsidR="005F78D8" w:rsidRDefault="005F78D8" w:rsidP="005F78D8">
            <w:pPr>
              <w:pStyle w:val="EngHang"/>
            </w:pPr>
            <w:r>
              <w:t>Our Saviour appeared to</w:t>
            </w:r>
          </w:p>
          <w:p w14:paraId="2D76B2A4" w14:textId="77777777" w:rsidR="005F78D8" w:rsidRDefault="005F78D8" w:rsidP="005F78D8">
            <w:pPr>
              <w:pStyle w:val="EngHang"/>
            </w:pPr>
            <w:r>
              <w:t>Saint Lord Apatir,</w:t>
            </w:r>
          </w:p>
          <w:p w14:paraId="3DB01445" w14:textId="77777777" w:rsidR="005F78D8" w:rsidRDefault="005F78D8" w:rsidP="005F78D8">
            <w:pPr>
              <w:pStyle w:val="EngHang"/>
            </w:pPr>
            <w:r>
              <w:t>While sleeping in his bedroom</w:t>
            </w:r>
          </w:p>
          <w:p w14:paraId="27067AFA" w14:textId="77777777" w:rsidR="005F78D8" w:rsidRDefault="005F78D8" w:rsidP="005F78D8">
            <w:pPr>
              <w:pStyle w:val="EngHangEnd"/>
            </w:pPr>
            <w:r>
              <w:t>In the middle of the night.</w:t>
            </w:r>
          </w:p>
        </w:tc>
        <w:tc>
          <w:tcPr>
            <w:tcW w:w="288" w:type="dxa"/>
          </w:tcPr>
          <w:p w14:paraId="3EA88F7A" w14:textId="77777777" w:rsidR="005F78D8" w:rsidRDefault="005F78D8" w:rsidP="006B061A"/>
        </w:tc>
        <w:tc>
          <w:tcPr>
            <w:tcW w:w="288" w:type="dxa"/>
          </w:tcPr>
          <w:p w14:paraId="6395202C" w14:textId="77777777" w:rsidR="005F78D8" w:rsidRPr="00FB5ACB" w:rsidRDefault="005F78D8" w:rsidP="006B061A">
            <w:pPr>
              <w:pStyle w:val="CopticCross"/>
            </w:pPr>
          </w:p>
        </w:tc>
        <w:tc>
          <w:tcPr>
            <w:tcW w:w="3960" w:type="dxa"/>
          </w:tcPr>
          <w:p w14:paraId="6B00248E" w14:textId="77777777" w:rsidR="005F78D8" w:rsidRDefault="005F78D8" w:rsidP="005F78D8">
            <w:pPr>
              <w:pStyle w:val="CopticVersemulti-line"/>
            </w:pPr>
            <w:r>
              <w:t>Ⲡⲓⲁ̀ⲅⲓⲟⲥ ⲕⲩⲣⲓ Ⲁⲡⲁⲧⲏⲣ:</w:t>
            </w:r>
          </w:p>
          <w:p w14:paraId="7F873CFD" w14:textId="77777777" w:rsidR="005F78D8" w:rsidRDefault="005F78D8" w:rsidP="005F78D8">
            <w:pPr>
              <w:pStyle w:val="CopticVersemulti-line"/>
            </w:pPr>
            <w:r>
              <w:t>ⲉ̀ⲧⲓ ⲉϥⲉⲛⲕⲟⲧ ϧⲉⲛ ⲡⲉϥⲕⲟⲓⲧⲱⲛ:</w:t>
            </w:r>
          </w:p>
          <w:p w14:paraId="023BBB36" w14:textId="77777777" w:rsidR="005F78D8" w:rsidRDefault="005F78D8" w:rsidP="005F78D8">
            <w:pPr>
              <w:pStyle w:val="CopticVersemulti-line"/>
            </w:pPr>
            <w:r>
              <w:t>ⲁ̀ Ⲡⲉⲛⲥⲱⲧⲏⲣ ⲟⲩⲟⲛϩϥ ⲉ̀ⲣⲟϥ:</w:t>
            </w:r>
          </w:p>
          <w:p w14:paraId="4889BF7D" w14:textId="77777777" w:rsidR="005F78D8" w:rsidRDefault="005F78D8" w:rsidP="005F78D8">
            <w:pPr>
              <w:pStyle w:val="CopticHangingVerse"/>
            </w:pPr>
            <w:r>
              <w:t>ϧⲉⲛ ⲧ̀ⲫⲁϣⲓ ⲙ̀ⲡⲓⲉϫⲱⲣϩ.</w:t>
            </w:r>
          </w:p>
        </w:tc>
      </w:tr>
      <w:tr w:rsidR="005F78D8" w14:paraId="176384E6" w14:textId="77777777" w:rsidTr="006B061A">
        <w:trPr>
          <w:cantSplit/>
          <w:jc w:val="center"/>
        </w:trPr>
        <w:tc>
          <w:tcPr>
            <w:tcW w:w="288" w:type="dxa"/>
          </w:tcPr>
          <w:p w14:paraId="4C1140D9" w14:textId="77777777" w:rsidR="005F78D8" w:rsidRPr="00FB5ACB" w:rsidRDefault="005F78D8" w:rsidP="006B061A">
            <w:pPr>
              <w:pStyle w:val="CopticCross"/>
            </w:pPr>
            <w:r w:rsidRPr="00FB5ACB">
              <w:lastRenderedPageBreak/>
              <w:t>¿</w:t>
            </w:r>
          </w:p>
        </w:tc>
        <w:tc>
          <w:tcPr>
            <w:tcW w:w="3960" w:type="dxa"/>
          </w:tcPr>
          <w:p w14:paraId="4CF1A4F7" w14:textId="77777777" w:rsidR="005F78D8" w:rsidRDefault="005F78D8" w:rsidP="005F78D8">
            <w:pPr>
              <w:pStyle w:val="EngHang"/>
            </w:pPr>
            <w:r>
              <w:t>Saying, “Arise and take your sister Iraee.</w:t>
            </w:r>
          </w:p>
          <w:p w14:paraId="6D52734A" w14:textId="77777777" w:rsidR="005F78D8" w:rsidRDefault="005F78D8" w:rsidP="005F78D8">
            <w:pPr>
              <w:pStyle w:val="EngHang"/>
            </w:pPr>
            <w:r>
              <w:t>Go to the land of Egypt,</w:t>
            </w:r>
          </w:p>
          <w:p w14:paraId="0F1DDCBD" w14:textId="77777777" w:rsidR="005F78D8" w:rsidRDefault="005F78D8" w:rsidP="005F78D8">
            <w:pPr>
              <w:pStyle w:val="EngHang"/>
            </w:pPr>
            <w:r>
              <w:t>And wear the unfading crown</w:t>
            </w:r>
          </w:p>
          <w:p w14:paraId="07AA0612" w14:textId="77777777" w:rsidR="005F78D8" w:rsidRDefault="005F78D8" w:rsidP="005F78D8">
            <w:pPr>
              <w:pStyle w:val="EngHangEnd"/>
            </w:pPr>
            <w:r>
              <w:t>Of martyrdom.”</w:t>
            </w:r>
          </w:p>
        </w:tc>
        <w:tc>
          <w:tcPr>
            <w:tcW w:w="288" w:type="dxa"/>
          </w:tcPr>
          <w:p w14:paraId="20B797FD" w14:textId="77777777" w:rsidR="005F78D8" w:rsidRDefault="005F78D8" w:rsidP="006B061A"/>
        </w:tc>
        <w:tc>
          <w:tcPr>
            <w:tcW w:w="288" w:type="dxa"/>
          </w:tcPr>
          <w:p w14:paraId="3E4E8845" w14:textId="77777777" w:rsidR="005F78D8" w:rsidRPr="00FB5ACB" w:rsidRDefault="005F78D8" w:rsidP="006B061A">
            <w:pPr>
              <w:pStyle w:val="CopticCross"/>
            </w:pPr>
            <w:r w:rsidRPr="00FB5ACB">
              <w:t>¿</w:t>
            </w:r>
          </w:p>
        </w:tc>
        <w:tc>
          <w:tcPr>
            <w:tcW w:w="3960" w:type="dxa"/>
          </w:tcPr>
          <w:p w14:paraId="65CEA438" w14:textId="77777777" w:rsidR="005F78D8" w:rsidRDefault="005F78D8" w:rsidP="005F78D8">
            <w:pPr>
              <w:pStyle w:val="CopticVersemulti-line"/>
            </w:pPr>
            <w:r>
              <w:t>Ϫⲉ ⲧⲱⲛⲕ ϭⲓ ⲛ̀Ⲏⲣⲁⲏ̀ ⲧⲉⲕⲥⲱⲛⲓ:</w:t>
            </w:r>
          </w:p>
          <w:p w14:paraId="437EDA6D" w14:textId="77777777" w:rsidR="005F78D8" w:rsidRDefault="005F78D8" w:rsidP="005F78D8">
            <w:pPr>
              <w:pStyle w:val="CopticVersemulti-line"/>
            </w:pPr>
            <w:r>
              <w:t>ⲙⲁϣⲉⲛⲁⲕ ⲉ̀ⲧ̀ⲭⲱⲣⲁ ⲛ̀Ⲭⲏⲙⲓ:</w:t>
            </w:r>
          </w:p>
          <w:p w14:paraId="748E5884" w14:textId="77777777" w:rsidR="005F78D8" w:rsidRDefault="005F78D8" w:rsidP="005F78D8">
            <w:pPr>
              <w:pStyle w:val="CopticVersemulti-line"/>
            </w:pPr>
            <w:r>
              <w:t>ⲛ̀ⲧⲉⲕⲉⲣⲫⲟⲣⲓⲛ ⲙ̀ⲡⲓⲭ̀ⲗⲟⲙ ⲛ̀ⲁⲧⲗⲱⲙ:</w:t>
            </w:r>
          </w:p>
          <w:p w14:paraId="13E6C6C1" w14:textId="77777777" w:rsidR="005F78D8" w:rsidRDefault="005F78D8" w:rsidP="005F78D8">
            <w:pPr>
              <w:pStyle w:val="CopticHangingVerse"/>
            </w:pPr>
            <w:r>
              <w:t>ⲛ̀ⲧⲉ ϯⲙⲉⲧⲙⲁⲣⲩⲣⲟⲥ.</w:t>
            </w:r>
          </w:p>
        </w:tc>
      </w:tr>
      <w:tr w:rsidR="005F78D8" w14:paraId="0173A417" w14:textId="77777777" w:rsidTr="006B061A">
        <w:trPr>
          <w:cantSplit/>
          <w:jc w:val="center"/>
        </w:trPr>
        <w:tc>
          <w:tcPr>
            <w:tcW w:w="288" w:type="dxa"/>
          </w:tcPr>
          <w:p w14:paraId="5FEE3A87" w14:textId="77777777" w:rsidR="005F78D8" w:rsidRPr="00FB5ACB" w:rsidRDefault="005F78D8" w:rsidP="006B061A">
            <w:pPr>
              <w:pStyle w:val="CopticCross"/>
            </w:pPr>
          </w:p>
        </w:tc>
        <w:tc>
          <w:tcPr>
            <w:tcW w:w="3960" w:type="dxa"/>
          </w:tcPr>
          <w:p w14:paraId="5148381D" w14:textId="77777777" w:rsidR="005F78D8" w:rsidRDefault="005F78D8" w:rsidP="005F78D8">
            <w:pPr>
              <w:pStyle w:val="EngHang"/>
            </w:pPr>
            <w:r>
              <w:t>Saint Abba Nahro</w:t>
            </w:r>
          </w:p>
          <w:p w14:paraId="5A9DA007" w14:textId="77777777" w:rsidR="005F78D8" w:rsidRDefault="005F78D8" w:rsidP="005F78D8">
            <w:pPr>
              <w:pStyle w:val="EngHang"/>
            </w:pPr>
            <w:r>
              <w:t>Was carried by Michael on his wings,</w:t>
            </w:r>
          </w:p>
          <w:p w14:paraId="6C11112B" w14:textId="77777777" w:rsidR="005F78D8" w:rsidRDefault="005F78D8" w:rsidP="005F78D8">
            <w:pPr>
              <w:pStyle w:val="EngHang"/>
            </w:pPr>
            <w:r>
              <w:t>From Alexandria to Antioch,</w:t>
            </w:r>
          </w:p>
          <w:p w14:paraId="65CC9CA6" w14:textId="77777777" w:rsidR="005F78D8" w:rsidRDefault="005F78D8" w:rsidP="005F78D8">
            <w:pPr>
              <w:pStyle w:val="EngHangEnd"/>
            </w:pPr>
            <w:r>
              <w:t>To proclaim Christ.</w:t>
            </w:r>
          </w:p>
        </w:tc>
        <w:tc>
          <w:tcPr>
            <w:tcW w:w="288" w:type="dxa"/>
          </w:tcPr>
          <w:p w14:paraId="75A27A39" w14:textId="77777777" w:rsidR="005F78D8" w:rsidRDefault="005F78D8" w:rsidP="006B061A"/>
        </w:tc>
        <w:tc>
          <w:tcPr>
            <w:tcW w:w="288" w:type="dxa"/>
          </w:tcPr>
          <w:p w14:paraId="7537C873" w14:textId="77777777" w:rsidR="005F78D8" w:rsidRPr="00FB5ACB" w:rsidRDefault="005F78D8" w:rsidP="006B061A">
            <w:pPr>
              <w:pStyle w:val="CopticCross"/>
            </w:pPr>
          </w:p>
        </w:tc>
        <w:tc>
          <w:tcPr>
            <w:tcW w:w="3960" w:type="dxa"/>
          </w:tcPr>
          <w:p w14:paraId="7811EBC5" w14:textId="77777777" w:rsidR="005F78D8" w:rsidRDefault="005F78D8" w:rsidP="005F78D8">
            <w:pPr>
              <w:pStyle w:val="CopticVersemulti-line"/>
            </w:pPr>
            <w:r>
              <w:t>Ⲡⲓⲁ̀ⲅⲓⲟⲥ ⲁⲡⲁ Ⲛⲁϩⲣⲱⲟⲩ:</w:t>
            </w:r>
          </w:p>
          <w:p w14:paraId="628ED87B" w14:textId="77777777" w:rsidR="005F78D8" w:rsidRDefault="005F78D8" w:rsidP="005F78D8">
            <w:pPr>
              <w:pStyle w:val="CopticVersemulti-line"/>
            </w:pPr>
            <w:r>
              <w:t>ⲁ̀ Ⲙⲓⲭⲁⲏⲗ ⲧⲁⲗⲟϥ ⲉ̀ϫⲉⲛ ⲛⲉϥⲧⲉⲛϩ:</w:t>
            </w:r>
          </w:p>
          <w:p w14:paraId="1D13C086" w14:textId="77777777" w:rsidR="005F78D8" w:rsidRDefault="005F78D8" w:rsidP="005F78D8">
            <w:pPr>
              <w:pStyle w:val="CopticVersemulti-line"/>
            </w:pPr>
            <w:r>
              <w:t>ⲓⲥϫⲉⲛ Ⲣⲁⲕⲟϯ ϣⲁ Ⲁⲧⲓⲟ̀ⲕⲓⲁ̀:</w:t>
            </w:r>
          </w:p>
          <w:p w14:paraId="19CDA65B" w14:textId="77777777" w:rsidR="005F78D8" w:rsidRDefault="005F78D8" w:rsidP="005F78D8">
            <w:pPr>
              <w:pStyle w:val="CopticHangingVerse"/>
            </w:pPr>
            <w:r>
              <w:t>ⲛ̀ⲧⲉϥⲟⲩⲱⲛϩ ⲙ̀Ⲡⲭ̄ⲥ̄ ⲉ̀ⲃⲟⲗ.</w:t>
            </w:r>
          </w:p>
        </w:tc>
      </w:tr>
      <w:tr w:rsidR="005F78D8" w14:paraId="07E994F3" w14:textId="77777777" w:rsidTr="006B061A">
        <w:trPr>
          <w:cantSplit/>
          <w:jc w:val="center"/>
        </w:trPr>
        <w:tc>
          <w:tcPr>
            <w:tcW w:w="288" w:type="dxa"/>
          </w:tcPr>
          <w:p w14:paraId="4C6AAE38" w14:textId="77777777" w:rsidR="005F78D8" w:rsidRPr="00FB5ACB" w:rsidRDefault="005F78D8" w:rsidP="006B061A">
            <w:pPr>
              <w:pStyle w:val="CopticCross"/>
            </w:pPr>
            <w:r w:rsidRPr="00FB5ACB">
              <w:t>¿</w:t>
            </w:r>
          </w:p>
        </w:tc>
        <w:tc>
          <w:tcPr>
            <w:tcW w:w="3960" w:type="dxa"/>
          </w:tcPr>
          <w:p w14:paraId="33AA6619" w14:textId="77777777" w:rsidR="005F78D8" w:rsidRDefault="005F78D8" w:rsidP="005F78D8">
            <w:pPr>
              <w:pStyle w:val="EngHang"/>
            </w:pPr>
            <w:r>
              <w:t>Our Saviour appeared to</w:t>
            </w:r>
          </w:p>
          <w:p w14:paraId="2B1BA486" w14:textId="77777777" w:rsidR="005F78D8" w:rsidRDefault="005F78D8" w:rsidP="005F78D8">
            <w:pPr>
              <w:pStyle w:val="EngHang"/>
            </w:pPr>
            <w:r>
              <w:t>Saint Statius,</w:t>
            </w:r>
          </w:p>
          <w:p w14:paraId="5E83818B" w14:textId="77777777" w:rsidR="005F78D8" w:rsidRDefault="005F78D8" w:rsidP="005F78D8">
            <w:pPr>
              <w:pStyle w:val="EngHang"/>
            </w:pPr>
            <w:r>
              <w:t>On the horns of a deer,</w:t>
            </w:r>
          </w:p>
          <w:p w14:paraId="760D9BAB" w14:textId="77777777" w:rsidR="005F78D8" w:rsidRDefault="005F78D8" w:rsidP="005F78D8">
            <w:pPr>
              <w:pStyle w:val="EngHangEnd"/>
            </w:pPr>
            <w:r>
              <w:t>While he was hunting.</w:t>
            </w:r>
          </w:p>
        </w:tc>
        <w:tc>
          <w:tcPr>
            <w:tcW w:w="288" w:type="dxa"/>
          </w:tcPr>
          <w:p w14:paraId="0319D7BA" w14:textId="77777777" w:rsidR="005F78D8" w:rsidRDefault="005F78D8" w:rsidP="006B061A"/>
        </w:tc>
        <w:tc>
          <w:tcPr>
            <w:tcW w:w="288" w:type="dxa"/>
          </w:tcPr>
          <w:p w14:paraId="11759D91" w14:textId="77777777" w:rsidR="005F78D8" w:rsidRPr="00FB5ACB" w:rsidRDefault="005F78D8" w:rsidP="006B061A">
            <w:pPr>
              <w:pStyle w:val="CopticCross"/>
            </w:pPr>
            <w:r w:rsidRPr="00FB5ACB">
              <w:t>¿</w:t>
            </w:r>
          </w:p>
        </w:tc>
        <w:tc>
          <w:tcPr>
            <w:tcW w:w="3960" w:type="dxa"/>
          </w:tcPr>
          <w:p w14:paraId="682A707C" w14:textId="77777777" w:rsidR="005F78D8" w:rsidRDefault="005F78D8" w:rsidP="005F78D8">
            <w:pPr>
              <w:pStyle w:val="CopticVersemulti-line"/>
            </w:pPr>
            <w:r>
              <w:t>Ⲡⲁ̀ⲅⲓⲟⲥ Ⲥⲧⲁⲑⲓⲟⲥ:</w:t>
            </w:r>
          </w:p>
          <w:p w14:paraId="3F2A275A" w14:textId="77777777" w:rsidR="005F78D8" w:rsidRDefault="005F78D8" w:rsidP="005F78D8">
            <w:pPr>
              <w:pStyle w:val="CopticVersemulti-line"/>
            </w:pPr>
            <w:r>
              <w:t>ⲉ̀ⲧⲓ ⲉϥϫⲱⲣϫ ⲛ̀ⲛⲓⲍⲱⲟⲩⲛ:</w:t>
            </w:r>
          </w:p>
          <w:p w14:paraId="4F348D86" w14:textId="77777777" w:rsidR="005F78D8" w:rsidRDefault="005F78D8" w:rsidP="005F78D8">
            <w:pPr>
              <w:pStyle w:val="CopticVersemulti-line"/>
            </w:pPr>
            <w:r>
              <w:t>ⲁ̀ Ⲡⲉⲛⲥⲱⲧⲏⲣ ⲟⲩⲟⲛϩϥ ⲉ̀ⲣⲟϥ:</w:t>
            </w:r>
          </w:p>
          <w:p w14:paraId="2E2621C0" w14:textId="77777777" w:rsidR="005F78D8" w:rsidRDefault="005F78D8" w:rsidP="005F78D8">
            <w:pPr>
              <w:pStyle w:val="CopticHangingVerse"/>
            </w:pPr>
            <w:r>
              <w:t>ϩⲓϫⲉⲛ ⲛⲉⲛⲧⲁⲡ ⲙ̀ⲡⲓⲉ̀ⲓⲟⲩⲗ.</w:t>
            </w:r>
          </w:p>
        </w:tc>
      </w:tr>
      <w:tr w:rsidR="005F78D8" w14:paraId="4BFE3671" w14:textId="77777777" w:rsidTr="006B061A">
        <w:trPr>
          <w:cantSplit/>
          <w:jc w:val="center"/>
        </w:trPr>
        <w:tc>
          <w:tcPr>
            <w:tcW w:w="288" w:type="dxa"/>
          </w:tcPr>
          <w:p w14:paraId="2703EBB8" w14:textId="77777777" w:rsidR="005F78D8" w:rsidRPr="00FB5ACB" w:rsidRDefault="005F78D8" w:rsidP="006B061A">
            <w:pPr>
              <w:pStyle w:val="CopticCross"/>
            </w:pPr>
          </w:p>
        </w:tc>
        <w:tc>
          <w:tcPr>
            <w:tcW w:w="3960" w:type="dxa"/>
          </w:tcPr>
          <w:p w14:paraId="5C76C995" w14:textId="77777777" w:rsidR="005F78D8" w:rsidRDefault="005F78D8" w:rsidP="005F78D8">
            <w:pPr>
              <w:pStyle w:val="EngHang"/>
            </w:pPr>
            <w:r>
              <w:t>The sign of the cross</w:t>
            </w:r>
          </w:p>
          <w:p w14:paraId="54204DDE" w14:textId="77777777" w:rsidR="005F78D8" w:rsidRDefault="005F78D8" w:rsidP="005F78D8">
            <w:pPr>
              <w:pStyle w:val="EngHang"/>
            </w:pPr>
            <w:r>
              <w:t>Was a crown on his head;</w:t>
            </w:r>
          </w:p>
          <w:p w14:paraId="76581756" w14:textId="77777777" w:rsidR="005F78D8" w:rsidRDefault="005F78D8" w:rsidP="005F78D8">
            <w:pPr>
              <w:pStyle w:val="EngHang"/>
            </w:pPr>
            <w:r>
              <w:t>He worse the unfading crown</w:t>
            </w:r>
          </w:p>
          <w:p w14:paraId="2C842858" w14:textId="77777777" w:rsidR="005F78D8" w:rsidRDefault="005F78D8" w:rsidP="005F78D8">
            <w:pPr>
              <w:pStyle w:val="EngHangEnd"/>
            </w:pPr>
            <w:r>
              <w:t>Of martyrdom.</w:t>
            </w:r>
          </w:p>
        </w:tc>
        <w:tc>
          <w:tcPr>
            <w:tcW w:w="288" w:type="dxa"/>
          </w:tcPr>
          <w:p w14:paraId="650C733C" w14:textId="77777777" w:rsidR="005F78D8" w:rsidRDefault="005F78D8" w:rsidP="006B061A"/>
        </w:tc>
        <w:tc>
          <w:tcPr>
            <w:tcW w:w="288" w:type="dxa"/>
          </w:tcPr>
          <w:p w14:paraId="29ADB8A3" w14:textId="77777777" w:rsidR="005F78D8" w:rsidRPr="00FB5ACB" w:rsidRDefault="005F78D8" w:rsidP="006B061A">
            <w:pPr>
              <w:pStyle w:val="CopticCross"/>
            </w:pPr>
          </w:p>
        </w:tc>
        <w:tc>
          <w:tcPr>
            <w:tcW w:w="3960" w:type="dxa"/>
          </w:tcPr>
          <w:p w14:paraId="08911804" w14:textId="77777777" w:rsidR="005F78D8" w:rsidRDefault="005F78D8" w:rsidP="005F78D8">
            <w:pPr>
              <w:pStyle w:val="CopticVersemulti-line"/>
            </w:pPr>
            <w:r>
              <w:t>Ⲉⲣⲉ ⲡⲓⲙⲏⲓⲛⲓ ⲛ̀ⲧⲉ ⲡⲓⲥ̀ⲧⲁⲩⲣⲟⲥ:</w:t>
            </w:r>
          </w:p>
          <w:p w14:paraId="4152F9EA" w14:textId="77777777" w:rsidR="005F78D8" w:rsidRDefault="005F78D8" w:rsidP="005F78D8">
            <w:pPr>
              <w:pStyle w:val="CopticVersemulti-line"/>
            </w:pPr>
            <w:r>
              <w:t>ⲟⲓ ⲛ̀ⲭ̀ⲗⲟⲙ ⲉ̀ϫⲉⲛ ⲧⲉϥⲁ̀ⲫⲉ:</w:t>
            </w:r>
          </w:p>
          <w:p w14:paraId="274A6325" w14:textId="77777777" w:rsidR="005F78D8" w:rsidRDefault="005F78D8" w:rsidP="005F78D8">
            <w:pPr>
              <w:pStyle w:val="CopticVersemulti-line"/>
            </w:pPr>
            <w:r>
              <w:t>ⲁⲫⲉⲣⲫⲟⲣⲓⲛ ⲛ̀ⲡⲓⲭ̀ⲗⲟⲙ ⲛ̀ⲁⲧⲗⲱⲙ:</w:t>
            </w:r>
          </w:p>
          <w:p w14:paraId="6BCA53D0" w14:textId="77777777" w:rsidR="005F78D8" w:rsidRDefault="005F78D8" w:rsidP="005F78D8">
            <w:pPr>
              <w:pStyle w:val="CopticHangingVerse"/>
            </w:pPr>
            <w:r>
              <w:t>ⲛ̀ⲧⲉ ϯⲙⲉⲧⲙⲁⲣⲧⲩⲣⲟⲥ.</w:t>
            </w:r>
          </w:p>
        </w:tc>
      </w:tr>
      <w:tr w:rsidR="005F78D8" w14:paraId="6DED069B" w14:textId="77777777" w:rsidTr="006B061A">
        <w:trPr>
          <w:cantSplit/>
          <w:jc w:val="center"/>
        </w:trPr>
        <w:tc>
          <w:tcPr>
            <w:tcW w:w="288" w:type="dxa"/>
          </w:tcPr>
          <w:p w14:paraId="727B6BD5" w14:textId="77777777" w:rsidR="005F78D8" w:rsidRPr="00FB5ACB" w:rsidRDefault="005F78D8" w:rsidP="006B061A">
            <w:pPr>
              <w:pStyle w:val="CopticCross"/>
            </w:pPr>
            <w:r w:rsidRPr="00FB5ACB">
              <w:t>¿</w:t>
            </w:r>
          </w:p>
        </w:tc>
        <w:tc>
          <w:tcPr>
            <w:tcW w:w="3960" w:type="dxa"/>
          </w:tcPr>
          <w:p w14:paraId="03E4C1F8" w14:textId="77777777" w:rsidR="005F78D8" w:rsidRDefault="005F78D8" w:rsidP="005F78D8">
            <w:pPr>
              <w:pStyle w:val="EngHang"/>
            </w:pPr>
            <w:r>
              <w:t>Theodore Anatoly</w:t>
            </w:r>
          </w:p>
          <w:p w14:paraId="79F1F6AC" w14:textId="77777777" w:rsidR="005F78D8" w:rsidRDefault="005F78D8" w:rsidP="005F78D8">
            <w:pPr>
              <w:pStyle w:val="EngHang"/>
            </w:pPr>
            <w:r>
              <w:t>Was worthy of holy Baptism,</w:t>
            </w:r>
          </w:p>
          <w:p w14:paraId="52910B6F" w14:textId="77777777" w:rsidR="005F78D8" w:rsidRDefault="005F78D8" w:rsidP="005F78D8">
            <w:pPr>
              <w:pStyle w:val="EngHang"/>
            </w:pPr>
            <w:r>
              <w:t>In the lake of fire,</w:t>
            </w:r>
          </w:p>
          <w:p w14:paraId="21709158" w14:textId="77777777" w:rsidR="005F78D8" w:rsidRDefault="005F78D8" w:rsidP="005F78D8">
            <w:pPr>
              <w:pStyle w:val="EngHangEnd"/>
            </w:pPr>
            <w:r>
              <w:t>With his two friends.</w:t>
            </w:r>
          </w:p>
        </w:tc>
        <w:tc>
          <w:tcPr>
            <w:tcW w:w="288" w:type="dxa"/>
          </w:tcPr>
          <w:p w14:paraId="7684A5A5" w14:textId="77777777" w:rsidR="005F78D8" w:rsidRDefault="005F78D8" w:rsidP="006B061A"/>
        </w:tc>
        <w:tc>
          <w:tcPr>
            <w:tcW w:w="288" w:type="dxa"/>
          </w:tcPr>
          <w:p w14:paraId="59D3B27C" w14:textId="77777777" w:rsidR="005F78D8" w:rsidRPr="00FB5ACB" w:rsidRDefault="005F78D8" w:rsidP="006B061A">
            <w:pPr>
              <w:pStyle w:val="CopticCross"/>
            </w:pPr>
            <w:r w:rsidRPr="00FB5ACB">
              <w:t>¿</w:t>
            </w:r>
          </w:p>
        </w:tc>
        <w:tc>
          <w:tcPr>
            <w:tcW w:w="3960" w:type="dxa"/>
          </w:tcPr>
          <w:p w14:paraId="29732F84" w14:textId="77777777" w:rsidR="005F78D8" w:rsidRDefault="005F78D8" w:rsidP="005F78D8">
            <w:pPr>
              <w:pStyle w:val="CopticVersemulti-line"/>
            </w:pPr>
            <w:r>
              <w:t>Ⲑⲉⲟⲇⲱⲣⲟⲥ ⲡⲓⲁ̀ⲛⲁⲧⲟⲗⲉⲟⲥ:</w:t>
            </w:r>
          </w:p>
          <w:p w14:paraId="42F2A715" w14:textId="77777777" w:rsidR="005F78D8" w:rsidRDefault="005F78D8" w:rsidP="005F78D8">
            <w:pPr>
              <w:pStyle w:val="CopticVersemulti-line"/>
            </w:pPr>
            <w:r>
              <w:t>ⲁϥⲉⲣⲡ̀ⲉⲙⲡ̀ϣⲁ ⲙ̀ⲡⲓⲱⲙⲥ ⲉⲑⲟⲩⲁⲃ:</w:t>
            </w:r>
          </w:p>
          <w:p w14:paraId="72009915" w14:textId="77777777" w:rsidR="005F78D8" w:rsidRDefault="005F78D8" w:rsidP="005F78D8">
            <w:pPr>
              <w:pStyle w:val="CopticVersemulti-line"/>
            </w:pPr>
            <w:r>
              <w:t>ⲛ̀ϩ̀ⲣⲏⲓ ϧⲉⲛ ϯⲗⲩⲙⲛⲏ ⲛ̀ⲝ̀ⲣⲱⲙ:</w:t>
            </w:r>
          </w:p>
          <w:p w14:paraId="1BFDAD46" w14:textId="77777777" w:rsidR="005F78D8" w:rsidRDefault="005F78D8" w:rsidP="005F78D8">
            <w:pPr>
              <w:pStyle w:val="CopticHangingVerse"/>
            </w:pPr>
            <w:r>
              <w:t>ⲛ̀ⲑⲟϥ ⲛⲉⲙ ⲡⲉϥⲕⲉϣ̀ⲫⲏⲣ ⲥ̀ⲛⲁⲩ.</w:t>
            </w:r>
          </w:p>
        </w:tc>
      </w:tr>
      <w:tr w:rsidR="005F78D8" w14:paraId="0F788922" w14:textId="77777777" w:rsidTr="006B061A">
        <w:trPr>
          <w:cantSplit/>
          <w:jc w:val="center"/>
        </w:trPr>
        <w:tc>
          <w:tcPr>
            <w:tcW w:w="288" w:type="dxa"/>
          </w:tcPr>
          <w:p w14:paraId="392360A5" w14:textId="77777777" w:rsidR="005F78D8" w:rsidRPr="00FB5ACB" w:rsidRDefault="005F78D8" w:rsidP="006B061A">
            <w:pPr>
              <w:pStyle w:val="CopticCross"/>
            </w:pPr>
          </w:p>
        </w:tc>
        <w:tc>
          <w:tcPr>
            <w:tcW w:w="3960" w:type="dxa"/>
          </w:tcPr>
          <w:p w14:paraId="1D3F68FE" w14:textId="77777777" w:rsidR="005F78D8" w:rsidRDefault="005F78D8" w:rsidP="005F78D8">
            <w:pPr>
              <w:pStyle w:val="EngHang"/>
            </w:pPr>
            <w:r>
              <w:t>Jacob of Persia</w:t>
            </w:r>
          </w:p>
          <w:p w14:paraId="24ABA3F4" w14:textId="77777777" w:rsidR="005F78D8" w:rsidRDefault="005F78D8" w:rsidP="005F78D8">
            <w:pPr>
              <w:pStyle w:val="EngHang"/>
            </w:pPr>
            <w:r>
              <w:t>Had all his limbs cut off,</w:t>
            </w:r>
          </w:p>
          <w:p w14:paraId="67BD8CA6" w14:textId="77777777" w:rsidR="005F78D8" w:rsidRDefault="005F78D8" w:rsidP="005F78D8">
            <w:pPr>
              <w:pStyle w:val="EngHang"/>
            </w:pPr>
            <w:r>
              <w:t>While his mind was in heaven,</w:t>
            </w:r>
          </w:p>
          <w:p w14:paraId="6DC9A14E" w14:textId="77777777" w:rsidR="005F78D8" w:rsidRDefault="005F78D8" w:rsidP="005F78D8">
            <w:pPr>
              <w:pStyle w:val="EngHangEnd"/>
            </w:pPr>
            <w:r>
              <w:t>Praising with the angels.</w:t>
            </w:r>
          </w:p>
        </w:tc>
        <w:tc>
          <w:tcPr>
            <w:tcW w:w="288" w:type="dxa"/>
          </w:tcPr>
          <w:p w14:paraId="6B3E27D7" w14:textId="77777777" w:rsidR="005F78D8" w:rsidRDefault="005F78D8" w:rsidP="006B061A"/>
        </w:tc>
        <w:tc>
          <w:tcPr>
            <w:tcW w:w="288" w:type="dxa"/>
          </w:tcPr>
          <w:p w14:paraId="4A8B62B5" w14:textId="77777777" w:rsidR="005F78D8" w:rsidRPr="00FB5ACB" w:rsidRDefault="005F78D8" w:rsidP="006B061A">
            <w:pPr>
              <w:pStyle w:val="CopticCross"/>
            </w:pPr>
          </w:p>
        </w:tc>
        <w:tc>
          <w:tcPr>
            <w:tcW w:w="3960" w:type="dxa"/>
          </w:tcPr>
          <w:p w14:paraId="6056A07B" w14:textId="77777777" w:rsidR="005F78D8" w:rsidRDefault="005F78D8" w:rsidP="005F78D8">
            <w:pPr>
              <w:pStyle w:val="CopticVersemulti-line"/>
            </w:pPr>
            <w:r>
              <w:t>Ⲓⲁⲕⲱⲃⲟⲥ ⲛ̀ⲧⲉ Ⲛⲓⲡⲉⲣⲥⲓⲥ:</w:t>
            </w:r>
          </w:p>
          <w:p w14:paraId="765769A5" w14:textId="77777777" w:rsidR="005F78D8" w:rsidRDefault="005F78D8" w:rsidP="005F78D8">
            <w:pPr>
              <w:pStyle w:val="CopticVersemulti-line"/>
            </w:pPr>
            <w:r>
              <w:t>ⲁⲩⲥⲱⲗⲡ ⲛ̀ⲥⲁ ⲛⲉϥⲙⲉⲗⲟⲥ ⲧⲏⲣⲟⲩ:</w:t>
            </w:r>
          </w:p>
          <w:p w14:paraId="127CCC6A" w14:textId="77777777" w:rsidR="005F78D8" w:rsidRDefault="005F78D8" w:rsidP="005F78D8">
            <w:pPr>
              <w:pStyle w:val="CopticVersemulti-line"/>
            </w:pPr>
            <w:r>
              <w:t>ⲉ̀ⲣⲉ ⲡⲉϥⲛⲟⲩⲥ ⲭⲏ ϧⲉⲛ ⲛⲓⲫⲏⲟⲩⲓ̀:</w:t>
            </w:r>
          </w:p>
          <w:p w14:paraId="58BAC085" w14:textId="77777777" w:rsidR="005F78D8" w:rsidRDefault="005F78D8" w:rsidP="005F78D8">
            <w:pPr>
              <w:pStyle w:val="CopticHangingVerse"/>
            </w:pPr>
            <w:r>
              <w:t>ⲉϥϩⲱⲥ ⲛⲉⲙ ⲛⲓⲁⲅⲅⲉⲗⲟⲥ.</w:t>
            </w:r>
          </w:p>
        </w:tc>
      </w:tr>
      <w:tr w:rsidR="005F78D8" w14:paraId="46E347E7" w14:textId="77777777" w:rsidTr="006B061A">
        <w:trPr>
          <w:cantSplit/>
          <w:jc w:val="center"/>
        </w:trPr>
        <w:tc>
          <w:tcPr>
            <w:tcW w:w="288" w:type="dxa"/>
          </w:tcPr>
          <w:p w14:paraId="1E319686" w14:textId="77777777" w:rsidR="005F78D8" w:rsidRPr="00FB5ACB" w:rsidRDefault="005F78D8" w:rsidP="006B061A">
            <w:pPr>
              <w:pStyle w:val="CopticCross"/>
            </w:pPr>
            <w:r w:rsidRPr="00FB5ACB">
              <w:lastRenderedPageBreak/>
              <w:t>¿</w:t>
            </w:r>
          </w:p>
        </w:tc>
        <w:tc>
          <w:tcPr>
            <w:tcW w:w="3960" w:type="dxa"/>
          </w:tcPr>
          <w:p w14:paraId="6F685CDB" w14:textId="77777777" w:rsidR="005F78D8" w:rsidRDefault="005F78D8" w:rsidP="005F78D8">
            <w:pPr>
              <w:pStyle w:val="EngHang"/>
            </w:pPr>
            <w:r>
              <w:t>John of Senhout</w:t>
            </w:r>
          </w:p>
          <w:p w14:paraId="11BF3705" w14:textId="77777777" w:rsidR="005F78D8" w:rsidRDefault="005F78D8" w:rsidP="005F78D8">
            <w:pPr>
              <w:pStyle w:val="EngHang"/>
            </w:pPr>
            <w:r>
              <w:t>And Isaac of Daphre,</w:t>
            </w:r>
          </w:p>
          <w:p w14:paraId="6FAE7F39" w14:textId="77777777" w:rsidR="005F78D8" w:rsidRDefault="005F78D8" w:rsidP="005F78D8">
            <w:pPr>
              <w:pStyle w:val="EngHang"/>
            </w:pPr>
            <w:r>
              <w:t>Wore the unfading crown</w:t>
            </w:r>
          </w:p>
          <w:p w14:paraId="1453A7B1" w14:textId="77777777" w:rsidR="005F78D8" w:rsidRDefault="005F78D8" w:rsidP="005F78D8">
            <w:pPr>
              <w:pStyle w:val="EngHangEnd"/>
            </w:pPr>
            <w:r>
              <w:t>Of martyrdom.</w:t>
            </w:r>
          </w:p>
        </w:tc>
        <w:tc>
          <w:tcPr>
            <w:tcW w:w="288" w:type="dxa"/>
          </w:tcPr>
          <w:p w14:paraId="6855000C" w14:textId="77777777" w:rsidR="005F78D8" w:rsidRDefault="005F78D8" w:rsidP="006B061A"/>
        </w:tc>
        <w:tc>
          <w:tcPr>
            <w:tcW w:w="288" w:type="dxa"/>
          </w:tcPr>
          <w:p w14:paraId="1FEFC8E4" w14:textId="77777777" w:rsidR="005F78D8" w:rsidRPr="00FB5ACB" w:rsidRDefault="005F78D8" w:rsidP="006B061A">
            <w:pPr>
              <w:pStyle w:val="CopticCross"/>
            </w:pPr>
            <w:r w:rsidRPr="00FB5ACB">
              <w:t>¿</w:t>
            </w:r>
          </w:p>
        </w:tc>
        <w:tc>
          <w:tcPr>
            <w:tcW w:w="3960" w:type="dxa"/>
          </w:tcPr>
          <w:p w14:paraId="4CFAA852" w14:textId="77777777" w:rsidR="005F78D8" w:rsidRDefault="005F78D8" w:rsidP="005F78D8">
            <w:pPr>
              <w:pStyle w:val="CopticVersemulti-line"/>
            </w:pPr>
            <w:r>
              <w:t>Ⲓⲱⲁⲛⲛⲏⲥ ⲡⲓⲣⲉⲙⲥⲉⲛϩⲱⲟⲩⲧ:</w:t>
            </w:r>
          </w:p>
          <w:p w14:paraId="4718354B" w14:textId="77777777" w:rsidR="005F78D8" w:rsidRDefault="005F78D8" w:rsidP="005F78D8">
            <w:pPr>
              <w:pStyle w:val="CopticVersemulti-line"/>
            </w:pPr>
            <w:r>
              <w:t>ⲛⲉⲙ Ⲓⲥⲁⲁⲕ ⲡⲓⲣⲉⲙϯⲫⲣⲉ:</w:t>
            </w:r>
          </w:p>
          <w:p w14:paraId="06C1607B" w14:textId="77777777" w:rsidR="005F78D8" w:rsidRDefault="005F78D8" w:rsidP="005F78D8">
            <w:pPr>
              <w:pStyle w:val="CopticVersemulti-line"/>
            </w:pPr>
            <w:r>
              <w:t>ⲁⲩⲉⲣⲫⲟⲣⲓⲛ ⲙ̀ⲡⲓⲭ̀ⲗⲟⲙ ⲛ̀ⲁⲧⲗⲱⲙ:</w:t>
            </w:r>
          </w:p>
          <w:p w14:paraId="439F072E" w14:textId="77777777" w:rsidR="005F78D8" w:rsidRDefault="005F78D8" w:rsidP="005F78D8">
            <w:pPr>
              <w:pStyle w:val="CopticHangingVerse"/>
            </w:pPr>
            <w:r>
              <w:t>ⲛ̀ⲧⲉ Ⲧⲙⲉⲧⲙⲁⲣⲧⲩⲣⲟⲥ.</w:t>
            </w:r>
          </w:p>
        </w:tc>
      </w:tr>
      <w:tr w:rsidR="005F78D8" w14:paraId="406710F2" w14:textId="77777777" w:rsidTr="006B061A">
        <w:trPr>
          <w:cantSplit/>
          <w:jc w:val="center"/>
        </w:trPr>
        <w:tc>
          <w:tcPr>
            <w:tcW w:w="288" w:type="dxa"/>
          </w:tcPr>
          <w:p w14:paraId="184A3ABE" w14:textId="77777777" w:rsidR="005F78D8" w:rsidRPr="00FB5ACB" w:rsidRDefault="005F78D8" w:rsidP="006B061A">
            <w:pPr>
              <w:pStyle w:val="CopticCross"/>
            </w:pPr>
          </w:p>
        </w:tc>
        <w:tc>
          <w:tcPr>
            <w:tcW w:w="3960" w:type="dxa"/>
          </w:tcPr>
          <w:p w14:paraId="72BC4BFC" w14:textId="77777777" w:rsidR="005F78D8" w:rsidRDefault="005F78D8" w:rsidP="005F78D8">
            <w:pPr>
              <w:pStyle w:val="EngHang"/>
            </w:pPr>
            <w:r>
              <w:t>Isidore and Sana, the soldiers</w:t>
            </w:r>
          </w:p>
          <w:p w14:paraId="3CBBEEE5" w14:textId="77777777" w:rsidR="005F78D8" w:rsidRDefault="005F78D8" w:rsidP="005F78D8">
            <w:pPr>
              <w:pStyle w:val="EngHang"/>
            </w:pPr>
            <w:r>
              <w:t>Rushed to the throne and</w:t>
            </w:r>
          </w:p>
          <w:p w14:paraId="10C893D9" w14:textId="77777777" w:rsidR="005F78D8" w:rsidRDefault="005F78D8" w:rsidP="005F78D8">
            <w:pPr>
              <w:pStyle w:val="EngHang"/>
            </w:pPr>
            <w:r>
              <w:t>They received great tortures,</w:t>
            </w:r>
          </w:p>
          <w:p w14:paraId="79DC9856" w14:textId="77777777" w:rsidR="005F78D8" w:rsidRDefault="005F78D8" w:rsidP="005F78D8">
            <w:pPr>
              <w:pStyle w:val="EngHangEnd"/>
            </w:pPr>
            <w:r>
              <w:t>For the Son of the Living God.</w:t>
            </w:r>
          </w:p>
        </w:tc>
        <w:tc>
          <w:tcPr>
            <w:tcW w:w="288" w:type="dxa"/>
          </w:tcPr>
          <w:p w14:paraId="1ECD1767" w14:textId="77777777" w:rsidR="005F78D8" w:rsidRDefault="005F78D8" w:rsidP="006B061A"/>
        </w:tc>
        <w:tc>
          <w:tcPr>
            <w:tcW w:w="288" w:type="dxa"/>
          </w:tcPr>
          <w:p w14:paraId="3D077D25" w14:textId="77777777" w:rsidR="005F78D8" w:rsidRPr="00FB5ACB" w:rsidRDefault="005F78D8" w:rsidP="006B061A">
            <w:pPr>
              <w:pStyle w:val="CopticCross"/>
            </w:pPr>
          </w:p>
        </w:tc>
        <w:tc>
          <w:tcPr>
            <w:tcW w:w="3960" w:type="dxa"/>
          </w:tcPr>
          <w:p w14:paraId="6358CD28" w14:textId="77777777" w:rsidR="005F78D8" w:rsidRDefault="005F78D8" w:rsidP="005F78D8">
            <w:pPr>
              <w:pStyle w:val="CopticVersemulti-line"/>
            </w:pPr>
            <w:r>
              <w:t>Ⲏⲥⲓⲇⲱⲣⲟⲥ ⲛⲉⲙ Ⲥⲁⲛⲁ ⲛⲓⲙⲁⲧⲟⲓ:</w:t>
            </w:r>
          </w:p>
          <w:p w14:paraId="60C353C4" w14:textId="77777777" w:rsidR="005F78D8" w:rsidRDefault="005F78D8" w:rsidP="005F78D8">
            <w:pPr>
              <w:pStyle w:val="CopticVersemulti-line"/>
            </w:pPr>
            <w:r>
              <w:t>ⲁⲩϯ ⲙ̀ⲡⲟⲩⲟⲩⲓ ϩⲓϫⲉⲛ ⲡⲓⲃⲏⲙⲁ:</w:t>
            </w:r>
          </w:p>
          <w:p w14:paraId="4071770C" w14:textId="77777777" w:rsidR="005F78D8" w:rsidRDefault="005F78D8" w:rsidP="005F78D8">
            <w:pPr>
              <w:pStyle w:val="CopticVersemulti-line"/>
            </w:pPr>
            <w:r>
              <w:t>ⲁⲩϣⲉⲡ ϩⲁⲛⲛⲓϣϯ ⲙ̀Ⲃⲁⲥⲁⲛⲟⲥ:</w:t>
            </w:r>
          </w:p>
          <w:p w14:paraId="5BF0CFF7" w14:textId="77777777" w:rsidR="005F78D8" w:rsidRDefault="005F78D8" w:rsidP="005F78D8">
            <w:pPr>
              <w:pStyle w:val="CopticHangingVerse"/>
            </w:pPr>
            <w:r>
              <w:t>ⲉⲑⲃⲉ Ⲡϣⲏⲣⲓ ⲙ̀Ⲫϯ ⲉⲧⲟⲛϧ.</w:t>
            </w:r>
          </w:p>
        </w:tc>
      </w:tr>
      <w:tr w:rsidR="005F78D8" w14:paraId="56856B90" w14:textId="77777777" w:rsidTr="006B061A">
        <w:trPr>
          <w:cantSplit/>
          <w:jc w:val="center"/>
        </w:trPr>
        <w:tc>
          <w:tcPr>
            <w:tcW w:w="288" w:type="dxa"/>
          </w:tcPr>
          <w:p w14:paraId="4D01E210" w14:textId="77777777" w:rsidR="005F78D8" w:rsidRPr="00FB5ACB" w:rsidRDefault="005F78D8" w:rsidP="006B061A">
            <w:pPr>
              <w:pStyle w:val="CopticCross"/>
            </w:pPr>
            <w:r w:rsidRPr="00FB5ACB">
              <w:t>¿</w:t>
            </w:r>
          </w:p>
        </w:tc>
        <w:tc>
          <w:tcPr>
            <w:tcW w:w="3960" w:type="dxa"/>
          </w:tcPr>
          <w:p w14:paraId="5C4A6AF5" w14:textId="77777777" w:rsidR="005F78D8" w:rsidRDefault="005F78D8" w:rsidP="005F78D8">
            <w:pPr>
              <w:pStyle w:val="EngHang"/>
            </w:pPr>
            <w:r>
              <w:t>Five striving brothers,</w:t>
            </w:r>
          </w:p>
          <w:p w14:paraId="2DF62F78" w14:textId="77777777" w:rsidR="005F78D8" w:rsidRDefault="005F78D8" w:rsidP="005F78D8">
            <w:pPr>
              <w:pStyle w:val="EngHang"/>
            </w:pPr>
            <w:r>
              <w:t>The servants of Christ:</w:t>
            </w:r>
          </w:p>
          <w:p w14:paraId="5887C8BD" w14:textId="77777777" w:rsidR="005F78D8" w:rsidRDefault="005F78D8" w:rsidP="005F78D8">
            <w:pPr>
              <w:pStyle w:val="EngHang"/>
            </w:pPr>
            <w:r>
              <w:t>Cosmas, Demian,</w:t>
            </w:r>
          </w:p>
          <w:p w14:paraId="6C2CD2B3" w14:textId="77777777" w:rsidR="005F78D8" w:rsidRDefault="005F78D8" w:rsidP="005F78D8">
            <w:pPr>
              <w:pStyle w:val="EngHangEnd"/>
            </w:pPr>
            <w:r>
              <w:t>Anthimus, Leontius,</w:t>
            </w:r>
          </w:p>
        </w:tc>
        <w:tc>
          <w:tcPr>
            <w:tcW w:w="288" w:type="dxa"/>
          </w:tcPr>
          <w:p w14:paraId="0E9C0747" w14:textId="77777777" w:rsidR="005F78D8" w:rsidRDefault="005F78D8" w:rsidP="006B061A"/>
        </w:tc>
        <w:tc>
          <w:tcPr>
            <w:tcW w:w="288" w:type="dxa"/>
          </w:tcPr>
          <w:p w14:paraId="12CFF827" w14:textId="77777777" w:rsidR="005F78D8" w:rsidRPr="00FB5ACB" w:rsidRDefault="005F78D8" w:rsidP="006B061A">
            <w:pPr>
              <w:pStyle w:val="CopticCross"/>
            </w:pPr>
            <w:r w:rsidRPr="00FB5ACB">
              <w:t>¿</w:t>
            </w:r>
          </w:p>
        </w:tc>
        <w:tc>
          <w:tcPr>
            <w:tcW w:w="3960" w:type="dxa"/>
          </w:tcPr>
          <w:p w14:paraId="4F6F9CF9" w14:textId="77777777" w:rsidR="005F78D8" w:rsidRDefault="005F78D8" w:rsidP="005F78D8">
            <w:pPr>
              <w:pStyle w:val="CopticVersemulti-line"/>
            </w:pPr>
            <w:r>
              <w:t>Ⲧⲓⲟⲩ ⲛ̀ⲥⲟⲛ ⲛ̀ⲁⲑⲗⲟⲫⲟⲣⲟⲥ:</w:t>
            </w:r>
          </w:p>
          <w:p w14:paraId="07E5EE21" w14:textId="77777777" w:rsidR="005F78D8" w:rsidRDefault="005F78D8" w:rsidP="005F78D8">
            <w:pPr>
              <w:pStyle w:val="CopticVersemulti-line"/>
            </w:pPr>
            <w:r>
              <w:t>ⲛ̀ⲇⲓⲁⲕⲱⲛ ⲛ̀ⲧⲉ Ⲡⲭ̄ⲥ̄:</w:t>
            </w:r>
          </w:p>
          <w:p w14:paraId="1AED0A28" w14:textId="77777777" w:rsidR="005F78D8" w:rsidRDefault="005F78D8" w:rsidP="005F78D8">
            <w:pPr>
              <w:pStyle w:val="CopticVersemulti-line"/>
            </w:pPr>
            <w:r>
              <w:t>ⲉ̀ⲧⲉ Ⲕⲟⲥⲙⲁ ⲛⲉⲙ Ⲇⲉⲙⲓⲁⲛⲟⲥ:</w:t>
            </w:r>
          </w:p>
          <w:p w14:paraId="12AB73C8" w14:textId="77777777" w:rsidR="005F78D8" w:rsidRDefault="005F78D8" w:rsidP="005F78D8">
            <w:pPr>
              <w:pStyle w:val="CopticHangingVerse"/>
            </w:pPr>
            <w:r>
              <w:t>ⲛⲉⲙ Ⲁⲛⲑⲓⲙⲟⲥ ⲛⲉⲙ Ⲗⲉⲟⲛⲧⲓⲟⲥ.</w:t>
            </w:r>
          </w:p>
        </w:tc>
      </w:tr>
      <w:tr w:rsidR="005F78D8" w14:paraId="5548B28F" w14:textId="77777777" w:rsidTr="006B061A">
        <w:trPr>
          <w:cantSplit/>
          <w:jc w:val="center"/>
        </w:trPr>
        <w:tc>
          <w:tcPr>
            <w:tcW w:w="288" w:type="dxa"/>
          </w:tcPr>
          <w:p w14:paraId="577C5E16" w14:textId="77777777" w:rsidR="005F78D8" w:rsidRPr="00FB5ACB" w:rsidRDefault="005F78D8" w:rsidP="006B061A">
            <w:pPr>
              <w:pStyle w:val="CopticCross"/>
            </w:pPr>
          </w:p>
        </w:tc>
        <w:tc>
          <w:tcPr>
            <w:tcW w:w="3960" w:type="dxa"/>
          </w:tcPr>
          <w:p w14:paraId="5932459C" w14:textId="77777777" w:rsidR="005F78D8" w:rsidRDefault="005F78D8" w:rsidP="005F78D8">
            <w:pPr>
              <w:pStyle w:val="EngHang"/>
            </w:pPr>
            <w:r>
              <w:t>And Euprepius, their brother,</w:t>
            </w:r>
          </w:p>
          <w:p w14:paraId="78A566C8" w14:textId="77777777" w:rsidR="005F78D8" w:rsidRDefault="005F78D8" w:rsidP="005F78D8">
            <w:pPr>
              <w:pStyle w:val="EngHang"/>
            </w:pPr>
            <w:r>
              <w:t>Were comforted by their mother,</w:t>
            </w:r>
          </w:p>
          <w:p w14:paraId="7C65032F" w14:textId="77777777" w:rsidR="005F78D8" w:rsidRDefault="005F78D8" w:rsidP="005F78D8">
            <w:pPr>
              <w:pStyle w:val="EngHang"/>
            </w:pPr>
            <w:r>
              <w:t>“It is better for you to die</w:t>
            </w:r>
          </w:p>
          <w:p w14:paraId="4A381E15" w14:textId="77777777" w:rsidR="005F78D8" w:rsidRDefault="005F78D8" w:rsidP="005F78D8">
            <w:pPr>
              <w:pStyle w:val="EngHangEnd"/>
            </w:pPr>
            <w:r>
              <w:t>Than to deny Christ.”</w:t>
            </w:r>
          </w:p>
        </w:tc>
        <w:tc>
          <w:tcPr>
            <w:tcW w:w="288" w:type="dxa"/>
          </w:tcPr>
          <w:p w14:paraId="65E6D6C8" w14:textId="77777777" w:rsidR="005F78D8" w:rsidRDefault="005F78D8" w:rsidP="006B061A"/>
        </w:tc>
        <w:tc>
          <w:tcPr>
            <w:tcW w:w="288" w:type="dxa"/>
          </w:tcPr>
          <w:p w14:paraId="63CA979D" w14:textId="77777777" w:rsidR="005F78D8" w:rsidRPr="00FB5ACB" w:rsidRDefault="005F78D8" w:rsidP="006B061A">
            <w:pPr>
              <w:pStyle w:val="CopticCross"/>
            </w:pPr>
          </w:p>
        </w:tc>
        <w:tc>
          <w:tcPr>
            <w:tcW w:w="3960" w:type="dxa"/>
          </w:tcPr>
          <w:p w14:paraId="6E273D85" w14:textId="77777777" w:rsidR="005F78D8" w:rsidRDefault="005F78D8" w:rsidP="005F78D8">
            <w:pPr>
              <w:pStyle w:val="CopticVersemulti-line"/>
            </w:pPr>
            <w:r>
              <w:t>Ⲛⲉⲙ Ⲉⲩⲡ̀ⲣⲉⲡⲓⲟⲥ ⲡⲟⲩⲥⲟⲛ:</w:t>
            </w:r>
          </w:p>
          <w:p w14:paraId="72700F33" w14:textId="77777777" w:rsidR="005F78D8" w:rsidRDefault="005F78D8" w:rsidP="005F78D8">
            <w:pPr>
              <w:pStyle w:val="CopticVersemulti-line"/>
            </w:pPr>
            <w:r>
              <w:t>ⲉ̀ⲣⲉ ⲧⲟⲩⲙⲁⲩ ϯⲛⲟⲙϯ ⲛⲱⲟⲩ:</w:t>
            </w:r>
          </w:p>
          <w:p w14:paraId="50040958" w14:textId="77777777" w:rsidR="005F78D8" w:rsidRDefault="005F78D8" w:rsidP="005F78D8">
            <w:pPr>
              <w:pStyle w:val="CopticVersemulti-line"/>
            </w:pPr>
            <w:r>
              <w:t>ϫⲉ ⲛⲁⲛⲉⲥ ⲛⲱⲧⲉⲛ ⲛ̀ⲧⲉⲧⲉⲛⲙⲟⲩ:</w:t>
            </w:r>
          </w:p>
          <w:p w14:paraId="45E74B83" w14:textId="77777777" w:rsidR="005F78D8" w:rsidRDefault="005F78D8" w:rsidP="005F78D8">
            <w:pPr>
              <w:pStyle w:val="CopticHangingVerse"/>
            </w:pPr>
            <w:r>
              <w:t>ⲉ̀ϩⲟⲧⲉ ⲉ̀ϫⲉⲗ Ⲡⲭ̄ⲥ̄ ⲉ̀ⲃⲟⲗ.</w:t>
            </w:r>
          </w:p>
        </w:tc>
      </w:tr>
      <w:tr w:rsidR="005F78D8" w14:paraId="23993EE7" w14:textId="77777777" w:rsidTr="006B061A">
        <w:trPr>
          <w:cantSplit/>
          <w:jc w:val="center"/>
        </w:trPr>
        <w:tc>
          <w:tcPr>
            <w:tcW w:w="288" w:type="dxa"/>
          </w:tcPr>
          <w:p w14:paraId="60F70D36" w14:textId="77777777" w:rsidR="005F78D8" w:rsidRPr="00FB5ACB" w:rsidRDefault="005F78D8" w:rsidP="006B061A">
            <w:pPr>
              <w:pStyle w:val="CopticCross"/>
            </w:pPr>
            <w:r w:rsidRPr="00FB5ACB">
              <w:t>¿</w:t>
            </w:r>
          </w:p>
        </w:tc>
        <w:tc>
          <w:tcPr>
            <w:tcW w:w="3960" w:type="dxa"/>
          </w:tcPr>
          <w:p w14:paraId="00C2B4BA" w14:textId="77777777" w:rsidR="005F78D8" w:rsidRDefault="005F78D8" w:rsidP="005F78D8">
            <w:pPr>
              <w:pStyle w:val="EngHang"/>
            </w:pPr>
            <w:r>
              <w:t>The blessing of the saints</w:t>
            </w:r>
          </w:p>
          <w:p w14:paraId="489BEA75" w14:textId="77777777" w:rsidR="005F78D8" w:rsidRDefault="005F78D8" w:rsidP="005F78D8">
            <w:pPr>
              <w:pStyle w:val="EngHang"/>
            </w:pPr>
            <w:r>
              <w:t>Was perfected in you,</w:t>
            </w:r>
          </w:p>
          <w:p w14:paraId="207E6EC3" w14:textId="77777777" w:rsidR="005F78D8" w:rsidRDefault="005F78D8" w:rsidP="005F78D8">
            <w:pPr>
              <w:pStyle w:val="EngHang"/>
            </w:pPr>
            <w:r>
              <w:t>O Saint Julius, the helper,</w:t>
            </w:r>
          </w:p>
          <w:p w14:paraId="2D6BEF21" w14:textId="77777777" w:rsidR="005F78D8" w:rsidRDefault="005F78D8" w:rsidP="005F78D8">
            <w:pPr>
              <w:pStyle w:val="EngHangEnd"/>
            </w:pPr>
            <w:r>
              <w:t xml:space="preserve">From the land of </w:t>
            </w:r>
            <w:commentRangeStart w:id="1155"/>
            <w:r>
              <w:t>Akrash</w:t>
            </w:r>
            <w:commentRangeEnd w:id="1155"/>
            <w:r>
              <w:rPr>
                <w:rStyle w:val="CommentReference"/>
              </w:rPr>
              <w:commentReference w:id="1155"/>
            </w:r>
            <w:r>
              <w:t>.</w:t>
            </w:r>
          </w:p>
        </w:tc>
        <w:tc>
          <w:tcPr>
            <w:tcW w:w="288" w:type="dxa"/>
          </w:tcPr>
          <w:p w14:paraId="20C198FC" w14:textId="77777777" w:rsidR="005F78D8" w:rsidRDefault="005F78D8" w:rsidP="006B061A"/>
        </w:tc>
        <w:tc>
          <w:tcPr>
            <w:tcW w:w="288" w:type="dxa"/>
          </w:tcPr>
          <w:p w14:paraId="3E16C6C6" w14:textId="77777777" w:rsidR="005F78D8" w:rsidRPr="00FB5ACB" w:rsidRDefault="005F78D8" w:rsidP="006B061A">
            <w:pPr>
              <w:pStyle w:val="CopticCross"/>
            </w:pPr>
            <w:r w:rsidRPr="00FB5ACB">
              <w:t>¿</w:t>
            </w:r>
          </w:p>
        </w:tc>
        <w:tc>
          <w:tcPr>
            <w:tcW w:w="3960" w:type="dxa"/>
          </w:tcPr>
          <w:p w14:paraId="0AD481DC" w14:textId="77777777" w:rsidR="005F78D8" w:rsidRDefault="005F78D8" w:rsidP="005F78D8">
            <w:pPr>
              <w:pStyle w:val="CopticVersemulti-line"/>
            </w:pPr>
            <w:r>
              <w:t>Ⲁⲡⲓⲥ̀ⲙⲟⲩ ⲛ̀ⲧⲉ ⲛⲏⲉ̄ⲑ̄ⲩ̄.:</w:t>
            </w:r>
          </w:p>
          <w:p w14:paraId="158685EE" w14:textId="77777777" w:rsidR="005F78D8" w:rsidRDefault="005F78D8" w:rsidP="005F78D8">
            <w:pPr>
              <w:pStyle w:val="CopticVersemulti-line"/>
            </w:pPr>
            <w:r>
              <w:t>Ϫⲱⲕ ⲉ̀ⲃⲟⲗ ⲉ̀ϩ̀ⲣⲏⲓ ⲉ̀ϫⲱⲕ:</w:t>
            </w:r>
          </w:p>
          <w:p w14:paraId="64CCA6FE" w14:textId="77777777" w:rsidR="005F78D8" w:rsidRDefault="005F78D8" w:rsidP="005F78D8">
            <w:pPr>
              <w:pStyle w:val="CopticVersemulti-line"/>
            </w:pPr>
            <w:r>
              <w:t>ⲡⲓⲁ̀ⲅⲓⲟⲥ Ⲓⲟⲩⲗⲓⲟⲥ:</w:t>
            </w:r>
          </w:p>
          <w:p w14:paraId="1A2F4C92" w14:textId="77777777" w:rsidR="005F78D8" w:rsidRDefault="005F78D8" w:rsidP="005F78D8">
            <w:pPr>
              <w:pStyle w:val="CopticHangingVerse"/>
            </w:pPr>
            <w:r>
              <w:t>ⲡⲓⲃⲟⲏ̀ⲑⲉⲟⲥ ⲛ̀ⲣⲉⲙⲭⲃⲁϩⲥ.</w:t>
            </w:r>
          </w:p>
        </w:tc>
      </w:tr>
      <w:tr w:rsidR="005F78D8" w14:paraId="2CF112F6" w14:textId="77777777" w:rsidTr="006B061A">
        <w:trPr>
          <w:cantSplit/>
          <w:jc w:val="center"/>
        </w:trPr>
        <w:tc>
          <w:tcPr>
            <w:tcW w:w="288" w:type="dxa"/>
          </w:tcPr>
          <w:p w14:paraId="490EF0CB" w14:textId="77777777" w:rsidR="005F78D8" w:rsidRPr="00FB5ACB" w:rsidRDefault="005F78D8" w:rsidP="006B061A">
            <w:pPr>
              <w:pStyle w:val="CopticCross"/>
            </w:pPr>
          </w:p>
        </w:tc>
        <w:tc>
          <w:tcPr>
            <w:tcW w:w="3960" w:type="dxa"/>
          </w:tcPr>
          <w:p w14:paraId="5D388385" w14:textId="77777777" w:rsidR="005F78D8" w:rsidRDefault="005F78D8" w:rsidP="005F78D8">
            <w:pPr>
              <w:pStyle w:val="EngHang"/>
            </w:pPr>
            <w:r>
              <w:t>Because of the sufferings you received</w:t>
            </w:r>
          </w:p>
          <w:p w14:paraId="5C1A751C" w14:textId="77777777" w:rsidR="005F78D8" w:rsidRDefault="005F78D8" w:rsidP="005F78D8">
            <w:pPr>
              <w:pStyle w:val="EngHang"/>
            </w:pPr>
            <w:r>
              <w:t>With the holy martyrs,</w:t>
            </w:r>
          </w:p>
          <w:p w14:paraId="7E0B8D4F" w14:textId="77777777" w:rsidR="005F78D8" w:rsidRDefault="005F78D8" w:rsidP="005F78D8">
            <w:pPr>
              <w:pStyle w:val="EngHang"/>
            </w:pPr>
            <w:r>
              <w:t>Their blessing is doubled on you,</w:t>
            </w:r>
          </w:p>
          <w:p w14:paraId="1C38FD3F" w14:textId="77777777" w:rsidR="005F78D8" w:rsidRDefault="005F78D8" w:rsidP="005F78D8">
            <w:pPr>
              <w:pStyle w:val="EngHangEnd"/>
            </w:pPr>
            <w:r>
              <w:t>Until the third generation.</w:t>
            </w:r>
          </w:p>
        </w:tc>
        <w:tc>
          <w:tcPr>
            <w:tcW w:w="288" w:type="dxa"/>
          </w:tcPr>
          <w:p w14:paraId="515822F1" w14:textId="77777777" w:rsidR="005F78D8" w:rsidRDefault="005F78D8" w:rsidP="006B061A"/>
        </w:tc>
        <w:tc>
          <w:tcPr>
            <w:tcW w:w="288" w:type="dxa"/>
          </w:tcPr>
          <w:p w14:paraId="3D415536" w14:textId="77777777" w:rsidR="005F78D8" w:rsidRPr="00FB5ACB" w:rsidRDefault="005F78D8" w:rsidP="006B061A">
            <w:pPr>
              <w:pStyle w:val="CopticCross"/>
            </w:pPr>
          </w:p>
        </w:tc>
        <w:tc>
          <w:tcPr>
            <w:tcW w:w="3960" w:type="dxa"/>
          </w:tcPr>
          <w:p w14:paraId="0E6ED468" w14:textId="77777777" w:rsidR="005F78D8" w:rsidRDefault="005F78D8" w:rsidP="005F78D8">
            <w:pPr>
              <w:pStyle w:val="CopticVersemulti-line"/>
            </w:pPr>
            <w:r>
              <w:t>Ϫⲉ ⲛⲓϧⲓⲥⲓ ⲉ̀ⲧⲁⲕϣⲟⲡⲟⲩ:</w:t>
            </w:r>
          </w:p>
          <w:p w14:paraId="4CD760D0" w14:textId="77777777" w:rsidR="005F78D8" w:rsidRDefault="005F78D8" w:rsidP="005F78D8">
            <w:pPr>
              <w:pStyle w:val="CopticVersemulti-line"/>
            </w:pPr>
            <w:r>
              <w:t>ⲛⲉⲙ ⲛⲓⲙⲁⲣⲧⲩⲣⲟⲥ ⲉ̄ⲑ̄ⲩ̄:</w:t>
            </w:r>
          </w:p>
          <w:p w14:paraId="7DA9ECE4" w14:textId="77777777" w:rsidR="005F78D8" w:rsidRDefault="005F78D8" w:rsidP="005F78D8">
            <w:pPr>
              <w:pStyle w:val="CopticVersemulti-line"/>
            </w:pPr>
            <w:r>
              <w:t>ⲁ̀ ⲡⲟⲩⲥ̀ⲙⲟⲩ ⲕⲱⲃ ⲉ̀ϩ̀ⲣⲏⲓ ⲉ̀ϫⲱⲕ:</w:t>
            </w:r>
          </w:p>
          <w:p w14:paraId="7AF1E527" w14:textId="77777777" w:rsidR="005F78D8" w:rsidRDefault="005F78D8" w:rsidP="005F78D8">
            <w:pPr>
              <w:pStyle w:val="CopticHangingVerse"/>
            </w:pPr>
            <w:r>
              <w:t>ϣⲁ ϯⲙⲁϩϣⲟⲙϯ ⲛ̀ⲅⲉⲛⲉⲁ.</w:t>
            </w:r>
          </w:p>
        </w:tc>
      </w:tr>
      <w:tr w:rsidR="005F78D8" w14:paraId="0CC6395C" w14:textId="77777777" w:rsidTr="006B061A">
        <w:trPr>
          <w:cantSplit/>
          <w:jc w:val="center"/>
        </w:trPr>
        <w:tc>
          <w:tcPr>
            <w:tcW w:w="288" w:type="dxa"/>
          </w:tcPr>
          <w:p w14:paraId="377142B5" w14:textId="77777777" w:rsidR="005F78D8" w:rsidRPr="00FB5ACB" w:rsidRDefault="005F78D8" w:rsidP="006B061A">
            <w:pPr>
              <w:pStyle w:val="CopticCross"/>
            </w:pPr>
            <w:r w:rsidRPr="00FB5ACB">
              <w:t>¿</w:t>
            </w:r>
          </w:p>
        </w:tc>
        <w:tc>
          <w:tcPr>
            <w:tcW w:w="3960" w:type="dxa"/>
          </w:tcPr>
          <w:p w14:paraId="0F18DD58" w14:textId="77777777" w:rsidR="005F78D8" w:rsidRDefault="005F78D8" w:rsidP="005F78D8">
            <w:pPr>
              <w:pStyle w:val="EngHang"/>
            </w:pPr>
            <w:r>
              <w:t>Through these afflictions,</w:t>
            </w:r>
          </w:p>
          <w:p w14:paraId="47F0264D" w14:textId="77777777" w:rsidR="005F78D8" w:rsidRDefault="005F78D8" w:rsidP="005F78D8">
            <w:pPr>
              <w:pStyle w:val="EngHang"/>
            </w:pPr>
            <w:r>
              <w:t>You wore the crown of martyrdom,</w:t>
            </w:r>
          </w:p>
          <w:p w14:paraId="62FA2DB0" w14:textId="77777777" w:rsidR="005F78D8" w:rsidRDefault="005F78D8" w:rsidP="005F78D8">
            <w:pPr>
              <w:pStyle w:val="EngHang"/>
            </w:pPr>
            <w:r>
              <w:t>With your son and your brother,</w:t>
            </w:r>
          </w:p>
          <w:p w14:paraId="32B7B159" w14:textId="77777777" w:rsidR="005F78D8" w:rsidRDefault="005F78D8" w:rsidP="005F78D8">
            <w:pPr>
              <w:pStyle w:val="EngHangEnd"/>
            </w:pPr>
            <w:r>
              <w:t>And your five hundred servants.</w:t>
            </w:r>
          </w:p>
        </w:tc>
        <w:tc>
          <w:tcPr>
            <w:tcW w:w="288" w:type="dxa"/>
          </w:tcPr>
          <w:p w14:paraId="4C1B7933" w14:textId="77777777" w:rsidR="005F78D8" w:rsidRDefault="005F78D8" w:rsidP="006B061A"/>
        </w:tc>
        <w:tc>
          <w:tcPr>
            <w:tcW w:w="288" w:type="dxa"/>
          </w:tcPr>
          <w:p w14:paraId="55057982" w14:textId="77777777" w:rsidR="005F78D8" w:rsidRPr="00FB5ACB" w:rsidRDefault="005F78D8" w:rsidP="006B061A">
            <w:pPr>
              <w:pStyle w:val="CopticCross"/>
            </w:pPr>
            <w:r w:rsidRPr="00FB5ACB">
              <w:t>¿</w:t>
            </w:r>
          </w:p>
        </w:tc>
        <w:tc>
          <w:tcPr>
            <w:tcW w:w="3960" w:type="dxa"/>
          </w:tcPr>
          <w:p w14:paraId="4E136437" w14:textId="77777777" w:rsidR="005F78D8" w:rsidRDefault="005F78D8" w:rsidP="005F78D8">
            <w:pPr>
              <w:pStyle w:val="CopticVersemulti-line"/>
            </w:pPr>
            <w:r>
              <w:t>Ϧⲉⲛ ⲛⲁⲓ ⲁⲕⲉⲣⲫⲟⲣⲓⲛ ⲙ̀ⲡⲓⲭ̀ⲗⲟⲙ:</w:t>
            </w:r>
          </w:p>
          <w:p w14:paraId="58F872B6" w14:textId="77777777" w:rsidR="005F78D8" w:rsidRDefault="005F78D8" w:rsidP="005F78D8">
            <w:pPr>
              <w:pStyle w:val="CopticVersemulti-line"/>
            </w:pPr>
            <w:r>
              <w:t>ⲛ̀ⲧⲉ ϯⲙⲉⲧⲙⲁⲣⲧⲩⲣⲟⲥ:</w:t>
            </w:r>
          </w:p>
          <w:p w14:paraId="4E559D10" w14:textId="77777777" w:rsidR="005F78D8" w:rsidRDefault="005F78D8" w:rsidP="005F78D8">
            <w:pPr>
              <w:pStyle w:val="CopticVersemulti-line"/>
            </w:pPr>
            <w:r>
              <w:t>ⲛⲉⲙ ⲡⲉⲕϣⲏⲣⲓ ⲛⲉⲙ ⲡⲉⲕⲥⲟⲛ:</w:t>
            </w:r>
          </w:p>
          <w:p w14:paraId="45774CB3" w14:textId="77777777" w:rsidR="005F78D8" w:rsidRDefault="005F78D8" w:rsidP="005F78D8">
            <w:pPr>
              <w:pStyle w:val="CopticHangingVerse"/>
            </w:pPr>
            <w:r>
              <w:t>ⲛⲉⲙ ⲧ̀ⲓⲟⲩ ϣⲉ ⲙ̀ⲃⲟⲕ ⲛ̀ⲧⲁⲕ.</w:t>
            </w:r>
          </w:p>
        </w:tc>
      </w:tr>
      <w:tr w:rsidR="005F78D8" w14:paraId="2E593A0D" w14:textId="77777777" w:rsidTr="006B061A">
        <w:trPr>
          <w:cantSplit/>
          <w:jc w:val="center"/>
        </w:trPr>
        <w:tc>
          <w:tcPr>
            <w:tcW w:w="288" w:type="dxa"/>
          </w:tcPr>
          <w:p w14:paraId="2B933918" w14:textId="77777777" w:rsidR="005F78D8" w:rsidRPr="00FB5ACB" w:rsidRDefault="005F78D8" w:rsidP="006B061A">
            <w:pPr>
              <w:pStyle w:val="CopticCross"/>
            </w:pPr>
          </w:p>
        </w:tc>
        <w:tc>
          <w:tcPr>
            <w:tcW w:w="3960" w:type="dxa"/>
          </w:tcPr>
          <w:p w14:paraId="4A0209D0" w14:textId="77777777" w:rsidR="005F78D8" w:rsidRDefault="005F78D8" w:rsidP="005F78D8">
            <w:pPr>
              <w:pStyle w:val="EngHang"/>
            </w:pPr>
            <w:r>
              <w:t>Oh, the multitude of the saints,</w:t>
            </w:r>
          </w:p>
          <w:p w14:paraId="4B3F3DF7" w14:textId="77777777" w:rsidR="005F78D8" w:rsidRDefault="005F78D8" w:rsidP="005F78D8">
            <w:pPr>
              <w:pStyle w:val="EngHang"/>
            </w:pPr>
            <w:r>
              <w:t>I cannot count them all,</w:t>
            </w:r>
          </w:p>
          <w:p w14:paraId="5438F88F" w14:textId="77777777" w:rsidR="005F78D8" w:rsidRDefault="005F78D8" w:rsidP="005F78D8">
            <w:pPr>
              <w:pStyle w:val="EngHang"/>
            </w:pPr>
            <w:r>
              <w:t>They are as abundant as wheat,</w:t>
            </w:r>
          </w:p>
          <w:p w14:paraId="28A458E6" w14:textId="77777777" w:rsidR="005F78D8" w:rsidRDefault="005F78D8" w:rsidP="005F78D8">
            <w:pPr>
              <w:pStyle w:val="EngHangEnd"/>
            </w:pPr>
            <w:r>
              <w:t>As the Scriptures say.</w:t>
            </w:r>
          </w:p>
        </w:tc>
        <w:tc>
          <w:tcPr>
            <w:tcW w:w="288" w:type="dxa"/>
          </w:tcPr>
          <w:p w14:paraId="43F325F4" w14:textId="77777777" w:rsidR="005F78D8" w:rsidRDefault="005F78D8" w:rsidP="006B061A"/>
        </w:tc>
        <w:tc>
          <w:tcPr>
            <w:tcW w:w="288" w:type="dxa"/>
          </w:tcPr>
          <w:p w14:paraId="6203D688" w14:textId="77777777" w:rsidR="005F78D8" w:rsidRPr="00FB5ACB" w:rsidRDefault="005F78D8" w:rsidP="006B061A">
            <w:pPr>
              <w:pStyle w:val="CopticCross"/>
            </w:pPr>
          </w:p>
        </w:tc>
        <w:tc>
          <w:tcPr>
            <w:tcW w:w="3960" w:type="dxa"/>
          </w:tcPr>
          <w:p w14:paraId="484A17E4" w14:textId="77777777" w:rsidR="005F78D8" w:rsidRDefault="005F78D8" w:rsidP="005F78D8">
            <w:pPr>
              <w:pStyle w:val="CopticVersemulti-line"/>
            </w:pPr>
            <w:r>
              <w:t>Ⲱ ⲡ̀ⲁ̀ϣⲁⲓ ⲛ̀ⲧⲉ ⲛⲏⲉ̄ⲑ̄ⲩ̄:</w:t>
            </w:r>
          </w:p>
          <w:p w14:paraId="5D8362AA" w14:textId="77777777" w:rsidR="005F78D8" w:rsidRDefault="005F78D8" w:rsidP="005F78D8">
            <w:pPr>
              <w:pStyle w:val="CopticVersemulti-line"/>
            </w:pPr>
            <w:r>
              <w:t>Ϯⲛⲁϣ̀ⲗⲟⲧⲟⲩ ⲧⲏⲣⲟⲩ ⲁⲛ:</w:t>
            </w:r>
          </w:p>
          <w:p w14:paraId="146CEF9F" w14:textId="77777777" w:rsidR="005F78D8" w:rsidRDefault="005F78D8" w:rsidP="005F78D8">
            <w:pPr>
              <w:pStyle w:val="CopticVersemulti-line"/>
            </w:pPr>
            <w:r>
              <w:t>ⲥⲉⲟϣ ⲙ̀ⲫ̀ⲣⲏϯ ⲙ̀ⲡⲓϧⲉⲙⲥ:</w:t>
            </w:r>
          </w:p>
          <w:p w14:paraId="323174C3" w14:textId="77777777" w:rsidR="005F78D8" w:rsidRDefault="005F78D8" w:rsidP="005F78D8">
            <w:pPr>
              <w:pStyle w:val="CopticHangingVerse"/>
            </w:pPr>
            <w:r>
              <w:t>ⲕⲁⲧⲁ ⲡ̀ⲥⲁϫⲓ ⲛ̀ⲛⲓⲅ̀ⲣⲁⲫⲏ.</w:t>
            </w:r>
          </w:p>
        </w:tc>
      </w:tr>
      <w:tr w:rsidR="005F78D8" w14:paraId="62906FF7" w14:textId="77777777" w:rsidTr="006B061A">
        <w:trPr>
          <w:cantSplit/>
          <w:jc w:val="center"/>
        </w:trPr>
        <w:tc>
          <w:tcPr>
            <w:tcW w:w="288" w:type="dxa"/>
          </w:tcPr>
          <w:p w14:paraId="3014DD10" w14:textId="77777777" w:rsidR="005F78D8" w:rsidRPr="00FB5ACB" w:rsidRDefault="005F78D8" w:rsidP="006B061A">
            <w:pPr>
              <w:pStyle w:val="CopticCross"/>
            </w:pPr>
            <w:r w:rsidRPr="00FB5ACB">
              <w:t>¿</w:t>
            </w:r>
          </w:p>
        </w:tc>
        <w:tc>
          <w:tcPr>
            <w:tcW w:w="3960" w:type="dxa"/>
          </w:tcPr>
          <w:p w14:paraId="2B718E93" w14:textId="77777777" w:rsidR="005F78D8" w:rsidRDefault="005F78D8" w:rsidP="005F78D8">
            <w:pPr>
              <w:pStyle w:val="EngHang"/>
            </w:pPr>
            <w:r>
              <w:t>The crowns of the martyrs</w:t>
            </w:r>
          </w:p>
          <w:p w14:paraId="3E775620" w14:textId="77777777" w:rsidR="005F78D8" w:rsidRDefault="005F78D8" w:rsidP="005F78D8">
            <w:pPr>
              <w:pStyle w:val="EngHang"/>
            </w:pPr>
            <w:r>
              <w:t>Are not from this world.</w:t>
            </w:r>
          </w:p>
          <w:p w14:paraId="032FD05D" w14:textId="77777777" w:rsidR="005F78D8" w:rsidRDefault="005F78D8" w:rsidP="005F78D8">
            <w:pPr>
              <w:pStyle w:val="EngHang"/>
            </w:pPr>
            <w:r>
              <w:t>The Saviour placed them upon them,</w:t>
            </w:r>
          </w:p>
          <w:p w14:paraId="5C591EE1" w14:textId="77777777" w:rsidR="005F78D8" w:rsidRDefault="005F78D8" w:rsidP="005F78D8">
            <w:pPr>
              <w:pStyle w:val="EngHangEnd"/>
            </w:pPr>
            <w:r>
              <w:t>With glory and honor.</w:t>
            </w:r>
          </w:p>
        </w:tc>
        <w:tc>
          <w:tcPr>
            <w:tcW w:w="288" w:type="dxa"/>
          </w:tcPr>
          <w:p w14:paraId="62028630" w14:textId="77777777" w:rsidR="005F78D8" w:rsidRDefault="005F78D8" w:rsidP="006B061A"/>
        </w:tc>
        <w:tc>
          <w:tcPr>
            <w:tcW w:w="288" w:type="dxa"/>
          </w:tcPr>
          <w:p w14:paraId="15E2D83A" w14:textId="77777777" w:rsidR="005F78D8" w:rsidRPr="00FB5ACB" w:rsidRDefault="005F78D8" w:rsidP="006B061A">
            <w:pPr>
              <w:pStyle w:val="CopticCross"/>
            </w:pPr>
            <w:r w:rsidRPr="00FB5ACB">
              <w:t>¿</w:t>
            </w:r>
          </w:p>
        </w:tc>
        <w:tc>
          <w:tcPr>
            <w:tcW w:w="3960" w:type="dxa"/>
          </w:tcPr>
          <w:p w14:paraId="3A8DD50E" w14:textId="77777777" w:rsidR="005F78D8" w:rsidRDefault="005F78D8" w:rsidP="005F78D8">
            <w:pPr>
              <w:pStyle w:val="CopticVersemulti-line"/>
            </w:pPr>
            <w:r>
              <w:t>Ⲛⲓⲭ̀ⲗⲟⲙ ⲛ̀ⲧⲉ ⲛⲓⲙⲁⲣⲧⲩⲣⲟⲥ:</w:t>
            </w:r>
          </w:p>
          <w:p w14:paraId="6E334576" w14:textId="77777777" w:rsidR="005F78D8" w:rsidRDefault="005F78D8" w:rsidP="005F78D8">
            <w:pPr>
              <w:pStyle w:val="CopticVersemulti-line"/>
            </w:pPr>
            <w:r>
              <w:t>Ϩⲁⲛ ⲉ̀ⲃⲟⲗ ϧⲉⲛ ⲡⲁⲓⲕⲟⲥⲙⲟⲥ ⲁⲛ ⲛⲉ:</w:t>
            </w:r>
          </w:p>
          <w:p w14:paraId="3FFCB5BB" w14:textId="77777777" w:rsidR="005F78D8" w:rsidRDefault="005F78D8" w:rsidP="005F78D8">
            <w:pPr>
              <w:pStyle w:val="CopticVersemulti-line"/>
            </w:pPr>
            <w:r>
              <w:t>ⲁⲗⲗⲁ Ⲡⲥⲱⲧⲏⲣ ⲁϥⲧⲏⲓⲧⲟⲩ ⲉ̀ϫⲱⲟⲩ:</w:t>
            </w:r>
          </w:p>
          <w:p w14:paraId="5CD49622" w14:textId="77777777" w:rsidR="005F78D8" w:rsidRDefault="005F78D8" w:rsidP="005F78D8">
            <w:pPr>
              <w:pStyle w:val="CopticHangingVerse"/>
            </w:pPr>
            <w:r>
              <w:t>ϧⲉⲛ ⲟⲩⲱ̀ⲟⲩ ⲛⲉⲙ ⲟⲩⲧⲁⲓⲟ̀.</w:t>
            </w:r>
          </w:p>
        </w:tc>
      </w:tr>
      <w:tr w:rsidR="005F78D8" w14:paraId="4E645BAF" w14:textId="77777777" w:rsidTr="006B061A">
        <w:trPr>
          <w:cantSplit/>
          <w:jc w:val="center"/>
        </w:trPr>
        <w:tc>
          <w:tcPr>
            <w:tcW w:w="288" w:type="dxa"/>
          </w:tcPr>
          <w:p w14:paraId="5A2439DC" w14:textId="77777777" w:rsidR="005F78D8" w:rsidRPr="00FB5ACB" w:rsidRDefault="005F78D8" w:rsidP="006B061A">
            <w:pPr>
              <w:pStyle w:val="CopticCross"/>
            </w:pPr>
          </w:p>
        </w:tc>
        <w:tc>
          <w:tcPr>
            <w:tcW w:w="3960" w:type="dxa"/>
          </w:tcPr>
          <w:p w14:paraId="3ACC92AD" w14:textId="77777777" w:rsidR="005F78D8" w:rsidRDefault="005F78D8" w:rsidP="005F78D8">
            <w:pPr>
              <w:pStyle w:val="EngHang"/>
            </w:pPr>
            <w:r>
              <w:t>As David said</w:t>
            </w:r>
          </w:p>
          <w:p w14:paraId="5523C3F3" w14:textId="77777777" w:rsidR="005F78D8" w:rsidRDefault="005F78D8" w:rsidP="005F78D8">
            <w:pPr>
              <w:pStyle w:val="EngHang"/>
            </w:pPr>
            <w:r>
              <w:t>In the book of the Psalms,</w:t>
            </w:r>
          </w:p>
          <w:p w14:paraId="58211798" w14:textId="77777777" w:rsidR="005F78D8" w:rsidRDefault="005F78D8" w:rsidP="005F78D8">
            <w:pPr>
              <w:pStyle w:val="EngHang"/>
            </w:pPr>
            <w:r>
              <w:t>“He crowned them with</w:t>
            </w:r>
          </w:p>
          <w:p w14:paraId="089305A7" w14:textId="77777777" w:rsidR="005F78D8" w:rsidRDefault="005F78D8" w:rsidP="005F78D8">
            <w:pPr>
              <w:pStyle w:val="EngHangEnd"/>
            </w:pPr>
            <w:r>
              <w:t>Great honor.”</w:t>
            </w:r>
          </w:p>
        </w:tc>
        <w:tc>
          <w:tcPr>
            <w:tcW w:w="288" w:type="dxa"/>
          </w:tcPr>
          <w:p w14:paraId="0B4C8C92" w14:textId="77777777" w:rsidR="005F78D8" w:rsidRDefault="005F78D8" w:rsidP="006B061A"/>
        </w:tc>
        <w:tc>
          <w:tcPr>
            <w:tcW w:w="288" w:type="dxa"/>
          </w:tcPr>
          <w:p w14:paraId="12B979A9" w14:textId="77777777" w:rsidR="005F78D8" w:rsidRPr="00FB5ACB" w:rsidRDefault="005F78D8" w:rsidP="006B061A">
            <w:pPr>
              <w:pStyle w:val="CopticCross"/>
            </w:pPr>
          </w:p>
        </w:tc>
        <w:tc>
          <w:tcPr>
            <w:tcW w:w="3960" w:type="dxa"/>
          </w:tcPr>
          <w:p w14:paraId="707CF9D8" w14:textId="77777777" w:rsidR="005F78D8" w:rsidRDefault="005F78D8" w:rsidP="005F78D8">
            <w:pPr>
              <w:pStyle w:val="CopticVersemulti-line"/>
            </w:pPr>
            <w:r>
              <w:t>Ⲕⲁⲧⲁ ⲫ̀ⲣⲏϯ ⲉ̀ⲧⲁϥϫⲟⲥ:</w:t>
            </w:r>
          </w:p>
          <w:p w14:paraId="0589CF2E" w14:textId="77777777" w:rsidR="005F78D8" w:rsidRDefault="005F78D8" w:rsidP="005F78D8">
            <w:pPr>
              <w:pStyle w:val="CopticVersemulti-line"/>
            </w:pPr>
            <w:r>
              <w:t>ⲛ̀ϫⲉ Ⲇⲁⲩⲓⲇ ϧⲉⲛ ⲡⲓⲯⲁⲗⲙⲟⲥ:</w:t>
            </w:r>
          </w:p>
          <w:p w14:paraId="12DDC6FE" w14:textId="77777777" w:rsidR="005F78D8" w:rsidRDefault="005F78D8" w:rsidP="005F78D8">
            <w:pPr>
              <w:pStyle w:val="CopticVersemulti-line"/>
            </w:pPr>
            <w:r>
              <w:t>ϫⲉ ⲟⲩⲱ̀ⲟⲩ ⲛⲉⲙ ⲟⲩⲧⲁⲓⲟ̀:</w:t>
            </w:r>
          </w:p>
          <w:p w14:paraId="6127C95A" w14:textId="77777777" w:rsidR="005F78D8" w:rsidRDefault="005F78D8" w:rsidP="005F78D8">
            <w:pPr>
              <w:pStyle w:val="CopticHangingVerse"/>
            </w:pPr>
            <w:r>
              <w:t>ⲁϥⲧⲏⲓⲧⲟⲩ ⲛ̀ⲭ̀ⲗⲟⲙ ⲉ̀ϫⲱⲟⲩ.</w:t>
            </w:r>
          </w:p>
        </w:tc>
      </w:tr>
      <w:tr w:rsidR="005F78D8" w14:paraId="61718C93" w14:textId="77777777" w:rsidTr="006B061A">
        <w:trPr>
          <w:cantSplit/>
          <w:jc w:val="center"/>
        </w:trPr>
        <w:tc>
          <w:tcPr>
            <w:tcW w:w="288" w:type="dxa"/>
          </w:tcPr>
          <w:p w14:paraId="7B1E282E" w14:textId="77777777" w:rsidR="005F78D8" w:rsidRPr="00FB5ACB" w:rsidRDefault="005F78D8" w:rsidP="006B061A">
            <w:pPr>
              <w:pStyle w:val="CopticCross"/>
            </w:pPr>
            <w:r w:rsidRPr="00FB5ACB">
              <w:t>¿</w:t>
            </w:r>
          </w:p>
        </w:tc>
        <w:tc>
          <w:tcPr>
            <w:tcW w:w="3960" w:type="dxa"/>
          </w:tcPr>
          <w:p w14:paraId="4EF86439" w14:textId="77777777" w:rsidR="005F78D8" w:rsidRDefault="005F78D8" w:rsidP="005F78D8">
            <w:pPr>
              <w:pStyle w:val="EngHang"/>
            </w:pPr>
            <w:r>
              <w:t>Pray to the Lord on our behalf,</w:t>
            </w:r>
          </w:p>
          <w:p w14:paraId="2A29ADC2" w14:textId="77777777" w:rsidR="005F78D8" w:rsidRDefault="005F78D8" w:rsidP="005F78D8">
            <w:pPr>
              <w:pStyle w:val="EngHang"/>
            </w:pPr>
            <w:r>
              <w:t>O choirs of the martyrs,</w:t>
            </w:r>
          </w:p>
          <w:p w14:paraId="1BFBB728" w14:textId="77777777" w:rsidR="005F78D8" w:rsidRDefault="005F78D8" w:rsidP="005F78D8">
            <w:pPr>
              <w:pStyle w:val="EngHang"/>
            </w:pPr>
            <w:r>
              <w:t>Who suffered for the sake of Christ,</w:t>
            </w:r>
          </w:p>
          <w:p w14:paraId="22AE3E8B" w14:textId="77777777" w:rsidR="005F78D8" w:rsidRDefault="005F78D8" w:rsidP="005F78D8">
            <w:pPr>
              <w:pStyle w:val="EngHangEnd"/>
            </w:pPr>
            <w:r>
              <w:t>That He may forgive us our sins.</w:t>
            </w:r>
          </w:p>
        </w:tc>
        <w:tc>
          <w:tcPr>
            <w:tcW w:w="288" w:type="dxa"/>
          </w:tcPr>
          <w:p w14:paraId="11A21924" w14:textId="77777777" w:rsidR="005F78D8" w:rsidRDefault="005F78D8" w:rsidP="006B061A"/>
        </w:tc>
        <w:tc>
          <w:tcPr>
            <w:tcW w:w="288" w:type="dxa"/>
          </w:tcPr>
          <w:p w14:paraId="12AB27DD" w14:textId="77777777" w:rsidR="005F78D8" w:rsidRPr="00FB5ACB" w:rsidRDefault="005F78D8" w:rsidP="006B061A">
            <w:pPr>
              <w:pStyle w:val="CopticCross"/>
            </w:pPr>
            <w:r w:rsidRPr="00FB5ACB">
              <w:t>¿</w:t>
            </w:r>
          </w:p>
        </w:tc>
        <w:tc>
          <w:tcPr>
            <w:tcW w:w="3960" w:type="dxa"/>
          </w:tcPr>
          <w:p w14:paraId="4B24FC16" w14:textId="77777777" w:rsidR="005F78D8" w:rsidRDefault="005F78D8" w:rsidP="005F78D8">
            <w:pPr>
              <w:pStyle w:val="CopticVersemulti-line"/>
            </w:pPr>
            <w:r>
              <w:t>Ⲧⲱⲃϩ ⲙ̀Ⲡⲟ̄ⲥ̄ ⲉ̀ϩ̀ⲣⲏⲓ ⲉ̀ϫⲱⲛ:</w:t>
            </w:r>
          </w:p>
          <w:p w14:paraId="64E7B7AC" w14:textId="77777777" w:rsidR="005F78D8" w:rsidRDefault="005F78D8" w:rsidP="005F78D8">
            <w:pPr>
              <w:pStyle w:val="CopticVersemulti-line"/>
            </w:pPr>
            <w:r>
              <w:t>ⲛⲓⲭⲟⲣⲟⲥ ⲛ̀ⲧⲉ ⲛⲓⲙⲁⲣⲧⲯⲣⲟⲥ:</w:t>
            </w:r>
          </w:p>
          <w:p w14:paraId="287E3FF7" w14:textId="77777777" w:rsidR="005F78D8" w:rsidRDefault="005F78D8" w:rsidP="005F78D8">
            <w:pPr>
              <w:pStyle w:val="CopticVersemulti-line"/>
            </w:pPr>
            <w:r>
              <w:t>ⲉ̀ⲧⲁⲩϣⲉⲡⲙ̀ⲕⲁϩ ⲉⲑⲃⲉ Ⲡⲭ̄ⲥ̄:</w:t>
            </w:r>
          </w:p>
          <w:p w14:paraId="0E68B196" w14:textId="77777777" w:rsidR="005F78D8" w:rsidRDefault="005F78D8" w:rsidP="005F78D8">
            <w:pPr>
              <w:pStyle w:val="CopticHangingVerse"/>
            </w:pPr>
            <w:r>
              <w:t>ⲛ̀ⲧⲉϥⲭⲁ ⲛⲉⲛⲛⲟⲃⲓ ⲛⲁⲛ ⲉ̀ⲃⲟⲗ.</w:t>
            </w:r>
          </w:p>
        </w:tc>
      </w:tr>
    </w:tbl>
    <w:p w14:paraId="5C2ACF5F" w14:textId="77777777" w:rsidR="006F2298" w:rsidRDefault="006F2298" w:rsidP="006F2298">
      <w:pPr>
        <w:pStyle w:val="Heading3"/>
      </w:pPr>
      <w:bookmarkStart w:id="1156" w:name="_Ref434490311"/>
      <w:r>
        <w:t>The Doxology of St. Anthony and St. Paul</w:t>
      </w:r>
      <w:bookmarkEnd w:id="1156"/>
    </w:p>
    <w:p w14:paraId="716265E5" w14:textId="3F80B65D" w:rsidR="006F2298" w:rsidRPr="00AF6D10" w:rsidRDefault="006F2298" w:rsidP="006F2298">
      <w:pPr>
        <w:pStyle w:val="Rubric"/>
      </w:pPr>
      <w:r>
        <w:t xml:space="preserve">See also </w:t>
      </w:r>
      <w:r w:rsidR="00191A26">
        <w:fldChar w:fldCharType="begin"/>
      </w:r>
      <w:r w:rsidR="00191A26">
        <w:instrText xml:space="preserve"> REF _Ref434490340 \h </w:instrText>
      </w:r>
      <w:r w:rsidR="00191A26">
        <w:fldChar w:fldCharType="separate"/>
      </w:r>
      <w:r w:rsidR="000C7DE2">
        <w:t>The Doxology for St. Anthony the Great</w:t>
      </w:r>
      <w:r w:rsidR="00191A26">
        <w:fldChar w:fldCharType="end"/>
      </w:r>
      <w:r>
        <w:t>,</w:t>
      </w:r>
      <w:r w:rsidR="00191A26">
        <w:t xml:space="preserve"> </w:t>
      </w:r>
      <w:r w:rsidR="00191A26">
        <w:fldChar w:fldCharType="begin"/>
      </w:r>
      <w:r w:rsidR="00191A26">
        <w:instrText xml:space="preserve"> REF _Ref434560171 \h </w:instrText>
      </w:r>
      <w:r w:rsidR="00191A26">
        <w:fldChar w:fldCharType="separate"/>
      </w:r>
      <w:r w:rsidR="000C7DE2">
        <w:t>January 17 (18) / Tobi 22: St. Anthony the Great</w:t>
      </w:r>
      <w:r w:rsidR="00191A26">
        <w:fldChar w:fldCharType="end"/>
      </w:r>
      <w:r w:rsidR="00191A26">
        <w:t xml:space="preserve">, page </w:t>
      </w:r>
      <w:r w:rsidR="00191A26">
        <w:fldChar w:fldCharType="begin"/>
      </w:r>
      <w:r w:rsidR="00191A26">
        <w:instrText xml:space="preserve"> PAGEREF _Ref434560171 \h </w:instrText>
      </w:r>
      <w:r w:rsidR="00191A26">
        <w:fldChar w:fldCharType="separate"/>
      </w:r>
      <w:r w:rsidR="000C7DE2">
        <w:rPr>
          <w:noProof/>
        </w:rPr>
        <w:t>830</w:t>
      </w:r>
      <w:r w:rsidR="00191A26">
        <w:fldChar w:fldCharType="end"/>
      </w:r>
      <w:r>
        <w:t xml:space="preserve">, and </w:t>
      </w:r>
      <w:r w:rsidR="00191A26">
        <w:fldChar w:fldCharType="begin"/>
      </w:r>
      <w:r w:rsidR="00191A26">
        <w:instrText xml:space="preserve"> REF _Ref434490368 \h </w:instrText>
      </w:r>
      <w:r w:rsidR="00191A26">
        <w:fldChar w:fldCharType="separate"/>
      </w:r>
      <w:r w:rsidR="000C7DE2">
        <w:t>The Doxology for St. Paul the Anchorite</w:t>
      </w:r>
      <w:r w:rsidR="00191A26">
        <w:fldChar w:fldCharType="end"/>
      </w:r>
      <w:r w:rsidR="00191A26">
        <w:t xml:space="preserve">, page </w:t>
      </w:r>
      <w:r w:rsidR="00191A26">
        <w:fldChar w:fldCharType="begin"/>
      </w:r>
      <w:r w:rsidR="00191A26">
        <w:instrText xml:space="preserve"> PAGEREF _Ref434490368 \h </w:instrText>
      </w:r>
      <w:r w:rsidR="00191A26">
        <w:fldChar w:fldCharType="separate"/>
      </w:r>
      <w:r w:rsidR="000C7DE2">
        <w:rPr>
          <w:noProof/>
        </w:rPr>
        <w:t>832</w:t>
      </w:r>
      <w:r w:rsidR="00191A26">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F2298" w14:paraId="113DBC04" w14:textId="77777777" w:rsidTr="006F2298">
        <w:trPr>
          <w:cantSplit/>
          <w:jc w:val="center"/>
        </w:trPr>
        <w:tc>
          <w:tcPr>
            <w:tcW w:w="288" w:type="dxa"/>
          </w:tcPr>
          <w:p w14:paraId="66EC0218" w14:textId="77777777" w:rsidR="006F2298" w:rsidRDefault="006F2298" w:rsidP="006F2298">
            <w:pPr>
              <w:pStyle w:val="CopticCross"/>
            </w:pPr>
          </w:p>
        </w:tc>
        <w:tc>
          <w:tcPr>
            <w:tcW w:w="3960" w:type="dxa"/>
          </w:tcPr>
          <w:p w14:paraId="07192EF6" w14:textId="77777777" w:rsidR="006F2298" w:rsidRPr="004764BD" w:rsidRDefault="006F2298" w:rsidP="006F2298">
            <w:pPr>
              <w:pStyle w:val="EngHang"/>
            </w:pPr>
            <w:r w:rsidRPr="004764BD">
              <w:t>The two luminous pillars,</w:t>
            </w:r>
          </w:p>
          <w:p w14:paraId="6C2B377B" w14:textId="77777777" w:rsidR="006F2298" w:rsidRPr="004764BD" w:rsidRDefault="006F2298" w:rsidP="006F2298">
            <w:pPr>
              <w:pStyle w:val="EngHang"/>
            </w:pPr>
            <w:r w:rsidRPr="004764BD">
              <w:t>The two shining stars,</w:t>
            </w:r>
          </w:p>
          <w:p w14:paraId="50FC58A7" w14:textId="77777777" w:rsidR="006F2298" w:rsidRPr="004764BD" w:rsidRDefault="006F2298" w:rsidP="006F2298">
            <w:pPr>
              <w:pStyle w:val="EngHang"/>
            </w:pPr>
            <w:r w:rsidRPr="004764BD">
              <w:t xml:space="preserve">That </w:t>
            </w:r>
            <w:commentRangeStart w:id="1157"/>
            <w:r w:rsidRPr="004764BD">
              <w:t>give light to</w:t>
            </w:r>
            <w:commentRangeEnd w:id="1157"/>
            <w:r>
              <w:rPr>
                <w:rStyle w:val="CommentReference"/>
                <w:rFonts w:ascii="Times New Roman" w:eastAsiaTheme="minorHAnsi" w:hAnsi="Times New Roman" w:cstheme="minorBidi"/>
                <w:color w:val="auto"/>
              </w:rPr>
              <w:commentReference w:id="1157"/>
            </w:r>
            <w:r w:rsidRPr="004764BD">
              <w:t xml:space="preserve"> our souls</w:t>
            </w:r>
          </w:p>
          <w:p w14:paraId="7BE1D8F4" w14:textId="77777777" w:rsidR="006F2298" w:rsidRDefault="006F2298" w:rsidP="006F2298">
            <w:pPr>
              <w:pStyle w:val="EngHangEnd"/>
            </w:pPr>
            <w:r w:rsidRPr="004764BD">
              <w:t>Through their holy virtues:</w:t>
            </w:r>
          </w:p>
        </w:tc>
        <w:tc>
          <w:tcPr>
            <w:tcW w:w="288" w:type="dxa"/>
          </w:tcPr>
          <w:p w14:paraId="224D0420" w14:textId="77777777" w:rsidR="006F2298" w:rsidRDefault="006F2298" w:rsidP="006F2298"/>
        </w:tc>
        <w:tc>
          <w:tcPr>
            <w:tcW w:w="288" w:type="dxa"/>
          </w:tcPr>
          <w:p w14:paraId="7FA40049" w14:textId="77777777" w:rsidR="006F2298" w:rsidRDefault="006F2298" w:rsidP="006F2298">
            <w:pPr>
              <w:pStyle w:val="CopticCross"/>
            </w:pPr>
          </w:p>
        </w:tc>
        <w:tc>
          <w:tcPr>
            <w:tcW w:w="3960" w:type="dxa"/>
          </w:tcPr>
          <w:p w14:paraId="51ABE75B" w14:textId="77777777" w:rsidR="006F2298" w:rsidRDefault="006F2298" w:rsidP="006F2298">
            <w:pPr>
              <w:pStyle w:val="CopticVersemulti-line"/>
            </w:pPr>
            <w:r>
              <w:t>Ⲱ ⲛⲓⲥⲧⲩⲗⲗⲟⲥ ⲛ̀ⲣⲉϥⲉⲣⲟⲩⲱⲓⲛⲓ:</w:t>
            </w:r>
          </w:p>
          <w:p w14:paraId="4AD76B32" w14:textId="77777777" w:rsidR="006F2298" w:rsidRDefault="006F2298" w:rsidP="006F2298">
            <w:pPr>
              <w:pStyle w:val="CopticVersemulti-line"/>
            </w:pPr>
            <w:r>
              <w:t>ⲛⲓⲫⲱⲥⲧⲏⲣ ⲛ̀ⲁⲗⲏⲑⲓⲛⲟⲛ:</w:t>
            </w:r>
          </w:p>
          <w:p w14:paraId="45382E89" w14:textId="77777777" w:rsidR="006F2298" w:rsidRDefault="006F2298" w:rsidP="006F2298">
            <w:pPr>
              <w:pStyle w:val="CopticVersemulti-line"/>
            </w:pPr>
            <w:r>
              <w:t>ⲉ̀ⲧⲉⲣⲟⲩⲱⲓⲛⲓ ⲛ̀ⲛⲉⲛⲯⲏⲭⲏ:</w:t>
            </w:r>
          </w:p>
          <w:p w14:paraId="175E21A7" w14:textId="77777777" w:rsidR="006F2298" w:rsidRDefault="006F2298" w:rsidP="006F2298">
            <w:pPr>
              <w:pStyle w:val="CopticHangingVerse"/>
            </w:pPr>
            <w:r>
              <w:t>ϩⲓⲧⲉⲛ ⲛⲟⲩⲁ̀ⲣⲏⲧⲏ ⲉ̄ⲑ̄ⲩ̄.</w:t>
            </w:r>
          </w:p>
        </w:tc>
      </w:tr>
      <w:tr w:rsidR="006F2298" w14:paraId="4E1E4833" w14:textId="77777777" w:rsidTr="006F2298">
        <w:trPr>
          <w:cantSplit/>
          <w:jc w:val="center"/>
        </w:trPr>
        <w:tc>
          <w:tcPr>
            <w:tcW w:w="288" w:type="dxa"/>
          </w:tcPr>
          <w:p w14:paraId="0862AFB6" w14:textId="77777777" w:rsidR="006F2298" w:rsidRDefault="006F2298" w:rsidP="006F2298">
            <w:pPr>
              <w:pStyle w:val="CopticCross"/>
            </w:pPr>
            <w:r w:rsidRPr="00FB5ACB">
              <w:lastRenderedPageBreak/>
              <w:t>¿</w:t>
            </w:r>
          </w:p>
        </w:tc>
        <w:tc>
          <w:tcPr>
            <w:tcW w:w="3960" w:type="dxa"/>
          </w:tcPr>
          <w:p w14:paraId="4CFB8CD1" w14:textId="77777777" w:rsidR="006F2298" w:rsidRPr="004764BD" w:rsidRDefault="006F2298" w:rsidP="006F2298">
            <w:pPr>
              <w:pStyle w:val="EngHang"/>
            </w:pPr>
            <w:r w:rsidRPr="004764BD">
              <w:t>Abba Ant</w:t>
            </w:r>
            <w:r>
              <w:t>h</w:t>
            </w:r>
            <w:r w:rsidRPr="004764BD">
              <w:t>ony and Abba Paul,</w:t>
            </w:r>
          </w:p>
          <w:p w14:paraId="69561480" w14:textId="77777777" w:rsidR="006F2298" w:rsidRPr="004764BD" w:rsidRDefault="006F2298" w:rsidP="006F2298">
            <w:pPr>
              <w:pStyle w:val="EngHang"/>
            </w:pPr>
            <w:r w:rsidRPr="004764BD">
              <w:t>Who adorned their lives</w:t>
            </w:r>
          </w:p>
          <w:p w14:paraId="265D65E4" w14:textId="77777777" w:rsidR="006F2298" w:rsidRPr="004764BD" w:rsidRDefault="006F2298" w:rsidP="006F2298">
            <w:pPr>
              <w:pStyle w:val="EngHang"/>
            </w:pPr>
            <w:r w:rsidRPr="004764BD">
              <w:t>With fasting and prayer,</w:t>
            </w:r>
          </w:p>
          <w:p w14:paraId="681AAB2D" w14:textId="77777777" w:rsidR="006F2298" w:rsidRDefault="006F2298" w:rsidP="006F2298">
            <w:pPr>
              <w:pStyle w:val="EngHangEnd"/>
            </w:pPr>
            <w:r w:rsidRPr="004764BD">
              <w:t>And great purity;</w:t>
            </w:r>
          </w:p>
        </w:tc>
        <w:tc>
          <w:tcPr>
            <w:tcW w:w="288" w:type="dxa"/>
          </w:tcPr>
          <w:p w14:paraId="6225C4E6" w14:textId="77777777" w:rsidR="006F2298" w:rsidRDefault="006F2298" w:rsidP="006F2298"/>
        </w:tc>
        <w:tc>
          <w:tcPr>
            <w:tcW w:w="288" w:type="dxa"/>
          </w:tcPr>
          <w:p w14:paraId="5DFF8671" w14:textId="77777777" w:rsidR="006F2298" w:rsidRDefault="006F2298" w:rsidP="006F2298">
            <w:pPr>
              <w:pStyle w:val="CopticCross"/>
            </w:pPr>
            <w:r w:rsidRPr="00FB5ACB">
              <w:t>¿</w:t>
            </w:r>
          </w:p>
        </w:tc>
        <w:tc>
          <w:tcPr>
            <w:tcW w:w="3960" w:type="dxa"/>
          </w:tcPr>
          <w:p w14:paraId="2ED5838E" w14:textId="77777777" w:rsidR="006F2298" w:rsidRDefault="006F2298" w:rsidP="006F2298">
            <w:pPr>
              <w:pStyle w:val="CopticVersemulti-line"/>
            </w:pPr>
            <w:r>
              <w:t>Ⲁⲃⲃⲁ Ⲁⲛⲧⲱⲛⲓ ⲛⲉⲙ Ⲁⲃⲃⲁ Ⲡⲁϣⲗⲉ:</w:t>
            </w:r>
          </w:p>
          <w:p w14:paraId="5024A4A5" w14:textId="77777777" w:rsidR="006F2298" w:rsidRDefault="006F2298" w:rsidP="006F2298">
            <w:pPr>
              <w:pStyle w:val="CopticVersemulti-line"/>
            </w:pPr>
            <w:r>
              <w:t>ⲛⲁⲓ ⲉ̀ⲧⲁⲩⲥⲟⲗⲥⲉⲗ ⲙ̀ⲡⲟⲩⲃⲓⲟⲥ:</w:t>
            </w:r>
          </w:p>
          <w:p w14:paraId="28CD216A" w14:textId="77777777" w:rsidR="006F2298" w:rsidRDefault="006F2298" w:rsidP="006F2298">
            <w:pPr>
              <w:pStyle w:val="CopticVersemulti-line"/>
            </w:pPr>
            <w:r>
              <w:t>ϧⲉⲛ ϩⲁⲛⲛⲏⲥⲧⲓⲁ̀ ⲛⲉⲙ ϩⲁⲛϣ̀ⲗⲏⲗ:</w:t>
            </w:r>
          </w:p>
          <w:p w14:paraId="6087A052" w14:textId="77777777" w:rsidR="006F2298" w:rsidRDefault="006F2298" w:rsidP="006F2298">
            <w:pPr>
              <w:pStyle w:val="CopticHangingVerse"/>
            </w:pPr>
            <w:r>
              <w:t>ⲛⲉⲙ ⲟⲩⲛⲓϣϯ ⲛ̀ⲧⲟⲩⲃⲟ.</w:t>
            </w:r>
          </w:p>
        </w:tc>
      </w:tr>
      <w:tr w:rsidR="006F2298" w14:paraId="38596234" w14:textId="77777777" w:rsidTr="006F2298">
        <w:trPr>
          <w:cantSplit/>
          <w:jc w:val="center"/>
        </w:trPr>
        <w:tc>
          <w:tcPr>
            <w:tcW w:w="288" w:type="dxa"/>
          </w:tcPr>
          <w:p w14:paraId="7AC4A145" w14:textId="77777777" w:rsidR="006F2298" w:rsidRDefault="006F2298" w:rsidP="006F2298">
            <w:pPr>
              <w:pStyle w:val="CopticCross"/>
            </w:pPr>
          </w:p>
        </w:tc>
        <w:tc>
          <w:tcPr>
            <w:tcW w:w="3960" w:type="dxa"/>
          </w:tcPr>
          <w:p w14:paraId="646BBE9D" w14:textId="77777777" w:rsidR="006F2298" w:rsidRPr="004764BD" w:rsidRDefault="006F2298" w:rsidP="006F2298">
            <w:pPr>
              <w:pStyle w:val="EngHang"/>
            </w:pPr>
            <w:r w:rsidRPr="004764BD">
              <w:t>Inhabiting the wilderness,</w:t>
            </w:r>
          </w:p>
          <w:p w14:paraId="147C7244" w14:textId="77777777" w:rsidR="006F2298" w:rsidRPr="004764BD" w:rsidRDefault="006F2298" w:rsidP="006F2298">
            <w:pPr>
              <w:pStyle w:val="EngHang"/>
            </w:pPr>
            <w:r w:rsidRPr="004764BD">
              <w:t>Praising God incessantly,</w:t>
            </w:r>
          </w:p>
          <w:p w14:paraId="05385D65" w14:textId="77777777" w:rsidR="006F2298" w:rsidRPr="004764BD" w:rsidRDefault="006F2298" w:rsidP="006F2298">
            <w:pPr>
              <w:pStyle w:val="EngHang"/>
            </w:pPr>
            <w:r w:rsidRPr="004764BD">
              <w:t>Resting not day and night,</w:t>
            </w:r>
          </w:p>
          <w:p w14:paraId="5E639221" w14:textId="77777777" w:rsidR="006F2298" w:rsidRDefault="006F2298" w:rsidP="006F2298">
            <w:pPr>
              <w:pStyle w:val="EngHangEnd"/>
            </w:pPr>
            <w:r w:rsidRPr="004764BD">
              <w:t>Like unto the angels.</w:t>
            </w:r>
          </w:p>
        </w:tc>
        <w:tc>
          <w:tcPr>
            <w:tcW w:w="288" w:type="dxa"/>
          </w:tcPr>
          <w:p w14:paraId="2CE9DCCC" w14:textId="77777777" w:rsidR="006F2298" w:rsidRDefault="006F2298" w:rsidP="006F2298"/>
        </w:tc>
        <w:tc>
          <w:tcPr>
            <w:tcW w:w="288" w:type="dxa"/>
          </w:tcPr>
          <w:p w14:paraId="22C84BAA" w14:textId="77777777" w:rsidR="006F2298" w:rsidRDefault="006F2298" w:rsidP="006F2298">
            <w:pPr>
              <w:pStyle w:val="CopticCross"/>
            </w:pPr>
          </w:p>
        </w:tc>
        <w:tc>
          <w:tcPr>
            <w:tcW w:w="3960" w:type="dxa"/>
          </w:tcPr>
          <w:p w14:paraId="790B6C28" w14:textId="77777777" w:rsidR="006F2298" w:rsidRDefault="006F2298" w:rsidP="006F2298">
            <w:pPr>
              <w:pStyle w:val="CopticVersemulti-line"/>
            </w:pPr>
            <w:r>
              <w:t>Ⲉⲩϣⲟⲡ ⲛ̀ϧ̀ⲣⲏⲓ ϧⲉⲛ ⲛⲓϣⲁϥⲉⲩ:</w:t>
            </w:r>
          </w:p>
          <w:p w14:paraId="46412B99" w14:textId="77777777" w:rsidR="006F2298" w:rsidRDefault="006F2298" w:rsidP="006F2298">
            <w:pPr>
              <w:pStyle w:val="CopticVersemulti-line"/>
            </w:pPr>
            <w:r>
              <w:t>ⲉⲩϩⲱⲥ Ⲫϯ ϧⲉⲛ ⲟⲩⲙⲉⲧⲁⲧⲙⲟⲩⲛⲕ:</w:t>
            </w:r>
          </w:p>
          <w:p w14:paraId="4D326A2B" w14:textId="77777777" w:rsidR="006F2298" w:rsidRDefault="006F2298" w:rsidP="006F2298">
            <w:pPr>
              <w:pStyle w:val="CopticVersemulti-line"/>
            </w:pPr>
            <w:r>
              <w:t>ⲙ̀ⲡⲓⲉ̀ϩⲟⲟⲩ ⲛⲉⲙ ⲡⲓⲉ̀ϫⲱⲣϩ:</w:t>
            </w:r>
          </w:p>
          <w:p w14:paraId="221FC871" w14:textId="77777777" w:rsidR="006F2298" w:rsidRDefault="006F2298" w:rsidP="006F2298">
            <w:pPr>
              <w:pStyle w:val="CopticHangingVerse"/>
            </w:pPr>
            <w:r>
              <w:t>ⲙ̀ⲫ̀ⲣⲏϯ ⲛ̀ⲛⲓⲁⲅⲅⲉⲗⲟⲥ.</w:t>
            </w:r>
          </w:p>
        </w:tc>
      </w:tr>
      <w:tr w:rsidR="006F2298" w14:paraId="20873191" w14:textId="77777777" w:rsidTr="006F2298">
        <w:trPr>
          <w:cantSplit/>
          <w:jc w:val="center"/>
        </w:trPr>
        <w:tc>
          <w:tcPr>
            <w:tcW w:w="288" w:type="dxa"/>
          </w:tcPr>
          <w:p w14:paraId="581945D9" w14:textId="77777777" w:rsidR="006F2298" w:rsidRDefault="006F2298" w:rsidP="006F2298">
            <w:pPr>
              <w:pStyle w:val="CopticCross"/>
            </w:pPr>
            <w:r w:rsidRPr="00FB5ACB">
              <w:t>¿</w:t>
            </w:r>
          </w:p>
        </w:tc>
        <w:tc>
          <w:tcPr>
            <w:tcW w:w="3960" w:type="dxa"/>
          </w:tcPr>
          <w:p w14:paraId="5C997151" w14:textId="77777777" w:rsidR="006F2298" w:rsidRPr="004764BD" w:rsidRDefault="006F2298" w:rsidP="006F2298">
            <w:pPr>
              <w:pStyle w:val="EngHang"/>
            </w:pPr>
            <w:r w:rsidRPr="004764BD">
              <w:t>They perfected their lives,</w:t>
            </w:r>
          </w:p>
          <w:p w14:paraId="059D2851" w14:textId="77777777" w:rsidR="006F2298" w:rsidRPr="004764BD" w:rsidRDefault="006F2298" w:rsidP="006F2298">
            <w:pPr>
              <w:pStyle w:val="EngHang"/>
            </w:pPr>
            <w:r w:rsidRPr="004764BD">
              <w:t>In joy and rejoicing,</w:t>
            </w:r>
          </w:p>
          <w:p w14:paraId="79205083" w14:textId="77777777" w:rsidR="006F2298" w:rsidRPr="004764BD" w:rsidRDefault="006F2298" w:rsidP="006F2298">
            <w:pPr>
              <w:pStyle w:val="EngHang"/>
            </w:pPr>
            <w:r w:rsidRPr="004764BD">
              <w:t xml:space="preserve">And </w:t>
            </w:r>
            <w:r>
              <w:t>won</w:t>
            </w:r>
            <w:r w:rsidRPr="004764BD">
              <w:t xml:space="preserve"> the unfading crown,</w:t>
            </w:r>
          </w:p>
          <w:p w14:paraId="67BDAE6B" w14:textId="77777777" w:rsidR="006F2298" w:rsidRDefault="006F2298" w:rsidP="006F2298">
            <w:pPr>
              <w:pStyle w:val="EngHangEnd"/>
            </w:pPr>
            <w:r w:rsidRPr="004764BD">
              <w:t>In the heavenly Jerusalem;</w:t>
            </w:r>
          </w:p>
        </w:tc>
        <w:tc>
          <w:tcPr>
            <w:tcW w:w="288" w:type="dxa"/>
          </w:tcPr>
          <w:p w14:paraId="72D93062" w14:textId="77777777" w:rsidR="006F2298" w:rsidRDefault="006F2298" w:rsidP="006F2298"/>
        </w:tc>
        <w:tc>
          <w:tcPr>
            <w:tcW w:w="288" w:type="dxa"/>
          </w:tcPr>
          <w:p w14:paraId="112226ED" w14:textId="77777777" w:rsidR="006F2298" w:rsidRDefault="006F2298" w:rsidP="006F2298">
            <w:pPr>
              <w:pStyle w:val="CopticCross"/>
            </w:pPr>
            <w:r w:rsidRPr="00FB5ACB">
              <w:t>¿</w:t>
            </w:r>
          </w:p>
        </w:tc>
        <w:tc>
          <w:tcPr>
            <w:tcW w:w="3960" w:type="dxa"/>
          </w:tcPr>
          <w:p w14:paraId="663C075F" w14:textId="77777777" w:rsidR="006F2298" w:rsidRDefault="006F2298" w:rsidP="006F2298">
            <w:pPr>
              <w:pStyle w:val="CopticVersemulti-line"/>
            </w:pPr>
            <w:r>
              <w:t>Ϣⲁⲛ̀ⲧⲟⲩϫⲱⲕ ⲙ̀ⲡⲟⲩⲃⲓⲟⲥ ⲉ̀ⲃⲟⲗ:</w:t>
            </w:r>
          </w:p>
          <w:p w14:paraId="27F3A6F9" w14:textId="77777777" w:rsidR="006F2298" w:rsidRDefault="006F2298" w:rsidP="006F2298">
            <w:pPr>
              <w:pStyle w:val="CopticVersemulti-line"/>
            </w:pPr>
            <w:r>
              <w:t>ϧⲉⲛ ⲟⲩⲟⲩⲛⲟϥ ⲛⲉⲙ ⲟⲩⲑⲉⲗⲏⲗ:</w:t>
            </w:r>
          </w:p>
          <w:p w14:paraId="495961AB" w14:textId="77777777" w:rsidR="006F2298" w:rsidRDefault="006F2298" w:rsidP="006F2298">
            <w:pPr>
              <w:pStyle w:val="CopticVersemulti-line"/>
            </w:pPr>
            <w:r>
              <w:t>ⲁⲩϭⲓ ⲙ̀ⲡⲓⲭ̀ⲗⲟⲙ ⲛ̀ⲁⲧⲧⲁⲕⲟ:</w:t>
            </w:r>
          </w:p>
          <w:p w14:paraId="0504B457" w14:textId="77777777" w:rsidR="006F2298" w:rsidRDefault="006F2298" w:rsidP="006F2298">
            <w:pPr>
              <w:pStyle w:val="CopticHangingVerse"/>
            </w:pPr>
            <w:r>
              <w:t>ϧⲉⲛ Ⲓⲉⲣⲟⲩⲥⲁⲗⲏⲙ ⲛ̀ⲧⲉ ⲧ̀ⲫⲉ.</w:t>
            </w:r>
          </w:p>
        </w:tc>
      </w:tr>
      <w:tr w:rsidR="006F2298" w14:paraId="0A40EFC7" w14:textId="77777777" w:rsidTr="006F2298">
        <w:trPr>
          <w:cantSplit/>
          <w:jc w:val="center"/>
        </w:trPr>
        <w:tc>
          <w:tcPr>
            <w:tcW w:w="288" w:type="dxa"/>
          </w:tcPr>
          <w:p w14:paraId="7D8557D8" w14:textId="77777777" w:rsidR="006F2298" w:rsidRDefault="006F2298" w:rsidP="006F2298">
            <w:pPr>
              <w:pStyle w:val="CopticCross"/>
            </w:pPr>
          </w:p>
        </w:tc>
        <w:tc>
          <w:tcPr>
            <w:tcW w:w="3960" w:type="dxa"/>
          </w:tcPr>
          <w:p w14:paraId="7F88074E" w14:textId="77777777" w:rsidR="006F2298" w:rsidRPr="004764BD" w:rsidRDefault="006F2298" w:rsidP="006F2298">
            <w:pPr>
              <w:pStyle w:val="EngHang"/>
            </w:pPr>
            <w:r w:rsidRPr="004764BD">
              <w:t>Praising with the angels</w:t>
            </w:r>
          </w:p>
          <w:p w14:paraId="208D35B2" w14:textId="77777777" w:rsidR="006F2298" w:rsidRPr="004764BD" w:rsidRDefault="006F2298" w:rsidP="006F2298">
            <w:pPr>
              <w:pStyle w:val="EngHang"/>
            </w:pPr>
            <w:r w:rsidRPr="004764BD">
              <w:t>And the heavenly orders,</w:t>
            </w:r>
          </w:p>
          <w:p w14:paraId="6451B8F7" w14:textId="77777777" w:rsidR="006F2298" w:rsidRPr="004764BD" w:rsidRDefault="006F2298" w:rsidP="006F2298">
            <w:pPr>
              <w:pStyle w:val="EngHang"/>
            </w:pPr>
            <w:r w:rsidRPr="004764BD">
              <w:t>And the choir of the saints,</w:t>
            </w:r>
          </w:p>
          <w:p w14:paraId="2E31CAA0" w14:textId="77777777" w:rsidR="006F2298" w:rsidRDefault="006F2298" w:rsidP="006F2298">
            <w:pPr>
              <w:pStyle w:val="EngHangEnd"/>
            </w:pPr>
            <w:r w:rsidRPr="004764BD">
              <w:t>In perfect harmony;</w:t>
            </w:r>
          </w:p>
        </w:tc>
        <w:tc>
          <w:tcPr>
            <w:tcW w:w="288" w:type="dxa"/>
          </w:tcPr>
          <w:p w14:paraId="47372F5F" w14:textId="77777777" w:rsidR="006F2298" w:rsidRDefault="006F2298" w:rsidP="006F2298"/>
        </w:tc>
        <w:tc>
          <w:tcPr>
            <w:tcW w:w="288" w:type="dxa"/>
          </w:tcPr>
          <w:p w14:paraId="2B2121C9" w14:textId="77777777" w:rsidR="006F2298" w:rsidRDefault="006F2298" w:rsidP="006F2298">
            <w:pPr>
              <w:pStyle w:val="CopticCross"/>
            </w:pPr>
          </w:p>
        </w:tc>
        <w:tc>
          <w:tcPr>
            <w:tcW w:w="3960" w:type="dxa"/>
          </w:tcPr>
          <w:p w14:paraId="3119E06E" w14:textId="77777777" w:rsidR="006F2298" w:rsidRDefault="006F2298" w:rsidP="006F2298">
            <w:pPr>
              <w:pStyle w:val="CopticVersemulti-line"/>
            </w:pPr>
            <w:r>
              <w:t>Ⲉⲩϩⲱⲥ ⲛⲉⲙ ⲛⲓⲁⲅⲅⲉⲗⲟⲥ:</w:t>
            </w:r>
          </w:p>
          <w:p w14:paraId="48C3AF95" w14:textId="77777777" w:rsidR="006F2298" w:rsidRDefault="006F2298" w:rsidP="006F2298">
            <w:pPr>
              <w:pStyle w:val="CopticVersemulti-line"/>
            </w:pPr>
            <w:r>
              <w:t>ⲛⲉⲙ ⲛⲓⲧⲁⲅⲙⲁ ⲛ̀ⲉ̀ⲣⲟⲩⲣⲁⲛⲓⲟⲛ:</w:t>
            </w:r>
          </w:p>
          <w:p w14:paraId="1633B5E2" w14:textId="77777777" w:rsidR="006F2298" w:rsidRDefault="006F2298" w:rsidP="006F2298">
            <w:pPr>
              <w:pStyle w:val="CopticVersemulti-line"/>
            </w:pPr>
            <w:r>
              <w:t>ⲛⲉⲙ ⲡ̀ⲭⲟⲣⲟⲥ ⲛ̀ⲧⲉ ⲛⲏⲉ̄ⲑ̄ⲩ̄:</w:t>
            </w:r>
          </w:p>
          <w:p w14:paraId="58D54EE8" w14:textId="77777777" w:rsidR="006F2298" w:rsidRPr="003032D8" w:rsidRDefault="006F2298" w:rsidP="006F2298">
            <w:pPr>
              <w:pStyle w:val="CopticHangingVerse"/>
            </w:pPr>
            <w:r>
              <w:t>ϧⲉⲛ ⲟⲩⲥⲩⲙⲫⲱⲛⲓⲁ̀ ⲛ̀ⲟⲩⲱⲧ.</w:t>
            </w:r>
          </w:p>
        </w:tc>
      </w:tr>
      <w:tr w:rsidR="006F2298" w14:paraId="3894FD3A" w14:textId="77777777" w:rsidTr="006F2298">
        <w:trPr>
          <w:cantSplit/>
          <w:jc w:val="center"/>
        </w:trPr>
        <w:tc>
          <w:tcPr>
            <w:tcW w:w="288" w:type="dxa"/>
          </w:tcPr>
          <w:p w14:paraId="783B626E" w14:textId="77777777" w:rsidR="006F2298" w:rsidRDefault="006F2298" w:rsidP="006F2298">
            <w:pPr>
              <w:pStyle w:val="CopticCross"/>
            </w:pPr>
            <w:r w:rsidRPr="00FB5ACB">
              <w:t>¿</w:t>
            </w:r>
          </w:p>
        </w:tc>
        <w:tc>
          <w:tcPr>
            <w:tcW w:w="3960" w:type="dxa"/>
          </w:tcPr>
          <w:p w14:paraId="193C1E8F" w14:textId="77777777" w:rsidR="006F2298" w:rsidRPr="004764BD" w:rsidRDefault="006F2298" w:rsidP="006F2298">
            <w:pPr>
              <w:pStyle w:val="EngHang"/>
            </w:pPr>
            <w:r w:rsidRPr="004764BD">
              <w:t>Glorifying the Trinity,</w:t>
            </w:r>
          </w:p>
          <w:p w14:paraId="326D0C85" w14:textId="77777777" w:rsidR="006F2298" w:rsidRPr="004764BD" w:rsidRDefault="006F2298" w:rsidP="006F2298">
            <w:pPr>
              <w:pStyle w:val="EngHang"/>
            </w:pPr>
            <w:r w:rsidRPr="004764BD">
              <w:t>The Holy and Co-Essential,</w:t>
            </w:r>
          </w:p>
          <w:p w14:paraId="1C86297A" w14:textId="77777777" w:rsidR="006F2298" w:rsidRPr="004764BD" w:rsidRDefault="006F2298" w:rsidP="006F2298">
            <w:pPr>
              <w:pStyle w:val="EngHang"/>
            </w:pPr>
            <w:r w:rsidRPr="004764BD">
              <w:t>The beginning and the end</w:t>
            </w:r>
          </w:p>
          <w:p w14:paraId="61F1FB05" w14:textId="77777777" w:rsidR="006F2298" w:rsidRDefault="006F2298" w:rsidP="006F2298">
            <w:pPr>
              <w:pStyle w:val="EngHangEnd"/>
            </w:pPr>
            <w:r w:rsidRPr="004764BD">
              <w:t>Of all good things.</w:t>
            </w:r>
          </w:p>
        </w:tc>
        <w:tc>
          <w:tcPr>
            <w:tcW w:w="288" w:type="dxa"/>
          </w:tcPr>
          <w:p w14:paraId="1B37D685" w14:textId="77777777" w:rsidR="006F2298" w:rsidRDefault="006F2298" w:rsidP="006F2298"/>
        </w:tc>
        <w:tc>
          <w:tcPr>
            <w:tcW w:w="288" w:type="dxa"/>
          </w:tcPr>
          <w:p w14:paraId="482D6EC7" w14:textId="77777777" w:rsidR="006F2298" w:rsidRDefault="006F2298" w:rsidP="006F2298">
            <w:pPr>
              <w:pStyle w:val="CopticCross"/>
            </w:pPr>
            <w:r w:rsidRPr="00FB5ACB">
              <w:t>¿</w:t>
            </w:r>
          </w:p>
        </w:tc>
        <w:tc>
          <w:tcPr>
            <w:tcW w:w="3960" w:type="dxa"/>
          </w:tcPr>
          <w:p w14:paraId="11FFA68E" w14:textId="77777777" w:rsidR="006F2298" w:rsidRDefault="006F2298" w:rsidP="006F2298">
            <w:pPr>
              <w:pStyle w:val="CopticVersemulti-line"/>
            </w:pPr>
            <w:r>
              <w:t>Ⲉⲩϯⲱ̀ⲟⲩ ⲛ̀Ϯⲧ̀ⲣⲓⲁⲥ:</w:t>
            </w:r>
          </w:p>
          <w:p w14:paraId="17A55C65" w14:textId="77777777" w:rsidR="006F2298" w:rsidRDefault="006F2298" w:rsidP="006F2298">
            <w:pPr>
              <w:pStyle w:val="CopticVersemulti-line"/>
            </w:pPr>
            <w:r>
              <w:t>ⲉ̄ⲑ̄ⲩ̄ ⲛ̀ⲟ̀ⲙⲟⲟⲩⲥⲓⲥⲟⲥ:</w:t>
            </w:r>
          </w:p>
          <w:p w14:paraId="3DD65B1E" w14:textId="77777777" w:rsidR="006F2298" w:rsidRDefault="006F2298" w:rsidP="006F2298">
            <w:pPr>
              <w:pStyle w:val="CopticVersemulti-line"/>
            </w:pPr>
            <w:r>
              <w:t>ⲉ̀ⲧⲉ ⲛ̀ⲑⲟⲥ ⲧⲉ ϯⲁⲣⲭⲏ:</w:t>
            </w:r>
          </w:p>
          <w:p w14:paraId="6372723A" w14:textId="77777777" w:rsidR="006F2298" w:rsidRDefault="006F2298" w:rsidP="006F2298">
            <w:pPr>
              <w:pStyle w:val="CopticHangingVerse"/>
            </w:pPr>
            <w:r>
              <w:t>ⲛⲉⲙ ⲡ̀ϫⲱⲕ ⲉ̀ⲃⲟⲗ ⲛ̀ⲁⲅⲁⲑⲟⲛ ⲛⲓⲃⲉⲛ.</w:t>
            </w:r>
          </w:p>
        </w:tc>
      </w:tr>
      <w:tr w:rsidR="006F2298" w14:paraId="7CD3B3C8" w14:textId="77777777" w:rsidTr="006F2298">
        <w:trPr>
          <w:cantSplit/>
          <w:jc w:val="center"/>
        </w:trPr>
        <w:tc>
          <w:tcPr>
            <w:tcW w:w="288" w:type="dxa"/>
          </w:tcPr>
          <w:p w14:paraId="46C371F6" w14:textId="77777777" w:rsidR="006F2298" w:rsidRPr="00FB5ACB" w:rsidRDefault="006F2298" w:rsidP="006F2298">
            <w:pPr>
              <w:pStyle w:val="CopticCross"/>
            </w:pPr>
          </w:p>
        </w:tc>
        <w:tc>
          <w:tcPr>
            <w:tcW w:w="3960" w:type="dxa"/>
          </w:tcPr>
          <w:p w14:paraId="52F7C6AE" w14:textId="77777777" w:rsidR="006F2298" w:rsidRDefault="006F2298" w:rsidP="006F2298">
            <w:pPr>
              <w:pStyle w:val="EngHang"/>
            </w:pPr>
            <w:r>
              <w:t>You are truly blessed,</w:t>
            </w:r>
          </w:p>
          <w:p w14:paraId="068DD2A9" w14:textId="77777777" w:rsidR="006F2298" w:rsidRDefault="006F2298" w:rsidP="006F2298">
            <w:pPr>
              <w:pStyle w:val="EngHang"/>
            </w:pPr>
            <w:r>
              <w:t>O Our holy and righteous fathers,</w:t>
            </w:r>
          </w:p>
          <w:p w14:paraId="09D761E2" w14:textId="77777777" w:rsidR="006F2298" w:rsidRDefault="006F2298" w:rsidP="006F2298">
            <w:pPr>
              <w:pStyle w:val="EngHang"/>
            </w:pPr>
            <w:r>
              <w:t>Abba Anthony and Abba Paul,</w:t>
            </w:r>
          </w:p>
          <w:p w14:paraId="26D2CF54" w14:textId="77777777" w:rsidR="006F2298" w:rsidRDefault="006F2298" w:rsidP="006F2298">
            <w:pPr>
              <w:pStyle w:val="EngHangEnd"/>
            </w:pPr>
            <w:r>
              <w:t>The beloved of Christ,</w:t>
            </w:r>
          </w:p>
        </w:tc>
        <w:tc>
          <w:tcPr>
            <w:tcW w:w="288" w:type="dxa"/>
          </w:tcPr>
          <w:p w14:paraId="00689426" w14:textId="77777777" w:rsidR="006F2298" w:rsidRDefault="006F2298" w:rsidP="006F2298"/>
        </w:tc>
        <w:tc>
          <w:tcPr>
            <w:tcW w:w="288" w:type="dxa"/>
          </w:tcPr>
          <w:p w14:paraId="470825FC" w14:textId="77777777" w:rsidR="006F2298" w:rsidRPr="00FB5ACB" w:rsidRDefault="006F2298" w:rsidP="006F2298">
            <w:pPr>
              <w:pStyle w:val="CopticCross"/>
            </w:pPr>
          </w:p>
        </w:tc>
        <w:tc>
          <w:tcPr>
            <w:tcW w:w="3960" w:type="dxa"/>
          </w:tcPr>
          <w:p w14:paraId="1EA60686" w14:textId="77777777" w:rsidR="006F2298" w:rsidRDefault="006F2298" w:rsidP="006F2298">
            <w:pPr>
              <w:pStyle w:val="CopticVersemulti-line"/>
            </w:pPr>
            <w:r>
              <w:t>Ⲱⲟⲓⲩⲛⲓⲁⲧⲟ ϧⲉⲛ ⲟⲩⲙⲉⲑⲙⲏⲓ:</w:t>
            </w:r>
          </w:p>
          <w:p w14:paraId="6254F99A" w14:textId="77777777" w:rsidR="006F2298" w:rsidRDefault="006F2298" w:rsidP="006F2298">
            <w:pPr>
              <w:pStyle w:val="CopticVersemulti-line"/>
            </w:pPr>
            <w:r>
              <w:t>ⲛⲉⲛⲓⲟϯ ⲉ̄ⲑ̄ⲩ̄ ⲛ̀ⲇⲓⲕⲉⲟⲥ:</w:t>
            </w:r>
          </w:p>
          <w:p w14:paraId="70F86840" w14:textId="77777777" w:rsidR="006F2298" w:rsidRDefault="006F2298" w:rsidP="006F2298">
            <w:pPr>
              <w:pStyle w:val="CopticVersemulti-line"/>
            </w:pPr>
            <w:r>
              <w:t>Ⲁⲃⲃⲁ Ⲁⲛⲧⲱⲛⲓⲟⲥ ⲛⲉⲙ Ⲁⲃⲃⲁ Ⲡⲁⲩⲗⲉ:</w:t>
            </w:r>
          </w:p>
          <w:p w14:paraId="04C46141" w14:textId="77777777" w:rsidR="006F2298" w:rsidRDefault="006F2298" w:rsidP="006F2298">
            <w:pPr>
              <w:pStyle w:val="CopticHangingVerse"/>
            </w:pPr>
            <w:r>
              <w:t>ⲛⲓⲙⲣⲁϯ ⲛ̀ⲧⲉ Ⲡⲭ̄ⲥ̄.</w:t>
            </w:r>
          </w:p>
        </w:tc>
      </w:tr>
      <w:tr w:rsidR="006F2298" w14:paraId="761AC10D" w14:textId="77777777" w:rsidTr="006F2298">
        <w:trPr>
          <w:cantSplit/>
          <w:jc w:val="center"/>
        </w:trPr>
        <w:tc>
          <w:tcPr>
            <w:tcW w:w="288" w:type="dxa"/>
          </w:tcPr>
          <w:p w14:paraId="60A4F032" w14:textId="77777777" w:rsidR="006F2298" w:rsidRPr="00FB5ACB" w:rsidRDefault="006F2298" w:rsidP="006F2298">
            <w:pPr>
              <w:pStyle w:val="CopticCross"/>
            </w:pPr>
            <w:r w:rsidRPr="00FB5ACB">
              <w:t>¿</w:t>
            </w:r>
          </w:p>
        </w:tc>
        <w:tc>
          <w:tcPr>
            <w:tcW w:w="3960" w:type="dxa"/>
          </w:tcPr>
          <w:p w14:paraId="329FA7C6" w14:textId="77777777" w:rsidR="006F2298" w:rsidRPr="004764BD" w:rsidRDefault="006F2298" w:rsidP="006F2298">
            <w:pPr>
              <w:pStyle w:val="EngHang"/>
            </w:pPr>
            <w:r w:rsidRPr="004764BD">
              <w:t>Pray to the Lord on our behalf,</w:t>
            </w:r>
          </w:p>
          <w:p w14:paraId="31F42934" w14:textId="77777777" w:rsidR="006F2298" w:rsidRPr="004764BD" w:rsidRDefault="006F2298" w:rsidP="006F2298">
            <w:pPr>
              <w:pStyle w:val="EngHang"/>
            </w:pPr>
            <w:r w:rsidRPr="004764BD">
              <w:t>My lords and fathers who love their children,</w:t>
            </w:r>
          </w:p>
          <w:p w14:paraId="7EDD744C" w14:textId="77777777" w:rsidR="006F2298" w:rsidRPr="004764BD" w:rsidRDefault="006F2298" w:rsidP="006F2298">
            <w:pPr>
              <w:pStyle w:val="EngHang"/>
            </w:pPr>
            <w:r w:rsidRPr="004764BD">
              <w:t>Abba Ant</w:t>
            </w:r>
            <w:r>
              <w:t>h</w:t>
            </w:r>
            <w:r w:rsidRPr="004764BD">
              <w:t>ony and Abba Paul,</w:t>
            </w:r>
          </w:p>
          <w:p w14:paraId="10C38199" w14:textId="77777777" w:rsidR="006F2298" w:rsidRDefault="006F2298" w:rsidP="006F2298">
            <w:pPr>
              <w:pStyle w:val="EngHangEnd"/>
            </w:pPr>
            <w:r w:rsidRPr="004764BD">
              <w:t>That He may forgive us our sins.</w:t>
            </w:r>
          </w:p>
        </w:tc>
        <w:tc>
          <w:tcPr>
            <w:tcW w:w="288" w:type="dxa"/>
          </w:tcPr>
          <w:p w14:paraId="374F72F8" w14:textId="77777777" w:rsidR="006F2298" w:rsidRDefault="006F2298" w:rsidP="006F2298"/>
        </w:tc>
        <w:tc>
          <w:tcPr>
            <w:tcW w:w="288" w:type="dxa"/>
          </w:tcPr>
          <w:p w14:paraId="7DFA6A42" w14:textId="77777777" w:rsidR="006F2298" w:rsidRPr="00FB5ACB" w:rsidRDefault="006F2298" w:rsidP="006F2298">
            <w:pPr>
              <w:pStyle w:val="CopticCross"/>
            </w:pPr>
            <w:r w:rsidRPr="00FB5ACB">
              <w:t>¿</w:t>
            </w:r>
          </w:p>
        </w:tc>
        <w:tc>
          <w:tcPr>
            <w:tcW w:w="3960" w:type="dxa"/>
          </w:tcPr>
          <w:p w14:paraId="0ACB61D6" w14:textId="77777777" w:rsidR="006F2298" w:rsidRDefault="006F2298" w:rsidP="006F2298">
            <w:pPr>
              <w:pStyle w:val="CopticVersemulti-line"/>
            </w:pPr>
            <w:r>
              <w:t>Ⲧⲱⲃϩ ⲙ̀Ⲡⲟ̄ⲥ̄ ⲉ̀ϩ̀ⲣⲏⲓ ⲉ̀ϫⲱⲛ:</w:t>
            </w:r>
          </w:p>
          <w:p w14:paraId="37750BF6" w14:textId="77777777" w:rsidR="006F2298" w:rsidRDefault="006F2298" w:rsidP="006F2298">
            <w:pPr>
              <w:pStyle w:val="CopticVersemulti-line"/>
            </w:pPr>
            <w:r>
              <w:t>ⲛⲁⲟ̄ⲥ̄ ⲛ̀ⲓⲟϯ ⲙ̀ⲙⲁⲓⲛⲟⲩϣⲏⲣⲓ:</w:t>
            </w:r>
          </w:p>
          <w:p w14:paraId="20589F35" w14:textId="77777777" w:rsidR="006F2298" w:rsidRDefault="006F2298" w:rsidP="006F2298">
            <w:pPr>
              <w:pStyle w:val="CopticVersemulti-line"/>
            </w:pPr>
            <w:r>
              <w:t>ⲁⲃⲃⲁ Ⲁⲛⲧⲱⲛⲓⲟⲥ ⲛⲉⲙ ⲁⲃⲃⲁ Ⲡⲁⲩⲗⲉ:</w:t>
            </w:r>
          </w:p>
          <w:p w14:paraId="02E068A2" w14:textId="77777777" w:rsidR="006F2298" w:rsidRDefault="006F2298" w:rsidP="006F2298">
            <w:pPr>
              <w:pStyle w:val="CopticHangingVerse"/>
            </w:pPr>
            <w:r>
              <w:t>ⲛ̀ⲧⲉϥⲭⲁ ⲛⲉⲛⲛⲟⲃⲓ ⲛⲁⲛ ⲉ̀ⲃⲟⲗ.</w:t>
            </w:r>
          </w:p>
        </w:tc>
      </w:tr>
    </w:tbl>
    <w:p w14:paraId="7B6D0463" w14:textId="77777777" w:rsidR="00FB36D8" w:rsidRDefault="00FB36D8" w:rsidP="00FB36D8">
      <w:pPr>
        <w:pStyle w:val="Heading3"/>
      </w:pPr>
      <w:bookmarkStart w:id="1158" w:name="_Ref434490826"/>
      <w:r>
        <w:lastRenderedPageBreak/>
        <w:t>The Doxology of St. Pishoy and St. Paul of Tammah</w:t>
      </w:r>
      <w:bookmarkEnd w:id="1158"/>
    </w:p>
    <w:p w14:paraId="204E33B1" w14:textId="2A190F46" w:rsidR="00FB36D8" w:rsidRPr="00AF6D10" w:rsidRDefault="00191A26" w:rsidP="00FB36D8">
      <w:pPr>
        <w:pStyle w:val="Rubric"/>
      </w:pPr>
      <w:r>
        <w:t>See also</w:t>
      </w:r>
      <w:r w:rsidR="00FB36D8">
        <w:t xml:space="preserve"> </w:t>
      </w:r>
      <w:r>
        <w:fldChar w:fldCharType="begin"/>
      </w:r>
      <w:r>
        <w:instrText xml:space="preserve"> REF _Ref434490783 \h </w:instrText>
      </w:r>
      <w:r>
        <w:fldChar w:fldCharType="separate"/>
      </w:r>
      <w:r w:rsidR="000C7DE2">
        <w:rPr>
          <w:lang w:val="en-US"/>
        </w:rPr>
        <w:t>The Doxology for St. Pishoy</w:t>
      </w:r>
      <w:r>
        <w:fldChar w:fldCharType="end"/>
      </w:r>
      <w:r>
        <w:t>,</w:t>
      </w:r>
      <w:r w:rsidR="00FB36D8">
        <w:t xml:space="preserve"> </w:t>
      </w:r>
      <w:r>
        <w:fldChar w:fldCharType="begin"/>
      </w:r>
      <w:r>
        <w:instrText xml:space="preserve"> REF _Ref434560325 \h </w:instrText>
      </w:r>
      <w:r>
        <w:fldChar w:fldCharType="separate"/>
      </w:r>
      <w:r w:rsidR="000C7DE2">
        <w:rPr>
          <w:lang w:val="en-US"/>
        </w:rPr>
        <w:t>July 2 / Epip 8: St. Pishoy</w:t>
      </w:r>
      <w:r>
        <w:fldChar w:fldCharType="end"/>
      </w:r>
      <w:r>
        <w:t xml:space="preserve">, page </w:t>
      </w:r>
      <w:r>
        <w:fldChar w:fldCharType="begin"/>
      </w:r>
      <w:r>
        <w:instrText xml:space="preserve"> PAGEREF _Ref434490783 \h </w:instrText>
      </w:r>
      <w:r>
        <w:fldChar w:fldCharType="separate"/>
      </w:r>
      <w:r w:rsidR="000C7DE2">
        <w:rPr>
          <w:noProof/>
        </w:rPr>
        <w:t>919</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609ECC16" w14:textId="77777777" w:rsidTr="00220DFD">
        <w:trPr>
          <w:cantSplit/>
          <w:jc w:val="center"/>
        </w:trPr>
        <w:tc>
          <w:tcPr>
            <w:tcW w:w="288" w:type="dxa"/>
          </w:tcPr>
          <w:p w14:paraId="7321CC2A" w14:textId="77777777" w:rsidR="00FB36D8" w:rsidRDefault="00FB36D8" w:rsidP="00220DFD">
            <w:pPr>
              <w:pStyle w:val="CopticCross"/>
            </w:pPr>
          </w:p>
        </w:tc>
        <w:tc>
          <w:tcPr>
            <w:tcW w:w="3960" w:type="dxa"/>
          </w:tcPr>
          <w:p w14:paraId="72A2504E" w14:textId="77777777" w:rsidR="00FB36D8" w:rsidRPr="004764BD" w:rsidRDefault="00FB36D8" w:rsidP="00FB36D8">
            <w:pPr>
              <w:pStyle w:val="EngHang"/>
            </w:pPr>
            <w:r w:rsidRPr="004764BD">
              <w:t>O Joseph, the high priest</w:t>
            </w:r>
          </w:p>
          <w:p w14:paraId="57EFB3A6" w14:textId="77777777" w:rsidR="00FB36D8" w:rsidRPr="004764BD" w:rsidRDefault="00FB36D8" w:rsidP="00FB36D8">
            <w:pPr>
              <w:pStyle w:val="EngHang"/>
            </w:pPr>
            <w:r w:rsidRPr="004764BD">
              <w:t>Of the great city, Alexandria;</w:t>
            </w:r>
          </w:p>
          <w:p w14:paraId="21CBD620" w14:textId="77777777" w:rsidR="00FB36D8" w:rsidRPr="004764BD" w:rsidRDefault="00FB36D8" w:rsidP="00FB36D8">
            <w:pPr>
              <w:pStyle w:val="EngHang"/>
            </w:pPr>
            <w:r w:rsidRPr="004764BD">
              <w:t>The pure celibate,</w:t>
            </w:r>
          </w:p>
          <w:p w14:paraId="23E255E7" w14:textId="77777777" w:rsidR="00FB36D8" w:rsidRDefault="00FB36D8" w:rsidP="00FB36D8">
            <w:pPr>
              <w:pStyle w:val="EngHangEnd"/>
            </w:pPr>
            <w:r w:rsidRPr="004764BD">
              <w:t>Adorned with true humility;</w:t>
            </w:r>
          </w:p>
        </w:tc>
        <w:tc>
          <w:tcPr>
            <w:tcW w:w="288" w:type="dxa"/>
          </w:tcPr>
          <w:p w14:paraId="3D065550" w14:textId="77777777" w:rsidR="00FB36D8" w:rsidRDefault="00FB36D8" w:rsidP="00220DFD"/>
        </w:tc>
        <w:tc>
          <w:tcPr>
            <w:tcW w:w="288" w:type="dxa"/>
          </w:tcPr>
          <w:p w14:paraId="3703A219" w14:textId="77777777" w:rsidR="00FB36D8" w:rsidRDefault="00FB36D8" w:rsidP="00220DFD">
            <w:pPr>
              <w:pStyle w:val="CopticCross"/>
            </w:pPr>
          </w:p>
        </w:tc>
        <w:tc>
          <w:tcPr>
            <w:tcW w:w="3960" w:type="dxa"/>
          </w:tcPr>
          <w:p w14:paraId="216E703A" w14:textId="77777777" w:rsidR="00FB36D8" w:rsidRDefault="00FB36D8" w:rsidP="00FB36D8">
            <w:pPr>
              <w:pStyle w:val="CopticVersemulti-line"/>
            </w:pPr>
            <w:r>
              <w:t>Ⲓⲱⲥⲏⲫ ⲡⲓⲁⲣⲭⲏⲉ̀ⲣⲉⲩⲥ:</w:t>
            </w:r>
          </w:p>
          <w:p w14:paraId="24D41E10" w14:textId="77777777" w:rsidR="00FB36D8" w:rsidRDefault="00FB36D8" w:rsidP="00FB36D8">
            <w:pPr>
              <w:pStyle w:val="CopticVersemulti-line"/>
            </w:pPr>
            <w:r>
              <w:t>ⲉ̀ⲧⲉ ϯⲛⲓϣϯ ⲙ̀ⲃⲁⲕⲓ Ⲣⲁⲕⲟϯ:</w:t>
            </w:r>
          </w:p>
          <w:p w14:paraId="7892201B" w14:textId="77777777" w:rsidR="00FB36D8" w:rsidRDefault="00FB36D8" w:rsidP="00FB36D8">
            <w:pPr>
              <w:pStyle w:val="CopticVersemulti-line"/>
            </w:pPr>
            <w:r>
              <w:t>ⲡⲓⲡⲁⲣⲑⲉⲛⲟⲥ ⲉⲩⲧⲟⲩⲃⲏⲟⲩⲧ:</w:t>
            </w:r>
          </w:p>
          <w:p w14:paraId="18E692EA" w14:textId="77777777" w:rsidR="00FB36D8" w:rsidRPr="00C35319" w:rsidRDefault="00FB36D8" w:rsidP="00FB36D8">
            <w:pPr>
              <w:pStyle w:val="CopticHangingVerse"/>
            </w:pPr>
            <w:r>
              <w:t>ⲉⲧϫⲟⲗϩ ⲙ̀ⲡⲓⲑⲉⲃⲓⲟ ⲙ̀ⲙⲏⲓ.</w:t>
            </w:r>
          </w:p>
        </w:tc>
      </w:tr>
      <w:tr w:rsidR="00FB36D8" w14:paraId="1FA73F2E" w14:textId="77777777" w:rsidTr="00220DFD">
        <w:trPr>
          <w:cantSplit/>
          <w:jc w:val="center"/>
        </w:trPr>
        <w:tc>
          <w:tcPr>
            <w:tcW w:w="288" w:type="dxa"/>
          </w:tcPr>
          <w:p w14:paraId="470840DB" w14:textId="77777777" w:rsidR="00FB36D8" w:rsidRDefault="00FB36D8" w:rsidP="00220DFD">
            <w:pPr>
              <w:pStyle w:val="CopticCross"/>
            </w:pPr>
            <w:r w:rsidRPr="00FB5ACB">
              <w:t>¿</w:t>
            </w:r>
          </w:p>
        </w:tc>
        <w:tc>
          <w:tcPr>
            <w:tcW w:w="3960" w:type="dxa"/>
          </w:tcPr>
          <w:p w14:paraId="22ACFBBC" w14:textId="77777777" w:rsidR="00FB36D8" w:rsidRPr="004764BD" w:rsidRDefault="00FB36D8" w:rsidP="00FB36D8">
            <w:pPr>
              <w:pStyle w:val="EngHang"/>
            </w:pPr>
            <w:r w:rsidRPr="004764BD">
              <w:t>In the blessed days</w:t>
            </w:r>
          </w:p>
          <w:p w14:paraId="61421D88" w14:textId="77777777" w:rsidR="00FB36D8" w:rsidRPr="004764BD" w:rsidRDefault="00FB36D8" w:rsidP="00FB36D8">
            <w:pPr>
              <w:pStyle w:val="EngHang"/>
            </w:pPr>
            <w:r w:rsidRPr="004764BD">
              <w:t>Of your high-priesthood,</w:t>
            </w:r>
          </w:p>
          <w:p w14:paraId="4073DA20" w14:textId="77777777" w:rsidR="00FB36D8" w:rsidRPr="004764BD" w:rsidRDefault="00FB36D8" w:rsidP="00FB36D8">
            <w:pPr>
              <w:pStyle w:val="EngHang"/>
            </w:pPr>
            <w:r w:rsidRPr="004764BD">
              <w:t>We, the undeserving,</w:t>
            </w:r>
          </w:p>
          <w:p w14:paraId="3783D0CC" w14:textId="77777777" w:rsidR="00FB36D8" w:rsidRDefault="00FB36D8" w:rsidP="00FB36D8">
            <w:pPr>
              <w:pStyle w:val="EngHangEnd"/>
            </w:pPr>
            <w:r w:rsidRPr="004764BD">
              <w:t>Received a blessing:</w:t>
            </w:r>
          </w:p>
        </w:tc>
        <w:tc>
          <w:tcPr>
            <w:tcW w:w="288" w:type="dxa"/>
          </w:tcPr>
          <w:p w14:paraId="56EDED69" w14:textId="77777777" w:rsidR="00FB36D8" w:rsidRDefault="00FB36D8" w:rsidP="00220DFD"/>
        </w:tc>
        <w:tc>
          <w:tcPr>
            <w:tcW w:w="288" w:type="dxa"/>
          </w:tcPr>
          <w:p w14:paraId="00B9C40B" w14:textId="77777777" w:rsidR="00FB36D8" w:rsidRDefault="00FB36D8" w:rsidP="00220DFD">
            <w:pPr>
              <w:pStyle w:val="CopticCross"/>
            </w:pPr>
            <w:r w:rsidRPr="00FB5ACB">
              <w:t>¿</w:t>
            </w:r>
          </w:p>
        </w:tc>
        <w:tc>
          <w:tcPr>
            <w:tcW w:w="3960" w:type="dxa"/>
          </w:tcPr>
          <w:p w14:paraId="71A286E0" w14:textId="77777777" w:rsidR="00FB36D8" w:rsidRDefault="00FB36D8" w:rsidP="00FB36D8">
            <w:pPr>
              <w:pStyle w:val="CopticVersemulti-line"/>
            </w:pPr>
            <w:r>
              <w:t>Ⲛϩ̀ⲣⲏⲓ ϧⲉⲛ ⲛⲓⲉ̀ϩⲟⲟⲩ:</w:t>
            </w:r>
          </w:p>
          <w:p w14:paraId="031D3804" w14:textId="77777777" w:rsidR="00FB36D8" w:rsidRDefault="00FB36D8" w:rsidP="00FB36D8">
            <w:pPr>
              <w:pStyle w:val="CopticVersemulti-line"/>
            </w:pPr>
            <w:r>
              <w:t>ⲛ̀ⲧⲉ ⲧⲉⲕⲙⲉⲧⲁⲣⲭⲏⲉ̀ⲣⲉⲩⲥ:</w:t>
            </w:r>
          </w:p>
          <w:p w14:paraId="12FA9B0B" w14:textId="77777777" w:rsidR="00FB36D8" w:rsidRDefault="00FB36D8" w:rsidP="00FB36D8">
            <w:pPr>
              <w:pStyle w:val="CopticVersemulti-line"/>
            </w:pPr>
            <w:r>
              <w:t>ⲁ̀ⲡⲁⲓⲛⲓϣϯ ⲛ̀ϩ̀ⲙⲟⲧ ⲧⲁϩⲟⲛ:</w:t>
            </w:r>
          </w:p>
          <w:p w14:paraId="331AA135" w14:textId="77777777" w:rsidR="00FB36D8" w:rsidRPr="00CF5919" w:rsidRDefault="00FB36D8" w:rsidP="00FB36D8">
            <w:pPr>
              <w:pStyle w:val="CopticHangingVerse"/>
            </w:pPr>
            <w:r>
              <w:t>ⲁ̀ⲛⲟⲛ ϧⲁ ⲛⲓⲁⲧⲉⲙⲡ̀ϣⲁ.</w:t>
            </w:r>
          </w:p>
        </w:tc>
      </w:tr>
      <w:tr w:rsidR="00FB36D8" w14:paraId="42BCEC45" w14:textId="77777777" w:rsidTr="00220DFD">
        <w:trPr>
          <w:cantSplit/>
          <w:jc w:val="center"/>
        </w:trPr>
        <w:tc>
          <w:tcPr>
            <w:tcW w:w="288" w:type="dxa"/>
          </w:tcPr>
          <w:p w14:paraId="6E2F81C7" w14:textId="77777777" w:rsidR="00FB36D8" w:rsidRDefault="00FB36D8" w:rsidP="00220DFD">
            <w:pPr>
              <w:pStyle w:val="CopticCross"/>
            </w:pPr>
          </w:p>
        </w:tc>
        <w:tc>
          <w:tcPr>
            <w:tcW w:w="3960" w:type="dxa"/>
          </w:tcPr>
          <w:p w14:paraId="2F92A6BB" w14:textId="77777777" w:rsidR="00FB36D8" w:rsidRPr="004764BD" w:rsidRDefault="00FB36D8" w:rsidP="00FB36D8">
            <w:pPr>
              <w:pStyle w:val="EngHang"/>
            </w:pPr>
            <w:r w:rsidRPr="004764BD">
              <w:t>The coming of our fathers,</w:t>
            </w:r>
          </w:p>
          <w:p w14:paraId="28131C17" w14:textId="77777777" w:rsidR="00FB36D8" w:rsidRPr="004764BD" w:rsidRDefault="00FB36D8" w:rsidP="00FB36D8">
            <w:pPr>
              <w:pStyle w:val="EngHang"/>
            </w:pPr>
            <w:r w:rsidRPr="004764BD">
              <w:t>The cross-bearers,</w:t>
            </w:r>
          </w:p>
          <w:p w14:paraId="00297520" w14:textId="77777777" w:rsidR="00FB36D8" w:rsidRPr="004764BD" w:rsidRDefault="00FB36D8" w:rsidP="00FB36D8">
            <w:pPr>
              <w:pStyle w:val="EngHang"/>
            </w:pPr>
            <w:r w:rsidRPr="004764BD">
              <w:t>The shining stars,</w:t>
            </w:r>
          </w:p>
          <w:p w14:paraId="517F0D23" w14:textId="77777777" w:rsidR="00FB36D8" w:rsidRDefault="00FB36D8" w:rsidP="00FB36D8">
            <w:pPr>
              <w:pStyle w:val="EngHangEnd"/>
            </w:pPr>
            <w:r w:rsidRPr="004764BD">
              <w:t>Abba Pishoy and Abba Paul;</w:t>
            </w:r>
          </w:p>
        </w:tc>
        <w:tc>
          <w:tcPr>
            <w:tcW w:w="288" w:type="dxa"/>
          </w:tcPr>
          <w:p w14:paraId="1227E09E" w14:textId="77777777" w:rsidR="00FB36D8" w:rsidRDefault="00FB36D8" w:rsidP="00220DFD"/>
        </w:tc>
        <w:tc>
          <w:tcPr>
            <w:tcW w:w="288" w:type="dxa"/>
          </w:tcPr>
          <w:p w14:paraId="1EE0DAA7" w14:textId="77777777" w:rsidR="00FB36D8" w:rsidRDefault="00FB36D8" w:rsidP="00220DFD">
            <w:pPr>
              <w:pStyle w:val="CopticCross"/>
            </w:pPr>
          </w:p>
        </w:tc>
        <w:tc>
          <w:tcPr>
            <w:tcW w:w="3960" w:type="dxa"/>
          </w:tcPr>
          <w:p w14:paraId="3330F68F" w14:textId="77777777" w:rsidR="00FB36D8" w:rsidRDefault="00FB36D8" w:rsidP="00FB36D8">
            <w:pPr>
              <w:pStyle w:val="CopticVersemulti-line"/>
            </w:pPr>
            <w:r>
              <w:t>Ⲉⲧⲉ ⲡⲓϫⲓⲛⲓ̀ ϣⲁⲣⲟⲛ:</w:t>
            </w:r>
          </w:p>
          <w:p w14:paraId="786FA722" w14:textId="77777777" w:rsidR="00FB36D8" w:rsidRDefault="00FB36D8" w:rsidP="00FB36D8">
            <w:pPr>
              <w:pStyle w:val="CopticVersemulti-line"/>
            </w:pPr>
            <w:r>
              <w:t>ⲛ̀ⲧⲉ ⲛⲉⲛⲓⲟϯ ⲛ̀ⲥ̀ⲧⲁⲩⲣⲟⲫⲟⲣⲟⲥ:</w:t>
            </w:r>
          </w:p>
          <w:p w14:paraId="6E6BC5B9" w14:textId="77777777" w:rsidR="00FB36D8" w:rsidRDefault="00FB36D8" w:rsidP="00FB36D8">
            <w:pPr>
              <w:pStyle w:val="CopticVersemulti-line"/>
            </w:pPr>
            <w:r>
              <w:t>ⲁⲃⲃⲁ Ⲡⲓϣⲱⲓ ⲛⲉⲙ ⲁⲃⲃⲁ Ⲡⲁϣⲗⲉ:</w:t>
            </w:r>
          </w:p>
          <w:p w14:paraId="378D4C82" w14:textId="77777777" w:rsidR="00FB36D8" w:rsidRDefault="00FB36D8" w:rsidP="00FB36D8">
            <w:pPr>
              <w:pStyle w:val="CopticHangingVerse"/>
            </w:pPr>
            <w:r>
              <w:t>ⲛⲓⲫⲱⲥⲧⲏⲣ ⲉ̀ⲧⲉⲣⲟⲩⲱⲓⲛⲓ.</w:t>
            </w:r>
          </w:p>
        </w:tc>
      </w:tr>
      <w:tr w:rsidR="00FB36D8" w14:paraId="5FB0291F" w14:textId="77777777" w:rsidTr="00220DFD">
        <w:trPr>
          <w:cantSplit/>
          <w:jc w:val="center"/>
        </w:trPr>
        <w:tc>
          <w:tcPr>
            <w:tcW w:w="288" w:type="dxa"/>
          </w:tcPr>
          <w:p w14:paraId="64C0F31F" w14:textId="77777777" w:rsidR="00FB36D8" w:rsidRDefault="00FB36D8" w:rsidP="00220DFD">
            <w:pPr>
              <w:pStyle w:val="CopticCross"/>
            </w:pPr>
            <w:r w:rsidRPr="00FB5ACB">
              <w:t>¿</w:t>
            </w:r>
          </w:p>
        </w:tc>
        <w:tc>
          <w:tcPr>
            <w:tcW w:w="3960" w:type="dxa"/>
          </w:tcPr>
          <w:p w14:paraId="593BE738" w14:textId="77777777" w:rsidR="00FB36D8" w:rsidRPr="004764BD" w:rsidRDefault="00FB36D8" w:rsidP="00FB36D8">
            <w:pPr>
              <w:pStyle w:val="EngHang"/>
            </w:pPr>
            <w:r w:rsidRPr="004764BD">
              <w:t xml:space="preserve">Who became </w:t>
            </w:r>
            <w:r>
              <w:t>to</w:t>
            </w:r>
            <w:r w:rsidRPr="004764BD">
              <w:t xml:space="preserve"> us</w:t>
            </w:r>
          </w:p>
          <w:p w14:paraId="6A222BF4" w14:textId="77777777" w:rsidR="00FB36D8" w:rsidRPr="004764BD" w:rsidRDefault="00FB36D8" w:rsidP="00FB36D8">
            <w:pPr>
              <w:pStyle w:val="EngHang"/>
            </w:pPr>
            <w:r w:rsidRPr="004764BD">
              <w:t>A haven of salvation,</w:t>
            </w:r>
          </w:p>
          <w:p w14:paraId="3BFD1CF6" w14:textId="77777777" w:rsidR="00FB36D8" w:rsidRPr="004764BD" w:rsidRDefault="00FB36D8" w:rsidP="00FB36D8">
            <w:pPr>
              <w:pStyle w:val="EngHang"/>
            </w:pPr>
            <w:r>
              <w:t>Giving</w:t>
            </w:r>
            <w:r w:rsidRPr="004764BD">
              <w:t xml:space="preserve"> light to our souls</w:t>
            </w:r>
          </w:p>
          <w:p w14:paraId="784CE3BA" w14:textId="77777777" w:rsidR="00FB36D8" w:rsidRDefault="00FB36D8" w:rsidP="00FB36D8">
            <w:pPr>
              <w:pStyle w:val="EngHangEnd"/>
            </w:pPr>
            <w:r w:rsidRPr="004764BD">
              <w:t>Through their holy bodies.</w:t>
            </w:r>
          </w:p>
        </w:tc>
        <w:tc>
          <w:tcPr>
            <w:tcW w:w="288" w:type="dxa"/>
          </w:tcPr>
          <w:p w14:paraId="38C95905" w14:textId="77777777" w:rsidR="00FB36D8" w:rsidRDefault="00FB36D8" w:rsidP="00220DFD"/>
        </w:tc>
        <w:tc>
          <w:tcPr>
            <w:tcW w:w="288" w:type="dxa"/>
          </w:tcPr>
          <w:p w14:paraId="1F68F7CD" w14:textId="77777777" w:rsidR="00FB36D8" w:rsidRDefault="00FB36D8" w:rsidP="00220DFD">
            <w:pPr>
              <w:pStyle w:val="CopticCross"/>
            </w:pPr>
            <w:r w:rsidRPr="00FB5ACB">
              <w:t>¿</w:t>
            </w:r>
          </w:p>
        </w:tc>
        <w:tc>
          <w:tcPr>
            <w:tcW w:w="3960" w:type="dxa"/>
          </w:tcPr>
          <w:p w14:paraId="18F724EE" w14:textId="77777777" w:rsidR="00FB36D8" w:rsidRDefault="00FB36D8" w:rsidP="00FB36D8">
            <w:pPr>
              <w:pStyle w:val="CopticVersemulti-line"/>
            </w:pPr>
            <w:r>
              <w:t>Ⲛⲁⲓ ⲉ̀ⲧⲁⲩϣⲱⲡⲓ ⲛⲁⲛ:</w:t>
            </w:r>
          </w:p>
          <w:p w14:paraId="5C506D71" w14:textId="77777777" w:rsidR="00FB36D8" w:rsidRDefault="00FB36D8" w:rsidP="00FB36D8">
            <w:pPr>
              <w:pStyle w:val="CopticVersemulti-line"/>
            </w:pPr>
            <w:r>
              <w:t>ⲥ̀ⲛⲁⲩ ⲛ̀ⲗⲩⲙⲏⲛ ⲛ̀ⲧⲉ ⲡⲓⲟⲩϫⲁⲓ:</w:t>
            </w:r>
          </w:p>
          <w:p w14:paraId="14835D9F" w14:textId="77777777" w:rsidR="00FB36D8" w:rsidRDefault="00FB36D8" w:rsidP="00FB36D8">
            <w:pPr>
              <w:pStyle w:val="CopticVersemulti-line"/>
            </w:pPr>
            <w:r>
              <w:t>ⲁⲩⲉ̀ⲣⲟⲩⲱⲓⲛⲓ ⲛ̀ⲛⲉⲛⲯⲩⲭⲏ:</w:t>
            </w:r>
          </w:p>
          <w:p w14:paraId="0EAB60E0" w14:textId="77777777" w:rsidR="00FB36D8" w:rsidRDefault="00FB36D8" w:rsidP="00FB36D8">
            <w:pPr>
              <w:pStyle w:val="CopticHangingVerse"/>
            </w:pPr>
            <w:r>
              <w:t>ϩⲓⲧⲉⲛ ⲛⲟⲩⲗⲩⲙⲯⲁⲛⲟⲛ ⲉ̄ⲑ̄ⲩ̄.</w:t>
            </w:r>
          </w:p>
        </w:tc>
      </w:tr>
      <w:tr w:rsidR="00FB36D8" w14:paraId="209877F4" w14:textId="77777777" w:rsidTr="00220DFD">
        <w:trPr>
          <w:cantSplit/>
          <w:jc w:val="center"/>
        </w:trPr>
        <w:tc>
          <w:tcPr>
            <w:tcW w:w="288" w:type="dxa"/>
          </w:tcPr>
          <w:p w14:paraId="04266980" w14:textId="77777777" w:rsidR="00FB36D8" w:rsidRDefault="00FB36D8" w:rsidP="00220DFD">
            <w:pPr>
              <w:pStyle w:val="CopticCross"/>
            </w:pPr>
          </w:p>
        </w:tc>
        <w:tc>
          <w:tcPr>
            <w:tcW w:w="3960" w:type="dxa"/>
          </w:tcPr>
          <w:p w14:paraId="50AA01CE" w14:textId="77777777" w:rsidR="00FB36D8" w:rsidRPr="004764BD" w:rsidRDefault="00FB36D8" w:rsidP="00FB36D8">
            <w:pPr>
              <w:pStyle w:val="EngHang"/>
            </w:pPr>
            <w:r w:rsidRPr="004764BD">
              <w:t>Hail to our father Abba Pishoy,</w:t>
            </w:r>
          </w:p>
          <w:p w14:paraId="25141F6B" w14:textId="77777777" w:rsidR="00FB36D8" w:rsidRPr="004764BD" w:rsidRDefault="00FB36D8" w:rsidP="00FB36D8">
            <w:pPr>
              <w:pStyle w:val="EngHang"/>
            </w:pPr>
            <w:r w:rsidRPr="004764BD">
              <w:t>The perfect and righteous man.</w:t>
            </w:r>
          </w:p>
          <w:p w14:paraId="10060EB6" w14:textId="77777777" w:rsidR="00FB36D8" w:rsidRPr="004764BD" w:rsidRDefault="00FB36D8" w:rsidP="00FB36D8">
            <w:pPr>
              <w:pStyle w:val="EngHang"/>
            </w:pPr>
            <w:r w:rsidRPr="004764BD">
              <w:t>Hail to our father Abba Paul,</w:t>
            </w:r>
          </w:p>
          <w:p w14:paraId="536F107E" w14:textId="77777777" w:rsidR="00FB36D8" w:rsidRDefault="00FB36D8" w:rsidP="00FB36D8">
            <w:pPr>
              <w:pStyle w:val="EngHangEnd"/>
            </w:pPr>
            <w:r w:rsidRPr="004764BD">
              <w:t>The beloved of Christ.</w:t>
            </w:r>
          </w:p>
        </w:tc>
        <w:tc>
          <w:tcPr>
            <w:tcW w:w="288" w:type="dxa"/>
          </w:tcPr>
          <w:p w14:paraId="66D88A56" w14:textId="77777777" w:rsidR="00FB36D8" w:rsidRDefault="00FB36D8" w:rsidP="00220DFD"/>
        </w:tc>
        <w:tc>
          <w:tcPr>
            <w:tcW w:w="288" w:type="dxa"/>
          </w:tcPr>
          <w:p w14:paraId="1C3FF9E8" w14:textId="77777777" w:rsidR="00FB36D8" w:rsidRDefault="00FB36D8" w:rsidP="00220DFD">
            <w:pPr>
              <w:pStyle w:val="CopticCross"/>
            </w:pPr>
          </w:p>
        </w:tc>
        <w:tc>
          <w:tcPr>
            <w:tcW w:w="3960" w:type="dxa"/>
          </w:tcPr>
          <w:p w14:paraId="5D630C00" w14:textId="77777777" w:rsidR="00FB36D8" w:rsidRDefault="00FB36D8" w:rsidP="00FB36D8">
            <w:pPr>
              <w:pStyle w:val="CopticVersemulti-line"/>
            </w:pPr>
            <w:r>
              <w:t>Ⲭⲉⲣⲉ ⲡⲉⲛⲓⲱⲧ ⲁⲃⲃⲁ Ⲡⲓϣⲱⲓ:</w:t>
            </w:r>
          </w:p>
          <w:p w14:paraId="3BD04A38" w14:textId="77777777" w:rsidR="00FB36D8" w:rsidRDefault="00FB36D8" w:rsidP="00FB36D8">
            <w:pPr>
              <w:pStyle w:val="CopticVersemulti-line"/>
            </w:pPr>
            <w:r>
              <w:t>ⲡⲓⲑ̀ⲙⲏⲓ ⲡⲓⲣⲱⲙⲓ ⲛ̀ⲧⲉⲗⲓⲟⲥ:</w:t>
            </w:r>
          </w:p>
          <w:p w14:paraId="40BC279A" w14:textId="77777777" w:rsidR="00FB36D8" w:rsidRDefault="00FB36D8" w:rsidP="00FB36D8">
            <w:pPr>
              <w:pStyle w:val="CopticVersemulti-line"/>
            </w:pPr>
            <w:r>
              <w:t>ⲭⲉⲣⲉ ⲡⲉⲛⲓⲱⲧ ⲁⲃⲃⲁ Ⲡⲁⲩⲗⲉ:</w:t>
            </w:r>
          </w:p>
          <w:p w14:paraId="0D480FF2" w14:textId="77777777" w:rsidR="00FB36D8" w:rsidRDefault="00FB36D8" w:rsidP="00FB36D8">
            <w:pPr>
              <w:pStyle w:val="CopticHangingVerse"/>
            </w:pPr>
            <w:r>
              <w:t>ⲡⲓⲙⲉⲛⲣⲓⲧ ⲛ̀ⲧⲉ Ⲡⲭ̄ⲥ̄.</w:t>
            </w:r>
          </w:p>
        </w:tc>
      </w:tr>
      <w:tr w:rsidR="00FB36D8" w14:paraId="55218C8F" w14:textId="77777777" w:rsidTr="00220DFD">
        <w:trPr>
          <w:cantSplit/>
          <w:jc w:val="center"/>
        </w:trPr>
        <w:tc>
          <w:tcPr>
            <w:tcW w:w="288" w:type="dxa"/>
          </w:tcPr>
          <w:p w14:paraId="143E9898" w14:textId="77777777" w:rsidR="00FB36D8" w:rsidRDefault="00FB36D8" w:rsidP="00220DFD">
            <w:pPr>
              <w:pStyle w:val="CopticCross"/>
            </w:pPr>
            <w:r w:rsidRPr="00FB5ACB">
              <w:t>¿</w:t>
            </w:r>
          </w:p>
        </w:tc>
        <w:tc>
          <w:tcPr>
            <w:tcW w:w="3960" w:type="dxa"/>
          </w:tcPr>
          <w:p w14:paraId="4070C79A" w14:textId="77777777" w:rsidR="00FB36D8" w:rsidRPr="004764BD" w:rsidRDefault="00FB36D8" w:rsidP="00FB36D8">
            <w:pPr>
              <w:pStyle w:val="EngHang"/>
            </w:pPr>
            <w:r w:rsidRPr="004764BD">
              <w:t>Pray to the Lord on our behalf,</w:t>
            </w:r>
          </w:p>
          <w:p w14:paraId="41A62441" w14:textId="77777777" w:rsidR="00FB36D8" w:rsidRPr="004764BD" w:rsidRDefault="00FB36D8" w:rsidP="00FB36D8">
            <w:pPr>
              <w:pStyle w:val="EngHang"/>
            </w:pPr>
            <w:r w:rsidRPr="004764BD">
              <w:t>My lords and fathers who love their children,</w:t>
            </w:r>
          </w:p>
          <w:p w14:paraId="1DC9AC21" w14:textId="77777777" w:rsidR="00FB36D8" w:rsidRPr="004764BD" w:rsidRDefault="00FB36D8" w:rsidP="00FB36D8">
            <w:pPr>
              <w:pStyle w:val="EngHang"/>
            </w:pPr>
            <w:r w:rsidRPr="004764BD">
              <w:t>Abba Pishoy and Abba Paul,</w:t>
            </w:r>
          </w:p>
          <w:p w14:paraId="5CDD31A6" w14:textId="77777777" w:rsidR="00FB36D8" w:rsidRDefault="00FB36D8" w:rsidP="00FB36D8">
            <w:pPr>
              <w:pStyle w:val="EngHangEnd"/>
            </w:pPr>
            <w:r w:rsidRPr="004764BD">
              <w:t>That He may forgive us our sins.</w:t>
            </w:r>
          </w:p>
        </w:tc>
        <w:tc>
          <w:tcPr>
            <w:tcW w:w="288" w:type="dxa"/>
          </w:tcPr>
          <w:p w14:paraId="2CC687F8" w14:textId="77777777" w:rsidR="00FB36D8" w:rsidRDefault="00FB36D8" w:rsidP="00220DFD"/>
        </w:tc>
        <w:tc>
          <w:tcPr>
            <w:tcW w:w="288" w:type="dxa"/>
          </w:tcPr>
          <w:p w14:paraId="575B06B1" w14:textId="77777777" w:rsidR="00FB36D8" w:rsidRDefault="00FB36D8" w:rsidP="00220DFD">
            <w:pPr>
              <w:pStyle w:val="CopticCross"/>
            </w:pPr>
            <w:r w:rsidRPr="00FB5ACB">
              <w:t>¿</w:t>
            </w:r>
          </w:p>
        </w:tc>
        <w:tc>
          <w:tcPr>
            <w:tcW w:w="3960" w:type="dxa"/>
          </w:tcPr>
          <w:p w14:paraId="5A1C86B8" w14:textId="77777777" w:rsidR="00FB36D8" w:rsidRDefault="00FB36D8" w:rsidP="00FB36D8">
            <w:pPr>
              <w:pStyle w:val="CopticVersemulti-line"/>
            </w:pPr>
            <w:r>
              <w:t>Ⲧⲱⲃϩ ⲙ̀Ⲡⲟ̄ⲥ̄ ⲉ̀ϩ̀ⲣⲏⲓ ⲉ̀ϫⲱⲛ:</w:t>
            </w:r>
          </w:p>
          <w:p w14:paraId="1369398E" w14:textId="77777777" w:rsidR="00FB36D8" w:rsidRDefault="00FB36D8" w:rsidP="00FB36D8">
            <w:pPr>
              <w:pStyle w:val="CopticVersemulti-line"/>
            </w:pPr>
            <w:r>
              <w:t>ⲱ̀ ⲛⲁⲟ̄ⲥ̄ ⲛ̀ⲓⲟϯ ⲙ̀ⲙ̀ⲁⲓⲛⲟⲩϣⲏⲣⲓ:</w:t>
            </w:r>
          </w:p>
          <w:p w14:paraId="46D1C7F7" w14:textId="77777777" w:rsidR="00FB36D8" w:rsidRDefault="00FB36D8" w:rsidP="00FB36D8">
            <w:pPr>
              <w:pStyle w:val="CopticVersemulti-line"/>
            </w:pPr>
            <w:r>
              <w:t>ⲁⲃⲃⲁ Ⲡⲓϣⲱⲓ ⲛⲉⲙ ⲁⲃⲃⲁ Ⲡⲁⲩⲗⲉ:</w:t>
            </w:r>
          </w:p>
          <w:p w14:paraId="78F11E3A" w14:textId="77777777" w:rsidR="00FB36D8" w:rsidRDefault="00FB36D8" w:rsidP="00FB36D8">
            <w:pPr>
              <w:pStyle w:val="CopticHangingVerse"/>
            </w:pPr>
            <w:r>
              <w:t>ⲛ̀ⲧⲉϥⲭⲁ ⲛⲉⲛⲛⲟⲃⲓ ⲛⲁⲛ ⲉ̀ⲃⲟⲗ.</w:t>
            </w:r>
          </w:p>
        </w:tc>
      </w:tr>
    </w:tbl>
    <w:p w14:paraId="031A1C99" w14:textId="2C43F466" w:rsidR="006C0C59" w:rsidRDefault="006C0C59" w:rsidP="006C0C59">
      <w:pPr>
        <w:pStyle w:val="Heading3"/>
      </w:pPr>
      <w:bookmarkStart w:id="1159" w:name="_Ref434492161"/>
      <w:r>
        <w:lastRenderedPageBreak/>
        <w:t>The Doxology of St. Athanasius the Apostolic</w:t>
      </w:r>
      <w:bookmarkEnd w:id="1159"/>
      <w:r w:rsidR="00B52F78">
        <w:rPr>
          <w:rStyle w:val="FootnoteReference"/>
        </w:rPr>
        <w:footnoteReference w:id="923"/>
      </w:r>
    </w:p>
    <w:p w14:paraId="1BC7DA79" w14:textId="3F15587A" w:rsidR="006C0C59" w:rsidRPr="00AF6D10" w:rsidRDefault="006C0C59" w:rsidP="006C0C59">
      <w:pPr>
        <w:pStyle w:val="Rubric"/>
      </w:pPr>
      <w:r>
        <w:t xml:space="preserve">See also </w:t>
      </w:r>
      <w:r w:rsidR="00191A26">
        <w:fldChar w:fldCharType="begin"/>
      </w:r>
      <w:r w:rsidR="00191A26">
        <w:instrText xml:space="preserve"> REF _Ref434492183 \h </w:instrText>
      </w:r>
      <w:r w:rsidR="00191A26">
        <w:fldChar w:fldCharType="separate"/>
      </w:r>
      <w:r w:rsidR="000C7DE2">
        <w:t>The Doxology for St. Athanasius the Apostolic</w:t>
      </w:r>
      <w:r w:rsidR="00191A26">
        <w:fldChar w:fldCharType="end"/>
      </w:r>
      <w:r w:rsidR="00191A26">
        <w:t>,</w:t>
      </w:r>
      <w:r>
        <w:t xml:space="preserve"> </w:t>
      </w:r>
      <w:r w:rsidR="00191A26">
        <w:fldChar w:fldCharType="begin"/>
      </w:r>
      <w:r w:rsidR="00191A26">
        <w:instrText xml:space="preserve"> REF _Ref434560539 \h </w:instrText>
      </w:r>
      <w:r w:rsidR="00191A26">
        <w:fldChar w:fldCharType="separate"/>
      </w:r>
      <w:r w:rsidR="000C7DE2">
        <w:t>May 2 / Pashons 7: St. Athanasius the Apostolic</w:t>
      </w:r>
      <w:r w:rsidR="00191A26">
        <w:fldChar w:fldCharType="end"/>
      </w:r>
      <w:r w:rsidR="00191A26">
        <w:t xml:space="preserve">, pages </w:t>
      </w:r>
      <w:r w:rsidR="00191A26">
        <w:fldChar w:fldCharType="begin"/>
      </w:r>
      <w:r w:rsidR="00191A26">
        <w:instrText xml:space="preserve"> PAGEREF _Ref434492183 \h </w:instrText>
      </w:r>
      <w:r w:rsidR="00191A26">
        <w:fldChar w:fldCharType="separate"/>
      </w:r>
      <w:r w:rsidR="000C7DE2">
        <w:rPr>
          <w:noProof/>
        </w:rPr>
        <w:t>867</w:t>
      </w:r>
      <w:r w:rsidR="00191A26">
        <w:fldChar w:fldCharType="end"/>
      </w:r>
      <w:r w:rsidR="00191A26">
        <w:t xml:space="preserve"> and </w:t>
      </w:r>
      <w:r w:rsidR="00191A26">
        <w:fldChar w:fldCharType="begin"/>
      </w:r>
      <w:r w:rsidR="00191A26">
        <w:instrText xml:space="preserve"> PAGEREF _Ref434492196 \h </w:instrText>
      </w:r>
      <w:r w:rsidR="00191A26">
        <w:fldChar w:fldCharType="separate"/>
      </w:r>
      <w:r w:rsidR="000C7DE2">
        <w:rPr>
          <w:noProof/>
        </w:rPr>
        <w:t>869</w:t>
      </w:r>
      <w:r w:rsidR="00191A26">
        <w:fldChar w:fldCharType="end"/>
      </w:r>
      <w:r w:rsidR="00191A26">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54"/>
      </w:tblGrid>
      <w:tr w:rsidR="00B52F78" w14:paraId="5D53E3BD" w14:textId="77777777" w:rsidTr="00B52F78">
        <w:trPr>
          <w:cantSplit/>
          <w:jc w:val="center"/>
        </w:trPr>
        <w:tc>
          <w:tcPr>
            <w:tcW w:w="288" w:type="dxa"/>
          </w:tcPr>
          <w:p w14:paraId="5D1512F9" w14:textId="77777777" w:rsidR="00B52F78" w:rsidRDefault="00B52F78" w:rsidP="00670C79">
            <w:pPr>
              <w:pStyle w:val="CopticCross"/>
            </w:pPr>
          </w:p>
        </w:tc>
        <w:tc>
          <w:tcPr>
            <w:tcW w:w="3954" w:type="dxa"/>
          </w:tcPr>
          <w:p w14:paraId="0C85C216" w14:textId="77777777" w:rsidR="00B52F78" w:rsidRPr="004764BD" w:rsidRDefault="00B52F78" w:rsidP="00670C79">
            <w:pPr>
              <w:pStyle w:val="EngHang"/>
            </w:pPr>
            <w:r w:rsidRPr="004764BD">
              <w:t>O great Athanasius,</w:t>
            </w:r>
          </w:p>
          <w:p w14:paraId="0273817D" w14:textId="77777777" w:rsidR="00B52F78" w:rsidRPr="004764BD" w:rsidRDefault="00B52F78" w:rsidP="00670C79">
            <w:pPr>
              <w:pStyle w:val="EngHang"/>
            </w:pPr>
            <w:r w:rsidRPr="004764BD">
              <w:t>The Pillar of the Church,</w:t>
            </w:r>
          </w:p>
          <w:p w14:paraId="243B546E" w14:textId="77777777" w:rsidR="00B52F78" w:rsidRPr="004764BD" w:rsidRDefault="00B52F78" w:rsidP="00670C79">
            <w:pPr>
              <w:pStyle w:val="EngHang"/>
            </w:pPr>
            <w:r w:rsidRPr="004764BD">
              <w:t>The unyielding defender</w:t>
            </w:r>
          </w:p>
          <w:p w14:paraId="1322C666" w14:textId="77777777" w:rsidR="00B52F78" w:rsidRDefault="00B52F78" w:rsidP="00670C79">
            <w:pPr>
              <w:pStyle w:val="EngHangEnd"/>
            </w:pPr>
            <w:r w:rsidRPr="004764BD">
              <w:t>Of the Orthodox Faith.</w:t>
            </w:r>
          </w:p>
        </w:tc>
      </w:tr>
      <w:tr w:rsidR="00B52F78" w14:paraId="681AE3EF" w14:textId="77777777" w:rsidTr="00B52F78">
        <w:trPr>
          <w:cantSplit/>
          <w:jc w:val="center"/>
        </w:trPr>
        <w:tc>
          <w:tcPr>
            <w:tcW w:w="288" w:type="dxa"/>
          </w:tcPr>
          <w:p w14:paraId="7654B960" w14:textId="77777777" w:rsidR="00B52F78" w:rsidRDefault="00B52F78" w:rsidP="00670C79">
            <w:pPr>
              <w:pStyle w:val="CopticCross"/>
            </w:pPr>
            <w:r w:rsidRPr="00FB5ACB">
              <w:t>¿</w:t>
            </w:r>
          </w:p>
        </w:tc>
        <w:tc>
          <w:tcPr>
            <w:tcW w:w="3954" w:type="dxa"/>
          </w:tcPr>
          <w:p w14:paraId="2B589169" w14:textId="77777777" w:rsidR="00B52F78" w:rsidRPr="004764BD" w:rsidRDefault="00B52F78" w:rsidP="00670C79">
            <w:pPr>
              <w:pStyle w:val="EngHang"/>
            </w:pPr>
            <w:r w:rsidRPr="004764BD">
              <w:t>The trusted shepherd</w:t>
            </w:r>
          </w:p>
          <w:p w14:paraId="7FCF3498" w14:textId="77777777" w:rsidR="00B52F78" w:rsidRPr="004764BD" w:rsidRDefault="00B52F78" w:rsidP="00670C79">
            <w:pPr>
              <w:pStyle w:val="EngHang"/>
            </w:pPr>
            <w:r w:rsidRPr="004764BD">
              <w:t>Of the flock of Jesus Christ,</w:t>
            </w:r>
          </w:p>
          <w:p w14:paraId="4B21A80D" w14:textId="77777777" w:rsidR="00B52F78" w:rsidRPr="004764BD" w:rsidRDefault="00B52F78" w:rsidP="00670C79">
            <w:pPr>
              <w:pStyle w:val="EngHang"/>
            </w:pPr>
            <w:r w:rsidRPr="004764BD">
              <w:t>The honoured patriarch,</w:t>
            </w:r>
          </w:p>
          <w:p w14:paraId="6538C5E0" w14:textId="77777777" w:rsidR="00B52F78" w:rsidRDefault="00B52F78" w:rsidP="00670C79">
            <w:pPr>
              <w:pStyle w:val="EngHangEnd"/>
            </w:pPr>
            <w:r w:rsidRPr="004764BD">
              <w:t>Saint Athanasius the Apostolic.</w:t>
            </w:r>
          </w:p>
        </w:tc>
      </w:tr>
      <w:tr w:rsidR="00B52F78" w14:paraId="4494EC18" w14:textId="77777777" w:rsidTr="00B52F78">
        <w:trPr>
          <w:cantSplit/>
          <w:jc w:val="center"/>
        </w:trPr>
        <w:tc>
          <w:tcPr>
            <w:tcW w:w="288" w:type="dxa"/>
          </w:tcPr>
          <w:p w14:paraId="6AA744A7" w14:textId="77777777" w:rsidR="00B52F78" w:rsidRDefault="00B52F78" w:rsidP="00670C79">
            <w:pPr>
              <w:pStyle w:val="CopticCross"/>
            </w:pPr>
          </w:p>
        </w:tc>
        <w:tc>
          <w:tcPr>
            <w:tcW w:w="3954" w:type="dxa"/>
          </w:tcPr>
          <w:p w14:paraId="2E01AC09" w14:textId="77777777" w:rsidR="00B52F78" w:rsidRPr="004764BD" w:rsidRDefault="00B52F78" w:rsidP="00670C79">
            <w:pPr>
              <w:pStyle w:val="EngHang"/>
            </w:pPr>
            <w:r w:rsidRPr="004764BD">
              <w:t>Blessed are you, indeed,</w:t>
            </w:r>
          </w:p>
          <w:p w14:paraId="1131A84B" w14:textId="77777777" w:rsidR="00B52F78" w:rsidRPr="004764BD" w:rsidRDefault="00B52F78" w:rsidP="00670C79">
            <w:pPr>
              <w:pStyle w:val="EngHang"/>
            </w:pPr>
            <w:r w:rsidRPr="004764BD">
              <w:t>Our saintly father, the patriarch,</w:t>
            </w:r>
          </w:p>
          <w:p w14:paraId="3912029D" w14:textId="77777777" w:rsidR="00B52F78" w:rsidRPr="004764BD" w:rsidRDefault="00B52F78" w:rsidP="00670C79">
            <w:pPr>
              <w:pStyle w:val="EngHang"/>
            </w:pPr>
            <w:r w:rsidRPr="004764BD">
              <w:t>Saint Athanasius the Apostolic,</w:t>
            </w:r>
          </w:p>
          <w:p w14:paraId="02FB11D0" w14:textId="77777777" w:rsidR="00B52F78" w:rsidRDefault="00B52F78" w:rsidP="00670C79">
            <w:pPr>
              <w:pStyle w:val="EngHangEnd"/>
            </w:pPr>
            <w:r w:rsidRPr="004764BD">
              <w:t>The beloved of Christ.</w:t>
            </w:r>
          </w:p>
        </w:tc>
      </w:tr>
      <w:tr w:rsidR="00B52F78" w14:paraId="40AFA7AB" w14:textId="77777777" w:rsidTr="00B52F78">
        <w:trPr>
          <w:cantSplit/>
          <w:jc w:val="center"/>
        </w:trPr>
        <w:tc>
          <w:tcPr>
            <w:tcW w:w="288" w:type="dxa"/>
          </w:tcPr>
          <w:p w14:paraId="20321D07" w14:textId="77777777" w:rsidR="00B52F78" w:rsidRDefault="00B52F78" w:rsidP="00670C79">
            <w:pPr>
              <w:pStyle w:val="CopticCross"/>
            </w:pPr>
            <w:r w:rsidRPr="00FB5ACB">
              <w:t>¿</w:t>
            </w:r>
          </w:p>
        </w:tc>
        <w:tc>
          <w:tcPr>
            <w:tcW w:w="3954" w:type="dxa"/>
          </w:tcPr>
          <w:p w14:paraId="3D9053E2" w14:textId="77777777" w:rsidR="00B52F78" w:rsidRPr="004764BD" w:rsidRDefault="00B52F78" w:rsidP="00670C79">
            <w:pPr>
              <w:pStyle w:val="EngHang"/>
            </w:pPr>
            <w:r w:rsidRPr="004764BD">
              <w:t>Pray to the Lord on our behalf,</w:t>
            </w:r>
          </w:p>
          <w:p w14:paraId="64EEE3BC" w14:textId="77777777" w:rsidR="00B52F78" w:rsidRPr="004764BD" w:rsidRDefault="00B52F78" w:rsidP="00670C79">
            <w:pPr>
              <w:pStyle w:val="EngHang"/>
            </w:pPr>
            <w:r w:rsidRPr="004764BD">
              <w:t>Our saintly father, the patriarch,</w:t>
            </w:r>
          </w:p>
          <w:p w14:paraId="3BA38CF2" w14:textId="77777777" w:rsidR="00B52F78" w:rsidRPr="004764BD" w:rsidRDefault="00B52F78" w:rsidP="00670C79">
            <w:pPr>
              <w:pStyle w:val="EngHang"/>
            </w:pPr>
            <w:r w:rsidRPr="004764BD">
              <w:t>Saint Athanasius the Apostolic,</w:t>
            </w:r>
          </w:p>
          <w:p w14:paraId="0C62FE1A" w14:textId="77777777" w:rsidR="00B52F78" w:rsidRDefault="00B52F78" w:rsidP="00670C79">
            <w:pPr>
              <w:pStyle w:val="EngHangEnd"/>
            </w:pPr>
            <w:r w:rsidRPr="004764BD">
              <w:t>That He may forgive us our sins.</w:t>
            </w:r>
          </w:p>
        </w:tc>
      </w:tr>
    </w:tbl>
    <w:p w14:paraId="2DC01141" w14:textId="77777777" w:rsidR="00727B3C" w:rsidRPr="00AF6D10" w:rsidRDefault="00727B3C" w:rsidP="00727B3C">
      <w:pPr>
        <w:pStyle w:val="Heading3"/>
      </w:pPr>
      <w:bookmarkStart w:id="1160" w:name="_Ref434492536"/>
      <w:r>
        <w:t xml:space="preserve">The Doxology of </w:t>
      </w:r>
      <w:r w:rsidR="00231798">
        <w:t>the</w:t>
      </w:r>
      <w:r>
        <w:t xml:space="preserve"> Cross Bearers</w:t>
      </w:r>
      <w:bookmarkEnd w:id="11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27B3C" w14:paraId="07E9888D" w14:textId="77777777" w:rsidTr="00727B3C">
        <w:trPr>
          <w:cantSplit/>
          <w:jc w:val="center"/>
        </w:trPr>
        <w:tc>
          <w:tcPr>
            <w:tcW w:w="288" w:type="dxa"/>
          </w:tcPr>
          <w:p w14:paraId="3C62C50D" w14:textId="77777777" w:rsidR="00727B3C" w:rsidRDefault="00727B3C" w:rsidP="00727B3C">
            <w:pPr>
              <w:pStyle w:val="CopticCross"/>
            </w:pPr>
          </w:p>
        </w:tc>
        <w:tc>
          <w:tcPr>
            <w:tcW w:w="3960" w:type="dxa"/>
          </w:tcPr>
          <w:p w14:paraId="342E66C7" w14:textId="77777777" w:rsidR="00727B3C" w:rsidRDefault="00727B3C" w:rsidP="00727B3C">
            <w:pPr>
              <w:pStyle w:val="EngHang"/>
            </w:pPr>
            <w:r>
              <w:t>The world is not worth of</w:t>
            </w:r>
          </w:p>
          <w:p w14:paraId="7329BF13" w14:textId="77777777" w:rsidR="00727B3C" w:rsidRDefault="00727B3C" w:rsidP="00727B3C">
            <w:pPr>
              <w:pStyle w:val="EngHang"/>
            </w:pPr>
            <w:r>
              <w:t>All the righteous that have completed</w:t>
            </w:r>
          </w:p>
          <w:p w14:paraId="2394337D" w14:textId="77777777" w:rsidR="00727B3C" w:rsidRDefault="00727B3C" w:rsidP="00727B3C">
            <w:pPr>
              <w:pStyle w:val="EngHang"/>
            </w:pPr>
            <w:r>
              <w:t>The labours of virtue,</w:t>
            </w:r>
          </w:p>
          <w:p w14:paraId="0788185B" w14:textId="77777777" w:rsidR="00727B3C" w:rsidRDefault="00727B3C" w:rsidP="00727B3C">
            <w:pPr>
              <w:pStyle w:val="EngHangEnd"/>
            </w:pPr>
            <w:r>
              <w:t>In distress and suffering.</w:t>
            </w:r>
          </w:p>
        </w:tc>
        <w:tc>
          <w:tcPr>
            <w:tcW w:w="288" w:type="dxa"/>
          </w:tcPr>
          <w:p w14:paraId="0B1B1BA6" w14:textId="77777777" w:rsidR="00727B3C" w:rsidRDefault="00727B3C" w:rsidP="00727B3C"/>
        </w:tc>
        <w:tc>
          <w:tcPr>
            <w:tcW w:w="288" w:type="dxa"/>
          </w:tcPr>
          <w:p w14:paraId="2A0078D0" w14:textId="77777777" w:rsidR="00727B3C" w:rsidRDefault="00727B3C" w:rsidP="00727B3C">
            <w:pPr>
              <w:pStyle w:val="CopticCross"/>
            </w:pPr>
          </w:p>
        </w:tc>
        <w:tc>
          <w:tcPr>
            <w:tcW w:w="3960" w:type="dxa"/>
          </w:tcPr>
          <w:p w14:paraId="6F277E4E" w14:textId="77777777" w:rsidR="00727B3C" w:rsidRDefault="00727B3C" w:rsidP="00727B3C">
            <w:pPr>
              <w:pStyle w:val="CopticVersemulti-line"/>
            </w:pPr>
            <w:r>
              <w:t>Ⲑⲙⲏⲓ ⲛⲓⲃⲉⲛ ⲉ̀ⲧⲁⲩϫⲱⲕ ⲉ̀ⲃⲟⲗ:</w:t>
            </w:r>
          </w:p>
          <w:p w14:paraId="59255FC2" w14:textId="77777777" w:rsidR="00727B3C" w:rsidRDefault="00727B3C" w:rsidP="00727B3C">
            <w:pPr>
              <w:pStyle w:val="CopticVersemulti-line"/>
            </w:pPr>
            <w:r>
              <w:t>ⲛ̀ⲛⲓϧⲓⲥⲓ ⲛ̀ⲧⲉ ⲛⲟⲩⲁ̀ⲣⲉⲧⲏ:</w:t>
            </w:r>
          </w:p>
          <w:p w14:paraId="09D78533" w14:textId="77777777" w:rsidR="00727B3C" w:rsidRDefault="00727B3C" w:rsidP="00727B3C">
            <w:pPr>
              <w:pStyle w:val="CopticVersemulti-line"/>
            </w:pPr>
            <w:r>
              <w:t>ⲉⲩϩⲉϫϩⲱϫ ⲉⲩϭⲓⲙ̀ⲕⲁϩ:</w:t>
            </w:r>
          </w:p>
          <w:p w14:paraId="2C1DA256" w14:textId="77777777" w:rsidR="00727B3C" w:rsidRDefault="00727B3C" w:rsidP="00727B3C">
            <w:pPr>
              <w:pStyle w:val="CopticHangingVerse"/>
            </w:pPr>
            <w:r>
              <w:t>ⲉ̀ⲣⲉ ⲡⲓⲕⲟⲥⲙⲟⲥ ⲙ̀ⲡ̀ϣⲁ ⲙ̀ⲙⲱⲟⲩ ⲁⲛ.</w:t>
            </w:r>
          </w:p>
        </w:tc>
      </w:tr>
      <w:tr w:rsidR="00727B3C" w14:paraId="57ADFF02" w14:textId="77777777" w:rsidTr="00727B3C">
        <w:trPr>
          <w:cantSplit/>
          <w:jc w:val="center"/>
        </w:trPr>
        <w:tc>
          <w:tcPr>
            <w:tcW w:w="288" w:type="dxa"/>
          </w:tcPr>
          <w:p w14:paraId="25282B64" w14:textId="77777777" w:rsidR="00727B3C" w:rsidRDefault="00727B3C" w:rsidP="00727B3C">
            <w:pPr>
              <w:pStyle w:val="CopticCross"/>
            </w:pPr>
            <w:r w:rsidRPr="00FB5ACB">
              <w:lastRenderedPageBreak/>
              <w:t>¿</w:t>
            </w:r>
          </w:p>
        </w:tc>
        <w:tc>
          <w:tcPr>
            <w:tcW w:w="3960" w:type="dxa"/>
          </w:tcPr>
          <w:p w14:paraId="11156E94" w14:textId="77777777" w:rsidR="00727B3C" w:rsidRDefault="00727B3C" w:rsidP="00727B3C">
            <w:pPr>
              <w:pStyle w:val="EngHang"/>
            </w:pPr>
            <w:r>
              <w:t>They wandered in deserts,</w:t>
            </w:r>
          </w:p>
          <w:p w14:paraId="7E3FCFAC" w14:textId="77777777" w:rsidR="00727B3C" w:rsidRDefault="00727B3C" w:rsidP="00727B3C">
            <w:pPr>
              <w:pStyle w:val="EngHang"/>
            </w:pPr>
            <w:r>
              <w:t>In caves and in holes of the earth,</w:t>
            </w:r>
          </w:p>
          <w:p w14:paraId="710EE441" w14:textId="77777777" w:rsidR="00727B3C" w:rsidRDefault="00727B3C" w:rsidP="00727B3C">
            <w:pPr>
              <w:pStyle w:val="EngHang"/>
            </w:pPr>
            <w:r>
              <w:t>These that testified,</w:t>
            </w:r>
          </w:p>
          <w:p w14:paraId="63578BAB" w14:textId="77777777" w:rsidR="00727B3C" w:rsidRDefault="00727B3C" w:rsidP="00727B3C">
            <w:pPr>
              <w:pStyle w:val="EngHangEnd"/>
            </w:pPr>
            <w:r>
              <w:t>Through their faith—</w:t>
            </w:r>
          </w:p>
        </w:tc>
        <w:tc>
          <w:tcPr>
            <w:tcW w:w="288" w:type="dxa"/>
          </w:tcPr>
          <w:p w14:paraId="30961B47" w14:textId="77777777" w:rsidR="00727B3C" w:rsidRDefault="00727B3C" w:rsidP="00727B3C"/>
        </w:tc>
        <w:tc>
          <w:tcPr>
            <w:tcW w:w="288" w:type="dxa"/>
          </w:tcPr>
          <w:p w14:paraId="09A14BD0" w14:textId="77777777" w:rsidR="00727B3C" w:rsidRDefault="00727B3C" w:rsidP="00727B3C">
            <w:pPr>
              <w:pStyle w:val="CopticCross"/>
            </w:pPr>
            <w:r w:rsidRPr="00FB5ACB">
              <w:t>¿</w:t>
            </w:r>
          </w:p>
        </w:tc>
        <w:tc>
          <w:tcPr>
            <w:tcW w:w="3960" w:type="dxa"/>
          </w:tcPr>
          <w:p w14:paraId="0BE615F3" w14:textId="77777777" w:rsidR="00727B3C" w:rsidRDefault="00727B3C" w:rsidP="00727B3C">
            <w:pPr>
              <w:pStyle w:val="CopticVersemulti-line"/>
            </w:pPr>
            <w:r>
              <w:t>Ⲉⲩⲥⲱⲣⲉⲙ ⲉ̀ⲃⲟⲗ ϩⲓ ⲛⲓϣⲁϥⲉⲩ:</w:t>
            </w:r>
          </w:p>
          <w:p w14:paraId="14E4C546" w14:textId="77777777" w:rsidR="00727B3C" w:rsidRDefault="00727B3C" w:rsidP="00727B3C">
            <w:pPr>
              <w:pStyle w:val="CopticVersemulti-line"/>
            </w:pPr>
            <w:r>
              <w:t>ⲛⲉⲙ ⲛⲓⲃⲏⲃ ⲛⲉⲙ ⲛⲓⲭⲟⲗ ⲛ̀ⲧⲉ ⲡ̀ⲕⲁϩⲓ:</w:t>
            </w:r>
          </w:p>
          <w:p w14:paraId="2770D889" w14:textId="77777777" w:rsidR="00727B3C" w:rsidRDefault="00727B3C" w:rsidP="00727B3C">
            <w:pPr>
              <w:pStyle w:val="CopticVersemulti-line"/>
            </w:pPr>
            <w:r>
              <w:t>ⲛⲁⲓ ⲉ̀ⲧⲁⲩⲉⲣⲙⲉⲑⲣⲉ ϧⲁⲣⲱⲟⲩ:</w:t>
            </w:r>
          </w:p>
          <w:p w14:paraId="2F2FCBE6" w14:textId="77777777" w:rsidR="00727B3C" w:rsidRDefault="00727B3C" w:rsidP="00727B3C">
            <w:pPr>
              <w:pStyle w:val="CopticHangingVerse"/>
            </w:pPr>
            <w:r>
              <w:t>ϫⲉ ⲉ̀ⲃⲟⲗϩⲓⲧⲉⲛ ⲛⲟⲩⲛⲁϩϯ.</w:t>
            </w:r>
          </w:p>
        </w:tc>
      </w:tr>
      <w:tr w:rsidR="00727B3C" w14:paraId="5C770CA2" w14:textId="77777777" w:rsidTr="00727B3C">
        <w:trPr>
          <w:cantSplit/>
          <w:jc w:val="center"/>
        </w:trPr>
        <w:tc>
          <w:tcPr>
            <w:tcW w:w="288" w:type="dxa"/>
          </w:tcPr>
          <w:p w14:paraId="491CE25E" w14:textId="77777777" w:rsidR="00727B3C" w:rsidRDefault="00727B3C" w:rsidP="00727B3C">
            <w:pPr>
              <w:pStyle w:val="CopticCross"/>
            </w:pPr>
          </w:p>
        </w:tc>
        <w:tc>
          <w:tcPr>
            <w:tcW w:w="3960" w:type="dxa"/>
          </w:tcPr>
          <w:p w14:paraId="7425068A" w14:textId="77777777" w:rsidR="00727B3C" w:rsidRDefault="00727B3C" w:rsidP="00727B3C">
            <w:pPr>
              <w:pStyle w:val="EngHang"/>
            </w:pPr>
            <w:r>
              <w:t>—and their patience.</w:t>
            </w:r>
          </w:p>
          <w:p w14:paraId="4B78C688" w14:textId="77777777" w:rsidR="00727B3C" w:rsidRDefault="00727B3C" w:rsidP="00727B3C">
            <w:pPr>
              <w:pStyle w:val="EngHang"/>
            </w:pPr>
            <w:r>
              <w:t>Let us run after their struggles,</w:t>
            </w:r>
          </w:p>
          <w:p w14:paraId="7365268C" w14:textId="77777777" w:rsidR="00727B3C" w:rsidRDefault="00727B3C" w:rsidP="00727B3C">
            <w:pPr>
              <w:pStyle w:val="EngHang"/>
            </w:pPr>
            <w:r>
              <w:t>And look to the author</w:t>
            </w:r>
          </w:p>
          <w:p w14:paraId="0A84AC38" w14:textId="77777777" w:rsidR="00727B3C" w:rsidRDefault="00727B3C" w:rsidP="00727B3C">
            <w:pPr>
              <w:pStyle w:val="EngHangEnd"/>
            </w:pPr>
            <w:r>
              <w:t xml:space="preserve">And completer of faith: Jesus. </w:t>
            </w:r>
          </w:p>
        </w:tc>
        <w:tc>
          <w:tcPr>
            <w:tcW w:w="288" w:type="dxa"/>
          </w:tcPr>
          <w:p w14:paraId="1ECF8E6D" w14:textId="77777777" w:rsidR="00727B3C" w:rsidRDefault="00727B3C" w:rsidP="00727B3C"/>
        </w:tc>
        <w:tc>
          <w:tcPr>
            <w:tcW w:w="288" w:type="dxa"/>
          </w:tcPr>
          <w:p w14:paraId="1B97BA46" w14:textId="77777777" w:rsidR="00727B3C" w:rsidRDefault="00727B3C" w:rsidP="00727B3C">
            <w:pPr>
              <w:pStyle w:val="CopticCross"/>
            </w:pPr>
          </w:p>
        </w:tc>
        <w:tc>
          <w:tcPr>
            <w:tcW w:w="3960" w:type="dxa"/>
          </w:tcPr>
          <w:p w14:paraId="26D1DEA1" w14:textId="77777777" w:rsidR="00727B3C" w:rsidRDefault="00727B3C" w:rsidP="00727B3C">
            <w:pPr>
              <w:pStyle w:val="CopticVersemulti-line"/>
            </w:pPr>
            <w:r>
              <w:t>Ⲛⲉⲙ ⲧⲟⲩϩⲩⲡⲟⲙⲟⲛⲏ:</w:t>
            </w:r>
          </w:p>
          <w:p w14:paraId="5C56A01A" w14:textId="77777777" w:rsidR="00727B3C" w:rsidRDefault="00727B3C" w:rsidP="00727B3C">
            <w:pPr>
              <w:pStyle w:val="CopticVersemulti-line"/>
            </w:pPr>
            <w:r>
              <w:t>ⲙⲁⲣⲉⲛϭⲟϫⲓ ⲛ̀ⲥⲁ ⲛⲟⲩⲁ̀ⲅⲱⲛ:</w:t>
            </w:r>
          </w:p>
          <w:p w14:paraId="0248E894" w14:textId="77777777" w:rsidR="00727B3C" w:rsidRDefault="00727B3C" w:rsidP="00727B3C">
            <w:pPr>
              <w:pStyle w:val="CopticVersemulti-line"/>
            </w:pPr>
            <w:r>
              <w:t>ⲛ̀ⲧⲉⲛϫⲟⲩⲱϣⲧ ⲉ̀ⲡ̀ⲁⲣⲭⲏⲅⲟⲥ ⲛ̀ⲧⲉ ⲫ̀ⲛⲁϩϯ:</w:t>
            </w:r>
          </w:p>
          <w:p w14:paraId="420F3528" w14:textId="77777777" w:rsidR="00727B3C" w:rsidRDefault="00727B3C" w:rsidP="00727B3C">
            <w:pPr>
              <w:pStyle w:val="CopticHangingVerse"/>
            </w:pPr>
            <w:r>
              <w:t>ⲛⲉⲙ ⲛⲉϥⲣⲉϥϫⲱⲕ ⲉ̀ⲃⲟⲗ Ⲓⲏ̄ⲥ̄.</w:t>
            </w:r>
          </w:p>
        </w:tc>
      </w:tr>
      <w:tr w:rsidR="00727B3C" w14:paraId="43D573AF" w14:textId="77777777" w:rsidTr="00727B3C">
        <w:trPr>
          <w:cantSplit/>
          <w:jc w:val="center"/>
        </w:trPr>
        <w:tc>
          <w:tcPr>
            <w:tcW w:w="288" w:type="dxa"/>
          </w:tcPr>
          <w:p w14:paraId="5E2C902C" w14:textId="77777777" w:rsidR="00727B3C" w:rsidRDefault="00727B3C" w:rsidP="00727B3C">
            <w:pPr>
              <w:pStyle w:val="CopticCross"/>
            </w:pPr>
            <w:r w:rsidRPr="00FB5ACB">
              <w:t>¿</w:t>
            </w:r>
          </w:p>
        </w:tc>
        <w:tc>
          <w:tcPr>
            <w:tcW w:w="3960" w:type="dxa"/>
          </w:tcPr>
          <w:p w14:paraId="6EA3C258" w14:textId="77777777" w:rsidR="00727B3C" w:rsidRDefault="00727B3C" w:rsidP="00727B3C">
            <w:pPr>
              <w:pStyle w:val="EngHang"/>
            </w:pPr>
            <w:r>
              <w:t>Pray to the Lord on our behalf,</w:t>
            </w:r>
          </w:p>
          <w:p w14:paraId="1B63AC6C" w14:textId="77777777" w:rsidR="00727B3C" w:rsidRDefault="00727B3C" w:rsidP="00727B3C">
            <w:pPr>
              <w:pStyle w:val="EngHang"/>
            </w:pPr>
            <w:r>
              <w:t>O choir of the cross-bearers,</w:t>
            </w:r>
          </w:p>
          <w:p w14:paraId="59DA67DA" w14:textId="77777777" w:rsidR="00727B3C" w:rsidRDefault="00727B3C" w:rsidP="00727B3C">
            <w:pPr>
              <w:pStyle w:val="EngHang"/>
            </w:pPr>
            <w:r>
              <w:t>Who were perfected in the wilderness,</w:t>
            </w:r>
          </w:p>
          <w:p w14:paraId="2ACEEE03" w14:textId="77777777" w:rsidR="00727B3C" w:rsidRDefault="00727B3C" w:rsidP="00727B3C">
            <w:pPr>
              <w:pStyle w:val="EngHangEnd"/>
            </w:pPr>
            <w:r>
              <w:t>That He may forgive us our sins.</w:t>
            </w:r>
          </w:p>
        </w:tc>
        <w:tc>
          <w:tcPr>
            <w:tcW w:w="288" w:type="dxa"/>
          </w:tcPr>
          <w:p w14:paraId="5F8DBE6E" w14:textId="77777777" w:rsidR="00727B3C" w:rsidRDefault="00727B3C" w:rsidP="00727B3C"/>
        </w:tc>
        <w:tc>
          <w:tcPr>
            <w:tcW w:w="288" w:type="dxa"/>
          </w:tcPr>
          <w:p w14:paraId="5BCF7DE4" w14:textId="77777777" w:rsidR="00727B3C" w:rsidRDefault="00727B3C" w:rsidP="00727B3C">
            <w:pPr>
              <w:pStyle w:val="CopticCross"/>
            </w:pPr>
            <w:r w:rsidRPr="00FB5ACB">
              <w:t>¿</w:t>
            </w:r>
          </w:p>
        </w:tc>
        <w:tc>
          <w:tcPr>
            <w:tcW w:w="3960" w:type="dxa"/>
          </w:tcPr>
          <w:p w14:paraId="421D7E4D" w14:textId="77777777" w:rsidR="00727B3C" w:rsidRDefault="00727B3C" w:rsidP="00727B3C">
            <w:pPr>
              <w:pStyle w:val="CopticVersemulti-line"/>
            </w:pPr>
            <w:r>
              <w:t>Ⲧⲱⲃϩ ⲙ̀Ⲡⲟ̄ⲥ̄ ⲉ̀ϩ̀ⲣⲏⲓ ⲉ̀ϫⲱⲛ:</w:t>
            </w:r>
          </w:p>
          <w:p w14:paraId="00832E16" w14:textId="77777777" w:rsidR="00727B3C" w:rsidRDefault="00727B3C" w:rsidP="00727B3C">
            <w:pPr>
              <w:pStyle w:val="CopticVersemulti-line"/>
            </w:pPr>
            <w:r>
              <w:t>ⲛⲓⲭⲟⲣⲟⲥ ⲛ̀ⲧⲉ ⲛⲓⲥ̀ⲧⲁⲩⲣⲟⲫⲟⲣⲟⲥ:</w:t>
            </w:r>
          </w:p>
          <w:p w14:paraId="438BBADD" w14:textId="77777777" w:rsidR="00727B3C" w:rsidRDefault="00727B3C" w:rsidP="00727B3C">
            <w:pPr>
              <w:pStyle w:val="CopticVersemulti-line"/>
            </w:pPr>
            <w:r>
              <w:t>ⲉ̀ⲧⲁⲩϫⲱⲕ ⲉ̀ⲃⲟⲗϩⲓ ⲛⲓϣⲁϥⲉⲩ:</w:t>
            </w:r>
          </w:p>
          <w:p w14:paraId="628C84F4" w14:textId="77777777" w:rsidR="00727B3C" w:rsidRDefault="00727B3C" w:rsidP="00727B3C">
            <w:pPr>
              <w:pStyle w:val="CopticHangingVerse"/>
            </w:pPr>
            <w:r>
              <w:t>ⲛ̀ⲧⲉϥⲭⲁ ⲛⲉⲛⲛⲟⲃⲓ ⲛⲁⲛ ⲉ̀ⲃⲟⲗ.</w:t>
            </w:r>
          </w:p>
        </w:tc>
      </w:tr>
    </w:tbl>
    <w:p w14:paraId="6EC3E1C1" w14:textId="77777777" w:rsidR="00231798" w:rsidRPr="00AF6D10" w:rsidRDefault="00231798" w:rsidP="00231798">
      <w:pPr>
        <w:pStyle w:val="Heading3"/>
      </w:pPr>
      <w:bookmarkStart w:id="1161" w:name="_Ref434492645"/>
      <w:r>
        <w:t>The Doxology for a Hierarch Who is Present</w:t>
      </w:r>
      <w:bookmarkEnd w:id="11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1798" w14:paraId="54B645AA" w14:textId="77777777" w:rsidTr="003E70F4">
        <w:trPr>
          <w:cantSplit/>
          <w:jc w:val="center"/>
        </w:trPr>
        <w:tc>
          <w:tcPr>
            <w:tcW w:w="288" w:type="dxa"/>
          </w:tcPr>
          <w:p w14:paraId="6BB89981" w14:textId="77777777" w:rsidR="00231798" w:rsidRDefault="00231798" w:rsidP="003E70F4">
            <w:pPr>
              <w:pStyle w:val="CopticCross"/>
            </w:pPr>
          </w:p>
        </w:tc>
        <w:tc>
          <w:tcPr>
            <w:tcW w:w="3960" w:type="dxa"/>
          </w:tcPr>
          <w:p w14:paraId="23E5D563" w14:textId="77777777" w:rsidR="00231798" w:rsidRPr="004764BD" w:rsidRDefault="00231798" w:rsidP="003E70F4">
            <w:pPr>
              <w:pStyle w:val="EngHang"/>
            </w:pPr>
            <w:r w:rsidRPr="004764BD">
              <w:t>You received the grace of Moses</w:t>
            </w:r>
            <w:r w:rsidRPr="004764BD">
              <w:rPr>
                <w:rStyle w:val="FootnoteReference"/>
              </w:rPr>
              <w:footnoteReference w:id="924"/>
            </w:r>
            <w:r w:rsidRPr="004764BD">
              <w:t>,</w:t>
            </w:r>
          </w:p>
          <w:p w14:paraId="4338039E" w14:textId="77777777" w:rsidR="00231798" w:rsidRPr="004764BD" w:rsidRDefault="00231798" w:rsidP="003E70F4">
            <w:pPr>
              <w:pStyle w:val="EngHang"/>
            </w:pPr>
            <w:r w:rsidRPr="004764BD">
              <w:t>The priesthood of Aaron</w:t>
            </w:r>
            <w:r w:rsidRPr="004764BD">
              <w:rPr>
                <w:rStyle w:val="FootnoteReference"/>
              </w:rPr>
              <w:footnoteReference w:id="925"/>
            </w:r>
            <w:r w:rsidRPr="004764BD">
              <w:t>,</w:t>
            </w:r>
          </w:p>
          <w:p w14:paraId="56EF9745" w14:textId="77777777" w:rsidR="00231798" w:rsidRPr="004764BD" w:rsidRDefault="00231798" w:rsidP="003E70F4">
            <w:pPr>
              <w:pStyle w:val="EngHang"/>
            </w:pPr>
            <w:r>
              <w:t>And t</w:t>
            </w:r>
            <w:r w:rsidRPr="004764BD">
              <w:t>he honour of Peter,</w:t>
            </w:r>
          </w:p>
          <w:p w14:paraId="408B07DC" w14:textId="77777777" w:rsidR="00231798" w:rsidRDefault="00231798" w:rsidP="003E70F4">
            <w:pPr>
              <w:pStyle w:val="EngHangEnd"/>
            </w:pPr>
            <w:r>
              <w:t xml:space="preserve">The chief of the </w:t>
            </w:r>
            <w:r w:rsidRPr="006271AE">
              <w:t>A</w:t>
            </w:r>
            <w:r w:rsidRPr="004764BD">
              <w:t>postles</w:t>
            </w:r>
            <w:r w:rsidRPr="004764BD">
              <w:rPr>
                <w:rStyle w:val="FootnoteReference"/>
              </w:rPr>
              <w:footnoteReference w:id="926"/>
            </w:r>
            <w:r w:rsidRPr="004764BD">
              <w:t>.</w:t>
            </w:r>
          </w:p>
        </w:tc>
        <w:tc>
          <w:tcPr>
            <w:tcW w:w="288" w:type="dxa"/>
          </w:tcPr>
          <w:p w14:paraId="30B95BF0" w14:textId="77777777" w:rsidR="00231798" w:rsidRDefault="00231798" w:rsidP="003E70F4"/>
        </w:tc>
        <w:tc>
          <w:tcPr>
            <w:tcW w:w="288" w:type="dxa"/>
          </w:tcPr>
          <w:p w14:paraId="5208D7EF" w14:textId="77777777" w:rsidR="00231798" w:rsidRDefault="00231798" w:rsidP="003E70F4">
            <w:pPr>
              <w:pStyle w:val="CopticCross"/>
            </w:pPr>
          </w:p>
        </w:tc>
        <w:tc>
          <w:tcPr>
            <w:tcW w:w="3960" w:type="dxa"/>
          </w:tcPr>
          <w:p w14:paraId="3850CC2F" w14:textId="77777777" w:rsidR="00231798" w:rsidRDefault="00231798" w:rsidP="00231798">
            <w:pPr>
              <w:pStyle w:val="CopticVersemulti-line"/>
            </w:pPr>
            <w:r>
              <w:t>Ⲁⲕϭⲓ ⲧ̀ⲭⲁⲣⲓⲥ ⲙ̀Ⲙⲱⲩⲥⲏⲥ:</w:t>
            </w:r>
          </w:p>
          <w:p w14:paraId="0EB5F12E" w14:textId="77777777" w:rsidR="00231798" w:rsidRDefault="00231798" w:rsidP="00231798">
            <w:pPr>
              <w:pStyle w:val="CopticVersemulti-line"/>
            </w:pPr>
            <w:r>
              <w:t>Ϯⲙⲉⲧⲟⲩⲏⲃ ⲛ̀ⲧⲉ Ⲙⲉⲗⲭⲓⲥⲉⲇⲉⲕ:</w:t>
            </w:r>
          </w:p>
          <w:p w14:paraId="74F23DD6" w14:textId="77777777" w:rsidR="00231798" w:rsidRDefault="00231798" w:rsidP="00231798">
            <w:pPr>
              <w:pStyle w:val="CopticVersemulti-line"/>
            </w:pPr>
            <w:r>
              <w:t>ⲁⲕϭⲓ ⲙ̀ⲡ̀ⲧⲁⲓⲟ ⲙ̀ⲡⲉⲛⲓⲱⲧ Ⲡⲉⲧⲣⲟⲥ:</w:t>
            </w:r>
          </w:p>
          <w:p w14:paraId="0C3B2991" w14:textId="77777777" w:rsidR="00231798" w:rsidRDefault="00231798" w:rsidP="00231798">
            <w:pPr>
              <w:pStyle w:val="CopticHangingVerse"/>
            </w:pPr>
            <w:r>
              <w:t>ⲡⲓⲁⲛϫⲱϫ ⲛ̀ⲛⲓⲁ̀ⲡⲟⲥⲧⲟⲗⲟⲥ.</w:t>
            </w:r>
          </w:p>
        </w:tc>
      </w:tr>
      <w:tr w:rsidR="00231798" w14:paraId="0C09A2DB" w14:textId="77777777" w:rsidTr="003E70F4">
        <w:trPr>
          <w:cantSplit/>
          <w:jc w:val="center"/>
        </w:trPr>
        <w:tc>
          <w:tcPr>
            <w:tcW w:w="288" w:type="dxa"/>
          </w:tcPr>
          <w:p w14:paraId="6F9B681E" w14:textId="77777777" w:rsidR="00231798" w:rsidRDefault="00231798" w:rsidP="003E70F4">
            <w:pPr>
              <w:pStyle w:val="CopticCross"/>
            </w:pPr>
            <w:r w:rsidRPr="00FB5ACB">
              <w:t>¿</w:t>
            </w:r>
          </w:p>
        </w:tc>
        <w:tc>
          <w:tcPr>
            <w:tcW w:w="3960" w:type="dxa"/>
          </w:tcPr>
          <w:p w14:paraId="37F62D2D" w14:textId="77777777" w:rsidR="00231798" w:rsidRPr="004764BD" w:rsidRDefault="00231798" w:rsidP="003E70F4">
            <w:pPr>
              <w:pStyle w:val="EngHang"/>
            </w:pPr>
            <w:r w:rsidRPr="004764BD">
              <w:t>Christ laid</w:t>
            </w:r>
            <w:r>
              <w:t xml:space="preserve"> His right hand</w:t>
            </w:r>
          </w:p>
          <w:p w14:paraId="7A2FEEF0" w14:textId="77777777" w:rsidR="00231798" w:rsidRPr="004764BD" w:rsidRDefault="00231798" w:rsidP="003E70F4">
            <w:pPr>
              <w:pStyle w:val="EngHang"/>
            </w:pPr>
            <w:r w:rsidRPr="004764BD">
              <w:t>Upon your head,</w:t>
            </w:r>
          </w:p>
          <w:p w14:paraId="1BEE53FE" w14:textId="77777777" w:rsidR="00231798" w:rsidRPr="004764BD" w:rsidRDefault="00231798" w:rsidP="003E70F4">
            <w:pPr>
              <w:pStyle w:val="EngHang"/>
            </w:pPr>
            <w:r w:rsidRPr="004764BD">
              <w:t xml:space="preserve">And entrusted to you </w:t>
            </w:r>
            <w:r>
              <w:t>the keys</w:t>
            </w:r>
          </w:p>
          <w:p w14:paraId="2118F2D8" w14:textId="77777777" w:rsidR="00231798" w:rsidRDefault="00231798" w:rsidP="003E70F4">
            <w:pPr>
              <w:pStyle w:val="EngHangEnd"/>
            </w:pPr>
            <w:r w:rsidRPr="004764BD">
              <w:t xml:space="preserve">Of the </w:t>
            </w:r>
            <w:r>
              <w:t>Kingdom of Heaven</w:t>
            </w:r>
            <w:r w:rsidRPr="004764BD">
              <w:t>.</w:t>
            </w:r>
          </w:p>
        </w:tc>
        <w:tc>
          <w:tcPr>
            <w:tcW w:w="288" w:type="dxa"/>
          </w:tcPr>
          <w:p w14:paraId="55290B74" w14:textId="77777777" w:rsidR="00231798" w:rsidRDefault="00231798" w:rsidP="003E70F4"/>
        </w:tc>
        <w:tc>
          <w:tcPr>
            <w:tcW w:w="288" w:type="dxa"/>
          </w:tcPr>
          <w:p w14:paraId="22A949D1" w14:textId="77777777" w:rsidR="00231798" w:rsidRDefault="00231798" w:rsidP="003E70F4">
            <w:pPr>
              <w:pStyle w:val="CopticCross"/>
            </w:pPr>
            <w:r w:rsidRPr="00FB5ACB">
              <w:t>¿</w:t>
            </w:r>
          </w:p>
        </w:tc>
        <w:tc>
          <w:tcPr>
            <w:tcW w:w="3960" w:type="dxa"/>
          </w:tcPr>
          <w:p w14:paraId="5381A73F" w14:textId="77777777" w:rsidR="00231798" w:rsidRDefault="00231798" w:rsidP="00231798">
            <w:pPr>
              <w:pStyle w:val="CopticVersemulti-line"/>
            </w:pPr>
            <w:r>
              <w:t>ⲀⲠⲭ̄ⲥ̄ ⲧⲁⲗⲟ ⲛ̀ⲧⲉϥϫⲓϫ:</w:t>
            </w:r>
          </w:p>
          <w:p w14:paraId="2FFA114D" w14:textId="77777777" w:rsidR="00231798" w:rsidRDefault="00231798" w:rsidP="00231798">
            <w:pPr>
              <w:pStyle w:val="CopticVersemulti-line"/>
            </w:pPr>
            <w:r>
              <w:t>ⲛ̀ⲟⲩⲓ̀ⲛⲁⲙ ⲉ̀ϫⲉⲛ ⲧⲉⲕⲁ̀ⲫⲉ:</w:t>
            </w:r>
          </w:p>
          <w:p w14:paraId="277682A7" w14:textId="77777777" w:rsidR="00231798" w:rsidRDefault="00231798" w:rsidP="00231798">
            <w:pPr>
              <w:pStyle w:val="CopticVersemulti-line"/>
            </w:pPr>
            <w:r>
              <w:t>ⲁϥⲧⲉⲛϩⲟⲩⲧⲕ ⲉ̀ⲛⲓϣⲟϣⲧ:</w:t>
            </w:r>
          </w:p>
          <w:p w14:paraId="087F05AE" w14:textId="77777777" w:rsidR="00231798" w:rsidRDefault="00231798" w:rsidP="00231798">
            <w:pPr>
              <w:pStyle w:val="CopticHangingVerse"/>
            </w:pPr>
            <w:r>
              <w:t>ⲛ̀ⲧⲉ ⲑ̀ⲙⲉⲧⲟⲩⲣⲟ ⲛ̀ⲛⲓⲫⲏⲟⲩⲓ̀.</w:t>
            </w:r>
          </w:p>
        </w:tc>
      </w:tr>
      <w:tr w:rsidR="00231798" w14:paraId="2A58899A" w14:textId="77777777" w:rsidTr="003E70F4">
        <w:trPr>
          <w:cantSplit/>
          <w:jc w:val="center"/>
        </w:trPr>
        <w:tc>
          <w:tcPr>
            <w:tcW w:w="288" w:type="dxa"/>
          </w:tcPr>
          <w:p w14:paraId="68B95956" w14:textId="77777777" w:rsidR="00231798" w:rsidRDefault="00231798" w:rsidP="003E70F4">
            <w:pPr>
              <w:pStyle w:val="CopticCross"/>
            </w:pPr>
          </w:p>
        </w:tc>
        <w:tc>
          <w:tcPr>
            <w:tcW w:w="3960" w:type="dxa"/>
          </w:tcPr>
          <w:p w14:paraId="29A537C6" w14:textId="77777777" w:rsidR="00231798" w:rsidRPr="004764BD" w:rsidRDefault="00231798" w:rsidP="003E70F4">
            <w:pPr>
              <w:pStyle w:val="EngHang"/>
            </w:pPr>
            <w:r w:rsidRPr="004764BD">
              <w:t>That you may be a helmsman,</w:t>
            </w:r>
          </w:p>
          <w:p w14:paraId="42596040" w14:textId="77777777" w:rsidR="00231798" w:rsidRPr="004764BD" w:rsidRDefault="00231798" w:rsidP="003E70F4">
            <w:pPr>
              <w:pStyle w:val="EngHang"/>
            </w:pPr>
            <w:r w:rsidRPr="004764BD">
              <w:t>Elevated in the Church,</w:t>
            </w:r>
          </w:p>
          <w:p w14:paraId="79CE4F5D" w14:textId="77777777" w:rsidR="00231798" w:rsidRPr="004764BD" w:rsidRDefault="00231798" w:rsidP="003E70F4">
            <w:pPr>
              <w:pStyle w:val="EngHang"/>
            </w:pPr>
            <w:r w:rsidRPr="004764BD">
              <w:t>To shepherd your people,</w:t>
            </w:r>
          </w:p>
          <w:p w14:paraId="7AC79400" w14:textId="77777777" w:rsidR="00231798" w:rsidRDefault="00231798" w:rsidP="003E70F4">
            <w:pPr>
              <w:pStyle w:val="EngHangEnd"/>
            </w:pPr>
            <w:r w:rsidRPr="004764BD">
              <w:t>In purity and righteousness.</w:t>
            </w:r>
          </w:p>
        </w:tc>
        <w:tc>
          <w:tcPr>
            <w:tcW w:w="288" w:type="dxa"/>
          </w:tcPr>
          <w:p w14:paraId="5585AF85" w14:textId="77777777" w:rsidR="00231798" w:rsidRDefault="00231798" w:rsidP="003E70F4"/>
        </w:tc>
        <w:tc>
          <w:tcPr>
            <w:tcW w:w="288" w:type="dxa"/>
          </w:tcPr>
          <w:p w14:paraId="04AB7456" w14:textId="77777777" w:rsidR="00231798" w:rsidRDefault="00231798" w:rsidP="003E70F4">
            <w:pPr>
              <w:pStyle w:val="CopticCross"/>
            </w:pPr>
          </w:p>
        </w:tc>
        <w:tc>
          <w:tcPr>
            <w:tcW w:w="3960" w:type="dxa"/>
          </w:tcPr>
          <w:p w14:paraId="409AB3C0" w14:textId="77777777" w:rsidR="00231798" w:rsidRDefault="00231798" w:rsidP="00231798">
            <w:pPr>
              <w:pStyle w:val="CopticVersemulti-line"/>
            </w:pPr>
            <w:r>
              <w:t>Ⲉⲑⲣⲉⲕϣⲁⲱⲡⲓ ⲛ̀ⲟⲩⲣⲉϥⲉⲣϩⲉⲙⲓ:</w:t>
            </w:r>
          </w:p>
          <w:p w14:paraId="09EEA28C" w14:textId="77777777" w:rsidR="00231798" w:rsidRDefault="00231798" w:rsidP="00231798">
            <w:pPr>
              <w:pStyle w:val="CopticVersemulti-line"/>
            </w:pPr>
            <w:r>
              <w:t>ⲥⲁⲡ̀ϣⲱⲓ ⲛ̀ϯⲉⲕⲕ̀ⲗⲏⲥⲓⲁ:</w:t>
            </w:r>
          </w:p>
          <w:p w14:paraId="22DE8783" w14:textId="77777777" w:rsidR="00231798" w:rsidRDefault="00231798" w:rsidP="00231798">
            <w:pPr>
              <w:pStyle w:val="CopticVersemulti-line"/>
            </w:pPr>
            <w:r>
              <w:t>ⲉⲑⲣⲉⲕⲁ̀ⲙⲟⲛⲓ ⲙ̀ⲡⲉⲕⲗⲁⲟⲥ:</w:t>
            </w:r>
          </w:p>
          <w:p w14:paraId="4E017E56" w14:textId="77777777" w:rsidR="00231798" w:rsidRDefault="00231798" w:rsidP="00231798">
            <w:pPr>
              <w:pStyle w:val="CopticHangingVerse"/>
            </w:pPr>
            <w:r>
              <w:t>ϧⲉⲛ ⲟⲩⲧⲟⲩⲃⲟ ⲛⲉⲙ ⲟⲩⲙⲉⲑⲙⲏⲓ.</w:t>
            </w:r>
          </w:p>
        </w:tc>
      </w:tr>
      <w:tr w:rsidR="00231798" w14:paraId="1070EAC8" w14:textId="77777777" w:rsidTr="003E70F4">
        <w:trPr>
          <w:cantSplit/>
          <w:jc w:val="center"/>
        </w:trPr>
        <w:tc>
          <w:tcPr>
            <w:tcW w:w="288" w:type="dxa"/>
          </w:tcPr>
          <w:p w14:paraId="21A3A30D" w14:textId="77777777" w:rsidR="00231798" w:rsidRDefault="00231798" w:rsidP="003E70F4">
            <w:pPr>
              <w:pStyle w:val="CopticCross"/>
            </w:pPr>
            <w:r w:rsidRPr="00FB5ACB">
              <w:t>¿</w:t>
            </w:r>
          </w:p>
        </w:tc>
        <w:tc>
          <w:tcPr>
            <w:tcW w:w="3960" w:type="dxa"/>
          </w:tcPr>
          <w:p w14:paraId="1DB2F5DA" w14:textId="77777777" w:rsidR="00231798" w:rsidRDefault="00231798" w:rsidP="003E70F4">
            <w:pPr>
              <w:pStyle w:val="EngHang"/>
            </w:pPr>
            <w:commentRangeStart w:id="1171"/>
            <w:r>
              <w:t>As Paul the Apostle</w:t>
            </w:r>
          </w:p>
          <w:p w14:paraId="758E74A6" w14:textId="77777777" w:rsidR="00231798" w:rsidRDefault="00231798" w:rsidP="003E70F4">
            <w:pPr>
              <w:pStyle w:val="EngHang"/>
            </w:pPr>
            <w:r>
              <w:t>Said, “Christ fulfills</w:t>
            </w:r>
          </w:p>
          <w:p w14:paraId="751DF6F1" w14:textId="77777777" w:rsidR="00231798" w:rsidRDefault="00231798" w:rsidP="003E70F4">
            <w:pPr>
              <w:pStyle w:val="EngHang"/>
            </w:pPr>
            <w:r>
              <w:t>The type and likeness</w:t>
            </w:r>
          </w:p>
          <w:p w14:paraId="19977875" w14:textId="77777777" w:rsidR="00231798" w:rsidRDefault="00231798" w:rsidP="00231798">
            <w:pPr>
              <w:pStyle w:val="EngHangEnd"/>
            </w:pPr>
            <w:r>
              <w:t>Of Aaron the priest.”</w:t>
            </w:r>
            <w:commentRangeEnd w:id="1171"/>
            <w:r>
              <w:rPr>
                <w:rStyle w:val="CommentReference"/>
                <w:rFonts w:ascii="Times New Roman" w:eastAsiaTheme="minorHAnsi" w:hAnsi="Times New Roman" w:cstheme="minorBidi"/>
                <w:color w:val="auto"/>
              </w:rPr>
              <w:commentReference w:id="1171"/>
            </w:r>
          </w:p>
        </w:tc>
        <w:tc>
          <w:tcPr>
            <w:tcW w:w="288" w:type="dxa"/>
          </w:tcPr>
          <w:p w14:paraId="62F4F28C" w14:textId="77777777" w:rsidR="00231798" w:rsidRDefault="00231798" w:rsidP="003E70F4"/>
        </w:tc>
        <w:tc>
          <w:tcPr>
            <w:tcW w:w="288" w:type="dxa"/>
          </w:tcPr>
          <w:p w14:paraId="6A09E117" w14:textId="77777777" w:rsidR="00231798" w:rsidRDefault="00231798" w:rsidP="003E70F4">
            <w:pPr>
              <w:pStyle w:val="CopticCross"/>
            </w:pPr>
            <w:r w:rsidRPr="00FB5ACB">
              <w:t>¿</w:t>
            </w:r>
          </w:p>
        </w:tc>
        <w:tc>
          <w:tcPr>
            <w:tcW w:w="3960" w:type="dxa"/>
          </w:tcPr>
          <w:p w14:paraId="180D0F57" w14:textId="77777777" w:rsidR="00231798" w:rsidRDefault="00231798" w:rsidP="00231798">
            <w:pPr>
              <w:pStyle w:val="CopticVersemulti-line"/>
            </w:pPr>
            <w:r>
              <w:t>Ⲕⲁⲧⲁ ⲫ̀ⲣⲏϯ ⲉ̀ⲧⲁϥϫⲟⲥ:</w:t>
            </w:r>
          </w:p>
          <w:p w14:paraId="48124A3B" w14:textId="77777777" w:rsidR="00231798" w:rsidRDefault="00231798" w:rsidP="00231798">
            <w:pPr>
              <w:pStyle w:val="CopticVersemulti-line"/>
            </w:pPr>
            <w:r>
              <w:t>ⲛ̀ϫⲉ Ⲡⲁⲩⲗⲟⲥ ⲡⲓⲁⲡⲟⲥⲧⲟⲗⲟⲥ:</w:t>
            </w:r>
          </w:p>
          <w:p w14:paraId="00B69A2C" w14:textId="77777777" w:rsidR="00231798" w:rsidRDefault="00231798" w:rsidP="00231798">
            <w:pPr>
              <w:pStyle w:val="CopticVersemulti-line"/>
            </w:pPr>
            <w:r>
              <w:t>ϫⲉ ⲕⲁⲧⲁ ⲫ̀ⲣⲏϯ ⲛ̀Ⲁⲁⲣⲱⲛ:</w:t>
            </w:r>
          </w:p>
          <w:p w14:paraId="78452A33" w14:textId="77777777" w:rsidR="00231798" w:rsidRDefault="00231798" w:rsidP="00231798">
            <w:pPr>
              <w:pStyle w:val="CopticHangingVerse"/>
            </w:pPr>
            <w:r>
              <w:t>ⲡⲁⲓⲣⲏϯ ϩⲱϥ ⲙ̀Ⲡⲭ̄ⲥ̄.</w:t>
            </w:r>
          </w:p>
        </w:tc>
      </w:tr>
      <w:tr w:rsidR="00231798" w14:paraId="037E49D0" w14:textId="77777777" w:rsidTr="003E70F4">
        <w:trPr>
          <w:cantSplit/>
          <w:jc w:val="center"/>
        </w:trPr>
        <w:tc>
          <w:tcPr>
            <w:tcW w:w="288" w:type="dxa"/>
          </w:tcPr>
          <w:p w14:paraId="56EBAA3C" w14:textId="77777777" w:rsidR="00231798" w:rsidRDefault="00231798" w:rsidP="003E70F4">
            <w:pPr>
              <w:pStyle w:val="CopticCross"/>
            </w:pPr>
          </w:p>
        </w:tc>
        <w:tc>
          <w:tcPr>
            <w:tcW w:w="3960" w:type="dxa"/>
          </w:tcPr>
          <w:p w14:paraId="29EEA6C0" w14:textId="77777777" w:rsidR="00231798" w:rsidRPr="004764BD" w:rsidRDefault="00231798" w:rsidP="003E70F4">
            <w:pPr>
              <w:pStyle w:val="EngHang"/>
            </w:pPr>
            <w:r w:rsidRPr="004764BD">
              <w:t>Likewise we exalt you,</w:t>
            </w:r>
          </w:p>
          <w:p w14:paraId="437FDD41" w14:textId="77777777" w:rsidR="00231798" w:rsidRPr="004764BD" w:rsidRDefault="00231798" w:rsidP="003E70F4">
            <w:pPr>
              <w:pStyle w:val="EngHang"/>
            </w:pPr>
            <w:r w:rsidRPr="004764BD">
              <w:t>With David the psalmist,</w:t>
            </w:r>
          </w:p>
          <w:p w14:paraId="1B57E7B9" w14:textId="77777777" w:rsidR="00231798" w:rsidRPr="004764BD" w:rsidRDefault="00231798" w:rsidP="003E70F4">
            <w:pPr>
              <w:pStyle w:val="EngHang"/>
            </w:pPr>
            <w:r w:rsidRPr="004764BD">
              <w:t>You are a priest forever,</w:t>
            </w:r>
          </w:p>
          <w:p w14:paraId="16616745" w14:textId="77777777" w:rsidR="00231798" w:rsidRDefault="00231798" w:rsidP="003E70F4">
            <w:pPr>
              <w:pStyle w:val="EngHangEnd"/>
            </w:pPr>
            <w:r w:rsidRPr="004764BD">
              <w:t>After the order of Melchizedek</w:t>
            </w:r>
            <w:r w:rsidRPr="004764BD">
              <w:rPr>
                <w:rStyle w:val="FootnoteReference"/>
              </w:rPr>
              <w:footnoteReference w:id="927"/>
            </w:r>
            <w:r w:rsidRPr="004764BD">
              <w:t>.</w:t>
            </w:r>
          </w:p>
        </w:tc>
        <w:tc>
          <w:tcPr>
            <w:tcW w:w="288" w:type="dxa"/>
          </w:tcPr>
          <w:p w14:paraId="31C38B59" w14:textId="77777777" w:rsidR="00231798" w:rsidRDefault="00231798" w:rsidP="003E70F4"/>
        </w:tc>
        <w:tc>
          <w:tcPr>
            <w:tcW w:w="288" w:type="dxa"/>
          </w:tcPr>
          <w:p w14:paraId="35C5A189" w14:textId="77777777" w:rsidR="00231798" w:rsidRDefault="00231798" w:rsidP="003E70F4">
            <w:pPr>
              <w:pStyle w:val="CopticCross"/>
            </w:pPr>
          </w:p>
        </w:tc>
        <w:tc>
          <w:tcPr>
            <w:tcW w:w="3960" w:type="dxa"/>
          </w:tcPr>
          <w:p w14:paraId="79D2D431" w14:textId="77777777" w:rsidR="00231798" w:rsidRDefault="00231798" w:rsidP="00231798">
            <w:pPr>
              <w:pStyle w:val="CopticVersemulti-line"/>
            </w:pPr>
            <w:r>
              <w:t>Ⲱⲥⲁⲩⲧⲱⲥ ⲧⲉⲛϭⲓⲥⲓ ⲙ̀ⲙⲟⲕ:</w:t>
            </w:r>
          </w:p>
          <w:p w14:paraId="28234A52" w14:textId="77777777" w:rsidR="00231798" w:rsidRDefault="00231798" w:rsidP="00231798">
            <w:pPr>
              <w:pStyle w:val="CopticVersemulti-line"/>
            </w:pPr>
            <w:r>
              <w:t>ⲛⲉⲙ ⲡⲓϩⲩⲙⲛⲟⲇⲟⲥ Ⲇⲁⲩⲓⲇ:</w:t>
            </w:r>
          </w:p>
          <w:p w14:paraId="6CE702A1" w14:textId="77777777" w:rsidR="00231798" w:rsidRDefault="00231798" w:rsidP="00231798">
            <w:pPr>
              <w:pStyle w:val="CopticVersemulti-line"/>
            </w:pPr>
            <w:r>
              <w:t>ϫⲉ ⲛ̀ⲑⲟⲕ ⲡⲉ ⲡⲓⲟⲩⲏⲃ ϣⲁ ⲉ̀ⲛⲉϩ:</w:t>
            </w:r>
          </w:p>
          <w:p w14:paraId="755CC855" w14:textId="77777777" w:rsidR="00231798" w:rsidRDefault="00231798" w:rsidP="00231798">
            <w:pPr>
              <w:pStyle w:val="CopticHangingVerse"/>
            </w:pPr>
            <w:r>
              <w:t>ⲕⲁⲧⲁ ⲧ̀ⲧⲁⲝⲓⲥ ⲙ̀Ⲙⲉⲗⲭⲓⲥⲉⲇⲉⲕ.</w:t>
            </w:r>
          </w:p>
        </w:tc>
      </w:tr>
      <w:tr w:rsidR="00231798" w14:paraId="4F48EF4B" w14:textId="77777777" w:rsidTr="003E70F4">
        <w:trPr>
          <w:cantSplit/>
          <w:jc w:val="center"/>
        </w:trPr>
        <w:tc>
          <w:tcPr>
            <w:tcW w:w="288" w:type="dxa"/>
          </w:tcPr>
          <w:p w14:paraId="1EE25774" w14:textId="77777777" w:rsidR="00231798" w:rsidRDefault="00231798" w:rsidP="003E70F4">
            <w:pPr>
              <w:pStyle w:val="CopticCross"/>
            </w:pPr>
            <w:r w:rsidRPr="00FB5ACB">
              <w:t>¿</w:t>
            </w:r>
          </w:p>
        </w:tc>
        <w:tc>
          <w:tcPr>
            <w:tcW w:w="3960" w:type="dxa"/>
          </w:tcPr>
          <w:p w14:paraId="6C41BB07" w14:textId="77777777" w:rsidR="00231798" w:rsidRPr="004764BD" w:rsidRDefault="00231798" w:rsidP="003E70F4">
            <w:pPr>
              <w:pStyle w:val="EngHang"/>
            </w:pPr>
            <w:r w:rsidRPr="004764BD">
              <w:t>Pray to the Lord on our behalf,</w:t>
            </w:r>
          </w:p>
          <w:p w14:paraId="30B0FD18" w14:textId="77777777" w:rsidR="00231798" w:rsidRPr="004764BD" w:rsidRDefault="00231798" w:rsidP="003E70F4">
            <w:pPr>
              <w:pStyle w:val="EngHang"/>
            </w:pPr>
            <w:r w:rsidRPr="004764BD">
              <w:t>Our holy father the Patriarch,</w:t>
            </w:r>
          </w:p>
          <w:p w14:paraId="10EA5DCF" w14:textId="77777777" w:rsidR="00231798" w:rsidRPr="004764BD" w:rsidRDefault="00231798" w:rsidP="003E70F4">
            <w:pPr>
              <w:pStyle w:val="EngHang"/>
            </w:pPr>
            <w:r w:rsidRPr="004764BD">
              <w:t>Papa Abba _______ the high priest,</w:t>
            </w:r>
          </w:p>
          <w:p w14:paraId="0A1D8ABF" w14:textId="77777777" w:rsidR="00231798" w:rsidRDefault="00231798" w:rsidP="003E70F4">
            <w:pPr>
              <w:pStyle w:val="EngHangEnd"/>
            </w:pPr>
            <w:r w:rsidRPr="004764BD">
              <w:t>That He</w:t>
            </w:r>
            <w:r>
              <w:t xml:space="preserve"> may forgive us our sins.</w:t>
            </w:r>
          </w:p>
        </w:tc>
        <w:tc>
          <w:tcPr>
            <w:tcW w:w="288" w:type="dxa"/>
          </w:tcPr>
          <w:p w14:paraId="2A606BDF" w14:textId="77777777" w:rsidR="00231798" w:rsidRDefault="00231798" w:rsidP="003E70F4"/>
        </w:tc>
        <w:tc>
          <w:tcPr>
            <w:tcW w:w="288" w:type="dxa"/>
          </w:tcPr>
          <w:p w14:paraId="5017237A" w14:textId="77777777" w:rsidR="00231798" w:rsidRDefault="00231798" w:rsidP="003E70F4">
            <w:pPr>
              <w:pStyle w:val="CopticCross"/>
            </w:pPr>
            <w:r w:rsidRPr="00FB5ACB">
              <w:t>¿</w:t>
            </w:r>
          </w:p>
        </w:tc>
        <w:tc>
          <w:tcPr>
            <w:tcW w:w="3960" w:type="dxa"/>
          </w:tcPr>
          <w:p w14:paraId="22B8D484" w14:textId="77777777" w:rsidR="00231798" w:rsidRDefault="00231798" w:rsidP="00231798">
            <w:pPr>
              <w:pStyle w:val="CopticVersemulti-line"/>
            </w:pPr>
            <w:r>
              <w:t>Ⲧⲱⲃϩ ⲙ̀Ⲡⲟ̄ⲥ̄ ⲉ̀ϩ̀ⲣⲏⲓ ⲉ̀ϫⲱⲛ:</w:t>
            </w:r>
          </w:p>
          <w:p w14:paraId="27BD9396" w14:textId="77777777" w:rsidR="00231798" w:rsidRDefault="00231798" w:rsidP="00231798">
            <w:pPr>
              <w:pStyle w:val="CopticVersemulti-line"/>
            </w:pPr>
            <w:r>
              <w:t xml:space="preserve">ⲱ̀ ⲡⲁⲟ̄ⲥ̄ ⲛ̀ⲓⲱⲧ ⲙ̀ⲡⲁⲧⲣⲓⲁⲣⲭⲏⲥ: </w:t>
            </w:r>
          </w:p>
          <w:p w14:paraId="2ED3ADD8" w14:textId="77777777" w:rsidR="00231798" w:rsidRDefault="00231798" w:rsidP="00231798">
            <w:pPr>
              <w:pStyle w:val="CopticVersemulti-line"/>
            </w:pPr>
            <w:r>
              <w:t>ⲡⲉⲛⲓⲱⲧ ⲉ̄ⲑ̄ⲩ̄ ⲁⲃⲃⲁ (…):</w:t>
            </w:r>
          </w:p>
          <w:p w14:paraId="09C114D5" w14:textId="77777777" w:rsidR="00231798" w:rsidRDefault="00231798" w:rsidP="00231798">
            <w:pPr>
              <w:pStyle w:val="CopticHangingVerse"/>
            </w:pPr>
            <w:r>
              <w:t>ⲛ̀ⲧⲉϥⲭⲁ ⲛⲉⲛⲟⲃⲓ ⲛⲁⲛ ⲉ̀ⲃⲟⲗ.</w:t>
            </w:r>
          </w:p>
        </w:tc>
      </w:tr>
      <w:tr w:rsidR="00231798" w14:paraId="59DC1D4A" w14:textId="77777777" w:rsidTr="003E70F4">
        <w:trPr>
          <w:cantSplit/>
          <w:jc w:val="center"/>
        </w:trPr>
        <w:tc>
          <w:tcPr>
            <w:tcW w:w="288" w:type="dxa"/>
          </w:tcPr>
          <w:p w14:paraId="3C10E7C3" w14:textId="77777777" w:rsidR="00231798" w:rsidRPr="00FB5ACB" w:rsidRDefault="00231798" w:rsidP="003E70F4">
            <w:pPr>
              <w:pStyle w:val="CopticCross"/>
            </w:pPr>
          </w:p>
        </w:tc>
        <w:tc>
          <w:tcPr>
            <w:tcW w:w="3960" w:type="dxa"/>
          </w:tcPr>
          <w:p w14:paraId="6F9803AC" w14:textId="77777777" w:rsidR="00231798" w:rsidRPr="004764BD" w:rsidRDefault="00231798" w:rsidP="003E70F4">
            <w:pPr>
              <w:pStyle w:val="EngHang"/>
            </w:pPr>
            <w:r w:rsidRPr="004764BD">
              <w:t>Pray to the Lord on our behalf,</w:t>
            </w:r>
          </w:p>
          <w:p w14:paraId="35D1C38A" w14:textId="77777777" w:rsidR="00231798" w:rsidRPr="004764BD" w:rsidRDefault="00231798" w:rsidP="003E70F4">
            <w:pPr>
              <w:pStyle w:val="EngHang"/>
            </w:pPr>
            <w:r w:rsidRPr="004764BD">
              <w:t>Our holy and righteous father,</w:t>
            </w:r>
          </w:p>
          <w:p w14:paraId="4B4747E5" w14:textId="77777777" w:rsidR="00231798" w:rsidRPr="004764BD" w:rsidRDefault="00231798" w:rsidP="003E70F4">
            <w:pPr>
              <w:pStyle w:val="EngHang"/>
            </w:pPr>
            <w:r>
              <w:t>Abba _______ the {Metropolitan/Bishop}</w:t>
            </w:r>
            <w:r w:rsidRPr="004764BD">
              <w:t>,</w:t>
            </w:r>
          </w:p>
          <w:p w14:paraId="089DEFF7" w14:textId="77777777" w:rsidR="00231798" w:rsidRDefault="00231798" w:rsidP="003E70F4">
            <w:pPr>
              <w:pStyle w:val="EngHangEnd"/>
            </w:pPr>
            <w:r w:rsidRPr="004764BD">
              <w:t>That He</w:t>
            </w:r>
            <w:r>
              <w:t xml:space="preserve"> may forgive us our sins.</w:t>
            </w:r>
          </w:p>
        </w:tc>
        <w:tc>
          <w:tcPr>
            <w:tcW w:w="288" w:type="dxa"/>
          </w:tcPr>
          <w:p w14:paraId="2E0B8D0E" w14:textId="77777777" w:rsidR="00231798" w:rsidRDefault="00231798" w:rsidP="003E70F4"/>
        </w:tc>
        <w:tc>
          <w:tcPr>
            <w:tcW w:w="288" w:type="dxa"/>
          </w:tcPr>
          <w:p w14:paraId="0C2F2004" w14:textId="77777777" w:rsidR="00231798" w:rsidRPr="00FB5ACB" w:rsidRDefault="00231798" w:rsidP="003E70F4">
            <w:pPr>
              <w:pStyle w:val="CopticCross"/>
            </w:pPr>
          </w:p>
        </w:tc>
        <w:tc>
          <w:tcPr>
            <w:tcW w:w="3960" w:type="dxa"/>
          </w:tcPr>
          <w:p w14:paraId="06EBE956" w14:textId="77777777" w:rsidR="00231798" w:rsidRDefault="00231798" w:rsidP="00231798">
            <w:pPr>
              <w:pStyle w:val="CopticVersemulti-line"/>
            </w:pPr>
            <w:r>
              <w:t>Ⲧⲱⲃϩ ⲙ̀Ⲡⲟ̄ⲥ̄ ⲉ̀ϩ̀ⲣⲏⲓ ⲉ̀ϫⲱⲛ:</w:t>
            </w:r>
          </w:p>
          <w:p w14:paraId="23633E58" w14:textId="77777777" w:rsidR="00231798" w:rsidRDefault="00231798" w:rsidP="00231798">
            <w:pPr>
              <w:pStyle w:val="CopticVersemulti-line"/>
            </w:pPr>
            <w:r>
              <w:t>ⲡⲉⲛⲓⲱⲧ ⲉⲑⲟⲩⲁⲃ ⲛ̀ⲇⲓⲕⲉⲟⲥ:</w:t>
            </w:r>
          </w:p>
          <w:p w14:paraId="315B6EFE" w14:textId="77777777" w:rsidR="00231798" w:rsidRDefault="00231798" w:rsidP="00231798">
            <w:pPr>
              <w:pStyle w:val="CopticVersemulti-line"/>
            </w:pPr>
            <w:r>
              <w:t>ⲁⲃⲃⲁ (…) ⲡⲓⲉ̀ⲡⲓⲥⲕⲟⲡⲟⲥ (ⲙ̀ⲙⲏⲧⲣⲟⲡⲟⲗⲏⲧⲏⲥ):</w:t>
            </w:r>
          </w:p>
          <w:p w14:paraId="1BBDC285" w14:textId="77777777" w:rsidR="00231798" w:rsidRDefault="00231798" w:rsidP="00231798">
            <w:pPr>
              <w:pStyle w:val="CopticHangingVerse"/>
            </w:pPr>
            <w:r>
              <w:t>ⲛ̀ⲧⲉϥ ⲭⲁ ⲛⲉⲛⲛⲟⲃⲓ ⲛⲁⲛ ⲉ̀ⲃⲟⲗ.</w:t>
            </w:r>
          </w:p>
        </w:tc>
      </w:tr>
    </w:tbl>
    <w:p w14:paraId="6C5C89D4" w14:textId="77777777" w:rsidR="009C13E9" w:rsidRPr="009C13E9" w:rsidRDefault="009C13E9" w:rsidP="009C13E9"/>
    <w:p w14:paraId="35208413" w14:textId="77777777" w:rsidR="00495F1A" w:rsidRDefault="00495F1A" w:rsidP="00495F1A">
      <w:pPr>
        <w:pStyle w:val="Heading2"/>
        <w:rPr>
          <w:rFonts w:ascii="FreeSerifAvvaShenouda" w:eastAsia="Arial Unicode MS" w:hAnsi="FreeSerifAvvaShenouda" w:cs="FreeSerifAvvaShenouda"/>
          <w:lang w:val="en-US"/>
        </w:rPr>
      </w:pPr>
      <w:bookmarkStart w:id="1175" w:name="_Toc448696645"/>
      <w:bookmarkStart w:id="1176" w:name="September"/>
      <w:r>
        <w:lastRenderedPageBreak/>
        <w:t>September</w:t>
      </w:r>
      <w:bookmarkEnd w:id="1129"/>
      <w:bookmarkEnd w:id="1130"/>
      <w:bookmarkEnd w:id="1131"/>
      <w:r w:rsidR="0092592B">
        <w:t xml:space="preserve"> or </w:t>
      </w:r>
      <w:r w:rsidR="0092592B">
        <w:rPr>
          <w:rFonts w:ascii="FreeSerifAvvaShenouda" w:eastAsia="Arial Unicode MS" w:hAnsi="FreeSerifAvvaShenouda" w:cs="FreeSerifAvvaShenouda"/>
          <w:lang w:val="en-US"/>
        </w:rPr>
        <w:t>Ⲑ</w:t>
      </w:r>
      <w:r w:rsidR="0092592B" w:rsidRPr="0092592B">
        <w:rPr>
          <w:rFonts w:ascii="FreeSerifAvvaShenouda" w:eastAsia="Arial Unicode MS" w:hAnsi="FreeSerifAvvaShenouda" w:cs="FreeSerifAvvaShenouda"/>
          <w:lang w:val="en-US"/>
        </w:rPr>
        <w:t>ⲟⲟⲩⲧ</w:t>
      </w:r>
      <w:bookmarkEnd w:id="1175"/>
    </w:p>
    <w:sdt>
      <w:sdtPr>
        <w:id w:val="861411790"/>
        <w:docPartObj>
          <w:docPartGallery w:val="Table of Contents"/>
          <w:docPartUnique/>
        </w:docPartObj>
      </w:sdtPr>
      <w:sdtEndPr>
        <w:rPr>
          <w:b/>
          <w:bCs/>
          <w:noProof/>
        </w:rPr>
      </w:sdtEndPr>
      <w:sdtContent>
        <w:p w14:paraId="74DB5BF2" w14:textId="05BB2D7C" w:rsidR="00E35F1F" w:rsidRDefault="0088779A">
          <w:pPr>
            <w:pStyle w:val="TOC3"/>
            <w:tabs>
              <w:tab w:val="right" w:leader="dot" w:pos="8846"/>
            </w:tabs>
            <w:rPr>
              <w:rFonts w:asciiTheme="minorHAnsi" w:eastAsiaTheme="minorEastAsia" w:hAnsiTheme="minorHAnsi"/>
              <w:noProof/>
              <w:sz w:val="22"/>
              <w:lang w:val="en-US"/>
            </w:rPr>
          </w:pPr>
          <w:r>
            <w:rPr>
              <w:noProof/>
            </w:rPr>
            <w:fldChar w:fldCharType="begin"/>
          </w:r>
          <w:r w:rsidR="00A26D78">
            <w:rPr>
              <w:noProof/>
            </w:rPr>
            <w:instrText xml:space="preserve"> TOC \o "3</w:instrText>
          </w:r>
          <w:r>
            <w:rPr>
              <w:noProof/>
            </w:rPr>
            <w:instrText>-3" \h \z \u \b September</w:instrText>
          </w:r>
          <w:r>
            <w:rPr>
              <w:noProof/>
            </w:rPr>
            <w:fldChar w:fldCharType="separate"/>
          </w:r>
          <w:hyperlink w:anchor="_Toc448227468" w:history="1">
            <w:r w:rsidR="00E35F1F" w:rsidRPr="006277B1">
              <w:rPr>
                <w:rStyle w:val="Hyperlink"/>
                <w:noProof/>
              </w:rPr>
              <w:t>August 29 (30) / Tho-out 1: Ecclesiastical New Year: Nairouz</w:t>
            </w:r>
            <w:r w:rsidR="00E35F1F">
              <w:rPr>
                <w:noProof/>
                <w:webHidden/>
              </w:rPr>
              <w:tab/>
            </w:r>
            <w:r w:rsidR="00E35F1F">
              <w:rPr>
                <w:noProof/>
                <w:webHidden/>
              </w:rPr>
              <w:fldChar w:fldCharType="begin"/>
            </w:r>
            <w:r w:rsidR="00E35F1F">
              <w:rPr>
                <w:noProof/>
                <w:webHidden/>
              </w:rPr>
              <w:instrText xml:space="preserve"> PAGEREF _Toc448227468 \h </w:instrText>
            </w:r>
            <w:r w:rsidR="00E35F1F">
              <w:rPr>
                <w:noProof/>
                <w:webHidden/>
              </w:rPr>
            </w:r>
            <w:r w:rsidR="00E35F1F">
              <w:rPr>
                <w:noProof/>
                <w:webHidden/>
              </w:rPr>
              <w:fldChar w:fldCharType="separate"/>
            </w:r>
            <w:r w:rsidR="000C7DE2">
              <w:rPr>
                <w:noProof/>
                <w:webHidden/>
              </w:rPr>
              <w:t>626</w:t>
            </w:r>
            <w:r w:rsidR="00E35F1F">
              <w:rPr>
                <w:noProof/>
                <w:webHidden/>
              </w:rPr>
              <w:fldChar w:fldCharType="end"/>
            </w:r>
          </w:hyperlink>
        </w:p>
        <w:p w14:paraId="1E634E2C" w14:textId="5DC4DEB2" w:rsidR="00E35F1F" w:rsidRDefault="00BF6550">
          <w:pPr>
            <w:pStyle w:val="TOC3"/>
            <w:tabs>
              <w:tab w:val="right" w:leader="dot" w:pos="8846"/>
            </w:tabs>
            <w:rPr>
              <w:rFonts w:asciiTheme="minorHAnsi" w:eastAsiaTheme="minorEastAsia" w:hAnsiTheme="minorHAnsi"/>
              <w:noProof/>
              <w:sz w:val="22"/>
              <w:lang w:val="en-US"/>
            </w:rPr>
          </w:pPr>
          <w:hyperlink w:anchor="_Toc448227469" w:history="1">
            <w:r w:rsidR="00E35F1F" w:rsidRPr="006277B1">
              <w:rPr>
                <w:rStyle w:val="Hyperlink"/>
                <w:noProof/>
              </w:rPr>
              <w:t>August 29 (30) / Tho-out 1: Also the Martyrdom of St. Bartholomew the Apostle</w:t>
            </w:r>
            <w:r w:rsidR="00E35F1F">
              <w:rPr>
                <w:noProof/>
                <w:webHidden/>
              </w:rPr>
              <w:tab/>
            </w:r>
            <w:r w:rsidR="00E35F1F">
              <w:rPr>
                <w:noProof/>
                <w:webHidden/>
              </w:rPr>
              <w:fldChar w:fldCharType="begin"/>
            </w:r>
            <w:r w:rsidR="00E35F1F">
              <w:rPr>
                <w:noProof/>
                <w:webHidden/>
              </w:rPr>
              <w:instrText xml:space="preserve"> PAGEREF _Toc448227469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62BAC02E" w14:textId="70901A41" w:rsidR="00E35F1F" w:rsidRDefault="00BF6550">
          <w:pPr>
            <w:pStyle w:val="TOC3"/>
            <w:tabs>
              <w:tab w:val="right" w:leader="dot" w:pos="8846"/>
            </w:tabs>
            <w:rPr>
              <w:rFonts w:asciiTheme="minorHAnsi" w:eastAsiaTheme="minorEastAsia" w:hAnsiTheme="minorHAnsi"/>
              <w:noProof/>
              <w:sz w:val="22"/>
              <w:lang w:val="en-US"/>
            </w:rPr>
          </w:pPr>
          <w:hyperlink w:anchor="_Toc448227470" w:history="1">
            <w:r w:rsidR="00E35F1F" w:rsidRPr="006277B1">
              <w:rPr>
                <w:rStyle w:val="Hyperlink"/>
                <w:noProof/>
              </w:rPr>
              <w:t>August 30 (31) / Tho-out 2: Martyrdom of St. John the Baptist</w:t>
            </w:r>
            <w:r w:rsidR="00E35F1F">
              <w:rPr>
                <w:noProof/>
                <w:webHidden/>
              </w:rPr>
              <w:tab/>
            </w:r>
            <w:r w:rsidR="00E35F1F">
              <w:rPr>
                <w:noProof/>
                <w:webHidden/>
              </w:rPr>
              <w:fldChar w:fldCharType="begin"/>
            </w:r>
            <w:r w:rsidR="00E35F1F">
              <w:rPr>
                <w:noProof/>
                <w:webHidden/>
              </w:rPr>
              <w:instrText xml:space="preserve"> PAGEREF _Toc448227470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316B8884" w14:textId="7D79EF2B" w:rsidR="00E35F1F" w:rsidRDefault="00BF6550">
          <w:pPr>
            <w:pStyle w:val="TOC3"/>
            <w:tabs>
              <w:tab w:val="right" w:leader="dot" w:pos="8846"/>
            </w:tabs>
            <w:rPr>
              <w:rFonts w:asciiTheme="minorHAnsi" w:eastAsiaTheme="minorEastAsia" w:hAnsiTheme="minorHAnsi"/>
              <w:noProof/>
              <w:sz w:val="22"/>
              <w:lang w:val="en-US"/>
            </w:rPr>
          </w:pPr>
          <w:hyperlink w:anchor="_Toc448227471" w:history="1">
            <w:r w:rsidR="00E35F1F" w:rsidRPr="006277B1">
              <w:rPr>
                <w:rStyle w:val="Hyperlink"/>
                <w:noProof/>
              </w:rPr>
              <w:t>September 1 (2) / Tho-out 4: St. Verena</w:t>
            </w:r>
            <w:r w:rsidR="00E35F1F">
              <w:rPr>
                <w:noProof/>
                <w:webHidden/>
              </w:rPr>
              <w:tab/>
            </w:r>
            <w:r w:rsidR="00E35F1F">
              <w:rPr>
                <w:noProof/>
                <w:webHidden/>
              </w:rPr>
              <w:fldChar w:fldCharType="begin"/>
            </w:r>
            <w:r w:rsidR="00E35F1F">
              <w:rPr>
                <w:noProof/>
                <w:webHidden/>
              </w:rPr>
              <w:instrText xml:space="preserve"> PAGEREF _Toc448227471 \h </w:instrText>
            </w:r>
            <w:r w:rsidR="00E35F1F">
              <w:rPr>
                <w:noProof/>
                <w:webHidden/>
              </w:rPr>
            </w:r>
            <w:r w:rsidR="00E35F1F">
              <w:rPr>
                <w:noProof/>
                <w:webHidden/>
              </w:rPr>
              <w:fldChar w:fldCharType="separate"/>
            </w:r>
            <w:r w:rsidR="000C7DE2">
              <w:rPr>
                <w:noProof/>
                <w:webHidden/>
              </w:rPr>
              <w:t>640</w:t>
            </w:r>
            <w:r w:rsidR="00E35F1F">
              <w:rPr>
                <w:noProof/>
                <w:webHidden/>
              </w:rPr>
              <w:fldChar w:fldCharType="end"/>
            </w:r>
          </w:hyperlink>
        </w:p>
        <w:p w14:paraId="056107B3" w14:textId="2ED90856" w:rsidR="00E35F1F" w:rsidRDefault="00BF6550">
          <w:pPr>
            <w:pStyle w:val="TOC3"/>
            <w:tabs>
              <w:tab w:val="right" w:leader="dot" w:pos="8846"/>
            </w:tabs>
            <w:rPr>
              <w:rFonts w:asciiTheme="minorHAnsi" w:eastAsiaTheme="minorEastAsia" w:hAnsiTheme="minorHAnsi"/>
              <w:noProof/>
              <w:sz w:val="22"/>
              <w:lang w:val="en-US"/>
            </w:rPr>
          </w:pPr>
          <w:hyperlink w:anchor="_Toc448227472" w:history="1">
            <w:r w:rsidR="00E35F1F" w:rsidRPr="006277B1">
              <w:rPr>
                <w:rStyle w:val="Hyperlink"/>
                <w:noProof/>
              </w:rPr>
              <w:t>September 3 (4) / Tho-out 6: St. Phoebe the Protodeaconess</w:t>
            </w:r>
            <w:r w:rsidR="00E35F1F">
              <w:rPr>
                <w:noProof/>
                <w:webHidden/>
              </w:rPr>
              <w:tab/>
            </w:r>
            <w:r w:rsidR="00E35F1F">
              <w:rPr>
                <w:noProof/>
                <w:webHidden/>
              </w:rPr>
              <w:fldChar w:fldCharType="begin"/>
            </w:r>
            <w:r w:rsidR="00E35F1F">
              <w:rPr>
                <w:noProof/>
                <w:webHidden/>
              </w:rPr>
              <w:instrText xml:space="preserve"> PAGEREF _Toc448227472 \h </w:instrText>
            </w:r>
            <w:r w:rsidR="00E35F1F">
              <w:rPr>
                <w:noProof/>
                <w:webHidden/>
              </w:rPr>
            </w:r>
            <w:r w:rsidR="00E35F1F">
              <w:rPr>
                <w:noProof/>
                <w:webHidden/>
              </w:rPr>
              <w:fldChar w:fldCharType="separate"/>
            </w:r>
            <w:r w:rsidR="000C7DE2">
              <w:rPr>
                <w:noProof/>
                <w:webHidden/>
              </w:rPr>
              <w:t>641</w:t>
            </w:r>
            <w:r w:rsidR="00E35F1F">
              <w:rPr>
                <w:noProof/>
                <w:webHidden/>
              </w:rPr>
              <w:fldChar w:fldCharType="end"/>
            </w:r>
          </w:hyperlink>
        </w:p>
        <w:p w14:paraId="76710609" w14:textId="3CDBB570" w:rsidR="00E35F1F" w:rsidRDefault="00BF6550">
          <w:pPr>
            <w:pStyle w:val="TOC3"/>
            <w:tabs>
              <w:tab w:val="right" w:leader="dot" w:pos="8846"/>
            </w:tabs>
            <w:rPr>
              <w:rFonts w:asciiTheme="minorHAnsi" w:eastAsiaTheme="minorEastAsia" w:hAnsiTheme="minorHAnsi"/>
              <w:noProof/>
              <w:sz w:val="22"/>
              <w:lang w:val="en-US"/>
            </w:rPr>
          </w:pPr>
          <w:hyperlink w:anchor="_Toc448227473" w:history="1">
            <w:r w:rsidR="00E35F1F" w:rsidRPr="006277B1">
              <w:rPr>
                <w:rStyle w:val="Hyperlink"/>
                <w:noProof/>
              </w:rPr>
              <w:t>September 4 (5) / Tho-out 7: St. Dioscorus</w:t>
            </w:r>
            <w:r w:rsidR="00E35F1F">
              <w:rPr>
                <w:noProof/>
                <w:webHidden/>
              </w:rPr>
              <w:tab/>
            </w:r>
            <w:r w:rsidR="00E35F1F">
              <w:rPr>
                <w:noProof/>
                <w:webHidden/>
              </w:rPr>
              <w:fldChar w:fldCharType="begin"/>
            </w:r>
            <w:r w:rsidR="00E35F1F">
              <w:rPr>
                <w:noProof/>
                <w:webHidden/>
              </w:rPr>
              <w:instrText xml:space="preserve"> PAGEREF _Toc448227473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69018752" w14:textId="6013863E" w:rsidR="00E35F1F" w:rsidRDefault="00BF6550">
          <w:pPr>
            <w:pStyle w:val="TOC3"/>
            <w:tabs>
              <w:tab w:val="right" w:leader="dot" w:pos="8846"/>
            </w:tabs>
            <w:rPr>
              <w:rFonts w:asciiTheme="minorHAnsi" w:eastAsiaTheme="minorEastAsia" w:hAnsiTheme="minorHAnsi"/>
              <w:noProof/>
              <w:sz w:val="22"/>
              <w:lang w:val="en-US"/>
            </w:rPr>
          </w:pPr>
          <w:hyperlink w:anchor="_Toc448227474" w:history="1">
            <w:r w:rsidR="00E35F1F" w:rsidRPr="006277B1">
              <w:rPr>
                <w:rStyle w:val="Hyperlink"/>
                <w:noProof/>
              </w:rPr>
              <w:t>September 4 (5) / Tho-out 7: Also St. Rebecca and her Children</w:t>
            </w:r>
            <w:r w:rsidR="00E35F1F">
              <w:rPr>
                <w:noProof/>
                <w:webHidden/>
              </w:rPr>
              <w:tab/>
            </w:r>
            <w:r w:rsidR="00E35F1F">
              <w:rPr>
                <w:noProof/>
                <w:webHidden/>
              </w:rPr>
              <w:fldChar w:fldCharType="begin"/>
            </w:r>
            <w:r w:rsidR="00E35F1F">
              <w:rPr>
                <w:noProof/>
                <w:webHidden/>
              </w:rPr>
              <w:instrText xml:space="preserve"> PAGEREF _Toc448227474 \h </w:instrText>
            </w:r>
            <w:r w:rsidR="00E35F1F">
              <w:rPr>
                <w:noProof/>
                <w:webHidden/>
              </w:rPr>
            </w:r>
            <w:r w:rsidR="00E35F1F">
              <w:rPr>
                <w:noProof/>
                <w:webHidden/>
              </w:rPr>
              <w:fldChar w:fldCharType="separate"/>
            </w:r>
            <w:r w:rsidR="000C7DE2">
              <w:rPr>
                <w:noProof/>
                <w:webHidden/>
              </w:rPr>
              <w:t>642</w:t>
            </w:r>
            <w:r w:rsidR="00E35F1F">
              <w:rPr>
                <w:noProof/>
                <w:webHidden/>
              </w:rPr>
              <w:fldChar w:fldCharType="end"/>
            </w:r>
          </w:hyperlink>
        </w:p>
        <w:p w14:paraId="7AB13EF6" w14:textId="1299FF1A" w:rsidR="00E35F1F" w:rsidRDefault="00BF6550">
          <w:pPr>
            <w:pStyle w:val="TOC3"/>
            <w:tabs>
              <w:tab w:val="right" w:leader="dot" w:pos="8846"/>
            </w:tabs>
            <w:rPr>
              <w:rFonts w:asciiTheme="minorHAnsi" w:eastAsiaTheme="minorEastAsia" w:hAnsiTheme="minorHAnsi"/>
              <w:noProof/>
              <w:sz w:val="22"/>
              <w:lang w:val="en-US"/>
            </w:rPr>
          </w:pPr>
          <w:hyperlink w:anchor="_Toc448227475" w:history="1">
            <w:r w:rsidR="00E35F1F" w:rsidRPr="006277B1">
              <w:rPr>
                <w:rStyle w:val="Hyperlink"/>
                <w:noProof/>
              </w:rPr>
              <w:t>September 9 (10) / Tho-out 12: Commemoration of Archangel Michael</w:t>
            </w:r>
            <w:r w:rsidR="00E35F1F">
              <w:rPr>
                <w:noProof/>
                <w:webHidden/>
              </w:rPr>
              <w:tab/>
            </w:r>
            <w:r w:rsidR="00E35F1F">
              <w:rPr>
                <w:noProof/>
                <w:webHidden/>
              </w:rPr>
              <w:fldChar w:fldCharType="begin"/>
            </w:r>
            <w:r w:rsidR="00E35F1F">
              <w:rPr>
                <w:noProof/>
                <w:webHidden/>
              </w:rPr>
              <w:instrText xml:space="preserve"> PAGEREF _Toc448227475 \h </w:instrText>
            </w:r>
            <w:r w:rsidR="00E35F1F">
              <w:rPr>
                <w:noProof/>
                <w:webHidden/>
              </w:rPr>
            </w:r>
            <w:r w:rsidR="00E35F1F">
              <w:rPr>
                <w:noProof/>
                <w:webHidden/>
              </w:rPr>
              <w:fldChar w:fldCharType="separate"/>
            </w:r>
            <w:r w:rsidR="000C7DE2">
              <w:rPr>
                <w:noProof/>
                <w:webHidden/>
              </w:rPr>
              <w:t>644</w:t>
            </w:r>
            <w:r w:rsidR="00E35F1F">
              <w:rPr>
                <w:noProof/>
                <w:webHidden/>
              </w:rPr>
              <w:fldChar w:fldCharType="end"/>
            </w:r>
          </w:hyperlink>
        </w:p>
        <w:p w14:paraId="7CC94BF7" w14:textId="74C574F6" w:rsidR="00E35F1F" w:rsidRDefault="00BF6550">
          <w:pPr>
            <w:pStyle w:val="TOC3"/>
            <w:tabs>
              <w:tab w:val="right" w:leader="dot" w:pos="8846"/>
            </w:tabs>
            <w:rPr>
              <w:rFonts w:asciiTheme="minorHAnsi" w:eastAsiaTheme="minorEastAsia" w:hAnsiTheme="minorHAnsi"/>
              <w:noProof/>
              <w:sz w:val="22"/>
              <w:lang w:val="en-US"/>
            </w:rPr>
          </w:pPr>
          <w:hyperlink w:anchor="_Toc448227476" w:history="1">
            <w:r w:rsidR="00E35F1F" w:rsidRPr="006277B1">
              <w:rPr>
                <w:rStyle w:val="Hyperlink"/>
                <w:noProof/>
              </w:rPr>
              <w:t>September 12 (13) / Tho-out 15: Translocation of the Relics of St. Stephen</w:t>
            </w:r>
            <w:r w:rsidR="00E35F1F">
              <w:rPr>
                <w:noProof/>
                <w:webHidden/>
              </w:rPr>
              <w:tab/>
            </w:r>
            <w:r w:rsidR="00E35F1F">
              <w:rPr>
                <w:noProof/>
                <w:webHidden/>
              </w:rPr>
              <w:fldChar w:fldCharType="begin"/>
            </w:r>
            <w:r w:rsidR="00E35F1F">
              <w:rPr>
                <w:noProof/>
                <w:webHidden/>
              </w:rPr>
              <w:instrText xml:space="preserve"> PAGEREF _Toc448227476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51743273" w14:textId="6591A629" w:rsidR="00E35F1F" w:rsidRDefault="00BF6550">
          <w:pPr>
            <w:pStyle w:val="TOC3"/>
            <w:tabs>
              <w:tab w:val="right" w:leader="dot" w:pos="8846"/>
            </w:tabs>
            <w:rPr>
              <w:rFonts w:asciiTheme="minorHAnsi" w:eastAsiaTheme="minorEastAsia" w:hAnsiTheme="minorHAnsi"/>
              <w:noProof/>
              <w:sz w:val="22"/>
              <w:lang w:val="en-US"/>
            </w:rPr>
          </w:pPr>
          <w:hyperlink w:anchor="_Toc448227477" w:history="1">
            <w:r w:rsidR="00E35F1F" w:rsidRPr="006277B1">
              <w:rPr>
                <w:rStyle w:val="Hyperlink"/>
                <w:noProof/>
              </w:rPr>
              <w:t>September 14 (15) / Tho-out 17: The Dedication of the Church of the Holy Cross</w:t>
            </w:r>
            <w:r w:rsidR="00E35F1F">
              <w:rPr>
                <w:noProof/>
                <w:webHidden/>
              </w:rPr>
              <w:tab/>
            </w:r>
            <w:r w:rsidR="00E35F1F">
              <w:rPr>
                <w:noProof/>
                <w:webHidden/>
              </w:rPr>
              <w:fldChar w:fldCharType="begin"/>
            </w:r>
            <w:r w:rsidR="00E35F1F">
              <w:rPr>
                <w:noProof/>
                <w:webHidden/>
              </w:rPr>
              <w:instrText xml:space="preserve"> PAGEREF _Toc448227477 \h </w:instrText>
            </w:r>
            <w:r w:rsidR="00E35F1F">
              <w:rPr>
                <w:noProof/>
                <w:webHidden/>
              </w:rPr>
            </w:r>
            <w:r w:rsidR="00E35F1F">
              <w:rPr>
                <w:noProof/>
                <w:webHidden/>
              </w:rPr>
              <w:fldChar w:fldCharType="separate"/>
            </w:r>
            <w:r w:rsidR="000C7DE2">
              <w:rPr>
                <w:noProof/>
                <w:webHidden/>
              </w:rPr>
              <w:t>645</w:t>
            </w:r>
            <w:r w:rsidR="00E35F1F">
              <w:rPr>
                <w:noProof/>
                <w:webHidden/>
              </w:rPr>
              <w:fldChar w:fldCharType="end"/>
            </w:r>
          </w:hyperlink>
        </w:p>
        <w:p w14:paraId="71C03905" w14:textId="655EA670" w:rsidR="00E35F1F" w:rsidRDefault="00BF6550">
          <w:pPr>
            <w:pStyle w:val="TOC3"/>
            <w:tabs>
              <w:tab w:val="right" w:leader="dot" w:pos="8846"/>
            </w:tabs>
            <w:rPr>
              <w:rFonts w:asciiTheme="minorHAnsi" w:eastAsiaTheme="minorEastAsia" w:hAnsiTheme="minorHAnsi"/>
              <w:noProof/>
              <w:sz w:val="22"/>
              <w:lang w:val="en-US"/>
            </w:rPr>
          </w:pPr>
          <w:hyperlink w:anchor="_Toc448227478" w:history="1">
            <w:r w:rsidR="00E35F1F" w:rsidRPr="006277B1">
              <w:rPr>
                <w:rStyle w:val="Hyperlink"/>
                <w:noProof/>
              </w:rPr>
              <w:t>September 18 (19) / Tho-out 21: Commemoration of the Theotokos</w:t>
            </w:r>
            <w:r w:rsidR="00E35F1F">
              <w:rPr>
                <w:noProof/>
                <w:webHidden/>
              </w:rPr>
              <w:tab/>
            </w:r>
            <w:r w:rsidR="00E35F1F">
              <w:rPr>
                <w:noProof/>
                <w:webHidden/>
              </w:rPr>
              <w:fldChar w:fldCharType="begin"/>
            </w:r>
            <w:r w:rsidR="00E35F1F">
              <w:rPr>
                <w:noProof/>
                <w:webHidden/>
              </w:rPr>
              <w:instrText xml:space="preserve"> PAGEREF _Toc448227478 \h </w:instrText>
            </w:r>
            <w:r w:rsidR="00E35F1F">
              <w:rPr>
                <w:noProof/>
                <w:webHidden/>
              </w:rPr>
            </w:r>
            <w:r w:rsidR="00E35F1F">
              <w:rPr>
                <w:noProof/>
                <w:webHidden/>
              </w:rPr>
              <w:fldChar w:fldCharType="separate"/>
            </w:r>
            <w:r w:rsidR="000C7DE2">
              <w:rPr>
                <w:noProof/>
                <w:webHidden/>
              </w:rPr>
              <w:t>656</w:t>
            </w:r>
            <w:r w:rsidR="00E35F1F">
              <w:rPr>
                <w:noProof/>
                <w:webHidden/>
              </w:rPr>
              <w:fldChar w:fldCharType="end"/>
            </w:r>
          </w:hyperlink>
        </w:p>
        <w:p w14:paraId="76586D73" w14:textId="3138E9E4" w:rsidR="00E35F1F" w:rsidRDefault="00BF6550">
          <w:pPr>
            <w:pStyle w:val="TOC3"/>
            <w:tabs>
              <w:tab w:val="right" w:leader="dot" w:pos="8846"/>
            </w:tabs>
            <w:rPr>
              <w:rFonts w:asciiTheme="minorHAnsi" w:eastAsiaTheme="minorEastAsia" w:hAnsiTheme="minorHAnsi"/>
              <w:noProof/>
              <w:sz w:val="22"/>
              <w:lang w:val="en-US"/>
            </w:rPr>
          </w:pPr>
          <w:hyperlink w:anchor="_Toc448227479" w:history="1">
            <w:r w:rsidR="00E35F1F" w:rsidRPr="006277B1">
              <w:rPr>
                <w:rStyle w:val="Hyperlink"/>
                <w:noProof/>
              </w:rPr>
              <w:t>September 21 (22) / Tho-out 24: Martyrdom of St. Quandratus, One of the Seventy Two</w:t>
            </w:r>
            <w:r w:rsidR="00E35F1F">
              <w:rPr>
                <w:noProof/>
                <w:webHidden/>
              </w:rPr>
              <w:tab/>
            </w:r>
            <w:r w:rsidR="00E35F1F">
              <w:rPr>
                <w:noProof/>
                <w:webHidden/>
              </w:rPr>
              <w:fldChar w:fldCharType="begin"/>
            </w:r>
            <w:r w:rsidR="00E35F1F">
              <w:rPr>
                <w:noProof/>
                <w:webHidden/>
              </w:rPr>
              <w:instrText xml:space="preserve"> PAGEREF _Toc448227479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396BBFB3" w14:textId="753965CB" w:rsidR="00E35F1F" w:rsidRDefault="00BF6550">
          <w:pPr>
            <w:pStyle w:val="TOC3"/>
            <w:tabs>
              <w:tab w:val="right" w:leader="dot" w:pos="8846"/>
            </w:tabs>
            <w:rPr>
              <w:rFonts w:asciiTheme="minorHAnsi" w:eastAsiaTheme="minorEastAsia" w:hAnsiTheme="minorHAnsi"/>
              <w:noProof/>
              <w:sz w:val="22"/>
              <w:lang w:val="en-US"/>
            </w:rPr>
          </w:pPr>
          <w:hyperlink w:anchor="_Toc448227480" w:history="1">
            <w:r w:rsidR="00E35F1F" w:rsidRPr="006277B1">
              <w:rPr>
                <w:rStyle w:val="Hyperlink"/>
                <w:noProof/>
              </w:rPr>
              <w:t>September 22 (23) / Tho-out 24: St. Maurice and the Theban Legion</w:t>
            </w:r>
            <w:r w:rsidR="00E35F1F">
              <w:rPr>
                <w:noProof/>
                <w:webHidden/>
              </w:rPr>
              <w:tab/>
            </w:r>
            <w:r w:rsidR="00E35F1F">
              <w:rPr>
                <w:noProof/>
                <w:webHidden/>
              </w:rPr>
              <w:fldChar w:fldCharType="begin"/>
            </w:r>
            <w:r w:rsidR="00E35F1F">
              <w:rPr>
                <w:noProof/>
                <w:webHidden/>
              </w:rPr>
              <w:instrText xml:space="preserve"> PAGEREF _Toc448227480 \h </w:instrText>
            </w:r>
            <w:r w:rsidR="00E35F1F">
              <w:rPr>
                <w:noProof/>
                <w:webHidden/>
              </w:rPr>
            </w:r>
            <w:r w:rsidR="00E35F1F">
              <w:rPr>
                <w:noProof/>
                <w:webHidden/>
              </w:rPr>
              <w:fldChar w:fldCharType="separate"/>
            </w:r>
            <w:r w:rsidR="000C7DE2">
              <w:rPr>
                <w:noProof/>
                <w:webHidden/>
              </w:rPr>
              <w:t>660</w:t>
            </w:r>
            <w:r w:rsidR="00E35F1F">
              <w:rPr>
                <w:noProof/>
                <w:webHidden/>
              </w:rPr>
              <w:fldChar w:fldCharType="end"/>
            </w:r>
          </w:hyperlink>
        </w:p>
        <w:p w14:paraId="75A617A8" w14:textId="2D558C3D" w:rsidR="00E35F1F" w:rsidRDefault="00BF6550">
          <w:pPr>
            <w:pStyle w:val="TOC3"/>
            <w:tabs>
              <w:tab w:val="right" w:leader="dot" w:pos="8846"/>
            </w:tabs>
            <w:rPr>
              <w:rFonts w:asciiTheme="minorHAnsi" w:eastAsiaTheme="minorEastAsia" w:hAnsiTheme="minorHAnsi"/>
              <w:noProof/>
              <w:sz w:val="22"/>
              <w:lang w:val="en-US"/>
            </w:rPr>
          </w:pPr>
          <w:hyperlink w:anchor="_Toc448227481" w:history="1">
            <w:r w:rsidR="00E35F1F" w:rsidRPr="006277B1">
              <w:rPr>
                <w:rStyle w:val="Hyperlink"/>
                <w:noProof/>
              </w:rPr>
              <w:t>September 23 (24) / Tho-out 26: Annunciation of St. John the Baptist to Zacharias</w:t>
            </w:r>
            <w:r w:rsidR="00E35F1F">
              <w:rPr>
                <w:noProof/>
                <w:webHidden/>
              </w:rPr>
              <w:tab/>
            </w:r>
            <w:r w:rsidR="00E35F1F">
              <w:rPr>
                <w:noProof/>
                <w:webHidden/>
              </w:rPr>
              <w:fldChar w:fldCharType="begin"/>
            </w:r>
            <w:r w:rsidR="00E35F1F">
              <w:rPr>
                <w:noProof/>
                <w:webHidden/>
              </w:rPr>
              <w:instrText xml:space="preserve"> PAGEREF _Toc448227481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7FE67BDE" w14:textId="65F25576" w:rsidR="00E35F1F" w:rsidRDefault="00BF6550">
          <w:pPr>
            <w:pStyle w:val="TOC3"/>
            <w:tabs>
              <w:tab w:val="right" w:leader="dot" w:pos="8846"/>
            </w:tabs>
            <w:rPr>
              <w:rFonts w:asciiTheme="minorHAnsi" w:eastAsiaTheme="minorEastAsia" w:hAnsiTheme="minorHAnsi"/>
              <w:noProof/>
              <w:sz w:val="22"/>
              <w:lang w:val="en-US"/>
            </w:rPr>
          </w:pPr>
          <w:hyperlink w:anchor="_Toc448227482" w:history="1">
            <w:r w:rsidR="00E35F1F" w:rsidRPr="006277B1">
              <w:rPr>
                <w:rStyle w:val="Hyperlink"/>
                <w:noProof/>
              </w:rPr>
              <w:t>September 26 (27) / Tho-out 29: Commemoration of the Annunciation, Nativity, and Resurrection on the 29</w:t>
            </w:r>
            <w:r w:rsidR="00E35F1F" w:rsidRPr="006277B1">
              <w:rPr>
                <w:rStyle w:val="Hyperlink"/>
                <w:noProof/>
                <w:vertAlign w:val="superscript"/>
              </w:rPr>
              <w:t>th</w:t>
            </w:r>
            <w:r w:rsidR="00E35F1F" w:rsidRPr="006277B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_Toc448227482 \h </w:instrText>
            </w:r>
            <w:r w:rsidR="00E35F1F">
              <w:rPr>
                <w:noProof/>
                <w:webHidden/>
              </w:rPr>
            </w:r>
            <w:r w:rsidR="00E35F1F">
              <w:rPr>
                <w:noProof/>
                <w:webHidden/>
              </w:rPr>
              <w:fldChar w:fldCharType="separate"/>
            </w:r>
            <w:r w:rsidR="000C7DE2">
              <w:rPr>
                <w:noProof/>
                <w:webHidden/>
              </w:rPr>
              <w:t>663</w:t>
            </w:r>
            <w:r w:rsidR="00E35F1F">
              <w:rPr>
                <w:noProof/>
                <w:webHidden/>
              </w:rPr>
              <w:fldChar w:fldCharType="end"/>
            </w:r>
          </w:hyperlink>
        </w:p>
        <w:p w14:paraId="482AECF5" w14:textId="5E71DF89" w:rsidR="00E35F1F" w:rsidRDefault="00BF6550">
          <w:pPr>
            <w:pStyle w:val="TOC3"/>
            <w:tabs>
              <w:tab w:val="right" w:leader="dot" w:pos="8846"/>
            </w:tabs>
            <w:rPr>
              <w:rFonts w:asciiTheme="minorHAnsi" w:eastAsiaTheme="minorEastAsia" w:hAnsiTheme="minorHAnsi"/>
              <w:noProof/>
              <w:sz w:val="22"/>
              <w:lang w:val="en-US"/>
            </w:rPr>
          </w:pPr>
          <w:hyperlink w:anchor="_Toc448227483" w:history="1">
            <w:r w:rsidR="00E35F1F" w:rsidRPr="006277B1">
              <w:rPr>
                <w:rStyle w:val="Hyperlink"/>
                <w:noProof/>
              </w:rPr>
              <w:t>September 27 (28) / Tho-out 30: Miracle performed by St. Athanasius the Apostolic</w:t>
            </w:r>
            <w:r w:rsidR="00E35F1F">
              <w:rPr>
                <w:noProof/>
                <w:webHidden/>
              </w:rPr>
              <w:tab/>
            </w:r>
            <w:r w:rsidR="00E35F1F">
              <w:rPr>
                <w:noProof/>
                <w:webHidden/>
              </w:rPr>
              <w:fldChar w:fldCharType="begin"/>
            </w:r>
            <w:r w:rsidR="00E35F1F">
              <w:rPr>
                <w:noProof/>
                <w:webHidden/>
              </w:rPr>
              <w:instrText xml:space="preserve"> PAGEREF _Toc448227483 \h </w:instrText>
            </w:r>
            <w:r w:rsidR="00E35F1F">
              <w:rPr>
                <w:noProof/>
                <w:webHidden/>
              </w:rPr>
            </w:r>
            <w:r w:rsidR="00E35F1F">
              <w:rPr>
                <w:noProof/>
                <w:webHidden/>
              </w:rPr>
              <w:fldChar w:fldCharType="separate"/>
            </w:r>
            <w:r w:rsidR="000C7DE2">
              <w:rPr>
                <w:noProof/>
                <w:webHidden/>
              </w:rPr>
              <w:t>672</w:t>
            </w:r>
            <w:r w:rsidR="00E35F1F">
              <w:rPr>
                <w:noProof/>
                <w:webHidden/>
              </w:rPr>
              <w:fldChar w:fldCharType="end"/>
            </w:r>
          </w:hyperlink>
        </w:p>
        <w:p w14:paraId="31D14FD7" w14:textId="04902807" w:rsidR="00E35F1F" w:rsidRDefault="00BF6550">
          <w:pPr>
            <w:pStyle w:val="TOC3"/>
            <w:tabs>
              <w:tab w:val="right" w:leader="dot" w:pos="8846"/>
            </w:tabs>
            <w:rPr>
              <w:rFonts w:asciiTheme="minorHAnsi" w:eastAsiaTheme="minorEastAsia" w:hAnsiTheme="minorHAnsi"/>
              <w:noProof/>
              <w:sz w:val="22"/>
              <w:lang w:val="en-US"/>
            </w:rPr>
          </w:pPr>
          <w:hyperlink w:anchor="_Toc448227484" w:history="1">
            <w:r w:rsidR="00E35F1F" w:rsidRPr="006277B1">
              <w:rPr>
                <w:rStyle w:val="Hyperlink"/>
                <w:noProof/>
              </w:rPr>
              <w:t>September 29 (30) / Paopi 2: The Coming of St. Severus to Egypt</w:t>
            </w:r>
            <w:r w:rsidR="00E35F1F">
              <w:rPr>
                <w:noProof/>
                <w:webHidden/>
              </w:rPr>
              <w:tab/>
            </w:r>
            <w:r w:rsidR="00E35F1F">
              <w:rPr>
                <w:noProof/>
                <w:webHidden/>
              </w:rPr>
              <w:fldChar w:fldCharType="begin"/>
            </w:r>
            <w:r w:rsidR="00E35F1F">
              <w:rPr>
                <w:noProof/>
                <w:webHidden/>
              </w:rPr>
              <w:instrText xml:space="preserve"> PAGEREF _Toc448227484 \h </w:instrText>
            </w:r>
            <w:r w:rsidR="00E35F1F">
              <w:rPr>
                <w:noProof/>
                <w:webHidden/>
              </w:rPr>
            </w:r>
            <w:r w:rsidR="00E35F1F">
              <w:rPr>
                <w:noProof/>
                <w:webHidden/>
              </w:rPr>
              <w:fldChar w:fldCharType="separate"/>
            </w:r>
            <w:r w:rsidR="000C7DE2">
              <w:rPr>
                <w:noProof/>
                <w:webHidden/>
              </w:rPr>
              <w:t>673</w:t>
            </w:r>
            <w:r w:rsidR="00E35F1F">
              <w:rPr>
                <w:noProof/>
                <w:webHidden/>
              </w:rPr>
              <w:fldChar w:fldCharType="end"/>
            </w:r>
          </w:hyperlink>
        </w:p>
        <w:p w14:paraId="734BF558" w14:textId="6C723800" w:rsidR="0088779A" w:rsidRDefault="0088779A">
          <w:r>
            <w:rPr>
              <w:b/>
              <w:bCs/>
              <w:noProof/>
            </w:rPr>
            <w:fldChar w:fldCharType="end"/>
          </w:r>
        </w:p>
      </w:sdtContent>
    </w:sdt>
    <w:p w14:paraId="7DB5D0E4" w14:textId="77777777" w:rsidR="000916B3" w:rsidRPr="000916B3" w:rsidRDefault="000916B3" w:rsidP="000916B3">
      <w:pPr>
        <w:rPr>
          <w:lang w:val="en-US"/>
        </w:rPr>
      </w:pPr>
    </w:p>
    <w:p w14:paraId="6602263A" w14:textId="77777777" w:rsidR="00A26D78" w:rsidRDefault="00A26D78" w:rsidP="00336170">
      <w:bookmarkStart w:id="1177" w:name="_Toc410196198"/>
      <w:bookmarkStart w:id="1178" w:name="_Toc410196440"/>
      <w:bookmarkStart w:id="1179" w:name="_Toc410196942"/>
      <w:r>
        <w:br w:type="page"/>
      </w:r>
    </w:p>
    <w:p w14:paraId="3B77A2B2" w14:textId="6F99453D" w:rsidR="00495F1A" w:rsidRDefault="0092592B" w:rsidP="00495F1A">
      <w:pPr>
        <w:pStyle w:val="Heading3"/>
      </w:pPr>
      <w:bookmarkStart w:id="1180" w:name="_Toc448227468"/>
      <w:r>
        <w:lastRenderedPageBreak/>
        <w:t xml:space="preserve">August 29 (30) / Tho-out 1: </w:t>
      </w:r>
      <w:r w:rsidR="00495F1A">
        <w:t>Ecclesiastical New Year: Nairouz</w:t>
      </w:r>
      <w:bookmarkEnd w:id="1177"/>
      <w:bookmarkEnd w:id="1178"/>
      <w:bookmarkEnd w:id="1179"/>
      <w:bookmarkEnd w:id="1180"/>
    </w:p>
    <w:p w14:paraId="77A95FAD" w14:textId="77777777" w:rsidR="0092592B" w:rsidRDefault="0092592B" w:rsidP="0092592B">
      <w:pPr>
        <w:pStyle w:val="Rubric"/>
      </w:pPr>
      <w:r>
        <w:t xml:space="preserve">The beginning of the Ecclesiastical Year is on Tho-out 1. This corresponds to August 29 (30th on leap years). If following the Julian </w:t>
      </w:r>
      <w:r w:rsidR="00205EA4">
        <w:t xml:space="preserve">or Gregorian Calendars </w:t>
      </w:r>
      <w:r>
        <w:t>rather than the Coptic, the New Year is September 1.The Joyful Tune is used from the New Year until the Feast of the Cross on September 14 (15) or Tho-out 17.</w:t>
      </w:r>
    </w:p>
    <w:p w14:paraId="61C925CC" w14:textId="1BD05B4C" w:rsidR="00310979" w:rsidRDefault="00310979" w:rsidP="00310979">
      <w:pPr>
        <w:pStyle w:val="Heading4"/>
      </w:pPr>
      <w:bookmarkStart w:id="1181" w:name="_Ref434477358"/>
      <w:r>
        <w:t>The Verses of the Cymbals for Ecclesiastical New Year</w:t>
      </w:r>
    </w:p>
    <w:p w14:paraId="7A6F47C5" w14:textId="1729271E" w:rsidR="00310979" w:rsidRDefault="00310979" w:rsidP="00310979">
      <w:pPr>
        <w:pStyle w:val="Rubric"/>
      </w:pPr>
      <w:r>
        <w:t>Begin with “Amoini mar,” or “Ten oo-osht”, inserting the first verse of the Praxis Response, below, before “Shere ne Maria”, then continue as usual.</w:t>
      </w:r>
    </w:p>
    <w:p w14:paraId="37C867F5" w14:textId="55F03006" w:rsidR="0039635A" w:rsidRDefault="0039635A" w:rsidP="009D0B24">
      <w:pPr>
        <w:pStyle w:val="Heading4"/>
      </w:pPr>
      <w:r>
        <w:t>The Doxolog</w:t>
      </w:r>
      <w:r w:rsidR="00E21EA3">
        <w:t>y for Ecclesiastical New Year</w:t>
      </w:r>
      <w:bookmarkEnd w:id="118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A23BD" w14:paraId="6BB47B28" w14:textId="77777777" w:rsidTr="00C140D7">
        <w:trPr>
          <w:cantSplit/>
          <w:jc w:val="center"/>
        </w:trPr>
        <w:tc>
          <w:tcPr>
            <w:tcW w:w="288" w:type="dxa"/>
          </w:tcPr>
          <w:p w14:paraId="1E490270" w14:textId="77777777" w:rsidR="00BA23BD" w:rsidRDefault="00BA23BD" w:rsidP="00C140D7">
            <w:pPr>
              <w:pStyle w:val="CopticCross"/>
            </w:pPr>
          </w:p>
        </w:tc>
        <w:tc>
          <w:tcPr>
            <w:tcW w:w="3960" w:type="dxa"/>
          </w:tcPr>
          <w:p w14:paraId="71EF53C2" w14:textId="77777777" w:rsidR="00BA23BD" w:rsidRDefault="00BA23BD" w:rsidP="00BA23BD">
            <w:pPr>
              <w:pStyle w:val="EngHang"/>
            </w:pPr>
            <w:r>
              <w:t>Praise the Lord with a new praise,</w:t>
            </w:r>
          </w:p>
          <w:p w14:paraId="056D27DA" w14:textId="77777777" w:rsidR="00BA23BD" w:rsidRDefault="00BA23BD" w:rsidP="00BA23BD">
            <w:pPr>
              <w:pStyle w:val="EngHang"/>
            </w:pPr>
            <w:r>
              <w:t>All people who love Christ our God,</w:t>
            </w:r>
          </w:p>
          <w:p w14:paraId="479E78BD" w14:textId="77777777" w:rsidR="00BA23BD" w:rsidRDefault="00BA23BD" w:rsidP="00BA23BD">
            <w:pPr>
              <w:pStyle w:val="EngHang"/>
            </w:pPr>
            <w:r>
              <w:t>For He has visited us with His salvation,</w:t>
            </w:r>
          </w:p>
          <w:p w14:paraId="258ABA63" w14:textId="77777777" w:rsidR="00BA23BD" w:rsidRDefault="00BA23BD" w:rsidP="00BA23BD">
            <w:pPr>
              <w:pStyle w:val="EngHangEnd"/>
            </w:pPr>
            <w:r>
              <w:t>As a Good One and a Lover of mankind.</w:t>
            </w:r>
          </w:p>
        </w:tc>
        <w:tc>
          <w:tcPr>
            <w:tcW w:w="288" w:type="dxa"/>
          </w:tcPr>
          <w:p w14:paraId="561D25A1" w14:textId="77777777" w:rsidR="00BA23BD" w:rsidRDefault="00BA23BD" w:rsidP="00C140D7"/>
        </w:tc>
        <w:tc>
          <w:tcPr>
            <w:tcW w:w="288" w:type="dxa"/>
          </w:tcPr>
          <w:p w14:paraId="37397E23" w14:textId="77777777" w:rsidR="00BA23BD" w:rsidRDefault="00BA23BD" w:rsidP="00C140D7">
            <w:pPr>
              <w:pStyle w:val="CopticCross"/>
            </w:pPr>
          </w:p>
        </w:tc>
        <w:tc>
          <w:tcPr>
            <w:tcW w:w="3960" w:type="dxa"/>
          </w:tcPr>
          <w:p w14:paraId="33A8C6BA" w14:textId="77777777" w:rsidR="00BA23BD" w:rsidRDefault="00BA23BD" w:rsidP="00BA23BD">
            <w:pPr>
              <w:pStyle w:val="CopticVersemulti-line"/>
            </w:pPr>
            <w:r>
              <w:t xml:space="preserve">Ϩⲱⲥ Ⲡⲟ̄ⲥ̄ ϧⲉⲛ ⲟⲩϩⲱⲥ ⲙ̀ⲃⲉⲣⲓ: </w:t>
            </w:r>
          </w:p>
          <w:p w14:paraId="6CDCA862" w14:textId="77777777" w:rsidR="00BA23BD" w:rsidRDefault="00BA23BD" w:rsidP="00BA23BD">
            <w:pPr>
              <w:pStyle w:val="CopticVersemulti-line"/>
            </w:pPr>
            <w:r>
              <w:t>ⲱ̀ ⲛⲓⲗⲁⲟⲥ ⲙ̀ⲙⲁⲓ Ⲡⲭ̄ⲥ̄ Ⲡⲉⲛⲛⲟⲩϯ:</w:t>
            </w:r>
          </w:p>
          <w:p w14:paraId="68349722" w14:textId="77777777" w:rsidR="00BA23BD" w:rsidRDefault="00BA23BD" w:rsidP="00BA23BD">
            <w:pPr>
              <w:pStyle w:val="CopticVersemulti-line"/>
            </w:pPr>
            <w:r>
              <w:t xml:space="preserve">Ϫⲉ ⲁϥϫⲉⲙⲡⲉⲛϣⲓⲛⲓ ϧⲉⲛ ⲡⲉϥⲟⲩϫⲁⲓ: </w:t>
            </w:r>
          </w:p>
          <w:p w14:paraId="4496E3F8" w14:textId="77777777" w:rsidR="00BA23BD" w:rsidRPr="00C35319" w:rsidRDefault="00BA23BD" w:rsidP="00BA23BD">
            <w:pPr>
              <w:pStyle w:val="CopticHangingVerse"/>
            </w:pPr>
            <w:r>
              <w:t>Ϩⲱⲥ ⲁ̀ⲅⲁⲑⲟⲥ ⲟⲩⲟϩ ⲙ̀ⲙⲁⲓⲣⲱⲙⲓ</w:t>
            </w:r>
          </w:p>
        </w:tc>
      </w:tr>
      <w:tr w:rsidR="00BA23BD" w14:paraId="611CF1CF" w14:textId="77777777" w:rsidTr="00C140D7">
        <w:trPr>
          <w:cantSplit/>
          <w:jc w:val="center"/>
        </w:trPr>
        <w:tc>
          <w:tcPr>
            <w:tcW w:w="288" w:type="dxa"/>
          </w:tcPr>
          <w:p w14:paraId="05E5941D" w14:textId="77777777" w:rsidR="00BA23BD" w:rsidRDefault="00C140D7" w:rsidP="00C140D7">
            <w:pPr>
              <w:pStyle w:val="CopticCross"/>
            </w:pPr>
            <w:r w:rsidRPr="00FB5ACB">
              <w:t>¿</w:t>
            </w:r>
          </w:p>
        </w:tc>
        <w:tc>
          <w:tcPr>
            <w:tcW w:w="3960" w:type="dxa"/>
          </w:tcPr>
          <w:p w14:paraId="536FC346" w14:textId="77777777" w:rsidR="00BA23BD" w:rsidRDefault="00BA23BD" w:rsidP="00BA23BD">
            <w:pPr>
              <w:pStyle w:val="EngHang"/>
            </w:pPr>
            <w:r>
              <w:t>We ascribe praise to You,</w:t>
            </w:r>
          </w:p>
          <w:p w14:paraId="01A32AC0" w14:textId="77777777" w:rsidR="00BA23BD" w:rsidRDefault="00BA23BD" w:rsidP="00BA23BD">
            <w:pPr>
              <w:pStyle w:val="EngHang"/>
            </w:pPr>
            <w:r>
              <w:t>With the voices of glorification,</w:t>
            </w:r>
          </w:p>
          <w:p w14:paraId="6BABC4D0" w14:textId="77777777" w:rsidR="00BA23BD" w:rsidRDefault="00BA23BD" w:rsidP="00BA23BD">
            <w:pPr>
              <w:pStyle w:val="EngHang"/>
            </w:pPr>
            <w:r>
              <w:t>O our good Saviour,</w:t>
            </w:r>
          </w:p>
          <w:p w14:paraId="37AA6131" w14:textId="77777777" w:rsidR="00BA23BD" w:rsidRDefault="00BA23BD" w:rsidP="00BA23BD">
            <w:pPr>
              <w:pStyle w:val="EngHangEnd"/>
            </w:pPr>
            <w:r>
              <w:t>Conform us to the end.</w:t>
            </w:r>
          </w:p>
        </w:tc>
        <w:tc>
          <w:tcPr>
            <w:tcW w:w="288" w:type="dxa"/>
          </w:tcPr>
          <w:p w14:paraId="1E5F5CF6" w14:textId="77777777" w:rsidR="00BA23BD" w:rsidRDefault="00BA23BD" w:rsidP="00C140D7"/>
        </w:tc>
        <w:tc>
          <w:tcPr>
            <w:tcW w:w="288" w:type="dxa"/>
          </w:tcPr>
          <w:p w14:paraId="4B7DF9C5" w14:textId="77777777" w:rsidR="00BA23BD" w:rsidRDefault="00C140D7" w:rsidP="00C140D7">
            <w:pPr>
              <w:pStyle w:val="CopticCross"/>
            </w:pPr>
            <w:r w:rsidRPr="00FB5ACB">
              <w:t>¿</w:t>
            </w:r>
          </w:p>
        </w:tc>
        <w:tc>
          <w:tcPr>
            <w:tcW w:w="3960" w:type="dxa"/>
          </w:tcPr>
          <w:p w14:paraId="3AE3E172" w14:textId="77777777" w:rsidR="00BA23BD" w:rsidRDefault="00BA23BD" w:rsidP="00BA23BD">
            <w:pPr>
              <w:pStyle w:val="CopticVersemulti-line"/>
            </w:pPr>
            <w:r>
              <w:t xml:space="preserve">Ⲧⲉⲛⲟⲩⲱⲣⲡ ⲛⲁⲕ ⲙ̀ⲡⲓϩⲩⲙⲛⲟⲥ: </w:t>
            </w:r>
          </w:p>
          <w:p w14:paraId="534C94F3" w14:textId="77777777" w:rsidR="00BA23BD" w:rsidRDefault="00BA23BD" w:rsidP="00BA23BD">
            <w:pPr>
              <w:pStyle w:val="CopticVersemulti-line"/>
            </w:pPr>
            <w:r>
              <w:t xml:space="preserve">ϧⲉⲛ ϩⲁⲛⲥ̀ⲙⲏ ⲛ̀ϯⲇⲟⲝⲟⲗⲟⲅⲓⲁ̀: </w:t>
            </w:r>
          </w:p>
          <w:p w14:paraId="3BFB1382" w14:textId="77777777" w:rsidR="00BA23BD" w:rsidRDefault="00BA23BD" w:rsidP="00BA23BD">
            <w:pPr>
              <w:pStyle w:val="CopticVersemulti-line"/>
            </w:pPr>
            <w:r>
              <w:t xml:space="preserve">ⲱ̀ Ⲡⲉⲛⲥⲱⲧⲏⲣ ⲛ̀ⲁ̀ⲅⲁⲑⲟⲥ: </w:t>
            </w:r>
          </w:p>
          <w:p w14:paraId="2A2824EA" w14:textId="77777777" w:rsidR="00BA23BD" w:rsidRDefault="00BA23BD" w:rsidP="00BA23BD">
            <w:pPr>
              <w:pStyle w:val="CopticHangingVerse"/>
            </w:pPr>
            <w:r>
              <w:t>ⲙⲁⲧⲁϫⲣⲟⲛ ϣⲁ ϯⲥⲩⲛⲧⲉⲗⲓⲁ.</w:t>
            </w:r>
          </w:p>
        </w:tc>
      </w:tr>
      <w:tr w:rsidR="00BA23BD" w14:paraId="222F752D" w14:textId="77777777" w:rsidTr="00C140D7">
        <w:trPr>
          <w:cantSplit/>
          <w:jc w:val="center"/>
        </w:trPr>
        <w:tc>
          <w:tcPr>
            <w:tcW w:w="288" w:type="dxa"/>
          </w:tcPr>
          <w:p w14:paraId="2E757302" w14:textId="77777777" w:rsidR="00BA23BD" w:rsidRDefault="00BA23BD" w:rsidP="00C140D7">
            <w:pPr>
              <w:pStyle w:val="CopticCross"/>
            </w:pPr>
          </w:p>
        </w:tc>
        <w:tc>
          <w:tcPr>
            <w:tcW w:w="3960" w:type="dxa"/>
          </w:tcPr>
          <w:p w14:paraId="6AC9E146" w14:textId="77777777" w:rsidR="00BA23BD" w:rsidRDefault="00BA23BD" w:rsidP="00BA23BD">
            <w:pPr>
              <w:pStyle w:val="EngHang"/>
            </w:pPr>
            <w:r>
              <w:t>Grant us, O Lord, Your peace,</w:t>
            </w:r>
          </w:p>
          <w:p w14:paraId="5DD43A8E" w14:textId="77777777" w:rsidR="00BA23BD" w:rsidRDefault="00BA23BD" w:rsidP="00BA23BD">
            <w:pPr>
              <w:pStyle w:val="EngHang"/>
            </w:pPr>
            <w:r>
              <w:t>And save us from the hands of our enemies.</w:t>
            </w:r>
          </w:p>
          <w:p w14:paraId="31D74ACE" w14:textId="77777777" w:rsidR="00BA23BD" w:rsidRDefault="00BA23BD" w:rsidP="00BA23BD">
            <w:pPr>
              <w:pStyle w:val="EngHang"/>
            </w:pPr>
            <w:r>
              <w:t>Humiliate their counsel,</w:t>
            </w:r>
          </w:p>
          <w:p w14:paraId="2B5D85EC" w14:textId="77777777" w:rsidR="00BA23BD" w:rsidRDefault="00BA23BD" w:rsidP="00BA23BD">
            <w:pPr>
              <w:pStyle w:val="EngHangEnd"/>
            </w:pPr>
            <w:r>
              <w:t>And heal our sicknesses.</w:t>
            </w:r>
          </w:p>
        </w:tc>
        <w:tc>
          <w:tcPr>
            <w:tcW w:w="288" w:type="dxa"/>
          </w:tcPr>
          <w:p w14:paraId="3DE77458" w14:textId="77777777" w:rsidR="00BA23BD" w:rsidRDefault="00BA23BD" w:rsidP="00C140D7"/>
        </w:tc>
        <w:tc>
          <w:tcPr>
            <w:tcW w:w="288" w:type="dxa"/>
          </w:tcPr>
          <w:p w14:paraId="736723FD" w14:textId="77777777" w:rsidR="00BA23BD" w:rsidRDefault="00BA23BD" w:rsidP="00C140D7">
            <w:pPr>
              <w:pStyle w:val="CopticCross"/>
            </w:pPr>
          </w:p>
        </w:tc>
        <w:tc>
          <w:tcPr>
            <w:tcW w:w="3960" w:type="dxa"/>
          </w:tcPr>
          <w:p w14:paraId="56DCA0D0" w14:textId="77777777" w:rsidR="00BA23BD" w:rsidRDefault="00BA23BD" w:rsidP="00BA23BD">
            <w:pPr>
              <w:pStyle w:val="CopticVersemulti-line"/>
            </w:pPr>
            <w:r>
              <w:t>Ⲙⲟⲓ ⲛⲁⲛ Ⲡⲟ̄ⲥ̄ ⲛ̀ⲧⲉⲕϩⲓⲣⲏⲛⲏ:</w:t>
            </w:r>
          </w:p>
          <w:p w14:paraId="691227CC" w14:textId="77777777" w:rsidR="00BA23BD" w:rsidRDefault="00BA23BD" w:rsidP="00BA23BD">
            <w:pPr>
              <w:pStyle w:val="CopticVersemulti-line"/>
            </w:pPr>
            <w:r>
              <w:t>ⲛⲁϩⲙⲉⲛ ϧⲉⲛ ⲛⲉⲛϫⲓϫ ⲛ̀ⲧⲉ ⲛⲉⲛϫⲁϫⲓ:</w:t>
            </w:r>
          </w:p>
          <w:p w14:paraId="788DADF3" w14:textId="77777777" w:rsidR="00BA23BD" w:rsidRDefault="00BA23BD" w:rsidP="00BA23BD">
            <w:pPr>
              <w:pStyle w:val="CopticVersemulti-line"/>
            </w:pPr>
            <w:r>
              <w:t>ⲙⲁⲑⲉⲃⲓⲟ̀ ⲙ̀ⲡⲟⲩⲥⲟϭⲛⲓ:</w:t>
            </w:r>
          </w:p>
          <w:p w14:paraId="6E57323E" w14:textId="77777777" w:rsidR="00BA23BD" w:rsidRDefault="00BA23BD" w:rsidP="00BA23BD">
            <w:pPr>
              <w:pStyle w:val="CopticHangingVerse"/>
            </w:pPr>
            <w:r>
              <w:t>ⲟⲩⲟϩ ⲙⲁⲧⲁⲗϭⲟ ⲛ̀ⲛⲉⲛϣⲱⲛⲓ.</w:t>
            </w:r>
          </w:p>
        </w:tc>
      </w:tr>
      <w:tr w:rsidR="00BA23BD" w14:paraId="2F151F61" w14:textId="77777777" w:rsidTr="00C140D7">
        <w:trPr>
          <w:cantSplit/>
          <w:jc w:val="center"/>
        </w:trPr>
        <w:tc>
          <w:tcPr>
            <w:tcW w:w="288" w:type="dxa"/>
          </w:tcPr>
          <w:p w14:paraId="11AF148B" w14:textId="77777777" w:rsidR="00BA23BD" w:rsidRDefault="00BA23BD" w:rsidP="00C140D7">
            <w:pPr>
              <w:pStyle w:val="CopticCross"/>
            </w:pPr>
            <w:r w:rsidRPr="00FB5ACB">
              <w:t>¿</w:t>
            </w:r>
          </w:p>
        </w:tc>
        <w:tc>
          <w:tcPr>
            <w:tcW w:w="3960" w:type="dxa"/>
          </w:tcPr>
          <w:p w14:paraId="04B3E022" w14:textId="77777777" w:rsidR="00BA23BD" w:rsidRDefault="00BA23BD" w:rsidP="00BA23BD">
            <w:pPr>
              <w:pStyle w:val="EngHang"/>
            </w:pPr>
            <w:r>
              <w:t>Bless the crown of the year</w:t>
            </w:r>
          </w:p>
          <w:p w14:paraId="03AA1E58" w14:textId="77777777" w:rsidR="00BA23BD" w:rsidRDefault="00BA23BD" w:rsidP="00BA23BD">
            <w:pPr>
              <w:pStyle w:val="EngHang"/>
            </w:pPr>
            <w:r>
              <w:t>With Your goodness, O Lord:</w:t>
            </w:r>
          </w:p>
          <w:p w14:paraId="305ACCF8" w14:textId="77777777" w:rsidR="00BA23BD" w:rsidRDefault="00BA23BD" w:rsidP="00BA23BD">
            <w:pPr>
              <w:pStyle w:val="EngHang"/>
            </w:pPr>
            <w:r>
              <w:t>The rivers and the springs,</w:t>
            </w:r>
          </w:p>
          <w:p w14:paraId="26760602" w14:textId="77777777" w:rsidR="00BA23BD" w:rsidRDefault="00BA23BD" w:rsidP="00BA23BD">
            <w:pPr>
              <w:pStyle w:val="EngHangEnd"/>
            </w:pPr>
            <w:r>
              <w:t>The seeds, and the fruits.</w:t>
            </w:r>
          </w:p>
        </w:tc>
        <w:tc>
          <w:tcPr>
            <w:tcW w:w="288" w:type="dxa"/>
          </w:tcPr>
          <w:p w14:paraId="18D1523F" w14:textId="77777777" w:rsidR="00BA23BD" w:rsidRDefault="00BA23BD" w:rsidP="00C140D7"/>
        </w:tc>
        <w:tc>
          <w:tcPr>
            <w:tcW w:w="288" w:type="dxa"/>
          </w:tcPr>
          <w:p w14:paraId="314CF45C" w14:textId="77777777" w:rsidR="00BA23BD" w:rsidRDefault="00BA23BD" w:rsidP="00C140D7">
            <w:pPr>
              <w:pStyle w:val="CopticCross"/>
            </w:pPr>
            <w:r w:rsidRPr="00FB5ACB">
              <w:t>¿</w:t>
            </w:r>
          </w:p>
        </w:tc>
        <w:tc>
          <w:tcPr>
            <w:tcW w:w="3960" w:type="dxa"/>
          </w:tcPr>
          <w:p w14:paraId="70472D1C" w14:textId="77777777" w:rsidR="00BA23BD" w:rsidRDefault="00BA23BD" w:rsidP="00BA23BD">
            <w:pPr>
              <w:pStyle w:val="CopticVersemulti-line"/>
            </w:pPr>
            <w:r>
              <w:t xml:space="preserve">Ⲥⲙⲟⲩ ⲉ̀ⲡⲓⲭ̀ⲗⲟⲙ ⲛ̀ⲧⲉ ϯⲣⲟⲙⲡⲓ: </w:t>
            </w:r>
          </w:p>
          <w:p w14:paraId="759A7425" w14:textId="77777777" w:rsidR="00BA23BD" w:rsidRDefault="00BA23BD" w:rsidP="00BA23BD">
            <w:pPr>
              <w:pStyle w:val="CopticVersemulti-line"/>
            </w:pPr>
            <w:r>
              <w:t xml:space="preserve">ϩⲓⲧⲉⲛ ⲧⲉⲕⲙⲉⲧⲭ̀ⲣⲓⲥⲧⲟⲥ Ⲡⲟ̄ⲥ̄: </w:t>
            </w:r>
          </w:p>
          <w:p w14:paraId="41669BB7" w14:textId="77777777" w:rsidR="00BA23BD" w:rsidRDefault="00BA23BD" w:rsidP="00BA23BD">
            <w:pPr>
              <w:pStyle w:val="CopticVersemulti-line"/>
            </w:pPr>
            <w:r>
              <w:t xml:space="preserve">ⲛⲓⲓⲁⲣⲱⲟⲩ ⲛⲉⲙ ⲛⲓⲙⲟⲩⲙⲓ: </w:t>
            </w:r>
          </w:p>
          <w:p w14:paraId="18708117" w14:textId="77777777" w:rsidR="00BA23BD" w:rsidRDefault="00BA23BD" w:rsidP="00BA23BD">
            <w:pPr>
              <w:pStyle w:val="CopticHangingVerse"/>
            </w:pPr>
            <w:r>
              <w:t>ⲛⲉⲙ ⲛⲓⲥⲓϯ ⲛⲉⲙ ⲛⲓⲕⲁⲣⲡⲟⲥ.</w:t>
            </w:r>
          </w:p>
        </w:tc>
      </w:tr>
      <w:tr w:rsidR="00BA23BD" w14:paraId="68FBCAF8" w14:textId="77777777" w:rsidTr="00C140D7">
        <w:trPr>
          <w:cantSplit/>
          <w:jc w:val="center"/>
        </w:trPr>
        <w:tc>
          <w:tcPr>
            <w:tcW w:w="288" w:type="dxa"/>
          </w:tcPr>
          <w:p w14:paraId="5861A5C7" w14:textId="77777777" w:rsidR="00BA23BD" w:rsidRDefault="00BA23BD" w:rsidP="00C140D7">
            <w:pPr>
              <w:pStyle w:val="CopticCross"/>
            </w:pPr>
          </w:p>
        </w:tc>
        <w:tc>
          <w:tcPr>
            <w:tcW w:w="3960" w:type="dxa"/>
          </w:tcPr>
          <w:p w14:paraId="35219F75" w14:textId="77777777" w:rsidR="00BA23BD" w:rsidRDefault="00BA23BD" w:rsidP="00BA23BD">
            <w:pPr>
              <w:pStyle w:val="EngHang"/>
            </w:pPr>
            <w:r>
              <w:t>Bless us in our work</w:t>
            </w:r>
          </w:p>
          <w:p w14:paraId="65EF0F03" w14:textId="77777777" w:rsidR="00BA23BD" w:rsidRDefault="00BA23BD" w:rsidP="00BA23BD">
            <w:pPr>
              <w:pStyle w:val="EngHang"/>
            </w:pPr>
            <w:r>
              <w:t>With Your heavenly blessings,</w:t>
            </w:r>
          </w:p>
          <w:p w14:paraId="1F1FD92F" w14:textId="77777777" w:rsidR="00BA23BD" w:rsidRDefault="00BA23BD" w:rsidP="00BA23BD">
            <w:pPr>
              <w:pStyle w:val="EngHang"/>
            </w:pPr>
            <w:r>
              <w:t>And send us Your grace</w:t>
            </w:r>
          </w:p>
          <w:p w14:paraId="23DB938D" w14:textId="77777777" w:rsidR="00BA23BD" w:rsidRDefault="00BA23BD" w:rsidP="00BA23BD">
            <w:pPr>
              <w:pStyle w:val="EngHangEnd"/>
            </w:pPr>
            <w:r>
              <w:t>And You goodness form on high.</w:t>
            </w:r>
          </w:p>
        </w:tc>
        <w:tc>
          <w:tcPr>
            <w:tcW w:w="288" w:type="dxa"/>
          </w:tcPr>
          <w:p w14:paraId="39B859E5" w14:textId="77777777" w:rsidR="00BA23BD" w:rsidRDefault="00BA23BD" w:rsidP="00C140D7"/>
        </w:tc>
        <w:tc>
          <w:tcPr>
            <w:tcW w:w="288" w:type="dxa"/>
          </w:tcPr>
          <w:p w14:paraId="705D7F94" w14:textId="77777777" w:rsidR="00BA23BD" w:rsidRDefault="00BA23BD" w:rsidP="00C140D7">
            <w:pPr>
              <w:pStyle w:val="CopticCross"/>
            </w:pPr>
          </w:p>
        </w:tc>
        <w:tc>
          <w:tcPr>
            <w:tcW w:w="3960" w:type="dxa"/>
          </w:tcPr>
          <w:p w14:paraId="4DF4455B" w14:textId="77777777" w:rsidR="00BA23BD" w:rsidRDefault="00BA23BD" w:rsidP="00BA23BD">
            <w:pPr>
              <w:pStyle w:val="CopticVersemulti-line"/>
            </w:pPr>
            <w:r>
              <w:t xml:space="preserve">Ⲥⲙⲟⲩ ⲉ̀ⲣⲟⲛ ϧⲉⲛ ⲛⲉⲛϩ̀ⲃⲏⲟⲩⲓ̀: </w:t>
            </w:r>
          </w:p>
          <w:p w14:paraId="2F157FD0" w14:textId="77777777" w:rsidR="00BA23BD" w:rsidRDefault="00BA23BD" w:rsidP="00BA23BD">
            <w:pPr>
              <w:pStyle w:val="CopticVersemulti-line"/>
            </w:pPr>
            <w:r>
              <w:t xml:space="preserve">ϧⲉⲛ ⲡⲉⲕⲥ̀ⲙⲟⲩ ⲛ̀ⲉ̀ⲡⲟⲩⲣⲁⲛⲓⲟⲛ: </w:t>
            </w:r>
          </w:p>
          <w:p w14:paraId="66D51A8A" w14:textId="77777777" w:rsidR="00BA23BD" w:rsidRDefault="00BA23BD" w:rsidP="00BA23BD">
            <w:pPr>
              <w:pStyle w:val="CopticVersemulti-line"/>
            </w:pPr>
            <w:r>
              <w:t>ⲟⲩⲱⲣⲡ ⲛⲁⲛ ⲉ̀ⲃⲟⲗ ϧⲉⲛ ⲡⲉⲕϭⲓⲥⲓ:</w:t>
            </w:r>
          </w:p>
          <w:p w14:paraId="18680105" w14:textId="77777777" w:rsidR="00BA23BD" w:rsidRDefault="00BA23BD" w:rsidP="00BA23BD">
            <w:pPr>
              <w:pStyle w:val="CopticHangingVerse"/>
            </w:pPr>
            <w:r>
              <w:t>ⲡⲉⲕϩⲙⲟⲧ ⲛⲉⲙ ⲛⲉⲕⲁ̀ⲅⲁⲑⲟⲛ.</w:t>
            </w:r>
          </w:p>
        </w:tc>
      </w:tr>
      <w:tr w:rsidR="00BA23BD" w14:paraId="7DEF1A5D" w14:textId="77777777" w:rsidTr="00C140D7">
        <w:trPr>
          <w:cantSplit/>
          <w:jc w:val="center"/>
        </w:trPr>
        <w:tc>
          <w:tcPr>
            <w:tcW w:w="288" w:type="dxa"/>
          </w:tcPr>
          <w:p w14:paraId="1EA6881A" w14:textId="77777777" w:rsidR="00BA23BD" w:rsidRDefault="00C140D7" w:rsidP="00C140D7">
            <w:pPr>
              <w:pStyle w:val="CopticCross"/>
            </w:pPr>
            <w:r w:rsidRPr="00FB5ACB">
              <w:lastRenderedPageBreak/>
              <w:t>¿</w:t>
            </w:r>
          </w:p>
        </w:tc>
        <w:tc>
          <w:tcPr>
            <w:tcW w:w="3960" w:type="dxa"/>
          </w:tcPr>
          <w:p w14:paraId="75C01885" w14:textId="77777777" w:rsidR="00BA23BD" w:rsidRDefault="00BA23BD" w:rsidP="00BA23BD">
            <w:pPr>
              <w:pStyle w:val="EngHang"/>
            </w:pPr>
            <w:r>
              <w:t>Save the afflicted.</w:t>
            </w:r>
          </w:p>
          <w:p w14:paraId="6579A6AB" w14:textId="77777777" w:rsidR="00BA23BD" w:rsidRDefault="00BA23BD" w:rsidP="00BA23BD">
            <w:pPr>
              <w:pStyle w:val="EngHang"/>
            </w:pPr>
            <w:r>
              <w:t>Return the travelers.</w:t>
            </w:r>
          </w:p>
          <w:p w14:paraId="06FBCDCF" w14:textId="77777777" w:rsidR="00BA23BD" w:rsidRDefault="00BA23BD" w:rsidP="00BA23BD">
            <w:pPr>
              <w:pStyle w:val="EngHang"/>
            </w:pPr>
            <w:r>
              <w:t>Unbind the bound.</w:t>
            </w:r>
          </w:p>
          <w:p w14:paraId="05132FF5" w14:textId="77777777" w:rsidR="00BA23BD" w:rsidRDefault="00BA23BD" w:rsidP="00BA23BD">
            <w:pPr>
              <w:pStyle w:val="EngHangEnd"/>
            </w:pPr>
            <w:r>
              <w:t>Repose those who have slept.</w:t>
            </w:r>
          </w:p>
        </w:tc>
        <w:tc>
          <w:tcPr>
            <w:tcW w:w="288" w:type="dxa"/>
          </w:tcPr>
          <w:p w14:paraId="4C236E7E" w14:textId="77777777" w:rsidR="00BA23BD" w:rsidRDefault="00BA23BD" w:rsidP="00C140D7"/>
        </w:tc>
        <w:tc>
          <w:tcPr>
            <w:tcW w:w="288" w:type="dxa"/>
          </w:tcPr>
          <w:p w14:paraId="0652C339" w14:textId="77777777" w:rsidR="00BA23BD" w:rsidRDefault="00C140D7" w:rsidP="00C140D7">
            <w:pPr>
              <w:pStyle w:val="CopticCross"/>
            </w:pPr>
            <w:r w:rsidRPr="00FB5ACB">
              <w:t>¿</w:t>
            </w:r>
          </w:p>
        </w:tc>
        <w:tc>
          <w:tcPr>
            <w:tcW w:w="3960" w:type="dxa"/>
          </w:tcPr>
          <w:p w14:paraId="30182751" w14:textId="77777777" w:rsidR="00BA23BD" w:rsidRDefault="00BA23BD" w:rsidP="00BA23BD">
            <w:pPr>
              <w:pStyle w:val="CopticVersemulti-line"/>
            </w:pPr>
            <w:r>
              <w:t xml:space="preserve">Ⲛⲏⲉⲧϩⲉϫϩⲱϫ ⲛⲁϩⲙⲟⲩ ⲉ̀ⲃⲟⲗ: </w:t>
            </w:r>
          </w:p>
          <w:p w14:paraId="29A91E73" w14:textId="77777777" w:rsidR="00BA23BD" w:rsidRDefault="00BA23BD" w:rsidP="00BA23BD">
            <w:pPr>
              <w:pStyle w:val="CopticVersemulti-line"/>
            </w:pPr>
            <w:r>
              <w:t xml:space="preserve">ⲛⲏⲉ̀ⲧⲁⲩϣⲉ ⲉ̀ⲡ̀ϣⲉⲙⲙⲟ ⲙⲁⲧⲁⲥⲑⲱⲟⲩ: </w:t>
            </w:r>
          </w:p>
          <w:p w14:paraId="5801FB51" w14:textId="77777777" w:rsidR="00BA23BD" w:rsidRDefault="00BA23BD" w:rsidP="00BA23BD">
            <w:pPr>
              <w:pStyle w:val="CopticVersemulti-line"/>
            </w:pPr>
            <w:r>
              <w:t>ⲛⲉⲙ ⲛⲏⲉⲧⲥⲱⲛϩ ⲃⲟⲗⲟⲩ ⲉ̀ⲃⲟⲗ:</w:t>
            </w:r>
          </w:p>
          <w:p w14:paraId="5F132E96" w14:textId="77777777" w:rsidR="00BA23BD" w:rsidRDefault="00BA23BD" w:rsidP="00BA23BD">
            <w:pPr>
              <w:pStyle w:val="CopticHangingVerse"/>
            </w:pPr>
            <w:r>
              <w:t>ⲛⲏⲉ̀ⲧⲁⲩⲉⲛⲕⲟⲧ ⲙⲁⲙ̀ⲧⲟⲛ ⲛⲱⲟⲩ.</w:t>
            </w:r>
          </w:p>
        </w:tc>
      </w:tr>
      <w:tr w:rsidR="00BA23BD" w14:paraId="47EDED99" w14:textId="77777777" w:rsidTr="00C140D7">
        <w:trPr>
          <w:cantSplit/>
          <w:jc w:val="center"/>
        </w:trPr>
        <w:tc>
          <w:tcPr>
            <w:tcW w:w="288" w:type="dxa"/>
          </w:tcPr>
          <w:p w14:paraId="58D354E0" w14:textId="77777777" w:rsidR="00BA23BD" w:rsidRDefault="00BA23BD" w:rsidP="00C140D7">
            <w:pPr>
              <w:pStyle w:val="CopticCross"/>
            </w:pPr>
          </w:p>
        </w:tc>
        <w:tc>
          <w:tcPr>
            <w:tcW w:w="3960" w:type="dxa"/>
          </w:tcPr>
          <w:p w14:paraId="3E6BEF37" w14:textId="77777777" w:rsidR="00BA23BD" w:rsidRDefault="00BA23BD" w:rsidP="00BA23BD">
            <w:pPr>
              <w:pStyle w:val="EngHang"/>
            </w:pPr>
            <w:r>
              <w:t>Take away Your wrath from us,</w:t>
            </w:r>
          </w:p>
          <w:p w14:paraId="4DC4E2A7" w14:textId="77777777" w:rsidR="00BA23BD" w:rsidRDefault="00BA23BD" w:rsidP="00BA23BD">
            <w:pPr>
              <w:pStyle w:val="EngHang"/>
            </w:pPr>
            <w:r>
              <w:t>And deliver us from famine,</w:t>
            </w:r>
          </w:p>
          <w:p w14:paraId="1537FA0F" w14:textId="77777777" w:rsidR="00BA23BD" w:rsidRDefault="00BA23BD" w:rsidP="00BA23BD">
            <w:pPr>
              <w:pStyle w:val="EngHang"/>
            </w:pPr>
            <w:r>
              <w:t xml:space="preserve">And from the </w:t>
            </w:r>
            <w:commentRangeStart w:id="1182"/>
            <w:r>
              <w:t xml:space="preserve">wiles </w:t>
            </w:r>
            <w:commentRangeEnd w:id="1182"/>
            <w:r>
              <w:rPr>
                <w:rStyle w:val="CommentReference"/>
                <w:rFonts w:ascii="Times New Roman" w:eastAsiaTheme="minorHAnsi" w:hAnsi="Times New Roman" w:cstheme="minorBidi"/>
                <w:color w:val="auto"/>
              </w:rPr>
              <w:commentReference w:id="1182"/>
            </w:r>
            <w:r>
              <w:t>of the demons,</w:t>
            </w:r>
          </w:p>
          <w:p w14:paraId="1F80DFAD" w14:textId="77777777" w:rsidR="00BA23BD" w:rsidRDefault="00BA23BD" w:rsidP="00BA23BD">
            <w:pPr>
              <w:pStyle w:val="EngHangEnd"/>
            </w:pPr>
            <w:r>
              <w:t>O Giver of good things.</w:t>
            </w:r>
          </w:p>
        </w:tc>
        <w:tc>
          <w:tcPr>
            <w:tcW w:w="288" w:type="dxa"/>
          </w:tcPr>
          <w:p w14:paraId="2E11BB9A" w14:textId="77777777" w:rsidR="00BA23BD" w:rsidRDefault="00BA23BD" w:rsidP="00C140D7"/>
        </w:tc>
        <w:tc>
          <w:tcPr>
            <w:tcW w:w="288" w:type="dxa"/>
          </w:tcPr>
          <w:p w14:paraId="7956CEEB" w14:textId="77777777" w:rsidR="00BA23BD" w:rsidRDefault="00BA23BD" w:rsidP="00C140D7">
            <w:pPr>
              <w:pStyle w:val="CopticCross"/>
            </w:pPr>
          </w:p>
        </w:tc>
        <w:tc>
          <w:tcPr>
            <w:tcW w:w="3960" w:type="dxa"/>
          </w:tcPr>
          <w:p w14:paraId="124D149F" w14:textId="77777777" w:rsidR="00BA23BD" w:rsidRDefault="00BA23BD" w:rsidP="00BA23BD">
            <w:pPr>
              <w:pStyle w:val="CopticVersemulti-line"/>
            </w:pPr>
            <w:r>
              <w:t>Ⲱⲗⲓ ⲙ̀ⲡⲉⲕϫⲱⲛⲧ ⲉ̀ⲃⲟⲗ ϩⲁⲣⲟⲛ:</w:t>
            </w:r>
          </w:p>
          <w:p w14:paraId="321CC5FE" w14:textId="77777777" w:rsidR="00BA23BD" w:rsidRDefault="00BA23BD" w:rsidP="00BA23BD">
            <w:pPr>
              <w:pStyle w:val="CopticVersemulti-line"/>
            </w:pPr>
            <w:r>
              <w:t>ⲛⲁϩⲙⲉⲛ ⲉ̀ⲃⲟⲗϩⲁ ⲟⲩϩ̀ⲃⲱⲛ:</w:t>
            </w:r>
          </w:p>
          <w:p w14:paraId="14E47DE3" w14:textId="77777777" w:rsidR="00BA23BD" w:rsidRDefault="00BA23BD" w:rsidP="00BA23BD">
            <w:pPr>
              <w:pStyle w:val="CopticVersemulti-line"/>
            </w:pPr>
            <w:r>
              <w:t>ⲛⲉⲙ ⲛⲓⲫⲁϣ ⲛ̀ⲧⲉ ⲛⲓⲇⲉⲥⲙⲱⲛ:</w:t>
            </w:r>
          </w:p>
          <w:p w14:paraId="1CBE346D" w14:textId="77777777" w:rsidR="00BA23BD" w:rsidRDefault="00BA23BD" w:rsidP="00BA23BD">
            <w:pPr>
              <w:pStyle w:val="CopticHangingVerse"/>
            </w:pPr>
            <w:r>
              <w:t>ⲱ̀ ⲫ̀ⲣⲉϥϯ ⲛ̀ⲛⲓⲁ̀ⲅⲁⲑⲟⲛ.</w:t>
            </w:r>
          </w:p>
        </w:tc>
      </w:tr>
      <w:tr w:rsidR="00BA23BD" w14:paraId="4372661C" w14:textId="77777777" w:rsidTr="00C140D7">
        <w:trPr>
          <w:cantSplit/>
          <w:jc w:val="center"/>
        </w:trPr>
        <w:tc>
          <w:tcPr>
            <w:tcW w:w="288" w:type="dxa"/>
          </w:tcPr>
          <w:p w14:paraId="0DC0E2AC" w14:textId="77777777" w:rsidR="00BA23BD" w:rsidRDefault="00BA23BD" w:rsidP="00C140D7">
            <w:pPr>
              <w:pStyle w:val="CopticCross"/>
            </w:pPr>
            <w:r w:rsidRPr="00FB5ACB">
              <w:t>¿</w:t>
            </w:r>
          </w:p>
        </w:tc>
        <w:tc>
          <w:tcPr>
            <w:tcW w:w="3960" w:type="dxa"/>
          </w:tcPr>
          <w:p w14:paraId="3BC49D07" w14:textId="77777777" w:rsidR="00BA23BD" w:rsidRDefault="00BA23BD" w:rsidP="00BA23BD">
            <w:pPr>
              <w:pStyle w:val="EngHang"/>
            </w:pPr>
            <w:r>
              <w:t>We praise Him and glorify Him,</w:t>
            </w:r>
          </w:p>
          <w:p w14:paraId="00C8E665" w14:textId="77777777" w:rsidR="00BA23BD" w:rsidRDefault="00BA23BD" w:rsidP="00BA23BD">
            <w:pPr>
              <w:pStyle w:val="EngHang"/>
            </w:pPr>
            <w:r>
              <w:t>And exalt Him above all,</w:t>
            </w:r>
          </w:p>
          <w:p w14:paraId="363B63CB" w14:textId="77777777" w:rsidR="00BA23BD" w:rsidRDefault="00BA23BD" w:rsidP="00BA23BD">
            <w:pPr>
              <w:pStyle w:val="EngHang"/>
            </w:pPr>
            <w:r>
              <w:t>As a Good One and a Lover of mankind.</w:t>
            </w:r>
          </w:p>
          <w:p w14:paraId="1F7037F1" w14:textId="77777777" w:rsidR="00BA23BD" w:rsidRDefault="00BA23BD" w:rsidP="00BA23BD">
            <w:pPr>
              <w:pStyle w:val="EngHangEnd"/>
            </w:pPr>
            <w:r>
              <w:t>Have mercy on us according Your great mercy.</w:t>
            </w:r>
          </w:p>
        </w:tc>
        <w:tc>
          <w:tcPr>
            <w:tcW w:w="288" w:type="dxa"/>
          </w:tcPr>
          <w:p w14:paraId="2F1EEBA6" w14:textId="77777777" w:rsidR="00BA23BD" w:rsidRDefault="00BA23BD" w:rsidP="00C140D7"/>
        </w:tc>
        <w:tc>
          <w:tcPr>
            <w:tcW w:w="288" w:type="dxa"/>
          </w:tcPr>
          <w:p w14:paraId="504303A3" w14:textId="77777777" w:rsidR="00BA23BD" w:rsidRDefault="00BA23BD" w:rsidP="00C140D7">
            <w:pPr>
              <w:pStyle w:val="CopticCross"/>
            </w:pPr>
            <w:r w:rsidRPr="00FB5ACB">
              <w:t>¿</w:t>
            </w:r>
          </w:p>
        </w:tc>
        <w:tc>
          <w:tcPr>
            <w:tcW w:w="3960" w:type="dxa"/>
          </w:tcPr>
          <w:p w14:paraId="35EF773B" w14:textId="77777777" w:rsidR="00BA23BD" w:rsidRDefault="00BA23BD" w:rsidP="00BA23BD">
            <w:pPr>
              <w:pStyle w:val="CopticVersemulti-line"/>
            </w:pPr>
            <w:r>
              <w:t>Ⲧⲉⲛϩⲱⲥ ⲉ̀ⲣⲟϥ ⲧⲉⲛϯⲱ̀ⲟⲩ ⲛⲁϥ:</w:t>
            </w:r>
          </w:p>
          <w:p w14:paraId="3EBDE54E" w14:textId="77777777" w:rsidR="00BA23BD" w:rsidRDefault="00BA23BD" w:rsidP="00BA23BD">
            <w:pPr>
              <w:pStyle w:val="CopticVersemulti-line"/>
            </w:pPr>
            <w:r>
              <w:t>ⲧⲉⲛⲉⲣϩⲟⲩⲟ̀ ϭⲓⲥⲓ ⲙ̀ⲙⲟϥ:</w:t>
            </w:r>
          </w:p>
          <w:p w14:paraId="1612B722" w14:textId="77777777" w:rsidR="00BA23BD" w:rsidRDefault="00BA23BD" w:rsidP="00BA23BD">
            <w:pPr>
              <w:pStyle w:val="CopticVersemulti-line"/>
            </w:pPr>
            <w:r>
              <w:t>ϩⲱⲥ ⲁ̀ⲅⲁⲑⲟⲥ ⲟⲩⲟϩ ⲙ̀ⲙⲁⲓⲣⲱⲙⲓ:</w:t>
            </w:r>
          </w:p>
          <w:p w14:paraId="67084600" w14:textId="77777777" w:rsidR="00BA23BD" w:rsidRPr="005130A7" w:rsidRDefault="00BA23BD" w:rsidP="00BA23BD">
            <w:pPr>
              <w:pStyle w:val="CopticHangingVerse"/>
            </w:pPr>
            <w:r>
              <w:t>ⲛⲁⲓ ⲛⲁⲛ ⲕⲁⲧⲁ ⲡⲉⲕⲛⲓϣϯ ⲛ̀ⲛⲁⲓ.</w:t>
            </w:r>
          </w:p>
        </w:tc>
      </w:tr>
    </w:tbl>
    <w:p w14:paraId="7D20CB82" w14:textId="3852EDF8" w:rsidR="0039635A" w:rsidRDefault="0039635A" w:rsidP="009D0B24">
      <w:pPr>
        <w:pStyle w:val="Heading4"/>
      </w:pPr>
      <w:bookmarkStart w:id="1183" w:name="_Ref434473482"/>
      <w:r>
        <w:t>The Psali Adam</w:t>
      </w:r>
      <w:r w:rsidR="00B411C9">
        <w:t xml:space="preserve"> for the Ecclesiastical New Year</w:t>
      </w:r>
      <w:bookmarkEnd w:id="118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E58CE" w14:paraId="132AF4EA" w14:textId="77777777" w:rsidTr="00115025">
        <w:trPr>
          <w:cantSplit/>
          <w:jc w:val="center"/>
        </w:trPr>
        <w:tc>
          <w:tcPr>
            <w:tcW w:w="288" w:type="dxa"/>
          </w:tcPr>
          <w:p w14:paraId="6E2C2CB7" w14:textId="77777777" w:rsidR="00CE58CE" w:rsidRDefault="00CE58CE" w:rsidP="00115025">
            <w:pPr>
              <w:pStyle w:val="CopticCross"/>
            </w:pPr>
          </w:p>
        </w:tc>
        <w:tc>
          <w:tcPr>
            <w:tcW w:w="3960" w:type="dxa"/>
          </w:tcPr>
          <w:p w14:paraId="2FBC574D" w14:textId="77777777" w:rsidR="00CE58CE" w:rsidRDefault="00CE58CE" w:rsidP="00CE58CE">
            <w:pPr>
              <w:pStyle w:val="EngHang"/>
            </w:pPr>
            <w:r>
              <w:t>I will worship you,</w:t>
            </w:r>
          </w:p>
          <w:p w14:paraId="676DF153" w14:textId="77777777" w:rsidR="00CE58CE" w:rsidRDefault="00CE58CE" w:rsidP="00CE58CE">
            <w:pPr>
              <w:pStyle w:val="EngHang"/>
            </w:pPr>
            <w:r>
              <w:t>O my Lord, Jesus Christ.</w:t>
            </w:r>
          </w:p>
          <w:p w14:paraId="7FCFDA82" w14:textId="77777777" w:rsidR="00CE58CE" w:rsidRDefault="00CE58CE" w:rsidP="00CE58CE">
            <w:pPr>
              <w:pStyle w:val="EngHang"/>
            </w:pPr>
            <w:r>
              <w:t>Glory be to You, Alleluia.</w:t>
            </w:r>
          </w:p>
          <w:p w14:paraId="63FEB9DD" w14:textId="77777777" w:rsidR="00CE58CE" w:rsidRDefault="00CE58CE" w:rsidP="00CE58CE">
            <w:pPr>
              <w:pStyle w:val="EngHangEnd"/>
            </w:pPr>
            <w:r>
              <w:t>Glory be to our God.</w:t>
            </w:r>
          </w:p>
        </w:tc>
        <w:tc>
          <w:tcPr>
            <w:tcW w:w="288" w:type="dxa"/>
          </w:tcPr>
          <w:p w14:paraId="3E2D513D" w14:textId="77777777" w:rsidR="00CE58CE" w:rsidRDefault="00CE58CE" w:rsidP="00115025"/>
        </w:tc>
        <w:tc>
          <w:tcPr>
            <w:tcW w:w="288" w:type="dxa"/>
          </w:tcPr>
          <w:p w14:paraId="6B9277F6" w14:textId="77777777" w:rsidR="00CE58CE" w:rsidRDefault="00CE58CE" w:rsidP="00115025">
            <w:pPr>
              <w:pStyle w:val="CopticCross"/>
            </w:pPr>
          </w:p>
        </w:tc>
        <w:tc>
          <w:tcPr>
            <w:tcW w:w="3960" w:type="dxa"/>
          </w:tcPr>
          <w:p w14:paraId="6D10FA4C" w14:textId="77777777" w:rsidR="00CE58CE" w:rsidRDefault="00CE58CE" w:rsidP="00305E1E">
            <w:pPr>
              <w:pStyle w:val="CopticVersemulti-line"/>
            </w:pPr>
            <w:commentRangeStart w:id="1184"/>
            <w:r>
              <w:t xml:space="preserve">Ϯⲛⲁⲟⲩⲱϣⲧ </w:t>
            </w:r>
            <w:commentRangeEnd w:id="1184"/>
            <w:r>
              <w:rPr>
                <w:rStyle w:val="CommentReference"/>
                <w:rFonts w:ascii="Times New Roman" w:hAnsi="Times New Roman"/>
              </w:rPr>
              <w:commentReference w:id="1184"/>
            </w:r>
            <w:r>
              <w:t>ⲙ̀ⲙⲟⲕ:</w:t>
            </w:r>
          </w:p>
          <w:p w14:paraId="3F5F1F09" w14:textId="77777777" w:rsidR="00CE58CE" w:rsidRDefault="00CE58CE" w:rsidP="00305E1E">
            <w:pPr>
              <w:pStyle w:val="CopticVersemulti-line"/>
            </w:pPr>
            <w:r>
              <w:t>Ⲡⲁⲟ̄ⲥ̄ Ⲓⲏ̄ⲥ̄ Ⲡⲭ̄ⲥ̄:</w:t>
            </w:r>
          </w:p>
          <w:p w14:paraId="3F3665A0" w14:textId="77777777" w:rsidR="00CE58CE" w:rsidRDefault="00CE58CE" w:rsidP="00305E1E">
            <w:pPr>
              <w:pStyle w:val="CopticVersemulti-line"/>
            </w:pPr>
            <w:r>
              <w:t>ⲡⲓⲱ̀ⲟⲩ ⲛⲁⲕ ⲁⲗⲗⲏⲗⲟⲩⲓⲁ̀:</w:t>
            </w:r>
          </w:p>
          <w:p w14:paraId="24E57E4C" w14:textId="77777777" w:rsidR="00CE58CE" w:rsidRPr="00C35319" w:rsidRDefault="00CE58CE" w:rsidP="00305E1E">
            <w:pPr>
              <w:pStyle w:val="CopticVerse"/>
            </w:pPr>
            <w:r>
              <w:t>Ⲇⲟⲍⲁ ⲭⲓ ⲟ̀ Ⲑⲉⲟⲥ.</w:t>
            </w:r>
          </w:p>
        </w:tc>
      </w:tr>
      <w:tr w:rsidR="00CE58CE" w14:paraId="20B6C056" w14:textId="77777777" w:rsidTr="00115025">
        <w:trPr>
          <w:cantSplit/>
          <w:jc w:val="center"/>
        </w:trPr>
        <w:tc>
          <w:tcPr>
            <w:tcW w:w="288" w:type="dxa"/>
          </w:tcPr>
          <w:p w14:paraId="72027D89" w14:textId="77777777" w:rsidR="00CE58CE" w:rsidRDefault="00CE58CE" w:rsidP="00115025">
            <w:pPr>
              <w:pStyle w:val="CopticCross"/>
            </w:pPr>
          </w:p>
        </w:tc>
        <w:tc>
          <w:tcPr>
            <w:tcW w:w="3960" w:type="dxa"/>
          </w:tcPr>
          <w:p w14:paraId="6496EA60" w14:textId="77777777" w:rsidR="00CE58CE" w:rsidRDefault="00CE58CE" w:rsidP="00CE58CE">
            <w:pPr>
              <w:pStyle w:val="EngHang"/>
            </w:pPr>
            <w:r>
              <w:t>Lead me,</w:t>
            </w:r>
          </w:p>
          <w:p w14:paraId="0CAA5D97" w14:textId="77777777" w:rsidR="00CE58CE" w:rsidRDefault="00CE58CE" w:rsidP="00CE58CE">
            <w:pPr>
              <w:pStyle w:val="EngHang"/>
            </w:pPr>
            <w:r>
              <w:t>I the weak.</w:t>
            </w:r>
          </w:p>
          <w:p w14:paraId="7ED50EDE" w14:textId="77777777" w:rsidR="00CE58CE" w:rsidRDefault="00CE58CE" w:rsidP="00CE58CE">
            <w:pPr>
              <w:pStyle w:val="EngHang"/>
            </w:pPr>
            <w:r>
              <w:t>Glory be to You, Alleluia.</w:t>
            </w:r>
          </w:p>
          <w:p w14:paraId="4EA85083" w14:textId="77777777" w:rsidR="00CE58CE" w:rsidRDefault="00CE58CE" w:rsidP="00CE58CE">
            <w:pPr>
              <w:pStyle w:val="EngHangEnd"/>
            </w:pPr>
            <w:r>
              <w:t>Glory be to our God.</w:t>
            </w:r>
          </w:p>
        </w:tc>
        <w:tc>
          <w:tcPr>
            <w:tcW w:w="288" w:type="dxa"/>
          </w:tcPr>
          <w:p w14:paraId="2A2580CA" w14:textId="77777777" w:rsidR="00CE58CE" w:rsidRDefault="00CE58CE" w:rsidP="00115025"/>
        </w:tc>
        <w:tc>
          <w:tcPr>
            <w:tcW w:w="288" w:type="dxa"/>
          </w:tcPr>
          <w:p w14:paraId="7BCA9EFE" w14:textId="77777777" w:rsidR="00CE58CE" w:rsidRDefault="00CE58CE" w:rsidP="00115025">
            <w:pPr>
              <w:pStyle w:val="CopticCross"/>
            </w:pPr>
          </w:p>
        </w:tc>
        <w:tc>
          <w:tcPr>
            <w:tcW w:w="3960" w:type="dxa"/>
          </w:tcPr>
          <w:p w14:paraId="27427FC5" w14:textId="77777777" w:rsidR="00CE58CE" w:rsidRDefault="00CE58CE" w:rsidP="00305E1E">
            <w:pPr>
              <w:pStyle w:val="CopticVersemulti-line"/>
            </w:pPr>
            <w:r>
              <w:t>Ϭⲓⲙⲱⲓⲧ ⲛⲏⲓ ⲁⲛⲟⲕ:</w:t>
            </w:r>
          </w:p>
          <w:p w14:paraId="3D2C6808" w14:textId="77777777" w:rsidR="00CE58CE" w:rsidRDefault="00CE58CE" w:rsidP="00305E1E">
            <w:pPr>
              <w:pStyle w:val="CopticVersemulti-line"/>
            </w:pPr>
            <w:r>
              <w:t>ϧⲁ ⲡⲓⲉ̀ⲗⲁⲭⲓⲥⲧⲟⲥ:</w:t>
            </w:r>
          </w:p>
          <w:p w14:paraId="6B9FCEF9" w14:textId="77777777" w:rsidR="00CE58CE" w:rsidRDefault="00CE58CE" w:rsidP="00305E1E">
            <w:pPr>
              <w:pStyle w:val="CopticVersemulti-line"/>
            </w:pPr>
            <w:r>
              <w:t>ⲡⲓⲱ̀ⲟⲩ ⲛⲁⲕ ⲁⲗⲗⲏⲗⲟⲩⲓⲁ̀:</w:t>
            </w:r>
          </w:p>
          <w:p w14:paraId="6CD41F04" w14:textId="77777777" w:rsidR="00CE58CE" w:rsidRPr="00670ADE" w:rsidRDefault="00CE58CE" w:rsidP="00305E1E">
            <w:pPr>
              <w:pStyle w:val="CopticVerse"/>
              <w:rPr>
                <w:rFonts w:ascii="Arial Unicode MS" w:eastAsia="Arial Unicode MS" w:hAnsi="Arial Unicode MS" w:cs="Arial Unicode MS"/>
              </w:rPr>
            </w:pPr>
            <w:r>
              <w:t xml:space="preserve">Ⲇⲟⲍⲁ ⲭⲓ ⲟ̀ Ⲑⲉⲟⲥ. </w:t>
            </w:r>
          </w:p>
        </w:tc>
      </w:tr>
      <w:tr w:rsidR="00CE58CE" w14:paraId="3C51F066" w14:textId="77777777" w:rsidTr="00115025">
        <w:trPr>
          <w:cantSplit/>
          <w:jc w:val="center"/>
        </w:trPr>
        <w:tc>
          <w:tcPr>
            <w:tcW w:w="288" w:type="dxa"/>
          </w:tcPr>
          <w:p w14:paraId="1DFD5BAA" w14:textId="77777777" w:rsidR="00CE58CE" w:rsidRDefault="00CE58CE" w:rsidP="00115025">
            <w:pPr>
              <w:pStyle w:val="CopticCross"/>
            </w:pPr>
            <w:r w:rsidRPr="00FB5ACB">
              <w:t>¿</w:t>
            </w:r>
          </w:p>
        </w:tc>
        <w:tc>
          <w:tcPr>
            <w:tcW w:w="3960" w:type="dxa"/>
          </w:tcPr>
          <w:p w14:paraId="1BB259FC" w14:textId="77777777" w:rsidR="00CE58CE" w:rsidRDefault="00CE58CE" w:rsidP="00CE58CE">
            <w:pPr>
              <w:pStyle w:val="EngHang"/>
            </w:pPr>
            <w:r>
              <w:t>Regard us,</w:t>
            </w:r>
          </w:p>
          <w:p w14:paraId="2432C821" w14:textId="77777777" w:rsidR="00CE58CE" w:rsidRDefault="00CE58CE" w:rsidP="00CE58CE">
            <w:pPr>
              <w:pStyle w:val="EngHang"/>
            </w:pPr>
            <w:r>
              <w:t>In Your goodness.</w:t>
            </w:r>
          </w:p>
          <w:p w14:paraId="4B345A93" w14:textId="77777777" w:rsidR="00CE58CE" w:rsidRDefault="00CE58CE" w:rsidP="00CE58CE">
            <w:pPr>
              <w:pStyle w:val="EngHang"/>
            </w:pPr>
            <w:r>
              <w:t>Glory be to You, Alleluia.</w:t>
            </w:r>
          </w:p>
          <w:p w14:paraId="3283A945" w14:textId="77777777" w:rsidR="00CE58CE" w:rsidRDefault="00CE58CE" w:rsidP="00CE58CE">
            <w:pPr>
              <w:pStyle w:val="EngHangEnd"/>
            </w:pPr>
            <w:r>
              <w:t>Glory be to our God.</w:t>
            </w:r>
          </w:p>
        </w:tc>
        <w:tc>
          <w:tcPr>
            <w:tcW w:w="288" w:type="dxa"/>
          </w:tcPr>
          <w:p w14:paraId="00019D2D" w14:textId="77777777" w:rsidR="00CE58CE" w:rsidRDefault="00CE58CE" w:rsidP="00115025"/>
        </w:tc>
        <w:tc>
          <w:tcPr>
            <w:tcW w:w="288" w:type="dxa"/>
          </w:tcPr>
          <w:p w14:paraId="58F78A68" w14:textId="77777777" w:rsidR="00CE58CE" w:rsidRDefault="00CE58CE" w:rsidP="00115025">
            <w:pPr>
              <w:pStyle w:val="CopticCross"/>
            </w:pPr>
            <w:r w:rsidRPr="00FB5ACB">
              <w:t>¿</w:t>
            </w:r>
          </w:p>
        </w:tc>
        <w:tc>
          <w:tcPr>
            <w:tcW w:w="3960" w:type="dxa"/>
          </w:tcPr>
          <w:p w14:paraId="2B85A76D" w14:textId="77777777" w:rsidR="00CE58CE" w:rsidRDefault="00CE58CE" w:rsidP="00305E1E">
            <w:pPr>
              <w:pStyle w:val="CopticVersemulti-line"/>
            </w:pPr>
            <w:r>
              <w:t>Ϫⲟⲩϣⲧ ⲉ̀ϧ̀ⲣⲏⲓ ⲉ̀ϫⲱⲛ:</w:t>
            </w:r>
          </w:p>
          <w:p w14:paraId="4174DAA9" w14:textId="77777777" w:rsidR="00CE58CE" w:rsidRDefault="00CE58CE" w:rsidP="00305E1E">
            <w:pPr>
              <w:pStyle w:val="CopticVersemulti-line"/>
            </w:pPr>
            <w:r>
              <w:t>ϧⲉⲛ ⲧⲉⲕⲙⲉⲧⲁⲅⲁⲑⲟⲛ:</w:t>
            </w:r>
          </w:p>
          <w:p w14:paraId="3AF56BF9" w14:textId="77777777" w:rsidR="00CE58CE" w:rsidRDefault="00CE58CE" w:rsidP="00305E1E">
            <w:pPr>
              <w:pStyle w:val="CopticVersemulti-line"/>
            </w:pPr>
            <w:r>
              <w:t>ⲡⲓⲱ̀ⲟⲩ ⲛⲁⲕ ⲁⲗⲗⲏⲗⲟⲩⲓⲁ̀:</w:t>
            </w:r>
          </w:p>
          <w:p w14:paraId="743BFC7B" w14:textId="77777777" w:rsidR="00CE58CE" w:rsidRDefault="00CE58CE" w:rsidP="00305E1E">
            <w:pPr>
              <w:pStyle w:val="CopticVerse"/>
            </w:pPr>
            <w:r>
              <w:t>Ⲇⲟⲍⲁ ⲭⲓ ⲟ̀ Ⲑⲉⲟⲥ.</w:t>
            </w:r>
          </w:p>
        </w:tc>
      </w:tr>
      <w:tr w:rsidR="00CE58CE" w14:paraId="147804D8" w14:textId="77777777" w:rsidTr="00115025">
        <w:trPr>
          <w:cantSplit/>
          <w:jc w:val="center"/>
        </w:trPr>
        <w:tc>
          <w:tcPr>
            <w:tcW w:w="288" w:type="dxa"/>
          </w:tcPr>
          <w:p w14:paraId="2E803A52" w14:textId="77777777" w:rsidR="00CE58CE" w:rsidRDefault="00CE58CE" w:rsidP="00115025">
            <w:pPr>
              <w:pStyle w:val="CopticCross"/>
            </w:pPr>
            <w:r w:rsidRPr="00FB5ACB">
              <w:lastRenderedPageBreak/>
              <w:t>¿</w:t>
            </w:r>
          </w:p>
        </w:tc>
        <w:tc>
          <w:tcPr>
            <w:tcW w:w="3960" w:type="dxa"/>
          </w:tcPr>
          <w:p w14:paraId="084A1749" w14:textId="77777777" w:rsidR="00CE58CE" w:rsidRDefault="00CE58CE" w:rsidP="00CE58CE">
            <w:pPr>
              <w:pStyle w:val="EngHang"/>
            </w:pPr>
            <w:r>
              <w:t>Behold my tongue will</w:t>
            </w:r>
          </w:p>
          <w:p w14:paraId="1D6C078A" w14:textId="77777777" w:rsidR="00CE58CE" w:rsidRDefault="00CE58CE" w:rsidP="00CE58CE">
            <w:pPr>
              <w:pStyle w:val="EngHang"/>
            </w:pPr>
            <w:r>
              <w:t>Declare Your glory.</w:t>
            </w:r>
          </w:p>
          <w:p w14:paraId="5469FF91" w14:textId="77777777" w:rsidR="00CE58CE" w:rsidRDefault="00CE58CE" w:rsidP="00CE58CE">
            <w:pPr>
              <w:pStyle w:val="EngHang"/>
            </w:pPr>
            <w:r>
              <w:t>Glory be to You, Alleluia.</w:t>
            </w:r>
          </w:p>
          <w:p w14:paraId="017E2DA1" w14:textId="77777777" w:rsidR="00CE58CE" w:rsidRDefault="00CE58CE" w:rsidP="00CE58CE">
            <w:pPr>
              <w:pStyle w:val="EngHangEnd"/>
            </w:pPr>
            <w:r>
              <w:t>Glory be to our God.</w:t>
            </w:r>
          </w:p>
        </w:tc>
        <w:tc>
          <w:tcPr>
            <w:tcW w:w="288" w:type="dxa"/>
          </w:tcPr>
          <w:p w14:paraId="60A925B2" w14:textId="77777777" w:rsidR="00CE58CE" w:rsidRDefault="00CE58CE" w:rsidP="00115025"/>
        </w:tc>
        <w:tc>
          <w:tcPr>
            <w:tcW w:w="288" w:type="dxa"/>
          </w:tcPr>
          <w:p w14:paraId="5417FDF2" w14:textId="77777777" w:rsidR="00CE58CE" w:rsidRDefault="00CE58CE" w:rsidP="00115025">
            <w:pPr>
              <w:pStyle w:val="CopticCross"/>
            </w:pPr>
            <w:r w:rsidRPr="00FB5ACB">
              <w:t>¿</w:t>
            </w:r>
          </w:p>
        </w:tc>
        <w:tc>
          <w:tcPr>
            <w:tcW w:w="3960" w:type="dxa"/>
          </w:tcPr>
          <w:p w14:paraId="377621E1" w14:textId="77777777" w:rsidR="00CE58CE" w:rsidRDefault="00CE58CE" w:rsidP="00305E1E">
            <w:pPr>
              <w:pStyle w:val="CopticVersemulti-line"/>
            </w:pPr>
            <w:r>
              <w:t>Ϩⲏⲡⲡⲉ ϯⲛⲁⲥⲁϫⲓ:</w:t>
            </w:r>
          </w:p>
          <w:p w14:paraId="49FE7CF8" w14:textId="77777777" w:rsidR="00CE58CE" w:rsidRDefault="00CE58CE" w:rsidP="00305E1E">
            <w:pPr>
              <w:pStyle w:val="CopticVersemulti-line"/>
            </w:pPr>
            <w:r>
              <w:t>ⲉⲑⲃⲉ ⲡⲉⲕⲱⲟⲩ ϧⲉⲛ ⲡⲁⲗⲁⲥ:</w:t>
            </w:r>
          </w:p>
          <w:p w14:paraId="430D13D4" w14:textId="77777777" w:rsidR="00CE58CE" w:rsidRDefault="00CE58CE" w:rsidP="00305E1E">
            <w:pPr>
              <w:pStyle w:val="CopticVersemulti-line"/>
            </w:pPr>
            <w:r>
              <w:t>ⲡⲓⲱ̀ⲟⲩ ⲛⲁⲕ ⲁⲗⲗⲏⲗⲟⲩⲓⲁ̀:</w:t>
            </w:r>
          </w:p>
          <w:p w14:paraId="67BE8EC5" w14:textId="77777777" w:rsidR="00CE58CE" w:rsidRDefault="00CE58CE" w:rsidP="00305E1E">
            <w:pPr>
              <w:pStyle w:val="CopticVerse"/>
            </w:pPr>
            <w:r>
              <w:t>Ⲇⲟⲍⲁ ⲭⲓ ⲟ̀ Ⲑⲉⲟⲥ.</w:t>
            </w:r>
          </w:p>
        </w:tc>
      </w:tr>
      <w:tr w:rsidR="00CE58CE" w14:paraId="74DAB6A4" w14:textId="77777777" w:rsidTr="00115025">
        <w:trPr>
          <w:cantSplit/>
          <w:jc w:val="center"/>
        </w:trPr>
        <w:tc>
          <w:tcPr>
            <w:tcW w:w="288" w:type="dxa"/>
          </w:tcPr>
          <w:p w14:paraId="5B5E8DD0" w14:textId="77777777" w:rsidR="00CE58CE" w:rsidRDefault="00CE58CE" w:rsidP="00115025">
            <w:pPr>
              <w:pStyle w:val="CopticCross"/>
            </w:pPr>
          </w:p>
        </w:tc>
        <w:tc>
          <w:tcPr>
            <w:tcW w:w="3960" w:type="dxa"/>
          </w:tcPr>
          <w:p w14:paraId="55733901" w14:textId="77777777" w:rsidR="00CE58CE" w:rsidRDefault="00CE58CE" w:rsidP="00CE58CE">
            <w:pPr>
              <w:pStyle w:val="EngHang"/>
            </w:pPr>
            <w:r>
              <w:t>Kill my thoughts that are</w:t>
            </w:r>
          </w:p>
          <w:p w14:paraId="405ED067" w14:textId="77777777" w:rsidR="00CE58CE" w:rsidRDefault="00CE58CE" w:rsidP="00CE58CE">
            <w:pPr>
              <w:pStyle w:val="EngHang"/>
            </w:pPr>
            <w:r>
              <w:t>Full of evil.</w:t>
            </w:r>
          </w:p>
          <w:p w14:paraId="106DCE9F" w14:textId="77777777" w:rsidR="00CE58CE" w:rsidRDefault="00CE58CE" w:rsidP="00CE58CE">
            <w:pPr>
              <w:pStyle w:val="EngHang"/>
            </w:pPr>
            <w:r>
              <w:t>Glory be to You, Alleluia.</w:t>
            </w:r>
          </w:p>
          <w:p w14:paraId="5F9C5D03" w14:textId="77777777" w:rsidR="00CE58CE" w:rsidRDefault="00CE58CE" w:rsidP="00CE58CE">
            <w:pPr>
              <w:pStyle w:val="EngHangEnd"/>
            </w:pPr>
            <w:r>
              <w:t>Glory be to our God.</w:t>
            </w:r>
          </w:p>
        </w:tc>
        <w:tc>
          <w:tcPr>
            <w:tcW w:w="288" w:type="dxa"/>
          </w:tcPr>
          <w:p w14:paraId="0CA91F39" w14:textId="77777777" w:rsidR="00CE58CE" w:rsidRDefault="00CE58CE" w:rsidP="00115025"/>
        </w:tc>
        <w:tc>
          <w:tcPr>
            <w:tcW w:w="288" w:type="dxa"/>
          </w:tcPr>
          <w:p w14:paraId="4F1F8D19" w14:textId="77777777" w:rsidR="00CE58CE" w:rsidRDefault="00CE58CE" w:rsidP="00115025">
            <w:pPr>
              <w:pStyle w:val="CopticCross"/>
            </w:pPr>
          </w:p>
        </w:tc>
        <w:tc>
          <w:tcPr>
            <w:tcW w:w="3960" w:type="dxa"/>
          </w:tcPr>
          <w:p w14:paraId="0874C530" w14:textId="77777777" w:rsidR="00CE58CE" w:rsidRDefault="00CE58CE" w:rsidP="00305E1E">
            <w:pPr>
              <w:pStyle w:val="CopticVersemulti-line"/>
            </w:pPr>
            <w:r>
              <w:t>Ϧⲱⲧⲉⲃ ⲛ̀ⲛⲁⲙⲉⲩⲓ:</w:t>
            </w:r>
          </w:p>
          <w:p w14:paraId="02BD7265" w14:textId="77777777" w:rsidR="00CE58CE" w:rsidRDefault="00CE58CE" w:rsidP="00305E1E">
            <w:pPr>
              <w:pStyle w:val="CopticVersemulti-line"/>
            </w:pPr>
            <w:r>
              <w:t>ⲉⲑⲙⲉϩ ⲛ̀ⲕⲁⲕⲱⲥ:</w:t>
            </w:r>
          </w:p>
          <w:p w14:paraId="38DA49C2" w14:textId="77777777" w:rsidR="00CE58CE" w:rsidRDefault="00CE58CE" w:rsidP="00305E1E">
            <w:pPr>
              <w:pStyle w:val="CopticVersemulti-line"/>
            </w:pPr>
            <w:r>
              <w:t>ⲡⲓⲱ̀ⲟⲩ ⲛⲁⲕ ⲁⲗⲗⲏⲗⲟⲩⲓⲁ̀:</w:t>
            </w:r>
          </w:p>
          <w:p w14:paraId="294C72BE" w14:textId="77777777" w:rsidR="00CE58CE" w:rsidRDefault="00CE58CE" w:rsidP="00305E1E">
            <w:pPr>
              <w:pStyle w:val="CopticVerse"/>
            </w:pPr>
            <w:r>
              <w:t>Ⲇⲟⲍⲁ ⲭⲓ ⲟ̀ Ⲑⲉⲟⲥ.</w:t>
            </w:r>
          </w:p>
        </w:tc>
      </w:tr>
      <w:tr w:rsidR="00CE58CE" w14:paraId="25DC4A20" w14:textId="77777777" w:rsidTr="00115025">
        <w:trPr>
          <w:cantSplit/>
          <w:jc w:val="center"/>
        </w:trPr>
        <w:tc>
          <w:tcPr>
            <w:tcW w:w="288" w:type="dxa"/>
          </w:tcPr>
          <w:p w14:paraId="059DA6B2" w14:textId="77777777" w:rsidR="00CE58CE" w:rsidRDefault="00CE58CE" w:rsidP="00115025">
            <w:pPr>
              <w:pStyle w:val="CopticCross"/>
            </w:pPr>
          </w:p>
        </w:tc>
        <w:tc>
          <w:tcPr>
            <w:tcW w:w="3960" w:type="dxa"/>
          </w:tcPr>
          <w:p w14:paraId="0C10AA8C" w14:textId="77777777" w:rsidR="00CE58CE" w:rsidRDefault="00CE58CE" w:rsidP="00CE58CE">
            <w:pPr>
              <w:pStyle w:val="EngHang"/>
            </w:pPr>
            <w:r>
              <w:t>The blessing, glory,</w:t>
            </w:r>
          </w:p>
          <w:p w14:paraId="766B72F4" w14:textId="77777777" w:rsidR="00CE58CE" w:rsidRDefault="00CE58CE" w:rsidP="00CE58CE">
            <w:pPr>
              <w:pStyle w:val="EngHang"/>
            </w:pPr>
            <w:r>
              <w:t>And praise befit You.</w:t>
            </w:r>
          </w:p>
          <w:p w14:paraId="13260064" w14:textId="77777777" w:rsidR="00CE58CE" w:rsidRDefault="00CE58CE" w:rsidP="00CE58CE">
            <w:pPr>
              <w:pStyle w:val="EngHang"/>
            </w:pPr>
            <w:r>
              <w:t>Glory be to You, Alleluia.</w:t>
            </w:r>
          </w:p>
          <w:p w14:paraId="33E9B8A5" w14:textId="77777777" w:rsidR="00CE58CE" w:rsidRDefault="00CE58CE" w:rsidP="00CE58CE">
            <w:pPr>
              <w:pStyle w:val="EngHangEnd"/>
            </w:pPr>
            <w:r>
              <w:t>Glory be to our God.</w:t>
            </w:r>
          </w:p>
        </w:tc>
        <w:tc>
          <w:tcPr>
            <w:tcW w:w="288" w:type="dxa"/>
          </w:tcPr>
          <w:p w14:paraId="285D7440" w14:textId="77777777" w:rsidR="00CE58CE" w:rsidRDefault="00CE58CE" w:rsidP="00115025"/>
        </w:tc>
        <w:tc>
          <w:tcPr>
            <w:tcW w:w="288" w:type="dxa"/>
          </w:tcPr>
          <w:p w14:paraId="24417AB7" w14:textId="77777777" w:rsidR="00CE58CE" w:rsidRDefault="00CE58CE" w:rsidP="00115025">
            <w:pPr>
              <w:pStyle w:val="CopticCross"/>
            </w:pPr>
          </w:p>
        </w:tc>
        <w:tc>
          <w:tcPr>
            <w:tcW w:w="3960" w:type="dxa"/>
          </w:tcPr>
          <w:p w14:paraId="7F0D928C" w14:textId="77777777" w:rsidR="00CE58CE" w:rsidRDefault="00CE58CE" w:rsidP="00305E1E">
            <w:pPr>
              <w:pStyle w:val="CopticVersemulti-line"/>
            </w:pPr>
            <w:r>
              <w:t>Ϥⲉⲙⲡ̀ϣⲁ ⲛ̀ϫⲉ ⲡⲓⲥ̀ⲙⲟⲩ:</w:t>
            </w:r>
          </w:p>
          <w:p w14:paraId="46BBFD6B" w14:textId="77777777" w:rsidR="00CE58CE" w:rsidRDefault="00CE58CE" w:rsidP="00305E1E">
            <w:pPr>
              <w:pStyle w:val="CopticVersemulti-line"/>
            </w:pPr>
            <w:r>
              <w:t>ⲛⲉⲙ ⲡⲓⲱ̀ⲟⲩ ⲛⲉⲙ ⲡⲓϩⲱⲥ:</w:t>
            </w:r>
          </w:p>
          <w:p w14:paraId="34F5D5C0" w14:textId="77777777" w:rsidR="00CE58CE" w:rsidRDefault="00CE58CE" w:rsidP="00305E1E">
            <w:pPr>
              <w:pStyle w:val="CopticVersemulti-line"/>
            </w:pPr>
            <w:r>
              <w:t>ⲡⲓⲱ̀ⲟⲩ ⲛⲁⲕ ⲁⲗⲗⲏⲗⲟⲩⲓⲁ̀:</w:t>
            </w:r>
          </w:p>
          <w:p w14:paraId="56160575" w14:textId="77777777" w:rsidR="00CE58CE" w:rsidRDefault="00CE58CE" w:rsidP="00305E1E">
            <w:pPr>
              <w:pStyle w:val="CopticVerse"/>
            </w:pPr>
            <w:r>
              <w:t>Ⲇⲟⲍⲁ ⲭⲓ ⲟ̀ Ⲑⲉⲟⲥ.</w:t>
            </w:r>
          </w:p>
        </w:tc>
      </w:tr>
      <w:tr w:rsidR="00CE58CE" w14:paraId="1A92F4E0" w14:textId="77777777" w:rsidTr="00115025">
        <w:trPr>
          <w:cantSplit/>
          <w:jc w:val="center"/>
        </w:trPr>
        <w:tc>
          <w:tcPr>
            <w:tcW w:w="288" w:type="dxa"/>
          </w:tcPr>
          <w:p w14:paraId="0F146154" w14:textId="77777777" w:rsidR="00CE58CE" w:rsidRDefault="00CE58CE" w:rsidP="00115025">
            <w:pPr>
              <w:pStyle w:val="CopticCross"/>
            </w:pPr>
            <w:r w:rsidRPr="00FB5ACB">
              <w:t>¿</w:t>
            </w:r>
          </w:p>
        </w:tc>
        <w:tc>
          <w:tcPr>
            <w:tcW w:w="3960" w:type="dxa"/>
          </w:tcPr>
          <w:p w14:paraId="1BE693BB" w14:textId="77777777" w:rsidR="00CE58CE" w:rsidRDefault="00CE58CE" w:rsidP="00CE58CE">
            <w:pPr>
              <w:pStyle w:val="EngHang"/>
            </w:pPr>
            <w:r>
              <w:t>Be a comfort to me</w:t>
            </w:r>
          </w:p>
          <w:p w14:paraId="77BE39F5" w14:textId="77777777" w:rsidR="00CE58CE" w:rsidRDefault="00CE58CE" w:rsidP="00CE58CE">
            <w:pPr>
              <w:pStyle w:val="EngHang"/>
            </w:pPr>
            <w:r>
              <w:t>In my rationality.</w:t>
            </w:r>
          </w:p>
          <w:p w14:paraId="57C261B7" w14:textId="77777777" w:rsidR="00CE58CE" w:rsidRDefault="00CE58CE" w:rsidP="00CE58CE">
            <w:pPr>
              <w:pStyle w:val="EngHang"/>
            </w:pPr>
            <w:r>
              <w:t>Glory be to You, Alleluia.</w:t>
            </w:r>
          </w:p>
          <w:p w14:paraId="572B911B" w14:textId="77777777" w:rsidR="00CE58CE" w:rsidRDefault="00CE58CE" w:rsidP="00CE58CE">
            <w:pPr>
              <w:pStyle w:val="EngHangEnd"/>
            </w:pPr>
            <w:r>
              <w:t>Glory be to our God.</w:t>
            </w:r>
          </w:p>
        </w:tc>
        <w:tc>
          <w:tcPr>
            <w:tcW w:w="288" w:type="dxa"/>
          </w:tcPr>
          <w:p w14:paraId="3D6A9AAA" w14:textId="77777777" w:rsidR="00CE58CE" w:rsidRDefault="00CE58CE" w:rsidP="00115025"/>
        </w:tc>
        <w:tc>
          <w:tcPr>
            <w:tcW w:w="288" w:type="dxa"/>
          </w:tcPr>
          <w:p w14:paraId="3DBC4E24" w14:textId="77777777" w:rsidR="00CE58CE" w:rsidRDefault="00CE58CE" w:rsidP="00115025">
            <w:pPr>
              <w:pStyle w:val="CopticCross"/>
            </w:pPr>
            <w:r w:rsidRPr="00FB5ACB">
              <w:t>¿</w:t>
            </w:r>
          </w:p>
        </w:tc>
        <w:tc>
          <w:tcPr>
            <w:tcW w:w="3960" w:type="dxa"/>
          </w:tcPr>
          <w:p w14:paraId="7C0E8182" w14:textId="77777777" w:rsidR="00CE58CE" w:rsidRDefault="00CE58CE" w:rsidP="00305E1E">
            <w:pPr>
              <w:pStyle w:val="CopticVersemulti-line"/>
            </w:pPr>
            <w:r>
              <w:t>Ϣⲱⲡⲓ ⲛⲏⲓ ⲛ̀ⲛⲟⲙϯ:</w:t>
            </w:r>
          </w:p>
          <w:p w14:paraId="538B4E8A" w14:textId="77777777" w:rsidR="00CE58CE" w:rsidRDefault="00CE58CE" w:rsidP="00305E1E">
            <w:pPr>
              <w:pStyle w:val="CopticVersemulti-line"/>
            </w:pPr>
            <w:r>
              <w:t>ϧⲉⲛ ⲛⲁⲗⲟⲅⲓⲥⲙⲟⲥ:</w:t>
            </w:r>
          </w:p>
          <w:p w14:paraId="2250D6C8" w14:textId="77777777" w:rsidR="00CE58CE" w:rsidRDefault="00CE58CE" w:rsidP="00305E1E">
            <w:pPr>
              <w:pStyle w:val="CopticVersemulti-line"/>
            </w:pPr>
            <w:r>
              <w:t>ⲡⲓⲱ̀ⲟⲩ ⲛⲁⲕ ⲁⲗⲗⲏⲗⲟⲩⲓⲁ̀:</w:t>
            </w:r>
          </w:p>
          <w:p w14:paraId="124C778C" w14:textId="77777777" w:rsidR="00CE58CE" w:rsidRDefault="00CE58CE" w:rsidP="00305E1E">
            <w:pPr>
              <w:pStyle w:val="CopticVerse"/>
            </w:pPr>
            <w:r>
              <w:t>Ⲇⲟⲍⲁ ⲭⲓ ⲟ̀ Ⲑⲉⲟⲥ.</w:t>
            </w:r>
          </w:p>
        </w:tc>
      </w:tr>
      <w:tr w:rsidR="00CE58CE" w14:paraId="43315D91" w14:textId="77777777" w:rsidTr="00115025">
        <w:trPr>
          <w:cantSplit/>
          <w:jc w:val="center"/>
        </w:trPr>
        <w:tc>
          <w:tcPr>
            <w:tcW w:w="288" w:type="dxa"/>
          </w:tcPr>
          <w:p w14:paraId="12C90600" w14:textId="77777777" w:rsidR="00CE58CE" w:rsidRDefault="00CE58CE" w:rsidP="00115025">
            <w:pPr>
              <w:pStyle w:val="CopticCross"/>
            </w:pPr>
            <w:r w:rsidRPr="00FB5ACB">
              <w:t>¿</w:t>
            </w:r>
          </w:p>
        </w:tc>
        <w:tc>
          <w:tcPr>
            <w:tcW w:w="3960" w:type="dxa"/>
          </w:tcPr>
          <w:p w14:paraId="44F7F28F" w14:textId="77777777" w:rsidR="00CE58CE" w:rsidRDefault="00CE58CE" w:rsidP="00CE58CE">
            <w:pPr>
              <w:pStyle w:val="EngHang"/>
            </w:pPr>
            <w:r>
              <w:t>Take the suffering</w:t>
            </w:r>
          </w:p>
          <w:p w14:paraId="77213981" w14:textId="77777777" w:rsidR="00CE58CE" w:rsidRDefault="00CE58CE" w:rsidP="00CE58CE">
            <w:pPr>
              <w:pStyle w:val="EngHang"/>
            </w:pPr>
            <w:r>
              <w:t>Of sin away from us.</w:t>
            </w:r>
          </w:p>
          <w:p w14:paraId="50A7F6BC" w14:textId="77777777" w:rsidR="00CE58CE" w:rsidRDefault="00CE58CE" w:rsidP="00CE58CE">
            <w:pPr>
              <w:pStyle w:val="EngHang"/>
            </w:pPr>
            <w:r>
              <w:t>Glory be to You, Alleluia.</w:t>
            </w:r>
          </w:p>
          <w:p w14:paraId="56B1614A" w14:textId="77777777" w:rsidR="00CE58CE" w:rsidRDefault="00CE58CE" w:rsidP="00CE58CE">
            <w:pPr>
              <w:pStyle w:val="EngHangEnd"/>
            </w:pPr>
            <w:r>
              <w:t>Glory be to our God.</w:t>
            </w:r>
          </w:p>
        </w:tc>
        <w:tc>
          <w:tcPr>
            <w:tcW w:w="288" w:type="dxa"/>
          </w:tcPr>
          <w:p w14:paraId="6DEE294C" w14:textId="77777777" w:rsidR="00CE58CE" w:rsidRDefault="00CE58CE" w:rsidP="00115025"/>
        </w:tc>
        <w:tc>
          <w:tcPr>
            <w:tcW w:w="288" w:type="dxa"/>
          </w:tcPr>
          <w:p w14:paraId="64B34B82" w14:textId="77777777" w:rsidR="00CE58CE" w:rsidRDefault="00CE58CE" w:rsidP="00115025">
            <w:pPr>
              <w:pStyle w:val="CopticCross"/>
            </w:pPr>
            <w:r w:rsidRPr="00FB5ACB">
              <w:t>¿</w:t>
            </w:r>
          </w:p>
        </w:tc>
        <w:tc>
          <w:tcPr>
            <w:tcW w:w="3960" w:type="dxa"/>
          </w:tcPr>
          <w:p w14:paraId="4D64A0A7" w14:textId="77777777" w:rsidR="00CE58CE" w:rsidRDefault="00CE58CE" w:rsidP="00305E1E">
            <w:pPr>
              <w:pStyle w:val="CopticVersemulti-line"/>
            </w:pPr>
            <w:r>
              <w:t>Ⲱⲗⲓ ⲉ̀ⲃⲟⲗϩⲁⲣⲟⲛ:</w:t>
            </w:r>
          </w:p>
          <w:p w14:paraId="28740C1F" w14:textId="77777777" w:rsidR="00CE58CE" w:rsidRDefault="00CE58CE" w:rsidP="00305E1E">
            <w:pPr>
              <w:pStyle w:val="CopticVersemulti-line"/>
            </w:pPr>
            <w:r>
              <w:t>ⲛ̀ⲛⲓⲛⲟⲃⲓ ⲙ̀ⲡⲁⲑⲟⲥ:</w:t>
            </w:r>
          </w:p>
          <w:p w14:paraId="0701D8DB" w14:textId="77777777" w:rsidR="00CE58CE" w:rsidRDefault="00CE58CE" w:rsidP="00305E1E">
            <w:pPr>
              <w:pStyle w:val="CopticVersemulti-line"/>
            </w:pPr>
            <w:r>
              <w:t>ⲡⲓⲱ̀ⲟⲩ ⲛⲁⲕ ⲁⲗⲗⲏⲗⲟⲩⲓⲁ̀:</w:t>
            </w:r>
          </w:p>
          <w:p w14:paraId="6CE909FF" w14:textId="77777777" w:rsidR="00CE58CE" w:rsidRPr="005130A7" w:rsidRDefault="00CE58CE" w:rsidP="00305E1E">
            <w:pPr>
              <w:pStyle w:val="CopticVerse"/>
            </w:pPr>
            <w:r>
              <w:t>Ⲇⲟⲍⲁ ⲭⲓ ⲟ̀ Ⲑⲉⲟⲥ.</w:t>
            </w:r>
          </w:p>
        </w:tc>
      </w:tr>
      <w:tr w:rsidR="00CE58CE" w14:paraId="6DCD1FE3" w14:textId="77777777" w:rsidTr="00115025">
        <w:trPr>
          <w:cantSplit/>
          <w:jc w:val="center"/>
        </w:trPr>
        <w:tc>
          <w:tcPr>
            <w:tcW w:w="288" w:type="dxa"/>
          </w:tcPr>
          <w:p w14:paraId="57DF6D19" w14:textId="77777777" w:rsidR="00CE58CE" w:rsidRDefault="00CE58CE" w:rsidP="00115025">
            <w:pPr>
              <w:pStyle w:val="CopticCross"/>
            </w:pPr>
          </w:p>
        </w:tc>
        <w:tc>
          <w:tcPr>
            <w:tcW w:w="3960" w:type="dxa"/>
          </w:tcPr>
          <w:p w14:paraId="316947BA" w14:textId="77777777" w:rsidR="00CE58CE" w:rsidRDefault="00CE58CE" w:rsidP="00CE58CE">
            <w:pPr>
              <w:pStyle w:val="EngHang"/>
            </w:pPr>
            <w:r>
              <w:t>The adornment of our spirits,</w:t>
            </w:r>
          </w:p>
          <w:p w14:paraId="2EF176C6" w14:textId="77777777" w:rsidR="00CE58CE" w:rsidRDefault="00CE58CE" w:rsidP="00CE58CE">
            <w:pPr>
              <w:pStyle w:val="EngHang"/>
            </w:pPr>
            <w:r>
              <w:t>And the joy of our tongues,</w:t>
            </w:r>
          </w:p>
          <w:p w14:paraId="0066595C" w14:textId="77777777" w:rsidR="00CE58CE" w:rsidRDefault="00CE58CE" w:rsidP="00CE58CE">
            <w:pPr>
              <w:pStyle w:val="EngHang"/>
            </w:pPr>
            <w:r>
              <w:t>Glory be to You, Alleluia.</w:t>
            </w:r>
          </w:p>
          <w:p w14:paraId="717EC036" w14:textId="77777777" w:rsidR="00CE58CE" w:rsidRDefault="00CE58CE" w:rsidP="00CE58CE">
            <w:pPr>
              <w:pStyle w:val="EngHangEnd"/>
            </w:pPr>
            <w:r>
              <w:t>Glory be to our God.</w:t>
            </w:r>
          </w:p>
        </w:tc>
        <w:tc>
          <w:tcPr>
            <w:tcW w:w="288" w:type="dxa"/>
          </w:tcPr>
          <w:p w14:paraId="26A0D4C0" w14:textId="77777777" w:rsidR="00CE58CE" w:rsidRDefault="00CE58CE" w:rsidP="00115025"/>
        </w:tc>
        <w:tc>
          <w:tcPr>
            <w:tcW w:w="288" w:type="dxa"/>
          </w:tcPr>
          <w:p w14:paraId="030E98A7" w14:textId="77777777" w:rsidR="00CE58CE" w:rsidRDefault="00CE58CE" w:rsidP="00115025">
            <w:pPr>
              <w:pStyle w:val="CopticCross"/>
            </w:pPr>
          </w:p>
        </w:tc>
        <w:tc>
          <w:tcPr>
            <w:tcW w:w="3960" w:type="dxa"/>
          </w:tcPr>
          <w:p w14:paraId="6202FC68" w14:textId="77777777" w:rsidR="00CE58CE" w:rsidRDefault="00CE58CE" w:rsidP="00305E1E">
            <w:pPr>
              <w:pStyle w:val="CopticVersemulti-line"/>
            </w:pPr>
            <w:r>
              <w:t>Ⲯⲟⲗⲉⲗ ⲛ̀ⲛⲉⲛⲡ̀ⲛⲉⲩⲙⲁ:</w:t>
            </w:r>
          </w:p>
          <w:p w14:paraId="279A1566" w14:textId="77777777" w:rsidR="00CE58CE" w:rsidRDefault="00CE58CE" w:rsidP="00305E1E">
            <w:pPr>
              <w:pStyle w:val="CopticVersemulti-line"/>
            </w:pPr>
            <w:r>
              <w:t>ⲡ̀ⲉⲣⲟⲩⲟⲧ ⲙ̀ⲡⲉⲛⲗⲁⲥ:</w:t>
            </w:r>
          </w:p>
          <w:p w14:paraId="5D33BEF2" w14:textId="77777777" w:rsidR="00CE58CE" w:rsidRDefault="00CE58CE" w:rsidP="00305E1E">
            <w:pPr>
              <w:pStyle w:val="CopticVersemulti-line"/>
            </w:pPr>
            <w:r>
              <w:t>ⲡⲓⲱ̀ⲟⲩ ⲛⲁⲕ ⲁⲗⲗⲏⲗⲟⲩⲓⲁ̀:</w:t>
            </w:r>
          </w:p>
          <w:p w14:paraId="25314267" w14:textId="77777777" w:rsidR="00CE58CE" w:rsidRPr="005130A7" w:rsidRDefault="00CE58CE" w:rsidP="00305E1E">
            <w:pPr>
              <w:pStyle w:val="CopticVerse"/>
            </w:pPr>
            <w:r>
              <w:t>Ⲇⲟⲍⲁ ⲭⲓ ⲟ̀ Ⲑⲉⲟⲥ.</w:t>
            </w:r>
          </w:p>
        </w:tc>
      </w:tr>
      <w:tr w:rsidR="00CE58CE" w14:paraId="7C04021E" w14:textId="77777777" w:rsidTr="00115025">
        <w:trPr>
          <w:cantSplit/>
          <w:jc w:val="center"/>
        </w:trPr>
        <w:tc>
          <w:tcPr>
            <w:tcW w:w="288" w:type="dxa"/>
          </w:tcPr>
          <w:p w14:paraId="714D49B0" w14:textId="77777777" w:rsidR="00CE58CE" w:rsidRDefault="00CE58CE" w:rsidP="00115025">
            <w:pPr>
              <w:pStyle w:val="CopticCross"/>
            </w:pPr>
          </w:p>
        </w:tc>
        <w:tc>
          <w:tcPr>
            <w:tcW w:w="3960" w:type="dxa"/>
          </w:tcPr>
          <w:p w14:paraId="3D10D974" w14:textId="77777777" w:rsidR="00CE58CE" w:rsidRDefault="00CE58CE" w:rsidP="00CE58CE">
            <w:pPr>
              <w:pStyle w:val="EngHang"/>
            </w:pPr>
            <w:r>
              <w:t>Holy, Holy, Holy,</w:t>
            </w:r>
          </w:p>
          <w:p w14:paraId="4A72FC00" w14:textId="77777777" w:rsidR="00CE58CE" w:rsidRDefault="00CE58CE" w:rsidP="00CE58CE">
            <w:pPr>
              <w:pStyle w:val="EngHang"/>
            </w:pPr>
            <w:r>
              <w:t>Is Your All-Holy Spirit.</w:t>
            </w:r>
          </w:p>
          <w:p w14:paraId="383A6311" w14:textId="77777777" w:rsidR="00CE58CE" w:rsidRDefault="00CE58CE" w:rsidP="00CE58CE">
            <w:pPr>
              <w:pStyle w:val="EngHang"/>
            </w:pPr>
            <w:r>
              <w:t>Glory be to You, Alleluia.</w:t>
            </w:r>
          </w:p>
          <w:p w14:paraId="32F75F90" w14:textId="77777777" w:rsidR="00CE58CE" w:rsidRDefault="00CE58CE" w:rsidP="00CE58CE">
            <w:pPr>
              <w:pStyle w:val="EngHangEnd"/>
            </w:pPr>
            <w:r>
              <w:t>Glory be to our God.</w:t>
            </w:r>
          </w:p>
        </w:tc>
        <w:tc>
          <w:tcPr>
            <w:tcW w:w="288" w:type="dxa"/>
          </w:tcPr>
          <w:p w14:paraId="5719EFBA" w14:textId="77777777" w:rsidR="00CE58CE" w:rsidRDefault="00CE58CE" w:rsidP="00115025"/>
        </w:tc>
        <w:tc>
          <w:tcPr>
            <w:tcW w:w="288" w:type="dxa"/>
          </w:tcPr>
          <w:p w14:paraId="190E994D" w14:textId="77777777" w:rsidR="00CE58CE" w:rsidRDefault="00CE58CE" w:rsidP="00115025">
            <w:pPr>
              <w:pStyle w:val="CopticCross"/>
            </w:pPr>
          </w:p>
        </w:tc>
        <w:tc>
          <w:tcPr>
            <w:tcW w:w="3960" w:type="dxa"/>
          </w:tcPr>
          <w:p w14:paraId="601BD392" w14:textId="77777777" w:rsidR="00CE58CE" w:rsidRDefault="00CE58CE" w:rsidP="00305E1E">
            <w:pPr>
              <w:pStyle w:val="CopticVersemulti-line"/>
            </w:pPr>
            <w:r>
              <w:t xml:space="preserve">Ⲭⲟⲩⲁⲃ ⲭ̀ⲟⲩⲁⲃ ⲭ̀ⲟⲩⲁⲃ: </w:t>
            </w:r>
          </w:p>
          <w:p w14:paraId="26907583" w14:textId="77777777" w:rsidR="00CE58CE" w:rsidRDefault="00CE58CE" w:rsidP="00305E1E">
            <w:pPr>
              <w:pStyle w:val="CopticVersemulti-line"/>
            </w:pPr>
            <w:r>
              <w:t>Ⲡⲉⲕⲛ̀ⲛⲉⲩⲙⲁ ⲙ̀ⲡⲁⲛⲁ̀ⲅⲓⲁⲥ:</w:t>
            </w:r>
          </w:p>
          <w:p w14:paraId="0EF8E488" w14:textId="77777777" w:rsidR="00CE58CE" w:rsidRDefault="00CE58CE" w:rsidP="00305E1E">
            <w:pPr>
              <w:pStyle w:val="CopticVersemulti-line"/>
            </w:pPr>
            <w:r>
              <w:t>ⲡⲓⲱ̀ⲟⲩ ⲛⲁⲕ ⲁⲗⲗⲏⲗⲟⲩⲓⲁ̀:</w:t>
            </w:r>
          </w:p>
          <w:p w14:paraId="7D63E2E2" w14:textId="77777777" w:rsidR="00CE58CE" w:rsidRPr="005130A7" w:rsidRDefault="00CE58CE" w:rsidP="00305E1E">
            <w:pPr>
              <w:pStyle w:val="CopticVerse"/>
            </w:pPr>
            <w:r>
              <w:t>Ⲇⲟⲍⲁ ⲭⲓ ⲟ̀ Ⲑⲉⲟⲥ.</w:t>
            </w:r>
          </w:p>
        </w:tc>
      </w:tr>
      <w:tr w:rsidR="00CE58CE" w14:paraId="245363DB" w14:textId="77777777" w:rsidTr="00115025">
        <w:trPr>
          <w:cantSplit/>
          <w:jc w:val="center"/>
        </w:trPr>
        <w:tc>
          <w:tcPr>
            <w:tcW w:w="288" w:type="dxa"/>
          </w:tcPr>
          <w:p w14:paraId="40D22937" w14:textId="77777777" w:rsidR="00CE58CE" w:rsidRDefault="00CE58CE" w:rsidP="00115025">
            <w:pPr>
              <w:pStyle w:val="CopticCross"/>
            </w:pPr>
            <w:r w:rsidRPr="00FB5ACB">
              <w:lastRenderedPageBreak/>
              <w:t>¿</w:t>
            </w:r>
          </w:p>
        </w:tc>
        <w:tc>
          <w:tcPr>
            <w:tcW w:w="3960" w:type="dxa"/>
          </w:tcPr>
          <w:p w14:paraId="5984079C" w14:textId="77777777" w:rsidR="00CE58CE" w:rsidRDefault="00CE58CE" w:rsidP="00CE58CE">
            <w:pPr>
              <w:pStyle w:val="EngHang"/>
            </w:pPr>
            <w:r>
              <w:t>O God the merciful,</w:t>
            </w:r>
          </w:p>
          <w:p w14:paraId="3924C357" w14:textId="77777777" w:rsidR="00CE58CE" w:rsidRDefault="00CE58CE" w:rsidP="00CE58CE">
            <w:pPr>
              <w:pStyle w:val="EngHang"/>
            </w:pPr>
            <w:r>
              <w:t>The good One,</w:t>
            </w:r>
          </w:p>
          <w:p w14:paraId="5266A803" w14:textId="77777777" w:rsidR="00CE58CE" w:rsidRDefault="00CE58CE" w:rsidP="00CE58CE">
            <w:pPr>
              <w:pStyle w:val="EngHang"/>
            </w:pPr>
            <w:r>
              <w:t>Glory be to You, Alleluia.</w:t>
            </w:r>
          </w:p>
          <w:p w14:paraId="474858E6" w14:textId="77777777" w:rsidR="00CE58CE" w:rsidRDefault="00CE58CE" w:rsidP="00CE58CE">
            <w:pPr>
              <w:pStyle w:val="EngHangEnd"/>
            </w:pPr>
            <w:r>
              <w:t>Glory be to our God.</w:t>
            </w:r>
          </w:p>
        </w:tc>
        <w:tc>
          <w:tcPr>
            <w:tcW w:w="288" w:type="dxa"/>
          </w:tcPr>
          <w:p w14:paraId="3D875947" w14:textId="77777777" w:rsidR="00CE58CE" w:rsidRDefault="00CE58CE" w:rsidP="00115025"/>
        </w:tc>
        <w:tc>
          <w:tcPr>
            <w:tcW w:w="288" w:type="dxa"/>
          </w:tcPr>
          <w:p w14:paraId="0C78DDF3" w14:textId="77777777" w:rsidR="00CE58CE" w:rsidRDefault="00CE58CE" w:rsidP="00115025">
            <w:pPr>
              <w:pStyle w:val="CopticCross"/>
            </w:pPr>
            <w:r w:rsidRPr="00FB5ACB">
              <w:t>¿</w:t>
            </w:r>
          </w:p>
        </w:tc>
        <w:tc>
          <w:tcPr>
            <w:tcW w:w="3960" w:type="dxa"/>
          </w:tcPr>
          <w:p w14:paraId="13E76F00" w14:textId="77777777" w:rsidR="00CE58CE" w:rsidRDefault="00CE58CE" w:rsidP="00305E1E">
            <w:pPr>
              <w:pStyle w:val="CopticVersemulti-line"/>
            </w:pPr>
            <w:r>
              <w:t>Ⲫϯ ⲡⲓⲛⲁⲏⲧ:</w:t>
            </w:r>
          </w:p>
          <w:p w14:paraId="3099FD8F" w14:textId="77777777" w:rsidR="00CE58CE" w:rsidRDefault="00CE58CE" w:rsidP="00305E1E">
            <w:pPr>
              <w:pStyle w:val="CopticVersemulti-line"/>
            </w:pPr>
            <w:r>
              <w:t>ⲟⲩⲁϩ ⲛ̀ⲁⲅⲁⲑⲟⲥ:</w:t>
            </w:r>
          </w:p>
          <w:p w14:paraId="1EA13762" w14:textId="77777777" w:rsidR="00CE58CE" w:rsidRDefault="00CE58CE" w:rsidP="00305E1E">
            <w:pPr>
              <w:pStyle w:val="CopticVersemulti-line"/>
            </w:pPr>
            <w:r>
              <w:t>ⲡⲓⲱ̀ⲟⲩ ⲛⲁⲕ ⲁⲗⲗⲏⲗⲟⲩⲓⲁ̀:</w:t>
            </w:r>
          </w:p>
          <w:p w14:paraId="29D67BAD" w14:textId="77777777" w:rsidR="00CE58CE" w:rsidRPr="005130A7" w:rsidRDefault="00CE58CE" w:rsidP="00305E1E">
            <w:pPr>
              <w:pStyle w:val="CopticVerse"/>
            </w:pPr>
            <w:r>
              <w:t>Ⲇⲟⲍⲁ ⲭⲓ ⲟ̀ Ⲑⲉⲟⲥ.</w:t>
            </w:r>
          </w:p>
        </w:tc>
      </w:tr>
      <w:tr w:rsidR="00CE58CE" w14:paraId="33B0275E" w14:textId="77777777" w:rsidTr="00115025">
        <w:trPr>
          <w:cantSplit/>
          <w:jc w:val="center"/>
        </w:trPr>
        <w:tc>
          <w:tcPr>
            <w:tcW w:w="288" w:type="dxa"/>
          </w:tcPr>
          <w:p w14:paraId="2E2A9164" w14:textId="77777777" w:rsidR="00CE58CE" w:rsidRDefault="00CE58CE" w:rsidP="00115025">
            <w:pPr>
              <w:pStyle w:val="CopticCross"/>
            </w:pPr>
            <w:r w:rsidRPr="00FB5ACB">
              <w:t>¿</w:t>
            </w:r>
          </w:p>
        </w:tc>
        <w:tc>
          <w:tcPr>
            <w:tcW w:w="3960" w:type="dxa"/>
          </w:tcPr>
          <w:p w14:paraId="32187216" w14:textId="77777777" w:rsidR="00CE58CE" w:rsidRDefault="00CE58CE" w:rsidP="00CE58CE">
            <w:pPr>
              <w:pStyle w:val="EngHang"/>
            </w:pPr>
            <w:r>
              <w:t>Because of Your mercy,</w:t>
            </w:r>
          </w:p>
          <w:p w14:paraId="6EDD77C7" w14:textId="77777777" w:rsidR="00CE58CE" w:rsidRDefault="00CE58CE" w:rsidP="00CE58CE">
            <w:pPr>
              <w:pStyle w:val="EngHang"/>
            </w:pPr>
            <w:r>
              <w:t>O God of my salvation,</w:t>
            </w:r>
          </w:p>
          <w:p w14:paraId="4148F991" w14:textId="77777777" w:rsidR="00CE58CE" w:rsidRDefault="00CE58CE" w:rsidP="00CE58CE">
            <w:pPr>
              <w:pStyle w:val="EngHang"/>
            </w:pPr>
            <w:r>
              <w:t>Glory be to You, Alleluia.</w:t>
            </w:r>
          </w:p>
          <w:p w14:paraId="279AF549" w14:textId="77777777" w:rsidR="00CE58CE" w:rsidRDefault="00CE58CE" w:rsidP="00CE58CE">
            <w:pPr>
              <w:pStyle w:val="EngHangEnd"/>
            </w:pPr>
            <w:r>
              <w:t>Glory be to our God.</w:t>
            </w:r>
          </w:p>
        </w:tc>
        <w:tc>
          <w:tcPr>
            <w:tcW w:w="288" w:type="dxa"/>
          </w:tcPr>
          <w:p w14:paraId="7EC0C18A" w14:textId="77777777" w:rsidR="00CE58CE" w:rsidRDefault="00CE58CE" w:rsidP="00115025"/>
        </w:tc>
        <w:tc>
          <w:tcPr>
            <w:tcW w:w="288" w:type="dxa"/>
          </w:tcPr>
          <w:p w14:paraId="43CDCB09" w14:textId="77777777" w:rsidR="00CE58CE" w:rsidRDefault="00CE58CE" w:rsidP="00115025">
            <w:pPr>
              <w:pStyle w:val="CopticCross"/>
            </w:pPr>
            <w:r w:rsidRPr="00FB5ACB">
              <w:t>¿</w:t>
            </w:r>
          </w:p>
        </w:tc>
        <w:tc>
          <w:tcPr>
            <w:tcW w:w="3960" w:type="dxa"/>
          </w:tcPr>
          <w:p w14:paraId="48F2F482" w14:textId="77777777" w:rsidR="00CE58CE" w:rsidRDefault="00CE58CE" w:rsidP="00305E1E">
            <w:pPr>
              <w:pStyle w:val="CopticVersemulti-line"/>
            </w:pPr>
            <w:r>
              <w:t>Ⲩⲡⲉⲣ ⲙ̀ⲡⲉⲕⲛⲁⲓ:</w:t>
            </w:r>
          </w:p>
          <w:p w14:paraId="2B9AE9B5" w14:textId="77777777" w:rsidR="00CE58CE" w:rsidRDefault="00CE58CE" w:rsidP="00305E1E">
            <w:pPr>
              <w:pStyle w:val="CopticVersemulti-line"/>
            </w:pPr>
            <w:r>
              <w:t>Ⲫϯ ⲛ̀ⲧⲉ ⲡⲁⲟⲩϫⲁⲓ:</w:t>
            </w:r>
          </w:p>
          <w:p w14:paraId="71048D5B" w14:textId="77777777" w:rsidR="00CE58CE" w:rsidRDefault="00CE58CE" w:rsidP="00305E1E">
            <w:pPr>
              <w:pStyle w:val="CopticVersemulti-line"/>
            </w:pPr>
            <w:r>
              <w:t>ⲡⲓⲱ̀ⲟⲩ ⲛⲁⲕ ⲁⲗⲗⲏⲗⲟⲩⲓⲁ̀:</w:t>
            </w:r>
          </w:p>
          <w:p w14:paraId="56AFDCA2" w14:textId="77777777" w:rsidR="00CE58CE" w:rsidRPr="005130A7" w:rsidRDefault="00CE58CE" w:rsidP="00305E1E">
            <w:pPr>
              <w:pStyle w:val="CopticVerse"/>
            </w:pPr>
            <w:r>
              <w:t>Ⲇⲟⲍⲁ ⲭⲓ ⲟ̀ Ⲑⲉⲟⲥ.</w:t>
            </w:r>
          </w:p>
        </w:tc>
      </w:tr>
      <w:tr w:rsidR="00CE58CE" w14:paraId="72A07EF7" w14:textId="77777777" w:rsidTr="00115025">
        <w:trPr>
          <w:cantSplit/>
          <w:jc w:val="center"/>
        </w:trPr>
        <w:tc>
          <w:tcPr>
            <w:tcW w:w="288" w:type="dxa"/>
          </w:tcPr>
          <w:p w14:paraId="07E305F0" w14:textId="77777777" w:rsidR="00CE58CE" w:rsidRDefault="00CE58CE" w:rsidP="00115025">
            <w:pPr>
              <w:pStyle w:val="CopticCross"/>
            </w:pPr>
          </w:p>
        </w:tc>
        <w:tc>
          <w:tcPr>
            <w:tcW w:w="3960" w:type="dxa"/>
          </w:tcPr>
          <w:p w14:paraId="2B6771ED" w14:textId="77777777" w:rsidR="00CE58CE" w:rsidRDefault="00CE58CE" w:rsidP="00305E1E">
            <w:pPr>
              <w:pStyle w:val="EngHang"/>
            </w:pPr>
            <w:r>
              <w:t>Make us worthy,</w:t>
            </w:r>
          </w:p>
          <w:p w14:paraId="3A8A4B3E" w14:textId="77777777" w:rsidR="00CE58CE" w:rsidRDefault="00CE58CE" w:rsidP="00305E1E">
            <w:pPr>
              <w:pStyle w:val="EngHang"/>
            </w:pPr>
            <w:r>
              <w:t>O Master, of Your Kingdom,</w:t>
            </w:r>
          </w:p>
          <w:p w14:paraId="66756190" w14:textId="77777777" w:rsidR="00CE58CE" w:rsidRDefault="00CE58CE" w:rsidP="00305E1E">
            <w:pPr>
              <w:pStyle w:val="EngHang"/>
            </w:pPr>
            <w:r>
              <w:t>Glory be to You, Alleluia.</w:t>
            </w:r>
          </w:p>
          <w:p w14:paraId="402CBB90" w14:textId="77777777" w:rsidR="00CE58CE" w:rsidRDefault="00CE58CE" w:rsidP="00305E1E">
            <w:pPr>
              <w:pStyle w:val="EngHangEnd"/>
            </w:pPr>
            <w:r>
              <w:t>Glory be to our God.</w:t>
            </w:r>
          </w:p>
        </w:tc>
        <w:tc>
          <w:tcPr>
            <w:tcW w:w="288" w:type="dxa"/>
          </w:tcPr>
          <w:p w14:paraId="0F244C85" w14:textId="77777777" w:rsidR="00CE58CE" w:rsidRDefault="00CE58CE" w:rsidP="00115025"/>
        </w:tc>
        <w:tc>
          <w:tcPr>
            <w:tcW w:w="288" w:type="dxa"/>
          </w:tcPr>
          <w:p w14:paraId="7E984F8C" w14:textId="77777777" w:rsidR="00CE58CE" w:rsidRDefault="00CE58CE" w:rsidP="00115025">
            <w:pPr>
              <w:pStyle w:val="CopticCross"/>
            </w:pPr>
          </w:p>
        </w:tc>
        <w:tc>
          <w:tcPr>
            <w:tcW w:w="3960" w:type="dxa"/>
          </w:tcPr>
          <w:p w14:paraId="3430A7C5" w14:textId="77777777" w:rsidR="00CE58CE" w:rsidRDefault="00CE58CE" w:rsidP="00305E1E">
            <w:pPr>
              <w:pStyle w:val="CopticVersemulti-line"/>
            </w:pPr>
            <w:r>
              <w:t>Ⲧⲉⲕⲙⲉⲧⲟⲩⲣⲟ ⲛⲉⲙⲛⲏⲃ:</w:t>
            </w:r>
          </w:p>
          <w:p w14:paraId="49A0F86C" w14:textId="77777777" w:rsidR="00CE58CE" w:rsidRDefault="00CE58CE" w:rsidP="00305E1E">
            <w:pPr>
              <w:pStyle w:val="CopticVersemulti-line"/>
            </w:pPr>
            <w:r>
              <w:t>ⲁ̀ⲣⲓⲧⲉⲛ ⲛ̀ⲉⲙⲡ̀ϣⲁ ⲙ̀ⲙⲟⲥ:</w:t>
            </w:r>
          </w:p>
          <w:p w14:paraId="3F67287E" w14:textId="77777777" w:rsidR="00CE58CE" w:rsidRDefault="00CE58CE" w:rsidP="00305E1E">
            <w:pPr>
              <w:pStyle w:val="CopticVersemulti-line"/>
            </w:pPr>
            <w:r>
              <w:t>ⲡⲓⲱ̀ⲟⲩ ⲛⲁⲕ ⲁⲗⲗⲏⲗⲟⲩⲓⲁ̀:</w:t>
            </w:r>
          </w:p>
          <w:p w14:paraId="73893AC5" w14:textId="77777777" w:rsidR="00CE58CE" w:rsidRPr="005130A7" w:rsidRDefault="00CE58CE" w:rsidP="00305E1E">
            <w:pPr>
              <w:pStyle w:val="CopticVerse"/>
            </w:pPr>
            <w:r>
              <w:t>Ⲇⲟⲍⲁ ⲭⲓ ⲟ̀ Ⲑⲉⲟⲥ.</w:t>
            </w:r>
          </w:p>
        </w:tc>
      </w:tr>
      <w:tr w:rsidR="00CE58CE" w14:paraId="737AC29B" w14:textId="77777777" w:rsidTr="00115025">
        <w:trPr>
          <w:cantSplit/>
          <w:jc w:val="center"/>
        </w:trPr>
        <w:tc>
          <w:tcPr>
            <w:tcW w:w="288" w:type="dxa"/>
          </w:tcPr>
          <w:p w14:paraId="1233BD0C" w14:textId="77777777" w:rsidR="00CE58CE" w:rsidRDefault="00CE58CE" w:rsidP="00115025">
            <w:pPr>
              <w:pStyle w:val="CopticCross"/>
            </w:pPr>
          </w:p>
        </w:tc>
        <w:tc>
          <w:tcPr>
            <w:tcW w:w="3960" w:type="dxa"/>
          </w:tcPr>
          <w:p w14:paraId="65E83DD0" w14:textId="77777777" w:rsidR="00CE58CE" w:rsidRDefault="00CE58CE" w:rsidP="00305E1E">
            <w:pPr>
              <w:pStyle w:val="EngHang"/>
            </w:pPr>
            <w:r>
              <w:t>Hear our prayer,</w:t>
            </w:r>
          </w:p>
          <w:p w14:paraId="19984735" w14:textId="77777777" w:rsidR="00CE58CE" w:rsidRDefault="00CE58CE" w:rsidP="00305E1E">
            <w:pPr>
              <w:pStyle w:val="EngHang"/>
            </w:pPr>
            <w:r>
              <w:t>O Christ our King.</w:t>
            </w:r>
          </w:p>
          <w:p w14:paraId="01F06C49" w14:textId="77777777" w:rsidR="00CE58CE" w:rsidRDefault="00CE58CE" w:rsidP="00305E1E">
            <w:pPr>
              <w:pStyle w:val="EngHang"/>
            </w:pPr>
            <w:r>
              <w:t>Glory be to You, Alleluia.</w:t>
            </w:r>
          </w:p>
          <w:p w14:paraId="7F76F08D" w14:textId="77777777" w:rsidR="00CE58CE" w:rsidRDefault="00CE58CE" w:rsidP="00305E1E">
            <w:pPr>
              <w:pStyle w:val="EngHangEnd"/>
            </w:pPr>
            <w:r>
              <w:t>Glory be to our God.</w:t>
            </w:r>
          </w:p>
        </w:tc>
        <w:tc>
          <w:tcPr>
            <w:tcW w:w="288" w:type="dxa"/>
          </w:tcPr>
          <w:p w14:paraId="10F74EBC" w14:textId="77777777" w:rsidR="00CE58CE" w:rsidRDefault="00CE58CE" w:rsidP="00115025"/>
        </w:tc>
        <w:tc>
          <w:tcPr>
            <w:tcW w:w="288" w:type="dxa"/>
          </w:tcPr>
          <w:p w14:paraId="7A942FED" w14:textId="77777777" w:rsidR="00CE58CE" w:rsidRDefault="00CE58CE" w:rsidP="00115025">
            <w:pPr>
              <w:pStyle w:val="CopticCross"/>
            </w:pPr>
          </w:p>
        </w:tc>
        <w:tc>
          <w:tcPr>
            <w:tcW w:w="3960" w:type="dxa"/>
          </w:tcPr>
          <w:p w14:paraId="21FF88B1" w14:textId="77777777" w:rsidR="00CE58CE" w:rsidRDefault="00CE58CE" w:rsidP="00305E1E">
            <w:pPr>
              <w:pStyle w:val="CopticVersemulti-line"/>
            </w:pPr>
            <w:r>
              <w:t>Ⲥⲱⲧⲉⲙ ⲉ̀ⲡⲉⲛϣ̀ⲗⲏⲗ:</w:t>
            </w:r>
          </w:p>
          <w:p w14:paraId="632BAFDC" w14:textId="77777777" w:rsidR="00CE58CE" w:rsidRDefault="00CE58CE" w:rsidP="00305E1E">
            <w:pPr>
              <w:pStyle w:val="CopticVersemulti-line"/>
            </w:pPr>
            <w:r>
              <w:t>ⲡⲉⲛⲟⲩⲣⲟ Ⲡⲭ̄ⲥ̄:</w:t>
            </w:r>
          </w:p>
          <w:p w14:paraId="1E0688A7" w14:textId="77777777" w:rsidR="00CE58CE" w:rsidRDefault="00CE58CE" w:rsidP="00305E1E">
            <w:pPr>
              <w:pStyle w:val="CopticVersemulti-line"/>
            </w:pPr>
            <w:r>
              <w:t>ⲡⲓⲱ̀ⲟⲩ ⲛⲁⲕ ⲁⲗⲗⲏⲗⲟⲩⲓⲁ̀:</w:t>
            </w:r>
          </w:p>
          <w:p w14:paraId="7BB54090" w14:textId="77777777" w:rsidR="00CE58CE" w:rsidRPr="005130A7" w:rsidRDefault="00CE58CE" w:rsidP="00305E1E">
            <w:pPr>
              <w:pStyle w:val="CopticVerse"/>
            </w:pPr>
            <w:r>
              <w:t>Ⲇⲟⲍⲁ ⲭⲓ ⲟ̀ Ⲑⲉⲟⲥ.</w:t>
            </w:r>
          </w:p>
        </w:tc>
      </w:tr>
      <w:tr w:rsidR="00CE58CE" w14:paraId="44EFD581" w14:textId="77777777" w:rsidTr="00115025">
        <w:trPr>
          <w:cantSplit/>
          <w:jc w:val="center"/>
        </w:trPr>
        <w:tc>
          <w:tcPr>
            <w:tcW w:w="288" w:type="dxa"/>
          </w:tcPr>
          <w:p w14:paraId="47889C89" w14:textId="77777777" w:rsidR="00CE58CE" w:rsidRDefault="00CE58CE" w:rsidP="00115025">
            <w:pPr>
              <w:pStyle w:val="CopticCross"/>
            </w:pPr>
            <w:r w:rsidRPr="00FB5ACB">
              <w:t>¿</w:t>
            </w:r>
          </w:p>
        </w:tc>
        <w:tc>
          <w:tcPr>
            <w:tcW w:w="3960" w:type="dxa"/>
          </w:tcPr>
          <w:p w14:paraId="5EEA00B8" w14:textId="77777777" w:rsidR="00CE58CE" w:rsidRDefault="00CE58CE" w:rsidP="00305E1E">
            <w:pPr>
              <w:pStyle w:val="EngHang"/>
            </w:pPr>
            <w:r>
              <w:t>Guard us, O Lord,</w:t>
            </w:r>
          </w:p>
          <w:p w14:paraId="522A8196" w14:textId="77777777" w:rsidR="00CE58CE" w:rsidRDefault="00CE58CE" w:rsidP="00305E1E">
            <w:pPr>
              <w:pStyle w:val="EngHang"/>
            </w:pPr>
            <w:r>
              <w:t>From the Devil.</w:t>
            </w:r>
          </w:p>
          <w:p w14:paraId="43BA432A" w14:textId="77777777" w:rsidR="00CE58CE" w:rsidRDefault="00CE58CE" w:rsidP="00305E1E">
            <w:pPr>
              <w:pStyle w:val="EngHang"/>
            </w:pPr>
            <w:r>
              <w:t>Glory be to You, Alleluia.</w:t>
            </w:r>
          </w:p>
          <w:p w14:paraId="5BAF7CC5" w14:textId="77777777" w:rsidR="00CE58CE" w:rsidRDefault="00CE58CE" w:rsidP="00305E1E">
            <w:pPr>
              <w:pStyle w:val="EngHangEnd"/>
            </w:pPr>
            <w:r>
              <w:t>Glory be to our God.</w:t>
            </w:r>
          </w:p>
        </w:tc>
        <w:tc>
          <w:tcPr>
            <w:tcW w:w="288" w:type="dxa"/>
          </w:tcPr>
          <w:p w14:paraId="76527B96" w14:textId="77777777" w:rsidR="00CE58CE" w:rsidRDefault="00CE58CE" w:rsidP="00115025"/>
        </w:tc>
        <w:tc>
          <w:tcPr>
            <w:tcW w:w="288" w:type="dxa"/>
          </w:tcPr>
          <w:p w14:paraId="555C2A85" w14:textId="77777777" w:rsidR="00CE58CE" w:rsidRDefault="00CE58CE" w:rsidP="00115025">
            <w:pPr>
              <w:pStyle w:val="CopticCross"/>
            </w:pPr>
            <w:r w:rsidRPr="00FB5ACB">
              <w:t>¿</w:t>
            </w:r>
          </w:p>
        </w:tc>
        <w:tc>
          <w:tcPr>
            <w:tcW w:w="3960" w:type="dxa"/>
          </w:tcPr>
          <w:p w14:paraId="4BD80210" w14:textId="77777777" w:rsidR="00CE58CE" w:rsidRDefault="00CE58CE" w:rsidP="00305E1E">
            <w:pPr>
              <w:pStyle w:val="CopticVersemulti-line"/>
            </w:pPr>
            <w:r>
              <w:t>Ⲣⲱⲓⲥ ⲉ̀ⲣⲟⲛ Ⲡⲟ̄ⲥ̄:</w:t>
            </w:r>
          </w:p>
          <w:p w14:paraId="38D4002C" w14:textId="77777777" w:rsidR="00CE58CE" w:rsidRDefault="00CE58CE" w:rsidP="00305E1E">
            <w:pPr>
              <w:pStyle w:val="CopticVersemulti-line"/>
            </w:pPr>
            <w:r>
              <w:t>ⲉ̀ⲃⲟⲗ ϧⲉⲛ ⲡⲓⲇⲓⲁⲃⲟⲗⲟⲥ:</w:t>
            </w:r>
          </w:p>
          <w:p w14:paraId="38176217" w14:textId="77777777" w:rsidR="00CE58CE" w:rsidRDefault="00CE58CE" w:rsidP="00305E1E">
            <w:pPr>
              <w:pStyle w:val="CopticVersemulti-line"/>
            </w:pPr>
            <w:r>
              <w:t>ⲡⲓⲱ̀ⲟⲩ ⲛⲁⲕ ⲁⲗⲗⲏⲗⲟⲩⲓⲁ̀:</w:t>
            </w:r>
          </w:p>
          <w:p w14:paraId="741AD87B" w14:textId="77777777" w:rsidR="00CE58CE" w:rsidRPr="005130A7" w:rsidRDefault="00CE58CE" w:rsidP="00305E1E">
            <w:pPr>
              <w:pStyle w:val="CopticVerse"/>
            </w:pPr>
            <w:r>
              <w:t>Ⲇⲟⲍⲁ ⲭⲓ ⲟ̀ Ⲑⲉⲟⲥ.</w:t>
            </w:r>
          </w:p>
        </w:tc>
      </w:tr>
      <w:tr w:rsidR="00CE58CE" w14:paraId="2DB29E43" w14:textId="77777777" w:rsidTr="00115025">
        <w:trPr>
          <w:cantSplit/>
          <w:jc w:val="center"/>
        </w:trPr>
        <w:tc>
          <w:tcPr>
            <w:tcW w:w="288" w:type="dxa"/>
          </w:tcPr>
          <w:p w14:paraId="3FDE8237" w14:textId="77777777" w:rsidR="00CE58CE" w:rsidRDefault="00CE58CE" w:rsidP="00115025">
            <w:pPr>
              <w:pStyle w:val="CopticCross"/>
            </w:pPr>
            <w:r w:rsidRPr="00FB5ACB">
              <w:t>¿</w:t>
            </w:r>
          </w:p>
        </w:tc>
        <w:tc>
          <w:tcPr>
            <w:tcW w:w="3960" w:type="dxa"/>
          </w:tcPr>
          <w:p w14:paraId="56365557" w14:textId="77777777" w:rsidR="00CE58CE" w:rsidRDefault="00CE58CE" w:rsidP="00305E1E">
            <w:pPr>
              <w:pStyle w:val="EngHang"/>
            </w:pPr>
            <w:r>
              <w:t>Your Name is blessed,</w:t>
            </w:r>
          </w:p>
          <w:p w14:paraId="7D74D0E1" w14:textId="77777777" w:rsidR="00CE58CE" w:rsidRDefault="00CE58CE" w:rsidP="00305E1E">
            <w:pPr>
              <w:pStyle w:val="EngHang"/>
            </w:pPr>
            <w:r>
              <w:t>On the lips of the faithful:</w:t>
            </w:r>
          </w:p>
          <w:p w14:paraId="057E459F" w14:textId="77777777" w:rsidR="00CE58CE" w:rsidRDefault="00CE58CE" w:rsidP="00305E1E">
            <w:pPr>
              <w:pStyle w:val="EngHang"/>
            </w:pPr>
            <w:r>
              <w:t>Glory be to You, Alleluia.</w:t>
            </w:r>
          </w:p>
          <w:p w14:paraId="58419E3B" w14:textId="77777777" w:rsidR="00CE58CE" w:rsidRDefault="00CE58CE" w:rsidP="00305E1E">
            <w:pPr>
              <w:pStyle w:val="EngHangEnd"/>
            </w:pPr>
            <w:r>
              <w:t>Glory be to our God.</w:t>
            </w:r>
          </w:p>
        </w:tc>
        <w:tc>
          <w:tcPr>
            <w:tcW w:w="288" w:type="dxa"/>
          </w:tcPr>
          <w:p w14:paraId="6860237C" w14:textId="77777777" w:rsidR="00CE58CE" w:rsidRDefault="00CE58CE" w:rsidP="00115025"/>
        </w:tc>
        <w:tc>
          <w:tcPr>
            <w:tcW w:w="288" w:type="dxa"/>
          </w:tcPr>
          <w:p w14:paraId="4B3E3505" w14:textId="77777777" w:rsidR="00CE58CE" w:rsidRDefault="00CE58CE" w:rsidP="00115025">
            <w:pPr>
              <w:pStyle w:val="CopticCross"/>
            </w:pPr>
            <w:r w:rsidRPr="00FB5ACB">
              <w:t>¿</w:t>
            </w:r>
          </w:p>
        </w:tc>
        <w:tc>
          <w:tcPr>
            <w:tcW w:w="3960" w:type="dxa"/>
          </w:tcPr>
          <w:p w14:paraId="2C84ED04" w14:textId="77777777" w:rsidR="00CE58CE" w:rsidRDefault="00CE58CE" w:rsidP="00305E1E">
            <w:pPr>
              <w:pStyle w:val="CopticVersemulti-line"/>
            </w:pPr>
            <w:r>
              <w:t>Ⲡⲉⲕⲣⲁⲛ ϥ̀ⲥ̀ⲙⲁⲣⲱⲟⲩⲧ:</w:t>
            </w:r>
          </w:p>
          <w:p w14:paraId="02857106" w14:textId="77777777" w:rsidR="00CE58CE" w:rsidRDefault="00CE58CE" w:rsidP="00305E1E">
            <w:pPr>
              <w:pStyle w:val="CopticVersemulti-line"/>
            </w:pPr>
            <w:r>
              <w:t>ϧⲉⲛ ⲣⲱⲟⲩ ⲛ̀ⲛⲓⲡⲓⲥⲧⲟⲥ:</w:t>
            </w:r>
          </w:p>
          <w:p w14:paraId="544D99FE" w14:textId="77777777" w:rsidR="00CE58CE" w:rsidRDefault="00CE58CE" w:rsidP="00305E1E">
            <w:pPr>
              <w:pStyle w:val="CopticVersemulti-line"/>
            </w:pPr>
            <w:r>
              <w:t>ⲡⲓⲱ̀ⲟⲩ ⲛⲁⲕ ⲁⲗⲗⲏⲗⲟⲩⲓⲁ̀:</w:t>
            </w:r>
          </w:p>
          <w:p w14:paraId="40198290" w14:textId="77777777" w:rsidR="00CE58CE" w:rsidRPr="005130A7" w:rsidRDefault="00CE58CE" w:rsidP="00305E1E">
            <w:pPr>
              <w:pStyle w:val="CopticVerse"/>
            </w:pPr>
            <w:r>
              <w:t>Ⲇⲟⲍⲁ ⲭⲓ ⲟ̀ Ⲑⲉⲟⲥ.</w:t>
            </w:r>
          </w:p>
        </w:tc>
      </w:tr>
      <w:tr w:rsidR="00CE58CE" w14:paraId="2A52063A" w14:textId="77777777" w:rsidTr="00115025">
        <w:trPr>
          <w:cantSplit/>
          <w:jc w:val="center"/>
        </w:trPr>
        <w:tc>
          <w:tcPr>
            <w:tcW w:w="288" w:type="dxa"/>
          </w:tcPr>
          <w:p w14:paraId="386E42E9" w14:textId="77777777" w:rsidR="00CE58CE" w:rsidRDefault="00CE58CE" w:rsidP="00115025">
            <w:pPr>
              <w:pStyle w:val="CopticCross"/>
            </w:pPr>
          </w:p>
        </w:tc>
        <w:tc>
          <w:tcPr>
            <w:tcW w:w="3960" w:type="dxa"/>
          </w:tcPr>
          <w:p w14:paraId="7909C4ED" w14:textId="77777777" w:rsidR="00CE58CE" w:rsidRDefault="00CE58CE" w:rsidP="00305E1E">
            <w:pPr>
              <w:pStyle w:val="EngHang"/>
            </w:pPr>
            <w:r>
              <w:t>Glory to Your</w:t>
            </w:r>
          </w:p>
          <w:p w14:paraId="06D4A19A" w14:textId="77777777" w:rsidR="00CE58CE" w:rsidRDefault="00CE58CE" w:rsidP="00305E1E">
            <w:pPr>
              <w:pStyle w:val="EngHang"/>
            </w:pPr>
            <w:r>
              <w:t>Incomprehensible Godhead.</w:t>
            </w:r>
          </w:p>
          <w:p w14:paraId="26483AD5" w14:textId="77777777" w:rsidR="00CE58CE" w:rsidRDefault="00CE58CE" w:rsidP="00305E1E">
            <w:pPr>
              <w:pStyle w:val="EngHang"/>
            </w:pPr>
            <w:r>
              <w:t>Glory be to You, Alleluia.</w:t>
            </w:r>
          </w:p>
          <w:p w14:paraId="3C05C576" w14:textId="77777777" w:rsidR="00CE58CE" w:rsidRDefault="00CE58CE" w:rsidP="00305E1E">
            <w:pPr>
              <w:pStyle w:val="EngHangEnd"/>
            </w:pPr>
            <w:r>
              <w:t>Glory be to our God.</w:t>
            </w:r>
          </w:p>
        </w:tc>
        <w:tc>
          <w:tcPr>
            <w:tcW w:w="288" w:type="dxa"/>
          </w:tcPr>
          <w:p w14:paraId="44750FAA" w14:textId="77777777" w:rsidR="00CE58CE" w:rsidRDefault="00CE58CE" w:rsidP="00115025"/>
        </w:tc>
        <w:tc>
          <w:tcPr>
            <w:tcW w:w="288" w:type="dxa"/>
          </w:tcPr>
          <w:p w14:paraId="59E6D7C1" w14:textId="77777777" w:rsidR="00CE58CE" w:rsidRDefault="00CE58CE" w:rsidP="00115025">
            <w:pPr>
              <w:pStyle w:val="CopticCross"/>
            </w:pPr>
          </w:p>
        </w:tc>
        <w:tc>
          <w:tcPr>
            <w:tcW w:w="3960" w:type="dxa"/>
          </w:tcPr>
          <w:p w14:paraId="07EFEFA4" w14:textId="77777777" w:rsidR="00CE58CE" w:rsidRDefault="00CE58CE" w:rsidP="00305E1E">
            <w:pPr>
              <w:pStyle w:val="CopticVersemulti-line"/>
            </w:pPr>
            <w:r>
              <w:t xml:space="preserve">Ⲟⲩⲱ̀ⲟⲩ ⲛ̀ⲧⲉⲕⲙⲉⲑⲛⲟⲩϯ: </w:t>
            </w:r>
          </w:p>
          <w:p w14:paraId="1AC928F8" w14:textId="77777777" w:rsidR="00CE58CE" w:rsidRDefault="00CE58CE" w:rsidP="00305E1E">
            <w:pPr>
              <w:pStyle w:val="CopticVersemulti-line"/>
            </w:pPr>
            <w:r>
              <w:t>ϯⲁⲧⲥⲁϫⲓ ⲙ̀ⲙⲟⲥ:</w:t>
            </w:r>
          </w:p>
          <w:p w14:paraId="32356306" w14:textId="77777777" w:rsidR="00CE58CE" w:rsidRDefault="00CE58CE" w:rsidP="00305E1E">
            <w:pPr>
              <w:pStyle w:val="CopticVersemulti-line"/>
            </w:pPr>
            <w:r>
              <w:t>ⲡⲓⲱ̀ⲟⲩ ⲛⲁⲕ ⲁⲗⲗⲏⲗⲟⲩⲓⲁ̀:</w:t>
            </w:r>
          </w:p>
          <w:p w14:paraId="4524A81C" w14:textId="77777777" w:rsidR="00CE58CE" w:rsidRPr="005130A7" w:rsidRDefault="00CE58CE" w:rsidP="00305E1E">
            <w:pPr>
              <w:pStyle w:val="CopticVerse"/>
            </w:pPr>
            <w:r>
              <w:t>Ⲇⲟⲍⲁ ⲭⲓ ⲟ̀ Ⲑⲉⲟⲥ.</w:t>
            </w:r>
          </w:p>
        </w:tc>
      </w:tr>
      <w:tr w:rsidR="00CE58CE" w14:paraId="12F1CBEB" w14:textId="77777777" w:rsidTr="00115025">
        <w:trPr>
          <w:cantSplit/>
          <w:jc w:val="center"/>
        </w:trPr>
        <w:tc>
          <w:tcPr>
            <w:tcW w:w="288" w:type="dxa"/>
          </w:tcPr>
          <w:p w14:paraId="27C5A08F" w14:textId="77777777" w:rsidR="00CE58CE" w:rsidRDefault="00CE58CE" w:rsidP="00115025">
            <w:pPr>
              <w:pStyle w:val="CopticCross"/>
            </w:pPr>
          </w:p>
        </w:tc>
        <w:tc>
          <w:tcPr>
            <w:tcW w:w="3960" w:type="dxa"/>
          </w:tcPr>
          <w:p w14:paraId="63AD5E58" w14:textId="77777777" w:rsidR="00CE58CE" w:rsidRDefault="00CE58CE" w:rsidP="00305E1E">
            <w:pPr>
              <w:pStyle w:val="EngHang"/>
            </w:pPr>
            <w:r>
              <w:t>You know, O Lord,</w:t>
            </w:r>
          </w:p>
          <w:p w14:paraId="0D09525A" w14:textId="77777777" w:rsidR="00CE58CE" w:rsidRDefault="00CE58CE" w:rsidP="00305E1E">
            <w:pPr>
              <w:pStyle w:val="EngHang"/>
            </w:pPr>
            <w:r>
              <w:t>My weakness.</w:t>
            </w:r>
          </w:p>
          <w:p w14:paraId="39A90E41" w14:textId="77777777" w:rsidR="00CE58CE" w:rsidRDefault="00CE58CE" w:rsidP="00305E1E">
            <w:pPr>
              <w:pStyle w:val="EngHang"/>
            </w:pPr>
            <w:r>
              <w:t>Glory be to You, Alleluia.</w:t>
            </w:r>
          </w:p>
          <w:p w14:paraId="25949900" w14:textId="77777777" w:rsidR="00CE58CE" w:rsidRDefault="00CE58CE" w:rsidP="00305E1E">
            <w:pPr>
              <w:pStyle w:val="EngHangEnd"/>
            </w:pPr>
            <w:r>
              <w:t>Glory be to our God.</w:t>
            </w:r>
          </w:p>
        </w:tc>
        <w:tc>
          <w:tcPr>
            <w:tcW w:w="288" w:type="dxa"/>
          </w:tcPr>
          <w:p w14:paraId="50BE501E" w14:textId="77777777" w:rsidR="00CE58CE" w:rsidRDefault="00CE58CE" w:rsidP="00115025"/>
        </w:tc>
        <w:tc>
          <w:tcPr>
            <w:tcW w:w="288" w:type="dxa"/>
          </w:tcPr>
          <w:p w14:paraId="301474CD" w14:textId="77777777" w:rsidR="00CE58CE" w:rsidRDefault="00CE58CE" w:rsidP="00115025">
            <w:pPr>
              <w:pStyle w:val="CopticCross"/>
            </w:pPr>
          </w:p>
        </w:tc>
        <w:tc>
          <w:tcPr>
            <w:tcW w:w="3960" w:type="dxa"/>
          </w:tcPr>
          <w:p w14:paraId="1BD1B783" w14:textId="77777777" w:rsidR="00CE58CE" w:rsidRDefault="00CE58CE" w:rsidP="00305E1E">
            <w:pPr>
              <w:pStyle w:val="CopticVersemulti-line"/>
            </w:pPr>
            <w:r>
              <w:t>Ⲝⲱⲟⲩⲛ ⲛ̀ⲑⲟⲕ Ⲡⲟ̄ⲥ̄:</w:t>
            </w:r>
          </w:p>
          <w:p w14:paraId="5779EAAA" w14:textId="77777777" w:rsidR="00CE58CE" w:rsidRDefault="00CE58CE" w:rsidP="00305E1E">
            <w:pPr>
              <w:pStyle w:val="CopticVersemulti-line"/>
            </w:pPr>
            <w:r>
              <w:t>ⲛ̀ⲧⲁⲙⲉⲧⲁⲥⲑⲉⲛⲏⲥ:</w:t>
            </w:r>
          </w:p>
          <w:p w14:paraId="7B2C5FEF" w14:textId="77777777" w:rsidR="00CE58CE" w:rsidRDefault="00CE58CE" w:rsidP="00305E1E">
            <w:pPr>
              <w:pStyle w:val="CopticVersemulti-line"/>
            </w:pPr>
            <w:r>
              <w:t>ⲡⲓⲱ̀ⲟⲩ ⲛⲁⲕ ⲁⲗⲗⲏⲗⲟⲩⲓⲁ̀:</w:t>
            </w:r>
          </w:p>
          <w:p w14:paraId="70694E67" w14:textId="77777777" w:rsidR="00CE58CE" w:rsidRPr="005130A7" w:rsidRDefault="00CE58CE" w:rsidP="00305E1E">
            <w:pPr>
              <w:pStyle w:val="CopticVerse"/>
            </w:pPr>
            <w:r>
              <w:t>Ⲇⲟⲍⲁ ⲭⲓ ⲟ̀ Ⲑⲉⲟⲥ.</w:t>
            </w:r>
          </w:p>
        </w:tc>
      </w:tr>
      <w:tr w:rsidR="00CE58CE" w14:paraId="7588F77A" w14:textId="77777777" w:rsidTr="00115025">
        <w:trPr>
          <w:cantSplit/>
          <w:jc w:val="center"/>
        </w:trPr>
        <w:tc>
          <w:tcPr>
            <w:tcW w:w="288" w:type="dxa"/>
          </w:tcPr>
          <w:p w14:paraId="6128ABA5" w14:textId="77777777" w:rsidR="00CE58CE" w:rsidRDefault="00CE58CE" w:rsidP="00115025">
            <w:pPr>
              <w:pStyle w:val="CopticCross"/>
            </w:pPr>
            <w:r w:rsidRPr="00FB5ACB">
              <w:t>¿</w:t>
            </w:r>
          </w:p>
        </w:tc>
        <w:tc>
          <w:tcPr>
            <w:tcW w:w="3960" w:type="dxa"/>
          </w:tcPr>
          <w:p w14:paraId="704DB866" w14:textId="77777777" w:rsidR="00CE58CE" w:rsidRDefault="00CE58CE" w:rsidP="00305E1E">
            <w:pPr>
              <w:pStyle w:val="EngHang"/>
            </w:pPr>
            <w:r>
              <w:t>Have mercy on my,</w:t>
            </w:r>
          </w:p>
          <w:p w14:paraId="70A80AA0" w14:textId="77777777" w:rsidR="00CE58CE" w:rsidRDefault="00CE58CE" w:rsidP="00305E1E">
            <w:pPr>
              <w:pStyle w:val="EngHang"/>
            </w:pPr>
            <w:r>
              <w:t>In Your mercy O Creator.</w:t>
            </w:r>
          </w:p>
          <w:p w14:paraId="79AC99C7" w14:textId="77777777" w:rsidR="00CE58CE" w:rsidRDefault="00CE58CE" w:rsidP="00305E1E">
            <w:pPr>
              <w:pStyle w:val="EngHang"/>
            </w:pPr>
            <w:r>
              <w:t>Glory be to You, Alleluia.</w:t>
            </w:r>
          </w:p>
          <w:p w14:paraId="6D9458A8" w14:textId="77777777" w:rsidR="00CE58CE" w:rsidRDefault="00CE58CE" w:rsidP="00305E1E">
            <w:pPr>
              <w:pStyle w:val="EngHangEnd"/>
            </w:pPr>
            <w:r>
              <w:t>Glory be to our God.</w:t>
            </w:r>
          </w:p>
        </w:tc>
        <w:tc>
          <w:tcPr>
            <w:tcW w:w="288" w:type="dxa"/>
          </w:tcPr>
          <w:p w14:paraId="6F1A1E7D" w14:textId="77777777" w:rsidR="00CE58CE" w:rsidRDefault="00CE58CE" w:rsidP="00115025"/>
        </w:tc>
        <w:tc>
          <w:tcPr>
            <w:tcW w:w="288" w:type="dxa"/>
          </w:tcPr>
          <w:p w14:paraId="58108C2F" w14:textId="77777777" w:rsidR="00CE58CE" w:rsidRDefault="00CE58CE" w:rsidP="00115025">
            <w:pPr>
              <w:pStyle w:val="CopticCross"/>
            </w:pPr>
            <w:r w:rsidRPr="00FB5ACB">
              <w:t>¿</w:t>
            </w:r>
          </w:p>
        </w:tc>
        <w:tc>
          <w:tcPr>
            <w:tcW w:w="3960" w:type="dxa"/>
          </w:tcPr>
          <w:p w14:paraId="0DDEBAC6" w14:textId="77777777" w:rsidR="00CE58CE" w:rsidRDefault="00CE58CE" w:rsidP="00305E1E">
            <w:pPr>
              <w:pStyle w:val="CopticVersemulti-line"/>
            </w:pPr>
            <w:r>
              <w:t>Ⲛⲁⲓ ⲛⲏⲓ ϧⲉⲛ ⲡⲉⲕⲛⲁⲓ:</w:t>
            </w:r>
          </w:p>
          <w:p w14:paraId="34AFED49" w14:textId="77777777" w:rsidR="00CE58CE" w:rsidRDefault="00CE58CE" w:rsidP="00305E1E">
            <w:pPr>
              <w:pStyle w:val="CopticVersemulti-line"/>
            </w:pPr>
            <w:r>
              <w:t>ⲱ̀ ⲡⲓⲇⲏⲙⲓⲟⲣⲅⲟⲥ:</w:t>
            </w:r>
          </w:p>
          <w:p w14:paraId="5C2EDB91" w14:textId="77777777" w:rsidR="00CE58CE" w:rsidRDefault="00CE58CE" w:rsidP="00305E1E">
            <w:pPr>
              <w:pStyle w:val="CopticVersemulti-line"/>
            </w:pPr>
            <w:r>
              <w:t>ⲡⲓⲱ̀ⲟⲩ ⲛⲁⲕ ⲁⲗⲗⲏⲗⲟⲩⲓⲁ̀:</w:t>
            </w:r>
          </w:p>
          <w:p w14:paraId="0CAA1F8C" w14:textId="77777777" w:rsidR="00CE58CE" w:rsidRPr="005130A7" w:rsidRDefault="00CE58CE" w:rsidP="00305E1E">
            <w:pPr>
              <w:pStyle w:val="CopticVerse"/>
            </w:pPr>
            <w:r>
              <w:t>Ⲇⲟⲍⲁ ⲭⲓ ⲟ̀ Ⲑⲉⲟⲥ.</w:t>
            </w:r>
          </w:p>
        </w:tc>
      </w:tr>
      <w:tr w:rsidR="00CE58CE" w14:paraId="54B56101" w14:textId="77777777" w:rsidTr="00115025">
        <w:trPr>
          <w:cantSplit/>
          <w:jc w:val="center"/>
        </w:trPr>
        <w:tc>
          <w:tcPr>
            <w:tcW w:w="288" w:type="dxa"/>
          </w:tcPr>
          <w:p w14:paraId="228AF750" w14:textId="77777777" w:rsidR="00CE58CE" w:rsidRDefault="00CE58CE" w:rsidP="00115025">
            <w:pPr>
              <w:pStyle w:val="CopticCross"/>
            </w:pPr>
            <w:r w:rsidRPr="00FB5ACB">
              <w:t>¿</w:t>
            </w:r>
          </w:p>
        </w:tc>
        <w:tc>
          <w:tcPr>
            <w:tcW w:w="3960" w:type="dxa"/>
          </w:tcPr>
          <w:p w14:paraId="483E726E" w14:textId="77777777" w:rsidR="00CE58CE" w:rsidRDefault="00CE58CE" w:rsidP="00305E1E">
            <w:pPr>
              <w:pStyle w:val="EngHang"/>
            </w:pPr>
            <w:r>
              <w:t>Do not lead us</w:t>
            </w:r>
          </w:p>
          <w:p w14:paraId="1EB8D2E9" w14:textId="77777777" w:rsidR="00CE58CE" w:rsidRDefault="00CE58CE" w:rsidP="00305E1E">
            <w:pPr>
              <w:pStyle w:val="EngHang"/>
            </w:pPr>
            <w:r>
              <w:t>Into temptation.</w:t>
            </w:r>
          </w:p>
          <w:p w14:paraId="337FEC2B" w14:textId="77777777" w:rsidR="00CE58CE" w:rsidRDefault="00CE58CE" w:rsidP="00305E1E">
            <w:pPr>
              <w:pStyle w:val="EngHang"/>
            </w:pPr>
            <w:r>
              <w:t>Glory be to You, Alleluia.</w:t>
            </w:r>
          </w:p>
          <w:p w14:paraId="4D93F7F3" w14:textId="77777777" w:rsidR="00CE58CE" w:rsidRDefault="00CE58CE" w:rsidP="00305E1E">
            <w:pPr>
              <w:pStyle w:val="EngHangEnd"/>
            </w:pPr>
            <w:r>
              <w:t>Glory be to our God.</w:t>
            </w:r>
          </w:p>
        </w:tc>
        <w:tc>
          <w:tcPr>
            <w:tcW w:w="288" w:type="dxa"/>
          </w:tcPr>
          <w:p w14:paraId="409C064F" w14:textId="77777777" w:rsidR="00CE58CE" w:rsidRDefault="00CE58CE" w:rsidP="00115025"/>
        </w:tc>
        <w:tc>
          <w:tcPr>
            <w:tcW w:w="288" w:type="dxa"/>
          </w:tcPr>
          <w:p w14:paraId="3CAAE728" w14:textId="77777777" w:rsidR="00CE58CE" w:rsidRDefault="00CE58CE" w:rsidP="00115025">
            <w:pPr>
              <w:pStyle w:val="CopticCross"/>
            </w:pPr>
            <w:r w:rsidRPr="00FB5ACB">
              <w:t>¿</w:t>
            </w:r>
          </w:p>
        </w:tc>
        <w:tc>
          <w:tcPr>
            <w:tcW w:w="3960" w:type="dxa"/>
          </w:tcPr>
          <w:p w14:paraId="0372B6F0" w14:textId="77777777" w:rsidR="00CE58CE" w:rsidRDefault="00CE58CE" w:rsidP="00305E1E">
            <w:pPr>
              <w:pStyle w:val="CopticVersemulti-line"/>
            </w:pPr>
            <w:r>
              <w:t>Ⲙⲡⲉⲣⲉⲛⲧⲉⲛ ⲁⲛⲟⲛ:</w:t>
            </w:r>
          </w:p>
          <w:p w14:paraId="62E0BAA6" w14:textId="77777777" w:rsidR="00CE58CE" w:rsidRDefault="00CE58CE" w:rsidP="00305E1E">
            <w:pPr>
              <w:pStyle w:val="CopticVersemulti-line"/>
            </w:pPr>
            <w:r>
              <w:t>ⲉ̀ϧⲟⲩⲛ ⲉ̀ⲡⲓⲣⲁⲥⲙⲟⲥ:</w:t>
            </w:r>
          </w:p>
          <w:p w14:paraId="62656B9D" w14:textId="77777777" w:rsidR="00CE58CE" w:rsidRDefault="00CE58CE" w:rsidP="00305E1E">
            <w:pPr>
              <w:pStyle w:val="CopticVersemulti-line"/>
            </w:pPr>
            <w:r>
              <w:t>ⲡⲓⲱ̀ⲟⲩ ⲛⲁⲕ ⲁⲗⲗⲏⲗⲟⲩⲓⲁ̀:</w:t>
            </w:r>
          </w:p>
          <w:p w14:paraId="67DE42CB" w14:textId="77777777" w:rsidR="00CE58CE" w:rsidRPr="005130A7" w:rsidRDefault="00CE58CE" w:rsidP="00305E1E">
            <w:pPr>
              <w:pStyle w:val="CopticVerse"/>
            </w:pPr>
            <w:r>
              <w:t>Ⲇⲟⲍⲁ ⲭⲓ ⲟ̀ Ⲑⲉⲟⲥ.</w:t>
            </w:r>
          </w:p>
        </w:tc>
      </w:tr>
      <w:tr w:rsidR="00CE58CE" w14:paraId="1BD3B023" w14:textId="77777777" w:rsidTr="00115025">
        <w:trPr>
          <w:cantSplit/>
          <w:jc w:val="center"/>
        </w:trPr>
        <w:tc>
          <w:tcPr>
            <w:tcW w:w="288" w:type="dxa"/>
          </w:tcPr>
          <w:p w14:paraId="4D57357C" w14:textId="77777777" w:rsidR="00CE58CE" w:rsidRDefault="00CE58CE" w:rsidP="00115025">
            <w:pPr>
              <w:pStyle w:val="CopticCross"/>
            </w:pPr>
          </w:p>
        </w:tc>
        <w:tc>
          <w:tcPr>
            <w:tcW w:w="3960" w:type="dxa"/>
          </w:tcPr>
          <w:p w14:paraId="25ABB2E3" w14:textId="77777777" w:rsidR="00CE58CE" w:rsidRDefault="00CE58CE" w:rsidP="00305E1E">
            <w:pPr>
              <w:pStyle w:val="EngHang"/>
            </w:pPr>
            <w:r>
              <w:t>Truly every tongue</w:t>
            </w:r>
          </w:p>
          <w:p w14:paraId="46FA63F7" w14:textId="77777777" w:rsidR="00CE58CE" w:rsidRDefault="00CE58CE" w:rsidP="00305E1E">
            <w:pPr>
              <w:pStyle w:val="EngHang"/>
            </w:pPr>
            <w:r>
              <w:t>Praises Your Name.</w:t>
            </w:r>
          </w:p>
          <w:p w14:paraId="0ED9C8BC" w14:textId="77777777" w:rsidR="00CE58CE" w:rsidRDefault="00CE58CE" w:rsidP="00305E1E">
            <w:pPr>
              <w:pStyle w:val="EngHang"/>
            </w:pPr>
            <w:r>
              <w:t>Glory be to You, Alleluia.</w:t>
            </w:r>
          </w:p>
          <w:p w14:paraId="53F68B25" w14:textId="77777777" w:rsidR="00CE58CE" w:rsidRDefault="00CE58CE" w:rsidP="00305E1E">
            <w:pPr>
              <w:pStyle w:val="EngHangEnd"/>
            </w:pPr>
            <w:r>
              <w:t>Glory be to our God.</w:t>
            </w:r>
          </w:p>
        </w:tc>
        <w:tc>
          <w:tcPr>
            <w:tcW w:w="288" w:type="dxa"/>
          </w:tcPr>
          <w:p w14:paraId="3444E2C8" w14:textId="77777777" w:rsidR="00CE58CE" w:rsidRDefault="00CE58CE" w:rsidP="00115025"/>
        </w:tc>
        <w:tc>
          <w:tcPr>
            <w:tcW w:w="288" w:type="dxa"/>
          </w:tcPr>
          <w:p w14:paraId="51BCF26A" w14:textId="77777777" w:rsidR="00CE58CE" w:rsidRDefault="00CE58CE" w:rsidP="00115025">
            <w:pPr>
              <w:pStyle w:val="CopticCross"/>
            </w:pPr>
          </w:p>
        </w:tc>
        <w:tc>
          <w:tcPr>
            <w:tcW w:w="3960" w:type="dxa"/>
          </w:tcPr>
          <w:p w14:paraId="58ACAB97" w14:textId="77777777" w:rsidR="00CE58CE" w:rsidRDefault="00CE58CE" w:rsidP="00305E1E">
            <w:pPr>
              <w:pStyle w:val="CopticVersemulti-line"/>
            </w:pPr>
            <w:r>
              <w:t>Ⲗⲁⲥ ⲛⲓⲃⲉⲛ ⲥⲉϩⲱⲥ:</w:t>
            </w:r>
          </w:p>
          <w:p w14:paraId="733FACF3" w14:textId="77777777" w:rsidR="00CE58CE" w:rsidRDefault="00CE58CE" w:rsidP="00305E1E">
            <w:pPr>
              <w:pStyle w:val="CopticVersemulti-line"/>
            </w:pPr>
            <w:r>
              <w:t>ⲉ̀ⲡⲉⲕⲣⲁⲛ ⲛ̀ⲁⲗⲏⲑⲱⲥ:</w:t>
            </w:r>
          </w:p>
          <w:p w14:paraId="6CDAD219" w14:textId="77777777" w:rsidR="00CE58CE" w:rsidRDefault="00CE58CE" w:rsidP="00305E1E">
            <w:pPr>
              <w:pStyle w:val="CopticVersemulti-line"/>
            </w:pPr>
            <w:r>
              <w:t>ⲡⲓⲱ̀ⲟⲩ ⲛⲁⲕ ⲁⲗⲗⲏⲗⲟⲩⲓⲁ̀:</w:t>
            </w:r>
          </w:p>
          <w:p w14:paraId="21BAF19C" w14:textId="77777777" w:rsidR="00CE58CE" w:rsidRPr="005130A7" w:rsidRDefault="00CE58CE" w:rsidP="00305E1E">
            <w:pPr>
              <w:pStyle w:val="CopticVerse"/>
            </w:pPr>
            <w:r>
              <w:t>Ⲇⲟⲍⲁ ⲭⲓ ⲟ̀ Ⲑⲉⲟⲥ.</w:t>
            </w:r>
          </w:p>
        </w:tc>
      </w:tr>
      <w:tr w:rsidR="00CE58CE" w14:paraId="1347C434" w14:textId="77777777" w:rsidTr="00115025">
        <w:trPr>
          <w:cantSplit/>
          <w:jc w:val="center"/>
        </w:trPr>
        <w:tc>
          <w:tcPr>
            <w:tcW w:w="288" w:type="dxa"/>
          </w:tcPr>
          <w:p w14:paraId="2318E69D" w14:textId="77777777" w:rsidR="00CE58CE" w:rsidRDefault="00CE58CE" w:rsidP="00115025">
            <w:pPr>
              <w:pStyle w:val="CopticCross"/>
            </w:pPr>
          </w:p>
        </w:tc>
        <w:tc>
          <w:tcPr>
            <w:tcW w:w="3960" w:type="dxa"/>
          </w:tcPr>
          <w:p w14:paraId="0D53DBD9" w14:textId="77777777" w:rsidR="00CE58CE" w:rsidRDefault="00CE58CE" w:rsidP="00305E1E">
            <w:pPr>
              <w:pStyle w:val="EngHang"/>
            </w:pPr>
            <w:r>
              <w:t>Let Your help</w:t>
            </w:r>
          </w:p>
          <w:p w14:paraId="6525B9E5" w14:textId="77777777" w:rsidR="00CE58CE" w:rsidRDefault="00CE58CE" w:rsidP="00305E1E">
            <w:pPr>
              <w:pStyle w:val="EngHang"/>
            </w:pPr>
            <w:r>
              <w:t>Come to me quickly.</w:t>
            </w:r>
          </w:p>
          <w:p w14:paraId="73596A85" w14:textId="77777777" w:rsidR="00CE58CE" w:rsidRDefault="00CE58CE" w:rsidP="00305E1E">
            <w:pPr>
              <w:pStyle w:val="EngHang"/>
            </w:pPr>
            <w:r>
              <w:t>Glory be to You, Alleluia.</w:t>
            </w:r>
          </w:p>
          <w:p w14:paraId="48585279" w14:textId="77777777" w:rsidR="00CE58CE" w:rsidRDefault="00CE58CE" w:rsidP="00305E1E">
            <w:pPr>
              <w:pStyle w:val="EngHangEnd"/>
            </w:pPr>
            <w:r>
              <w:t>Glory be to our God.</w:t>
            </w:r>
          </w:p>
        </w:tc>
        <w:tc>
          <w:tcPr>
            <w:tcW w:w="288" w:type="dxa"/>
          </w:tcPr>
          <w:p w14:paraId="7F60C3FF" w14:textId="77777777" w:rsidR="00CE58CE" w:rsidRDefault="00CE58CE" w:rsidP="00115025"/>
        </w:tc>
        <w:tc>
          <w:tcPr>
            <w:tcW w:w="288" w:type="dxa"/>
          </w:tcPr>
          <w:p w14:paraId="3E4BF7E3" w14:textId="77777777" w:rsidR="00CE58CE" w:rsidRDefault="00CE58CE" w:rsidP="00115025">
            <w:pPr>
              <w:pStyle w:val="CopticCross"/>
            </w:pPr>
          </w:p>
        </w:tc>
        <w:tc>
          <w:tcPr>
            <w:tcW w:w="3960" w:type="dxa"/>
          </w:tcPr>
          <w:p w14:paraId="037188D3" w14:textId="77777777" w:rsidR="00CE58CE" w:rsidRDefault="00CE58CE" w:rsidP="00305E1E">
            <w:pPr>
              <w:pStyle w:val="CopticVersemulti-line"/>
            </w:pPr>
            <w:r>
              <w:t>Ⲕⲁⲧⲁ ⲧⲉⲕⲃⲟⲏ̀ⲑⲓⲁ̀:</w:t>
            </w:r>
          </w:p>
          <w:p w14:paraId="359AB376" w14:textId="77777777" w:rsidR="00CE58CE" w:rsidRDefault="00CE58CE" w:rsidP="00305E1E">
            <w:pPr>
              <w:pStyle w:val="CopticVersemulti-line"/>
            </w:pPr>
            <w:r>
              <w:t>ⲧⲁϩⲟⲓ ϧⲉⲛ ⲟⲩⲓⲏⲥ:</w:t>
            </w:r>
          </w:p>
          <w:p w14:paraId="0AE3812C" w14:textId="77777777" w:rsidR="00CE58CE" w:rsidRDefault="00CE58CE" w:rsidP="00305E1E">
            <w:pPr>
              <w:pStyle w:val="CopticVersemulti-line"/>
            </w:pPr>
            <w:r>
              <w:t>ⲡⲓⲱ̀ⲟⲩ ⲛⲁⲕ ⲁⲗⲗⲏⲗⲟⲩⲓⲁ̀:</w:t>
            </w:r>
          </w:p>
          <w:p w14:paraId="54DF3D84" w14:textId="77777777" w:rsidR="00CE58CE" w:rsidRPr="005130A7" w:rsidRDefault="00CE58CE" w:rsidP="00305E1E">
            <w:pPr>
              <w:pStyle w:val="CopticVerse"/>
            </w:pPr>
            <w:r>
              <w:t xml:space="preserve"> Ⲇⲟⲍⲁ ⲭⲓ ⲟ̀ Ⲑⲉⲟⲥ.</w:t>
            </w:r>
          </w:p>
        </w:tc>
      </w:tr>
      <w:tr w:rsidR="00CE58CE" w14:paraId="11F9A2E1" w14:textId="77777777" w:rsidTr="00115025">
        <w:trPr>
          <w:cantSplit/>
          <w:jc w:val="center"/>
        </w:trPr>
        <w:tc>
          <w:tcPr>
            <w:tcW w:w="288" w:type="dxa"/>
          </w:tcPr>
          <w:p w14:paraId="433EAACC" w14:textId="77777777" w:rsidR="00CE58CE" w:rsidRPr="003209AF" w:rsidRDefault="00CE58CE" w:rsidP="00115025">
            <w:pPr>
              <w:pStyle w:val="CopticCross"/>
              <w:rPr>
                <w:b/>
              </w:rPr>
            </w:pPr>
            <w:r w:rsidRPr="00FB5ACB">
              <w:t>¿</w:t>
            </w:r>
          </w:p>
        </w:tc>
        <w:tc>
          <w:tcPr>
            <w:tcW w:w="3960" w:type="dxa"/>
          </w:tcPr>
          <w:p w14:paraId="562B3EE2" w14:textId="77777777" w:rsidR="00CE58CE" w:rsidRDefault="00CE58CE" w:rsidP="00305E1E">
            <w:pPr>
              <w:pStyle w:val="EngHang"/>
            </w:pPr>
            <w:r>
              <w:t>Jesus is my hope.</w:t>
            </w:r>
          </w:p>
          <w:p w14:paraId="541837B8" w14:textId="77777777" w:rsidR="00CE58CE" w:rsidRDefault="00CE58CE" w:rsidP="00305E1E">
            <w:pPr>
              <w:pStyle w:val="EngHang"/>
            </w:pPr>
            <w:r>
              <w:t>Jesus is my help.</w:t>
            </w:r>
          </w:p>
          <w:p w14:paraId="401E82F5" w14:textId="77777777" w:rsidR="00CE58CE" w:rsidRDefault="00CE58CE" w:rsidP="00305E1E">
            <w:pPr>
              <w:pStyle w:val="EngHang"/>
            </w:pPr>
            <w:r>
              <w:t>Glory be to You, Alleluia.</w:t>
            </w:r>
          </w:p>
          <w:p w14:paraId="6D92C72B" w14:textId="77777777" w:rsidR="00CE58CE" w:rsidRDefault="00CE58CE" w:rsidP="00305E1E">
            <w:pPr>
              <w:pStyle w:val="EngHangEnd"/>
            </w:pPr>
            <w:r>
              <w:t>Glory be to our God.</w:t>
            </w:r>
          </w:p>
        </w:tc>
        <w:tc>
          <w:tcPr>
            <w:tcW w:w="288" w:type="dxa"/>
          </w:tcPr>
          <w:p w14:paraId="32EFB87B" w14:textId="77777777" w:rsidR="00CE58CE" w:rsidRDefault="00CE58CE" w:rsidP="00115025"/>
        </w:tc>
        <w:tc>
          <w:tcPr>
            <w:tcW w:w="288" w:type="dxa"/>
          </w:tcPr>
          <w:p w14:paraId="318503E7" w14:textId="77777777" w:rsidR="00CE58CE" w:rsidRDefault="00CE58CE" w:rsidP="00115025">
            <w:pPr>
              <w:pStyle w:val="CopticCross"/>
            </w:pPr>
            <w:r w:rsidRPr="00FB5ACB">
              <w:t>¿</w:t>
            </w:r>
          </w:p>
        </w:tc>
        <w:tc>
          <w:tcPr>
            <w:tcW w:w="3960" w:type="dxa"/>
          </w:tcPr>
          <w:p w14:paraId="56F377C1" w14:textId="77777777" w:rsidR="00CE58CE" w:rsidRDefault="00CE58CE" w:rsidP="00305E1E">
            <w:pPr>
              <w:pStyle w:val="CopticVersemulti-line"/>
            </w:pPr>
            <w:r>
              <w:t>Ⲓⲏ̄ⲥ̄ ⲡⲉ ⲧⲁϩⲉⲗⲡⲓⲥ:</w:t>
            </w:r>
          </w:p>
          <w:p w14:paraId="554601DA" w14:textId="77777777" w:rsidR="00CE58CE" w:rsidRDefault="00CE58CE" w:rsidP="00305E1E">
            <w:pPr>
              <w:pStyle w:val="CopticVersemulti-line"/>
            </w:pPr>
            <w:r>
              <w:t>Ⲓⲏ̄ⲥ̄ ⲡⲉ ⲡⲁⲃⲟⲏ̀ⲑⲟⲥ:</w:t>
            </w:r>
          </w:p>
          <w:p w14:paraId="79C1E0C2" w14:textId="77777777" w:rsidR="00CE58CE" w:rsidRDefault="00CE58CE" w:rsidP="00305E1E">
            <w:pPr>
              <w:pStyle w:val="CopticVersemulti-line"/>
            </w:pPr>
            <w:r>
              <w:t>ⲡⲓⲱ̀ⲟⲩ ⲛⲁⲕ ⲁⲗⲗⲏⲗⲟⲩⲓⲁ̀:</w:t>
            </w:r>
          </w:p>
          <w:p w14:paraId="1DD86724" w14:textId="77777777" w:rsidR="00CE58CE" w:rsidRPr="005130A7" w:rsidRDefault="00CE58CE" w:rsidP="00305E1E">
            <w:pPr>
              <w:pStyle w:val="CopticVerse"/>
            </w:pPr>
            <w:r>
              <w:t>Ⲇⲟⲍⲁ ⲭⲓ ⲟ̀ Ⲑⲉⲟⲥ.</w:t>
            </w:r>
          </w:p>
        </w:tc>
      </w:tr>
      <w:tr w:rsidR="00CE58CE" w14:paraId="3DD6B476" w14:textId="77777777" w:rsidTr="00115025">
        <w:trPr>
          <w:cantSplit/>
          <w:jc w:val="center"/>
        </w:trPr>
        <w:tc>
          <w:tcPr>
            <w:tcW w:w="288" w:type="dxa"/>
          </w:tcPr>
          <w:p w14:paraId="30EA3A33" w14:textId="77777777" w:rsidR="00CE58CE" w:rsidRDefault="00CE58CE" w:rsidP="00115025">
            <w:pPr>
              <w:pStyle w:val="CopticCross"/>
            </w:pPr>
            <w:r w:rsidRPr="00FB5ACB">
              <w:lastRenderedPageBreak/>
              <w:t>¿</w:t>
            </w:r>
          </w:p>
        </w:tc>
        <w:tc>
          <w:tcPr>
            <w:tcW w:w="3960" w:type="dxa"/>
          </w:tcPr>
          <w:p w14:paraId="24C793AA" w14:textId="77777777" w:rsidR="00CE58CE" w:rsidRDefault="00CE58CE" w:rsidP="00305E1E">
            <w:pPr>
              <w:pStyle w:val="EngHang"/>
            </w:pPr>
            <w:r>
              <w:t xml:space="preserve">You </w:t>
            </w:r>
            <w:commentRangeStart w:id="1185"/>
            <w:r>
              <w:t>reign</w:t>
            </w:r>
            <w:commentRangeEnd w:id="1185"/>
            <w:r>
              <w:rPr>
                <w:rStyle w:val="CommentReference"/>
              </w:rPr>
              <w:commentReference w:id="1185"/>
            </w:r>
          </w:p>
          <w:p w14:paraId="1778B222" w14:textId="77777777" w:rsidR="00CE58CE" w:rsidRDefault="00CE58CE" w:rsidP="00305E1E">
            <w:pPr>
              <w:pStyle w:val="EngHang"/>
            </w:pPr>
            <w:r>
              <w:t>Until the end of time.</w:t>
            </w:r>
          </w:p>
          <w:p w14:paraId="0C567FDF" w14:textId="77777777" w:rsidR="00CE58CE" w:rsidRDefault="00CE58CE" w:rsidP="00305E1E">
            <w:pPr>
              <w:pStyle w:val="EngHang"/>
            </w:pPr>
            <w:r>
              <w:t>Glory be to You, Alleluia.</w:t>
            </w:r>
          </w:p>
          <w:p w14:paraId="6D74465B" w14:textId="77777777" w:rsidR="00CE58CE" w:rsidRDefault="00CE58CE" w:rsidP="00305E1E">
            <w:pPr>
              <w:pStyle w:val="EngHangEnd"/>
            </w:pPr>
            <w:r>
              <w:t>Glory be to our God.</w:t>
            </w:r>
          </w:p>
        </w:tc>
        <w:tc>
          <w:tcPr>
            <w:tcW w:w="288" w:type="dxa"/>
          </w:tcPr>
          <w:p w14:paraId="20BC01AE" w14:textId="77777777" w:rsidR="00CE58CE" w:rsidRDefault="00CE58CE" w:rsidP="00115025"/>
        </w:tc>
        <w:tc>
          <w:tcPr>
            <w:tcW w:w="288" w:type="dxa"/>
          </w:tcPr>
          <w:p w14:paraId="679923FC" w14:textId="77777777" w:rsidR="00CE58CE" w:rsidRDefault="00CE58CE" w:rsidP="00115025">
            <w:pPr>
              <w:pStyle w:val="CopticCross"/>
            </w:pPr>
            <w:r w:rsidRPr="00FB5ACB">
              <w:t>¿</w:t>
            </w:r>
          </w:p>
        </w:tc>
        <w:tc>
          <w:tcPr>
            <w:tcW w:w="3960" w:type="dxa"/>
          </w:tcPr>
          <w:p w14:paraId="79066817" w14:textId="77777777" w:rsidR="00CE58CE" w:rsidRDefault="00CE58CE" w:rsidP="00305E1E">
            <w:pPr>
              <w:pStyle w:val="CopticVersemulti-line"/>
            </w:pPr>
            <w:r>
              <w:t>Ⲑⲱⲕ ⲡⲉ ⲡⲓⲁ̀ⲙⲁϩⲓ:</w:t>
            </w:r>
          </w:p>
          <w:p w14:paraId="05D429A1" w14:textId="77777777" w:rsidR="00CE58CE" w:rsidRDefault="00CE58CE" w:rsidP="00305E1E">
            <w:pPr>
              <w:pStyle w:val="CopticVersemulti-line"/>
            </w:pPr>
            <w:r>
              <w:t>ϣⲁ ⲛ̀ϫⲟⲕ ⲛ̀ⲛⲓⲭ̀ⲣⲟⲛⲟⲥ:</w:t>
            </w:r>
          </w:p>
          <w:p w14:paraId="374DAEED" w14:textId="77777777" w:rsidR="00CE58CE" w:rsidRDefault="00CE58CE" w:rsidP="00305E1E">
            <w:pPr>
              <w:pStyle w:val="CopticVersemulti-line"/>
            </w:pPr>
            <w:r>
              <w:t>ⲡⲓⲱ̀ⲟⲩ ⲛⲁⲕ ⲁⲗⲗⲏⲗⲟⲩⲓⲁ̀:</w:t>
            </w:r>
          </w:p>
          <w:p w14:paraId="3A3C7EBC" w14:textId="77777777" w:rsidR="00CE58CE" w:rsidRPr="005130A7" w:rsidRDefault="00CE58CE" w:rsidP="00305E1E">
            <w:pPr>
              <w:pStyle w:val="CopticVerse"/>
            </w:pPr>
            <w:r>
              <w:t>Ⲇⲟⲍⲁ ⲭⲓ ⲟ̀ Ⲑⲉⲟⲥ.</w:t>
            </w:r>
          </w:p>
        </w:tc>
      </w:tr>
      <w:tr w:rsidR="00CE58CE" w14:paraId="0B41B293" w14:textId="77777777" w:rsidTr="00115025">
        <w:trPr>
          <w:cantSplit/>
          <w:jc w:val="center"/>
        </w:trPr>
        <w:tc>
          <w:tcPr>
            <w:tcW w:w="288" w:type="dxa"/>
          </w:tcPr>
          <w:p w14:paraId="70D5D540" w14:textId="77777777" w:rsidR="00CE58CE" w:rsidRDefault="00CE58CE" w:rsidP="00115025">
            <w:pPr>
              <w:pStyle w:val="CopticCross"/>
            </w:pPr>
          </w:p>
        </w:tc>
        <w:tc>
          <w:tcPr>
            <w:tcW w:w="3960" w:type="dxa"/>
          </w:tcPr>
          <w:p w14:paraId="5662F5E7" w14:textId="77777777" w:rsidR="00CE58CE" w:rsidRDefault="00CE58CE" w:rsidP="00305E1E">
            <w:pPr>
              <w:pStyle w:val="EngHang"/>
            </w:pPr>
            <w:r>
              <w:t>Behold, I will bless You,</w:t>
            </w:r>
          </w:p>
          <w:p w14:paraId="2D809049" w14:textId="77777777" w:rsidR="00CE58CE" w:rsidRDefault="00CE58CE" w:rsidP="00305E1E">
            <w:pPr>
              <w:pStyle w:val="EngHang"/>
            </w:pPr>
            <w:r>
              <w:t>O Son of God.</w:t>
            </w:r>
          </w:p>
          <w:p w14:paraId="382C138A" w14:textId="77777777" w:rsidR="00CE58CE" w:rsidRDefault="00CE58CE" w:rsidP="00305E1E">
            <w:pPr>
              <w:pStyle w:val="EngHang"/>
            </w:pPr>
            <w:r>
              <w:t>Glory be to You, Alleluia.</w:t>
            </w:r>
          </w:p>
          <w:p w14:paraId="0DF678DE" w14:textId="77777777" w:rsidR="00CE58CE" w:rsidRDefault="00CE58CE" w:rsidP="00305E1E">
            <w:pPr>
              <w:pStyle w:val="EngHangEnd"/>
            </w:pPr>
            <w:r>
              <w:t>Glory be to our God.</w:t>
            </w:r>
          </w:p>
        </w:tc>
        <w:tc>
          <w:tcPr>
            <w:tcW w:w="288" w:type="dxa"/>
          </w:tcPr>
          <w:p w14:paraId="4387870F" w14:textId="77777777" w:rsidR="00CE58CE" w:rsidRDefault="00CE58CE" w:rsidP="00115025"/>
        </w:tc>
        <w:tc>
          <w:tcPr>
            <w:tcW w:w="288" w:type="dxa"/>
          </w:tcPr>
          <w:p w14:paraId="41551CF2" w14:textId="77777777" w:rsidR="00CE58CE" w:rsidRDefault="00CE58CE" w:rsidP="00115025">
            <w:pPr>
              <w:pStyle w:val="CopticCross"/>
            </w:pPr>
          </w:p>
        </w:tc>
        <w:tc>
          <w:tcPr>
            <w:tcW w:w="3960" w:type="dxa"/>
          </w:tcPr>
          <w:p w14:paraId="7944493A" w14:textId="77777777" w:rsidR="00CE58CE" w:rsidRDefault="00CE58CE" w:rsidP="00305E1E">
            <w:pPr>
              <w:pStyle w:val="CopticVersemulti-line"/>
            </w:pPr>
            <w:r>
              <w:t>Ⲏⲡⲡⲉ ϯⲛⲁⲥⲙⲟⲩ ⲉ̀ⲣⲟⲕ:</w:t>
            </w:r>
          </w:p>
          <w:p w14:paraId="4BBA23B1" w14:textId="77777777" w:rsidR="00CE58CE" w:rsidRDefault="00CE58CE" w:rsidP="00305E1E">
            <w:pPr>
              <w:pStyle w:val="CopticVersemulti-line"/>
            </w:pPr>
            <w:r>
              <w:t>ⲉ̀ Ⲩⲓⲟⲥ Ⲑⲉⲟⲥ:</w:t>
            </w:r>
          </w:p>
          <w:p w14:paraId="3EF80D40" w14:textId="77777777" w:rsidR="00CE58CE" w:rsidRDefault="00CE58CE" w:rsidP="00305E1E">
            <w:pPr>
              <w:pStyle w:val="CopticVersemulti-line"/>
            </w:pPr>
            <w:r>
              <w:t>ⲡⲓⲱ̀ⲟⲩ ⲛⲁⲕ ⲁⲗⲗⲏⲗⲟⲩⲓⲁ̀:</w:t>
            </w:r>
          </w:p>
          <w:p w14:paraId="4D2122D2" w14:textId="77777777" w:rsidR="00CE58CE" w:rsidRPr="005130A7" w:rsidRDefault="00CE58CE" w:rsidP="00305E1E">
            <w:pPr>
              <w:pStyle w:val="CopticVerse"/>
            </w:pPr>
            <w:r>
              <w:t>Ⲇⲟⲍⲁ ⲭⲓ ⲟ̀ Ⲑⲉⲟⲥ.</w:t>
            </w:r>
          </w:p>
        </w:tc>
      </w:tr>
      <w:tr w:rsidR="00CE58CE" w14:paraId="0D857AA8" w14:textId="77777777" w:rsidTr="00115025">
        <w:trPr>
          <w:cantSplit/>
          <w:jc w:val="center"/>
        </w:trPr>
        <w:tc>
          <w:tcPr>
            <w:tcW w:w="288" w:type="dxa"/>
          </w:tcPr>
          <w:p w14:paraId="726C7489" w14:textId="77777777" w:rsidR="00CE58CE" w:rsidRDefault="00CE58CE" w:rsidP="00115025">
            <w:pPr>
              <w:pStyle w:val="CopticCross"/>
            </w:pPr>
          </w:p>
        </w:tc>
        <w:tc>
          <w:tcPr>
            <w:tcW w:w="3960" w:type="dxa"/>
          </w:tcPr>
          <w:p w14:paraId="45BFA262" w14:textId="77777777" w:rsidR="00CE58CE" w:rsidRDefault="00CE58CE" w:rsidP="00305E1E">
            <w:pPr>
              <w:pStyle w:val="EngHang"/>
            </w:pPr>
            <w:r>
              <w:t>Your mercies are countless,</w:t>
            </w:r>
          </w:p>
          <w:p w14:paraId="63C551C1" w14:textId="77777777" w:rsidR="00CE58CE" w:rsidRDefault="00CE58CE" w:rsidP="00305E1E">
            <w:pPr>
              <w:pStyle w:val="EngHang"/>
            </w:pPr>
            <w:r>
              <w:t>O eternal One.</w:t>
            </w:r>
          </w:p>
          <w:p w14:paraId="23DE563F" w14:textId="77777777" w:rsidR="00CE58CE" w:rsidRDefault="00CE58CE" w:rsidP="00305E1E">
            <w:pPr>
              <w:pStyle w:val="EngHang"/>
            </w:pPr>
            <w:r>
              <w:t>Glory be to You, Alleluia.</w:t>
            </w:r>
          </w:p>
          <w:p w14:paraId="239F6F67" w14:textId="77777777" w:rsidR="00CE58CE" w:rsidRDefault="00CE58CE" w:rsidP="00305E1E">
            <w:pPr>
              <w:pStyle w:val="EngHangEnd"/>
            </w:pPr>
            <w:r>
              <w:t>Glory be to our God.</w:t>
            </w:r>
          </w:p>
        </w:tc>
        <w:tc>
          <w:tcPr>
            <w:tcW w:w="288" w:type="dxa"/>
          </w:tcPr>
          <w:p w14:paraId="368184F5" w14:textId="77777777" w:rsidR="00CE58CE" w:rsidRDefault="00CE58CE" w:rsidP="00115025"/>
        </w:tc>
        <w:tc>
          <w:tcPr>
            <w:tcW w:w="288" w:type="dxa"/>
          </w:tcPr>
          <w:p w14:paraId="21D669DF" w14:textId="77777777" w:rsidR="00CE58CE" w:rsidRDefault="00CE58CE" w:rsidP="00115025">
            <w:pPr>
              <w:pStyle w:val="CopticCross"/>
            </w:pPr>
          </w:p>
        </w:tc>
        <w:tc>
          <w:tcPr>
            <w:tcW w:w="3960" w:type="dxa"/>
          </w:tcPr>
          <w:p w14:paraId="39A852B3" w14:textId="77777777" w:rsidR="00CE58CE" w:rsidRDefault="00CE58CE" w:rsidP="00305E1E">
            <w:pPr>
              <w:pStyle w:val="CopticVersemulti-line"/>
            </w:pPr>
            <w:r>
              <w:t>Ⲍⲉⲟϣ ⲛⲉⲕⲛⲁⲓ</w:t>
            </w:r>
          </w:p>
          <w:p w14:paraId="097969D5" w14:textId="77777777" w:rsidR="00CE58CE" w:rsidRDefault="00CE58CE" w:rsidP="00305E1E">
            <w:pPr>
              <w:pStyle w:val="CopticVersemulti-line"/>
            </w:pPr>
            <w:r>
              <w:t xml:space="preserve"> ⲉ̀ ⲡⲓⲁⲓⲇⲓⲟⲥ:</w:t>
            </w:r>
          </w:p>
          <w:p w14:paraId="11DDCAD3" w14:textId="77777777" w:rsidR="00CE58CE" w:rsidRDefault="00CE58CE" w:rsidP="00305E1E">
            <w:pPr>
              <w:pStyle w:val="CopticVersemulti-line"/>
            </w:pPr>
            <w:r>
              <w:t>ⲡⲓⲱ̀ⲟⲩ ⲛⲁⲕ ⲁⲗⲗⲏⲗⲟⲩⲓⲁ̀:</w:t>
            </w:r>
          </w:p>
          <w:p w14:paraId="04BACE35" w14:textId="77777777" w:rsidR="00CE58CE" w:rsidRPr="005130A7" w:rsidRDefault="00CE58CE" w:rsidP="00305E1E">
            <w:pPr>
              <w:pStyle w:val="CopticVerse"/>
            </w:pPr>
            <w:r>
              <w:t>Ⲇⲟⲍⲁ ⲭⲓ ⲟ̀ Ⲑⲉⲟⲥ.</w:t>
            </w:r>
          </w:p>
        </w:tc>
      </w:tr>
      <w:tr w:rsidR="00CE58CE" w14:paraId="5B669E7E" w14:textId="77777777" w:rsidTr="00115025">
        <w:trPr>
          <w:cantSplit/>
          <w:jc w:val="center"/>
        </w:trPr>
        <w:tc>
          <w:tcPr>
            <w:tcW w:w="288" w:type="dxa"/>
          </w:tcPr>
          <w:p w14:paraId="54BF49BC" w14:textId="77777777" w:rsidR="00CE58CE" w:rsidRDefault="00CE58CE" w:rsidP="00115025">
            <w:pPr>
              <w:pStyle w:val="CopticCross"/>
            </w:pPr>
            <w:r w:rsidRPr="00FB5ACB">
              <w:t>¿</w:t>
            </w:r>
          </w:p>
        </w:tc>
        <w:tc>
          <w:tcPr>
            <w:tcW w:w="3960" w:type="dxa"/>
          </w:tcPr>
          <w:p w14:paraId="497C8ECF" w14:textId="77777777" w:rsidR="00CE58CE" w:rsidRDefault="00CE58CE" w:rsidP="00305E1E">
            <w:pPr>
              <w:pStyle w:val="EngHang"/>
            </w:pPr>
            <w:r>
              <w:t>The honour</w:t>
            </w:r>
          </w:p>
          <w:p w14:paraId="4A7F690D" w14:textId="77777777" w:rsidR="00CE58CE" w:rsidRDefault="00CE58CE" w:rsidP="00305E1E">
            <w:pPr>
              <w:pStyle w:val="EngHang"/>
            </w:pPr>
            <w:r>
              <w:t>Is due to God.</w:t>
            </w:r>
          </w:p>
          <w:p w14:paraId="14EDE700" w14:textId="77777777" w:rsidR="00CE58CE" w:rsidRDefault="00CE58CE" w:rsidP="00305E1E">
            <w:pPr>
              <w:pStyle w:val="EngHang"/>
            </w:pPr>
            <w:r>
              <w:t>Glory be to You, Alleluia.</w:t>
            </w:r>
          </w:p>
          <w:p w14:paraId="05C3A539" w14:textId="77777777" w:rsidR="00CE58CE" w:rsidRDefault="00CE58CE" w:rsidP="00305E1E">
            <w:pPr>
              <w:pStyle w:val="EngHangEnd"/>
            </w:pPr>
            <w:r>
              <w:t>Glory be to our God.</w:t>
            </w:r>
          </w:p>
        </w:tc>
        <w:tc>
          <w:tcPr>
            <w:tcW w:w="288" w:type="dxa"/>
          </w:tcPr>
          <w:p w14:paraId="3DA6345A" w14:textId="77777777" w:rsidR="00CE58CE" w:rsidRDefault="00CE58CE" w:rsidP="00115025"/>
        </w:tc>
        <w:tc>
          <w:tcPr>
            <w:tcW w:w="288" w:type="dxa"/>
          </w:tcPr>
          <w:p w14:paraId="2C3346D3" w14:textId="77777777" w:rsidR="00CE58CE" w:rsidRDefault="00CE58CE" w:rsidP="00115025">
            <w:pPr>
              <w:pStyle w:val="CopticCross"/>
            </w:pPr>
            <w:r w:rsidRPr="00FB5ACB">
              <w:t>¿</w:t>
            </w:r>
          </w:p>
        </w:tc>
        <w:tc>
          <w:tcPr>
            <w:tcW w:w="3960" w:type="dxa"/>
          </w:tcPr>
          <w:p w14:paraId="4630D63B" w14:textId="77777777" w:rsidR="00CE58CE" w:rsidRDefault="00CE58CE" w:rsidP="00305E1E">
            <w:pPr>
              <w:pStyle w:val="CopticVersemulti-line"/>
            </w:pPr>
            <w:r>
              <w:t>Ⲉⲣⲉ ⲡⲓⲧⲁⲓⲟ:</w:t>
            </w:r>
          </w:p>
          <w:p w14:paraId="5A977D82" w14:textId="77777777" w:rsidR="00CE58CE" w:rsidRDefault="00CE58CE" w:rsidP="00305E1E">
            <w:pPr>
              <w:pStyle w:val="CopticVersemulti-line"/>
            </w:pPr>
            <w:r>
              <w:t>ⲉⲣⲡ̀ⲉⲡⲓ ⲛ̀Ⲑⲉⲟⲥ:</w:t>
            </w:r>
          </w:p>
          <w:p w14:paraId="00B6C989" w14:textId="77777777" w:rsidR="00CE58CE" w:rsidRDefault="00CE58CE" w:rsidP="00305E1E">
            <w:pPr>
              <w:pStyle w:val="CopticVersemulti-line"/>
            </w:pPr>
            <w:r>
              <w:t>ⲡⲓⲱ̀ⲟⲩ ⲛⲁⲕ ⲁⲗⲗⲏⲗⲟⲩⲓⲁ̀:</w:t>
            </w:r>
          </w:p>
          <w:p w14:paraId="7F5E300F" w14:textId="77777777" w:rsidR="00CE58CE" w:rsidRPr="005130A7" w:rsidRDefault="00CE58CE" w:rsidP="00305E1E">
            <w:pPr>
              <w:pStyle w:val="CopticVerse"/>
            </w:pPr>
            <w:r>
              <w:t>Ⲇⲟⲍⲁ ⲭⲓ ⲟ̀ Ⲑⲉⲟⲥ.</w:t>
            </w:r>
          </w:p>
        </w:tc>
      </w:tr>
      <w:tr w:rsidR="00CE58CE" w14:paraId="1907A047" w14:textId="77777777" w:rsidTr="00115025">
        <w:trPr>
          <w:cantSplit/>
          <w:jc w:val="center"/>
        </w:trPr>
        <w:tc>
          <w:tcPr>
            <w:tcW w:w="288" w:type="dxa"/>
          </w:tcPr>
          <w:p w14:paraId="0ADB347F" w14:textId="77777777" w:rsidR="00CE58CE" w:rsidRDefault="00CE58CE" w:rsidP="00115025">
            <w:pPr>
              <w:pStyle w:val="CopticCross"/>
            </w:pPr>
            <w:r w:rsidRPr="00FB5ACB">
              <w:t>¿</w:t>
            </w:r>
          </w:p>
        </w:tc>
        <w:tc>
          <w:tcPr>
            <w:tcW w:w="3960" w:type="dxa"/>
          </w:tcPr>
          <w:p w14:paraId="1679B51F" w14:textId="77777777" w:rsidR="00CE58CE" w:rsidRDefault="00CE58CE" w:rsidP="00305E1E">
            <w:pPr>
              <w:pStyle w:val="EngHang"/>
            </w:pPr>
            <w:r>
              <w:t>O Master, have mercy on me,</w:t>
            </w:r>
          </w:p>
          <w:p w14:paraId="56261697" w14:textId="77777777" w:rsidR="00CE58CE" w:rsidRDefault="00CE58CE" w:rsidP="00305E1E">
            <w:pPr>
              <w:pStyle w:val="EngHang"/>
            </w:pPr>
            <w:r>
              <w:t>O eternal One.</w:t>
            </w:r>
          </w:p>
          <w:p w14:paraId="0E3D7EC4" w14:textId="77777777" w:rsidR="00CE58CE" w:rsidRDefault="00CE58CE" w:rsidP="00305E1E">
            <w:pPr>
              <w:pStyle w:val="EngHang"/>
            </w:pPr>
            <w:r>
              <w:t>Glory be to You, Alleluia.</w:t>
            </w:r>
          </w:p>
          <w:p w14:paraId="6834EBDC" w14:textId="77777777" w:rsidR="00CE58CE" w:rsidRDefault="00CE58CE" w:rsidP="00305E1E">
            <w:pPr>
              <w:pStyle w:val="EngHangEnd"/>
            </w:pPr>
            <w:r>
              <w:t>Glory</w:t>
            </w:r>
            <w:r w:rsidRPr="00305E1E">
              <w:rPr>
                <w:rStyle w:val="EngHangEndChar"/>
              </w:rPr>
              <w:t xml:space="preserve"> </w:t>
            </w:r>
            <w:r>
              <w:t>be to our God.</w:t>
            </w:r>
          </w:p>
        </w:tc>
        <w:tc>
          <w:tcPr>
            <w:tcW w:w="288" w:type="dxa"/>
          </w:tcPr>
          <w:p w14:paraId="51493BC6" w14:textId="77777777" w:rsidR="00CE58CE" w:rsidRDefault="00CE58CE" w:rsidP="00115025"/>
        </w:tc>
        <w:tc>
          <w:tcPr>
            <w:tcW w:w="288" w:type="dxa"/>
          </w:tcPr>
          <w:p w14:paraId="01870781" w14:textId="77777777" w:rsidR="00CE58CE" w:rsidRDefault="00CE58CE" w:rsidP="00115025">
            <w:pPr>
              <w:pStyle w:val="CopticCross"/>
            </w:pPr>
            <w:r w:rsidRPr="00FB5ACB">
              <w:t>¿</w:t>
            </w:r>
          </w:p>
        </w:tc>
        <w:tc>
          <w:tcPr>
            <w:tcW w:w="3960" w:type="dxa"/>
          </w:tcPr>
          <w:p w14:paraId="34379AE8" w14:textId="77777777" w:rsidR="00CE58CE" w:rsidRDefault="00CE58CE" w:rsidP="00305E1E">
            <w:pPr>
              <w:pStyle w:val="CopticVersemulti-line"/>
            </w:pPr>
            <w:r>
              <w:t>Ⲇⲉⲥⲡⲟⲧⲁ ⲛⲁⲓ ⲛⲏⲓ:</w:t>
            </w:r>
          </w:p>
          <w:p w14:paraId="543E9537" w14:textId="77777777" w:rsidR="00CE58CE" w:rsidRDefault="00CE58CE" w:rsidP="00305E1E">
            <w:pPr>
              <w:pStyle w:val="CopticVersemulti-line"/>
            </w:pPr>
            <w:r>
              <w:t>ⲱ̀ ⲡⲓⲁⲓⲇⲓⲟⲥ:</w:t>
            </w:r>
          </w:p>
          <w:p w14:paraId="7FEF49A3" w14:textId="77777777" w:rsidR="00CE58CE" w:rsidRDefault="00CE58CE" w:rsidP="00305E1E">
            <w:pPr>
              <w:pStyle w:val="CopticVersemulti-line"/>
            </w:pPr>
            <w:r>
              <w:t>ⲡⲓⲱ̀ⲟⲩ ⲛⲁⲕ ⲁⲗⲗⲏⲗⲟⲩⲓⲁ̀:</w:t>
            </w:r>
          </w:p>
          <w:p w14:paraId="19E8F4E4" w14:textId="77777777" w:rsidR="00CE58CE" w:rsidRPr="005130A7" w:rsidRDefault="00CE58CE" w:rsidP="00305E1E">
            <w:pPr>
              <w:pStyle w:val="CopticVerse"/>
            </w:pPr>
            <w:r>
              <w:t>Ⲇⲟⲍⲁ ⲭⲓ ⲟ̀ Ⲑⲉⲟⲥ.</w:t>
            </w:r>
          </w:p>
        </w:tc>
      </w:tr>
      <w:tr w:rsidR="00CE58CE" w14:paraId="53EFBA58" w14:textId="77777777" w:rsidTr="00115025">
        <w:trPr>
          <w:cantSplit/>
          <w:jc w:val="center"/>
        </w:trPr>
        <w:tc>
          <w:tcPr>
            <w:tcW w:w="288" w:type="dxa"/>
          </w:tcPr>
          <w:p w14:paraId="549C8847" w14:textId="77777777" w:rsidR="00CE58CE" w:rsidRDefault="00CE58CE" w:rsidP="00115025">
            <w:pPr>
              <w:pStyle w:val="CopticCross"/>
            </w:pPr>
          </w:p>
        </w:tc>
        <w:tc>
          <w:tcPr>
            <w:tcW w:w="3960" w:type="dxa"/>
          </w:tcPr>
          <w:p w14:paraId="1424E662" w14:textId="77777777" w:rsidR="00CE58CE" w:rsidRDefault="00CE58CE" w:rsidP="00305E1E">
            <w:pPr>
              <w:pStyle w:val="EngHang"/>
            </w:pPr>
            <w:r>
              <w:t>For You are, O Lord,</w:t>
            </w:r>
          </w:p>
          <w:p w14:paraId="66A7083A" w14:textId="77777777" w:rsidR="00CE58CE" w:rsidRDefault="00CE58CE" w:rsidP="00305E1E">
            <w:pPr>
              <w:pStyle w:val="EngHang"/>
            </w:pPr>
            <w:r>
              <w:t>The King of the righteous.</w:t>
            </w:r>
          </w:p>
          <w:p w14:paraId="30F395FA" w14:textId="77777777" w:rsidR="00CE58CE" w:rsidRDefault="00CE58CE" w:rsidP="00305E1E">
            <w:pPr>
              <w:pStyle w:val="EngHang"/>
            </w:pPr>
            <w:r>
              <w:t>Glory be to You, Alleluia.</w:t>
            </w:r>
          </w:p>
          <w:p w14:paraId="0BCD69CC" w14:textId="77777777" w:rsidR="00CE58CE" w:rsidRDefault="00CE58CE" w:rsidP="00305E1E">
            <w:pPr>
              <w:pStyle w:val="EngHangEnd"/>
            </w:pPr>
            <w:r>
              <w:t>Glory be to our God.</w:t>
            </w:r>
          </w:p>
        </w:tc>
        <w:tc>
          <w:tcPr>
            <w:tcW w:w="288" w:type="dxa"/>
          </w:tcPr>
          <w:p w14:paraId="62605FA5" w14:textId="77777777" w:rsidR="00CE58CE" w:rsidRDefault="00CE58CE" w:rsidP="00115025"/>
        </w:tc>
        <w:tc>
          <w:tcPr>
            <w:tcW w:w="288" w:type="dxa"/>
          </w:tcPr>
          <w:p w14:paraId="2642210C" w14:textId="77777777" w:rsidR="00CE58CE" w:rsidRDefault="00CE58CE" w:rsidP="00115025">
            <w:pPr>
              <w:pStyle w:val="CopticCross"/>
            </w:pPr>
          </w:p>
        </w:tc>
        <w:tc>
          <w:tcPr>
            <w:tcW w:w="3960" w:type="dxa"/>
          </w:tcPr>
          <w:p w14:paraId="51FA969C" w14:textId="77777777" w:rsidR="00CE58CE" w:rsidRDefault="00CE58CE" w:rsidP="00305E1E">
            <w:pPr>
              <w:pStyle w:val="CopticVersemulti-line"/>
            </w:pPr>
            <w:r>
              <w:t>Ⲅⲉ ⲅⲁⲣ ⲛ̀ⲑⲟⲕ Ⲡⲟ̄ⲥ̄:</w:t>
            </w:r>
          </w:p>
          <w:p w14:paraId="1570C2EE" w14:textId="77777777" w:rsidR="00CE58CE" w:rsidRDefault="00CE58CE" w:rsidP="00305E1E">
            <w:pPr>
              <w:pStyle w:val="CopticVersemulti-line"/>
            </w:pPr>
            <w:r>
              <w:t>ⲡ̀ⲟⲩⲣⲟ ⲛ̀ⲛⲁⲓⲇⲓⲕⲉⲟⲥ:</w:t>
            </w:r>
          </w:p>
          <w:p w14:paraId="21F2D94A" w14:textId="77777777" w:rsidR="00CE58CE" w:rsidRDefault="00CE58CE" w:rsidP="00305E1E">
            <w:pPr>
              <w:pStyle w:val="CopticVersemulti-line"/>
            </w:pPr>
            <w:r>
              <w:t>ⲡⲓⲱ̀ⲟⲩ ⲛⲁⲕ ⲁⲗⲗⲏⲗⲟⲩⲓⲁ̀:</w:t>
            </w:r>
          </w:p>
          <w:p w14:paraId="7C86A187" w14:textId="77777777" w:rsidR="00CE58CE" w:rsidRPr="005130A7" w:rsidRDefault="00CE58CE" w:rsidP="00305E1E">
            <w:pPr>
              <w:pStyle w:val="CopticVerse"/>
            </w:pPr>
            <w:r>
              <w:t>Ⲇⲟⲍⲁ ⲭⲓ ⲟ̀ Ⲑⲉⲟⲥ.</w:t>
            </w:r>
          </w:p>
        </w:tc>
      </w:tr>
      <w:tr w:rsidR="00CE58CE" w14:paraId="59CA36A1" w14:textId="77777777" w:rsidTr="00115025">
        <w:trPr>
          <w:cantSplit/>
          <w:jc w:val="center"/>
        </w:trPr>
        <w:tc>
          <w:tcPr>
            <w:tcW w:w="288" w:type="dxa"/>
          </w:tcPr>
          <w:p w14:paraId="2ECC9704" w14:textId="77777777" w:rsidR="00CE58CE" w:rsidRDefault="00CE58CE" w:rsidP="00115025">
            <w:pPr>
              <w:pStyle w:val="CopticCross"/>
            </w:pPr>
          </w:p>
        </w:tc>
        <w:tc>
          <w:tcPr>
            <w:tcW w:w="3960" w:type="dxa"/>
          </w:tcPr>
          <w:p w14:paraId="79CA2E25" w14:textId="77777777" w:rsidR="00CE58CE" w:rsidRDefault="00CE58CE" w:rsidP="00305E1E">
            <w:pPr>
              <w:pStyle w:val="EngHang"/>
            </w:pPr>
            <w:r>
              <w:t>For all help</w:t>
            </w:r>
          </w:p>
          <w:p w14:paraId="5C593C66" w14:textId="77777777" w:rsidR="00CE58CE" w:rsidRDefault="00CE58CE" w:rsidP="00305E1E">
            <w:pPr>
              <w:pStyle w:val="EngHang"/>
            </w:pPr>
            <w:r>
              <w:t>Is from God.</w:t>
            </w:r>
          </w:p>
          <w:p w14:paraId="666EF1BD" w14:textId="77777777" w:rsidR="00CE58CE" w:rsidRDefault="00CE58CE" w:rsidP="00305E1E">
            <w:pPr>
              <w:pStyle w:val="EngHang"/>
            </w:pPr>
            <w:r>
              <w:t>Glory be to You, Alleluia.</w:t>
            </w:r>
          </w:p>
          <w:p w14:paraId="493CD3F3" w14:textId="77777777" w:rsidR="00CE58CE" w:rsidRDefault="00CE58CE" w:rsidP="00305E1E">
            <w:pPr>
              <w:pStyle w:val="EngHangEnd"/>
            </w:pPr>
            <w:r>
              <w:t>Glory be to our God.</w:t>
            </w:r>
          </w:p>
        </w:tc>
        <w:tc>
          <w:tcPr>
            <w:tcW w:w="288" w:type="dxa"/>
          </w:tcPr>
          <w:p w14:paraId="3D9BE785" w14:textId="77777777" w:rsidR="00CE58CE" w:rsidRDefault="00CE58CE" w:rsidP="00115025"/>
        </w:tc>
        <w:tc>
          <w:tcPr>
            <w:tcW w:w="288" w:type="dxa"/>
          </w:tcPr>
          <w:p w14:paraId="210DB5C8" w14:textId="77777777" w:rsidR="00CE58CE" w:rsidRDefault="00CE58CE" w:rsidP="00115025">
            <w:pPr>
              <w:pStyle w:val="CopticCross"/>
            </w:pPr>
          </w:p>
        </w:tc>
        <w:tc>
          <w:tcPr>
            <w:tcW w:w="3960" w:type="dxa"/>
          </w:tcPr>
          <w:p w14:paraId="260372AE" w14:textId="77777777" w:rsidR="00CE58CE" w:rsidRDefault="00CE58CE" w:rsidP="00305E1E">
            <w:pPr>
              <w:pStyle w:val="CopticVersemulti-line"/>
            </w:pPr>
            <w:r>
              <w:t>Ⲃⲟⲏ̀ⲑⲓⲁ ⲅⲁⲣ ⲛⲓⲃⲉⲛ:</w:t>
            </w:r>
          </w:p>
          <w:p w14:paraId="6D533973" w14:textId="77777777" w:rsidR="00CE58CE" w:rsidRDefault="00CE58CE" w:rsidP="00305E1E">
            <w:pPr>
              <w:pStyle w:val="CopticVersemulti-line"/>
            </w:pPr>
            <w:r>
              <w:t>ⲥⲉ ⲉⲃⲟⲗϩⲓⲧⲉⲛ Ⲑⲉⲟⲥ:</w:t>
            </w:r>
          </w:p>
          <w:p w14:paraId="2CCFF27B" w14:textId="77777777" w:rsidR="00CE58CE" w:rsidRDefault="00CE58CE" w:rsidP="00305E1E">
            <w:pPr>
              <w:pStyle w:val="CopticVersemulti-line"/>
            </w:pPr>
            <w:r>
              <w:t>ⲡⲓⲱ̀ⲟⲩ ⲛⲁⲕ ⲁⲗⲗⲏⲗⲟⲩⲓⲁ̀:</w:t>
            </w:r>
          </w:p>
          <w:p w14:paraId="40961C58" w14:textId="77777777" w:rsidR="00CE58CE" w:rsidRPr="005130A7" w:rsidRDefault="00CE58CE" w:rsidP="00305E1E">
            <w:pPr>
              <w:pStyle w:val="CopticVerse"/>
            </w:pPr>
            <w:r>
              <w:t>Ⲇⲟⲍⲁ ⲭⲓ ⲟ̀ Ⲑⲉⲟⲥ.</w:t>
            </w:r>
          </w:p>
        </w:tc>
      </w:tr>
      <w:tr w:rsidR="00CE58CE" w14:paraId="0026DC68" w14:textId="77777777" w:rsidTr="00115025">
        <w:trPr>
          <w:cantSplit/>
          <w:jc w:val="center"/>
        </w:trPr>
        <w:tc>
          <w:tcPr>
            <w:tcW w:w="288" w:type="dxa"/>
          </w:tcPr>
          <w:p w14:paraId="3D9EB673" w14:textId="77777777" w:rsidR="00CE58CE" w:rsidRDefault="00CE58CE" w:rsidP="00115025">
            <w:pPr>
              <w:pStyle w:val="CopticCross"/>
            </w:pPr>
            <w:r w:rsidRPr="00B52D77">
              <w:t>¿</w:t>
            </w:r>
          </w:p>
        </w:tc>
        <w:tc>
          <w:tcPr>
            <w:tcW w:w="3960" w:type="dxa"/>
          </w:tcPr>
          <w:p w14:paraId="0CCA2C34" w14:textId="77777777" w:rsidR="00CE58CE" w:rsidRDefault="00CE58CE" w:rsidP="00305E1E">
            <w:pPr>
              <w:pStyle w:val="EngHang"/>
            </w:pPr>
            <w:r>
              <w:t>I love Your face.</w:t>
            </w:r>
          </w:p>
          <w:p w14:paraId="430E72E0" w14:textId="77777777" w:rsidR="00CE58CE" w:rsidRDefault="00CE58CE" w:rsidP="00305E1E">
            <w:pPr>
              <w:pStyle w:val="EngHang"/>
            </w:pPr>
            <w:r>
              <w:t>Perfect us wholly.</w:t>
            </w:r>
          </w:p>
          <w:p w14:paraId="1C59C6C1" w14:textId="77777777" w:rsidR="00CE58CE" w:rsidRDefault="00CE58CE" w:rsidP="00305E1E">
            <w:pPr>
              <w:pStyle w:val="EngHang"/>
            </w:pPr>
            <w:r>
              <w:t>Glory be to You, Alleluia.</w:t>
            </w:r>
          </w:p>
          <w:p w14:paraId="3B2AA99D" w14:textId="77777777" w:rsidR="00CE58CE" w:rsidRDefault="00CE58CE" w:rsidP="00305E1E">
            <w:pPr>
              <w:pStyle w:val="EngHangEnd"/>
            </w:pPr>
            <w:r>
              <w:t>Glory be to our God.</w:t>
            </w:r>
          </w:p>
        </w:tc>
        <w:tc>
          <w:tcPr>
            <w:tcW w:w="288" w:type="dxa"/>
          </w:tcPr>
          <w:p w14:paraId="6EB9BB28" w14:textId="77777777" w:rsidR="00CE58CE" w:rsidRDefault="00CE58CE" w:rsidP="00115025"/>
        </w:tc>
        <w:tc>
          <w:tcPr>
            <w:tcW w:w="288" w:type="dxa"/>
          </w:tcPr>
          <w:p w14:paraId="664DE68A" w14:textId="77777777" w:rsidR="00CE58CE" w:rsidRDefault="00CE58CE" w:rsidP="00115025">
            <w:pPr>
              <w:pStyle w:val="CopticCross"/>
            </w:pPr>
            <w:r w:rsidRPr="00FB5ACB">
              <w:t>¿</w:t>
            </w:r>
          </w:p>
        </w:tc>
        <w:tc>
          <w:tcPr>
            <w:tcW w:w="3960" w:type="dxa"/>
          </w:tcPr>
          <w:p w14:paraId="55922375" w14:textId="77777777" w:rsidR="00CE58CE" w:rsidRDefault="00CE58CE" w:rsidP="00305E1E">
            <w:pPr>
              <w:pStyle w:val="CopticVersemulti-line"/>
            </w:pPr>
            <w:r>
              <w:t>Ⲁⲓⲙⲉⲛⲣⲉ ⲡⲉⲕϩⲟ:</w:t>
            </w:r>
          </w:p>
          <w:p w14:paraId="62672BD9" w14:textId="77777777" w:rsidR="00CE58CE" w:rsidRDefault="00CE58CE" w:rsidP="00305E1E">
            <w:pPr>
              <w:pStyle w:val="CopticVersemulti-line"/>
            </w:pPr>
            <w:r>
              <w:t>ϫⲟⲕⲧⲉⲛ ⲉ̀ⲃⲟⲗ ⲕⲁⲗⲱⲥ:</w:t>
            </w:r>
          </w:p>
          <w:p w14:paraId="2B0A16B3" w14:textId="77777777" w:rsidR="00CE58CE" w:rsidRDefault="00CE58CE" w:rsidP="00305E1E">
            <w:pPr>
              <w:pStyle w:val="CopticVersemulti-line"/>
            </w:pPr>
            <w:r>
              <w:t>ⲛⲓⲱ̀ⲟⲩ ⲛⲁⲕ ⲁⲗⲗⲏⲗⲟⲩⲓⲁ̀:</w:t>
            </w:r>
          </w:p>
          <w:p w14:paraId="3D1595F6" w14:textId="77777777" w:rsidR="00CE58CE" w:rsidRPr="005130A7" w:rsidRDefault="00CE58CE" w:rsidP="00305E1E">
            <w:pPr>
              <w:pStyle w:val="CopticVerse"/>
            </w:pPr>
            <w:r>
              <w:t>Ⲇⲟⲍⲁ ⲭⲓ ⲟ̀ Ⲑⲉⲟⲥ.</w:t>
            </w:r>
          </w:p>
        </w:tc>
      </w:tr>
    </w:tbl>
    <w:p w14:paraId="6DE233AE" w14:textId="77777777" w:rsidR="00115025" w:rsidRPr="00115025" w:rsidRDefault="00115025" w:rsidP="00115025"/>
    <w:p w14:paraId="19E5995E" w14:textId="77777777" w:rsidR="0039635A" w:rsidRDefault="0039635A" w:rsidP="009D0B24">
      <w:pPr>
        <w:pStyle w:val="Heading4"/>
      </w:pPr>
      <w:bookmarkStart w:id="1186" w:name="_Ref434473530"/>
      <w:r>
        <w:t xml:space="preserve">The Psali </w:t>
      </w:r>
      <w:r w:rsidR="004E71A7">
        <w:t>Batos for the Ecclesiastical New Year</w:t>
      </w:r>
      <w:bookmarkEnd w:id="11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D3B4D" w14:paraId="2AB8C92B" w14:textId="77777777" w:rsidTr="002F1C09">
        <w:trPr>
          <w:cantSplit/>
          <w:jc w:val="center"/>
        </w:trPr>
        <w:tc>
          <w:tcPr>
            <w:tcW w:w="288" w:type="dxa"/>
          </w:tcPr>
          <w:p w14:paraId="18397674" w14:textId="77777777" w:rsidR="001D3B4D" w:rsidRDefault="001D3B4D" w:rsidP="002F1C09">
            <w:pPr>
              <w:pStyle w:val="CopticCross"/>
            </w:pPr>
          </w:p>
        </w:tc>
        <w:tc>
          <w:tcPr>
            <w:tcW w:w="3960" w:type="dxa"/>
          </w:tcPr>
          <w:p w14:paraId="6F8208AB" w14:textId="77777777" w:rsidR="001D3B4D" w:rsidRDefault="001D3B4D" w:rsidP="001D3B4D">
            <w:pPr>
              <w:pStyle w:val="EngHang"/>
            </w:pPr>
            <w:r>
              <w:t>Come let us glorify</w:t>
            </w:r>
          </w:p>
          <w:p w14:paraId="6A9381BA" w14:textId="77777777" w:rsidR="001D3B4D" w:rsidRDefault="001D3B4D" w:rsidP="001D3B4D">
            <w:pPr>
              <w:pStyle w:val="EngHang"/>
            </w:pPr>
            <w:r>
              <w:t>The King of the ages,</w:t>
            </w:r>
          </w:p>
          <w:p w14:paraId="37E4B548" w14:textId="77777777" w:rsidR="001D3B4D" w:rsidRDefault="001D3B4D" w:rsidP="001D3B4D">
            <w:pPr>
              <w:pStyle w:val="EngHang"/>
            </w:pPr>
            <w:r>
              <w:t>For glory is due to our God.</w:t>
            </w:r>
          </w:p>
          <w:p w14:paraId="5C0B5688" w14:textId="77777777" w:rsidR="001D3B4D" w:rsidRDefault="001D3B4D" w:rsidP="001D3B4D">
            <w:pPr>
              <w:pStyle w:val="EngHangEnd"/>
            </w:pPr>
            <w:r>
              <w:t xml:space="preserve">Glory </w:t>
            </w:r>
            <w:commentRangeStart w:id="1187"/>
            <w:r>
              <w:t xml:space="preserve">be </w:t>
            </w:r>
            <w:commentRangeEnd w:id="1187"/>
            <w:r>
              <w:rPr>
                <w:rStyle w:val="CommentReference"/>
              </w:rPr>
              <w:commentReference w:id="1187"/>
            </w:r>
            <w:r>
              <w:t>to our God.</w:t>
            </w:r>
          </w:p>
        </w:tc>
        <w:tc>
          <w:tcPr>
            <w:tcW w:w="288" w:type="dxa"/>
          </w:tcPr>
          <w:p w14:paraId="3A039545" w14:textId="77777777" w:rsidR="001D3B4D" w:rsidRDefault="001D3B4D" w:rsidP="002F1C09"/>
        </w:tc>
        <w:tc>
          <w:tcPr>
            <w:tcW w:w="288" w:type="dxa"/>
          </w:tcPr>
          <w:p w14:paraId="36824731" w14:textId="77777777" w:rsidR="001D3B4D" w:rsidRDefault="001D3B4D" w:rsidP="002F1C09">
            <w:pPr>
              <w:pStyle w:val="CopticCross"/>
            </w:pPr>
          </w:p>
        </w:tc>
        <w:tc>
          <w:tcPr>
            <w:tcW w:w="3960" w:type="dxa"/>
          </w:tcPr>
          <w:p w14:paraId="3EF1F572" w14:textId="77777777" w:rsidR="001D3B4D" w:rsidRDefault="001D3B4D" w:rsidP="001D3B4D">
            <w:pPr>
              <w:pStyle w:val="CopticVersemulti-line"/>
            </w:pPr>
            <w:commentRangeStart w:id="1188"/>
            <w:r>
              <w:t xml:space="preserve">Ⲁⲙⲱⲛⲓ </w:t>
            </w:r>
            <w:commentRangeEnd w:id="1188"/>
            <w:r>
              <w:rPr>
                <w:rStyle w:val="CommentReference"/>
                <w:rFonts w:ascii="Times New Roman" w:hAnsi="Times New Roman"/>
              </w:rPr>
              <w:commentReference w:id="1188"/>
            </w:r>
            <w:r>
              <w:t>ⲧⲏⲣⲟⲩ ⲛ̀ⲧⲉⲛϯⲱ̀ⲟⲩ:</w:t>
            </w:r>
          </w:p>
          <w:p w14:paraId="6361FDAA" w14:textId="77777777" w:rsidR="001D3B4D" w:rsidRDefault="001D3B4D" w:rsidP="001D3B4D">
            <w:pPr>
              <w:pStyle w:val="CopticVersemulti-line"/>
            </w:pPr>
            <w:r>
              <w:t>ⲙ̀ⲡ̀ⲟⲩⲣⲟ ⲛ̀ⲧⲉ ⲛⲓⲉ̀ⲱⲛ:</w:t>
            </w:r>
          </w:p>
          <w:p w14:paraId="414D4823" w14:textId="77777777" w:rsidR="001D3B4D" w:rsidRDefault="001D3B4D" w:rsidP="001D3B4D">
            <w:pPr>
              <w:pStyle w:val="CopticVersemulti-line"/>
            </w:pPr>
            <w:r>
              <w:t>ϫⲉ ⲡⲓⲱ̀ⲟⲩ ⲫⲁ ⲡⲉⲛⲛⲟⲩϯ ⲡⲉ:</w:t>
            </w:r>
          </w:p>
          <w:p w14:paraId="4CD53756" w14:textId="77777777" w:rsidR="001D3B4D" w:rsidRPr="00C35319" w:rsidRDefault="001D3B4D" w:rsidP="001D3B4D">
            <w:pPr>
              <w:pStyle w:val="CopticVerse"/>
            </w:pPr>
            <w:r>
              <w:t>ⲇⲟⲍⲁ ⲭⲓ ⲟ̀ ⲑⲉⲟⲥ ⲏ̀ⲙⲱⲛ.</w:t>
            </w:r>
          </w:p>
        </w:tc>
      </w:tr>
      <w:tr w:rsidR="001D3B4D" w14:paraId="0CFFC5EC" w14:textId="77777777" w:rsidTr="002F1C09">
        <w:trPr>
          <w:cantSplit/>
          <w:jc w:val="center"/>
        </w:trPr>
        <w:tc>
          <w:tcPr>
            <w:tcW w:w="288" w:type="dxa"/>
          </w:tcPr>
          <w:p w14:paraId="0E0A31D1" w14:textId="77777777" w:rsidR="001D3B4D" w:rsidRDefault="001D3B4D" w:rsidP="002F1C09">
            <w:pPr>
              <w:pStyle w:val="CopticCross"/>
            </w:pPr>
          </w:p>
        </w:tc>
        <w:tc>
          <w:tcPr>
            <w:tcW w:w="3960" w:type="dxa"/>
          </w:tcPr>
          <w:p w14:paraId="3825E56F" w14:textId="77777777" w:rsidR="001D3B4D" w:rsidRDefault="001D3B4D" w:rsidP="001D3B4D">
            <w:pPr>
              <w:pStyle w:val="EngHang"/>
            </w:pPr>
            <w:r>
              <w:t>Loosen from us, O my Lord,</w:t>
            </w:r>
          </w:p>
          <w:p w14:paraId="20DFAA3E" w14:textId="77777777" w:rsidR="001D3B4D" w:rsidRDefault="001D3B4D" w:rsidP="001D3B4D">
            <w:pPr>
              <w:pStyle w:val="EngHang"/>
            </w:pPr>
            <w:r>
              <w:t xml:space="preserve">The bonds of the demons, </w:t>
            </w:r>
          </w:p>
          <w:p w14:paraId="3F92DAF9" w14:textId="77777777" w:rsidR="001D3B4D" w:rsidRDefault="001D3B4D" w:rsidP="001D3B4D">
            <w:pPr>
              <w:pStyle w:val="EngHang"/>
            </w:pPr>
            <w:r>
              <w:t>For glory is due to our God.</w:t>
            </w:r>
          </w:p>
          <w:p w14:paraId="7FE7631C" w14:textId="77777777" w:rsidR="001D3B4D" w:rsidRDefault="001D3B4D" w:rsidP="001D3B4D">
            <w:pPr>
              <w:pStyle w:val="EngHangEnd"/>
            </w:pPr>
            <w:r>
              <w:t>Glory be to our God.</w:t>
            </w:r>
          </w:p>
        </w:tc>
        <w:tc>
          <w:tcPr>
            <w:tcW w:w="288" w:type="dxa"/>
          </w:tcPr>
          <w:p w14:paraId="6AD23583" w14:textId="77777777" w:rsidR="001D3B4D" w:rsidRDefault="001D3B4D" w:rsidP="002F1C09"/>
        </w:tc>
        <w:tc>
          <w:tcPr>
            <w:tcW w:w="288" w:type="dxa"/>
          </w:tcPr>
          <w:p w14:paraId="1D5BC4AC" w14:textId="77777777" w:rsidR="001D3B4D" w:rsidRDefault="001D3B4D" w:rsidP="002F1C09">
            <w:pPr>
              <w:pStyle w:val="CopticCross"/>
            </w:pPr>
          </w:p>
        </w:tc>
        <w:tc>
          <w:tcPr>
            <w:tcW w:w="3960" w:type="dxa"/>
          </w:tcPr>
          <w:p w14:paraId="6494CB7B" w14:textId="77777777" w:rsidR="001D3B4D" w:rsidRDefault="001D3B4D" w:rsidP="001D3B4D">
            <w:pPr>
              <w:pStyle w:val="CopticVersemulti-line"/>
            </w:pPr>
            <w:r>
              <w:t>ⲃⲟⲗⲟⲩ ⲡⲁⲟ̄ⲥ̄ ⲉ̀ⲃⲟⲗϩⲁⲣⲟⲛ:</w:t>
            </w:r>
          </w:p>
          <w:p w14:paraId="3B4F1516" w14:textId="77777777" w:rsidR="001D3B4D" w:rsidRDefault="001D3B4D" w:rsidP="001D3B4D">
            <w:pPr>
              <w:pStyle w:val="CopticVersemulti-line"/>
            </w:pPr>
            <w:r>
              <w:t>ⲛ̀ⲛⲓⲭ̀ⲛⲁⲩϩ ⲛ̀ⲧⲉ ⲛⲓⲇⲉⲙⲱⲛ:</w:t>
            </w:r>
          </w:p>
          <w:p w14:paraId="63E8B9F1" w14:textId="77777777" w:rsidR="001D3B4D" w:rsidRDefault="001D3B4D" w:rsidP="001D3B4D">
            <w:pPr>
              <w:pStyle w:val="CopticVersemulti-line"/>
            </w:pPr>
            <w:r>
              <w:t>ϫⲉ ⲛⲓⲱ̀ⲟⲩ ⲫⲁ ⲡⲉⲛⲛⲟⲩϯ ⲡⲉ:</w:t>
            </w:r>
          </w:p>
          <w:p w14:paraId="7232414B" w14:textId="77777777" w:rsidR="001D3B4D" w:rsidRDefault="001D3B4D" w:rsidP="001D3B4D">
            <w:pPr>
              <w:pStyle w:val="CopticVerse"/>
            </w:pPr>
            <w:r>
              <w:t>ⲇⲟⲍⲁ ⲭⲓ ⲟ̀ ⲑⲉⲟⲥ ⲏ̀ⲙⲱⲛ.</w:t>
            </w:r>
          </w:p>
        </w:tc>
      </w:tr>
      <w:tr w:rsidR="001D3B4D" w14:paraId="1F4E78E6" w14:textId="77777777" w:rsidTr="002F1C09">
        <w:trPr>
          <w:cantSplit/>
          <w:jc w:val="center"/>
        </w:trPr>
        <w:tc>
          <w:tcPr>
            <w:tcW w:w="288" w:type="dxa"/>
          </w:tcPr>
          <w:p w14:paraId="4B58A2F6" w14:textId="77777777" w:rsidR="001D3B4D" w:rsidRDefault="001D3B4D" w:rsidP="002F1C09">
            <w:pPr>
              <w:pStyle w:val="CopticCross"/>
            </w:pPr>
            <w:r w:rsidRPr="00FB5ACB">
              <w:t>¿</w:t>
            </w:r>
          </w:p>
        </w:tc>
        <w:tc>
          <w:tcPr>
            <w:tcW w:w="3960" w:type="dxa"/>
          </w:tcPr>
          <w:p w14:paraId="227081FF" w14:textId="77777777" w:rsidR="001D3B4D" w:rsidRDefault="001D3B4D" w:rsidP="001D3B4D">
            <w:pPr>
              <w:pStyle w:val="EngHang"/>
            </w:pPr>
            <w:r>
              <w:t>For Your strength is a great weapon</w:t>
            </w:r>
          </w:p>
          <w:p w14:paraId="5137EA2E" w14:textId="77777777" w:rsidR="001D3B4D" w:rsidRDefault="001D3B4D" w:rsidP="001D3B4D">
            <w:pPr>
              <w:pStyle w:val="EngHang"/>
            </w:pPr>
            <w:r>
              <w:t>For our weakness,</w:t>
            </w:r>
          </w:p>
          <w:p w14:paraId="691FB8AE" w14:textId="77777777" w:rsidR="001D3B4D" w:rsidRDefault="001D3B4D" w:rsidP="001D3B4D">
            <w:pPr>
              <w:pStyle w:val="EngHang"/>
            </w:pPr>
            <w:r>
              <w:t>For glory is due to our God.</w:t>
            </w:r>
          </w:p>
          <w:p w14:paraId="00FCE07A" w14:textId="77777777" w:rsidR="001D3B4D" w:rsidRDefault="001D3B4D" w:rsidP="001D3B4D">
            <w:pPr>
              <w:pStyle w:val="EngHangEnd"/>
            </w:pPr>
            <w:r>
              <w:t>Glory be to our God.</w:t>
            </w:r>
          </w:p>
        </w:tc>
        <w:tc>
          <w:tcPr>
            <w:tcW w:w="288" w:type="dxa"/>
          </w:tcPr>
          <w:p w14:paraId="003C6611" w14:textId="77777777" w:rsidR="001D3B4D" w:rsidRDefault="001D3B4D" w:rsidP="002F1C09"/>
        </w:tc>
        <w:tc>
          <w:tcPr>
            <w:tcW w:w="288" w:type="dxa"/>
          </w:tcPr>
          <w:p w14:paraId="28244111" w14:textId="77777777" w:rsidR="001D3B4D" w:rsidRDefault="001D3B4D" w:rsidP="002F1C09">
            <w:pPr>
              <w:pStyle w:val="CopticCross"/>
            </w:pPr>
            <w:r w:rsidRPr="00FB5ACB">
              <w:t>¿</w:t>
            </w:r>
          </w:p>
        </w:tc>
        <w:tc>
          <w:tcPr>
            <w:tcW w:w="3960" w:type="dxa"/>
          </w:tcPr>
          <w:p w14:paraId="11E0F292" w14:textId="77777777" w:rsidR="001D3B4D" w:rsidRDefault="001D3B4D" w:rsidP="001D3B4D">
            <w:pPr>
              <w:pStyle w:val="CopticVersemulti-line"/>
            </w:pPr>
            <w:r>
              <w:t>ⲅⲉ ⲅⲁⲣ ⲧⲉⲕϫⲟⲙ ⲛ̀ⲧⲉⲛⲙⲉⲧϫⲱⲃ:</w:t>
            </w:r>
          </w:p>
          <w:p w14:paraId="7DC67A64" w14:textId="77777777" w:rsidR="001D3B4D" w:rsidRDefault="001D3B4D" w:rsidP="001D3B4D">
            <w:pPr>
              <w:pStyle w:val="CopticVersemulti-line"/>
            </w:pPr>
            <w:r>
              <w:t>ⲟⲩⲛⲓϣϯ ⲡⲉ ⲛ̀ϩⲟⲡⲗⲟⲛ:</w:t>
            </w:r>
          </w:p>
          <w:p w14:paraId="425246BD" w14:textId="77777777" w:rsidR="001D3B4D" w:rsidRDefault="001D3B4D" w:rsidP="001D3B4D">
            <w:pPr>
              <w:pStyle w:val="CopticVersemulti-line"/>
            </w:pPr>
            <w:r>
              <w:t>ϫⲉ ⲡⲓⲱ̀ⲟⲩ ⲫⲁ Ⲡⲉⲛⲛⲟⲩϯ ⲡⲉ:</w:t>
            </w:r>
          </w:p>
          <w:p w14:paraId="6970969A" w14:textId="77777777" w:rsidR="001D3B4D" w:rsidRDefault="001D3B4D" w:rsidP="001D3B4D">
            <w:pPr>
              <w:pStyle w:val="CopticVerse"/>
            </w:pPr>
            <w:r>
              <w:t>ⲇⲟⲍⲁ ⲭⲓ ⲟ̀ ⲑⲉⲟⲥ ⲏ̀ⲙⲱⲛ.</w:t>
            </w:r>
          </w:p>
        </w:tc>
      </w:tr>
      <w:tr w:rsidR="001D3B4D" w14:paraId="2179BEF1" w14:textId="77777777" w:rsidTr="002F1C09">
        <w:trPr>
          <w:cantSplit/>
          <w:jc w:val="center"/>
        </w:trPr>
        <w:tc>
          <w:tcPr>
            <w:tcW w:w="288" w:type="dxa"/>
          </w:tcPr>
          <w:p w14:paraId="2080D910" w14:textId="77777777" w:rsidR="001D3B4D" w:rsidRDefault="001D3B4D" w:rsidP="002F1C09">
            <w:pPr>
              <w:pStyle w:val="CopticCross"/>
            </w:pPr>
            <w:r w:rsidRPr="00FB5ACB">
              <w:t>¿</w:t>
            </w:r>
          </w:p>
        </w:tc>
        <w:tc>
          <w:tcPr>
            <w:tcW w:w="3960" w:type="dxa"/>
          </w:tcPr>
          <w:p w14:paraId="0A13F58F" w14:textId="77777777" w:rsidR="001D3B4D" w:rsidRDefault="001D3B4D" w:rsidP="001D3B4D">
            <w:pPr>
              <w:pStyle w:val="EngHang"/>
            </w:pPr>
            <w:r>
              <w:t xml:space="preserve">You are righteous and worthy, </w:t>
            </w:r>
          </w:p>
          <w:p w14:paraId="3AC03203" w14:textId="77777777" w:rsidR="001D3B4D" w:rsidRDefault="001D3B4D" w:rsidP="001D3B4D">
            <w:pPr>
              <w:pStyle w:val="EngHang"/>
            </w:pPr>
            <w:r>
              <w:t xml:space="preserve">From generation to generation, </w:t>
            </w:r>
          </w:p>
          <w:p w14:paraId="7A4B665E" w14:textId="77777777" w:rsidR="001D3B4D" w:rsidRDefault="001D3B4D" w:rsidP="001D3B4D">
            <w:pPr>
              <w:pStyle w:val="EngHang"/>
            </w:pPr>
            <w:r>
              <w:t>For glory is due to our God.</w:t>
            </w:r>
          </w:p>
          <w:p w14:paraId="39A316B7" w14:textId="77777777" w:rsidR="001D3B4D" w:rsidRDefault="001D3B4D" w:rsidP="001D3B4D">
            <w:pPr>
              <w:pStyle w:val="EngHangEnd"/>
            </w:pPr>
            <w:r>
              <w:t>Glory be to our God.</w:t>
            </w:r>
          </w:p>
        </w:tc>
        <w:tc>
          <w:tcPr>
            <w:tcW w:w="288" w:type="dxa"/>
          </w:tcPr>
          <w:p w14:paraId="40AB39FB" w14:textId="77777777" w:rsidR="001D3B4D" w:rsidRDefault="001D3B4D" w:rsidP="002F1C09"/>
        </w:tc>
        <w:tc>
          <w:tcPr>
            <w:tcW w:w="288" w:type="dxa"/>
          </w:tcPr>
          <w:p w14:paraId="03DC2150" w14:textId="77777777" w:rsidR="001D3B4D" w:rsidRDefault="001D3B4D" w:rsidP="002F1C09">
            <w:pPr>
              <w:pStyle w:val="CopticCross"/>
            </w:pPr>
            <w:r w:rsidRPr="00FB5ACB">
              <w:t>¿</w:t>
            </w:r>
          </w:p>
        </w:tc>
        <w:tc>
          <w:tcPr>
            <w:tcW w:w="3960" w:type="dxa"/>
          </w:tcPr>
          <w:p w14:paraId="2EF6A659" w14:textId="77777777" w:rsidR="001D3B4D" w:rsidRDefault="001D3B4D" w:rsidP="001D3B4D">
            <w:pPr>
              <w:pStyle w:val="CopticVersemulti-line"/>
            </w:pPr>
            <w:r>
              <w:t>ⲇⲓⲕⲉⲱⲥ ⲕⲉ ⲁⲝⲓⲟⲥ:</w:t>
            </w:r>
          </w:p>
          <w:p w14:paraId="47586538" w14:textId="77777777" w:rsidR="001D3B4D" w:rsidRDefault="001D3B4D" w:rsidP="001D3B4D">
            <w:pPr>
              <w:pStyle w:val="CopticVersemulti-line"/>
            </w:pPr>
            <w:r>
              <w:t>ⲅⲉⲛⲉⲁ ⲕⲉ ⲅⲉⲛⲉⲱⲛ:</w:t>
            </w:r>
          </w:p>
          <w:p w14:paraId="252FFAB9" w14:textId="77777777" w:rsidR="001D3B4D" w:rsidRDefault="001D3B4D" w:rsidP="001D3B4D">
            <w:pPr>
              <w:pStyle w:val="CopticVersemulti-line"/>
            </w:pPr>
            <w:r>
              <w:t>ϫⲉ ⲡⲓⲱ̀ⲟⲩ ⲫⲁ Ⲡⲉⲛⲛⲟⲩϯ ⲡⲉ:</w:t>
            </w:r>
          </w:p>
          <w:p w14:paraId="3CB25BD5" w14:textId="77777777" w:rsidR="001D3B4D" w:rsidRDefault="001D3B4D" w:rsidP="001D3B4D">
            <w:pPr>
              <w:pStyle w:val="CopticVerse"/>
            </w:pPr>
            <w:r>
              <w:t>ⲇⲟⲍⲁ ⲭⲓ ⲟ̀ ⲑⲉⲟⲥ ⲏ̀ⲙⲱⲛ.</w:t>
            </w:r>
          </w:p>
        </w:tc>
      </w:tr>
      <w:tr w:rsidR="001D3B4D" w14:paraId="43A9F86B" w14:textId="77777777" w:rsidTr="002F1C09">
        <w:trPr>
          <w:cantSplit/>
          <w:jc w:val="center"/>
        </w:trPr>
        <w:tc>
          <w:tcPr>
            <w:tcW w:w="288" w:type="dxa"/>
          </w:tcPr>
          <w:p w14:paraId="569EDEBE" w14:textId="77777777" w:rsidR="001D3B4D" w:rsidRDefault="001D3B4D" w:rsidP="002F1C09">
            <w:pPr>
              <w:pStyle w:val="CopticCross"/>
            </w:pPr>
          </w:p>
        </w:tc>
        <w:tc>
          <w:tcPr>
            <w:tcW w:w="3960" w:type="dxa"/>
          </w:tcPr>
          <w:p w14:paraId="27D40BE5" w14:textId="77777777" w:rsidR="001D3B4D" w:rsidRDefault="001D3B4D" w:rsidP="001D3B4D">
            <w:pPr>
              <w:pStyle w:val="EngHang"/>
            </w:pPr>
            <w:r>
              <w:t>You will sprinkle me,</w:t>
            </w:r>
          </w:p>
          <w:p w14:paraId="0CD9271D" w14:textId="2432D523" w:rsidR="001D3B4D" w:rsidRDefault="001D3B4D" w:rsidP="001D3B4D">
            <w:pPr>
              <w:pStyle w:val="EngHang"/>
            </w:pPr>
            <w:r>
              <w:t xml:space="preserve">O Lord, with </w:t>
            </w:r>
            <w:r w:rsidR="00BE6654">
              <w:t>Your</w:t>
            </w:r>
            <w:r>
              <w:t xml:space="preserve"> hyssop,</w:t>
            </w:r>
          </w:p>
          <w:p w14:paraId="01BE2BA0" w14:textId="77777777" w:rsidR="001D3B4D" w:rsidRDefault="001D3B4D" w:rsidP="001D3B4D">
            <w:pPr>
              <w:pStyle w:val="EngHang"/>
            </w:pPr>
            <w:r>
              <w:t>For glory is due to our God.</w:t>
            </w:r>
          </w:p>
          <w:p w14:paraId="779C536B" w14:textId="77777777" w:rsidR="001D3B4D" w:rsidRDefault="001D3B4D" w:rsidP="001D3B4D">
            <w:pPr>
              <w:pStyle w:val="EngHangEnd"/>
            </w:pPr>
            <w:r>
              <w:t>Glory be to our God.</w:t>
            </w:r>
          </w:p>
        </w:tc>
        <w:tc>
          <w:tcPr>
            <w:tcW w:w="288" w:type="dxa"/>
          </w:tcPr>
          <w:p w14:paraId="433915DA" w14:textId="77777777" w:rsidR="001D3B4D" w:rsidRDefault="001D3B4D" w:rsidP="002F1C09"/>
        </w:tc>
        <w:tc>
          <w:tcPr>
            <w:tcW w:w="288" w:type="dxa"/>
          </w:tcPr>
          <w:p w14:paraId="00081ED8" w14:textId="77777777" w:rsidR="001D3B4D" w:rsidRDefault="001D3B4D" w:rsidP="002F1C09">
            <w:pPr>
              <w:pStyle w:val="CopticCross"/>
            </w:pPr>
          </w:p>
        </w:tc>
        <w:tc>
          <w:tcPr>
            <w:tcW w:w="3960" w:type="dxa"/>
          </w:tcPr>
          <w:p w14:paraId="5294055B" w14:textId="77777777" w:rsidR="001D3B4D" w:rsidRDefault="001D3B4D" w:rsidP="001D3B4D">
            <w:pPr>
              <w:pStyle w:val="CopticVersemulti-line"/>
            </w:pPr>
            <w:r>
              <w:t>ⲉⲕⲉ̀ⲛⲟⲩϫϧ ⲉ̀ϧⲣⲏⲓ ⲉ̀ϫⲱⲛ:</w:t>
            </w:r>
          </w:p>
          <w:p w14:paraId="139E5971" w14:textId="77777777" w:rsidR="001D3B4D" w:rsidRDefault="001D3B4D" w:rsidP="001D3B4D">
            <w:pPr>
              <w:pStyle w:val="CopticVersemulti-line"/>
            </w:pPr>
            <w:r>
              <w:t>ⲡⲟ̄ⲥ̄ ⲙ̀ⲡⲉⲕϣⲉⲛϩⲩⲥⲱⲡⲟⲛ:</w:t>
            </w:r>
          </w:p>
          <w:p w14:paraId="3CD9FBF3" w14:textId="77777777" w:rsidR="001D3B4D" w:rsidRDefault="001D3B4D" w:rsidP="001D3B4D">
            <w:pPr>
              <w:pStyle w:val="CopticVersemulti-line"/>
            </w:pPr>
            <w:r>
              <w:t>ϫⲉ ⲡⲓⲱ̀ⲟⲩ ⲫⲁ Ⲡⲉⲛⲛⲟⲩϯ ⲡⲉ:</w:t>
            </w:r>
          </w:p>
          <w:p w14:paraId="11A36016" w14:textId="77777777" w:rsidR="001D3B4D" w:rsidRDefault="001D3B4D" w:rsidP="001D3B4D">
            <w:pPr>
              <w:pStyle w:val="CopticVerse"/>
            </w:pPr>
            <w:r>
              <w:t>ⲇⲟⲍⲁ ⲭⲓ ⲟ̀ ⲑⲉⲟⲥ ⲏ̀ⲙⲱⲛ.</w:t>
            </w:r>
          </w:p>
        </w:tc>
      </w:tr>
      <w:tr w:rsidR="001D3B4D" w14:paraId="0DFDAA14" w14:textId="77777777" w:rsidTr="002F1C09">
        <w:trPr>
          <w:cantSplit/>
          <w:jc w:val="center"/>
        </w:trPr>
        <w:tc>
          <w:tcPr>
            <w:tcW w:w="288" w:type="dxa"/>
          </w:tcPr>
          <w:p w14:paraId="6AAC0533" w14:textId="77777777" w:rsidR="001D3B4D" w:rsidRDefault="001D3B4D" w:rsidP="002F1C09">
            <w:pPr>
              <w:pStyle w:val="CopticCross"/>
            </w:pPr>
          </w:p>
        </w:tc>
        <w:tc>
          <w:tcPr>
            <w:tcW w:w="3960" w:type="dxa"/>
          </w:tcPr>
          <w:p w14:paraId="645057AE" w14:textId="77777777" w:rsidR="001D3B4D" w:rsidRDefault="001D3B4D" w:rsidP="001D3B4D">
            <w:pPr>
              <w:pStyle w:val="EngHang"/>
            </w:pPr>
            <w:r>
              <w:t>Shape within our souls</w:t>
            </w:r>
          </w:p>
          <w:p w14:paraId="7940AC76" w14:textId="77777777" w:rsidR="001D3B4D" w:rsidRDefault="001D3B4D" w:rsidP="001D3B4D">
            <w:pPr>
              <w:pStyle w:val="EngHang"/>
            </w:pPr>
            <w:r>
              <w:t>The beauty of Your Image,</w:t>
            </w:r>
          </w:p>
          <w:p w14:paraId="41252D8B" w14:textId="77777777" w:rsidR="001D3B4D" w:rsidRDefault="001D3B4D" w:rsidP="001D3B4D">
            <w:pPr>
              <w:pStyle w:val="EngHang"/>
            </w:pPr>
            <w:r>
              <w:t>For glory is due to our God.</w:t>
            </w:r>
          </w:p>
          <w:p w14:paraId="4A50FEF1" w14:textId="77777777" w:rsidR="001D3B4D" w:rsidRDefault="001D3B4D" w:rsidP="001D3B4D">
            <w:pPr>
              <w:pStyle w:val="EngHangEnd"/>
            </w:pPr>
            <w:r>
              <w:t>Glory be to our God.</w:t>
            </w:r>
          </w:p>
        </w:tc>
        <w:tc>
          <w:tcPr>
            <w:tcW w:w="288" w:type="dxa"/>
          </w:tcPr>
          <w:p w14:paraId="20514E67" w14:textId="77777777" w:rsidR="001D3B4D" w:rsidRDefault="001D3B4D" w:rsidP="002F1C09"/>
        </w:tc>
        <w:tc>
          <w:tcPr>
            <w:tcW w:w="288" w:type="dxa"/>
          </w:tcPr>
          <w:p w14:paraId="6A3979A4" w14:textId="77777777" w:rsidR="001D3B4D" w:rsidRDefault="001D3B4D" w:rsidP="002F1C09">
            <w:pPr>
              <w:pStyle w:val="CopticCross"/>
            </w:pPr>
          </w:p>
        </w:tc>
        <w:tc>
          <w:tcPr>
            <w:tcW w:w="3960" w:type="dxa"/>
          </w:tcPr>
          <w:p w14:paraId="39FC7992" w14:textId="77777777" w:rsidR="001D3B4D" w:rsidRDefault="001D3B4D" w:rsidP="001D3B4D">
            <w:pPr>
              <w:pStyle w:val="CopticVersemulti-line"/>
            </w:pPr>
            <w:r>
              <w:t>ⲍⲱⲅ̀ⲣⲁⲫⲓⲛ ϧⲉⲛ ⲛⲉⲛⲯⲩⲭⲏ:</w:t>
            </w:r>
          </w:p>
          <w:p w14:paraId="25D0AC95" w14:textId="77777777" w:rsidR="001D3B4D" w:rsidRDefault="001D3B4D" w:rsidP="001D3B4D">
            <w:pPr>
              <w:pStyle w:val="CopticVersemulti-line"/>
            </w:pPr>
            <w:r>
              <w:t>ⲛ̀ⲑ̀ⲙⲉⲧⲥⲁⲓⲉ̀ ⲛ̀ⲧⲉ ⲧⲉⲕϩⲓⲕⲱⲛ:</w:t>
            </w:r>
          </w:p>
          <w:p w14:paraId="5179A21A" w14:textId="77777777" w:rsidR="001D3B4D" w:rsidRDefault="001D3B4D" w:rsidP="001D3B4D">
            <w:pPr>
              <w:pStyle w:val="CopticVersemulti-line"/>
            </w:pPr>
            <w:r>
              <w:t>ϫⲉ ⲡⲓⲱ̀ⲟⲩ ⲫⲁ Ⲡⲉⲛⲛⲟⲩϯ ⲡⲉ:</w:t>
            </w:r>
          </w:p>
          <w:p w14:paraId="424C8E58" w14:textId="77777777" w:rsidR="001D3B4D" w:rsidRDefault="001D3B4D" w:rsidP="001D3B4D">
            <w:pPr>
              <w:pStyle w:val="CopticVerse"/>
            </w:pPr>
            <w:r>
              <w:t>ⲇⲟⲍⲁ ⲭⲓ ⲟ̀ ⲑⲉⲟⲥ ⲏ̀ⲙⲱⲛ.</w:t>
            </w:r>
          </w:p>
        </w:tc>
      </w:tr>
      <w:tr w:rsidR="001D3B4D" w14:paraId="3680BA25" w14:textId="77777777" w:rsidTr="002F1C09">
        <w:trPr>
          <w:cantSplit/>
          <w:jc w:val="center"/>
        </w:trPr>
        <w:tc>
          <w:tcPr>
            <w:tcW w:w="288" w:type="dxa"/>
          </w:tcPr>
          <w:p w14:paraId="57726827" w14:textId="77777777" w:rsidR="001D3B4D" w:rsidRDefault="001D3B4D" w:rsidP="002F1C09">
            <w:pPr>
              <w:pStyle w:val="CopticCross"/>
            </w:pPr>
            <w:r w:rsidRPr="00FB5ACB">
              <w:t>¿</w:t>
            </w:r>
          </w:p>
        </w:tc>
        <w:tc>
          <w:tcPr>
            <w:tcW w:w="3960" w:type="dxa"/>
          </w:tcPr>
          <w:p w14:paraId="5B12846C" w14:textId="77777777" w:rsidR="001D3B4D" w:rsidRDefault="001D3B4D" w:rsidP="001D3B4D">
            <w:pPr>
              <w:pStyle w:val="EngHang"/>
            </w:pPr>
            <w:r>
              <w:t>All the hymns of praise,</w:t>
            </w:r>
          </w:p>
          <w:p w14:paraId="706EFE6B" w14:textId="77777777" w:rsidR="001D3B4D" w:rsidRDefault="001D3B4D" w:rsidP="001D3B4D">
            <w:pPr>
              <w:pStyle w:val="EngHang"/>
            </w:pPr>
            <w:r>
              <w:t>Are due to our God,</w:t>
            </w:r>
          </w:p>
          <w:p w14:paraId="6D23513E" w14:textId="77777777" w:rsidR="001D3B4D" w:rsidRDefault="001D3B4D" w:rsidP="001D3B4D">
            <w:pPr>
              <w:pStyle w:val="EngHang"/>
            </w:pPr>
            <w:r>
              <w:t>For glory is due to our God.</w:t>
            </w:r>
          </w:p>
          <w:p w14:paraId="7EF0B9D2" w14:textId="77777777" w:rsidR="001D3B4D" w:rsidRDefault="001D3B4D" w:rsidP="001D3B4D">
            <w:pPr>
              <w:pStyle w:val="EngHangEnd"/>
            </w:pPr>
            <w:r>
              <w:t>Glory be to our God.</w:t>
            </w:r>
          </w:p>
        </w:tc>
        <w:tc>
          <w:tcPr>
            <w:tcW w:w="288" w:type="dxa"/>
          </w:tcPr>
          <w:p w14:paraId="7415A8B1" w14:textId="77777777" w:rsidR="001D3B4D" w:rsidRDefault="001D3B4D" w:rsidP="002F1C09"/>
        </w:tc>
        <w:tc>
          <w:tcPr>
            <w:tcW w:w="288" w:type="dxa"/>
          </w:tcPr>
          <w:p w14:paraId="7DF594CB" w14:textId="77777777" w:rsidR="001D3B4D" w:rsidRDefault="001D3B4D" w:rsidP="002F1C09">
            <w:pPr>
              <w:pStyle w:val="CopticCross"/>
            </w:pPr>
            <w:r w:rsidRPr="00FB5ACB">
              <w:t>¿</w:t>
            </w:r>
          </w:p>
        </w:tc>
        <w:tc>
          <w:tcPr>
            <w:tcW w:w="3960" w:type="dxa"/>
          </w:tcPr>
          <w:p w14:paraId="515A31BF" w14:textId="77777777" w:rsidR="001D3B4D" w:rsidRDefault="001D3B4D" w:rsidP="001D3B4D">
            <w:pPr>
              <w:pStyle w:val="CopticVersemulti-line"/>
            </w:pPr>
            <w:r>
              <w:t>ⲏⲭⲟⲥ ⲛⲓⲃⲉⲛ ⲛ̀ⲧⲉ ⲛⲓϫⲓⲛϩⲱⲥ:</w:t>
            </w:r>
          </w:p>
          <w:p w14:paraId="0C334BEC" w14:textId="77777777" w:rsidR="001D3B4D" w:rsidRDefault="001D3B4D" w:rsidP="001D3B4D">
            <w:pPr>
              <w:pStyle w:val="CopticVersemulti-line"/>
            </w:pPr>
            <w:r>
              <w:t>ⲭⲉⲉⲡⲣ̀ⲡⲉⲡⲓ ⲛ̀ⲑⲉⲟⲥ:</w:t>
            </w:r>
          </w:p>
          <w:p w14:paraId="26F466EA" w14:textId="77777777" w:rsidR="001D3B4D" w:rsidRDefault="001D3B4D" w:rsidP="001D3B4D">
            <w:pPr>
              <w:pStyle w:val="CopticVersemulti-line"/>
            </w:pPr>
            <w:r>
              <w:t>ϫⲉ ⲡⲓⲱ̀ⲟⲩ ⲫⲁ Ⲡⲉⲛⲛⲟⲩϯ ⲡⲉ:</w:t>
            </w:r>
          </w:p>
          <w:p w14:paraId="091CF21B" w14:textId="77777777" w:rsidR="001D3B4D" w:rsidRDefault="001D3B4D" w:rsidP="001D3B4D">
            <w:pPr>
              <w:pStyle w:val="CopticVerse"/>
            </w:pPr>
            <w:r>
              <w:t>ⲇⲟⲍⲁ ⲭⲓ ⲟ̀ ⲑⲉⲟⲥ ⲏ̀ⲙⲱⲛ.</w:t>
            </w:r>
          </w:p>
        </w:tc>
      </w:tr>
      <w:tr w:rsidR="001D3B4D" w14:paraId="1C9580FF" w14:textId="77777777" w:rsidTr="002F1C09">
        <w:trPr>
          <w:cantSplit/>
          <w:jc w:val="center"/>
        </w:trPr>
        <w:tc>
          <w:tcPr>
            <w:tcW w:w="288" w:type="dxa"/>
          </w:tcPr>
          <w:p w14:paraId="0371EA19" w14:textId="77777777" w:rsidR="001D3B4D" w:rsidRDefault="001D3B4D" w:rsidP="002F1C09">
            <w:pPr>
              <w:pStyle w:val="CopticCross"/>
            </w:pPr>
            <w:r w:rsidRPr="00FB5ACB">
              <w:t>¿</w:t>
            </w:r>
          </w:p>
        </w:tc>
        <w:tc>
          <w:tcPr>
            <w:tcW w:w="3960" w:type="dxa"/>
          </w:tcPr>
          <w:p w14:paraId="442E6D97" w14:textId="77777777" w:rsidR="001D3B4D" w:rsidRDefault="001D3B4D" w:rsidP="001D3B4D">
            <w:pPr>
              <w:pStyle w:val="EngHang"/>
            </w:pPr>
            <w:r>
              <w:t>Draw the sword of Your strength,</w:t>
            </w:r>
          </w:p>
          <w:p w14:paraId="442F0FA6" w14:textId="77777777" w:rsidR="001D3B4D" w:rsidRDefault="001D3B4D" w:rsidP="001D3B4D">
            <w:pPr>
              <w:pStyle w:val="EngHang"/>
            </w:pPr>
            <w:r>
              <w:t>Arise and help us,</w:t>
            </w:r>
          </w:p>
          <w:p w14:paraId="5C782C51" w14:textId="77777777" w:rsidR="001D3B4D" w:rsidRDefault="001D3B4D" w:rsidP="001D3B4D">
            <w:pPr>
              <w:pStyle w:val="EngHang"/>
            </w:pPr>
            <w:r>
              <w:t>For glory is due to our God.</w:t>
            </w:r>
          </w:p>
          <w:p w14:paraId="0949178A" w14:textId="77777777" w:rsidR="001D3B4D" w:rsidRDefault="001D3B4D" w:rsidP="001D3B4D">
            <w:pPr>
              <w:pStyle w:val="EngHangEnd"/>
            </w:pPr>
            <w:r>
              <w:t>Glory be to our God.</w:t>
            </w:r>
          </w:p>
        </w:tc>
        <w:tc>
          <w:tcPr>
            <w:tcW w:w="288" w:type="dxa"/>
          </w:tcPr>
          <w:p w14:paraId="5418C320" w14:textId="77777777" w:rsidR="001D3B4D" w:rsidRDefault="001D3B4D" w:rsidP="002F1C09"/>
        </w:tc>
        <w:tc>
          <w:tcPr>
            <w:tcW w:w="288" w:type="dxa"/>
          </w:tcPr>
          <w:p w14:paraId="55029317" w14:textId="77777777" w:rsidR="001D3B4D" w:rsidRDefault="001D3B4D" w:rsidP="002F1C09">
            <w:pPr>
              <w:pStyle w:val="CopticCross"/>
            </w:pPr>
            <w:r w:rsidRPr="00FB5ACB">
              <w:t>¿</w:t>
            </w:r>
          </w:p>
        </w:tc>
        <w:tc>
          <w:tcPr>
            <w:tcW w:w="3960" w:type="dxa"/>
          </w:tcPr>
          <w:p w14:paraId="5ED1CBD8" w14:textId="77777777" w:rsidR="001D3B4D" w:rsidRDefault="001D3B4D" w:rsidP="001D3B4D">
            <w:pPr>
              <w:pStyle w:val="CopticVersemulti-line"/>
            </w:pPr>
            <w:r>
              <w:t>ⲑⲱⲕⲉⲙ ⲛ̀ϯⲥⲏϥⲓ ⲛ̀ⲧⲉⲕϫⲟⲙ:</w:t>
            </w:r>
          </w:p>
          <w:p w14:paraId="31860C4A" w14:textId="77777777" w:rsidR="001D3B4D" w:rsidRDefault="001D3B4D" w:rsidP="001D3B4D">
            <w:pPr>
              <w:pStyle w:val="CopticVersemulti-line"/>
            </w:pPr>
            <w:r>
              <w:t>ⲧⲱⲛⲕ ⲁ̀ⲣⲓⲃⲟⲏ̀ⲑⲓⲛ ⲉ̀ⲣⲟⲛ:</w:t>
            </w:r>
          </w:p>
          <w:p w14:paraId="7E923F28" w14:textId="77777777" w:rsidR="001D3B4D" w:rsidRDefault="001D3B4D" w:rsidP="001D3B4D">
            <w:pPr>
              <w:pStyle w:val="CopticVersemulti-line"/>
            </w:pPr>
            <w:r>
              <w:t>ϫⲉ ⲡⲓⲱ̀ⲟⲩ ⲫⲁ Ⲡⲉⲛⲛⲟⲩϯ ⲡⲉ:</w:t>
            </w:r>
          </w:p>
          <w:p w14:paraId="4B8DDE49" w14:textId="77777777" w:rsidR="001D3B4D" w:rsidRPr="005130A7" w:rsidRDefault="001D3B4D" w:rsidP="001D3B4D">
            <w:pPr>
              <w:pStyle w:val="CopticVerse"/>
            </w:pPr>
            <w:r>
              <w:t>ⲇⲟⲍⲁ ⲭⲓ ⲟ̀ ⲑⲉⲟⲥ ⲏ̀ⲙⲱⲛ.</w:t>
            </w:r>
          </w:p>
        </w:tc>
      </w:tr>
      <w:tr w:rsidR="001D3B4D" w14:paraId="0E21888E" w14:textId="77777777" w:rsidTr="002F1C09">
        <w:trPr>
          <w:cantSplit/>
          <w:jc w:val="center"/>
        </w:trPr>
        <w:tc>
          <w:tcPr>
            <w:tcW w:w="288" w:type="dxa"/>
          </w:tcPr>
          <w:p w14:paraId="2E826E62" w14:textId="77777777" w:rsidR="001D3B4D" w:rsidRDefault="001D3B4D" w:rsidP="002F1C09">
            <w:pPr>
              <w:pStyle w:val="CopticCross"/>
            </w:pPr>
          </w:p>
        </w:tc>
        <w:tc>
          <w:tcPr>
            <w:tcW w:w="3960" w:type="dxa"/>
          </w:tcPr>
          <w:p w14:paraId="5CD184D6" w14:textId="77777777" w:rsidR="001D3B4D" w:rsidRDefault="001D3B4D" w:rsidP="001D3B4D">
            <w:pPr>
              <w:pStyle w:val="EngHang"/>
            </w:pPr>
            <w:r>
              <w:t xml:space="preserve">Jesus Christ </w:t>
            </w:r>
            <w:commentRangeStart w:id="1189"/>
            <w:r>
              <w:t xml:space="preserve">the </w:t>
            </w:r>
            <w:commentRangeEnd w:id="1189"/>
            <w:r>
              <w:rPr>
                <w:rStyle w:val="CommentReference"/>
              </w:rPr>
              <w:commentReference w:id="1189"/>
            </w:r>
            <w:r>
              <w:t xml:space="preserve">King of glory, </w:t>
            </w:r>
          </w:p>
          <w:p w14:paraId="6CE1DA69" w14:textId="77777777" w:rsidR="001D3B4D" w:rsidRDefault="001D3B4D" w:rsidP="001D3B4D">
            <w:pPr>
              <w:pStyle w:val="EngHang"/>
            </w:pPr>
            <w:r>
              <w:t>And the King of the ages,</w:t>
            </w:r>
          </w:p>
          <w:p w14:paraId="2F84D1BA" w14:textId="77777777" w:rsidR="001D3B4D" w:rsidRDefault="001D3B4D" w:rsidP="001D3B4D">
            <w:pPr>
              <w:pStyle w:val="EngHang"/>
            </w:pPr>
            <w:r>
              <w:t>For glory is due to our God.</w:t>
            </w:r>
          </w:p>
          <w:p w14:paraId="156E8F7C" w14:textId="77777777" w:rsidR="001D3B4D" w:rsidRDefault="001D3B4D" w:rsidP="001D3B4D">
            <w:pPr>
              <w:pStyle w:val="EngHangEnd"/>
            </w:pPr>
            <w:r>
              <w:t>Glory be to our God.</w:t>
            </w:r>
          </w:p>
        </w:tc>
        <w:tc>
          <w:tcPr>
            <w:tcW w:w="288" w:type="dxa"/>
          </w:tcPr>
          <w:p w14:paraId="4D834364" w14:textId="77777777" w:rsidR="001D3B4D" w:rsidRDefault="001D3B4D" w:rsidP="002F1C09"/>
        </w:tc>
        <w:tc>
          <w:tcPr>
            <w:tcW w:w="288" w:type="dxa"/>
          </w:tcPr>
          <w:p w14:paraId="3FBD27C6" w14:textId="77777777" w:rsidR="001D3B4D" w:rsidRDefault="001D3B4D" w:rsidP="002F1C09">
            <w:pPr>
              <w:pStyle w:val="CopticCross"/>
            </w:pPr>
          </w:p>
        </w:tc>
        <w:tc>
          <w:tcPr>
            <w:tcW w:w="3960" w:type="dxa"/>
          </w:tcPr>
          <w:p w14:paraId="56ABA59A" w14:textId="77777777" w:rsidR="001D3B4D" w:rsidRDefault="001D3B4D" w:rsidP="001D3B4D">
            <w:pPr>
              <w:pStyle w:val="CopticVersemulti-line"/>
            </w:pPr>
            <w:r>
              <w:t>ⲓⲏ̄ⲥ̄ ⲡⲝⲭ̄ⲥ̄ ⲡ̀ⲟⲩⲣⲟ ⲛ̀ⲧⲉ ⲡ̀ⲱ̀ⲟⲩ:</w:t>
            </w:r>
          </w:p>
          <w:p w14:paraId="11FCFA83" w14:textId="77777777" w:rsidR="001D3B4D" w:rsidRDefault="001D3B4D" w:rsidP="001D3B4D">
            <w:pPr>
              <w:pStyle w:val="CopticVersemulti-line"/>
            </w:pPr>
            <w:r>
              <w:t>ⲟⲩⲟϩ ⲡ̀ⲟⲩⲣⲟ ⲛ̀ⲛⲓⲉ̀ⲱⲛ:</w:t>
            </w:r>
          </w:p>
          <w:p w14:paraId="312326D8" w14:textId="77777777" w:rsidR="001D3B4D" w:rsidRDefault="001D3B4D" w:rsidP="001D3B4D">
            <w:pPr>
              <w:pStyle w:val="CopticVersemulti-line"/>
            </w:pPr>
            <w:r>
              <w:t>ϫⲉ ⲡⲓⲱ̀ⲟⲩ ⲫⲁ Ⲡⲉⲛⲛⲟⲩϯ ⲡⲉ:</w:t>
            </w:r>
          </w:p>
          <w:p w14:paraId="2C95E93D" w14:textId="77777777" w:rsidR="001D3B4D" w:rsidRPr="005130A7" w:rsidRDefault="001D3B4D" w:rsidP="001D3B4D">
            <w:pPr>
              <w:pStyle w:val="CopticVerse"/>
            </w:pPr>
            <w:r>
              <w:t>ⲇⲟⲍⲁ ⲭⲓ ⲟ̀ ⲑⲉⲟⲥ ⲏ̀ⲙⲱⲛ.</w:t>
            </w:r>
          </w:p>
        </w:tc>
      </w:tr>
      <w:tr w:rsidR="001D3B4D" w14:paraId="174494E3" w14:textId="77777777" w:rsidTr="002F1C09">
        <w:trPr>
          <w:cantSplit/>
          <w:jc w:val="center"/>
        </w:trPr>
        <w:tc>
          <w:tcPr>
            <w:tcW w:w="288" w:type="dxa"/>
          </w:tcPr>
          <w:p w14:paraId="37805653" w14:textId="77777777" w:rsidR="001D3B4D" w:rsidRDefault="001D3B4D" w:rsidP="002F1C09">
            <w:pPr>
              <w:pStyle w:val="CopticCross"/>
            </w:pPr>
          </w:p>
        </w:tc>
        <w:tc>
          <w:tcPr>
            <w:tcW w:w="3960" w:type="dxa"/>
          </w:tcPr>
          <w:p w14:paraId="517C8478" w14:textId="77777777" w:rsidR="001D3B4D" w:rsidRDefault="001D3B4D" w:rsidP="001D3B4D">
            <w:pPr>
              <w:pStyle w:val="EngHang"/>
            </w:pPr>
            <w:r>
              <w:t xml:space="preserve">Lord have mercy, </w:t>
            </w:r>
          </w:p>
          <w:p w14:paraId="30F2D306" w14:textId="77777777" w:rsidR="001D3B4D" w:rsidRDefault="001D3B4D" w:rsidP="001D3B4D">
            <w:pPr>
              <w:pStyle w:val="EngHang"/>
            </w:pPr>
            <w:r>
              <w:t xml:space="preserve">O Lord forgive us, </w:t>
            </w:r>
          </w:p>
          <w:p w14:paraId="6E966871" w14:textId="77777777" w:rsidR="001D3B4D" w:rsidRDefault="001D3B4D" w:rsidP="001D3B4D">
            <w:pPr>
              <w:pStyle w:val="EngHang"/>
            </w:pPr>
            <w:r>
              <w:t xml:space="preserve">For glory is due to our God. </w:t>
            </w:r>
          </w:p>
          <w:p w14:paraId="1B319A09" w14:textId="77777777" w:rsidR="001D3B4D" w:rsidRDefault="001D3B4D" w:rsidP="001D3B4D">
            <w:pPr>
              <w:pStyle w:val="EngHangEnd"/>
            </w:pPr>
            <w:r>
              <w:t>Glory be to our God.</w:t>
            </w:r>
          </w:p>
        </w:tc>
        <w:tc>
          <w:tcPr>
            <w:tcW w:w="288" w:type="dxa"/>
          </w:tcPr>
          <w:p w14:paraId="58EEFCCC" w14:textId="77777777" w:rsidR="001D3B4D" w:rsidRDefault="001D3B4D" w:rsidP="002F1C09"/>
        </w:tc>
        <w:tc>
          <w:tcPr>
            <w:tcW w:w="288" w:type="dxa"/>
          </w:tcPr>
          <w:p w14:paraId="6364FA6B" w14:textId="77777777" w:rsidR="001D3B4D" w:rsidRDefault="001D3B4D" w:rsidP="002F1C09">
            <w:pPr>
              <w:pStyle w:val="CopticCross"/>
            </w:pPr>
          </w:p>
        </w:tc>
        <w:tc>
          <w:tcPr>
            <w:tcW w:w="3960" w:type="dxa"/>
          </w:tcPr>
          <w:p w14:paraId="33E7D2AF" w14:textId="77777777" w:rsidR="001D3B4D" w:rsidRDefault="001D3B4D" w:rsidP="001D3B4D">
            <w:pPr>
              <w:pStyle w:val="CopticVersemulti-line"/>
            </w:pPr>
            <w:r>
              <w:t>ⲕⲩⲣⲓⲉ ⲉⲗⲉ̀ⲏⲥⲟⲛ:</w:t>
            </w:r>
          </w:p>
          <w:p w14:paraId="5F8A480F" w14:textId="77777777" w:rsidR="001D3B4D" w:rsidRDefault="001D3B4D" w:rsidP="001D3B4D">
            <w:pPr>
              <w:pStyle w:val="CopticVersemulti-line"/>
            </w:pPr>
            <w:r>
              <w:t>ⲕⲩⲣⲓ ⲁⲡⲓⲥⲩⲛⲭⲱⲣⲓⲛ:</w:t>
            </w:r>
          </w:p>
          <w:p w14:paraId="56FB4209" w14:textId="77777777" w:rsidR="001D3B4D" w:rsidRDefault="001D3B4D" w:rsidP="001D3B4D">
            <w:pPr>
              <w:pStyle w:val="CopticVersemulti-line"/>
            </w:pPr>
            <w:r>
              <w:t>ϫⲉ ⲡⲓⲱ̀ⲟⲩ ⲫⲁ Ⲡⲉⲛⲛⲟⲩϯ ⲡⲉ:</w:t>
            </w:r>
          </w:p>
          <w:p w14:paraId="00214444" w14:textId="77777777" w:rsidR="001D3B4D" w:rsidRPr="005130A7" w:rsidRDefault="001D3B4D" w:rsidP="001D3B4D">
            <w:pPr>
              <w:pStyle w:val="CopticVerse"/>
            </w:pPr>
            <w:r>
              <w:t>ⲇⲟⲍⲁ ⲭⲓ ⲟ̀ ⲑⲉⲟⲥ ⲏ̀ⲙⲱⲛ.</w:t>
            </w:r>
          </w:p>
        </w:tc>
      </w:tr>
      <w:tr w:rsidR="001D3B4D" w14:paraId="26B493BC" w14:textId="77777777" w:rsidTr="002F1C09">
        <w:trPr>
          <w:cantSplit/>
          <w:jc w:val="center"/>
        </w:trPr>
        <w:tc>
          <w:tcPr>
            <w:tcW w:w="288" w:type="dxa"/>
          </w:tcPr>
          <w:p w14:paraId="3D107413" w14:textId="77777777" w:rsidR="001D3B4D" w:rsidRDefault="001D3B4D" w:rsidP="002F1C09">
            <w:pPr>
              <w:pStyle w:val="CopticCross"/>
            </w:pPr>
            <w:r w:rsidRPr="00FB5ACB">
              <w:lastRenderedPageBreak/>
              <w:t>¿</w:t>
            </w:r>
          </w:p>
        </w:tc>
        <w:tc>
          <w:tcPr>
            <w:tcW w:w="3960" w:type="dxa"/>
          </w:tcPr>
          <w:p w14:paraId="3B41DA2C" w14:textId="77777777" w:rsidR="001D3B4D" w:rsidRDefault="001D3B4D" w:rsidP="001D3B4D">
            <w:pPr>
              <w:pStyle w:val="EngHang"/>
            </w:pPr>
            <w:r>
              <w:t>Every tongue blesses God,</w:t>
            </w:r>
          </w:p>
          <w:p w14:paraId="685B8ACC" w14:textId="77777777" w:rsidR="001D3B4D" w:rsidRDefault="001D3B4D" w:rsidP="001D3B4D">
            <w:pPr>
              <w:pStyle w:val="EngHang"/>
            </w:pPr>
            <w:r>
              <w:t xml:space="preserve">With heavenly joy, </w:t>
            </w:r>
          </w:p>
          <w:p w14:paraId="1AE89286" w14:textId="77777777" w:rsidR="001D3B4D" w:rsidRDefault="001D3B4D" w:rsidP="001D3B4D">
            <w:pPr>
              <w:pStyle w:val="EngHang"/>
            </w:pPr>
            <w:r>
              <w:t xml:space="preserve">For glory is due to our God. </w:t>
            </w:r>
          </w:p>
          <w:p w14:paraId="6749CD0F" w14:textId="77777777" w:rsidR="001D3B4D" w:rsidRDefault="001D3B4D" w:rsidP="001D3B4D">
            <w:pPr>
              <w:pStyle w:val="EngHangEnd"/>
            </w:pPr>
            <w:r>
              <w:t>Glory be to our God.</w:t>
            </w:r>
          </w:p>
        </w:tc>
        <w:tc>
          <w:tcPr>
            <w:tcW w:w="288" w:type="dxa"/>
          </w:tcPr>
          <w:p w14:paraId="154CA300" w14:textId="77777777" w:rsidR="001D3B4D" w:rsidRDefault="001D3B4D" w:rsidP="002F1C09"/>
        </w:tc>
        <w:tc>
          <w:tcPr>
            <w:tcW w:w="288" w:type="dxa"/>
          </w:tcPr>
          <w:p w14:paraId="3815F5B7" w14:textId="77777777" w:rsidR="001D3B4D" w:rsidRDefault="001D3B4D" w:rsidP="002F1C09">
            <w:pPr>
              <w:pStyle w:val="CopticCross"/>
            </w:pPr>
            <w:r w:rsidRPr="00FB5ACB">
              <w:t>¿</w:t>
            </w:r>
          </w:p>
        </w:tc>
        <w:tc>
          <w:tcPr>
            <w:tcW w:w="3960" w:type="dxa"/>
          </w:tcPr>
          <w:p w14:paraId="3D804898" w14:textId="77777777" w:rsidR="001D3B4D" w:rsidRDefault="001D3B4D" w:rsidP="001D3B4D">
            <w:pPr>
              <w:pStyle w:val="CopticVersemulti-line"/>
            </w:pPr>
            <w:r>
              <w:t>ⲗⲁⲥ ⲛⲓⲃⲉⲛ ⲥ̀ⲙⲟⲩ ⲉ̀ⲫϯ:</w:t>
            </w:r>
          </w:p>
          <w:p w14:paraId="7D6DC442" w14:textId="77777777" w:rsidR="001D3B4D" w:rsidRDefault="001D3B4D" w:rsidP="001D3B4D">
            <w:pPr>
              <w:pStyle w:val="CopticVersemulti-line"/>
            </w:pPr>
            <w:r>
              <w:t>ϧⲉⲛ ⲑ̀ⲗⲁⲗⲓⲁ ⲛ̀ⲉ̀ⲡⲟⲩⲣⲁⲛⲓⲟⲛ:</w:t>
            </w:r>
          </w:p>
          <w:p w14:paraId="770F1E65" w14:textId="77777777" w:rsidR="001D3B4D" w:rsidRDefault="001D3B4D" w:rsidP="001D3B4D">
            <w:pPr>
              <w:pStyle w:val="CopticVersemulti-line"/>
            </w:pPr>
            <w:r>
              <w:t>ϫⲉ ⲡⲓⲱ̀ⲟⲩ ⲫⲁ Ⲡⲉⲛⲛⲟⲩϯ ⲡⲉ:</w:t>
            </w:r>
          </w:p>
          <w:p w14:paraId="1A0E03CD" w14:textId="77777777" w:rsidR="001D3B4D" w:rsidRPr="005130A7" w:rsidRDefault="001D3B4D" w:rsidP="001D3B4D">
            <w:pPr>
              <w:pStyle w:val="CopticVerse"/>
            </w:pPr>
            <w:r>
              <w:t>ⲇⲟⲍⲁ ⲭⲓ ⲟ̀ ⲑⲉⲟⲥ ⲏ̀ⲙⲱⲛ.</w:t>
            </w:r>
          </w:p>
        </w:tc>
      </w:tr>
      <w:tr w:rsidR="001D3B4D" w14:paraId="3334B114" w14:textId="77777777" w:rsidTr="002F1C09">
        <w:trPr>
          <w:cantSplit/>
          <w:jc w:val="center"/>
        </w:trPr>
        <w:tc>
          <w:tcPr>
            <w:tcW w:w="288" w:type="dxa"/>
          </w:tcPr>
          <w:p w14:paraId="789458FA" w14:textId="77777777" w:rsidR="001D3B4D" w:rsidRDefault="001D3B4D" w:rsidP="002F1C09">
            <w:pPr>
              <w:pStyle w:val="CopticCross"/>
            </w:pPr>
            <w:r w:rsidRPr="00FB5ACB">
              <w:t>¿</w:t>
            </w:r>
          </w:p>
        </w:tc>
        <w:tc>
          <w:tcPr>
            <w:tcW w:w="3960" w:type="dxa"/>
          </w:tcPr>
          <w:p w14:paraId="6E266C2C" w14:textId="77777777" w:rsidR="001D3B4D" w:rsidRDefault="001D3B4D" w:rsidP="001D3B4D">
            <w:pPr>
              <w:pStyle w:val="EngHang"/>
            </w:pPr>
            <w:r>
              <w:t>Wash me and I will be,</w:t>
            </w:r>
          </w:p>
          <w:p w14:paraId="5310CFD7" w14:textId="77777777" w:rsidR="001D3B4D" w:rsidRDefault="001D3B4D" w:rsidP="001D3B4D">
            <w:pPr>
              <w:pStyle w:val="EngHang"/>
            </w:pPr>
            <w:r>
              <w:t>Whiter than snow,</w:t>
            </w:r>
          </w:p>
          <w:p w14:paraId="47024EAF" w14:textId="77777777" w:rsidR="001D3B4D" w:rsidRDefault="001D3B4D" w:rsidP="001D3B4D">
            <w:pPr>
              <w:pStyle w:val="EngHang"/>
            </w:pPr>
            <w:r>
              <w:t>For glory is due to our God.</w:t>
            </w:r>
          </w:p>
          <w:p w14:paraId="3E9178C6" w14:textId="77777777" w:rsidR="001D3B4D" w:rsidRDefault="001D3B4D" w:rsidP="001D3B4D">
            <w:pPr>
              <w:pStyle w:val="EngHangEnd"/>
            </w:pPr>
            <w:r>
              <w:t>Glory be to our God.</w:t>
            </w:r>
          </w:p>
        </w:tc>
        <w:tc>
          <w:tcPr>
            <w:tcW w:w="288" w:type="dxa"/>
          </w:tcPr>
          <w:p w14:paraId="6DD31EAA" w14:textId="77777777" w:rsidR="001D3B4D" w:rsidRDefault="001D3B4D" w:rsidP="002F1C09"/>
        </w:tc>
        <w:tc>
          <w:tcPr>
            <w:tcW w:w="288" w:type="dxa"/>
          </w:tcPr>
          <w:p w14:paraId="574C5EAF" w14:textId="77777777" w:rsidR="001D3B4D" w:rsidRDefault="001D3B4D" w:rsidP="002F1C09">
            <w:pPr>
              <w:pStyle w:val="CopticCross"/>
            </w:pPr>
            <w:r w:rsidRPr="00FB5ACB">
              <w:t>¿</w:t>
            </w:r>
          </w:p>
        </w:tc>
        <w:tc>
          <w:tcPr>
            <w:tcW w:w="3960" w:type="dxa"/>
          </w:tcPr>
          <w:p w14:paraId="27D95464" w14:textId="77777777" w:rsidR="001D3B4D" w:rsidRDefault="001D3B4D" w:rsidP="001D3B4D">
            <w:pPr>
              <w:pStyle w:val="CopticVersemulti-line"/>
            </w:pPr>
            <w:r>
              <w:t>ⲙⲁⲧⲟⲩⲃⲟⲓ ⲉ̀ⲓⲉ̀ⲟⲩⲃⲁϣ:</w:t>
            </w:r>
          </w:p>
          <w:p w14:paraId="57873A9F" w14:textId="77777777" w:rsidR="001D3B4D" w:rsidRDefault="001D3B4D" w:rsidP="001D3B4D">
            <w:pPr>
              <w:pStyle w:val="CopticVersemulti-line"/>
            </w:pPr>
            <w:r>
              <w:t>ⲙ̀ⲫ̀ⲣⲏϯ ⲛ̀ⲟⲩⲭⲓⲱⲛ:</w:t>
            </w:r>
          </w:p>
          <w:p w14:paraId="79E0CBBC" w14:textId="77777777" w:rsidR="001D3B4D" w:rsidRDefault="001D3B4D" w:rsidP="001D3B4D">
            <w:pPr>
              <w:pStyle w:val="CopticVersemulti-line"/>
            </w:pPr>
            <w:r>
              <w:t>ϫⲉ ⲡⲓⲱ̀ⲟⲩ ⲫⲁ Ⲡⲉⲛⲛⲟⲩϯ ⲡⲉ:</w:t>
            </w:r>
          </w:p>
          <w:p w14:paraId="3FF4F3AB" w14:textId="77777777" w:rsidR="001D3B4D" w:rsidRPr="005130A7" w:rsidRDefault="001D3B4D" w:rsidP="001D3B4D">
            <w:pPr>
              <w:pStyle w:val="CopticVerse"/>
            </w:pPr>
            <w:r>
              <w:t>ⲇⲟⲍⲁ ⲭⲓ ⲟ̀ ⲑⲉⲟⲥ ⲏ̀ⲙⲱⲛ.</w:t>
            </w:r>
          </w:p>
        </w:tc>
      </w:tr>
      <w:tr w:rsidR="001D3B4D" w14:paraId="67FC302E" w14:textId="77777777" w:rsidTr="002F1C09">
        <w:trPr>
          <w:cantSplit/>
          <w:jc w:val="center"/>
        </w:trPr>
        <w:tc>
          <w:tcPr>
            <w:tcW w:w="288" w:type="dxa"/>
          </w:tcPr>
          <w:p w14:paraId="077A0A76" w14:textId="77777777" w:rsidR="001D3B4D" w:rsidRDefault="001D3B4D" w:rsidP="002F1C09">
            <w:pPr>
              <w:pStyle w:val="CopticCross"/>
            </w:pPr>
          </w:p>
        </w:tc>
        <w:tc>
          <w:tcPr>
            <w:tcW w:w="3960" w:type="dxa"/>
          </w:tcPr>
          <w:p w14:paraId="6FEFFB33" w14:textId="77777777" w:rsidR="001D3B4D" w:rsidRDefault="001D3B4D" w:rsidP="001D3B4D">
            <w:pPr>
              <w:pStyle w:val="EngHang"/>
            </w:pPr>
            <w:r>
              <w:t>You are the God,</w:t>
            </w:r>
          </w:p>
          <w:p w14:paraId="6484C56B" w14:textId="77777777" w:rsidR="001D3B4D" w:rsidRDefault="001D3B4D" w:rsidP="001D3B4D">
            <w:pPr>
              <w:pStyle w:val="EngHang"/>
            </w:pPr>
            <w:r>
              <w:t>Who is worthy of the praises of Zion,</w:t>
            </w:r>
          </w:p>
          <w:p w14:paraId="5496774E" w14:textId="77777777" w:rsidR="001D3B4D" w:rsidRDefault="001D3B4D" w:rsidP="001D3B4D">
            <w:pPr>
              <w:pStyle w:val="EngHang"/>
            </w:pPr>
            <w:r>
              <w:t>For glory is due to our God.</w:t>
            </w:r>
          </w:p>
          <w:p w14:paraId="2B6BD895" w14:textId="77777777" w:rsidR="001D3B4D" w:rsidRDefault="001D3B4D" w:rsidP="001D3B4D">
            <w:pPr>
              <w:pStyle w:val="EngHangEnd"/>
            </w:pPr>
            <w:r>
              <w:t>Glory be to our God.</w:t>
            </w:r>
          </w:p>
        </w:tc>
        <w:tc>
          <w:tcPr>
            <w:tcW w:w="288" w:type="dxa"/>
          </w:tcPr>
          <w:p w14:paraId="63609F86" w14:textId="77777777" w:rsidR="001D3B4D" w:rsidRDefault="001D3B4D" w:rsidP="002F1C09"/>
        </w:tc>
        <w:tc>
          <w:tcPr>
            <w:tcW w:w="288" w:type="dxa"/>
          </w:tcPr>
          <w:p w14:paraId="0CD4B7E4" w14:textId="77777777" w:rsidR="001D3B4D" w:rsidRDefault="001D3B4D" w:rsidP="002F1C09">
            <w:pPr>
              <w:pStyle w:val="CopticCross"/>
            </w:pPr>
          </w:p>
        </w:tc>
        <w:tc>
          <w:tcPr>
            <w:tcW w:w="3960" w:type="dxa"/>
          </w:tcPr>
          <w:p w14:paraId="579F61FF" w14:textId="77777777" w:rsidR="001D3B4D" w:rsidRDefault="001D3B4D" w:rsidP="001D3B4D">
            <w:pPr>
              <w:pStyle w:val="CopticVersemulti-line"/>
            </w:pPr>
            <w:r>
              <w:t>ⲛⲑⲟⲕ ⲡⲉ ⲫϯ ϥ̀ⲉⲣϣⲁⲩ ⲛⲁⲕ:</w:t>
            </w:r>
          </w:p>
          <w:p w14:paraId="187F4802" w14:textId="77777777" w:rsidR="001D3B4D" w:rsidRDefault="001D3B4D" w:rsidP="001D3B4D">
            <w:pPr>
              <w:pStyle w:val="CopticVersemulti-line"/>
            </w:pPr>
            <w:r>
              <w:t>ⲛ̀ϫⲉ ⲡⲓϫⲱ ϧⲉⲛ ⲭⲓⲱⲛ:</w:t>
            </w:r>
          </w:p>
          <w:p w14:paraId="65FA3C6E" w14:textId="77777777" w:rsidR="001D3B4D" w:rsidRDefault="001D3B4D" w:rsidP="001D3B4D">
            <w:pPr>
              <w:pStyle w:val="CopticVersemulti-line"/>
            </w:pPr>
            <w:r>
              <w:t>ϫⲉ ⲡⲓⲱ̀ⲟⲩ ⲫⲁ Ⲡⲉⲛⲛⲟⲩϯ ⲡⲉ:</w:t>
            </w:r>
          </w:p>
          <w:p w14:paraId="4BED41A5" w14:textId="77777777" w:rsidR="001D3B4D" w:rsidRPr="005130A7" w:rsidRDefault="001D3B4D" w:rsidP="001D3B4D">
            <w:pPr>
              <w:pStyle w:val="CopticVerse"/>
            </w:pPr>
            <w:r>
              <w:t>ⲇⲟⲍⲁ ⲭⲓ ⲟ̀ ⲑⲉⲟⲥ ⲏ̀ⲙⲱⲛ.</w:t>
            </w:r>
          </w:p>
        </w:tc>
      </w:tr>
      <w:tr w:rsidR="001D3B4D" w14:paraId="282E8C44" w14:textId="77777777" w:rsidTr="002F1C09">
        <w:trPr>
          <w:cantSplit/>
          <w:jc w:val="center"/>
        </w:trPr>
        <w:tc>
          <w:tcPr>
            <w:tcW w:w="288" w:type="dxa"/>
          </w:tcPr>
          <w:p w14:paraId="50D13B5D" w14:textId="77777777" w:rsidR="001D3B4D" w:rsidRDefault="001D3B4D" w:rsidP="002F1C09">
            <w:pPr>
              <w:pStyle w:val="CopticCross"/>
            </w:pPr>
          </w:p>
        </w:tc>
        <w:tc>
          <w:tcPr>
            <w:tcW w:w="3960" w:type="dxa"/>
          </w:tcPr>
          <w:p w14:paraId="05DF32C9" w14:textId="77777777" w:rsidR="001D3B4D" w:rsidRDefault="001D3B4D" w:rsidP="001D3B4D">
            <w:pPr>
              <w:pStyle w:val="EngHang"/>
            </w:pPr>
            <w:r>
              <w:t>Blessed are You O Lover of mankind,</w:t>
            </w:r>
          </w:p>
          <w:p w14:paraId="5EABEDE2" w14:textId="77777777" w:rsidR="001D3B4D" w:rsidRDefault="001D3B4D" w:rsidP="001D3B4D">
            <w:pPr>
              <w:pStyle w:val="EngHang"/>
            </w:pPr>
            <w:r>
              <w:t>Because of Your miraculous works,</w:t>
            </w:r>
          </w:p>
          <w:p w14:paraId="04D1DF08" w14:textId="77777777" w:rsidR="001D3B4D" w:rsidRDefault="001D3B4D" w:rsidP="001D3B4D">
            <w:pPr>
              <w:pStyle w:val="EngHang"/>
            </w:pPr>
            <w:r>
              <w:t>For glory is due to our God.</w:t>
            </w:r>
          </w:p>
          <w:p w14:paraId="0265E6EA" w14:textId="77777777" w:rsidR="001D3B4D" w:rsidRDefault="001D3B4D" w:rsidP="001D3B4D">
            <w:pPr>
              <w:pStyle w:val="EngHangEnd"/>
            </w:pPr>
            <w:r>
              <w:t>Glory be to our God.</w:t>
            </w:r>
          </w:p>
        </w:tc>
        <w:tc>
          <w:tcPr>
            <w:tcW w:w="288" w:type="dxa"/>
          </w:tcPr>
          <w:p w14:paraId="1A584A8B" w14:textId="77777777" w:rsidR="001D3B4D" w:rsidRDefault="001D3B4D" w:rsidP="002F1C09"/>
        </w:tc>
        <w:tc>
          <w:tcPr>
            <w:tcW w:w="288" w:type="dxa"/>
          </w:tcPr>
          <w:p w14:paraId="48307E6E" w14:textId="77777777" w:rsidR="001D3B4D" w:rsidRDefault="001D3B4D" w:rsidP="002F1C09">
            <w:pPr>
              <w:pStyle w:val="CopticCross"/>
            </w:pPr>
          </w:p>
        </w:tc>
        <w:tc>
          <w:tcPr>
            <w:tcW w:w="3960" w:type="dxa"/>
          </w:tcPr>
          <w:p w14:paraId="076F1AD4" w14:textId="77777777" w:rsidR="001D3B4D" w:rsidRDefault="001D3B4D" w:rsidP="001D3B4D">
            <w:pPr>
              <w:pStyle w:val="CopticVersemulti-line"/>
            </w:pPr>
            <w:r>
              <w:t>ⲝⲙⲁⲣⲱⲟⲩⲧ ⲱ̀ ⲡⲓⲙⲁⲓⲣⲱⲙⲓ:</w:t>
            </w:r>
          </w:p>
          <w:p w14:paraId="4C64FAD3" w14:textId="77777777" w:rsidR="001D3B4D" w:rsidRDefault="001D3B4D" w:rsidP="001D3B4D">
            <w:pPr>
              <w:pStyle w:val="CopticVersemulti-line"/>
            </w:pPr>
            <w:r>
              <w:t>ⲉⲑⲃⲉ ⲛⲉⲕϩ̀ⲃⲏⲟⲩⲓ̀ ⲙ̀ⲡⲁⲣⲁⲇⲟⲝⲟⲛ:</w:t>
            </w:r>
          </w:p>
          <w:p w14:paraId="58F75940" w14:textId="77777777" w:rsidR="001D3B4D" w:rsidRDefault="001D3B4D" w:rsidP="001D3B4D">
            <w:pPr>
              <w:pStyle w:val="CopticVersemulti-line"/>
            </w:pPr>
            <w:r>
              <w:t>ϫⲉ ⲡⲓⲱ̀ⲟⲩ ⲫⲁ Ⲡⲉⲛⲛⲟⲩϯ ⲡⲉ:</w:t>
            </w:r>
          </w:p>
          <w:p w14:paraId="2427DBF8" w14:textId="77777777" w:rsidR="001D3B4D" w:rsidRPr="005130A7" w:rsidRDefault="001D3B4D" w:rsidP="001D3B4D">
            <w:pPr>
              <w:pStyle w:val="CopticVerse"/>
            </w:pPr>
            <w:r>
              <w:t>ⲇⲟⲍⲁ ⲭⲓ ⲟ̀ ⲑⲉⲟⲥ ⲏ̀ⲙⲱⲛ.</w:t>
            </w:r>
          </w:p>
        </w:tc>
      </w:tr>
      <w:tr w:rsidR="001D3B4D" w14:paraId="55717E42" w14:textId="77777777" w:rsidTr="002F1C09">
        <w:trPr>
          <w:cantSplit/>
          <w:jc w:val="center"/>
        </w:trPr>
        <w:tc>
          <w:tcPr>
            <w:tcW w:w="288" w:type="dxa"/>
          </w:tcPr>
          <w:p w14:paraId="1CC7D802" w14:textId="77777777" w:rsidR="001D3B4D" w:rsidRDefault="001D3B4D" w:rsidP="002F1C09">
            <w:pPr>
              <w:pStyle w:val="CopticCross"/>
            </w:pPr>
            <w:r w:rsidRPr="00FB5ACB">
              <w:t>¿</w:t>
            </w:r>
          </w:p>
        </w:tc>
        <w:tc>
          <w:tcPr>
            <w:tcW w:w="3960" w:type="dxa"/>
          </w:tcPr>
          <w:p w14:paraId="39B68D42" w14:textId="77777777" w:rsidR="001D3B4D" w:rsidRDefault="001D3B4D" w:rsidP="001D3B4D">
            <w:pPr>
              <w:pStyle w:val="EngHang"/>
            </w:pPr>
            <w:r>
              <w:t>Confess to the Lord our God,</w:t>
            </w:r>
          </w:p>
          <w:p w14:paraId="2B55F039" w14:textId="77777777" w:rsidR="001D3B4D" w:rsidRDefault="001D3B4D" w:rsidP="001D3B4D">
            <w:pPr>
              <w:pStyle w:val="EngHang"/>
            </w:pPr>
            <w:r>
              <w:t>The Lord of lords,</w:t>
            </w:r>
          </w:p>
          <w:p w14:paraId="1AED8CFB" w14:textId="77777777" w:rsidR="001D3B4D" w:rsidRDefault="001D3B4D" w:rsidP="001D3B4D">
            <w:pPr>
              <w:pStyle w:val="EngHang"/>
            </w:pPr>
            <w:r>
              <w:t>For glory is due to our God.</w:t>
            </w:r>
          </w:p>
          <w:p w14:paraId="26463D98" w14:textId="77777777" w:rsidR="001D3B4D" w:rsidRDefault="001D3B4D" w:rsidP="001D3B4D">
            <w:pPr>
              <w:pStyle w:val="EngHangEnd"/>
            </w:pPr>
            <w:r>
              <w:t>Glory be to our God.</w:t>
            </w:r>
          </w:p>
        </w:tc>
        <w:tc>
          <w:tcPr>
            <w:tcW w:w="288" w:type="dxa"/>
          </w:tcPr>
          <w:p w14:paraId="6FB5C3D6" w14:textId="77777777" w:rsidR="001D3B4D" w:rsidRDefault="001D3B4D" w:rsidP="002F1C09"/>
        </w:tc>
        <w:tc>
          <w:tcPr>
            <w:tcW w:w="288" w:type="dxa"/>
          </w:tcPr>
          <w:p w14:paraId="2B26DDDB" w14:textId="77777777" w:rsidR="001D3B4D" w:rsidRDefault="001D3B4D" w:rsidP="002F1C09">
            <w:pPr>
              <w:pStyle w:val="CopticCross"/>
            </w:pPr>
            <w:r w:rsidRPr="00FB5ACB">
              <w:t>¿</w:t>
            </w:r>
          </w:p>
        </w:tc>
        <w:tc>
          <w:tcPr>
            <w:tcW w:w="3960" w:type="dxa"/>
          </w:tcPr>
          <w:p w14:paraId="0D19F0CE" w14:textId="77777777" w:rsidR="001D3B4D" w:rsidRDefault="001D3B4D" w:rsidP="001D3B4D">
            <w:pPr>
              <w:pStyle w:val="CopticVersemulti-line"/>
            </w:pPr>
            <w:r>
              <w:t>ⲟⲩⲱⲛϩ ⲉ̀ⲃⲟⲗ ⲙ̀ⲡⲟ̄ⲥ̄ ⲡⲉⲛⲛⲟⲩϯ:</w:t>
            </w:r>
          </w:p>
          <w:p w14:paraId="3737C4EF" w14:textId="77777777" w:rsidR="001D3B4D" w:rsidRDefault="001D3B4D" w:rsidP="001D3B4D">
            <w:pPr>
              <w:pStyle w:val="CopticVersemulti-line"/>
            </w:pPr>
            <w:r>
              <w:t>ⲕⲩⲣⲓⲉ ⲧⲱⲛ ⲕⲩⲣⲓⲱⲛ:</w:t>
            </w:r>
          </w:p>
          <w:p w14:paraId="718AE435" w14:textId="77777777" w:rsidR="001D3B4D" w:rsidRDefault="001D3B4D" w:rsidP="001D3B4D">
            <w:pPr>
              <w:pStyle w:val="CopticVersemulti-line"/>
            </w:pPr>
            <w:r>
              <w:t>ϫⲉ ⲡⲓⲱ̀ⲟⲩ ⲫⲁ Ⲡⲉⲛⲛⲟⲩϯ ⲡⲉ:</w:t>
            </w:r>
          </w:p>
          <w:p w14:paraId="7861A7DB" w14:textId="77777777" w:rsidR="001D3B4D" w:rsidRPr="005130A7" w:rsidRDefault="001D3B4D" w:rsidP="001D3B4D">
            <w:pPr>
              <w:pStyle w:val="CopticVerse"/>
            </w:pPr>
            <w:r>
              <w:t>ⲇⲟⲍⲁ ⲭⲓ ⲟ̀ ⲑⲉⲟⲥ ⲏ̀ⲙⲱⲛ.</w:t>
            </w:r>
          </w:p>
        </w:tc>
      </w:tr>
      <w:tr w:rsidR="001D3B4D" w14:paraId="56CE890A" w14:textId="77777777" w:rsidTr="002F1C09">
        <w:trPr>
          <w:cantSplit/>
          <w:jc w:val="center"/>
        </w:trPr>
        <w:tc>
          <w:tcPr>
            <w:tcW w:w="288" w:type="dxa"/>
          </w:tcPr>
          <w:p w14:paraId="7E0593FF" w14:textId="77777777" w:rsidR="001D3B4D" w:rsidRDefault="001D3B4D" w:rsidP="002F1C09">
            <w:pPr>
              <w:pStyle w:val="CopticCross"/>
            </w:pPr>
            <w:r w:rsidRPr="00FB5ACB">
              <w:t>¿</w:t>
            </w:r>
          </w:p>
        </w:tc>
        <w:tc>
          <w:tcPr>
            <w:tcW w:w="3960" w:type="dxa"/>
          </w:tcPr>
          <w:p w14:paraId="370B9EAA" w14:textId="77777777" w:rsidR="001D3B4D" w:rsidRDefault="001D3B4D" w:rsidP="001D3B4D">
            <w:pPr>
              <w:pStyle w:val="EngHang"/>
            </w:pPr>
            <w:r>
              <w:t>Glory be to our God</w:t>
            </w:r>
          </w:p>
          <w:p w14:paraId="53D2B181" w14:textId="77777777" w:rsidR="001D3B4D" w:rsidRDefault="001D3B4D" w:rsidP="001D3B4D">
            <w:pPr>
              <w:pStyle w:val="EngHang"/>
            </w:pPr>
            <w:r>
              <w:t>Until the end of the ages,</w:t>
            </w:r>
          </w:p>
          <w:p w14:paraId="54F08238" w14:textId="77777777" w:rsidR="001D3B4D" w:rsidRDefault="001D3B4D" w:rsidP="001D3B4D">
            <w:pPr>
              <w:pStyle w:val="EngHang"/>
            </w:pPr>
            <w:r>
              <w:t>For glory is due to our God.</w:t>
            </w:r>
          </w:p>
          <w:p w14:paraId="29C08ED0" w14:textId="77777777" w:rsidR="001D3B4D" w:rsidRDefault="001D3B4D" w:rsidP="001D3B4D">
            <w:pPr>
              <w:pStyle w:val="EngHangEnd"/>
            </w:pPr>
            <w:r>
              <w:t>Glory be to our God.</w:t>
            </w:r>
          </w:p>
        </w:tc>
        <w:tc>
          <w:tcPr>
            <w:tcW w:w="288" w:type="dxa"/>
          </w:tcPr>
          <w:p w14:paraId="5B338DB0" w14:textId="77777777" w:rsidR="001D3B4D" w:rsidRDefault="001D3B4D" w:rsidP="002F1C09"/>
        </w:tc>
        <w:tc>
          <w:tcPr>
            <w:tcW w:w="288" w:type="dxa"/>
          </w:tcPr>
          <w:p w14:paraId="63CF87C1" w14:textId="77777777" w:rsidR="001D3B4D" w:rsidRDefault="001D3B4D" w:rsidP="002F1C09">
            <w:pPr>
              <w:pStyle w:val="CopticCross"/>
            </w:pPr>
            <w:r w:rsidRPr="00FB5ACB">
              <w:t>¿</w:t>
            </w:r>
          </w:p>
        </w:tc>
        <w:tc>
          <w:tcPr>
            <w:tcW w:w="3960" w:type="dxa"/>
          </w:tcPr>
          <w:p w14:paraId="2B97E9C1" w14:textId="77777777" w:rsidR="001D3B4D" w:rsidRDefault="001D3B4D" w:rsidP="001D3B4D">
            <w:pPr>
              <w:pStyle w:val="CopticVersemulti-line"/>
            </w:pPr>
            <w:r>
              <w:t>ⲡⲓⲱ̀ⲟⲩ ⲫⲁ ⲡⲉⲛⲛⲟⲩϯ ⲡⲉ:</w:t>
            </w:r>
          </w:p>
          <w:p w14:paraId="7DEF6781" w14:textId="77777777" w:rsidR="001D3B4D" w:rsidRDefault="001D3B4D" w:rsidP="001D3B4D">
            <w:pPr>
              <w:pStyle w:val="CopticVersemulti-line"/>
            </w:pPr>
            <w:r>
              <w:t>ϣⲁ ⲡ̀ϫⲱⲕ ⲉ̀ⲃⲟⲗ ⲛ̀ⲛⲓⲉⲱⲛ:</w:t>
            </w:r>
          </w:p>
          <w:p w14:paraId="6462AA42" w14:textId="77777777" w:rsidR="001D3B4D" w:rsidRDefault="001D3B4D" w:rsidP="001D3B4D">
            <w:pPr>
              <w:pStyle w:val="CopticVersemulti-line"/>
            </w:pPr>
            <w:r>
              <w:t>ϫⲉ ⲡⲓⲱ̀ⲟⲩ ⲫⲁ Ⲡⲉⲛⲛⲟⲩϯ ⲡⲉ:</w:t>
            </w:r>
          </w:p>
          <w:p w14:paraId="382AA37B" w14:textId="77777777" w:rsidR="001D3B4D" w:rsidRPr="005130A7" w:rsidRDefault="001D3B4D" w:rsidP="001D3B4D">
            <w:pPr>
              <w:pStyle w:val="CopticVerse"/>
            </w:pPr>
            <w:r>
              <w:t>ⲇⲟⲍⲁ ⲭⲓ ⲟ̀ ⲑⲉⲟⲥ ⲏ̀ⲙⲱⲛ.</w:t>
            </w:r>
          </w:p>
        </w:tc>
      </w:tr>
      <w:tr w:rsidR="001D3B4D" w14:paraId="5D8CA46F" w14:textId="77777777" w:rsidTr="002F1C09">
        <w:trPr>
          <w:cantSplit/>
          <w:jc w:val="center"/>
        </w:trPr>
        <w:tc>
          <w:tcPr>
            <w:tcW w:w="288" w:type="dxa"/>
          </w:tcPr>
          <w:p w14:paraId="4C6C18ED" w14:textId="77777777" w:rsidR="001D3B4D" w:rsidRDefault="001D3B4D" w:rsidP="002F1C09">
            <w:pPr>
              <w:pStyle w:val="CopticCross"/>
            </w:pPr>
          </w:p>
        </w:tc>
        <w:tc>
          <w:tcPr>
            <w:tcW w:w="3960" w:type="dxa"/>
          </w:tcPr>
          <w:p w14:paraId="6A052332" w14:textId="77777777" w:rsidR="001D3B4D" w:rsidRDefault="001D3B4D" w:rsidP="001D3B4D">
            <w:pPr>
              <w:pStyle w:val="EngHang"/>
            </w:pPr>
            <w:r>
              <w:t xml:space="preserve">Rejoice, all you, </w:t>
            </w:r>
          </w:p>
          <w:p w14:paraId="622432F8" w14:textId="77777777" w:rsidR="001D3B4D" w:rsidRDefault="001D3B4D" w:rsidP="001D3B4D">
            <w:pPr>
              <w:pStyle w:val="EngHang"/>
            </w:pPr>
            <w:r>
              <w:t>Who strive towards goodness,</w:t>
            </w:r>
          </w:p>
          <w:p w14:paraId="21C42CF6" w14:textId="77777777" w:rsidR="001D3B4D" w:rsidRDefault="001D3B4D" w:rsidP="001D3B4D">
            <w:pPr>
              <w:pStyle w:val="EngHang"/>
            </w:pPr>
            <w:r>
              <w:t>For glory is due to our God.</w:t>
            </w:r>
          </w:p>
          <w:p w14:paraId="7DFD9D2D" w14:textId="77777777" w:rsidR="001D3B4D" w:rsidRDefault="001D3B4D" w:rsidP="001D3B4D">
            <w:pPr>
              <w:pStyle w:val="EngHangEnd"/>
            </w:pPr>
            <w:r>
              <w:t>Glory be to our God.</w:t>
            </w:r>
          </w:p>
        </w:tc>
        <w:tc>
          <w:tcPr>
            <w:tcW w:w="288" w:type="dxa"/>
          </w:tcPr>
          <w:p w14:paraId="0583AFF4" w14:textId="77777777" w:rsidR="001D3B4D" w:rsidRDefault="001D3B4D" w:rsidP="002F1C09"/>
        </w:tc>
        <w:tc>
          <w:tcPr>
            <w:tcW w:w="288" w:type="dxa"/>
          </w:tcPr>
          <w:p w14:paraId="2801C6A2" w14:textId="77777777" w:rsidR="001D3B4D" w:rsidRDefault="001D3B4D" w:rsidP="002F1C09">
            <w:pPr>
              <w:pStyle w:val="CopticCross"/>
            </w:pPr>
          </w:p>
        </w:tc>
        <w:tc>
          <w:tcPr>
            <w:tcW w:w="3960" w:type="dxa"/>
          </w:tcPr>
          <w:p w14:paraId="672E0805" w14:textId="77777777" w:rsidR="001D3B4D" w:rsidRDefault="001D3B4D" w:rsidP="001D3B4D">
            <w:pPr>
              <w:pStyle w:val="CopticVersemulti-line"/>
            </w:pPr>
            <w:r>
              <w:t>ⲣⲁⲱⲓ ⲛⲓⲃⲉⲛ ⲛ̀ⲟⲩⲟⲛ ⲛⲓⲃⲉⲛ:</w:t>
            </w:r>
          </w:p>
          <w:p w14:paraId="6BF6997B" w14:textId="77777777" w:rsidR="001D3B4D" w:rsidRDefault="001D3B4D" w:rsidP="001D3B4D">
            <w:pPr>
              <w:pStyle w:val="CopticVersemulti-line"/>
            </w:pPr>
            <w:r>
              <w:t>ⲉⲧⲓ̀ⲣⲓ ⲙ̀ⲡⲓⲁ̀ⲅⲁⲑⲟⲛ:</w:t>
            </w:r>
          </w:p>
          <w:p w14:paraId="6E6AF293" w14:textId="77777777" w:rsidR="001D3B4D" w:rsidRDefault="001D3B4D" w:rsidP="001D3B4D">
            <w:pPr>
              <w:pStyle w:val="CopticVersemulti-line"/>
            </w:pPr>
            <w:r>
              <w:t>ϫⲉ ⲡⲓⲱ̀ⲟⲩ ⲫⲁ Ⲡⲉⲛⲛⲟⲩϯ ⲡⲉ:</w:t>
            </w:r>
          </w:p>
          <w:p w14:paraId="17E8EB04" w14:textId="77777777" w:rsidR="001D3B4D" w:rsidRPr="005130A7" w:rsidRDefault="001D3B4D" w:rsidP="001D3B4D">
            <w:pPr>
              <w:pStyle w:val="CopticVerse"/>
            </w:pPr>
            <w:r>
              <w:t>ⲇⲟⲍⲁ ⲭⲓ ⲟ̀ ⲑⲉⲟⲥ ⲏ̀ⲙⲱⲛ.</w:t>
            </w:r>
          </w:p>
        </w:tc>
      </w:tr>
      <w:tr w:rsidR="001D3B4D" w14:paraId="68D7FC82" w14:textId="77777777" w:rsidTr="002F1C09">
        <w:trPr>
          <w:cantSplit/>
          <w:jc w:val="center"/>
        </w:trPr>
        <w:tc>
          <w:tcPr>
            <w:tcW w:w="288" w:type="dxa"/>
          </w:tcPr>
          <w:p w14:paraId="778D2810" w14:textId="77777777" w:rsidR="001D3B4D" w:rsidRDefault="001D3B4D" w:rsidP="002F1C09">
            <w:pPr>
              <w:pStyle w:val="CopticCross"/>
            </w:pPr>
          </w:p>
        </w:tc>
        <w:tc>
          <w:tcPr>
            <w:tcW w:w="3960" w:type="dxa"/>
          </w:tcPr>
          <w:p w14:paraId="7D46E3AC" w14:textId="77777777" w:rsidR="001D3B4D" w:rsidRDefault="001D3B4D" w:rsidP="001D3B4D">
            <w:pPr>
              <w:pStyle w:val="EngHang"/>
            </w:pPr>
            <w:r>
              <w:t xml:space="preserve">Bless the Lord all you nations, </w:t>
            </w:r>
          </w:p>
          <w:p w14:paraId="2399330D" w14:textId="77777777" w:rsidR="001D3B4D" w:rsidRDefault="001D3B4D" w:rsidP="001D3B4D">
            <w:pPr>
              <w:pStyle w:val="EngHang"/>
            </w:pPr>
            <w:r>
              <w:t>With a spiritual song,</w:t>
            </w:r>
          </w:p>
          <w:p w14:paraId="47482D0C" w14:textId="77777777" w:rsidR="001D3B4D" w:rsidRDefault="001D3B4D" w:rsidP="001D3B4D">
            <w:pPr>
              <w:pStyle w:val="EngHang"/>
            </w:pPr>
            <w:r>
              <w:t>For glory is due to our God.</w:t>
            </w:r>
          </w:p>
          <w:p w14:paraId="36F50F75" w14:textId="77777777" w:rsidR="001D3B4D" w:rsidRDefault="001D3B4D" w:rsidP="001D3B4D">
            <w:pPr>
              <w:pStyle w:val="EngHangEnd"/>
            </w:pPr>
            <w:r>
              <w:t>Glory be to our God.</w:t>
            </w:r>
          </w:p>
        </w:tc>
        <w:tc>
          <w:tcPr>
            <w:tcW w:w="288" w:type="dxa"/>
          </w:tcPr>
          <w:p w14:paraId="725EDD22" w14:textId="77777777" w:rsidR="001D3B4D" w:rsidRDefault="001D3B4D" w:rsidP="002F1C09"/>
        </w:tc>
        <w:tc>
          <w:tcPr>
            <w:tcW w:w="288" w:type="dxa"/>
          </w:tcPr>
          <w:p w14:paraId="3C565531" w14:textId="77777777" w:rsidR="001D3B4D" w:rsidRDefault="001D3B4D" w:rsidP="002F1C09">
            <w:pPr>
              <w:pStyle w:val="CopticCross"/>
            </w:pPr>
          </w:p>
        </w:tc>
        <w:tc>
          <w:tcPr>
            <w:tcW w:w="3960" w:type="dxa"/>
          </w:tcPr>
          <w:p w14:paraId="570F0BBF" w14:textId="77777777" w:rsidR="001D3B4D" w:rsidRDefault="001D3B4D" w:rsidP="001D3B4D">
            <w:pPr>
              <w:pStyle w:val="CopticVersemulti-line"/>
            </w:pPr>
            <w:r>
              <w:t>ⲥⲙⲟⲩ ⲡⲟ̄ⲥ̄ ⲛⲓⲉⲑⲛⲟⲥ ⲧⲏⲣⲟⲩ:</w:t>
            </w:r>
          </w:p>
          <w:p w14:paraId="77427B25" w14:textId="77777777" w:rsidR="001D3B4D" w:rsidRDefault="001D3B4D" w:rsidP="001D3B4D">
            <w:pPr>
              <w:pStyle w:val="CopticVersemulti-line"/>
            </w:pPr>
            <w:r>
              <w:t>ϧⲉⲛ ⲟⲩϩⲱϫⲏ ⲙ̀ⲡ̄ⲛ̄ⲁ̄ⲧⲓⲕⲟⲛ:</w:t>
            </w:r>
          </w:p>
          <w:p w14:paraId="4C7B35B3" w14:textId="77777777" w:rsidR="001D3B4D" w:rsidRDefault="001D3B4D" w:rsidP="001D3B4D">
            <w:pPr>
              <w:pStyle w:val="CopticVersemulti-line"/>
            </w:pPr>
            <w:r>
              <w:t>ϫⲉ ⲡⲓⲱ̀ⲟⲩ ⲫⲁ Ⲡⲉⲛⲛⲟⲩϯ ⲡⲉ:</w:t>
            </w:r>
          </w:p>
          <w:p w14:paraId="2DC7E63A" w14:textId="77777777" w:rsidR="001D3B4D" w:rsidRPr="005130A7" w:rsidRDefault="001D3B4D" w:rsidP="001D3B4D">
            <w:pPr>
              <w:pStyle w:val="CopticVerse"/>
            </w:pPr>
            <w:r>
              <w:t>ⲇⲟⲍⲁ ⲭⲓ ⲟ̀ ⲑⲉⲟⲥ ⲏ̀ⲙⲱⲛ.</w:t>
            </w:r>
          </w:p>
        </w:tc>
      </w:tr>
      <w:tr w:rsidR="001D3B4D" w14:paraId="39651794" w14:textId="77777777" w:rsidTr="002F1C09">
        <w:trPr>
          <w:cantSplit/>
          <w:jc w:val="center"/>
        </w:trPr>
        <w:tc>
          <w:tcPr>
            <w:tcW w:w="288" w:type="dxa"/>
          </w:tcPr>
          <w:p w14:paraId="40FF0555" w14:textId="77777777" w:rsidR="001D3B4D" w:rsidRDefault="001D3B4D" w:rsidP="002F1C09">
            <w:pPr>
              <w:pStyle w:val="CopticCross"/>
            </w:pPr>
            <w:r w:rsidRPr="00FB5ACB">
              <w:t>¿</w:t>
            </w:r>
          </w:p>
        </w:tc>
        <w:tc>
          <w:tcPr>
            <w:tcW w:w="3960" w:type="dxa"/>
          </w:tcPr>
          <w:p w14:paraId="127C5C42" w14:textId="77777777" w:rsidR="001D3B4D" w:rsidRDefault="001D3B4D" w:rsidP="001D3B4D">
            <w:pPr>
              <w:pStyle w:val="EngHang"/>
            </w:pPr>
            <w:r>
              <w:t xml:space="preserve">We </w:t>
            </w:r>
            <w:commentRangeStart w:id="1190"/>
            <w:r>
              <w:t xml:space="preserve">entreat </w:t>
            </w:r>
            <w:commentRangeEnd w:id="1190"/>
            <w:r>
              <w:rPr>
                <w:rStyle w:val="CommentReference"/>
              </w:rPr>
              <w:commentReference w:id="1190"/>
            </w:r>
            <w:r>
              <w:t xml:space="preserve">and pray to You, </w:t>
            </w:r>
          </w:p>
          <w:p w14:paraId="47EC034D" w14:textId="77777777" w:rsidR="001D3B4D" w:rsidRDefault="001D3B4D" w:rsidP="001D3B4D">
            <w:pPr>
              <w:pStyle w:val="EngHang"/>
            </w:pPr>
            <w:r>
              <w:t>Forsake us not,</w:t>
            </w:r>
          </w:p>
          <w:p w14:paraId="44478B12" w14:textId="77777777" w:rsidR="001D3B4D" w:rsidRDefault="001D3B4D" w:rsidP="001D3B4D">
            <w:pPr>
              <w:pStyle w:val="EngHang"/>
            </w:pPr>
            <w:r>
              <w:t>For glory is due to our God.</w:t>
            </w:r>
          </w:p>
          <w:p w14:paraId="07AF132D" w14:textId="77777777" w:rsidR="001D3B4D" w:rsidRPr="0078672A" w:rsidRDefault="001D3B4D" w:rsidP="001D3B4D">
            <w:pPr>
              <w:pStyle w:val="EngHangEnd"/>
            </w:pPr>
            <w:r>
              <w:t>Glory be to our God.</w:t>
            </w:r>
          </w:p>
        </w:tc>
        <w:tc>
          <w:tcPr>
            <w:tcW w:w="288" w:type="dxa"/>
          </w:tcPr>
          <w:p w14:paraId="627F4C75" w14:textId="77777777" w:rsidR="001D3B4D" w:rsidRDefault="001D3B4D" w:rsidP="002F1C09"/>
        </w:tc>
        <w:tc>
          <w:tcPr>
            <w:tcW w:w="288" w:type="dxa"/>
          </w:tcPr>
          <w:p w14:paraId="48A51DAA" w14:textId="77777777" w:rsidR="001D3B4D" w:rsidRDefault="001D3B4D" w:rsidP="002F1C09">
            <w:pPr>
              <w:pStyle w:val="CopticCross"/>
            </w:pPr>
            <w:r w:rsidRPr="00FB5ACB">
              <w:t>¿</w:t>
            </w:r>
          </w:p>
        </w:tc>
        <w:tc>
          <w:tcPr>
            <w:tcW w:w="3960" w:type="dxa"/>
          </w:tcPr>
          <w:p w14:paraId="016FD196" w14:textId="77777777" w:rsidR="001D3B4D" w:rsidRDefault="001D3B4D" w:rsidP="001D3B4D">
            <w:pPr>
              <w:pStyle w:val="CopticVersemulti-line"/>
            </w:pPr>
            <w:r>
              <w:t>ⲧⲉⲛϯⲏⲟ ⲧⲉⲛⲧⲱⲃϩ ⲙ̀ⲙⲟⲕ:</w:t>
            </w:r>
          </w:p>
          <w:p w14:paraId="39C81E44" w14:textId="77777777" w:rsidR="001D3B4D" w:rsidRDefault="001D3B4D" w:rsidP="001D3B4D">
            <w:pPr>
              <w:pStyle w:val="CopticVersemulti-line"/>
            </w:pPr>
            <w:r>
              <w:t>ⲙ̀ⲡⲉⲣⲟⲓⲩⲉ̀ⲓ̀ ⲥⲁⲃⲟⲗ ⲙ̀ⲙⲟⲛ:</w:t>
            </w:r>
          </w:p>
          <w:p w14:paraId="4D3DE813" w14:textId="77777777" w:rsidR="001D3B4D" w:rsidRDefault="001D3B4D" w:rsidP="001D3B4D">
            <w:pPr>
              <w:pStyle w:val="CopticVersemulti-line"/>
            </w:pPr>
            <w:r>
              <w:t>ϫⲉ ⲡⲓⲱ̀ⲟⲩ ⲫⲁ Ⲡⲉⲛⲛⲟⲩϯ ⲡⲉ:</w:t>
            </w:r>
          </w:p>
          <w:p w14:paraId="5AFD103F" w14:textId="77777777" w:rsidR="001D3B4D" w:rsidRPr="005130A7" w:rsidRDefault="001D3B4D" w:rsidP="001D3B4D">
            <w:pPr>
              <w:pStyle w:val="CopticVerse"/>
            </w:pPr>
            <w:r>
              <w:t>ⲇⲟⲍⲁ ⲭⲓ ⲟ̀ ⲑⲉⲟⲥ ⲏ̀ⲙⲱⲛ.</w:t>
            </w:r>
          </w:p>
        </w:tc>
      </w:tr>
      <w:tr w:rsidR="001D3B4D" w14:paraId="30D4F5B1" w14:textId="77777777" w:rsidTr="002F1C09">
        <w:trPr>
          <w:cantSplit/>
          <w:jc w:val="center"/>
        </w:trPr>
        <w:tc>
          <w:tcPr>
            <w:tcW w:w="288" w:type="dxa"/>
          </w:tcPr>
          <w:p w14:paraId="764668AC" w14:textId="77777777" w:rsidR="001D3B4D" w:rsidRDefault="001D3B4D" w:rsidP="002F1C09">
            <w:pPr>
              <w:pStyle w:val="CopticCross"/>
            </w:pPr>
            <w:r w:rsidRPr="00FB5ACB">
              <w:t>¿</w:t>
            </w:r>
          </w:p>
        </w:tc>
        <w:tc>
          <w:tcPr>
            <w:tcW w:w="3960" w:type="dxa"/>
          </w:tcPr>
          <w:p w14:paraId="062A7B82" w14:textId="77777777" w:rsidR="001D3B4D" w:rsidRDefault="001D3B4D" w:rsidP="001D3B4D">
            <w:pPr>
              <w:pStyle w:val="EngHang"/>
            </w:pPr>
            <w:r>
              <w:t>That we may bless Your greatness,</w:t>
            </w:r>
          </w:p>
          <w:p w14:paraId="26D0E8CB" w14:textId="77777777" w:rsidR="001D3B4D" w:rsidRDefault="001D3B4D" w:rsidP="001D3B4D">
            <w:pPr>
              <w:pStyle w:val="EngHang"/>
            </w:pPr>
            <w:r>
              <w:t>From day to day,</w:t>
            </w:r>
          </w:p>
          <w:p w14:paraId="377F80EC" w14:textId="77777777" w:rsidR="001D3B4D" w:rsidRDefault="001D3B4D" w:rsidP="001D3B4D">
            <w:pPr>
              <w:pStyle w:val="EngHang"/>
            </w:pPr>
            <w:r>
              <w:t>For glory is due to our God.</w:t>
            </w:r>
          </w:p>
          <w:p w14:paraId="3181BB05" w14:textId="77777777" w:rsidR="001D3B4D" w:rsidRDefault="001D3B4D" w:rsidP="00A7759D">
            <w:pPr>
              <w:pStyle w:val="EngHangEnd"/>
            </w:pPr>
            <w:r>
              <w:t>Glory be to our God.</w:t>
            </w:r>
          </w:p>
        </w:tc>
        <w:tc>
          <w:tcPr>
            <w:tcW w:w="288" w:type="dxa"/>
          </w:tcPr>
          <w:p w14:paraId="58F08E20" w14:textId="77777777" w:rsidR="001D3B4D" w:rsidRDefault="001D3B4D" w:rsidP="002F1C09"/>
        </w:tc>
        <w:tc>
          <w:tcPr>
            <w:tcW w:w="288" w:type="dxa"/>
          </w:tcPr>
          <w:p w14:paraId="1F893D44" w14:textId="77777777" w:rsidR="001D3B4D" w:rsidRDefault="001D3B4D" w:rsidP="002F1C09">
            <w:pPr>
              <w:pStyle w:val="CopticCross"/>
            </w:pPr>
            <w:r w:rsidRPr="00FB5ACB">
              <w:t>¿</w:t>
            </w:r>
          </w:p>
        </w:tc>
        <w:tc>
          <w:tcPr>
            <w:tcW w:w="3960" w:type="dxa"/>
          </w:tcPr>
          <w:p w14:paraId="6F0012CC" w14:textId="77777777" w:rsidR="001D3B4D" w:rsidRDefault="001D3B4D" w:rsidP="001D3B4D">
            <w:pPr>
              <w:pStyle w:val="CopticVersemulti-line"/>
            </w:pPr>
            <w:r>
              <w:t>ⲩⲛⲁ ⲛ̀ⲧⲉⲛⲭ̀ⲙⲟⲩ ⲉ̀ⲧⲉⲕⲙⲉⲧⲛⲓϣϯ:</w:t>
            </w:r>
          </w:p>
          <w:p w14:paraId="70DE05AE" w14:textId="77777777" w:rsidR="001D3B4D" w:rsidRDefault="001D3B4D" w:rsidP="001D3B4D">
            <w:pPr>
              <w:pStyle w:val="CopticVersemulti-line"/>
            </w:pPr>
            <w:r>
              <w:t>ⲥⲏⲙⲉⲧⲟⲛ ⲕⲉ ⲥⲏⲙⲉⲣⲟⲛ:</w:t>
            </w:r>
          </w:p>
          <w:p w14:paraId="108CE1DE" w14:textId="77777777" w:rsidR="001D3B4D" w:rsidRDefault="001D3B4D" w:rsidP="001D3B4D">
            <w:pPr>
              <w:pStyle w:val="CopticVersemulti-line"/>
            </w:pPr>
            <w:r>
              <w:t>ϫⲉ ⲡⲓⲱ̀ⲟⲩ ⲫⲁ Ⲡⲉⲛⲛⲟⲩϯ ⲡⲉ:</w:t>
            </w:r>
          </w:p>
          <w:p w14:paraId="07C1CCA8" w14:textId="77777777" w:rsidR="001D3B4D" w:rsidRPr="005130A7" w:rsidRDefault="001D3B4D" w:rsidP="001D3B4D">
            <w:pPr>
              <w:pStyle w:val="CopticVerse"/>
            </w:pPr>
            <w:r>
              <w:t>ⲇⲟⲍⲁ ⲭⲓ ⲟ̀ ⲑⲉⲟⲥ ⲏ̀ⲙⲱⲛ.</w:t>
            </w:r>
          </w:p>
        </w:tc>
      </w:tr>
      <w:tr w:rsidR="001D3B4D" w14:paraId="5D322DF1" w14:textId="77777777" w:rsidTr="002F1C09">
        <w:trPr>
          <w:cantSplit/>
          <w:jc w:val="center"/>
        </w:trPr>
        <w:tc>
          <w:tcPr>
            <w:tcW w:w="288" w:type="dxa"/>
          </w:tcPr>
          <w:p w14:paraId="74E244AA" w14:textId="77777777" w:rsidR="001D3B4D" w:rsidRDefault="001D3B4D" w:rsidP="002F1C09">
            <w:pPr>
              <w:pStyle w:val="CopticCross"/>
            </w:pPr>
          </w:p>
        </w:tc>
        <w:tc>
          <w:tcPr>
            <w:tcW w:w="3960" w:type="dxa"/>
          </w:tcPr>
          <w:p w14:paraId="277124E5" w14:textId="77777777" w:rsidR="001D3B4D" w:rsidRDefault="001D3B4D" w:rsidP="001D3B4D">
            <w:pPr>
              <w:pStyle w:val="EngHang"/>
            </w:pPr>
            <w:r>
              <w:t>All the races of man,</w:t>
            </w:r>
          </w:p>
          <w:p w14:paraId="3AA137D7" w14:textId="77777777" w:rsidR="001D3B4D" w:rsidRDefault="001D3B4D" w:rsidP="001D3B4D">
            <w:pPr>
              <w:pStyle w:val="EngHang"/>
            </w:pPr>
            <w:r>
              <w:t xml:space="preserve">Praise You O Lover of mankind, </w:t>
            </w:r>
          </w:p>
          <w:p w14:paraId="55E7F3FE" w14:textId="77777777" w:rsidR="001D3B4D" w:rsidRDefault="001D3B4D" w:rsidP="001D3B4D">
            <w:pPr>
              <w:pStyle w:val="EngHang"/>
            </w:pPr>
            <w:r>
              <w:t>For glory is due to our God.</w:t>
            </w:r>
          </w:p>
          <w:p w14:paraId="3E883CA7" w14:textId="77777777" w:rsidR="001D3B4D" w:rsidRDefault="001D3B4D" w:rsidP="00A7759D">
            <w:pPr>
              <w:pStyle w:val="EngHangEnd"/>
            </w:pPr>
            <w:r>
              <w:t>Glory be to our God.</w:t>
            </w:r>
          </w:p>
        </w:tc>
        <w:tc>
          <w:tcPr>
            <w:tcW w:w="288" w:type="dxa"/>
          </w:tcPr>
          <w:p w14:paraId="0B8BA34B" w14:textId="77777777" w:rsidR="001D3B4D" w:rsidRDefault="001D3B4D" w:rsidP="002F1C09"/>
        </w:tc>
        <w:tc>
          <w:tcPr>
            <w:tcW w:w="288" w:type="dxa"/>
          </w:tcPr>
          <w:p w14:paraId="070438CF" w14:textId="77777777" w:rsidR="001D3B4D" w:rsidRDefault="001D3B4D" w:rsidP="002F1C09">
            <w:pPr>
              <w:pStyle w:val="CopticCross"/>
            </w:pPr>
          </w:p>
        </w:tc>
        <w:tc>
          <w:tcPr>
            <w:tcW w:w="3960" w:type="dxa"/>
          </w:tcPr>
          <w:p w14:paraId="48041864" w14:textId="77777777" w:rsidR="001D3B4D" w:rsidRDefault="001D3B4D" w:rsidP="001D3B4D">
            <w:pPr>
              <w:pStyle w:val="CopticVersemulti-line"/>
            </w:pPr>
            <w:r>
              <w:t>ⲫⲩⲥⲓⲥ ⲛⲓⲃⲉⲛ ⲛ̀ⲧⲉ ϯⲙⲉⲧⲣⲱⲙⲓ:</w:t>
            </w:r>
          </w:p>
          <w:p w14:paraId="6028A133" w14:textId="77777777" w:rsidR="001D3B4D" w:rsidRDefault="001D3B4D" w:rsidP="001D3B4D">
            <w:pPr>
              <w:pStyle w:val="CopticVersemulti-line"/>
            </w:pPr>
            <w:r>
              <w:t xml:space="preserve">ⲥⲉϩⲱⲥ ⲉ̀ⲣⲟⲕ ⲫⲓⲗⲁⲛⲑ̀ⲣⲱⲡⲉ: </w:t>
            </w:r>
          </w:p>
          <w:p w14:paraId="11BCF873" w14:textId="77777777" w:rsidR="001D3B4D" w:rsidRDefault="001D3B4D" w:rsidP="001D3B4D">
            <w:pPr>
              <w:pStyle w:val="CopticVersemulti-line"/>
            </w:pPr>
            <w:r>
              <w:t>ϫⲉ ⲡⲓⲱ̀ⲟⲩ ⲫⲁ Ⲡⲉⲛⲛⲟⲩϯ ⲡⲉ:</w:t>
            </w:r>
          </w:p>
          <w:p w14:paraId="1993FBDE" w14:textId="77777777" w:rsidR="001D3B4D" w:rsidRPr="005130A7" w:rsidRDefault="001D3B4D" w:rsidP="001D3B4D">
            <w:pPr>
              <w:pStyle w:val="CopticVerse"/>
            </w:pPr>
            <w:r>
              <w:t>ⲇⲟⲍⲁ ⲭⲓ ⲟ̀ ⲑⲉⲟⲥ ⲏ̀ⲙⲱⲛ.</w:t>
            </w:r>
          </w:p>
        </w:tc>
      </w:tr>
      <w:tr w:rsidR="001D3B4D" w14:paraId="6C18FD17" w14:textId="77777777" w:rsidTr="002F1C09">
        <w:trPr>
          <w:cantSplit/>
          <w:jc w:val="center"/>
        </w:trPr>
        <w:tc>
          <w:tcPr>
            <w:tcW w:w="288" w:type="dxa"/>
          </w:tcPr>
          <w:p w14:paraId="69195C87" w14:textId="77777777" w:rsidR="001D3B4D" w:rsidRDefault="001D3B4D" w:rsidP="002F1C09">
            <w:pPr>
              <w:pStyle w:val="CopticCross"/>
            </w:pPr>
          </w:p>
        </w:tc>
        <w:tc>
          <w:tcPr>
            <w:tcW w:w="3960" w:type="dxa"/>
          </w:tcPr>
          <w:p w14:paraId="0CFF890D" w14:textId="77777777" w:rsidR="001D3B4D" w:rsidRDefault="001D3B4D" w:rsidP="001D3B4D">
            <w:pPr>
              <w:pStyle w:val="EngHang"/>
            </w:pPr>
            <w:r>
              <w:t>Holy, O Lord and holy,</w:t>
            </w:r>
          </w:p>
          <w:p w14:paraId="423981AD" w14:textId="77777777" w:rsidR="001D3B4D" w:rsidRDefault="001D3B4D" w:rsidP="001D3B4D">
            <w:pPr>
              <w:pStyle w:val="EngHang"/>
            </w:pPr>
            <w:r>
              <w:t>Worthy and righteous,</w:t>
            </w:r>
          </w:p>
          <w:p w14:paraId="3330AE67" w14:textId="77777777" w:rsidR="001D3B4D" w:rsidRDefault="001D3B4D" w:rsidP="001D3B4D">
            <w:pPr>
              <w:pStyle w:val="EngHang"/>
            </w:pPr>
            <w:r>
              <w:t>For glory is due to our God.</w:t>
            </w:r>
          </w:p>
          <w:p w14:paraId="6D9F761D" w14:textId="77777777" w:rsidR="001D3B4D" w:rsidRDefault="001D3B4D" w:rsidP="001D3B4D">
            <w:pPr>
              <w:pStyle w:val="EngHangEnd"/>
            </w:pPr>
            <w:r>
              <w:t xml:space="preserve">Glory be to </w:t>
            </w:r>
            <w:r w:rsidRPr="001D3B4D">
              <w:t>our</w:t>
            </w:r>
            <w:r>
              <w:t xml:space="preserve"> God.</w:t>
            </w:r>
          </w:p>
        </w:tc>
        <w:tc>
          <w:tcPr>
            <w:tcW w:w="288" w:type="dxa"/>
          </w:tcPr>
          <w:p w14:paraId="1983286E" w14:textId="77777777" w:rsidR="001D3B4D" w:rsidRDefault="001D3B4D" w:rsidP="002F1C09"/>
        </w:tc>
        <w:tc>
          <w:tcPr>
            <w:tcW w:w="288" w:type="dxa"/>
          </w:tcPr>
          <w:p w14:paraId="57B2BB08" w14:textId="77777777" w:rsidR="001D3B4D" w:rsidRDefault="001D3B4D" w:rsidP="002F1C09">
            <w:pPr>
              <w:pStyle w:val="CopticCross"/>
            </w:pPr>
          </w:p>
        </w:tc>
        <w:tc>
          <w:tcPr>
            <w:tcW w:w="3960" w:type="dxa"/>
          </w:tcPr>
          <w:p w14:paraId="7EBE0F26" w14:textId="77777777" w:rsidR="001D3B4D" w:rsidRDefault="001D3B4D" w:rsidP="001D3B4D">
            <w:pPr>
              <w:pStyle w:val="CopticVersemulti-line"/>
            </w:pPr>
            <w:r>
              <w:t>ⲭⲟⲩⲁⲃ ⲡⲟ̄ⲥ̄ ⲟⲩⲟϩ ⲭ̀ⲟⲩⲁⲃ:</w:t>
            </w:r>
          </w:p>
          <w:p w14:paraId="5C581E90" w14:textId="77777777" w:rsidR="001D3B4D" w:rsidRDefault="001D3B4D" w:rsidP="001D3B4D">
            <w:pPr>
              <w:pStyle w:val="CopticVersemulti-line"/>
            </w:pPr>
            <w:r>
              <w:t>ⲁⲝⲓⲟⲛ ⲕⲉ ⲇⲓⲕⲉⲟⲛ:</w:t>
            </w:r>
          </w:p>
          <w:p w14:paraId="3B995A99" w14:textId="77777777" w:rsidR="001D3B4D" w:rsidRDefault="001D3B4D" w:rsidP="001D3B4D">
            <w:pPr>
              <w:pStyle w:val="CopticVersemulti-line"/>
            </w:pPr>
            <w:r>
              <w:t>ϫⲉ ⲡⲓⲱ̀ⲟⲩ ⲫⲁ Ⲡⲉⲛⲛⲟⲩϯ ⲡⲉ:</w:t>
            </w:r>
          </w:p>
          <w:p w14:paraId="053562B9" w14:textId="77777777" w:rsidR="001D3B4D" w:rsidRPr="005130A7" w:rsidRDefault="001D3B4D" w:rsidP="001D3B4D">
            <w:pPr>
              <w:pStyle w:val="CopticVerse"/>
            </w:pPr>
            <w:r>
              <w:t>ⲇⲟⲍⲁ ⲭⲓ ⲟ̀ ⲑⲉⲟⲥ ⲏ̀ⲙⲱⲛ.</w:t>
            </w:r>
          </w:p>
        </w:tc>
      </w:tr>
      <w:tr w:rsidR="001D3B4D" w14:paraId="62C3B16F" w14:textId="77777777" w:rsidTr="002F1C09">
        <w:trPr>
          <w:cantSplit/>
          <w:jc w:val="center"/>
        </w:trPr>
        <w:tc>
          <w:tcPr>
            <w:tcW w:w="288" w:type="dxa"/>
          </w:tcPr>
          <w:p w14:paraId="15B249CD" w14:textId="77777777" w:rsidR="001D3B4D" w:rsidRPr="003209AF" w:rsidRDefault="001D3B4D" w:rsidP="002F1C09">
            <w:pPr>
              <w:pStyle w:val="CopticCross"/>
              <w:rPr>
                <w:b/>
              </w:rPr>
            </w:pPr>
            <w:r w:rsidRPr="00FB5ACB">
              <w:t>¿</w:t>
            </w:r>
          </w:p>
        </w:tc>
        <w:tc>
          <w:tcPr>
            <w:tcW w:w="3960" w:type="dxa"/>
          </w:tcPr>
          <w:p w14:paraId="73C60D6B" w14:textId="77777777" w:rsidR="001D3B4D" w:rsidRDefault="001D3B4D" w:rsidP="001D3B4D">
            <w:pPr>
              <w:pStyle w:val="EngHang"/>
            </w:pPr>
            <w:r>
              <w:t>May the growth of virtue,</w:t>
            </w:r>
          </w:p>
          <w:p w14:paraId="0FFDBACF" w14:textId="77777777" w:rsidR="001D3B4D" w:rsidRDefault="001D3B4D" w:rsidP="001D3B4D">
            <w:pPr>
              <w:pStyle w:val="EngHang"/>
            </w:pPr>
            <w:r>
              <w:t>Be accomplished in order,</w:t>
            </w:r>
          </w:p>
          <w:p w14:paraId="13F45146" w14:textId="77777777" w:rsidR="001D3B4D" w:rsidRDefault="001D3B4D" w:rsidP="001D3B4D">
            <w:pPr>
              <w:pStyle w:val="EngHang"/>
            </w:pPr>
            <w:r>
              <w:t>For glory is due to our God.</w:t>
            </w:r>
          </w:p>
          <w:p w14:paraId="1EDE9524" w14:textId="77777777" w:rsidR="001D3B4D" w:rsidRDefault="001D3B4D" w:rsidP="001D3B4D">
            <w:pPr>
              <w:pStyle w:val="EngHangEnd"/>
            </w:pPr>
            <w:r>
              <w:t>Glory be to our God.</w:t>
            </w:r>
          </w:p>
        </w:tc>
        <w:tc>
          <w:tcPr>
            <w:tcW w:w="288" w:type="dxa"/>
          </w:tcPr>
          <w:p w14:paraId="5C0C4E15" w14:textId="77777777" w:rsidR="001D3B4D" w:rsidRDefault="001D3B4D" w:rsidP="002F1C09"/>
        </w:tc>
        <w:tc>
          <w:tcPr>
            <w:tcW w:w="288" w:type="dxa"/>
          </w:tcPr>
          <w:p w14:paraId="5F1C6AD2" w14:textId="77777777" w:rsidR="001D3B4D" w:rsidRDefault="001D3B4D" w:rsidP="002F1C09">
            <w:pPr>
              <w:pStyle w:val="CopticCross"/>
            </w:pPr>
            <w:r w:rsidRPr="00FB5ACB">
              <w:t>¿</w:t>
            </w:r>
          </w:p>
        </w:tc>
        <w:tc>
          <w:tcPr>
            <w:tcW w:w="3960" w:type="dxa"/>
          </w:tcPr>
          <w:p w14:paraId="603AE968" w14:textId="77777777" w:rsidR="001D3B4D" w:rsidRDefault="001D3B4D" w:rsidP="001D3B4D">
            <w:pPr>
              <w:pStyle w:val="CopticVersemulti-line"/>
            </w:pPr>
            <w:r>
              <w:t>ⲯⲩ̀ⲫⲱⲥⲓⲥ ⲛ̀ⲧⲉ ⲛⲓϩⲱⲃ:</w:t>
            </w:r>
          </w:p>
          <w:p w14:paraId="4F1922EE" w14:textId="77777777" w:rsidR="001D3B4D" w:rsidRDefault="001D3B4D" w:rsidP="001D3B4D">
            <w:pPr>
              <w:pStyle w:val="CopticVersemulti-line"/>
            </w:pPr>
            <w:r>
              <w:t>ⲙⲁⲣⲉⲥϣⲱⲣⲡ ⲛ̀ⲟⲩⲧⲱⲅⲙⲟⲥ:</w:t>
            </w:r>
          </w:p>
          <w:p w14:paraId="125DF0BC" w14:textId="77777777" w:rsidR="001D3B4D" w:rsidRDefault="001D3B4D" w:rsidP="001D3B4D">
            <w:pPr>
              <w:pStyle w:val="CopticVersemulti-line"/>
            </w:pPr>
            <w:r>
              <w:t>ϫⲉ ⲡⲓⲱ̀ⲟⲩ ⲫⲁ Ⲡⲉⲛⲛⲟⲩϯ ⲡⲉ:</w:t>
            </w:r>
          </w:p>
          <w:p w14:paraId="38E921D5" w14:textId="77777777" w:rsidR="001D3B4D" w:rsidRPr="005130A7" w:rsidRDefault="001D3B4D" w:rsidP="001D3B4D">
            <w:pPr>
              <w:pStyle w:val="CopticVerse"/>
            </w:pPr>
            <w:r>
              <w:t>ⲇⲟⲍⲁ ⲭⲓ ⲟ̀ ⲑⲉⲟⲥ ⲏ̀ⲙⲱⲛ.</w:t>
            </w:r>
          </w:p>
        </w:tc>
      </w:tr>
      <w:tr w:rsidR="001D3B4D" w14:paraId="0D539A83" w14:textId="77777777" w:rsidTr="002F1C09">
        <w:trPr>
          <w:cantSplit/>
          <w:jc w:val="center"/>
        </w:trPr>
        <w:tc>
          <w:tcPr>
            <w:tcW w:w="288" w:type="dxa"/>
          </w:tcPr>
          <w:p w14:paraId="087ACCFD" w14:textId="77777777" w:rsidR="001D3B4D" w:rsidRDefault="001D3B4D" w:rsidP="002F1C09">
            <w:pPr>
              <w:pStyle w:val="CopticCross"/>
            </w:pPr>
            <w:r w:rsidRPr="00FB5ACB">
              <w:lastRenderedPageBreak/>
              <w:t>¿</w:t>
            </w:r>
          </w:p>
        </w:tc>
        <w:tc>
          <w:tcPr>
            <w:tcW w:w="3960" w:type="dxa"/>
          </w:tcPr>
          <w:p w14:paraId="6A16BB55" w14:textId="77777777" w:rsidR="001D3B4D" w:rsidRDefault="001D3B4D" w:rsidP="001D3B4D">
            <w:pPr>
              <w:pStyle w:val="EngHang"/>
            </w:pPr>
            <w:r>
              <w:t>O Good shepherd,</w:t>
            </w:r>
          </w:p>
          <w:p w14:paraId="051D9947" w14:textId="77777777" w:rsidR="001D3B4D" w:rsidRDefault="001D3B4D" w:rsidP="001D3B4D">
            <w:pPr>
              <w:pStyle w:val="EngHang"/>
            </w:pPr>
            <w:r>
              <w:t>In Your mercy shepherd us,</w:t>
            </w:r>
          </w:p>
          <w:p w14:paraId="5B8DF3C3" w14:textId="77777777" w:rsidR="001D3B4D" w:rsidRDefault="001D3B4D" w:rsidP="001D3B4D">
            <w:pPr>
              <w:pStyle w:val="EngHang"/>
            </w:pPr>
            <w:r>
              <w:t>For glory is due to our God.</w:t>
            </w:r>
          </w:p>
          <w:p w14:paraId="6FCD57CE" w14:textId="77777777" w:rsidR="001D3B4D" w:rsidRDefault="001D3B4D" w:rsidP="001D3B4D">
            <w:pPr>
              <w:pStyle w:val="EngHangEnd"/>
            </w:pPr>
            <w:r>
              <w:t>Glory be to our God.</w:t>
            </w:r>
          </w:p>
        </w:tc>
        <w:tc>
          <w:tcPr>
            <w:tcW w:w="288" w:type="dxa"/>
          </w:tcPr>
          <w:p w14:paraId="33AE5D1E" w14:textId="77777777" w:rsidR="001D3B4D" w:rsidRDefault="001D3B4D" w:rsidP="002F1C09"/>
        </w:tc>
        <w:tc>
          <w:tcPr>
            <w:tcW w:w="288" w:type="dxa"/>
          </w:tcPr>
          <w:p w14:paraId="4337154D" w14:textId="77777777" w:rsidR="001D3B4D" w:rsidRDefault="001D3B4D" w:rsidP="002F1C09">
            <w:pPr>
              <w:pStyle w:val="CopticCross"/>
            </w:pPr>
            <w:r w:rsidRPr="00FB5ACB">
              <w:t>¿</w:t>
            </w:r>
          </w:p>
        </w:tc>
        <w:tc>
          <w:tcPr>
            <w:tcW w:w="3960" w:type="dxa"/>
          </w:tcPr>
          <w:p w14:paraId="3338F6CD" w14:textId="77777777" w:rsidR="001D3B4D" w:rsidRDefault="001D3B4D" w:rsidP="001D3B4D">
            <w:pPr>
              <w:pStyle w:val="CopticVersemulti-line"/>
            </w:pPr>
            <w:r>
              <w:t>ⲱ ⲡⲓⲙⲁⲛⲉ̀ⲥⲱⲟⲩ ⲛ̀ⲁⲅⲁⲏⲟⲥ:</w:t>
            </w:r>
          </w:p>
          <w:p w14:paraId="2B60E96B" w14:textId="77777777" w:rsidR="001D3B4D" w:rsidRDefault="001D3B4D" w:rsidP="001D3B4D">
            <w:pPr>
              <w:pStyle w:val="CopticVersemulti-line"/>
            </w:pPr>
            <w:r>
              <w:t>ϧⲉⲛ ⲡⲉⲕⲛⲁⲓ ⲁ̀ⲙⲟⲛⲓ ⲙ̀ⲙⲟⲛ:</w:t>
            </w:r>
          </w:p>
          <w:p w14:paraId="3FE78AA2" w14:textId="77777777" w:rsidR="001D3B4D" w:rsidRDefault="001D3B4D" w:rsidP="001D3B4D">
            <w:pPr>
              <w:pStyle w:val="CopticVersemulti-line"/>
            </w:pPr>
            <w:r>
              <w:t>ϫⲉ ⲡⲓⲱ̀ⲟⲩ ⲫⲁ Ⲡⲉⲛⲛⲟⲩϯ ⲡⲉ:</w:t>
            </w:r>
          </w:p>
          <w:p w14:paraId="30BE3DBF" w14:textId="77777777" w:rsidR="001D3B4D" w:rsidRPr="005130A7" w:rsidRDefault="001D3B4D" w:rsidP="001D3B4D">
            <w:pPr>
              <w:pStyle w:val="CopticVerse"/>
            </w:pPr>
            <w:r>
              <w:t>ⲇⲟⲍⲁ ⲭⲓ ⲟ̀ ⲑⲉⲟⲥ ⲏ̀ⲙⲱⲛ.</w:t>
            </w:r>
          </w:p>
        </w:tc>
      </w:tr>
      <w:tr w:rsidR="001D3B4D" w14:paraId="5C77DE72" w14:textId="77777777" w:rsidTr="002F1C09">
        <w:trPr>
          <w:cantSplit/>
          <w:jc w:val="center"/>
        </w:trPr>
        <w:tc>
          <w:tcPr>
            <w:tcW w:w="288" w:type="dxa"/>
          </w:tcPr>
          <w:p w14:paraId="5B5B4A10" w14:textId="77777777" w:rsidR="001D3B4D" w:rsidRDefault="001D3B4D" w:rsidP="002F1C09">
            <w:pPr>
              <w:pStyle w:val="CopticCross"/>
            </w:pPr>
          </w:p>
        </w:tc>
        <w:tc>
          <w:tcPr>
            <w:tcW w:w="3960" w:type="dxa"/>
          </w:tcPr>
          <w:p w14:paraId="583523AC" w14:textId="77777777" w:rsidR="001D3B4D" w:rsidRDefault="001D3B4D" w:rsidP="001D3B4D">
            <w:pPr>
              <w:pStyle w:val="EngHang"/>
            </w:pPr>
            <w:r>
              <w:t xml:space="preserve">Cut away from our souls, </w:t>
            </w:r>
          </w:p>
          <w:p w14:paraId="09A671DA" w14:textId="77777777" w:rsidR="001D3B4D" w:rsidRDefault="001D3B4D" w:rsidP="001D3B4D">
            <w:pPr>
              <w:pStyle w:val="EngHang"/>
            </w:pPr>
            <w:r>
              <w:t xml:space="preserve">All thoughts of doubt, </w:t>
            </w:r>
          </w:p>
          <w:p w14:paraId="516A6F0B" w14:textId="77777777" w:rsidR="001D3B4D" w:rsidRDefault="001D3B4D" w:rsidP="001D3B4D">
            <w:pPr>
              <w:pStyle w:val="EngHang"/>
            </w:pPr>
            <w:r>
              <w:t>For glory is due to our God.</w:t>
            </w:r>
          </w:p>
          <w:p w14:paraId="7B32D155" w14:textId="77777777" w:rsidR="001D3B4D" w:rsidRDefault="001D3B4D" w:rsidP="001D3B4D">
            <w:pPr>
              <w:pStyle w:val="EngHangEnd"/>
            </w:pPr>
            <w:r>
              <w:t>Glory be to our God.</w:t>
            </w:r>
          </w:p>
        </w:tc>
        <w:tc>
          <w:tcPr>
            <w:tcW w:w="288" w:type="dxa"/>
          </w:tcPr>
          <w:p w14:paraId="6795B000" w14:textId="77777777" w:rsidR="001D3B4D" w:rsidRDefault="001D3B4D" w:rsidP="002F1C09"/>
        </w:tc>
        <w:tc>
          <w:tcPr>
            <w:tcW w:w="288" w:type="dxa"/>
          </w:tcPr>
          <w:p w14:paraId="748DCF3B" w14:textId="77777777" w:rsidR="001D3B4D" w:rsidRDefault="001D3B4D" w:rsidP="002F1C09">
            <w:pPr>
              <w:pStyle w:val="CopticCross"/>
            </w:pPr>
          </w:p>
        </w:tc>
        <w:tc>
          <w:tcPr>
            <w:tcW w:w="3960" w:type="dxa"/>
          </w:tcPr>
          <w:p w14:paraId="7F540576" w14:textId="77777777" w:rsidR="001D3B4D" w:rsidRDefault="001D3B4D" w:rsidP="001D3B4D">
            <w:pPr>
              <w:pStyle w:val="CopticVersemulti-line"/>
            </w:pPr>
            <w:r>
              <w:t>Ϣⲱⲧ ⲉ̀ⲃⲟⲗ ϧⲉⲛ ⲛⲉⲛⲯⲩⲭⲏ:</w:t>
            </w:r>
          </w:p>
          <w:p w14:paraId="556289F6" w14:textId="77777777" w:rsidR="001D3B4D" w:rsidRDefault="001D3B4D" w:rsidP="001D3B4D">
            <w:pPr>
              <w:pStyle w:val="CopticVersemulti-line"/>
            </w:pPr>
            <w:r>
              <w:t>ⲛ̀ⲛⲓⲙⲉⲩⲓ̀ ⲛ̀ⲧⲉ ⲛⲓⲭ̀ⲕⲁⲛⲇⲁⲗⲟⲛ: ϫⲉ ⲡⲓⲱ̀ⲟⲩ ⲫⲁ Ⲡⲉⲛⲛⲟⲩϯ ⲡⲉ:</w:t>
            </w:r>
          </w:p>
          <w:p w14:paraId="40537337" w14:textId="77777777" w:rsidR="001D3B4D" w:rsidRPr="005130A7" w:rsidRDefault="001D3B4D" w:rsidP="001D3B4D">
            <w:pPr>
              <w:pStyle w:val="CopticVerse"/>
            </w:pPr>
            <w:r>
              <w:t>ⲇⲟⲍⲁ ⲭⲓ ⲟ̀ ⲑⲉⲟⲥ ⲏ̀ⲙⲱⲛ.</w:t>
            </w:r>
          </w:p>
        </w:tc>
      </w:tr>
      <w:tr w:rsidR="001D3B4D" w14:paraId="4EC1055B" w14:textId="77777777" w:rsidTr="002F1C09">
        <w:trPr>
          <w:cantSplit/>
          <w:jc w:val="center"/>
        </w:trPr>
        <w:tc>
          <w:tcPr>
            <w:tcW w:w="288" w:type="dxa"/>
          </w:tcPr>
          <w:p w14:paraId="7D9D909B" w14:textId="77777777" w:rsidR="001D3B4D" w:rsidRDefault="001D3B4D" w:rsidP="002F1C09">
            <w:pPr>
              <w:pStyle w:val="CopticCross"/>
            </w:pPr>
          </w:p>
        </w:tc>
        <w:tc>
          <w:tcPr>
            <w:tcW w:w="3960" w:type="dxa"/>
          </w:tcPr>
          <w:p w14:paraId="20C1784E" w14:textId="77777777" w:rsidR="001D3B4D" w:rsidRDefault="001D3B4D" w:rsidP="001D3B4D">
            <w:pPr>
              <w:pStyle w:val="EngHang"/>
            </w:pPr>
            <w:r>
              <w:t xml:space="preserve">Precious in the eyes of the Lord, </w:t>
            </w:r>
          </w:p>
          <w:p w14:paraId="393114B0" w14:textId="77777777" w:rsidR="001D3B4D" w:rsidRDefault="001D3B4D" w:rsidP="001D3B4D">
            <w:pPr>
              <w:pStyle w:val="EngHang"/>
            </w:pPr>
            <w:r>
              <w:t>Is the death of his saints,</w:t>
            </w:r>
          </w:p>
          <w:p w14:paraId="2AF3814D" w14:textId="77777777" w:rsidR="001D3B4D" w:rsidRDefault="001D3B4D" w:rsidP="001D3B4D">
            <w:pPr>
              <w:pStyle w:val="EngHang"/>
            </w:pPr>
            <w:r>
              <w:t>For glory is due to our God.</w:t>
            </w:r>
          </w:p>
          <w:p w14:paraId="5AB426E3" w14:textId="77777777" w:rsidR="001D3B4D" w:rsidRDefault="001D3B4D" w:rsidP="001D3B4D">
            <w:pPr>
              <w:pStyle w:val="EngHangEnd"/>
            </w:pPr>
            <w:r>
              <w:t>Glory be to our God.</w:t>
            </w:r>
          </w:p>
        </w:tc>
        <w:tc>
          <w:tcPr>
            <w:tcW w:w="288" w:type="dxa"/>
          </w:tcPr>
          <w:p w14:paraId="4C44A9FB" w14:textId="77777777" w:rsidR="001D3B4D" w:rsidRDefault="001D3B4D" w:rsidP="002F1C09"/>
        </w:tc>
        <w:tc>
          <w:tcPr>
            <w:tcW w:w="288" w:type="dxa"/>
          </w:tcPr>
          <w:p w14:paraId="0139E205" w14:textId="77777777" w:rsidR="001D3B4D" w:rsidRDefault="001D3B4D" w:rsidP="002F1C09">
            <w:pPr>
              <w:pStyle w:val="CopticCross"/>
            </w:pPr>
          </w:p>
        </w:tc>
        <w:tc>
          <w:tcPr>
            <w:tcW w:w="3960" w:type="dxa"/>
          </w:tcPr>
          <w:p w14:paraId="24A09982" w14:textId="77777777" w:rsidR="001D3B4D" w:rsidRDefault="001D3B4D" w:rsidP="001D3B4D">
            <w:pPr>
              <w:pStyle w:val="CopticVersemulti-line"/>
            </w:pPr>
            <w:r>
              <w:t>Ϥⲧⲁⲓⲏⲟⲩⲧ ⲙ̀ⲡⲉⲙ̀ⲏⲟ ⲙ̀ⲡⲟ̄ⲥ̄:</w:t>
            </w:r>
          </w:p>
          <w:p w14:paraId="402DD2D7" w14:textId="77777777" w:rsidR="001D3B4D" w:rsidRDefault="001D3B4D" w:rsidP="001D3B4D">
            <w:pPr>
              <w:pStyle w:val="CopticVersemulti-line"/>
            </w:pPr>
            <w:r>
              <w:t>ⲛ̀ϫⲉ ⲫ̀ⲙⲟⲩ ⲛ̀ⲛⲓⲇⲓⲕⲉⲟⲛ:</w:t>
            </w:r>
          </w:p>
          <w:p w14:paraId="38FE5371" w14:textId="77777777" w:rsidR="001D3B4D" w:rsidRDefault="001D3B4D" w:rsidP="001D3B4D">
            <w:pPr>
              <w:pStyle w:val="CopticVersemulti-line"/>
            </w:pPr>
            <w:r>
              <w:t>ϫⲉ ⲡⲓⲱ̀ⲟⲩ ⲫⲁ Ⲡⲉⲛⲛⲟⲩϯ ⲡⲉ:</w:t>
            </w:r>
          </w:p>
          <w:p w14:paraId="0FD3E33B" w14:textId="77777777" w:rsidR="001D3B4D" w:rsidRPr="005130A7" w:rsidRDefault="001D3B4D" w:rsidP="001D3B4D">
            <w:pPr>
              <w:pStyle w:val="CopticVerse"/>
            </w:pPr>
            <w:r>
              <w:t>ⲇⲟⲍⲁ ⲭⲓ ⲟ̀ ⲑⲉⲟⲥ ⲏ̀ⲙⲱⲛ.</w:t>
            </w:r>
          </w:p>
        </w:tc>
      </w:tr>
      <w:tr w:rsidR="001D3B4D" w14:paraId="3C5D4642" w14:textId="77777777" w:rsidTr="002F1C09">
        <w:trPr>
          <w:cantSplit/>
          <w:jc w:val="center"/>
        </w:trPr>
        <w:tc>
          <w:tcPr>
            <w:tcW w:w="288" w:type="dxa"/>
          </w:tcPr>
          <w:p w14:paraId="5DF7535E" w14:textId="77777777" w:rsidR="001D3B4D" w:rsidRDefault="001D3B4D" w:rsidP="002F1C09">
            <w:pPr>
              <w:pStyle w:val="CopticCross"/>
            </w:pPr>
            <w:r w:rsidRPr="00FB5ACB">
              <w:t>¿</w:t>
            </w:r>
          </w:p>
        </w:tc>
        <w:tc>
          <w:tcPr>
            <w:tcW w:w="3960" w:type="dxa"/>
          </w:tcPr>
          <w:p w14:paraId="744618C8" w14:textId="77777777" w:rsidR="001D3B4D" w:rsidRDefault="001D3B4D" w:rsidP="001D3B4D">
            <w:pPr>
              <w:pStyle w:val="EngHang"/>
            </w:pPr>
            <w:r>
              <w:t>In Your strength You crushed</w:t>
            </w:r>
          </w:p>
          <w:p w14:paraId="4031B67A" w14:textId="77777777" w:rsidR="001D3B4D" w:rsidRDefault="001D3B4D" w:rsidP="001D3B4D">
            <w:pPr>
              <w:pStyle w:val="EngHang"/>
            </w:pPr>
            <w:r>
              <w:t>The head of the serpent,</w:t>
            </w:r>
          </w:p>
          <w:p w14:paraId="4E32500B" w14:textId="77777777" w:rsidR="001D3B4D" w:rsidRDefault="001D3B4D" w:rsidP="001D3B4D">
            <w:pPr>
              <w:pStyle w:val="EngHang"/>
            </w:pPr>
            <w:r>
              <w:t>For glory is due to our God.</w:t>
            </w:r>
          </w:p>
          <w:p w14:paraId="7B359B25" w14:textId="77777777" w:rsidR="001D3B4D" w:rsidRDefault="001D3B4D" w:rsidP="001D3B4D">
            <w:pPr>
              <w:pStyle w:val="EngHangEnd"/>
            </w:pPr>
            <w:r>
              <w:t>Glory be to our God.</w:t>
            </w:r>
          </w:p>
        </w:tc>
        <w:tc>
          <w:tcPr>
            <w:tcW w:w="288" w:type="dxa"/>
          </w:tcPr>
          <w:p w14:paraId="528DE2E3" w14:textId="77777777" w:rsidR="001D3B4D" w:rsidRDefault="001D3B4D" w:rsidP="002F1C09"/>
        </w:tc>
        <w:tc>
          <w:tcPr>
            <w:tcW w:w="288" w:type="dxa"/>
          </w:tcPr>
          <w:p w14:paraId="2845EF77" w14:textId="77777777" w:rsidR="001D3B4D" w:rsidRDefault="001D3B4D" w:rsidP="002F1C09">
            <w:pPr>
              <w:pStyle w:val="CopticCross"/>
            </w:pPr>
            <w:r w:rsidRPr="00FB5ACB">
              <w:t>¿</w:t>
            </w:r>
          </w:p>
        </w:tc>
        <w:tc>
          <w:tcPr>
            <w:tcW w:w="3960" w:type="dxa"/>
          </w:tcPr>
          <w:p w14:paraId="1E006945" w14:textId="77777777" w:rsidR="001D3B4D" w:rsidRDefault="001D3B4D" w:rsidP="001D3B4D">
            <w:pPr>
              <w:pStyle w:val="CopticVersemulti-line"/>
            </w:pPr>
            <w:r>
              <w:t xml:space="preserve">Ϧⲉⲛ ⲧⲉⲕϫⲟⲙ ⲛ̀ⲏⲟⲕ ⲁⲕⲗⲉⲥ: </w:t>
            </w:r>
          </w:p>
          <w:p w14:paraId="10D34905" w14:textId="77777777" w:rsidR="001D3B4D" w:rsidRDefault="001D3B4D" w:rsidP="001D3B4D">
            <w:pPr>
              <w:pStyle w:val="CopticVersemulti-line"/>
            </w:pPr>
            <w:r>
              <w:t>ⲛⲓⲁ̀ⲫⲏⲟⲩⲓ̀ ⲛ̀ⲧⲉ ⲛⲓⲇⲣⲓⲁⲕⲱⲛ:</w:t>
            </w:r>
          </w:p>
          <w:p w14:paraId="14A50D33" w14:textId="77777777" w:rsidR="001D3B4D" w:rsidRDefault="001D3B4D" w:rsidP="001D3B4D">
            <w:pPr>
              <w:pStyle w:val="CopticVersemulti-line"/>
            </w:pPr>
            <w:r>
              <w:t>ϫⲉ ⲡⲓⲱ̀ⲟⲩ ⲫⲁ Ⲡⲉⲛⲛⲟⲩϯ ⲡⲉ:</w:t>
            </w:r>
          </w:p>
          <w:p w14:paraId="1AF822D7" w14:textId="77777777" w:rsidR="001D3B4D" w:rsidRPr="005130A7" w:rsidRDefault="001D3B4D" w:rsidP="001D3B4D">
            <w:pPr>
              <w:pStyle w:val="CopticVerse"/>
            </w:pPr>
            <w:r>
              <w:t>ⲇⲟⲍⲁ ⲭⲓ ⲟ̀ ⲑⲉⲟⲥ ⲏ̀ⲙⲱⲛ.</w:t>
            </w:r>
          </w:p>
        </w:tc>
      </w:tr>
      <w:tr w:rsidR="001D3B4D" w14:paraId="069795A6" w14:textId="77777777" w:rsidTr="002F1C09">
        <w:trPr>
          <w:cantSplit/>
          <w:jc w:val="center"/>
        </w:trPr>
        <w:tc>
          <w:tcPr>
            <w:tcW w:w="288" w:type="dxa"/>
          </w:tcPr>
          <w:p w14:paraId="615D15A3" w14:textId="77777777" w:rsidR="001D3B4D" w:rsidRDefault="001D3B4D" w:rsidP="002F1C09">
            <w:pPr>
              <w:pStyle w:val="CopticCross"/>
            </w:pPr>
            <w:r w:rsidRPr="00FB5ACB">
              <w:t>¿</w:t>
            </w:r>
          </w:p>
        </w:tc>
        <w:tc>
          <w:tcPr>
            <w:tcW w:w="3960" w:type="dxa"/>
          </w:tcPr>
          <w:p w14:paraId="4B13E8E1" w14:textId="77777777" w:rsidR="001D3B4D" w:rsidRDefault="001D3B4D" w:rsidP="001D3B4D">
            <w:pPr>
              <w:pStyle w:val="EngHang"/>
            </w:pPr>
            <w:r>
              <w:t>For You have created everything,</w:t>
            </w:r>
          </w:p>
          <w:p w14:paraId="55D9D156" w14:textId="77777777" w:rsidR="001D3B4D" w:rsidRDefault="001D3B4D" w:rsidP="001D3B4D">
            <w:pPr>
              <w:pStyle w:val="EngHang"/>
            </w:pPr>
            <w:r>
              <w:t>In great mystery,</w:t>
            </w:r>
          </w:p>
          <w:p w14:paraId="2040A2AA" w14:textId="77777777" w:rsidR="001D3B4D" w:rsidRDefault="001D3B4D" w:rsidP="001D3B4D">
            <w:pPr>
              <w:pStyle w:val="EngHang"/>
            </w:pPr>
            <w:r>
              <w:t>For glory is due to our God.</w:t>
            </w:r>
          </w:p>
          <w:p w14:paraId="6AAD261A" w14:textId="77777777" w:rsidR="001D3B4D" w:rsidRDefault="001D3B4D" w:rsidP="001D3B4D">
            <w:pPr>
              <w:pStyle w:val="EngHangEnd"/>
            </w:pPr>
            <w:r>
              <w:t>Glory be to our God.</w:t>
            </w:r>
          </w:p>
        </w:tc>
        <w:tc>
          <w:tcPr>
            <w:tcW w:w="288" w:type="dxa"/>
          </w:tcPr>
          <w:p w14:paraId="0F9BA531" w14:textId="77777777" w:rsidR="001D3B4D" w:rsidRDefault="001D3B4D" w:rsidP="002F1C09"/>
        </w:tc>
        <w:tc>
          <w:tcPr>
            <w:tcW w:w="288" w:type="dxa"/>
          </w:tcPr>
          <w:p w14:paraId="611CF1EF" w14:textId="77777777" w:rsidR="001D3B4D" w:rsidRDefault="001D3B4D" w:rsidP="002F1C09">
            <w:pPr>
              <w:pStyle w:val="CopticCross"/>
            </w:pPr>
            <w:r w:rsidRPr="00FB5ACB">
              <w:t>¿</w:t>
            </w:r>
          </w:p>
        </w:tc>
        <w:tc>
          <w:tcPr>
            <w:tcW w:w="3960" w:type="dxa"/>
          </w:tcPr>
          <w:p w14:paraId="2E7A5350" w14:textId="77777777" w:rsidR="001D3B4D" w:rsidRDefault="001D3B4D" w:rsidP="001D3B4D">
            <w:pPr>
              <w:pStyle w:val="CopticVersemulti-line"/>
            </w:pPr>
            <w:r>
              <w:t>Ϩⲱⲃ ⲅⲁⲣ ⲛⲓⲃⲉⲛ ⲁⲕⲑⲁⲙⲓⲱⲟⲩ:</w:t>
            </w:r>
          </w:p>
          <w:p w14:paraId="25DAF6B6" w14:textId="77777777" w:rsidR="001D3B4D" w:rsidRDefault="001D3B4D" w:rsidP="001D3B4D">
            <w:pPr>
              <w:pStyle w:val="CopticVersemulti-line"/>
            </w:pPr>
            <w:r>
              <w:t>ϧⲉⲛ ⲟⲩⲛⲓϣϯ ⲙ̀ⲙⲩⲥⲧⲏⲣⲓⲟⲛ:</w:t>
            </w:r>
          </w:p>
          <w:p w14:paraId="5C376501" w14:textId="77777777" w:rsidR="001D3B4D" w:rsidRDefault="001D3B4D" w:rsidP="001D3B4D">
            <w:pPr>
              <w:pStyle w:val="CopticVersemulti-line"/>
            </w:pPr>
            <w:r>
              <w:t>ϫⲉ ⲡⲓⲱ̀ⲟⲩ ⲫⲁ Ⲡⲉⲛⲛⲟⲩϯ ⲡⲉ:</w:t>
            </w:r>
          </w:p>
          <w:p w14:paraId="542ABCBE" w14:textId="77777777" w:rsidR="001D3B4D" w:rsidRPr="005130A7" w:rsidRDefault="001D3B4D" w:rsidP="001D3B4D">
            <w:pPr>
              <w:pStyle w:val="CopticVerse"/>
            </w:pPr>
            <w:r>
              <w:t>ⲇⲟⲍⲁ ⲭⲓ ⲟ̀ ⲑⲉⲟⲥ ⲏ̀ⲙⲱⲛ.</w:t>
            </w:r>
          </w:p>
        </w:tc>
      </w:tr>
      <w:tr w:rsidR="001D3B4D" w14:paraId="67E911C6" w14:textId="77777777" w:rsidTr="002F1C09">
        <w:trPr>
          <w:cantSplit/>
          <w:jc w:val="center"/>
        </w:trPr>
        <w:tc>
          <w:tcPr>
            <w:tcW w:w="288" w:type="dxa"/>
          </w:tcPr>
          <w:p w14:paraId="0054C5DE" w14:textId="77777777" w:rsidR="001D3B4D" w:rsidRDefault="001D3B4D" w:rsidP="002F1C09">
            <w:pPr>
              <w:pStyle w:val="CopticCross"/>
            </w:pPr>
          </w:p>
        </w:tc>
        <w:tc>
          <w:tcPr>
            <w:tcW w:w="3960" w:type="dxa"/>
          </w:tcPr>
          <w:p w14:paraId="4F3790D7" w14:textId="77777777" w:rsidR="001D3B4D" w:rsidRDefault="001D3B4D" w:rsidP="001D3B4D">
            <w:pPr>
              <w:pStyle w:val="EngHang"/>
            </w:pPr>
            <w:r>
              <w:t>Perfect in us,</w:t>
            </w:r>
          </w:p>
          <w:p w14:paraId="21BC74FB" w14:textId="77777777" w:rsidR="001D3B4D" w:rsidRDefault="001D3B4D" w:rsidP="001D3B4D">
            <w:pPr>
              <w:pStyle w:val="EngHang"/>
            </w:pPr>
            <w:r>
              <w:t>The faith in the Trinity,</w:t>
            </w:r>
          </w:p>
          <w:p w14:paraId="55E0801F" w14:textId="77777777" w:rsidR="001D3B4D" w:rsidRDefault="001D3B4D" w:rsidP="001D3B4D">
            <w:pPr>
              <w:pStyle w:val="EngHang"/>
            </w:pPr>
            <w:r>
              <w:t>For glory is due to our God.</w:t>
            </w:r>
          </w:p>
          <w:p w14:paraId="20A01548" w14:textId="77777777" w:rsidR="001D3B4D" w:rsidRDefault="001D3B4D" w:rsidP="001D3B4D">
            <w:pPr>
              <w:pStyle w:val="EngHangEnd"/>
            </w:pPr>
            <w:r>
              <w:t>Glory be to our God.</w:t>
            </w:r>
          </w:p>
        </w:tc>
        <w:tc>
          <w:tcPr>
            <w:tcW w:w="288" w:type="dxa"/>
          </w:tcPr>
          <w:p w14:paraId="385D33D6" w14:textId="77777777" w:rsidR="001D3B4D" w:rsidRDefault="001D3B4D" w:rsidP="002F1C09"/>
        </w:tc>
        <w:tc>
          <w:tcPr>
            <w:tcW w:w="288" w:type="dxa"/>
          </w:tcPr>
          <w:p w14:paraId="6A9A79EC" w14:textId="77777777" w:rsidR="001D3B4D" w:rsidRDefault="001D3B4D" w:rsidP="002F1C09">
            <w:pPr>
              <w:pStyle w:val="CopticCross"/>
            </w:pPr>
          </w:p>
        </w:tc>
        <w:tc>
          <w:tcPr>
            <w:tcW w:w="3960" w:type="dxa"/>
          </w:tcPr>
          <w:p w14:paraId="43444320" w14:textId="77777777" w:rsidR="001D3B4D" w:rsidRDefault="001D3B4D" w:rsidP="001D3B4D">
            <w:pPr>
              <w:pStyle w:val="CopticVersemulti-line"/>
            </w:pPr>
            <w:r>
              <w:t>Ϫⲟⲕⲧⲉⲛ ⲉ̀ⲃⲟⲗ ϧⲉⲛ ⲡⲓⲛⲁϩϯ:</w:t>
            </w:r>
          </w:p>
          <w:p w14:paraId="2CD00E26" w14:textId="77777777" w:rsidR="001D3B4D" w:rsidRDefault="001D3B4D" w:rsidP="001D3B4D">
            <w:pPr>
              <w:pStyle w:val="CopticVersemulti-line"/>
            </w:pPr>
            <w:r>
              <w:t>ⲉⲑⲟⲩⲁⲃ ⲛ̀ⲧ̀ⲣⲓⲁⲧⲓⲕⲟⲛ:</w:t>
            </w:r>
          </w:p>
          <w:p w14:paraId="44BB9462" w14:textId="77777777" w:rsidR="001D3B4D" w:rsidRDefault="001D3B4D" w:rsidP="001D3B4D">
            <w:pPr>
              <w:pStyle w:val="CopticVersemulti-line"/>
            </w:pPr>
            <w:r>
              <w:t>ϫⲉ ⲡⲓⲱ̀ⲟⲩ ⲫⲁ Ⲡⲉⲛⲛⲟⲩϯ ⲡⲉ:</w:t>
            </w:r>
          </w:p>
          <w:p w14:paraId="6B383F80" w14:textId="77777777" w:rsidR="001D3B4D" w:rsidRPr="005130A7" w:rsidRDefault="001D3B4D" w:rsidP="001D3B4D">
            <w:pPr>
              <w:pStyle w:val="CopticVerse"/>
            </w:pPr>
            <w:r>
              <w:t>ⲇⲟⲍⲁ ⲭⲓ ⲟ̀ ⲑⲉⲟⲥ ⲏ̀ⲙⲱⲛ.</w:t>
            </w:r>
          </w:p>
        </w:tc>
      </w:tr>
      <w:tr w:rsidR="001D3B4D" w14:paraId="54EE78FC" w14:textId="77777777" w:rsidTr="002F1C09">
        <w:trPr>
          <w:cantSplit/>
          <w:jc w:val="center"/>
        </w:trPr>
        <w:tc>
          <w:tcPr>
            <w:tcW w:w="288" w:type="dxa"/>
          </w:tcPr>
          <w:p w14:paraId="735BD7EE" w14:textId="77777777" w:rsidR="001D3B4D" w:rsidRDefault="001D3B4D" w:rsidP="002F1C09">
            <w:pPr>
              <w:pStyle w:val="CopticCross"/>
            </w:pPr>
          </w:p>
        </w:tc>
        <w:tc>
          <w:tcPr>
            <w:tcW w:w="3960" w:type="dxa"/>
          </w:tcPr>
          <w:p w14:paraId="2577C118" w14:textId="77777777" w:rsidR="001D3B4D" w:rsidRDefault="001D3B4D" w:rsidP="001D3B4D">
            <w:pPr>
              <w:pStyle w:val="EngHang"/>
            </w:pPr>
            <w:r>
              <w:t>Guide me to Your uprightness,</w:t>
            </w:r>
          </w:p>
          <w:p w14:paraId="7E378477" w14:textId="77777777" w:rsidR="001D3B4D" w:rsidRDefault="001D3B4D" w:rsidP="001D3B4D">
            <w:pPr>
              <w:pStyle w:val="EngHang"/>
            </w:pPr>
            <w:r>
              <w:t>In the spirit of authority,</w:t>
            </w:r>
          </w:p>
          <w:p w14:paraId="32E1C5C3" w14:textId="77777777" w:rsidR="001D3B4D" w:rsidRDefault="001D3B4D" w:rsidP="001D3B4D">
            <w:pPr>
              <w:pStyle w:val="EngHang"/>
            </w:pPr>
            <w:r>
              <w:t>For glory is due to our God.</w:t>
            </w:r>
          </w:p>
          <w:p w14:paraId="1A6C9F7C" w14:textId="77777777" w:rsidR="001D3B4D" w:rsidRDefault="001D3B4D" w:rsidP="001D3B4D">
            <w:pPr>
              <w:pStyle w:val="EngHangEnd"/>
            </w:pPr>
            <w:r>
              <w:t>Glory be to our God.</w:t>
            </w:r>
          </w:p>
        </w:tc>
        <w:tc>
          <w:tcPr>
            <w:tcW w:w="288" w:type="dxa"/>
          </w:tcPr>
          <w:p w14:paraId="542F2320" w14:textId="77777777" w:rsidR="001D3B4D" w:rsidRDefault="001D3B4D" w:rsidP="002F1C09"/>
        </w:tc>
        <w:tc>
          <w:tcPr>
            <w:tcW w:w="288" w:type="dxa"/>
          </w:tcPr>
          <w:p w14:paraId="2F635C9D" w14:textId="77777777" w:rsidR="001D3B4D" w:rsidRDefault="001D3B4D" w:rsidP="002F1C09">
            <w:pPr>
              <w:pStyle w:val="CopticCross"/>
            </w:pPr>
          </w:p>
        </w:tc>
        <w:tc>
          <w:tcPr>
            <w:tcW w:w="3960" w:type="dxa"/>
          </w:tcPr>
          <w:p w14:paraId="11E4D2A6" w14:textId="77777777" w:rsidR="001D3B4D" w:rsidRDefault="001D3B4D" w:rsidP="001D3B4D">
            <w:pPr>
              <w:pStyle w:val="CopticVersemulti-line"/>
            </w:pPr>
            <w:r>
              <w:t>Ϭⲓⲙⲱⲓⲧ ⲛⲏⲓ ⲉ1ⲡⲉⲕⲭⲟⲩⲧⲱⲛ:</w:t>
            </w:r>
          </w:p>
          <w:p w14:paraId="1271D518" w14:textId="77777777" w:rsidR="001D3B4D" w:rsidRDefault="001D3B4D" w:rsidP="001D3B4D">
            <w:pPr>
              <w:pStyle w:val="CopticVersemulti-line"/>
            </w:pPr>
            <w:r>
              <w:t>ϧⲉⲛ ⲡⲓⲡ̄ⲛ̄ⲁ̄ ⲛ̀ϩⲏⲅⲉⲙⲱⲛ:</w:t>
            </w:r>
          </w:p>
          <w:p w14:paraId="3408A255" w14:textId="77777777" w:rsidR="001D3B4D" w:rsidRDefault="001D3B4D" w:rsidP="001D3B4D">
            <w:pPr>
              <w:pStyle w:val="CopticVersemulti-line"/>
            </w:pPr>
            <w:r>
              <w:t>ϫⲉ ⲡⲓⲱ̀ⲟⲩ ⲫⲁ Ⲡⲉⲛⲛⲟⲩϯ ⲡⲉ:</w:t>
            </w:r>
          </w:p>
          <w:p w14:paraId="4A485B96" w14:textId="77777777" w:rsidR="001D3B4D" w:rsidRPr="005130A7" w:rsidRDefault="001D3B4D" w:rsidP="001D3B4D">
            <w:pPr>
              <w:pStyle w:val="CopticVerse"/>
            </w:pPr>
            <w:r>
              <w:t>ⲇⲟⲍⲁ ⲭⲓ ⲟ̀ ⲑⲉⲟⲥ ⲏ̀ⲙⲱⲛ.</w:t>
            </w:r>
          </w:p>
        </w:tc>
      </w:tr>
      <w:tr w:rsidR="001D3B4D" w14:paraId="7EEF48B6" w14:textId="77777777" w:rsidTr="002F1C09">
        <w:trPr>
          <w:cantSplit/>
          <w:jc w:val="center"/>
        </w:trPr>
        <w:tc>
          <w:tcPr>
            <w:tcW w:w="288" w:type="dxa"/>
          </w:tcPr>
          <w:p w14:paraId="5BA4402D" w14:textId="77777777" w:rsidR="001D3B4D" w:rsidRDefault="001D3B4D" w:rsidP="002F1C09">
            <w:pPr>
              <w:pStyle w:val="CopticCross"/>
            </w:pPr>
            <w:r w:rsidRPr="00A26D78">
              <w:lastRenderedPageBreak/>
              <w:t>¿</w:t>
            </w:r>
          </w:p>
        </w:tc>
        <w:tc>
          <w:tcPr>
            <w:tcW w:w="3960" w:type="dxa"/>
          </w:tcPr>
          <w:p w14:paraId="473ED603" w14:textId="77777777" w:rsidR="001D3B4D" w:rsidRDefault="001D3B4D" w:rsidP="001D3B4D">
            <w:pPr>
              <w:pStyle w:val="EngHang"/>
            </w:pPr>
            <w:r>
              <w:t>I will praise the Name of the Lord,</w:t>
            </w:r>
          </w:p>
          <w:p w14:paraId="50A51EDC" w14:textId="77777777" w:rsidR="001D3B4D" w:rsidRDefault="001D3B4D" w:rsidP="001D3B4D">
            <w:pPr>
              <w:pStyle w:val="EngHang"/>
            </w:pPr>
            <w:r>
              <w:t>As long as I am here, forever,</w:t>
            </w:r>
          </w:p>
          <w:p w14:paraId="699DBBBB" w14:textId="77777777" w:rsidR="001D3B4D" w:rsidRDefault="001D3B4D" w:rsidP="001D3B4D">
            <w:pPr>
              <w:pStyle w:val="EngHang"/>
            </w:pPr>
            <w:r>
              <w:t>For glory is due to our God.</w:t>
            </w:r>
          </w:p>
          <w:p w14:paraId="6337DEA8" w14:textId="77777777" w:rsidR="001D3B4D" w:rsidRDefault="001D3B4D" w:rsidP="001D3B4D">
            <w:pPr>
              <w:pStyle w:val="EngHangEnd"/>
            </w:pPr>
            <w:r>
              <w:t>Glory be to our God.</w:t>
            </w:r>
          </w:p>
        </w:tc>
        <w:tc>
          <w:tcPr>
            <w:tcW w:w="288" w:type="dxa"/>
          </w:tcPr>
          <w:p w14:paraId="7165B82F" w14:textId="77777777" w:rsidR="001D3B4D" w:rsidRDefault="001D3B4D" w:rsidP="002F1C09"/>
        </w:tc>
        <w:tc>
          <w:tcPr>
            <w:tcW w:w="288" w:type="dxa"/>
          </w:tcPr>
          <w:p w14:paraId="6657C527" w14:textId="77777777" w:rsidR="001D3B4D" w:rsidRDefault="001D3B4D" w:rsidP="002F1C09">
            <w:pPr>
              <w:pStyle w:val="CopticCross"/>
            </w:pPr>
            <w:r w:rsidRPr="00FB5ACB">
              <w:t>¿</w:t>
            </w:r>
          </w:p>
        </w:tc>
        <w:tc>
          <w:tcPr>
            <w:tcW w:w="3960" w:type="dxa"/>
          </w:tcPr>
          <w:p w14:paraId="50336087" w14:textId="77777777" w:rsidR="001D3B4D" w:rsidRDefault="001D3B4D" w:rsidP="001D3B4D">
            <w:pPr>
              <w:pStyle w:val="CopticVersemulti-line"/>
            </w:pPr>
            <w:r>
              <w:t>ⲧⲛⲁϩⲱⲥ ⲉ̀ⲫ̀ⲣⲁⲛ ⲙ̀ⲡⲟ̄ⲥ̄:</w:t>
            </w:r>
          </w:p>
          <w:p w14:paraId="5E0B0271" w14:textId="77777777" w:rsidR="001D3B4D" w:rsidRDefault="001D3B4D" w:rsidP="001D3B4D">
            <w:pPr>
              <w:pStyle w:val="CopticVersemulti-line"/>
            </w:pPr>
            <w:r>
              <w:t>ϩⲟⲥ ϯϣⲟⲡ ϣⲁ ⲡⲓⲉ̀ⲱⲛ:</w:t>
            </w:r>
          </w:p>
          <w:p w14:paraId="67699C5D" w14:textId="77777777" w:rsidR="001D3B4D" w:rsidRDefault="001D3B4D" w:rsidP="001D3B4D">
            <w:pPr>
              <w:pStyle w:val="CopticVersemulti-line"/>
            </w:pPr>
            <w:r>
              <w:t>ϫⲉ ⲡⲓⲱ̀ⲟⲩ ⲫⲁ Ⲡⲉⲛⲛⲟⲩϯ ⲡⲉ:</w:t>
            </w:r>
          </w:p>
          <w:p w14:paraId="59A08A87" w14:textId="77777777" w:rsidR="001D3B4D" w:rsidRPr="005130A7" w:rsidRDefault="001D3B4D" w:rsidP="001D3B4D">
            <w:pPr>
              <w:pStyle w:val="CopticVerse"/>
            </w:pPr>
            <w:r>
              <w:t>ⲇⲟⲍⲁ ⲭⲓ ⲟ̀ ⲑⲉⲟⲥ ⲏ̀ⲙⲱⲛ.</w:t>
            </w:r>
          </w:p>
        </w:tc>
      </w:tr>
    </w:tbl>
    <w:p w14:paraId="1478D24B" w14:textId="77777777" w:rsidR="00032F17" w:rsidRDefault="00032F17" w:rsidP="00032F17">
      <w:pPr>
        <w:pStyle w:val="Heading4"/>
      </w:pPr>
      <w:r>
        <w:t>The Praxis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7410704" w14:textId="77777777" w:rsidTr="00032F17">
        <w:trPr>
          <w:cantSplit/>
          <w:jc w:val="center"/>
        </w:trPr>
        <w:tc>
          <w:tcPr>
            <w:tcW w:w="288" w:type="dxa"/>
          </w:tcPr>
          <w:p w14:paraId="7A285265" w14:textId="77777777" w:rsidR="00032F17" w:rsidRDefault="00032F17" w:rsidP="00032F17">
            <w:pPr>
              <w:pStyle w:val="CopticCross"/>
            </w:pPr>
          </w:p>
        </w:tc>
        <w:tc>
          <w:tcPr>
            <w:tcW w:w="3960" w:type="dxa"/>
          </w:tcPr>
          <w:p w14:paraId="77EDF402" w14:textId="77777777" w:rsidR="00032F17" w:rsidRDefault="00032F17" w:rsidP="00032F17">
            <w:pPr>
              <w:pStyle w:val="EngHang"/>
            </w:pPr>
            <w:r>
              <w:t>Bless the crown of the year</w:t>
            </w:r>
          </w:p>
          <w:p w14:paraId="7EB6F2B9" w14:textId="77777777" w:rsidR="00032F17" w:rsidRDefault="00032F17" w:rsidP="00032F17">
            <w:pPr>
              <w:pStyle w:val="EngHang"/>
            </w:pPr>
            <w:r>
              <w:t>With Your Goodness, O Lord.</w:t>
            </w:r>
          </w:p>
          <w:p w14:paraId="4B8AA91A" w14:textId="77777777" w:rsidR="00032F17" w:rsidRDefault="00032F17" w:rsidP="00032F17">
            <w:pPr>
              <w:pStyle w:val="EngHang"/>
            </w:pPr>
            <w:r>
              <w:t>The rivers, and the springs,</w:t>
            </w:r>
          </w:p>
          <w:p w14:paraId="21863B11" w14:textId="77777777" w:rsidR="00032F17" w:rsidRDefault="00032F17" w:rsidP="00032F17">
            <w:pPr>
              <w:pStyle w:val="EngHangEnd"/>
            </w:pPr>
            <w:r>
              <w:t>And the seeds, and the fruits.</w:t>
            </w:r>
          </w:p>
        </w:tc>
        <w:tc>
          <w:tcPr>
            <w:tcW w:w="288" w:type="dxa"/>
          </w:tcPr>
          <w:p w14:paraId="3594AEE1" w14:textId="77777777" w:rsidR="00032F17" w:rsidRDefault="00032F17" w:rsidP="00032F17"/>
        </w:tc>
        <w:tc>
          <w:tcPr>
            <w:tcW w:w="288" w:type="dxa"/>
          </w:tcPr>
          <w:p w14:paraId="2405ADF4" w14:textId="77777777" w:rsidR="00032F17" w:rsidRDefault="00032F17" w:rsidP="00032F17">
            <w:pPr>
              <w:pStyle w:val="CopticCross"/>
            </w:pPr>
          </w:p>
        </w:tc>
        <w:tc>
          <w:tcPr>
            <w:tcW w:w="3960" w:type="dxa"/>
          </w:tcPr>
          <w:p w14:paraId="08EF36AC" w14:textId="77777777" w:rsidR="00032F17" w:rsidRDefault="00032F17" w:rsidP="00032F17">
            <w:pPr>
              <w:pStyle w:val="CopticVersemulti-line"/>
            </w:pPr>
            <w:r>
              <w:t>Ⲥⲙⲟⲩ ⲉ̀ⲡⲓⲭ̀ⲗⲟⲙ ⲛ̀ⲧⲉ ϯⲣⲟⲙⲡⲓ:</w:t>
            </w:r>
          </w:p>
          <w:p w14:paraId="5C110D78" w14:textId="77777777" w:rsidR="00032F17" w:rsidRDefault="00032F17" w:rsidP="00032F17">
            <w:pPr>
              <w:pStyle w:val="CopticVersemulti-line"/>
            </w:pPr>
            <w:r>
              <w:t>Ϩⲓⲧⲉⲛ ⲧⲉⲕⲙⲉⲧⲭ̀ⲣⲏⲥⲧⲟⲥ Ⲡⲟ̄ⲥ̄:</w:t>
            </w:r>
          </w:p>
          <w:p w14:paraId="153E9C26" w14:textId="77777777" w:rsidR="00032F17" w:rsidRDefault="00032F17" w:rsidP="00032F17">
            <w:pPr>
              <w:pStyle w:val="CopticVersemulti-line"/>
            </w:pPr>
            <w:r>
              <w:t>ⲛⲓⲓⲁⲣⲱⲟⲩ ⲛⲉⲙ ⲛⲓⲙⲟⲩⲙⲓ:</w:t>
            </w:r>
          </w:p>
          <w:p w14:paraId="1DF91255" w14:textId="77777777" w:rsidR="00032F17" w:rsidRPr="00C35319" w:rsidRDefault="00032F17" w:rsidP="00032F17">
            <w:pPr>
              <w:pStyle w:val="CopticHangingVerse"/>
            </w:pPr>
            <w:r>
              <w:t>ⲛⲉⲙ ⲛⲓⲥⲓⲧϯ ⲛⲉⲙ ⲛⲓⲕⲁⲣⲡⲟⲥ.</w:t>
            </w:r>
          </w:p>
        </w:tc>
      </w:tr>
      <w:tr w:rsidR="00032F17" w14:paraId="79301C9A" w14:textId="77777777" w:rsidTr="00032F17">
        <w:trPr>
          <w:cantSplit/>
          <w:jc w:val="center"/>
        </w:trPr>
        <w:tc>
          <w:tcPr>
            <w:tcW w:w="288" w:type="dxa"/>
          </w:tcPr>
          <w:p w14:paraId="14B710E1" w14:textId="77777777" w:rsidR="00032F17" w:rsidRDefault="00032F17" w:rsidP="00032F17">
            <w:pPr>
              <w:pStyle w:val="CopticCross"/>
            </w:pPr>
          </w:p>
        </w:tc>
        <w:tc>
          <w:tcPr>
            <w:tcW w:w="3960" w:type="dxa"/>
          </w:tcPr>
          <w:p w14:paraId="4E0F34EB" w14:textId="77777777" w:rsidR="00032F17" w:rsidRDefault="00032F17" w:rsidP="00032F17">
            <w:pPr>
              <w:pStyle w:val="EngHang"/>
            </w:pPr>
            <w:r>
              <w:t>You are blessed…</w:t>
            </w:r>
          </w:p>
        </w:tc>
        <w:tc>
          <w:tcPr>
            <w:tcW w:w="288" w:type="dxa"/>
          </w:tcPr>
          <w:p w14:paraId="386E0984" w14:textId="77777777" w:rsidR="00032F17" w:rsidRDefault="00032F17" w:rsidP="00032F17"/>
        </w:tc>
        <w:tc>
          <w:tcPr>
            <w:tcW w:w="288" w:type="dxa"/>
          </w:tcPr>
          <w:p w14:paraId="706FE73D" w14:textId="77777777" w:rsidR="00032F17" w:rsidRDefault="00032F17" w:rsidP="00032F17">
            <w:pPr>
              <w:pStyle w:val="CopticCross"/>
            </w:pPr>
          </w:p>
        </w:tc>
        <w:tc>
          <w:tcPr>
            <w:tcW w:w="3960" w:type="dxa"/>
          </w:tcPr>
          <w:p w14:paraId="10070AA5" w14:textId="77777777" w:rsidR="00032F17" w:rsidRDefault="00032F17" w:rsidP="00032F17">
            <w:pPr>
              <w:pStyle w:val="CopticVersemulti-line"/>
            </w:pPr>
          </w:p>
        </w:tc>
      </w:tr>
    </w:tbl>
    <w:p w14:paraId="45C636C8" w14:textId="77777777" w:rsidR="00032F17" w:rsidRDefault="00032F17" w:rsidP="00032F17">
      <w:pPr>
        <w:pStyle w:val="Heading4"/>
      </w:pPr>
      <w:r>
        <w:t>The Psalm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38D6D341" w14:textId="77777777" w:rsidTr="00032F17">
        <w:trPr>
          <w:cantSplit/>
          <w:jc w:val="center"/>
        </w:trPr>
        <w:tc>
          <w:tcPr>
            <w:tcW w:w="288" w:type="dxa"/>
          </w:tcPr>
          <w:p w14:paraId="603073CA" w14:textId="77777777" w:rsidR="00032F17" w:rsidRDefault="00032F17" w:rsidP="00032F17">
            <w:pPr>
              <w:pStyle w:val="CopticCross"/>
            </w:pPr>
          </w:p>
        </w:tc>
        <w:tc>
          <w:tcPr>
            <w:tcW w:w="3960" w:type="dxa"/>
          </w:tcPr>
          <w:p w14:paraId="3DD7041E" w14:textId="77777777" w:rsidR="00032F17" w:rsidRDefault="00032F17" w:rsidP="00032F17">
            <w:pPr>
              <w:pStyle w:val="EngHang"/>
            </w:pPr>
            <w:r>
              <w:t>Alleluia, alleluia.</w:t>
            </w:r>
          </w:p>
          <w:p w14:paraId="7CC5D6C6" w14:textId="77777777" w:rsidR="00032F17" w:rsidRDefault="00032F17" w:rsidP="00032F17">
            <w:pPr>
              <w:pStyle w:val="EngHang"/>
            </w:pPr>
            <w:r>
              <w:t>Bless the crown of the year with Your Goodness, O Lord.</w:t>
            </w:r>
          </w:p>
          <w:p w14:paraId="4CCD6F00" w14:textId="77777777" w:rsidR="00032F17" w:rsidRDefault="00032F17" w:rsidP="00032F17">
            <w:pPr>
              <w:pStyle w:val="EngHang"/>
            </w:pPr>
            <w:r>
              <w:t>The rivers, and the springs, and the seeds, and the fruits.</w:t>
            </w:r>
          </w:p>
          <w:p w14:paraId="0028439F" w14:textId="77777777" w:rsidR="00032F17" w:rsidRDefault="00032F17" w:rsidP="00032F17">
            <w:pPr>
              <w:pStyle w:val="EngHang"/>
            </w:pPr>
            <w:r>
              <w:t>Alleluia, alleluia.</w:t>
            </w:r>
          </w:p>
        </w:tc>
        <w:tc>
          <w:tcPr>
            <w:tcW w:w="288" w:type="dxa"/>
          </w:tcPr>
          <w:p w14:paraId="23B6DE77" w14:textId="77777777" w:rsidR="00032F17" w:rsidRDefault="00032F17" w:rsidP="00032F17"/>
        </w:tc>
        <w:tc>
          <w:tcPr>
            <w:tcW w:w="288" w:type="dxa"/>
          </w:tcPr>
          <w:p w14:paraId="39813B72" w14:textId="77777777" w:rsidR="00032F17" w:rsidRDefault="00032F17" w:rsidP="00032F17">
            <w:pPr>
              <w:pStyle w:val="CopticCross"/>
            </w:pPr>
          </w:p>
        </w:tc>
        <w:tc>
          <w:tcPr>
            <w:tcW w:w="3960" w:type="dxa"/>
          </w:tcPr>
          <w:p w14:paraId="2DD25FD4" w14:textId="77777777" w:rsidR="00032F17" w:rsidRDefault="00032F17" w:rsidP="00032F17">
            <w:pPr>
              <w:pStyle w:val="CopticVersemulti-line"/>
            </w:pPr>
            <w:r>
              <w:t>Ⲁⲗⲗⲏⲗⲟⲩⲓⲁ: ⲁⲗⲗⲏⲗⲟⲩⲁⲓ.</w:t>
            </w:r>
          </w:p>
          <w:p w14:paraId="7AB31291" w14:textId="77777777" w:rsidR="00032F17" w:rsidRDefault="00032F17" w:rsidP="00032F17">
            <w:pPr>
              <w:pStyle w:val="CopticVersemulti-line"/>
            </w:pPr>
            <w:r>
              <w:t>Ⲥⲙⲟⲩ ⲉ̀ⲡⲓⲭ̀ⲗⲟⲙ ⲛ̀ⲧⲉ ϯⲣⲟⲙⲡⲓ ϩⲓⲧⲉⲛ ⲧⲉⲕⲙⲉⲧⲭ̀ⲣⲏⲥⲧⲟⲥ Ⲡⲟ̄ⲥ̄:</w:t>
            </w:r>
          </w:p>
          <w:p w14:paraId="42DC3A9D" w14:textId="77777777" w:rsidR="00032F17" w:rsidRDefault="00032F17" w:rsidP="00032F17">
            <w:pPr>
              <w:pStyle w:val="CopticVersemulti-line"/>
            </w:pPr>
            <w:r>
              <w:t>ⲛⲓⲓⲁⲣⲱⲟⲩ ⲛⲉⲙ ⲛⲓⲙⲟⲩⲙⲓ ⲛⲉⲙ ⲛⲓⲥⲓⲧϯ ⲛⲉⲙ ⲛⲓⲕⲁⲣⲡⲟⲥ.</w:t>
            </w:r>
          </w:p>
          <w:p w14:paraId="15C16F48" w14:textId="77777777" w:rsidR="00032F17" w:rsidRPr="00C35319" w:rsidRDefault="00032F17" w:rsidP="00032F17">
            <w:pPr>
              <w:pStyle w:val="CopticVersemulti-line"/>
            </w:pPr>
            <w:r>
              <w:t>Ⲁⲗⲗⲏⲗⲟⲩⲓⲁ: ⲁⲗⲗⲏⲗⲟⲩⲁ.</w:t>
            </w:r>
          </w:p>
        </w:tc>
      </w:tr>
    </w:tbl>
    <w:p w14:paraId="24734400" w14:textId="77777777" w:rsidR="00032F17" w:rsidRDefault="00032F17" w:rsidP="00032F17">
      <w:pPr>
        <w:pStyle w:val="Heading4"/>
      </w:pPr>
      <w:r>
        <w:t>The Gospel Response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6877DE2" w14:textId="77777777" w:rsidTr="00032F17">
        <w:trPr>
          <w:cantSplit/>
          <w:jc w:val="center"/>
        </w:trPr>
        <w:tc>
          <w:tcPr>
            <w:tcW w:w="288" w:type="dxa"/>
          </w:tcPr>
          <w:p w14:paraId="7504703D" w14:textId="77777777" w:rsidR="00032F17" w:rsidRDefault="00032F17" w:rsidP="00032F17">
            <w:pPr>
              <w:pStyle w:val="CopticCross"/>
            </w:pPr>
          </w:p>
        </w:tc>
        <w:tc>
          <w:tcPr>
            <w:tcW w:w="3960" w:type="dxa"/>
          </w:tcPr>
          <w:p w14:paraId="4652D5DC" w14:textId="77777777" w:rsidR="00032F17" w:rsidRDefault="00032F17" w:rsidP="00032F17">
            <w:pPr>
              <w:pStyle w:val="EngHang"/>
            </w:pPr>
            <w:r>
              <w:t>Alleluia, alleluia,</w:t>
            </w:r>
          </w:p>
          <w:p w14:paraId="72E342F1" w14:textId="77777777" w:rsidR="00032F17" w:rsidRDefault="00032F17" w:rsidP="00032F17">
            <w:pPr>
              <w:pStyle w:val="EngHang"/>
            </w:pPr>
            <w:r>
              <w:t>Alleluia, alleluia.</w:t>
            </w:r>
          </w:p>
          <w:p w14:paraId="138C1895" w14:textId="77777777" w:rsidR="00032F17" w:rsidRDefault="00032F17" w:rsidP="00032F17">
            <w:pPr>
              <w:pStyle w:val="EngHang"/>
            </w:pPr>
            <w:r>
              <w:t>Bless the crown of the year</w:t>
            </w:r>
          </w:p>
          <w:p w14:paraId="0097B784" w14:textId="77777777" w:rsidR="00032F17" w:rsidRDefault="00032F17" w:rsidP="00032F17">
            <w:pPr>
              <w:pStyle w:val="EngHangEnd"/>
            </w:pPr>
            <w:r>
              <w:t xml:space="preserve">With Your Goodness, O Lord. </w:t>
            </w:r>
          </w:p>
        </w:tc>
        <w:tc>
          <w:tcPr>
            <w:tcW w:w="288" w:type="dxa"/>
          </w:tcPr>
          <w:p w14:paraId="5767FCF2" w14:textId="77777777" w:rsidR="00032F17" w:rsidRDefault="00032F17" w:rsidP="00032F17"/>
        </w:tc>
        <w:tc>
          <w:tcPr>
            <w:tcW w:w="288" w:type="dxa"/>
          </w:tcPr>
          <w:p w14:paraId="4B5FC062" w14:textId="77777777" w:rsidR="00032F17" w:rsidRDefault="00032F17" w:rsidP="00032F17">
            <w:pPr>
              <w:pStyle w:val="CopticCross"/>
            </w:pPr>
          </w:p>
        </w:tc>
        <w:tc>
          <w:tcPr>
            <w:tcW w:w="3960" w:type="dxa"/>
          </w:tcPr>
          <w:p w14:paraId="33644732" w14:textId="77777777" w:rsidR="00032F17" w:rsidRDefault="00032F17" w:rsidP="00032F17">
            <w:pPr>
              <w:pStyle w:val="CopticVersemulti-line"/>
            </w:pPr>
            <w:r>
              <w:t>Ⲁⲗⲗⲏⲗⲟⲩⲓⲁ, ⲁⲗⲗⲏⲗⲟⲩⲓⲁ,</w:t>
            </w:r>
          </w:p>
          <w:p w14:paraId="290C099B" w14:textId="77777777" w:rsidR="00032F17" w:rsidRDefault="00032F17" w:rsidP="00032F17">
            <w:pPr>
              <w:pStyle w:val="CopticVersemulti-line"/>
            </w:pPr>
            <w:r>
              <w:t>ⲁⲗⲗⲏⲗⲟⲩⲓⲁ, ⲁⲗⲗⲏⲗⲟⲩⲓⲁ.</w:t>
            </w:r>
          </w:p>
          <w:p w14:paraId="4DD93AE0" w14:textId="77777777" w:rsidR="00032F17" w:rsidRDefault="00032F17" w:rsidP="00032F17">
            <w:pPr>
              <w:pStyle w:val="CopticVersemulti-line"/>
            </w:pPr>
            <w:r>
              <w:t>Ⲥⲙⲟⲩ ⲉ̀ⲡⲓⲭ̀ⲗⲟⲙ ⲛ̀ⲧⲉ ϯⲣⲟⲙⲡⲓ:</w:t>
            </w:r>
          </w:p>
          <w:p w14:paraId="21B48CBA" w14:textId="77777777" w:rsidR="00032F17" w:rsidRPr="00C35319" w:rsidRDefault="00032F17" w:rsidP="00032F17">
            <w:pPr>
              <w:pStyle w:val="CopticVerse"/>
            </w:pPr>
            <w:r>
              <w:t>Ϩⲓⲧⲉⲛ ⲧⲉⲕⲙⲉⲧⲭ̀ⲣⲏⲥⲧⲟⲥ Ⲡⲟ̄ⲥ̄.</w:t>
            </w:r>
            <w:r w:rsidRPr="00C35319">
              <w:t xml:space="preserve"> </w:t>
            </w:r>
          </w:p>
        </w:tc>
      </w:tr>
      <w:tr w:rsidR="00032F17" w14:paraId="5CAEFD5B" w14:textId="77777777" w:rsidTr="00032F17">
        <w:trPr>
          <w:cantSplit/>
          <w:jc w:val="center"/>
        </w:trPr>
        <w:tc>
          <w:tcPr>
            <w:tcW w:w="288" w:type="dxa"/>
          </w:tcPr>
          <w:p w14:paraId="36F5176D" w14:textId="77777777" w:rsidR="00032F17" w:rsidRDefault="00032F17" w:rsidP="00032F17">
            <w:pPr>
              <w:pStyle w:val="CopticCross"/>
            </w:pPr>
          </w:p>
        </w:tc>
        <w:tc>
          <w:tcPr>
            <w:tcW w:w="3960" w:type="dxa"/>
          </w:tcPr>
          <w:p w14:paraId="73907FA5" w14:textId="77777777" w:rsidR="00032F17" w:rsidRDefault="00032F17" w:rsidP="00032F17">
            <w:pPr>
              <w:pStyle w:val="EngHang"/>
            </w:pPr>
            <w:r>
              <w:t>This is He to Whom to glory is due,</w:t>
            </w:r>
          </w:p>
          <w:p w14:paraId="097DCEFC" w14:textId="77777777" w:rsidR="00032F17" w:rsidRDefault="00032F17" w:rsidP="00032F17">
            <w:pPr>
              <w:pStyle w:val="EngHang"/>
            </w:pPr>
            <w:r>
              <w:t>With His Good Father,</w:t>
            </w:r>
          </w:p>
          <w:p w14:paraId="3A7A5EB5" w14:textId="77777777" w:rsidR="00032F17" w:rsidRDefault="00032F17" w:rsidP="00032F17">
            <w:pPr>
              <w:pStyle w:val="EngHang"/>
            </w:pPr>
            <w:r>
              <w:t>And the Holy Spirit,</w:t>
            </w:r>
          </w:p>
          <w:p w14:paraId="03901256" w14:textId="77777777" w:rsidR="00032F17" w:rsidRPr="008D031F" w:rsidRDefault="00032F17" w:rsidP="00032F17">
            <w:pPr>
              <w:pStyle w:val="EngHangEnd"/>
            </w:pPr>
            <w:r>
              <w:t>Now and forever.</w:t>
            </w:r>
          </w:p>
        </w:tc>
        <w:tc>
          <w:tcPr>
            <w:tcW w:w="288" w:type="dxa"/>
          </w:tcPr>
          <w:p w14:paraId="491C12C8" w14:textId="77777777" w:rsidR="00032F17" w:rsidRDefault="00032F17" w:rsidP="00032F17"/>
        </w:tc>
        <w:tc>
          <w:tcPr>
            <w:tcW w:w="288" w:type="dxa"/>
          </w:tcPr>
          <w:p w14:paraId="55095C92" w14:textId="77777777" w:rsidR="00032F17" w:rsidRDefault="00032F17" w:rsidP="00032F17">
            <w:pPr>
              <w:pStyle w:val="CopticCross"/>
            </w:pPr>
          </w:p>
        </w:tc>
        <w:tc>
          <w:tcPr>
            <w:tcW w:w="3960" w:type="dxa"/>
          </w:tcPr>
          <w:p w14:paraId="633125AD" w14:textId="77777777" w:rsidR="00032F17" w:rsidRDefault="00032F17" w:rsidP="00032F17">
            <w:pPr>
              <w:pStyle w:val="CopticVersemulti-line"/>
            </w:pPr>
            <w:r>
              <w:t>Ⲫⲁⲓ ⲉ̀ⲣⲉ ⲡⲓⲱ̀ⲟⲩ ⲉⲣⲡ̀ⲣⲉⲡ̀ⲓ ⲛⲁϥ:</w:t>
            </w:r>
          </w:p>
          <w:p w14:paraId="6F7F597A" w14:textId="77777777" w:rsidR="00032F17" w:rsidRDefault="00032F17" w:rsidP="00032F17">
            <w:pPr>
              <w:pStyle w:val="CopticVersemulti-line"/>
            </w:pPr>
            <w:r>
              <w:t>ⲛⲉⲙ Ⲡⲉϥⲓⲱⲧ ⲛ̀ⲁ̀ⲅⲁⲑⲟⲥ:</w:t>
            </w:r>
          </w:p>
          <w:p w14:paraId="0398924A" w14:textId="77777777" w:rsidR="00032F17" w:rsidRDefault="00032F17" w:rsidP="00032F17">
            <w:pPr>
              <w:pStyle w:val="CopticVersemulti-line"/>
            </w:pPr>
            <w:r>
              <w:t>ⲛⲉⲙ Ⲡⲓⲡ̄ⲛ̄ⲁ̄ ⲉ̄ⲑ̄ⲩ̄:</w:t>
            </w:r>
          </w:p>
          <w:p w14:paraId="0F30C2D4" w14:textId="77777777" w:rsidR="00032F17" w:rsidRDefault="00032F17" w:rsidP="00032F17">
            <w:pPr>
              <w:pStyle w:val="CopticVerse"/>
            </w:pPr>
            <w:r>
              <w:t>ⲓⲥϫⲉⲛ ϯⲛⲟⲩ ⲛⲉⲙ ϣⲁ ⲉ̀ⲛⲉϩ.</w:t>
            </w:r>
          </w:p>
        </w:tc>
      </w:tr>
      <w:tr w:rsidR="00032F17" w14:paraId="43DAF114" w14:textId="77777777" w:rsidTr="00032F17">
        <w:trPr>
          <w:cantSplit/>
          <w:jc w:val="center"/>
        </w:trPr>
        <w:tc>
          <w:tcPr>
            <w:tcW w:w="288" w:type="dxa"/>
          </w:tcPr>
          <w:p w14:paraId="403A6AB1" w14:textId="77777777" w:rsidR="00032F17" w:rsidRDefault="00032F17" w:rsidP="00032F17">
            <w:pPr>
              <w:pStyle w:val="CopticCross"/>
            </w:pPr>
          </w:p>
        </w:tc>
        <w:tc>
          <w:tcPr>
            <w:tcW w:w="3960" w:type="dxa"/>
          </w:tcPr>
          <w:p w14:paraId="1C1BF1F4" w14:textId="77777777" w:rsidR="00032F17" w:rsidRDefault="00032F17" w:rsidP="00032F17">
            <w:pPr>
              <w:pStyle w:val="EngHang"/>
            </w:pPr>
            <w:r>
              <w:t>Blessed be the Father and the Son</w:t>
            </w:r>
          </w:p>
          <w:p w14:paraId="771DD576" w14:textId="77777777" w:rsidR="00032F17" w:rsidRDefault="00032F17" w:rsidP="00032F17">
            <w:pPr>
              <w:pStyle w:val="EngHang"/>
            </w:pPr>
            <w:r>
              <w:t>And the Holy Spirit,</w:t>
            </w:r>
          </w:p>
          <w:p w14:paraId="4E92F612" w14:textId="77777777" w:rsidR="00032F17" w:rsidRDefault="00032F17" w:rsidP="00032F17">
            <w:pPr>
              <w:pStyle w:val="EngHang"/>
            </w:pPr>
            <w:r>
              <w:t>The perfect Trinity.</w:t>
            </w:r>
          </w:p>
          <w:p w14:paraId="76F6E115" w14:textId="77777777" w:rsidR="00032F17" w:rsidRDefault="00032F17" w:rsidP="00032F17">
            <w:pPr>
              <w:pStyle w:val="EngHang"/>
            </w:pPr>
            <w:r>
              <w:t>We worship Him and glorify Him.</w:t>
            </w:r>
          </w:p>
        </w:tc>
        <w:tc>
          <w:tcPr>
            <w:tcW w:w="288" w:type="dxa"/>
          </w:tcPr>
          <w:p w14:paraId="7825ECF2" w14:textId="77777777" w:rsidR="00032F17" w:rsidRDefault="00032F17" w:rsidP="00032F17"/>
        </w:tc>
        <w:tc>
          <w:tcPr>
            <w:tcW w:w="288" w:type="dxa"/>
          </w:tcPr>
          <w:p w14:paraId="61FFE5BD" w14:textId="77777777" w:rsidR="00032F17" w:rsidRDefault="00032F17" w:rsidP="00032F17">
            <w:pPr>
              <w:pStyle w:val="CopticCross"/>
            </w:pPr>
          </w:p>
        </w:tc>
        <w:tc>
          <w:tcPr>
            <w:tcW w:w="3960" w:type="dxa"/>
          </w:tcPr>
          <w:p w14:paraId="311D7E2B" w14:textId="77777777" w:rsidR="00032F17" w:rsidRDefault="00032F17" w:rsidP="00032F17">
            <w:pPr>
              <w:pStyle w:val="CopticVersemulti-line"/>
            </w:pPr>
            <w:r>
              <w:t>Ϫⲉ ϥ̀ⲥ̀ⲙⲁⲣⲱⲟⲩⲧ ⲛ̀ϫⲉ Ⲫⲓⲱⲧ ⲛⲉⲙ Ⲡϣⲏⲣⲓ:</w:t>
            </w:r>
          </w:p>
          <w:p w14:paraId="537E10C9" w14:textId="77777777" w:rsidR="00032F17" w:rsidRDefault="00032F17" w:rsidP="00032F17">
            <w:pPr>
              <w:pStyle w:val="CopticVersemulti-line"/>
            </w:pPr>
            <w:r>
              <w:t>ⲛⲉⲙ Ⲡⲓⲡ̀ⲛⲉⲩⲙⲁ ⲉⲑⲟⲩⲁⲃ:</w:t>
            </w:r>
          </w:p>
          <w:p w14:paraId="2656CEB4" w14:textId="77777777" w:rsidR="00032F17" w:rsidRDefault="00032F17" w:rsidP="00032F17">
            <w:pPr>
              <w:pStyle w:val="CopticVersemulti-line"/>
            </w:pPr>
            <w:r>
              <w:t>Ϯⲧ̀ⲣⲓⲁⲥ ⲉⲧϫⲏⲕ ⲉ̀ⲃⲟⲗ:</w:t>
            </w:r>
          </w:p>
          <w:p w14:paraId="6B44A781" w14:textId="77777777" w:rsidR="00032F17" w:rsidRDefault="00032F17" w:rsidP="00032F17">
            <w:pPr>
              <w:pStyle w:val="CopticVerse"/>
            </w:pPr>
            <w:r>
              <w:t>ⲧⲉⲛⲟⲩⲱϣⲧ ⲙ̀ⲙⲟⲥ ⲧⲉⲛϯⲱ̀ⲟⲩ ⲛⲁⲥ.</w:t>
            </w:r>
          </w:p>
        </w:tc>
      </w:tr>
    </w:tbl>
    <w:p w14:paraId="14077421" w14:textId="473B77F8" w:rsidR="00032F17" w:rsidRDefault="00032F17" w:rsidP="00032F17">
      <w:pPr>
        <w:pStyle w:val="Heading4"/>
      </w:pPr>
      <w:r>
        <w:t>An Aspasmos Adam</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25C34844" w14:textId="77777777" w:rsidTr="00032F17">
        <w:trPr>
          <w:cantSplit/>
          <w:jc w:val="center"/>
        </w:trPr>
        <w:tc>
          <w:tcPr>
            <w:tcW w:w="288" w:type="dxa"/>
          </w:tcPr>
          <w:p w14:paraId="61D77D1E" w14:textId="77777777" w:rsidR="00032F17" w:rsidRDefault="00032F17" w:rsidP="00032F17">
            <w:pPr>
              <w:pStyle w:val="CopticCross"/>
            </w:pPr>
          </w:p>
        </w:tc>
        <w:tc>
          <w:tcPr>
            <w:tcW w:w="3960" w:type="dxa"/>
          </w:tcPr>
          <w:p w14:paraId="5E1F7FC7" w14:textId="77777777" w:rsidR="00032F17" w:rsidRDefault="009B2A54" w:rsidP="009B2A54">
            <w:pPr>
              <w:pStyle w:val="EngHang"/>
              <w:rPr>
                <w:rFonts w:eastAsia="Arial Unicode MS"/>
              </w:rPr>
            </w:pPr>
            <w:r>
              <w:rPr>
                <w:rFonts w:eastAsia="Arial Unicode MS"/>
              </w:rPr>
              <w:t>Let us place</w:t>
            </w:r>
          </w:p>
          <w:p w14:paraId="7FB8FDD2" w14:textId="77777777" w:rsidR="009B2A54" w:rsidRDefault="009B2A54" w:rsidP="009B2A54">
            <w:pPr>
              <w:pStyle w:val="EngHang"/>
              <w:rPr>
                <w:rFonts w:eastAsia="Arial Unicode MS"/>
              </w:rPr>
            </w:pPr>
            <w:r>
              <w:rPr>
                <w:rFonts w:eastAsia="Arial Unicode MS"/>
              </w:rPr>
              <w:t>All evil excuses behind us.</w:t>
            </w:r>
          </w:p>
          <w:p w14:paraId="2DE14BA2" w14:textId="77777777" w:rsidR="009B2A54" w:rsidRDefault="009B2A54" w:rsidP="009B2A54">
            <w:pPr>
              <w:pStyle w:val="EngHang"/>
              <w:rPr>
                <w:rFonts w:eastAsia="Arial Unicode MS"/>
              </w:rPr>
            </w:pPr>
            <w:r>
              <w:rPr>
                <w:rFonts w:eastAsia="Arial Unicode MS"/>
              </w:rPr>
              <w:t>Let us purify our hearts</w:t>
            </w:r>
          </w:p>
          <w:p w14:paraId="13FB1274" w14:textId="0EABC0DC" w:rsidR="009B2A54" w:rsidRPr="009B2A54" w:rsidRDefault="009B2A54" w:rsidP="009B2A54">
            <w:pPr>
              <w:pStyle w:val="EngHangEnd"/>
              <w:rPr>
                <w:rFonts w:eastAsia="Arial Unicode MS"/>
              </w:rPr>
            </w:pPr>
            <w:r>
              <w:rPr>
                <w:rFonts w:eastAsia="Arial Unicode MS"/>
              </w:rPr>
              <w:t>In the Name of the Lord.</w:t>
            </w:r>
          </w:p>
        </w:tc>
        <w:tc>
          <w:tcPr>
            <w:tcW w:w="288" w:type="dxa"/>
          </w:tcPr>
          <w:p w14:paraId="21FF9AAC" w14:textId="77777777" w:rsidR="00032F17" w:rsidRDefault="00032F17" w:rsidP="00032F17"/>
        </w:tc>
        <w:tc>
          <w:tcPr>
            <w:tcW w:w="288" w:type="dxa"/>
          </w:tcPr>
          <w:p w14:paraId="65DD8A9B" w14:textId="364EE36D" w:rsidR="00032F17" w:rsidRPr="00032F17" w:rsidRDefault="00032F17" w:rsidP="00032F17">
            <w:pPr>
              <w:pStyle w:val="CopticCross"/>
              <w:rPr>
                <w:rFonts w:ascii="Arial Unicode MS" w:eastAsia="Arial Unicode MS" w:hAnsi="Arial Unicode MS" w:cs="Arial Unicode MS"/>
              </w:rPr>
            </w:pPr>
          </w:p>
        </w:tc>
        <w:tc>
          <w:tcPr>
            <w:tcW w:w="3960" w:type="dxa"/>
          </w:tcPr>
          <w:p w14:paraId="7C65732A" w14:textId="77777777" w:rsidR="00032F17" w:rsidRDefault="00032F17" w:rsidP="00032F17">
            <w:pPr>
              <w:pStyle w:val="CopticVersemulti-line"/>
            </w:pPr>
            <w:r>
              <w:t>Ⲗⲱⲓϫⲓ ⲛⲓⲃⲉⲛ ⲉⲧϩⲱⲟⲩ</w:t>
            </w:r>
          </w:p>
          <w:p w14:paraId="60B8C34C" w14:textId="77777777" w:rsidR="00032F17" w:rsidRDefault="00032F17" w:rsidP="00032F17">
            <w:pPr>
              <w:pStyle w:val="CopticVersemulti-line"/>
            </w:pPr>
            <w:r>
              <w:t>ⲙⲁⲣⲉⲛⲭⲁⲩ ⲛ̀ⲥⲱⲛ</w:t>
            </w:r>
          </w:p>
          <w:p w14:paraId="30F9922D" w14:textId="77777777" w:rsidR="00032F17" w:rsidRDefault="00032F17" w:rsidP="00032F17">
            <w:pPr>
              <w:pStyle w:val="CopticVersemulti-line"/>
            </w:pPr>
            <w:r>
              <w:t>ⲙⲁⲣⲉⲛⲧⲟⲩⲃⲟ ⲛ̀ⲛⲉⲛϩⲏⲧ</w:t>
            </w:r>
          </w:p>
          <w:p w14:paraId="01474233" w14:textId="64E0DFF2" w:rsidR="00032F17" w:rsidRPr="00C35319" w:rsidRDefault="00032F17" w:rsidP="00032F17">
            <w:pPr>
              <w:pStyle w:val="CopticVerse"/>
            </w:pPr>
            <w:r>
              <w:t>ⲉ̀ϧⲟⲩⲛ ⲉ̀ⲫ̀ⲣⲁⲛ ⲙⲠϭⲟⲓⲥ.</w:t>
            </w:r>
          </w:p>
        </w:tc>
      </w:tr>
      <w:tr w:rsidR="00032F17" w14:paraId="5DDAACD2" w14:textId="77777777" w:rsidTr="00032F17">
        <w:trPr>
          <w:cantSplit/>
          <w:jc w:val="center"/>
        </w:trPr>
        <w:tc>
          <w:tcPr>
            <w:tcW w:w="288" w:type="dxa"/>
          </w:tcPr>
          <w:p w14:paraId="4FB812D9" w14:textId="77777777" w:rsidR="00032F17" w:rsidRDefault="00032F17" w:rsidP="00032F17">
            <w:pPr>
              <w:pStyle w:val="CopticCross"/>
            </w:pPr>
          </w:p>
        </w:tc>
        <w:tc>
          <w:tcPr>
            <w:tcW w:w="3960" w:type="dxa"/>
          </w:tcPr>
          <w:p w14:paraId="305DAA69" w14:textId="77777777" w:rsidR="009B2A54" w:rsidRDefault="009B2A54" w:rsidP="009B2A54">
            <w:pPr>
              <w:pStyle w:val="EngHang"/>
            </w:pPr>
            <w:r>
              <w:t>May the Name of the Lord</w:t>
            </w:r>
          </w:p>
          <w:p w14:paraId="3E2FED9A" w14:textId="77777777" w:rsidR="009B2A54" w:rsidRDefault="009B2A54" w:rsidP="009B2A54">
            <w:pPr>
              <w:pStyle w:val="EngHang"/>
            </w:pPr>
            <w:r>
              <w:t>Be within us,</w:t>
            </w:r>
          </w:p>
          <w:p w14:paraId="5907F5E3" w14:textId="77777777" w:rsidR="009B2A54" w:rsidRDefault="009B2A54" w:rsidP="009B2A54">
            <w:pPr>
              <w:pStyle w:val="EngHang"/>
            </w:pPr>
            <w:r>
              <w:t>To enlighten us with</w:t>
            </w:r>
          </w:p>
          <w:p w14:paraId="6E8CEE29" w14:textId="74D0A39D" w:rsidR="009B2A54" w:rsidRPr="008D031F" w:rsidRDefault="009B2A54" w:rsidP="009B2A54">
            <w:pPr>
              <w:pStyle w:val="EngHangEnd"/>
            </w:pPr>
            <w:r>
              <w:t>Inner brightness.</w:t>
            </w:r>
          </w:p>
        </w:tc>
        <w:tc>
          <w:tcPr>
            <w:tcW w:w="288" w:type="dxa"/>
          </w:tcPr>
          <w:p w14:paraId="2F999182" w14:textId="77777777" w:rsidR="00032F17" w:rsidRDefault="00032F17" w:rsidP="00032F17"/>
        </w:tc>
        <w:tc>
          <w:tcPr>
            <w:tcW w:w="288" w:type="dxa"/>
          </w:tcPr>
          <w:p w14:paraId="316FF062" w14:textId="77777777" w:rsidR="00032F17" w:rsidRDefault="00032F17" w:rsidP="00032F17">
            <w:pPr>
              <w:pStyle w:val="CopticCross"/>
            </w:pPr>
          </w:p>
        </w:tc>
        <w:tc>
          <w:tcPr>
            <w:tcW w:w="3960" w:type="dxa"/>
          </w:tcPr>
          <w:p w14:paraId="70388DDB" w14:textId="77777777" w:rsidR="00032F17" w:rsidRDefault="00032F17" w:rsidP="00032F17">
            <w:pPr>
              <w:pStyle w:val="CopticVersemulti-line"/>
            </w:pPr>
            <w:r>
              <w:t>Ⲙⲁⲣⲉ ⲫ̀ⲣⲁⲛ ⲙ̀Ⲡϭⲟⲓⲥ ϣⲱⲡⲓ</w:t>
            </w:r>
          </w:p>
          <w:p w14:paraId="3253454C" w14:textId="77777777" w:rsidR="00032F17" w:rsidRDefault="00032F17" w:rsidP="00032F17">
            <w:pPr>
              <w:pStyle w:val="CopticVersemulti-line"/>
            </w:pPr>
            <w:r>
              <w:t>ⲛ̀ϧ̀ⲣⲏⲓ ⲛ̀ϧⲏⲧⲉⲛ ⲛ̀ⲧⲉϥ</w:t>
            </w:r>
          </w:p>
          <w:p w14:paraId="039439A5" w14:textId="77777777" w:rsidR="00032F17" w:rsidRDefault="00032F17" w:rsidP="00032F17">
            <w:pPr>
              <w:pStyle w:val="CopticVersemulti-line"/>
            </w:pPr>
            <w:r>
              <w:t>ⲉⲣⲟⲩⲱⲓⲛⲓ ⲉ̀ⲣⲟⲛ</w:t>
            </w:r>
          </w:p>
          <w:p w14:paraId="53F44A7E" w14:textId="1313CCD2" w:rsidR="00032F17" w:rsidRDefault="00032F17" w:rsidP="00032F17">
            <w:pPr>
              <w:pStyle w:val="CopticVerse"/>
            </w:pPr>
            <w:r>
              <w:t>ϧⲉⲛ ⲡⲉⲛⲣⲱⲙⲓ ⲉⲧⲥⲁϧⲟⲩⲛ.</w:t>
            </w:r>
          </w:p>
        </w:tc>
      </w:tr>
      <w:tr w:rsidR="00032F17" w14:paraId="7C4B7EC2" w14:textId="77777777" w:rsidTr="00032F17">
        <w:trPr>
          <w:cantSplit/>
          <w:jc w:val="center"/>
        </w:trPr>
        <w:tc>
          <w:tcPr>
            <w:tcW w:w="288" w:type="dxa"/>
          </w:tcPr>
          <w:p w14:paraId="2924E775" w14:textId="77777777" w:rsidR="00032F17" w:rsidRDefault="00032F17" w:rsidP="00032F17">
            <w:pPr>
              <w:pStyle w:val="CopticCross"/>
            </w:pPr>
          </w:p>
        </w:tc>
        <w:tc>
          <w:tcPr>
            <w:tcW w:w="3960" w:type="dxa"/>
          </w:tcPr>
          <w:p w14:paraId="3BFC3066" w14:textId="0D093CD2" w:rsidR="00032F17" w:rsidRDefault="0056261A" w:rsidP="00032F17">
            <w:pPr>
              <w:pStyle w:val="EngHang"/>
            </w:pPr>
            <w:r>
              <w:t>We ask You, O Son o</w:t>
            </w:r>
            <w:r w:rsidR="009B2A54">
              <w:t>f</w:t>
            </w:r>
            <w:r>
              <w:t xml:space="preserve"> G</w:t>
            </w:r>
            <w:r w:rsidR="009B2A54">
              <w:t>od,</w:t>
            </w:r>
          </w:p>
          <w:p w14:paraId="7635795E" w14:textId="77777777" w:rsidR="009B2A54" w:rsidRDefault="009B2A54" w:rsidP="00032F17">
            <w:pPr>
              <w:pStyle w:val="EngHang"/>
            </w:pPr>
            <w:r>
              <w:t>To keep the life of our Patriarch,</w:t>
            </w:r>
          </w:p>
          <w:p w14:paraId="5B090CD8" w14:textId="77777777" w:rsidR="009B2A54" w:rsidRDefault="009B2A54" w:rsidP="009B2A54">
            <w:pPr>
              <w:pStyle w:val="EngHang"/>
            </w:pPr>
            <w:r>
              <w:t>Abba ___, the high priest;</w:t>
            </w:r>
          </w:p>
          <w:p w14:paraId="334C395C" w14:textId="2116E654" w:rsidR="009B2A54" w:rsidRDefault="009B2A54" w:rsidP="009B2A54">
            <w:pPr>
              <w:pStyle w:val="EngHangEnd"/>
            </w:pPr>
            <w:r>
              <w:t>Confirm him upon his throne.</w:t>
            </w:r>
          </w:p>
        </w:tc>
        <w:tc>
          <w:tcPr>
            <w:tcW w:w="288" w:type="dxa"/>
          </w:tcPr>
          <w:p w14:paraId="0E415BF0" w14:textId="77777777" w:rsidR="00032F17" w:rsidRDefault="00032F17" w:rsidP="00032F17"/>
        </w:tc>
        <w:tc>
          <w:tcPr>
            <w:tcW w:w="288" w:type="dxa"/>
          </w:tcPr>
          <w:p w14:paraId="7C70ADAC" w14:textId="77777777" w:rsidR="00032F17" w:rsidRDefault="00032F17" w:rsidP="00032F17">
            <w:pPr>
              <w:pStyle w:val="CopticCross"/>
            </w:pPr>
          </w:p>
        </w:tc>
        <w:tc>
          <w:tcPr>
            <w:tcW w:w="3960" w:type="dxa"/>
          </w:tcPr>
          <w:p w14:paraId="3D43F77B" w14:textId="77777777" w:rsidR="00032F17" w:rsidRDefault="00032F17" w:rsidP="009B2A54">
            <w:pPr>
              <w:pStyle w:val="CopticVersemulti-line"/>
            </w:pPr>
            <w:r>
              <w:t>Ⲧⲉⲛϯϩⲟ ⲉ̀ⲣⲟⲕ ⲱ̀ Ⲩⲓⲟⲥ Ⲑⲉⲟⲥ:</w:t>
            </w:r>
          </w:p>
          <w:p w14:paraId="4CD1DFAE" w14:textId="77777777" w:rsidR="00032F17" w:rsidRDefault="00032F17" w:rsidP="009B2A54">
            <w:pPr>
              <w:pStyle w:val="CopticVersemulti-line"/>
            </w:pPr>
            <w:r>
              <w:t xml:space="preserve">ⲉⲑⲣⲉⲕⲁ̀ⲣⲉϩ </w:t>
            </w:r>
            <w:r w:rsidR="009B2A54">
              <w:t>ⲉ̀ⲡ̀ⲱⲛϧ ⲙ̀ⲡⲉⲛⲡⲁⲧⲣⲓⲁⲣⲭⲏⲥ:</w:t>
            </w:r>
          </w:p>
          <w:p w14:paraId="56136CAD" w14:textId="77777777" w:rsidR="009B2A54" w:rsidRDefault="009B2A54" w:rsidP="009B2A54">
            <w:pPr>
              <w:pStyle w:val="CopticVersemulti-line"/>
            </w:pPr>
            <w:r>
              <w:t>ⲁⲃⲃⲁ (ⲛⲓⲙ) ⲡⲓⲁⲣⲭⲓⲉ̀ⲣⲉⲩⲥ:</w:t>
            </w:r>
          </w:p>
          <w:p w14:paraId="4555813B" w14:textId="69DC813F" w:rsidR="009B2A54" w:rsidRDefault="009B2A54" w:rsidP="00032F17">
            <w:pPr>
              <w:pStyle w:val="CopticVerse"/>
            </w:pPr>
            <w:r>
              <w:t>ⲙⲁⲧⲁϫⲣⲟϥ ϩⲓϫⲉⲛ ⲡⲉϥⲑ̀ⲣⲟⲛⲟⲥ.</w:t>
            </w:r>
          </w:p>
        </w:tc>
      </w:tr>
      <w:tr w:rsidR="009B2A54" w14:paraId="7693A6C5" w14:textId="77777777" w:rsidTr="00032F17">
        <w:trPr>
          <w:cantSplit/>
          <w:jc w:val="center"/>
        </w:trPr>
        <w:tc>
          <w:tcPr>
            <w:tcW w:w="288" w:type="dxa"/>
          </w:tcPr>
          <w:p w14:paraId="6DE1A810" w14:textId="77777777" w:rsidR="009B2A54" w:rsidRDefault="009B2A54" w:rsidP="00032F17">
            <w:pPr>
              <w:pStyle w:val="CopticCross"/>
            </w:pPr>
          </w:p>
        </w:tc>
        <w:tc>
          <w:tcPr>
            <w:tcW w:w="3960" w:type="dxa"/>
          </w:tcPr>
          <w:p w14:paraId="3D04B855" w14:textId="77777777" w:rsidR="009B2A54" w:rsidRDefault="009B2A54" w:rsidP="00032F17">
            <w:pPr>
              <w:pStyle w:val="EngHang"/>
            </w:pPr>
            <w:r>
              <w:t>And his partner in this Liturgy,</w:t>
            </w:r>
          </w:p>
          <w:p w14:paraId="0CD5B0EF" w14:textId="77777777" w:rsidR="009B2A54" w:rsidRDefault="009B2A54" w:rsidP="00032F17">
            <w:pPr>
              <w:pStyle w:val="EngHang"/>
            </w:pPr>
            <w:r>
              <w:t>Our holy and righteous father,</w:t>
            </w:r>
          </w:p>
          <w:p w14:paraId="3A7E51BB" w14:textId="77777777" w:rsidR="009B2A54" w:rsidRDefault="009B2A54" w:rsidP="009B2A54">
            <w:pPr>
              <w:pStyle w:val="EngHang"/>
            </w:pPr>
            <w:r>
              <w:t>Abba ___, the bishop (metropolitan);</w:t>
            </w:r>
          </w:p>
          <w:p w14:paraId="04F9633B" w14:textId="6A1AFD38" w:rsidR="009B2A54" w:rsidRDefault="009B2A54" w:rsidP="009B2A54">
            <w:pPr>
              <w:pStyle w:val="EngHangEnd"/>
            </w:pPr>
            <w:r>
              <w:t>Confirm him upon his throne.</w:t>
            </w:r>
          </w:p>
        </w:tc>
        <w:tc>
          <w:tcPr>
            <w:tcW w:w="288" w:type="dxa"/>
          </w:tcPr>
          <w:p w14:paraId="6E6073D2" w14:textId="77777777" w:rsidR="009B2A54" w:rsidRDefault="009B2A54" w:rsidP="00032F17"/>
        </w:tc>
        <w:tc>
          <w:tcPr>
            <w:tcW w:w="288" w:type="dxa"/>
          </w:tcPr>
          <w:p w14:paraId="054831A2" w14:textId="77777777" w:rsidR="009B2A54" w:rsidRDefault="009B2A54" w:rsidP="00032F17">
            <w:pPr>
              <w:pStyle w:val="CopticCross"/>
            </w:pPr>
          </w:p>
        </w:tc>
        <w:tc>
          <w:tcPr>
            <w:tcW w:w="3960" w:type="dxa"/>
          </w:tcPr>
          <w:p w14:paraId="45141F96" w14:textId="77777777" w:rsidR="009B2A54" w:rsidRDefault="009B2A54" w:rsidP="009B2A54">
            <w:pPr>
              <w:pStyle w:val="CopticVersemulti-line"/>
            </w:pPr>
            <w:r>
              <w:t>Ⲛⲉⲙ ⲡⲉϥⲕⲉϣ̀ⲫⲏⲣ ⲛ̀ⲗⲓⲧⲟⲩⲣⲅⲟⲥ</w:t>
            </w:r>
          </w:p>
          <w:p w14:paraId="69684CFC" w14:textId="77777777" w:rsidR="009B2A54" w:rsidRDefault="009B2A54" w:rsidP="009B2A54">
            <w:pPr>
              <w:pStyle w:val="CopticVersemulti-line"/>
            </w:pPr>
            <w:r>
              <w:t>ⲡⲉⲛⲓⲱⲧ ⲉⲑⲟⲩⲁⲃ ⲛ̀ⲇⲓⲕⲉⲟⲥ</w:t>
            </w:r>
          </w:p>
          <w:p w14:paraId="787FC30A" w14:textId="77777777" w:rsidR="009B2A54" w:rsidRDefault="009B2A54" w:rsidP="009B2A54">
            <w:pPr>
              <w:pStyle w:val="CopticVersemulti-line"/>
            </w:pPr>
            <w:r>
              <w:t>Ⲁⲃⲃⲁ (ⲛⲓⲙ) ⲡⲓⲉ̀ⲡⲓⲥⲕⲟⲡⲟⲥ</w:t>
            </w:r>
          </w:p>
          <w:p w14:paraId="3DA4CE85" w14:textId="3DD5EE09" w:rsidR="009B2A54" w:rsidRDefault="009B2A54" w:rsidP="00032F17">
            <w:pPr>
              <w:pStyle w:val="CopticVerse"/>
            </w:pPr>
            <w:r>
              <w:t>ⲙⲁⲧⲁϫⲣⲟⲩϥ ϩⲓϫⲉⲛ ⲡⲉϥⲑ̀ⲣⲟⲛⲟⲥ.</w:t>
            </w:r>
          </w:p>
        </w:tc>
      </w:tr>
      <w:tr w:rsidR="009B2A54" w14:paraId="3628862B" w14:textId="77777777" w:rsidTr="00032F17">
        <w:trPr>
          <w:cantSplit/>
          <w:jc w:val="center"/>
        </w:trPr>
        <w:tc>
          <w:tcPr>
            <w:tcW w:w="288" w:type="dxa"/>
          </w:tcPr>
          <w:p w14:paraId="1B9E10F3" w14:textId="77777777" w:rsidR="009B2A54" w:rsidRDefault="009B2A54" w:rsidP="00032F17">
            <w:pPr>
              <w:pStyle w:val="CopticCross"/>
            </w:pPr>
          </w:p>
        </w:tc>
        <w:tc>
          <w:tcPr>
            <w:tcW w:w="3960" w:type="dxa"/>
          </w:tcPr>
          <w:p w14:paraId="30060989" w14:textId="77777777" w:rsidR="009B2A54" w:rsidRDefault="009B2A54" w:rsidP="00032F17">
            <w:pPr>
              <w:pStyle w:val="EngHang"/>
            </w:pPr>
            <w:r>
              <w:t>That we may praise You with</w:t>
            </w:r>
          </w:p>
          <w:p w14:paraId="1564EA22" w14:textId="77777777" w:rsidR="009B2A54" w:rsidRDefault="009B2A54" w:rsidP="00032F17">
            <w:pPr>
              <w:pStyle w:val="EngHang"/>
            </w:pPr>
            <w:r>
              <w:t>The cherubim</w:t>
            </w:r>
          </w:p>
          <w:p w14:paraId="3D5D43B8" w14:textId="77777777" w:rsidR="009B2A54" w:rsidRDefault="009B2A54" w:rsidP="00032F17">
            <w:pPr>
              <w:pStyle w:val="EngHang"/>
            </w:pPr>
            <w:r>
              <w:t>And the seraphim,</w:t>
            </w:r>
          </w:p>
          <w:p w14:paraId="19FCEEF4" w14:textId="629C1F18" w:rsidR="009B2A54" w:rsidRDefault="009B2A54" w:rsidP="009B2A54">
            <w:pPr>
              <w:pStyle w:val="EngHangEnd"/>
            </w:pPr>
            <w:r>
              <w:t>Proclaiming and saying,</w:t>
            </w:r>
          </w:p>
        </w:tc>
        <w:tc>
          <w:tcPr>
            <w:tcW w:w="288" w:type="dxa"/>
          </w:tcPr>
          <w:p w14:paraId="1767D4B8" w14:textId="77777777" w:rsidR="009B2A54" w:rsidRDefault="009B2A54" w:rsidP="00032F17"/>
        </w:tc>
        <w:tc>
          <w:tcPr>
            <w:tcW w:w="288" w:type="dxa"/>
          </w:tcPr>
          <w:p w14:paraId="055854AA" w14:textId="77777777" w:rsidR="009B2A54" w:rsidRDefault="009B2A54" w:rsidP="00032F17">
            <w:pPr>
              <w:pStyle w:val="CopticCross"/>
            </w:pPr>
          </w:p>
        </w:tc>
        <w:tc>
          <w:tcPr>
            <w:tcW w:w="3960" w:type="dxa"/>
          </w:tcPr>
          <w:p w14:paraId="2A5DF3EC" w14:textId="77777777" w:rsidR="009B2A54" w:rsidRDefault="009B2A54" w:rsidP="009B2A54">
            <w:pPr>
              <w:pStyle w:val="CopticVersemulti-line"/>
            </w:pPr>
            <w:r>
              <w:t>Ϩⲓⲛⲁ ⲛ̀ⲧⲉⲛϩⲱⲥ ⲉ̀ⲣⲟⲕ:</w:t>
            </w:r>
          </w:p>
          <w:p w14:paraId="14F7DBC5" w14:textId="77777777" w:rsidR="009B2A54" w:rsidRDefault="009B2A54" w:rsidP="009B2A54">
            <w:pPr>
              <w:pStyle w:val="CopticVersemulti-line"/>
            </w:pPr>
            <w:r>
              <w:t>ⲛⲉⲙ ⲛⲓⲭⲉⲣⲟⲩⲃⲓⲙ:</w:t>
            </w:r>
          </w:p>
          <w:p w14:paraId="31369FE2" w14:textId="77777777" w:rsidR="009B2A54" w:rsidRDefault="009B2A54" w:rsidP="009B2A54">
            <w:pPr>
              <w:pStyle w:val="CopticVersemulti-line"/>
            </w:pPr>
            <w:r>
              <w:t>ⲛⲉⲙ ⲛⲓⲥⲉⲣⲁⲫⲓⲙ:</w:t>
            </w:r>
          </w:p>
          <w:p w14:paraId="28B4AB9E" w14:textId="6DEB7115" w:rsidR="009B2A54" w:rsidRDefault="009B2A54" w:rsidP="009B2A54">
            <w:pPr>
              <w:pStyle w:val="CopticHangingVerse"/>
            </w:pPr>
            <w:r>
              <w:t>ⲉⲛⲱϣ ⲉ̀ⲃⲟⲗ ⲉⲛϫⲱ ⲙ̀ⲙⲟⲥ.</w:t>
            </w:r>
          </w:p>
        </w:tc>
      </w:tr>
      <w:tr w:rsidR="009B2A54" w14:paraId="3772C30A" w14:textId="77777777" w:rsidTr="00032F17">
        <w:trPr>
          <w:cantSplit/>
          <w:jc w:val="center"/>
        </w:trPr>
        <w:tc>
          <w:tcPr>
            <w:tcW w:w="288" w:type="dxa"/>
          </w:tcPr>
          <w:p w14:paraId="171574FD" w14:textId="77777777" w:rsidR="009B2A54" w:rsidRDefault="009B2A54" w:rsidP="00032F17">
            <w:pPr>
              <w:pStyle w:val="CopticCross"/>
            </w:pPr>
          </w:p>
        </w:tc>
        <w:tc>
          <w:tcPr>
            <w:tcW w:w="3960" w:type="dxa"/>
          </w:tcPr>
          <w:p w14:paraId="26862813" w14:textId="77777777" w:rsidR="009B2A54" w:rsidRDefault="009B2A54" w:rsidP="00032F17">
            <w:pPr>
              <w:pStyle w:val="EngHang"/>
            </w:pPr>
            <w:r>
              <w:t>“Holy, holy, holy,</w:t>
            </w:r>
          </w:p>
          <w:p w14:paraId="1D58F47B" w14:textId="77777777" w:rsidR="009B2A54" w:rsidRDefault="009B2A54" w:rsidP="00032F17">
            <w:pPr>
              <w:pStyle w:val="EngHang"/>
            </w:pPr>
            <w:r>
              <w:t>O Lord, the Pantocrator,</w:t>
            </w:r>
          </w:p>
          <w:p w14:paraId="591FE944" w14:textId="77777777" w:rsidR="009B2A54" w:rsidRDefault="009B2A54" w:rsidP="00032F17">
            <w:pPr>
              <w:pStyle w:val="EngHang"/>
            </w:pPr>
            <w:r>
              <w:t>Heaven and earth are full</w:t>
            </w:r>
          </w:p>
          <w:p w14:paraId="2D35BFAA" w14:textId="6499AE8C" w:rsidR="009B2A54" w:rsidRDefault="009B2A54" w:rsidP="009B2A54">
            <w:pPr>
              <w:pStyle w:val="EngHangEnd"/>
            </w:pPr>
            <w:r>
              <w:t>Of Your glory and Your honour.”</w:t>
            </w:r>
          </w:p>
        </w:tc>
        <w:tc>
          <w:tcPr>
            <w:tcW w:w="288" w:type="dxa"/>
          </w:tcPr>
          <w:p w14:paraId="0206A79E" w14:textId="77777777" w:rsidR="009B2A54" w:rsidRDefault="009B2A54" w:rsidP="00032F17"/>
        </w:tc>
        <w:tc>
          <w:tcPr>
            <w:tcW w:w="288" w:type="dxa"/>
          </w:tcPr>
          <w:p w14:paraId="5458F71E" w14:textId="77777777" w:rsidR="009B2A54" w:rsidRDefault="009B2A54" w:rsidP="00032F17">
            <w:pPr>
              <w:pStyle w:val="CopticCross"/>
            </w:pPr>
          </w:p>
        </w:tc>
        <w:tc>
          <w:tcPr>
            <w:tcW w:w="3960" w:type="dxa"/>
          </w:tcPr>
          <w:p w14:paraId="47F7E92F" w14:textId="77777777" w:rsidR="009B2A54" w:rsidRDefault="009B2A54" w:rsidP="009B2A54">
            <w:pPr>
              <w:pStyle w:val="CopticVersemulti-line"/>
            </w:pPr>
            <w:r>
              <w:t>Ϫⲉ ⲭ̀ⲟⲩⲁⲃ ⲭ̀ⲟⲩⲁⲃ ⲭ̀ⲟⲩⲁⲃ:</w:t>
            </w:r>
          </w:p>
          <w:p w14:paraId="40381DC1" w14:textId="77777777" w:rsidR="009B2A54" w:rsidRDefault="009B2A54" w:rsidP="009B2A54">
            <w:pPr>
              <w:pStyle w:val="CopticVersemulti-line"/>
            </w:pPr>
            <w:r>
              <w:t>Ⲡϭⲟⲓⲥ ⲡⲓⲡⲁⲛⲧⲟⲕⲣⲁⲧⲟⲣ:</w:t>
            </w:r>
          </w:p>
          <w:p w14:paraId="2D3E5D8D" w14:textId="77777777" w:rsidR="009B2A54" w:rsidRDefault="009B2A54" w:rsidP="009B2A54">
            <w:pPr>
              <w:pStyle w:val="CopticVersemulti-line"/>
            </w:pPr>
            <w:r>
              <w:t>ⲧ̀ⲫⲉ ⲛⲉⲙ ⲡ̀ⲕⲁϩⲓ ⲙⲉϩ ⲉ̀ⲃⲟⲗ:</w:t>
            </w:r>
          </w:p>
          <w:p w14:paraId="740D25DF" w14:textId="752C271E" w:rsidR="009B2A54" w:rsidRDefault="009B2A54" w:rsidP="009B2A54">
            <w:pPr>
              <w:pStyle w:val="CopticHangingVerse"/>
            </w:pPr>
            <w:r>
              <w:t>ϧⲉⲛ ⲡⲉⲕⲱ̀ⲟⲩ ⲛⲉⲙ ⲡⲉⲕⲧⲁⲓⲟ.</w:t>
            </w:r>
          </w:p>
        </w:tc>
      </w:tr>
    </w:tbl>
    <w:p w14:paraId="20AC0D1B" w14:textId="572CB4C4" w:rsidR="00032F17" w:rsidRDefault="00032F17" w:rsidP="00032F17">
      <w:pPr>
        <w:pStyle w:val="Heading4"/>
      </w:pPr>
      <w:r>
        <w:t>An Aspasmos Batos</w:t>
      </w:r>
      <w:r w:rsidR="00DB5470">
        <w:t xml:space="preserv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B2A54" w:rsidRPr="00C35319" w14:paraId="3853791A" w14:textId="77777777" w:rsidTr="009B2A54">
        <w:trPr>
          <w:cantSplit/>
          <w:jc w:val="center"/>
        </w:trPr>
        <w:tc>
          <w:tcPr>
            <w:tcW w:w="288" w:type="dxa"/>
          </w:tcPr>
          <w:p w14:paraId="686C8EF7" w14:textId="77777777" w:rsidR="009B2A54" w:rsidRDefault="009B2A54" w:rsidP="009B2A54">
            <w:pPr>
              <w:pStyle w:val="CopticCross"/>
            </w:pPr>
          </w:p>
        </w:tc>
        <w:tc>
          <w:tcPr>
            <w:tcW w:w="3960" w:type="dxa"/>
          </w:tcPr>
          <w:p w14:paraId="37CBAC2F" w14:textId="77777777" w:rsidR="009B2A54" w:rsidRDefault="00DB5470" w:rsidP="009B2A54">
            <w:pPr>
              <w:pStyle w:val="EngHang"/>
              <w:rPr>
                <w:rFonts w:eastAsia="Arial Unicode MS"/>
              </w:rPr>
            </w:pPr>
            <w:r>
              <w:rPr>
                <w:rFonts w:eastAsia="Arial Unicode MS"/>
              </w:rPr>
              <w:t>A spirit of the Lord is upon me,</w:t>
            </w:r>
          </w:p>
          <w:p w14:paraId="48B81F5D" w14:textId="77777777" w:rsidR="00DB5470" w:rsidRDefault="00DB5470" w:rsidP="009B2A54">
            <w:pPr>
              <w:pStyle w:val="EngHang"/>
              <w:rPr>
                <w:rFonts w:eastAsia="Arial Unicode MS"/>
              </w:rPr>
            </w:pPr>
            <w:r>
              <w:rPr>
                <w:rFonts w:eastAsia="Arial Unicode MS"/>
              </w:rPr>
              <w:t>He anointed me and sent me to</w:t>
            </w:r>
          </w:p>
          <w:p w14:paraId="6D1407E3" w14:textId="77777777" w:rsidR="00DB5470" w:rsidRDefault="00DB5470" w:rsidP="009B2A54">
            <w:pPr>
              <w:pStyle w:val="EngHang"/>
              <w:rPr>
                <w:rFonts w:eastAsia="Arial Unicode MS"/>
              </w:rPr>
            </w:pPr>
            <w:r>
              <w:rPr>
                <w:rFonts w:eastAsia="Arial Unicode MS"/>
              </w:rPr>
              <w:t>Proclaim Good News to the poor:</w:t>
            </w:r>
          </w:p>
          <w:p w14:paraId="007B6442" w14:textId="4CFB0D58" w:rsidR="00DB5470" w:rsidRPr="009B2A54" w:rsidRDefault="00DB5470" w:rsidP="00DB5470">
            <w:pPr>
              <w:pStyle w:val="EngHangEnd"/>
              <w:rPr>
                <w:rFonts w:eastAsia="Arial Unicode MS"/>
              </w:rPr>
            </w:pPr>
            <w:r>
              <w:rPr>
                <w:rFonts w:eastAsia="Arial Unicode MS"/>
              </w:rPr>
              <w:t>To preach the acceptable year of the Lord.</w:t>
            </w:r>
          </w:p>
        </w:tc>
        <w:tc>
          <w:tcPr>
            <w:tcW w:w="288" w:type="dxa"/>
          </w:tcPr>
          <w:p w14:paraId="18C1EF0D" w14:textId="77777777" w:rsidR="009B2A54" w:rsidRDefault="009B2A54" w:rsidP="009B2A54"/>
        </w:tc>
        <w:tc>
          <w:tcPr>
            <w:tcW w:w="288" w:type="dxa"/>
          </w:tcPr>
          <w:p w14:paraId="62FC8C9B" w14:textId="77777777" w:rsidR="009B2A54" w:rsidRPr="00032F17" w:rsidRDefault="009B2A54" w:rsidP="009B2A54">
            <w:pPr>
              <w:pStyle w:val="CopticCross"/>
              <w:rPr>
                <w:rFonts w:ascii="Arial Unicode MS" w:eastAsia="Arial Unicode MS" w:hAnsi="Arial Unicode MS" w:cs="Arial Unicode MS"/>
              </w:rPr>
            </w:pPr>
          </w:p>
        </w:tc>
        <w:tc>
          <w:tcPr>
            <w:tcW w:w="3960" w:type="dxa"/>
          </w:tcPr>
          <w:p w14:paraId="64ABAAA2" w14:textId="77777777" w:rsidR="009B2A54" w:rsidRDefault="009B2A54" w:rsidP="009B2A54">
            <w:pPr>
              <w:pStyle w:val="CopticVersemulti-line"/>
            </w:pPr>
            <w:r>
              <w:t>Ⲟⲩⲡ̀ⲛⲉⲩⲙⲁ ⲛ̀ⲧⲉ Ⲡϭⲟⲓⲥ ⲡⲉⲧⲭⲏ ϩⲓϫⲱⲓ:</w:t>
            </w:r>
          </w:p>
          <w:p w14:paraId="2E7BABE8" w14:textId="77777777" w:rsidR="009B2A54" w:rsidRDefault="009B2A54" w:rsidP="009B2A54">
            <w:pPr>
              <w:pStyle w:val="CopticVersemulti-line"/>
            </w:pPr>
            <w:r>
              <w:t>ⲉⲑⲃⲉ ⲫⲁⲓ ⲁϥⲑⲁϩⲥⲧ ⲁϥⲟⲩⲱⲣⲡ ⲙ̀ⲙⲟⲓ:</w:t>
            </w:r>
          </w:p>
          <w:p w14:paraId="1E854F16" w14:textId="77777777" w:rsidR="009B2A54" w:rsidRDefault="009B2A54" w:rsidP="009B2A54">
            <w:pPr>
              <w:pStyle w:val="CopticVersemulti-line"/>
            </w:pPr>
            <w:r>
              <w:t>ⲉ̀ϩⲓϣⲉⲛⲛⲟⲩϥⲓ ⲛ̀ⲛⲓϩⲏⲕⲓ:</w:t>
            </w:r>
          </w:p>
          <w:p w14:paraId="3335F70D" w14:textId="0CA8CB68" w:rsidR="009B2A54" w:rsidRPr="00C35319" w:rsidRDefault="009B2A54" w:rsidP="009B2A54">
            <w:pPr>
              <w:pStyle w:val="CopticVerse"/>
            </w:pPr>
            <w:r>
              <w:t>ⲉ̀ϩⲓⲱⲓϣ ⲛ̀ⲟⲩⲣⲟⲙⲡⲓ ⲉⲥϣⲏⲡ ⲙ̀Ⲡϭⲟⲓⲥ.</w:t>
            </w:r>
          </w:p>
        </w:tc>
      </w:tr>
      <w:tr w:rsidR="009B2A54" w14:paraId="0457F4B7" w14:textId="77777777" w:rsidTr="009B2A54">
        <w:trPr>
          <w:cantSplit/>
          <w:jc w:val="center"/>
        </w:trPr>
        <w:tc>
          <w:tcPr>
            <w:tcW w:w="288" w:type="dxa"/>
          </w:tcPr>
          <w:p w14:paraId="7559A9F1" w14:textId="77777777" w:rsidR="009B2A54" w:rsidRDefault="009B2A54" w:rsidP="009B2A54">
            <w:pPr>
              <w:pStyle w:val="CopticCross"/>
            </w:pPr>
          </w:p>
        </w:tc>
        <w:tc>
          <w:tcPr>
            <w:tcW w:w="3960" w:type="dxa"/>
          </w:tcPr>
          <w:p w14:paraId="0BC29AAF" w14:textId="77777777" w:rsidR="009B2A54" w:rsidRDefault="00DB5470" w:rsidP="00DB5470">
            <w:pPr>
              <w:pStyle w:val="EngHang"/>
            </w:pPr>
            <w:r>
              <w:t>Alleluia, Alleliua, Alleliua.</w:t>
            </w:r>
          </w:p>
          <w:p w14:paraId="2EFE39C6" w14:textId="77777777" w:rsidR="00DB5470" w:rsidRDefault="00DB5470" w:rsidP="00DB5470">
            <w:pPr>
              <w:pStyle w:val="EngHang"/>
            </w:pPr>
            <w:r>
              <w:t>Bless the crown of the year</w:t>
            </w:r>
          </w:p>
          <w:p w14:paraId="0D57DAE1" w14:textId="2E6A3F02" w:rsidR="00DB5470" w:rsidRDefault="00DB5470" w:rsidP="00DB5470">
            <w:pPr>
              <w:pStyle w:val="EngHang"/>
            </w:pPr>
            <w:r>
              <w:t>With Your goodness, O Lord,</w:t>
            </w:r>
          </w:p>
          <w:p w14:paraId="7905C45F" w14:textId="3DE5F8E1" w:rsidR="00DB5470" w:rsidRPr="008D031F" w:rsidRDefault="00DB5470" w:rsidP="009B2A54">
            <w:pPr>
              <w:pStyle w:val="EngHangEnd"/>
            </w:pPr>
            <w:r>
              <w:t>Save us and have mercy upon us.</w:t>
            </w:r>
          </w:p>
        </w:tc>
        <w:tc>
          <w:tcPr>
            <w:tcW w:w="288" w:type="dxa"/>
          </w:tcPr>
          <w:p w14:paraId="6D4B6792" w14:textId="77777777" w:rsidR="009B2A54" w:rsidRDefault="009B2A54" w:rsidP="009B2A54"/>
        </w:tc>
        <w:tc>
          <w:tcPr>
            <w:tcW w:w="288" w:type="dxa"/>
          </w:tcPr>
          <w:p w14:paraId="00D13E02" w14:textId="77777777" w:rsidR="009B2A54" w:rsidRDefault="009B2A54" w:rsidP="009B2A54">
            <w:pPr>
              <w:pStyle w:val="CopticCross"/>
            </w:pPr>
          </w:p>
        </w:tc>
        <w:tc>
          <w:tcPr>
            <w:tcW w:w="3960" w:type="dxa"/>
          </w:tcPr>
          <w:p w14:paraId="7701C84E" w14:textId="77777777" w:rsidR="009B2A54" w:rsidRPr="009B2A54" w:rsidRDefault="009B2A54" w:rsidP="009B2A54">
            <w:pPr>
              <w:pStyle w:val="CopticVersemulti-line"/>
            </w:pPr>
            <w:r w:rsidRPr="009B2A54">
              <w:t>Ⲁⲗⲗⲏⲗⲟⲩⲓⲁ, ⲁⲗⲗⲉⲗⲟⲩⲓⲁ, ⲁⲗⲗⲏⲗⲟⲩⲓⲁ.</w:t>
            </w:r>
          </w:p>
          <w:p w14:paraId="60E473C5" w14:textId="77777777" w:rsidR="009B2A54" w:rsidRPr="009B2A54" w:rsidRDefault="009B2A54" w:rsidP="009B2A54">
            <w:pPr>
              <w:pStyle w:val="CopticVersemulti-line"/>
            </w:pPr>
            <w:r w:rsidRPr="009B2A54">
              <w:t>Ⲥⲥⲙⲟⲩ ⲉ̀ⲡⲓⲭ̀ⲗⲟⲙ ⲛ̀ⲧⲉ ϯⲣⲟⲙⲡⲓ</w:t>
            </w:r>
          </w:p>
          <w:p w14:paraId="0D7F0691" w14:textId="77777777" w:rsidR="009B2A54" w:rsidRPr="009B2A54" w:rsidRDefault="009B2A54" w:rsidP="009B2A54">
            <w:pPr>
              <w:pStyle w:val="CopticVersemulti-line"/>
            </w:pPr>
            <w:r w:rsidRPr="009B2A54">
              <w:t>Ϩⲓⲧⲉⲛ ⲧⲉⲕⲙⲉⲧⲭ̀ⲣⲏⲥⲧⲟⲥ Ⲡϭⲟⲓⲥ:</w:t>
            </w:r>
          </w:p>
          <w:p w14:paraId="1147A37F" w14:textId="4DA32D87" w:rsidR="009B2A54" w:rsidRDefault="009B2A54" w:rsidP="009B2A54">
            <w:pPr>
              <w:pStyle w:val="CopticVerse"/>
            </w:pPr>
            <w:r>
              <w:t>ⲥⲱϯ ⲙ̀ⲙⲟⲛ ⲟⲩⲟϩ ⲛⲁⲓ ⲛⲁⲛ.</w:t>
            </w:r>
          </w:p>
        </w:tc>
      </w:tr>
      <w:tr w:rsidR="009B2A54" w14:paraId="606B1B92" w14:textId="77777777" w:rsidTr="009B2A54">
        <w:trPr>
          <w:cantSplit/>
          <w:jc w:val="center"/>
        </w:trPr>
        <w:tc>
          <w:tcPr>
            <w:tcW w:w="288" w:type="dxa"/>
          </w:tcPr>
          <w:p w14:paraId="3D53BF16" w14:textId="77777777" w:rsidR="009B2A54" w:rsidRDefault="009B2A54" w:rsidP="009B2A54">
            <w:pPr>
              <w:pStyle w:val="CopticCross"/>
            </w:pPr>
          </w:p>
        </w:tc>
        <w:tc>
          <w:tcPr>
            <w:tcW w:w="3960" w:type="dxa"/>
          </w:tcPr>
          <w:p w14:paraId="27050675" w14:textId="77777777" w:rsidR="009B2A54" w:rsidRDefault="00DB5470" w:rsidP="009B2A54">
            <w:pPr>
              <w:pStyle w:val="EngHang"/>
            </w:pPr>
            <w:r>
              <w:t>Holy, holy, holy,</w:t>
            </w:r>
          </w:p>
          <w:p w14:paraId="307F5FD7" w14:textId="77777777" w:rsidR="00DB5470" w:rsidRDefault="00DB5470" w:rsidP="009B2A54">
            <w:pPr>
              <w:pStyle w:val="EngHang"/>
            </w:pPr>
            <w:r>
              <w:t>Lord of hosts,</w:t>
            </w:r>
          </w:p>
          <w:p w14:paraId="18EFF51E" w14:textId="77777777" w:rsidR="00DB5470" w:rsidRDefault="00DB5470" w:rsidP="009B2A54">
            <w:pPr>
              <w:pStyle w:val="EngHang"/>
            </w:pPr>
            <w:r>
              <w:t>Heaven and earth are full</w:t>
            </w:r>
          </w:p>
          <w:p w14:paraId="27D82DBC" w14:textId="0F1E2BB1" w:rsidR="00DB5470" w:rsidRDefault="00DB5470" w:rsidP="009B2A54">
            <w:pPr>
              <w:pStyle w:val="EngHang"/>
            </w:pPr>
            <w:r>
              <w:t>Of Your holy glory.</w:t>
            </w:r>
          </w:p>
        </w:tc>
        <w:tc>
          <w:tcPr>
            <w:tcW w:w="288" w:type="dxa"/>
          </w:tcPr>
          <w:p w14:paraId="2B5F4DE7" w14:textId="77777777" w:rsidR="009B2A54" w:rsidRDefault="009B2A54" w:rsidP="009B2A54"/>
        </w:tc>
        <w:tc>
          <w:tcPr>
            <w:tcW w:w="288" w:type="dxa"/>
          </w:tcPr>
          <w:p w14:paraId="023C7123" w14:textId="77777777" w:rsidR="009B2A54" w:rsidRDefault="009B2A54" w:rsidP="009B2A54">
            <w:pPr>
              <w:pStyle w:val="CopticCross"/>
            </w:pPr>
          </w:p>
        </w:tc>
        <w:tc>
          <w:tcPr>
            <w:tcW w:w="3960" w:type="dxa"/>
          </w:tcPr>
          <w:p w14:paraId="62BBA3F2" w14:textId="77777777" w:rsidR="009B2A54" w:rsidRDefault="009B2A54" w:rsidP="00DB5470">
            <w:pPr>
              <w:pStyle w:val="CopticVersemulti-line"/>
            </w:pPr>
            <w:r>
              <w:t>Ϫⲉ ⲁ̀ⲅⲓⲟⲥ ⲁ̀ⲅⲓⲟⲥ ⲁ̀ⲅⲓⲟⲥ:</w:t>
            </w:r>
          </w:p>
          <w:p w14:paraId="3AD7DFCE" w14:textId="77777777" w:rsidR="009B2A54" w:rsidRDefault="009B2A54" w:rsidP="00DB5470">
            <w:pPr>
              <w:pStyle w:val="CopticVersemulti-line"/>
            </w:pPr>
            <w:r>
              <w:t>Ⲕⲩⲣⲓⲟⲥ ⲥⲁⲃⲁⲱⲑ:</w:t>
            </w:r>
          </w:p>
          <w:p w14:paraId="47F5135D" w14:textId="77777777" w:rsidR="009B2A54" w:rsidRDefault="009B2A54" w:rsidP="00DB5470">
            <w:pPr>
              <w:pStyle w:val="CopticVersemulti-line"/>
            </w:pPr>
            <w:r>
              <w:t>ⲡ̀ⲗⲏⲣⲏⲥ ⲟ̀ ⲟⲩⲣⲁⲛⲟⲥ</w:t>
            </w:r>
            <w:r w:rsidR="00DB5470">
              <w:t xml:space="preserve"> ⲕⲉ ⲏ̀ ⲅⲏ</w:t>
            </w:r>
          </w:p>
          <w:p w14:paraId="12E1183A" w14:textId="76263EF0" w:rsidR="00DB5470" w:rsidRDefault="00DB5470" w:rsidP="009B2A54">
            <w:pPr>
              <w:pStyle w:val="CopticVerse"/>
            </w:pPr>
            <w:r>
              <w:t>ⲧⲏⲥ ⲁ̀ⲅⲓⲁⲥ ⲥⲟⲩ ⲇⲟⲝⲏⲥ.</w:t>
            </w:r>
          </w:p>
        </w:tc>
      </w:tr>
    </w:tbl>
    <w:p w14:paraId="415F77CA" w14:textId="686F61CA" w:rsidR="00032F17" w:rsidRDefault="00032F17" w:rsidP="00032F17">
      <w:pPr>
        <w:pStyle w:val="Heading4"/>
      </w:pPr>
      <w:r>
        <w:t>The Psalm 150 Refrain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032F17" w:rsidRPr="00C35319" w14:paraId="7148FDEB" w14:textId="77777777" w:rsidTr="00032F17">
        <w:trPr>
          <w:cantSplit/>
          <w:jc w:val="center"/>
        </w:trPr>
        <w:tc>
          <w:tcPr>
            <w:tcW w:w="3960" w:type="dxa"/>
          </w:tcPr>
          <w:p w14:paraId="0C62D2A3" w14:textId="77777777" w:rsidR="00270C57" w:rsidRDefault="00270C57" w:rsidP="00270C57">
            <w:pPr>
              <w:pStyle w:val="EngHang"/>
            </w:pPr>
            <w:r>
              <w:t>Bless the crown of the year,</w:t>
            </w:r>
          </w:p>
          <w:p w14:paraId="06834CF7" w14:textId="58BBBF4E" w:rsidR="00032F17" w:rsidRDefault="00270C57" w:rsidP="00032F17">
            <w:pPr>
              <w:pStyle w:val="EngHangEnd"/>
            </w:pPr>
            <w:r>
              <w:t>W</w:t>
            </w:r>
            <w:r w:rsidR="00032F17">
              <w:t xml:space="preserve">ith Your goodness, O Lord </w:t>
            </w:r>
          </w:p>
        </w:tc>
        <w:tc>
          <w:tcPr>
            <w:tcW w:w="288" w:type="dxa"/>
          </w:tcPr>
          <w:p w14:paraId="762C4544" w14:textId="77777777" w:rsidR="00032F17" w:rsidRDefault="00032F17" w:rsidP="00032F17"/>
        </w:tc>
        <w:tc>
          <w:tcPr>
            <w:tcW w:w="288" w:type="dxa"/>
          </w:tcPr>
          <w:p w14:paraId="1B6A41FC" w14:textId="77777777" w:rsidR="00032F17" w:rsidRDefault="00032F17" w:rsidP="00032F17">
            <w:pPr>
              <w:pStyle w:val="CopticCross"/>
            </w:pPr>
          </w:p>
        </w:tc>
        <w:tc>
          <w:tcPr>
            <w:tcW w:w="3960" w:type="dxa"/>
          </w:tcPr>
          <w:p w14:paraId="0DDCB459" w14:textId="77777777" w:rsidR="00032F17" w:rsidRDefault="00270C57" w:rsidP="00032F17">
            <w:pPr>
              <w:pStyle w:val="CopticVersemulti-line"/>
            </w:pPr>
            <w:r>
              <w:t>Ⲥⲙⲟⲩ ⲉ̀ⲡⲓⲭⲗⲟⲙ ⲛ̀ⲧⲉ ϯⲣⲟⲙⲡⲓ:</w:t>
            </w:r>
          </w:p>
          <w:p w14:paraId="567212D3" w14:textId="0EFCFA02" w:rsidR="00270C57" w:rsidRPr="00C35319" w:rsidRDefault="00270C57" w:rsidP="00270C57">
            <w:pPr>
              <w:pStyle w:val="CopticHangingVerse"/>
            </w:pPr>
            <w:r>
              <w:t>ϩⲓϫⲉⲛ ⲧⲉⲕⲙⲉⲧⲭ̀ⲣⲓⲥⲧⲟⲥ Ⲡϭⲟⲓⲥ.</w:t>
            </w:r>
          </w:p>
        </w:tc>
      </w:tr>
    </w:tbl>
    <w:p w14:paraId="18421556" w14:textId="77777777" w:rsidR="00032F17" w:rsidRDefault="00032F17" w:rsidP="00032F17">
      <w:pPr>
        <w:pStyle w:val="Heading4"/>
      </w:pPr>
      <w:r>
        <w:t>The End of Service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32F17" w14:paraId="7F5C5256" w14:textId="77777777" w:rsidTr="00032F17">
        <w:trPr>
          <w:cantSplit/>
          <w:jc w:val="center"/>
        </w:trPr>
        <w:tc>
          <w:tcPr>
            <w:tcW w:w="288" w:type="dxa"/>
          </w:tcPr>
          <w:p w14:paraId="3A394C8C" w14:textId="77777777" w:rsidR="00032F17" w:rsidRDefault="00032F17" w:rsidP="00032F17">
            <w:pPr>
              <w:pStyle w:val="CopticCross"/>
            </w:pPr>
          </w:p>
        </w:tc>
        <w:tc>
          <w:tcPr>
            <w:tcW w:w="3960" w:type="dxa"/>
          </w:tcPr>
          <w:p w14:paraId="433A7B90" w14:textId="77777777" w:rsidR="00032F17" w:rsidRDefault="00032F17" w:rsidP="00032F17">
            <w:pPr>
              <w:pStyle w:val="EngHangEnd"/>
            </w:pPr>
            <w:r>
              <w:t xml:space="preserve">Amen. Alleluia… </w:t>
            </w:r>
          </w:p>
        </w:tc>
        <w:tc>
          <w:tcPr>
            <w:tcW w:w="288" w:type="dxa"/>
          </w:tcPr>
          <w:p w14:paraId="35A321F3" w14:textId="77777777" w:rsidR="00032F17" w:rsidRDefault="00032F17" w:rsidP="00032F17"/>
        </w:tc>
        <w:tc>
          <w:tcPr>
            <w:tcW w:w="288" w:type="dxa"/>
          </w:tcPr>
          <w:p w14:paraId="4E5A2A90" w14:textId="77777777" w:rsidR="00032F17" w:rsidRDefault="00032F17" w:rsidP="00032F17">
            <w:pPr>
              <w:pStyle w:val="CopticCross"/>
            </w:pPr>
          </w:p>
        </w:tc>
        <w:tc>
          <w:tcPr>
            <w:tcW w:w="3960" w:type="dxa"/>
          </w:tcPr>
          <w:p w14:paraId="741FB47F" w14:textId="77777777" w:rsidR="00032F17" w:rsidRPr="00C35319" w:rsidRDefault="00032F17" w:rsidP="00032F17">
            <w:pPr>
              <w:pStyle w:val="CopticVersemulti-line"/>
            </w:pPr>
            <w:r>
              <w:t>Ⲁⲙⲏⲛ, ⲁⲗⲗⲏⲗⲟⲩⲓⲁ…</w:t>
            </w:r>
          </w:p>
        </w:tc>
      </w:tr>
      <w:tr w:rsidR="00032F17" w14:paraId="3C400BAA" w14:textId="77777777" w:rsidTr="00032F17">
        <w:trPr>
          <w:cantSplit/>
          <w:jc w:val="center"/>
        </w:trPr>
        <w:tc>
          <w:tcPr>
            <w:tcW w:w="288" w:type="dxa"/>
          </w:tcPr>
          <w:p w14:paraId="13CFA428" w14:textId="77777777" w:rsidR="00032F17" w:rsidRDefault="00032F17" w:rsidP="00032F17">
            <w:pPr>
              <w:pStyle w:val="CopticCross"/>
            </w:pPr>
          </w:p>
        </w:tc>
        <w:tc>
          <w:tcPr>
            <w:tcW w:w="3960" w:type="dxa"/>
          </w:tcPr>
          <w:p w14:paraId="1FD95033" w14:textId="77777777" w:rsidR="00032F17" w:rsidRDefault="00032F17" w:rsidP="00032F17">
            <w:pPr>
              <w:pStyle w:val="EngHang"/>
            </w:pPr>
            <w:r>
              <w:t>Bless the crown of the year</w:t>
            </w:r>
          </w:p>
          <w:p w14:paraId="6EE67ACF" w14:textId="77777777" w:rsidR="00032F17" w:rsidRDefault="00032F17" w:rsidP="00032F17">
            <w:pPr>
              <w:pStyle w:val="EngHang"/>
            </w:pPr>
            <w:r>
              <w:t>With Your Goodness, O Lord.</w:t>
            </w:r>
          </w:p>
          <w:p w14:paraId="1B023F94" w14:textId="77777777" w:rsidR="00032F17" w:rsidRDefault="00032F17" w:rsidP="00032F17">
            <w:pPr>
              <w:pStyle w:val="EngHang"/>
            </w:pPr>
            <w:r>
              <w:t>The rivers, and the springs,</w:t>
            </w:r>
          </w:p>
          <w:p w14:paraId="404DC54A" w14:textId="77777777" w:rsidR="00032F17" w:rsidRPr="008D031F" w:rsidRDefault="00032F17" w:rsidP="00032F17">
            <w:pPr>
              <w:pStyle w:val="EngHangEnd"/>
            </w:pPr>
            <w:r>
              <w:t>And the seeds, and the fruits.</w:t>
            </w:r>
          </w:p>
        </w:tc>
        <w:tc>
          <w:tcPr>
            <w:tcW w:w="288" w:type="dxa"/>
          </w:tcPr>
          <w:p w14:paraId="02968E64" w14:textId="77777777" w:rsidR="00032F17" w:rsidRDefault="00032F17" w:rsidP="00032F17"/>
        </w:tc>
        <w:tc>
          <w:tcPr>
            <w:tcW w:w="288" w:type="dxa"/>
          </w:tcPr>
          <w:p w14:paraId="64E13205" w14:textId="77777777" w:rsidR="00032F17" w:rsidRDefault="00032F17" w:rsidP="00032F17">
            <w:pPr>
              <w:pStyle w:val="CopticCross"/>
            </w:pPr>
          </w:p>
        </w:tc>
        <w:tc>
          <w:tcPr>
            <w:tcW w:w="3960" w:type="dxa"/>
          </w:tcPr>
          <w:p w14:paraId="2E48E3A7" w14:textId="77777777" w:rsidR="00032F17" w:rsidRDefault="00032F17" w:rsidP="00032F17">
            <w:pPr>
              <w:pStyle w:val="CopticVersemulti-line"/>
            </w:pPr>
            <w:r>
              <w:t>Ⲥⲙⲟⲩ ⲉ̀ⲡⲓⲭ̀ⲗⲟⲙ ⲛ̀ⲧⲉ ϯⲣⲟⲙⲡⲓ:</w:t>
            </w:r>
          </w:p>
          <w:p w14:paraId="3D52557C" w14:textId="77777777" w:rsidR="00032F17" w:rsidRDefault="00032F17" w:rsidP="00032F17">
            <w:pPr>
              <w:pStyle w:val="CopticVersemulti-line"/>
            </w:pPr>
            <w:r>
              <w:t>Ϩⲓⲧⲉⲛ ⲧⲉⲕⲙⲉⲧⲭ̀ⲣⲏⲥⲧⲟⲥ Ⲡⲟ̄ⲥ̄:</w:t>
            </w:r>
          </w:p>
          <w:p w14:paraId="1AA64B65" w14:textId="77777777" w:rsidR="00032F17" w:rsidRDefault="00032F17" w:rsidP="00032F17">
            <w:pPr>
              <w:pStyle w:val="CopticVersemulti-line"/>
            </w:pPr>
            <w:r>
              <w:t>ⲛⲓⲓⲁⲣⲱⲟⲩ ⲛⲉⲙ ⲛⲓⲙⲟⲩⲙⲓ:</w:t>
            </w:r>
          </w:p>
          <w:p w14:paraId="78A710E5" w14:textId="77777777" w:rsidR="00032F17" w:rsidRDefault="00032F17" w:rsidP="00032F17">
            <w:pPr>
              <w:pStyle w:val="CopticVerse"/>
            </w:pPr>
            <w:r>
              <w:t>ⲛⲉⲙ ⲛⲓⲥⲓⲧϯ ⲛⲉⲙ ⲛⲓⲕⲁⲣⲡⲟⲥ.</w:t>
            </w:r>
          </w:p>
        </w:tc>
      </w:tr>
      <w:tr w:rsidR="00032F17" w14:paraId="2DEBA337" w14:textId="77777777" w:rsidTr="00032F17">
        <w:trPr>
          <w:cantSplit/>
          <w:jc w:val="center"/>
        </w:trPr>
        <w:tc>
          <w:tcPr>
            <w:tcW w:w="288" w:type="dxa"/>
          </w:tcPr>
          <w:p w14:paraId="000C56F2" w14:textId="77777777" w:rsidR="00032F17" w:rsidRDefault="00032F17" w:rsidP="00032F17">
            <w:pPr>
              <w:pStyle w:val="CopticCross"/>
            </w:pPr>
          </w:p>
        </w:tc>
        <w:tc>
          <w:tcPr>
            <w:tcW w:w="3960" w:type="dxa"/>
          </w:tcPr>
          <w:p w14:paraId="747041C0" w14:textId="77777777" w:rsidR="00032F17" w:rsidRDefault="00032F17" w:rsidP="00032F17">
            <w:pPr>
              <w:pStyle w:val="EngHang"/>
            </w:pPr>
            <w:r>
              <w:t>Save us and have mercy upon us…</w:t>
            </w:r>
          </w:p>
        </w:tc>
        <w:tc>
          <w:tcPr>
            <w:tcW w:w="288" w:type="dxa"/>
          </w:tcPr>
          <w:p w14:paraId="119759AA" w14:textId="77777777" w:rsidR="00032F17" w:rsidRDefault="00032F17" w:rsidP="00032F17"/>
        </w:tc>
        <w:tc>
          <w:tcPr>
            <w:tcW w:w="288" w:type="dxa"/>
          </w:tcPr>
          <w:p w14:paraId="76579A0F" w14:textId="77777777" w:rsidR="00032F17" w:rsidRDefault="00032F17" w:rsidP="00032F17">
            <w:pPr>
              <w:pStyle w:val="CopticCross"/>
            </w:pPr>
          </w:p>
        </w:tc>
        <w:tc>
          <w:tcPr>
            <w:tcW w:w="3960" w:type="dxa"/>
          </w:tcPr>
          <w:p w14:paraId="19BE2059" w14:textId="77777777" w:rsidR="00032F17" w:rsidRDefault="00032F17" w:rsidP="00032F17">
            <w:pPr>
              <w:pStyle w:val="CopticVerse"/>
            </w:pPr>
            <w:r>
              <w:t>Ⲥⲟϯ ⲙ̀ⲙⲟⲛ ⲟⲩⲟϩ ⲛⲁⲓ ⲛⲁⲛ…</w:t>
            </w:r>
          </w:p>
        </w:tc>
      </w:tr>
    </w:tbl>
    <w:p w14:paraId="7D3FF04B" w14:textId="77777777" w:rsidR="00646349" w:rsidRDefault="00646349" w:rsidP="0092592B">
      <w:pPr>
        <w:pStyle w:val="Heading3"/>
      </w:pPr>
      <w:bookmarkStart w:id="1191" w:name="_Toc448227469"/>
      <w:r>
        <w:t xml:space="preserve">August 29 (30) / Tho-out 1: </w:t>
      </w:r>
      <w:r w:rsidRPr="00646349">
        <w:t xml:space="preserve">Also </w:t>
      </w:r>
      <w:r>
        <w:t>the Martyrdom of St. Bartholomew the Apostle</w:t>
      </w:r>
      <w:bookmarkEnd w:id="1191"/>
    </w:p>
    <w:p w14:paraId="18F26E46" w14:textId="7C0BD0C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77D452E" w14:textId="77777777" w:rsidR="0092592B" w:rsidRDefault="0092592B" w:rsidP="0092592B">
      <w:pPr>
        <w:pStyle w:val="Heading3"/>
      </w:pPr>
      <w:bookmarkStart w:id="1192" w:name="_Toc448227470"/>
      <w:r>
        <w:t xml:space="preserve">August 30 (31) / Tho-out 2: </w:t>
      </w:r>
      <w:r w:rsidR="005242D1">
        <w:t xml:space="preserve">Martyrdom of </w:t>
      </w:r>
      <w:r>
        <w:t>St. John the Baptist</w:t>
      </w:r>
      <w:bookmarkEnd w:id="1192"/>
    </w:p>
    <w:p w14:paraId="0BD3AFB5" w14:textId="4EB26B8C" w:rsidR="0039635A" w:rsidRPr="0039635A"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on pages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t>.</w:t>
      </w:r>
    </w:p>
    <w:p w14:paraId="53087CDB" w14:textId="77777777" w:rsidR="00C46B09" w:rsidRDefault="00C46B09" w:rsidP="0039635A">
      <w:pPr>
        <w:pStyle w:val="Heading3"/>
      </w:pPr>
      <w:bookmarkStart w:id="1193" w:name="_Toc448227471"/>
      <w:r>
        <w:t>September 1 (2) / Tho-out 4: St. Verena</w:t>
      </w:r>
      <w:bookmarkEnd w:id="1193"/>
    </w:p>
    <w:p w14:paraId="593C8957" w14:textId="505B2827" w:rsidR="00DB5470" w:rsidRDefault="00296539" w:rsidP="00DB5470">
      <w:pPr>
        <w:pStyle w:val="Heading4"/>
      </w:pPr>
      <w:bookmarkStart w:id="1194" w:name="_Ref434490285"/>
      <w:r>
        <w:t xml:space="preserve">A Verse for the Verses of Cymbals </w:t>
      </w:r>
      <w:r w:rsidR="00DB5470">
        <w:t>for St. Verena</w:t>
      </w:r>
    </w:p>
    <w:p w14:paraId="542030DD" w14:textId="054CE6FB" w:rsidR="005114E8" w:rsidRPr="005114E8" w:rsidRDefault="005114E8"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B5470" w14:paraId="30A50F6E" w14:textId="77777777" w:rsidTr="00DB5470">
        <w:trPr>
          <w:cantSplit/>
          <w:jc w:val="center"/>
        </w:trPr>
        <w:tc>
          <w:tcPr>
            <w:tcW w:w="288" w:type="dxa"/>
          </w:tcPr>
          <w:p w14:paraId="026DB21D" w14:textId="77777777" w:rsidR="00DB5470" w:rsidRDefault="00DB5470" w:rsidP="00DB5470">
            <w:pPr>
              <w:pStyle w:val="CopticCross"/>
            </w:pPr>
          </w:p>
        </w:tc>
        <w:tc>
          <w:tcPr>
            <w:tcW w:w="3960" w:type="dxa"/>
          </w:tcPr>
          <w:p w14:paraId="0C5FB0AB" w14:textId="70E529DA" w:rsidR="00DB5470" w:rsidRDefault="00DB5470" w:rsidP="00DB5470">
            <w:pPr>
              <w:pStyle w:val="EngHangEnd"/>
            </w:pPr>
            <w:r>
              <w:t>Saint Verena.</w:t>
            </w:r>
          </w:p>
        </w:tc>
        <w:tc>
          <w:tcPr>
            <w:tcW w:w="288" w:type="dxa"/>
          </w:tcPr>
          <w:p w14:paraId="4E0951E8" w14:textId="77777777" w:rsidR="00DB5470" w:rsidRDefault="00DB5470" w:rsidP="00DB5470"/>
        </w:tc>
        <w:tc>
          <w:tcPr>
            <w:tcW w:w="288" w:type="dxa"/>
          </w:tcPr>
          <w:p w14:paraId="56981D8D" w14:textId="77777777" w:rsidR="00DB5470" w:rsidRDefault="00DB5470" w:rsidP="00DB5470">
            <w:pPr>
              <w:pStyle w:val="CopticCross"/>
            </w:pPr>
          </w:p>
        </w:tc>
        <w:tc>
          <w:tcPr>
            <w:tcW w:w="3960" w:type="dxa"/>
          </w:tcPr>
          <w:p w14:paraId="38DDD0EE" w14:textId="4455FD93" w:rsidR="00DB5470" w:rsidRPr="00C35319" w:rsidRDefault="00DB5470" w:rsidP="00DB5470">
            <w:pPr>
              <w:pStyle w:val="CopticHangingVerse"/>
            </w:pPr>
            <w:r>
              <w:t>ϯⲁ̀ⲅⲓⲁ Ⲃⲓⲣⲏⲛⲁ.</w:t>
            </w:r>
          </w:p>
        </w:tc>
      </w:tr>
    </w:tbl>
    <w:p w14:paraId="07AAD00E" w14:textId="0337EA7B" w:rsidR="00C46B09" w:rsidRDefault="00C46B09" w:rsidP="00C46B09">
      <w:pPr>
        <w:pStyle w:val="Heading4"/>
      </w:pPr>
      <w:r>
        <w:t>The Doxology</w:t>
      </w:r>
      <w:r w:rsidR="00B46E6E">
        <w:t xml:space="preserve"> for St. Verena</w:t>
      </w:r>
      <w:bookmarkEnd w:id="119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46B09" w14:paraId="03215B44" w14:textId="77777777" w:rsidTr="00C46B09">
        <w:trPr>
          <w:cantSplit/>
          <w:jc w:val="center"/>
        </w:trPr>
        <w:tc>
          <w:tcPr>
            <w:tcW w:w="288" w:type="dxa"/>
          </w:tcPr>
          <w:p w14:paraId="3EFC4B2E" w14:textId="77777777" w:rsidR="00C46B09" w:rsidRDefault="00C46B09" w:rsidP="00C46B09">
            <w:pPr>
              <w:pStyle w:val="CopticCross"/>
            </w:pPr>
          </w:p>
        </w:tc>
        <w:tc>
          <w:tcPr>
            <w:tcW w:w="3960" w:type="dxa"/>
          </w:tcPr>
          <w:p w14:paraId="6FDCEFFC" w14:textId="77777777" w:rsidR="00C46B09" w:rsidRDefault="00C46B09" w:rsidP="00C46B09">
            <w:pPr>
              <w:pStyle w:val="EngHang"/>
            </w:pPr>
            <w:r>
              <w:t>You are truly blessed,</w:t>
            </w:r>
          </w:p>
          <w:p w14:paraId="09EF934E" w14:textId="77777777" w:rsidR="00C46B09" w:rsidRDefault="00C46B09" w:rsidP="00C46B09">
            <w:pPr>
              <w:pStyle w:val="EngHang"/>
            </w:pPr>
            <w:r>
              <w:t>O holy virgin, Verena,</w:t>
            </w:r>
          </w:p>
          <w:p w14:paraId="46F2DB72" w14:textId="77777777" w:rsidR="00C46B09" w:rsidRDefault="00C46B09" w:rsidP="00C46B09">
            <w:pPr>
              <w:pStyle w:val="EngHang"/>
            </w:pPr>
            <w:r>
              <w:t>The bride of the</w:t>
            </w:r>
          </w:p>
          <w:p w14:paraId="6DD98286" w14:textId="77777777" w:rsidR="00C46B09" w:rsidRDefault="00C46B09" w:rsidP="00C46B09">
            <w:pPr>
              <w:pStyle w:val="EngHangEnd"/>
            </w:pPr>
            <w:r>
              <w:t>Pure bridegroom, Christ.</w:t>
            </w:r>
          </w:p>
        </w:tc>
        <w:tc>
          <w:tcPr>
            <w:tcW w:w="288" w:type="dxa"/>
          </w:tcPr>
          <w:p w14:paraId="4C712DEA" w14:textId="77777777" w:rsidR="00C46B09" w:rsidRDefault="00C46B09" w:rsidP="00C46B09"/>
        </w:tc>
        <w:tc>
          <w:tcPr>
            <w:tcW w:w="288" w:type="dxa"/>
          </w:tcPr>
          <w:p w14:paraId="2CFB3EC1" w14:textId="77777777" w:rsidR="00C46B09" w:rsidRDefault="00C46B09" w:rsidP="00C46B09">
            <w:pPr>
              <w:pStyle w:val="CopticCross"/>
            </w:pPr>
          </w:p>
        </w:tc>
        <w:tc>
          <w:tcPr>
            <w:tcW w:w="3960" w:type="dxa"/>
          </w:tcPr>
          <w:p w14:paraId="3DA3364C" w14:textId="77777777" w:rsidR="00C46B09" w:rsidRDefault="00C46B09" w:rsidP="00C46B09">
            <w:pPr>
              <w:pStyle w:val="CopticVersemulti-line"/>
            </w:pPr>
            <w:r>
              <w:t>Ⲱⲟⲩⲛⲓⲁϯ ϧⲉⲛ ⲟⲩⲙⲉⲑⲙⲏⲓ:</w:t>
            </w:r>
          </w:p>
          <w:p w14:paraId="3966E6B0" w14:textId="77777777" w:rsidR="00C46B09" w:rsidRDefault="00C46B09" w:rsidP="00C46B09">
            <w:pPr>
              <w:pStyle w:val="CopticVersemulti-line"/>
            </w:pPr>
            <w:r>
              <w:t>ⲱ̀ ⲑⲏⲉⲑⲟⲩⲁⲃ Ⲃⲓⲣⲏⲛⲁ ϯⲡⲁⲣⲑⲉⲛⲟⲥ:</w:t>
            </w:r>
          </w:p>
          <w:p w14:paraId="3BACC90D" w14:textId="77777777" w:rsidR="00C46B09" w:rsidRDefault="00C46B09" w:rsidP="00C46B09">
            <w:pPr>
              <w:pStyle w:val="CopticVersemulti-line"/>
            </w:pPr>
            <w:r>
              <w:t>ϯϣⲉⲗⲉⲧ ⲛ̀ⲧⲉ ⲡⲓⲭ̀ⲣⲓⲥⲧⲟⲥ:</w:t>
            </w:r>
          </w:p>
          <w:p w14:paraId="6EA9CCC4" w14:textId="77777777" w:rsidR="00C46B09" w:rsidRDefault="00C46B09" w:rsidP="00C46B09">
            <w:pPr>
              <w:pStyle w:val="CopticHangingVerse"/>
            </w:pPr>
            <w:r>
              <w:t>Ⲡⲓⲡⲁⲧϣⲉⲗⲉⲧ ⲙ̀ⲙⲏⲓ.</w:t>
            </w:r>
          </w:p>
        </w:tc>
      </w:tr>
      <w:tr w:rsidR="00C46B09" w14:paraId="66E33B30" w14:textId="77777777" w:rsidTr="00C46B09">
        <w:trPr>
          <w:cantSplit/>
          <w:jc w:val="center"/>
        </w:trPr>
        <w:tc>
          <w:tcPr>
            <w:tcW w:w="288" w:type="dxa"/>
          </w:tcPr>
          <w:p w14:paraId="31B6EE16" w14:textId="77777777" w:rsidR="00C46B09" w:rsidRDefault="00C46B09" w:rsidP="00C46B09">
            <w:pPr>
              <w:pStyle w:val="CopticCross"/>
            </w:pPr>
            <w:r w:rsidRPr="00FB5ACB">
              <w:t>¿</w:t>
            </w:r>
          </w:p>
        </w:tc>
        <w:tc>
          <w:tcPr>
            <w:tcW w:w="3960" w:type="dxa"/>
          </w:tcPr>
          <w:p w14:paraId="51D8862E" w14:textId="77777777" w:rsidR="00C46B09" w:rsidRDefault="00C46B09" w:rsidP="00C46B09">
            <w:pPr>
              <w:pStyle w:val="EngHang"/>
            </w:pPr>
            <w:r>
              <w:t>For you despised</w:t>
            </w:r>
          </w:p>
          <w:p w14:paraId="7AA0686D" w14:textId="77777777" w:rsidR="00C46B09" w:rsidRDefault="00C46B09" w:rsidP="00C46B09">
            <w:pPr>
              <w:pStyle w:val="EngHang"/>
            </w:pPr>
            <w:r>
              <w:t>The glory of the whole world</w:t>
            </w:r>
          </w:p>
          <w:p w14:paraId="76D31601" w14:textId="77777777" w:rsidR="00C46B09" w:rsidRDefault="00C46B09" w:rsidP="00C46B09">
            <w:pPr>
              <w:pStyle w:val="EngHang"/>
            </w:pPr>
            <w:r>
              <w:t>And the pride of this life,</w:t>
            </w:r>
          </w:p>
          <w:p w14:paraId="1B0020AC" w14:textId="77777777" w:rsidR="00C46B09" w:rsidRDefault="00C46B09" w:rsidP="00C46B09">
            <w:pPr>
              <w:pStyle w:val="EngHangEnd"/>
            </w:pPr>
            <w:r>
              <w:t>And you loved purity.</w:t>
            </w:r>
          </w:p>
        </w:tc>
        <w:tc>
          <w:tcPr>
            <w:tcW w:w="288" w:type="dxa"/>
          </w:tcPr>
          <w:p w14:paraId="6EF22725" w14:textId="77777777" w:rsidR="00C46B09" w:rsidRDefault="00C46B09" w:rsidP="00C46B09"/>
        </w:tc>
        <w:tc>
          <w:tcPr>
            <w:tcW w:w="288" w:type="dxa"/>
          </w:tcPr>
          <w:p w14:paraId="5AD4AD47" w14:textId="77777777" w:rsidR="00C46B09" w:rsidRDefault="00C46B09" w:rsidP="00C46B09">
            <w:pPr>
              <w:pStyle w:val="CopticCross"/>
            </w:pPr>
            <w:r w:rsidRPr="00FB5ACB">
              <w:t>¿</w:t>
            </w:r>
          </w:p>
        </w:tc>
        <w:tc>
          <w:tcPr>
            <w:tcW w:w="3960" w:type="dxa"/>
          </w:tcPr>
          <w:p w14:paraId="2C0859EE" w14:textId="77777777" w:rsidR="00C46B09" w:rsidRDefault="00C46B09" w:rsidP="00C46B09">
            <w:pPr>
              <w:pStyle w:val="CopticVersemulti-line"/>
            </w:pPr>
            <w:r>
              <w:t>Ϫⲉ ⲁ̀ⲣⲉϣⲱϣ:</w:t>
            </w:r>
          </w:p>
          <w:p w14:paraId="576ED0D5" w14:textId="77777777" w:rsidR="00C46B09" w:rsidRDefault="00C46B09" w:rsidP="00C46B09">
            <w:pPr>
              <w:pStyle w:val="CopticVersemulti-line"/>
            </w:pPr>
            <w:r>
              <w:t>ⲙⲡ̀ⲱ̀ⲟⲩ ⲙ̀ⲡⲁⲓⲕⲟⲥⲙⲟⲥ:</w:t>
            </w:r>
          </w:p>
          <w:p w14:paraId="514E5F42" w14:textId="77777777" w:rsidR="00C46B09" w:rsidRDefault="00C46B09" w:rsidP="00C46B09">
            <w:pPr>
              <w:pStyle w:val="CopticVersemulti-line"/>
            </w:pPr>
            <w:r>
              <w:t>ⲛⲉⲙ ϯⲙⲉⲧϭⲁⲥⲓϩⲏⲧ ⲙ̀ⲡⲓⲃⲓⲟⲥ:</w:t>
            </w:r>
          </w:p>
          <w:p w14:paraId="46A945B0" w14:textId="77777777" w:rsidR="00C46B09" w:rsidRDefault="00C46B09" w:rsidP="00C46B09">
            <w:pPr>
              <w:pStyle w:val="CopticHangingVerse"/>
            </w:pPr>
            <w:r>
              <w:t>ⲁⲣⲉⲙⲉⲛⲣⲉ ⲡⲓⲧⲟⲩⲃⲟ.</w:t>
            </w:r>
          </w:p>
        </w:tc>
      </w:tr>
      <w:tr w:rsidR="00C46B09" w14:paraId="511AD8E8" w14:textId="77777777" w:rsidTr="00C46B09">
        <w:trPr>
          <w:cantSplit/>
          <w:jc w:val="center"/>
        </w:trPr>
        <w:tc>
          <w:tcPr>
            <w:tcW w:w="288" w:type="dxa"/>
          </w:tcPr>
          <w:p w14:paraId="3662A0DE" w14:textId="77777777" w:rsidR="00C46B09" w:rsidRDefault="00C46B09" w:rsidP="00C46B09">
            <w:pPr>
              <w:pStyle w:val="CopticCross"/>
            </w:pPr>
          </w:p>
        </w:tc>
        <w:tc>
          <w:tcPr>
            <w:tcW w:w="3960" w:type="dxa"/>
          </w:tcPr>
          <w:p w14:paraId="00C224DE" w14:textId="77777777" w:rsidR="00C46B09" w:rsidRDefault="00C46B09" w:rsidP="00C46B09">
            <w:pPr>
              <w:pStyle w:val="EngHang"/>
            </w:pPr>
            <w:r>
              <w:t>She humiliated Satan</w:t>
            </w:r>
          </w:p>
          <w:p w14:paraId="330CFF50" w14:textId="77777777" w:rsidR="00C46B09" w:rsidRDefault="00C46B09" w:rsidP="00C46B09">
            <w:pPr>
              <w:pStyle w:val="EngHang"/>
            </w:pPr>
            <w:r>
              <w:t>And his evil demons,</w:t>
            </w:r>
          </w:p>
          <w:p w14:paraId="14AB6F6A" w14:textId="77777777" w:rsidR="00C46B09" w:rsidRDefault="00C46B09" w:rsidP="00C46B09">
            <w:pPr>
              <w:pStyle w:val="EngHang"/>
            </w:pPr>
            <w:r>
              <w:t>With her great endurance</w:t>
            </w:r>
          </w:p>
          <w:p w14:paraId="0FDE0233" w14:textId="77777777" w:rsidR="00C46B09" w:rsidRDefault="00C46B09" w:rsidP="00C46B09">
            <w:pPr>
              <w:pStyle w:val="EngHangEnd"/>
            </w:pPr>
            <w:r>
              <w:t>In the purity of virginity.</w:t>
            </w:r>
          </w:p>
        </w:tc>
        <w:tc>
          <w:tcPr>
            <w:tcW w:w="288" w:type="dxa"/>
          </w:tcPr>
          <w:p w14:paraId="530721B3" w14:textId="77777777" w:rsidR="00C46B09" w:rsidRDefault="00C46B09" w:rsidP="00C46B09"/>
        </w:tc>
        <w:tc>
          <w:tcPr>
            <w:tcW w:w="288" w:type="dxa"/>
          </w:tcPr>
          <w:p w14:paraId="53A4B6F1" w14:textId="77777777" w:rsidR="00C46B09" w:rsidRDefault="00C46B09" w:rsidP="00C46B09">
            <w:pPr>
              <w:pStyle w:val="CopticCross"/>
            </w:pPr>
          </w:p>
        </w:tc>
        <w:tc>
          <w:tcPr>
            <w:tcW w:w="3960" w:type="dxa"/>
          </w:tcPr>
          <w:p w14:paraId="710B14B6" w14:textId="77777777" w:rsidR="00C46B09" w:rsidRDefault="00C46B09" w:rsidP="00C46B09">
            <w:pPr>
              <w:pStyle w:val="CopticVersemulti-line"/>
            </w:pPr>
            <w:r>
              <w:t>Ⲁⲥϣⲟϣϥ ⲙ̀ⲡ̀ⲥⲁⲧⲁⲛⲁⲥ:</w:t>
            </w:r>
          </w:p>
          <w:p w14:paraId="5126902A" w14:textId="77777777" w:rsidR="00C46B09" w:rsidRDefault="00C46B09" w:rsidP="00C46B09">
            <w:pPr>
              <w:pStyle w:val="CopticVersemulti-line"/>
            </w:pPr>
            <w:r>
              <w:t>ⲛⲉⲙ ⲛⲉϥⲇⲉⲙⲱⲛ ⲉⲩϩⲱⲟⲩ:</w:t>
            </w:r>
          </w:p>
          <w:p w14:paraId="4F757373" w14:textId="77777777" w:rsidR="00C46B09" w:rsidRDefault="00C46B09" w:rsidP="00C46B09">
            <w:pPr>
              <w:pStyle w:val="CopticVersemulti-line"/>
            </w:pPr>
            <w:r>
              <w:t>ϩⲓⲧⲉⲛ ⲧⲉⲛⲥⲛⲓϣϯ ⲛ̀ϩⲩⲡⲟⲙⲟⲛⲏ:</w:t>
            </w:r>
          </w:p>
          <w:p w14:paraId="67DAD499" w14:textId="77777777" w:rsidR="00C46B09" w:rsidRDefault="00C46B09" w:rsidP="00C46B09">
            <w:pPr>
              <w:pStyle w:val="CopticHangingVerse"/>
            </w:pPr>
            <w:r>
              <w:t>ϧⲉⲛ ⲡⲓⲧⲟⲩⲃⲟ ⲛ̀ⲧⲉ ⲧⲉⲥⲡⲁⲣⲑⲉⲛⲓⲁ.</w:t>
            </w:r>
          </w:p>
        </w:tc>
      </w:tr>
      <w:tr w:rsidR="00C46B09" w14:paraId="37A26BFB" w14:textId="77777777" w:rsidTr="00C46B09">
        <w:trPr>
          <w:cantSplit/>
          <w:jc w:val="center"/>
        </w:trPr>
        <w:tc>
          <w:tcPr>
            <w:tcW w:w="288" w:type="dxa"/>
          </w:tcPr>
          <w:p w14:paraId="0E0028A2" w14:textId="77777777" w:rsidR="00C46B09" w:rsidRDefault="00C46B09" w:rsidP="00C46B09">
            <w:pPr>
              <w:pStyle w:val="CopticCross"/>
            </w:pPr>
            <w:r w:rsidRPr="00FB5ACB">
              <w:t>¿</w:t>
            </w:r>
          </w:p>
        </w:tc>
        <w:tc>
          <w:tcPr>
            <w:tcW w:w="3960" w:type="dxa"/>
          </w:tcPr>
          <w:p w14:paraId="372374FE" w14:textId="77777777" w:rsidR="00C46B09" w:rsidRDefault="00C46B09" w:rsidP="00C46B09">
            <w:pPr>
              <w:pStyle w:val="EngHang"/>
            </w:pPr>
            <w:r>
              <w:t>For the elect sanctity</w:t>
            </w:r>
          </w:p>
          <w:p w14:paraId="664BF935" w14:textId="77777777" w:rsidR="00C46B09" w:rsidRDefault="00C46B09" w:rsidP="00C46B09">
            <w:pPr>
              <w:pStyle w:val="EngHang"/>
            </w:pPr>
            <w:r>
              <w:t>Of Saint Verena,</w:t>
            </w:r>
          </w:p>
          <w:p w14:paraId="0BA4444B" w14:textId="77777777" w:rsidR="00C46B09" w:rsidRDefault="00C46B09" w:rsidP="00C46B09">
            <w:pPr>
              <w:pStyle w:val="EngHang"/>
            </w:pPr>
            <w:r>
              <w:t>The bride of Christ,</w:t>
            </w:r>
          </w:p>
          <w:p w14:paraId="37DCA326" w14:textId="77777777" w:rsidR="00C46B09" w:rsidRDefault="00C46B09" w:rsidP="00C46B09">
            <w:pPr>
              <w:pStyle w:val="EngHangEnd"/>
            </w:pPr>
            <w:r>
              <w:t>Is truly great.</w:t>
            </w:r>
          </w:p>
        </w:tc>
        <w:tc>
          <w:tcPr>
            <w:tcW w:w="288" w:type="dxa"/>
          </w:tcPr>
          <w:p w14:paraId="266BC199" w14:textId="77777777" w:rsidR="00C46B09" w:rsidRDefault="00C46B09" w:rsidP="00C46B09"/>
        </w:tc>
        <w:tc>
          <w:tcPr>
            <w:tcW w:w="288" w:type="dxa"/>
          </w:tcPr>
          <w:p w14:paraId="0EEEC76D" w14:textId="77777777" w:rsidR="00C46B09" w:rsidRDefault="00C46B09" w:rsidP="00C46B09">
            <w:pPr>
              <w:pStyle w:val="CopticCross"/>
            </w:pPr>
            <w:r w:rsidRPr="00FB5ACB">
              <w:t>¿</w:t>
            </w:r>
          </w:p>
        </w:tc>
        <w:tc>
          <w:tcPr>
            <w:tcW w:w="3960" w:type="dxa"/>
          </w:tcPr>
          <w:p w14:paraId="796566F4" w14:textId="77777777" w:rsidR="00C46B09" w:rsidRDefault="00C46B09" w:rsidP="00C46B09">
            <w:pPr>
              <w:pStyle w:val="CopticVersemulti-line"/>
            </w:pPr>
            <w:r>
              <w:t>Ϫⲉ ⲟⲩⲛⲓϣϯ ⲡⲉ ϧⲉⲛ ⲟⲩⲙⲉⲑⲙⲏⲓ:</w:t>
            </w:r>
          </w:p>
          <w:p w14:paraId="422B8DFC" w14:textId="77777777" w:rsidR="00C46B09" w:rsidRDefault="00C46B09" w:rsidP="00C46B09">
            <w:pPr>
              <w:pStyle w:val="CopticVersemulti-line"/>
            </w:pPr>
            <w:r>
              <w:t>ⲡⲉ ⲡⲓⲥⲱⲧⲡ ⲛ̀ⲧⲟⲩⲃⲟ:</w:t>
            </w:r>
          </w:p>
          <w:p w14:paraId="1BF2D364" w14:textId="77777777" w:rsidR="00C46B09" w:rsidRDefault="00C46B09" w:rsidP="00C46B09">
            <w:pPr>
              <w:pStyle w:val="CopticVersemulti-line"/>
            </w:pPr>
            <w:r>
              <w:t>ⲛ̀ⲧⲉ ⲑⲏⲉⲑⲟⲩⲁⲃ Ⲃⲓⲣⲏⲛⲁ:</w:t>
            </w:r>
          </w:p>
          <w:p w14:paraId="4DA46ACF" w14:textId="77777777" w:rsidR="00C46B09" w:rsidRDefault="00C46B09" w:rsidP="00C46B09">
            <w:pPr>
              <w:pStyle w:val="CopticHangingVerse"/>
            </w:pPr>
            <w:r>
              <w:t>ϯϣⲉⲗⲉⲧ ⲛ̀ⲧⲉ ⲡⲓⲭ̀ⲣⲓⲥⲧⲟⲥ.</w:t>
            </w:r>
          </w:p>
        </w:tc>
      </w:tr>
      <w:tr w:rsidR="00C46B09" w14:paraId="1AF23D79" w14:textId="77777777" w:rsidTr="00C46B09">
        <w:trPr>
          <w:cantSplit/>
          <w:jc w:val="center"/>
        </w:trPr>
        <w:tc>
          <w:tcPr>
            <w:tcW w:w="288" w:type="dxa"/>
          </w:tcPr>
          <w:p w14:paraId="6D153B6C" w14:textId="77777777" w:rsidR="00C46B09" w:rsidRDefault="00C46B09" w:rsidP="00C46B09">
            <w:pPr>
              <w:pStyle w:val="CopticCross"/>
            </w:pPr>
          </w:p>
        </w:tc>
        <w:tc>
          <w:tcPr>
            <w:tcW w:w="3960" w:type="dxa"/>
          </w:tcPr>
          <w:p w14:paraId="629583C3" w14:textId="77777777" w:rsidR="00C46B09" w:rsidRDefault="00C46B09" w:rsidP="00C46B09">
            <w:pPr>
              <w:pStyle w:val="EngHang"/>
            </w:pPr>
            <w:r>
              <w:t>She completed her life</w:t>
            </w:r>
          </w:p>
          <w:p w14:paraId="1CECAE7A" w14:textId="77777777" w:rsidR="00C46B09" w:rsidRDefault="00C46B09" w:rsidP="00C46B09">
            <w:pPr>
              <w:pStyle w:val="EngHang"/>
            </w:pPr>
            <w:r>
              <w:t>With great humility;</w:t>
            </w:r>
          </w:p>
          <w:p w14:paraId="3EEE419B" w14:textId="77777777" w:rsidR="00C46B09" w:rsidRDefault="00C46B09" w:rsidP="00C46B09">
            <w:pPr>
              <w:pStyle w:val="EngHang"/>
            </w:pPr>
            <w:r>
              <w:t>She reposed with the saints</w:t>
            </w:r>
          </w:p>
          <w:p w14:paraId="5557B57E" w14:textId="77777777" w:rsidR="00C46B09" w:rsidRDefault="00C46B09" w:rsidP="00C46B09">
            <w:pPr>
              <w:pStyle w:val="EngHangEnd"/>
            </w:pPr>
            <w:r>
              <w:t>In the land of the living.</w:t>
            </w:r>
          </w:p>
        </w:tc>
        <w:tc>
          <w:tcPr>
            <w:tcW w:w="288" w:type="dxa"/>
          </w:tcPr>
          <w:p w14:paraId="20DA88FA" w14:textId="77777777" w:rsidR="00C46B09" w:rsidRDefault="00C46B09" w:rsidP="00C46B09"/>
        </w:tc>
        <w:tc>
          <w:tcPr>
            <w:tcW w:w="288" w:type="dxa"/>
          </w:tcPr>
          <w:p w14:paraId="7AC5AF5D" w14:textId="77777777" w:rsidR="00C46B09" w:rsidRDefault="00C46B09" w:rsidP="00C46B09">
            <w:pPr>
              <w:pStyle w:val="CopticCross"/>
            </w:pPr>
          </w:p>
        </w:tc>
        <w:tc>
          <w:tcPr>
            <w:tcW w:w="3960" w:type="dxa"/>
          </w:tcPr>
          <w:p w14:paraId="0CE58D1B" w14:textId="77777777" w:rsidR="00C46B09" w:rsidRDefault="00C46B09" w:rsidP="00C46B09">
            <w:pPr>
              <w:pStyle w:val="CopticVersemulti-line"/>
            </w:pPr>
            <w:r>
              <w:t>Ⲁⲥϫⲱⲕ ⲉ̀ⲃⲟⲗ ⲙ̀ⲡⲉⲥⲃⲓⲟⲥ:</w:t>
            </w:r>
          </w:p>
          <w:p w14:paraId="5D630445" w14:textId="77777777" w:rsidR="00C46B09" w:rsidRDefault="00C46B09" w:rsidP="00C46B09">
            <w:pPr>
              <w:pStyle w:val="CopticVersemulti-line"/>
            </w:pPr>
            <w:r>
              <w:t>ϧⲉⲛ ⲡⲉⲥⲛⲓϣϯ ⲛ̀ⲑⲉⲃⲓⲟ:</w:t>
            </w:r>
          </w:p>
          <w:p w14:paraId="3AA7C580" w14:textId="77777777" w:rsidR="00C46B09" w:rsidRDefault="00C46B09" w:rsidP="00C46B09">
            <w:pPr>
              <w:pStyle w:val="CopticVersemulti-line"/>
            </w:pPr>
            <w:r>
              <w:t>ⲁⲥⲉⲛⲕⲟⲧ ⲛⲉⲙ ⲛⲏⲉⲑⲟⲩⲁⲃ:</w:t>
            </w:r>
          </w:p>
          <w:p w14:paraId="515091B2" w14:textId="77777777" w:rsidR="00C46B09" w:rsidRPr="003032D8" w:rsidRDefault="00C46B09" w:rsidP="00C46B09">
            <w:pPr>
              <w:pStyle w:val="CopticHangingVerse"/>
            </w:pPr>
            <w:r>
              <w:t>ϧⲉⲛ ⲧ̀ⲭⲱⲣⲁ ⲛ̀ⲛⲏⲉⲧⲟⲛϧ.</w:t>
            </w:r>
          </w:p>
        </w:tc>
      </w:tr>
      <w:tr w:rsidR="00C46B09" w14:paraId="782F6B8C" w14:textId="77777777" w:rsidTr="00C46B09">
        <w:trPr>
          <w:cantSplit/>
          <w:jc w:val="center"/>
        </w:trPr>
        <w:tc>
          <w:tcPr>
            <w:tcW w:w="288" w:type="dxa"/>
          </w:tcPr>
          <w:p w14:paraId="5A2CFC55" w14:textId="77777777" w:rsidR="00C46B09" w:rsidRDefault="00C46B09" w:rsidP="00C46B09">
            <w:pPr>
              <w:pStyle w:val="CopticCross"/>
            </w:pPr>
            <w:r w:rsidRPr="00FB5ACB">
              <w:t>¿</w:t>
            </w:r>
          </w:p>
        </w:tc>
        <w:tc>
          <w:tcPr>
            <w:tcW w:w="3960" w:type="dxa"/>
          </w:tcPr>
          <w:p w14:paraId="0AD93D9F" w14:textId="77777777" w:rsidR="00C46B09" w:rsidRDefault="00C46B09" w:rsidP="00C46B09">
            <w:pPr>
              <w:pStyle w:val="EngHang"/>
            </w:pPr>
            <w:r>
              <w:t>Hail O virgin maiden,</w:t>
            </w:r>
          </w:p>
          <w:p w14:paraId="4B1DB016" w14:textId="77777777" w:rsidR="00C46B09" w:rsidRDefault="00C46B09" w:rsidP="00C46B09">
            <w:pPr>
              <w:pStyle w:val="EngHang"/>
            </w:pPr>
            <w:r>
              <w:t>Adorned with all holiness,</w:t>
            </w:r>
          </w:p>
          <w:p w14:paraId="4CF92617" w14:textId="77777777" w:rsidR="00C46B09" w:rsidRDefault="00C46B09" w:rsidP="00C46B09">
            <w:pPr>
              <w:pStyle w:val="EngHang"/>
            </w:pPr>
            <w:r>
              <w:t>The pure bride,</w:t>
            </w:r>
          </w:p>
          <w:p w14:paraId="0D3721FE" w14:textId="77777777" w:rsidR="00C46B09" w:rsidRDefault="00C46B09" w:rsidP="00C46B09">
            <w:pPr>
              <w:pStyle w:val="EngHangEnd"/>
            </w:pPr>
            <w:r>
              <w:t>The truly holy, Verena.</w:t>
            </w:r>
          </w:p>
        </w:tc>
        <w:tc>
          <w:tcPr>
            <w:tcW w:w="288" w:type="dxa"/>
          </w:tcPr>
          <w:p w14:paraId="171FB464" w14:textId="77777777" w:rsidR="00C46B09" w:rsidRDefault="00C46B09" w:rsidP="00C46B09"/>
        </w:tc>
        <w:tc>
          <w:tcPr>
            <w:tcW w:w="288" w:type="dxa"/>
          </w:tcPr>
          <w:p w14:paraId="36580CC3" w14:textId="77777777" w:rsidR="00C46B09" w:rsidRDefault="00C46B09" w:rsidP="00C46B09">
            <w:pPr>
              <w:pStyle w:val="CopticCross"/>
            </w:pPr>
            <w:r w:rsidRPr="00FB5ACB">
              <w:t>¿</w:t>
            </w:r>
          </w:p>
        </w:tc>
        <w:tc>
          <w:tcPr>
            <w:tcW w:w="3960" w:type="dxa"/>
          </w:tcPr>
          <w:p w14:paraId="6AEE63AA" w14:textId="77777777" w:rsidR="00C46B09" w:rsidRDefault="00C46B09" w:rsidP="00C46B09">
            <w:pPr>
              <w:pStyle w:val="CopticVersemulti-line"/>
            </w:pPr>
            <w:r>
              <w:t>Ⲭⲉⲣⲉ ⲛⲉ ⲱ̀ϯⲁ̀ⲗⲟⲩ ⲙ̀ⲡⲁⲣⲑⲉⲛⲟⲥ:</w:t>
            </w:r>
          </w:p>
          <w:p w14:paraId="56724DE5" w14:textId="77777777" w:rsidR="00C46B09" w:rsidRDefault="00C46B09" w:rsidP="00C46B09">
            <w:pPr>
              <w:pStyle w:val="CopticVersemulti-line"/>
            </w:pPr>
            <w:r>
              <w:t>ⲱ̀ ⲡⲁⲛⲁⲅⲓⲁ ⲙ̀ⲡ̀ⲥⲟⲗⲥⲉⲗ:</w:t>
            </w:r>
          </w:p>
          <w:p w14:paraId="7A231BA3" w14:textId="77777777" w:rsidR="00C46B09" w:rsidRDefault="00C46B09" w:rsidP="00C46B09">
            <w:pPr>
              <w:pStyle w:val="CopticVersemulti-line"/>
            </w:pPr>
            <w:r>
              <w:t>ⲱ̀ϯϣⲉⲗⲉⲧ ⲉⲥⲧⲟⲩⲃⲏⲟⲩⲧ:</w:t>
            </w:r>
          </w:p>
          <w:p w14:paraId="2FE82710" w14:textId="77777777" w:rsidR="00C46B09" w:rsidRDefault="00C46B09" w:rsidP="00C46B09">
            <w:pPr>
              <w:pStyle w:val="CopticHangingVerse"/>
            </w:pPr>
            <w:r>
              <w:t>ϯⲁ̀ⲅⲓⲁ ⲙ̀ⲙⲏⲓ Ⲃⲓⲣⲏⲛⲁ.</w:t>
            </w:r>
          </w:p>
        </w:tc>
      </w:tr>
      <w:tr w:rsidR="00C46B09" w14:paraId="1C5C4D61" w14:textId="77777777" w:rsidTr="00C46B09">
        <w:trPr>
          <w:cantSplit/>
          <w:jc w:val="center"/>
        </w:trPr>
        <w:tc>
          <w:tcPr>
            <w:tcW w:w="288" w:type="dxa"/>
          </w:tcPr>
          <w:p w14:paraId="4E3DD8CA" w14:textId="77777777" w:rsidR="00C46B09" w:rsidRDefault="00C46B09" w:rsidP="00C46B09">
            <w:pPr>
              <w:pStyle w:val="CopticCross"/>
            </w:pPr>
          </w:p>
        </w:tc>
        <w:tc>
          <w:tcPr>
            <w:tcW w:w="3960" w:type="dxa"/>
          </w:tcPr>
          <w:p w14:paraId="35B28BD5" w14:textId="77777777" w:rsidR="00C46B09" w:rsidRDefault="00C46B09" w:rsidP="00C46B09">
            <w:pPr>
              <w:pStyle w:val="EngHang"/>
            </w:pPr>
            <w:r>
              <w:t>Hail to you O holy one,</w:t>
            </w:r>
          </w:p>
          <w:p w14:paraId="1DAB4B0A" w14:textId="77777777" w:rsidR="00C46B09" w:rsidRDefault="00C46B09" w:rsidP="00C46B09">
            <w:pPr>
              <w:pStyle w:val="EngHang"/>
            </w:pPr>
            <w:r>
              <w:t>Hail to you O pure one,</w:t>
            </w:r>
          </w:p>
          <w:p w14:paraId="4F6A7E3F" w14:textId="77777777" w:rsidR="00C46B09" w:rsidRDefault="00C46B09" w:rsidP="00C46B09">
            <w:pPr>
              <w:pStyle w:val="EngHang"/>
            </w:pPr>
            <w:r>
              <w:t>Hail to you O ascetic one,</w:t>
            </w:r>
          </w:p>
          <w:p w14:paraId="437A18E5" w14:textId="77777777" w:rsidR="00C46B09" w:rsidRDefault="00C46B09" w:rsidP="00C46B09">
            <w:pPr>
              <w:pStyle w:val="EngHangEnd"/>
            </w:pPr>
            <w:r>
              <w:t>The bride of the Lord.</w:t>
            </w:r>
          </w:p>
        </w:tc>
        <w:tc>
          <w:tcPr>
            <w:tcW w:w="288" w:type="dxa"/>
          </w:tcPr>
          <w:p w14:paraId="3E19D325" w14:textId="77777777" w:rsidR="00C46B09" w:rsidRDefault="00C46B09" w:rsidP="00C46B09"/>
        </w:tc>
        <w:tc>
          <w:tcPr>
            <w:tcW w:w="288" w:type="dxa"/>
          </w:tcPr>
          <w:p w14:paraId="7FC616FE" w14:textId="77777777" w:rsidR="00C46B09" w:rsidRDefault="00C46B09" w:rsidP="00C46B09">
            <w:pPr>
              <w:pStyle w:val="CopticCross"/>
            </w:pPr>
          </w:p>
        </w:tc>
        <w:tc>
          <w:tcPr>
            <w:tcW w:w="3960" w:type="dxa"/>
          </w:tcPr>
          <w:p w14:paraId="6D6D0555" w14:textId="77777777" w:rsidR="00C46B09" w:rsidRDefault="00C46B09" w:rsidP="00C46B09">
            <w:pPr>
              <w:pStyle w:val="CopticVersemulti-line"/>
            </w:pPr>
            <w:r>
              <w:t>Ⲭⲉⲣⲉ ⲛⲉ ⲱ̀ ϯⲁ̀ⲅⲓⲁ:</w:t>
            </w:r>
          </w:p>
          <w:p w14:paraId="0A727FD9" w14:textId="77777777" w:rsidR="00C46B09" w:rsidRDefault="00C46B09" w:rsidP="00C46B09">
            <w:pPr>
              <w:pStyle w:val="CopticVersemulti-line"/>
            </w:pPr>
            <w:r>
              <w:t>ⲭⲉⲣⲉ ⲛⲉ ⲱ̀ ⲑⲏⲉⲑ̀ⲟⲩⲁⲃ:</w:t>
            </w:r>
          </w:p>
          <w:p w14:paraId="659F65F2" w14:textId="77777777" w:rsidR="00C46B09" w:rsidRDefault="00C46B09" w:rsidP="00C46B09">
            <w:pPr>
              <w:pStyle w:val="CopticVersemulti-line"/>
            </w:pPr>
            <w:r>
              <w:t>ⲭⲉⲣⲉ ⲛⲉ ⲱ̀ ⲁⲥⲕⲏⲧⲏⲥ:</w:t>
            </w:r>
          </w:p>
          <w:p w14:paraId="2F16E502" w14:textId="77777777" w:rsidR="00C46B09" w:rsidRDefault="00C46B09" w:rsidP="00C46B09">
            <w:pPr>
              <w:pStyle w:val="CopticHangingVerse"/>
            </w:pPr>
            <w:r>
              <w:t>ϯϣⲉⲗⲉⲧ ⲛ̀ⲧⲉ ⲫ̀ⲛⲏⲃ ⲡ̀ϭⲟⲓⲥ.</w:t>
            </w:r>
          </w:p>
        </w:tc>
      </w:tr>
      <w:tr w:rsidR="00C46B09" w14:paraId="1E0E2472" w14:textId="77777777" w:rsidTr="00C46B09">
        <w:trPr>
          <w:cantSplit/>
          <w:jc w:val="center"/>
        </w:trPr>
        <w:tc>
          <w:tcPr>
            <w:tcW w:w="288" w:type="dxa"/>
          </w:tcPr>
          <w:p w14:paraId="1C1138F0" w14:textId="77777777" w:rsidR="00C46B09" w:rsidRDefault="00C46B09" w:rsidP="00C46B09">
            <w:pPr>
              <w:pStyle w:val="CopticCross"/>
            </w:pPr>
            <w:r w:rsidRPr="00FB5ACB">
              <w:t>¿</w:t>
            </w:r>
          </w:p>
        </w:tc>
        <w:tc>
          <w:tcPr>
            <w:tcW w:w="3960" w:type="dxa"/>
          </w:tcPr>
          <w:p w14:paraId="5BC21997" w14:textId="77777777" w:rsidR="00C46B09" w:rsidRDefault="00C46B09" w:rsidP="00C46B09">
            <w:pPr>
              <w:pStyle w:val="EngHang"/>
            </w:pPr>
            <w:r>
              <w:t>Pray to the Lord on our behalf,</w:t>
            </w:r>
          </w:p>
          <w:p w14:paraId="405C9DDB" w14:textId="77777777" w:rsidR="00C46B09" w:rsidRDefault="00C46B09" w:rsidP="00C46B09">
            <w:pPr>
              <w:pStyle w:val="EngHang"/>
            </w:pPr>
            <w:r>
              <w:t>O bride of Christ,</w:t>
            </w:r>
          </w:p>
          <w:p w14:paraId="3C20B8E5" w14:textId="77777777" w:rsidR="00C46B09" w:rsidRDefault="00C46B09" w:rsidP="00C46B09">
            <w:pPr>
              <w:pStyle w:val="EngHang"/>
            </w:pPr>
            <w:r>
              <w:t>The truly holy, Verena,</w:t>
            </w:r>
          </w:p>
          <w:p w14:paraId="4E61F6F7" w14:textId="77777777" w:rsidR="00C46B09" w:rsidRDefault="00C46B09" w:rsidP="00C46B09">
            <w:pPr>
              <w:pStyle w:val="EngHangEnd"/>
            </w:pPr>
            <w:r>
              <w:t>That He may forgive us ours sins.</w:t>
            </w:r>
          </w:p>
        </w:tc>
        <w:tc>
          <w:tcPr>
            <w:tcW w:w="288" w:type="dxa"/>
          </w:tcPr>
          <w:p w14:paraId="1F4C5067" w14:textId="77777777" w:rsidR="00C46B09" w:rsidRDefault="00C46B09" w:rsidP="00C46B09"/>
        </w:tc>
        <w:tc>
          <w:tcPr>
            <w:tcW w:w="288" w:type="dxa"/>
          </w:tcPr>
          <w:p w14:paraId="4DB53DC2" w14:textId="77777777" w:rsidR="00C46B09" w:rsidRDefault="00C46B09" w:rsidP="00C46B09">
            <w:pPr>
              <w:pStyle w:val="CopticCross"/>
            </w:pPr>
            <w:r w:rsidRPr="00FB5ACB">
              <w:t>¿</w:t>
            </w:r>
          </w:p>
        </w:tc>
        <w:tc>
          <w:tcPr>
            <w:tcW w:w="3960" w:type="dxa"/>
          </w:tcPr>
          <w:p w14:paraId="3D0F1A1D" w14:textId="77777777" w:rsidR="00C46B09" w:rsidRDefault="00C46B09" w:rsidP="00C46B09">
            <w:pPr>
              <w:pStyle w:val="CopticVersemulti-line"/>
            </w:pPr>
            <w:r>
              <w:t>Ⲧⲱⲃϩ ⲙ̀ⲡ̀ϭⲟⲓⲥ ⲉ̀ϩ̀ⲣⲏⲓ ⲉ̀ϫⲱⲛ:</w:t>
            </w:r>
          </w:p>
          <w:p w14:paraId="07698DD3" w14:textId="77777777" w:rsidR="00C46B09" w:rsidRDefault="00C46B09" w:rsidP="00C46B09">
            <w:pPr>
              <w:pStyle w:val="CopticVersemulti-line"/>
            </w:pPr>
            <w:r>
              <w:t>ⲱ̀ ϯϣⲉⲗⲉⲧ ⲛ̀ⲧⲉ ⲡⲓⲭ̀ⲣⲓⲥⲧⲟⲥ:</w:t>
            </w:r>
          </w:p>
          <w:p w14:paraId="77728F79" w14:textId="77777777" w:rsidR="00C46B09" w:rsidRDefault="00C46B09" w:rsidP="00C46B09">
            <w:pPr>
              <w:pStyle w:val="CopticVersemulti-line"/>
            </w:pPr>
            <w:r>
              <w:t>ϯⲁ̀ⲅⲓⲁ ⲙ̀ⲙⲏⲓ Ⲃⲓⲣⲏⲛⲁ:</w:t>
            </w:r>
          </w:p>
          <w:p w14:paraId="00F6FB2A" w14:textId="77777777" w:rsidR="00C46B09" w:rsidRDefault="00C46B09" w:rsidP="00C46B09">
            <w:pPr>
              <w:pStyle w:val="CopticHangingVerse"/>
            </w:pPr>
            <w:r>
              <w:t>ⲛⲧⲉϥⲭⲁ ⲛⲉⲛⲛⲟⲃⲓ ⲛⲁⲛ ⲉ̀ⲃⲟⲗ.</w:t>
            </w:r>
          </w:p>
        </w:tc>
      </w:tr>
    </w:tbl>
    <w:p w14:paraId="6EBE26A5" w14:textId="518772ED" w:rsidR="00DB5470" w:rsidRDefault="00DB5470" w:rsidP="00DB5470">
      <w:pPr>
        <w:pStyle w:val="Heading4"/>
      </w:pPr>
      <w:bookmarkStart w:id="1195" w:name="_Toc448227472"/>
      <w:r>
        <w:t xml:space="preserve">The Gospel Response </w:t>
      </w:r>
      <w:r w:rsidR="00296539">
        <w:t xml:space="preserve">Verse </w:t>
      </w:r>
      <w:r>
        <w:t>for St. Verena</w:t>
      </w:r>
    </w:p>
    <w:p w14:paraId="5450DEA4" w14:textId="13F86A91" w:rsidR="005114E8" w:rsidRPr="005114E8" w:rsidRDefault="005114E8" w:rsidP="005114E8">
      <w:pPr>
        <w:pStyle w:val="Rubric"/>
      </w:pPr>
      <w:r>
        <w:t>The last verse of the Doxology may be inserted into the Annual Gospel Response.</w:t>
      </w:r>
    </w:p>
    <w:p w14:paraId="4C8A89D1" w14:textId="7DAC01B1" w:rsidR="00296539" w:rsidRDefault="00296539" w:rsidP="00296539">
      <w:pPr>
        <w:pStyle w:val="Heading4"/>
      </w:pPr>
      <w:r>
        <w:lastRenderedPageBreak/>
        <w:t>The Hymn of Intercessions Verse for St. Verena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3C6587" w14:textId="77777777" w:rsidTr="00296539">
        <w:trPr>
          <w:cantSplit/>
          <w:jc w:val="center"/>
        </w:trPr>
        <w:tc>
          <w:tcPr>
            <w:tcW w:w="288" w:type="dxa"/>
          </w:tcPr>
          <w:p w14:paraId="79D5FFAC" w14:textId="77777777" w:rsidR="00296539" w:rsidRDefault="00296539" w:rsidP="00296539">
            <w:pPr>
              <w:pStyle w:val="CopticCross"/>
            </w:pPr>
          </w:p>
        </w:tc>
        <w:tc>
          <w:tcPr>
            <w:tcW w:w="3960" w:type="dxa"/>
          </w:tcPr>
          <w:p w14:paraId="0E0885F0" w14:textId="77777777" w:rsidR="00296539" w:rsidRDefault="00296539" w:rsidP="00296539">
            <w:pPr>
              <w:pStyle w:val="EngHang"/>
            </w:pPr>
            <w:r>
              <w:t>Through the prayers of the bride of Christ:</w:t>
            </w:r>
          </w:p>
          <w:p w14:paraId="6FC6125D" w14:textId="77777777" w:rsidR="00296539" w:rsidRDefault="00296539" w:rsidP="00296539">
            <w:pPr>
              <w:pStyle w:val="EngHang"/>
            </w:pPr>
            <w:r>
              <w:t>The true staint, Verena,</w:t>
            </w:r>
          </w:p>
          <w:p w14:paraId="3E8FF8A7" w14:textId="77777777" w:rsidR="00296539" w:rsidRDefault="00296539" w:rsidP="00296539">
            <w:pPr>
              <w:pStyle w:val="EngHang"/>
            </w:pPr>
            <w:r>
              <w:t>O Lord,</w:t>
            </w:r>
          </w:p>
          <w:p w14:paraId="1BAA8F09" w14:textId="1DFFCC35" w:rsidR="00296539" w:rsidRDefault="00296539" w:rsidP="00296539">
            <w:pPr>
              <w:pStyle w:val="EngHangEnd"/>
            </w:pPr>
            <w:r>
              <w:t xml:space="preserve">Grant us the forgivness of our sins. </w:t>
            </w:r>
          </w:p>
        </w:tc>
        <w:tc>
          <w:tcPr>
            <w:tcW w:w="288" w:type="dxa"/>
          </w:tcPr>
          <w:p w14:paraId="793E1D0A" w14:textId="77777777" w:rsidR="00296539" w:rsidRDefault="00296539" w:rsidP="00296539"/>
        </w:tc>
        <w:tc>
          <w:tcPr>
            <w:tcW w:w="288" w:type="dxa"/>
          </w:tcPr>
          <w:p w14:paraId="5EED017E" w14:textId="77777777" w:rsidR="00296539" w:rsidRDefault="00296539" w:rsidP="00296539">
            <w:pPr>
              <w:pStyle w:val="CopticCross"/>
            </w:pPr>
          </w:p>
        </w:tc>
        <w:tc>
          <w:tcPr>
            <w:tcW w:w="3960" w:type="dxa"/>
          </w:tcPr>
          <w:p w14:paraId="70112109" w14:textId="77777777" w:rsidR="00296539" w:rsidRDefault="00296539" w:rsidP="00296539">
            <w:pPr>
              <w:pStyle w:val="CopticVersemulti-line"/>
            </w:pPr>
            <w:r>
              <w:t>Ϩⲓⲧⲉⲛ ⲛⲓⲉⲩⲭⲏ ⲛ̀ⲧⲉ ϯϣⲉⲗⲉⲧ ⲛ̀ⲧⲉ ⲡⲓⲬⲣⲓⲥⲧⲟⲥ:</w:t>
            </w:r>
          </w:p>
          <w:p w14:paraId="43939FA2" w14:textId="77777777" w:rsidR="00296539" w:rsidRDefault="00296539" w:rsidP="00296539">
            <w:pPr>
              <w:pStyle w:val="CopticVersemulti-line"/>
            </w:pPr>
            <w:r>
              <w:t>ϯⲁ̀ⲅⲓⲁ̀ ⲙ̀ⲙⲏⲓ Ⲃⲓⲣⲏⲛⲁ:</w:t>
            </w:r>
          </w:p>
          <w:p w14:paraId="75E35545" w14:textId="77777777" w:rsidR="00296539" w:rsidRDefault="00296539" w:rsidP="00296539">
            <w:pPr>
              <w:pStyle w:val="CopticVersemulti-line"/>
            </w:pPr>
            <w:r>
              <w:t>Ⲡϭⲟⲓⲥ</w:t>
            </w:r>
          </w:p>
          <w:p w14:paraId="0DE07D87" w14:textId="62BC8912" w:rsidR="00296539" w:rsidRPr="00C35319" w:rsidRDefault="00296539" w:rsidP="00296539">
            <w:pPr>
              <w:pStyle w:val="CopticVerse"/>
            </w:pPr>
            <w:r>
              <w:t>ⲁⲣⲓϩ̀ⲙⲟⲧ ⲛⲁⲛ ⲙ̀ⲡⲓⲭⲱ ⲉ̀ⲃⲟⲗ ⲛ̀ⲧⲉ ⲛⲉⲛⲛⲃⲓ.</w:t>
            </w:r>
            <w:r w:rsidRPr="00C35319">
              <w:t xml:space="preserve"> </w:t>
            </w:r>
          </w:p>
        </w:tc>
      </w:tr>
    </w:tbl>
    <w:p w14:paraId="1F98E702" w14:textId="2409E6C5" w:rsidR="00C140A9" w:rsidRDefault="00C140A9" w:rsidP="00C140A9">
      <w:pPr>
        <w:pStyle w:val="Heading3"/>
      </w:pPr>
      <w:r>
        <w:t>September 3 (4) / Tho-out 6: St. Phoebe the Protodeaconess</w:t>
      </w:r>
      <w:r w:rsidR="008C4D26">
        <w:rPr>
          <w:rStyle w:val="FootnoteReference"/>
        </w:rPr>
        <w:footnoteReference w:id="928"/>
      </w:r>
      <w:bookmarkEnd w:id="1195"/>
    </w:p>
    <w:p w14:paraId="47E3028B" w14:textId="77777777" w:rsidR="0039635A" w:rsidRDefault="0039635A" w:rsidP="0039635A">
      <w:pPr>
        <w:pStyle w:val="Heading3"/>
      </w:pPr>
      <w:bookmarkStart w:id="1196" w:name="_Toc448227473"/>
      <w:r>
        <w:t>September 4 (5) / Tho-out 7: St. Dioscorus</w:t>
      </w:r>
      <w:bookmarkEnd w:id="1196"/>
    </w:p>
    <w:p w14:paraId="6AE56346" w14:textId="35D9DF99" w:rsidR="0039635A" w:rsidRDefault="00191A26" w:rsidP="0039635A">
      <w:pPr>
        <w:pStyle w:val="Rubric"/>
      </w:pPr>
      <w:r>
        <w:fldChar w:fldCharType="begin"/>
      </w:r>
      <w:r>
        <w:instrText xml:space="preserve"> REF _Ref434492249 \h </w:instrText>
      </w:r>
      <w:r>
        <w:fldChar w:fldCharType="separate"/>
      </w:r>
      <w:r w:rsidR="000C7DE2">
        <w:t>The Doxology for St. Severus</w:t>
      </w:r>
      <w:r>
        <w:fldChar w:fldCharType="end"/>
      </w:r>
      <w:r>
        <w:t xml:space="preserve">, </w:t>
      </w:r>
      <w:r>
        <w:fldChar w:fldCharType="begin"/>
      </w:r>
      <w:r>
        <w:instrText xml:space="preserve"> REF _Ref434561058 \h </w:instrText>
      </w:r>
      <w:r>
        <w:fldChar w:fldCharType="separate"/>
      </w:r>
      <w:r w:rsidR="000C7DE2">
        <w:t>September 29 (30) / Paopi 2: The Coming of St. Severus to Egypt</w:t>
      </w:r>
      <w:r>
        <w:fldChar w:fldCharType="end"/>
      </w:r>
      <w:r>
        <w:t xml:space="preserve">, page </w:t>
      </w:r>
      <w:r>
        <w:fldChar w:fldCharType="begin"/>
      </w:r>
      <w:r>
        <w:instrText xml:space="preserve"> PAGEREF _Ref434561058 \h </w:instrText>
      </w:r>
      <w:r>
        <w:fldChar w:fldCharType="separate"/>
      </w:r>
      <w:r w:rsidR="000C7DE2">
        <w:rPr>
          <w:noProof/>
        </w:rPr>
        <w:t>673</w:t>
      </w:r>
      <w:r>
        <w:fldChar w:fldCharType="end"/>
      </w:r>
      <w:r w:rsidR="0039635A">
        <w:t xml:space="preserve"> can be adapted.</w:t>
      </w:r>
    </w:p>
    <w:p w14:paraId="7D1E759A" w14:textId="77777777" w:rsidR="0046481B" w:rsidRDefault="0046481B" w:rsidP="0046481B">
      <w:pPr>
        <w:pStyle w:val="Heading3"/>
      </w:pPr>
      <w:bookmarkStart w:id="1197" w:name="_Toc448227474"/>
      <w:r>
        <w:t>September 4 (5) / Tho-out 7: Also St. Rebecca and her Children</w:t>
      </w:r>
      <w:bookmarkEnd w:id="1197"/>
    </w:p>
    <w:p w14:paraId="51FECB60" w14:textId="7CDB2FBF" w:rsidR="00BD6485" w:rsidRDefault="00BD6485" w:rsidP="00BD6485">
      <w:pPr>
        <w:pStyle w:val="Heading4"/>
      </w:pPr>
      <w:bookmarkStart w:id="1198" w:name="_Ref434490258"/>
      <w:r>
        <w:t>A Verse for the Verses of Cymbals for St. Rebecca and her Children</w:t>
      </w:r>
    </w:p>
    <w:p w14:paraId="7FC3AA6B" w14:textId="61910B2D" w:rsidR="004B7EF3" w:rsidRPr="004B7EF3" w:rsidRDefault="004B7EF3" w:rsidP="004B7EF3">
      <w:pPr>
        <w:pStyle w:val="Rubric"/>
      </w:pPr>
      <w:r>
        <w:t>See the Praxis Response below.</w:t>
      </w:r>
    </w:p>
    <w:p w14:paraId="14929AD8" w14:textId="2C11FCE3" w:rsidR="0046481B" w:rsidRDefault="0046481B" w:rsidP="0046481B">
      <w:pPr>
        <w:pStyle w:val="Heading4"/>
      </w:pPr>
      <w:r>
        <w:t>The Doxology</w:t>
      </w:r>
      <w:r w:rsidR="00B46E6E">
        <w:t xml:space="preserve"> for St. Rebecca and her Children</w:t>
      </w:r>
      <w:bookmarkEnd w:id="11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6481B" w14:paraId="081BB1BA" w14:textId="77777777" w:rsidTr="00751B8B">
        <w:trPr>
          <w:cantSplit/>
          <w:jc w:val="center"/>
        </w:trPr>
        <w:tc>
          <w:tcPr>
            <w:tcW w:w="288" w:type="dxa"/>
          </w:tcPr>
          <w:p w14:paraId="574B1AB9" w14:textId="77777777" w:rsidR="0046481B" w:rsidRDefault="0046481B" w:rsidP="00751B8B">
            <w:pPr>
              <w:pStyle w:val="CopticCross"/>
            </w:pPr>
          </w:p>
        </w:tc>
        <w:tc>
          <w:tcPr>
            <w:tcW w:w="3960" w:type="dxa"/>
          </w:tcPr>
          <w:p w14:paraId="774D0545" w14:textId="77777777" w:rsidR="0046481B" w:rsidRDefault="0046481B" w:rsidP="0046481B">
            <w:pPr>
              <w:pStyle w:val="EngHang"/>
            </w:pPr>
            <w:r>
              <w:t>Rebecca and her children,</w:t>
            </w:r>
          </w:p>
          <w:p w14:paraId="60D00EA4" w14:textId="77777777" w:rsidR="0046481B" w:rsidRDefault="0046481B" w:rsidP="0046481B">
            <w:pPr>
              <w:pStyle w:val="EngHang"/>
            </w:pPr>
            <w:r>
              <w:t>The faithful martyrs</w:t>
            </w:r>
          </w:p>
          <w:p w14:paraId="28CE9D0B" w14:textId="77777777" w:rsidR="0046481B" w:rsidRDefault="0046481B" w:rsidP="0046481B">
            <w:pPr>
              <w:pStyle w:val="EngHang"/>
            </w:pPr>
            <w:r>
              <w:t>Who endured persecutions</w:t>
            </w:r>
          </w:p>
          <w:p w14:paraId="196B8551" w14:textId="77777777" w:rsidR="0046481B" w:rsidRDefault="0046481B" w:rsidP="0046481B">
            <w:pPr>
              <w:pStyle w:val="EngHangEnd"/>
            </w:pPr>
            <w:r>
              <w:t>For the Name of the Lord Christ.</w:t>
            </w:r>
          </w:p>
        </w:tc>
        <w:tc>
          <w:tcPr>
            <w:tcW w:w="288" w:type="dxa"/>
          </w:tcPr>
          <w:p w14:paraId="4CE6317E" w14:textId="77777777" w:rsidR="0046481B" w:rsidRDefault="0046481B" w:rsidP="00751B8B"/>
        </w:tc>
        <w:tc>
          <w:tcPr>
            <w:tcW w:w="288" w:type="dxa"/>
          </w:tcPr>
          <w:p w14:paraId="36058A09" w14:textId="77777777" w:rsidR="0046481B" w:rsidRDefault="0046481B" w:rsidP="00751B8B">
            <w:pPr>
              <w:pStyle w:val="CopticCross"/>
            </w:pPr>
          </w:p>
        </w:tc>
        <w:tc>
          <w:tcPr>
            <w:tcW w:w="3960" w:type="dxa"/>
          </w:tcPr>
          <w:p w14:paraId="0D8D5E41" w14:textId="77777777" w:rsidR="0046481B" w:rsidRDefault="0046481B" w:rsidP="0046481B">
            <w:pPr>
              <w:pStyle w:val="CopticVersemulti-line"/>
            </w:pPr>
            <w:r>
              <w:t>Ⲛⲓ ⲡⲓⲥⲧⲟⲥ ⲙ̀ⲙⲁⲣⲧⲩⲣⲟⲥ:</w:t>
            </w:r>
          </w:p>
          <w:p w14:paraId="03659512" w14:textId="77777777" w:rsidR="0046481B" w:rsidRDefault="0046481B" w:rsidP="0046481B">
            <w:pPr>
              <w:pStyle w:val="CopticVersemulti-line"/>
            </w:pPr>
            <w:r>
              <w:t>ⲉⲧⲁⲩϥⲁⲓ ϭⲁ ⲛⲓⲇⲓⲱⲅⲙⲟⲥ:</w:t>
            </w:r>
          </w:p>
          <w:p w14:paraId="6B148284" w14:textId="77777777" w:rsidR="0046481B" w:rsidRDefault="0046481B" w:rsidP="0046481B">
            <w:pPr>
              <w:pStyle w:val="CopticVersemulti-line"/>
            </w:pPr>
            <w:r>
              <w:t>ⲉⲑⲃⲉ ⲡⲓⲣⲁⲛ ⲙ̀ⲡⲓⲛⲏⲃ Ⲡⲭ̄ⲥ̄:</w:t>
            </w:r>
          </w:p>
          <w:p w14:paraId="0CDFFDE3" w14:textId="77777777" w:rsidR="0046481B" w:rsidRDefault="0046481B" w:rsidP="0046481B">
            <w:pPr>
              <w:pStyle w:val="CopticHangingVerse"/>
            </w:pPr>
            <w:r>
              <w:t>Ⲓⲉⲣⲉⲃⲉⲕⲕⲁ ⲛⲉⲙ ⲛⲉⲥϣⲏⲉⲣⲉ</w:t>
            </w:r>
          </w:p>
        </w:tc>
      </w:tr>
      <w:tr w:rsidR="0046481B" w14:paraId="2EF5492F" w14:textId="77777777" w:rsidTr="00751B8B">
        <w:trPr>
          <w:cantSplit/>
          <w:jc w:val="center"/>
        </w:trPr>
        <w:tc>
          <w:tcPr>
            <w:tcW w:w="288" w:type="dxa"/>
          </w:tcPr>
          <w:p w14:paraId="297DF241" w14:textId="77777777" w:rsidR="0046481B" w:rsidRDefault="0046481B" w:rsidP="00751B8B">
            <w:pPr>
              <w:pStyle w:val="CopticCross"/>
            </w:pPr>
            <w:r w:rsidRPr="00FB5ACB">
              <w:t>¿</w:t>
            </w:r>
          </w:p>
        </w:tc>
        <w:tc>
          <w:tcPr>
            <w:tcW w:w="3960" w:type="dxa"/>
          </w:tcPr>
          <w:p w14:paraId="5FC37E9A" w14:textId="77777777" w:rsidR="0046481B" w:rsidRDefault="0046481B" w:rsidP="0046481B">
            <w:pPr>
              <w:pStyle w:val="EngHang"/>
            </w:pPr>
            <w:r>
              <w:t>While they prayed, the angel</w:t>
            </w:r>
          </w:p>
          <w:p w14:paraId="69DCD5BA" w14:textId="77777777" w:rsidR="0046481B" w:rsidRDefault="0046481B" w:rsidP="0046481B">
            <w:pPr>
              <w:pStyle w:val="EngHang"/>
            </w:pPr>
            <w:r>
              <w:t>Of the Lord appeared to them.</w:t>
            </w:r>
          </w:p>
          <w:p w14:paraId="58001D1B" w14:textId="77777777" w:rsidR="0046481B" w:rsidRDefault="0046481B" w:rsidP="0046481B">
            <w:pPr>
              <w:pStyle w:val="EngHang"/>
            </w:pPr>
            <w:r>
              <w:t>They rejoiced when</w:t>
            </w:r>
          </w:p>
          <w:p w14:paraId="17697B2A" w14:textId="77777777" w:rsidR="0046481B" w:rsidRDefault="0046481B" w:rsidP="0046481B">
            <w:pPr>
              <w:pStyle w:val="EngHangEnd"/>
            </w:pPr>
            <w:r>
              <w:t>He announced their martyrdom.</w:t>
            </w:r>
          </w:p>
        </w:tc>
        <w:tc>
          <w:tcPr>
            <w:tcW w:w="288" w:type="dxa"/>
          </w:tcPr>
          <w:p w14:paraId="44A6B261" w14:textId="77777777" w:rsidR="0046481B" w:rsidRDefault="0046481B" w:rsidP="00751B8B"/>
        </w:tc>
        <w:tc>
          <w:tcPr>
            <w:tcW w:w="288" w:type="dxa"/>
          </w:tcPr>
          <w:p w14:paraId="4A160EF3" w14:textId="77777777" w:rsidR="0046481B" w:rsidRDefault="0046481B" w:rsidP="00751B8B">
            <w:pPr>
              <w:pStyle w:val="CopticCross"/>
            </w:pPr>
            <w:r w:rsidRPr="00FB5ACB">
              <w:t>¿</w:t>
            </w:r>
          </w:p>
        </w:tc>
        <w:tc>
          <w:tcPr>
            <w:tcW w:w="3960" w:type="dxa"/>
          </w:tcPr>
          <w:p w14:paraId="4B4866B4" w14:textId="77777777" w:rsidR="0046481B" w:rsidRDefault="0046481B" w:rsidP="0046481B">
            <w:pPr>
              <w:pStyle w:val="CopticVersemulti-line"/>
            </w:pPr>
            <w:r>
              <w:t>Ⲉⲛⲁⲩϣ̀ⲗⲏⲗ ⲁϥⲟⲩⲱⲛϩ ⲛⲱⲟⲩ:</w:t>
            </w:r>
          </w:p>
          <w:p w14:paraId="3398ECD8" w14:textId="77777777" w:rsidR="0046481B" w:rsidRDefault="0046481B" w:rsidP="0046481B">
            <w:pPr>
              <w:pStyle w:val="CopticVersemulti-line"/>
            </w:pPr>
            <w:r>
              <w:t>ⲉ̀ⲃⲟⲗ ⲛ̀ϫⲉ ⲡ̀ⲁⲅⲅⲉⲗⲟⲥ ⲙ̀Ⲡⲟ̄ⲥ̄:</w:t>
            </w:r>
          </w:p>
          <w:p w14:paraId="0CC2F210" w14:textId="77777777" w:rsidR="0046481B" w:rsidRDefault="0046481B" w:rsidP="0046481B">
            <w:pPr>
              <w:pStyle w:val="CopticVersemulti-line"/>
            </w:pPr>
            <w:r>
              <w:t>ⲁⲩⲟⲩⲛⲟϥ ⲙ̀ⲙⲱⲟⲩ ⲉⲧⲁϥ ϩⲓⲃⲉⲛⲛⲟⲩϥⲓ:</w:t>
            </w:r>
          </w:p>
          <w:p w14:paraId="2DCD1041" w14:textId="77777777" w:rsidR="0046481B" w:rsidRDefault="0046481B" w:rsidP="0046481B">
            <w:pPr>
              <w:pStyle w:val="CopticHangingVerse"/>
            </w:pPr>
            <w:r>
              <w:t>ⲛⲱⲟⲩ ϧⲉⲛ ϯⲙⲉⲧⲙⲁⲣⲧⲩⲣⲟⲥ.</w:t>
            </w:r>
          </w:p>
        </w:tc>
      </w:tr>
      <w:tr w:rsidR="0046481B" w14:paraId="574A6B53" w14:textId="77777777" w:rsidTr="00751B8B">
        <w:trPr>
          <w:cantSplit/>
          <w:jc w:val="center"/>
        </w:trPr>
        <w:tc>
          <w:tcPr>
            <w:tcW w:w="288" w:type="dxa"/>
          </w:tcPr>
          <w:p w14:paraId="13055310" w14:textId="77777777" w:rsidR="0046481B" w:rsidRDefault="0046481B" w:rsidP="00751B8B">
            <w:pPr>
              <w:pStyle w:val="CopticCross"/>
            </w:pPr>
          </w:p>
        </w:tc>
        <w:tc>
          <w:tcPr>
            <w:tcW w:w="3960" w:type="dxa"/>
          </w:tcPr>
          <w:p w14:paraId="4E504F20" w14:textId="77777777" w:rsidR="0046481B" w:rsidRDefault="0046481B" w:rsidP="0046481B">
            <w:pPr>
              <w:pStyle w:val="EngHang"/>
            </w:pPr>
            <w:r>
              <w:t>They gave their wealth to the poor,</w:t>
            </w:r>
          </w:p>
          <w:p w14:paraId="79F84EF2" w14:textId="77777777" w:rsidR="0046481B" w:rsidRDefault="0046481B" w:rsidP="0046481B">
            <w:pPr>
              <w:pStyle w:val="EngHang"/>
            </w:pPr>
            <w:r>
              <w:t>They gave themselves to death,</w:t>
            </w:r>
          </w:p>
          <w:p w14:paraId="45F98F54" w14:textId="77777777" w:rsidR="0046481B" w:rsidRDefault="0046481B" w:rsidP="0046481B">
            <w:pPr>
              <w:pStyle w:val="EngHang"/>
            </w:pPr>
            <w:r>
              <w:t>They refused to worship idols,</w:t>
            </w:r>
          </w:p>
          <w:p w14:paraId="11FC5545" w14:textId="77777777" w:rsidR="0046481B" w:rsidRDefault="0046481B" w:rsidP="0046481B">
            <w:pPr>
              <w:pStyle w:val="EngHangEnd"/>
            </w:pPr>
            <w:r>
              <w:t>They were thrown in fire but burned not.</w:t>
            </w:r>
          </w:p>
        </w:tc>
        <w:tc>
          <w:tcPr>
            <w:tcW w:w="288" w:type="dxa"/>
          </w:tcPr>
          <w:p w14:paraId="1860040C" w14:textId="77777777" w:rsidR="0046481B" w:rsidRDefault="0046481B" w:rsidP="00751B8B"/>
        </w:tc>
        <w:tc>
          <w:tcPr>
            <w:tcW w:w="288" w:type="dxa"/>
          </w:tcPr>
          <w:p w14:paraId="3687FAE1" w14:textId="77777777" w:rsidR="0046481B" w:rsidRDefault="0046481B" w:rsidP="00751B8B">
            <w:pPr>
              <w:pStyle w:val="CopticCross"/>
            </w:pPr>
          </w:p>
        </w:tc>
        <w:tc>
          <w:tcPr>
            <w:tcW w:w="3960" w:type="dxa"/>
          </w:tcPr>
          <w:p w14:paraId="19B05E43" w14:textId="77777777" w:rsidR="0046481B" w:rsidRDefault="0046481B" w:rsidP="0046481B">
            <w:pPr>
              <w:pStyle w:val="CopticVersemulti-line"/>
            </w:pPr>
            <w:r>
              <w:t>Ⲁⲩϯ ⲛ̀ⲛⲟⲩϩⲩⲡⲁⲣⲭⲟⲛⲧⲁ:</w:t>
            </w:r>
          </w:p>
          <w:p w14:paraId="1E1CDF9F" w14:textId="77777777" w:rsidR="0046481B" w:rsidRDefault="0046481B" w:rsidP="0046481B">
            <w:pPr>
              <w:pStyle w:val="CopticVersemulti-line"/>
            </w:pPr>
            <w:r>
              <w:t>ⲛ̀ⲛⲓϩⲏⲕⲓ ⲁⲩⲧⲏⲓⲧⲟⲩ ⲙ̀ⲫ̀ⲙⲟⲩ:</w:t>
            </w:r>
          </w:p>
          <w:p w14:paraId="54BBA1D7" w14:textId="77777777" w:rsidR="0046481B" w:rsidRDefault="0046481B" w:rsidP="0046481B">
            <w:pPr>
              <w:pStyle w:val="CopticVersemulti-line"/>
            </w:pPr>
            <w:r>
              <w:t>ⲙ̀ⲡⲟⲩⲑⲱⲧ ⲛ̀ⲧⲟⲩⲟⲩⲱϣⲧ ⲛ̀ⲛⲓ̀ⲇⲱⲗⲟⲛ:</w:t>
            </w:r>
          </w:p>
          <w:p w14:paraId="3D3C8F18" w14:textId="77777777" w:rsidR="0046481B" w:rsidRDefault="0046481B" w:rsidP="0046481B">
            <w:pPr>
              <w:pStyle w:val="CopticHangingVerse"/>
            </w:pPr>
            <w:r>
              <w:t>ⲑⲩϩⲓⲧⲟⲩ ⲉ̀ⲡⲓⲭ̀ⲣⲱⲙ ⲙ̀ⲡⲟⲩⲙⲟϩ.</w:t>
            </w:r>
          </w:p>
        </w:tc>
      </w:tr>
      <w:tr w:rsidR="0046481B" w14:paraId="69B50983" w14:textId="77777777" w:rsidTr="00751B8B">
        <w:trPr>
          <w:cantSplit/>
          <w:jc w:val="center"/>
        </w:trPr>
        <w:tc>
          <w:tcPr>
            <w:tcW w:w="288" w:type="dxa"/>
          </w:tcPr>
          <w:p w14:paraId="5D0446A9" w14:textId="77777777" w:rsidR="0046481B" w:rsidRDefault="0046481B" w:rsidP="00751B8B">
            <w:pPr>
              <w:pStyle w:val="CopticCross"/>
            </w:pPr>
            <w:r w:rsidRPr="00FB5ACB">
              <w:t>¿</w:t>
            </w:r>
          </w:p>
        </w:tc>
        <w:tc>
          <w:tcPr>
            <w:tcW w:w="3960" w:type="dxa"/>
          </w:tcPr>
          <w:p w14:paraId="0817B6BC" w14:textId="77777777" w:rsidR="0046481B" w:rsidRDefault="0046481B" w:rsidP="0046481B">
            <w:pPr>
              <w:pStyle w:val="EngHang"/>
            </w:pPr>
            <w:r>
              <w:t>They were tempted to deny their God</w:t>
            </w:r>
          </w:p>
          <w:p w14:paraId="10CA0F02" w14:textId="77777777" w:rsidR="0046481B" w:rsidRDefault="0046481B" w:rsidP="0046481B">
            <w:pPr>
              <w:pStyle w:val="EngHang"/>
            </w:pPr>
            <w:r>
              <w:t>For the glory of this world in Alexandria.</w:t>
            </w:r>
          </w:p>
          <w:p w14:paraId="32AE88DC" w14:textId="77777777" w:rsidR="0046481B" w:rsidRDefault="0046481B" w:rsidP="0046481B">
            <w:pPr>
              <w:pStyle w:val="EngHang"/>
            </w:pPr>
            <w:r>
              <w:t>They rejected the offerings,</w:t>
            </w:r>
          </w:p>
          <w:p w14:paraId="6CC51E2F" w14:textId="77777777" w:rsidR="0046481B" w:rsidRDefault="0046481B" w:rsidP="0046481B">
            <w:pPr>
              <w:pStyle w:val="EngHangEnd"/>
            </w:pPr>
            <w:r>
              <w:t>And were crucified, head down.</w:t>
            </w:r>
          </w:p>
        </w:tc>
        <w:tc>
          <w:tcPr>
            <w:tcW w:w="288" w:type="dxa"/>
          </w:tcPr>
          <w:p w14:paraId="6123EF1A" w14:textId="77777777" w:rsidR="0046481B" w:rsidRDefault="0046481B" w:rsidP="00751B8B"/>
        </w:tc>
        <w:tc>
          <w:tcPr>
            <w:tcW w:w="288" w:type="dxa"/>
          </w:tcPr>
          <w:p w14:paraId="3A98A65E" w14:textId="77777777" w:rsidR="0046481B" w:rsidRDefault="0046481B" w:rsidP="00751B8B">
            <w:pPr>
              <w:pStyle w:val="CopticCross"/>
            </w:pPr>
            <w:r w:rsidRPr="00FB5ACB">
              <w:t>¿</w:t>
            </w:r>
          </w:p>
        </w:tc>
        <w:tc>
          <w:tcPr>
            <w:tcW w:w="3960" w:type="dxa"/>
          </w:tcPr>
          <w:p w14:paraId="0D332989" w14:textId="77777777" w:rsidR="0046481B" w:rsidRDefault="0046481B" w:rsidP="0046481B">
            <w:pPr>
              <w:pStyle w:val="CopticVersemulti-line"/>
            </w:pPr>
            <w:r>
              <w:t>Ϧⲉⲛ Ⲣⲁⲕⲟϯ ⲁⲩⲥⲉⲡⲥⲱⲡⲟⲩ ϧⲉⲛ:</w:t>
            </w:r>
          </w:p>
          <w:p w14:paraId="7ECD27E2" w14:textId="77777777" w:rsidR="0046481B" w:rsidRDefault="0046481B" w:rsidP="0046481B">
            <w:pPr>
              <w:pStyle w:val="CopticVersemulti-line"/>
            </w:pPr>
            <w:r>
              <w:t>ⲡ̀ϣⲱⲟⲩ ⲙ̀ⲡⲓⲑⲟ ⲛ̀ⲧⲟⲩⲭⲁ ⲡⲟⲩⲛⲟⲩϯ:</w:t>
            </w:r>
          </w:p>
          <w:p w14:paraId="1F80155F" w14:textId="77777777" w:rsidR="0046481B" w:rsidRDefault="0046481B" w:rsidP="0046481B">
            <w:pPr>
              <w:pStyle w:val="CopticVersemulti-line"/>
            </w:pPr>
            <w:r>
              <w:t>ⲟⲩⲟϩ ⲁⲩⲉⲣⲁⲑⲉⲧⲓⲛ ⲛ̀ⲛⲟⲩϫⲓⲛϯ:</w:t>
            </w:r>
          </w:p>
          <w:p w14:paraId="0FC09231" w14:textId="77777777" w:rsidR="0046481B" w:rsidRDefault="0046481B" w:rsidP="0046481B">
            <w:pPr>
              <w:pStyle w:val="CopticHangingVerse"/>
            </w:pPr>
            <w:r>
              <w:t>ⲁⲩⲁϣⲟⲩ ⲇⲉ ⲉⲩⲟⲓ ⲛ̀ⲣⲁⲃⲛⲁϩⲃⲓ.</w:t>
            </w:r>
          </w:p>
        </w:tc>
      </w:tr>
      <w:tr w:rsidR="0046481B" w14:paraId="6D264EA5" w14:textId="77777777" w:rsidTr="00751B8B">
        <w:trPr>
          <w:cantSplit/>
          <w:jc w:val="center"/>
        </w:trPr>
        <w:tc>
          <w:tcPr>
            <w:tcW w:w="288" w:type="dxa"/>
          </w:tcPr>
          <w:p w14:paraId="613ACAC4" w14:textId="77777777" w:rsidR="0046481B" w:rsidRDefault="0046481B" w:rsidP="00751B8B">
            <w:pPr>
              <w:pStyle w:val="CopticCross"/>
            </w:pPr>
          </w:p>
        </w:tc>
        <w:tc>
          <w:tcPr>
            <w:tcW w:w="3960" w:type="dxa"/>
          </w:tcPr>
          <w:p w14:paraId="2781BBCA" w14:textId="77777777" w:rsidR="0046481B" w:rsidRDefault="0046481B" w:rsidP="0046481B">
            <w:pPr>
              <w:pStyle w:val="EngHang"/>
            </w:pPr>
            <w:r>
              <w:t>They were raised after three days</w:t>
            </w:r>
          </w:p>
          <w:p w14:paraId="370DEE27" w14:textId="77777777" w:rsidR="0046481B" w:rsidRDefault="0046481B" w:rsidP="0046481B">
            <w:pPr>
              <w:pStyle w:val="EngHang"/>
            </w:pPr>
            <w:r>
              <w:t>In good health.</w:t>
            </w:r>
          </w:p>
          <w:p w14:paraId="2C7629BB" w14:textId="77777777" w:rsidR="0046481B" w:rsidRDefault="0046481B" w:rsidP="0046481B">
            <w:pPr>
              <w:pStyle w:val="EngHang"/>
            </w:pPr>
            <w:r>
              <w:t>They were put in boiling oil, but not harmed,</w:t>
            </w:r>
          </w:p>
          <w:p w14:paraId="4C2BC36C" w14:textId="77777777" w:rsidR="0046481B" w:rsidRDefault="0046481B" w:rsidP="0046481B">
            <w:pPr>
              <w:pStyle w:val="EngHangEnd"/>
            </w:pPr>
            <w:r>
              <w:t>The soldiers were enraged.</w:t>
            </w:r>
          </w:p>
        </w:tc>
        <w:tc>
          <w:tcPr>
            <w:tcW w:w="288" w:type="dxa"/>
          </w:tcPr>
          <w:p w14:paraId="45F4F3EE" w14:textId="77777777" w:rsidR="0046481B" w:rsidRDefault="0046481B" w:rsidP="00751B8B"/>
        </w:tc>
        <w:tc>
          <w:tcPr>
            <w:tcW w:w="288" w:type="dxa"/>
          </w:tcPr>
          <w:p w14:paraId="613EC84D" w14:textId="77777777" w:rsidR="0046481B" w:rsidRDefault="0046481B" w:rsidP="00751B8B">
            <w:pPr>
              <w:pStyle w:val="CopticCross"/>
            </w:pPr>
          </w:p>
        </w:tc>
        <w:tc>
          <w:tcPr>
            <w:tcW w:w="3960" w:type="dxa"/>
          </w:tcPr>
          <w:p w14:paraId="40971FD1" w14:textId="77777777" w:rsidR="0046481B" w:rsidRDefault="0046481B" w:rsidP="0046481B">
            <w:pPr>
              <w:pStyle w:val="CopticVersemulti-line"/>
            </w:pPr>
            <w:r>
              <w:t>Ⲙⲉⲛⲉⲛⲥⲁ ϣⲟⲙⲧ ⲛ̀ⲉ̀ϩⲟⲟⲩ ⲉⲩϫⲏⲕ:</w:t>
            </w:r>
          </w:p>
          <w:p w14:paraId="00AC79B5" w14:textId="77777777" w:rsidR="0046481B" w:rsidRDefault="0046481B" w:rsidP="0046481B">
            <w:pPr>
              <w:pStyle w:val="CopticVersemulti-line"/>
            </w:pPr>
            <w:r>
              <w:t>ⲁⲩⲟ̀ϩⲓ ⲉⲣⲁⲧⲟⲩ ⲉⲩⲧⲟⲩϫⲏⲟⲩⲧ:</w:t>
            </w:r>
          </w:p>
          <w:p w14:paraId="73C5D3FE" w14:textId="77777777" w:rsidR="0046481B" w:rsidRDefault="0046481B" w:rsidP="0046481B">
            <w:pPr>
              <w:pStyle w:val="CopticVersemulti-line"/>
            </w:pPr>
            <w:r>
              <w:t>ⲁⲩⲭⲁⲧⲟⲩ ϧⲉⲛ ⲟⲩⲛⲉϩ ⲉϥⲃⲉⲣⲃⲉⲣ:</w:t>
            </w:r>
          </w:p>
          <w:p w14:paraId="07629CCE" w14:textId="77777777" w:rsidR="0046481B" w:rsidRPr="003032D8" w:rsidRDefault="0046481B" w:rsidP="0046481B">
            <w:pPr>
              <w:pStyle w:val="CopticHangingVerse"/>
            </w:pPr>
            <w:r>
              <w:t>ⲙ̀ⲡⲟⲩϭⲓⲑⲱⲃϣ ⲛⲓⲙⲁⲧⲟⲓ ⲁⲩϣⲁϩϣⲉϩ.</w:t>
            </w:r>
          </w:p>
        </w:tc>
      </w:tr>
      <w:tr w:rsidR="0046481B" w14:paraId="2F55953C" w14:textId="77777777" w:rsidTr="00751B8B">
        <w:trPr>
          <w:cantSplit/>
          <w:jc w:val="center"/>
        </w:trPr>
        <w:tc>
          <w:tcPr>
            <w:tcW w:w="288" w:type="dxa"/>
          </w:tcPr>
          <w:p w14:paraId="71A3F88A" w14:textId="77777777" w:rsidR="0046481B" w:rsidRDefault="0046481B" w:rsidP="00751B8B">
            <w:pPr>
              <w:pStyle w:val="CopticCross"/>
            </w:pPr>
            <w:r w:rsidRPr="00FB5ACB">
              <w:t>¿</w:t>
            </w:r>
          </w:p>
        </w:tc>
        <w:tc>
          <w:tcPr>
            <w:tcW w:w="3960" w:type="dxa"/>
          </w:tcPr>
          <w:p w14:paraId="3A82B5DA" w14:textId="77777777" w:rsidR="0046481B" w:rsidRDefault="0046481B" w:rsidP="0046481B">
            <w:pPr>
              <w:pStyle w:val="EngHang"/>
            </w:pPr>
            <w:r>
              <w:t>They beheaded the children</w:t>
            </w:r>
          </w:p>
          <w:p w14:paraId="43873F71" w14:textId="77777777" w:rsidR="0046481B" w:rsidRDefault="0046481B" w:rsidP="0046481B">
            <w:pPr>
              <w:pStyle w:val="EngHang"/>
            </w:pPr>
            <w:r>
              <w:t>On their mother’s lap, then her.</w:t>
            </w:r>
          </w:p>
          <w:p w14:paraId="3699A453" w14:textId="77777777" w:rsidR="0046481B" w:rsidRDefault="0046481B" w:rsidP="0046481B">
            <w:pPr>
              <w:pStyle w:val="EngHang"/>
            </w:pPr>
            <w:r>
              <w:t>The believers built a church</w:t>
            </w:r>
          </w:p>
          <w:p w14:paraId="3F41C890" w14:textId="77777777" w:rsidR="0046481B" w:rsidRDefault="0046481B" w:rsidP="0046481B">
            <w:pPr>
              <w:pStyle w:val="EngHangEnd"/>
            </w:pPr>
            <w:r>
              <w:t>And miracles were manifest in their names.</w:t>
            </w:r>
          </w:p>
        </w:tc>
        <w:tc>
          <w:tcPr>
            <w:tcW w:w="288" w:type="dxa"/>
          </w:tcPr>
          <w:p w14:paraId="59B80FEE" w14:textId="77777777" w:rsidR="0046481B" w:rsidRDefault="0046481B" w:rsidP="00751B8B"/>
        </w:tc>
        <w:tc>
          <w:tcPr>
            <w:tcW w:w="288" w:type="dxa"/>
          </w:tcPr>
          <w:p w14:paraId="05481294" w14:textId="77777777" w:rsidR="0046481B" w:rsidRDefault="0046481B" w:rsidP="00751B8B">
            <w:pPr>
              <w:pStyle w:val="CopticCross"/>
            </w:pPr>
            <w:r w:rsidRPr="00FB5ACB">
              <w:t>¿</w:t>
            </w:r>
          </w:p>
        </w:tc>
        <w:tc>
          <w:tcPr>
            <w:tcW w:w="3960" w:type="dxa"/>
          </w:tcPr>
          <w:p w14:paraId="38FD6792" w14:textId="77777777" w:rsidR="0046481B" w:rsidRDefault="0046481B" w:rsidP="0046481B">
            <w:pPr>
              <w:pStyle w:val="CopticVersemulti-line"/>
            </w:pPr>
            <w:r>
              <w:t>Ⲁⲩϣⲁⲧ ⲛⲓⲁ̀ⲫⲏⲟⲩ ⲛ̀ⲛⲓϣⲏⲣⲓ ϧⲉⲛ:</w:t>
            </w:r>
          </w:p>
          <w:p w14:paraId="6C7B2188" w14:textId="77777777" w:rsidR="0046481B" w:rsidRDefault="0046481B" w:rsidP="0046481B">
            <w:pPr>
              <w:pStyle w:val="CopticVersemulti-line"/>
            </w:pPr>
            <w:r>
              <w:t>ⲡ̀ⲁⲙⲏⲣ ⲛ̀ⲧⲟⲩⲙⲁⲩ ⲓ̀ⲧⲁ ⲧⲉⲥⲁ̀ⲫⲉ:</w:t>
            </w:r>
          </w:p>
          <w:p w14:paraId="4AC241E9" w14:textId="77777777" w:rsidR="0046481B" w:rsidRDefault="0046481B" w:rsidP="0046481B">
            <w:pPr>
              <w:pStyle w:val="CopticVersemulti-line"/>
            </w:pPr>
            <w:r>
              <w:t>ⲛⲓⲡⲓⲥⲧⲟⲥ ⲁⲩⲕⲉⲧ ⲟⲩⲉⲕⲕ̀ⲗⲏⲉⲥⲓⲁ:</w:t>
            </w:r>
          </w:p>
          <w:p w14:paraId="196769E1" w14:textId="77777777" w:rsidR="0046481B" w:rsidRDefault="0046481B" w:rsidP="0046481B">
            <w:pPr>
              <w:pStyle w:val="CopticHangingVerse"/>
            </w:pPr>
            <w:r>
              <w:t>ⲛⲱⲟⲩ ⲁⲩⲟⲩⲱⲛϩ ⲛ̀ϫⲉ ⲛⲟⲩϣ̀ⲫⲏⲣⲓ ⲉ̀ⲃⲟⲗ.</w:t>
            </w:r>
          </w:p>
        </w:tc>
      </w:tr>
      <w:tr w:rsidR="0046481B" w14:paraId="67186557" w14:textId="77777777" w:rsidTr="00751B8B">
        <w:trPr>
          <w:cantSplit/>
          <w:jc w:val="center"/>
        </w:trPr>
        <w:tc>
          <w:tcPr>
            <w:tcW w:w="288" w:type="dxa"/>
          </w:tcPr>
          <w:p w14:paraId="014AF6FE" w14:textId="77777777" w:rsidR="0046481B" w:rsidRDefault="0046481B" w:rsidP="00751B8B">
            <w:pPr>
              <w:pStyle w:val="CopticCross"/>
            </w:pPr>
          </w:p>
        </w:tc>
        <w:tc>
          <w:tcPr>
            <w:tcW w:w="3960" w:type="dxa"/>
          </w:tcPr>
          <w:p w14:paraId="33F219BC" w14:textId="77777777" w:rsidR="0046481B" w:rsidRDefault="0046481B" w:rsidP="0046481B">
            <w:pPr>
              <w:pStyle w:val="EngHang"/>
            </w:pPr>
            <w:r>
              <w:t>Hail to you, O martyrs,</w:t>
            </w:r>
          </w:p>
          <w:p w14:paraId="69D20242" w14:textId="77777777" w:rsidR="0046481B" w:rsidRDefault="0046481B" w:rsidP="0046481B">
            <w:pPr>
              <w:pStyle w:val="EngHang"/>
            </w:pPr>
            <w:r>
              <w:t>Who endured much suffering</w:t>
            </w:r>
          </w:p>
          <w:p w14:paraId="38AD95D3" w14:textId="77777777" w:rsidR="0046481B" w:rsidRDefault="0046481B" w:rsidP="0046481B">
            <w:pPr>
              <w:pStyle w:val="EngHang"/>
            </w:pPr>
            <w:r>
              <w:t>For your love for Christ,</w:t>
            </w:r>
          </w:p>
          <w:p w14:paraId="76599AC3" w14:textId="77777777" w:rsidR="0046481B" w:rsidRDefault="0046481B" w:rsidP="0046481B">
            <w:pPr>
              <w:pStyle w:val="EngHangEnd"/>
            </w:pPr>
            <w:r>
              <w:t>Rejoice in Paradise.</w:t>
            </w:r>
          </w:p>
        </w:tc>
        <w:tc>
          <w:tcPr>
            <w:tcW w:w="288" w:type="dxa"/>
          </w:tcPr>
          <w:p w14:paraId="6693263F" w14:textId="77777777" w:rsidR="0046481B" w:rsidRDefault="0046481B" w:rsidP="00751B8B"/>
        </w:tc>
        <w:tc>
          <w:tcPr>
            <w:tcW w:w="288" w:type="dxa"/>
          </w:tcPr>
          <w:p w14:paraId="362F1F05" w14:textId="77777777" w:rsidR="0046481B" w:rsidRDefault="0046481B" w:rsidP="00751B8B">
            <w:pPr>
              <w:pStyle w:val="CopticCross"/>
            </w:pPr>
          </w:p>
        </w:tc>
        <w:tc>
          <w:tcPr>
            <w:tcW w:w="3960" w:type="dxa"/>
          </w:tcPr>
          <w:p w14:paraId="48C5DE61" w14:textId="77777777" w:rsidR="0046481B" w:rsidRDefault="0046481B" w:rsidP="0046481B">
            <w:pPr>
              <w:pStyle w:val="CopticVersemulti-line"/>
            </w:pPr>
            <w:r>
              <w:t>Ⲭⲉⲣⲉ ⲛⲱⲧⲉⲛ ⲱ̀ ⲛⲓⲙⲁⲣⲧⲩⲣⲟⲥ:</w:t>
            </w:r>
          </w:p>
          <w:p w14:paraId="69F107BA" w14:textId="77777777" w:rsidR="0046481B" w:rsidRDefault="0046481B" w:rsidP="0046481B">
            <w:pPr>
              <w:pStyle w:val="CopticVersemulti-line"/>
            </w:pPr>
            <w:r>
              <w:t>ⲉⲧⲁⲩϣⲉⲡ ϩⲁⲛⲙⲏϣ ⲙ̀ⲃⲁⲥⲁⲛⲟⲥ:</w:t>
            </w:r>
          </w:p>
          <w:p w14:paraId="5EC25844" w14:textId="77777777" w:rsidR="0046481B" w:rsidRDefault="0046481B" w:rsidP="0046481B">
            <w:pPr>
              <w:pStyle w:val="CopticVersemulti-line"/>
            </w:pPr>
            <w:r>
              <w:t>ⲉⲑⲃⲉ ⲡⲟⲩⲙⲉⲓ ⲙ̀Ⲡⲭ̄ⲥ̄:</w:t>
            </w:r>
          </w:p>
          <w:p w14:paraId="60C0FF8B" w14:textId="77777777" w:rsidR="0046481B" w:rsidRDefault="0046481B" w:rsidP="0046481B">
            <w:pPr>
              <w:pStyle w:val="CopticHangingVerse"/>
            </w:pPr>
            <w:r>
              <w:t>ⲣⲁϣⲓ ⲙ̀ⲙⲱⲧⲉⲛ ϧⲉⲛ ⲡⲓⲡⲁⲣⲁⲇⲓⲥⲟⲥ.</w:t>
            </w:r>
          </w:p>
        </w:tc>
      </w:tr>
      <w:tr w:rsidR="0046481B" w14:paraId="1B32899D" w14:textId="77777777" w:rsidTr="00751B8B">
        <w:trPr>
          <w:cantSplit/>
          <w:jc w:val="center"/>
        </w:trPr>
        <w:tc>
          <w:tcPr>
            <w:tcW w:w="288" w:type="dxa"/>
          </w:tcPr>
          <w:p w14:paraId="2DF49F63" w14:textId="77777777" w:rsidR="0046481B" w:rsidRDefault="0046481B" w:rsidP="00751B8B">
            <w:pPr>
              <w:pStyle w:val="CopticCross"/>
            </w:pPr>
            <w:r w:rsidRPr="00FB5ACB">
              <w:t>¿</w:t>
            </w:r>
          </w:p>
        </w:tc>
        <w:tc>
          <w:tcPr>
            <w:tcW w:w="3960" w:type="dxa"/>
          </w:tcPr>
          <w:p w14:paraId="1C935835" w14:textId="77777777" w:rsidR="0046481B" w:rsidRDefault="0046481B" w:rsidP="0046481B">
            <w:pPr>
              <w:pStyle w:val="EngHang"/>
            </w:pPr>
            <w:r>
              <w:t>Pray to the Lord on our behalf,</w:t>
            </w:r>
          </w:p>
          <w:p w14:paraId="5BABA86B" w14:textId="77777777" w:rsidR="0046481B" w:rsidRDefault="0046481B" w:rsidP="0046481B">
            <w:pPr>
              <w:pStyle w:val="EngHang"/>
            </w:pPr>
            <w:r>
              <w:t>O beloved of Christ the King,</w:t>
            </w:r>
          </w:p>
          <w:p w14:paraId="6368EF6E" w14:textId="77777777" w:rsidR="0046481B" w:rsidRDefault="0046481B" w:rsidP="0046481B">
            <w:pPr>
              <w:pStyle w:val="EngHang"/>
            </w:pPr>
            <w:r>
              <w:t>Rebecca and her children,</w:t>
            </w:r>
          </w:p>
          <w:p w14:paraId="4BB631A4" w14:textId="77777777" w:rsidR="0046481B" w:rsidRDefault="0046481B" w:rsidP="0046481B">
            <w:pPr>
              <w:pStyle w:val="EngHangEnd"/>
            </w:pPr>
            <w:r>
              <w:t>That He may forgive us our sins.</w:t>
            </w:r>
          </w:p>
        </w:tc>
        <w:tc>
          <w:tcPr>
            <w:tcW w:w="288" w:type="dxa"/>
          </w:tcPr>
          <w:p w14:paraId="279B42E3" w14:textId="77777777" w:rsidR="0046481B" w:rsidRDefault="0046481B" w:rsidP="00751B8B"/>
        </w:tc>
        <w:tc>
          <w:tcPr>
            <w:tcW w:w="288" w:type="dxa"/>
          </w:tcPr>
          <w:p w14:paraId="0A61BDEF" w14:textId="77777777" w:rsidR="0046481B" w:rsidRDefault="0046481B" w:rsidP="00751B8B">
            <w:pPr>
              <w:pStyle w:val="CopticCross"/>
            </w:pPr>
            <w:r w:rsidRPr="00FB5ACB">
              <w:t>¿</w:t>
            </w:r>
          </w:p>
        </w:tc>
        <w:tc>
          <w:tcPr>
            <w:tcW w:w="3960" w:type="dxa"/>
          </w:tcPr>
          <w:p w14:paraId="62C02787" w14:textId="77777777" w:rsidR="0046481B" w:rsidRDefault="0046481B" w:rsidP="0046481B">
            <w:pPr>
              <w:pStyle w:val="CopticVersemulti-line"/>
            </w:pPr>
            <w:r>
              <w:t>Ⲧⲱⲃϩ ⲙ̀Ⲡϭⲟⲓⲥ ⲉ̀ϩ̀ⲣⲏⲓ ⲉ̀ϫⲱⲛ:</w:t>
            </w:r>
          </w:p>
          <w:p w14:paraId="00B95E9B" w14:textId="77777777" w:rsidR="0046481B" w:rsidRDefault="0046481B" w:rsidP="0046481B">
            <w:pPr>
              <w:pStyle w:val="CopticVersemulti-line"/>
            </w:pPr>
            <w:r>
              <w:t>ⲛⲓⲙⲉⲛⲣⲁϯ ⲙ̀ⲡ̀ⲟⲩⲣⲟ Ⲡⲭ̄ⲥ̄:</w:t>
            </w:r>
          </w:p>
          <w:p w14:paraId="626F1DBF" w14:textId="77777777" w:rsidR="0046481B" w:rsidRDefault="0046481B" w:rsidP="0046481B">
            <w:pPr>
              <w:pStyle w:val="CopticVersemulti-line"/>
            </w:pPr>
            <w:r>
              <w:t>Ⲓⲉⲣⲃⲉⲕⲕⲁ ⲛⲉⲙ ⲛⲉⲥϣⲏⲣⲓ:</w:t>
            </w:r>
          </w:p>
          <w:p w14:paraId="5BD5267E" w14:textId="77777777" w:rsidR="0046481B" w:rsidRDefault="0046481B" w:rsidP="0046481B">
            <w:pPr>
              <w:pStyle w:val="CopticHangingVerse"/>
            </w:pPr>
            <w:r>
              <w:t>ⲛ̀ⲧⲉϥⲭⲁ ⲛⲉⲛⲛⲟⲃⲓ ⲛⲁⲛ ⲉ̀ⲃⲟⲗ.</w:t>
            </w:r>
          </w:p>
        </w:tc>
      </w:tr>
    </w:tbl>
    <w:p w14:paraId="4E905DE9" w14:textId="2DF2FD7F" w:rsidR="00BD6485" w:rsidRDefault="00BD6485" w:rsidP="00BD6485">
      <w:pPr>
        <w:pStyle w:val="Heading4"/>
      </w:pPr>
      <w:bookmarkStart w:id="1199" w:name="_Toc448227475"/>
      <w:r>
        <w:lastRenderedPageBreak/>
        <w:t>The Hymn of Intercessions Verse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D6485" w14:paraId="27642AD3" w14:textId="77777777" w:rsidTr="00BD6485">
        <w:trPr>
          <w:cantSplit/>
          <w:jc w:val="center"/>
        </w:trPr>
        <w:tc>
          <w:tcPr>
            <w:tcW w:w="288" w:type="dxa"/>
          </w:tcPr>
          <w:p w14:paraId="136F8DDC" w14:textId="77777777" w:rsidR="00BD6485" w:rsidRDefault="00BD6485" w:rsidP="00BD6485">
            <w:pPr>
              <w:pStyle w:val="CopticCross"/>
            </w:pPr>
          </w:p>
        </w:tc>
        <w:tc>
          <w:tcPr>
            <w:tcW w:w="3960" w:type="dxa"/>
          </w:tcPr>
          <w:p w14:paraId="5B957009" w14:textId="746CD55C" w:rsidR="00BD6485" w:rsidRDefault="00BD6485" w:rsidP="00BD6485">
            <w:pPr>
              <w:pStyle w:val="EngHang"/>
            </w:pPr>
            <w:r>
              <w:t>Through the prayers of the beloved of Christ,</w:t>
            </w:r>
          </w:p>
          <w:p w14:paraId="0E4219D8" w14:textId="6E7AB944" w:rsidR="00BD6485" w:rsidRDefault="00BD6485" w:rsidP="00BD6485">
            <w:pPr>
              <w:pStyle w:val="EngHang"/>
            </w:pPr>
            <w:r>
              <w:t>Rebecca and her children,</w:t>
            </w:r>
          </w:p>
          <w:p w14:paraId="75225844" w14:textId="56E564D1" w:rsidR="00BD6485" w:rsidRDefault="00BD6485" w:rsidP="00BD6485">
            <w:pPr>
              <w:pStyle w:val="EngHang"/>
            </w:pPr>
            <w:r>
              <w:t>O Lord</w:t>
            </w:r>
          </w:p>
          <w:p w14:paraId="0EF7E9C8" w14:textId="77777777" w:rsidR="00BD6485" w:rsidRDefault="00BD6485" w:rsidP="00BD6485">
            <w:pPr>
              <w:pStyle w:val="EngHangEnd"/>
            </w:pPr>
            <w:r>
              <w:t xml:space="preserve">Grant us the forgivness of our sins. </w:t>
            </w:r>
          </w:p>
        </w:tc>
        <w:tc>
          <w:tcPr>
            <w:tcW w:w="288" w:type="dxa"/>
          </w:tcPr>
          <w:p w14:paraId="57D04F55" w14:textId="77777777" w:rsidR="00BD6485" w:rsidRDefault="00BD6485" w:rsidP="00BD6485"/>
        </w:tc>
        <w:tc>
          <w:tcPr>
            <w:tcW w:w="288" w:type="dxa"/>
          </w:tcPr>
          <w:p w14:paraId="6D805A20" w14:textId="77777777" w:rsidR="00BD6485" w:rsidRDefault="00BD6485" w:rsidP="00BD6485">
            <w:pPr>
              <w:pStyle w:val="CopticCross"/>
            </w:pPr>
          </w:p>
        </w:tc>
        <w:tc>
          <w:tcPr>
            <w:tcW w:w="3960" w:type="dxa"/>
          </w:tcPr>
          <w:p w14:paraId="700E6D31" w14:textId="37B645AD" w:rsidR="00BD6485" w:rsidRDefault="00BD6485" w:rsidP="00BD6485">
            <w:pPr>
              <w:pStyle w:val="CopticVersemulti-line"/>
            </w:pPr>
            <w:r>
              <w:t>Ϩⲓⲧⲉⲛ ⲛⲓⲉⲩⲭⲏ ⲛ̀ⲧⲉ ⲛⲓⲙⲉⲛⲣⲁϯ ⲙ̀ⲡⲓⲬⲣⲓⲥⲧⲟⲥ:</w:t>
            </w:r>
          </w:p>
          <w:p w14:paraId="669BCDB8" w14:textId="597765CB" w:rsidR="00BD6485" w:rsidRDefault="00BD6485" w:rsidP="00BD6485">
            <w:pPr>
              <w:pStyle w:val="CopticVersemulti-line"/>
            </w:pPr>
            <w:r>
              <w:t>Ⲓⲉⲣⲉⲃⲉⲕⲕⲁ ⲛⲉⲙ ⲛⲉⲥϣⲏⲣⲓ:</w:t>
            </w:r>
          </w:p>
          <w:p w14:paraId="5488FCBA" w14:textId="5750281D" w:rsidR="00BD6485" w:rsidRDefault="00BD6485" w:rsidP="00BD6485">
            <w:pPr>
              <w:pStyle w:val="CopticVersemulti-line"/>
            </w:pPr>
            <w:r>
              <w:t>Ⲡϭⲟⲓⲥ</w:t>
            </w:r>
          </w:p>
          <w:p w14:paraId="391FC23E" w14:textId="08BC5A7E" w:rsidR="00BD6485" w:rsidRDefault="00BD6485" w:rsidP="00BD6485">
            <w:pPr>
              <w:pStyle w:val="CopticVersemulti-line"/>
            </w:pPr>
            <w:r>
              <w:t>ⲁⲣⲓϩ̀ⲙⲟⲧ ⲛⲁⲛ ⲙ̀ⲡⲓⲭⲱ ⲉ̀ⲃⲟⲗ ⲛ̀ⲧⲉ ⲛⲉⲛⲛⲟⲃⲓ.</w:t>
            </w:r>
          </w:p>
          <w:p w14:paraId="109B0D91" w14:textId="37751DF2" w:rsidR="00BD6485" w:rsidRPr="00C35319" w:rsidRDefault="00BD6485" w:rsidP="00BD6485">
            <w:pPr>
              <w:pStyle w:val="CopticVerse"/>
              <w:jc w:val="left"/>
            </w:pPr>
            <w:r>
              <w:t>.</w:t>
            </w:r>
          </w:p>
        </w:tc>
      </w:tr>
    </w:tbl>
    <w:p w14:paraId="190A3166" w14:textId="79FE70D5" w:rsidR="00BD6485" w:rsidRDefault="00BD6485" w:rsidP="00BD6485">
      <w:pPr>
        <w:pStyle w:val="Heading4"/>
      </w:pPr>
      <w:r>
        <w:t>The Praxis Response for St. Rebecca and her Children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B7EF3" w14:paraId="057EA40B" w14:textId="77777777" w:rsidTr="00BD6485">
        <w:trPr>
          <w:cantSplit/>
          <w:jc w:val="center"/>
        </w:trPr>
        <w:tc>
          <w:tcPr>
            <w:tcW w:w="288" w:type="dxa"/>
          </w:tcPr>
          <w:p w14:paraId="3715D5D2" w14:textId="77777777" w:rsidR="004B7EF3" w:rsidRDefault="004B7EF3" w:rsidP="004B7EF3">
            <w:pPr>
              <w:pStyle w:val="CopticCross"/>
            </w:pPr>
          </w:p>
        </w:tc>
        <w:tc>
          <w:tcPr>
            <w:tcW w:w="3960" w:type="dxa"/>
          </w:tcPr>
          <w:p w14:paraId="6ED6214E" w14:textId="77777777" w:rsidR="004B7EF3" w:rsidRDefault="004B7EF3" w:rsidP="004B7EF3">
            <w:pPr>
              <w:pStyle w:val="EngHang"/>
            </w:pPr>
            <w:r>
              <w:t>Hail to the martyrs,</w:t>
            </w:r>
          </w:p>
          <w:p w14:paraId="27C8AE11" w14:textId="77777777" w:rsidR="004B7EF3" w:rsidRDefault="004B7EF3" w:rsidP="004B7EF3">
            <w:pPr>
              <w:pStyle w:val="EngHang"/>
            </w:pPr>
            <w:r>
              <w:t>Who accepted many sufferings</w:t>
            </w:r>
          </w:p>
          <w:p w14:paraId="58CA780C" w14:textId="77777777" w:rsidR="004B7EF3" w:rsidRDefault="004B7EF3" w:rsidP="004B7EF3">
            <w:pPr>
              <w:pStyle w:val="EngHang"/>
            </w:pPr>
            <w:r>
              <w:t>For their love of Christ,</w:t>
            </w:r>
          </w:p>
          <w:p w14:paraId="513D873E" w14:textId="6A6C5533" w:rsidR="004B7EF3" w:rsidRDefault="004B7EF3" w:rsidP="004B7EF3">
            <w:pPr>
              <w:pStyle w:val="EngHangEnd"/>
            </w:pPr>
            <w:r>
              <w:t>Rebecca and her children.</w:t>
            </w:r>
          </w:p>
        </w:tc>
        <w:tc>
          <w:tcPr>
            <w:tcW w:w="288" w:type="dxa"/>
          </w:tcPr>
          <w:p w14:paraId="407A4491" w14:textId="77777777" w:rsidR="004B7EF3" w:rsidRDefault="004B7EF3" w:rsidP="004B7EF3"/>
        </w:tc>
        <w:tc>
          <w:tcPr>
            <w:tcW w:w="288" w:type="dxa"/>
          </w:tcPr>
          <w:p w14:paraId="2DA54FDC" w14:textId="77777777" w:rsidR="004B7EF3" w:rsidRDefault="004B7EF3" w:rsidP="004B7EF3">
            <w:pPr>
              <w:pStyle w:val="CopticCross"/>
            </w:pPr>
          </w:p>
        </w:tc>
        <w:tc>
          <w:tcPr>
            <w:tcW w:w="3960" w:type="dxa"/>
          </w:tcPr>
          <w:p w14:paraId="743B0659" w14:textId="77777777" w:rsidR="004B7EF3" w:rsidRDefault="004B7EF3" w:rsidP="004B7EF3">
            <w:pPr>
              <w:pStyle w:val="CopticVersemulti-line"/>
            </w:pPr>
            <w:r>
              <w:t>Ⲭⲉⲣⲉ ⲛⲱⲧⲉⲛ ⲱ̀ ⲛⲓⲙⲁⲣⲧⲩⲣⲟⲥ:</w:t>
            </w:r>
          </w:p>
          <w:p w14:paraId="176F78D9" w14:textId="77777777" w:rsidR="004B7EF3" w:rsidRDefault="004B7EF3" w:rsidP="004B7EF3">
            <w:pPr>
              <w:pStyle w:val="CopticVersemulti-line"/>
            </w:pPr>
            <w:r>
              <w:t>ⲥ̀ⲧⲁⲩϣⲉⲡ ϩⲁⲛⲙⲏϣ ⲙ̀ⲃⲁⲥⲁⲛⲟⲥ:</w:t>
            </w:r>
          </w:p>
          <w:p w14:paraId="2A7BE1B1" w14:textId="77777777" w:rsidR="004B7EF3" w:rsidRDefault="004B7EF3" w:rsidP="004B7EF3">
            <w:pPr>
              <w:pStyle w:val="CopticVersemulti-line"/>
            </w:pPr>
            <w:r>
              <w:t>ⲉⲑⲃⲉ ⲡⲟⲩⲙⲉⲓ ⲙ̀Ⲡⲭ̄ⲥ̄:</w:t>
            </w:r>
          </w:p>
          <w:p w14:paraId="208410A1" w14:textId="6D8E1A5D" w:rsidR="004B7EF3" w:rsidRPr="00C35319" w:rsidRDefault="004B7EF3" w:rsidP="004B7EF3">
            <w:pPr>
              <w:pStyle w:val="CopticHangingVerse"/>
            </w:pPr>
            <w:r>
              <w:t>Ⲓⲉⲣⲉⲃⲉⲕⲕⲁ ⲛⲉⲙ ⲛⲉⲥϣⲏⲣⲓ.</w:t>
            </w:r>
          </w:p>
        </w:tc>
      </w:tr>
    </w:tbl>
    <w:p w14:paraId="1C2DABD0" w14:textId="47B3B300" w:rsidR="00BD6485" w:rsidRDefault="00BD6485" w:rsidP="00BD6485">
      <w:pPr>
        <w:pStyle w:val="Heading4"/>
      </w:pPr>
      <w:r>
        <w:t>The Gospel Response Verse for St. Rebecca and her Children</w:t>
      </w:r>
    </w:p>
    <w:p w14:paraId="53E6D06E" w14:textId="62EDABD9" w:rsidR="004B7EF3" w:rsidRPr="004B7EF3" w:rsidRDefault="004B7EF3" w:rsidP="004B7EF3">
      <w:pPr>
        <w:pStyle w:val="Rubric"/>
      </w:pPr>
      <w:r>
        <w:t>The last verse of the Doxology may be inserted into the Annual Gospel Response.</w:t>
      </w:r>
    </w:p>
    <w:p w14:paraId="7CD61DB4" w14:textId="05274B1C" w:rsidR="00B637D8" w:rsidRDefault="00B637D8" w:rsidP="00B637D8">
      <w:pPr>
        <w:pStyle w:val="Heading3"/>
      </w:pPr>
      <w:r>
        <w:t>September 9 (10) / Tho-out 12: Commemoration of Archangel Michael</w:t>
      </w:r>
      <w:bookmarkEnd w:id="1199"/>
    </w:p>
    <w:p w14:paraId="4DECF77D" w14:textId="77777777" w:rsidR="000C7DE2" w:rsidRDefault="00B637D8" w:rsidP="0082304E">
      <w:pPr>
        <w:pStyle w:val="Heading4"/>
      </w:pPr>
      <w:r>
        <w:t>See</w:t>
      </w:r>
      <w:r w:rsidR="00191A26">
        <w:t xml:space="preserve"> </w:t>
      </w:r>
      <w:r w:rsidR="00191A26">
        <w:fldChar w:fldCharType="begin"/>
      </w:r>
      <w:r w:rsidR="00191A26">
        <w:instrText xml:space="preserve"> REF _Ref434561114 \h </w:instrText>
      </w:r>
      <w:r w:rsidR="00191A26">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826AF2" w14:textId="77777777" w:rsidTr="0082304E">
        <w:trPr>
          <w:cantSplit/>
          <w:jc w:val="center"/>
        </w:trPr>
        <w:tc>
          <w:tcPr>
            <w:tcW w:w="288" w:type="dxa"/>
          </w:tcPr>
          <w:p w14:paraId="16DF453D" w14:textId="77777777" w:rsidR="000C7DE2" w:rsidRDefault="000C7DE2" w:rsidP="0082304E">
            <w:pPr>
              <w:pStyle w:val="CopticCross"/>
            </w:pPr>
          </w:p>
        </w:tc>
        <w:tc>
          <w:tcPr>
            <w:tcW w:w="3960" w:type="dxa"/>
          </w:tcPr>
          <w:p w14:paraId="0E6FEBF0" w14:textId="77777777" w:rsidR="000C7DE2" w:rsidRDefault="000C7DE2" w:rsidP="00C83ECE">
            <w:pPr>
              <w:pStyle w:val="EngHang"/>
            </w:pPr>
            <w:r>
              <w:t>Through the intercessions</w:t>
            </w:r>
          </w:p>
          <w:p w14:paraId="76BB0131" w14:textId="77777777" w:rsidR="000C7DE2" w:rsidRDefault="000C7DE2" w:rsidP="00C83ECE">
            <w:pPr>
              <w:pStyle w:val="EngHang"/>
            </w:pPr>
            <w:r>
              <w:t>Of the Four Incorporeal Beasts,</w:t>
            </w:r>
          </w:p>
          <w:p w14:paraId="7F29BF0A" w14:textId="77777777" w:rsidR="000C7DE2" w:rsidRDefault="000C7DE2" w:rsidP="00C83ECE">
            <w:pPr>
              <w:pStyle w:val="EngHang"/>
            </w:pPr>
            <w:r>
              <w:t>The ministering flames of fire,</w:t>
            </w:r>
          </w:p>
          <w:p w14:paraId="7F92E7C7" w14:textId="77777777" w:rsidR="000C7DE2" w:rsidRDefault="000C7DE2" w:rsidP="0082304E">
            <w:pPr>
              <w:pStyle w:val="EngHangEnd"/>
            </w:pPr>
            <w:r>
              <w:t>O Lord, grant us the forgiveness of our sins.</w:t>
            </w:r>
          </w:p>
        </w:tc>
        <w:tc>
          <w:tcPr>
            <w:tcW w:w="288" w:type="dxa"/>
          </w:tcPr>
          <w:p w14:paraId="41D2B4F4" w14:textId="77777777" w:rsidR="000C7DE2" w:rsidRDefault="000C7DE2" w:rsidP="0082304E"/>
        </w:tc>
        <w:tc>
          <w:tcPr>
            <w:tcW w:w="288" w:type="dxa"/>
          </w:tcPr>
          <w:p w14:paraId="4B74D1A0" w14:textId="77777777" w:rsidR="000C7DE2" w:rsidRDefault="000C7DE2" w:rsidP="0082304E">
            <w:pPr>
              <w:pStyle w:val="CopticCross"/>
            </w:pPr>
          </w:p>
        </w:tc>
        <w:tc>
          <w:tcPr>
            <w:tcW w:w="3960" w:type="dxa"/>
          </w:tcPr>
          <w:p w14:paraId="5B9AD0EC" w14:textId="77777777" w:rsidR="000C7DE2" w:rsidRDefault="000C7DE2" w:rsidP="00C83ECE">
            <w:pPr>
              <w:pStyle w:val="CopticVersemulti-line"/>
            </w:pPr>
            <w:r>
              <w:t>Ϩⲓⲧⲉⲛ ⲛⲓⲡ̀ⲣⲉⲥⲃⲓⲁ̀</w:t>
            </w:r>
          </w:p>
          <w:p w14:paraId="5D4DD9DB" w14:textId="77777777" w:rsidR="000C7DE2" w:rsidRDefault="000C7DE2" w:rsidP="00C83ECE">
            <w:pPr>
              <w:pStyle w:val="CopticVersemulti-line"/>
            </w:pPr>
            <w:r>
              <w:t>ⲛ̀ⲧⲉ ⲡⲓϥ̀ⲧⲟⲩ ⲛ̀ⲍⲱⲟⲛ ⲛ̀ⲁⲥⲱⲙⲁⲧⲟⲥ</w:t>
            </w:r>
          </w:p>
          <w:p w14:paraId="0EAB8486" w14:textId="77777777" w:rsidR="000C7DE2" w:rsidRDefault="000C7DE2" w:rsidP="00C83ECE">
            <w:pPr>
              <w:pStyle w:val="CopticVersemulti-line"/>
            </w:pPr>
            <w:r>
              <w:t>ⲛ̀ⲗⲓⲧⲟⲩⲣⲅⲟⲥ ⲛ̀ϣⲁϩ ⲛ̀ⲭ̀ⲣⲟⲙ:</w:t>
            </w:r>
          </w:p>
          <w:p w14:paraId="6507B39D" w14:textId="77777777" w:rsidR="000C7DE2" w:rsidRPr="00C35319" w:rsidRDefault="000C7DE2" w:rsidP="00C83ECE">
            <w:pPr>
              <w:pStyle w:val="CopticHangingVerse"/>
            </w:pPr>
            <w:r>
              <w:t>Ⲡϭⲟⲓⲥ ⲁⲣⲓϩ̀ⲙⲟⲧ ⲛⲁⲛ ⲙ̀ⲡⲓⲭⲱ ⲉ̀ⲃⲟⲗ ⲛ̀ⲧⲉ ⲛⲉⲛⲛⲟⲃⲓ.</w:t>
            </w:r>
          </w:p>
        </w:tc>
      </w:tr>
    </w:tbl>
    <w:p w14:paraId="6D4DA8B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FDECA8" w14:textId="77777777" w:rsidTr="00C83ECE">
        <w:trPr>
          <w:cantSplit/>
          <w:jc w:val="center"/>
        </w:trPr>
        <w:tc>
          <w:tcPr>
            <w:tcW w:w="288" w:type="dxa"/>
          </w:tcPr>
          <w:p w14:paraId="574F7157" w14:textId="77777777" w:rsidR="000C7DE2" w:rsidRDefault="000C7DE2" w:rsidP="00C83ECE">
            <w:pPr>
              <w:pStyle w:val="CopticCross"/>
            </w:pPr>
          </w:p>
        </w:tc>
        <w:tc>
          <w:tcPr>
            <w:tcW w:w="3960" w:type="dxa"/>
          </w:tcPr>
          <w:p w14:paraId="1DBBFB3D" w14:textId="77777777" w:rsidR="000C7DE2" w:rsidRDefault="000C7DE2" w:rsidP="00C83ECE">
            <w:pPr>
              <w:pStyle w:val="EngHang"/>
            </w:pPr>
            <w:r>
              <w:t>Hail to the four incorporeal living beasts,</w:t>
            </w:r>
          </w:p>
          <w:p w14:paraId="4FA20476" w14:textId="77777777" w:rsidR="000C7DE2" w:rsidRDefault="000C7DE2" w:rsidP="00C83ECE">
            <w:pPr>
              <w:pStyle w:val="EngHang"/>
            </w:pPr>
            <w:r>
              <w:t>Carrying the throne of God,</w:t>
            </w:r>
          </w:p>
          <w:p w14:paraId="159210A4" w14:textId="77777777" w:rsidR="000C7DE2" w:rsidRDefault="000C7DE2" w:rsidP="00C83ECE">
            <w:pPr>
              <w:pStyle w:val="EngHang"/>
            </w:pPr>
            <w:r>
              <w:t>A lion’s face, and a calf’s face,</w:t>
            </w:r>
          </w:p>
          <w:p w14:paraId="1F951B07" w14:textId="77777777" w:rsidR="000C7DE2" w:rsidRDefault="000C7DE2" w:rsidP="00C83ECE">
            <w:pPr>
              <w:pStyle w:val="EngHangEnd"/>
            </w:pPr>
            <w:r>
              <w:t>A man’s face, and an eagle’s face.</w:t>
            </w:r>
          </w:p>
        </w:tc>
        <w:tc>
          <w:tcPr>
            <w:tcW w:w="288" w:type="dxa"/>
          </w:tcPr>
          <w:p w14:paraId="363A9EE8" w14:textId="77777777" w:rsidR="000C7DE2" w:rsidRDefault="000C7DE2" w:rsidP="00C83ECE"/>
        </w:tc>
        <w:tc>
          <w:tcPr>
            <w:tcW w:w="288" w:type="dxa"/>
          </w:tcPr>
          <w:p w14:paraId="01EEE913" w14:textId="77777777" w:rsidR="000C7DE2" w:rsidRDefault="000C7DE2" w:rsidP="00C83ECE">
            <w:pPr>
              <w:pStyle w:val="CopticCross"/>
            </w:pPr>
          </w:p>
        </w:tc>
        <w:tc>
          <w:tcPr>
            <w:tcW w:w="3960" w:type="dxa"/>
          </w:tcPr>
          <w:p w14:paraId="4570399F" w14:textId="77777777" w:rsidR="000C7DE2" w:rsidRDefault="000C7DE2" w:rsidP="00C83ECE">
            <w:pPr>
              <w:pStyle w:val="CopticVersemulti-line"/>
            </w:pPr>
            <w:r>
              <w:t>Ⲭⲉⲣⲉ ⲡⲓϥ̀ⲧⲟⲩ ⲛ̀ⲍⲱⲟⲛ ⲛ̀ⲁ̀ⲥⲱⲙⲁⲧⲟⲥ:</w:t>
            </w:r>
          </w:p>
          <w:p w14:paraId="7D5F59AF" w14:textId="77777777" w:rsidR="000C7DE2" w:rsidRDefault="000C7DE2" w:rsidP="00C83ECE">
            <w:pPr>
              <w:pStyle w:val="CopticVersemulti-line"/>
            </w:pPr>
            <w:r>
              <w:t>ⲉⲧϥⲁⲓ ϧⲁ ⲡⲓϩⲁⲣⲙⲁ ⲛ̀ⲧⲉ Ⲫϯ:</w:t>
            </w:r>
          </w:p>
          <w:p w14:paraId="4E008602" w14:textId="77777777" w:rsidR="000C7DE2" w:rsidRDefault="000C7DE2" w:rsidP="00C83ECE">
            <w:pPr>
              <w:pStyle w:val="CopticVersemulti-line"/>
            </w:pPr>
            <w:r>
              <w:t>ⲟⲩϩⲟ ⲙ̀ⲙⲟⲩⲓ̀ ⲛⲉⲙ ⲟⲩϩⲟ ⲙ̀ⲙⲁⲥⲓ:</w:t>
            </w:r>
          </w:p>
          <w:p w14:paraId="0521E940" w14:textId="77777777" w:rsidR="000C7DE2" w:rsidRPr="00C35319" w:rsidRDefault="000C7DE2" w:rsidP="00C83ECE">
            <w:pPr>
              <w:pStyle w:val="CopticHangingVerse"/>
            </w:pPr>
            <w:r>
              <w:t>ⲛⲉⲙ ⲟⲩϩⲟ ⲛ̀ⲣⲱⲙⲓ ⲛⲉⲙ ⲟⲩϩⲟ ⲛ̀ⲁ̀ⲏ̀ⲧⲟⲥ.</w:t>
            </w:r>
          </w:p>
        </w:tc>
      </w:tr>
    </w:tbl>
    <w:p w14:paraId="286CA98C" w14:textId="77777777" w:rsidR="000C7DE2" w:rsidRDefault="000C7DE2" w:rsidP="0082304E">
      <w:pPr>
        <w:pStyle w:val="Heading4"/>
      </w:pPr>
      <w:r>
        <w:lastRenderedPageBreak/>
        <w:t>The Gospel Response for the Four Incorporeal Beasts</w:t>
      </w:r>
    </w:p>
    <w:p w14:paraId="6BB12265" w14:textId="77777777" w:rsidR="000C7DE2" w:rsidRPr="00C14556" w:rsidRDefault="000C7DE2" w:rsidP="00C14556">
      <w:pPr>
        <w:pStyle w:val="Rubric"/>
      </w:pPr>
      <w:r>
        <w:t>The last verse of the Doxology may be inserted into the Annual Gospel Response.</w:t>
      </w:r>
    </w:p>
    <w:p w14:paraId="3D3E8225" w14:textId="0461810B" w:rsidR="00B637D8" w:rsidRPr="00B637D8" w:rsidRDefault="000C7DE2" w:rsidP="00B637D8">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221393BE" w14:textId="77777777" w:rsidR="0092592B" w:rsidRDefault="006E370D" w:rsidP="006E370D">
      <w:pPr>
        <w:pStyle w:val="Heading3"/>
      </w:pPr>
      <w:bookmarkStart w:id="1200" w:name="_Toc448227476"/>
      <w:r>
        <w:t xml:space="preserve">September 12 (13) / Tho-out 15: </w:t>
      </w:r>
      <w:r w:rsidR="00191A26">
        <w:t xml:space="preserve">Translocation of the Relics of </w:t>
      </w:r>
      <w:r>
        <w:t>St. Stephen</w:t>
      </w:r>
      <w:bookmarkEnd w:id="1200"/>
    </w:p>
    <w:p w14:paraId="6417B2BE" w14:textId="073C73ED" w:rsidR="006E370D" w:rsidRPr="006E370D" w:rsidRDefault="006E370D" w:rsidP="006E370D">
      <w:pPr>
        <w:pStyle w:val="Rubric"/>
      </w:pPr>
      <w:r>
        <w:t xml:space="preserve">See </w:t>
      </w:r>
      <w:r w:rsidR="00191A26">
        <w:fldChar w:fldCharType="begin"/>
      </w:r>
      <w:r w:rsidR="00191A26">
        <w:instrText xml:space="preserve"> REF _Ref434561401 \h </w:instrText>
      </w:r>
      <w:r w:rsidR="00191A26">
        <w:fldChar w:fldCharType="separate"/>
      </w:r>
      <w:r w:rsidR="000C7DE2">
        <w:t>December 27 (28) / Tobi 1: St. Stephen Day</w:t>
      </w:r>
      <w:r w:rsidR="00191A26">
        <w:fldChar w:fldCharType="end"/>
      </w:r>
      <w:r w:rsidR="00191A26">
        <w:t xml:space="preserve">, page </w:t>
      </w:r>
      <w:r w:rsidR="00191A26">
        <w:fldChar w:fldCharType="begin"/>
      </w:r>
      <w:r w:rsidR="00191A26">
        <w:instrText xml:space="preserve"> PAGEREF _Ref434561401 \h </w:instrText>
      </w:r>
      <w:r w:rsidR="00191A26">
        <w:fldChar w:fldCharType="separate"/>
      </w:r>
      <w:r w:rsidR="000C7DE2">
        <w:rPr>
          <w:noProof/>
        </w:rPr>
        <w:t>768</w:t>
      </w:r>
      <w:r w:rsidR="00191A26">
        <w:fldChar w:fldCharType="end"/>
      </w:r>
      <w:r>
        <w:t>.</w:t>
      </w:r>
    </w:p>
    <w:p w14:paraId="7C31113D" w14:textId="77777777" w:rsidR="00495F1A" w:rsidRDefault="0092592B" w:rsidP="00495F1A">
      <w:pPr>
        <w:pStyle w:val="Heading3"/>
      </w:pPr>
      <w:bookmarkStart w:id="1201" w:name="_Toc410196199"/>
      <w:bookmarkStart w:id="1202" w:name="_Toc410196441"/>
      <w:bookmarkStart w:id="1203" w:name="_Toc410196943"/>
      <w:bookmarkStart w:id="1204" w:name="_Ref434563524"/>
      <w:bookmarkStart w:id="1205" w:name="_Ref434563530"/>
      <w:bookmarkStart w:id="1206" w:name="_Toc448227477"/>
      <w:r>
        <w:t xml:space="preserve">September 14 (15) / Tho-out 17: </w:t>
      </w:r>
      <w:r w:rsidR="00495F1A">
        <w:t>The Dedication of the Church of the Holy Cross</w:t>
      </w:r>
      <w:bookmarkEnd w:id="1201"/>
      <w:bookmarkEnd w:id="1202"/>
      <w:bookmarkEnd w:id="1203"/>
      <w:bookmarkEnd w:id="1204"/>
      <w:bookmarkEnd w:id="1205"/>
      <w:bookmarkEnd w:id="1206"/>
    </w:p>
    <w:p w14:paraId="016F58C9" w14:textId="77777777" w:rsidR="00205EA4" w:rsidRPr="00205EA4" w:rsidRDefault="00205EA4" w:rsidP="00205EA4">
      <w:pPr>
        <w:pStyle w:val="Rubric"/>
      </w:pPr>
      <w:r>
        <w:t>From September 14 (15) / Tho-out 17 to September 16 (17) / Tho-out 19, the Feast of the Cross is celebrated and the Palm tune is used.</w:t>
      </w:r>
    </w:p>
    <w:p w14:paraId="3BF2D408" w14:textId="057736EA" w:rsidR="00296539" w:rsidRDefault="00296539" w:rsidP="00296539">
      <w:pPr>
        <w:pStyle w:val="Heading4"/>
      </w:pPr>
      <w:bookmarkStart w:id="1207" w:name="_Ref434477443"/>
      <w:r>
        <w:t>The Verses for the Verses of the Cymbals for the Feast of the Cross</w:t>
      </w:r>
    </w:p>
    <w:p w14:paraId="49825598" w14:textId="0A56E085" w:rsidR="00296539" w:rsidRPr="00296539" w:rsidRDefault="00296539"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96539" w14:paraId="782509F0" w14:textId="77777777" w:rsidTr="00296539">
        <w:trPr>
          <w:cantSplit/>
          <w:jc w:val="center"/>
        </w:trPr>
        <w:tc>
          <w:tcPr>
            <w:tcW w:w="288" w:type="dxa"/>
          </w:tcPr>
          <w:p w14:paraId="6DBD0FEB" w14:textId="77777777" w:rsidR="00296539" w:rsidRDefault="00296539" w:rsidP="00296539">
            <w:pPr>
              <w:pStyle w:val="CopticCross"/>
            </w:pPr>
          </w:p>
        </w:tc>
        <w:tc>
          <w:tcPr>
            <w:tcW w:w="3960" w:type="dxa"/>
          </w:tcPr>
          <w:p w14:paraId="0918A27C" w14:textId="77777777" w:rsidR="00296539" w:rsidRDefault="00296539" w:rsidP="00296539">
            <w:pPr>
              <w:pStyle w:val="EngHang"/>
            </w:pPr>
            <w:r>
              <w:t>We, all the children</w:t>
            </w:r>
          </w:p>
          <w:p w14:paraId="111E291F" w14:textId="77777777" w:rsidR="00296539" w:rsidRDefault="00296539" w:rsidP="00296539">
            <w:pPr>
              <w:pStyle w:val="EngHang"/>
            </w:pPr>
            <w:r>
              <w:t>Of the Orthodox people,</w:t>
            </w:r>
          </w:p>
          <w:p w14:paraId="4D1C34F8" w14:textId="77777777" w:rsidR="00296539" w:rsidRDefault="00296539" w:rsidP="00296539">
            <w:pPr>
              <w:pStyle w:val="EngHang"/>
            </w:pPr>
            <w:r>
              <w:t>Bow down before the Cross</w:t>
            </w:r>
          </w:p>
          <w:p w14:paraId="4E28FC76" w14:textId="77777777" w:rsidR="00296539" w:rsidRDefault="00296539" w:rsidP="00296539">
            <w:pPr>
              <w:pStyle w:val="EngHangEnd"/>
            </w:pPr>
            <w:r>
              <w:t xml:space="preserve">Of my </w:t>
            </w:r>
            <w:r w:rsidRPr="00C140D7">
              <w:t>Lord</w:t>
            </w:r>
            <w:r>
              <w:t xml:space="preserve"> Jesus Christ.</w:t>
            </w:r>
          </w:p>
        </w:tc>
        <w:tc>
          <w:tcPr>
            <w:tcW w:w="288" w:type="dxa"/>
          </w:tcPr>
          <w:p w14:paraId="156A2A10" w14:textId="77777777" w:rsidR="00296539" w:rsidRDefault="00296539" w:rsidP="00296539"/>
        </w:tc>
        <w:tc>
          <w:tcPr>
            <w:tcW w:w="288" w:type="dxa"/>
          </w:tcPr>
          <w:p w14:paraId="24DC7092" w14:textId="77777777" w:rsidR="00296539" w:rsidRDefault="00296539" w:rsidP="00296539">
            <w:pPr>
              <w:pStyle w:val="CopticCross"/>
            </w:pPr>
          </w:p>
        </w:tc>
        <w:tc>
          <w:tcPr>
            <w:tcW w:w="3960" w:type="dxa"/>
          </w:tcPr>
          <w:p w14:paraId="54D31933" w14:textId="77777777" w:rsidR="00296539" w:rsidRDefault="00296539" w:rsidP="00296539">
            <w:pPr>
              <w:pStyle w:val="CopticVersemulti-line"/>
            </w:pPr>
            <w:r>
              <w:t>Ⲭⲉⲣⲉ ⲡⲓ̀ⲥⲧⲁⲩⲣⲟⲥ:</w:t>
            </w:r>
          </w:p>
          <w:p w14:paraId="0DF2A0A2" w14:textId="77777777" w:rsidR="00296539" w:rsidRDefault="00296539" w:rsidP="00296539">
            <w:pPr>
              <w:pStyle w:val="CopticVersemulti-line"/>
            </w:pPr>
            <w:r>
              <w:t>ⲉ̀ⲧⲁⲩⲉϣ Ⲡⲁⲟ̄ⲥ̄ ⲉ̀ⲣⲟϥ:</w:t>
            </w:r>
          </w:p>
          <w:p w14:paraId="3F7965AF" w14:textId="77777777" w:rsidR="00296539" w:rsidRDefault="00296539" w:rsidP="00296539">
            <w:pPr>
              <w:pStyle w:val="CopticVersemulti-line"/>
            </w:pPr>
            <w:r>
              <w:t>ⲭⲉⲣⲉ ⲡⲓⲙ̀ϩⲁⲩ:</w:t>
            </w:r>
          </w:p>
          <w:p w14:paraId="39A488E8" w14:textId="28B8DC0A" w:rsidR="00296539" w:rsidRPr="00C35319" w:rsidRDefault="00296539" w:rsidP="00296539">
            <w:pPr>
              <w:pStyle w:val="CopticHangingVerse"/>
            </w:pPr>
            <w:r>
              <w:t>ⲉ̀ⲧⲁⲩⲭⲱ ⲙ̀ⲡⲉϥⲥⲱⲙⲁ ⲛ̀ϧⲏⲧϥ.</w:t>
            </w:r>
          </w:p>
        </w:tc>
      </w:tr>
      <w:tr w:rsidR="00296539" w14:paraId="7848A8FD" w14:textId="77777777" w:rsidTr="00296539">
        <w:trPr>
          <w:cantSplit/>
          <w:jc w:val="center"/>
        </w:trPr>
        <w:tc>
          <w:tcPr>
            <w:tcW w:w="288" w:type="dxa"/>
          </w:tcPr>
          <w:p w14:paraId="3FFB3E57" w14:textId="77777777" w:rsidR="00296539" w:rsidRDefault="00296539" w:rsidP="00296539">
            <w:pPr>
              <w:pStyle w:val="CopticCross"/>
            </w:pPr>
            <w:r w:rsidRPr="00FB5ACB">
              <w:t>¿</w:t>
            </w:r>
          </w:p>
        </w:tc>
        <w:tc>
          <w:tcPr>
            <w:tcW w:w="3960" w:type="dxa"/>
          </w:tcPr>
          <w:p w14:paraId="0A171768" w14:textId="77777777" w:rsidR="00296539" w:rsidRDefault="00296539" w:rsidP="00296539">
            <w:pPr>
              <w:pStyle w:val="EngHang"/>
              <w:rPr>
                <w:rFonts w:eastAsia="Arial Unicode MS"/>
              </w:rPr>
            </w:pPr>
            <w:r>
              <w:rPr>
                <w:rFonts w:eastAsia="Arial Unicode MS"/>
              </w:rPr>
              <w:t>The Cross is our weapon,</w:t>
            </w:r>
          </w:p>
          <w:p w14:paraId="4303E873" w14:textId="77777777" w:rsidR="00296539" w:rsidRDefault="00296539" w:rsidP="00296539">
            <w:pPr>
              <w:pStyle w:val="EngHang"/>
              <w:rPr>
                <w:rFonts w:eastAsia="Arial Unicode MS"/>
              </w:rPr>
            </w:pPr>
            <w:r>
              <w:rPr>
                <w:rFonts w:eastAsia="Arial Unicode MS"/>
              </w:rPr>
              <w:t>The Cross is our hope,</w:t>
            </w:r>
          </w:p>
          <w:p w14:paraId="764675A6" w14:textId="77777777" w:rsidR="00296539" w:rsidRDefault="00296539" w:rsidP="00296539">
            <w:pPr>
              <w:pStyle w:val="EngHang"/>
              <w:rPr>
                <w:rFonts w:eastAsia="Arial Unicode MS"/>
              </w:rPr>
            </w:pPr>
            <w:r>
              <w:rPr>
                <w:rFonts w:eastAsia="Arial Unicode MS"/>
              </w:rPr>
              <w:t>The Cross is our firmness</w:t>
            </w:r>
          </w:p>
          <w:p w14:paraId="3FDF0823" w14:textId="1C506DA5" w:rsidR="00296539" w:rsidRPr="00296539" w:rsidRDefault="00296539" w:rsidP="00296539">
            <w:pPr>
              <w:pStyle w:val="EngHangEnd"/>
            </w:pPr>
            <w:r>
              <w:rPr>
                <w:rFonts w:eastAsia="Arial Unicode MS"/>
              </w:rPr>
              <w:t>In our troubles and afflictions.</w:t>
            </w:r>
          </w:p>
        </w:tc>
        <w:tc>
          <w:tcPr>
            <w:tcW w:w="288" w:type="dxa"/>
          </w:tcPr>
          <w:p w14:paraId="6A47F084" w14:textId="77777777" w:rsidR="00296539" w:rsidRDefault="00296539" w:rsidP="00296539"/>
        </w:tc>
        <w:tc>
          <w:tcPr>
            <w:tcW w:w="288" w:type="dxa"/>
          </w:tcPr>
          <w:p w14:paraId="64E2F4EE" w14:textId="77777777" w:rsidR="00296539" w:rsidRDefault="00296539" w:rsidP="00296539">
            <w:pPr>
              <w:pStyle w:val="CopticCross"/>
            </w:pPr>
            <w:r w:rsidRPr="00FB5ACB">
              <w:t>¿</w:t>
            </w:r>
          </w:p>
        </w:tc>
        <w:tc>
          <w:tcPr>
            <w:tcW w:w="3960" w:type="dxa"/>
          </w:tcPr>
          <w:p w14:paraId="7DE4C350" w14:textId="77777777" w:rsidR="00296539" w:rsidRDefault="00296539" w:rsidP="00296539">
            <w:pPr>
              <w:pStyle w:val="CopticVersemulti-line"/>
            </w:pPr>
            <w:r>
              <w:t>Ⲡⲓⲥ̀ⲧⲁⲩⲣⲟⲥ ⲡⲉ ⲡⲉⲛϩⲟⲡⲗⲟⲛ:</w:t>
            </w:r>
          </w:p>
          <w:p w14:paraId="5D1F072D" w14:textId="77777777" w:rsidR="00296539" w:rsidRDefault="00296539" w:rsidP="00296539">
            <w:pPr>
              <w:pStyle w:val="CopticVersemulti-line"/>
            </w:pPr>
            <w:r>
              <w:t>ⲡⲓⲥ̀ⲧⲁⲩⲣⲟⲥ ⲡⲉ ⲧⲉⲛϩⲉⲗⲡⲓⲥ:</w:t>
            </w:r>
          </w:p>
          <w:p w14:paraId="35B1062F" w14:textId="77777777" w:rsidR="00296539" w:rsidRDefault="00296539" w:rsidP="00296539">
            <w:pPr>
              <w:pStyle w:val="CopticVersemulti-line"/>
            </w:pPr>
            <w:r>
              <w:t>ⲡⲓⲥ̀ⲧⲁⲩⲣⲟⲥ ⲡⲉ ⲡⲉⲛⲧⲁϫⲣⲟ:</w:t>
            </w:r>
          </w:p>
          <w:p w14:paraId="0B7A923B" w14:textId="1E0B3FB1" w:rsidR="00296539" w:rsidRDefault="00296539" w:rsidP="00296539">
            <w:pPr>
              <w:pStyle w:val="CopticHangingVerse"/>
            </w:pPr>
            <w:r>
              <w:t>ϧⲉⲛ ⲛⲉⲛϩⲟϫϩⲉϫ ⲛⲉⲙ ⲛⲉⲛⲑ̀ⲗⲓⲯⲓⲥ.</w:t>
            </w:r>
          </w:p>
        </w:tc>
      </w:tr>
    </w:tbl>
    <w:p w14:paraId="27ADC1CE" w14:textId="32EF6907" w:rsidR="0039635A" w:rsidRDefault="0039635A" w:rsidP="0039635A">
      <w:pPr>
        <w:pStyle w:val="Heading4"/>
      </w:pPr>
      <w:r>
        <w:t>The Doxology</w:t>
      </w:r>
      <w:r w:rsidR="00E21EA3">
        <w:t xml:space="preserve"> for the Feast of the Cross</w:t>
      </w:r>
      <w:bookmarkEnd w:id="120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140D7" w14:paraId="19CD3209" w14:textId="77777777" w:rsidTr="00C140D7">
        <w:trPr>
          <w:cantSplit/>
          <w:jc w:val="center"/>
        </w:trPr>
        <w:tc>
          <w:tcPr>
            <w:tcW w:w="288" w:type="dxa"/>
          </w:tcPr>
          <w:p w14:paraId="4FF0CAD0" w14:textId="77777777" w:rsidR="00C140D7" w:rsidRDefault="00C140D7" w:rsidP="00C140D7">
            <w:pPr>
              <w:pStyle w:val="CopticCross"/>
            </w:pPr>
          </w:p>
        </w:tc>
        <w:tc>
          <w:tcPr>
            <w:tcW w:w="3960" w:type="dxa"/>
          </w:tcPr>
          <w:p w14:paraId="63A15DC5" w14:textId="77777777" w:rsidR="00C140D7" w:rsidRDefault="00C140D7" w:rsidP="00C140D7">
            <w:pPr>
              <w:pStyle w:val="EngHang"/>
            </w:pPr>
            <w:r>
              <w:t>We, all the children</w:t>
            </w:r>
          </w:p>
          <w:p w14:paraId="40974CBF" w14:textId="77777777" w:rsidR="00C140D7" w:rsidRDefault="00C140D7" w:rsidP="00C140D7">
            <w:pPr>
              <w:pStyle w:val="EngHang"/>
            </w:pPr>
            <w:r>
              <w:t>Of the Orthodox people,</w:t>
            </w:r>
          </w:p>
          <w:p w14:paraId="076810BC" w14:textId="77777777" w:rsidR="00C140D7" w:rsidRDefault="00C140D7" w:rsidP="00C140D7">
            <w:pPr>
              <w:pStyle w:val="EngHang"/>
            </w:pPr>
            <w:r>
              <w:t>Bow down before the Cross</w:t>
            </w:r>
          </w:p>
          <w:p w14:paraId="3E56AB81" w14:textId="77777777" w:rsidR="00C140D7" w:rsidRDefault="00C140D7" w:rsidP="00C140D7">
            <w:pPr>
              <w:pStyle w:val="EngHangEnd"/>
            </w:pPr>
            <w:r>
              <w:t xml:space="preserve">Of my </w:t>
            </w:r>
            <w:r w:rsidRPr="00C140D7">
              <w:t>Lord</w:t>
            </w:r>
            <w:r>
              <w:t xml:space="preserve"> Jesus Christ.</w:t>
            </w:r>
          </w:p>
        </w:tc>
        <w:tc>
          <w:tcPr>
            <w:tcW w:w="288" w:type="dxa"/>
          </w:tcPr>
          <w:p w14:paraId="1DFE37FA" w14:textId="77777777" w:rsidR="00C140D7" w:rsidRDefault="00C140D7" w:rsidP="00C140D7"/>
        </w:tc>
        <w:tc>
          <w:tcPr>
            <w:tcW w:w="288" w:type="dxa"/>
          </w:tcPr>
          <w:p w14:paraId="3CB62991" w14:textId="77777777" w:rsidR="00C140D7" w:rsidRDefault="00C140D7" w:rsidP="00C140D7">
            <w:pPr>
              <w:pStyle w:val="CopticCross"/>
            </w:pPr>
          </w:p>
        </w:tc>
        <w:tc>
          <w:tcPr>
            <w:tcW w:w="3960" w:type="dxa"/>
          </w:tcPr>
          <w:p w14:paraId="33657EE9" w14:textId="77777777" w:rsidR="00C140D7" w:rsidRDefault="00C140D7" w:rsidP="00C140D7">
            <w:pPr>
              <w:pStyle w:val="CopticVersemulti-line"/>
            </w:pPr>
            <w:r>
              <w:t>Ⲁⲛⲟⲛ ϩⲱⲛ ϧⲁ ⲛⲓⲗⲁⲟⲥ:</w:t>
            </w:r>
          </w:p>
          <w:p w14:paraId="57C28550" w14:textId="77777777" w:rsidR="00C140D7" w:rsidRDefault="00C140D7" w:rsidP="00C140D7">
            <w:pPr>
              <w:pStyle w:val="CopticVersemulti-line"/>
            </w:pPr>
            <w:r>
              <w:t>ⲛⲓϣⲏⲣⲓ ⲛ̀ⲟⲣⲑⲟⲇⲟⲝⲟⲥ:</w:t>
            </w:r>
          </w:p>
          <w:p w14:paraId="5C8131A4" w14:textId="77777777" w:rsidR="00C140D7" w:rsidRDefault="00C140D7" w:rsidP="00C140D7">
            <w:pPr>
              <w:pStyle w:val="CopticVersemulti-line"/>
            </w:pPr>
            <w:r>
              <w:t>ⲛ̀ⲧⲉⲛⲟⲩⲱϣⲧ ⲙ̀ⲡⲓⲥ̀ⲧⲁⲩⲣⲟⲥ:</w:t>
            </w:r>
          </w:p>
          <w:p w14:paraId="635A49C7" w14:textId="77777777" w:rsidR="00C140D7" w:rsidRPr="00C35319" w:rsidRDefault="00C140D7" w:rsidP="00C140D7">
            <w:pPr>
              <w:pStyle w:val="CopticHangingVerse"/>
            </w:pPr>
            <w:r>
              <w:t>ⲛ̀ⲧⲉ Ⲡⲉⲛⲟ̄ⲥ̄ Ⲓⲏ̄ⲥ̄ Ⲡⲭ̄ⲥ̄.</w:t>
            </w:r>
          </w:p>
        </w:tc>
      </w:tr>
      <w:tr w:rsidR="00C140D7" w14:paraId="5EE7E031" w14:textId="77777777" w:rsidTr="00C140D7">
        <w:trPr>
          <w:cantSplit/>
          <w:jc w:val="center"/>
        </w:trPr>
        <w:tc>
          <w:tcPr>
            <w:tcW w:w="288" w:type="dxa"/>
          </w:tcPr>
          <w:p w14:paraId="70053578" w14:textId="77777777" w:rsidR="00C140D7" w:rsidRDefault="00C140D7" w:rsidP="00C140D7">
            <w:pPr>
              <w:pStyle w:val="CopticCross"/>
            </w:pPr>
            <w:r w:rsidRPr="00FB5ACB">
              <w:lastRenderedPageBreak/>
              <w:t>¿</w:t>
            </w:r>
          </w:p>
        </w:tc>
        <w:tc>
          <w:tcPr>
            <w:tcW w:w="3960" w:type="dxa"/>
          </w:tcPr>
          <w:p w14:paraId="12E13143" w14:textId="77777777" w:rsidR="00C140D7" w:rsidRDefault="00C140D7" w:rsidP="00C140D7">
            <w:pPr>
              <w:pStyle w:val="EngHang"/>
            </w:pPr>
            <w:r>
              <w:t>Paul the Apostle declares</w:t>
            </w:r>
          </w:p>
          <w:p w14:paraId="642B83C5" w14:textId="77777777" w:rsidR="00C140D7" w:rsidRDefault="00C140D7" w:rsidP="00C140D7">
            <w:pPr>
              <w:pStyle w:val="EngHang"/>
            </w:pPr>
            <w:r>
              <w:t>The honour of the Cross, saying,</w:t>
            </w:r>
          </w:p>
          <w:p w14:paraId="746B11C0" w14:textId="77777777" w:rsidR="00C140D7" w:rsidRDefault="00C140D7" w:rsidP="00C140D7">
            <w:pPr>
              <w:pStyle w:val="EngHang"/>
            </w:pPr>
            <w:r>
              <w:t>“No boast have we, save</w:t>
            </w:r>
          </w:p>
          <w:p w14:paraId="4A94F640" w14:textId="77777777" w:rsidR="00C140D7" w:rsidRDefault="00C140D7" w:rsidP="00C140D7">
            <w:pPr>
              <w:pStyle w:val="EngHangEnd"/>
            </w:pPr>
            <w:r>
              <w:t>In the Cross of Jesus Christ.”</w:t>
            </w:r>
          </w:p>
        </w:tc>
        <w:tc>
          <w:tcPr>
            <w:tcW w:w="288" w:type="dxa"/>
          </w:tcPr>
          <w:p w14:paraId="4FB7C6B2" w14:textId="77777777" w:rsidR="00C140D7" w:rsidRDefault="00C140D7" w:rsidP="00C140D7"/>
        </w:tc>
        <w:tc>
          <w:tcPr>
            <w:tcW w:w="288" w:type="dxa"/>
          </w:tcPr>
          <w:p w14:paraId="584E8583" w14:textId="77777777" w:rsidR="00C140D7" w:rsidRDefault="00C140D7" w:rsidP="00C140D7">
            <w:pPr>
              <w:pStyle w:val="CopticCross"/>
            </w:pPr>
            <w:r w:rsidRPr="00FB5ACB">
              <w:t>¿</w:t>
            </w:r>
          </w:p>
        </w:tc>
        <w:tc>
          <w:tcPr>
            <w:tcW w:w="3960" w:type="dxa"/>
          </w:tcPr>
          <w:p w14:paraId="5764CD2D" w14:textId="77777777" w:rsidR="00C140D7" w:rsidRDefault="00C140D7" w:rsidP="00C140D7">
            <w:pPr>
              <w:pStyle w:val="CopticVersemulti-line"/>
            </w:pPr>
            <w:r>
              <w:t>Ⲡⲁⲩⲗⲟⲥ ⲡⲓⲁ̀ⲡⲟⲥⲧⲟⲗⲟⲥ:</w:t>
            </w:r>
          </w:p>
          <w:p w14:paraId="51202857" w14:textId="77777777" w:rsidR="00C140D7" w:rsidRDefault="00C140D7" w:rsidP="00C140D7">
            <w:pPr>
              <w:pStyle w:val="CopticVersemulti-line"/>
            </w:pPr>
            <w:r>
              <w:t>ⲉϥϫⲱ ⲙ̀ⲡ̀ⲧⲁⲓⲟ̀ ⲙ̀ⲡⲓⲥ̀ⲧⲁⲩⲣⲟⲥ:</w:t>
            </w:r>
          </w:p>
          <w:p w14:paraId="59B86825" w14:textId="77777777" w:rsidR="00C140D7" w:rsidRDefault="00C140D7" w:rsidP="00C140D7">
            <w:pPr>
              <w:pStyle w:val="CopticVersemulti-line"/>
            </w:pPr>
            <w:r>
              <w:t>ϫⲉ ⲧⲉⲛⲛⲁϣⲟⲩϣⲟⲩ ⲙ̀ⲙⲟⲛ ⲁⲛ:</w:t>
            </w:r>
          </w:p>
          <w:p w14:paraId="12804BC8" w14:textId="77777777" w:rsidR="00C140D7" w:rsidRDefault="00C140D7" w:rsidP="00C140D7">
            <w:pPr>
              <w:pStyle w:val="CopticHangingVerse"/>
            </w:pPr>
            <w:r>
              <w:t>ⲉ̀ⲃⲏⲗ ϧⲉⲛ ⲡⲓⲥ̀ⲧⲁⲩⲣⲟⲥ ⲛ̀ⲧⲉ Ⲡⲭ̄ⲥ̄.</w:t>
            </w:r>
          </w:p>
        </w:tc>
      </w:tr>
      <w:tr w:rsidR="00C140D7" w14:paraId="2434E797" w14:textId="77777777" w:rsidTr="00C140D7">
        <w:trPr>
          <w:cantSplit/>
          <w:jc w:val="center"/>
        </w:trPr>
        <w:tc>
          <w:tcPr>
            <w:tcW w:w="288" w:type="dxa"/>
          </w:tcPr>
          <w:p w14:paraId="00909BE9" w14:textId="77777777" w:rsidR="00C140D7" w:rsidRDefault="00C140D7" w:rsidP="00C140D7">
            <w:pPr>
              <w:pStyle w:val="CopticCross"/>
            </w:pPr>
          </w:p>
        </w:tc>
        <w:tc>
          <w:tcPr>
            <w:tcW w:w="3960" w:type="dxa"/>
          </w:tcPr>
          <w:p w14:paraId="46B9E088" w14:textId="77777777" w:rsidR="00C140D7" w:rsidRDefault="00C140D7" w:rsidP="00C140D7">
            <w:pPr>
              <w:pStyle w:val="EngHang"/>
            </w:pPr>
            <w:r>
              <w:t>O faithful, we sing hymns</w:t>
            </w:r>
          </w:p>
          <w:p w14:paraId="63E7A5A9" w14:textId="77777777" w:rsidR="00C140D7" w:rsidRDefault="00C140D7" w:rsidP="00C140D7">
            <w:pPr>
              <w:pStyle w:val="EngHang"/>
            </w:pPr>
            <w:r>
              <w:t>To our Lord Jesus Christ,</w:t>
            </w:r>
          </w:p>
          <w:p w14:paraId="48CB2B0C" w14:textId="77777777" w:rsidR="00C140D7" w:rsidRDefault="00C140D7" w:rsidP="00C140D7">
            <w:pPr>
              <w:pStyle w:val="EngHang"/>
            </w:pPr>
            <w:r>
              <w:t>And we bow down before His Cross,</w:t>
            </w:r>
          </w:p>
          <w:p w14:paraId="353F3F5B" w14:textId="77777777" w:rsidR="00C140D7" w:rsidRDefault="00C140D7" w:rsidP="00C140D7">
            <w:pPr>
              <w:pStyle w:val="EngHangEnd"/>
            </w:pPr>
            <w:r>
              <w:t>The holy and life-giving Wood.</w:t>
            </w:r>
          </w:p>
        </w:tc>
        <w:tc>
          <w:tcPr>
            <w:tcW w:w="288" w:type="dxa"/>
          </w:tcPr>
          <w:p w14:paraId="566E5149" w14:textId="77777777" w:rsidR="00C140D7" w:rsidRDefault="00C140D7" w:rsidP="00C140D7"/>
        </w:tc>
        <w:tc>
          <w:tcPr>
            <w:tcW w:w="288" w:type="dxa"/>
          </w:tcPr>
          <w:p w14:paraId="61314572" w14:textId="77777777" w:rsidR="00C140D7" w:rsidRDefault="00C140D7" w:rsidP="00C140D7">
            <w:pPr>
              <w:pStyle w:val="CopticCross"/>
            </w:pPr>
          </w:p>
        </w:tc>
        <w:tc>
          <w:tcPr>
            <w:tcW w:w="3960" w:type="dxa"/>
          </w:tcPr>
          <w:p w14:paraId="3A41FDC8" w14:textId="77777777" w:rsidR="00C140D7" w:rsidRDefault="00C140D7" w:rsidP="00C140D7">
            <w:pPr>
              <w:pStyle w:val="CopticVersemulti-line"/>
            </w:pPr>
            <w:r>
              <w:t>Ⲧⲉⲛⲉⲣϩⲩⲙⲛⲟⲥ ⲱ̀ ⲛⲓⲡⲓⲥⲧⲟⲥ:</w:t>
            </w:r>
          </w:p>
          <w:p w14:paraId="10B1B38E" w14:textId="77777777" w:rsidR="00C140D7" w:rsidRDefault="00C140D7" w:rsidP="00C140D7">
            <w:pPr>
              <w:pStyle w:val="CopticVersemulti-line"/>
            </w:pPr>
            <w:r>
              <w:t>ⲙ̀Ⲡⲉⲛⲟ̄ⲥ̄ Ⲓⲏ̄ⲥ̄ Ⲡⲭ̄ⲥ̄:</w:t>
            </w:r>
          </w:p>
          <w:p w14:paraId="0C421685" w14:textId="77777777" w:rsidR="00C140D7" w:rsidRDefault="00C140D7" w:rsidP="00C140D7">
            <w:pPr>
              <w:pStyle w:val="CopticVersemulti-line"/>
            </w:pPr>
            <w:r>
              <w:t>ⲟⲩⲟϩ ⲧⲉⲛⲟⲩⲱϣⲧ ⲙ̀ⲡⲉϥⲥ̀ⲧⲁⲩⲣⲟⲥ:</w:t>
            </w:r>
          </w:p>
          <w:p w14:paraId="5E66AE2D" w14:textId="77777777" w:rsidR="00C140D7" w:rsidRDefault="00C140D7" w:rsidP="00C140D7">
            <w:pPr>
              <w:pStyle w:val="CopticHangingVerse"/>
            </w:pPr>
            <w:r>
              <w:t>ⲡⲓϣⲉ ⲉ̄ⲑ̄ⲩ̄ ⲛ̀ⲁ̀ⲑⲁⲛⲁⲧⲟⲥ.</w:t>
            </w:r>
          </w:p>
        </w:tc>
      </w:tr>
      <w:tr w:rsidR="00C140D7" w14:paraId="7D43DE4F" w14:textId="77777777" w:rsidTr="00C140D7">
        <w:trPr>
          <w:cantSplit/>
          <w:jc w:val="center"/>
        </w:trPr>
        <w:tc>
          <w:tcPr>
            <w:tcW w:w="288" w:type="dxa"/>
          </w:tcPr>
          <w:p w14:paraId="1CA54D45" w14:textId="77777777" w:rsidR="00C140D7" w:rsidRDefault="00C140D7" w:rsidP="00C140D7">
            <w:pPr>
              <w:pStyle w:val="CopticCross"/>
            </w:pPr>
            <w:r w:rsidRPr="00FB5ACB">
              <w:t>¿</w:t>
            </w:r>
          </w:p>
        </w:tc>
        <w:tc>
          <w:tcPr>
            <w:tcW w:w="3960" w:type="dxa"/>
          </w:tcPr>
          <w:p w14:paraId="0C921980" w14:textId="77777777" w:rsidR="00C140D7" w:rsidRDefault="00C140D7" w:rsidP="00C140D7">
            <w:pPr>
              <w:pStyle w:val="EngHang"/>
            </w:pPr>
            <w:r>
              <w:t>You are our boast, O Cross</w:t>
            </w:r>
          </w:p>
          <w:p w14:paraId="5BE8F746" w14:textId="77777777" w:rsidR="00C140D7" w:rsidRDefault="00C140D7" w:rsidP="00C140D7">
            <w:pPr>
              <w:pStyle w:val="EngHang"/>
            </w:pPr>
            <w:r>
              <w:t>Upon which Jesus was crucified,</w:t>
            </w:r>
          </w:p>
          <w:p w14:paraId="136325FA" w14:textId="77777777" w:rsidR="00C140D7" w:rsidRDefault="00C140D7" w:rsidP="00C140D7">
            <w:pPr>
              <w:pStyle w:val="EngHang"/>
            </w:pPr>
            <w:r>
              <w:t>You are the type</w:t>
            </w:r>
          </w:p>
          <w:p w14:paraId="5DB4B0B9" w14:textId="77777777" w:rsidR="00C140D7" w:rsidRDefault="00C140D7" w:rsidP="00C140D7">
            <w:pPr>
              <w:pStyle w:val="EngHangEnd"/>
            </w:pPr>
            <w:r>
              <w:t>Of our freedom.</w:t>
            </w:r>
          </w:p>
        </w:tc>
        <w:tc>
          <w:tcPr>
            <w:tcW w:w="288" w:type="dxa"/>
          </w:tcPr>
          <w:p w14:paraId="77EC9F4A" w14:textId="77777777" w:rsidR="00C140D7" w:rsidRDefault="00C140D7" w:rsidP="00C140D7"/>
        </w:tc>
        <w:tc>
          <w:tcPr>
            <w:tcW w:w="288" w:type="dxa"/>
          </w:tcPr>
          <w:p w14:paraId="4BA7E446" w14:textId="77777777" w:rsidR="00C140D7" w:rsidRDefault="00C140D7" w:rsidP="00C140D7">
            <w:pPr>
              <w:pStyle w:val="CopticCross"/>
            </w:pPr>
            <w:r w:rsidRPr="00FB5ACB">
              <w:t>¿</w:t>
            </w:r>
          </w:p>
        </w:tc>
        <w:tc>
          <w:tcPr>
            <w:tcW w:w="3960" w:type="dxa"/>
          </w:tcPr>
          <w:p w14:paraId="02ED3E28" w14:textId="77777777" w:rsidR="00C140D7" w:rsidRDefault="00C140D7" w:rsidP="00C140D7">
            <w:pPr>
              <w:pStyle w:val="CopticVersemulti-line"/>
            </w:pPr>
            <w:r>
              <w:t>Ⲧⲉⲛϣⲟⲩϣⲟⲩ ⲙ̀ⲙⲟⲕ ⲱ̀ ⲡⲓⲥ̀ⲧⲁⲩⲣⲟⲥ:</w:t>
            </w:r>
          </w:p>
          <w:p w14:paraId="62762725" w14:textId="77777777" w:rsidR="00C140D7" w:rsidRDefault="00C140D7" w:rsidP="00C140D7">
            <w:pPr>
              <w:pStyle w:val="CopticVersemulti-line"/>
            </w:pPr>
            <w:r>
              <w:t>ⲫⲏⲉ̀ⲧⲁⲩⲓ̀ϣⲓ ⲉϫⲱⲕ ⲛ̀Ⲓⲏ̄ⲥ̄:</w:t>
            </w:r>
          </w:p>
          <w:p w14:paraId="69C8B37F" w14:textId="77777777" w:rsidR="00C140D7" w:rsidRDefault="00C140D7" w:rsidP="00C140D7">
            <w:pPr>
              <w:pStyle w:val="CopticVersemulti-line"/>
            </w:pPr>
            <w:r>
              <w:t>ϫⲉ ⲉ̀ⲃⲟⲗ ϩⲓⲧⲉⲛ ⲡⲉⲕⲧⲁⲩⲣⲟⲥ:</w:t>
            </w:r>
          </w:p>
          <w:p w14:paraId="539B060C" w14:textId="77777777" w:rsidR="00C140D7" w:rsidRDefault="00C140D7" w:rsidP="00C140D7">
            <w:pPr>
              <w:pStyle w:val="CopticHangingVerse"/>
            </w:pPr>
            <w:r>
              <w:t>ⲁⲛϣⲱⲡⲓ ⲉⲛⲉ̀ⲗⲉⲩⲑⲉⲣⲟⲥ.</w:t>
            </w:r>
          </w:p>
        </w:tc>
      </w:tr>
      <w:tr w:rsidR="00C140D7" w14:paraId="5C9B7EBE" w14:textId="77777777" w:rsidTr="00C140D7">
        <w:trPr>
          <w:cantSplit/>
          <w:jc w:val="center"/>
        </w:trPr>
        <w:tc>
          <w:tcPr>
            <w:tcW w:w="288" w:type="dxa"/>
          </w:tcPr>
          <w:p w14:paraId="2FB488BE" w14:textId="77777777" w:rsidR="00C140D7" w:rsidRDefault="00C140D7" w:rsidP="00C140D7">
            <w:pPr>
              <w:pStyle w:val="CopticCross"/>
            </w:pPr>
          </w:p>
        </w:tc>
        <w:tc>
          <w:tcPr>
            <w:tcW w:w="3960" w:type="dxa"/>
          </w:tcPr>
          <w:p w14:paraId="3BEEA73B" w14:textId="77777777" w:rsidR="00C140D7" w:rsidRDefault="00C140D7" w:rsidP="00C140D7">
            <w:pPr>
              <w:pStyle w:val="EngHang"/>
            </w:pPr>
            <w:r>
              <w:t>The lips of the Orthodox,</w:t>
            </w:r>
          </w:p>
          <w:p w14:paraId="4D9263D7" w14:textId="77777777" w:rsidR="00C140D7" w:rsidRDefault="00C140D7" w:rsidP="00C140D7">
            <w:pPr>
              <w:pStyle w:val="EngHang"/>
            </w:pPr>
            <w:r>
              <w:t>And the seven orders of Angels,</w:t>
            </w:r>
          </w:p>
          <w:p w14:paraId="040D0E0B" w14:textId="77777777" w:rsidR="00C140D7" w:rsidRDefault="00C140D7" w:rsidP="00C140D7">
            <w:pPr>
              <w:pStyle w:val="EngHang"/>
            </w:pPr>
            <w:r>
              <w:t>Boast of you, O Cross</w:t>
            </w:r>
          </w:p>
          <w:p w14:paraId="03E074CC" w14:textId="77777777" w:rsidR="00C140D7" w:rsidRDefault="00C140D7" w:rsidP="00C140D7">
            <w:pPr>
              <w:pStyle w:val="EngHangEnd"/>
            </w:pPr>
            <w:r>
              <w:t>Of our Good Saviour.</w:t>
            </w:r>
          </w:p>
        </w:tc>
        <w:tc>
          <w:tcPr>
            <w:tcW w:w="288" w:type="dxa"/>
          </w:tcPr>
          <w:p w14:paraId="54ED5D72" w14:textId="77777777" w:rsidR="00C140D7" w:rsidRDefault="00C140D7" w:rsidP="00C140D7"/>
        </w:tc>
        <w:tc>
          <w:tcPr>
            <w:tcW w:w="288" w:type="dxa"/>
          </w:tcPr>
          <w:p w14:paraId="3126C61E" w14:textId="77777777" w:rsidR="00C140D7" w:rsidRDefault="00C140D7" w:rsidP="00C140D7">
            <w:pPr>
              <w:pStyle w:val="CopticCross"/>
            </w:pPr>
          </w:p>
        </w:tc>
        <w:tc>
          <w:tcPr>
            <w:tcW w:w="3960" w:type="dxa"/>
          </w:tcPr>
          <w:p w14:paraId="378B2F5C" w14:textId="77777777" w:rsidR="00C140D7" w:rsidRDefault="00C140D7" w:rsidP="00C140D7">
            <w:pPr>
              <w:pStyle w:val="CopticVersemulti-line"/>
            </w:pPr>
            <w:r>
              <w:t>Ⲣⲱⲟⲩ ⲛ̀ⲛⲓⲟⲣⲑⲟⲇⲟⲝⲟⲥ:</w:t>
            </w:r>
          </w:p>
          <w:p w14:paraId="71A4BAAE" w14:textId="77777777" w:rsidR="00C140D7" w:rsidRDefault="00C140D7" w:rsidP="00C140D7">
            <w:pPr>
              <w:pStyle w:val="CopticVersemulti-line"/>
            </w:pPr>
            <w:r>
              <w:t>ⲛⲉⲙ ϣⲁϣϥ ⲛ̀ⲧⲁⲅⲙⲁ ⲛ̀ⲁⲅⲅⲉⲗⲟⲥ:</w:t>
            </w:r>
          </w:p>
          <w:p w14:paraId="579A9261" w14:textId="77777777" w:rsidR="00C140D7" w:rsidRDefault="00C140D7" w:rsidP="00C140D7">
            <w:pPr>
              <w:pStyle w:val="CopticVersemulti-line"/>
            </w:pPr>
            <w:r>
              <w:t>ⲥⲉϣⲟⲩϣⲟⲩ ⲙ̀ⲙⲟⲕ ⲱ̀ ⲡⲓⲥ̀ⲧⲁⲩⲣⲟⲥ:</w:t>
            </w:r>
          </w:p>
          <w:p w14:paraId="5FEE861A" w14:textId="77777777" w:rsidR="00C140D7" w:rsidRDefault="00C140D7" w:rsidP="00C140D7">
            <w:pPr>
              <w:pStyle w:val="CopticHangingVerse"/>
            </w:pPr>
            <w:r>
              <w:t>ⲛ̀ⲧⲉ Ⲡⲉⲛⲥⲱⲧⲏⲣ ⲛ̀ⲁⲅⲁⲑⲟⲥ.</w:t>
            </w:r>
          </w:p>
        </w:tc>
      </w:tr>
      <w:tr w:rsidR="00C140D7" w14:paraId="3108A67E" w14:textId="77777777" w:rsidTr="00C140D7">
        <w:trPr>
          <w:cantSplit/>
          <w:jc w:val="center"/>
        </w:trPr>
        <w:tc>
          <w:tcPr>
            <w:tcW w:w="288" w:type="dxa"/>
          </w:tcPr>
          <w:p w14:paraId="545A1D0F" w14:textId="77777777" w:rsidR="00C140D7" w:rsidRDefault="00C140D7" w:rsidP="00C140D7">
            <w:pPr>
              <w:pStyle w:val="CopticCross"/>
            </w:pPr>
            <w:r w:rsidRPr="00FB5ACB">
              <w:t>¿</w:t>
            </w:r>
          </w:p>
        </w:tc>
        <w:tc>
          <w:tcPr>
            <w:tcW w:w="3960" w:type="dxa"/>
          </w:tcPr>
          <w:p w14:paraId="2019A0B8" w14:textId="77777777" w:rsidR="00C140D7" w:rsidRDefault="00C140D7" w:rsidP="00C140D7">
            <w:pPr>
              <w:pStyle w:val="EngHang"/>
            </w:pPr>
            <w:r>
              <w:t>We carry you, O Cross,</w:t>
            </w:r>
          </w:p>
          <w:p w14:paraId="12376546" w14:textId="77777777" w:rsidR="00C140D7" w:rsidRDefault="00C140D7" w:rsidP="00C140D7">
            <w:pPr>
              <w:pStyle w:val="EngHang"/>
            </w:pPr>
            <w:r>
              <w:t>Around our necks,</w:t>
            </w:r>
          </w:p>
          <w:p w14:paraId="7234EB45" w14:textId="77777777" w:rsidR="00C140D7" w:rsidRDefault="00C140D7" w:rsidP="00C140D7">
            <w:pPr>
              <w:pStyle w:val="EngHang"/>
            </w:pPr>
            <w:r>
              <w:t>The strength of the Christians,</w:t>
            </w:r>
          </w:p>
          <w:p w14:paraId="7332A2C9" w14:textId="77777777" w:rsidR="00C140D7" w:rsidRDefault="00C140D7" w:rsidP="00C140D7">
            <w:pPr>
              <w:pStyle w:val="EngHangEnd"/>
            </w:pPr>
            <w:r>
              <w:t>And we proclaim,</w:t>
            </w:r>
          </w:p>
        </w:tc>
        <w:tc>
          <w:tcPr>
            <w:tcW w:w="288" w:type="dxa"/>
          </w:tcPr>
          <w:p w14:paraId="789BE86F" w14:textId="77777777" w:rsidR="00C140D7" w:rsidRDefault="00C140D7" w:rsidP="00C140D7"/>
        </w:tc>
        <w:tc>
          <w:tcPr>
            <w:tcW w:w="288" w:type="dxa"/>
          </w:tcPr>
          <w:p w14:paraId="1030EE6D" w14:textId="77777777" w:rsidR="00C140D7" w:rsidRDefault="00C140D7" w:rsidP="00C140D7">
            <w:pPr>
              <w:pStyle w:val="CopticCross"/>
            </w:pPr>
            <w:r w:rsidRPr="00FB5ACB">
              <w:t>¿</w:t>
            </w:r>
          </w:p>
        </w:tc>
        <w:tc>
          <w:tcPr>
            <w:tcW w:w="3960" w:type="dxa"/>
          </w:tcPr>
          <w:p w14:paraId="40378811" w14:textId="77777777" w:rsidR="00C140D7" w:rsidRDefault="00C140D7" w:rsidP="00C140D7">
            <w:pPr>
              <w:pStyle w:val="CopticVersemulti-line"/>
            </w:pPr>
            <w:r>
              <w:t>Ⲧⲉⲛⲧⲁⲗⲟ ⲙ̀ⲙⲟⲕ ⲱ̀ ⲡⲓⲥ̀ⲧⲁⲩⲣⲟⲥ:</w:t>
            </w:r>
          </w:p>
          <w:p w14:paraId="2D6BBE0E" w14:textId="77777777" w:rsidR="00C140D7" w:rsidRDefault="00C140D7" w:rsidP="00C140D7">
            <w:pPr>
              <w:pStyle w:val="CopticVersemulti-line"/>
            </w:pPr>
            <w:r>
              <w:t>ⲫ̀ⲛⲁϣϯ ⲛ̀ⲛⲓⲭ̀ⲣⲓⲥⲧⲓⲁ̀ⲛⲟⲥ:</w:t>
            </w:r>
          </w:p>
          <w:p w14:paraId="1966FCAD" w14:textId="77777777" w:rsidR="00C140D7" w:rsidRDefault="00C140D7" w:rsidP="00C140D7">
            <w:pPr>
              <w:pStyle w:val="CopticVersemulti-line"/>
            </w:pPr>
            <w:r>
              <w:t>ⲉ̀ϫⲉⲛ ⲛⲉⲛⲙⲟϯ ⲛ̀ⲇⲩⲁⲛⲁⲧⲟⲥ:</w:t>
            </w:r>
          </w:p>
          <w:p w14:paraId="1EF8274E" w14:textId="77777777" w:rsidR="00C140D7" w:rsidRDefault="00C140D7" w:rsidP="00C140D7">
            <w:pPr>
              <w:pStyle w:val="CopticHangingVerse"/>
            </w:pPr>
            <w:r>
              <w:t>ⲟⲩⲟϩ ⲛ̀ⲧⲉⲛⲱϣ ⲉ̀ⲃⲟⲗ ⲡⲏⲧⲱⲥ.</w:t>
            </w:r>
          </w:p>
        </w:tc>
      </w:tr>
      <w:tr w:rsidR="00C140D7" w14:paraId="7FBAE28C" w14:textId="77777777" w:rsidTr="00C140D7">
        <w:trPr>
          <w:cantSplit/>
          <w:jc w:val="center"/>
        </w:trPr>
        <w:tc>
          <w:tcPr>
            <w:tcW w:w="288" w:type="dxa"/>
          </w:tcPr>
          <w:p w14:paraId="33E7EA5E" w14:textId="77777777" w:rsidR="00C140D7" w:rsidRDefault="00C140D7" w:rsidP="00C140D7">
            <w:pPr>
              <w:pStyle w:val="CopticCross"/>
            </w:pPr>
          </w:p>
        </w:tc>
        <w:tc>
          <w:tcPr>
            <w:tcW w:w="3960" w:type="dxa"/>
          </w:tcPr>
          <w:p w14:paraId="6316F3A2" w14:textId="77777777" w:rsidR="00C140D7" w:rsidRDefault="00C140D7" w:rsidP="00C140D7">
            <w:pPr>
              <w:pStyle w:val="EngHang"/>
            </w:pPr>
            <w:r>
              <w:t>“Hail to you, O Cross,</w:t>
            </w:r>
          </w:p>
          <w:p w14:paraId="028D85BE" w14:textId="77777777" w:rsidR="00C140D7" w:rsidRDefault="00C140D7" w:rsidP="00C140D7">
            <w:pPr>
              <w:pStyle w:val="EngHang"/>
            </w:pPr>
            <w:r>
              <w:t>The joy of the Christians,</w:t>
            </w:r>
          </w:p>
          <w:p w14:paraId="0A506F1E" w14:textId="77777777" w:rsidR="00C140D7" w:rsidRDefault="00C140D7" w:rsidP="00C140D7">
            <w:pPr>
              <w:pStyle w:val="EngHang"/>
            </w:pPr>
            <w:r>
              <w:t>The conqueror of tyranny,</w:t>
            </w:r>
          </w:p>
          <w:p w14:paraId="4AC38201" w14:textId="77777777" w:rsidR="00C140D7" w:rsidRDefault="00C140D7" w:rsidP="00C140D7">
            <w:pPr>
              <w:pStyle w:val="EngHangEnd"/>
            </w:pPr>
            <w:r>
              <w:t>The steadfastness of the faithful.</w:t>
            </w:r>
          </w:p>
        </w:tc>
        <w:tc>
          <w:tcPr>
            <w:tcW w:w="288" w:type="dxa"/>
          </w:tcPr>
          <w:p w14:paraId="495F425C" w14:textId="77777777" w:rsidR="00C140D7" w:rsidRDefault="00C140D7" w:rsidP="00C140D7"/>
        </w:tc>
        <w:tc>
          <w:tcPr>
            <w:tcW w:w="288" w:type="dxa"/>
          </w:tcPr>
          <w:p w14:paraId="6681A474" w14:textId="77777777" w:rsidR="00C140D7" w:rsidRDefault="00C140D7" w:rsidP="00C140D7">
            <w:pPr>
              <w:pStyle w:val="CopticCross"/>
            </w:pPr>
          </w:p>
        </w:tc>
        <w:tc>
          <w:tcPr>
            <w:tcW w:w="3960" w:type="dxa"/>
          </w:tcPr>
          <w:p w14:paraId="168ED899" w14:textId="77777777" w:rsidR="00C140D7" w:rsidRDefault="00C140D7" w:rsidP="00C140D7">
            <w:pPr>
              <w:pStyle w:val="CopticVersemulti-line"/>
            </w:pPr>
            <w:r>
              <w:t>Ⲭⲉⲣⲉ ⲛⲁⲕ ⲱ̀ ⲡⲓⲥ̀ⲧⲁⲩⲣⲟⲥ:</w:t>
            </w:r>
          </w:p>
          <w:p w14:paraId="011832FD" w14:textId="77777777" w:rsidR="00C140D7" w:rsidRDefault="00C140D7" w:rsidP="00C140D7">
            <w:pPr>
              <w:pStyle w:val="CopticVersemulti-line"/>
            </w:pPr>
            <w:r>
              <w:t>ⲫ̀ⲣⲁϣⲓ ⲛ̀ⲛⲓⲭ̀ⲣⲓⲥⲧⲓⲁ̀ⲛⲟⲥ:</w:t>
            </w:r>
          </w:p>
          <w:p w14:paraId="1868B961" w14:textId="77777777" w:rsidR="00C140D7" w:rsidRDefault="00C140D7" w:rsidP="00C140D7">
            <w:pPr>
              <w:pStyle w:val="CopticVersemulti-line"/>
            </w:pPr>
            <w:r>
              <w:t>ⲛⲓϭⲣⲟ ⲟⲩⲃⲉ ⲡⲓⲧⲩⲣⲁⲛⲛⲟⲥ:</w:t>
            </w:r>
          </w:p>
          <w:p w14:paraId="049C6AD3" w14:textId="77777777" w:rsidR="00C140D7" w:rsidRDefault="00C140D7" w:rsidP="00C140D7">
            <w:pPr>
              <w:pStyle w:val="CopticHangingVerse"/>
            </w:pPr>
            <w:r>
              <w:t>ⲛⲉⲙ ⲡⲉⲛⲧⲁϫⲣⲟ ⲁⲛⲟⲛ ϧⲁ ⲛⲓⲡⲓⲥⲧⲟⲥ.</w:t>
            </w:r>
          </w:p>
        </w:tc>
      </w:tr>
      <w:tr w:rsidR="00C140D7" w14:paraId="632566F6" w14:textId="77777777" w:rsidTr="00C140D7">
        <w:trPr>
          <w:cantSplit/>
          <w:jc w:val="center"/>
        </w:trPr>
        <w:tc>
          <w:tcPr>
            <w:tcW w:w="288" w:type="dxa"/>
          </w:tcPr>
          <w:p w14:paraId="3F921EC4" w14:textId="77777777" w:rsidR="00C140D7" w:rsidRDefault="00C140D7" w:rsidP="00C140D7">
            <w:pPr>
              <w:pStyle w:val="CopticCross"/>
            </w:pPr>
            <w:r w:rsidRPr="00FB5ACB">
              <w:t>¿</w:t>
            </w:r>
          </w:p>
        </w:tc>
        <w:tc>
          <w:tcPr>
            <w:tcW w:w="3960" w:type="dxa"/>
          </w:tcPr>
          <w:p w14:paraId="63B317D9" w14:textId="77777777" w:rsidR="00C140D7" w:rsidRDefault="00C140D7" w:rsidP="00C140D7">
            <w:pPr>
              <w:pStyle w:val="EngHang"/>
            </w:pPr>
            <w:r>
              <w:t>Hail to you, O Cross,</w:t>
            </w:r>
          </w:p>
          <w:p w14:paraId="68A6C715" w14:textId="77777777" w:rsidR="00C140D7" w:rsidRDefault="00C140D7" w:rsidP="00C140D7">
            <w:pPr>
              <w:pStyle w:val="EngHang"/>
            </w:pPr>
            <w:r>
              <w:t>The comfort of the faithful,</w:t>
            </w:r>
          </w:p>
          <w:p w14:paraId="61305601" w14:textId="77777777" w:rsidR="00C140D7" w:rsidRDefault="00C140D7" w:rsidP="00C140D7">
            <w:pPr>
              <w:pStyle w:val="EngHang"/>
            </w:pPr>
            <w:r>
              <w:t>And the firmness of the martyrs</w:t>
            </w:r>
          </w:p>
          <w:p w14:paraId="16605B5A" w14:textId="77777777" w:rsidR="00C140D7" w:rsidRDefault="00C140D7" w:rsidP="00C140D7">
            <w:pPr>
              <w:pStyle w:val="EngHangEnd"/>
            </w:pPr>
            <w:r>
              <w:t>Who fulfilled their afflictions.</w:t>
            </w:r>
          </w:p>
        </w:tc>
        <w:tc>
          <w:tcPr>
            <w:tcW w:w="288" w:type="dxa"/>
          </w:tcPr>
          <w:p w14:paraId="099D5042" w14:textId="77777777" w:rsidR="00C140D7" w:rsidRDefault="00C140D7" w:rsidP="00C140D7"/>
        </w:tc>
        <w:tc>
          <w:tcPr>
            <w:tcW w:w="288" w:type="dxa"/>
          </w:tcPr>
          <w:p w14:paraId="731CAF2B" w14:textId="77777777" w:rsidR="00C140D7" w:rsidRDefault="00C140D7" w:rsidP="00C140D7">
            <w:pPr>
              <w:pStyle w:val="CopticCross"/>
            </w:pPr>
            <w:r w:rsidRPr="00FB5ACB">
              <w:t>¿</w:t>
            </w:r>
          </w:p>
        </w:tc>
        <w:tc>
          <w:tcPr>
            <w:tcW w:w="3960" w:type="dxa"/>
          </w:tcPr>
          <w:p w14:paraId="2E78F17E" w14:textId="77777777" w:rsidR="00C140D7" w:rsidRDefault="00C140D7" w:rsidP="00C140D7">
            <w:pPr>
              <w:pStyle w:val="CopticVersemulti-line"/>
            </w:pPr>
            <w:r>
              <w:t>Ⲭⲉⲣⲉ ⲛⲁⲕ ⲱ̀ ⲡⲓⲥ̀ⲧⲁϣⲣⲟⲥ:</w:t>
            </w:r>
          </w:p>
          <w:p w14:paraId="70D545C3" w14:textId="77777777" w:rsidR="00C140D7" w:rsidRDefault="00C140D7" w:rsidP="00C140D7">
            <w:pPr>
              <w:pStyle w:val="CopticVersemulti-line"/>
            </w:pPr>
            <w:r>
              <w:t>ⲫ̀ⲛⲟⲙϯ ⲛ̀ⲛⲓⲡⲓⲥⲧⲟⲥ:</w:t>
            </w:r>
          </w:p>
          <w:p w14:paraId="40E2459F" w14:textId="77777777" w:rsidR="00C140D7" w:rsidRDefault="00C140D7" w:rsidP="00C140D7">
            <w:pPr>
              <w:pStyle w:val="CopticVersemulti-line"/>
            </w:pPr>
            <w:r>
              <w:t>ⲟⲩⲟϩ ⲡ̀ⲧⲁϫⲣⲟ ⲛ̀ⲛⲓⲙⲁⲣⲧⲩⲣⲟⲥ:</w:t>
            </w:r>
          </w:p>
          <w:p w14:paraId="4395C14C" w14:textId="77777777" w:rsidR="00C140D7" w:rsidRPr="005130A7" w:rsidRDefault="00C140D7" w:rsidP="00C140D7">
            <w:pPr>
              <w:pStyle w:val="CopticHangingVerse"/>
            </w:pPr>
            <w:r>
              <w:t>ϣⲁ ⲛ̀ⲧⲟⲩϫⲱⲕ ⲉ̀ⲃⲟⲗ ⲛ̀ⲛⲟⲩⲃⲁⲥⲁⲛⲟⲥ.</w:t>
            </w:r>
          </w:p>
        </w:tc>
      </w:tr>
      <w:tr w:rsidR="00C140D7" w14:paraId="5C244D76" w14:textId="77777777" w:rsidTr="00C140D7">
        <w:trPr>
          <w:cantSplit/>
          <w:jc w:val="center"/>
        </w:trPr>
        <w:tc>
          <w:tcPr>
            <w:tcW w:w="288" w:type="dxa"/>
          </w:tcPr>
          <w:p w14:paraId="2CEBC9DA" w14:textId="77777777" w:rsidR="00C140D7" w:rsidRPr="00FB5ACB" w:rsidRDefault="00C140D7" w:rsidP="00C140D7">
            <w:pPr>
              <w:pStyle w:val="CopticCross"/>
            </w:pPr>
          </w:p>
        </w:tc>
        <w:tc>
          <w:tcPr>
            <w:tcW w:w="3960" w:type="dxa"/>
          </w:tcPr>
          <w:p w14:paraId="6CAB8BE8" w14:textId="77777777" w:rsidR="00C140D7" w:rsidRDefault="00C140D7" w:rsidP="00C140D7">
            <w:pPr>
              <w:pStyle w:val="EngHang"/>
            </w:pPr>
            <w:r>
              <w:t>Hail to you, O Cross,</w:t>
            </w:r>
          </w:p>
          <w:p w14:paraId="0C2329B6" w14:textId="77777777" w:rsidR="00C140D7" w:rsidRDefault="00C140D7" w:rsidP="00C140D7">
            <w:pPr>
              <w:pStyle w:val="EngHang"/>
            </w:pPr>
            <w:r>
              <w:t>The means of victory.</w:t>
            </w:r>
          </w:p>
          <w:p w14:paraId="3C03EA48" w14:textId="77777777" w:rsidR="00C140D7" w:rsidRDefault="00C140D7" w:rsidP="00C140D7">
            <w:pPr>
              <w:pStyle w:val="EngHang"/>
            </w:pPr>
            <w:r>
              <w:t>Hail to you, O Cross,</w:t>
            </w:r>
          </w:p>
          <w:p w14:paraId="7D3FAAB6" w14:textId="77777777" w:rsidR="00C140D7" w:rsidRDefault="00C140D7" w:rsidP="00C140D7">
            <w:pPr>
              <w:pStyle w:val="EngHangEnd"/>
            </w:pPr>
            <w:r>
              <w:t>Upon which the King was glorified.</w:t>
            </w:r>
          </w:p>
        </w:tc>
        <w:tc>
          <w:tcPr>
            <w:tcW w:w="288" w:type="dxa"/>
          </w:tcPr>
          <w:p w14:paraId="0E85112A" w14:textId="77777777" w:rsidR="00C140D7" w:rsidRDefault="00C140D7" w:rsidP="00C140D7"/>
        </w:tc>
        <w:tc>
          <w:tcPr>
            <w:tcW w:w="288" w:type="dxa"/>
          </w:tcPr>
          <w:p w14:paraId="21F03447" w14:textId="77777777" w:rsidR="00C140D7" w:rsidRPr="00FB5ACB" w:rsidRDefault="00C140D7" w:rsidP="00C140D7">
            <w:pPr>
              <w:pStyle w:val="CopticCross"/>
            </w:pPr>
          </w:p>
        </w:tc>
        <w:tc>
          <w:tcPr>
            <w:tcW w:w="3960" w:type="dxa"/>
          </w:tcPr>
          <w:p w14:paraId="17124E3A" w14:textId="77777777" w:rsidR="00C140D7" w:rsidRDefault="00C140D7" w:rsidP="00C140D7">
            <w:pPr>
              <w:pStyle w:val="CopticVersemulti-line"/>
            </w:pPr>
            <w:r>
              <w:t xml:space="preserve">Ⲭⲉⲣⲉ ⲛⲁⲕ ⲱ̀ ⲡⲓⲥ̀ⲧⲁⲩⲣⲟⲥ: </w:t>
            </w:r>
          </w:p>
          <w:p w14:paraId="344FD705" w14:textId="77777777" w:rsidR="00C140D7" w:rsidRDefault="00C140D7" w:rsidP="00C140D7">
            <w:pPr>
              <w:pStyle w:val="CopticVersemulti-line"/>
            </w:pPr>
            <w:r>
              <w:t>ⲡⲓϩⲟⲡⲗⲟⲛ ⲛ̀ⲧⲉ ⲡⲓϭⲣⲟ:</w:t>
            </w:r>
          </w:p>
          <w:p w14:paraId="75F8AD62" w14:textId="77777777" w:rsidR="00C140D7" w:rsidRDefault="00C140D7" w:rsidP="00C140D7">
            <w:pPr>
              <w:pStyle w:val="CopticVersemulti-line"/>
            </w:pPr>
            <w:r>
              <w:t>ⲭⲉⲣⲉ ⲛⲁⲕ ⲱ̀ ⲡⲓⲥ̀ⲧⲁⲩⲣⲟⲥ:</w:t>
            </w:r>
          </w:p>
          <w:p w14:paraId="60208F3F" w14:textId="77777777" w:rsidR="00C140D7" w:rsidRDefault="00C140D7" w:rsidP="00C140D7">
            <w:pPr>
              <w:pStyle w:val="CopticHangingVerse"/>
            </w:pPr>
            <w:r>
              <w:t>ⲡⲓⲑ̀ⲣⲟⲛⲟⲥ ⲙ̀ⲡⲓⲟⲩⲣⲟ.</w:t>
            </w:r>
          </w:p>
        </w:tc>
      </w:tr>
      <w:tr w:rsidR="00C140D7" w14:paraId="42A99FE2" w14:textId="77777777" w:rsidTr="00C140D7">
        <w:trPr>
          <w:cantSplit/>
          <w:jc w:val="center"/>
        </w:trPr>
        <w:tc>
          <w:tcPr>
            <w:tcW w:w="288" w:type="dxa"/>
          </w:tcPr>
          <w:p w14:paraId="77BC7F15" w14:textId="77777777" w:rsidR="00C140D7" w:rsidRPr="00FB5ACB" w:rsidRDefault="00C140D7" w:rsidP="00C140D7">
            <w:pPr>
              <w:pStyle w:val="CopticCross"/>
            </w:pPr>
            <w:r w:rsidRPr="00FB5ACB">
              <w:t>¿</w:t>
            </w:r>
          </w:p>
        </w:tc>
        <w:tc>
          <w:tcPr>
            <w:tcW w:w="3960" w:type="dxa"/>
          </w:tcPr>
          <w:p w14:paraId="156432F5" w14:textId="77777777" w:rsidR="00C140D7" w:rsidRDefault="00C140D7" w:rsidP="00C140D7">
            <w:pPr>
              <w:pStyle w:val="EngHang"/>
            </w:pPr>
            <w:r>
              <w:t>Hail to you, O Cross,</w:t>
            </w:r>
          </w:p>
          <w:p w14:paraId="40038AE4" w14:textId="77777777" w:rsidR="00C140D7" w:rsidRDefault="00C140D7" w:rsidP="00C140D7">
            <w:pPr>
              <w:pStyle w:val="EngHang"/>
            </w:pPr>
            <w:r>
              <w:t>The sign of salvation.</w:t>
            </w:r>
          </w:p>
          <w:p w14:paraId="62F414E8" w14:textId="77777777" w:rsidR="00C140D7" w:rsidRDefault="00C140D7" w:rsidP="00C140D7">
            <w:pPr>
              <w:pStyle w:val="EngHang"/>
            </w:pPr>
            <w:r>
              <w:t>Hail to you, O Cross,</w:t>
            </w:r>
          </w:p>
          <w:p w14:paraId="48D2FE71" w14:textId="77777777" w:rsidR="00C140D7" w:rsidRDefault="00C140D7" w:rsidP="00C140D7">
            <w:pPr>
              <w:pStyle w:val="EngHangEnd"/>
            </w:pPr>
            <w:r>
              <w:t>The shining light.</w:t>
            </w:r>
          </w:p>
        </w:tc>
        <w:tc>
          <w:tcPr>
            <w:tcW w:w="288" w:type="dxa"/>
          </w:tcPr>
          <w:p w14:paraId="6178200C" w14:textId="77777777" w:rsidR="00C140D7" w:rsidRDefault="00C140D7" w:rsidP="00C140D7"/>
        </w:tc>
        <w:tc>
          <w:tcPr>
            <w:tcW w:w="288" w:type="dxa"/>
          </w:tcPr>
          <w:p w14:paraId="587254E2" w14:textId="77777777" w:rsidR="00C140D7" w:rsidRPr="00FB5ACB" w:rsidRDefault="00C140D7" w:rsidP="00C140D7">
            <w:pPr>
              <w:pStyle w:val="CopticCross"/>
            </w:pPr>
            <w:r w:rsidRPr="00FB5ACB">
              <w:t>¿</w:t>
            </w:r>
          </w:p>
        </w:tc>
        <w:tc>
          <w:tcPr>
            <w:tcW w:w="3960" w:type="dxa"/>
          </w:tcPr>
          <w:p w14:paraId="352F4ADA" w14:textId="77777777" w:rsidR="00C140D7" w:rsidRDefault="00C140D7" w:rsidP="00C140D7">
            <w:pPr>
              <w:pStyle w:val="CopticVersemulti-line"/>
            </w:pPr>
            <w:r>
              <w:t>Ⲭⲉⲣⲉ ⲛⲁⲕ ⲱ̀ ⲡⲓⲥ̀ⲧⲁⲩⲣⲟⲥ:</w:t>
            </w:r>
          </w:p>
          <w:p w14:paraId="7257647C" w14:textId="77777777" w:rsidR="00C140D7" w:rsidRDefault="00C140D7" w:rsidP="00C140D7">
            <w:pPr>
              <w:pStyle w:val="CopticVersemulti-line"/>
            </w:pPr>
            <w:r>
              <w:t>ⲡⲓⲙⲏⲓⲛⲓ ⲛ̀ⲧⲉ ⲡⲓⲟⲩϫⲁⲓ:</w:t>
            </w:r>
          </w:p>
          <w:p w14:paraId="1DB6DA57" w14:textId="77777777" w:rsidR="00C140D7" w:rsidRDefault="00C140D7" w:rsidP="00C140D7">
            <w:pPr>
              <w:pStyle w:val="CopticVersemulti-line"/>
            </w:pPr>
            <w:r>
              <w:t>ⲭⲉⲣⲉ ⲛⲁⲕ ⲱ̀ ⲡⲓⲥ̀ⲧⲁⲩⲣⲟⲥ:</w:t>
            </w:r>
          </w:p>
          <w:p w14:paraId="0AE307A9" w14:textId="77777777" w:rsidR="00C140D7" w:rsidRDefault="00C140D7" w:rsidP="00C140D7">
            <w:pPr>
              <w:pStyle w:val="CopticHangingVerse"/>
            </w:pPr>
            <w:r>
              <w:t>ⲡⲓⲟⲩⲱⲓⲛⲓ ⲉ̀ⲧⲁϥϣⲁⲓ.</w:t>
            </w:r>
          </w:p>
        </w:tc>
      </w:tr>
      <w:tr w:rsidR="00C140D7" w14:paraId="57113E64" w14:textId="77777777" w:rsidTr="00C140D7">
        <w:trPr>
          <w:cantSplit/>
          <w:jc w:val="center"/>
        </w:trPr>
        <w:tc>
          <w:tcPr>
            <w:tcW w:w="288" w:type="dxa"/>
          </w:tcPr>
          <w:p w14:paraId="00677181" w14:textId="77777777" w:rsidR="00C140D7" w:rsidRPr="00FB5ACB" w:rsidRDefault="00C140D7" w:rsidP="00C140D7">
            <w:pPr>
              <w:pStyle w:val="CopticCross"/>
            </w:pPr>
          </w:p>
        </w:tc>
        <w:tc>
          <w:tcPr>
            <w:tcW w:w="3960" w:type="dxa"/>
          </w:tcPr>
          <w:p w14:paraId="1B7A1185" w14:textId="77777777" w:rsidR="00C140D7" w:rsidRDefault="00C140D7" w:rsidP="00C140D7">
            <w:pPr>
              <w:pStyle w:val="EngHang"/>
            </w:pPr>
            <w:r>
              <w:t>Hail to you, O Cross,</w:t>
            </w:r>
          </w:p>
          <w:p w14:paraId="34FEE2E0" w14:textId="77777777" w:rsidR="00C140D7" w:rsidRDefault="00C140D7" w:rsidP="00C140D7">
            <w:pPr>
              <w:pStyle w:val="EngHang"/>
            </w:pPr>
            <w:r>
              <w:t>The sword of the Spirit.</w:t>
            </w:r>
          </w:p>
          <w:p w14:paraId="31527F25" w14:textId="77777777" w:rsidR="00C140D7" w:rsidRDefault="00C140D7" w:rsidP="00C140D7">
            <w:pPr>
              <w:pStyle w:val="EngHang"/>
            </w:pPr>
            <w:r>
              <w:t>Hail to you, O Cross,</w:t>
            </w:r>
          </w:p>
          <w:p w14:paraId="44E48B21" w14:textId="77777777" w:rsidR="00C140D7" w:rsidRDefault="00C140D7" w:rsidP="00C140D7">
            <w:pPr>
              <w:pStyle w:val="EngHangEnd"/>
            </w:pPr>
            <w:r>
              <w:t>The fount of grace.</w:t>
            </w:r>
          </w:p>
        </w:tc>
        <w:tc>
          <w:tcPr>
            <w:tcW w:w="288" w:type="dxa"/>
          </w:tcPr>
          <w:p w14:paraId="0EBA3EEB" w14:textId="77777777" w:rsidR="00C140D7" w:rsidRDefault="00C140D7" w:rsidP="00C140D7"/>
        </w:tc>
        <w:tc>
          <w:tcPr>
            <w:tcW w:w="288" w:type="dxa"/>
          </w:tcPr>
          <w:p w14:paraId="1A0C6D41" w14:textId="77777777" w:rsidR="00C140D7" w:rsidRPr="00FB5ACB" w:rsidRDefault="00C140D7" w:rsidP="00C140D7">
            <w:pPr>
              <w:pStyle w:val="CopticCross"/>
            </w:pPr>
          </w:p>
        </w:tc>
        <w:tc>
          <w:tcPr>
            <w:tcW w:w="3960" w:type="dxa"/>
          </w:tcPr>
          <w:p w14:paraId="69C80CB6" w14:textId="77777777" w:rsidR="00C140D7" w:rsidRDefault="00C140D7" w:rsidP="00C140D7">
            <w:pPr>
              <w:pStyle w:val="CopticVersemulti-line"/>
            </w:pPr>
            <w:r>
              <w:t>Ⲭⲉⲣⲉ ⲛⲁⲕ ⲱ̀ ⲡⲓⲥ̀ⲧⲁⲩⲣⲟⲥ:</w:t>
            </w:r>
          </w:p>
          <w:p w14:paraId="3A9C8180" w14:textId="77777777" w:rsidR="00C140D7" w:rsidRDefault="00C140D7" w:rsidP="00C140D7">
            <w:pPr>
              <w:pStyle w:val="CopticVersemulti-line"/>
            </w:pPr>
            <w:r>
              <w:t xml:space="preserve">ϯⲥⲏϥⲓ ⲛ̀ⲧⲉ Ⲡⲓⲡ̄ⲛ̄ⲁ̄: </w:t>
            </w:r>
          </w:p>
          <w:p w14:paraId="2120EE1C" w14:textId="77777777" w:rsidR="00C140D7" w:rsidRDefault="00C140D7" w:rsidP="00C140D7">
            <w:pPr>
              <w:pStyle w:val="CopticVersemulti-line"/>
            </w:pPr>
            <w:r>
              <w:t>ⲭⲉⲣⲉ ⲛⲁⲕ ⲱ̀ ⲡⲓⲥ̀ⲧⲁⲩⲣⲟⲥ:</w:t>
            </w:r>
          </w:p>
          <w:p w14:paraId="075B5D26" w14:textId="77777777" w:rsidR="00C140D7" w:rsidRDefault="00C140D7" w:rsidP="00C140D7">
            <w:pPr>
              <w:pStyle w:val="CopticHangingVerse"/>
            </w:pPr>
            <w:r>
              <w:t>ϯⲙⲟⲩⲙⲓ ⲛ̀ⲛⲓⲭⲁⲣⲓⲥⲙⲁ.</w:t>
            </w:r>
          </w:p>
        </w:tc>
      </w:tr>
      <w:tr w:rsidR="00C140D7" w14:paraId="13B2D422" w14:textId="77777777" w:rsidTr="00C140D7">
        <w:trPr>
          <w:cantSplit/>
          <w:jc w:val="center"/>
        </w:trPr>
        <w:tc>
          <w:tcPr>
            <w:tcW w:w="288" w:type="dxa"/>
          </w:tcPr>
          <w:p w14:paraId="4B935606" w14:textId="77777777" w:rsidR="00C140D7" w:rsidRPr="00FB5ACB" w:rsidRDefault="00C140D7" w:rsidP="00C140D7">
            <w:pPr>
              <w:pStyle w:val="CopticCross"/>
            </w:pPr>
            <w:r w:rsidRPr="00FB5ACB">
              <w:t>¿</w:t>
            </w:r>
          </w:p>
        </w:tc>
        <w:tc>
          <w:tcPr>
            <w:tcW w:w="3960" w:type="dxa"/>
          </w:tcPr>
          <w:p w14:paraId="6E57F9E5" w14:textId="77777777" w:rsidR="00C140D7" w:rsidRDefault="00C140D7" w:rsidP="00C140D7">
            <w:pPr>
              <w:pStyle w:val="EngHang"/>
            </w:pPr>
            <w:r>
              <w:t>Hail to you, O Cross,</w:t>
            </w:r>
          </w:p>
          <w:p w14:paraId="401ABE9A" w14:textId="77777777" w:rsidR="00C140D7" w:rsidRDefault="00C140D7" w:rsidP="00C140D7">
            <w:pPr>
              <w:pStyle w:val="EngHang"/>
            </w:pPr>
            <w:r>
              <w:t>The treasure of good things.</w:t>
            </w:r>
          </w:p>
          <w:p w14:paraId="5D0EEFE3" w14:textId="77777777" w:rsidR="00C140D7" w:rsidRDefault="00C140D7" w:rsidP="00C140D7">
            <w:pPr>
              <w:pStyle w:val="EngHang"/>
            </w:pPr>
            <w:r>
              <w:t>Hail to you, O Cross,</w:t>
            </w:r>
          </w:p>
          <w:p w14:paraId="2115BE6B" w14:textId="77777777" w:rsidR="00C140D7" w:rsidRDefault="00C140D7" w:rsidP="00C140D7">
            <w:pPr>
              <w:pStyle w:val="EngHangEnd"/>
            </w:pPr>
            <w:r>
              <w:t>To the end of ages.</w:t>
            </w:r>
          </w:p>
        </w:tc>
        <w:tc>
          <w:tcPr>
            <w:tcW w:w="288" w:type="dxa"/>
          </w:tcPr>
          <w:p w14:paraId="5A36D860" w14:textId="77777777" w:rsidR="00C140D7" w:rsidRDefault="00C140D7" w:rsidP="00C140D7"/>
        </w:tc>
        <w:tc>
          <w:tcPr>
            <w:tcW w:w="288" w:type="dxa"/>
          </w:tcPr>
          <w:p w14:paraId="0517BBFC" w14:textId="77777777" w:rsidR="00C140D7" w:rsidRPr="00FB5ACB" w:rsidRDefault="00C140D7" w:rsidP="00C140D7">
            <w:pPr>
              <w:pStyle w:val="CopticCross"/>
            </w:pPr>
            <w:r w:rsidRPr="00FB5ACB">
              <w:t>¿</w:t>
            </w:r>
          </w:p>
        </w:tc>
        <w:tc>
          <w:tcPr>
            <w:tcW w:w="3960" w:type="dxa"/>
          </w:tcPr>
          <w:p w14:paraId="7A93759B" w14:textId="77777777" w:rsidR="00C140D7" w:rsidRDefault="00C140D7" w:rsidP="00C140D7">
            <w:pPr>
              <w:pStyle w:val="CopticVersemulti-line"/>
            </w:pPr>
            <w:r>
              <w:t>Ⲭⲉⲣⲉ ⲛⲁⲕ ⲱ̀ ⲡⲓⲥ̀ⲧⲁⲩⲣⲟⲥ:</w:t>
            </w:r>
          </w:p>
          <w:p w14:paraId="0613AAF5" w14:textId="77777777" w:rsidR="00C140D7" w:rsidRDefault="00C140D7" w:rsidP="00C140D7">
            <w:pPr>
              <w:pStyle w:val="CopticVersemulti-line"/>
            </w:pPr>
            <w:r>
              <w:t>ⲡⲓⲑⲩⲥⲁⲩⲣⲟⲥ ⲛ̀ⲧⲉ ⲛⲓⲁ̀ⲅⲁⲑⲟⲛ:</w:t>
            </w:r>
          </w:p>
          <w:p w14:paraId="3B921EFE" w14:textId="77777777" w:rsidR="00C140D7" w:rsidRDefault="00C140D7" w:rsidP="00C140D7">
            <w:pPr>
              <w:pStyle w:val="CopticVersemulti-line"/>
            </w:pPr>
            <w:r>
              <w:t>ⲭⲉⲣⲉ ⲛⲁⲕ ⲱ̀ ⲡⲓⲥ̀ⲧⲁⲩⲣⲟⲥ:</w:t>
            </w:r>
          </w:p>
          <w:p w14:paraId="6FBBD3A2" w14:textId="77777777" w:rsidR="00C140D7" w:rsidRDefault="00C140D7" w:rsidP="00C140D7">
            <w:pPr>
              <w:pStyle w:val="CopticHangingVerse"/>
            </w:pPr>
            <w:r>
              <w:t>ϣⲁ ⲡ̀ϫⲱⲕ ⲉ̀ⲃⲟⲗ ⲛ̀ⲛⲓⲉ̀ⲱⲛ.</w:t>
            </w:r>
          </w:p>
        </w:tc>
      </w:tr>
      <w:tr w:rsidR="00C140D7" w14:paraId="7891F1E0" w14:textId="77777777" w:rsidTr="00C140D7">
        <w:trPr>
          <w:cantSplit/>
          <w:jc w:val="center"/>
        </w:trPr>
        <w:tc>
          <w:tcPr>
            <w:tcW w:w="288" w:type="dxa"/>
          </w:tcPr>
          <w:p w14:paraId="4E80CD94" w14:textId="77777777" w:rsidR="00C140D7" w:rsidRPr="00FB5ACB" w:rsidRDefault="00C140D7" w:rsidP="00C140D7">
            <w:pPr>
              <w:pStyle w:val="CopticCross"/>
            </w:pPr>
          </w:p>
        </w:tc>
        <w:tc>
          <w:tcPr>
            <w:tcW w:w="3960" w:type="dxa"/>
          </w:tcPr>
          <w:p w14:paraId="3E5B8D91" w14:textId="77777777" w:rsidR="00C140D7" w:rsidRDefault="00C140D7" w:rsidP="00C140D7">
            <w:pPr>
              <w:pStyle w:val="EngHang"/>
            </w:pPr>
            <w:r>
              <w:t>Hail to you, O Cross,</w:t>
            </w:r>
          </w:p>
          <w:p w14:paraId="5952D59B" w14:textId="77777777" w:rsidR="00C140D7" w:rsidRDefault="00C140D7" w:rsidP="00C140D7">
            <w:pPr>
              <w:pStyle w:val="EngHang"/>
            </w:pPr>
            <w:r>
              <w:t>Which King Constantine</w:t>
            </w:r>
          </w:p>
          <w:p w14:paraId="59D984A8" w14:textId="77777777" w:rsidR="00C140D7" w:rsidRDefault="00C140D7" w:rsidP="00C140D7">
            <w:pPr>
              <w:pStyle w:val="EngHang"/>
            </w:pPr>
            <w:r>
              <w:t>Carried to war,</w:t>
            </w:r>
          </w:p>
          <w:p w14:paraId="08C309B6" w14:textId="77777777" w:rsidR="00C140D7" w:rsidRDefault="00C140D7" w:rsidP="00C140D7">
            <w:pPr>
              <w:pStyle w:val="EngHangEnd"/>
            </w:pPr>
            <w:r>
              <w:t>And smote the barbarians.</w:t>
            </w:r>
          </w:p>
        </w:tc>
        <w:tc>
          <w:tcPr>
            <w:tcW w:w="288" w:type="dxa"/>
          </w:tcPr>
          <w:p w14:paraId="3D583514" w14:textId="77777777" w:rsidR="00C140D7" w:rsidRDefault="00C140D7" w:rsidP="00C140D7"/>
        </w:tc>
        <w:tc>
          <w:tcPr>
            <w:tcW w:w="288" w:type="dxa"/>
          </w:tcPr>
          <w:p w14:paraId="7BF90F50" w14:textId="77777777" w:rsidR="00C140D7" w:rsidRPr="00FB5ACB" w:rsidRDefault="00C140D7" w:rsidP="00C140D7">
            <w:pPr>
              <w:pStyle w:val="CopticCross"/>
            </w:pPr>
          </w:p>
        </w:tc>
        <w:tc>
          <w:tcPr>
            <w:tcW w:w="3960" w:type="dxa"/>
          </w:tcPr>
          <w:p w14:paraId="1CCD621B" w14:textId="77777777" w:rsidR="00C140D7" w:rsidRDefault="00C140D7" w:rsidP="00C140D7">
            <w:pPr>
              <w:pStyle w:val="CopticVersemulti-line"/>
            </w:pPr>
            <w:r>
              <w:t>Ϫⲉ ⲭⲉⲣⲉ ⲛⲁⲕ ⲱ̀ ⲡⲓⲥ̀ⲧⲁⲩⲣⲟⲥ:</w:t>
            </w:r>
          </w:p>
          <w:p w14:paraId="0E396AF9" w14:textId="77777777" w:rsidR="00C140D7" w:rsidRDefault="00C140D7" w:rsidP="00C140D7">
            <w:pPr>
              <w:pStyle w:val="CopticVersemulti-line"/>
            </w:pPr>
            <w:r>
              <w:t>ⲫⲏⲉ̀ⲧⲁ ⲡ̀ⲟⲩⲣⲟ Ⲕⲱⲥⲧⲁⲛⲧⲓⲛⲟⲥ:</w:t>
            </w:r>
          </w:p>
          <w:p w14:paraId="4BC978AC" w14:textId="77777777" w:rsidR="00C140D7" w:rsidRDefault="00C140D7" w:rsidP="00C140D7">
            <w:pPr>
              <w:pStyle w:val="CopticVersemulti-line"/>
            </w:pPr>
            <w:r>
              <w:t>ⲟⲗϥ ⲛⲉⲙⲁϥ ⲉ̀ⲡⲓⲡⲟⲗⲉⲙⲟⲥ:</w:t>
            </w:r>
          </w:p>
          <w:p w14:paraId="0B272A64" w14:textId="77777777" w:rsidR="00C140D7" w:rsidRDefault="00C140D7" w:rsidP="00C140D7">
            <w:pPr>
              <w:pStyle w:val="CopticHangingVerse"/>
            </w:pPr>
            <w:r>
              <w:t>ⲁϥϣⲁⲣⲓ ⲛ̀ⲛⲓⲂⲁⲣⲃⲁⲣⲟⲥ.</w:t>
            </w:r>
          </w:p>
        </w:tc>
      </w:tr>
      <w:tr w:rsidR="00C140D7" w14:paraId="181A3ED3" w14:textId="77777777" w:rsidTr="00C140D7">
        <w:trPr>
          <w:cantSplit/>
          <w:jc w:val="center"/>
        </w:trPr>
        <w:tc>
          <w:tcPr>
            <w:tcW w:w="288" w:type="dxa"/>
          </w:tcPr>
          <w:p w14:paraId="11F91D62" w14:textId="77777777" w:rsidR="00C140D7" w:rsidRPr="00FB5ACB" w:rsidRDefault="00C140D7" w:rsidP="00C140D7">
            <w:pPr>
              <w:pStyle w:val="CopticCross"/>
            </w:pPr>
            <w:r w:rsidRPr="00FB5ACB">
              <w:t>¿</w:t>
            </w:r>
          </w:p>
        </w:tc>
        <w:tc>
          <w:tcPr>
            <w:tcW w:w="3960" w:type="dxa"/>
          </w:tcPr>
          <w:p w14:paraId="1CE8E796" w14:textId="77777777" w:rsidR="00C140D7" w:rsidRDefault="00C140D7" w:rsidP="00C140D7">
            <w:pPr>
              <w:pStyle w:val="EngHang"/>
            </w:pPr>
            <w:r>
              <w:t>Greatly honoured</w:t>
            </w:r>
          </w:p>
          <w:p w14:paraId="2E0914B3" w14:textId="77777777" w:rsidR="00C140D7" w:rsidRDefault="00C140D7" w:rsidP="00C140D7">
            <w:pPr>
              <w:pStyle w:val="EngHang"/>
            </w:pPr>
            <w:r>
              <w:t>Is the sign of the Cross,</w:t>
            </w:r>
          </w:p>
          <w:p w14:paraId="2D6BDB23" w14:textId="77777777" w:rsidR="00C140D7" w:rsidRDefault="00C140D7" w:rsidP="00C140D7">
            <w:pPr>
              <w:pStyle w:val="EngHang"/>
            </w:pPr>
            <w:r>
              <w:t>Of Jesus Christ the King,</w:t>
            </w:r>
          </w:p>
          <w:p w14:paraId="1DC2ABD4" w14:textId="77777777" w:rsidR="00C140D7" w:rsidRDefault="00C140D7" w:rsidP="00C140D7">
            <w:pPr>
              <w:pStyle w:val="EngHangEnd"/>
            </w:pPr>
            <w:r>
              <w:t>Our God in truth,</w:t>
            </w:r>
          </w:p>
        </w:tc>
        <w:tc>
          <w:tcPr>
            <w:tcW w:w="288" w:type="dxa"/>
          </w:tcPr>
          <w:p w14:paraId="50469CE3" w14:textId="77777777" w:rsidR="00C140D7" w:rsidRDefault="00C140D7" w:rsidP="00C140D7"/>
        </w:tc>
        <w:tc>
          <w:tcPr>
            <w:tcW w:w="288" w:type="dxa"/>
          </w:tcPr>
          <w:p w14:paraId="3FFD8522" w14:textId="77777777" w:rsidR="00C140D7" w:rsidRPr="00FB5ACB" w:rsidRDefault="00C140D7" w:rsidP="00C140D7">
            <w:pPr>
              <w:pStyle w:val="CopticCross"/>
            </w:pPr>
            <w:r w:rsidRPr="00FB5ACB">
              <w:t>¿</w:t>
            </w:r>
          </w:p>
        </w:tc>
        <w:tc>
          <w:tcPr>
            <w:tcW w:w="3960" w:type="dxa"/>
          </w:tcPr>
          <w:p w14:paraId="7BE94CEE" w14:textId="77777777" w:rsidR="00C140D7" w:rsidRDefault="00C140D7" w:rsidP="00C140D7">
            <w:pPr>
              <w:pStyle w:val="CopticVersemulti-line"/>
            </w:pPr>
            <w:r>
              <w:t>Ϥⲧⲁⲓⲏⲟⲩⲧ ⲅⲁⲣ ⲉ̀ⲙⲁϣⲱ:</w:t>
            </w:r>
          </w:p>
          <w:p w14:paraId="40392FA9" w14:textId="77777777" w:rsidR="00C140D7" w:rsidRDefault="00C140D7" w:rsidP="00C140D7">
            <w:pPr>
              <w:pStyle w:val="CopticVersemulti-line"/>
            </w:pPr>
            <w:r>
              <w:t>ⲛ̀ϫⲉ ⲡⲓⲙⲏⲓⲛⲓ ⲛ̀ⲧⲉ ⲡⲓⲥ̀ⲧⲁⲩⲣⲟⲥ:</w:t>
            </w:r>
          </w:p>
          <w:p w14:paraId="6CE64121" w14:textId="77777777" w:rsidR="00C140D7" w:rsidRDefault="00C140D7" w:rsidP="00C140D7">
            <w:pPr>
              <w:pStyle w:val="CopticVersemulti-line"/>
            </w:pPr>
            <w:r>
              <w:t>ⲛ̀ⲧⲉ Ⲓⲏ̄ⲥ̄ Ⲡⲭ̄ⲥ̄ ⲡ̀ⲟⲩⲣⲟ:</w:t>
            </w:r>
          </w:p>
          <w:p w14:paraId="585D8DEA" w14:textId="77777777" w:rsidR="00C140D7" w:rsidRDefault="00C140D7" w:rsidP="00C140D7">
            <w:pPr>
              <w:pStyle w:val="CopticHangingVerse"/>
            </w:pPr>
            <w:r>
              <w:t>Ⲡⲉⲛⲛⲟⲩϯ ⲛ̀ⲁⲗⲏⲑⲓⲛⲟⲥ.</w:t>
            </w:r>
          </w:p>
        </w:tc>
      </w:tr>
      <w:tr w:rsidR="00C140D7" w14:paraId="305F1AFE" w14:textId="77777777" w:rsidTr="00C140D7">
        <w:trPr>
          <w:cantSplit/>
          <w:jc w:val="center"/>
        </w:trPr>
        <w:tc>
          <w:tcPr>
            <w:tcW w:w="288" w:type="dxa"/>
          </w:tcPr>
          <w:p w14:paraId="41E8DEF2" w14:textId="77777777" w:rsidR="00C140D7" w:rsidRPr="00FB5ACB" w:rsidRDefault="00C140D7" w:rsidP="00C140D7">
            <w:pPr>
              <w:pStyle w:val="CopticCross"/>
            </w:pPr>
          </w:p>
        </w:tc>
        <w:tc>
          <w:tcPr>
            <w:tcW w:w="3960" w:type="dxa"/>
          </w:tcPr>
          <w:p w14:paraId="1DBDCFE5" w14:textId="77777777" w:rsidR="00C140D7" w:rsidRDefault="00C140D7" w:rsidP="00C140D7">
            <w:pPr>
              <w:pStyle w:val="EngHang"/>
            </w:pPr>
            <w:r>
              <w:t>Who was crucified on the Cross</w:t>
            </w:r>
          </w:p>
          <w:p w14:paraId="15DD3FD6" w14:textId="77777777" w:rsidR="00C140D7" w:rsidRDefault="00C140D7" w:rsidP="00C140D7">
            <w:pPr>
              <w:pStyle w:val="EngHang"/>
            </w:pPr>
            <w:r>
              <w:t>In order to save our race.</w:t>
            </w:r>
          </w:p>
          <w:p w14:paraId="63E6BEB2" w14:textId="77777777" w:rsidR="00C140D7" w:rsidRDefault="00C140D7" w:rsidP="00C140D7">
            <w:pPr>
              <w:pStyle w:val="EngHang"/>
            </w:pPr>
            <w:r>
              <w:t>We too, let us honour Him,</w:t>
            </w:r>
          </w:p>
          <w:p w14:paraId="262E9738" w14:textId="77777777" w:rsidR="00C140D7" w:rsidRDefault="00C140D7" w:rsidP="00C140D7">
            <w:pPr>
              <w:pStyle w:val="EngHangEnd"/>
            </w:pPr>
            <w:r>
              <w:t>Crying out, saying,</w:t>
            </w:r>
          </w:p>
        </w:tc>
        <w:tc>
          <w:tcPr>
            <w:tcW w:w="288" w:type="dxa"/>
          </w:tcPr>
          <w:p w14:paraId="646C100A" w14:textId="77777777" w:rsidR="00C140D7" w:rsidRDefault="00C140D7" w:rsidP="00C140D7"/>
        </w:tc>
        <w:tc>
          <w:tcPr>
            <w:tcW w:w="288" w:type="dxa"/>
          </w:tcPr>
          <w:p w14:paraId="20B04187" w14:textId="77777777" w:rsidR="00C140D7" w:rsidRPr="00FB5ACB" w:rsidRDefault="00C140D7" w:rsidP="00C140D7">
            <w:pPr>
              <w:pStyle w:val="CopticCross"/>
            </w:pPr>
          </w:p>
        </w:tc>
        <w:tc>
          <w:tcPr>
            <w:tcW w:w="3960" w:type="dxa"/>
          </w:tcPr>
          <w:p w14:paraId="24CE8F1E" w14:textId="77777777" w:rsidR="00C140D7" w:rsidRDefault="00C140D7" w:rsidP="00C140D7">
            <w:pPr>
              <w:pStyle w:val="CopticVersemulti-line"/>
            </w:pPr>
            <w:r>
              <w:t>Ⲫⲏⲉ̀ⲧⲁⲩⲁϣϥ ⲉ̀ⲡⲓⲥ̀ⲧⲁⲩⲣⲟⲥ:</w:t>
            </w:r>
          </w:p>
          <w:p w14:paraId="235538C8" w14:textId="77777777" w:rsidR="00C140D7" w:rsidRDefault="00C140D7" w:rsidP="00C140D7">
            <w:pPr>
              <w:pStyle w:val="CopticVersemulti-line"/>
            </w:pPr>
            <w:r>
              <w:t>Ϣⲁⲛ̀ⲧⲉϥⲥⲱϯ ⲙ̀ⲡⲉⲛⲅⲉⲛⲟⲥ:</w:t>
            </w:r>
          </w:p>
          <w:p w14:paraId="1770240E" w14:textId="77777777" w:rsidR="00C140D7" w:rsidRDefault="00C140D7" w:rsidP="00C140D7">
            <w:pPr>
              <w:pStyle w:val="CopticVersemulti-line"/>
            </w:pPr>
            <w:r>
              <w:t>ⲁⲛⲟⲛ ⲇⲉ ϩⲱⲛ ⲙⲁⲣⲉⲛⲧⲁⲓⲟϥ:</w:t>
            </w:r>
          </w:p>
          <w:p w14:paraId="4423E6EE" w14:textId="77777777" w:rsidR="00C140D7" w:rsidRDefault="00C140D7" w:rsidP="00C140D7">
            <w:pPr>
              <w:pStyle w:val="CopticHangingVerse"/>
            </w:pPr>
            <w:r>
              <w:t>ⲉⲛⲱϣ ⲉ̀ⲃⲟⲗ ⲉⲛϫⲱ ⲙ̀ⲙⲟⲥ.</w:t>
            </w:r>
          </w:p>
        </w:tc>
      </w:tr>
      <w:tr w:rsidR="00C140D7" w14:paraId="5DFF0A61" w14:textId="77777777" w:rsidTr="00C140D7">
        <w:trPr>
          <w:cantSplit/>
          <w:jc w:val="center"/>
        </w:trPr>
        <w:tc>
          <w:tcPr>
            <w:tcW w:w="288" w:type="dxa"/>
          </w:tcPr>
          <w:p w14:paraId="4B9B56A4" w14:textId="77777777" w:rsidR="00C140D7" w:rsidRPr="00FB5ACB" w:rsidRDefault="00C140D7" w:rsidP="00C140D7">
            <w:pPr>
              <w:pStyle w:val="CopticCross"/>
            </w:pPr>
            <w:r w:rsidRPr="00FB5ACB">
              <w:t>¿</w:t>
            </w:r>
          </w:p>
        </w:tc>
        <w:tc>
          <w:tcPr>
            <w:tcW w:w="3960" w:type="dxa"/>
          </w:tcPr>
          <w:p w14:paraId="2157BFA6" w14:textId="77777777" w:rsidR="00C140D7" w:rsidRDefault="00C140D7" w:rsidP="00C140D7">
            <w:pPr>
              <w:pStyle w:val="EngHang"/>
            </w:pPr>
            <w:r>
              <w:t>The Cross is our means,</w:t>
            </w:r>
          </w:p>
          <w:p w14:paraId="3E6016A0" w14:textId="77777777" w:rsidR="00C140D7" w:rsidRDefault="00C140D7" w:rsidP="00C140D7">
            <w:pPr>
              <w:pStyle w:val="EngHang"/>
            </w:pPr>
            <w:r>
              <w:t>The Cross is our hope,</w:t>
            </w:r>
          </w:p>
          <w:p w14:paraId="0750D15E" w14:textId="77777777" w:rsidR="00C140D7" w:rsidRDefault="00C140D7" w:rsidP="00C140D7">
            <w:pPr>
              <w:pStyle w:val="EngHang"/>
            </w:pPr>
            <w:r>
              <w:t>The Cross is our steadfastness,</w:t>
            </w:r>
          </w:p>
          <w:p w14:paraId="427CC370" w14:textId="77777777" w:rsidR="00C140D7" w:rsidRDefault="00C140D7" w:rsidP="00C140D7">
            <w:pPr>
              <w:pStyle w:val="EngHangEnd"/>
            </w:pPr>
            <w:r>
              <w:t>In troubles and afflictions.</w:t>
            </w:r>
          </w:p>
        </w:tc>
        <w:tc>
          <w:tcPr>
            <w:tcW w:w="288" w:type="dxa"/>
          </w:tcPr>
          <w:p w14:paraId="476273AF" w14:textId="77777777" w:rsidR="00C140D7" w:rsidRDefault="00C140D7" w:rsidP="00C140D7"/>
        </w:tc>
        <w:tc>
          <w:tcPr>
            <w:tcW w:w="288" w:type="dxa"/>
          </w:tcPr>
          <w:p w14:paraId="26FCCBCE" w14:textId="77777777" w:rsidR="00C140D7" w:rsidRPr="00FB5ACB" w:rsidRDefault="00C140D7" w:rsidP="00C140D7">
            <w:pPr>
              <w:pStyle w:val="CopticCross"/>
            </w:pPr>
            <w:r w:rsidRPr="00FB5ACB">
              <w:t>¿</w:t>
            </w:r>
          </w:p>
        </w:tc>
        <w:tc>
          <w:tcPr>
            <w:tcW w:w="3960" w:type="dxa"/>
          </w:tcPr>
          <w:p w14:paraId="4B235F66" w14:textId="77777777" w:rsidR="00C140D7" w:rsidRDefault="00C140D7" w:rsidP="00C140D7">
            <w:pPr>
              <w:pStyle w:val="CopticVersemulti-line"/>
            </w:pPr>
            <w:r>
              <w:t>Ⲡⲓⲥ̀ⲧⲁⲩⲣⲟⲥ ⲡⲉ ⲡⲉⲛϩⲟⲗⲡⲟⲛ:</w:t>
            </w:r>
          </w:p>
          <w:p w14:paraId="270FA36C" w14:textId="77777777" w:rsidR="00C140D7" w:rsidRDefault="00C140D7" w:rsidP="00C140D7">
            <w:pPr>
              <w:pStyle w:val="CopticVersemulti-line"/>
            </w:pPr>
            <w:r>
              <w:t>ⲡⲓⲥ̀ⲧⲁⲩⲣⲟⲥ ⲡⲉ ⲧⲉⲛϩⲉⲗⲡⲓⲥ:</w:t>
            </w:r>
          </w:p>
          <w:p w14:paraId="1DFD3822" w14:textId="77777777" w:rsidR="00C140D7" w:rsidRDefault="00C140D7" w:rsidP="00C140D7">
            <w:pPr>
              <w:pStyle w:val="CopticVersemulti-line"/>
            </w:pPr>
            <w:r>
              <w:t>ⲡⲓⲥ̀ⲧⲁⲩⲣⲟⲥ ⲡⲉ ⲡⲉⲛⲧⲁϫⲣⲟ:</w:t>
            </w:r>
          </w:p>
          <w:p w14:paraId="165F3849" w14:textId="77777777" w:rsidR="00C140D7" w:rsidRDefault="00C140D7" w:rsidP="00C140D7">
            <w:pPr>
              <w:pStyle w:val="CopticHangingVerse"/>
            </w:pPr>
            <w:r>
              <w:t>ϧⲉⲛ ⲛⲉⲛϩⲟⲗϩⲉϫ ⲛⲉⲙ ⲛⲉⲛⲑ̀ⲗⲓⲯⲓⲥ.</w:t>
            </w:r>
          </w:p>
        </w:tc>
      </w:tr>
      <w:tr w:rsidR="00C140D7" w14:paraId="6EA46E9B" w14:textId="77777777" w:rsidTr="00C140D7">
        <w:trPr>
          <w:cantSplit/>
          <w:jc w:val="center"/>
        </w:trPr>
        <w:tc>
          <w:tcPr>
            <w:tcW w:w="288" w:type="dxa"/>
          </w:tcPr>
          <w:p w14:paraId="1C3E1E7B" w14:textId="77777777" w:rsidR="00C140D7" w:rsidRPr="00FB5ACB" w:rsidRDefault="00C140D7" w:rsidP="00C140D7">
            <w:pPr>
              <w:pStyle w:val="CopticCross"/>
            </w:pPr>
          </w:p>
        </w:tc>
        <w:tc>
          <w:tcPr>
            <w:tcW w:w="3960" w:type="dxa"/>
          </w:tcPr>
          <w:p w14:paraId="16241619" w14:textId="77777777" w:rsidR="00C140D7" w:rsidRDefault="00C140D7" w:rsidP="00C140D7">
            <w:pPr>
              <w:pStyle w:val="EngHang"/>
            </w:pPr>
            <w:r>
              <w:t>Blessed be Christ our God,</w:t>
            </w:r>
          </w:p>
          <w:p w14:paraId="01708684" w14:textId="77777777" w:rsidR="00C140D7" w:rsidRDefault="00C140D7" w:rsidP="00C140D7">
            <w:pPr>
              <w:pStyle w:val="EngHang"/>
            </w:pPr>
            <w:r>
              <w:t>And His life-giving Cross,</w:t>
            </w:r>
          </w:p>
          <w:p w14:paraId="54E529BA" w14:textId="77777777" w:rsidR="00C140D7" w:rsidRDefault="00C140D7" w:rsidP="00C140D7">
            <w:pPr>
              <w:pStyle w:val="EngHang"/>
            </w:pPr>
            <w:r>
              <w:t>Upon which He was crucified,</w:t>
            </w:r>
          </w:p>
          <w:p w14:paraId="767EB21D" w14:textId="77777777" w:rsidR="00C140D7" w:rsidRDefault="00C140D7" w:rsidP="00C140D7">
            <w:pPr>
              <w:pStyle w:val="EngHangEnd"/>
            </w:pPr>
            <w:r>
              <w:t>In orde</w:t>
            </w:r>
            <w:r w:rsidRPr="00C140D7">
              <w:rPr>
                <w:rStyle w:val="EngHangEndChar"/>
              </w:rPr>
              <w:t>r</w:t>
            </w:r>
            <w:r>
              <w:t xml:space="preserve"> to save us from our sins.</w:t>
            </w:r>
          </w:p>
        </w:tc>
        <w:tc>
          <w:tcPr>
            <w:tcW w:w="288" w:type="dxa"/>
          </w:tcPr>
          <w:p w14:paraId="7583FD44" w14:textId="77777777" w:rsidR="00C140D7" w:rsidRDefault="00C140D7" w:rsidP="00C140D7"/>
        </w:tc>
        <w:tc>
          <w:tcPr>
            <w:tcW w:w="288" w:type="dxa"/>
          </w:tcPr>
          <w:p w14:paraId="639807EC" w14:textId="77777777" w:rsidR="00C140D7" w:rsidRPr="00FB5ACB" w:rsidRDefault="00C140D7" w:rsidP="00C140D7">
            <w:pPr>
              <w:pStyle w:val="CopticCross"/>
            </w:pPr>
          </w:p>
        </w:tc>
        <w:tc>
          <w:tcPr>
            <w:tcW w:w="3960" w:type="dxa"/>
          </w:tcPr>
          <w:p w14:paraId="5A74CA11" w14:textId="77777777" w:rsidR="00C140D7" w:rsidRDefault="00C140D7" w:rsidP="00C140D7">
            <w:pPr>
              <w:pStyle w:val="CopticVersemulti-line"/>
            </w:pPr>
            <w:r>
              <w:t>Ϫⲉ ϥ̀ⲥ̀ⲙⲁⲣⲱⲟⲩⲧ ⲛ̀ϫⲉ Ⲡⲭ̄ⲥ̄ Ⲡⲉⲛⲛⲟⲩϯ:</w:t>
            </w:r>
          </w:p>
          <w:p w14:paraId="4D78C624" w14:textId="77777777" w:rsidR="00C140D7" w:rsidRDefault="00C140D7" w:rsidP="00C140D7">
            <w:pPr>
              <w:pStyle w:val="CopticVersemulti-line"/>
            </w:pPr>
            <w:r>
              <w:t>ⲛⲉⲙ ⲡⲉϥⲥ̀ⲧⲁⲩⲣⲟⲥ ⲛ̀ⲣⲉϥⲧⲁⲛϧⲟ:</w:t>
            </w:r>
          </w:p>
          <w:p w14:paraId="2D56365C" w14:textId="77777777" w:rsidR="00C140D7" w:rsidRDefault="00C140D7" w:rsidP="00C140D7">
            <w:pPr>
              <w:pStyle w:val="CopticVersemulti-line"/>
            </w:pPr>
            <w:r>
              <w:t>ⲫⲏⲉⲧⲁⲩⲁϣϥ ⲉ̀ϩ̀ⲣⲏⲓ ⲉ̀ϫⲱϥ:</w:t>
            </w:r>
          </w:p>
          <w:p w14:paraId="5F7034BF" w14:textId="77777777" w:rsidR="00C140D7" w:rsidRDefault="00C140D7" w:rsidP="00C140D7">
            <w:pPr>
              <w:pStyle w:val="CopticHangingVerse"/>
            </w:pPr>
            <w:r>
              <w:t>ϣⲁ ⲛ̀ⲧⲉⲛϥⲥⲟⲧⲧⲉⲛ ϧⲉⲛ ⲛⲉⲛⲛⲟⲃⲓ.</w:t>
            </w:r>
          </w:p>
        </w:tc>
      </w:tr>
      <w:tr w:rsidR="00C140D7" w14:paraId="671DBD7B" w14:textId="77777777" w:rsidTr="00C140D7">
        <w:trPr>
          <w:cantSplit/>
          <w:jc w:val="center"/>
        </w:trPr>
        <w:tc>
          <w:tcPr>
            <w:tcW w:w="288" w:type="dxa"/>
          </w:tcPr>
          <w:p w14:paraId="35342DBD" w14:textId="77777777" w:rsidR="00C140D7" w:rsidRPr="00FB5ACB" w:rsidRDefault="00C140D7" w:rsidP="00C140D7">
            <w:pPr>
              <w:pStyle w:val="CopticCross"/>
            </w:pPr>
            <w:r w:rsidRPr="00FB5ACB">
              <w:t>¿</w:t>
            </w:r>
          </w:p>
        </w:tc>
        <w:tc>
          <w:tcPr>
            <w:tcW w:w="3960" w:type="dxa"/>
          </w:tcPr>
          <w:p w14:paraId="2DCB8833" w14:textId="77777777" w:rsidR="00C140D7" w:rsidRDefault="00C140D7" w:rsidP="00C140D7">
            <w:pPr>
              <w:pStyle w:val="EngHang"/>
            </w:pPr>
            <w:r>
              <w:t>We praise Him and glorify Him,</w:t>
            </w:r>
          </w:p>
          <w:p w14:paraId="7434CC83" w14:textId="77777777" w:rsidR="00C140D7" w:rsidRDefault="00C140D7" w:rsidP="00C140D7">
            <w:pPr>
              <w:pStyle w:val="EngHang"/>
            </w:pPr>
            <w:r>
              <w:t>And exalt Him above all,</w:t>
            </w:r>
          </w:p>
          <w:p w14:paraId="2896C271" w14:textId="77777777" w:rsidR="00C140D7" w:rsidRDefault="00C140D7" w:rsidP="00C140D7">
            <w:pPr>
              <w:pStyle w:val="EngHang"/>
            </w:pPr>
            <w:r>
              <w:t>As a Good one and a Lover of mankind.</w:t>
            </w:r>
          </w:p>
          <w:p w14:paraId="3AAE1E7A" w14:textId="77777777" w:rsidR="00C140D7" w:rsidRDefault="00C140D7" w:rsidP="00C140D7">
            <w:pPr>
              <w:pStyle w:val="EngHangEnd"/>
            </w:pPr>
            <w:r>
              <w:t>Have mercy on us according to Your great mercy.</w:t>
            </w:r>
          </w:p>
        </w:tc>
        <w:tc>
          <w:tcPr>
            <w:tcW w:w="288" w:type="dxa"/>
          </w:tcPr>
          <w:p w14:paraId="44D3F55A" w14:textId="77777777" w:rsidR="00C140D7" w:rsidRDefault="00C140D7" w:rsidP="00C140D7"/>
        </w:tc>
        <w:tc>
          <w:tcPr>
            <w:tcW w:w="288" w:type="dxa"/>
          </w:tcPr>
          <w:p w14:paraId="12785F08" w14:textId="77777777" w:rsidR="00C140D7" w:rsidRPr="00FB5ACB" w:rsidRDefault="00C140D7" w:rsidP="00C140D7">
            <w:pPr>
              <w:pStyle w:val="CopticCross"/>
            </w:pPr>
            <w:r w:rsidRPr="00FB5ACB">
              <w:t>¿</w:t>
            </w:r>
          </w:p>
        </w:tc>
        <w:tc>
          <w:tcPr>
            <w:tcW w:w="3960" w:type="dxa"/>
          </w:tcPr>
          <w:p w14:paraId="2EE26783" w14:textId="77777777" w:rsidR="00C140D7" w:rsidRDefault="00C140D7" w:rsidP="00C140D7">
            <w:pPr>
              <w:pStyle w:val="CopticVersemulti-line"/>
            </w:pPr>
            <w:r>
              <w:t>Ⲧⲉⲛϩⲱⲥ ⲉ̀ⲣⲟϥ ⲧⲉⲛϯⲱⲟⲩ ⲛⲁϥ:</w:t>
            </w:r>
          </w:p>
          <w:p w14:paraId="3EA9C982" w14:textId="77777777" w:rsidR="00C140D7" w:rsidRDefault="00C140D7" w:rsidP="00C140D7">
            <w:pPr>
              <w:pStyle w:val="CopticVersemulti-line"/>
            </w:pPr>
            <w:r>
              <w:t>ⲧⲉⲛⲉⲣϩⲟⲩⲟ̀̀ ϭⲓⲥⲓ ⲙ̀ⲙⲟϥ</w:t>
            </w:r>
          </w:p>
          <w:p w14:paraId="12A44D8E" w14:textId="77777777" w:rsidR="00C140D7" w:rsidRDefault="00C140D7" w:rsidP="00C140D7">
            <w:pPr>
              <w:pStyle w:val="CopticVersemulti-line"/>
            </w:pPr>
            <w:r>
              <w:t xml:space="preserve">ϩⲱⲥ ⲁ̀ⲅⲁⲑⲟⲥ ⲟⲩⲟϩ ⲙ̀ⲙⲁⲓⲣⲱⲙⲓ </w:t>
            </w:r>
          </w:p>
          <w:p w14:paraId="44400572" w14:textId="77777777" w:rsidR="00C140D7" w:rsidRDefault="00C140D7" w:rsidP="00C140D7">
            <w:pPr>
              <w:pStyle w:val="CopticHangingVerse"/>
            </w:pPr>
            <w:r>
              <w:t>ⲛⲁⲓ ⲛⲁⲛ ⲕⲁⲧⲁ ⲡⲉⲕⲛⲓϣϯ ⲛ̀ⲛⲁⲓ.</w:t>
            </w:r>
          </w:p>
        </w:tc>
      </w:tr>
    </w:tbl>
    <w:p w14:paraId="08722EF5" w14:textId="77777777" w:rsidR="0039635A" w:rsidRDefault="0039635A" w:rsidP="0039635A">
      <w:pPr>
        <w:pStyle w:val="Heading4"/>
      </w:pPr>
      <w:bookmarkStart w:id="1208" w:name="_Ref434474964"/>
      <w:r>
        <w:t>The Psali Ada</w:t>
      </w:r>
      <w:r w:rsidR="006C1B94">
        <w:t>m for the Feast of the Cross</w:t>
      </w:r>
      <w:bookmarkEnd w:id="120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806E7" w14:paraId="09C498B4" w14:textId="77777777" w:rsidTr="00F87627">
        <w:trPr>
          <w:cantSplit/>
          <w:jc w:val="center"/>
        </w:trPr>
        <w:tc>
          <w:tcPr>
            <w:tcW w:w="288" w:type="dxa"/>
          </w:tcPr>
          <w:p w14:paraId="1F802D5F" w14:textId="77777777" w:rsidR="00F806E7" w:rsidRDefault="00F806E7" w:rsidP="00F87627">
            <w:pPr>
              <w:pStyle w:val="CopticCross"/>
            </w:pPr>
          </w:p>
        </w:tc>
        <w:tc>
          <w:tcPr>
            <w:tcW w:w="3960" w:type="dxa"/>
          </w:tcPr>
          <w:p w14:paraId="13594A1D" w14:textId="77777777" w:rsidR="00F806E7" w:rsidRDefault="00F806E7" w:rsidP="00F806E7">
            <w:pPr>
              <w:pStyle w:val="EngHang"/>
            </w:pPr>
            <w:r>
              <w:t>We truly believe in You,</w:t>
            </w:r>
          </w:p>
          <w:p w14:paraId="637D01A4" w14:textId="77777777" w:rsidR="00F806E7" w:rsidRDefault="00F806E7" w:rsidP="00F806E7">
            <w:pPr>
              <w:pStyle w:val="EngHang"/>
            </w:pPr>
            <w:r>
              <w:t>O Jesus Christ,</w:t>
            </w:r>
          </w:p>
          <w:p w14:paraId="4DB4D8E1" w14:textId="77777777" w:rsidR="00F806E7" w:rsidRDefault="00F806E7" w:rsidP="00F806E7">
            <w:pPr>
              <w:pStyle w:val="EngHang"/>
            </w:pPr>
            <w:r>
              <w:t>The Saviour, the Son of God,</w:t>
            </w:r>
          </w:p>
          <w:p w14:paraId="2DF10396" w14:textId="77777777" w:rsidR="00F806E7" w:rsidRDefault="00F806E7" w:rsidP="00F806E7">
            <w:pPr>
              <w:pStyle w:val="EngHangEnd"/>
            </w:pPr>
            <w:r>
              <w:t>And in Your Cross.</w:t>
            </w:r>
          </w:p>
        </w:tc>
        <w:tc>
          <w:tcPr>
            <w:tcW w:w="288" w:type="dxa"/>
          </w:tcPr>
          <w:p w14:paraId="12234EC9" w14:textId="77777777" w:rsidR="00F806E7" w:rsidRDefault="00F806E7" w:rsidP="00F87627"/>
        </w:tc>
        <w:tc>
          <w:tcPr>
            <w:tcW w:w="288" w:type="dxa"/>
          </w:tcPr>
          <w:p w14:paraId="6F923ED2" w14:textId="77777777" w:rsidR="00F806E7" w:rsidRDefault="00F806E7" w:rsidP="00F87627">
            <w:pPr>
              <w:pStyle w:val="CopticCross"/>
            </w:pPr>
          </w:p>
        </w:tc>
        <w:tc>
          <w:tcPr>
            <w:tcW w:w="3960" w:type="dxa"/>
          </w:tcPr>
          <w:p w14:paraId="5880FB45" w14:textId="77777777" w:rsidR="00F806E7" w:rsidRDefault="00F806E7" w:rsidP="00A7759D">
            <w:pPr>
              <w:pStyle w:val="CopticVersemulti-line"/>
            </w:pPr>
            <w:r w:rsidRPr="00B3792A">
              <w:t>Ⲁⲗⲏⲑⲱⲥ ⲧⲉⲛⲛⲁϩϯ</w:t>
            </w:r>
            <w:r>
              <w:t>:</w:t>
            </w:r>
          </w:p>
          <w:p w14:paraId="67345F01" w14:textId="77777777" w:rsidR="00F806E7" w:rsidRDefault="00F806E7" w:rsidP="00A7759D">
            <w:pPr>
              <w:pStyle w:val="CopticVersemulti-line"/>
            </w:pPr>
            <w:r w:rsidRPr="00B3792A">
              <w:t>ⲉ̀ⲣⲟⲕ ⲱ̀ Ⲓⲏ̄ⲥ̄ Ⲡⲭ̄ⲥ̄</w:t>
            </w:r>
            <w:r>
              <w:t>:</w:t>
            </w:r>
          </w:p>
          <w:p w14:paraId="5F2D9A81" w14:textId="77777777" w:rsidR="00F806E7" w:rsidRDefault="00F806E7" w:rsidP="00A7759D">
            <w:pPr>
              <w:pStyle w:val="CopticVersemulti-line"/>
            </w:pPr>
            <w:r w:rsidRPr="00B3792A">
              <w:t>ⲡ̀ⲥⲱⲧⲉⲣ Ⲡϣⲏⲣⲓ ⲙ̀Ⲫⲛⲟⲩϯ</w:t>
            </w:r>
            <w:r>
              <w:t>:</w:t>
            </w:r>
          </w:p>
          <w:p w14:paraId="738D2B57" w14:textId="77777777" w:rsidR="00F806E7" w:rsidRPr="00B3792A" w:rsidRDefault="00F806E7" w:rsidP="00A7759D">
            <w:pPr>
              <w:pStyle w:val="CopticVerse"/>
            </w:pPr>
            <w:r w:rsidRPr="00B3792A">
              <w:t>ⲛⲉⲙ ⲡⲉⲕⲥ̀ⲧⲁⲩⲣⲟⲥ.</w:t>
            </w:r>
          </w:p>
        </w:tc>
      </w:tr>
      <w:tr w:rsidR="00F806E7" w14:paraId="1BDB4E4A" w14:textId="77777777" w:rsidTr="00F87627">
        <w:trPr>
          <w:cantSplit/>
          <w:jc w:val="center"/>
        </w:trPr>
        <w:tc>
          <w:tcPr>
            <w:tcW w:w="288" w:type="dxa"/>
          </w:tcPr>
          <w:p w14:paraId="5622DAAD" w14:textId="77777777" w:rsidR="00F806E7" w:rsidRDefault="00F806E7" w:rsidP="00F87627">
            <w:pPr>
              <w:pStyle w:val="CopticCross"/>
            </w:pPr>
          </w:p>
        </w:tc>
        <w:tc>
          <w:tcPr>
            <w:tcW w:w="3960" w:type="dxa"/>
          </w:tcPr>
          <w:p w14:paraId="122BFBE9" w14:textId="77777777" w:rsidR="00F806E7" w:rsidRDefault="00F806E7" w:rsidP="00F806E7">
            <w:pPr>
              <w:pStyle w:val="EngHang"/>
            </w:pPr>
            <w:r>
              <w:t>All glory and honour</w:t>
            </w:r>
          </w:p>
          <w:p w14:paraId="3C6BE40D" w14:textId="77777777" w:rsidR="00F806E7" w:rsidRDefault="00F806E7" w:rsidP="00F806E7">
            <w:pPr>
              <w:pStyle w:val="EngHang"/>
            </w:pPr>
            <w:r>
              <w:t>Are due to the Cross</w:t>
            </w:r>
          </w:p>
          <w:p w14:paraId="1218885D" w14:textId="77777777" w:rsidR="00F806E7" w:rsidRDefault="00F806E7" w:rsidP="00F806E7">
            <w:pPr>
              <w:pStyle w:val="EngHang"/>
            </w:pPr>
            <w:r>
              <w:t>Of the King of glory,</w:t>
            </w:r>
          </w:p>
          <w:p w14:paraId="52340FC1" w14:textId="77777777" w:rsidR="00F806E7" w:rsidRDefault="00F806E7" w:rsidP="00F806E7">
            <w:pPr>
              <w:pStyle w:val="EngHangEnd"/>
            </w:pPr>
            <w:r>
              <w:t>The confirmation of the faithful.</w:t>
            </w:r>
          </w:p>
        </w:tc>
        <w:tc>
          <w:tcPr>
            <w:tcW w:w="288" w:type="dxa"/>
          </w:tcPr>
          <w:p w14:paraId="324D5341" w14:textId="77777777" w:rsidR="00F806E7" w:rsidRDefault="00F806E7" w:rsidP="00F87627"/>
        </w:tc>
        <w:tc>
          <w:tcPr>
            <w:tcW w:w="288" w:type="dxa"/>
          </w:tcPr>
          <w:p w14:paraId="5B7FACEB" w14:textId="77777777" w:rsidR="00F806E7" w:rsidRDefault="00F806E7" w:rsidP="00F87627">
            <w:pPr>
              <w:pStyle w:val="CopticCross"/>
            </w:pPr>
          </w:p>
        </w:tc>
        <w:tc>
          <w:tcPr>
            <w:tcW w:w="3960" w:type="dxa"/>
          </w:tcPr>
          <w:p w14:paraId="4C199813" w14:textId="77777777" w:rsidR="00F806E7" w:rsidRDefault="00F806E7" w:rsidP="00A7759D">
            <w:pPr>
              <w:pStyle w:val="CopticVersemulti-line"/>
              <w:rPr>
                <w:rFonts w:eastAsia="Arial Unicode MS" w:cs="FreeSerifAvvaShenouda"/>
              </w:rPr>
            </w:pPr>
            <w:r>
              <w:rPr>
                <w:rFonts w:eastAsia="Arial Unicode MS" w:cs="FreeSerifAvvaShenouda"/>
              </w:rPr>
              <w:t>Ⲃⲟⲛ ⲟⲩⲱ̀ⲟⲩ ⲛⲉⲙ ⲟⲩⲧⲁⲓⲟ̀:</w:t>
            </w:r>
          </w:p>
          <w:p w14:paraId="0CEBEF8A" w14:textId="77777777" w:rsidR="00F806E7" w:rsidRDefault="00F806E7" w:rsidP="00A7759D">
            <w:pPr>
              <w:pStyle w:val="CopticVersemulti-line"/>
              <w:rPr>
                <w:rFonts w:eastAsia="Arial Unicode MS" w:cs="FreeSerifAvvaShenouda"/>
              </w:rPr>
            </w:pPr>
            <w:r>
              <w:rPr>
                <w:rFonts w:eastAsia="Arial Unicode MS" w:cs="FreeSerifAvvaShenouda"/>
              </w:rPr>
              <w:t>ⲉⲣⲡ̀ⲣⲉⲡⲓ ⲙ̀ⲡⲉϥⲥ̀ⲧⲁⲩⲣⲟⲥ:</w:t>
            </w:r>
          </w:p>
          <w:p w14:paraId="5251446B" w14:textId="77777777" w:rsidR="00F806E7" w:rsidRDefault="00F806E7" w:rsidP="00A7759D">
            <w:pPr>
              <w:pStyle w:val="CopticVersemulti-line"/>
              <w:rPr>
                <w:rFonts w:eastAsia="Arial Unicode MS" w:cs="FreeSerifAvvaShenouda"/>
              </w:rPr>
            </w:pPr>
            <w:r>
              <w:rPr>
                <w:rFonts w:eastAsia="Arial Unicode MS" w:cs="FreeSerifAvvaShenouda"/>
              </w:rPr>
              <w:t>Ⲡⲟⲩⲣⲟ ⲛ̀ⲧⲉ ⲡ̀ⲱ̀ⲟⲩ:</w:t>
            </w:r>
          </w:p>
          <w:p w14:paraId="12BA9B0F" w14:textId="77777777" w:rsidR="00F806E7" w:rsidRPr="00B3792A" w:rsidRDefault="00F806E7" w:rsidP="00A7759D">
            <w:pPr>
              <w:pStyle w:val="CopticVerse"/>
            </w:pPr>
            <w:r>
              <w:t>ⲡ̀ⲧⲁϫⲣⲟ ⲛ̀ⲛⲓⲡⲓⲥⲧⲟⲥ.</w:t>
            </w:r>
          </w:p>
        </w:tc>
      </w:tr>
      <w:tr w:rsidR="00F806E7" w14:paraId="5498B98B" w14:textId="77777777" w:rsidTr="00F87627">
        <w:trPr>
          <w:cantSplit/>
          <w:jc w:val="center"/>
        </w:trPr>
        <w:tc>
          <w:tcPr>
            <w:tcW w:w="288" w:type="dxa"/>
          </w:tcPr>
          <w:p w14:paraId="47573D6E" w14:textId="77777777" w:rsidR="00F806E7" w:rsidRDefault="00F806E7" w:rsidP="00F87627">
            <w:pPr>
              <w:pStyle w:val="CopticCross"/>
            </w:pPr>
            <w:r w:rsidRPr="00FB5ACB">
              <w:lastRenderedPageBreak/>
              <w:t>¿</w:t>
            </w:r>
          </w:p>
        </w:tc>
        <w:tc>
          <w:tcPr>
            <w:tcW w:w="3960" w:type="dxa"/>
          </w:tcPr>
          <w:p w14:paraId="78DC88EA" w14:textId="77777777" w:rsidR="00F806E7" w:rsidRDefault="00F806E7" w:rsidP="00F806E7">
            <w:pPr>
              <w:pStyle w:val="EngHang"/>
            </w:pPr>
            <w:r>
              <w:t>For Queen Helen</w:t>
            </w:r>
          </w:p>
          <w:p w14:paraId="3F7D5EB0" w14:textId="77777777" w:rsidR="00F806E7" w:rsidRDefault="00F806E7" w:rsidP="00F806E7">
            <w:pPr>
              <w:pStyle w:val="EngHang"/>
            </w:pPr>
            <w:r>
              <w:t>Rose up</w:t>
            </w:r>
          </w:p>
          <w:p w14:paraId="47A64C25" w14:textId="77777777" w:rsidR="00F806E7" w:rsidRDefault="00F806E7" w:rsidP="00F806E7">
            <w:pPr>
              <w:pStyle w:val="EngHang"/>
            </w:pPr>
            <w:r>
              <w:t>And eagerly sought</w:t>
            </w:r>
          </w:p>
          <w:p w14:paraId="51C408D9" w14:textId="77777777" w:rsidR="00F806E7" w:rsidRDefault="00F806E7" w:rsidP="00F806E7">
            <w:pPr>
              <w:pStyle w:val="EngHangEnd"/>
            </w:pPr>
            <w:r>
              <w:t>The victorious Cross.</w:t>
            </w:r>
          </w:p>
        </w:tc>
        <w:tc>
          <w:tcPr>
            <w:tcW w:w="288" w:type="dxa"/>
          </w:tcPr>
          <w:p w14:paraId="68944BC4" w14:textId="77777777" w:rsidR="00F806E7" w:rsidRDefault="00F806E7" w:rsidP="00F87627"/>
        </w:tc>
        <w:tc>
          <w:tcPr>
            <w:tcW w:w="288" w:type="dxa"/>
          </w:tcPr>
          <w:p w14:paraId="1C2B7D5D" w14:textId="77777777" w:rsidR="00F806E7" w:rsidRDefault="00F806E7" w:rsidP="00F87627">
            <w:pPr>
              <w:pStyle w:val="CopticCross"/>
            </w:pPr>
            <w:r w:rsidRPr="00FB5ACB">
              <w:t>¿</w:t>
            </w:r>
          </w:p>
        </w:tc>
        <w:tc>
          <w:tcPr>
            <w:tcW w:w="3960" w:type="dxa"/>
          </w:tcPr>
          <w:p w14:paraId="4B75267C" w14:textId="77777777" w:rsidR="00F806E7" w:rsidRDefault="00F806E7" w:rsidP="00A7759D">
            <w:pPr>
              <w:pStyle w:val="CopticVersemulti-line"/>
              <w:rPr>
                <w:rFonts w:cs="FreeSerifAvvaShenouda"/>
              </w:rPr>
            </w:pPr>
            <w:r>
              <w:rPr>
                <w:rFonts w:cs="FreeSerifAvvaShenouda"/>
              </w:rPr>
              <w:t>Ⲅⲉ ⲅⲁⲣ ⲁⲥⲧⲟⲱⲛⲥ ⲛ̀ϫⲉ:</w:t>
            </w:r>
          </w:p>
          <w:p w14:paraId="68524ABF" w14:textId="77777777" w:rsidR="00F806E7" w:rsidRDefault="00F806E7" w:rsidP="00A7759D">
            <w:pPr>
              <w:pStyle w:val="CopticVersemulti-line"/>
              <w:rPr>
                <w:rFonts w:cs="FreeSerifAvvaShenouda"/>
              </w:rPr>
            </w:pPr>
            <w:r>
              <w:rPr>
                <w:rFonts w:cs="FreeSerifAvvaShenouda"/>
              </w:rPr>
              <w:t>Ⲏⲗⲁⲛⲏ ϯⲟⲩⲣⲱ:</w:t>
            </w:r>
          </w:p>
          <w:p w14:paraId="380A6A36" w14:textId="77777777" w:rsidR="00F806E7" w:rsidRDefault="00F806E7" w:rsidP="00A7759D">
            <w:pPr>
              <w:pStyle w:val="CopticVersemulti-line"/>
              <w:rPr>
                <w:rFonts w:cs="FreeSerifAvvaShenouda"/>
              </w:rPr>
            </w:pPr>
            <w:r>
              <w:rPr>
                <w:rFonts w:cs="FreeSerifAvvaShenouda"/>
              </w:rPr>
              <w:t>ⲁⲥⲕⲱϯ ϧⲉⲛ ⲟⲩⲥ̀ⲡⲟⲩⲇⲏ:</w:t>
            </w:r>
          </w:p>
          <w:p w14:paraId="029977E2" w14:textId="77777777" w:rsidR="00F806E7" w:rsidRPr="00B3792A" w:rsidRDefault="00F806E7" w:rsidP="00A7759D">
            <w:pPr>
              <w:pStyle w:val="CopticVerse"/>
            </w:pPr>
            <w:r>
              <w:t>ⲛ̀ⲥⲁ ⲡⲓⲥ̀ⲧⲁⲩⲣⲟⲥ ⲡⲓⲣⲉϥϭⲣⲟ.</w:t>
            </w:r>
          </w:p>
        </w:tc>
      </w:tr>
      <w:tr w:rsidR="00F806E7" w14:paraId="3D69DC08" w14:textId="77777777" w:rsidTr="00F87627">
        <w:trPr>
          <w:cantSplit/>
          <w:jc w:val="center"/>
        </w:trPr>
        <w:tc>
          <w:tcPr>
            <w:tcW w:w="288" w:type="dxa"/>
          </w:tcPr>
          <w:p w14:paraId="0212FC4B" w14:textId="77777777" w:rsidR="00F806E7" w:rsidRDefault="00F806E7" w:rsidP="00F87627">
            <w:pPr>
              <w:pStyle w:val="CopticCross"/>
            </w:pPr>
            <w:r w:rsidRPr="00FB5ACB">
              <w:t>¿</w:t>
            </w:r>
          </w:p>
        </w:tc>
        <w:tc>
          <w:tcPr>
            <w:tcW w:w="3960" w:type="dxa"/>
          </w:tcPr>
          <w:p w14:paraId="2D6577DA" w14:textId="77777777" w:rsidR="00F806E7" w:rsidRDefault="00F806E7" w:rsidP="00F806E7">
            <w:pPr>
              <w:pStyle w:val="EngHang"/>
            </w:pPr>
            <w:r>
              <w:t>For David spoke of</w:t>
            </w:r>
          </w:p>
          <w:p w14:paraId="28B3BF4A" w14:textId="77777777" w:rsidR="00F806E7" w:rsidRDefault="00F806E7" w:rsidP="00F806E7">
            <w:pPr>
              <w:pStyle w:val="EngHang"/>
            </w:pPr>
            <w:r>
              <w:t>The honour of the Cross,</w:t>
            </w:r>
          </w:p>
          <w:p w14:paraId="12BE433E" w14:textId="77777777" w:rsidR="00F806E7" w:rsidRDefault="00F806E7" w:rsidP="00F806E7">
            <w:pPr>
              <w:pStyle w:val="EngHang"/>
            </w:pPr>
            <w:r>
              <w:t>Saying, the Lord reigned</w:t>
            </w:r>
          </w:p>
          <w:p w14:paraId="28264E55" w14:textId="77777777" w:rsidR="00F806E7" w:rsidRDefault="00F806E7" w:rsidP="00F806E7">
            <w:pPr>
              <w:pStyle w:val="EngHangEnd"/>
            </w:pPr>
            <w:r>
              <w:t>From a fair Tree.</w:t>
            </w:r>
          </w:p>
        </w:tc>
        <w:tc>
          <w:tcPr>
            <w:tcW w:w="288" w:type="dxa"/>
          </w:tcPr>
          <w:p w14:paraId="6097DE2E" w14:textId="77777777" w:rsidR="00F806E7" w:rsidRDefault="00F806E7" w:rsidP="00F87627"/>
        </w:tc>
        <w:tc>
          <w:tcPr>
            <w:tcW w:w="288" w:type="dxa"/>
          </w:tcPr>
          <w:p w14:paraId="3D33799B" w14:textId="77777777" w:rsidR="00F806E7" w:rsidRDefault="00F806E7" w:rsidP="00F87627">
            <w:pPr>
              <w:pStyle w:val="CopticCross"/>
            </w:pPr>
            <w:r w:rsidRPr="00FB5ACB">
              <w:t>¿</w:t>
            </w:r>
          </w:p>
        </w:tc>
        <w:tc>
          <w:tcPr>
            <w:tcW w:w="3960" w:type="dxa"/>
          </w:tcPr>
          <w:p w14:paraId="7ACD028D" w14:textId="77777777" w:rsidR="00F806E7" w:rsidRDefault="00F806E7" w:rsidP="00A7759D">
            <w:pPr>
              <w:pStyle w:val="CopticVersemulti-line"/>
              <w:rPr>
                <w:rFonts w:cs="FreeSerifAvvaShenouda"/>
              </w:rPr>
            </w:pPr>
            <w:r>
              <w:rPr>
                <w:rFonts w:cs="FreeSerifAvvaShenouda"/>
              </w:rPr>
              <w:t>Ⲇⲁⲩⲓⲇ ⲅⲁⲣ ⲉϥϫⲱ:</w:t>
            </w:r>
          </w:p>
          <w:p w14:paraId="25E7D3DC" w14:textId="77777777" w:rsidR="00F806E7" w:rsidRDefault="00F806E7" w:rsidP="00A7759D">
            <w:pPr>
              <w:pStyle w:val="CopticVersemulti-line"/>
              <w:rPr>
                <w:rFonts w:cs="FreeSerifAvvaShenouda"/>
              </w:rPr>
            </w:pPr>
            <w:r>
              <w:rPr>
                <w:rFonts w:cs="FreeSerifAvvaShenouda"/>
              </w:rPr>
              <w:t>ⲙ̀ⲡ̀ⲧⲁⲓⲟ̀ ⲙ̀ⲡⲓⲥ̀ⲧⲁⲩⲣⲟⲥ:</w:t>
            </w:r>
          </w:p>
          <w:p w14:paraId="49B7637B" w14:textId="77777777" w:rsidR="00F806E7" w:rsidRDefault="00F806E7" w:rsidP="00A7759D">
            <w:pPr>
              <w:pStyle w:val="CopticVersemulti-line"/>
              <w:rPr>
                <w:rFonts w:cs="FreeSerifAvvaShenouda"/>
              </w:rPr>
            </w:pPr>
            <w:r>
              <w:rPr>
                <w:rFonts w:cs="FreeSerifAvvaShenouda"/>
              </w:rPr>
              <w:t>ϫⲉ Ⲡⲟ̄ⲥ̄ ⲉⲣⲟⲩⲣⲟ:</w:t>
            </w:r>
          </w:p>
          <w:p w14:paraId="1B70473E" w14:textId="77777777" w:rsidR="00F806E7" w:rsidRPr="00B3792A" w:rsidRDefault="00F806E7" w:rsidP="00A7759D">
            <w:pPr>
              <w:pStyle w:val="CopticVerse"/>
            </w:pPr>
            <w:r>
              <w:t>ⲉ̀ⲃⲟⲗϩⲓ ⲟⲩϣⲉ ⲕⲁⲗⲱⲥ.</w:t>
            </w:r>
          </w:p>
        </w:tc>
      </w:tr>
      <w:tr w:rsidR="00F806E7" w14:paraId="731E9CC1" w14:textId="77777777" w:rsidTr="00F87627">
        <w:trPr>
          <w:cantSplit/>
          <w:jc w:val="center"/>
        </w:trPr>
        <w:tc>
          <w:tcPr>
            <w:tcW w:w="288" w:type="dxa"/>
          </w:tcPr>
          <w:p w14:paraId="212AF5D3" w14:textId="77777777" w:rsidR="00F806E7" w:rsidRDefault="00F806E7" w:rsidP="00F87627">
            <w:pPr>
              <w:pStyle w:val="CopticCross"/>
            </w:pPr>
          </w:p>
        </w:tc>
        <w:tc>
          <w:tcPr>
            <w:tcW w:w="3960" w:type="dxa"/>
          </w:tcPr>
          <w:p w14:paraId="08256E1B" w14:textId="77777777" w:rsidR="00F806E7" w:rsidRDefault="00F806E7" w:rsidP="00F806E7">
            <w:pPr>
              <w:pStyle w:val="EngHang"/>
            </w:pPr>
            <w:r>
              <w:t>Emmanuel, our God,</w:t>
            </w:r>
          </w:p>
          <w:p w14:paraId="1EFDBC1B" w14:textId="77777777" w:rsidR="00F806E7" w:rsidRDefault="00F806E7" w:rsidP="00F806E7">
            <w:pPr>
              <w:pStyle w:val="EngHang"/>
            </w:pPr>
            <w:r>
              <w:t>The true One</w:t>
            </w:r>
          </w:p>
          <w:p w14:paraId="0726176D" w14:textId="77777777" w:rsidR="00F806E7" w:rsidRDefault="00F806E7" w:rsidP="00F806E7">
            <w:pPr>
              <w:pStyle w:val="EngHang"/>
            </w:pPr>
            <w:r>
              <w:t>Granted us salvation</w:t>
            </w:r>
          </w:p>
          <w:p w14:paraId="5B5D6C3D" w14:textId="77777777" w:rsidR="00F806E7" w:rsidRDefault="00F806E7" w:rsidP="00F806E7">
            <w:pPr>
              <w:pStyle w:val="EngHangEnd"/>
            </w:pPr>
            <w:r>
              <w:t>Through the Cross.</w:t>
            </w:r>
          </w:p>
        </w:tc>
        <w:tc>
          <w:tcPr>
            <w:tcW w:w="288" w:type="dxa"/>
          </w:tcPr>
          <w:p w14:paraId="2A0E507B" w14:textId="77777777" w:rsidR="00F806E7" w:rsidRDefault="00F806E7" w:rsidP="00F87627"/>
        </w:tc>
        <w:tc>
          <w:tcPr>
            <w:tcW w:w="288" w:type="dxa"/>
          </w:tcPr>
          <w:p w14:paraId="02323CE1" w14:textId="77777777" w:rsidR="00F806E7" w:rsidRDefault="00F806E7" w:rsidP="00F87627">
            <w:pPr>
              <w:pStyle w:val="CopticCross"/>
            </w:pPr>
          </w:p>
        </w:tc>
        <w:tc>
          <w:tcPr>
            <w:tcW w:w="3960" w:type="dxa"/>
          </w:tcPr>
          <w:p w14:paraId="5C562E12" w14:textId="77777777" w:rsidR="00F806E7" w:rsidRDefault="00F806E7" w:rsidP="00A7759D">
            <w:pPr>
              <w:pStyle w:val="CopticVersemulti-line"/>
              <w:rPr>
                <w:rFonts w:cs="FreeSerifAvvaShenouda"/>
              </w:rPr>
            </w:pPr>
            <w:r>
              <w:rPr>
                <w:rFonts w:cs="FreeSerifAvvaShenouda"/>
              </w:rPr>
              <w:t>Ⲉⲙⲙⲁⲛⲟⲩⲏⲗ Ⲡⲉⲛⲛⲟⲩϯ:</w:t>
            </w:r>
          </w:p>
          <w:p w14:paraId="71325A6E" w14:textId="77777777" w:rsidR="00F806E7" w:rsidRDefault="00F806E7" w:rsidP="00A7759D">
            <w:pPr>
              <w:pStyle w:val="CopticVersemulti-line"/>
              <w:rPr>
                <w:rFonts w:cs="FreeSerifAvvaShenouda"/>
              </w:rPr>
            </w:pPr>
            <w:r>
              <w:rPr>
                <w:rFonts w:cs="FreeSerifAvvaShenouda"/>
              </w:rPr>
              <w:t>ⲡⲓⲁⲗⲏⲑⲓⲛⲟⲥ:</w:t>
            </w:r>
          </w:p>
          <w:p w14:paraId="33C42267" w14:textId="77777777" w:rsidR="00F806E7" w:rsidRDefault="00F806E7" w:rsidP="00A7759D">
            <w:pPr>
              <w:pStyle w:val="CopticVersemulti-line"/>
              <w:rPr>
                <w:rFonts w:cs="FreeSerifAvvaShenouda"/>
              </w:rPr>
            </w:pPr>
            <w:r>
              <w:rPr>
                <w:rFonts w:cs="FreeSerifAvvaShenouda"/>
              </w:rPr>
              <w:t>ⲁϥϯ ⲛⲁⲛ ⲛ̀ⲟⲩⲥⲱϯ:</w:t>
            </w:r>
          </w:p>
          <w:p w14:paraId="06688763" w14:textId="77777777" w:rsidR="00F806E7" w:rsidRPr="00B3792A" w:rsidRDefault="00F806E7" w:rsidP="00A7759D">
            <w:pPr>
              <w:pStyle w:val="CopticVerse"/>
            </w:pPr>
            <w:r>
              <w:t>ⲉⲑⲃⲉ ⲡⲓⲥ̀ⲧⲁⲩⲣⲟⲥ.</w:t>
            </w:r>
          </w:p>
        </w:tc>
      </w:tr>
      <w:tr w:rsidR="00F806E7" w14:paraId="446A2D4A" w14:textId="77777777" w:rsidTr="00F87627">
        <w:trPr>
          <w:cantSplit/>
          <w:jc w:val="center"/>
        </w:trPr>
        <w:tc>
          <w:tcPr>
            <w:tcW w:w="288" w:type="dxa"/>
          </w:tcPr>
          <w:p w14:paraId="7870965D" w14:textId="77777777" w:rsidR="00F806E7" w:rsidRDefault="00F806E7" w:rsidP="00F87627">
            <w:pPr>
              <w:pStyle w:val="CopticCross"/>
            </w:pPr>
          </w:p>
        </w:tc>
        <w:tc>
          <w:tcPr>
            <w:tcW w:w="3960" w:type="dxa"/>
          </w:tcPr>
          <w:p w14:paraId="1245708A" w14:textId="77777777" w:rsidR="00F806E7" w:rsidRDefault="00F806E7" w:rsidP="00F806E7">
            <w:pPr>
              <w:pStyle w:val="EngHang"/>
            </w:pPr>
            <w:commentRangeStart w:id="1209"/>
            <w:r>
              <w:t>All seven Orthodox</w:t>
            </w:r>
          </w:p>
          <w:p w14:paraId="0CFB1043" w14:textId="77777777" w:rsidR="00F806E7" w:rsidRDefault="00F806E7" w:rsidP="00F806E7">
            <w:pPr>
              <w:pStyle w:val="EngHang"/>
            </w:pPr>
            <w:r>
              <w:t>Orders</w:t>
            </w:r>
          </w:p>
          <w:p w14:paraId="16ABA1AD" w14:textId="77777777" w:rsidR="00F806E7" w:rsidRDefault="00F806E7" w:rsidP="00F806E7">
            <w:pPr>
              <w:pStyle w:val="EngHang"/>
            </w:pPr>
            <w:r>
              <w:t>Join at all times</w:t>
            </w:r>
          </w:p>
          <w:p w14:paraId="51661A53" w14:textId="77777777" w:rsidR="00F806E7" w:rsidRDefault="00F806E7" w:rsidP="00F806E7">
            <w:pPr>
              <w:pStyle w:val="EngHangEnd"/>
            </w:pPr>
            <w:r>
              <w:t>With the sign of the Cross.</w:t>
            </w:r>
            <w:commentRangeEnd w:id="1209"/>
            <w:r>
              <w:rPr>
                <w:rStyle w:val="CommentReference"/>
              </w:rPr>
              <w:commentReference w:id="1209"/>
            </w:r>
          </w:p>
        </w:tc>
        <w:tc>
          <w:tcPr>
            <w:tcW w:w="288" w:type="dxa"/>
          </w:tcPr>
          <w:p w14:paraId="550CCFFF" w14:textId="77777777" w:rsidR="00F806E7" w:rsidRDefault="00F806E7" w:rsidP="00F87627"/>
        </w:tc>
        <w:tc>
          <w:tcPr>
            <w:tcW w:w="288" w:type="dxa"/>
          </w:tcPr>
          <w:p w14:paraId="67944E6A" w14:textId="77777777" w:rsidR="00F806E7" w:rsidRDefault="00F806E7" w:rsidP="00F87627">
            <w:pPr>
              <w:pStyle w:val="CopticCross"/>
            </w:pPr>
          </w:p>
        </w:tc>
        <w:tc>
          <w:tcPr>
            <w:tcW w:w="3960" w:type="dxa"/>
          </w:tcPr>
          <w:p w14:paraId="3F911E1C" w14:textId="77777777" w:rsidR="00F806E7" w:rsidRDefault="00F806E7" w:rsidP="00A7759D">
            <w:pPr>
              <w:pStyle w:val="CopticVersemulti-line"/>
              <w:rPr>
                <w:rFonts w:cs="FreeSerifAvvaShenouda"/>
              </w:rPr>
            </w:pPr>
            <w:r>
              <w:rPr>
                <w:rFonts w:cs="FreeSerifAvvaShenouda"/>
              </w:rPr>
              <w:t>Ϣⲁϣϥ ⲛ̀ⲧⲁⲅⲙⲁ ⲛⲓⲃⲉⲛ:</w:t>
            </w:r>
          </w:p>
          <w:p w14:paraId="3D3CFDB3" w14:textId="77777777" w:rsidR="00F806E7" w:rsidRDefault="00F806E7" w:rsidP="00A7759D">
            <w:pPr>
              <w:pStyle w:val="CopticVersemulti-line"/>
              <w:rPr>
                <w:rFonts w:cs="FreeSerifAvvaShenouda"/>
              </w:rPr>
            </w:pPr>
            <w:r>
              <w:rPr>
                <w:rFonts w:cs="FreeSerifAvvaShenouda"/>
              </w:rPr>
              <w:t>ⲛ̀ⲟⲣⲑⲟⲇⲟⲝⲟⲥ:</w:t>
            </w:r>
          </w:p>
          <w:p w14:paraId="67DD9A96" w14:textId="77777777" w:rsidR="00F806E7" w:rsidRDefault="00F806E7" w:rsidP="00A7759D">
            <w:pPr>
              <w:pStyle w:val="CopticVersemulti-line"/>
              <w:rPr>
                <w:rFonts w:cs="FreeSerifAvvaShenouda"/>
              </w:rPr>
            </w:pPr>
            <w:r>
              <w:rPr>
                <w:rFonts w:cs="FreeSerifAvvaShenouda"/>
              </w:rPr>
              <w:t>ⲉⲩⲧⲟⲙⲓ ⲛ̀ⲥⲏⲟⲩ ⲛⲓⲃⲉⲛ:</w:t>
            </w:r>
          </w:p>
          <w:p w14:paraId="3B804F2C" w14:textId="77777777" w:rsidR="00F806E7" w:rsidRPr="00B3792A" w:rsidRDefault="00F806E7" w:rsidP="00A7759D">
            <w:pPr>
              <w:pStyle w:val="CopticVerse"/>
            </w:pPr>
            <w:r>
              <w:t>ⲉⲫ̀ⲙⲏⲓⲛⲓ ⲙ̀ⲡⲓⲥ̀ⲧⲁⲩⲣⲟⲥ.</w:t>
            </w:r>
          </w:p>
        </w:tc>
      </w:tr>
      <w:tr w:rsidR="00F806E7" w14:paraId="303778DA" w14:textId="77777777" w:rsidTr="00F87627">
        <w:trPr>
          <w:cantSplit/>
          <w:jc w:val="center"/>
        </w:trPr>
        <w:tc>
          <w:tcPr>
            <w:tcW w:w="288" w:type="dxa"/>
          </w:tcPr>
          <w:p w14:paraId="385855B6" w14:textId="77777777" w:rsidR="00F806E7" w:rsidRDefault="00F806E7" w:rsidP="00F87627">
            <w:pPr>
              <w:pStyle w:val="CopticCross"/>
            </w:pPr>
            <w:r w:rsidRPr="00FB5ACB">
              <w:t>¿</w:t>
            </w:r>
          </w:p>
        </w:tc>
        <w:tc>
          <w:tcPr>
            <w:tcW w:w="3960" w:type="dxa"/>
          </w:tcPr>
          <w:p w14:paraId="2FDCFB30" w14:textId="77777777" w:rsidR="00F806E7" w:rsidRDefault="00F806E7" w:rsidP="00F806E7">
            <w:pPr>
              <w:pStyle w:val="EngHang"/>
            </w:pPr>
            <w:r>
              <w:t>And we, the faithful,</w:t>
            </w:r>
          </w:p>
          <w:p w14:paraId="4B9D32A2" w14:textId="77777777" w:rsidR="00F806E7" w:rsidRDefault="00F806E7" w:rsidP="00F806E7">
            <w:pPr>
              <w:pStyle w:val="EngHang"/>
            </w:pPr>
            <w:r>
              <w:t>Keep the beautiful feast,</w:t>
            </w:r>
          </w:p>
          <w:p w14:paraId="68AC54A7" w14:textId="77777777" w:rsidR="00F806E7" w:rsidRDefault="00F806E7" w:rsidP="00F806E7">
            <w:pPr>
              <w:pStyle w:val="EngHang"/>
            </w:pPr>
            <w:r>
              <w:t>Proclaiming and saying,</w:t>
            </w:r>
          </w:p>
          <w:p w14:paraId="363888C6" w14:textId="77777777" w:rsidR="00F806E7" w:rsidRDefault="00F806E7" w:rsidP="00F806E7">
            <w:pPr>
              <w:pStyle w:val="EngHangEnd"/>
            </w:pPr>
            <w:r>
              <w:t>Hail to the Cross.</w:t>
            </w:r>
          </w:p>
        </w:tc>
        <w:tc>
          <w:tcPr>
            <w:tcW w:w="288" w:type="dxa"/>
          </w:tcPr>
          <w:p w14:paraId="31E3E24E" w14:textId="77777777" w:rsidR="00F806E7" w:rsidRDefault="00F806E7" w:rsidP="00F87627"/>
        </w:tc>
        <w:tc>
          <w:tcPr>
            <w:tcW w:w="288" w:type="dxa"/>
          </w:tcPr>
          <w:p w14:paraId="0E6DA407" w14:textId="77777777" w:rsidR="00F806E7" w:rsidRDefault="00F806E7" w:rsidP="00F87627">
            <w:pPr>
              <w:pStyle w:val="CopticCross"/>
            </w:pPr>
            <w:r w:rsidRPr="00FB5ACB">
              <w:t>¿</w:t>
            </w:r>
          </w:p>
        </w:tc>
        <w:tc>
          <w:tcPr>
            <w:tcW w:w="3960" w:type="dxa"/>
          </w:tcPr>
          <w:p w14:paraId="1F3A6448" w14:textId="77777777" w:rsidR="00F806E7" w:rsidRDefault="00F806E7" w:rsidP="00A7759D">
            <w:pPr>
              <w:pStyle w:val="CopticVersemulti-line"/>
              <w:rPr>
                <w:rFonts w:eastAsia="Arial Unicode MS" w:cs="FreeSerifAvvaShenouda"/>
              </w:rPr>
            </w:pPr>
            <w:r>
              <w:rPr>
                <w:rFonts w:eastAsia="Arial Unicode MS" w:cs="FreeSerifAvvaShenouda"/>
              </w:rPr>
              <w:t>Ⲏⲡⲡⲉ ⲁⲛⲟⲛ ⲛⲓⲡⲓⲥⲧⲁⲟⲥ:</w:t>
            </w:r>
          </w:p>
          <w:p w14:paraId="1E25D96D" w14:textId="77777777" w:rsidR="00F806E7" w:rsidRDefault="00F806E7" w:rsidP="00A7759D">
            <w:pPr>
              <w:pStyle w:val="CopticVersemulti-line"/>
              <w:rPr>
                <w:rFonts w:eastAsia="Arial Unicode MS" w:cs="FreeSerifAvvaShenouda"/>
              </w:rPr>
            </w:pPr>
            <w:r>
              <w:rPr>
                <w:rFonts w:eastAsia="Arial Unicode MS" w:cs="FreeSerifAvvaShenouda"/>
              </w:rPr>
              <w:t>ⲧⲉⲛⲉⲣϣⲁⲓ ⲛⲁϥ ⲕⲁⲗⲱⲥ:</w:t>
            </w:r>
          </w:p>
          <w:p w14:paraId="2D12F813" w14:textId="77777777" w:rsidR="00F806E7" w:rsidRDefault="00F806E7" w:rsidP="00A7759D">
            <w:pPr>
              <w:pStyle w:val="CopticVersemulti-line"/>
              <w:rPr>
                <w:rFonts w:eastAsia="Arial Unicode MS" w:cs="FreeSerifAvvaShenouda"/>
              </w:rPr>
            </w:pPr>
            <w:r>
              <w:rPr>
                <w:rFonts w:eastAsia="Arial Unicode MS" w:cs="FreeSerifAvvaShenouda"/>
              </w:rPr>
              <w:t>ⲉⲛⲱϣ ⲉ̀ⲃⲟⲗ ⲉⲛϫⲱ ⲙ̀ⲙⲟⲥ:</w:t>
            </w:r>
          </w:p>
          <w:p w14:paraId="4BC3C3B3" w14:textId="77777777" w:rsidR="00F806E7" w:rsidRPr="00B3792A" w:rsidRDefault="00F806E7" w:rsidP="00A7759D">
            <w:pPr>
              <w:pStyle w:val="CopticVerse"/>
            </w:pPr>
            <w:r>
              <w:t>ϫⲉ ⲭⲉⲣⲉ ⲡⲓⲥ̀ⲧⲁⲩⲣⲟⲥ.</w:t>
            </w:r>
          </w:p>
        </w:tc>
      </w:tr>
      <w:tr w:rsidR="00F806E7" w14:paraId="54611A9C" w14:textId="77777777" w:rsidTr="00F87627">
        <w:trPr>
          <w:cantSplit/>
          <w:jc w:val="center"/>
        </w:trPr>
        <w:tc>
          <w:tcPr>
            <w:tcW w:w="288" w:type="dxa"/>
          </w:tcPr>
          <w:p w14:paraId="5B242054" w14:textId="77777777" w:rsidR="00F806E7" w:rsidRDefault="00F806E7" w:rsidP="00F87627">
            <w:pPr>
              <w:pStyle w:val="CopticCross"/>
            </w:pPr>
            <w:r w:rsidRPr="00FB5ACB">
              <w:t>¿</w:t>
            </w:r>
          </w:p>
        </w:tc>
        <w:tc>
          <w:tcPr>
            <w:tcW w:w="3960" w:type="dxa"/>
          </w:tcPr>
          <w:p w14:paraId="13F92E41" w14:textId="77777777" w:rsidR="00F806E7" w:rsidRDefault="00F806E7" w:rsidP="00F806E7">
            <w:pPr>
              <w:pStyle w:val="EngHang"/>
            </w:pPr>
            <w:r>
              <w:t>Yours is the power, the glory,</w:t>
            </w:r>
          </w:p>
          <w:p w14:paraId="59703121" w14:textId="77777777" w:rsidR="00F806E7" w:rsidRDefault="00F806E7" w:rsidP="00F806E7">
            <w:pPr>
              <w:pStyle w:val="EngHang"/>
            </w:pPr>
            <w:r>
              <w:t>And the blessing, O Christ,</w:t>
            </w:r>
          </w:p>
          <w:p w14:paraId="40199DB3" w14:textId="77777777" w:rsidR="00F806E7" w:rsidRDefault="00F806E7" w:rsidP="00F806E7">
            <w:pPr>
              <w:pStyle w:val="EngHang"/>
            </w:pPr>
            <w:r>
              <w:t>King of kings,</w:t>
            </w:r>
          </w:p>
          <w:p w14:paraId="31C3A648" w14:textId="77777777" w:rsidR="00F806E7" w:rsidRDefault="00F806E7" w:rsidP="00F806E7">
            <w:pPr>
              <w:pStyle w:val="EngHangEnd"/>
            </w:pPr>
            <w:r>
              <w:t>The Son of God.</w:t>
            </w:r>
          </w:p>
        </w:tc>
        <w:tc>
          <w:tcPr>
            <w:tcW w:w="288" w:type="dxa"/>
          </w:tcPr>
          <w:p w14:paraId="39CEF239" w14:textId="77777777" w:rsidR="00F806E7" w:rsidRDefault="00F806E7" w:rsidP="00F87627"/>
        </w:tc>
        <w:tc>
          <w:tcPr>
            <w:tcW w:w="288" w:type="dxa"/>
          </w:tcPr>
          <w:p w14:paraId="532F34EB" w14:textId="77777777" w:rsidR="00F806E7" w:rsidRDefault="00F806E7" w:rsidP="00F87627">
            <w:pPr>
              <w:pStyle w:val="CopticCross"/>
            </w:pPr>
            <w:r w:rsidRPr="00FB5ACB">
              <w:t>¿</w:t>
            </w:r>
          </w:p>
        </w:tc>
        <w:tc>
          <w:tcPr>
            <w:tcW w:w="3960" w:type="dxa"/>
          </w:tcPr>
          <w:p w14:paraId="550E0EC2" w14:textId="77777777" w:rsidR="00F806E7" w:rsidRDefault="00F806E7" w:rsidP="00A7759D">
            <w:pPr>
              <w:pStyle w:val="CopticVersemulti-line"/>
              <w:rPr>
                <w:rFonts w:cs="FreeSerifAvvaShenouda"/>
              </w:rPr>
            </w:pPr>
            <w:r>
              <w:rPr>
                <w:rFonts w:cs="FreeSerifAvvaShenouda"/>
              </w:rPr>
              <w:t>Ⲑⲱⲕ ⲧⲉ ϯϫⲟⲙ ⲛⲉⲙ ⲡⲓⲱ̀ⲟⲩ:</w:t>
            </w:r>
          </w:p>
          <w:p w14:paraId="17591E31" w14:textId="77777777" w:rsidR="00F806E7" w:rsidRDefault="00F806E7" w:rsidP="00A7759D">
            <w:pPr>
              <w:pStyle w:val="CopticVersemulti-line"/>
              <w:rPr>
                <w:rFonts w:cs="FreeSerifAvvaShenouda"/>
              </w:rPr>
            </w:pPr>
            <w:r>
              <w:rPr>
                <w:rFonts w:cs="FreeSerifAvvaShenouda"/>
              </w:rPr>
              <w:t>ⲛⲉⲙ ⲡⲓⲥ̀ⲙⲟⲩ ⲱ̀ Ⲡⲭ̄ⲥ̄:</w:t>
            </w:r>
          </w:p>
          <w:p w14:paraId="50E7FEFD" w14:textId="77777777" w:rsidR="00F806E7" w:rsidRDefault="00F806E7" w:rsidP="00A7759D">
            <w:pPr>
              <w:pStyle w:val="CopticVersemulti-line"/>
              <w:rPr>
                <w:rFonts w:cs="FreeSerifAvvaShenouda"/>
              </w:rPr>
            </w:pPr>
            <w:r>
              <w:rPr>
                <w:rFonts w:cs="FreeSerifAvvaShenouda"/>
              </w:rPr>
              <w:t>Ⲡⲟⲩⲣⲟ ⲛ̀ⲧⲉ ⲛⲓⲟⲩⲣⲱⲟⲩ:</w:t>
            </w:r>
          </w:p>
          <w:p w14:paraId="6F2E0ACC" w14:textId="77777777" w:rsidR="00F806E7" w:rsidRPr="00B3792A" w:rsidRDefault="00F806E7" w:rsidP="00A7759D">
            <w:pPr>
              <w:pStyle w:val="CopticVerse"/>
            </w:pPr>
            <w:r>
              <w:t>Ⲡϣⲏⲣⲓ ⲛ̀Ⲑⲉⲟⲥ.</w:t>
            </w:r>
          </w:p>
        </w:tc>
      </w:tr>
      <w:tr w:rsidR="00F806E7" w14:paraId="5086D245" w14:textId="77777777" w:rsidTr="00F87627">
        <w:trPr>
          <w:cantSplit/>
          <w:jc w:val="center"/>
        </w:trPr>
        <w:tc>
          <w:tcPr>
            <w:tcW w:w="288" w:type="dxa"/>
          </w:tcPr>
          <w:p w14:paraId="2C46BF18" w14:textId="77777777" w:rsidR="00F806E7" w:rsidRDefault="00F806E7" w:rsidP="00F87627">
            <w:pPr>
              <w:pStyle w:val="CopticCross"/>
            </w:pPr>
          </w:p>
        </w:tc>
        <w:tc>
          <w:tcPr>
            <w:tcW w:w="3960" w:type="dxa"/>
          </w:tcPr>
          <w:p w14:paraId="311DCF31" w14:textId="77777777" w:rsidR="00F806E7" w:rsidRDefault="00F806E7" w:rsidP="00F806E7">
            <w:pPr>
              <w:pStyle w:val="EngHang"/>
            </w:pPr>
            <w:r>
              <w:t>Jesus Christ our God,</w:t>
            </w:r>
          </w:p>
          <w:p w14:paraId="5FA24B9D" w14:textId="77777777" w:rsidR="00F806E7" w:rsidRDefault="00F806E7" w:rsidP="00F806E7">
            <w:pPr>
              <w:pStyle w:val="EngHang"/>
            </w:pPr>
            <w:r>
              <w:t>The King of the ages,</w:t>
            </w:r>
          </w:p>
          <w:p w14:paraId="703BA471" w14:textId="77777777" w:rsidR="00F806E7" w:rsidRDefault="00F806E7" w:rsidP="00F806E7">
            <w:pPr>
              <w:pStyle w:val="EngHang"/>
            </w:pPr>
            <w:r>
              <w:t>Was crucified for our salvation</w:t>
            </w:r>
          </w:p>
          <w:p w14:paraId="3B207E29" w14:textId="77777777" w:rsidR="00F806E7" w:rsidRDefault="00F806E7" w:rsidP="00F806E7">
            <w:pPr>
              <w:pStyle w:val="EngHangEnd"/>
            </w:pPr>
            <w:r>
              <w:t>On mount Golgotha.</w:t>
            </w:r>
          </w:p>
        </w:tc>
        <w:tc>
          <w:tcPr>
            <w:tcW w:w="288" w:type="dxa"/>
          </w:tcPr>
          <w:p w14:paraId="6894AF27" w14:textId="77777777" w:rsidR="00F806E7" w:rsidRDefault="00F806E7" w:rsidP="00F87627"/>
        </w:tc>
        <w:tc>
          <w:tcPr>
            <w:tcW w:w="288" w:type="dxa"/>
          </w:tcPr>
          <w:p w14:paraId="2B105737" w14:textId="77777777" w:rsidR="00F806E7" w:rsidRDefault="00F806E7" w:rsidP="00F87627">
            <w:pPr>
              <w:pStyle w:val="CopticCross"/>
            </w:pPr>
          </w:p>
        </w:tc>
        <w:tc>
          <w:tcPr>
            <w:tcW w:w="3960" w:type="dxa"/>
          </w:tcPr>
          <w:p w14:paraId="2CEEAFF9" w14:textId="77777777" w:rsidR="00F806E7" w:rsidRDefault="00F806E7" w:rsidP="00A7759D">
            <w:pPr>
              <w:pStyle w:val="CopticVersemulti-line"/>
              <w:rPr>
                <w:rFonts w:cs="FreeSerifAvvaShenouda"/>
              </w:rPr>
            </w:pPr>
            <w:r>
              <w:rPr>
                <w:rFonts w:cs="FreeSerifAvvaShenouda"/>
              </w:rPr>
              <w:t>Ⲓⲏ̄ⲥ̄ Ⲡⲭ̄ⲥ̄ Ⲡⲉⲛⲛⲟⲩϯ:</w:t>
            </w:r>
          </w:p>
          <w:p w14:paraId="5BE1B8E0" w14:textId="77777777" w:rsidR="00F806E7" w:rsidRDefault="00F806E7" w:rsidP="00A7759D">
            <w:pPr>
              <w:pStyle w:val="CopticVersemulti-line"/>
              <w:rPr>
                <w:rFonts w:cs="FreeSerifAvvaShenouda"/>
              </w:rPr>
            </w:pPr>
            <w:r>
              <w:rPr>
                <w:rFonts w:cs="FreeSerifAvvaShenouda"/>
              </w:rPr>
              <w:t>Ⲡⲟⲩⲣⲟ ⲛ̀ⲛⲓⲉⲱⲛ:</w:t>
            </w:r>
          </w:p>
          <w:p w14:paraId="7D7E45E8" w14:textId="77777777" w:rsidR="00F806E7" w:rsidRDefault="00F806E7" w:rsidP="00A7759D">
            <w:pPr>
              <w:pStyle w:val="CopticVersemulti-line"/>
              <w:rPr>
                <w:rFonts w:cs="FreeSerifAvvaShenouda"/>
              </w:rPr>
            </w:pPr>
            <w:r>
              <w:rPr>
                <w:rFonts w:cs="FreeSerifAvvaShenouda"/>
              </w:rPr>
              <w:t>ⲁⲩⲁϣϥ ⲉⲑⲃⲉ ⲡⲉⲛⲥⲱϯ:</w:t>
            </w:r>
          </w:p>
          <w:p w14:paraId="704CE1FE" w14:textId="77777777" w:rsidR="00F806E7" w:rsidRPr="00B3792A" w:rsidRDefault="00F806E7" w:rsidP="00A7759D">
            <w:pPr>
              <w:pStyle w:val="CopticVerse"/>
            </w:pPr>
            <w:r>
              <w:t>ϧⲉⲛ ⲡ̀ⲧⲱⲟⲩ ⲛ̀Ⲕⲣⲁⲛⲓⲟⲛ.</w:t>
            </w:r>
          </w:p>
        </w:tc>
      </w:tr>
      <w:tr w:rsidR="00F806E7" w14:paraId="489AA625" w14:textId="77777777" w:rsidTr="00F87627">
        <w:trPr>
          <w:cantSplit/>
          <w:jc w:val="center"/>
        </w:trPr>
        <w:tc>
          <w:tcPr>
            <w:tcW w:w="288" w:type="dxa"/>
          </w:tcPr>
          <w:p w14:paraId="5F3D8ACA" w14:textId="77777777" w:rsidR="00F806E7" w:rsidRDefault="00F806E7" w:rsidP="00F87627">
            <w:pPr>
              <w:pStyle w:val="CopticCross"/>
            </w:pPr>
          </w:p>
        </w:tc>
        <w:tc>
          <w:tcPr>
            <w:tcW w:w="3960" w:type="dxa"/>
          </w:tcPr>
          <w:p w14:paraId="57024C89" w14:textId="77777777" w:rsidR="00F806E7" w:rsidRDefault="00F806E7" w:rsidP="00F806E7">
            <w:pPr>
              <w:pStyle w:val="EngHang"/>
            </w:pPr>
            <w:r>
              <w:t>King Constantine</w:t>
            </w:r>
          </w:p>
          <w:p w14:paraId="0E3F05DB" w14:textId="77777777" w:rsidR="00F806E7" w:rsidRDefault="00F806E7" w:rsidP="00F806E7">
            <w:pPr>
              <w:pStyle w:val="EngHang"/>
            </w:pPr>
            <w:r>
              <w:t>Saw the Cross</w:t>
            </w:r>
          </w:p>
          <w:p w14:paraId="22D04D1F" w14:textId="77777777" w:rsidR="00F806E7" w:rsidRDefault="00F806E7" w:rsidP="00F806E7">
            <w:pPr>
              <w:pStyle w:val="EngHang"/>
            </w:pPr>
            <w:r>
              <w:t>Of the King of glory</w:t>
            </w:r>
          </w:p>
          <w:p w14:paraId="2C2B5855" w14:textId="77777777" w:rsidR="00F806E7" w:rsidRDefault="00F806E7" w:rsidP="00F806E7">
            <w:pPr>
              <w:pStyle w:val="EngHangEnd"/>
            </w:pPr>
            <w:r>
              <w:t>In the midst of the heavens.</w:t>
            </w:r>
          </w:p>
        </w:tc>
        <w:tc>
          <w:tcPr>
            <w:tcW w:w="288" w:type="dxa"/>
          </w:tcPr>
          <w:p w14:paraId="15E885F4" w14:textId="77777777" w:rsidR="00F806E7" w:rsidRDefault="00F806E7" w:rsidP="00F87627"/>
        </w:tc>
        <w:tc>
          <w:tcPr>
            <w:tcW w:w="288" w:type="dxa"/>
          </w:tcPr>
          <w:p w14:paraId="1467A9A6" w14:textId="77777777" w:rsidR="00F806E7" w:rsidRDefault="00F806E7" w:rsidP="00F87627">
            <w:pPr>
              <w:pStyle w:val="CopticCross"/>
            </w:pPr>
          </w:p>
        </w:tc>
        <w:tc>
          <w:tcPr>
            <w:tcW w:w="3960" w:type="dxa"/>
          </w:tcPr>
          <w:p w14:paraId="67E40E22" w14:textId="77777777" w:rsidR="00F806E7" w:rsidRDefault="00F806E7" w:rsidP="00A7759D">
            <w:pPr>
              <w:pStyle w:val="CopticVersemulti-line"/>
              <w:rPr>
                <w:rFonts w:cs="FreeSerifAvvaShenouda"/>
              </w:rPr>
            </w:pPr>
            <w:r>
              <w:rPr>
                <w:rFonts w:cs="FreeSerifAvvaShenouda"/>
              </w:rPr>
              <w:t>Ⲕⲱⲥⲧⲁⲛⲧⲓⲛⲟⲥ ⲡⲓⲟⲩⲣⲟ:</w:t>
            </w:r>
          </w:p>
          <w:p w14:paraId="32FF1D79" w14:textId="77777777" w:rsidR="00F806E7" w:rsidRDefault="00F806E7" w:rsidP="00A7759D">
            <w:pPr>
              <w:pStyle w:val="CopticVersemulti-line"/>
              <w:rPr>
                <w:rFonts w:cs="FreeSerifAvvaShenouda"/>
              </w:rPr>
            </w:pPr>
            <w:r>
              <w:rPr>
                <w:rFonts w:cs="FreeSerifAvvaShenouda"/>
              </w:rPr>
              <w:t>ⲁϥⲁⲩ ⲉ̀ⲡⲓⲥ̀ⲧⲁⲩⲣⲟⲥ:</w:t>
            </w:r>
          </w:p>
          <w:p w14:paraId="001A6CC0" w14:textId="77777777" w:rsidR="00F806E7" w:rsidRDefault="00F806E7" w:rsidP="00A7759D">
            <w:pPr>
              <w:pStyle w:val="CopticVersemulti-line"/>
              <w:rPr>
                <w:rFonts w:cs="FreeSerifAvvaShenouda"/>
              </w:rPr>
            </w:pPr>
            <w:r>
              <w:rPr>
                <w:rFonts w:cs="FreeSerifAvvaShenouda"/>
              </w:rPr>
              <w:t>ⲙ̀ⲡ̀ⲟⲩⲣⲟ ⲛ̀ⲧⲉ ⲡ̀ⲱ̀ⲟⲩ:</w:t>
            </w:r>
          </w:p>
          <w:p w14:paraId="10CAA14C" w14:textId="77777777" w:rsidR="00F806E7" w:rsidRPr="00B3792A" w:rsidRDefault="00F806E7" w:rsidP="00A7759D">
            <w:pPr>
              <w:pStyle w:val="CopticVerse"/>
            </w:pPr>
            <w:r>
              <w:t>ϧⲉⲛ ⲑ̀ⲙⲏϯ ⲛ̀ⲟⲩⲣⲁⲛⲟⲥ.</w:t>
            </w:r>
          </w:p>
        </w:tc>
      </w:tr>
      <w:tr w:rsidR="00F806E7" w14:paraId="5315603E" w14:textId="77777777" w:rsidTr="00F87627">
        <w:trPr>
          <w:cantSplit/>
          <w:jc w:val="center"/>
        </w:trPr>
        <w:tc>
          <w:tcPr>
            <w:tcW w:w="288" w:type="dxa"/>
          </w:tcPr>
          <w:p w14:paraId="6FE4B0DD" w14:textId="77777777" w:rsidR="00F806E7" w:rsidRDefault="00F806E7" w:rsidP="00F87627">
            <w:pPr>
              <w:pStyle w:val="CopticCross"/>
            </w:pPr>
            <w:r w:rsidRPr="00FB5ACB">
              <w:t>¿</w:t>
            </w:r>
          </w:p>
        </w:tc>
        <w:tc>
          <w:tcPr>
            <w:tcW w:w="3960" w:type="dxa"/>
          </w:tcPr>
          <w:p w14:paraId="3361EF05" w14:textId="77777777" w:rsidR="00F806E7" w:rsidRDefault="00F806E7" w:rsidP="00F806E7">
            <w:pPr>
              <w:pStyle w:val="EngHang"/>
            </w:pPr>
            <w:r>
              <w:t>O faithful people,</w:t>
            </w:r>
          </w:p>
          <w:p w14:paraId="4F1B5979" w14:textId="77777777" w:rsidR="00F806E7" w:rsidRDefault="00F806E7" w:rsidP="00F806E7">
            <w:pPr>
              <w:pStyle w:val="EngHang"/>
            </w:pPr>
            <w:r>
              <w:t>Rejoice in joy</w:t>
            </w:r>
          </w:p>
          <w:p w14:paraId="67445BCF" w14:textId="77777777" w:rsidR="00F806E7" w:rsidRDefault="00F806E7" w:rsidP="00F806E7">
            <w:pPr>
              <w:pStyle w:val="EngHang"/>
            </w:pPr>
            <w:r>
              <w:t>On the Feast of the Cross</w:t>
            </w:r>
          </w:p>
          <w:p w14:paraId="448300C5" w14:textId="77777777" w:rsidR="00F806E7" w:rsidRDefault="00F806E7" w:rsidP="00F806E7">
            <w:pPr>
              <w:pStyle w:val="EngHangEnd"/>
            </w:pPr>
            <w:r>
              <w:t>Of Emmanuel.</w:t>
            </w:r>
          </w:p>
        </w:tc>
        <w:tc>
          <w:tcPr>
            <w:tcW w:w="288" w:type="dxa"/>
          </w:tcPr>
          <w:p w14:paraId="70C166F8" w14:textId="77777777" w:rsidR="00F806E7" w:rsidRDefault="00F806E7" w:rsidP="00F87627"/>
        </w:tc>
        <w:tc>
          <w:tcPr>
            <w:tcW w:w="288" w:type="dxa"/>
          </w:tcPr>
          <w:p w14:paraId="46983D64" w14:textId="77777777" w:rsidR="00F806E7" w:rsidRDefault="00F806E7" w:rsidP="00F87627">
            <w:pPr>
              <w:pStyle w:val="CopticCross"/>
            </w:pPr>
            <w:r w:rsidRPr="00FB5ACB">
              <w:t>¿</w:t>
            </w:r>
          </w:p>
        </w:tc>
        <w:tc>
          <w:tcPr>
            <w:tcW w:w="3960" w:type="dxa"/>
          </w:tcPr>
          <w:p w14:paraId="59780490" w14:textId="77777777" w:rsidR="00F806E7" w:rsidRDefault="00F806E7" w:rsidP="00A7759D">
            <w:pPr>
              <w:pStyle w:val="CopticVersemulti-line"/>
              <w:rPr>
                <w:rFonts w:cs="FreeSerifAvvaShenouda"/>
              </w:rPr>
            </w:pPr>
            <w:r>
              <w:rPr>
                <w:rFonts w:cs="FreeSerifAvvaShenouda"/>
              </w:rPr>
              <w:t>Ⲗⲁⲟⲥ ⲛ̀ⲛⲓⲡⲓⲥⲧⲟⲥ:</w:t>
            </w:r>
          </w:p>
          <w:p w14:paraId="6C53DCFB" w14:textId="77777777" w:rsidR="00F806E7" w:rsidRDefault="00F806E7" w:rsidP="00A7759D">
            <w:pPr>
              <w:pStyle w:val="CopticVersemulti-line"/>
              <w:rPr>
                <w:rFonts w:cs="FreeSerifAvvaShenouda"/>
              </w:rPr>
            </w:pPr>
            <w:r>
              <w:rPr>
                <w:rFonts w:cs="FreeSerifAvvaShenouda"/>
              </w:rPr>
              <w:t>ⲉⲩⲁϣⲓ ϧⲉⲛ ⲟⲩⲑⲉⲗⲏⲗ:</w:t>
            </w:r>
          </w:p>
          <w:p w14:paraId="68516CC3" w14:textId="77777777" w:rsidR="00F806E7" w:rsidRDefault="00F806E7" w:rsidP="00A7759D">
            <w:pPr>
              <w:pStyle w:val="CopticVersemulti-line"/>
              <w:rPr>
                <w:rFonts w:cs="FreeSerifAvvaShenouda"/>
              </w:rPr>
            </w:pPr>
            <w:r>
              <w:rPr>
                <w:rFonts w:cs="FreeSerifAvvaShenouda"/>
              </w:rPr>
              <w:t>ϧⲉⲛ ⲡ̀ϣⲁⲓ ⲛ̀ⲧⲉ ⲡⲓⲥ̀ⲧⲁⲩⲣⲟⲥ:</w:t>
            </w:r>
          </w:p>
          <w:p w14:paraId="16C65E1E" w14:textId="77777777" w:rsidR="00F806E7" w:rsidRPr="00B3792A" w:rsidRDefault="00F806E7" w:rsidP="00A7759D">
            <w:pPr>
              <w:pStyle w:val="CopticVerse"/>
            </w:pPr>
            <w:r>
              <w:t>ⲛ̀ⲧⲉ Ⲉⲙⲙⲁⲛⲟⲩⲏⲗ.</w:t>
            </w:r>
          </w:p>
        </w:tc>
      </w:tr>
      <w:tr w:rsidR="00F806E7" w14:paraId="62DC08B4" w14:textId="77777777" w:rsidTr="00F87627">
        <w:trPr>
          <w:cantSplit/>
          <w:jc w:val="center"/>
        </w:trPr>
        <w:tc>
          <w:tcPr>
            <w:tcW w:w="288" w:type="dxa"/>
          </w:tcPr>
          <w:p w14:paraId="7619FEF7" w14:textId="77777777" w:rsidR="00F806E7" w:rsidRDefault="00F806E7" w:rsidP="00F87627">
            <w:pPr>
              <w:pStyle w:val="CopticCross"/>
            </w:pPr>
            <w:r w:rsidRPr="00FB5ACB">
              <w:t>¿</w:t>
            </w:r>
          </w:p>
        </w:tc>
        <w:tc>
          <w:tcPr>
            <w:tcW w:w="3960" w:type="dxa"/>
          </w:tcPr>
          <w:p w14:paraId="5E573EC4" w14:textId="77777777" w:rsidR="00F806E7" w:rsidRDefault="00F806E7" w:rsidP="00F806E7">
            <w:pPr>
              <w:pStyle w:val="EngHang"/>
            </w:pPr>
            <w:r>
              <w:t>Grant us Your peace</w:t>
            </w:r>
          </w:p>
          <w:p w14:paraId="540FDAEA" w14:textId="77777777" w:rsidR="00F806E7" w:rsidRDefault="00F806E7" w:rsidP="00F806E7">
            <w:pPr>
              <w:pStyle w:val="EngHang"/>
            </w:pPr>
            <w:r>
              <w:t>To see Jerusalem,</w:t>
            </w:r>
          </w:p>
          <w:p w14:paraId="7F4E2A8E" w14:textId="77777777" w:rsidR="00F806E7" w:rsidRDefault="00F806E7" w:rsidP="00F806E7">
            <w:pPr>
              <w:pStyle w:val="EngHang"/>
            </w:pPr>
            <w:r>
              <w:t>The city of Zion,</w:t>
            </w:r>
          </w:p>
          <w:p w14:paraId="74C38AD6" w14:textId="77777777" w:rsidR="00F806E7" w:rsidRDefault="00F806E7" w:rsidP="00F806E7">
            <w:pPr>
              <w:pStyle w:val="EngHangEnd"/>
            </w:pPr>
            <w:r>
              <w:t>And the land of Bethlehem,</w:t>
            </w:r>
          </w:p>
        </w:tc>
        <w:tc>
          <w:tcPr>
            <w:tcW w:w="288" w:type="dxa"/>
          </w:tcPr>
          <w:p w14:paraId="0CB21A53" w14:textId="77777777" w:rsidR="00F806E7" w:rsidRDefault="00F806E7" w:rsidP="00F87627"/>
        </w:tc>
        <w:tc>
          <w:tcPr>
            <w:tcW w:w="288" w:type="dxa"/>
          </w:tcPr>
          <w:p w14:paraId="27A888E4" w14:textId="77777777" w:rsidR="00F806E7" w:rsidRDefault="00F806E7" w:rsidP="00F87627">
            <w:pPr>
              <w:pStyle w:val="CopticCross"/>
            </w:pPr>
            <w:r w:rsidRPr="00FB5ACB">
              <w:t>¿</w:t>
            </w:r>
          </w:p>
        </w:tc>
        <w:tc>
          <w:tcPr>
            <w:tcW w:w="3960" w:type="dxa"/>
          </w:tcPr>
          <w:p w14:paraId="07986926" w14:textId="77777777" w:rsidR="00F806E7" w:rsidRDefault="00F806E7" w:rsidP="00A7759D">
            <w:pPr>
              <w:pStyle w:val="CopticVersemulti-line"/>
              <w:rPr>
                <w:rFonts w:cs="FreeSerifAvvaShenouda"/>
              </w:rPr>
            </w:pPr>
            <w:r>
              <w:rPr>
                <w:rFonts w:cs="FreeSerifAvvaShenouda"/>
              </w:rPr>
              <w:t>Ⲙⲟⲓ ⲛⲁⲛ ⲛ̀ⲧⲉⲕϩⲓⲣⲏⲛⲏ:</w:t>
            </w:r>
          </w:p>
          <w:p w14:paraId="7D0693DE"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0063AD47" w14:textId="77777777" w:rsidR="00F806E7" w:rsidRDefault="00F806E7" w:rsidP="00A7759D">
            <w:pPr>
              <w:pStyle w:val="CopticVersemulti-line"/>
              <w:rPr>
                <w:rFonts w:cs="FreeSerifAvvaShenouda"/>
              </w:rPr>
            </w:pPr>
            <w:r>
              <w:rPr>
                <w:rFonts w:cs="FreeSerifAvvaShenouda"/>
              </w:rPr>
              <w:t>ⲛⲉⲙ Ⲥⲓⲱⲛ ϯⲃⲁⲕⲓ:</w:t>
            </w:r>
          </w:p>
          <w:p w14:paraId="0AFB3990" w14:textId="77777777" w:rsidR="00F806E7" w:rsidRPr="00B3792A" w:rsidRDefault="00F806E7" w:rsidP="00A7759D">
            <w:pPr>
              <w:pStyle w:val="CopticVerse"/>
            </w:pPr>
            <w:r>
              <w:t>ⲛⲉⲙ ⲡ̀ⲕⲁⲏⲓ ⲙ̀Ⲃⲏⲑⲗⲉⲉⲙ.</w:t>
            </w:r>
          </w:p>
        </w:tc>
      </w:tr>
      <w:tr w:rsidR="00F806E7" w14:paraId="3E04031D" w14:textId="77777777" w:rsidTr="00F87627">
        <w:trPr>
          <w:cantSplit/>
          <w:jc w:val="center"/>
        </w:trPr>
        <w:tc>
          <w:tcPr>
            <w:tcW w:w="288" w:type="dxa"/>
          </w:tcPr>
          <w:p w14:paraId="2E46BCDF" w14:textId="77777777" w:rsidR="00F806E7" w:rsidRDefault="00F806E7" w:rsidP="00F87627">
            <w:pPr>
              <w:pStyle w:val="CopticCross"/>
            </w:pPr>
          </w:p>
        </w:tc>
        <w:tc>
          <w:tcPr>
            <w:tcW w:w="3960" w:type="dxa"/>
          </w:tcPr>
          <w:p w14:paraId="6AC8793F" w14:textId="77777777" w:rsidR="00F806E7" w:rsidRDefault="00F806E7" w:rsidP="00F806E7">
            <w:pPr>
              <w:pStyle w:val="EngHang"/>
            </w:pPr>
            <w:r>
              <w:t>And the Resurrection,</w:t>
            </w:r>
          </w:p>
          <w:p w14:paraId="27E0559B" w14:textId="77777777" w:rsidR="00F806E7" w:rsidRDefault="00F806E7" w:rsidP="00F806E7">
            <w:pPr>
              <w:pStyle w:val="EngHang"/>
            </w:pPr>
            <w:r>
              <w:t>And mount Golgotha,</w:t>
            </w:r>
          </w:p>
          <w:p w14:paraId="6440EE8D" w14:textId="77777777" w:rsidR="00F806E7" w:rsidRDefault="00F806E7" w:rsidP="00F806E7">
            <w:pPr>
              <w:pStyle w:val="EngHang"/>
            </w:pPr>
            <w:r>
              <w:t>And the Ascension,</w:t>
            </w:r>
          </w:p>
          <w:p w14:paraId="2A0C8FDC" w14:textId="77777777" w:rsidR="00F806E7" w:rsidRDefault="00F806E7" w:rsidP="00F806E7">
            <w:pPr>
              <w:pStyle w:val="EngHangEnd"/>
            </w:pPr>
            <w:r>
              <w:t>And the Cave,</w:t>
            </w:r>
          </w:p>
        </w:tc>
        <w:tc>
          <w:tcPr>
            <w:tcW w:w="288" w:type="dxa"/>
          </w:tcPr>
          <w:p w14:paraId="3EF7AF55" w14:textId="77777777" w:rsidR="00F806E7" w:rsidRDefault="00F806E7" w:rsidP="00F87627"/>
        </w:tc>
        <w:tc>
          <w:tcPr>
            <w:tcW w:w="288" w:type="dxa"/>
          </w:tcPr>
          <w:p w14:paraId="3F0E2380" w14:textId="77777777" w:rsidR="00F806E7" w:rsidRDefault="00F806E7" w:rsidP="00F87627">
            <w:pPr>
              <w:pStyle w:val="CopticCross"/>
            </w:pPr>
          </w:p>
        </w:tc>
        <w:tc>
          <w:tcPr>
            <w:tcW w:w="3960" w:type="dxa"/>
          </w:tcPr>
          <w:p w14:paraId="1C74B441" w14:textId="77777777" w:rsidR="00F806E7" w:rsidRDefault="00F806E7" w:rsidP="00A7759D">
            <w:pPr>
              <w:pStyle w:val="CopticVersemulti-line"/>
              <w:rPr>
                <w:rFonts w:cs="FreeSerifAvvaShenouda"/>
              </w:rPr>
            </w:pPr>
            <w:r>
              <w:rPr>
                <w:rFonts w:cs="FreeSerifAvvaShenouda"/>
              </w:rPr>
              <w:t>Ⲛⲉⲙ ϯⲁⲛⲥⲧⲁⲥⲓⲥ:</w:t>
            </w:r>
          </w:p>
          <w:p w14:paraId="4433D16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2F5CB5E" w14:textId="77777777" w:rsidR="00F806E7" w:rsidRDefault="00F806E7" w:rsidP="00A7759D">
            <w:pPr>
              <w:pStyle w:val="CopticVersemulti-line"/>
              <w:rPr>
                <w:rFonts w:cs="FreeSerifAvvaShenouda"/>
              </w:rPr>
            </w:pPr>
            <w:r>
              <w:rPr>
                <w:rFonts w:cs="FreeSerifAvvaShenouda"/>
              </w:rPr>
              <w:t>ⲛⲉⲙ ϯⲁⲛⲁⲗⲩⲯⲓⲥ:</w:t>
            </w:r>
          </w:p>
          <w:p w14:paraId="7A879249" w14:textId="77777777" w:rsidR="00F806E7" w:rsidRPr="00B3792A" w:rsidRDefault="00F806E7" w:rsidP="00A7759D">
            <w:pPr>
              <w:pStyle w:val="CopticVerse"/>
            </w:pPr>
            <w:r>
              <w:t>ⲛⲉⲙ ⲡⲓⲥ̀ⲡⲏⲗⲉⲟⲛ.</w:t>
            </w:r>
          </w:p>
        </w:tc>
      </w:tr>
      <w:tr w:rsidR="00F806E7" w14:paraId="5DD427E0" w14:textId="77777777" w:rsidTr="00F87627">
        <w:trPr>
          <w:cantSplit/>
          <w:jc w:val="center"/>
        </w:trPr>
        <w:tc>
          <w:tcPr>
            <w:tcW w:w="288" w:type="dxa"/>
          </w:tcPr>
          <w:p w14:paraId="3AF84E78" w14:textId="77777777" w:rsidR="00F806E7" w:rsidRDefault="00F806E7" w:rsidP="00F87627">
            <w:pPr>
              <w:pStyle w:val="CopticCross"/>
            </w:pPr>
          </w:p>
        </w:tc>
        <w:tc>
          <w:tcPr>
            <w:tcW w:w="3960" w:type="dxa"/>
          </w:tcPr>
          <w:p w14:paraId="62E730C0" w14:textId="77777777" w:rsidR="00F806E7" w:rsidRDefault="00F806E7" w:rsidP="00F806E7">
            <w:pPr>
              <w:pStyle w:val="EngHang"/>
            </w:pPr>
            <w:r>
              <w:t>The tomb of Christ</w:t>
            </w:r>
          </w:p>
          <w:p w14:paraId="5A4629D0" w14:textId="77777777" w:rsidR="00F806E7" w:rsidRDefault="00F806E7" w:rsidP="00F806E7">
            <w:pPr>
              <w:pStyle w:val="EngHang"/>
            </w:pPr>
            <w:r>
              <w:t>As well,</w:t>
            </w:r>
          </w:p>
          <w:p w14:paraId="50BEF843" w14:textId="77777777" w:rsidR="00F806E7" w:rsidRDefault="00F806E7" w:rsidP="00F806E7">
            <w:pPr>
              <w:pStyle w:val="EngHang"/>
            </w:pPr>
            <w:r>
              <w:t>Full of glory,</w:t>
            </w:r>
          </w:p>
          <w:p w14:paraId="49470B2A" w14:textId="77777777" w:rsidR="00F806E7" w:rsidRDefault="00F806E7" w:rsidP="00F806E7">
            <w:pPr>
              <w:pStyle w:val="EngHangEnd"/>
            </w:pPr>
            <w:r>
              <w:t>And the land of Jordan.</w:t>
            </w:r>
          </w:p>
        </w:tc>
        <w:tc>
          <w:tcPr>
            <w:tcW w:w="288" w:type="dxa"/>
          </w:tcPr>
          <w:p w14:paraId="45842885" w14:textId="77777777" w:rsidR="00F806E7" w:rsidRDefault="00F806E7" w:rsidP="00F87627"/>
        </w:tc>
        <w:tc>
          <w:tcPr>
            <w:tcW w:w="288" w:type="dxa"/>
          </w:tcPr>
          <w:p w14:paraId="7A133D1F" w14:textId="77777777" w:rsidR="00F806E7" w:rsidRDefault="00F806E7" w:rsidP="00F87627">
            <w:pPr>
              <w:pStyle w:val="CopticCross"/>
            </w:pPr>
          </w:p>
        </w:tc>
        <w:tc>
          <w:tcPr>
            <w:tcW w:w="3960" w:type="dxa"/>
          </w:tcPr>
          <w:p w14:paraId="4F1CC10D" w14:textId="77777777" w:rsidR="00F806E7" w:rsidRDefault="00F806E7" w:rsidP="00A7759D">
            <w:pPr>
              <w:pStyle w:val="CopticVersemulti-line"/>
              <w:rPr>
                <w:rFonts w:cs="FreeSerifAvvaShenouda"/>
              </w:rPr>
            </w:pPr>
            <w:r>
              <w:rPr>
                <w:rFonts w:cs="FreeSerifAvvaShenouda"/>
              </w:rPr>
              <w:t>Ⲝⲁⲡⲓⲛⲁ ⲛ̀ϩⲟⲩⲟ̀:</w:t>
            </w:r>
          </w:p>
          <w:p w14:paraId="1D26F40E" w14:textId="77777777" w:rsidR="00F806E7" w:rsidRDefault="00F806E7" w:rsidP="00A7759D">
            <w:pPr>
              <w:pStyle w:val="CopticVersemulti-line"/>
              <w:rPr>
                <w:rFonts w:cs="FreeSerifAvvaShenouda"/>
              </w:rPr>
            </w:pPr>
            <w:r>
              <w:rPr>
                <w:rFonts w:cs="FreeSerifAvvaShenouda"/>
              </w:rPr>
              <w:t>ⲡⲓⲙ̀ϩⲁⲩ ⲙ̀Ⲡⲭ̄ⲥ̄:</w:t>
            </w:r>
          </w:p>
          <w:p w14:paraId="7A6D78E0" w14:textId="77777777" w:rsidR="00F806E7" w:rsidRDefault="00F806E7" w:rsidP="00A7759D">
            <w:pPr>
              <w:pStyle w:val="CopticVersemulti-line"/>
              <w:rPr>
                <w:rFonts w:cs="FreeSerifAvvaShenouda"/>
              </w:rPr>
            </w:pPr>
            <w:r>
              <w:rPr>
                <w:rFonts w:cs="FreeSerifAvvaShenouda"/>
              </w:rPr>
              <w:t>ⲫ̀ⲏⲉⲙⲉϩ ⲛ̀ⲱ̀ⲟⲩ:</w:t>
            </w:r>
          </w:p>
          <w:p w14:paraId="54C327A1" w14:textId="77777777" w:rsidR="00F806E7" w:rsidRPr="00B3792A" w:rsidRDefault="00F806E7" w:rsidP="00A7759D">
            <w:pPr>
              <w:pStyle w:val="CopticVerse"/>
            </w:pPr>
            <w:r>
              <w:t>ⲛⲉⲙ ⲡ̀ⲕⲁϩⲓ ⲙ̀ⲡⲓⲒⲟⲣⲇⲁⲛⲏⲥ.</w:t>
            </w:r>
          </w:p>
        </w:tc>
      </w:tr>
      <w:tr w:rsidR="00F806E7" w14:paraId="63916545" w14:textId="77777777" w:rsidTr="00F87627">
        <w:trPr>
          <w:cantSplit/>
          <w:jc w:val="center"/>
        </w:trPr>
        <w:tc>
          <w:tcPr>
            <w:tcW w:w="288" w:type="dxa"/>
          </w:tcPr>
          <w:p w14:paraId="2F0A94CB" w14:textId="77777777" w:rsidR="00F806E7" w:rsidRDefault="00F806E7" w:rsidP="00F87627">
            <w:pPr>
              <w:pStyle w:val="CopticCross"/>
            </w:pPr>
            <w:r w:rsidRPr="00FB5ACB">
              <w:t>¿</w:t>
            </w:r>
          </w:p>
        </w:tc>
        <w:tc>
          <w:tcPr>
            <w:tcW w:w="3960" w:type="dxa"/>
          </w:tcPr>
          <w:p w14:paraId="43FAF01C" w14:textId="77777777" w:rsidR="00F806E7" w:rsidRDefault="00F806E7" w:rsidP="00F806E7">
            <w:pPr>
              <w:pStyle w:val="EngHang"/>
            </w:pPr>
            <w:r>
              <w:t>Great is the honour</w:t>
            </w:r>
          </w:p>
          <w:p w14:paraId="0CDA3D23" w14:textId="77777777" w:rsidR="00F806E7" w:rsidRDefault="00F806E7" w:rsidP="00F806E7">
            <w:pPr>
              <w:pStyle w:val="EngHang"/>
            </w:pPr>
            <w:r>
              <w:t>Of the sign of the Cross</w:t>
            </w:r>
          </w:p>
          <w:p w14:paraId="2B682ED3" w14:textId="77777777" w:rsidR="00F806E7" w:rsidRDefault="00F806E7" w:rsidP="00F806E7">
            <w:pPr>
              <w:pStyle w:val="EngHang"/>
            </w:pPr>
            <w:r>
              <w:t>Of our King</w:t>
            </w:r>
          </w:p>
          <w:p w14:paraId="56D91697" w14:textId="77777777" w:rsidR="00F806E7" w:rsidRDefault="00F806E7" w:rsidP="00F806E7">
            <w:pPr>
              <w:pStyle w:val="EngHangEnd"/>
            </w:pPr>
            <w:r>
              <w:t>Jesus Christ, our Lord.</w:t>
            </w:r>
          </w:p>
        </w:tc>
        <w:tc>
          <w:tcPr>
            <w:tcW w:w="288" w:type="dxa"/>
          </w:tcPr>
          <w:p w14:paraId="614472B3" w14:textId="77777777" w:rsidR="00F806E7" w:rsidRDefault="00F806E7" w:rsidP="00F87627"/>
        </w:tc>
        <w:tc>
          <w:tcPr>
            <w:tcW w:w="288" w:type="dxa"/>
          </w:tcPr>
          <w:p w14:paraId="19F120AF" w14:textId="77777777" w:rsidR="00F806E7" w:rsidRDefault="00F806E7" w:rsidP="00F87627">
            <w:pPr>
              <w:pStyle w:val="CopticCross"/>
            </w:pPr>
            <w:r w:rsidRPr="00FB5ACB">
              <w:t>¿</w:t>
            </w:r>
          </w:p>
        </w:tc>
        <w:tc>
          <w:tcPr>
            <w:tcW w:w="3960" w:type="dxa"/>
          </w:tcPr>
          <w:p w14:paraId="527FA361" w14:textId="77777777" w:rsidR="00F806E7" w:rsidRDefault="00F806E7" w:rsidP="00A7759D">
            <w:pPr>
              <w:pStyle w:val="CopticVersemulti-line"/>
              <w:rPr>
                <w:rFonts w:cs="FreeSerifAvvaShenouda"/>
              </w:rPr>
            </w:pPr>
            <w:r>
              <w:rPr>
                <w:rFonts w:cs="FreeSerifAvvaShenouda"/>
              </w:rPr>
              <w:t>Ⲟⲩⲛⲓϣϯ ⲡⲉ ⲛ̀ⲧⲁⲓⲟ:</w:t>
            </w:r>
          </w:p>
          <w:p w14:paraId="05AB96DC" w14:textId="77777777" w:rsidR="00F806E7" w:rsidRDefault="00F806E7" w:rsidP="00A7759D">
            <w:pPr>
              <w:pStyle w:val="CopticVersemulti-line"/>
              <w:rPr>
                <w:rFonts w:cs="FreeSerifAvvaShenouda"/>
              </w:rPr>
            </w:pPr>
            <w:r>
              <w:rPr>
                <w:rFonts w:cs="FreeSerifAvvaShenouda"/>
              </w:rPr>
              <w:t>ⲙ̀ⲡ̀ⲧⲩⲡⲟⲥ ⲙ̀ⲡⲓⲥ̀ⲧⲁⲩⲣⲟⲥ:</w:t>
            </w:r>
          </w:p>
          <w:p w14:paraId="22C72880" w14:textId="77777777" w:rsidR="00F806E7" w:rsidRDefault="00F806E7" w:rsidP="00A7759D">
            <w:pPr>
              <w:pStyle w:val="CopticVersemulti-line"/>
              <w:rPr>
                <w:rFonts w:cs="FreeSerifAvvaShenouda"/>
              </w:rPr>
            </w:pPr>
            <w:r>
              <w:rPr>
                <w:rFonts w:cs="FreeSerifAvvaShenouda"/>
              </w:rPr>
              <w:t>ⲛ̀ⲧⲉ Ⲡⲉⲛⲟⲩⲣⲟ Ⲓⲏ̄ⲥ̄:</w:t>
            </w:r>
          </w:p>
          <w:p w14:paraId="4D698147" w14:textId="77777777" w:rsidR="00F806E7" w:rsidRPr="00B3792A" w:rsidRDefault="00F806E7" w:rsidP="00A7759D">
            <w:pPr>
              <w:pStyle w:val="CopticVerse"/>
            </w:pPr>
            <w:r>
              <w:t>Ⲡⲓⲭ̀ⲣⲓⲥⲧⲟⲥ Ⲡⲉⲛϭⲟⲓⲥ.</w:t>
            </w:r>
          </w:p>
        </w:tc>
      </w:tr>
      <w:tr w:rsidR="00F806E7" w14:paraId="0E902D47" w14:textId="77777777" w:rsidTr="00F87627">
        <w:trPr>
          <w:cantSplit/>
          <w:jc w:val="center"/>
        </w:trPr>
        <w:tc>
          <w:tcPr>
            <w:tcW w:w="288" w:type="dxa"/>
          </w:tcPr>
          <w:p w14:paraId="5BE6F828" w14:textId="77777777" w:rsidR="00F806E7" w:rsidRDefault="00F806E7" w:rsidP="00F87627">
            <w:pPr>
              <w:pStyle w:val="CopticCross"/>
            </w:pPr>
            <w:r w:rsidRPr="00FB5ACB">
              <w:lastRenderedPageBreak/>
              <w:t>¿</w:t>
            </w:r>
          </w:p>
        </w:tc>
        <w:tc>
          <w:tcPr>
            <w:tcW w:w="3960" w:type="dxa"/>
          </w:tcPr>
          <w:p w14:paraId="46CB0C8B" w14:textId="77777777" w:rsidR="00F806E7" w:rsidRDefault="00F806E7" w:rsidP="00F806E7">
            <w:pPr>
              <w:pStyle w:val="EngHang"/>
            </w:pPr>
            <w:r>
              <w:t>The Cross is our strength.</w:t>
            </w:r>
          </w:p>
          <w:p w14:paraId="76AD0D8E" w14:textId="77777777" w:rsidR="00F806E7" w:rsidRDefault="00F806E7" w:rsidP="00F806E7">
            <w:pPr>
              <w:pStyle w:val="EngHang"/>
            </w:pPr>
            <w:r>
              <w:t>The Cross is our hope.</w:t>
            </w:r>
          </w:p>
          <w:p w14:paraId="67EDF15A" w14:textId="77777777" w:rsidR="00F806E7" w:rsidRDefault="00F806E7" w:rsidP="00F806E7">
            <w:pPr>
              <w:pStyle w:val="EngHang"/>
            </w:pPr>
            <w:r>
              <w:t>The Cross is our victory</w:t>
            </w:r>
          </w:p>
          <w:p w14:paraId="2E50F1C6" w14:textId="77777777" w:rsidR="00F806E7" w:rsidRDefault="00F806E7" w:rsidP="00F806E7">
            <w:pPr>
              <w:pStyle w:val="EngHangEnd"/>
            </w:pPr>
            <w:r>
              <w:t>Through tribulations.</w:t>
            </w:r>
          </w:p>
        </w:tc>
        <w:tc>
          <w:tcPr>
            <w:tcW w:w="288" w:type="dxa"/>
          </w:tcPr>
          <w:p w14:paraId="7257F7DE" w14:textId="77777777" w:rsidR="00F806E7" w:rsidRDefault="00F806E7" w:rsidP="00F87627"/>
        </w:tc>
        <w:tc>
          <w:tcPr>
            <w:tcW w:w="288" w:type="dxa"/>
          </w:tcPr>
          <w:p w14:paraId="33CCEFAB" w14:textId="77777777" w:rsidR="00F806E7" w:rsidRDefault="00F806E7" w:rsidP="00F87627">
            <w:pPr>
              <w:pStyle w:val="CopticCross"/>
            </w:pPr>
            <w:r w:rsidRPr="00FB5ACB">
              <w:t>¿</w:t>
            </w:r>
          </w:p>
        </w:tc>
        <w:tc>
          <w:tcPr>
            <w:tcW w:w="3960" w:type="dxa"/>
          </w:tcPr>
          <w:p w14:paraId="58133BE0" w14:textId="77777777" w:rsidR="00F806E7" w:rsidRDefault="00F806E7" w:rsidP="00A7759D">
            <w:pPr>
              <w:pStyle w:val="CopticVersemulti-line"/>
              <w:rPr>
                <w:rFonts w:cs="FreeSerifAvvaShenouda"/>
              </w:rPr>
            </w:pPr>
            <w:r>
              <w:rPr>
                <w:rFonts w:cs="FreeSerifAvvaShenouda"/>
              </w:rPr>
              <w:t>Ⲡⲓⲥ̀ⲧⲁⲩⲣⲟⲥ ⲡⲉ ⲡⲉⲛⲧⲁϫⲣⲟ:</w:t>
            </w:r>
          </w:p>
          <w:p w14:paraId="74ECE886" w14:textId="77777777" w:rsidR="00F806E7" w:rsidRDefault="00F806E7" w:rsidP="00A7759D">
            <w:pPr>
              <w:pStyle w:val="CopticVersemulti-line"/>
              <w:rPr>
                <w:rFonts w:cs="FreeSerifAvvaShenouda"/>
              </w:rPr>
            </w:pPr>
            <w:r>
              <w:rPr>
                <w:rFonts w:cs="FreeSerifAvvaShenouda"/>
              </w:rPr>
              <w:t>ⲡⲓⲥ̀ⲧⲁⲩⲣⲟⲥ ⲡⲉ ⲧⲉⲛϩⲉⲗⲡⲓⲥ:</w:t>
            </w:r>
          </w:p>
          <w:p w14:paraId="3FA148F4" w14:textId="77777777" w:rsidR="00F806E7" w:rsidRDefault="00F806E7" w:rsidP="00A7759D">
            <w:pPr>
              <w:pStyle w:val="CopticVersemulti-line"/>
              <w:rPr>
                <w:rFonts w:cs="FreeSerifAvvaShenouda"/>
              </w:rPr>
            </w:pPr>
            <w:r>
              <w:rPr>
                <w:rFonts w:cs="FreeSerifAvvaShenouda"/>
              </w:rPr>
              <w:t>ⲡⲓⲥ̀ⲧⲁⲩⲣⲟⲥ ⲡⲉ ⲡⲉⲛⲣⲉϥϭⲡⲣⲟ:</w:t>
            </w:r>
          </w:p>
          <w:p w14:paraId="29787E40" w14:textId="77777777" w:rsidR="00F806E7" w:rsidRPr="00B3792A" w:rsidRDefault="00F806E7" w:rsidP="00A7759D">
            <w:pPr>
              <w:pStyle w:val="CopticVerse"/>
            </w:pPr>
            <w:r>
              <w:t>ⲉ̀ⲃⲟⲗϧⲉⲛ ⲡⲉⲛⲑ̀ⲗⲩⲯⲓⲥ.</w:t>
            </w:r>
          </w:p>
        </w:tc>
      </w:tr>
      <w:tr w:rsidR="00F806E7" w14:paraId="1D4E5CDF" w14:textId="77777777" w:rsidTr="00F87627">
        <w:trPr>
          <w:cantSplit/>
          <w:jc w:val="center"/>
        </w:trPr>
        <w:tc>
          <w:tcPr>
            <w:tcW w:w="288" w:type="dxa"/>
          </w:tcPr>
          <w:p w14:paraId="4C25AFF8" w14:textId="77777777" w:rsidR="00F806E7" w:rsidRDefault="00F806E7" w:rsidP="00F87627">
            <w:pPr>
              <w:pStyle w:val="CopticCross"/>
            </w:pPr>
          </w:p>
        </w:tc>
        <w:tc>
          <w:tcPr>
            <w:tcW w:w="3960" w:type="dxa"/>
          </w:tcPr>
          <w:p w14:paraId="5CDC9941" w14:textId="77777777" w:rsidR="00F806E7" w:rsidRDefault="00F806E7" w:rsidP="00F806E7">
            <w:pPr>
              <w:pStyle w:val="EngHang"/>
            </w:pPr>
            <w:r>
              <w:t>Rejoice joyfully,</w:t>
            </w:r>
          </w:p>
          <w:p w14:paraId="15F03C7D" w14:textId="77777777" w:rsidR="00F806E7" w:rsidRDefault="00F806E7" w:rsidP="00F806E7">
            <w:pPr>
              <w:pStyle w:val="EngHang"/>
            </w:pPr>
            <w:r>
              <w:t xml:space="preserve">O faithful </w:t>
            </w:r>
          </w:p>
          <w:p w14:paraId="3C4D5423" w14:textId="77777777" w:rsidR="00F806E7" w:rsidRDefault="00F806E7" w:rsidP="00F806E7">
            <w:pPr>
              <w:pStyle w:val="EngHang"/>
            </w:pPr>
            <w:r>
              <w:t>Of Emmanuel</w:t>
            </w:r>
          </w:p>
          <w:p w14:paraId="7DA19C8D" w14:textId="77777777" w:rsidR="00F806E7" w:rsidRDefault="00F806E7" w:rsidP="00F806E7">
            <w:pPr>
              <w:pStyle w:val="EngHangEnd"/>
            </w:pPr>
            <w:r>
              <w:t>On the Feast of the Cross.</w:t>
            </w:r>
          </w:p>
        </w:tc>
        <w:tc>
          <w:tcPr>
            <w:tcW w:w="288" w:type="dxa"/>
          </w:tcPr>
          <w:p w14:paraId="3BFFC542" w14:textId="77777777" w:rsidR="00F806E7" w:rsidRDefault="00F806E7" w:rsidP="00F87627"/>
        </w:tc>
        <w:tc>
          <w:tcPr>
            <w:tcW w:w="288" w:type="dxa"/>
          </w:tcPr>
          <w:p w14:paraId="5E3F4E84" w14:textId="77777777" w:rsidR="00F806E7" w:rsidRDefault="00F806E7" w:rsidP="00F87627">
            <w:pPr>
              <w:pStyle w:val="CopticCross"/>
            </w:pPr>
          </w:p>
        </w:tc>
        <w:tc>
          <w:tcPr>
            <w:tcW w:w="3960" w:type="dxa"/>
          </w:tcPr>
          <w:p w14:paraId="3DB3FA1E" w14:textId="77777777" w:rsidR="00F806E7" w:rsidRDefault="00F806E7" w:rsidP="00A7759D">
            <w:pPr>
              <w:pStyle w:val="CopticVersemulti-line"/>
              <w:rPr>
                <w:rFonts w:cs="FreeSerifAvvaShenouda"/>
              </w:rPr>
            </w:pPr>
            <w:r>
              <w:rPr>
                <w:rFonts w:cs="FreeSerifAvvaShenouda"/>
              </w:rPr>
              <w:t>Ⲣⲁϣⲓ ⲟⲩⲟϩ ⲑⲉⲗⲏⲗ:</w:t>
            </w:r>
          </w:p>
          <w:p w14:paraId="3C8F1469" w14:textId="77777777" w:rsidR="00F806E7" w:rsidRDefault="00F806E7" w:rsidP="00A7759D">
            <w:pPr>
              <w:pStyle w:val="CopticVersemulti-line"/>
              <w:rPr>
                <w:rFonts w:cs="FreeSerifAvvaShenouda"/>
              </w:rPr>
            </w:pPr>
            <w:r>
              <w:rPr>
                <w:rFonts w:cs="FreeSerifAvvaShenouda"/>
              </w:rPr>
              <w:t>ⲱ̀ ⲡ̀ⲅⲉⲛⲟⲥ ⲛ̀ⲛⲓⲡⲓⲥⲧⲟⲥ:</w:t>
            </w:r>
          </w:p>
          <w:p w14:paraId="580ECCDF" w14:textId="77777777" w:rsidR="00F806E7" w:rsidRDefault="00F806E7" w:rsidP="00A7759D">
            <w:pPr>
              <w:pStyle w:val="CopticVersemulti-line"/>
              <w:rPr>
                <w:rFonts w:cs="FreeSerifAvvaShenouda"/>
              </w:rPr>
            </w:pPr>
            <w:r>
              <w:rPr>
                <w:rFonts w:cs="FreeSerifAvvaShenouda"/>
              </w:rPr>
              <w:t>ⲛ̀ⲧⲉ Ⲉⲙⲙⲁⲛⲟⲩⲏⲗ:</w:t>
            </w:r>
          </w:p>
          <w:p w14:paraId="4AD660DA" w14:textId="77777777" w:rsidR="00F806E7" w:rsidRPr="00B3792A" w:rsidRDefault="00F806E7" w:rsidP="00A7759D">
            <w:pPr>
              <w:pStyle w:val="CopticVerse"/>
            </w:pPr>
            <w:r>
              <w:t>ϧⲏⲉⲛ ⲡ̀ϣⲁⲓ ⲙ̀ⲡⲓⲥ̀ⲧⲁⲩⲣⲟⲥ.</w:t>
            </w:r>
          </w:p>
        </w:tc>
      </w:tr>
      <w:tr w:rsidR="00F806E7" w14:paraId="25CAF79A" w14:textId="77777777" w:rsidTr="00F87627">
        <w:trPr>
          <w:cantSplit/>
          <w:jc w:val="center"/>
        </w:trPr>
        <w:tc>
          <w:tcPr>
            <w:tcW w:w="288" w:type="dxa"/>
          </w:tcPr>
          <w:p w14:paraId="624D8A09" w14:textId="77777777" w:rsidR="00F806E7" w:rsidRDefault="00F806E7" w:rsidP="00F87627">
            <w:pPr>
              <w:pStyle w:val="CopticCross"/>
            </w:pPr>
          </w:p>
        </w:tc>
        <w:tc>
          <w:tcPr>
            <w:tcW w:w="3960" w:type="dxa"/>
          </w:tcPr>
          <w:p w14:paraId="53B56FDB" w14:textId="77777777" w:rsidR="00F806E7" w:rsidRDefault="00F806E7" w:rsidP="00F806E7">
            <w:pPr>
              <w:pStyle w:val="EngHang"/>
            </w:pPr>
            <w:r>
              <w:t>Bless the Lord our God</w:t>
            </w:r>
          </w:p>
          <w:p w14:paraId="729116AC" w14:textId="77777777" w:rsidR="00F806E7" w:rsidRDefault="00F806E7" w:rsidP="00F806E7">
            <w:pPr>
              <w:pStyle w:val="EngHang"/>
            </w:pPr>
            <w:r>
              <w:t>With a good Psalm,</w:t>
            </w:r>
          </w:p>
          <w:p w14:paraId="431FB6D3" w14:textId="77777777" w:rsidR="00F806E7" w:rsidRDefault="00F806E7" w:rsidP="00F806E7">
            <w:pPr>
              <w:pStyle w:val="EngHang"/>
            </w:pPr>
            <w:r>
              <w:t>And say,</w:t>
            </w:r>
          </w:p>
          <w:p w14:paraId="32B59DB0" w14:textId="77777777" w:rsidR="00F806E7" w:rsidRDefault="00F806E7" w:rsidP="00F806E7">
            <w:pPr>
              <w:pStyle w:val="EngHangEnd"/>
            </w:pPr>
            <w:r>
              <w:t>Hail to the Cross.</w:t>
            </w:r>
          </w:p>
        </w:tc>
        <w:tc>
          <w:tcPr>
            <w:tcW w:w="288" w:type="dxa"/>
          </w:tcPr>
          <w:p w14:paraId="7C6F2507" w14:textId="77777777" w:rsidR="00F806E7" w:rsidRDefault="00F806E7" w:rsidP="00F87627"/>
        </w:tc>
        <w:tc>
          <w:tcPr>
            <w:tcW w:w="288" w:type="dxa"/>
          </w:tcPr>
          <w:p w14:paraId="4EEC714E" w14:textId="77777777" w:rsidR="00F806E7" w:rsidRDefault="00F806E7" w:rsidP="00F87627">
            <w:pPr>
              <w:pStyle w:val="CopticCross"/>
            </w:pPr>
          </w:p>
        </w:tc>
        <w:tc>
          <w:tcPr>
            <w:tcW w:w="3960" w:type="dxa"/>
          </w:tcPr>
          <w:p w14:paraId="5FC3AF9A" w14:textId="77777777" w:rsidR="00F806E7" w:rsidRDefault="00F806E7" w:rsidP="00A7759D">
            <w:pPr>
              <w:pStyle w:val="CopticVersemulti-line"/>
              <w:rPr>
                <w:rFonts w:cs="FreeSerifAvvaShenouda"/>
              </w:rPr>
            </w:pPr>
            <w:r>
              <w:rPr>
                <w:rFonts w:cs="FreeSerifAvvaShenouda"/>
              </w:rPr>
              <w:t>Ⲥⲙⲟⲩ ⲉ̀Ⲡϭⲟⲓⲥ Ⲡⲉⲛⲛⲟⲩϯ:</w:t>
            </w:r>
          </w:p>
          <w:p w14:paraId="713480DB" w14:textId="77777777" w:rsidR="00F806E7" w:rsidRDefault="00F806E7" w:rsidP="00A7759D">
            <w:pPr>
              <w:pStyle w:val="CopticVersemulti-line"/>
              <w:rPr>
                <w:rFonts w:cs="FreeSerifAvvaShenouda"/>
              </w:rPr>
            </w:pPr>
            <w:r>
              <w:rPr>
                <w:rFonts w:cs="FreeSerifAvvaShenouda"/>
              </w:rPr>
              <w:t>ϫⲉ ⲛⲁⲛⲉ ⲟⲩⲯⲁⲗⲙⲟⲥ:</w:t>
            </w:r>
          </w:p>
          <w:p w14:paraId="06405091" w14:textId="77777777" w:rsidR="00F806E7" w:rsidRDefault="00F806E7" w:rsidP="00A7759D">
            <w:pPr>
              <w:pStyle w:val="CopticVersemulti-line"/>
              <w:rPr>
                <w:rFonts w:cs="FreeSerifAvvaShenouda"/>
              </w:rPr>
            </w:pPr>
            <w:r>
              <w:rPr>
                <w:rFonts w:cs="FreeSerifAvvaShenouda"/>
              </w:rPr>
              <w:t>ⲟⲩⲟϩ ⲁ̀ϫⲟⲥ ⲙ̀ⲡⲁⲓⲣⲏϯ:</w:t>
            </w:r>
          </w:p>
          <w:p w14:paraId="6C5F79A7" w14:textId="77777777" w:rsidR="00F806E7" w:rsidRPr="00B3792A" w:rsidRDefault="00F806E7" w:rsidP="00A7759D">
            <w:pPr>
              <w:pStyle w:val="CopticVerse"/>
            </w:pPr>
            <w:r>
              <w:t>ⲏⲉ ⲭⲉⲣⲉ ⲡⲓⲥ̀ⲧⲁⲩⲣⲟⲥ.</w:t>
            </w:r>
          </w:p>
        </w:tc>
      </w:tr>
      <w:tr w:rsidR="00F806E7" w14:paraId="7E90B0FA" w14:textId="77777777" w:rsidTr="00F87627">
        <w:trPr>
          <w:cantSplit/>
          <w:jc w:val="center"/>
        </w:trPr>
        <w:tc>
          <w:tcPr>
            <w:tcW w:w="288" w:type="dxa"/>
          </w:tcPr>
          <w:p w14:paraId="76899334" w14:textId="77777777" w:rsidR="00F806E7" w:rsidRDefault="00F806E7" w:rsidP="00F87627">
            <w:pPr>
              <w:pStyle w:val="CopticCross"/>
            </w:pPr>
            <w:r w:rsidRPr="00FB5ACB">
              <w:t>¿</w:t>
            </w:r>
          </w:p>
        </w:tc>
        <w:tc>
          <w:tcPr>
            <w:tcW w:w="3960" w:type="dxa"/>
          </w:tcPr>
          <w:p w14:paraId="16E11DF1" w14:textId="77777777" w:rsidR="00F806E7" w:rsidRDefault="00F806E7" w:rsidP="00F806E7">
            <w:pPr>
              <w:pStyle w:val="EngHang"/>
            </w:pPr>
            <w:r>
              <w:t>“What boasting have we</w:t>
            </w:r>
          </w:p>
          <w:p w14:paraId="55465754" w14:textId="77777777" w:rsidR="00F806E7" w:rsidRDefault="00F806E7" w:rsidP="00F806E7">
            <w:pPr>
              <w:pStyle w:val="EngHang"/>
            </w:pPr>
            <w:r>
              <w:t>Save in the Cross?”</w:t>
            </w:r>
          </w:p>
          <w:p w14:paraId="069114E0" w14:textId="77777777" w:rsidR="00F806E7" w:rsidRDefault="00F806E7" w:rsidP="00F806E7">
            <w:pPr>
              <w:pStyle w:val="EngHang"/>
            </w:pPr>
            <w:r>
              <w:t>As the righteous</w:t>
            </w:r>
          </w:p>
          <w:p w14:paraId="06DA834F" w14:textId="77777777" w:rsidR="00F806E7" w:rsidRDefault="00F806E7" w:rsidP="00F806E7">
            <w:pPr>
              <w:pStyle w:val="EngHangEnd"/>
            </w:pPr>
            <w:r>
              <w:t>Apostle Paul has said.</w:t>
            </w:r>
          </w:p>
        </w:tc>
        <w:tc>
          <w:tcPr>
            <w:tcW w:w="288" w:type="dxa"/>
          </w:tcPr>
          <w:p w14:paraId="07EC2E71" w14:textId="77777777" w:rsidR="00F806E7" w:rsidRDefault="00F806E7" w:rsidP="00F87627"/>
        </w:tc>
        <w:tc>
          <w:tcPr>
            <w:tcW w:w="288" w:type="dxa"/>
          </w:tcPr>
          <w:p w14:paraId="0ABE5622" w14:textId="77777777" w:rsidR="00F806E7" w:rsidRDefault="00F806E7" w:rsidP="00F87627">
            <w:pPr>
              <w:pStyle w:val="CopticCross"/>
            </w:pPr>
            <w:r w:rsidRPr="00FB5ACB">
              <w:t>¿</w:t>
            </w:r>
          </w:p>
        </w:tc>
        <w:tc>
          <w:tcPr>
            <w:tcW w:w="3960" w:type="dxa"/>
          </w:tcPr>
          <w:p w14:paraId="42FB08DA" w14:textId="77777777" w:rsidR="00F806E7" w:rsidRDefault="00F806E7" w:rsidP="00A7759D">
            <w:pPr>
              <w:pStyle w:val="CopticVersemulti-line"/>
              <w:rPr>
                <w:rFonts w:cs="FreeSerifAvvaShenouda"/>
              </w:rPr>
            </w:pPr>
            <w:r>
              <w:rPr>
                <w:rFonts w:cs="FreeSerifAvvaShenouda"/>
              </w:rPr>
              <w:t>Ⲧⲉⲛⲛⲁϣⲟⲩϣⲟⲩ ⲙ̀ⲙⲟⲛ ⲁⲛ:</w:t>
            </w:r>
          </w:p>
          <w:p w14:paraId="338F7D5F" w14:textId="77777777" w:rsidR="00F806E7" w:rsidRDefault="00F806E7" w:rsidP="00A7759D">
            <w:pPr>
              <w:pStyle w:val="CopticVersemulti-line"/>
              <w:rPr>
                <w:rFonts w:cs="FreeSerifAvvaShenouda"/>
              </w:rPr>
            </w:pPr>
            <w:r>
              <w:rPr>
                <w:rFonts w:cs="FreeSerifAvvaShenouda"/>
              </w:rPr>
              <w:t>ⲉ̀ⲃⲏⲗ ⲉ̀ⲡⲓⲥ̀ⲧⲁⲩⲣⲟⲥ:</w:t>
            </w:r>
          </w:p>
          <w:p w14:paraId="22C967C0" w14:textId="77777777" w:rsidR="00F806E7" w:rsidRDefault="00F806E7" w:rsidP="00A7759D">
            <w:pPr>
              <w:pStyle w:val="CopticVersemulti-line"/>
              <w:rPr>
                <w:rFonts w:cs="FreeSerifAvvaShenouda"/>
              </w:rPr>
            </w:pPr>
            <w:r>
              <w:rPr>
                <w:rFonts w:cs="FreeSerifAvvaShenouda"/>
              </w:rPr>
              <w:t>ⲕⲁⲧⲁ ⲡ̀ⲥⲁϫⲓ ⲙ̀ⲡⲓⲇⲓⲕⲉⲟⲥ:</w:t>
            </w:r>
          </w:p>
          <w:p w14:paraId="239DFA1B" w14:textId="77777777" w:rsidR="00F806E7" w:rsidRPr="00B3792A" w:rsidRDefault="00F806E7" w:rsidP="00A7759D">
            <w:pPr>
              <w:pStyle w:val="CopticVerse"/>
            </w:pPr>
            <w:r>
              <w:t>Ⲡⲁⲩⲗⲟⲥ ⲡⲓⲁⲡⲟⲥⲧⲟⲗⲟⲥ.</w:t>
            </w:r>
          </w:p>
        </w:tc>
      </w:tr>
      <w:tr w:rsidR="00F806E7" w14:paraId="432C52E0" w14:textId="77777777" w:rsidTr="00F87627">
        <w:trPr>
          <w:cantSplit/>
          <w:jc w:val="center"/>
        </w:trPr>
        <w:tc>
          <w:tcPr>
            <w:tcW w:w="288" w:type="dxa"/>
          </w:tcPr>
          <w:p w14:paraId="0FE2587D" w14:textId="77777777" w:rsidR="00F806E7" w:rsidRDefault="00F806E7" w:rsidP="00F87627">
            <w:pPr>
              <w:pStyle w:val="CopticCross"/>
            </w:pPr>
            <w:r w:rsidRPr="00FB5ACB">
              <w:t>¿</w:t>
            </w:r>
          </w:p>
        </w:tc>
        <w:tc>
          <w:tcPr>
            <w:tcW w:w="3960" w:type="dxa"/>
          </w:tcPr>
          <w:p w14:paraId="79697C03" w14:textId="77777777" w:rsidR="00F806E7" w:rsidRDefault="00F806E7" w:rsidP="00F806E7">
            <w:pPr>
              <w:pStyle w:val="EngHang"/>
            </w:pPr>
            <w:r>
              <w:t>O Son of God have mercy on us,</w:t>
            </w:r>
          </w:p>
          <w:p w14:paraId="5EC77FAA" w14:textId="77777777" w:rsidR="00F806E7" w:rsidRDefault="00F806E7" w:rsidP="00F806E7">
            <w:pPr>
              <w:pStyle w:val="EngHang"/>
            </w:pPr>
            <w:r>
              <w:t>That we may see Jerusalem,</w:t>
            </w:r>
          </w:p>
          <w:p w14:paraId="26799146" w14:textId="77777777" w:rsidR="00F806E7" w:rsidRDefault="00F806E7" w:rsidP="00F806E7">
            <w:pPr>
              <w:pStyle w:val="EngHang"/>
            </w:pPr>
            <w:r>
              <w:t>And mount Golgotha,</w:t>
            </w:r>
          </w:p>
          <w:p w14:paraId="20C6EF37" w14:textId="77777777" w:rsidR="00F806E7" w:rsidRDefault="00F806E7" w:rsidP="00F806E7">
            <w:pPr>
              <w:pStyle w:val="EngHangEnd"/>
            </w:pPr>
            <w:r>
              <w:t>And the land of Bethlehem.</w:t>
            </w:r>
          </w:p>
        </w:tc>
        <w:tc>
          <w:tcPr>
            <w:tcW w:w="288" w:type="dxa"/>
          </w:tcPr>
          <w:p w14:paraId="0AD3E115" w14:textId="77777777" w:rsidR="00F806E7" w:rsidRDefault="00F806E7" w:rsidP="00F87627"/>
        </w:tc>
        <w:tc>
          <w:tcPr>
            <w:tcW w:w="288" w:type="dxa"/>
          </w:tcPr>
          <w:p w14:paraId="7D6E9CC5" w14:textId="77777777" w:rsidR="00F806E7" w:rsidRDefault="00F806E7" w:rsidP="00F87627">
            <w:pPr>
              <w:pStyle w:val="CopticCross"/>
            </w:pPr>
            <w:r w:rsidRPr="00FB5ACB">
              <w:t>¿</w:t>
            </w:r>
          </w:p>
        </w:tc>
        <w:tc>
          <w:tcPr>
            <w:tcW w:w="3960" w:type="dxa"/>
          </w:tcPr>
          <w:p w14:paraId="17812FF9" w14:textId="77777777" w:rsidR="00F806E7" w:rsidRDefault="00F806E7" w:rsidP="00A7759D">
            <w:pPr>
              <w:pStyle w:val="CopticVersemulti-line"/>
              <w:rPr>
                <w:rFonts w:cs="FreeSerifAvvaShenouda"/>
              </w:rPr>
            </w:pPr>
            <w:r>
              <w:rPr>
                <w:rFonts w:cs="FreeSerifAvvaShenouda"/>
              </w:rPr>
              <w:t>Ⲩⲓⲟⲥ Ⲑⲉⲟⲥ ⲛⲁⲓ ⲛⲁⲛ:</w:t>
            </w:r>
          </w:p>
          <w:p w14:paraId="521A276B" w14:textId="77777777" w:rsidR="00F806E7" w:rsidRDefault="00F806E7" w:rsidP="00A7759D">
            <w:pPr>
              <w:pStyle w:val="CopticVersemulti-line"/>
              <w:rPr>
                <w:rFonts w:cs="FreeSerifAvvaShenouda"/>
              </w:rPr>
            </w:pPr>
            <w:r>
              <w:rPr>
                <w:rFonts w:cs="FreeSerifAvvaShenouda"/>
              </w:rPr>
              <w:t>ⲛ̀ⲧⲉⲛⲛⲁⲩ ⲉ̀Ⲓⲉⲣⲟⲩⲥⲁⲗⲏⲙ:</w:t>
            </w:r>
          </w:p>
          <w:p w14:paraId="5067040B" w14:textId="77777777" w:rsidR="00F806E7" w:rsidRDefault="00F806E7" w:rsidP="00A7759D">
            <w:pPr>
              <w:pStyle w:val="CopticVersemulti-line"/>
              <w:rPr>
                <w:rFonts w:cs="FreeSerifAvvaShenouda"/>
              </w:rPr>
            </w:pPr>
            <w:r>
              <w:rPr>
                <w:rFonts w:cs="FreeSerifAvvaShenouda"/>
              </w:rPr>
              <w:t>ⲛⲉⲙ ⲡⲓⲧⲱⲟⲩ ⲛ̀Ⲕⲣⲁⲛⲓⲟⲛ:</w:t>
            </w:r>
          </w:p>
          <w:p w14:paraId="1B13017A" w14:textId="77777777" w:rsidR="00F806E7" w:rsidRPr="00B3792A" w:rsidRDefault="00F806E7" w:rsidP="00A7759D">
            <w:pPr>
              <w:pStyle w:val="CopticVerse"/>
            </w:pPr>
            <w:r>
              <w:t>ⲛⲉⲙ ⲡ̀ⲕⲁϩⲓ ⲙ̀Ⲃⲏⲑⲗⲉⲉⲙ.</w:t>
            </w:r>
          </w:p>
        </w:tc>
      </w:tr>
      <w:tr w:rsidR="00F806E7" w14:paraId="61C2BD91" w14:textId="77777777" w:rsidTr="00F87627">
        <w:trPr>
          <w:cantSplit/>
          <w:jc w:val="center"/>
        </w:trPr>
        <w:tc>
          <w:tcPr>
            <w:tcW w:w="288" w:type="dxa"/>
          </w:tcPr>
          <w:p w14:paraId="16744600" w14:textId="77777777" w:rsidR="00F806E7" w:rsidRDefault="00F806E7" w:rsidP="00F87627">
            <w:pPr>
              <w:pStyle w:val="CopticCross"/>
            </w:pPr>
          </w:p>
        </w:tc>
        <w:tc>
          <w:tcPr>
            <w:tcW w:w="3960" w:type="dxa"/>
          </w:tcPr>
          <w:p w14:paraId="05AE33B0" w14:textId="77777777" w:rsidR="00F806E7" w:rsidRDefault="00F806E7" w:rsidP="00F806E7">
            <w:pPr>
              <w:pStyle w:val="EngHang"/>
            </w:pPr>
            <w:r>
              <w:t>You Who carries the sins</w:t>
            </w:r>
          </w:p>
          <w:p w14:paraId="07019792" w14:textId="77777777" w:rsidR="00F806E7" w:rsidRDefault="00F806E7" w:rsidP="00F806E7">
            <w:pPr>
              <w:pStyle w:val="EngHang"/>
            </w:pPr>
            <w:r>
              <w:t>Of the world,</w:t>
            </w:r>
          </w:p>
          <w:p w14:paraId="63206B18" w14:textId="77777777" w:rsidR="00F806E7" w:rsidRDefault="00F806E7" w:rsidP="00F806E7">
            <w:pPr>
              <w:pStyle w:val="EngHang"/>
            </w:pPr>
            <w:r>
              <w:t>Save us from our sins,</w:t>
            </w:r>
          </w:p>
          <w:p w14:paraId="6DB95441" w14:textId="77777777" w:rsidR="00F806E7" w:rsidRDefault="00F806E7" w:rsidP="00F806E7">
            <w:pPr>
              <w:pStyle w:val="EngHangEnd"/>
            </w:pPr>
            <w:r>
              <w:t>Through the Cross.</w:t>
            </w:r>
          </w:p>
        </w:tc>
        <w:tc>
          <w:tcPr>
            <w:tcW w:w="288" w:type="dxa"/>
          </w:tcPr>
          <w:p w14:paraId="79E227F6" w14:textId="77777777" w:rsidR="00F806E7" w:rsidRDefault="00F806E7" w:rsidP="00F87627"/>
        </w:tc>
        <w:tc>
          <w:tcPr>
            <w:tcW w:w="288" w:type="dxa"/>
          </w:tcPr>
          <w:p w14:paraId="74240D5D" w14:textId="77777777" w:rsidR="00F806E7" w:rsidRDefault="00F806E7" w:rsidP="00F87627">
            <w:pPr>
              <w:pStyle w:val="CopticCross"/>
            </w:pPr>
          </w:p>
        </w:tc>
        <w:tc>
          <w:tcPr>
            <w:tcW w:w="3960" w:type="dxa"/>
          </w:tcPr>
          <w:p w14:paraId="26219283" w14:textId="77777777" w:rsidR="00F806E7" w:rsidRDefault="00F806E7" w:rsidP="00A7759D">
            <w:pPr>
              <w:pStyle w:val="CopticVersemulti-line"/>
              <w:rPr>
                <w:rFonts w:cs="FreeSerifAvvaShenouda"/>
              </w:rPr>
            </w:pPr>
            <w:r>
              <w:rPr>
                <w:rFonts w:cs="FreeSerifAvvaShenouda"/>
              </w:rPr>
              <w:t>Ⲫⲏⲉⲧⲱ̀ⲗⲓ ⲙ̀ⲫ̀ⲛⲟⲃⲓ:</w:t>
            </w:r>
          </w:p>
          <w:p w14:paraId="70FE6A74" w14:textId="77777777" w:rsidR="00F806E7" w:rsidRDefault="00F806E7" w:rsidP="00A7759D">
            <w:pPr>
              <w:pStyle w:val="CopticVersemulti-line"/>
              <w:rPr>
                <w:rFonts w:cs="FreeSerifAvvaShenouda"/>
              </w:rPr>
            </w:pPr>
            <w:r>
              <w:rPr>
                <w:rFonts w:cs="FreeSerifAvvaShenouda"/>
              </w:rPr>
              <w:t>ⲛ̀ⲧⲉ ⲡⲓⲕⲟⲥⲙⲟⲥ:</w:t>
            </w:r>
          </w:p>
          <w:p w14:paraId="6B46CD30" w14:textId="77777777" w:rsidR="00F806E7" w:rsidRDefault="00F806E7" w:rsidP="00A7759D">
            <w:pPr>
              <w:pStyle w:val="CopticVersemulti-line"/>
              <w:rPr>
                <w:rFonts w:cs="FreeSerifAvvaShenouda"/>
              </w:rPr>
            </w:pPr>
            <w:r>
              <w:rPr>
                <w:rFonts w:cs="FreeSerifAvvaShenouda"/>
              </w:rPr>
              <w:t>ⲥⲟⲧⲧⲉⲛ ϧⲉⲛ ⲛⲉⲛⲛⲟⲃⲓ:</w:t>
            </w:r>
          </w:p>
          <w:p w14:paraId="163A9DC1" w14:textId="77777777" w:rsidR="00F806E7" w:rsidRPr="00B3792A" w:rsidRDefault="00F806E7" w:rsidP="00A7759D">
            <w:pPr>
              <w:pStyle w:val="CopticVerse"/>
            </w:pPr>
            <w:r>
              <w:t>ⲉⲑⲃⲉ ⲡⲓⲥ̀ⲧⲁⲩⲣⲟⲥ.</w:t>
            </w:r>
          </w:p>
        </w:tc>
      </w:tr>
      <w:tr w:rsidR="00F806E7" w14:paraId="207EFAAA" w14:textId="77777777" w:rsidTr="00F87627">
        <w:trPr>
          <w:cantSplit/>
          <w:jc w:val="center"/>
        </w:trPr>
        <w:tc>
          <w:tcPr>
            <w:tcW w:w="288" w:type="dxa"/>
          </w:tcPr>
          <w:p w14:paraId="06EF5652" w14:textId="77777777" w:rsidR="00F806E7" w:rsidRDefault="00F806E7" w:rsidP="00F87627">
            <w:pPr>
              <w:pStyle w:val="CopticCross"/>
            </w:pPr>
          </w:p>
        </w:tc>
        <w:tc>
          <w:tcPr>
            <w:tcW w:w="3960" w:type="dxa"/>
          </w:tcPr>
          <w:p w14:paraId="26CF37D2" w14:textId="77777777" w:rsidR="00F806E7" w:rsidRDefault="00F806E7" w:rsidP="00F806E7">
            <w:pPr>
              <w:pStyle w:val="EngHang"/>
            </w:pPr>
            <w:r>
              <w:t>Hail to the Cross.</w:t>
            </w:r>
          </w:p>
          <w:p w14:paraId="769D3752" w14:textId="77777777" w:rsidR="00F806E7" w:rsidRDefault="00F806E7" w:rsidP="00F806E7">
            <w:pPr>
              <w:pStyle w:val="EngHang"/>
            </w:pPr>
            <w:r>
              <w:t>Hail to the city of Zion.</w:t>
            </w:r>
          </w:p>
          <w:p w14:paraId="0860424C" w14:textId="77777777" w:rsidR="00F806E7" w:rsidRDefault="00F806E7" w:rsidP="00F806E7">
            <w:pPr>
              <w:pStyle w:val="EngHang"/>
            </w:pPr>
            <w:r>
              <w:t>Hail to the Jordan,</w:t>
            </w:r>
          </w:p>
          <w:p w14:paraId="6FDC1AAC" w14:textId="77777777" w:rsidR="00F806E7" w:rsidRDefault="00F806E7" w:rsidP="00F806E7">
            <w:pPr>
              <w:pStyle w:val="EngHangEnd"/>
            </w:pPr>
            <w:r>
              <w:t>And the place of the Tomb.</w:t>
            </w:r>
          </w:p>
        </w:tc>
        <w:tc>
          <w:tcPr>
            <w:tcW w:w="288" w:type="dxa"/>
          </w:tcPr>
          <w:p w14:paraId="69F83A1C" w14:textId="77777777" w:rsidR="00F806E7" w:rsidRDefault="00F806E7" w:rsidP="00F87627"/>
        </w:tc>
        <w:tc>
          <w:tcPr>
            <w:tcW w:w="288" w:type="dxa"/>
          </w:tcPr>
          <w:p w14:paraId="72DA274D" w14:textId="77777777" w:rsidR="00F806E7" w:rsidRDefault="00F806E7" w:rsidP="00F87627">
            <w:pPr>
              <w:pStyle w:val="CopticCross"/>
            </w:pPr>
          </w:p>
        </w:tc>
        <w:tc>
          <w:tcPr>
            <w:tcW w:w="3960" w:type="dxa"/>
          </w:tcPr>
          <w:p w14:paraId="36229ABA" w14:textId="77777777" w:rsidR="00F806E7" w:rsidRDefault="00F806E7" w:rsidP="00A7759D">
            <w:pPr>
              <w:pStyle w:val="CopticVersemulti-line"/>
              <w:rPr>
                <w:rFonts w:cs="FreeSerifAvvaShenouda"/>
              </w:rPr>
            </w:pPr>
            <w:r>
              <w:rPr>
                <w:rFonts w:cs="FreeSerifAvvaShenouda"/>
              </w:rPr>
              <w:t>Ⲭⲉⲣⲉ ⲡⲓⲥ̀ⲧⲁⲩⲣⲟⲥ:</w:t>
            </w:r>
          </w:p>
          <w:p w14:paraId="68969ED2" w14:textId="77777777" w:rsidR="00F806E7" w:rsidRDefault="00F806E7" w:rsidP="00A7759D">
            <w:pPr>
              <w:pStyle w:val="CopticVersemulti-line"/>
              <w:rPr>
                <w:rFonts w:cs="FreeSerifAvvaShenouda"/>
              </w:rPr>
            </w:pPr>
            <w:r>
              <w:rPr>
                <w:rFonts w:cs="FreeSerifAvvaShenouda"/>
              </w:rPr>
              <w:t>ⲭⲉⲣⲉ ϯⲃⲁⲕⲓ ⲛ̀Ⲥⲓⲱⲛ:</w:t>
            </w:r>
          </w:p>
          <w:p w14:paraId="7557C28A" w14:textId="77777777" w:rsidR="00F806E7" w:rsidRDefault="00F806E7" w:rsidP="00A7759D">
            <w:pPr>
              <w:pStyle w:val="CopticVersemulti-line"/>
              <w:rPr>
                <w:rFonts w:cs="FreeSerifAvvaShenouda"/>
              </w:rPr>
            </w:pPr>
            <w:r>
              <w:rPr>
                <w:rFonts w:cs="FreeSerifAvvaShenouda"/>
              </w:rPr>
              <w:t>ⲭⲉⲣⲉ ⲡⲓⲒⲟⲩⲣⲇⲁⲛⲏⲉ:</w:t>
            </w:r>
          </w:p>
          <w:p w14:paraId="42CF29AF" w14:textId="77777777" w:rsidR="00F806E7" w:rsidRPr="00B3792A" w:rsidRDefault="00F806E7" w:rsidP="00A7759D">
            <w:pPr>
              <w:pStyle w:val="CopticVerse"/>
            </w:pPr>
            <w:r>
              <w:t>ⲛⲉⲙ ⲡⲓⲙⲁ ⲛ̀ⲥ̀ⲡⲉⲗⲉⲟⲛ.</w:t>
            </w:r>
          </w:p>
        </w:tc>
      </w:tr>
      <w:tr w:rsidR="00F806E7" w14:paraId="7E5928E9" w14:textId="77777777" w:rsidTr="00F87627">
        <w:trPr>
          <w:cantSplit/>
          <w:jc w:val="center"/>
        </w:trPr>
        <w:tc>
          <w:tcPr>
            <w:tcW w:w="288" w:type="dxa"/>
          </w:tcPr>
          <w:p w14:paraId="4263084D" w14:textId="77777777" w:rsidR="00F806E7" w:rsidRPr="003209AF" w:rsidRDefault="00F806E7" w:rsidP="00F87627">
            <w:pPr>
              <w:pStyle w:val="CopticCross"/>
              <w:rPr>
                <w:b/>
              </w:rPr>
            </w:pPr>
            <w:r w:rsidRPr="00FB5ACB">
              <w:t>¿</w:t>
            </w:r>
          </w:p>
        </w:tc>
        <w:tc>
          <w:tcPr>
            <w:tcW w:w="3960" w:type="dxa"/>
          </w:tcPr>
          <w:p w14:paraId="6C4242D1" w14:textId="77777777" w:rsidR="00F806E7" w:rsidRDefault="00F806E7" w:rsidP="00F806E7">
            <w:pPr>
              <w:pStyle w:val="EngHang"/>
            </w:pPr>
            <w:r>
              <w:t>Repose, O Christ,</w:t>
            </w:r>
          </w:p>
          <w:p w14:paraId="450A4BC1" w14:textId="77777777" w:rsidR="00F806E7" w:rsidRDefault="00F806E7" w:rsidP="00F806E7">
            <w:pPr>
              <w:pStyle w:val="EngHang"/>
            </w:pPr>
            <w:r>
              <w:t>The souls of our fathers,</w:t>
            </w:r>
          </w:p>
          <w:p w14:paraId="37090075" w14:textId="77777777" w:rsidR="00F806E7" w:rsidRDefault="00F806E7" w:rsidP="00F806E7">
            <w:pPr>
              <w:pStyle w:val="EngHang"/>
            </w:pPr>
            <w:r>
              <w:t>For the sake of the Mother of God,</w:t>
            </w:r>
          </w:p>
          <w:p w14:paraId="6F635E12" w14:textId="77777777" w:rsidR="00F806E7" w:rsidRDefault="00F806E7" w:rsidP="00F806E7">
            <w:pPr>
              <w:pStyle w:val="EngHangEnd"/>
            </w:pPr>
            <w:r>
              <w:t>The Virgin Mary.</w:t>
            </w:r>
          </w:p>
        </w:tc>
        <w:tc>
          <w:tcPr>
            <w:tcW w:w="288" w:type="dxa"/>
          </w:tcPr>
          <w:p w14:paraId="521CC303" w14:textId="77777777" w:rsidR="00F806E7" w:rsidRDefault="00F806E7" w:rsidP="00F87627"/>
        </w:tc>
        <w:tc>
          <w:tcPr>
            <w:tcW w:w="288" w:type="dxa"/>
          </w:tcPr>
          <w:p w14:paraId="34722847" w14:textId="77777777" w:rsidR="00F806E7" w:rsidRDefault="00F806E7" w:rsidP="00F87627">
            <w:pPr>
              <w:pStyle w:val="CopticCross"/>
            </w:pPr>
            <w:r w:rsidRPr="00FB5ACB">
              <w:t>¿</w:t>
            </w:r>
          </w:p>
        </w:tc>
        <w:tc>
          <w:tcPr>
            <w:tcW w:w="3960" w:type="dxa"/>
          </w:tcPr>
          <w:p w14:paraId="1A7FEBA2" w14:textId="77777777" w:rsidR="00F806E7" w:rsidRDefault="00F806E7" w:rsidP="00A7759D">
            <w:pPr>
              <w:pStyle w:val="CopticVersemulti-line"/>
              <w:rPr>
                <w:rFonts w:cs="FreeSerifAvvaShenouda"/>
              </w:rPr>
            </w:pPr>
            <w:r>
              <w:rPr>
                <w:rFonts w:cs="FreeSerifAvvaShenouda"/>
              </w:rPr>
              <w:t>Ⲯⲩⲭⲏ ⲛ̀ⲛⲉⲛⲓⲟϯ:</w:t>
            </w:r>
          </w:p>
          <w:p w14:paraId="387F7666" w14:textId="77777777" w:rsidR="00F806E7" w:rsidRDefault="00F806E7" w:rsidP="00A7759D">
            <w:pPr>
              <w:pStyle w:val="CopticVersemulti-line"/>
              <w:rPr>
                <w:rFonts w:cs="FreeSerifAvvaShenouda"/>
              </w:rPr>
            </w:pPr>
            <w:r>
              <w:rPr>
                <w:rFonts w:cs="FreeSerifAvvaShenouda"/>
              </w:rPr>
              <w:t>ⲙⲁⲉⲙⲧⲟⲛ ⲛⲱⲟⲩ ⲱ̀ Ⲡⲭ̄ⲥ̄:</w:t>
            </w:r>
          </w:p>
          <w:p w14:paraId="0CEE0B03" w14:textId="77777777" w:rsidR="00F806E7" w:rsidRDefault="00F806E7" w:rsidP="00A7759D">
            <w:pPr>
              <w:pStyle w:val="CopticVersemulti-line"/>
              <w:rPr>
                <w:rFonts w:cs="FreeSerifAvvaShenouda"/>
              </w:rPr>
            </w:pPr>
            <w:r>
              <w:rPr>
                <w:rFonts w:cs="FreeSerifAvvaShenouda"/>
              </w:rPr>
              <w:t>ⲉⲑⲃⲉ ϯⲙⲁⲥⲛⲟⲩϯ:</w:t>
            </w:r>
          </w:p>
          <w:p w14:paraId="23293168" w14:textId="77777777" w:rsidR="00F806E7" w:rsidRPr="00B3792A" w:rsidRDefault="00F806E7" w:rsidP="00A7759D">
            <w:pPr>
              <w:pStyle w:val="CopticVerse"/>
            </w:pPr>
            <w:r>
              <w:t>Ⲙⲁⲣⲓⲁ1 Ϯⲡⲁⲣⲑⲉⲛⲟⲥ.</w:t>
            </w:r>
          </w:p>
        </w:tc>
      </w:tr>
      <w:tr w:rsidR="00F806E7" w14:paraId="7D8EA6DA" w14:textId="77777777" w:rsidTr="00F87627">
        <w:trPr>
          <w:cantSplit/>
          <w:jc w:val="center"/>
        </w:trPr>
        <w:tc>
          <w:tcPr>
            <w:tcW w:w="288" w:type="dxa"/>
          </w:tcPr>
          <w:p w14:paraId="3D837372" w14:textId="77777777" w:rsidR="00F806E7" w:rsidRDefault="00F806E7" w:rsidP="00F87627">
            <w:pPr>
              <w:pStyle w:val="CopticCross"/>
            </w:pPr>
            <w:r w:rsidRPr="00FB5ACB">
              <w:t>¿</w:t>
            </w:r>
          </w:p>
        </w:tc>
        <w:tc>
          <w:tcPr>
            <w:tcW w:w="3960" w:type="dxa"/>
          </w:tcPr>
          <w:p w14:paraId="76F0BF8B" w14:textId="77777777" w:rsidR="00F806E7" w:rsidRDefault="00F806E7" w:rsidP="00F806E7">
            <w:pPr>
              <w:pStyle w:val="EngHang"/>
            </w:pPr>
            <w:r>
              <w:t>O You who was born</w:t>
            </w:r>
          </w:p>
          <w:p w14:paraId="0CF11D41" w14:textId="77777777" w:rsidR="00F806E7" w:rsidRDefault="00F806E7" w:rsidP="00F806E7">
            <w:pPr>
              <w:pStyle w:val="EngHang"/>
            </w:pPr>
            <w:r>
              <w:t>Of the Virgin,</w:t>
            </w:r>
          </w:p>
          <w:p w14:paraId="18FBED81" w14:textId="77777777" w:rsidR="00F806E7" w:rsidRDefault="00F806E7" w:rsidP="00F806E7">
            <w:pPr>
              <w:pStyle w:val="EngHang"/>
            </w:pPr>
            <w:r>
              <w:t>And crucified in the flesh,</w:t>
            </w:r>
          </w:p>
          <w:p w14:paraId="13D32BC2" w14:textId="77777777" w:rsidR="00F806E7" w:rsidRDefault="00F806E7" w:rsidP="00F806E7">
            <w:pPr>
              <w:pStyle w:val="EngHangEnd"/>
            </w:pPr>
            <w:r>
              <w:t>Deliver us from temptation.</w:t>
            </w:r>
          </w:p>
        </w:tc>
        <w:tc>
          <w:tcPr>
            <w:tcW w:w="288" w:type="dxa"/>
          </w:tcPr>
          <w:p w14:paraId="2742664E" w14:textId="77777777" w:rsidR="00F806E7" w:rsidRDefault="00F806E7" w:rsidP="00F87627"/>
        </w:tc>
        <w:tc>
          <w:tcPr>
            <w:tcW w:w="288" w:type="dxa"/>
          </w:tcPr>
          <w:p w14:paraId="395B73FC" w14:textId="77777777" w:rsidR="00F806E7" w:rsidRDefault="00F806E7" w:rsidP="00F87627">
            <w:pPr>
              <w:pStyle w:val="CopticCross"/>
            </w:pPr>
            <w:r w:rsidRPr="00FB5ACB">
              <w:t>¿</w:t>
            </w:r>
          </w:p>
        </w:tc>
        <w:tc>
          <w:tcPr>
            <w:tcW w:w="3960" w:type="dxa"/>
          </w:tcPr>
          <w:p w14:paraId="047D667D" w14:textId="77777777" w:rsidR="00F806E7" w:rsidRDefault="00F806E7" w:rsidP="00A7759D">
            <w:pPr>
              <w:pStyle w:val="CopticVersemulti-line"/>
              <w:rPr>
                <w:rFonts w:cs="FreeSerifAvvaShenouda"/>
              </w:rPr>
            </w:pPr>
            <w:r>
              <w:rPr>
                <w:rFonts w:cs="FreeSerifAvvaShenouda"/>
              </w:rPr>
              <w:t>Ⲱ ⲫⲏⲉ̀ⲧⲁⲩⲙⲁⲥϥ:</w:t>
            </w:r>
          </w:p>
          <w:p w14:paraId="59D17804" w14:textId="77777777" w:rsidR="00F806E7" w:rsidRDefault="00F806E7" w:rsidP="00A7759D">
            <w:pPr>
              <w:pStyle w:val="CopticVersemulti-line"/>
              <w:rPr>
                <w:rFonts w:cs="FreeSerifAvvaShenouda"/>
              </w:rPr>
            </w:pPr>
            <w:r>
              <w:rPr>
                <w:rFonts w:cs="FreeSerifAvvaShenouda"/>
              </w:rPr>
              <w:t>ⲉ̀ⲃⲟⲗ ϧⲉⲛ Ϯⲡⲁⲣⲑⲉⲛⲟⲥ:</w:t>
            </w:r>
          </w:p>
          <w:p w14:paraId="53F60A8B" w14:textId="77777777" w:rsidR="00F806E7" w:rsidRDefault="00F806E7" w:rsidP="00A7759D">
            <w:pPr>
              <w:pStyle w:val="CopticVersemulti-line"/>
              <w:rPr>
                <w:rFonts w:cs="FreeSerifAvvaShenouda"/>
              </w:rPr>
            </w:pPr>
            <w:r>
              <w:rPr>
                <w:rFonts w:cs="FreeSerifAvvaShenouda"/>
              </w:rPr>
              <w:t>ⲟⲩⲟϩ ϧⲉⲛ ⲧ̀ⲥⲁⲣⲝ ⲁⲩⲁϣϥ:</w:t>
            </w:r>
          </w:p>
          <w:p w14:paraId="20FF4F37" w14:textId="77777777" w:rsidR="00F806E7" w:rsidRPr="00B3792A" w:rsidRDefault="00F806E7" w:rsidP="00A7759D">
            <w:pPr>
              <w:pStyle w:val="CopticVerse"/>
            </w:pPr>
            <w:r>
              <w:t>ⲛⲁϩⲙⲉⲛ ϧⲉⲛ ⲛⲓⲡⲁⲣⲁⲥⲙⲟⲥ.</w:t>
            </w:r>
          </w:p>
        </w:tc>
      </w:tr>
    </w:tbl>
    <w:p w14:paraId="64A3EA09" w14:textId="77777777" w:rsidR="0039635A" w:rsidRDefault="0039635A" w:rsidP="0039635A">
      <w:pPr>
        <w:pStyle w:val="Heading4"/>
      </w:pPr>
      <w:bookmarkStart w:id="1210" w:name="_Ref434474992"/>
      <w:r>
        <w:t>The Psali Bato</w:t>
      </w:r>
      <w:r w:rsidR="006C1B94">
        <w:t>s for the Feast of the Cross</w:t>
      </w:r>
      <w:bookmarkEnd w:id="12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439A" w14:paraId="1C31B9E4" w14:textId="77777777" w:rsidTr="00F87627">
        <w:trPr>
          <w:cantSplit/>
          <w:jc w:val="center"/>
        </w:trPr>
        <w:tc>
          <w:tcPr>
            <w:tcW w:w="288" w:type="dxa"/>
          </w:tcPr>
          <w:p w14:paraId="7F564A62" w14:textId="77777777" w:rsidR="007E439A" w:rsidRDefault="007E439A" w:rsidP="00F87627">
            <w:pPr>
              <w:pStyle w:val="CopticCross"/>
            </w:pPr>
          </w:p>
        </w:tc>
        <w:tc>
          <w:tcPr>
            <w:tcW w:w="3960" w:type="dxa"/>
          </w:tcPr>
          <w:p w14:paraId="2C70A01E" w14:textId="77777777" w:rsidR="007E439A" w:rsidRDefault="007E439A" w:rsidP="007E439A">
            <w:pPr>
              <w:pStyle w:val="EngHang"/>
            </w:pPr>
            <w:r>
              <w:t>Sing to Him, you faithful,</w:t>
            </w:r>
          </w:p>
          <w:p w14:paraId="77BB64F4" w14:textId="77777777" w:rsidR="007E439A" w:rsidRDefault="007E439A" w:rsidP="007E439A">
            <w:pPr>
              <w:pStyle w:val="EngHang"/>
            </w:pPr>
            <w:r>
              <w:t>Beloved of Jesus Christ,</w:t>
            </w:r>
          </w:p>
          <w:p w14:paraId="6B1CDE79" w14:textId="77777777" w:rsidR="007E439A" w:rsidRDefault="007E439A" w:rsidP="007E439A">
            <w:pPr>
              <w:pStyle w:val="EngHang"/>
            </w:pPr>
            <w:r>
              <w:t>By the honour of the Cross,</w:t>
            </w:r>
          </w:p>
          <w:p w14:paraId="4D8FAF48" w14:textId="77777777" w:rsidR="007E439A" w:rsidRDefault="007E439A" w:rsidP="007E439A">
            <w:pPr>
              <w:pStyle w:val="EngHangEnd"/>
            </w:pPr>
            <w:r>
              <w:t>The holy and immortal wood.</w:t>
            </w:r>
          </w:p>
        </w:tc>
        <w:tc>
          <w:tcPr>
            <w:tcW w:w="288" w:type="dxa"/>
          </w:tcPr>
          <w:p w14:paraId="1C444994" w14:textId="77777777" w:rsidR="007E439A" w:rsidRDefault="007E439A" w:rsidP="00F87627"/>
        </w:tc>
        <w:tc>
          <w:tcPr>
            <w:tcW w:w="288" w:type="dxa"/>
          </w:tcPr>
          <w:p w14:paraId="02C7863D" w14:textId="77777777" w:rsidR="007E439A" w:rsidRDefault="007E439A" w:rsidP="00F87627">
            <w:pPr>
              <w:pStyle w:val="CopticCross"/>
            </w:pPr>
          </w:p>
        </w:tc>
        <w:tc>
          <w:tcPr>
            <w:tcW w:w="3960" w:type="dxa"/>
          </w:tcPr>
          <w:p w14:paraId="3B7592F9" w14:textId="77777777" w:rsidR="007E439A" w:rsidRDefault="007E439A" w:rsidP="00F87627">
            <w:pPr>
              <w:pStyle w:val="CopticVersemulti-line"/>
            </w:pPr>
            <w:r>
              <w:t>Ⲁⲣⲓⲯⲁⲗⲓⲛ ⲱ̀ ⲛⲓⲡⲓⲥⲧⲟⲥ:</w:t>
            </w:r>
          </w:p>
          <w:p w14:paraId="289438DF" w14:textId="77777777" w:rsidR="007E439A" w:rsidRDefault="007E439A" w:rsidP="00F87627">
            <w:pPr>
              <w:pStyle w:val="CopticVersemulti-line"/>
            </w:pPr>
            <w:r>
              <w:t>ⲙ̀ⲙⲁⲓⲛⲟⲩϯ Ⲓⲏ̄ⲥ̄ Ⲡⲭ̄ⲥ̄:</w:t>
            </w:r>
          </w:p>
          <w:p w14:paraId="59568865" w14:textId="77777777" w:rsidR="007E439A" w:rsidRDefault="007E439A" w:rsidP="00F87627">
            <w:pPr>
              <w:pStyle w:val="CopticVersemulti-line"/>
            </w:pPr>
            <w:r>
              <w:t>ⲉⲏⲃⲉ ⲡ̀ⲧⲁⲓⲟ̀ ⲙ̀ⲡⲓⲥ̀ⲧⲁⲩⲣⲟⲥ:</w:t>
            </w:r>
          </w:p>
          <w:p w14:paraId="67BB6C2C" w14:textId="77777777" w:rsidR="007E439A" w:rsidRDefault="007E439A" w:rsidP="00F87627">
            <w:pPr>
              <w:pStyle w:val="CopticVerse"/>
            </w:pPr>
            <w:r>
              <w:t>ⲡⲓϣⲉ ⲉⲑⲟⲩⲁⲃ ⲛ̀ⲁ̀ⲑⲁⲛⲧⲟⲥ</w:t>
            </w:r>
          </w:p>
        </w:tc>
      </w:tr>
      <w:tr w:rsidR="007E439A" w14:paraId="68F59CB3" w14:textId="77777777" w:rsidTr="00F87627">
        <w:trPr>
          <w:cantSplit/>
          <w:jc w:val="center"/>
        </w:trPr>
        <w:tc>
          <w:tcPr>
            <w:tcW w:w="288" w:type="dxa"/>
          </w:tcPr>
          <w:p w14:paraId="3AB51481" w14:textId="77777777" w:rsidR="007E439A" w:rsidRDefault="007E439A" w:rsidP="00F87627">
            <w:pPr>
              <w:pStyle w:val="CopticCross"/>
            </w:pPr>
          </w:p>
        </w:tc>
        <w:tc>
          <w:tcPr>
            <w:tcW w:w="3960" w:type="dxa"/>
          </w:tcPr>
          <w:p w14:paraId="4FE066F0" w14:textId="77777777" w:rsidR="007E439A" w:rsidRDefault="007E439A" w:rsidP="007E439A">
            <w:pPr>
              <w:pStyle w:val="EngHang"/>
            </w:pPr>
            <w:r>
              <w:t>Today there is joy,</w:t>
            </w:r>
          </w:p>
          <w:p w14:paraId="6ED9E95D" w14:textId="77777777" w:rsidR="007E439A" w:rsidRDefault="007E439A" w:rsidP="007E439A">
            <w:pPr>
              <w:pStyle w:val="EngHang"/>
            </w:pPr>
            <w:r>
              <w:t>In heaven and on earth,</w:t>
            </w:r>
          </w:p>
          <w:p w14:paraId="38DA8F5E" w14:textId="77777777" w:rsidR="007E439A" w:rsidRDefault="007E439A" w:rsidP="007E439A">
            <w:pPr>
              <w:pStyle w:val="EngHang"/>
            </w:pPr>
            <w:r>
              <w:t>Through the life-giving Cross</w:t>
            </w:r>
          </w:p>
          <w:p w14:paraId="33BAE948" w14:textId="77777777" w:rsidR="007E439A" w:rsidRDefault="007E439A" w:rsidP="007E439A">
            <w:pPr>
              <w:pStyle w:val="EngHangEnd"/>
            </w:pPr>
            <w:r>
              <w:t>Of Christ the King of the heavens.</w:t>
            </w:r>
          </w:p>
        </w:tc>
        <w:tc>
          <w:tcPr>
            <w:tcW w:w="288" w:type="dxa"/>
          </w:tcPr>
          <w:p w14:paraId="24944AB8" w14:textId="77777777" w:rsidR="007E439A" w:rsidRDefault="007E439A" w:rsidP="00F87627"/>
        </w:tc>
        <w:tc>
          <w:tcPr>
            <w:tcW w:w="288" w:type="dxa"/>
          </w:tcPr>
          <w:p w14:paraId="68034D55" w14:textId="77777777" w:rsidR="007E439A" w:rsidRDefault="007E439A" w:rsidP="00F87627">
            <w:pPr>
              <w:pStyle w:val="CopticCross"/>
            </w:pPr>
          </w:p>
        </w:tc>
        <w:tc>
          <w:tcPr>
            <w:tcW w:w="3960" w:type="dxa"/>
          </w:tcPr>
          <w:p w14:paraId="61BAA392" w14:textId="77777777" w:rsidR="007E439A" w:rsidRDefault="007E439A" w:rsidP="00F87627">
            <w:pPr>
              <w:pStyle w:val="CopticVersemulti-line"/>
            </w:pPr>
            <w:r>
              <w:t>Ⲃⲟⲛ ⲟⲩⲣⲁϣⲓ ϣⲱⲡⲓ ⲙ̀ⲫⲟⲟⲩ:</w:t>
            </w:r>
          </w:p>
          <w:p w14:paraId="5022153E" w14:textId="77777777" w:rsidR="007E439A" w:rsidRDefault="007E439A" w:rsidP="00F87627">
            <w:pPr>
              <w:pStyle w:val="CopticVersemulti-line"/>
            </w:pPr>
            <w:r>
              <w:t>ϧⲉⲛ ⲧ̀ⲫⲉ ⲛⲉⲙ ϩⲓϫⲉⲛ ⲡⲓⲕⲁϩⲓ:</w:t>
            </w:r>
          </w:p>
          <w:p w14:paraId="4695D95E" w14:textId="77777777" w:rsidR="007E439A" w:rsidRDefault="007E439A" w:rsidP="00F87627">
            <w:pPr>
              <w:pStyle w:val="CopticVersemulti-line"/>
            </w:pPr>
            <w:r>
              <w:t>ⲉⲑⲃⲉ ⲡⲓⲥ̀ⲧⲁⲩⲣⲟⲥ ⲛ̀ⲣⲉϥⲧⲁϧⲟ:</w:t>
            </w:r>
          </w:p>
          <w:p w14:paraId="7DC0CFEC" w14:textId="77777777" w:rsidR="007E439A" w:rsidRPr="00491502" w:rsidRDefault="007E439A" w:rsidP="00F87627">
            <w:pPr>
              <w:pStyle w:val="CopticVerse"/>
              <w:rPr>
                <w:rFonts w:ascii="Times New Roman" w:hAnsi="Times New Roman" w:cs="Times New Roman"/>
              </w:rPr>
            </w:pPr>
            <w:r>
              <w:t>ⲛ̀ⲧⲉ Ⲡⲭ̄ⲥ̄ ⲡ̀ⲟⲩⲣⲟ ⲛ̀ⲛⲓⲫⲏⲟⲩⲓ̀.</w:t>
            </w:r>
          </w:p>
        </w:tc>
      </w:tr>
      <w:tr w:rsidR="007E439A" w14:paraId="7D2C65B9" w14:textId="77777777" w:rsidTr="00F87627">
        <w:trPr>
          <w:cantSplit/>
          <w:jc w:val="center"/>
        </w:trPr>
        <w:tc>
          <w:tcPr>
            <w:tcW w:w="288" w:type="dxa"/>
          </w:tcPr>
          <w:p w14:paraId="3189648E" w14:textId="77777777" w:rsidR="007E439A" w:rsidRDefault="007E439A" w:rsidP="00F87627">
            <w:pPr>
              <w:pStyle w:val="CopticCross"/>
            </w:pPr>
            <w:r w:rsidRPr="00FB5ACB">
              <w:t>¿</w:t>
            </w:r>
          </w:p>
        </w:tc>
        <w:tc>
          <w:tcPr>
            <w:tcW w:w="3960" w:type="dxa"/>
          </w:tcPr>
          <w:p w14:paraId="7EE37A24" w14:textId="77777777" w:rsidR="007E439A" w:rsidRDefault="007E439A" w:rsidP="007E439A">
            <w:pPr>
              <w:pStyle w:val="EngHang"/>
            </w:pPr>
            <w:r>
              <w:t>For Helen arose and went,</w:t>
            </w:r>
          </w:p>
          <w:p w14:paraId="77D1C01E" w14:textId="77777777" w:rsidR="007E439A" w:rsidRDefault="007E439A" w:rsidP="007E439A">
            <w:pPr>
              <w:pStyle w:val="EngHang"/>
            </w:pPr>
            <w:r>
              <w:t>To the city of the Lord, Jerusalem,</w:t>
            </w:r>
          </w:p>
          <w:p w14:paraId="44C447A5" w14:textId="77777777" w:rsidR="007E439A" w:rsidRDefault="007E439A" w:rsidP="007E439A">
            <w:pPr>
              <w:pStyle w:val="EngHang"/>
            </w:pPr>
            <w:r>
              <w:t>And asked with strength,</w:t>
            </w:r>
          </w:p>
          <w:p w14:paraId="38FD4B73" w14:textId="77777777" w:rsidR="007E439A" w:rsidRDefault="007E439A" w:rsidP="007E439A">
            <w:pPr>
              <w:pStyle w:val="EngHangEnd"/>
            </w:pPr>
            <w:r>
              <w:t>For the wood of the Holy Cross.</w:t>
            </w:r>
          </w:p>
        </w:tc>
        <w:tc>
          <w:tcPr>
            <w:tcW w:w="288" w:type="dxa"/>
          </w:tcPr>
          <w:p w14:paraId="684451B1" w14:textId="77777777" w:rsidR="007E439A" w:rsidRDefault="007E439A" w:rsidP="00F87627"/>
        </w:tc>
        <w:tc>
          <w:tcPr>
            <w:tcW w:w="288" w:type="dxa"/>
          </w:tcPr>
          <w:p w14:paraId="1FFEE81E" w14:textId="77777777" w:rsidR="007E439A" w:rsidRDefault="007E439A" w:rsidP="00F87627">
            <w:pPr>
              <w:pStyle w:val="CopticCross"/>
            </w:pPr>
            <w:r w:rsidRPr="00FB5ACB">
              <w:t>¿</w:t>
            </w:r>
          </w:p>
        </w:tc>
        <w:tc>
          <w:tcPr>
            <w:tcW w:w="3960" w:type="dxa"/>
          </w:tcPr>
          <w:p w14:paraId="111B8132" w14:textId="77777777" w:rsidR="007E439A" w:rsidRDefault="007E439A" w:rsidP="00F87627">
            <w:pPr>
              <w:pStyle w:val="CopticVersemulti-line"/>
            </w:pPr>
            <w:r>
              <w:t>Ⲅⲉ ⲅⲁⲣ ⲁⲥϣⲉⲛⲁⲥ ⲉ̀ϯⲡⲟⲗⲓⲥ ⲙ̀Ⲡⲟ̄ⲥ̄:</w:t>
            </w:r>
          </w:p>
          <w:p w14:paraId="67381AC7" w14:textId="77777777" w:rsidR="007E439A" w:rsidRDefault="007E439A" w:rsidP="00F87627">
            <w:pPr>
              <w:pStyle w:val="CopticVersemulti-line"/>
            </w:pPr>
            <w:r>
              <w:t>Ⲓⲉⲣⲟⲩⲥⲁⲗⲏⲙ ⲁⲥⲧⲱⲛⲥ ⲛ̀ϫⲉ Ⲏⲗⲁⲛⲏ:</w:t>
            </w:r>
          </w:p>
          <w:p w14:paraId="6E68264C" w14:textId="77777777" w:rsidR="007E439A" w:rsidRDefault="007E439A" w:rsidP="00F87627">
            <w:pPr>
              <w:pStyle w:val="CopticVersemulti-line"/>
            </w:pPr>
            <w:r>
              <w:t>ⲉⲥⲕⲱϯ ϧⲉⲛ ⲟⲩⲥ̀ⲡⲟⲩⲇⲏ:</w:t>
            </w:r>
          </w:p>
          <w:p w14:paraId="2C9221EE" w14:textId="77777777" w:rsidR="007E439A" w:rsidRDefault="007E439A" w:rsidP="00F87627">
            <w:pPr>
              <w:pStyle w:val="CopticVerse"/>
            </w:pPr>
            <w:r>
              <w:t>ⲡⲓϣⲉ ⲉⲑⲟⲩⲁⲃ ⲛ̀ⲧⲉ ⲡⲓⲥ̀ⲧⲁⲩⲣⲟⲥ:</w:t>
            </w:r>
          </w:p>
        </w:tc>
      </w:tr>
      <w:tr w:rsidR="007E439A" w14:paraId="1D6B8DC0" w14:textId="77777777" w:rsidTr="00F87627">
        <w:trPr>
          <w:cantSplit/>
          <w:jc w:val="center"/>
        </w:trPr>
        <w:tc>
          <w:tcPr>
            <w:tcW w:w="288" w:type="dxa"/>
          </w:tcPr>
          <w:p w14:paraId="2B47683D" w14:textId="77777777" w:rsidR="007E439A" w:rsidRDefault="007E439A" w:rsidP="00F87627">
            <w:pPr>
              <w:pStyle w:val="CopticCross"/>
            </w:pPr>
            <w:r w:rsidRPr="00FB5ACB">
              <w:lastRenderedPageBreak/>
              <w:t>¿</w:t>
            </w:r>
          </w:p>
        </w:tc>
        <w:tc>
          <w:tcPr>
            <w:tcW w:w="3960" w:type="dxa"/>
          </w:tcPr>
          <w:p w14:paraId="6D76B3B7" w14:textId="77777777" w:rsidR="007E439A" w:rsidRDefault="007E439A" w:rsidP="007E439A">
            <w:pPr>
              <w:pStyle w:val="EngHang"/>
            </w:pPr>
            <w:r>
              <w:t>David the Psalmist said,</w:t>
            </w:r>
          </w:p>
          <w:p w14:paraId="7DD95F39" w14:textId="77777777" w:rsidR="007E439A" w:rsidRDefault="007E439A" w:rsidP="007E439A">
            <w:pPr>
              <w:pStyle w:val="EngHang"/>
            </w:pPr>
            <w:r>
              <w:t>In the Book of the Psalms,</w:t>
            </w:r>
          </w:p>
          <w:p w14:paraId="172715B4" w14:textId="77777777" w:rsidR="007E439A" w:rsidRDefault="007E439A" w:rsidP="007E439A">
            <w:pPr>
              <w:pStyle w:val="EngHang"/>
            </w:pPr>
            <w:r>
              <w:t>“The Lord has reigned from the Wood,”</w:t>
            </w:r>
          </w:p>
          <w:p w14:paraId="517867F1" w14:textId="77777777" w:rsidR="007E439A" w:rsidRDefault="007E439A" w:rsidP="007E439A">
            <w:pPr>
              <w:pStyle w:val="EngHangEnd"/>
            </w:pPr>
            <w:r>
              <w:t>Which is the sign of the Cross.</w:t>
            </w:r>
          </w:p>
        </w:tc>
        <w:tc>
          <w:tcPr>
            <w:tcW w:w="288" w:type="dxa"/>
          </w:tcPr>
          <w:p w14:paraId="13386251" w14:textId="77777777" w:rsidR="007E439A" w:rsidRDefault="007E439A" w:rsidP="00F87627"/>
        </w:tc>
        <w:tc>
          <w:tcPr>
            <w:tcW w:w="288" w:type="dxa"/>
          </w:tcPr>
          <w:p w14:paraId="75208820" w14:textId="77777777" w:rsidR="007E439A" w:rsidRDefault="007E439A" w:rsidP="00F87627">
            <w:pPr>
              <w:pStyle w:val="CopticCross"/>
            </w:pPr>
            <w:r w:rsidRPr="00FB5ACB">
              <w:t>¿</w:t>
            </w:r>
          </w:p>
        </w:tc>
        <w:tc>
          <w:tcPr>
            <w:tcW w:w="3960" w:type="dxa"/>
          </w:tcPr>
          <w:p w14:paraId="7C13377F" w14:textId="77777777" w:rsidR="007E439A" w:rsidRDefault="007E439A" w:rsidP="00F87627">
            <w:pPr>
              <w:pStyle w:val="CopticVersemulti-line"/>
            </w:pPr>
            <w:r>
              <w:t>Ⲇⲁⲩⲓⲇ ⲡⲓϩⲩⲙⲛⲟⲇⲟⲥ ⲡⲉϫⲉ:</w:t>
            </w:r>
          </w:p>
          <w:p w14:paraId="0844F75B" w14:textId="77777777" w:rsidR="007E439A" w:rsidRDefault="007E439A" w:rsidP="00F87627">
            <w:pPr>
              <w:pStyle w:val="CopticVersemulti-line"/>
            </w:pPr>
            <w:r>
              <w:t>ϧⲉⲛ ⲡ̀ϫⲱⲙ ⲙ̀ⲡⲉϥⲯⲁⲗⲙⲟⲥ:</w:t>
            </w:r>
          </w:p>
          <w:p w14:paraId="58D2070B" w14:textId="77777777" w:rsidR="007E439A" w:rsidRDefault="007E439A" w:rsidP="00F87627">
            <w:pPr>
              <w:pStyle w:val="CopticVersemulti-line"/>
            </w:pPr>
            <w:r>
              <w:t>ϫⲉ ⲁ̀Ⲡⲟ̄ⲥ̄ ⲉⲣⲟⲩⲣⲟ ⲉ̀ⲃⲟⲗϩⲓ ⲟⲩϣⲉ</w:t>
            </w:r>
          </w:p>
          <w:p w14:paraId="0C65188D" w14:textId="77777777" w:rsidR="007E439A" w:rsidRDefault="007E439A" w:rsidP="00F87627">
            <w:pPr>
              <w:pStyle w:val="CopticVerse"/>
            </w:pPr>
            <w:r>
              <w:t xml:space="preserve"> ⲉ̀ⲧⲉ ⲡ̀ⲧⲩⲡⲟⲥ ⲛ̀ⲧⲉ ⲡⲓⲥ̀ⲧⲁⲩⲣⲟⲥ.</w:t>
            </w:r>
          </w:p>
        </w:tc>
      </w:tr>
      <w:tr w:rsidR="007E439A" w14:paraId="59FCBAC0" w14:textId="77777777" w:rsidTr="00F87627">
        <w:trPr>
          <w:cantSplit/>
          <w:jc w:val="center"/>
        </w:trPr>
        <w:tc>
          <w:tcPr>
            <w:tcW w:w="288" w:type="dxa"/>
          </w:tcPr>
          <w:p w14:paraId="4229BEE4" w14:textId="77777777" w:rsidR="007E439A" w:rsidRDefault="007E439A" w:rsidP="00F87627">
            <w:pPr>
              <w:pStyle w:val="CopticCross"/>
            </w:pPr>
          </w:p>
        </w:tc>
        <w:tc>
          <w:tcPr>
            <w:tcW w:w="3960" w:type="dxa"/>
          </w:tcPr>
          <w:p w14:paraId="568CF6E3" w14:textId="77777777" w:rsidR="007E439A" w:rsidRDefault="007E439A" w:rsidP="007E439A">
            <w:pPr>
              <w:pStyle w:val="EngHang"/>
            </w:pPr>
            <w:r>
              <w:t>Through His Cross</w:t>
            </w:r>
          </w:p>
          <w:p w14:paraId="78E835EF" w14:textId="77777777" w:rsidR="007E439A" w:rsidRDefault="007E439A" w:rsidP="007E439A">
            <w:pPr>
              <w:pStyle w:val="EngHang"/>
            </w:pPr>
            <w:r>
              <w:t>He restored Adam, Eve,</w:t>
            </w:r>
          </w:p>
          <w:p w14:paraId="7F69F8FF" w14:textId="77777777" w:rsidR="007E439A" w:rsidRDefault="007E439A" w:rsidP="007E439A">
            <w:pPr>
              <w:pStyle w:val="EngHang"/>
            </w:pPr>
            <w:r>
              <w:t>Our fathers and all the righteous,</w:t>
            </w:r>
          </w:p>
          <w:p w14:paraId="1F82537D" w14:textId="77777777" w:rsidR="007E439A" w:rsidRDefault="007E439A" w:rsidP="007E439A">
            <w:pPr>
              <w:pStyle w:val="EngHangEnd"/>
            </w:pPr>
            <w:r>
              <w:t>Once again to Paradise.</w:t>
            </w:r>
          </w:p>
        </w:tc>
        <w:tc>
          <w:tcPr>
            <w:tcW w:w="288" w:type="dxa"/>
          </w:tcPr>
          <w:p w14:paraId="65C997D5" w14:textId="77777777" w:rsidR="007E439A" w:rsidRDefault="007E439A" w:rsidP="00F87627"/>
        </w:tc>
        <w:tc>
          <w:tcPr>
            <w:tcW w:w="288" w:type="dxa"/>
          </w:tcPr>
          <w:p w14:paraId="01D2B3C7" w14:textId="77777777" w:rsidR="007E439A" w:rsidRDefault="007E439A" w:rsidP="00F87627">
            <w:pPr>
              <w:pStyle w:val="CopticCross"/>
            </w:pPr>
          </w:p>
        </w:tc>
        <w:tc>
          <w:tcPr>
            <w:tcW w:w="3960" w:type="dxa"/>
          </w:tcPr>
          <w:p w14:paraId="0B479444" w14:textId="77777777" w:rsidR="007E439A" w:rsidRDefault="007E439A" w:rsidP="00F87627">
            <w:pPr>
              <w:pStyle w:val="CopticVersemulti-line"/>
            </w:pPr>
            <w:r>
              <w:t>ⲉⲃⲟⲗϩⲓⲧⲉⲛ ⲡⲉⲫⲥ̀ⲧⲁⲩⲣⲟⲥ:</w:t>
            </w:r>
          </w:p>
          <w:p w14:paraId="540FA64F" w14:textId="77777777" w:rsidR="007E439A" w:rsidRDefault="007E439A" w:rsidP="00F87627">
            <w:pPr>
              <w:pStyle w:val="CopticVersemulti-line"/>
            </w:pPr>
            <w:r>
              <w:t>ⲁⲩⲧⲁⲥⲑⲟ ⲉ̀ⲡⲓⲡⲁⲣⲁⲇⲓⲥⲟⲥ:</w:t>
            </w:r>
          </w:p>
          <w:p w14:paraId="776BF89B" w14:textId="77777777" w:rsidR="007E439A" w:rsidRDefault="007E439A" w:rsidP="00F87627">
            <w:pPr>
              <w:pStyle w:val="CopticVersemulti-line"/>
            </w:pPr>
            <w:r>
              <w:t>ⲛ̀Ⲁⲇⲁⲙ ⲛⲉⲙ Ⲉⲩⲁ ⲛⲉⲙ ⲛⲓⲇⲓⲕⲉⲟⲥ:</w:t>
            </w:r>
          </w:p>
          <w:p w14:paraId="042D5403" w14:textId="77777777" w:rsidR="007E439A" w:rsidRDefault="007E439A" w:rsidP="00F87627">
            <w:pPr>
              <w:pStyle w:val="CopticVerse"/>
            </w:pPr>
            <w:r>
              <w:t>ⲛⲉⲙ ⲛⲉⲛⲓⲟϯ ⲛ̀ⲁⲣⲭⲉⲟⲥ.</w:t>
            </w:r>
          </w:p>
        </w:tc>
      </w:tr>
      <w:tr w:rsidR="007E439A" w14:paraId="6225E189" w14:textId="77777777" w:rsidTr="00F87627">
        <w:trPr>
          <w:cantSplit/>
          <w:jc w:val="center"/>
        </w:trPr>
        <w:tc>
          <w:tcPr>
            <w:tcW w:w="288" w:type="dxa"/>
          </w:tcPr>
          <w:p w14:paraId="4F95326A" w14:textId="77777777" w:rsidR="007E439A" w:rsidRDefault="007E439A" w:rsidP="00F87627">
            <w:pPr>
              <w:pStyle w:val="CopticCross"/>
            </w:pPr>
          </w:p>
        </w:tc>
        <w:tc>
          <w:tcPr>
            <w:tcW w:w="3960" w:type="dxa"/>
          </w:tcPr>
          <w:p w14:paraId="29BBDE1B" w14:textId="77777777" w:rsidR="007E439A" w:rsidRDefault="007E439A" w:rsidP="007E439A">
            <w:pPr>
              <w:pStyle w:val="EngHang"/>
            </w:pPr>
            <w:r>
              <w:t>Great is Your Compassion,</w:t>
            </w:r>
          </w:p>
          <w:p w14:paraId="2744843B" w14:textId="77777777" w:rsidR="007E439A" w:rsidRDefault="007E439A" w:rsidP="007E439A">
            <w:pPr>
              <w:pStyle w:val="EngHang"/>
            </w:pPr>
            <w:r>
              <w:t>O our Good Saviour,</w:t>
            </w:r>
          </w:p>
          <w:p w14:paraId="0A919DC9" w14:textId="77777777" w:rsidR="007E439A" w:rsidRDefault="007E439A" w:rsidP="007E439A">
            <w:pPr>
              <w:pStyle w:val="EngHang"/>
            </w:pPr>
            <w:r>
              <w:t>For You are a merciful God,</w:t>
            </w:r>
          </w:p>
          <w:p w14:paraId="0F5ECD0A" w14:textId="77777777" w:rsidR="007E439A" w:rsidRDefault="007E439A" w:rsidP="007E439A">
            <w:pPr>
              <w:pStyle w:val="EngHangEnd"/>
            </w:pPr>
            <w:r>
              <w:t>As You revealed by the Cross.</w:t>
            </w:r>
          </w:p>
        </w:tc>
        <w:tc>
          <w:tcPr>
            <w:tcW w:w="288" w:type="dxa"/>
          </w:tcPr>
          <w:p w14:paraId="42ECA1C5" w14:textId="77777777" w:rsidR="007E439A" w:rsidRDefault="007E439A" w:rsidP="00F87627"/>
        </w:tc>
        <w:tc>
          <w:tcPr>
            <w:tcW w:w="288" w:type="dxa"/>
          </w:tcPr>
          <w:p w14:paraId="0B06D1B2" w14:textId="77777777" w:rsidR="007E439A" w:rsidRDefault="007E439A" w:rsidP="00F87627">
            <w:pPr>
              <w:pStyle w:val="CopticCross"/>
            </w:pPr>
          </w:p>
        </w:tc>
        <w:tc>
          <w:tcPr>
            <w:tcW w:w="3960" w:type="dxa"/>
          </w:tcPr>
          <w:p w14:paraId="1FA745F3" w14:textId="77777777" w:rsidR="007E439A" w:rsidRDefault="007E439A" w:rsidP="00F87627">
            <w:pPr>
              <w:pStyle w:val="CopticVersemulti-line"/>
            </w:pPr>
            <w:r>
              <w:t>Ⲍⲉⲟϣ ⲛ̀ϫⲉ ⲛⲉⲕⲙⲉⲧϣⲉⲛϩⲏⲧ:</w:t>
            </w:r>
          </w:p>
          <w:p w14:paraId="6F333C2A" w14:textId="77777777" w:rsidR="007E439A" w:rsidRDefault="007E439A" w:rsidP="00F87627">
            <w:pPr>
              <w:pStyle w:val="CopticVersemulti-line"/>
            </w:pPr>
            <w:r>
              <w:t>ⲱ̀ Ⲡⲉⲛⲥⲱⲧⲏⲉ ⲛ̀ⲁ̀ⲅⲁⲑⲟⲥ:</w:t>
            </w:r>
          </w:p>
          <w:p w14:paraId="1B97FCA3" w14:textId="77777777" w:rsidR="007E439A" w:rsidRDefault="007E439A" w:rsidP="00F87627">
            <w:pPr>
              <w:pStyle w:val="CopticVersemulti-line"/>
            </w:pPr>
            <w:r>
              <w:t>ϫⲉ ⲛ̀ⲑⲟⲕ ⲟⲩⲛⲟⲩϯ ⲛ̀ⲛⲁⲏⲧ:</w:t>
            </w:r>
          </w:p>
          <w:p w14:paraId="30C3C9EA" w14:textId="77777777" w:rsidR="007E439A" w:rsidRDefault="007E439A" w:rsidP="00F87627">
            <w:pPr>
              <w:pStyle w:val="CopticVerse"/>
            </w:pPr>
            <w:r>
              <w:t>ⲁⲕϯ ⲛⲁⲛ ⲙ̀ⲡ̀ⲧⲩⲡⲟⲥ ⲙ̀ⲡⲓⲥ̀ⲧⲁⲩⲣⲟⲥ.</w:t>
            </w:r>
          </w:p>
        </w:tc>
      </w:tr>
      <w:tr w:rsidR="007E439A" w14:paraId="6C905320" w14:textId="77777777" w:rsidTr="00F87627">
        <w:trPr>
          <w:cantSplit/>
          <w:jc w:val="center"/>
        </w:trPr>
        <w:tc>
          <w:tcPr>
            <w:tcW w:w="288" w:type="dxa"/>
          </w:tcPr>
          <w:p w14:paraId="624A2234" w14:textId="77777777" w:rsidR="007E439A" w:rsidRDefault="007E439A" w:rsidP="00F87627">
            <w:pPr>
              <w:pStyle w:val="CopticCross"/>
            </w:pPr>
            <w:r w:rsidRPr="00FB5ACB">
              <w:t>¿</w:t>
            </w:r>
          </w:p>
        </w:tc>
        <w:tc>
          <w:tcPr>
            <w:tcW w:w="3960" w:type="dxa"/>
          </w:tcPr>
          <w:p w14:paraId="510F1223" w14:textId="77777777" w:rsidR="007E439A" w:rsidRDefault="007E439A" w:rsidP="007E439A">
            <w:pPr>
              <w:pStyle w:val="EngHang"/>
            </w:pPr>
            <w:r>
              <w:t>We too, the Christians,</w:t>
            </w:r>
          </w:p>
          <w:p w14:paraId="4A379C1C" w14:textId="77777777" w:rsidR="007E439A" w:rsidRDefault="007E439A" w:rsidP="007E439A">
            <w:pPr>
              <w:pStyle w:val="EngHang"/>
            </w:pPr>
            <w:r>
              <w:t>Boast in the Cross,</w:t>
            </w:r>
          </w:p>
          <w:p w14:paraId="526CBE61" w14:textId="77777777" w:rsidR="007E439A" w:rsidRDefault="007E439A" w:rsidP="007E439A">
            <w:pPr>
              <w:pStyle w:val="EngHang"/>
            </w:pPr>
            <w:r>
              <w:t>For through this Sign</w:t>
            </w:r>
          </w:p>
          <w:p w14:paraId="30D071C5" w14:textId="77777777" w:rsidR="007E439A" w:rsidRDefault="007E439A" w:rsidP="007E439A">
            <w:pPr>
              <w:pStyle w:val="EngHangEnd"/>
            </w:pPr>
            <w:r>
              <w:t>We were set free.</w:t>
            </w:r>
          </w:p>
        </w:tc>
        <w:tc>
          <w:tcPr>
            <w:tcW w:w="288" w:type="dxa"/>
          </w:tcPr>
          <w:p w14:paraId="47A966EF" w14:textId="77777777" w:rsidR="007E439A" w:rsidRDefault="007E439A" w:rsidP="00F87627"/>
        </w:tc>
        <w:tc>
          <w:tcPr>
            <w:tcW w:w="288" w:type="dxa"/>
          </w:tcPr>
          <w:p w14:paraId="48DECCE5" w14:textId="77777777" w:rsidR="007E439A" w:rsidRDefault="007E439A" w:rsidP="00F87627">
            <w:pPr>
              <w:pStyle w:val="CopticCross"/>
            </w:pPr>
            <w:r w:rsidRPr="00FB5ACB">
              <w:t>¿</w:t>
            </w:r>
          </w:p>
        </w:tc>
        <w:tc>
          <w:tcPr>
            <w:tcW w:w="3960" w:type="dxa"/>
          </w:tcPr>
          <w:p w14:paraId="26674083" w14:textId="77777777" w:rsidR="007E439A" w:rsidRDefault="007E439A" w:rsidP="00F87627">
            <w:pPr>
              <w:pStyle w:val="CopticVersemulti-line"/>
            </w:pPr>
            <w:r w:rsidRPr="0072384F">
              <w:t>Ⲏⲡⲡⲉ ⲁⲛⲟⲛ ϧ</w:t>
            </w:r>
            <w:r>
              <w:t>ⲁ ⲡⲓⲭ̀ⲣⲓⲥⲧⲓⲁⲛⲟⲥ:</w:t>
            </w:r>
          </w:p>
          <w:p w14:paraId="6222BAD4" w14:textId="77777777" w:rsidR="007E439A" w:rsidRDefault="007E439A" w:rsidP="00F87627">
            <w:pPr>
              <w:pStyle w:val="CopticVersemulti-line"/>
            </w:pPr>
            <w:r>
              <w:t>ⲧⲉⲛϣⲟⲩϣⲟⲩ ⲙ̀ⲙⲟⲛ ⲉⲏⲃⲉ ⲡⲓⲥ̀ⲧⲁⲩⲣⲟⲥ:</w:t>
            </w:r>
          </w:p>
          <w:p w14:paraId="69663DAA" w14:textId="77777777" w:rsidR="007E439A" w:rsidRDefault="007E439A" w:rsidP="00F87627">
            <w:pPr>
              <w:pStyle w:val="CopticVersemulti-line"/>
            </w:pPr>
            <w:r>
              <w:t>ϫⲉ ⲉ̀ⲃⲟⲗϩⲓⲧⲉⲛ ⲡⲉϥⲧⲩⲡⲟⲥ:</w:t>
            </w:r>
          </w:p>
          <w:p w14:paraId="12589D1E" w14:textId="77777777" w:rsidR="007E439A" w:rsidRPr="0072384F" w:rsidRDefault="007E439A" w:rsidP="00F87627">
            <w:pPr>
              <w:pStyle w:val="CopticVerse"/>
            </w:pPr>
            <w:r>
              <w:t>ⲁⲛϣⲱⲡⲓ ⲛ̀ⲉ̀ⲗⲉⲩⲑⲉⲣⲟⲥ.</w:t>
            </w:r>
          </w:p>
        </w:tc>
      </w:tr>
      <w:tr w:rsidR="007E439A" w14:paraId="58B6A2AD" w14:textId="77777777" w:rsidTr="00F87627">
        <w:trPr>
          <w:cantSplit/>
          <w:jc w:val="center"/>
        </w:trPr>
        <w:tc>
          <w:tcPr>
            <w:tcW w:w="288" w:type="dxa"/>
          </w:tcPr>
          <w:p w14:paraId="77D1DA8C" w14:textId="77777777" w:rsidR="007E439A" w:rsidRDefault="007E439A" w:rsidP="00F87627">
            <w:pPr>
              <w:pStyle w:val="CopticCross"/>
            </w:pPr>
            <w:r w:rsidRPr="00FB5ACB">
              <w:t>¿</w:t>
            </w:r>
          </w:p>
        </w:tc>
        <w:tc>
          <w:tcPr>
            <w:tcW w:w="3960" w:type="dxa"/>
          </w:tcPr>
          <w:p w14:paraId="48BA2AAA" w14:textId="77777777" w:rsidR="007E439A" w:rsidRDefault="007E439A" w:rsidP="007E439A">
            <w:pPr>
              <w:pStyle w:val="EngHang"/>
            </w:pPr>
            <w:r>
              <w:t>Unto You is the power and the praise,</w:t>
            </w:r>
          </w:p>
          <w:p w14:paraId="290394B3" w14:textId="77777777" w:rsidR="007E439A" w:rsidRDefault="007E439A" w:rsidP="007E439A">
            <w:pPr>
              <w:pStyle w:val="EngHang"/>
            </w:pPr>
            <w:r>
              <w:t>O good Lover of Mankind,</w:t>
            </w:r>
          </w:p>
          <w:p w14:paraId="096C61CF" w14:textId="77777777" w:rsidR="007E439A" w:rsidRDefault="007E439A" w:rsidP="007E439A">
            <w:pPr>
              <w:pStyle w:val="EngHang"/>
            </w:pPr>
            <w:r>
              <w:t>Who was crucified upon the Cross,</w:t>
            </w:r>
          </w:p>
          <w:p w14:paraId="1DF10051" w14:textId="77777777" w:rsidR="007E439A" w:rsidRDefault="007E439A" w:rsidP="007E439A">
            <w:pPr>
              <w:pStyle w:val="EngHangEnd"/>
            </w:pPr>
            <w:r>
              <w:t>And cast out tyranny.</w:t>
            </w:r>
          </w:p>
        </w:tc>
        <w:tc>
          <w:tcPr>
            <w:tcW w:w="288" w:type="dxa"/>
          </w:tcPr>
          <w:p w14:paraId="41A5ED28" w14:textId="77777777" w:rsidR="007E439A" w:rsidRDefault="007E439A" w:rsidP="00F87627"/>
        </w:tc>
        <w:tc>
          <w:tcPr>
            <w:tcW w:w="288" w:type="dxa"/>
          </w:tcPr>
          <w:p w14:paraId="1587E72F" w14:textId="77777777" w:rsidR="007E439A" w:rsidRDefault="007E439A" w:rsidP="00F87627">
            <w:pPr>
              <w:pStyle w:val="CopticCross"/>
            </w:pPr>
            <w:r w:rsidRPr="00FB5ACB">
              <w:t>¿</w:t>
            </w:r>
          </w:p>
        </w:tc>
        <w:tc>
          <w:tcPr>
            <w:tcW w:w="3960" w:type="dxa"/>
          </w:tcPr>
          <w:p w14:paraId="19BCACC6" w14:textId="77777777" w:rsidR="007E439A" w:rsidRDefault="007E439A" w:rsidP="00F87627">
            <w:pPr>
              <w:pStyle w:val="CopticVersemulti-line"/>
            </w:pPr>
            <w:r>
              <w:t>Ⲑⲟⲕ ⲧⲉ ϯϫⲟⲙ ⲛⲉⲙ ⲡⲓϩⲩⲙⲛⲟⲥ:</w:t>
            </w:r>
          </w:p>
          <w:p w14:paraId="763CF255" w14:textId="77777777" w:rsidR="007E439A" w:rsidRDefault="007E439A" w:rsidP="00F87627">
            <w:pPr>
              <w:pStyle w:val="CopticVersemulti-line"/>
            </w:pPr>
            <w:r>
              <w:t>ⲱ̀ ⲡⲓⲙⲁⲓⲣⲱⲙⲓ ⲛ̀ⲁ̀ⲅⲁⲑⲟⲥ:</w:t>
            </w:r>
          </w:p>
          <w:p w14:paraId="1B298EE2" w14:textId="77777777" w:rsidR="007E439A" w:rsidRDefault="007E439A" w:rsidP="00F87627">
            <w:pPr>
              <w:pStyle w:val="CopticVersemulti-line"/>
            </w:pPr>
            <w:r>
              <w:t>ⲫⲏⲉ̀ⲧⲁϥⲁϣϥ ⲉ̀ⲡⲓⲥ̀ⲧⲁⲩⲣⲟⲥ:</w:t>
            </w:r>
          </w:p>
          <w:p w14:paraId="245B2C13" w14:textId="77777777" w:rsidR="007E439A" w:rsidRDefault="007E439A" w:rsidP="00F87627">
            <w:pPr>
              <w:pStyle w:val="CopticVerse"/>
            </w:pPr>
            <w:r>
              <w:t>ⲫⲏⲉ̀ⲧⲁϥϭⲟϫⲓ ⲛ̀ⲥⲁ ⲡⲓⲧⲩⲣⲁⲛⲛⲟⲥ.</w:t>
            </w:r>
          </w:p>
        </w:tc>
      </w:tr>
      <w:tr w:rsidR="007E439A" w14:paraId="3E86EAFD" w14:textId="77777777" w:rsidTr="00F87627">
        <w:trPr>
          <w:cantSplit/>
          <w:jc w:val="center"/>
        </w:trPr>
        <w:tc>
          <w:tcPr>
            <w:tcW w:w="288" w:type="dxa"/>
          </w:tcPr>
          <w:p w14:paraId="718BB584" w14:textId="77777777" w:rsidR="007E439A" w:rsidRDefault="007E439A" w:rsidP="00F87627">
            <w:pPr>
              <w:pStyle w:val="CopticCross"/>
            </w:pPr>
          </w:p>
        </w:tc>
        <w:tc>
          <w:tcPr>
            <w:tcW w:w="3960" w:type="dxa"/>
          </w:tcPr>
          <w:p w14:paraId="17BF6DA9" w14:textId="77777777" w:rsidR="007E439A" w:rsidRDefault="007E439A" w:rsidP="007E439A">
            <w:pPr>
              <w:pStyle w:val="EngHang"/>
            </w:pPr>
            <w:r>
              <w:t>Jesus Christ is our hope.</w:t>
            </w:r>
          </w:p>
          <w:p w14:paraId="25DEA4AB" w14:textId="77777777" w:rsidR="007E439A" w:rsidRDefault="007E439A" w:rsidP="007E439A">
            <w:pPr>
              <w:pStyle w:val="EngHang"/>
            </w:pPr>
            <w:r>
              <w:t>Jesus Christ is our help.</w:t>
            </w:r>
          </w:p>
          <w:p w14:paraId="695FF768" w14:textId="77777777" w:rsidR="007E439A" w:rsidRDefault="007E439A" w:rsidP="007E439A">
            <w:pPr>
              <w:pStyle w:val="EngHang"/>
            </w:pPr>
            <w:r>
              <w:t>Jesus Christ is the Only-Begotten,</w:t>
            </w:r>
          </w:p>
          <w:p w14:paraId="21A32EF8" w14:textId="77777777" w:rsidR="007E439A" w:rsidRDefault="007E439A" w:rsidP="007E439A">
            <w:pPr>
              <w:pStyle w:val="EngHangEnd"/>
            </w:pPr>
            <w:r>
              <w:t>Who was crucified upon the Cross.</w:t>
            </w:r>
          </w:p>
        </w:tc>
        <w:tc>
          <w:tcPr>
            <w:tcW w:w="288" w:type="dxa"/>
          </w:tcPr>
          <w:p w14:paraId="0C4D9FF0" w14:textId="77777777" w:rsidR="007E439A" w:rsidRDefault="007E439A" w:rsidP="00F87627"/>
        </w:tc>
        <w:tc>
          <w:tcPr>
            <w:tcW w:w="288" w:type="dxa"/>
          </w:tcPr>
          <w:p w14:paraId="18FD6460" w14:textId="77777777" w:rsidR="007E439A" w:rsidRDefault="007E439A" w:rsidP="00F87627">
            <w:pPr>
              <w:pStyle w:val="CopticCross"/>
            </w:pPr>
          </w:p>
        </w:tc>
        <w:tc>
          <w:tcPr>
            <w:tcW w:w="3960" w:type="dxa"/>
          </w:tcPr>
          <w:p w14:paraId="4C007477" w14:textId="77777777" w:rsidR="007E439A" w:rsidRDefault="007E439A" w:rsidP="00F87627">
            <w:pPr>
              <w:pStyle w:val="CopticVersemulti-line"/>
            </w:pPr>
            <w:r>
              <w:t>Ⲓⲏ̄ⲥ̄ Ⲡⲭ̄ⲥ̄ ⲡⲉ ⲧⲉⲛϩⲉⲗⲡⲓⲥ:</w:t>
            </w:r>
          </w:p>
          <w:p w14:paraId="4880DEE8" w14:textId="77777777" w:rsidR="007E439A" w:rsidRDefault="007E439A" w:rsidP="00F87627">
            <w:pPr>
              <w:pStyle w:val="CopticVersemulti-line"/>
            </w:pPr>
            <w:r>
              <w:t>Ⲓⲏ̄ⲥ̄ Ⲡⲭ̄ⲥ̄ ⲡⲉ ⲡⲉⲛⲃⲟⲏ̀ⲑⲟⲥ:</w:t>
            </w:r>
          </w:p>
          <w:p w14:paraId="12F456C8" w14:textId="77777777" w:rsidR="007E439A" w:rsidRDefault="007E439A" w:rsidP="00F87627">
            <w:pPr>
              <w:pStyle w:val="CopticVersemulti-line"/>
            </w:pPr>
            <w:r>
              <w:t>Ⲓⲏ̄ⲥ̄ Ⲡⲭ̄ⲥ̄ ⲡⲓⲙⲟⲛⲟⲅⲉⲛⲏⲥ:</w:t>
            </w:r>
          </w:p>
          <w:p w14:paraId="42B1EABB" w14:textId="77777777" w:rsidR="007E439A" w:rsidRDefault="007E439A" w:rsidP="00F87627">
            <w:pPr>
              <w:pStyle w:val="CopticVerse"/>
            </w:pPr>
            <w:r>
              <w:t>ⲉ̀ⲧⲁⲩⲁϣϥ ⲉ̀ⲡ̀ϣⲉ ⲛ̀ⲧⲉ ⲡⲓⲥ̀ⲧⲁⲩⲣⲟⲥ.</w:t>
            </w:r>
          </w:p>
        </w:tc>
      </w:tr>
      <w:tr w:rsidR="007E439A" w14:paraId="205D1F1E" w14:textId="77777777" w:rsidTr="00F87627">
        <w:trPr>
          <w:cantSplit/>
          <w:jc w:val="center"/>
        </w:trPr>
        <w:tc>
          <w:tcPr>
            <w:tcW w:w="288" w:type="dxa"/>
          </w:tcPr>
          <w:p w14:paraId="58F1CAB1" w14:textId="77777777" w:rsidR="007E439A" w:rsidRDefault="007E439A" w:rsidP="00F87627">
            <w:pPr>
              <w:pStyle w:val="CopticCross"/>
            </w:pPr>
          </w:p>
        </w:tc>
        <w:tc>
          <w:tcPr>
            <w:tcW w:w="3960" w:type="dxa"/>
          </w:tcPr>
          <w:p w14:paraId="4EF9DFE3" w14:textId="77777777" w:rsidR="007E439A" w:rsidRDefault="007E439A" w:rsidP="007E439A">
            <w:pPr>
              <w:pStyle w:val="EngHang"/>
            </w:pPr>
            <w:r>
              <w:t>Constantine the beloved of Christ</w:t>
            </w:r>
          </w:p>
          <w:p w14:paraId="630EDD68" w14:textId="77777777" w:rsidR="007E439A" w:rsidRDefault="007E439A" w:rsidP="007E439A">
            <w:pPr>
              <w:pStyle w:val="EngHang"/>
            </w:pPr>
            <w:r>
              <w:t>Saw the sign of the Cross</w:t>
            </w:r>
          </w:p>
          <w:p w14:paraId="4C50C5BB" w14:textId="77777777" w:rsidR="007E439A" w:rsidRDefault="007E439A" w:rsidP="007E439A">
            <w:pPr>
              <w:pStyle w:val="EngHang"/>
            </w:pPr>
            <w:r>
              <w:t>In the firmament of Heaven,</w:t>
            </w:r>
          </w:p>
          <w:p w14:paraId="51BE86CD" w14:textId="77777777" w:rsidR="007E439A" w:rsidRDefault="007E439A" w:rsidP="007E439A">
            <w:pPr>
              <w:pStyle w:val="EngHangEnd"/>
            </w:pPr>
            <w:r>
              <w:t>And believed on Jesus Christ.</w:t>
            </w:r>
          </w:p>
        </w:tc>
        <w:tc>
          <w:tcPr>
            <w:tcW w:w="288" w:type="dxa"/>
          </w:tcPr>
          <w:p w14:paraId="15464795" w14:textId="77777777" w:rsidR="007E439A" w:rsidRDefault="007E439A" w:rsidP="00F87627"/>
        </w:tc>
        <w:tc>
          <w:tcPr>
            <w:tcW w:w="288" w:type="dxa"/>
          </w:tcPr>
          <w:p w14:paraId="4434E231" w14:textId="77777777" w:rsidR="007E439A" w:rsidRDefault="007E439A" w:rsidP="00F87627">
            <w:pPr>
              <w:pStyle w:val="CopticCross"/>
            </w:pPr>
          </w:p>
        </w:tc>
        <w:tc>
          <w:tcPr>
            <w:tcW w:w="3960" w:type="dxa"/>
          </w:tcPr>
          <w:p w14:paraId="3BD63B15" w14:textId="77777777" w:rsidR="007E439A" w:rsidRDefault="007E439A" w:rsidP="00F87627">
            <w:pPr>
              <w:pStyle w:val="CopticVersemulti-line"/>
            </w:pPr>
            <w:r>
              <w:t>Ⲕⲱⲥⲧⲁⲛⲧⲓⲛⲟⲥ ⲙ̀ⲙⲁⲓ Ⲡⲭ̄ⲥ̄:</w:t>
            </w:r>
          </w:p>
          <w:p w14:paraId="24A560D5" w14:textId="77777777" w:rsidR="007E439A" w:rsidRDefault="007E439A" w:rsidP="00F87627">
            <w:pPr>
              <w:pStyle w:val="CopticVersemulti-line"/>
            </w:pPr>
            <w:r>
              <w:t>ⲁϥⲛⲁⲩ ⲉ̀ⲡ̀ⲧⲩⲡⲟⲥ ⲛ̀ⲧⲉ ⲡⲓⲥ̀ⲧⲩⲣⲟⲥ:</w:t>
            </w:r>
          </w:p>
          <w:p w14:paraId="77809ACD" w14:textId="77777777" w:rsidR="007E439A" w:rsidRDefault="007E439A" w:rsidP="00F87627">
            <w:pPr>
              <w:pStyle w:val="CopticVersemulti-line"/>
            </w:pPr>
            <w:r>
              <w:t>ϧⲉⲛ ⲡⲓⲥ̀ⲧⲉⲣⲉⲱ̀ⲙⲁ ⲛ̀ⲟⲩⲣⲁⲛⲟⲥ:</w:t>
            </w:r>
          </w:p>
          <w:p w14:paraId="1BBF98FF" w14:textId="77777777" w:rsidR="007E439A" w:rsidRDefault="007E439A" w:rsidP="00F87627">
            <w:pPr>
              <w:pStyle w:val="CopticVerse"/>
            </w:pPr>
            <w:r>
              <w:t>ⲟⲩⲟϩ ⲁϥⲁϩϯ ⲉ̀Ⲓⲏ̄ⲥ̄ Ⲡⲭ̄ⲥ̄.</w:t>
            </w:r>
          </w:p>
        </w:tc>
      </w:tr>
      <w:tr w:rsidR="007E439A" w14:paraId="49CA26BC" w14:textId="77777777" w:rsidTr="00F87627">
        <w:trPr>
          <w:cantSplit/>
          <w:jc w:val="center"/>
        </w:trPr>
        <w:tc>
          <w:tcPr>
            <w:tcW w:w="288" w:type="dxa"/>
          </w:tcPr>
          <w:p w14:paraId="2F7F8962" w14:textId="77777777" w:rsidR="007E439A" w:rsidRDefault="007E439A" w:rsidP="00F87627">
            <w:pPr>
              <w:pStyle w:val="CopticCross"/>
            </w:pPr>
            <w:r w:rsidRPr="00FB5ACB">
              <w:t>¿</w:t>
            </w:r>
          </w:p>
        </w:tc>
        <w:tc>
          <w:tcPr>
            <w:tcW w:w="3960" w:type="dxa"/>
          </w:tcPr>
          <w:p w14:paraId="4AC63304" w14:textId="77777777" w:rsidR="007E439A" w:rsidRDefault="007E439A" w:rsidP="007E439A">
            <w:pPr>
              <w:pStyle w:val="EngHang"/>
            </w:pPr>
            <w:r>
              <w:t>He also made the sign,</w:t>
            </w:r>
          </w:p>
          <w:p w14:paraId="30A0060F" w14:textId="77777777" w:rsidR="007E439A" w:rsidRDefault="007E439A" w:rsidP="007E439A">
            <w:pPr>
              <w:pStyle w:val="EngHang"/>
            </w:pPr>
            <w:r>
              <w:t>And conquered in war,</w:t>
            </w:r>
          </w:p>
          <w:p w14:paraId="06152C9E" w14:textId="77777777" w:rsidR="007E439A" w:rsidRDefault="007E439A" w:rsidP="007E439A">
            <w:pPr>
              <w:pStyle w:val="EngHang"/>
            </w:pPr>
            <w:r>
              <w:t>With his good soldiers,</w:t>
            </w:r>
          </w:p>
          <w:p w14:paraId="755D6197" w14:textId="77777777" w:rsidR="007E439A" w:rsidRDefault="007E439A" w:rsidP="007E439A">
            <w:pPr>
              <w:pStyle w:val="EngHangEnd"/>
            </w:pPr>
            <w:r>
              <w:t>Through the strength of the sign of the Cross.</w:t>
            </w:r>
          </w:p>
        </w:tc>
        <w:tc>
          <w:tcPr>
            <w:tcW w:w="288" w:type="dxa"/>
          </w:tcPr>
          <w:p w14:paraId="1A75E6E7" w14:textId="77777777" w:rsidR="007E439A" w:rsidRDefault="007E439A" w:rsidP="00F87627"/>
        </w:tc>
        <w:tc>
          <w:tcPr>
            <w:tcW w:w="288" w:type="dxa"/>
          </w:tcPr>
          <w:p w14:paraId="3827E7F0" w14:textId="77777777" w:rsidR="007E439A" w:rsidRDefault="007E439A" w:rsidP="00F87627">
            <w:pPr>
              <w:pStyle w:val="CopticCross"/>
            </w:pPr>
            <w:r w:rsidRPr="00FB5ACB">
              <w:t>¿</w:t>
            </w:r>
          </w:p>
        </w:tc>
        <w:tc>
          <w:tcPr>
            <w:tcW w:w="3960" w:type="dxa"/>
          </w:tcPr>
          <w:p w14:paraId="6DF9A89E" w14:textId="77777777" w:rsidR="007E439A" w:rsidRDefault="007E439A" w:rsidP="00F87627">
            <w:pPr>
              <w:pStyle w:val="CopticVersemulti-line"/>
            </w:pPr>
            <w:r>
              <w:t>Ⲗⲓⲟⲡⲟⲛ ⲁϥ̀ⲓⲣⲓ ⲙ̀ⲡⲉϥⲧⲩⲡⲟⲥ:</w:t>
            </w:r>
          </w:p>
          <w:p w14:paraId="1DC6ABB6" w14:textId="77777777" w:rsidR="007E439A" w:rsidRDefault="007E439A" w:rsidP="00F87627">
            <w:pPr>
              <w:pStyle w:val="CopticVersemulti-line"/>
            </w:pPr>
            <w:r>
              <w:t>ⲟⲩⲟϩ ⲁϥϭⲣⲟ ϧⲉⲛ ⲛⲓⲡⲟⲗⲉⲙⲟⲥ:</w:t>
            </w:r>
          </w:p>
          <w:p w14:paraId="69B637C3" w14:textId="77777777" w:rsidR="007E439A" w:rsidRDefault="007E439A" w:rsidP="00F87627">
            <w:pPr>
              <w:pStyle w:val="CopticVersemulti-line"/>
            </w:pPr>
            <w:r>
              <w:t>ⲛⲉⲙ ⲡⲉϥⲥ̀ⲧⲣⲁⲧⲉⲩⲙⲁ ⲛ̀ⲕⲁⲗⲱⲥ:</w:t>
            </w:r>
          </w:p>
          <w:p w14:paraId="0E861B18" w14:textId="77777777" w:rsidR="007E439A" w:rsidRDefault="007E439A" w:rsidP="00F87627">
            <w:pPr>
              <w:pStyle w:val="CopticVerse"/>
            </w:pPr>
            <w:r>
              <w:t>ϧⲉⲛ ⲧ̀ϫⲟⲙ ⲙ̀ⲫ̀ⲙⲏⲓⲛⲓ ⲙ̀ⲡⲓⲥ̀ⲧⲁⲩⲣⲟⲥ.</w:t>
            </w:r>
          </w:p>
        </w:tc>
      </w:tr>
      <w:tr w:rsidR="007E439A" w14:paraId="2D7EDFDD" w14:textId="77777777" w:rsidTr="00F87627">
        <w:trPr>
          <w:cantSplit/>
          <w:jc w:val="center"/>
        </w:trPr>
        <w:tc>
          <w:tcPr>
            <w:tcW w:w="288" w:type="dxa"/>
          </w:tcPr>
          <w:p w14:paraId="6B3CCAEB" w14:textId="77777777" w:rsidR="007E439A" w:rsidRDefault="007E439A" w:rsidP="00F87627">
            <w:pPr>
              <w:pStyle w:val="CopticCross"/>
            </w:pPr>
            <w:r w:rsidRPr="00FB5ACB">
              <w:t>¿</w:t>
            </w:r>
          </w:p>
        </w:tc>
        <w:tc>
          <w:tcPr>
            <w:tcW w:w="3960" w:type="dxa"/>
          </w:tcPr>
          <w:p w14:paraId="1641844C" w14:textId="77777777" w:rsidR="007E439A" w:rsidRDefault="007E439A" w:rsidP="007E439A">
            <w:pPr>
              <w:pStyle w:val="EngHang"/>
            </w:pPr>
            <w:r>
              <w:t>Grant us, O Lord, Your peace,</w:t>
            </w:r>
          </w:p>
          <w:p w14:paraId="6A7D12E0" w14:textId="77777777" w:rsidR="007E439A" w:rsidRDefault="007E439A" w:rsidP="007E439A">
            <w:pPr>
              <w:pStyle w:val="EngHang"/>
            </w:pPr>
            <w:r>
              <w:t>In the Assembly of Your people.</w:t>
            </w:r>
          </w:p>
          <w:p w14:paraId="5B4A0F36" w14:textId="77777777" w:rsidR="007E439A" w:rsidRDefault="007E439A" w:rsidP="007E439A">
            <w:pPr>
              <w:pStyle w:val="EngHang"/>
            </w:pPr>
            <w:r>
              <w:t>Heal our sicknesses,</w:t>
            </w:r>
          </w:p>
          <w:p w14:paraId="433683C7" w14:textId="77777777" w:rsidR="007E439A" w:rsidRDefault="007E439A" w:rsidP="007E439A">
            <w:pPr>
              <w:pStyle w:val="EngHangEnd"/>
            </w:pPr>
            <w:r>
              <w:t>And confirm us through Your Cross.</w:t>
            </w:r>
          </w:p>
        </w:tc>
        <w:tc>
          <w:tcPr>
            <w:tcW w:w="288" w:type="dxa"/>
          </w:tcPr>
          <w:p w14:paraId="1D6A381F" w14:textId="77777777" w:rsidR="007E439A" w:rsidRDefault="007E439A" w:rsidP="00F87627"/>
        </w:tc>
        <w:tc>
          <w:tcPr>
            <w:tcW w:w="288" w:type="dxa"/>
          </w:tcPr>
          <w:p w14:paraId="0EF7B40A" w14:textId="77777777" w:rsidR="007E439A" w:rsidRDefault="007E439A" w:rsidP="00F87627">
            <w:pPr>
              <w:pStyle w:val="CopticCross"/>
            </w:pPr>
            <w:r w:rsidRPr="00FB5ACB">
              <w:t>¿</w:t>
            </w:r>
          </w:p>
        </w:tc>
        <w:tc>
          <w:tcPr>
            <w:tcW w:w="3960" w:type="dxa"/>
          </w:tcPr>
          <w:p w14:paraId="4FC28EA4" w14:textId="77777777" w:rsidR="007E439A" w:rsidRDefault="007E439A" w:rsidP="00F87627">
            <w:pPr>
              <w:pStyle w:val="CopticVersemulti-line"/>
            </w:pPr>
            <w:r>
              <w:t>Ⲙⲟⲓ ⲛⲁⲛ Ⲡⲟ̄ⲥ̄ ⲛ̀ⲧⲉⲕϩⲓⲣⲏⲛⲏ:</w:t>
            </w:r>
          </w:p>
          <w:p w14:paraId="75E70D74" w14:textId="77777777" w:rsidR="007E439A" w:rsidRDefault="007E439A" w:rsidP="00F87627">
            <w:pPr>
              <w:pStyle w:val="CopticVersemulti-line"/>
            </w:pPr>
            <w:r>
              <w:t>ϧⲉⲛ ϯⲉⲕⲕ̀ⲗⲏⲥⲓⲁ̀ ⲛ̀ⲧⲉ ⲡⲉⲕⲗⲁⲟⲥ:</w:t>
            </w:r>
          </w:p>
          <w:p w14:paraId="3BFC2037" w14:textId="77777777" w:rsidR="007E439A" w:rsidRDefault="007E439A" w:rsidP="00F87627">
            <w:pPr>
              <w:pStyle w:val="CopticVersemulti-line"/>
            </w:pPr>
            <w:r>
              <w:t>ⲟⲩⲟϩ ⲙⲁⲧⲁⲗϭⲟ ⲛ̀ⲛⲉⲛϣⲱⲛⲓ:</w:t>
            </w:r>
          </w:p>
          <w:p w14:paraId="526CA83C" w14:textId="77777777" w:rsidR="007E439A" w:rsidRDefault="007E439A" w:rsidP="00F87627">
            <w:pPr>
              <w:pStyle w:val="CopticVerse"/>
            </w:pPr>
            <w:r>
              <w:t>ⲟⲩⲟϩ ⲙⲁⲧⲁϫⲣⲟⲛ ϧⲉⲛ ⲡⲉⲕⲥ̀ⲧⲁⲩⲣⲟⲥ.</w:t>
            </w:r>
          </w:p>
        </w:tc>
      </w:tr>
      <w:tr w:rsidR="007E439A" w14:paraId="247B1CA0" w14:textId="77777777" w:rsidTr="00F87627">
        <w:trPr>
          <w:cantSplit/>
          <w:jc w:val="center"/>
        </w:trPr>
        <w:tc>
          <w:tcPr>
            <w:tcW w:w="288" w:type="dxa"/>
          </w:tcPr>
          <w:p w14:paraId="775EE17F" w14:textId="77777777" w:rsidR="007E439A" w:rsidRDefault="007E439A" w:rsidP="00F87627">
            <w:pPr>
              <w:pStyle w:val="CopticCross"/>
            </w:pPr>
          </w:p>
        </w:tc>
        <w:tc>
          <w:tcPr>
            <w:tcW w:w="3960" w:type="dxa"/>
          </w:tcPr>
          <w:p w14:paraId="0DFDB888" w14:textId="77777777" w:rsidR="007E439A" w:rsidRDefault="007E439A" w:rsidP="007E439A">
            <w:pPr>
              <w:pStyle w:val="EngHang"/>
            </w:pPr>
            <w:r>
              <w:t>Have mercy on us and hear us,</w:t>
            </w:r>
          </w:p>
          <w:p w14:paraId="599CE264" w14:textId="77777777" w:rsidR="007E439A" w:rsidRDefault="007E439A" w:rsidP="007E439A">
            <w:pPr>
              <w:pStyle w:val="EngHang"/>
            </w:pPr>
            <w:r>
              <w:t>O You who was crucified upon the Cross.</w:t>
            </w:r>
          </w:p>
          <w:p w14:paraId="72A5FDE0" w14:textId="77777777" w:rsidR="007E439A" w:rsidRDefault="007E439A" w:rsidP="007E439A">
            <w:pPr>
              <w:pStyle w:val="EngHang"/>
            </w:pPr>
            <w:r>
              <w:t>Take Your wrath away from us,</w:t>
            </w:r>
          </w:p>
          <w:p w14:paraId="65097BA0" w14:textId="77777777" w:rsidR="007E439A" w:rsidRDefault="007E439A" w:rsidP="007E439A">
            <w:pPr>
              <w:pStyle w:val="EngHangEnd"/>
            </w:pPr>
            <w:r>
              <w:t>And save us from temptations.</w:t>
            </w:r>
          </w:p>
        </w:tc>
        <w:tc>
          <w:tcPr>
            <w:tcW w:w="288" w:type="dxa"/>
          </w:tcPr>
          <w:p w14:paraId="37D88FB4" w14:textId="77777777" w:rsidR="007E439A" w:rsidRDefault="007E439A" w:rsidP="00F87627"/>
        </w:tc>
        <w:tc>
          <w:tcPr>
            <w:tcW w:w="288" w:type="dxa"/>
          </w:tcPr>
          <w:p w14:paraId="0A0DB96C" w14:textId="77777777" w:rsidR="007E439A" w:rsidRDefault="007E439A" w:rsidP="00F87627">
            <w:pPr>
              <w:pStyle w:val="CopticCross"/>
            </w:pPr>
          </w:p>
        </w:tc>
        <w:tc>
          <w:tcPr>
            <w:tcW w:w="3960" w:type="dxa"/>
          </w:tcPr>
          <w:p w14:paraId="4B8F0D38" w14:textId="77777777" w:rsidR="007E439A" w:rsidRDefault="007E439A" w:rsidP="00F87627">
            <w:pPr>
              <w:pStyle w:val="CopticVersemulti-line"/>
            </w:pPr>
            <w:r>
              <w:t>Ⲛⲁⲓ ⲛⲁⲛ ⲟⲩⲟϩ ⲥⲱⲧⲉⲙ ⲉ̀ⲣⲟⲛ:</w:t>
            </w:r>
          </w:p>
          <w:p w14:paraId="49FB04E5" w14:textId="77777777" w:rsidR="007E439A" w:rsidRDefault="007E439A" w:rsidP="00F87627">
            <w:pPr>
              <w:pStyle w:val="CopticVersemulti-line"/>
            </w:pPr>
            <w:r>
              <w:t>ⲱ̀ ⲫⲏⲉ̀ⲧⲁⲩⲁϣϥ ⲉ̀ⲡⲓⲥ̀ⲧⲁⲩⲣⲟⲥ:</w:t>
            </w:r>
          </w:p>
          <w:p w14:paraId="3DF7A014" w14:textId="77777777" w:rsidR="007E439A" w:rsidRDefault="007E439A" w:rsidP="00F87627">
            <w:pPr>
              <w:pStyle w:val="CopticVersemulti-line"/>
            </w:pPr>
            <w:r>
              <w:t>ⲱ̀ⲗⲓ ⲙ̀ⲡⲉⲕϫⲱⲛⲧ ⲉ̀ⲃⲟⲗϩⲁⲣⲟⲛ:</w:t>
            </w:r>
          </w:p>
          <w:p w14:paraId="5FC505C4" w14:textId="77777777" w:rsidR="007E439A" w:rsidRDefault="007E439A" w:rsidP="00F87627">
            <w:pPr>
              <w:pStyle w:val="CopticVerse"/>
            </w:pPr>
            <w:r>
              <w:t>ⲛⲁϩⲙⲉⲛ ⲉ̀ⲃⲟⲗ ϧⲉⲛ ⲛⲓⲡⲁⲥⲙⲟⲥ.</w:t>
            </w:r>
          </w:p>
        </w:tc>
      </w:tr>
      <w:tr w:rsidR="007E439A" w14:paraId="0A857716" w14:textId="77777777" w:rsidTr="00F87627">
        <w:trPr>
          <w:cantSplit/>
          <w:jc w:val="center"/>
        </w:trPr>
        <w:tc>
          <w:tcPr>
            <w:tcW w:w="288" w:type="dxa"/>
          </w:tcPr>
          <w:p w14:paraId="2205F999" w14:textId="77777777" w:rsidR="007E439A" w:rsidRDefault="007E439A" w:rsidP="00F87627">
            <w:pPr>
              <w:pStyle w:val="CopticCross"/>
            </w:pPr>
          </w:p>
        </w:tc>
        <w:tc>
          <w:tcPr>
            <w:tcW w:w="3960" w:type="dxa"/>
          </w:tcPr>
          <w:p w14:paraId="5A452365" w14:textId="77777777" w:rsidR="007E439A" w:rsidRDefault="007E439A" w:rsidP="007E439A">
            <w:pPr>
              <w:pStyle w:val="EngHang"/>
            </w:pPr>
            <w:r>
              <w:t>You are blessed, O our Master Christ,</w:t>
            </w:r>
          </w:p>
          <w:p w14:paraId="296BB81A" w14:textId="77777777" w:rsidR="007E439A" w:rsidRDefault="007E439A" w:rsidP="007E439A">
            <w:pPr>
              <w:pStyle w:val="EngHang"/>
            </w:pPr>
            <w:r>
              <w:t>Who was born of the Virgin,</w:t>
            </w:r>
          </w:p>
          <w:p w14:paraId="24829231" w14:textId="77777777" w:rsidR="007E439A" w:rsidRDefault="007E439A" w:rsidP="007E439A">
            <w:pPr>
              <w:pStyle w:val="EngHang"/>
            </w:pPr>
            <w:r>
              <w:t>And lifted up upon the Cross,</w:t>
            </w:r>
          </w:p>
          <w:p w14:paraId="402F25FC" w14:textId="77777777" w:rsidR="007E439A" w:rsidRDefault="007E439A" w:rsidP="007E439A">
            <w:pPr>
              <w:pStyle w:val="EngHangEnd"/>
            </w:pPr>
            <w:r>
              <w:t>To save our race.</w:t>
            </w:r>
          </w:p>
        </w:tc>
        <w:tc>
          <w:tcPr>
            <w:tcW w:w="288" w:type="dxa"/>
          </w:tcPr>
          <w:p w14:paraId="6BD1199F" w14:textId="77777777" w:rsidR="007E439A" w:rsidRDefault="007E439A" w:rsidP="00F87627"/>
        </w:tc>
        <w:tc>
          <w:tcPr>
            <w:tcW w:w="288" w:type="dxa"/>
          </w:tcPr>
          <w:p w14:paraId="4FD0EA3D" w14:textId="77777777" w:rsidR="007E439A" w:rsidRDefault="007E439A" w:rsidP="00F87627">
            <w:pPr>
              <w:pStyle w:val="CopticCross"/>
            </w:pPr>
          </w:p>
        </w:tc>
        <w:tc>
          <w:tcPr>
            <w:tcW w:w="3960" w:type="dxa"/>
          </w:tcPr>
          <w:p w14:paraId="1CB6FB35" w14:textId="77777777" w:rsidR="007E439A" w:rsidRDefault="007E439A" w:rsidP="00F87627">
            <w:pPr>
              <w:pStyle w:val="CopticVersemulti-line"/>
            </w:pPr>
            <w:r>
              <w:t>Ⲝⲙⲁⲣⲱⲟⲩⲧ ⲱ̀ Ⲡⲉⲛⲛⲏⲃ Ⲡⲭ̄ⲥ̄:</w:t>
            </w:r>
          </w:p>
          <w:p w14:paraId="32CFD9F3" w14:textId="77777777" w:rsidR="007E439A" w:rsidRDefault="007E439A" w:rsidP="00F87627">
            <w:pPr>
              <w:pStyle w:val="CopticVersemulti-line"/>
            </w:pPr>
            <w:r>
              <w:t>ⲫⲏⲉ̀ⲧⲁϥⲙⲁⲥϥ ⲛ̀ϫⲉ Ϯⲡⲁⲣⲑⲉⲛⲟⲥ:</w:t>
            </w:r>
          </w:p>
          <w:p w14:paraId="6AE913DE" w14:textId="77777777" w:rsidR="007E439A" w:rsidRDefault="007E439A" w:rsidP="00F87627">
            <w:pPr>
              <w:pStyle w:val="CopticVersemulti-line"/>
            </w:pPr>
            <w:r>
              <w:t>ⲟⲩⲟⲏ ⲁⲩⲟⲗϥ ⲉ̀ϫⲉⲛ ⲡⲓⲥ̀ⲧⲁⲩⲣⲟⲥ:</w:t>
            </w:r>
          </w:p>
          <w:p w14:paraId="0AAC2EA0" w14:textId="77777777" w:rsidR="007E439A" w:rsidRDefault="007E439A" w:rsidP="00F87627">
            <w:pPr>
              <w:pStyle w:val="CopticVerse"/>
            </w:pPr>
            <w:r>
              <w:t>ⲉⲑⲃⲉ ⲡ̀ⲥⲱϯ ⲙ̀ⲡⲉⲛⲅⲉⲛⲟⲥ.</w:t>
            </w:r>
          </w:p>
        </w:tc>
      </w:tr>
      <w:tr w:rsidR="007E439A" w14:paraId="7C7FA7E9" w14:textId="77777777" w:rsidTr="00F87627">
        <w:trPr>
          <w:cantSplit/>
          <w:jc w:val="center"/>
        </w:trPr>
        <w:tc>
          <w:tcPr>
            <w:tcW w:w="288" w:type="dxa"/>
          </w:tcPr>
          <w:p w14:paraId="3D363AFE" w14:textId="77777777" w:rsidR="007E439A" w:rsidRDefault="007E439A" w:rsidP="00F87627">
            <w:pPr>
              <w:pStyle w:val="CopticCross"/>
            </w:pPr>
            <w:r w:rsidRPr="00FB5ACB">
              <w:t>¿</w:t>
            </w:r>
          </w:p>
        </w:tc>
        <w:tc>
          <w:tcPr>
            <w:tcW w:w="3960" w:type="dxa"/>
          </w:tcPr>
          <w:p w14:paraId="6481FE5C" w14:textId="77777777" w:rsidR="007E439A" w:rsidRDefault="007E439A" w:rsidP="007E439A">
            <w:pPr>
              <w:pStyle w:val="EngHang"/>
            </w:pPr>
            <w:r>
              <w:t>We glorify You with thanksgiving,</w:t>
            </w:r>
          </w:p>
          <w:p w14:paraId="6A07F253" w14:textId="77777777" w:rsidR="007E439A" w:rsidRDefault="007E439A" w:rsidP="007E439A">
            <w:pPr>
              <w:pStyle w:val="EngHang"/>
            </w:pPr>
            <w:r>
              <w:t>O our true God,</w:t>
            </w:r>
          </w:p>
          <w:p w14:paraId="4DE8515D" w14:textId="77777777" w:rsidR="007E439A" w:rsidRDefault="007E439A" w:rsidP="007E439A">
            <w:pPr>
              <w:pStyle w:val="EngHang"/>
            </w:pPr>
            <w:r>
              <w:t>For You granted us Your grace</w:t>
            </w:r>
          </w:p>
          <w:p w14:paraId="6486363F" w14:textId="77777777" w:rsidR="007E439A" w:rsidRDefault="007E439A" w:rsidP="007E439A">
            <w:pPr>
              <w:pStyle w:val="EngHangEnd"/>
            </w:pPr>
            <w:r>
              <w:t>Through the sign of the Cross.</w:t>
            </w:r>
          </w:p>
        </w:tc>
        <w:tc>
          <w:tcPr>
            <w:tcW w:w="288" w:type="dxa"/>
          </w:tcPr>
          <w:p w14:paraId="0BDC0A72" w14:textId="77777777" w:rsidR="007E439A" w:rsidRDefault="007E439A" w:rsidP="00F87627"/>
        </w:tc>
        <w:tc>
          <w:tcPr>
            <w:tcW w:w="288" w:type="dxa"/>
          </w:tcPr>
          <w:p w14:paraId="13897F0C" w14:textId="77777777" w:rsidR="007E439A" w:rsidRDefault="007E439A" w:rsidP="00F87627">
            <w:pPr>
              <w:pStyle w:val="CopticCross"/>
            </w:pPr>
            <w:r w:rsidRPr="00FB5ACB">
              <w:t>¿</w:t>
            </w:r>
          </w:p>
        </w:tc>
        <w:tc>
          <w:tcPr>
            <w:tcW w:w="3960" w:type="dxa"/>
          </w:tcPr>
          <w:p w14:paraId="1CDBBBB7" w14:textId="77777777" w:rsidR="007E439A" w:rsidRDefault="007E439A" w:rsidP="00F87627">
            <w:pPr>
              <w:pStyle w:val="CopticVersemulti-line"/>
            </w:pPr>
            <w:r>
              <w:t>ⲟⲩⲱ̀ⲟⲩ ⲛⲁⲕ ϧⲉⲛ ⲟⲩⲃⲉⲡϩ̀ⲙⲟⲧ:</w:t>
            </w:r>
          </w:p>
          <w:p w14:paraId="34BD127B" w14:textId="77777777" w:rsidR="007E439A" w:rsidRDefault="007E439A" w:rsidP="00F87627">
            <w:pPr>
              <w:pStyle w:val="CopticVersemulti-line"/>
            </w:pPr>
            <w:r>
              <w:t>ⲱ̀ Ⲡⲉⲛⲛⲟⲩϯ ⲛ̀ⲁ̀ⲗⲏⲑⲓⲛⲟⲥ:</w:t>
            </w:r>
          </w:p>
          <w:p w14:paraId="547AB899" w14:textId="77777777" w:rsidR="007E439A" w:rsidRDefault="007E439A" w:rsidP="00F87627">
            <w:pPr>
              <w:pStyle w:val="CopticVersemulti-line"/>
            </w:pPr>
            <w:r>
              <w:t>ϫⲉ ⲁⲕϯ ⲛⲁⲛ ⲙ̀ⲡⲉⲕϩ̀ⲙⲟⲧ:</w:t>
            </w:r>
          </w:p>
          <w:p w14:paraId="03089D1A" w14:textId="77777777" w:rsidR="007E439A" w:rsidRDefault="007E439A" w:rsidP="00F87627">
            <w:pPr>
              <w:pStyle w:val="CopticVerse"/>
            </w:pPr>
            <w:r>
              <w:t>ⲙ̀ⲡ̀ⲧⲩⲡⲟⲥ ⲙ̀ⲡⲉⲕⲥ̀ⲧⲁⲩⲁⲣⲟⲥ.</w:t>
            </w:r>
          </w:p>
        </w:tc>
      </w:tr>
      <w:tr w:rsidR="007E439A" w14:paraId="29985045" w14:textId="77777777" w:rsidTr="00F87627">
        <w:trPr>
          <w:cantSplit/>
          <w:jc w:val="center"/>
        </w:trPr>
        <w:tc>
          <w:tcPr>
            <w:tcW w:w="288" w:type="dxa"/>
          </w:tcPr>
          <w:p w14:paraId="4859A210" w14:textId="77777777" w:rsidR="007E439A" w:rsidRDefault="007E439A" w:rsidP="00F87627">
            <w:pPr>
              <w:pStyle w:val="CopticCross"/>
            </w:pPr>
            <w:r w:rsidRPr="00FB5ACB">
              <w:t>¿</w:t>
            </w:r>
          </w:p>
        </w:tc>
        <w:tc>
          <w:tcPr>
            <w:tcW w:w="3960" w:type="dxa"/>
          </w:tcPr>
          <w:p w14:paraId="31AB1981" w14:textId="77777777" w:rsidR="007E439A" w:rsidRDefault="007E439A" w:rsidP="007E439A">
            <w:pPr>
              <w:pStyle w:val="EngHang"/>
            </w:pPr>
            <w:r>
              <w:t>The Cross is our hope.</w:t>
            </w:r>
          </w:p>
          <w:p w14:paraId="0BFE2D9A" w14:textId="77777777" w:rsidR="007E439A" w:rsidRDefault="007E439A" w:rsidP="007E439A">
            <w:pPr>
              <w:pStyle w:val="EngHang"/>
            </w:pPr>
            <w:r>
              <w:t>The Cross is our strength.</w:t>
            </w:r>
          </w:p>
          <w:p w14:paraId="31282837" w14:textId="77777777" w:rsidR="007E439A" w:rsidRDefault="007E439A" w:rsidP="007E439A">
            <w:pPr>
              <w:pStyle w:val="EngHang"/>
            </w:pPr>
            <w:r>
              <w:t>In our struggles and afflictions,</w:t>
            </w:r>
          </w:p>
          <w:p w14:paraId="6C9B9374" w14:textId="77777777" w:rsidR="007E439A" w:rsidRDefault="007E439A" w:rsidP="007E439A">
            <w:pPr>
              <w:pStyle w:val="EngHangEnd"/>
            </w:pPr>
            <w:r>
              <w:t>The Cross is our purification.</w:t>
            </w:r>
          </w:p>
        </w:tc>
        <w:tc>
          <w:tcPr>
            <w:tcW w:w="288" w:type="dxa"/>
          </w:tcPr>
          <w:p w14:paraId="2774C24D" w14:textId="77777777" w:rsidR="007E439A" w:rsidRDefault="007E439A" w:rsidP="00F87627"/>
        </w:tc>
        <w:tc>
          <w:tcPr>
            <w:tcW w:w="288" w:type="dxa"/>
          </w:tcPr>
          <w:p w14:paraId="454ED2DF" w14:textId="77777777" w:rsidR="007E439A" w:rsidRDefault="007E439A" w:rsidP="00F87627">
            <w:pPr>
              <w:pStyle w:val="CopticCross"/>
            </w:pPr>
            <w:r w:rsidRPr="00FB5ACB">
              <w:t>¿</w:t>
            </w:r>
          </w:p>
        </w:tc>
        <w:tc>
          <w:tcPr>
            <w:tcW w:w="3960" w:type="dxa"/>
          </w:tcPr>
          <w:p w14:paraId="7BFC991D" w14:textId="77777777" w:rsidR="007E439A" w:rsidRDefault="007E439A" w:rsidP="00F87627">
            <w:pPr>
              <w:pStyle w:val="CopticVersemulti-line"/>
            </w:pPr>
            <w:r>
              <w:t>Ⲡⲓⲥ̀ⲧⲁⲩⲣⲟⲥ ⲡⲉ ⲧⲉⲛϩⲉⲗⲡⲓⲥ:</w:t>
            </w:r>
          </w:p>
          <w:p w14:paraId="248AE127" w14:textId="77777777" w:rsidR="007E439A" w:rsidRDefault="007E439A" w:rsidP="00F87627">
            <w:pPr>
              <w:pStyle w:val="CopticVersemulti-line"/>
            </w:pPr>
            <w:r>
              <w:t>ⲡⲓⲥ̀ⲧⲁⲩⲣⲟⲥ ⲡⲉ ⲡⲉⲛⲧⲁϫⲣⲟ:</w:t>
            </w:r>
          </w:p>
          <w:p w14:paraId="7EEC5321" w14:textId="77777777" w:rsidR="007E439A" w:rsidRDefault="007E439A" w:rsidP="00F87627">
            <w:pPr>
              <w:pStyle w:val="CopticVersemulti-line"/>
            </w:pPr>
            <w:r>
              <w:t>ϧⲉⲛ ⲛⲉⲛϩⲟϫϩⲉϫ ⲛⲉⲙ ⲛⲉⲛⲑ̀ⲗⲩⲯⲓⲥ:</w:t>
            </w:r>
          </w:p>
          <w:p w14:paraId="4B3E2182" w14:textId="77777777" w:rsidR="007E439A" w:rsidRDefault="007E439A" w:rsidP="00F87627">
            <w:pPr>
              <w:pStyle w:val="CopticVerse"/>
            </w:pPr>
            <w:r>
              <w:t>ⲡⲓⲥ̀ⲧⲁⲩⲣⲟⲥ ⲡⲉ ⲡⲉⲛⲧⲟⲩⲃⲟ.</w:t>
            </w:r>
          </w:p>
        </w:tc>
      </w:tr>
      <w:tr w:rsidR="007E439A" w14:paraId="394DAADE" w14:textId="77777777" w:rsidTr="00F87627">
        <w:trPr>
          <w:cantSplit/>
          <w:jc w:val="center"/>
        </w:trPr>
        <w:tc>
          <w:tcPr>
            <w:tcW w:w="288" w:type="dxa"/>
          </w:tcPr>
          <w:p w14:paraId="534C2AF3" w14:textId="77777777" w:rsidR="007E439A" w:rsidRDefault="007E439A" w:rsidP="00F87627">
            <w:pPr>
              <w:pStyle w:val="CopticCross"/>
            </w:pPr>
          </w:p>
        </w:tc>
        <w:tc>
          <w:tcPr>
            <w:tcW w:w="3960" w:type="dxa"/>
          </w:tcPr>
          <w:p w14:paraId="2C189BD9" w14:textId="77777777" w:rsidR="007E439A" w:rsidRDefault="007E439A" w:rsidP="007E439A">
            <w:pPr>
              <w:pStyle w:val="EngHang"/>
            </w:pPr>
            <w:r>
              <w:t>Deliver us from our enemies,</w:t>
            </w:r>
          </w:p>
          <w:p w14:paraId="471F9911" w14:textId="77777777" w:rsidR="007E439A" w:rsidRDefault="007E439A" w:rsidP="007E439A">
            <w:pPr>
              <w:pStyle w:val="EngHang"/>
            </w:pPr>
            <w:r>
              <w:t>For the sake of the Cross, forever.</w:t>
            </w:r>
          </w:p>
          <w:p w14:paraId="223FF4B9" w14:textId="77777777" w:rsidR="007E439A" w:rsidRDefault="007E439A" w:rsidP="007E439A">
            <w:pPr>
              <w:pStyle w:val="EngHang"/>
            </w:pPr>
            <w:r>
              <w:t>Disperse the enemies</w:t>
            </w:r>
          </w:p>
          <w:p w14:paraId="0A9C24FE" w14:textId="77777777" w:rsidR="007E439A" w:rsidRDefault="007E439A" w:rsidP="007E439A">
            <w:pPr>
              <w:pStyle w:val="EngHangEnd"/>
            </w:pPr>
            <w:r>
              <w:t>Of the Church, O Lord.</w:t>
            </w:r>
          </w:p>
        </w:tc>
        <w:tc>
          <w:tcPr>
            <w:tcW w:w="288" w:type="dxa"/>
          </w:tcPr>
          <w:p w14:paraId="2343D833" w14:textId="77777777" w:rsidR="007E439A" w:rsidRDefault="007E439A" w:rsidP="00F87627"/>
        </w:tc>
        <w:tc>
          <w:tcPr>
            <w:tcW w:w="288" w:type="dxa"/>
          </w:tcPr>
          <w:p w14:paraId="7CC9F1A4" w14:textId="77777777" w:rsidR="007E439A" w:rsidRDefault="007E439A" w:rsidP="00F87627">
            <w:pPr>
              <w:pStyle w:val="CopticCross"/>
            </w:pPr>
          </w:p>
        </w:tc>
        <w:tc>
          <w:tcPr>
            <w:tcW w:w="3960" w:type="dxa"/>
          </w:tcPr>
          <w:p w14:paraId="6A482DF7" w14:textId="77777777" w:rsidR="007E439A" w:rsidRDefault="007E439A" w:rsidP="00F87627">
            <w:pPr>
              <w:pStyle w:val="CopticVersemulti-line"/>
            </w:pPr>
            <w:r>
              <w:t>Ⲣⲱⲓⲥ ⲉ̀ⲣⲟⲛ ⲉ̀ⲃⲟⲗ ϧⲉⲛ ⲛⲉⲛϫⲁϫⲓ:</w:t>
            </w:r>
          </w:p>
          <w:p w14:paraId="6E1853A4" w14:textId="77777777" w:rsidR="007E439A" w:rsidRDefault="007E439A" w:rsidP="00F87627">
            <w:pPr>
              <w:pStyle w:val="CopticVersemulti-line"/>
            </w:pPr>
            <w:r>
              <w:t>ⲉⲑⲃⲉ ⲡⲓⲥ̀ⲧⲁⲩⲣⲟⲥ ϣⲁ ϯⲥⲩⲛⲧⲉⲗⲓⲁ̀:</w:t>
            </w:r>
          </w:p>
          <w:p w14:paraId="364D9E89" w14:textId="77777777" w:rsidR="007E439A" w:rsidRDefault="007E439A" w:rsidP="00F87627">
            <w:pPr>
              <w:pStyle w:val="CopticVersemulti-line"/>
            </w:pPr>
            <w:r>
              <w:t>ⲟⲩⲟϩ ϫⲱⲣ ⲉ̀ⲃⲟⲗ ⲛ̀ⲛⲓϫⲁϫⲓ:</w:t>
            </w:r>
          </w:p>
          <w:p w14:paraId="5AC7AD3C" w14:textId="77777777" w:rsidR="007E439A" w:rsidRDefault="007E439A" w:rsidP="00F87627">
            <w:pPr>
              <w:pStyle w:val="CopticVerse"/>
            </w:pPr>
            <w:r>
              <w:t>ⲱ̀ Ⲡⲉⲛⲛⲏⲃ ⲛ̀ⲧⲉ ϯⲉⲕⲕ̀ⲗⲏⲥⲓⲁ̀.</w:t>
            </w:r>
          </w:p>
        </w:tc>
      </w:tr>
      <w:tr w:rsidR="007E439A" w14:paraId="155BBBDB" w14:textId="77777777" w:rsidTr="00F87627">
        <w:trPr>
          <w:cantSplit/>
          <w:jc w:val="center"/>
        </w:trPr>
        <w:tc>
          <w:tcPr>
            <w:tcW w:w="288" w:type="dxa"/>
          </w:tcPr>
          <w:p w14:paraId="73A0D8D8" w14:textId="77777777" w:rsidR="007E439A" w:rsidRDefault="007E439A" w:rsidP="00F87627">
            <w:pPr>
              <w:pStyle w:val="CopticCross"/>
            </w:pPr>
          </w:p>
        </w:tc>
        <w:tc>
          <w:tcPr>
            <w:tcW w:w="3960" w:type="dxa"/>
          </w:tcPr>
          <w:p w14:paraId="7CABBA45" w14:textId="77777777" w:rsidR="007E439A" w:rsidRDefault="007E439A" w:rsidP="007E439A">
            <w:pPr>
              <w:pStyle w:val="EngHang"/>
            </w:pPr>
            <w:r>
              <w:t>Bless the Lord in praises</w:t>
            </w:r>
          </w:p>
          <w:p w14:paraId="6315E72B" w14:textId="77777777" w:rsidR="007E439A" w:rsidRDefault="007E439A" w:rsidP="007E439A">
            <w:pPr>
              <w:pStyle w:val="EngHang"/>
            </w:pPr>
            <w:r>
              <w:t>And hymns saying,</w:t>
            </w:r>
          </w:p>
          <w:p w14:paraId="5A52516F" w14:textId="77777777" w:rsidR="007E439A" w:rsidRDefault="007E439A" w:rsidP="007E439A">
            <w:pPr>
              <w:pStyle w:val="EngHang"/>
            </w:pPr>
            <w:r>
              <w:t>“Hail to the pride of the faithful,</w:t>
            </w:r>
          </w:p>
          <w:p w14:paraId="230AEFFC" w14:textId="77777777" w:rsidR="007E439A" w:rsidRDefault="007E439A" w:rsidP="007E439A">
            <w:pPr>
              <w:pStyle w:val="EngHangEnd"/>
            </w:pPr>
            <w:r>
              <w:t>The Cross of Jesus Christ.”</w:t>
            </w:r>
          </w:p>
        </w:tc>
        <w:tc>
          <w:tcPr>
            <w:tcW w:w="288" w:type="dxa"/>
          </w:tcPr>
          <w:p w14:paraId="75A55628" w14:textId="77777777" w:rsidR="007E439A" w:rsidRDefault="007E439A" w:rsidP="00F87627"/>
        </w:tc>
        <w:tc>
          <w:tcPr>
            <w:tcW w:w="288" w:type="dxa"/>
          </w:tcPr>
          <w:p w14:paraId="62E744E6" w14:textId="77777777" w:rsidR="007E439A" w:rsidRDefault="007E439A" w:rsidP="00F87627">
            <w:pPr>
              <w:pStyle w:val="CopticCross"/>
            </w:pPr>
          </w:p>
        </w:tc>
        <w:tc>
          <w:tcPr>
            <w:tcW w:w="3960" w:type="dxa"/>
          </w:tcPr>
          <w:p w14:paraId="5D4B1BDF" w14:textId="77777777" w:rsidR="007E439A" w:rsidRDefault="007E439A" w:rsidP="00F87627">
            <w:pPr>
              <w:pStyle w:val="CopticVersemulti-line"/>
            </w:pPr>
            <w:r>
              <w:t>Ⲥⲙⲟⲩ Ⲡⲟ̄ⲥ̄ ϧⲉⲛ ϩⲁⲛϩⲩⲙⲛⲟⲥ:</w:t>
            </w:r>
          </w:p>
          <w:p w14:paraId="25791E91" w14:textId="77777777" w:rsidR="007E439A" w:rsidRDefault="007E439A" w:rsidP="00F87627">
            <w:pPr>
              <w:pStyle w:val="CopticVersemulti-line"/>
            </w:pPr>
            <w:r>
              <w:t>ⲛⲉⲙ ϩⲁⲛϩⲱⲇⲏ ⲉ̀ⲣⲉⲧⲉⲛϫⲱ ⲙ̀ⲙⲟⲥ:</w:t>
            </w:r>
          </w:p>
          <w:p w14:paraId="32967160" w14:textId="77777777" w:rsidR="007E439A" w:rsidRDefault="007E439A" w:rsidP="00F87627">
            <w:pPr>
              <w:pStyle w:val="CopticVersemulti-line"/>
            </w:pPr>
            <w:r>
              <w:t>ϫⲉ ⲭⲉⲣⲉ ⲡ̀ϣⲟⲩϣⲟⲩ ⲛ̀ⲛⲓⲡⲓⲥⲧⲟⲥ:</w:t>
            </w:r>
          </w:p>
          <w:p w14:paraId="50883B67" w14:textId="77777777" w:rsidR="007E439A" w:rsidRDefault="007E439A" w:rsidP="00F87627">
            <w:pPr>
              <w:pStyle w:val="CopticVerse"/>
            </w:pPr>
            <w:r>
              <w:t xml:space="preserve">ⲛⲓⲥ̀ⲧⲁⲩⲣⲟⲥ </w:t>
            </w:r>
            <w:r w:rsidRPr="00F87627">
              <w:t>ⲛ̀ⲧⲉ</w:t>
            </w:r>
            <w:r>
              <w:t xml:space="preserve"> Ⲓⲏ̄ⲥ̄ Ⲡⲭ̄ⲥ̄.</w:t>
            </w:r>
          </w:p>
        </w:tc>
      </w:tr>
      <w:tr w:rsidR="007E439A" w14:paraId="04860B31" w14:textId="77777777" w:rsidTr="00F87627">
        <w:trPr>
          <w:cantSplit/>
          <w:jc w:val="center"/>
        </w:trPr>
        <w:tc>
          <w:tcPr>
            <w:tcW w:w="288" w:type="dxa"/>
          </w:tcPr>
          <w:p w14:paraId="7B428770" w14:textId="77777777" w:rsidR="007E439A" w:rsidRDefault="007E439A" w:rsidP="00F87627">
            <w:pPr>
              <w:pStyle w:val="CopticCross"/>
            </w:pPr>
            <w:r w:rsidRPr="00FB5ACB">
              <w:t>¿</w:t>
            </w:r>
          </w:p>
        </w:tc>
        <w:tc>
          <w:tcPr>
            <w:tcW w:w="3960" w:type="dxa"/>
          </w:tcPr>
          <w:p w14:paraId="4252CD72" w14:textId="77777777" w:rsidR="007E439A" w:rsidRDefault="007E439A" w:rsidP="007E439A">
            <w:pPr>
              <w:pStyle w:val="EngHang"/>
            </w:pPr>
            <w:r>
              <w:t>We ask and entreat You,</w:t>
            </w:r>
          </w:p>
          <w:p w14:paraId="7DA06EB2" w14:textId="77777777" w:rsidR="007E439A" w:rsidRDefault="007E439A" w:rsidP="007E439A">
            <w:pPr>
              <w:pStyle w:val="EngHang"/>
            </w:pPr>
            <w:r>
              <w:t>Bless the waters,</w:t>
            </w:r>
          </w:p>
          <w:p w14:paraId="0EC38C2B" w14:textId="77777777" w:rsidR="007E439A" w:rsidRDefault="007E439A" w:rsidP="007E439A">
            <w:pPr>
              <w:pStyle w:val="EngHang"/>
            </w:pPr>
            <w:r>
              <w:t>The plants and the seeds,</w:t>
            </w:r>
          </w:p>
          <w:p w14:paraId="7EE4F781" w14:textId="77777777" w:rsidR="007E439A" w:rsidRDefault="007E439A" w:rsidP="007E439A">
            <w:pPr>
              <w:pStyle w:val="EngHangEnd"/>
            </w:pPr>
            <w:r>
              <w:t>The Earth and the rain.</w:t>
            </w:r>
          </w:p>
        </w:tc>
        <w:tc>
          <w:tcPr>
            <w:tcW w:w="288" w:type="dxa"/>
          </w:tcPr>
          <w:p w14:paraId="30F7FE4F" w14:textId="77777777" w:rsidR="007E439A" w:rsidRDefault="007E439A" w:rsidP="00F87627"/>
        </w:tc>
        <w:tc>
          <w:tcPr>
            <w:tcW w:w="288" w:type="dxa"/>
          </w:tcPr>
          <w:p w14:paraId="34E3ECA6" w14:textId="77777777" w:rsidR="007E439A" w:rsidRDefault="007E439A" w:rsidP="00F87627">
            <w:pPr>
              <w:pStyle w:val="CopticCross"/>
            </w:pPr>
            <w:r w:rsidRPr="00FB5ACB">
              <w:t>¿</w:t>
            </w:r>
          </w:p>
        </w:tc>
        <w:tc>
          <w:tcPr>
            <w:tcW w:w="3960" w:type="dxa"/>
          </w:tcPr>
          <w:p w14:paraId="26FA6EE1" w14:textId="77777777" w:rsidR="007E439A" w:rsidRDefault="007E439A" w:rsidP="00F87627">
            <w:pPr>
              <w:pStyle w:val="CopticVersemulti-line"/>
            </w:pPr>
            <w:r>
              <w:t>Ⲧⲉⲛϯⲏⲟ ⲟⲩⲟⲏ ⲧⲉⲛⲧⲱⲃϩ:</w:t>
            </w:r>
          </w:p>
          <w:p w14:paraId="707C67A8" w14:textId="77777777" w:rsidR="007E439A" w:rsidRDefault="007E439A" w:rsidP="00F87627">
            <w:pPr>
              <w:pStyle w:val="CopticVersemulti-line"/>
            </w:pPr>
            <w:r>
              <w:t>ⲉⲑⲃⲉ ⲛⲓⲙⲱⲟⲩ ⲥ̀ⲙⲟⲩ ⲉ̀ⲣⲱⲟⲩ:</w:t>
            </w:r>
          </w:p>
          <w:p w14:paraId="6FA18187" w14:textId="77777777" w:rsidR="007E439A" w:rsidRDefault="007E439A" w:rsidP="00F87627">
            <w:pPr>
              <w:pStyle w:val="CopticVersemulti-line"/>
            </w:pPr>
            <w:r>
              <w:t>ⲛⲉⲙ ⲛⲓⲕⲁⲣⲡⲟⲥ ⲛⲉⲙ ⲛⲓⲟⲩⲧⲁϩ:</w:t>
            </w:r>
          </w:p>
          <w:p w14:paraId="21F30EA8" w14:textId="77777777" w:rsidR="007E439A" w:rsidRDefault="007E439A" w:rsidP="00F87627">
            <w:pPr>
              <w:pStyle w:val="CopticVerse"/>
            </w:pPr>
            <w:r>
              <w:t>ⲛ̀ⲧⲉ ⲡ̀ⲕⲁϩⲓ ⲛⲉⲙ ⲛⲓⲙⲟⲩⲛϩⲱⲟⲩ.</w:t>
            </w:r>
          </w:p>
        </w:tc>
      </w:tr>
      <w:tr w:rsidR="007E439A" w14:paraId="2F84F5AF" w14:textId="77777777" w:rsidTr="00F87627">
        <w:trPr>
          <w:cantSplit/>
          <w:jc w:val="center"/>
        </w:trPr>
        <w:tc>
          <w:tcPr>
            <w:tcW w:w="288" w:type="dxa"/>
          </w:tcPr>
          <w:p w14:paraId="25680735" w14:textId="77777777" w:rsidR="007E439A" w:rsidRDefault="007E439A" w:rsidP="00F87627">
            <w:pPr>
              <w:pStyle w:val="CopticCross"/>
            </w:pPr>
            <w:r w:rsidRPr="00FB5ACB">
              <w:t>¿</w:t>
            </w:r>
          </w:p>
        </w:tc>
        <w:tc>
          <w:tcPr>
            <w:tcW w:w="3960" w:type="dxa"/>
          </w:tcPr>
          <w:p w14:paraId="22E93CC5" w14:textId="77777777" w:rsidR="007E439A" w:rsidRDefault="007E439A" w:rsidP="007E439A">
            <w:pPr>
              <w:pStyle w:val="EngHang"/>
            </w:pPr>
            <w:r>
              <w:t>O Son of God, our God,</w:t>
            </w:r>
          </w:p>
          <w:p w14:paraId="68CD141A" w14:textId="77777777" w:rsidR="007E439A" w:rsidRDefault="007E439A" w:rsidP="007E439A">
            <w:pPr>
              <w:pStyle w:val="EngHang"/>
            </w:pPr>
            <w:r>
              <w:t>Save us from temptations,</w:t>
            </w:r>
          </w:p>
          <w:p w14:paraId="1E890EAD" w14:textId="77777777" w:rsidR="007E439A" w:rsidRDefault="007E439A" w:rsidP="007E439A">
            <w:pPr>
              <w:pStyle w:val="EngHang"/>
            </w:pPr>
            <w:r>
              <w:t>For the sake of Your Mother,</w:t>
            </w:r>
          </w:p>
          <w:p w14:paraId="0B04C58A" w14:textId="77777777" w:rsidR="007E439A" w:rsidRDefault="007E439A" w:rsidP="007E439A">
            <w:pPr>
              <w:pStyle w:val="EngHangEnd"/>
            </w:pPr>
            <w:r>
              <w:t>And by the power of Your Cross.</w:t>
            </w:r>
          </w:p>
        </w:tc>
        <w:tc>
          <w:tcPr>
            <w:tcW w:w="288" w:type="dxa"/>
          </w:tcPr>
          <w:p w14:paraId="511AE592" w14:textId="77777777" w:rsidR="007E439A" w:rsidRDefault="007E439A" w:rsidP="00F87627"/>
        </w:tc>
        <w:tc>
          <w:tcPr>
            <w:tcW w:w="288" w:type="dxa"/>
          </w:tcPr>
          <w:p w14:paraId="0FE5F2DA" w14:textId="77777777" w:rsidR="007E439A" w:rsidRDefault="007E439A" w:rsidP="00F87627">
            <w:pPr>
              <w:pStyle w:val="CopticCross"/>
            </w:pPr>
            <w:r w:rsidRPr="00FB5ACB">
              <w:t>¿</w:t>
            </w:r>
          </w:p>
        </w:tc>
        <w:tc>
          <w:tcPr>
            <w:tcW w:w="3960" w:type="dxa"/>
          </w:tcPr>
          <w:p w14:paraId="03A23C63" w14:textId="77777777" w:rsidR="007E439A" w:rsidRDefault="007E439A" w:rsidP="00F87627">
            <w:pPr>
              <w:pStyle w:val="CopticVersemulti-line"/>
            </w:pPr>
            <w:r>
              <w:t>Ⲩⲓⲟⲥ Ⲏⲉⲟⲥ Ⲡⲉⲛⲛⲟⲩϯ:</w:t>
            </w:r>
          </w:p>
          <w:p w14:paraId="01F3555F" w14:textId="77777777" w:rsidR="007E439A" w:rsidRDefault="007E439A" w:rsidP="00F87627">
            <w:pPr>
              <w:pStyle w:val="CopticVersemulti-line"/>
            </w:pPr>
            <w:r>
              <w:t>ⲛⲁϩⲙⲉⲛ ϧⲉⲛ ⲛⲓⲡⲓⲣⲁⲥⲙⲟⲥ:</w:t>
            </w:r>
          </w:p>
          <w:p w14:paraId="6F1EC1D9" w14:textId="77777777" w:rsidR="007E439A" w:rsidRDefault="007E439A" w:rsidP="00F87627">
            <w:pPr>
              <w:pStyle w:val="CopticVersemulti-line"/>
            </w:pPr>
            <w:r>
              <w:t>ⲉⲑⲃⲉ ⲧⲉⲕⲙⲁⲩ ⲙ̀ⲙⲁⲥⲛⲟⲩϯ:</w:t>
            </w:r>
          </w:p>
          <w:p w14:paraId="09FFA5B6" w14:textId="77777777" w:rsidR="007E439A" w:rsidRDefault="007E439A" w:rsidP="00F87627">
            <w:pPr>
              <w:pStyle w:val="CopticVerse"/>
            </w:pPr>
            <w:r>
              <w:t>ⲛⲉⲙ ⲧ̀ϫⲟⲙ ⲙ̀ⲡⲓⲥ̀ⲧⲁⲩⲣⲟⲥ.</w:t>
            </w:r>
          </w:p>
        </w:tc>
      </w:tr>
      <w:tr w:rsidR="007E439A" w14:paraId="47377A37" w14:textId="77777777" w:rsidTr="00F87627">
        <w:trPr>
          <w:cantSplit/>
          <w:jc w:val="center"/>
        </w:trPr>
        <w:tc>
          <w:tcPr>
            <w:tcW w:w="288" w:type="dxa"/>
          </w:tcPr>
          <w:p w14:paraId="1AD207C1" w14:textId="77777777" w:rsidR="007E439A" w:rsidRDefault="007E439A" w:rsidP="00F87627">
            <w:pPr>
              <w:pStyle w:val="CopticCross"/>
            </w:pPr>
          </w:p>
        </w:tc>
        <w:tc>
          <w:tcPr>
            <w:tcW w:w="3960" w:type="dxa"/>
          </w:tcPr>
          <w:p w14:paraId="06802E0A" w14:textId="77777777" w:rsidR="007E439A" w:rsidRDefault="007E439A" w:rsidP="007E439A">
            <w:pPr>
              <w:pStyle w:val="EngHang"/>
            </w:pPr>
            <w:r>
              <w:t>O You who carries the sins of the world,</w:t>
            </w:r>
          </w:p>
          <w:p w14:paraId="7E72EE93" w14:textId="77777777" w:rsidR="007E439A" w:rsidRDefault="007E439A" w:rsidP="007E439A">
            <w:pPr>
              <w:pStyle w:val="EngHang"/>
            </w:pPr>
            <w:r>
              <w:t>Who was lifted up on the Cross,</w:t>
            </w:r>
          </w:p>
          <w:p w14:paraId="1A377F68" w14:textId="77777777" w:rsidR="007E439A" w:rsidRDefault="007E439A" w:rsidP="007E439A">
            <w:pPr>
              <w:pStyle w:val="EngHang"/>
            </w:pPr>
            <w:r>
              <w:t>Even to save our race,</w:t>
            </w:r>
          </w:p>
          <w:p w14:paraId="5E1F71F3" w14:textId="77777777" w:rsidR="007E439A" w:rsidRDefault="007E439A" w:rsidP="007E439A">
            <w:pPr>
              <w:pStyle w:val="EngHangEnd"/>
            </w:pPr>
            <w:r>
              <w:t>We the Christian people.</w:t>
            </w:r>
          </w:p>
        </w:tc>
        <w:tc>
          <w:tcPr>
            <w:tcW w:w="288" w:type="dxa"/>
          </w:tcPr>
          <w:p w14:paraId="776367D1" w14:textId="77777777" w:rsidR="007E439A" w:rsidRDefault="007E439A" w:rsidP="00F87627"/>
        </w:tc>
        <w:tc>
          <w:tcPr>
            <w:tcW w:w="288" w:type="dxa"/>
          </w:tcPr>
          <w:p w14:paraId="3B92B663" w14:textId="77777777" w:rsidR="007E439A" w:rsidRDefault="007E439A" w:rsidP="00F87627">
            <w:pPr>
              <w:pStyle w:val="CopticCross"/>
            </w:pPr>
          </w:p>
        </w:tc>
        <w:tc>
          <w:tcPr>
            <w:tcW w:w="3960" w:type="dxa"/>
          </w:tcPr>
          <w:p w14:paraId="066BB861" w14:textId="77777777" w:rsidR="007E439A" w:rsidRDefault="007E439A" w:rsidP="00F87627">
            <w:pPr>
              <w:pStyle w:val="CopticVersemulti-line"/>
            </w:pPr>
            <w:r>
              <w:t>Ⲫⲏⲏⲉⲧⲱ̀ⲗⲓ ⲙ̀ⲫ̀ⲛⲟⲃⲓ ⲙ̀ⲡⲓⲕⲟⲥⲙⲟⲥ:</w:t>
            </w:r>
          </w:p>
          <w:p w14:paraId="6D8D0E7E" w14:textId="77777777" w:rsidR="007E439A" w:rsidRDefault="007E439A" w:rsidP="00F87627">
            <w:pPr>
              <w:pStyle w:val="CopticVersemulti-line"/>
            </w:pPr>
            <w:r>
              <w:t>ⲉ̀ⲧⲁⲩⲟⲗϥ ⲥⲁⲡ̀ϣⲱⲓ ⲉ̀ⲡⲓⲥⲧ̀ⲁⲩⲣⲟⲥ:</w:t>
            </w:r>
          </w:p>
          <w:p w14:paraId="5771ECE3" w14:textId="77777777" w:rsidR="007E439A" w:rsidRDefault="007E439A" w:rsidP="00F87627">
            <w:pPr>
              <w:pStyle w:val="CopticVersemulti-line"/>
            </w:pPr>
            <w:r>
              <w:t>ⲉⲑⲃⲉ ⲡ̀ⲥⲱϯ ⲙ̀ⲡⲉⲛⲅⲉⲛⲟⲥ:</w:t>
            </w:r>
          </w:p>
          <w:p w14:paraId="489996B5" w14:textId="77777777" w:rsidR="007E439A" w:rsidRDefault="007E439A" w:rsidP="00F87627">
            <w:pPr>
              <w:pStyle w:val="CopticVerse"/>
            </w:pPr>
            <w:r>
              <w:t>ⲁⲛⲟⲛ ϧⲁ ⲛⲓⲭ̀ⲣⲓⲥⲧⲓⲁⲛⲟⲥ.</w:t>
            </w:r>
          </w:p>
        </w:tc>
      </w:tr>
      <w:tr w:rsidR="007E439A" w14:paraId="0A15FC4A" w14:textId="77777777" w:rsidTr="00F87627">
        <w:trPr>
          <w:cantSplit/>
          <w:jc w:val="center"/>
        </w:trPr>
        <w:tc>
          <w:tcPr>
            <w:tcW w:w="288" w:type="dxa"/>
          </w:tcPr>
          <w:p w14:paraId="36586F5D" w14:textId="77777777" w:rsidR="007E439A" w:rsidRDefault="007E439A" w:rsidP="00F87627">
            <w:pPr>
              <w:pStyle w:val="CopticCross"/>
            </w:pPr>
          </w:p>
        </w:tc>
        <w:tc>
          <w:tcPr>
            <w:tcW w:w="3960" w:type="dxa"/>
          </w:tcPr>
          <w:p w14:paraId="79B52563" w14:textId="77777777" w:rsidR="007E439A" w:rsidRDefault="007E439A" w:rsidP="007E439A">
            <w:pPr>
              <w:pStyle w:val="EngHang"/>
            </w:pPr>
            <w:r>
              <w:t>Hail to the Cross.</w:t>
            </w:r>
          </w:p>
          <w:p w14:paraId="356848AB" w14:textId="77777777" w:rsidR="007E439A" w:rsidRDefault="007E439A" w:rsidP="007E439A">
            <w:pPr>
              <w:pStyle w:val="EngHang"/>
            </w:pPr>
            <w:r>
              <w:t>Hail to the City of the Only-Begotten.</w:t>
            </w:r>
          </w:p>
          <w:p w14:paraId="7CB88BC7" w14:textId="77777777" w:rsidR="007E439A" w:rsidRDefault="007E439A" w:rsidP="007E439A">
            <w:pPr>
              <w:pStyle w:val="EngHang"/>
            </w:pPr>
            <w:r>
              <w:t>Hail to the tomb of Christ.</w:t>
            </w:r>
          </w:p>
          <w:p w14:paraId="4ED75252" w14:textId="77777777" w:rsidR="007E439A" w:rsidRDefault="007E439A" w:rsidP="007E439A">
            <w:pPr>
              <w:pStyle w:val="EngHangEnd"/>
            </w:pPr>
            <w:r>
              <w:t>Hail to the place of the Resurrection.</w:t>
            </w:r>
          </w:p>
        </w:tc>
        <w:tc>
          <w:tcPr>
            <w:tcW w:w="288" w:type="dxa"/>
          </w:tcPr>
          <w:p w14:paraId="357DE589" w14:textId="77777777" w:rsidR="007E439A" w:rsidRDefault="007E439A" w:rsidP="00F87627"/>
        </w:tc>
        <w:tc>
          <w:tcPr>
            <w:tcW w:w="288" w:type="dxa"/>
          </w:tcPr>
          <w:p w14:paraId="39DB9921" w14:textId="77777777" w:rsidR="007E439A" w:rsidRDefault="007E439A" w:rsidP="00F87627">
            <w:pPr>
              <w:pStyle w:val="CopticCross"/>
            </w:pPr>
          </w:p>
        </w:tc>
        <w:tc>
          <w:tcPr>
            <w:tcW w:w="3960" w:type="dxa"/>
          </w:tcPr>
          <w:p w14:paraId="388E5118" w14:textId="77777777" w:rsidR="007E439A" w:rsidRDefault="007E439A" w:rsidP="00F87627">
            <w:pPr>
              <w:pStyle w:val="CopticVersemulti-line"/>
            </w:pPr>
            <w:r>
              <w:t>Ⲭⲉⲣⲉ ⲛⲁⲕ ⲱ̀ ⲡⲓⲥ̀ⲧⲁⲩⲣⲟⲥ:</w:t>
            </w:r>
          </w:p>
          <w:p w14:paraId="46C9D1D9" w14:textId="77777777" w:rsidR="007E439A" w:rsidRDefault="007E439A" w:rsidP="00F87627">
            <w:pPr>
              <w:pStyle w:val="CopticVersemulti-line"/>
            </w:pPr>
            <w:r>
              <w:t>ⲭⲉⲣⲉ ⲧ̀ⲡⲟⲗⲓⲥ ⲙ̀ⲙⲟⲛⲟⲅⲉⲛⲏⲥ:</w:t>
            </w:r>
          </w:p>
          <w:p w14:paraId="47843A4A" w14:textId="77777777" w:rsidR="007E439A" w:rsidRDefault="007E439A" w:rsidP="00F87627">
            <w:pPr>
              <w:pStyle w:val="CopticVersemulti-line"/>
            </w:pPr>
            <w:r>
              <w:t>ⲝⲉⲣⲉ ⲡⲓⲙ̀ϩⲁⲩ ⲛ̀ⲧⲉ Ⲡⲭ̄ⲥ̄:</w:t>
            </w:r>
          </w:p>
          <w:p w14:paraId="36BCF529" w14:textId="77777777" w:rsidR="007E439A" w:rsidRDefault="007E439A" w:rsidP="00F87627">
            <w:pPr>
              <w:pStyle w:val="CopticVerse"/>
            </w:pPr>
            <w:r>
              <w:t>ⲝⲉⲣⲉ ⲫ̀ⲙⲁ ⲛ̀ϯⲁ̀ⲛⲁⲥⲧⲁⲥⲓⲥ.</w:t>
            </w:r>
          </w:p>
        </w:tc>
      </w:tr>
      <w:tr w:rsidR="007E439A" w14:paraId="110125F8" w14:textId="77777777" w:rsidTr="00F87627">
        <w:trPr>
          <w:cantSplit/>
          <w:jc w:val="center"/>
        </w:trPr>
        <w:tc>
          <w:tcPr>
            <w:tcW w:w="288" w:type="dxa"/>
          </w:tcPr>
          <w:p w14:paraId="087C66EC" w14:textId="77777777" w:rsidR="007E439A" w:rsidRPr="003209AF" w:rsidRDefault="007E439A" w:rsidP="00F87627">
            <w:pPr>
              <w:pStyle w:val="CopticCross"/>
              <w:rPr>
                <w:b/>
              </w:rPr>
            </w:pPr>
            <w:r w:rsidRPr="00FB5ACB">
              <w:lastRenderedPageBreak/>
              <w:t>¿</w:t>
            </w:r>
          </w:p>
        </w:tc>
        <w:tc>
          <w:tcPr>
            <w:tcW w:w="3960" w:type="dxa"/>
          </w:tcPr>
          <w:p w14:paraId="27851C84" w14:textId="77777777" w:rsidR="007E439A" w:rsidRDefault="007E439A" w:rsidP="007E439A">
            <w:pPr>
              <w:pStyle w:val="EngHang"/>
            </w:pPr>
            <w:r>
              <w:t>The Salvation of the world,</w:t>
            </w:r>
          </w:p>
          <w:p w14:paraId="38A3B0F2" w14:textId="77777777" w:rsidR="007E439A" w:rsidRDefault="007E439A" w:rsidP="007E439A">
            <w:pPr>
              <w:pStyle w:val="EngHang"/>
            </w:pPr>
            <w:r>
              <w:t>Is by the Cross of Christ.</w:t>
            </w:r>
          </w:p>
          <w:p w14:paraId="7AC80835" w14:textId="77777777" w:rsidR="007E439A" w:rsidRDefault="007E439A" w:rsidP="007E439A">
            <w:pPr>
              <w:pStyle w:val="EngHang"/>
            </w:pPr>
            <w:r>
              <w:t>Remember me for the sake of the Virgin,</w:t>
            </w:r>
          </w:p>
          <w:p w14:paraId="66EFC05A" w14:textId="77777777" w:rsidR="007E439A" w:rsidRDefault="007E439A" w:rsidP="007E439A">
            <w:pPr>
              <w:pStyle w:val="EngHangEnd"/>
            </w:pPr>
            <w:r>
              <w:t>In Your Kingdom, O Son of God.</w:t>
            </w:r>
          </w:p>
        </w:tc>
        <w:tc>
          <w:tcPr>
            <w:tcW w:w="288" w:type="dxa"/>
          </w:tcPr>
          <w:p w14:paraId="16B33A81" w14:textId="77777777" w:rsidR="007E439A" w:rsidRDefault="007E439A" w:rsidP="00F87627"/>
        </w:tc>
        <w:tc>
          <w:tcPr>
            <w:tcW w:w="288" w:type="dxa"/>
          </w:tcPr>
          <w:p w14:paraId="74D8195D" w14:textId="77777777" w:rsidR="007E439A" w:rsidRDefault="007E439A" w:rsidP="00F87627">
            <w:pPr>
              <w:pStyle w:val="CopticCross"/>
            </w:pPr>
            <w:r w:rsidRPr="00FB5ACB">
              <w:t>¿</w:t>
            </w:r>
          </w:p>
        </w:tc>
        <w:tc>
          <w:tcPr>
            <w:tcW w:w="3960" w:type="dxa"/>
          </w:tcPr>
          <w:p w14:paraId="2151EEF6" w14:textId="77777777" w:rsidR="007E439A" w:rsidRDefault="007E439A" w:rsidP="00F87627">
            <w:pPr>
              <w:pStyle w:val="CopticVersemulti-line"/>
            </w:pPr>
            <w:r>
              <w:t>Ⲯⲱⲧⲏⲣ ⲛ̀ⲧⲉ ⲡⲓⲕⲟⲥⲙⲟⲥ:</w:t>
            </w:r>
          </w:p>
          <w:p w14:paraId="5F4915AD" w14:textId="77777777" w:rsidR="007E439A" w:rsidRDefault="007E439A" w:rsidP="00F87627">
            <w:pPr>
              <w:pStyle w:val="CopticVersemulti-line"/>
            </w:pPr>
            <w:r>
              <w:t>ⲡⲉ ⲛⲓⲥ̀ⲧⲁⲩⲣⲟⲥ ⲛ̀ⲧⲉ Ⲡⲭ̄ⲥ̄:</w:t>
            </w:r>
          </w:p>
          <w:p w14:paraId="11D1848A" w14:textId="77777777" w:rsidR="007E439A" w:rsidRDefault="007E439A" w:rsidP="00F87627">
            <w:pPr>
              <w:pStyle w:val="CopticVersemulti-line"/>
            </w:pPr>
            <w:r>
              <w:t>ⲁ̀ⲣⲓⲡⲁⲙⲉⲩⲓ̀ ⲉⲑⲃⲉ Ϯⲡⲁⲣⲑⲉⲛⲟⲥ:</w:t>
            </w:r>
          </w:p>
          <w:p w14:paraId="2DD64AD2" w14:textId="77777777" w:rsidR="007E439A" w:rsidRDefault="007E439A" w:rsidP="00F87627">
            <w:pPr>
              <w:pStyle w:val="CopticVerse"/>
            </w:pPr>
            <w:r>
              <w:t>ϧⲉⲛ ⲧⲉⲕⲙⲉⲧⲟⲩⲣⲟ ⲱ̀ Ⲩⲓⲟⲥ Ⲑⲉⲟⲥ.</w:t>
            </w:r>
          </w:p>
        </w:tc>
      </w:tr>
      <w:tr w:rsidR="007E439A" w14:paraId="463EB8B1" w14:textId="77777777" w:rsidTr="00F87627">
        <w:trPr>
          <w:cantSplit/>
          <w:jc w:val="center"/>
        </w:trPr>
        <w:tc>
          <w:tcPr>
            <w:tcW w:w="288" w:type="dxa"/>
          </w:tcPr>
          <w:p w14:paraId="741A601A" w14:textId="77777777" w:rsidR="007E439A" w:rsidRDefault="007E439A" w:rsidP="00F87627">
            <w:pPr>
              <w:pStyle w:val="CopticCross"/>
            </w:pPr>
            <w:r w:rsidRPr="00FB5ACB">
              <w:t>¿</w:t>
            </w:r>
          </w:p>
        </w:tc>
        <w:tc>
          <w:tcPr>
            <w:tcW w:w="3960" w:type="dxa"/>
          </w:tcPr>
          <w:p w14:paraId="32E5AA73" w14:textId="77777777" w:rsidR="007E439A" w:rsidRDefault="007E439A" w:rsidP="007E439A">
            <w:pPr>
              <w:pStyle w:val="EngHang"/>
            </w:pPr>
            <w:r>
              <w:t>O You who was crucified on the Cross,</w:t>
            </w:r>
          </w:p>
          <w:p w14:paraId="2FC8D1EC" w14:textId="77777777" w:rsidR="007E439A" w:rsidRDefault="007E439A" w:rsidP="007E439A">
            <w:pPr>
              <w:pStyle w:val="EngHang"/>
            </w:pPr>
            <w:r>
              <w:t>Save us from the hands of the tyrant,</w:t>
            </w:r>
          </w:p>
          <w:p w14:paraId="462A23E6" w14:textId="77777777" w:rsidR="007E439A" w:rsidRDefault="007E439A" w:rsidP="007E439A">
            <w:pPr>
              <w:pStyle w:val="EngHang"/>
            </w:pPr>
            <w:r>
              <w:t>And forgive us, your people,</w:t>
            </w:r>
          </w:p>
          <w:p w14:paraId="59B00E3D" w14:textId="77777777" w:rsidR="007E439A" w:rsidRDefault="007E439A" w:rsidP="007E439A">
            <w:pPr>
              <w:pStyle w:val="EngHangEnd"/>
            </w:pPr>
            <w:r>
              <w:t>Through the intercessions of the Theotokos.</w:t>
            </w:r>
          </w:p>
        </w:tc>
        <w:tc>
          <w:tcPr>
            <w:tcW w:w="288" w:type="dxa"/>
          </w:tcPr>
          <w:p w14:paraId="521F1246" w14:textId="77777777" w:rsidR="007E439A" w:rsidRDefault="007E439A" w:rsidP="00F87627"/>
        </w:tc>
        <w:tc>
          <w:tcPr>
            <w:tcW w:w="288" w:type="dxa"/>
          </w:tcPr>
          <w:p w14:paraId="0D0CF8A6" w14:textId="77777777" w:rsidR="007E439A" w:rsidRDefault="007E439A" w:rsidP="00F87627">
            <w:pPr>
              <w:pStyle w:val="CopticCross"/>
            </w:pPr>
            <w:r w:rsidRPr="00FB5ACB">
              <w:t>¿</w:t>
            </w:r>
          </w:p>
        </w:tc>
        <w:tc>
          <w:tcPr>
            <w:tcW w:w="3960" w:type="dxa"/>
          </w:tcPr>
          <w:p w14:paraId="45ABBD63" w14:textId="77777777" w:rsidR="007E439A" w:rsidRDefault="007E439A" w:rsidP="00F87627">
            <w:pPr>
              <w:pStyle w:val="CopticVersemulti-line"/>
            </w:pPr>
            <w:r>
              <w:t>Ⲱ ⲫⲏⲉ̀ⲧⲁϥⲁⲩⲁϣϥ ⲉ̀ⲡⲓⲥ̀ⲧⲁⲩⲣⲟⲥ:</w:t>
            </w:r>
          </w:p>
          <w:p w14:paraId="688D6AEF" w14:textId="77777777" w:rsidR="007E439A" w:rsidRDefault="007E439A" w:rsidP="00F87627">
            <w:pPr>
              <w:pStyle w:val="CopticVersemulti-line"/>
            </w:pPr>
            <w:r>
              <w:t>ⲛⲁϩⲙⲉⲛ ϧⲉⲛ ⲛⲉⲛϫⲓϫ ⲙ̀ⲡⲓⲧⲩⲣⲁⲛⲛⲟⲥ:</w:t>
            </w:r>
          </w:p>
          <w:p w14:paraId="144C4937" w14:textId="77777777" w:rsidR="007E439A" w:rsidRDefault="007E439A" w:rsidP="00F87627">
            <w:pPr>
              <w:pStyle w:val="CopticVersemulti-line"/>
            </w:pPr>
            <w:r>
              <w:t>ⲟⲩⲟϩ ⲭⲱ ⲛⲁⲛ ⲉ̀ⲃⲟⲗ ⲁⲛⲟⲛ ⲡⲉⲕⲗⲁⲟⲥ:</w:t>
            </w:r>
          </w:p>
          <w:p w14:paraId="4DA17628" w14:textId="77777777" w:rsidR="007E439A" w:rsidRDefault="007E439A" w:rsidP="00F87627">
            <w:pPr>
              <w:pStyle w:val="CopticVerse"/>
            </w:pPr>
            <w:r>
              <w:t>ϩⲓⲧⲉⲛ ⲛⲓϯϩⲟ ⲛ̀Ϯⲑⲉⲟⲧⲟⲕⲟⲥ.</w:t>
            </w:r>
          </w:p>
        </w:tc>
      </w:tr>
    </w:tbl>
    <w:p w14:paraId="46D9E114" w14:textId="68A2586B" w:rsidR="006A3D5A" w:rsidRDefault="006A3D5A" w:rsidP="006A3D5A">
      <w:pPr>
        <w:pStyle w:val="Heading4"/>
      </w:pPr>
      <w:bookmarkStart w:id="1211" w:name="_Toc448227478"/>
      <w:r>
        <w:t>The Hymn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2D5A097A" w14:textId="77777777" w:rsidTr="006A3D5A">
        <w:trPr>
          <w:cantSplit/>
          <w:jc w:val="center"/>
        </w:trPr>
        <w:tc>
          <w:tcPr>
            <w:tcW w:w="288" w:type="dxa"/>
          </w:tcPr>
          <w:p w14:paraId="2F9CA04C" w14:textId="77777777" w:rsidR="006A3D5A" w:rsidRDefault="006A3D5A" w:rsidP="006A3D5A">
            <w:pPr>
              <w:pStyle w:val="CopticCross"/>
            </w:pPr>
          </w:p>
        </w:tc>
        <w:tc>
          <w:tcPr>
            <w:tcW w:w="3960" w:type="dxa"/>
          </w:tcPr>
          <w:p w14:paraId="05C7C65A" w14:textId="77777777" w:rsidR="006A3D5A" w:rsidRDefault="006A3D5A" w:rsidP="006A3D5A">
            <w:pPr>
              <w:pStyle w:val="EngHang"/>
            </w:pPr>
            <w:r>
              <w:t>This is He who has offered Himself</w:t>
            </w:r>
          </w:p>
          <w:p w14:paraId="622677BB" w14:textId="77777777" w:rsidR="006A3D5A" w:rsidRDefault="006A3D5A" w:rsidP="006A3D5A">
            <w:pPr>
              <w:pStyle w:val="EngHang"/>
            </w:pPr>
            <w:r>
              <w:t>As an acceptable sacrifice</w:t>
            </w:r>
          </w:p>
          <w:p w14:paraId="5DE221EC" w14:textId="5F042DD5" w:rsidR="006A3D5A" w:rsidRDefault="006A3D5A" w:rsidP="006A3D5A">
            <w:pPr>
              <w:pStyle w:val="EngHangEnd"/>
            </w:pPr>
            <w:r>
              <w:t>Upon the Cross for the salvation of our race.</w:t>
            </w:r>
          </w:p>
        </w:tc>
        <w:tc>
          <w:tcPr>
            <w:tcW w:w="288" w:type="dxa"/>
          </w:tcPr>
          <w:p w14:paraId="473C4B47" w14:textId="77777777" w:rsidR="006A3D5A" w:rsidRDefault="006A3D5A" w:rsidP="006A3D5A"/>
        </w:tc>
        <w:tc>
          <w:tcPr>
            <w:tcW w:w="288" w:type="dxa"/>
          </w:tcPr>
          <w:p w14:paraId="6F20B5E3" w14:textId="77777777" w:rsidR="006A3D5A" w:rsidRDefault="006A3D5A" w:rsidP="006A3D5A">
            <w:pPr>
              <w:pStyle w:val="CopticCross"/>
            </w:pPr>
          </w:p>
        </w:tc>
        <w:tc>
          <w:tcPr>
            <w:tcW w:w="3960" w:type="dxa"/>
          </w:tcPr>
          <w:p w14:paraId="1A3801C1" w14:textId="77777777" w:rsidR="006A3D5A" w:rsidRDefault="006A3D5A" w:rsidP="006A3D5A">
            <w:pPr>
              <w:pStyle w:val="CopticVersemulti-line"/>
            </w:pPr>
            <w:r>
              <w:t>Ⲫⲁⲓ ⲉ̀ⲧⲁϥⲉⲛϥ ⲉ̀ⲡ̀ϣⲱⲓ ⲛ̀ⲟⲩⲑⲩⲥⲓⲁ ⲉⲥϣⲏⲡ:</w:t>
            </w:r>
          </w:p>
          <w:p w14:paraId="56AAF09A" w14:textId="77777777" w:rsidR="006A3D5A" w:rsidRDefault="006A3D5A" w:rsidP="006A3D5A">
            <w:pPr>
              <w:pStyle w:val="CopticVersemulti-line"/>
            </w:pPr>
            <w:r>
              <w:t>ϩⲓϫⲉⲛ ⲡⲓⲥ̀ⲧⲁⲩⲣⲟⲥ:</w:t>
            </w:r>
          </w:p>
          <w:p w14:paraId="46A7C5BF" w14:textId="681D2D44" w:rsidR="006A3D5A" w:rsidRPr="00C35319" w:rsidRDefault="006A3D5A" w:rsidP="006A3D5A">
            <w:pPr>
              <w:pStyle w:val="CopticHangingVerse"/>
            </w:pPr>
            <w:r>
              <w:t>ϧⲁ ⲡ̀ⲟⲩϫⲁⲓ ⲙ̀ⲧⲉⲛⲅⲉⲛⲟⲥ.</w:t>
            </w:r>
          </w:p>
        </w:tc>
      </w:tr>
      <w:tr w:rsidR="006A3D5A" w14:paraId="54E66A01" w14:textId="77777777" w:rsidTr="006A3D5A">
        <w:trPr>
          <w:cantSplit/>
          <w:jc w:val="center"/>
        </w:trPr>
        <w:tc>
          <w:tcPr>
            <w:tcW w:w="288" w:type="dxa"/>
          </w:tcPr>
          <w:p w14:paraId="467CDB6B" w14:textId="77777777" w:rsidR="006A3D5A" w:rsidRDefault="006A3D5A" w:rsidP="006A3D5A">
            <w:pPr>
              <w:pStyle w:val="CopticCross"/>
            </w:pPr>
          </w:p>
        </w:tc>
        <w:tc>
          <w:tcPr>
            <w:tcW w:w="3960" w:type="dxa"/>
          </w:tcPr>
          <w:p w14:paraId="2C1411CB" w14:textId="77777777" w:rsidR="006A3D5A" w:rsidRDefault="006A3D5A" w:rsidP="006A3D5A">
            <w:pPr>
              <w:pStyle w:val="EngHang"/>
            </w:pPr>
            <w:r>
              <w:t>His Good Father smelled His aroma</w:t>
            </w:r>
          </w:p>
          <w:p w14:paraId="363FA4F5" w14:textId="77777777" w:rsidR="006A3D5A" w:rsidRDefault="006A3D5A" w:rsidP="006A3D5A">
            <w:pPr>
              <w:pStyle w:val="EngHang"/>
            </w:pPr>
            <w:r>
              <w:t>At the evening watch</w:t>
            </w:r>
          </w:p>
          <w:p w14:paraId="3EFA68B8" w14:textId="7E700828" w:rsidR="006A3D5A" w:rsidRDefault="006A3D5A" w:rsidP="006A3D5A">
            <w:pPr>
              <w:pStyle w:val="EngHangEnd"/>
            </w:pPr>
            <w:r>
              <w:t>On Golgotha.</w:t>
            </w:r>
          </w:p>
        </w:tc>
        <w:tc>
          <w:tcPr>
            <w:tcW w:w="288" w:type="dxa"/>
          </w:tcPr>
          <w:p w14:paraId="2790344F" w14:textId="77777777" w:rsidR="006A3D5A" w:rsidRDefault="006A3D5A" w:rsidP="006A3D5A"/>
        </w:tc>
        <w:tc>
          <w:tcPr>
            <w:tcW w:w="288" w:type="dxa"/>
          </w:tcPr>
          <w:p w14:paraId="62338FE4" w14:textId="77777777" w:rsidR="006A3D5A" w:rsidRDefault="006A3D5A" w:rsidP="006A3D5A">
            <w:pPr>
              <w:pStyle w:val="CopticCross"/>
            </w:pPr>
          </w:p>
        </w:tc>
        <w:tc>
          <w:tcPr>
            <w:tcW w:w="3960" w:type="dxa"/>
          </w:tcPr>
          <w:p w14:paraId="65EAB450" w14:textId="77777777" w:rsidR="006A3D5A" w:rsidRDefault="006A3D5A" w:rsidP="006A3D5A">
            <w:pPr>
              <w:pStyle w:val="CopticVersemulti-line"/>
            </w:pPr>
            <w:r>
              <w:t>Ⲁϥϣⲱⲗⲉⲙ ⲉ̀ⲣⲟϥ ⲛ̀ϫⲉ ⲡⲉϥⲓⲱⲧ ⲛ̀ⲁⲅⲁⲱⲟⲥ:</w:t>
            </w:r>
          </w:p>
          <w:p w14:paraId="4B704AA1" w14:textId="77777777" w:rsidR="006A3D5A" w:rsidRDefault="006A3D5A" w:rsidP="006A3D5A">
            <w:pPr>
              <w:pStyle w:val="CopticVersemulti-line"/>
            </w:pPr>
            <w:r>
              <w:t>ⲙ̀ⲫ̀ⲛⲁⲩ ⲛ̀ⲧⲉ ϩⲁⲛⲁ̀ⲣⲟⲩϩⲓ:</w:t>
            </w:r>
          </w:p>
          <w:p w14:paraId="6F240BD2" w14:textId="30E9994D" w:rsidR="006A3D5A" w:rsidRDefault="006A3D5A" w:rsidP="006A3D5A">
            <w:pPr>
              <w:pStyle w:val="CopticHangingVerse"/>
            </w:pPr>
            <w:r>
              <w:t>ϩⲓϫⲉⲛ ϯⲄⲟⲗⲅⲟⲑⲁ.</w:t>
            </w:r>
          </w:p>
        </w:tc>
      </w:tr>
    </w:tbl>
    <w:p w14:paraId="40D02F39" w14:textId="04446BB1" w:rsidR="006A3D5A" w:rsidRDefault="006A3D5A" w:rsidP="006A3D5A">
      <w:pPr>
        <w:pStyle w:val="Heading4"/>
      </w:pPr>
      <w:r>
        <w:t>The Hymn of Intercessions Verse for Emperor Constantine and Queen Helen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1F03AA66" w14:textId="77777777" w:rsidTr="006A3D5A">
        <w:trPr>
          <w:cantSplit/>
          <w:jc w:val="center"/>
        </w:trPr>
        <w:tc>
          <w:tcPr>
            <w:tcW w:w="288" w:type="dxa"/>
          </w:tcPr>
          <w:p w14:paraId="0DB074ED" w14:textId="77777777" w:rsidR="006A3D5A" w:rsidRDefault="006A3D5A" w:rsidP="006A3D5A">
            <w:pPr>
              <w:pStyle w:val="CopticCross"/>
            </w:pPr>
          </w:p>
        </w:tc>
        <w:tc>
          <w:tcPr>
            <w:tcW w:w="3960" w:type="dxa"/>
          </w:tcPr>
          <w:p w14:paraId="720294A0" w14:textId="77777777" w:rsidR="006A3D5A" w:rsidRDefault="006A3D5A" w:rsidP="006A3D5A">
            <w:pPr>
              <w:pStyle w:val="EngHang"/>
            </w:pPr>
            <w:r>
              <w:t>Through the prayers of</w:t>
            </w:r>
          </w:p>
          <w:p w14:paraId="35576A8D" w14:textId="77777777" w:rsidR="006A3D5A" w:rsidRDefault="006A3D5A" w:rsidP="006A3D5A">
            <w:pPr>
              <w:pStyle w:val="EngHang"/>
            </w:pPr>
            <w:r>
              <w:t>My lord Emperor Constantine,</w:t>
            </w:r>
          </w:p>
          <w:p w14:paraId="1CF9FA3D" w14:textId="3C874391" w:rsidR="006A3D5A" w:rsidRPr="006A3D5A" w:rsidRDefault="006A3D5A" w:rsidP="006A3D5A">
            <w:pPr>
              <w:pStyle w:val="EngHang"/>
              <w:rPr>
                <w:rFonts w:ascii="Arial Unicode MS" w:eastAsia="Arial Unicode MS" w:hAnsi="Arial Unicode MS" w:cs="Arial Unicode MS"/>
              </w:rPr>
            </w:pPr>
            <w:r>
              <w:t>And his mother, Queen Helen,</w:t>
            </w:r>
          </w:p>
          <w:p w14:paraId="3D01CA15" w14:textId="3D6C4EBD" w:rsidR="006A3D5A" w:rsidRDefault="006A3D5A" w:rsidP="006A3D5A">
            <w:pPr>
              <w:pStyle w:val="EngHangEnd"/>
            </w:pPr>
            <w:r>
              <w:t xml:space="preserve">O Lord, Grant us the forgivness of our sins. </w:t>
            </w:r>
          </w:p>
        </w:tc>
        <w:tc>
          <w:tcPr>
            <w:tcW w:w="288" w:type="dxa"/>
          </w:tcPr>
          <w:p w14:paraId="08B24BE4" w14:textId="77777777" w:rsidR="006A3D5A" w:rsidRDefault="006A3D5A" w:rsidP="006A3D5A"/>
        </w:tc>
        <w:tc>
          <w:tcPr>
            <w:tcW w:w="288" w:type="dxa"/>
          </w:tcPr>
          <w:p w14:paraId="3B162F83" w14:textId="77777777" w:rsidR="006A3D5A" w:rsidRDefault="006A3D5A" w:rsidP="006A3D5A">
            <w:pPr>
              <w:pStyle w:val="CopticCross"/>
            </w:pPr>
          </w:p>
        </w:tc>
        <w:tc>
          <w:tcPr>
            <w:tcW w:w="3960" w:type="dxa"/>
          </w:tcPr>
          <w:p w14:paraId="1DDCA88D" w14:textId="7B67D915" w:rsidR="006A3D5A" w:rsidRDefault="006A3D5A" w:rsidP="006A3D5A">
            <w:pPr>
              <w:pStyle w:val="CopticVersemulti-line"/>
            </w:pPr>
            <w:r>
              <w:t xml:space="preserve">Ϩⲓⲧⲉⲛ ⲛⲓⲉⲩⲭⲏ ⲛ̀ⲧⲉ </w:t>
            </w:r>
          </w:p>
          <w:p w14:paraId="60B9E482" w14:textId="77777777" w:rsidR="006A3D5A" w:rsidRDefault="006A3D5A" w:rsidP="006A3D5A">
            <w:pPr>
              <w:pStyle w:val="CopticVersemulti-line"/>
            </w:pPr>
            <w:r>
              <w:t>Ⲡⲁϭⲟⲓⲥ ⲡ̀ⲟⲩⲣⲟ Ⲕⲱⲥⲧⲁⲛⲧⲓⲛⲟⲥ</w:t>
            </w:r>
          </w:p>
          <w:p w14:paraId="59FFE986" w14:textId="7515CAFD" w:rsidR="006A3D5A" w:rsidRDefault="006A3D5A" w:rsidP="006A3D5A">
            <w:pPr>
              <w:pStyle w:val="CopticVersemulti-line"/>
            </w:pPr>
            <w:r>
              <w:t>Ⲛⲉⲙ Ⲏⲗⲁⲛⲏ ⲧⲉϥⲙⲁⲩ ϯⲟⲩⲣⲱ:</w:t>
            </w:r>
          </w:p>
          <w:p w14:paraId="406FE07B" w14:textId="02FFFFEF" w:rsidR="006A3D5A" w:rsidRPr="00C35319" w:rsidRDefault="006A3D5A" w:rsidP="006A3D5A">
            <w:pPr>
              <w:pStyle w:val="CopticVersemulti-line"/>
            </w:pPr>
            <w:r>
              <w:t>Ⲡϭⲟⲓⲥ ⲁⲣⲓϩ̀ⲙⲟⲧ ⲛⲁⲛ ⲙ̀ⲡⲓⲭⲱ ⲉ̀ⲃⲟⲗ ⲛ̀ⲧⲉ ⲛⲉⲛⲛⲟⲃⲓ.</w:t>
            </w:r>
          </w:p>
        </w:tc>
      </w:tr>
    </w:tbl>
    <w:p w14:paraId="303FABCA" w14:textId="4488924B" w:rsidR="006A3D5A" w:rsidRDefault="006A3D5A" w:rsidP="006A3D5A">
      <w:pPr>
        <w:pStyle w:val="Heading4"/>
      </w:pPr>
      <w:r>
        <w:lastRenderedPageBreak/>
        <w:t>The Praxis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3D5A" w14:paraId="72BFF838" w14:textId="77777777" w:rsidTr="006A3D5A">
        <w:trPr>
          <w:cantSplit/>
          <w:jc w:val="center"/>
        </w:trPr>
        <w:tc>
          <w:tcPr>
            <w:tcW w:w="288" w:type="dxa"/>
          </w:tcPr>
          <w:p w14:paraId="15AE20DA" w14:textId="77777777" w:rsidR="006A3D5A" w:rsidRDefault="006A3D5A" w:rsidP="006A3D5A">
            <w:pPr>
              <w:pStyle w:val="CopticCross"/>
            </w:pPr>
          </w:p>
        </w:tc>
        <w:tc>
          <w:tcPr>
            <w:tcW w:w="3960" w:type="dxa"/>
          </w:tcPr>
          <w:p w14:paraId="7E047C4B" w14:textId="77777777" w:rsidR="006A3D5A" w:rsidRDefault="006A3D5A" w:rsidP="006A3D5A">
            <w:pPr>
              <w:pStyle w:val="EngHang"/>
            </w:pPr>
            <w:r>
              <w:t>Hail to the Cross</w:t>
            </w:r>
          </w:p>
          <w:p w14:paraId="5A019E58" w14:textId="77777777" w:rsidR="006A3D5A" w:rsidRDefault="006A3D5A" w:rsidP="006A3D5A">
            <w:pPr>
              <w:pStyle w:val="EngHang"/>
            </w:pPr>
            <w:r>
              <w:t>Upon which my Lord was crucified</w:t>
            </w:r>
          </w:p>
          <w:p w14:paraId="7CB6DFBE" w14:textId="77777777" w:rsidR="006A3D5A" w:rsidRDefault="006A3D5A" w:rsidP="006A3D5A">
            <w:pPr>
              <w:pStyle w:val="EngHang"/>
            </w:pPr>
            <w:r>
              <w:t>To save us</w:t>
            </w:r>
          </w:p>
          <w:p w14:paraId="03F44197" w14:textId="3FDAAE6D" w:rsidR="006A3D5A" w:rsidRDefault="006A3D5A" w:rsidP="006A3D5A">
            <w:pPr>
              <w:pStyle w:val="EngHangEnd"/>
            </w:pPr>
            <w:r>
              <w:t>From our sins.</w:t>
            </w:r>
          </w:p>
        </w:tc>
        <w:tc>
          <w:tcPr>
            <w:tcW w:w="288" w:type="dxa"/>
          </w:tcPr>
          <w:p w14:paraId="4C84F873" w14:textId="77777777" w:rsidR="006A3D5A" w:rsidRDefault="006A3D5A" w:rsidP="006A3D5A"/>
        </w:tc>
        <w:tc>
          <w:tcPr>
            <w:tcW w:w="288" w:type="dxa"/>
          </w:tcPr>
          <w:p w14:paraId="243C2F44" w14:textId="77777777" w:rsidR="006A3D5A" w:rsidRDefault="006A3D5A" w:rsidP="006A3D5A">
            <w:pPr>
              <w:pStyle w:val="CopticCross"/>
            </w:pPr>
          </w:p>
        </w:tc>
        <w:tc>
          <w:tcPr>
            <w:tcW w:w="3960" w:type="dxa"/>
          </w:tcPr>
          <w:p w14:paraId="33EE153A" w14:textId="6E4106B5" w:rsidR="006A3D5A" w:rsidRDefault="006A3D5A" w:rsidP="006A3D5A">
            <w:pPr>
              <w:pStyle w:val="CopticVersemulti-line"/>
            </w:pPr>
            <w:r>
              <w:t>Ⲭⲉⲣⲉ ⲡⲓⲥ̀ⲧⲁⲩⲣⲟⲥ:</w:t>
            </w:r>
          </w:p>
          <w:p w14:paraId="4FAB2F16" w14:textId="07B0BD4F" w:rsidR="006A3D5A" w:rsidRDefault="006A3D5A" w:rsidP="006A3D5A">
            <w:pPr>
              <w:pStyle w:val="CopticVersemulti-line"/>
            </w:pPr>
            <w:r>
              <w:t>ⲫⲏⲉⲧⲁⲩⲉϣ Ⲡϭⲟⲓⲥ ⲉⲣⲟϥ:</w:t>
            </w:r>
          </w:p>
          <w:p w14:paraId="225B4430" w14:textId="2871B92E" w:rsidR="006A3D5A" w:rsidRDefault="006A3D5A" w:rsidP="006A3D5A">
            <w:pPr>
              <w:pStyle w:val="CopticVersemulti-line"/>
            </w:pPr>
            <w:r>
              <w:t>ϣⲁ ⲛ̀ⲧⲉϥⲭⲱϯ ⲙ̀ⲙⲟⲛ:</w:t>
            </w:r>
          </w:p>
          <w:p w14:paraId="5062A0CF" w14:textId="36D0100A" w:rsidR="006A3D5A" w:rsidRPr="00C35319" w:rsidRDefault="006A3D5A" w:rsidP="006A3D5A">
            <w:pPr>
              <w:pStyle w:val="CopticHangingVerse"/>
            </w:pPr>
            <w:r>
              <w:t>ⲉⲃⲟⲗϧⲉⲛ ⲛⲉⲛⲛⲟⲃⲓ.</w:t>
            </w:r>
            <w:r w:rsidRPr="00C35319">
              <w:t xml:space="preserve"> </w:t>
            </w:r>
          </w:p>
        </w:tc>
      </w:tr>
      <w:tr w:rsidR="006A3D5A" w14:paraId="3A8A4E5F" w14:textId="77777777" w:rsidTr="006A3D5A">
        <w:trPr>
          <w:cantSplit/>
          <w:jc w:val="center"/>
        </w:trPr>
        <w:tc>
          <w:tcPr>
            <w:tcW w:w="288" w:type="dxa"/>
          </w:tcPr>
          <w:p w14:paraId="2EF569AA" w14:textId="77777777" w:rsidR="006A3D5A" w:rsidRDefault="006A3D5A" w:rsidP="006A3D5A">
            <w:pPr>
              <w:pStyle w:val="CopticCross"/>
            </w:pPr>
          </w:p>
        </w:tc>
        <w:tc>
          <w:tcPr>
            <w:tcW w:w="3960" w:type="dxa"/>
          </w:tcPr>
          <w:p w14:paraId="3A16580A" w14:textId="4E631DDB" w:rsidR="006A3D5A" w:rsidRDefault="006A3D5A" w:rsidP="006A3D5A">
            <w:pPr>
              <w:pStyle w:val="EngHang"/>
            </w:pPr>
            <w:r>
              <w:t>You are in</w:t>
            </w:r>
            <w:r w:rsidR="00D050AA">
              <w:t>d</w:t>
            </w:r>
            <w:r>
              <w:t>eed blessed,</w:t>
            </w:r>
          </w:p>
          <w:p w14:paraId="51E72474" w14:textId="77777777" w:rsidR="006A3D5A" w:rsidRDefault="006A3D5A" w:rsidP="006A3D5A">
            <w:pPr>
              <w:pStyle w:val="EngHang"/>
            </w:pPr>
            <w:r>
              <w:t>With Your good Father,</w:t>
            </w:r>
          </w:p>
          <w:p w14:paraId="3373369D" w14:textId="77777777" w:rsidR="006A3D5A" w:rsidRDefault="006A3D5A" w:rsidP="006A3D5A">
            <w:pPr>
              <w:pStyle w:val="EngHang"/>
            </w:pPr>
            <w:r>
              <w:t>And the Holy Spirit,</w:t>
            </w:r>
          </w:p>
          <w:p w14:paraId="17E3754E" w14:textId="4D8A02EA" w:rsidR="006A3D5A" w:rsidRDefault="006A3D5A" w:rsidP="006A3D5A">
            <w:pPr>
              <w:pStyle w:val="EngHang"/>
            </w:pPr>
            <w:r>
              <w:t>For you have been crucified and saved us. Have mercy upon us.</w:t>
            </w:r>
          </w:p>
        </w:tc>
        <w:tc>
          <w:tcPr>
            <w:tcW w:w="288" w:type="dxa"/>
          </w:tcPr>
          <w:p w14:paraId="0C17DCF3" w14:textId="77777777" w:rsidR="006A3D5A" w:rsidRDefault="006A3D5A" w:rsidP="006A3D5A"/>
        </w:tc>
        <w:tc>
          <w:tcPr>
            <w:tcW w:w="288" w:type="dxa"/>
          </w:tcPr>
          <w:p w14:paraId="0A83FED1" w14:textId="77777777" w:rsidR="006A3D5A" w:rsidRDefault="006A3D5A" w:rsidP="006A3D5A">
            <w:pPr>
              <w:pStyle w:val="CopticCross"/>
            </w:pPr>
          </w:p>
        </w:tc>
        <w:tc>
          <w:tcPr>
            <w:tcW w:w="3960" w:type="dxa"/>
          </w:tcPr>
          <w:p w14:paraId="507A7064" w14:textId="77777777" w:rsidR="006A3D5A" w:rsidRDefault="006A3D5A" w:rsidP="006A3D5A">
            <w:pPr>
              <w:pStyle w:val="CopticVersemulti-line"/>
            </w:pPr>
            <w:r>
              <w:t>Ⲕⲥ̀ⲙⲁⲣⲱⲟⲩⲧ ⲁ̀ⲗⲏⲑⲱⲥ:</w:t>
            </w:r>
          </w:p>
          <w:p w14:paraId="4A35AFEB" w14:textId="77777777" w:rsidR="006A3D5A" w:rsidRDefault="006A3D5A" w:rsidP="006A3D5A">
            <w:pPr>
              <w:pStyle w:val="CopticVersemulti-line"/>
            </w:pPr>
            <w:r>
              <w:t>ⲛⲉⲙ Ⲡⲉⲕⲓⲱⲧ ⲛ̀ⲁ̀ⲅⲁⲑⲟⲥ:</w:t>
            </w:r>
          </w:p>
          <w:p w14:paraId="3CD0C9D4" w14:textId="77777777" w:rsidR="006A3D5A" w:rsidRDefault="006A3D5A" w:rsidP="006A3D5A">
            <w:pPr>
              <w:pStyle w:val="CopticVersemulti-line"/>
            </w:pPr>
            <w:r>
              <w:t>ⲛⲉⲙ Ⲡⲓⲡ̀ⲉⲩⲙⲁ ⲉⲑⲟⲩⲁⲃ:</w:t>
            </w:r>
          </w:p>
          <w:p w14:paraId="04D355AC" w14:textId="1ACAD00E" w:rsidR="006A3D5A" w:rsidRDefault="006A3D5A" w:rsidP="006A3D5A">
            <w:pPr>
              <w:pStyle w:val="CopticVersemulti-line"/>
            </w:pPr>
            <w:r>
              <w:t>ϫⲉ ⲁⲩⲁϣⲕ ⲁⲕⲥⲱϯ ⲙ̀ⲙⲟⲛ ⲛⲁⲓ ⲛⲁⲛ.</w:t>
            </w:r>
          </w:p>
        </w:tc>
      </w:tr>
    </w:tbl>
    <w:p w14:paraId="6ECA1C62" w14:textId="6ABD2CFB" w:rsidR="001E3208" w:rsidRDefault="001E3208" w:rsidP="001E3208">
      <w:pPr>
        <w:pStyle w:val="Heading4"/>
      </w:pPr>
      <w:r>
        <w:t>The Paral</w:t>
      </w:r>
      <w:r>
        <w:rPr>
          <w:lang w:val="en-US"/>
        </w:rPr>
        <w:t>e</w:t>
      </w:r>
      <w:r>
        <w:t>x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3208" w14:paraId="2FDDBBA5" w14:textId="77777777" w:rsidTr="001E3208">
        <w:trPr>
          <w:cantSplit/>
          <w:jc w:val="center"/>
        </w:trPr>
        <w:tc>
          <w:tcPr>
            <w:tcW w:w="288" w:type="dxa"/>
          </w:tcPr>
          <w:p w14:paraId="5AAFC087" w14:textId="77777777" w:rsidR="001E3208" w:rsidRDefault="001E3208" w:rsidP="001E3208">
            <w:pPr>
              <w:pStyle w:val="CopticCross"/>
            </w:pPr>
          </w:p>
        </w:tc>
        <w:tc>
          <w:tcPr>
            <w:tcW w:w="3960" w:type="dxa"/>
          </w:tcPr>
          <w:p w14:paraId="6767CCB0" w14:textId="77777777" w:rsidR="001E3208" w:rsidRDefault="001E3208" w:rsidP="001E3208">
            <w:pPr>
              <w:pStyle w:val="EngHang"/>
            </w:pPr>
            <w:r>
              <w:t>My Lord Jesus Christ,</w:t>
            </w:r>
          </w:p>
          <w:p w14:paraId="2FB479F9" w14:textId="77777777" w:rsidR="001E3208" w:rsidRDefault="001E3208" w:rsidP="001E3208">
            <w:pPr>
              <w:pStyle w:val="EngHang"/>
            </w:pPr>
            <w:r>
              <w:t>Who was crucified upon the Cross,</w:t>
            </w:r>
          </w:p>
          <w:p w14:paraId="3D80D896" w14:textId="642F5590" w:rsidR="001E3208" w:rsidRDefault="00512F3E" w:rsidP="001E3208">
            <w:pPr>
              <w:pStyle w:val="EngHang"/>
            </w:pPr>
            <w:r>
              <w:t>Bruise</w:t>
            </w:r>
            <w:r w:rsidR="001E3208">
              <w:t xml:space="preserve"> Satan</w:t>
            </w:r>
          </w:p>
          <w:p w14:paraId="32B0B9C4" w14:textId="7C634C3A" w:rsidR="001E3208" w:rsidRDefault="001E3208" w:rsidP="001E3208">
            <w:pPr>
              <w:pStyle w:val="EngHangEnd"/>
            </w:pPr>
            <w:r>
              <w:t>Beneath our feet.</w:t>
            </w:r>
          </w:p>
        </w:tc>
        <w:tc>
          <w:tcPr>
            <w:tcW w:w="288" w:type="dxa"/>
          </w:tcPr>
          <w:p w14:paraId="40D37024" w14:textId="77777777" w:rsidR="001E3208" w:rsidRDefault="001E3208" w:rsidP="001E3208"/>
        </w:tc>
        <w:tc>
          <w:tcPr>
            <w:tcW w:w="288" w:type="dxa"/>
          </w:tcPr>
          <w:p w14:paraId="0A81EA0D" w14:textId="77777777" w:rsidR="001E3208" w:rsidRDefault="001E3208" w:rsidP="001E3208">
            <w:pPr>
              <w:pStyle w:val="CopticCross"/>
            </w:pPr>
          </w:p>
        </w:tc>
        <w:tc>
          <w:tcPr>
            <w:tcW w:w="3960" w:type="dxa"/>
          </w:tcPr>
          <w:p w14:paraId="2FC836AC" w14:textId="77777777" w:rsidR="001E3208" w:rsidRDefault="001E3208" w:rsidP="001E3208">
            <w:pPr>
              <w:pStyle w:val="CopticVersemulti-line"/>
            </w:pPr>
            <w:r>
              <w:t>Ⲡⲁϭⲟⲓⲥ Ⲓⲏⲥⲟⲩⲥ Ⲡⲓⲭ̀ⲣⲓⲥⲧⲟⲥ:</w:t>
            </w:r>
          </w:p>
          <w:p w14:paraId="1F715EDC" w14:textId="77777777" w:rsidR="001E3208" w:rsidRDefault="001E3208" w:rsidP="001E3208">
            <w:pPr>
              <w:pStyle w:val="CopticVersemulti-line"/>
            </w:pPr>
            <w:r>
              <w:t>ⲫⲏⲉ̀ⲧⲁⲩⲁϣϥ ⲉ̀ⲡⲓⲥ̀ⲧⲁⲩⲣⲟⲥ:</w:t>
            </w:r>
          </w:p>
          <w:p w14:paraId="2C7754D3" w14:textId="77777777" w:rsidR="001E3208" w:rsidRDefault="001E3208" w:rsidP="001E3208">
            <w:pPr>
              <w:pStyle w:val="CopticVersemulti-line"/>
            </w:pPr>
            <w:r>
              <w:t>ⲉⲕⲉ̀ϧⲟⲙϧⲉⲙ ⲙ̀ⲡ̀ⲥⲁⲧⲁⲛⲁⲥ:</w:t>
            </w:r>
          </w:p>
          <w:p w14:paraId="27923A92" w14:textId="2ACE713D" w:rsidR="001E3208" w:rsidRPr="00C35319" w:rsidRDefault="001E3208" w:rsidP="001E3208">
            <w:pPr>
              <w:pStyle w:val="CopticHangingVerse"/>
            </w:pPr>
            <w:r>
              <w:t>ⲥⲁⲡⲉⲥⲏⲧ ⲛ̀ⲛⲉⲛϭⲁⲗⲁⲩϫ.</w:t>
            </w:r>
          </w:p>
        </w:tc>
      </w:tr>
      <w:tr w:rsidR="001E3208" w14:paraId="56624201" w14:textId="77777777" w:rsidTr="001E3208">
        <w:trPr>
          <w:cantSplit/>
          <w:jc w:val="center"/>
        </w:trPr>
        <w:tc>
          <w:tcPr>
            <w:tcW w:w="288" w:type="dxa"/>
          </w:tcPr>
          <w:p w14:paraId="68748327" w14:textId="77777777" w:rsidR="001E3208" w:rsidRDefault="001E3208" w:rsidP="001E3208">
            <w:pPr>
              <w:pStyle w:val="CopticCross"/>
            </w:pPr>
          </w:p>
        </w:tc>
        <w:tc>
          <w:tcPr>
            <w:tcW w:w="3960" w:type="dxa"/>
          </w:tcPr>
          <w:p w14:paraId="2C9B09DD" w14:textId="77777777" w:rsidR="001E3208" w:rsidRDefault="001E3208" w:rsidP="001E3208">
            <w:pPr>
              <w:pStyle w:val="EngHang"/>
            </w:pPr>
            <w:r>
              <w:t>The Cherubim and the Seraphin,</w:t>
            </w:r>
          </w:p>
          <w:p w14:paraId="4D2CFA49" w14:textId="77777777" w:rsidR="001E3208" w:rsidRDefault="001E3208" w:rsidP="001E3208">
            <w:pPr>
              <w:pStyle w:val="EngHang"/>
            </w:pPr>
            <w:r>
              <w:t>The angels and the Archangels,</w:t>
            </w:r>
          </w:p>
          <w:p w14:paraId="7CFAE81E" w14:textId="77777777" w:rsidR="001E3208" w:rsidRDefault="001E3208" w:rsidP="001E3208">
            <w:pPr>
              <w:pStyle w:val="EngHang"/>
            </w:pPr>
            <w:r>
              <w:t>The principalities and the authorities,</w:t>
            </w:r>
          </w:p>
          <w:p w14:paraId="6635C0D3" w14:textId="70894275" w:rsidR="001E3208" w:rsidRDefault="001E3208" w:rsidP="001E3208">
            <w:pPr>
              <w:pStyle w:val="EngHangEnd"/>
            </w:pPr>
            <w:r>
              <w:t>The thrones, dominions, and powers</w:t>
            </w:r>
          </w:p>
        </w:tc>
        <w:tc>
          <w:tcPr>
            <w:tcW w:w="288" w:type="dxa"/>
          </w:tcPr>
          <w:p w14:paraId="37334232" w14:textId="77777777" w:rsidR="001E3208" w:rsidRDefault="001E3208" w:rsidP="001E3208"/>
        </w:tc>
        <w:tc>
          <w:tcPr>
            <w:tcW w:w="288" w:type="dxa"/>
          </w:tcPr>
          <w:p w14:paraId="447F4ABC" w14:textId="77777777" w:rsidR="001E3208" w:rsidRDefault="001E3208" w:rsidP="001E3208">
            <w:pPr>
              <w:pStyle w:val="CopticCross"/>
            </w:pPr>
          </w:p>
        </w:tc>
        <w:tc>
          <w:tcPr>
            <w:tcW w:w="3960" w:type="dxa"/>
          </w:tcPr>
          <w:p w14:paraId="436A6FA8" w14:textId="77777777" w:rsidR="001E3208" w:rsidRDefault="001E3208" w:rsidP="001E3208">
            <w:pPr>
              <w:pStyle w:val="CopticVersemulti-line"/>
            </w:pPr>
            <w:r>
              <w:t>Ⲛⲓⲭⲉⲣⲟⲩⲃⲓⲙ ⲛⲉⲙ ⲛⲓⲤⲉⲣⲁⲫⲓⲙ:</w:t>
            </w:r>
          </w:p>
          <w:p w14:paraId="46640BD3" w14:textId="77777777" w:rsidR="001E3208" w:rsidRDefault="001E3208" w:rsidP="001E3208">
            <w:pPr>
              <w:pStyle w:val="CopticVersemulti-line"/>
            </w:pPr>
            <w:r>
              <w:t>ⲛⲓⲁⲅⲅⲉⲗⲟⲥ ⲛⲉⲙ ⲛⲓⲁⲣⲭⲏ ⲁⲅⲅⲉⲗⲟⲥ:</w:t>
            </w:r>
          </w:p>
          <w:p w14:paraId="40287BE9" w14:textId="77777777" w:rsidR="001E3208" w:rsidRDefault="001E3208" w:rsidP="001E3208">
            <w:pPr>
              <w:pStyle w:val="CopticVersemulti-line"/>
            </w:pPr>
            <w:r>
              <w:t>ⲛⲓⲥⲧⲣⲁⲧⲓⲁ ⲛⲉⲙ ⲛⲓⲉⲝⲟⲩⲥⲓⲁ:</w:t>
            </w:r>
          </w:p>
          <w:p w14:paraId="1BF30DB9" w14:textId="06B9959C" w:rsidR="001E3208" w:rsidRDefault="001E3208" w:rsidP="001E3208">
            <w:pPr>
              <w:pStyle w:val="CopticHangingVerse"/>
            </w:pPr>
            <w:r>
              <w:t>ⲛⲓⲑ̀ⲣⲟⲛⲟⲥ ⲛⲓⲙⲉⲧϭⲟⲓⲥ ⲛⲓϫⲟⲙ</w:t>
            </w:r>
          </w:p>
        </w:tc>
      </w:tr>
      <w:tr w:rsidR="001E3208" w14:paraId="7EBA06A6" w14:textId="77777777" w:rsidTr="001E3208">
        <w:trPr>
          <w:cantSplit/>
          <w:jc w:val="center"/>
        </w:trPr>
        <w:tc>
          <w:tcPr>
            <w:tcW w:w="288" w:type="dxa"/>
          </w:tcPr>
          <w:p w14:paraId="5FB5EC13" w14:textId="77777777" w:rsidR="001E3208" w:rsidRDefault="001E3208" w:rsidP="001E3208">
            <w:pPr>
              <w:pStyle w:val="CopticCross"/>
            </w:pPr>
          </w:p>
        </w:tc>
        <w:tc>
          <w:tcPr>
            <w:tcW w:w="3960" w:type="dxa"/>
          </w:tcPr>
          <w:p w14:paraId="604D9A98" w14:textId="77777777" w:rsidR="001E3208" w:rsidRDefault="001E3208" w:rsidP="001E3208">
            <w:pPr>
              <w:pStyle w:val="EngHang"/>
            </w:pPr>
            <w:r>
              <w:t>Proclaim and say,</w:t>
            </w:r>
          </w:p>
          <w:p w14:paraId="207AE6E8" w14:textId="77777777" w:rsidR="001E3208" w:rsidRDefault="001E3208" w:rsidP="001E3208">
            <w:pPr>
              <w:pStyle w:val="EngHang"/>
            </w:pPr>
            <w:r>
              <w:t>“Glory to God in the highest,</w:t>
            </w:r>
          </w:p>
          <w:p w14:paraId="69C7C1E4" w14:textId="77777777" w:rsidR="001E3208" w:rsidRDefault="001E3208" w:rsidP="001E3208">
            <w:pPr>
              <w:pStyle w:val="EngHang"/>
            </w:pPr>
            <w:r>
              <w:t>Peace on earth</w:t>
            </w:r>
          </w:p>
          <w:p w14:paraId="612E89B7" w14:textId="58A86E32" w:rsidR="001E3208" w:rsidRDefault="001E3208" w:rsidP="001E3208">
            <w:pPr>
              <w:pStyle w:val="EngHangEnd"/>
            </w:pPr>
            <w:r>
              <w:t>And goodwill toward man.”</w:t>
            </w:r>
          </w:p>
        </w:tc>
        <w:tc>
          <w:tcPr>
            <w:tcW w:w="288" w:type="dxa"/>
          </w:tcPr>
          <w:p w14:paraId="51661223" w14:textId="77777777" w:rsidR="001E3208" w:rsidRDefault="001E3208" w:rsidP="001E3208"/>
        </w:tc>
        <w:tc>
          <w:tcPr>
            <w:tcW w:w="288" w:type="dxa"/>
          </w:tcPr>
          <w:p w14:paraId="53D2AEB1" w14:textId="77777777" w:rsidR="001E3208" w:rsidRDefault="001E3208" w:rsidP="001E3208">
            <w:pPr>
              <w:pStyle w:val="CopticCross"/>
            </w:pPr>
          </w:p>
        </w:tc>
        <w:tc>
          <w:tcPr>
            <w:tcW w:w="3960" w:type="dxa"/>
          </w:tcPr>
          <w:p w14:paraId="58526936" w14:textId="77777777" w:rsidR="001E3208" w:rsidRDefault="001E3208" w:rsidP="001E3208">
            <w:pPr>
              <w:pStyle w:val="CopticVersemulti-line"/>
            </w:pPr>
            <w:r>
              <w:t>Ⲉⲩⲱϣ ⲉ̀ⲃⲟⲗ ⲉⲩϫⲱ ⲙ̀ⲙⲟⲥ</w:t>
            </w:r>
          </w:p>
          <w:p w14:paraId="082EEF91" w14:textId="0879D2B5" w:rsidR="001E3208" w:rsidRDefault="001E3208" w:rsidP="001E3208">
            <w:pPr>
              <w:pStyle w:val="CopticVersemulti-line"/>
            </w:pPr>
            <w:r>
              <w:t>ϫⲉ ⲟⲩⲱ̀ⲟⲩ ⲙ̀Ⲫ̀ⲛⲟⲩϯ ϧⲉⲛ ⲛⲏⲉⲧϭⲟⲥⲓ</w:t>
            </w:r>
          </w:p>
          <w:p w14:paraId="4A91F772" w14:textId="77777777" w:rsidR="001E3208" w:rsidRDefault="001E3208" w:rsidP="001E3208">
            <w:pPr>
              <w:pStyle w:val="CopticVersemulti-line"/>
            </w:pPr>
            <w:r>
              <w:t>ⲛⲉⲙ ⲟⲩϩⲓⲣⲏⲛⲏ ϩⲓϫⲉⲛ ⲡⲓⲕⲁϩⲓ:</w:t>
            </w:r>
          </w:p>
          <w:p w14:paraId="54849E4E" w14:textId="40A6C8D4" w:rsidR="001E3208" w:rsidRDefault="001E3208" w:rsidP="001E3208">
            <w:pPr>
              <w:pStyle w:val="CopticHangingVerse"/>
            </w:pPr>
            <w:r>
              <w:t>ⲛⲉⲙ ⲟⲩϯⲙⲁϯ ϧⲉⲛ ⲛⲓⲣⲱⲙⲓ.</w:t>
            </w:r>
          </w:p>
        </w:tc>
      </w:tr>
    </w:tbl>
    <w:p w14:paraId="6D537915" w14:textId="71C029B3" w:rsidR="008F6435" w:rsidRDefault="008F6435" w:rsidP="008F6435">
      <w:pPr>
        <w:pStyle w:val="Heading4"/>
      </w:pPr>
      <w:r>
        <w:lastRenderedPageBreak/>
        <w:t>The Psalm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B68344E" w14:textId="77777777" w:rsidTr="008F6435">
        <w:trPr>
          <w:cantSplit/>
          <w:jc w:val="center"/>
        </w:trPr>
        <w:tc>
          <w:tcPr>
            <w:tcW w:w="288" w:type="dxa"/>
          </w:tcPr>
          <w:p w14:paraId="3659197C" w14:textId="77777777" w:rsidR="008F6435" w:rsidRDefault="008F6435" w:rsidP="008F6435">
            <w:pPr>
              <w:pStyle w:val="CopticCross"/>
            </w:pPr>
          </w:p>
        </w:tc>
        <w:tc>
          <w:tcPr>
            <w:tcW w:w="3960" w:type="dxa"/>
          </w:tcPr>
          <w:p w14:paraId="3E43DC99" w14:textId="77777777" w:rsidR="008F6435" w:rsidRDefault="008F6435" w:rsidP="008F6435">
            <w:pPr>
              <w:pStyle w:val="EngHang"/>
            </w:pPr>
            <w:r>
              <w:t>Alleluia, Alleluia.</w:t>
            </w:r>
          </w:p>
          <w:p w14:paraId="58D561DF" w14:textId="77777777" w:rsidR="008F6435" w:rsidRDefault="008F6435" w:rsidP="008F6435">
            <w:pPr>
              <w:pStyle w:val="EngHang"/>
            </w:pPr>
            <w:r>
              <w:t>Jesus Christ, the Son of God,</w:t>
            </w:r>
          </w:p>
          <w:p w14:paraId="3976F387" w14:textId="77777777" w:rsidR="008F6435" w:rsidRDefault="008F6435" w:rsidP="008F6435">
            <w:pPr>
              <w:pStyle w:val="EngHang"/>
            </w:pPr>
            <w:r>
              <w:t>Who was crucified upon the Cross,</w:t>
            </w:r>
          </w:p>
          <w:p w14:paraId="21FC1528" w14:textId="0ACC783D" w:rsidR="008F6435" w:rsidRDefault="00512F3E" w:rsidP="008F6435">
            <w:pPr>
              <w:pStyle w:val="EngHangEnd"/>
            </w:pPr>
            <w:r>
              <w:t>Bruise</w:t>
            </w:r>
            <w:r w:rsidR="008F6435">
              <w:t xml:space="preserve"> Satan beneath our feat. Alleluia. Alleluia.</w:t>
            </w:r>
          </w:p>
        </w:tc>
        <w:tc>
          <w:tcPr>
            <w:tcW w:w="288" w:type="dxa"/>
          </w:tcPr>
          <w:p w14:paraId="5EC45B3F" w14:textId="77777777" w:rsidR="008F6435" w:rsidRDefault="008F6435" w:rsidP="008F6435"/>
        </w:tc>
        <w:tc>
          <w:tcPr>
            <w:tcW w:w="288" w:type="dxa"/>
          </w:tcPr>
          <w:p w14:paraId="2DED772D" w14:textId="77777777" w:rsidR="008F6435" w:rsidRDefault="008F6435" w:rsidP="008F6435">
            <w:pPr>
              <w:pStyle w:val="CopticCross"/>
            </w:pPr>
          </w:p>
        </w:tc>
        <w:tc>
          <w:tcPr>
            <w:tcW w:w="3960" w:type="dxa"/>
          </w:tcPr>
          <w:p w14:paraId="107F9B50" w14:textId="77777777" w:rsidR="008F6435" w:rsidRDefault="008F6435" w:rsidP="008F6435">
            <w:pPr>
              <w:pStyle w:val="CopticVersemulti-line"/>
            </w:pPr>
            <w:r>
              <w:t>Ⲁⲗⲗⲏⲗⲟⲩⲓⲁ ⲁⲗⲗⲏⲗⲟⲩⲓⲁ</w:t>
            </w:r>
          </w:p>
          <w:p w14:paraId="63B02626" w14:textId="77777777" w:rsidR="008F6435" w:rsidRDefault="008F6435" w:rsidP="008F6435">
            <w:pPr>
              <w:pStyle w:val="CopticVersemulti-line"/>
            </w:pPr>
            <w:r>
              <w:t>Ⲓⲏⲥⲟⲩⲥ Ⲡⲓⲭ̀ⲣⲓⲥⲧⲟⲥ ⲡ̀ϣⲏⲣⲓ ⲙ̀Ⲫϯ:</w:t>
            </w:r>
          </w:p>
          <w:p w14:paraId="63CC69A2" w14:textId="77777777" w:rsidR="008F6435" w:rsidRDefault="008F6435" w:rsidP="008F6435">
            <w:pPr>
              <w:pStyle w:val="CopticVersemulti-line"/>
            </w:pPr>
            <w:r>
              <w:t>Ⲫⲏⲉ̀ⲧⲁⲩⲁϣϥ ⲉ̀ⲡⲓⲥ̀ⲧⲁⲩⲣⲟⲥ ⲉⲕⲉ̀ϧⲟⲙϧⲉⲙ</w:t>
            </w:r>
          </w:p>
          <w:p w14:paraId="4F5F05A4" w14:textId="024B344E" w:rsidR="008F6435" w:rsidRPr="00C35319" w:rsidRDefault="008F6435" w:rsidP="008F6435">
            <w:pPr>
              <w:pStyle w:val="CopticHangingVerse"/>
            </w:pPr>
            <w:r>
              <w:t>ⲙ̀ⲡ̀ⲥⲁⲧⲁⲛⲁⲥ ⲥⲁⲡⲉⲥⲏⲧ ⲛ̀ⲛⲉⲛϭⲁⲗⲁⲩϫ. Ⲁⲗⲗⲏⲗⲟⲩⲓⲁ ⲁⲗⲗⲏⲗⲟⲩⲁ.</w:t>
            </w:r>
          </w:p>
        </w:tc>
      </w:tr>
    </w:tbl>
    <w:p w14:paraId="1DBC6757" w14:textId="1688318E" w:rsidR="008F6435" w:rsidRDefault="008F6435" w:rsidP="008F6435">
      <w:pPr>
        <w:pStyle w:val="Heading4"/>
      </w:pPr>
      <w:r>
        <w:t>The Gospel Response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046C6C5D" w14:textId="77777777" w:rsidTr="008F6435">
        <w:trPr>
          <w:cantSplit/>
          <w:jc w:val="center"/>
        </w:trPr>
        <w:tc>
          <w:tcPr>
            <w:tcW w:w="288" w:type="dxa"/>
          </w:tcPr>
          <w:p w14:paraId="5FD53950" w14:textId="77777777" w:rsidR="008F6435" w:rsidRDefault="008F6435" w:rsidP="008F6435">
            <w:pPr>
              <w:pStyle w:val="CopticCross"/>
            </w:pPr>
          </w:p>
        </w:tc>
        <w:tc>
          <w:tcPr>
            <w:tcW w:w="3960" w:type="dxa"/>
          </w:tcPr>
          <w:p w14:paraId="48CF6DD9" w14:textId="5A5B1AFB" w:rsidR="008F6435" w:rsidRDefault="008F6435" w:rsidP="008F6435">
            <w:pPr>
              <w:pStyle w:val="EngHang"/>
            </w:pPr>
            <w:r>
              <w:t>The sign of the Cross</w:t>
            </w:r>
          </w:p>
          <w:p w14:paraId="7426ED71" w14:textId="7A6414A9" w:rsidR="008F6435" w:rsidRDefault="008F6435" w:rsidP="008F6435">
            <w:pPr>
              <w:pStyle w:val="EngHang"/>
            </w:pPr>
            <w:r>
              <w:t>Of Jesus Christ the King,</w:t>
            </w:r>
          </w:p>
          <w:p w14:paraId="6C7988FC" w14:textId="3536E6BC" w:rsidR="008F6435" w:rsidRDefault="008F6435" w:rsidP="008F6435">
            <w:pPr>
              <w:pStyle w:val="EngHang"/>
            </w:pPr>
            <w:r>
              <w:t>Our God in truth,</w:t>
            </w:r>
          </w:p>
          <w:p w14:paraId="1A1BF9B7" w14:textId="6203F506" w:rsidR="008F6435" w:rsidRDefault="008F6435" w:rsidP="008F6435">
            <w:pPr>
              <w:pStyle w:val="EngHangEnd"/>
            </w:pPr>
            <w:r>
              <w:t>Is greatly honoured</w:t>
            </w:r>
          </w:p>
        </w:tc>
        <w:tc>
          <w:tcPr>
            <w:tcW w:w="288" w:type="dxa"/>
          </w:tcPr>
          <w:p w14:paraId="3E4798EE" w14:textId="77777777" w:rsidR="008F6435" w:rsidRDefault="008F6435" w:rsidP="008F6435"/>
        </w:tc>
        <w:tc>
          <w:tcPr>
            <w:tcW w:w="288" w:type="dxa"/>
          </w:tcPr>
          <w:p w14:paraId="5BC2A5D2" w14:textId="77777777" w:rsidR="008F6435" w:rsidRDefault="008F6435" w:rsidP="008F6435">
            <w:pPr>
              <w:pStyle w:val="CopticCross"/>
            </w:pPr>
          </w:p>
        </w:tc>
        <w:tc>
          <w:tcPr>
            <w:tcW w:w="3960" w:type="dxa"/>
          </w:tcPr>
          <w:p w14:paraId="221FE49F" w14:textId="77777777" w:rsidR="008F6435" w:rsidRDefault="008F6435" w:rsidP="008F6435">
            <w:pPr>
              <w:pStyle w:val="CopticVersemulti-line"/>
            </w:pPr>
            <w:r>
              <w:t>Ϥⲧⲁⲓⲏⲟⲩⲧ ⲅⲁⲣ ⲉ̀ⲙⲁϣⲱ:</w:t>
            </w:r>
          </w:p>
          <w:p w14:paraId="143941DA" w14:textId="77777777" w:rsidR="008F6435" w:rsidRDefault="008F6435" w:rsidP="008F6435">
            <w:pPr>
              <w:pStyle w:val="CopticVersemulti-line"/>
            </w:pPr>
            <w:r>
              <w:t>ⲛ̀ϫⲉ ⲡⲓⲙⲏⲓⲛⲓ ⲛ̀ⲧⲉ ⲡⲓⲥ̀ⲧⲁⲩⲣⲟⲥ:</w:t>
            </w:r>
          </w:p>
          <w:p w14:paraId="77C36656" w14:textId="77777777" w:rsidR="008F6435" w:rsidRDefault="008F6435" w:rsidP="008F6435">
            <w:pPr>
              <w:pStyle w:val="CopticVersemulti-line"/>
            </w:pPr>
            <w:r>
              <w:t>ⲛ̀ⲧⲉ Ⲓⲏⲥⲟⲩⲥ Ⲡⲓⲭ̀ⲣⲓⲥⲧⲟⲥ Ⲡⲟⲩⲣⲟ:</w:t>
            </w:r>
          </w:p>
          <w:p w14:paraId="07B6A1DE" w14:textId="38C29034" w:rsidR="008F6435" w:rsidRPr="00C35319" w:rsidRDefault="008F6435" w:rsidP="008F6435">
            <w:pPr>
              <w:pStyle w:val="CopticHangingVerse"/>
            </w:pPr>
            <w:r>
              <w:t>Ⲡⲉⲛⲛⲟⲩϯ ⲛ̀ⲥ̀ⲗⲏⲑⲓⲛⲟⲥ.</w:t>
            </w:r>
          </w:p>
        </w:tc>
      </w:tr>
      <w:tr w:rsidR="008F6435" w14:paraId="50BEDA40" w14:textId="77777777" w:rsidTr="008F6435">
        <w:trPr>
          <w:cantSplit/>
          <w:jc w:val="center"/>
        </w:trPr>
        <w:tc>
          <w:tcPr>
            <w:tcW w:w="288" w:type="dxa"/>
          </w:tcPr>
          <w:p w14:paraId="2C9D39ED" w14:textId="77777777" w:rsidR="008F6435" w:rsidRDefault="008F6435" w:rsidP="008F6435">
            <w:pPr>
              <w:pStyle w:val="CopticCross"/>
            </w:pPr>
          </w:p>
        </w:tc>
        <w:tc>
          <w:tcPr>
            <w:tcW w:w="3960" w:type="dxa"/>
          </w:tcPr>
          <w:p w14:paraId="0A978DE1" w14:textId="77777777" w:rsidR="008F6435" w:rsidRDefault="008F6435" w:rsidP="008F6435">
            <w:pPr>
              <w:pStyle w:val="EngHang"/>
            </w:pPr>
            <w:r>
              <w:t>Blessed be the Father and the Son</w:t>
            </w:r>
          </w:p>
          <w:p w14:paraId="568C9C1B" w14:textId="77777777" w:rsidR="008F6435" w:rsidRDefault="008F6435" w:rsidP="008F6435">
            <w:pPr>
              <w:pStyle w:val="EngHang"/>
            </w:pPr>
            <w:r>
              <w:t>And the Holy Spirit.</w:t>
            </w:r>
          </w:p>
          <w:p w14:paraId="649A7898" w14:textId="77777777" w:rsidR="008F6435" w:rsidRDefault="008F6435" w:rsidP="008F6435">
            <w:pPr>
              <w:pStyle w:val="EngHang"/>
            </w:pPr>
            <w:r>
              <w:t>The perfect Trinity.</w:t>
            </w:r>
          </w:p>
          <w:p w14:paraId="26C409B9" w14:textId="3F2B2A09" w:rsidR="008F6435" w:rsidRDefault="008F6435" w:rsidP="008F6435">
            <w:pPr>
              <w:pStyle w:val="EngHang"/>
            </w:pPr>
            <w:r>
              <w:t>We worship Him, we glorify Him.</w:t>
            </w:r>
          </w:p>
        </w:tc>
        <w:tc>
          <w:tcPr>
            <w:tcW w:w="288" w:type="dxa"/>
          </w:tcPr>
          <w:p w14:paraId="49B5C2C4" w14:textId="77777777" w:rsidR="008F6435" w:rsidRDefault="008F6435" w:rsidP="008F6435"/>
        </w:tc>
        <w:tc>
          <w:tcPr>
            <w:tcW w:w="288" w:type="dxa"/>
          </w:tcPr>
          <w:p w14:paraId="5CFDBAC2" w14:textId="77777777" w:rsidR="008F6435" w:rsidRDefault="008F6435" w:rsidP="008F6435">
            <w:pPr>
              <w:pStyle w:val="CopticCross"/>
            </w:pPr>
          </w:p>
        </w:tc>
        <w:tc>
          <w:tcPr>
            <w:tcW w:w="3960" w:type="dxa"/>
          </w:tcPr>
          <w:p w14:paraId="5EF820D1" w14:textId="77777777" w:rsidR="008F6435" w:rsidRDefault="008F6435" w:rsidP="008F6435">
            <w:pPr>
              <w:pStyle w:val="CopticVersemulti-line"/>
            </w:pPr>
            <w:r>
              <w:t>Ϫⲉ ϥ̀ⲥ̀ⲙⲁⲣⲱⲟⲩⲧ ⲛ̀ϫⲉ Ⲫⲓⲱⲧ ⲛⲉⲙ Ⲡϣⲏⲣⲓ:</w:t>
            </w:r>
          </w:p>
          <w:p w14:paraId="331B1025" w14:textId="77777777" w:rsidR="008F6435" w:rsidRDefault="008F6435" w:rsidP="008F6435">
            <w:pPr>
              <w:pStyle w:val="CopticVersemulti-line"/>
            </w:pPr>
            <w:r>
              <w:t>ⲛⲉⲙ Ⲡⲓⲡ̀ⲛⲉⲩⲙⲁ ⲉⲑⲟⲩⲁⲃ:</w:t>
            </w:r>
          </w:p>
          <w:p w14:paraId="4CF0B3A1" w14:textId="77777777" w:rsidR="008F6435" w:rsidRDefault="008F6435" w:rsidP="008F6435">
            <w:pPr>
              <w:pStyle w:val="CopticVersemulti-line"/>
            </w:pPr>
            <w:r>
              <w:t>Ϯⲧ̀ⲣⲓⲁⲥ ⲉⲧϫⲏⲕ ⲉ̀ⲃⲟⲗ:</w:t>
            </w:r>
          </w:p>
          <w:p w14:paraId="0CF2915A" w14:textId="2F6F9275" w:rsidR="008F6435" w:rsidRDefault="008F6435" w:rsidP="008F6435">
            <w:pPr>
              <w:pStyle w:val="CopticHangingVerse"/>
            </w:pPr>
            <w:r>
              <w:t>ⲧⲉⲛⲟⲩⲱϣⲧ ⲙ̀ⲙⲟⲥ ⲧⲉⲛϯⲱ̀ⲟⲩ ⲛⲁⲥ.</w:t>
            </w:r>
          </w:p>
        </w:tc>
      </w:tr>
    </w:tbl>
    <w:p w14:paraId="7C813974" w14:textId="77777777" w:rsidR="008F6435" w:rsidRDefault="008F6435" w:rsidP="008F6435">
      <w:pPr>
        <w:pStyle w:val="Heading4"/>
      </w:pPr>
      <w:r>
        <w:t>An Aspasmos Adam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14:paraId="7999E979" w14:textId="77777777" w:rsidTr="008F6435">
        <w:trPr>
          <w:cantSplit/>
          <w:jc w:val="center"/>
        </w:trPr>
        <w:tc>
          <w:tcPr>
            <w:tcW w:w="288" w:type="dxa"/>
          </w:tcPr>
          <w:p w14:paraId="0486206A" w14:textId="77777777" w:rsidR="008F6435" w:rsidRDefault="008F6435" w:rsidP="008F6435">
            <w:pPr>
              <w:pStyle w:val="CopticCross"/>
            </w:pPr>
          </w:p>
        </w:tc>
        <w:tc>
          <w:tcPr>
            <w:tcW w:w="3960" w:type="dxa"/>
          </w:tcPr>
          <w:p w14:paraId="22FE4486" w14:textId="77777777" w:rsidR="008F6435" w:rsidRDefault="008F6435" w:rsidP="008F6435">
            <w:pPr>
              <w:pStyle w:val="EngHang"/>
              <w:rPr>
                <w:rFonts w:eastAsia="Arial Unicode MS"/>
              </w:rPr>
            </w:pPr>
            <w:r>
              <w:rPr>
                <w:rFonts w:eastAsia="Arial Unicode MS"/>
              </w:rPr>
              <w:t>They likened the rod of Aaron</w:t>
            </w:r>
          </w:p>
          <w:p w14:paraId="151B5FD4" w14:textId="77777777" w:rsidR="008F6435" w:rsidRDefault="008F6435" w:rsidP="008F6435">
            <w:pPr>
              <w:pStyle w:val="EngHang"/>
              <w:rPr>
                <w:rFonts w:eastAsia="Arial Unicode MS"/>
              </w:rPr>
            </w:pPr>
            <w:r>
              <w:rPr>
                <w:rFonts w:eastAsia="Arial Unicode MS"/>
              </w:rPr>
              <w:t>To the wood of the Cross,</w:t>
            </w:r>
          </w:p>
          <w:p w14:paraId="17961E1F" w14:textId="77777777" w:rsidR="008F6435" w:rsidRDefault="008F6435" w:rsidP="008F6435">
            <w:pPr>
              <w:pStyle w:val="EngHang"/>
              <w:rPr>
                <w:rFonts w:eastAsia="Arial Unicode MS"/>
              </w:rPr>
            </w:pPr>
            <w:r>
              <w:rPr>
                <w:rFonts w:eastAsia="Arial Unicode MS"/>
              </w:rPr>
              <w:t>Upon which my Lord was crucified</w:t>
            </w:r>
          </w:p>
          <w:p w14:paraId="3E379131" w14:textId="792B24B2" w:rsidR="008F6435" w:rsidRPr="009B2A54" w:rsidRDefault="008F6435" w:rsidP="008F6435">
            <w:pPr>
              <w:pStyle w:val="EngHangEnd"/>
              <w:rPr>
                <w:rFonts w:eastAsia="Arial Unicode MS"/>
              </w:rPr>
            </w:pPr>
            <w:r>
              <w:rPr>
                <w:rFonts w:eastAsia="Arial Unicode MS"/>
              </w:rPr>
              <w:t>In order to save us.</w:t>
            </w:r>
          </w:p>
        </w:tc>
        <w:tc>
          <w:tcPr>
            <w:tcW w:w="288" w:type="dxa"/>
          </w:tcPr>
          <w:p w14:paraId="74C9D126" w14:textId="77777777" w:rsidR="008F6435" w:rsidRDefault="008F6435" w:rsidP="008F6435"/>
        </w:tc>
        <w:tc>
          <w:tcPr>
            <w:tcW w:w="288" w:type="dxa"/>
          </w:tcPr>
          <w:p w14:paraId="7D69A286"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665891BB" w14:textId="77777777" w:rsidR="008F6435" w:rsidRDefault="008F6435" w:rsidP="008F6435">
            <w:pPr>
              <w:pStyle w:val="CopticVersemulti-line"/>
            </w:pPr>
            <w:r>
              <w:t>Ⲁⲩⲉⲛ ⲡⲓϣ̀ⲃⲱⲧ ⲛ̀ⲧⲉ Ⲁⲣⲱⲛ</w:t>
            </w:r>
          </w:p>
          <w:p w14:paraId="01B9ABF3" w14:textId="77777777" w:rsidR="008F6435" w:rsidRDefault="008F6435" w:rsidP="008F6435">
            <w:pPr>
              <w:pStyle w:val="CopticVersemulti-line"/>
            </w:pPr>
            <w:r>
              <w:t>ϩⲓϫⲉⲛ ⲡ̀ϣⲉ ⲛ̀ⲧⲉ ⲡⲓⲥ̀ⲧⲁⲩⲣⲟⲥ</w:t>
            </w:r>
          </w:p>
          <w:p w14:paraId="0D9FEA84" w14:textId="77777777" w:rsidR="008F6435" w:rsidRDefault="008F6435" w:rsidP="008F6435">
            <w:pPr>
              <w:pStyle w:val="CopticVersemulti-line"/>
            </w:pPr>
            <w:r>
              <w:t>ⲉ̀ⲧⲁⲩⲉϣ Ⲡⲁϭⲟⲓⲥ ⲉⲣⲟϥ</w:t>
            </w:r>
          </w:p>
          <w:p w14:paraId="402F81F8" w14:textId="4B4B31E9" w:rsidR="008F6435" w:rsidRPr="00C35319" w:rsidRDefault="008F6435" w:rsidP="008F6435">
            <w:pPr>
              <w:pStyle w:val="CopticVerse"/>
            </w:pPr>
            <w:r>
              <w:t>ϣⲁ ⲛ̀ⲧⲉϥ ⲥⲱϯ ⲙ̀ⲙⲟⲛ.</w:t>
            </w:r>
          </w:p>
        </w:tc>
      </w:tr>
      <w:tr w:rsidR="008F6435" w14:paraId="3D3CDB5A" w14:textId="77777777" w:rsidTr="008F6435">
        <w:trPr>
          <w:cantSplit/>
          <w:jc w:val="center"/>
        </w:trPr>
        <w:tc>
          <w:tcPr>
            <w:tcW w:w="288" w:type="dxa"/>
          </w:tcPr>
          <w:p w14:paraId="14F22669" w14:textId="77777777" w:rsidR="008F6435" w:rsidRDefault="008F6435" w:rsidP="008F6435">
            <w:pPr>
              <w:pStyle w:val="CopticCross"/>
            </w:pPr>
          </w:p>
        </w:tc>
        <w:tc>
          <w:tcPr>
            <w:tcW w:w="3960" w:type="dxa"/>
          </w:tcPr>
          <w:p w14:paraId="28B83515" w14:textId="2DEFE28D" w:rsidR="008F6435" w:rsidRDefault="0056261A" w:rsidP="008F6435">
            <w:pPr>
              <w:pStyle w:val="EngHang"/>
            </w:pPr>
            <w:r>
              <w:t>We ask You, O Son o</w:t>
            </w:r>
            <w:r w:rsidR="008F6435">
              <w:t>f</w:t>
            </w:r>
            <w:r>
              <w:t xml:space="preserve"> G</w:t>
            </w:r>
            <w:r w:rsidR="008F6435">
              <w:t>od,</w:t>
            </w:r>
          </w:p>
          <w:p w14:paraId="3DD91D2D" w14:textId="77777777" w:rsidR="008F6435" w:rsidRDefault="008F6435" w:rsidP="008F6435">
            <w:pPr>
              <w:pStyle w:val="EngHang"/>
            </w:pPr>
            <w:r>
              <w:t>To keep the life of our Patriarch,</w:t>
            </w:r>
          </w:p>
          <w:p w14:paraId="4D412A2D" w14:textId="77777777" w:rsidR="008F6435" w:rsidRDefault="008F6435" w:rsidP="008F6435">
            <w:pPr>
              <w:pStyle w:val="EngHang"/>
            </w:pPr>
            <w:r>
              <w:t>Abba ___, the high priest;</w:t>
            </w:r>
          </w:p>
          <w:p w14:paraId="57FBF097" w14:textId="77777777" w:rsidR="008F6435" w:rsidRDefault="008F6435" w:rsidP="008F6435">
            <w:pPr>
              <w:pStyle w:val="EngHangEnd"/>
            </w:pPr>
            <w:r>
              <w:t>Confirm him upon his throne.</w:t>
            </w:r>
          </w:p>
        </w:tc>
        <w:tc>
          <w:tcPr>
            <w:tcW w:w="288" w:type="dxa"/>
          </w:tcPr>
          <w:p w14:paraId="7749AE70" w14:textId="77777777" w:rsidR="008F6435" w:rsidRDefault="008F6435" w:rsidP="008F6435"/>
        </w:tc>
        <w:tc>
          <w:tcPr>
            <w:tcW w:w="288" w:type="dxa"/>
          </w:tcPr>
          <w:p w14:paraId="60B5F9DE" w14:textId="77777777" w:rsidR="008F6435" w:rsidRDefault="008F6435" w:rsidP="008F6435">
            <w:pPr>
              <w:pStyle w:val="CopticCross"/>
            </w:pPr>
          </w:p>
        </w:tc>
        <w:tc>
          <w:tcPr>
            <w:tcW w:w="3960" w:type="dxa"/>
          </w:tcPr>
          <w:p w14:paraId="403FAB2A" w14:textId="77777777" w:rsidR="008F6435" w:rsidRDefault="008F6435" w:rsidP="008F6435">
            <w:pPr>
              <w:pStyle w:val="CopticVersemulti-line"/>
            </w:pPr>
            <w:r>
              <w:t>Ⲧⲉⲛϯϩⲟ ⲉ̀ⲣⲟⲕ ⲱ̀ Ⲩⲓⲟⲥ Ⲑⲉⲟⲥ:</w:t>
            </w:r>
          </w:p>
          <w:p w14:paraId="65964B37" w14:textId="77777777" w:rsidR="008F6435" w:rsidRDefault="008F6435" w:rsidP="008F6435">
            <w:pPr>
              <w:pStyle w:val="CopticVersemulti-line"/>
            </w:pPr>
            <w:r>
              <w:t>ⲉⲑⲣⲉⲕⲁ̀ⲣⲉϩ ⲉ̀ⲡ̀ⲱⲛϧ ⲙ̀ⲡⲉⲛⲡⲁⲧⲣⲓⲁⲣⲭⲏⲥ:</w:t>
            </w:r>
          </w:p>
          <w:p w14:paraId="51D05878" w14:textId="77777777" w:rsidR="008F6435" w:rsidRDefault="008F6435" w:rsidP="008F6435">
            <w:pPr>
              <w:pStyle w:val="CopticVersemulti-line"/>
            </w:pPr>
            <w:r>
              <w:t>ⲁⲃⲃⲁ (ⲛⲓⲙ) ⲡⲓⲁⲣⲭⲓⲉ̀ⲣⲉⲩⲥ:</w:t>
            </w:r>
          </w:p>
          <w:p w14:paraId="40DEC51E" w14:textId="77777777" w:rsidR="008F6435" w:rsidRDefault="008F6435" w:rsidP="008F6435">
            <w:pPr>
              <w:pStyle w:val="CopticVerse"/>
            </w:pPr>
            <w:r>
              <w:t>ⲙⲁⲧⲁϫⲣⲟϥ ϩⲓϫⲉⲛ ⲡⲉϥⲑ̀ⲣⲟⲛⲟⲥ.</w:t>
            </w:r>
          </w:p>
        </w:tc>
      </w:tr>
      <w:tr w:rsidR="008F6435" w14:paraId="3E38902F" w14:textId="77777777" w:rsidTr="008F6435">
        <w:trPr>
          <w:cantSplit/>
          <w:jc w:val="center"/>
        </w:trPr>
        <w:tc>
          <w:tcPr>
            <w:tcW w:w="288" w:type="dxa"/>
          </w:tcPr>
          <w:p w14:paraId="62B7E229" w14:textId="77777777" w:rsidR="008F6435" w:rsidRDefault="008F6435" w:rsidP="008F6435">
            <w:pPr>
              <w:pStyle w:val="CopticCross"/>
            </w:pPr>
          </w:p>
        </w:tc>
        <w:tc>
          <w:tcPr>
            <w:tcW w:w="3960" w:type="dxa"/>
          </w:tcPr>
          <w:p w14:paraId="436C3043" w14:textId="77777777" w:rsidR="008F6435" w:rsidRDefault="008F6435" w:rsidP="008F6435">
            <w:pPr>
              <w:pStyle w:val="EngHang"/>
            </w:pPr>
            <w:r>
              <w:t>And his partner in this Liturgy,</w:t>
            </w:r>
          </w:p>
          <w:p w14:paraId="28844D5D" w14:textId="77777777" w:rsidR="008F6435" w:rsidRDefault="008F6435" w:rsidP="008F6435">
            <w:pPr>
              <w:pStyle w:val="EngHang"/>
            </w:pPr>
            <w:r>
              <w:t>Our holy and righteous father,</w:t>
            </w:r>
          </w:p>
          <w:p w14:paraId="7698A626" w14:textId="77777777" w:rsidR="008F6435" w:rsidRDefault="008F6435" w:rsidP="008F6435">
            <w:pPr>
              <w:pStyle w:val="EngHang"/>
            </w:pPr>
            <w:r>
              <w:t>Abba ___, the bishop (metropolitan);</w:t>
            </w:r>
          </w:p>
          <w:p w14:paraId="592AF6F1" w14:textId="77777777" w:rsidR="008F6435" w:rsidRDefault="008F6435" w:rsidP="008F6435">
            <w:pPr>
              <w:pStyle w:val="EngHangEnd"/>
            </w:pPr>
            <w:r>
              <w:t>Confirm him upon his throne.</w:t>
            </w:r>
          </w:p>
        </w:tc>
        <w:tc>
          <w:tcPr>
            <w:tcW w:w="288" w:type="dxa"/>
          </w:tcPr>
          <w:p w14:paraId="60504E32" w14:textId="77777777" w:rsidR="008F6435" w:rsidRDefault="008F6435" w:rsidP="008F6435"/>
        </w:tc>
        <w:tc>
          <w:tcPr>
            <w:tcW w:w="288" w:type="dxa"/>
          </w:tcPr>
          <w:p w14:paraId="03D4BB6B" w14:textId="77777777" w:rsidR="008F6435" w:rsidRDefault="008F6435" w:rsidP="008F6435">
            <w:pPr>
              <w:pStyle w:val="CopticCross"/>
            </w:pPr>
          </w:p>
        </w:tc>
        <w:tc>
          <w:tcPr>
            <w:tcW w:w="3960" w:type="dxa"/>
          </w:tcPr>
          <w:p w14:paraId="1326B6E4" w14:textId="77777777" w:rsidR="008F6435" w:rsidRDefault="008F6435" w:rsidP="008F6435">
            <w:pPr>
              <w:pStyle w:val="CopticVersemulti-line"/>
            </w:pPr>
            <w:r>
              <w:t>Ⲛⲉⲙ ⲡⲉϥⲕⲉϣ̀ⲫⲏⲣ ⲛ̀ⲗⲓⲧⲟⲩⲣⲅⲟⲥ</w:t>
            </w:r>
          </w:p>
          <w:p w14:paraId="4F42F316" w14:textId="77777777" w:rsidR="008F6435" w:rsidRDefault="008F6435" w:rsidP="008F6435">
            <w:pPr>
              <w:pStyle w:val="CopticVersemulti-line"/>
            </w:pPr>
            <w:r>
              <w:t>ⲡⲉⲛⲓⲱⲧ ⲉⲑⲟⲩⲁⲃ ⲛ̀ⲇⲓⲕⲉⲟⲥ</w:t>
            </w:r>
          </w:p>
          <w:p w14:paraId="56747DEA" w14:textId="77777777" w:rsidR="008F6435" w:rsidRDefault="008F6435" w:rsidP="008F6435">
            <w:pPr>
              <w:pStyle w:val="CopticVersemulti-line"/>
            </w:pPr>
            <w:r>
              <w:t>Ⲁⲃⲃⲁ (ⲛⲓⲙ) ⲡⲓⲉ̀ⲡⲓⲥⲕⲟⲡⲟⲥ</w:t>
            </w:r>
          </w:p>
          <w:p w14:paraId="4E0F5B90" w14:textId="77777777" w:rsidR="008F6435" w:rsidRDefault="008F6435" w:rsidP="008F6435">
            <w:pPr>
              <w:pStyle w:val="CopticVerse"/>
            </w:pPr>
            <w:r>
              <w:t>ⲙⲁⲧⲁϫⲣⲟⲩϥ ϩⲓϫⲉⲛ ⲡⲉϥⲑ̀ⲣⲟⲛⲟⲥ.</w:t>
            </w:r>
          </w:p>
        </w:tc>
      </w:tr>
      <w:tr w:rsidR="008F6435" w14:paraId="43DD8C51" w14:textId="77777777" w:rsidTr="008F6435">
        <w:trPr>
          <w:cantSplit/>
          <w:jc w:val="center"/>
        </w:trPr>
        <w:tc>
          <w:tcPr>
            <w:tcW w:w="288" w:type="dxa"/>
          </w:tcPr>
          <w:p w14:paraId="1B0031FE" w14:textId="77777777" w:rsidR="008F6435" w:rsidRDefault="008F6435" w:rsidP="008F6435">
            <w:pPr>
              <w:pStyle w:val="CopticCross"/>
            </w:pPr>
          </w:p>
        </w:tc>
        <w:tc>
          <w:tcPr>
            <w:tcW w:w="3960" w:type="dxa"/>
          </w:tcPr>
          <w:p w14:paraId="718AABB8" w14:textId="77777777" w:rsidR="008F6435" w:rsidRDefault="008F6435" w:rsidP="008F6435">
            <w:pPr>
              <w:pStyle w:val="EngHang"/>
            </w:pPr>
            <w:r>
              <w:t>That we may praise You with</w:t>
            </w:r>
          </w:p>
          <w:p w14:paraId="6FEAB8DD" w14:textId="77777777" w:rsidR="008F6435" w:rsidRDefault="008F6435" w:rsidP="008F6435">
            <w:pPr>
              <w:pStyle w:val="EngHang"/>
            </w:pPr>
            <w:r>
              <w:t>The cherubim</w:t>
            </w:r>
          </w:p>
          <w:p w14:paraId="1AC2DC6A" w14:textId="77777777" w:rsidR="008F6435" w:rsidRDefault="008F6435" w:rsidP="008F6435">
            <w:pPr>
              <w:pStyle w:val="EngHang"/>
            </w:pPr>
            <w:r>
              <w:t>And the seraphim,</w:t>
            </w:r>
          </w:p>
          <w:p w14:paraId="408E982A" w14:textId="77777777" w:rsidR="008F6435" w:rsidRDefault="008F6435" w:rsidP="008F6435">
            <w:pPr>
              <w:pStyle w:val="EngHangEnd"/>
            </w:pPr>
            <w:r>
              <w:t>Proclaiming and saying,</w:t>
            </w:r>
          </w:p>
        </w:tc>
        <w:tc>
          <w:tcPr>
            <w:tcW w:w="288" w:type="dxa"/>
          </w:tcPr>
          <w:p w14:paraId="39704BF0" w14:textId="77777777" w:rsidR="008F6435" w:rsidRDefault="008F6435" w:rsidP="008F6435"/>
        </w:tc>
        <w:tc>
          <w:tcPr>
            <w:tcW w:w="288" w:type="dxa"/>
          </w:tcPr>
          <w:p w14:paraId="241E175F" w14:textId="77777777" w:rsidR="008F6435" w:rsidRDefault="008F6435" w:rsidP="008F6435">
            <w:pPr>
              <w:pStyle w:val="CopticCross"/>
            </w:pPr>
          </w:p>
        </w:tc>
        <w:tc>
          <w:tcPr>
            <w:tcW w:w="3960" w:type="dxa"/>
          </w:tcPr>
          <w:p w14:paraId="3173618B" w14:textId="77777777" w:rsidR="008F6435" w:rsidRDefault="008F6435" w:rsidP="008F6435">
            <w:pPr>
              <w:pStyle w:val="CopticVersemulti-line"/>
            </w:pPr>
            <w:r>
              <w:t>Ϩⲓⲛⲁ ⲛ̀ⲧⲉⲛϩⲱⲥ ⲉ̀ⲣⲟⲕ:</w:t>
            </w:r>
          </w:p>
          <w:p w14:paraId="3271D6A8" w14:textId="77777777" w:rsidR="008F6435" w:rsidRDefault="008F6435" w:rsidP="008F6435">
            <w:pPr>
              <w:pStyle w:val="CopticVersemulti-line"/>
            </w:pPr>
            <w:r>
              <w:t>ⲛⲉⲙ ⲛⲓⲭⲉⲣⲟⲩⲃⲓⲙ:</w:t>
            </w:r>
          </w:p>
          <w:p w14:paraId="5444B79B" w14:textId="77777777" w:rsidR="008F6435" w:rsidRDefault="008F6435" w:rsidP="008F6435">
            <w:pPr>
              <w:pStyle w:val="CopticVersemulti-line"/>
            </w:pPr>
            <w:r>
              <w:t>ⲛⲉⲙ ⲛⲓⲥⲉⲣⲁⲫⲓⲙ:</w:t>
            </w:r>
          </w:p>
          <w:p w14:paraId="6B44A792" w14:textId="77777777" w:rsidR="008F6435" w:rsidRDefault="008F6435" w:rsidP="008F6435">
            <w:pPr>
              <w:pStyle w:val="CopticHangingVerse"/>
            </w:pPr>
            <w:r>
              <w:t>ⲉⲛⲱϣ ⲉ̀ⲃⲟⲗ ⲉⲛϫⲱ ⲙ̀ⲙⲟⲥ.</w:t>
            </w:r>
          </w:p>
        </w:tc>
      </w:tr>
      <w:tr w:rsidR="008F6435" w14:paraId="5A0C596B" w14:textId="77777777" w:rsidTr="008F6435">
        <w:trPr>
          <w:cantSplit/>
          <w:jc w:val="center"/>
        </w:trPr>
        <w:tc>
          <w:tcPr>
            <w:tcW w:w="288" w:type="dxa"/>
          </w:tcPr>
          <w:p w14:paraId="255CD811" w14:textId="77777777" w:rsidR="008F6435" w:rsidRDefault="008F6435" w:rsidP="008F6435">
            <w:pPr>
              <w:pStyle w:val="CopticCross"/>
            </w:pPr>
          </w:p>
        </w:tc>
        <w:tc>
          <w:tcPr>
            <w:tcW w:w="3960" w:type="dxa"/>
          </w:tcPr>
          <w:p w14:paraId="75D9D971" w14:textId="77777777" w:rsidR="008F6435" w:rsidRDefault="008F6435" w:rsidP="008F6435">
            <w:pPr>
              <w:pStyle w:val="EngHang"/>
            </w:pPr>
            <w:r>
              <w:t>“Holy, holy, holy,</w:t>
            </w:r>
          </w:p>
          <w:p w14:paraId="4177B904" w14:textId="77777777" w:rsidR="008F6435" w:rsidRDefault="008F6435" w:rsidP="008F6435">
            <w:pPr>
              <w:pStyle w:val="EngHang"/>
            </w:pPr>
            <w:r>
              <w:t>O Lord, the Pantocrator,</w:t>
            </w:r>
          </w:p>
          <w:p w14:paraId="290196C3" w14:textId="77777777" w:rsidR="008F6435" w:rsidRDefault="008F6435" w:rsidP="008F6435">
            <w:pPr>
              <w:pStyle w:val="EngHang"/>
            </w:pPr>
            <w:r>
              <w:t>Heaven and earth are full</w:t>
            </w:r>
          </w:p>
          <w:p w14:paraId="3D01752E" w14:textId="77777777" w:rsidR="008F6435" w:rsidRDefault="008F6435" w:rsidP="008F6435">
            <w:pPr>
              <w:pStyle w:val="EngHangEnd"/>
            </w:pPr>
            <w:r>
              <w:t>Of Your glory and Your honour.”</w:t>
            </w:r>
          </w:p>
        </w:tc>
        <w:tc>
          <w:tcPr>
            <w:tcW w:w="288" w:type="dxa"/>
          </w:tcPr>
          <w:p w14:paraId="7BF94458" w14:textId="77777777" w:rsidR="008F6435" w:rsidRDefault="008F6435" w:rsidP="008F6435"/>
        </w:tc>
        <w:tc>
          <w:tcPr>
            <w:tcW w:w="288" w:type="dxa"/>
          </w:tcPr>
          <w:p w14:paraId="24BFCD9F" w14:textId="77777777" w:rsidR="008F6435" w:rsidRDefault="008F6435" w:rsidP="008F6435">
            <w:pPr>
              <w:pStyle w:val="CopticCross"/>
            </w:pPr>
          </w:p>
        </w:tc>
        <w:tc>
          <w:tcPr>
            <w:tcW w:w="3960" w:type="dxa"/>
          </w:tcPr>
          <w:p w14:paraId="6D4004BB" w14:textId="77777777" w:rsidR="008F6435" w:rsidRDefault="008F6435" w:rsidP="008F6435">
            <w:pPr>
              <w:pStyle w:val="CopticVersemulti-line"/>
            </w:pPr>
            <w:r>
              <w:t>Ϫⲉ ⲭ̀ⲟⲩⲁⲃ ⲭ̀ⲟⲩⲁⲃ ⲭ̀ⲟⲩⲁⲃ:</w:t>
            </w:r>
          </w:p>
          <w:p w14:paraId="4C026E12" w14:textId="77777777" w:rsidR="008F6435" w:rsidRDefault="008F6435" w:rsidP="008F6435">
            <w:pPr>
              <w:pStyle w:val="CopticVersemulti-line"/>
            </w:pPr>
            <w:r>
              <w:t>Ⲡϭⲟⲓⲥ ⲡⲓⲡⲁⲛⲧⲟⲕⲣⲁⲧⲟⲣ:</w:t>
            </w:r>
          </w:p>
          <w:p w14:paraId="1445975C" w14:textId="77777777" w:rsidR="008F6435" w:rsidRDefault="008F6435" w:rsidP="008F6435">
            <w:pPr>
              <w:pStyle w:val="CopticVersemulti-line"/>
            </w:pPr>
            <w:r>
              <w:t>ⲧ̀ⲫⲉ ⲛⲉⲙ ⲡ̀ⲕⲁϩⲓ ⲙⲉϩ ⲉ̀ⲃⲟⲗ:</w:t>
            </w:r>
          </w:p>
          <w:p w14:paraId="4CCC70B3" w14:textId="77777777" w:rsidR="008F6435" w:rsidRDefault="008F6435" w:rsidP="008F6435">
            <w:pPr>
              <w:pStyle w:val="CopticHangingVerse"/>
            </w:pPr>
            <w:r>
              <w:t>ϧⲉⲛ ⲡⲉⲕⲱ̀ⲟⲩ ⲛⲉⲙ ⲡⲉⲕⲧⲁⲓⲟ.</w:t>
            </w:r>
          </w:p>
        </w:tc>
      </w:tr>
    </w:tbl>
    <w:p w14:paraId="26CF4845" w14:textId="77777777" w:rsidR="008F6435" w:rsidRDefault="008F6435" w:rsidP="008F6435">
      <w:pPr>
        <w:pStyle w:val="Heading4"/>
      </w:pPr>
      <w:r>
        <w:t>An Aspasmos Batos Hymn for Ecclesiastical New Year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F6435" w:rsidRPr="00C35319" w14:paraId="36558E69" w14:textId="77777777" w:rsidTr="008F6435">
        <w:trPr>
          <w:cantSplit/>
          <w:jc w:val="center"/>
        </w:trPr>
        <w:tc>
          <w:tcPr>
            <w:tcW w:w="288" w:type="dxa"/>
          </w:tcPr>
          <w:p w14:paraId="79145634" w14:textId="77777777" w:rsidR="008F6435" w:rsidRDefault="008F6435" w:rsidP="008F6435">
            <w:pPr>
              <w:pStyle w:val="CopticCross"/>
            </w:pPr>
          </w:p>
        </w:tc>
        <w:tc>
          <w:tcPr>
            <w:tcW w:w="3960" w:type="dxa"/>
          </w:tcPr>
          <w:p w14:paraId="5AC146ED" w14:textId="77777777" w:rsidR="00270C57" w:rsidRDefault="00270C57" w:rsidP="00270C57">
            <w:pPr>
              <w:pStyle w:val="EngHang"/>
              <w:rPr>
                <w:rFonts w:eastAsia="Arial Unicode MS"/>
              </w:rPr>
            </w:pPr>
            <w:r>
              <w:rPr>
                <w:rFonts w:eastAsia="Arial Unicode MS"/>
              </w:rPr>
              <w:t>The Cross is our weapon,</w:t>
            </w:r>
          </w:p>
          <w:p w14:paraId="43CAEA6F" w14:textId="77777777" w:rsidR="00270C57" w:rsidRDefault="00270C57" w:rsidP="00270C57">
            <w:pPr>
              <w:pStyle w:val="EngHang"/>
              <w:rPr>
                <w:rFonts w:eastAsia="Arial Unicode MS"/>
              </w:rPr>
            </w:pPr>
            <w:r>
              <w:rPr>
                <w:rFonts w:eastAsia="Arial Unicode MS"/>
              </w:rPr>
              <w:t>The Cross is our hope,</w:t>
            </w:r>
          </w:p>
          <w:p w14:paraId="5A907339" w14:textId="4A8EE9FD" w:rsidR="00270C57" w:rsidRDefault="00270C57" w:rsidP="00270C57">
            <w:pPr>
              <w:pStyle w:val="EngHang"/>
              <w:rPr>
                <w:rFonts w:eastAsia="Arial Unicode MS"/>
              </w:rPr>
            </w:pPr>
            <w:r>
              <w:rPr>
                <w:rFonts w:eastAsia="Arial Unicode MS"/>
              </w:rPr>
              <w:t>The Cross is our salvation,</w:t>
            </w:r>
          </w:p>
          <w:p w14:paraId="68A4C699" w14:textId="53DBB3C0" w:rsidR="00270C57" w:rsidRPr="009B2A54" w:rsidRDefault="00270C57" w:rsidP="00270C57">
            <w:pPr>
              <w:pStyle w:val="EngHangEnd"/>
              <w:rPr>
                <w:rFonts w:eastAsia="Arial Unicode MS"/>
              </w:rPr>
            </w:pPr>
            <w:r>
              <w:rPr>
                <w:rFonts w:eastAsia="Arial Unicode MS"/>
              </w:rPr>
              <w:t>The Cross is our pride.</w:t>
            </w:r>
          </w:p>
        </w:tc>
        <w:tc>
          <w:tcPr>
            <w:tcW w:w="288" w:type="dxa"/>
          </w:tcPr>
          <w:p w14:paraId="1463DB90" w14:textId="77777777" w:rsidR="008F6435" w:rsidRDefault="008F6435" w:rsidP="008F6435"/>
        </w:tc>
        <w:tc>
          <w:tcPr>
            <w:tcW w:w="288" w:type="dxa"/>
          </w:tcPr>
          <w:p w14:paraId="55EAE014" w14:textId="77777777" w:rsidR="008F6435" w:rsidRPr="00032F17" w:rsidRDefault="008F6435" w:rsidP="008F6435">
            <w:pPr>
              <w:pStyle w:val="CopticCross"/>
              <w:rPr>
                <w:rFonts w:ascii="Arial Unicode MS" w:eastAsia="Arial Unicode MS" w:hAnsi="Arial Unicode MS" w:cs="Arial Unicode MS"/>
              </w:rPr>
            </w:pPr>
          </w:p>
        </w:tc>
        <w:tc>
          <w:tcPr>
            <w:tcW w:w="3960" w:type="dxa"/>
          </w:tcPr>
          <w:p w14:paraId="7A672B70" w14:textId="77777777" w:rsidR="008F6435" w:rsidRDefault="00270C57" w:rsidP="00270C57">
            <w:pPr>
              <w:pStyle w:val="CopticVersemulti-line"/>
            </w:pPr>
            <w:r>
              <w:t>Ⲡⲓⲥ̀ⲧⲁⲩⲣⲟⲥ ⲡⲉ ⲡⲉⲛϩⲟⲡⲗⲟⲛ:</w:t>
            </w:r>
          </w:p>
          <w:p w14:paraId="6C2262E5" w14:textId="77777777" w:rsidR="00270C57" w:rsidRDefault="00270C57" w:rsidP="00270C57">
            <w:pPr>
              <w:pStyle w:val="CopticVersemulti-line"/>
            </w:pPr>
            <w:r>
              <w:t>ⲡⲓⲥ̀ⲧⲁⲩⲣⲟⲥ ⲡⲉ ⲧⲉⲛϩⲉⲗⲡⲓⲥ:</w:t>
            </w:r>
          </w:p>
          <w:p w14:paraId="338BBD43" w14:textId="77777777" w:rsidR="00270C57" w:rsidRDefault="00270C57" w:rsidP="00270C57">
            <w:pPr>
              <w:pStyle w:val="CopticVersemulti-line"/>
            </w:pPr>
            <w:r>
              <w:t>ⲡⲓⲥ̀ⲧⲁⲩⲣⲟⲥ ⲡⲉ ⲡⲉⲡⲉⲛⲟⲩϫⲁⲓ:</w:t>
            </w:r>
          </w:p>
          <w:p w14:paraId="25A1415F" w14:textId="677AAAB4" w:rsidR="00270C57" w:rsidRPr="00C35319" w:rsidRDefault="00270C57" w:rsidP="008F6435">
            <w:pPr>
              <w:pStyle w:val="CopticVerse"/>
            </w:pPr>
            <w:r>
              <w:t>ⲡⲓⲥ̀ⲧⲁⲩⲣⲟⲥ ⲡⲉ ⲡⲉⲛϣⲟⲩϣⲟⲩ.</w:t>
            </w:r>
          </w:p>
        </w:tc>
      </w:tr>
      <w:tr w:rsidR="008F6435" w14:paraId="0F90A331" w14:textId="77777777" w:rsidTr="008F6435">
        <w:trPr>
          <w:cantSplit/>
          <w:jc w:val="center"/>
        </w:trPr>
        <w:tc>
          <w:tcPr>
            <w:tcW w:w="288" w:type="dxa"/>
          </w:tcPr>
          <w:p w14:paraId="0B453521" w14:textId="77777777" w:rsidR="008F6435" w:rsidRDefault="008F6435" w:rsidP="008F6435">
            <w:pPr>
              <w:pStyle w:val="CopticCross"/>
            </w:pPr>
          </w:p>
        </w:tc>
        <w:tc>
          <w:tcPr>
            <w:tcW w:w="3960" w:type="dxa"/>
          </w:tcPr>
          <w:p w14:paraId="7913E470" w14:textId="77777777" w:rsidR="008F6435" w:rsidRDefault="008F6435" w:rsidP="00270C57">
            <w:pPr>
              <w:pStyle w:val="EngHang"/>
            </w:pPr>
            <w:r>
              <w:t>Alleluia, Alleliua, Alleliua.</w:t>
            </w:r>
          </w:p>
          <w:p w14:paraId="6052B2AE" w14:textId="77777777" w:rsidR="008F6435" w:rsidRDefault="00270C57" w:rsidP="00270C57">
            <w:pPr>
              <w:pStyle w:val="EngHang"/>
            </w:pPr>
            <w:r>
              <w:t>My Lord Jesus Christ,</w:t>
            </w:r>
          </w:p>
          <w:p w14:paraId="4D36D2B2" w14:textId="77777777" w:rsidR="00270C57" w:rsidRDefault="00270C57" w:rsidP="00270C57">
            <w:pPr>
              <w:pStyle w:val="EngHang"/>
            </w:pPr>
            <w:r>
              <w:t>Who was crucified upon the Corss,</w:t>
            </w:r>
          </w:p>
          <w:p w14:paraId="6E5C73C7" w14:textId="77777777" w:rsidR="00270C57" w:rsidRDefault="00270C57" w:rsidP="00270C57">
            <w:pPr>
              <w:pStyle w:val="EngHang"/>
            </w:pPr>
            <w:r>
              <w:t>Bruise Satan beneath our feat.</w:t>
            </w:r>
          </w:p>
          <w:p w14:paraId="6EA91E51" w14:textId="6D6C8C03" w:rsidR="00270C57" w:rsidRPr="008D031F" w:rsidRDefault="00270C57" w:rsidP="008F6435">
            <w:pPr>
              <w:pStyle w:val="EngHangEnd"/>
            </w:pPr>
            <w:r>
              <w:t>Save us and have mercy upon us.</w:t>
            </w:r>
          </w:p>
        </w:tc>
        <w:tc>
          <w:tcPr>
            <w:tcW w:w="288" w:type="dxa"/>
          </w:tcPr>
          <w:p w14:paraId="68FD09C7" w14:textId="77777777" w:rsidR="008F6435" w:rsidRDefault="008F6435" w:rsidP="008F6435"/>
        </w:tc>
        <w:tc>
          <w:tcPr>
            <w:tcW w:w="288" w:type="dxa"/>
          </w:tcPr>
          <w:p w14:paraId="4E6CF6FA" w14:textId="77777777" w:rsidR="008F6435" w:rsidRDefault="008F6435" w:rsidP="008F6435">
            <w:pPr>
              <w:pStyle w:val="CopticCross"/>
            </w:pPr>
          </w:p>
        </w:tc>
        <w:tc>
          <w:tcPr>
            <w:tcW w:w="3960" w:type="dxa"/>
          </w:tcPr>
          <w:p w14:paraId="454BACF0" w14:textId="77777777" w:rsidR="008F6435" w:rsidRPr="009B2A54" w:rsidRDefault="008F6435" w:rsidP="00270C57">
            <w:pPr>
              <w:pStyle w:val="CopticVersemulti-line"/>
            </w:pPr>
            <w:r w:rsidRPr="009B2A54">
              <w:t>Ⲁⲗⲗⲏⲗⲟⲩⲓⲁ, ⲁⲗⲗⲉⲗⲟⲩⲓⲁ, ⲁⲗⲗⲏⲗⲟⲩⲓⲁ.</w:t>
            </w:r>
          </w:p>
          <w:p w14:paraId="772501B4" w14:textId="77777777" w:rsidR="008F6435" w:rsidRDefault="00270C57" w:rsidP="00270C57">
            <w:pPr>
              <w:pStyle w:val="CopticVersemulti-line"/>
            </w:pPr>
            <w:r>
              <w:t>Ⲡⲁϭⲟⲓⲥ Ⲓⲏⲥⲟⲩⲥ Ⲡⲓⲭ̀ⲣⲓⲥⲧⲟⲥ</w:t>
            </w:r>
          </w:p>
          <w:p w14:paraId="3D2E87A7" w14:textId="77777777" w:rsidR="00270C57" w:rsidRDefault="00270C57" w:rsidP="00270C57">
            <w:pPr>
              <w:pStyle w:val="CopticVersemulti-line"/>
            </w:pPr>
            <w:r>
              <w:t>ⲫⲏⲉ̀ⲧⲁⲩⲉϣ ⲉ̀ⲡⲓⲥ̀ⲧⲁⲩⲣⲟⲥ</w:t>
            </w:r>
          </w:p>
          <w:p w14:paraId="6E9721D1" w14:textId="77777777" w:rsidR="00270C57" w:rsidRDefault="00270C57" w:rsidP="00270C57">
            <w:pPr>
              <w:pStyle w:val="CopticVersemulti-line"/>
            </w:pPr>
            <w:r>
              <w:t>ⲉⲕⲉ̀ϧⲟⲙϧⲉⲙ ⲙ̀ⲡ̀ⲥⲁⲧⲁⲛⲁⲥ ⲥⲁⲡⲉⲥⲏⲧ ⲛ̀ⲛⲉⲛϭⲁⲗⲁⲩϫ</w:t>
            </w:r>
          </w:p>
          <w:p w14:paraId="668B783D" w14:textId="0EF0320D" w:rsidR="00270C57" w:rsidRDefault="00270C57" w:rsidP="008F6435">
            <w:pPr>
              <w:pStyle w:val="CopticVerse"/>
            </w:pPr>
            <w:r>
              <w:t>ⲥⲟϯ ⲙ̀ⲙⲟⲛ ⲟⲩⲟϩ ⲛⲁⲓ ⲛⲁⲓⲛ.</w:t>
            </w:r>
          </w:p>
        </w:tc>
      </w:tr>
      <w:tr w:rsidR="008F6435" w14:paraId="45BDF4E0" w14:textId="77777777" w:rsidTr="008F6435">
        <w:trPr>
          <w:cantSplit/>
          <w:jc w:val="center"/>
        </w:trPr>
        <w:tc>
          <w:tcPr>
            <w:tcW w:w="288" w:type="dxa"/>
          </w:tcPr>
          <w:p w14:paraId="3AD138E9" w14:textId="77777777" w:rsidR="008F6435" w:rsidRDefault="008F6435" w:rsidP="008F6435">
            <w:pPr>
              <w:pStyle w:val="CopticCross"/>
            </w:pPr>
          </w:p>
        </w:tc>
        <w:tc>
          <w:tcPr>
            <w:tcW w:w="3960" w:type="dxa"/>
          </w:tcPr>
          <w:p w14:paraId="07811FA2" w14:textId="77777777" w:rsidR="008F6435" w:rsidRDefault="008F6435" w:rsidP="008F6435">
            <w:pPr>
              <w:pStyle w:val="EngHang"/>
            </w:pPr>
            <w:r>
              <w:t>Holy, holy, holy,</w:t>
            </w:r>
          </w:p>
          <w:p w14:paraId="7FA74D49" w14:textId="77777777" w:rsidR="008F6435" w:rsidRDefault="008F6435" w:rsidP="008F6435">
            <w:pPr>
              <w:pStyle w:val="EngHang"/>
            </w:pPr>
            <w:r>
              <w:t>Lord of hosts,</w:t>
            </w:r>
          </w:p>
          <w:p w14:paraId="504CD5A4" w14:textId="77777777" w:rsidR="008F6435" w:rsidRDefault="008F6435" w:rsidP="008F6435">
            <w:pPr>
              <w:pStyle w:val="EngHang"/>
            </w:pPr>
            <w:r>
              <w:t>Heaven and earth are full</w:t>
            </w:r>
          </w:p>
          <w:p w14:paraId="2EACD29D" w14:textId="77777777" w:rsidR="008F6435" w:rsidRDefault="008F6435" w:rsidP="008F6435">
            <w:pPr>
              <w:pStyle w:val="EngHang"/>
            </w:pPr>
            <w:r>
              <w:t>Of Your holy glory.</w:t>
            </w:r>
          </w:p>
        </w:tc>
        <w:tc>
          <w:tcPr>
            <w:tcW w:w="288" w:type="dxa"/>
          </w:tcPr>
          <w:p w14:paraId="3718A94D" w14:textId="77777777" w:rsidR="008F6435" w:rsidRDefault="008F6435" w:rsidP="008F6435"/>
        </w:tc>
        <w:tc>
          <w:tcPr>
            <w:tcW w:w="288" w:type="dxa"/>
          </w:tcPr>
          <w:p w14:paraId="4823C7C3" w14:textId="77777777" w:rsidR="008F6435" w:rsidRDefault="008F6435" w:rsidP="008F6435">
            <w:pPr>
              <w:pStyle w:val="CopticCross"/>
            </w:pPr>
          </w:p>
        </w:tc>
        <w:tc>
          <w:tcPr>
            <w:tcW w:w="3960" w:type="dxa"/>
          </w:tcPr>
          <w:p w14:paraId="1FB3670C" w14:textId="77777777" w:rsidR="008F6435" w:rsidRDefault="008F6435" w:rsidP="008F6435">
            <w:pPr>
              <w:pStyle w:val="CopticVersemulti-line"/>
            </w:pPr>
            <w:r>
              <w:t>Ϫⲉ ⲁ̀ⲅⲓⲟⲥ ⲁ̀ⲅⲓⲟⲥ ⲁ̀ⲅⲓⲟⲥ:</w:t>
            </w:r>
          </w:p>
          <w:p w14:paraId="4084FDB8" w14:textId="77777777" w:rsidR="008F6435" w:rsidRDefault="008F6435" w:rsidP="008F6435">
            <w:pPr>
              <w:pStyle w:val="CopticVersemulti-line"/>
            </w:pPr>
            <w:r>
              <w:t>Ⲕⲩⲣⲓⲟⲥ ⲥⲁⲃⲁⲱⲑ:</w:t>
            </w:r>
          </w:p>
          <w:p w14:paraId="490644D3" w14:textId="77777777" w:rsidR="008F6435" w:rsidRDefault="008F6435" w:rsidP="008F6435">
            <w:pPr>
              <w:pStyle w:val="CopticVersemulti-line"/>
            </w:pPr>
            <w:r>
              <w:t>ⲡ̀ⲗⲏⲣⲏⲥ ⲟ̀ ⲟⲩⲣⲁⲛⲟⲥ ⲕⲉ ⲏ̀ ⲅⲏ</w:t>
            </w:r>
          </w:p>
          <w:p w14:paraId="108B2959" w14:textId="77777777" w:rsidR="008F6435" w:rsidRDefault="008F6435" w:rsidP="008F6435">
            <w:pPr>
              <w:pStyle w:val="CopticVerse"/>
            </w:pPr>
            <w:r>
              <w:t>ⲧⲏⲥ ⲁ̀ⲅⲓⲁⲥ ⲥⲟⲩ ⲇⲟⲝⲏⲥ.</w:t>
            </w:r>
          </w:p>
        </w:tc>
      </w:tr>
    </w:tbl>
    <w:p w14:paraId="22C14D25" w14:textId="030EF95B" w:rsidR="00270C57" w:rsidRDefault="00270C57" w:rsidP="00270C57">
      <w:pPr>
        <w:pStyle w:val="Heading4"/>
      </w:pPr>
      <w:r>
        <w:lastRenderedPageBreak/>
        <w:t>The Psalm 150 Refrain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3960"/>
        <w:gridCol w:w="288"/>
        <w:gridCol w:w="288"/>
        <w:gridCol w:w="3960"/>
      </w:tblGrid>
      <w:tr w:rsidR="00270C57" w:rsidRPr="00C35319" w14:paraId="6FA5E4B6" w14:textId="77777777" w:rsidTr="00270C57">
        <w:trPr>
          <w:cantSplit/>
          <w:jc w:val="center"/>
        </w:trPr>
        <w:tc>
          <w:tcPr>
            <w:tcW w:w="3960" w:type="dxa"/>
          </w:tcPr>
          <w:p w14:paraId="7806D2B1" w14:textId="77777777" w:rsidR="00270C57" w:rsidRDefault="00270C57" w:rsidP="00270C57">
            <w:pPr>
              <w:pStyle w:val="EngHang"/>
            </w:pPr>
            <w:r>
              <w:t>Jesus Christ, the Son of God,</w:t>
            </w:r>
          </w:p>
          <w:p w14:paraId="6CB93F7C" w14:textId="5D4989FC" w:rsidR="00270C57" w:rsidRDefault="00270C57" w:rsidP="00270C57">
            <w:pPr>
              <w:pStyle w:val="EngHangEnd"/>
            </w:pPr>
            <w:r>
              <w:t xml:space="preserve">Was crucified upon the Cross. </w:t>
            </w:r>
          </w:p>
        </w:tc>
        <w:tc>
          <w:tcPr>
            <w:tcW w:w="288" w:type="dxa"/>
          </w:tcPr>
          <w:p w14:paraId="19C556FC" w14:textId="77777777" w:rsidR="00270C57" w:rsidRDefault="00270C57" w:rsidP="00270C57"/>
        </w:tc>
        <w:tc>
          <w:tcPr>
            <w:tcW w:w="288" w:type="dxa"/>
          </w:tcPr>
          <w:p w14:paraId="42A6BA6B" w14:textId="77777777" w:rsidR="00270C57" w:rsidRDefault="00270C57" w:rsidP="00270C57">
            <w:pPr>
              <w:pStyle w:val="CopticCross"/>
            </w:pPr>
          </w:p>
        </w:tc>
        <w:tc>
          <w:tcPr>
            <w:tcW w:w="3960" w:type="dxa"/>
          </w:tcPr>
          <w:p w14:paraId="0F7D9D19" w14:textId="77777777" w:rsidR="00270C57" w:rsidRDefault="00270C57" w:rsidP="00270C57">
            <w:pPr>
              <w:pStyle w:val="CopticVersemulti-line"/>
            </w:pPr>
            <w:r>
              <w:t>Ⲓⲏⲥⲟⲩⲥ Ⲡⲓⲭ̀ⲣⲓⲥⲧⲟⲥ ⲡ̀ϣⲏⲣⲓ ⲙ̀Ⲫϯ:</w:t>
            </w:r>
          </w:p>
          <w:p w14:paraId="114A6F8B" w14:textId="3752E225" w:rsidR="00270C57" w:rsidRPr="00C35319" w:rsidRDefault="00270C57" w:rsidP="00270C57">
            <w:pPr>
              <w:pStyle w:val="CopticVersemulti-line"/>
            </w:pPr>
            <w:r>
              <w:t>ⲫⲏⲉⲧⲁⲩⲁϣϥ ⲉ̀ⲡⲓⲥ̀ⲧⲁⲩⲣⲟⲥ.</w:t>
            </w:r>
          </w:p>
        </w:tc>
      </w:tr>
    </w:tbl>
    <w:p w14:paraId="3799C434" w14:textId="66AF5874" w:rsidR="00270C57" w:rsidRDefault="00270C57" w:rsidP="00270C57">
      <w:pPr>
        <w:pStyle w:val="Heading4"/>
      </w:pPr>
      <w:r>
        <w:t>The End of Service Hymn for the Feast of the Cross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70C57" w14:paraId="131C913B" w14:textId="77777777" w:rsidTr="00270C57">
        <w:trPr>
          <w:cantSplit/>
          <w:jc w:val="center"/>
        </w:trPr>
        <w:tc>
          <w:tcPr>
            <w:tcW w:w="288" w:type="dxa"/>
          </w:tcPr>
          <w:p w14:paraId="2108CE18" w14:textId="77777777" w:rsidR="00270C57" w:rsidRDefault="00270C57" w:rsidP="00270C57">
            <w:pPr>
              <w:pStyle w:val="CopticCross"/>
            </w:pPr>
          </w:p>
        </w:tc>
        <w:tc>
          <w:tcPr>
            <w:tcW w:w="3960" w:type="dxa"/>
          </w:tcPr>
          <w:p w14:paraId="69D721F8" w14:textId="77777777" w:rsidR="00270C57" w:rsidRDefault="00270C57" w:rsidP="00270C57">
            <w:pPr>
              <w:pStyle w:val="EngHangEnd"/>
            </w:pPr>
            <w:r>
              <w:t xml:space="preserve">Amen. Alleluia… </w:t>
            </w:r>
          </w:p>
        </w:tc>
        <w:tc>
          <w:tcPr>
            <w:tcW w:w="288" w:type="dxa"/>
          </w:tcPr>
          <w:p w14:paraId="7D3F0A38" w14:textId="77777777" w:rsidR="00270C57" w:rsidRDefault="00270C57" w:rsidP="00270C57"/>
        </w:tc>
        <w:tc>
          <w:tcPr>
            <w:tcW w:w="288" w:type="dxa"/>
          </w:tcPr>
          <w:p w14:paraId="76781275" w14:textId="77777777" w:rsidR="00270C57" w:rsidRDefault="00270C57" w:rsidP="00270C57">
            <w:pPr>
              <w:pStyle w:val="CopticCross"/>
            </w:pPr>
          </w:p>
        </w:tc>
        <w:tc>
          <w:tcPr>
            <w:tcW w:w="3960" w:type="dxa"/>
          </w:tcPr>
          <w:p w14:paraId="7769061D" w14:textId="77777777" w:rsidR="00270C57" w:rsidRPr="00C35319" w:rsidRDefault="00270C57" w:rsidP="00270C57">
            <w:pPr>
              <w:pStyle w:val="CopticVersemulti-line"/>
            </w:pPr>
            <w:r>
              <w:t>Ⲁⲙⲏⲛ, ⲁⲗⲗⲏⲗⲟⲩⲓⲁ…</w:t>
            </w:r>
          </w:p>
        </w:tc>
      </w:tr>
      <w:tr w:rsidR="00270C57" w14:paraId="14E51C83" w14:textId="77777777" w:rsidTr="00270C57">
        <w:trPr>
          <w:cantSplit/>
          <w:jc w:val="center"/>
        </w:trPr>
        <w:tc>
          <w:tcPr>
            <w:tcW w:w="288" w:type="dxa"/>
          </w:tcPr>
          <w:p w14:paraId="49FC404D" w14:textId="77777777" w:rsidR="00270C57" w:rsidRDefault="00270C57" w:rsidP="00270C57">
            <w:pPr>
              <w:pStyle w:val="CopticCross"/>
            </w:pPr>
          </w:p>
        </w:tc>
        <w:tc>
          <w:tcPr>
            <w:tcW w:w="3960" w:type="dxa"/>
          </w:tcPr>
          <w:p w14:paraId="58E05809" w14:textId="77777777" w:rsidR="00270C57" w:rsidRDefault="00270C57" w:rsidP="00270C57">
            <w:pPr>
              <w:pStyle w:val="EngHang"/>
            </w:pPr>
            <w:r>
              <w:t>Who was crucified upon the Cross,</w:t>
            </w:r>
          </w:p>
          <w:p w14:paraId="31BDCC1F" w14:textId="343CD241" w:rsidR="00270C57" w:rsidRPr="008D031F" w:rsidRDefault="00270C57" w:rsidP="00270C57">
            <w:pPr>
              <w:pStyle w:val="EngHangEnd"/>
            </w:pPr>
            <w:r>
              <w:t>Bruise</w:t>
            </w:r>
            <w:r w:rsidR="00512F3E">
              <w:t xml:space="preserve"> Satan beneath our fee</w:t>
            </w:r>
            <w:r>
              <w:t>t.</w:t>
            </w:r>
          </w:p>
        </w:tc>
        <w:tc>
          <w:tcPr>
            <w:tcW w:w="288" w:type="dxa"/>
          </w:tcPr>
          <w:p w14:paraId="594C831F" w14:textId="77777777" w:rsidR="00270C57" w:rsidRDefault="00270C57" w:rsidP="00270C57"/>
        </w:tc>
        <w:tc>
          <w:tcPr>
            <w:tcW w:w="288" w:type="dxa"/>
          </w:tcPr>
          <w:p w14:paraId="674F2F80" w14:textId="77777777" w:rsidR="00270C57" w:rsidRDefault="00270C57" w:rsidP="00270C57">
            <w:pPr>
              <w:pStyle w:val="CopticCross"/>
            </w:pPr>
          </w:p>
        </w:tc>
        <w:tc>
          <w:tcPr>
            <w:tcW w:w="3960" w:type="dxa"/>
          </w:tcPr>
          <w:p w14:paraId="09F32AC3" w14:textId="77777777" w:rsidR="00270C57" w:rsidRDefault="00270C57" w:rsidP="00512F3E">
            <w:pPr>
              <w:pStyle w:val="CopticVersemulti-line"/>
            </w:pPr>
            <w:r>
              <w:t>Ⲫⲏⲉ̀ⲧⲁⲩⲁϣϥ ⲉ̀ⲡⲓⲥ̀ⲧⲁⲩⲣⲟⲥ</w:t>
            </w:r>
          </w:p>
          <w:p w14:paraId="51070203" w14:textId="5114CFFA" w:rsidR="00270C57" w:rsidRDefault="00270C57" w:rsidP="00512F3E">
            <w:pPr>
              <w:pStyle w:val="CopticHangingVerse"/>
            </w:pPr>
            <w:r>
              <w:t>ⲉⲕ̀ϧⲟⲙϧⲉⲙ ⲙ̀ⲡ̀ⲥⲁⲧⲁⲛⲟⲥ</w:t>
            </w:r>
            <w:r w:rsidR="00512F3E">
              <w:t xml:space="preserve"> </w:t>
            </w:r>
            <w:r>
              <w:t>ⲥⲁⲡⲉⲥⲏⲧ ⲛ̀ⲛⲉⲛϭⲁⲗⲁⲩϫ:</w:t>
            </w:r>
          </w:p>
        </w:tc>
      </w:tr>
      <w:tr w:rsidR="00270C57" w14:paraId="04D04220" w14:textId="77777777" w:rsidTr="00270C57">
        <w:trPr>
          <w:cantSplit/>
          <w:jc w:val="center"/>
        </w:trPr>
        <w:tc>
          <w:tcPr>
            <w:tcW w:w="288" w:type="dxa"/>
          </w:tcPr>
          <w:p w14:paraId="348384E3" w14:textId="77777777" w:rsidR="00270C57" w:rsidRDefault="00270C57" w:rsidP="00270C57">
            <w:pPr>
              <w:pStyle w:val="CopticCross"/>
            </w:pPr>
          </w:p>
        </w:tc>
        <w:tc>
          <w:tcPr>
            <w:tcW w:w="3960" w:type="dxa"/>
          </w:tcPr>
          <w:p w14:paraId="348DD441" w14:textId="77777777" w:rsidR="00270C57" w:rsidRDefault="00270C57" w:rsidP="00270C57">
            <w:pPr>
              <w:pStyle w:val="EngHang"/>
            </w:pPr>
            <w:r>
              <w:t>Save us and have mercy upon us…</w:t>
            </w:r>
          </w:p>
        </w:tc>
        <w:tc>
          <w:tcPr>
            <w:tcW w:w="288" w:type="dxa"/>
          </w:tcPr>
          <w:p w14:paraId="401488A5" w14:textId="77777777" w:rsidR="00270C57" w:rsidRDefault="00270C57" w:rsidP="00270C57"/>
        </w:tc>
        <w:tc>
          <w:tcPr>
            <w:tcW w:w="288" w:type="dxa"/>
          </w:tcPr>
          <w:p w14:paraId="6ECB0345" w14:textId="77777777" w:rsidR="00270C57" w:rsidRDefault="00270C57" w:rsidP="00270C57">
            <w:pPr>
              <w:pStyle w:val="CopticCross"/>
            </w:pPr>
          </w:p>
        </w:tc>
        <w:tc>
          <w:tcPr>
            <w:tcW w:w="3960" w:type="dxa"/>
          </w:tcPr>
          <w:p w14:paraId="7D496C64" w14:textId="77777777" w:rsidR="00270C57" w:rsidRDefault="00270C57" w:rsidP="00270C57">
            <w:pPr>
              <w:pStyle w:val="CopticVerse"/>
            </w:pPr>
            <w:r>
              <w:t>Ⲥⲟϯ ⲙ̀ⲙⲟⲛ ⲟⲩⲟϩ ⲛⲁⲓ ⲛⲁⲛ…</w:t>
            </w:r>
          </w:p>
        </w:tc>
      </w:tr>
    </w:tbl>
    <w:p w14:paraId="101DB314" w14:textId="7FC61D6D" w:rsidR="005329C1" w:rsidRDefault="005329C1" w:rsidP="005329C1">
      <w:pPr>
        <w:pStyle w:val="Heading3"/>
      </w:pPr>
      <w:r>
        <w:t>September 18 (19) / Tho-out 21: Commemoration of the Theotokos</w:t>
      </w:r>
      <w:bookmarkEnd w:id="1211"/>
    </w:p>
    <w:p w14:paraId="5E6BB9BD" w14:textId="7D9373D2"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5C17FB1" w14:textId="77777777" w:rsidR="00160DE3" w:rsidRDefault="00160DE3" w:rsidP="00160DE3">
      <w:pPr>
        <w:pStyle w:val="Heading3"/>
      </w:pPr>
      <w:bookmarkStart w:id="1212" w:name="_Toc448227479"/>
      <w:r>
        <w:t>September 21 (22) / Tho-out 24: Martyrdom of St. Quandratus, One of the Seventy Two</w:t>
      </w:r>
      <w:bookmarkEnd w:id="1212"/>
    </w:p>
    <w:p w14:paraId="4B4CA90E" w14:textId="173739B2" w:rsidR="00160DE3" w:rsidRDefault="00160DE3" w:rsidP="00191A26">
      <w:pPr>
        <w:pStyle w:val="Rubric"/>
      </w:pPr>
      <w:r>
        <w:t>See</w:t>
      </w:r>
      <w:r w:rsidR="00191A26">
        <w:t xml:space="preserve"> </w:t>
      </w:r>
      <w:r w:rsidR="00191A26">
        <w:fldChar w:fldCharType="begin"/>
      </w:r>
      <w:r w:rsidR="00191A26">
        <w:instrText xml:space="preserve"> REF _Ref434488644 \h </w:instrText>
      </w:r>
      <w:r w:rsidR="00191A26">
        <w:fldChar w:fldCharType="separate"/>
      </w:r>
      <w:r w:rsidR="000C7DE2">
        <w:t>A Doxology for the Apostles</w:t>
      </w:r>
      <w:r w:rsidR="00191A26">
        <w:fldChar w:fldCharType="end"/>
      </w:r>
      <w:r w:rsidR="00191A26">
        <w:t xml:space="preserve">, on pages </w:t>
      </w:r>
      <w:r w:rsidR="00191A26">
        <w:fldChar w:fldCharType="begin"/>
      </w:r>
      <w:r w:rsidR="00191A26">
        <w:instrText xml:space="preserve"> PAGEREF _Ref434488644 \h </w:instrText>
      </w:r>
      <w:r w:rsidR="00191A26">
        <w:fldChar w:fldCharType="separate"/>
      </w:r>
      <w:r w:rsidR="000C7DE2">
        <w:rPr>
          <w:noProof/>
        </w:rPr>
        <w:t>607</w:t>
      </w:r>
      <w:r w:rsidR="00191A26">
        <w:fldChar w:fldCharType="end"/>
      </w:r>
      <w:r w:rsidR="00191A26">
        <w:t xml:space="preserve">, </w:t>
      </w:r>
      <w:r w:rsidR="00191A26">
        <w:fldChar w:fldCharType="begin"/>
      </w:r>
      <w:r w:rsidR="00191A26">
        <w:instrText xml:space="preserve"> PAGEREF _Ref434488657 \h </w:instrText>
      </w:r>
      <w:r w:rsidR="00191A26">
        <w:fldChar w:fldCharType="separate"/>
      </w:r>
      <w:r w:rsidR="000C7DE2">
        <w:rPr>
          <w:noProof/>
        </w:rPr>
        <w:t>607</w:t>
      </w:r>
      <w:r w:rsidR="00191A26">
        <w:fldChar w:fldCharType="end"/>
      </w:r>
      <w:r w:rsidR="00191A26">
        <w:t xml:space="preserve">, or </w:t>
      </w:r>
      <w:r w:rsidR="00191A26">
        <w:fldChar w:fldCharType="begin"/>
      </w:r>
      <w:r w:rsidR="00191A26">
        <w:instrText xml:space="preserve"> PAGEREF _Ref434488992 \h </w:instrText>
      </w:r>
      <w:r w:rsidR="00191A26">
        <w:fldChar w:fldCharType="separate"/>
      </w:r>
      <w:r w:rsidR="000C7DE2">
        <w:rPr>
          <w:noProof/>
        </w:rPr>
        <w:t>609</w:t>
      </w:r>
      <w:r w:rsidR="00191A26">
        <w:fldChar w:fldCharType="end"/>
      </w:r>
      <w:r>
        <w:t>.</w:t>
      </w:r>
    </w:p>
    <w:p w14:paraId="56FE4C4F" w14:textId="77777777" w:rsidR="00D54A29" w:rsidRDefault="00D54A29" w:rsidP="00D54A29">
      <w:pPr>
        <w:pStyle w:val="Heading3"/>
      </w:pPr>
      <w:bookmarkStart w:id="1213" w:name="_Toc448227480"/>
      <w:r>
        <w:t xml:space="preserve">September 22 (23) / </w:t>
      </w:r>
      <w:commentRangeStart w:id="1214"/>
      <w:r>
        <w:t>Tho-out 24</w:t>
      </w:r>
      <w:commentRangeEnd w:id="1214"/>
      <w:r w:rsidR="00C46B09">
        <w:rPr>
          <w:rStyle w:val="CommentReference"/>
          <w:rFonts w:eastAsiaTheme="minorHAnsi" w:cstheme="minorBidi"/>
          <w:b w:val="0"/>
          <w:bCs w:val="0"/>
        </w:rPr>
        <w:commentReference w:id="1214"/>
      </w:r>
      <w:r>
        <w:t>: St. Maurice and the Theban Legion</w:t>
      </w:r>
      <w:bookmarkEnd w:id="1213"/>
    </w:p>
    <w:p w14:paraId="74C264D0" w14:textId="77777777" w:rsidR="00D54A29" w:rsidRDefault="00B46E6E" w:rsidP="00D54A29">
      <w:pPr>
        <w:pStyle w:val="Heading4"/>
      </w:pPr>
      <w:bookmarkStart w:id="1215" w:name="_Ref434489859"/>
      <w:r>
        <w:t>The Doxology for</w:t>
      </w:r>
      <w:r w:rsidR="00D54A29">
        <w:t xml:space="preserve"> St. Maurice and the Theban Legion</w:t>
      </w:r>
      <w:bookmarkEnd w:id="12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D54A29" w14:paraId="53226BA0" w14:textId="77777777" w:rsidTr="000C3062">
        <w:trPr>
          <w:cantSplit/>
          <w:jc w:val="center"/>
        </w:trPr>
        <w:tc>
          <w:tcPr>
            <w:tcW w:w="288" w:type="dxa"/>
          </w:tcPr>
          <w:p w14:paraId="60A271E7" w14:textId="77777777" w:rsidR="00D54A29" w:rsidRDefault="00D54A29" w:rsidP="000C3062">
            <w:pPr>
              <w:pStyle w:val="CopticCross"/>
            </w:pPr>
          </w:p>
        </w:tc>
        <w:tc>
          <w:tcPr>
            <w:tcW w:w="3960" w:type="dxa"/>
          </w:tcPr>
          <w:p w14:paraId="52F88BF3" w14:textId="77777777" w:rsidR="00D54A29" w:rsidRPr="004764BD" w:rsidRDefault="00D54A29" w:rsidP="00D54A29">
            <w:pPr>
              <w:pStyle w:val="EngHang"/>
            </w:pPr>
            <w:r w:rsidRPr="004764BD">
              <w:t>The holy and valiant martyrs</w:t>
            </w:r>
          </w:p>
          <w:p w14:paraId="241DCBBC" w14:textId="77777777" w:rsidR="00D54A29" w:rsidRPr="004764BD" w:rsidRDefault="00D54A29" w:rsidP="00D54A29">
            <w:pPr>
              <w:pStyle w:val="EngHang"/>
            </w:pPr>
            <w:r w:rsidRPr="004764BD">
              <w:t>Of the Theban Legion,</w:t>
            </w:r>
          </w:p>
          <w:p w14:paraId="261DB8B3" w14:textId="77777777" w:rsidR="00D54A29" w:rsidRPr="004764BD" w:rsidRDefault="00D54A29" w:rsidP="00D54A29">
            <w:pPr>
              <w:pStyle w:val="EngHang"/>
            </w:pPr>
            <w:r w:rsidRPr="004764BD">
              <w:t>Who gave their lives for the Faith</w:t>
            </w:r>
          </w:p>
          <w:p w14:paraId="5D4376DA" w14:textId="77777777" w:rsidR="00D54A29" w:rsidRDefault="00D54A29" w:rsidP="00D54A29">
            <w:pPr>
              <w:pStyle w:val="EngHangEnd"/>
            </w:pPr>
            <w:r w:rsidRPr="004764BD">
              <w:t>And converted the pagans.</w:t>
            </w:r>
          </w:p>
        </w:tc>
        <w:tc>
          <w:tcPr>
            <w:tcW w:w="288" w:type="dxa"/>
          </w:tcPr>
          <w:p w14:paraId="00338282" w14:textId="77777777" w:rsidR="00D54A29" w:rsidRDefault="00D54A29" w:rsidP="000C3062"/>
        </w:tc>
      </w:tr>
      <w:tr w:rsidR="00D54A29" w14:paraId="3774267D" w14:textId="77777777" w:rsidTr="000C3062">
        <w:trPr>
          <w:cantSplit/>
          <w:jc w:val="center"/>
        </w:trPr>
        <w:tc>
          <w:tcPr>
            <w:tcW w:w="288" w:type="dxa"/>
          </w:tcPr>
          <w:p w14:paraId="6A87AE05" w14:textId="77777777" w:rsidR="00D54A29" w:rsidRDefault="00D54A29" w:rsidP="000C3062">
            <w:pPr>
              <w:pStyle w:val="CopticCross"/>
            </w:pPr>
            <w:r w:rsidRPr="00FB5ACB">
              <w:lastRenderedPageBreak/>
              <w:t>¿</w:t>
            </w:r>
          </w:p>
        </w:tc>
        <w:tc>
          <w:tcPr>
            <w:tcW w:w="3960" w:type="dxa"/>
          </w:tcPr>
          <w:p w14:paraId="722BD652" w14:textId="77777777" w:rsidR="00D54A29" w:rsidRPr="004764BD" w:rsidRDefault="00D54A29" w:rsidP="00D54A29">
            <w:pPr>
              <w:pStyle w:val="EngHang"/>
            </w:pPr>
            <w:r w:rsidRPr="004764BD">
              <w:t>Egypt was their homeland</w:t>
            </w:r>
          </w:p>
          <w:p w14:paraId="16CA0632" w14:textId="77777777" w:rsidR="00D54A29" w:rsidRPr="004764BD" w:rsidRDefault="00D54A29" w:rsidP="00D54A29">
            <w:pPr>
              <w:pStyle w:val="EngHang"/>
            </w:pPr>
            <w:r w:rsidRPr="004764BD">
              <w:t>But Europe became their burial ground.</w:t>
            </w:r>
          </w:p>
          <w:p w14:paraId="5F5C701F" w14:textId="77777777" w:rsidR="00D54A29" w:rsidRPr="004764BD" w:rsidRDefault="00D54A29" w:rsidP="00D54A29">
            <w:pPr>
              <w:pStyle w:val="EngHang"/>
            </w:pPr>
            <w:r w:rsidRPr="004764BD">
              <w:t>Six th</w:t>
            </w:r>
            <w:r>
              <w:t>ousand and six hundred soldiers,</w:t>
            </w:r>
          </w:p>
          <w:p w14:paraId="78464BCC" w14:textId="77777777" w:rsidR="00D54A29" w:rsidRDefault="00D54A29" w:rsidP="00D54A29">
            <w:pPr>
              <w:pStyle w:val="EngHangEnd"/>
            </w:pPr>
            <w:r w:rsidRPr="004764BD">
              <w:t>The best in the Roman army.</w:t>
            </w:r>
          </w:p>
        </w:tc>
        <w:tc>
          <w:tcPr>
            <w:tcW w:w="288" w:type="dxa"/>
          </w:tcPr>
          <w:p w14:paraId="3BD6B896" w14:textId="77777777" w:rsidR="00D54A29" w:rsidRDefault="00D54A29" w:rsidP="000C3062"/>
        </w:tc>
      </w:tr>
      <w:tr w:rsidR="00D54A29" w14:paraId="2F8032BF" w14:textId="77777777" w:rsidTr="000C3062">
        <w:trPr>
          <w:cantSplit/>
          <w:jc w:val="center"/>
        </w:trPr>
        <w:tc>
          <w:tcPr>
            <w:tcW w:w="288" w:type="dxa"/>
          </w:tcPr>
          <w:p w14:paraId="7DF554A2" w14:textId="77777777" w:rsidR="00D54A29" w:rsidRDefault="00D54A29" w:rsidP="000C3062">
            <w:pPr>
              <w:pStyle w:val="CopticCross"/>
            </w:pPr>
          </w:p>
        </w:tc>
        <w:tc>
          <w:tcPr>
            <w:tcW w:w="3960" w:type="dxa"/>
          </w:tcPr>
          <w:p w14:paraId="47BCD924" w14:textId="77777777" w:rsidR="00D54A29" w:rsidRPr="004764BD" w:rsidRDefault="00D54A29" w:rsidP="00D54A29">
            <w:pPr>
              <w:pStyle w:val="EngHang"/>
            </w:pPr>
            <w:r w:rsidRPr="004764BD">
              <w:t>They fought with courage and honour,</w:t>
            </w:r>
          </w:p>
          <w:p w14:paraId="32E31185" w14:textId="77777777" w:rsidR="00D54A29" w:rsidRPr="004764BD" w:rsidRDefault="00D54A29" w:rsidP="00D54A29">
            <w:pPr>
              <w:pStyle w:val="EngHang"/>
            </w:pPr>
            <w:r w:rsidRPr="004764BD">
              <w:t>Defeating the impious foes,</w:t>
            </w:r>
          </w:p>
          <w:p w14:paraId="4C23F42E" w14:textId="77777777" w:rsidR="00D54A29" w:rsidRPr="004764BD" w:rsidRDefault="00D54A29" w:rsidP="00D54A29">
            <w:pPr>
              <w:pStyle w:val="EngHang"/>
            </w:pPr>
            <w:r w:rsidRPr="004764BD">
              <w:t>But idols they would not worship,</w:t>
            </w:r>
          </w:p>
          <w:p w14:paraId="1A5B72E3" w14:textId="77777777" w:rsidR="00D54A29" w:rsidRDefault="00D54A29" w:rsidP="00D54A29">
            <w:pPr>
              <w:pStyle w:val="EngHangEnd"/>
            </w:pPr>
            <w:r w:rsidRPr="004764BD">
              <w:t>Even under threat of death.</w:t>
            </w:r>
          </w:p>
        </w:tc>
        <w:tc>
          <w:tcPr>
            <w:tcW w:w="288" w:type="dxa"/>
          </w:tcPr>
          <w:p w14:paraId="415330B4" w14:textId="77777777" w:rsidR="00D54A29" w:rsidRDefault="00D54A29" w:rsidP="000C3062"/>
        </w:tc>
      </w:tr>
      <w:tr w:rsidR="00D54A29" w14:paraId="633C4B3C" w14:textId="77777777" w:rsidTr="000C3062">
        <w:trPr>
          <w:cantSplit/>
          <w:jc w:val="center"/>
        </w:trPr>
        <w:tc>
          <w:tcPr>
            <w:tcW w:w="288" w:type="dxa"/>
          </w:tcPr>
          <w:p w14:paraId="64279C8E" w14:textId="77777777" w:rsidR="00D54A29" w:rsidRDefault="00D54A29" w:rsidP="000C3062">
            <w:pPr>
              <w:pStyle w:val="CopticCross"/>
            </w:pPr>
            <w:r w:rsidRPr="00FB5ACB">
              <w:t>¿</w:t>
            </w:r>
          </w:p>
        </w:tc>
        <w:tc>
          <w:tcPr>
            <w:tcW w:w="3960" w:type="dxa"/>
          </w:tcPr>
          <w:p w14:paraId="5EADE540" w14:textId="77777777" w:rsidR="00D54A29" w:rsidRPr="004764BD" w:rsidRDefault="00D54A29" w:rsidP="00D54A29">
            <w:pPr>
              <w:pStyle w:val="EngHang"/>
            </w:pPr>
            <w:r w:rsidRPr="004764BD">
              <w:t>They threw their arms to the ground</w:t>
            </w:r>
          </w:p>
          <w:p w14:paraId="5040B725" w14:textId="77777777" w:rsidR="00D54A29" w:rsidRPr="004764BD" w:rsidRDefault="00D54A29" w:rsidP="00D54A29">
            <w:pPr>
              <w:pStyle w:val="EngHang"/>
            </w:pPr>
            <w:r w:rsidRPr="004764BD">
              <w:t>And gave their necks unto the sword,</w:t>
            </w:r>
          </w:p>
          <w:p w14:paraId="5DBED9AF" w14:textId="77777777" w:rsidR="00D54A29" w:rsidRPr="004764BD" w:rsidRDefault="00D54A29" w:rsidP="00D54A29">
            <w:pPr>
              <w:pStyle w:val="EngHang"/>
            </w:pPr>
            <w:r w:rsidRPr="004764BD">
              <w:t>Preferring death as Christians</w:t>
            </w:r>
          </w:p>
          <w:p w14:paraId="7DB20735" w14:textId="77777777" w:rsidR="00D54A29" w:rsidRDefault="00D54A29" w:rsidP="00D54A29">
            <w:pPr>
              <w:pStyle w:val="EngHangEnd"/>
            </w:pPr>
            <w:r w:rsidRPr="004764BD">
              <w:t>To life in shame as infidels.</w:t>
            </w:r>
          </w:p>
        </w:tc>
        <w:tc>
          <w:tcPr>
            <w:tcW w:w="288" w:type="dxa"/>
          </w:tcPr>
          <w:p w14:paraId="31CB6707" w14:textId="77777777" w:rsidR="00D54A29" w:rsidRDefault="00D54A29" w:rsidP="000C3062"/>
        </w:tc>
      </w:tr>
      <w:tr w:rsidR="00D54A29" w14:paraId="766D2D0B" w14:textId="77777777" w:rsidTr="000C3062">
        <w:trPr>
          <w:cantSplit/>
          <w:jc w:val="center"/>
        </w:trPr>
        <w:tc>
          <w:tcPr>
            <w:tcW w:w="288" w:type="dxa"/>
          </w:tcPr>
          <w:p w14:paraId="1B1F38E1" w14:textId="77777777" w:rsidR="00D54A29" w:rsidRDefault="00D54A29" w:rsidP="000C3062">
            <w:pPr>
              <w:pStyle w:val="CopticCross"/>
            </w:pPr>
          </w:p>
        </w:tc>
        <w:tc>
          <w:tcPr>
            <w:tcW w:w="3960" w:type="dxa"/>
          </w:tcPr>
          <w:p w14:paraId="17D5E1CA" w14:textId="77777777" w:rsidR="00D54A29" w:rsidRPr="004764BD" w:rsidRDefault="00D54A29" w:rsidP="00D54A29">
            <w:pPr>
              <w:pStyle w:val="EngHang"/>
            </w:pPr>
            <w:r w:rsidRPr="004764BD">
              <w:t>Their testimony to their Lord</w:t>
            </w:r>
          </w:p>
          <w:p w14:paraId="0343B1E4" w14:textId="77777777" w:rsidR="00D54A29" w:rsidRPr="004764BD" w:rsidRDefault="00D54A29" w:rsidP="00D54A29">
            <w:pPr>
              <w:pStyle w:val="EngHang"/>
            </w:pPr>
            <w:r w:rsidRPr="004764BD">
              <w:t>Was greeted by many miracles,</w:t>
            </w:r>
          </w:p>
          <w:p w14:paraId="570C3172" w14:textId="77777777" w:rsidR="00D54A29" w:rsidRPr="004764BD" w:rsidRDefault="00D54A29" w:rsidP="00D54A29">
            <w:pPr>
              <w:pStyle w:val="EngHang"/>
            </w:pPr>
            <w:r w:rsidRPr="004764BD">
              <w:t>And thousands of those who stood by</w:t>
            </w:r>
          </w:p>
          <w:p w14:paraId="09D1D669" w14:textId="77777777" w:rsidR="00D54A29" w:rsidRDefault="00D54A29" w:rsidP="00D54A29">
            <w:pPr>
              <w:pStyle w:val="EngHangEnd"/>
            </w:pPr>
            <w:r w:rsidRPr="004764BD">
              <w:t>Believed on the Name of Jesus Christ.</w:t>
            </w:r>
          </w:p>
        </w:tc>
        <w:tc>
          <w:tcPr>
            <w:tcW w:w="288" w:type="dxa"/>
          </w:tcPr>
          <w:p w14:paraId="521B2527" w14:textId="77777777" w:rsidR="00D54A29" w:rsidRDefault="00D54A29" w:rsidP="000C3062"/>
        </w:tc>
      </w:tr>
      <w:tr w:rsidR="00D54A29" w14:paraId="5BE62E44" w14:textId="77777777" w:rsidTr="000C3062">
        <w:trPr>
          <w:cantSplit/>
          <w:jc w:val="center"/>
        </w:trPr>
        <w:tc>
          <w:tcPr>
            <w:tcW w:w="288" w:type="dxa"/>
          </w:tcPr>
          <w:p w14:paraId="55660411" w14:textId="77777777" w:rsidR="00D54A29" w:rsidRDefault="00D54A29" w:rsidP="000C3062">
            <w:pPr>
              <w:pStyle w:val="CopticCross"/>
            </w:pPr>
            <w:r w:rsidRPr="00FB5ACB">
              <w:t>¿</w:t>
            </w:r>
          </w:p>
        </w:tc>
        <w:tc>
          <w:tcPr>
            <w:tcW w:w="3960" w:type="dxa"/>
          </w:tcPr>
          <w:p w14:paraId="45B6F0CB" w14:textId="77777777" w:rsidR="00D54A29" w:rsidRPr="004764BD" w:rsidRDefault="00D54A29" w:rsidP="00D54A29">
            <w:pPr>
              <w:pStyle w:val="EngHang"/>
            </w:pPr>
            <w:r w:rsidRPr="004764BD">
              <w:t>Blessed are you, Saints Maurice,</w:t>
            </w:r>
          </w:p>
          <w:p w14:paraId="164075D0" w14:textId="77777777" w:rsidR="00D54A29" w:rsidRPr="004764BD" w:rsidRDefault="00D54A29" w:rsidP="00D54A29">
            <w:pPr>
              <w:pStyle w:val="EngHang"/>
            </w:pPr>
            <w:r w:rsidRPr="004764BD">
              <w:t>Exuperius and Candid;</w:t>
            </w:r>
          </w:p>
          <w:p w14:paraId="41F46CC7" w14:textId="77777777" w:rsidR="00D54A29" w:rsidRPr="004764BD" w:rsidRDefault="00D54A29" w:rsidP="00D54A29">
            <w:pPr>
              <w:pStyle w:val="EngHang"/>
            </w:pPr>
            <w:r w:rsidRPr="004764BD">
              <w:t>Victor, Ursus and Alexander,</w:t>
            </w:r>
          </w:p>
          <w:p w14:paraId="58FDDB51" w14:textId="77777777" w:rsidR="00D54A29" w:rsidRDefault="00D54A29" w:rsidP="00D54A29">
            <w:pPr>
              <w:pStyle w:val="EngHangEnd"/>
            </w:pPr>
            <w:r w:rsidRPr="004764BD">
              <w:t>The beloved of Christ.</w:t>
            </w:r>
          </w:p>
        </w:tc>
        <w:tc>
          <w:tcPr>
            <w:tcW w:w="288" w:type="dxa"/>
          </w:tcPr>
          <w:p w14:paraId="1DD3A824" w14:textId="77777777" w:rsidR="00D54A29" w:rsidRDefault="00D54A29" w:rsidP="000C3062"/>
        </w:tc>
      </w:tr>
      <w:tr w:rsidR="00D54A29" w14:paraId="151147FC" w14:textId="77777777" w:rsidTr="000C3062">
        <w:trPr>
          <w:cantSplit/>
          <w:jc w:val="center"/>
        </w:trPr>
        <w:tc>
          <w:tcPr>
            <w:tcW w:w="288" w:type="dxa"/>
          </w:tcPr>
          <w:p w14:paraId="2889C198" w14:textId="77777777" w:rsidR="00D54A29" w:rsidRDefault="00D54A29" w:rsidP="000C3062">
            <w:pPr>
              <w:pStyle w:val="CopticCross"/>
            </w:pPr>
          </w:p>
        </w:tc>
        <w:tc>
          <w:tcPr>
            <w:tcW w:w="3960" w:type="dxa"/>
          </w:tcPr>
          <w:p w14:paraId="47D4A45B" w14:textId="77777777" w:rsidR="00D54A29" w:rsidRPr="004764BD" w:rsidRDefault="00D54A29" w:rsidP="00D54A29">
            <w:pPr>
              <w:pStyle w:val="EngHang"/>
            </w:pPr>
            <w:r w:rsidRPr="004764BD">
              <w:t>Pray to the Lord on our behalf,</w:t>
            </w:r>
          </w:p>
          <w:p w14:paraId="43B2237B" w14:textId="77777777" w:rsidR="00D54A29" w:rsidRPr="004764BD" w:rsidRDefault="00D54A29" w:rsidP="00D54A29">
            <w:pPr>
              <w:pStyle w:val="EngHang"/>
            </w:pPr>
            <w:r w:rsidRPr="004764BD">
              <w:t>O victorious martyrs,</w:t>
            </w:r>
          </w:p>
          <w:p w14:paraId="2407F928" w14:textId="77777777" w:rsidR="00D54A29" w:rsidRPr="004764BD" w:rsidRDefault="00D54A29" w:rsidP="00D54A29">
            <w:pPr>
              <w:pStyle w:val="EngHang"/>
            </w:pPr>
            <w:r w:rsidRPr="004764BD">
              <w:t>Saint Maurice and his companions,</w:t>
            </w:r>
          </w:p>
          <w:p w14:paraId="60EE3458" w14:textId="77777777" w:rsidR="00D54A29" w:rsidRDefault="00D54A29" w:rsidP="00D54A29">
            <w:pPr>
              <w:pStyle w:val="EngHangEnd"/>
            </w:pPr>
            <w:r w:rsidRPr="004764BD">
              <w:t>That He may forgive us our sins.</w:t>
            </w:r>
          </w:p>
        </w:tc>
        <w:tc>
          <w:tcPr>
            <w:tcW w:w="288" w:type="dxa"/>
          </w:tcPr>
          <w:p w14:paraId="2D5AF261" w14:textId="77777777" w:rsidR="00D54A29" w:rsidRDefault="00D54A29" w:rsidP="000C3062"/>
        </w:tc>
      </w:tr>
    </w:tbl>
    <w:p w14:paraId="530352BB" w14:textId="77777777" w:rsidR="00D54A29" w:rsidRDefault="00D54A29" w:rsidP="00D54A29">
      <w:pPr>
        <w:pStyle w:val="Heading4"/>
      </w:pPr>
      <w:bookmarkStart w:id="1216" w:name="_Ref434489873"/>
      <w:r>
        <w:lastRenderedPageBreak/>
        <w:t>Another Doxology of St. Maurice</w:t>
      </w:r>
      <w:bookmarkEnd w:id="12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3062" w14:paraId="6EDCD48E" w14:textId="77777777" w:rsidTr="000C3062">
        <w:trPr>
          <w:cantSplit/>
          <w:jc w:val="center"/>
        </w:trPr>
        <w:tc>
          <w:tcPr>
            <w:tcW w:w="288" w:type="dxa"/>
          </w:tcPr>
          <w:p w14:paraId="4189B503" w14:textId="77777777" w:rsidR="000C3062" w:rsidRDefault="000C3062" w:rsidP="000C3062">
            <w:pPr>
              <w:pStyle w:val="CopticCross"/>
            </w:pPr>
          </w:p>
        </w:tc>
        <w:tc>
          <w:tcPr>
            <w:tcW w:w="3960" w:type="dxa"/>
          </w:tcPr>
          <w:p w14:paraId="5AF20F34" w14:textId="77777777" w:rsidR="000C3062" w:rsidRDefault="000C3062" w:rsidP="000C3062">
            <w:pPr>
              <w:pStyle w:val="EngHang"/>
            </w:pPr>
            <w:r>
              <w:t>The strong Martyr, Maurice,</w:t>
            </w:r>
          </w:p>
          <w:p w14:paraId="133E12F0" w14:textId="77777777" w:rsidR="000C3062" w:rsidRDefault="000C3062" w:rsidP="000C3062">
            <w:pPr>
              <w:pStyle w:val="EngHang"/>
            </w:pPr>
            <w:r>
              <w:t>The captain of</w:t>
            </w:r>
          </w:p>
          <w:p w14:paraId="4F693AE2" w14:textId="77777777" w:rsidR="000C3062" w:rsidRDefault="000C3062" w:rsidP="000C3062">
            <w:pPr>
              <w:pStyle w:val="EngHang"/>
            </w:pPr>
            <w:r>
              <w:t>The Theban legion,</w:t>
            </w:r>
          </w:p>
          <w:p w14:paraId="1304C4B3" w14:textId="77777777" w:rsidR="000C3062" w:rsidRDefault="000C3062" w:rsidP="000C3062">
            <w:pPr>
              <w:pStyle w:val="EngHangEnd"/>
            </w:pPr>
            <w:r>
              <w:t>Was truly brave in war.</w:t>
            </w:r>
          </w:p>
        </w:tc>
        <w:tc>
          <w:tcPr>
            <w:tcW w:w="288" w:type="dxa"/>
          </w:tcPr>
          <w:p w14:paraId="38FABD47" w14:textId="77777777" w:rsidR="000C3062" w:rsidRDefault="000C3062" w:rsidP="000C3062"/>
        </w:tc>
        <w:tc>
          <w:tcPr>
            <w:tcW w:w="288" w:type="dxa"/>
          </w:tcPr>
          <w:p w14:paraId="063C13C1" w14:textId="77777777" w:rsidR="000C3062" w:rsidRDefault="000C3062" w:rsidP="000C3062">
            <w:pPr>
              <w:pStyle w:val="CopticCross"/>
            </w:pPr>
          </w:p>
        </w:tc>
        <w:tc>
          <w:tcPr>
            <w:tcW w:w="3960" w:type="dxa"/>
          </w:tcPr>
          <w:p w14:paraId="49CE871D" w14:textId="77777777" w:rsidR="000C3062" w:rsidRDefault="000C3062" w:rsidP="000C3062">
            <w:pPr>
              <w:pStyle w:val="CopticVersemulti-line"/>
            </w:pPr>
            <w:r>
              <w:t>Ⲙⲟⲩⲣⲏⲥ ⲡⲓϫⲱⲣⲓ ⲙ̀ⲙⲁⲣⲧⲩⲣⲟⲥ:</w:t>
            </w:r>
          </w:p>
          <w:p w14:paraId="13223FA0" w14:textId="77777777" w:rsidR="000C3062" w:rsidRDefault="000C3062" w:rsidP="000C3062">
            <w:pPr>
              <w:pStyle w:val="CopticVersemulti-line"/>
            </w:pPr>
            <w:r>
              <w:t>ⲡⲓϣⲱⲓϫ ⲙ̀ⲙⲏⲓ ϧⲉⲛ ⲛⲓⲃⲱⲧⲥ:</w:t>
            </w:r>
          </w:p>
          <w:p w14:paraId="23EF99AB" w14:textId="77777777" w:rsidR="000C3062" w:rsidRDefault="000C3062" w:rsidP="000C3062">
            <w:pPr>
              <w:pStyle w:val="CopticVersemulti-line"/>
            </w:pPr>
            <w:r>
              <w:t>ⲡⲓⲁⲛⲁϫⲱϫ ⲛ̀ⲛⲓⲙⲁⲧⲟⲓ:</w:t>
            </w:r>
          </w:p>
          <w:p w14:paraId="39E705F8" w14:textId="77777777" w:rsidR="000C3062" w:rsidRPr="00C35319" w:rsidRDefault="000C3062" w:rsidP="000C3062">
            <w:pPr>
              <w:pStyle w:val="CopticHangingVerse"/>
            </w:pPr>
            <w:r>
              <w:t>ⲛ̀ⲧⲉ ϯⲡⲁⲣⲁⲃⲟⲗⲏ ⲛ̀ⲣⲉⲙⲛ̀ⲧⲓⲃⲁ.</w:t>
            </w:r>
          </w:p>
        </w:tc>
      </w:tr>
      <w:tr w:rsidR="000C3062" w14:paraId="147320AA" w14:textId="77777777" w:rsidTr="000C3062">
        <w:trPr>
          <w:cantSplit/>
          <w:jc w:val="center"/>
        </w:trPr>
        <w:tc>
          <w:tcPr>
            <w:tcW w:w="288" w:type="dxa"/>
          </w:tcPr>
          <w:p w14:paraId="28D34725" w14:textId="77777777" w:rsidR="000C3062" w:rsidRDefault="000C3062" w:rsidP="000C3062">
            <w:pPr>
              <w:pStyle w:val="CopticCross"/>
            </w:pPr>
            <w:r w:rsidRPr="00FB5ACB">
              <w:t>¿</w:t>
            </w:r>
          </w:p>
        </w:tc>
        <w:tc>
          <w:tcPr>
            <w:tcW w:w="3960" w:type="dxa"/>
          </w:tcPr>
          <w:p w14:paraId="4C5D1E26" w14:textId="77777777" w:rsidR="000C3062" w:rsidRDefault="000C3062" w:rsidP="000C3062">
            <w:pPr>
              <w:pStyle w:val="EngHang"/>
            </w:pPr>
            <w:r>
              <w:t>Your name is full of pride,</w:t>
            </w:r>
          </w:p>
          <w:p w14:paraId="2B5A6B20" w14:textId="77777777" w:rsidR="000C3062" w:rsidRDefault="000C3062" w:rsidP="000C3062">
            <w:pPr>
              <w:pStyle w:val="EngHang"/>
            </w:pPr>
            <w:r>
              <w:t>O our holy Maurice.</w:t>
            </w:r>
          </w:p>
          <w:p w14:paraId="46CC83DD" w14:textId="77777777" w:rsidR="000C3062" w:rsidRDefault="000C3062" w:rsidP="000C3062">
            <w:pPr>
              <w:pStyle w:val="EngHang"/>
            </w:pPr>
            <w:r>
              <w:t>King Maximian was delighted</w:t>
            </w:r>
          </w:p>
          <w:p w14:paraId="2EEB9BF0" w14:textId="77777777" w:rsidR="000C3062" w:rsidRDefault="000C3062" w:rsidP="000C3062">
            <w:pPr>
              <w:pStyle w:val="EngHangEnd"/>
            </w:pPr>
            <w:r>
              <w:t>By your victory.</w:t>
            </w:r>
          </w:p>
        </w:tc>
        <w:tc>
          <w:tcPr>
            <w:tcW w:w="288" w:type="dxa"/>
          </w:tcPr>
          <w:p w14:paraId="1FCA1A2F" w14:textId="77777777" w:rsidR="000C3062" w:rsidRDefault="000C3062" w:rsidP="000C3062"/>
        </w:tc>
        <w:tc>
          <w:tcPr>
            <w:tcW w:w="288" w:type="dxa"/>
          </w:tcPr>
          <w:p w14:paraId="275B484E" w14:textId="77777777" w:rsidR="000C3062" w:rsidRDefault="000C3062" w:rsidP="000C3062">
            <w:pPr>
              <w:pStyle w:val="CopticCross"/>
            </w:pPr>
            <w:r w:rsidRPr="00FB5ACB">
              <w:t>¿</w:t>
            </w:r>
          </w:p>
        </w:tc>
        <w:tc>
          <w:tcPr>
            <w:tcW w:w="3960" w:type="dxa"/>
          </w:tcPr>
          <w:p w14:paraId="73F199E5" w14:textId="77777777" w:rsidR="000C3062" w:rsidRDefault="000C3062" w:rsidP="000C3062">
            <w:pPr>
              <w:pStyle w:val="CopticVersemulti-line"/>
            </w:pPr>
            <w:r>
              <w:t>Ⲟⲩⲣⲁⲛ ⲛ̀ϣⲟⲩϣⲟⲩ ⲡⲉ ⲡⲉⲕⲣⲁⲛ:</w:t>
            </w:r>
          </w:p>
          <w:p w14:paraId="16A9E3ED" w14:textId="77777777" w:rsidR="000C3062" w:rsidRDefault="000C3062" w:rsidP="000C3062">
            <w:pPr>
              <w:pStyle w:val="CopticVersemulti-line"/>
            </w:pPr>
            <w:r>
              <w:t>ⲱ̀ ⲫⲏⲉⲑⲟⲩⲁⲃ Ⲙⲟⲩⲣⲏⲥ ⲛ̀ⲧⲁⲛ:</w:t>
            </w:r>
          </w:p>
          <w:p w14:paraId="0E99A6C9" w14:textId="77777777" w:rsidR="000C3062" w:rsidRDefault="000C3062" w:rsidP="000C3062">
            <w:pPr>
              <w:pStyle w:val="CopticVersemulti-line"/>
            </w:pPr>
            <w:r>
              <w:t>Ⲙⲁⲝⲓⲙⲓⲁⲛⲟⲥ ⲡⲓⲟⲩⲣⲟ:</w:t>
            </w:r>
          </w:p>
          <w:p w14:paraId="37A01C86" w14:textId="77777777" w:rsidR="000C3062" w:rsidRPr="00CF5919" w:rsidRDefault="000C3062" w:rsidP="000C3062">
            <w:pPr>
              <w:pStyle w:val="CopticHangingVerse"/>
            </w:pPr>
            <w:r>
              <w:t>ⲁϥⲣⲁϣⲓ ϫⲉ ⲉ̀ⲧⲁⲕϭⲣⲟ.</w:t>
            </w:r>
          </w:p>
        </w:tc>
      </w:tr>
      <w:tr w:rsidR="000C3062" w14:paraId="755F4CBF" w14:textId="77777777" w:rsidTr="000C3062">
        <w:trPr>
          <w:cantSplit/>
          <w:jc w:val="center"/>
        </w:trPr>
        <w:tc>
          <w:tcPr>
            <w:tcW w:w="288" w:type="dxa"/>
          </w:tcPr>
          <w:p w14:paraId="1FB8E763" w14:textId="77777777" w:rsidR="000C3062" w:rsidRDefault="000C3062" w:rsidP="000C3062">
            <w:pPr>
              <w:pStyle w:val="CopticCross"/>
            </w:pPr>
          </w:p>
        </w:tc>
        <w:tc>
          <w:tcPr>
            <w:tcW w:w="3960" w:type="dxa"/>
          </w:tcPr>
          <w:p w14:paraId="13917B56" w14:textId="77777777" w:rsidR="000C3062" w:rsidRDefault="000C3062" w:rsidP="000C3062">
            <w:pPr>
              <w:pStyle w:val="EngHang"/>
            </w:pPr>
            <w:r>
              <w:t>You are glorified</w:t>
            </w:r>
          </w:p>
          <w:p w14:paraId="4F3558D3" w14:textId="77777777" w:rsidR="000C3062" w:rsidRDefault="000C3062" w:rsidP="000C3062">
            <w:pPr>
              <w:pStyle w:val="EngHang"/>
            </w:pPr>
            <w:r>
              <w:t>At all times,</w:t>
            </w:r>
          </w:p>
          <w:p w14:paraId="4C9D7489" w14:textId="77777777" w:rsidR="000C3062" w:rsidRDefault="000C3062" w:rsidP="000C3062">
            <w:pPr>
              <w:pStyle w:val="EngHang"/>
            </w:pPr>
            <w:r>
              <w:t>For you opposed the evil king,</w:t>
            </w:r>
          </w:p>
          <w:p w14:paraId="4F8C9C76" w14:textId="77777777" w:rsidR="000C3062" w:rsidRDefault="000C3062" w:rsidP="000C3062">
            <w:pPr>
              <w:pStyle w:val="EngHangEnd"/>
            </w:pPr>
            <w:r>
              <w:t>And bore witness of the God of glory.</w:t>
            </w:r>
          </w:p>
        </w:tc>
        <w:tc>
          <w:tcPr>
            <w:tcW w:w="288" w:type="dxa"/>
          </w:tcPr>
          <w:p w14:paraId="605B3BE6" w14:textId="77777777" w:rsidR="000C3062" w:rsidRDefault="000C3062" w:rsidP="000C3062"/>
        </w:tc>
        <w:tc>
          <w:tcPr>
            <w:tcW w:w="288" w:type="dxa"/>
          </w:tcPr>
          <w:p w14:paraId="2715C903" w14:textId="77777777" w:rsidR="000C3062" w:rsidRDefault="000C3062" w:rsidP="000C3062">
            <w:pPr>
              <w:pStyle w:val="CopticCross"/>
            </w:pPr>
          </w:p>
        </w:tc>
        <w:tc>
          <w:tcPr>
            <w:tcW w:w="3960" w:type="dxa"/>
          </w:tcPr>
          <w:p w14:paraId="09CD457F" w14:textId="77777777" w:rsidR="000C3062" w:rsidRDefault="000C3062" w:rsidP="000C3062">
            <w:pPr>
              <w:pStyle w:val="CopticVersemulti-line"/>
            </w:pPr>
            <w:r>
              <w:t>Ⲩⲙⲛⲟⲗⲟⲅⲓⲁ ⲛⲓⲃⲉⲛ:</w:t>
            </w:r>
          </w:p>
          <w:p w14:paraId="22EFBE9A" w14:textId="77777777" w:rsidR="000C3062" w:rsidRDefault="000C3062" w:rsidP="000C3062">
            <w:pPr>
              <w:pStyle w:val="CopticVersemulti-line"/>
            </w:pPr>
            <w:r>
              <w:t>ⲥⲉⲧⲱⲙⲓ ⲉ̀ⲣⲟⲕ ⲛ̀ⲥⲏⲟⲩ ⲛⲓⲃⲉⲛ:</w:t>
            </w:r>
          </w:p>
          <w:p w14:paraId="626FECE4" w14:textId="77777777" w:rsidR="000C3062" w:rsidRDefault="000C3062" w:rsidP="000C3062">
            <w:pPr>
              <w:pStyle w:val="CopticVersemulti-line"/>
            </w:pPr>
            <w:r>
              <w:t>ϫⲉ ⲁⲕϩⲓⲡ̀ϩⲟ ⲙ̀ⲡ̀ⲟⲩⲣⲟ ⲉⲧϩⲟⲟⲩ:</w:t>
            </w:r>
          </w:p>
          <w:p w14:paraId="7ADFC396" w14:textId="77777777" w:rsidR="000C3062" w:rsidRDefault="000C3062" w:rsidP="000C3062">
            <w:pPr>
              <w:pStyle w:val="CopticHangingVerse"/>
            </w:pPr>
            <w:r>
              <w:t>ⲟⲩⲟϩ ⲁⲕⲉⲣⲙⲉⲑⲣⲉ ϧⲁ ⲫ̀ⲛⲟⲩϯ.</w:t>
            </w:r>
          </w:p>
        </w:tc>
      </w:tr>
      <w:tr w:rsidR="000C3062" w14:paraId="666FA7D1" w14:textId="77777777" w:rsidTr="000C3062">
        <w:trPr>
          <w:cantSplit/>
          <w:jc w:val="center"/>
        </w:trPr>
        <w:tc>
          <w:tcPr>
            <w:tcW w:w="288" w:type="dxa"/>
          </w:tcPr>
          <w:p w14:paraId="641033F2" w14:textId="77777777" w:rsidR="000C3062" w:rsidRDefault="000C3062" w:rsidP="000C3062">
            <w:pPr>
              <w:pStyle w:val="CopticCross"/>
            </w:pPr>
            <w:r w:rsidRPr="00FB5ACB">
              <w:t>¿</w:t>
            </w:r>
          </w:p>
        </w:tc>
        <w:tc>
          <w:tcPr>
            <w:tcW w:w="3960" w:type="dxa"/>
          </w:tcPr>
          <w:p w14:paraId="5CA5AECB" w14:textId="77777777" w:rsidR="000C3062" w:rsidRDefault="000C3062" w:rsidP="000C3062">
            <w:pPr>
              <w:pStyle w:val="EngHang"/>
            </w:pPr>
            <w:r>
              <w:t>Rejoice, Maurice, and delight,</w:t>
            </w:r>
          </w:p>
          <w:p w14:paraId="5B2F8074" w14:textId="77777777" w:rsidR="000C3062" w:rsidRDefault="000C3062" w:rsidP="000C3062">
            <w:pPr>
              <w:pStyle w:val="EngHang"/>
            </w:pPr>
            <w:r>
              <w:t>O beloved of Emmanuel,</w:t>
            </w:r>
          </w:p>
          <w:p w14:paraId="485FD2C2" w14:textId="77777777" w:rsidR="000C3062" w:rsidRDefault="000C3062" w:rsidP="000C3062">
            <w:pPr>
              <w:pStyle w:val="EngHang"/>
            </w:pPr>
            <w:r>
              <w:t>For you have received great grace,</w:t>
            </w:r>
          </w:p>
          <w:p w14:paraId="1F25368B" w14:textId="77777777" w:rsidR="000C3062" w:rsidRDefault="000C3062" w:rsidP="000C3062">
            <w:pPr>
              <w:pStyle w:val="EngHangEnd"/>
            </w:pPr>
            <w:r>
              <w:t>O our holy and honest father.</w:t>
            </w:r>
          </w:p>
        </w:tc>
        <w:tc>
          <w:tcPr>
            <w:tcW w:w="288" w:type="dxa"/>
          </w:tcPr>
          <w:p w14:paraId="71AA32B5" w14:textId="77777777" w:rsidR="000C3062" w:rsidRDefault="000C3062" w:rsidP="000C3062"/>
        </w:tc>
        <w:tc>
          <w:tcPr>
            <w:tcW w:w="288" w:type="dxa"/>
          </w:tcPr>
          <w:p w14:paraId="29683D25" w14:textId="77777777" w:rsidR="000C3062" w:rsidRDefault="000C3062" w:rsidP="000C3062">
            <w:pPr>
              <w:pStyle w:val="CopticCross"/>
            </w:pPr>
            <w:r w:rsidRPr="00FB5ACB">
              <w:t>¿</w:t>
            </w:r>
          </w:p>
        </w:tc>
        <w:tc>
          <w:tcPr>
            <w:tcW w:w="3960" w:type="dxa"/>
          </w:tcPr>
          <w:p w14:paraId="1EFE83CB" w14:textId="77777777" w:rsidR="000C3062" w:rsidRDefault="000C3062" w:rsidP="000C3062">
            <w:pPr>
              <w:pStyle w:val="CopticVersemulti-line"/>
            </w:pPr>
            <w:r>
              <w:t>Ⲣⲁϣⲓ Ⲙⲟⲩⲣⲏⲥ ⲟⲩⲟϩ ⲑⲉⲗⲏⲗ:</w:t>
            </w:r>
          </w:p>
          <w:p w14:paraId="2512C3F0" w14:textId="77777777" w:rsidR="000C3062" w:rsidRDefault="000C3062" w:rsidP="000C3062">
            <w:pPr>
              <w:pStyle w:val="CopticVersemulti-line"/>
            </w:pPr>
            <w:r>
              <w:t>ⲱ̀ ⲡⲓⲙⲉⲛⲣⲓⲧ ⲛ̀Ⲉⲙⲙⲁⲛⲟⲩⲏⲗ:</w:t>
            </w:r>
          </w:p>
          <w:p w14:paraId="5BF382B6" w14:textId="77777777" w:rsidR="000C3062" w:rsidRDefault="000C3062" w:rsidP="000C3062">
            <w:pPr>
              <w:pStyle w:val="CopticVersemulti-line"/>
            </w:pPr>
            <w:r>
              <w:t>ϫⲉ ⲁⲕϣⲁϣⲛⲓ ⲛ̀ⲟⲩⲛⲓϣϯ ⲛ̀ϩ̀ⲙⲟⲧ:</w:t>
            </w:r>
          </w:p>
          <w:p w14:paraId="27EA669F" w14:textId="77777777" w:rsidR="000C3062" w:rsidRDefault="000C3062" w:rsidP="000C3062">
            <w:pPr>
              <w:pStyle w:val="CopticHangingVerse"/>
            </w:pPr>
            <w:r>
              <w:t>ⲱ̀ ⲡⲉⲛⲓⲱⲧ ⲉⲑⲟⲩⲁⲃ ⲉⲧⲉⲛϩⲟⲧ.</w:t>
            </w:r>
          </w:p>
        </w:tc>
      </w:tr>
      <w:tr w:rsidR="000C3062" w14:paraId="6DFCEB8B" w14:textId="77777777" w:rsidTr="000C3062">
        <w:trPr>
          <w:cantSplit/>
          <w:jc w:val="center"/>
        </w:trPr>
        <w:tc>
          <w:tcPr>
            <w:tcW w:w="288" w:type="dxa"/>
          </w:tcPr>
          <w:p w14:paraId="6485F6C2" w14:textId="77777777" w:rsidR="000C3062" w:rsidRDefault="000C3062" w:rsidP="000C3062">
            <w:pPr>
              <w:pStyle w:val="CopticCross"/>
            </w:pPr>
          </w:p>
        </w:tc>
        <w:tc>
          <w:tcPr>
            <w:tcW w:w="3960" w:type="dxa"/>
          </w:tcPr>
          <w:p w14:paraId="025857A8" w14:textId="77777777" w:rsidR="000C3062" w:rsidRDefault="000C3062" w:rsidP="000C3062">
            <w:pPr>
              <w:pStyle w:val="EngHang"/>
            </w:pPr>
            <w:r>
              <w:t>Behold, your soldiers</w:t>
            </w:r>
          </w:p>
          <w:p w14:paraId="12278015" w14:textId="77777777" w:rsidR="000C3062" w:rsidRDefault="000C3062" w:rsidP="000C3062">
            <w:pPr>
              <w:pStyle w:val="EngHang"/>
            </w:pPr>
            <w:r>
              <w:t>Also suffered with you,</w:t>
            </w:r>
          </w:p>
          <w:p w14:paraId="10695404" w14:textId="77777777" w:rsidR="000C3062" w:rsidRDefault="000C3062" w:rsidP="000C3062">
            <w:pPr>
              <w:pStyle w:val="EngHang"/>
            </w:pPr>
            <w:r>
              <w:t>And received unfading crowns</w:t>
            </w:r>
          </w:p>
          <w:p w14:paraId="33C8D247" w14:textId="77777777" w:rsidR="000C3062" w:rsidRPr="004764BD" w:rsidRDefault="000C3062" w:rsidP="000C3062">
            <w:pPr>
              <w:pStyle w:val="EngHangEnd"/>
            </w:pPr>
            <w:r>
              <w:t>In the year two hundred ninety.</w:t>
            </w:r>
          </w:p>
        </w:tc>
        <w:tc>
          <w:tcPr>
            <w:tcW w:w="288" w:type="dxa"/>
          </w:tcPr>
          <w:p w14:paraId="3A37C9CE" w14:textId="77777777" w:rsidR="000C3062" w:rsidRDefault="000C3062" w:rsidP="000C3062"/>
        </w:tc>
        <w:tc>
          <w:tcPr>
            <w:tcW w:w="288" w:type="dxa"/>
          </w:tcPr>
          <w:p w14:paraId="0945BFC7" w14:textId="77777777" w:rsidR="000C3062" w:rsidRDefault="000C3062" w:rsidP="000C3062">
            <w:pPr>
              <w:pStyle w:val="CopticCross"/>
            </w:pPr>
          </w:p>
        </w:tc>
        <w:tc>
          <w:tcPr>
            <w:tcW w:w="3960" w:type="dxa"/>
          </w:tcPr>
          <w:p w14:paraId="53DAE3E6" w14:textId="77777777" w:rsidR="000C3062" w:rsidRDefault="000C3062" w:rsidP="000C3062">
            <w:pPr>
              <w:pStyle w:val="CopticVersemulti-line"/>
            </w:pPr>
            <w:r>
              <w:t>Ⲏⲡⲡⲉ ⲓⲥ ⲛⲓⲕⲉⲙⲁⲧⲟⲓ:</w:t>
            </w:r>
          </w:p>
          <w:p w14:paraId="0F65C7A6" w14:textId="77777777" w:rsidR="000C3062" w:rsidRDefault="000C3062" w:rsidP="000C3062">
            <w:pPr>
              <w:pStyle w:val="CopticVersemulti-line"/>
            </w:pPr>
            <w:r>
              <w:t>ⲛⲏⲉⲧⲁⲩϭⲓⲙ̀ⲕⲁϩ ⲛⲉⲙⲁⲕ:</w:t>
            </w:r>
          </w:p>
          <w:p w14:paraId="4EA8DDA8" w14:textId="77777777" w:rsidR="000C3062" w:rsidRDefault="000C3062" w:rsidP="000C3062">
            <w:pPr>
              <w:pStyle w:val="CopticVersemulti-line"/>
            </w:pPr>
            <w:r>
              <w:t>ⲁⲩϭⲓ ⲟⲛ ⲙ̀ⲡⲓⲭ̀ⲗⲟⲙ ⲛ̀ⲁⲑⲗⲱⲙ:</w:t>
            </w:r>
          </w:p>
          <w:p w14:paraId="3F4C5245" w14:textId="77777777" w:rsidR="000C3062" w:rsidRDefault="000C3062" w:rsidP="000C3062">
            <w:pPr>
              <w:pStyle w:val="CopticHangingVerse"/>
            </w:pPr>
            <w:r>
              <w:t>ϧⲉⲛ ϯⲡⲣⲟⲙⲡⲓ ⲥ̀ⲛⲁⲩ ϣⲉ ⲡⲓⲥ̀ⲧⲁⲩ.</w:t>
            </w:r>
          </w:p>
        </w:tc>
      </w:tr>
      <w:tr w:rsidR="000C3062" w14:paraId="57357229" w14:textId="77777777" w:rsidTr="000C3062">
        <w:trPr>
          <w:cantSplit/>
          <w:jc w:val="center"/>
        </w:trPr>
        <w:tc>
          <w:tcPr>
            <w:tcW w:w="288" w:type="dxa"/>
          </w:tcPr>
          <w:p w14:paraId="1AE52278" w14:textId="77777777" w:rsidR="000C3062" w:rsidRDefault="000C3062" w:rsidP="000C3062">
            <w:pPr>
              <w:pStyle w:val="CopticCross"/>
            </w:pPr>
            <w:r w:rsidRPr="00FB5ACB">
              <w:t>¿</w:t>
            </w:r>
          </w:p>
        </w:tc>
        <w:tc>
          <w:tcPr>
            <w:tcW w:w="3960" w:type="dxa"/>
          </w:tcPr>
          <w:p w14:paraId="63680984" w14:textId="77777777" w:rsidR="000C3062" w:rsidRDefault="000C3062" w:rsidP="000C3062">
            <w:pPr>
              <w:pStyle w:val="EngHang"/>
            </w:pPr>
            <w:r>
              <w:t>Hear the joyful voice</w:t>
            </w:r>
          </w:p>
          <w:p w14:paraId="29420870" w14:textId="77777777" w:rsidR="000C3062" w:rsidRDefault="000C3062" w:rsidP="000C3062">
            <w:pPr>
              <w:pStyle w:val="EngHang"/>
            </w:pPr>
            <w:r>
              <w:t>Of our Lord Jesus, our God,</w:t>
            </w:r>
          </w:p>
          <w:p w14:paraId="654A7159" w14:textId="77777777" w:rsidR="000C3062" w:rsidRDefault="000C3062" w:rsidP="000C3062">
            <w:pPr>
              <w:pStyle w:val="EngHang"/>
            </w:pPr>
            <w:r>
              <w:t>Saying, “enter into the joy</w:t>
            </w:r>
          </w:p>
          <w:p w14:paraId="73EB5A2A" w14:textId="77777777" w:rsidR="000C3062" w:rsidRDefault="000C3062" w:rsidP="000C3062">
            <w:pPr>
              <w:pStyle w:val="EngHangEnd"/>
            </w:pPr>
            <w:r>
              <w:t>Of your Lord, the giver of victory.”</w:t>
            </w:r>
          </w:p>
        </w:tc>
        <w:tc>
          <w:tcPr>
            <w:tcW w:w="288" w:type="dxa"/>
          </w:tcPr>
          <w:p w14:paraId="26EF009C" w14:textId="77777777" w:rsidR="000C3062" w:rsidRDefault="000C3062" w:rsidP="000C3062"/>
        </w:tc>
        <w:tc>
          <w:tcPr>
            <w:tcW w:w="288" w:type="dxa"/>
          </w:tcPr>
          <w:p w14:paraId="39F7242F" w14:textId="77777777" w:rsidR="000C3062" w:rsidRDefault="000C3062" w:rsidP="000C3062">
            <w:pPr>
              <w:pStyle w:val="CopticCross"/>
            </w:pPr>
            <w:r w:rsidRPr="00FB5ACB">
              <w:t>¿</w:t>
            </w:r>
          </w:p>
        </w:tc>
        <w:tc>
          <w:tcPr>
            <w:tcW w:w="3960" w:type="dxa"/>
          </w:tcPr>
          <w:p w14:paraId="5933EBCD" w14:textId="77777777" w:rsidR="000C3062" w:rsidRDefault="000C3062" w:rsidP="000C3062">
            <w:pPr>
              <w:pStyle w:val="CopticVersemulti-line"/>
            </w:pPr>
            <w:r>
              <w:t>Ⲥⲱⲧⲉⲛ ⲉ̀ ⲧ̀ⲥ̀ⲙⲏ ⲉⲑⲙⲉϩ ⲛ̀ⲣⲁϣⲓ:</w:t>
            </w:r>
          </w:p>
          <w:p w14:paraId="37E9F150" w14:textId="77777777" w:rsidR="000C3062" w:rsidRDefault="000C3062" w:rsidP="000C3062">
            <w:pPr>
              <w:pStyle w:val="CopticVersemulti-line"/>
            </w:pPr>
            <w:r>
              <w:t>ⲛ̀ⲧⲉ Ⲡⲉⲛϭⲟⲓⲥ Ⲓⲏⲥⲟⲩⲥ Ⲡⲉⲛⲛⲟⲩϯ:</w:t>
            </w:r>
          </w:p>
          <w:p w14:paraId="24DB5BBC" w14:textId="77777777" w:rsidR="000C3062" w:rsidRDefault="000C3062" w:rsidP="000C3062">
            <w:pPr>
              <w:pStyle w:val="CopticVersemulti-line"/>
            </w:pPr>
            <w:r>
              <w:t>ϫⲉ ⲁ̀ⲙⲟⲩ ⲉ̀ϧⲟⲩⲛ ⲉ̀ⲫ̀ⲣⲁϣⲓ:</w:t>
            </w:r>
          </w:p>
          <w:p w14:paraId="0E5B14B1" w14:textId="77777777" w:rsidR="000C3062" w:rsidRDefault="000C3062" w:rsidP="000C3062">
            <w:pPr>
              <w:pStyle w:val="CopticHangingVerse"/>
            </w:pPr>
            <w:r>
              <w:t>ⲛ̀ⲧⲉ ⲡⲉⲕϭⲟⲓⲥ ⲛ̀ⲣⲉϥⲛⲁϣϯ.</w:t>
            </w:r>
          </w:p>
        </w:tc>
      </w:tr>
      <w:tr w:rsidR="000C3062" w14:paraId="145B7F36" w14:textId="77777777" w:rsidTr="000C3062">
        <w:trPr>
          <w:cantSplit/>
          <w:jc w:val="center"/>
        </w:trPr>
        <w:tc>
          <w:tcPr>
            <w:tcW w:w="288" w:type="dxa"/>
          </w:tcPr>
          <w:p w14:paraId="38698103" w14:textId="77777777" w:rsidR="000C3062" w:rsidRDefault="000C3062" w:rsidP="000C3062">
            <w:pPr>
              <w:pStyle w:val="CopticCross"/>
            </w:pPr>
          </w:p>
        </w:tc>
        <w:tc>
          <w:tcPr>
            <w:tcW w:w="3960" w:type="dxa"/>
          </w:tcPr>
          <w:p w14:paraId="42871C11" w14:textId="77777777" w:rsidR="000C3062" w:rsidRDefault="000C3062" w:rsidP="000C3062">
            <w:pPr>
              <w:pStyle w:val="EngHang"/>
            </w:pPr>
            <w:r>
              <w:t>Hail to you, O martyr,</w:t>
            </w:r>
          </w:p>
          <w:p w14:paraId="544C990F" w14:textId="77777777" w:rsidR="000C3062" w:rsidRDefault="000C3062" w:rsidP="000C3062">
            <w:pPr>
              <w:pStyle w:val="EngHang"/>
            </w:pPr>
            <w:r>
              <w:t>Hail to the courageous hero,</w:t>
            </w:r>
          </w:p>
          <w:p w14:paraId="1998A8F9" w14:textId="77777777" w:rsidR="000C3062" w:rsidRDefault="000C3062" w:rsidP="000C3062">
            <w:pPr>
              <w:pStyle w:val="EngHang"/>
            </w:pPr>
            <w:r>
              <w:t>Hail to the struggle-bearer,</w:t>
            </w:r>
          </w:p>
          <w:p w14:paraId="109707BD" w14:textId="77777777" w:rsidR="000C3062" w:rsidRDefault="000C3062" w:rsidP="000C3062">
            <w:pPr>
              <w:pStyle w:val="EngHangEnd"/>
            </w:pPr>
            <w:r>
              <w:t>Abba Maurice of Thebes.</w:t>
            </w:r>
          </w:p>
        </w:tc>
        <w:tc>
          <w:tcPr>
            <w:tcW w:w="288" w:type="dxa"/>
          </w:tcPr>
          <w:p w14:paraId="0D10A8BE" w14:textId="77777777" w:rsidR="000C3062" w:rsidRDefault="000C3062" w:rsidP="000C3062"/>
        </w:tc>
        <w:tc>
          <w:tcPr>
            <w:tcW w:w="288" w:type="dxa"/>
          </w:tcPr>
          <w:p w14:paraId="532634A6" w14:textId="77777777" w:rsidR="000C3062" w:rsidRDefault="000C3062" w:rsidP="000C3062">
            <w:pPr>
              <w:pStyle w:val="CopticCross"/>
            </w:pPr>
          </w:p>
        </w:tc>
        <w:tc>
          <w:tcPr>
            <w:tcW w:w="3960" w:type="dxa"/>
          </w:tcPr>
          <w:p w14:paraId="7BBEA3E9" w14:textId="77777777" w:rsidR="000C3062" w:rsidRDefault="000C3062" w:rsidP="000C3062">
            <w:pPr>
              <w:pStyle w:val="CopticVersemulti-line"/>
            </w:pPr>
            <w:r>
              <w:t>Ⲭⲉⲣⲉ ⲛⲁⲕ ⲱ̀ ⲡⲓⲙⲁⲣⲧⲩⲣⲟⲥ:</w:t>
            </w:r>
          </w:p>
          <w:p w14:paraId="5BA31927" w14:textId="77777777" w:rsidR="000C3062" w:rsidRDefault="000C3062" w:rsidP="000C3062">
            <w:pPr>
              <w:pStyle w:val="CopticVersemulti-line"/>
            </w:pPr>
            <w:r>
              <w:t>ⲭⲉⲣⲉ ⲡⲓϣⲱⲓϫ ⲛ̀ⲅⲉⲛⲛⲉⲟⲥ:</w:t>
            </w:r>
          </w:p>
          <w:p w14:paraId="1B08E295" w14:textId="77777777" w:rsidR="000C3062" w:rsidRDefault="000C3062" w:rsidP="000C3062">
            <w:pPr>
              <w:pStyle w:val="CopticVersemulti-line"/>
            </w:pPr>
            <w:r>
              <w:t>ⲭⲉⲣⲉ ⲡⲓⲁⲑⲗⲟⲫⲟⲣⲟⲥ:</w:t>
            </w:r>
          </w:p>
          <w:p w14:paraId="3EE939CF" w14:textId="77777777" w:rsidR="000C3062" w:rsidRDefault="000C3062" w:rsidP="000C3062">
            <w:pPr>
              <w:pStyle w:val="CopticHangingVerse"/>
            </w:pPr>
            <w:r>
              <w:t>ⲁⲃⲃⲁ Ⲙⲟⲩⲣⲏⲥ ⲛ̀ⲧⲉ Ⲧⲓⲃⲁ.</w:t>
            </w:r>
          </w:p>
        </w:tc>
      </w:tr>
      <w:tr w:rsidR="000C3062" w14:paraId="3264D08D" w14:textId="77777777" w:rsidTr="000C3062">
        <w:trPr>
          <w:cantSplit/>
          <w:jc w:val="center"/>
        </w:trPr>
        <w:tc>
          <w:tcPr>
            <w:tcW w:w="288" w:type="dxa"/>
          </w:tcPr>
          <w:p w14:paraId="152BF943" w14:textId="77777777" w:rsidR="000C3062" w:rsidRDefault="000C3062" w:rsidP="000C3062">
            <w:pPr>
              <w:pStyle w:val="CopticCross"/>
            </w:pPr>
            <w:r w:rsidRPr="00FB5ACB">
              <w:t>¿</w:t>
            </w:r>
          </w:p>
        </w:tc>
        <w:tc>
          <w:tcPr>
            <w:tcW w:w="3960" w:type="dxa"/>
          </w:tcPr>
          <w:p w14:paraId="53062D1F" w14:textId="77777777" w:rsidR="000C3062" w:rsidRDefault="000C3062" w:rsidP="000C3062">
            <w:pPr>
              <w:pStyle w:val="EngHang"/>
            </w:pPr>
            <w:r>
              <w:t>Pray to the Lord on our behalf,</w:t>
            </w:r>
          </w:p>
          <w:p w14:paraId="2EFDD76E" w14:textId="77777777" w:rsidR="000C3062" w:rsidRDefault="000C3062" w:rsidP="000C3062">
            <w:pPr>
              <w:pStyle w:val="EngHang"/>
            </w:pPr>
            <w:r>
              <w:t>O struggle-bearer and martyr,</w:t>
            </w:r>
          </w:p>
          <w:p w14:paraId="5B3E5048" w14:textId="77777777" w:rsidR="000C3062" w:rsidRDefault="000C3062" w:rsidP="000C3062">
            <w:pPr>
              <w:pStyle w:val="EngHang"/>
            </w:pPr>
            <w:r>
              <w:t>Abba Maurice of Thebes,</w:t>
            </w:r>
          </w:p>
          <w:p w14:paraId="009AB247" w14:textId="77777777" w:rsidR="000C3062" w:rsidRDefault="000C3062" w:rsidP="000C3062">
            <w:pPr>
              <w:pStyle w:val="EngHangEnd"/>
            </w:pPr>
            <w:r>
              <w:t>That He may forgive us our sins.</w:t>
            </w:r>
          </w:p>
        </w:tc>
        <w:tc>
          <w:tcPr>
            <w:tcW w:w="288" w:type="dxa"/>
          </w:tcPr>
          <w:p w14:paraId="49B5F248" w14:textId="77777777" w:rsidR="000C3062" w:rsidRDefault="000C3062" w:rsidP="000C3062"/>
        </w:tc>
        <w:tc>
          <w:tcPr>
            <w:tcW w:w="288" w:type="dxa"/>
          </w:tcPr>
          <w:p w14:paraId="641C9F9A" w14:textId="77777777" w:rsidR="000C3062" w:rsidRDefault="000C3062" w:rsidP="000C3062">
            <w:pPr>
              <w:pStyle w:val="CopticCross"/>
            </w:pPr>
            <w:r w:rsidRPr="00FB5ACB">
              <w:t>¿</w:t>
            </w:r>
          </w:p>
        </w:tc>
        <w:tc>
          <w:tcPr>
            <w:tcW w:w="3960" w:type="dxa"/>
          </w:tcPr>
          <w:p w14:paraId="3923CE62" w14:textId="77777777" w:rsidR="000C3062" w:rsidRDefault="000C3062" w:rsidP="000C3062">
            <w:pPr>
              <w:pStyle w:val="CopticVersemulti-line"/>
            </w:pPr>
            <w:r>
              <w:t>Ⲧⲱⲃϩ ⲙ̀Ⲡϭⲟⲓⲥ ⲉ̀ϩ̀ⲣⲏⲓ ⲉ̀ϫⲱⲛ:</w:t>
            </w:r>
          </w:p>
          <w:p w14:paraId="2DB14D9C" w14:textId="77777777" w:rsidR="000C3062" w:rsidRDefault="000C3062" w:rsidP="000C3062">
            <w:pPr>
              <w:pStyle w:val="CopticVersemulti-line"/>
            </w:pPr>
            <w:r>
              <w:t>ⲱ̀ ⲡⲓⲁⲑⲗⲟⲫⲟⲣⲟⲥ ⲙ̀ⲙⲁⲣⲧⲩⲣⲟⲥ:</w:t>
            </w:r>
          </w:p>
          <w:p w14:paraId="05FB2282" w14:textId="77777777" w:rsidR="000C3062" w:rsidRDefault="000C3062" w:rsidP="000C3062">
            <w:pPr>
              <w:pStyle w:val="CopticVersemulti-line"/>
            </w:pPr>
            <w:r>
              <w:t>ⲁⲃⲃⲁ Ⲙⲟⲩⲣⲏⲥ ⲛ̀ⲧⲉ Ⲧⲓⲃⲁ:</w:t>
            </w:r>
          </w:p>
          <w:p w14:paraId="0E67779F" w14:textId="77777777" w:rsidR="000C3062" w:rsidRDefault="000C3062" w:rsidP="000C3062">
            <w:pPr>
              <w:pStyle w:val="CopticVersemulti-line"/>
            </w:pPr>
            <w:r>
              <w:t>ⲛ̀ⲧⲉϥⲭⲁ ⲛⲉⲛⲛⲟⲃⲓ ⲛⲁⲛ ⲉ̀ⲃⲟⲗ.</w:t>
            </w:r>
          </w:p>
        </w:tc>
      </w:tr>
    </w:tbl>
    <w:p w14:paraId="60A17721" w14:textId="77777777" w:rsidR="005242D1" w:rsidRDefault="005242D1" w:rsidP="005242D1">
      <w:pPr>
        <w:pStyle w:val="Heading3"/>
      </w:pPr>
      <w:bookmarkStart w:id="1217" w:name="_Toc448227481"/>
      <w:r>
        <w:t>September 23 (24) / Tho-out 26: Annunciation of St. John the Baptist to Zacharias</w:t>
      </w:r>
      <w:bookmarkEnd w:id="1217"/>
    </w:p>
    <w:p w14:paraId="2D6418E3" w14:textId="643B6421" w:rsidR="005242D1" w:rsidRDefault="005242D1" w:rsidP="005242D1">
      <w:pPr>
        <w:pStyle w:val="Rubric"/>
      </w:pPr>
      <w:r>
        <w:t xml:space="preserve">See </w:t>
      </w:r>
      <w:r w:rsidR="00191A26">
        <w:fldChar w:fldCharType="begin"/>
      </w:r>
      <w:r w:rsidR="00191A26">
        <w:instrText xml:space="preserve"> REF _Ref434488524 \h </w:instrText>
      </w:r>
      <w:r w:rsidR="00191A26">
        <w:fldChar w:fldCharType="separate"/>
      </w:r>
      <w:r w:rsidR="000C7DE2">
        <w:t>The Doxology of St. John the Baptist</w:t>
      </w:r>
      <w:r w:rsidR="00191A26">
        <w:fldChar w:fldCharType="end"/>
      </w:r>
      <w:r w:rsidR="00191A26">
        <w:t xml:space="preserve"> </w:t>
      </w:r>
      <w:r>
        <w:t>on pag</w:t>
      </w:r>
      <w:r w:rsidR="00191A26">
        <w:t xml:space="preserve">es </w:t>
      </w:r>
      <w:r w:rsidR="00191A26">
        <w:fldChar w:fldCharType="begin"/>
      </w:r>
      <w:r w:rsidR="00191A26">
        <w:instrText xml:space="preserve"> PAGEREF _Ref434488524 \h </w:instrText>
      </w:r>
      <w:r w:rsidR="00191A26">
        <w:fldChar w:fldCharType="separate"/>
      </w:r>
      <w:r w:rsidR="000C7DE2">
        <w:rPr>
          <w:noProof/>
        </w:rPr>
        <w:t>605</w:t>
      </w:r>
      <w:r w:rsidR="00191A26">
        <w:fldChar w:fldCharType="end"/>
      </w:r>
      <w:r w:rsidR="00191A26">
        <w:t xml:space="preserve"> and </w:t>
      </w:r>
      <w:r w:rsidR="00191A26">
        <w:fldChar w:fldCharType="begin"/>
      </w:r>
      <w:r w:rsidR="00191A26">
        <w:instrText xml:space="preserve"> PAGEREF _Ref434488546 \h </w:instrText>
      </w:r>
      <w:r w:rsidR="00191A26">
        <w:fldChar w:fldCharType="separate"/>
      </w:r>
      <w:r w:rsidR="000C7DE2">
        <w:rPr>
          <w:noProof/>
        </w:rPr>
        <w:t>606</w:t>
      </w:r>
      <w:r w:rsidR="00191A26">
        <w:fldChar w:fldCharType="end"/>
      </w:r>
      <w:r w:rsidR="00191A26">
        <w:t>.</w:t>
      </w:r>
    </w:p>
    <w:p w14:paraId="741B8584" w14:textId="77777777" w:rsidR="005603B8" w:rsidRPr="0039635A" w:rsidRDefault="005242D1" w:rsidP="005242D1">
      <w:pPr>
        <w:pStyle w:val="Rubric"/>
      </w:pPr>
      <w:r>
        <w:t>TODO: add doxology vs for Zacharias here?</w:t>
      </w:r>
    </w:p>
    <w:p w14:paraId="5EDE1CFA" w14:textId="0363A203" w:rsidR="00C0205C" w:rsidRDefault="00C0205C" w:rsidP="00C0205C">
      <w:pPr>
        <w:pStyle w:val="Heading3"/>
      </w:pPr>
      <w:bookmarkStart w:id="1218" w:name="_Ref435003974"/>
      <w:bookmarkStart w:id="1219" w:name="_Toc448227482"/>
      <w:r>
        <w:t>September 26 (27) / Tho-out 29: Commemoration of the Annunciation, Nativity, and Resurrection on the 29</w:t>
      </w:r>
      <w:r w:rsidRPr="00C0205C">
        <w:rPr>
          <w:vertAlign w:val="superscript"/>
        </w:rPr>
        <w:t>th</w:t>
      </w:r>
      <w:r>
        <w:t xml:space="preserve"> of Every </w:t>
      </w:r>
      <w:r w:rsidR="004246C3">
        <w:t xml:space="preserve">Coptic </w:t>
      </w:r>
      <w:r>
        <w:t>Month</w:t>
      </w:r>
      <w:bookmarkEnd w:id="1218"/>
      <w:bookmarkEnd w:id="1219"/>
    </w:p>
    <w:p w14:paraId="0A0A7EC3" w14:textId="08992E6A" w:rsidR="00C0205C" w:rsidRDefault="00C0205C" w:rsidP="00C0205C">
      <w:pPr>
        <w:pStyle w:val="Heading4"/>
      </w:pPr>
      <w:bookmarkStart w:id="1220" w:name="_Ref435003845"/>
      <w:r>
        <w:t>The Psali Adam for the 29</w:t>
      </w:r>
      <w:r w:rsidRPr="00C0205C">
        <w:rPr>
          <w:vertAlign w:val="superscript"/>
        </w:rPr>
        <w:t>th</w:t>
      </w:r>
      <w:r>
        <w:t xml:space="preserve"> of Every </w:t>
      </w:r>
      <w:r w:rsidR="004246C3">
        <w:t xml:space="preserve">Coptic </w:t>
      </w:r>
      <w:r>
        <w:t>Month</w:t>
      </w:r>
      <w:bookmarkEnd w:id="12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0322E959" w14:textId="77777777" w:rsidTr="00C0205C">
        <w:trPr>
          <w:cantSplit/>
          <w:jc w:val="center"/>
        </w:trPr>
        <w:tc>
          <w:tcPr>
            <w:tcW w:w="288" w:type="dxa"/>
          </w:tcPr>
          <w:p w14:paraId="4FADAD72" w14:textId="77777777" w:rsidR="00C0205C" w:rsidRDefault="00C0205C" w:rsidP="00C0205C">
            <w:pPr>
              <w:pStyle w:val="CopticCross"/>
            </w:pPr>
          </w:p>
        </w:tc>
        <w:tc>
          <w:tcPr>
            <w:tcW w:w="3960" w:type="dxa"/>
          </w:tcPr>
          <w:p w14:paraId="54E3C781" w14:textId="77777777" w:rsidR="00C0205C" w:rsidRDefault="00C0205C" w:rsidP="00C0205C">
            <w:pPr>
              <w:pStyle w:val="EngHang"/>
            </w:pPr>
            <w:r>
              <w:t>Come, today,</w:t>
            </w:r>
          </w:p>
          <w:p w14:paraId="41697894" w14:textId="77777777" w:rsidR="00C0205C" w:rsidRDefault="00C0205C" w:rsidP="00C0205C">
            <w:pPr>
              <w:pStyle w:val="EngHang"/>
            </w:pPr>
            <w:r>
              <w:t>O faithful people,</w:t>
            </w:r>
          </w:p>
          <w:p w14:paraId="0643A202" w14:textId="77777777" w:rsidR="00C0205C" w:rsidRDefault="00C0205C" w:rsidP="00C0205C">
            <w:pPr>
              <w:pStyle w:val="EngHang"/>
            </w:pPr>
            <w:r>
              <w:t>To glorify</w:t>
            </w:r>
          </w:p>
          <w:p w14:paraId="6BAACAD7" w14:textId="77777777" w:rsidR="00C0205C" w:rsidRDefault="00C0205C" w:rsidP="00C0205C">
            <w:pPr>
              <w:pStyle w:val="EngHangEnd"/>
            </w:pPr>
            <w:r>
              <w:t>Christ our King.</w:t>
            </w:r>
          </w:p>
        </w:tc>
        <w:tc>
          <w:tcPr>
            <w:tcW w:w="288" w:type="dxa"/>
          </w:tcPr>
          <w:p w14:paraId="12348914" w14:textId="77777777" w:rsidR="00C0205C" w:rsidRDefault="00C0205C" w:rsidP="00C0205C"/>
        </w:tc>
        <w:tc>
          <w:tcPr>
            <w:tcW w:w="288" w:type="dxa"/>
          </w:tcPr>
          <w:p w14:paraId="047B7832" w14:textId="77777777" w:rsidR="00C0205C" w:rsidRDefault="00C0205C" w:rsidP="00C0205C">
            <w:pPr>
              <w:pStyle w:val="CopticCross"/>
            </w:pPr>
          </w:p>
        </w:tc>
        <w:tc>
          <w:tcPr>
            <w:tcW w:w="3960" w:type="dxa"/>
          </w:tcPr>
          <w:p w14:paraId="0FBEC4EC" w14:textId="77777777" w:rsidR="00C0205C" w:rsidRDefault="00C0205C" w:rsidP="00C0205C">
            <w:pPr>
              <w:pStyle w:val="CopticVersemulti-line"/>
            </w:pPr>
            <w:r>
              <w:t>Ⲁⲙⲱⲓⲛⲓ ⲧⲏⲣⲟⲩ ⲙ̀ⲫⲟⲟⲩ:</w:t>
            </w:r>
          </w:p>
          <w:p w14:paraId="24955266" w14:textId="77777777" w:rsidR="00C0205C" w:rsidRDefault="00C0205C" w:rsidP="00C0205C">
            <w:pPr>
              <w:pStyle w:val="CopticVersemulti-line"/>
            </w:pPr>
            <w:r>
              <w:t>ⲱ̀ ⲛⲓⲗⲁⲟⲥ ⲛ̀ⲛⲓⲡⲓⲥⲧⲟⲥ:</w:t>
            </w:r>
          </w:p>
          <w:p w14:paraId="0F86E388" w14:textId="77777777" w:rsidR="00C0205C" w:rsidRDefault="00C0205C" w:rsidP="00C0205C">
            <w:pPr>
              <w:pStyle w:val="CopticVersemulti-line"/>
            </w:pPr>
            <w:r>
              <w:t>ϩⲓⲛⲁ ⲛ̀ⲧⲉⲛϯⲱ̀ⲟⲩ:</w:t>
            </w:r>
          </w:p>
          <w:p w14:paraId="44D38F07" w14:textId="77777777" w:rsidR="00C0205C" w:rsidRPr="00C35319" w:rsidRDefault="00C0205C" w:rsidP="00C0205C">
            <w:pPr>
              <w:pStyle w:val="CopticHangingVerse"/>
            </w:pPr>
            <w:r>
              <w:t>Ⲡⲉⲛⲟⲩⲣⲟ Ⲡⲓⲭ̀ⲣⲓⲥⲧⲟⲥ.</w:t>
            </w:r>
          </w:p>
        </w:tc>
      </w:tr>
      <w:tr w:rsidR="00C0205C" w14:paraId="5CA265AA" w14:textId="77777777" w:rsidTr="00C0205C">
        <w:trPr>
          <w:cantSplit/>
          <w:jc w:val="center"/>
        </w:trPr>
        <w:tc>
          <w:tcPr>
            <w:tcW w:w="288" w:type="dxa"/>
          </w:tcPr>
          <w:p w14:paraId="6D5E9AB9" w14:textId="77777777" w:rsidR="00C0205C" w:rsidRDefault="00C0205C" w:rsidP="00C0205C">
            <w:pPr>
              <w:pStyle w:val="CopticCross"/>
            </w:pPr>
          </w:p>
        </w:tc>
        <w:tc>
          <w:tcPr>
            <w:tcW w:w="3960" w:type="dxa"/>
          </w:tcPr>
          <w:p w14:paraId="6162AF88" w14:textId="77777777" w:rsidR="00C0205C" w:rsidRDefault="00C0205C" w:rsidP="00C0205C">
            <w:pPr>
              <w:pStyle w:val="EngHang"/>
            </w:pPr>
            <w:r>
              <w:t>Every ineffable</w:t>
            </w:r>
          </w:p>
          <w:p w14:paraId="21F4DCC9" w14:textId="77777777" w:rsidR="00C0205C" w:rsidRDefault="00C0205C" w:rsidP="00C0205C">
            <w:pPr>
              <w:pStyle w:val="EngHang"/>
            </w:pPr>
            <w:r>
              <w:t>Mystery was</w:t>
            </w:r>
          </w:p>
          <w:p w14:paraId="49C6BF78" w14:textId="77777777" w:rsidR="00C0205C" w:rsidRDefault="00C0205C" w:rsidP="00C0205C">
            <w:pPr>
              <w:pStyle w:val="EngHang"/>
            </w:pPr>
            <w:r>
              <w:t>Manifested to us through</w:t>
            </w:r>
          </w:p>
          <w:p w14:paraId="68AC3E20" w14:textId="77777777" w:rsidR="00C0205C" w:rsidRDefault="00C0205C" w:rsidP="00C0205C">
            <w:pPr>
              <w:pStyle w:val="EngHangEnd"/>
            </w:pPr>
            <w:r>
              <w:t>The Incomprehensible One.</w:t>
            </w:r>
          </w:p>
        </w:tc>
        <w:tc>
          <w:tcPr>
            <w:tcW w:w="288" w:type="dxa"/>
          </w:tcPr>
          <w:p w14:paraId="32D8422B" w14:textId="77777777" w:rsidR="00C0205C" w:rsidRDefault="00C0205C" w:rsidP="00C0205C"/>
        </w:tc>
        <w:tc>
          <w:tcPr>
            <w:tcW w:w="288" w:type="dxa"/>
          </w:tcPr>
          <w:p w14:paraId="2D6F3EB8" w14:textId="77777777" w:rsidR="00C0205C" w:rsidRDefault="00C0205C" w:rsidP="00C0205C">
            <w:pPr>
              <w:pStyle w:val="CopticCross"/>
            </w:pPr>
          </w:p>
        </w:tc>
        <w:tc>
          <w:tcPr>
            <w:tcW w:w="3960" w:type="dxa"/>
          </w:tcPr>
          <w:p w14:paraId="1FC5DD2E" w14:textId="77777777" w:rsidR="00C0205C" w:rsidRDefault="00C0205C" w:rsidP="00C0205C">
            <w:pPr>
              <w:pStyle w:val="CopticVersemulti-line"/>
            </w:pPr>
            <w:r>
              <w:t>Ⲃⲟⲛ ⲟⲩⲙⲩⲥⲧⲏⲣⲓⲟⲛ:</w:t>
            </w:r>
          </w:p>
          <w:p w14:paraId="04C2FA5E" w14:textId="77777777" w:rsidR="00C0205C" w:rsidRDefault="00C0205C" w:rsidP="00C0205C">
            <w:pPr>
              <w:pStyle w:val="CopticVersemulti-line"/>
            </w:pPr>
            <w:r>
              <w:t>ⲛ̀ⲁⲧⲥⲁϫⲓ ⲙ̀ⲙⲟϥ:</w:t>
            </w:r>
          </w:p>
          <w:p w14:paraId="470B94A8" w14:textId="77777777" w:rsidR="00C0205C" w:rsidRDefault="00C0205C" w:rsidP="00C0205C">
            <w:pPr>
              <w:pStyle w:val="CopticVersemulti-line"/>
            </w:pPr>
            <w:r>
              <w:t>ⲁϥⲟⲩⲱⲛϩ ⲛⲁⲛ ⲁ̀ⲛⲟⲛ:</w:t>
            </w:r>
          </w:p>
          <w:p w14:paraId="2252C6D4" w14:textId="77777777" w:rsidR="00C0205C" w:rsidRDefault="00C0205C" w:rsidP="00C0205C">
            <w:pPr>
              <w:pStyle w:val="CopticHangingVerse"/>
            </w:pPr>
            <w:r>
              <w:t>ϩⲓⲧⲉⲛ Ⲡⲓⲁⲧϣ̀ⲧⲁϩⲟϥ.</w:t>
            </w:r>
          </w:p>
        </w:tc>
      </w:tr>
      <w:tr w:rsidR="00C0205C" w14:paraId="25702275" w14:textId="77777777" w:rsidTr="00C0205C">
        <w:trPr>
          <w:cantSplit/>
          <w:jc w:val="center"/>
        </w:trPr>
        <w:tc>
          <w:tcPr>
            <w:tcW w:w="288" w:type="dxa"/>
          </w:tcPr>
          <w:p w14:paraId="5D2322DE" w14:textId="77777777" w:rsidR="00C0205C" w:rsidRDefault="00C0205C" w:rsidP="00C0205C">
            <w:pPr>
              <w:pStyle w:val="CopticCross"/>
            </w:pPr>
            <w:r w:rsidRPr="00FB5ACB">
              <w:lastRenderedPageBreak/>
              <w:t>¿</w:t>
            </w:r>
          </w:p>
        </w:tc>
        <w:tc>
          <w:tcPr>
            <w:tcW w:w="3960" w:type="dxa"/>
          </w:tcPr>
          <w:p w14:paraId="27FD7F02" w14:textId="77777777" w:rsidR="00C0205C" w:rsidRDefault="00C0205C" w:rsidP="00C0205C">
            <w:pPr>
              <w:pStyle w:val="EngHang"/>
            </w:pPr>
            <w:r>
              <w:t>For He who is</w:t>
            </w:r>
          </w:p>
          <w:p w14:paraId="42FE39D5" w14:textId="77777777" w:rsidR="00C0205C" w:rsidRDefault="00C0205C" w:rsidP="00C0205C">
            <w:pPr>
              <w:pStyle w:val="EngHang"/>
            </w:pPr>
            <w:r>
              <w:t>Without beginning,</w:t>
            </w:r>
          </w:p>
          <w:p w14:paraId="2DFD6C82" w14:textId="77777777" w:rsidR="00C0205C" w:rsidRDefault="00C0205C" w:rsidP="00C0205C">
            <w:pPr>
              <w:pStyle w:val="EngHang"/>
            </w:pPr>
            <w:r>
              <w:t>The Creator, dwelt</w:t>
            </w:r>
          </w:p>
          <w:p w14:paraId="6E387FAE" w14:textId="77777777" w:rsidR="00C0205C" w:rsidRDefault="00C0205C" w:rsidP="00C0205C">
            <w:pPr>
              <w:pStyle w:val="EngHangEnd"/>
            </w:pPr>
            <w:r>
              <w:t>In the Virgin’s womb.</w:t>
            </w:r>
          </w:p>
        </w:tc>
        <w:tc>
          <w:tcPr>
            <w:tcW w:w="288" w:type="dxa"/>
          </w:tcPr>
          <w:p w14:paraId="088728DB" w14:textId="77777777" w:rsidR="00C0205C" w:rsidRDefault="00C0205C" w:rsidP="00C0205C"/>
        </w:tc>
        <w:tc>
          <w:tcPr>
            <w:tcW w:w="288" w:type="dxa"/>
          </w:tcPr>
          <w:p w14:paraId="443709BD" w14:textId="77777777" w:rsidR="00C0205C" w:rsidRDefault="00C0205C" w:rsidP="00C0205C">
            <w:pPr>
              <w:pStyle w:val="CopticCross"/>
            </w:pPr>
            <w:r w:rsidRPr="00FB5ACB">
              <w:t>¿</w:t>
            </w:r>
          </w:p>
        </w:tc>
        <w:tc>
          <w:tcPr>
            <w:tcW w:w="3960" w:type="dxa"/>
          </w:tcPr>
          <w:p w14:paraId="0E7D69A3" w14:textId="77777777" w:rsidR="00C0205C" w:rsidRDefault="00C0205C" w:rsidP="00C0205C">
            <w:pPr>
              <w:pStyle w:val="CopticVersemulti-line"/>
            </w:pPr>
            <w:r>
              <w:t>Ⲅⲉ ⲅⲁⲣ ⲛ̀ⲑⲟϥ ⲁϥⲓ̀:</w:t>
            </w:r>
          </w:p>
          <w:p w14:paraId="7C4A3ABF" w14:textId="77777777" w:rsidR="00C0205C" w:rsidRDefault="00C0205C" w:rsidP="00C0205C">
            <w:pPr>
              <w:pStyle w:val="CopticVersemulti-line"/>
            </w:pPr>
            <w:r>
              <w:t>ϧⲉⲛ ⲑ̀ⲛⲉϫⲓ ⲛ̀Ϯⲡⲁⲣⲑⲉⲛⲟⲥ:</w:t>
            </w:r>
          </w:p>
          <w:p w14:paraId="46BCBBDB" w14:textId="77777777" w:rsidR="00C0205C" w:rsidRDefault="00C0205C" w:rsidP="00C0205C">
            <w:pPr>
              <w:pStyle w:val="CopticVersemulti-line"/>
            </w:pPr>
            <w:r>
              <w:t>ⲛ̀ⲑⲟϥ Ⲡⲓⲁⲧⲁⲣⲭⲏ:</w:t>
            </w:r>
          </w:p>
          <w:p w14:paraId="517F8DCF" w14:textId="77777777" w:rsidR="00C0205C" w:rsidRDefault="00C0205C" w:rsidP="00C0205C">
            <w:pPr>
              <w:pStyle w:val="CopticHangingVerse"/>
            </w:pPr>
            <w:r>
              <w:t>ⲟⲩⲟϩ Ⲡⲓⲇⲏⲙⲓⲟⲣⲅⲟⲥ.</w:t>
            </w:r>
          </w:p>
        </w:tc>
      </w:tr>
      <w:tr w:rsidR="00C0205C" w14:paraId="1C078F24" w14:textId="77777777" w:rsidTr="00C0205C">
        <w:trPr>
          <w:cantSplit/>
          <w:jc w:val="center"/>
        </w:trPr>
        <w:tc>
          <w:tcPr>
            <w:tcW w:w="288" w:type="dxa"/>
          </w:tcPr>
          <w:p w14:paraId="59E69754" w14:textId="77777777" w:rsidR="00C0205C" w:rsidRDefault="00C0205C" w:rsidP="00C0205C">
            <w:pPr>
              <w:pStyle w:val="CopticCross"/>
            </w:pPr>
            <w:r w:rsidRPr="00FB5ACB">
              <w:t>¿</w:t>
            </w:r>
          </w:p>
        </w:tc>
        <w:tc>
          <w:tcPr>
            <w:tcW w:w="3960" w:type="dxa"/>
          </w:tcPr>
          <w:p w14:paraId="7E484D86" w14:textId="77777777" w:rsidR="00C0205C" w:rsidRDefault="00C0205C" w:rsidP="00C0205C">
            <w:pPr>
              <w:pStyle w:val="EngHang"/>
            </w:pPr>
            <w:r>
              <w:t>Righteous Luke</w:t>
            </w:r>
          </w:p>
          <w:p w14:paraId="36D30FFB" w14:textId="77777777" w:rsidR="00C0205C" w:rsidRDefault="00C0205C" w:rsidP="00C0205C">
            <w:pPr>
              <w:pStyle w:val="EngHang"/>
            </w:pPr>
            <w:r>
              <w:t>Joyfully proclaimed</w:t>
            </w:r>
          </w:p>
          <w:p w14:paraId="5A18E53A" w14:textId="77777777" w:rsidR="00C0205C" w:rsidRDefault="00C0205C" w:rsidP="00C0205C">
            <w:pPr>
              <w:pStyle w:val="EngHang"/>
            </w:pPr>
            <w:r>
              <w:t>This Mystery</w:t>
            </w:r>
          </w:p>
          <w:p w14:paraId="081EC222" w14:textId="77777777" w:rsidR="00C0205C" w:rsidRDefault="00C0205C" w:rsidP="00C0205C">
            <w:pPr>
              <w:pStyle w:val="EngHangEnd"/>
            </w:pPr>
            <w:r>
              <w:t>Of Emmanuel to us.</w:t>
            </w:r>
          </w:p>
        </w:tc>
        <w:tc>
          <w:tcPr>
            <w:tcW w:w="288" w:type="dxa"/>
          </w:tcPr>
          <w:p w14:paraId="1F0A4096" w14:textId="77777777" w:rsidR="00C0205C" w:rsidRDefault="00C0205C" w:rsidP="00C0205C"/>
        </w:tc>
        <w:tc>
          <w:tcPr>
            <w:tcW w:w="288" w:type="dxa"/>
          </w:tcPr>
          <w:p w14:paraId="675C70BD" w14:textId="77777777" w:rsidR="00C0205C" w:rsidRDefault="00C0205C" w:rsidP="00C0205C">
            <w:pPr>
              <w:pStyle w:val="CopticCross"/>
            </w:pPr>
            <w:r w:rsidRPr="00FB5ACB">
              <w:t>¿</w:t>
            </w:r>
          </w:p>
        </w:tc>
        <w:tc>
          <w:tcPr>
            <w:tcW w:w="3960" w:type="dxa"/>
          </w:tcPr>
          <w:p w14:paraId="605DEFFB" w14:textId="77777777" w:rsidR="00C0205C" w:rsidRDefault="00C0205C" w:rsidP="00C0205C">
            <w:pPr>
              <w:pStyle w:val="CopticVersemulti-line"/>
            </w:pPr>
            <w:r>
              <w:t>Ⲇⲓⲕⲉⲟⲥ ⲁϥⲧⲁⲙⲟⲛ:</w:t>
            </w:r>
          </w:p>
          <w:p w14:paraId="0ECC4A8D" w14:textId="77777777" w:rsidR="00C0205C" w:rsidRDefault="00C0205C" w:rsidP="00C0205C">
            <w:pPr>
              <w:pStyle w:val="CopticVersemulti-line"/>
            </w:pPr>
            <w:r>
              <w:t>Ⲗⲟⲩⲕⲁⲥ ϧⲉⲛ ⲟⲩⲑⲉⲗⲏⲗ:</w:t>
            </w:r>
          </w:p>
          <w:p w14:paraId="4E54B8F2" w14:textId="77777777" w:rsidR="00C0205C" w:rsidRDefault="00C0205C" w:rsidP="00C0205C">
            <w:pPr>
              <w:pStyle w:val="CopticVersemulti-line"/>
            </w:pPr>
            <w:r>
              <w:t>ⲉⲑⲃⲉ ⲡⲓⲙⲩⲥⲧⲏⲣⲓⲟⲛ:</w:t>
            </w:r>
          </w:p>
          <w:p w14:paraId="2347FED2" w14:textId="77777777" w:rsidR="00C0205C" w:rsidRDefault="00C0205C" w:rsidP="00C0205C">
            <w:pPr>
              <w:pStyle w:val="CopticHangingVerse"/>
            </w:pPr>
            <w:r>
              <w:t>ⲛ̀ⲧⲉ Ⲉⲙⲙⲁⲛⲟⲩⲏⲗ.</w:t>
            </w:r>
          </w:p>
        </w:tc>
      </w:tr>
      <w:tr w:rsidR="00C0205C" w14:paraId="782B2611" w14:textId="77777777" w:rsidTr="00C0205C">
        <w:trPr>
          <w:cantSplit/>
          <w:jc w:val="center"/>
        </w:trPr>
        <w:tc>
          <w:tcPr>
            <w:tcW w:w="288" w:type="dxa"/>
          </w:tcPr>
          <w:p w14:paraId="690B0B2D" w14:textId="77777777" w:rsidR="00C0205C" w:rsidRDefault="00C0205C" w:rsidP="00C0205C">
            <w:pPr>
              <w:pStyle w:val="CopticCross"/>
            </w:pPr>
          </w:p>
        </w:tc>
        <w:tc>
          <w:tcPr>
            <w:tcW w:w="3960" w:type="dxa"/>
          </w:tcPr>
          <w:p w14:paraId="67B8B8E7" w14:textId="77777777" w:rsidR="00C0205C" w:rsidRDefault="00C0205C" w:rsidP="00C0205C">
            <w:pPr>
              <w:pStyle w:val="EngHang"/>
            </w:pPr>
            <w:r>
              <w:t>He spoke of</w:t>
            </w:r>
          </w:p>
          <w:p w14:paraId="349A63EA" w14:textId="77777777" w:rsidR="00C0205C" w:rsidRDefault="00C0205C" w:rsidP="00C0205C">
            <w:pPr>
              <w:pStyle w:val="EngHang"/>
            </w:pPr>
            <w:r>
              <w:t>The servant of the holies,</w:t>
            </w:r>
          </w:p>
          <w:p w14:paraId="21F7D45D" w14:textId="77777777" w:rsidR="00C0205C" w:rsidRDefault="00C0205C" w:rsidP="00C0205C">
            <w:pPr>
              <w:pStyle w:val="EngHang"/>
            </w:pPr>
            <w:r>
              <w:t>Gabriel the heavenly evangelist</w:t>
            </w:r>
          </w:p>
          <w:p w14:paraId="3B9AAAC8" w14:textId="77777777" w:rsidR="00C0205C" w:rsidRDefault="00C0205C" w:rsidP="00C0205C">
            <w:pPr>
              <w:pStyle w:val="EngHangEnd"/>
            </w:pPr>
            <w:r>
              <w:t>Of the Virgin.</w:t>
            </w:r>
          </w:p>
        </w:tc>
        <w:tc>
          <w:tcPr>
            <w:tcW w:w="288" w:type="dxa"/>
          </w:tcPr>
          <w:p w14:paraId="3796A0EF" w14:textId="77777777" w:rsidR="00C0205C" w:rsidRDefault="00C0205C" w:rsidP="00C0205C"/>
        </w:tc>
        <w:tc>
          <w:tcPr>
            <w:tcW w:w="288" w:type="dxa"/>
          </w:tcPr>
          <w:p w14:paraId="28A8C858" w14:textId="77777777" w:rsidR="00C0205C" w:rsidRDefault="00C0205C" w:rsidP="00C0205C">
            <w:pPr>
              <w:pStyle w:val="CopticCross"/>
            </w:pPr>
          </w:p>
        </w:tc>
        <w:tc>
          <w:tcPr>
            <w:tcW w:w="3960" w:type="dxa"/>
          </w:tcPr>
          <w:p w14:paraId="6E1A9170" w14:textId="77777777" w:rsidR="00C0205C" w:rsidRDefault="00C0205C" w:rsidP="00C0205C">
            <w:pPr>
              <w:pStyle w:val="CopticVersemulti-line"/>
            </w:pPr>
            <w:r>
              <w:t>Ⲉⲑⲃⲉ ⲫⲁⲓ ⲁϥⲥⲁϫⲓ:</w:t>
            </w:r>
          </w:p>
          <w:p w14:paraId="0C4A5BBE" w14:textId="77777777" w:rsidR="00C0205C" w:rsidRDefault="00C0205C" w:rsidP="00C0205C">
            <w:pPr>
              <w:pStyle w:val="CopticVersemulti-line"/>
            </w:pPr>
            <w:r>
              <w:t>ⲉⲑⲃⲉ ⲡⲓⲗⲓⲧⲟⲩⲣⲅⲟⲥ:</w:t>
            </w:r>
          </w:p>
          <w:p w14:paraId="1BAE4AC9" w14:textId="77777777" w:rsidR="00C0205C" w:rsidRDefault="00C0205C" w:rsidP="00C0205C">
            <w:pPr>
              <w:pStyle w:val="CopticVersemulti-line"/>
            </w:pPr>
            <w:r>
              <w:t>Ⲅⲁⲃⲣⲓⲏⲗ ⲡⲓϥⲁⲓϣⲉⲛⲛⲟⲩϥⲓ:</w:t>
            </w:r>
          </w:p>
          <w:p w14:paraId="0877D4CB" w14:textId="77777777" w:rsidR="00C0205C" w:rsidRDefault="00C0205C" w:rsidP="00C0205C">
            <w:pPr>
              <w:pStyle w:val="CopticHangingVerse"/>
            </w:pPr>
            <w:r>
              <w:t>ⲉ̀ϫⲉⲛ Ϯⲡⲁⲣⲑⲉⲛⲟⲥ.</w:t>
            </w:r>
          </w:p>
        </w:tc>
      </w:tr>
      <w:tr w:rsidR="00C0205C" w14:paraId="5F52DF33" w14:textId="77777777" w:rsidTr="00C0205C">
        <w:trPr>
          <w:cantSplit/>
          <w:jc w:val="center"/>
        </w:trPr>
        <w:tc>
          <w:tcPr>
            <w:tcW w:w="288" w:type="dxa"/>
          </w:tcPr>
          <w:p w14:paraId="2A604E77" w14:textId="77777777" w:rsidR="00C0205C" w:rsidRDefault="00C0205C" w:rsidP="00C0205C">
            <w:pPr>
              <w:pStyle w:val="CopticCross"/>
            </w:pPr>
          </w:p>
        </w:tc>
        <w:tc>
          <w:tcPr>
            <w:tcW w:w="3960" w:type="dxa"/>
          </w:tcPr>
          <w:p w14:paraId="4BAF0179" w14:textId="77777777" w:rsidR="00C0205C" w:rsidRDefault="00C0205C" w:rsidP="00C0205C">
            <w:pPr>
              <w:pStyle w:val="EngHang"/>
            </w:pPr>
            <w:r>
              <w:t>He spoke to her</w:t>
            </w:r>
          </w:p>
          <w:p w14:paraId="13D85B6C" w14:textId="77777777" w:rsidR="00C0205C" w:rsidRDefault="00C0205C" w:rsidP="00C0205C">
            <w:pPr>
              <w:pStyle w:val="EngHang"/>
            </w:pPr>
            <w:r>
              <w:t>In truth, saying,</w:t>
            </w:r>
          </w:p>
          <w:p w14:paraId="6E37F741" w14:textId="77777777" w:rsidR="00C0205C" w:rsidRDefault="00C0205C" w:rsidP="00C0205C">
            <w:pPr>
              <w:pStyle w:val="EngHang"/>
            </w:pPr>
            <w:r>
              <w:t>“Hail to you, O full of grace,</w:t>
            </w:r>
          </w:p>
          <w:p w14:paraId="74155B37" w14:textId="77777777" w:rsidR="00C0205C" w:rsidRDefault="00C0205C" w:rsidP="00C0205C">
            <w:pPr>
              <w:pStyle w:val="EngHangEnd"/>
            </w:pPr>
            <w:r>
              <w:t>O, pure one.</w:t>
            </w:r>
          </w:p>
        </w:tc>
        <w:tc>
          <w:tcPr>
            <w:tcW w:w="288" w:type="dxa"/>
          </w:tcPr>
          <w:p w14:paraId="72594EAE" w14:textId="77777777" w:rsidR="00C0205C" w:rsidRDefault="00C0205C" w:rsidP="00C0205C"/>
        </w:tc>
        <w:tc>
          <w:tcPr>
            <w:tcW w:w="288" w:type="dxa"/>
          </w:tcPr>
          <w:p w14:paraId="672C533B" w14:textId="77777777" w:rsidR="00C0205C" w:rsidRDefault="00C0205C" w:rsidP="00C0205C">
            <w:pPr>
              <w:pStyle w:val="CopticCross"/>
            </w:pPr>
          </w:p>
        </w:tc>
        <w:tc>
          <w:tcPr>
            <w:tcW w:w="3960" w:type="dxa"/>
          </w:tcPr>
          <w:p w14:paraId="2A81FF89" w14:textId="77777777" w:rsidR="00C0205C" w:rsidRDefault="00C0205C" w:rsidP="00C0205C">
            <w:pPr>
              <w:pStyle w:val="CopticVersemulti-line"/>
            </w:pPr>
            <w:r>
              <w:t>Ⲍⲉ ⲟⲛⲧⲱⲥ ⲁϥⲥⲁϫⲓ:</w:t>
            </w:r>
          </w:p>
          <w:p w14:paraId="58350355" w14:textId="77777777" w:rsidR="00C0205C" w:rsidRDefault="00C0205C" w:rsidP="00C0205C">
            <w:pPr>
              <w:pStyle w:val="CopticVersemulti-line"/>
            </w:pPr>
            <w:r>
              <w:t>ⲛⲉⲙⲁⲥ ⲉϥϫⲱ ⲙ̀ⲙⲟⲥ:</w:t>
            </w:r>
          </w:p>
          <w:p w14:paraId="04CDC88C" w14:textId="77777777" w:rsidR="00C0205C" w:rsidRDefault="00C0205C" w:rsidP="00C0205C">
            <w:pPr>
              <w:pStyle w:val="CopticVersemulti-line"/>
            </w:pPr>
            <w:r>
              <w:t>ϫⲉ ⲭⲉⲣⲉ ⲕⲉ ⲭⲁⲣⲓⲧⲱⲙⲉⲛⲏ:</w:t>
            </w:r>
          </w:p>
          <w:p w14:paraId="65934F37" w14:textId="77777777" w:rsidR="00C0205C" w:rsidRDefault="00C0205C" w:rsidP="00C0205C">
            <w:pPr>
              <w:pStyle w:val="CopticHangingVerse"/>
            </w:pPr>
            <w:r>
              <w:t>ⲱ̀ ϯⲕⲁⲑⲁⲣⲟⲥ.</w:t>
            </w:r>
          </w:p>
        </w:tc>
      </w:tr>
      <w:tr w:rsidR="00C0205C" w14:paraId="04A9D25A" w14:textId="77777777" w:rsidTr="00C0205C">
        <w:trPr>
          <w:cantSplit/>
          <w:jc w:val="center"/>
        </w:trPr>
        <w:tc>
          <w:tcPr>
            <w:tcW w:w="288" w:type="dxa"/>
          </w:tcPr>
          <w:p w14:paraId="094988CA" w14:textId="77777777" w:rsidR="00C0205C" w:rsidRDefault="00C0205C" w:rsidP="00C0205C">
            <w:pPr>
              <w:pStyle w:val="CopticCross"/>
            </w:pPr>
            <w:r w:rsidRPr="00FB5ACB">
              <w:t>¿</w:t>
            </w:r>
          </w:p>
        </w:tc>
        <w:tc>
          <w:tcPr>
            <w:tcW w:w="3960" w:type="dxa"/>
          </w:tcPr>
          <w:p w14:paraId="65115804" w14:textId="77777777" w:rsidR="00C0205C" w:rsidRDefault="00C0205C" w:rsidP="00C0205C">
            <w:pPr>
              <w:pStyle w:val="EngHang"/>
            </w:pPr>
            <w:r>
              <w:t>Behold, you shall conceive,</w:t>
            </w:r>
          </w:p>
          <w:p w14:paraId="656A78DA" w14:textId="77777777" w:rsidR="00C0205C" w:rsidRDefault="00C0205C" w:rsidP="00C0205C">
            <w:pPr>
              <w:pStyle w:val="EngHang"/>
            </w:pPr>
            <w:r>
              <w:t>And bring forth a Son,</w:t>
            </w:r>
          </w:p>
          <w:p w14:paraId="40AB3683" w14:textId="77777777" w:rsidR="00C0205C" w:rsidRDefault="00C0205C" w:rsidP="00C0205C">
            <w:pPr>
              <w:pStyle w:val="EngHang"/>
            </w:pPr>
            <w:r>
              <w:t>The Son of the Most High,</w:t>
            </w:r>
          </w:p>
          <w:p w14:paraId="035707F9" w14:textId="77777777" w:rsidR="00C0205C" w:rsidRDefault="00C0205C" w:rsidP="00C0205C">
            <w:pPr>
              <w:pStyle w:val="EngHangEnd"/>
            </w:pPr>
            <w:r>
              <w:t>Jesus, the mighty.”</w:t>
            </w:r>
          </w:p>
        </w:tc>
        <w:tc>
          <w:tcPr>
            <w:tcW w:w="288" w:type="dxa"/>
          </w:tcPr>
          <w:p w14:paraId="3CD9A0C4" w14:textId="77777777" w:rsidR="00C0205C" w:rsidRDefault="00C0205C" w:rsidP="00C0205C"/>
        </w:tc>
        <w:tc>
          <w:tcPr>
            <w:tcW w:w="288" w:type="dxa"/>
          </w:tcPr>
          <w:p w14:paraId="03F959B8" w14:textId="77777777" w:rsidR="00C0205C" w:rsidRDefault="00C0205C" w:rsidP="00C0205C">
            <w:pPr>
              <w:pStyle w:val="CopticCross"/>
            </w:pPr>
            <w:r w:rsidRPr="00FB5ACB">
              <w:t>¿</w:t>
            </w:r>
          </w:p>
        </w:tc>
        <w:tc>
          <w:tcPr>
            <w:tcW w:w="3960" w:type="dxa"/>
          </w:tcPr>
          <w:p w14:paraId="0FF3AB82" w14:textId="77777777" w:rsidR="00C0205C" w:rsidRDefault="00C0205C" w:rsidP="00C0205C">
            <w:pPr>
              <w:pStyle w:val="CopticVersemulti-line"/>
            </w:pPr>
            <w:r>
              <w:t>Ⲏⲡⲡⲉ ⲧⲉⲣⲁ ⲉⲣⲃⲟⲕⲓ:</w:t>
            </w:r>
          </w:p>
          <w:p w14:paraId="12074E88" w14:textId="77777777" w:rsidR="00C0205C" w:rsidRDefault="00C0205C" w:rsidP="00C0205C">
            <w:pPr>
              <w:pStyle w:val="CopticVersemulti-line"/>
            </w:pPr>
            <w:r>
              <w:t>ⲉⲥⲉ̀ⲙⲓⲥⲓ ⲛ̀Ⲟⲩϣⲏⲣⲓ:</w:t>
            </w:r>
          </w:p>
          <w:p w14:paraId="3D5C62A4" w14:textId="77777777" w:rsidR="00C0205C" w:rsidRDefault="00C0205C" w:rsidP="00C0205C">
            <w:pPr>
              <w:pStyle w:val="CopticVersemulti-line"/>
            </w:pPr>
            <w:r>
              <w:t>Ⲡϣⲏⲣⲓ ⲙ̀Ⲫⲏⲉⲧϭⲟⲥⲓ:</w:t>
            </w:r>
          </w:p>
          <w:p w14:paraId="1C410000" w14:textId="77777777" w:rsidR="00C0205C" w:rsidRDefault="00C0205C" w:rsidP="00C0205C">
            <w:pPr>
              <w:pStyle w:val="CopticHangingVerse"/>
            </w:pPr>
            <w:r>
              <w:t>ⲡⲉ Ⲓⲏⲥⲟⲩⲥ ⲫⲁ ⲡⲓⲁ̀ⲙⲁϩⲓ.</w:t>
            </w:r>
          </w:p>
        </w:tc>
      </w:tr>
      <w:tr w:rsidR="00C0205C" w14:paraId="6317E0A1" w14:textId="77777777" w:rsidTr="00C0205C">
        <w:trPr>
          <w:cantSplit/>
          <w:jc w:val="center"/>
        </w:trPr>
        <w:tc>
          <w:tcPr>
            <w:tcW w:w="288" w:type="dxa"/>
          </w:tcPr>
          <w:p w14:paraId="01F76BB7" w14:textId="77777777" w:rsidR="00C0205C" w:rsidRDefault="00C0205C" w:rsidP="00C0205C">
            <w:pPr>
              <w:pStyle w:val="CopticCross"/>
            </w:pPr>
            <w:r w:rsidRPr="00FB5ACB">
              <w:t>¿</w:t>
            </w:r>
          </w:p>
        </w:tc>
        <w:tc>
          <w:tcPr>
            <w:tcW w:w="3960" w:type="dxa"/>
          </w:tcPr>
          <w:p w14:paraId="0BEBF49F" w14:textId="77777777" w:rsidR="00C0205C" w:rsidRDefault="00C0205C" w:rsidP="00C0205C">
            <w:pPr>
              <w:pStyle w:val="EngHang"/>
            </w:pPr>
            <w:r>
              <w:t>The true God,</w:t>
            </w:r>
          </w:p>
          <w:p w14:paraId="76142086" w14:textId="77777777" w:rsidR="00C0205C" w:rsidRDefault="00C0205C" w:rsidP="00C0205C">
            <w:pPr>
              <w:pStyle w:val="EngHang"/>
            </w:pPr>
            <w:r>
              <w:t>The Infinite One,</w:t>
            </w:r>
          </w:p>
          <w:p w14:paraId="7D309E51" w14:textId="77777777" w:rsidR="00C0205C" w:rsidRDefault="00C0205C" w:rsidP="00C0205C">
            <w:pPr>
              <w:pStyle w:val="EngHang"/>
            </w:pPr>
            <w:r>
              <w:t>Was born as a man today,</w:t>
            </w:r>
          </w:p>
          <w:p w14:paraId="4D367ED7" w14:textId="77777777" w:rsidR="00C0205C" w:rsidRDefault="00C0205C" w:rsidP="00C0205C">
            <w:pPr>
              <w:pStyle w:val="EngHangEnd"/>
            </w:pPr>
            <w:r>
              <w:t>From the Virgin’s womb.</w:t>
            </w:r>
          </w:p>
        </w:tc>
        <w:tc>
          <w:tcPr>
            <w:tcW w:w="288" w:type="dxa"/>
          </w:tcPr>
          <w:p w14:paraId="3EACC9DC" w14:textId="77777777" w:rsidR="00C0205C" w:rsidRDefault="00C0205C" w:rsidP="00C0205C"/>
        </w:tc>
        <w:tc>
          <w:tcPr>
            <w:tcW w:w="288" w:type="dxa"/>
          </w:tcPr>
          <w:p w14:paraId="05C8C8E7" w14:textId="77777777" w:rsidR="00C0205C" w:rsidRDefault="00C0205C" w:rsidP="00C0205C">
            <w:pPr>
              <w:pStyle w:val="CopticCross"/>
            </w:pPr>
            <w:r w:rsidRPr="00FB5ACB">
              <w:t>¿</w:t>
            </w:r>
          </w:p>
        </w:tc>
        <w:tc>
          <w:tcPr>
            <w:tcW w:w="3960" w:type="dxa"/>
          </w:tcPr>
          <w:p w14:paraId="02D00071" w14:textId="77777777" w:rsidR="00C0205C" w:rsidRDefault="00C0205C" w:rsidP="00C0205C">
            <w:pPr>
              <w:pStyle w:val="CopticVersemulti-line"/>
            </w:pPr>
            <w:r>
              <w:t>Ⲑⲉⲟⲥ ⲛ̀ⲧⲁⲫ̀ⲙⲏⲓ:</w:t>
            </w:r>
          </w:p>
          <w:p w14:paraId="00AD9D36" w14:textId="77777777" w:rsidR="00C0205C" w:rsidRDefault="00C0205C" w:rsidP="00C0205C">
            <w:pPr>
              <w:pStyle w:val="CopticVersemulti-line"/>
            </w:pPr>
            <w:r>
              <w:t>Ⲡⲓⲁ̀ⲭⲱⲣⲓⲧⲟⲥ:</w:t>
            </w:r>
          </w:p>
          <w:p w14:paraId="1F74CFE7" w14:textId="77777777" w:rsidR="00C0205C" w:rsidRDefault="00C0205C" w:rsidP="00C0205C">
            <w:pPr>
              <w:pStyle w:val="CopticVersemulti-line"/>
            </w:pPr>
            <w:r>
              <w:t>ⲁϥⲙⲁⲥϥ ⲙ̀ⲫⲟⲟⲩ ϩⲱⲥ ⲣⲱⲙⲓ:</w:t>
            </w:r>
          </w:p>
          <w:p w14:paraId="5F588CA1" w14:textId="77777777" w:rsidR="00C0205C" w:rsidRPr="005130A7" w:rsidRDefault="00C0205C" w:rsidP="00C0205C">
            <w:pPr>
              <w:pStyle w:val="CopticHangingVerse"/>
            </w:pPr>
            <w:r>
              <w:t>ϧⲉⲛ ⲑ̀ⲛⲉϫⲓ ⲛ̀Ϯⲡⲁⲣⲑⲉⲛⲟⲥ.</w:t>
            </w:r>
          </w:p>
        </w:tc>
      </w:tr>
      <w:tr w:rsidR="00C0205C" w14:paraId="662DC59A" w14:textId="77777777" w:rsidTr="00C0205C">
        <w:trPr>
          <w:cantSplit/>
          <w:jc w:val="center"/>
        </w:trPr>
        <w:tc>
          <w:tcPr>
            <w:tcW w:w="288" w:type="dxa"/>
          </w:tcPr>
          <w:p w14:paraId="26116472" w14:textId="77777777" w:rsidR="00C0205C" w:rsidRDefault="00C0205C" w:rsidP="00C0205C">
            <w:pPr>
              <w:pStyle w:val="CopticCross"/>
            </w:pPr>
          </w:p>
        </w:tc>
        <w:tc>
          <w:tcPr>
            <w:tcW w:w="3960" w:type="dxa"/>
          </w:tcPr>
          <w:p w14:paraId="044728BC" w14:textId="77777777" w:rsidR="00C0205C" w:rsidRDefault="00C0205C" w:rsidP="00C0205C">
            <w:pPr>
              <w:pStyle w:val="EngHang"/>
            </w:pPr>
            <w:r>
              <w:t>The shepherds</w:t>
            </w:r>
          </w:p>
          <w:p w14:paraId="38F25411" w14:textId="77777777" w:rsidR="00C0205C" w:rsidRDefault="00C0205C" w:rsidP="00C0205C">
            <w:pPr>
              <w:pStyle w:val="EngHang"/>
            </w:pPr>
            <w:r>
              <w:t>Praised with the angels</w:t>
            </w:r>
          </w:p>
          <w:p w14:paraId="438FEA9D" w14:textId="77777777" w:rsidR="00C0205C" w:rsidRDefault="00C0205C" w:rsidP="00C0205C">
            <w:pPr>
              <w:pStyle w:val="EngHang"/>
            </w:pPr>
            <w:r>
              <w:t>When they beheld His glory,</w:t>
            </w:r>
          </w:p>
          <w:p w14:paraId="03286C18" w14:textId="77777777" w:rsidR="00C0205C" w:rsidRDefault="00C0205C" w:rsidP="00C0205C">
            <w:pPr>
              <w:pStyle w:val="EngHangEnd"/>
            </w:pPr>
            <w:r>
              <w:t>And willingly believed.</w:t>
            </w:r>
          </w:p>
        </w:tc>
        <w:tc>
          <w:tcPr>
            <w:tcW w:w="288" w:type="dxa"/>
          </w:tcPr>
          <w:p w14:paraId="40C78D24" w14:textId="77777777" w:rsidR="00C0205C" w:rsidRDefault="00C0205C" w:rsidP="00C0205C"/>
        </w:tc>
        <w:tc>
          <w:tcPr>
            <w:tcW w:w="288" w:type="dxa"/>
          </w:tcPr>
          <w:p w14:paraId="427E6F4E" w14:textId="77777777" w:rsidR="00C0205C" w:rsidRDefault="00C0205C" w:rsidP="00C0205C">
            <w:pPr>
              <w:pStyle w:val="CopticCross"/>
            </w:pPr>
          </w:p>
        </w:tc>
        <w:tc>
          <w:tcPr>
            <w:tcW w:w="3960" w:type="dxa"/>
          </w:tcPr>
          <w:p w14:paraId="0780C9EC" w14:textId="77777777" w:rsidR="00C0205C" w:rsidRDefault="00C0205C" w:rsidP="00C0205C">
            <w:pPr>
              <w:pStyle w:val="CopticVersemulti-line"/>
            </w:pPr>
            <w:r>
              <w:t>Ⲓⲥ ⲛⲓⲙⲁⲛⲉ̀ⲥⲱⲟⲩ:</w:t>
            </w:r>
          </w:p>
          <w:p w14:paraId="72CF1A41" w14:textId="77777777" w:rsidR="00C0205C" w:rsidRDefault="00C0205C" w:rsidP="00C0205C">
            <w:pPr>
              <w:pStyle w:val="CopticVersemulti-line"/>
            </w:pPr>
            <w:r>
              <w:t>ⲥⲉϩⲱⲥ ⲛⲉⲙ ⲛⲓⲁⲅⲅⲉⲗⲟⲥ:</w:t>
            </w:r>
          </w:p>
          <w:p w14:paraId="0E2F204F" w14:textId="77777777" w:rsidR="00C0205C" w:rsidRDefault="00C0205C" w:rsidP="00C0205C">
            <w:pPr>
              <w:pStyle w:val="CopticVersemulti-line"/>
            </w:pPr>
            <w:r>
              <w:t>ⲉ̀ⲧⲁⲩⲛⲁⲩ ⲉ̀ⲡⲉϥⲱ̀ⲟⲩ:</w:t>
            </w:r>
          </w:p>
          <w:p w14:paraId="40F7315E" w14:textId="77777777" w:rsidR="00C0205C" w:rsidRPr="005130A7" w:rsidRDefault="00C0205C" w:rsidP="00C0205C">
            <w:pPr>
              <w:pStyle w:val="CopticHangingVerse"/>
            </w:pPr>
            <w:r>
              <w:t>ⲁⲩⲛⲁϩϯ ⲛ̀ⲕⲁⲗⲱⲥ.</w:t>
            </w:r>
          </w:p>
        </w:tc>
      </w:tr>
      <w:tr w:rsidR="00C0205C" w14:paraId="018BE92E" w14:textId="77777777" w:rsidTr="00C0205C">
        <w:trPr>
          <w:cantSplit/>
          <w:jc w:val="center"/>
        </w:trPr>
        <w:tc>
          <w:tcPr>
            <w:tcW w:w="288" w:type="dxa"/>
          </w:tcPr>
          <w:p w14:paraId="050298B7" w14:textId="77777777" w:rsidR="00C0205C" w:rsidRDefault="00C0205C" w:rsidP="00C0205C">
            <w:pPr>
              <w:pStyle w:val="CopticCross"/>
            </w:pPr>
          </w:p>
        </w:tc>
        <w:tc>
          <w:tcPr>
            <w:tcW w:w="3960" w:type="dxa"/>
          </w:tcPr>
          <w:p w14:paraId="4FA949F2" w14:textId="77777777" w:rsidR="00C0205C" w:rsidRDefault="00C0205C" w:rsidP="00C0205C">
            <w:pPr>
              <w:pStyle w:val="EngHang"/>
            </w:pPr>
            <w:r>
              <w:t>Understand and learn,</w:t>
            </w:r>
          </w:p>
          <w:p w14:paraId="2C869BDC" w14:textId="77777777" w:rsidR="00C0205C" w:rsidRDefault="00C0205C" w:rsidP="00C0205C">
            <w:pPr>
              <w:pStyle w:val="EngHang"/>
            </w:pPr>
            <w:r>
              <w:t>O faithful of Christ:</w:t>
            </w:r>
          </w:p>
          <w:p w14:paraId="431623AF" w14:textId="77777777" w:rsidR="00C0205C" w:rsidRDefault="00C0205C" w:rsidP="00C0205C">
            <w:pPr>
              <w:pStyle w:val="EngHang"/>
            </w:pPr>
            <w:r>
              <w:t>He became man,</w:t>
            </w:r>
          </w:p>
          <w:p w14:paraId="4363C578" w14:textId="77777777" w:rsidR="00C0205C" w:rsidRDefault="00C0205C" w:rsidP="00C0205C">
            <w:pPr>
              <w:pStyle w:val="EngHangEnd"/>
            </w:pPr>
            <w:r>
              <w:t>Without pain.</w:t>
            </w:r>
          </w:p>
        </w:tc>
        <w:tc>
          <w:tcPr>
            <w:tcW w:w="288" w:type="dxa"/>
          </w:tcPr>
          <w:p w14:paraId="659B5EB7" w14:textId="77777777" w:rsidR="00C0205C" w:rsidRDefault="00C0205C" w:rsidP="00C0205C"/>
        </w:tc>
        <w:tc>
          <w:tcPr>
            <w:tcW w:w="288" w:type="dxa"/>
          </w:tcPr>
          <w:p w14:paraId="148D6F52" w14:textId="77777777" w:rsidR="00C0205C" w:rsidRDefault="00C0205C" w:rsidP="00C0205C">
            <w:pPr>
              <w:pStyle w:val="CopticCross"/>
            </w:pPr>
          </w:p>
        </w:tc>
        <w:tc>
          <w:tcPr>
            <w:tcW w:w="3960" w:type="dxa"/>
          </w:tcPr>
          <w:p w14:paraId="10F4524B" w14:textId="77777777" w:rsidR="00C0205C" w:rsidRDefault="00C0205C" w:rsidP="00C0205C">
            <w:pPr>
              <w:pStyle w:val="CopticVersemulti-line"/>
            </w:pPr>
            <w:r>
              <w:t>Ⲕⲁϯ ⲟⲩⲟϩ ⲉ̀ⲙⲓ:</w:t>
            </w:r>
          </w:p>
          <w:p w14:paraId="0805AEE3" w14:textId="77777777" w:rsidR="00C0205C" w:rsidRDefault="00C0205C" w:rsidP="00C0205C">
            <w:pPr>
              <w:pStyle w:val="CopticVersemulti-line"/>
            </w:pPr>
            <w:r>
              <w:t>ⲛⲏⲉⲑⲛⲁϩϯ ⲉ̀Ⲡⲓⲭ̀ⲣⲓⲥⲧⲟⲥ:</w:t>
            </w:r>
          </w:p>
          <w:p w14:paraId="5D12F150" w14:textId="77777777" w:rsidR="00C0205C" w:rsidRDefault="00C0205C" w:rsidP="00C0205C">
            <w:pPr>
              <w:pStyle w:val="CopticVersemulti-line"/>
            </w:pPr>
            <w:r>
              <w:t>ϫⲉ ⲛ̀ⲑⲟϥ ⲁϥⲉⲣⲣⲱⲙⲓ:</w:t>
            </w:r>
          </w:p>
          <w:p w14:paraId="3AC06267" w14:textId="77777777" w:rsidR="00C0205C" w:rsidRPr="005130A7" w:rsidRDefault="00C0205C" w:rsidP="00C0205C">
            <w:pPr>
              <w:pStyle w:val="CopticHangingVerse"/>
            </w:pPr>
            <w:r>
              <w:t>ⲁϭⲛⲉ ϩ̀ⲗⲓ ⲙ̀ⲡⲁⲑⲟⲥ.</w:t>
            </w:r>
          </w:p>
        </w:tc>
      </w:tr>
      <w:tr w:rsidR="00C0205C" w14:paraId="6ED7E5EF" w14:textId="77777777" w:rsidTr="00C0205C">
        <w:trPr>
          <w:cantSplit/>
          <w:jc w:val="center"/>
        </w:trPr>
        <w:tc>
          <w:tcPr>
            <w:tcW w:w="288" w:type="dxa"/>
          </w:tcPr>
          <w:p w14:paraId="6F7D426E" w14:textId="77777777" w:rsidR="00C0205C" w:rsidRDefault="00C0205C" w:rsidP="00C0205C">
            <w:pPr>
              <w:pStyle w:val="CopticCross"/>
            </w:pPr>
            <w:r w:rsidRPr="00FB5ACB">
              <w:t>¿</w:t>
            </w:r>
          </w:p>
        </w:tc>
        <w:tc>
          <w:tcPr>
            <w:tcW w:w="3960" w:type="dxa"/>
          </w:tcPr>
          <w:p w14:paraId="336A630F" w14:textId="77777777" w:rsidR="00C0205C" w:rsidRDefault="00C0205C" w:rsidP="00C0205C">
            <w:pPr>
              <w:pStyle w:val="EngHang"/>
            </w:pPr>
            <w:r>
              <w:t>Every nation</w:t>
            </w:r>
          </w:p>
          <w:p w14:paraId="13670773" w14:textId="77777777" w:rsidR="00C0205C" w:rsidRDefault="00C0205C" w:rsidP="00C0205C">
            <w:pPr>
              <w:pStyle w:val="EngHang"/>
            </w:pPr>
            <w:r>
              <w:t>And every tongue,</w:t>
            </w:r>
          </w:p>
          <w:p w14:paraId="729587D0" w14:textId="77777777" w:rsidR="00C0205C" w:rsidRDefault="00C0205C" w:rsidP="00C0205C">
            <w:pPr>
              <w:pStyle w:val="EngHang"/>
            </w:pPr>
            <w:r>
              <w:t>Praises and glorifies</w:t>
            </w:r>
          </w:p>
          <w:p w14:paraId="6D8829E0" w14:textId="77777777" w:rsidR="00C0205C" w:rsidRDefault="00C0205C" w:rsidP="00C0205C">
            <w:pPr>
              <w:pStyle w:val="EngHangEnd"/>
            </w:pPr>
            <w:r>
              <w:t>The All-Holy Trinity, together.</w:t>
            </w:r>
          </w:p>
        </w:tc>
        <w:tc>
          <w:tcPr>
            <w:tcW w:w="288" w:type="dxa"/>
          </w:tcPr>
          <w:p w14:paraId="1BBB6532" w14:textId="77777777" w:rsidR="00C0205C" w:rsidRDefault="00C0205C" w:rsidP="00C0205C"/>
        </w:tc>
        <w:tc>
          <w:tcPr>
            <w:tcW w:w="288" w:type="dxa"/>
          </w:tcPr>
          <w:p w14:paraId="7F25FB83" w14:textId="77777777" w:rsidR="00C0205C" w:rsidRDefault="00C0205C" w:rsidP="00C0205C">
            <w:pPr>
              <w:pStyle w:val="CopticCross"/>
            </w:pPr>
            <w:r w:rsidRPr="00FB5ACB">
              <w:t>¿</w:t>
            </w:r>
          </w:p>
        </w:tc>
        <w:tc>
          <w:tcPr>
            <w:tcW w:w="3960" w:type="dxa"/>
          </w:tcPr>
          <w:p w14:paraId="6F2ED450" w14:textId="77777777" w:rsidR="00C0205C" w:rsidRDefault="00C0205C" w:rsidP="00C0205C">
            <w:pPr>
              <w:pStyle w:val="CopticVersemulti-line"/>
            </w:pPr>
            <w:r>
              <w:t>Ⲗⲁⲟⲥ ⲛⲓⲃⲉⲛ ⲉⲩⲥⲟⲡ:</w:t>
            </w:r>
          </w:p>
          <w:p w14:paraId="7293E77D" w14:textId="77777777" w:rsidR="00C0205C" w:rsidRDefault="00C0205C" w:rsidP="00C0205C">
            <w:pPr>
              <w:pStyle w:val="CopticVersemulti-line"/>
            </w:pPr>
            <w:r>
              <w:t>ⲛⲉⲙ ⲛⲓⲁⲥⲡⲓ ⲛ̀ⲗⲁⲥ:</w:t>
            </w:r>
          </w:p>
          <w:p w14:paraId="2F248BF0" w14:textId="77777777" w:rsidR="00C0205C" w:rsidRDefault="00C0205C" w:rsidP="00C0205C">
            <w:pPr>
              <w:pStyle w:val="CopticVersemulti-line"/>
            </w:pPr>
            <w:r>
              <w:t>ⲥⲉϩⲱⲥ ⲥⲉϯⲱ̀ⲟⲩ:</w:t>
            </w:r>
          </w:p>
          <w:p w14:paraId="281954D3" w14:textId="77777777" w:rsidR="00C0205C" w:rsidRPr="005130A7" w:rsidRDefault="00C0205C" w:rsidP="00C0205C">
            <w:pPr>
              <w:pStyle w:val="CopticHangingVerse"/>
            </w:pPr>
            <w:r>
              <w:t>ⲉ̀ϯⲡⲁⲛⲁ̀ⲅⲓⲁ Ⲧⲣⲓⲁⲥ.</w:t>
            </w:r>
          </w:p>
        </w:tc>
      </w:tr>
      <w:tr w:rsidR="00C0205C" w14:paraId="4CAB7892" w14:textId="77777777" w:rsidTr="00C0205C">
        <w:trPr>
          <w:cantSplit/>
          <w:jc w:val="center"/>
        </w:trPr>
        <w:tc>
          <w:tcPr>
            <w:tcW w:w="288" w:type="dxa"/>
          </w:tcPr>
          <w:p w14:paraId="6B9D065F" w14:textId="77777777" w:rsidR="00C0205C" w:rsidRDefault="00C0205C" w:rsidP="00C0205C">
            <w:pPr>
              <w:pStyle w:val="CopticCross"/>
            </w:pPr>
            <w:r w:rsidRPr="00FB5ACB">
              <w:t>¿</w:t>
            </w:r>
          </w:p>
        </w:tc>
        <w:tc>
          <w:tcPr>
            <w:tcW w:w="3960" w:type="dxa"/>
          </w:tcPr>
          <w:p w14:paraId="020A50CB" w14:textId="77777777" w:rsidR="00C0205C" w:rsidRDefault="00C0205C" w:rsidP="00C0205C">
            <w:pPr>
              <w:pStyle w:val="EngHang"/>
            </w:pPr>
            <w:r>
              <w:t>The Virgin Mary</w:t>
            </w:r>
          </w:p>
          <w:p w14:paraId="60CA2CF9" w14:textId="77777777" w:rsidR="00C0205C" w:rsidRDefault="00C0205C" w:rsidP="00C0205C">
            <w:pPr>
              <w:pStyle w:val="EngHang"/>
            </w:pPr>
            <w:r>
              <w:t>Gave birth to Christ for us;</w:t>
            </w:r>
          </w:p>
          <w:p w14:paraId="472C3343" w14:textId="77777777" w:rsidR="00C0205C" w:rsidRDefault="00C0205C" w:rsidP="00C0205C">
            <w:pPr>
              <w:pStyle w:val="EngHang"/>
            </w:pPr>
            <w:r>
              <w:t>He saved us from</w:t>
            </w:r>
          </w:p>
          <w:p w14:paraId="05B763EA" w14:textId="77777777" w:rsidR="00C0205C" w:rsidRDefault="00C0205C" w:rsidP="00C0205C">
            <w:pPr>
              <w:pStyle w:val="EngHangEnd"/>
            </w:pPr>
            <w:r>
              <w:t>The hands of the tyrant.</w:t>
            </w:r>
          </w:p>
        </w:tc>
        <w:tc>
          <w:tcPr>
            <w:tcW w:w="288" w:type="dxa"/>
          </w:tcPr>
          <w:p w14:paraId="6780C1ED" w14:textId="77777777" w:rsidR="00C0205C" w:rsidRDefault="00C0205C" w:rsidP="00C0205C"/>
        </w:tc>
        <w:tc>
          <w:tcPr>
            <w:tcW w:w="288" w:type="dxa"/>
          </w:tcPr>
          <w:p w14:paraId="519C8A99" w14:textId="77777777" w:rsidR="00C0205C" w:rsidRDefault="00C0205C" w:rsidP="00C0205C">
            <w:pPr>
              <w:pStyle w:val="CopticCross"/>
            </w:pPr>
            <w:r w:rsidRPr="00FB5ACB">
              <w:t>¿</w:t>
            </w:r>
          </w:p>
        </w:tc>
        <w:tc>
          <w:tcPr>
            <w:tcW w:w="3960" w:type="dxa"/>
          </w:tcPr>
          <w:p w14:paraId="7D7DDFD4" w14:textId="77777777" w:rsidR="00C0205C" w:rsidRDefault="00C0205C" w:rsidP="00C0205C">
            <w:pPr>
              <w:pStyle w:val="CopticVersemulti-line"/>
            </w:pPr>
            <w:r>
              <w:t>Ⲙⲁⲣⲓⲁ Ϯⲡⲁⲣⲑⲉⲛⲟⲥ:</w:t>
            </w:r>
          </w:p>
          <w:p w14:paraId="6100B675" w14:textId="77777777" w:rsidR="00C0205C" w:rsidRDefault="00C0205C" w:rsidP="00C0205C">
            <w:pPr>
              <w:pStyle w:val="CopticVersemulti-line"/>
            </w:pPr>
            <w:r>
              <w:t>ⲁⲥⲙⲓⲥⲓ ⲛⲁⲛ ⲙ̀Ⲡⲓⲭ̀ⲣⲓⲥⲧⲟⲥ:</w:t>
            </w:r>
          </w:p>
          <w:p w14:paraId="73649CD0" w14:textId="77777777" w:rsidR="00C0205C" w:rsidRDefault="00C0205C" w:rsidP="00C0205C">
            <w:pPr>
              <w:pStyle w:val="CopticVersemulti-line"/>
            </w:pPr>
            <w:r>
              <w:t>ⲁϥⲛⲁϩⲙⲉⲛ ϧⲉⲛ ⲧ̀ϫⲓϫ:</w:t>
            </w:r>
          </w:p>
          <w:p w14:paraId="75E0D07E" w14:textId="77777777" w:rsidR="00C0205C" w:rsidRPr="005130A7" w:rsidRDefault="00C0205C" w:rsidP="00C0205C">
            <w:pPr>
              <w:pStyle w:val="CopticHangingVerse"/>
            </w:pPr>
            <w:r>
              <w:t>ⲙ̀ⲡⲓⲧⲩⲣⲁⲛⲛⲟⲥ.</w:t>
            </w:r>
          </w:p>
        </w:tc>
      </w:tr>
      <w:tr w:rsidR="00C0205C" w14:paraId="07499BAD" w14:textId="77777777" w:rsidTr="00C0205C">
        <w:trPr>
          <w:cantSplit/>
          <w:jc w:val="center"/>
        </w:trPr>
        <w:tc>
          <w:tcPr>
            <w:tcW w:w="288" w:type="dxa"/>
          </w:tcPr>
          <w:p w14:paraId="693D4A2F" w14:textId="77777777" w:rsidR="00C0205C" w:rsidRDefault="00C0205C" w:rsidP="00C0205C">
            <w:pPr>
              <w:pStyle w:val="CopticCross"/>
            </w:pPr>
          </w:p>
        </w:tc>
        <w:tc>
          <w:tcPr>
            <w:tcW w:w="3960" w:type="dxa"/>
          </w:tcPr>
          <w:p w14:paraId="6F53E269" w14:textId="77777777" w:rsidR="00C0205C" w:rsidRDefault="00C0205C" w:rsidP="00C0205C">
            <w:pPr>
              <w:pStyle w:val="EngHang"/>
            </w:pPr>
            <w:r>
              <w:t>The Magi, the kings,</w:t>
            </w:r>
          </w:p>
          <w:p w14:paraId="0021C139" w14:textId="77777777" w:rsidR="00C0205C" w:rsidRDefault="00C0205C" w:rsidP="00C0205C">
            <w:pPr>
              <w:pStyle w:val="EngHang"/>
            </w:pPr>
            <w:r>
              <w:t>Offered gifts to God,</w:t>
            </w:r>
          </w:p>
          <w:p w14:paraId="29FE4A8D" w14:textId="77777777" w:rsidR="00C0205C" w:rsidRDefault="00C0205C" w:rsidP="00C0205C">
            <w:pPr>
              <w:pStyle w:val="EngHang"/>
            </w:pPr>
            <w:r>
              <w:t>Who was incarnate</w:t>
            </w:r>
          </w:p>
          <w:p w14:paraId="1B7EC876" w14:textId="77777777" w:rsidR="00C0205C" w:rsidRDefault="00C0205C" w:rsidP="00C0205C">
            <w:pPr>
              <w:pStyle w:val="EngHangEnd"/>
            </w:pPr>
            <w:commentRangeStart w:id="1221"/>
            <w:r>
              <w:t>At the end of times.</w:t>
            </w:r>
            <w:commentRangeEnd w:id="1221"/>
            <w:r>
              <w:rPr>
                <w:rStyle w:val="CommentReference"/>
                <w:rFonts w:ascii="Times New Roman" w:eastAsiaTheme="minorHAnsi" w:hAnsi="Times New Roman" w:cstheme="minorBidi"/>
                <w:color w:val="auto"/>
              </w:rPr>
              <w:commentReference w:id="1221"/>
            </w:r>
          </w:p>
        </w:tc>
        <w:tc>
          <w:tcPr>
            <w:tcW w:w="288" w:type="dxa"/>
          </w:tcPr>
          <w:p w14:paraId="69DD126F" w14:textId="77777777" w:rsidR="00C0205C" w:rsidRDefault="00C0205C" w:rsidP="00C0205C"/>
        </w:tc>
        <w:tc>
          <w:tcPr>
            <w:tcW w:w="288" w:type="dxa"/>
          </w:tcPr>
          <w:p w14:paraId="611915AC" w14:textId="77777777" w:rsidR="00C0205C" w:rsidRDefault="00C0205C" w:rsidP="00C0205C">
            <w:pPr>
              <w:pStyle w:val="CopticCross"/>
            </w:pPr>
          </w:p>
        </w:tc>
        <w:tc>
          <w:tcPr>
            <w:tcW w:w="3960" w:type="dxa"/>
          </w:tcPr>
          <w:p w14:paraId="1A615029" w14:textId="77777777" w:rsidR="00C0205C" w:rsidRDefault="00C0205C" w:rsidP="00C0205C">
            <w:pPr>
              <w:pStyle w:val="CopticVersemulti-line"/>
            </w:pPr>
            <w:r>
              <w:t>Ⲛⲓⲟⲩⲣⲱⲟⲩ ⲛ̀ϩⲁⲛⲙⲁⲅⲟⲥ:</w:t>
            </w:r>
          </w:p>
          <w:p w14:paraId="224D0538" w14:textId="77777777" w:rsidR="00C0205C" w:rsidRDefault="00C0205C" w:rsidP="00C0205C">
            <w:pPr>
              <w:pStyle w:val="CopticVersemulti-line"/>
            </w:pPr>
            <w:r>
              <w:t>ⲁⲩⲓ̀ⲛⲓ ⲛ̀ϩⲁⲛⲇⲱⲣⲟⲛ:</w:t>
            </w:r>
          </w:p>
          <w:p w14:paraId="7FCE0464" w14:textId="77777777" w:rsidR="00C0205C" w:rsidRDefault="00C0205C" w:rsidP="00C0205C">
            <w:pPr>
              <w:pStyle w:val="CopticVersemulti-line"/>
            </w:pPr>
            <w:r>
              <w:t>ⲛ̀Ⲫⲛⲟⲩϯ ⲉ̀ⲧⲁϥϭⲓⲥⲁⲣⲝ:</w:t>
            </w:r>
          </w:p>
          <w:p w14:paraId="1D8B625F" w14:textId="77777777" w:rsidR="00C0205C" w:rsidRPr="005130A7" w:rsidRDefault="00C0205C" w:rsidP="00C0205C">
            <w:pPr>
              <w:pStyle w:val="CopticHangingVerse"/>
            </w:pPr>
            <w:r>
              <w:t>ϧⲉⲛ ⲧ̀ϧⲁⲉ̀ ⲛ̀ⲛⲓⲉ̀ⲱⲛ.</w:t>
            </w:r>
          </w:p>
        </w:tc>
      </w:tr>
      <w:tr w:rsidR="00C0205C" w14:paraId="1808EA31" w14:textId="77777777" w:rsidTr="00C0205C">
        <w:trPr>
          <w:cantSplit/>
          <w:jc w:val="center"/>
        </w:trPr>
        <w:tc>
          <w:tcPr>
            <w:tcW w:w="288" w:type="dxa"/>
          </w:tcPr>
          <w:p w14:paraId="2DE5E210" w14:textId="77777777" w:rsidR="00C0205C" w:rsidRDefault="00C0205C" w:rsidP="00C0205C">
            <w:pPr>
              <w:pStyle w:val="CopticCross"/>
            </w:pPr>
          </w:p>
        </w:tc>
        <w:tc>
          <w:tcPr>
            <w:tcW w:w="3960" w:type="dxa"/>
          </w:tcPr>
          <w:p w14:paraId="671E4BB6" w14:textId="77777777" w:rsidR="00C0205C" w:rsidRDefault="00C0205C" w:rsidP="00C0205C">
            <w:pPr>
              <w:pStyle w:val="EngHang"/>
            </w:pPr>
            <w:r>
              <w:t>The heavenly</w:t>
            </w:r>
          </w:p>
          <w:p w14:paraId="104B8566" w14:textId="77777777" w:rsidR="00C0205C" w:rsidRDefault="00C0205C" w:rsidP="00C0205C">
            <w:pPr>
              <w:pStyle w:val="EngHang"/>
            </w:pPr>
            <w:r>
              <w:t>Could not apprehend</w:t>
            </w:r>
          </w:p>
          <w:p w14:paraId="3C494C55" w14:textId="77777777" w:rsidR="00C0205C" w:rsidRDefault="00C0205C" w:rsidP="00C0205C">
            <w:pPr>
              <w:pStyle w:val="EngHang"/>
            </w:pPr>
            <w:r>
              <w:t>This wondrous</w:t>
            </w:r>
          </w:p>
          <w:p w14:paraId="63022E25" w14:textId="77777777" w:rsidR="00C0205C" w:rsidRDefault="00C0205C" w:rsidP="00C0205C">
            <w:pPr>
              <w:pStyle w:val="EngHangEnd"/>
            </w:pPr>
            <w:r>
              <w:t>And miraculous act.</w:t>
            </w:r>
          </w:p>
        </w:tc>
        <w:tc>
          <w:tcPr>
            <w:tcW w:w="288" w:type="dxa"/>
          </w:tcPr>
          <w:p w14:paraId="65B13667" w14:textId="77777777" w:rsidR="00C0205C" w:rsidRDefault="00C0205C" w:rsidP="00C0205C"/>
        </w:tc>
        <w:tc>
          <w:tcPr>
            <w:tcW w:w="288" w:type="dxa"/>
          </w:tcPr>
          <w:p w14:paraId="5A80FC03" w14:textId="77777777" w:rsidR="00C0205C" w:rsidRDefault="00C0205C" w:rsidP="00C0205C">
            <w:pPr>
              <w:pStyle w:val="CopticCross"/>
            </w:pPr>
          </w:p>
        </w:tc>
        <w:tc>
          <w:tcPr>
            <w:tcW w:w="3960" w:type="dxa"/>
          </w:tcPr>
          <w:p w14:paraId="2150DCD4" w14:textId="77777777" w:rsidR="00C0205C" w:rsidRDefault="00C0205C" w:rsidP="00C0205C">
            <w:pPr>
              <w:pStyle w:val="CopticVersemulti-line"/>
            </w:pPr>
            <w:r>
              <w:t>Ⲝⲁ ⲡ̀ϣⲱⲓ ⲉ̀ⲛⲓⲛⲟⲩⲥ:</w:t>
            </w:r>
          </w:p>
          <w:p w14:paraId="36346D69" w14:textId="77777777" w:rsidR="00C0205C" w:rsidRDefault="00C0205C" w:rsidP="00C0205C">
            <w:pPr>
              <w:pStyle w:val="CopticVersemulti-line"/>
            </w:pPr>
            <w:r>
              <w:t>ⲛ̀ⲉ̀ⲡⲟⲩⲣⲁⲛⲓⲟⲛ:</w:t>
            </w:r>
          </w:p>
          <w:p w14:paraId="1456180F" w14:textId="77777777" w:rsidR="00C0205C" w:rsidRDefault="00C0205C" w:rsidP="00C0205C">
            <w:pPr>
              <w:pStyle w:val="CopticVersemulti-line"/>
            </w:pPr>
            <w:r>
              <w:t>ⲛ̀ϫⲉ ⲡⲁⲓϩⲱⲃ ⲛ̀ϣ̀ⲫⲏⲣⲓ:</w:t>
            </w:r>
          </w:p>
          <w:p w14:paraId="45E5B2CB" w14:textId="77777777" w:rsidR="00C0205C" w:rsidRPr="005130A7" w:rsidRDefault="00C0205C" w:rsidP="00C0205C">
            <w:pPr>
              <w:pStyle w:val="CopticHangingVerse"/>
            </w:pPr>
            <w:r>
              <w:t>ⲙ̀ⲡⲁⲣⲁⲇⲟⲝⲟⲛ.</w:t>
            </w:r>
          </w:p>
        </w:tc>
      </w:tr>
      <w:tr w:rsidR="00C0205C" w14:paraId="4910A1C8" w14:textId="77777777" w:rsidTr="00C0205C">
        <w:trPr>
          <w:cantSplit/>
          <w:jc w:val="center"/>
        </w:trPr>
        <w:tc>
          <w:tcPr>
            <w:tcW w:w="288" w:type="dxa"/>
          </w:tcPr>
          <w:p w14:paraId="290D287A" w14:textId="77777777" w:rsidR="00C0205C" w:rsidRDefault="00C0205C" w:rsidP="00C0205C">
            <w:pPr>
              <w:pStyle w:val="CopticCross"/>
            </w:pPr>
            <w:r w:rsidRPr="00FB5ACB">
              <w:t>¿</w:t>
            </w:r>
          </w:p>
        </w:tc>
        <w:tc>
          <w:tcPr>
            <w:tcW w:w="3960" w:type="dxa"/>
          </w:tcPr>
          <w:p w14:paraId="78D69F84" w14:textId="77777777" w:rsidR="00C0205C" w:rsidRDefault="00C0205C" w:rsidP="00C0205C">
            <w:pPr>
              <w:pStyle w:val="EngHang"/>
            </w:pPr>
            <w:r>
              <w:t>Glory to our Master,</w:t>
            </w:r>
          </w:p>
          <w:p w14:paraId="5CB28AEE" w14:textId="77777777" w:rsidR="00C0205C" w:rsidRDefault="00C0205C" w:rsidP="00C0205C">
            <w:pPr>
              <w:pStyle w:val="EngHang"/>
            </w:pPr>
            <w:r>
              <w:t>Christ our King,</w:t>
            </w:r>
          </w:p>
          <w:p w14:paraId="4888AF97" w14:textId="77777777" w:rsidR="00C0205C" w:rsidRDefault="00C0205C" w:rsidP="00C0205C">
            <w:pPr>
              <w:pStyle w:val="EngHang"/>
            </w:pPr>
            <w:r>
              <w:t>Who was born</w:t>
            </w:r>
          </w:p>
          <w:p w14:paraId="3EC5199C" w14:textId="77777777" w:rsidR="00C0205C" w:rsidRPr="00FB4A17" w:rsidRDefault="00C0205C" w:rsidP="00C0205C">
            <w:pPr>
              <w:pStyle w:val="EngHangEnd"/>
            </w:pPr>
            <w:r>
              <w:t>Of the Virgin’s womb.</w:t>
            </w:r>
          </w:p>
        </w:tc>
        <w:tc>
          <w:tcPr>
            <w:tcW w:w="288" w:type="dxa"/>
          </w:tcPr>
          <w:p w14:paraId="2A7442C6" w14:textId="77777777" w:rsidR="00C0205C" w:rsidRDefault="00C0205C" w:rsidP="00C0205C"/>
        </w:tc>
        <w:tc>
          <w:tcPr>
            <w:tcW w:w="288" w:type="dxa"/>
          </w:tcPr>
          <w:p w14:paraId="49327C3F" w14:textId="77777777" w:rsidR="00C0205C" w:rsidRDefault="00C0205C" w:rsidP="00C0205C">
            <w:pPr>
              <w:pStyle w:val="CopticCross"/>
            </w:pPr>
            <w:r w:rsidRPr="00FB5ACB">
              <w:t>¿</w:t>
            </w:r>
          </w:p>
        </w:tc>
        <w:tc>
          <w:tcPr>
            <w:tcW w:w="3960" w:type="dxa"/>
          </w:tcPr>
          <w:p w14:paraId="30D56051" w14:textId="77777777" w:rsidR="00C0205C" w:rsidRDefault="00C0205C" w:rsidP="00C0205C">
            <w:pPr>
              <w:pStyle w:val="CopticVersemulti-line"/>
            </w:pPr>
            <w:r>
              <w:t>Ⲟⲩⲱ̀ⲟⲩ Ⲡⲉⲛⲛⲏⲃ:</w:t>
            </w:r>
          </w:p>
          <w:p w14:paraId="04DCDEB1" w14:textId="77777777" w:rsidR="00C0205C" w:rsidRDefault="00C0205C" w:rsidP="00C0205C">
            <w:pPr>
              <w:pStyle w:val="CopticVersemulti-line"/>
            </w:pPr>
            <w:r>
              <w:t>Ⲡⲉⲛⲟⲩⲣⲟ Ⲡⲓⲭ̀ⲣⲓⲥⲧⲟⲥ:</w:t>
            </w:r>
          </w:p>
          <w:p w14:paraId="2857E8EB" w14:textId="77777777" w:rsidR="00C0205C" w:rsidRDefault="00C0205C" w:rsidP="00C0205C">
            <w:pPr>
              <w:pStyle w:val="CopticVersemulti-line"/>
            </w:pPr>
            <w:r>
              <w:t>ⲫⲏⲉ̀ⲧⲁⲩⲙⲁⲥϥ ⲉ̀ⲃⲟⲗ:</w:t>
            </w:r>
          </w:p>
          <w:p w14:paraId="4F8F5730" w14:textId="77777777" w:rsidR="00C0205C" w:rsidRPr="005130A7" w:rsidRDefault="00C0205C" w:rsidP="00C0205C">
            <w:pPr>
              <w:pStyle w:val="CopticHangingVerse"/>
            </w:pPr>
            <w:r>
              <w:t>ϧⲉⲛ ⲑ̀ⲛⲉϫⲓ ⲛ̀Ϯⲡⲁⲣⲑⲉⲛⲟⲥ.</w:t>
            </w:r>
          </w:p>
        </w:tc>
      </w:tr>
      <w:tr w:rsidR="00C0205C" w14:paraId="2A1346AE" w14:textId="77777777" w:rsidTr="00C0205C">
        <w:trPr>
          <w:cantSplit/>
          <w:jc w:val="center"/>
        </w:trPr>
        <w:tc>
          <w:tcPr>
            <w:tcW w:w="288" w:type="dxa"/>
          </w:tcPr>
          <w:p w14:paraId="1E1B4B3A" w14:textId="77777777" w:rsidR="00C0205C" w:rsidRDefault="00C0205C" w:rsidP="00C0205C">
            <w:pPr>
              <w:pStyle w:val="CopticCross"/>
            </w:pPr>
            <w:r w:rsidRPr="00FB5ACB">
              <w:lastRenderedPageBreak/>
              <w:t>¿</w:t>
            </w:r>
          </w:p>
        </w:tc>
        <w:tc>
          <w:tcPr>
            <w:tcW w:w="3960" w:type="dxa"/>
          </w:tcPr>
          <w:p w14:paraId="1821B42F" w14:textId="77777777" w:rsidR="00C0205C" w:rsidRDefault="00C0205C" w:rsidP="00C0205C">
            <w:pPr>
              <w:pStyle w:val="EngHang"/>
            </w:pPr>
            <w:r>
              <w:t>One of the</w:t>
            </w:r>
          </w:p>
          <w:p w14:paraId="600A26D2" w14:textId="77777777" w:rsidR="00C0205C" w:rsidRDefault="00C0205C" w:rsidP="00C0205C">
            <w:pPr>
              <w:pStyle w:val="EngHang"/>
            </w:pPr>
            <w:r>
              <w:t>Holy Trinity</w:t>
            </w:r>
          </w:p>
          <w:p w14:paraId="00802587" w14:textId="77777777" w:rsidR="00C0205C" w:rsidRDefault="00C0205C" w:rsidP="00C0205C">
            <w:pPr>
              <w:pStyle w:val="EngHang"/>
            </w:pPr>
            <w:r>
              <w:t>Was incarnate</w:t>
            </w:r>
          </w:p>
          <w:p w14:paraId="4F2C5A59" w14:textId="77777777" w:rsidR="00C0205C" w:rsidRDefault="00C0205C" w:rsidP="00C0205C">
            <w:pPr>
              <w:pStyle w:val="EngHangEnd"/>
            </w:pPr>
            <w:r>
              <w:t>Of the holy Mary.</w:t>
            </w:r>
          </w:p>
        </w:tc>
        <w:tc>
          <w:tcPr>
            <w:tcW w:w="288" w:type="dxa"/>
          </w:tcPr>
          <w:p w14:paraId="7392EBE9" w14:textId="77777777" w:rsidR="00C0205C" w:rsidRDefault="00C0205C" w:rsidP="00C0205C"/>
        </w:tc>
        <w:tc>
          <w:tcPr>
            <w:tcW w:w="288" w:type="dxa"/>
          </w:tcPr>
          <w:p w14:paraId="66713E4E" w14:textId="77777777" w:rsidR="00C0205C" w:rsidRDefault="00C0205C" w:rsidP="00C0205C">
            <w:pPr>
              <w:pStyle w:val="CopticCross"/>
            </w:pPr>
            <w:r w:rsidRPr="00FB5ACB">
              <w:t>¿</w:t>
            </w:r>
          </w:p>
        </w:tc>
        <w:tc>
          <w:tcPr>
            <w:tcW w:w="3960" w:type="dxa"/>
          </w:tcPr>
          <w:p w14:paraId="21702F7F" w14:textId="77777777" w:rsidR="00C0205C" w:rsidRDefault="00C0205C" w:rsidP="00C0205C">
            <w:pPr>
              <w:pStyle w:val="CopticVersemulti-line"/>
            </w:pPr>
            <w:r>
              <w:t>Ⲡⲓⲟⲩⲁⲓ ⲉ̀ⲃⲟⲗ:</w:t>
            </w:r>
          </w:p>
          <w:p w14:paraId="67DAE9F6" w14:textId="77777777" w:rsidR="00C0205C" w:rsidRDefault="00C0205C" w:rsidP="00C0205C">
            <w:pPr>
              <w:pStyle w:val="CopticVersemulti-line"/>
            </w:pPr>
            <w:r>
              <w:t>ϧⲉⲛ Ϯⲧ̀ⲣⲓⲁⲥ ⲉⲑⲟⲩⲁⲃ:</w:t>
            </w:r>
          </w:p>
          <w:p w14:paraId="544E5F81" w14:textId="77777777" w:rsidR="00C0205C" w:rsidRDefault="00C0205C" w:rsidP="00C0205C">
            <w:pPr>
              <w:pStyle w:val="CopticVersemulti-line"/>
            </w:pPr>
            <w:r>
              <w:t>ⲁϥϭⲓⲥⲁⲣⲝ ⲉ̀ⲃⲟⲗ:</w:t>
            </w:r>
          </w:p>
          <w:p w14:paraId="5DB2A93C" w14:textId="77777777" w:rsidR="00C0205C" w:rsidRPr="005130A7" w:rsidRDefault="00C0205C" w:rsidP="00C0205C">
            <w:pPr>
              <w:pStyle w:val="CopticHangingVerse"/>
            </w:pPr>
            <w:r>
              <w:t>ϧⲉⲛ Ⲙⲁⲣⲓⲁ ⲑⲏⲉⲑⲟⲩⲁⲃ.</w:t>
            </w:r>
          </w:p>
        </w:tc>
      </w:tr>
      <w:tr w:rsidR="00C0205C" w14:paraId="1AD849CD" w14:textId="77777777" w:rsidTr="00C0205C">
        <w:trPr>
          <w:cantSplit/>
          <w:jc w:val="center"/>
        </w:trPr>
        <w:tc>
          <w:tcPr>
            <w:tcW w:w="288" w:type="dxa"/>
          </w:tcPr>
          <w:p w14:paraId="408B398F" w14:textId="77777777" w:rsidR="00C0205C" w:rsidRDefault="00C0205C" w:rsidP="00C0205C">
            <w:pPr>
              <w:pStyle w:val="CopticCross"/>
            </w:pPr>
          </w:p>
        </w:tc>
        <w:tc>
          <w:tcPr>
            <w:tcW w:w="3960" w:type="dxa"/>
          </w:tcPr>
          <w:p w14:paraId="382BED34" w14:textId="77777777" w:rsidR="00C0205C" w:rsidRDefault="00C0205C" w:rsidP="00C0205C">
            <w:pPr>
              <w:pStyle w:val="EngHang"/>
            </w:pPr>
            <w:r>
              <w:t>Our mouths are filled with joy,</w:t>
            </w:r>
          </w:p>
          <w:p w14:paraId="0837BDF5" w14:textId="77777777" w:rsidR="00C0205C" w:rsidRDefault="00C0205C" w:rsidP="00C0205C">
            <w:pPr>
              <w:pStyle w:val="EngHang"/>
            </w:pPr>
            <w:r>
              <w:t>For salvation came to us,</w:t>
            </w:r>
          </w:p>
          <w:p w14:paraId="5D7F2037" w14:textId="77777777" w:rsidR="00C0205C" w:rsidRDefault="00C0205C" w:rsidP="00C0205C">
            <w:pPr>
              <w:pStyle w:val="EngHang"/>
            </w:pPr>
            <w:r>
              <w:t>And He loosened</w:t>
            </w:r>
          </w:p>
          <w:p w14:paraId="7103D15E" w14:textId="77777777" w:rsidR="00C0205C" w:rsidRDefault="00C0205C" w:rsidP="00B52D77">
            <w:pPr>
              <w:pStyle w:val="EngHangEnd"/>
            </w:pPr>
            <w:r>
              <w:t>Our bittern bondage.</w:t>
            </w:r>
            <w:r w:rsidR="00B52D77">
              <w:t xml:space="preserve"> </w:t>
            </w:r>
          </w:p>
        </w:tc>
        <w:tc>
          <w:tcPr>
            <w:tcW w:w="288" w:type="dxa"/>
          </w:tcPr>
          <w:p w14:paraId="3A83F8DD" w14:textId="77777777" w:rsidR="00C0205C" w:rsidRDefault="00C0205C" w:rsidP="00C0205C"/>
        </w:tc>
        <w:tc>
          <w:tcPr>
            <w:tcW w:w="288" w:type="dxa"/>
          </w:tcPr>
          <w:p w14:paraId="73EEF78B" w14:textId="77777777" w:rsidR="00C0205C" w:rsidRDefault="00C0205C" w:rsidP="00C0205C">
            <w:pPr>
              <w:pStyle w:val="CopticCross"/>
            </w:pPr>
          </w:p>
        </w:tc>
        <w:tc>
          <w:tcPr>
            <w:tcW w:w="3960" w:type="dxa"/>
          </w:tcPr>
          <w:p w14:paraId="319B97B8" w14:textId="77777777" w:rsidR="00C0205C" w:rsidRDefault="00C0205C" w:rsidP="00C0205C">
            <w:pPr>
              <w:pStyle w:val="CopticVersemulti-line"/>
            </w:pPr>
            <w:r>
              <w:t>Ⲣⲱⲛ ⲁϥⲙⲟϩ ⲛ̀ⲣⲁϣⲓ:</w:t>
            </w:r>
          </w:p>
          <w:p w14:paraId="39182A03" w14:textId="77777777" w:rsidR="00C0205C" w:rsidRDefault="00C0205C" w:rsidP="00C0205C">
            <w:pPr>
              <w:pStyle w:val="CopticVersemulti-line"/>
            </w:pPr>
            <w:r>
              <w:t>ⲡⲓⲟⲩϫⲁⲓ ⲁϥⲓ̀ ϣⲁⲣⲟⲛ:</w:t>
            </w:r>
          </w:p>
          <w:p w14:paraId="6F108975" w14:textId="77777777" w:rsidR="00C0205C" w:rsidRDefault="00C0205C" w:rsidP="00C0205C">
            <w:pPr>
              <w:pStyle w:val="CopticVersemulti-line"/>
            </w:pPr>
            <w:r>
              <w:t>ⲧⲉⲛⲙⲉⲧⲃⲱⲕ ⲉ̀ⲥⲉⲛϣⲁϣⲓ:</w:t>
            </w:r>
          </w:p>
          <w:p w14:paraId="68763B92" w14:textId="77777777" w:rsidR="00C0205C" w:rsidRPr="005130A7" w:rsidRDefault="00C0205C" w:rsidP="00C0205C">
            <w:pPr>
              <w:pStyle w:val="CopticHangingVerse"/>
            </w:pPr>
            <w:r>
              <w:t>ⲁⲥⲃⲱⲗ ⲉ̀ⲃⲟⲗ ϩⲁⲣⲟⲛ.</w:t>
            </w:r>
          </w:p>
        </w:tc>
      </w:tr>
      <w:tr w:rsidR="00C0205C" w14:paraId="33128BEB" w14:textId="77777777" w:rsidTr="00C0205C">
        <w:trPr>
          <w:cantSplit/>
          <w:jc w:val="center"/>
        </w:trPr>
        <w:tc>
          <w:tcPr>
            <w:tcW w:w="288" w:type="dxa"/>
          </w:tcPr>
          <w:p w14:paraId="7693F750" w14:textId="77777777" w:rsidR="00C0205C" w:rsidRDefault="00C0205C" w:rsidP="00C0205C">
            <w:pPr>
              <w:pStyle w:val="CopticCross"/>
            </w:pPr>
          </w:p>
        </w:tc>
        <w:tc>
          <w:tcPr>
            <w:tcW w:w="3960" w:type="dxa"/>
          </w:tcPr>
          <w:p w14:paraId="2583C0F5" w14:textId="77777777" w:rsidR="00C0205C" w:rsidRDefault="00C0205C" w:rsidP="00C0205C">
            <w:pPr>
              <w:pStyle w:val="EngHang"/>
            </w:pPr>
            <w:r>
              <w:t>Hear King David,</w:t>
            </w:r>
          </w:p>
          <w:p w14:paraId="4A8E4B73" w14:textId="77777777" w:rsidR="00C0205C" w:rsidRDefault="00C0205C" w:rsidP="00C0205C">
            <w:pPr>
              <w:pStyle w:val="EngHang"/>
            </w:pPr>
            <w:r>
              <w:t>Who testified, saying,</w:t>
            </w:r>
          </w:p>
          <w:p w14:paraId="4FF14974" w14:textId="77777777" w:rsidR="00C0205C" w:rsidRDefault="00C0205C" w:rsidP="00C0205C">
            <w:pPr>
              <w:pStyle w:val="EngHang"/>
            </w:pPr>
            <w:r>
              <w:t>“Christ has reigned</w:t>
            </w:r>
          </w:p>
          <w:p w14:paraId="769BB656" w14:textId="77777777" w:rsidR="00C0205C" w:rsidRDefault="00C0205C" w:rsidP="00C0205C">
            <w:pPr>
              <w:pStyle w:val="EngHangEnd"/>
            </w:pPr>
            <w:r>
              <w:t>From a tree</w:t>
            </w:r>
            <w:r>
              <w:rPr>
                <w:rStyle w:val="FootnoteReference"/>
                <w:rFonts w:eastAsiaTheme="majorEastAsia"/>
              </w:rPr>
              <w:footnoteReference w:id="929"/>
            </w:r>
            <w:r>
              <w:t>.”</w:t>
            </w:r>
          </w:p>
        </w:tc>
        <w:tc>
          <w:tcPr>
            <w:tcW w:w="288" w:type="dxa"/>
          </w:tcPr>
          <w:p w14:paraId="4EAF0138" w14:textId="77777777" w:rsidR="00C0205C" w:rsidRDefault="00C0205C" w:rsidP="00C0205C"/>
        </w:tc>
        <w:tc>
          <w:tcPr>
            <w:tcW w:w="288" w:type="dxa"/>
          </w:tcPr>
          <w:p w14:paraId="2ACEA47A" w14:textId="77777777" w:rsidR="00C0205C" w:rsidRDefault="00C0205C" w:rsidP="00C0205C">
            <w:pPr>
              <w:pStyle w:val="CopticCross"/>
            </w:pPr>
          </w:p>
        </w:tc>
        <w:tc>
          <w:tcPr>
            <w:tcW w:w="3960" w:type="dxa"/>
          </w:tcPr>
          <w:p w14:paraId="54889BB5" w14:textId="77777777" w:rsidR="00C0205C" w:rsidRDefault="00C0205C" w:rsidP="00C0205C">
            <w:pPr>
              <w:pStyle w:val="CopticVersemulti-line"/>
            </w:pPr>
            <w:r>
              <w:t>Ⲥⲱⲧⲉⲙ ⲉ̀Ⲇⲁⲩⲓⲇ ⲡ̀ⲟⲩⲣⲟ:</w:t>
            </w:r>
          </w:p>
          <w:p w14:paraId="17CA6239" w14:textId="77777777" w:rsidR="00C0205C" w:rsidRDefault="00C0205C" w:rsidP="00C0205C">
            <w:pPr>
              <w:pStyle w:val="CopticVersemulti-line"/>
            </w:pPr>
            <w:r>
              <w:t>ⲁϥⲥⲁϫⲓ ⲁϥⲉⲣⲙⲉⲑⲣⲉ:</w:t>
            </w:r>
          </w:p>
          <w:p w14:paraId="4A26D4A9" w14:textId="77777777" w:rsidR="00C0205C" w:rsidRDefault="00C0205C" w:rsidP="00C0205C">
            <w:pPr>
              <w:pStyle w:val="CopticVersemulti-line"/>
            </w:pPr>
            <w:r>
              <w:t>ϫⲉ ⲁ̀ Ⲡⲓⲭ̀ⲣⲓⲥⲧⲟⲥ ⲉⲣⲟⲩⲣⲟ:</w:t>
            </w:r>
          </w:p>
          <w:p w14:paraId="4EB93AD3" w14:textId="77777777" w:rsidR="00C0205C" w:rsidRPr="005130A7" w:rsidRDefault="00C0205C" w:rsidP="00C0205C">
            <w:pPr>
              <w:pStyle w:val="CopticHangingVerse"/>
            </w:pPr>
            <w:r>
              <w:t xml:space="preserve">ⲉ̀ⲃⲟⲗ ϩⲓ ⲟⲩϣⲉ. </w:t>
            </w:r>
          </w:p>
        </w:tc>
      </w:tr>
      <w:tr w:rsidR="00C0205C" w14:paraId="3CC6EB6C" w14:textId="77777777" w:rsidTr="00C0205C">
        <w:trPr>
          <w:cantSplit/>
          <w:jc w:val="center"/>
        </w:trPr>
        <w:tc>
          <w:tcPr>
            <w:tcW w:w="288" w:type="dxa"/>
          </w:tcPr>
          <w:p w14:paraId="698E72FC" w14:textId="77777777" w:rsidR="00C0205C" w:rsidRDefault="00C0205C" w:rsidP="00C0205C">
            <w:pPr>
              <w:pStyle w:val="CopticCross"/>
            </w:pPr>
            <w:r w:rsidRPr="00FB5ACB">
              <w:t>¿</w:t>
            </w:r>
          </w:p>
        </w:tc>
        <w:tc>
          <w:tcPr>
            <w:tcW w:w="3960" w:type="dxa"/>
          </w:tcPr>
          <w:p w14:paraId="18DE2BBB" w14:textId="77777777" w:rsidR="00C0205C" w:rsidRDefault="00C0205C" w:rsidP="00C0205C">
            <w:pPr>
              <w:pStyle w:val="EngHang"/>
            </w:pPr>
            <w:r>
              <w:t>Behold the Resurrection</w:t>
            </w:r>
          </w:p>
          <w:p w14:paraId="1E4053EB" w14:textId="77777777" w:rsidR="00C0205C" w:rsidRDefault="00C0205C" w:rsidP="00C0205C">
            <w:pPr>
              <w:pStyle w:val="EngHang"/>
            </w:pPr>
            <w:r>
              <w:t>Of Christ our God;</w:t>
            </w:r>
          </w:p>
          <w:p w14:paraId="24E00D94" w14:textId="77777777" w:rsidR="00C0205C" w:rsidRDefault="00C0205C" w:rsidP="00C0205C">
            <w:pPr>
              <w:pStyle w:val="EngHang"/>
            </w:pPr>
            <w:r>
              <w:t>We worship without doubt,</w:t>
            </w:r>
          </w:p>
          <w:p w14:paraId="4275AAE0" w14:textId="77777777" w:rsidR="00C0205C" w:rsidRPr="0078672A" w:rsidRDefault="00C0205C" w:rsidP="00C0205C">
            <w:pPr>
              <w:pStyle w:val="EngHangEnd"/>
            </w:pPr>
            <w:r>
              <w:t>He who saved us.</w:t>
            </w:r>
          </w:p>
        </w:tc>
        <w:tc>
          <w:tcPr>
            <w:tcW w:w="288" w:type="dxa"/>
          </w:tcPr>
          <w:p w14:paraId="3729317C" w14:textId="77777777" w:rsidR="00C0205C" w:rsidRDefault="00C0205C" w:rsidP="00C0205C"/>
        </w:tc>
        <w:tc>
          <w:tcPr>
            <w:tcW w:w="288" w:type="dxa"/>
          </w:tcPr>
          <w:p w14:paraId="425C4148" w14:textId="77777777" w:rsidR="00C0205C" w:rsidRDefault="00C0205C" w:rsidP="00C0205C">
            <w:pPr>
              <w:pStyle w:val="CopticCross"/>
            </w:pPr>
            <w:r w:rsidRPr="00FB5ACB">
              <w:t>¿</w:t>
            </w:r>
          </w:p>
        </w:tc>
        <w:tc>
          <w:tcPr>
            <w:tcW w:w="3960" w:type="dxa"/>
          </w:tcPr>
          <w:p w14:paraId="68413BD3" w14:textId="77777777" w:rsidR="00C0205C" w:rsidRDefault="00C0205C" w:rsidP="00C0205C">
            <w:pPr>
              <w:pStyle w:val="CopticVersemulti-line"/>
            </w:pPr>
            <w:r>
              <w:t>Ⲧⲉⲛⲛⲁⲩ ⲉ̀Ⲧⲁ̀ⲛⲁⲥⲧⲁⲥⲓⲥ:</w:t>
            </w:r>
          </w:p>
          <w:p w14:paraId="29A0F13C" w14:textId="77777777" w:rsidR="00C0205C" w:rsidRDefault="00C0205C" w:rsidP="00C0205C">
            <w:pPr>
              <w:pStyle w:val="CopticVersemulti-line"/>
            </w:pPr>
            <w:r>
              <w:t>ⲙ̀Ⲡⲓⲭ̀ⲣⲓⲥⲧⲟⲥ Ⲡⲉⲛⲛⲟⲩϯ:</w:t>
            </w:r>
          </w:p>
          <w:p w14:paraId="1E534DA3" w14:textId="77777777" w:rsidR="00C0205C" w:rsidRDefault="00C0205C" w:rsidP="00C0205C">
            <w:pPr>
              <w:pStyle w:val="CopticVersemulti-line"/>
            </w:pPr>
            <w:r>
              <w:t>ⲧⲉⲛⲟⲩⲱϣⲧ ⲁⲑⲛⲉ ⲥⲁⲛⲓⲥ:</w:t>
            </w:r>
          </w:p>
          <w:p w14:paraId="7CD61A96" w14:textId="77777777" w:rsidR="00C0205C" w:rsidRPr="005130A7" w:rsidRDefault="00C0205C" w:rsidP="00B52D77">
            <w:pPr>
              <w:pStyle w:val="CopticHangingVerse"/>
            </w:pPr>
            <w:r>
              <w:t>ⲉ̀ⲫⲏⲉ̀ⲧⲁϥ ⲙ̀ⲙⲟⲛ ⲥⲱϯ.</w:t>
            </w:r>
          </w:p>
        </w:tc>
      </w:tr>
      <w:tr w:rsidR="00C0205C" w14:paraId="03D63E4B" w14:textId="77777777" w:rsidTr="00C0205C">
        <w:trPr>
          <w:cantSplit/>
          <w:jc w:val="center"/>
        </w:trPr>
        <w:tc>
          <w:tcPr>
            <w:tcW w:w="288" w:type="dxa"/>
          </w:tcPr>
          <w:p w14:paraId="36425CAF" w14:textId="77777777" w:rsidR="00C0205C" w:rsidRDefault="00C0205C" w:rsidP="00C0205C">
            <w:pPr>
              <w:pStyle w:val="CopticCross"/>
            </w:pPr>
            <w:r w:rsidRPr="00FB5ACB">
              <w:t>¿</w:t>
            </w:r>
          </w:p>
        </w:tc>
        <w:tc>
          <w:tcPr>
            <w:tcW w:w="3960" w:type="dxa"/>
          </w:tcPr>
          <w:p w14:paraId="2AEA863C" w14:textId="77777777" w:rsidR="00C0205C" w:rsidRDefault="00C0205C" w:rsidP="00C0205C">
            <w:pPr>
              <w:pStyle w:val="EngHang"/>
            </w:pPr>
            <w:r>
              <w:t>The Son of God, our Master,</w:t>
            </w:r>
          </w:p>
          <w:p w14:paraId="022C6B6A" w14:textId="77777777" w:rsidR="00C0205C" w:rsidRDefault="00C0205C" w:rsidP="00C0205C">
            <w:pPr>
              <w:pStyle w:val="EngHang"/>
            </w:pPr>
            <w:r>
              <w:t>Has replaced our sorrow</w:t>
            </w:r>
          </w:p>
          <w:p w14:paraId="7D217D26" w14:textId="77777777" w:rsidR="00C0205C" w:rsidRDefault="00C0205C" w:rsidP="00C0205C">
            <w:pPr>
              <w:pStyle w:val="EngHang"/>
            </w:pPr>
            <w:r>
              <w:t>With joy of the heart;</w:t>
            </w:r>
          </w:p>
          <w:p w14:paraId="08CB0B21" w14:textId="77777777" w:rsidR="00C0205C" w:rsidRDefault="00C0205C" w:rsidP="00C0205C">
            <w:pPr>
              <w:pStyle w:val="EngHangEnd"/>
            </w:pPr>
            <w:r>
              <w:t>He saved us from our sins.</w:t>
            </w:r>
          </w:p>
        </w:tc>
        <w:tc>
          <w:tcPr>
            <w:tcW w:w="288" w:type="dxa"/>
          </w:tcPr>
          <w:p w14:paraId="70769FD1" w14:textId="77777777" w:rsidR="00C0205C" w:rsidRDefault="00C0205C" w:rsidP="00C0205C"/>
        </w:tc>
        <w:tc>
          <w:tcPr>
            <w:tcW w:w="288" w:type="dxa"/>
          </w:tcPr>
          <w:p w14:paraId="11DE02EC" w14:textId="77777777" w:rsidR="00C0205C" w:rsidRDefault="00C0205C" w:rsidP="00C0205C">
            <w:pPr>
              <w:pStyle w:val="CopticCross"/>
            </w:pPr>
            <w:r w:rsidRPr="00FB5ACB">
              <w:t>¿</w:t>
            </w:r>
          </w:p>
        </w:tc>
        <w:tc>
          <w:tcPr>
            <w:tcW w:w="3960" w:type="dxa"/>
          </w:tcPr>
          <w:p w14:paraId="0D22E417" w14:textId="77777777" w:rsidR="00C0205C" w:rsidRDefault="00C0205C" w:rsidP="00C0205C">
            <w:pPr>
              <w:pStyle w:val="CopticVersemulti-line"/>
            </w:pPr>
            <w:r>
              <w:t>Ⲩⲓⲟⲥ Ⲑⲉⲟⲥ Ⲡⲉⲛⲛⲏⲃ:</w:t>
            </w:r>
          </w:p>
          <w:p w14:paraId="0E94FD5B" w14:textId="77777777" w:rsidR="00C0205C" w:rsidRDefault="00C0205C" w:rsidP="00C0205C">
            <w:pPr>
              <w:pStyle w:val="CopticVersemulti-line"/>
            </w:pPr>
            <w:r>
              <w:t>ⲁϥⲫⲱⲛϩ ⲙ̀ⲡⲉⲛϩⲏⲃⲓ:</w:t>
            </w:r>
          </w:p>
          <w:p w14:paraId="04C84BFA" w14:textId="77777777" w:rsidR="00C0205C" w:rsidRDefault="00C0205C" w:rsidP="00C0205C">
            <w:pPr>
              <w:pStyle w:val="CopticVersemulti-line"/>
            </w:pPr>
            <w:r>
              <w:t>ⲉ̀ⲟⲩⲣⲁϣⲓ ⲛ̀ϩⲏⲧ:</w:t>
            </w:r>
          </w:p>
          <w:p w14:paraId="131766FA" w14:textId="77777777" w:rsidR="00C0205C" w:rsidRPr="005130A7" w:rsidRDefault="00C0205C" w:rsidP="00B52D77">
            <w:pPr>
              <w:pStyle w:val="CopticHangingVerse"/>
            </w:pPr>
            <w:r>
              <w:t>ⲁϥⲥⲟⲧⲧⲉⲛ ⲉ̀ⲃⲟⲗ ϧⲉⲛ ⲛⲉⲛⲛⲟⲃⲓ.</w:t>
            </w:r>
          </w:p>
        </w:tc>
      </w:tr>
      <w:tr w:rsidR="00C0205C" w14:paraId="20F53A79" w14:textId="77777777" w:rsidTr="00C0205C">
        <w:trPr>
          <w:cantSplit/>
          <w:jc w:val="center"/>
        </w:trPr>
        <w:tc>
          <w:tcPr>
            <w:tcW w:w="288" w:type="dxa"/>
          </w:tcPr>
          <w:p w14:paraId="4D2082EF" w14:textId="77777777" w:rsidR="00C0205C" w:rsidRDefault="00C0205C" w:rsidP="00C0205C">
            <w:pPr>
              <w:pStyle w:val="CopticCross"/>
            </w:pPr>
          </w:p>
        </w:tc>
        <w:tc>
          <w:tcPr>
            <w:tcW w:w="3960" w:type="dxa"/>
          </w:tcPr>
          <w:p w14:paraId="734BF3CC" w14:textId="77777777" w:rsidR="00C0205C" w:rsidRDefault="00C0205C" w:rsidP="00C0205C">
            <w:pPr>
              <w:pStyle w:val="EngHang"/>
            </w:pPr>
            <w:r>
              <w:t>This is the day,</w:t>
            </w:r>
          </w:p>
          <w:p w14:paraId="43D4C54E" w14:textId="77777777" w:rsidR="00C0205C" w:rsidRDefault="00C0205C" w:rsidP="00C0205C">
            <w:pPr>
              <w:pStyle w:val="EngHang"/>
            </w:pPr>
            <w:r>
              <w:t>Which the Lord has made,</w:t>
            </w:r>
          </w:p>
          <w:p w14:paraId="54A22643" w14:textId="77777777" w:rsidR="00C0205C" w:rsidRDefault="00C0205C" w:rsidP="00C0205C">
            <w:pPr>
              <w:pStyle w:val="EngHang"/>
            </w:pPr>
            <w:r>
              <w:t>Let us rejoice</w:t>
            </w:r>
          </w:p>
          <w:p w14:paraId="6BA2CBE0" w14:textId="77777777" w:rsidR="00C0205C" w:rsidRDefault="00C0205C" w:rsidP="00C0205C">
            <w:pPr>
              <w:pStyle w:val="EngHangEnd"/>
            </w:pPr>
            <w:r>
              <w:t>And be glad in it.</w:t>
            </w:r>
          </w:p>
        </w:tc>
        <w:tc>
          <w:tcPr>
            <w:tcW w:w="288" w:type="dxa"/>
          </w:tcPr>
          <w:p w14:paraId="5F745406" w14:textId="77777777" w:rsidR="00C0205C" w:rsidRDefault="00C0205C" w:rsidP="00C0205C"/>
        </w:tc>
        <w:tc>
          <w:tcPr>
            <w:tcW w:w="288" w:type="dxa"/>
          </w:tcPr>
          <w:p w14:paraId="0CC84991" w14:textId="77777777" w:rsidR="00C0205C" w:rsidRDefault="00C0205C" w:rsidP="00C0205C">
            <w:pPr>
              <w:pStyle w:val="CopticCross"/>
            </w:pPr>
          </w:p>
        </w:tc>
        <w:tc>
          <w:tcPr>
            <w:tcW w:w="3960" w:type="dxa"/>
          </w:tcPr>
          <w:p w14:paraId="7ABAFBEA" w14:textId="77777777" w:rsidR="00C0205C" w:rsidRDefault="00C0205C" w:rsidP="00C0205C">
            <w:pPr>
              <w:pStyle w:val="CopticVersemulti-line"/>
            </w:pPr>
            <w:r>
              <w:t>Ⲫⲁⲓ ⲡⲉ ⲡⲓⲉ̀ϩⲟⲟⲩ:</w:t>
            </w:r>
          </w:p>
          <w:p w14:paraId="725F41B5" w14:textId="77777777" w:rsidR="00C0205C" w:rsidRDefault="00C0205C" w:rsidP="00C0205C">
            <w:pPr>
              <w:pStyle w:val="CopticVersemulti-line"/>
            </w:pPr>
            <w:r>
              <w:t>ⲉ̀ⲧⲁ ⲠϬⲟⲓⲥ ⲑⲁⲙⲓⲟϥ:</w:t>
            </w:r>
          </w:p>
          <w:p w14:paraId="4B68A6C7" w14:textId="77777777" w:rsidR="00C0205C" w:rsidRDefault="00C0205C" w:rsidP="00C0205C">
            <w:pPr>
              <w:pStyle w:val="CopticVersemulti-line"/>
            </w:pPr>
            <w:r>
              <w:t>ⲙⲁⲣⲉⲛⲑⲉⲗⲏⲗ ⲛ̀ϧⲏⲧϥ:</w:t>
            </w:r>
          </w:p>
          <w:p w14:paraId="08D2FB09" w14:textId="77777777" w:rsidR="00C0205C" w:rsidRPr="005130A7" w:rsidRDefault="00C0205C" w:rsidP="00B52D77">
            <w:pPr>
              <w:pStyle w:val="CopticHangingVerse"/>
            </w:pPr>
            <w:r>
              <w:t>ⲟⲩⲟϩ ⲛ̀ⲧⲉⲛⲟⲩⲛⲟϥ.</w:t>
            </w:r>
          </w:p>
        </w:tc>
      </w:tr>
      <w:tr w:rsidR="00C0205C" w14:paraId="080C0742" w14:textId="77777777" w:rsidTr="00C0205C">
        <w:trPr>
          <w:cantSplit/>
          <w:jc w:val="center"/>
        </w:trPr>
        <w:tc>
          <w:tcPr>
            <w:tcW w:w="288" w:type="dxa"/>
          </w:tcPr>
          <w:p w14:paraId="7AD10241" w14:textId="77777777" w:rsidR="00C0205C" w:rsidRDefault="00C0205C" w:rsidP="00C0205C">
            <w:pPr>
              <w:pStyle w:val="CopticCross"/>
            </w:pPr>
          </w:p>
        </w:tc>
        <w:tc>
          <w:tcPr>
            <w:tcW w:w="3960" w:type="dxa"/>
          </w:tcPr>
          <w:p w14:paraId="3F5070B3" w14:textId="77777777" w:rsidR="00C0205C" w:rsidRDefault="00C0205C" w:rsidP="00C0205C">
            <w:pPr>
              <w:pStyle w:val="EngHang"/>
            </w:pPr>
            <w:r>
              <w:t>Hail to Kranion,</w:t>
            </w:r>
          </w:p>
          <w:p w14:paraId="0C004AE3" w14:textId="77777777" w:rsidR="00C0205C" w:rsidRDefault="00C0205C" w:rsidP="00C0205C">
            <w:pPr>
              <w:pStyle w:val="EngHang"/>
            </w:pPr>
            <w:r>
              <w:t>The place of Golgotha,</w:t>
            </w:r>
          </w:p>
          <w:p w14:paraId="0245A15D" w14:textId="77777777" w:rsidR="00C0205C" w:rsidRDefault="00C0205C" w:rsidP="00C0205C">
            <w:pPr>
              <w:pStyle w:val="EngHang"/>
            </w:pPr>
            <w:r>
              <w:t>And to the tomb</w:t>
            </w:r>
          </w:p>
          <w:p w14:paraId="444C176B" w14:textId="77777777" w:rsidR="00C0205C" w:rsidRDefault="00C0205C" w:rsidP="00C0205C">
            <w:pPr>
              <w:pStyle w:val="EngHangEnd"/>
            </w:pPr>
            <w:r>
              <w:t>Of the Lord and Master.</w:t>
            </w:r>
          </w:p>
        </w:tc>
        <w:tc>
          <w:tcPr>
            <w:tcW w:w="288" w:type="dxa"/>
          </w:tcPr>
          <w:p w14:paraId="362B4B47" w14:textId="77777777" w:rsidR="00C0205C" w:rsidRDefault="00C0205C" w:rsidP="00C0205C"/>
        </w:tc>
        <w:tc>
          <w:tcPr>
            <w:tcW w:w="288" w:type="dxa"/>
          </w:tcPr>
          <w:p w14:paraId="35F3A063" w14:textId="77777777" w:rsidR="00C0205C" w:rsidRDefault="00C0205C" w:rsidP="00C0205C">
            <w:pPr>
              <w:pStyle w:val="CopticCross"/>
            </w:pPr>
          </w:p>
        </w:tc>
        <w:tc>
          <w:tcPr>
            <w:tcW w:w="3960" w:type="dxa"/>
          </w:tcPr>
          <w:p w14:paraId="5E5CB547" w14:textId="77777777" w:rsidR="00C0205C" w:rsidRDefault="00C0205C" w:rsidP="00C0205C">
            <w:pPr>
              <w:pStyle w:val="CopticVersemulti-line"/>
            </w:pPr>
            <w:r>
              <w:t>Ⲭⲉⲣⲉ Ⲡⲓⲕ̀ⲣⲁⲛⲓⲟⲛ:</w:t>
            </w:r>
          </w:p>
          <w:p w14:paraId="25A3514B" w14:textId="77777777" w:rsidR="00C0205C" w:rsidRDefault="00C0205C" w:rsidP="00C0205C">
            <w:pPr>
              <w:pStyle w:val="CopticVersemulti-line"/>
            </w:pPr>
            <w:r>
              <w:t>ⲫ̀ⲙⲁ ⲙ̀Ⲡⲓⲅⲟⲗⲅⲟⲑⲁ:</w:t>
            </w:r>
          </w:p>
          <w:p w14:paraId="05725E53" w14:textId="77777777" w:rsidR="00C0205C" w:rsidRDefault="00C0205C" w:rsidP="00C0205C">
            <w:pPr>
              <w:pStyle w:val="CopticVersemulti-line"/>
            </w:pPr>
            <w:r>
              <w:t>ⲛⲉⲙ ⲛⲓⲙ̀ϩⲁⲩ ⲇⲉ ⲟⲛ:</w:t>
            </w:r>
          </w:p>
          <w:p w14:paraId="0F9952D9" w14:textId="77777777" w:rsidR="00C0205C" w:rsidRPr="005130A7" w:rsidRDefault="00C0205C" w:rsidP="00B52D77">
            <w:pPr>
              <w:pStyle w:val="CopticHangingVerse"/>
            </w:pPr>
            <w:r>
              <w:t>ⲛ̀ⲧⲉ Ⲡϭⲟⲓⲥ Ⲡⲓⲇⲉⲥⲡⲟⲧⲏⲥ.</w:t>
            </w:r>
          </w:p>
        </w:tc>
      </w:tr>
      <w:tr w:rsidR="00C0205C" w14:paraId="5CC82589" w14:textId="77777777" w:rsidTr="00C0205C">
        <w:trPr>
          <w:cantSplit/>
          <w:jc w:val="center"/>
        </w:trPr>
        <w:tc>
          <w:tcPr>
            <w:tcW w:w="288" w:type="dxa"/>
          </w:tcPr>
          <w:p w14:paraId="507F19D6" w14:textId="77777777" w:rsidR="00C0205C" w:rsidRPr="003209AF" w:rsidRDefault="00C0205C" w:rsidP="00C0205C">
            <w:pPr>
              <w:pStyle w:val="CopticCross"/>
              <w:rPr>
                <w:b/>
              </w:rPr>
            </w:pPr>
            <w:r w:rsidRPr="00FB5ACB">
              <w:t>¿</w:t>
            </w:r>
          </w:p>
        </w:tc>
        <w:tc>
          <w:tcPr>
            <w:tcW w:w="3960" w:type="dxa"/>
          </w:tcPr>
          <w:p w14:paraId="370EFCB0" w14:textId="77777777" w:rsidR="00C0205C" w:rsidRDefault="00C0205C" w:rsidP="00C0205C">
            <w:pPr>
              <w:pStyle w:val="EngHang"/>
            </w:pPr>
            <w:r>
              <w:t>Hail to the Cross,</w:t>
            </w:r>
          </w:p>
          <w:p w14:paraId="5500AC86" w14:textId="77777777" w:rsidR="00C0205C" w:rsidRDefault="00C0205C" w:rsidP="00C0205C">
            <w:pPr>
              <w:pStyle w:val="EngHang"/>
            </w:pPr>
            <w:r>
              <w:t>And to the Resurrection;</w:t>
            </w:r>
          </w:p>
          <w:p w14:paraId="15E7808D" w14:textId="77777777" w:rsidR="00C0205C" w:rsidRDefault="00C0205C" w:rsidP="00C0205C">
            <w:pPr>
              <w:pStyle w:val="EngHang"/>
            </w:pPr>
            <w:r>
              <w:t>Hail to the Mount of Olives,</w:t>
            </w:r>
          </w:p>
          <w:p w14:paraId="6D3B5BF7" w14:textId="77777777" w:rsidR="00C0205C" w:rsidRDefault="00C0205C" w:rsidP="00C0205C">
            <w:pPr>
              <w:pStyle w:val="EngHangEnd"/>
            </w:pPr>
            <w:r>
              <w:t>The place of the Ascension.</w:t>
            </w:r>
          </w:p>
        </w:tc>
        <w:tc>
          <w:tcPr>
            <w:tcW w:w="288" w:type="dxa"/>
          </w:tcPr>
          <w:p w14:paraId="1943FC28" w14:textId="77777777" w:rsidR="00C0205C" w:rsidRDefault="00C0205C" w:rsidP="00C0205C"/>
        </w:tc>
        <w:tc>
          <w:tcPr>
            <w:tcW w:w="288" w:type="dxa"/>
          </w:tcPr>
          <w:p w14:paraId="602D53E2" w14:textId="77777777" w:rsidR="00C0205C" w:rsidRDefault="00C0205C" w:rsidP="00C0205C">
            <w:pPr>
              <w:pStyle w:val="CopticCross"/>
            </w:pPr>
            <w:r w:rsidRPr="00FB5ACB">
              <w:t>¿</w:t>
            </w:r>
          </w:p>
        </w:tc>
        <w:tc>
          <w:tcPr>
            <w:tcW w:w="3960" w:type="dxa"/>
          </w:tcPr>
          <w:p w14:paraId="45F7FEA3" w14:textId="77777777" w:rsidR="00C0205C" w:rsidRDefault="00C0205C" w:rsidP="00C0205C">
            <w:pPr>
              <w:pStyle w:val="CopticVersemulti-line"/>
            </w:pPr>
            <w:r>
              <w:t>Ⲭⲉⲣⲉ Ⲡⲓⲥ̀ⲧⲁⲩⲣⲟⲥ:</w:t>
            </w:r>
          </w:p>
          <w:p w14:paraId="55F07E84" w14:textId="77777777" w:rsidR="00C0205C" w:rsidRDefault="00C0205C" w:rsidP="00C0205C">
            <w:pPr>
              <w:pStyle w:val="CopticVersemulti-line"/>
            </w:pPr>
            <w:r>
              <w:t>ⲛⲉⲙ Ϯⲁ̀ⲛⲁⲥⲧⲁⲥⲓⲥ:</w:t>
            </w:r>
          </w:p>
          <w:p w14:paraId="06327CDA" w14:textId="77777777" w:rsidR="00C0205C" w:rsidRDefault="00C0205C" w:rsidP="00C0205C">
            <w:pPr>
              <w:pStyle w:val="CopticVersemulti-line"/>
            </w:pPr>
            <w:r>
              <w:t>ⲭⲉⲣⲉ ⲡⲓⲧⲱⲟⲩ ⲛ̀ϫⲱⲓⲧ:</w:t>
            </w:r>
          </w:p>
          <w:p w14:paraId="59EC6413" w14:textId="77777777" w:rsidR="00C0205C" w:rsidRPr="005130A7" w:rsidRDefault="00C0205C" w:rsidP="00B52D77">
            <w:pPr>
              <w:pStyle w:val="CopticHangingVerse"/>
            </w:pPr>
            <w:r>
              <w:t>ⲫ̀ⲙⲁ ⲛ̀Ϯⲁ̀ⲛⲁⲗⲩⲙⲯⲓⲥ.</w:t>
            </w:r>
          </w:p>
        </w:tc>
      </w:tr>
      <w:tr w:rsidR="00C0205C" w14:paraId="5DE5C1BF" w14:textId="77777777" w:rsidTr="00C0205C">
        <w:trPr>
          <w:cantSplit/>
          <w:jc w:val="center"/>
        </w:trPr>
        <w:tc>
          <w:tcPr>
            <w:tcW w:w="288" w:type="dxa"/>
          </w:tcPr>
          <w:p w14:paraId="0554E38C" w14:textId="77777777" w:rsidR="00C0205C" w:rsidRDefault="00C0205C" w:rsidP="00C0205C">
            <w:pPr>
              <w:pStyle w:val="CopticCross"/>
            </w:pPr>
            <w:r w:rsidRPr="00FB5ACB">
              <w:t>¿</w:t>
            </w:r>
          </w:p>
        </w:tc>
        <w:tc>
          <w:tcPr>
            <w:tcW w:w="3960" w:type="dxa"/>
          </w:tcPr>
          <w:p w14:paraId="24AA1F1E" w14:textId="77777777" w:rsidR="00C0205C" w:rsidRDefault="00C0205C" w:rsidP="00C0205C">
            <w:pPr>
              <w:pStyle w:val="EngHang"/>
            </w:pPr>
            <w:r>
              <w:t>Hail to Bethlehem,</w:t>
            </w:r>
          </w:p>
          <w:p w14:paraId="2D7890A6" w14:textId="77777777" w:rsidR="00C0205C" w:rsidRDefault="00C0205C" w:rsidP="00C0205C">
            <w:pPr>
              <w:pStyle w:val="EngHang"/>
            </w:pPr>
            <w:r>
              <w:t>Hail to Nazareth,</w:t>
            </w:r>
          </w:p>
          <w:p w14:paraId="0552067A" w14:textId="77777777" w:rsidR="00C0205C" w:rsidRDefault="00C0205C" w:rsidP="00C0205C">
            <w:pPr>
              <w:pStyle w:val="EngHang"/>
            </w:pPr>
            <w:r>
              <w:t>Hail to every place</w:t>
            </w:r>
          </w:p>
          <w:p w14:paraId="36CF2573" w14:textId="77777777" w:rsidR="00C0205C" w:rsidRDefault="00C0205C" w:rsidP="00C0205C">
            <w:pPr>
              <w:pStyle w:val="EngHangEnd"/>
            </w:pPr>
            <w:r>
              <w:t>Of the merciful Lord.</w:t>
            </w:r>
          </w:p>
        </w:tc>
        <w:tc>
          <w:tcPr>
            <w:tcW w:w="288" w:type="dxa"/>
          </w:tcPr>
          <w:p w14:paraId="43DC9048" w14:textId="77777777" w:rsidR="00C0205C" w:rsidRDefault="00C0205C" w:rsidP="00C0205C"/>
        </w:tc>
        <w:tc>
          <w:tcPr>
            <w:tcW w:w="288" w:type="dxa"/>
          </w:tcPr>
          <w:p w14:paraId="7F97FC62" w14:textId="77777777" w:rsidR="00C0205C" w:rsidRDefault="00C0205C" w:rsidP="00C0205C">
            <w:pPr>
              <w:pStyle w:val="CopticCross"/>
            </w:pPr>
            <w:r w:rsidRPr="00FB5ACB">
              <w:t>¿</w:t>
            </w:r>
          </w:p>
        </w:tc>
        <w:tc>
          <w:tcPr>
            <w:tcW w:w="3960" w:type="dxa"/>
          </w:tcPr>
          <w:p w14:paraId="04BA40D4" w14:textId="77777777" w:rsidR="00C0205C" w:rsidRDefault="00C0205C" w:rsidP="00C0205C">
            <w:pPr>
              <w:pStyle w:val="CopticVersemulti-line"/>
            </w:pPr>
            <w:r>
              <w:t>Ⲭⲉⲣⲉ Ⲃⲏⲑⲗⲉⲉⲙ:</w:t>
            </w:r>
          </w:p>
          <w:p w14:paraId="7855B6FD" w14:textId="77777777" w:rsidR="00C0205C" w:rsidRDefault="00C0205C" w:rsidP="00C0205C">
            <w:pPr>
              <w:pStyle w:val="CopticVersemulti-line"/>
            </w:pPr>
            <w:r>
              <w:t>ⲭⲉⲣⲉ Ⲛⲁⲍⲁⲣⲉⲑ:</w:t>
            </w:r>
          </w:p>
          <w:p w14:paraId="0B5A0E09" w14:textId="77777777" w:rsidR="00C0205C" w:rsidRDefault="00C0205C" w:rsidP="00C0205C">
            <w:pPr>
              <w:pStyle w:val="CopticVersemulti-line"/>
            </w:pPr>
            <w:r>
              <w:t>ⲭⲉⲣⲉ ⲛⲓⲧⲟⲡⲟⲥ ⲧⲏⲣⲟⲩ:</w:t>
            </w:r>
          </w:p>
          <w:p w14:paraId="18D92825" w14:textId="77777777" w:rsidR="00C0205C" w:rsidRPr="00384F62" w:rsidRDefault="00C0205C" w:rsidP="00B52D77">
            <w:pPr>
              <w:pStyle w:val="CopticHangingVerse"/>
            </w:pPr>
            <w:r>
              <w:t>ⲛ̀ⲧⲉ Ⲡϭⲟⲓⲥ Ⲡⲓⲛⲁⲏⲧ.</w:t>
            </w:r>
          </w:p>
        </w:tc>
      </w:tr>
      <w:tr w:rsidR="00C0205C" w14:paraId="6532BCB5" w14:textId="77777777" w:rsidTr="00C0205C">
        <w:trPr>
          <w:cantSplit/>
          <w:jc w:val="center"/>
        </w:trPr>
        <w:tc>
          <w:tcPr>
            <w:tcW w:w="288" w:type="dxa"/>
          </w:tcPr>
          <w:p w14:paraId="52469FF7" w14:textId="77777777" w:rsidR="00C0205C" w:rsidRDefault="00C0205C" w:rsidP="00C0205C">
            <w:pPr>
              <w:pStyle w:val="CopticCross"/>
            </w:pPr>
          </w:p>
        </w:tc>
        <w:tc>
          <w:tcPr>
            <w:tcW w:w="3960" w:type="dxa"/>
          </w:tcPr>
          <w:p w14:paraId="7A73AFED" w14:textId="77777777" w:rsidR="00C0205C" w:rsidRDefault="00C0205C" w:rsidP="00C0205C">
            <w:pPr>
              <w:pStyle w:val="EngHang"/>
            </w:pPr>
            <w:r>
              <w:t>All souls rejoice,</w:t>
            </w:r>
          </w:p>
          <w:p w14:paraId="43311833" w14:textId="77777777" w:rsidR="00C0205C" w:rsidRDefault="00C0205C" w:rsidP="00C0205C">
            <w:pPr>
              <w:pStyle w:val="EngHang"/>
            </w:pPr>
            <w:r>
              <w:t>Having received salvation</w:t>
            </w:r>
          </w:p>
          <w:p w14:paraId="4D7A352B" w14:textId="77777777" w:rsidR="00C0205C" w:rsidRDefault="00C0205C" w:rsidP="00C0205C">
            <w:pPr>
              <w:pStyle w:val="EngHang"/>
            </w:pPr>
            <w:r>
              <w:t>From the authority</w:t>
            </w:r>
          </w:p>
          <w:p w14:paraId="645687E3" w14:textId="77777777" w:rsidR="00C0205C" w:rsidRDefault="00C0205C" w:rsidP="00C0205C">
            <w:pPr>
              <w:pStyle w:val="EngHangEnd"/>
            </w:pPr>
            <w:r>
              <w:t>Of death and Hades.</w:t>
            </w:r>
          </w:p>
        </w:tc>
        <w:tc>
          <w:tcPr>
            <w:tcW w:w="288" w:type="dxa"/>
          </w:tcPr>
          <w:p w14:paraId="66A8046D" w14:textId="77777777" w:rsidR="00C0205C" w:rsidRDefault="00C0205C" w:rsidP="00C0205C"/>
        </w:tc>
        <w:tc>
          <w:tcPr>
            <w:tcW w:w="288" w:type="dxa"/>
          </w:tcPr>
          <w:p w14:paraId="56BEB831" w14:textId="77777777" w:rsidR="00C0205C" w:rsidRDefault="00C0205C" w:rsidP="00C0205C">
            <w:pPr>
              <w:pStyle w:val="CopticCross"/>
            </w:pPr>
          </w:p>
        </w:tc>
        <w:tc>
          <w:tcPr>
            <w:tcW w:w="3960" w:type="dxa"/>
          </w:tcPr>
          <w:p w14:paraId="6DAD0D89" w14:textId="77777777" w:rsidR="00C0205C" w:rsidRDefault="00C0205C" w:rsidP="00C0205C">
            <w:pPr>
              <w:pStyle w:val="CopticVersemulti-line"/>
            </w:pPr>
            <w:r>
              <w:t>Ⲯⲩⲭⲏ ⲛⲓⲃⲉⲛ ⲣⲁϣⲓ:</w:t>
            </w:r>
          </w:p>
          <w:p w14:paraId="22ED2387" w14:textId="77777777" w:rsidR="00C0205C" w:rsidRDefault="00C0205C" w:rsidP="00C0205C">
            <w:pPr>
              <w:pStyle w:val="CopticVersemulti-line"/>
            </w:pPr>
            <w:r>
              <w:t>ϫⲉ ⲁⲩϭⲓ ⲙ̀ⲡⲓⲥⲱϯ:</w:t>
            </w:r>
          </w:p>
          <w:p w14:paraId="7E78B51A" w14:textId="77777777" w:rsidR="00C0205C" w:rsidRDefault="00C0205C" w:rsidP="00C0205C">
            <w:pPr>
              <w:pStyle w:val="CopticVersemulti-line"/>
            </w:pPr>
            <w:r>
              <w:t>ⲉ̀ⲃⲟⲗ ϧⲉⲛ ⲛⲓⲉⲣϣⲓϣⲓ:</w:t>
            </w:r>
          </w:p>
          <w:p w14:paraId="77C89616" w14:textId="77777777" w:rsidR="00C0205C" w:rsidRDefault="00C0205C" w:rsidP="00B52D77">
            <w:pPr>
              <w:pStyle w:val="CopticHangingVerse"/>
            </w:pPr>
            <w:r>
              <w:t>ⲛ̀ⲧⲉ ⲫ̀ⲙⲟⲩ ⲛⲉⲙ Ⲁⲙⲉⲛϯ.</w:t>
            </w:r>
          </w:p>
        </w:tc>
      </w:tr>
      <w:tr w:rsidR="00C0205C" w14:paraId="2E67C0EB" w14:textId="77777777" w:rsidTr="00C0205C">
        <w:trPr>
          <w:cantSplit/>
          <w:jc w:val="center"/>
        </w:trPr>
        <w:tc>
          <w:tcPr>
            <w:tcW w:w="288" w:type="dxa"/>
          </w:tcPr>
          <w:p w14:paraId="667E4930" w14:textId="77777777" w:rsidR="00C0205C" w:rsidRDefault="00C0205C" w:rsidP="00C0205C">
            <w:pPr>
              <w:pStyle w:val="CopticCross"/>
            </w:pPr>
          </w:p>
        </w:tc>
        <w:tc>
          <w:tcPr>
            <w:tcW w:w="3960" w:type="dxa"/>
          </w:tcPr>
          <w:p w14:paraId="15CAA3B0" w14:textId="77777777" w:rsidR="00C0205C" w:rsidRDefault="00C0205C" w:rsidP="00C0205C">
            <w:pPr>
              <w:pStyle w:val="EngHang"/>
            </w:pPr>
            <w:r>
              <w:t>O Compassionate,</w:t>
            </w:r>
          </w:p>
          <w:p w14:paraId="19F643F9" w14:textId="77777777" w:rsidR="00C0205C" w:rsidRDefault="00C0205C" w:rsidP="00C0205C">
            <w:pPr>
              <w:pStyle w:val="EngHang"/>
            </w:pPr>
            <w:r>
              <w:t>And merciful Christ,</w:t>
            </w:r>
          </w:p>
          <w:p w14:paraId="179A614E" w14:textId="77777777" w:rsidR="00C0205C" w:rsidRDefault="00C0205C" w:rsidP="00C0205C">
            <w:pPr>
              <w:pStyle w:val="EngHang"/>
            </w:pPr>
            <w:r>
              <w:t>The Beneficent,</w:t>
            </w:r>
          </w:p>
          <w:p w14:paraId="1893A982" w14:textId="77777777" w:rsidR="00C0205C" w:rsidRDefault="00C0205C" w:rsidP="00C0205C">
            <w:pPr>
              <w:pStyle w:val="EngHangEnd"/>
            </w:pPr>
            <w:r>
              <w:t>And long-suffering One.</w:t>
            </w:r>
          </w:p>
        </w:tc>
        <w:tc>
          <w:tcPr>
            <w:tcW w:w="288" w:type="dxa"/>
          </w:tcPr>
          <w:p w14:paraId="73DA8E3B" w14:textId="77777777" w:rsidR="00C0205C" w:rsidRDefault="00C0205C" w:rsidP="00C0205C"/>
        </w:tc>
        <w:tc>
          <w:tcPr>
            <w:tcW w:w="288" w:type="dxa"/>
          </w:tcPr>
          <w:p w14:paraId="228F5B81" w14:textId="77777777" w:rsidR="00C0205C" w:rsidRDefault="00C0205C" w:rsidP="00C0205C">
            <w:pPr>
              <w:pStyle w:val="CopticCross"/>
            </w:pPr>
          </w:p>
        </w:tc>
        <w:tc>
          <w:tcPr>
            <w:tcW w:w="3960" w:type="dxa"/>
          </w:tcPr>
          <w:p w14:paraId="70B63741" w14:textId="77777777" w:rsidR="00C0205C" w:rsidRDefault="00C0205C" w:rsidP="00C0205C">
            <w:pPr>
              <w:pStyle w:val="CopticVersemulti-line"/>
            </w:pPr>
            <w:r>
              <w:t>Ⲱ Ⲡⲓϣⲁⲛⲁϩ̀ⲑⲏϥ:</w:t>
            </w:r>
          </w:p>
          <w:p w14:paraId="1972BF30" w14:textId="77777777" w:rsidR="00C0205C" w:rsidRDefault="00C0205C" w:rsidP="00C0205C">
            <w:pPr>
              <w:pStyle w:val="CopticVersemulti-line"/>
            </w:pPr>
            <w:r>
              <w:t>Ⲡⲓⲭ̀ⲣⲓⲥⲧⲟⲥ Ⲡⲓⲛⲁⲏⲧ:</w:t>
            </w:r>
          </w:p>
          <w:p w14:paraId="621D509A" w14:textId="77777777" w:rsidR="00C0205C" w:rsidRDefault="00C0205C" w:rsidP="00C0205C">
            <w:pPr>
              <w:pStyle w:val="CopticVersemulti-line"/>
            </w:pPr>
            <w:r>
              <w:t>Ⲡⲓⲣⲉϥⲉⲣⲡⲉⲑⲛⲁⲛⲉϥ:</w:t>
            </w:r>
          </w:p>
          <w:p w14:paraId="19AA1EAE" w14:textId="77777777" w:rsidR="00C0205C" w:rsidRDefault="00C0205C" w:rsidP="00B52D77">
            <w:pPr>
              <w:pStyle w:val="CopticHangingVerse"/>
            </w:pPr>
            <w:r>
              <w:t>ⲟⲩⲟϩ ⲛ̀ⲣⲉϥⲱ̀ⲟⲩⲛ̀ϩⲏⲧ.</w:t>
            </w:r>
          </w:p>
        </w:tc>
      </w:tr>
      <w:tr w:rsidR="00C0205C" w14:paraId="0D2C4FB5" w14:textId="77777777" w:rsidTr="00C0205C">
        <w:trPr>
          <w:cantSplit/>
          <w:jc w:val="center"/>
        </w:trPr>
        <w:tc>
          <w:tcPr>
            <w:tcW w:w="288" w:type="dxa"/>
          </w:tcPr>
          <w:p w14:paraId="5D60CAB1" w14:textId="77777777" w:rsidR="00C0205C" w:rsidRDefault="00C0205C" w:rsidP="00C0205C">
            <w:pPr>
              <w:pStyle w:val="CopticCross"/>
            </w:pPr>
            <w:r w:rsidRPr="00FB5ACB">
              <w:t>¿</w:t>
            </w:r>
          </w:p>
        </w:tc>
        <w:tc>
          <w:tcPr>
            <w:tcW w:w="3960" w:type="dxa"/>
          </w:tcPr>
          <w:p w14:paraId="654CC18A" w14:textId="77777777" w:rsidR="00C0205C" w:rsidRDefault="00C0205C" w:rsidP="00C0205C">
            <w:pPr>
              <w:pStyle w:val="EngHang"/>
            </w:pPr>
            <w:r>
              <w:t>Have compassion on us all,</w:t>
            </w:r>
          </w:p>
          <w:p w14:paraId="4CA9B1C9" w14:textId="77777777" w:rsidR="00C0205C" w:rsidRDefault="00C0205C" w:rsidP="00C0205C">
            <w:pPr>
              <w:pStyle w:val="EngHang"/>
            </w:pPr>
            <w:r>
              <w:t>O Son of God,</w:t>
            </w:r>
          </w:p>
          <w:p w14:paraId="25164004" w14:textId="77777777" w:rsidR="00C0205C" w:rsidRDefault="00C0205C" w:rsidP="00C0205C">
            <w:pPr>
              <w:pStyle w:val="EngHang"/>
            </w:pPr>
            <w:r>
              <w:t>And dwell in us,</w:t>
            </w:r>
          </w:p>
          <w:p w14:paraId="61A2A4AE" w14:textId="77777777" w:rsidR="00C0205C" w:rsidRDefault="00C0205C" w:rsidP="00C0205C">
            <w:pPr>
              <w:pStyle w:val="EngHangEnd"/>
            </w:pPr>
            <w:r>
              <w:t>As in Your holy ones.</w:t>
            </w:r>
          </w:p>
        </w:tc>
        <w:tc>
          <w:tcPr>
            <w:tcW w:w="288" w:type="dxa"/>
          </w:tcPr>
          <w:p w14:paraId="37948F23" w14:textId="77777777" w:rsidR="00C0205C" w:rsidRDefault="00C0205C" w:rsidP="00C0205C"/>
        </w:tc>
        <w:tc>
          <w:tcPr>
            <w:tcW w:w="288" w:type="dxa"/>
          </w:tcPr>
          <w:p w14:paraId="59440914" w14:textId="77777777" w:rsidR="00C0205C" w:rsidRDefault="00C0205C" w:rsidP="00C0205C">
            <w:pPr>
              <w:pStyle w:val="CopticCross"/>
            </w:pPr>
            <w:r w:rsidRPr="00FB5ACB">
              <w:t>¿</w:t>
            </w:r>
          </w:p>
        </w:tc>
        <w:tc>
          <w:tcPr>
            <w:tcW w:w="3960" w:type="dxa"/>
          </w:tcPr>
          <w:p w14:paraId="221D3C87" w14:textId="77777777" w:rsidR="00C0205C" w:rsidRDefault="00C0205C" w:rsidP="00C0205C">
            <w:pPr>
              <w:pStyle w:val="CopticVersemulti-line"/>
            </w:pPr>
            <w:r>
              <w:t>Ϣⲉⲛϩⲏⲧ ϧⲁⲣⲟⲛ ⲧⲏⲣⲉⲛ:</w:t>
            </w:r>
          </w:p>
          <w:p w14:paraId="56A7CEF9" w14:textId="77777777" w:rsidR="00C0205C" w:rsidRDefault="00C0205C" w:rsidP="00C0205C">
            <w:pPr>
              <w:pStyle w:val="CopticVersemulti-line"/>
            </w:pPr>
            <w:r>
              <w:t>ⲱ̀ Ⲩⲓⲟⲥ Ⲑⲉⲟⲥ:</w:t>
            </w:r>
          </w:p>
          <w:p w14:paraId="7EBC0EAE" w14:textId="77777777" w:rsidR="00C0205C" w:rsidRDefault="00C0205C" w:rsidP="00C0205C">
            <w:pPr>
              <w:pStyle w:val="CopticVersemulti-line"/>
            </w:pPr>
            <w:r>
              <w:t>ⲟⲩⲟϩ ϣⲱⲡⲓ ⲛ̀ϧⲏⲧⲉⲛ:</w:t>
            </w:r>
          </w:p>
          <w:p w14:paraId="0F8C1C74" w14:textId="77777777" w:rsidR="00C0205C" w:rsidRDefault="00C0205C" w:rsidP="00B52D77">
            <w:pPr>
              <w:pStyle w:val="CopticHangingVerse"/>
            </w:pPr>
            <w:r>
              <w:t>ⲙ̀ⲫ̀ⲣⲏϯ ⲛ̀ⲛⲉⲕⲁ̀ⲅⲓⲟⲥ.</w:t>
            </w:r>
          </w:p>
        </w:tc>
      </w:tr>
      <w:tr w:rsidR="00C0205C" w14:paraId="4894FBE2" w14:textId="77777777" w:rsidTr="00C0205C">
        <w:trPr>
          <w:cantSplit/>
          <w:jc w:val="center"/>
        </w:trPr>
        <w:tc>
          <w:tcPr>
            <w:tcW w:w="288" w:type="dxa"/>
          </w:tcPr>
          <w:p w14:paraId="77FA83C1" w14:textId="77777777" w:rsidR="00C0205C" w:rsidRDefault="00C0205C" w:rsidP="00C0205C">
            <w:pPr>
              <w:pStyle w:val="CopticCross"/>
            </w:pPr>
            <w:r w:rsidRPr="00FB5ACB">
              <w:lastRenderedPageBreak/>
              <w:t>¿</w:t>
            </w:r>
          </w:p>
        </w:tc>
        <w:tc>
          <w:tcPr>
            <w:tcW w:w="3960" w:type="dxa"/>
          </w:tcPr>
          <w:p w14:paraId="609D7B5F" w14:textId="77777777" w:rsidR="00C0205C" w:rsidRDefault="00C0205C" w:rsidP="00C0205C">
            <w:pPr>
              <w:pStyle w:val="EngHang"/>
            </w:pPr>
            <w:r>
              <w:t>Your Name is holy,</w:t>
            </w:r>
          </w:p>
          <w:p w14:paraId="1492D9E2" w14:textId="77777777" w:rsidR="00C0205C" w:rsidRDefault="00C0205C" w:rsidP="00C0205C">
            <w:pPr>
              <w:pStyle w:val="EngHang"/>
            </w:pPr>
            <w:r>
              <w:t>O my Lord Jesus Christ;</w:t>
            </w:r>
          </w:p>
          <w:p w14:paraId="60BD7BEE" w14:textId="77777777" w:rsidR="00C0205C" w:rsidRDefault="00C0205C" w:rsidP="00C0205C">
            <w:pPr>
              <w:pStyle w:val="EngHang"/>
            </w:pPr>
            <w:r>
              <w:t>Accord to us mercy</w:t>
            </w:r>
          </w:p>
          <w:p w14:paraId="60484894" w14:textId="77777777" w:rsidR="00C0205C" w:rsidRDefault="00C0205C" w:rsidP="00C0205C">
            <w:pPr>
              <w:pStyle w:val="EngHangEnd"/>
            </w:pPr>
            <w:r>
              <w:t>According to Your goodness.</w:t>
            </w:r>
          </w:p>
        </w:tc>
        <w:tc>
          <w:tcPr>
            <w:tcW w:w="288" w:type="dxa"/>
          </w:tcPr>
          <w:p w14:paraId="50153DEA" w14:textId="77777777" w:rsidR="00C0205C" w:rsidRDefault="00C0205C" w:rsidP="00C0205C"/>
        </w:tc>
        <w:tc>
          <w:tcPr>
            <w:tcW w:w="288" w:type="dxa"/>
          </w:tcPr>
          <w:p w14:paraId="59F52647" w14:textId="77777777" w:rsidR="00C0205C" w:rsidRDefault="00C0205C" w:rsidP="00C0205C">
            <w:pPr>
              <w:pStyle w:val="CopticCross"/>
            </w:pPr>
            <w:r w:rsidRPr="00FB5ACB">
              <w:t>¿</w:t>
            </w:r>
          </w:p>
        </w:tc>
        <w:tc>
          <w:tcPr>
            <w:tcW w:w="3960" w:type="dxa"/>
          </w:tcPr>
          <w:p w14:paraId="2CCA5DB1" w14:textId="77777777" w:rsidR="00C0205C" w:rsidRDefault="00C0205C" w:rsidP="00C0205C">
            <w:pPr>
              <w:pStyle w:val="CopticVersemulti-line"/>
            </w:pPr>
            <w:r>
              <w:t>Ϥⲟⲩⲁⲃ ⲛ̀ϫⲉ ⲡⲉⲕⲣⲁⲛ:</w:t>
            </w:r>
          </w:p>
          <w:p w14:paraId="6A79185B" w14:textId="77777777" w:rsidR="00C0205C" w:rsidRDefault="00C0205C" w:rsidP="00C0205C">
            <w:pPr>
              <w:pStyle w:val="CopticVersemulti-line"/>
            </w:pPr>
            <w:r>
              <w:t>Ⲡⲁϭⲟⲓⲥ Ⲓⲏⲥⲟⲩⲥ Ⲡⲓⲭ̀ⲣⲓⲥⲧⲟⲥ:</w:t>
            </w:r>
          </w:p>
          <w:p w14:paraId="42A838B8" w14:textId="77777777" w:rsidR="00C0205C" w:rsidRDefault="00C0205C" w:rsidP="00C0205C">
            <w:pPr>
              <w:pStyle w:val="CopticVersemulti-line"/>
            </w:pPr>
            <w:r>
              <w:t>ⲁ̀ⲣⲓⲟⲩⲛⲁⲓ ⲛⲉⲙⲁⲛ:</w:t>
            </w:r>
          </w:p>
          <w:p w14:paraId="4A94C6A1" w14:textId="77777777" w:rsidR="00C0205C" w:rsidRDefault="00C0205C" w:rsidP="00B52D77">
            <w:pPr>
              <w:pStyle w:val="CopticHangingVerse"/>
            </w:pPr>
            <w:r>
              <w:t>ⲕⲁⲧⲁ ⲧⲉⲕⲙⲉⲧⲁ̀ⲅⲁⲑⲟⲥ.</w:t>
            </w:r>
          </w:p>
        </w:tc>
      </w:tr>
      <w:tr w:rsidR="00C0205C" w14:paraId="512DBA9D" w14:textId="77777777" w:rsidTr="00C0205C">
        <w:trPr>
          <w:cantSplit/>
          <w:jc w:val="center"/>
        </w:trPr>
        <w:tc>
          <w:tcPr>
            <w:tcW w:w="288" w:type="dxa"/>
          </w:tcPr>
          <w:p w14:paraId="168FEE70" w14:textId="77777777" w:rsidR="00C0205C" w:rsidRDefault="00C0205C" w:rsidP="00C0205C">
            <w:pPr>
              <w:pStyle w:val="CopticCross"/>
            </w:pPr>
          </w:p>
        </w:tc>
        <w:tc>
          <w:tcPr>
            <w:tcW w:w="3960" w:type="dxa"/>
          </w:tcPr>
          <w:p w14:paraId="2ABAF04B" w14:textId="77777777" w:rsidR="00C0205C" w:rsidRDefault="00C0205C" w:rsidP="00C0205C">
            <w:pPr>
              <w:pStyle w:val="EngHang"/>
            </w:pPr>
            <w:r>
              <w:t>Destroy our enemies,</w:t>
            </w:r>
          </w:p>
          <w:p w14:paraId="60A12A29" w14:textId="77777777" w:rsidR="00C0205C" w:rsidRDefault="00C0205C" w:rsidP="00C0205C">
            <w:pPr>
              <w:pStyle w:val="EngHang"/>
            </w:pPr>
            <w:r>
              <w:t>And those who hate us;</w:t>
            </w:r>
          </w:p>
          <w:p w14:paraId="21DB5A96" w14:textId="77777777" w:rsidR="00C0205C" w:rsidRDefault="00C0205C" w:rsidP="00C0205C">
            <w:pPr>
              <w:pStyle w:val="EngHang"/>
            </w:pPr>
            <w:r>
              <w:t>Bring to naught all</w:t>
            </w:r>
          </w:p>
          <w:p w14:paraId="772EF159" w14:textId="77777777" w:rsidR="00C0205C" w:rsidRDefault="00C0205C" w:rsidP="00C0205C">
            <w:pPr>
              <w:pStyle w:val="EngHangEnd"/>
            </w:pPr>
            <w:r>
              <w:t>Their deeds and their saying.</w:t>
            </w:r>
          </w:p>
        </w:tc>
        <w:tc>
          <w:tcPr>
            <w:tcW w:w="288" w:type="dxa"/>
          </w:tcPr>
          <w:p w14:paraId="5EEDE0C3" w14:textId="77777777" w:rsidR="00C0205C" w:rsidRDefault="00C0205C" w:rsidP="00C0205C"/>
        </w:tc>
        <w:tc>
          <w:tcPr>
            <w:tcW w:w="288" w:type="dxa"/>
          </w:tcPr>
          <w:p w14:paraId="66D47560" w14:textId="77777777" w:rsidR="00C0205C" w:rsidRDefault="00C0205C" w:rsidP="00C0205C">
            <w:pPr>
              <w:pStyle w:val="CopticCross"/>
            </w:pPr>
          </w:p>
        </w:tc>
        <w:tc>
          <w:tcPr>
            <w:tcW w:w="3960" w:type="dxa"/>
          </w:tcPr>
          <w:p w14:paraId="7FA7CA39" w14:textId="77777777" w:rsidR="00C0205C" w:rsidRDefault="00C0205C" w:rsidP="00C0205C">
            <w:pPr>
              <w:pStyle w:val="CopticVersemulti-line"/>
            </w:pPr>
            <w:r>
              <w:t>Ϧⲟⲙϧⲉⲙ ⲛ̀ⲛⲉⲛϫⲁϫⲓ:</w:t>
            </w:r>
          </w:p>
          <w:p w14:paraId="6305F18E" w14:textId="77777777" w:rsidR="00C0205C" w:rsidRDefault="00C0205C" w:rsidP="00C0205C">
            <w:pPr>
              <w:pStyle w:val="CopticVersemulti-line"/>
            </w:pPr>
            <w:r>
              <w:t>ⲛⲉⲙ ⲛⲏⲉⲑⲙⲟⲥϯ ⲙ̀ⲙⲟⲛ:</w:t>
            </w:r>
          </w:p>
          <w:p w14:paraId="7610B05F" w14:textId="77777777" w:rsidR="00C0205C" w:rsidRDefault="00C0205C" w:rsidP="00C0205C">
            <w:pPr>
              <w:pStyle w:val="CopticVersemulti-line"/>
            </w:pPr>
            <w:r>
              <w:t>ⲛⲟⲩϩⲱⲃ ⲛⲉⲙ ⲛⲟⲩⲥⲁϫⲓ:</w:t>
            </w:r>
          </w:p>
          <w:p w14:paraId="794B19E7" w14:textId="77777777" w:rsidR="00C0205C" w:rsidRDefault="00C0205C" w:rsidP="00B52D77">
            <w:pPr>
              <w:pStyle w:val="CopticHangingVerse"/>
            </w:pPr>
            <w:r>
              <w:t>ⲁ̀ⲣⲓⲧⲟⲩ ⲛ̀ⲁⲡⲣⲁⲕⲧⲟⲛ.</w:t>
            </w:r>
          </w:p>
        </w:tc>
      </w:tr>
      <w:tr w:rsidR="00C0205C" w14:paraId="322A0428" w14:textId="77777777" w:rsidTr="00C0205C">
        <w:trPr>
          <w:cantSplit/>
          <w:jc w:val="center"/>
        </w:trPr>
        <w:tc>
          <w:tcPr>
            <w:tcW w:w="288" w:type="dxa"/>
          </w:tcPr>
          <w:p w14:paraId="625CF113" w14:textId="77777777" w:rsidR="00C0205C" w:rsidRDefault="00C0205C" w:rsidP="00C0205C">
            <w:pPr>
              <w:pStyle w:val="CopticCross"/>
            </w:pPr>
          </w:p>
        </w:tc>
        <w:tc>
          <w:tcPr>
            <w:tcW w:w="3960" w:type="dxa"/>
          </w:tcPr>
          <w:p w14:paraId="22995027" w14:textId="77777777" w:rsidR="00C0205C" w:rsidRDefault="00C0205C" w:rsidP="00C0205C">
            <w:pPr>
              <w:pStyle w:val="EngHang"/>
            </w:pPr>
            <w:r>
              <w:t>Through the intercessions</w:t>
            </w:r>
          </w:p>
          <w:p w14:paraId="6EA4B15F" w14:textId="77777777" w:rsidR="00C0205C" w:rsidRDefault="00C0205C" w:rsidP="00C0205C">
            <w:pPr>
              <w:pStyle w:val="EngHang"/>
            </w:pPr>
            <w:r>
              <w:t>Of our Lady Mary,</w:t>
            </w:r>
          </w:p>
          <w:p w14:paraId="3F35751C" w14:textId="77777777" w:rsidR="00C0205C" w:rsidRDefault="00C0205C" w:rsidP="00C0205C">
            <w:pPr>
              <w:pStyle w:val="EngHang"/>
            </w:pPr>
            <w:r>
              <w:t>Grant us</w:t>
            </w:r>
          </w:p>
          <w:p w14:paraId="00DA86B9" w14:textId="77777777" w:rsidR="00C0205C" w:rsidRDefault="00C0205C" w:rsidP="00C0205C">
            <w:pPr>
              <w:pStyle w:val="EngHangEnd"/>
            </w:pPr>
            <w:r>
              <w:t>Gifts and help.</w:t>
            </w:r>
          </w:p>
        </w:tc>
        <w:tc>
          <w:tcPr>
            <w:tcW w:w="288" w:type="dxa"/>
          </w:tcPr>
          <w:p w14:paraId="5A6F08A0" w14:textId="77777777" w:rsidR="00C0205C" w:rsidRDefault="00C0205C" w:rsidP="00C0205C"/>
        </w:tc>
        <w:tc>
          <w:tcPr>
            <w:tcW w:w="288" w:type="dxa"/>
          </w:tcPr>
          <w:p w14:paraId="70AABC6A" w14:textId="77777777" w:rsidR="00C0205C" w:rsidRDefault="00C0205C" w:rsidP="00C0205C">
            <w:pPr>
              <w:pStyle w:val="CopticCross"/>
            </w:pPr>
          </w:p>
        </w:tc>
        <w:tc>
          <w:tcPr>
            <w:tcW w:w="3960" w:type="dxa"/>
          </w:tcPr>
          <w:p w14:paraId="610B0F17" w14:textId="77777777" w:rsidR="00C0205C" w:rsidRDefault="00C0205C" w:rsidP="00C0205C">
            <w:pPr>
              <w:pStyle w:val="CopticVersemulti-line"/>
            </w:pPr>
            <w:r>
              <w:t>Ϩⲓⲧⲉⲛ ⲛⲓⲡ̀ⲣⲉⲥⲃⲓⲁ:</w:t>
            </w:r>
          </w:p>
          <w:p w14:paraId="004EC472" w14:textId="77777777" w:rsidR="00C0205C" w:rsidRDefault="00C0205C" w:rsidP="00C0205C">
            <w:pPr>
              <w:pStyle w:val="CopticVersemulti-line"/>
            </w:pPr>
            <w:r>
              <w:t>ⲛ̀ⲧⲉ ⲧⲉⲛϭⲟⲓⲥ Ⲙⲁⲣⲓⲁ:</w:t>
            </w:r>
          </w:p>
          <w:p w14:paraId="68D2E9C8" w14:textId="77777777" w:rsidR="00C0205C" w:rsidRDefault="00C0205C" w:rsidP="00C0205C">
            <w:pPr>
              <w:pStyle w:val="CopticVersemulti-line"/>
            </w:pPr>
            <w:r>
              <w:t>ⲙⲟⲓ ⲛⲁⲛ ⲛ̀ⲟⲩⲭⲁⲣⲓⲥⲧⲓⲁ:</w:t>
            </w:r>
          </w:p>
          <w:p w14:paraId="7E5F897A" w14:textId="77777777" w:rsidR="00C0205C" w:rsidRDefault="00C0205C" w:rsidP="00B52D77">
            <w:pPr>
              <w:pStyle w:val="CopticHangingVerse"/>
            </w:pPr>
            <w:r>
              <w:t>ⲛⲉⲙ ⲟⲩⲃⲟⲏ̀ⲑⲓⲁ.</w:t>
            </w:r>
          </w:p>
        </w:tc>
      </w:tr>
      <w:tr w:rsidR="00C0205C" w14:paraId="1EC4727F" w14:textId="77777777" w:rsidTr="00C0205C">
        <w:trPr>
          <w:cantSplit/>
          <w:jc w:val="center"/>
        </w:trPr>
        <w:tc>
          <w:tcPr>
            <w:tcW w:w="288" w:type="dxa"/>
          </w:tcPr>
          <w:p w14:paraId="10EE4FAC" w14:textId="77777777" w:rsidR="00C0205C" w:rsidRDefault="00C0205C" w:rsidP="00C0205C">
            <w:pPr>
              <w:pStyle w:val="CopticCross"/>
            </w:pPr>
            <w:r w:rsidRPr="00B52D77">
              <w:t>¿</w:t>
            </w:r>
          </w:p>
        </w:tc>
        <w:tc>
          <w:tcPr>
            <w:tcW w:w="3960" w:type="dxa"/>
          </w:tcPr>
          <w:p w14:paraId="2173247F" w14:textId="77777777" w:rsidR="00C0205C" w:rsidRDefault="00C0205C" w:rsidP="00C0205C">
            <w:pPr>
              <w:pStyle w:val="EngHang"/>
            </w:pPr>
            <w:r>
              <w:t>For You are compassionate,</w:t>
            </w:r>
          </w:p>
          <w:p w14:paraId="594BD9A7" w14:textId="77777777" w:rsidR="00C0205C" w:rsidRDefault="00C0205C" w:rsidP="00C0205C">
            <w:pPr>
              <w:pStyle w:val="EngHang"/>
            </w:pPr>
            <w:r>
              <w:t>And Your Name is great.</w:t>
            </w:r>
          </w:p>
          <w:p w14:paraId="4DE9BA60" w14:textId="77777777" w:rsidR="00C0205C" w:rsidRDefault="00C0205C" w:rsidP="00C0205C">
            <w:pPr>
              <w:pStyle w:val="EngHang"/>
            </w:pPr>
            <w:r>
              <w:t>In Your mercy,</w:t>
            </w:r>
          </w:p>
          <w:p w14:paraId="1A9FE57F" w14:textId="77777777" w:rsidR="00C0205C" w:rsidRDefault="00C0205C" w:rsidP="00C0205C">
            <w:pPr>
              <w:pStyle w:val="EngHangEnd"/>
            </w:pPr>
            <w:r>
              <w:t>Have mercy, O Lord, have mercy.</w:t>
            </w:r>
          </w:p>
        </w:tc>
        <w:tc>
          <w:tcPr>
            <w:tcW w:w="288" w:type="dxa"/>
          </w:tcPr>
          <w:p w14:paraId="0333ECD7" w14:textId="77777777" w:rsidR="00C0205C" w:rsidRDefault="00C0205C" w:rsidP="00C0205C"/>
        </w:tc>
        <w:tc>
          <w:tcPr>
            <w:tcW w:w="288" w:type="dxa"/>
          </w:tcPr>
          <w:p w14:paraId="7A11B451" w14:textId="77777777" w:rsidR="00C0205C" w:rsidRDefault="00C0205C" w:rsidP="00C0205C">
            <w:pPr>
              <w:pStyle w:val="CopticCross"/>
            </w:pPr>
            <w:r w:rsidRPr="00FB5ACB">
              <w:t>¿</w:t>
            </w:r>
          </w:p>
        </w:tc>
        <w:tc>
          <w:tcPr>
            <w:tcW w:w="3960" w:type="dxa"/>
          </w:tcPr>
          <w:p w14:paraId="143F7AD2" w14:textId="77777777" w:rsidR="00C0205C" w:rsidRDefault="00C0205C" w:rsidP="00C0205C">
            <w:pPr>
              <w:pStyle w:val="CopticVersemulti-line"/>
            </w:pPr>
            <w:r>
              <w:t>Ϫⲉ ⲛ̀ⲑⲟⲕ ⲟⲩⲣⲉϥϣⲉⲛϩⲏⲧ:</w:t>
            </w:r>
          </w:p>
          <w:p w14:paraId="62578A5A" w14:textId="77777777" w:rsidR="00C0205C" w:rsidRDefault="00C0205C" w:rsidP="00C0205C">
            <w:pPr>
              <w:pStyle w:val="CopticVersemulti-line"/>
            </w:pPr>
            <w:r>
              <w:t>ⲟⲩⲛⲓϣϯ ⲡⲉ ⲡⲉⲕⲣⲁⲛ:</w:t>
            </w:r>
          </w:p>
          <w:p w14:paraId="53638426" w14:textId="77777777" w:rsidR="00C0205C" w:rsidRDefault="00C0205C" w:rsidP="00C0205C">
            <w:pPr>
              <w:pStyle w:val="CopticVersemulti-line"/>
            </w:pPr>
            <w:r>
              <w:t>ϧⲉⲛ ⲧⲉⲕⲙⲉⲧⲛⲁⲏⲧ:</w:t>
            </w:r>
          </w:p>
          <w:p w14:paraId="2BD17D66" w14:textId="77777777" w:rsidR="00C0205C" w:rsidRDefault="00C0205C" w:rsidP="00B52D77">
            <w:pPr>
              <w:pStyle w:val="CopticHangingVerse"/>
            </w:pPr>
            <w:r>
              <w:t>ⲛⲁⲓ ⲛⲁⲛ Ⲡϭⲟⲓⲥ ⲛⲁⲓ ⲛⲁⲛ.</w:t>
            </w:r>
          </w:p>
        </w:tc>
      </w:tr>
      <w:tr w:rsidR="00C0205C" w14:paraId="509B5663" w14:textId="77777777" w:rsidTr="00C0205C">
        <w:trPr>
          <w:cantSplit/>
          <w:jc w:val="center"/>
        </w:trPr>
        <w:tc>
          <w:tcPr>
            <w:tcW w:w="288" w:type="dxa"/>
          </w:tcPr>
          <w:p w14:paraId="71692DB4" w14:textId="77777777" w:rsidR="00C0205C" w:rsidRPr="003209AF" w:rsidRDefault="00B52D77" w:rsidP="00C0205C">
            <w:pPr>
              <w:pStyle w:val="CopticCross"/>
              <w:rPr>
                <w:highlight w:val="yellow"/>
              </w:rPr>
            </w:pPr>
            <w:r w:rsidRPr="00B52D77">
              <w:t>¿</w:t>
            </w:r>
          </w:p>
        </w:tc>
        <w:tc>
          <w:tcPr>
            <w:tcW w:w="3960" w:type="dxa"/>
          </w:tcPr>
          <w:p w14:paraId="6B0B3BBD" w14:textId="77777777" w:rsidR="00C0205C" w:rsidRDefault="00C0205C" w:rsidP="00C0205C">
            <w:pPr>
              <w:pStyle w:val="EngHang"/>
            </w:pPr>
            <w:r>
              <w:t>Accept our prayers</w:t>
            </w:r>
          </w:p>
          <w:p w14:paraId="28FFAA7D" w14:textId="77777777" w:rsidR="00C0205C" w:rsidRDefault="00C0205C" w:rsidP="00C0205C">
            <w:pPr>
              <w:pStyle w:val="EngHang"/>
            </w:pPr>
            <w:r>
              <w:t>According to Your mercy.</w:t>
            </w:r>
          </w:p>
          <w:p w14:paraId="733C3561" w14:textId="77777777" w:rsidR="00C0205C" w:rsidRDefault="00C0205C" w:rsidP="00C0205C">
            <w:pPr>
              <w:pStyle w:val="EngHang"/>
            </w:pPr>
            <w:r>
              <w:t>Accord to us the joy</w:t>
            </w:r>
          </w:p>
          <w:p w14:paraId="67D8BE60" w14:textId="77777777" w:rsidR="00C0205C" w:rsidRDefault="00C0205C" w:rsidP="00C0205C">
            <w:pPr>
              <w:pStyle w:val="EngHangEnd"/>
            </w:pPr>
            <w:r>
              <w:t>Of Your salvation.</w:t>
            </w:r>
          </w:p>
        </w:tc>
        <w:tc>
          <w:tcPr>
            <w:tcW w:w="288" w:type="dxa"/>
          </w:tcPr>
          <w:p w14:paraId="010C57B3" w14:textId="77777777" w:rsidR="00C0205C" w:rsidRDefault="00C0205C" w:rsidP="00C0205C"/>
        </w:tc>
        <w:tc>
          <w:tcPr>
            <w:tcW w:w="288" w:type="dxa"/>
          </w:tcPr>
          <w:p w14:paraId="518D13F1" w14:textId="77777777" w:rsidR="00C0205C" w:rsidRPr="00FB5ACB" w:rsidRDefault="00B52D77" w:rsidP="00C0205C">
            <w:pPr>
              <w:pStyle w:val="CopticCross"/>
            </w:pPr>
            <w:r w:rsidRPr="00B52D77">
              <w:t>¿</w:t>
            </w:r>
          </w:p>
        </w:tc>
        <w:tc>
          <w:tcPr>
            <w:tcW w:w="3960" w:type="dxa"/>
          </w:tcPr>
          <w:p w14:paraId="2C42DAF2" w14:textId="77777777" w:rsidR="00C0205C" w:rsidRDefault="00C0205C" w:rsidP="00C0205C">
            <w:pPr>
              <w:pStyle w:val="CopticVersemulti-line"/>
            </w:pPr>
            <w:r>
              <w:t>Ϭⲓ ⲛⲁⲕ ⲛ̀ⲛⲉⲛϣ̀ⲗⲏⲗ:</w:t>
            </w:r>
          </w:p>
          <w:p w14:paraId="1BD6456A" w14:textId="77777777" w:rsidR="00C0205C" w:rsidRDefault="00C0205C" w:rsidP="00C0205C">
            <w:pPr>
              <w:pStyle w:val="CopticVersemulti-line"/>
            </w:pPr>
            <w:r>
              <w:t>ϧⲉⲛ ⲡⲉⲕⲛⲓϣϯ ⲛ̀ⲛⲁⲓ:</w:t>
            </w:r>
          </w:p>
          <w:p w14:paraId="0631C2A3" w14:textId="77777777" w:rsidR="00C0205C" w:rsidRDefault="00C0205C" w:rsidP="00C0205C">
            <w:pPr>
              <w:pStyle w:val="CopticVersemulti-line"/>
            </w:pPr>
            <w:r>
              <w:t>ⲙⲟⲓ ⲛⲁⲛ ⲙ̀ⲡ̀ⲑⲉⲗⲏⲗ:</w:t>
            </w:r>
          </w:p>
          <w:p w14:paraId="3E04937F" w14:textId="77777777" w:rsidR="00C0205C" w:rsidRDefault="00C0205C" w:rsidP="00B52D77">
            <w:pPr>
              <w:pStyle w:val="CopticHangingVerse"/>
            </w:pPr>
            <w:r>
              <w:t>ⲛ̀ⲧⲉ ⲡⲉⲕⲟⲩϫⲁⲓ.</w:t>
            </w:r>
          </w:p>
        </w:tc>
      </w:tr>
      <w:tr w:rsidR="00C0205C" w14:paraId="390D06FC" w14:textId="77777777" w:rsidTr="00C0205C">
        <w:trPr>
          <w:cantSplit/>
          <w:jc w:val="center"/>
        </w:trPr>
        <w:tc>
          <w:tcPr>
            <w:tcW w:w="288" w:type="dxa"/>
          </w:tcPr>
          <w:p w14:paraId="724DF957" w14:textId="77777777" w:rsidR="00C0205C" w:rsidRPr="003209AF" w:rsidRDefault="00C0205C" w:rsidP="00C0205C">
            <w:pPr>
              <w:pStyle w:val="CopticCross"/>
              <w:rPr>
                <w:highlight w:val="yellow"/>
              </w:rPr>
            </w:pPr>
          </w:p>
        </w:tc>
        <w:tc>
          <w:tcPr>
            <w:tcW w:w="3960" w:type="dxa"/>
          </w:tcPr>
          <w:p w14:paraId="34637598" w14:textId="77777777" w:rsidR="00C0205C" w:rsidRDefault="00C0205C" w:rsidP="00C0205C">
            <w:pPr>
              <w:pStyle w:val="EngHang"/>
            </w:pPr>
            <w:r>
              <w:t>Grant us Your peace,</w:t>
            </w:r>
          </w:p>
          <w:p w14:paraId="66A30CC7" w14:textId="77777777" w:rsidR="00C0205C" w:rsidRDefault="00C0205C" w:rsidP="00C0205C">
            <w:pPr>
              <w:pStyle w:val="EngHang"/>
            </w:pPr>
            <w:r>
              <w:t>O our Lord Jesus Christ;</w:t>
            </w:r>
          </w:p>
          <w:p w14:paraId="182E0FDA" w14:textId="77777777" w:rsidR="00C0205C" w:rsidRDefault="00C0205C" w:rsidP="00C0205C">
            <w:pPr>
              <w:pStyle w:val="EngHang"/>
            </w:pPr>
            <w:r>
              <w:t>Amen, so be it;</w:t>
            </w:r>
          </w:p>
          <w:p w14:paraId="3A22E4B4" w14:textId="77777777" w:rsidR="00C0205C" w:rsidRDefault="00C0205C" w:rsidP="00C0205C">
            <w:pPr>
              <w:pStyle w:val="EngHangEnd"/>
            </w:pPr>
            <w:r>
              <w:t>Glory be to God.</w:t>
            </w:r>
          </w:p>
        </w:tc>
        <w:tc>
          <w:tcPr>
            <w:tcW w:w="288" w:type="dxa"/>
          </w:tcPr>
          <w:p w14:paraId="67ACA44E" w14:textId="77777777" w:rsidR="00C0205C" w:rsidRDefault="00C0205C" w:rsidP="00C0205C"/>
        </w:tc>
        <w:tc>
          <w:tcPr>
            <w:tcW w:w="288" w:type="dxa"/>
          </w:tcPr>
          <w:p w14:paraId="65283926" w14:textId="77777777" w:rsidR="00C0205C" w:rsidRPr="00FB5ACB" w:rsidRDefault="00C0205C" w:rsidP="00C0205C">
            <w:pPr>
              <w:pStyle w:val="CopticCross"/>
            </w:pPr>
          </w:p>
        </w:tc>
        <w:tc>
          <w:tcPr>
            <w:tcW w:w="3960" w:type="dxa"/>
          </w:tcPr>
          <w:p w14:paraId="53254776" w14:textId="77777777" w:rsidR="00C0205C" w:rsidRDefault="00C0205C" w:rsidP="00C0205C">
            <w:pPr>
              <w:pStyle w:val="CopticVersemulti-line"/>
            </w:pPr>
            <w:r>
              <w:t>Ϯⲛⲁⲛ ⲛ̀ⲧⲉⲕϩⲓⲣⲏⲛⲏ:</w:t>
            </w:r>
          </w:p>
          <w:p w14:paraId="58335FD8" w14:textId="77777777" w:rsidR="00C0205C" w:rsidRDefault="00C0205C" w:rsidP="00C0205C">
            <w:pPr>
              <w:pStyle w:val="CopticVersemulti-line"/>
            </w:pPr>
            <w:r>
              <w:t>ⲱ̀ Ⲡⲉⲛϭⲟⲓⲥ Ⲓⲏⲥⲟⲩⲥ Ⲡⲓⲭ̀ⲣⲓⲥⲧⲟⲥ:</w:t>
            </w:r>
          </w:p>
          <w:p w14:paraId="45F0C37A" w14:textId="77777777" w:rsidR="00C0205C" w:rsidRDefault="00C0205C" w:rsidP="00C0205C">
            <w:pPr>
              <w:pStyle w:val="CopticVersemulti-line"/>
            </w:pPr>
            <w:r>
              <w:t>ⲁⲙ̀ⲏⲛ ⲉⲥⲉ̀ϣⲱⲡⲓ:</w:t>
            </w:r>
          </w:p>
          <w:p w14:paraId="4087E946" w14:textId="77777777" w:rsidR="00C0205C" w:rsidRDefault="00C0205C" w:rsidP="00B52D77">
            <w:pPr>
              <w:pStyle w:val="CopticHangingVerse"/>
            </w:pPr>
            <w:r>
              <w:t>ⲇⲟⲝⲁ ⲥⲓ ⲟ̀ Ⲑⲉⲟⲥ.</w:t>
            </w:r>
          </w:p>
        </w:tc>
      </w:tr>
    </w:tbl>
    <w:p w14:paraId="43D1C23F" w14:textId="77777777" w:rsidR="00C0205C" w:rsidRDefault="00C0205C" w:rsidP="00C0205C">
      <w:pPr>
        <w:pStyle w:val="Heading4"/>
      </w:pPr>
      <w:bookmarkStart w:id="1222" w:name="_Ref435003860"/>
      <w:r>
        <w:lastRenderedPageBreak/>
        <w:t>The Psali Batos for the 29</w:t>
      </w:r>
      <w:r w:rsidRPr="00C0205C">
        <w:rPr>
          <w:vertAlign w:val="superscript"/>
        </w:rPr>
        <w:t>th</w:t>
      </w:r>
      <w:r>
        <w:t xml:space="preserve"> of Every Month</w:t>
      </w:r>
      <w:bookmarkEnd w:id="12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0205C" w14:paraId="683F54D6" w14:textId="77777777" w:rsidTr="00C0205C">
        <w:trPr>
          <w:cantSplit/>
          <w:jc w:val="center"/>
        </w:trPr>
        <w:tc>
          <w:tcPr>
            <w:tcW w:w="288" w:type="dxa"/>
          </w:tcPr>
          <w:p w14:paraId="6115B66A" w14:textId="77777777" w:rsidR="00C0205C" w:rsidRDefault="00C0205C" w:rsidP="00C0205C">
            <w:pPr>
              <w:pStyle w:val="CopticCross"/>
            </w:pPr>
          </w:p>
        </w:tc>
        <w:tc>
          <w:tcPr>
            <w:tcW w:w="3960" w:type="dxa"/>
          </w:tcPr>
          <w:p w14:paraId="1903DDF2" w14:textId="77777777" w:rsidR="00C0205C" w:rsidRDefault="00C0205C" w:rsidP="00C0205C">
            <w:pPr>
              <w:pStyle w:val="EngHang"/>
            </w:pPr>
            <w:commentRangeStart w:id="1223"/>
            <w:r>
              <w:t>Immerse your thoughts</w:t>
            </w:r>
          </w:p>
          <w:p w14:paraId="446653CC" w14:textId="77777777" w:rsidR="00C0205C" w:rsidRDefault="00C0205C" w:rsidP="00C0205C">
            <w:pPr>
              <w:pStyle w:val="EngHang"/>
            </w:pPr>
            <w:r>
              <w:t>In these hidden Mysteries of</w:t>
            </w:r>
          </w:p>
          <w:p w14:paraId="24A98C82" w14:textId="77777777" w:rsidR="00C0205C" w:rsidRDefault="00C0205C" w:rsidP="00C0205C">
            <w:pPr>
              <w:pStyle w:val="EngHang"/>
            </w:pPr>
            <w:r>
              <w:t>The unity and exalted way</w:t>
            </w:r>
          </w:p>
          <w:p w14:paraId="17801113" w14:textId="77777777" w:rsidR="00C0205C" w:rsidRDefault="00C0205C" w:rsidP="00C0205C">
            <w:pPr>
              <w:pStyle w:val="EngHangEnd"/>
            </w:pPr>
            <w:r>
              <w:t>Of our Lord and Master, Jesus.</w:t>
            </w:r>
            <w:commentRangeEnd w:id="1223"/>
            <w:r>
              <w:rPr>
                <w:rStyle w:val="CommentReference"/>
                <w:rFonts w:ascii="Times New Roman" w:eastAsiaTheme="minorHAnsi" w:hAnsi="Times New Roman" w:cstheme="minorBidi"/>
                <w:color w:val="auto"/>
              </w:rPr>
              <w:commentReference w:id="1223"/>
            </w:r>
          </w:p>
        </w:tc>
        <w:tc>
          <w:tcPr>
            <w:tcW w:w="288" w:type="dxa"/>
          </w:tcPr>
          <w:p w14:paraId="271BC212" w14:textId="77777777" w:rsidR="00C0205C" w:rsidRDefault="00C0205C" w:rsidP="00C0205C"/>
        </w:tc>
        <w:tc>
          <w:tcPr>
            <w:tcW w:w="288" w:type="dxa"/>
          </w:tcPr>
          <w:p w14:paraId="6EF100E8" w14:textId="77777777" w:rsidR="00C0205C" w:rsidRDefault="00C0205C" w:rsidP="00C0205C">
            <w:pPr>
              <w:pStyle w:val="CopticCross"/>
            </w:pPr>
          </w:p>
        </w:tc>
        <w:tc>
          <w:tcPr>
            <w:tcW w:w="3960" w:type="dxa"/>
          </w:tcPr>
          <w:p w14:paraId="2EBCB25A" w14:textId="77777777" w:rsidR="00C0205C" w:rsidRDefault="00C0205C" w:rsidP="00C0205C">
            <w:pPr>
              <w:pStyle w:val="CopticVersemulti-line"/>
            </w:pPr>
            <w:r>
              <w:t>Ⲁⲣⲓⲱⲙⲥ ⲛ̀ⲛⲉⲧⲉⲛⲙⲥⲩⲓ ⲛ̀ⲑⲱⲧⲉⲛ:</w:t>
            </w:r>
          </w:p>
          <w:p w14:paraId="1812FA18" w14:textId="77777777" w:rsidR="00C0205C" w:rsidRDefault="00C0205C" w:rsidP="00C0205C">
            <w:pPr>
              <w:pStyle w:val="CopticVersemulti-line"/>
            </w:pPr>
            <w:r>
              <w:t>ϧⲉⲛ ⲛⲁⲓⲙⲩⲥⲧⲏⲣⲓⲟⲛ ⲉⲧϩⲏⲡ:</w:t>
            </w:r>
          </w:p>
          <w:p w14:paraId="2B112491" w14:textId="77777777" w:rsidR="00C0205C" w:rsidRDefault="00C0205C" w:rsidP="00C0205C">
            <w:pPr>
              <w:pStyle w:val="CopticVersemulti-line"/>
            </w:pPr>
            <w:r>
              <w:t>ⲕⲩⲡⲟⲗⲓⲅⲙⲁ ⲛⲉⲙ ⲛⲓϩⲱⲛ:</w:t>
            </w:r>
          </w:p>
          <w:p w14:paraId="4BB48AD8" w14:textId="77777777" w:rsidR="00C0205C" w:rsidRPr="00C35319" w:rsidRDefault="00C0205C" w:rsidP="00C0205C">
            <w:pPr>
              <w:pStyle w:val="CopticHangingVerse"/>
            </w:pPr>
            <w:r>
              <w:t>ⲉⲧϭⲟⲥⲓ ⲛ̀ⲧⲉ Ⲓⲏⲥⲟⲩⲥ Ⲡⲉⲛⲛⲏⲃ.</w:t>
            </w:r>
          </w:p>
        </w:tc>
      </w:tr>
      <w:tr w:rsidR="00C0205C" w14:paraId="450D9000" w14:textId="77777777" w:rsidTr="00C0205C">
        <w:trPr>
          <w:cantSplit/>
          <w:jc w:val="center"/>
        </w:trPr>
        <w:tc>
          <w:tcPr>
            <w:tcW w:w="288" w:type="dxa"/>
          </w:tcPr>
          <w:p w14:paraId="60A683CF" w14:textId="77777777" w:rsidR="00C0205C" w:rsidRDefault="00C0205C" w:rsidP="00C0205C">
            <w:pPr>
              <w:pStyle w:val="CopticCross"/>
            </w:pPr>
          </w:p>
        </w:tc>
        <w:tc>
          <w:tcPr>
            <w:tcW w:w="3960" w:type="dxa"/>
          </w:tcPr>
          <w:p w14:paraId="6F1B95E1" w14:textId="77777777" w:rsidR="00C0205C" w:rsidRDefault="00C0205C" w:rsidP="00C0205C">
            <w:pPr>
              <w:pStyle w:val="EngHang"/>
            </w:pPr>
            <w:r>
              <w:t>Behold how He willed,</w:t>
            </w:r>
          </w:p>
          <w:p w14:paraId="1051D858" w14:textId="77777777" w:rsidR="00C0205C" w:rsidRDefault="00C0205C" w:rsidP="00C0205C">
            <w:pPr>
              <w:pStyle w:val="EngHang"/>
            </w:pPr>
            <w:r>
              <w:t>And descended like a mountain spring,</w:t>
            </w:r>
          </w:p>
          <w:p w14:paraId="2EE56855" w14:textId="77777777" w:rsidR="00C0205C" w:rsidRDefault="00C0205C" w:rsidP="00C0205C">
            <w:pPr>
              <w:pStyle w:val="EngHang"/>
            </w:pPr>
            <w:r>
              <w:t>Which is poured by</w:t>
            </w:r>
          </w:p>
          <w:p w14:paraId="31E05FD8" w14:textId="77777777" w:rsidR="00C0205C" w:rsidRDefault="00C0205C" w:rsidP="00C0205C">
            <w:pPr>
              <w:pStyle w:val="EngHangEnd"/>
            </w:pPr>
            <w:r>
              <w:t>Our Saviour, Jesus the Logos.</w:t>
            </w:r>
          </w:p>
        </w:tc>
        <w:tc>
          <w:tcPr>
            <w:tcW w:w="288" w:type="dxa"/>
          </w:tcPr>
          <w:p w14:paraId="07C9A894" w14:textId="77777777" w:rsidR="00C0205C" w:rsidRDefault="00C0205C" w:rsidP="00C0205C"/>
        </w:tc>
        <w:tc>
          <w:tcPr>
            <w:tcW w:w="288" w:type="dxa"/>
          </w:tcPr>
          <w:p w14:paraId="5E54F7B3" w14:textId="77777777" w:rsidR="00C0205C" w:rsidRDefault="00C0205C" w:rsidP="00C0205C">
            <w:pPr>
              <w:pStyle w:val="CopticCross"/>
            </w:pPr>
          </w:p>
        </w:tc>
        <w:tc>
          <w:tcPr>
            <w:tcW w:w="3960" w:type="dxa"/>
          </w:tcPr>
          <w:p w14:paraId="7CAF883B" w14:textId="77777777" w:rsidR="00C0205C" w:rsidRDefault="00C0205C" w:rsidP="00C0205C">
            <w:pPr>
              <w:pStyle w:val="CopticVersemulti-line"/>
            </w:pPr>
            <w:r>
              <w:t>Ⲃⲗⲉⲯⲁⲧⲉ ⲡⲱⲥ ⲁϥⲟⲩⲱϣ:</w:t>
            </w:r>
          </w:p>
          <w:p w14:paraId="750A4973" w14:textId="77777777" w:rsidR="00C0205C" w:rsidRDefault="00C0205C" w:rsidP="00C0205C">
            <w:pPr>
              <w:pStyle w:val="CopticVersemulti-line"/>
            </w:pPr>
            <w:r>
              <w:t>ⲁϥⲓ̀ ⲟⲩϩⲉ ϧⲉⲛ ⲡⲓⲡⲉⲗⲁⲅⲟⲥ:</w:t>
            </w:r>
          </w:p>
          <w:p w14:paraId="26B0B119" w14:textId="77777777" w:rsidR="00C0205C" w:rsidRDefault="00C0205C" w:rsidP="00C0205C">
            <w:pPr>
              <w:pStyle w:val="CopticVersemulti-line"/>
            </w:pPr>
            <w:r>
              <w:t>ⲛ̀ⲧⲉ ⲡ̀ⲧⲱⲟⲩ ⲫⲏⲉ̀ⲧⲁϥϫⲱϣϥ:</w:t>
            </w:r>
          </w:p>
          <w:p w14:paraId="6386CA58" w14:textId="77777777" w:rsidR="00C0205C" w:rsidRDefault="00C0205C" w:rsidP="00C0205C">
            <w:pPr>
              <w:pStyle w:val="CopticHangingVerse"/>
            </w:pPr>
            <w:r>
              <w:t>ⲙ̀Ⲡⲉⲛⲥⲱⲧⲏⲣ Ⲓⲏⲥⲟⲩⲥ Ⲡⲓⲗⲟⲅⲟⲥ.</w:t>
            </w:r>
          </w:p>
        </w:tc>
      </w:tr>
      <w:tr w:rsidR="00C0205C" w14:paraId="0DA22A78" w14:textId="77777777" w:rsidTr="00C0205C">
        <w:trPr>
          <w:cantSplit/>
          <w:jc w:val="center"/>
        </w:trPr>
        <w:tc>
          <w:tcPr>
            <w:tcW w:w="288" w:type="dxa"/>
          </w:tcPr>
          <w:p w14:paraId="345A1768" w14:textId="77777777" w:rsidR="00C0205C" w:rsidRDefault="00C0205C" w:rsidP="00C0205C">
            <w:pPr>
              <w:pStyle w:val="CopticCross"/>
            </w:pPr>
            <w:r w:rsidRPr="00FB5ACB">
              <w:t>¿</w:t>
            </w:r>
          </w:p>
        </w:tc>
        <w:tc>
          <w:tcPr>
            <w:tcW w:w="3960" w:type="dxa"/>
          </w:tcPr>
          <w:p w14:paraId="7F40CE97" w14:textId="77777777" w:rsidR="00C0205C" w:rsidRDefault="00C0205C" w:rsidP="00C0205C">
            <w:pPr>
              <w:pStyle w:val="EngHang"/>
            </w:pPr>
            <w:r>
              <w:t>He sent Gabriel, His angel,</w:t>
            </w:r>
          </w:p>
          <w:p w14:paraId="74426094" w14:textId="77777777" w:rsidR="00C0205C" w:rsidRDefault="00C0205C" w:rsidP="00C0205C">
            <w:pPr>
              <w:pStyle w:val="EngHang"/>
            </w:pPr>
            <w:r>
              <w:t>The evangelist of Mary,</w:t>
            </w:r>
          </w:p>
          <w:p w14:paraId="317FF2FF" w14:textId="77777777" w:rsidR="00C0205C" w:rsidRDefault="00C0205C" w:rsidP="00C0205C">
            <w:pPr>
              <w:pStyle w:val="EngHang"/>
            </w:pPr>
            <w:r>
              <w:t>The wise Virgin,</w:t>
            </w:r>
          </w:p>
          <w:p w14:paraId="1499E367" w14:textId="77777777" w:rsidR="00C0205C" w:rsidRDefault="00C0205C" w:rsidP="00C0205C">
            <w:pPr>
              <w:pStyle w:val="EngHangEnd"/>
            </w:pPr>
            <w:r>
              <w:t>Our wisdom, the all-holy.</w:t>
            </w:r>
          </w:p>
        </w:tc>
        <w:tc>
          <w:tcPr>
            <w:tcW w:w="288" w:type="dxa"/>
          </w:tcPr>
          <w:p w14:paraId="6EB593D2" w14:textId="77777777" w:rsidR="00C0205C" w:rsidRDefault="00C0205C" w:rsidP="00C0205C"/>
        </w:tc>
        <w:tc>
          <w:tcPr>
            <w:tcW w:w="288" w:type="dxa"/>
          </w:tcPr>
          <w:p w14:paraId="46F4E257" w14:textId="77777777" w:rsidR="00C0205C" w:rsidRDefault="00C0205C" w:rsidP="00C0205C">
            <w:pPr>
              <w:pStyle w:val="CopticCross"/>
            </w:pPr>
            <w:r w:rsidRPr="00FB5ACB">
              <w:t>¿</w:t>
            </w:r>
          </w:p>
        </w:tc>
        <w:tc>
          <w:tcPr>
            <w:tcW w:w="3960" w:type="dxa"/>
          </w:tcPr>
          <w:p w14:paraId="3B9BF19B" w14:textId="77777777" w:rsidR="00C0205C" w:rsidRDefault="00C0205C" w:rsidP="00C0205C">
            <w:pPr>
              <w:pStyle w:val="CopticVersemulti-line"/>
            </w:pPr>
            <w:r>
              <w:t>Ⲅⲁⲃⲣⲓⲏⲗ ⲡⲉϥⲁⲅⲅⲉⲗⲟⲥ:</w:t>
            </w:r>
          </w:p>
          <w:p w14:paraId="6890A484" w14:textId="77777777" w:rsidR="00C0205C" w:rsidRDefault="00C0205C" w:rsidP="00C0205C">
            <w:pPr>
              <w:pStyle w:val="CopticVersemulti-line"/>
            </w:pPr>
            <w:r>
              <w:t>ⲡⲓⲕⲩⲣⲓⲍ ⲁϥⲟⲩⲟⲣⲡϥ ⲉ̀Ⲙⲁⲣⲓⲁ:</w:t>
            </w:r>
          </w:p>
          <w:p w14:paraId="10045AA9" w14:textId="77777777" w:rsidR="00C0205C" w:rsidRDefault="00C0205C" w:rsidP="00C0205C">
            <w:pPr>
              <w:pStyle w:val="CopticVersemulti-line"/>
            </w:pPr>
            <w:r>
              <w:t>ϯⲁ̀ⲗⲟⲩ ⲛ̀ⲥⲁⲃⲏ ⲙ̀ⲡⲁⲣⲑⲉⲛⲟⲥ:</w:t>
            </w:r>
          </w:p>
          <w:p w14:paraId="1216BECB" w14:textId="77777777" w:rsidR="00C0205C" w:rsidRDefault="00C0205C" w:rsidP="00C0205C">
            <w:pPr>
              <w:pStyle w:val="CopticHangingVerse"/>
            </w:pPr>
            <w:r>
              <w:t>ⲧⲉⲛⲥⲟⲫⲓⲁ ⲕⲉ ⲡⲁⲛⲁ̀ⲅⲓⲁ.</w:t>
            </w:r>
          </w:p>
        </w:tc>
      </w:tr>
      <w:tr w:rsidR="00C0205C" w14:paraId="1F12C3A4" w14:textId="77777777" w:rsidTr="00C0205C">
        <w:trPr>
          <w:cantSplit/>
          <w:jc w:val="center"/>
        </w:trPr>
        <w:tc>
          <w:tcPr>
            <w:tcW w:w="288" w:type="dxa"/>
          </w:tcPr>
          <w:p w14:paraId="21440454" w14:textId="77777777" w:rsidR="00C0205C" w:rsidRDefault="00C0205C" w:rsidP="00C0205C">
            <w:pPr>
              <w:pStyle w:val="CopticCross"/>
            </w:pPr>
            <w:r w:rsidRPr="00FB5ACB">
              <w:t>¿</w:t>
            </w:r>
          </w:p>
        </w:tc>
        <w:tc>
          <w:tcPr>
            <w:tcW w:w="3960" w:type="dxa"/>
          </w:tcPr>
          <w:p w14:paraId="4966CFF9" w14:textId="77777777" w:rsidR="00C0205C" w:rsidRDefault="00C0205C" w:rsidP="00C0205C">
            <w:pPr>
              <w:pStyle w:val="EngHang"/>
            </w:pPr>
            <w:r>
              <w:t>She is blessed and righteous.</w:t>
            </w:r>
          </w:p>
          <w:p w14:paraId="08456BE9" w14:textId="77777777" w:rsidR="00C0205C" w:rsidRDefault="00C0205C" w:rsidP="00C0205C">
            <w:pPr>
              <w:pStyle w:val="EngHang"/>
            </w:pPr>
            <w:r>
              <w:t>He greeted her, saying,</w:t>
            </w:r>
          </w:p>
          <w:p w14:paraId="6A49850F" w14:textId="77777777" w:rsidR="00C0205C" w:rsidRDefault="00C0205C" w:rsidP="00C0205C">
            <w:pPr>
              <w:pStyle w:val="EngHang"/>
            </w:pPr>
            <w:r>
              <w:t>“Hail to you, O full of grace,</w:t>
            </w:r>
          </w:p>
          <w:p w14:paraId="2182923A" w14:textId="77777777" w:rsidR="00C0205C" w:rsidRDefault="00C0205C" w:rsidP="00C0205C">
            <w:pPr>
              <w:pStyle w:val="EngHangEnd"/>
            </w:pPr>
            <w:r>
              <w:t>The Lord our God is with you.”</w:t>
            </w:r>
          </w:p>
        </w:tc>
        <w:tc>
          <w:tcPr>
            <w:tcW w:w="288" w:type="dxa"/>
          </w:tcPr>
          <w:p w14:paraId="293085A0" w14:textId="77777777" w:rsidR="00C0205C" w:rsidRDefault="00C0205C" w:rsidP="00C0205C"/>
        </w:tc>
        <w:tc>
          <w:tcPr>
            <w:tcW w:w="288" w:type="dxa"/>
          </w:tcPr>
          <w:p w14:paraId="45831AB3" w14:textId="77777777" w:rsidR="00C0205C" w:rsidRDefault="00C0205C" w:rsidP="00C0205C">
            <w:pPr>
              <w:pStyle w:val="CopticCross"/>
            </w:pPr>
            <w:r w:rsidRPr="00FB5ACB">
              <w:t>¿</w:t>
            </w:r>
          </w:p>
        </w:tc>
        <w:tc>
          <w:tcPr>
            <w:tcW w:w="3960" w:type="dxa"/>
          </w:tcPr>
          <w:p w14:paraId="51A41B1F" w14:textId="77777777" w:rsidR="00C0205C" w:rsidRDefault="00C0205C" w:rsidP="00C0205C">
            <w:pPr>
              <w:pStyle w:val="CopticVersemulti-line"/>
            </w:pPr>
            <w:r>
              <w:t>Ⲇⲓⲕⲉⲁ̀ ⲟⲩⲟϩ ⲉⲧⲥ̀ⲙⲁⲣⲱⲟⲩⲧ:</w:t>
            </w:r>
          </w:p>
          <w:p w14:paraId="1FB142CA" w14:textId="77777777" w:rsidR="00C0205C" w:rsidRDefault="00C0205C" w:rsidP="00C0205C">
            <w:pPr>
              <w:pStyle w:val="CopticVersemulti-line"/>
            </w:pPr>
            <w:r>
              <w:t>ⲛⲉϫⲁϥ ϫⲉ ϯϩⲓⲣⲏⲛⲏ ⲛⲉ:</w:t>
            </w:r>
          </w:p>
          <w:p w14:paraId="6E5C00A5" w14:textId="77777777" w:rsidR="00C0205C" w:rsidRDefault="00C0205C" w:rsidP="00C0205C">
            <w:pPr>
              <w:pStyle w:val="CopticVersemulti-line"/>
            </w:pPr>
            <w:r>
              <w:t>ⲭⲉⲣⲉ ⲑⲏⲉⲑⲙⲉϩ ⲛ̀ϩ̀ⲙⲟⲧ:</w:t>
            </w:r>
          </w:p>
          <w:p w14:paraId="5A919BCC" w14:textId="77777777" w:rsidR="00C0205C" w:rsidRDefault="00C0205C" w:rsidP="00C0205C">
            <w:pPr>
              <w:pStyle w:val="CopticHangingVerse"/>
            </w:pPr>
            <w:r>
              <w:t>Ⲡϭⲟⲓⲥ Ⲡⲉⲛⲛⲟⲩϯ ϣⲟⲡ ⲛⲉⲙⲉ.</w:t>
            </w:r>
          </w:p>
        </w:tc>
      </w:tr>
      <w:tr w:rsidR="00C0205C" w14:paraId="6318AD65" w14:textId="77777777" w:rsidTr="00C0205C">
        <w:trPr>
          <w:cantSplit/>
          <w:jc w:val="center"/>
        </w:trPr>
        <w:tc>
          <w:tcPr>
            <w:tcW w:w="288" w:type="dxa"/>
          </w:tcPr>
          <w:p w14:paraId="2DE83EF3" w14:textId="77777777" w:rsidR="00C0205C" w:rsidRDefault="00C0205C" w:rsidP="00C0205C">
            <w:pPr>
              <w:pStyle w:val="CopticCross"/>
            </w:pPr>
          </w:p>
        </w:tc>
        <w:tc>
          <w:tcPr>
            <w:tcW w:w="3960" w:type="dxa"/>
          </w:tcPr>
          <w:p w14:paraId="41C3B7FC" w14:textId="77777777" w:rsidR="00C0205C" w:rsidRDefault="00C0205C" w:rsidP="00C0205C">
            <w:pPr>
              <w:pStyle w:val="EngHang"/>
            </w:pPr>
            <w:r>
              <w:t>When this fair young lady</w:t>
            </w:r>
          </w:p>
          <w:p w14:paraId="0C7611DF" w14:textId="77777777" w:rsidR="00C0205C" w:rsidRDefault="00C0205C" w:rsidP="00C0205C">
            <w:pPr>
              <w:pStyle w:val="EngHang"/>
            </w:pPr>
            <w:r>
              <w:t>Head his voice,</w:t>
            </w:r>
          </w:p>
          <w:p w14:paraId="28984AE4" w14:textId="77777777" w:rsidR="00C0205C" w:rsidRDefault="00C0205C" w:rsidP="00C0205C">
            <w:pPr>
              <w:pStyle w:val="EngHang"/>
            </w:pPr>
            <w:r>
              <w:t>She wisely thought,</w:t>
            </w:r>
          </w:p>
          <w:p w14:paraId="757DCD1D" w14:textId="77777777" w:rsidR="00C0205C" w:rsidRDefault="00C0205C" w:rsidP="00C0205C">
            <w:pPr>
              <w:pStyle w:val="EngHangEnd"/>
            </w:pPr>
            <w:r>
              <w:t>“What kind of greeting is this?”</w:t>
            </w:r>
          </w:p>
        </w:tc>
        <w:tc>
          <w:tcPr>
            <w:tcW w:w="288" w:type="dxa"/>
          </w:tcPr>
          <w:p w14:paraId="7632CBE4" w14:textId="77777777" w:rsidR="00C0205C" w:rsidRDefault="00C0205C" w:rsidP="00C0205C"/>
        </w:tc>
        <w:tc>
          <w:tcPr>
            <w:tcW w:w="288" w:type="dxa"/>
          </w:tcPr>
          <w:p w14:paraId="15C4DB7F" w14:textId="77777777" w:rsidR="00C0205C" w:rsidRDefault="00C0205C" w:rsidP="00C0205C">
            <w:pPr>
              <w:pStyle w:val="CopticCross"/>
            </w:pPr>
          </w:p>
        </w:tc>
        <w:tc>
          <w:tcPr>
            <w:tcW w:w="3960" w:type="dxa"/>
          </w:tcPr>
          <w:p w14:paraId="3C255FBE" w14:textId="77777777" w:rsidR="00C0205C" w:rsidRDefault="00C0205C" w:rsidP="00C0205C">
            <w:pPr>
              <w:pStyle w:val="CopticVersemulti-line"/>
            </w:pPr>
            <w:r>
              <w:t>Ⲉⲧⲁⲥⲥⲱⲧⲉⲙ ⲉ̀ⲧⲉϥⲥ̀ⲙⲏ:</w:t>
            </w:r>
          </w:p>
          <w:p w14:paraId="00D6D63E" w14:textId="77777777" w:rsidR="00C0205C" w:rsidRDefault="00C0205C" w:rsidP="00C0205C">
            <w:pPr>
              <w:pStyle w:val="CopticVersemulti-line"/>
            </w:pPr>
            <w:r>
              <w:t>ⲛ̀ϫⲉ ϯϧⲉⲗϣⲉⲣⲓ ⲉⲑⲛⲉⲥⲱⲥ:</w:t>
            </w:r>
          </w:p>
          <w:p w14:paraId="4CE5B04F" w14:textId="77777777" w:rsidR="00C0205C" w:rsidRDefault="00C0205C" w:rsidP="00C0205C">
            <w:pPr>
              <w:pStyle w:val="CopticVersemulti-line"/>
            </w:pPr>
            <w:r>
              <w:t>ⲁⲥⲙⲟⲕⲙⲉⲕ ϧⲉⲛ ⲟⲩⲙⲉⲧⲥⲁⲃⲉ:</w:t>
            </w:r>
          </w:p>
          <w:p w14:paraId="22A9B1DA" w14:textId="77777777" w:rsidR="00C0205C" w:rsidRDefault="00C0205C" w:rsidP="00C0205C">
            <w:pPr>
              <w:pStyle w:val="CopticHangingVerse"/>
            </w:pPr>
            <w:r>
              <w:t>ϫⲉ ⲟⲩ ⲡⲉ ⲡⲁⲓⲁⲥⲡⲁⲥⲙⲟⲥ.</w:t>
            </w:r>
          </w:p>
        </w:tc>
      </w:tr>
      <w:tr w:rsidR="00C0205C" w14:paraId="4DEAD073" w14:textId="77777777" w:rsidTr="00C0205C">
        <w:trPr>
          <w:cantSplit/>
          <w:jc w:val="center"/>
        </w:trPr>
        <w:tc>
          <w:tcPr>
            <w:tcW w:w="288" w:type="dxa"/>
          </w:tcPr>
          <w:p w14:paraId="44C0D42F" w14:textId="77777777" w:rsidR="00C0205C" w:rsidRDefault="00C0205C" w:rsidP="00C0205C">
            <w:pPr>
              <w:pStyle w:val="CopticCross"/>
            </w:pPr>
          </w:p>
        </w:tc>
        <w:tc>
          <w:tcPr>
            <w:tcW w:w="3960" w:type="dxa"/>
          </w:tcPr>
          <w:p w14:paraId="3498D668" w14:textId="77777777" w:rsidR="00C0205C" w:rsidRDefault="00C0205C" w:rsidP="00C0205C">
            <w:pPr>
              <w:pStyle w:val="EngHang"/>
            </w:pPr>
            <w:r>
              <w:t>“Be not afraid,”</w:t>
            </w:r>
          </w:p>
          <w:p w14:paraId="66662A9F" w14:textId="77777777" w:rsidR="00C0205C" w:rsidRDefault="00C0205C" w:rsidP="00C0205C">
            <w:pPr>
              <w:pStyle w:val="EngHang"/>
            </w:pPr>
            <w:r>
              <w:t>The angel truly said,</w:t>
            </w:r>
          </w:p>
          <w:p w14:paraId="787E039A" w14:textId="77777777" w:rsidR="00C0205C" w:rsidRDefault="00C0205C" w:rsidP="00C0205C">
            <w:pPr>
              <w:pStyle w:val="EngHang"/>
            </w:pPr>
            <w:r>
              <w:t>“You have found grace with God</w:t>
            </w:r>
          </w:p>
          <w:p w14:paraId="155D3617" w14:textId="77777777" w:rsidR="00C0205C" w:rsidRDefault="00C0205C" w:rsidP="00C0205C">
            <w:pPr>
              <w:pStyle w:val="EngHangEnd"/>
            </w:pPr>
            <w:r>
              <w:t>And before people.</w:t>
            </w:r>
          </w:p>
        </w:tc>
        <w:tc>
          <w:tcPr>
            <w:tcW w:w="288" w:type="dxa"/>
          </w:tcPr>
          <w:p w14:paraId="33F0CFAC" w14:textId="77777777" w:rsidR="00C0205C" w:rsidRDefault="00C0205C" w:rsidP="00C0205C"/>
        </w:tc>
        <w:tc>
          <w:tcPr>
            <w:tcW w:w="288" w:type="dxa"/>
          </w:tcPr>
          <w:p w14:paraId="385BBF9E" w14:textId="77777777" w:rsidR="00C0205C" w:rsidRDefault="00C0205C" w:rsidP="00C0205C">
            <w:pPr>
              <w:pStyle w:val="CopticCross"/>
            </w:pPr>
          </w:p>
        </w:tc>
        <w:tc>
          <w:tcPr>
            <w:tcW w:w="3960" w:type="dxa"/>
          </w:tcPr>
          <w:p w14:paraId="32D2EAD7" w14:textId="77777777" w:rsidR="00C0205C" w:rsidRDefault="00C0205C" w:rsidP="00C0205C">
            <w:pPr>
              <w:pStyle w:val="CopticVersemulti-line"/>
            </w:pPr>
            <w:r>
              <w:t>Ⲍⲉ ⲟⲛⲧⲱⲥ ϫⲉ ⲙ̀ⲡⲉⲣⲉⲣϩϯ:</w:t>
            </w:r>
          </w:p>
          <w:p w14:paraId="6087F6CC" w14:textId="77777777" w:rsidR="00C0205C" w:rsidRDefault="00C0205C" w:rsidP="00C0205C">
            <w:pPr>
              <w:pStyle w:val="CopticVersemulti-line"/>
            </w:pPr>
            <w:r>
              <w:t>ⲡⲉϫⲁϥ ⲛⲁⲥ ⲛ̀ϫⲉ ⲡⲓⲁⲅⲅⲉⲗⲟⲥ:</w:t>
            </w:r>
          </w:p>
          <w:p w14:paraId="5B13CEE4" w14:textId="77777777" w:rsidR="00C0205C" w:rsidRDefault="00C0205C" w:rsidP="00C0205C">
            <w:pPr>
              <w:pStyle w:val="CopticVersemulti-line"/>
            </w:pPr>
            <w:r>
              <w:t>ⲁ̀ⲣⲉϫⲓⲙⲓ ⲅⲁⲣ ϧⲁⲧⲉⲛ Ⲫⲛⲟⲩϯ:</w:t>
            </w:r>
          </w:p>
          <w:p w14:paraId="21F4F86A" w14:textId="77777777" w:rsidR="00C0205C" w:rsidRDefault="00C0205C" w:rsidP="00C0205C">
            <w:pPr>
              <w:pStyle w:val="CopticHangingVerse"/>
            </w:pPr>
            <w:r>
              <w:t>ⲛ̀ⲭⲁⲣⲓⲥ ⲛⲉⲙ ⲕⲉ ⲗⲁⲟⲥ.</w:t>
            </w:r>
          </w:p>
        </w:tc>
      </w:tr>
      <w:tr w:rsidR="00C0205C" w14:paraId="4ED67404" w14:textId="77777777" w:rsidTr="00C0205C">
        <w:trPr>
          <w:cantSplit/>
          <w:jc w:val="center"/>
        </w:trPr>
        <w:tc>
          <w:tcPr>
            <w:tcW w:w="288" w:type="dxa"/>
          </w:tcPr>
          <w:p w14:paraId="444BB2BB" w14:textId="77777777" w:rsidR="00C0205C" w:rsidRDefault="00C0205C" w:rsidP="00C0205C">
            <w:pPr>
              <w:pStyle w:val="CopticCross"/>
            </w:pPr>
            <w:r w:rsidRPr="00FB5ACB">
              <w:lastRenderedPageBreak/>
              <w:t>¿</w:t>
            </w:r>
          </w:p>
        </w:tc>
        <w:tc>
          <w:tcPr>
            <w:tcW w:w="3960" w:type="dxa"/>
          </w:tcPr>
          <w:p w14:paraId="27147971" w14:textId="77777777" w:rsidR="00C0205C" w:rsidRDefault="00C0205C" w:rsidP="00C0205C">
            <w:pPr>
              <w:pStyle w:val="EngHang"/>
            </w:pPr>
            <w:r>
              <w:t>Behold, you shall conceive,</w:t>
            </w:r>
          </w:p>
          <w:p w14:paraId="57839ECB" w14:textId="77777777" w:rsidR="00C0205C" w:rsidRDefault="00C0205C" w:rsidP="00C0205C">
            <w:pPr>
              <w:pStyle w:val="EngHang"/>
            </w:pPr>
            <w:r>
              <w:t>And bring forth a Son;</w:t>
            </w:r>
          </w:p>
          <w:p w14:paraId="6F6FBB2B" w14:textId="77777777" w:rsidR="00C0205C" w:rsidRDefault="00C0205C" w:rsidP="00C0205C">
            <w:pPr>
              <w:pStyle w:val="EngHang"/>
            </w:pPr>
            <w:r>
              <w:t>He will be called Jesus,</w:t>
            </w:r>
          </w:p>
          <w:p w14:paraId="2C6C5044" w14:textId="77777777" w:rsidR="00C0205C" w:rsidRDefault="00C0205C" w:rsidP="00C0205C">
            <w:pPr>
              <w:pStyle w:val="EngHangEnd"/>
            </w:pPr>
            <w:r>
              <w:t>The performer of miracles.”</w:t>
            </w:r>
          </w:p>
        </w:tc>
        <w:tc>
          <w:tcPr>
            <w:tcW w:w="288" w:type="dxa"/>
          </w:tcPr>
          <w:p w14:paraId="52500D0E" w14:textId="77777777" w:rsidR="00C0205C" w:rsidRDefault="00C0205C" w:rsidP="00C0205C"/>
        </w:tc>
        <w:tc>
          <w:tcPr>
            <w:tcW w:w="288" w:type="dxa"/>
          </w:tcPr>
          <w:p w14:paraId="6411AF72" w14:textId="77777777" w:rsidR="00C0205C" w:rsidRDefault="00C0205C" w:rsidP="00C0205C">
            <w:pPr>
              <w:pStyle w:val="CopticCross"/>
            </w:pPr>
            <w:r w:rsidRPr="00FB5ACB">
              <w:t>¿</w:t>
            </w:r>
          </w:p>
        </w:tc>
        <w:tc>
          <w:tcPr>
            <w:tcW w:w="3960" w:type="dxa"/>
          </w:tcPr>
          <w:p w14:paraId="15848EB2" w14:textId="77777777" w:rsidR="00C0205C" w:rsidRDefault="00C0205C" w:rsidP="00C0205C">
            <w:pPr>
              <w:pStyle w:val="CopticVersemulti-line"/>
            </w:pPr>
            <w:r>
              <w:t>Ⲏⲡⲡⲉ ⲅⲁⲣ ⲧⲉⲣⲁ ⲉⲣⲃⲟⲕⲓ:</w:t>
            </w:r>
          </w:p>
          <w:p w14:paraId="1962F3D2" w14:textId="77777777" w:rsidR="00C0205C" w:rsidRDefault="00C0205C" w:rsidP="00C0205C">
            <w:pPr>
              <w:pStyle w:val="CopticVersemulti-line"/>
            </w:pPr>
            <w:r>
              <w:t>ⲟⲩⲟϩ ⲟⲛ ⲧⲉⲣⲁⲙⲓⲥⲓ ⲛ̀Ⲟⲩϣⲏⲣⲓ:</w:t>
            </w:r>
          </w:p>
          <w:p w14:paraId="043078C3" w14:textId="77777777" w:rsidR="00C0205C" w:rsidRDefault="00C0205C" w:rsidP="00C0205C">
            <w:pPr>
              <w:pStyle w:val="CopticVersemulti-line"/>
            </w:pPr>
            <w:r>
              <w:t>ⲉⲩⲉ̀ⲙⲟⲩϯ ⲉ̀ⲣⲟϥ ⲛⲁⲧⲁⲣⲓⲕⲓ:</w:t>
            </w:r>
          </w:p>
          <w:p w14:paraId="52959087" w14:textId="77777777" w:rsidR="00C0205C" w:rsidRDefault="00C0205C" w:rsidP="00C0205C">
            <w:pPr>
              <w:pStyle w:val="CopticHangingVerse"/>
            </w:pPr>
            <w:r>
              <w:t>Ⲓⲏⲥⲟⲩⲥ ⲫⲏⲉⲧⲓ̀ⲣⲓ ⲛ̀ϩⲁⲛϣ̀ⲫⲏⲣⲓ.</w:t>
            </w:r>
          </w:p>
        </w:tc>
      </w:tr>
      <w:tr w:rsidR="00C0205C" w14:paraId="6709A4EB" w14:textId="77777777" w:rsidTr="00C0205C">
        <w:trPr>
          <w:cantSplit/>
          <w:jc w:val="center"/>
        </w:trPr>
        <w:tc>
          <w:tcPr>
            <w:tcW w:w="288" w:type="dxa"/>
          </w:tcPr>
          <w:p w14:paraId="142DA9A7" w14:textId="77777777" w:rsidR="00C0205C" w:rsidRDefault="00C0205C" w:rsidP="00C0205C">
            <w:pPr>
              <w:pStyle w:val="CopticCross"/>
            </w:pPr>
            <w:r w:rsidRPr="00FB5ACB">
              <w:t>¿</w:t>
            </w:r>
          </w:p>
        </w:tc>
        <w:tc>
          <w:tcPr>
            <w:tcW w:w="3960" w:type="dxa"/>
          </w:tcPr>
          <w:p w14:paraId="36D22A3C" w14:textId="77777777" w:rsidR="00C0205C" w:rsidRDefault="00C0205C" w:rsidP="00C0205C">
            <w:pPr>
              <w:pStyle w:val="EngHang"/>
            </w:pPr>
            <w:r>
              <w:t>Mary replied to the angel,</w:t>
            </w:r>
          </w:p>
          <w:p w14:paraId="37AB0CF9" w14:textId="77777777" w:rsidR="00C0205C" w:rsidRDefault="00C0205C" w:rsidP="00C0205C">
            <w:pPr>
              <w:pStyle w:val="EngHang"/>
            </w:pPr>
            <w:r>
              <w:t>“How can this be,</w:t>
            </w:r>
          </w:p>
          <w:p w14:paraId="381D89BE" w14:textId="77777777" w:rsidR="00C0205C" w:rsidRDefault="00C0205C" w:rsidP="00C0205C">
            <w:pPr>
              <w:pStyle w:val="EngHang"/>
            </w:pPr>
            <w:r>
              <w:t>Since I do not know a man?”</w:t>
            </w:r>
          </w:p>
          <w:p w14:paraId="603A1D55" w14:textId="77777777" w:rsidR="00C0205C" w:rsidRDefault="00C0205C" w:rsidP="00C0205C">
            <w:pPr>
              <w:pStyle w:val="EngHangEnd"/>
            </w:pPr>
            <w:r>
              <w:t>The angel responded,</w:t>
            </w:r>
          </w:p>
        </w:tc>
        <w:tc>
          <w:tcPr>
            <w:tcW w:w="288" w:type="dxa"/>
          </w:tcPr>
          <w:p w14:paraId="30842184" w14:textId="77777777" w:rsidR="00C0205C" w:rsidRDefault="00C0205C" w:rsidP="00C0205C"/>
        </w:tc>
        <w:tc>
          <w:tcPr>
            <w:tcW w:w="288" w:type="dxa"/>
          </w:tcPr>
          <w:p w14:paraId="5806A469" w14:textId="77777777" w:rsidR="00C0205C" w:rsidRDefault="00C0205C" w:rsidP="00C0205C">
            <w:pPr>
              <w:pStyle w:val="CopticCross"/>
            </w:pPr>
            <w:r w:rsidRPr="00FB5ACB">
              <w:t>¿</w:t>
            </w:r>
          </w:p>
        </w:tc>
        <w:tc>
          <w:tcPr>
            <w:tcW w:w="3960" w:type="dxa"/>
          </w:tcPr>
          <w:p w14:paraId="11DE39B9" w14:textId="77777777" w:rsidR="00C0205C" w:rsidRDefault="00C0205C" w:rsidP="00C0205C">
            <w:pPr>
              <w:pStyle w:val="CopticVersemulti-line"/>
            </w:pPr>
            <w:r>
              <w:t>Ⲑⲛⲟⲩⲛⲓ ⲙ̀ⲫⲁⲓ ⲙⲁⲧⲁⲙⲟⲓ:</w:t>
            </w:r>
          </w:p>
          <w:p w14:paraId="15591F10" w14:textId="77777777" w:rsidR="00C0205C" w:rsidRDefault="00C0205C" w:rsidP="00C0205C">
            <w:pPr>
              <w:pStyle w:val="CopticVersemulti-line"/>
            </w:pPr>
            <w:r>
              <w:t>ⲡⲉϫⲉ Ⲙⲁⲣⲓⲁ ⲙ̀ⲡⲓⲁⲅⲅⲉⲗⲟⲥ:</w:t>
            </w:r>
          </w:p>
          <w:p w14:paraId="17096CC6" w14:textId="77777777" w:rsidR="00C0205C" w:rsidRDefault="00C0205C" w:rsidP="00C0205C">
            <w:pPr>
              <w:pStyle w:val="CopticVersemulti-line"/>
            </w:pPr>
            <w:r>
              <w:t>ⲡⲱⲥ ⲉϥⲉ̀ϣⲱⲡⲓ ⲛ̀ⲁⲧϩⲁⲓ:</w:t>
            </w:r>
          </w:p>
          <w:p w14:paraId="5F9EB81A" w14:textId="77777777" w:rsidR="00C0205C" w:rsidRPr="005130A7" w:rsidRDefault="00C0205C" w:rsidP="00C0205C">
            <w:pPr>
              <w:pStyle w:val="CopticHangingVerse"/>
            </w:pPr>
            <w:r>
              <w:t>ⲡⲉϫⲁϥ ⲛⲁⲥ ⲛ̀ϫⲉ ⲡⲓⲁⲅⲅⲉⲗⲟⲥ.</w:t>
            </w:r>
          </w:p>
        </w:tc>
      </w:tr>
      <w:tr w:rsidR="00C0205C" w14:paraId="136D8D6B" w14:textId="77777777" w:rsidTr="00C0205C">
        <w:trPr>
          <w:cantSplit/>
          <w:jc w:val="center"/>
        </w:trPr>
        <w:tc>
          <w:tcPr>
            <w:tcW w:w="288" w:type="dxa"/>
          </w:tcPr>
          <w:p w14:paraId="7808C5A7" w14:textId="77777777" w:rsidR="00C0205C" w:rsidRDefault="00C0205C" w:rsidP="00C0205C">
            <w:pPr>
              <w:pStyle w:val="CopticCross"/>
            </w:pPr>
          </w:p>
        </w:tc>
        <w:tc>
          <w:tcPr>
            <w:tcW w:w="3960" w:type="dxa"/>
          </w:tcPr>
          <w:p w14:paraId="0393824C" w14:textId="77777777" w:rsidR="00C0205C" w:rsidRDefault="00C0205C" w:rsidP="00C0205C">
            <w:pPr>
              <w:pStyle w:val="EngHang"/>
            </w:pPr>
            <w:r>
              <w:t>“Behold, the Holy Spirit</w:t>
            </w:r>
          </w:p>
          <w:p w14:paraId="4CFA3D01" w14:textId="77777777" w:rsidR="00C0205C" w:rsidRDefault="00C0205C" w:rsidP="00C0205C">
            <w:pPr>
              <w:pStyle w:val="EngHang"/>
            </w:pPr>
            <w:r>
              <w:t>Will come upon you,</w:t>
            </w:r>
          </w:p>
          <w:p w14:paraId="37032D53" w14:textId="77777777" w:rsidR="00C0205C" w:rsidRDefault="00C0205C" w:rsidP="00C0205C">
            <w:pPr>
              <w:pStyle w:val="EngHang"/>
            </w:pPr>
            <w:r>
              <w:t>And the power of the Most High</w:t>
            </w:r>
          </w:p>
          <w:p w14:paraId="0FEE9A74" w14:textId="77777777" w:rsidR="00C0205C" w:rsidRDefault="00C0205C" w:rsidP="00C0205C">
            <w:pPr>
              <w:pStyle w:val="EngHangEnd"/>
            </w:pPr>
            <w:r>
              <w:t>Will overshadow you.”</w:t>
            </w:r>
          </w:p>
        </w:tc>
        <w:tc>
          <w:tcPr>
            <w:tcW w:w="288" w:type="dxa"/>
          </w:tcPr>
          <w:p w14:paraId="4FA80AB0" w14:textId="77777777" w:rsidR="00C0205C" w:rsidRDefault="00C0205C" w:rsidP="00C0205C"/>
        </w:tc>
        <w:tc>
          <w:tcPr>
            <w:tcW w:w="288" w:type="dxa"/>
          </w:tcPr>
          <w:p w14:paraId="7CAEE4C4" w14:textId="77777777" w:rsidR="00C0205C" w:rsidRDefault="00C0205C" w:rsidP="00C0205C">
            <w:pPr>
              <w:pStyle w:val="CopticCross"/>
            </w:pPr>
          </w:p>
        </w:tc>
        <w:tc>
          <w:tcPr>
            <w:tcW w:w="3960" w:type="dxa"/>
          </w:tcPr>
          <w:p w14:paraId="5C8B2372" w14:textId="77777777" w:rsidR="00C0205C" w:rsidRDefault="00C0205C" w:rsidP="00C0205C">
            <w:pPr>
              <w:pStyle w:val="CopticVersemulti-line"/>
            </w:pPr>
            <w:r>
              <w:t>Ⲓⲥ Ⲡⲓⲡ̀ⲛⲉⲩⲙⲁ Ⲉϥⲟⲩⲁⲃ:</w:t>
            </w:r>
          </w:p>
          <w:p w14:paraId="60DBAA26" w14:textId="77777777" w:rsidR="00C0205C" w:rsidRDefault="00C0205C" w:rsidP="00C0205C">
            <w:pPr>
              <w:pStyle w:val="CopticVersemulti-line"/>
            </w:pPr>
            <w:r>
              <w:t>ⲉϥⲛⲁⲓ̀ ⲉ̀ϧ̀ⲣⲏⲓ ⲉ̀ϫⲱ:</w:t>
            </w:r>
          </w:p>
          <w:p w14:paraId="661B568F" w14:textId="77777777" w:rsidR="00C0205C" w:rsidRDefault="00C0205C" w:rsidP="00C0205C">
            <w:pPr>
              <w:pStyle w:val="CopticVersemulti-line"/>
            </w:pPr>
            <w:r>
              <w:t>ⲟⲩⲟϩ ⲟⲩϫⲟⲙ ⲛ̀ⲧⲉ Ⲫⲏⲉⲧϭⲟⲥⲓ:</w:t>
            </w:r>
          </w:p>
          <w:p w14:paraId="41D49539" w14:textId="77777777" w:rsidR="00C0205C" w:rsidRPr="005130A7" w:rsidRDefault="00C0205C" w:rsidP="00C0205C">
            <w:pPr>
              <w:pStyle w:val="CopticHangingVerse"/>
            </w:pPr>
            <w:r>
              <w:t>ⲉⲑⲛⲁⲉⲣϧⲏⲓⲃⲓ ⲉ̀ⲣⲟ.</w:t>
            </w:r>
          </w:p>
        </w:tc>
      </w:tr>
      <w:tr w:rsidR="00C0205C" w14:paraId="6B3C1C70" w14:textId="77777777" w:rsidTr="00C0205C">
        <w:trPr>
          <w:cantSplit/>
          <w:jc w:val="center"/>
        </w:trPr>
        <w:tc>
          <w:tcPr>
            <w:tcW w:w="288" w:type="dxa"/>
          </w:tcPr>
          <w:p w14:paraId="6CD6EFF3" w14:textId="77777777" w:rsidR="00C0205C" w:rsidRDefault="00C0205C" w:rsidP="00C0205C">
            <w:pPr>
              <w:pStyle w:val="CopticCross"/>
            </w:pPr>
          </w:p>
        </w:tc>
        <w:tc>
          <w:tcPr>
            <w:tcW w:w="3960" w:type="dxa"/>
          </w:tcPr>
          <w:p w14:paraId="0CC03252" w14:textId="77777777" w:rsidR="00C0205C" w:rsidRDefault="00C0205C" w:rsidP="00C0205C">
            <w:pPr>
              <w:pStyle w:val="EngHang"/>
            </w:pPr>
            <w:r>
              <w:t>The One born makes her pure,</w:t>
            </w:r>
          </w:p>
          <w:p w14:paraId="44571CC6" w14:textId="77777777" w:rsidR="00C0205C" w:rsidRDefault="00C0205C" w:rsidP="00C0205C">
            <w:pPr>
              <w:pStyle w:val="EngHang"/>
            </w:pPr>
            <w:r>
              <w:t>He is the Son of God,</w:t>
            </w:r>
          </w:p>
          <w:p w14:paraId="5CF7BF7B" w14:textId="77777777" w:rsidR="00C0205C" w:rsidRDefault="00C0205C" w:rsidP="00C0205C">
            <w:pPr>
              <w:pStyle w:val="EngHang"/>
            </w:pPr>
            <w:r>
              <w:t>And He is called Holy,</w:t>
            </w:r>
          </w:p>
          <w:p w14:paraId="2779AC93" w14:textId="77777777" w:rsidR="00C0205C" w:rsidRDefault="00C0205C" w:rsidP="00C0205C">
            <w:pPr>
              <w:pStyle w:val="EngHangEnd"/>
            </w:pPr>
            <w:r>
              <w:t>For He is the God of gods.</w:t>
            </w:r>
          </w:p>
        </w:tc>
        <w:tc>
          <w:tcPr>
            <w:tcW w:w="288" w:type="dxa"/>
          </w:tcPr>
          <w:p w14:paraId="01DE438C" w14:textId="77777777" w:rsidR="00C0205C" w:rsidRDefault="00C0205C" w:rsidP="00C0205C"/>
        </w:tc>
        <w:tc>
          <w:tcPr>
            <w:tcW w:w="288" w:type="dxa"/>
          </w:tcPr>
          <w:p w14:paraId="46D1F18E" w14:textId="77777777" w:rsidR="00C0205C" w:rsidRDefault="00C0205C" w:rsidP="00C0205C">
            <w:pPr>
              <w:pStyle w:val="CopticCross"/>
            </w:pPr>
          </w:p>
        </w:tc>
        <w:tc>
          <w:tcPr>
            <w:tcW w:w="3960" w:type="dxa"/>
          </w:tcPr>
          <w:p w14:paraId="7F2CA80E" w14:textId="77777777" w:rsidR="00C0205C" w:rsidRDefault="00C0205C" w:rsidP="00C0205C">
            <w:pPr>
              <w:pStyle w:val="CopticVersemulti-line"/>
            </w:pPr>
            <w:r>
              <w:t>Ⲕⲁⲑⲁⲣⲟⲥ ⲑⲏⲉ̀ⲧⲁⲥⲛⲁⲙⲁⲥϥ:</w:t>
            </w:r>
          </w:p>
          <w:p w14:paraId="6F381F43" w14:textId="77777777" w:rsidR="00C0205C" w:rsidRDefault="00C0205C" w:rsidP="00C0205C">
            <w:pPr>
              <w:pStyle w:val="CopticVersemulti-line"/>
            </w:pPr>
            <w:r>
              <w:t>ⲉⲑⲃⲉ ⲫⲁⲓ ⲟⲛ ϫⲉ Ⲡϣⲏⲣⲓ ⲙ̀Ⲫⲛⲟⲩϯ:</w:t>
            </w:r>
          </w:p>
          <w:p w14:paraId="5714490C" w14:textId="77777777" w:rsidR="00C0205C" w:rsidRDefault="00C0205C" w:rsidP="00C0205C">
            <w:pPr>
              <w:pStyle w:val="CopticVersemulti-line"/>
            </w:pPr>
            <w:r>
              <w:t>ϥ̀ⲟⲩⲁⲃ ⲉⲩⲉ̀ⲙⲟⲩϯ ⲉ̀ⲣⲟϥ:</w:t>
            </w:r>
          </w:p>
          <w:p w14:paraId="40432701" w14:textId="77777777" w:rsidR="00C0205C" w:rsidRPr="005130A7" w:rsidRDefault="00C0205C" w:rsidP="00C0205C">
            <w:pPr>
              <w:pStyle w:val="CopticHangingVerse"/>
            </w:pPr>
            <w:r>
              <w:t>ϫⲉ ⲛ̀ⲑⲟϥ ⲡⲉ Ⲫⲛⲟⲩϯ ⲛ̀ⲧⲉ ⲛⲓⲛⲟⲩϯ.</w:t>
            </w:r>
          </w:p>
        </w:tc>
      </w:tr>
      <w:tr w:rsidR="00C0205C" w14:paraId="54FC9650" w14:textId="77777777" w:rsidTr="00C0205C">
        <w:trPr>
          <w:cantSplit/>
          <w:jc w:val="center"/>
        </w:trPr>
        <w:tc>
          <w:tcPr>
            <w:tcW w:w="288" w:type="dxa"/>
          </w:tcPr>
          <w:p w14:paraId="7C1BF509" w14:textId="77777777" w:rsidR="00C0205C" w:rsidRDefault="00C0205C" w:rsidP="00C0205C">
            <w:pPr>
              <w:pStyle w:val="CopticCross"/>
            </w:pPr>
            <w:r w:rsidRPr="00FB5ACB">
              <w:t>¿</w:t>
            </w:r>
          </w:p>
        </w:tc>
        <w:tc>
          <w:tcPr>
            <w:tcW w:w="3960" w:type="dxa"/>
          </w:tcPr>
          <w:p w14:paraId="57946051" w14:textId="77777777" w:rsidR="00C0205C" w:rsidRDefault="00C0205C" w:rsidP="00C0205C">
            <w:pPr>
              <w:pStyle w:val="EngHang"/>
            </w:pPr>
            <w:r>
              <w:t>When her days were fulfilled,</w:t>
            </w:r>
          </w:p>
          <w:p w14:paraId="723FDB9D" w14:textId="77777777" w:rsidR="00C0205C" w:rsidRDefault="00C0205C" w:rsidP="00C0205C">
            <w:pPr>
              <w:pStyle w:val="EngHang"/>
            </w:pPr>
            <w:r>
              <w:t>She bore our Saviour,</w:t>
            </w:r>
          </w:p>
          <w:p w14:paraId="16D90E39" w14:textId="77777777" w:rsidR="00C0205C" w:rsidRDefault="00C0205C" w:rsidP="00C0205C">
            <w:pPr>
              <w:pStyle w:val="EngHang"/>
            </w:pPr>
            <w:r>
              <w:t>Jesus Christ the King of glory,</w:t>
            </w:r>
          </w:p>
          <w:p w14:paraId="200361AC" w14:textId="77777777" w:rsidR="00C0205C" w:rsidRDefault="00C0205C" w:rsidP="00C0205C">
            <w:pPr>
              <w:pStyle w:val="EngHangEnd"/>
            </w:pPr>
            <w:r>
              <w:t>The Logos of God the Father.</w:t>
            </w:r>
          </w:p>
        </w:tc>
        <w:tc>
          <w:tcPr>
            <w:tcW w:w="288" w:type="dxa"/>
          </w:tcPr>
          <w:p w14:paraId="3CC6C978" w14:textId="77777777" w:rsidR="00C0205C" w:rsidRDefault="00C0205C" w:rsidP="00C0205C"/>
        </w:tc>
        <w:tc>
          <w:tcPr>
            <w:tcW w:w="288" w:type="dxa"/>
          </w:tcPr>
          <w:p w14:paraId="312BCD19" w14:textId="77777777" w:rsidR="00C0205C" w:rsidRDefault="00C0205C" w:rsidP="00C0205C">
            <w:pPr>
              <w:pStyle w:val="CopticCross"/>
            </w:pPr>
            <w:r w:rsidRPr="00FB5ACB">
              <w:t>¿</w:t>
            </w:r>
          </w:p>
        </w:tc>
        <w:tc>
          <w:tcPr>
            <w:tcW w:w="3960" w:type="dxa"/>
          </w:tcPr>
          <w:p w14:paraId="7867FD03" w14:textId="77777777" w:rsidR="00C0205C" w:rsidRDefault="00C0205C" w:rsidP="00C0205C">
            <w:pPr>
              <w:pStyle w:val="CopticVersemulti-line"/>
            </w:pPr>
            <w:r>
              <w:t>Ⲗⲟⲓⲡⲟⲛ ⲁⲩⲙⲟϩ ⲛ̀ϫⲉ ⲛⲉⲥⲉ̀ϩⲟⲟⲩ:</w:t>
            </w:r>
          </w:p>
          <w:p w14:paraId="4862607D" w14:textId="77777777" w:rsidR="00C0205C" w:rsidRDefault="00C0205C" w:rsidP="00C0205C">
            <w:pPr>
              <w:pStyle w:val="CopticVersemulti-line"/>
            </w:pPr>
            <w:r>
              <w:t>ⲁⲥⲙⲓⲥⲓ ⲇⲉ ⲙ̀Ⲡⲉⲛⲥⲱⲧⲏⲣ:</w:t>
            </w:r>
          </w:p>
          <w:p w14:paraId="011C73C1" w14:textId="77777777" w:rsidR="00C0205C" w:rsidRDefault="00C0205C" w:rsidP="00C0205C">
            <w:pPr>
              <w:pStyle w:val="CopticVersemulti-line"/>
            </w:pPr>
            <w:r>
              <w:t>Ⲓⲏⲥⲟⲩⲥ Ⲡⲓⲭ̀ⲣⲓⲥⲧⲟⲥ Ⲡⲟⲩⲣⲟ ⲛ̀ⲧⲉ ⲡ̀ⲱ̀ⲟⲩ:</w:t>
            </w:r>
          </w:p>
          <w:p w14:paraId="3B916C82" w14:textId="77777777" w:rsidR="00C0205C" w:rsidRPr="005130A7" w:rsidRDefault="00C0205C" w:rsidP="00C0205C">
            <w:pPr>
              <w:pStyle w:val="CopticHangingVerse"/>
            </w:pPr>
            <w:r>
              <w:t>Ⲗⲟⲅⲟ ⲧⲟⲩ Ⲑⲉⲟ̀ Ⲡⲁⲧⲏⲣ.</w:t>
            </w:r>
          </w:p>
        </w:tc>
      </w:tr>
      <w:tr w:rsidR="00C0205C" w14:paraId="0776414D" w14:textId="77777777" w:rsidTr="00C0205C">
        <w:trPr>
          <w:cantSplit/>
          <w:jc w:val="center"/>
        </w:trPr>
        <w:tc>
          <w:tcPr>
            <w:tcW w:w="288" w:type="dxa"/>
          </w:tcPr>
          <w:p w14:paraId="791F4D41" w14:textId="77777777" w:rsidR="00C0205C" w:rsidRDefault="00C0205C" w:rsidP="00C0205C">
            <w:pPr>
              <w:pStyle w:val="CopticCross"/>
            </w:pPr>
            <w:r w:rsidRPr="00FB5ACB">
              <w:t>¿</w:t>
            </w:r>
          </w:p>
        </w:tc>
        <w:tc>
          <w:tcPr>
            <w:tcW w:w="3960" w:type="dxa"/>
          </w:tcPr>
          <w:p w14:paraId="40E3C0C8" w14:textId="77777777" w:rsidR="00C0205C" w:rsidRDefault="00C0205C" w:rsidP="00C0205C">
            <w:pPr>
              <w:pStyle w:val="EngHang"/>
            </w:pPr>
            <w:r>
              <w:t>Her holy virginity</w:t>
            </w:r>
          </w:p>
          <w:p w14:paraId="7C679065" w14:textId="77777777" w:rsidR="00C0205C" w:rsidRDefault="00C0205C" w:rsidP="00C0205C">
            <w:pPr>
              <w:pStyle w:val="EngHang"/>
            </w:pPr>
            <w:r>
              <w:t>Was not loosened by the Birth,</w:t>
            </w:r>
          </w:p>
          <w:p w14:paraId="2C1B676E" w14:textId="77777777" w:rsidR="00C0205C" w:rsidRDefault="00C0205C" w:rsidP="00C0205C">
            <w:pPr>
              <w:pStyle w:val="EngHang"/>
            </w:pPr>
            <w:r>
              <w:t>Remaining a sealed door,</w:t>
            </w:r>
          </w:p>
          <w:p w14:paraId="325BC0CD" w14:textId="77777777" w:rsidR="00C0205C" w:rsidRDefault="00C0205C" w:rsidP="00C0205C">
            <w:pPr>
              <w:pStyle w:val="EngHangEnd"/>
            </w:pPr>
            <w:r>
              <w:t>For His is the Son of the</w:t>
            </w:r>
            <w:commentRangeStart w:id="1224"/>
            <w:r>
              <w:t xml:space="preserve"> Lord God</w:t>
            </w:r>
            <w:commentRangeEnd w:id="1224"/>
            <w:r>
              <w:rPr>
                <w:rStyle w:val="CommentReference"/>
                <w:rFonts w:ascii="Times New Roman" w:eastAsiaTheme="minorHAnsi" w:hAnsi="Times New Roman" w:cstheme="minorBidi"/>
                <w:color w:val="auto"/>
              </w:rPr>
              <w:commentReference w:id="1224"/>
            </w:r>
            <w:r>
              <w:t>.</w:t>
            </w:r>
          </w:p>
        </w:tc>
        <w:tc>
          <w:tcPr>
            <w:tcW w:w="288" w:type="dxa"/>
          </w:tcPr>
          <w:p w14:paraId="05004A26" w14:textId="77777777" w:rsidR="00C0205C" w:rsidRDefault="00C0205C" w:rsidP="00C0205C"/>
        </w:tc>
        <w:tc>
          <w:tcPr>
            <w:tcW w:w="288" w:type="dxa"/>
          </w:tcPr>
          <w:p w14:paraId="772946D4" w14:textId="77777777" w:rsidR="00C0205C" w:rsidRDefault="00C0205C" w:rsidP="00C0205C">
            <w:pPr>
              <w:pStyle w:val="CopticCross"/>
            </w:pPr>
            <w:r w:rsidRPr="00FB5ACB">
              <w:t>¿</w:t>
            </w:r>
          </w:p>
        </w:tc>
        <w:tc>
          <w:tcPr>
            <w:tcW w:w="3960" w:type="dxa"/>
          </w:tcPr>
          <w:p w14:paraId="058F279C" w14:textId="77777777" w:rsidR="00C0205C" w:rsidRDefault="00C0205C" w:rsidP="00C0205C">
            <w:pPr>
              <w:pStyle w:val="CopticVersemulti-line"/>
            </w:pPr>
            <w:r>
              <w:t>Ⲙⲡⲉ ⲧⲉⲥⲡⲁⲣⲑⲉⲛⲓⲥⲁ ⲉⲑⲟⲩⲁⲃ:</w:t>
            </w:r>
          </w:p>
          <w:p w14:paraId="5FEF310F" w14:textId="77777777" w:rsidR="00C0205C" w:rsidRDefault="00C0205C" w:rsidP="00C0205C">
            <w:pPr>
              <w:pStyle w:val="CopticVersemulti-line"/>
            </w:pPr>
            <w:r>
              <w:t>ⲃⲱⲗ ⲉ̀ⲃⲟⲗ ϧⲉⲛ Ⲡⲉϥϫⲓⲛⲙⲓⲥⲓ:</w:t>
            </w:r>
          </w:p>
          <w:p w14:paraId="7639FEC9" w14:textId="77777777" w:rsidR="00C0205C" w:rsidRDefault="00C0205C" w:rsidP="00C0205C">
            <w:pPr>
              <w:pStyle w:val="CopticVersemulti-line"/>
            </w:pPr>
            <w:r>
              <w:t>ⲕⲁⲧⲁ ⲫ̀ⲣⲏϯ ⲟⲩⲡⲩⲗⲏ ⲉ̀ⲧⲟⲃ:</w:t>
            </w:r>
          </w:p>
          <w:p w14:paraId="29F06C44" w14:textId="77777777" w:rsidR="00C0205C" w:rsidRPr="005130A7" w:rsidRDefault="00C0205C" w:rsidP="00C0205C">
            <w:pPr>
              <w:pStyle w:val="CopticHangingVerse"/>
            </w:pPr>
            <w:r>
              <w:t>ϫⲉ Ⲡϣⲏⲣⲓ ⲙ̀Ⲫⲛⲟⲩϯ ⲉⲧϭⲟⲥⲓ.</w:t>
            </w:r>
          </w:p>
        </w:tc>
      </w:tr>
      <w:tr w:rsidR="00C0205C" w14:paraId="70510FE9" w14:textId="77777777" w:rsidTr="00C0205C">
        <w:trPr>
          <w:cantSplit/>
          <w:jc w:val="center"/>
        </w:trPr>
        <w:tc>
          <w:tcPr>
            <w:tcW w:w="288" w:type="dxa"/>
          </w:tcPr>
          <w:p w14:paraId="5EB3DD38" w14:textId="77777777" w:rsidR="00C0205C" w:rsidRDefault="00C0205C" w:rsidP="00C0205C">
            <w:pPr>
              <w:pStyle w:val="CopticCross"/>
            </w:pPr>
          </w:p>
        </w:tc>
        <w:tc>
          <w:tcPr>
            <w:tcW w:w="3960" w:type="dxa"/>
          </w:tcPr>
          <w:p w14:paraId="353A9AAA" w14:textId="77777777" w:rsidR="00C0205C" w:rsidRDefault="00C0205C" w:rsidP="00C0205C">
            <w:pPr>
              <w:pStyle w:val="EngHang"/>
            </w:pPr>
            <w:r>
              <w:t>When the Magi saw His star</w:t>
            </w:r>
          </w:p>
          <w:p w14:paraId="244C4620" w14:textId="77777777" w:rsidR="00C0205C" w:rsidRDefault="00C0205C" w:rsidP="00C0205C">
            <w:pPr>
              <w:pStyle w:val="EngHang"/>
            </w:pPr>
            <w:r>
              <w:t>Appearing in the East,</w:t>
            </w:r>
          </w:p>
          <w:p w14:paraId="1D2AEF5A" w14:textId="77777777" w:rsidR="00C0205C" w:rsidRDefault="00C0205C" w:rsidP="00C0205C">
            <w:pPr>
              <w:pStyle w:val="EngHang"/>
            </w:pPr>
            <w:r>
              <w:t>The came with great glory</w:t>
            </w:r>
          </w:p>
          <w:p w14:paraId="132D0C3E" w14:textId="77777777" w:rsidR="00C0205C" w:rsidRDefault="00C0205C" w:rsidP="00C0205C">
            <w:pPr>
              <w:pStyle w:val="EngHangEnd"/>
            </w:pPr>
            <w:r>
              <w:t>To the honoured Bethlehem.</w:t>
            </w:r>
          </w:p>
        </w:tc>
        <w:tc>
          <w:tcPr>
            <w:tcW w:w="288" w:type="dxa"/>
          </w:tcPr>
          <w:p w14:paraId="423B5102" w14:textId="77777777" w:rsidR="00C0205C" w:rsidRDefault="00C0205C" w:rsidP="00C0205C"/>
        </w:tc>
        <w:tc>
          <w:tcPr>
            <w:tcW w:w="288" w:type="dxa"/>
          </w:tcPr>
          <w:p w14:paraId="789F9330" w14:textId="77777777" w:rsidR="00C0205C" w:rsidRDefault="00C0205C" w:rsidP="00C0205C">
            <w:pPr>
              <w:pStyle w:val="CopticCross"/>
            </w:pPr>
          </w:p>
        </w:tc>
        <w:tc>
          <w:tcPr>
            <w:tcW w:w="3960" w:type="dxa"/>
          </w:tcPr>
          <w:p w14:paraId="1CDE93FF" w14:textId="77777777" w:rsidR="00C0205C" w:rsidRDefault="00C0205C" w:rsidP="00C0205C">
            <w:pPr>
              <w:pStyle w:val="CopticVersemulti-line"/>
            </w:pPr>
            <w:r>
              <w:t>Ⲛⲓⲙⲁⲅⲟⲥ ⲇⲉ ⲟⲛ ⲉ̀ⲧⲁⲩⲛⲁⲩ:</w:t>
            </w:r>
          </w:p>
          <w:p w14:paraId="21E06558" w14:textId="77777777" w:rsidR="00C0205C" w:rsidRDefault="00C0205C" w:rsidP="00C0205C">
            <w:pPr>
              <w:pStyle w:val="CopticVersemulti-line"/>
            </w:pPr>
            <w:r>
              <w:t>ⲉ̀ⲡⲉϥⲥⲓⲟⲩ ⲉⲥⲟⲩⲱⲛϩ ⲥⲁⲡⲉⲓⲉⲃⲧ:</w:t>
            </w:r>
          </w:p>
          <w:p w14:paraId="389CB44A" w14:textId="77777777" w:rsidR="00C0205C" w:rsidRDefault="00C0205C" w:rsidP="00C0205C">
            <w:pPr>
              <w:pStyle w:val="CopticVersemulti-line"/>
            </w:pPr>
            <w:r>
              <w:t>ⲁⲩⲓ̀ ⲉ̀ⲃⲟⲗ ϧⲉⲛ ⲟⲩⲛⲓϣϯ ⲛ̀ⲱ̀ⲟⲩ:</w:t>
            </w:r>
          </w:p>
          <w:p w14:paraId="6EBD541F" w14:textId="77777777" w:rsidR="00C0205C" w:rsidRPr="005130A7" w:rsidRDefault="00C0205C" w:rsidP="00C0205C">
            <w:pPr>
              <w:pStyle w:val="CopticHangingVerse"/>
            </w:pPr>
            <w:r>
              <w:t>ϣⲁ Ⲃⲏⲑⲗⲉⲉⲙ ⲉⲧⲧⲁⲓⲏ̀ⲟⲩⲧ.</w:t>
            </w:r>
          </w:p>
        </w:tc>
      </w:tr>
      <w:tr w:rsidR="00C0205C" w14:paraId="5497F015" w14:textId="77777777" w:rsidTr="00C0205C">
        <w:trPr>
          <w:cantSplit/>
          <w:jc w:val="center"/>
        </w:trPr>
        <w:tc>
          <w:tcPr>
            <w:tcW w:w="288" w:type="dxa"/>
          </w:tcPr>
          <w:p w14:paraId="70DC5826" w14:textId="77777777" w:rsidR="00C0205C" w:rsidRDefault="00C0205C" w:rsidP="00C0205C">
            <w:pPr>
              <w:pStyle w:val="CopticCross"/>
            </w:pPr>
          </w:p>
        </w:tc>
        <w:tc>
          <w:tcPr>
            <w:tcW w:w="3960" w:type="dxa"/>
          </w:tcPr>
          <w:p w14:paraId="502EA968" w14:textId="77777777" w:rsidR="00C0205C" w:rsidRDefault="00C0205C" w:rsidP="00C0205C">
            <w:pPr>
              <w:pStyle w:val="EngHang"/>
            </w:pPr>
            <w:r>
              <w:t>“You are blessed, You were born,</w:t>
            </w:r>
          </w:p>
          <w:p w14:paraId="2925E182" w14:textId="77777777" w:rsidR="00C0205C" w:rsidRDefault="00C0205C" w:rsidP="00C0205C">
            <w:pPr>
              <w:pStyle w:val="EngHang"/>
            </w:pPr>
            <w:r>
              <w:t>And Your Name is holy;</w:t>
            </w:r>
          </w:p>
          <w:p w14:paraId="2D491331" w14:textId="77777777" w:rsidR="00C0205C" w:rsidRDefault="00C0205C" w:rsidP="00C0205C">
            <w:pPr>
              <w:pStyle w:val="EngHang"/>
            </w:pPr>
            <w:r>
              <w:t>Glory to You in the highest.”</w:t>
            </w:r>
          </w:p>
          <w:p w14:paraId="677205E8" w14:textId="77777777" w:rsidR="00C0205C" w:rsidRDefault="00C0205C" w:rsidP="00C0205C">
            <w:pPr>
              <w:pStyle w:val="EngHangEnd"/>
            </w:pPr>
            <w:r>
              <w:t>They offered gifts to Him:</w:t>
            </w:r>
          </w:p>
        </w:tc>
        <w:tc>
          <w:tcPr>
            <w:tcW w:w="288" w:type="dxa"/>
          </w:tcPr>
          <w:p w14:paraId="1C597D95" w14:textId="77777777" w:rsidR="00C0205C" w:rsidRDefault="00C0205C" w:rsidP="00C0205C"/>
        </w:tc>
        <w:tc>
          <w:tcPr>
            <w:tcW w:w="288" w:type="dxa"/>
          </w:tcPr>
          <w:p w14:paraId="303390FA" w14:textId="77777777" w:rsidR="00C0205C" w:rsidRDefault="00C0205C" w:rsidP="00C0205C">
            <w:pPr>
              <w:pStyle w:val="CopticCross"/>
            </w:pPr>
          </w:p>
        </w:tc>
        <w:tc>
          <w:tcPr>
            <w:tcW w:w="3960" w:type="dxa"/>
          </w:tcPr>
          <w:p w14:paraId="454D841D" w14:textId="77777777" w:rsidR="00C0205C" w:rsidRDefault="00C0205C" w:rsidP="00C0205C">
            <w:pPr>
              <w:pStyle w:val="CopticVersemulti-line"/>
            </w:pPr>
            <w:r>
              <w:t>Ⲝⲙⲁⲣⲱⲟⲩⲧ ⲛ̀ⲑⲟⲕ ⲱ̀ Ⲡⲓⲙⲓⲥⲓ:</w:t>
            </w:r>
          </w:p>
          <w:p w14:paraId="49D21657" w14:textId="77777777" w:rsidR="00C0205C" w:rsidRDefault="00C0205C" w:rsidP="00C0205C">
            <w:pPr>
              <w:pStyle w:val="CopticVersemulti-line"/>
            </w:pPr>
            <w:r>
              <w:t>ⲟⲩⲟϩ ϥ̀ⲟⲩⲁⲃ ⲛ̀ϫⲉ ⲡⲉⲕⲣⲁⲛ:</w:t>
            </w:r>
          </w:p>
          <w:p w14:paraId="1BAFDE3A" w14:textId="77777777" w:rsidR="00C0205C" w:rsidRDefault="00C0205C" w:rsidP="00C0205C">
            <w:pPr>
              <w:pStyle w:val="CopticVersemulti-line"/>
            </w:pPr>
            <w:r>
              <w:t>ϥ̀ⲉⲣⲡ̀ⲣⲉⲡⲓ ⲇⲟⲝⲁ ϧⲉⲛ ⲡ̀ϭⲓⲥⲓ:</w:t>
            </w:r>
          </w:p>
          <w:p w14:paraId="44ED09A6" w14:textId="77777777" w:rsidR="00C0205C" w:rsidRPr="005130A7" w:rsidRDefault="00C0205C" w:rsidP="00C0205C">
            <w:pPr>
              <w:pStyle w:val="CopticHangingVerse"/>
            </w:pPr>
            <w:r>
              <w:t>ⲁⲩⲓ̀ⲛⲓ ⲛⲁϥ ⲛ̀ϩⲁⲛⲇⲱⲣⲟⲛ.</w:t>
            </w:r>
          </w:p>
        </w:tc>
      </w:tr>
      <w:tr w:rsidR="00C0205C" w14:paraId="5EFD4C45" w14:textId="77777777" w:rsidTr="00C0205C">
        <w:trPr>
          <w:cantSplit/>
          <w:jc w:val="center"/>
        </w:trPr>
        <w:tc>
          <w:tcPr>
            <w:tcW w:w="288" w:type="dxa"/>
          </w:tcPr>
          <w:p w14:paraId="63E23A1B" w14:textId="77777777" w:rsidR="00C0205C" w:rsidRDefault="00C0205C" w:rsidP="00C0205C">
            <w:pPr>
              <w:pStyle w:val="CopticCross"/>
            </w:pPr>
            <w:r w:rsidRPr="00FB5ACB">
              <w:t>¿</w:t>
            </w:r>
          </w:p>
        </w:tc>
        <w:tc>
          <w:tcPr>
            <w:tcW w:w="3960" w:type="dxa"/>
          </w:tcPr>
          <w:p w14:paraId="78DC0DE6" w14:textId="77777777" w:rsidR="00C0205C" w:rsidRDefault="00C0205C" w:rsidP="00C0205C">
            <w:pPr>
              <w:pStyle w:val="EngHang"/>
            </w:pPr>
            <w:r>
              <w:t>Gold, myrrh, and incense,</w:t>
            </w:r>
          </w:p>
          <w:p w14:paraId="2D0E2691" w14:textId="77777777" w:rsidR="00C0205C" w:rsidRDefault="00C0205C" w:rsidP="00C0205C">
            <w:pPr>
              <w:pStyle w:val="EngHang"/>
            </w:pPr>
            <w:r>
              <w:t>A symbol of the Trinity,</w:t>
            </w:r>
          </w:p>
          <w:p w14:paraId="12EA65D1" w14:textId="77777777" w:rsidR="00C0205C" w:rsidRDefault="00C0205C" w:rsidP="00C0205C">
            <w:pPr>
              <w:pStyle w:val="EngHang"/>
            </w:pPr>
            <w:r>
              <w:t>For His is King and God,</w:t>
            </w:r>
          </w:p>
          <w:p w14:paraId="4550ADEF" w14:textId="77777777" w:rsidR="00C0205C" w:rsidRPr="00FB4A17" w:rsidRDefault="00C0205C" w:rsidP="00C0205C">
            <w:pPr>
              <w:pStyle w:val="EngHangEnd"/>
            </w:pPr>
            <w:r>
              <w:t>Enduring Death on the Cross.</w:t>
            </w:r>
          </w:p>
        </w:tc>
        <w:tc>
          <w:tcPr>
            <w:tcW w:w="288" w:type="dxa"/>
          </w:tcPr>
          <w:p w14:paraId="432D8DB4" w14:textId="77777777" w:rsidR="00C0205C" w:rsidRDefault="00C0205C" w:rsidP="00C0205C"/>
        </w:tc>
        <w:tc>
          <w:tcPr>
            <w:tcW w:w="288" w:type="dxa"/>
          </w:tcPr>
          <w:p w14:paraId="45A2111A" w14:textId="77777777" w:rsidR="00C0205C" w:rsidRDefault="00C0205C" w:rsidP="00C0205C">
            <w:pPr>
              <w:pStyle w:val="CopticCross"/>
            </w:pPr>
            <w:r w:rsidRPr="00FB5ACB">
              <w:t>¿</w:t>
            </w:r>
          </w:p>
        </w:tc>
        <w:tc>
          <w:tcPr>
            <w:tcW w:w="3960" w:type="dxa"/>
          </w:tcPr>
          <w:p w14:paraId="7576DCB2" w14:textId="77777777" w:rsidR="00C0205C" w:rsidRDefault="00C0205C" w:rsidP="00C0205C">
            <w:pPr>
              <w:pStyle w:val="CopticVersemulti-line"/>
            </w:pPr>
            <w:r>
              <w:t>Ⲟⲩⲛⲟⲩⲃ ⲟⲩϣⲁⲗ ⲟⲩⲗⲓⲃⲁⲛⲟⲥ:</w:t>
            </w:r>
          </w:p>
          <w:p w14:paraId="6BFD9917" w14:textId="77777777" w:rsidR="00C0205C" w:rsidRDefault="00C0205C" w:rsidP="00C0205C">
            <w:pPr>
              <w:pStyle w:val="CopticVersemulti-line"/>
            </w:pPr>
            <w:r>
              <w:t>ⲁⲩϯⲙⲏⲓⲛⲓ ⲛ̀Ⲟⲩⲧ̀ⲣⲓⲁⲥ:</w:t>
            </w:r>
          </w:p>
          <w:p w14:paraId="7AE6EE14" w14:textId="77777777" w:rsidR="00C0205C" w:rsidRDefault="00C0205C" w:rsidP="00C0205C">
            <w:pPr>
              <w:pStyle w:val="CopticVersemulti-line"/>
            </w:pPr>
            <w:r>
              <w:t>ϫⲉ ⲛ̀ⲑⲟϥ Ⲟⲩⲟⲩⲣⲟ ⲕⲉ Ⲑⲉⲟⲥ:</w:t>
            </w:r>
          </w:p>
          <w:p w14:paraId="084876AC" w14:textId="77777777" w:rsidR="00C0205C" w:rsidRPr="005130A7" w:rsidRDefault="00C0205C" w:rsidP="00C0205C">
            <w:pPr>
              <w:pStyle w:val="CopticHangingVerse"/>
            </w:pPr>
            <w:r>
              <w:t>ⲛⲉⲙ ⲡⲉϥⲙⲟⲩ ϧⲉⲛ ⲧ̀ⲥⲁⲣⲝ ⲉ̀Ⲡⲓⲥ̀ⲧⲁⲩⲣⲟⲥ.</w:t>
            </w:r>
          </w:p>
        </w:tc>
      </w:tr>
      <w:tr w:rsidR="00C0205C" w14:paraId="7338F5F7" w14:textId="77777777" w:rsidTr="00C0205C">
        <w:trPr>
          <w:cantSplit/>
          <w:jc w:val="center"/>
        </w:trPr>
        <w:tc>
          <w:tcPr>
            <w:tcW w:w="288" w:type="dxa"/>
          </w:tcPr>
          <w:p w14:paraId="3663DE37" w14:textId="77777777" w:rsidR="00C0205C" w:rsidRDefault="00C0205C" w:rsidP="00C0205C">
            <w:pPr>
              <w:pStyle w:val="CopticCross"/>
            </w:pPr>
            <w:r w:rsidRPr="00FB5ACB">
              <w:t>¿</w:t>
            </w:r>
          </w:p>
        </w:tc>
        <w:tc>
          <w:tcPr>
            <w:tcW w:w="3960" w:type="dxa"/>
          </w:tcPr>
          <w:p w14:paraId="3050B415" w14:textId="77777777" w:rsidR="00C0205C" w:rsidRDefault="00C0205C" w:rsidP="00C0205C">
            <w:pPr>
              <w:pStyle w:val="EngHang"/>
            </w:pPr>
            <w:r>
              <w:t>Likewise the daughters of Tyre</w:t>
            </w:r>
          </w:p>
          <w:p w14:paraId="231943C6" w14:textId="77777777" w:rsidR="00C0205C" w:rsidRDefault="00C0205C" w:rsidP="00C0205C">
            <w:pPr>
              <w:pStyle w:val="EngHang"/>
            </w:pPr>
            <w:r>
              <w:t>Worshipped and offered gifts,</w:t>
            </w:r>
          </w:p>
          <w:p w14:paraId="1B49DAF9" w14:textId="77777777" w:rsidR="00C0205C" w:rsidRDefault="00C0205C" w:rsidP="00C0205C">
            <w:pPr>
              <w:pStyle w:val="EngHang"/>
            </w:pPr>
            <w:r>
              <w:t>The wealthy of the people</w:t>
            </w:r>
          </w:p>
          <w:p w14:paraId="7B624657" w14:textId="77777777" w:rsidR="00C0205C" w:rsidRDefault="00C0205C" w:rsidP="00C0205C">
            <w:pPr>
              <w:pStyle w:val="EngHangEnd"/>
            </w:pPr>
            <w:r>
              <w:t>Offered to Him.</w:t>
            </w:r>
          </w:p>
        </w:tc>
        <w:tc>
          <w:tcPr>
            <w:tcW w:w="288" w:type="dxa"/>
          </w:tcPr>
          <w:p w14:paraId="0431672D" w14:textId="77777777" w:rsidR="00C0205C" w:rsidRDefault="00C0205C" w:rsidP="00C0205C"/>
        </w:tc>
        <w:tc>
          <w:tcPr>
            <w:tcW w:w="288" w:type="dxa"/>
          </w:tcPr>
          <w:p w14:paraId="764FEEA7" w14:textId="77777777" w:rsidR="00C0205C" w:rsidRDefault="00C0205C" w:rsidP="00C0205C">
            <w:pPr>
              <w:pStyle w:val="CopticCross"/>
            </w:pPr>
            <w:r w:rsidRPr="00FB5ACB">
              <w:t>¿</w:t>
            </w:r>
          </w:p>
        </w:tc>
        <w:tc>
          <w:tcPr>
            <w:tcW w:w="3960" w:type="dxa"/>
          </w:tcPr>
          <w:p w14:paraId="73837D8B" w14:textId="77777777" w:rsidR="00C0205C" w:rsidRDefault="00C0205C" w:rsidP="00C0205C">
            <w:pPr>
              <w:pStyle w:val="CopticVersemulti-line"/>
            </w:pPr>
            <w:r>
              <w:t>Ⲡⲁⲓⲣⲏϯ ⲛⲓϣⲉⲣⲓ ⲛ̀ⲧⲉ Ⲧⲩⲣⲟⲥ:</w:t>
            </w:r>
          </w:p>
          <w:p w14:paraId="16742786" w14:textId="77777777" w:rsidR="00C0205C" w:rsidRDefault="00C0205C" w:rsidP="00C0205C">
            <w:pPr>
              <w:pStyle w:val="CopticVersemulti-line"/>
            </w:pPr>
            <w:r>
              <w:t>Ϧⲉⲛ ϩⲁⲛⲇⲱⲣⲟⲛ ⲉⲩⲟⲩⲱϣⲧ ⲙ̀ⲙⲟϥ:</w:t>
            </w:r>
          </w:p>
          <w:p w14:paraId="011CF40F" w14:textId="77777777" w:rsidR="00C0205C" w:rsidRDefault="00C0205C" w:rsidP="00C0205C">
            <w:pPr>
              <w:pStyle w:val="CopticVersemulti-line"/>
            </w:pPr>
            <w:r>
              <w:t>ⲛⲓⲣⲁⲙⲁⲟⲓ ⲛ̀ⲧⲉ ⲡⲓⲗⲁⲟⲥ:</w:t>
            </w:r>
          </w:p>
          <w:p w14:paraId="4ECB95A7" w14:textId="77777777" w:rsidR="00C0205C" w:rsidRPr="005130A7" w:rsidRDefault="00C0205C" w:rsidP="00C0205C">
            <w:pPr>
              <w:pStyle w:val="CopticHangingVerse"/>
            </w:pPr>
            <w:r>
              <w:t>ⲉⲩⲉ̀ⲉⲣⲗⲓⲧⲁⲛ ⲉⲩⲓ̀ⲛⲓ ⲛⲁϥ.</w:t>
            </w:r>
          </w:p>
        </w:tc>
      </w:tr>
      <w:tr w:rsidR="00C0205C" w14:paraId="405F68C7" w14:textId="77777777" w:rsidTr="00C0205C">
        <w:trPr>
          <w:cantSplit/>
          <w:jc w:val="center"/>
        </w:trPr>
        <w:tc>
          <w:tcPr>
            <w:tcW w:w="288" w:type="dxa"/>
          </w:tcPr>
          <w:p w14:paraId="6B410947" w14:textId="77777777" w:rsidR="00C0205C" w:rsidRDefault="00C0205C" w:rsidP="00C0205C">
            <w:pPr>
              <w:pStyle w:val="CopticCross"/>
            </w:pPr>
          </w:p>
        </w:tc>
        <w:tc>
          <w:tcPr>
            <w:tcW w:w="3960" w:type="dxa"/>
          </w:tcPr>
          <w:p w14:paraId="390DCF12" w14:textId="77777777" w:rsidR="00C0205C" w:rsidRDefault="00C0205C" w:rsidP="00C0205C">
            <w:pPr>
              <w:pStyle w:val="EngHang"/>
            </w:pPr>
            <w:r>
              <w:t>For the psalm</w:t>
            </w:r>
          </w:p>
          <w:p w14:paraId="61CDBD21" w14:textId="77777777" w:rsidR="00C0205C" w:rsidRDefault="00C0205C" w:rsidP="00C0205C">
            <w:pPr>
              <w:pStyle w:val="EngHang"/>
            </w:pPr>
            <w:r>
              <w:t>Also says,</w:t>
            </w:r>
          </w:p>
          <w:p w14:paraId="2CDD81CB" w14:textId="77777777" w:rsidR="00C0205C" w:rsidRDefault="00C0205C" w:rsidP="00C0205C">
            <w:pPr>
              <w:pStyle w:val="EngHang"/>
            </w:pPr>
            <w:r>
              <w:t>“The kings of Tarshish,</w:t>
            </w:r>
          </w:p>
          <w:p w14:paraId="48C90450" w14:textId="77777777" w:rsidR="00C0205C" w:rsidRDefault="00C0205C" w:rsidP="00C0205C">
            <w:pPr>
              <w:pStyle w:val="EngHangEnd"/>
            </w:pPr>
            <w:r>
              <w:t>The Isles, Arabia,</w:t>
            </w:r>
          </w:p>
        </w:tc>
        <w:tc>
          <w:tcPr>
            <w:tcW w:w="288" w:type="dxa"/>
          </w:tcPr>
          <w:p w14:paraId="62B75A69" w14:textId="77777777" w:rsidR="00C0205C" w:rsidRDefault="00C0205C" w:rsidP="00C0205C"/>
        </w:tc>
        <w:tc>
          <w:tcPr>
            <w:tcW w:w="288" w:type="dxa"/>
          </w:tcPr>
          <w:p w14:paraId="2F1456D2" w14:textId="77777777" w:rsidR="00C0205C" w:rsidRDefault="00C0205C" w:rsidP="00C0205C">
            <w:pPr>
              <w:pStyle w:val="CopticCross"/>
            </w:pPr>
          </w:p>
        </w:tc>
        <w:tc>
          <w:tcPr>
            <w:tcW w:w="3960" w:type="dxa"/>
          </w:tcPr>
          <w:p w14:paraId="3A53869D" w14:textId="77777777" w:rsidR="00C0205C" w:rsidRDefault="00C0205C" w:rsidP="00C0205C">
            <w:pPr>
              <w:pStyle w:val="CopticVersemulti-line"/>
            </w:pPr>
            <w:r>
              <w:t>Ⲣⲱϥ ⲅⲁⲣ ⲙ̀ⲡⲓⲯⲁⲗⲙⲟⲥ:</w:t>
            </w:r>
          </w:p>
          <w:p w14:paraId="31600416" w14:textId="77777777" w:rsidR="00C0205C" w:rsidRDefault="00C0205C" w:rsidP="00C0205C">
            <w:pPr>
              <w:pStyle w:val="CopticVersemulti-line"/>
            </w:pPr>
            <w:r>
              <w:t>ⲉⲑⲃⲉ ⲫⲁⲓ ⲟⲛ ⲉϥϫⲱ ⲙ̀ⲙⲟⲥ:</w:t>
            </w:r>
          </w:p>
          <w:p w14:paraId="4B898BAB" w14:textId="77777777" w:rsidR="00C0205C" w:rsidRDefault="00C0205C" w:rsidP="00C0205C">
            <w:pPr>
              <w:pStyle w:val="CopticVersemulti-line"/>
            </w:pPr>
            <w:r>
              <w:t>ⲛⲓⲟⲩⲣⲱⲟⲩ ⲛ̀ⲧⲉ Ⲑⲁⲣⲥⲟⲥ:</w:t>
            </w:r>
          </w:p>
          <w:p w14:paraId="76C00A7E" w14:textId="77777777" w:rsidR="00C0205C" w:rsidRPr="005130A7" w:rsidRDefault="00C0205C" w:rsidP="00C0205C">
            <w:pPr>
              <w:pStyle w:val="CopticHangingVerse"/>
            </w:pPr>
            <w:r>
              <w:t>ⲛⲉⲙ ⲛⲓⲛⲏⲥⲟⲥ ⲛⲉⲙ Ⲛⲓⲁ̀ⲣⲁⲃⲟⲥ.</w:t>
            </w:r>
          </w:p>
        </w:tc>
      </w:tr>
      <w:tr w:rsidR="00C0205C" w14:paraId="3073DE27" w14:textId="77777777" w:rsidTr="00C0205C">
        <w:trPr>
          <w:cantSplit/>
          <w:jc w:val="center"/>
        </w:trPr>
        <w:tc>
          <w:tcPr>
            <w:tcW w:w="288" w:type="dxa"/>
          </w:tcPr>
          <w:p w14:paraId="27436E70" w14:textId="77777777" w:rsidR="00C0205C" w:rsidRDefault="00C0205C" w:rsidP="00C0205C">
            <w:pPr>
              <w:pStyle w:val="CopticCross"/>
            </w:pPr>
          </w:p>
        </w:tc>
        <w:tc>
          <w:tcPr>
            <w:tcW w:w="3960" w:type="dxa"/>
          </w:tcPr>
          <w:p w14:paraId="60F097DA" w14:textId="77777777" w:rsidR="00C0205C" w:rsidRDefault="00C0205C" w:rsidP="00C0205C">
            <w:pPr>
              <w:pStyle w:val="EngHang"/>
            </w:pPr>
            <w:r>
              <w:t>And Sheba also offer</w:t>
            </w:r>
          </w:p>
          <w:p w14:paraId="08FE65E2" w14:textId="77777777" w:rsidR="00C0205C" w:rsidRDefault="00C0205C" w:rsidP="00C0205C">
            <w:pPr>
              <w:pStyle w:val="EngHang"/>
            </w:pPr>
            <w:r>
              <w:t>Gifts full of grace</w:t>
            </w:r>
            <w:r>
              <w:rPr>
                <w:rStyle w:val="FootnoteReference"/>
                <w:rFonts w:eastAsiaTheme="majorEastAsia"/>
              </w:rPr>
              <w:footnoteReference w:id="930"/>
            </w:r>
            <w:r>
              <w:t>,</w:t>
            </w:r>
          </w:p>
          <w:p w14:paraId="229740DB" w14:textId="77777777" w:rsidR="00C0205C" w:rsidRDefault="00C0205C" w:rsidP="00C0205C">
            <w:pPr>
              <w:pStyle w:val="EngHang"/>
            </w:pPr>
            <w:r>
              <w:t>Worshipping Him,</w:t>
            </w:r>
          </w:p>
          <w:p w14:paraId="1F9FDC6A" w14:textId="77777777" w:rsidR="00C0205C" w:rsidRDefault="00C0205C" w:rsidP="00C0205C">
            <w:pPr>
              <w:pStyle w:val="EngHangEnd"/>
            </w:pPr>
            <w:r>
              <w:t>And praying in unity.”</w:t>
            </w:r>
          </w:p>
        </w:tc>
        <w:tc>
          <w:tcPr>
            <w:tcW w:w="288" w:type="dxa"/>
          </w:tcPr>
          <w:p w14:paraId="52D79397" w14:textId="77777777" w:rsidR="00C0205C" w:rsidRDefault="00C0205C" w:rsidP="00C0205C"/>
        </w:tc>
        <w:tc>
          <w:tcPr>
            <w:tcW w:w="288" w:type="dxa"/>
          </w:tcPr>
          <w:p w14:paraId="3345F3D4" w14:textId="77777777" w:rsidR="00C0205C" w:rsidRDefault="00C0205C" w:rsidP="00C0205C">
            <w:pPr>
              <w:pStyle w:val="CopticCross"/>
            </w:pPr>
          </w:p>
        </w:tc>
        <w:tc>
          <w:tcPr>
            <w:tcW w:w="3960" w:type="dxa"/>
          </w:tcPr>
          <w:p w14:paraId="1DA7DC0B" w14:textId="77777777" w:rsidR="00C0205C" w:rsidRDefault="00C0205C" w:rsidP="00C0205C">
            <w:pPr>
              <w:pStyle w:val="CopticVersemulti-line"/>
            </w:pPr>
            <w:r>
              <w:t>Ⲥⲁⲃⲁ ⲇⲉ ⲟⲛ ⲉⲩⲓ̀ⲣⲓ ⲛⲁϥ:</w:t>
            </w:r>
          </w:p>
          <w:p w14:paraId="4BB1452C" w14:textId="77777777" w:rsidR="00C0205C" w:rsidRDefault="00C0205C" w:rsidP="00C0205C">
            <w:pPr>
              <w:pStyle w:val="CopticVersemulti-line"/>
            </w:pPr>
            <w:r>
              <w:t>ⲛ̀ϩⲁⲛⲇⲱⲣⲟⲛ ⲉⲩⲙⲉϩ ⲛ̀ϩ̀ⲙⲟⲩ:</w:t>
            </w:r>
          </w:p>
          <w:p w14:paraId="6AB78525" w14:textId="77777777" w:rsidR="00C0205C" w:rsidRDefault="00C0205C" w:rsidP="00C0205C">
            <w:pPr>
              <w:pStyle w:val="CopticVersemulti-line"/>
            </w:pPr>
            <w:r>
              <w:t>ⲟⲩⲟϩ ⲉⲩⲉ̀ⲟⲩⲱϣⲧ ⲧⲏⲣⲟⲩ ⲙ̀ⲙⲟϥ:</w:t>
            </w:r>
          </w:p>
          <w:p w14:paraId="1D7BC651" w14:textId="77777777" w:rsidR="00C0205C" w:rsidRPr="005130A7" w:rsidRDefault="00C0205C" w:rsidP="00C0205C">
            <w:pPr>
              <w:pStyle w:val="CopticHangingVerse"/>
            </w:pPr>
            <w:r>
              <w:t>ⲉⲩϩⲱⲥ ⲉ̀ϫⲉⲛ ⲡⲁⲓⲥ̀ⲙⲟⲧ.</w:t>
            </w:r>
          </w:p>
        </w:tc>
      </w:tr>
      <w:tr w:rsidR="00C0205C" w14:paraId="7CA6776F" w14:textId="77777777" w:rsidTr="00C0205C">
        <w:trPr>
          <w:cantSplit/>
          <w:jc w:val="center"/>
        </w:trPr>
        <w:tc>
          <w:tcPr>
            <w:tcW w:w="288" w:type="dxa"/>
          </w:tcPr>
          <w:p w14:paraId="681E5801" w14:textId="77777777" w:rsidR="00C0205C" w:rsidRDefault="00C0205C" w:rsidP="00C0205C">
            <w:pPr>
              <w:pStyle w:val="CopticCross"/>
            </w:pPr>
            <w:r w:rsidRPr="00FB5ACB">
              <w:t>¿</w:t>
            </w:r>
          </w:p>
        </w:tc>
        <w:tc>
          <w:tcPr>
            <w:tcW w:w="3960" w:type="dxa"/>
          </w:tcPr>
          <w:p w14:paraId="6F231665" w14:textId="77777777" w:rsidR="00C0205C" w:rsidRDefault="00C0205C" w:rsidP="00C0205C">
            <w:pPr>
              <w:pStyle w:val="EngHang"/>
            </w:pPr>
            <w:r>
              <w:t>Our mouth is filled with joy,</w:t>
            </w:r>
          </w:p>
          <w:p w14:paraId="301F2072" w14:textId="77777777" w:rsidR="00C0205C" w:rsidRDefault="00C0205C" w:rsidP="00C0205C">
            <w:pPr>
              <w:pStyle w:val="EngHang"/>
            </w:pPr>
            <w:r>
              <w:t>And our tongues with rejoicing,</w:t>
            </w:r>
          </w:p>
          <w:p w14:paraId="352C83B7" w14:textId="77777777" w:rsidR="00C0205C" w:rsidRDefault="00C0205C" w:rsidP="00C0205C">
            <w:pPr>
              <w:pStyle w:val="EngHang"/>
            </w:pPr>
            <w:r>
              <w:t>For our bitter bondage,</w:t>
            </w:r>
          </w:p>
          <w:p w14:paraId="07C5D634" w14:textId="77777777" w:rsidR="00C0205C" w:rsidRPr="0078672A" w:rsidRDefault="00C0205C" w:rsidP="00C0205C">
            <w:pPr>
              <w:pStyle w:val="EngHangEnd"/>
            </w:pPr>
            <w:r>
              <w:t>Was loosened by Emmanuel.</w:t>
            </w:r>
          </w:p>
        </w:tc>
        <w:tc>
          <w:tcPr>
            <w:tcW w:w="288" w:type="dxa"/>
          </w:tcPr>
          <w:p w14:paraId="4BB750BF" w14:textId="77777777" w:rsidR="00C0205C" w:rsidRDefault="00C0205C" w:rsidP="00C0205C"/>
        </w:tc>
        <w:tc>
          <w:tcPr>
            <w:tcW w:w="288" w:type="dxa"/>
          </w:tcPr>
          <w:p w14:paraId="52A190A5" w14:textId="77777777" w:rsidR="00C0205C" w:rsidRDefault="00C0205C" w:rsidP="00C0205C">
            <w:pPr>
              <w:pStyle w:val="CopticCross"/>
            </w:pPr>
            <w:r w:rsidRPr="00FB5ACB">
              <w:t>¿</w:t>
            </w:r>
          </w:p>
        </w:tc>
        <w:tc>
          <w:tcPr>
            <w:tcW w:w="3960" w:type="dxa"/>
          </w:tcPr>
          <w:p w14:paraId="1B36DAF1" w14:textId="77777777" w:rsidR="00C0205C" w:rsidRDefault="00C0205C" w:rsidP="00C0205C">
            <w:pPr>
              <w:pStyle w:val="CopticVersemulti-line"/>
            </w:pPr>
            <w:r>
              <w:t>Ⲧⲟⲧⲉ ⲣⲱⲛ ⲁϥⲙⲟϩ ⲛ̀ⲣⲁϣⲓ:</w:t>
            </w:r>
          </w:p>
          <w:p w14:paraId="227A1097" w14:textId="77777777" w:rsidR="00C0205C" w:rsidRDefault="00C0205C" w:rsidP="00C0205C">
            <w:pPr>
              <w:pStyle w:val="CopticVersemulti-line"/>
            </w:pPr>
            <w:r>
              <w:t>ⲟⲩⲟϩ ⲡⲉⲛⲗⲁⲥ ϧⲉⲛ ⲟⲩⲑⲉⲗⲏⲗ:</w:t>
            </w:r>
          </w:p>
          <w:p w14:paraId="3FDB3DCF" w14:textId="77777777" w:rsidR="00C0205C" w:rsidRDefault="00C0205C" w:rsidP="00C0205C">
            <w:pPr>
              <w:pStyle w:val="CopticVersemulti-line"/>
            </w:pPr>
            <w:r>
              <w:t>ϫⲉ ⲧⲉⲛⲙⲉⲧⲃⲱⲕ ⲉⲥⲉⲛϣⲁϣⲓ:</w:t>
            </w:r>
          </w:p>
          <w:p w14:paraId="58DEF694" w14:textId="77777777" w:rsidR="00C0205C" w:rsidRPr="005130A7" w:rsidRDefault="00C0205C" w:rsidP="00C0205C">
            <w:pPr>
              <w:pStyle w:val="CopticHangingVerse"/>
            </w:pPr>
            <w:r>
              <w:t>ⲁϥⲃⲟⲗⲥ ⲛ̀ϫⲉ Ⲉⲙⲙⲁⲛⲟⲩⲏⲗ.</w:t>
            </w:r>
          </w:p>
        </w:tc>
      </w:tr>
      <w:tr w:rsidR="00C0205C" w14:paraId="7E1B88B7" w14:textId="77777777" w:rsidTr="00C0205C">
        <w:trPr>
          <w:cantSplit/>
          <w:jc w:val="center"/>
        </w:trPr>
        <w:tc>
          <w:tcPr>
            <w:tcW w:w="288" w:type="dxa"/>
          </w:tcPr>
          <w:p w14:paraId="1940DE34" w14:textId="77777777" w:rsidR="00C0205C" w:rsidRDefault="00C0205C" w:rsidP="00C0205C">
            <w:pPr>
              <w:pStyle w:val="CopticCross"/>
            </w:pPr>
            <w:r w:rsidRPr="00FB5ACB">
              <w:lastRenderedPageBreak/>
              <w:t>¿</w:t>
            </w:r>
          </w:p>
        </w:tc>
        <w:tc>
          <w:tcPr>
            <w:tcW w:w="3960" w:type="dxa"/>
          </w:tcPr>
          <w:p w14:paraId="6899348C" w14:textId="77777777" w:rsidR="00C0205C" w:rsidRDefault="00C0205C" w:rsidP="00C0205C">
            <w:pPr>
              <w:pStyle w:val="EngHang"/>
            </w:pPr>
            <w:r>
              <w:t>The blessed Son of God</w:t>
            </w:r>
          </w:p>
          <w:p w14:paraId="5881DFE2" w14:textId="77777777" w:rsidR="00C0205C" w:rsidRDefault="00C0205C" w:rsidP="00C0205C">
            <w:pPr>
              <w:pStyle w:val="EngHang"/>
            </w:pPr>
            <w:r>
              <w:t>Accepted suffering without anger,</w:t>
            </w:r>
          </w:p>
          <w:p w14:paraId="0976D911" w14:textId="77777777" w:rsidR="00C0205C" w:rsidRDefault="00C0205C" w:rsidP="00C0205C">
            <w:pPr>
              <w:pStyle w:val="EngHang"/>
            </w:pPr>
            <w:r>
              <w:t>And He rose from the dead</w:t>
            </w:r>
          </w:p>
          <w:p w14:paraId="2F720D3C" w14:textId="77777777" w:rsidR="00C0205C" w:rsidRDefault="00C0205C" w:rsidP="00C0205C">
            <w:pPr>
              <w:pStyle w:val="EngHangEnd"/>
            </w:pPr>
            <w:r>
              <w:t>On the third day.</w:t>
            </w:r>
          </w:p>
        </w:tc>
        <w:tc>
          <w:tcPr>
            <w:tcW w:w="288" w:type="dxa"/>
          </w:tcPr>
          <w:p w14:paraId="45728925" w14:textId="77777777" w:rsidR="00C0205C" w:rsidRDefault="00C0205C" w:rsidP="00C0205C"/>
        </w:tc>
        <w:tc>
          <w:tcPr>
            <w:tcW w:w="288" w:type="dxa"/>
          </w:tcPr>
          <w:p w14:paraId="56041BD1" w14:textId="77777777" w:rsidR="00C0205C" w:rsidRDefault="00C0205C" w:rsidP="00C0205C">
            <w:pPr>
              <w:pStyle w:val="CopticCross"/>
            </w:pPr>
            <w:r w:rsidRPr="00FB5ACB">
              <w:t>¿</w:t>
            </w:r>
          </w:p>
        </w:tc>
        <w:tc>
          <w:tcPr>
            <w:tcW w:w="3960" w:type="dxa"/>
          </w:tcPr>
          <w:p w14:paraId="76AC16C9" w14:textId="77777777" w:rsidR="00C0205C" w:rsidRDefault="00C0205C" w:rsidP="00C0205C">
            <w:pPr>
              <w:pStyle w:val="CopticVersemulti-line"/>
            </w:pPr>
            <w:r>
              <w:t>Ⲩⲓⲟⲥ Ⲑⲉⲟⲥ ⲉⲧⲥ̀ⲙⲁⲣⲱⲟⲩⲧ:</w:t>
            </w:r>
          </w:p>
          <w:p w14:paraId="42F31282" w14:textId="77777777" w:rsidR="00C0205C" w:rsidRDefault="00C0205C" w:rsidP="00C0205C">
            <w:pPr>
              <w:pStyle w:val="CopticVersemulti-line"/>
            </w:pPr>
            <w:r>
              <w:t>ⲁϥϣⲉⲡⲙ̀ⲕⲁϩ ⲟⲩⲟϩ ⲙ̀ⲡⲉϥϫⲱⲛⲧ:</w:t>
            </w:r>
          </w:p>
          <w:p w14:paraId="0219D7E0" w14:textId="77777777" w:rsidR="00C0205C" w:rsidRDefault="00C0205C" w:rsidP="00C0205C">
            <w:pPr>
              <w:pStyle w:val="CopticVersemulti-line"/>
            </w:pPr>
            <w:r>
              <w:t>ⲁϥⲧⲱⲛϩ ⲉ̀ⲃⲟⲗ ϧⲉⲛ ⲛⲏⲉⲑⲙⲱⲟⲩⲧ:</w:t>
            </w:r>
          </w:p>
          <w:p w14:paraId="347B6D44" w14:textId="77777777" w:rsidR="00C0205C" w:rsidRPr="005130A7" w:rsidRDefault="00C0205C" w:rsidP="00C0205C">
            <w:pPr>
              <w:pStyle w:val="CopticHangingVerse"/>
            </w:pPr>
            <w:r>
              <w:t>ϧⲉⲛ ⲡⲓⲉ̀ϩⲟⲟⲩ ⲙ̀ⲙⲁϩϣⲟⲙⲧ.</w:t>
            </w:r>
          </w:p>
        </w:tc>
      </w:tr>
      <w:tr w:rsidR="00C0205C" w14:paraId="4D76C018" w14:textId="77777777" w:rsidTr="00C0205C">
        <w:trPr>
          <w:cantSplit/>
          <w:jc w:val="center"/>
        </w:trPr>
        <w:tc>
          <w:tcPr>
            <w:tcW w:w="288" w:type="dxa"/>
          </w:tcPr>
          <w:p w14:paraId="0158E279" w14:textId="77777777" w:rsidR="00C0205C" w:rsidRDefault="00C0205C" w:rsidP="00C0205C">
            <w:pPr>
              <w:pStyle w:val="CopticCross"/>
            </w:pPr>
          </w:p>
        </w:tc>
        <w:tc>
          <w:tcPr>
            <w:tcW w:w="3960" w:type="dxa"/>
          </w:tcPr>
          <w:p w14:paraId="49F4F786" w14:textId="77777777" w:rsidR="00C0205C" w:rsidRDefault="00C0205C" w:rsidP="00C0205C">
            <w:pPr>
              <w:pStyle w:val="EngHang"/>
            </w:pPr>
            <w:r>
              <w:t>God our Master was crucified.</w:t>
            </w:r>
          </w:p>
          <w:p w14:paraId="55C8B907" w14:textId="77777777" w:rsidR="00C0205C" w:rsidRDefault="00C0205C" w:rsidP="00C0205C">
            <w:pPr>
              <w:pStyle w:val="EngHang"/>
            </w:pPr>
            <w:r>
              <w:t>He appeared to Magdalene</w:t>
            </w:r>
          </w:p>
          <w:p w14:paraId="106F35AF" w14:textId="77777777" w:rsidR="00C0205C" w:rsidRDefault="00C0205C" w:rsidP="00C0205C">
            <w:pPr>
              <w:pStyle w:val="EngHang"/>
            </w:pPr>
            <w:r>
              <w:t>In the garden</w:t>
            </w:r>
          </w:p>
          <w:p w14:paraId="156B42E2" w14:textId="77777777" w:rsidR="00C0205C" w:rsidRDefault="00C0205C" w:rsidP="00C0205C">
            <w:pPr>
              <w:pStyle w:val="EngHangEnd"/>
            </w:pPr>
            <w:r>
              <w:t>After His burial.</w:t>
            </w:r>
          </w:p>
        </w:tc>
        <w:tc>
          <w:tcPr>
            <w:tcW w:w="288" w:type="dxa"/>
          </w:tcPr>
          <w:p w14:paraId="4EF19671" w14:textId="77777777" w:rsidR="00C0205C" w:rsidRDefault="00C0205C" w:rsidP="00C0205C"/>
        </w:tc>
        <w:tc>
          <w:tcPr>
            <w:tcW w:w="288" w:type="dxa"/>
          </w:tcPr>
          <w:p w14:paraId="25254BB0" w14:textId="77777777" w:rsidR="00C0205C" w:rsidRDefault="00C0205C" w:rsidP="00C0205C">
            <w:pPr>
              <w:pStyle w:val="CopticCross"/>
            </w:pPr>
          </w:p>
        </w:tc>
        <w:tc>
          <w:tcPr>
            <w:tcW w:w="3960" w:type="dxa"/>
          </w:tcPr>
          <w:p w14:paraId="22D5623A" w14:textId="77777777" w:rsidR="00C0205C" w:rsidRDefault="00C0205C" w:rsidP="00C0205C">
            <w:pPr>
              <w:pStyle w:val="CopticVersemulti-line"/>
            </w:pPr>
            <w:r>
              <w:t>Ⲫⲛⲏⲃ Ⲫⲛⲟⲩϯ ⲫⲏⲉ̀ⲧⲁⲩⲁϣϥ:</w:t>
            </w:r>
          </w:p>
          <w:p w14:paraId="6F2602E4" w14:textId="77777777" w:rsidR="00C0205C" w:rsidRDefault="00C0205C" w:rsidP="00C0205C">
            <w:pPr>
              <w:pStyle w:val="CopticVersemulti-line"/>
            </w:pPr>
            <w:r>
              <w:t>Ϩⲏⲡⲉ ϧⲉⲛ ⲑ̀ⲙⲏϯ ⲛ̀ϯϣⲛⲉ:</w:t>
            </w:r>
          </w:p>
          <w:p w14:paraId="2049CB08" w14:textId="77777777" w:rsidR="00C0205C" w:rsidRDefault="00C0205C" w:rsidP="00C0205C">
            <w:pPr>
              <w:pStyle w:val="CopticVersemulti-line"/>
            </w:pPr>
            <w:r>
              <w:t>ⲟⲩⲟϩ ⲙⲉⲛⲉⲛⲥⲁ ⲑ̀ⲣⲟⲩⲕⲟⲥϥ:</w:t>
            </w:r>
          </w:p>
          <w:p w14:paraId="49FEC274" w14:textId="77777777" w:rsidR="00C0205C" w:rsidRPr="005130A7" w:rsidRDefault="00C0205C" w:rsidP="00C0205C">
            <w:pPr>
              <w:pStyle w:val="CopticHangingVerse"/>
            </w:pPr>
            <w:r>
              <w:t>ⲁϥⲟⲩⲱⲛϩϥ ⲉ̀Ⲙⲁⲅⲇⲁⲗⲓⲛⲏ.</w:t>
            </w:r>
          </w:p>
        </w:tc>
      </w:tr>
      <w:tr w:rsidR="00C0205C" w14:paraId="634B7F38" w14:textId="77777777" w:rsidTr="00C0205C">
        <w:trPr>
          <w:cantSplit/>
          <w:jc w:val="center"/>
        </w:trPr>
        <w:tc>
          <w:tcPr>
            <w:tcW w:w="288" w:type="dxa"/>
          </w:tcPr>
          <w:p w14:paraId="5FB43E65" w14:textId="77777777" w:rsidR="00C0205C" w:rsidRDefault="00C0205C" w:rsidP="00C0205C">
            <w:pPr>
              <w:pStyle w:val="CopticCross"/>
            </w:pPr>
          </w:p>
        </w:tc>
        <w:tc>
          <w:tcPr>
            <w:tcW w:w="3960" w:type="dxa"/>
          </w:tcPr>
          <w:p w14:paraId="20CA9531" w14:textId="77777777" w:rsidR="00C0205C" w:rsidRDefault="00C0205C" w:rsidP="00C0205C">
            <w:pPr>
              <w:pStyle w:val="EngHang"/>
            </w:pPr>
            <w:r>
              <w:t>Holy, holy, holy,</w:t>
            </w:r>
          </w:p>
          <w:p w14:paraId="16CA2CE1" w14:textId="77777777" w:rsidR="00C0205C" w:rsidRDefault="00C0205C" w:rsidP="00C0205C">
            <w:pPr>
              <w:pStyle w:val="EngHang"/>
            </w:pPr>
            <w:r>
              <w:t>O You who rose from the tomb;</w:t>
            </w:r>
          </w:p>
          <w:p w14:paraId="6528706E" w14:textId="77777777" w:rsidR="00C0205C" w:rsidRDefault="00C0205C" w:rsidP="00C0205C">
            <w:pPr>
              <w:pStyle w:val="EngHang"/>
            </w:pPr>
            <w:r>
              <w:t>You are worthy of all honour,</w:t>
            </w:r>
          </w:p>
          <w:p w14:paraId="5B6E0ABE" w14:textId="77777777" w:rsidR="00C0205C" w:rsidRDefault="00C0205C" w:rsidP="00C0205C">
            <w:pPr>
              <w:pStyle w:val="EngHangEnd"/>
            </w:pPr>
            <w:r>
              <w:t>On the lips of the saints.</w:t>
            </w:r>
          </w:p>
        </w:tc>
        <w:tc>
          <w:tcPr>
            <w:tcW w:w="288" w:type="dxa"/>
          </w:tcPr>
          <w:p w14:paraId="279F129C" w14:textId="77777777" w:rsidR="00C0205C" w:rsidRDefault="00C0205C" w:rsidP="00C0205C"/>
        </w:tc>
        <w:tc>
          <w:tcPr>
            <w:tcW w:w="288" w:type="dxa"/>
          </w:tcPr>
          <w:p w14:paraId="1C99C09E" w14:textId="77777777" w:rsidR="00C0205C" w:rsidRDefault="00C0205C" w:rsidP="00C0205C">
            <w:pPr>
              <w:pStyle w:val="CopticCross"/>
            </w:pPr>
          </w:p>
        </w:tc>
        <w:tc>
          <w:tcPr>
            <w:tcW w:w="3960" w:type="dxa"/>
          </w:tcPr>
          <w:p w14:paraId="517F2DFC" w14:textId="77777777" w:rsidR="00C0205C" w:rsidRDefault="00C0205C" w:rsidP="00C0205C">
            <w:pPr>
              <w:pStyle w:val="CopticVersemulti-line"/>
            </w:pPr>
            <w:r>
              <w:t>Ⲭⲟⲩⲃ ⲭ̀ⲟⲩⲁⲃ ⲟⲩⲟϩ ⲭ̀ⲟⲩⲁⲃ:</w:t>
            </w:r>
          </w:p>
          <w:p w14:paraId="17140C6B" w14:textId="77777777" w:rsidR="00C0205C" w:rsidRDefault="00C0205C" w:rsidP="00C0205C">
            <w:pPr>
              <w:pStyle w:val="CopticVersemulti-line"/>
            </w:pPr>
            <w:r>
              <w:t>ⲫⲏⲉ̀ⲧⲁϥⲧⲱⲛϥ ⲉ̀ⲃⲟⲗ ϧⲉⲛ ⲡⲓⲙ̀ϩⲁⲩ:</w:t>
            </w:r>
          </w:p>
          <w:p w14:paraId="772D1F9D" w14:textId="77777777" w:rsidR="00C0205C" w:rsidRDefault="00C0205C" w:rsidP="00C0205C">
            <w:pPr>
              <w:pStyle w:val="CopticVersemulti-line"/>
            </w:pPr>
            <w:r>
              <w:t>ⲉ̀ⲃⲟⲗ ϧⲉⲛ ⲣⲱⲟⲩ ⲛ̀ⲛⲏⲉⲑⲟⲩⲁⲃ:</w:t>
            </w:r>
          </w:p>
          <w:p w14:paraId="1922B376" w14:textId="77777777" w:rsidR="00C0205C" w:rsidRPr="005130A7" w:rsidRDefault="00C0205C" w:rsidP="00C0205C">
            <w:pPr>
              <w:pStyle w:val="CopticHangingVerse"/>
            </w:pPr>
            <w:r>
              <w:t>ⲧⲁⲓⲟ ⲛⲓⲃⲉⲛ ⲉⲩⲉⲣϣⲁⲩ ⲛⲁⲕ.</w:t>
            </w:r>
          </w:p>
        </w:tc>
      </w:tr>
      <w:tr w:rsidR="00C0205C" w14:paraId="0AC46939" w14:textId="77777777" w:rsidTr="00C0205C">
        <w:trPr>
          <w:cantSplit/>
          <w:jc w:val="center"/>
        </w:trPr>
        <w:tc>
          <w:tcPr>
            <w:tcW w:w="288" w:type="dxa"/>
          </w:tcPr>
          <w:p w14:paraId="625C80E0" w14:textId="77777777" w:rsidR="00C0205C" w:rsidRPr="003209AF" w:rsidRDefault="00C0205C" w:rsidP="00C0205C">
            <w:pPr>
              <w:pStyle w:val="CopticCross"/>
              <w:rPr>
                <w:b/>
              </w:rPr>
            </w:pPr>
            <w:r w:rsidRPr="00FB5ACB">
              <w:t>¿</w:t>
            </w:r>
          </w:p>
        </w:tc>
        <w:tc>
          <w:tcPr>
            <w:tcW w:w="3960" w:type="dxa"/>
          </w:tcPr>
          <w:p w14:paraId="11C9030B" w14:textId="77777777" w:rsidR="00C0205C" w:rsidRDefault="00C0205C" w:rsidP="00C0205C">
            <w:pPr>
              <w:pStyle w:val="EngHang"/>
            </w:pPr>
            <w:r>
              <w:t>You have loosened every bound soul,</w:t>
            </w:r>
          </w:p>
          <w:p w14:paraId="67868586" w14:textId="77777777" w:rsidR="00C0205C" w:rsidRDefault="00C0205C" w:rsidP="00C0205C">
            <w:pPr>
              <w:pStyle w:val="EngHang"/>
            </w:pPr>
            <w:r>
              <w:t>In Hades beneath,</w:t>
            </w:r>
          </w:p>
          <w:p w14:paraId="2EBD5F4A" w14:textId="77777777" w:rsidR="00C0205C" w:rsidRDefault="00C0205C" w:rsidP="00C0205C">
            <w:pPr>
              <w:pStyle w:val="EngHang"/>
            </w:pPr>
            <w:r>
              <w:t xml:space="preserve">By Your power, </w:t>
            </w:r>
          </w:p>
          <w:p w14:paraId="31FD6C28" w14:textId="77777777" w:rsidR="00C0205C" w:rsidRDefault="00C0205C" w:rsidP="00C0205C">
            <w:pPr>
              <w:pStyle w:val="EngHangEnd"/>
            </w:pPr>
            <w:r>
              <w:t>O compassionate God.</w:t>
            </w:r>
          </w:p>
        </w:tc>
        <w:tc>
          <w:tcPr>
            <w:tcW w:w="288" w:type="dxa"/>
          </w:tcPr>
          <w:p w14:paraId="622AFEF0" w14:textId="77777777" w:rsidR="00C0205C" w:rsidRDefault="00C0205C" w:rsidP="00C0205C"/>
        </w:tc>
        <w:tc>
          <w:tcPr>
            <w:tcW w:w="288" w:type="dxa"/>
          </w:tcPr>
          <w:p w14:paraId="2683372C" w14:textId="77777777" w:rsidR="00C0205C" w:rsidRDefault="00C0205C" w:rsidP="00C0205C">
            <w:pPr>
              <w:pStyle w:val="CopticCross"/>
            </w:pPr>
            <w:r w:rsidRPr="00FB5ACB">
              <w:t>¿</w:t>
            </w:r>
          </w:p>
        </w:tc>
        <w:tc>
          <w:tcPr>
            <w:tcW w:w="3960" w:type="dxa"/>
          </w:tcPr>
          <w:p w14:paraId="12E861BD" w14:textId="77777777" w:rsidR="00C0205C" w:rsidRDefault="00C0205C" w:rsidP="00C0205C">
            <w:pPr>
              <w:pStyle w:val="CopticVersemulti-line"/>
            </w:pPr>
            <w:r>
              <w:t>Ⲯⲩⲭⲏ ⲛⲓⲃⲉⲛ ⲉⲧⲥⲱⲛϩ ⲉ̀ⲃⲟⲗ:</w:t>
            </w:r>
          </w:p>
          <w:p w14:paraId="77FA3F76" w14:textId="77777777" w:rsidR="00C0205C" w:rsidRDefault="00C0205C" w:rsidP="00C0205C">
            <w:pPr>
              <w:pStyle w:val="CopticVersemulti-line"/>
            </w:pPr>
            <w:r>
              <w:t>Ϧⲉⲛ Ⲁⲙⲉⲛⲩϯ ⲉⲧⲥⲁⲡⲉⲥⲏⲧ:</w:t>
            </w:r>
          </w:p>
          <w:p w14:paraId="56618DB9" w14:textId="77777777" w:rsidR="00C0205C" w:rsidRDefault="00C0205C" w:rsidP="00C0205C">
            <w:pPr>
              <w:pStyle w:val="CopticVersemulti-line"/>
            </w:pPr>
            <w:r>
              <w:t>Ϧⲉⲛ ⲧⲉⲕϫⲟⲙ ⲁⲕⲃⲟⲗⲟⲩ:</w:t>
            </w:r>
          </w:p>
          <w:p w14:paraId="7786D5C9" w14:textId="77777777" w:rsidR="00C0205C" w:rsidRPr="005130A7" w:rsidRDefault="00C0205C" w:rsidP="00C0205C">
            <w:pPr>
              <w:pStyle w:val="CopticHangingVerse"/>
            </w:pPr>
            <w:r>
              <w:t>ⲱ̀ Ⲡⲓⲛⲟⲩϯ ⲛ̀ⲣⲉϥϣⲉⲛϩⲏⲧ.</w:t>
            </w:r>
          </w:p>
        </w:tc>
      </w:tr>
      <w:tr w:rsidR="00C0205C" w14:paraId="12850523" w14:textId="77777777" w:rsidTr="00C0205C">
        <w:trPr>
          <w:cantSplit/>
          <w:jc w:val="center"/>
        </w:trPr>
        <w:tc>
          <w:tcPr>
            <w:tcW w:w="288" w:type="dxa"/>
          </w:tcPr>
          <w:p w14:paraId="2C056415" w14:textId="77777777" w:rsidR="00C0205C" w:rsidRDefault="00C0205C" w:rsidP="00C0205C">
            <w:pPr>
              <w:pStyle w:val="CopticCross"/>
            </w:pPr>
            <w:r w:rsidRPr="00FB5ACB">
              <w:t>¿</w:t>
            </w:r>
          </w:p>
        </w:tc>
        <w:tc>
          <w:tcPr>
            <w:tcW w:w="3960" w:type="dxa"/>
          </w:tcPr>
          <w:p w14:paraId="65DD5231" w14:textId="77777777" w:rsidR="00C0205C" w:rsidRDefault="00C0205C" w:rsidP="00C0205C">
            <w:pPr>
              <w:pStyle w:val="EngHang"/>
            </w:pPr>
            <w:r>
              <w:t>Therefore, forgive me</w:t>
            </w:r>
          </w:p>
          <w:p w14:paraId="76A71676" w14:textId="77777777" w:rsidR="00C0205C" w:rsidRDefault="00C0205C" w:rsidP="00C0205C">
            <w:pPr>
              <w:pStyle w:val="EngHang"/>
            </w:pPr>
            <w:r>
              <w:t>My iniquities, I, the poor,</w:t>
            </w:r>
          </w:p>
          <w:p w14:paraId="0315A5F5" w14:textId="77777777" w:rsidR="00C0205C" w:rsidRDefault="00C0205C" w:rsidP="00C0205C">
            <w:pPr>
              <w:pStyle w:val="EngHang"/>
            </w:pPr>
            <w:r>
              <w:t>And make us worthy to say,</w:t>
            </w:r>
          </w:p>
          <w:p w14:paraId="708C497F" w14:textId="77777777" w:rsidR="00C0205C" w:rsidRDefault="00C0205C" w:rsidP="00C0205C">
            <w:pPr>
              <w:pStyle w:val="EngHangEnd"/>
            </w:pPr>
            <w:r>
              <w:t>“Glory to You. Alleluia.”</w:t>
            </w:r>
          </w:p>
        </w:tc>
        <w:tc>
          <w:tcPr>
            <w:tcW w:w="288" w:type="dxa"/>
          </w:tcPr>
          <w:p w14:paraId="50EC6E65" w14:textId="77777777" w:rsidR="00C0205C" w:rsidRDefault="00C0205C" w:rsidP="00C0205C"/>
        </w:tc>
        <w:tc>
          <w:tcPr>
            <w:tcW w:w="288" w:type="dxa"/>
          </w:tcPr>
          <w:p w14:paraId="195400C5" w14:textId="77777777" w:rsidR="00C0205C" w:rsidRDefault="00C0205C" w:rsidP="00C0205C">
            <w:pPr>
              <w:pStyle w:val="CopticCross"/>
            </w:pPr>
            <w:r w:rsidRPr="00FB5ACB">
              <w:t>¿</w:t>
            </w:r>
          </w:p>
        </w:tc>
        <w:tc>
          <w:tcPr>
            <w:tcW w:w="3960" w:type="dxa"/>
          </w:tcPr>
          <w:p w14:paraId="46AE4482" w14:textId="77777777" w:rsidR="00C0205C" w:rsidRDefault="00C0205C" w:rsidP="00C0205C">
            <w:pPr>
              <w:pStyle w:val="CopticVersemulti-line"/>
            </w:pPr>
            <w:r>
              <w:t>Ⲱⲑⲉⲛ ⲁ̀ⲛⲟⲕ ⲡⲓⲉ̀ⲗⲁⲭⲓⲥⲧⲟⲥ:</w:t>
            </w:r>
          </w:p>
          <w:p w14:paraId="2686F8E2" w14:textId="77777777" w:rsidR="00C0205C" w:rsidRDefault="00C0205C" w:rsidP="00C0205C">
            <w:pPr>
              <w:pStyle w:val="CopticVersemulti-line"/>
            </w:pPr>
            <w:r>
              <w:t>ⲭⲱ ⲛⲏⲓ ⲉ̀ⲃⲟⲗ ⲛ̀ⲛⲁⲁ̀ⲛⲟⲙⲓⲁ:</w:t>
            </w:r>
          </w:p>
          <w:p w14:paraId="2306BEC9" w14:textId="77777777" w:rsidR="00C0205C" w:rsidRDefault="00C0205C" w:rsidP="00C0205C">
            <w:pPr>
              <w:pStyle w:val="CopticVersemulti-line"/>
            </w:pPr>
            <w:r>
              <w:t>ⲟⲩⲟϩ ⲁ̀ⲣⲓⲧⲉⲛ ⲛ̀ⲉⲙⲡ̀ϣⲁ ⲛ̀ϫⲟⲱⲥ:</w:t>
            </w:r>
          </w:p>
          <w:p w14:paraId="54D1DFD6" w14:textId="77777777" w:rsidR="00C0205C" w:rsidRPr="00384F62" w:rsidRDefault="00C0205C" w:rsidP="00C0205C">
            <w:pPr>
              <w:pStyle w:val="CopticHangingVerse"/>
            </w:pPr>
            <w:r>
              <w:t>ϫⲉ ⲡⲓⲱ̀ⲟⲩ ⲛⲁⲕ Ⲁⲗⲗⲏⲗⲟⲩⲓⲁ.</w:t>
            </w:r>
          </w:p>
        </w:tc>
      </w:tr>
    </w:tbl>
    <w:p w14:paraId="1422D4E0" w14:textId="77777777" w:rsidR="006C0C59" w:rsidRDefault="006C0C59" w:rsidP="006C0C59">
      <w:pPr>
        <w:pStyle w:val="Heading3"/>
      </w:pPr>
      <w:bookmarkStart w:id="1225" w:name="_Toc448227483"/>
      <w:r>
        <w:t>September 27 (28) / Tho-out 30: Miracle performed by St. Athanasius the Apostolic</w:t>
      </w:r>
      <w:bookmarkEnd w:id="1225"/>
    </w:p>
    <w:p w14:paraId="174D61F4" w14:textId="77777777" w:rsidR="006C0C59" w:rsidRPr="006C0C59" w:rsidRDefault="006C0C59" w:rsidP="006C0C59">
      <w:pPr>
        <w:pStyle w:val="Rubric"/>
      </w:pPr>
      <w:r>
        <w:t>See May 2 / Pashons 7: St. Athanasius the Apostolic</w:t>
      </w:r>
    </w:p>
    <w:p w14:paraId="0EB3998C" w14:textId="77777777" w:rsidR="0039635A" w:rsidRDefault="0039635A" w:rsidP="0039635A">
      <w:pPr>
        <w:pStyle w:val="Heading3"/>
      </w:pPr>
      <w:bookmarkStart w:id="1226" w:name="_Ref434561058"/>
      <w:bookmarkStart w:id="1227" w:name="_Toc448227484"/>
      <w:r>
        <w:lastRenderedPageBreak/>
        <w:t xml:space="preserve">September 29 (30) / Paopi 2: </w:t>
      </w:r>
      <w:r w:rsidR="000274A5">
        <w:t xml:space="preserve">The Coming of </w:t>
      </w:r>
      <w:r>
        <w:t>St. Severus</w:t>
      </w:r>
      <w:r w:rsidR="000274A5">
        <w:t xml:space="preserve"> to Egypt</w:t>
      </w:r>
      <w:bookmarkEnd w:id="1226"/>
      <w:bookmarkEnd w:id="1227"/>
    </w:p>
    <w:p w14:paraId="1B16436A" w14:textId="77777777" w:rsidR="0039635A" w:rsidRDefault="0039635A" w:rsidP="0039635A">
      <w:pPr>
        <w:pStyle w:val="Heading4"/>
      </w:pPr>
      <w:bookmarkStart w:id="1228" w:name="_Ref434492249"/>
      <w:r>
        <w:t>The Doxology</w:t>
      </w:r>
      <w:r w:rsidR="00B82753">
        <w:t xml:space="preserve"> for St. Severus</w:t>
      </w:r>
      <w:bookmarkEnd w:id="12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00F68" w14:paraId="14F6F2B3" w14:textId="77777777" w:rsidTr="00C46B09">
        <w:trPr>
          <w:cantSplit/>
          <w:jc w:val="center"/>
        </w:trPr>
        <w:tc>
          <w:tcPr>
            <w:tcW w:w="288" w:type="dxa"/>
          </w:tcPr>
          <w:p w14:paraId="4024EBC9" w14:textId="77777777" w:rsidR="00900F68" w:rsidRDefault="00900F68" w:rsidP="00C46B09">
            <w:pPr>
              <w:pStyle w:val="CopticCross"/>
            </w:pPr>
          </w:p>
        </w:tc>
        <w:tc>
          <w:tcPr>
            <w:tcW w:w="3960" w:type="dxa"/>
          </w:tcPr>
          <w:p w14:paraId="63765349" w14:textId="77777777" w:rsidR="00900F68" w:rsidRPr="004764BD" w:rsidRDefault="00900F68" w:rsidP="00C46B09">
            <w:pPr>
              <w:pStyle w:val="EngHang"/>
            </w:pPr>
            <w:r w:rsidRPr="004764BD">
              <w:t xml:space="preserve">The </w:t>
            </w:r>
            <w:commentRangeStart w:id="1229"/>
            <w:r w:rsidRPr="004764BD">
              <w:t xml:space="preserve">confirmed </w:t>
            </w:r>
            <w:commentRangeEnd w:id="1229"/>
            <w:r>
              <w:rPr>
                <w:rStyle w:val="CommentReference"/>
                <w:rFonts w:ascii="Times New Roman" w:eastAsiaTheme="minorHAnsi" w:hAnsi="Times New Roman" w:cstheme="minorBidi"/>
                <w:color w:val="auto"/>
              </w:rPr>
              <w:commentReference w:id="1229"/>
            </w:r>
            <w:r w:rsidRPr="004764BD">
              <w:t>leader,</w:t>
            </w:r>
          </w:p>
          <w:p w14:paraId="4D660C7B" w14:textId="77777777" w:rsidR="00900F68" w:rsidRPr="004764BD" w:rsidRDefault="00900F68" w:rsidP="00C46B09">
            <w:pPr>
              <w:pStyle w:val="EngHang"/>
            </w:pPr>
            <w:r w:rsidRPr="004764BD">
              <w:t>The good fighter,</w:t>
            </w:r>
          </w:p>
          <w:p w14:paraId="5EF9B947" w14:textId="77777777" w:rsidR="00900F68" w:rsidRPr="004764BD" w:rsidRDefault="00900F68" w:rsidP="00C46B09">
            <w:pPr>
              <w:pStyle w:val="EngHang"/>
            </w:pPr>
            <w:r w:rsidRPr="004764BD">
              <w:t>The victor in wars,</w:t>
            </w:r>
          </w:p>
          <w:p w14:paraId="2D45B688" w14:textId="77777777" w:rsidR="00900F68" w:rsidRDefault="00900F68" w:rsidP="00C46B09">
            <w:pPr>
              <w:pStyle w:val="EngHangEnd"/>
            </w:pPr>
            <w:r>
              <w:t>The shining lamp,</w:t>
            </w:r>
          </w:p>
        </w:tc>
        <w:tc>
          <w:tcPr>
            <w:tcW w:w="288" w:type="dxa"/>
          </w:tcPr>
          <w:p w14:paraId="66783BCC" w14:textId="77777777" w:rsidR="00900F68" w:rsidRDefault="00900F68" w:rsidP="00C46B09"/>
        </w:tc>
        <w:tc>
          <w:tcPr>
            <w:tcW w:w="288" w:type="dxa"/>
          </w:tcPr>
          <w:p w14:paraId="2D9AEA63" w14:textId="77777777" w:rsidR="00900F68" w:rsidRDefault="00900F68" w:rsidP="00C46B09">
            <w:pPr>
              <w:pStyle w:val="CopticCross"/>
            </w:pPr>
          </w:p>
        </w:tc>
        <w:tc>
          <w:tcPr>
            <w:tcW w:w="3960" w:type="dxa"/>
          </w:tcPr>
          <w:p w14:paraId="2B1E934F" w14:textId="77777777" w:rsidR="00900F68" w:rsidRDefault="00900F68" w:rsidP="00900F68">
            <w:pPr>
              <w:pStyle w:val="CopticVersemulti-line"/>
            </w:pPr>
            <w:r>
              <w:t>Ⲡⲓⲕⲉⲃⲉⲣⲛⲓⲧⲏⲥ ⲉⲧⲧⲁϫⲣⲏⲟⲩⲧ:</w:t>
            </w:r>
          </w:p>
          <w:p w14:paraId="4F061225" w14:textId="77777777" w:rsidR="00900F68" w:rsidRDefault="00900F68" w:rsidP="00900F68">
            <w:pPr>
              <w:pStyle w:val="CopticVersemulti-line"/>
            </w:pPr>
            <w:r>
              <w:t>ⲡⲓⲣⲉϥⲙⲓϣⲓ ⲛ̀ⲕⲁⲗⲱⲥ:</w:t>
            </w:r>
          </w:p>
          <w:p w14:paraId="36F2E41E" w14:textId="77777777" w:rsidR="00900F68" w:rsidRDefault="00900F68" w:rsidP="00900F68">
            <w:pPr>
              <w:pStyle w:val="CopticVersemulti-line"/>
            </w:pPr>
            <w:r>
              <w:t>ⲡⲓⲣⲉϥϭⲣⲟ ϧⲉⲛ ⲛⲓⲃⲉⲱⲧⲥ:</w:t>
            </w:r>
          </w:p>
          <w:p w14:paraId="1F26221A" w14:textId="77777777" w:rsidR="00900F68" w:rsidRDefault="00900F68" w:rsidP="00900F68">
            <w:pPr>
              <w:pStyle w:val="CopticHangingVerse"/>
            </w:pPr>
            <w:r>
              <w:t>ⲛⲓϧⲏⲃⲥ ⲉ̀ⲧⲁϥⲉ̀ⲣⲟⲩⲱⲓⲛⲓ.</w:t>
            </w:r>
          </w:p>
        </w:tc>
      </w:tr>
      <w:tr w:rsidR="00900F68" w14:paraId="6F02BC7D" w14:textId="77777777" w:rsidTr="00C46B09">
        <w:trPr>
          <w:cantSplit/>
          <w:jc w:val="center"/>
        </w:trPr>
        <w:tc>
          <w:tcPr>
            <w:tcW w:w="288" w:type="dxa"/>
          </w:tcPr>
          <w:p w14:paraId="60C979CB" w14:textId="77777777" w:rsidR="00900F68" w:rsidRDefault="00900F68" w:rsidP="00C46B09">
            <w:pPr>
              <w:pStyle w:val="CopticCross"/>
            </w:pPr>
            <w:r w:rsidRPr="00FB5ACB">
              <w:t>¿</w:t>
            </w:r>
          </w:p>
        </w:tc>
        <w:tc>
          <w:tcPr>
            <w:tcW w:w="3960" w:type="dxa"/>
          </w:tcPr>
          <w:p w14:paraId="2C524680" w14:textId="77777777" w:rsidR="00900F68" w:rsidRDefault="00900F68" w:rsidP="00C46B09">
            <w:pPr>
              <w:pStyle w:val="EngHang"/>
            </w:pPr>
            <w:r>
              <w:t>Patriarch Severus</w:t>
            </w:r>
            <w:r>
              <w:rPr>
                <w:rStyle w:val="FootnoteReference"/>
              </w:rPr>
              <w:footnoteReference w:id="931"/>
            </w:r>
            <w:r>
              <w:t xml:space="preserve"> is</w:t>
            </w:r>
          </w:p>
          <w:p w14:paraId="6B676999" w14:textId="77777777" w:rsidR="00900F68" w:rsidRPr="004764BD" w:rsidRDefault="00900F68" w:rsidP="00C46B09">
            <w:pPr>
              <w:pStyle w:val="EngHang"/>
            </w:pPr>
            <w:r w:rsidRPr="004764BD">
              <w:t>The pillar of Orthodoxy,</w:t>
            </w:r>
          </w:p>
          <w:p w14:paraId="794B0F42" w14:textId="77777777" w:rsidR="00900F68" w:rsidRPr="004764BD" w:rsidRDefault="00900F68" w:rsidP="00C46B09">
            <w:pPr>
              <w:pStyle w:val="EngHang"/>
            </w:pPr>
            <w:r w:rsidRPr="004764BD">
              <w:t>The eloquent</w:t>
            </w:r>
            <w:r>
              <w:t xml:space="preserve"> teacher</w:t>
            </w:r>
          </w:p>
          <w:p w14:paraId="4F9560C5" w14:textId="77777777" w:rsidR="00900F68" w:rsidRDefault="00900F68" w:rsidP="00C46B09">
            <w:pPr>
              <w:pStyle w:val="EngHangEnd"/>
            </w:pPr>
            <w:r w:rsidRPr="004764BD">
              <w:t xml:space="preserve">Of </w:t>
            </w:r>
            <w:r>
              <w:t xml:space="preserve">the flock of </w:t>
            </w:r>
            <w:r w:rsidRPr="004764BD">
              <w:t>Jesus Christ.</w:t>
            </w:r>
          </w:p>
        </w:tc>
        <w:tc>
          <w:tcPr>
            <w:tcW w:w="288" w:type="dxa"/>
          </w:tcPr>
          <w:p w14:paraId="30AE40E8" w14:textId="77777777" w:rsidR="00900F68" w:rsidRDefault="00900F68" w:rsidP="00C46B09"/>
        </w:tc>
        <w:tc>
          <w:tcPr>
            <w:tcW w:w="288" w:type="dxa"/>
          </w:tcPr>
          <w:p w14:paraId="27FCC7DE" w14:textId="77777777" w:rsidR="00900F68" w:rsidRDefault="00900F68" w:rsidP="00C46B09">
            <w:pPr>
              <w:pStyle w:val="CopticCross"/>
            </w:pPr>
            <w:r w:rsidRPr="00FB5ACB">
              <w:t>¿</w:t>
            </w:r>
          </w:p>
        </w:tc>
        <w:tc>
          <w:tcPr>
            <w:tcW w:w="3960" w:type="dxa"/>
          </w:tcPr>
          <w:p w14:paraId="278C6358" w14:textId="77777777" w:rsidR="00900F68" w:rsidRDefault="00900F68" w:rsidP="00900F68">
            <w:pPr>
              <w:pStyle w:val="CopticVersemulti-line"/>
            </w:pPr>
            <w:r>
              <w:t>Ⲡⲓⲕⲩⲣⲓⲝ ⲛ̀ⲧⲉ ϯⲟⲣⲑⲟⲇⲟⲝⲓⲁ:</w:t>
            </w:r>
          </w:p>
          <w:p w14:paraId="4FCBFCB0" w14:textId="77777777" w:rsidR="00900F68" w:rsidRDefault="00900F68" w:rsidP="00900F68">
            <w:pPr>
              <w:pStyle w:val="CopticVersemulti-line"/>
            </w:pPr>
            <w:r>
              <w:t>ⲡⲉ Ⲥⲉⲩⲏ̀ⲣⲟⲥ ⲡⲓⲡⲁⲧⲣⲓⲁⲣⲭⲏⲥ:</w:t>
            </w:r>
          </w:p>
          <w:p w14:paraId="5FA9BDFB" w14:textId="77777777" w:rsidR="00900F68" w:rsidRDefault="00900F68" w:rsidP="00900F68">
            <w:pPr>
              <w:pStyle w:val="CopticVersemulti-line"/>
            </w:pPr>
            <w:r>
              <w:t>ⲡⲓⲣⲉϥϯⲥ̀ⲃⲱ ⲛ̀ⲧⲉ ⲡⲓⲟ̀ϩⲓ:</w:t>
            </w:r>
          </w:p>
          <w:p w14:paraId="0DEA426B" w14:textId="77777777" w:rsidR="00900F68" w:rsidRDefault="00900F68" w:rsidP="00900F68">
            <w:pPr>
              <w:pStyle w:val="CopticHangingVerse"/>
            </w:pPr>
            <w:r>
              <w:t>ⲛ̀ⲗⲟⲅⲓⲕⲟⲛ ⲛ̀ⲧⲉ Ⲡⲭ̄ⲥ̄.</w:t>
            </w:r>
          </w:p>
        </w:tc>
      </w:tr>
      <w:tr w:rsidR="00900F68" w14:paraId="60F9B59F" w14:textId="77777777" w:rsidTr="00C46B09">
        <w:trPr>
          <w:cantSplit/>
          <w:jc w:val="center"/>
        </w:trPr>
        <w:tc>
          <w:tcPr>
            <w:tcW w:w="288" w:type="dxa"/>
          </w:tcPr>
          <w:p w14:paraId="5705FB66" w14:textId="77777777" w:rsidR="00900F68" w:rsidRDefault="00900F68" w:rsidP="00C46B09">
            <w:pPr>
              <w:pStyle w:val="CopticCross"/>
            </w:pPr>
          </w:p>
        </w:tc>
        <w:tc>
          <w:tcPr>
            <w:tcW w:w="3960" w:type="dxa"/>
          </w:tcPr>
          <w:p w14:paraId="1B8A58CA" w14:textId="77777777" w:rsidR="00900F68" w:rsidRPr="004764BD" w:rsidRDefault="00900F68" w:rsidP="00C46B09">
            <w:pPr>
              <w:pStyle w:val="EngHang"/>
            </w:pPr>
            <w:r>
              <w:t>Your upright dogmas</w:t>
            </w:r>
          </w:p>
          <w:p w14:paraId="257D03F8" w14:textId="77777777" w:rsidR="00900F68" w:rsidRPr="004764BD" w:rsidRDefault="00900F68" w:rsidP="00C46B09">
            <w:pPr>
              <w:pStyle w:val="EngHang"/>
            </w:pPr>
            <w:r w:rsidRPr="004764BD">
              <w:t>Struck the heart of the heretics,</w:t>
            </w:r>
          </w:p>
          <w:p w14:paraId="480DF89E" w14:textId="77777777" w:rsidR="00900F68" w:rsidRPr="004764BD" w:rsidRDefault="00900F68" w:rsidP="00C46B09">
            <w:pPr>
              <w:pStyle w:val="EngHang"/>
            </w:pPr>
            <w:r w:rsidRPr="004764BD">
              <w:t>Like a two-edged sword,</w:t>
            </w:r>
          </w:p>
          <w:p w14:paraId="5B078FBA" w14:textId="77777777" w:rsidR="00900F68" w:rsidRDefault="00900F68" w:rsidP="00C46B09">
            <w:pPr>
              <w:pStyle w:val="EngHangEnd"/>
            </w:pPr>
            <w:r>
              <w:t>By</w:t>
            </w:r>
            <w:r w:rsidRPr="004764BD">
              <w:t xml:space="preserve"> the power of the Trinity.</w:t>
            </w:r>
          </w:p>
        </w:tc>
        <w:tc>
          <w:tcPr>
            <w:tcW w:w="288" w:type="dxa"/>
          </w:tcPr>
          <w:p w14:paraId="4C21B39A" w14:textId="77777777" w:rsidR="00900F68" w:rsidRDefault="00900F68" w:rsidP="00C46B09"/>
        </w:tc>
        <w:tc>
          <w:tcPr>
            <w:tcW w:w="288" w:type="dxa"/>
          </w:tcPr>
          <w:p w14:paraId="43F3FD67" w14:textId="77777777" w:rsidR="00900F68" w:rsidRDefault="00900F68" w:rsidP="00C46B09">
            <w:pPr>
              <w:pStyle w:val="CopticCross"/>
            </w:pPr>
          </w:p>
        </w:tc>
        <w:tc>
          <w:tcPr>
            <w:tcW w:w="3960" w:type="dxa"/>
          </w:tcPr>
          <w:p w14:paraId="024D25D3" w14:textId="77777777" w:rsidR="00900F68" w:rsidRDefault="00900F68" w:rsidP="00900F68">
            <w:pPr>
              <w:pStyle w:val="CopticVersemulti-line"/>
            </w:pPr>
            <w:r>
              <w:t>Ⲁⲛⲉⲕⲇⲟⲅⲙⲁ ⲉⲧⲥⲟⲩⲧⲱⲛ:</w:t>
            </w:r>
          </w:p>
          <w:p w14:paraId="64B0B51D" w14:textId="77777777" w:rsidR="00900F68" w:rsidRDefault="00900F68" w:rsidP="00900F68">
            <w:pPr>
              <w:pStyle w:val="CopticVersemulti-line"/>
            </w:pPr>
            <w:r>
              <w:t>ⲙⲓϣⲓ ⲙ̀ⲡ̀ϩⲏⲧ ⲛ̀ⲛⲓϩⲉⲣⲉⲧⲓⲕⲟⲥ:</w:t>
            </w:r>
          </w:p>
          <w:p w14:paraId="6A2112D8" w14:textId="77777777" w:rsidR="00900F68" w:rsidRDefault="00900F68" w:rsidP="00900F68">
            <w:pPr>
              <w:pStyle w:val="CopticVersemulti-line"/>
            </w:pPr>
            <w:r>
              <w:t>ⲙ̀ⲫ̀ⲣⲏϯ ⲛ̀ⲟⲩⲥⲏϥⲓ ⲛ̀ⲣⲟⲃ̄:</w:t>
            </w:r>
          </w:p>
          <w:p w14:paraId="11DCDC3C" w14:textId="77777777" w:rsidR="00900F68" w:rsidRDefault="00900F68" w:rsidP="00900F68">
            <w:pPr>
              <w:pStyle w:val="CopticHangingVerse"/>
            </w:pPr>
            <w:r>
              <w:t>ϩⲓⲧⲉⲛ ⲧ̀ϫⲟⲙ ⲙ̀Ϯⲧ̀ⲣⲓⲁⲥ.</w:t>
            </w:r>
          </w:p>
        </w:tc>
      </w:tr>
      <w:tr w:rsidR="00900F68" w14:paraId="01AC552D" w14:textId="77777777" w:rsidTr="00C46B09">
        <w:trPr>
          <w:cantSplit/>
          <w:jc w:val="center"/>
        </w:trPr>
        <w:tc>
          <w:tcPr>
            <w:tcW w:w="288" w:type="dxa"/>
          </w:tcPr>
          <w:p w14:paraId="66B98E12" w14:textId="77777777" w:rsidR="00900F68" w:rsidRDefault="00900F68" w:rsidP="00C46B09">
            <w:pPr>
              <w:pStyle w:val="CopticCross"/>
            </w:pPr>
            <w:r w:rsidRPr="00FB5ACB">
              <w:t>¿</w:t>
            </w:r>
          </w:p>
        </w:tc>
        <w:tc>
          <w:tcPr>
            <w:tcW w:w="3960" w:type="dxa"/>
          </w:tcPr>
          <w:p w14:paraId="778C254C" w14:textId="77777777" w:rsidR="00900F68" w:rsidRPr="004764BD" w:rsidRDefault="00900F68" w:rsidP="00C46B09">
            <w:pPr>
              <w:pStyle w:val="EngHang"/>
            </w:pPr>
            <w:r w:rsidRPr="004764BD">
              <w:t>Likewise we exalt you,</w:t>
            </w:r>
          </w:p>
          <w:p w14:paraId="567FCFDE" w14:textId="77777777" w:rsidR="00900F68" w:rsidRPr="004764BD" w:rsidRDefault="00900F68" w:rsidP="00C46B09">
            <w:pPr>
              <w:pStyle w:val="EngHang"/>
            </w:pPr>
            <w:r w:rsidRPr="004764BD">
              <w:t>With David the psalmist,</w:t>
            </w:r>
          </w:p>
          <w:p w14:paraId="005649D9" w14:textId="77777777" w:rsidR="00900F68" w:rsidRPr="004764BD" w:rsidRDefault="00900F68" w:rsidP="00C46B09">
            <w:pPr>
              <w:pStyle w:val="EngHang"/>
            </w:pPr>
            <w:r w:rsidRPr="004764BD">
              <w:t>You are a priest forever,</w:t>
            </w:r>
          </w:p>
          <w:p w14:paraId="095BC747" w14:textId="77777777" w:rsidR="00900F68" w:rsidRDefault="00900F68" w:rsidP="00C46B09">
            <w:pPr>
              <w:pStyle w:val="EngHangEnd"/>
            </w:pPr>
            <w:r w:rsidRPr="004764BD">
              <w:t>After the order of Melchizedek.</w:t>
            </w:r>
          </w:p>
        </w:tc>
        <w:tc>
          <w:tcPr>
            <w:tcW w:w="288" w:type="dxa"/>
          </w:tcPr>
          <w:p w14:paraId="20F8A02D" w14:textId="77777777" w:rsidR="00900F68" w:rsidRDefault="00900F68" w:rsidP="00C46B09"/>
        </w:tc>
        <w:tc>
          <w:tcPr>
            <w:tcW w:w="288" w:type="dxa"/>
          </w:tcPr>
          <w:p w14:paraId="7D2594BC" w14:textId="77777777" w:rsidR="00900F68" w:rsidRDefault="00900F68" w:rsidP="00C46B09">
            <w:pPr>
              <w:pStyle w:val="CopticCross"/>
            </w:pPr>
            <w:r w:rsidRPr="00FB5ACB">
              <w:t>¿</w:t>
            </w:r>
          </w:p>
        </w:tc>
        <w:tc>
          <w:tcPr>
            <w:tcW w:w="3960" w:type="dxa"/>
          </w:tcPr>
          <w:p w14:paraId="25C7DC4F" w14:textId="77777777" w:rsidR="00900F68" w:rsidRDefault="00900F68" w:rsidP="00900F68">
            <w:pPr>
              <w:pStyle w:val="CopticVersemulti-line"/>
            </w:pPr>
            <w:r>
              <w:t>Ⲱⲥⲁⲩⲧⲱⲥ ⲧⲉⲛϭⲓⲥⲓ ⲙ̀ⲙⲟⲕ:</w:t>
            </w:r>
          </w:p>
          <w:p w14:paraId="7F5B830F" w14:textId="77777777" w:rsidR="00900F68" w:rsidRDefault="00900F68" w:rsidP="00900F68">
            <w:pPr>
              <w:pStyle w:val="CopticVersemulti-line"/>
            </w:pPr>
            <w:r>
              <w:t>ⲛⲉⲙ ⲡⲓϩⲩⲙⲛⲟⲇⲟⲥ Ⲇⲁⲩⲓⲇ:</w:t>
            </w:r>
          </w:p>
          <w:p w14:paraId="74BFD7C6" w14:textId="77777777" w:rsidR="00900F68" w:rsidRDefault="00900F68" w:rsidP="00900F68">
            <w:pPr>
              <w:pStyle w:val="CopticVersemulti-line"/>
            </w:pPr>
            <w:r>
              <w:t>ϫⲉ ⲛ̀ⲑⲟⲕ ⲡⲉ ⲡⲓⲟⲩⲏⲃ ϣⲁ ⲉ̀ⲛⲉϩ:</w:t>
            </w:r>
          </w:p>
          <w:p w14:paraId="7EC5B48C" w14:textId="77777777" w:rsidR="00900F68" w:rsidRDefault="00900F68" w:rsidP="00900F68">
            <w:pPr>
              <w:pStyle w:val="CopticHangingVerse"/>
            </w:pPr>
            <w:r>
              <w:t>ⲕⲁⲧⲁ ⲧ̀ⲧⲁⲝⲓⲥ ⲙ̀Ⲙⲉⲗⲭⲓⲥⲉⲇⲉⲕ.</w:t>
            </w:r>
          </w:p>
        </w:tc>
      </w:tr>
      <w:tr w:rsidR="00900F68" w14:paraId="5183474B" w14:textId="77777777" w:rsidTr="00C46B09">
        <w:trPr>
          <w:cantSplit/>
          <w:jc w:val="center"/>
        </w:trPr>
        <w:tc>
          <w:tcPr>
            <w:tcW w:w="288" w:type="dxa"/>
          </w:tcPr>
          <w:p w14:paraId="4B4C4BA1" w14:textId="77777777" w:rsidR="00900F68" w:rsidRDefault="00900F68" w:rsidP="00C46B09">
            <w:pPr>
              <w:pStyle w:val="CopticCross"/>
            </w:pPr>
          </w:p>
        </w:tc>
        <w:tc>
          <w:tcPr>
            <w:tcW w:w="3960" w:type="dxa"/>
          </w:tcPr>
          <w:p w14:paraId="48FE46BE" w14:textId="77777777" w:rsidR="00900F68" w:rsidRPr="004764BD" w:rsidRDefault="00900F68" w:rsidP="00C46B09">
            <w:pPr>
              <w:pStyle w:val="EngHang"/>
            </w:pPr>
            <w:r w:rsidRPr="004764BD">
              <w:t xml:space="preserve">Every knee </w:t>
            </w:r>
            <w:r>
              <w:t xml:space="preserve">has </w:t>
            </w:r>
            <w:r w:rsidRPr="004764BD">
              <w:t>bowed to the Lord,</w:t>
            </w:r>
          </w:p>
          <w:p w14:paraId="5DECBD0A" w14:textId="77777777" w:rsidR="00900F68" w:rsidRPr="004764BD" w:rsidRDefault="00900F68" w:rsidP="00C46B09">
            <w:pPr>
              <w:pStyle w:val="EngHang"/>
            </w:pPr>
            <w:r w:rsidRPr="004764BD">
              <w:t>Every tongue praised Him,</w:t>
            </w:r>
          </w:p>
          <w:p w14:paraId="5E1D168D" w14:textId="77777777" w:rsidR="00900F68" w:rsidRPr="004764BD" w:rsidRDefault="00900F68" w:rsidP="00C46B09">
            <w:pPr>
              <w:pStyle w:val="EngHang"/>
            </w:pPr>
            <w:r w:rsidRPr="004764BD">
              <w:t>The glory of God has spread,</w:t>
            </w:r>
          </w:p>
          <w:p w14:paraId="1CF70AF9" w14:textId="77777777" w:rsidR="00900F68" w:rsidRDefault="00900F68" w:rsidP="00C46B09">
            <w:pPr>
              <w:pStyle w:val="EngHangEnd"/>
            </w:pPr>
            <w:r w:rsidRPr="004764BD">
              <w:t>And filled the face of the universe.</w:t>
            </w:r>
          </w:p>
        </w:tc>
        <w:tc>
          <w:tcPr>
            <w:tcW w:w="288" w:type="dxa"/>
          </w:tcPr>
          <w:p w14:paraId="4C6CAD93" w14:textId="77777777" w:rsidR="00900F68" w:rsidRDefault="00900F68" w:rsidP="00C46B09"/>
        </w:tc>
        <w:tc>
          <w:tcPr>
            <w:tcW w:w="288" w:type="dxa"/>
          </w:tcPr>
          <w:p w14:paraId="004BC64F" w14:textId="77777777" w:rsidR="00900F68" w:rsidRDefault="00900F68" w:rsidP="00C46B09">
            <w:pPr>
              <w:pStyle w:val="CopticCross"/>
            </w:pPr>
          </w:p>
        </w:tc>
        <w:tc>
          <w:tcPr>
            <w:tcW w:w="3960" w:type="dxa"/>
          </w:tcPr>
          <w:p w14:paraId="7603795F" w14:textId="77777777" w:rsidR="00900F68" w:rsidRDefault="00900F68" w:rsidP="00900F68">
            <w:pPr>
              <w:pStyle w:val="CopticVersemulti-line"/>
            </w:pPr>
            <w:r>
              <w:t>Ⲁⲕⲉⲗⲓ ⲛⲓⲃⲉⲛ ⲕⲱⲗϫ ⲙ̀Ⲡⲟ̄ⲥ̄:</w:t>
            </w:r>
          </w:p>
          <w:p w14:paraId="7E5425F3" w14:textId="77777777" w:rsidR="00900F68" w:rsidRDefault="00900F68" w:rsidP="00900F68">
            <w:pPr>
              <w:pStyle w:val="CopticVersemulti-line"/>
            </w:pPr>
            <w:r>
              <w:t>ⲁ̀ⲗⲁⲥ ⲛⲓⲃⲉⲛ ⲥ̀ⲙⲟⲩ ⲉ̀ⲣⲟϥ:</w:t>
            </w:r>
          </w:p>
          <w:p w14:paraId="7D40CDD7" w14:textId="77777777" w:rsidR="00900F68" w:rsidRDefault="00900F68" w:rsidP="00900F68">
            <w:pPr>
              <w:pStyle w:val="CopticVersemulti-line"/>
            </w:pPr>
            <w:r>
              <w:t>ⲁ̀ⲡ̀ⲱ̀ⲟⲩ ⲙ̀Ⲫϯ ⲟⲩⲱϣⲥ ⲉ̀ⲃⲟⲗ:</w:t>
            </w:r>
          </w:p>
          <w:p w14:paraId="3A25A6F8" w14:textId="77777777" w:rsidR="00900F68" w:rsidRPr="003032D8" w:rsidRDefault="00900F68" w:rsidP="00900F68">
            <w:pPr>
              <w:pStyle w:val="CopticHangingVerse"/>
            </w:pPr>
            <w:r>
              <w:t>ⲁϥⲙⲟϩ ⲙ̀ⲡ̀ⲏⲟ ⲛ̀ϯⲟⲓⲕⲟⲩⲙⲉⲛⲏ.</w:t>
            </w:r>
          </w:p>
        </w:tc>
      </w:tr>
      <w:tr w:rsidR="00900F68" w14:paraId="7759BE8F" w14:textId="77777777" w:rsidTr="00C46B09">
        <w:trPr>
          <w:cantSplit/>
          <w:jc w:val="center"/>
        </w:trPr>
        <w:tc>
          <w:tcPr>
            <w:tcW w:w="288" w:type="dxa"/>
          </w:tcPr>
          <w:p w14:paraId="3452E1DD" w14:textId="77777777" w:rsidR="00900F68" w:rsidRDefault="00900F68" w:rsidP="00C46B09">
            <w:pPr>
              <w:pStyle w:val="CopticCross"/>
            </w:pPr>
            <w:r w:rsidRPr="00FB5ACB">
              <w:lastRenderedPageBreak/>
              <w:t>¿</w:t>
            </w:r>
          </w:p>
        </w:tc>
        <w:tc>
          <w:tcPr>
            <w:tcW w:w="3960" w:type="dxa"/>
          </w:tcPr>
          <w:p w14:paraId="6AAF980D" w14:textId="77777777" w:rsidR="00900F68" w:rsidRPr="004764BD" w:rsidRDefault="00900F68" w:rsidP="00C46B09">
            <w:pPr>
              <w:pStyle w:val="EngHang"/>
            </w:pPr>
            <w:r w:rsidRPr="004764BD">
              <w:t>Pray to the Lord on our behalf,</w:t>
            </w:r>
          </w:p>
          <w:p w14:paraId="6D691079" w14:textId="77777777" w:rsidR="00900F68" w:rsidRPr="004764BD" w:rsidRDefault="00900F68" w:rsidP="00C46B09">
            <w:pPr>
              <w:pStyle w:val="EngHang"/>
            </w:pPr>
            <w:r w:rsidRPr="004764BD">
              <w:t>O Teacher</w:t>
            </w:r>
            <w:r>
              <w:t>s</w:t>
            </w:r>
            <w:r w:rsidRPr="004764BD">
              <w:t xml:space="preserve"> of Orthodoxy,</w:t>
            </w:r>
          </w:p>
          <w:p w14:paraId="72A9E56B" w14:textId="77777777" w:rsidR="00900F68" w:rsidRPr="004764BD" w:rsidRDefault="00900F68" w:rsidP="00C46B09">
            <w:pPr>
              <w:pStyle w:val="EngHang"/>
            </w:pPr>
            <w:r w:rsidRPr="004764BD">
              <w:t>Severus and Dioscorus,</w:t>
            </w:r>
          </w:p>
          <w:p w14:paraId="7AD336A0" w14:textId="77777777" w:rsidR="00900F68" w:rsidRDefault="00900F68" w:rsidP="00C46B09">
            <w:pPr>
              <w:pStyle w:val="EngHangEnd"/>
            </w:pPr>
            <w:r w:rsidRPr="004764BD">
              <w:t>That He</w:t>
            </w:r>
            <w:r>
              <w:t xml:space="preserve"> may forgive us our sins.</w:t>
            </w:r>
          </w:p>
        </w:tc>
        <w:tc>
          <w:tcPr>
            <w:tcW w:w="288" w:type="dxa"/>
          </w:tcPr>
          <w:p w14:paraId="13E3829A" w14:textId="77777777" w:rsidR="00900F68" w:rsidRDefault="00900F68" w:rsidP="00C46B09"/>
        </w:tc>
        <w:tc>
          <w:tcPr>
            <w:tcW w:w="288" w:type="dxa"/>
          </w:tcPr>
          <w:p w14:paraId="1A1605C5" w14:textId="77777777" w:rsidR="00900F68" w:rsidRDefault="00900F68" w:rsidP="00C46B09">
            <w:pPr>
              <w:pStyle w:val="CopticCross"/>
            </w:pPr>
            <w:r w:rsidRPr="00FB5ACB">
              <w:t>¿</w:t>
            </w:r>
          </w:p>
        </w:tc>
        <w:tc>
          <w:tcPr>
            <w:tcW w:w="3960" w:type="dxa"/>
          </w:tcPr>
          <w:p w14:paraId="59E81667" w14:textId="77777777" w:rsidR="00900F68" w:rsidRDefault="00900F68" w:rsidP="00900F68">
            <w:pPr>
              <w:pStyle w:val="CopticVersemulti-line"/>
            </w:pPr>
            <w:r>
              <w:t>Ⲧⲱⲃϩ ⲙ̀Ⲡⲟ̄ⲥ̄ ⲉ̀ϩ̀ⲣⲏⲓ ⲉ̀ϫⲱⲛ:</w:t>
            </w:r>
          </w:p>
          <w:p w14:paraId="37B06454" w14:textId="77777777" w:rsidR="00900F68" w:rsidRDefault="00900F68" w:rsidP="00900F68">
            <w:pPr>
              <w:pStyle w:val="CopticVersemulti-line"/>
            </w:pPr>
            <w:r>
              <w:t>ⲱ̀ ⲡ̀ⲥⲁϧ ⲛ̀ⲧⲉ ϯⲟⲣⲑⲟⲇⲟⲝⲓⲁ̀:</w:t>
            </w:r>
          </w:p>
          <w:p w14:paraId="0505CE79" w14:textId="77777777" w:rsidR="00900F68" w:rsidRDefault="00900F68" w:rsidP="00900F68">
            <w:pPr>
              <w:pStyle w:val="CopticVersemulti-line"/>
            </w:pPr>
            <w:r>
              <w:t>Ⲥⲉⲩⲏ̀ⲣⲟⲥ ⲛⲉⲙ Ⲇⲓⲟⲥⲕⲟⲣⲟⲥ:</w:t>
            </w:r>
          </w:p>
          <w:p w14:paraId="4ACEB745" w14:textId="77777777" w:rsidR="00900F68" w:rsidRDefault="00900F68" w:rsidP="00900F68">
            <w:pPr>
              <w:pStyle w:val="CopticHangingVerse"/>
            </w:pPr>
            <w:r>
              <w:t>ⲛ̀ⲧⲉϥⲭⲁ ⲛⲉⲛⲛⲟⲃⲓ ⲛⲁⲛ ⲉ̀ⲃⲟⲗ.</w:t>
            </w:r>
          </w:p>
        </w:tc>
      </w:tr>
    </w:tbl>
    <w:p w14:paraId="01F3D7B7" w14:textId="1075499F" w:rsidR="003037B8" w:rsidRDefault="003037B8" w:rsidP="003037B8">
      <w:pPr>
        <w:pStyle w:val="Heading4"/>
      </w:pPr>
      <w:bookmarkStart w:id="1230" w:name="_Toc410196200"/>
      <w:bookmarkStart w:id="1231" w:name="_Toc410196442"/>
      <w:bookmarkStart w:id="1232" w:name="_Toc410196944"/>
      <w:bookmarkStart w:id="1233" w:name="_Toc448696646"/>
      <w:bookmarkStart w:id="1234" w:name="October"/>
      <w:bookmarkEnd w:id="1176"/>
      <w:r>
        <w:t>The Gospel Resposne for St. Severus</w:t>
      </w:r>
    </w:p>
    <w:p w14:paraId="7E962436" w14:textId="22596A8A" w:rsidR="003037B8" w:rsidRPr="003037B8" w:rsidRDefault="004B7EF3" w:rsidP="004B7EF3">
      <w:pPr>
        <w:pStyle w:val="Rubric"/>
      </w:pPr>
      <w:r>
        <w:t>The last verse of the Doxology may be inserted into the Annual Gospel Response.</w:t>
      </w:r>
    </w:p>
    <w:p w14:paraId="48F074C0" w14:textId="4407FFF9" w:rsidR="00495F1A" w:rsidRDefault="00495F1A" w:rsidP="00495F1A">
      <w:pPr>
        <w:pStyle w:val="Heading2"/>
        <w:rPr>
          <w:rFonts w:ascii="FreeSerifAvvaShenouda" w:hAnsi="FreeSerifAvvaShenouda" w:cs="FreeSerifAvvaShenouda"/>
        </w:rPr>
      </w:pPr>
      <w:r>
        <w:lastRenderedPageBreak/>
        <w:t>October</w:t>
      </w:r>
      <w:bookmarkEnd w:id="1230"/>
      <w:bookmarkEnd w:id="1231"/>
      <w:bookmarkEnd w:id="1232"/>
      <w:r w:rsidR="006E370D">
        <w:t xml:space="preserve"> or </w:t>
      </w:r>
      <w:r w:rsidR="006E370D">
        <w:rPr>
          <w:rFonts w:ascii="FreeSerifAvvaShenouda" w:hAnsi="FreeSerifAvvaShenouda" w:cs="FreeSerifAvvaShenouda"/>
        </w:rPr>
        <w:t>Ⲡⲁⲱⲡⲉ</w:t>
      </w:r>
      <w:bookmarkEnd w:id="1233"/>
    </w:p>
    <w:bookmarkStart w:id="1235" w:name="_Ref434561633" w:displacedByCustomXml="next"/>
    <w:sdt>
      <w:sdtPr>
        <w:id w:val="960613025"/>
        <w:docPartObj>
          <w:docPartGallery w:val="Table of Contents"/>
          <w:docPartUnique/>
        </w:docPartObj>
      </w:sdtPr>
      <w:sdtEndPr>
        <w:rPr>
          <w:b/>
          <w:bCs/>
          <w:noProof/>
        </w:rPr>
      </w:sdtEndPr>
      <w:sdtContent>
        <w:p w14:paraId="510D75EB" w14:textId="3CCA9339"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October</w:instrText>
          </w:r>
          <w:r>
            <w:rPr>
              <w:noProof/>
            </w:rPr>
            <w:fldChar w:fldCharType="separate"/>
          </w:r>
          <w:hyperlink w:anchor="_Toc448227485" w:history="1">
            <w:r w:rsidR="00E35F1F" w:rsidRPr="003E54FF">
              <w:rPr>
                <w:rStyle w:val="Hyperlink"/>
                <w:noProof/>
              </w:rPr>
              <w:t>October 1 (2) / Paopi 4: St. Bacchus</w:t>
            </w:r>
            <w:r w:rsidR="00E35F1F">
              <w:rPr>
                <w:noProof/>
                <w:webHidden/>
              </w:rPr>
              <w:tab/>
            </w:r>
            <w:r w:rsidR="00E35F1F">
              <w:rPr>
                <w:noProof/>
                <w:webHidden/>
              </w:rPr>
              <w:fldChar w:fldCharType="begin"/>
            </w:r>
            <w:r w:rsidR="00E35F1F">
              <w:rPr>
                <w:noProof/>
                <w:webHidden/>
              </w:rPr>
              <w:instrText xml:space="preserve"> PAGEREF _Toc448227485 \h </w:instrText>
            </w:r>
            <w:r w:rsidR="00E35F1F">
              <w:rPr>
                <w:noProof/>
                <w:webHidden/>
              </w:rPr>
            </w:r>
            <w:r w:rsidR="00E35F1F">
              <w:rPr>
                <w:noProof/>
                <w:webHidden/>
              </w:rPr>
              <w:fldChar w:fldCharType="separate"/>
            </w:r>
            <w:r w:rsidR="000C7DE2">
              <w:rPr>
                <w:noProof/>
                <w:webHidden/>
              </w:rPr>
              <w:t>676</w:t>
            </w:r>
            <w:r w:rsidR="00E35F1F">
              <w:rPr>
                <w:noProof/>
                <w:webHidden/>
              </w:rPr>
              <w:fldChar w:fldCharType="end"/>
            </w:r>
          </w:hyperlink>
        </w:p>
        <w:p w14:paraId="0C71949C" w14:textId="132024E2" w:rsidR="00E35F1F" w:rsidRDefault="00BF6550">
          <w:pPr>
            <w:pStyle w:val="TOC3"/>
            <w:tabs>
              <w:tab w:val="right" w:leader="dot" w:pos="8846"/>
            </w:tabs>
            <w:rPr>
              <w:rFonts w:asciiTheme="minorHAnsi" w:eastAsiaTheme="minorEastAsia" w:hAnsiTheme="minorHAnsi"/>
              <w:noProof/>
              <w:sz w:val="22"/>
              <w:lang w:val="en-US"/>
            </w:rPr>
          </w:pPr>
          <w:hyperlink w:anchor="_Toc448227486" w:history="1">
            <w:r w:rsidR="00E35F1F" w:rsidRPr="003E54FF">
              <w:rPr>
                <w:rStyle w:val="Hyperlink"/>
                <w:noProof/>
              </w:rPr>
              <w:t>October 4 (5) / Paopi 7: St. Paul of Tammoh</w:t>
            </w:r>
            <w:r w:rsidR="00E35F1F">
              <w:rPr>
                <w:noProof/>
                <w:webHidden/>
              </w:rPr>
              <w:tab/>
            </w:r>
            <w:r w:rsidR="00E35F1F">
              <w:rPr>
                <w:noProof/>
                <w:webHidden/>
              </w:rPr>
              <w:fldChar w:fldCharType="begin"/>
            </w:r>
            <w:r w:rsidR="00E35F1F">
              <w:rPr>
                <w:noProof/>
                <w:webHidden/>
              </w:rPr>
              <w:instrText xml:space="preserve"> PAGEREF _Toc448227486 \h </w:instrText>
            </w:r>
            <w:r w:rsidR="00E35F1F">
              <w:rPr>
                <w:noProof/>
                <w:webHidden/>
              </w:rPr>
            </w:r>
            <w:r w:rsidR="00E35F1F">
              <w:rPr>
                <w:noProof/>
                <w:webHidden/>
              </w:rPr>
              <w:fldChar w:fldCharType="separate"/>
            </w:r>
            <w:r w:rsidR="000C7DE2">
              <w:rPr>
                <w:noProof/>
                <w:webHidden/>
              </w:rPr>
              <w:t>677</w:t>
            </w:r>
            <w:r w:rsidR="00E35F1F">
              <w:rPr>
                <w:noProof/>
                <w:webHidden/>
              </w:rPr>
              <w:fldChar w:fldCharType="end"/>
            </w:r>
          </w:hyperlink>
        </w:p>
        <w:p w14:paraId="7C5EEF26" w14:textId="7FA32D97" w:rsidR="00E35F1F" w:rsidRDefault="00BF6550">
          <w:pPr>
            <w:pStyle w:val="TOC3"/>
            <w:tabs>
              <w:tab w:val="right" w:leader="dot" w:pos="8846"/>
            </w:tabs>
            <w:rPr>
              <w:rFonts w:asciiTheme="minorHAnsi" w:eastAsiaTheme="minorEastAsia" w:hAnsiTheme="minorHAnsi"/>
              <w:noProof/>
              <w:sz w:val="22"/>
              <w:lang w:val="en-US"/>
            </w:rPr>
          </w:pPr>
          <w:hyperlink w:anchor="_Toc448227487" w:history="1">
            <w:r w:rsidR="00E35F1F" w:rsidRPr="003E54FF">
              <w:rPr>
                <w:rStyle w:val="Hyperlink"/>
                <w:noProof/>
              </w:rPr>
              <w:t>October 7 (8) / Paopi 10: St. Sergius</w:t>
            </w:r>
            <w:r w:rsidR="00E35F1F">
              <w:rPr>
                <w:noProof/>
                <w:webHidden/>
              </w:rPr>
              <w:tab/>
            </w:r>
            <w:r w:rsidR="00E35F1F">
              <w:rPr>
                <w:noProof/>
                <w:webHidden/>
              </w:rPr>
              <w:fldChar w:fldCharType="begin"/>
            </w:r>
            <w:r w:rsidR="00E35F1F">
              <w:rPr>
                <w:noProof/>
                <w:webHidden/>
              </w:rPr>
              <w:instrText xml:space="preserve"> PAGEREF _Toc448227487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610973C6" w14:textId="0115FC08" w:rsidR="00E35F1F" w:rsidRDefault="00BF6550">
          <w:pPr>
            <w:pStyle w:val="TOC3"/>
            <w:tabs>
              <w:tab w:val="right" w:leader="dot" w:pos="8846"/>
            </w:tabs>
            <w:rPr>
              <w:rFonts w:asciiTheme="minorHAnsi" w:eastAsiaTheme="minorEastAsia" w:hAnsiTheme="minorHAnsi"/>
              <w:noProof/>
              <w:sz w:val="22"/>
              <w:lang w:val="en-US"/>
            </w:rPr>
          </w:pPr>
          <w:hyperlink w:anchor="_Toc448227488" w:history="1">
            <w:r w:rsidR="00E35F1F" w:rsidRPr="003E54FF">
              <w:rPr>
                <w:rStyle w:val="Hyperlink"/>
                <w:noProof/>
              </w:rPr>
              <w:t>October 9 (10) / Paopi 12: Commemoration of Archangel Michael</w:t>
            </w:r>
            <w:r w:rsidR="00E35F1F">
              <w:rPr>
                <w:noProof/>
                <w:webHidden/>
              </w:rPr>
              <w:tab/>
            </w:r>
            <w:r w:rsidR="00E35F1F">
              <w:rPr>
                <w:noProof/>
                <w:webHidden/>
              </w:rPr>
              <w:fldChar w:fldCharType="begin"/>
            </w:r>
            <w:r w:rsidR="00E35F1F">
              <w:rPr>
                <w:noProof/>
                <w:webHidden/>
              </w:rPr>
              <w:instrText xml:space="preserve"> PAGEREF _Toc448227488 \h </w:instrText>
            </w:r>
            <w:r w:rsidR="00E35F1F">
              <w:rPr>
                <w:noProof/>
                <w:webHidden/>
              </w:rPr>
            </w:r>
            <w:r w:rsidR="00E35F1F">
              <w:rPr>
                <w:noProof/>
                <w:webHidden/>
              </w:rPr>
              <w:fldChar w:fldCharType="separate"/>
            </w:r>
            <w:r w:rsidR="000C7DE2">
              <w:rPr>
                <w:noProof/>
                <w:webHidden/>
              </w:rPr>
              <w:t>678</w:t>
            </w:r>
            <w:r w:rsidR="00E35F1F">
              <w:rPr>
                <w:noProof/>
                <w:webHidden/>
              </w:rPr>
              <w:fldChar w:fldCharType="end"/>
            </w:r>
          </w:hyperlink>
        </w:p>
        <w:p w14:paraId="42AB4D38" w14:textId="176D18DB" w:rsidR="00E35F1F" w:rsidRDefault="00BF6550">
          <w:pPr>
            <w:pStyle w:val="TOC3"/>
            <w:tabs>
              <w:tab w:val="right" w:leader="dot" w:pos="8846"/>
            </w:tabs>
            <w:rPr>
              <w:rFonts w:asciiTheme="minorHAnsi" w:eastAsiaTheme="minorEastAsia" w:hAnsiTheme="minorHAnsi"/>
              <w:noProof/>
              <w:sz w:val="22"/>
              <w:lang w:val="en-US"/>
            </w:rPr>
          </w:pPr>
          <w:hyperlink w:anchor="_Toc448227489" w:history="1">
            <w:r w:rsidR="00E35F1F" w:rsidRPr="003E54FF">
              <w:rPr>
                <w:rStyle w:val="Hyperlink"/>
                <w:noProof/>
              </w:rPr>
              <w:t>October 17 (18) Paopi 20: St. John the Short</w:t>
            </w:r>
            <w:r w:rsidR="00E35F1F">
              <w:rPr>
                <w:noProof/>
                <w:webHidden/>
              </w:rPr>
              <w:tab/>
            </w:r>
            <w:r w:rsidR="00E35F1F">
              <w:rPr>
                <w:noProof/>
                <w:webHidden/>
              </w:rPr>
              <w:fldChar w:fldCharType="begin"/>
            </w:r>
            <w:r w:rsidR="00E35F1F">
              <w:rPr>
                <w:noProof/>
                <w:webHidden/>
              </w:rPr>
              <w:instrText xml:space="preserve"> PAGEREF _Toc448227489 \h </w:instrText>
            </w:r>
            <w:r w:rsidR="00E35F1F">
              <w:rPr>
                <w:noProof/>
                <w:webHidden/>
              </w:rPr>
            </w:r>
            <w:r w:rsidR="00E35F1F">
              <w:rPr>
                <w:noProof/>
                <w:webHidden/>
              </w:rPr>
              <w:fldChar w:fldCharType="separate"/>
            </w:r>
            <w:r w:rsidR="000C7DE2">
              <w:rPr>
                <w:noProof/>
                <w:webHidden/>
              </w:rPr>
              <w:t>679</w:t>
            </w:r>
            <w:r w:rsidR="00E35F1F">
              <w:rPr>
                <w:noProof/>
                <w:webHidden/>
              </w:rPr>
              <w:fldChar w:fldCharType="end"/>
            </w:r>
          </w:hyperlink>
        </w:p>
        <w:p w14:paraId="40BE3276" w14:textId="16F6EE71" w:rsidR="00E35F1F" w:rsidRDefault="00BF6550">
          <w:pPr>
            <w:pStyle w:val="TOC3"/>
            <w:tabs>
              <w:tab w:val="right" w:leader="dot" w:pos="8846"/>
            </w:tabs>
            <w:rPr>
              <w:rFonts w:asciiTheme="minorHAnsi" w:eastAsiaTheme="minorEastAsia" w:hAnsiTheme="minorHAnsi"/>
              <w:noProof/>
              <w:sz w:val="22"/>
              <w:lang w:val="en-US"/>
            </w:rPr>
          </w:pPr>
          <w:hyperlink w:anchor="_Toc448227490" w:history="1">
            <w:r w:rsidR="00E35F1F" w:rsidRPr="003E54FF">
              <w:rPr>
                <w:rStyle w:val="Hyperlink"/>
                <w:noProof/>
              </w:rPr>
              <w:t>October 18 (19) / Paopi 21: Commemoration of the Theotokos</w:t>
            </w:r>
            <w:r w:rsidR="00E35F1F">
              <w:rPr>
                <w:noProof/>
                <w:webHidden/>
              </w:rPr>
              <w:tab/>
            </w:r>
            <w:r w:rsidR="00E35F1F">
              <w:rPr>
                <w:noProof/>
                <w:webHidden/>
              </w:rPr>
              <w:fldChar w:fldCharType="begin"/>
            </w:r>
            <w:r w:rsidR="00E35F1F">
              <w:rPr>
                <w:noProof/>
                <w:webHidden/>
              </w:rPr>
              <w:instrText xml:space="preserve"> PAGEREF _Toc448227490 \h </w:instrText>
            </w:r>
            <w:r w:rsidR="00E35F1F">
              <w:rPr>
                <w:noProof/>
                <w:webHidden/>
              </w:rPr>
            </w:r>
            <w:r w:rsidR="00E35F1F">
              <w:rPr>
                <w:noProof/>
                <w:webHidden/>
              </w:rPr>
              <w:fldChar w:fldCharType="separate"/>
            </w:r>
            <w:r w:rsidR="000C7DE2">
              <w:rPr>
                <w:noProof/>
                <w:webHidden/>
              </w:rPr>
              <w:t>680</w:t>
            </w:r>
            <w:r w:rsidR="00E35F1F">
              <w:rPr>
                <w:noProof/>
                <w:webHidden/>
              </w:rPr>
              <w:fldChar w:fldCharType="end"/>
            </w:r>
          </w:hyperlink>
        </w:p>
        <w:p w14:paraId="5BA2BFE4" w14:textId="41964F94" w:rsidR="00E35F1F" w:rsidRDefault="00BF6550">
          <w:pPr>
            <w:pStyle w:val="TOC3"/>
            <w:tabs>
              <w:tab w:val="right" w:leader="dot" w:pos="8846"/>
            </w:tabs>
            <w:rPr>
              <w:rFonts w:asciiTheme="minorHAnsi" w:eastAsiaTheme="minorEastAsia" w:hAnsiTheme="minorHAnsi"/>
              <w:noProof/>
              <w:sz w:val="22"/>
              <w:lang w:val="en-US"/>
            </w:rPr>
          </w:pPr>
          <w:hyperlink w:anchor="_Toc448227491" w:history="1">
            <w:r w:rsidR="00E35F1F" w:rsidRPr="003E54FF">
              <w:rPr>
                <w:rStyle w:val="Hyperlink"/>
                <w:noProof/>
              </w:rPr>
              <w:t>October 18 (19) / Paopi 21: Also St. Teji (Reweiss)</w:t>
            </w:r>
            <w:r w:rsidR="00E35F1F">
              <w:rPr>
                <w:noProof/>
                <w:webHidden/>
              </w:rPr>
              <w:tab/>
            </w:r>
            <w:r w:rsidR="00E35F1F">
              <w:rPr>
                <w:noProof/>
                <w:webHidden/>
              </w:rPr>
              <w:fldChar w:fldCharType="begin"/>
            </w:r>
            <w:r w:rsidR="00E35F1F">
              <w:rPr>
                <w:noProof/>
                <w:webHidden/>
              </w:rPr>
              <w:instrText xml:space="preserve"> PAGEREF _Toc448227491 \h </w:instrText>
            </w:r>
            <w:r w:rsidR="00E35F1F">
              <w:rPr>
                <w:noProof/>
                <w:webHidden/>
              </w:rPr>
            </w:r>
            <w:r w:rsidR="00E35F1F">
              <w:rPr>
                <w:noProof/>
                <w:webHidden/>
              </w:rPr>
              <w:fldChar w:fldCharType="separate"/>
            </w:r>
            <w:r w:rsidR="000C7DE2">
              <w:rPr>
                <w:noProof/>
                <w:webHidden/>
              </w:rPr>
              <w:t>681</w:t>
            </w:r>
            <w:r w:rsidR="00E35F1F">
              <w:rPr>
                <w:noProof/>
                <w:webHidden/>
              </w:rPr>
              <w:fldChar w:fldCharType="end"/>
            </w:r>
          </w:hyperlink>
        </w:p>
        <w:p w14:paraId="0DA884AB" w14:textId="124FDD35" w:rsidR="00E35F1F" w:rsidRDefault="00BF6550">
          <w:pPr>
            <w:pStyle w:val="TOC3"/>
            <w:tabs>
              <w:tab w:val="right" w:leader="dot" w:pos="8846"/>
            </w:tabs>
            <w:rPr>
              <w:rFonts w:asciiTheme="minorHAnsi" w:eastAsiaTheme="minorEastAsia" w:hAnsiTheme="minorHAnsi"/>
              <w:noProof/>
              <w:sz w:val="22"/>
              <w:lang w:val="en-US"/>
            </w:rPr>
          </w:pPr>
          <w:hyperlink w:anchor="_Toc448227492" w:history="1">
            <w:r w:rsidR="00E35F1F" w:rsidRPr="003E54FF">
              <w:rPr>
                <w:rStyle w:val="Hyperlink"/>
                <w:noProof/>
              </w:rPr>
              <w:t>October 23 (24) / Paopi 26: St. Apip the Friend of St. Apollo</w:t>
            </w:r>
            <w:r w:rsidR="00E35F1F">
              <w:rPr>
                <w:noProof/>
                <w:webHidden/>
              </w:rPr>
              <w:tab/>
            </w:r>
            <w:r w:rsidR="00E35F1F">
              <w:rPr>
                <w:noProof/>
                <w:webHidden/>
              </w:rPr>
              <w:fldChar w:fldCharType="begin"/>
            </w:r>
            <w:r w:rsidR="00E35F1F">
              <w:rPr>
                <w:noProof/>
                <w:webHidden/>
              </w:rPr>
              <w:instrText xml:space="preserve"> PAGEREF _Toc448227492 \h </w:instrText>
            </w:r>
            <w:r w:rsidR="00E35F1F">
              <w:rPr>
                <w:noProof/>
                <w:webHidden/>
              </w:rPr>
            </w:r>
            <w:r w:rsidR="00E35F1F">
              <w:rPr>
                <w:noProof/>
                <w:webHidden/>
              </w:rPr>
              <w:fldChar w:fldCharType="separate"/>
            </w:r>
            <w:r w:rsidR="000C7DE2">
              <w:rPr>
                <w:noProof/>
                <w:webHidden/>
              </w:rPr>
              <w:t>682</w:t>
            </w:r>
            <w:r w:rsidR="00E35F1F">
              <w:rPr>
                <w:noProof/>
                <w:webHidden/>
              </w:rPr>
              <w:fldChar w:fldCharType="end"/>
            </w:r>
          </w:hyperlink>
        </w:p>
        <w:p w14:paraId="14F64ABF" w14:textId="3DD7D9D8" w:rsidR="00E35F1F" w:rsidRDefault="00BF6550">
          <w:pPr>
            <w:pStyle w:val="TOC3"/>
            <w:tabs>
              <w:tab w:val="right" w:leader="dot" w:pos="8846"/>
            </w:tabs>
            <w:rPr>
              <w:rFonts w:asciiTheme="minorHAnsi" w:eastAsiaTheme="minorEastAsia" w:hAnsiTheme="minorHAnsi"/>
              <w:noProof/>
              <w:sz w:val="22"/>
              <w:lang w:val="en-US"/>
            </w:rPr>
          </w:pPr>
          <w:hyperlink w:anchor="_Toc448227493" w:history="1">
            <w:r w:rsidR="00E35F1F" w:rsidRPr="003E54FF">
              <w:rPr>
                <w:rStyle w:val="Hyperlink"/>
                <w:noProof/>
              </w:rPr>
              <w:t>October 23 (24) / Paopi 26: The Martyrdom of St. Timothy the Apostle</w:t>
            </w:r>
            <w:r w:rsidR="00E35F1F">
              <w:rPr>
                <w:noProof/>
                <w:webHidden/>
              </w:rPr>
              <w:tab/>
            </w:r>
            <w:r w:rsidR="00E35F1F">
              <w:rPr>
                <w:noProof/>
                <w:webHidden/>
              </w:rPr>
              <w:fldChar w:fldCharType="begin"/>
            </w:r>
            <w:r w:rsidR="00E35F1F">
              <w:rPr>
                <w:noProof/>
                <w:webHidden/>
              </w:rPr>
              <w:instrText xml:space="preserve"> PAGEREF _Toc448227493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479E44D2" w14:textId="01FD1BF2" w:rsidR="00E35F1F" w:rsidRDefault="00BF6550">
          <w:pPr>
            <w:pStyle w:val="TOC3"/>
            <w:tabs>
              <w:tab w:val="right" w:leader="dot" w:pos="8846"/>
            </w:tabs>
            <w:rPr>
              <w:rFonts w:asciiTheme="minorHAnsi" w:eastAsiaTheme="minorEastAsia" w:hAnsiTheme="minorHAnsi"/>
              <w:noProof/>
              <w:sz w:val="22"/>
              <w:lang w:val="en-US"/>
            </w:rPr>
          </w:pPr>
          <w:hyperlink w:anchor="_Toc448227494" w:history="1">
            <w:r w:rsidR="00E35F1F" w:rsidRPr="003E54FF">
              <w:rPr>
                <w:rStyle w:val="Hyperlink"/>
                <w:noProof/>
              </w:rPr>
              <w:t>October 24 (25) / Paopi 27: St. Macarius the Bishop of Edkow</w:t>
            </w:r>
            <w:r w:rsidR="00E35F1F">
              <w:rPr>
                <w:noProof/>
                <w:webHidden/>
              </w:rPr>
              <w:tab/>
            </w:r>
            <w:r w:rsidR="00E35F1F">
              <w:rPr>
                <w:noProof/>
                <w:webHidden/>
              </w:rPr>
              <w:fldChar w:fldCharType="begin"/>
            </w:r>
            <w:r w:rsidR="00E35F1F">
              <w:rPr>
                <w:noProof/>
                <w:webHidden/>
              </w:rPr>
              <w:instrText xml:space="preserve"> PAGEREF _Toc448227494 \h </w:instrText>
            </w:r>
            <w:r w:rsidR="00E35F1F">
              <w:rPr>
                <w:noProof/>
                <w:webHidden/>
              </w:rPr>
            </w:r>
            <w:r w:rsidR="00E35F1F">
              <w:rPr>
                <w:noProof/>
                <w:webHidden/>
              </w:rPr>
              <w:fldChar w:fldCharType="separate"/>
            </w:r>
            <w:r w:rsidR="000C7DE2">
              <w:rPr>
                <w:noProof/>
                <w:webHidden/>
              </w:rPr>
              <w:t>684</w:t>
            </w:r>
            <w:r w:rsidR="00E35F1F">
              <w:rPr>
                <w:noProof/>
                <w:webHidden/>
              </w:rPr>
              <w:fldChar w:fldCharType="end"/>
            </w:r>
          </w:hyperlink>
        </w:p>
        <w:p w14:paraId="1DC3186A" w14:textId="4F365EA9" w:rsidR="00E35F1F" w:rsidRDefault="00BF6550">
          <w:pPr>
            <w:pStyle w:val="TOC3"/>
            <w:tabs>
              <w:tab w:val="right" w:leader="dot" w:pos="8846"/>
            </w:tabs>
            <w:rPr>
              <w:rFonts w:asciiTheme="minorHAnsi" w:eastAsiaTheme="minorEastAsia" w:hAnsiTheme="minorHAnsi"/>
              <w:noProof/>
              <w:sz w:val="22"/>
              <w:lang w:val="en-US"/>
            </w:rPr>
          </w:pPr>
          <w:hyperlink w:anchor="_Toc448227495" w:history="1">
            <w:r w:rsidR="00E35F1F" w:rsidRPr="003E54FF">
              <w:rPr>
                <w:rStyle w:val="Hyperlink"/>
                <w:noProof/>
              </w:rPr>
              <w:t>October 26 (27) / Paopi 29: Commemoration of the Annunciation, Nativity, and Resurrection on the 29</w:t>
            </w:r>
            <w:r w:rsidR="00E35F1F" w:rsidRPr="003E54FF">
              <w:rPr>
                <w:rStyle w:val="Hyperlink"/>
                <w:noProof/>
                <w:vertAlign w:val="superscript"/>
              </w:rPr>
              <w:t>th</w:t>
            </w:r>
            <w:r w:rsidR="00E35F1F" w:rsidRPr="003E54F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_Toc448227495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608C521A" w14:textId="1BE2BD83" w:rsidR="00E35F1F" w:rsidRDefault="00BF6550">
          <w:pPr>
            <w:pStyle w:val="TOC3"/>
            <w:tabs>
              <w:tab w:val="right" w:leader="dot" w:pos="8846"/>
            </w:tabs>
            <w:rPr>
              <w:rFonts w:asciiTheme="minorHAnsi" w:eastAsiaTheme="minorEastAsia" w:hAnsiTheme="minorHAnsi"/>
              <w:noProof/>
              <w:sz w:val="22"/>
              <w:lang w:val="en-US"/>
            </w:rPr>
          </w:pPr>
          <w:hyperlink w:anchor="_Toc448227496" w:history="1">
            <w:r w:rsidR="00E35F1F" w:rsidRPr="003E54FF">
              <w:rPr>
                <w:rStyle w:val="Hyperlink"/>
                <w:noProof/>
              </w:rPr>
              <w:t>October 27 (28) / Paopi 30: St. Mark (Consecration and Appearance of Head)</w:t>
            </w:r>
            <w:r w:rsidR="00E35F1F">
              <w:rPr>
                <w:noProof/>
                <w:webHidden/>
              </w:rPr>
              <w:tab/>
            </w:r>
            <w:r w:rsidR="00E35F1F">
              <w:rPr>
                <w:noProof/>
                <w:webHidden/>
              </w:rPr>
              <w:fldChar w:fldCharType="begin"/>
            </w:r>
            <w:r w:rsidR="00E35F1F">
              <w:rPr>
                <w:noProof/>
                <w:webHidden/>
              </w:rPr>
              <w:instrText xml:space="preserve"> PAGEREF _Toc448227496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0236A71C" w14:textId="117712C8" w:rsidR="00E35F1F" w:rsidRDefault="00BF6550">
          <w:pPr>
            <w:pStyle w:val="TOC3"/>
            <w:tabs>
              <w:tab w:val="right" w:leader="dot" w:pos="8846"/>
            </w:tabs>
            <w:rPr>
              <w:rFonts w:asciiTheme="minorHAnsi" w:eastAsiaTheme="minorEastAsia" w:hAnsiTheme="minorHAnsi"/>
              <w:noProof/>
              <w:sz w:val="22"/>
              <w:lang w:val="en-US"/>
            </w:rPr>
          </w:pPr>
          <w:hyperlink w:anchor="_Toc448227497" w:history="1">
            <w:r w:rsidR="00E35F1F" w:rsidRPr="003E54FF">
              <w:rPr>
                <w:rStyle w:val="Hyperlink"/>
                <w:noProof/>
              </w:rPr>
              <w:t>October 28 (29) / Athor 1: St. Cleopas and His Companion, Two of the Seventy Two Apostles</w:t>
            </w:r>
            <w:r w:rsidR="00E35F1F">
              <w:rPr>
                <w:noProof/>
                <w:webHidden/>
              </w:rPr>
              <w:tab/>
            </w:r>
            <w:r w:rsidR="00E35F1F">
              <w:rPr>
                <w:noProof/>
                <w:webHidden/>
              </w:rPr>
              <w:fldChar w:fldCharType="begin"/>
            </w:r>
            <w:r w:rsidR="00E35F1F">
              <w:rPr>
                <w:noProof/>
                <w:webHidden/>
              </w:rPr>
              <w:instrText xml:space="preserve"> PAGEREF _Toc448227497 \h </w:instrText>
            </w:r>
            <w:r w:rsidR="00E35F1F">
              <w:rPr>
                <w:noProof/>
                <w:webHidden/>
              </w:rPr>
            </w:r>
            <w:r w:rsidR="00E35F1F">
              <w:rPr>
                <w:noProof/>
                <w:webHidden/>
              </w:rPr>
              <w:fldChar w:fldCharType="separate"/>
            </w:r>
            <w:r w:rsidR="000C7DE2">
              <w:rPr>
                <w:noProof/>
                <w:webHidden/>
              </w:rPr>
              <w:t>685</w:t>
            </w:r>
            <w:r w:rsidR="00E35F1F">
              <w:rPr>
                <w:noProof/>
                <w:webHidden/>
              </w:rPr>
              <w:fldChar w:fldCharType="end"/>
            </w:r>
          </w:hyperlink>
        </w:p>
        <w:p w14:paraId="47A3128E" w14:textId="3D0056C4" w:rsidR="009E261C" w:rsidRDefault="009E261C" w:rsidP="009E261C">
          <w:r>
            <w:rPr>
              <w:b/>
              <w:bCs/>
              <w:noProof/>
            </w:rPr>
            <w:fldChar w:fldCharType="end"/>
          </w:r>
        </w:p>
      </w:sdtContent>
    </w:sdt>
    <w:p w14:paraId="30E6ADA9" w14:textId="77777777" w:rsidR="009E261C" w:rsidRDefault="009E261C" w:rsidP="00336170"/>
    <w:p w14:paraId="4E759877" w14:textId="77777777" w:rsidR="009E261C" w:rsidRDefault="009E261C" w:rsidP="00336170">
      <w:r>
        <w:br w:type="page"/>
      </w:r>
    </w:p>
    <w:p w14:paraId="4BBBCCE1" w14:textId="0191B912" w:rsidR="0081710C" w:rsidRDefault="0081710C" w:rsidP="0081710C">
      <w:pPr>
        <w:pStyle w:val="Heading3"/>
      </w:pPr>
      <w:bookmarkStart w:id="1236" w:name="_Ref436250096"/>
      <w:bookmarkStart w:id="1237" w:name="_Ref436250168"/>
      <w:bookmarkStart w:id="1238" w:name="_Toc448227485"/>
      <w:r>
        <w:lastRenderedPageBreak/>
        <w:t>October 1 (2) / Paopi 4: St. Bacchus</w:t>
      </w:r>
      <w:bookmarkEnd w:id="1235"/>
      <w:bookmarkEnd w:id="1236"/>
      <w:bookmarkEnd w:id="1237"/>
      <w:bookmarkEnd w:id="1238"/>
    </w:p>
    <w:p w14:paraId="5652177B" w14:textId="579A358D" w:rsidR="003037B8" w:rsidRDefault="003037B8" w:rsidP="003037B8">
      <w:pPr>
        <w:pStyle w:val="Heading4"/>
      </w:pPr>
      <w:bookmarkStart w:id="1239" w:name="_Ref434489638"/>
      <w:r>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37B8" w14:paraId="1E5B46F3" w14:textId="77777777" w:rsidTr="003037B8">
        <w:trPr>
          <w:cantSplit/>
          <w:jc w:val="center"/>
        </w:trPr>
        <w:tc>
          <w:tcPr>
            <w:tcW w:w="288" w:type="dxa"/>
          </w:tcPr>
          <w:p w14:paraId="265BA71F" w14:textId="77777777" w:rsidR="003037B8" w:rsidRDefault="003037B8" w:rsidP="003037B8">
            <w:pPr>
              <w:pStyle w:val="CopticCross"/>
            </w:pPr>
          </w:p>
        </w:tc>
        <w:tc>
          <w:tcPr>
            <w:tcW w:w="3960" w:type="dxa"/>
          </w:tcPr>
          <w:p w14:paraId="2612A9A7" w14:textId="77777777" w:rsidR="003037B8" w:rsidRDefault="003037B8" w:rsidP="0056261A">
            <w:pPr>
              <w:pStyle w:val="EngHang"/>
            </w:pPr>
            <w:r>
              <w:t>Hail to the martyrs,</w:t>
            </w:r>
          </w:p>
          <w:p w14:paraId="027DA47E" w14:textId="0F3EFC42" w:rsidR="003037B8" w:rsidRDefault="003037B8" w:rsidP="0056261A">
            <w:pPr>
              <w:pStyle w:val="EngHang"/>
            </w:pPr>
            <w:r>
              <w:t xml:space="preserve">Hail to the </w:t>
            </w:r>
            <w:r w:rsidR="0056261A">
              <w:t>noble athletes,</w:t>
            </w:r>
          </w:p>
          <w:p w14:paraId="3A80F962" w14:textId="77777777" w:rsidR="0056261A" w:rsidRDefault="0056261A" w:rsidP="0056261A">
            <w:pPr>
              <w:pStyle w:val="EngHang"/>
            </w:pPr>
            <w:r>
              <w:t>Hail to the struggle bearers,</w:t>
            </w:r>
          </w:p>
          <w:p w14:paraId="51D81ACF" w14:textId="4CAFC893" w:rsidR="0056261A" w:rsidRDefault="0056261A" w:rsidP="003037B8">
            <w:pPr>
              <w:pStyle w:val="EngHangEnd"/>
            </w:pPr>
            <w:r>
              <w:t>Sergius and Bacchus.</w:t>
            </w:r>
          </w:p>
        </w:tc>
        <w:tc>
          <w:tcPr>
            <w:tcW w:w="288" w:type="dxa"/>
          </w:tcPr>
          <w:p w14:paraId="6A894B91" w14:textId="77777777" w:rsidR="003037B8" w:rsidRDefault="003037B8" w:rsidP="003037B8"/>
        </w:tc>
        <w:tc>
          <w:tcPr>
            <w:tcW w:w="288" w:type="dxa"/>
          </w:tcPr>
          <w:p w14:paraId="3024E7BF" w14:textId="77777777" w:rsidR="003037B8" w:rsidRDefault="003037B8" w:rsidP="003037B8">
            <w:pPr>
              <w:pStyle w:val="CopticCross"/>
            </w:pPr>
          </w:p>
        </w:tc>
        <w:tc>
          <w:tcPr>
            <w:tcW w:w="3960" w:type="dxa"/>
          </w:tcPr>
          <w:p w14:paraId="7F181C79" w14:textId="77777777" w:rsidR="003037B8" w:rsidRDefault="003037B8" w:rsidP="003037B8">
            <w:pPr>
              <w:pStyle w:val="CopticVersemulti-line"/>
            </w:pPr>
            <w:r>
              <w:t>Ⲭⲉⲣⲉ ⲛⲱⲧⲉⲛ ⲱ̀ ⲛⲓⲙⲁⲣⲧⲩⲣⲟⲥ:</w:t>
            </w:r>
          </w:p>
          <w:p w14:paraId="4D0EE835" w14:textId="77777777" w:rsidR="003037B8" w:rsidRDefault="003037B8" w:rsidP="003037B8">
            <w:pPr>
              <w:pStyle w:val="CopticVersemulti-line"/>
            </w:pPr>
            <w:r>
              <w:t>ⲭⲉⲣⲉ ⲛⲓϣⲱⲓϫ ⲛ̀ⲅⲉⲛⲛⲉⲟⲥ:</w:t>
            </w:r>
          </w:p>
          <w:p w14:paraId="4DAAB53F" w14:textId="77777777" w:rsidR="003037B8" w:rsidRDefault="003037B8" w:rsidP="003037B8">
            <w:pPr>
              <w:pStyle w:val="CopticVersemulti-line"/>
            </w:pPr>
            <w:r>
              <w:t>ⲭⲉⲣⲉ ⲛⲓⲁⲑⲗⲟⲫⲟⲣⲟⲥ:</w:t>
            </w:r>
          </w:p>
          <w:p w14:paraId="4FA23F17" w14:textId="7CDC7320" w:rsidR="003037B8" w:rsidRDefault="003037B8" w:rsidP="003037B8">
            <w:pPr>
              <w:pStyle w:val="CopticHangingVerse"/>
            </w:pPr>
            <w:r>
              <w:t>ⲛⲓⲁ̀ⲅⲓⲟⲥ Ⲥⲉⲣⲅⲓⲟⲥ ⲛⲉⲙ Ⲃⲁⲭⲟⲥ.</w:t>
            </w:r>
          </w:p>
        </w:tc>
      </w:tr>
    </w:tbl>
    <w:p w14:paraId="7EAFB97D" w14:textId="27C30443" w:rsidR="0081710C" w:rsidRDefault="0081710C" w:rsidP="0081710C">
      <w:pPr>
        <w:pStyle w:val="Heading4"/>
      </w:pPr>
      <w:r>
        <w:t>The Doxology</w:t>
      </w:r>
      <w:r w:rsidR="00B46E6E">
        <w:t xml:space="preserve"> for Sts. Sergius and Bacchus</w:t>
      </w:r>
      <w:bookmarkEnd w:id="12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710C" w14:paraId="7821611D" w14:textId="77777777" w:rsidTr="0081710C">
        <w:trPr>
          <w:cantSplit/>
          <w:jc w:val="center"/>
        </w:trPr>
        <w:tc>
          <w:tcPr>
            <w:tcW w:w="288" w:type="dxa"/>
          </w:tcPr>
          <w:p w14:paraId="366BE3E0" w14:textId="77777777" w:rsidR="0081710C" w:rsidRDefault="0081710C" w:rsidP="0081710C">
            <w:pPr>
              <w:pStyle w:val="CopticCross"/>
            </w:pPr>
          </w:p>
        </w:tc>
        <w:tc>
          <w:tcPr>
            <w:tcW w:w="3960" w:type="dxa"/>
          </w:tcPr>
          <w:p w14:paraId="6411DEC4" w14:textId="77777777" w:rsidR="0081710C" w:rsidRDefault="0081710C" w:rsidP="0081710C">
            <w:pPr>
              <w:pStyle w:val="EngHang"/>
            </w:pPr>
            <w:r>
              <w:t>Let the holy martyrs,</w:t>
            </w:r>
          </w:p>
          <w:p w14:paraId="1C9BEF9B" w14:textId="77777777" w:rsidR="0081710C" w:rsidRDefault="0081710C" w:rsidP="0081710C">
            <w:pPr>
              <w:pStyle w:val="EngHang"/>
            </w:pPr>
            <w:r>
              <w:t>The good fighters,</w:t>
            </w:r>
          </w:p>
          <w:p w14:paraId="2543BE17" w14:textId="77777777" w:rsidR="0081710C" w:rsidRDefault="0081710C" w:rsidP="0081710C">
            <w:pPr>
              <w:pStyle w:val="EngHang"/>
            </w:pPr>
            <w:r>
              <w:t>Saints Sergius and Bacchus,</w:t>
            </w:r>
          </w:p>
          <w:p w14:paraId="32E03559" w14:textId="77777777" w:rsidR="0081710C" w:rsidRDefault="0081710C" w:rsidP="0081710C">
            <w:pPr>
              <w:pStyle w:val="EngHangEnd"/>
            </w:pPr>
            <w:r>
              <w:t>Rejoice and be glad.</w:t>
            </w:r>
          </w:p>
        </w:tc>
        <w:tc>
          <w:tcPr>
            <w:tcW w:w="288" w:type="dxa"/>
          </w:tcPr>
          <w:p w14:paraId="5E6B6BA0" w14:textId="77777777" w:rsidR="0081710C" w:rsidRDefault="0081710C" w:rsidP="0081710C"/>
        </w:tc>
        <w:tc>
          <w:tcPr>
            <w:tcW w:w="288" w:type="dxa"/>
          </w:tcPr>
          <w:p w14:paraId="5A0CC03A" w14:textId="77777777" w:rsidR="0081710C" w:rsidRDefault="0081710C" w:rsidP="0081710C">
            <w:pPr>
              <w:pStyle w:val="CopticCross"/>
            </w:pPr>
          </w:p>
        </w:tc>
        <w:tc>
          <w:tcPr>
            <w:tcW w:w="3960" w:type="dxa"/>
          </w:tcPr>
          <w:p w14:paraId="36374883" w14:textId="77777777" w:rsidR="0081710C" w:rsidRDefault="0081710C" w:rsidP="0081710C">
            <w:pPr>
              <w:pStyle w:val="CopticVersemulti-line"/>
            </w:pPr>
            <w:r>
              <w:t>Ⲙⲁⲣⲟⲩⲟⲩⲟⲛⲟϥ ⲛ̀ⲧⲟⲩⲑⲉⲗⲏⲗ:</w:t>
            </w:r>
          </w:p>
          <w:p w14:paraId="01E5A275" w14:textId="77777777" w:rsidR="0081710C" w:rsidRDefault="0081710C" w:rsidP="0081710C">
            <w:pPr>
              <w:pStyle w:val="CopticVersemulti-line"/>
            </w:pPr>
            <w:r>
              <w:t>ⲛ̀ϫⲉ ⲛⲓⲙⲁⲣⲧⲩⲣⲟⲥ ⲉ̄ⲑ̄ⲩ̄:</w:t>
            </w:r>
          </w:p>
          <w:p w14:paraId="61962650" w14:textId="77777777" w:rsidR="0081710C" w:rsidRDefault="0081710C" w:rsidP="0081710C">
            <w:pPr>
              <w:pStyle w:val="CopticVersemulti-line"/>
            </w:pPr>
            <w:r>
              <w:t>ⲛⲓⲣⲉϥⲙⲓϣⲓ ⲛ̀ⲕⲁⲗⲱⲥ:</w:t>
            </w:r>
          </w:p>
          <w:p w14:paraId="5848B3AA" w14:textId="77777777" w:rsidR="0081710C" w:rsidRDefault="0081710C" w:rsidP="0081710C">
            <w:pPr>
              <w:pStyle w:val="CopticHangingVerse"/>
            </w:pPr>
            <w:r>
              <w:t>ⲛⲓⲁⲅⲓⲟⲥ Ⲥⲉⲣⲅⲓⲟⲥ ⲛⲉⲙ Ⲃⲁⲭⲟⲥ.</w:t>
            </w:r>
          </w:p>
        </w:tc>
      </w:tr>
      <w:tr w:rsidR="0081710C" w14:paraId="2000D30D" w14:textId="77777777" w:rsidTr="0081710C">
        <w:trPr>
          <w:cantSplit/>
          <w:jc w:val="center"/>
        </w:trPr>
        <w:tc>
          <w:tcPr>
            <w:tcW w:w="288" w:type="dxa"/>
          </w:tcPr>
          <w:p w14:paraId="33978601" w14:textId="77777777" w:rsidR="0081710C" w:rsidRDefault="0081710C" w:rsidP="0081710C">
            <w:pPr>
              <w:pStyle w:val="CopticCross"/>
            </w:pPr>
            <w:r w:rsidRPr="00FB5ACB">
              <w:t>¿</w:t>
            </w:r>
          </w:p>
        </w:tc>
        <w:tc>
          <w:tcPr>
            <w:tcW w:w="3960" w:type="dxa"/>
          </w:tcPr>
          <w:p w14:paraId="56FCA090" w14:textId="77777777" w:rsidR="0081710C" w:rsidRDefault="0081710C" w:rsidP="0081710C">
            <w:pPr>
              <w:pStyle w:val="EngHang"/>
            </w:pPr>
            <w:r>
              <w:t>For they became martyrs,</w:t>
            </w:r>
          </w:p>
          <w:p w14:paraId="34A8AA1A" w14:textId="77777777" w:rsidR="0081710C" w:rsidRDefault="0081710C" w:rsidP="0081710C">
            <w:pPr>
              <w:pStyle w:val="EngHang"/>
            </w:pPr>
            <w:r>
              <w:t>And followers of Christ,</w:t>
            </w:r>
          </w:p>
          <w:p w14:paraId="45926F9A" w14:textId="77777777" w:rsidR="0081710C" w:rsidRDefault="0081710C" w:rsidP="0081710C">
            <w:pPr>
              <w:pStyle w:val="EngHang"/>
            </w:pPr>
            <w:r>
              <w:t>And performed many</w:t>
            </w:r>
          </w:p>
          <w:p w14:paraId="1DD03DB7" w14:textId="77777777" w:rsidR="0081710C" w:rsidRDefault="0081710C" w:rsidP="0081710C">
            <w:pPr>
              <w:pStyle w:val="EngHangEnd"/>
            </w:pPr>
            <w:r>
              <w:t>Wondrous and exalted works.</w:t>
            </w:r>
          </w:p>
        </w:tc>
        <w:tc>
          <w:tcPr>
            <w:tcW w:w="288" w:type="dxa"/>
          </w:tcPr>
          <w:p w14:paraId="58DC55FE" w14:textId="77777777" w:rsidR="0081710C" w:rsidRDefault="0081710C" w:rsidP="0081710C"/>
        </w:tc>
        <w:tc>
          <w:tcPr>
            <w:tcW w:w="288" w:type="dxa"/>
          </w:tcPr>
          <w:p w14:paraId="17DBDA2D" w14:textId="77777777" w:rsidR="0081710C" w:rsidRDefault="0081710C" w:rsidP="0081710C">
            <w:pPr>
              <w:pStyle w:val="CopticCross"/>
            </w:pPr>
            <w:r w:rsidRPr="00FB5ACB">
              <w:t>¿</w:t>
            </w:r>
          </w:p>
        </w:tc>
        <w:tc>
          <w:tcPr>
            <w:tcW w:w="3960" w:type="dxa"/>
          </w:tcPr>
          <w:p w14:paraId="684DAF36" w14:textId="77777777" w:rsidR="0081710C" w:rsidRDefault="0081710C" w:rsidP="0081710C">
            <w:pPr>
              <w:pStyle w:val="CopticVersemulti-line"/>
            </w:pPr>
            <w:r>
              <w:t>Ⲁⲩϣⲱⲡⲓ ϫⲉ ⲛⲓⲙⲁⲣⲧⲩⲣⲟⲥ:</w:t>
            </w:r>
          </w:p>
          <w:p w14:paraId="074793AC" w14:textId="77777777" w:rsidR="0081710C" w:rsidRDefault="0081710C" w:rsidP="0081710C">
            <w:pPr>
              <w:pStyle w:val="CopticVersemulti-line"/>
            </w:pPr>
            <w:r>
              <w:t>ⲛ̀ⲣⲉϥⲥⲱⲧⲉⲙ ⲛ̀ⲥⲁ Ⲡⲭ̄ⲥ̄:</w:t>
            </w:r>
          </w:p>
          <w:p w14:paraId="5FF8D3EC" w14:textId="77777777" w:rsidR="0081710C" w:rsidRDefault="0081710C" w:rsidP="0081710C">
            <w:pPr>
              <w:pStyle w:val="CopticVersemulti-line"/>
            </w:pPr>
            <w:r>
              <w:t>ⲟⲩⲟϩ ⲁⲩⲓ̀ⲣⲓ ⲛ̀ϩⲁⲛϩ̀ⲃⲏⲟⲩⲓ̀:</w:t>
            </w:r>
          </w:p>
          <w:p w14:paraId="67E6E58A" w14:textId="77777777" w:rsidR="0081710C" w:rsidRDefault="0081710C" w:rsidP="0081710C">
            <w:pPr>
              <w:pStyle w:val="CopticHangingVerse"/>
            </w:pPr>
            <w:r>
              <w:t>ⲙ̀ⲡⲁⲣⲁⲇⲟⲝⲟⲛ ⲉⲧϭⲟⲥⲓ.</w:t>
            </w:r>
          </w:p>
        </w:tc>
      </w:tr>
      <w:tr w:rsidR="0081710C" w14:paraId="0A250B8F" w14:textId="77777777" w:rsidTr="0081710C">
        <w:trPr>
          <w:cantSplit/>
          <w:jc w:val="center"/>
        </w:trPr>
        <w:tc>
          <w:tcPr>
            <w:tcW w:w="288" w:type="dxa"/>
          </w:tcPr>
          <w:p w14:paraId="5AAD4D1F" w14:textId="77777777" w:rsidR="0081710C" w:rsidRDefault="0081710C" w:rsidP="0081710C">
            <w:pPr>
              <w:pStyle w:val="CopticCross"/>
            </w:pPr>
          </w:p>
        </w:tc>
        <w:tc>
          <w:tcPr>
            <w:tcW w:w="3960" w:type="dxa"/>
          </w:tcPr>
          <w:p w14:paraId="45748F54" w14:textId="77777777" w:rsidR="0081710C" w:rsidRDefault="0081710C" w:rsidP="0081710C">
            <w:pPr>
              <w:pStyle w:val="EngHang"/>
            </w:pPr>
            <w:r>
              <w:t>They rejoice</w:t>
            </w:r>
          </w:p>
          <w:p w14:paraId="23AB6707" w14:textId="77777777" w:rsidR="0081710C" w:rsidRDefault="0081710C" w:rsidP="0081710C">
            <w:pPr>
              <w:pStyle w:val="EngHang"/>
            </w:pPr>
            <w:r>
              <w:t>With Christ the Creator,</w:t>
            </w:r>
          </w:p>
          <w:p w14:paraId="019C4566" w14:textId="77777777" w:rsidR="0081710C" w:rsidRDefault="0081710C" w:rsidP="0081710C">
            <w:pPr>
              <w:pStyle w:val="EngHang"/>
            </w:pPr>
            <w:r>
              <w:t>For their blood flowed</w:t>
            </w:r>
          </w:p>
          <w:p w14:paraId="631F02F7" w14:textId="77777777" w:rsidR="0081710C" w:rsidRDefault="0081710C" w:rsidP="0081710C">
            <w:pPr>
              <w:pStyle w:val="EngHangEnd"/>
            </w:pPr>
            <w:r>
              <w:t>For His blessed Name.</w:t>
            </w:r>
          </w:p>
        </w:tc>
        <w:tc>
          <w:tcPr>
            <w:tcW w:w="288" w:type="dxa"/>
          </w:tcPr>
          <w:p w14:paraId="37C19E51" w14:textId="77777777" w:rsidR="0081710C" w:rsidRDefault="0081710C" w:rsidP="0081710C"/>
        </w:tc>
        <w:tc>
          <w:tcPr>
            <w:tcW w:w="288" w:type="dxa"/>
          </w:tcPr>
          <w:p w14:paraId="19E34D8A" w14:textId="77777777" w:rsidR="0081710C" w:rsidRDefault="0081710C" w:rsidP="0081710C">
            <w:pPr>
              <w:pStyle w:val="CopticCross"/>
            </w:pPr>
          </w:p>
        </w:tc>
        <w:tc>
          <w:tcPr>
            <w:tcW w:w="3960" w:type="dxa"/>
          </w:tcPr>
          <w:p w14:paraId="40225EE1" w14:textId="77777777" w:rsidR="0081710C" w:rsidRDefault="0081710C" w:rsidP="0081710C">
            <w:pPr>
              <w:pStyle w:val="CopticVersemulti-line"/>
            </w:pPr>
            <w:r>
              <w:t>Ⲛⲑⲱⲟⲩ ⲉⲩⲉⲑⲗⲏⲗ ⲙ̀ⲙⲱⲟⲩ:</w:t>
            </w:r>
          </w:p>
          <w:p w14:paraId="019EBCFA" w14:textId="77777777" w:rsidR="0081710C" w:rsidRDefault="0081710C" w:rsidP="0081710C">
            <w:pPr>
              <w:pStyle w:val="CopticVersemulti-line"/>
            </w:pPr>
            <w:r>
              <w:t>ⲛⲉⲙ Ⲡⲭ̄ⲥ̄ ⲡⲓⲣⲉϥⲑⲁⲙⲟⲓ̀:</w:t>
            </w:r>
          </w:p>
          <w:p w14:paraId="41C47120" w14:textId="77777777" w:rsidR="0081710C" w:rsidRDefault="0081710C" w:rsidP="0081710C">
            <w:pPr>
              <w:pStyle w:val="CopticVersemulti-line"/>
            </w:pPr>
            <w:r>
              <w:t>ϫⲉ ⲁⲩⲫⲱⲛ ⲙ̀ⲡⲟⲩⲥ̀ⲛⲟϥ ⲉ̀ⲃⲟⲗ:</w:t>
            </w:r>
          </w:p>
          <w:p w14:paraId="2834BC35" w14:textId="77777777" w:rsidR="0081710C" w:rsidRDefault="0081710C" w:rsidP="0081710C">
            <w:pPr>
              <w:pStyle w:val="CopticHangingVerse"/>
            </w:pPr>
            <w:r>
              <w:t>ϩⲓϫⲉⲛ ⲡⲉϥⲣⲁⲛ ⲉⲧⲥ̀ⲙⲁⲣⲱⲟⲩⲧ.</w:t>
            </w:r>
          </w:p>
        </w:tc>
      </w:tr>
      <w:tr w:rsidR="0081710C" w14:paraId="68AEDCF6" w14:textId="77777777" w:rsidTr="0081710C">
        <w:trPr>
          <w:cantSplit/>
          <w:jc w:val="center"/>
        </w:trPr>
        <w:tc>
          <w:tcPr>
            <w:tcW w:w="288" w:type="dxa"/>
          </w:tcPr>
          <w:p w14:paraId="4A39194E" w14:textId="77777777" w:rsidR="0081710C" w:rsidRDefault="0081710C" w:rsidP="0081710C">
            <w:pPr>
              <w:pStyle w:val="CopticCross"/>
            </w:pPr>
            <w:r w:rsidRPr="00FB5ACB">
              <w:t>¿</w:t>
            </w:r>
          </w:p>
        </w:tc>
        <w:tc>
          <w:tcPr>
            <w:tcW w:w="3960" w:type="dxa"/>
          </w:tcPr>
          <w:p w14:paraId="0B8CB38F" w14:textId="77777777" w:rsidR="0081710C" w:rsidRDefault="0081710C" w:rsidP="0081710C">
            <w:pPr>
              <w:pStyle w:val="EngHang"/>
            </w:pPr>
            <w:r>
              <w:t>Hail to Sergius and Bacchus,</w:t>
            </w:r>
          </w:p>
          <w:p w14:paraId="2FD12FD8" w14:textId="77777777" w:rsidR="0081710C" w:rsidRDefault="0081710C" w:rsidP="0081710C">
            <w:pPr>
              <w:pStyle w:val="EngHang"/>
            </w:pPr>
            <w:r>
              <w:t xml:space="preserve">The elect, strong </w:t>
            </w:r>
            <w:commentRangeStart w:id="1240"/>
            <w:r>
              <w:t>heroes</w:t>
            </w:r>
            <w:commentRangeEnd w:id="1240"/>
            <w:r>
              <w:rPr>
                <w:rStyle w:val="CommentReference"/>
                <w:rFonts w:ascii="Times New Roman" w:eastAsiaTheme="minorHAnsi" w:hAnsi="Times New Roman" w:cstheme="minorBidi"/>
                <w:color w:val="auto"/>
              </w:rPr>
              <w:commentReference w:id="1240"/>
            </w:r>
          </w:p>
          <w:p w14:paraId="07254278" w14:textId="77777777" w:rsidR="0081710C" w:rsidRDefault="0081710C" w:rsidP="0081710C">
            <w:pPr>
              <w:pStyle w:val="EngHang"/>
            </w:pPr>
            <w:r>
              <w:t>Of Christ the King of Glory,</w:t>
            </w:r>
          </w:p>
          <w:p w14:paraId="3B73B6A2" w14:textId="77777777" w:rsidR="0081710C" w:rsidRDefault="0081710C" w:rsidP="0081710C">
            <w:pPr>
              <w:pStyle w:val="EngHangEnd"/>
            </w:pPr>
            <w:r>
              <w:t>The Only-Begotten God.</w:t>
            </w:r>
          </w:p>
        </w:tc>
        <w:tc>
          <w:tcPr>
            <w:tcW w:w="288" w:type="dxa"/>
          </w:tcPr>
          <w:p w14:paraId="613231CD" w14:textId="77777777" w:rsidR="0081710C" w:rsidRDefault="0081710C" w:rsidP="0081710C"/>
        </w:tc>
        <w:tc>
          <w:tcPr>
            <w:tcW w:w="288" w:type="dxa"/>
          </w:tcPr>
          <w:p w14:paraId="5DAD7437" w14:textId="77777777" w:rsidR="0081710C" w:rsidRDefault="0081710C" w:rsidP="0081710C">
            <w:pPr>
              <w:pStyle w:val="CopticCross"/>
            </w:pPr>
            <w:r w:rsidRPr="00FB5ACB">
              <w:t>¿</w:t>
            </w:r>
          </w:p>
        </w:tc>
        <w:tc>
          <w:tcPr>
            <w:tcW w:w="3960" w:type="dxa"/>
          </w:tcPr>
          <w:p w14:paraId="62504DA7" w14:textId="77777777" w:rsidR="0081710C" w:rsidRDefault="0081710C" w:rsidP="0081710C">
            <w:pPr>
              <w:pStyle w:val="CopticVersemulti-line"/>
            </w:pPr>
            <w:r>
              <w:t>Ⲭⲉⲣⲉ Ⲥⲉⲣⲅⲓⲟⲥ ⲛⲉⲙ Ⲃⲁⲭⲟⲥ:</w:t>
            </w:r>
          </w:p>
          <w:p w14:paraId="3DBFDA2F" w14:textId="77777777" w:rsidR="0081710C" w:rsidRDefault="0081710C" w:rsidP="0081710C">
            <w:pPr>
              <w:pStyle w:val="CopticVersemulti-line"/>
            </w:pPr>
            <w:r>
              <w:t>ⲛⲓϭⲱⲓϫ ⲛ̀ⲇⲏⲛⲁⲧⲟⲥ ⲉⲧⲥⲱⲧⲡ:</w:t>
            </w:r>
          </w:p>
          <w:p w14:paraId="042200BD" w14:textId="77777777" w:rsidR="0081710C" w:rsidRDefault="0081710C" w:rsidP="0081710C">
            <w:pPr>
              <w:pStyle w:val="CopticVersemulti-line"/>
            </w:pPr>
            <w:r>
              <w:t>ⲙ̀Ⲡⲭ̄ⲥ̄ ⲡ̀ⲟⲩⲣⲟ ⲛ̀ⲧⲉ ⲡ̀ⲱ̀ⲟⲩ:</w:t>
            </w:r>
          </w:p>
          <w:p w14:paraId="278306F6" w14:textId="77777777" w:rsidR="0081710C" w:rsidRDefault="0081710C" w:rsidP="0081710C">
            <w:pPr>
              <w:pStyle w:val="CopticHangingVerse"/>
            </w:pPr>
            <w:r>
              <w:t>ⲛⲓⲙⲟⲛⲟⲅⲉⲛⲏⲥ ⲛ̀ⲛⲟⲩϯ.</w:t>
            </w:r>
          </w:p>
        </w:tc>
      </w:tr>
      <w:tr w:rsidR="0081710C" w14:paraId="7F8C280A" w14:textId="77777777" w:rsidTr="0081710C">
        <w:trPr>
          <w:cantSplit/>
          <w:jc w:val="center"/>
        </w:trPr>
        <w:tc>
          <w:tcPr>
            <w:tcW w:w="288" w:type="dxa"/>
          </w:tcPr>
          <w:p w14:paraId="175FC228" w14:textId="77777777" w:rsidR="0081710C" w:rsidRDefault="0081710C" w:rsidP="0081710C">
            <w:pPr>
              <w:pStyle w:val="CopticCross"/>
            </w:pPr>
          </w:p>
        </w:tc>
        <w:tc>
          <w:tcPr>
            <w:tcW w:w="3960" w:type="dxa"/>
          </w:tcPr>
          <w:p w14:paraId="4FA82483" w14:textId="77777777" w:rsidR="0081710C" w:rsidRDefault="0081710C" w:rsidP="0081710C">
            <w:pPr>
              <w:pStyle w:val="EngHang"/>
            </w:pPr>
            <w:r>
              <w:t>Rejoice, O Sergius and Bacchus,</w:t>
            </w:r>
          </w:p>
          <w:p w14:paraId="008DA756" w14:textId="77777777" w:rsidR="0081710C" w:rsidRDefault="0081710C" w:rsidP="0081710C">
            <w:pPr>
              <w:pStyle w:val="EngHang"/>
            </w:pPr>
            <w:r>
              <w:t>The true stars,</w:t>
            </w:r>
          </w:p>
          <w:p w14:paraId="55593760" w14:textId="77777777" w:rsidR="0081710C" w:rsidRDefault="0081710C" w:rsidP="0081710C">
            <w:pPr>
              <w:pStyle w:val="EngHang"/>
            </w:pPr>
            <w:r>
              <w:t>Who became a golden lampstand</w:t>
            </w:r>
          </w:p>
          <w:p w14:paraId="5AAE535D" w14:textId="77777777" w:rsidR="0081710C" w:rsidRPr="004764BD" w:rsidRDefault="0081710C" w:rsidP="0081710C">
            <w:pPr>
              <w:pStyle w:val="EngHangEnd"/>
            </w:pPr>
            <w:r>
              <w:t>Of the holy Church.</w:t>
            </w:r>
          </w:p>
        </w:tc>
        <w:tc>
          <w:tcPr>
            <w:tcW w:w="288" w:type="dxa"/>
          </w:tcPr>
          <w:p w14:paraId="6CC0F4E5" w14:textId="77777777" w:rsidR="0081710C" w:rsidRDefault="0081710C" w:rsidP="0081710C"/>
        </w:tc>
        <w:tc>
          <w:tcPr>
            <w:tcW w:w="288" w:type="dxa"/>
          </w:tcPr>
          <w:p w14:paraId="417FD46D" w14:textId="77777777" w:rsidR="0081710C" w:rsidRDefault="0081710C" w:rsidP="0081710C">
            <w:pPr>
              <w:pStyle w:val="CopticCross"/>
            </w:pPr>
          </w:p>
        </w:tc>
        <w:tc>
          <w:tcPr>
            <w:tcW w:w="3960" w:type="dxa"/>
          </w:tcPr>
          <w:p w14:paraId="60052E57" w14:textId="77777777" w:rsidR="0081710C" w:rsidRDefault="0081710C" w:rsidP="0081710C">
            <w:pPr>
              <w:pStyle w:val="CopticVersemulti-line"/>
            </w:pPr>
            <w:r>
              <w:t>Ⲟⲩⲛⲟϥ ⲱ̀ Ⲥⲉⲣⲅⲓⲟⲥ ⲛⲉⲙ Ⲃⲁⲭⲟⲥ:</w:t>
            </w:r>
          </w:p>
          <w:p w14:paraId="41CFAA27" w14:textId="77777777" w:rsidR="0081710C" w:rsidRDefault="0081710C" w:rsidP="0081710C">
            <w:pPr>
              <w:pStyle w:val="CopticVersemulti-line"/>
            </w:pPr>
            <w:r>
              <w:t>ⲛⲓⲫⲱⲥⲧⲏⲣ ⲛ̀ⲁⲗⲏⲑⲓⲛⲟⲥ:</w:t>
            </w:r>
          </w:p>
          <w:p w14:paraId="56BF7F3F" w14:textId="77777777" w:rsidR="0081710C" w:rsidRDefault="0081710C" w:rsidP="0081710C">
            <w:pPr>
              <w:pStyle w:val="CopticVersemulti-line"/>
            </w:pPr>
            <w:r>
              <w:t>ⲉ̀ⲧⲁⲩϣⲱⲡⲓ ⲛ̀ⲟⲩⲗⲩⲭⲛⲓⲁ̀ ⲛ̀ⲛⲟⲩⲃ:</w:t>
            </w:r>
          </w:p>
          <w:p w14:paraId="0B816F01" w14:textId="77777777" w:rsidR="0081710C" w:rsidRPr="003032D8" w:rsidRDefault="0081710C" w:rsidP="0081710C">
            <w:pPr>
              <w:pStyle w:val="CopticHangingVerse"/>
            </w:pPr>
            <w:r>
              <w:t>ⲛ̀ⲧⲉ ϯⲉⲕⲕⲗⲏⲥⲓⲁ ⲉ̄ⲑ̄ⲩ̄.</w:t>
            </w:r>
          </w:p>
        </w:tc>
      </w:tr>
      <w:tr w:rsidR="0081710C" w14:paraId="008AF55E" w14:textId="77777777" w:rsidTr="0081710C">
        <w:trPr>
          <w:cantSplit/>
          <w:jc w:val="center"/>
        </w:trPr>
        <w:tc>
          <w:tcPr>
            <w:tcW w:w="288" w:type="dxa"/>
          </w:tcPr>
          <w:p w14:paraId="3EE90E0E" w14:textId="77777777" w:rsidR="0081710C" w:rsidRDefault="0081710C" w:rsidP="0081710C">
            <w:pPr>
              <w:pStyle w:val="CopticCross"/>
            </w:pPr>
            <w:r w:rsidRPr="00FB5ACB">
              <w:lastRenderedPageBreak/>
              <w:t>¿</w:t>
            </w:r>
          </w:p>
        </w:tc>
        <w:tc>
          <w:tcPr>
            <w:tcW w:w="3960" w:type="dxa"/>
          </w:tcPr>
          <w:p w14:paraId="0DCD03D5" w14:textId="77777777" w:rsidR="0081710C" w:rsidRDefault="0081710C" w:rsidP="0081710C">
            <w:pPr>
              <w:pStyle w:val="EngHang"/>
            </w:pPr>
            <w:r>
              <w:t>Rejoice, O Sergius and Bacchus,</w:t>
            </w:r>
          </w:p>
          <w:p w14:paraId="0D18C691" w14:textId="77777777" w:rsidR="0081710C" w:rsidRDefault="0081710C" w:rsidP="0081710C">
            <w:pPr>
              <w:pStyle w:val="EngHang"/>
            </w:pPr>
            <w:r>
              <w:t>O bright and illuminates ones,</w:t>
            </w:r>
          </w:p>
          <w:p w14:paraId="0A866765" w14:textId="77777777" w:rsidR="0081710C" w:rsidRDefault="0081710C" w:rsidP="0081710C">
            <w:pPr>
              <w:pStyle w:val="EngHang"/>
            </w:pPr>
            <w:r>
              <w:t>Who enlightened our souls</w:t>
            </w:r>
          </w:p>
          <w:p w14:paraId="61394270" w14:textId="77777777" w:rsidR="0081710C" w:rsidRDefault="0081710C" w:rsidP="0081710C">
            <w:pPr>
              <w:pStyle w:val="EngHangEnd"/>
            </w:pPr>
            <w:r>
              <w:t>Through their holy bodies.</w:t>
            </w:r>
          </w:p>
        </w:tc>
        <w:tc>
          <w:tcPr>
            <w:tcW w:w="288" w:type="dxa"/>
          </w:tcPr>
          <w:p w14:paraId="6CB6BE18" w14:textId="77777777" w:rsidR="0081710C" w:rsidRDefault="0081710C" w:rsidP="0081710C"/>
        </w:tc>
        <w:tc>
          <w:tcPr>
            <w:tcW w:w="288" w:type="dxa"/>
          </w:tcPr>
          <w:p w14:paraId="39A77EC7" w14:textId="77777777" w:rsidR="0081710C" w:rsidRDefault="0081710C" w:rsidP="0081710C">
            <w:pPr>
              <w:pStyle w:val="CopticCross"/>
            </w:pPr>
            <w:r w:rsidRPr="00FB5ACB">
              <w:t>¿</w:t>
            </w:r>
          </w:p>
        </w:tc>
        <w:tc>
          <w:tcPr>
            <w:tcW w:w="3960" w:type="dxa"/>
          </w:tcPr>
          <w:p w14:paraId="69B76D09" w14:textId="77777777" w:rsidR="0081710C" w:rsidRDefault="0081710C" w:rsidP="0081710C">
            <w:pPr>
              <w:pStyle w:val="CopticVersemulti-line"/>
            </w:pPr>
            <w:r>
              <w:t>Ⲣⲁϣⲓ ⲱ̀ Ⲥⲉⲣⲅⲓⲟⲥ ⲛⲉⲙ Ⲃⲁⲭⲟⲥ:</w:t>
            </w:r>
          </w:p>
          <w:p w14:paraId="3CDEDCD1" w14:textId="77777777" w:rsidR="0081710C" w:rsidRDefault="0081710C" w:rsidP="0081710C">
            <w:pPr>
              <w:pStyle w:val="CopticVersemulti-line"/>
            </w:pPr>
            <w:r>
              <w:t>ⲛ̀ⲣⲉϥⲉ̀ⲣⲟⲩⲱⲓⲛⲓ ⲛ̀ⲗⲁⲙⲡ̀ⲣⲟⲥ:</w:t>
            </w:r>
          </w:p>
          <w:p w14:paraId="4CCA2301" w14:textId="77777777" w:rsidR="0081710C" w:rsidRDefault="0081710C" w:rsidP="0081710C">
            <w:pPr>
              <w:pStyle w:val="CopticVersemulti-line"/>
            </w:pPr>
            <w:r>
              <w:t>ⲉ̀ⲧⲁⲩⲉ̀ⲣⲟⲩⲱⲓⲛⲓ ⲛ̀ⲛⲉⲛⲩⲭⲏ:</w:t>
            </w:r>
          </w:p>
          <w:p w14:paraId="01ADB87B" w14:textId="77777777" w:rsidR="0081710C" w:rsidRDefault="0081710C" w:rsidP="0081710C">
            <w:pPr>
              <w:pStyle w:val="CopticHangingVerse"/>
            </w:pPr>
            <w:r>
              <w:t>ϩⲓⲧⲉⲛ ⲛⲟⲩⲗⲩⲙⲁⲛⲟⲛ ⲉ̄ⲑ̄ⲩ̄.</w:t>
            </w:r>
          </w:p>
        </w:tc>
      </w:tr>
      <w:tr w:rsidR="0081710C" w14:paraId="35130288" w14:textId="77777777" w:rsidTr="0081710C">
        <w:trPr>
          <w:cantSplit/>
          <w:jc w:val="center"/>
        </w:trPr>
        <w:tc>
          <w:tcPr>
            <w:tcW w:w="288" w:type="dxa"/>
          </w:tcPr>
          <w:p w14:paraId="6DF3D0D8" w14:textId="77777777" w:rsidR="0081710C" w:rsidRDefault="0081710C" w:rsidP="0081710C">
            <w:pPr>
              <w:pStyle w:val="CopticCross"/>
            </w:pPr>
          </w:p>
        </w:tc>
        <w:tc>
          <w:tcPr>
            <w:tcW w:w="3960" w:type="dxa"/>
          </w:tcPr>
          <w:p w14:paraId="3D9FDA0F" w14:textId="77777777" w:rsidR="0081710C" w:rsidRDefault="0081710C" w:rsidP="0081710C">
            <w:pPr>
              <w:pStyle w:val="EngHang"/>
            </w:pPr>
            <w:r>
              <w:t>Hail to you, O martyrs,</w:t>
            </w:r>
          </w:p>
          <w:p w14:paraId="387D5854" w14:textId="77777777" w:rsidR="0081710C" w:rsidRDefault="0081710C" w:rsidP="0081710C">
            <w:pPr>
              <w:pStyle w:val="EngHang"/>
            </w:pPr>
            <w:r>
              <w:t>Of our Lord Jesus Christ,</w:t>
            </w:r>
          </w:p>
          <w:p w14:paraId="3BB2510D" w14:textId="77777777" w:rsidR="0081710C" w:rsidRDefault="0081710C" w:rsidP="0081710C">
            <w:pPr>
              <w:pStyle w:val="EngHang"/>
            </w:pPr>
            <w:r>
              <w:t>Hail to the courageous heroes,</w:t>
            </w:r>
          </w:p>
          <w:p w14:paraId="42DC44F3" w14:textId="77777777" w:rsidR="0081710C" w:rsidRDefault="0081710C" w:rsidP="0081710C">
            <w:pPr>
              <w:pStyle w:val="EngHangEnd"/>
            </w:pPr>
            <w:r>
              <w:t>Saints Sergius and Bacchus.</w:t>
            </w:r>
          </w:p>
        </w:tc>
        <w:tc>
          <w:tcPr>
            <w:tcW w:w="288" w:type="dxa"/>
          </w:tcPr>
          <w:p w14:paraId="174E0754" w14:textId="77777777" w:rsidR="0081710C" w:rsidRDefault="0081710C" w:rsidP="0081710C"/>
        </w:tc>
        <w:tc>
          <w:tcPr>
            <w:tcW w:w="288" w:type="dxa"/>
          </w:tcPr>
          <w:p w14:paraId="277BEE52" w14:textId="77777777" w:rsidR="0081710C" w:rsidRDefault="0081710C" w:rsidP="0081710C">
            <w:pPr>
              <w:pStyle w:val="CopticCross"/>
            </w:pPr>
          </w:p>
        </w:tc>
        <w:tc>
          <w:tcPr>
            <w:tcW w:w="3960" w:type="dxa"/>
          </w:tcPr>
          <w:p w14:paraId="58727A3B" w14:textId="77777777" w:rsidR="0081710C" w:rsidRDefault="0081710C" w:rsidP="0081710C">
            <w:pPr>
              <w:pStyle w:val="CopticVersemulti-line"/>
            </w:pPr>
            <w:r>
              <w:t>Ⲭⲉⲣⲉ ⲛⲱⲧⲉⲛ ⲱ̀ ⲛⲓⲙⲁⲣⲧⲩⲣⲟⲥ:</w:t>
            </w:r>
          </w:p>
          <w:p w14:paraId="3AC81D59" w14:textId="77777777" w:rsidR="0081710C" w:rsidRDefault="0081710C" w:rsidP="0081710C">
            <w:pPr>
              <w:pStyle w:val="CopticVersemulti-line"/>
            </w:pPr>
            <w:r>
              <w:t>ⲛ̀ⲧⲉ Ⲡⲉⲛⲟ̄ⲥ̄ Ⲓⲏ̄ⲥ̄ Ⲡⲭ̄ⲥ̄:</w:t>
            </w:r>
          </w:p>
          <w:p w14:paraId="2A1AB919" w14:textId="77777777" w:rsidR="0081710C" w:rsidRDefault="0081710C" w:rsidP="0081710C">
            <w:pPr>
              <w:pStyle w:val="CopticVersemulti-line"/>
            </w:pPr>
            <w:r>
              <w:t>ⲭⲉⲣⲉ ⲛⲓϭⲱⲓϫ ⲛ̀ⲅⲉⲛⲛⲉⲟⲥ:</w:t>
            </w:r>
          </w:p>
          <w:p w14:paraId="5E3BBEC9" w14:textId="77777777" w:rsidR="0081710C" w:rsidRDefault="0081710C" w:rsidP="0081710C">
            <w:pPr>
              <w:pStyle w:val="CopticHangingVerse"/>
            </w:pPr>
            <w:r>
              <w:t>ⲛⲓⲁ̀ⲅⲓⲟⲥ Ⲥⲉⲣⲅⲓⲟⲥ ⲛⲉⲙ Ⲃⲁⲭⲟⲥ.</w:t>
            </w:r>
          </w:p>
        </w:tc>
      </w:tr>
      <w:tr w:rsidR="0081710C" w14:paraId="48F52FB1" w14:textId="77777777" w:rsidTr="0081710C">
        <w:trPr>
          <w:cantSplit/>
          <w:jc w:val="center"/>
        </w:trPr>
        <w:tc>
          <w:tcPr>
            <w:tcW w:w="288" w:type="dxa"/>
          </w:tcPr>
          <w:p w14:paraId="3554E942" w14:textId="77777777" w:rsidR="0081710C" w:rsidRDefault="0081710C" w:rsidP="0081710C">
            <w:pPr>
              <w:pStyle w:val="CopticCross"/>
            </w:pPr>
            <w:r w:rsidRPr="00FB5ACB">
              <w:t>¿</w:t>
            </w:r>
          </w:p>
        </w:tc>
        <w:tc>
          <w:tcPr>
            <w:tcW w:w="3960" w:type="dxa"/>
          </w:tcPr>
          <w:p w14:paraId="15855841" w14:textId="77777777" w:rsidR="0081710C" w:rsidRDefault="0081710C" w:rsidP="0081710C">
            <w:pPr>
              <w:pStyle w:val="EngHang"/>
            </w:pPr>
            <w:r>
              <w:t>Pray to the Lord on our behalf,</w:t>
            </w:r>
          </w:p>
          <w:p w14:paraId="37976FD5" w14:textId="77777777" w:rsidR="0081710C" w:rsidRDefault="0081710C" w:rsidP="0081710C">
            <w:pPr>
              <w:pStyle w:val="EngHang"/>
            </w:pPr>
            <w:r>
              <w:t>O struggle-bearers, the martyrs,</w:t>
            </w:r>
          </w:p>
          <w:p w14:paraId="47AA1D63" w14:textId="77777777" w:rsidR="0081710C" w:rsidRDefault="0081710C" w:rsidP="0081710C">
            <w:pPr>
              <w:pStyle w:val="EngHang"/>
            </w:pPr>
            <w:r>
              <w:t>Saints Sergius and Bacchus,</w:t>
            </w:r>
          </w:p>
          <w:p w14:paraId="64364517" w14:textId="77777777" w:rsidR="0081710C" w:rsidRDefault="0081710C" w:rsidP="0081710C">
            <w:pPr>
              <w:pStyle w:val="EngHangEnd"/>
            </w:pPr>
            <w:r>
              <w:t>That He may forgive us our sins.</w:t>
            </w:r>
          </w:p>
        </w:tc>
        <w:tc>
          <w:tcPr>
            <w:tcW w:w="288" w:type="dxa"/>
          </w:tcPr>
          <w:p w14:paraId="1105734D" w14:textId="77777777" w:rsidR="0081710C" w:rsidRDefault="0081710C" w:rsidP="0081710C"/>
        </w:tc>
        <w:tc>
          <w:tcPr>
            <w:tcW w:w="288" w:type="dxa"/>
          </w:tcPr>
          <w:p w14:paraId="192512B0" w14:textId="77777777" w:rsidR="0081710C" w:rsidRDefault="0081710C" w:rsidP="0081710C">
            <w:pPr>
              <w:pStyle w:val="CopticCross"/>
            </w:pPr>
            <w:r w:rsidRPr="00FB5ACB">
              <w:t>¿</w:t>
            </w:r>
          </w:p>
        </w:tc>
        <w:tc>
          <w:tcPr>
            <w:tcW w:w="3960" w:type="dxa"/>
          </w:tcPr>
          <w:p w14:paraId="3E4AA8E1" w14:textId="77777777" w:rsidR="0081710C" w:rsidRDefault="0081710C" w:rsidP="0081710C">
            <w:pPr>
              <w:pStyle w:val="CopticVersemulti-line"/>
            </w:pPr>
            <w:r>
              <w:t>Ⲧⲱⲃϩ ⲙ̀Ⲡⲟ̄ⲥ̄ ⲉ̀ϩ̀ⲣⲏⲓ ⲉ̀ϫⲱⲛ:</w:t>
            </w:r>
          </w:p>
          <w:p w14:paraId="513D8964" w14:textId="77777777" w:rsidR="0081710C" w:rsidRDefault="0081710C" w:rsidP="0081710C">
            <w:pPr>
              <w:pStyle w:val="CopticVersemulti-line"/>
            </w:pPr>
            <w:r>
              <w:t>ⲱ̀ ⲛⲓⲁⲑⲗⲟⲫⲟⲣⲟⲥ ⲙ̀ⲙⲁⲣⲧⲩⲣⲟⲥ:</w:t>
            </w:r>
          </w:p>
          <w:p w14:paraId="40CCB05F" w14:textId="77777777" w:rsidR="0081710C" w:rsidRDefault="0081710C" w:rsidP="0081710C">
            <w:pPr>
              <w:pStyle w:val="CopticVersemulti-line"/>
            </w:pPr>
            <w:r>
              <w:t>Ⲛⲓⲁ̀ⲅⲓⲟⲥ Ⲥⲉⲣⲅⲓⲟⲥ ⲛⲉⲙ Ⲃⲁⲭⲟⲥ:</w:t>
            </w:r>
          </w:p>
          <w:p w14:paraId="07970DB3" w14:textId="77777777" w:rsidR="0081710C" w:rsidRDefault="0081710C" w:rsidP="0081710C">
            <w:pPr>
              <w:pStyle w:val="CopticHangingVerse"/>
            </w:pPr>
            <w:r>
              <w:t>ⲛ̀ⲧⲉϥⲭⲁ ⲛⲉⲛⲛⲟⲃⲓ ⲛⲁⲛ ⲉ̀ⲃⲟⲗ.</w:t>
            </w:r>
          </w:p>
        </w:tc>
      </w:tr>
    </w:tbl>
    <w:p w14:paraId="7B341AEE" w14:textId="48109292" w:rsidR="0056261A" w:rsidRDefault="0056261A" w:rsidP="0056261A">
      <w:pPr>
        <w:pStyle w:val="Heading4"/>
      </w:pPr>
      <w:bookmarkStart w:id="1241" w:name="_Toc448227486"/>
      <w:r>
        <w:t>The Gospel Response for Sts. Sergius and Bacchus</w:t>
      </w:r>
    </w:p>
    <w:p w14:paraId="3ED3D849" w14:textId="79939212" w:rsidR="004B7EF3" w:rsidRPr="004B7EF3" w:rsidRDefault="004B7EF3" w:rsidP="004B7EF3">
      <w:pPr>
        <w:pStyle w:val="Rubric"/>
      </w:pPr>
      <w:r>
        <w:t>The last verse of the Doxology may be inserted into the Annual Gospel Response.</w:t>
      </w:r>
    </w:p>
    <w:p w14:paraId="0026EE8A" w14:textId="5F1E1E5B" w:rsidR="0056261A" w:rsidRDefault="0056261A" w:rsidP="0056261A">
      <w:pPr>
        <w:pStyle w:val="Heading4"/>
      </w:pPr>
      <w:r>
        <w:t>An Aspasmos Adam Hymn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6891A30" w14:textId="77777777" w:rsidTr="0056261A">
        <w:trPr>
          <w:cantSplit/>
          <w:jc w:val="center"/>
        </w:trPr>
        <w:tc>
          <w:tcPr>
            <w:tcW w:w="288" w:type="dxa"/>
          </w:tcPr>
          <w:p w14:paraId="7099C805" w14:textId="77777777" w:rsidR="0056261A" w:rsidRDefault="0056261A" w:rsidP="0056261A">
            <w:pPr>
              <w:pStyle w:val="CopticCross"/>
            </w:pPr>
          </w:p>
        </w:tc>
        <w:tc>
          <w:tcPr>
            <w:tcW w:w="3960" w:type="dxa"/>
          </w:tcPr>
          <w:p w14:paraId="6EC148F6" w14:textId="77777777" w:rsidR="0056261A" w:rsidRDefault="0056261A" w:rsidP="0056261A">
            <w:pPr>
              <w:pStyle w:val="EngHang"/>
              <w:rPr>
                <w:rFonts w:eastAsia="Arial Unicode MS"/>
              </w:rPr>
            </w:pPr>
            <w:r>
              <w:rPr>
                <w:rFonts w:eastAsia="Arial Unicode MS"/>
              </w:rPr>
              <w:t>Let us assemble, O people</w:t>
            </w:r>
          </w:p>
          <w:p w14:paraId="4F78F89D" w14:textId="77777777" w:rsidR="0056261A" w:rsidRDefault="0056261A" w:rsidP="0056261A">
            <w:pPr>
              <w:pStyle w:val="EngHang"/>
              <w:rPr>
                <w:rFonts w:eastAsia="Arial Unicode MS"/>
              </w:rPr>
            </w:pPr>
            <w:r>
              <w:rPr>
                <w:rFonts w:eastAsia="Arial Unicode MS"/>
              </w:rPr>
              <w:t>Who love Jesus Christ, our God,</w:t>
            </w:r>
          </w:p>
          <w:p w14:paraId="63EACCD0" w14:textId="77777777" w:rsidR="0056261A" w:rsidRDefault="0056261A" w:rsidP="0056261A">
            <w:pPr>
              <w:pStyle w:val="EngHang"/>
              <w:rPr>
                <w:rFonts w:eastAsia="Arial Unicode MS"/>
              </w:rPr>
            </w:pPr>
            <w:r>
              <w:rPr>
                <w:rFonts w:eastAsia="Arial Unicode MS"/>
              </w:rPr>
              <w:t>To honour these martyres:</w:t>
            </w:r>
          </w:p>
          <w:p w14:paraId="274D8751" w14:textId="449D5C4D" w:rsidR="0056261A" w:rsidRPr="0056261A" w:rsidRDefault="0056261A" w:rsidP="0056261A">
            <w:pPr>
              <w:pStyle w:val="EngHang"/>
              <w:rPr>
                <w:rFonts w:eastAsia="Arial Unicode MS"/>
              </w:rPr>
            </w:pPr>
            <w:r>
              <w:rPr>
                <w:rFonts w:eastAsia="Arial Unicode MS"/>
              </w:rPr>
              <w:t>Saints Sergius and Bacchus. Alleluia, alleluia, alleluia.</w:t>
            </w:r>
          </w:p>
        </w:tc>
        <w:tc>
          <w:tcPr>
            <w:tcW w:w="288" w:type="dxa"/>
          </w:tcPr>
          <w:p w14:paraId="644CEAD1" w14:textId="77777777" w:rsidR="0056261A" w:rsidRDefault="0056261A" w:rsidP="0056261A"/>
        </w:tc>
        <w:tc>
          <w:tcPr>
            <w:tcW w:w="288" w:type="dxa"/>
          </w:tcPr>
          <w:p w14:paraId="75D93D32" w14:textId="77777777" w:rsidR="0056261A" w:rsidRPr="00032F17" w:rsidRDefault="0056261A" w:rsidP="0056261A">
            <w:pPr>
              <w:pStyle w:val="CopticCross"/>
              <w:rPr>
                <w:rFonts w:ascii="Arial Unicode MS" w:eastAsia="Arial Unicode MS" w:hAnsi="Arial Unicode MS" w:cs="Arial Unicode MS"/>
              </w:rPr>
            </w:pPr>
          </w:p>
        </w:tc>
        <w:tc>
          <w:tcPr>
            <w:tcW w:w="3960" w:type="dxa"/>
          </w:tcPr>
          <w:p w14:paraId="77011681" w14:textId="77777777" w:rsidR="0056261A" w:rsidRDefault="0056261A" w:rsidP="0056261A">
            <w:pPr>
              <w:pStyle w:val="CopticVersemulti-line"/>
            </w:pPr>
            <w:r>
              <w:t>Ⲙⲁⲣⲉⲛⲑⲱⲟⲩϯ ⲱ̀ ⲛⲓⲗⲁⲟⲥ:</w:t>
            </w:r>
          </w:p>
          <w:p w14:paraId="29B4DA0D" w14:textId="77777777" w:rsidR="0056261A" w:rsidRDefault="0056261A" w:rsidP="0056261A">
            <w:pPr>
              <w:pStyle w:val="CopticVersemulti-line"/>
            </w:pPr>
            <w:r>
              <w:t>ⲙ̀ⲙⲁⲓⲛⲟⲩϯ Ⲓⲏⲥⲟⲩⲥ Ⲡⲓⲭ̀ⲣⲓⲥⲧⲟⲥ:</w:t>
            </w:r>
          </w:p>
          <w:p w14:paraId="5153737C" w14:textId="77777777" w:rsidR="0056261A" w:rsidRDefault="0056261A" w:rsidP="0056261A">
            <w:pPr>
              <w:pStyle w:val="CopticVersemulti-line"/>
            </w:pPr>
            <w:r>
              <w:t>ⲛ̀ⲧⲉⲛⲧⲁⲓⲟ̀ ⲛ̀ⲛⲁⲓⲙⲁⲣⲧⲩⲣⲟⲥ:</w:t>
            </w:r>
          </w:p>
          <w:p w14:paraId="298E6422" w14:textId="77777777" w:rsidR="0056261A" w:rsidRDefault="0056261A" w:rsidP="0056261A">
            <w:pPr>
              <w:pStyle w:val="CopticVersemulti-line"/>
            </w:pPr>
            <w:r>
              <w:t xml:space="preserve">Ⲛⲓⲁⲅⲓⲟⲥ Ⲥⲉⲣⲅⲓⲟⲥ ⲛⲉⲙ Ⲃⲁⲭⲟⲥ: </w:t>
            </w:r>
          </w:p>
          <w:p w14:paraId="07F9D5BB" w14:textId="4B80DC40" w:rsidR="0056261A" w:rsidRPr="00C35319" w:rsidRDefault="0056261A" w:rsidP="0056261A">
            <w:pPr>
              <w:pStyle w:val="CopticVerse"/>
            </w:pPr>
            <w:r>
              <w:t>Ⲁⲗⲗⲏⲗⲟⲩⲓⲁ ⲁⲗⲗⲏⲗⲟⲩⲓⲁ ⲁⲗⲗⲏⲗⲟⲩⲓⲁ.</w:t>
            </w:r>
          </w:p>
        </w:tc>
      </w:tr>
      <w:tr w:rsidR="0056261A" w14:paraId="7D0CF478" w14:textId="77777777" w:rsidTr="0056261A">
        <w:trPr>
          <w:cantSplit/>
          <w:jc w:val="center"/>
        </w:trPr>
        <w:tc>
          <w:tcPr>
            <w:tcW w:w="288" w:type="dxa"/>
          </w:tcPr>
          <w:p w14:paraId="1E995DEF" w14:textId="77777777" w:rsidR="0056261A" w:rsidRDefault="0056261A" w:rsidP="0056261A">
            <w:pPr>
              <w:pStyle w:val="CopticCross"/>
            </w:pPr>
          </w:p>
        </w:tc>
        <w:tc>
          <w:tcPr>
            <w:tcW w:w="3960" w:type="dxa"/>
          </w:tcPr>
          <w:p w14:paraId="7CB56B45" w14:textId="28011404" w:rsidR="0056261A" w:rsidRDefault="0056261A" w:rsidP="0056261A">
            <w:pPr>
              <w:pStyle w:val="EngHang"/>
            </w:pPr>
            <w:r>
              <w:t>We ask You, O Son of God,</w:t>
            </w:r>
          </w:p>
          <w:p w14:paraId="56E120EA" w14:textId="77777777" w:rsidR="0056261A" w:rsidRDefault="0056261A" w:rsidP="0056261A">
            <w:pPr>
              <w:pStyle w:val="EngHang"/>
            </w:pPr>
            <w:r>
              <w:t>To keep the life of our Patriarch,</w:t>
            </w:r>
          </w:p>
          <w:p w14:paraId="15B88BC0" w14:textId="77777777" w:rsidR="0056261A" w:rsidRDefault="0056261A" w:rsidP="0056261A">
            <w:pPr>
              <w:pStyle w:val="EngHang"/>
            </w:pPr>
            <w:r>
              <w:t>Abba ___, the high priest;</w:t>
            </w:r>
          </w:p>
          <w:p w14:paraId="63D5F6F3" w14:textId="77777777" w:rsidR="0056261A" w:rsidRDefault="0056261A" w:rsidP="0056261A">
            <w:pPr>
              <w:pStyle w:val="EngHangEnd"/>
            </w:pPr>
            <w:r>
              <w:t>Confirm him upon his throne.</w:t>
            </w:r>
          </w:p>
        </w:tc>
        <w:tc>
          <w:tcPr>
            <w:tcW w:w="288" w:type="dxa"/>
          </w:tcPr>
          <w:p w14:paraId="226FBCF1" w14:textId="77777777" w:rsidR="0056261A" w:rsidRDefault="0056261A" w:rsidP="0056261A"/>
        </w:tc>
        <w:tc>
          <w:tcPr>
            <w:tcW w:w="288" w:type="dxa"/>
          </w:tcPr>
          <w:p w14:paraId="33B03C46" w14:textId="77777777" w:rsidR="0056261A" w:rsidRDefault="0056261A" w:rsidP="0056261A">
            <w:pPr>
              <w:pStyle w:val="CopticCross"/>
            </w:pPr>
          </w:p>
        </w:tc>
        <w:tc>
          <w:tcPr>
            <w:tcW w:w="3960" w:type="dxa"/>
          </w:tcPr>
          <w:p w14:paraId="0B05114A" w14:textId="77777777" w:rsidR="0056261A" w:rsidRDefault="0056261A" w:rsidP="0056261A">
            <w:pPr>
              <w:pStyle w:val="CopticVersemulti-line"/>
            </w:pPr>
            <w:r>
              <w:t>Ⲧⲉⲛϯϩⲟ ⲉ̀ⲣⲟⲕ ⲱ̀ Ⲩⲓⲟⲥ Ⲑⲉⲟⲥ:</w:t>
            </w:r>
          </w:p>
          <w:p w14:paraId="5C74FEC6" w14:textId="77777777" w:rsidR="0056261A" w:rsidRDefault="0056261A" w:rsidP="0056261A">
            <w:pPr>
              <w:pStyle w:val="CopticVersemulti-line"/>
            </w:pPr>
            <w:r>
              <w:t>ⲉⲑⲣⲉⲕⲁ̀ⲣⲉϩ ⲉ̀ⲡ̀ⲱⲛϧ ⲙ̀ⲡⲉⲛⲡⲁⲧⲣⲓⲁⲣⲭⲏⲥ:</w:t>
            </w:r>
          </w:p>
          <w:p w14:paraId="0F5EE94B" w14:textId="77777777" w:rsidR="0056261A" w:rsidRDefault="0056261A" w:rsidP="0056261A">
            <w:pPr>
              <w:pStyle w:val="CopticVersemulti-line"/>
            </w:pPr>
            <w:r>
              <w:t>ⲁⲃⲃⲁ (ⲛⲓⲙ) ⲡⲓⲁⲣⲭⲓⲉ̀ⲣⲉⲩⲥ:</w:t>
            </w:r>
          </w:p>
          <w:p w14:paraId="4728A349" w14:textId="77777777" w:rsidR="0056261A" w:rsidRDefault="0056261A" w:rsidP="0056261A">
            <w:pPr>
              <w:pStyle w:val="CopticVerse"/>
            </w:pPr>
            <w:r>
              <w:t>ⲙⲁⲧⲁϫⲣⲟϥ ϩⲓϫⲉⲛ ⲡⲉϥⲑ̀ⲣⲟⲛⲟⲥ.</w:t>
            </w:r>
          </w:p>
        </w:tc>
      </w:tr>
      <w:tr w:rsidR="0056261A" w14:paraId="5D798B66" w14:textId="77777777" w:rsidTr="0056261A">
        <w:trPr>
          <w:cantSplit/>
          <w:jc w:val="center"/>
        </w:trPr>
        <w:tc>
          <w:tcPr>
            <w:tcW w:w="288" w:type="dxa"/>
          </w:tcPr>
          <w:p w14:paraId="750B8E56" w14:textId="77777777" w:rsidR="0056261A" w:rsidRDefault="0056261A" w:rsidP="0056261A">
            <w:pPr>
              <w:pStyle w:val="CopticCross"/>
            </w:pPr>
          </w:p>
        </w:tc>
        <w:tc>
          <w:tcPr>
            <w:tcW w:w="3960" w:type="dxa"/>
          </w:tcPr>
          <w:p w14:paraId="57606510" w14:textId="77777777" w:rsidR="0056261A" w:rsidRDefault="0056261A" w:rsidP="0056261A">
            <w:pPr>
              <w:pStyle w:val="EngHang"/>
            </w:pPr>
            <w:r>
              <w:t>And his partner in this Liturgy,</w:t>
            </w:r>
          </w:p>
          <w:p w14:paraId="2811FF57" w14:textId="77777777" w:rsidR="0056261A" w:rsidRDefault="0056261A" w:rsidP="0056261A">
            <w:pPr>
              <w:pStyle w:val="EngHang"/>
            </w:pPr>
            <w:r>
              <w:t>Our holy and righteous father,</w:t>
            </w:r>
          </w:p>
          <w:p w14:paraId="557D6EFE" w14:textId="77777777" w:rsidR="0056261A" w:rsidRDefault="0056261A" w:rsidP="0056261A">
            <w:pPr>
              <w:pStyle w:val="EngHang"/>
            </w:pPr>
            <w:r>
              <w:t>Abba ___, the bishop (metropolitan);</w:t>
            </w:r>
          </w:p>
          <w:p w14:paraId="4817DD91" w14:textId="77777777" w:rsidR="0056261A" w:rsidRDefault="0056261A" w:rsidP="0056261A">
            <w:pPr>
              <w:pStyle w:val="EngHangEnd"/>
            </w:pPr>
            <w:r>
              <w:t>Confirm him upon his throne.</w:t>
            </w:r>
          </w:p>
        </w:tc>
        <w:tc>
          <w:tcPr>
            <w:tcW w:w="288" w:type="dxa"/>
          </w:tcPr>
          <w:p w14:paraId="569BCE9A" w14:textId="77777777" w:rsidR="0056261A" w:rsidRDefault="0056261A" w:rsidP="0056261A"/>
        </w:tc>
        <w:tc>
          <w:tcPr>
            <w:tcW w:w="288" w:type="dxa"/>
          </w:tcPr>
          <w:p w14:paraId="3251DC5D" w14:textId="77777777" w:rsidR="0056261A" w:rsidRDefault="0056261A" w:rsidP="0056261A">
            <w:pPr>
              <w:pStyle w:val="CopticCross"/>
            </w:pPr>
          </w:p>
        </w:tc>
        <w:tc>
          <w:tcPr>
            <w:tcW w:w="3960" w:type="dxa"/>
          </w:tcPr>
          <w:p w14:paraId="097F9D47" w14:textId="77777777" w:rsidR="0056261A" w:rsidRDefault="0056261A" w:rsidP="0056261A">
            <w:pPr>
              <w:pStyle w:val="CopticVersemulti-line"/>
            </w:pPr>
            <w:r>
              <w:t>Ⲛⲉⲙ ⲡⲉϥⲕⲉϣ̀ⲫⲏⲣ ⲛ̀ⲗⲓⲧⲟⲩⲣⲅⲟⲥ</w:t>
            </w:r>
          </w:p>
          <w:p w14:paraId="7FC156D3" w14:textId="77777777" w:rsidR="0056261A" w:rsidRDefault="0056261A" w:rsidP="0056261A">
            <w:pPr>
              <w:pStyle w:val="CopticVersemulti-line"/>
            </w:pPr>
            <w:r>
              <w:t>ⲡⲉⲛⲓⲱⲧ ⲉⲑⲟⲩⲁⲃ ⲛ̀ⲇⲓⲕⲉⲟⲥ</w:t>
            </w:r>
          </w:p>
          <w:p w14:paraId="372CD909" w14:textId="77777777" w:rsidR="0056261A" w:rsidRDefault="0056261A" w:rsidP="0056261A">
            <w:pPr>
              <w:pStyle w:val="CopticVersemulti-line"/>
            </w:pPr>
            <w:r>
              <w:t>Ⲁⲃⲃⲁ (ⲛⲓⲙ) ⲡⲓⲉ̀ⲡⲓⲥⲕⲟⲡⲟⲥ</w:t>
            </w:r>
          </w:p>
          <w:p w14:paraId="4E8EF5D3" w14:textId="77777777" w:rsidR="0056261A" w:rsidRDefault="0056261A" w:rsidP="0056261A">
            <w:pPr>
              <w:pStyle w:val="CopticVerse"/>
            </w:pPr>
            <w:r>
              <w:t>ⲙⲁⲧⲁϫⲣⲟⲩϥ ϩⲓϫⲉⲛ ⲡⲉϥⲑ̀ⲣⲟⲛⲟⲥ.</w:t>
            </w:r>
          </w:p>
        </w:tc>
      </w:tr>
      <w:tr w:rsidR="0056261A" w14:paraId="57FC8863" w14:textId="77777777" w:rsidTr="0056261A">
        <w:trPr>
          <w:cantSplit/>
          <w:jc w:val="center"/>
        </w:trPr>
        <w:tc>
          <w:tcPr>
            <w:tcW w:w="288" w:type="dxa"/>
          </w:tcPr>
          <w:p w14:paraId="1AE5A98A" w14:textId="77777777" w:rsidR="0056261A" w:rsidRDefault="0056261A" w:rsidP="0056261A">
            <w:pPr>
              <w:pStyle w:val="CopticCross"/>
            </w:pPr>
          </w:p>
        </w:tc>
        <w:tc>
          <w:tcPr>
            <w:tcW w:w="3960" w:type="dxa"/>
          </w:tcPr>
          <w:p w14:paraId="77A5D2AB" w14:textId="77777777" w:rsidR="0056261A" w:rsidRDefault="0056261A" w:rsidP="0056261A">
            <w:pPr>
              <w:pStyle w:val="EngHang"/>
            </w:pPr>
            <w:r>
              <w:t>That we may praise You with</w:t>
            </w:r>
          </w:p>
          <w:p w14:paraId="2F8FEB86" w14:textId="77777777" w:rsidR="0056261A" w:rsidRDefault="0056261A" w:rsidP="0056261A">
            <w:pPr>
              <w:pStyle w:val="EngHang"/>
            </w:pPr>
            <w:r>
              <w:t>The cherubim</w:t>
            </w:r>
          </w:p>
          <w:p w14:paraId="3F4B41D5" w14:textId="77777777" w:rsidR="0056261A" w:rsidRDefault="0056261A" w:rsidP="0056261A">
            <w:pPr>
              <w:pStyle w:val="EngHang"/>
            </w:pPr>
            <w:r>
              <w:t>And the seraphim,</w:t>
            </w:r>
          </w:p>
          <w:p w14:paraId="45294D2A" w14:textId="77777777" w:rsidR="0056261A" w:rsidRDefault="0056261A" w:rsidP="0056261A">
            <w:pPr>
              <w:pStyle w:val="EngHangEnd"/>
            </w:pPr>
            <w:r>
              <w:t>Proclaiming and saying,</w:t>
            </w:r>
          </w:p>
        </w:tc>
        <w:tc>
          <w:tcPr>
            <w:tcW w:w="288" w:type="dxa"/>
          </w:tcPr>
          <w:p w14:paraId="5C82145B" w14:textId="77777777" w:rsidR="0056261A" w:rsidRDefault="0056261A" w:rsidP="0056261A"/>
        </w:tc>
        <w:tc>
          <w:tcPr>
            <w:tcW w:w="288" w:type="dxa"/>
          </w:tcPr>
          <w:p w14:paraId="0553C792" w14:textId="77777777" w:rsidR="0056261A" w:rsidRDefault="0056261A" w:rsidP="0056261A">
            <w:pPr>
              <w:pStyle w:val="CopticCross"/>
            </w:pPr>
          </w:p>
        </w:tc>
        <w:tc>
          <w:tcPr>
            <w:tcW w:w="3960" w:type="dxa"/>
          </w:tcPr>
          <w:p w14:paraId="7A1BDDB7" w14:textId="77777777" w:rsidR="0056261A" w:rsidRDefault="0056261A" w:rsidP="0056261A">
            <w:pPr>
              <w:pStyle w:val="CopticVersemulti-line"/>
            </w:pPr>
            <w:r>
              <w:t>Ϩⲓⲛⲁ ⲛ̀ⲧⲉⲛϩⲱⲥ ⲉ̀ⲣⲟⲕ:</w:t>
            </w:r>
          </w:p>
          <w:p w14:paraId="1A159FBB" w14:textId="77777777" w:rsidR="0056261A" w:rsidRDefault="0056261A" w:rsidP="0056261A">
            <w:pPr>
              <w:pStyle w:val="CopticVersemulti-line"/>
            </w:pPr>
            <w:r>
              <w:t>ⲛⲉⲙ ⲛⲓⲭⲉⲣⲟⲩⲃⲓⲙ:</w:t>
            </w:r>
          </w:p>
          <w:p w14:paraId="4A9D924A" w14:textId="77777777" w:rsidR="0056261A" w:rsidRDefault="0056261A" w:rsidP="0056261A">
            <w:pPr>
              <w:pStyle w:val="CopticVersemulti-line"/>
            </w:pPr>
            <w:r>
              <w:t>ⲛⲉⲙ ⲛⲓⲥⲉⲣⲁⲫⲓⲙ:</w:t>
            </w:r>
          </w:p>
          <w:p w14:paraId="1A01F40E" w14:textId="77777777" w:rsidR="0056261A" w:rsidRDefault="0056261A" w:rsidP="0056261A">
            <w:pPr>
              <w:pStyle w:val="CopticHangingVerse"/>
            </w:pPr>
            <w:r>
              <w:t>ⲉⲛⲱϣ ⲉ̀ⲃⲟⲗ ⲉⲛϫⲱ ⲙ̀ⲙⲟⲥ.</w:t>
            </w:r>
          </w:p>
        </w:tc>
      </w:tr>
      <w:tr w:rsidR="0056261A" w14:paraId="3FC4DF04" w14:textId="77777777" w:rsidTr="0056261A">
        <w:trPr>
          <w:cantSplit/>
          <w:jc w:val="center"/>
        </w:trPr>
        <w:tc>
          <w:tcPr>
            <w:tcW w:w="288" w:type="dxa"/>
          </w:tcPr>
          <w:p w14:paraId="0E092CDD" w14:textId="77777777" w:rsidR="0056261A" w:rsidRDefault="0056261A" w:rsidP="0056261A">
            <w:pPr>
              <w:pStyle w:val="CopticCross"/>
            </w:pPr>
          </w:p>
        </w:tc>
        <w:tc>
          <w:tcPr>
            <w:tcW w:w="3960" w:type="dxa"/>
          </w:tcPr>
          <w:p w14:paraId="110AC72C" w14:textId="77777777" w:rsidR="0056261A" w:rsidRDefault="0056261A" w:rsidP="0056261A">
            <w:pPr>
              <w:pStyle w:val="EngHang"/>
            </w:pPr>
            <w:r>
              <w:t>“Holy, holy, holy,</w:t>
            </w:r>
          </w:p>
          <w:p w14:paraId="65878EE4" w14:textId="77777777" w:rsidR="0056261A" w:rsidRDefault="0056261A" w:rsidP="0056261A">
            <w:pPr>
              <w:pStyle w:val="EngHang"/>
            </w:pPr>
            <w:r>
              <w:t>O Lord, the Pantocrator,</w:t>
            </w:r>
          </w:p>
          <w:p w14:paraId="1C81AB9A" w14:textId="77777777" w:rsidR="0056261A" w:rsidRDefault="0056261A" w:rsidP="0056261A">
            <w:pPr>
              <w:pStyle w:val="EngHang"/>
            </w:pPr>
            <w:r>
              <w:t>Heaven and earth are full</w:t>
            </w:r>
          </w:p>
          <w:p w14:paraId="35A10691" w14:textId="77777777" w:rsidR="0056261A" w:rsidRDefault="0056261A" w:rsidP="0056261A">
            <w:pPr>
              <w:pStyle w:val="EngHangEnd"/>
            </w:pPr>
            <w:r>
              <w:t>Of Your glory and Your honour.”</w:t>
            </w:r>
          </w:p>
        </w:tc>
        <w:tc>
          <w:tcPr>
            <w:tcW w:w="288" w:type="dxa"/>
          </w:tcPr>
          <w:p w14:paraId="7D85B76C" w14:textId="77777777" w:rsidR="0056261A" w:rsidRDefault="0056261A" w:rsidP="0056261A"/>
        </w:tc>
        <w:tc>
          <w:tcPr>
            <w:tcW w:w="288" w:type="dxa"/>
          </w:tcPr>
          <w:p w14:paraId="0DDAA6C5" w14:textId="77777777" w:rsidR="0056261A" w:rsidRDefault="0056261A" w:rsidP="0056261A">
            <w:pPr>
              <w:pStyle w:val="CopticCross"/>
            </w:pPr>
          </w:p>
        </w:tc>
        <w:tc>
          <w:tcPr>
            <w:tcW w:w="3960" w:type="dxa"/>
          </w:tcPr>
          <w:p w14:paraId="183C82D9" w14:textId="77777777" w:rsidR="0056261A" w:rsidRDefault="0056261A" w:rsidP="0056261A">
            <w:pPr>
              <w:pStyle w:val="CopticVersemulti-line"/>
            </w:pPr>
            <w:r>
              <w:t>Ϫⲉ ⲭ̀ⲟⲩⲁⲃ ⲭ̀ⲟⲩⲁⲃ ⲭ̀ⲟⲩⲁⲃ:</w:t>
            </w:r>
          </w:p>
          <w:p w14:paraId="647489E9" w14:textId="77777777" w:rsidR="0056261A" w:rsidRDefault="0056261A" w:rsidP="0056261A">
            <w:pPr>
              <w:pStyle w:val="CopticVersemulti-line"/>
            </w:pPr>
            <w:r>
              <w:t>Ⲡϭⲟⲓⲥ ⲡⲓⲡⲁⲛⲧⲟⲕⲣⲁⲧⲟⲣ:</w:t>
            </w:r>
          </w:p>
          <w:p w14:paraId="65DB89A2" w14:textId="77777777" w:rsidR="0056261A" w:rsidRDefault="0056261A" w:rsidP="0056261A">
            <w:pPr>
              <w:pStyle w:val="CopticVersemulti-line"/>
            </w:pPr>
            <w:r>
              <w:t>ⲧ̀ⲫⲉ ⲛⲉⲙ ⲡ̀ⲕⲁϩⲓ ⲙⲉϩ ⲉ̀ⲃⲟⲗ:</w:t>
            </w:r>
          </w:p>
          <w:p w14:paraId="323BEB76" w14:textId="77777777" w:rsidR="0056261A" w:rsidRDefault="0056261A" w:rsidP="0056261A">
            <w:pPr>
              <w:pStyle w:val="CopticHangingVerse"/>
            </w:pPr>
            <w:r>
              <w:t>ϧⲉⲛ ⲡⲉⲕⲱ̀ⲟⲩ ⲛⲉⲙ ⲡⲉⲕⲧⲁⲓⲟ.</w:t>
            </w:r>
          </w:p>
        </w:tc>
      </w:tr>
    </w:tbl>
    <w:p w14:paraId="013384D4" w14:textId="505C718A" w:rsidR="0039635A" w:rsidRDefault="0039635A" w:rsidP="0039635A">
      <w:pPr>
        <w:pStyle w:val="Heading3"/>
      </w:pPr>
      <w:r>
        <w:t>October 4 (5) / Paopi 7: St. Paul of Tammoh</w:t>
      </w:r>
      <w:bookmarkEnd w:id="1241"/>
    </w:p>
    <w:p w14:paraId="307B5F3B" w14:textId="77777777" w:rsidR="0039635A" w:rsidRDefault="0039635A" w:rsidP="0039635A">
      <w:pPr>
        <w:pStyle w:val="Heading4"/>
      </w:pPr>
      <w:r>
        <w:t>The Doxology</w:t>
      </w:r>
    </w:p>
    <w:p w14:paraId="08012657" w14:textId="117D6DA7" w:rsidR="00FB36D8" w:rsidRPr="00FB36D8" w:rsidRDefault="00191A26" w:rsidP="00FB36D8">
      <w:pPr>
        <w:pStyle w:val="Rubric"/>
      </w:pPr>
      <w:r>
        <w:t xml:space="preserve">See </w:t>
      </w:r>
      <w:r>
        <w:fldChar w:fldCharType="begin"/>
      </w:r>
      <w:r>
        <w:instrText xml:space="preserve"> REF _Ref434490826 \h </w:instrText>
      </w:r>
      <w:r>
        <w:fldChar w:fldCharType="separate"/>
      </w:r>
      <w:r w:rsidR="000C7DE2">
        <w:t>The Doxology of St. Pishoy and St. Paul of Tammah</w:t>
      </w:r>
      <w:r>
        <w:fldChar w:fldCharType="end"/>
      </w:r>
      <w:r>
        <w:t xml:space="preserve">, page </w:t>
      </w:r>
      <w:r>
        <w:fldChar w:fldCharType="begin"/>
      </w:r>
      <w:r>
        <w:instrText xml:space="preserve"> PAGEREF _Ref434490826 \h </w:instrText>
      </w:r>
      <w:r>
        <w:fldChar w:fldCharType="separate"/>
      </w:r>
      <w:r w:rsidR="000C7DE2">
        <w:rPr>
          <w:noProof/>
        </w:rPr>
        <w:t>621</w:t>
      </w:r>
      <w:r>
        <w:fldChar w:fldCharType="end"/>
      </w:r>
      <w:r w:rsidR="00FB36D8">
        <w:t>.</w:t>
      </w:r>
    </w:p>
    <w:p w14:paraId="2F2896A9" w14:textId="77777777" w:rsidR="0081710C" w:rsidRDefault="0081710C" w:rsidP="0081710C">
      <w:pPr>
        <w:pStyle w:val="Heading3"/>
      </w:pPr>
      <w:bookmarkStart w:id="1242" w:name="_Toc448227487"/>
      <w:r>
        <w:t>October 7 (8) / Paopi 10: St. Sergius</w:t>
      </w:r>
      <w:bookmarkEnd w:id="1242"/>
    </w:p>
    <w:p w14:paraId="43289252" w14:textId="0E6F6B40" w:rsidR="0081710C" w:rsidRPr="0081710C" w:rsidRDefault="00191A26" w:rsidP="00336170">
      <w:pPr>
        <w:pStyle w:val="TOC3"/>
        <w:tabs>
          <w:tab w:val="right" w:leader="dot" w:pos="8846"/>
        </w:tabs>
      </w:pPr>
      <w:r>
        <w:t>See</w:t>
      </w:r>
      <w:r w:rsidR="00336170">
        <w:t xml:space="preserve"> </w:t>
      </w:r>
      <w:r w:rsidR="00336170">
        <w:fldChar w:fldCharType="begin"/>
      </w:r>
      <w:r w:rsidR="00336170">
        <w:instrText xml:space="preserve"> REF _Ref436250096 \h </w:instrText>
      </w:r>
      <w:r w:rsidR="00336170">
        <w:fldChar w:fldCharType="separate"/>
      </w:r>
      <w:r w:rsidR="000C7DE2">
        <w:t>October 1 (2) / Paopi 4: St. Bacchus</w:t>
      </w:r>
      <w:r w:rsidR="00336170">
        <w:fldChar w:fldCharType="end"/>
      </w:r>
      <w:r>
        <w:t xml:space="preserve">, page </w:t>
      </w:r>
      <w:r>
        <w:fldChar w:fldCharType="begin"/>
      </w:r>
      <w:r>
        <w:instrText xml:space="preserve"> PAGEREF _Ref434561633 \h </w:instrText>
      </w:r>
      <w:r>
        <w:fldChar w:fldCharType="separate"/>
      </w:r>
      <w:r w:rsidR="000C7DE2">
        <w:rPr>
          <w:noProof/>
        </w:rPr>
        <w:t>675</w:t>
      </w:r>
      <w:r>
        <w:fldChar w:fldCharType="end"/>
      </w:r>
      <w:r w:rsidR="0081710C">
        <w:t>.</w:t>
      </w:r>
    </w:p>
    <w:p w14:paraId="06822979" w14:textId="77777777" w:rsidR="00B637D8" w:rsidRDefault="00B637D8" w:rsidP="00B637D8">
      <w:pPr>
        <w:pStyle w:val="Heading3"/>
      </w:pPr>
      <w:bookmarkStart w:id="1243" w:name="_Toc448227488"/>
      <w:r>
        <w:t>October 9 (10) / Paopi 12: Commemoration of Archangel Michael</w:t>
      </w:r>
      <w:bookmarkEnd w:id="1243"/>
    </w:p>
    <w:p w14:paraId="434CD2A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6B06733" w14:textId="77777777" w:rsidTr="0082304E">
        <w:trPr>
          <w:cantSplit/>
          <w:jc w:val="center"/>
        </w:trPr>
        <w:tc>
          <w:tcPr>
            <w:tcW w:w="288" w:type="dxa"/>
          </w:tcPr>
          <w:p w14:paraId="753A7030" w14:textId="77777777" w:rsidR="000C7DE2" w:rsidRDefault="000C7DE2" w:rsidP="0082304E">
            <w:pPr>
              <w:pStyle w:val="CopticCross"/>
            </w:pPr>
          </w:p>
        </w:tc>
        <w:tc>
          <w:tcPr>
            <w:tcW w:w="3960" w:type="dxa"/>
          </w:tcPr>
          <w:p w14:paraId="5DEED6A0" w14:textId="77777777" w:rsidR="000C7DE2" w:rsidRDefault="000C7DE2" w:rsidP="00C83ECE">
            <w:pPr>
              <w:pStyle w:val="EngHang"/>
            </w:pPr>
            <w:r>
              <w:t>Through the intercessions</w:t>
            </w:r>
          </w:p>
          <w:p w14:paraId="2EAC9543" w14:textId="77777777" w:rsidR="000C7DE2" w:rsidRDefault="000C7DE2" w:rsidP="00C83ECE">
            <w:pPr>
              <w:pStyle w:val="EngHang"/>
            </w:pPr>
            <w:r>
              <w:t>Of the Four Incorporeal Beasts,</w:t>
            </w:r>
          </w:p>
          <w:p w14:paraId="2DE6FCB7" w14:textId="77777777" w:rsidR="000C7DE2" w:rsidRDefault="000C7DE2" w:rsidP="00C83ECE">
            <w:pPr>
              <w:pStyle w:val="EngHang"/>
            </w:pPr>
            <w:r>
              <w:t>The ministering flames of fire,</w:t>
            </w:r>
          </w:p>
          <w:p w14:paraId="1179B600" w14:textId="77777777" w:rsidR="000C7DE2" w:rsidRDefault="000C7DE2" w:rsidP="0082304E">
            <w:pPr>
              <w:pStyle w:val="EngHangEnd"/>
            </w:pPr>
            <w:r>
              <w:t>O Lord, grant us the forgiveness of our sins.</w:t>
            </w:r>
          </w:p>
        </w:tc>
        <w:tc>
          <w:tcPr>
            <w:tcW w:w="288" w:type="dxa"/>
          </w:tcPr>
          <w:p w14:paraId="0547D65A" w14:textId="77777777" w:rsidR="000C7DE2" w:rsidRDefault="000C7DE2" w:rsidP="0082304E"/>
        </w:tc>
        <w:tc>
          <w:tcPr>
            <w:tcW w:w="288" w:type="dxa"/>
          </w:tcPr>
          <w:p w14:paraId="2FF6DE96" w14:textId="77777777" w:rsidR="000C7DE2" w:rsidRDefault="000C7DE2" w:rsidP="0082304E">
            <w:pPr>
              <w:pStyle w:val="CopticCross"/>
            </w:pPr>
          </w:p>
        </w:tc>
        <w:tc>
          <w:tcPr>
            <w:tcW w:w="3960" w:type="dxa"/>
          </w:tcPr>
          <w:p w14:paraId="2CC5FA8F" w14:textId="77777777" w:rsidR="000C7DE2" w:rsidRDefault="000C7DE2" w:rsidP="00C83ECE">
            <w:pPr>
              <w:pStyle w:val="CopticVersemulti-line"/>
            </w:pPr>
            <w:r>
              <w:t>Ϩⲓⲧⲉⲛ ⲛⲓⲡ̀ⲣⲉⲥⲃⲓⲁ̀</w:t>
            </w:r>
          </w:p>
          <w:p w14:paraId="422A002A" w14:textId="77777777" w:rsidR="000C7DE2" w:rsidRDefault="000C7DE2" w:rsidP="00C83ECE">
            <w:pPr>
              <w:pStyle w:val="CopticVersemulti-line"/>
            </w:pPr>
            <w:r>
              <w:t>ⲛ̀ⲧⲉ ⲡⲓϥ̀ⲧⲟⲩ ⲛ̀ⲍⲱⲟⲛ ⲛ̀ⲁⲥⲱⲙⲁⲧⲟⲥ</w:t>
            </w:r>
          </w:p>
          <w:p w14:paraId="60551848" w14:textId="77777777" w:rsidR="000C7DE2" w:rsidRDefault="000C7DE2" w:rsidP="00C83ECE">
            <w:pPr>
              <w:pStyle w:val="CopticVersemulti-line"/>
            </w:pPr>
            <w:r>
              <w:t>ⲛ̀ⲗⲓⲧⲟⲩⲣⲅⲟⲥ ⲛ̀ϣⲁϩ ⲛ̀ⲭ̀ⲣⲟⲙ:</w:t>
            </w:r>
          </w:p>
          <w:p w14:paraId="3B9177DF" w14:textId="77777777" w:rsidR="000C7DE2" w:rsidRPr="00C35319" w:rsidRDefault="000C7DE2" w:rsidP="00C83ECE">
            <w:pPr>
              <w:pStyle w:val="CopticHangingVerse"/>
            </w:pPr>
            <w:r>
              <w:t>Ⲡϭⲟⲓⲥ ⲁⲣⲓϩ̀ⲙⲟⲧ ⲛⲁⲛ ⲙ̀ⲡⲓⲭⲱ ⲉ̀ⲃⲟⲗ ⲛ̀ⲧⲉ ⲛⲉⲛⲛⲟⲃⲓ.</w:t>
            </w:r>
          </w:p>
        </w:tc>
      </w:tr>
    </w:tbl>
    <w:p w14:paraId="4873EA6A"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A5D074A" w14:textId="77777777" w:rsidTr="00C83ECE">
        <w:trPr>
          <w:cantSplit/>
          <w:jc w:val="center"/>
        </w:trPr>
        <w:tc>
          <w:tcPr>
            <w:tcW w:w="288" w:type="dxa"/>
          </w:tcPr>
          <w:p w14:paraId="21F4CB03" w14:textId="77777777" w:rsidR="000C7DE2" w:rsidRDefault="000C7DE2" w:rsidP="00C83ECE">
            <w:pPr>
              <w:pStyle w:val="CopticCross"/>
            </w:pPr>
          </w:p>
        </w:tc>
        <w:tc>
          <w:tcPr>
            <w:tcW w:w="3960" w:type="dxa"/>
          </w:tcPr>
          <w:p w14:paraId="471CF826" w14:textId="77777777" w:rsidR="000C7DE2" w:rsidRDefault="000C7DE2" w:rsidP="00C83ECE">
            <w:pPr>
              <w:pStyle w:val="EngHang"/>
            </w:pPr>
            <w:r>
              <w:t>Hail to the four incorporeal living beasts,</w:t>
            </w:r>
          </w:p>
          <w:p w14:paraId="3D689D46" w14:textId="77777777" w:rsidR="000C7DE2" w:rsidRDefault="000C7DE2" w:rsidP="00C83ECE">
            <w:pPr>
              <w:pStyle w:val="EngHang"/>
            </w:pPr>
            <w:r>
              <w:t>Carrying the throne of God,</w:t>
            </w:r>
          </w:p>
          <w:p w14:paraId="71666D9A" w14:textId="77777777" w:rsidR="000C7DE2" w:rsidRDefault="000C7DE2" w:rsidP="00C83ECE">
            <w:pPr>
              <w:pStyle w:val="EngHang"/>
            </w:pPr>
            <w:r>
              <w:t>A lion’s face, and a calf’s face,</w:t>
            </w:r>
          </w:p>
          <w:p w14:paraId="0187B1B9" w14:textId="77777777" w:rsidR="000C7DE2" w:rsidRDefault="000C7DE2" w:rsidP="00C83ECE">
            <w:pPr>
              <w:pStyle w:val="EngHangEnd"/>
            </w:pPr>
            <w:r>
              <w:t>A man’s face, and an eagle’s face.</w:t>
            </w:r>
          </w:p>
        </w:tc>
        <w:tc>
          <w:tcPr>
            <w:tcW w:w="288" w:type="dxa"/>
          </w:tcPr>
          <w:p w14:paraId="4DB9B496" w14:textId="77777777" w:rsidR="000C7DE2" w:rsidRDefault="000C7DE2" w:rsidP="00C83ECE"/>
        </w:tc>
        <w:tc>
          <w:tcPr>
            <w:tcW w:w="288" w:type="dxa"/>
          </w:tcPr>
          <w:p w14:paraId="6851C90A" w14:textId="77777777" w:rsidR="000C7DE2" w:rsidRDefault="000C7DE2" w:rsidP="00C83ECE">
            <w:pPr>
              <w:pStyle w:val="CopticCross"/>
            </w:pPr>
          </w:p>
        </w:tc>
        <w:tc>
          <w:tcPr>
            <w:tcW w:w="3960" w:type="dxa"/>
          </w:tcPr>
          <w:p w14:paraId="249A752D" w14:textId="77777777" w:rsidR="000C7DE2" w:rsidRDefault="000C7DE2" w:rsidP="00C83ECE">
            <w:pPr>
              <w:pStyle w:val="CopticVersemulti-line"/>
            </w:pPr>
            <w:r>
              <w:t>Ⲭⲉⲣⲉ ⲡⲓϥ̀ⲧⲟⲩ ⲛ̀ⲍⲱⲟⲛ ⲛ̀ⲁ̀ⲥⲱⲙⲁⲧⲟⲥ:</w:t>
            </w:r>
          </w:p>
          <w:p w14:paraId="548E1271" w14:textId="77777777" w:rsidR="000C7DE2" w:rsidRDefault="000C7DE2" w:rsidP="00C83ECE">
            <w:pPr>
              <w:pStyle w:val="CopticVersemulti-line"/>
            </w:pPr>
            <w:r>
              <w:t>ⲉⲧϥⲁⲓ ϧⲁ ⲡⲓϩⲁⲣⲙⲁ ⲛ̀ⲧⲉ Ⲫϯ:</w:t>
            </w:r>
          </w:p>
          <w:p w14:paraId="696663BF" w14:textId="77777777" w:rsidR="000C7DE2" w:rsidRDefault="000C7DE2" w:rsidP="00C83ECE">
            <w:pPr>
              <w:pStyle w:val="CopticVersemulti-line"/>
            </w:pPr>
            <w:r>
              <w:t>ⲟⲩϩⲟ ⲙ̀ⲙⲟⲩⲓ̀ ⲛⲉⲙ ⲟⲩϩⲟ ⲙ̀ⲙⲁⲥⲓ:</w:t>
            </w:r>
          </w:p>
          <w:p w14:paraId="180D8968" w14:textId="77777777" w:rsidR="000C7DE2" w:rsidRPr="00C35319" w:rsidRDefault="000C7DE2" w:rsidP="00C83ECE">
            <w:pPr>
              <w:pStyle w:val="CopticHangingVerse"/>
            </w:pPr>
            <w:r>
              <w:t>ⲛⲉⲙ ⲟⲩϩⲟ ⲛ̀ⲣⲱⲙⲓ ⲛⲉⲙ ⲟⲩϩⲟ ⲛ̀ⲁ̀ⲏ̀ⲧⲟⲥ.</w:t>
            </w:r>
          </w:p>
        </w:tc>
      </w:tr>
    </w:tbl>
    <w:p w14:paraId="3DED77AD" w14:textId="77777777" w:rsidR="000C7DE2" w:rsidRDefault="000C7DE2" w:rsidP="0082304E">
      <w:pPr>
        <w:pStyle w:val="Heading4"/>
      </w:pPr>
      <w:r>
        <w:t>The Gospel Response for the Four Incorporeal Beasts</w:t>
      </w:r>
    </w:p>
    <w:p w14:paraId="5A1500DC" w14:textId="77777777" w:rsidR="000C7DE2" w:rsidRPr="00C14556" w:rsidRDefault="000C7DE2" w:rsidP="00C14556">
      <w:pPr>
        <w:pStyle w:val="Rubric"/>
      </w:pPr>
      <w:r>
        <w:t>The last verse of the Doxology may be inserted into the Annual Gospel Response.</w:t>
      </w:r>
    </w:p>
    <w:p w14:paraId="4A7DC24D" w14:textId="6444FE11"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5593D86A" w14:textId="77777777" w:rsidR="0039635A" w:rsidRDefault="0039635A" w:rsidP="0039635A">
      <w:pPr>
        <w:pStyle w:val="Heading3"/>
      </w:pPr>
      <w:bookmarkStart w:id="1244" w:name="_Ref434564830"/>
      <w:bookmarkStart w:id="1245" w:name="_Toc448227489"/>
      <w:r>
        <w:t>October 17 (18) Paopi 20: St. John the Short</w:t>
      </w:r>
      <w:bookmarkEnd w:id="1244"/>
      <w:bookmarkEnd w:id="1245"/>
    </w:p>
    <w:p w14:paraId="689E6585" w14:textId="146B5B2A" w:rsidR="0056261A" w:rsidRDefault="0056261A" w:rsidP="0056261A">
      <w:pPr>
        <w:pStyle w:val="Heading4"/>
      </w:pPr>
      <w:bookmarkStart w:id="1246" w:name="_Ref434490715"/>
      <w:r>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6261A" w14:paraId="1588B5F9" w14:textId="77777777" w:rsidTr="0056261A">
        <w:trPr>
          <w:cantSplit/>
          <w:jc w:val="center"/>
        </w:trPr>
        <w:tc>
          <w:tcPr>
            <w:tcW w:w="288" w:type="dxa"/>
          </w:tcPr>
          <w:p w14:paraId="1FA98658" w14:textId="77777777" w:rsidR="0056261A" w:rsidRDefault="0056261A" w:rsidP="0056261A">
            <w:pPr>
              <w:pStyle w:val="CopticCross"/>
            </w:pPr>
          </w:p>
        </w:tc>
        <w:tc>
          <w:tcPr>
            <w:tcW w:w="3960" w:type="dxa"/>
          </w:tcPr>
          <w:p w14:paraId="22ED0A43" w14:textId="77777777" w:rsidR="0056261A" w:rsidRDefault="00855550" w:rsidP="00855550">
            <w:pPr>
              <w:pStyle w:val="EngHang"/>
            </w:pPr>
            <w:r>
              <w:t>You are truly blessed,</w:t>
            </w:r>
          </w:p>
          <w:p w14:paraId="491B0E7B" w14:textId="3DA39E8B" w:rsidR="00855550" w:rsidRDefault="00855550" w:rsidP="00855550">
            <w:pPr>
              <w:pStyle w:val="EngHang"/>
            </w:pPr>
            <w:r>
              <w:t>Our saintly and righteous father,</w:t>
            </w:r>
          </w:p>
          <w:p w14:paraId="339DA1BC" w14:textId="77777777" w:rsidR="00855550" w:rsidRDefault="00855550" w:rsidP="00855550">
            <w:pPr>
              <w:pStyle w:val="EngHang"/>
            </w:pPr>
            <w:r>
              <w:t>Abba John the Short,</w:t>
            </w:r>
          </w:p>
          <w:p w14:paraId="3103614C" w14:textId="741B11E5" w:rsidR="00855550" w:rsidRDefault="00855550" w:rsidP="0056261A">
            <w:pPr>
              <w:pStyle w:val="EngHangEnd"/>
            </w:pPr>
            <w:r>
              <w:t>The beloved of Christ.</w:t>
            </w:r>
          </w:p>
        </w:tc>
        <w:tc>
          <w:tcPr>
            <w:tcW w:w="288" w:type="dxa"/>
          </w:tcPr>
          <w:p w14:paraId="69B87E91" w14:textId="77777777" w:rsidR="0056261A" w:rsidRDefault="0056261A" w:rsidP="0056261A"/>
        </w:tc>
        <w:tc>
          <w:tcPr>
            <w:tcW w:w="288" w:type="dxa"/>
          </w:tcPr>
          <w:p w14:paraId="65DC7856" w14:textId="77777777" w:rsidR="0056261A" w:rsidRDefault="0056261A" w:rsidP="0056261A">
            <w:pPr>
              <w:pStyle w:val="CopticCross"/>
            </w:pPr>
          </w:p>
        </w:tc>
        <w:tc>
          <w:tcPr>
            <w:tcW w:w="3960" w:type="dxa"/>
          </w:tcPr>
          <w:p w14:paraId="44753AFE" w14:textId="77777777" w:rsidR="0056261A" w:rsidRDefault="0056261A" w:rsidP="00855550">
            <w:pPr>
              <w:pStyle w:val="CopticVersemulti-line"/>
            </w:pPr>
            <w:r>
              <w:t>Ⲱⲟⲩⲛⲁⲓⲁⲧⲕ ϧⲉⲛ ⲟⲩⲙⲉⲑⲙⲏⲓ:</w:t>
            </w:r>
          </w:p>
          <w:p w14:paraId="40B22952" w14:textId="77777777" w:rsidR="0056261A" w:rsidRDefault="0056261A" w:rsidP="00855550">
            <w:pPr>
              <w:pStyle w:val="CopticVersemulti-line"/>
            </w:pPr>
            <w:r>
              <w:t>ⲡⲉⲛⲓⲱⲧ ⲉⲑⲟⲩⲁⲃ ⲛ̀ⲇⲓⲕⲉⲟⲥ:</w:t>
            </w:r>
          </w:p>
          <w:p w14:paraId="1EF30927" w14:textId="77777777" w:rsidR="0056261A" w:rsidRDefault="0056261A" w:rsidP="00855550">
            <w:pPr>
              <w:pStyle w:val="CopticVersemulti-line"/>
            </w:pPr>
            <w:r>
              <w:t>ⲁⲃⲃⲁ Ⲓⲱⲁⲛⲛⲏⲥ ⲡⲓⲕⲟⲗⲟⲃⲟⲥ:</w:t>
            </w:r>
          </w:p>
          <w:p w14:paraId="32342553" w14:textId="16951F83" w:rsidR="0056261A" w:rsidRPr="00C35319" w:rsidRDefault="0056261A" w:rsidP="0056261A">
            <w:pPr>
              <w:pStyle w:val="CopticHangingVerse"/>
            </w:pPr>
            <w:r>
              <w:t>ⲡⲓⲙⲉⲛⲣⲓⲧ ⲛ̀ⲧⲉ Ⲡⲭ̄ⲥ̄.</w:t>
            </w:r>
          </w:p>
        </w:tc>
      </w:tr>
    </w:tbl>
    <w:p w14:paraId="23E24F8C" w14:textId="7B694844" w:rsidR="0039635A" w:rsidRDefault="0039635A" w:rsidP="0039635A">
      <w:pPr>
        <w:pStyle w:val="Heading4"/>
      </w:pPr>
      <w:r>
        <w:t>The Doxology</w:t>
      </w:r>
      <w:r w:rsidR="00B46E6E">
        <w:t xml:space="preserve"> for St. John the Short</w:t>
      </w:r>
      <w:bookmarkEnd w:id="124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4209" w14:paraId="15E78E94" w14:textId="77777777" w:rsidTr="00220DFD">
        <w:trPr>
          <w:cantSplit/>
          <w:jc w:val="center"/>
        </w:trPr>
        <w:tc>
          <w:tcPr>
            <w:tcW w:w="288" w:type="dxa"/>
          </w:tcPr>
          <w:p w14:paraId="3C127D0F" w14:textId="77777777" w:rsidR="003D4209" w:rsidRDefault="003D4209" w:rsidP="00220DFD">
            <w:pPr>
              <w:pStyle w:val="CopticCross"/>
            </w:pPr>
          </w:p>
        </w:tc>
        <w:tc>
          <w:tcPr>
            <w:tcW w:w="3960" w:type="dxa"/>
          </w:tcPr>
          <w:p w14:paraId="2C548211" w14:textId="77777777" w:rsidR="003D4209" w:rsidRDefault="003D4209" w:rsidP="003D4209">
            <w:pPr>
              <w:pStyle w:val="EngHang"/>
            </w:pPr>
            <w:r>
              <w:t>For you became a shining</w:t>
            </w:r>
          </w:p>
          <w:p w14:paraId="410E82F1" w14:textId="77777777" w:rsidR="003D4209" w:rsidRDefault="003D4209" w:rsidP="003D4209">
            <w:pPr>
              <w:pStyle w:val="EngHang"/>
            </w:pPr>
            <w:r>
              <w:t>Star upon the earth</w:t>
            </w:r>
            <w:r>
              <w:rPr>
                <w:rStyle w:val="FootnoteReference"/>
              </w:rPr>
              <w:footnoteReference w:id="932"/>
            </w:r>
            <w:r>
              <w:t>,</w:t>
            </w:r>
          </w:p>
          <w:p w14:paraId="64C23D4D" w14:textId="77777777" w:rsidR="003D4209" w:rsidRDefault="003D4209" w:rsidP="003D4209">
            <w:pPr>
              <w:pStyle w:val="EngHang"/>
            </w:pPr>
            <w:r>
              <w:t>O blessed and holy one,</w:t>
            </w:r>
          </w:p>
          <w:p w14:paraId="0AB6A671" w14:textId="77777777" w:rsidR="003D4209" w:rsidRDefault="003D4209" w:rsidP="003D4209">
            <w:pPr>
              <w:pStyle w:val="EngHangEnd"/>
            </w:pPr>
            <w:r>
              <w:t>My lord and father Abba John,</w:t>
            </w:r>
          </w:p>
        </w:tc>
        <w:tc>
          <w:tcPr>
            <w:tcW w:w="288" w:type="dxa"/>
          </w:tcPr>
          <w:p w14:paraId="1C1BED02" w14:textId="77777777" w:rsidR="003D4209" w:rsidRDefault="003D4209" w:rsidP="00220DFD"/>
        </w:tc>
        <w:tc>
          <w:tcPr>
            <w:tcW w:w="288" w:type="dxa"/>
          </w:tcPr>
          <w:p w14:paraId="766022CA" w14:textId="77777777" w:rsidR="003D4209" w:rsidRDefault="003D4209" w:rsidP="00220DFD">
            <w:pPr>
              <w:pStyle w:val="CopticCross"/>
            </w:pPr>
          </w:p>
        </w:tc>
        <w:tc>
          <w:tcPr>
            <w:tcW w:w="3960" w:type="dxa"/>
          </w:tcPr>
          <w:p w14:paraId="6123A102" w14:textId="77777777" w:rsidR="003D4209" w:rsidRDefault="003D4209" w:rsidP="003D4209">
            <w:pPr>
              <w:pStyle w:val="CopticVersemulti-line"/>
            </w:pPr>
            <w:r>
              <w:t>Ⲁⲕϣⲱⲡⲓ ⲅⲁⲣ ⲛ̀ⲟⲩⲫⲱⲥⲧⲏⲣ:</w:t>
            </w:r>
          </w:p>
          <w:p w14:paraId="2EE4ACDC" w14:textId="77777777" w:rsidR="003D4209" w:rsidRDefault="003D4209" w:rsidP="003D4209">
            <w:pPr>
              <w:pStyle w:val="CopticVersemulti-line"/>
            </w:pPr>
            <w:r>
              <w:t>ⲛ̀ⲣⲉϥⲉ̀ⲣⲟⲩⲱⲓⲛⲓ ϧⲓⲏⲉⲛ ⲡⲓⲕⲁϩⲓ:</w:t>
            </w:r>
          </w:p>
          <w:p w14:paraId="15C83350" w14:textId="77777777" w:rsidR="003D4209" w:rsidRDefault="003D4209" w:rsidP="003D4209">
            <w:pPr>
              <w:pStyle w:val="CopticVersemulti-line"/>
            </w:pPr>
            <w:r>
              <w:t>ⲱ̀ ⲡⲓⲙⲁⲕⲁⲣⲓⲟⲥ ⲉ̄ⲑ̄ⲩ̄:</w:t>
            </w:r>
          </w:p>
          <w:p w14:paraId="3C65512A" w14:textId="77777777" w:rsidR="003D4209" w:rsidRPr="00C35319" w:rsidRDefault="003D4209" w:rsidP="003D4209">
            <w:pPr>
              <w:pStyle w:val="CopticHangingVerse"/>
            </w:pPr>
            <w:r>
              <w:t>ⲡⲁⲟ̄ⲥ̄ ⲛ̀ⲓⲱⲧ ⲁⲃⲃⲁ Ⲓⲱⲁⲛⲛⲏⲥ.</w:t>
            </w:r>
          </w:p>
        </w:tc>
      </w:tr>
      <w:tr w:rsidR="003D4209" w14:paraId="7328E76D" w14:textId="77777777" w:rsidTr="00220DFD">
        <w:trPr>
          <w:cantSplit/>
          <w:jc w:val="center"/>
        </w:trPr>
        <w:tc>
          <w:tcPr>
            <w:tcW w:w="288" w:type="dxa"/>
          </w:tcPr>
          <w:p w14:paraId="6F5580D4" w14:textId="77777777" w:rsidR="003D4209" w:rsidRDefault="003D4209" w:rsidP="00220DFD">
            <w:pPr>
              <w:pStyle w:val="CopticCross"/>
            </w:pPr>
            <w:r w:rsidRPr="00FB5ACB">
              <w:t>¿</w:t>
            </w:r>
          </w:p>
        </w:tc>
        <w:tc>
          <w:tcPr>
            <w:tcW w:w="3960" w:type="dxa"/>
          </w:tcPr>
          <w:p w14:paraId="3E3C46A4" w14:textId="77777777" w:rsidR="003D4209" w:rsidRDefault="003D4209" w:rsidP="003D4209">
            <w:pPr>
              <w:pStyle w:val="EngHang"/>
            </w:pPr>
            <w:r>
              <w:t>That through your humility,</w:t>
            </w:r>
          </w:p>
          <w:p w14:paraId="296EE4B6" w14:textId="77777777" w:rsidR="003D4209" w:rsidRDefault="003D4209" w:rsidP="003D4209">
            <w:pPr>
              <w:pStyle w:val="EngHang"/>
            </w:pPr>
            <w:r>
              <w:t>And your angelic life,</w:t>
            </w:r>
          </w:p>
          <w:p w14:paraId="1E48D982" w14:textId="77777777" w:rsidR="003D4209" w:rsidRDefault="003D4209" w:rsidP="003D4209">
            <w:pPr>
              <w:pStyle w:val="EngHang"/>
            </w:pPr>
            <w:r>
              <w:t>You suspended all Sheheet</w:t>
            </w:r>
            <w:r>
              <w:rPr>
                <w:rStyle w:val="FootnoteReference"/>
              </w:rPr>
              <w:footnoteReference w:id="933"/>
            </w:r>
            <w:r>
              <w:t xml:space="preserve"> by your finger,</w:t>
            </w:r>
          </w:p>
          <w:p w14:paraId="6BCD1D53" w14:textId="77777777" w:rsidR="003D4209" w:rsidRDefault="003D4209" w:rsidP="003D4209">
            <w:pPr>
              <w:pStyle w:val="EngHangEnd"/>
            </w:pPr>
            <w:r>
              <w:t>Like a drop of water.</w:t>
            </w:r>
          </w:p>
        </w:tc>
        <w:tc>
          <w:tcPr>
            <w:tcW w:w="288" w:type="dxa"/>
          </w:tcPr>
          <w:p w14:paraId="36EAF5D5" w14:textId="77777777" w:rsidR="003D4209" w:rsidRDefault="003D4209" w:rsidP="00220DFD"/>
        </w:tc>
        <w:tc>
          <w:tcPr>
            <w:tcW w:w="288" w:type="dxa"/>
          </w:tcPr>
          <w:p w14:paraId="6EE5CFCE" w14:textId="77777777" w:rsidR="003D4209" w:rsidRDefault="003D4209" w:rsidP="00220DFD">
            <w:pPr>
              <w:pStyle w:val="CopticCross"/>
            </w:pPr>
            <w:r w:rsidRPr="00FB5ACB">
              <w:t>¿</w:t>
            </w:r>
          </w:p>
        </w:tc>
        <w:tc>
          <w:tcPr>
            <w:tcW w:w="3960" w:type="dxa"/>
          </w:tcPr>
          <w:p w14:paraId="01621377" w14:textId="77777777" w:rsidR="003D4209" w:rsidRDefault="003D4209" w:rsidP="003D4209">
            <w:pPr>
              <w:pStyle w:val="CopticVersemulti-line"/>
            </w:pPr>
            <w:r>
              <w:t>Ϩⲱⲥⲧⲉ ϩⲓⲧⲉⲛ ⲡⲉⲕⲑⲉⲃⲓⲟ̀:</w:t>
            </w:r>
          </w:p>
          <w:p w14:paraId="2A917900" w14:textId="77777777" w:rsidR="003D4209" w:rsidRDefault="003D4209" w:rsidP="003D4209">
            <w:pPr>
              <w:pStyle w:val="CopticVersemulti-line"/>
            </w:pPr>
            <w:r>
              <w:t>ⲛⲉⲙ ⲡⲉⲕⲃⲓⲟⲥ ⲛ̀ⲁⲅⲅⲉⲗⲓⲕⲟⲛ:</w:t>
            </w:r>
          </w:p>
          <w:p w14:paraId="29DBB464" w14:textId="77777777" w:rsidR="003D4209" w:rsidRDefault="003D4209" w:rsidP="003D4209">
            <w:pPr>
              <w:pStyle w:val="CopticVersemulti-line"/>
            </w:pPr>
            <w:r>
              <w:t>ⲁⲕⲉϣ Ϣⲓϩⲏⲧ ⲧⲏⲣϥ ⲛ̀ⲥⲁ ⲡⲉⲕⲧⲏⲃ:</w:t>
            </w:r>
          </w:p>
          <w:p w14:paraId="6CA438EE" w14:textId="77777777" w:rsidR="003D4209" w:rsidRPr="00CF5919" w:rsidRDefault="003D4209" w:rsidP="003D4209">
            <w:pPr>
              <w:pStyle w:val="CopticHangingVerse"/>
            </w:pPr>
            <w:r>
              <w:t>ⲙ̀ⲫ̀ⲣⲏϯ ⲛ̀ⲟⲩⲧⲉⲗⲧⲓⲗⲓ ⲙ̀ⲙⲱⲟⲩ.</w:t>
            </w:r>
          </w:p>
        </w:tc>
      </w:tr>
      <w:tr w:rsidR="003D4209" w14:paraId="3DF1F311" w14:textId="77777777" w:rsidTr="00220DFD">
        <w:trPr>
          <w:cantSplit/>
          <w:jc w:val="center"/>
        </w:trPr>
        <w:tc>
          <w:tcPr>
            <w:tcW w:w="288" w:type="dxa"/>
          </w:tcPr>
          <w:p w14:paraId="0343247B" w14:textId="77777777" w:rsidR="003D4209" w:rsidRDefault="003D4209" w:rsidP="00220DFD">
            <w:pPr>
              <w:pStyle w:val="CopticCross"/>
            </w:pPr>
          </w:p>
        </w:tc>
        <w:tc>
          <w:tcPr>
            <w:tcW w:w="3960" w:type="dxa"/>
          </w:tcPr>
          <w:p w14:paraId="41DB3B1B" w14:textId="77777777" w:rsidR="003D4209" w:rsidRDefault="003D4209" w:rsidP="003D4209">
            <w:pPr>
              <w:pStyle w:val="EngHang"/>
            </w:pPr>
            <w:r>
              <w:t>And you subdued your body,</w:t>
            </w:r>
          </w:p>
          <w:p w14:paraId="12774C09" w14:textId="77777777" w:rsidR="003D4209" w:rsidRDefault="003D4209" w:rsidP="003D4209">
            <w:pPr>
              <w:pStyle w:val="EngHang"/>
            </w:pPr>
            <w:r>
              <w:t>With ascetic labours,</w:t>
            </w:r>
          </w:p>
          <w:p w14:paraId="05ACBBDB" w14:textId="77777777" w:rsidR="003D4209" w:rsidRDefault="003D4209" w:rsidP="003D4209">
            <w:pPr>
              <w:pStyle w:val="EngHang"/>
            </w:pPr>
            <w:r>
              <w:t>So that you may be blameless</w:t>
            </w:r>
          </w:p>
          <w:p w14:paraId="4EAF7814" w14:textId="77777777" w:rsidR="003D4209" w:rsidRDefault="003D4209" w:rsidP="003D4209">
            <w:pPr>
              <w:pStyle w:val="EngHangEnd"/>
            </w:pPr>
            <w:r>
              <w:t>In the day of judgment.</w:t>
            </w:r>
          </w:p>
        </w:tc>
        <w:tc>
          <w:tcPr>
            <w:tcW w:w="288" w:type="dxa"/>
          </w:tcPr>
          <w:p w14:paraId="3C9E87F5" w14:textId="77777777" w:rsidR="003D4209" w:rsidRDefault="003D4209" w:rsidP="00220DFD"/>
        </w:tc>
        <w:tc>
          <w:tcPr>
            <w:tcW w:w="288" w:type="dxa"/>
          </w:tcPr>
          <w:p w14:paraId="28D2A30A" w14:textId="77777777" w:rsidR="003D4209" w:rsidRDefault="003D4209" w:rsidP="00220DFD">
            <w:pPr>
              <w:pStyle w:val="CopticCross"/>
            </w:pPr>
          </w:p>
        </w:tc>
        <w:tc>
          <w:tcPr>
            <w:tcW w:w="3960" w:type="dxa"/>
          </w:tcPr>
          <w:p w14:paraId="33C572BA" w14:textId="77777777" w:rsidR="003D4209" w:rsidRDefault="003D4209" w:rsidP="003D4209">
            <w:pPr>
              <w:pStyle w:val="CopticVersemulti-line"/>
            </w:pPr>
            <w:r>
              <w:t>Ⲟⲩⲟϩ ⲁⲕⲱ̀ϥⲓ ⲙ̀ⲡⲉⲕⲥⲱⲙⲁ:</w:t>
            </w:r>
          </w:p>
          <w:p w14:paraId="38CF16F9" w14:textId="77777777" w:rsidR="003D4209" w:rsidRDefault="003D4209" w:rsidP="003D4209">
            <w:pPr>
              <w:pStyle w:val="CopticVersemulti-line"/>
            </w:pPr>
            <w:r>
              <w:t>ϧⲉⲛ ϩⲁⲛⲁⲥⲕⲏⲥⲓⲥ ⲉⲩϧⲟⲥⲓ:</w:t>
            </w:r>
          </w:p>
          <w:p w14:paraId="7BB11A48" w14:textId="77777777" w:rsidR="003D4209" w:rsidRDefault="003D4209" w:rsidP="003D4209">
            <w:pPr>
              <w:pStyle w:val="CopticVersemulti-line"/>
            </w:pPr>
            <w:r>
              <w:t>ϣⲁⲛ̀ⲧⲉⲕϣⲱⲡⲓ ⲛ̀ⲁⲧⲕⲩⲛⲇⲓⲛⲟⲥ:</w:t>
            </w:r>
          </w:p>
          <w:p w14:paraId="544A3577" w14:textId="77777777" w:rsidR="003D4209" w:rsidRDefault="003D4209" w:rsidP="003D4209">
            <w:pPr>
              <w:pStyle w:val="CopticHangingVerse"/>
            </w:pPr>
            <w:r>
              <w:t xml:space="preserve">ϧⲉⲛ ⲡⲓⲉ̀ϩⲟⲟⲩ ⲛ̀ⲧⲉ ϯⲕ̀ⲣⲓⲥⲓⲥ. </w:t>
            </w:r>
          </w:p>
        </w:tc>
      </w:tr>
      <w:tr w:rsidR="003D4209" w14:paraId="594EC13D" w14:textId="77777777" w:rsidTr="00220DFD">
        <w:trPr>
          <w:cantSplit/>
          <w:jc w:val="center"/>
        </w:trPr>
        <w:tc>
          <w:tcPr>
            <w:tcW w:w="288" w:type="dxa"/>
          </w:tcPr>
          <w:p w14:paraId="0606AF0B" w14:textId="77777777" w:rsidR="003D4209" w:rsidRDefault="003D4209" w:rsidP="00220DFD">
            <w:pPr>
              <w:pStyle w:val="CopticCross"/>
            </w:pPr>
            <w:r w:rsidRPr="00FB5ACB">
              <w:t>¿</w:t>
            </w:r>
          </w:p>
        </w:tc>
        <w:tc>
          <w:tcPr>
            <w:tcW w:w="3960" w:type="dxa"/>
          </w:tcPr>
          <w:p w14:paraId="4975E0A2" w14:textId="77777777" w:rsidR="003D4209" w:rsidRDefault="003D4209" w:rsidP="003D4209">
            <w:pPr>
              <w:pStyle w:val="EngHang"/>
            </w:pPr>
            <w:r>
              <w:t>You became a harbour of salvation,</w:t>
            </w:r>
          </w:p>
          <w:p w14:paraId="4A378410" w14:textId="77777777" w:rsidR="003D4209" w:rsidRDefault="003D4209" w:rsidP="003D4209">
            <w:pPr>
              <w:pStyle w:val="EngHang"/>
            </w:pPr>
            <w:r>
              <w:t>You raised the dead,</w:t>
            </w:r>
          </w:p>
          <w:p w14:paraId="4ED23227" w14:textId="77777777" w:rsidR="003D4209" w:rsidRDefault="003D4209" w:rsidP="003D4209">
            <w:pPr>
              <w:pStyle w:val="EngHang"/>
            </w:pPr>
            <w:r>
              <w:t>You cast out the demons,</w:t>
            </w:r>
          </w:p>
          <w:p w14:paraId="70DAE1EC" w14:textId="77777777" w:rsidR="003D4209" w:rsidRDefault="003D4209" w:rsidP="003D4209">
            <w:pPr>
              <w:pStyle w:val="EngHangEnd"/>
            </w:pPr>
            <w:r>
              <w:t>You healed the sick.</w:t>
            </w:r>
          </w:p>
        </w:tc>
        <w:tc>
          <w:tcPr>
            <w:tcW w:w="288" w:type="dxa"/>
          </w:tcPr>
          <w:p w14:paraId="181A202F" w14:textId="77777777" w:rsidR="003D4209" w:rsidRDefault="003D4209" w:rsidP="00220DFD"/>
        </w:tc>
        <w:tc>
          <w:tcPr>
            <w:tcW w:w="288" w:type="dxa"/>
          </w:tcPr>
          <w:p w14:paraId="3D5171E2" w14:textId="77777777" w:rsidR="003D4209" w:rsidRDefault="003D4209" w:rsidP="00220DFD">
            <w:pPr>
              <w:pStyle w:val="CopticCross"/>
            </w:pPr>
            <w:r w:rsidRPr="00FB5ACB">
              <w:t>¿</w:t>
            </w:r>
          </w:p>
        </w:tc>
        <w:tc>
          <w:tcPr>
            <w:tcW w:w="3960" w:type="dxa"/>
          </w:tcPr>
          <w:p w14:paraId="788AB786" w14:textId="77777777" w:rsidR="003D4209" w:rsidRDefault="003D4209" w:rsidP="003D4209">
            <w:pPr>
              <w:pStyle w:val="CopticVersemulti-line"/>
            </w:pPr>
            <w:r>
              <w:t>Ⲁⲕϣⲱⲡⲓ ⲛ̀ⲗⲩⲙⲛⲏ ⲛ̀ⲟⲩⲟⲩϫⲁⲓ:</w:t>
            </w:r>
          </w:p>
          <w:p w14:paraId="7CAF9A5E" w14:textId="77777777" w:rsidR="003D4209" w:rsidRDefault="003D4209" w:rsidP="003D4209">
            <w:pPr>
              <w:pStyle w:val="CopticVersemulti-line"/>
            </w:pPr>
            <w:r>
              <w:t>ⲛⲓⲣⲉϥⲙⲱⲟⲩⲧ ⲁⲕⲧⲟⲩⲛⲟⲥⲟⲩ:</w:t>
            </w:r>
          </w:p>
          <w:p w14:paraId="77C210BD" w14:textId="77777777" w:rsidR="003D4209" w:rsidRDefault="003D4209" w:rsidP="003D4209">
            <w:pPr>
              <w:pStyle w:val="CopticVersemulti-line"/>
            </w:pPr>
            <w:r>
              <w:t>ⲛⲓⲇⲉⲙⲱⲛ ⲁⲕϩⲓⲧⲟⲩ ⲉ̀ⲃⲟⲗ:</w:t>
            </w:r>
          </w:p>
          <w:p w14:paraId="6B0927F5" w14:textId="77777777" w:rsidR="003D4209" w:rsidRDefault="003D4209" w:rsidP="003D4209">
            <w:pPr>
              <w:pStyle w:val="CopticHangingVerse"/>
            </w:pPr>
            <w:r>
              <w:t>ⲛⲏⲉⲧϣⲱⲛⲓ ⲁⲕⲧⲁⲗϭⲱⲟⲩ.</w:t>
            </w:r>
          </w:p>
        </w:tc>
      </w:tr>
      <w:tr w:rsidR="003D4209" w14:paraId="190A0694" w14:textId="77777777" w:rsidTr="00220DFD">
        <w:trPr>
          <w:cantSplit/>
          <w:jc w:val="center"/>
        </w:trPr>
        <w:tc>
          <w:tcPr>
            <w:tcW w:w="288" w:type="dxa"/>
          </w:tcPr>
          <w:p w14:paraId="3D5815E8" w14:textId="77777777" w:rsidR="003D4209" w:rsidRDefault="003D4209" w:rsidP="00220DFD">
            <w:pPr>
              <w:pStyle w:val="CopticCross"/>
            </w:pPr>
          </w:p>
        </w:tc>
        <w:tc>
          <w:tcPr>
            <w:tcW w:w="3960" w:type="dxa"/>
          </w:tcPr>
          <w:p w14:paraId="774D2977" w14:textId="77777777" w:rsidR="003D4209" w:rsidRDefault="003D4209" w:rsidP="003D4209">
            <w:pPr>
              <w:pStyle w:val="EngHang"/>
            </w:pPr>
            <w:r>
              <w:t>You were also made worthy</w:t>
            </w:r>
          </w:p>
          <w:p w14:paraId="663C9F4F" w14:textId="77777777" w:rsidR="003D4209" w:rsidRDefault="003D4209" w:rsidP="003D4209">
            <w:pPr>
              <w:pStyle w:val="EngHang"/>
            </w:pPr>
            <w:r>
              <w:t>To sit with the Apostles</w:t>
            </w:r>
          </w:p>
          <w:p w14:paraId="3EB874E3" w14:textId="77777777" w:rsidR="003D4209" w:rsidRDefault="003D4209" w:rsidP="003D4209">
            <w:pPr>
              <w:pStyle w:val="EngHang"/>
            </w:pPr>
            <w:r>
              <w:t>And judge your generation</w:t>
            </w:r>
            <w:r>
              <w:rPr>
                <w:rStyle w:val="FootnoteReference"/>
              </w:rPr>
              <w:footnoteReference w:id="934"/>
            </w:r>
            <w:r>
              <w:t>,</w:t>
            </w:r>
          </w:p>
          <w:p w14:paraId="4569047A" w14:textId="77777777" w:rsidR="003D4209" w:rsidRPr="00A40E4E" w:rsidRDefault="003D4209" w:rsidP="003D4209">
            <w:pPr>
              <w:pStyle w:val="EngHangEnd"/>
            </w:pPr>
            <w:r>
              <w:t>O my Lord and father Abba John.</w:t>
            </w:r>
          </w:p>
        </w:tc>
        <w:tc>
          <w:tcPr>
            <w:tcW w:w="288" w:type="dxa"/>
          </w:tcPr>
          <w:p w14:paraId="68DD9841" w14:textId="77777777" w:rsidR="003D4209" w:rsidRDefault="003D4209" w:rsidP="00220DFD"/>
        </w:tc>
        <w:tc>
          <w:tcPr>
            <w:tcW w:w="288" w:type="dxa"/>
          </w:tcPr>
          <w:p w14:paraId="1826F0F3" w14:textId="77777777" w:rsidR="003D4209" w:rsidRDefault="003D4209" w:rsidP="00220DFD">
            <w:pPr>
              <w:pStyle w:val="CopticCross"/>
            </w:pPr>
          </w:p>
        </w:tc>
        <w:tc>
          <w:tcPr>
            <w:tcW w:w="3960" w:type="dxa"/>
          </w:tcPr>
          <w:p w14:paraId="28F64D01" w14:textId="77777777" w:rsidR="003D4209" w:rsidRDefault="003D4209" w:rsidP="003D4209">
            <w:pPr>
              <w:pStyle w:val="CopticVersemulti-line"/>
            </w:pPr>
            <w:r>
              <w:t>Ⲟⲩⲟϩ ⲟⲛ ⲁⲕⲉⲣⲡ̀ⲉⲙⲡ̀ϣⲁ:</w:t>
            </w:r>
          </w:p>
          <w:p w14:paraId="0BF4F815" w14:textId="77777777" w:rsidR="003D4209" w:rsidRDefault="003D4209" w:rsidP="003D4209">
            <w:pPr>
              <w:pStyle w:val="CopticVersemulti-line"/>
            </w:pPr>
            <w:r>
              <w:t>ⲡⲁⲟ̄ⲥ̄ ⲛ̀ⲓⲱⲧ ⲁⲃⲃⲁ Ⲓⲱⲁⲛⲛⲏⲥ:</w:t>
            </w:r>
          </w:p>
          <w:p w14:paraId="4FDDF380" w14:textId="77777777" w:rsidR="003D4209" w:rsidRDefault="003D4209" w:rsidP="003D4209">
            <w:pPr>
              <w:pStyle w:val="CopticVersemulti-line"/>
            </w:pPr>
            <w:r>
              <w:t>ⲛ̀ⲧⲉⲕϩⲉⲙⲥⲓ ⲛⲉⲙ ⲛⲓⲁ̀ⲡⲟⲥⲧⲟⲗⲟⲥ:</w:t>
            </w:r>
          </w:p>
          <w:p w14:paraId="10D36658" w14:textId="77777777" w:rsidR="003D4209" w:rsidRDefault="003D4209" w:rsidP="003D4209">
            <w:pPr>
              <w:pStyle w:val="CopticHangingVerse"/>
            </w:pPr>
            <w:r>
              <w:t>ⲛ̀ⲧⲉⲕϯϩⲁⲡ ⲛ̀ⲧⲉⲕ̋ⲉⲛⲉⲁ.</w:t>
            </w:r>
          </w:p>
        </w:tc>
      </w:tr>
      <w:tr w:rsidR="003D4209" w14:paraId="26D197E6" w14:textId="77777777" w:rsidTr="00220DFD">
        <w:trPr>
          <w:cantSplit/>
          <w:jc w:val="center"/>
        </w:trPr>
        <w:tc>
          <w:tcPr>
            <w:tcW w:w="288" w:type="dxa"/>
          </w:tcPr>
          <w:p w14:paraId="30AB0F9E" w14:textId="77777777" w:rsidR="003D4209" w:rsidRDefault="003D4209" w:rsidP="00220DFD">
            <w:pPr>
              <w:pStyle w:val="CopticCross"/>
            </w:pPr>
            <w:r w:rsidRPr="00FB5ACB">
              <w:t>¿</w:t>
            </w:r>
          </w:p>
        </w:tc>
        <w:tc>
          <w:tcPr>
            <w:tcW w:w="3960" w:type="dxa"/>
          </w:tcPr>
          <w:p w14:paraId="2D82EE8D" w14:textId="77777777" w:rsidR="003D4209" w:rsidRDefault="003D4209" w:rsidP="003D4209">
            <w:pPr>
              <w:pStyle w:val="EngHang"/>
            </w:pPr>
            <w:r>
              <w:t>Pray to the Lord on our behalf,</w:t>
            </w:r>
          </w:p>
          <w:p w14:paraId="13065C03" w14:textId="77777777" w:rsidR="003D4209" w:rsidRDefault="003D4209" w:rsidP="003D4209">
            <w:pPr>
              <w:pStyle w:val="EngHang"/>
            </w:pPr>
            <w:r>
              <w:t>O my lord and father Abba John,</w:t>
            </w:r>
          </w:p>
          <w:p w14:paraId="760488D2" w14:textId="77777777" w:rsidR="003D4209" w:rsidRDefault="003D4209" w:rsidP="003D4209">
            <w:pPr>
              <w:pStyle w:val="EngHang"/>
            </w:pPr>
            <w:r>
              <w:t>The short hegoumen,</w:t>
            </w:r>
          </w:p>
          <w:p w14:paraId="2701E729" w14:textId="77777777" w:rsidR="003D4209" w:rsidRDefault="003D4209" w:rsidP="003D4209">
            <w:pPr>
              <w:pStyle w:val="EngHangEnd"/>
            </w:pPr>
            <w:r>
              <w:t>That He may forgive us our sins.</w:t>
            </w:r>
          </w:p>
        </w:tc>
        <w:tc>
          <w:tcPr>
            <w:tcW w:w="288" w:type="dxa"/>
          </w:tcPr>
          <w:p w14:paraId="0F0DE7F0" w14:textId="77777777" w:rsidR="003D4209" w:rsidRDefault="003D4209" w:rsidP="00220DFD"/>
        </w:tc>
        <w:tc>
          <w:tcPr>
            <w:tcW w:w="288" w:type="dxa"/>
          </w:tcPr>
          <w:p w14:paraId="2387A613" w14:textId="77777777" w:rsidR="003D4209" w:rsidRDefault="003D4209" w:rsidP="00220DFD">
            <w:pPr>
              <w:pStyle w:val="CopticCross"/>
            </w:pPr>
            <w:r w:rsidRPr="00FB5ACB">
              <w:t>¿</w:t>
            </w:r>
          </w:p>
        </w:tc>
        <w:tc>
          <w:tcPr>
            <w:tcW w:w="3960" w:type="dxa"/>
          </w:tcPr>
          <w:p w14:paraId="25FAF01C" w14:textId="77777777" w:rsidR="003D4209" w:rsidRDefault="003D4209" w:rsidP="003D4209">
            <w:pPr>
              <w:pStyle w:val="CopticVersemulti-line"/>
            </w:pPr>
            <w:r>
              <w:t>Ⲧⲱⲃϩ ⲙ̀Ⲡ</w:t>
            </w:r>
            <w:r>
              <w:pgNum/>
            </w:r>
            <w:r>
              <w:pgNum/>
            </w:r>
            <w:r>
              <w:t>ⲟ̄ⲥ̄ ⲉ̀ϩ̀ⲣⲏⲓ ⲉ̀ϫⲱⲛ:</w:t>
            </w:r>
          </w:p>
          <w:p w14:paraId="26DA2768" w14:textId="77777777" w:rsidR="003D4209" w:rsidRDefault="003D4209" w:rsidP="003D4209">
            <w:pPr>
              <w:pStyle w:val="CopticVersemulti-line"/>
            </w:pPr>
            <w:r>
              <w:t>ⲱ̀ ⲡⲁⲟ̄ⲥ̄ ⲛ̀ⲓⲱⲧ ⲁⲃⲃⲁ Ⲓⲱⲁⲛⲛⲏⲥ:</w:t>
            </w:r>
          </w:p>
          <w:p w14:paraId="1A269454" w14:textId="77777777" w:rsidR="003D4209" w:rsidRDefault="003D4209" w:rsidP="003D4209">
            <w:pPr>
              <w:pStyle w:val="CopticVersemulti-line"/>
            </w:pPr>
            <w:r>
              <w:t>ⲡⲓϩⲏⲅⲟⲩⲙⲉⲛⲟⲥ ⲛ̀ⲕⲟⲗⲟⲃⲟⲥ:</w:t>
            </w:r>
          </w:p>
          <w:p w14:paraId="5515224C" w14:textId="77777777" w:rsidR="003D4209" w:rsidRDefault="003D4209" w:rsidP="003D4209">
            <w:pPr>
              <w:pStyle w:val="CopticHangingVerse"/>
            </w:pPr>
            <w:r>
              <w:t>ⲛ̀ⲧⲉϥⲭⲁ ⲛⲉⲛⲛⲟⲃⲓ ⲛⲁⲛ ⲉ̀ⲃⲟⲗ.</w:t>
            </w:r>
          </w:p>
        </w:tc>
      </w:tr>
    </w:tbl>
    <w:p w14:paraId="19E1304F" w14:textId="0920D9FA" w:rsidR="00855550" w:rsidRDefault="00855550" w:rsidP="00855550">
      <w:pPr>
        <w:pStyle w:val="Heading4"/>
      </w:pPr>
      <w:bookmarkStart w:id="1247" w:name="_Toc448227490"/>
      <w:r>
        <w:t>The Gospel Response for St. John the Short</w:t>
      </w:r>
    </w:p>
    <w:p w14:paraId="4C56FE8C" w14:textId="0F2AA834" w:rsidR="004B7EF3" w:rsidRPr="004B7EF3" w:rsidRDefault="004B7EF3" w:rsidP="004B7EF3">
      <w:pPr>
        <w:pStyle w:val="Rubric"/>
      </w:pPr>
      <w:r>
        <w:t>The last verse of the Doxology may be inserted into the Annual Gospel Response.</w:t>
      </w:r>
    </w:p>
    <w:p w14:paraId="51BD27AC" w14:textId="2D53A8BB" w:rsidR="005329C1" w:rsidRDefault="005329C1" w:rsidP="005329C1">
      <w:pPr>
        <w:pStyle w:val="Heading3"/>
      </w:pPr>
      <w:r>
        <w:t>October 18 (19) / Paopi</w:t>
      </w:r>
      <w:r w:rsidR="00FE0AE4">
        <w:t xml:space="preserve"> </w:t>
      </w:r>
      <w:r>
        <w:t>21: Commemoration of the Theotokos</w:t>
      </w:r>
      <w:bookmarkEnd w:id="1247"/>
    </w:p>
    <w:p w14:paraId="60A7D882" w14:textId="6A27D915"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2229EA11" w14:textId="1FAF6C37" w:rsidR="00BF2674" w:rsidRDefault="00BF2674" w:rsidP="00BF2674">
      <w:pPr>
        <w:pStyle w:val="Heading3"/>
      </w:pPr>
      <w:bookmarkStart w:id="1248" w:name="_Toc448227491"/>
      <w:r>
        <w:lastRenderedPageBreak/>
        <w:t>October 18 (19) / Paopi</w:t>
      </w:r>
      <w:r w:rsidR="00FE0AE4">
        <w:t xml:space="preserve"> </w:t>
      </w:r>
      <w:r>
        <w:t>21: Also St. Teji (Reweiss)</w:t>
      </w:r>
      <w:bookmarkEnd w:id="1248"/>
    </w:p>
    <w:p w14:paraId="1E7FBCBF" w14:textId="5F5CAE01" w:rsidR="002A21FB" w:rsidRPr="00137929" w:rsidRDefault="002A21FB" w:rsidP="002A21FB">
      <w:pPr>
        <w:pStyle w:val="Heading4"/>
      </w:pPr>
      <w:r>
        <w:t>The Verses of the Cymbals for St. Teji (Reweiss)</w:t>
      </w:r>
    </w:p>
    <w:p w14:paraId="27D72B36" w14:textId="359116D8" w:rsidR="002A21FB" w:rsidRPr="002A21FB" w:rsidRDefault="002A21FB" w:rsidP="002A21FB">
      <w:pPr>
        <w:pStyle w:val="Rubrics0"/>
      </w:pPr>
      <w:r>
        <w:t>See the Praxis Response below.</w:t>
      </w:r>
    </w:p>
    <w:p w14:paraId="3D0544CD" w14:textId="77777777" w:rsidR="00BF2674" w:rsidRPr="00137929" w:rsidRDefault="00BF2674" w:rsidP="00BF2674">
      <w:pPr>
        <w:pStyle w:val="Heading4"/>
      </w:pPr>
      <w:bookmarkStart w:id="1249" w:name="_Ref434491337"/>
      <w:r>
        <w:t>The Doxology</w:t>
      </w:r>
      <w:r w:rsidR="00810F04">
        <w:t xml:space="preserve"> for St. Teji (Reweiss)</w:t>
      </w:r>
      <w:bookmarkEnd w:id="12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674" w14:paraId="1169FEA6" w14:textId="77777777" w:rsidTr="002B038E">
        <w:trPr>
          <w:cantSplit/>
          <w:jc w:val="center"/>
        </w:trPr>
        <w:tc>
          <w:tcPr>
            <w:tcW w:w="288" w:type="dxa"/>
          </w:tcPr>
          <w:p w14:paraId="0E2D2FE9" w14:textId="77777777" w:rsidR="00BF2674" w:rsidRDefault="00BF2674" w:rsidP="002B038E">
            <w:pPr>
              <w:pStyle w:val="CopticCross"/>
            </w:pPr>
          </w:p>
        </w:tc>
        <w:tc>
          <w:tcPr>
            <w:tcW w:w="3960" w:type="dxa"/>
          </w:tcPr>
          <w:p w14:paraId="7693C366" w14:textId="77777777" w:rsidR="00BF2674" w:rsidRPr="004764BD" w:rsidRDefault="00BF2674" w:rsidP="002B038E">
            <w:pPr>
              <w:pStyle w:val="EngHang"/>
            </w:pPr>
            <w:r w:rsidRPr="004764BD">
              <w:t>For truly you were worthy,</w:t>
            </w:r>
          </w:p>
          <w:p w14:paraId="1DBC2461" w14:textId="77777777" w:rsidR="00BF2674" w:rsidRPr="004764BD" w:rsidRDefault="00BF2674" w:rsidP="002B038E">
            <w:pPr>
              <w:pStyle w:val="EngHang"/>
            </w:pPr>
            <w:r w:rsidRPr="004764BD">
              <w:t>To be taken by the angels,</w:t>
            </w:r>
          </w:p>
          <w:p w14:paraId="55CC6EAF" w14:textId="77777777" w:rsidR="00BF2674" w:rsidRPr="004764BD" w:rsidRDefault="00BF2674" w:rsidP="002B038E">
            <w:pPr>
              <w:pStyle w:val="EngHang"/>
            </w:pPr>
            <w:r w:rsidRPr="004764BD">
              <w:t>To the heavenly Jerusalem,</w:t>
            </w:r>
          </w:p>
          <w:p w14:paraId="1EBF1A6D" w14:textId="77777777" w:rsidR="00BF2674" w:rsidRDefault="00BF2674" w:rsidP="002B038E">
            <w:pPr>
              <w:pStyle w:val="EngHangEnd"/>
            </w:pPr>
            <w:r w:rsidRPr="004764BD">
              <w:t>Abba Teji, beholder of God,</w:t>
            </w:r>
          </w:p>
        </w:tc>
        <w:tc>
          <w:tcPr>
            <w:tcW w:w="288" w:type="dxa"/>
          </w:tcPr>
          <w:p w14:paraId="24657BD3" w14:textId="77777777" w:rsidR="00BF2674" w:rsidRDefault="00BF2674" w:rsidP="002B038E"/>
        </w:tc>
        <w:tc>
          <w:tcPr>
            <w:tcW w:w="288" w:type="dxa"/>
          </w:tcPr>
          <w:p w14:paraId="644C1847" w14:textId="77777777" w:rsidR="00BF2674" w:rsidRDefault="00BF2674" w:rsidP="002B038E">
            <w:pPr>
              <w:pStyle w:val="CopticCross"/>
            </w:pPr>
          </w:p>
        </w:tc>
        <w:tc>
          <w:tcPr>
            <w:tcW w:w="3960" w:type="dxa"/>
          </w:tcPr>
          <w:p w14:paraId="564C58B3" w14:textId="77777777" w:rsidR="00BF2674" w:rsidRDefault="00BF2674" w:rsidP="00BF2674">
            <w:pPr>
              <w:pStyle w:val="CopticVersemulti-line"/>
            </w:pPr>
            <w:r>
              <w:t>Ⲁⲕⲉⲙⲡ̀ϣⲁ ⲅⲁⲣ ⲁⲗⲏⲑⲱⲥ:</w:t>
            </w:r>
          </w:p>
          <w:p w14:paraId="49F39D00" w14:textId="77777777" w:rsidR="00BF2674" w:rsidRDefault="00BF2674" w:rsidP="00BF2674">
            <w:pPr>
              <w:pStyle w:val="CopticVersemulti-line"/>
            </w:pPr>
            <w:r>
              <w:t>ⲉ̀ⲧⲁⲩⲱ̀ⲗⲓ ⲙ̀ⲙⲟⲕ ⲛ̀ϫⲉ ⲛⲓⲁⲅⲅⲉⲗⲟⲥ:</w:t>
            </w:r>
          </w:p>
          <w:p w14:paraId="21DAD7E7" w14:textId="77777777" w:rsidR="00BF2674" w:rsidRDefault="00BF2674" w:rsidP="00BF2674">
            <w:pPr>
              <w:pStyle w:val="CopticVersemulti-line"/>
            </w:pPr>
            <w:r>
              <w:t>ⲉ̀ϧⲟⲩⲛ ⲉ̀Ⲓⲗⲏ̄ⲙ̄ ⲛ̀ⲧⲉ ⲧ̀ⲫⲉ:</w:t>
            </w:r>
          </w:p>
          <w:p w14:paraId="639976A8" w14:textId="77777777" w:rsidR="00BF2674" w:rsidRPr="00C35319" w:rsidRDefault="00BF2674" w:rsidP="00BF2674">
            <w:pPr>
              <w:pStyle w:val="CopticHangingVerse"/>
            </w:pPr>
            <w:r>
              <w:t>ⲁⲃⲃⲁ Ⲧⲉϫⲓ Ⲑⲉⲟⲫⲁⲛⲓⲟⲥ.</w:t>
            </w:r>
          </w:p>
        </w:tc>
      </w:tr>
      <w:tr w:rsidR="00BF2674" w14:paraId="03973949" w14:textId="77777777" w:rsidTr="002B038E">
        <w:trPr>
          <w:cantSplit/>
          <w:jc w:val="center"/>
        </w:trPr>
        <w:tc>
          <w:tcPr>
            <w:tcW w:w="288" w:type="dxa"/>
          </w:tcPr>
          <w:p w14:paraId="2A5AE432" w14:textId="77777777" w:rsidR="00BF2674" w:rsidRDefault="00BF2674" w:rsidP="002B038E">
            <w:pPr>
              <w:pStyle w:val="CopticCross"/>
            </w:pPr>
            <w:r w:rsidRPr="00FB5ACB">
              <w:t>¿</w:t>
            </w:r>
          </w:p>
        </w:tc>
        <w:tc>
          <w:tcPr>
            <w:tcW w:w="3960" w:type="dxa"/>
          </w:tcPr>
          <w:p w14:paraId="7BF12D59" w14:textId="77777777" w:rsidR="00BF2674" w:rsidRPr="004764BD" w:rsidRDefault="00BF2674" w:rsidP="002B038E">
            <w:pPr>
              <w:pStyle w:val="EngHang"/>
            </w:pPr>
            <w:r w:rsidRPr="004764BD">
              <w:t>Because of your many toils,</w:t>
            </w:r>
          </w:p>
          <w:p w14:paraId="6E65B1B4" w14:textId="77777777" w:rsidR="00BF2674" w:rsidRPr="004764BD" w:rsidRDefault="00BF2674" w:rsidP="002B038E">
            <w:pPr>
              <w:pStyle w:val="EngHang"/>
            </w:pPr>
            <w:r w:rsidRPr="004764BD">
              <w:t xml:space="preserve">That you </w:t>
            </w:r>
            <w:r>
              <w:t>performed with your body</w:t>
            </w:r>
            <w:r w:rsidRPr="004764BD">
              <w:t>,</w:t>
            </w:r>
          </w:p>
          <w:p w14:paraId="4E5F48B1" w14:textId="77777777" w:rsidR="00BF2674" w:rsidRPr="004764BD" w:rsidRDefault="00BF2674" w:rsidP="002B038E">
            <w:pPr>
              <w:pStyle w:val="EngHang"/>
            </w:pPr>
            <w:r w:rsidRPr="004764BD">
              <w:t>To cause your soul to become,</w:t>
            </w:r>
          </w:p>
          <w:p w14:paraId="38748358" w14:textId="77777777" w:rsidR="00BF2674" w:rsidRDefault="00BF2674" w:rsidP="002B038E">
            <w:pPr>
              <w:pStyle w:val="EngHangEnd"/>
            </w:pPr>
            <w:r w:rsidRPr="004764BD">
              <w:t>A sanctuary of the Holy Spirit.</w:t>
            </w:r>
          </w:p>
        </w:tc>
        <w:tc>
          <w:tcPr>
            <w:tcW w:w="288" w:type="dxa"/>
          </w:tcPr>
          <w:p w14:paraId="68DFA706" w14:textId="77777777" w:rsidR="00BF2674" w:rsidRDefault="00BF2674" w:rsidP="002B038E"/>
        </w:tc>
        <w:tc>
          <w:tcPr>
            <w:tcW w:w="288" w:type="dxa"/>
          </w:tcPr>
          <w:p w14:paraId="67178C23" w14:textId="77777777" w:rsidR="00BF2674" w:rsidRDefault="00BF2674" w:rsidP="002B038E">
            <w:pPr>
              <w:pStyle w:val="CopticCross"/>
            </w:pPr>
            <w:r w:rsidRPr="00FB5ACB">
              <w:t>¿</w:t>
            </w:r>
          </w:p>
        </w:tc>
        <w:tc>
          <w:tcPr>
            <w:tcW w:w="3960" w:type="dxa"/>
          </w:tcPr>
          <w:p w14:paraId="0D67F754" w14:textId="77777777" w:rsidR="00BF2674" w:rsidRDefault="00BF2674" w:rsidP="00BF2674">
            <w:pPr>
              <w:pStyle w:val="CopticVersemulti-line"/>
            </w:pPr>
            <w:r>
              <w:t>Ⲉⲑⲃⲉ ⲡ̀ⲁ̀ϣⲁⲓ ⲛ̀ⲧⲉⲛⲓϧⲓⲥⲓ:</w:t>
            </w:r>
          </w:p>
          <w:p w14:paraId="68881878" w14:textId="77777777" w:rsidR="00BF2674" w:rsidRDefault="00BF2674" w:rsidP="00BF2674">
            <w:pPr>
              <w:pStyle w:val="CopticVersemulti-line"/>
            </w:pPr>
            <w:r>
              <w:t>ⲉ̀ⲧⲁⲕⲓ̀ⲣⲓ ⲙ̀ⲙⲱⲟⲩ ϧⲉⲛ ⲡⲉⲕⲥⲱⲙⲁ:</w:t>
            </w:r>
          </w:p>
          <w:p w14:paraId="481FB452" w14:textId="77777777" w:rsidR="00BF2674" w:rsidRDefault="00BF2674" w:rsidP="00BF2674">
            <w:pPr>
              <w:pStyle w:val="CopticVersemulti-line"/>
            </w:pPr>
            <w:r>
              <w:t>ϣⲁⲛ̀ⲧⲉⲥϣⲱⲡⲓ ⲛ̀ϫⲉ ⲧⲉⲕⲯⲩⲭⲏ:</w:t>
            </w:r>
          </w:p>
          <w:p w14:paraId="035589E1" w14:textId="77777777" w:rsidR="00BF2674" w:rsidRPr="00CF5919" w:rsidRDefault="00BF2674" w:rsidP="00BF2674">
            <w:pPr>
              <w:pStyle w:val="CopticHangingVerse"/>
            </w:pPr>
            <w:r>
              <w:t>ⲛ̀ⲟⲩⲉⲣⲫⲉⲓ ⲛ̀ⲧⲉ Ⲡⲓⲡⲛ̄ⲁ̄ ⲉⲑⲟⲩⲁⲃ.</w:t>
            </w:r>
          </w:p>
        </w:tc>
      </w:tr>
      <w:tr w:rsidR="00BF2674" w14:paraId="3C7274EF" w14:textId="77777777" w:rsidTr="002B038E">
        <w:trPr>
          <w:cantSplit/>
          <w:jc w:val="center"/>
        </w:trPr>
        <w:tc>
          <w:tcPr>
            <w:tcW w:w="288" w:type="dxa"/>
          </w:tcPr>
          <w:p w14:paraId="5B7D5001" w14:textId="77777777" w:rsidR="00BF2674" w:rsidRDefault="00BF2674" w:rsidP="002B038E">
            <w:pPr>
              <w:pStyle w:val="CopticCross"/>
            </w:pPr>
          </w:p>
        </w:tc>
        <w:tc>
          <w:tcPr>
            <w:tcW w:w="3960" w:type="dxa"/>
          </w:tcPr>
          <w:p w14:paraId="71730FD3" w14:textId="77777777" w:rsidR="00BF2674" w:rsidRPr="004764BD" w:rsidRDefault="00BF2674" w:rsidP="002B038E">
            <w:pPr>
              <w:pStyle w:val="EngHang"/>
            </w:pPr>
            <w:r w:rsidRPr="004764BD">
              <w:t>Your holy name has spread,</w:t>
            </w:r>
          </w:p>
          <w:p w14:paraId="66330D35" w14:textId="77777777" w:rsidR="00BF2674" w:rsidRPr="004764BD" w:rsidRDefault="00BF2674" w:rsidP="002B038E">
            <w:pPr>
              <w:pStyle w:val="EngHang"/>
            </w:pPr>
            <w:r w:rsidRPr="004764BD">
              <w:t>Throughout the borders of the lands of Egypt,</w:t>
            </w:r>
          </w:p>
          <w:p w14:paraId="4F8E9853" w14:textId="77777777" w:rsidR="00BF2674" w:rsidRPr="004764BD" w:rsidRDefault="00BF2674" w:rsidP="002B038E">
            <w:pPr>
              <w:pStyle w:val="EngHang"/>
            </w:pPr>
            <w:r w:rsidRPr="004764BD">
              <w:t>Because of the signs and wonders,</w:t>
            </w:r>
          </w:p>
          <w:p w14:paraId="2C767B79" w14:textId="77777777" w:rsidR="00BF2674" w:rsidRDefault="00BF2674" w:rsidP="002B038E">
            <w:pPr>
              <w:pStyle w:val="EngHangEnd"/>
            </w:pPr>
            <w:r w:rsidRPr="004764BD">
              <w:t>That God worked through you.</w:t>
            </w:r>
          </w:p>
        </w:tc>
        <w:tc>
          <w:tcPr>
            <w:tcW w:w="288" w:type="dxa"/>
          </w:tcPr>
          <w:p w14:paraId="586BAA32" w14:textId="77777777" w:rsidR="00BF2674" w:rsidRDefault="00BF2674" w:rsidP="002B038E"/>
        </w:tc>
        <w:tc>
          <w:tcPr>
            <w:tcW w:w="288" w:type="dxa"/>
          </w:tcPr>
          <w:p w14:paraId="356D26D1" w14:textId="77777777" w:rsidR="00BF2674" w:rsidRDefault="00BF2674" w:rsidP="002B038E">
            <w:pPr>
              <w:pStyle w:val="CopticCross"/>
            </w:pPr>
          </w:p>
        </w:tc>
        <w:tc>
          <w:tcPr>
            <w:tcW w:w="3960" w:type="dxa"/>
          </w:tcPr>
          <w:p w14:paraId="3776F3EC" w14:textId="77777777" w:rsidR="00BF2674" w:rsidRPr="005F48E9" w:rsidRDefault="00BF2674" w:rsidP="00BF2674">
            <w:pPr>
              <w:pStyle w:val="CopticVersemulti-line"/>
            </w:pPr>
            <w:r w:rsidRPr="005F48E9">
              <w:t>Ⲥⲱⲡ ⲉ̀ⲃⲟⲗ ⲛ̀ϫⲉ ⲡⲉⲕⲣⲁⲛ ⲉⲑⲟⲩⲁⲃ:</w:t>
            </w:r>
          </w:p>
          <w:p w14:paraId="69786FF6" w14:textId="77777777" w:rsidR="00BF2674" w:rsidRDefault="00BF2674" w:rsidP="00BF2674">
            <w:pPr>
              <w:pStyle w:val="CopticVersemulti-line"/>
            </w:pPr>
            <w:r w:rsidRPr="005F48E9">
              <w:t>ϧⲉⲛ ⲛⲓⲑⲱϣ ⲛ̀ⲧⲉ ⲛⲓⲭⲱⲣⲁ ⲛ̀Ⲭ</w:t>
            </w:r>
            <w:r>
              <w:t>ⲏⲙⲓ:</w:t>
            </w:r>
          </w:p>
          <w:p w14:paraId="4C6C184B" w14:textId="77777777" w:rsidR="00BF2674" w:rsidRDefault="00BF2674" w:rsidP="00BF2674">
            <w:pPr>
              <w:pStyle w:val="CopticVersemulti-line"/>
            </w:pPr>
            <w:r>
              <w:t>ⲉⲑⲃⲉ ⲛⲓⲙⲏⲛⲓ ⲛⲉⲙ ϩⲁⲛϣ̀ⲫⲏⲣⲓ:</w:t>
            </w:r>
          </w:p>
          <w:p w14:paraId="69ECCC9C" w14:textId="77777777" w:rsidR="00BF2674" w:rsidRPr="00CE646A" w:rsidRDefault="00BF2674" w:rsidP="00BF2674">
            <w:pPr>
              <w:pStyle w:val="CopticHangingVerse"/>
              <w:rPr>
                <w:rFonts w:ascii="Arial Unicode MS" w:eastAsia="Arial Unicode MS" w:hAnsi="Arial Unicode MS" w:cs="Arial Unicode MS"/>
              </w:rPr>
            </w:pPr>
            <w:r>
              <w:t>ⲉ̀ⲧⲉ Ⲫϯ ⲁⲓⲧⲟⲩ ϩⲓⲧⲟⲧⲕ.</w:t>
            </w:r>
          </w:p>
        </w:tc>
      </w:tr>
      <w:tr w:rsidR="00BF2674" w14:paraId="19949D3D" w14:textId="77777777" w:rsidTr="002B038E">
        <w:trPr>
          <w:cantSplit/>
          <w:jc w:val="center"/>
        </w:trPr>
        <w:tc>
          <w:tcPr>
            <w:tcW w:w="288" w:type="dxa"/>
          </w:tcPr>
          <w:p w14:paraId="0DFCBCC2" w14:textId="77777777" w:rsidR="00BF2674" w:rsidRDefault="00BF2674" w:rsidP="002B038E">
            <w:pPr>
              <w:pStyle w:val="CopticCross"/>
            </w:pPr>
            <w:r w:rsidRPr="00FB5ACB">
              <w:t>¿</w:t>
            </w:r>
          </w:p>
        </w:tc>
        <w:tc>
          <w:tcPr>
            <w:tcW w:w="3960" w:type="dxa"/>
          </w:tcPr>
          <w:p w14:paraId="33E22057" w14:textId="77777777" w:rsidR="00BF2674" w:rsidRPr="004764BD" w:rsidRDefault="00BF2674" w:rsidP="002B038E">
            <w:pPr>
              <w:pStyle w:val="EngHang"/>
            </w:pPr>
            <w:r w:rsidRPr="004764BD">
              <w:t>The prints of your holy feet,</w:t>
            </w:r>
          </w:p>
          <w:p w14:paraId="04FF767C" w14:textId="77777777" w:rsidR="00BF2674" w:rsidRPr="004764BD" w:rsidRDefault="00BF2674" w:rsidP="002B038E">
            <w:pPr>
              <w:pStyle w:val="EngHang"/>
            </w:pPr>
            <w:r w:rsidRPr="004764BD">
              <w:t>Testify to us of your wonders,</w:t>
            </w:r>
          </w:p>
          <w:p w14:paraId="57713475" w14:textId="77777777" w:rsidR="00BF2674" w:rsidRPr="004764BD" w:rsidRDefault="00BF2674" w:rsidP="002B038E">
            <w:pPr>
              <w:pStyle w:val="EngHang"/>
            </w:pPr>
            <w:r w:rsidRPr="004764BD">
              <w:t>That you performed in the land of Egypt,</w:t>
            </w:r>
          </w:p>
          <w:p w14:paraId="2CF65C4C" w14:textId="77777777" w:rsidR="00BF2674" w:rsidRDefault="00BF2674" w:rsidP="002B038E">
            <w:pPr>
              <w:pStyle w:val="EngHangEnd"/>
            </w:pPr>
            <w:r w:rsidRPr="004764BD">
              <w:t>By the power of Christ.</w:t>
            </w:r>
          </w:p>
        </w:tc>
        <w:tc>
          <w:tcPr>
            <w:tcW w:w="288" w:type="dxa"/>
          </w:tcPr>
          <w:p w14:paraId="023FA9C1" w14:textId="77777777" w:rsidR="00BF2674" w:rsidRDefault="00BF2674" w:rsidP="002B038E"/>
        </w:tc>
        <w:tc>
          <w:tcPr>
            <w:tcW w:w="288" w:type="dxa"/>
          </w:tcPr>
          <w:p w14:paraId="5F5FF1EE" w14:textId="77777777" w:rsidR="00BF2674" w:rsidRDefault="00BF2674" w:rsidP="002B038E">
            <w:pPr>
              <w:pStyle w:val="CopticCross"/>
            </w:pPr>
            <w:r w:rsidRPr="00FB5ACB">
              <w:t>¿</w:t>
            </w:r>
          </w:p>
        </w:tc>
        <w:tc>
          <w:tcPr>
            <w:tcW w:w="3960" w:type="dxa"/>
          </w:tcPr>
          <w:p w14:paraId="7ED126BA" w14:textId="77777777" w:rsidR="00BF2674" w:rsidRDefault="00BF2674" w:rsidP="00BF2674">
            <w:pPr>
              <w:pStyle w:val="CopticVersemulti-line"/>
            </w:pPr>
            <w:r>
              <w:t>Ⲧⲁⲧⲥⲓ ⲛ̀ⲛⲉⲕϭⲁⲗⲁⲩϫ ⲉⲑⲟⲩⲁⲃ:</w:t>
            </w:r>
          </w:p>
          <w:p w14:paraId="38C7BAA9" w14:textId="77777777" w:rsidR="00BF2674" w:rsidRDefault="00BF2674" w:rsidP="00BF2674">
            <w:pPr>
              <w:pStyle w:val="CopticVersemulti-line"/>
            </w:pPr>
            <w:r>
              <w:t>ⲁⲥⲉⲣⲙⲉⲑⲣⲉ ⲛⲁⲛ ϧⲉⲛ ⲛⲉⲕϣ̀ⲫⲏⲣⲓ:</w:t>
            </w:r>
          </w:p>
          <w:p w14:paraId="6150C06E" w14:textId="77777777" w:rsidR="00BF2674" w:rsidRDefault="00BF2674" w:rsidP="00BF2674">
            <w:pPr>
              <w:pStyle w:val="CopticVersemulti-line"/>
            </w:pPr>
            <w:r>
              <w:t>ⲉ̀ⲧⲁⲕⲓ̀ⲣⲓ ⲙ̀ⲙⲱⲟⲩ ϧⲉⲛ ⲧ̀ⲭⲱⲣⲁ ⲛ̀ Ⲭⲏⲙⲓ:</w:t>
            </w:r>
          </w:p>
          <w:p w14:paraId="71F33066" w14:textId="77777777" w:rsidR="00BF2674" w:rsidRDefault="00BF2674" w:rsidP="00BF2674">
            <w:pPr>
              <w:pStyle w:val="CopticHangingVerse"/>
            </w:pPr>
            <w:r>
              <w:t>ϧⲉⲛ ⲧ̀ϫⲟⲙ ⲛ̀ⲧⲉ Ⲡⲭ̄ⲥ̄.</w:t>
            </w:r>
          </w:p>
        </w:tc>
      </w:tr>
      <w:tr w:rsidR="00BF2674" w14:paraId="7A868C46" w14:textId="77777777" w:rsidTr="002B038E">
        <w:trPr>
          <w:cantSplit/>
          <w:jc w:val="center"/>
        </w:trPr>
        <w:tc>
          <w:tcPr>
            <w:tcW w:w="288" w:type="dxa"/>
          </w:tcPr>
          <w:p w14:paraId="7560DB17" w14:textId="77777777" w:rsidR="00BF2674" w:rsidRDefault="00BF2674" w:rsidP="002B038E">
            <w:pPr>
              <w:pStyle w:val="CopticCross"/>
            </w:pPr>
          </w:p>
        </w:tc>
        <w:tc>
          <w:tcPr>
            <w:tcW w:w="3960" w:type="dxa"/>
          </w:tcPr>
          <w:p w14:paraId="1FC1E876" w14:textId="77777777" w:rsidR="00BF2674" w:rsidRPr="004764BD" w:rsidRDefault="00BF2674" w:rsidP="002B038E">
            <w:pPr>
              <w:pStyle w:val="EngHang"/>
            </w:pPr>
            <w:r w:rsidRPr="004764BD">
              <w:t>For the light of your body,</w:t>
            </w:r>
          </w:p>
          <w:p w14:paraId="6CFFA7F1" w14:textId="77777777" w:rsidR="00BF2674" w:rsidRPr="004764BD" w:rsidRDefault="00BF2674" w:rsidP="002B038E">
            <w:pPr>
              <w:pStyle w:val="EngHang"/>
            </w:pPr>
            <w:r w:rsidRPr="004764BD">
              <w:t>Enlightens our bodies,</w:t>
            </w:r>
          </w:p>
          <w:p w14:paraId="26DAC7C8" w14:textId="77777777" w:rsidR="00BF2674" w:rsidRPr="004764BD" w:rsidRDefault="00BF2674" w:rsidP="002B038E">
            <w:pPr>
              <w:pStyle w:val="EngHang"/>
            </w:pPr>
            <w:r w:rsidRPr="004764BD">
              <w:t>And your holy soul,</w:t>
            </w:r>
          </w:p>
          <w:p w14:paraId="322F079E" w14:textId="77777777" w:rsidR="00BF2674" w:rsidRDefault="00BF2674" w:rsidP="002B038E">
            <w:pPr>
              <w:pStyle w:val="EngHangEnd"/>
            </w:pPr>
            <w:r w:rsidRPr="004764BD">
              <w:t>Prays on behalf of our souls.</w:t>
            </w:r>
          </w:p>
        </w:tc>
        <w:tc>
          <w:tcPr>
            <w:tcW w:w="288" w:type="dxa"/>
          </w:tcPr>
          <w:p w14:paraId="51440892" w14:textId="77777777" w:rsidR="00BF2674" w:rsidRDefault="00BF2674" w:rsidP="002B038E"/>
        </w:tc>
        <w:tc>
          <w:tcPr>
            <w:tcW w:w="288" w:type="dxa"/>
          </w:tcPr>
          <w:p w14:paraId="3A09B084" w14:textId="77777777" w:rsidR="00BF2674" w:rsidRDefault="00BF2674" w:rsidP="002B038E">
            <w:pPr>
              <w:pStyle w:val="CopticCross"/>
            </w:pPr>
          </w:p>
        </w:tc>
        <w:tc>
          <w:tcPr>
            <w:tcW w:w="3960" w:type="dxa"/>
          </w:tcPr>
          <w:p w14:paraId="20C58BE0" w14:textId="77777777" w:rsidR="00BF2674" w:rsidRDefault="00BF2674" w:rsidP="00BF2674">
            <w:pPr>
              <w:pStyle w:val="CopticVersemulti-line"/>
            </w:pPr>
            <w:r>
              <w:t>Ⲟⲩⲱⲓⲛⲓ ⲅⲁⲣ ⲛ̀ⲧⲉ ⲡⲉⲕⲥⲱⲙⲁ:</w:t>
            </w:r>
          </w:p>
          <w:p w14:paraId="5593D4A2" w14:textId="77777777" w:rsidR="00BF2674" w:rsidRDefault="00BF2674" w:rsidP="00BF2674">
            <w:pPr>
              <w:pStyle w:val="CopticVersemulti-line"/>
            </w:pPr>
            <w:r>
              <w:t>Ϣⲁϥⲉ̀ⲣⲟⲩⲱⲓⲛⲓ ⲛ̀ϫⲉ ⲛⲉⲛⲥⲙⲱⲁ:</w:t>
            </w:r>
          </w:p>
          <w:p w14:paraId="235136E6" w14:textId="77777777" w:rsidR="00BF2674" w:rsidRDefault="00BF2674" w:rsidP="00BF2674">
            <w:pPr>
              <w:pStyle w:val="CopticVersemulti-line"/>
            </w:pPr>
            <w:r>
              <w:t>ⲟⲩⲟϩ ⲧⲉⲕⲯⲩⲭⲏ ⲉⲑⲟⲩⲁⲃ:</w:t>
            </w:r>
          </w:p>
          <w:p w14:paraId="7DB3EC8B" w14:textId="77777777" w:rsidR="00BF2674" w:rsidRDefault="00BF2674" w:rsidP="00BF2674">
            <w:pPr>
              <w:pStyle w:val="CopticHangingVerse"/>
            </w:pPr>
            <w:r>
              <w:t>ⲉⲧⲱϣϩ ⲉ̀ϩ̀ⲣⲏⲓ ⲉ̀ϫⲉⲛ ⲛⲉⲛⲯⲩⲭⲏ.</w:t>
            </w:r>
          </w:p>
        </w:tc>
      </w:tr>
      <w:tr w:rsidR="00BF2674" w14:paraId="4984124D" w14:textId="77777777" w:rsidTr="002B038E">
        <w:trPr>
          <w:cantSplit/>
          <w:jc w:val="center"/>
        </w:trPr>
        <w:tc>
          <w:tcPr>
            <w:tcW w:w="288" w:type="dxa"/>
          </w:tcPr>
          <w:p w14:paraId="16C05C55" w14:textId="77777777" w:rsidR="00BF2674" w:rsidRDefault="00BF2674" w:rsidP="002B038E">
            <w:pPr>
              <w:pStyle w:val="CopticCross"/>
            </w:pPr>
            <w:r w:rsidRPr="00FB5ACB">
              <w:lastRenderedPageBreak/>
              <w:t>¿</w:t>
            </w:r>
          </w:p>
        </w:tc>
        <w:tc>
          <w:tcPr>
            <w:tcW w:w="3960" w:type="dxa"/>
          </w:tcPr>
          <w:p w14:paraId="6CA2E8F1" w14:textId="77777777" w:rsidR="00BF2674" w:rsidRPr="004764BD" w:rsidRDefault="00BF2674" w:rsidP="002B038E">
            <w:pPr>
              <w:pStyle w:val="EngHang"/>
            </w:pPr>
            <w:r w:rsidRPr="004764BD">
              <w:t>Your life is a wonder,</w:t>
            </w:r>
          </w:p>
          <w:p w14:paraId="40CF4B01" w14:textId="77777777" w:rsidR="00BF2674" w:rsidRPr="004764BD" w:rsidRDefault="00BF2674" w:rsidP="002B038E">
            <w:pPr>
              <w:pStyle w:val="EngHang"/>
            </w:pPr>
            <w:r w:rsidRPr="004764BD">
              <w:t>Your struggle is great,</w:t>
            </w:r>
          </w:p>
          <w:p w14:paraId="6B7D3D1A" w14:textId="77777777" w:rsidR="00BF2674" w:rsidRPr="004764BD" w:rsidRDefault="00BF2674" w:rsidP="002B038E">
            <w:pPr>
              <w:pStyle w:val="EngHang"/>
            </w:pPr>
            <w:r w:rsidRPr="004764BD">
              <w:t xml:space="preserve">Your glory is </w:t>
            </w:r>
            <w:r>
              <w:t>highly</w:t>
            </w:r>
            <w:r w:rsidRPr="004764BD">
              <w:t xml:space="preserve"> exalted,</w:t>
            </w:r>
          </w:p>
          <w:p w14:paraId="3E9E032F" w14:textId="77777777" w:rsidR="00BF2674" w:rsidRDefault="00BF2674" w:rsidP="002B038E">
            <w:pPr>
              <w:pStyle w:val="EngHangEnd"/>
            </w:pPr>
            <w:r w:rsidRPr="004764BD">
              <w:t>In the midst of the ascetics.</w:t>
            </w:r>
          </w:p>
        </w:tc>
        <w:tc>
          <w:tcPr>
            <w:tcW w:w="288" w:type="dxa"/>
          </w:tcPr>
          <w:p w14:paraId="4EECFBEA" w14:textId="77777777" w:rsidR="00BF2674" w:rsidRDefault="00BF2674" w:rsidP="002B038E"/>
        </w:tc>
        <w:tc>
          <w:tcPr>
            <w:tcW w:w="288" w:type="dxa"/>
          </w:tcPr>
          <w:p w14:paraId="748911AD" w14:textId="77777777" w:rsidR="00BF2674" w:rsidRDefault="00BF2674" w:rsidP="002B038E">
            <w:pPr>
              <w:pStyle w:val="CopticCross"/>
            </w:pPr>
            <w:r w:rsidRPr="00FB5ACB">
              <w:t>¿</w:t>
            </w:r>
          </w:p>
        </w:tc>
        <w:tc>
          <w:tcPr>
            <w:tcW w:w="3960" w:type="dxa"/>
          </w:tcPr>
          <w:p w14:paraId="4978199A" w14:textId="77777777" w:rsidR="00BF2674" w:rsidRDefault="00BF2674" w:rsidP="00BF2674">
            <w:pPr>
              <w:pStyle w:val="CopticVersemulti-line"/>
            </w:pPr>
            <w:r>
              <w:t>Ⲡⲉⲕⲃⲓⲟⲥ ⲟⲩϣ̀ⲫⲏⲣⲓ ⲧⲉ:</w:t>
            </w:r>
          </w:p>
          <w:p w14:paraId="1F7AF73F" w14:textId="77777777" w:rsidR="00BF2674" w:rsidRDefault="00BF2674" w:rsidP="00BF2674">
            <w:pPr>
              <w:pStyle w:val="CopticVersemulti-line"/>
            </w:pPr>
            <w:r>
              <w:t>ⲡⲉⲕⲁ̀ⲅⲱⲛ ⲟⲩⲛⲓϣϯ ⲡⲉ ⲡⲉⲕⲱ̀ⲟⲩ:</w:t>
            </w:r>
          </w:p>
          <w:p w14:paraId="4B6BFE9B" w14:textId="77777777" w:rsidR="00BF2674" w:rsidRDefault="00BF2674" w:rsidP="00BF2674">
            <w:pPr>
              <w:pStyle w:val="CopticVersemulti-line"/>
            </w:pPr>
            <w:r>
              <w:t>ϥ̀ϭⲓⲥⲓ ⲉ̀ⲙⲁϣⲱ:</w:t>
            </w:r>
          </w:p>
          <w:p w14:paraId="09136E88" w14:textId="77777777" w:rsidR="00BF2674" w:rsidRDefault="00BF2674" w:rsidP="00BF2674">
            <w:pPr>
              <w:pStyle w:val="CopticHangingVerse"/>
            </w:pPr>
            <w:r>
              <w:t>ϧⲉⲛ ⲑ̀ⲙⲏϯ ⲛ̀ⲛⲓⲁⲥⲕⲏⲧⲏⲥ.</w:t>
            </w:r>
          </w:p>
        </w:tc>
      </w:tr>
      <w:tr w:rsidR="00BF2674" w14:paraId="1CFC7E59" w14:textId="77777777" w:rsidTr="002B038E">
        <w:trPr>
          <w:cantSplit/>
          <w:jc w:val="center"/>
        </w:trPr>
        <w:tc>
          <w:tcPr>
            <w:tcW w:w="288" w:type="dxa"/>
          </w:tcPr>
          <w:p w14:paraId="6ABEE4F8" w14:textId="77777777" w:rsidR="00BF2674" w:rsidRPr="00FB5ACB" w:rsidRDefault="00BF2674" w:rsidP="002B038E">
            <w:pPr>
              <w:pStyle w:val="CopticCross"/>
            </w:pPr>
          </w:p>
        </w:tc>
        <w:tc>
          <w:tcPr>
            <w:tcW w:w="3960" w:type="dxa"/>
          </w:tcPr>
          <w:p w14:paraId="3862E57F" w14:textId="77777777" w:rsidR="00BF2674" w:rsidRPr="004764BD" w:rsidRDefault="00BF2674" w:rsidP="002B038E">
            <w:pPr>
              <w:pStyle w:val="EngHang"/>
            </w:pPr>
            <w:r w:rsidRPr="004764BD">
              <w:t>Blessed are you, truly,</w:t>
            </w:r>
          </w:p>
          <w:p w14:paraId="450B0617" w14:textId="77777777" w:rsidR="00BF2674" w:rsidRPr="004764BD" w:rsidRDefault="00BF2674" w:rsidP="002B038E">
            <w:pPr>
              <w:pStyle w:val="EngHang"/>
            </w:pPr>
            <w:r w:rsidRPr="004764BD">
              <w:t>Our holy and righteous father,</w:t>
            </w:r>
          </w:p>
          <w:p w14:paraId="52F568BC" w14:textId="77777777" w:rsidR="00BF2674" w:rsidRPr="004764BD" w:rsidRDefault="00BF2674" w:rsidP="002B038E">
            <w:pPr>
              <w:pStyle w:val="EngHang"/>
            </w:pPr>
            <w:r w:rsidRPr="004764BD">
              <w:t>Abba Teji the beholder of God,</w:t>
            </w:r>
          </w:p>
          <w:p w14:paraId="2BBFDFF8" w14:textId="77777777" w:rsidR="00BF2674" w:rsidRDefault="00BF2674" w:rsidP="002B038E">
            <w:pPr>
              <w:pStyle w:val="EngHangEnd"/>
            </w:pPr>
            <w:r w:rsidRPr="004764BD">
              <w:t>The beloved of Christ.</w:t>
            </w:r>
          </w:p>
        </w:tc>
        <w:tc>
          <w:tcPr>
            <w:tcW w:w="288" w:type="dxa"/>
          </w:tcPr>
          <w:p w14:paraId="7B00079B" w14:textId="77777777" w:rsidR="00BF2674" w:rsidRDefault="00BF2674" w:rsidP="002B038E"/>
        </w:tc>
        <w:tc>
          <w:tcPr>
            <w:tcW w:w="288" w:type="dxa"/>
          </w:tcPr>
          <w:p w14:paraId="4B30AF55" w14:textId="77777777" w:rsidR="00BF2674" w:rsidRPr="00FB5ACB" w:rsidRDefault="00BF2674" w:rsidP="002B038E">
            <w:pPr>
              <w:pStyle w:val="CopticCross"/>
            </w:pPr>
          </w:p>
        </w:tc>
        <w:tc>
          <w:tcPr>
            <w:tcW w:w="3960" w:type="dxa"/>
          </w:tcPr>
          <w:p w14:paraId="25C32A9E" w14:textId="77777777" w:rsidR="00BF2674" w:rsidRDefault="00BF2674" w:rsidP="00BF2674">
            <w:pPr>
              <w:pStyle w:val="CopticVersemulti-line"/>
            </w:pPr>
            <w:r>
              <w:t>Ⲱⲟⲩⲛⲓⲁⲧⲕ ϧⲉⲛ ⲟⲩⲙⲉⲑⲙⲏⲓ:</w:t>
            </w:r>
          </w:p>
          <w:p w14:paraId="4B46C7F7" w14:textId="77777777" w:rsidR="00BF2674" w:rsidRDefault="00BF2674" w:rsidP="00BF2674">
            <w:pPr>
              <w:pStyle w:val="CopticVersemulti-line"/>
            </w:pPr>
            <w:r>
              <w:t>ⲡⲉⲛⲓⲱⲧ ⲉⲑⲟⲩⲁⲃ ⲛ̀ⲇⲓⲕⲉⲟⲥ:</w:t>
            </w:r>
          </w:p>
          <w:p w14:paraId="75721D07" w14:textId="77777777" w:rsidR="00BF2674" w:rsidRDefault="00BF2674" w:rsidP="00BF2674">
            <w:pPr>
              <w:pStyle w:val="CopticVersemulti-line"/>
            </w:pPr>
            <w:r>
              <w:t>ⲁⲃⲃⲁ Ⲧⲉϫⲓ Ⲑⲉⲟⲫⲁⲛⲓⲟⲥ:</w:t>
            </w:r>
          </w:p>
          <w:p w14:paraId="35D08EA1" w14:textId="77777777" w:rsidR="00BF2674" w:rsidRDefault="00BF2674" w:rsidP="00BF2674">
            <w:pPr>
              <w:pStyle w:val="CopticHangingVerse"/>
            </w:pPr>
            <w:r>
              <w:t>ⲡⲓⲙⲉⲛⲣⲓⲧ ⲛ̀ⲧⲉ Ⲡⲭ̄ⲥ̄.</w:t>
            </w:r>
          </w:p>
        </w:tc>
      </w:tr>
      <w:tr w:rsidR="00BF2674" w14:paraId="3D287BAE" w14:textId="77777777" w:rsidTr="002B038E">
        <w:trPr>
          <w:cantSplit/>
          <w:jc w:val="center"/>
        </w:trPr>
        <w:tc>
          <w:tcPr>
            <w:tcW w:w="288" w:type="dxa"/>
          </w:tcPr>
          <w:p w14:paraId="1D87D73A" w14:textId="77777777" w:rsidR="00BF2674" w:rsidRPr="00FB5ACB" w:rsidRDefault="00BF2674" w:rsidP="002B038E">
            <w:pPr>
              <w:pStyle w:val="CopticCross"/>
            </w:pPr>
          </w:p>
        </w:tc>
        <w:tc>
          <w:tcPr>
            <w:tcW w:w="3960" w:type="dxa"/>
          </w:tcPr>
          <w:p w14:paraId="7F589D10" w14:textId="77777777" w:rsidR="00BF2674" w:rsidRPr="004764BD" w:rsidRDefault="00BF2674" w:rsidP="002B038E">
            <w:pPr>
              <w:pStyle w:val="EngHang"/>
            </w:pPr>
            <w:r w:rsidRPr="004764BD">
              <w:t>Pray to the Lord on our behalf,</w:t>
            </w:r>
          </w:p>
          <w:p w14:paraId="058E7C95" w14:textId="77777777" w:rsidR="00BF2674" w:rsidRPr="004764BD" w:rsidRDefault="00BF2674" w:rsidP="002B038E">
            <w:pPr>
              <w:pStyle w:val="EngHang"/>
            </w:pPr>
            <w:r w:rsidRPr="004764BD">
              <w:t>Our holy and righteous father,</w:t>
            </w:r>
          </w:p>
          <w:p w14:paraId="464E06B8" w14:textId="77777777" w:rsidR="00BF2674" w:rsidRPr="004764BD" w:rsidRDefault="00BF2674" w:rsidP="002B038E">
            <w:pPr>
              <w:pStyle w:val="EngHang"/>
            </w:pPr>
            <w:r w:rsidRPr="004764BD">
              <w:t>Abba Teji, the beholder of God,</w:t>
            </w:r>
          </w:p>
          <w:p w14:paraId="3A64893A" w14:textId="77777777" w:rsidR="00BF2674" w:rsidRDefault="00BF2674" w:rsidP="002B038E">
            <w:pPr>
              <w:pStyle w:val="EngHangEnd"/>
            </w:pPr>
            <w:r w:rsidRPr="004764BD">
              <w:t>That He</w:t>
            </w:r>
            <w:r>
              <w:t xml:space="preserve"> may forgive us our sins.</w:t>
            </w:r>
          </w:p>
        </w:tc>
        <w:tc>
          <w:tcPr>
            <w:tcW w:w="288" w:type="dxa"/>
          </w:tcPr>
          <w:p w14:paraId="3DF13B61" w14:textId="77777777" w:rsidR="00BF2674" w:rsidRDefault="00BF2674" w:rsidP="002B038E"/>
        </w:tc>
        <w:tc>
          <w:tcPr>
            <w:tcW w:w="288" w:type="dxa"/>
          </w:tcPr>
          <w:p w14:paraId="6A7FD2C0" w14:textId="77777777" w:rsidR="00BF2674" w:rsidRPr="00FB5ACB" w:rsidRDefault="00BF2674" w:rsidP="002B038E">
            <w:pPr>
              <w:pStyle w:val="CopticCross"/>
            </w:pPr>
          </w:p>
        </w:tc>
        <w:tc>
          <w:tcPr>
            <w:tcW w:w="3960" w:type="dxa"/>
          </w:tcPr>
          <w:p w14:paraId="44C4F9C6" w14:textId="77777777" w:rsidR="00BF2674" w:rsidRDefault="00BF2674" w:rsidP="00BF2674">
            <w:pPr>
              <w:pStyle w:val="CopticVersemulti-line"/>
            </w:pPr>
            <w:r>
              <w:t>Ⲧⲱⲃϩ ⲙ̀Ⲡϭⲟⲓⲥ ⲉ̀ϩ̀ⲣⲏⲓ ⲉ̀ϫⲱⲛ:</w:t>
            </w:r>
          </w:p>
          <w:p w14:paraId="53AEFB98" w14:textId="77777777" w:rsidR="00BF2674" w:rsidRDefault="00BF2674" w:rsidP="00BF2674">
            <w:pPr>
              <w:pStyle w:val="CopticVersemulti-line"/>
            </w:pPr>
            <w:r>
              <w:t>ⲡⲉⲛⲓⲱⲧ ⲉⲑⲟⲩⲁⲃ ⲛ̀ⲇⲓⲕⲉⲟⲥ:</w:t>
            </w:r>
          </w:p>
          <w:p w14:paraId="7AF6C7D0" w14:textId="77777777" w:rsidR="00BF2674" w:rsidRDefault="00BF2674" w:rsidP="00BF2674">
            <w:pPr>
              <w:pStyle w:val="CopticVersemulti-line"/>
            </w:pPr>
            <w:r>
              <w:t>ⲁⲃⲃⲁ Ⲧⲉϫⲓ Ⲑⲉⲟⲫⲁⲛⲓⲟⲥ:</w:t>
            </w:r>
          </w:p>
          <w:p w14:paraId="685C6F58" w14:textId="77777777" w:rsidR="00BF2674" w:rsidRDefault="00BF2674" w:rsidP="00BF2674">
            <w:pPr>
              <w:pStyle w:val="CopticHangingVerse"/>
            </w:pPr>
            <w:r>
              <w:t>ⲛ̀ⲧⲉϥⲭⲁ ⲛⲉⲛⲛⲟⲃⲓ ⲛⲁⲛ ⲉ̀ⲃⲟⲗ.</w:t>
            </w:r>
          </w:p>
        </w:tc>
      </w:tr>
    </w:tbl>
    <w:p w14:paraId="66B7418D" w14:textId="5610204C" w:rsidR="002A21FB" w:rsidRPr="00137929" w:rsidRDefault="002A21FB" w:rsidP="002A21FB">
      <w:pPr>
        <w:pStyle w:val="Heading4"/>
      </w:pPr>
      <w:bookmarkStart w:id="1250" w:name="_Ref434563347"/>
      <w:bookmarkStart w:id="1251" w:name="_Toc448227492"/>
      <w:r>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62B0348F" w14:textId="77777777" w:rsidTr="00C14556">
        <w:trPr>
          <w:cantSplit/>
          <w:jc w:val="center"/>
        </w:trPr>
        <w:tc>
          <w:tcPr>
            <w:tcW w:w="288" w:type="dxa"/>
          </w:tcPr>
          <w:p w14:paraId="1F5AA0C1" w14:textId="77777777" w:rsidR="002A21FB" w:rsidRDefault="002A21FB" w:rsidP="00C14556">
            <w:pPr>
              <w:pStyle w:val="CopticCross"/>
            </w:pPr>
          </w:p>
        </w:tc>
        <w:tc>
          <w:tcPr>
            <w:tcW w:w="3960" w:type="dxa"/>
          </w:tcPr>
          <w:p w14:paraId="06F7F5DA" w14:textId="77777777" w:rsidR="002A21FB" w:rsidRDefault="002A21FB" w:rsidP="002A21FB">
            <w:pPr>
              <w:pStyle w:val="EngHang"/>
            </w:pPr>
            <w:r>
              <w:t>Through the prayers</w:t>
            </w:r>
          </w:p>
          <w:p w14:paraId="13859709" w14:textId="77777777" w:rsidR="002A21FB" w:rsidRDefault="002A21FB" w:rsidP="002A21FB">
            <w:pPr>
              <w:pStyle w:val="EngHang"/>
            </w:pPr>
            <w:r>
              <w:t>Of our saintly and righteous father</w:t>
            </w:r>
          </w:p>
          <w:p w14:paraId="3DA79B8C" w14:textId="77777777" w:rsidR="002A21FB" w:rsidRDefault="002A21FB" w:rsidP="002A21FB">
            <w:pPr>
              <w:pStyle w:val="EngHang"/>
            </w:pPr>
            <w:r>
              <w:t>Abba Teji, the beholder of God,</w:t>
            </w:r>
          </w:p>
          <w:p w14:paraId="375D5A6F" w14:textId="33F818F3" w:rsidR="002A21FB" w:rsidRDefault="002A21FB" w:rsidP="00C14556">
            <w:pPr>
              <w:pStyle w:val="EngHangEnd"/>
            </w:pPr>
            <w:r>
              <w:t>O Lord, grant us the forgiveness of our sins.</w:t>
            </w:r>
          </w:p>
        </w:tc>
        <w:tc>
          <w:tcPr>
            <w:tcW w:w="288" w:type="dxa"/>
          </w:tcPr>
          <w:p w14:paraId="136336DC" w14:textId="77777777" w:rsidR="002A21FB" w:rsidRDefault="002A21FB" w:rsidP="00C14556"/>
        </w:tc>
        <w:tc>
          <w:tcPr>
            <w:tcW w:w="288" w:type="dxa"/>
          </w:tcPr>
          <w:p w14:paraId="603C43ED" w14:textId="77777777" w:rsidR="002A21FB" w:rsidRDefault="002A21FB" w:rsidP="00C14556">
            <w:pPr>
              <w:pStyle w:val="CopticCross"/>
            </w:pPr>
          </w:p>
        </w:tc>
        <w:tc>
          <w:tcPr>
            <w:tcW w:w="3960" w:type="dxa"/>
          </w:tcPr>
          <w:p w14:paraId="672F6D08" w14:textId="77777777" w:rsidR="002A21FB" w:rsidRDefault="002A21FB" w:rsidP="002A21FB">
            <w:pPr>
              <w:pStyle w:val="CopticVersemulti-line"/>
            </w:pPr>
            <w:r>
              <w:t>Ϩⲓⲧⲉⲛ ⲛⲓⲉⲩⲭⲏ</w:t>
            </w:r>
          </w:p>
          <w:p w14:paraId="7572FB1C" w14:textId="77777777" w:rsidR="002A21FB" w:rsidRDefault="002A21FB" w:rsidP="002A21FB">
            <w:pPr>
              <w:pStyle w:val="CopticVersemulti-line"/>
            </w:pPr>
            <w:r>
              <w:t>ⲛ̀ⲧⲉ ⲡⲉⲛⲓⲱⲧ ⲉⲑⲟⲩⲁⲃ ⲛ̀ⲇⲓⲕⲉⲟⲥ</w:t>
            </w:r>
          </w:p>
          <w:p w14:paraId="29242127" w14:textId="77777777" w:rsidR="002A21FB" w:rsidRDefault="002A21FB" w:rsidP="002A21FB">
            <w:pPr>
              <w:pStyle w:val="CopticVersemulti-line"/>
            </w:pPr>
            <w:r>
              <w:t>ⲁⲃⲃⲁ Ⲧⲉϫⲓ ⲑⲉⲟⲩⲫⲁⲛⲓⲟⲥ</w:t>
            </w:r>
          </w:p>
          <w:p w14:paraId="7EF6F209" w14:textId="761BEE2F" w:rsidR="002A21FB" w:rsidRPr="00C35319" w:rsidRDefault="002A21FB" w:rsidP="002A21FB">
            <w:pPr>
              <w:pStyle w:val="CopticHangingVerse"/>
            </w:pPr>
            <w:r>
              <w:t>Ⲡⲟ̄ⲥ̄ ⲁⲣⲓϩ̀ⲙⲟⲧ ⲛⲁⲛ ⲙ̀ⲡⲓⲭⲱ ⲉ̀ⲃⲟⲗ ⲛ̀ⲧⲉ ⲛⲉⲛⲛⲟⲃⲓ.</w:t>
            </w:r>
          </w:p>
        </w:tc>
      </w:tr>
    </w:tbl>
    <w:p w14:paraId="06F944B7" w14:textId="33815B17" w:rsidR="002A21FB" w:rsidRPr="00137929" w:rsidRDefault="002A21FB"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A21FB" w14:paraId="37672480" w14:textId="77777777" w:rsidTr="00C14556">
        <w:trPr>
          <w:cantSplit/>
          <w:jc w:val="center"/>
        </w:trPr>
        <w:tc>
          <w:tcPr>
            <w:tcW w:w="288" w:type="dxa"/>
          </w:tcPr>
          <w:p w14:paraId="23CDDD66" w14:textId="77777777" w:rsidR="002A21FB" w:rsidRDefault="002A21FB" w:rsidP="00C14556">
            <w:pPr>
              <w:pStyle w:val="CopticCross"/>
            </w:pPr>
          </w:p>
        </w:tc>
        <w:tc>
          <w:tcPr>
            <w:tcW w:w="3960" w:type="dxa"/>
          </w:tcPr>
          <w:p w14:paraId="58C36207" w14:textId="77777777" w:rsidR="002A21FB" w:rsidRDefault="002A21FB" w:rsidP="002A21FB">
            <w:pPr>
              <w:pStyle w:val="EngHang"/>
            </w:pPr>
            <w:r>
              <w:t>Hail to our saintly and righteous father,</w:t>
            </w:r>
          </w:p>
          <w:p w14:paraId="0538CDB5" w14:textId="77777777" w:rsidR="002A21FB" w:rsidRDefault="002A21FB" w:rsidP="002A21FB">
            <w:pPr>
              <w:pStyle w:val="EngHang"/>
            </w:pPr>
            <w:r>
              <w:t>The great ascetic,</w:t>
            </w:r>
          </w:p>
          <w:p w14:paraId="798BD0FC" w14:textId="77777777" w:rsidR="002A21FB" w:rsidRDefault="002A21FB" w:rsidP="002A21FB">
            <w:pPr>
              <w:pStyle w:val="EngHang"/>
            </w:pPr>
            <w:r>
              <w:t>Abba Teji the Beholder of God,</w:t>
            </w:r>
          </w:p>
          <w:p w14:paraId="5FEFED36" w14:textId="4BF8DF04" w:rsidR="002A21FB" w:rsidRDefault="002A21FB" w:rsidP="00C14556">
            <w:pPr>
              <w:pStyle w:val="EngHangEnd"/>
            </w:pPr>
            <w:r>
              <w:t>The beloved of Christ.</w:t>
            </w:r>
          </w:p>
        </w:tc>
        <w:tc>
          <w:tcPr>
            <w:tcW w:w="288" w:type="dxa"/>
          </w:tcPr>
          <w:p w14:paraId="126C0909" w14:textId="77777777" w:rsidR="002A21FB" w:rsidRDefault="002A21FB" w:rsidP="00C14556"/>
        </w:tc>
        <w:tc>
          <w:tcPr>
            <w:tcW w:w="288" w:type="dxa"/>
          </w:tcPr>
          <w:p w14:paraId="55A35EA2" w14:textId="77777777" w:rsidR="002A21FB" w:rsidRDefault="002A21FB" w:rsidP="00C14556">
            <w:pPr>
              <w:pStyle w:val="CopticCross"/>
            </w:pPr>
          </w:p>
        </w:tc>
        <w:tc>
          <w:tcPr>
            <w:tcW w:w="3960" w:type="dxa"/>
          </w:tcPr>
          <w:p w14:paraId="18C21028" w14:textId="77777777" w:rsidR="002A21FB" w:rsidRDefault="002A21FB" w:rsidP="002A21FB">
            <w:pPr>
              <w:pStyle w:val="CopticVersemulti-line"/>
            </w:pPr>
            <w:r>
              <w:t>Ⲭⲉⲣⲉ ⲡⲉⲛⲓⲱⲧ ⲉⲑⲟⲩⲁⲃ ⲛ̀ⲇⲓⲕⲉⲟⲥ:</w:t>
            </w:r>
          </w:p>
          <w:p w14:paraId="21F1EB56" w14:textId="77777777" w:rsidR="002A21FB" w:rsidRDefault="002A21FB" w:rsidP="002A21FB">
            <w:pPr>
              <w:pStyle w:val="CopticVersemulti-line"/>
            </w:pPr>
            <w:r>
              <w:t>ⲡⲓⲛⲓϣϯ ϧⲉⲛ ⲛⲓⲁⲥⲕⲏⲧⲏⲥ:</w:t>
            </w:r>
          </w:p>
          <w:p w14:paraId="2C2847C5" w14:textId="77777777" w:rsidR="002A21FB" w:rsidRDefault="002A21FB" w:rsidP="002A21FB">
            <w:pPr>
              <w:pStyle w:val="CopticVersemulti-line"/>
            </w:pPr>
            <w:r>
              <w:t>ⲁⲃⲃⲁ Ⲧⲉϫⲓ Ⲑⲉⲟⲩⲫⲁⲛⲓⲟⲥ:</w:t>
            </w:r>
          </w:p>
          <w:p w14:paraId="3401780C" w14:textId="3C3C7955" w:rsidR="002A21FB" w:rsidRPr="00C35319" w:rsidRDefault="002A21FB" w:rsidP="00C14556">
            <w:pPr>
              <w:pStyle w:val="CopticHangingVerse"/>
            </w:pPr>
            <w:r>
              <w:t>ⲡⲓⲙⲉⲛⲣⲓⲧ ⲛ̀ⲧⲉ Ⲡⲭ̄ⲥ̄.</w:t>
            </w:r>
          </w:p>
        </w:tc>
      </w:tr>
    </w:tbl>
    <w:p w14:paraId="1F88A42F" w14:textId="77777777" w:rsidR="002A21FB" w:rsidRPr="00137929" w:rsidRDefault="002A21FB" w:rsidP="002A21FB">
      <w:pPr>
        <w:pStyle w:val="Heading4"/>
      </w:pPr>
      <w:r>
        <w:t>The Gospel Response for St. Teji (Reweiss)</w:t>
      </w:r>
    </w:p>
    <w:p w14:paraId="580F5D90" w14:textId="77777777" w:rsidR="002A21FB" w:rsidRDefault="002A21FB" w:rsidP="002A21FB">
      <w:pPr>
        <w:pStyle w:val="Rubric"/>
      </w:pPr>
      <w:r>
        <w:t>The last verse of the Doxology may be inserted into the Annual Gospel Response.</w:t>
      </w:r>
    </w:p>
    <w:p w14:paraId="551D8D96" w14:textId="0825BA48" w:rsidR="00E30E2D" w:rsidRDefault="00E30E2D" w:rsidP="00E30E2D">
      <w:pPr>
        <w:pStyle w:val="Heading3"/>
      </w:pPr>
      <w:r>
        <w:lastRenderedPageBreak/>
        <w:t>October 23 (24) / Paopi</w:t>
      </w:r>
      <w:r w:rsidR="00FE0AE4">
        <w:t xml:space="preserve"> </w:t>
      </w:r>
      <w:r>
        <w:t>26: St. Apip the Friend of St. Apollo</w:t>
      </w:r>
      <w:bookmarkEnd w:id="1250"/>
      <w:bookmarkEnd w:id="1251"/>
    </w:p>
    <w:p w14:paraId="69CDA95A" w14:textId="77777777" w:rsidR="00E30E2D" w:rsidRPr="00137929" w:rsidRDefault="00E30E2D" w:rsidP="00E30E2D">
      <w:pPr>
        <w:pStyle w:val="Heading4"/>
      </w:pPr>
      <w:bookmarkStart w:id="1252" w:name="_Ref434492837"/>
      <w:r>
        <w:t>The Doxology</w:t>
      </w:r>
      <w:r w:rsidR="00B82753">
        <w:t xml:space="preserve"> for Sts. Apollo and Apip</w:t>
      </w:r>
      <w:bookmarkEnd w:id="12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30E2D" w14:paraId="45F048B9" w14:textId="77777777" w:rsidTr="002B038E">
        <w:trPr>
          <w:cantSplit/>
          <w:jc w:val="center"/>
        </w:trPr>
        <w:tc>
          <w:tcPr>
            <w:tcW w:w="288" w:type="dxa"/>
          </w:tcPr>
          <w:p w14:paraId="11E6D730" w14:textId="77777777" w:rsidR="00E30E2D" w:rsidRDefault="00E30E2D" w:rsidP="002B038E">
            <w:pPr>
              <w:pStyle w:val="CopticCross"/>
            </w:pPr>
          </w:p>
        </w:tc>
        <w:tc>
          <w:tcPr>
            <w:tcW w:w="3960" w:type="dxa"/>
          </w:tcPr>
          <w:p w14:paraId="5FD9F8B8" w14:textId="77777777" w:rsidR="00E30E2D" w:rsidRPr="004764BD" w:rsidRDefault="00E30E2D" w:rsidP="002B038E">
            <w:pPr>
              <w:pStyle w:val="EngHang"/>
            </w:pPr>
            <w:r w:rsidRPr="004764BD">
              <w:t>Gather today, O believers,</w:t>
            </w:r>
          </w:p>
          <w:p w14:paraId="48279218" w14:textId="77777777" w:rsidR="00E30E2D" w:rsidRPr="004764BD" w:rsidRDefault="00E30E2D" w:rsidP="002B038E">
            <w:pPr>
              <w:pStyle w:val="EngHang"/>
            </w:pPr>
            <w:r w:rsidRPr="004764BD">
              <w:t>That we may praise Christ our King,</w:t>
            </w:r>
          </w:p>
          <w:p w14:paraId="311C8819" w14:textId="77777777" w:rsidR="00E30E2D" w:rsidRPr="004764BD" w:rsidRDefault="00E30E2D" w:rsidP="002B038E">
            <w:pPr>
              <w:pStyle w:val="EngHang"/>
            </w:pPr>
            <w:r w:rsidRPr="004764BD">
              <w:t>And honour the righteous</w:t>
            </w:r>
          </w:p>
          <w:p w14:paraId="2E9DF7B5" w14:textId="77777777" w:rsidR="00E30E2D" w:rsidRDefault="00E30E2D" w:rsidP="002B038E">
            <w:pPr>
              <w:pStyle w:val="EngHangEnd"/>
            </w:pPr>
            <w:r>
              <w:t>Abba Apollo and Abba Apip.</w:t>
            </w:r>
          </w:p>
        </w:tc>
        <w:tc>
          <w:tcPr>
            <w:tcW w:w="288" w:type="dxa"/>
          </w:tcPr>
          <w:p w14:paraId="7D349F4F" w14:textId="77777777" w:rsidR="00E30E2D" w:rsidRDefault="00E30E2D" w:rsidP="002B038E"/>
        </w:tc>
        <w:tc>
          <w:tcPr>
            <w:tcW w:w="288" w:type="dxa"/>
          </w:tcPr>
          <w:p w14:paraId="66D0A19E" w14:textId="77777777" w:rsidR="00E30E2D" w:rsidRDefault="00E30E2D" w:rsidP="002B038E">
            <w:pPr>
              <w:pStyle w:val="CopticCross"/>
            </w:pPr>
          </w:p>
        </w:tc>
        <w:tc>
          <w:tcPr>
            <w:tcW w:w="3960" w:type="dxa"/>
          </w:tcPr>
          <w:p w14:paraId="6CD5176B" w14:textId="77777777" w:rsidR="00E30E2D" w:rsidRPr="00C35319" w:rsidRDefault="00E30E2D" w:rsidP="002B038E">
            <w:pPr>
              <w:pStyle w:val="CopticHangingVerse"/>
            </w:pPr>
          </w:p>
        </w:tc>
      </w:tr>
      <w:tr w:rsidR="00E30E2D" w14:paraId="3652BC06" w14:textId="77777777" w:rsidTr="002B038E">
        <w:trPr>
          <w:cantSplit/>
          <w:jc w:val="center"/>
        </w:trPr>
        <w:tc>
          <w:tcPr>
            <w:tcW w:w="288" w:type="dxa"/>
          </w:tcPr>
          <w:p w14:paraId="2E22CDEE" w14:textId="77777777" w:rsidR="00E30E2D" w:rsidRDefault="00E30E2D" w:rsidP="002B038E">
            <w:pPr>
              <w:pStyle w:val="CopticCross"/>
            </w:pPr>
            <w:r w:rsidRPr="00FB5ACB">
              <w:t>¿</w:t>
            </w:r>
          </w:p>
        </w:tc>
        <w:tc>
          <w:tcPr>
            <w:tcW w:w="3960" w:type="dxa"/>
          </w:tcPr>
          <w:p w14:paraId="0842EC72" w14:textId="77777777" w:rsidR="00E30E2D" w:rsidRPr="004764BD" w:rsidRDefault="00E30E2D" w:rsidP="002B038E">
            <w:pPr>
              <w:pStyle w:val="EngHang"/>
            </w:pPr>
            <w:r w:rsidRPr="004764BD">
              <w:t>They loved purity,</w:t>
            </w:r>
          </w:p>
          <w:p w14:paraId="0A7581BF" w14:textId="77777777" w:rsidR="00E30E2D" w:rsidRPr="004764BD" w:rsidRDefault="00E30E2D" w:rsidP="002B038E">
            <w:pPr>
              <w:pStyle w:val="EngHang"/>
            </w:pPr>
            <w:r w:rsidRPr="004764BD">
              <w:t>Because of their firm hope,</w:t>
            </w:r>
          </w:p>
          <w:p w14:paraId="58FF35EE" w14:textId="77777777" w:rsidR="00E30E2D" w:rsidRPr="004764BD" w:rsidRDefault="00E30E2D" w:rsidP="002B038E">
            <w:pPr>
              <w:pStyle w:val="EngHang"/>
            </w:pPr>
            <w:r w:rsidRPr="004764BD">
              <w:t>In Christ the King of Glory,</w:t>
            </w:r>
          </w:p>
          <w:p w14:paraId="51C4D87B" w14:textId="77777777" w:rsidR="00E30E2D" w:rsidRDefault="00E30E2D" w:rsidP="002B038E">
            <w:pPr>
              <w:pStyle w:val="EngHangEnd"/>
            </w:pPr>
            <w:r w:rsidRPr="004764BD">
              <w:t>The Co-Essential with the Father.</w:t>
            </w:r>
          </w:p>
        </w:tc>
        <w:tc>
          <w:tcPr>
            <w:tcW w:w="288" w:type="dxa"/>
          </w:tcPr>
          <w:p w14:paraId="07B1CB8A" w14:textId="77777777" w:rsidR="00E30E2D" w:rsidRDefault="00E30E2D" w:rsidP="002B038E"/>
        </w:tc>
        <w:tc>
          <w:tcPr>
            <w:tcW w:w="288" w:type="dxa"/>
          </w:tcPr>
          <w:p w14:paraId="4ADA3357" w14:textId="77777777" w:rsidR="00E30E2D" w:rsidRDefault="00E30E2D" w:rsidP="002B038E">
            <w:pPr>
              <w:pStyle w:val="CopticCross"/>
            </w:pPr>
            <w:r w:rsidRPr="00FB5ACB">
              <w:t>¿</w:t>
            </w:r>
          </w:p>
        </w:tc>
        <w:tc>
          <w:tcPr>
            <w:tcW w:w="3960" w:type="dxa"/>
          </w:tcPr>
          <w:p w14:paraId="2FF07203" w14:textId="77777777" w:rsidR="00E30E2D" w:rsidRPr="00CF5919" w:rsidRDefault="00E30E2D" w:rsidP="002B038E">
            <w:pPr>
              <w:pStyle w:val="CopticHangingVerse"/>
            </w:pPr>
          </w:p>
        </w:tc>
      </w:tr>
      <w:tr w:rsidR="00E30E2D" w14:paraId="643B4736" w14:textId="77777777" w:rsidTr="002B038E">
        <w:trPr>
          <w:cantSplit/>
          <w:jc w:val="center"/>
        </w:trPr>
        <w:tc>
          <w:tcPr>
            <w:tcW w:w="288" w:type="dxa"/>
          </w:tcPr>
          <w:p w14:paraId="1F041157" w14:textId="77777777" w:rsidR="00E30E2D" w:rsidRDefault="00E30E2D" w:rsidP="002B038E">
            <w:pPr>
              <w:pStyle w:val="CopticCross"/>
            </w:pPr>
          </w:p>
        </w:tc>
        <w:tc>
          <w:tcPr>
            <w:tcW w:w="3960" w:type="dxa"/>
          </w:tcPr>
          <w:p w14:paraId="7A1A044E" w14:textId="77777777" w:rsidR="00E30E2D" w:rsidRPr="004764BD" w:rsidRDefault="00E30E2D" w:rsidP="002B038E">
            <w:pPr>
              <w:pStyle w:val="EngHang"/>
            </w:pPr>
            <w:r w:rsidRPr="004764BD">
              <w:t>Let us all cry out,</w:t>
            </w:r>
          </w:p>
          <w:p w14:paraId="53240C09" w14:textId="77777777" w:rsidR="00E30E2D" w:rsidRPr="004764BD" w:rsidRDefault="00E30E2D" w:rsidP="002B038E">
            <w:pPr>
              <w:pStyle w:val="EngHang"/>
            </w:pPr>
            <w:r w:rsidRPr="004764BD">
              <w:t>In songs and psalms,</w:t>
            </w:r>
          </w:p>
          <w:p w14:paraId="28EE9E19" w14:textId="77777777" w:rsidR="00E30E2D" w:rsidRPr="004764BD" w:rsidRDefault="00E30E2D" w:rsidP="002B038E">
            <w:pPr>
              <w:pStyle w:val="EngHang"/>
            </w:pPr>
            <w:r w:rsidRPr="004764BD">
              <w:t>Hail to our fathers the cross-bearers,</w:t>
            </w:r>
          </w:p>
          <w:p w14:paraId="6533DCFA" w14:textId="77777777" w:rsidR="00E30E2D" w:rsidRDefault="00E30E2D" w:rsidP="002B038E">
            <w:pPr>
              <w:pStyle w:val="EngHangEnd"/>
            </w:pPr>
            <w:r w:rsidRPr="004764BD">
              <w:t>Abba Apollo and Abba Apip.</w:t>
            </w:r>
          </w:p>
        </w:tc>
        <w:tc>
          <w:tcPr>
            <w:tcW w:w="288" w:type="dxa"/>
          </w:tcPr>
          <w:p w14:paraId="11B14FFE" w14:textId="77777777" w:rsidR="00E30E2D" w:rsidRDefault="00E30E2D" w:rsidP="002B038E"/>
        </w:tc>
        <w:tc>
          <w:tcPr>
            <w:tcW w:w="288" w:type="dxa"/>
          </w:tcPr>
          <w:p w14:paraId="5A568FB3" w14:textId="77777777" w:rsidR="00E30E2D" w:rsidRDefault="00E30E2D" w:rsidP="002B038E">
            <w:pPr>
              <w:pStyle w:val="CopticCross"/>
            </w:pPr>
          </w:p>
        </w:tc>
        <w:tc>
          <w:tcPr>
            <w:tcW w:w="3960" w:type="dxa"/>
          </w:tcPr>
          <w:p w14:paraId="45D3AA5B" w14:textId="77777777" w:rsidR="00E30E2D" w:rsidRDefault="00E30E2D" w:rsidP="002B038E">
            <w:pPr>
              <w:pStyle w:val="CopticHangingVerse"/>
            </w:pPr>
          </w:p>
        </w:tc>
      </w:tr>
      <w:tr w:rsidR="00E30E2D" w14:paraId="61FC49D9" w14:textId="77777777" w:rsidTr="002B038E">
        <w:trPr>
          <w:cantSplit/>
          <w:jc w:val="center"/>
        </w:trPr>
        <w:tc>
          <w:tcPr>
            <w:tcW w:w="288" w:type="dxa"/>
          </w:tcPr>
          <w:p w14:paraId="5127E0DF" w14:textId="77777777" w:rsidR="00E30E2D" w:rsidRDefault="00E30E2D" w:rsidP="002B038E">
            <w:pPr>
              <w:pStyle w:val="CopticCross"/>
            </w:pPr>
            <w:r w:rsidRPr="00FB5ACB">
              <w:t>¿</w:t>
            </w:r>
          </w:p>
        </w:tc>
        <w:tc>
          <w:tcPr>
            <w:tcW w:w="3960" w:type="dxa"/>
          </w:tcPr>
          <w:p w14:paraId="01EAA754" w14:textId="77777777" w:rsidR="00E30E2D" w:rsidRPr="004764BD" w:rsidRDefault="00E30E2D" w:rsidP="002B038E">
            <w:pPr>
              <w:pStyle w:val="EngHang"/>
            </w:pPr>
            <w:r w:rsidRPr="004764BD">
              <w:t>Hail to the elect ascetics,</w:t>
            </w:r>
          </w:p>
          <w:p w14:paraId="2221EC9A" w14:textId="77777777" w:rsidR="00E30E2D" w:rsidRPr="004764BD" w:rsidRDefault="00E30E2D" w:rsidP="002B038E">
            <w:pPr>
              <w:pStyle w:val="EngHang"/>
            </w:pPr>
            <w:r w:rsidRPr="004764BD">
              <w:t>Abba Apollo and Abba Apip,</w:t>
            </w:r>
          </w:p>
          <w:p w14:paraId="0A7E9470" w14:textId="77777777" w:rsidR="00E30E2D" w:rsidRPr="004764BD" w:rsidRDefault="00E30E2D" w:rsidP="002B038E">
            <w:pPr>
              <w:pStyle w:val="EngHang"/>
            </w:pPr>
            <w:r w:rsidRPr="004764BD">
              <w:t xml:space="preserve">Who ran in the </w:t>
            </w:r>
            <w:r>
              <w:t>arena</w:t>
            </w:r>
            <w:r w:rsidRPr="004764BD">
              <w:t>,</w:t>
            </w:r>
          </w:p>
          <w:p w14:paraId="3511318E" w14:textId="77777777" w:rsidR="00E30E2D" w:rsidRDefault="00E30E2D" w:rsidP="002B038E">
            <w:pPr>
              <w:pStyle w:val="EngHangEnd"/>
            </w:pPr>
            <w:r w:rsidRPr="004764BD">
              <w:t>Of monasticism.</w:t>
            </w:r>
          </w:p>
        </w:tc>
        <w:tc>
          <w:tcPr>
            <w:tcW w:w="288" w:type="dxa"/>
          </w:tcPr>
          <w:p w14:paraId="6FA6D625" w14:textId="77777777" w:rsidR="00E30E2D" w:rsidRDefault="00E30E2D" w:rsidP="002B038E"/>
        </w:tc>
        <w:tc>
          <w:tcPr>
            <w:tcW w:w="288" w:type="dxa"/>
          </w:tcPr>
          <w:p w14:paraId="6E72472B" w14:textId="77777777" w:rsidR="00E30E2D" w:rsidRDefault="00E30E2D" w:rsidP="002B038E">
            <w:pPr>
              <w:pStyle w:val="CopticCross"/>
            </w:pPr>
            <w:r w:rsidRPr="00FB5ACB">
              <w:t>¿</w:t>
            </w:r>
          </w:p>
        </w:tc>
        <w:tc>
          <w:tcPr>
            <w:tcW w:w="3960" w:type="dxa"/>
          </w:tcPr>
          <w:p w14:paraId="31213508" w14:textId="77777777" w:rsidR="00E30E2D" w:rsidRDefault="00E30E2D" w:rsidP="002B038E">
            <w:pPr>
              <w:pStyle w:val="CopticHangingVerse"/>
            </w:pPr>
          </w:p>
        </w:tc>
      </w:tr>
      <w:tr w:rsidR="00E30E2D" w14:paraId="278F941C" w14:textId="77777777" w:rsidTr="002B038E">
        <w:trPr>
          <w:cantSplit/>
          <w:jc w:val="center"/>
        </w:trPr>
        <w:tc>
          <w:tcPr>
            <w:tcW w:w="288" w:type="dxa"/>
          </w:tcPr>
          <w:p w14:paraId="26A9F0C9" w14:textId="77777777" w:rsidR="00E30E2D" w:rsidRDefault="00E30E2D" w:rsidP="002B038E">
            <w:pPr>
              <w:pStyle w:val="CopticCross"/>
            </w:pPr>
          </w:p>
        </w:tc>
        <w:tc>
          <w:tcPr>
            <w:tcW w:w="3960" w:type="dxa"/>
          </w:tcPr>
          <w:p w14:paraId="60871886" w14:textId="77777777" w:rsidR="00E30E2D" w:rsidRPr="004764BD" w:rsidRDefault="00E30E2D" w:rsidP="002B038E">
            <w:pPr>
              <w:pStyle w:val="EngHang"/>
            </w:pPr>
            <w:r w:rsidRPr="004764BD">
              <w:t>Blessed are they, the cross-bearers,</w:t>
            </w:r>
          </w:p>
          <w:p w14:paraId="39C4ADCA" w14:textId="77777777" w:rsidR="00E30E2D" w:rsidRPr="004764BD" w:rsidRDefault="00E30E2D" w:rsidP="002B038E">
            <w:pPr>
              <w:pStyle w:val="EngHang"/>
            </w:pPr>
            <w:r w:rsidRPr="004764BD">
              <w:t>Abba Apollo and Abba Apip,</w:t>
            </w:r>
          </w:p>
          <w:p w14:paraId="494BE172" w14:textId="77777777" w:rsidR="00E30E2D" w:rsidRDefault="00E30E2D" w:rsidP="002B038E">
            <w:pPr>
              <w:pStyle w:val="EngHang"/>
            </w:pPr>
            <w:r w:rsidRPr="004764BD">
              <w:t>Have mercy on us</w:t>
            </w:r>
            <w:r>
              <w:t>,</w:t>
            </w:r>
            <w:r w:rsidRPr="004764BD">
              <w:t xml:space="preserve"> O our Lord</w:t>
            </w:r>
            <w:r>
              <w:t>,</w:t>
            </w:r>
            <w:r w:rsidRPr="004764BD">
              <w:t xml:space="preserve"> in persecutions,</w:t>
            </w:r>
          </w:p>
          <w:p w14:paraId="7F149BB1" w14:textId="77777777" w:rsidR="00E30E2D" w:rsidRDefault="00E30E2D" w:rsidP="002B038E">
            <w:pPr>
              <w:pStyle w:val="EngHangEnd"/>
            </w:pPr>
            <w:r w:rsidRPr="004764BD">
              <w:t>For the sake of the prayers of the righteous.</w:t>
            </w:r>
          </w:p>
        </w:tc>
        <w:tc>
          <w:tcPr>
            <w:tcW w:w="288" w:type="dxa"/>
          </w:tcPr>
          <w:p w14:paraId="54A5C7DD" w14:textId="77777777" w:rsidR="00E30E2D" w:rsidRDefault="00E30E2D" w:rsidP="002B038E"/>
        </w:tc>
        <w:tc>
          <w:tcPr>
            <w:tcW w:w="288" w:type="dxa"/>
          </w:tcPr>
          <w:p w14:paraId="76F15F25" w14:textId="77777777" w:rsidR="00E30E2D" w:rsidRDefault="00E30E2D" w:rsidP="002B038E">
            <w:pPr>
              <w:pStyle w:val="CopticCross"/>
            </w:pPr>
          </w:p>
        </w:tc>
        <w:tc>
          <w:tcPr>
            <w:tcW w:w="3960" w:type="dxa"/>
          </w:tcPr>
          <w:p w14:paraId="24DC03EE" w14:textId="77777777" w:rsidR="00E30E2D" w:rsidRDefault="00E30E2D" w:rsidP="002B038E">
            <w:pPr>
              <w:pStyle w:val="CopticHangingVerse"/>
            </w:pPr>
          </w:p>
        </w:tc>
      </w:tr>
      <w:tr w:rsidR="00E30E2D" w14:paraId="22ADD40B" w14:textId="77777777" w:rsidTr="002B038E">
        <w:trPr>
          <w:cantSplit/>
          <w:jc w:val="center"/>
        </w:trPr>
        <w:tc>
          <w:tcPr>
            <w:tcW w:w="288" w:type="dxa"/>
          </w:tcPr>
          <w:p w14:paraId="4A31B70F" w14:textId="77777777" w:rsidR="00E30E2D" w:rsidRDefault="00E30E2D" w:rsidP="002B038E">
            <w:pPr>
              <w:pStyle w:val="CopticCross"/>
            </w:pPr>
            <w:r w:rsidRPr="00FB5ACB">
              <w:lastRenderedPageBreak/>
              <w:t>¿</w:t>
            </w:r>
          </w:p>
        </w:tc>
        <w:tc>
          <w:tcPr>
            <w:tcW w:w="3960" w:type="dxa"/>
          </w:tcPr>
          <w:p w14:paraId="70489FD3" w14:textId="77777777" w:rsidR="00E30E2D" w:rsidRPr="004764BD" w:rsidRDefault="00E30E2D" w:rsidP="002B038E">
            <w:pPr>
              <w:pStyle w:val="EngHang"/>
            </w:pPr>
            <w:r w:rsidRPr="004764BD">
              <w:t>Pray to the Lord on our behave,</w:t>
            </w:r>
          </w:p>
          <w:p w14:paraId="2D2858A4" w14:textId="77777777" w:rsidR="00E30E2D" w:rsidRPr="004764BD" w:rsidRDefault="00E30E2D" w:rsidP="002B038E">
            <w:pPr>
              <w:pStyle w:val="EngHang"/>
            </w:pPr>
            <w:r w:rsidRPr="004764BD">
              <w:t>Our two elder fathers,</w:t>
            </w:r>
          </w:p>
          <w:p w14:paraId="7FDD5022" w14:textId="77777777" w:rsidR="00E30E2D" w:rsidRPr="004764BD" w:rsidRDefault="00E30E2D" w:rsidP="002B038E">
            <w:pPr>
              <w:pStyle w:val="EngHang"/>
            </w:pPr>
            <w:r w:rsidRPr="004764BD">
              <w:t>Abba Apollo and Abba Apip,</w:t>
            </w:r>
          </w:p>
          <w:p w14:paraId="68583045" w14:textId="77777777" w:rsidR="00E30E2D" w:rsidRDefault="00E30E2D" w:rsidP="002B038E">
            <w:pPr>
              <w:pStyle w:val="EngHangEnd"/>
            </w:pPr>
            <w:r w:rsidRPr="004764BD">
              <w:t>That He</w:t>
            </w:r>
            <w:r>
              <w:t xml:space="preserve"> may forgive us our sins.</w:t>
            </w:r>
          </w:p>
        </w:tc>
        <w:tc>
          <w:tcPr>
            <w:tcW w:w="288" w:type="dxa"/>
          </w:tcPr>
          <w:p w14:paraId="1A40B417" w14:textId="77777777" w:rsidR="00E30E2D" w:rsidRDefault="00E30E2D" w:rsidP="002B038E"/>
        </w:tc>
        <w:tc>
          <w:tcPr>
            <w:tcW w:w="288" w:type="dxa"/>
          </w:tcPr>
          <w:p w14:paraId="3F4994D9" w14:textId="77777777" w:rsidR="00E30E2D" w:rsidRDefault="00E30E2D" w:rsidP="002B038E">
            <w:pPr>
              <w:pStyle w:val="CopticCross"/>
            </w:pPr>
            <w:r w:rsidRPr="00FB5ACB">
              <w:t>¿</w:t>
            </w:r>
          </w:p>
        </w:tc>
        <w:tc>
          <w:tcPr>
            <w:tcW w:w="3960" w:type="dxa"/>
          </w:tcPr>
          <w:p w14:paraId="04E00F0B" w14:textId="77777777" w:rsidR="00E30E2D" w:rsidRDefault="00E30E2D" w:rsidP="002B038E">
            <w:pPr>
              <w:pStyle w:val="CopticHangingVerse"/>
            </w:pPr>
          </w:p>
        </w:tc>
      </w:tr>
    </w:tbl>
    <w:p w14:paraId="01AC6292" w14:textId="77777777" w:rsidR="00013EB0" w:rsidRDefault="00013EB0" w:rsidP="00013EB0">
      <w:pPr>
        <w:pStyle w:val="Heading3"/>
      </w:pPr>
      <w:bookmarkStart w:id="1253" w:name="_Toc448227493"/>
      <w:r>
        <w:t>October 23 (24) / Paopi</w:t>
      </w:r>
      <w:r w:rsidR="00FE0AE4">
        <w:t xml:space="preserve"> </w:t>
      </w:r>
      <w:r>
        <w:t>26: The Martyrdom of St. Timothy the Apostle</w:t>
      </w:r>
      <w:bookmarkEnd w:id="1253"/>
    </w:p>
    <w:p w14:paraId="4D4E33D6" w14:textId="1484A486" w:rsidR="00013EB0"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C276672" w14:textId="77777777" w:rsidR="00137929" w:rsidRDefault="00137929" w:rsidP="00137929">
      <w:pPr>
        <w:pStyle w:val="Heading3"/>
      </w:pPr>
      <w:bookmarkStart w:id="1254" w:name="_Toc448227494"/>
      <w:r>
        <w:t>October 24 (25) / Paopi</w:t>
      </w:r>
      <w:r w:rsidR="00FE0AE4">
        <w:t xml:space="preserve"> </w:t>
      </w:r>
      <w:r>
        <w:t>27: St. Macarius the Bishop of Edkow</w:t>
      </w:r>
      <w:bookmarkEnd w:id="1254"/>
    </w:p>
    <w:p w14:paraId="1E91FBC2" w14:textId="74F8FE2B" w:rsidR="00137929" w:rsidRPr="00137929" w:rsidRDefault="00137929" w:rsidP="00137929">
      <w:pPr>
        <w:pStyle w:val="Heading4"/>
      </w:pPr>
      <w:bookmarkStart w:id="1255" w:name="_Ref434490474"/>
      <w:r>
        <w:t>The Doxology</w:t>
      </w:r>
      <w:r w:rsidR="00B46E6E">
        <w:t xml:space="preserve"> for St. Macarius the Bishop of Edkow</w:t>
      </w:r>
      <w:bookmarkEnd w:id="12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2323EEAF" w14:textId="77777777" w:rsidTr="00220DFD">
        <w:trPr>
          <w:cantSplit/>
          <w:jc w:val="center"/>
        </w:trPr>
        <w:tc>
          <w:tcPr>
            <w:tcW w:w="288" w:type="dxa"/>
          </w:tcPr>
          <w:p w14:paraId="6173FADF" w14:textId="77777777" w:rsidR="00137929" w:rsidRDefault="00137929" w:rsidP="00220DFD">
            <w:pPr>
              <w:pStyle w:val="CopticCross"/>
            </w:pPr>
          </w:p>
        </w:tc>
        <w:tc>
          <w:tcPr>
            <w:tcW w:w="3960" w:type="dxa"/>
          </w:tcPr>
          <w:p w14:paraId="396C1C19" w14:textId="77777777" w:rsidR="00137929" w:rsidRDefault="00137929" w:rsidP="00137929">
            <w:pPr>
              <w:pStyle w:val="EngHang"/>
            </w:pPr>
            <w:r>
              <w:t>What should your people,</w:t>
            </w:r>
          </w:p>
          <w:p w14:paraId="037EB1D2" w14:textId="77777777" w:rsidR="00137929" w:rsidRDefault="00137929" w:rsidP="00137929">
            <w:pPr>
              <w:pStyle w:val="EngHang"/>
            </w:pPr>
            <w:r>
              <w:t>Whom you shepherded in purity</w:t>
            </w:r>
          </w:p>
          <w:p w14:paraId="2E786463" w14:textId="77777777" w:rsidR="00137929" w:rsidRDefault="00137929" w:rsidP="00137929">
            <w:pPr>
              <w:pStyle w:val="EngHang"/>
            </w:pPr>
            <w:r>
              <w:t>And righteousness call you,</w:t>
            </w:r>
          </w:p>
          <w:p w14:paraId="5BAFEC0D" w14:textId="77777777" w:rsidR="00137929" w:rsidRDefault="00137929" w:rsidP="00137929">
            <w:pPr>
              <w:pStyle w:val="EngHangEnd"/>
            </w:pPr>
            <w:r>
              <w:t>O Abba Macarius the Bishop?</w:t>
            </w:r>
          </w:p>
        </w:tc>
        <w:tc>
          <w:tcPr>
            <w:tcW w:w="288" w:type="dxa"/>
          </w:tcPr>
          <w:p w14:paraId="06FF9082" w14:textId="77777777" w:rsidR="00137929" w:rsidRDefault="00137929" w:rsidP="00220DFD"/>
        </w:tc>
        <w:tc>
          <w:tcPr>
            <w:tcW w:w="288" w:type="dxa"/>
          </w:tcPr>
          <w:p w14:paraId="15578047" w14:textId="77777777" w:rsidR="00137929" w:rsidRDefault="00137929" w:rsidP="00220DFD">
            <w:pPr>
              <w:pStyle w:val="CopticCross"/>
            </w:pPr>
          </w:p>
        </w:tc>
        <w:tc>
          <w:tcPr>
            <w:tcW w:w="3960" w:type="dxa"/>
          </w:tcPr>
          <w:p w14:paraId="58E0EE58" w14:textId="77777777" w:rsidR="00137929" w:rsidRDefault="00137929" w:rsidP="00137929">
            <w:pPr>
              <w:pStyle w:val="CopticVersemulti-line"/>
            </w:pPr>
            <w:r>
              <w:t>Ⲁϥⲛⲁⲙⲟⲩϯ ⲉ̀ⲣⲟⲕ ϫⲉ ⲛⲓⲙ:</w:t>
            </w:r>
          </w:p>
          <w:p w14:paraId="48249BE8" w14:textId="77777777" w:rsidR="00137929" w:rsidRDefault="00137929" w:rsidP="00137929">
            <w:pPr>
              <w:pStyle w:val="CopticVersemulti-line"/>
            </w:pPr>
            <w:r>
              <w:t>ⲛ̀ϫⲉ ⲡⲉⲕⲗⲁⲟⲥ ⲉ̀ⲧⲁⲕⲁ̀ⲙⲟⲛⲓ ⲙ̀ⲙⲟϥ:</w:t>
            </w:r>
          </w:p>
          <w:p w14:paraId="3F7DE960" w14:textId="77777777" w:rsidR="00137929" w:rsidRDefault="00137929" w:rsidP="00137929">
            <w:pPr>
              <w:pStyle w:val="CopticVersemulti-line"/>
            </w:pPr>
            <w:r>
              <w:t>ϧⲉⲛ ⲟⲩⲧⲟⲩⲃⲟ ⲛⲉⲙ ⲟⲩⲙⲉⲑⲙⲏⲓ:</w:t>
            </w:r>
          </w:p>
          <w:p w14:paraId="5C6ED666" w14:textId="77777777" w:rsidR="00137929" w:rsidRPr="00C35319" w:rsidRDefault="00137929" w:rsidP="00137929">
            <w:pPr>
              <w:pStyle w:val="CopticHangingVerse"/>
            </w:pPr>
            <w:r>
              <w:t>ⲁⲃⲃⲁ Ⲙⲁⲕⲁⲣⲓ ⲡⲓⲉ̀ⲡⲓⲥⲕⲟⲡⲟⲥ.</w:t>
            </w:r>
          </w:p>
        </w:tc>
      </w:tr>
      <w:tr w:rsidR="00137929" w14:paraId="0E00082E" w14:textId="77777777" w:rsidTr="00220DFD">
        <w:trPr>
          <w:cantSplit/>
          <w:jc w:val="center"/>
        </w:trPr>
        <w:tc>
          <w:tcPr>
            <w:tcW w:w="288" w:type="dxa"/>
          </w:tcPr>
          <w:p w14:paraId="34886B11" w14:textId="77777777" w:rsidR="00137929" w:rsidRDefault="00137929" w:rsidP="00220DFD">
            <w:pPr>
              <w:pStyle w:val="CopticCross"/>
            </w:pPr>
            <w:r w:rsidRPr="00FB5ACB">
              <w:t>¿</w:t>
            </w:r>
          </w:p>
        </w:tc>
        <w:tc>
          <w:tcPr>
            <w:tcW w:w="3960" w:type="dxa"/>
          </w:tcPr>
          <w:p w14:paraId="70804D8E" w14:textId="77777777" w:rsidR="00137929" w:rsidRDefault="00137929" w:rsidP="00137929">
            <w:pPr>
              <w:pStyle w:val="EngHang"/>
            </w:pPr>
            <w:r>
              <w:t>If I call you an angel,</w:t>
            </w:r>
          </w:p>
          <w:p w14:paraId="052C2D63" w14:textId="77777777" w:rsidR="00137929" w:rsidRDefault="00137929" w:rsidP="00137929">
            <w:pPr>
              <w:pStyle w:val="EngHang"/>
            </w:pPr>
            <w:r>
              <w:t>Or a shepherd or a martyr,</w:t>
            </w:r>
          </w:p>
          <w:p w14:paraId="0AD5D88E" w14:textId="77777777" w:rsidR="00137929" w:rsidRDefault="00137929" w:rsidP="00137929">
            <w:pPr>
              <w:pStyle w:val="EngHang"/>
            </w:pPr>
            <w:r>
              <w:t>You have truly fulfilled these names</w:t>
            </w:r>
          </w:p>
          <w:p w14:paraId="48E16BCB" w14:textId="77777777" w:rsidR="00137929" w:rsidRDefault="00137929" w:rsidP="00137929">
            <w:pPr>
              <w:pStyle w:val="EngHangEnd"/>
            </w:pPr>
            <w:r>
              <w:t>In deed and in word of truth.</w:t>
            </w:r>
          </w:p>
        </w:tc>
        <w:tc>
          <w:tcPr>
            <w:tcW w:w="288" w:type="dxa"/>
          </w:tcPr>
          <w:p w14:paraId="0AF12B08" w14:textId="77777777" w:rsidR="00137929" w:rsidRDefault="00137929" w:rsidP="00220DFD"/>
        </w:tc>
        <w:tc>
          <w:tcPr>
            <w:tcW w:w="288" w:type="dxa"/>
          </w:tcPr>
          <w:p w14:paraId="610C950A" w14:textId="77777777" w:rsidR="00137929" w:rsidRDefault="00137929" w:rsidP="00220DFD">
            <w:pPr>
              <w:pStyle w:val="CopticCross"/>
            </w:pPr>
            <w:r w:rsidRPr="00FB5ACB">
              <w:t>¿</w:t>
            </w:r>
          </w:p>
        </w:tc>
        <w:tc>
          <w:tcPr>
            <w:tcW w:w="3960" w:type="dxa"/>
          </w:tcPr>
          <w:p w14:paraId="3ABE973F" w14:textId="77777777" w:rsidR="00137929" w:rsidRDefault="00137929" w:rsidP="00137929">
            <w:pPr>
              <w:pStyle w:val="CopticVersemulti-line"/>
            </w:pPr>
            <w:r>
              <w:t>Ⲁⲓϣⲁⲛϫⲟⲥ ⲉ̀ⲣⲟⲕ ϫⲉ ⲁⲅⲅⲉⲗⲟⲥ:</w:t>
            </w:r>
          </w:p>
          <w:p w14:paraId="3CBD13F8" w14:textId="77777777" w:rsidR="00137929" w:rsidRDefault="00137929" w:rsidP="00137929">
            <w:pPr>
              <w:pStyle w:val="CopticVersemulti-line"/>
            </w:pPr>
            <w:r>
              <w:t>ⲓⲥ ⲙⲁⲛⲉ̀ⲥⲱⲟⲩ ⲓⲥ ⲙⲁⲣⲧⲩⲣⲟⲥ:</w:t>
            </w:r>
          </w:p>
          <w:p w14:paraId="3CB3E0E5" w14:textId="77777777" w:rsidR="00137929" w:rsidRDefault="00137929" w:rsidP="00137929">
            <w:pPr>
              <w:pStyle w:val="CopticVersemulti-line"/>
            </w:pPr>
            <w:r>
              <w:t>ⲛⲁⲓ ⲁⲕϫⲟⲕⲟⲩ ⲉ̀ⲃⲟⲗ ⲕⲁⲗⲱⲥ:</w:t>
            </w:r>
          </w:p>
          <w:p w14:paraId="5BC775D3" w14:textId="77777777" w:rsidR="00137929" w:rsidRPr="00CF5919" w:rsidRDefault="00137929" w:rsidP="00137929">
            <w:pPr>
              <w:pStyle w:val="CopticHangingVerse"/>
            </w:pPr>
            <w:r>
              <w:t>ϧⲉⲛ ⲡ̀ϩⲱⲃ ⲛⲉⲙ ⲡ̀ⲥⲁϫⲓ ⲛ̀ⲧⲉ ϯⲙⲉⲑⲙⲏⲓ.</w:t>
            </w:r>
          </w:p>
        </w:tc>
      </w:tr>
      <w:tr w:rsidR="00137929" w14:paraId="08C7E06E" w14:textId="77777777" w:rsidTr="00220DFD">
        <w:trPr>
          <w:cantSplit/>
          <w:jc w:val="center"/>
        </w:trPr>
        <w:tc>
          <w:tcPr>
            <w:tcW w:w="288" w:type="dxa"/>
          </w:tcPr>
          <w:p w14:paraId="32468F19" w14:textId="77777777" w:rsidR="00137929" w:rsidRDefault="00137929" w:rsidP="00220DFD">
            <w:pPr>
              <w:pStyle w:val="CopticCross"/>
            </w:pPr>
          </w:p>
        </w:tc>
        <w:tc>
          <w:tcPr>
            <w:tcW w:w="3960" w:type="dxa"/>
          </w:tcPr>
          <w:p w14:paraId="57EC895F" w14:textId="77777777" w:rsidR="00137929" w:rsidRDefault="00137929" w:rsidP="00137929">
            <w:pPr>
              <w:pStyle w:val="EngHang"/>
            </w:pPr>
            <w:r>
              <w:t>I call you an angel,</w:t>
            </w:r>
          </w:p>
          <w:p w14:paraId="285EF2CE" w14:textId="77777777" w:rsidR="00137929" w:rsidRDefault="00137929" w:rsidP="00137929">
            <w:pPr>
              <w:pStyle w:val="EngHang"/>
            </w:pPr>
            <w:r>
              <w:t>For you have left your body.</w:t>
            </w:r>
          </w:p>
          <w:p w14:paraId="5D9594E3" w14:textId="77777777" w:rsidR="00137929" w:rsidRDefault="00137929" w:rsidP="00137929">
            <w:pPr>
              <w:pStyle w:val="EngHang"/>
            </w:pPr>
            <w:r>
              <w:t>I call you a shepherd,</w:t>
            </w:r>
          </w:p>
          <w:p w14:paraId="4E7DB051" w14:textId="77777777" w:rsidR="00137929" w:rsidRDefault="00137929" w:rsidP="00137929">
            <w:pPr>
              <w:pStyle w:val="EngHangEnd"/>
            </w:pPr>
            <w:r>
              <w:t>For you gave your life for your sheep.</w:t>
            </w:r>
          </w:p>
        </w:tc>
        <w:tc>
          <w:tcPr>
            <w:tcW w:w="288" w:type="dxa"/>
          </w:tcPr>
          <w:p w14:paraId="46E1E3D3" w14:textId="77777777" w:rsidR="00137929" w:rsidRDefault="00137929" w:rsidP="00220DFD"/>
        </w:tc>
        <w:tc>
          <w:tcPr>
            <w:tcW w:w="288" w:type="dxa"/>
          </w:tcPr>
          <w:p w14:paraId="62EDEBAB" w14:textId="77777777" w:rsidR="00137929" w:rsidRDefault="00137929" w:rsidP="00220DFD">
            <w:pPr>
              <w:pStyle w:val="CopticCross"/>
            </w:pPr>
          </w:p>
        </w:tc>
        <w:tc>
          <w:tcPr>
            <w:tcW w:w="3960" w:type="dxa"/>
          </w:tcPr>
          <w:p w14:paraId="5C76ED0A" w14:textId="77777777" w:rsidR="00137929" w:rsidRDefault="00137929" w:rsidP="00137929">
            <w:pPr>
              <w:pStyle w:val="CopticVersemulti-line"/>
            </w:pPr>
            <w:r>
              <w:t>Ⲁⲓϣⲁⲛϫⲟⲥ ⲉ̀ⲣⲟⲕ ϫⲉ ⲁⲅⲅⲉⲗⲟⲥ:</w:t>
            </w:r>
          </w:p>
          <w:p w14:paraId="59708461" w14:textId="77777777" w:rsidR="00137929" w:rsidRDefault="00137929" w:rsidP="00137929">
            <w:pPr>
              <w:pStyle w:val="CopticVersemulti-line"/>
            </w:pPr>
            <w:r>
              <w:t>ⲕⲉ ⲅⲁⲣ ⲁⲕⲭⲱ ⲙ̀ⲡⲉⲕⲥⲱⲙⲁ ⲉ̀ϧ̀ⲣⲏⲓ:</w:t>
            </w:r>
          </w:p>
          <w:p w14:paraId="4C935EB8" w14:textId="77777777" w:rsidR="00137929" w:rsidRDefault="00137929" w:rsidP="00137929">
            <w:pPr>
              <w:pStyle w:val="CopticVersemulti-line"/>
            </w:pPr>
            <w:r>
              <w:t>ⲁⲓϣⲁⲛϫⲟⲥ ⲉ̀ⲣⲟⲕ ⲙⲁⲛⲉ̀ⲥⲱⲟⲩ:</w:t>
            </w:r>
          </w:p>
          <w:p w14:paraId="4CA59EBF" w14:textId="77777777" w:rsidR="00137929" w:rsidRDefault="00137929" w:rsidP="00137929">
            <w:pPr>
              <w:pStyle w:val="CopticHangingVerse"/>
            </w:pPr>
            <w:r>
              <w:t>ⲁⲕϯ ⲛ̀ⲧⲉⲕⲩⲭⲏ ⲉ̀ϫⲉⲛ ⲛⲉⲕⲉ̀ⲥⲱⲟⲩ.</w:t>
            </w:r>
          </w:p>
        </w:tc>
      </w:tr>
      <w:tr w:rsidR="00137929" w14:paraId="2A148C47" w14:textId="77777777" w:rsidTr="00220DFD">
        <w:trPr>
          <w:cantSplit/>
          <w:jc w:val="center"/>
        </w:trPr>
        <w:tc>
          <w:tcPr>
            <w:tcW w:w="288" w:type="dxa"/>
          </w:tcPr>
          <w:p w14:paraId="76F983AB" w14:textId="77777777" w:rsidR="00137929" w:rsidRDefault="00137929" w:rsidP="00220DFD">
            <w:pPr>
              <w:pStyle w:val="CopticCross"/>
            </w:pPr>
            <w:r w:rsidRPr="00FB5ACB">
              <w:t>¿</w:t>
            </w:r>
          </w:p>
        </w:tc>
        <w:tc>
          <w:tcPr>
            <w:tcW w:w="3960" w:type="dxa"/>
          </w:tcPr>
          <w:p w14:paraId="5D3D41A9" w14:textId="77777777" w:rsidR="00137929" w:rsidRDefault="00137929" w:rsidP="00137929">
            <w:pPr>
              <w:pStyle w:val="EngHang"/>
            </w:pPr>
            <w:r>
              <w:t>I call you a martyr,</w:t>
            </w:r>
          </w:p>
          <w:p w14:paraId="120CEB0E" w14:textId="77777777" w:rsidR="00137929" w:rsidRDefault="00137929" w:rsidP="00137929">
            <w:pPr>
              <w:pStyle w:val="EngHang"/>
            </w:pPr>
            <w:r>
              <w:t>For you gave your head for Christ,</w:t>
            </w:r>
          </w:p>
          <w:p w14:paraId="14A238D4" w14:textId="77777777" w:rsidR="00137929" w:rsidRDefault="00137929" w:rsidP="00137929">
            <w:pPr>
              <w:pStyle w:val="EngHang"/>
            </w:pPr>
            <w:r>
              <w:t>Who was martyred for us</w:t>
            </w:r>
          </w:p>
          <w:p w14:paraId="2E6ACE18" w14:textId="77777777" w:rsidR="00137929" w:rsidRDefault="00137929" w:rsidP="00137929">
            <w:pPr>
              <w:pStyle w:val="EngHangEnd"/>
            </w:pPr>
            <w:r>
              <w:t>Before Pontius Pilate.</w:t>
            </w:r>
          </w:p>
        </w:tc>
        <w:tc>
          <w:tcPr>
            <w:tcW w:w="288" w:type="dxa"/>
          </w:tcPr>
          <w:p w14:paraId="52714795" w14:textId="77777777" w:rsidR="00137929" w:rsidRDefault="00137929" w:rsidP="00220DFD"/>
        </w:tc>
        <w:tc>
          <w:tcPr>
            <w:tcW w:w="288" w:type="dxa"/>
          </w:tcPr>
          <w:p w14:paraId="5ED4094D" w14:textId="77777777" w:rsidR="00137929" w:rsidRDefault="00137929" w:rsidP="00220DFD">
            <w:pPr>
              <w:pStyle w:val="CopticCross"/>
            </w:pPr>
            <w:r w:rsidRPr="00FB5ACB">
              <w:t>¿</w:t>
            </w:r>
          </w:p>
        </w:tc>
        <w:tc>
          <w:tcPr>
            <w:tcW w:w="3960" w:type="dxa"/>
          </w:tcPr>
          <w:p w14:paraId="0775B794" w14:textId="77777777" w:rsidR="00137929" w:rsidRDefault="00137929" w:rsidP="00137929">
            <w:pPr>
              <w:pStyle w:val="CopticVersemulti-line"/>
            </w:pPr>
            <w:r>
              <w:t>Ⲁⲓϣⲁⲛϫⲟⲥ ⲉ̀ⲣⲟⲕ ϫⲉ ⲙⲁⲣⲧⲩⲣⲟⲥ:</w:t>
            </w:r>
          </w:p>
          <w:p w14:paraId="4A104BC2" w14:textId="77777777" w:rsidR="00137929" w:rsidRDefault="00137929" w:rsidP="00137929">
            <w:pPr>
              <w:pStyle w:val="CopticVersemulti-line"/>
            </w:pPr>
            <w:r>
              <w:t>ⲁⲕϯ ⲛ̀ⲧⲉⲕⲁ̀ⲫⲉ ϧⲁ Ⲡⲭ̄ⲥ̄:</w:t>
            </w:r>
          </w:p>
          <w:p w14:paraId="6E3724A5" w14:textId="77777777" w:rsidR="00137929" w:rsidRDefault="00137929" w:rsidP="00137929">
            <w:pPr>
              <w:pStyle w:val="CopticVersemulti-line"/>
            </w:pPr>
            <w:r>
              <w:t>ⲫⲁⲓ ⲉ̀ⲧⲁϥⲉⲣⲙⲁⲣⲧⲩⲣⲟⲥ ⲉⲑⲃⲏⲧⲉⲛ:</w:t>
            </w:r>
          </w:p>
          <w:p w14:paraId="5485BF9B" w14:textId="77777777" w:rsidR="00137929" w:rsidRDefault="00137929" w:rsidP="00137929">
            <w:pPr>
              <w:pStyle w:val="CopticHangingVerse"/>
            </w:pPr>
            <w:r>
              <w:t>ⲛⲁϩⲣⲉⲛ Ⲡⲟⲛⲧⲓⲟⲥ ⲡⲓⲗⲁⲧⲟⲥ.</w:t>
            </w:r>
          </w:p>
        </w:tc>
      </w:tr>
      <w:tr w:rsidR="00137929" w14:paraId="3D6EF14F" w14:textId="77777777" w:rsidTr="00220DFD">
        <w:trPr>
          <w:cantSplit/>
          <w:jc w:val="center"/>
        </w:trPr>
        <w:tc>
          <w:tcPr>
            <w:tcW w:w="288" w:type="dxa"/>
          </w:tcPr>
          <w:p w14:paraId="71565A01" w14:textId="77777777" w:rsidR="00137929" w:rsidRDefault="00137929" w:rsidP="00220DFD">
            <w:pPr>
              <w:pStyle w:val="CopticCross"/>
            </w:pPr>
          </w:p>
        </w:tc>
        <w:tc>
          <w:tcPr>
            <w:tcW w:w="3960" w:type="dxa"/>
          </w:tcPr>
          <w:p w14:paraId="18C7CCE1" w14:textId="77777777" w:rsidR="00137929" w:rsidRDefault="00137929" w:rsidP="00137929">
            <w:pPr>
              <w:pStyle w:val="EngHang"/>
            </w:pPr>
            <w:r>
              <w:t>You fulfilled your priesthood,</w:t>
            </w:r>
          </w:p>
          <w:p w14:paraId="440B9899" w14:textId="77777777" w:rsidR="00137929" w:rsidRDefault="00137929" w:rsidP="00137929">
            <w:pPr>
              <w:pStyle w:val="EngHang"/>
            </w:pPr>
            <w:r>
              <w:t>You kept the faith for us,</w:t>
            </w:r>
          </w:p>
          <w:p w14:paraId="0BE9FCA7" w14:textId="77777777" w:rsidR="00137929" w:rsidRDefault="00137929" w:rsidP="00137929">
            <w:pPr>
              <w:pStyle w:val="EngHang"/>
            </w:pPr>
            <w:r>
              <w:t>You wore the unfading crown</w:t>
            </w:r>
          </w:p>
          <w:p w14:paraId="2A8E48B1" w14:textId="77777777" w:rsidR="00137929" w:rsidRPr="00A40E4E" w:rsidRDefault="00137929" w:rsidP="00137929">
            <w:pPr>
              <w:pStyle w:val="EngHang"/>
            </w:pPr>
            <w:r>
              <w:t>Of mart</w:t>
            </w:r>
            <w:r w:rsidRPr="00137929">
              <w:rPr>
                <w:rStyle w:val="EngHangEndChar"/>
              </w:rPr>
              <w:t>y</w:t>
            </w:r>
            <w:r>
              <w:t>rdom.</w:t>
            </w:r>
          </w:p>
        </w:tc>
        <w:tc>
          <w:tcPr>
            <w:tcW w:w="288" w:type="dxa"/>
          </w:tcPr>
          <w:p w14:paraId="2F8786B8" w14:textId="77777777" w:rsidR="00137929" w:rsidRDefault="00137929" w:rsidP="00220DFD"/>
        </w:tc>
        <w:tc>
          <w:tcPr>
            <w:tcW w:w="288" w:type="dxa"/>
          </w:tcPr>
          <w:p w14:paraId="7D480134" w14:textId="77777777" w:rsidR="00137929" w:rsidRDefault="00137929" w:rsidP="00220DFD">
            <w:pPr>
              <w:pStyle w:val="CopticCross"/>
            </w:pPr>
          </w:p>
        </w:tc>
        <w:tc>
          <w:tcPr>
            <w:tcW w:w="3960" w:type="dxa"/>
          </w:tcPr>
          <w:p w14:paraId="4E632937" w14:textId="77777777" w:rsidR="00137929" w:rsidRDefault="00137929" w:rsidP="00137929">
            <w:pPr>
              <w:pStyle w:val="CopticVersemulti-line"/>
            </w:pPr>
            <w:r>
              <w:t>Ϯⲙⲉⲧⲟⲩⲏⲃ ⲁⲕϫⲟⲕⲥ ⲉ̀ⲃⲟⲗ:</w:t>
            </w:r>
          </w:p>
          <w:p w14:paraId="4D31109A" w14:textId="77777777" w:rsidR="00137929" w:rsidRDefault="00137929" w:rsidP="00137929">
            <w:pPr>
              <w:pStyle w:val="CopticVersemulti-line"/>
            </w:pPr>
            <w:r>
              <w:t>ⲡⲓⲛⲁϩϯ ⲁⲕⲁ̀ⲣⲉϩ ⲉ̀ⲣⲟⲛ:</w:t>
            </w:r>
          </w:p>
          <w:p w14:paraId="6E56B3D1" w14:textId="77777777" w:rsidR="00137929" w:rsidRDefault="00137929" w:rsidP="00137929">
            <w:pPr>
              <w:pStyle w:val="CopticVersemulti-line"/>
            </w:pPr>
            <w:r>
              <w:t>ⲁⲕⲉⲣⲫⲟⲣⲓⲛ ⲙ̀ⲡⲓⲭ̀ⲗⲟⲙ ⲛ̀ⲁⲧⲗⲱⲙ:</w:t>
            </w:r>
          </w:p>
          <w:p w14:paraId="0F3D4AE5" w14:textId="77777777" w:rsidR="00137929" w:rsidRDefault="00137929" w:rsidP="00137929">
            <w:pPr>
              <w:pStyle w:val="CopticHangingVerse"/>
            </w:pPr>
            <w:r>
              <w:t>ⲛ̀ⲧⲉ ϯⲙⲉⲧⲙⲁⲣⲧⲩⲣⲟⲥ.</w:t>
            </w:r>
          </w:p>
        </w:tc>
      </w:tr>
      <w:tr w:rsidR="00137929" w14:paraId="49C39B49" w14:textId="77777777" w:rsidTr="00220DFD">
        <w:trPr>
          <w:cantSplit/>
          <w:jc w:val="center"/>
        </w:trPr>
        <w:tc>
          <w:tcPr>
            <w:tcW w:w="288" w:type="dxa"/>
          </w:tcPr>
          <w:p w14:paraId="642C2D6D" w14:textId="77777777" w:rsidR="00137929" w:rsidRDefault="00137929" w:rsidP="00220DFD">
            <w:pPr>
              <w:pStyle w:val="CopticCross"/>
            </w:pPr>
            <w:r w:rsidRPr="00FB5ACB">
              <w:t>¿</w:t>
            </w:r>
          </w:p>
        </w:tc>
        <w:tc>
          <w:tcPr>
            <w:tcW w:w="3960" w:type="dxa"/>
          </w:tcPr>
          <w:p w14:paraId="0DD7A49D" w14:textId="77777777" w:rsidR="00137929" w:rsidRDefault="00137929" w:rsidP="00137929">
            <w:pPr>
              <w:pStyle w:val="EngHang"/>
            </w:pPr>
            <w:r>
              <w:t>Pray to the Lord on our behalf,</w:t>
            </w:r>
          </w:p>
          <w:p w14:paraId="24D2D1BC" w14:textId="77777777" w:rsidR="00137929" w:rsidRDefault="00137929" w:rsidP="00137929">
            <w:pPr>
              <w:pStyle w:val="EngHang"/>
            </w:pPr>
            <w:r>
              <w:t>O my lord the ascetic father,</w:t>
            </w:r>
          </w:p>
          <w:p w14:paraId="46C4E3B3" w14:textId="77777777" w:rsidR="00137929" w:rsidRDefault="00137929" w:rsidP="00137929">
            <w:pPr>
              <w:pStyle w:val="EngHang"/>
            </w:pPr>
            <w:r>
              <w:t>Abba Macarius the Bishop,</w:t>
            </w:r>
          </w:p>
          <w:p w14:paraId="0A603208" w14:textId="77777777" w:rsidR="00137929" w:rsidRDefault="00137929" w:rsidP="00137929">
            <w:pPr>
              <w:pStyle w:val="EngHangEnd"/>
            </w:pPr>
            <w:r>
              <w:t>That He may forgive us ours sins.</w:t>
            </w:r>
          </w:p>
        </w:tc>
        <w:tc>
          <w:tcPr>
            <w:tcW w:w="288" w:type="dxa"/>
          </w:tcPr>
          <w:p w14:paraId="276C14E1" w14:textId="77777777" w:rsidR="00137929" w:rsidRDefault="00137929" w:rsidP="00220DFD"/>
        </w:tc>
        <w:tc>
          <w:tcPr>
            <w:tcW w:w="288" w:type="dxa"/>
          </w:tcPr>
          <w:p w14:paraId="7869C983" w14:textId="77777777" w:rsidR="00137929" w:rsidRDefault="00137929" w:rsidP="00220DFD">
            <w:pPr>
              <w:pStyle w:val="CopticCross"/>
            </w:pPr>
            <w:r w:rsidRPr="00FB5ACB">
              <w:t>¿</w:t>
            </w:r>
          </w:p>
        </w:tc>
        <w:tc>
          <w:tcPr>
            <w:tcW w:w="3960" w:type="dxa"/>
          </w:tcPr>
          <w:p w14:paraId="0D649543" w14:textId="77777777" w:rsidR="00137929" w:rsidRDefault="00137929" w:rsidP="00137929">
            <w:pPr>
              <w:pStyle w:val="CopticVersemulti-line"/>
            </w:pPr>
            <w:r>
              <w:t>Ⲧⲱⲃϩ ⲙ̀Ⲡⲟ̄ⲥ̄ ⲉ̀ϩ̀ⲣⲏⲓ ⲉ̀ϫⲱⲛ:</w:t>
            </w:r>
          </w:p>
          <w:p w14:paraId="66BEE9C1" w14:textId="77777777" w:rsidR="00137929" w:rsidRDefault="00137929" w:rsidP="00137929">
            <w:pPr>
              <w:pStyle w:val="CopticVersemulti-line"/>
            </w:pPr>
            <w:r>
              <w:t>ⲱ̀ ⲡⲁⲟ̄ⲥ̄ ⲛ̀ⲓⲱⲧ ⲛ̀ⲁⲥⲕⲏⲧⲏⲥ:</w:t>
            </w:r>
          </w:p>
          <w:p w14:paraId="451A76B7" w14:textId="77777777" w:rsidR="00137929" w:rsidRDefault="00137929" w:rsidP="00137929">
            <w:pPr>
              <w:pStyle w:val="CopticVersemulti-line"/>
            </w:pPr>
            <w:r>
              <w:t>ⲁⲃⲃⲁ Ⲙⲁⲕⲁⲣⲓ ⲡⲓⲉ̀ⲡⲓⲥⲕⲟⲡⲟⲥ:</w:t>
            </w:r>
          </w:p>
          <w:p w14:paraId="23493003" w14:textId="77777777" w:rsidR="00137929" w:rsidRDefault="00137929" w:rsidP="00137929">
            <w:pPr>
              <w:pStyle w:val="CopticHangingVerse"/>
            </w:pPr>
            <w:r>
              <w:t>ⲛ̀ⲧⲉϥⲭⲁ ⲛⲉⲛⲛⲟⲃⲓ ⲛⲁⲛ ⲉ̀ⲃⲟⲗ.</w:t>
            </w:r>
          </w:p>
        </w:tc>
      </w:tr>
    </w:tbl>
    <w:p w14:paraId="13F637DF" w14:textId="62D5217F" w:rsidR="002A21FB" w:rsidRPr="00137929" w:rsidRDefault="002A21FB" w:rsidP="002A21FB">
      <w:pPr>
        <w:pStyle w:val="Heading4"/>
      </w:pPr>
      <w:bookmarkStart w:id="1256" w:name="_Toc448227495"/>
      <w:r>
        <w:t>The Gospel Response for St. Macarius the Bishop of Edkow</w:t>
      </w:r>
    </w:p>
    <w:p w14:paraId="37A5D99B" w14:textId="6C291CD3" w:rsidR="002A21FB" w:rsidRDefault="002A21FB" w:rsidP="002A21FB">
      <w:pPr>
        <w:pStyle w:val="Rubric"/>
      </w:pPr>
      <w:r>
        <w:t>The last verse of the Doxology may be inserted into the Annual Gospel Response.</w:t>
      </w:r>
    </w:p>
    <w:p w14:paraId="70292233" w14:textId="763DB06A" w:rsidR="00B52D77" w:rsidRDefault="00B52D77" w:rsidP="00B52D77">
      <w:pPr>
        <w:pStyle w:val="Heading3"/>
      </w:pPr>
      <w:r>
        <w:t>October 26 (27) / Paopi 29: Commemoration of the Annunciation, Nativity, and Resurrection on the 29</w:t>
      </w:r>
      <w:r w:rsidRPr="00C0205C">
        <w:rPr>
          <w:vertAlign w:val="superscript"/>
        </w:rPr>
        <w:t>th</w:t>
      </w:r>
      <w:r>
        <w:t xml:space="preserve"> of Every Month</w:t>
      </w:r>
      <w:bookmarkEnd w:id="1256"/>
    </w:p>
    <w:p w14:paraId="7511E0D5" w14:textId="2CF1E83F"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9EB3135" w14:textId="77777777" w:rsidR="00205EA4" w:rsidRDefault="00205EA4" w:rsidP="00205EA4">
      <w:pPr>
        <w:pStyle w:val="Heading3"/>
      </w:pPr>
      <w:bookmarkStart w:id="1257" w:name="_Toc448227496"/>
      <w:r>
        <w:t>October 27 (28) / Paopi 30: St. Mark</w:t>
      </w:r>
      <w:r w:rsidR="00F20BBD">
        <w:t xml:space="preserve"> (Consecration and Appearance of Head)</w:t>
      </w:r>
      <w:bookmarkEnd w:id="1257"/>
    </w:p>
    <w:p w14:paraId="5ECB9266" w14:textId="51100A35" w:rsidR="00205EA4" w:rsidRDefault="00205EA4" w:rsidP="00205EA4">
      <w:pPr>
        <w:pStyle w:val="Rubric"/>
      </w:pPr>
      <w:r>
        <w:t>See</w:t>
      </w:r>
      <w:r w:rsidR="00191A26">
        <w:t xml:space="preserve"> </w:t>
      </w:r>
      <w:r w:rsidR="00191A26">
        <w:fldChar w:fldCharType="begin"/>
      </w:r>
      <w:r w:rsidR="00191A26">
        <w:instrText xml:space="preserve"> REF _Ref434562195 \h </w:instrText>
      </w:r>
      <w:r w:rsidR="00191A26">
        <w:fldChar w:fldCharType="separate"/>
      </w:r>
      <w:r w:rsidR="000C7DE2">
        <w:t>April 25 / Pharamuthi 30: Martyrdom of St. Mark the Evangelist</w:t>
      </w:r>
      <w:r w:rsidR="00191A26">
        <w:fldChar w:fldCharType="end"/>
      </w:r>
      <w:r w:rsidR="00191A26">
        <w:t xml:space="preserve">, page </w:t>
      </w:r>
      <w:r w:rsidR="00191A26">
        <w:fldChar w:fldCharType="begin"/>
      </w:r>
      <w:r w:rsidR="00191A26">
        <w:instrText xml:space="preserve"> PAGEREF _Ref434562195 \h </w:instrText>
      </w:r>
      <w:r w:rsidR="00191A26">
        <w:fldChar w:fldCharType="separate"/>
      </w:r>
      <w:r w:rsidR="000C7DE2">
        <w:rPr>
          <w:noProof/>
        </w:rPr>
        <w:t>863</w:t>
      </w:r>
      <w:r w:rsidR="00191A26">
        <w:fldChar w:fldCharType="end"/>
      </w:r>
      <w:r>
        <w:t>.</w:t>
      </w:r>
    </w:p>
    <w:p w14:paraId="42BC2C38" w14:textId="77777777" w:rsidR="006E370D" w:rsidRPr="007F571C" w:rsidRDefault="007F571C" w:rsidP="007F571C">
      <w:pPr>
        <w:pStyle w:val="Heading3"/>
      </w:pPr>
      <w:bookmarkStart w:id="1258" w:name="_Toc448227497"/>
      <w:r>
        <w:t>October 28 (29) / Athor 1: St. Cleopas and His Companion, Two of the Seventy Two Apostles</w:t>
      </w:r>
      <w:bookmarkEnd w:id="1258"/>
    </w:p>
    <w:p w14:paraId="47F94007" w14:textId="744E6192" w:rsidR="006E370D" w:rsidRPr="006E370D"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01A24A9" w14:textId="77777777" w:rsidR="00495F1A" w:rsidRPr="00FB5E62" w:rsidRDefault="00FB5E62" w:rsidP="00495F1A">
      <w:pPr>
        <w:pStyle w:val="Heading2"/>
        <w:rPr>
          <w:rFonts w:ascii="Arial Unicode MS" w:eastAsia="Arial Unicode MS" w:hAnsi="Arial Unicode MS" w:cs="Arial Unicode MS"/>
        </w:rPr>
      </w:pPr>
      <w:bookmarkStart w:id="1259" w:name="_Toc410196201"/>
      <w:bookmarkStart w:id="1260" w:name="_Toc410196443"/>
      <w:bookmarkStart w:id="1261" w:name="_Toc410196945"/>
      <w:bookmarkStart w:id="1262" w:name="_Toc448696647"/>
      <w:bookmarkStart w:id="1263" w:name="November"/>
      <w:bookmarkEnd w:id="1234"/>
      <w:r>
        <w:lastRenderedPageBreak/>
        <w:t>November</w:t>
      </w:r>
      <w:r w:rsidR="00495F1A">
        <w:t xml:space="preserve"> or </w:t>
      </w:r>
      <w:bookmarkEnd w:id="1259"/>
      <w:bookmarkEnd w:id="1260"/>
      <w:bookmarkEnd w:id="1261"/>
      <w:r w:rsidRPr="00FB5E62">
        <w:rPr>
          <w:rFonts w:ascii="FreeSerifAvvaShenouda" w:eastAsia="Arial Unicode MS" w:hAnsi="FreeSerifAvvaShenouda" w:cs="FreeSerifAvvaShenouda"/>
        </w:rPr>
        <w:t>Ⲁⲑⲟⲣ</w:t>
      </w:r>
      <w:bookmarkEnd w:id="1262"/>
    </w:p>
    <w:sdt>
      <w:sdtPr>
        <w:id w:val="254490828"/>
        <w:docPartObj>
          <w:docPartGallery w:val="Table of Contents"/>
          <w:docPartUnique/>
        </w:docPartObj>
      </w:sdtPr>
      <w:sdtEndPr>
        <w:rPr>
          <w:b/>
          <w:bCs/>
          <w:noProof/>
        </w:rPr>
      </w:sdtEndPr>
      <w:sdtContent>
        <w:p w14:paraId="4CABC828" w14:textId="2F9D214F"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November</w:instrText>
          </w:r>
          <w:r>
            <w:rPr>
              <w:noProof/>
            </w:rPr>
            <w:fldChar w:fldCharType="separate"/>
          </w:r>
          <w:hyperlink w:anchor="_Toc448227498" w:history="1">
            <w:r w:rsidR="00E35F1F" w:rsidRPr="006B124B">
              <w:rPr>
                <w:rStyle w:val="Hyperlink"/>
                <w:noProof/>
              </w:rPr>
              <w:t>November 3 (4) / Athor 7: St. George</w:t>
            </w:r>
            <w:r w:rsidR="00E35F1F">
              <w:rPr>
                <w:noProof/>
                <w:webHidden/>
              </w:rPr>
              <w:tab/>
            </w:r>
            <w:r w:rsidR="00E35F1F">
              <w:rPr>
                <w:noProof/>
                <w:webHidden/>
              </w:rPr>
              <w:fldChar w:fldCharType="begin"/>
            </w:r>
            <w:r w:rsidR="00E35F1F">
              <w:rPr>
                <w:noProof/>
                <w:webHidden/>
              </w:rPr>
              <w:instrText xml:space="preserve"> PAGEREF _Toc448227498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52A8AA2" w14:textId="1FB05BE9" w:rsidR="00E35F1F" w:rsidRDefault="00BF6550">
          <w:pPr>
            <w:pStyle w:val="TOC3"/>
            <w:tabs>
              <w:tab w:val="right" w:leader="dot" w:pos="8846"/>
            </w:tabs>
            <w:rPr>
              <w:rFonts w:asciiTheme="minorHAnsi" w:eastAsiaTheme="minorEastAsia" w:hAnsiTheme="minorHAnsi"/>
              <w:noProof/>
              <w:sz w:val="22"/>
              <w:lang w:val="en-US"/>
            </w:rPr>
          </w:pPr>
          <w:hyperlink w:anchor="_Toc448227499" w:history="1">
            <w:r w:rsidR="00E35F1F" w:rsidRPr="006B124B">
              <w:rPr>
                <w:rStyle w:val="Hyperlink"/>
                <w:noProof/>
              </w:rPr>
              <w:t>November 4 (5) / Athor 8: The Four Incorporeal Beasts</w:t>
            </w:r>
            <w:r w:rsidR="00E35F1F">
              <w:rPr>
                <w:noProof/>
                <w:webHidden/>
              </w:rPr>
              <w:tab/>
            </w:r>
            <w:r w:rsidR="00E35F1F">
              <w:rPr>
                <w:noProof/>
                <w:webHidden/>
              </w:rPr>
              <w:fldChar w:fldCharType="begin"/>
            </w:r>
            <w:r w:rsidR="00E35F1F">
              <w:rPr>
                <w:noProof/>
                <w:webHidden/>
              </w:rPr>
              <w:instrText xml:space="preserve"> PAGEREF _Toc448227499 \h </w:instrText>
            </w:r>
            <w:r w:rsidR="00E35F1F">
              <w:rPr>
                <w:noProof/>
                <w:webHidden/>
              </w:rPr>
            </w:r>
            <w:r w:rsidR="00E35F1F">
              <w:rPr>
                <w:noProof/>
                <w:webHidden/>
              </w:rPr>
              <w:fldChar w:fldCharType="separate"/>
            </w:r>
            <w:r w:rsidR="000C7DE2">
              <w:rPr>
                <w:noProof/>
                <w:webHidden/>
              </w:rPr>
              <w:t>686</w:t>
            </w:r>
            <w:r w:rsidR="00E35F1F">
              <w:rPr>
                <w:noProof/>
                <w:webHidden/>
              </w:rPr>
              <w:fldChar w:fldCharType="end"/>
            </w:r>
          </w:hyperlink>
        </w:p>
        <w:p w14:paraId="7C155C76" w14:textId="09B9EA6F" w:rsidR="00E35F1F" w:rsidRDefault="00BF6550">
          <w:pPr>
            <w:pStyle w:val="TOC3"/>
            <w:tabs>
              <w:tab w:val="right" w:leader="dot" w:pos="8846"/>
            </w:tabs>
            <w:rPr>
              <w:rFonts w:asciiTheme="minorHAnsi" w:eastAsiaTheme="minorEastAsia" w:hAnsiTheme="minorHAnsi"/>
              <w:noProof/>
              <w:sz w:val="22"/>
              <w:lang w:val="en-US"/>
            </w:rPr>
          </w:pPr>
          <w:hyperlink w:anchor="_Toc448227500" w:history="1">
            <w:r w:rsidR="00E35F1F" w:rsidRPr="006B124B">
              <w:rPr>
                <w:rStyle w:val="Hyperlink"/>
                <w:noProof/>
              </w:rPr>
              <w:t>November 8 (9) / Athor 12: Archangel Michael</w:t>
            </w:r>
            <w:r w:rsidR="00E35F1F">
              <w:rPr>
                <w:noProof/>
                <w:webHidden/>
              </w:rPr>
              <w:tab/>
            </w:r>
            <w:r w:rsidR="00E35F1F">
              <w:rPr>
                <w:noProof/>
                <w:webHidden/>
              </w:rPr>
              <w:fldChar w:fldCharType="begin"/>
            </w:r>
            <w:r w:rsidR="00E35F1F">
              <w:rPr>
                <w:noProof/>
                <w:webHidden/>
              </w:rPr>
              <w:instrText xml:space="preserve"> PAGEREF _Toc448227500 \h </w:instrText>
            </w:r>
            <w:r w:rsidR="00E35F1F">
              <w:rPr>
                <w:noProof/>
                <w:webHidden/>
              </w:rPr>
            </w:r>
            <w:r w:rsidR="00E35F1F">
              <w:rPr>
                <w:noProof/>
                <w:webHidden/>
              </w:rPr>
              <w:fldChar w:fldCharType="separate"/>
            </w:r>
            <w:r w:rsidR="000C7DE2">
              <w:rPr>
                <w:noProof/>
                <w:webHidden/>
              </w:rPr>
              <w:t>688</w:t>
            </w:r>
            <w:r w:rsidR="00E35F1F">
              <w:rPr>
                <w:noProof/>
                <w:webHidden/>
              </w:rPr>
              <w:fldChar w:fldCharType="end"/>
            </w:r>
          </w:hyperlink>
        </w:p>
        <w:p w14:paraId="5A89258F" w14:textId="493AB002" w:rsidR="00E35F1F" w:rsidRDefault="00BF6550">
          <w:pPr>
            <w:pStyle w:val="TOC3"/>
            <w:tabs>
              <w:tab w:val="right" w:leader="dot" w:pos="8846"/>
            </w:tabs>
            <w:rPr>
              <w:rFonts w:asciiTheme="minorHAnsi" w:eastAsiaTheme="minorEastAsia" w:hAnsiTheme="minorHAnsi"/>
              <w:noProof/>
              <w:sz w:val="22"/>
              <w:lang w:val="en-US"/>
            </w:rPr>
          </w:pPr>
          <w:hyperlink w:anchor="_Toc448227501" w:history="1">
            <w:r w:rsidR="00E35F1F" w:rsidRPr="006B124B">
              <w:rPr>
                <w:rStyle w:val="Hyperlink"/>
                <w:noProof/>
              </w:rPr>
              <w:t>November 10 (11) / Athor 14: St. Martin of Tours</w:t>
            </w:r>
            <w:r w:rsidR="00E35F1F">
              <w:rPr>
                <w:noProof/>
                <w:webHidden/>
              </w:rPr>
              <w:tab/>
            </w:r>
            <w:r w:rsidR="00E35F1F">
              <w:rPr>
                <w:noProof/>
                <w:webHidden/>
              </w:rPr>
              <w:fldChar w:fldCharType="begin"/>
            </w:r>
            <w:r w:rsidR="00E35F1F">
              <w:rPr>
                <w:noProof/>
                <w:webHidden/>
              </w:rPr>
              <w:instrText xml:space="preserve"> PAGEREF _Toc448227501 \h </w:instrText>
            </w:r>
            <w:r w:rsidR="00E35F1F">
              <w:rPr>
                <w:noProof/>
                <w:webHidden/>
              </w:rPr>
            </w:r>
            <w:r w:rsidR="00E35F1F">
              <w:rPr>
                <w:noProof/>
                <w:webHidden/>
              </w:rPr>
              <w:fldChar w:fldCharType="separate"/>
            </w:r>
            <w:r w:rsidR="000C7DE2">
              <w:rPr>
                <w:noProof/>
                <w:webHidden/>
              </w:rPr>
              <w:t>691</w:t>
            </w:r>
            <w:r w:rsidR="00E35F1F">
              <w:rPr>
                <w:noProof/>
                <w:webHidden/>
              </w:rPr>
              <w:fldChar w:fldCharType="end"/>
            </w:r>
          </w:hyperlink>
        </w:p>
        <w:p w14:paraId="5A72C12E" w14:textId="05A2C993" w:rsidR="00E35F1F" w:rsidRDefault="00BF6550">
          <w:pPr>
            <w:pStyle w:val="TOC3"/>
            <w:tabs>
              <w:tab w:val="right" w:leader="dot" w:pos="8846"/>
            </w:tabs>
            <w:rPr>
              <w:rFonts w:asciiTheme="minorHAnsi" w:eastAsiaTheme="minorEastAsia" w:hAnsiTheme="minorHAnsi"/>
              <w:noProof/>
              <w:sz w:val="22"/>
              <w:lang w:val="en-US"/>
            </w:rPr>
          </w:pPr>
          <w:hyperlink w:anchor="_Toc448227502" w:history="1">
            <w:r w:rsidR="00E35F1F" w:rsidRPr="006B124B">
              <w:rPr>
                <w:rStyle w:val="Hyperlink"/>
                <w:noProof/>
              </w:rPr>
              <w:t>November 11 (12) / Athor 15: St. Mena the Martyr</w:t>
            </w:r>
            <w:r w:rsidR="00E35F1F">
              <w:rPr>
                <w:noProof/>
                <w:webHidden/>
              </w:rPr>
              <w:tab/>
            </w:r>
            <w:r w:rsidR="00E35F1F">
              <w:rPr>
                <w:noProof/>
                <w:webHidden/>
              </w:rPr>
              <w:fldChar w:fldCharType="begin"/>
            </w:r>
            <w:r w:rsidR="00E35F1F">
              <w:rPr>
                <w:noProof/>
                <w:webHidden/>
              </w:rPr>
              <w:instrText xml:space="preserve"> PAGEREF _Toc448227502 \h </w:instrText>
            </w:r>
            <w:r w:rsidR="00E35F1F">
              <w:rPr>
                <w:noProof/>
                <w:webHidden/>
              </w:rPr>
            </w:r>
            <w:r w:rsidR="00E35F1F">
              <w:rPr>
                <w:noProof/>
                <w:webHidden/>
              </w:rPr>
              <w:fldChar w:fldCharType="separate"/>
            </w:r>
            <w:r w:rsidR="000C7DE2">
              <w:rPr>
                <w:noProof/>
                <w:webHidden/>
              </w:rPr>
              <w:t>694</w:t>
            </w:r>
            <w:r w:rsidR="00E35F1F">
              <w:rPr>
                <w:noProof/>
                <w:webHidden/>
              </w:rPr>
              <w:fldChar w:fldCharType="end"/>
            </w:r>
          </w:hyperlink>
        </w:p>
        <w:p w14:paraId="7F69E091" w14:textId="3296D5A6" w:rsidR="00E35F1F" w:rsidRDefault="00BF6550">
          <w:pPr>
            <w:pStyle w:val="TOC3"/>
            <w:tabs>
              <w:tab w:val="right" w:leader="dot" w:pos="8846"/>
            </w:tabs>
            <w:rPr>
              <w:rFonts w:asciiTheme="minorHAnsi" w:eastAsiaTheme="minorEastAsia" w:hAnsiTheme="minorHAnsi"/>
              <w:noProof/>
              <w:sz w:val="22"/>
              <w:lang w:val="en-US"/>
            </w:rPr>
          </w:pPr>
          <w:hyperlink w:anchor="_Toc448227503" w:history="1">
            <w:r w:rsidR="00E35F1F" w:rsidRPr="006B124B">
              <w:rPr>
                <w:rStyle w:val="Hyperlink"/>
                <w:noProof/>
              </w:rPr>
              <w:t>November 14 (15) / Athor 18: St. Philip the Apostle</w:t>
            </w:r>
            <w:r w:rsidR="00E35F1F">
              <w:rPr>
                <w:noProof/>
                <w:webHidden/>
              </w:rPr>
              <w:tab/>
            </w:r>
            <w:r w:rsidR="00E35F1F">
              <w:rPr>
                <w:noProof/>
                <w:webHidden/>
              </w:rPr>
              <w:fldChar w:fldCharType="begin"/>
            </w:r>
            <w:r w:rsidR="00E35F1F">
              <w:rPr>
                <w:noProof/>
                <w:webHidden/>
              </w:rPr>
              <w:instrText xml:space="preserve"> PAGEREF _Toc448227503 \h </w:instrText>
            </w:r>
            <w:r w:rsidR="00E35F1F">
              <w:rPr>
                <w:noProof/>
                <w:webHidden/>
              </w:rPr>
            </w:r>
            <w:r w:rsidR="00E35F1F">
              <w:rPr>
                <w:noProof/>
                <w:webHidden/>
              </w:rPr>
              <w:fldChar w:fldCharType="separate"/>
            </w:r>
            <w:r w:rsidR="000C7DE2">
              <w:rPr>
                <w:noProof/>
                <w:webHidden/>
              </w:rPr>
              <w:t>695</w:t>
            </w:r>
            <w:r w:rsidR="00E35F1F">
              <w:rPr>
                <w:noProof/>
                <w:webHidden/>
              </w:rPr>
              <w:fldChar w:fldCharType="end"/>
            </w:r>
          </w:hyperlink>
        </w:p>
        <w:p w14:paraId="1BD9193B" w14:textId="1089E6AF" w:rsidR="00E35F1F" w:rsidRDefault="00BF6550">
          <w:pPr>
            <w:pStyle w:val="TOC3"/>
            <w:tabs>
              <w:tab w:val="right" w:leader="dot" w:pos="8846"/>
            </w:tabs>
            <w:rPr>
              <w:rFonts w:asciiTheme="minorHAnsi" w:eastAsiaTheme="minorEastAsia" w:hAnsiTheme="minorHAnsi"/>
              <w:noProof/>
              <w:sz w:val="22"/>
              <w:lang w:val="en-US"/>
            </w:rPr>
          </w:pPr>
          <w:hyperlink w:anchor="_Toc448227504" w:history="1">
            <w:r w:rsidR="00E35F1F" w:rsidRPr="006B124B">
              <w:rPr>
                <w:rStyle w:val="Hyperlink"/>
                <w:noProof/>
              </w:rPr>
              <w:t>November 15 (16) / Athor 19: The Preaching of St. Bartholomew</w:t>
            </w:r>
            <w:r w:rsidR="00E35F1F">
              <w:rPr>
                <w:noProof/>
                <w:webHidden/>
              </w:rPr>
              <w:tab/>
            </w:r>
            <w:r w:rsidR="00E35F1F">
              <w:rPr>
                <w:noProof/>
                <w:webHidden/>
              </w:rPr>
              <w:fldChar w:fldCharType="begin"/>
            </w:r>
            <w:r w:rsidR="00E35F1F">
              <w:rPr>
                <w:noProof/>
                <w:webHidden/>
              </w:rPr>
              <w:instrText xml:space="preserve"> PAGEREF _Toc448227504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2A9BE54" w14:textId="2731D3D7" w:rsidR="00E35F1F" w:rsidRDefault="00BF6550">
          <w:pPr>
            <w:pStyle w:val="TOC3"/>
            <w:tabs>
              <w:tab w:val="right" w:leader="dot" w:pos="8846"/>
            </w:tabs>
            <w:rPr>
              <w:rFonts w:asciiTheme="minorHAnsi" w:eastAsiaTheme="minorEastAsia" w:hAnsiTheme="minorHAnsi"/>
              <w:noProof/>
              <w:sz w:val="22"/>
              <w:lang w:val="en-US"/>
            </w:rPr>
          </w:pPr>
          <w:hyperlink w:anchor="_Toc448227505" w:history="1">
            <w:r w:rsidR="00E35F1F" w:rsidRPr="006B124B">
              <w:rPr>
                <w:rStyle w:val="Hyperlink"/>
                <w:noProof/>
              </w:rPr>
              <w:t>November 15 (16) / Athor 19: Also the Consecration of the Church of Sts. Sergius and Bacchus.</w:t>
            </w:r>
            <w:r w:rsidR="00E35F1F">
              <w:rPr>
                <w:noProof/>
                <w:webHidden/>
              </w:rPr>
              <w:tab/>
            </w:r>
            <w:r w:rsidR="00E35F1F">
              <w:rPr>
                <w:noProof/>
                <w:webHidden/>
              </w:rPr>
              <w:fldChar w:fldCharType="begin"/>
            </w:r>
            <w:r w:rsidR="00E35F1F">
              <w:rPr>
                <w:noProof/>
                <w:webHidden/>
              </w:rPr>
              <w:instrText xml:space="preserve"> PAGEREF _Toc448227505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74F78ACF" w14:textId="25B43C55" w:rsidR="00E35F1F" w:rsidRDefault="00BF6550">
          <w:pPr>
            <w:pStyle w:val="TOC3"/>
            <w:tabs>
              <w:tab w:val="right" w:leader="dot" w:pos="8846"/>
            </w:tabs>
            <w:rPr>
              <w:rFonts w:asciiTheme="minorHAnsi" w:eastAsiaTheme="minorEastAsia" w:hAnsiTheme="minorHAnsi"/>
              <w:noProof/>
              <w:sz w:val="22"/>
              <w:lang w:val="en-US"/>
            </w:rPr>
          </w:pPr>
          <w:hyperlink w:anchor="_Toc448227506" w:history="1">
            <w:r w:rsidR="00E35F1F" w:rsidRPr="006B124B">
              <w:rPr>
                <w:rStyle w:val="Hyperlink"/>
                <w:noProof/>
              </w:rPr>
              <w:t>November 16 (17) / Athor 20: Consecration of Sts. Theodore and Theodore</w:t>
            </w:r>
            <w:r w:rsidR="00E35F1F">
              <w:rPr>
                <w:noProof/>
                <w:webHidden/>
              </w:rPr>
              <w:tab/>
            </w:r>
            <w:r w:rsidR="00E35F1F">
              <w:rPr>
                <w:noProof/>
                <w:webHidden/>
              </w:rPr>
              <w:fldChar w:fldCharType="begin"/>
            </w:r>
            <w:r w:rsidR="00E35F1F">
              <w:rPr>
                <w:noProof/>
                <w:webHidden/>
              </w:rPr>
              <w:instrText xml:space="preserve"> PAGEREF _Toc448227506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57950F6C" w14:textId="2A203137" w:rsidR="00E35F1F" w:rsidRDefault="00BF6550">
          <w:pPr>
            <w:pStyle w:val="TOC3"/>
            <w:tabs>
              <w:tab w:val="right" w:leader="dot" w:pos="8846"/>
            </w:tabs>
            <w:rPr>
              <w:rFonts w:asciiTheme="minorHAnsi" w:eastAsiaTheme="minorEastAsia" w:hAnsiTheme="minorHAnsi"/>
              <w:noProof/>
              <w:sz w:val="22"/>
              <w:lang w:val="en-US"/>
            </w:rPr>
          </w:pPr>
          <w:hyperlink w:anchor="_Toc448227507" w:history="1">
            <w:r w:rsidR="00E35F1F" w:rsidRPr="006B124B">
              <w:rPr>
                <w:rStyle w:val="Hyperlink"/>
                <w:noProof/>
              </w:rPr>
              <w:t>November 17 (18) / Athor 21: Commemoration of the Theotokos</w:t>
            </w:r>
            <w:r w:rsidR="00E35F1F">
              <w:rPr>
                <w:noProof/>
                <w:webHidden/>
              </w:rPr>
              <w:tab/>
            </w:r>
            <w:r w:rsidR="00E35F1F">
              <w:rPr>
                <w:noProof/>
                <w:webHidden/>
              </w:rPr>
              <w:fldChar w:fldCharType="begin"/>
            </w:r>
            <w:r w:rsidR="00E35F1F">
              <w:rPr>
                <w:noProof/>
                <w:webHidden/>
              </w:rPr>
              <w:instrText xml:space="preserve"> PAGEREF _Toc448227507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0C7D958D" w14:textId="748319B5" w:rsidR="00E35F1F" w:rsidRDefault="00BF6550">
          <w:pPr>
            <w:pStyle w:val="TOC3"/>
            <w:tabs>
              <w:tab w:val="right" w:leader="dot" w:pos="8846"/>
            </w:tabs>
            <w:rPr>
              <w:rFonts w:asciiTheme="minorHAnsi" w:eastAsiaTheme="minorEastAsia" w:hAnsiTheme="minorHAnsi"/>
              <w:noProof/>
              <w:sz w:val="22"/>
              <w:lang w:val="en-US"/>
            </w:rPr>
          </w:pPr>
          <w:hyperlink w:anchor="_Toc448227508" w:history="1">
            <w:r w:rsidR="00E35F1F" w:rsidRPr="006B124B">
              <w:rPr>
                <w:rStyle w:val="Hyperlink"/>
                <w:noProof/>
              </w:rPr>
              <w:t>November 18 (19) / Athor 22: Martyrdom of Sts. Cosmas, Damian, and their Brothers</w:t>
            </w:r>
            <w:r w:rsidR="00E35F1F">
              <w:rPr>
                <w:noProof/>
                <w:webHidden/>
              </w:rPr>
              <w:tab/>
            </w:r>
            <w:r w:rsidR="00E35F1F">
              <w:rPr>
                <w:noProof/>
                <w:webHidden/>
              </w:rPr>
              <w:fldChar w:fldCharType="begin"/>
            </w:r>
            <w:r w:rsidR="00E35F1F">
              <w:rPr>
                <w:noProof/>
                <w:webHidden/>
              </w:rPr>
              <w:instrText xml:space="preserve"> PAGEREF _Toc448227508 \h </w:instrText>
            </w:r>
            <w:r w:rsidR="00E35F1F">
              <w:rPr>
                <w:noProof/>
                <w:webHidden/>
              </w:rPr>
            </w:r>
            <w:r w:rsidR="00E35F1F">
              <w:rPr>
                <w:noProof/>
                <w:webHidden/>
              </w:rPr>
              <w:fldChar w:fldCharType="separate"/>
            </w:r>
            <w:r w:rsidR="000C7DE2">
              <w:rPr>
                <w:noProof/>
                <w:webHidden/>
              </w:rPr>
              <w:t>696</w:t>
            </w:r>
            <w:r w:rsidR="00E35F1F">
              <w:rPr>
                <w:noProof/>
                <w:webHidden/>
              </w:rPr>
              <w:fldChar w:fldCharType="end"/>
            </w:r>
          </w:hyperlink>
        </w:p>
        <w:p w14:paraId="48DF0A9A" w14:textId="568F0619" w:rsidR="00E35F1F" w:rsidRDefault="00BF6550">
          <w:pPr>
            <w:pStyle w:val="TOC3"/>
            <w:tabs>
              <w:tab w:val="right" w:leader="dot" w:pos="8846"/>
            </w:tabs>
            <w:rPr>
              <w:rFonts w:asciiTheme="minorHAnsi" w:eastAsiaTheme="minorEastAsia" w:hAnsiTheme="minorHAnsi"/>
              <w:noProof/>
              <w:sz w:val="22"/>
              <w:lang w:val="en-US"/>
            </w:rPr>
          </w:pPr>
          <w:hyperlink w:anchor="_Toc448227509" w:history="1">
            <w:r w:rsidR="00E35F1F" w:rsidRPr="006B124B">
              <w:rPr>
                <w:rStyle w:val="Hyperlink"/>
                <w:noProof/>
              </w:rPr>
              <w:t>November 19 (20) / Athor 23: Consecration of the Church of St. Marina</w:t>
            </w:r>
            <w:r w:rsidR="00E35F1F">
              <w:rPr>
                <w:noProof/>
                <w:webHidden/>
              </w:rPr>
              <w:tab/>
            </w:r>
            <w:r w:rsidR="00E35F1F">
              <w:rPr>
                <w:noProof/>
                <w:webHidden/>
              </w:rPr>
              <w:fldChar w:fldCharType="begin"/>
            </w:r>
            <w:r w:rsidR="00E35F1F">
              <w:rPr>
                <w:noProof/>
                <w:webHidden/>
              </w:rPr>
              <w:instrText xml:space="preserve"> PAGEREF _Toc448227509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FA6A19E" w14:textId="6FCBAE88" w:rsidR="00E35F1F" w:rsidRDefault="00BF6550">
          <w:pPr>
            <w:pStyle w:val="TOC3"/>
            <w:tabs>
              <w:tab w:val="right" w:leader="dot" w:pos="8846"/>
            </w:tabs>
            <w:rPr>
              <w:rFonts w:asciiTheme="minorHAnsi" w:eastAsiaTheme="minorEastAsia" w:hAnsiTheme="minorHAnsi"/>
              <w:noProof/>
              <w:sz w:val="22"/>
              <w:lang w:val="en-US"/>
            </w:rPr>
          </w:pPr>
          <w:hyperlink w:anchor="_Toc448227510" w:history="1">
            <w:r w:rsidR="00E35F1F" w:rsidRPr="006B124B">
              <w:rPr>
                <w:rStyle w:val="Hyperlink"/>
                <w:noProof/>
              </w:rPr>
              <w:t>November 20 (21) / Athor 24: The Twenty Four Presbyters</w:t>
            </w:r>
            <w:r w:rsidR="00E35F1F">
              <w:rPr>
                <w:noProof/>
                <w:webHidden/>
              </w:rPr>
              <w:tab/>
            </w:r>
            <w:r w:rsidR="00E35F1F">
              <w:rPr>
                <w:noProof/>
                <w:webHidden/>
              </w:rPr>
              <w:fldChar w:fldCharType="begin"/>
            </w:r>
            <w:r w:rsidR="00E35F1F">
              <w:rPr>
                <w:noProof/>
                <w:webHidden/>
              </w:rPr>
              <w:instrText xml:space="preserve"> PAGEREF _Toc448227510 \h </w:instrText>
            </w:r>
            <w:r w:rsidR="00E35F1F">
              <w:rPr>
                <w:noProof/>
                <w:webHidden/>
              </w:rPr>
            </w:r>
            <w:r w:rsidR="00E35F1F">
              <w:rPr>
                <w:noProof/>
                <w:webHidden/>
              </w:rPr>
              <w:fldChar w:fldCharType="separate"/>
            </w:r>
            <w:r w:rsidR="000C7DE2">
              <w:rPr>
                <w:noProof/>
                <w:webHidden/>
              </w:rPr>
              <w:t>698</w:t>
            </w:r>
            <w:r w:rsidR="00E35F1F">
              <w:rPr>
                <w:noProof/>
                <w:webHidden/>
              </w:rPr>
              <w:fldChar w:fldCharType="end"/>
            </w:r>
          </w:hyperlink>
        </w:p>
        <w:p w14:paraId="269304EA" w14:textId="60F28587" w:rsidR="00E35F1F" w:rsidRDefault="00BF6550">
          <w:pPr>
            <w:pStyle w:val="TOC3"/>
            <w:tabs>
              <w:tab w:val="right" w:leader="dot" w:pos="8846"/>
            </w:tabs>
            <w:rPr>
              <w:rFonts w:asciiTheme="minorHAnsi" w:eastAsiaTheme="minorEastAsia" w:hAnsiTheme="minorHAnsi"/>
              <w:noProof/>
              <w:sz w:val="22"/>
              <w:lang w:val="en-US"/>
            </w:rPr>
          </w:pPr>
          <w:hyperlink w:anchor="_Toc448227511" w:history="1">
            <w:r w:rsidR="00E35F1F" w:rsidRPr="006B124B">
              <w:rPr>
                <w:rStyle w:val="Hyperlink"/>
                <w:noProof/>
              </w:rPr>
              <w:t>November 21 (22) / Athor 25: St. Philopater Mercurius</w:t>
            </w:r>
            <w:r w:rsidR="00E35F1F">
              <w:rPr>
                <w:noProof/>
                <w:webHidden/>
              </w:rPr>
              <w:tab/>
            </w:r>
            <w:r w:rsidR="00E35F1F">
              <w:rPr>
                <w:noProof/>
                <w:webHidden/>
              </w:rPr>
              <w:fldChar w:fldCharType="begin"/>
            </w:r>
            <w:r w:rsidR="00E35F1F">
              <w:rPr>
                <w:noProof/>
                <w:webHidden/>
              </w:rPr>
              <w:instrText xml:space="preserve"> PAGEREF _Toc448227511 \h </w:instrText>
            </w:r>
            <w:r w:rsidR="00E35F1F">
              <w:rPr>
                <w:noProof/>
                <w:webHidden/>
              </w:rPr>
            </w:r>
            <w:r w:rsidR="00E35F1F">
              <w:rPr>
                <w:noProof/>
                <w:webHidden/>
              </w:rPr>
              <w:fldChar w:fldCharType="separate"/>
            </w:r>
            <w:r w:rsidR="000C7DE2">
              <w:rPr>
                <w:noProof/>
                <w:webHidden/>
              </w:rPr>
              <w:t>699</w:t>
            </w:r>
            <w:r w:rsidR="00E35F1F">
              <w:rPr>
                <w:noProof/>
                <w:webHidden/>
              </w:rPr>
              <w:fldChar w:fldCharType="end"/>
            </w:r>
          </w:hyperlink>
        </w:p>
        <w:p w14:paraId="713048AA" w14:textId="45395B9A" w:rsidR="00E35F1F" w:rsidRDefault="00BF6550">
          <w:pPr>
            <w:pStyle w:val="TOC3"/>
            <w:tabs>
              <w:tab w:val="right" w:leader="dot" w:pos="8846"/>
            </w:tabs>
            <w:rPr>
              <w:rFonts w:asciiTheme="minorHAnsi" w:eastAsiaTheme="minorEastAsia" w:hAnsiTheme="minorHAnsi"/>
              <w:noProof/>
              <w:sz w:val="22"/>
              <w:lang w:val="en-US"/>
            </w:rPr>
          </w:pPr>
          <w:hyperlink w:anchor="_Toc448227512" w:history="1">
            <w:r w:rsidR="00E35F1F" w:rsidRPr="006B124B">
              <w:rPr>
                <w:rStyle w:val="Hyperlink"/>
                <w:noProof/>
              </w:rPr>
              <w:t>November 24 (25) / Athor 28: Martyrdom of St. Serapamon, the bishop of Nikiou</w:t>
            </w:r>
            <w:r w:rsidR="00E35F1F">
              <w:rPr>
                <w:noProof/>
                <w:webHidden/>
              </w:rPr>
              <w:tab/>
            </w:r>
            <w:r w:rsidR="00E35F1F">
              <w:rPr>
                <w:noProof/>
                <w:webHidden/>
              </w:rPr>
              <w:fldChar w:fldCharType="begin"/>
            </w:r>
            <w:r w:rsidR="00E35F1F">
              <w:rPr>
                <w:noProof/>
                <w:webHidden/>
              </w:rPr>
              <w:instrText xml:space="preserve"> PAGEREF _Toc448227512 \h </w:instrText>
            </w:r>
            <w:r w:rsidR="00E35F1F">
              <w:rPr>
                <w:noProof/>
                <w:webHidden/>
              </w:rPr>
            </w:r>
            <w:r w:rsidR="00E35F1F">
              <w:rPr>
                <w:noProof/>
                <w:webHidden/>
              </w:rPr>
              <w:fldChar w:fldCharType="separate"/>
            </w:r>
            <w:r w:rsidR="000C7DE2">
              <w:rPr>
                <w:noProof/>
                <w:webHidden/>
              </w:rPr>
              <w:t>702</w:t>
            </w:r>
            <w:r w:rsidR="00E35F1F">
              <w:rPr>
                <w:noProof/>
                <w:webHidden/>
              </w:rPr>
              <w:fldChar w:fldCharType="end"/>
            </w:r>
          </w:hyperlink>
        </w:p>
        <w:p w14:paraId="6460A2C8" w14:textId="61D75120" w:rsidR="00E35F1F" w:rsidRDefault="00BF6550">
          <w:pPr>
            <w:pStyle w:val="TOC3"/>
            <w:tabs>
              <w:tab w:val="right" w:leader="dot" w:pos="8846"/>
            </w:tabs>
            <w:rPr>
              <w:rFonts w:asciiTheme="minorHAnsi" w:eastAsiaTheme="minorEastAsia" w:hAnsiTheme="minorHAnsi"/>
              <w:noProof/>
              <w:sz w:val="22"/>
              <w:lang w:val="en-US"/>
            </w:rPr>
          </w:pPr>
          <w:hyperlink w:anchor="_Toc448227513" w:history="1">
            <w:r w:rsidR="00E35F1F" w:rsidRPr="006B124B">
              <w:rPr>
                <w:rStyle w:val="Hyperlink"/>
                <w:noProof/>
              </w:rPr>
              <w:t>November 25 (26) / Athor 29: Commemoration of the Annunciation, Nativity, and Resurrection on the 29</w:t>
            </w:r>
            <w:r w:rsidR="00E35F1F" w:rsidRPr="006B124B">
              <w:rPr>
                <w:rStyle w:val="Hyperlink"/>
                <w:noProof/>
                <w:vertAlign w:val="superscript"/>
              </w:rPr>
              <w:t>th</w:t>
            </w:r>
            <w:r w:rsidR="00E35F1F" w:rsidRPr="006B124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_Toc448227513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A51CAC4" w14:textId="46A7B37D" w:rsidR="00E35F1F" w:rsidRDefault="00BF6550">
          <w:pPr>
            <w:pStyle w:val="TOC3"/>
            <w:tabs>
              <w:tab w:val="right" w:leader="dot" w:pos="8846"/>
            </w:tabs>
            <w:rPr>
              <w:rFonts w:asciiTheme="minorHAnsi" w:eastAsiaTheme="minorEastAsia" w:hAnsiTheme="minorHAnsi"/>
              <w:noProof/>
              <w:sz w:val="22"/>
              <w:lang w:val="en-US"/>
            </w:rPr>
          </w:pPr>
          <w:hyperlink w:anchor="_Toc448227514" w:history="1">
            <w:r w:rsidR="00E35F1F" w:rsidRPr="006B124B">
              <w:rPr>
                <w:rStyle w:val="Hyperlink"/>
                <w:noProof/>
              </w:rPr>
              <w:t>November 26 (27) / Athor 30: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_Toc448227514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EDCA18F" w14:textId="7C494BDE" w:rsidR="00E35F1F" w:rsidRDefault="00BF6550">
          <w:pPr>
            <w:pStyle w:val="TOC3"/>
            <w:tabs>
              <w:tab w:val="right" w:leader="dot" w:pos="8846"/>
            </w:tabs>
            <w:rPr>
              <w:rFonts w:asciiTheme="minorHAnsi" w:eastAsiaTheme="minorEastAsia" w:hAnsiTheme="minorHAnsi"/>
              <w:noProof/>
              <w:sz w:val="22"/>
              <w:lang w:val="en-US"/>
            </w:rPr>
          </w:pPr>
          <w:hyperlink w:anchor="_Toc448227515" w:history="1">
            <w:r w:rsidR="00E35F1F" w:rsidRPr="006B124B">
              <w:rPr>
                <w:rStyle w:val="Hyperlink"/>
                <w:noProof/>
              </w:rPr>
              <w:t>November 27 (28) / Koiak 1: Consecration of the Church of St. Shenoute</w:t>
            </w:r>
            <w:r w:rsidR="00E35F1F">
              <w:rPr>
                <w:noProof/>
                <w:webHidden/>
              </w:rPr>
              <w:tab/>
            </w:r>
            <w:r w:rsidR="00E35F1F">
              <w:rPr>
                <w:noProof/>
                <w:webHidden/>
              </w:rPr>
              <w:fldChar w:fldCharType="begin"/>
            </w:r>
            <w:r w:rsidR="00E35F1F">
              <w:rPr>
                <w:noProof/>
                <w:webHidden/>
              </w:rPr>
              <w:instrText xml:space="preserve"> PAGEREF _Toc448227515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512EDB6A" w14:textId="7CF1371E" w:rsidR="00E35F1F" w:rsidRDefault="00BF6550">
          <w:pPr>
            <w:pStyle w:val="TOC3"/>
            <w:tabs>
              <w:tab w:val="right" w:leader="dot" w:pos="8846"/>
            </w:tabs>
            <w:rPr>
              <w:rFonts w:asciiTheme="minorHAnsi" w:eastAsiaTheme="minorEastAsia" w:hAnsiTheme="minorHAnsi"/>
              <w:noProof/>
              <w:sz w:val="22"/>
              <w:lang w:val="en-US"/>
            </w:rPr>
          </w:pPr>
          <w:hyperlink w:anchor="_Toc448227516" w:history="1">
            <w:r w:rsidR="00E35F1F" w:rsidRPr="006B124B">
              <w:rPr>
                <w:rStyle w:val="Hyperlink"/>
                <w:noProof/>
              </w:rPr>
              <w:t>November 30 (December 1) / Koiak 4: Martyrdom of St. Andrew the Apostle</w:t>
            </w:r>
            <w:r w:rsidR="00E35F1F">
              <w:rPr>
                <w:noProof/>
                <w:webHidden/>
              </w:rPr>
              <w:tab/>
            </w:r>
            <w:r w:rsidR="00E35F1F">
              <w:rPr>
                <w:noProof/>
                <w:webHidden/>
              </w:rPr>
              <w:fldChar w:fldCharType="begin"/>
            </w:r>
            <w:r w:rsidR="00E35F1F">
              <w:rPr>
                <w:noProof/>
                <w:webHidden/>
              </w:rPr>
              <w:instrText xml:space="preserve"> PAGEREF _Toc448227516 \h </w:instrText>
            </w:r>
            <w:r w:rsidR="00E35F1F">
              <w:rPr>
                <w:noProof/>
                <w:webHidden/>
              </w:rPr>
            </w:r>
            <w:r w:rsidR="00E35F1F">
              <w:rPr>
                <w:noProof/>
                <w:webHidden/>
              </w:rPr>
              <w:fldChar w:fldCharType="separate"/>
            </w:r>
            <w:r w:rsidR="000C7DE2">
              <w:rPr>
                <w:noProof/>
                <w:webHidden/>
              </w:rPr>
              <w:t>704</w:t>
            </w:r>
            <w:r w:rsidR="00E35F1F">
              <w:rPr>
                <w:noProof/>
                <w:webHidden/>
              </w:rPr>
              <w:fldChar w:fldCharType="end"/>
            </w:r>
          </w:hyperlink>
        </w:p>
        <w:p w14:paraId="6F515AC0" w14:textId="3354862A" w:rsidR="009E261C" w:rsidRDefault="009E261C" w:rsidP="009E261C">
          <w:r>
            <w:rPr>
              <w:b/>
              <w:bCs/>
              <w:noProof/>
            </w:rPr>
            <w:fldChar w:fldCharType="end"/>
          </w:r>
        </w:p>
      </w:sdtContent>
    </w:sdt>
    <w:p w14:paraId="45FD323F" w14:textId="26C92882" w:rsidR="00205EA4" w:rsidRDefault="004750F8" w:rsidP="00205EA4">
      <w:pPr>
        <w:pStyle w:val="Heading3"/>
      </w:pPr>
      <w:bookmarkStart w:id="1264" w:name="_Toc448227498"/>
      <w:r>
        <w:t>November 3 (4) / Athor 7</w:t>
      </w:r>
      <w:r w:rsidR="00205EA4">
        <w:t>: St. George</w:t>
      </w:r>
      <w:bookmarkEnd w:id="1264"/>
    </w:p>
    <w:p w14:paraId="0E23C77D" w14:textId="0F09F81A" w:rsidR="0082304E" w:rsidRPr="0082304E" w:rsidRDefault="0082304E" w:rsidP="0082304E">
      <w:pPr>
        <w:pStyle w:val="Rubric"/>
      </w:pPr>
      <w:r>
        <w:t xml:space="preserve">See </w:t>
      </w:r>
      <w:r>
        <w:fldChar w:fldCharType="begin"/>
      </w:r>
      <w:r>
        <w:instrText xml:space="preserve"> REF _Ref434560035 \h </w:instrText>
      </w:r>
      <w:r>
        <w:fldChar w:fldCharType="separate"/>
      </w:r>
      <w:r w:rsidR="000C7DE2">
        <w:t>April 18 / Pharamuthi 23: Martyrdom of St. George the Prince of the Martyrs</w:t>
      </w:r>
      <w:r>
        <w:fldChar w:fldCharType="end"/>
      </w:r>
      <w:r>
        <w:t xml:space="preserve">, page </w:t>
      </w:r>
      <w:r>
        <w:fldChar w:fldCharType="begin"/>
      </w:r>
      <w:r>
        <w:instrText xml:space="preserve"> PAGEREF _Ref434560035 \h </w:instrText>
      </w:r>
      <w:r>
        <w:fldChar w:fldCharType="separate"/>
      </w:r>
      <w:r w:rsidR="000C7DE2">
        <w:rPr>
          <w:noProof/>
        </w:rPr>
        <w:t>862</w:t>
      </w:r>
      <w:r>
        <w:fldChar w:fldCharType="end"/>
      </w:r>
      <w:r>
        <w:t>.</w:t>
      </w:r>
    </w:p>
    <w:p w14:paraId="739756D9" w14:textId="77777777" w:rsidR="00205EA4" w:rsidRDefault="004750F8" w:rsidP="00205EA4">
      <w:pPr>
        <w:pStyle w:val="Heading3"/>
      </w:pPr>
      <w:bookmarkStart w:id="1265" w:name="_Toc448227499"/>
      <w:r>
        <w:t>November 4 (5) / Athor 8</w:t>
      </w:r>
      <w:r w:rsidR="00205EA4">
        <w:t>: The Four Incorporeal Beasts</w:t>
      </w:r>
      <w:bookmarkEnd w:id="1265"/>
    </w:p>
    <w:p w14:paraId="2682F152" w14:textId="5FCB5172" w:rsidR="0082304E" w:rsidRDefault="0082304E" w:rsidP="0082304E">
      <w:pPr>
        <w:pStyle w:val="Heading4"/>
      </w:pPr>
      <w:bookmarkStart w:id="1266" w:name="_Ref434488301"/>
      <w:r>
        <w:t>The Verse of the Cymbals for the Four Incorporeal Beasts</w:t>
      </w:r>
    </w:p>
    <w:p w14:paraId="16007A3B" w14:textId="7671D35A" w:rsidR="00C14556" w:rsidRPr="00C14556" w:rsidRDefault="00C14556" w:rsidP="00C14556">
      <w:pPr>
        <w:pStyle w:val="Rubric"/>
      </w:pPr>
      <w:r>
        <w:t>See the Praxis Response below.</w:t>
      </w:r>
    </w:p>
    <w:p w14:paraId="0FEBB939" w14:textId="6C5E2B69" w:rsidR="00205EA4" w:rsidRDefault="00205EA4" w:rsidP="00205EA4">
      <w:pPr>
        <w:pStyle w:val="Heading4"/>
      </w:pPr>
      <w:r>
        <w:lastRenderedPageBreak/>
        <w:t>The Doxology</w:t>
      </w:r>
      <w:r w:rsidR="00B46E6E">
        <w:t xml:space="preserve"> for the Four Incorporeal Beasts</w:t>
      </w:r>
      <w:bookmarkEnd w:id="126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923BE" w14:paraId="709DC0DF" w14:textId="77777777" w:rsidTr="00F74201">
        <w:trPr>
          <w:cantSplit/>
          <w:jc w:val="center"/>
        </w:trPr>
        <w:tc>
          <w:tcPr>
            <w:tcW w:w="288" w:type="dxa"/>
          </w:tcPr>
          <w:p w14:paraId="612D72E2" w14:textId="77777777" w:rsidR="001923BE" w:rsidRDefault="001923BE" w:rsidP="00F74201">
            <w:pPr>
              <w:pStyle w:val="CopticCross"/>
            </w:pPr>
          </w:p>
        </w:tc>
        <w:tc>
          <w:tcPr>
            <w:tcW w:w="3960" w:type="dxa"/>
          </w:tcPr>
          <w:p w14:paraId="279D2444" w14:textId="3F8EAE09" w:rsidR="001923BE" w:rsidRDefault="001923BE" w:rsidP="001923BE">
            <w:pPr>
              <w:pStyle w:val="EngHang"/>
            </w:pPr>
            <w:r>
              <w:t xml:space="preserve">The Four Incorporeal </w:t>
            </w:r>
            <w:commentRangeStart w:id="1267"/>
            <w:r>
              <w:t>Bea</w:t>
            </w:r>
            <w:r w:rsidR="001D2DF6">
              <w:t>s</w:t>
            </w:r>
            <w:r>
              <w:t>ts</w:t>
            </w:r>
            <w:commentRangeEnd w:id="1267"/>
            <w:r>
              <w:rPr>
                <w:rStyle w:val="CommentReference"/>
                <w:rFonts w:ascii="Times New Roman" w:eastAsiaTheme="minorHAnsi" w:hAnsi="Times New Roman" w:cstheme="minorBidi"/>
                <w:color w:val="auto"/>
              </w:rPr>
              <w:commentReference w:id="1267"/>
            </w:r>
            <w:r>
              <w:t>,</w:t>
            </w:r>
          </w:p>
          <w:p w14:paraId="52850836" w14:textId="77777777" w:rsidR="001923BE" w:rsidRDefault="001923BE" w:rsidP="001923BE">
            <w:pPr>
              <w:pStyle w:val="EngHang"/>
            </w:pPr>
            <w:r>
              <w:t>Carrying the throne of God:</w:t>
            </w:r>
          </w:p>
          <w:p w14:paraId="5498F2B5" w14:textId="77777777" w:rsidR="001923BE" w:rsidRDefault="001923BE" w:rsidP="001923BE">
            <w:pPr>
              <w:pStyle w:val="EngHang"/>
            </w:pPr>
            <w:r>
              <w:t>A lion’s face, a calf’s face,</w:t>
            </w:r>
          </w:p>
          <w:p w14:paraId="0AA3E399" w14:textId="77777777" w:rsidR="001923BE" w:rsidRDefault="001923BE" w:rsidP="001923BE">
            <w:pPr>
              <w:pStyle w:val="EngHangEnd"/>
            </w:pPr>
            <w:r>
              <w:t>A man’s face and an eagle’s face.</w:t>
            </w:r>
          </w:p>
        </w:tc>
        <w:tc>
          <w:tcPr>
            <w:tcW w:w="288" w:type="dxa"/>
          </w:tcPr>
          <w:p w14:paraId="4C5F0FE4" w14:textId="77777777" w:rsidR="001923BE" w:rsidRDefault="001923BE" w:rsidP="00F74201"/>
        </w:tc>
        <w:tc>
          <w:tcPr>
            <w:tcW w:w="288" w:type="dxa"/>
          </w:tcPr>
          <w:p w14:paraId="75F17737" w14:textId="77777777" w:rsidR="001923BE" w:rsidRDefault="001923BE" w:rsidP="00F74201">
            <w:pPr>
              <w:pStyle w:val="CopticCross"/>
            </w:pPr>
          </w:p>
        </w:tc>
        <w:tc>
          <w:tcPr>
            <w:tcW w:w="3960" w:type="dxa"/>
          </w:tcPr>
          <w:p w14:paraId="4B776D92" w14:textId="77777777" w:rsidR="001923BE" w:rsidRDefault="001923BE" w:rsidP="001923BE">
            <w:pPr>
              <w:pStyle w:val="CopticVersemulti-line"/>
            </w:pPr>
            <w:r>
              <w:t>Ⲡⲓϥ̀ⲧⲟⲩ ⲛ̀ⲍⲱⲟⲩⲛ ⲛ̀ⲁ̀ⲥⲱⲙⲁⲧⲟⲥ:</w:t>
            </w:r>
          </w:p>
          <w:p w14:paraId="3FB345CB" w14:textId="77777777" w:rsidR="001923BE" w:rsidRDefault="001923BE" w:rsidP="001923BE">
            <w:pPr>
              <w:pStyle w:val="CopticVersemulti-line"/>
            </w:pPr>
            <w:r>
              <w:t>ⲉⲧϥⲁⲓ ϧⲁ ⲡⲓϩⲁⲣⲙⲁ ⲛ̀ⲧⲉ Ⲫϯ:</w:t>
            </w:r>
          </w:p>
          <w:p w14:paraId="5B8948B9" w14:textId="77777777" w:rsidR="001923BE" w:rsidRDefault="001923BE" w:rsidP="001923BE">
            <w:pPr>
              <w:pStyle w:val="CopticVersemulti-line"/>
            </w:pPr>
            <w:r>
              <w:t>ⲟⲩϩⲟ ⲙ̀ⲙⲟⲩⲓ̀ ⲛⲉⲙ ⲟⲩϩⲟ ⲙ̀ⲙⲁⲥⲓ:</w:t>
            </w:r>
          </w:p>
          <w:p w14:paraId="3CB7C217" w14:textId="77777777" w:rsidR="001923BE" w:rsidRPr="00C35319" w:rsidRDefault="001923BE" w:rsidP="001923BE">
            <w:pPr>
              <w:pStyle w:val="CopticHangingVerse"/>
            </w:pPr>
            <w:r>
              <w:t>ⲟⲩϩⲟ ⲛ̀ⲣⲱⲙⲓ ⲛⲉⲙ ⲟⲩϩⲟ ⲛ̀ⲁ̀ⲏⲧⲟⲥ.</w:t>
            </w:r>
          </w:p>
        </w:tc>
      </w:tr>
      <w:tr w:rsidR="001923BE" w14:paraId="13687177" w14:textId="77777777" w:rsidTr="00F74201">
        <w:trPr>
          <w:cantSplit/>
          <w:jc w:val="center"/>
        </w:trPr>
        <w:tc>
          <w:tcPr>
            <w:tcW w:w="288" w:type="dxa"/>
          </w:tcPr>
          <w:p w14:paraId="6EFD2704" w14:textId="77777777" w:rsidR="001923BE" w:rsidRDefault="001923BE" w:rsidP="00F74201">
            <w:pPr>
              <w:pStyle w:val="CopticCross"/>
            </w:pPr>
            <w:r w:rsidRPr="00FB5ACB">
              <w:t>¿</w:t>
            </w:r>
          </w:p>
        </w:tc>
        <w:tc>
          <w:tcPr>
            <w:tcW w:w="3960" w:type="dxa"/>
          </w:tcPr>
          <w:p w14:paraId="00CEB5F9" w14:textId="77777777" w:rsidR="001923BE" w:rsidRDefault="001923BE" w:rsidP="001923BE">
            <w:pPr>
              <w:pStyle w:val="EngHang"/>
            </w:pPr>
            <w:r>
              <w:t>They are full of eyes,</w:t>
            </w:r>
          </w:p>
          <w:p w14:paraId="1527CC21" w14:textId="77777777" w:rsidR="001923BE" w:rsidRDefault="001923BE" w:rsidP="001923BE">
            <w:pPr>
              <w:pStyle w:val="EngHang"/>
            </w:pPr>
            <w:r>
              <w:t>Before and behind</w:t>
            </w:r>
            <w:r>
              <w:rPr>
                <w:rStyle w:val="FootnoteReference"/>
              </w:rPr>
              <w:footnoteReference w:id="935"/>
            </w:r>
            <w:r>
              <w:t>;</w:t>
            </w:r>
          </w:p>
          <w:p w14:paraId="32CECA15" w14:textId="77777777" w:rsidR="001923BE" w:rsidRDefault="001923BE" w:rsidP="001923BE">
            <w:pPr>
              <w:pStyle w:val="EngHang"/>
            </w:pPr>
            <w:r>
              <w:t>Six wings to one,</w:t>
            </w:r>
          </w:p>
          <w:p w14:paraId="422B6088" w14:textId="77777777" w:rsidR="001923BE" w:rsidRPr="00AB2F8A" w:rsidRDefault="001923BE" w:rsidP="001923BE">
            <w:pPr>
              <w:pStyle w:val="EngHangEnd"/>
            </w:pPr>
            <w:r>
              <w:t>And six wings to the other.</w:t>
            </w:r>
          </w:p>
        </w:tc>
        <w:tc>
          <w:tcPr>
            <w:tcW w:w="288" w:type="dxa"/>
          </w:tcPr>
          <w:p w14:paraId="15231BE3" w14:textId="77777777" w:rsidR="001923BE" w:rsidRDefault="001923BE" w:rsidP="00F74201"/>
        </w:tc>
        <w:tc>
          <w:tcPr>
            <w:tcW w:w="288" w:type="dxa"/>
          </w:tcPr>
          <w:p w14:paraId="7EF1806B" w14:textId="77777777" w:rsidR="001923BE" w:rsidRDefault="001923BE" w:rsidP="00F74201">
            <w:pPr>
              <w:pStyle w:val="CopticCross"/>
            </w:pPr>
            <w:r w:rsidRPr="00FB5ACB">
              <w:t>¿</w:t>
            </w:r>
          </w:p>
        </w:tc>
        <w:tc>
          <w:tcPr>
            <w:tcW w:w="3960" w:type="dxa"/>
          </w:tcPr>
          <w:p w14:paraId="11D8887A" w14:textId="77777777" w:rsidR="001923BE" w:rsidRDefault="001923BE" w:rsidP="001923BE">
            <w:pPr>
              <w:pStyle w:val="CopticVersemulti-line"/>
            </w:pPr>
            <w:r>
              <w:t>Ⲟⲩⲟϩ ⲟⲛ ⲉⲩⲙⲉϩ ⲙ̀ⲃⲁⲗ:</w:t>
            </w:r>
          </w:p>
          <w:p w14:paraId="3AF870AF" w14:textId="77777777" w:rsidR="001923BE" w:rsidRDefault="001923BE" w:rsidP="001923BE">
            <w:pPr>
              <w:pStyle w:val="CopticVersemulti-line"/>
            </w:pPr>
            <w:r>
              <w:t>ϩⲓ ⲧ̀ϩⲏ ⲛⲉⲙ ϩⲓ ⲫⲁϩⲟⲩ ⲙ̀ⲙⲱⲟⲩ:</w:t>
            </w:r>
          </w:p>
          <w:p w14:paraId="6807C489" w14:textId="77777777" w:rsidR="001923BE" w:rsidRDefault="001923BE" w:rsidP="001923BE">
            <w:pPr>
              <w:pStyle w:val="CopticVersemulti-line"/>
            </w:pPr>
            <w:r>
              <w:t>ⲥⲟⲟⲩ ⲛ̀ⲧⲉⲛϩ ⲙ̀ⲡⲓⲟⲩⲁⲓ:</w:t>
            </w:r>
          </w:p>
          <w:p w14:paraId="0D0BA93E" w14:textId="77777777" w:rsidR="001923BE" w:rsidRDefault="001923BE" w:rsidP="001923BE">
            <w:pPr>
              <w:pStyle w:val="CopticHangingVerse"/>
            </w:pPr>
            <w:r>
              <w:t>ⲛⲉⲙ ⲥⲟⲟⲩ ⲛ̀ⲧⲉⲛϩ ⲙ̀ⲡⲓⲕⲉⲟⲩⲁⲓ.</w:t>
            </w:r>
          </w:p>
        </w:tc>
      </w:tr>
      <w:tr w:rsidR="001923BE" w14:paraId="05FD9606" w14:textId="77777777" w:rsidTr="00F74201">
        <w:trPr>
          <w:cantSplit/>
          <w:jc w:val="center"/>
        </w:trPr>
        <w:tc>
          <w:tcPr>
            <w:tcW w:w="288" w:type="dxa"/>
          </w:tcPr>
          <w:p w14:paraId="28D58FB7" w14:textId="77777777" w:rsidR="001923BE" w:rsidRDefault="001923BE" w:rsidP="00F74201">
            <w:pPr>
              <w:pStyle w:val="CopticCross"/>
            </w:pPr>
          </w:p>
        </w:tc>
        <w:tc>
          <w:tcPr>
            <w:tcW w:w="3960" w:type="dxa"/>
          </w:tcPr>
          <w:p w14:paraId="23F71CC6" w14:textId="77777777" w:rsidR="001923BE" w:rsidRDefault="001923BE" w:rsidP="001923BE">
            <w:pPr>
              <w:pStyle w:val="EngHang"/>
            </w:pPr>
            <w:r>
              <w:t>With two they cover their faces,</w:t>
            </w:r>
          </w:p>
          <w:p w14:paraId="5A17A1BC" w14:textId="77777777" w:rsidR="001923BE" w:rsidRDefault="001923BE" w:rsidP="001923BE">
            <w:pPr>
              <w:pStyle w:val="EngHang"/>
            </w:pPr>
            <w:r>
              <w:t>With two they cover their feet,</w:t>
            </w:r>
          </w:p>
          <w:p w14:paraId="57A47FEA" w14:textId="77777777" w:rsidR="001923BE" w:rsidRDefault="001923BE" w:rsidP="001923BE">
            <w:pPr>
              <w:pStyle w:val="EngHang"/>
            </w:pPr>
            <w:r>
              <w:t>With two they do fly,</w:t>
            </w:r>
          </w:p>
          <w:p w14:paraId="5CCC0CF2" w14:textId="77777777" w:rsidR="001923BE" w:rsidRPr="004B35B0" w:rsidRDefault="001923BE" w:rsidP="001923BE">
            <w:pPr>
              <w:pStyle w:val="EngHangEnd"/>
            </w:pPr>
            <w:r>
              <w:t>They proclaim and say,</w:t>
            </w:r>
          </w:p>
        </w:tc>
        <w:tc>
          <w:tcPr>
            <w:tcW w:w="288" w:type="dxa"/>
          </w:tcPr>
          <w:p w14:paraId="1B19910F" w14:textId="77777777" w:rsidR="001923BE" w:rsidRDefault="001923BE" w:rsidP="00F74201"/>
        </w:tc>
        <w:tc>
          <w:tcPr>
            <w:tcW w:w="288" w:type="dxa"/>
          </w:tcPr>
          <w:p w14:paraId="3EDEAA91" w14:textId="77777777" w:rsidR="001923BE" w:rsidRDefault="001923BE" w:rsidP="00F74201">
            <w:pPr>
              <w:pStyle w:val="CopticCross"/>
            </w:pPr>
          </w:p>
        </w:tc>
        <w:tc>
          <w:tcPr>
            <w:tcW w:w="3960" w:type="dxa"/>
          </w:tcPr>
          <w:p w14:paraId="7F424667" w14:textId="77777777" w:rsidR="001923BE" w:rsidRDefault="001923BE" w:rsidP="001923BE">
            <w:pPr>
              <w:pStyle w:val="CopticVersemulti-line"/>
            </w:pPr>
            <w:r>
              <w:t xml:space="preserve">Ϧⲉⲛ ⲥ̀ⲛⲁⲩ ⲉⲩϩⲱⲃⲥ ⲛ̀ⲛⲟⲩϩⲟ: </w:t>
            </w:r>
          </w:p>
          <w:p w14:paraId="2C93D36E" w14:textId="77777777" w:rsidR="001923BE" w:rsidRDefault="001923BE" w:rsidP="001923BE">
            <w:pPr>
              <w:pStyle w:val="CopticVersemulti-line"/>
            </w:pPr>
            <w:r>
              <w:t>ϧⲉⲛ ⲥ̀ⲛⲁⲩ ⲉⲩϩⲱⲃⲥ ⲛ̀ⲛⲟⲩϭⲁⲗⲁⲩϫ:</w:t>
            </w:r>
          </w:p>
          <w:p w14:paraId="3E230019" w14:textId="77777777" w:rsidR="001923BE" w:rsidRDefault="001923BE" w:rsidP="001923BE">
            <w:pPr>
              <w:pStyle w:val="CopticVersemulti-line"/>
            </w:pPr>
            <w:r>
              <w:t>ⲉⲩϩⲏⲗ ⲇⲉ ϧⲉⲛ ⲡⲓⲕⲉⲥ̀ⲛⲁⲩ:</w:t>
            </w:r>
          </w:p>
          <w:p w14:paraId="5FC79074" w14:textId="77777777" w:rsidR="001923BE" w:rsidRDefault="001923BE" w:rsidP="001923BE">
            <w:pPr>
              <w:pStyle w:val="CopticHangingVerse"/>
            </w:pPr>
            <w:r>
              <w:t>ⲉⲩⲱϣ ⲉ̀ⲃⲟⲗ ⲉⲩϫⲱ ⲙ̀ⲙⲟⲥ.</w:t>
            </w:r>
          </w:p>
        </w:tc>
      </w:tr>
      <w:tr w:rsidR="001923BE" w14:paraId="20A8C01A" w14:textId="77777777" w:rsidTr="00F74201">
        <w:trPr>
          <w:cantSplit/>
          <w:jc w:val="center"/>
        </w:trPr>
        <w:tc>
          <w:tcPr>
            <w:tcW w:w="288" w:type="dxa"/>
          </w:tcPr>
          <w:p w14:paraId="6C711C86" w14:textId="77777777" w:rsidR="001923BE" w:rsidRDefault="001923BE" w:rsidP="00F74201">
            <w:pPr>
              <w:pStyle w:val="CopticCross"/>
            </w:pPr>
            <w:r w:rsidRPr="00FB5ACB">
              <w:t>¿</w:t>
            </w:r>
          </w:p>
        </w:tc>
        <w:tc>
          <w:tcPr>
            <w:tcW w:w="3960" w:type="dxa"/>
          </w:tcPr>
          <w:p w14:paraId="4A60314C" w14:textId="77777777" w:rsidR="001923BE" w:rsidRDefault="001923BE" w:rsidP="001923BE">
            <w:pPr>
              <w:pStyle w:val="EngHang"/>
            </w:pPr>
            <w:r>
              <w:t>“Holy, and holy,</w:t>
            </w:r>
          </w:p>
          <w:p w14:paraId="67500ABF" w14:textId="77777777" w:rsidR="001923BE" w:rsidRDefault="001923BE" w:rsidP="001923BE">
            <w:pPr>
              <w:pStyle w:val="EngHang"/>
            </w:pPr>
            <w:r>
              <w:t>Holy, Lord of hosts,</w:t>
            </w:r>
          </w:p>
          <w:p w14:paraId="04B92EF0" w14:textId="77777777" w:rsidR="001923BE" w:rsidRDefault="001923BE" w:rsidP="001923BE">
            <w:pPr>
              <w:pStyle w:val="EngHang"/>
            </w:pPr>
            <w:r>
              <w:t>Heaven and earth are full,</w:t>
            </w:r>
          </w:p>
          <w:p w14:paraId="4F4A4FBB" w14:textId="77777777" w:rsidR="001923BE" w:rsidRDefault="001923BE" w:rsidP="001923BE">
            <w:pPr>
              <w:pStyle w:val="EngHangEnd"/>
            </w:pPr>
            <w:r>
              <w:t>Of Your glory and Your honour.</w:t>
            </w:r>
          </w:p>
        </w:tc>
        <w:tc>
          <w:tcPr>
            <w:tcW w:w="288" w:type="dxa"/>
          </w:tcPr>
          <w:p w14:paraId="70E188A8" w14:textId="77777777" w:rsidR="001923BE" w:rsidRDefault="001923BE" w:rsidP="00F74201"/>
        </w:tc>
        <w:tc>
          <w:tcPr>
            <w:tcW w:w="288" w:type="dxa"/>
          </w:tcPr>
          <w:p w14:paraId="17447910" w14:textId="77777777" w:rsidR="001923BE" w:rsidRDefault="001923BE" w:rsidP="00F74201">
            <w:pPr>
              <w:pStyle w:val="CopticCross"/>
            </w:pPr>
            <w:r w:rsidRPr="00FB5ACB">
              <w:t>¿</w:t>
            </w:r>
          </w:p>
        </w:tc>
        <w:tc>
          <w:tcPr>
            <w:tcW w:w="3960" w:type="dxa"/>
          </w:tcPr>
          <w:p w14:paraId="38E5212C" w14:textId="77777777" w:rsidR="001923BE" w:rsidRDefault="001923BE" w:rsidP="001923BE">
            <w:pPr>
              <w:pStyle w:val="CopticVersemulti-line"/>
            </w:pPr>
            <w:r>
              <w:t>Ϫⲉ ⲭ̀ⲟⲩⲁⲃ ⲟⲩⲟϩ ⲭ̀ⲟⲩⲁⲃ:</w:t>
            </w:r>
          </w:p>
          <w:p w14:paraId="49365DF7" w14:textId="77777777" w:rsidR="001923BE" w:rsidRDefault="001923BE" w:rsidP="001923BE">
            <w:pPr>
              <w:pStyle w:val="CopticVersemulti-line"/>
            </w:pPr>
            <w:r>
              <w:t>ⲭ̀ⲟⲩⲁⲃ Ⲡⲟ̄ⲥ̄ ⲥⲁⲃⲁⲱⲑ:</w:t>
            </w:r>
          </w:p>
          <w:p w14:paraId="45BFA36C" w14:textId="77777777" w:rsidR="001923BE" w:rsidRDefault="001923BE" w:rsidP="001923BE">
            <w:pPr>
              <w:pStyle w:val="CopticVersemulti-line"/>
            </w:pPr>
            <w:r>
              <w:t>ⲧ̀ⲫⲉ ⲛⲉⲙ ⲡ̀ⲕⲁϩⲓ ⲙⲉϩ ⲉ̀ⲃⲟⲗ:</w:t>
            </w:r>
          </w:p>
          <w:p w14:paraId="63ED4624" w14:textId="77777777" w:rsidR="001923BE" w:rsidRDefault="001923BE" w:rsidP="001923BE">
            <w:pPr>
              <w:pStyle w:val="CopticHangingVerse"/>
            </w:pPr>
            <w:r>
              <w:t>ϧⲉⲛ ⲡⲉⲕⲱ̀ⲟⲩ ⲛⲉⲙ ⲡⲉⲕⲧⲁⲓⲟ̀.</w:t>
            </w:r>
          </w:p>
        </w:tc>
      </w:tr>
      <w:tr w:rsidR="001923BE" w14:paraId="7DFAE318" w14:textId="77777777" w:rsidTr="00F74201">
        <w:trPr>
          <w:cantSplit/>
          <w:jc w:val="center"/>
        </w:trPr>
        <w:tc>
          <w:tcPr>
            <w:tcW w:w="288" w:type="dxa"/>
          </w:tcPr>
          <w:p w14:paraId="04DE63F0" w14:textId="77777777" w:rsidR="001923BE" w:rsidRDefault="001923BE" w:rsidP="00F74201">
            <w:pPr>
              <w:pStyle w:val="CopticCross"/>
            </w:pPr>
          </w:p>
        </w:tc>
        <w:tc>
          <w:tcPr>
            <w:tcW w:w="3960" w:type="dxa"/>
          </w:tcPr>
          <w:p w14:paraId="62ACB465" w14:textId="77777777" w:rsidR="001923BE" w:rsidRDefault="001923BE" w:rsidP="001923BE">
            <w:pPr>
              <w:pStyle w:val="EngHang"/>
            </w:pPr>
            <w:r>
              <w:t>We too praise with them,</w:t>
            </w:r>
          </w:p>
          <w:p w14:paraId="1691681A" w14:textId="77777777" w:rsidR="001923BE" w:rsidRDefault="001923BE" w:rsidP="001923BE">
            <w:pPr>
              <w:pStyle w:val="EngHang"/>
            </w:pPr>
            <w:r>
              <w:t xml:space="preserve">With </w:t>
            </w:r>
            <w:commentRangeStart w:id="1268"/>
            <w:r>
              <w:t xml:space="preserve">incessant </w:t>
            </w:r>
            <w:commentRangeEnd w:id="1268"/>
            <w:r>
              <w:rPr>
                <w:rStyle w:val="CommentReference"/>
                <w:rFonts w:ascii="Times New Roman" w:eastAsiaTheme="minorHAnsi" w:hAnsi="Times New Roman" w:cstheme="minorBidi"/>
                <w:color w:val="auto"/>
              </w:rPr>
              <w:commentReference w:id="1268"/>
            </w:r>
            <w:r>
              <w:t>voices,</w:t>
            </w:r>
          </w:p>
          <w:p w14:paraId="63536604" w14:textId="77777777" w:rsidR="001923BE" w:rsidRDefault="001923BE" w:rsidP="001923BE">
            <w:pPr>
              <w:pStyle w:val="EngHang"/>
            </w:pPr>
            <w:r>
              <w:t>Saying, “holy, holy,</w:t>
            </w:r>
          </w:p>
          <w:p w14:paraId="117D869D" w14:textId="77777777" w:rsidR="001923BE" w:rsidRDefault="001923BE" w:rsidP="001923BE">
            <w:pPr>
              <w:pStyle w:val="EngHangEnd"/>
            </w:pPr>
            <w:r>
              <w:t>Holy, O Lord.”</w:t>
            </w:r>
          </w:p>
        </w:tc>
        <w:tc>
          <w:tcPr>
            <w:tcW w:w="288" w:type="dxa"/>
          </w:tcPr>
          <w:p w14:paraId="17A202BD" w14:textId="77777777" w:rsidR="001923BE" w:rsidRDefault="001923BE" w:rsidP="00F74201"/>
        </w:tc>
        <w:tc>
          <w:tcPr>
            <w:tcW w:w="288" w:type="dxa"/>
          </w:tcPr>
          <w:p w14:paraId="3D4FCE00" w14:textId="77777777" w:rsidR="001923BE" w:rsidRDefault="001923BE" w:rsidP="00F74201">
            <w:pPr>
              <w:pStyle w:val="CopticCross"/>
            </w:pPr>
          </w:p>
        </w:tc>
        <w:tc>
          <w:tcPr>
            <w:tcW w:w="3960" w:type="dxa"/>
          </w:tcPr>
          <w:p w14:paraId="399E9876" w14:textId="77777777" w:rsidR="001923BE" w:rsidRDefault="001923BE" w:rsidP="001923BE">
            <w:pPr>
              <w:pStyle w:val="CopticVersemulti-line"/>
            </w:pPr>
            <w:r>
              <w:t>Ⲁⲛⲟⲛ ⲇⲉ ϩⲱⲛ ⲧⲉⲛϩⲱⲥ ⲛⲉⲙⲱⲟⲩ:</w:t>
            </w:r>
          </w:p>
          <w:p w14:paraId="144BC521" w14:textId="77777777" w:rsidR="001923BE" w:rsidRDefault="001923BE" w:rsidP="001923BE">
            <w:pPr>
              <w:pStyle w:val="CopticVersemulti-line"/>
            </w:pPr>
            <w:r>
              <w:t>Ϧⲉⲛ ϩⲁⲛⲥ̀ⲙⲏ ⲛ̀ⲁⲧⲭⲁⲣⲱⲟⲩ:</w:t>
            </w:r>
          </w:p>
          <w:p w14:paraId="39D649CC" w14:textId="77777777" w:rsidR="001923BE" w:rsidRDefault="001923BE" w:rsidP="001923BE">
            <w:pPr>
              <w:pStyle w:val="CopticVersemulti-line"/>
            </w:pPr>
            <w:r>
              <w:t>ϫⲉ ⲁ̀ⲅⲓⲟⲥ ⲁ̀ⲅⲓⲟⲥ:</w:t>
            </w:r>
          </w:p>
          <w:p w14:paraId="6CD9E389" w14:textId="77777777" w:rsidR="001923BE" w:rsidRDefault="001923BE" w:rsidP="001923BE">
            <w:pPr>
              <w:pStyle w:val="CopticHangingVerse"/>
            </w:pPr>
            <w:r>
              <w:t>ⲁ̀ⲅⲓⲟⲥ ⲱ̀ Ⲕⲩⲣⲓⲟⲥ.</w:t>
            </w:r>
          </w:p>
        </w:tc>
      </w:tr>
      <w:tr w:rsidR="001923BE" w14:paraId="444AD126" w14:textId="77777777" w:rsidTr="00F74201">
        <w:trPr>
          <w:cantSplit/>
          <w:jc w:val="center"/>
        </w:trPr>
        <w:tc>
          <w:tcPr>
            <w:tcW w:w="288" w:type="dxa"/>
          </w:tcPr>
          <w:p w14:paraId="1CE71851" w14:textId="77777777" w:rsidR="001923BE" w:rsidRDefault="001923BE" w:rsidP="00F74201">
            <w:pPr>
              <w:pStyle w:val="CopticCross"/>
            </w:pPr>
            <w:r w:rsidRPr="00FB5ACB">
              <w:t>¿</w:t>
            </w:r>
          </w:p>
        </w:tc>
        <w:tc>
          <w:tcPr>
            <w:tcW w:w="3960" w:type="dxa"/>
          </w:tcPr>
          <w:p w14:paraId="689C93FF" w14:textId="77777777" w:rsidR="001923BE" w:rsidRDefault="001923BE" w:rsidP="001923BE">
            <w:pPr>
              <w:pStyle w:val="EngHang"/>
            </w:pPr>
            <w:r>
              <w:t>Intercede on our behalf,</w:t>
            </w:r>
          </w:p>
          <w:p w14:paraId="59E67CCB" w14:textId="77777777" w:rsidR="001923BE" w:rsidRDefault="001923BE" w:rsidP="001923BE">
            <w:pPr>
              <w:pStyle w:val="EngHang"/>
            </w:pPr>
            <w:r>
              <w:t>O Four Incorporeal Beasts,</w:t>
            </w:r>
          </w:p>
          <w:p w14:paraId="7A4E6BCF" w14:textId="77777777" w:rsidR="001923BE" w:rsidRDefault="001923BE" w:rsidP="001923BE">
            <w:pPr>
              <w:pStyle w:val="EngHang"/>
            </w:pPr>
            <w:commentRangeStart w:id="1269"/>
            <w:r>
              <w:t>The ministering flames of fire,</w:t>
            </w:r>
            <w:commentRangeEnd w:id="1269"/>
            <w:r>
              <w:rPr>
                <w:rStyle w:val="CommentReference"/>
                <w:rFonts w:ascii="Times New Roman" w:eastAsiaTheme="minorHAnsi" w:hAnsi="Times New Roman" w:cstheme="minorBidi"/>
                <w:color w:val="auto"/>
              </w:rPr>
              <w:commentReference w:id="1269"/>
            </w:r>
          </w:p>
          <w:p w14:paraId="2D8ACBE7" w14:textId="77777777" w:rsidR="001923BE" w:rsidRDefault="001923BE" w:rsidP="001923BE">
            <w:pPr>
              <w:pStyle w:val="EngHangEnd"/>
            </w:pPr>
            <w:r>
              <w:t>That He may forgive us our sins.</w:t>
            </w:r>
          </w:p>
        </w:tc>
        <w:tc>
          <w:tcPr>
            <w:tcW w:w="288" w:type="dxa"/>
          </w:tcPr>
          <w:p w14:paraId="40BD1F61" w14:textId="77777777" w:rsidR="001923BE" w:rsidRDefault="001923BE" w:rsidP="00F74201"/>
        </w:tc>
        <w:tc>
          <w:tcPr>
            <w:tcW w:w="288" w:type="dxa"/>
          </w:tcPr>
          <w:p w14:paraId="3269AA80" w14:textId="77777777" w:rsidR="001923BE" w:rsidRDefault="001923BE" w:rsidP="00F74201">
            <w:pPr>
              <w:pStyle w:val="CopticCross"/>
            </w:pPr>
            <w:r w:rsidRPr="00FB5ACB">
              <w:t>¿</w:t>
            </w:r>
          </w:p>
        </w:tc>
        <w:tc>
          <w:tcPr>
            <w:tcW w:w="3960" w:type="dxa"/>
          </w:tcPr>
          <w:p w14:paraId="1ABEB74F" w14:textId="77777777" w:rsidR="001923BE" w:rsidRDefault="001923BE" w:rsidP="001923BE">
            <w:pPr>
              <w:pStyle w:val="CopticVersemulti-line"/>
            </w:pPr>
            <w:r>
              <w:t>Ⲁⲣⲓⲡ̀ⲣⲉⲥⲃⲉⲩⲓⲛ ⲉ̀ϩ̀ⲣⲏⲓ ⲉ̀ϫⲱⲛ:</w:t>
            </w:r>
          </w:p>
          <w:p w14:paraId="218B1E21" w14:textId="77777777" w:rsidR="001923BE" w:rsidRDefault="001923BE" w:rsidP="001923BE">
            <w:pPr>
              <w:pStyle w:val="CopticVersemulti-line"/>
            </w:pPr>
            <w:r>
              <w:t>ⲱ̀ ⲡⲓϥ̀ⲧⲟⲩ ⲛ̀ⲍⲱⲟⲩⲛ ⲛ̀ⲁ̀ⲥⲱⲙⲁⲧⲟⲥ:</w:t>
            </w:r>
          </w:p>
          <w:p w14:paraId="710F95F4" w14:textId="77777777" w:rsidR="001923BE" w:rsidRDefault="001923BE" w:rsidP="001923BE">
            <w:pPr>
              <w:pStyle w:val="CopticVersemulti-line"/>
            </w:pPr>
            <w:r>
              <w:t>ⲛ̀ⲗⲓⲧⲟⲣⲅⲟⲥ ⲛ̀ϣⲁϩ ⲛ̀ⲭ̀ⲣⲱⲙ:</w:t>
            </w:r>
          </w:p>
          <w:p w14:paraId="7DF893CB" w14:textId="77777777" w:rsidR="001923BE" w:rsidRDefault="001923BE" w:rsidP="001923BE">
            <w:pPr>
              <w:pStyle w:val="CopticHangingVerse"/>
            </w:pPr>
            <w:r>
              <w:t>ⲛ̀ⲧⲉϥⲭⲁ ⲛⲉⲛⲛⲟⲃⲓ ⲛⲁⲛ ⲉ̀ⲃⲟⲗ.</w:t>
            </w:r>
          </w:p>
        </w:tc>
      </w:tr>
    </w:tbl>
    <w:p w14:paraId="2F9C7CBA" w14:textId="60B1AD8B" w:rsidR="0082304E" w:rsidRDefault="0082304E" w:rsidP="0082304E">
      <w:pPr>
        <w:pStyle w:val="Heading4"/>
      </w:pPr>
      <w:bookmarkStart w:id="1270" w:name="_Ref434561114"/>
      <w:bookmarkStart w:id="1271" w:name="_Toc448227500"/>
      <w:r>
        <w:lastRenderedPageBreak/>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2304E" w14:paraId="6FE52CAD" w14:textId="77777777" w:rsidTr="0082304E">
        <w:trPr>
          <w:cantSplit/>
          <w:jc w:val="center"/>
        </w:trPr>
        <w:tc>
          <w:tcPr>
            <w:tcW w:w="288" w:type="dxa"/>
          </w:tcPr>
          <w:p w14:paraId="2169B082" w14:textId="77777777" w:rsidR="0082304E" w:rsidRDefault="0082304E" w:rsidP="0082304E">
            <w:pPr>
              <w:pStyle w:val="CopticCross"/>
            </w:pPr>
          </w:p>
        </w:tc>
        <w:tc>
          <w:tcPr>
            <w:tcW w:w="3960" w:type="dxa"/>
          </w:tcPr>
          <w:p w14:paraId="0CA9CAEF" w14:textId="77777777" w:rsidR="00C83ECE" w:rsidRDefault="00C83ECE" w:rsidP="00C83ECE">
            <w:pPr>
              <w:pStyle w:val="EngHang"/>
            </w:pPr>
            <w:r>
              <w:t>Through the intercessions</w:t>
            </w:r>
          </w:p>
          <w:p w14:paraId="70A4924F" w14:textId="77777777" w:rsidR="00C83ECE" w:rsidRDefault="00C83ECE" w:rsidP="00C83ECE">
            <w:pPr>
              <w:pStyle w:val="EngHang"/>
            </w:pPr>
            <w:r>
              <w:t>Of the Four Incorporeal Beasts,</w:t>
            </w:r>
          </w:p>
          <w:p w14:paraId="4A1916AD" w14:textId="77777777" w:rsidR="00C83ECE" w:rsidRDefault="00C83ECE" w:rsidP="00C83ECE">
            <w:pPr>
              <w:pStyle w:val="EngHang"/>
            </w:pPr>
            <w:r>
              <w:t>The ministering flames of fire,</w:t>
            </w:r>
          </w:p>
          <w:p w14:paraId="7676C036" w14:textId="4660D9E6" w:rsidR="0082304E" w:rsidRDefault="00C83ECE" w:rsidP="0082304E">
            <w:pPr>
              <w:pStyle w:val="EngHangEnd"/>
            </w:pPr>
            <w:r>
              <w:t>O Lord, grant us the forgiveness of our sins</w:t>
            </w:r>
            <w:r w:rsidR="0082304E">
              <w:t>.</w:t>
            </w:r>
          </w:p>
        </w:tc>
        <w:tc>
          <w:tcPr>
            <w:tcW w:w="288" w:type="dxa"/>
          </w:tcPr>
          <w:p w14:paraId="44B8BC19" w14:textId="77777777" w:rsidR="0082304E" w:rsidRDefault="0082304E" w:rsidP="0082304E"/>
        </w:tc>
        <w:tc>
          <w:tcPr>
            <w:tcW w:w="288" w:type="dxa"/>
          </w:tcPr>
          <w:p w14:paraId="7E14D4E2" w14:textId="77777777" w:rsidR="0082304E" w:rsidRDefault="0082304E" w:rsidP="0082304E">
            <w:pPr>
              <w:pStyle w:val="CopticCross"/>
            </w:pPr>
          </w:p>
        </w:tc>
        <w:tc>
          <w:tcPr>
            <w:tcW w:w="3960" w:type="dxa"/>
          </w:tcPr>
          <w:p w14:paraId="172C6191" w14:textId="77777777" w:rsidR="0082304E" w:rsidRDefault="0082304E" w:rsidP="00C83ECE">
            <w:pPr>
              <w:pStyle w:val="CopticVersemulti-line"/>
            </w:pPr>
            <w:r>
              <w:t>Ϩⲓⲧⲉⲛ ⲛⲓⲡ̀ⲣⲉⲥⲃⲓⲁ̀</w:t>
            </w:r>
          </w:p>
          <w:p w14:paraId="1289B614" w14:textId="77777777" w:rsidR="00C83ECE" w:rsidRDefault="0082304E" w:rsidP="00C83ECE">
            <w:pPr>
              <w:pStyle w:val="CopticVersemulti-line"/>
            </w:pPr>
            <w:r>
              <w:t>ⲛ̀ⲧⲉ ⲡⲓϥ̀ⲧⲟⲩ ⲛ̀ⲍⲱⲟⲛ ⲛ̀ⲁⲥⲱⲙⲁⲧⲟⲥ</w:t>
            </w:r>
          </w:p>
          <w:p w14:paraId="4E849CA3" w14:textId="375D54C4" w:rsidR="0082304E" w:rsidRDefault="0082304E" w:rsidP="00C83ECE">
            <w:pPr>
              <w:pStyle w:val="CopticVersemulti-line"/>
            </w:pPr>
            <w:r>
              <w:t>ⲛ̀ⲗⲓⲧⲟⲩⲣⲅⲟⲥ ⲛ̀ϣⲁϩ ⲛ̀ⲭ̀ⲣⲟⲙ:</w:t>
            </w:r>
          </w:p>
          <w:p w14:paraId="208A2CCB" w14:textId="4F962C22" w:rsidR="0082304E" w:rsidRPr="00C35319" w:rsidRDefault="0082304E" w:rsidP="00C83ECE">
            <w:pPr>
              <w:pStyle w:val="CopticHangingVerse"/>
            </w:pPr>
            <w:r>
              <w:t>Ⲡϭⲟⲓⲥ ⲁⲣⲓϩ̀ⲙⲟⲧ ⲛⲁⲛ</w:t>
            </w:r>
            <w:r w:rsidR="00C83ECE">
              <w:t xml:space="preserve"> </w:t>
            </w:r>
            <w:r>
              <w:t>ⲙ̀ⲡⲓⲭⲱ ⲉ̀ⲃⲟⲗ ⲛ̀ⲧⲉ ⲛⲉⲛⲛⲟⲃⲓ.</w:t>
            </w:r>
          </w:p>
        </w:tc>
      </w:tr>
    </w:tbl>
    <w:p w14:paraId="645B8B60" w14:textId="59DEC0AA" w:rsidR="00C83ECE" w:rsidRDefault="00C83ECE"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0252F885" w14:textId="77777777" w:rsidTr="00C83ECE">
        <w:trPr>
          <w:cantSplit/>
          <w:jc w:val="center"/>
        </w:trPr>
        <w:tc>
          <w:tcPr>
            <w:tcW w:w="288" w:type="dxa"/>
          </w:tcPr>
          <w:p w14:paraId="26FEDA96" w14:textId="77777777" w:rsidR="00C83ECE" w:rsidRDefault="00C83ECE" w:rsidP="00C83ECE">
            <w:pPr>
              <w:pStyle w:val="CopticCross"/>
            </w:pPr>
          </w:p>
        </w:tc>
        <w:tc>
          <w:tcPr>
            <w:tcW w:w="3960" w:type="dxa"/>
          </w:tcPr>
          <w:p w14:paraId="5020DD4A" w14:textId="77777777" w:rsidR="00C83ECE" w:rsidRDefault="00C83ECE" w:rsidP="00C83ECE">
            <w:pPr>
              <w:pStyle w:val="EngHang"/>
            </w:pPr>
            <w:r>
              <w:t>Hail to the four incorporeal living beasts,</w:t>
            </w:r>
          </w:p>
          <w:p w14:paraId="17D6500E" w14:textId="77777777" w:rsidR="00C83ECE" w:rsidRDefault="00C83ECE" w:rsidP="00C83ECE">
            <w:pPr>
              <w:pStyle w:val="EngHang"/>
            </w:pPr>
            <w:r>
              <w:t>Carrying the throne of God,</w:t>
            </w:r>
          </w:p>
          <w:p w14:paraId="13C9D958" w14:textId="77777777" w:rsidR="00C83ECE" w:rsidRDefault="00C83ECE" w:rsidP="00C83ECE">
            <w:pPr>
              <w:pStyle w:val="EngHang"/>
            </w:pPr>
            <w:r>
              <w:t>A lion’s face, and a calf’s face,</w:t>
            </w:r>
          </w:p>
          <w:p w14:paraId="190CCC21" w14:textId="41A3B78C" w:rsidR="00C83ECE" w:rsidRDefault="00C83ECE" w:rsidP="00C83ECE">
            <w:pPr>
              <w:pStyle w:val="EngHangEnd"/>
            </w:pPr>
            <w:r>
              <w:t>A man’s face, and an eagle’s face.</w:t>
            </w:r>
          </w:p>
        </w:tc>
        <w:tc>
          <w:tcPr>
            <w:tcW w:w="288" w:type="dxa"/>
          </w:tcPr>
          <w:p w14:paraId="1AFFCEE1" w14:textId="77777777" w:rsidR="00C83ECE" w:rsidRDefault="00C83ECE" w:rsidP="00C83ECE"/>
        </w:tc>
        <w:tc>
          <w:tcPr>
            <w:tcW w:w="288" w:type="dxa"/>
          </w:tcPr>
          <w:p w14:paraId="62B04CC0" w14:textId="77777777" w:rsidR="00C83ECE" w:rsidRDefault="00C83ECE" w:rsidP="00C83ECE">
            <w:pPr>
              <w:pStyle w:val="CopticCross"/>
            </w:pPr>
          </w:p>
        </w:tc>
        <w:tc>
          <w:tcPr>
            <w:tcW w:w="3960" w:type="dxa"/>
          </w:tcPr>
          <w:p w14:paraId="7E957C3C" w14:textId="77777777" w:rsidR="00C83ECE" w:rsidRDefault="00C83ECE" w:rsidP="00C83ECE">
            <w:pPr>
              <w:pStyle w:val="CopticVersemulti-line"/>
            </w:pPr>
            <w:r>
              <w:t>Ⲭⲉⲣⲉ ⲡⲓϥ̀ⲧⲟⲩ ⲛ̀ⲍⲱⲟⲛ ⲛ̀ⲁ̀ⲥⲱⲙⲁⲧⲟⲥ:</w:t>
            </w:r>
          </w:p>
          <w:p w14:paraId="06168D41" w14:textId="77777777" w:rsidR="00C83ECE" w:rsidRDefault="00C83ECE" w:rsidP="00C83ECE">
            <w:pPr>
              <w:pStyle w:val="CopticVersemulti-line"/>
            </w:pPr>
            <w:r>
              <w:t>ⲉⲧϥⲁⲓ ϧⲁ ⲡⲓϩⲁⲣⲙⲁ ⲛ̀ⲧⲉ Ⲫϯ:</w:t>
            </w:r>
          </w:p>
          <w:p w14:paraId="67A75F75" w14:textId="77777777" w:rsidR="00C83ECE" w:rsidRDefault="00C83ECE" w:rsidP="00C83ECE">
            <w:pPr>
              <w:pStyle w:val="CopticVersemulti-line"/>
            </w:pPr>
            <w:r>
              <w:t>ⲟⲩϩⲟ ⲙ̀ⲙⲟⲩⲓ̀ ⲛⲉⲙ ⲟⲩϩⲟ ⲙ̀ⲙⲁⲥⲓ:</w:t>
            </w:r>
          </w:p>
          <w:p w14:paraId="03983C6E" w14:textId="2CB22C79" w:rsidR="00C83ECE" w:rsidRPr="00C35319" w:rsidRDefault="00C83ECE" w:rsidP="00C83ECE">
            <w:pPr>
              <w:pStyle w:val="CopticHangingVerse"/>
            </w:pPr>
            <w:r>
              <w:t>ⲛⲉⲙ ⲟⲩϩⲟ ⲛ̀ⲣⲱⲙⲓ ⲛⲉⲙ ⲟⲩϩⲟ ⲛ̀ⲁ̀ⲏ̀ⲧⲟⲥ.</w:t>
            </w:r>
          </w:p>
        </w:tc>
      </w:tr>
    </w:tbl>
    <w:p w14:paraId="5661A044" w14:textId="620AC54F" w:rsidR="0082304E" w:rsidRDefault="0082304E" w:rsidP="0082304E">
      <w:pPr>
        <w:pStyle w:val="Heading4"/>
      </w:pPr>
      <w:r>
        <w:t>The Gospel Response for the Four Incorporeal Beasts</w:t>
      </w:r>
    </w:p>
    <w:p w14:paraId="52404AD5" w14:textId="48B8C9ED" w:rsidR="00C14556" w:rsidRPr="00C14556" w:rsidRDefault="00C14556" w:rsidP="00C14556">
      <w:pPr>
        <w:pStyle w:val="Rubric"/>
      </w:pPr>
      <w:r>
        <w:t>The last verse of the Doxology may be inserted into the Annual Gospel Response.</w:t>
      </w:r>
    </w:p>
    <w:p w14:paraId="05468922" w14:textId="203B1041" w:rsidR="004750F8" w:rsidRDefault="004750F8" w:rsidP="004750F8">
      <w:pPr>
        <w:pStyle w:val="Heading3"/>
      </w:pPr>
      <w:r>
        <w:t>November 8 (9) / Athor 12: Archangel Michael</w:t>
      </w:r>
      <w:bookmarkEnd w:id="1270"/>
      <w:bookmarkEnd w:id="1271"/>
    </w:p>
    <w:p w14:paraId="7E078728" w14:textId="77777777" w:rsidR="004750F8" w:rsidRDefault="004750F8" w:rsidP="004750F8">
      <w:pPr>
        <w:pStyle w:val="Heading4"/>
      </w:pPr>
      <w:bookmarkStart w:id="1272" w:name="_Ref434487967"/>
      <w:r>
        <w:t>The Doxology</w:t>
      </w:r>
      <w:r w:rsidR="009D0B24">
        <w:t xml:space="preserve"> for Archangel Michael</w:t>
      </w:r>
      <w:bookmarkEnd w:id="12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637D8" w14:paraId="202E1F23" w14:textId="77777777" w:rsidTr="00481AE5">
        <w:trPr>
          <w:cantSplit/>
          <w:jc w:val="center"/>
        </w:trPr>
        <w:tc>
          <w:tcPr>
            <w:tcW w:w="288" w:type="dxa"/>
          </w:tcPr>
          <w:p w14:paraId="01D91760" w14:textId="77777777" w:rsidR="00B637D8" w:rsidRDefault="00B637D8" w:rsidP="00481AE5">
            <w:pPr>
              <w:pStyle w:val="CopticCross"/>
            </w:pPr>
          </w:p>
        </w:tc>
        <w:tc>
          <w:tcPr>
            <w:tcW w:w="3960" w:type="dxa"/>
          </w:tcPr>
          <w:p w14:paraId="00626B83" w14:textId="77777777" w:rsidR="00B637D8" w:rsidRPr="004764BD" w:rsidRDefault="00B637D8" w:rsidP="00B637D8">
            <w:pPr>
              <w:pStyle w:val="EngHang"/>
            </w:pPr>
            <w:r>
              <w:t>Michael, chief of the heavenly,</w:t>
            </w:r>
          </w:p>
          <w:p w14:paraId="5AC32575" w14:textId="77777777" w:rsidR="00B637D8" w:rsidRPr="004764BD" w:rsidRDefault="00B637D8" w:rsidP="00B637D8">
            <w:pPr>
              <w:pStyle w:val="EngHang"/>
            </w:pPr>
            <w:r>
              <w:t>Is the foremost</w:t>
            </w:r>
          </w:p>
          <w:p w14:paraId="0B80D211" w14:textId="77777777" w:rsidR="00B637D8" w:rsidRPr="004764BD" w:rsidRDefault="00B637D8" w:rsidP="00B637D8">
            <w:pPr>
              <w:pStyle w:val="EngHang"/>
            </w:pPr>
            <w:r>
              <w:t>Among</w:t>
            </w:r>
            <w:r w:rsidRPr="004764BD">
              <w:t xml:space="preserve"> the angelic orders,</w:t>
            </w:r>
          </w:p>
          <w:p w14:paraId="68079437" w14:textId="77777777" w:rsidR="00B637D8" w:rsidRDefault="00B637D8" w:rsidP="00B637D8">
            <w:pPr>
              <w:pStyle w:val="EngHangEnd"/>
            </w:pPr>
            <w:r>
              <w:t>Serving</w:t>
            </w:r>
            <w:r w:rsidRPr="004764BD">
              <w:t xml:space="preserve"> </w:t>
            </w:r>
            <w:commentRangeStart w:id="1273"/>
            <w:r w:rsidRPr="004764BD">
              <w:t xml:space="preserve">before </w:t>
            </w:r>
            <w:commentRangeEnd w:id="1273"/>
            <w:r>
              <w:rPr>
                <w:rStyle w:val="CommentReference"/>
                <w:rFonts w:ascii="Times New Roman" w:eastAsiaTheme="minorHAnsi" w:hAnsi="Times New Roman" w:cstheme="minorBidi"/>
                <w:color w:val="auto"/>
              </w:rPr>
              <w:commentReference w:id="1273"/>
            </w:r>
            <w:r w:rsidRPr="004764BD">
              <w:t>the Lord.</w:t>
            </w:r>
          </w:p>
        </w:tc>
        <w:tc>
          <w:tcPr>
            <w:tcW w:w="288" w:type="dxa"/>
          </w:tcPr>
          <w:p w14:paraId="05CDEB1C" w14:textId="77777777" w:rsidR="00B637D8" w:rsidRDefault="00B637D8" w:rsidP="00481AE5"/>
        </w:tc>
        <w:tc>
          <w:tcPr>
            <w:tcW w:w="288" w:type="dxa"/>
          </w:tcPr>
          <w:p w14:paraId="47C13E94" w14:textId="77777777" w:rsidR="00B637D8" w:rsidRDefault="00B637D8" w:rsidP="00481AE5">
            <w:pPr>
              <w:pStyle w:val="CopticCross"/>
            </w:pPr>
          </w:p>
        </w:tc>
        <w:tc>
          <w:tcPr>
            <w:tcW w:w="3960" w:type="dxa"/>
          </w:tcPr>
          <w:p w14:paraId="5B8A9073" w14:textId="77777777" w:rsidR="00B637D8" w:rsidRDefault="00B637D8" w:rsidP="00B637D8">
            <w:pPr>
              <w:pStyle w:val="CopticVersemulti-line"/>
            </w:pPr>
            <w:r>
              <w:t>Ⲙⲓⲭⲁⲏⲗ ⲡ̀ⲁⲣⲭⲱⲛ ⲛ̀ⲛⲁ ⲛⲓⲫⲏⲟⲩⲓ̀:</w:t>
            </w:r>
          </w:p>
          <w:p w14:paraId="6DD48010" w14:textId="77777777" w:rsidR="00B637D8" w:rsidRDefault="00B637D8" w:rsidP="00B637D8">
            <w:pPr>
              <w:pStyle w:val="CopticVersemulti-line"/>
            </w:pPr>
            <w:r>
              <w:t>ⲛ̀ⲑⲟϥ ⲉⲧⲟⲓ ⲛ̀ϣⲟⲣⲡ:</w:t>
            </w:r>
          </w:p>
          <w:p w14:paraId="0C41E26C" w14:textId="77777777" w:rsidR="00B637D8" w:rsidRDefault="00B637D8" w:rsidP="00B637D8">
            <w:pPr>
              <w:pStyle w:val="CopticVersemulti-line"/>
            </w:pPr>
            <w:r>
              <w:t>ϧⲉⲛ ⲛⲓⲧⲁⲝⲓⲥ ⲛ̀ⲁⲅⲅⲉⲗⲓⲕⲟⲛ:</w:t>
            </w:r>
          </w:p>
          <w:p w14:paraId="5697FF68" w14:textId="77777777" w:rsidR="00B637D8" w:rsidRPr="00C35319" w:rsidRDefault="00B637D8" w:rsidP="00B637D8">
            <w:pPr>
              <w:pStyle w:val="CopticHangingVerse"/>
            </w:pPr>
            <w:r>
              <w:t>ⲉϥϣⲉⲙϣⲓ ⲙ̀ⲡⲉⲙ̀ⲑⲟ ⲙ̀Ⲡⲟ̄ⲥ̄.</w:t>
            </w:r>
          </w:p>
        </w:tc>
      </w:tr>
      <w:tr w:rsidR="00B637D8" w14:paraId="1136E883" w14:textId="77777777" w:rsidTr="00481AE5">
        <w:trPr>
          <w:cantSplit/>
          <w:jc w:val="center"/>
        </w:trPr>
        <w:tc>
          <w:tcPr>
            <w:tcW w:w="288" w:type="dxa"/>
          </w:tcPr>
          <w:p w14:paraId="246D39D7" w14:textId="77777777" w:rsidR="00B637D8" w:rsidRDefault="00B637D8" w:rsidP="00481AE5">
            <w:pPr>
              <w:pStyle w:val="CopticCross"/>
            </w:pPr>
            <w:r w:rsidRPr="00FB5ACB">
              <w:t>¿</w:t>
            </w:r>
          </w:p>
        </w:tc>
        <w:tc>
          <w:tcPr>
            <w:tcW w:w="3960" w:type="dxa"/>
          </w:tcPr>
          <w:p w14:paraId="0D50A275" w14:textId="77777777" w:rsidR="00B637D8" w:rsidRPr="004764BD" w:rsidRDefault="00B637D8" w:rsidP="00B637D8">
            <w:pPr>
              <w:pStyle w:val="EngHang"/>
            </w:pPr>
            <w:r w:rsidRPr="004764BD">
              <w:t>God sends us</w:t>
            </w:r>
          </w:p>
          <w:p w14:paraId="69752291" w14:textId="77777777" w:rsidR="00B637D8" w:rsidRPr="004764BD" w:rsidRDefault="00B637D8" w:rsidP="00B637D8">
            <w:pPr>
              <w:pStyle w:val="EngHang"/>
            </w:pPr>
            <w:r w:rsidRPr="004764BD">
              <w:t>His mercy and compassion,</w:t>
            </w:r>
          </w:p>
          <w:p w14:paraId="4DBBFA21" w14:textId="77777777" w:rsidR="00B637D8" w:rsidRPr="004764BD" w:rsidRDefault="00B637D8" w:rsidP="00B637D8">
            <w:pPr>
              <w:pStyle w:val="EngHang"/>
            </w:pPr>
            <w:r w:rsidRPr="004764BD">
              <w:t>Through the supplications</w:t>
            </w:r>
            <w:r w:rsidRPr="004764BD">
              <w:rPr>
                <w:rStyle w:val="FootnoteReference"/>
              </w:rPr>
              <w:footnoteReference w:id="936"/>
            </w:r>
            <w:r w:rsidRPr="004764BD">
              <w:t xml:space="preserve"> of Michael</w:t>
            </w:r>
            <w:r>
              <w:t>,</w:t>
            </w:r>
          </w:p>
          <w:p w14:paraId="3F779B94" w14:textId="77777777" w:rsidR="00B637D8" w:rsidRDefault="00B637D8" w:rsidP="00B637D8">
            <w:pPr>
              <w:pStyle w:val="EngHangEnd"/>
            </w:pPr>
            <w:r w:rsidRPr="004764BD">
              <w:t>The great Archangel.</w:t>
            </w:r>
          </w:p>
        </w:tc>
        <w:tc>
          <w:tcPr>
            <w:tcW w:w="288" w:type="dxa"/>
          </w:tcPr>
          <w:p w14:paraId="6A986391" w14:textId="77777777" w:rsidR="00B637D8" w:rsidRDefault="00B637D8" w:rsidP="00481AE5"/>
        </w:tc>
        <w:tc>
          <w:tcPr>
            <w:tcW w:w="288" w:type="dxa"/>
          </w:tcPr>
          <w:p w14:paraId="7330939B" w14:textId="77777777" w:rsidR="00B637D8" w:rsidRDefault="00B637D8" w:rsidP="00481AE5">
            <w:pPr>
              <w:pStyle w:val="CopticCross"/>
            </w:pPr>
            <w:r w:rsidRPr="00FB5ACB">
              <w:t>¿</w:t>
            </w:r>
          </w:p>
        </w:tc>
        <w:tc>
          <w:tcPr>
            <w:tcW w:w="3960" w:type="dxa"/>
          </w:tcPr>
          <w:p w14:paraId="299B8AA9" w14:textId="77777777" w:rsidR="00B637D8" w:rsidRDefault="00B637D8" w:rsidP="00B637D8">
            <w:pPr>
              <w:pStyle w:val="CopticVersemulti-line"/>
            </w:pPr>
            <w:r>
              <w:t>Ϣⲁⲣⲉ Ⲫϯ ⲟⲩⲱⲣⲡ ⲛⲁⲛ:</w:t>
            </w:r>
          </w:p>
          <w:p w14:paraId="4F2337DB" w14:textId="77777777" w:rsidR="00B637D8" w:rsidRDefault="00B637D8" w:rsidP="00B637D8">
            <w:pPr>
              <w:pStyle w:val="CopticVersemulti-line"/>
            </w:pPr>
            <w:r>
              <w:t>ⲛ̀ⲛⲉϥⲛⲁⲓ ⲛⲉⲙ ⲛⲉϥⲙⲉⲧϣⲉⲛϩⲏⲧ:</w:t>
            </w:r>
          </w:p>
          <w:p w14:paraId="1522AAD2" w14:textId="77777777" w:rsidR="00B637D8" w:rsidRDefault="00B637D8" w:rsidP="00B637D8">
            <w:pPr>
              <w:pStyle w:val="CopticVersemulti-line"/>
            </w:pPr>
            <w:r>
              <w:t>ϩⲓⲧⲉⲛ ⲛⲓϯϩⲟ ⲛ̀ⲧⲉ Ⲙⲓⲭⲁⲏⲗ:</w:t>
            </w:r>
          </w:p>
          <w:p w14:paraId="6E000118" w14:textId="77777777" w:rsidR="00B637D8" w:rsidRDefault="00B637D8" w:rsidP="00B637D8">
            <w:pPr>
              <w:pStyle w:val="CopticHangingVerse"/>
            </w:pPr>
            <w:r>
              <w:t>ⲡⲓⲛⲓϣϯ ⲛ̀ⲁⲣⲭⲏⲁⲅⲅⲉⲗⲟⲥ.</w:t>
            </w:r>
          </w:p>
        </w:tc>
      </w:tr>
      <w:tr w:rsidR="00B637D8" w14:paraId="48540090" w14:textId="77777777" w:rsidTr="00481AE5">
        <w:trPr>
          <w:cantSplit/>
          <w:jc w:val="center"/>
        </w:trPr>
        <w:tc>
          <w:tcPr>
            <w:tcW w:w="288" w:type="dxa"/>
          </w:tcPr>
          <w:p w14:paraId="0282A78F" w14:textId="77777777" w:rsidR="00B637D8" w:rsidRDefault="00B637D8" w:rsidP="00481AE5">
            <w:pPr>
              <w:pStyle w:val="CopticCross"/>
            </w:pPr>
          </w:p>
        </w:tc>
        <w:tc>
          <w:tcPr>
            <w:tcW w:w="3960" w:type="dxa"/>
          </w:tcPr>
          <w:p w14:paraId="6962D4BD" w14:textId="77777777" w:rsidR="00B637D8" w:rsidRDefault="00B637D8" w:rsidP="00B637D8">
            <w:pPr>
              <w:pStyle w:val="EngHang"/>
            </w:pPr>
            <w:r w:rsidRPr="004764BD">
              <w:t>The harvest is ripe</w:t>
            </w:r>
            <w:r w:rsidRPr="004764BD">
              <w:rPr>
                <w:rStyle w:val="FootnoteReference"/>
              </w:rPr>
              <w:footnoteReference w:id="937"/>
            </w:r>
          </w:p>
          <w:p w14:paraId="0F8854EC" w14:textId="77777777" w:rsidR="00B637D8" w:rsidRPr="004764BD" w:rsidRDefault="00B637D8" w:rsidP="00B637D8">
            <w:pPr>
              <w:pStyle w:val="EngHang"/>
            </w:pPr>
            <w:r>
              <w:t>By Michael’s prayers—</w:t>
            </w:r>
          </w:p>
          <w:p w14:paraId="7C2E8852" w14:textId="77777777" w:rsidR="00B637D8" w:rsidRPr="004764BD" w:rsidRDefault="00B637D8" w:rsidP="00B637D8">
            <w:pPr>
              <w:pStyle w:val="EngHang"/>
            </w:pPr>
            <w:r w:rsidRPr="004764BD">
              <w:t xml:space="preserve">For he is near </w:t>
            </w:r>
            <w:r>
              <w:t>to</w:t>
            </w:r>
            <w:r w:rsidRPr="004764BD">
              <w:t xml:space="preserve"> God,</w:t>
            </w:r>
          </w:p>
          <w:p w14:paraId="2030A089" w14:textId="77777777" w:rsidR="00B637D8" w:rsidRDefault="00B637D8" w:rsidP="00B637D8">
            <w:pPr>
              <w:pStyle w:val="EngHangEnd"/>
            </w:pPr>
            <w:r w:rsidRPr="004764BD">
              <w:t>Asking Him on our behalf.</w:t>
            </w:r>
          </w:p>
        </w:tc>
        <w:tc>
          <w:tcPr>
            <w:tcW w:w="288" w:type="dxa"/>
          </w:tcPr>
          <w:p w14:paraId="048B6D3B" w14:textId="77777777" w:rsidR="00B637D8" w:rsidRDefault="00B637D8" w:rsidP="00481AE5"/>
        </w:tc>
        <w:tc>
          <w:tcPr>
            <w:tcW w:w="288" w:type="dxa"/>
          </w:tcPr>
          <w:p w14:paraId="73EA3284" w14:textId="77777777" w:rsidR="00B637D8" w:rsidRDefault="00B637D8" w:rsidP="00481AE5">
            <w:pPr>
              <w:pStyle w:val="CopticCross"/>
            </w:pPr>
          </w:p>
        </w:tc>
        <w:tc>
          <w:tcPr>
            <w:tcW w:w="3960" w:type="dxa"/>
          </w:tcPr>
          <w:p w14:paraId="7AA0FA18" w14:textId="77777777" w:rsidR="00B637D8" w:rsidRDefault="00B637D8" w:rsidP="00B637D8">
            <w:pPr>
              <w:pStyle w:val="CopticVersemulti-line"/>
            </w:pPr>
            <w:r>
              <w:t>Ϣⲁⲩϫⲱⲕ ⲉ̀ⲃⲟⲗ ⲛ̀ϫⲉ ⲛⲓⲕⲁⲣⲡⲟⲥ:</w:t>
            </w:r>
          </w:p>
          <w:p w14:paraId="0CA76C93" w14:textId="77777777" w:rsidR="00B637D8" w:rsidRDefault="00B637D8" w:rsidP="00B637D8">
            <w:pPr>
              <w:pStyle w:val="CopticVersemulti-line"/>
            </w:pPr>
            <w:r>
              <w:t>Ϩⲓⲧⲛⲉ ⲛⲉⲛⲧⲱⲃϩ ⲙ̀Ⲙⲓⲭⲁⲏⲗ:</w:t>
            </w:r>
          </w:p>
          <w:p w14:paraId="0DFCEEA4" w14:textId="77777777" w:rsidR="00B637D8" w:rsidRDefault="00B637D8" w:rsidP="00B637D8">
            <w:pPr>
              <w:pStyle w:val="CopticVersemulti-line"/>
            </w:pPr>
            <w:r>
              <w:t>Ϫⲉ ⲛ̀ⲑⲟϥ ⲉⲧϧⲉⲛⲧ ⲉ̀ϧⲟⲩⲛ Ⲫϯ:</w:t>
            </w:r>
          </w:p>
          <w:p w14:paraId="3B5BB5A3" w14:textId="77777777" w:rsidR="00B637D8" w:rsidRDefault="00B637D8" w:rsidP="00B637D8">
            <w:pPr>
              <w:pStyle w:val="CopticHangingVerse"/>
            </w:pPr>
            <w:r>
              <w:t>ⲉϥϯϩⲟ ⲉ̀ϩ̀ⲣⲏⲓ ⲉ̀ϫⲱⲛ.</w:t>
            </w:r>
          </w:p>
        </w:tc>
      </w:tr>
      <w:tr w:rsidR="00B637D8" w14:paraId="05E6A5C2" w14:textId="77777777" w:rsidTr="00481AE5">
        <w:trPr>
          <w:cantSplit/>
          <w:jc w:val="center"/>
        </w:trPr>
        <w:tc>
          <w:tcPr>
            <w:tcW w:w="288" w:type="dxa"/>
          </w:tcPr>
          <w:p w14:paraId="59A65FB0" w14:textId="77777777" w:rsidR="00B637D8" w:rsidRDefault="00B637D8" w:rsidP="00481AE5">
            <w:pPr>
              <w:pStyle w:val="CopticCross"/>
            </w:pPr>
            <w:r w:rsidRPr="00FB5ACB">
              <w:t>¿</w:t>
            </w:r>
          </w:p>
        </w:tc>
        <w:tc>
          <w:tcPr>
            <w:tcW w:w="3960" w:type="dxa"/>
          </w:tcPr>
          <w:p w14:paraId="5EB1D8CC" w14:textId="77777777" w:rsidR="00B637D8" w:rsidRPr="004764BD" w:rsidRDefault="00B637D8" w:rsidP="00B637D8">
            <w:pPr>
              <w:pStyle w:val="EngHang"/>
            </w:pPr>
            <w:r w:rsidRPr="004764BD">
              <w:t>Every good and perfect gift,</w:t>
            </w:r>
          </w:p>
          <w:p w14:paraId="67D6FF98" w14:textId="77777777" w:rsidR="00B637D8" w:rsidRPr="004764BD" w:rsidRDefault="00B637D8" w:rsidP="00B637D8">
            <w:pPr>
              <w:pStyle w:val="EngHang"/>
            </w:pPr>
            <w:r w:rsidRPr="004764BD">
              <w:t>Is from above,</w:t>
            </w:r>
          </w:p>
          <w:p w14:paraId="3E18633A" w14:textId="77777777" w:rsidR="00B637D8" w:rsidRPr="004764BD" w:rsidRDefault="00B637D8" w:rsidP="00B637D8">
            <w:pPr>
              <w:pStyle w:val="EngHang"/>
            </w:pPr>
            <w:r w:rsidRPr="004764BD">
              <w:t>And comes down</w:t>
            </w:r>
          </w:p>
          <w:p w14:paraId="48A38F52" w14:textId="77777777" w:rsidR="00B637D8" w:rsidRDefault="00B637D8" w:rsidP="00B637D8">
            <w:pPr>
              <w:pStyle w:val="EngHangEnd"/>
            </w:pPr>
            <w:r w:rsidRPr="004764BD">
              <w:t>From the Father of Lights.</w:t>
            </w:r>
            <w:r w:rsidRPr="004764BD">
              <w:rPr>
                <w:rStyle w:val="FootnoteReference"/>
              </w:rPr>
              <w:footnoteReference w:id="938"/>
            </w:r>
          </w:p>
        </w:tc>
        <w:tc>
          <w:tcPr>
            <w:tcW w:w="288" w:type="dxa"/>
          </w:tcPr>
          <w:p w14:paraId="45BE222B" w14:textId="77777777" w:rsidR="00B637D8" w:rsidRDefault="00B637D8" w:rsidP="00481AE5"/>
        </w:tc>
        <w:tc>
          <w:tcPr>
            <w:tcW w:w="288" w:type="dxa"/>
          </w:tcPr>
          <w:p w14:paraId="2A319C3F" w14:textId="77777777" w:rsidR="00B637D8" w:rsidRDefault="00B637D8" w:rsidP="00481AE5">
            <w:pPr>
              <w:pStyle w:val="CopticCross"/>
            </w:pPr>
            <w:r w:rsidRPr="00FB5ACB">
              <w:t>¿</w:t>
            </w:r>
          </w:p>
        </w:tc>
        <w:tc>
          <w:tcPr>
            <w:tcW w:w="3960" w:type="dxa"/>
          </w:tcPr>
          <w:p w14:paraId="4C43E172" w14:textId="77777777" w:rsidR="00B637D8" w:rsidRDefault="00B637D8" w:rsidP="00B637D8">
            <w:pPr>
              <w:pStyle w:val="CopticVersemulti-line"/>
            </w:pPr>
            <w:r>
              <w:t>Ⲧⲁⲓⲟ̀ ⲛⲓⲃⲉⲛ ⲉⲑⲛⲁⲛⲉⲩ:</w:t>
            </w:r>
          </w:p>
          <w:p w14:paraId="632CB3F8" w14:textId="77777777" w:rsidR="00B637D8" w:rsidRDefault="00B637D8" w:rsidP="00B637D8">
            <w:pPr>
              <w:pStyle w:val="CopticVersemulti-line"/>
            </w:pPr>
            <w:r>
              <w:t>ⲛⲉⲙ ⲇⲱⲣⲟⲛ ⲛⲓⲃⲉⲛ ⲉⲧϫⲏⲕ ⲉ̀ⲃⲟⲗ:</w:t>
            </w:r>
          </w:p>
          <w:p w14:paraId="45011DF7" w14:textId="77777777" w:rsidR="00B637D8" w:rsidRDefault="00B637D8" w:rsidP="00B637D8">
            <w:pPr>
              <w:pStyle w:val="CopticVersemulti-line"/>
            </w:pPr>
            <w:r>
              <w:t>ⲉⲩⲛⲏⲟⲩ ⲛⲁⲛ ⲉ̀ⲃⲟⲗ ⲙ̀ⲡ̀ϣⲱⲓ:</w:t>
            </w:r>
          </w:p>
          <w:p w14:paraId="56E763A5" w14:textId="77777777" w:rsidR="00B637D8" w:rsidRDefault="00B637D8" w:rsidP="00B637D8">
            <w:pPr>
              <w:pStyle w:val="CopticHangingVerse"/>
            </w:pPr>
            <w:r>
              <w:t>ϩⲓⲧⲉⲛ Ⲫⲓⲱⲧ ⲛ̀ⲧⲉ ⲡⲓⲟⲩⲱⲓⲛⲓ.</w:t>
            </w:r>
          </w:p>
        </w:tc>
      </w:tr>
      <w:tr w:rsidR="00B637D8" w14:paraId="005E1427" w14:textId="77777777" w:rsidTr="00481AE5">
        <w:trPr>
          <w:cantSplit/>
          <w:jc w:val="center"/>
        </w:trPr>
        <w:tc>
          <w:tcPr>
            <w:tcW w:w="288" w:type="dxa"/>
          </w:tcPr>
          <w:p w14:paraId="7C71BDC4" w14:textId="77777777" w:rsidR="00B637D8" w:rsidRDefault="00B637D8" w:rsidP="00481AE5">
            <w:pPr>
              <w:pStyle w:val="CopticCross"/>
            </w:pPr>
          </w:p>
        </w:tc>
        <w:tc>
          <w:tcPr>
            <w:tcW w:w="3960" w:type="dxa"/>
          </w:tcPr>
          <w:p w14:paraId="328A148C" w14:textId="77777777" w:rsidR="00B637D8" w:rsidRPr="004764BD" w:rsidRDefault="00B637D8" w:rsidP="00B637D8">
            <w:pPr>
              <w:pStyle w:val="EngHang"/>
            </w:pPr>
            <w:r>
              <w:t xml:space="preserve">Let us praise, </w:t>
            </w:r>
            <w:r w:rsidRPr="004764BD">
              <w:t>glorify</w:t>
            </w:r>
            <w:r>
              <w:t>,</w:t>
            </w:r>
          </w:p>
          <w:p w14:paraId="7642FA93" w14:textId="77777777" w:rsidR="00B637D8" w:rsidRPr="004764BD" w:rsidRDefault="00B637D8" w:rsidP="00B637D8">
            <w:pPr>
              <w:pStyle w:val="EngHang"/>
            </w:pPr>
            <w:r>
              <w:t>And worship the Holy Trinity—</w:t>
            </w:r>
          </w:p>
          <w:p w14:paraId="0293D0B1" w14:textId="77777777" w:rsidR="00B637D8" w:rsidRPr="004764BD" w:rsidRDefault="00B637D8" w:rsidP="00B637D8">
            <w:pPr>
              <w:pStyle w:val="EngHang"/>
            </w:pPr>
            <w:r>
              <w:t>One in essence—</w:t>
            </w:r>
          </w:p>
          <w:p w14:paraId="7BB9D05E" w14:textId="77777777" w:rsidR="00B637D8" w:rsidRDefault="00B637D8" w:rsidP="00B637D8">
            <w:pPr>
              <w:pStyle w:val="EngHangEnd"/>
            </w:pPr>
            <w:r w:rsidRPr="004764BD">
              <w:t>Who endures forever.</w:t>
            </w:r>
          </w:p>
        </w:tc>
        <w:tc>
          <w:tcPr>
            <w:tcW w:w="288" w:type="dxa"/>
          </w:tcPr>
          <w:p w14:paraId="227B9D97" w14:textId="77777777" w:rsidR="00B637D8" w:rsidRDefault="00B637D8" w:rsidP="00481AE5"/>
        </w:tc>
        <w:tc>
          <w:tcPr>
            <w:tcW w:w="288" w:type="dxa"/>
          </w:tcPr>
          <w:p w14:paraId="7B596293" w14:textId="77777777" w:rsidR="00B637D8" w:rsidRDefault="00B637D8" w:rsidP="00481AE5">
            <w:pPr>
              <w:pStyle w:val="CopticCross"/>
            </w:pPr>
          </w:p>
        </w:tc>
        <w:tc>
          <w:tcPr>
            <w:tcW w:w="3960" w:type="dxa"/>
          </w:tcPr>
          <w:p w14:paraId="2F278E80" w14:textId="77777777" w:rsidR="00B637D8" w:rsidRDefault="00B637D8" w:rsidP="00B637D8">
            <w:pPr>
              <w:pStyle w:val="CopticVersemulti-line"/>
            </w:pPr>
            <w:r>
              <w:t>Ⲙⲁⲣⲉⲛϩⲱⲥ ⲛ̀ⲧⲉⲛϯⲱ̀ⲟⲩ:</w:t>
            </w:r>
          </w:p>
          <w:p w14:paraId="1B9289F6" w14:textId="77777777" w:rsidR="00B637D8" w:rsidRDefault="00B637D8" w:rsidP="00B637D8">
            <w:pPr>
              <w:pStyle w:val="CopticVersemulti-line"/>
            </w:pPr>
            <w:r>
              <w:t>ⲛ̀ⲧⲉⲛⲟⲩⲱϣⲧ ⲛ̀Ϯⲧ̀ⲣⲓⲁⲥ ⲉ̄ⲑ̄ⲩ̄:</w:t>
            </w:r>
          </w:p>
          <w:p w14:paraId="5FC36474" w14:textId="77777777" w:rsidR="00B637D8" w:rsidRDefault="00B637D8" w:rsidP="00B637D8">
            <w:pPr>
              <w:pStyle w:val="CopticVersemulti-line"/>
            </w:pPr>
            <w:r>
              <w:t>ⲉⲧⲟⲓ ⲛ̀ⲟ̀ⲙⲟⲟⲩⲥⲓⲟⲥ:</w:t>
            </w:r>
          </w:p>
          <w:p w14:paraId="65F197EC" w14:textId="77777777" w:rsidR="00B637D8" w:rsidRDefault="00B637D8" w:rsidP="00B637D8">
            <w:pPr>
              <w:pStyle w:val="CopticHangingVerse"/>
            </w:pPr>
            <w:r>
              <w:t>ⲉⲑⲙⲏⲛ ⲉ̀ⲃⲟⲗ ϣⲁ ⲉ̀ⲛⲉϩ</w:t>
            </w:r>
          </w:p>
        </w:tc>
      </w:tr>
      <w:tr w:rsidR="00B637D8" w14:paraId="2F403A81" w14:textId="77777777" w:rsidTr="00481AE5">
        <w:trPr>
          <w:cantSplit/>
          <w:jc w:val="center"/>
        </w:trPr>
        <w:tc>
          <w:tcPr>
            <w:tcW w:w="288" w:type="dxa"/>
          </w:tcPr>
          <w:p w14:paraId="3437C05C" w14:textId="77777777" w:rsidR="00B637D8" w:rsidRDefault="00B637D8" w:rsidP="00481AE5">
            <w:pPr>
              <w:pStyle w:val="CopticCross"/>
            </w:pPr>
            <w:r w:rsidRPr="00FB5ACB">
              <w:t>¿</w:t>
            </w:r>
          </w:p>
        </w:tc>
        <w:tc>
          <w:tcPr>
            <w:tcW w:w="3960" w:type="dxa"/>
          </w:tcPr>
          <w:p w14:paraId="59DB58FF" w14:textId="77777777" w:rsidR="00B637D8" w:rsidRPr="004764BD" w:rsidRDefault="00B637D8" w:rsidP="00B637D8">
            <w:pPr>
              <w:pStyle w:val="EngHang"/>
            </w:pPr>
            <w:r w:rsidRPr="004764BD">
              <w:t>Intercede on our behalf</w:t>
            </w:r>
          </w:p>
          <w:p w14:paraId="4EF2131D" w14:textId="77777777" w:rsidR="00B637D8" w:rsidRPr="004764BD" w:rsidRDefault="00B637D8" w:rsidP="00B637D8">
            <w:pPr>
              <w:pStyle w:val="EngHang"/>
            </w:pPr>
            <w:r w:rsidRPr="004764BD">
              <w:t>O Holy archangel,</w:t>
            </w:r>
          </w:p>
          <w:p w14:paraId="37D42FA1" w14:textId="77777777" w:rsidR="00B637D8" w:rsidRPr="004764BD" w:rsidRDefault="00B637D8" w:rsidP="00B637D8">
            <w:pPr>
              <w:pStyle w:val="EngHang"/>
            </w:pPr>
            <w:r w:rsidRPr="004764BD">
              <w:t>Michael, Chief of the Heavenly</w:t>
            </w:r>
            <w:r>
              <w:t>,</w:t>
            </w:r>
          </w:p>
          <w:p w14:paraId="62340323" w14:textId="77777777" w:rsidR="00B637D8" w:rsidRDefault="00B637D8" w:rsidP="00B637D8">
            <w:pPr>
              <w:pStyle w:val="EngHangEnd"/>
            </w:pPr>
            <w:r w:rsidRPr="004764BD">
              <w:t>That He may</w:t>
            </w:r>
            <w:r>
              <w:t xml:space="preserve"> forgive us our sins.</w:t>
            </w:r>
          </w:p>
        </w:tc>
        <w:tc>
          <w:tcPr>
            <w:tcW w:w="288" w:type="dxa"/>
          </w:tcPr>
          <w:p w14:paraId="006932C8" w14:textId="77777777" w:rsidR="00B637D8" w:rsidRDefault="00B637D8" w:rsidP="00481AE5"/>
        </w:tc>
        <w:tc>
          <w:tcPr>
            <w:tcW w:w="288" w:type="dxa"/>
          </w:tcPr>
          <w:p w14:paraId="5ECDC6B2" w14:textId="77777777" w:rsidR="00B637D8" w:rsidRDefault="00B637D8" w:rsidP="00481AE5">
            <w:pPr>
              <w:pStyle w:val="CopticCross"/>
            </w:pPr>
            <w:r w:rsidRPr="00FB5ACB">
              <w:t>¿</w:t>
            </w:r>
          </w:p>
        </w:tc>
        <w:tc>
          <w:tcPr>
            <w:tcW w:w="3960" w:type="dxa"/>
          </w:tcPr>
          <w:p w14:paraId="174C82AB" w14:textId="77777777" w:rsidR="00B637D8" w:rsidRDefault="00B637D8" w:rsidP="00B637D8">
            <w:pPr>
              <w:pStyle w:val="CopticVersemulti-line"/>
            </w:pPr>
            <w:r>
              <w:t>Ⲁⲣⲓⲡ̀ⲣⲉⲥⲃⲉⲩⲓⲛ ⲉ̀ϩ̀ⲣⲏⲓ ⲉ̀ϫⲱⲛ:</w:t>
            </w:r>
          </w:p>
          <w:p w14:paraId="6D3DA07A" w14:textId="77777777" w:rsidR="00B637D8" w:rsidRDefault="00B637D8" w:rsidP="00B637D8">
            <w:pPr>
              <w:pStyle w:val="CopticVersemulti-line"/>
            </w:pPr>
            <w:r>
              <w:t>ⲱ̀ ⲡⲓⲁⲣⲭⲏⲁⲅⲅⲉⲗⲟⲥ ⲉ̄ⲑ̄ⲩ̄:</w:t>
            </w:r>
          </w:p>
          <w:p w14:paraId="704257A9" w14:textId="77777777" w:rsidR="00B637D8" w:rsidRDefault="00B637D8" w:rsidP="00B637D8">
            <w:pPr>
              <w:pStyle w:val="CopticVersemulti-line"/>
            </w:pPr>
            <w:r>
              <w:t>Ⲙⲓⲭⲁⲏⲗ ⲡ̀ⲁⲣⲭⲱⲛ ⲛ̀ⲛⲁ ⲛⲓⲫⲏⲟⲩⲓ̀:</w:t>
            </w:r>
          </w:p>
          <w:p w14:paraId="3C29EB9A" w14:textId="77777777" w:rsidR="00B637D8" w:rsidRDefault="00B637D8" w:rsidP="00B637D8">
            <w:pPr>
              <w:pStyle w:val="CopticHangingVerse"/>
            </w:pPr>
            <w:r>
              <w:t>ⲛ̀ⲧⲉϥⲭⲁ ⲛⲉⲛⲛⲟⲃⲓ ⲛⲁⲛ ⲉ̀ⲃⲟⲗ.</w:t>
            </w:r>
          </w:p>
        </w:tc>
      </w:tr>
    </w:tbl>
    <w:p w14:paraId="4E112C3F" w14:textId="77777777" w:rsidR="00A5501F" w:rsidRDefault="00A5501F" w:rsidP="00A5501F">
      <w:pPr>
        <w:pStyle w:val="Heading4"/>
      </w:pPr>
      <w:bookmarkStart w:id="1282" w:name="_Ref434487984"/>
      <w:r>
        <w:t>The Doxology for Michael and Gabriel</w:t>
      </w:r>
      <w:bookmarkEnd w:id="128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699C2098" w14:textId="77777777" w:rsidTr="00A96CF8">
        <w:trPr>
          <w:cantSplit/>
          <w:jc w:val="center"/>
        </w:trPr>
        <w:tc>
          <w:tcPr>
            <w:tcW w:w="288" w:type="dxa"/>
          </w:tcPr>
          <w:p w14:paraId="03DB4E5F" w14:textId="77777777" w:rsidR="00A5501F" w:rsidRDefault="00A5501F" w:rsidP="00A96CF8">
            <w:pPr>
              <w:pStyle w:val="CopticCross"/>
            </w:pPr>
          </w:p>
        </w:tc>
        <w:tc>
          <w:tcPr>
            <w:tcW w:w="3960" w:type="dxa"/>
          </w:tcPr>
          <w:p w14:paraId="0F5A520E" w14:textId="77777777" w:rsidR="00A5501F" w:rsidRDefault="00A5501F" w:rsidP="00A5501F">
            <w:pPr>
              <w:pStyle w:val="EngHang"/>
            </w:pPr>
            <w:r>
              <w:t>O King of glory,</w:t>
            </w:r>
          </w:p>
          <w:p w14:paraId="170A97C3" w14:textId="77777777" w:rsidR="00A5501F" w:rsidRDefault="00A5501F" w:rsidP="00A5501F">
            <w:pPr>
              <w:pStyle w:val="EngHang"/>
            </w:pPr>
            <w:r>
              <w:t>Your great archangels,</w:t>
            </w:r>
          </w:p>
          <w:p w14:paraId="0C6CE1EB" w14:textId="77777777" w:rsidR="00A5501F" w:rsidRDefault="00A5501F" w:rsidP="00A5501F">
            <w:pPr>
              <w:pStyle w:val="EngHang"/>
            </w:pPr>
            <w:r>
              <w:t>Michael and Gabriel, Sing to You,</w:t>
            </w:r>
          </w:p>
          <w:p w14:paraId="4823B230" w14:textId="77777777" w:rsidR="00A5501F" w:rsidRDefault="00A5501F" w:rsidP="00A5501F">
            <w:pPr>
              <w:pStyle w:val="EngHangEnd"/>
            </w:pPr>
            <w:r>
              <w:t>Proclaiming and saying,</w:t>
            </w:r>
          </w:p>
        </w:tc>
        <w:tc>
          <w:tcPr>
            <w:tcW w:w="288" w:type="dxa"/>
          </w:tcPr>
          <w:p w14:paraId="1C77AFA9" w14:textId="77777777" w:rsidR="00A5501F" w:rsidRDefault="00A5501F" w:rsidP="00A96CF8"/>
        </w:tc>
        <w:tc>
          <w:tcPr>
            <w:tcW w:w="288" w:type="dxa"/>
          </w:tcPr>
          <w:p w14:paraId="369AA02A" w14:textId="77777777" w:rsidR="00A5501F" w:rsidRDefault="00A5501F" w:rsidP="00A96CF8">
            <w:pPr>
              <w:pStyle w:val="CopticCross"/>
            </w:pPr>
          </w:p>
        </w:tc>
        <w:tc>
          <w:tcPr>
            <w:tcW w:w="3960" w:type="dxa"/>
          </w:tcPr>
          <w:p w14:paraId="64FF46D1" w14:textId="77777777" w:rsidR="00A5501F" w:rsidRDefault="00A5501F" w:rsidP="00A5501F">
            <w:pPr>
              <w:pStyle w:val="CopticVersemulti-line"/>
            </w:pPr>
            <w:r>
              <w:t xml:space="preserve">Ⲙⲓⲭⲁⲏⲗ </w:t>
            </w:r>
            <w:r w:rsidRPr="00A5501F">
              <w:t>ⲛⲉⲙ</w:t>
            </w:r>
            <w:r>
              <w:t xml:space="preserve"> Ⲅⲁⲃⲣⲓⲏⲗ:</w:t>
            </w:r>
          </w:p>
          <w:p w14:paraId="304CBEC8" w14:textId="77777777" w:rsidR="00A5501F" w:rsidRDefault="00A5501F" w:rsidP="00A5501F">
            <w:pPr>
              <w:pStyle w:val="CopticVersemulti-line"/>
            </w:pPr>
            <w:r>
              <w:t>ⲛⲉⲕⲛⲓϣϯ ⲛ̀ⲁⲣⲝⲏⲁⲅⲅⲉⲗⲟⲥ:</w:t>
            </w:r>
          </w:p>
          <w:p w14:paraId="0B3FC5FE" w14:textId="77777777" w:rsidR="00A5501F" w:rsidRDefault="00A5501F" w:rsidP="00A5501F">
            <w:pPr>
              <w:pStyle w:val="CopticVersemulti-line"/>
            </w:pPr>
            <w:r>
              <w:t>ⲥⲉϩⲱⲥ ⲉ̀ⲣⲟⲕ ⲡ̀ⲟⲩⲣⲟ ⲛ̀ⲧⲉ ⲡ̀ⲱ̀ⲟⲩ:</w:t>
            </w:r>
          </w:p>
          <w:p w14:paraId="289B51C1" w14:textId="77777777" w:rsidR="00A5501F" w:rsidRPr="00C35319" w:rsidRDefault="00A5501F" w:rsidP="00A5501F">
            <w:pPr>
              <w:pStyle w:val="CopticHangingVerse"/>
            </w:pPr>
            <w:r>
              <w:t>ⲉⲩⲱϣ ⲉ̀ⲃⲟⲗ ⲉⲩϫⲱ ⲙ̀ⲙⲟⲥ.</w:t>
            </w:r>
          </w:p>
        </w:tc>
      </w:tr>
      <w:tr w:rsidR="00A5501F" w14:paraId="7411E83E" w14:textId="77777777" w:rsidTr="00A96CF8">
        <w:trPr>
          <w:cantSplit/>
          <w:jc w:val="center"/>
        </w:trPr>
        <w:tc>
          <w:tcPr>
            <w:tcW w:w="288" w:type="dxa"/>
          </w:tcPr>
          <w:p w14:paraId="259B4C00" w14:textId="77777777" w:rsidR="00A5501F" w:rsidRDefault="00A5501F" w:rsidP="00A96CF8">
            <w:pPr>
              <w:pStyle w:val="CopticCross"/>
            </w:pPr>
            <w:r w:rsidRPr="00FB5ACB">
              <w:lastRenderedPageBreak/>
              <w:t>¿</w:t>
            </w:r>
          </w:p>
        </w:tc>
        <w:tc>
          <w:tcPr>
            <w:tcW w:w="3960" w:type="dxa"/>
          </w:tcPr>
          <w:p w14:paraId="51BF5B3D" w14:textId="77777777" w:rsidR="00A5501F" w:rsidRDefault="00A5501F" w:rsidP="00A5501F">
            <w:pPr>
              <w:pStyle w:val="EngHang"/>
            </w:pPr>
            <w:r>
              <w:t>“Holy, O God,</w:t>
            </w:r>
          </w:p>
          <w:p w14:paraId="351C18B0" w14:textId="77777777" w:rsidR="00A5501F" w:rsidRDefault="00A5501F" w:rsidP="00A5501F">
            <w:pPr>
              <w:pStyle w:val="EngHang"/>
            </w:pPr>
            <w:r>
              <w:t>Those who are sick, heal.</w:t>
            </w:r>
          </w:p>
          <w:p w14:paraId="11EBF680" w14:textId="77777777" w:rsidR="00A5501F" w:rsidRDefault="00A5501F" w:rsidP="00A5501F">
            <w:pPr>
              <w:pStyle w:val="EngHang"/>
            </w:pPr>
            <w:r>
              <w:t>Holy, O Mighty,</w:t>
            </w:r>
          </w:p>
          <w:p w14:paraId="245C48D2" w14:textId="77777777" w:rsidR="00A5501F" w:rsidRDefault="00A5501F" w:rsidP="00A5501F">
            <w:pPr>
              <w:pStyle w:val="EngHangEnd"/>
            </w:pPr>
            <w:r>
              <w:t>Those who have slept, O Lord, repose.</w:t>
            </w:r>
          </w:p>
        </w:tc>
        <w:tc>
          <w:tcPr>
            <w:tcW w:w="288" w:type="dxa"/>
          </w:tcPr>
          <w:p w14:paraId="03625C3C" w14:textId="77777777" w:rsidR="00A5501F" w:rsidRDefault="00A5501F" w:rsidP="00A96CF8"/>
        </w:tc>
        <w:tc>
          <w:tcPr>
            <w:tcW w:w="288" w:type="dxa"/>
          </w:tcPr>
          <w:p w14:paraId="6F792942" w14:textId="77777777" w:rsidR="00A5501F" w:rsidRDefault="00A5501F" w:rsidP="00A96CF8">
            <w:pPr>
              <w:pStyle w:val="CopticCross"/>
            </w:pPr>
            <w:r w:rsidRPr="00FB5ACB">
              <w:t>¿</w:t>
            </w:r>
          </w:p>
        </w:tc>
        <w:tc>
          <w:tcPr>
            <w:tcW w:w="3960" w:type="dxa"/>
          </w:tcPr>
          <w:p w14:paraId="1630C36A" w14:textId="77777777" w:rsidR="00A5501F" w:rsidRDefault="00A5501F" w:rsidP="00A5501F">
            <w:pPr>
              <w:pStyle w:val="CopticVersemulti-line"/>
            </w:pPr>
            <w:r>
              <w:t>Ϫⲉ ⲁ̀ⲅⲓⲟⲥ ⲟ̀ Ⲑⲉⲟⲥ:</w:t>
            </w:r>
          </w:p>
          <w:p w14:paraId="67C5657D" w14:textId="77777777" w:rsidR="00A5501F" w:rsidRDefault="00A5501F" w:rsidP="00A5501F">
            <w:pPr>
              <w:pStyle w:val="CopticVersemulti-line"/>
            </w:pPr>
            <w:r>
              <w:t>ⲛⲏⲉⲧϣⲱⲛⲓ ⲙⲁⲧⲁⲗϭⲱⲟⲩ:</w:t>
            </w:r>
          </w:p>
          <w:p w14:paraId="1AD35E27" w14:textId="77777777" w:rsidR="00A5501F" w:rsidRDefault="00A5501F" w:rsidP="00A5501F">
            <w:pPr>
              <w:pStyle w:val="CopticVersemulti-line"/>
            </w:pPr>
            <w:r>
              <w:t>ⲁ̀ⲅⲓⲟⲥ Ⲓⲥⲭⲩⲣⲟⲥ:</w:t>
            </w:r>
          </w:p>
          <w:p w14:paraId="39CFCDAB" w14:textId="77777777" w:rsidR="00A5501F" w:rsidRDefault="00A5501F" w:rsidP="00A5501F">
            <w:pPr>
              <w:pStyle w:val="CopticHangingVerse"/>
            </w:pPr>
            <w:r>
              <w:t>ⲛⲏⲉⲧⲁⲩⲉⲛⲕⲟⲧ Ⲡⲟ̄ⲥ̄ ⲙⲁⲙ̀ⲧⲟⲛ ⲛⲱⲟⲩ.</w:t>
            </w:r>
          </w:p>
        </w:tc>
      </w:tr>
      <w:tr w:rsidR="00A5501F" w14:paraId="221F73C1" w14:textId="77777777" w:rsidTr="00A96CF8">
        <w:trPr>
          <w:cantSplit/>
          <w:jc w:val="center"/>
        </w:trPr>
        <w:tc>
          <w:tcPr>
            <w:tcW w:w="288" w:type="dxa"/>
          </w:tcPr>
          <w:p w14:paraId="6E078B88" w14:textId="77777777" w:rsidR="00A5501F" w:rsidRDefault="00A5501F" w:rsidP="00A96CF8">
            <w:pPr>
              <w:pStyle w:val="CopticCross"/>
            </w:pPr>
          </w:p>
        </w:tc>
        <w:tc>
          <w:tcPr>
            <w:tcW w:w="3960" w:type="dxa"/>
          </w:tcPr>
          <w:p w14:paraId="3280C7BC" w14:textId="77777777" w:rsidR="00A5501F" w:rsidRDefault="00A5501F" w:rsidP="00A96CF8">
            <w:pPr>
              <w:pStyle w:val="EngHangEnd"/>
            </w:pPr>
            <w:r>
              <w:t>Holy, O Immortal,</w:t>
            </w:r>
          </w:p>
        </w:tc>
        <w:tc>
          <w:tcPr>
            <w:tcW w:w="288" w:type="dxa"/>
          </w:tcPr>
          <w:p w14:paraId="117B3D5C" w14:textId="77777777" w:rsidR="00A5501F" w:rsidRDefault="00A5501F" w:rsidP="00A96CF8"/>
        </w:tc>
        <w:tc>
          <w:tcPr>
            <w:tcW w:w="288" w:type="dxa"/>
          </w:tcPr>
          <w:p w14:paraId="3FED9F87" w14:textId="77777777" w:rsidR="00A5501F" w:rsidRDefault="00A5501F" w:rsidP="00A96CF8">
            <w:pPr>
              <w:pStyle w:val="CopticCross"/>
            </w:pPr>
          </w:p>
        </w:tc>
        <w:tc>
          <w:tcPr>
            <w:tcW w:w="3960" w:type="dxa"/>
          </w:tcPr>
          <w:p w14:paraId="1A0DE539" w14:textId="77777777" w:rsidR="00A5501F" w:rsidRDefault="00A5501F" w:rsidP="00A5501F">
            <w:pPr>
              <w:pStyle w:val="CopticVersemulti-line"/>
            </w:pPr>
            <w:r>
              <w:t>Ⲁⲅⲓⲟⲥ ⲁ̀ⲑⲁⲛⲁⲧⲟⲥ:</w:t>
            </w:r>
          </w:p>
        </w:tc>
      </w:tr>
    </w:tbl>
    <w:p w14:paraId="2BA887DC" w14:textId="77777777" w:rsidR="00A5501F" w:rsidRPr="00CA3D5E" w:rsidRDefault="00A5501F" w:rsidP="00A5501F">
      <w:pPr>
        <w:pStyle w:val="Rubric"/>
      </w:pPr>
      <w:r>
        <w:t>From June 5 / Paoni 11 to October 6 (7) / Paopi 9,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E5C51C6" w14:textId="77777777" w:rsidTr="00A96CF8">
        <w:trPr>
          <w:cantSplit/>
          <w:jc w:val="center"/>
        </w:trPr>
        <w:tc>
          <w:tcPr>
            <w:tcW w:w="288" w:type="dxa"/>
          </w:tcPr>
          <w:p w14:paraId="7B70C71A" w14:textId="77777777" w:rsidR="00A5501F" w:rsidRDefault="00A5501F" w:rsidP="00A96CF8">
            <w:pPr>
              <w:pStyle w:val="CopticCross"/>
            </w:pPr>
          </w:p>
        </w:tc>
        <w:tc>
          <w:tcPr>
            <w:tcW w:w="3960" w:type="dxa"/>
          </w:tcPr>
          <w:p w14:paraId="30933BE3" w14:textId="77777777" w:rsidR="00A5501F" w:rsidRDefault="00A5501F" w:rsidP="009D0B24">
            <w:pPr>
              <w:pStyle w:val="EngHangEnd"/>
            </w:pPr>
            <w:r>
              <w:t>Bless the waters of the rivers.</w:t>
            </w:r>
          </w:p>
        </w:tc>
        <w:tc>
          <w:tcPr>
            <w:tcW w:w="288" w:type="dxa"/>
          </w:tcPr>
          <w:p w14:paraId="1B6D4EA8" w14:textId="77777777" w:rsidR="00A5501F" w:rsidRDefault="00A5501F" w:rsidP="00A96CF8"/>
        </w:tc>
        <w:tc>
          <w:tcPr>
            <w:tcW w:w="288" w:type="dxa"/>
          </w:tcPr>
          <w:p w14:paraId="4B6F38AE" w14:textId="77777777" w:rsidR="00A5501F" w:rsidRDefault="00A5501F" w:rsidP="00A96CF8">
            <w:pPr>
              <w:pStyle w:val="CopticCross"/>
            </w:pPr>
          </w:p>
        </w:tc>
        <w:tc>
          <w:tcPr>
            <w:tcW w:w="3960" w:type="dxa"/>
          </w:tcPr>
          <w:p w14:paraId="04DE4727" w14:textId="77777777" w:rsidR="00A5501F" w:rsidRDefault="00A5501F" w:rsidP="00A5501F">
            <w:pPr>
              <w:pStyle w:val="CopticVersemulti-line"/>
            </w:pPr>
            <w:r>
              <w:t>ⲥ̀ⲙⲟⲩ ⲉ̀ⲡⲓⲙⲱⲟⲩ ⲛ̀ⲧⲉ ⲫ̀ⲓⲁⲣⲟ.</w:t>
            </w:r>
          </w:p>
        </w:tc>
      </w:tr>
    </w:tbl>
    <w:p w14:paraId="16B9F206" w14:textId="77777777" w:rsidR="00A5501F" w:rsidRPr="00CA3D5E" w:rsidRDefault="00A5501F" w:rsidP="00A5501F">
      <w:pPr>
        <w:pStyle w:val="Rubric"/>
      </w:pPr>
      <w:r>
        <w:t>From October 7 (8) / Paopi 10 to January 5 (6) / Tobi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4A119C37" w14:textId="77777777" w:rsidTr="00A96CF8">
        <w:trPr>
          <w:cantSplit/>
          <w:jc w:val="center"/>
        </w:trPr>
        <w:tc>
          <w:tcPr>
            <w:tcW w:w="288" w:type="dxa"/>
          </w:tcPr>
          <w:p w14:paraId="76868287" w14:textId="77777777" w:rsidR="00A5501F" w:rsidRDefault="00A5501F" w:rsidP="00A96CF8">
            <w:pPr>
              <w:pStyle w:val="CopticCross"/>
            </w:pPr>
          </w:p>
        </w:tc>
        <w:tc>
          <w:tcPr>
            <w:tcW w:w="3960" w:type="dxa"/>
          </w:tcPr>
          <w:p w14:paraId="214A77A5" w14:textId="77777777" w:rsidR="00A5501F" w:rsidRDefault="00A5501F" w:rsidP="009D0B24">
            <w:pPr>
              <w:pStyle w:val="EngHangEnd"/>
            </w:pPr>
            <w:r>
              <w:t xml:space="preserve">Bless the </w:t>
            </w:r>
            <w:r w:rsidRPr="00A5501F">
              <w:t>seeds</w:t>
            </w:r>
            <w:r>
              <w:t xml:space="preserve"> and the plants.</w:t>
            </w:r>
          </w:p>
        </w:tc>
        <w:tc>
          <w:tcPr>
            <w:tcW w:w="288" w:type="dxa"/>
          </w:tcPr>
          <w:p w14:paraId="40DCBF7F" w14:textId="77777777" w:rsidR="00A5501F" w:rsidRDefault="00A5501F" w:rsidP="00A96CF8"/>
        </w:tc>
        <w:tc>
          <w:tcPr>
            <w:tcW w:w="288" w:type="dxa"/>
          </w:tcPr>
          <w:p w14:paraId="6FAB3AB5" w14:textId="77777777" w:rsidR="00A5501F" w:rsidRDefault="00A5501F" w:rsidP="00A96CF8">
            <w:pPr>
              <w:pStyle w:val="CopticCross"/>
            </w:pPr>
          </w:p>
        </w:tc>
        <w:tc>
          <w:tcPr>
            <w:tcW w:w="3960" w:type="dxa"/>
          </w:tcPr>
          <w:p w14:paraId="16F82E36" w14:textId="77777777" w:rsidR="00A5501F" w:rsidRDefault="00A5501F" w:rsidP="00A5501F">
            <w:pPr>
              <w:pStyle w:val="CopticVersemulti-line"/>
            </w:pPr>
            <w:r>
              <w:t>ⲥ̀ⲙⲟⲩ ⲉ̀ⲛⲓⲥⲓϯ ⲛⲉⲙ ⲛⲓⲥⲓⲙ.</w:t>
            </w:r>
          </w:p>
        </w:tc>
      </w:tr>
    </w:tbl>
    <w:p w14:paraId="20A2D894" w14:textId="77777777" w:rsidR="00A5501F" w:rsidRPr="00CA3D5E" w:rsidRDefault="00A5501F" w:rsidP="00A5501F">
      <w:pPr>
        <w:pStyle w:val="Rubric"/>
      </w:pPr>
      <w:r>
        <w:t>From January 6 (7) / Tobi 11 to June 4 / Paoni 10,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C60B28A" w14:textId="77777777" w:rsidTr="00A96CF8">
        <w:trPr>
          <w:cantSplit/>
          <w:jc w:val="center"/>
        </w:trPr>
        <w:tc>
          <w:tcPr>
            <w:tcW w:w="288" w:type="dxa"/>
          </w:tcPr>
          <w:p w14:paraId="225B5D24" w14:textId="77777777" w:rsidR="00A5501F" w:rsidRDefault="00A5501F" w:rsidP="00A96CF8">
            <w:pPr>
              <w:pStyle w:val="CopticCross"/>
            </w:pPr>
          </w:p>
        </w:tc>
        <w:tc>
          <w:tcPr>
            <w:tcW w:w="3960" w:type="dxa"/>
          </w:tcPr>
          <w:p w14:paraId="2610EA79" w14:textId="77777777" w:rsidR="00A5501F" w:rsidRDefault="00A5501F" w:rsidP="00A5501F">
            <w:pPr>
              <w:pStyle w:val="EngHang"/>
            </w:pPr>
            <w:r>
              <w:t xml:space="preserve">Bless </w:t>
            </w:r>
            <w:r w:rsidRPr="00A5501F">
              <w:t>the</w:t>
            </w:r>
            <w:r>
              <w:t xml:space="preserve"> air of the sky.</w:t>
            </w:r>
          </w:p>
        </w:tc>
        <w:tc>
          <w:tcPr>
            <w:tcW w:w="288" w:type="dxa"/>
          </w:tcPr>
          <w:p w14:paraId="71FFE6DE" w14:textId="77777777" w:rsidR="00A5501F" w:rsidRDefault="00A5501F" w:rsidP="00A96CF8"/>
        </w:tc>
        <w:tc>
          <w:tcPr>
            <w:tcW w:w="288" w:type="dxa"/>
          </w:tcPr>
          <w:p w14:paraId="0148B45C" w14:textId="77777777" w:rsidR="00A5501F" w:rsidRDefault="00A5501F" w:rsidP="00A96CF8">
            <w:pPr>
              <w:pStyle w:val="CopticCross"/>
            </w:pPr>
          </w:p>
        </w:tc>
        <w:tc>
          <w:tcPr>
            <w:tcW w:w="3960" w:type="dxa"/>
          </w:tcPr>
          <w:p w14:paraId="5D3BDB80" w14:textId="77777777" w:rsidR="00A5501F" w:rsidRDefault="00A5501F" w:rsidP="00A96CF8">
            <w:pPr>
              <w:pStyle w:val="CopticHangingVerse"/>
            </w:pPr>
            <w:r>
              <w:t>ⲥ̀ⲙⲟⲩ ⲉ̀ⲛⲓⲁ̀ⲏⲣ ⲛ̀ⲧⲉ ⲧ̀ⲫⲉ</w:t>
            </w:r>
          </w:p>
        </w:tc>
      </w:tr>
    </w:tbl>
    <w:p w14:paraId="04AE32CD" w14:textId="77777777" w:rsidR="00A5501F" w:rsidRPr="00CA3D5E" w:rsidRDefault="00A5501F" w:rsidP="00A5501F">
      <w:pPr>
        <w:pStyle w:val="Rubric"/>
      </w:pPr>
      <w:r>
        <w:t>Then continue,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5501F" w14:paraId="5D30AFE3" w14:textId="77777777" w:rsidTr="00A96CF8">
        <w:trPr>
          <w:cantSplit/>
          <w:jc w:val="center"/>
        </w:trPr>
        <w:tc>
          <w:tcPr>
            <w:tcW w:w="288" w:type="dxa"/>
          </w:tcPr>
          <w:p w14:paraId="29DF8DB5" w14:textId="77777777" w:rsidR="00A5501F" w:rsidRDefault="00A5501F" w:rsidP="00A96CF8">
            <w:pPr>
              <w:pStyle w:val="CopticCross"/>
            </w:pPr>
          </w:p>
        </w:tc>
        <w:tc>
          <w:tcPr>
            <w:tcW w:w="3960" w:type="dxa"/>
          </w:tcPr>
          <w:p w14:paraId="004C2B2E" w14:textId="77777777" w:rsidR="00A5501F" w:rsidRDefault="00A5501F" w:rsidP="00A5501F">
            <w:pPr>
              <w:pStyle w:val="EngHang"/>
            </w:pPr>
            <w:r>
              <w:t>May Your mercy and Your peace:</w:t>
            </w:r>
          </w:p>
          <w:p w14:paraId="05212FB3" w14:textId="77777777" w:rsidR="00A5501F" w:rsidRDefault="00A5501F" w:rsidP="00A5501F">
            <w:pPr>
              <w:pStyle w:val="EngHangEnd"/>
            </w:pPr>
            <w:r>
              <w:t>Be a fortress unto Your people.</w:t>
            </w:r>
          </w:p>
        </w:tc>
        <w:tc>
          <w:tcPr>
            <w:tcW w:w="288" w:type="dxa"/>
          </w:tcPr>
          <w:p w14:paraId="652F8B0B" w14:textId="77777777" w:rsidR="00A5501F" w:rsidRDefault="00A5501F" w:rsidP="00A96CF8"/>
        </w:tc>
        <w:tc>
          <w:tcPr>
            <w:tcW w:w="288" w:type="dxa"/>
          </w:tcPr>
          <w:p w14:paraId="6BF602DD" w14:textId="77777777" w:rsidR="00A5501F" w:rsidRDefault="00A5501F" w:rsidP="00A96CF8">
            <w:pPr>
              <w:pStyle w:val="CopticCross"/>
            </w:pPr>
          </w:p>
        </w:tc>
        <w:tc>
          <w:tcPr>
            <w:tcW w:w="3960" w:type="dxa"/>
          </w:tcPr>
          <w:p w14:paraId="57D8D87D" w14:textId="77777777" w:rsidR="00A5501F" w:rsidRDefault="00A5501F" w:rsidP="00A5501F">
            <w:pPr>
              <w:pStyle w:val="CopticVersemulti-line"/>
            </w:pPr>
            <w:r>
              <w:t>ⲙⲁⲣⲉ ⲡⲉⲕⲛⲁⲓ ⲛⲉⲙ ⲧⲉⲕϩⲓⲣⲏⲛⲏ:</w:t>
            </w:r>
          </w:p>
          <w:p w14:paraId="34F60528" w14:textId="77777777" w:rsidR="00A5501F" w:rsidRDefault="00A5501F" w:rsidP="00A5501F">
            <w:pPr>
              <w:pStyle w:val="CopticHangingVerse"/>
            </w:pPr>
            <w:r>
              <w:t>ⲟⲓ ⲛ̀ⲥⲟⲃⲧ ⲙ̀ⲡⲉⲕⲗⲁⲟⲥ.</w:t>
            </w:r>
          </w:p>
        </w:tc>
      </w:tr>
      <w:tr w:rsidR="00A5501F" w14:paraId="634D2BD8" w14:textId="77777777" w:rsidTr="00A96CF8">
        <w:trPr>
          <w:cantSplit/>
          <w:jc w:val="center"/>
        </w:trPr>
        <w:tc>
          <w:tcPr>
            <w:tcW w:w="288" w:type="dxa"/>
          </w:tcPr>
          <w:p w14:paraId="2FD887EF" w14:textId="77777777" w:rsidR="00A5501F" w:rsidRDefault="00A5501F" w:rsidP="00A96CF8">
            <w:pPr>
              <w:pStyle w:val="CopticCross"/>
            </w:pPr>
            <w:r w:rsidRPr="00FB5ACB">
              <w:t>¿</w:t>
            </w:r>
          </w:p>
        </w:tc>
        <w:tc>
          <w:tcPr>
            <w:tcW w:w="3960" w:type="dxa"/>
          </w:tcPr>
          <w:p w14:paraId="20E3A7F4" w14:textId="77777777" w:rsidR="00A5501F" w:rsidRDefault="00A5501F" w:rsidP="00A5501F">
            <w:pPr>
              <w:pStyle w:val="EngHang"/>
            </w:pPr>
            <w:r>
              <w:t>When they say, “Alleluia”:</w:t>
            </w:r>
          </w:p>
          <w:p w14:paraId="58AF0418" w14:textId="77777777" w:rsidR="00A5501F" w:rsidRDefault="00A5501F" w:rsidP="00A5501F">
            <w:pPr>
              <w:pStyle w:val="EngHang"/>
            </w:pPr>
            <w:r>
              <w:t>The heavenly join them saying:</w:t>
            </w:r>
          </w:p>
          <w:p w14:paraId="4D3CFF5C" w14:textId="77777777" w:rsidR="00A5501F" w:rsidRDefault="00A5501F" w:rsidP="00A5501F">
            <w:pPr>
              <w:pStyle w:val="EngHang"/>
            </w:pPr>
            <w:r>
              <w:t>“Holy, Amen, Alleluia:</w:t>
            </w:r>
          </w:p>
          <w:p w14:paraId="381D42D1" w14:textId="77777777" w:rsidR="00A5501F" w:rsidRDefault="00A5501F" w:rsidP="00A5501F">
            <w:pPr>
              <w:pStyle w:val="EngHangEnd"/>
            </w:pPr>
            <w:r>
              <w:t>Glory be to our God”.</w:t>
            </w:r>
          </w:p>
        </w:tc>
        <w:tc>
          <w:tcPr>
            <w:tcW w:w="288" w:type="dxa"/>
          </w:tcPr>
          <w:p w14:paraId="55990FF6" w14:textId="77777777" w:rsidR="00A5501F" w:rsidRDefault="00A5501F" w:rsidP="00A96CF8"/>
        </w:tc>
        <w:tc>
          <w:tcPr>
            <w:tcW w:w="288" w:type="dxa"/>
          </w:tcPr>
          <w:p w14:paraId="6C062782" w14:textId="77777777" w:rsidR="00A5501F" w:rsidRDefault="00A5501F" w:rsidP="00A96CF8">
            <w:pPr>
              <w:pStyle w:val="CopticCross"/>
            </w:pPr>
          </w:p>
        </w:tc>
        <w:tc>
          <w:tcPr>
            <w:tcW w:w="3960" w:type="dxa"/>
          </w:tcPr>
          <w:p w14:paraId="43268995" w14:textId="77777777" w:rsidR="00A5501F" w:rsidRDefault="00A5501F" w:rsidP="00A5501F">
            <w:pPr>
              <w:pStyle w:val="CopticVersemulti-line"/>
            </w:pPr>
            <w:r>
              <w:t>Ⲁⲩϣⲁⲛϫⲟⲥ ⲙ̀ⲡⲓⲀⲗⲗⲏⲗⲟⲩⲓⲁ̀:</w:t>
            </w:r>
          </w:p>
          <w:p w14:paraId="3878ED93" w14:textId="77777777" w:rsidR="00A5501F" w:rsidRDefault="00A5501F" w:rsidP="00A5501F">
            <w:pPr>
              <w:pStyle w:val="CopticVersemulti-line"/>
            </w:pPr>
            <w:r>
              <w:t>ϣⲁⲣⲉ ⲛⲁ ⲛⲓⲫⲏⲟⲩⲓ̀ ⲟⲩⲟϩ ⲙ̀ⲙⲱⲟⲩ:</w:t>
            </w:r>
          </w:p>
          <w:p w14:paraId="123EEF15" w14:textId="77777777" w:rsidR="00A5501F" w:rsidRDefault="00A5501F" w:rsidP="00A5501F">
            <w:pPr>
              <w:pStyle w:val="CopticVersemulti-line"/>
            </w:pPr>
            <w:r>
              <w:t>ϫⲉ ⲁ̀ⲅⲓⲟⲥ Ⲁⲙⲏⲛ Ⲁⲗⲗⲏⲗⲟⲩⲓⲁ̀:</w:t>
            </w:r>
          </w:p>
          <w:p w14:paraId="1366A178" w14:textId="77777777" w:rsidR="00A5501F" w:rsidRDefault="00A5501F" w:rsidP="00A5501F">
            <w:pPr>
              <w:pStyle w:val="CopticHangingVerse"/>
            </w:pPr>
            <w:r>
              <w:t>ⲡⲓⲱ̀ⲟⲩ ⲫⲁ Ⲡⲉⲛⲛⲟⲩϯ ⲡⲉ.</w:t>
            </w:r>
          </w:p>
        </w:tc>
      </w:tr>
      <w:tr w:rsidR="00A5501F" w14:paraId="7133422F" w14:textId="77777777" w:rsidTr="00A96CF8">
        <w:trPr>
          <w:cantSplit/>
          <w:jc w:val="center"/>
        </w:trPr>
        <w:tc>
          <w:tcPr>
            <w:tcW w:w="288" w:type="dxa"/>
          </w:tcPr>
          <w:p w14:paraId="2297E09A" w14:textId="77777777" w:rsidR="00A5501F" w:rsidRDefault="00A5501F" w:rsidP="00A96CF8">
            <w:pPr>
              <w:pStyle w:val="CopticCross"/>
            </w:pPr>
          </w:p>
        </w:tc>
        <w:tc>
          <w:tcPr>
            <w:tcW w:w="3960" w:type="dxa"/>
          </w:tcPr>
          <w:p w14:paraId="37903356" w14:textId="77777777" w:rsidR="00A5501F" w:rsidRDefault="00A5501F" w:rsidP="00A5501F">
            <w:pPr>
              <w:pStyle w:val="EngHang"/>
            </w:pPr>
            <w:r>
              <w:t>Intercede on our behalf:</w:t>
            </w:r>
          </w:p>
          <w:p w14:paraId="320E3758" w14:textId="77777777" w:rsidR="00A5501F" w:rsidRDefault="00A5501F" w:rsidP="00A5501F">
            <w:pPr>
              <w:pStyle w:val="EngHang"/>
            </w:pPr>
            <w:r>
              <w:t>O holy archangels:</w:t>
            </w:r>
          </w:p>
          <w:p w14:paraId="666E0149" w14:textId="77777777" w:rsidR="00A5501F" w:rsidRDefault="00A5501F" w:rsidP="00A5501F">
            <w:pPr>
              <w:pStyle w:val="EngHang"/>
            </w:pPr>
            <w:r>
              <w:t>Michael and Gabriel:</w:t>
            </w:r>
          </w:p>
          <w:p w14:paraId="253430F4" w14:textId="77777777" w:rsidR="00A5501F" w:rsidRDefault="00A5501F" w:rsidP="00A5501F">
            <w:pPr>
              <w:pStyle w:val="EngHangEnd"/>
            </w:pPr>
            <w:r>
              <w:t>That He may forgive us our sins.</w:t>
            </w:r>
          </w:p>
        </w:tc>
        <w:tc>
          <w:tcPr>
            <w:tcW w:w="288" w:type="dxa"/>
          </w:tcPr>
          <w:p w14:paraId="5E46B58A" w14:textId="77777777" w:rsidR="00A5501F" w:rsidRDefault="00A5501F" w:rsidP="00A96CF8"/>
        </w:tc>
        <w:tc>
          <w:tcPr>
            <w:tcW w:w="288" w:type="dxa"/>
          </w:tcPr>
          <w:p w14:paraId="59AF521D" w14:textId="77777777" w:rsidR="00A5501F" w:rsidRDefault="00A5501F" w:rsidP="00A96CF8">
            <w:pPr>
              <w:pStyle w:val="CopticCross"/>
            </w:pPr>
          </w:p>
        </w:tc>
        <w:tc>
          <w:tcPr>
            <w:tcW w:w="3960" w:type="dxa"/>
          </w:tcPr>
          <w:p w14:paraId="35EDFA5A" w14:textId="77777777" w:rsidR="00A5501F" w:rsidRDefault="00A5501F" w:rsidP="00A5501F">
            <w:pPr>
              <w:pStyle w:val="CopticVersemulti-line"/>
            </w:pPr>
            <w:r>
              <w:t>Ⲁⲣⲓⲡ̀ⲣⲉⲥⲃⲉⲩⲓⲛ ⲉ̀ϩ̀ⲣⲏⲓ ⲉ̀ϫⲱⲛ:</w:t>
            </w:r>
          </w:p>
          <w:p w14:paraId="05AA240B" w14:textId="77777777" w:rsidR="00A5501F" w:rsidRDefault="00A5501F" w:rsidP="00A5501F">
            <w:pPr>
              <w:pStyle w:val="CopticVersemulti-line"/>
            </w:pPr>
            <w:r>
              <w:t>ⲱ̀ ⲛⲓⲁⲣⲭⲏⲁⲅⲅⲉⲗⲟⲥ ⲉ̄ⲑ̄ⲩ̄:</w:t>
            </w:r>
          </w:p>
          <w:p w14:paraId="6B356933" w14:textId="77777777" w:rsidR="00A5501F" w:rsidRDefault="00A5501F" w:rsidP="00A5501F">
            <w:pPr>
              <w:pStyle w:val="CopticVersemulti-line"/>
            </w:pPr>
            <w:r>
              <w:t>Ⲙⲓⲭⲁⲏⲗ ⲛⲉⲙ Ⲅⲁⲃⲣⲓⲏⲗ:</w:t>
            </w:r>
          </w:p>
          <w:p w14:paraId="7B11B3FF" w14:textId="77777777" w:rsidR="00A5501F" w:rsidRDefault="00A5501F" w:rsidP="00A5501F">
            <w:pPr>
              <w:pStyle w:val="CopticHangingVerse"/>
            </w:pPr>
            <w:r>
              <w:t>ⲛ̀ⲧⲉϥⲭⲁ ⲛⲉⲛⲛⲟⲃⲓ ⲛⲁⲛ ⲉ̀ⲃⲟⲗ.</w:t>
            </w:r>
          </w:p>
        </w:tc>
      </w:tr>
    </w:tbl>
    <w:p w14:paraId="5A58CBEE" w14:textId="63A3785D" w:rsidR="00C83ECE" w:rsidRDefault="00C83ECE" w:rsidP="00C83ECE">
      <w:pPr>
        <w:pStyle w:val="Heading4"/>
      </w:pPr>
      <w:bookmarkStart w:id="1283" w:name="_Toc448227501"/>
      <w:r>
        <w:lastRenderedPageBreak/>
        <w:t xml:space="preserve">The Hymn of the Intercessions for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62C050FA" w14:textId="77777777" w:rsidTr="00C83ECE">
        <w:trPr>
          <w:cantSplit/>
          <w:jc w:val="center"/>
        </w:trPr>
        <w:tc>
          <w:tcPr>
            <w:tcW w:w="288" w:type="dxa"/>
          </w:tcPr>
          <w:p w14:paraId="1B9459DB" w14:textId="77777777" w:rsidR="00C83ECE" w:rsidRDefault="00C83ECE" w:rsidP="00C83ECE">
            <w:pPr>
              <w:pStyle w:val="CopticCross"/>
            </w:pPr>
          </w:p>
        </w:tc>
        <w:tc>
          <w:tcPr>
            <w:tcW w:w="3960" w:type="dxa"/>
          </w:tcPr>
          <w:p w14:paraId="2547EBB8" w14:textId="77777777" w:rsidR="00C83ECE" w:rsidRDefault="00C83ECE" w:rsidP="00C83ECE">
            <w:pPr>
              <w:pStyle w:val="EngHang"/>
            </w:pPr>
            <w:r>
              <w:t>Through the intercessions</w:t>
            </w:r>
          </w:p>
          <w:p w14:paraId="29D80123" w14:textId="2018CD17" w:rsidR="00C83ECE" w:rsidRDefault="00C83ECE" w:rsidP="00C83ECE">
            <w:pPr>
              <w:pStyle w:val="EngHang"/>
            </w:pPr>
            <w:r>
              <w:t>Of the holy Archangel Michael,</w:t>
            </w:r>
          </w:p>
          <w:p w14:paraId="7280A3A0" w14:textId="34851D78" w:rsidR="00C83ECE" w:rsidRDefault="00C83ECE" w:rsidP="00C83ECE">
            <w:pPr>
              <w:pStyle w:val="EngHang"/>
            </w:pPr>
            <w:r>
              <w:t>The chief of the heavenly,</w:t>
            </w:r>
          </w:p>
          <w:p w14:paraId="5EB075A1" w14:textId="77777777" w:rsidR="00C83ECE" w:rsidRDefault="00C83ECE" w:rsidP="00C83ECE">
            <w:pPr>
              <w:pStyle w:val="EngHangEnd"/>
            </w:pPr>
            <w:r>
              <w:t>O Lord, grant us the forgiveness of our sins.</w:t>
            </w:r>
          </w:p>
        </w:tc>
        <w:tc>
          <w:tcPr>
            <w:tcW w:w="288" w:type="dxa"/>
          </w:tcPr>
          <w:p w14:paraId="329D7A21" w14:textId="77777777" w:rsidR="00C83ECE" w:rsidRDefault="00C83ECE" w:rsidP="00C83ECE"/>
        </w:tc>
        <w:tc>
          <w:tcPr>
            <w:tcW w:w="288" w:type="dxa"/>
          </w:tcPr>
          <w:p w14:paraId="5E631941" w14:textId="77777777" w:rsidR="00C83ECE" w:rsidRDefault="00C83ECE" w:rsidP="00C83ECE">
            <w:pPr>
              <w:pStyle w:val="CopticCross"/>
            </w:pPr>
          </w:p>
        </w:tc>
        <w:tc>
          <w:tcPr>
            <w:tcW w:w="3960" w:type="dxa"/>
          </w:tcPr>
          <w:p w14:paraId="1ACCC794" w14:textId="77777777" w:rsidR="00C83ECE" w:rsidRDefault="00C83ECE" w:rsidP="00C83ECE">
            <w:pPr>
              <w:pStyle w:val="CopticVersemulti-line"/>
            </w:pPr>
            <w:r>
              <w:t>Ϩⲓⲧⲉⲛ ⲛⲓⲡ̀ⲣⲉⲥⲃⲓⲁ̀</w:t>
            </w:r>
          </w:p>
          <w:p w14:paraId="0BE6F462" w14:textId="77777777" w:rsidR="00C83ECE" w:rsidRDefault="00C83ECE" w:rsidP="00C83ECE">
            <w:pPr>
              <w:pStyle w:val="CopticVersemulti-line"/>
            </w:pPr>
            <w:r>
              <w:t>ⲛ̀ⲧⲉ ⲡⲓⲁⲣⲭⲏⲁⲅⲅⲉⲗⲟⲥ ⲉ̀ⲑⲟⲩⲁⲃ Ⲙⲓⲭⲁⲏⲗ</w:t>
            </w:r>
          </w:p>
          <w:p w14:paraId="701BAD8A" w14:textId="77777777" w:rsidR="00C83ECE" w:rsidRDefault="00C83ECE" w:rsidP="00C83ECE">
            <w:pPr>
              <w:pStyle w:val="CopticVersemulti-line"/>
            </w:pPr>
            <w:r>
              <w:t>ⲡ̀ⲁⲣⲭⲟⲛ ⲛ̀ⲛⲁⲛⲓⲫⲏⲟⲩⲓ:</w:t>
            </w:r>
          </w:p>
          <w:p w14:paraId="006CA345" w14:textId="577A516D" w:rsidR="00C83ECE" w:rsidRPr="00C35319" w:rsidRDefault="00C83ECE" w:rsidP="00C83ECE">
            <w:pPr>
              <w:pStyle w:val="CopticHangingVerse"/>
            </w:pPr>
            <w:r>
              <w:t>Ⲡϭⲟⲓⲥ ⲁⲣⲓϩ̀ⲙⲟⲧ ⲛⲁⲛ ⲙ̀ⲡⲓⲭⲱ ⲉ̀ⲃⲟⲗ ⲛ̀ⲧⲉ ⲛⲉⲛⲛⲟⲃⲓ.</w:t>
            </w:r>
          </w:p>
        </w:tc>
      </w:tr>
    </w:tbl>
    <w:p w14:paraId="61C6D4A0" w14:textId="0A7F8F79" w:rsidR="00C83ECE" w:rsidRDefault="00C83ECE" w:rsidP="00C83ECE">
      <w:pPr>
        <w:pStyle w:val="Heading4"/>
      </w:pPr>
      <w:r>
        <w:t xml:space="preserve">The Praxis Response for the </w:t>
      </w:r>
      <w:r w:rsidR="00B31899">
        <w:t>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83ECE" w14:paraId="479AA6DB" w14:textId="77777777" w:rsidTr="00C83ECE">
        <w:trPr>
          <w:cantSplit/>
          <w:jc w:val="center"/>
        </w:trPr>
        <w:tc>
          <w:tcPr>
            <w:tcW w:w="288" w:type="dxa"/>
          </w:tcPr>
          <w:p w14:paraId="23D7F75C" w14:textId="77777777" w:rsidR="00C83ECE" w:rsidRDefault="00C83ECE" w:rsidP="00C83ECE">
            <w:pPr>
              <w:pStyle w:val="CopticCross"/>
            </w:pPr>
          </w:p>
        </w:tc>
        <w:tc>
          <w:tcPr>
            <w:tcW w:w="3960" w:type="dxa"/>
          </w:tcPr>
          <w:p w14:paraId="59AF55E0" w14:textId="77777777" w:rsidR="00C83ECE" w:rsidRDefault="00C83ECE" w:rsidP="00B31899">
            <w:pPr>
              <w:pStyle w:val="EngHang"/>
            </w:pPr>
            <w:r>
              <w:t>Hail to Michael,</w:t>
            </w:r>
          </w:p>
          <w:p w14:paraId="29C06FB4" w14:textId="77777777" w:rsidR="00C83ECE" w:rsidRDefault="00C83ECE" w:rsidP="00B31899">
            <w:pPr>
              <w:pStyle w:val="EngHang"/>
            </w:pPr>
            <w:r>
              <w:t>The great Archangel,</w:t>
            </w:r>
          </w:p>
          <w:p w14:paraId="3B11875E" w14:textId="77777777" w:rsidR="00B31899" w:rsidRDefault="00B31899" w:rsidP="00B31899">
            <w:pPr>
              <w:pStyle w:val="EngHang"/>
            </w:pPr>
            <w:r>
              <w:t>The strong worker</w:t>
            </w:r>
          </w:p>
          <w:p w14:paraId="37107FF6" w14:textId="2EF76911" w:rsidR="00B31899" w:rsidRDefault="00B31899" w:rsidP="00C83ECE">
            <w:pPr>
              <w:pStyle w:val="EngHangEnd"/>
            </w:pPr>
            <w:r>
              <w:t>Standing before Christ the King.</w:t>
            </w:r>
          </w:p>
        </w:tc>
        <w:tc>
          <w:tcPr>
            <w:tcW w:w="288" w:type="dxa"/>
          </w:tcPr>
          <w:p w14:paraId="0F09CA79" w14:textId="77777777" w:rsidR="00C83ECE" w:rsidRDefault="00C83ECE" w:rsidP="00C83ECE"/>
        </w:tc>
        <w:tc>
          <w:tcPr>
            <w:tcW w:w="288" w:type="dxa"/>
          </w:tcPr>
          <w:p w14:paraId="05A95017" w14:textId="77777777" w:rsidR="00C83ECE" w:rsidRDefault="00C83ECE" w:rsidP="00C83ECE">
            <w:pPr>
              <w:pStyle w:val="CopticCross"/>
            </w:pPr>
          </w:p>
        </w:tc>
        <w:tc>
          <w:tcPr>
            <w:tcW w:w="3960" w:type="dxa"/>
          </w:tcPr>
          <w:p w14:paraId="20380173" w14:textId="77777777" w:rsidR="00C83ECE" w:rsidRDefault="00C83ECE" w:rsidP="00C83ECE">
            <w:pPr>
              <w:pStyle w:val="CopticVersemulti-line"/>
            </w:pPr>
            <w:r>
              <w:t>Ⲭⲉⲣⲉ Ⲙⲓⲭⲁⲏⲗ:</w:t>
            </w:r>
          </w:p>
          <w:p w14:paraId="1458AEA6" w14:textId="77777777" w:rsidR="00C83ECE" w:rsidRDefault="00C83ECE" w:rsidP="00C83ECE">
            <w:pPr>
              <w:pStyle w:val="CopticVersemulti-line"/>
            </w:pPr>
            <w:r>
              <w:t>ⲡⲓⲛⲓϣϯ ⲛ̀ⲁⲣⲭⲏⲁⲅⲅⲉⲗⲟⲥ:</w:t>
            </w:r>
          </w:p>
          <w:p w14:paraId="3506EF87" w14:textId="77777777" w:rsidR="00C83ECE" w:rsidRDefault="00C83ECE" w:rsidP="00C83ECE">
            <w:pPr>
              <w:pStyle w:val="CopticVersemulti-line"/>
            </w:pPr>
            <w:r>
              <w:t>ⲡⲓⲗⲓⲧⲟⲣⲅⲟⲥ ⲛ̀ϫⲱⲣⲓ:</w:t>
            </w:r>
          </w:p>
          <w:p w14:paraId="66DD01CB" w14:textId="17D4532C" w:rsidR="00C83ECE" w:rsidRPr="00C35319" w:rsidRDefault="00C83ECE" w:rsidP="00C83ECE">
            <w:pPr>
              <w:pStyle w:val="CopticHangingVerse"/>
            </w:pPr>
            <w:r>
              <w:t>ⲛⲁϩⲣⲉⲛ Ⲡⲟⲩⲣⲟ Ⲡⲭ̄ⲥ̄.</w:t>
            </w:r>
          </w:p>
        </w:tc>
      </w:tr>
    </w:tbl>
    <w:p w14:paraId="67FABF86" w14:textId="393E08F0" w:rsidR="00B31899" w:rsidRDefault="00B31899" w:rsidP="00B31899">
      <w:pPr>
        <w:pStyle w:val="Heading4"/>
      </w:pPr>
      <w:r>
        <w:t>The Gospel Response for the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14:paraId="1905F23E" w14:textId="77777777" w:rsidTr="00B31899">
        <w:trPr>
          <w:cantSplit/>
          <w:jc w:val="center"/>
        </w:trPr>
        <w:tc>
          <w:tcPr>
            <w:tcW w:w="288" w:type="dxa"/>
          </w:tcPr>
          <w:p w14:paraId="1992739D" w14:textId="77777777" w:rsidR="00B31899" w:rsidRDefault="00B31899" w:rsidP="00B31899">
            <w:pPr>
              <w:pStyle w:val="CopticCross"/>
            </w:pPr>
          </w:p>
        </w:tc>
        <w:tc>
          <w:tcPr>
            <w:tcW w:w="3960" w:type="dxa"/>
          </w:tcPr>
          <w:p w14:paraId="1C53C0FC" w14:textId="77777777" w:rsidR="00B31899" w:rsidRPr="004764BD" w:rsidRDefault="00B31899" w:rsidP="00B31899">
            <w:pPr>
              <w:pStyle w:val="EngHang"/>
            </w:pPr>
            <w:r w:rsidRPr="004764BD">
              <w:t>Intercede on our behalf</w:t>
            </w:r>
          </w:p>
          <w:p w14:paraId="541F3D04" w14:textId="6F2E0307" w:rsidR="00B31899" w:rsidRPr="004764BD" w:rsidRDefault="00B31899" w:rsidP="00B31899">
            <w:pPr>
              <w:pStyle w:val="EngHang"/>
            </w:pPr>
            <w:r>
              <w:t>O h</w:t>
            </w:r>
            <w:r w:rsidRPr="004764BD">
              <w:t>oly archangel,</w:t>
            </w:r>
          </w:p>
          <w:p w14:paraId="4D74A881" w14:textId="77777777" w:rsidR="00B31899" w:rsidRPr="004764BD" w:rsidRDefault="00B31899" w:rsidP="00B31899">
            <w:pPr>
              <w:pStyle w:val="EngHang"/>
            </w:pPr>
            <w:r w:rsidRPr="004764BD">
              <w:t>Michael, Chief of the Heavenly</w:t>
            </w:r>
            <w:r>
              <w:t>,</w:t>
            </w:r>
          </w:p>
          <w:p w14:paraId="1294282D" w14:textId="0F7145D7" w:rsidR="00B31899" w:rsidRDefault="00B31899" w:rsidP="00B31899">
            <w:pPr>
              <w:pStyle w:val="EngHangEnd"/>
            </w:pPr>
            <w:r w:rsidRPr="004764BD">
              <w:t>That He may</w:t>
            </w:r>
            <w:r>
              <w:t xml:space="preserve"> forgive us our sins..</w:t>
            </w:r>
          </w:p>
        </w:tc>
        <w:tc>
          <w:tcPr>
            <w:tcW w:w="288" w:type="dxa"/>
          </w:tcPr>
          <w:p w14:paraId="58D603B6" w14:textId="77777777" w:rsidR="00B31899" w:rsidRDefault="00B31899" w:rsidP="00B31899"/>
        </w:tc>
        <w:tc>
          <w:tcPr>
            <w:tcW w:w="288" w:type="dxa"/>
          </w:tcPr>
          <w:p w14:paraId="25595441" w14:textId="77777777" w:rsidR="00B31899" w:rsidRDefault="00B31899" w:rsidP="00B31899">
            <w:pPr>
              <w:pStyle w:val="CopticCross"/>
            </w:pPr>
          </w:p>
        </w:tc>
        <w:tc>
          <w:tcPr>
            <w:tcW w:w="3960" w:type="dxa"/>
          </w:tcPr>
          <w:p w14:paraId="6F02141B" w14:textId="6232FE9C" w:rsidR="00B31899" w:rsidRDefault="00B31899" w:rsidP="00B31899">
            <w:pPr>
              <w:pStyle w:val="CopticVersemulti-line"/>
            </w:pPr>
            <w:r>
              <w:t>Ⲁⲣⲓⲡ̀ⲣⲉⲥⲃⲉⲩⲓⲛ ⲉ̀ϩ̀ⲣⲏⲓ ⲉ̀ϫⲱⲛ:</w:t>
            </w:r>
          </w:p>
          <w:p w14:paraId="3DCA4F7D" w14:textId="02A05E30" w:rsidR="00B31899" w:rsidRDefault="00B31899" w:rsidP="00B31899">
            <w:pPr>
              <w:pStyle w:val="CopticVersemulti-line"/>
            </w:pPr>
            <w:r>
              <w:t>ⲱ̀ ⲡⲓⲁⲣⲭⲏⲁⲅⲅⲉⲗⲟⲥ ⲉⲑⲟⲩⲁⲃ:</w:t>
            </w:r>
          </w:p>
          <w:p w14:paraId="5D63071C" w14:textId="77777777" w:rsidR="00B31899" w:rsidRDefault="00B31899" w:rsidP="00B31899">
            <w:pPr>
              <w:pStyle w:val="CopticVersemulti-line"/>
            </w:pPr>
            <w:r>
              <w:t xml:space="preserve">Ⲙⲓⲭⲁⲏⲗ </w:t>
            </w:r>
            <w:r w:rsidRPr="00B31899">
              <w:t>ⲡ̀ⲁⲣⲭⲱⲛ</w:t>
            </w:r>
            <w:r>
              <w:t xml:space="preserve"> ⲛ̀ⲛⲁ ⲛⲓⲫⲏⲟⲩⲓ̀:</w:t>
            </w:r>
          </w:p>
          <w:p w14:paraId="740FB0FE" w14:textId="7C16BDF9" w:rsidR="00B31899" w:rsidRPr="00C35319" w:rsidRDefault="00B31899" w:rsidP="00B31899">
            <w:pPr>
              <w:pStyle w:val="CopticHangingVerse"/>
            </w:pPr>
            <w:r>
              <w:t>ⲛ̀ⲧⲉϥⲭⲁ ⲛⲉⲛⲛⲃⲟⲓ ⲛⲁⲛ ⲉ̀ⲃⲟⲗ.</w:t>
            </w:r>
          </w:p>
        </w:tc>
      </w:tr>
    </w:tbl>
    <w:p w14:paraId="6FA97A18" w14:textId="3EEBF3D2" w:rsidR="00B31899" w:rsidRDefault="00B31899" w:rsidP="00B31899">
      <w:pPr>
        <w:pStyle w:val="Heading4"/>
      </w:pPr>
      <w:r>
        <w:t>An Aspasmos Batos Hymn for Archangel Michael</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31899" w:rsidRPr="00C35319" w14:paraId="2938AEB2" w14:textId="77777777" w:rsidTr="00B31899">
        <w:trPr>
          <w:cantSplit/>
          <w:jc w:val="center"/>
        </w:trPr>
        <w:tc>
          <w:tcPr>
            <w:tcW w:w="288" w:type="dxa"/>
          </w:tcPr>
          <w:p w14:paraId="53BDE17B" w14:textId="77777777" w:rsidR="00B31899" w:rsidRDefault="00B31899" w:rsidP="00B31899">
            <w:pPr>
              <w:pStyle w:val="CopticCross"/>
            </w:pPr>
          </w:p>
        </w:tc>
        <w:tc>
          <w:tcPr>
            <w:tcW w:w="3960" w:type="dxa"/>
          </w:tcPr>
          <w:p w14:paraId="728C1A85" w14:textId="77777777" w:rsidR="00B31899" w:rsidRDefault="00B31899" w:rsidP="00B31899">
            <w:pPr>
              <w:pStyle w:val="EngHang"/>
              <w:rPr>
                <w:rFonts w:eastAsia="Arial Unicode MS"/>
              </w:rPr>
            </w:pPr>
            <w:r>
              <w:rPr>
                <w:rFonts w:eastAsia="Arial Unicode MS"/>
              </w:rPr>
              <w:t>God sends His mercies</w:t>
            </w:r>
          </w:p>
          <w:p w14:paraId="5B036CE7" w14:textId="77777777" w:rsidR="00B31899" w:rsidRDefault="00B31899" w:rsidP="00B31899">
            <w:pPr>
              <w:pStyle w:val="EngHang"/>
              <w:rPr>
                <w:rFonts w:eastAsia="Arial Unicode MS"/>
              </w:rPr>
            </w:pPr>
            <w:r>
              <w:rPr>
                <w:rFonts w:eastAsia="Arial Unicode MS"/>
              </w:rPr>
              <w:t>And compassions to us</w:t>
            </w:r>
          </w:p>
          <w:p w14:paraId="3B122B17" w14:textId="750C2293" w:rsidR="00B31899" w:rsidRDefault="00B31899" w:rsidP="00B31899">
            <w:pPr>
              <w:pStyle w:val="EngHang"/>
              <w:rPr>
                <w:rFonts w:eastAsia="Arial Unicode MS"/>
              </w:rPr>
            </w:pPr>
            <w:r>
              <w:rPr>
                <w:rFonts w:eastAsia="Arial Unicode MS"/>
              </w:rPr>
              <w:t>Through the prayers of Michael,</w:t>
            </w:r>
          </w:p>
          <w:p w14:paraId="1B885D15" w14:textId="28CBBF52" w:rsidR="00B31899" w:rsidRPr="009B2A54" w:rsidRDefault="003663F9" w:rsidP="00B31899">
            <w:pPr>
              <w:pStyle w:val="EngHangEnd"/>
              <w:rPr>
                <w:rFonts w:eastAsia="Arial Unicode MS"/>
              </w:rPr>
            </w:pPr>
            <w:r>
              <w:rPr>
                <w:rFonts w:eastAsia="Arial Unicode MS"/>
              </w:rPr>
              <w:t>The great archangel.</w:t>
            </w:r>
          </w:p>
        </w:tc>
        <w:tc>
          <w:tcPr>
            <w:tcW w:w="288" w:type="dxa"/>
          </w:tcPr>
          <w:p w14:paraId="5967AAA5" w14:textId="77777777" w:rsidR="00B31899" w:rsidRDefault="00B31899" w:rsidP="00B31899"/>
        </w:tc>
        <w:tc>
          <w:tcPr>
            <w:tcW w:w="288" w:type="dxa"/>
          </w:tcPr>
          <w:p w14:paraId="790A68BC" w14:textId="77777777" w:rsidR="00B31899" w:rsidRPr="00032F17" w:rsidRDefault="00B31899" w:rsidP="00B31899">
            <w:pPr>
              <w:pStyle w:val="CopticCross"/>
              <w:rPr>
                <w:rFonts w:ascii="Arial Unicode MS" w:eastAsia="Arial Unicode MS" w:hAnsi="Arial Unicode MS" w:cs="Arial Unicode MS"/>
              </w:rPr>
            </w:pPr>
          </w:p>
        </w:tc>
        <w:tc>
          <w:tcPr>
            <w:tcW w:w="3960" w:type="dxa"/>
          </w:tcPr>
          <w:p w14:paraId="64A3E4F4" w14:textId="77777777" w:rsidR="00B31899" w:rsidRDefault="00B31899" w:rsidP="00B31899">
            <w:pPr>
              <w:pStyle w:val="CopticVersemulti-line"/>
            </w:pPr>
            <w:r>
              <w:t>Ϣⲁⲣⲉ Ⲫϯ ⲟⲩⲱⲣⲡ ⲛⲁⲛ:</w:t>
            </w:r>
          </w:p>
          <w:p w14:paraId="1871B057" w14:textId="77777777" w:rsidR="00B31899" w:rsidRDefault="00B31899" w:rsidP="00B31899">
            <w:pPr>
              <w:pStyle w:val="CopticVersemulti-line"/>
            </w:pPr>
            <w:r>
              <w:t>ⲛ̀ⲛⲉϥⲛⲁⲓ ⲛⲉⲙ ⲛⲉϥⲙⲉⲧϣⲉⲛϩⲏⲧ:</w:t>
            </w:r>
          </w:p>
          <w:p w14:paraId="6F73F6BB" w14:textId="77777777" w:rsidR="00B31899" w:rsidRDefault="00B31899" w:rsidP="00B31899">
            <w:pPr>
              <w:pStyle w:val="CopticVersemulti-line"/>
            </w:pPr>
            <w:r>
              <w:t>ϩⲓⲧⲉⲛ ⲛⲓϯϩⲟ ⲛ̀ⲧⲉ Ⲙⲓⲭⲁⲏⲗ:</w:t>
            </w:r>
          </w:p>
          <w:p w14:paraId="72831139" w14:textId="50208904" w:rsidR="00B31899" w:rsidRPr="00C35319" w:rsidRDefault="00B31899" w:rsidP="00B31899">
            <w:pPr>
              <w:pStyle w:val="CopticVerse"/>
            </w:pPr>
            <w:r>
              <w:t>Ⲡⲓⲛⲓϣϯ ⲛ̀ⲁⲣⲭⲏ̀ⲁⲅⲅⲉⲗⲟⲥ.</w:t>
            </w:r>
          </w:p>
        </w:tc>
      </w:tr>
      <w:tr w:rsidR="00B31899" w14:paraId="05D18A65" w14:textId="77777777" w:rsidTr="00B31899">
        <w:trPr>
          <w:cantSplit/>
          <w:jc w:val="center"/>
        </w:trPr>
        <w:tc>
          <w:tcPr>
            <w:tcW w:w="288" w:type="dxa"/>
          </w:tcPr>
          <w:p w14:paraId="4ADC62CC" w14:textId="77777777" w:rsidR="00B31899" w:rsidRDefault="00B31899" w:rsidP="00B31899">
            <w:pPr>
              <w:pStyle w:val="CopticCross"/>
            </w:pPr>
          </w:p>
        </w:tc>
        <w:tc>
          <w:tcPr>
            <w:tcW w:w="3960" w:type="dxa"/>
          </w:tcPr>
          <w:p w14:paraId="03C6F671" w14:textId="77777777" w:rsidR="00B31899" w:rsidRDefault="00B31899" w:rsidP="00B31899">
            <w:pPr>
              <w:pStyle w:val="EngHang"/>
            </w:pPr>
            <w:r>
              <w:t>Holy, holy, holy,</w:t>
            </w:r>
          </w:p>
          <w:p w14:paraId="02E907B9" w14:textId="77777777" w:rsidR="00B31899" w:rsidRDefault="00B31899" w:rsidP="00B31899">
            <w:pPr>
              <w:pStyle w:val="EngHang"/>
            </w:pPr>
            <w:r>
              <w:t>Lord of hosts,</w:t>
            </w:r>
          </w:p>
          <w:p w14:paraId="40DA004D" w14:textId="77777777" w:rsidR="00B31899" w:rsidRDefault="00B31899" w:rsidP="00B31899">
            <w:pPr>
              <w:pStyle w:val="EngHang"/>
            </w:pPr>
            <w:r>
              <w:t>Heaven and earth are full</w:t>
            </w:r>
          </w:p>
          <w:p w14:paraId="064A5761" w14:textId="77777777" w:rsidR="00B31899" w:rsidRDefault="00B31899" w:rsidP="00B31899">
            <w:pPr>
              <w:pStyle w:val="EngHang"/>
            </w:pPr>
            <w:r>
              <w:t>Of Your holy glory.</w:t>
            </w:r>
          </w:p>
        </w:tc>
        <w:tc>
          <w:tcPr>
            <w:tcW w:w="288" w:type="dxa"/>
          </w:tcPr>
          <w:p w14:paraId="6D06E0B4" w14:textId="77777777" w:rsidR="00B31899" w:rsidRDefault="00B31899" w:rsidP="00B31899"/>
        </w:tc>
        <w:tc>
          <w:tcPr>
            <w:tcW w:w="288" w:type="dxa"/>
          </w:tcPr>
          <w:p w14:paraId="3BE749A2" w14:textId="77777777" w:rsidR="00B31899" w:rsidRDefault="00B31899" w:rsidP="00B31899">
            <w:pPr>
              <w:pStyle w:val="CopticCross"/>
            </w:pPr>
          </w:p>
        </w:tc>
        <w:tc>
          <w:tcPr>
            <w:tcW w:w="3960" w:type="dxa"/>
          </w:tcPr>
          <w:p w14:paraId="3300A997" w14:textId="77777777" w:rsidR="00B31899" w:rsidRDefault="00B31899" w:rsidP="00B31899">
            <w:pPr>
              <w:pStyle w:val="CopticVersemulti-line"/>
            </w:pPr>
            <w:r>
              <w:t>Ϫⲉ ⲁ̀ⲅⲓⲟⲥ ⲁ̀ⲅⲓⲟⲥ ⲁ̀ⲅⲓⲟⲥ:</w:t>
            </w:r>
          </w:p>
          <w:p w14:paraId="3B76C240" w14:textId="77777777" w:rsidR="00B31899" w:rsidRDefault="00B31899" w:rsidP="00B31899">
            <w:pPr>
              <w:pStyle w:val="CopticVersemulti-line"/>
            </w:pPr>
            <w:r>
              <w:t>Ⲕⲩⲣⲓⲟⲥ ⲥⲁⲃⲁⲱⲑ:</w:t>
            </w:r>
          </w:p>
          <w:p w14:paraId="5606D429" w14:textId="77777777" w:rsidR="00B31899" w:rsidRDefault="00B31899" w:rsidP="00B31899">
            <w:pPr>
              <w:pStyle w:val="CopticVersemulti-line"/>
            </w:pPr>
            <w:r>
              <w:t>ⲡ̀ⲗⲏⲣⲏⲥ ⲟ̀ ⲟⲩⲣⲁⲛⲟⲥ ⲕⲉ ⲏ̀ ⲅⲏ</w:t>
            </w:r>
          </w:p>
          <w:p w14:paraId="5F060A99" w14:textId="77777777" w:rsidR="00B31899" w:rsidRDefault="00B31899" w:rsidP="00B31899">
            <w:pPr>
              <w:pStyle w:val="CopticVerse"/>
            </w:pPr>
            <w:r>
              <w:t>ⲧⲏⲥ ⲁ̀ⲅⲓⲁⲥ ⲥⲟⲩ ⲇⲟⲝⲏⲥ.</w:t>
            </w:r>
          </w:p>
        </w:tc>
      </w:tr>
    </w:tbl>
    <w:p w14:paraId="5ABC6C34" w14:textId="4F0C8A43" w:rsidR="00056020" w:rsidRDefault="00056020" w:rsidP="00056020">
      <w:pPr>
        <w:pStyle w:val="Heading3"/>
      </w:pPr>
      <w:r>
        <w:lastRenderedPageBreak/>
        <w:t>November 10 (11) / Athor 14: St. Martin of Tours</w:t>
      </w:r>
      <w:bookmarkEnd w:id="1283"/>
    </w:p>
    <w:p w14:paraId="098FEB00" w14:textId="77777777" w:rsidR="00056020" w:rsidRDefault="00056020" w:rsidP="00056020">
      <w:pPr>
        <w:pStyle w:val="Heading4"/>
      </w:pPr>
      <w:bookmarkStart w:id="1284" w:name="_Ref439518461"/>
      <w:r>
        <w:t>The Doxology for St. Martin of Tours</w:t>
      </w:r>
      <w:r>
        <w:rPr>
          <w:rStyle w:val="FootnoteReference"/>
        </w:rPr>
        <w:footnoteReference w:id="939"/>
      </w:r>
      <w:bookmarkEnd w:id="12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056020" w14:paraId="123C8AF4" w14:textId="77777777" w:rsidTr="004F5F5E">
        <w:trPr>
          <w:cantSplit/>
          <w:jc w:val="center"/>
        </w:trPr>
        <w:tc>
          <w:tcPr>
            <w:tcW w:w="288" w:type="dxa"/>
          </w:tcPr>
          <w:p w14:paraId="713705E3" w14:textId="77777777" w:rsidR="00056020" w:rsidRDefault="00056020" w:rsidP="004F5F5E">
            <w:pPr>
              <w:pStyle w:val="CopticCross"/>
            </w:pPr>
          </w:p>
        </w:tc>
        <w:tc>
          <w:tcPr>
            <w:tcW w:w="3960" w:type="dxa"/>
          </w:tcPr>
          <w:p w14:paraId="66E9B9B8" w14:textId="77777777" w:rsidR="00056020" w:rsidRDefault="00056020" w:rsidP="004F5F5E">
            <w:pPr>
              <w:pStyle w:val="EngHang"/>
            </w:pPr>
            <w:r>
              <w:t>As a child of ten years,</w:t>
            </w:r>
          </w:p>
          <w:p w14:paraId="2F86A32F" w14:textId="77777777" w:rsidR="00056020" w:rsidRDefault="00056020" w:rsidP="004F5F5E">
            <w:pPr>
              <w:pStyle w:val="EngHang"/>
            </w:pPr>
            <w:r>
              <w:t>You defied your infidel parents,</w:t>
            </w:r>
          </w:p>
          <w:p w14:paraId="5B2F05A9" w14:textId="77777777" w:rsidR="00056020" w:rsidRDefault="00056020" w:rsidP="004F5F5E">
            <w:pPr>
              <w:pStyle w:val="EngHang"/>
            </w:pPr>
            <w:r>
              <w:t>And entered the Holy Church,</w:t>
            </w:r>
          </w:p>
          <w:p w14:paraId="35F8F817" w14:textId="77777777" w:rsidR="00056020" w:rsidRDefault="00056020" w:rsidP="004F5F5E">
            <w:pPr>
              <w:pStyle w:val="EngHangEnd"/>
            </w:pPr>
            <w:r>
              <w:t>Becoming a Catechumen.</w:t>
            </w:r>
          </w:p>
        </w:tc>
        <w:tc>
          <w:tcPr>
            <w:tcW w:w="288" w:type="dxa"/>
          </w:tcPr>
          <w:p w14:paraId="2B526013" w14:textId="77777777" w:rsidR="00056020" w:rsidRDefault="00056020" w:rsidP="004F5F5E"/>
        </w:tc>
      </w:tr>
      <w:tr w:rsidR="00056020" w14:paraId="58D298FD" w14:textId="77777777" w:rsidTr="004F5F5E">
        <w:trPr>
          <w:cantSplit/>
          <w:jc w:val="center"/>
        </w:trPr>
        <w:tc>
          <w:tcPr>
            <w:tcW w:w="288" w:type="dxa"/>
          </w:tcPr>
          <w:p w14:paraId="37AB6225" w14:textId="77777777" w:rsidR="00056020" w:rsidRDefault="00056020" w:rsidP="004F5F5E">
            <w:pPr>
              <w:pStyle w:val="CopticCross"/>
            </w:pPr>
            <w:r w:rsidRPr="00FB5ACB">
              <w:t>¿</w:t>
            </w:r>
          </w:p>
        </w:tc>
        <w:tc>
          <w:tcPr>
            <w:tcW w:w="3960" w:type="dxa"/>
          </w:tcPr>
          <w:p w14:paraId="44E1056D" w14:textId="77777777" w:rsidR="00056020" w:rsidRDefault="00056020" w:rsidP="004F5F5E">
            <w:pPr>
              <w:pStyle w:val="EngHang"/>
            </w:pPr>
            <w:r>
              <w:t>The son of an officer,</w:t>
            </w:r>
          </w:p>
          <w:p w14:paraId="0799F43A" w14:textId="77777777" w:rsidR="00056020" w:rsidRDefault="00056020" w:rsidP="004F5F5E">
            <w:pPr>
              <w:pStyle w:val="EngHang"/>
            </w:pPr>
            <w:r>
              <w:t>You were conscripted into the army,</w:t>
            </w:r>
          </w:p>
          <w:p w14:paraId="383B0F71" w14:textId="77777777" w:rsidR="00056020" w:rsidRDefault="00056020" w:rsidP="004F5F5E">
            <w:pPr>
              <w:pStyle w:val="EngHang"/>
            </w:pPr>
            <w:r>
              <w:t>But your conscience troubled you,</w:t>
            </w:r>
          </w:p>
          <w:p w14:paraId="4CCC28A2" w14:textId="77777777" w:rsidR="00056020" w:rsidRDefault="00056020" w:rsidP="004F5F5E">
            <w:pPr>
              <w:pStyle w:val="EngHangEnd"/>
            </w:pPr>
            <w:r>
              <w:t>“I am a soldier of Christ, I cannot fight.”</w:t>
            </w:r>
          </w:p>
        </w:tc>
        <w:tc>
          <w:tcPr>
            <w:tcW w:w="288" w:type="dxa"/>
          </w:tcPr>
          <w:p w14:paraId="4F3FACBC" w14:textId="77777777" w:rsidR="00056020" w:rsidRDefault="00056020" w:rsidP="004F5F5E"/>
        </w:tc>
      </w:tr>
      <w:tr w:rsidR="00056020" w14:paraId="338AACD3" w14:textId="77777777" w:rsidTr="004F5F5E">
        <w:trPr>
          <w:cantSplit/>
          <w:jc w:val="center"/>
        </w:trPr>
        <w:tc>
          <w:tcPr>
            <w:tcW w:w="288" w:type="dxa"/>
          </w:tcPr>
          <w:p w14:paraId="224402F2" w14:textId="77777777" w:rsidR="00056020" w:rsidRDefault="00056020" w:rsidP="004F5F5E">
            <w:pPr>
              <w:pStyle w:val="CopticCross"/>
            </w:pPr>
          </w:p>
        </w:tc>
        <w:tc>
          <w:tcPr>
            <w:tcW w:w="3960" w:type="dxa"/>
          </w:tcPr>
          <w:p w14:paraId="2631BA02" w14:textId="77777777" w:rsidR="00056020" w:rsidRDefault="00056020" w:rsidP="004F5F5E">
            <w:pPr>
              <w:pStyle w:val="EngHang"/>
            </w:pPr>
            <w:r>
              <w:t>You took the sword of the military,</w:t>
            </w:r>
          </w:p>
          <w:p w14:paraId="5CB9AC20" w14:textId="77777777" w:rsidR="00056020" w:rsidRDefault="00056020" w:rsidP="004F5F5E">
            <w:pPr>
              <w:pStyle w:val="EngHang"/>
            </w:pPr>
            <w:r>
              <w:t>And with it, divided your cloak,</w:t>
            </w:r>
          </w:p>
          <w:p w14:paraId="5A0D39D0" w14:textId="77777777" w:rsidR="00056020" w:rsidRDefault="00056020" w:rsidP="004F5F5E">
            <w:pPr>
              <w:pStyle w:val="EngHang"/>
            </w:pPr>
            <w:r>
              <w:t>And gave half a beggar</w:t>
            </w:r>
          </w:p>
          <w:p w14:paraId="486FD9DF" w14:textId="77777777" w:rsidR="00056020" w:rsidRDefault="00056020" w:rsidP="004F5F5E">
            <w:pPr>
              <w:pStyle w:val="EngHangEnd"/>
            </w:pPr>
            <w:r>
              <w:t>Who was clothed in rags.</w:t>
            </w:r>
          </w:p>
        </w:tc>
        <w:tc>
          <w:tcPr>
            <w:tcW w:w="288" w:type="dxa"/>
          </w:tcPr>
          <w:p w14:paraId="06061CC7" w14:textId="77777777" w:rsidR="00056020" w:rsidRDefault="00056020" w:rsidP="004F5F5E"/>
        </w:tc>
      </w:tr>
      <w:tr w:rsidR="00056020" w14:paraId="76A1F8A3" w14:textId="77777777" w:rsidTr="004F5F5E">
        <w:trPr>
          <w:cantSplit/>
          <w:jc w:val="center"/>
        </w:trPr>
        <w:tc>
          <w:tcPr>
            <w:tcW w:w="288" w:type="dxa"/>
          </w:tcPr>
          <w:p w14:paraId="6A14ECC6" w14:textId="77777777" w:rsidR="00056020" w:rsidRDefault="00056020" w:rsidP="004F5F5E">
            <w:pPr>
              <w:pStyle w:val="CopticCross"/>
            </w:pPr>
            <w:r w:rsidRPr="00FB5ACB">
              <w:t>¿</w:t>
            </w:r>
          </w:p>
        </w:tc>
        <w:tc>
          <w:tcPr>
            <w:tcW w:w="3960" w:type="dxa"/>
          </w:tcPr>
          <w:p w14:paraId="3FCC44C4" w14:textId="77777777" w:rsidR="00056020" w:rsidRDefault="00056020" w:rsidP="004F5F5E">
            <w:pPr>
              <w:pStyle w:val="EngHang"/>
            </w:pPr>
            <w:r>
              <w:t>The Lord Christ appeared to you—</w:t>
            </w:r>
          </w:p>
          <w:p w14:paraId="1A76EF11" w14:textId="77777777" w:rsidR="00056020" w:rsidRDefault="00056020" w:rsidP="004F5F5E">
            <w:pPr>
              <w:pStyle w:val="EngHang"/>
            </w:pPr>
            <w:r>
              <w:t>Proclaiming and saying,</w:t>
            </w:r>
          </w:p>
          <w:p w14:paraId="5FBE2D2D" w14:textId="77777777" w:rsidR="00056020" w:rsidRDefault="00056020" w:rsidP="004F5F5E">
            <w:pPr>
              <w:pStyle w:val="EngHang"/>
            </w:pPr>
            <w:r>
              <w:t>“Martin, who is but a catechumen,</w:t>
            </w:r>
          </w:p>
          <w:p w14:paraId="1DD7F490" w14:textId="77777777" w:rsidR="00056020" w:rsidRDefault="00056020" w:rsidP="004F5F5E">
            <w:pPr>
              <w:pStyle w:val="EngHangEnd"/>
            </w:pPr>
            <w:r>
              <w:t>Has clothed me with his robe.”</w:t>
            </w:r>
          </w:p>
        </w:tc>
        <w:tc>
          <w:tcPr>
            <w:tcW w:w="288" w:type="dxa"/>
          </w:tcPr>
          <w:p w14:paraId="00CDEA4B" w14:textId="77777777" w:rsidR="00056020" w:rsidRDefault="00056020" w:rsidP="004F5F5E"/>
        </w:tc>
      </w:tr>
      <w:tr w:rsidR="00056020" w14:paraId="7AAA56C3" w14:textId="77777777" w:rsidTr="004F5F5E">
        <w:trPr>
          <w:cantSplit/>
          <w:jc w:val="center"/>
        </w:trPr>
        <w:tc>
          <w:tcPr>
            <w:tcW w:w="288" w:type="dxa"/>
          </w:tcPr>
          <w:p w14:paraId="3ECC8AAA" w14:textId="77777777" w:rsidR="00056020" w:rsidRDefault="00056020" w:rsidP="004F5F5E">
            <w:pPr>
              <w:pStyle w:val="CopticCross"/>
            </w:pPr>
          </w:p>
        </w:tc>
        <w:tc>
          <w:tcPr>
            <w:tcW w:w="3960" w:type="dxa"/>
          </w:tcPr>
          <w:p w14:paraId="47F06E1B" w14:textId="77777777" w:rsidR="00056020" w:rsidRDefault="00056020" w:rsidP="004F5F5E">
            <w:pPr>
              <w:pStyle w:val="EngHang"/>
            </w:pPr>
            <w:r>
              <w:t>You became a disciple of the bishop,</w:t>
            </w:r>
          </w:p>
          <w:p w14:paraId="6DBCCD2F" w14:textId="77777777" w:rsidR="00056020" w:rsidRDefault="00056020" w:rsidP="004F5F5E">
            <w:pPr>
              <w:pStyle w:val="EngHang"/>
            </w:pPr>
            <w:r>
              <w:t>Saint Hilary of Poitiers,</w:t>
            </w:r>
          </w:p>
          <w:p w14:paraId="7F1879EF" w14:textId="77777777" w:rsidR="00056020" w:rsidRDefault="00056020" w:rsidP="004F5F5E">
            <w:pPr>
              <w:pStyle w:val="EngHang"/>
            </w:pPr>
            <w:r>
              <w:t>“The hammer of the Arians,”</w:t>
            </w:r>
          </w:p>
          <w:p w14:paraId="690ABB62" w14:textId="77777777" w:rsidR="00056020" w:rsidRPr="00A40E4E" w:rsidRDefault="00056020" w:rsidP="004F5F5E">
            <w:pPr>
              <w:pStyle w:val="EngHangEnd"/>
            </w:pPr>
            <w:r>
              <w:t>The Athanasius of the West.</w:t>
            </w:r>
          </w:p>
        </w:tc>
        <w:tc>
          <w:tcPr>
            <w:tcW w:w="288" w:type="dxa"/>
          </w:tcPr>
          <w:p w14:paraId="5BC39EA7" w14:textId="77777777" w:rsidR="00056020" w:rsidRDefault="00056020" w:rsidP="004F5F5E"/>
        </w:tc>
      </w:tr>
      <w:tr w:rsidR="00056020" w14:paraId="7B4712DC" w14:textId="77777777" w:rsidTr="004F5F5E">
        <w:trPr>
          <w:cantSplit/>
          <w:jc w:val="center"/>
        </w:trPr>
        <w:tc>
          <w:tcPr>
            <w:tcW w:w="288" w:type="dxa"/>
          </w:tcPr>
          <w:p w14:paraId="73CF7ED5" w14:textId="77777777" w:rsidR="00056020" w:rsidRDefault="00056020" w:rsidP="004F5F5E">
            <w:pPr>
              <w:pStyle w:val="CopticCross"/>
            </w:pPr>
            <w:r w:rsidRPr="00FB5ACB">
              <w:t>¿</w:t>
            </w:r>
          </w:p>
        </w:tc>
        <w:tc>
          <w:tcPr>
            <w:tcW w:w="3960" w:type="dxa"/>
          </w:tcPr>
          <w:p w14:paraId="7A41A54A" w14:textId="77777777" w:rsidR="00056020" w:rsidRDefault="00056020" w:rsidP="004F5F5E">
            <w:pPr>
              <w:pStyle w:val="EngHang"/>
            </w:pPr>
            <w:r>
              <w:t>Hearing the divine calling,</w:t>
            </w:r>
          </w:p>
          <w:p w14:paraId="436F0816" w14:textId="77777777" w:rsidR="00056020" w:rsidRDefault="00056020" w:rsidP="004F5F5E">
            <w:pPr>
              <w:pStyle w:val="EngHang"/>
            </w:pPr>
            <w:r>
              <w:t>You returned home,</w:t>
            </w:r>
          </w:p>
          <w:p w14:paraId="159605BE" w14:textId="77777777" w:rsidR="00056020" w:rsidRDefault="00056020" w:rsidP="004F5F5E">
            <w:pPr>
              <w:pStyle w:val="EngHang"/>
            </w:pPr>
            <w:r>
              <w:t>Facing the devil, you converted</w:t>
            </w:r>
          </w:p>
          <w:p w14:paraId="37670405" w14:textId="77777777" w:rsidR="00056020" w:rsidRDefault="00056020" w:rsidP="004F5F5E">
            <w:pPr>
              <w:pStyle w:val="EngHangEnd"/>
            </w:pPr>
            <w:r>
              <w:t>Your mother and a whole brigade.</w:t>
            </w:r>
          </w:p>
        </w:tc>
        <w:tc>
          <w:tcPr>
            <w:tcW w:w="288" w:type="dxa"/>
          </w:tcPr>
          <w:p w14:paraId="0611FDED" w14:textId="77777777" w:rsidR="00056020" w:rsidRDefault="00056020" w:rsidP="004F5F5E"/>
        </w:tc>
      </w:tr>
      <w:tr w:rsidR="00056020" w14:paraId="68720403" w14:textId="77777777" w:rsidTr="004F5F5E">
        <w:trPr>
          <w:cantSplit/>
          <w:jc w:val="center"/>
        </w:trPr>
        <w:tc>
          <w:tcPr>
            <w:tcW w:w="288" w:type="dxa"/>
          </w:tcPr>
          <w:p w14:paraId="70AB70BD" w14:textId="77777777" w:rsidR="00056020" w:rsidRDefault="00056020" w:rsidP="004F5F5E">
            <w:pPr>
              <w:pStyle w:val="CopticCross"/>
            </w:pPr>
          </w:p>
        </w:tc>
        <w:tc>
          <w:tcPr>
            <w:tcW w:w="3960" w:type="dxa"/>
          </w:tcPr>
          <w:p w14:paraId="7C10F55F" w14:textId="77777777" w:rsidR="00056020" w:rsidRDefault="00056020" w:rsidP="004F5F5E">
            <w:pPr>
              <w:pStyle w:val="EngHang"/>
            </w:pPr>
            <w:r>
              <w:t>You opposed the Arians,</w:t>
            </w:r>
          </w:p>
          <w:p w14:paraId="31A24150" w14:textId="77777777" w:rsidR="00056020" w:rsidRDefault="00056020" w:rsidP="004F5F5E">
            <w:pPr>
              <w:pStyle w:val="EngHang"/>
            </w:pPr>
            <w:r>
              <w:t xml:space="preserve">With such zeal, </w:t>
            </w:r>
            <w:r w:rsidRPr="00A75BD4">
              <w:t>publicly</w:t>
            </w:r>
            <w:r>
              <w:t>,</w:t>
            </w:r>
          </w:p>
          <w:p w14:paraId="38B06105" w14:textId="77777777" w:rsidR="00056020" w:rsidRDefault="00056020" w:rsidP="004F5F5E">
            <w:pPr>
              <w:pStyle w:val="EngHang"/>
            </w:pPr>
            <w:r>
              <w:t>You were rewarded with</w:t>
            </w:r>
          </w:p>
          <w:p w14:paraId="6186D72E" w14:textId="77777777" w:rsidR="00056020" w:rsidRDefault="00056020" w:rsidP="004F5F5E">
            <w:pPr>
              <w:pStyle w:val="EngHangEnd"/>
            </w:pPr>
            <w:r>
              <w:t>Scourges like unto our Saviour.</w:t>
            </w:r>
          </w:p>
        </w:tc>
        <w:tc>
          <w:tcPr>
            <w:tcW w:w="288" w:type="dxa"/>
          </w:tcPr>
          <w:p w14:paraId="0CF9DBCD" w14:textId="77777777" w:rsidR="00056020" w:rsidRDefault="00056020" w:rsidP="004F5F5E"/>
        </w:tc>
      </w:tr>
      <w:tr w:rsidR="00056020" w14:paraId="03E541C8" w14:textId="77777777" w:rsidTr="004F5F5E">
        <w:trPr>
          <w:cantSplit/>
          <w:jc w:val="center"/>
        </w:trPr>
        <w:tc>
          <w:tcPr>
            <w:tcW w:w="288" w:type="dxa"/>
          </w:tcPr>
          <w:p w14:paraId="7910DE4C" w14:textId="77777777" w:rsidR="00056020" w:rsidRDefault="00056020" w:rsidP="004F5F5E">
            <w:pPr>
              <w:pStyle w:val="CopticCross"/>
            </w:pPr>
            <w:r w:rsidRPr="00FB5ACB">
              <w:t>¿</w:t>
            </w:r>
          </w:p>
        </w:tc>
        <w:tc>
          <w:tcPr>
            <w:tcW w:w="3960" w:type="dxa"/>
          </w:tcPr>
          <w:p w14:paraId="172D0971" w14:textId="77777777" w:rsidR="00056020" w:rsidRDefault="00056020" w:rsidP="004F5F5E">
            <w:pPr>
              <w:pStyle w:val="EngHang"/>
            </w:pPr>
            <w:r>
              <w:t>Exiled you took up</w:t>
            </w:r>
          </w:p>
          <w:p w14:paraId="35CFE308" w14:textId="77777777" w:rsidR="00056020" w:rsidRDefault="00056020" w:rsidP="004F5F5E">
            <w:pPr>
              <w:pStyle w:val="EngHang"/>
            </w:pPr>
            <w:r>
              <w:t>The solitary life,</w:t>
            </w:r>
          </w:p>
          <w:p w14:paraId="03457F7A" w14:textId="77777777" w:rsidR="00056020" w:rsidRDefault="00056020" w:rsidP="004F5F5E">
            <w:pPr>
              <w:pStyle w:val="EngHang"/>
            </w:pPr>
            <w:r>
              <w:t>As a hermit you lived</w:t>
            </w:r>
          </w:p>
          <w:p w14:paraId="1C382F6F" w14:textId="77777777" w:rsidR="00056020" w:rsidRDefault="00056020" w:rsidP="004F5F5E">
            <w:pPr>
              <w:pStyle w:val="EngHangEnd"/>
            </w:pPr>
            <w:r>
              <w:t>With Christ our Lord.</w:t>
            </w:r>
          </w:p>
        </w:tc>
        <w:tc>
          <w:tcPr>
            <w:tcW w:w="288" w:type="dxa"/>
          </w:tcPr>
          <w:p w14:paraId="32806D13" w14:textId="77777777" w:rsidR="00056020" w:rsidRDefault="00056020" w:rsidP="004F5F5E"/>
        </w:tc>
      </w:tr>
      <w:tr w:rsidR="00056020" w14:paraId="3BFA2F38" w14:textId="77777777" w:rsidTr="004F5F5E">
        <w:trPr>
          <w:cantSplit/>
          <w:jc w:val="center"/>
        </w:trPr>
        <w:tc>
          <w:tcPr>
            <w:tcW w:w="288" w:type="dxa"/>
          </w:tcPr>
          <w:p w14:paraId="0D193AE6" w14:textId="77777777" w:rsidR="00056020" w:rsidRPr="00FB5ACB" w:rsidRDefault="00056020" w:rsidP="004F5F5E">
            <w:pPr>
              <w:pStyle w:val="CopticCross"/>
            </w:pPr>
          </w:p>
        </w:tc>
        <w:tc>
          <w:tcPr>
            <w:tcW w:w="3960" w:type="dxa"/>
          </w:tcPr>
          <w:p w14:paraId="1BF54799" w14:textId="77777777" w:rsidR="00056020" w:rsidRDefault="00056020" w:rsidP="004F5F5E">
            <w:pPr>
              <w:pStyle w:val="EngHang"/>
            </w:pPr>
            <w:r>
              <w:t>When Hilary returned</w:t>
            </w:r>
          </w:p>
          <w:p w14:paraId="2BC87B58" w14:textId="77777777" w:rsidR="00056020" w:rsidRDefault="00056020" w:rsidP="004F5F5E">
            <w:pPr>
              <w:pStyle w:val="EngHang"/>
            </w:pPr>
            <w:r>
              <w:t>From exile, you joined him,</w:t>
            </w:r>
          </w:p>
          <w:p w14:paraId="4530B2BD" w14:textId="77777777" w:rsidR="00056020" w:rsidRDefault="00056020" w:rsidP="004F5F5E">
            <w:pPr>
              <w:pStyle w:val="EngHang"/>
            </w:pPr>
            <w:r>
              <w:t>And went forth to preach</w:t>
            </w:r>
          </w:p>
          <w:p w14:paraId="7845D958" w14:textId="77777777" w:rsidR="00056020" w:rsidRDefault="00056020" w:rsidP="004F5F5E">
            <w:pPr>
              <w:pStyle w:val="EngHangEnd"/>
            </w:pPr>
            <w:r>
              <w:t>The Gospel of Salvation.</w:t>
            </w:r>
          </w:p>
        </w:tc>
        <w:tc>
          <w:tcPr>
            <w:tcW w:w="288" w:type="dxa"/>
          </w:tcPr>
          <w:p w14:paraId="2AAFF942" w14:textId="77777777" w:rsidR="00056020" w:rsidRDefault="00056020" w:rsidP="004F5F5E"/>
        </w:tc>
      </w:tr>
      <w:tr w:rsidR="00056020" w14:paraId="49B46B3E" w14:textId="77777777" w:rsidTr="004F5F5E">
        <w:trPr>
          <w:cantSplit/>
          <w:jc w:val="center"/>
        </w:trPr>
        <w:tc>
          <w:tcPr>
            <w:tcW w:w="288" w:type="dxa"/>
          </w:tcPr>
          <w:p w14:paraId="07F253CF" w14:textId="77777777" w:rsidR="00056020" w:rsidRPr="00FB5ACB" w:rsidRDefault="00056020" w:rsidP="004F5F5E">
            <w:pPr>
              <w:pStyle w:val="CopticCross"/>
            </w:pPr>
            <w:r w:rsidRPr="00FB5ACB">
              <w:t>¿</w:t>
            </w:r>
          </w:p>
        </w:tc>
        <w:tc>
          <w:tcPr>
            <w:tcW w:w="3960" w:type="dxa"/>
          </w:tcPr>
          <w:p w14:paraId="7685E537" w14:textId="77777777" w:rsidR="00056020" w:rsidRDefault="00056020" w:rsidP="004F5F5E">
            <w:pPr>
              <w:pStyle w:val="EngHang"/>
            </w:pPr>
            <w:r>
              <w:t>You were chosen as bishop of Tours.</w:t>
            </w:r>
          </w:p>
          <w:p w14:paraId="09B777F4" w14:textId="77777777" w:rsidR="00056020" w:rsidRDefault="00056020" w:rsidP="004F5F5E">
            <w:pPr>
              <w:pStyle w:val="EngHang"/>
            </w:pPr>
            <w:r>
              <w:t>You visited your children—each parish—</w:t>
            </w:r>
          </w:p>
          <w:p w14:paraId="5E81809D" w14:textId="77777777" w:rsidR="00056020" w:rsidRDefault="00056020" w:rsidP="004F5F5E">
            <w:pPr>
              <w:pStyle w:val="EngHang"/>
            </w:pPr>
            <w:r>
              <w:t>Every year, travelling by</w:t>
            </w:r>
          </w:p>
          <w:p w14:paraId="292FF0FC" w14:textId="77777777" w:rsidR="00056020" w:rsidRDefault="00056020" w:rsidP="004F5F5E">
            <w:pPr>
              <w:pStyle w:val="EngHangEnd"/>
            </w:pPr>
            <w:r>
              <w:t>Foot, donkey, and boat.</w:t>
            </w:r>
          </w:p>
        </w:tc>
        <w:tc>
          <w:tcPr>
            <w:tcW w:w="288" w:type="dxa"/>
          </w:tcPr>
          <w:p w14:paraId="2F3CC73E" w14:textId="77777777" w:rsidR="00056020" w:rsidRDefault="00056020" w:rsidP="004F5F5E"/>
        </w:tc>
      </w:tr>
      <w:tr w:rsidR="00056020" w14:paraId="073CDC45" w14:textId="77777777" w:rsidTr="004F5F5E">
        <w:trPr>
          <w:cantSplit/>
          <w:jc w:val="center"/>
        </w:trPr>
        <w:tc>
          <w:tcPr>
            <w:tcW w:w="288" w:type="dxa"/>
          </w:tcPr>
          <w:p w14:paraId="2982FB92" w14:textId="77777777" w:rsidR="00056020" w:rsidRPr="00FB5ACB" w:rsidRDefault="00056020" w:rsidP="004F5F5E">
            <w:pPr>
              <w:pStyle w:val="CopticCross"/>
            </w:pPr>
          </w:p>
        </w:tc>
        <w:tc>
          <w:tcPr>
            <w:tcW w:w="3960" w:type="dxa"/>
          </w:tcPr>
          <w:p w14:paraId="20F9E5E9" w14:textId="77777777" w:rsidR="00056020" w:rsidRDefault="00056020" w:rsidP="004F5F5E">
            <w:pPr>
              <w:pStyle w:val="EngHang"/>
            </w:pPr>
            <w:r>
              <w:t>The pagans agreed to fell</w:t>
            </w:r>
          </w:p>
          <w:p w14:paraId="2DF5D544" w14:textId="77777777" w:rsidR="00056020" w:rsidRDefault="00056020" w:rsidP="004F5F5E">
            <w:pPr>
              <w:pStyle w:val="EngHang"/>
            </w:pPr>
            <w:r>
              <w:t>Their idol—a fir tree,</w:t>
            </w:r>
          </w:p>
          <w:p w14:paraId="4B035F54" w14:textId="77777777" w:rsidR="00056020" w:rsidRDefault="00056020" w:rsidP="004F5F5E">
            <w:pPr>
              <w:pStyle w:val="EngHang"/>
            </w:pPr>
            <w:r>
              <w:t>If you would stand in its path,</w:t>
            </w:r>
          </w:p>
          <w:p w14:paraId="5B6CFA3F" w14:textId="77777777" w:rsidR="00056020" w:rsidRDefault="00056020" w:rsidP="004F5F5E">
            <w:pPr>
              <w:pStyle w:val="EngHangEnd"/>
            </w:pPr>
            <w:r>
              <w:t>You did, but were saved.</w:t>
            </w:r>
          </w:p>
        </w:tc>
        <w:tc>
          <w:tcPr>
            <w:tcW w:w="288" w:type="dxa"/>
          </w:tcPr>
          <w:p w14:paraId="7EC92FD4" w14:textId="77777777" w:rsidR="00056020" w:rsidRDefault="00056020" w:rsidP="004F5F5E"/>
        </w:tc>
      </w:tr>
      <w:tr w:rsidR="00056020" w14:paraId="79973FC8" w14:textId="77777777" w:rsidTr="004F5F5E">
        <w:trPr>
          <w:cantSplit/>
          <w:trHeight w:val="2120"/>
          <w:jc w:val="center"/>
        </w:trPr>
        <w:tc>
          <w:tcPr>
            <w:tcW w:w="288" w:type="dxa"/>
          </w:tcPr>
          <w:p w14:paraId="44DAE71B" w14:textId="77777777" w:rsidR="00056020" w:rsidRPr="00FB5ACB" w:rsidRDefault="00056020" w:rsidP="004F5F5E">
            <w:pPr>
              <w:pStyle w:val="CopticCross"/>
            </w:pPr>
            <w:r w:rsidRPr="00FB5ACB">
              <w:t>¿</w:t>
            </w:r>
          </w:p>
        </w:tc>
        <w:tc>
          <w:tcPr>
            <w:tcW w:w="3960" w:type="dxa"/>
          </w:tcPr>
          <w:p w14:paraId="1CE0DED0" w14:textId="77777777" w:rsidR="00056020" w:rsidRDefault="00056020" w:rsidP="004F5F5E">
            <w:pPr>
              <w:pStyle w:val="EngHang"/>
            </w:pPr>
            <w:r>
              <w:t>Pray to the Lord on our behalf,</w:t>
            </w:r>
          </w:p>
          <w:p w14:paraId="79D08988" w14:textId="77777777" w:rsidR="00056020" w:rsidRDefault="00056020" w:rsidP="004F5F5E">
            <w:pPr>
              <w:pStyle w:val="EngHang"/>
            </w:pPr>
            <w:r>
              <w:t>Our saintly father, the bishop,</w:t>
            </w:r>
          </w:p>
          <w:p w14:paraId="50391A8B" w14:textId="77777777" w:rsidR="00056020" w:rsidRDefault="00056020" w:rsidP="004F5F5E">
            <w:pPr>
              <w:pStyle w:val="EngHang"/>
            </w:pPr>
            <w:r>
              <w:t>Saint Martin of Tours,</w:t>
            </w:r>
          </w:p>
          <w:p w14:paraId="39BC3551" w14:textId="77777777" w:rsidR="00056020" w:rsidRDefault="00056020" w:rsidP="004F5F5E">
            <w:pPr>
              <w:pStyle w:val="EngHangEnd"/>
            </w:pPr>
            <w:r>
              <w:t>That He may forgive us our sins.</w:t>
            </w:r>
          </w:p>
        </w:tc>
        <w:tc>
          <w:tcPr>
            <w:tcW w:w="288" w:type="dxa"/>
          </w:tcPr>
          <w:p w14:paraId="045630B5" w14:textId="77777777" w:rsidR="00056020" w:rsidRDefault="00056020" w:rsidP="004F5F5E"/>
        </w:tc>
      </w:tr>
    </w:tbl>
    <w:p w14:paraId="567EEB5A" w14:textId="77777777" w:rsidR="00205EA4" w:rsidRDefault="00205EA4" w:rsidP="00205EA4">
      <w:pPr>
        <w:pStyle w:val="Heading3"/>
      </w:pPr>
      <w:bookmarkStart w:id="1285" w:name="_Toc448227502"/>
      <w:r>
        <w:lastRenderedPageBreak/>
        <w:t>November 11 (12) / Athor 15: St</w:t>
      </w:r>
      <w:r w:rsidR="004750F8">
        <w:t>. Me</w:t>
      </w:r>
      <w:r>
        <w:t>na the Martyr</w:t>
      </w:r>
      <w:bookmarkEnd w:id="1285"/>
    </w:p>
    <w:p w14:paraId="685781D4" w14:textId="246C52D9" w:rsidR="00E102A0" w:rsidRDefault="00E102A0" w:rsidP="00E102A0">
      <w:pPr>
        <w:pStyle w:val="Heading4"/>
      </w:pPr>
      <w:bookmarkStart w:id="1286" w:name="_Ref434489493"/>
      <w:r>
        <w:t>The Verses of the Cymbals for St. Mena</w:t>
      </w:r>
    </w:p>
    <w:p w14:paraId="19E46476" w14:textId="2F7B162D" w:rsidR="00E102A0" w:rsidRDefault="00E102A0" w:rsidP="00E102A0">
      <w:pPr>
        <w:pStyle w:val="Rubric"/>
      </w:pPr>
      <w:r>
        <w:t>See the Praxis Response, below.</w:t>
      </w:r>
    </w:p>
    <w:p w14:paraId="5E17B349" w14:textId="3DAC667B" w:rsidR="00205EA4" w:rsidRDefault="00205EA4" w:rsidP="00205EA4">
      <w:pPr>
        <w:pStyle w:val="Heading4"/>
      </w:pPr>
      <w:r>
        <w:t>The Doxology</w:t>
      </w:r>
      <w:r w:rsidR="00B46E6E">
        <w:t xml:space="preserve"> for St. Mena</w:t>
      </w:r>
      <w:bookmarkEnd w:id="12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E31CF" w14:paraId="5DA203B4" w14:textId="77777777" w:rsidTr="0081710C">
        <w:trPr>
          <w:cantSplit/>
          <w:jc w:val="center"/>
        </w:trPr>
        <w:tc>
          <w:tcPr>
            <w:tcW w:w="288" w:type="dxa"/>
          </w:tcPr>
          <w:p w14:paraId="4E45DE52" w14:textId="77777777" w:rsidR="009E31CF" w:rsidRDefault="009E31CF" w:rsidP="0081710C">
            <w:pPr>
              <w:pStyle w:val="CopticCross"/>
            </w:pPr>
          </w:p>
        </w:tc>
        <w:tc>
          <w:tcPr>
            <w:tcW w:w="3960" w:type="dxa"/>
          </w:tcPr>
          <w:p w14:paraId="696ED1B8" w14:textId="77777777" w:rsidR="009E31CF" w:rsidRPr="004764BD" w:rsidRDefault="009E31CF" w:rsidP="009E31CF">
            <w:pPr>
              <w:pStyle w:val="EngHang"/>
            </w:pPr>
            <w:r w:rsidRPr="004764BD">
              <w:t>What shall it profit a man,</w:t>
            </w:r>
          </w:p>
          <w:p w14:paraId="5B706931" w14:textId="77777777" w:rsidR="009E31CF" w:rsidRPr="004764BD" w:rsidRDefault="009E31CF" w:rsidP="009E31CF">
            <w:pPr>
              <w:pStyle w:val="EngHang"/>
            </w:pPr>
            <w:r w:rsidRPr="004764BD">
              <w:t>If he shall gain the whole world,</w:t>
            </w:r>
          </w:p>
          <w:p w14:paraId="0280657B" w14:textId="77777777" w:rsidR="009E31CF" w:rsidRPr="004764BD" w:rsidRDefault="009E31CF" w:rsidP="009E31CF">
            <w:pPr>
              <w:pStyle w:val="EngHang"/>
            </w:pPr>
            <w:r w:rsidRPr="004764BD">
              <w:t>And lose his own soul?</w:t>
            </w:r>
          </w:p>
          <w:p w14:paraId="12C1C9A6" w14:textId="77777777" w:rsidR="009E31CF" w:rsidRDefault="009E31CF" w:rsidP="009E31CF">
            <w:pPr>
              <w:pStyle w:val="EngHangEnd"/>
            </w:pPr>
            <w:r w:rsidRPr="004764BD">
              <w:t>Oh, the vanity of this world!</w:t>
            </w:r>
          </w:p>
        </w:tc>
        <w:tc>
          <w:tcPr>
            <w:tcW w:w="288" w:type="dxa"/>
          </w:tcPr>
          <w:p w14:paraId="2F618DFF" w14:textId="77777777" w:rsidR="009E31CF" w:rsidRDefault="009E31CF" w:rsidP="0081710C"/>
        </w:tc>
        <w:tc>
          <w:tcPr>
            <w:tcW w:w="288" w:type="dxa"/>
          </w:tcPr>
          <w:p w14:paraId="4C912BF4" w14:textId="77777777" w:rsidR="009E31CF" w:rsidRDefault="009E31CF" w:rsidP="0081710C">
            <w:pPr>
              <w:pStyle w:val="CopticCross"/>
            </w:pPr>
          </w:p>
        </w:tc>
        <w:tc>
          <w:tcPr>
            <w:tcW w:w="3960" w:type="dxa"/>
          </w:tcPr>
          <w:p w14:paraId="785011F2" w14:textId="77777777" w:rsidR="009E31CF" w:rsidRDefault="009E31CF" w:rsidP="009E31CF">
            <w:pPr>
              <w:pStyle w:val="CopticVersemulti-line"/>
            </w:pPr>
            <w:r w:rsidRPr="003032D8">
              <w:t>Ⲉ</w:t>
            </w:r>
            <w:r w:rsidRPr="003032D8">
              <w:rPr>
                <w:rFonts w:ascii="Times New Roman" w:hAnsi="Times New Roman" w:cs="Times New Roman"/>
              </w:rPr>
              <w:t>ϣ</w:t>
            </w:r>
            <w:r w:rsidRPr="003032D8">
              <w:t>ⲱⲡ ⲟⲩⲛ ⲛ</w:t>
            </w:r>
            <w:r w:rsidRPr="003032D8">
              <w:rPr>
                <w:rFonts w:ascii="Times New Roman" w:hAnsi="Times New Roman" w:cs="Times New Roman"/>
              </w:rPr>
              <w:t>̀</w:t>
            </w:r>
            <w:r w:rsidRPr="003032D8">
              <w:t>ⲧⲉ ⲡⲓⲣⲱⲙⲓ</w:t>
            </w:r>
          </w:p>
          <w:p w14:paraId="32CD56BE" w14:textId="77777777" w:rsidR="009E31CF" w:rsidRDefault="009E31CF" w:rsidP="009E31CF">
            <w:pPr>
              <w:pStyle w:val="CopticVersemulti-line"/>
            </w:pPr>
            <w:r w:rsidRPr="003032D8">
              <w:rPr>
                <w:rFonts w:ascii="Times New Roman" w:hAnsi="Times New Roman" w:cs="Times New Roman"/>
              </w:rPr>
              <w:t>ϫ</w:t>
            </w:r>
            <w:r w:rsidRPr="003032D8">
              <w:t>ⲉⲙ</w:t>
            </w:r>
            <w:r w:rsidRPr="003032D8">
              <w:rPr>
                <w:rFonts w:ascii="Times New Roman" w:hAnsi="Times New Roman" w:cs="Times New Roman"/>
              </w:rPr>
              <w:t>ϩ</w:t>
            </w:r>
            <w:r w:rsidRPr="003032D8">
              <w:t>ⲏⲟⲩ ̀ⲙⲡⲓⲕⲟⲥⲙⲟⲥ ⲧⲏⲣ</w:t>
            </w:r>
            <w:r w:rsidRPr="003032D8">
              <w:rPr>
                <w:rFonts w:ascii="Times New Roman" w:hAnsi="Times New Roman" w:cs="Times New Roman"/>
              </w:rPr>
              <w:t>ϥ</w:t>
            </w:r>
          </w:p>
          <w:p w14:paraId="0A858B2C" w14:textId="77777777" w:rsidR="009E31CF" w:rsidRDefault="009E31CF" w:rsidP="009E31CF">
            <w:pPr>
              <w:pStyle w:val="CopticVersemulti-line"/>
            </w:pPr>
            <w:r w:rsidRPr="003032D8">
              <w:t>ⲛ</w:t>
            </w:r>
            <w:r w:rsidRPr="003032D8">
              <w:rPr>
                <w:rFonts w:ascii="Times New Roman" w:hAnsi="Times New Roman" w:cs="Times New Roman"/>
              </w:rPr>
              <w:t>̀</w:t>
            </w:r>
            <w:r w:rsidRPr="003032D8">
              <w:t>ⲧⲉ</w:t>
            </w:r>
            <w:r w:rsidRPr="003032D8">
              <w:rPr>
                <w:rFonts w:ascii="Times New Roman" w:hAnsi="Times New Roman" w:cs="Times New Roman"/>
              </w:rPr>
              <w:t>ϥϯ</w:t>
            </w:r>
            <w:r w:rsidRPr="003032D8">
              <w:t>ⲟ</w:t>
            </w:r>
            <w:r w:rsidRPr="003032D8">
              <w:rPr>
                <w:rFonts w:ascii="Times New Roman" w:hAnsi="Times New Roman" w:cs="Times New Roman"/>
              </w:rPr>
              <w:t>̀</w:t>
            </w:r>
            <w:r w:rsidRPr="003032D8">
              <w:t>ⲥⲓ ⲛ</w:t>
            </w:r>
            <w:r w:rsidRPr="003032D8">
              <w:rPr>
                <w:rFonts w:ascii="Times New Roman" w:hAnsi="Times New Roman" w:cs="Times New Roman"/>
              </w:rPr>
              <w:t>̀</w:t>
            </w:r>
            <w:r w:rsidRPr="003032D8">
              <w:t>ⲧⲉ</w:t>
            </w:r>
            <w:r w:rsidRPr="003032D8">
              <w:rPr>
                <w:rFonts w:ascii="Times New Roman" w:hAnsi="Times New Roman" w:cs="Times New Roman"/>
              </w:rPr>
              <w:t>ϥ</w:t>
            </w:r>
            <w:r w:rsidRPr="003032D8">
              <w:t>ⲯⲩⲭⲏ</w:t>
            </w:r>
          </w:p>
          <w:p w14:paraId="4038C9C9" w14:textId="77777777" w:rsidR="009E31CF" w:rsidRDefault="009E31CF" w:rsidP="009E31CF">
            <w:pPr>
              <w:pStyle w:val="CopticHangingVerse"/>
            </w:pPr>
            <w:r w:rsidRPr="003032D8">
              <w:t>ⲧⲏⲣ</w:t>
            </w:r>
            <w:r w:rsidRPr="003032D8">
              <w:rPr>
                <w:rFonts w:ascii="Times New Roman" w:hAnsi="Times New Roman" w:cs="Times New Roman"/>
              </w:rPr>
              <w:t>ϥ</w:t>
            </w:r>
            <w:r w:rsidRPr="003032D8">
              <w:t xml:space="preserve"> ⲟⲩ ⲡⲉ ⲡⲁⲓ ⲱⲛ</w:t>
            </w:r>
            <w:r w:rsidRPr="003032D8">
              <w:rPr>
                <w:rFonts w:ascii="Times New Roman" w:hAnsi="Times New Roman" w:cs="Times New Roman"/>
              </w:rPr>
              <w:t>ϧ</w:t>
            </w:r>
            <w:r w:rsidRPr="003032D8">
              <w:t xml:space="preserve"> ⲛ</w:t>
            </w:r>
            <w:r w:rsidRPr="003032D8">
              <w:rPr>
                <w:rFonts w:ascii="Times New Roman" w:hAnsi="Times New Roman" w:cs="Times New Roman"/>
              </w:rPr>
              <w:t>̀</w:t>
            </w:r>
            <w:r w:rsidRPr="003032D8">
              <w:t>ⲉ</w:t>
            </w:r>
            <w:r w:rsidRPr="003032D8">
              <w:rPr>
                <w:rFonts w:ascii="Times New Roman" w:hAnsi="Times New Roman" w:cs="Times New Roman"/>
              </w:rPr>
              <w:t>̀</w:t>
            </w:r>
            <w:r w:rsidRPr="003032D8">
              <w:t>ⲫⲗⲏⲟⲩ</w:t>
            </w:r>
          </w:p>
        </w:tc>
      </w:tr>
      <w:tr w:rsidR="009E31CF" w14:paraId="75A3938F" w14:textId="77777777" w:rsidTr="0081710C">
        <w:trPr>
          <w:cantSplit/>
          <w:jc w:val="center"/>
        </w:trPr>
        <w:tc>
          <w:tcPr>
            <w:tcW w:w="288" w:type="dxa"/>
          </w:tcPr>
          <w:p w14:paraId="2B74E882" w14:textId="77777777" w:rsidR="009E31CF" w:rsidRDefault="009E31CF" w:rsidP="0081710C">
            <w:pPr>
              <w:pStyle w:val="CopticCross"/>
            </w:pPr>
            <w:r w:rsidRPr="00FB5ACB">
              <w:t>¿</w:t>
            </w:r>
          </w:p>
        </w:tc>
        <w:tc>
          <w:tcPr>
            <w:tcW w:w="3960" w:type="dxa"/>
          </w:tcPr>
          <w:p w14:paraId="3F088E15" w14:textId="77777777" w:rsidR="009E31CF" w:rsidRPr="004764BD" w:rsidRDefault="009E31CF" w:rsidP="009E31CF">
            <w:pPr>
              <w:pStyle w:val="EngHang"/>
            </w:pPr>
            <w:r w:rsidRPr="004764BD">
              <w:t>The holy Abba Mena</w:t>
            </w:r>
          </w:p>
          <w:p w14:paraId="463F80B6" w14:textId="77777777" w:rsidR="009E31CF" w:rsidRPr="004764BD" w:rsidRDefault="009E31CF" w:rsidP="009E31CF">
            <w:pPr>
              <w:pStyle w:val="EngHang"/>
            </w:pPr>
            <w:r w:rsidRPr="004764BD">
              <w:t xml:space="preserve">Heard the </w:t>
            </w:r>
            <w:commentRangeStart w:id="1287"/>
            <w:r w:rsidRPr="004764BD">
              <w:t>Voice Divine</w:t>
            </w:r>
            <w:commentRangeEnd w:id="1287"/>
            <w:r>
              <w:rPr>
                <w:rStyle w:val="CommentReference"/>
                <w:rFonts w:ascii="Times New Roman" w:eastAsiaTheme="minorHAnsi" w:hAnsi="Times New Roman" w:cstheme="minorBidi"/>
                <w:color w:val="auto"/>
              </w:rPr>
              <w:commentReference w:id="1287"/>
            </w:r>
            <w:r w:rsidRPr="004764BD">
              <w:t>,</w:t>
            </w:r>
          </w:p>
          <w:p w14:paraId="0D39B218" w14:textId="77777777" w:rsidR="009E31CF" w:rsidRPr="004764BD" w:rsidRDefault="009E31CF" w:rsidP="009E31CF">
            <w:pPr>
              <w:pStyle w:val="EngHang"/>
            </w:pPr>
            <w:r w:rsidRPr="004764BD">
              <w:t>And forsook the whole world</w:t>
            </w:r>
          </w:p>
          <w:p w14:paraId="7971EC60" w14:textId="77777777" w:rsidR="009E31CF" w:rsidRDefault="009E31CF" w:rsidP="009E31CF">
            <w:pPr>
              <w:pStyle w:val="EngHangEnd"/>
            </w:pPr>
            <w:r w:rsidRPr="004764BD">
              <w:t>And it's vainglory.</w:t>
            </w:r>
          </w:p>
        </w:tc>
        <w:tc>
          <w:tcPr>
            <w:tcW w:w="288" w:type="dxa"/>
          </w:tcPr>
          <w:p w14:paraId="22861EC8" w14:textId="77777777" w:rsidR="009E31CF" w:rsidRDefault="009E31CF" w:rsidP="0081710C"/>
        </w:tc>
        <w:tc>
          <w:tcPr>
            <w:tcW w:w="288" w:type="dxa"/>
          </w:tcPr>
          <w:p w14:paraId="0E579488" w14:textId="77777777" w:rsidR="009E31CF" w:rsidRDefault="009E31CF" w:rsidP="0081710C">
            <w:pPr>
              <w:pStyle w:val="CopticCross"/>
            </w:pPr>
            <w:r w:rsidRPr="00FB5ACB">
              <w:t>¿</w:t>
            </w:r>
          </w:p>
        </w:tc>
        <w:tc>
          <w:tcPr>
            <w:tcW w:w="3960" w:type="dxa"/>
          </w:tcPr>
          <w:p w14:paraId="50E9EFE2" w14:textId="77777777" w:rsidR="009E31CF" w:rsidRDefault="009E31CF" w:rsidP="009E31CF">
            <w:pPr>
              <w:pStyle w:val="CopticVersemulti-line"/>
            </w:pPr>
            <w:r w:rsidRPr="003032D8">
              <w:t>Ⲡⲓⲁ</w:t>
            </w:r>
            <w:r>
              <w:t>̀</w:t>
            </w:r>
            <w:r w:rsidRPr="003032D8">
              <w:t>ⲅⲓⲟⲥ ⲁ</w:t>
            </w:r>
            <w:r>
              <w:t>̀</w:t>
            </w:r>
            <w:r w:rsidRPr="003032D8">
              <w:t>ⲡⲁ Ⲙⲏⲛⲁ</w:t>
            </w:r>
          </w:p>
          <w:p w14:paraId="39A4A012" w14:textId="77777777" w:rsidR="009E31CF" w:rsidRDefault="009E31CF" w:rsidP="009E31CF">
            <w:pPr>
              <w:pStyle w:val="CopticVersemulti-line"/>
            </w:pPr>
            <w:r w:rsidRPr="003032D8">
              <w:t>ⲁϥⲥⲱⲧⲉⲙ</w:t>
            </w:r>
            <w:r>
              <w:t xml:space="preserve"> </w:t>
            </w:r>
            <w:r w:rsidRPr="003032D8">
              <w:t>ⲛ</w:t>
            </w:r>
            <w:r>
              <w:t>̀</w:t>
            </w:r>
            <w:r w:rsidRPr="003032D8">
              <w:t>ⲥⲁ ϯ</w:t>
            </w:r>
            <w:r>
              <w:t>ⲥ</w:t>
            </w:r>
            <w:r w:rsidRPr="003032D8">
              <w:t>ⲙⲏ ̀ⲛ</w:t>
            </w:r>
            <w:r>
              <w:t>̀</w:t>
            </w:r>
            <w:r w:rsidRPr="003032D8">
              <w:t>ⲛⲟⲩϯ</w:t>
            </w:r>
          </w:p>
          <w:p w14:paraId="7B9DACC0" w14:textId="77777777" w:rsidR="009E31CF" w:rsidRDefault="009E31CF" w:rsidP="009E31CF">
            <w:pPr>
              <w:pStyle w:val="CopticVersemulti-line"/>
            </w:pPr>
            <w:r w:rsidRPr="003032D8">
              <w:t>ⲁϥⲭⲱ</w:t>
            </w:r>
            <w:r>
              <w:t xml:space="preserve"> </w:t>
            </w:r>
            <w:r w:rsidRPr="003032D8">
              <w:t>ⲙⲡⲓⲕⲟⲥⲙⲟⲥ ⲧⲏⲣϥ ̀ⲛⲥⲱϥ</w:t>
            </w:r>
          </w:p>
          <w:p w14:paraId="6AF93643" w14:textId="77777777" w:rsidR="009E31CF" w:rsidRDefault="009E31CF" w:rsidP="009E31CF">
            <w:pPr>
              <w:pStyle w:val="CopticHangingVerse"/>
            </w:pPr>
            <w:r w:rsidRPr="003032D8">
              <w:t>ⲛⲉⲙ ⲡⲉϥⲱ</w:t>
            </w:r>
            <w:r>
              <w:t>̀</w:t>
            </w:r>
            <w:r w:rsidRPr="003032D8">
              <w:t>ⲟⲩ ⲉⲑⲛⲁⲧⲁⲕⲟ</w:t>
            </w:r>
          </w:p>
        </w:tc>
      </w:tr>
      <w:tr w:rsidR="009E31CF" w14:paraId="02220093" w14:textId="77777777" w:rsidTr="0081710C">
        <w:trPr>
          <w:cantSplit/>
          <w:jc w:val="center"/>
        </w:trPr>
        <w:tc>
          <w:tcPr>
            <w:tcW w:w="288" w:type="dxa"/>
          </w:tcPr>
          <w:p w14:paraId="1F60D275" w14:textId="77777777" w:rsidR="009E31CF" w:rsidRDefault="009E31CF" w:rsidP="0081710C">
            <w:pPr>
              <w:pStyle w:val="CopticCross"/>
            </w:pPr>
          </w:p>
        </w:tc>
        <w:tc>
          <w:tcPr>
            <w:tcW w:w="3960" w:type="dxa"/>
          </w:tcPr>
          <w:p w14:paraId="60768F92" w14:textId="77777777" w:rsidR="009E31CF" w:rsidRPr="004764BD" w:rsidRDefault="009E31CF" w:rsidP="009E31CF">
            <w:pPr>
              <w:pStyle w:val="EngHang"/>
            </w:pPr>
            <w:r>
              <w:t>He gave his soul to</w:t>
            </w:r>
            <w:r w:rsidRPr="004764BD">
              <w:t xml:space="preserve"> death</w:t>
            </w:r>
          </w:p>
          <w:p w14:paraId="3F6EAF4D" w14:textId="77777777" w:rsidR="009E31CF" w:rsidRPr="004764BD" w:rsidRDefault="009E31CF" w:rsidP="009E31CF">
            <w:pPr>
              <w:pStyle w:val="EngHang"/>
            </w:pPr>
            <w:r w:rsidRPr="004764BD">
              <w:t>And his flesh unto the fire,</w:t>
            </w:r>
          </w:p>
          <w:p w14:paraId="1447FFF5" w14:textId="77777777" w:rsidR="009E31CF" w:rsidRPr="004764BD" w:rsidRDefault="009E31CF" w:rsidP="009E31CF">
            <w:pPr>
              <w:pStyle w:val="EngHang"/>
            </w:pPr>
            <w:r w:rsidRPr="004764BD">
              <w:t xml:space="preserve">And </w:t>
            </w:r>
            <w:commentRangeStart w:id="1288"/>
            <w:r w:rsidRPr="004764BD">
              <w:t xml:space="preserve">received </w:t>
            </w:r>
            <w:commentRangeEnd w:id="1288"/>
            <w:r>
              <w:rPr>
                <w:rStyle w:val="CommentReference"/>
                <w:rFonts w:ascii="Times New Roman" w:eastAsiaTheme="minorHAnsi" w:hAnsi="Times New Roman" w:cstheme="minorBidi"/>
                <w:color w:val="auto"/>
              </w:rPr>
              <w:commentReference w:id="1288"/>
            </w:r>
            <w:r w:rsidRPr="004764BD">
              <w:t>great afflictions,</w:t>
            </w:r>
          </w:p>
          <w:p w14:paraId="29330B75" w14:textId="77777777" w:rsidR="009E31CF" w:rsidRDefault="009E31CF" w:rsidP="009E31CF">
            <w:pPr>
              <w:pStyle w:val="EngHangEnd"/>
            </w:pPr>
            <w:r w:rsidRPr="004764BD">
              <w:t>For the Son of the Living God.</w:t>
            </w:r>
          </w:p>
        </w:tc>
        <w:tc>
          <w:tcPr>
            <w:tcW w:w="288" w:type="dxa"/>
          </w:tcPr>
          <w:p w14:paraId="264B5CD9" w14:textId="77777777" w:rsidR="009E31CF" w:rsidRDefault="009E31CF" w:rsidP="0081710C"/>
        </w:tc>
        <w:tc>
          <w:tcPr>
            <w:tcW w:w="288" w:type="dxa"/>
          </w:tcPr>
          <w:p w14:paraId="3435C667" w14:textId="77777777" w:rsidR="009E31CF" w:rsidRDefault="009E31CF" w:rsidP="0081710C">
            <w:pPr>
              <w:pStyle w:val="CopticCross"/>
            </w:pPr>
          </w:p>
        </w:tc>
        <w:tc>
          <w:tcPr>
            <w:tcW w:w="3960" w:type="dxa"/>
          </w:tcPr>
          <w:p w14:paraId="0E092188" w14:textId="77777777" w:rsidR="009E31CF" w:rsidRDefault="009E31CF" w:rsidP="009E31CF">
            <w:pPr>
              <w:pStyle w:val="CopticVersemulti-line"/>
            </w:pPr>
            <w:r w:rsidRPr="003032D8">
              <w:t>Ⲁϥϯ ⲛ̀ⲧⲉϥⲯⲏⲭⲏ ⲉ̀ⲫ̀ⲙⲟⲩ</w:t>
            </w:r>
          </w:p>
          <w:p w14:paraId="0F581628" w14:textId="77777777" w:rsidR="009E31CF" w:rsidRDefault="009E31CF" w:rsidP="009E31CF">
            <w:pPr>
              <w:pStyle w:val="CopticVersemulti-line"/>
            </w:pPr>
            <w:r w:rsidRPr="003032D8">
              <w:t>ⲛⲉⲙ ⲡⲉϥⲥⲱⲙⲁ ̀</w:t>
            </w:r>
            <w:r>
              <w:t>ⲉ̀ⲡⲓ</w:t>
            </w:r>
            <w:r w:rsidRPr="003032D8">
              <w:t>ⲭ</w:t>
            </w:r>
            <w:r>
              <w:t>̀</w:t>
            </w:r>
            <w:r w:rsidRPr="003032D8">
              <w:t>ⲣⲱⲙ</w:t>
            </w:r>
            <w:r>
              <w:t>:</w:t>
            </w:r>
          </w:p>
          <w:p w14:paraId="4156B567" w14:textId="77777777" w:rsidR="009E31CF" w:rsidRDefault="009E31CF" w:rsidP="009E31CF">
            <w:pPr>
              <w:pStyle w:val="CopticVersemulti-line"/>
            </w:pPr>
            <w:r w:rsidRPr="003032D8">
              <w:t>ⲁϥϣⲉⲡ ϩⲁⲛⲛⲓϣϯ ⲙ̀ⲃⲁⲥⲁⲛⲟⲥ</w:t>
            </w:r>
          </w:p>
          <w:p w14:paraId="367A0516" w14:textId="77777777" w:rsidR="009E31CF" w:rsidRDefault="009E31CF" w:rsidP="009E31CF">
            <w:pPr>
              <w:pStyle w:val="CopticHangingVerse"/>
            </w:pPr>
            <w:r w:rsidRPr="003032D8">
              <w:t>ⲉⲑⲃⲉ ⲡ̀ϣⲏⲣⲓ ⲙ̀Ⲫϯ ⲉⲧⲟⲛϧ</w:t>
            </w:r>
          </w:p>
        </w:tc>
      </w:tr>
      <w:tr w:rsidR="009E31CF" w14:paraId="3D280CDD" w14:textId="77777777" w:rsidTr="0081710C">
        <w:trPr>
          <w:cantSplit/>
          <w:jc w:val="center"/>
        </w:trPr>
        <w:tc>
          <w:tcPr>
            <w:tcW w:w="288" w:type="dxa"/>
          </w:tcPr>
          <w:p w14:paraId="6D7CCA3C" w14:textId="77777777" w:rsidR="009E31CF" w:rsidRDefault="009E31CF" w:rsidP="0081710C">
            <w:pPr>
              <w:pStyle w:val="CopticCross"/>
            </w:pPr>
            <w:r w:rsidRPr="00FB5ACB">
              <w:t>¿</w:t>
            </w:r>
          </w:p>
        </w:tc>
        <w:tc>
          <w:tcPr>
            <w:tcW w:w="3960" w:type="dxa"/>
          </w:tcPr>
          <w:p w14:paraId="676760E6" w14:textId="77777777" w:rsidR="009E31CF" w:rsidRPr="004764BD" w:rsidRDefault="009E31CF" w:rsidP="009E31CF">
            <w:pPr>
              <w:pStyle w:val="EngHang"/>
            </w:pPr>
            <w:r w:rsidRPr="004764BD">
              <w:t>Therefore, our Saviour</w:t>
            </w:r>
          </w:p>
          <w:p w14:paraId="03FD4720" w14:textId="77777777" w:rsidR="009E31CF" w:rsidRPr="004764BD" w:rsidRDefault="009E31CF" w:rsidP="009E31CF">
            <w:pPr>
              <w:pStyle w:val="EngHang"/>
            </w:pPr>
            <w:r w:rsidRPr="004764BD">
              <w:t>Lifted him to His Kingdom,</w:t>
            </w:r>
          </w:p>
          <w:p w14:paraId="269E5BDC" w14:textId="77777777" w:rsidR="009E31CF" w:rsidRPr="004764BD" w:rsidRDefault="009E31CF" w:rsidP="009E31CF">
            <w:pPr>
              <w:pStyle w:val="EngHang"/>
            </w:pPr>
            <w:r w:rsidRPr="004764BD">
              <w:t>And granted him the good things</w:t>
            </w:r>
          </w:p>
          <w:p w14:paraId="2436DA78" w14:textId="77777777" w:rsidR="009E31CF" w:rsidRDefault="009E31CF" w:rsidP="009E31CF">
            <w:pPr>
              <w:pStyle w:val="EngHangEnd"/>
            </w:pPr>
            <w:r w:rsidRPr="004764BD">
              <w:t>Which an eye has not seen.</w:t>
            </w:r>
          </w:p>
        </w:tc>
        <w:tc>
          <w:tcPr>
            <w:tcW w:w="288" w:type="dxa"/>
          </w:tcPr>
          <w:p w14:paraId="6767F55F" w14:textId="77777777" w:rsidR="009E31CF" w:rsidRDefault="009E31CF" w:rsidP="0081710C"/>
        </w:tc>
        <w:tc>
          <w:tcPr>
            <w:tcW w:w="288" w:type="dxa"/>
          </w:tcPr>
          <w:p w14:paraId="1A3D3E2B" w14:textId="77777777" w:rsidR="009E31CF" w:rsidRDefault="009E31CF" w:rsidP="0081710C">
            <w:pPr>
              <w:pStyle w:val="CopticCross"/>
            </w:pPr>
            <w:r w:rsidRPr="00FB5ACB">
              <w:t>¿</w:t>
            </w:r>
          </w:p>
        </w:tc>
        <w:tc>
          <w:tcPr>
            <w:tcW w:w="3960" w:type="dxa"/>
          </w:tcPr>
          <w:p w14:paraId="3A86A661" w14:textId="77777777" w:rsidR="009E31CF" w:rsidRDefault="009E31CF" w:rsidP="009E31CF">
            <w:pPr>
              <w:pStyle w:val="CopticVersemulti-line"/>
            </w:pPr>
            <w:r w:rsidRPr="003032D8">
              <w:t>Ⲉⲑⲃⲉ ⲫⲁⲓ ⲁ</w:t>
            </w:r>
            <w:r>
              <w:t>̀</w:t>
            </w:r>
            <w:r w:rsidRPr="003032D8">
              <w:t>Ⲡⲉⲛⲥ̅ⲱ̅ⲣ̅</w:t>
            </w:r>
          </w:p>
          <w:p w14:paraId="5AA997E6" w14:textId="77777777" w:rsidR="009E31CF" w:rsidRDefault="009E31CF" w:rsidP="009E31CF">
            <w:pPr>
              <w:pStyle w:val="CopticVersemulti-line"/>
            </w:pPr>
            <w:r w:rsidRPr="003032D8">
              <w:t>ⲟⲗϥ ⲉ</w:t>
            </w:r>
            <w:r>
              <w:t>̀</w:t>
            </w:r>
            <w:r w:rsidRPr="003032D8">
              <w:t>ϧⲟⲩⲛ ⲉ̀ⲧⲉϥⲙⲉⲧⲟⲩⲣⲟ</w:t>
            </w:r>
          </w:p>
          <w:p w14:paraId="37354964" w14:textId="77777777" w:rsidR="009E31CF" w:rsidRDefault="009E31CF" w:rsidP="009E31CF">
            <w:pPr>
              <w:pStyle w:val="CopticVersemulti-line"/>
            </w:pPr>
            <w:r w:rsidRPr="003032D8">
              <w:t>ⲁϥϯⲛⲁϥ ⲛⲁϥ  ̀ⲛⲛⲓⲁⲅⲁⲑⲟⲛ</w:t>
            </w:r>
          </w:p>
          <w:p w14:paraId="124D5E51" w14:textId="77777777" w:rsidR="009E31CF" w:rsidRDefault="009E31CF" w:rsidP="009E31CF">
            <w:pPr>
              <w:pStyle w:val="CopticHangingVerse"/>
            </w:pPr>
            <w:r w:rsidRPr="003032D8">
              <w:t>ⲛ̀ⲏⲉⲧⲉ ⲙ̀ⲡⲉⲃⲁⲗ ⲛⲁⲩ ⲉ</w:t>
            </w:r>
            <w:r>
              <w:t>̀</w:t>
            </w:r>
            <w:r w:rsidRPr="003032D8">
              <w:t>ⲣⲱⲟⲩ</w:t>
            </w:r>
          </w:p>
        </w:tc>
      </w:tr>
      <w:tr w:rsidR="009E31CF" w14:paraId="681D6932" w14:textId="77777777" w:rsidTr="0081710C">
        <w:trPr>
          <w:cantSplit/>
          <w:jc w:val="center"/>
        </w:trPr>
        <w:tc>
          <w:tcPr>
            <w:tcW w:w="288" w:type="dxa"/>
          </w:tcPr>
          <w:p w14:paraId="4482400B" w14:textId="77777777" w:rsidR="009E31CF" w:rsidRDefault="009E31CF" w:rsidP="0081710C">
            <w:pPr>
              <w:pStyle w:val="CopticCross"/>
            </w:pPr>
          </w:p>
        </w:tc>
        <w:tc>
          <w:tcPr>
            <w:tcW w:w="3960" w:type="dxa"/>
          </w:tcPr>
          <w:p w14:paraId="53DFC3F5" w14:textId="77777777" w:rsidR="009E31CF" w:rsidRDefault="009E31CF" w:rsidP="009E31CF">
            <w:pPr>
              <w:pStyle w:val="EngHang"/>
            </w:pPr>
            <w:r>
              <w:t>Hail to you, O martyr,</w:t>
            </w:r>
          </w:p>
          <w:p w14:paraId="4A6D5F4D" w14:textId="77777777" w:rsidR="009E31CF" w:rsidRDefault="009E31CF" w:rsidP="009E31CF">
            <w:pPr>
              <w:pStyle w:val="EngHang"/>
            </w:pPr>
            <w:r>
              <w:t>Hail to the courageous hero,</w:t>
            </w:r>
          </w:p>
          <w:p w14:paraId="60EDE9E2" w14:textId="77777777" w:rsidR="009E31CF" w:rsidRDefault="009E31CF" w:rsidP="009E31CF">
            <w:pPr>
              <w:pStyle w:val="EngHang"/>
            </w:pPr>
            <w:r>
              <w:t>Hail to the struggle-bearer,</w:t>
            </w:r>
          </w:p>
          <w:p w14:paraId="223265EF" w14:textId="77777777" w:rsidR="009E31CF" w:rsidRPr="004764BD" w:rsidRDefault="009E31CF" w:rsidP="009E31CF">
            <w:pPr>
              <w:pStyle w:val="EngHangEnd"/>
            </w:pPr>
            <w:r>
              <w:t>The holy Abba Mena.</w:t>
            </w:r>
          </w:p>
        </w:tc>
        <w:tc>
          <w:tcPr>
            <w:tcW w:w="288" w:type="dxa"/>
          </w:tcPr>
          <w:p w14:paraId="027D4BB5" w14:textId="77777777" w:rsidR="009E31CF" w:rsidRDefault="009E31CF" w:rsidP="0081710C"/>
        </w:tc>
        <w:tc>
          <w:tcPr>
            <w:tcW w:w="288" w:type="dxa"/>
          </w:tcPr>
          <w:p w14:paraId="1BCE15FB" w14:textId="77777777" w:rsidR="009E31CF" w:rsidRDefault="009E31CF" w:rsidP="0081710C">
            <w:pPr>
              <w:pStyle w:val="CopticCross"/>
            </w:pPr>
          </w:p>
        </w:tc>
        <w:tc>
          <w:tcPr>
            <w:tcW w:w="3960" w:type="dxa"/>
          </w:tcPr>
          <w:p w14:paraId="4C2DECA4" w14:textId="77777777" w:rsidR="009E31CF" w:rsidRDefault="009E31CF" w:rsidP="009E31CF">
            <w:pPr>
              <w:pStyle w:val="CopticVersemulti-line"/>
            </w:pPr>
            <w:r w:rsidRPr="003032D8">
              <w:t>ⲭⲉⲣⲉ ⲛⲁⲕ</w:t>
            </w:r>
            <w:r>
              <w:t xml:space="preserve"> </w:t>
            </w:r>
            <w:r w:rsidRPr="003032D8">
              <w:t>ⲱ</w:t>
            </w:r>
            <w:r>
              <w:t>̀</w:t>
            </w:r>
            <w:r w:rsidRPr="003032D8">
              <w:t xml:space="preserve"> ⲡⲓⲙⲁⲣⲧⲩⲣⲟⲥ</w:t>
            </w:r>
          </w:p>
          <w:p w14:paraId="18DC31BD" w14:textId="77777777" w:rsidR="009E31CF" w:rsidRDefault="009E31CF" w:rsidP="009E31CF">
            <w:pPr>
              <w:pStyle w:val="CopticVersemulti-line"/>
            </w:pPr>
            <w:r w:rsidRPr="003032D8">
              <w:t>ⲭⲉⲣⲉ ⲡⲓϭⲱⲓϫ</w:t>
            </w:r>
            <w:r>
              <w:t xml:space="preserve"> </w:t>
            </w:r>
            <w:r w:rsidRPr="003032D8">
              <w:t>ⲛ</w:t>
            </w:r>
            <w:r>
              <w:t>̀</w:t>
            </w:r>
            <w:r w:rsidRPr="003032D8">
              <w:t>ⲅⲉⲛⲛⲉⲟⲥ</w:t>
            </w:r>
          </w:p>
          <w:p w14:paraId="526CD130" w14:textId="77777777" w:rsidR="009E31CF" w:rsidRDefault="009E31CF" w:rsidP="009E31CF">
            <w:pPr>
              <w:pStyle w:val="CopticVersemulti-line"/>
            </w:pPr>
            <w:r w:rsidRPr="003032D8">
              <w:t>ⲭⲉⲣⲉ ⲡⲓⲁⲑⲗⲟⲫⲟⲣⲟⲥ</w:t>
            </w:r>
          </w:p>
          <w:p w14:paraId="33A1FAC0" w14:textId="77777777" w:rsidR="009E31CF" w:rsidRPr="003032D8" w:rsidRDefault="009E31CF" w:rsidP="009E31CF">
            <w:pPr>
              <w:pStyle w:val="CopticHangingVerse"/>
            </w:pPr>
            <w:r w:rsidRPr="003032D8">
              <w:t>ⲡⲓ̀ⲁⲅⲓⲟⲥ ⲁⲃⲡⲁ ⲙⲏⲛⲁ</w:t>
            </w:r>
          </w:p>
        </w:tc>
      </w:tr>
      <w:tr w:rsidR="009E31CF" w14:paraId="190ACDFB" w14:textId="77777777" w:rsidTr="0081710C">
        <w:trPr>
          <w:cantSplit/>
          <w:jc w:val="center"/>
        </w:trPr>
        <w:tc>
          <w:tcPr>
            <w:tcW w:w="288" w:type="dxa"/>
          </w:tcPr>
          <w:p w14:paraId="4B598E03" w14:textId="77777777" w:rsidR="009E31CF" w:rsidRDefault="009E31CF" w:rsidP="0081710C">
            <w:pPr>
              <w:pStyle w:val="CopticCross"/>
            </w:pPr>
            <w:r w:rsidRPr="00FB5ACB">
              <w:lastRenderedPageBreak/>
              <w:t>¿</w:t>
            </w:r>
          </w:p>
        </w:tc>
        <w:tc>
          <w:tcPr>
            <w:tcW w:w="3960" w:type="dxa"/>
          </w:tcPr>
          <w:p w14:paraId="45A9E3AE" w14:textId="77777777" w:rsidR="009E31CF" w:rsidRPr="004764BD" w:rsidRDefault="009E31CF" w:rsidP="009E31CF">
            <w:pPr>
              <w:pStyle w:val="EngHang"/>
            </w:pPr>
            <w:r w:rsidRPr="004764BD">
              <w:t>Pray to the Lord on our behalf,</w:t>
            </w:r>
          </w:p>
          <w:p w14:paraId="219054D7" w14:textId="77777777" w:rsidR="009E31CF" w:rsidRPr="004764BD" w:rsidRDefault="009E31CF" w:rsidP="009E31CF">
            <w:pPr>
              <w:pStyle w:val="EngHang"/>
            </w:pPr>
            <w:r w:rsidRPr="004764BD">
              <w:t xml:space="preserve">O </w:t>
            </w:r>
            <w:r>
              <w:t>struggle-bearer, the</w:t>
            </w:r>
            <w:r w:rsidRPr="004764BD">
              <w:t xml:space="preserve"> martyr,</w:t>
            </w:r>
          </w:p>
          <w:p w14:paraId="391392A6" w14:textId="77777777" w:rsidR="009E31CF" w:rsidRPr="004764BD" w:rsidRDefault="009E31CF" w:rsidP="009E31CF">
            <w:pPr>
              <w:pStyle w:val="EngHang"/>
            </w:pPr>
            <w:r w:rsidRPr="004764BD">
              <w:t>The holy Abba Mena,</w:t>
            </w:r>
          </w:p>
          <w:p w14:paraId="3EEDBC47" w14:textId="77777777" w:rsidR="009E31CF" w:rsidRDefault="009E31CF" w:rsidP="009E31CF">
            <w:pPr>
              <w:pStyle w:val="EngHangEnd"/>
            </w:pPr>
            <w:r w:rsidRPr="004764BD">
              <w:t>That He may forgive us our sins.</w:t>
            </w:r>
          </w:p>
        </w:tc>
        <w:tc>
          <w:tcPr>
            <w:tcW w:w="288" w:type="dxa"/>
          </w:tcPr>
          <w:p w14:paraId="415CBEB1" w14:textId="77777777" w:rsidR="009E31CF" w:rsidRDefault="009E31CF" w:rsidP="0081710C"/>
        </w:tc>
        <w:tc>
          <w:tcPr>
            <w:tcW w:w="288" w:type="dxa"/>
          </w:tcPr>
          <w:p w14:paraId="1E0C7068" w14:textId="77777777" w:rsidR="009E31CF" w:rsidRDefault="009E31CF" w:rsidP="0081710C">
            <w:pPr>
              <w:pStyle w:val="CopticCross"/>
            </w:pPr>
            <w:r w:rsidRPr="00FB5ACB">
              <w:t>¿</w:t>
            </w:r>
          </w:p>
        </w:tc>
        <w:tc>
          <w:tcPr>
            <w:tcW w:w="3960" w:type="dxa"/>
          </w:tcPr>
          <w:p w14:paraId="5E411308" w14:textId="77777777" w:rsidR="009E31CF" w:rsidRDefault="009E31CF" w:rsidP="009E31CF">
            <w:pPr>
              <w:pStyle w:val="CopticVersemulti-line"/>
            </w:pPr>
            <w:r w:rsidRPr="003032D8">
              <w:t>Ⲧⲱⲃϩ ⲙ̀Ⲡⲟ̅ⲥ̅ ⲉ̀ϩ̀ⲣⲏⲓ ⲉϫⲱⲛ</w:t>
            </w:r>
          </w:p>
          <w:p w14:paraId="0183FE2A" w14:textId="77777777" w:rsidR="009E31CF" w:rsidRDefault="009E31CF" w:rsidP="009E31CF">
            <w:pPr>
              <w:pStyle w:val="CopticVersemulti-line"/>
            </w:pPr>
            <w:r w:rsidRPr="003032D8">
              <w:t>ⲱ ⲡⲓⲑⲗⲟⲫⲟⲣⲟⲥ ⲙ̀⳥</w:t>
            </w:r>
          </w:p>
          <w:p w14:paraId="3FBA4615" w14:textId="77777777" w:rsidR="009E31CF" w:rsidRDefault="009E31CF" w:rsidP="009E31CF">
            <w:pPr>
              <w:pStyle w:val="CopticVersemulti-line"/>
            </w:pPr>
            <w:r w:rsidRPr="003032D8">
              <w:t>ⲡⲓⲁ</w:t>
            </w:r>
            <w:r>
              <w:t>̀</w:t>
            </w:r>
            <w:r w:rsidRPr="003032D8">
              <w:t>ⲅⲓⲟⲥ ⲁ</w:t>
            </w:r>
            <w:r>
              <w:t>̀</w:t>
            </w:r>
            <w:r w:rsidRPr="003032D8">
              <w:t>ⲡⲁ Ⲙⲏⲛⲁ</w:t>
            </w:r>
          </w:p>
          <w:p w14:paraId="681F6FA4" w14:textId="77777777" w:rsidR="009E31CF" w:rsidRDefault="009E31CF" w:rsidP="009E31CF">
            <w:pPr>
              <w:pStyle w:val="CopticHangingVerse"/>
            </w:pPr>
            <w:r w:rsidRPr="003032D8">
              <w:t>ⲛ̀ⲧⲉϥⲭⲁ ⲛⲉⲛⲛⲟⲃⲓ ⲛⲁⲛ ⲉ</w:t>
            </w:r>
            <w:r>
              <w:t>̀</w:t>
            </w:r>
            <w:r w:rsidRPr="003032D8">
              <w:t>ⲃⲟⲗ</w:t>
            </w:r>
          </w:p>
        </w:tc>
      </w:tr>
    </w:tbl>
    <w:p w14:paraId="6E8F5880" w14:textId="09A2BB9C" w:rsidR="00E102A0" w:rsidRDefault="00E102A0" w:rsidP="00E102A0">
      <w:pPr>
        <w:pStyle w:val="Heading4"/>
      </w:pPr>
      <w:bookmarkStart w:id="1289" w:name="_Toc448227503"/>
      <w:r>
        <w:t>The Hynm of the Intercesions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57D247F7" w14:textId="77777777" w:rsidTr="00E102A0">
        <w:trPr>
          <w:cantSplit/>
          <w:jc w:val="center"/>
        </w:trPr>
        <w:tc>
          <w:tcPr>
            <w:tcW w:w="288" w:type="dxa"/>
          </w:tcPr>
          <w:p w14:paraId="0C4323B5" w14:textId="77777777" w:rsidR="00E102A0" w:rsidRDefault="00E102A0" w:rsidP="00E102A0">
            <w:pPr>
              <w:pStyle w:val="CopticCross"/>
            </w:pPr>
          </w:p>
        </w:tc>
        <w:tc>
          <w:tcPr>
            <w:tcW w:w="3960" w:type="dxa"/>
          </w:tcPr>
          <w:p w14:paraId="158F9167" w14:textId="77777777" w:rsidR="00E102A0" w:rsidRDefault="00E102A0" w:rsidP="00E102A0">
            <w:pPr>
              <w:pStyle w:val="EngHang"/>
            </w:pPr>
            <w:r>
              <w:t>Through the prayers of the</w:t>
            </w:r>
          </w:p>
          <w:p w14:paraId="36127B10" w14:textId="77777777" w:rsidR="00E102A0" w:rsidRDefault="00E102A0" w:rsidP="00E102A0">
            <w:pPr>
              <w:pStyle w:val="EngHang"/>
            </w:pPr>
            <w:r>
              <w:t>Struggle-bearer, the martyr,</w:t>
            </w:r>
          </w:p>
          <w:p w14:paraId="70486A22" w14:textId="77777777" w:rsidR="00E102A0" w:rsidRDefault="00E102A0" w:rsidP="00E102A0">
            <w:pPr>
              <w:pStyle w:val="EngHang"/>
            </w:pPr>
            <w:r>
              <w:t>Abba Mena of Fayat,</w:t>
            </w:r>
          </w:p>
          <w:p w14:paraId="3263FD18" w14:textId="003B0550" w:rsidR="00E102A0" w:rsidRDefault="00E102A0" w:rsidP="00E102A0">
            <w:pPr>
              <w:pStyle w:val="EngHangEnd"/>
            </w:pPr>
            <w:r>
              <w:t>O Lord, grant us the forgiveness of our sins.</w:t>
            </w:r>
          </w:p>
        </w:tc>
        <w:tc>
          <w:tcPr>
            <w:tcW w:w="288" w:type="dxa"/>
          </w:tcPr>
          <w:p w14:paraId="40F15CC2" w14:textId="77777777" w:rsidR="00E102A0" w:rsidRDefault="00E102A0" w:rsidP="00E102A0"/>
        </w:tc>
        <w:tc>
          <w:tcPr>
            <w:tcW w:w="288" w:type="dxa"/>
          </w:tcPr>
          <w:p w14:paraId="06804C8E" w14:textId="77777777" w:rsidR="00E102A0" w:rsidRDefault="00E102A0" w:rsidP="00E102A0">
            <w:pPr>
              <w:pStyle w:val="CopticCross"/>
            </w:pPr>
          </w:p>
        </w:tc>
        <w:tc>
          <w:tcPr>
            <w:tcW w:w="3960" w:type="dxa"/>
          </w:tcPr>
          <w:p w14:paraId="5143C050" w14:textId="77777777" w:rsidR="00E102A0" w:rsidRDefault="00E102A0" w:rsidP="00E102A0">
            <w:pPr>
              <w:pStyle w:val="CopticVersemulti-line"/>
            </w:pPr>
            <w:r>
              <w:t>Ϩⲓⲧⲉⲛ ⲛⲓⲉⲩⲭⲏ</w:t>
            </w:r>
          </w:p>
          <w:p w14:paraId="0E6733EB" w14:textId="77777777" w:rsidR="00E102A0" w:rsidRDefault="00E102A0" w:rsidP="00E102A0">
            <w:pPr>
              <w:pStyle w:val="CopticVersemulti-line"/>
            </w:pPr>
            <w:r>
              <w:t>ⲛ̀ⲧⲉ ⲡⲓⲁⲑⲗⲟⲫⲟⲣⲟⲥ ⲙ̀ⲙⲁⲣⲧⲩⲣⲟⲥ</w:t>
            </w:r>
          </w:p>
          <w:p w14:paraId="27B0DB09" w14:textId="38D64022" w:rsidR="00E102A0" w:rsidRDefault="00E102A0" w:rsidP="00E102A0">
            <w:pPr>
              <w:pStyle w:val="CopticVersemulti-line"/>
            </w:pPr>
            <w:r>
              <w:t>ⲁⲃⲃⲁ Ⲙⲏⲛⲁ ⲛ̀ⲧⲉ ⲛⲓⲫⲁⲓⲁⲧ:</w:t>
            </w:r>
          </w:p>
          <w:p w14:paraId="4CA101E3" w14:textId="50338B2F" w:rsidR="00E102A0" w:rsidRDefault="00E102A0" w:rsidP="00E102A0">
            <w:pPr>
              <w:pStyle w:val="CopticHangingVerse"/>
            </w:pPr>
            <w:r>
              <w:t>Ⲡϭⲟⲓⲥ ⲁⲣⲓϩ̀ⲙⲟⲧ ⲛⲁⲛ ⲙ̀ⲡⲓⲭⲱ ⲉ̀ⲃⲟⲗ ⲛ̀ⲧⲉ ⲛⲉⲛⲛⲟⲃⲓ.</w:t>
            </w:r>
          </w:p>
        </w:tc>
      </w:tr>
    </w:tbl>
    <w:p w14:paraId="5EFCDBFD" w14:textId="6FB15552" w:rsidR="00E102A0" w:rsidRDefault="00E102A0" w:rsidP="00E102A0">
      <w:pPr>
        <w:pStyle w:val="Heading4"/>
      </w:pPr>
      <w:r>
        <w:t>The Praxis Response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4E825496" w14:textId="77777777" w:rsidTr="00E102A0">
        <w:trPr>
          <w:cantSplit/>
          <w:jc w:val="center"/>
        </w:trPr>
        <w:tc>
          <w:tcPr>
            <w:tcW w:w="288" w:type="dxa"/>
          </w:tcPr>
          <w:p w14:paraId="25906615" w14:textId="77777777" w:rsidR="00E102A0" w:rsidRDefault="00E102A0" w:rsidP="00E102A0">
            <w:pPr>
              <w:pStyle w:val="CopticCross"/>
            </w:pPr>
          </w:p>
        </w:tc>
        <w:tc>
          <w:tcPr>
            <w:tcW w:w="3960" w:type="dxa"/>
          </w:tcPr>
          <w:p w14:paraId="68C14788" w14:textId="77777777" w:rsidR="00E102A0" w:rsidRDefault="00E102A0" w:rsidP="00E102A0">
            <w:pPr>
              <w:pStyle w:val="EngHang"/>
            </w:pPr>
            <w:r>
              <w:t>Hail to you, O martyr;</w:t>
            </w:r>
          </w:p>
          <w:p w14:paraId="191A9B92" w14:textId="77777777" w:rsidR="00E102A0" w:rsidRDefault="00E102A0" w:rsidP="00E102A0">
            <w:pPr>
              <w:pStyle w:val="EngHang"/>
            </w:pPr>
            <w:r>
              <w:t>Hail to the noble athlete;</w:t>
            </w:r>
          </w:p>
          <w:p w14:paraId="375002ED" w14:textId="77777777" w:rsidR="00E102A0" w:rsidRDefault="00E102A0" w:rsidP="00E102A0">
            <w:pPr>
              <w:pStyle w:val="EngHang"/>
            </w:pPr>
            <w:r>
              <w:t>Hail to the struggle bearer,</w:t>
            </w:r>
          </w:p>
          <w:p w14:paraId="428C2AA6" w14:textId="7A5C52F1" w:rsidR="00E102A0" w:rsidRDefault="00E102A0" w:rsidP="00E102A0">
            <w:pPr>
              <w:pStyle w:val="EngHangEnd"/>
            </w:pPr>
            <w:r>
              <w:t>Abba Mena of Fayat.</w:t>
            </w:r>
          </w:p>
        </w:tc>
        <w:tc>
          <w:tcPr>
            <w:tcW w:w="288" w:type="dxa"/>
          </w:tcPr>
          <w:p w14:paraId="164D0A15" w14:textId="77777777" w:rsidR="00E102A0" w:rsidRDefault="00E102A0" w:rsidP="00E102A0"/>
        </w:tc>
        <w:tc>
          <w:tcPr>
            <w:tcW w:w="288" w:type="dxa"/>
          </w:tcPr>
          <w:p w14:paraId="24889110" w14:textId="77777777" w:rsidR="00E102A0" w:rsidRDefault="00E102A0" w:rsidP="00E102A0">
            <w:pPr>
              <w:pStyle w:val="CopticCross"/>
            </w:pPr>
          </w:p>
        </w:tc>
        <w:tc>
          <w:tcPr>
            <w:tcW w:w="3960" w:type="dxa"/>
          </w:tcPr>
          <w:p w14:paraId="3CB2FA3D" w14:textId="77777777" w:rsidR="00E102A0" w:rsidRDefault="00E102A0" w:rsidP="00E102A0">
            <w:pPr>
              <w:pStyle w:val="CopticVersemulti-line"/>
            </w:pPr>
            <w:r>
              <w:t>Ⲭⲉⲣⲉ ⲛⲁⲕ ⲱ̀ ⲡⲓⲙⲁⲣⲧⲩⲣⲟⲥ:</w:t>
            </w:r>
          </w:p>
          <w:p w14:paraId="0D9F821D" w14:textId="77777777" w:rsidR="00E102A0" w:rsidRDefault="00E102A0" w:rsidP="00E102A0">
            <w:pPr>
              <w:pStyle w:val="CopticVersemulti-line"/>
            </w:pPr>
            <w:r>
              <w:t>ⲭⲉⲣⲉ ⲡⲓϣⲱⲓϫ ⲛ̀ⲅⲉⲛⲛⲉⲟⲥ:</w:t>
            </w:r>
          </w:p>
          <w:p w14:paraId="3C5135E4" w14:textId="77777777" w:rsidR="00E102A0" w:rsidRDefault="00E102A0" w:rsidP="00E102A0">
            <w:pPr>
              <w:pStyle w:val="CopticVersemulti-line"/>
            </w:pPr>
            <w:r>
              <w:t>ⲭⲉⲣⲉ ⲛⲓⲁ̀ⲑⲗⲟⲫⲟⲣⲟⲥ:</w:t>
            </w:r>
          </w:p>
          <w:p w14:paraId="6C3F2BDB" w14:textId="568F74D3" w:rsidR="00E102A0" w:rsidRDefault="00E102A0" w:rsidP="00E102A0">
            <w:pPr>
              <w:pStyle w:val="CopticHangingVerse"/>
            </w:pPr>
            <w:r>
              <w:t>Ⲁⲃⲃⲁ Ⲙⲏⲛⲁ ⲛ̀ⲧⲉ Ⲛⲓⲫⲁⲓⲁⲧ.</w:t>
            </w:r>
          </w:p>
        </w:tc>
      </w:tr>
    </w:tbl>
    <w:p w14:paraId="4F54C606" w14:textId="5074C9F0" w:rsidR="00E102A0" w:rsidRDefault="00E102A0" w:rsidP="00E102A0">
      <w:pPr>
        <w:pStyle w:val="Heading4"/>
      </w:pPr>
      <w:r>
        <w:t>The Gospel Response for St. Mena</w:t>
      </w:r>
    </w:p>
    <w:p w14:paraId="2B73E098" w14:textId="74DE5BE2" w:rsidR="003663F9" w:rsidRPr="003663F9" w:rsidRDefault="003663F9" w:rsidP="003663F9">
      <w:pPr>
        <w:pStyle w:val="Rubric"/>
      </w:pPr>
      <w:r>
        <w:t>The last verse of the Doxology may be inserted into the Annual Gospel Response.</w:t>
      </w:r>
    </w:p>
    <w:p w14:paraId="45A7B5CF" w14:textId="4A1EB9B6" w:rsidR="00E102A0" w:rsidRDefault="00E102A0" w:rsidP="00E102A0">
      <w:pPr>
        <w:pStyle w:val="Heading4"/>
      </w:pPr>
      <w:r>
        <w:t>A First Verse for the Ordinary Aspasmos Adam Hymn for St. Mena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02A0" w14:paraId="71314139" w14:textId="77777777" w:rsidTr="00E102A0">
        <w:trPr>
          <w:cantSplit/>
          <w:jc w:val="center"/>
        </w:trPr>
        <w:tc>
          <w:tcPr>
            <w:tcW w:w="288" w:type="dxa"/>
          </w:tcPr>
          <w:p w14:paraId="4DF6A907" w14:textId="77777777" w:rsidR="00E102A0" w:rsidRDefault="00E102A0" w:rsidP="00E102A0">
            <w:pPr>
              <w:pStyle w:val="CopticCross"/>
            </w:pPr>
          </w:p>
        </w:tc>
        <w:tc>
          <w:tcPr>
            <w:tcW w:w="3960" w:type="dxa"/>
          </w:tcPr>
          <w:p w14:paraId="0CBF42B4" w14:textId="77777777" w:rsidR="00E102A0" w:rsidRDefault="00E102A0" w:rsidP="00E102A0">
            <w:pPr>
              <w:pStyle w:val="EngHang"/>
              <w:rPr>
                <w:rFonts w:eastAsia="Arial Unicode MS"/>
              </w:rPr>
            </w:pPr>
            <w:r>
              <w:rPr>
                <w:rFonts w:eastAsia="Arial Unicode MS"/>
              </w:rPr>
              <w:t>The holy Abba Mena</w:t>
            </w:r>
          </w:p>
          <w:p w14:paraId="596A63EF" w14:textId="77777777" w:rsidR="00E102A0" w:rsidRDefault="00E102A0" w:rsidP="00E102A0">
            <w:pPr>
              <w:pStyle w:val="EngHang"/>
              <w:rPr>
                <w:rFonts w:eastAsia="Arial Unicode MS"/>
              </w:rPr>
            </w:pPr>
            <w:r>
              <w:rPr>
                <w:rFonts w:eastAsia="Arial Unicode MS"/>
              </w:rPr>
              <w:t>Heard the divine calling;</w:t>
            </w:r>
          </w:p>
          <w:p w14:paraId="179E6C89" w14:textId="77777777" w:rsidR="00E102A0" w:rsidRDefault="00E102A0" w:rsidP="00E102A0">
            <w:pPr>
              <w:pStyle w:val="EngHang"/>
              <w:rPr>
                <w:rFonts w:eastAsia="Arial Unicode MS"/>
              </w:rPr>
            </w:pPr>
            <w:r>
              <w:rPr>
                <w:rFonts w:eastAsia="Arial Unicode MS"/>
              </w:rPr>
              <w:t>He left the whole world behind,</w:t>
            </w:r>
          </w:p>
          <w:p w14:paraId="567B1122" w14:textId="77777777" w:rsidR="00E102A0" w:rsidRDefault="00E102A0" w:rsidP="00E102A0">
            <w:pPr>
              <w:pStyle w:val="EngHang"/>
              <w:rPr>
                <w:rFonts w:eastAsia="Arial Unicode MS"/>
              </w:rPr>
            </w:pPr>
            <w:r>
              <w:rPr>
                <w:rFonts w:eastAsia="Arial Unicode MS"/>
              </w:rPr>
              <w:t>With it’s passing glory.</w:t>
            </w:r>
          </w:p>
          <w:p w14:paraId="12B5F125" w14:textId="60701D41" w:rsidR="00E102A0" w:rsidRPr="00E102A0" w:rsidRDefault="00E102A0" w:rsidP="00E102A0">
            <w:pPr>
              <w:pStyle w:val="EngHangEnd"/>
              <w:rPr>
                <w:rFonts w:eastAsia="Arial Unicode MS"/>
              </w:rPr>
            </w:pPr>
            <w:r>
              <w:rPr>
                <w:rFonts w:eastAsia="Arial Unicode MS"/>
              </w:rPr>
              <w:t>Alleluia, alleluia, alleluia.</w:t>
            </w:r>
          </w:p>
        </w:tc>
        <w:tc>
          <w:tcPr>
            <w:tcW w:w="288" w:type="dxa"/>
          </w:tcPr>
          <w:p w14:paraId="68F0D31C" w14:textId="77777777" w:rsidR="00E102A0" w:rsidRDefault="00E102A0" w:rsidP="00E102A0"/>
        </w:tc>
        <w:tc>
          <w:tcPr>
            <w:tcW w:w="288" w:type="dxa"/>
          </w:tcPr>
          <w:p w14:paraId="79DFBBA0" w14:textId="77777777" w:rsidR="00E102A0" w:rsidRDefault="00E102A0" w:rsidP="00E102A0">
            <w:pPr>
              <w:pStyle w:val="CopticCross"/>
            </w:pPr>
          </w:p>
        </w:tc>
        <w:tc>
          <w:tcPr>
            <w:tcW w:w="3960" w:type="dxa"/>
          </w:tcPr>
          <w:p w14:paraId="27E7751C" w14:textId="77777777" w:rsidR="00E102A0" w:rsidRDefault="00E102A0" w:rsidP="00E102A0">
            <w:pPr>
              <w:pStyle w:val="CopticVersemulti-line"/>
            </w:pPr>
            <w:r>
              <w:t>Ⲡⲓⲁⲅⲓⲟⲥ ⲁⲡⲁ Ⲙⲏⲛⲁ:</w:t>
            </w:r>
          </w:p>
          <w:p w14:paraId="55B52C74" w14:textId="77777777" w:rsidR="00E102A0" w:rsidRDefault="00E102A0" w:rsidP="00E102A0">
            <w:pPr>
              <w:pStyle w:val="CopticVersemulti-line"/>
            </w:pPr>
            <w:r>
              <w:t>ⲁϥⲥⲱⲧⲉⲙ ⲛ̀ⲥⲁ ϯⲥ̀ⲙⲏ ⲛ̀ⲛⲟⲩϯ:</w:t>
            </w:r>
          </w:p>
          <w:p w14:paraId="5230C1F1" w14:textId="77777777" w:rsidR="00E102A0" w:rsidRDefault="00E102A0" w:rsidP="00E102A0">
            <w:pPr>
              <w:pStyle w:val="CopticVersemulti-line"/>
            </w:pPr>
            <w:r>
              <w:t>ⲁϥⲭⲱ ⲙ̀ⲡⲓⲕⲟⲥⲙⲟⲥ ⲧⲏⲣϥ ⲛ̀ⲥⲱϥ:</w:t>
            </w:r>
          </w:p>
          <w:p w14:paraId="641914B5" w14:textId="77777777" w:rsidR="00E102A0" w:rsidRDefault="00E102A0" w:rsidP="00E102A0">
            <w:pPr>
              <w:pStyle w:val="CopticVersemulti-line"/>
            </w:pPr>
            <w:r>
              <w:t>ⲛⲉⲙ ⲡⲉϥⲱ̀ⲟⲩ ⲉⲑⲛⲁⲧⲁⲕⲟ:</w:t>
            </w:r>
          </w:p>
          <w:p w14:paraId="3362D279" w14:textId="2E210F09" w:rsidR="00E102A0" w:rsidRDefault="00E102A0" w:rsidP="00E102A0">
            <w:pPr>
              <w:pStyle w:val="CopticHangingVerse"/>
            </w:pPr>
            <w:r>
              <w:t>ⲁⲗⲗⲏⲗⲟⲩⲓⲁ, ⲁⲗⲗⲏⲗⲟⲩⲓⲁ, ⲁⲗⲗⲏⲗⲟⲩⲓⲁ.</w:t>
            </w:r>
          </w:p>
        </w:tc>
      </w:tr>
    </w:tbl>
    <w:p w14:paraId="4E8CE322" w14:textId="68B8E70C" w:rsidR="007F571C" w:rsidRDefault="007F571C" w:rsidP="007F571C">
      <w:pPr>
        <w:pStyle w:val="Heading3"/>
      </w:pPr>
      <w:r>
        <w:lastRenderedPageBreak/>
        <w:t>November 14 (15) / Athor 18: St. Philip the Apostle</w:t>
      </w:r>
      <w:bookmarkEnd w:id="1289"/>
    </w:p>
    <w:p w14:paraId="0DF27E19" w14:textId="793DC1B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ADC4A64" w14:textId="77777777" w:rsidR="007F571C" w:rsidRDefault="007F571C" w:rsidP="007F571C">
      <w:pPr>
        <w:pStyle w:val="Heading3"/>
      </w:pPr>
      <w:bookmarkStart w:id="1290" w:name="_Toc448227504"/>
      <w:r>
        <w:t>November 15 (16) / Athor 19: The Preaching of St. Bartholomew</w:t>
      </w:r>
      <w:bookmarkEnd w:id="1290"/>
    </w:p>
    <w:p w14:paraId="601EB8D7" w14:textId="533604A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A5FA22" w14:textId="77777777" w:rsidR="009F6E07" w:rsidRDefault="009F6E07" w:rsidP="009F6E07">
      <w:pPr>
        <w:pStyle w:val="Heading3"/>
      </w:pPr>
      <w:bookmarkStart w:id="1291" w:name="_Toc448227505"/>
      <w:r>
        <w:t>November 15 (16) / Athor 19: Also the Consecration of the Church of Sts. Sergius and Bacchus.</w:t>
      </w:r>
      <w:bookmarkEnd w:id="1291"/>
    </w:p>
    <w:p w14:paraId="1B799EA7" w14:textId="13FED415" w:rsidR="009F6E07" w:rsidRDefault="009F6E07" w:rsidP="00BF77D7">
      <w:pPr>
        <w:pStyle w:val="TOC3"/>
        <w:tabs>
          <w:tab w:val="right" w:leader="dot" w:pos="8846"/>
        </w:tabs>
      </w:pPr>
      <w:r>
        <w:t>See</w:t>
      </w:r>
      <w:r w:rsidR="00BF77D7">
        <w:t xml:space="preserve"> </w:t>
      </w:r>
      <w:r w:rsidR="00BF77D7">
        <w:fldChar w:fldCharType="begin"/>
      </w:r>
      <w:r w:rsidR="00BF77D7">
        <w:instrText xml:space="preserve"> REF _Ref436250168 \h </w:instrText>
      </w:r>
      <w:r w:rsidR="00BF77D7">
        <w:fldChar w:fldCharType="separate"/>
      </w:r>
      <w:r w:rsidR="000C7DE2">
        <w:t>October 1 (2) / Paopi 4: St. Bacchus</w:t>
      </w:r>
      <w:r w:rsidR="00BF77D7">
        <w:fldChar w:fldCharType="end"/>
      </w:r>
      <w:r w:rsidR="00191A26">
        <w:t xml:space="preserve">, page </w:t>
      </w:r>
      <w:r w:rsidR="00191A26">
        <w:fldChar w:fldCharType="begin"/>
      </w:r>
      <w:r w:rsidR="00191A26">
        <w:instrText xml:space="preserve"> PAGEREF _Ref434561633 \h </w:instrText>
      </w:r>
      <w:r w:rsidR="00191A26">
        <w:fldChar w:fldCharType="separate"/>
      </w:r>
      <w:r w:rsidR="000C7DE2">
        <w:rPr>
          <w:noProof/>
        </w:rPr>
        <w:t>675</w:t>
      </w:r>
      <w:r w:rsidR="00191A26">
        <w:fldChar w:fldCharType="end"/>
      </w:r>
      <w:r>
        <w:t>.</w:t>
      </w:r>
    </w:p>
    <w:p w14:paraId="23C83E44" w14:textId="77777777" w:rsidR="002F1988" w:rsidRDefault="002F1988" w:rsidP="002F1988">
      <w:pPr>
        <w:pStyle w:val="Heading3"/>
      </w:pPr>
      <w:bookmarkStart w:id="1292" w:name="_Toc448227506"/>
      <w:r>
        <w:t>November 16 (17) / Athor 20: Consecration of Sts. Theodore and Theodore</w:t>
      </w:r>
      <w:bookmarkEnd w:id="1292"/>
    </w:p>
    <w:p w14:paraId="54098920" w14:textId="218B363B" w:rsidR="002F1988" w:rsidRPr="00646349" w:rsidRDefault="002F1988" w:rsidP="007F571C">
      <w:pPr>
        <w:pStyle w:val="Rubric"/>
      </w:pPr>
      <w:r>
        <w:t>See</w:t>
      </w:r>
      <w:r w:rsidR="00191A26">
        <w:t xml:space="preserve"> </w:t>
      </w:r>
      <w:r w:rsidR="00191A26">
        <w:fldChar w:fldCharType="begin"/>
      </w:r>
      <w:r w:rsidR="00191A26">
        <w:instrText xml:space="preserve"> REF _Ref434562330 \h </w:instrText>
      </w:r>
      <w:r w:rsidR="00191A26">
        <w:fldChar w:fldCharType="separate"/>
      </w:r>
      <w:r w:rsidR="000C7DE2">
        <w:t>July 14 / Epip 20: Martyrdom of St. Theodore of Shotep, the General</w:t>
      </w:r>
      <w:r w:rsidR="00191A26">
        <w:fldChar w:fldCharType="end"/>
      </w:r>
      <w:r w:rsidR="00191A26">
        <w:t xml:space="preserve">, page </w:t>
      </w:r>
      <w:r w:rsidR="00191A26">
        <w:fldChar w:fldCharType="begin"/>
      </w:r>
      <w:r w:rsidR="00191A26">
        <w:instrText xml:space="preserve"> PAGEREF _Ref434562330 \h </w:instrText>
      </w:r>
      <w:r w:rsidR="00191A26">
        <w:fldChar w:fldCharType="separate"/>
      </w:r>
      <w:r w:rsidR="000C7DE2">
        <w:rPr>
          <w:noProof/>
        </w:rPr>
        <w:t>922</w:t>
      </w:r>
      <w:r w:rsidR="00191A26">
        <w:fldChar w:fldCharType="end"/>
      </w:r>
      <w:r>
        <w:t xml:space="preserve">, and </w:t>
      </w:r>
      <w:commentRangeStart w:id="1293"/>
      <w:r w:rsidR="00191A26">
        <w:fldChar w:fldCharType="begin"/>
      </w:r>
      <w:r w:rsidR="00191A26">
        <w:instrText xml:space="preserve"> REF _Ref434562461 \h </w:instrText>
      </w:r>
      <w:r w:rsidR="00191A26">
        <w:fldChar w:fldCharType="separate"/>
      </w:r>
      <w:r w:rsidR="000C7DE2">
        <w:t>January 7 (8) / Tobi 12: Also St. Theodore Anatoly</w:t>
      </w:r>
      <w:r w:rsidR="00191A26">
        <w:fldChar w:fldCharType="end"/>
      </w:r>
      <w:r w:rsidR="00191A26">
        <w:t>,</w:t>
      </w:r>
      <w:commentRangeEnd w:id="1293"/>
      <w:r w:rsidR="00191A26">
        <w:rPr>
          <w:rStyle w:val="CommentReference"/>
          <w:i w:val="0"/>
        </w:rPr>
        <w:commentReference w:id="1293"/>
      </w:r>
      <w:r w:rsidR="00191A26">
        <w:t xml:space="preserve"> page </w:t>
      </w:r>
      <w:r w:rsidR="00191A26">
        <w:fldChar w:fldCharType="begin"/>
      </w:r>
      <w:r w:rsidR="00191A26">
        <w:instrText xml:space="preserve"> PAGEREF _Ref434562461 \h </w:instrText>
      </w:r>
      <w:r w:rsidR="00191A26">
        <w:fldChar w:fldCharType="separate"/>
      </w:r>
      <w:r w:rsidR="000C7DE2">
        <w:rPr>
          <w:noProof/>
        </w:rPr>
        <w:t>814</w:t>
      </w:r>
      <w:r w:rsidR="00191A26">
        <w:fldChar w:fldCharType="end"/>
      </w:r>
      <w:r>
        <w:t>.</w:t>
      </w:r>
    </w:p>
    <w:p w14:paraId="0CDE62FA" w14:textId="77777777" w:rsidR="005329C1" w:rsidRDefault="005329C1" w:rsidP="005329C1">
      <w:pPr>
        <w:pStyle w:val="Heading3"/>
      </w:pPr>
      <w:bookmarkStart w:id="1294" w:name="_Toc448227507"/>
      <w:r>
        <w:t>November 17 (18) / Athor 21: Commemoration of the Theotokos</w:t>
      </w:r>
      <w:bookmarkEnd w:id="1294"/>
    </w:p>
    <w:p w14:paraId="4A87B5D6" w14:textId="04E4C8F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357A23E" w14:textId="77777777" w:rsidR="0059166B" w:rsidRDefault="0059166B" w:rsidP="0059166B">
      <w:pPr>
        <w:pStyle w:val="Heading3"/>
      </w:pPr>
      <w:bookmarkStart w:id="1295" w:name="_Ref434562715"/>
      <w:bookmarkStart w:id="1296" w:name="_Toc448227508"/>
      <w:r>
        <w:t>November 18 (19) / Athor 22: Martyrdom of Sts. Cosmas, Damian, and their Brothers</w:t>
      </w:r>
      <w:bookmarkEnd w:id="1295"/>
      <w:bookmarkEnd w:id="1296"/>
    </w:p>
    <w:p w14:paraId="4E7F190E" w14:textId="7450EC22" w:rsidR="00935F13" w:rsidRDefault="00935F13" w:rsidP="00935F13">
      <w:pPr>
        <w:pStyle w:val="Heading4"/>
      </w:pPr>
      <w:bookmarkStart w:id="1297" w:name="_Ref434489688"/>
      <w:r>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26586608" w14:textId="77777777" w:rsidTr="00935F13">
        <w:trPr>
          <w:cantSplit/>
          <w:jc w:val="center"/>
        </w:trPr>
        <w:tc>
          <w:tcPr>
            <w:tcW w:w="288" w:type="dxa"/>
          </w:tcPr>
          <w:p w14:paraId="7CF11D34" w14:textId="77777777" w:rsidR="00935F13" w:rsidRDefault="00935F13" w:rsidP="00935F13">
            <w:pPr>
              <w:pStyle w:val="CopticCross"/>
            </w:pPr>
          </w:p>
        </w:tc>
        <w:tc>
          <w:tcPr>
            <w:tcW w:w="3960" w:type="dxa"/>
          </w:tcPr>
          <w:p w14:paraId="49BB51C7" w14:textId="77777777" w:rsidR="00935F13" w:rsidRDefault="00935F13" w:rsidP="00935F13">
            <w:pPr>
              <w:pStyle w:val="EngHang"/>
            </w:pPr>
            <w:r>
              <w:t>Hail to the martyrs;</w:t>
            </w:r>
          </w:p>
          <w:p w14:paraId="69353561" w14:textId="77777777" w:rsidR="00935F13" w:rsidRDefault="00935F13" w:rsidP="00935F13">
            <w:pPr>
              <w:pStyle w:val="EngHang"/>
            </w:pPr>
            <w:r>
              <w:t>Hail to the noble athletes;</w:t>
            </w:r>
          </w:p>
          <w:p w14:paraId="659F002D" w14:textId="77777777" w:rsidR="00935F13" w:rsidRDefault="00935F13" w:rsidP="00935F13">
            <w:pPr>
              <w:pStyle w:val="EngHang"/>
            </w:pPr>
            <w:r>
              <w:t>Hail to the struggle-bearers,</w:t>
            </w:r>
          </w:p>
          <w:p w14:paraId="7E67E2C2" w14:textId="2167656E" w:rsidR="00935F13" w:rsidRDefault="00935F13" w:rsidP="00935F13">
            <w:pPr>
              <w:pStyle w:val="EngHangEnd"/>
            </w:pPr>
            <w:r>
              <w:t>Cosmas, his brothers, and their mother.</w:t>
            </w:r>
          </w:p>
        </w:tc>
        <w:tc>
          <w:tcPr>
            <w:tcW w:w="288" w:type="dxa"/>
          </w:tcPr>
          <w:p w14:paraId="7273313F" w14:textId="77777777" w:rsidR="00935F13" w:rsidRDefault="00935F13" w:rsidP="00935F13"/>
        </w:tc>
        <w:tc>
          <w:tcPr>
            <w:tcW w:w="288" w:type="dxa"/>
          </w:tcPr>
          <w:p w14:paraId="483538FE" w14:textId="77777777" w:rsidR="00935F13" w:rsidRDefault="00935F13" w:rsidP="00935F13">
            <w:pPr>
              <w:pStyle w:val="CopticCross"/>
            </w:pPr>
          </w:p>
        </w:tc>
        <w:tc>
          <w:tcPr>
            <w:tcW w:w="3960" w:type="dxa"/>
          </w:tcPr>
          <w:p w14:paraId="562CC410" w14:textId="77777777" w:rsidR="00935F13" w:rsidRDefault="00935F13" w:rsidP="00935F13">
            <w:pPr>
              <w:pStyle w:val="CopticVersemulti-line"/>
            </w:pPr>
            <w:r>
              <w:t>Ⲭⲉⲣⲉ ⲛⲱⲧⲉⲛ ⲱ̀ ⲛⲓⲙⲁⲣⲧⲩⲣⲟⲥ:</w:t>
            </w:r>
          </w:p>
          <w:p w14:paraId="544BDF62" w14:textId="77777777" w:rsidR="00935F13" w:rsidRDefault="00935F13" w:rsidP="00935F13">
            <w:pPr>
              <w:pStyle w:val="CopticVersemulti-line"/>
            </w:pPr>
            <w:r>
              <w:t>ⲭⲉⲣⲉ ⲛⲓϣⲱⲓϫ ⲛ̀ⲅⲉⲛⲛⲉⲟⲥ:</w:t>
            </w:r>
          </w:p>
          <w:p w14:paraId="063D9CD0" w14:textId="77777777" w:rsidR="00935F13" w:rsidRDefault="00935F13" w:rsidP="00935F13">
            <w:pPr>
              <w:pStyle w:val="CopticVersemulti-line"/>
            </w:pPr>
            <w:r>
              <w:t>ⲭⲉⲣⲉ ⲛⲓⲁⲑⲗⲟⲫⲟⲣⲟⲥ:</w:t>
            </w:r>
          </w:p>
          <w:p w14:paraId="36BA5B96" w14:textId="436A0166" w:rsidR="00935F13" w:rsidRDefault="00935F13" w:rsidP="00935F13">
            <w:pPr>
              <w:pStyle w:val="CopticHangingVerse"/>
            </w:pPr>
            <w:r>
              <w:t>Ⲕⲟⲥⲙⲁⲥ ⲛⲉⲙ ⲛⲉϥⲥ̀ⲛⲏⲟⲩ ⲛⲉⲙ ⲧⲟⲩⲙⲁⲩ.</w:t>
            </w:r>
          </w:p>
        </w:tc>
      </w:tr>
    </w:tbl>
    <w:p w14:paraId="63F7F3A5" w14:textId="5042C914" w:rsidR="0059166B" w:rsidRDefault="0059166B" w:rsidP="0059166B">
      <w:pPr>
        <w:pStyle w:val="Heading4"/>
      </w:pPr>
      <w:r>
        <w:lastRenderedPageBreak/>
        <w:t>The Doxology</w:t>
      </w:r>
      <w:r w:rsidR="00B46E6E">
        <w:t xml:space="preserve"> for Sts. Cosmas, Damian, their Brothers and their Mother</w:t>
      </w:r>
      <w:bookmarkEnd w:id="12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9166B" w14:paraId="0A99C59D" w14:textId="77777777" w:rsidTr="0059166B">
        <w:trPr>
          <w:cantSplit/>
          <w:jc w:val="center"/>
        </w:trPr>
        <w:tc>
          <w:tcPr>
            <w:tcW w:w="288" w:type="dxa"/>
          </w:tcPr>
          <w:p w14:paraId="3A4AF9F4" w14:textId="77777777" w:rsidR="0059166B" w:rsidRDefault="0059166B" w:rsidP="0059166B">
            <w:pPr>
              <w:pStyle w:val="CopticCross"/>
            </w:pPr>
          </w:p>
        </w:tc>
        <w:tc>
          <w:tcPr>
            <w:tcW w:w="3960" w:type="dxa"/>
          </w:tcPr>
          <w:p w14:paraId="6963C687" w14:textId="77777777" w:rsidR="0059166B" w:rsidRDefault="0059166B" w:rsidP="0059166B">
            <w:pPr>
              <w:pStyle w:val="EngHang"/>
            </w:pPr>
            <w:r>
              <w:t>Five striving brothers,</w:t>
            </w:r>
          </w:p>
          <w:p w14:paraId="33C40E6C" w14:textId="77777777" w:rsidR="0059166B" w:rsidRDefault="0059166B" w:rsidP="0059166B">
            <w:pPr>
              <w:pStyle w:val="EngHang"/>
            </w:pPr>
            <w:r>
              <w:t>From one mother,</w:t>
            </w:r>
          </w:p>
          <w:p w14:paraId="036A15DC" w14:textId="77777777" w:rsidR="0059166B" w:rsidRDefault="0059166B" w:rsidP="0059166B">
            <w:pPr>
              <w:pStyle w:val="EngHang"/>
            </w:pPr>
            <w:r>
              <w:t>Servants of Christ,</w:t>
            </w:r>
          </w:p>
          <w:p w14:paraId="17D55D7C" w14:textId="77777777" w:rsidR="0059166B" w:rsidRDefault="0059166B" w:rsidP="0059166B">
            <w:pPr>
              <w:pStyle w:val="EngHangEnd"/>
            </w:pPr>
            <w:r>
              <w:t>Pure in their virginity.</w:t>
            </w:r>
          </w:p>
        </w:tc>
        <w:tc>
          <w:tcPr>
            <w:tcW w:w="288" w:type="dxa"/>
          </w:tcPr>
          <w:p w14:paraId="6F70193D" w14:textId="77777777" w:rsidR="0059166B" w:rsidRDefault="0059166B" w:rsidP="0059166B"/>
        </w:tc>
        <w:tc>
          <w:tcPr>
            <w:tcW w:w="288" w:type="dxa"/>
          </w:tcPr>
          <w:p w14:paraId="3A852608" w14:textId="77777777" w:rsidR="0059166B" w:rsidRDefault="0059166B" w:rsidP="0059166B">
            <w:pPr>
              <w:pStyle w:val="CopticCross"/>
            </w:pPr>
          </w:p>
        </w:tc>
        <w:tc>
          <w:tcPr>
            <w:tcW w:w="3960" w:type="dxa"/>
          </w:tcPr>
          <w:p w14:paraId="2110D7E6" w14:textId="77777777" w:rsidR="0059166B" w:rsidRDefault="0059166B" w:rsidP="0059166B">
            <w:pPr>
              <w:pStyle w:val="CopticVersemulti-line"/>
            </w:pPr>
            <w:r>
              <w:t>Ⲧⲓⲟⲩ ⲛ̀ⲥⲟⲛ ⲛ̀ⲁ̀ⲑⲗⲟⲫⲟⲣⲟⲥ:</w:t>
            </w:r>
          </w:p>
          <w:p w14:paraId="1E3767FA" w14:textId="77777777" w:rsidR="0059166B" w:rsidRDefault="0059166B" w:rsidP="0059166B">
            <w:pPr>
              <w:pStyle w:val="CopticVersemulti-line"/>
            </w:pPr>
            <w:r>
              <w:t>ⲛ̀ⲇⲓⲁ̀ⲕⲱⲛ ⲛ̀ⲧⲉ Ⲡⲭ̄ⲥ̄:</w:t>
            </w:r>
          </w:p>
          <w:p w14:paraId="4E9C97FE" w14:textId="77777777" w:rsidR="0059166B" w:rsidRDefault="0059166B" w:rsidP="0059166B">
            <w:pPr>
              <w:pStyle w:val="CopticVersemulti-line"/>
            </w:pPr>
            <w:r>
              <w:t>ⲟⲩⲧⲟⲩⲃⲟ ϧⲉⲛ ⲧⲟⲩⲡⲁⲣⲑⲉⲛⲓⲁ̀:</w:t>
            </w:r>
          </w:p>
          <w:p w14:paraId="687FD1A0" w14:textId="77777777" w:rsidR="0059166B" w:rsidRDefault="0059166B" w:rsidP="0059166B">
            <w:pPr>
              <w:pStyle w:val="CopticHangingVerse"/>
            </w:pPr>
            <w:r>
              <w:t>ⲉ̀ⲃⲟⲗ ϧⲉⲛ ⲧⲟⲩⲙⲁⲩ ⲛ̀ⲟⲩⲱⲧ.</w:t>
            </w:r>
          </w:p>
        </w:tc>
      </w:tr>
      <w:tr w:rsidR="0059166B" w14:paraId="444C337E" w14:textId="77777777" w:rsidTr="0059166B">
        <w:trPr>
          <w:cantSplit/>
          <w:jc w:val="center"/>
        </w:trPr>
        <w:tc>
          <w:tcPr>
            <w:tcW w:w="288" w:type="dxa"/>
          </w:tcPr>
          <w:p w14:paraId="483ECD62" w14:textId="77777777" w:rsidR="0059166B" w:rsidRDefault="0059166B" w:rsidP="0059166B">
            <w:pPr>
              <w:pStyle w:val="CopticCross"/>
            </w:pPr>
            <w:r w:rsidRPr="00FB5ACB">
              <w:t>¿</w:t>
            </w:r>
          </w:p>
        </w:tc>
        <w:tc>
          <w:tcPr>
            <w:tcW w:w="3960" w:type="dxa"/>
          </w:tcPr>
          <w:p w14:paraId="2C5A0F08" w14:textId="77777777" w:rsidR="0059166B" w:rsidRDefault="0059166B" w:rsidP="0059166B">
            <w:pPr>
              <w:pStyle w:val="EngHang"/>
            </w:pPr>
            <w:r>
              <w:t>Cosmas, Damian,</w:t>
            </w:r>
          </w:p>
          <w:p w14:paraId="15FF6500" w14:textId="77777777" w:rsidR="0059166B" w:rsidRDefault="0059166B" w:rsidP="0059166B">
            <w:pPr>
              <w:pStyle w:val="EngHang"/>
            </w:pPr>
            <w:r>
              <w:t xml:space="preserve">Anthimus, Leontius, and </w:t>
            </w:r>
            <w:commentRangeStart w:id="1298"/>
            <w:r>
              <w:t>Prabioc</w:t>
            </w:r>
            <w:commentRangeEnd w:id="1298"/>
            <w:r>
              <w:rPr>
                <w:rStyle w:val="CommentReference"/>
                <w:rFonts w:ascii="Times New Roman" w:eastAsiaTheme="minorHAnsi" w:hAnsi="Times New Roman" w:cstheme="minorBidi"/>
                <w:color w:val="auto"/>
              </w:rPr>
              <w:commentReference w:id="1298"/>
            </w:r>
            <w:r>
              <w:t>,</w:t>
            </w:r>
          </w:p>
          <w:p w14:paraId="01D2623B" w14:textId="77777777" w:rsidR="0059166B" w:rsidRDefault="0059166B" w:rsidP="0059166B">
            <w:pPr>
              <w:pStyle w:val="EngHang"/>
            </w:pPr>
            <w:r>
              <w:t>Were physicians,</w:t>
            </w:r>
          </w:p>
          <w:p w14:paraId="7F0F31DE" w14:textId="77777777" w:rsidR="0059166B" w:rsidRDefault="0059166B" w:rsidP="0059166B">
            <w:pPr>
              <w:pStyle w:val="EngHangEnd"/>
            </w:pPr>
            <w:r>
              <w:t>Well learned in their science.</w:t>
            </w:r>
          </w:p>
        </w:tc>
        <w:tc>
          <w:tcPr>
            <w:tcW w:w="288" w:type="dxa"/>
          </w:tcPr>
          <w:p w14:paraId="04F919F3" w14:textId="77777777" w:rsidR="0059166B" w:rsidRDefault="0059166B" w:rsidP="0059166B"/>
        </w:tc>
        <w:tc>
          <w:tcPr>
            <w:tcW w:w="288" w:type="dxa"/>
          </w:tcPr>
          <w:p w14:paraId="636532E7" w14:textId="77777777" w:rsidR="0059166B" w:rsidRDefault="0059166B" w:rsidP="0059166B">
            <w:pPr>
              <w:pStyle w:val="CopticCross"/>
            </w:pPr>
            <w:r w:rsidRPr="00FB5ACB">
              <w:t>¿</w:t>
            </w:r>
          </w:p>
        </w:tc>
        <w:tc>
          <w:tcPr>
            <w:tcW w:w="3960" w:type="dxa"/>
          </w:tcPr>
          <w:p w14:paraId="3C5EA787" w14:textId="77777777" w:rsidR="0059166B" w:rsidRDefault="0059166B" w:rsidP="0059166B">
            <w:pPr>
              <w:pStyle w:val="CopticVersemulti-line"/>
            </w:pPr>
            <w:r>
              <w:t>Ⲉⲧⲉ Ⲕⲟⲥⲙⲁ ⲛⲉⲙ Ⲇⲉⲙⲓⲛⲟⲥ:</w:t>
            </w:r>
          </w:p>
          <w:p w14:paraId="164DB731" w14:textId="77777777" w:rsidR="0059166B" w:rsidRDefault="0059166B" w:rsidP="0059166B">
            <w:pPr>
              <w:pStyle w:val="CopticVersemulti-line"/>
            </w:pPr>
            <w:r>
              <w:t>ⲛⲉⲙ Ⲁⲛⲑⲓⲙⲟⲥ ⲛⲉⲙ Ⲗⲉⲟⲛⲧⲓⲥⲟ:</w:t>
            </w:r>
          </w:p>
          <w:p w14:paraId="3E79A1C7" w14:textId="77777777" w:rsidR="0059166B" w:rsidRDefault="0059166B" w:rsidP="0059166B">
            <w:pPr>
              <w:pStyle w:val="CopticVersemulti-line"/>
            </w:pPr>
            <w:r>
              <w:t>ⲛⲉⲙ ⲟⲩⲠⲣⲁⲃⲓⲟⲥ ϩⲁⲛⲥⲏⲓⲛⲓ ⲛⲉ:</w:t>
            </w:r>
          </w:p>
          <w:p w14:paraId="5B401400" w14:textId="77777777" w:rsidR="0059166B" w:rsidRDefault="0059166B" w:rsidP="0059166B">
            <w:pPr>
              <w:pStyle w:val="CopticHangingVerse"/>
            </w:pPr>
            <w:r>
              <w:t>ⲟⲩⲟϩ ⲛ̀ⲥⲟⲫⲟⲥ ϧⲉⲛ ⲧⲟⲩⲡⲓⲥⲧⲏⲙⲏ.</w:t>
            </w:r>
          </w:p>
        </w:tc>
      </w:tr>
      <w:tr w:rsidR="0059166B" w14:paraId="3298E019" w14:textId="77777777" w:rsidTr="0059166B">
        <w:trPr>
          <w:cantSplit/>
          <w:jc w:val="center"/>
        </w:trPr>
        <w:tc>
          <w:tcPr>
            <w:tcW w:w="288" w:type="dxa"/>
          </w:tcPr>
          <w:p w14:paraId="3A604D67" w14:textId="77777777" w:rsidR="0059166B" w:rsidRDefault="0059166B" w:rsidP="0059166B">
            <w:pPr>
              <w:pStyle w:val="CopticCross"/>
            </w:pPr>
          </w:p>
        </w:tc>
        <w:tc>
          <w:tcPr>
            <w:tcW w:w="3960" w:type="dxa"/>
          </w:tcPr>
          <w:p w14:paraId="1B864016" w14:textId="77777777" w:rsidR="0059166B" w:rsidRDefault="0059166B" w:rsidP="0059166B">
            <w:pPr>
              <w:pStyle w:val="EngHang"/>
            </w:pPr>
            <w:r>
              <w:t>They healed every sickness</w:t>
            </w:r>
          </w:p>
          <w:p w14:paraId="08555367" w14:textId="77777777" w:rsidR="0059166B" w:rsidRDefault="0059166B" w:rsidP="0059166B">
            <w:pPr>
              <w:pStyle w:val="EngHang"/>
            </w:pPr>
            <w:r>
              <w:t>Of the soul and the body.</w:t>
            </w:r>
          </w:p>
          <w:p w14:paraId="4C6D4DDD" w14:textId="77777777" w:rsidR="0059166B" w:rsidRDefault="0059166B" w:rsidP="0059166B">
            <w:pPr>
              <w:pStyle w:val="EngHang"/>
            </w:pPr>
            <w:r>
              <w:t>Love was in their midst;</w:t>
            </w:r>
          </w:p>
          <w:p w14:paraId="18510103" w14:textId="77777777" w:rsidR="0059166B" w:rsidRDefault="0059166B" w:rsidP="0059166B">
            <w:pPr>
              <w:pStyle w:val="EngHangEnd"/>
            </w:pPr>
            <w:r>
              <w:t>Their house was open to all.</w:t>
            </w:r>
          </w:p>
        </w:tc>
        <w:tc>
          <w:tcPr>
            <w:tcW w:w="288" w:type="dxa"/>
          </w:tcPr>
          <w:p w14:paraId="76A08EE0" w14:textId="77777777" w:rsidR="0059166B" w:rsidRDefault="0059166B" w:rsidP="0059166B"/>
        </w:tc>
        <w:tc>
          <w:tcPr>
            <w:tcW w:w="288" w:type="dxa"/>
          </w:tcPr>
          <w:p w14:paraId="08962FD3" w14:textId="77777777" w:rsidR="0059166B" w:rsidRDefault="0059166B" w:rsidP="0059166B">
            <w:pPr>
              <w:pStyle w:val="CopticCross"/>
            </w:pPr>
          </w:p>
        </w:tc>
        <w:tc>
          <w:tcPr>
            <w:tcW w:w="3960" w:type="dxa"/>
          </w:tcPr>
          <w:p w14:paraId="04B55C4A" w14:textId="77777777" w:rsidR="0059166B" w:rsidRDefault="0059166B" w:rsidP="0059166B">
            <w:pPr>
              <w:pStyle w:val="CopticVersemulti-line"/>
            </w:pPr>
            <w:r>
              <w:t>Ⲉⲩⲉⲣⲫⲁϧ̀ⲣⲓ ⲉ̀ϣⲱⲛⲓ ⲛⲓⲃⲉⲛ:</w:t>
            </w:r>
          </w:p>
          <w:p w14:paraId="3CA243EC" w14:textId="77777777" w:rsidR="0059166B" w:rsidRDefault="0059166B" w:rsidP="0059166B">
            <w:pPr>
              <w:pStyle w:val="CopticVersemulti-line"/>
            </w:pPr>
            <w:r>
              <w:t>ⲛⲁ ⲛⲓⲯⲩⲭⲏ ⲛⲉⲙ ⲛⲁ ⲛⲓⲥⲱⲙⲁ:</w:t>
            </w:r>
          </w:p>
          <w:p w14:paraId="381481B0" w14:textId="77777777" w:rsidR="0059166B" w:rsidRDefault="0059166B" w:rsidP="0059166B">
            <w:pPr>
              <w:pStyle w:val="CopticVersemulti-line"/>
            </w:pPr>
            <w:r>
              <w:t>ⲉ̀ⲣⲉ ϯⲁ̀ⲅⲁⲡⲏ ϧⲉⲛ ⲧⲟⲩⲙⲏϯ:</w:t>
            </w:r>
          </w:p>
          <w:p w14:paraId="05C00552" w14:textId="77777777" w:rsidR="0059166B" w:rsidRDefault="0059166B" w:rsidP="0059166B">
            <w:pPr>
              <w:pStyle w:val="CopticHangingVerse"/>
            </w:pPr>
            <w:r>
              <w:t>ⲉ̀ⲣⲉ ⲡⲟⲩⲏⲓ̀ ⲛ̀ⲟⲩⲟⲛ ⲛⲓⲃⲉⲛ.</w:t>
            </w:r>
          </w:p>
        </w:tc>
      </w:tr>
      <w:tr w:rsidR="0059166B" w14:paraId="58D85A50" w14:textId="77777777" w:rsidTr="0059166B">
        <w:trPr>
          <w:cantSplit/>
          <w:jc w:val="center"/>
        </w:trPr>
        <w:tc>
          <w:tcPr>
            <w:tcW w:w="288" w:type="dxa"/>
          </w:tcPr>
          <w:p w14:paraId="2DD9F999" w14:textId="77777777" w:rsidR="0059166B" w:rsidRDefault="0059166B" w:rsidP="0059166B">
            <w:pPr>
              <w:pStyle w:val="CopticCross"/>
            </w:pPr>
            <w:r w:rsidRPr="00FB5ACB">
              <w:t>¿</w:t>
            </w:r>
          </w:p>
        </w:tc>
        <w:tc>
          <w:tcPr>
            <w:tcW w:w="3960" w:type="dxa"/>
          </w:tcPr>
          <w:p w14:paraId="1E49263F" w14:textId="77777777" w:rsidR="0059166B" w:rsidRDefault="0059166B" w:rsidP="0059166B">
            <w:pPr>
              <w:pStyle w:val="EngHang"/>
            </w:pPr>
            <w:r>
              <w:t>The five brothers arose</w:t>
            </w:r>
          </w:p>
          <w:p w14:paraId="774CF32F" w14:textId="77777777" w:rsidR="0059166B" w:rsidRDefault="0059166B" w:rsidP="0059166B">
            <w:pPr>
              <w:pStyle w:val="EngHang"/>
            </w:pPr>
            <w:r>
              <w:t>And went to the governor.</w:t>
            </w:r>
          </w:p>
          <w:p w14:paraId="5E1A4A08" w14:textId="77777777" w:rsidR="0059166B" w:rsidRDefault="0059166B" w:rsidP="0059166B">
            <w:pPr>
              <w:pStyle w:val="EngHang"/>
            </w:pPr>
            <w:r>
              <w:t>They worked great wonders</w:t>
            </w:r>
          </w:p>
          <w:p w14:paraId="31970DC4" w14:textId="77777777" w:rsidR="0059166B" w:rsidRDefault="0059166B" w:rsidP="0059166B">
            <w:pPr>
              <w:pStyle w:val="EngHangEnd"/>
            </w:pPr>
            <w:r>
              <w:t>And signs along the way.</w:t>
            </w:r>
          </w:p>
        </w:tc>
        <w:tc>
          <w:tcPr>
            <w:tcW w:w="288" w:type="dxa"/>
          </w:tcPr>
          <w:p w14:paraId="0AF7F185" w14:textId="77777777" w:rsidR="0059166B" w:rsidRDefault="0059166B" w:rsidP="0059166B"/>
        </w:tc>
        <w:tc>
          <w:tcPr>
            <w:tcW w:w="288" w:type="dxa"/>
          </w:tcPr>
          <w:p w14:paraId="64F94292" w14:textId="77777777" w:rsidR="0059166B" w:rsidRDefault="0059166B" w:rsidP="0059166B">
            <w:pPr>
              <w:pStyle w:val="CopticCross"/>
            </w:pPr>
            <w:r w:rsidRPr="00FB5ACB">
              <w:t>¿</w:t>
            </w:r>
          </w:p>
        </w:tc>
        <w:tc>
          <w:tcPr>
            <w:tcW w:w="3960" w:type="dxa"/>
          </w:tcPr>
          <w:p w14:paraId="497BD147" w14:textId="77777777" w:rsidR="0059166B" w:rsidRDefault="0059166B" w:rsidP="0059166B">
            <w:pPr>
              <w:pStyle w:val="CopticVersemulti-line"/>
            </w:pPr>
            <w:r>
              <w:t>Ⲁⲩⲧⲱⲟⲩⲛⲟⲩ ⲛ̀ϫⲉ ⲛⲓⲧ̀ⲓⲟⲩ ⲛ̀ⲥⲟⲛ:</w:t>
            </w:r>
          </w:p>
          <w:p w14:paraId="2E185C66" w14:textId="77777777" w:rsidR="0059166B" w:rsidRDefault="0059166B" w:rsidP="0059166B">
            <w:pPr>
              <w:pStyle w:val="CopticVersemulti-line"/>
            </w:pPr>
            <w:r>
              <w:t>ⲁⲩϣⲉⲛⲱⲟⲩ ϣⲁ ⲡⲓϩⲏⲅⲉⲙⲱⲛ:</w:t>
            </w:r>
          </w:p>
          <w:p w14:paraId="779D7318" w14:textId="77777777" w:rsidR="0059166B" w:rsidRDefault="0059166B" w:rsidP="0059166B">
            <w:pPr>
              <w:pStyle w:val="CopticVersemulti-line"/>
            </w:pPr>
            <w:r>
              <w:t>ⲁⲩⲓ̀ⲣⲓ ⲛ̀ϩⲁⲛⲛⲓϣϯ ⲛ̀ϣ̀ⲫⲏⲣⲓ:</w:t>
            </w:r>
          </w:p>
          <w:p w14:paraId="6E5548D7" w14:textId="77777777" w:rsidR="0059166B" w:rsidRDefault="0059166B" w:rsidP="0059166B">
            <w:pPr>
              <w:pStyle w:val="CopticHangingVerse"/>
            </w:pPr>
            <w:r>
              <w:t>ⲛⲉⲙ ϩⲁⲛⲙⲏⲓⲛⲓ ϩⲓ ⲡⲓⲙⲱⲓⲧ.</w:t>
            </w:r>
          </w:p>
        </w:tc>
      </w:tr>
      <w:tr w:rsidR="0059166B" w14:paraId="703FAFEF" w14:textId="77777777" w:rsidTr="0059166B">
        <w:trPr>
          <w:cantSplit/>
          <w:jc w:val="center"/>
        </w:trPr>
        <w:tc>
          <w:tcPr>
            <w:tcW w:w="288" w:type="dxa"/>
          </w:tcPr>
          <w:p w14:paraId="7F0D92CA" w14:textId="77777777" w:rsidR="0059166B" w:rsidRDefault="0059166B" w:rsidP="0059166B">
            <w:pPr>
              <w:pStyle w:val="CopticCross"/>
            </w:pPr>
          </w:p>
        </w:tc>
        <w:tc>
          <w:tcPr>
            <w:tcW w:w="3960" w:type="dxa"/>
          </w:tcPr>
          <w:p w14:paraId="46C54685" w14:textId="77777777" w:rsidR="0059166B" w:rsidRDefault="0059166B" w:rsidP="0059166B">
            <w:pPr>
              <w:pStyle w:val="EngHang"/>
            </w:pPr>
            <w:r>
              <w:t>Their blessed and holy mother,</w:t>
            </w:r>
          </w:p>
          <w:p w14:paraId="192F2EF7" w14:textId="77777777" w:rsidR="0059166B" w:rsidRDefault="0059166B" w:rsidP="0059166B">
            <w:pPr>
              <w:pStyle w:val="EngHang"/>
            </w:pPr>
            <w:r>
              <w:t>Saint Theodota,</w:t>
            </w:r>
          </w:p>
          <w:p w14:paraId="42297A9E" w14:textId="77777777" w:rsidR="0059166B" w:rsidRDefault="0059166B" w:rsidP="0059166B">
            <w:pPr>
              <w:pStyle w:val="EngHang"/>
            </w:pPr>
            <w:r>
              <w:t xml:space="preserve">Was </w:t>
            </w:r>
            <w:commentRangeStart w:id="1299"/>
            <w:r>
              <w:t xml:space="preserve">confirming </w:t>
            </w:r>
            <w:commentRangeEnd w:id="1299"/>
            <w:r>
              <w:rPr>
                <w:rStyle w:val="CommentReference"/>
                <w:rFonts w:ascii="Times New Roman" w:eastAsiaTheme="minorHAnsi" w:hAnsi="Times New Roman" w:cstheme="minorBidi"/>
                <w:color w:val="auto"/>
              </w:rPr>
              <w:commentReference w:id="1299"/>
            </w:r>
            <w:r>
              <w:t>them in the faith</w:t>
            </w:r>
          </w:p>
          <w:p w14:paraId="4C51E4C7" w14:textId="77777777" w:rsidR="0059166B" w:rsidRPr="004764BD" w:rsidRDefault="0059166B" w:rsidP="0059166B">
            <w:pPr>
              <w:pStyle w:val="EngHangEnd"/>
            </w:pPr>
            <w:r>
              <w:t>Upon the Name of Jesus Christ.</w:t>
            </w:r>
          </w:p>
        </w:tc>
        <w:tc>
          <w:tcPr>
            <w:tcW w:w="288" w:type="dxa"/>
          </w:tcPr>
          <w:p w14:paraId="7CC276EA" w14:textId="77777777" w:rsidR="0059166B" w:rsidRDefault="0059166B" w:rsidP="0059166B"/>
        </w:tc>
        <w:tc>
          <w:tcPr>
            <w:tcW w:w="288" w:type="dxa"/>
          </w:tcPr>
          <w:p w14:paraId="4B58D9EE" w14:textId="77777777" w:rsidR="0059166B" w:rsidRDefault="0059166B" w:rsidP="0059166B">
            <w:pPr>
              <w:pStyle w:val="CopticCross"/>
            </w:pPr>
          </w:p>
        </w:tc>
        <w:tc>
          <w:tcPr>
            <w:tcW w:w="3960" w:type="dxa"/>
          </w:tcPr>
          <w:p w14:paraId="2AAD6118" w14:textId="77777777" w:rsidR="0059166B" w:rsidRDefault="0059166B" w:rsidP="0059166B">
            <w:pPr>
              <w:pStyle w:val="CopticVersemulti-line"/>
            </w:pPr>
            <w:r>
              <w:t xml:space="preserve">Ϯⲁ̀ⲅⲓⲁ ⲑⲉⲟ̀ⲇⲟⲇⲁ: </w:t>
            </w:r>
          </w:p>
          <w:p w14:paraId="5872A332" w14:textId="77777777" w:rsidR="0059166B" w:rsidRDefault="0059166B" w:rsidP="0059166B">
            <w:pPr>
              <w:pStyle w:val="CopticVersemulti-line"/>
            </w:pPr>
            <w:r>
              <w:t>ⲧⲟⲩⲙⲁⲩ ⲛ̀ⲧ̀ⲥ̀ⲙⲁⲣⲱⲟⲩⲧ ⲉ̄ⲑ̄ⲩ̄:</w:t>
            </w:r>
          </w:p>
          <w:p w14:paraId="40EB87F6" w14:textId="77777777" w:rsidR="0059166B" w:rsidRDefault="0059166B" w:rsidP="0059166B">
            <w:pPr>
              <w:pStyle w:val="CopticVersemulti-line"/>
            </w:pPr>
            <w:r>
              <w:t>ⲛⲁⲥⲧⲁϫⲣⲟ ⲙ̀ⲙⲱⲟⲩ ϧⲉⲛ ⲡⲓⲛⲁϩϯ:</w:t>
            </w:r>
          </w:p>
          <w:p w14:paraId="26CBB732" w14:textId="77777777" w:rsidR="0059166B" w:rsidRPr="003032D8" w:rsidRDefault="0059166B" w:rsidP="0059166B">
            <w:pPr>
              <w:pStyle w:val="CopticHangingVerse"/>
            </w:pPr>
            <w:r>
              <w:t>ⲉ̀ϫⲉⲛ ⲫ̀ⲣⲁⲛ Ⲓⲏ̄ⲥ̄ Ⲡⲭ̄ⲥ̄.</w:t>
            </w:r>
          </w:p>
        </w:tc>
      </w:tr>
      <w:tr w:rsidR="0059166B" w14:paraId="0173B8D9" w14:textId="77777777" w:rsidTr="0059166B">
        <w:trPr>
          <w:cantSplit/>
          <w:jc w:val="center"/>
        </w:trPr>
        <w:tc>
          <w:tcPr>
            <w:tcW w:w="288" w:type="dxa"/>
          </w:tcPr>
          <w:p w14:paraId="564D5B8F" w14:textId="77777777" w:rsidR="0059166B" w:rsidRDefault="0059166B" w:rsidP="0059166B">
            <w:pPr>
              <w:pStyle w:val="CopticCross"/>
            </w:pPr>
            <w:r w:rsidRPr="00FB5ACB">
              <w:t>¿</w:t>
            </w:r>
          </w:p>
        </w:tc>
        <w:tc>
          <w:tcPr>
            <w:tcW w:w="3960" w:type="dxa"/>
          </w:tcPr>
          <w:p w14:paraId="70BE60FA" w14:textId="77777777" w:rsidR="0059166B" w:rsidRDefault="0059166B" w:rsidP="0059166B">
            <w:pPr>
              <w:pStyle w:val="EngHang"/>
            </w:pPr>
            <w:r>
              <w:t>For when they stood</w:t>
            </w:r>
          </w:p>
          <w:p w14:paraId="529B4377" w14:textId="77777777" w:rsidR="0059166B" w:rsidRDefault="0059166B" w:rsidP="0059166B">
            <w:pPr>
              <w:pStyle w:val="EngHang"/>
            </w:pPr>
            <w:r>
              <w:t>Before the governor,</w:t>
            </w:r>
          </w:p>
          <w:p w14:paraId="297814C2" w14:textId="77777777" w:rsidR="0059166B" w:rsidRDefault="0059166B" w:rsidP="0059166B">
            <w:pPr>
              <w:pStyle w:val="EngHang"/>
            </w:pPr>
            <w:r>
              <w:t>They gave their confession</w:t>
            </w:r>
          </w:p>
          <w:p w14:paraId="7EC118DC" w14:textId="77777777" w:rsidR="0059166B" w:rsidRDefault="0059166B" w:rsidP="0059166B">
            <w:pPr>
              <w:pStyle w:val="EngHangEnd"/>
            </w:pPr>
            <w:r>
              <w:t>With great fervor.</w:t>
            </w:r>
          </w:p>
        </w:tc>
        <w:tc>
          <w:tcPr>
            <w:tcW w:w="288" w:type="dxa"/>
          </w:tcPr>
          <w:p w14:paraId="50E3AD93" w14:textId="77777777" w:rsidR="0059166B" w:rsidRDefault="0059166B" w:rsidP="0059166B"/>
        </w:tc>
        <w:tc>
          <w:tcPr>
            <w:tcW w:w="288" w:type="dxa"/>
          </w:tcPr>
          <w:p w14:paraId="4986D1C5" w14:textId="77777777" w:rsidR="0059166B" w:rsidRDefault="0059166B" w:rsidP="0059166B">
            <w:pPr>
              <w:pStyle w:val="CopticCross"/>
            </w:pPr>
            <w:r w:rsidRPr="00FB5ACB">
              <w:t>¿</w:t>
            </w:r>
          </w:p>
        </w:tc>
        <w:tc>
          <w:tcPr>
            <w:tcW w:w="3960" w:type="dxa"/>
          </w:tcPr>
          <w:p w14:paraId="542A4596" w14:textId="77777777" w:rsidR="0059166B" w:rsidRDefault="0059166B" w:rsidP="0059166B">
            <w:pPr>
              <w:pStyle w:val="CopticVersemulti-line"/>
            </w:pPr>
            <w:r>
              <w:t>Ⲉⲧⲁⲩⲟ̀ϩⲓ ⲅⲁⲣ ⲉ̀ⲣⲁⲧⲟⲩ:</w:t>
            </w:r>
          </w:p>
          <w:p w14:paraId="74BC6F38" w14:textId="77777777" w:rsidR="0059166B" w:rsidRDefault="0059166B" w:rsidP="0059166B">
            <w:pPr>
              <w:pStyle w:val="CopticVersemulti-line"/>
            </w:pPr>
            <w:r>
              <w:t>ⲙ̀ⲡⲉⲙ̀ⲑⲟ ⲙ̀ⲡⲓϩⲏⲅⲉⲙⲱⲛ:</w:t>
            </w:r>
          </w:p>
          <w:p w14:paraId="7C03AE7A" w14:textId="77777777" w:rsidR="0059166B" w:rsidRDefault="0059166B" w:rsidP="0059166B">
            <w:pPr>
              <w:pStyle w:val="CopticVersemulti-line"/>
            </w:pPr>
            <w:r>
              <w:t>ⲁⲩϯ ⲛ̀ϯⲟ̀ⲙⲟⲗⲟⲅⲓⲁ̀:</w:t>
            </w:r>
          </w:p>
          <w:p w14:paraId="34497755" w14:textId="77777777" w:rsidR="0059166B" w:rsidRDefault="0059166B" w:rsidP="0059166B">
            <w:pPr>
              <w:pStyle w:val="CopticHangingVerse"/>
            </w:pPr>
            <w:r>
              <w:t>ϧⲉⲛ ⲟⲩⲛⲓϣϯ ⲙ̀ⲡⲁⲣⲣⲏⲥⲓⲁ̀.</w:t>
            </w:r>
          </w:p>
        </w:tc>
      </w:tr>
      <w:tr w:rsidR="0059166B" w14:paraId="1F6A2D45" w14:textId="77777777" w:rsidTr="0059166B">
        <w:trPr>
          <w:cantSplit/>
          <w:jc w:val="center"/>
        </w:trPr>
        <w:tc>
          <w:tcPr>
            <w:tcW w:w="288" w:type="dxa"/>
          </w:tcPr>
          <w:p w14:paraId="4F86FC73" w14:textId="77777777" w:rsidR="0059166B" w:rsidRPr="00FB5ACB" w:rsidRDefault="0059166B" w:rsidP="0059166B">
            <w:pPr>
              <w:pStyle w:val="CopticCross"/>
            </w:pPr>
          </w:p>
        </w:tc>
        <w:tc>
          <w:tcPr>
            <w:tcW w:w="3960" w:type="dxa"/>
          </w:tcPr>
          <w:p w14:paraId="088FBAA6" w14:textId="77777777" w:rsidR="0059166B" w:rsidRDefault="0059166B" w:rsidP="0059166B">
            <w:pPr>
              <w:pStyle w:val="EngHang"/>
            </w:pPr>
            <w:r>
              <w:t>With this the wore unfading</w:t>
            </w:r>
          </w:p>
          <w:p w14:paraId="0CF81C58" w14:textId="77777777" w:rsidR="0059166B" w:rsidRDefault="0059166B" w:rsidP="0059166B">
            <w:pPr>
              <w:pStyle w:val="EngHang"/>
            </w:pPr>
            <w:r>
              <w:t>Crowns of martyrdom.</w:t>
            </w:r>
          </w:p>
          <w:p w14:paraId="25640BA0" w14:textId="77777777" w:rsidR="0059166B" w:rsidRDefault="0059166B" w:rsidP="0059166B">
            <w:pPr>
              <w:pStyle w:val="EngHang"/>
            </w:pPr>
            <w:r>
              <w:t>They kept a feast with Christ</w:t>
            </w:r>
          </w:p>
          <w:p w14:paraId="0A1EC0AF" w14:textId="77777777" w:rsidR="0059166B" w:rsidRDefault="0059166B" w:rsidP="0059166B">
            <w:pPr>
              <w:pStyle w:val="EngHangEnd"/>
            </w:pPr>
            <w:r>
              <w:t>In the region of the living.</w:t>
            </w:r>
          </w:p>
        </w:tc>
        <w:tc>
          <w:tcPr>
            <w:tcW w:w="288" w:type="dxa"/>
          </w:tcPr>
          <w:p w14:paraId="58D2BEF5" w14:textId="77777777" w:rsidR="0059166B" w:rsidRDefault="0059166B" w:rsidP="0059166B"/>
        </w:tc>
        <w:tc>
          <w:tcPr>
            <w:tcW w:w="288" w:type="dxa"/>
          </w:tcPr>
          <w:p w14:paraId="27F49E7D" w14:textId="77777777" w:rsidR="0059166B" w:rsidRPr="00FB5ACB" w:rsidRDefault="0059166B" w:rsidP="0059166B">
            <w:pPr>
              <w:pStyle w:val="CopticCross"/>
            </w:pPr>
          </w:p>
        </w:tc>
        <w:tc>
          <w:tcPr>
            <w:tcW w:w="3960" w:type="dxa"/>
          </w:tcPr>
          <w:p w14:paraId="6E70E0F2" w14:textId="77777777" w:rsidR="0059166B" w:rsidRDefault="0059166B" w:rsidP="0059166B">
            <w:pPr>
              <w:pStyle w:val="CopticVersemulti-line"/>
            </w:pPr>
            <w:r>
              <w:t>Ϧⲉⲛ ⲛⲁⲓ ⲑⲩⲉⲣⲫⲟⲣⲓⲛ ⲛ̀ϩⲁⲛⲭ̀ⲗⲟⲙ ⲛ̀ⲁⲧⲗⲱⲙ:</w:t>
            </w:r>
          </w:p>
          <w:p w14:paraId="7B72A550" w14:textId="77777777" w:rsidR="0059166B" w:rsidRDefault="0059166B" w:rsidP="0059166B">
            <w:pPr>
              <w:pStyle w:val="CopticVersemulti-line"/>
            </w:pPr>
            <w:r>
              <w:t>ⲛ̀ⲧⲉ ϯⲙⲉⲧⲙⲁⲣⲧⲩⲣⲟⲥ:</w:t>
            </w:r>
          </w:p>
          <w:p w14:paraId="783CE293" w14:textId="77777777" w:rsidR="0059166B" w:rsidRDefault="0059166B" w:rsidP="0059166B">
            <w:pPr>
              <w:pStyle w:val="CopticVersemulti-line"/>
            </w:pPr>
            <w:r>
              <w:t>ⲁⲩⲉⲣϣⲁⲓ ⲛⲉⲙ Ⲡⲭ̄ⲥ̄:</w:t>
            </w:r>
          </w:p>
          <w:p w14:paraId="52CD0CA0" w14:textId="77777777" w:rsidR="0059166B" w:rsidRDefault="0059166B" w:rsidP="0059166B">
            <w:pPr>
              <w:pStyle w:val="CopticHangingVerse"/>
            </w:pPr>
            <w:r>
              <w:t>ϧⲉⲛ ⲧ̀ⲭⲱⲣⲁ ⲛ̀ⲧⲉ ⲛⲏⲉⲧⲟⲛϧ.</w:t>
            </w:r>
          </w:p>
        </w:tc>
      </w:tr>
      <w:tr w:rsidR="0059166B" w14:paraId="5C64C283" w14:textId="77777777" w:rsidTr="0059166B">
        <w:trPr>
          <w:cantSplit/>
          <w:jc w:val="center"/>
        </w:trPr>
        <w:tc>
          <w:tcPr>
            <w:tcW w:w="288" w:type="dxa"/>
          </w:tcPr>
          <w:p w14:paraId="47576D0F" w14:textId="77777777" w:rsidR="0059166B" w:rsidRPr="00FB5ACB" w:rsidRDefault="0059166B" w:rsidP="0059166B">
            <w:pPr>
              <w:pStyle w:val="CopticCross"/>
            </w:pPr>
            <w:r w:rsidRPr="00FB5ACB">
              <w:t>¿</w:t>
            </w:r>
          </w:p>
        </w:tc>
        <w:tc>
          <w:tcPr>
            <w:tcW w:w="3960" w:type="dxa"/>
          </w:tcPr>
          <w:p w14:paraId="7FFFACBD" w14:textId="77777777" w:rsidR="0059166B" w:rsidRDefault="0059166B" w:rsidP="0059166B">
            <w:pPr>
              <w:pStyle w:val="EngHang"/>
            </w:pPr>
            <w:r>
              <w:t>Pray to the Lord on our behalf,</w:t>
            </w:r>
          </w:p>
          <w:p w14:paraId="0E92DC21" w14:textId="77777777" w:rsidR="0059166B" w:rsidRDefault="0059166B" w:rsidP="0059166B">
            <w:pPr>
              <w:pStyle w:val="EngHang"/>
            </w:pPr>
            <w:r>
              <w:t>O struggle-bearers, the martyrs,</w:t>
            </w:r>
          </w:p>
          <w:p w14:paraId="33138F11" w14:textId="77777777" w:rsidR="0059166B" w:rsidRDefault="0059166B" w:rsidP="0059166B">
            <w:pPr>
              <w:pStyle w:val="EngHang"/>
            </w:pPr>
            <w:r>
              <w:t>Cosmas, his brothers, and their mother,</w:t>
            </w:r>
          </w:p>
          <w:p w14:paraId="1064580B" w14:textId="77777777" w:rsidR="0059166B" w:rsidRDefault="0059166B" w:rsidP="0059166B">
            <w:pPr>
              <w:pStyle w:val="EngHangEnd"/>
            </w:pPr>
            <w:r>
              <w:t>That He may forgive us our sins.</w:t>
            </w:r>
          </w:p>
        </w:tc>
        <w:tc>
          <w:tcPr>
            <w:tcW w:w="288" w:type="dxa"/>
          </w:tcPr>
          <w:p w14:paraId="749261CE" w14:textId="77777777" w:rsidR="0059166B" w:rsidRDefault="0059166B" w:rsidP="0059166B"/>
        </w:tc>
        <w:tc>
          <w:tcPr>
            <w:tcW w:w="288" w:type="dxa"/>
          </w:tcPr>
          <w:p w14:paraId="2EBF0470" w14:textId="77777777" w:rsidR="0059166B" w:rsidRPr="00FB5ACB" w:rsidRDefault="0059166B" w:rsidP="0059166B">
            <w:pPr>
              <w:pStyle w:val="CopticCross"/>
            </w:pPr>
            <w:r w:rsidRPr="00FB5ACB">
              <w:t>¿</w:t>
            </w:r>
          </w:p>
        </w:tc>
        <w:tc>
          <w:tcPr>
            <w:tcW w:w="3960" w:type="dxa"/>
          </w:tcPr>
          <w:p w14:paraId="711A060A" w14:textId="77777777" w:rsidR="0059166B" w:rsidRDefault="0059166B" w:rsidP="0059166B">
            <w:pPr>
              <w:pStyle w:val="CopticVersemulti-line"/>
            </w:pPr>
            <w:r>
              <w:t>Ⲧⲟⲃϩ ⲙ̀Ⲡⲟ̄ⲥ̄ ⲉ̀ϩ̀ⲣⲏⲓ ⲉ̀ϫⲱⲛ:</w:t>
            </w:r>
          </w:p>
          <w:p w14:paraId="0E66A72B" w14:textId="77777777" w:rsidR="0059166B" w:rsidRDefault="0059166B" w:rsidP="0059166B">
            <w:pPr>
              <w:pStyle w:val="CopticVersemulti-line"/>
            </w:pPr>
            <w:r>
              <w:t>ⲱ̀ ⲛⲓⲁⲑⲗⲟⲫⲟⲣⲟⲥ ⲙ̀ⲙⲁⲣⲧⲩⲣⲟⲥ:</w:t>
            </w:r>
          </w:p>
          <w:p w14:paraId="1327E814" w14:textId="77777777" w:rsidR="0059166B" w:rsidRDefault="0059166B" w:rsidP="0059166B">
            <w:pPr>
              <w:pStyle w:val="CopticVersemulti-line"/>
            </w:pPr>
            <w:r>
              <w:t>Ⲕⲟⲥⲙⲁⲥ ⲛⲉⲙ ⲛⲉϥⲉ̀ⲛⲏⲟⲩ ⲛⲉⲙ ⲧⲟⲩⲙⲁⲩ:</w:t>
            </w:r>
          </w:p>
          <w:p w14:paraId="7CFEF75E" w14:textId="77777777" w:rsidR="0059166B" w:rsidRDefault="0059166B" w:rsidP="0059166B">
            <w:pPr>
              <w:pStyle w:val="CopticHangingVerse"/>
            </w:pPr>
            <w:r>
              <w:t>ⲛ̀ⲧⲉϥⲭⲁ ⲛⲉⲛⲛⲟⲃⲓ ⲛⲁⲛ ⲉϣⲟⲗ.</w:t>
            </w:r>
          </w:p>
        </w:tc>
      </w:tr>
    </w:tbl>
    <w:p w14:paraId="13783842" w14:textId="6834FEDA" w:rsidR="00935F13" w:rsidRDefault="00935F13" w:rsidP="00935F13">
      <w:pPr>
        <w:pStyle w:val="Heading4"/>
      </w:pPr>
      <w:bookmarkStart w:id="1300" w:name="_Toc448227509"/>
      <w:r>
        <w:t>The Gospel Response for Sts. Cosmas, Damian, their Brothers and their Mother</w:t>
      </w:r>
    </w:p>
    <w:p w14:paraId="4867C567" w14:textId="31E377B9" w:rsidR="003663F9" w:rsidRDefault="003663F9" w:rsidP="003663F9">
      <w:pPr>
        <w:pStyle w:val="Rubric"/>
      </w:pPr>
      <w:r>
        <w:t>The last verse from the Doxology may be inserted into the Annual Gospel Response.</w:t>
      </w:r>
    </w:p>
    <w:p w14:paraId="2087150D" w14:textId="74B7C0AE" w:rsidR="0078548F" w:rsidRDefault="0078548F" w:rsidP="0078548F">
      <w:pPr>
        <w:pStyle w:val="Heading3"/>
      </w:pPr>
      <w:r>
        <w:t>November 19 (20) / Athor 23: Consecration of the Church of St. Marina</w:t>
      </w:r>
      <w:bookmarkEnd w:id="1300"/>
    </w:p>
    <w:p w14:paraId="793F580E" w14:textId="665713FE" w:rsidR="0078548F" w:rsidRDefault="0078548F" w:rsidP="0078548F">
      <w:pPr>
        <w:pStyle w:val="Rubric"/>
      </w:pPr>
      <w:r>
        <w:t>See</w:t>
      </w:r>
      <w:r w:rsidR="00191A26">
        <w:t xml:space="preserve"> </w:t>
      </w:r>
      <w:r w:rsidR="00191A26">
        <w:fldChar w:fldCharType="begin"/>
      </w:r>
      <w:r w:rsidR="00191A26">
        <w:instrText xml:space="preserve"> REF _Ref434562663 \h </w:instrText>
      </w:r>
      <w:r w:rsidR="00191A26">
        <w:fldChar w:fldCharType="separate"/>
      </w:r>
      <w:r w:rsidR="000C7DE2">
        <w:t>July 17 / Epip 23: The Martyrdom of St. Marina</w:t>
      </w:r>
      <w:r w:rsidR="00191A26">
        <w:fldChar w:fldCharType="end"/>
      </w:r>
      <w:r>
        <w:t>, page</w:t>
      </w:r>
      <w:r w:rsidR="00191A26">
        <w:t xml:space="preserve"> </w:t>
      </w:r>
      <w:r w:rsidR="00191A26">
        <w:fldChar w:fldCharType="begin"/>
      </w:r>
      <w:r w:rsidR="00191A26">
        <w:instrText xml:space="preserve"> PAGEREF _Ref434562663 \h </w:instrText>
      </w:r>
      <w:r w:rsidR="00191A26">
        <w:fldChar w:fldCharType="separate"/>
      </w:r>
      <w:r w:rsidR="000C7DE2">
        <w:rPr>
          <w:noProof/>
        </w:rPr>
        <w:t>924</w:t>
      </w:r>
      <w:r w:rsidR="00191A26">
        <w:fldChar w:fldCharType="end"/>
      </w:r>
      <w:r>
        <w:t>.</w:t>
      </w:r>
    </w:p>
    <w:p w14:paraId="0E22041B" w14:textId="77777777" w:rsidR="00205EA4" w:rsidRDefault="00205EA4" w:rsidP="00205EA4">
      <w:pPr>
        <w:pStyle w:val="Heading3"/>
      </w:pPr>
      <w:bookmarkStart w:id="1301" w:name="_Toc448227510"/>
      <w:r>
        <w:t>November 20 (21) / Athor 24: The Twenty Four Presbyters</w:t>
      </w:r>
      <w:bookmarkEnd w:id="1301"/>
    </w:p>
    <w:p w14:paraId="253EB9EC" w14:textId="431DB748" w:rsidR="00935F13" w:rsidRDefault="00935F13" w:rsidP="00935F13">
      <w:pPr>
        <w:pStyle w:val="Heading4"/>
      </w:pPr>
      <w:bookmarkStart w:id="1302" w:name="_Ref434488339"/>
      <w:r>
        <w:t>The</w:t>
      </w:r>
      <w:r>
        <w:rPr>
          <w:lang w:val="en-US"/>
        </w:rPr>
        <w:t xml:space="preserve"> Verses of the Cymbals</w:t>
      </w:r>
      <w:r>
        <w:t xml:space="preserve"> for the Twenty Four Presbyters</w:t>
      </w:r>
    </w:p>
    <w:p w14:paraId="025D3F7E" w14:textId="455A6DD3" w:rsidR="00935F13" w:rsidRDefault="00935F13" w:rsidP="00935F13">
      <w:pPr>
        <w:pStyle w:val="Rubric"/>
      </w:pPr>
      <w:r>
        <w:t>See the Praxis Response, below.</w:t>
      </w:r>
    </w:p>
    <w:p w14:paraId="4A042C64" w14:textId="192D853D" w:rsidR="00205EA4" w:rsidRDefault="00205EA4" w:rsidP="00205EA4">
      <w:pPr>
        <w:pStyle w:val="Heading4"/>
      </w:pPr>
      <w:r>
        <w:t>The Doxology</w:t>
      </w:r>
      <w:r w:rsidR="00B46E6E">
        <w:t xml:space="preserve"> for the Twenty Four Presbyters</w:t>
      </w:r>
      <w:bookmarkEnd w:id="13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201" w14:paraId="73E6ABB8" w14:textId="77777777" w:rsidTr="00F74201">
        <w:trPr>
          <w:cantSplit/>
          <w:jc w:val="center"/>
        </w:trPr>
        <w:tc>
          <w:tcPr>
            <w:tcW w:w="288" w:type="dxa"/>
          </w:tcPr>
          <w:p w14:paraId="1D27D518" w14:textId="77777777" w:rsidR="00F74201" w:rsidRDefault="00F74201" w:rsidP="00F74201">
            <w:pPr>
              <w:pStyle w:val="CopticCross"/>
            </w:pPr>
          </w:p>
        </w:tc>
        <w:tc>
          <w:tcPr>
            <w:tcW w:w="3960" w:type="dxa"/>
          </w:tcPr>
          <w:p w14:paraId="1C26A840" w14:textId="77777777" w:rsidR="00F74201" w:rsidRDefault="00F74201" w:rsidP="00F74201">
            <w:pPr>
              <w:pStyle w:val="EngHang"/>
            </w:pPr>
            <w:r>
              <w:t>Great is the honour</w:t>
            </w:r>
          </w:p>
          <w:p w14:paraId="12117160" w14:textId="77777777" w:rsidR="00F74201" w:rsidRDefault="00F74201" w:rsidP="00F74201">
            <w:pPr>
              <w:pStyle w:val="EngHang"/>
            </w:pPr>
            <w:r>
              <w:t>Of the holy and incorporeal</w:t>
            </w:r>
          </w:p>
          <w:p w14:paraId="42372659" w14:textId="3259B01F" w:rsidR="00F74201" w:rsidRDefault="00935F13" w:rsidP="00F74201">
            <w:pPr>
              <w:pStyle w:val="EngHang"/>
            </w:pPr>
            <w:r>
              <w:t>P</w:t>
            </w:r>
            <w:r w:rsidR="00F74201">
              <w:t>riests of the Truth,</w:t>
            </w:r>
          </w:p>
          <w:p w14:paraId="58C70031" w14:textId="77777777" w:rsidR="00F74201" w:rsidRDefault="00F74201" w:rsidP="00F74201">
            <w:pPr>
              <w:pStyle w:val="EngHangEnd"/>
            </w:pPr>
            <w:r>
              <w:t>The Twenty-Four Presbyters,</w:t>
            </w:r>
          </w:p>
        </w:tc>
        <w:tc>
          <w:tcPr>
            <w:tcW w:w="288" w:type="dxa"/>
          </w:tcPr>
          <w:p w14:paraId="655F4C2A" w14:textId="77777777" w:rsidR="00F74201" w:rsidRDefault="00F74201" w:rsidP="00F74201"/>
        </w:tc>
        <w:tc>
          <w:tcPr>
            <w:tcW w:w="288" w:type="dxa"/>
          </w:tcPr>
          <w:p w14:paraId="13F9C479" w14:textId="77777777" w:rsidR="00F74201" w:rsidRDefault="00F74201" w:rsidP="00F74201">
            <w:pPr>
              <w:pStyle w:val="CopticCross"/>
            </w:pPr>
          </w:p>
        </w:tc>
        <w:tc>
          <w:tcPr>
            <w:tcW w:w="3960" w:type="dxa"/>
          </w:tcPr>
          <w:p w14:paraId="6FF307EE" w14:textId="77777777" w:rsidR="00F74201" w:rsidRDefault="00F74201" w:rsidP="00F74201">
            <w:pPr>
              <w:pStyle w:val="CopticVersemulti-line"/>
            </w:pPr>
            <w:r>
              <w:t>Ⲟⲩⲛⲓϣϯ ⲅⲁⲣ ⲡⲉ ⲡⲓⲧⲁⲓⲟ̀:</w:t>
            </w:r>
          </w:p>
          <w:p w14:paraId="59843B95" w14:textId="77777777" w:rsidR="00F74201" w:rsidRDefault="00F74201" w:rsidP="00F74201">
            <w:pPr>
              <w:pStyle w:val="CopticVersemulti-line"/>
            </w:pPr>
            <w:r>
              <w:t>ⲛ̀ⲧⲉ ⲛⲏⲉ̄ⲑ̄ⲩ̄ ⲛ̀ⲁ̀ⲥⲱⲙⲁⲧⲟⲥ:</w:t>
            </w:r>
          </w:p>
          <w:p w14:paraId="40EEA25D" w14:textId="77777777" w:rsidR="00F74201" w:rsidRDefault="00F74201" w:rsidP="00F74201">
            <w:pPr>
              <w:pStyle w:val="CopticVersemulti-line"/>
            </w:pPr>
            <w:r>
              <w:t>ⲛⲓⲟⲩⲏⲃ ⲛ̀ⲧⲉ ϯⲙⲉⲑⲙⲏⲓ:</w:t>
            </w:r>
          </w:p>
          <w:p w14:paraId="1DD79E75" w14:textId="77777777" w:rsidR="00F74201" w:rsidRPr="00C35319" w:rsidRDefault="00F74201" w:rsidP="00F74201">
            <w:pPr>
              <w:pStyle w:val="CopticHangingVerse"/>
            </w:pPr>
            <w:r>
              <w:t>ⲡⲓϫⲟⲩⲧ ϥ̀ⲧⲟⲩ ⲙ̀ⲡ̀ⲣⲉⲥⲃⲩⲧⲉⲣⲟⲥ.</w:t>
            </w:r>
          </w:p>
        </w:tc>
      </w:tr>
      <w:tr w:rsidR="00F74201" w14:paraId="09973B2A" w14:textId="77777777" w:rsidTr="00F74201">
        <w:trPr>
          <w:cantSplit/>
          <w:jc w:val="center"/>
        </w:trPr>
        <w:tc>
          <w:tcPr>
            <w:tcW w:w="288" w:type="dxa"/>
          </w:tcPr>
          <w:p w14:paraId="73569B0A" w14:textId="77777777" w:rsidR="00F74201" w:rsidRDefault="00F74201" w:rsidP="00F74201">
            <w:pPr>
              <w:pStyle w:val="CopticCross"/>
            </w:pPr>
            <w:r w:rsidRPr="00FB5ACB">
              <w:t>¿</w:t>
            </w:r>
          </w:p>
        </w:tc>
        <w:tc>
          <w:tcPr>
            <w:tcW w:w="3960" w:type="dxa"/>
          </w:tcPr>
          <w:p w14:paraId="5C86CFBC" w14:textId="77777777" w:rsidR="00F74201" w:rsidRDefault="00F74201" w:rsidP="00F74201">
            <w:pPr>
              <w:pStyle w:val="EngHang"/>
            </w:pPr>
            <w:r>
              <w:t>They praise God incessantly,</w:t>
            </w:r>
          </w:p>
          <w:p w14:paraId="3ADC37F0" w14:textId="77777777" w:rsidR="00F74201" w:rsidRDefault="00F74201" w:rsidP="00F74201">
            <w:pPr>
              <w:pStyle w:val="EngHang"/>
            </w:pPr>
            <w:r>
              <w:t>By day and by night,</w:t>
            </w:r>
          </w:p>
          <w:p w14:paraId="2D5AC775" w14:textId="77777777" w:rsidR="00F74201" w:rsidRDefault="00F74201" w:rsidP="00F74201">
            <w:pPr>
              <w:pStyle w:val="EngHang"/>
            </w:pPr>
            <w:r>
              <w:t>As they are near unto Him,</w:t>
            </w:r>
          </w:p>
          <w:p w14:paraId="0EA2A21B" w14:textId="77777777" w:rsidR="00F74201" w:rsidRPr="00AB2F8A" w:rsidRDefault="00F74201" w:rsidP="00F74201">
            <w:pPr>
              <w:pStyle w:val="EngHangEnd"/>
            </w:pPr>
            <w:r>
              <w:t>And pray before His throne.</w:t>
            </w:r>
          </w:p>
        </w:tc>
        <w:tc>
          <w:tcPr>
            <w:tcW w:w="288" w:type="dxa"/>
          </w:tcPr>
          <w:p w14:paraId="1031AE0B" w14:textId="77777777" w:rsidR="00F74201" w:rsidRDefault="00F74201" w:rsidP="00F74201"/>
        </w:tc>
        <w:tc>
          <w:tcPr>
            <w:tcW w:w="288" w:type="dxa"/>
          </w:tcPr>
          <w:p w14:paraId="5CEE935E" w14:textId="77777777" w:rsidR="00F74201" w:rsidRDefault="00F74201" w:rsidP="00F74201">
            <w:pPr>
              <w:pStyle w:val="CopticCross"/>
            </w:pPr>
            <w:r w:rsidRPr="00FB5ACB">
              <w:t>¿</w:t>
            </w:r>
          </w:p>
        </w:tc>
        <w:tc>
          <w:tcPr>
            <w:tcW w:w="3960" w:type="dxa"/>
          </w:tcPr>
          <w:p w14:paraId="47985FE7" w14:textId="77777777" w:rsidR="00F74201" w:rsidRDefault="00F74201" w:rsidP="00F74201">
            <w:pPr>
              <w:pStyle w:val="CopticVersemulti-line"/>
            </w:pPr>
            <w:r>
              <w:t>Ⲉⲑⲃⲉ ϫⲉ ⲥⲉϧⲉⲛⲧ ⲉ̀ϧⲟⲩⲛ Ⲫϯ:</w:t>
            </w:r>
          </w:p>
          <w:p w14:paraId="3BA40A31" w14:textId="77777777" w:rsidR="00F74201" w:rsidRDefault="00F74201" w:rsidP="00F74201">
            <w:pPr>
              <w:pStyle w:val="CopticVersemulti-line"/>
            </w:pPr>
            <w:r>
              <w:t>ⲟⲩⲟϩ ⲉⲩⲭⲏ ⲛⲁϩⲣⲉⲛ ⲡⲉϥⲑ̀ⲣⲟⲛⲟⲥ:</w:t>
            </w:r>
          </w:p>
          <w:p w14:paraId="1F27DB82" w14:textId="77777777" w:rsidR="00F74201" w:rsidRDefault="00F74201" w:rsidP="00F74201">
            <w:pPr>
              <w:pStyle w:val="CopticVersemulti-line"/>
            </w:pPr>
            <w:r>
              <w:t>ⲉⲩϩⲱⲥ ⲉ̀ⲣⲟϥ ϧⲉⲛ ⲟⲩⲙⲉⲧⲁⲧⲙⲟⲩⲛⲕ:</w:t>
            </w:r>
          </w:p>
          <w:p w14:paraId="571CDEAB" w14:textId="77777777" w:rsidR="00F74201" w:rsidRDefault="00F74201" w:rsidP="00F74201">
            <w:pPr>
              <w:pStyle w:val="CopticHangingVerse"/>
            </w:pPr>
            <w:r>
              <w:t>ⲛ̀ⲡⲓⲉ̀ϩⲟⲟⲩ ⲛⲉⲙ ⲡⲓⲉ̀ϫⲱⲣϩ.</w:t>
            </w:r>
          </w:p>
        </w:tc>
      </w:tr>
      <w:tr w:rsidR="00F74201" w14:paraId="6008020C" w14:textId="77777777" w:rsidTr="00F74201">
        <w:trPr>
          <w:cantSplit/>
          <w:jc w:val="center"/>
        </w:trPr>
        <w:tc>
          <w:tcPr>
            <w:tcW w:w="288" w:type="dxa"/>
          </w:tcPr>
          <w:p w14:paraId="09C56319" w14:textId="77777777" w:rsidR="00F74201" w:rsidRDefault="00F74201" w:rsidP="00F74201">
            <w:pPr>
              <w:pStyle w:val="CopticCross"/>
            </w:pPr>
          </w:p>
        </w:tc>
        <w:tc>
          <w:tcPr>
            <w:tcW w:w="3960" w:type="dxa"/>
          </w:tcPr>
          <w:p w14:paraId="74776955" w14:textId="77777777" w:rsidR="00F74201" w:rsidRDefault="00F74201" w:rsidP="00F74201">
            <w:pPr>
              <w:pStyle w:val="EngHang"/>
            </w:pPr>
            <w:r>
              <w:t>They sit on twenty-four thrones,</w:t>
            </w:r>
          </w:p>
          <w:p w14:paraId="2410C503" w14:textId="77777777" w:rsidR="00F74201" w:rsidRDefault="00F74201" w:rsidP="00F74201">
            <w:pPr>
              <w:pStyle w:val="EngHang"/>
            </w:pPr>
            <w:r>
              <w:t>With crowns on their heads</w:t>
            </w:r>
            <w:r>
              <w:rPr>
                <w:rStyle w:val="FootnoteReference"/>
              </w:rPr>
              <w:footnoteReference w:id="940"/>
            </w:r>
            <w:r>
              <w:t>,</w:t>
            </w:r>
          </w:p>
          <w:p w14:paraId="3262C38E" w14:textId="77777777" w:rsidR="00F74201" w:rsidRDefault="00F74201" w:rsidP="00F74201">
            <w:pPr>
              <w:pStyle w:val="EngHang"/>
            </w:pPr>
            <w:r>
              <w:t>And golden vials in their hands,</w:t>
            </w:r>
          </w:p>
          <w:p w14:paraId="11F4F2A9" w14:textId="77777777" w:rsidR="00F74201" w:rsidRPr="004B35B0" w:rsidRDefault="00F74201" w:rsidP="00F74201">
            <w:pPr>
              <w:pStyle w:val="EngHangEnd"/>
            </w:pPr>
            <w:r>
              <w:t>Filled with choice incense,</w:t>
            </w:r>
          </w:p>
        </w:tc>
        <w:tc>
          <w:tcPr>
            <w:tcW w:w="288" w:type="dxa"/>
          </w:tcPr>
          <w:p w14:paraId="7D0DE939" w14:textId="77777777" w:rsidR="00F74201" w:rsidRDefault="00F74201" w:rsidP="00F74201"/>
        </w:tc>
        <w:tc>
          <w:tcPr>
            <w:tcW w:w="288" w:type="dxa"/>
          </w:tcPr>
          <w:p w14:paraId="19B939E1" w14:textId="77777777" w:rsidR="00F74201" w:rsidRDefault="00F74201" w:rsidP="00F74201">
            <w:pPr>
              <w:pStyle w:val="CopticCross"/>
            </w:pPr>
          </w:p>
        </w:tc>
        <w:tc>
          <w:tcPr>
            <w:tcW w:w="3960" w:type="dxa"/>
          </w:tcPr>
          <w:p w14:paraId="71EE1E1D" w14:textId="77777777" w:rsidR="00F74201" w:rsidRDefault="00F74201" w:rsidP="00F74201">
            <w:pPr>
              <w:pStyle w:val="CopticVersemulti-line"/>
            </w:pPr>
            <w:r>
              <w:t>Ⲉⲩϩⲉⲙⲥⲓ ϩⲓϫⲉⲛ ϫⲟⲩⲧ ϥ̀ⲧⲟⲩ ⲛ̀ⲑ̀ⲣⲟⲛⲟⲥ:</w:t>
            </w:r>
          </w:p>
          <w:p w14:paraId="57063346" w14:textId="77777777" w:rsidR="00F74201" w:rsidRDefault="00F74201" w:rsidP="00F74201">
            <w:pPr>
              <w:pStyle w:val="CopticVersemulti-line"/>
            </w:pPr>
            <w:r>
              <w:t>ⲉ̀ⲣⲉ ϩⲁⲛⲭ̀ⲗⲟⲙ ϩⲓϫⲉⲛ ⲛⲟⲩⲁ̀ⲫⲏⲟⲩⲓ̀:</w:t>
            </w:r>
          </w:p>
          <w:p w14:paraId="23E9DE45" w14:textId="77777777" w:rsidR="00F74201" w:rsidRDefault="00F74201" w:rsidP="00F74201">
            <w:pPr>
              <w:pStyle w:val="CopticVersemulti-line"/>
            </w:pPr>
            <w:r>
              <w:t>ⲉ̀ⲣⲉ ϩⲁⲛⲫⲩⲁ̀ⲗⲏ ⲛ̀ⲛⲟⲩⲃ ϧⲉⲛ ⲛⲟⲩϫⲓϫ:</w:t>
            </w:r>
          </w:p>
          <w:p w14:paraId="5E00CEBD" w14:textId="77777777" w:rsidR="00F74201" w:rsidRDefault="00F74201" w:rsidP="00F74201">
            <w:pPr>
              <w:pStyle w:val="CopticHangingVerse"/>
            </w:pPr>
            <w:r>
              <w:t>ⲉⲩⲙⲉϩ ⲛ̀ⲥ̀ⲑⲟⲓⲛⲟⲩϥⲓ ⲉϥⲥⲱⲧⲡ.</w:t>
            </w:r>
          </w:p>
        </w:tc>
      </w:tr>
      <w:tr w:rsidR="00F74201" w14:paraId="19D9DC66" w14:textId="77777777" w:rsidTr="00F74201">
        <w:trPr>
          <w:cantSplit/>
          <w:jc w:val="center"/>
        </w:trPr>
        <w:tc>
          <w:tcPr>
            <w:tcW w:w="288" w:type="dxa"/>
          </w:tcPr>
          <w:p w14:paraId="2E437AF3" w14:textId="77777777" w:rsidR="00F74201" w:rsidRDefault="00F74201" w:rsidP="00F74201">
            <w:pPr>
              <w:pStyle w:val="CopticCross"/>
            </w:pPr>
            <w:r w:rsidRPr="00FB5ACB">
              <w:t>¿</w:t>
            </w:r>
          </w:p>
        </w:tc>
        <w:tc>
          <w:tcPr>
            <w:tcW w:w="3960" w:type="dxa"/>
          </w:tcPr>
          <w:p w14:paraId="6DD08807" w14:textId="77777777" w:rsidR="00F74201" w:rsidRDefault="00F74201" w:rsidP="00F74201">
            <w:pPr>
              <w:pStyle w:val="EngHang"/>
            </w:pPr>
            <w:r>
              <w:t>Which are the prayers</w:t>
            </w:r>
          </w:p>
          <w:p w14:paraId="73FF66E1" w14:textId="77777777" w:rsidR="00F74201" w:rsidRDefault="00F74201" w:rsidP="00F74201">
            <w:pPr>
              <w:pStyle w:val="EngHang"/>
            </w:pPr>
            <w:r>
              <w:t>Of the saints upon the earth</w:t>
            </w:r>
            <w:r>
              <w:rPr>
                <w:rStyle w:val="FootnoteReference"/>
              </w:rPr>
              <w:footnoteReference w:id="941"/>
            </w:r>
            <w:r>
              <w:t>;</w:t>
            </w:r>
          </w:p>
          <w:p w14:paraId="281ACD23" w14:textId="77777777" w:rsidR="00F74201" w:rsidRDefault="00F74201" w:rsidP="00F74201">
            <w:pPr>
              <w:pStyle w:val="EngHang"/>
            </w:pPr>
            <w:r>
              <w:t>They offer them</w:t>
            </w:r>
          </w:p>
          <w:p w14:paraId="273C73E2" w14:textId="77777777" w:rsidR="00F74201" w:rsidRDefault="00F74201" w:rsidP="00F74201">
            <w:pPr>
              <w:pStyle w:val="EngHangEnd"/>
            </w:pPr>
            <w:r>
              <w:t>To the true Lamb.</w:t>
            </w:r>
          </w:p>
        </w:tc>
        <w:tc>
          <w:tcPr>
            <w:tcW w:w="288" w:type="dxa"/>
          </w:tcPr>
          <w:p w14:paraId="55367978" w14:textId="77777777" w:rsidR="00F74201" w:rsidRDefault="00F74201" w:rsidP="00F74201"/>
        </w:tc>
        <w:tc>
          <w:tcPr>
            <w:tcW w:w="288" w:type="dxa"/>
          </w:tcPr>
          <w:p w14:paraId="25DEDEAA" w14:textId="77777777" w:rsidR="00F74201" w:rsidRDefault="00F74201" w:rsidP="00F74201">
            <w:pPr>
              <w:pStyle w:val="CopticCross"/>
            </w:pPr>
            <w:r w:rsidRPr="00FB5ACB">
              <w:t>¿</w:t>
            </w:r>
          </w:p>
        </w:tc>
        <w:tc>
          <w:tcPr>
            <w:tcW w:w="3960" w:type="dxa"/>
          </w:tcPr>
          <w:p w14:paraId="7210F313" w14:textId="77777777" w:rsidR="00F74201" w:rsidRDefault="00F74201" w:rsidP="00F74201">
            <w:pPr>
              <w:pStyle w:val="CopticVersemulti-line"/>
            </w:pPr>
            <w:r>
              <w:t>Ⲉⲧⲉ ⲛⲁⲓ ⲛⲉ ⲛⲓⲡ̀ⲣⲟⲥⲉⲩⲭⲏ:</w:t>
            </w:r>
          </w:p>
          <w:p w14:paraId="0F4A1F82" w14:textId="77777777" w:rsidR="00F74201" w:rsidRDefault="00F74201" w:rsidP="00F74201">
            <w:pPr>
              <w:pStyle w:val="CopticVersemulti-line"/>
            </w:pPr>
            <w:r>
              <w:t>ⲛ̀ⲧⲉ ⲛⲓⲁ̀ⲅⲓⲟⲥ ϩⲓϫⲉⲛ ⲡⲓⲕⲁϩⲓ:</w:t>
            </w:r>
          </w:p>
          <w:p w14:paraId="29A77E97" w14:textId="77777777" w:rsidR="00F74201" w:rsidRDefault="00F74201" w:rsidP="00F74201">
            <w:pPr>
              <w:pStyle w:val="CopticVersemulti-line"/>
            </w:pPr>
            <w:r>
              <w:t>ⲉⲩⲉⲣⲡ̀ⲣⲟⲥⲕⲩⲛⲓⲛ ⲙ̀ⲙⲱⲟⲩ:</w:t>
            </w:r>
          </w:p>
          <w:p w14:paraId="19B041D2" w14:textId="77777777" w:rsidR="00F74201" w:rsidRDefault="00F74201" w:rsidP="00F74201">
            <w:pPr>
              <w:pStyle w:val="CopticHangingVerse"/>
            </w:pPr>
            <w:r>
              <w:t>ⲉ̀ϧⲟⲩⲛ ϣⲁ ⲡⲓϩⲓⲏⲃ ⲙ̀ⲙⲏⲓ.</w:t>
            </w:r>
          </w:p>
        </w:tc>
      </w:tr>
      <w:tr w:rsidR="00F74201" w14:paraId="0678953E" w14:textId="77777777" w:rsidTr="00F74201">
        <w:trPr>
          <w:cantSplit/>
          <w:jc w:val="center"/>
        </w:trPr>
        <w:tc>
          <w:tcPr>
            <w:tcW w:w="288" w:type="dxa"/>
          </w:tcPr>
          <w:p w14:paraId="55E8F6FE" w14:textId="77777777" w:rsidR="00F74201" w:rsidRDefault="00F74201" w:rsidP="00F74201">
            <w:pPr>
              <w:pStyle w:val="CopticCross"/>
            </w:pPr>
          </w:p>
        </w:tc>
        <w:tc>
          <w:tcPr>
            <w:tcW w:w="3960" w:type="dxa"/>
          </w:tcPr>
          <w:p w14:paraId="6558421E" w14:textId="77777777" w:rsidR="00F74201" w:rsidRDefault="00F74201" w:rsidP="00F74201">
            <w:pPr>
              <w:pStyle w:val="EngHang"/>
            </w:pPr>
            <w:r>
              <w:t>The names of those who are</w:t>
            </w:r>
          </w:p>
          <w:p w14:paraId="05ED5C8F" w14:textId="77777777" w:rsidR="00F74201" w:rsidRDefault="00F74201" w:rsidP="00F74201">
            <w:pPr>
              <w:pStyle w:val="EngHang"/>
            </w:pPr>
            <w:r>
              <w:t>Upon the earth will be revealed;</w:t>
            </w:r>
          </w:p>
          <w:p w14:paraId="7E047D63" w14:textId="77777777" w:rsidR="00F74201" w:rsidRDefault="00F74201" w:rsidP="00F74201">
            <w:pPr>
              <w:pStyle w:val="EngHang"/>
            </w:pPr>
            <w:r>
              <w:t>They ask the Lord for them,</w:t>
            </w:r>
          </w:p>
          <w:p w14:paraId="0D4B3BF3" w14:textId="77777777" w:rsidR="00F74201" w:rsidRDefault="00F74201" w:rsidP="00F74201">
            <w:pPr>
              <w:pStyle w:val="EngHangEnd"/>
            </w:pPr>
            <w:r>
              <w:t>For they are near to God.</w:t>
            </w:r>
          </w:p>
        </w:tc>
        <w:tc>
          <w:tcPr>
            <w:tcW w:w="288" w:type="dxa"/>
          </w:tcPr>
          <w:p w14:paraId="1A478BDB" w14:textId="77777777" w:rsidR="00F74201" w:rsidRDefault="00F74201" w:rsidP="00F74201"/>
        </w:tc>
        <w:tc>
          <w:tcPr>
            <w:tcW w:w="288" w:type="dxa"/>
          </w:tcPr>
          <w:p w14:paraId="45CD1B56" w14:textId="77777777" w:rsidR="00F74201" w:rsidRDefault="00F74201" w:rsidP="00F74201">
            <w:pPr>
              <w:pStyle w:val="CopticCross"/>
            </w:pPr>
          </w:p>
        </w:tc>
        <w:tc>
          <w:tcPr>
            <w:tcW w:w="3960" w:type="dxa"/>
          </w:tcPr>
          <w:p w14:paraId="689E96B8" w14:textId="77777777" w:rsidR="00F74201" w:rsidRDefault="00F74201" w:rsidP="00F74201">
            <w:pPr>
              <w:pStyle w:val="CopticVersemulti-line"/>
            </w:pPr>
            <w:r>
              <w:t>Ⲛⲏⲉⲑⲛⲁⲟⲩⲱⲛϩ ⲛ̀ⲛⲟⲩⲣⲁⲛ ⲉ̀ⲃⲟⲗ:</w:t>
            </w:r>
          </w:p>
          <w:p w14:paraId="270900F0" w14:textId="77777777" w:rsidR="00F74201" w:rsidRDefault="00F74201" w:rsidP="00F74201">
            <w:pPr>
              <w:pStyle w:val="CopticVersemulti-line"/>
            </w:pPr>
            <w:r>
              <w:t>ⲉ̀ⲧⲓ ⲉⲩϣⲱⲡ ϩⲓϫⲉⲛ ⲡⲓⲕⲁϩⲓ:</w:t>
            </w:r>
          </w:p>
          <w:p w14:paraId="1F75C6D7" w14:textId="77777777" w:rsidR="00F74201" w:rsidRDefault="00F74201" w:rsidP="00F74201">
            <w:pPr>
              <w:pStyle w:val="CopticVersemulti-line"/>
            </w:pPr>
            <w:r>
              <w:t>ⲥⲉⲛⲁⲧⲱⲃϩ ⲙ̀Ⲡⲟ̄ⲥ̄ ⲉ̀ϩ̀ⲣⲏⲓ ⲉ̀ϫⲱⲟⲩ:</w:t>
            </w:r>
          </w:p>
          <w:p w14:paraId="0459DCCF" w14:textId="77777777" w:rsidR="00F74201" w:rsidRDefault="00F74201" w:rsidP="00F74201">
            <w:pPr>
              <w:pStyle w:val="CopticHangingVerse"/>
            </w:pPr>
            <w:r>
              <w:t>ⲉⲑⲃⲉ ϫⲉ ⲥⲉϧⲉⲛⲧ ⲉ̀ϧⲟⲩⲛ ⲉ̀Ⲫϯ.</w:t>
            </w:r>
          </w:p>
        </w:tc>
      </w:tr>
      <w:tr w:rsidR="00F74201" w14:paraId="580136B1" w14:textId="77777777" w:rsidTr="00F74201">
        <w:trPr>
          <w:cantSplit/>
          <w:jc w:val="center"/>
        </w:trPr>
        <w:tc>
          <w:tcPr>
            <w:tcW w:w="288" w:type="dxa"/>
          </w:tcPr>
          <w:p w14:paraId="5B022D29" w14:textId="77777777" w:rsidR="00F74201" w:rsidRDefault="00F74201" w:rsidP="00F74201">
            <w:pPr>
              <w:pStyle w:val="CopticCross"/>
            </w:pPr>
            <w:r w:rsidRPr="00FB5ACB">
              <w:t>¿</w:t>
            </w:r>
          </w:p>
        </w:tc>
        <w:tc>
          <w:tcPr>
            <w:tcW w:w="3960" w:type="dxa"/>
          </w:tcPr>
          <w:p w14:paraId="7D8B5C3A" w14:textId="77777777" w:rsidR="00F74201" w:rsidRDefault="00F74201" w:rsidP="00F74201">
            <w:pPr>
              <w:pStyle w:val="EngHang"/>
            </w:pPr>
            <w:r>
              <w:t>Intercede on our behalf,</w:t>
            </w:r>
          </w:p>
          <w:p w14:paraId="665E1135" w14:textId="77777777" w:rsidR="00F74201" w:rsidRDefault="00F74201" w:rsidP="00F74201">
            <w:pPr>
              <w:pStyle w:val="EngHang"/>
            </w:pPr>
            <w:r>
              <w:t>O priests of the Truth,</w:t>
            </w:r>
          </w:p>
          <w:p w14:paraId="41C70D13" w14:textId="77777777" w:rsidR="00F74201" w:rsidRDefault="00F74201" w:rsidP="00F74201">
            <w:pPr>
              <w:pStyle w:val="EngHang"/>
            </w:pPr>
            <w:r>
              <w:t>The Twenty-Four Presbyters,</w:t>
            </w:r>
          </w:p>
          <w:p w14:paraId="0C4D5E2F" w14:textId="77777777" w:rsidR="00F74201" w:rsidRDefault="00F74201" w:rsidP="00F74201">
            <w:pPr>
              <w:pStyle w:val="EngHangEnd"/>
            </w:pPr>
            <w:r>
              <w:t>That He may forgive us our sins.</w:t>
            </w:r>
          </w:p>
        </w:tc>
        <w:tc>
          <w:tcPr>
            <w:tcW w:w="288" w:type="dxa"/>
          </w:tcPr>
          <w:p w14:paraId="0F22E11B" w14:textId="77777777" w:rsidR="00F74201" w:rsidRDefault="00F74201" w:rsidP="00F74201"/>
        </w:tc>
        <w:tc>
          <w:tcPr>
            <w:tcW w:w="288" w:type="dxa"/>
          </w:tcPr>
          <w:p w14:paraId="48228CD8" w14:textId="77777777" w:rsidR="00F74201" w:rsidRDefault="00F74201" w:rsidP="00F74201">
            <w:pPr>
              <w:pStyle w:val="CopticCross"/>
            </w:pPr>
            <w:r w:rsidRPr="00FB5ACB">
              <w:t>¿</w:t>
            </w:r>
          </w:p>
        </w:tc>
        <w:tc>
          <w:tcPr>
            <w:tcW w:w="3960" w:type="dxa"/>
          </w:tcPr>
          <w:p w14:paraId="7082119C" w14:textId="77777777" w:rsidR="00F74201" w:rsidRDefault="00F74201" w:rsidP="00F74201">
            <w:pPr>
              <w:pStyle w:val="CopticVersemulti-line"/>
            </w:pPr>
            <w:r>
              <w:t>Ⲁⲣⲓⲡ̀ⲣⲉⲥⲃⲉⲩⲓⲛ ⲉ̀ϩ̀ⲣⲏⲓ ⲉ̀ϫⲱⲛ:</w:t>
            </w:r>
          </w:p>
          <w:p w14:paraId="48EA7107" w14:textId="77777777" w:rsidR="00F74201" w:rsidRDefault="00F74201" w:rsidP="00F74201">
            <w:pPr>
              <w:pStyle w:val="CopticVersemulti-line"/>
            </w:pPr>
            <w:r>
              <w:t>ⲛⲓⲟⲩⲏⲃ ⲛ̀ⲧⲉ ϯⲙⲉⲑⲙⲏⲓ:</w:t>
            </w:r>
          </w:p>
          <w:p w14:paraId="64FEEDFC" w14:textId="77777777" w:rsidR="00F74201" w:rsidRDefault="00F74201" w:rsidP="00F74201">
            <w:pPr>
              <w:pStyle w:val="CopticVersemulti-line"/>
            </w:pPr>
            <w:r>
              <w:t>ⲡⲓϫⲟⲩⲧ ϥ̀ⲧⲟⲩ ⲙ̀ⲡ̀ⲣⲉⲥⲃⲩⲧⲉⲣⲟⲥ:</w:t>
            </w:r>
          </w:p>
          <w:p w14:paraId="22FCD196" w14:textId="77777777" w:rsidR="00F74201" w:rsidRDefault="00F74201" w:rsidP="00F74201">
            <w:pPr>
              <w:pStyle w:val="CopticHangingVerse"/>
            </w:pPr>
            <w:r>
              <w:t>ⲛ̀ⲧⲉϥⲭⲁ ⲛⲉⲛⲛⲟⲃⲓ ⲛⲁⲛ ⲉ̀ⲃⲟⲗ.</w:t>
            </w:r>
          </w:p>
        </w:tc>
      </w:tr>
    </w:tbl>
    <w:p w14:paraId="10D415A6" w14:textId="73B97DA4" w:rsidR="00935F13" w:rsidRDefault="00935F13" w:rsidP="00935F13">
      <w:pPr>
        <w:pStyle w:val="Heading4"/>
      </w:pPr>
      <w:bookmarkStart w:id="1303" w:name="_Toc448227511"/>
      <w:r>
        <w:t>The Hymn of the Intercessions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300263C" w14:textId="77777777" w:rsidTr="00935F13">
        <w:trPr>
          <w:cantSplit/>
          <w:jc w:val="center"/>
        </w:trPr>
        <w:tc>
          <w:tcPr>
            <w:tcW w:w="288" w:type="dxa"/>
          </w:tcPr>
          <w:p w14:paraId="334F378E" w14:textId="77777777" w:rsidR="00935F13" w:rsidRDefault="00935F13" w:rsidP="00935F13">
            <w:pPr>
              <w:pStyle w:val="CopticCross"/>
            </w:pPr>
          </w:p>
        </w:tc>
        <w:tc>
          <w:tcPr>
            <w:tcW w:w="3960" w:type="dxa"/>
          </w:tcPr>
          <w:p w14:paraId="5C69BB02" w14:textId="77777777" w:rsidR="00935F13" w:rsidRDefault="00935F13" w:rsidP="00935F13">
            <w:pPr>
              <w:pStyle w:val="EngHang"/>
            </w:pPr>
            <w:r>
              <w:t>Through the intercessions</w:t>
            </w:r>
          </w:p>
          <w:p w14:paraId="5289D676" w14:textId="16B53F7A" w:rsidR="00935F13" w:rsidRDefault="00935F13" w:rsidP="00935F13">
            <w:pPr>
              <w:pStyle w:val="EngHang"/>
            </w:pPr>
            <w:r>
              <w:t>Of the priests of the Truth,</w:t>
            </w:r>
          </w:p>
          <w:p w14:paraId="4F817892" w14:textId="77777777" w:rsidR="00935F13" w:rsidRDefault="00935F13" w:rsidP="00935F13">
            <w:pPr>
              <w:pStyle w:val="EngHang"/>
            </w:pPr>
            <w:r>
              <w:t>The twenty-four presbyters,</w:t>
            </w:r>
          </w:p>
          <w:p w14:paraId="147A0A19" w14:textId="56BF4C00" w:rsidR="00935F13" w:rsidRDefault="00935F13" w:rsidP="00935F13">
            <w:pPr>
              <w:pStyle w:val="EngHangEnd"/>
            </w:pPr>
            <w:r>
              <w:t>O Lord grant us the forgiveness of our sins.</w:t>
            </w:r>
          </w:p>
        </w:tc>
        <w:tc>
          <w:tcPr>
            <w:tcW w:w="288" w:type="dxa"/>
          </w:tcPr>
          <w:p w14:paraId="28E229EA" w14:textId="77777777" w:rsidR="00935F13" w:rsidRDefault="00935F13" w:rsidP="00935F13"/>
        </w:tc>
        <w:tc>
          <w:tcPr>
            <w:tcW w:w="288" w:type="dxa"/>
          </w:tcPr>
          <w:p w14:paraId="076EBEC4" w14:textId="77777777" w:rsidR="00935F13" w:rsidRDefault="00935F13" w:rsidP="00935F13">
            <w:pPr>
              <w:pStyle w:val="CopticCross"/>
            </w:pPr>
          </w:p>
        </w:tc>
        <w:tc>
          <w:tcPr>
            <w:tcW w:w="3960" w:type="dxa"/>
          </w:tcPr>
          <w:p w14:paraId="5FD5999A" w14:textId="77777777" w:rsidR="00935F13" w:rsidRDefault="00935F13" w:rsidP="00935F13">
            <w:pPr>
              <w:pStyle w:val="CopticVersemulti-line"/>
            </w:pPr>
            <w:r>
              <w:t>Ϩⲓⲧⲉⲛ ⲛⲓⲡ̀ⲣⲉⲥⲃⲓⲁ</w:t>
            </w:r>
          </w:p>
          <w:p w14:paraId="22F4453B" w14:textId="77777777" w:rsidR="00935F13" w:rsidRDefault="00935F13" w:rsidP="00935F13">
            <w:pPr>
              <w:pStyle w:val="CopticVersemulti-line"/>
            </w:pPr>
            <w:r>
              <w:t>ⲛ̀ⲧⲉ ⲛⲓⲟ̀ⲩⲏⲃ ⲛ̀ⲧⲉ ϯⲙⲉⲑⲙⲏⲓ</w:t>
            </w:r>
          </w:p>
          <w:p w14:paraId="00EE0423" w14:textId="2CF3E065" w:rsidR="00935F13" w:rsidRDefault="00935F13" w:rsidP="00935F13">
            <w:pPr>
              <w:pStyle w:val="CopticVersemulti-line"/>
            </w:pPr>
            <w:r>
              <w:t>ⲡⲓϫⲟⲩⲧ ϥ̀ⲧⲟⲩ ⲙ̀ⲡ̀ⲣⲉⲥⲃⲩⲧⲉⲣⲟⲥ:</w:t>
            </w:r>
          </w:p>
          <w:p w14:paraId="1FCC7DBB" w14:textId="667BA6A8" w:rsidR="00935F13" w:rsidRPr="00C35319" w:rsidRDefault="00935F13" w:rsidP="00935F13">
            <w:pPr>
              <w:pStyle w:val="CopticHangingVerse"/>
            </w:pPr>
            <w:r>
              <w:t>Ⲡϭⲟⲓⲥ ⲁⲣⲓϩⲙⲟⲧ ⲛⲁⲛ ⲙ̀ⲡⲓⲭⲱ ⲉ̀ⲃⲟⲗ ⲛ̀ⲧⲉ ⲛⲉⲛⲛⲟⲃⲓ.</w:t>
            </w:r>
          </w:p>
        </w:tc>
      </w:tr>
    </w:tbl>
    <w:p w14:paraId="20AB93C6" w14:textId="565E07AD" w:rsidR="00935F13" w:rsidRDefault="00935F13" w:rsidP="00935F13">
      <w:pPr>
        <w:pStyle w:val="Heading4"/>
      </w:pPr>
      <w:r>
        <w:lastRenderedPageBreak/>
        <w:t>The Praxis Response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5F13" w14:paraId="05CD5B3F" w14:textId="77777777" w:rsidTr="00935F13">
        <w:trPr>
          <w:cantSplit/>
          <w:jc w:val="center"/>
        </w:trPr>
        <w:tc>
          <w:tcPr>
            <w:tcW w:w="288" w:type="dxa"/>
          </w:tcPr>
          <w:p w14:paraId="7150D29E" w14:textId="77777777" w:rsidR="00935F13" w:rsidRDefault="00935F13" w:rsidP="00935F13">
            <w:pPr>
              <w:pStyle w:val="CopticCross"/>
            </w:pPr>
          </w:p>
        </w:tc>
        <w:tc>
          <w:tcPr>
            <w:tcW w:w="3960" w:type="dxa"/>
          </w:tcPr>
          <w:p w14:paraId="5748FCAD" w14:textId="77777777" w:rsidR="00935F13" w:rsidRDefault="00935F13" w:rsidP="00935F13">
            <w:pPr>
              <w:pStyle w:val="EngHang"/>
            </w:pPr>
            <w:r>
              <w:t>Great is the honour</w:t>
            </w:r>
          </w:p>
          <w:p w14:paraId="2612590F" w14:textId="77777777" w:rsidR="00935F13" w:rsidRDefault="00935F13" w:rsidP="00935F13">
            <w:pPr>
              <w:pStyle w:val="EngHang"/>
            </w:pPr>
            <w:r>
              <w:t>Of the holy and incorporeal</w:t>
            </w:r>
          </w:p>
          <w:p w14:paraId="28EF509E" w14:textId="7B5E4C6C" w:rsidR="00935F13" w:rsidRDefault="00935F13" w:rsidP="00935F13">
            <w:pPr>
              <w:pStyle w:val="EngHang"/>
            </w:pPr>
            <w:r>
              <w:t>Priests of the Truth,</w:t>
            </w:r>
          </w:p>
          <w:p w14:paraId="0AC9ACA5" w14:textId="49D27F35" w:rsidR="00935F13" w:rsidRDefault="00935F13" w:rsidP="00935F13">
            <w:pPr>
              <w:pStyle w:val="EngHangEnd"/>
            </w:pPr>
            <w:r>
              <w:t>The Twenty-Four Presbyters.</w:t>
            </w:r>
          </w:p>
        </w:tc>
        <w:tc>
          <w:tcPr>
            <w:tcW w:w="288" w:type="dxa"/>
          </w:tcPr>
          <w:p w14:paraId="75F0ED3C" w14:textId="77777777" w:rsidR="00935F13" w:rsidRDefault="00935F13" w:rsidP="00935F13"/>
        </w:tc>
        <w:tc>
          <w:tcPr>
            <w:tcW w:w="288" w:type="dxa"/>
          </w:tcPr>
          <w:p w14:paraId="36CA18F3" w14:textId="77777777" w:rsidR="00935F13" w:rsidRDefault="00935F13" w:rsidP="00935F13">
            <w:pPr>
              <w:pStyle w:val="CopticCross"/>
            </w:pPr>
          </w:p>
        </w:tc>
        <w:tc>
          <w:tcPr>
            <w:tcW w:w="3960" w:type="dxa"/>
          </w:tcPr>
          <w:p w14:paraId="562B7FB2" w14:textId="77777777" w:rsidR="00935F13" w:rsidRDefault="00935F13" w:rsidP="00935F13">
            <w:pPr>
              <w:pStyle w:val="CopticVersemulti-line"/>
            </w:pPr>
            <w:r>
              <w:t>Ⲟⲩⲛⲓϣϯ ⲅⲁⲣ ⲡⲉ ⲡⲓⲧⲁⲓⲟ̀:</w:t>
            </w:r>
          </w:p>
          <w:p w14:paraId="112A1AEF" w14:textId="77777777" w:rsidR="00935F13" w:rsidRDefault="00935F13" w:rsidP="00935F13">
            <w:pPr>
              <w:pStyle w:val="CopticVersemulti-line"/>
            </w:pPr>
            <w:r>
              <w:t>ⲛ̀ⲧⲉ ⲛⲏⲉ̀ⲑⲟⲩⲁⲃ ⲛ̀ⲁ̀ⲥⲱⲙⲁⲧⲟⲥ:</w:t>
            </w:r>
          </w:p>
          <w:p w14:paraId="6CB1D5C6" w14:textId="77777777" w:rsidR="00935F13" w:rsidRDefault="00935F13" w:rsidP="00935F13">
            <w:pPr>
              <w:pStyle w:val="CopticVersemulti-line"/>
            </w:pPr>
            <w:r>
              <w:t>ⲛⲓⲟⲩⲏⲃ ⲛ̀ⲧⲉ ϯⲙⲉⲑⲙⲏⲓ:</w:t>
            </w:r>
          </w:p>
          <w:p w14:paraId="3A345C80" w14:textId="5DDB7211" w:rsidR="00935F13" w:rsidRPr="00C35319" w:rsidRDefault="00935F13" w:rsidP="00935F13">
            <w:pPr>
              <w:pStyle w:val="CopticHangingVerse"/>
            </w:pPr>
            <w:r>
              <w:t>ⲡⲓϫⲟⲩⲧ ϥ̀ⲧⲟⲩ ⲙ̀ⲡ̀ⲣⲉⲥⲃⲩⲧⲉⲣⲟⲥ.</w:t>
            </w:r>
          </w:p>
        </w:tc>
      </w:tr>
    </w:tbl>
    <w:p w14:paraId="598E35B7" w14:textId="36303AEC" w:rsidR="00935F13" w:rsidRDefault="00935F13" w:rsidP="00935F13">
      <w:pPr>
        <w:pStyle w:val="Heading4"/>
      </w:pPr>
      <w:r>
        <w:t>The Gospel Response for the Twenty Four Presbyters</w:t>
      </w:r>
    </w:p>
    <w:p w14:paraId="4B260776" w14:textId="469AEF6B" w:rsidR="003663F9" w:rsidRDefault="003663F9" w:rsidP="003663F9">
      <w:pPr>
        <w:pStyle w:val="Rubric"/>
      </w:pPr>
      <w:r>
        <w:t>The last verse of the Doxology may be inserted into the Annual Gospel Response.</w:t>
      </w:r>
    </w:p>
    <w:p w14:paraId="74C90F49" w14:textId="1E4B55C4" w:rsidR="00DE055F" w:rsidRDefault="00DE055F" w:rsidP="00DE055F">
      <w:pPr>
        <w:pStyle w:val="Heading4"/>
      </w:pPr>
      <w:r>
        <w:t>The Aspasmos Adam for the Twenty Four Presbyters</w:t>
      </w:r>
    </w:p>
    <w:p w14:paraId="2CDE05FF" w14:textId="6A2285FE" w:rsidR="00DE055F" w:rsidRDefault="00DE055F" w:rsidP="00DE055F">
      <w:pPr>
        <w:pStyle w:val="Rubric"/>
      </w:pPr>
      <w:r>
        <w:t>The first verse of the Praxis Response may be used as a first verse of the ordinary Aspasmos Adam.</w:t>
      </w:r>
    </w:p>
    <w:p w14:paraId="62619265" w14:textId="31F20607" w:rsidR="00DE055F" w:rsidRDefault="00DE055F" w:rsidP="00DE055F">
      <w:pPr>
        <w:pStyle w:val="Heading4"/>
      </w:pPr>
      <w:r>
        <w:t>The Aspasmos Batos for the Twenty Four Presbyters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E055F" w14:paraId="24A85291" w14:textId="77777777" w:rsidTr="00F76CFB">
        <w:trPr>
          <w:cantSplit/>
          <w:jc w:val="center"/>
        </w:trPr>
        <w:tc>
          <w:tcPr>
            <w:tcW w:w="288" w:type="dxa"/>
          </w:tcPr>
          <w:p w14:paraId="543A23FA" w14:textId="77777777" w:rsidR="00DE055F" w:rsidRDefault="00DE055F" w:rsidP="00F76CFB">
            <w:pPr>
              <w:pStyle w:val="CopticCross"/>
            </w:pPr>
          </w:p>
        </w:tc>
        <w:tc>
          <w:tcPr>
            <w:tcW w:w="3960" w:type="dxa"/>
          </w:tcPr>
          <w:p w14:paraId="5E2D9539" w14:textId="77777777" w:rsidR="00DE055F" w:rsidRDefault="00DE055F" w:rsidP="00DE055F">
            <w:pPr>
              <w:pStyle w:val="EngHang"/>
            </w:pPr>
            <w:r>
              <w:t>Since they are near to God,</w:t>
            </w:r>
          </w:p>
          <w:p w14:paraId="43DD5688" w14:textId="77777777" w:rsidR="00DE055F" w:rsidRDefault="00DE055F" w:rsidP="00DE055F">
            <w:pPr>
              <w:pStyle w:val="EngHang"/>
            </w:pPr>
            <w:r>
              <w:t>Being before His throne,</w:t>
            </w:r>
          </w:p>
          <w:p w14:paraId="6C58FE2F" w14:textId="6FEF6B01" w:rsidR="00DE055F" w:rsidRDefault="00DE055F" w:rsidP="00DE055F">
            <w:pPr>
              <w:pStyle w:val="EngHang"/>
            </w:pPr>
            <w:r>
              <w:t>Singing unceasingly to Him</w:t>
            </w:r>
          </w:p>
          <w:p w14:paraId="3E3EFBBF" w14:textId="02E2AB92" w:rsidR="00DE055F" w:rsidRDefault="00DE055F" w:rsidP="00F76CFB">
            <w:pPr>
              <w:pStyle w:val="EngHangEnd"/>
            </w:pPr>
            <w:r>
              <w:t>Night and day,</w:t>
            </w:r>
          </w:p>
        </w:tc>
        <w:tc>
          <w:tcPr>
            <w:tcW w:w="288" w:type="dxa"/>
          </w:tcPr>
          <w:p w14:paraId="114C9725" w14:textId="77777777" w:rsidR="00DE055F" w:rsidRDefault="00DE055F" w:rsidP="00F76CFB"/>
        </w:tc>
        <w:tc>
          <w:tcPr>
            <w:tcW w:w="288" w:type="dxa"/>
          </w:tcPr>
          <w:p w14:paraId="424F283B" w14:textId="77777777" w:rsidR="00DE055F" w:rsidRDefault="00DE055F" w:rsidP="00F76CFB">
            <w:pPr>
              <w:pStyle w:val="CopticCross"/>
            </w:pPr>
          </w:p>
        </w:tc>
        <w:tc>
          <w:tcPr>
            <w:tcW w:w="3960" w:type="dxa"/>
          </w:tcPr>
          <w:p w14:paraId="04D0152C" w14:textId="77777777" w:rsidR="00DE055F" w:rsidRDefault="00DE055F" w:rsidP="00DE055F">
            <w:pPr>
              <w:pStyle w:val="CopticVersemulti-line"/>
            </w:pPr>
            <w:r>
              <w:t>Ⲉⲑⲃⲉ ϫⲉ ⲥⲉϧⲉⲛⲧ ⲉϧⲟⲩⲛ ⲉ̀ⲫ̀ⲛⲟⲩϯ:</w:t>
            </w:r>
          </w:p>
          <w:p w14:paraId="463A32B7" w14:textId="77777777" w:rsidR="00DE055F" w:rsidRDefault="00DE055F" w:rsidP="00DE055F">
            <w:pPr>
              <w:pStyle w:val="CopticVersemulti-line"/>
            </w:pPr>
            <w:r>
              <w:t>ⲟⲩⲟϩ ⲉⲩⲭⲏ ⲛⲁϩⲣⲉⲛ ⲡⲉϥⲑ̀ⲣⲟⲛⲟⲥ:</w:t>
            </w:r>
          </w:p>
          <w:p w14:paraId="5846D723" w14:textId="77777777" w:rsidR="00DE055F" w:rsidRDefault="00DE055F" w:rsidP="00DE055F">
            <w:pPr>
              <w:pStyle w:val="CopticVersemulti-line"/>
            </w:pPr>
            <w:r>
              <w:t>ⲉⲩϩⲱⲥ ⲉ̀ⲣⲟϥ ϧⲉⲛ ⲟⲩⲙⲉⲧⲁⲧⲙⲟⲩⲛⲕ:</w:t>
            </w:r>
          </w:p>
          <w:p w14:paraId="4336B41B" w14:textId="59E783BD" w:rsidR="00DE055F" w:rsidRPr="00C35319" w:rsidRDefault="00DE055F" w:rsidP="00F76CFB">
            <w:pPr>
              <w:pStyle w:val="CopticHangingVerse"/>
            </w:pPr>
            <w:r>
              <w:t>ⲙ̀ⲡⲓ ⲉ̀ϩⲟⲟⲩ ⲛⲉⲙ ⲡⲓⲉ̀ϫⲱⲣϩ.</w:t>
            </w:r>
          </w:p>
        </w:tc>
      </w:tr>
      <w:tr w:rsidR="00DE055F" w14:paraId="3993A3F0" w14:textId="77777777" w:rsidTr="00F76CFB">
        <w:trPr>
          <w:cantSplit/>
          <w:jc w:val="center"/>
        </w:trPr>
        <w:tc>
          <w:tcPr>
            <w:tcW w:w="288" w:type="dxa"/>
          </w:tcPr>
          <w:p w14:paraId="089EF077" w14:textId="77777777" w:rsidR="00DE055F" w:rsidRDefault="00DE055F" w:rsidP="00F76CFB">
            <w:pPr>
              <w:pStyle w:val="CopticCross"/>
            </w:pPr>
          </w:p>
        </w:tc>
        <w:tc>
          <w:tcPr>
            <w:tcW w:w="3960" w:type="dxa"/>
          </w:tcPr>
          <w:p w14:paraId="5428E55E" w14:textId="77777777" w:rsidR="00DE055F" w:rsidRDefault="00DE055F" w:rsidP="00F76CFB">
            <w:pPr>
              <w:pStyle w:val="EngHang"/>
            </w:pPr>
            <w:r>
              <w:t>“Holy, holy, holy,</w:t>
            </w:r>
          </w:p>
          <w:p w14:paraId="28DDD9A3" w14:textId="77777777" w:rsidR="00DE055F" w:rsidRDefault="00DE055F" w:rsidP="00F76CFB">
            <w:pPr>
              <w:pStyle w:val="EngHang"/>
            </w:pPr>
            <w:r>
              <w:t>Lord of hosts,</w:t>
            </w:r>
          </w:p>
          <w:p w14:paraId="7D3F3E8F" w14:textId="77777777" w:rsidR="00DE055F" w:rsidRDefault="00DE055F" w:rsidP="00F76CFB">
            <w:pPr>
              <w:pStyle w:val="EngHang"/>
            </w:pPr>
            <w:r>
              <w:t>Heaven and earth are full</w:t>
            </w:r>
          </w:p>
          <w:p w14:paraId="547BB14A" w14:textId="7E7E42AF" w:rsidR="00DE055F" w:rsidRDefault="00DE055F" w:rsidP="00DE055F">
            <w:pPr>
              <w:pStyle w:val="EngHangEnd"/>
            </w:pPr>
            <w:r>
              <w:t>Of Your holy glory.”</w:t>
            </w:r>
          </w:p>
        </w:tc>
        <w:tc>
          <w:tcPr>
            <w:tcW w:w="288" w:type="dxa"/>
          </w:tcPr>
          <w:p w14:paraId="284D363B" w14:textId="77777777" w:rsidR="00DE055F" w:rsidRDefault="00DE055F" w:rsidP="00F76CFB"/>
        </w:tc>
        <w:tc>
          <w:tcPr>
            <w:tcW w:w="288" w:type="dxa"/>
          </w:tcPr>
          <w:p w14:paraId="352640D0" w14:textId="77777777" w:rsidR="00DE055F" w:rsidRDefault="00DE055F" w:rsidP="00F76CFB">
            <w:pPr>
              <w:pStyle w:val="CopticCross"/>
            </w:pPr>
          </w:p>
        </w:tc>
        <w:tc>
          <w:tcPr>
            <w:tcW w:w="3960" w:type="dxa"/>
          </w:tcPr>
          <w:p w14:paraId="546F1ECB" w14:textId="77777777" w:rsidR="00DE055F" w:rsidRDefault="00DE055F" w:rsidP="00DE055F">
            <w:pPr>
              <w:pStyle w:val="CopticVersemulti-line"/>
            </w:pPr>
            <w:r>
              <w:t>Ϫⲉ ⲁ̀ⲅⲓⲟⲥ ⲁ̀ⲅⲓⲟⲥ ⲁ̀ⲅⲓⲟⲥ:</w:t>
            </w:r>
          </w:p>
          <w:p w14:paraId="694B8BA5" w14:textId="77777777" w:rsidR="00DE055F" w:rsidRDefault="00DE055F" w:rsidP="00DE055F">
            <w:pPr>
              <w:pStyle w:val="CopticVersemulti-line"/>
            </w:pPr>
            <w:r>
              <w:t>Ⲕⲩⲣⲓⲟⲥ ⲥⲁⲃⲁⲱⲑ:</w:t>
            </w:r>
          </w:p>
          <w:p w14:paraId="1DB9C95B" w14:textId="77777777" w:rsidR="00DE055F" w:rsidRDefault="00DE055F" w:rsidP="00DE055F">
            <w:pPr>
              <w:pStyle w:val="CopticVersemulti-line"/>
            </w:pPr>
            <w:r>
              <w:t>ⲡ̀ⲗⲏⲣⲏⲥ ⲟ̀ ⲟⲩⲣⲁⲛⲟⲥ ⲕⲉ ⲏ̀ ⲅⲏ</w:t>
            </w:r>
          </w:p>
          <w:p w14:paraId="17913B10" w14:textId="61E15D01" w:rsidR="00DE055F" w:rsidRDefault="00DE055F" w:rsidP="00DE055F">
            <w:pPr>
              <w:pStyle w:val="CopticHangingVerse"/>
            </w:pPr>
            <w:r>
              <w:t>ⲧⲏⲥ ⲁ̀ⲅⲓⲁⲥ ⲥⲟⲩ ⲇⲟⲝⲏⲥ.</w:t>
            </w:r>
          </w:p>
        </w:tc>
      </w:tr>
    </w:tbl>
    <w:p w14:paraId="419BFDEA" w14:textId="2961592E" w:rsidR="00205EA4" w:rsidRDefault="00205EA4" w:rsidP="00205EA4">
      <w:pPr>
        <w:pStyle w:val="Heading3"/>
      </w:pPr>
      <w:r>
        <w:t>November 21 (22) / Athor 25: St. Philopater Mercurius</w:t>
      </w:r>
      <w:bookmarkEnd w:id="1303"/>
    </w:p>
    <w:p w14:paraId="16A6F462" w14:textId="38790A76" w:rsidR="00F76CFB" w:rsidRPr="00F76CFB" w:rsidRDefault="00F76CFB" w:rsidP="00F76CFB">
      <w:pPr>
        <w:pStyle w:val="Heading4"/>
      </w:pPr>
      <w:r>
        <w:t>The Verses of the Cymbals for St. Philopater Mercurius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C55864A" w14:textId="77777777" w:rsidTr="00F76CFB">
        <w:trPr>
          <w:cantSplit/>
          <w:jc w:val="center"/>
        </w:trPr>
        <w:tc>
          <w:tcPr>
            <w:tcW w:w="288" w:type="dxa"/>
          </w:tcPr>
          <w:p w14:paraId="39498D46" w14:textId="5C9DCF59" w:rsidR="00F76CFB" w:rsidRDefault="00F76CFB" w:rsidP="00F76CFB">
            <w:pPr>
              <w:pStyle w:val="CopticCross"/>
            </w:pPr>
            <w:bookmarkStart w:id="1304" w:name="_Ref434489457"/>
          </w:p>
        </w:tc>
        <w:tc>
          <w:tcPr>
            <w:tcW w:w="3960" w:type="dxa"/>
          </w:tcPr>
          <w:p w14:paraId="55BD8A6C" w14:textId="77777777" w:rsidR="00F76CFB" w:rsidRDefault="00F76CFB" w:rsidP="00F76CFB">
            <w:pPr>
              <w:pStyle w:val="EngHang"/>
            </w:pPr>
            <w:r>
              <w:rPr>
                <w:rFonts w:hint="eastAsia"/>
              </w:rPr>
              <w:t>Hail to you, O martyr.</w:t>
            </w:r>
          </w:p>
          <w:p w14:paraId="637442D3" w14:textId="77777777" w:rsidR="00F76CFB" w:rsidRDefault="00F76CFB" w:rsidP="00F76CFB">
            <w:pPr>
              <w:pStyle w:val="EngHang"/>
            </w:pPr>
            <w:r>
              <w:rPr>
                <w:rFonts w:hint="eastAsia"/>
              </w:rPr>
              <w:t>Hail to the noble athlete,</w:t>
            </w:r>
          </w:p>
          <w:p w14:paraId="7E348093" w14:textId="77777777" w:rsidR="00F76CFB" w:rsidRDefault="00F76CFB" w:rsidP="00F76CFB">
            <w:pPr>
              <w:pStyle w:val="EngHang"/>
            </w:pPr>
            <w:r>
              <w:rPr>
                <w:rFonts w:hint="eastAsia"/>
              </w:rPr>
              <w:t>Hail to the struggle-bearer,</w:t>
            </w:r>
          </w:p>
          <w:p w14:paraId="3F358522" w14:textId="2E4755AB" w:rsidR="00F76CFB" w:rsidRDefault="00F76CFB" w:rsidP="00F76CFB">
            <w:pPr>
              <w:pStyle w:val="EngHangEnd"/>
            </w:pPr>
            <w:r>
              <w:t>Philopater Mercurius.</w:t>
            </w:r>
          </w:p>
        </w:tc>
        <w:tc>
          <w:tcPr>
            <w:tcW w:w="288" w:type="dxa"/>
          </w:tcPr>
          <w:p w14:paraId="03413B67" w14:textId="77777777" w:rsidR="00F76CFB" w:rsidRDefault="00F76CFB" w:rsidP="00F76CFB"/>
        </w:tc>
        <w:tc>
          <w:tcPr>
            <w:tcW w:w="288" w:type="dxa"/>
          </w:tcPr>
          <w:p w14:paraId="78908DEB" w14:textId="21ECDEBA" w:rsidR="00F76CFB" w:rsidRDefault="00F76CFB" w:rsidP="00F76CFB">
            <w:pPr>
              <w:pStyle w:val="CopticCross"/>
            </w:pPr>
          </w:p>
        </w:tc>
        <w:tc>
          <w:tcPr>
            <w:tcW w:w="3960" w:type="dxa"/>
          </w:tcPr>
          <w:p w14:paraId="5CA176B8" w14:textId="77777777" w:rsidR="00F76CFB" w:rsidRDefault="00F76CFB" w:rsidP="00F76CFB">
            <w:pPr>
              <w:pStyle w:val="CopticVersemulti-line"/>
            </w:pPr>
            <w:r>
              <w:t>Ⲭⲉⲣⲉ ⲛⲁⲕ ⲱ̀ ⲡⲓⲙⲁⲣⲧⲩⲣⲟⲥ:</w:t>
            </w:r>
          </w:p>
          <w:p w14:paraId="39545579" w14:textId="77777777" w:rsidR="00F76CFB" w:rsidRDefault="00F76CFB" w:rsidP="00F76CFB">
            <w:pPr>
              <w:pStyle w:val="CopticVersemulti-line"/>
            </w:pPr>
            <w:r>
              <w:t>ⲭⲉⲣⲉ ⲡⲓϣⲱⲓϫ ⲛ̀ⲅⲉⲛⲛⲉⲟⲥ:</w:t>
            </w:r>
          </w:p>
          <w:p w14:paraId="735FDA9F" w14:textId="77777777" w:rsidR="00F76CFB" w:rsidRDefault="00F76CFB" w:rsidP="00F76CFB">
            <w:pPr>
              <w:pStyle w:val="CopticVersemulti-line"/>
            </w:pPr>
            <w:r>
              <w:t>ⲭⲉⲣⲉ ⲡⲓⲁ̀ⲑⲗⲟⲫⲟⲣⲟⲥ:</w:t>
            </w:r>
          </w:p>
          <w:p w14:paraId="3F52F388" w14:textId="3EE6E60C" w:rsidR="00F76CFB" w:rsidRDefault="00F76CFB" w:rsidP="00F76CFB">
            <w:pPr>
              <w:pStyle w:val="CopticHangingVerse"/>
            </w:pPr>
            <w:r>
              <w:t>Ⲫⲓⲗⲟⲡⲁⲧⲏⲣ Ⲙⲉⲣⲕⲟⲩⲣⲓⲟⲥ.</w:t>
            </w:r>
          </w:p>
        </w:tc>
      </w:tr>
    </w:tbl>
    <w:p w14:paraId="1868DD24" w14:textId="0AE94235" w:rsidR="00205EA4" w:rsidRDefault="00205EA4" w:rsidP="00205EA4">
      <w:pPr>
        <w:pStyle w:val="Heading4"/>
      </w:pPr>
      <w:r>
        <w:lastRenderedPageBreak/>
        <w:t>The Doxology</w:t>
      </w:r>
      <w:r w:rsidR="00B46E6E">
        <w:t xml:space="preserve"> for St. Philopater Mercurius</w:t>
      </w:r>
      <w:bookmarkEnd w:id="130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650C" w14:paraId="4C6BAC1A" w14:textId="77777777" w:rsidTr="0074650C">
        <w:trPr>
          <w:cantSplit/>
          <w:jc w:val="center"/>
        </w:trPr>
        <w:tc>
          <w:tcPr>
            <w:tcW w:w="288" w:type="dxa"/>
          </w:tcPr>
          <w:p w14:paraId="09F86D79" w14:textId="77777777" w:rsidR="0074650C" w:rsidRDefault="0074650C" w:rsidP="0074650C">
            <w:pPr>
              <w:pStyle w:val="CopticCross"/>
            </w:pPr>
          </w:p>
        </w:tc>
        <w:tc>
          <w:tcPr>
            <w:tcW w:w="3960" w:type="dxa"/>
          </w:tcPr>
          <w:p w14:paraId="1A8C61B3" w14:textId="77777777" w:rsidR="0074650C" w:rsidRPr="004764BD" w:rsidRDefault="0074650C" w:rsidP="00C96A85">
            <w:pPr>
              <w:pStyle w:val="EngHang"/>
            </w:pPr>
            <w:r w:rsidRPr="004764BD">
              <w:t>Philopater Mercurius,</w:t>
            </w:r>
          </w:p>
          <w:p w14:paraId="168CBFFC" w14:textId="77777777" w:rsidR="0074650C" w:rsidRPr="004764BD" w:rsidRDefault="0074650C" w:rsidP="00C96A85">
            <w:pPr>
              <w:pStyle w:val="EngHang"/>
            </w:pPr>
            <w:r w:rsidRPr="004764BD">
              <w:t>The mighty man of Christ,</w:t>
            </w:r>
          </w:p>
          <w:p w14:paraId="30ADE39D" w14:textId="77777777" w:rsidR="0074650C" w:rsidRPr="004764BD" w:rsidRDefault="0074650C" w:rsidP="00C96A85">
            <w:pPr>
              <w:pStyle w:val="EngHang"/>
            </w:pPr>
            <w:r w:rsidRPr="004764BD">
              <w:t>Put on the helmet</w:t>
            </w:r>
          </w:p>
          <w:p w14:paraId="1A01D94D" w14:textId="77777777" w:rsidR="0074650C" w:rsidRDefault="0074650C" w:rsidP="00C96A85">
            <w:pPr>
              <w:pStyle w:val="EngHangEnd"/>
            </w:pPr>
            <w:r w:rsidRPr="004764BD">
              <w:t>And the whole armo</w:t>
            </w:r>
            <w:r>
              <w:t>u</w:t>
            </w:r>
            <w:r w:rsidRPr="004764BD">
              <w:t>r</w:t>
            </w:r>
            <w:r w:rsidRPr="004764BD">
              <w:rPr>
                <w:rStyle w:val="FootnoteReference"/>
              </w:rPr>
              <w:footnoteReference w:id="942"/>
            </w:r>
            <w:r w:rsidRPr="004764BD">
              <w:t xml:space="preserve"> of the faith.</w:t>
            </w:r>
          </w:p>
        </w:tc>
        <w:tc>
          <w:tcPr>
            <w:tcW w:w="288" w:type="dxa"/>
          </w:tcPr>
          <w:p w14:paraId="53FA1B97" w14:textId="77777777" w:rsidR="0074650C" w:rsidRDefault="0074650C" w:rsidP="0074650C"/>
        </w:tc>
        <w:tc>
          <w:tcPr>
            <w:tcW w:w="288" w:type="dxa"/>
          </w:tcPr>
          <w:p w14:paraId="3D0147AC" w14:textId="77777777" w:rsidR="0074650C" w:rsidRDefault="0074650C" w:rsidP="0074650C">
            <w:pPr>
              <w:pStyle w:val="CopticCross"/>
            </w:pPr>
          </w:p>
        </w:tc>
        <w:tc>
          <w:tcPr>
            <w:tcW w:w="3960" w:type="dxa"/>
          </w:tcPr>
          <w:p w14:paraId="752766D3" w14:textId="77777777" w:rsidR="0074650C" w:rsidRDefault="0074650C" w:rsidP="00C96A85">
            <w:pPr>
              <w:pStyle w:val="CopticVersemulti-line"/>
            </w:pPr>
            <w:r>
              <w:t>Ⲫⲓⲗⲟⲡⲁⲧⲏⲣ Ⲙⲉⲣⲕⲟⲩⲣⲓⲟⲥ:</w:t>
            </w:r>
          </w:p>
          <w:p w14:paraId="03A0A896" w14:textId="77777777" w:rsidR="0074650C" w:rsidRDefault="0074650C" w:rsidP="00C96A85">
            <w:pPr>
              <w:pStyle w:val="CopticVersemulti-line"/>
            </w:pPr>
            <w:r>
              <w:t>ⲡⲓⲣⲉⲙⲛ̀ϫⲟⲙ ⲛ̀ⲧⲉ Ⲡⲭ̄ⲥ̄:</w:t>
            </w:r>
          </w:p>
          <w:p w14:paraId="457046C0" w14:textId="77777777" w:rsidR="0074650C" w:rsidRDefault="0074650C" w:rsidP="00C96A85">
            <w:pPr>
              <w:pStyle w:val="CopticVersemulti-line"/>
            </w:pPr>
            <w:r>
              <w:t>ⲁϥϯϩⲓⲱⲧϥ ⲛ̀ϯⲡⲁⲛⲟⲡⲗⲓⲁ̀:</w:t>
            </w:r>
          </w:p>
          <w:p w14:paraId="7F571FCB" w14:textId="77777777" w:rsidR="0074650C" w:rsidRPr="00C35319" w:rsidRDefault="0074650C" w:rsidP="00C96A85">
            <w:pPr>
              <w:pStyle w:val="CopticHangingVerse"/>
            </w:pPr>
            <w:r>
              <w:t>ⲛⲉⲙ ⲡⲓϧⲱⲕ ⲧⲏⲣϥ ⲛ̀ⲧⲉ ⲡⲓⲛⲁϩϯ.</w:t>
            </w:r>
          </w:p>
        </w:tc>
      </w:tr>
      <w:tr w:rsidR="0074650C" w14:paraId="7292BDC7" w14:textId="77777777" w:rsidTr="0074650C">
        <w:trPr>
          <w:cantSplit/>
          <w:jc w:val="center"/>
        </w:trPr>
        <w:tc>
          <w:tcPr>
            <w:tcW w:w="288" w:type="dxa"/>
          </w:tcPr>
          <w:p w14:paraId="59B636F0" w14:textId="77777777" w:rsidR="0074650C" w:rsidRDefault="0074650C" w:rsidP="0074650C">
            <w:pPr>
              <w:pStyle w:val="CopticCross"/>
            </w:pPr>
            <w:r w:rsidRPr="00FB5ACB">
              <w:t>¿</w:t>
            </w:r>
          </w:p>
        </w:tc>
        <w:tc>
          <w:tcPr>
            <w:tcW w:w="3960" w:type="dxa"/>
          </w:tcPr>
          <w:p w14:paraId="3E6678B1" w14:textId="77777777" w:rsidR="0074650C" w:rsidRPr="004764BD" w:rsidRDefault="0074650C" w:rsidP="00C96A85">
            <w:pPr>
              <w:pStyle w:val="EngHang"/>
            </w:pPr>
            <w:r w:rsidRPr="004764BD">
              <w:t>And he took in his hand,</w:t>
            </w:r>
          </w:p>
          <w:p w14:paraId="7C310087" w14:textId="77777777" w:rsidR="0074650C" w:rsidRPr="004764BD" w:rsidRDefault="0074650C" w:rsidP="00C96A85">
            <w:pPr>
              <w:pStyle w:val="EngHang"/>
            </w:pPr>
            <w:r w:rsidRPr="004764BD">
              <w:t>The two-edged sword</w:t>
            </w:r>
          </w:p>
          <w:p w14:paraId="7EEE4043" w14:textId="77777777" w:rsidR="0074650C" w:rsidRPr="004764BD" w:rsidRDefault="0074650C" w:rsidP="00C96A85">
            <w:pPr>
              <w:pStyle w:val="EngHang"/>
            </w:pPr>
            <w:r w:rsidRPr="004764BD">
              <w:t xml:space="preserve">That the angel of the Lord </w:t>
            </w:r>
          </w:p>
          <w:p w14:paraId="1524490C" w14:textId="77777777" w:rsidR="0074650C" w:rsidRDefault="0074650C" w:rsidP="00C96A85">
            <w:pPr>
              <w:pStyle w:val="EngHangEnd"/>
            </w:pPr>
            <w:commentRangeStart w:id="1309"/>
            <w:r>
              <w:t>Placed</w:t>
            </w:r>
            <w:commentRangeEnd w:id="1309"/>
            <w:r>
              <w:rPr>
                <w:rStyle w:val="CommentReference"/>
                <w:rFonts w:ascii="Times New Roman" w:eastAsiaTheme="minorHAnsi" w:hAnsi="Times New Roman" w:cstheme="minorBidi"/>
                <w:color w:val="auto"/>
              </w:rPr>
              <w:commentReference w:id="1309"/>
            </w:r>
            <w:r w:rsidRPr="004764BD">
              <w:t xml:space="preserve"> in his right hand.</w:t>
            </w:r>
          </w:p>
        </w:tc>
        <w:tc>
          <w:tcPr>
            <w:tcW w:w="288" w:type="dxa"/>
          </w:tcPr>
          <w:p w14:paraId="2C130AD5" w14:textId="77777777" w:rsidR="0074650C" w:rsidRDefault="0074650C" w:rsidP="0074650C"/>
        </w:tc>
        <w:tc>
          <w:tcPr>
            <w:tcW w:w="288" w:type="dxa"/>
          </w:tcPr>
          <w:p w14:paraId="71934D11" w14:textId="77777777" w:rsidR="0074650C" w:rsidRDefault="0074650C" w:rsidP="0074650C">
            <w:pPr>
              <w:pStyle w:val="CopticCross"/>
            </w:pPr>
            <w:r w:rsidRPr="00FB5ACB">
              <w:t>¿</w:t>
            </w:r>
          </w:p>
        </w:tc>
        <w:tc>
          <w:tcPr>
            <w:tcW w:w="3960" w:type="dxa"/>
          </w:tcPr>
          <w:p w14:paraId="3B006E27" w14:textId="77777777" w:rsidR="0074650C" w:rsidRDefault="0074650C" w:rsidP="00C96A85">
            <w:pPr>
              <w:pStyle w:val="CopticVersemulti-line"/>
            </w:pPr>
            <w:r>
              <w:t>Ⲟⲩⲟϩ ⲁϥϭⲓ ϧⲉⲛ ⲧⲉϥϫⲓϫ:</w:t>
            </w:r>
          </w:p>
          <w:p w14:paraId="1A8E9414" w14:textId="77777777" w:rsidR="0074650C" w:rsidRDefault="0074650C" w:rsidP="00C96A85">
            <w:pPr>
              <w:pStyle w:val="CopticVersemulti-line"/>
            </w:pPr>
            <w:r>
              <w:t>ⲛ̀ϯⲉⲏϥⲓ ⲛ̀ⲣⲟ ⲥ̀ⲛⲁⲩ:</w:t>
            </w:r>
          </w:p>
          <w:p w14:paraId="6AD388CC" w14:textId="77777777" w:rsidR="0074650C" w:rsidRDefault="0074650C" w:rsidP="00C96A85">
            <w:pPr>
              <w:pStyle w:val="CopticVersemulti-line"/>
            </w:pPr>
            <w:r>
              <w:t>ⲑⲏⲉ̀ⲧⲁ ⲡⲓⲁⲅⲅⲉⲗⲟⲥ ⲛ̀ⲧⲉ Ⲡⲟ̄ⲥ̄ ⲧⲁϫⲣⲟⲥ:</w:t>
            </w:r>
          </w:p>
          <w:p w14:paraId="5033E987" w14:textId="77777777" w:rsidR="0074650C" w:rsidRPr="00CF5919" w:rsidRDefault="0074650C" w:rsidP="00C96A85">
            <w:pPr>
              <w:pStyle w:val="CopticHangingVerse"/>
            </w:pPr>
            <w:r>
              <w:t>ϧⲉⲛ ⲧⲉϥϫⲓϫ ⲛ̀ⲟⲩⲓ̀ⲛⲁⲙ.</w:t>
            </w:r>
          </w:p>
        </w:tc>
      </w:tr>
      <w:tr w:rsidR="0074650C" w14:paraId="617A59F7" w14:textId="77777777" w:rsidTr="0074650C">
        <w:trPr>
          <w:cantSplit/>
          <w:jc w:val="center"/>
        </w:trPr>
        <w:tc>
          <w:tcPr>
            <w:tcW w:w="288" w:type="dxa"/>
          </w:tcPr>
          <w:p w14:paraId="02875E0D" w14:textId="77777777" w:rsidR="0074650C" w:rsidRDefault="0074650C" w:rsidP="0074650C">
            <w:pPr>
              <w:pStyle w:val="CopticCross"/>
            </w:pPr>
          </w:p>
        </w:tc>
        <w:tc>
          <w:tcPr>
            <w:tcW w:w="3960" w:type="dxa"/>
          </w:tcPr>
          <w:p w14:paraId="1E2FDBC9" w14:textId="77777777" w:rsidR="0074650C" w:rsidRPr="004764BD" w:rsidRDefault="0074650C" w:rsidP="00C96A85">
            <w:pPr>
              <w:pStyle w:val="EngHang"/>
            </w:pPr>
            <w:r w:rsidRPr="004764BD">
              <w:t>He went to war,</w:t>
            </w:r>
          </w:p>
          <w:p w14:paraId="2D0F774E" w14:textId="77777777" w:rsidR="0074650C" w:rsidRPr="004764BD" w:rsidRDefault="0074650C" w:rsidP="00C96A85">
            <w:pPr>
              <w:pStyle w:val="EngHang"/>
            </w:pPr>
            <w:r>
              <w:t>In the power of Christ;</w:t>
            </w:r>
          </w:p>
          <w:p w14:paraId="4560A82D" w14:textId="77777777" w:rsidR="0074650C" w:rsidRPr="004764BD" w:rsidRDefault="0074650C" w:rsidP="00C96A85">
            <w:pPr>
              <w:pStyle w:val="EngHang"/>
            </w:pPr>
            <w:r w:rsidRPr="004764BD">
              <w:t>He smote the Barbarians,</w:t>
            </w:r>
          </w:p>
          <w:p w14:paraId="2820B312" w14:textId="77777777" w:rsidR="0074650C" w:rsidRDefault="0074650C" w:rsidP="00C96A85">
            <w:pPr>
              <w:pStyle w:val="EngHangEnd"/>
            </w:pPr>
            <w:r w:rsidRPr="004764BD">
              <w:t>With great blows.</w:t>
            </w:r>
          </w:p>
        </w:tc>
        <w:tc>
          <w:tcPr>
            <w:tcW w:w="288" w:type="dxa"/>
          </w:tcPr>
          <w:p w14:paraId="09828286" w14:textId="77777777" w:rsidR="0074650C" w:rsidRDefault="0074650C" w:rsidP="0074650C"/>
        </w:tc>
        <w:tc>
          <w:tcPr>
            <w:tcW w:w="288" w:type="dxa"/>
          </w:tcPr>
          <w:p w14:paraId="6ED5FF02" w14:textId="77777777" w:rsidR="0074650C" w:rsidRDefault="0074650C" w:rsidP="0074650C">
            <w:pPr>
              <w:pStyle w:val="CopticCross"/>
            </w:pPr>
          </w:p>
        </w:tc>
        <w:tc>
          <w:tcPr>
            <w:tcW w:w="3960" w:type="dxa"/>
          </w:tcPr>
          <w:p w14:paraId="22A4CFA3" w14:textId="77777777" w:rsidR="0074650C" w:rsidRDefault="0074650C" w:rsidP="00C96A85">
            <w:pPr>
              <w:pStyle w:val="CopticVersemulti-line"/>
            </w:pPr>
            <w:r>
              <w:t>Ⲁϥϣⲉⲛⲁϥ ⲉ̀ⲡⲓⲡⲟⲗⲉⲙⲟⲥ:</w:t>
            </w:r>
          </w:p>
          <w:p w14:paraId="27BE66E0" w14:textId="77777777" w:rsidR="0074650C" w:rsidRDefault="0074650C" w:rsidP="00C96A85">
            <w:pPr>
              <w:pStyle w:val="CopticVersemulti-line"/>
            </w:pPr>
            <w:r>
              <w:t>ϧⲉⲛ ϯϫⲟⲙ ⲛ̀ⲧⲉ Ⲡⲭ̄ⲥ̄:</w:t>
            </w:r>
          </w:p>
          <w:p w14:paraId="4E7D5DDD" w14:textId="77777777" w:rsidR="0074650C" w:rsidRDefault="0074650C" w:rsidP="00C96A85">
            <w:pPr>
              <w:pStyle w:val="CopticVersemulti-line"/>
            </w:pPr>
            <w:r>
              <w:t>ⲁϥϣⲁⲣⲓ ⲉ̀ⲛⲓⲃⲁⲣⲃⲁⲣⲟⲥ:</w:t>
            </w:r>
          </w:p>
          <w:p w14:paraId="3A86D3DB" w14:textId="77777777" w:rsidR="0074650C" w:rsidRDefault="0074650C" w:rsidP="00C96A85">
            <w:pPr>
              <w:pStyle w:val="CopticHangingVerse"/>
            </w:pPr>
            <w:r>
              <w:t>ϧⲉⲛ ⲧⲉϥϫⲓϫ ⲛ̀ⲟⲩⲓ̀ⲛⲁⲙ.</w:t>
            </w:r>
          </w:p>
        </w:tc>
      </w:tr>
      <w:tr w:rsidR="0074650C" w14:paraId="2EFA7207" w14:textId="77777777" w:rsidTr="0074650C">
        <w:trPr>
          <w:cantSplit/>
          <w:jc w:val="center"/>
        </w:trPr>
        <w:tc>
          <w:tcPr>
            <w:tcW w:w="288" w:type="dxa"/>
          </w:tcPr>
          <w:p w14:paraId="2DDA37AB" w14:textId="77777777" w:rsidR="0074650C" w:rsidRDefault="0074650C" w:rsidP="0074650C">
            <w:pPr>
              <w:pStyle w:val="CopticCross"/>
            </w:pPr>
            <w:r w:rsidRPr="00FB5ACB">
              <w:t>¿</w:t>
            </w:r>
          </w:p>
        </w:tc>
        <w:tc>
          <w:tcPr>
            <w:tcW w:w="3960" w:type="dxa"/>
          </w:tcPr>
          <w:p w14:paraId="279653EB" w14:textId="77777777" w:rsidR="0074650C" w:rsidRPr="004764BD" w:rsidRDefault="0074650C" w:rsidP="00C96A85">
            <w:pPr>
              <w:pStyle w:val="EngHang"/>
            </w:pPr>
            <w:r w:rsidRPr="004764BD">
              <w:t xml:space="preserve">He was </w:t>
            </w:r>
            <w:r>
              <w:t>t</w:t>
            </w:r>
            <w:commentRangeStart w:id="1310"/>
            <w:r>
              <w:t>emperate</w:t>
            </w:r>
            <w:r w:rsidRPr="004764BD">
              <w:t xml:space="preserve"> </w:t>
            </w:r>
            <w:r>
              <w:t>with</w:t>
            </w:r>
            <w:commentRangeEnd w:id="1310"/>
            <w:r>
              <w:rPr>
                <w:rStyle w:val="CommentReference"/>
                <w:rFonts w:ascii="Times New Roman" w:eastAsiaTheme="minorHAnsi" w:hAnsi="Times New Roman" w:cstheme="minorBidi"/>
                <w:color w:val="auto"/>
              </w:rPr>
              <w:commentReference w:id="1310"/>
            </w:r>
            <w:r w:rsidRPr="004764BD">
              <w:t xml:space="preserve"> the earthly</w:t>
            </w:r>
            <w:r>
              <w:t>,</w:t>
            </w:r>
          </w:p>
          <w:p w14:paraId="4D1E2C12" w14:textId="77777777" w:rsidR="0074650C" w:rsidRPr="004764BD" w:rsidRDefault="0074650C" w:rsidP="00C96A85">
            <w:pPr>
              <w:pStyle w:val="EngHang"/>
            </w:pPr>
            <w:r w:rsidRPr="004764BD">
              <w:t>And sought after the heavenly</w:t>
            </w:r>
            <w:r w:rsidRPr="004764BD">
              <w:rPr>
                <w:rStyle w:val="FootnoteReference"/>
              </w:rPr>
              <w:footnoteReference w:id="943"/>
            </w:r>
            <w:r>
              <w:t>;</w:t>
            </w:r>
          </w:p>
          <w:p w14:paraId="198D963E" w14:textId="77777777" w:rsidR="0074650C" w:rsidRPr="004764BD" w:rsidRDefault="0074650C" w:rsidP="00C96A85">
            <w:pPr>
              <w:pStyle w:val="EngHang"/>
            </w:pPr>
            <w:r w:rsidRPr="004764BD">
              <w:t xml:space="preserve">He ran in the </w:t>
            </w:r>
            <w:r>
              <w:t>arena</w:t>
            </w:r>
          </w:p>
          <w:p w14:paraId="67C98AFC" w14:textId="77777777" w:rsidR="0074650C" w:rsidRDefault="0074650C" w:rsidP="00C96A85">
            <w:pPr>
              <w:pStyle w:val="EngHangEnd"/>
            </w:pPr>
            <w:r w:rsidRPr="004764BD">
              <w:t>Of martyrdom.</w:t>
            </w:r>
          </w:p>
        </w:tc>
        <w:tc>
          <w:tcPr>
            <w:tcW w:w="288" w:type="dxa"/>
          </w:tcPr>
          <w:p w14:paraId="39E5C3CF" w14:textId="77777777" w:rsidR="0074650C" w:rsidRDefault="0074650C" w:rsidP="0074650C"/>
        </w:tc>
        <w:tc>
          <w:tcPr>
            <w:tcW w:w="288" w:type="dxa"/>
          </w:tcPr>
          <w:p w14:paraId="3E95A302" w14:textId="77777777" w:rsidR="0074650C" w:rsidRDefault="0074650C" w:rsidP="0074650C">
            <w:pPr>
              <w:pStyle w:val="CopticCross"/>
            </w:pPr>
            <w:r w:rsidRPr="00FB5ACB">
              <w:t>¿</w:t>
            </w:r>
          </w:p>
        </w:tc>
        <w:tc>
          <w:tcPr>
            <w:tcW w:w="3960" w:type="dxa"/>
          </w:tcPr>
          <w:p w14:paraId="0D9B5028" w14:textId="77777777" w:rsidR="0074650C" w:rsidRDefault="0074650C" w:rsidP="00C96A85">
            <w:pPr>
              <w:pStyle w:val="CopticVersemulti-line"/>
            </w:pPr>
            <w:r>
              <w:t>Ⲁϥⲉⲣⲛⲩⲙⲫⲓⲛ ⲉ̀ⲃⲟⲗϩⲁ ⲛⲁ ⲛ̀ⲕⲁϩⲓ:</w:t>
            </w:r>
          </w:p>
          <w:p w14:paraId="1A5ECC80" w14:textId="77777777" w:rsidR="0074650C" w:rsidRDefault="0074650C" w:rsidP="00C96A85">
            <w:pPr>
              <w:pStyle w:val="CopticVersemulti-line"/>
            </w:pPr>
            <w:r>
              <w:t>ⲟⲩⲟϩ ⲁϥⲕⲱϯ ⲛ̀ⲛⲁ ⲛⲓⲫⲏⲟⲩⲓ̀:</w:t>
            </w:r>
          </w:p>
          <w:p w14:paraId="41D8064B" w14:textId="77777777" w:rsidR="0074650C" w:rsidRDefault="0074650C" w:rsidP="00C96A85">
            <w:pPr>
              <w:pStyle w:val="CopticVersemulti-line"/>
            </w:pPr>
            <w:r>
              <w:t>ⲁϥϭⲟϫⲓ ϧⲉⲛ ⲡⲓⲥ̀ⲧⲁⲇⲓⲟⲛ:</w:t>
            </w:r>
          </w:p>
          <w:p w14:paraId="17764324" w14:textId="77777777" w:rsidR="0074650C" w:rsidRDefault="0074650C" w:rsidP="00C96A85">
            <w:pPr>
              <w:pStyle w:val="CopticHangingVerse"/>
            </w:pPr>
            <w:r>
              <w:t>ⲛ̀ⲧⲉ ϯⲙⲉⲧⲙⲁⲣⲧⲩⲣⲟⲥ.</w:t>
            </w:r>
          </w:p>
        </w:tc>
      </w:tr>
      <w:tr w:rsidR="0074650C" w14:paraId="1AE189CC" w14:textId="77777777" w:rsidTr="0074650C">
        <w:trPr>
          <w:cantSplit/>
          <w:jc w:val="center"/>
        </w:trPr>
        <w:tc>
          <w:tcPr>
            <w:tcW w:w="288" w:type="dxa"/>
          </w:tcPr>
          <w:p w14:paraId="58F547FD" w14:textId="77777777" w:rsidR="0074650C" w:rsidRDefault="0074650C" w:rsidP="0074650C">
            <w:pPr>
              <w:pStyle w:val="CopticCross"/>
            </w:pPr>
          </w:p>
        </w:tc>
        <w:tc>
          <w:tcPr>
            <w:tcW w:w="3960" w:type="dxa"/>
          </w:tcPr>
          <w:p w14:paraId="54D79FC2" w14:textId="77777777" w:rsidR="0074650C" w:rsidRPr="004764BD" w:rsidRDefault="0074650C" w:rsidP="00C96A85">
            <w:pPr>
              <w:pStyle w:val="EngHang"/>
            </w:pPr>
            <w:r w:rsidRPr="004764BD">
              <w:t>He shamed Decius,</w:t>
            </w:r>
          </w:p>
          <w:p w14:paraId="6F18B010" w14:textId="77777777" w:rsidR="0074650C" w:rsidRPr="004764BD" w:rsidRDefault="0074650C" w:rsidP="00C96A85">
            <w:pPr>
              <w:pStyle w:val="EngHang"/>
            </w:pPr>
            <w:r w:rsidRPr="004764BD">
              <w:t>The ungodly king,</w:t>
            </w:r>
          </w:p>
          <w:p w14:paraId="212746CE" w14:textId="77777777" w:rsidR="0074650C" w:rsidRPr="004764BD" w:rsidRDefault="0074650C" w:rsidP="00C96A85">
            <w:pPr>
              <w:pStyle w:val="EngHang"/>
            </w:pPr>
            <w:r w:rsidRPr="004764BD">
              <w:t>Through his great patience</w:t>
            </w:r>
          </w:p>
          <w:p w14:paraId="7AD42360" w14:textId="77777777" w:rsidR="0074650C" w:rsidRDefault="0074650C" w:rsidP="00C96A85">
            <w:pPr>
              <w:pStyle w:val="EngHangEnd"/>
            </w:pPr>
            <w:r w:rsidRPr="004764BD">
              <w:t xml:space="preserve">And the </w:t>
            </w:r>
            <w:r>
              <w:t>suffering of torture</w:t>
            </w:r>
            <w:r w:rsidRPr="004764BD">
              <w:t>.</w:t>
            </w:r>
          </w:p>
        </w:tc>
        <w:tc>
          <w:tcPr>
            <w:tcW w:w="288" w:type="dxa"/>
          </w:tcPr>
          <w:p w14:paraId="375E1236" w14:textId="77777777" w:rsidR="0074650C" w:rsidRDefault="0074650C" w:rsidP="0074650C"/>
        </w:tc>
        <w:tc>
          <w:tcPr>
            <w:tcW w:w="288" w:type="dxa"/>
          </w:tcPr>
          <w:p w14:paraId="2EED70AB" w14:textId="77777777" w:rsidR="0074650C" w:rsidRDefault="0074650C" w:rsidP="0074650C">
            <w:pPr>
              <w:pStyle w:val="CopticCross"/>
            </w:pPr>
          </w:p>
        </w:tc>
        <w:tc>
          <w:tcPr>
            <w:tcW w:w="3960" w:type="dxa"/>
          </w:tcPr>
          <w:p w14:paraId="66081BCC" w14:textId="77777777" w:rsidR="0074650C" w:rsidRDefault="0074650C" w:rsidP="00C96A85">
            <w:pPr>
              <w:pStyle w:val="CopticVersemulti-line"/>
            </w:pPr>
            <w:r>
              <w:t>Ⲁϥϯϣⲓⲡⲓ ⲛ̀Ⲇⲉⲕⲓⲟⲥ:</w:t>
            </w:r>
          </w:p>
          <w:p w14:paraId="601F4C7B" w14:textId="77777777" w:rsidR="0074650C" w:rsidRDefault="0074650C" w:rsidP="00C96A85">
            <w:pPr>
              <w:pStyle w:val="CopticVersemulti-line"/>
            </w:pPr>
            <w:r>
              <w:t>ⲡⲓⲟⲩⲣⲟ ⲛ̀ⲁ̀ⲥⲉⲃⲏⲥ:</w:t>
            </w:r>
          </w:p>
          <w:p w14:paraId="2BC5EFB0" w14:textId="77777777" w:rsidR="0074650C" w:rsidRDefault="0074650C" w:rsidP="00C96A85">
            <w:pPr>
              <w:pStyle w:val="CopticVersemulti-line"/>
            </w:pPr>
            <w:r>
              <w:t>ϩⲓⲧⲉⲛ ⲧⲉϥⲛⲓϣϯ ⲛ̀ϩⲩⲡⲟⲙⲟⲛⲏ:</w:t>
            </w:r>
          </w:p>
          <w:p w14:paraId="63890715" w14:textId="77777777" w:rsidR="0074650C" w:rsidRDefault="0074650C" w:rsidP="00C96A85">
            <w:pPr>
              <w:pStyle w:val="CopticHangingVerse"/>
            </w:pPr>
            <w:r>
              <w:t>ⲛⲉⲙ ⲡ̀ϧⲓⲥⲓ ⲛ̀ⲧⲉ ⲛⲓⲃⲁⲥⲁⲛⲟⲥ.</w:t>
            </w:r>
          </w:p>
        </w:tc>
      </w:tr>
      <w:tr w:rsidR="0074650C" w14:paraId="1D7C4DF2" w14:textId="77777777" w:rsidTr="0074650C">
        <w:trPr>
          <w:cantSplit/>
          <w:jc w:val="center"/>
        </w:trPr>
        <w:tc>
          <w:tcPr>
            <w:tcW w:w="288" w:type="dxa"/>
          </w:tcPr>
          <w:p w14:paraId="5970106E" w14:textId="77777777" w:rsidR="0074650C" w:rsidRDefault="0074650C" w:rsidP="0074650C">
            <w:pPr>
              <w:pStyle w:val="CopticCross"/>
            </w:pPr>
            <w:r w:rsidRPr="00FB5ACB">
              <w:t>¿</w:t>
            </w:r>
          </w:p>
        </w:tc>
        <w:tc>
          <w:tcPr>
            <w:tcW w:w="3960" w:type="dxa"/>
          </w:tcPr>
          <w:p w14:paraId="3B332414" w14:textId="77777777" w:rsidR="0074650C" w:rsidRDefault="0074650C" w:rsidP="00C96A85">
            <w:pPr>
              <w:pStyle w:val="EngHang"/>
            </w:pPr>
            <w:r w:rsidRPr="004764BD">
              <w:t xml:space="preserve">In this he wore the </w:t>
            </w:r>
          </w:p>
          <w:p w14:paraId="33FBDE1F" w14:textId="77777777" w:rsidR="0074650C" w:rsidRPr="004764BD" w:rsidRDefault="0074650C" w:rsidP="00C96A85">
            <w:pPr>
              <w:pStyle w:val="EngHang"/>
            </w:pPr>
            <w:r>
              <w:t>Unfading crown o</w:t>
            </w:r>
            <w:r w:rsidRPr="004764BD">
              <w:t>f martyrdom</w:t>
            </w:r>
            <w:r>
              <w:t>;</w:t>
            </w:r>
          </w:p>
          <w:p w14:paraId="60851058" w14:textId="77777777" w:rsidR="0074650C" w:rsidRPr="004764BD" w:rsidRDefault="0074650C" w:rsidP="00C96A85">
            <w:pPr>
              <w:pStyle w:val="EngHang"/>
            </w:pPr>
            <w:r w:rsidRPr="004764BD">
              <w:t xml:space="preserve">He kept a feast with all the </w:t>
            </w:r>
            <w:r>
              <w:t>saints</w:t>
            </w:r>
            <w:r w:rsidRPr="004764BD">
              <w:t>,</w:t>
            </w:r>
          </w:p>
          <w:p w14:paraId="6BD0EBF0" w14:textId="77777777" w:rsidR="0074650C" w:rsidRDefault="0074650C" w:rsidP="00C96A85">
            <w:pPr>
              <w:pStyle w:val="EngHangEnd"/>
            </w:pPr>
            <w:r w:rsidRPr="004764BD">
              <w:t>In the land of the living.</w:t>
            </w:r>
          </w:p>
        </w:tc>
        <w:tc>
          <w:tcPr>
            <w:tcW w:w="288" w:type="dxa"/>
          </w:tcPr>
          <w:p w14:paraId="48F84C93" w14:textId="77777777" w:rsidR="0074650C" w:rsidRDefault="0074650C" w:rsidP="0074650C"/>
        </w:tc>
        <w:tc>
          <w:tcPr>
            <w:tcW w:w="288" w:type="dxa"/>
          </w:tcPr>
          <w:p w14:paraId="789E7CF0" w14:textId="77777777" w:rsidR="0074650C" w:rsidRDefault="0074650C" w:rsidP="0074650C">
            <w:pPr>
              <w:pStyle w:val="CopticCross"/>
            </w:pPr>
            <w:r w:rsidRPr="00FB5ACB">
              <w:t>¿</w:t>
            </w:r>
          </w:p>
        </w:tc>
        <w:tc>
          <w:tcPr>
            <w:tcW w:w="3960" w:type="dxa"/>
          </w:tcPr>
          <w:p w14:paraId="732C05B6" w14:textId="77777777" w:rsidR="00C96A85" w:rsidRDefault="0074650C" w:rsidP="00C96A85">
            <w:pPr>
              <w:pStyle w:val="CopticVersemulti-line"/>
            </w:pPr>
            <w:r>
              <w:t>Ϧⲉⲛ ⲛⲁⲓ ⲁϥⲉⲣⲫⲟⲣⲓⲛ ⲙ̀ⲡⲓⲭ̀ⲗⲟⲙ</w:t>
            </w:r>
            <w:r w:rsidR="00C96A85">
              <w:t>:</w:t>
            </w:r>
          </w:p>
          <w:p w14:paraId="7AE40123" w14:textId="77777777" w:rsidR="0074650C" w:rsidRDefault="0074650C" w:rsidP="00C96A85">
            <w:pPr>
              <w:pStyle w:val="CopticVersemulti-line"/>
            </w:pPr>
            <w:r>
              <w:t>ⲛ̀ⲧⲁⲗⲱⲙ ⲛ̀ⲧⲉ ϯⲙⲉⲧⲙⲁⲣⲧⲩⲣⲟⲥ:</w:t>
            </w:r>
          </w:p>
          <w:p w14:paraId="180C9CD2" w14:textId="77777777" w:rsidR="0074650C" w:rsidRDefault="0074650C" w:rsidP="00C96A85">
            <w:pPr>
              <w:pStyle w:val="CopticVersemulti-line"/>
            </w:pPr>
            <w:r>
              <w:t>ⲁϥⲉⲣϣⲁⲓ ⲛⲉⲙ ⲛⲏⲉ̄ⲑ̄ⲩ̄ ⲧⲏⲣⲟⲩ:</w:t>
            </w:r>
          </w:p>
          <w:p w14:paraId="36E8D691" w14:textId="77777777" w:rsidR="0074650C" w:rsidRDefault="0074650C" w:rsidP="00C96A85">
            <w:pPr>
              <w:pStyle w:val="CopticHangingVerse"/>
            </w:pPr>
            <w:r>
              <w:t>ϧⲉⲛ ⲧ̀ϫⲱⲣⲁ ⲛ̀ⲧⲉ ⲛⲏⲧⲟⲛϧ.</w:t>
            </w:r>
          </w:p>
        </w:tc>
      </w:tr>
      <w:tr w:rsidR="0074650C" w14:paraId="687490EF" w14:textId="77777777" w:rsidTr="0074650C">
        <w:trPr>
          <w:cantSplit/>
          <w:jc w:val="center"/>
        </w:trPr>
        <w:tc>
          <w:tcPr>
            <w:tcW w:w="288" w:type="dxa"/>
          </w:tcPr>
          <w:p w14:paraId="44C70B84" w14:textId="77777777" w:rsidR="0074650C" w:rsidRPr="00FB5ACB" w:rsidRDefault="0074650C" w:rsidP="0074650C">
            <w:pPr>
              <w:pStyle w:val="CopticCross"/>
            </w:pPr>
          </w:p>
        </w:tc>
        <w:tc>
          <w:tcPr>
            <w:tcW w:w="3960" w:type="dxa"/>
          </w:tcPr>
          <w:p w14:paraId="23118F30" w14:textId="77777777" w:rsidR="0074650C" w:rsidRPr="004764BD" w:rsidRDefault="0074650C" w:rsidP="00C96A85">
            <w:pPr>
              <w:pStyle w:val="EngHang"/>
            </w:pPr>
            <w:r w:rsidRPr="004764BD">
              <w:t>Hail to you O martyr,</w:t>
            </w:r>
          </w:p>
          <w:p w14:paraId="73AEDBCF" w14:textId="77777777" w:rsidR="0074650C" w:rsidRPr="004764BD" w:rsidRDefault="0074650C" w:rsidP="00C96A85">
            <w:pPr>
              <w:pStyle w:val="EngHang"/>
            </w:pPr>
            <w:r w:rsidRPr="004764BD">
              <w:t>Hail to the courageous hero,</w:t>
            </w:r>
          </w:p>
          <w:p w14:paraId="163376F5" w14:textId="77777777" w:rsidR="0074650C" w:rsidRPr="004764BD" w:rsidRDefault="0074650C" w:rsidP="00C96A85">
            <w:pPr>
              <w:pStyle w:val="EngHang"/>
            </w:pPr>
            <w:r w:rsidRPr="004764BD">
              <w:t>Hail to the struggle-bearer</w:t>
            </w:r>
            <w:r>
              <w:t>,</w:t>
            </w:r>
          </w:p>
          <w:p w14:paraId="4F675810" w14:textId="77777777" w:rsidR="0074650C" w:rsidRDefault="0074650C" w:rsidP="00C96A85">
            <w:pPr>
              <w:pStyle w:val="EngHangEnd"/>
            </w:pPr>
            <w:r w:rsidRPr="004764BD">
              <w:t>Philopater Mercurius.</w:t>
            </w:r>
          </w:p>
        </w:tc>
        <w:tc>
          <w:tcPr>
            <w:tcW w:w="288" w:type="dxa"/>
          </w:tcPr>
          <w:p w14:paraId="4AAA4D75" w14:textId="77777777" w:rsidR="0074650C" w:rsidRDefault="0074650C" w:rsidP="0074650C"/>
        </w:tc>
        <w:tc>
          <w:tcPr>
            <w:tcW w:w="288" w:type="dxa"/>
          </w:tcPr>
          <w:p w14:paraId="026A4DB6" w14:textId="77777777" w:rsidR="0074650C" w:rsidRPr="00FB5ACB" w:rsidRDefault="0074650C" w:rsidP="0074650C">
            <w:pPr>
              <w:pStyle w:val="CopticCross"/>
            </w:pPr>
          </w:p>
        </w:tc>
        <w:tc>
          <w:tcPr>
            <w:tcW w:w="3960" w:type="dxa"/>
          </w:tcPr>
          <w:p w14:paraId="4333E82E" w14:textId="77777777" w:rsidR="0074650C" w:rsidRDefault="0074650C" w:rsidP="00C96A85">
            <w:pPr>
              <w:pStyle w:val="CopticVersemulti-line"/>
            </w:pPr>
            <w:r>
              <w:t>Ⲭⲉⲣⲉ ⲛⲁⲕ ⲱ̀ ⲡⲓⲙⲁⲣⲧⲩⲣⲟⲥ:</w:t>
            </w:r>
          </w:p>
          <w:p w14:paraId="395EF4DF" w14:textId="77777777" w:rsidR="0074650C" w:rsidRDefault="0074650C" w:rsidP="00C96A85">
            <w:pPr>
              <w:pStyle w:val="CopticVersemulti-line"/>
            </w:pPr>
            <w:r>
              <w:t>ⲭⲉⲣⲉ ⲡⲓϣⲱⲓⲕ ⲛ̀ⲅⲉⲛⲛⲉⲟⲥ:</w:t>
            </w:r>
          </w:p>
          <w:p w14:paraId="0AE4D66C" w14:textId="77777777" w:rsidR="0074650C" w:rsidRDefault="0074650C" w:rsidP="00C96A85">
            <w:pPr>
              <w:pStyle w:val="CopticVersemulti-line"/>
            </w:pPr>
            <w:r>
              <w:t>ⲭⲉⲣⲉ ⲡⲓⲁⲑⲗⲟⲫⲟⲣⲟⲥ:</w:t>
            </w:r>
          </w:p>
          <w:p w14:paraId="0802A4AF" w14:textId="77777777" w:rsidR="0074650C" w:rsidRDefault="0074650C" w:rsidP="00C96A85">
            <w:pPr>
              <w:pStyle w:val="CopticHangingVerse"/>
            </w:pPr>
            <w:r>
              <w:t>Ⲫⲓⲗⲟⲡⲁⲧⲏⲣ Ⲙⲉⲣⲕⲟⲩⲣⲓⲥ.</w:t>
            </w:r>
          </w:p>
        </w:tc>
      </w:tr>
      <w:tr w:rsidR="0074650C" w14:paraId="2AFBC2D5" w14:textId="77777777" w:rsidTr="0074650C">
        <w:trPr>
          <w:cantSplit/>
          <w:jc w:val="center"/>
        </w:trPr>
        <w:tc>
          <w:tcPr>
            <w:tcW w:w="288" w:type="dxa"/>
          </w:tcPr>
          <w:p w14:paraId="5AE905FA" w14:textId="77777777" w:rsidR="0074650C" w:rsidRPr="00FB5ACB" w:rsidRDefault="009E31CF" w:rsidP="0074650C">
            <w:pPr>
              <w:pStyle w:val="CopticCross"/>
            </w:pPr>
            <w:r w:rsidRPr="00FB5ACB">
              <w:t>¿</w:t>
            </w:r>
          </w:p>
        </w:tc>
        <w:tc>
          <w:tcPr>
            <w:tcW w:w="3960" w:type="dxa"/>
          </w:tcPr>
          <w:p w14:paraId="389729E7" w14:textId="77777777" w:rsidR="0074650C" w:rsidRPr="004764BD" w:rsidRDefault="0074650C" w:rsidP="00C96A85">
            <w:pPr>
              <w:pStyle w:val="EngHang"/>
            </w:pPr>
            <w:r w:rsidRPr="004764BD">
              <w:t>Pray to the Lord on our behalf,</w:t>
            </w:r>
          </w:p>
          <w:p w14:paraId="1A2F53D8" w14:textId="77777777" w:rsidR="0074650C" w:rsidRPr="004764BD" w:rsidRDefault="0074650C" w:rsidP="00C96A85">
            <w:pPr>
              <w:pStyle w:val="EngHang"/>
            </w:pPr>
            <w:r w:rsidRPr="004764BD">
              <w:t>O struggle-bearer the martyr,</w:t>
            </w:r>
          </w:p>
          <w:p w14:paraId="24B03F8A" w14:textId="77777777" w:rsidR="0074650C" w:rsidRPr="004764BD" w:rsidRDefault="0074650C" w:rsidP="00C96A85">
            <w:pPr>
              <w:pStyle w:val="EngHang"/>
            </w:pPr>
            <w:r w:rsidRPr="004764BD">
              <w:t>Philopater Merciurious,</w:t>
            </w:r>
          </w:p>
          <w:p w14:paraId="18826235" w14:textId="77777777" w:rsidR="0074650C" w:rsidRDefault="0074650C" w:rsidP="00C96A85">
            <w:pPr>
              <w:pStyle w:val="EngEnd"/>
            </w:pPr>
            <w:r w:rsidRPr="004764BD">
              <w:t>That He may</w:t>
            </w:r>
            <w:r>
              <w:t xml:space="preserve"> forgive us our sins.</w:t>
            </w:r>
          </w:p>
        </w:tc>
        <w:tc>
          <w:tcPr>
            <w:tcW w:w="288" w:type="dxa"/>
          </w:tcPr>
          <w:p w14:paraId="5CFE5342" w14:textId="77777777" w:rsidR="0074650C" w:rsidRDefault="0074650C" w:rsidP="0074650C"/>
        </w:tc>
        <w:tc>
          <w:tcPr>
            <w:tcW w:w="288" w:type="dxa"/>
          </w:tcPr>
          <w:p w14:paraId="23CCFA2C" w14:textId="77777777" w:rsidR="0074650C" w:rsidRPr="00FB5ACB" w:rsidRDefault="009E31CF" w:rsidP="0074650C">
            <w:pPr>
              <w:pStyle w:val="CopticCross"/>
            </w:pPr>
            <w:r w:rsidRPr="00FB5ACB">
              <w:t>¿</w:t>
            </w:r>
          </w:p>
        </w:tc>
        <w:tc>
          <w:tcPr>
            <w:tcW w:w="3960" w:type="dxa"/>
          </w:tcPr>
          <w:p w14:paraId="09A632BE" w14:textId="77777777" w:rsidR="0074650C" w:rsidRDefault="0074650C" w:rsidP="00C96A85">
            <w:pPr>
              <w:pStyle w:val="CopticVersemulti-line"/>
            </w:pPr>
            <w:r>
              <w:t>Ⲧⲱⲃϩ ⲙ̀Ⲡⲟ̄ⲥ̄ ⲉ̀ϩ̀ⲣⲏⲓ ⲉ̀ϫⲱⲛ:</w:t>
            </w:r>
          </w:p>
          <w:p w14:paraId="47F564CF" w14:textId="77777777" w:rsidR="0074650C" w:rsidRDefault="0074650C" w:rsidP="00C96A85">
            <w:pPr>
              <w:pStyle w:val="CopticVersemulti-line"/>
            </w:pPr>
            <w:r>
              <w:t>ⲱ̀ ⲡⲓⲁⲑⲗⲟⲫⲟⲣⲟⲥ ⲙ̀ⲙⲁⲣⲧⲩⲣⲟⲥ:</w:t>
            </w:r>
          </w:p>
          <w:p w14:paraId="2C294579" w14:textId="77777777" w:rsidR="0074650C" w:rsidRDefault="0074650C" w:rsidP="00C96A85">
            <w:pPr>
              <w:pStyle w:val="CopticVersemulti-line"/>
            </w:pPr>
            <w:r>
              <w:t>Ⲫⲓⲗⲟⲡⲁⲧⲏⲣ Ⲙⲉⲣⲕⲟⲩⲣⲓⲟⲥ:</w:t>
            </w:r>
          </w:p>
          <w:p w14:paraId="465AF87E" w14:textId="77777777" w:rsidR="0074650C" w:rsidRDefault="0074650C" w:rsidP="00C96A85">
            <w:pPr>
              <w:pStyle w:val="CopticHangingVerse"/>
            </w:pPr>
            <w:r>
              <w:t xml:space="preserve">ⲛ̀ⲧⲉϥⲭⲁ ⲛⲉⲛⲛⲟⲃⲓ ⲛⲁⲛ </w:t>
            </w:r>
            <w:r w:rsidRPr="00C96A85">
              <w:rPr>
                <w:rStyle w:val="CopticHangingVerseChar"/>
              </w:rPr>
              <w:t>ⲉ̀ⲃⲟⲗ</w:t>
            </w:r>
            <w:r>
              <w:t>.</w:t>
            </w:r>
          </w:p>
        </w:tc>
      </w:tr>
    </w:tbl>
    <w:p w14:paraId="78CC7A6C" w14:textId="6175E898" w:rsidR="00F76CFB" w:rsidRDefault="00F76CFB" w:rsidP="00F76CFB">
      <w:pPr>
        <w:pStyle w:val="Heading4"/>
      </w:pPr>
      <w:bookmarkStart w:id="1314" w:name="_Toc448227512"/>
      <w:r>
        <w:t>The Gospel Response for St. Philopater Mercurius</w:t>
      </w:r>
    </w:p>
    <w:p w14:paraId="03690B9B" w14:textId="215404FA" w:rsidR="003663F9" w:rsidRPr="003663F9" w:rsidRDefault="003663F9" w:rsidP="003663F9">
      <w:pPr>
        <w:pStyle w:val="Rubric"/>
      </w:pPr>
      <w:r>
        <w:t>The last verse of the Doxology may be inserted into the Annual Gospel Response.</w:t>
      </w:r>
    </w:p>
    <w:p w14:paraId="176E1CAE" w14:textId="04611FE6" w:rsidR="00DF43CA" w:rsidRDefault="00DF43CA" w:rsidP="00DF43CA">
      <w:pPr>
        <w:pStyle w:val="Heading3"/>
      </w:pPr>
      <w:r>
        <w:t>November 24 (25) / Athor 28: Martyrdom of St. Serapamon, the bishop of Nikiou</w:t>
      </w:r>
      <w:bookmarkEnd w:id="1314"/>
    </w:p>
    <w:p w14:paraId="31266C94" w14:textId="74CE43E4" w:rsidR="00F76CFB" w:rsidRPr="00F76CFB" w:rsidRDefault="00F76CFB" w:rsidP="00F76CFB">
      <w:pPr>
        <w:pStyle w:val="Heading4"/>
      </w:pPr>
      <w:bookmarkStart w:id="1315" w:name="_Ref434489794"/>
      <w:r>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6CFB" w14:paraId="6E806B11" w14:textId="77777777" w:rsidTr="00F76CFB">
        <w:trPr>
          <w:cantSplit/>
          <w:jc w:val="center"/>
        </w:trPr>
        <w:tc>
          <w:tcPr>
            <w:tcW w:w="288" w:type="dxa"/>
          </w:tcPr>
          <w:p w14:paraId="2A203FB6" w14:textId="77777777" w:rsidR="00F76CFB" w:rsidRDefault="00F76CFB" w:rsidP="00F76CFB">
            <w:pPr>
              <w:pStyle w:val="CopticCross"/>
            </w:pPr>
          </w:p>
        </w:tc>
        <w:tc>
          <w:tcPr>
            <w:tcW w:w="3960" w:type="dxa"/>
          </w:tcPr>
          <w:p w14:paraId="3238E9B5" w14:textId="77777777" w:rsidR="00F76CFB" w:rsidRDefault="00F76CFB" w:rsidP="00F76CFB">
            <w:pPr>
              <w:pStyle w:val="EngHang"/>
            </w:pPr>
            <w:r>
              <w:rPr>
                <w:rFonts w:hint="eastAsia"/>
              </w:rPr>
              <w:t>Hail to you, O martyr.</w:t>
            </w:r>
          </w:p>
          <w:p w14:paraId="4C6A8E42" w14:textId="77777777" w:rsidR="00F76CFB" w:rsidRDefault="00F76CFB" w:rsidP="00F76CFB">
            <w:pPr>
              <w:pStyle w:val="EngHang"/>
            </w:pPr>
            <w:r>
              <w:rPr>
                <w:rFonts w:hint="eastAsia"/>
              </w:rPr>
              <w:t>Hail to the noble athlete,</w:t>
            </w:r>
          </w:p>
          <w:p w14:paraId="2EE05B16" w14:textId="77777777" w:rsidR="00F76CFB" w:rsidRDefault="00F76CFB" w:rsidP="00F76CFB">
            <w:pPr>
              <w:pStyle w:val="EngHang"/>
            </w:pPr>
            <w:r>
              <w:rPr>
                <w:rFonts w:hint="eastAsia"/>
              </w:rPr>
              <w:t>Hail to the struggle-bearer,</w:t>
            </w:r>
          </w:p>
          <w:p w14:paraId="70131E0D" w14:textId="1D350D7A" w:rsidR="00F76CFB" w:rsidRDefault="00F76CFB" w:rsidP="00F76CFB">
            <w:pPr>
              <w:pStyle w:val="EngHangEnd"/>
            </w:pPr>
            <w:r>
              <w:t>Abba Searapamon the Bishop.</w:t>
            </w:r>
          </w:p>
        </w:tc>
        <w:tc>
          <w:tcPr>
            <w:tcW w:w="288" w:type="dxa"/>
          </w:tcPr>
          <w:p w14:paraId="2874C85E" w14:textId="77777777" w:rsidR="00F76CFB" w:rsidRDefault="00F76CFB" w:rsidP="00F76CFB"/>
        </w:tc>
        <w:tc>
          <w:tcPr>
            <w:tcW w:w="288" w:type="dxa"/>
          </w:tcPr>
          <w:p w14:paraId="23378A81" w14:textId="77777777" w:rsidR="00F76CFB" w:rsidRDefault="00F76CFB" w:rsidP="00F76CFB">
            <w:pPr>
              <w:pStyle w:val="CopticCross"/>
            </w:pPr>
          </w:p>
        </w:tc>
        <w:tc>
          <w:tcPr>
            <w:tcW w:w="3960" w:type="dxa"/>
          </w:tcPr>
          <w:p w14:paraId="24C92DDD" w14:textId="77777777" w:rsidR="00F76CFB" w:rsidRDefault="00F76CFB" w:rsidP="00F76CFB">
            <w:pPr>
              <w:pStyle w:val="CopticVersemulti-line"/>
            </w:pPr>
            <w:r>
              <w:t>Ⲭⲉⲣⲉ ⲛⲁⲕ ⲱ̀ ⲡⲓⲙⲁⲣⲧⲩⲣⲟⲥ:</w:t>
            </w:r>
          </w:p>
          <w:p w14:paraId="54F13733" w14:textId="77777777" w:rsidR="00F76CFB" w:rsidRDefault="00F76CFB" w:rsidP="00F76CFB">
            <w:pPr>
              <w:pStyle w:val="CopticVersemulti-line"/>
            </w:pPr>
            <w:r>
              <w:t>ⲭⲉⲣⲉ ⲡⲓϣⲱⲓϫ ⲛ̀ⲅⲉⲛⲛⲉⲟⲥ:</w:t>
            </w:r>
          </w:p>
          <w:p w14:paraId="44DF770B" w14:textId="77777777" w:rsidR="00F76CFB" w:rsidRDefault="00F76CFB" w:rsidP="00F76CFB">
            <w:pPr>
              <w:pStyle w:val="CopticVersemulti-line"/>
            </w:pPr>
            <w:r>
              <w:t>ⲭⲉⲣⲉ ⲡⲓⲁ̀ⲑⲗⲟⲫⲟⲣⲟⲥ:</w:t>
            </w:r>
          </w:p>
          <w:p w14:paraId="4BE6C0D4" w14:textId="71905340" w:rsidR="00F76CFB" w:rsidRDefault="00F76CFB" w:rsidP="00F76CFB">
            <w:pPr>
              <w:pStyle w:val="CopticHangingVerse"/>
            </w:pPr>
            <w:r>
              <w:t>ⲁⲃⲃⲁ Ⲥⲁⲣⲁⲡⲁⲙⲱⲛ ⲡⲓⲉ̀ⲡⲓⲥⲕⲟⲡⲟⲥ.</w:t>
            </w:r>
          </w:p>
        </w:tc>
      </w:tr>
    </w:tbl>
    <w:p w14:paraId="764EF4A2" w14:textId="382472CF" w:rsidR="00DF43CA" w:rsidRDefault="00DF43CA" w:rsidP="00DF43CA">
      <w:pPr>
        <w:pStyle w:val="Heading4"/>
      </w:pPr>
      <w:r>
        <w:t>The Doxology</w:t>
      </w:r>
      <w:r w:rsidR="00B46E6E">
        <w:t xml:space="preserve"> for St. Serapamon</w:t>
      </w:r>
      <w:bookmarkEnd w:id="13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F43CA" w14:paraId="4BBBA6FE" w14:textId="77777777" w:rsidTr="00DF43CA">
        <w:trPr>
          <w:cantSplit/>
          <w:jc w:val="center"/>
        </w:trPr>
        <w:tc>
          <w:tcPr>
            <w:tcW w:w="288" w:type="dxa"/>
          </w:tcPr>
          <w:p w14:paraId="4E0BD83F" w14:textId="77777777" w:rsidR="00DF43CA" w:rsidRDefault="00DF43CA" w:rsidP="00DF43CA">
            <w:pPr>
              <w:pStyle w:val="CopticCross"/>
            </w:pPr>
          </w:p>
        </w:tc>
        <w:tc>
          <w:tcPr>
            <w:tcW w:w="3960" w:type="dxa"/>
          </w:tcPr>
          <w:p w14:paraId="3773CA38" w14:textId="77777777" w:rsidR="00DF43CA" w:rsidRDefault="00DF43CA" w:rsidP="00DF43CA">
            <w:pPr>
              <w:pStyle w:val="EngHang"/>
            </w:pPr>
            <w:r>
              <w:t>O great star,</w:t>
            </w:r>
          </w:p>
          <w:p w14:paraId="70219E4F" w14:textId="77777777" w:rsidR="00DF43CA" w:rsidRDefault="00DF43CA" w:rsidP="00DF43CA">
            <w:pPr>
              <w:pStyle w:val="EngHang"/>
            </w:pPr>
            <w:r>
              <w:t>O holy shepherd,</w:t>
            </w:r>
          </w:p>
          <w:p w14:paraId="54C31FFA" w14:textId="77777777" w:rsidR="00DF43CA" w:rsidRDefault="00DF43CA" w:rsidP="00DF43CA">
            <w:pPr>
              <w:pStyle w:val="EngHang"/>
            </w:pPr>
            <w:r>
              <w:t>Abba Serapamon the bishop,</w:t>
            </w:r>
          </w:p>
          <w:p w14:paraId="5CAEAD95" w14:textId="77777777" w:rsidR="00DF43CA" w:rsidRDefault="00DF43CA" w:rsidP="00DF43CA">
            <w:pPr>
              <w:pStyle w:val="EngHangEnd"/>
            </w:pPr>
            <w:r>
              <w:t>The elect martyr.</w:t>
            </w:r>
          </w:p>
        </w:tc>
        <w:tc>
          <w:tcPr>
            <w:tcW w:w="288" w:type="dxa"/>
          </w:tcPr>
          <w:p w14:paraId="34461F52" w14:textId="77777777" w:rsidR="00DF43CA" w:rsidRDefault="00DF43CA" w:rsidP="00DF43CA"/>
        </w:tc>
        <w:tc>
          <w:tcPr>
            <w:tcW w:w="288" w:type="dxa"/>
          </w:tcPr>
          <w:p w14:paraId="012C5FBD" w14:textId="77777777" w:rsidR="00DF43CA" w:rsidRDefault="00DF43CA" w:rsidP="00DF43CA">
            <w:pPr>
              <w:pStyle w:val="CopticCross"/>
            </w:pPr>
          </w:p>
        </w:tc>
        <w:tc>
          <w:tcPr>
            <w:tcW w:w="3960" w:type="dxa"/>
          </w:tcPr>
          <w:p w14:paraId="1E618C0F" w14:textId="77777777" w:rsidR="00DF43CA" w:rsidRDefault="00DF43CA" w:rsidP="00DF43CA">
            <w:pPr>
              <w:pStyle w:val="CopticVersemulti-line"/>
            </w:pPr>
            <w:r>
              <w:t>Ⲱ ⲡⲓⲛⲓϣϯ ⲙ̀ⲫⲱⲥⲧⲏⲣ:</w:t>
            </w:r>
          </w:p>
          <w:p w14:paraId="1F46F059" w14:textId="77777777" w:rsidR="00DF43CA" w:rsidRDefault="00DF43CA" w:rsidP="00DF43CA">
            <w:pPr>
              <w:pStyle w:val="CopticVersemulti-line"/>
            </w:pPr>
            <w:r>
              <w:t>ⲡⲓⲙⲁⲛⲉ̀ⲥⲱⲟⲩ ⲉ̄ⲑ̄ⲩ̄:</w:t>
            </w:r>
          </w:p>
          <w:p w14:paraId="7F7F3D97" w14:textId="77777777" w:rsidR="00DF43CA" w:rsidRDefault="00DF43CA" w:rsidP="00DF43CA">
            <w:pPr>
              <w:pStyle w:val="CopticVersemulti-line"/>
            </w:pPr>
            <w:r>
              <w:t>ⲁⲃⲃⲁ Ⲥⲁⲣⲁⲡⲁⲙⲱⲛ ⲡⲓⲉ̀ⲡⲓⲥⲕⲟⲡⲟⲥ:</w:t>
            </w:r>
          </w:p>
          <w:p w14:paraId="4F6AB557" w14:textId="77777777" w:rsidR="00DF43CA" w:rsidRDefault="00DF43CA" w:rsidP="00DF43CA">
            <w:pPr>
              <w:pStyle w:val="CopticHangingVerse"/>
            </w:pPr>
            <w:r>
              <w:t>ⲟⲩⲟϩ ⲡⲓⲥⲱⲧⲡ ⲙ̀ⲙⲁⲣⲧⲩⲣⲟⲥ.</w:t>
            </w:r>
          </w:p>
        </w:tc>
      </w:tr>
      <w:tr w:rsidR="00DF43CA" w14:paraId="5BA1EA65" w14:textId="77777777" w:rsidTr="00DF43CA">
        <w:trPr>
          <w:cantSplit/>
          <w:jc w:val="center"/>
        </w:trPr>
        <w:tc>
          <w:tcPr>
            <w:tcW w:w="288" w:type="dxa"/>
          </w:tcPr>
          <w:p w14:paraId="790236B0" w14:textId="77777777" w:rsidR="00DF43CA" w:rsidRDefault="00DF43CA" w:rsidP="00DF43CA">
            <w:pPr>
              <w:pStyle w:val="CopticCross"/>
            </w:pPr>
            <w:r w:rsidRPr="00FB5ACB">
              <w:t>¿</w:t>
            </w:r>
          </w:p>
        </w:tc>
        <w:tc>
          <w:tcPr>
            <w:tcW w:w="3960" w:type="dxa"/>
          </w:tcPr>
          <w:p w14:paraId="64F8E4AA" w14:textId="77777777" w:rsidR="00DF43CA" w:rsidRDefault="00DF43CA" w:rsidP="00DF43CA">
            <w:pPr>
              <w:pStyle w:val="EngHang"/>
            </w:pPr>
            <w:r>
              <w:t xml:space="preserve">He </w:t>
            </w:r>
            <w:commentRangeStart w:id="1316"/>
            <w:r>
              <w:t>sprang forth</w:t>
            </w:r>
            <w:commentRangeEnd w:id="1316"/>
            <w:r>
              <w:rPr>
                <w:rStyle w:val="CommentReference"/>
                <w:rFonts w:ascii="Times New Roman" w:eastAsiaTheme="minorHAnsi" w:hAnsi="Times New Roman" w:cstheme="minorBidi"/>
                <w:color w:val="auto"/>
              </w:rPr>
              <w:commentReference w:id="1316"/>
            </w:r>
          </w:p>
          <w:p w14:paraId="3B6928CC" w14:textId="77777777" w:rsidR="00DF43CA" w:rsidRDefault="00DF43CA" w:rsidP="00DF43CA">
            <w:pPr>
              <w:pStyle w:val="EngHang"/>
            </w:pPr>
            <w:r>
              <w:t>From the blessed root,</w:t>
            </w:r>
          </w:p>
          <w:p w14:paraId="4C4EE82F" w14:textId="77777777" w:rsidR="00DF43CA" w:rsidRDefault="00DF43CA" w:rsidP="00DF43CA">
            <w:pPr>
              <w:pStyle w:val="EngHang"/>
            </w:pPr>
            <w:r>
              <w:t>Of Stephen,</w:t>
            </w:r>
          </w:p>
          <w:p w14:paraId="0A2E3742" w14:textId="77777777" w:rsidR="00DF43CA" w:rsidRDefault="00DF43CA" w:rsidP="00DF43CA">
            <w:pPr>
              <w:pStyle w:val="EngHangEnd"/>
            </w:pPr>
            <w:r>
              <w:t>The great, first martyr.</w:t>
            </w:r>
          </w:p>
        </w:tc>
        <w:tc>
          <w:tcPr>
            <w:tcW w:w="288" w:type="dxa"/>
          </w:tcPr>
          <w:p w14:paraId="2A0A8CD6" w14:textId="77777777" w:rsidR="00DF43CA" w:rsidRDefault="00DF43CA" w:rsidP="00DF43CA"/>
        </w:tc>
        <w:tc>
          <w:tcPr>
            <w:tcW w:w="288" w:type="dxa"/>
          </w:tcPr>
          <w:p w14:paraId="71C9A782" w14:textId="77777777" w:rsidR="00DF43CA" w:rsidRDefault="00DF43CA" w:rsidP="00DF43CA">
            <w:pPr>
              <w:pStyle w:val="CopticCross"/>
            </w:pPr>
            <w:r w:rsidRPr="00FB5ACB">
              <w:t>¿</w:t>
            </w:r>
          </w:p>
        </w:tc>
        <w:tc>
          <w:tcPr>
            <w:tcW w:w="3960" w:type="dxa"/>
          </w:tcPr>
          <w:p w14:paraId="602C2827" w14:textId="77777777" w:rsidR="00DF43CA" w:rsidRDefault="00DF43CA" w:rsidP="00DF43CA">
            <w:pPr>
              <w:pStyle w:val="CopticVersemulti-line"/>
            </w:pPr>
            <w:r>
              <w:t>Ⲫⲏⲉ̀ⲧⲁϥⲫⲓⲣⲓ ⲉ̀ⲃⲟⲗ:</w:t>
            </w:r>
          </w:p>
          <w:p w14:paraId="190D38D0" w14:textId="77777777" w:rsidR="00DF43CA" w:rsidRDefault="00DF43CA" w:rsidP="00DF43CA">
            <w:pPr>
              <w:pStyle w:val="CopticVersemulti-line"/>
            </w:pPr>
            <w:r>
              <w:t>ϧⲉⲛ ϯⲛⲟⲩⲛⲓ ⲉⲧⲥ̀ⲙⲁⲣⲱⲟⲩⲧ:</w:t>
            </w:r>
          </w:p>
          <w:p w14:paraId="2B493278" w14:textId="77777777" w:rsidR="00DF43CA" w:rsidRDefault="00DF43CA" w:rsidP="00DF43CA">
            <w:pPr>
              <w:pStyle w:val="CopticVersemulti-line"/>
            </w:pPr>
            <w:r>
              <w:t>ⲛ̀ⲧⲉ ⲡⲓⲛⲓϣϯ Ⲥⲧⲉⲫⲁⲛⲟⲥ:</w:t>
            </w:r>
          </w:p>
          <w:p w14:paraId="3221F432" w14:textId="77777777" w:rsidR="00DF43CA" w:rsidRDefault="00DF43CA" w:rsidP="00DF43CA">
            <w:pPr>
              <w:pStyle w:val="CopticHangingVerse"/>
            </w:pPr>
            <w:r>
              <w:t>ⲟⲩⲟϩ ⲡⲓϣⲟⲣⲡ ⲙ̀ⲙⲁⲣⲧⲩⲣⲟⲥ.</w:t>
            </w:r>
          </w:p>
        </w:tc>
      </w:tr>
      <w:tr w:rsidR="00DF43CA" w14:paraId="2CF229D4" w14:textId="77777777" w:rsidTr="00DF43CA">
        <w:trPr>
          <w:cantSplit/>
          <w:jc w:val="center"/>
        </w:trPr>
        <w:tc>
          <w:tcPr>
            <w:tcW w:w="288" w:type="dxa"/>
          </w:tcPr>
          <w:p w14:paraId="6DAA026D" w14:textId="77777777" w:rsidR="00DF43CA" w:rsidRDefault="00DF43CA" w:rsidP="00DF43CA">
            <w:pPr>
              <w:pStyle w:val="CopticCross"/>
            </w:pPr>
          </w:p>
        </w:tc>
        <w:tc>
          <w:tcPr>
            <w:tcW w:w="3960" w:type="dxa"/>
          </w:tcPr>
          <w:p w14:paraId="2E2BF25B" w14:textId="77777777" w:rsidR="00DF43CA" w:rsidRDefault="00DF43CA" w:rsidP="00DF43CA">
            <w:pPr>
              <w:pStyle w:val="EngHang"/>
            </w:pPr>
            <w:r>
              <w:t>He became a teacher,</w:t>
            </w:r>
          </w:p>
          <w:p w14:paraId="66FD501E" w14:textId="77777777" w:rsidR="00DF43CA" w:rsidRDefault="00DF43CA" w:rsidP="00DF43CA">
            <w:pPr>
              <w:pStyle w:val="EngHang"/>
            </w:pPr>
            <w:r>
              <w:t>And interpreted the holy Scriptures</w:t>
            </w:r>
          </w:p>
          <w:p w14:paraId="1EF77E8B" w14:textId="77777777" w:rsidR="00DF43CA" w:rsidRDefault="00DF43CA" w:rsidP="00DF43CA">
            <w:pPr>
              <w:pStyle w:val="EngHang"/>
            </w:pPr>
            <w:r>
              <w:t>By the Holy Spirit;</w:t>
            </w:r>
          </w:p>
          <w:p w14:paraId="17BE66B3" w14:textId="77777777" w:rsidR="00DF43CA" w:rsidRDefault="00DF43CA" w:rsidP="00DF43CA">
            <w:pPr>
              <w:pStyle w:val="EngHangEnd"/>
            </w:pPr>
            <w:r>
              <w:t>They called him the shepherd.</w:t>
            </w:r>
          </w:p>
        </w:tc>
        <w:tc>
          <w:tcPr>
            <w:tcW w:w="288" w:type="dxa"/>
          </w:tcPr>
          <w:p w14:paraId="7E76B073" w14:textId="77777777" w:rsidR="00DF43CA" w:rsidRDefault="00DF43CA" w:rsidP="00DF43CA"/>
        </w:tc>
        <w:tc>
          <w:tcPr>
            <w:tcW w:w="288" w:type="dxa"/>
          </w:tcPr>
          <w:p w14:paraId="2A5C1A4C" w14:textId="77777777" w:rsidR="00DF43CA" w:rsidRDefault="00DF43CA" w:rsidP="00DF43CA">
            <w:pPr>
              <w:pStyle w:val="CopticCross"/>
            </w:pPr>
          </w:p>
        </w:tc>
        <w:tc>
          <w:tcPr>
            <w:tcW w:w="3960" w:type="dxa"/>
          </w:tcPr>
          <w:p w14:paraId="2A69AC74" w14:textId="77777777" w:rsidR="00DF43CA" w:rsidRDefault="00DF43CA" w:rsidP="00DF43CA">
            <w:pPr>
              <w:pStyle w:val="CopticVersemulti-line"/>
            </w:pPr>
            <w:r>
              <w:t>Ⲫⲏⲉ̀ⲧⲁϥϣⲱⲡⲓ ⲛ̀ⲣⲉϥⲉ̀ⲙⲓ:</w:t>
            </w:r>
          </w:p>
          <w:p w14:paraId="3309A5A0" w14:textId="77777777" w:rsidR="00DF43CA" w:rsidRDefault="00DF43CA" w:rsidP="00DF43CA">
            <w:pPr>
              <w:pStyle w:val="CopticVersemulti-line"/>
            </w:pPr>
            <w:r>
              <w:t>ⲁϥⲉⲣⲙⲉⲛⲉⲩⲓⲛ ⲛ̀ⲛⲓⲅ̀ⲣⲁⲫⲏ ⲉ̄ⲑ̄ⲩ̄:</w:t>
            </w:r>
          </w:p>
          <w:p w14:paraId="1423A98B" w14:textId="77777777" w:rsidR="00DF43CA" w:rsidRDefault="00DF43CA" w:rsidP="00DF43CA">
            <w:pPr>
              <w:pStyle w:val="CopticVersemulti-line"/>
            </w:pPr>
            <w:r>
              <w:t>ϩⲓⲧⲉⲛ ⲡⲓⲠⲉⲛⲩⲙⲁ ⲉ̄ⲑ̄ⲩ̄:</w:t>
            </w:r>
          </w:p>
          <w:p w14:paraId="372BF8BD" w14:textId="77777777" w:rsidR="00DF43CA" w:rsidRDefault="00DF43CA" w:rsidP="00DF43CA">
            <w:pPr>
              <w:pStyle w:val="CopticHangingVerse"/>
            </w:pPr>
            <w:r>
              <w:t>ⲁⲩⲑⲱϩⲉⲙ ⲙ̀ⲙⲟϥ ⲡⲓⲙⲁⲛⲉ̀ⲥⲱⲟⲩ.</w:t>
            </w:r>
          </w:p>
        </w:tc>
      </w:tr>
      <w:tr w:rsidR="00DF43CA" w14:paraId="4F4D737F" w14:textId="77777777" w:rsidTr="00DF43CA">
        <w:trPr>
          <w:cantSplit/>
          <w:jc w:val="center"/>
        </w:trPr>
        <w:tc>
          <w:tcPr>
            <w:tcW w:w="288" w:type="dxa"/>
          </w:tcPr>
          <w:p w14:paraId="613B6236" w14:textId="77777777" w:rsidR="00DF43CA" w:rsidRDefault="00DF43CA" w:rsidP="00DF43CA">
            <w:pPr>
              <w:pStyle w:val="CopticCross"/>
            </w:pPr>
            <w:r w:rsidRPr="00FB5ACB">
              <w:t>¿</w:t>
            </w:r>
          </w:p>
        </w:tc>
        <w:tc>
          <w:tcPr>
            <w:tcW w:w="3960" w:type="dxa"/>
          </w:tcPr>
          <w:p w14:paraId="3E33944C" w14:textId="77777777" w:rsidR="00DF43CA" w:rsidRDefault="00DF43CA" w:rsidP="00DF43CA">
            <w:pPr>
              <w:pStyle w:val="EngHang"/>
            </w:pPr>
            <w:r>
              <w:t>Through his confession</w:t>
            </w:r>
          </w:p>
          <w:p w14:paraId="5BCD09EA" w14:textId="77777777" w:rsidR="00DF43CA" w:rsidRDefault="00DF43CA" w:rsidP="00DF43CA">
            <w:pPr>
              <w:pStyle w:val="EngHang"/>
            </w:pPr>
            <w:r>
              <w:t>Of Christ our Saviour,</w:t>
            </w:r>
          </w:p>
          <w:p w14:paraId="64023BD5" w14:textId="77777777" w:rsidR="00DF43CA" w:rsidRDefault="00DF43CA" w:rsidP="00DF43CA">
            <w:pPr>
              <w:pStyle w:val="EngHang"/>
            </w:pPr>
            <w:r>
              <w:t>He became worth of</w:t>
            </w:r>
          </w:p>
          <w:p w14:paraId="44BE54D0" w14:textId="77777777" w:rsidR="00DF43CA" w:rsidRDefault="00DF43CA" w:rsidP="00DF43CA">
            <w:pPr>
              <w:pStyle w:val="EngHangEnd"/>
            </w:pPr>
            <w:r>
              <w:t>The unfading crown of martyrdom.</w:t>
            </w:r>
          </w:p>
        </w:tc>
        <w:tc>
          <w:tcPr>
            <w:tcW w:w="288" w:type="dxa"/>
          </w:tcPr>
          <w:p w14:paraId="54C881C2" w14:textId="77777777" w:rsidR="00DF43CA" w:rsidRDefault="00DF43CA" w:rsidP="00DF43CA"/>
        </w:tc>
        <w:tc>
          <w:tcPr>
            <w:tcW w:w="288" w:type="dxa"/>
          </w:tcPr>
          <w:p w14:paraId="2B26D348" w14:textId="77777777" w:rsidR="00DF43CA" w:rsidRDefault="00DF43CA" w:rsidP="00DF43CA">
            <w:pPr>
              <w:pStyle w:val="CopticCross"/>
            </w:pPr>
            <w:r w:rsidRPr="00FB5ACB">
              <w:t>¿</w:t>
            </w:r>
          </w:p>
        </w:tc>
        <w:tc>
          <w:tcPr>
            <w:tcW w:w="3960" w:type="dxa"/>
          </w:tcPr>
          <w:p w14:paraId="0B8448E7" w14:textId="77777777" w:rsidR="00DF43CA" w:rsidRDefault="00DF43CA" w:rsidP="00DF43CA">
            <w:pPr>
              <w:pStyle w:val="CopticVersemulti-line"/>
            </w:pPr>
            <w:r>
              <w:t>Ϩⲓⲧⲉⲛ ⲧⲉϥⲟ̀ⲙⲟⲗⲟⲅⲓⲁ:</w:t>
            </w:r>
          </w:p>
          <w:p w14:paraId="6CED6DED" w14:textId="77777777" w:rsidR="00DF43CA" w:rsidRDefault="00DF43CA" w:rsidP="00DF43CA">
            <w:pPr>
              <w:pStyle w:val="CopticVersemulti-line"/>
            </w:pPr>
            <w:r>
              <w:t>ⲉ̀ϧⲟⲩⲛ ⲉ̀Ⲡⲭ̄ⲥ̄ ⲡⲉⲛⲤⲱⲧⲣⲏ:</w:t>
            </w:r>
          </w:p>
          <w:p w14:paraId="6B9F1D26" w14:textId="77777777" w:rsidR="00DF43CA" w:rsidRDefault="00DF43CA" w:rsidP="00DF43CA">
            <w:pPr>
              <w:pStyle w:val="CopticVersemulti-line"/>
            </w:pPr>
            <w:r>
              <w:t>ⲁϥⲉⲣⲉⲙ̀ⲡ̀ϣⲁ ⲙ̀ⲡⲓⲭ̀ⲗⲟⲙ ⲛ̀ⲁ̀ⲧⲁⲗⲱⲙ:</w:t>
            </w:r>
          </w:p>
          <w:p w14:paraId="522E24FA" w14:textId="77777777" w:rsidR="00DF43CA" w:rsidRDefault="00DF43CA" w:rsidP="00DF43CA">
            <w:pPr>
              <w:pStyle w:val="CopticHangingVerse"/>
            </w:pPr>
            <w:r>
              <w:t>ⲛ̀ⲧⲉ ϯⲙⲉⲧⲙⲁⲣⲧⲩⲣⲟⲥ.</w:t>
            </w:r>
          </w:p>
        </w:tc>
      </w:tr>
      <w:tr w:rsidR="00DF43CA" w14:paraId="26018E96" w14:textId="77777777" w:rsidTr="00DF43CA">
        <w:trPr>
          <w:cantSplit/>
          <w:jc w:val="center"/>
        </w:trPr>
        <w:tc>
          <w:tcPr>
            <w:tcW w:w="288" w:type="dxa"/>
          </w:tcPr>
          <w:p w14:paraId="69549F75" w14:textId="77777777" w:rsidR="00DF43CA" w:rsidRDefault="00DF43CA" w:rsidP="00DF43CA">
            <w:pPr>
              <w:pStyle w:val="CopticCross"/>
            </w:pPr>
          </w:p>
        </w:tc>
        <w:tc>
          <w:tcPr>
            <w:tcW w:w="3960" w:type="dxa"/>
          </w:tcPr>
          <w:p w14:paraId="6E7640EA" w14:textId="77777777" w:rsidR="00DF43CA" w:rsidRDefault="00DF43CA" w:rsidP="00DF43CA">
            <w:pPr>
              <w:pStyle w:val="EngHang"/>
            </w:pPr>
            <w:r>
              <w:t>He kept a feast with the martyrs,</w:t>
            </w:r>
          </w:p>
          <w:p w14:paraId="49A5430C" w14:textId="77777777" w:rsidR="00DF43CA" w:rsidRDefault="00DF43CA" w:rsidP="00DF43CA">
            <w:pPr>
              <w:pStyle w:val="EngHang"/>
            </w:pPr>
            <w:r>
              <w:t>In the Kingdom of the Heavens;</w:t>
            </w:r>
          </w:p>
          <w:p w14:paraId="640A0EE1" w14:textId="77777777" w:rsidR="00DF43CA" w:rsidRDefault="00DF43CA" w:rsidP="00DF43CA">
            <w:pPr>
              <w:pStyle w:val="EngHang"/>
            </w:pPr>
            <w:r>
              <w:t>He rejoiced with Christ</w:t>
            </w:r>
          </w:p>
          <w:p w14:paraId="70E9C0AD" w14:textId="77777777" w:rsidR="00DF43CA" w:rsidRPr="004764BD" w:rsidRDefault="00DF43CA" w:rsidP="00DF43CA">
            <w:pPr>
              <w:pStyle w:val="EngHangEnd"/>
            </w:pPr>
            <w:r>
              <w:t>In the region of the living.</w:t>
            </w:r>
          </w:p>
        </w:tc>
        <w:tc>
          <w:tcPr>
            <w:tcW w:w="288" w:type="dxa"/>
          </w:tcPr>
          <w:p w14:paraId="52919F1D" w14:textId="77777777" w:rsidR="00DF43CA" w:rsidRDefault="00DF43CA" w:rsidP="00DF43CA"/>
        </w:tc>
        <w:tc>
          <w:tcPr>
            <w:tcW w:w="288" w:type="dxa"/>
          </w:tcPr>
          <w:p w14:paraId="3791F586" w14:textId="77777777" w:rsidR="00DF43CA" w:rsidRDefault="00DF43CA" w:rsidP="00DF43CA">
            <w:pPr>
              <w:pStyle w:val="CopticCross"/>
            </w:pPr>
          </w:p>
        </w:tc>
        <w:tc>
          <w:tcPr>
            <w:tcW w:w="3960" w:type="dxa"/>
          </w:tcPr>
          <w:p w14:paraId="7584F549" w14:textId="77777777" w:rsidR="00DF43CA" w:rsidRDefault="00DF43CA" w:rsidP="00DF43CA">
            <w:pPr>
              <w:pStyle w:val="CopticVersemulti-line"/>
            </w:pPr>
            <w:r>
              <w:t>Ⲁϥⲉ̀ⲣϣⲁⲓ ⲛⲉⲙ ⲛⲓⲙⲁⲣⲧⲩⲣⲟⲥ:</w:t>
            </w:r>
          </w:p>
          <w:p w14:paraId="08C2E909" w14:textId="77777777" w:rsidR="00DF43CA" w:rsidRDefault="00DF43CA" w:rsidP="00DF43CA">
            <w:pPr>
              <w:pStyle w:val="CopticVersemulti-line"/>
            </w:pPr>
            <w:r>
              <w:t>ϧⲉⲛ ϯⲙⲉⲧⲟⲩⲣⲟ ⲛ̀ⲧⲉ ⲛⲓⲫⲏⲟⲩⲓ̀:</w:t>
            </w:r>
          </w:p>
          <w:p w14:paraId="3872A6F5" w14:textId="77777777" w:rsidR="00DF43CA" w:rsidRDefault="00DF43CA" w:rsidP="00DF43CA">
            <w:pPr>
              <w:pStyle w:val="CopticVersemulti-line"/>
            </w:pPr>
            <w:r>
              <w:t>ⲁϥⲟⲩⲛⲟϥ ⲙ̀ⲙⲟϥ ⲛⲉⲙ Ⲡⲭ̄ⲥ̄:</w:t>
            </w:r>
          </w:p>
          <w:p w14:paraId="217BD0AF" w14:textId="77777777" w:rsidR="00DF43CA" w:rsidRPr="003032D8" w:rsidRDefault="00DF43CA" w:rsidP="00DF43CA">
            <w:pPr>
              <w:pStyle w:val="CopticHangingVerse"/>
            </w:pPr>
            <w:r>
              <w:t>ϧⲉⲛ ⲧ̀ⲭⲱⲣⲁ ⲛ̀ⲧⲉ ⲛⲏⲉ̀ⲧⲟⲛϧ.</w:t>
            </w:r>
          </w:p>
        </w:tc>
      </w:tr>
      <w:tr w:rsidR="00DF43CA" w14:paraId="754BDA7C" w14:textId="77777777" w:rsidTr="00DF43CA">
        <w:trPr>
          <w:cantSplit/>
          <w:jc w:val="center"/>
        </w:trPr>
        <w:tc>
          <w:tcPr>
            <w:tcW w:w="288" w:type="dxa"/>
          </w:tcPr>
          <w:p w14:paraId="24C7CF22" w14:textId="77777777" w:rsidR="00DF43CA" w:rsidRDefault="00DF43CA" w:rsidP="00DF43CA">
            <w:pPr>
              <w:pStyle w:val="CopticCross"/>
            </w:pPr>
            <w:r w:rsidRPr="00FB5ACB">
              <w:t>¿</w:t>
            </w:r>
          </w:p>
        </w:tc>
        <w:tc>
          <w:tcPr>
            <w:tcW w:w="3960" w:type="dxa"/>
          </w:tcPr>
          <w:p w14:paraId="20621F80" w14:textId="77777777" w:rsidR="00DF43CA" w:rsidRDefault="00DF43CA" w:rsidP="00DF43CA">
            <w:pPr>
              <w:pStyle w:val="EngHang"/>
            </w:pPr>
            <w:r>
              <w:t>Likewise, we exalt you,</w:t>
            </w:r>
          </w:p>
          <w:p w14:paraId="6F5F244C" w14:textId="77777777" w:rsidR="00DF43CA" w:rsidRDefault="00DF43CA" w:rsidP="00DF43CA">
            <w:pPr>
              <w:pStyle w:val="EngHang"/>
            </w:pPr>
            <w:r>
              <w:t>With David the Psalmist,</w:t>
            </w:r>
          </w:p>
          <w:p w14:paraId="30007DA8" w14:textId="77777777" w:rsidR="00DF43CA" w:rsidRDefault="00DF43CA" w:rsidP="00DF43CA">
            <w:pPr>
              <w:pStyle w:val="EngHang"/>
            </w:pPr>
            <w:r>
              <w:t>You are a priest forever,</w:t>
            </w:r>
          </w:p>
          <w:p w14:paraId="1DE16E39" w14:textId="77777777" w:rsidR="00DF43CA" w:rsidRDefault="00DF43CA" w:rsidP="00DF43CA">
            <w:pPr>
              <w:pStyle w:val="EngHangEnd"/>
            </w:pPr>
            <w:r>
              <w:t>After the order of Melchizedek.</w:t>
            </w:r>
          </w:p>
        </w:tc>
        <w:tc>
          <w:tcPr>
            <w:tcW w:w="288" w:type="dxa"/>
          </w:tcPr>
          <w:p w14:paraId="6C4E5287" w14:textId="77777777" w:rsidR="00DF43CA" w:rsidRDefault="00DF43CA" w:rsidP="00DF43CA"/>
        </w:tc>
        <w:tc>
          <w:tcPr>
            <w:tcW w:w="288" w:type="dxa"/>
          </w:tcPr>
          <w:p w14:paraId="13C0EC5F" w14:textId="77777777" w:rsidR="00DF43CA" w:rsidRDefault="00DF43CA" w:rsidP="00DF43CA">
            <w:pPr>
              <w:pStyle w:val="CopticCross"/>
            </w:pPr>
            <w:r w:rsidRPr="00FB5ACB">
              <w:t>¿</w:t>
            </w:r>
          </w:p>
        </w:tc>
        <w:tc>
          <w:tcPr>
            <w:tcW w:w="3960" w:type="dxa"/>
          </w:tcPr>
          <w:p w14:paraId="6B38BE91" w14:textId="77777777" w:rsidR="00DF43CA" w:rsidRDefault="00DF43CA" w:rsidP="00DF43CA">
            <w:pPr>
              <w:pStyle w:val="CopticVersemulti-line"/>
            </w:pPr>
            <w:r>
              <w:t>Ⲱⲥⲁⲩⲧⲱⲥ ⲧⲉⲛϭⲓⲥⲓ ⲙ̀ⲙⲟⲕ:</w:t>
            </w:r>
          </w:p>
          <w:p w14:paraId="7AF3BA82" w14:textId="77777777" w:rsidR="00DF43CA" w:rsidRDefault="00DF43CA" w:rsidP="00DF43CA">
            <w:pPr>
              <w:pStyle w:val="CopticVersemulti-line"/>
            </w:pPr>
            <w:r>
              <w:t>ⲛⲉⲙ ⲡⲓϩⲩⲙⲛⲟⲇⲟⲥ Ⲇⲁⲩⲓⲇ:</w:t>
            </w:r>
          </w:p>
          <w:p w14:paraId="7346F48D" w14:textId="77777777" w:rsidR="00DF43CA" w:rsidRDefault="00DF43CA" w:rsidP="00DF43CA">
            <w:pPr>
              <w:pStyle w:val="CopticVersemulti-line"/>
            </w:pPr>
            <w:r>
              <w:t>ϫⲉ ⲛ̀ⲑⲟⲕ ⲡⲉ ⲡⲓⲟⲩⲏⲃ ϣⲁ ⲉ̀ⲛⲉϩ:</w:t>
            </w:r>
          </w:p>
          <w:p w14:paraId="0420B1A6" w14:textId="77777777" w:rsidR="00DF43CA" w:rsidRDefault="00DF43CA" w:rsidP="00DF43CA">
            <w:pPr>
              <w:pStyle w:val="CopticHangingVerse"/>
            </w:pPr>
            <w:r>
              <w:t>ⲕⲁⲧⲁ ⲧ̀ⲧⲁⲝⲓⲥ ⲙ̀Ⲙⲉⲗⲭⲓⲥⲁⲇⲉⲕ.</w:t>
            </w:r>
          </w:p>
        </w:tc>
      </w:tr>
      <w:tr w:rsidR="00DF43CA" w14:paraId="7752F048" w14:textId="77777777" w:rsidTr="00DF43CA">
        <w:trPr>
          <w:cantSplit/>
          <w:jc w:val="center"/>
        </w:trPr>
        <w:tc>
          <w:tcPr>
            <w:tcW w:w="288" w:type="dxa"/>
          </w:tcPr>
          <w:p w14:paraId="7A09B530" w14:textId="77777777" w:rsidR="00DF43CA" w:rsidRPr="00FB5ACB" w:rsidRDefault="00DF43CA" w:rsidP="00DF43CA">
            <w:pPr>
              <w:pStyle w:val="CopticCross"/>
            </w:pPr>
          </w:p>
        </w:tc>
        <w:tc>
          <w:tcPr>
            <w:tcW w:w="3960" w:type="dxa"/>
          </w:tcPr>
          <w:p w14:paraId="6178F33D" w14:textId="77777777" w:rsidR="00DF43CA" w:rsidRDefault="00DF43CA" w:rsidP="00DF43CA">
            <w:pPr>
              <w:pStyle w:val="EngHang"/>
            </w:pPr>
            <w:r>
              <w:t>Grant us Your true peace,</w:t>
            </w:r>
          </w:p>
          <w:p w14:paraId="78184E4A" w14:textId="77777777" w:rsidR="00DF43CA" w:rsidRDefault="00DF43CA" w:rsidP="00DF43CA">
            <w:pPr>
              <w:pStyle w:val="EngHang"/>
            </w:pPr>
            <w:r>
              <w:t>And the forgiveness of ours sins,</w:t>
            </w:r>
          </w:p>
          <w:p w14:paraId="578052A2" w14:textId="77777777" w:rsidR="00DF43CA" w:rsidRDefault="00DF43CA" w:rsidP="00DF43CA">
            <w:pPr>
              <w:pStyle w:val="EngHang"/>
            </w:pPr>
            <w:r>
              <w:t>O Christ, our Saviour,</w:t>
            </w:r>
          </w:p>
          <w:p w14:paraId="70EF0477" w14:textId="77777777" w:rsidR="00DF43CA" w:rsidRDefault="00DF43CA" w:rsidP="00DF43CA">
            <w:pPr>
              <w:pStyle w:val="EngHangEnd"/>
            </w:pPr>
            <w:r>
              <w:t>Through his acceptable prayers.</w:t>
            </w:r>
          </w:p>
        </w:tc>
        <w:tc>
          <w:tcPr>
            <w:tcW w:w="288" w:type="dxa"/>
          </w:tcPr>
          <w:p w14:paraId="1C8B2D7D" w14:textId="77777777" w:rsidR="00DF43CA" w:rsidRDefault="00DF43CA" w:rsidP="00DF43CA"/>
        </w:tc>
        <w:tc>
          <w:tcPr>
            <w:tcW w:w="288" w:type="dxa"/>
          </w:tcPr>
          <w:p w14:paraId="225CC963" w14:textId="77777777" w:rsidR="00DF43CA" w:rsidRPr="00FB5ACB" w:rsidRDefault="00DF43CA" w:rsidP="00DF43CA">
            <w:pPr>
              <w:pStyle w:val="CopticCross"/>
            </w:pPr>
          </w:p>
        </w:tc>
        <w:tc>
          <w:tcPr>
            <w:tcW w:w="3960" w:type="dxa"/>
          </w:tcPr>
          <w:p w14:paraId="5CA69E8C" w14:textId="77777777" w:rsidR="00DF43CA" w:rsidRDefault="00DF43CA" w:rsidP="00DF43CA">
            <w:pPr>
              <w:pStyle w:val="CopticVersemulti-line"/>
            </w:pPr>
            <w:r>
              <w:t>Ϩⲓⲧⲉⲛ ⲛⲉϥⲉⲩⲭⲏ ⲉⲩϣⲏⲡ:</w:t>
            </w:r>
          </w:p>
          <w:p w14:paraId="7F1D5AEA" w14:textId="77777777" w:rsidR="00DF43CA" w:rsidRDefault="00DF43CA" w:rsidP="00DF43CA">
            <w:pPr>
              <w:pStyle w:val="CopticVersemulti-line"/>
            </w:pPr>
            <w:r>
              <w:t>Ⲡⲭ̄ⲥ̄ ⲡⲉⲛⲤⲱⲧⲏⲣ:</w:t>
            </w:r>
          </w:p>
          <w:p w14:paraId="2435BF17" w14:textId="77777777" w:rsidR="00DF43CA" w:rsidRDefault="00DF43CA" w:rsidP="00DF43CA">
            <w:pPr>
              <w:pStyle w:val="CopticVersemulti-line"/>
            </w:pPr>
            <w:r>
              <w:t>ⲙⲟⲓ ⲛⲁⲛ ⲛ̀ⲧⲉⲕϩⲓⲣⲏⲛⲏ ⲙ̀ⲙⲏⲓ:</w:t>
            </w:r>
          </w:p>
          <w:p w14:paraId="3CF0A767" w14:textId="77777777" w:rsidR="00DF43CA" w:rsidRDefault="00DF43CA" w:rsidP="00DF43CA">
            <w:pPr>
              <w:pStyle w:val="CopticHangingVerse"/>
            </w:pPr>
            <w:r>
              <w:t>ⲛⲉⲙ ⲡ̀ⲭⲱ ⲉ̀ⲃⲟⲗ ⲉ̀ⲧⲉ ⲛⲉⲛⲛⲟⲃⲓ.</w:t>
            </w:r>
          </w:p>
        </w:tc>
      </w:tr>
      <w:tr w:rsidR="00DF43CA" w14:paraId="7AECDB8A" w14:textId="77777777" w:rsidTr="00DF43CA">
        <w:trPr>
          <w:cantSplit/>
          <w:jc w:val="center"/>
        </w:trPr>
        <w:tc>
          <w:tcPr>
            <w:tcW w:w="288" w:type="dxa"/>
          </w:tcPr>
          <w:p w14:paraId="43D90081" w14:textId="77777777" w:rsidR="00DF43CA" w:rsidRPr="00FB5ACB" w:rsidRDefault="00DF43CA" w:rsidP="00DF43CA">
            <w:pPr>
              <w:pStyle w:val="CopticCross"/>
            </w:pPr>
            <w:r w:rsidRPr="00FB5ACB">
              <w:t>¿</w:t>
            </w:r>
          </w:p>
        </w:tc>
        <w:tc>
          <w:tcPr>
            <w:tcW w:w="3960" w:type="dxa"/>
          </w:tcPr>
          <w:p w14:paraId="76F52290" w14:textId="77777777" w:rsidR="00DF43CA" w:rsidRDefault="00DF43CA" w:rsidP="00DF43CA">
            <w:pPr>
              <w:pStyle w:val="EngHang"/>
            </w:pPr>
            <w:r>
              <w:t>Pray to the Lord on our behalf,</w:t>
            </w:r>
          </w:p>
          <w:p w14:paraId="353BD604" w14:textId="77777777" w:rsidR="00DF43CA" w:rsidRDefault="00DF43CA" w:rsidP="00DF43CA">
            <w:pPr>
              <w:pStyle w:val="EngHang"/>
            </w:pPr>
            <w:r>
              <w:t>O struggle-bearer, the martyr,</w:t>
            </w:r>
          </w:p>
          <w:p w14:paraId="538E19EA" w14:textId="77777777" w:rsidR="00DF43CA" w:rsidRDefault="00DF43CA" w:rsidP="00DF43CA">
            <w:pPr>
              <w:pStyle w:val="EngHang"/>
            </w:pPr>
            <w:r>
              <w:t>Abba Serapamon the Bishop,</w:t>
            </w:r>
          </w:p>
          <w:p w14:paraId="0D850445" w14:textId="77777777" w:rsidR="00DF43CA" w:rsidRDefault="00DF43CA" w:rsidP="00DF43CA">
            <w:pPr>
              <w:pStyle w:val="EngHangEnd"/>
            </w:pPr>
            <w:r>
              <w:t>That He may forgive us ours sin.</w:t>
            </w:r>
          </w:p>
        </w:tc>
        <w:tc>
          <w:tcPr>
            <w:tcW w:w="288" w:type="dxa"/>
          </w:tcPr>
          <w:p w14:paraId="430191E0" w14:textId="77777777" w:rsidR="00DF43CA" w:rsidRDefault="00DF43CA" w:rsidP="00DF43CA"/>
        </w:tc>
        <w:tc>
          <w:tcPr>
            <w:tcW w:w="288" w:type="dxa"/>
          </w:tcPr>
          <w:p w14:paraId="2E460ACE" w14:textId="77777777" w:rsidR="00DF43CA" w:rsidRPr="00FB5ACB" w:rsidRDefault="00DF43CA" w:rsidP="00DF43CA">
            <w:pPr>
              <w:pStyle w:val="CopticCross"/>
            </w:pPr>
            <w:r w:rsidRPr="00FB5ACB">
              <w:t>¿</w:t>
            </w:r>
          </w:p>
        </w:tc>
        <w:tc>
          <w:tcPr>
            <w:tcW w:w="3960" w:type="dxa"/>
          </w:tcPr>
          <w:p w14:paraId="50193ECD" w14:textId="77777777" w:rsidR="00DF43CA" w:rsidRDefault="00DF43CA" w:rsidP="00DF43CA">
            <w:pPr>
              <w:pStyle w:val="CopticVersemulti-line"/>
            </w:pPr>
            <w:r>
              <w:t>Ⲧⲱⲃϩ ⲙⲠⲟ̄ⲥ̄ ⲉ̀ϩ̀ⲣⲏⲓ ⲉ̀ϫⲱⲛ:</w:t>
            </w:r>
          </w:p>
          <w:p w14:paraId="738B20A0" w14:textId="77777777" w:rsidR="00DF43CA" w:rsidRDefault="00DF43CA" w:rsidP="00DF43CA">
            <w:pPr>
              <w:pStyle w:val="CopticVersemulti-line"/>
            </w:pPr>
            <w:r>
              <w:t>ⲱ̀ ⲡⲓⲁ̀ⲑⲗⲟⲫⲟⲣⲟⲥ ⲙ̀ⲙⲁⲣⲧⲩⲣⲟⲥ:</w:t>
            </w:r>
          </w:p>
          <w:p w14:paraId="3B6F9861" w14:textId="77777777" w:rsidR="00DF43CA" w:rsidRDefault="00DF43CA" w:rsidP="00DF43CA">
            <w:pPr>
              <w:pStyle w:val="CopticVersemulti-line"/>
            </w:pPr>
            <w:r>
              <w:t>ⲁⲃⲃⲁ Ⲥⲁⲣⲁⲡⲁⲙⲱⲛ ⲡⲓⲉ̀ⲡⲓⲥⲕⲟⲡⲟⲥ:</w:t>
            </w:r>
          </w:p>
          <w:p w14:paraId="43359DA0" w14:textId="77777777" w:rsidR="00DF43CA" w:rsidRDefault="00DF43CA" w:rsidP="00DF43CA">
            <w:pPr>
              <w:pStyle w:val="CopticHangingVerse"/>
            </w:pPr>
            <w:r>
              <w:t>ⲛ̀ⲧⲉϥ ⲭⲁ ⲛⲉⲛⲛⲟⲃⲓ ⲛⲁⲛ ⲉ̀ⲃⲟⲗ.</w:t>
            </w:r>
          </w:p>
        </w:tc>
      </w:tr>
    </w:tbl>
    <w:p w14:paraId="1110B708" w14:textId="277CA422" w:rsidR="005114E8" w:rsidRPr="00F76CFB" w:rsidRDefault="005114E8" w:rsidP="005114E8">
      <w:pPr>
        <w:pStyle w:val="Heading4"/>
      </w:pPr>
      <w:bookmarkStart w:id="1317" w:name="_Toc448227513"/>
      <w:r>
        <w:lastRenderedPageBreak/>
        <w:t>The Hymn of the Intercessions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114E8" w14:paraId="1CD6A21B" w14:textId="77777777" w:rsidTr="005114E8">
        <w:trPr>
          <w:cantSplit/>
          <w:jc w:val="center"/>
        </w:trPr>
        <w:tc>
          <w:tcPr>
            <w:tcW w:w="288" w:type="dxa"/>
          </w:tcPr>
          <w:p w14:paraId="494A5EFC" w14:textId="77777777" w:rsidR="005114E8" w:rsidRDefault="005114E8" w:rsidP="005114E8">
            <w:pPr>
              <w:pStyle w:val="CopticCross"/>
            </w:pPr>
          </w:p>
        </w:tc>
        <w:tc>
          <w:tcPr>
            <w:tcW w:w="3960" w:type="dxa"/>
          </w:tcPr>
          <w:p w14:paraId="52325503" w14:textId="77777777" w:rsidR="005114E8" w:rsidRDefault="005114E8" w:rsidP="005114E8">
            <w:pPr>
              <w:pStyle w:val="EngHang"/>
            </w:pPr>
            <w:r>
              <w:t>Through the prayers</w:t>
            </w:r>
          </w:p>
          <w:p w14:paraId="7798420C" w14:textId="77777777" w:rsidR="005114E8" w:rsidRDefault="005114E8" w:rsidP="005114E8">
            <w:pPr>
              <w:pStyle w:val="EngHang"/>
            </w:pPr>
            <w:r>
              <w:t>Of the struggle-bearer, the martyr,</w:t>
            </w:r>
          </w:p>
          <w:p w14:paraId="4E6019AE" w14:textId="77777777" w:rsidR="005114E8" w:rsidRDefault="005114E8" w:rsidP="005114E8">
            <w:pPr>
              <w:pStyle w:val="EngHang"/>
            </w:pPr>
            <w:r>
              <w:t>Abba Sarapamon the Bishop,</w:t>
            </w:r>
          </w:p>
          <w:p w14:paraId="1C6151E6" w14:textId="772B9A9D" w:rsidR="005114E8" w:rsidRDefault="005114E8" w:rsidP="005114E8">
            <w:pPr>
              <w:pStyle w:val="EngHangEnd"/>
            </w:pPr>
            <w:r>
              <w:t>O Lord, grant us the forgiveness of our sins.</w:t>
            </w:r>
          </w:p>
        </w:tc>
        <w:tc>
          <w:tcPr>
            <w:tcW w:w="288" w:type="dxa"/>
          </w:tcPr>
          <w:p w14:paraId="5C8FB7B9" w14:textId="77777777" w:rsidR="005114E8" w:rsidRDefault="005114E8" w:rsidP="005114E8"/>
        </w:tc>
        <w:tc>
          <w:tcPr>
            <w:tcW w:w="288" w:type="dxa"/>
          </w:tcPr>
          <w:p w14:paraId="108825E0" w14:textId="77777777" w:rsidR="005114E8" w:rsidRDefault="005114E8" w:rsidP="005114E8">
            <w:pPr>
              <w:pStyle w:val="CopticCross"/>
            </w:pPr>
          </w:p>
        </w:tc>
        <w:tc>
          <w:tcPr>
            <w:tcW w:w="3960" w:type="dxa"/>
          </w:tcPr>
          <w:p w14:paraId="7033AA5F" w14:textId="77777777" w:rsidR="005114E8" w:rsidRDefault="005114E8" w:rsidP="005114E8">
            <w:pPr>
              <w:pStyle w:val="CopticVersemulti-line"/>
            </w:pPr>
            <w:r>
              <w:t>Ϩⲓⲧⲉⲛ ⲛⲓⲉⲩⲭⲏ</w:t>
            </w:r>
          </w:p>
          <w:p w14:paraId="39963ADB" w14:textId="7F836E84" w:rsidR="005114E8" w:rsidRDefault="005114E8" w:rsidP="005114E8">
            <w:pPr>
              <w:pStyle w:val="CopticVersemulti-line"/>
            </w:pPr>
            <w:r>
              <w:t>ⲛ̀ⲧⲉ ⲡⲓⲁⲑⲗⲟⲫⲟⲣⲟⲥ ⲙ̀ⲙⲁⲣⲧⲩⲣⲟⲥ:</w:t>
            </w:r>
          </w:p>
          <w:p w14:paraId="0B139B3F" w14:textId="77777777" w:rsidR="005114E8" w:rsidRDefault="005114E8" w:rsidP="005114E8">
            <w:pPr>
              <w:pStyle w:val="CopticVersemulti-line"/>
            </w:pPr>
            <w:r>
              <w:t>ⲁⲃⲃⲁ Ⲥⲁⲣⲁⲡⲁⲙⲱⲛ ⲡⲓⲱ̀ⲡⲓⲥⲕⲟⲡⲟⲥ.</w:t>
            </w:r>
          </w:p>
          <w:p w14:paraId="005A21FD" w14:textId="10D0CFFA" w:rsidR="005114E8" w:rsidRDefault="005114E8" w:rsidP="005114E8">
            <w:pPr>
              <w:pStyle w:val="CopticHangingVerse"/>
            </w:pPr>
            <w:r>
              <w:t>Ⲡϭⲟⲓⲥ ⲁⲣⲓϩ̀ⲙⲟⲧ ⲛⲁⲛ ⲙ̀ⲡⲓⲭⲱ ⲉ̀ⲃⲟⲗ ⲛ̀ⲧⲉ ⲛⲉⲛⲛⲟⲃⲓ.</w:t>
            </w:r>
          </w:p>
        </w:tc>
      </w:tr>
    </w:tbl>
    <w:p w14:paraId="667E2B73" w14:textId="4052AF77" w:rsidR="005114E8" w:rsidRDefault="005114E8" w:rsidP="005114E8">
      <w:pPr>
        <w:pStyle w:val="Heading4"/>
      </w:pPr>
      <w:r>
        <w:t>The Gospel Response for St. Serapamon</w:t>
      </w:r>
    </w:p>
    <w:p w14:paraId="3F222D51" w14:textId="0FB53A6C" w:rsidR="003663F9" w:rsidRPr="003663F9" w:rsidRDefault="003663F9" w:rsidP="003663F9">
      <w:pPr>
        <w:pStyle w:val="Rubric"/>
      </w:pPr>
      <w:r>
        <w:t>The last verse of the Doxology may be inserted into the Annaul Gospel Response.</w:t>
      </w:r>
    </w:p>
    <w:p w14:paraId="6BAF23DB" w14:textId="762495CA" w:rsidR="00B52D77" w:rsidRDefault="00B52D77" w:rsidP="00B52D77">
      <w:pPr>
        <w:pStyle w:val="Heading3"/>
      </w:pPr>
      <w:r>
        <w:t>November 25 (26) / Athor 29: Commemoration of the Annunciation, Nativity, and Resurrection on the 29</w:t>
      </w:r>
      <w:r w:rsidRPr="00C0205C">
        <w:rPr>
          <w:vertAlign w:val="superscript"/>
        </w:rPr>
        <w:t>th</w:t>
      </w:r>
      <w:r>
        <w:t xml:space="preserve"> of Every Month</w:t>
      </w:r>
      <w:bookmarkEnd w:id="1317"/>
    </w:p>
    <w:p w14:paraId="38FF89F6" w14:textId="07FE3A64"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3E5C7085" w14:textId="77777777" w:rsidR="00027E5B" w:rsidRDefault="00027E5B" w:rsidP="00027E5B">
      <w:pPr>
        <w:pStyle w:val="Heading3"/>
      </w:pPr>
      <w:bookmarkStart w:id="1318" w:name="_Toc448227514"/>
      <w:r>
        <w:t>November 26 (27) / Athor 30: Consecration of a Church of St. Cosmas and Damian, Their Brothers and Their Mother</w:t>
      </w:r>
      <w:bookmarkEnd w:id="1318"/>
    </w:p>
    <w:p w14:paraId="7B556319" w14:textId="11886DE4" w:rsidR="00027E5B" w:rsidRPr="00027E5B" w:rsidRDefault="00027E5B" w:rsidP="00027E5B">
      <w:pPr>
        <w:pStyle w:val="Rubric"/>
      </w:pPr>
      <w:r>
        <w:t>See</w:t>
      </w:r>
      <w:r w:rsidR="00191A26">
        <w:t xml:space="preserve"> </w:t>
      </w:r>
      <w:r w:rsidR="00191A26">
        <w:fldChar w:fldCharType="begin"/>
      </w:r>
      <w:r w:rsidR="00191A26">
        <w:instrText xml:space="preserve"> REF _Ref434562715 \h </w:instrText>
      </w:r>
      <w:r w:rsidR="00191A26">
        <w:fldChar w:fldCharType="separate"/>
      </w:r>
      <w:r w:rsidR="000C7DE2">
        <w:t>November 18 (19) / Athor 22: Martyrdom of Sts. Cosmas, Damian, and their Brothers</w:t>
      </w:r>
      <w:r w:rsidR="00191A26">
        <w:fldChar w:fldCharType="end"/>
      </w:r>
      <w:r w:rsidR="00191A26">
        <w:t xml:space="preserve">, page </w:t>
      </w:r>
      <w:r w:rsidR="00191A26">
        <w:fldChar w:fldCharType="begin"/>
      </w:r>
      <w:r w:rsidR="00191A26">
        <w:instrText xml:space="preserve"> PAGEREF _Ref434562715 \h </w:instrText>
      </w:r>
      <w:r w:rsidR="00191A26">
        <w:fldChar w:fldCharType="separate"/>
      </w:r>
      <w:r w:rsidR="000C7DE2">
        <w:rPr>
          <w:noProof/>
        </w:rPr>
        <w:t>696</w:t>
      </w:r>
      <w:r w:rsidR="00191A26">
        <w:fldChar w:fldCharType="end"/>
      </w:r>
      <w:r>
        <w:t>.</w:t>
      </w:r>
    </w:p>
    <w:p w14:paraId="15C7AC8C" w14:textId="77777777" w:rsidR="00F67B89" w:rsidRDefault="00F67B89" w:rsidP="00F67B89">
      <w:pPr>
        <w:pStyle w:val="Heading3"/>
      </w:pPr>
      <w:bookmarkStart w:id="1319" w:name="_Toc448227515"/>
      <w:r>
        <w:t>November 27 (28) / Koiak 1: Consecration of the Church of St. Shenoute</w:t>
      </w:r>
      <w:bookmarkEnd w:id="1319"/>
    </w:p>
    <w:p w14:paraId="28333115" w14:textId="3EAD475A" w:rsidR="00F67B89" w:rsidRPr="00F67B89" w:rsidRDefault="00F67B89" w:rsidP="00BF77D7">
      <w:pPr>
        <w:pStyle w:val="Rubric"/>
      </w:pPr>
      <w:r>
        <w:t>See</w:t>
      </w:r>
      <w:r w:rsidR="00BF77D7">
        <w:t xml:space="preserve"> </w:t>
      </w:r>
      <w:r w:rsidR="00BF77D7">
        <w:fldChar w:fldCharType="begin"/>
      </w:r>
      <w:r w:rsidR="00BF77D7">
        <w:instrText xml:space="preserve"> REF _Ref436250323 \h </w:instrText>
      </w:r>
      <w:r w:rsidR="00BF77D7">
        <w:fldChar w:fldCharType="separate"/>
      </w:r>
      <w:r w:rsidR="000C7DE2">
        <w:rPr>
          <w:rFonts w:ascii="Times New Roman" w:hAnsi="Times New Roman" w:cs="Times New Roman"/>
        </w:rPr>
        <w:t>July 1 / Epip 7: St. Shenoute</w:t>
      </w:r>
      <w:r w:rsidR="00BF77D7">
        <w:fldChar w:fldCharType="end"/>
      </w:r>
      <w:r w:rsidR="00191A26">
        <w:t xml:space="preserve">, page </w:t>
      </w:r>
      <w:r w:rsidR="00191A26">
        <w:fldChar w:fldCharType="begin"/>
      </w:r>
      <w:r w:rsidR="00191A26">
        <w:instrText xml:space="preserve"> PAGEREF _Ref434562742 \h </w:instrText>
      </w:r>
      <w:r w:rsidR="00191A26">
        <w:fldChar w:fldCharType="separate"/>
      </w:r>
      <w:r w:rsidR="000C7DE2">
        <w:rPr>
          <w:noProof/>
        </w:rPr>
        <w:t>916</w:t>
      </w:r>
      <w:r w:rsidR="00191A26">
        <w:fldChar w:fldCharType="end"/>
      </w:r>
      <w:r>
        <w:t>.</w:t>
      </w:r>
    </w:p>
    <w:p w14:paraId="4EEEAB46" w14:textId="77777777" w:rsidR="007F571C" w:rsidRDefault="007F571C" w:rsidP="007F571C">
      <w:pPr>
        <w:pStyle w:val="Heading3"/>
      </w:pPr>
      <w:bookmarkStart w:id="1320" w:name="_Toc448227516"/>
      <w:r>
        <w:t>November 30 (December 1) / Koiak 4: Martyrdom of St. Andrew the Apostle</w:t>
      </w:r>
      <w:bookmarkEnd w:id="1320"/>
    </w:p>
    <w:p w14:paraId="352D828F" w14:textId="1B9F6138" w:rsidR="00205EA4" w:rsidRPr="00205EA4"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bookmarkEnd w:id="1263"/>
      <w:r>
        <w:t>.</w:t>
      </w:r>
    </w:p>
    <w:p w14:paraId="2DF67188" w14:textId="77777777" w:rsidR="00495F1A" w:rsidRDefault="00495F1A" w:rsidP="00495F1A">
      <w:pPr>
        <w:pStyle w:val="Heading2"/>
        <w:rPr>
          <w:rFonts w:ascii="FreeSerifAvvaShenouda" w:hAnsi="FreeSerifAvvaShenouda" w:cs="FreeSerifAvvaShenouda"/>
        </w:rPr>
      </w:pPr>
      <w:bookmarkStart w:id="1321" w:name="_Toc410196202"/>
      <w:bookmarkStart w:id="1322" w:name="_Toc410196444"/>
      <w:bookmarkStart w:id="1323" w:name="_Toc410196946"/>
      <w:bookmarkStart w:id="1324" w:name="_Toc448227517"/>
      <w:bookmarkStart w:id="1325" w:name="_Toc448696648"/>
      <w:bookmarkStart w:id="1326" w:name="December"/>
      <w:r>
        <w:lastRenderedPageBreak/>
        <w:t>December</w:t>
      </w:r>
      <w:bookmarkEnd w:id="1321"/>
      <w:bookmarkEnd w:id="1322"/>
      <w:bookmarkEnd w:id="1323"/>
      <w:r w:rsidR="00205EA4">
        <w:t xml:space="preserve"> or </w:t>
      </w:r>
      <w:r w:rsidR="00205EA4">
        <w:rPr>
          <w:rFonts w:ascii="FreeSerifAvvaShenouda" w:hAnsi="FreeSerifAvvaShenouda" w:cs="FreeSerifAvvaShenouda"/>
        </w:rPr>
        <w:t>Ⲕⲟⲓⲁϩⲕ</w:t>
      </w:r>
      <w:bookmarkEnd w:id="1324"/>
      <w:bookmarkEnd w:id="1325"/>
    </w:p>
    <w:sdt>
      <w:sdtPr>
        <w:id w:val="1691259792"/>
        <w:docPartObj>
          <w:docPartGallery w:val="Table of Contents"/>
          <w:docPartUnique/>
        </w:docPartObj>
      </w:sdtPr>
      <w:sdtEndPr>
        <w:rPr>
          <w:b/>
          <w:bCs/>
          <w:noProof/>
        </w:rPr>
      </w:sdtEndPr>
      <w:sdtContent>
        <w:p w14:paraId="52E61CAC" w14:textId="4F7271C4" w:rsidR="00E35F1F" w:rsidRDefault="009E261C">
          <w:pPr>
            <w:pStyle w:val="TOC2"/>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"2-3" \h \z \u \b December</w:instrText>
          </w:r>
          <w:r>
            <w:rPr>
              <w:noProof/>
            </w:rPr>
            <w:fldChar w:fldCharType="separate"/>
          </w:r>
          <w:hyperlink w:anchor="_Toc448227517" w:history="1">
            <w:r w:rsidR="00E35F1F" w:rsidRPr="00E023D2">
              <w:rPr>
                <w:rStyle w:val="Hyperlink"/>
                <w:noProof/>
              </w:rPr>
              <w:t xml:space="preserve">December or </w:t>
            </w:r>
            <w:r w:rsidR="00E35F1F" w:rsidRPr="00E023D2">
              <w:rPr>
                <w:rStyle w:val="Hyperlink"/>
                <w:rFonts w:ascii="FreeSerifAvvaShenouda" w:hAnsi="FreeSerifAvvaShenouda" w:cs="FreeSerifAvvaShenouda"/>
                <w:noProof/>
              </w:rPr>
              <w:t>Ⲕⲟⲓⲁϩⲕ</w:t>
            </w:r>
            <w:r w:rsidR="00E35F1F">
              <w:rPr>
                <w:noProof/>
                <w:webHidden/>
              </w:rPr>
              <w:tab/>
            </w:r>
            <w:r w:rsidR="00E35F1F">
              <w:rPr>
                <w:noProof/>
                <w:webHidden/>
              </w:rPr>
              <w:fldChar w:fldCharType="begin"/>
            </w:r>
            <w:r w:rsidR="00E35F1F">
              <w:rPr>
                <w:noProof/>
                <w:webHidden/>
              </w:rPr>
              <w:instrText xml:space="preserve"> PAGEREF _Toc448227517 \h </w:instrText>
            </w:r>
            <w:r w:rsidR="00E35F1F">
              <w:rPr>
                <w:noProof/>
                <w:webHidden/>
              </w:rPr>
            </w:r>
            <w:r w:rsidR="00E35F1F">
              <w:rPr>
                <w:noProof/>
                <w:webHidden/>
              </w:rPr>
              <w:fldChar w:fldCharType="separate"/>
            </w:r>
            <w:r w:rsidR="000C7DE2">
              <w:rPr>
                <w:noProof/>
                <w:webHidden/>
              </w:rPr>
              <w:t>705</w:t>
            </w:r>
            <w:r w:rsidR="00E35F1F">
              <w:rPr>
                <w:noProof/>
                <w:webHidden/>
              </w:rPr>
              <w:fldChar w:fldCharType="end"/>
            </w:r>
          </w:hyperlink>
        </w:p>
        <w:p w14:paraId="60E6C7E7" w14:textId="6E6A3FE7" w:rsidR="00E35F1F" w:rsidRDefault="00BF6550">
          <w:pPr>
            <w:pStyle w:val="TOC3"/>
            <w:tabs>
              <w:tab w:val="right" w:leader="dot" w:pos="8846"/>
            </w:tabs>
            <w:rPr>
              <w:rFonts w:asciiTheme="minorHAnsi" w:eastAsiaTheme="minorEastAsia" w:hAnsiTheme="minorHAnsi"/>
              <w:noProof/>
              <w:sz w:val="22"/>
              <w:lang w:val="en-US"/>
            </w:rPr>
          </w:pPr>
          <w:hyperlink w:anchor="_Toc448227518" w:history="1">
            <w:r w:rsidR="00E35F1F" w:rsidRPr="00E023D2">
              <w:rPr>
                <w:rStyle w:val="Hyperlink"/>
                <w:noProof/>
              </w:rPr>
              <w:t>December 1 (2) / Koiak 5: Martyrdom of St. Victor</w:t>
            </w:r>
            <w:r w:rsidR="00E35F1F">
              <w:rPr>
                <w:noProof/>
                <w:webHidden/>
              </w:rPr>
              <w:tab/>
            </w:r>
            <w:r w:rsidR="00E35F1F">
              <w:rPr>
                <w:noProof/>
                <w:webHidden/>
              </w:rPr>
              <w:fldChar w:fldCharType="begin"/>
            </w:r>
            <w:r w:rsidR="00E35F1F">
              <w:rPr>
                <w:noProof/>
                <w:webHidden/>
              </w:rPr>
              <w:instrText xml:space="preserve"> PAGEREF _Toc448227518 \h </w:instrText>
            </w:r>
            <w:r w:rsidR="00E35F1F">
              <w:rPr>
                <w:noProof/>
                <w:webHidden/>
              </w:rPr>
            </w:r>
            <w:r w:rsidR="00E35F1F">
              <w:rPr>
                <w:noProof/>
                <w:webHidden/>
              </w:rPr>
              <w:fldChar w:fldCharType="separate"/>
            </w:r>
            <w:r w:rsidR="000C7DE2">
              <w:rPr>
                <w:noProof/>
                <w:webHidden/>
              </w:rPr>
              <w:t>721</w:t>
            </w:r>
            <w:r w:rsidR="00E35F1F">
              <w:rPr>
                <w:noProof/>
                <w:webHidden/>
              </w:rPr>
              <w:fldChar w:fldCharType="end"/>
            </w:r>
          </w:hyperlink>
        </w:p>
        <w:p w14:paraId="108FC575" w14:textId="2D986CD7" w:rsidR="00E35F1F" w:rsidRDefault="00BF6550">
          <w:pPr>
            <w:pStyle w:val="TOC3"/>
            <w:tabs>
              <w:tab w:val="right" w:leader="dot" w:pos="8846"/>
            </w:tabs>
            <w:rPr>
              <w:rFonts w:asciiTheme="minorHAnsi" w:eastAsiaTheme="minorEastAsia" w:hAnsiTheme="minorHAnsi"/>
              <w:noProof/>
              <w:sz w:val="22"/>
              <w:lang w:val="en-US"/>
            </w:rPr>
          </w:pPr>
          <w:hyperlink w:anchor="_Toc448227519" w:history="1">
            <w:r w:rsidR="00E35F1F" w:rsidRPr="00E023D2">
              <w:rPr>
                <w:rStyle w:val="Hyperlink"/>
                <w:noProof/>
              </w:rPr>
              <w:t>December 2 (3) / Koiak 6: Pope Abraam the Syrian</w:t>
            </w:r>
            <w:r w:rsidR="00E35F1F">
              <w:rPr>
                <w:noProof/>
                <w:webHidden/>
              </w:rPr>
              <w:tab/>
            </w:r>
            <w:r w:rsidR="00E35F1F">
              <w:rPr>
                <w:noProof/>
                <w:webHidden/>
              </w:rPr>
              <w:fldChar w:fldCharType="begin"/>
            </w:r>
            <w:r w:rsidR="00E35F1F">
              <w:rPr>
                <w:noProof/>
                <w:webHidden/>
              </w:rPr>
              <w:instrText xml:space="preserve"> PAGEREF _Toc448227519 \h </w:instrText>
            </w:r>
            <w:r w:rsidR="00E35F1F">
              <w:rPr>
                <w:noProof/>
                <w:webHidden/>
              </w:rPr>
            </w:r>
            <w:r w:rsidR="00E35F1F">
              <w:rPr>
                <w:noProof/>
                <w:webHidden/>
              </w:rPr>
              <w:fldChar w:fldCharType="separate"/>
            </w:r>
            <w:r w:rsidR="000C7DE2">
              <w:rPr>
                <w:noProof/>
                <w:webHidden/>
              </w:rPr>
              <w:t>722</w:t>
            </w:r>
            <w:r w:rsidR="00E35F1F">
              <w:rPr>
                <w:noProof/>
                <w:webHidden/>
              </w:rPr>
              <w:fldChar w:fldCharType="end"/>
            </w:r>
          </w:hyperlink>
        </w:p>
        <w:p w14:paraId="7696D97D" w14:textId="12541C0A" w:rsidR="00E35F1F" w:rsidRDefault="00BF6550">
          <w:pPr>
            <w:pStyle w:val="TOC3"/>
            <w:tabs>
              <w:tab w:val="right" w:leader="dot" w:pos="8846"/>
            </w:tabs>
            <w:rPr>
              <w:rFonts w:asciiTheme="minorHAnsi" w:eastAsiaTheme="minorEastAsia" w:hAnsiTheme="minorHAnsi"/>
              <w:noProof/>
              <w:sz w:val="22"/>
              <w:lang w:val="en-US"/>
            </w:rPr>
          </w:pPr>
          <w:hyperlink w:anchor="_Toc448227520" w:history="1">
            <w:r w:rsidR="00E35F1F" w:rsidRPr="00E023D2">
              <w:rPr>
                <w:rStyle w:val="Hyperlink"/>
                <w:noProof/>
              </w:rPr>
              <w:t>December 4 (5) / Koiak 8: The Martyrdom of Sts. Barbara and Juliana</w:t>
            </w:r>
            <w:r w:rsidR="00E35F1F">
              <w:rPr>
                <w:noProof/>
                <w:webHidden/>
              </w:rPr>
              <w:tab/>
            </w:r>
            <w:r w:rsidR="00E35F1F">
              <w:rPr>
                <w:noProof/>
                <w:webHidden/>
              </w:rPr>
              <w:fldChar w:fldCharType="begin"/>
            </w:r>
            <w:r w:rsidR="00E35F1F">
              <w:rPr>
                <w:noProof/>
                <w:webHidden/>
              </w:rPr>
              <w:instrText xml:space="preserve"> PAGEREF _Toc448227520 \h </w:instrText>
            </w:r>
            <w:r w:rsidR="00E35F1F">
              <w:rPr>
                <w:noProof/>
                <w:webHidden/>
              </w:rPr>
            </w:r>
            <w:r w:rsidR="00E35F1F">
              <w:rPr>
                <w:noProof/>
                <w:webHidden/>
              </w:rPr>
              <w:fldChar w:fldCharType="separate"/>
            </w:r>
            <w:r w:rsidR="000C7DE2">
              <w:rPr>
                <w:noProof/>
                <w:webHidden/>
              </w:rPr>
              <w:t>723</w:t>
            </w:r>
            <w:r w:rsidR="00E35F1F">
              <w:rPr>
                <w:noProof/>
                <w:webHidden/>
              </w:rPr>
              <w:fldChar w:fldCharType="end"/>
            </w:r>
          </w:hyperlink>
        </w:p>
        <w:p w14:paraId="14229543" w14:textId="6C6D3C3D" w:rsidR="00E35F1F" w:rsidRDefault="00BF6550">
          <w:pPr>
            <w:pStyle w:val="TOC3"/>
            <w:tabs>
              <w:tab w:val="right" w:leader="dot" w:pos="8846"/>
            </w:tabs>
            <w:rPr>
              <w:rFonts w:asciiTheme="minorHAnsi" w:eastAsiaTheme="minorEastAsia" w:hAnsiTheme="minorHAnsi"/>
              <w:noProof/>
              <w:sz w:val="22"/>
              <w:lang w:val="en-US"/>
            </w:rPr>
          </w:pPr>
          <w:hyperlink w:anchor="_Toc448227521" w:history="1">
            <w:r w:rsidR="00E35F1F" w:rsidRPr="00E023D2">
              <w:rPr>
                <w:rStyle w:val="Hyperlink"/>
                <w:noProof/>
              </w:rPr>
              <w:t>December 4 (5) / Koiak 8: Also St. Samuel the Confessor</w:t>
            </w:r>
            <w:r w:rsidR="00E35F1F">
              <w:rPr>
                <w:noProof/>
                <w:webHidden/>
              </w:rPr>
              <w:tab/>
            </w:r>
            <w:r w:rsidR="00E35F1F">
              <w:rPr>
                <w:noProof/>
                <w:webHidden/>
              </w:rPr>
              <w:fldChar w:fldCharType="begin"/>
            </w:r>
            <w:r w:rsidR="00E35F1F">
              <w:rPr>
                <w:noProof/>
                <w:webHidden/>
              </w:rPr>
              <w:instrText xml:space="preserve"> PAGEREF _Toc448227521 \h </w:instrText>
            </w:r>
            <w:r w:rsidR="00E35F1F">
              <w:rPr>
                <w:noProof/>
                <w:webHidden/>
              </w:rPr>
            </w:r>
            <w:r w:rsidR="00E35F1F">
              <w:rPr>
                <w:noProof/>
                <w:webHidden/>
              </w:rPr>
              <w:fldChar w:fldCharType="separate"/>
            </w:r>
            <w:r w:rsidR="000C7DE2">
              <w:rPr>
                <w:noProof/>
                <w:webHidden/>
              </w:rPr>
              <w:t>724</w:t>
            </w:r>
            <w:r w:rsidR="00E35F1F">
              <w:rPr>
                <w:noProof/>
                <w:webHidden/>
              </w:rPr>
              <w:fldChar w:fldCharType="end"/>
            </w:r>
          </w:hyperlink>
        </w:p>
        <w:p w14:paraId="0DC4E0C4" w14:textId="41D6A7D9" w:rsidR="00E35F1F" w:rsidRDefault="00BF6550">
          <w:pPr>
            <w:pStyle w:val="TOC3"/>
            <w:tabs>
              <w:tab w:val="right" w:leader="dot" w:pos="8846"/>
            </w:tabs>
            <w:rPr>
              <w:rFonts w:asciiTheme="minorHAnsi" w:eastAsiaTheme="minorEastAsia" w:hAnsiTheme="minorHAnsi"/>
              <w:noProof/>
              <w:sz w:val="22"/>
              <w:lang w:val="en-US"/>
            </w:rPr>
          </w:pPr>
          <w:hyperlink w:anchor="_Toc448227522" w:history="1">
            <w:r w:rsidR="00E35F1F" w:rsidRPr="00E023D2">
              <w:rPr>
                <w:rStyle w:val="Hyperlink"/>
                <w:noProof/>
              </w:rPr>
              <w:t>December 6 (7) / Koiak 10: Relocation of St. Severus’ Relics</w:t>
            </w:r>
            <w:r w:rsidR="00E35F1F">
              <w:rPr>
                <w:noProof/>
                <w:webHidden/>
              </w:rPr>
              <w:tab/>
            </w:r>
            <w:r w:rsidR="00E35F1F">
              <w:rPr>
                <w:noProof/>
                <w:webHidden/>
              </w:rPr>
              <w:fldChar w:fldCharType="begin"/>
            </w:r>
            <w:r w:rsidR="00E35F1F">
              <w:rPr>
                <w:noProof/>
                <w:webHidden/>
              </w:rPr>
              <w:instrText xml:space="preserve"> PAGEREF _Toc448227522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54EF863C" w14:textId="7C106A24" w:rsidR="00E35F1F" w:rsidRDefault="00BF6550">
          <w:pPr>
            <w:pStyle w:val="TOC3"/>
            <w:tabs>
              <w:tab w:val="right" w:leader="dot" w:pos="8846"/>
            </w:tabs>
            <w:rPr>
              <w:rFonts w:asciiTheme="minorHAnsi" w:eastAsiaTheme="minorEastAsia" w:hAnsiTheme="minorHAnsi"/>
              <w:noProof/>
              <w:sz w:val="22"/>
              <w:lang w:val="en-US"/>
            </w:rPr>
          </w:pPr>
          <w:hyperlink w:anchor="_Toc448227523" w:history="1">
            <w:r w:rsidR="00E35F1F" w:rsidRPr="00E023D2">
              <w:rPr>
                <w:rStyle w:val="Hyperlink"/>
                <w:noProof/>
              </w:rPr>
              <w:t>December 8 (9) / Koiak 12: Commemoration of Archangel Michael</w:t>
            </w:r>
            <w:r w:rsidR="00E35F1F">
              <w:rPr>
                <w:noProof/>
                <w:webHidden/>
              </w:rPr>
              <w:tab/>
            </w:r>
            <w:r w:rsidR="00E35F1F">
              <w:rPr>
                <w:noProof/>
                <w:webHidden/>
              </w:rPr>
              <w:fldChar w:fldCharType="begin"/>
            </w:r>
            <w:r w:rsidR="00E35F1F">
              <w:rPr>
                <w:noProof/>
                <w:webHidden/>
              </w:rPr>
              <w:instrText xml:space="preserve"> PAGEREF _Toc448227523 \h </w:instrText>
            </w:r>
            <w:r w:rsidR="00E35F1F">
              <w:rPr>
                <w:noProof/>
                <w:webHidden/>
              </w:rPr>
            </w:r>
            <w:r w:rsidR="00E35F1F">
              <w:rPr>
                <w:noProof/>
                <w:webHidden/>
              </w:rPr>
              <w:fldChar w:fldCharType="separate"/>
            </w:r>
            <w:r w:rsidR="000C7DE2">
              <w:rPr>
                <w:noProof/>
                <w:webHidden/>
              </w:rPr>
              <w:t>726</w:t>
            </w:r>
            <w:r w:rsidR="00E35F1F">
              <w:rPr>
                <w:noProof/>
                <w:webHidden/>
              </w:rPr>
              <w:fldChar w:fldCharType="end"/>
            </w:r>
          </w:hyperlink>
        </w:p>
        <w:p w14:paraId="03FD8D22" w14:textId="4A0BD9C4" w:rsidR="00E35F1F" w:rsidRDefault="00BF6550">
          <w:pPr>
            <w:pStyle w:val="TOC3"/>
            <w:tabs>
              <w:tab w:val="right" w:leader="dot" w:pos="8846"/>
            </w:tabs>
            <w:rPr>
              <w:rFonts w:asciiTheme="minorHAnsi" w:eastAsiaTheme="minorEastAsia" w:hAnsiTheme="minorHAnsi"/>
              <w:noProof/>
              <w:sz w:val="22"/>
              <w:lang w:val="en-US"/>
            </w:rPr>
          </w:pPr>
          <w:hyperlink w:anchor="_Toc448227524" w:history="1">
            <w:r w:rsidR="00E35F1F" w:rsidRPr="00E023D2">
              <w:rPr>
                <w:rStyle w:val="Hyperlink"/>
                <w:noProof/>
              </w:rPr>
              <w:t>December 12 (13) / Koiak 16: Saint Spyridon</w:t>
            </w:r>
            <w:r w:rsidR="00E35F1F">
              <w:rPr>
                <w:noProof/>
                <w:webHidden/>
              </w:rPr>
              <w:tab/>
            </w:r>
            <w:r w:rsidR="00E35F1F">
              <w:rPr>
                <w:noProof/>
                <w:webHidden/>
              </w:rPr>
              <w:fldChar w:fldCharType="begin"/>
            </w:r>
            <w:r w:rsidR="00E35F1F">
              <w:rPr>
                <w:noProof/>
                <w:webHidden/>
              </w:rPr>
              <w:instrText xml:space="preserve"> PAGEREF _Toc448227524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11C02F5" w14:textId="0829A47D" w:rsidR="00E35F1F" w:rsidRDefault="00BF6550">
          <w:pPr>
            <w:pStyle w:val="TOC3"/>
            <w:tabs>
              <w:tab w:val="right" w:leader="dot" w:pos="8846"/>
            </w:tabs>
            <w:rPr>
              <w:rFonts w:asciiTheme="minorHAnsi" w:eastAsiaTheme="minorEastAsia" w:hAnsiTheme="minorHAnsi"/>
              <w:noProof/>
              <w:sz w:val="22"/>
              <w:lang w:val="en-US"/>
            </w:rPr>
          </w:pPr>
          <w:hyperlink w:anchor="_Toc448227525" w:history="1">
            <w:r w:rsidR="00E35F1F" w:rsidRPr="00E023D2">
              <w:rPr>
                <w:rStyle w:val="Hyperlink"/>
                <w:noProof/>
              </w:rPr>
              <w:t>December 17 (18) / Koiak 21: Commemoration of the Theotokos</w:t>
            </w:r>
            <w:r w:rsidR="00E35F1F">
              <w:rPr>
                <w:noProof/>
                <w:webHidden/>
              </w:rPr>
              <w:tab/>
            </w:r>
            <w:r w:rsidR="00E35F1F">
              <w:rPr>
                <w:noProof/>
                <w:webHidden/>
              </w:rPr>
              <w:fldChar w:fldCharType="begin"/>
            </w:r>
            <w:r w:rsidR="00E35F1F">
              <w:rPr>
                <w:noProof/>
                <w:webHidden/>
              </w:rPr>
              <w:instrText xml:space="preserve"> PAGEREF _Toc448227525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1AAA2DEC" w14:textId="24C75837" w:rsidR="00E35F1F" w:rsidRDefault="00BF6550">
          <w:pPr>
            <w:pStyle w:val="TOC3"/>
            <w:tabs>
              <w:tab w:val="right" w:leader="dot" w:pos="8846"/>
            </w:tabs>
            <w:rPr>
              <w:rFonts w:asciiTheme="minorHAnsi" w:eastAsiaTheme="minorEastAsia" w:hAnsiTheme="minorHAnsi"/>
              <w:noProof/>
              <w:sz w:val="22"/>
              <w:lang w:val="en-US"/>
            </w:rPr>
          </w:pPr>
          <w:hyperlink w:anchor="_Toc448227526" w:history="1">
            <w:r w:rsidR="00E35F1F" w:rsidRPr="00E023D2">
              <w:rPr>
                <w:rStyle w:val="Hyperlink"/>
                <w:noProof/>
              </w:rPr>
              <w:t>December 17 (18) / Koiak 21: Also the Martyrdom of St. Barnabas, one of the Seventy Two</w:t>
            </w:r>
            <w:r w:rsidR="00E35F1F">
              <w:rPr>
                <w:noProof/>
                <w:webHidden/>
              </w:rPr>
              <w:tab/>
            </w:r>
            <w:r w:rsidR="00E35F1F">
              <w:rPr>
                <w:noProof/>
                <w:webHidden/>
              </w:rPr>
              <w:fldChar w:fldCharType="begin"/>
            </w:r>
            <w:r w:rsidR="00E35F1F">
              <w:rPr>
                <w:noProof/>
                <w:webHidden/>
              </w:rPr>
              <w:instrText xml:space="preserve"> PAGEREF _Toc448227526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0DB08410" w14:textId="42A5978C" w:rsidR="00E35F1F" w:rsidRDefault="00BF6550">
          <w:pPr>
            <w:pStyle w:val="TOC3"/>
            <w:tabs>
              <w:tab w:val="right" w:leader="dot" w:pos="8846"/>
            </w:tabs>
            <w:rPr>
              <w:rFonts w:asciiTheme="minorHAnsi" w:eastAsiaTheme="minorEastAsia" w:hAnsiTheme="minorHAnsi"/>
              <w:noProof/>
              <w:sz w:val="22"/>
              <w:lang w:val="en-US"/>
            </w:rPr>
          </w:pPr>
          <w:hyperlink w:anchor="_Toc448227527" w:history="1">
            <w:r w:rsidR="00E35F1F" w:rsidRPr="00E023D2">
              <w:rPr>
                <w:rStyle w:val="Hyperlink"/>
                <w:noProof/>
              </w:rPr>
              <w:t>December 18 (19) / Koiak 22: Archangel Gabriel (Consecration)</w:t>
            </w:r>
            <w:r w:rsidR="00E35F1F">
              <w:rPr>
                <w:noProof/>
                <w:webHidden/>
              </w:rPr>
              <w:tab/>
            </w:r>
            <w:r w:rsidR="00E35F1F">
              <w:rPr>
                <w:noProof/>
                <w:webHidden/>
              </w:rPr>
              <w:fldChar w:fldCharType="begin"/>
            </w:r>
            <w:r w:rsidR="00E35F1F">
              <w:rPr>
                <w:noProof/>
                <w:webHidden/>
              </w:rPr>
              <w:instrText xml:space="preserve"> PAGEREF _Toc448227527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47C71EAC" w14:textId="3765AED9" w:rsidR="00E35F1F" w:rsidRDefault="00BF6550">
          <w:pPr>
            <w:pStyle w:val="TOC3"/>
            <w:tabs>
              <w:tab w:val="right" w:leader="dot" w:pos="8846"/>
            </w:tabs>
            <w:rPr>
              <w:rFonts w:asciiTheme="minorHAnsi" w:eastAsiaTheme="minorEastAsia" w:hAnsiTheme="minorHAnsi"/>
              <w:noProof/>
              <w:sz w:val="22"/>
              <w:lang w:val="en-US"/>
            </w:rPr>
          </w:pPr>
          <w:hyperlink w:anchor="_Toc448227528" w:history="1">
            <w:r w:rsidR="00E35F1F" w:rsidRPr="00E023D2">
              <w:rPr>
                <w:rStyle w:val="Hyperlink"/>
                <w:noProof/>
              </w:rPr>
              <w:t>December 20 (21) / Koiak 24: The Birth of St. Takle Haymanot</w:t>
            </w:r>
            <w:r w:rsidR="00E35F1F">
              <w:rPr>
                <w:noProof/>
                <w:webHidden/>
              </w:rPr>
              <w:tab/>
            </w:r>
            <w:r w:rsidR="00E35F1F">
              <w:rPr>
                <w:noProof/>
                <w:webHidden/>
              </w:rPr>
              <w:fldChar w:fldCharType="begin"/>
            </w:r>
            <w:r w:rsidR="00E35F1F">
              <w:rPr>
                <w:noProof/>
                <w:webHidden/>
              </w:rPr>
              <w:instrText xml:space="preserve"> PAGEREF _Toc448227528 \h </w:instrText>
            </w:r>
            <w:r w:rsidR="00E35F1F">
              <w:rPr>
                <w:noProof/>
                <w:webHidden/>
              </w:rPr>
            </w:r>
            <w:r w:rsidR="00E35F1F">
              <w:rPr>
                <w:noProof/>
                <w:webHidden/>
              </w:rPr>
              <w:fldChar w:fldCharType="separate"/>
            </w:r>
            <w:r w:rsidR="000C7DE2">
              <w:rPr>
                <w:noProof/>
                <w:webHidden/>
              </w:rPr>
              <w:t>727</w:t>
            </w:r>
            <w:r w:rsidR="00E35F1F">
              <w:rPr>
                <w:noProof/>
                <w:webHidden/>
              </w:rPr>
              <w:fldChar w:fldCharType="end"/>
            </w:r>
          </w:hyperlink>
        </w:p>
        <w:p w14:paraId="3CF0838D" w14:textId="1A206DCE" w:rsidR="00E35F1F" w:rsidRDefault="00BF6550">
          <w:pPr>
            <w:pStyle w:val="TOC3"/>
            <w:tabs>
              <w:tab w:val="right" w:leader="dot" w:pos="8846"/>
            </w:tabs>
            <w:rPr>
              <w:rFonts w:asciiTheme="minorHAnsi" w:eastAsiaTheme="minorEastAsia" w:hAnsiTheme="minorHAnsi"/>
              <w:noProof/>
              <w:sz w:val="22"/>
              <w:lang w:val="en-US"/>
            </w:rPr>
          </w:pPr>
          <w:hyperlink w:anchor="_Toc448227529" w:history="1">
            <w:r w:rsidR="00E35F1F" w:rsidRPr="00E023D2">
              <w:rPr>
                <w:rStyle w:val="Hyperlink"/>
                <w:noProof/>
              </w:rPr>
              <w:t>December 21 (22) / Koiak 25: St. John Kami</w:t>
            </w:r>
            <w:r w:rsidR="00E35F1F">
              <w:rPr>
                <w:noProof/>
                <w:webHidden/>
              </w:rPr>
              <w:tab/>
            </w:r>
            <w:r w:rsidR="00E35F1F">
              <w:rPr>
                <w:noProof/>
                <w:webHidden/>
              </w:rPr>
              <w:fldChar w:fldCharType="begin"/>
            </w:r>
            <w:r w:rsidR="00E35F1F">
              <w:rPr>
                <w:noProof/>
                <w:webHidden/>
              </w:rPr>
              <w:instrText xml:space="preserve"> PAGEREF _Toc448227529 \h </w:instrText>
            </w:r>
            <w:r w:rsidR="00E35F1F">
              <w:rPr>
                <w:noProof/>
                <w:webHidden/>
              </w:rPr>
            </w:r>
            <w:r w:rsidR="00E35F1F">
              <w:rPr>
                <w:noProof/>
                <w:webHidden/>
              </w:rPr>
              <w:fldChar w:fldCharType="separate"/>
            </w:r>
            <w:r w:rsidR="000C7DE2">
              <w:rPr>
                <w:noProof/>
                <w:webHidden/>
              </w:rPr>
              <w:t>728</w:t>
            </w:r>
            <w:r w:rsidR="00E35F1F">
              <w:rPr>
                <w:noProof/>
                <w:webHidden/>
              </w:rPr>
              <w:fldChar w:fldCharType="end"/>
            </w:r>
          </w:hyperlink>
        </w:p>
        <w:p w14:paraId="71F3949B" w14:textId="38E64978" w:rsidR="00E35F1F" w:rsidRDefault="00BF6550">
          <w:pPr>
            <w:pStyle w:val="TOC3"/>
            <w:tabs>
              <w:tab w:val="right" w:leader="dot" w:pos="8846"/>
            </w:tabs>
            <w:rPr>
              <w:rFonts w:asciiTheme="minorHAnsi" w:eastAsiaTheme="minorEastAsia" w:hAnsiTheme="minorHAnsi"/>
              <w:noProof/>
              <w:sz w:val="22"/>
              <w:lang w:val="en-US"/>
            </w:rPr>
          </w:pPr>
          <w:hyperlink w:anchor="_Toc448227530" w:history="1">
            <w:r w:rsidR="00E35F1F" w:rsidRPr="00E023D2">
              <w:rPr>
                <w:rStyle w:val="Hyperlink"/>
                <w:noProof/>
              </w:rPr>
              <w:t>December 24 (25) / Koiak 28: Nativity Preparation Day</w:t>
            </w:r>
            <w:r w:rsidR="00E35F1F">
              <w:rPr>
                <w:noProof/>
                <w:webHidden/>
              </w:rPr>
              <w:tab/>
            </w:r>
            <w:r w:rsidR="00E35F1F">
              <w:rPr>
                <w:noProof/>
                <w:webHidden/>
              </w:rPr>
              <w:fldChar w:fldCharType="begin"/>
            </w:r>
            <w:r w:rsidR="00E35F1F">
              <w:rPr>
                <w:noProof/>
                <w:webHidden/>
              </w:rPr>
              <w:instrText xml:space="preserve"> PAGEREF _Toc448227530 \h </w:instrText>
            </w:r>
            <w:r w:rsidR="00E35F1F">
              <w:rPr>
                <w:noProof/>
                <w:webHidden/>
              </w:rPr>
            </w:r>
            <w:r w:rsidR="00E35F1F">
              <w:rPr>
                <w:noProof/>
                <w:webHidden/>
              </w:rPr>
              <w:fldChar w:fldCharType="separate"/>
            </w:r>
            <w:r w:rsidR="000C7DE2">
              <w:rPr>
                <w:noProof/>
                <w:webHidden/>
              </w:rPr>
              <w:t>729</w:t>
            </w:r>
            <w:r w:rsidR="00E35F1F">
              <w:rPr>
                <w:noProof/>
                <w:webHidden/>
              </w:rPr>
              <w:fldChar w:fldCharType="end"/>
            </w:r>
          </w:hyperlink>
        </w:p>
        <w:p w14:paraId="2898FD17" w14:textId="2D6FEADB" w:rsidR="00E35F1F" w:rsidRDefault="00BF6550">
          <w:pPr>
            <w:pStyle w:val="TOC3"/>
            <w:tabs>
              <w:tab w:val="right" w:leader="dot" w:pos="8846"/>
            </w:tabs>
            <w:rPr>
              <w:rFonts w:asciiTheme="minorHAnsi" w:eastAsiaTheme="minorEastAsia" w:hAnsiTheme="minorHAnsi"/>
              <w:noProof/>
              <w:sz w:val="22"/>
              <w:lang w:val="en-US"/>
            </w:rPr>
          </w:pPr>
          <w:hyperlink w:anchor="_Toc448227531" w:history="1">
            <w:r w:rsidR="00E35F1F" w:rsidRPr="00E023D2">
              <w:rPr>
                <w:rStyle w:val="Hyperlink"/>
                <w:noProof/>
              </w:rPr>
              <w:t>December 25 (26) / Koiak 29: The Feast of the Nativity</w:t>
            </w:r>
            <w:r w:rsidR="00E35F1F">
              <w:rPr>
                <w:noProof/>
                <w:webHidden/>
              </w:rPr>
              <w:tab/>
            </w:r>
            <w:r w:rsidR="00E35F1F">
              <w:rPr>
                <w:noProof/>
                <w:webHidden/>
              </w:rPr>
              <w:fldChar w:fldCharType="begin"/>
            </w:r>
            <w:r w:rsidR="00E35F1F">
              <w:rPr>
                <w:noProof/>
                <w:webHidden/>
              </w:rPr>
              <w:instrText xml:space="preserve"> PAGEREF _Toc448227531 \h </w:instrText>
            </w:r>
            <w:r w:rsidR="00E35F1F">
              <w:rPr>
                <w:noProof/>
                <w:webHidden/>
              </w:rPr>
            </w:r>
            <w:r w:rsidR="00E35F1F">
              <w:rPr>
                <w:noProof/>
                <w:webHidden/>
              </w:rPr>
              <w:fldChar w:fldCharType="separate"/>
            </w:r>
            <w:r w:rsidR="000C7DE2">
              <w:rPr>
                <w:noProof/>
                <w:webHidden/>
              </w:rPr>
              <w:t>731</w:t>
            </w:r>
            <w:r w:rsidR="00E35F1F">
              <w:rPr>
                <w:noProof/>
                <w:webHidden/>
              </w:rPr>
              <w:fldChar w:fldCharType="end"/>
            </w:r>
          </w:hyperlink>
        </w:p>
        <w:p w14:paraId="10321BB9" w14:textId="22714DDA" w:rsidR="00E35F1F" w:rsidRDefault="00BF6550">
          <w:pPr>
            <w:pStyle w:val="TOC3"/>
            <w:tabs>
              <w:tab w:val="right" w:leader="dot" w:pos="8846"/>
            </w:tabs>
            <w:rPr>
              <w:rFonts w:asciiTheme="minorHAnsi" w:eastAsiaTheme="minorEastAsia" w:hAnsiTheme="minorHAnsi"/>
              <w:noProof/>
              <w:sz w:val="22"/>
              <w:lang w:val="en-US"/>
            </w:rPr>
          </w:pPr>
          <w:hyperlink w:anchor="_Toc448227532" w:history="1">
            <w:r w:rsidR="00E35F1F" w:rsidRPr="00E023D2">
              <w:rPr>
                <w:rStyle w:val="Hyperlink"/>
                <w:noProof/>
              </w:rPr>
              <w:t>December 26 (27) / Koiak 30: The Second Day of the Feast of the Nativity</w:t>
            </w:r>
            <w:r w:rsidR="00E35F1F">
              <w:rPr>
                <w:noProof/>
                <w:webHidden/>
              </w:rPr>
              <w:tab/>
            </w:r>
            <w:r w:rsidR="00E35F1F">
              <w:rPr>
                <w:noProof/>
                <w:webHidden/>
              </w:rPr>
              <w:fldChar w:fldCharType="begin"/>
            </w:r>
            <w:r w:rsidR="00E35F1F">
              <w:rPr>
                <w:noProof/>
                <w:webHidden/>
              </w:rPr>
              <w:instrText xml:space="preserve"> PAGEREF _Toc448227532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6D5E3CCE" w14:textId="5E5805A2" w:rsidR="00E35F1F" w:rsidRDefault="00BF6550">
          <w:pPr>
            <w:pStyle w:val="TOC3"/>
            <w:tabs>
              <w:tab w:val="right" w:leader="dot" w:pos="8846"/>
            </w:tabs>
            <w:rPr>
              <w:rFonts w:asciiTheme="minorHAnsi" w:eastAsiaTheme="minorEastAsia" w:hAnsiTheme="minorHAnsi"/>
              <w:noProof/>
              <w:sz w:val="22"/>
              <w:lang w:val="en-US"/>
            </w:rPr>
          </w:pPr>
          <w:hyperlink w:anchor="_Toc448227533" w:history="1">
            <w:r w:rsidR="00E35F1F" w:rsidRPr="00E023D2">
              <w:rPr>
                <w:rStyle w:val="Hyperlink"/>
                <w:noProof/>
              </w:rPr>
              <w:t>December 27 (28) / Tobi 1: St. Stephen Day</w:t>
            </w:r>
            <w:r w:rsidR="00E35F1F">
              <w:rPr>
                <w:noProof/>
                <w:webHidden/>
              </w:rPr>
              <w:tab/>
            </w:r>
            <w:r w:rsidR="00E35F1F">
              <w:rPr>
                <w:noProof/>
                <w:webHidden/>
              </w:rPr>
              <w:fldChar w:fldCharType="begin"/>
            </w:r>
            <w:r w:rsidR="00E35F1F">
              <w:rPr>
                <w:noProof/>
                <w:webHidden/>
              </w:rPr>
              <w:instrText xml:space="preserve"> PAGEREF _Toc448227533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534F984E" w14:textId="45395913" w:rsidR="00E35F1F" w:rsidRDefault="00BF6550">
          <w:pPr>
            <w:pStyle w:val="TOC3"/>
            <w:tabs>
              <w:tab w:val="right" w:leader="dot" w:pos="8846"/>
            </w:tabs>
            <w:rPr>
              <w:rFonts w:asciiTheme="minorHAnsi" w:eastAsiaTheme="minorEastAsia" w:hAnsiTheme="minorHAnsi"/>
              <w:noProof/>
              <w:sz w:val="22"/>
              <w:lang w:val="en-US"/>
            </w:rPr>
          </w:pPr>
          <w:hyperlink w:anchor="_Toc448227534" w:history="1">
            <w:r w:rsidR="00E35F1F" w:rsidRPr="00E023D2">
              <w:rPr>
                <w:rStyle w:val="Hyperlink"/>
                <w:noProof/>
              </w:rPr>
              <w:t>December 29 (30) / Tobi 3: The One Hundred and Forty Four Thousand</w:t>
            </w:r>
            <w:r w:rsidR="00E35F1F">
              <w:rPr>
                <w:noProof/>
                <w:webHidden/>
              </w:rPr>
              <w:tab/>
            </w:r>
            <w:r w:rsidR="00E35F1F">
              <w:rPr>
                <w:noProof/>
                <w:webHidden/>
              </w:rPr>
              <w:fldChar w:fldCharType="begin"/>
            </w:r>
            <w:r w:rsidR="00E35F1F">
              <w:rPr>
                <w:noProof/>
                <w:webHidden/>
              </w:rPr>
              <w:instrText xml:space="preserve"> PAGEREF _Toc448227534 \h </w:instrText>
            </w:r>
            <w:r w:rsidR="00E35F1F">
              <w:rPr>
                <w:noProof/>
                <w:webHidden/>
              </w:rPr>
            </w:r>
            <w:r w:rsidR="00E35F1F">
              <w:rPr>
                <w:noProof/>
                <w:webHidden/>
              </w:rPr>
              <w:fldChar w:fldCharType="separate"/>
            </w:r>
            <w:r w:rsidR="000C7DE2">
              <w:rPr>
                <w:noProof/>
                <w:webHidden/>
              </w:rPr>
              <w:t>768</w:t>
            </w:r>
            <w:r w:rsidR="00E35F1F">
              <w:rPr>
                <w:noProof/>
                <w:webHidden/>
              </w:rPr>
              <w:fldChar w:fldCharType="end"/>
            </w:r>
          </w:hyperlink>
        </w:p>
        <w:p w14:paraId="2F92D0B6" w14:textId="5CA5CE74" w:rsidR="00E35F1F" w:rsidRDefault="00BF6550">
          <w:pPr>
            <w:pStyle w:val="TOC3"/>
            <w:tabs>
              <w:tab w:val="right" w:leader="dot" w:pos="8846"/>
            </w:tabs>
            <w:rPr>
              <w:rFonts w:asciiTheme="minorHAnsi" w:eastAsiaTheme="minorEastAsia" w:hAnsiTheme="minorHAnsi"/>
              <w:noProof/>
              <w:sz w:val="22"/>
              <w:lang w:val="en-US"/>
            </w:rPr>
          </w:pPr>
          <w:hyperlink w:anchor="_Toc448227535" w:history="1">
            <w:r w:rsidR="00E35F1F" w:rsidRPr="00E023D2">
              <w:rPr>
                <w:rStyle w:val="Hyperlink"/>
                <w:noProof/>
              </w:rPr>
              <w:t>December 30 (31) / Tobi 4: St. John the Evangelist</w:t>
            </w:r>
            <w:r w:rsidR="00E35F1F">
              <w:rPr>
                <w:noProof/>
                <w:webHidden/>
              </w:rPr>
              <w:tab/>
            </w:r>
            <w:r w:rsidR="00E35F1F">
              <w:rPr>
                <w:noProof/>
                <w:webHidden/>
              </w:rPr>
              <w:fldChar w:fldCharType="begin"/>
            </w:r>
            <w:r w:rsidR="00E35F1F">
              <w:rPr>
                <w:noProof/>
                <w:webHidden/>
              </w:rPr>
              <w:instrText xml:space="preserve"> PAGEREF _Toc448227535 \h </w:instrText>
            </w:r>
            <w:r w:rsidR="00E35F1F">
              <w:rPr>
                <w:noProof/>
                <w:webHidden/>
              </w:rPr>
            </w:r>
            <w:r w:rsidR="00E35F1F">
              <w:rPr>
                <w:noProof/>
                <w:webHidden/>
              </w:rPr>
              <w:fldChar w:fldCharType="separate"/>
            </w:r>
            <w:r w:rsidR="000C7DE2">
              <w:rPr>
                <w:noProof/>
                <w:webHidden/>
              </w:rPr>
              <w:t>769</w:t>
            </w:r>
            <w:r w:rsidR="00E35F1F">
              <w:rPr>
                <w:noProof/>
                <w:webHidden/>
              </w:rPr>
              <w:fldChar w:fldCharType="end"/>
            </w:r>
          </w:hyperlink>
        </w:p>
        <w:p w14:paraId="18168135" w14:textId="2C04E586" w:rsidR="009E261C" w:rsidRDefault="009E261C" w:rsidP="009E261C">
          <w:r>
            <w:rPr>
              <w:b/>
              <w:bCs/>
              <w:noProof/>
            </w:rPr>
            <w:fldChar w:fldCharType="end"/>
          </w:r>
        </w:p>
      </w:sdtContent>
    </w:sdt>
    <w:p w14:paraId="457587FF" w14:textId="77777777" w:rsidR="009E261C" w:rsidRDefault="009E261C" w:rsidP="009E261C">
      <w:pPr>
        <w:pStyle w:val="Rubric"/>
      </w:pPr>
      <w:r>
        <w:br w:type="page"/>
      </w:r>
    </w:p>
    <w:p w14:paraId="14801865" w14:textId="5A3F3232" w:rsidR="009E261C" w:rsidRDefault="00205EA4" w:rsidP="009E261C">
      <w:pPr>
        <w:pStyle w:val="Rubric"/>
      </w:pPr>
      <w:r>
        <w:lastRenderedPageBreak/>
        <w:t xml:space="preserve">The Advent or Koiak Tune is used from the earlier of November 27 (28) / Koiak 1 or four Sundays prior to the Feast of the Nativity on December 25 (26) / Koiak 29, until the </w:t>
      </w:r>
      <w:r w:rsidR="00FF5FF3">
        <w:t xml:space="preserve">Preparation Day of the </w:t>
      </w:r>
      <w:r>
        <w:t>Feast. For those following the Julian or Gregorian calendars, the Advent Tune should be used for four weeks prior to the Feast on December 25, so that the Advent Tune is used for</w:t>
      </w:r>
      <w:bookmarkStart w:id="1327" w:name="_Ref434478837"/>
      <w:r w:rsidR="009E261C">
        <w:t xml:space="preserve"> four Sundays before the Feast.</w:t>
      </w:r>
    </w:p>
    <w:p w14:paraId="3838D434" w14:textId="77777777" w:rsidR="006C0F49" w:rsidRDefault="006C0F49" w:rsidP="006C0F49">
      <w:pPr>
        <w:pStyle w:val="Heading4"/>
      </w:pPr>
      <w:r>
        <w:t xml:space="preserve">The First Doxology of December or </w:t>
      </w:r>
      <w:r w:rsidRPr="006C0F49">
        <w:rPr>
          <w:rFonts w:ascii="FreeSerifAvvaShenouda" w:hAnsi="FreeSerifAvvaShenouda" w:cs="FreeSerifAvvaShenouda"/>
        </w:rPr>
        <w:t>Ⲕⲟⲓⲁϩⲕ</w:t>
      </w:r>
      <w:bookmarkEnd w:id="13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0F49" w14:paraId="1194CC7E" w14:textId="77777777" w:rsidTr="003D520A">
        <w:trPr>
          <w:cantSplit/>
          <w:jc w:val="center"/>
        </w:trPr>
        <w:tc>
          <w:tcPr>
            <w:tcW w:w="288" w:type="dxa"/>
          </w:tcPr>
          <w:p w14:paraId="7731988B" w14:textId="77777777" w:rsidR="006C0F49" w:rsidRDefault="006C0F49" w:rsidP="003D520A">
            <w:pPr>
              <w:pStyle w:val="CopticCross"/>
            </w:pPr>
          </w:p>
        </w:tc>
        <w:tc>
          <w:tcPr>
            <w:tcW w:w="3960" w:type="dxa"/>
          </w:tcPr>
          <w:p w14:paraId="44B5FB8A" w14:textId="77777777" w:rsidR="006C0F49" w:rsidRDefault="006C0F49" w:rsidP="006C0F49">
            <w:pPr>
              <w:pStyle w:val="EngHang"/>
            </w:pPr>
            <w:r>
              <w:t>When I speak of you,</w:t>
            </w:r>
          </w:p>
          <w:p w14:paraId="147FBE78" w14:textId="77777777" w:rsidR="006C0F49" w:rsidRDefault="006C0F49" w:rsidP="006C0F49">
            <w:pPr>
              <w:pStyle w:val="EngHang"/>
            </w:pPr>
            <w:r>
              <w:t>The cherubic throne,</w:t>
            </w:r>
          </w:p>
          <w:p w14:paraId="03BAB333" w14:textId="77777777" w:rsidR="006C0F49" w:rsidRDefault="006C0F49" w:rsidP="006C0F49">
            <w:pPr>
              <w:pStyle w:val="EngHang"/>
            </w:pPr>
            <w:r>
              <w:t>My tongue never wearies</w:t>
            </w:r>
          </w:p>
          <w:p w14:paraId="2C796872" w14:textId="77777777" w:rsidR="006C0F49" w:rsidRDefault="006C0F49" w:rsidP="006C0F49">
            <w:pPr>
              <w:pStyle w:val="EngHangEnd"/>
            </w:pPr>
            <w:r>
              <w:t>Of blessing you.</w:t>
            </w:r>
          </w:p>
        </w:tc>
        <w:tc>
          <w:tcPr>
            <w:tcW w:w="288" w:type="dxa"/>
          </w:tcPr>
          <w:p w14:paraId="48A8AABD" w14:textId="77777777" w:rsidR="006C0F49" w:rsidRDefault="006C0F49" w:rsidP="003D520A"/>
        </w:tc>
        <w:tc>
          <w:tcPr>
            <w:tcW w:w="288" w:type="dxa"/>
          </w:tcPr>
          <w:p w14:paraId="09AAFFE3" w14:textId="77777777" w:rsidR="006C0F49" w:rsidRDefault="006C0F49" w:rsidP="003D520A">
            <w:pPr>
              <w:pStyle w:val="CopticCross"/>
            </w:pPr>
          </w:p>
        </w:tc>
        <w:tc>
          <w:tcPr>
            <w:tcW w:w="3960" w:type="dxa"/>
          </w:tcPr>
          <w:p w14:paraId="0027582C" w14:textId="77777777" w:rsidR="006C0F49" w:rsidRDefault="006C0F49" w:rsidP="006C0F49">
            <w:pPr>
              <w:pStyle w:val="CopticVersemulti-line"/>
            </w:pPr>
            <w:r>
              <w:t>Ⲕⲉ ⲅⲁⲣ ⲁⲓϣⲁⲛⲥⲁϫⲓ ⲉⲑⲃⲏϯ:</w:t>
            </w:r>
          </w:p>
          <w:p w14:paraId="006E4603" w14:textId="77777777" w:rsidR="006C0F49" w:rsidRDefault="006C0F49" w:rsidP="006C0F49">
            <w:pPr>
              <w:pStyle w:val="CopticVersemulti-line"/>
            </w:pPr>
            <w:r>
              <w:t>ⲱ̀ ⲡⲓϩⲁⲣⲙⲁ ⲛ̀ⲭⲉⲣⲟⲩⲃⲓⲙⲓⲕⲟⲛ:</w:t>
            </w:r>
          </w:p>
          <w:p w14:paraId="21809325" w14:textId="77777777" w:rsidR="006C0F49" w:rsidRDefault="006C0F49" w:rsidP="006C0F49">
            <w:pPr>
              <w:pStyle w:val="CopticVersemulti-line"/>
            </w:pPr>
            <w:r>
              <w:t>ⲡⲁⲗⲁⲥ ⲛⲁϭⲓⲥⲓ ⲁⲛ ⲉ̀ⲛⲉϩ:</w:t>
            </w:r>
          </w:p>
          <w:p w14:paraId="5C99C12D" w14:textId="77777777" w:rsidR="006C0F49" w:rsidRPr="00C35319" w:rsidRDefault="006C0F49" w:rsidP="006C0F49">
            <w:pPr>
              <w:pStyle w:val="CopticHangingVerse"/>
            </w:pPr>
            <w:r>
              <w:t>ⲧⲉⲛⲉⲣⲙⲁⲕⲁⲣⲓⲍⲓⲛ ⲙ̀ⲙⲟ.</w:t>
            </w:r>
          </w:p>
        </w:tc>
      </w:tr>
      <w:tr w:rsidR="006C0F49" w14:paraId="2D172680" w14:textId="77777777" w:rsidTr="003D520A">
        <w:trPr>
          <w:cantSplit/>
          <w:jc w:val="center"/>
        </w:trPr>
        <w:tc>
          <w:tcPr>
            <w:tcW w:w="288" w:type="dxa"/>
          </w:tcPr>
          <w:p w14:paraId="1475BBE4" w14:textId="77777777" w:rsidR="006C0F49" w:rsidRDefault="006C0F49" w:rsidP="003D520A">
            <w:pPr>
              <w:pStyle w:val="CopticCross"/>
            </w:pPr>
            <w:r w:rsidRPr="00FB5ACB">
              <w:t>¿</w:t>
            </w:r>
          </w:p>
        </w:tc>
        <w:tc>
          <w:tcPr>
            <w:tcW w:w="3960" w:type="dxa"/>
          </w:tcPr>
          <w:p w14:paraId="03B5E390" w14:textId="77777777" w:rsidR="006C0F49" w:rsidRDefault="006C0F49" w:rsidP="006C0F49">
            <w:pPr>
              <w:pStyle w:val="EngHang"/>
            </w:pPr>
            <w:r>
              <w:t>Indeed, I will go</w:t>
            </w:r>
          </w:p>
          <w:p w14:paraId="73E7B498" w14:textId="77777777" w:rsidR="006C0F49" w:rsidRDefault="006C0F49" w:rsidP="006C0F49">
            <w:pPr>
              <w:pStyle w:val="EngHang"/>
            </w:pPr>
            <w:r>
              <w:t>To the house of David,</w:t>
            </w:r>
          </w:p>
          <w:p w14:paraId="1B082EA5" w14:textId="77777777" w:rsidR="006C0F49" w:rsidRDefault="006C0F49" w:rsidP="006C0F49">
            <w:pPr>
              <w:pStyle w:val="EngHang"/>
            </w:pPr>
            <w:r>
              <w:t>In order to acquire a voice</w:t>
            </w:r>
          </w:p>
          <w:p w14:paraId="23F23A7F" w14:textId="77777777" w:rsidR="006C0F49" w:rsidRDefault="006C0F49" w:rsidP="006C0F49">
            <w:pPr>
              <w:pStyle w:val="EngHangEnd"/>
            </w:pPr>
            <w:r>
              <w:t>Able to speak of your honour.</w:t>
            </w:r>
          </w:p>
        </w:tc>
        <w:tc>
          <w:tcPr>
            <w:tcW w:w="288" w:type="dxa"/>
          </w:tcPr>
          <w:p w14:paraId="1EBAE9B7" w14:textId="77777777" w:rsidR="006C0F49" w:rsidRDefault="006C0F49" w:rsidP="003D520A"/>
        </w:tc>
        <w:tc>
          <w:tcPr>
            <w:tcW w:w="288" w:type="dxa"/>
          </w:tcPr>
          <w:p w14:paraId="03A4C137" w14:textId="77777777" w:rsidR="006C0F49" w:rsidRDefault="006C0F49" w:rsidP="003D520A">
            <w:pPr>
              <w:pStyle w:val="CopticCross"/>
            </w:pPr>
            <w:r w:rsidRPr="00FB5ACB">
              <w:t>¿</w:t>
            </w:r>
          </w:p>
        </w:tc>
        <w:tc>
          <w:tcPr>
            <w:tcW w:w="3960" w:type="dxa"/>
          </w:tcPr>
          <w:p w14:paraId="62950324" w14:textId="77777777" w:rsidR="006C0F49" w:rsidRDefault="006C0F49" w:rsidP="006C0F49">
            <w:pPr>
              <w:pStyle w:val="CopticVersemulti-line"/>
            </w:pPr>
            <w:r>
              <w:t>Ϫⲉ ⲟⲛⲧⲱⲥ ⲅⲁⲣ ϯⲛⲁϣⲉⲛⲏⲓ:</w:t>
            </w:r>
          </w:p>
          <w:p w14:paraId="09A663B5" w14:textId="77777777" w:rsidR="006C0F49" w:rsidRDefault="006C0F49" w:rsidP="006C0F49">
            <w:pPr>
              <w:pStyle w:val="CopticVersemulti-line"/>
            </w:pPr>
            <w:r>
              <w:t>Ϣⲁ ⲛⲓⲁⲩⲗⲏⲟⲩ ⲛ̀ⲧⲉ ⲡ̀ⲏⲓ ⲛ̀Ⲇⲁⲩⲓⲇ:</w:t>
            </w:r>
          </w:p>
          <w:p w14:paraId="4F4BD23F" w14:textId="77777777" w:rsidR="006C0F49" w:rsidRDefault="006C0F49" w:rsidP="006C0F49">
            <w:pPr>
              <w:pStyle w:val="CopticVersemulti-line"/>
            </w:pPr>
            <w:r>
              <w:t xml:space="preserve">ⲛ̀ⲧⲁϭⲓ ⲛ̀ⲟⲩⲥⲙⲏ ⲉ̀ⲃⲟⲗϩⲓⲧⲟⲧϥ: </w:t>
            </w:r>
          </w:p>
          <w:p w14:paraId="2ACD9D45" w14:textId="77777777" w:rsidR="006C0F49" w:rsidRDefault="006C0F49" w:rsidP="006C0F49">
            <w:pPr>
              <w:pStyle w:val="CopticHangingVerse"/>
            </w:pPr>
            <w:r>
              <w:t>ⲉⲑⲣⲓⲥⲁϫⲓ ⲙ̀ⲡⲉⲧⲁⲓⲟ̀.</w:t>
            </w:r>
          </w:p>
        </w:tc>
      </w:tr>
      <w:tr w:rsidR="006C0F49" w14:paraId="47081E67" w14:textId="77777777" w:rsidTr="003D520A">
        <w:trPr>
          <w:cantSplit/>
          <w:jc w:val="center"/>
        </w:trPr>
        <w:tc>
          <w:tcPr>
            <w:tcW w:w="288" w:type="dxa"/>
          </w:tcPr>
          <w:p w14:paraId="6C2CCC72" w14:textId="77777777" w:rsidR="006C0F49" w:rsidRDefault="006C0F49" w:rsidP="003D520A">
            <w:pPr>
              <w:pStyle w:val="CopticCross"/>
            </w:pPr>
          </w:p>
        </w:tc>
        <w:tc>
          <w:tcPr>
            <w:tcW w:w="3960" w:type="dxa"/>
          </w:tcPr>
          <w:p w14:paraId="0DAC2A5A" w14:textId="77777777" w:rsidR="006C0F49" w:rsidRDefault="006C0F49" w:rsidP="006C0F49">
            <w:pPr>
              <w:pStyle w:val="EngHang"/>
            </w:pPr>
            <w:commentRangeStart w:id="1328"/>
            <w:r>
              <w:t>For God has stood</w:t>
            </w:r>
          </w:p>
          <w:p w14:paraId="20E178C4" w14:textId="77777777" w:rsidR="006C0F49" w:rsidRDefault="006C0F49" w:rsidP="006C0F49">
            <w:pPr>
              <w:pStyle w:val="EngHang"/>
            </w:pPr>
            <w:r>
              <w:t>At the borders of Judea,</w:t>
            </w:r>
          </w:p>
          <w:p w14:paraId="04E2C848" w14:textId="77777777" w:rsidR="006C0F49" w:rsidRDefault="006C0F49" w:rsidP="006C0F49">
            <w:pPr>
              <w:pStyle w:val="EngHang"/>
            </w:pPr>
            <w:r>
              <w:t>And joyfully granted His voice,</w:t>
            </w:r>
          </w:p>
          <w:p w14:paraId="0B2A13CD" w14:textId="77777777" w:rsidR="006C0F49" w:rsidRDefault="006C0F49" w:rsidP="006C0F49">
            <w:pPr>
              <w:pStyle w:val="EngHangEnd"/>
            </w:pPr>
            <w:r>
              <w:t>Which the tribe of Judah accepted.</w:t>
            </w:r>
            <w:commentRangeEnd w:id="1328"/>
            <w:r>
              <w:rPr>
                <w:rStyle w:val="CommentReference"/>
                <w:rFonts w:ascii="Times New Roman" w:eastAsiaTheme="minorHAnsi" w:hAnsi="Times New Roman" w:cstheme="minorBidi"/>
                <w:color w:val="auto"/>
              </w:rPr>
              <w:commentReference w:id="1328"/>
            </w:r>
          </w:p>
        </w:tc>
        <w:tc>
          <w:tcPr>
            <w:tcW w:w="288" w:type="dxa"/>
          </w:tcPr>
          <w:p w14:paraId="6846684D" w14:textId="77777777" w:rsidR="006C0F49" w:rsidRDefault="006C0F49" w:rsidP="003D520A"/>
        </w:tc>
        <w:tc>
          <w:tcPr>
            <w:tcW w:w="288" w:type="dxa"/>
          </w:tcPr>
          <w:p w14:paraId="701C4117" w14:textId="77777777" w:rsidR="006C0F49" w:rsidRDefault="006C0F49" w:rsidP="003D520A">
            <w:pPr>
              <w:pStyle w:val="CopticCross"/>
            </w:pPr>
          </w:p>
        </w:tc>
        <w:tc>
          <w:tcPr>
            <w:tcW w:w="3960" w:type="dxa"/>
          </w:tcPr>
          <w:p w14:paraId="06F9F782" w14:textId="77777777" w:rsidR="006C0F49" w:rsidRDefault="006C0F49" w:rsidP="006C0F49">
            <w:pPr>
              <w:pStyle w:val="CopticVersemulti-line"/>
            </w:pPr>
            <w:r>
              <w:t>Ϫⲉ ⲁⲪϯ ⲟ̀ϩⲓ ⲉ̀ⲣⲁⲧϥ:</w:t>
            </w:r>
          </w:p>
          <w:p w14:paraId="3E98FC49" w14:textId="77777777" w:rsidR="006C0F49" w:rsidRDefault="006C0F49" w:rsidP="006C0F49">
            <w:pPr>
              <w:pStyle w:val="CopticVersemulti-line"/>
            </w:pPr>
            <w:r>
              <w:t>ϧⲉⲛ ⲛⲓⲑⲱϣ ⲛ̀ⲧⲉ ϮⲒⲟⲇⲉⲁ̀:</w:t>
            </w:r>
          </w:p>
          <w:p w14:paraId="0E134FFE" w14:textId="77777777" w:rsidR="006C0F49" w:rsidRDefault="006C0F49" w:rsidP="006C0F49">
            <w:pPr>
              <w:pStyle w:val="CopticVersemulti-line"/>
            </w:pPr>
            <w:r>
              <w:t>ⲁϥϯ ⲛ̀ⲧⲉϥⲥ̀ⲙⲏ ϧⲉⲛ ⲟⲩⲑⲉⲗⲏⲗ:</w:t>
            </w:r>
          </w:p>
          <w:p w14:paraId="15F08417" w14:textId="77777777" w:rsidR="006C0F49" w:rsidRDefault="006C0F49" w:rsidP="006C0F49">
            <w:pPr>
              <w:pStyle w:val="CopticHangingVerse"/>
            </w:pPr>
            <w:r>
              <w:t>ⲁ̀ⲧ̀ⲫⲩⲗⲏ ⲛ̀Ⲓⲟⲩⲇⲁ ϣⲟⲡϥ ⲉ̀ⲣⲟⲥ.</w:t>
            </w:r>
          </w:p>
        </w:tc>
      </w:tr>
      <w:tr w:rsidR="006C0F49" w14:paraId="5AD45A21" w14:textId="77777777" w:rsidTr="003D520A">
        <w:trPr>
          <w:cantSplit/>
          <w:jc w:val="center"/>
        </w:trPr>
        <w:tc>
          <w:tcPr>
            <w:tcW w:w="288" w:type="dxa"/>
          </w:tcPr>
          <w:p w14:paraId="1D832A2A" w14:textId="77777777" w:rsidR="006C0F49" w:rsidRDefault="006C0F49" w:rsidP="003D520A">
            <w:pPr>
              <w:pStyle w:val="CopticCross"/>
            </w:pPr>
            <w:r w:rsidRPr="00FB5ACB">
              <w:t>¿</w:t>
            </w:r>
          </w:p>
        </w:tc>
        <w:tc>
          <w:tcPr>
            <w:tcW w:w="3960" w:type="dxa"/>
          </w:tcPr>
          <w:p w14:paraId="4BF55171" w14:textId="77777777" w:rsidR="006C0F49" w:rsidRDefault="006C0F49" w:rsidP="006C0F49">
            <w:pPr>
              <w:pStyle w:val="EngHang"/>
            </w:pPr>
            <w:r>
              <w:t>The tribe of Judah is the Virgin,</w:t>
            </w:r>
          </w:p>
          <w:p w14:paraId="1D424122" w14:textId="77777777" w:rsidR="006C0F49" w:rsidRDefault="006C0F49" w:rsidP="006C0F49">
            <w:pPr>
              <w:pStyle w:val="EngHang"/>
            </w:pPr>
            <w:r>
              <w:t>Who bore our Saviour,</w:t>
            </w:r>
          </w:p>
          <w:p w14:paraId="11C96A1B" w14:textId="77777777" w:rsidR="006C0F49" w:rsidRDefault="006C0F49" w:rsidP="006C0F49">
            <w:pPr>
              <w:pStyle w:val="EngHang"/>
            </w:pPr>
            <w:r>
              <w:t>And afterwards</w:t>
            </w:r>
          </w:p>
          <w:p w14:paraId="76F83C7C" w14:textId="77777777" w:rsidR="006C0F49" w:rsidRDefault="006C0F49" w:rsidP="006C0F49">
            <w:pPr>
              <w:pStyle w:val="EngHangEnd"/>
            </w:pPr>
            <w:r>
              <w:t>Remained a Virgin.</w:t>
            </w:r>
          </w:p>
        </w:tc>
        <w:tc>
          <w:tcPr>
            <w:tcW w:w="288" w:type="dxa"/>
          </w:tcPr>
          <w:p w14:paraId="2C356778" w14:textId="77777777" w:rsidR="006C0F49" w:rsidRDefault="006C0F49" w:rsidP="003D520A"/>
        </w:tc>
        <w:tc>
          <w:tcPr>
            <w:tcW w:w="288" w:type="dxa"/>
          </w:tcPr>
          <w:p w14:paraId="17CF3B57" w14:textId="77777777" w:rsidR="006C0F49" w:rsidRDefault="006C0F49" w:rsidP="003D520A">
            <w:pPr>
              <w:pStyle w:val="CopticCross"/>
            </w:pPr>
            <w:r w:rsidRPr="00FB5ACB">
              <w:t>¿</w:t>
            </w:r>
          </w:p>
        </w:tc>
        <w:tc>
          <w:tcPr>
            <w:tcW w:w="3960" w:type="dxa"/>
          </w:tcPr>
          <w:p w14:paraId="04243CCB" w14:textId="77777777" w:rsidR="006C0F49" w:rsidRDefault="006C0F49" w:rsidP="006C0F49">
            <w:pPr>
              <w:pStyle w:val="CopticVersemulti-line"/>
            </w:pPr>
            <w:r>
              <w:t xml:space="preserve">Ⲧⲫⲩⲗⲏ ⲛ̀Ⲓⲟⲩⲇⲁ ⲧⲉ ϯⲡⲁⲣⲑⲉⲛⲟⲥ: </w:t>
            </w:r>
          </w:p>
          <w:p w14:paraId="7D3CF675" w14:textId="77777777" w:rsidR="006C0F49" w:rsidRDefault="006C0F49" w:rsidP="006C0F49">
            <w:pPr>
              <w:pStyle w:val="CopticVersemulti-line"/>
            </w:pPr>
            <w:r>
              <w:t>ⲑⲏⲉ̀ⲧⲁⲥⲙⲓⲥⲓ ⲙ̀Ⲡⲉⲛⲥⲱⲧⲏⲣ:</w:t>
            </w:r>
          </w:p>
          <w:p w14:paraId="26C7E7FB" w14:textId="77777777" w:rsidR="006C0F49" w:rsidRDefault="006C0F49" w:rsidP="006C0F49">
            <w:pPr>
              <w:pStyle w:val="CopticVersemulti-line"/>
            </w:pPr>
            <w:r>
              <w:t>ⲟⲩⲟϩ ⲟⲛ ⲙⲉⲛⲉⲛⲥⲁ ⲑ̀ⲣⲉⲥⲙⲁⲥϥ:</w:t>
            </w:r>
          </w:p>
          <w:p w14:paraId="5E1B5D3A" w14:textId="77777777" w:rsidR="006C0F49" w:rsidRDefault="006C0F49" w:rsidP="006C0F49">
            <w:pPr>
              <w:pStyle w:val="CopticHangingVerse"/>
            </w:pPr>
            <w:r>
              <w:t>ⲁⲥⲟ̀ϩⲓ ⲉ̀ⲥⲟⲓ ⲙ̀ⲡⲁⲣⲑⲉⲛⲟⲥ.</w:t>
            </w:r>
          </w:p>
        </w:tc>
      </w:tr>
      <w:tr w:rsidR="006C0F49" w14:paraId="4CD1CD14" w14:textId="77777777" w:rsidTr="003D520A">
        <w:trPr>
          <w:cantSplit/>
          <w:jc w:val="center"/>
        </w:trPr>
        <w:tc>
          <w:tcPr>
            <w:tcW w:w="288" w:type="dxa"/>
          </w:tcPr>
          <w:p w14:paraId="1F927896" w14:textId="77777777" w:rsidR="006C0F49" w:rsidRDefault="006C0F49" w:rsidP="003D520A">
            <w:pPr>
              <w:pStyle w:val="CopticCross"/>
            </w:pPr>
          </w:p>
        </w:tc>
        <w:tc>
          <w:tcPr>
            <w:tcW w:w="3960" w:type="dxa"/>
          </w:tcPr>
          <w:p w14:paraId="5128C8BD" w14:textId="77777777" w:rsidR="006C0F49" w:rsidRDefault="006C0F49" w:rsidP="006C0F49">
            <w:pPr>
              <w:pStyle w:val="EngHang"/>
            </w:pPr>
            <w:r>
              <w:t>We send you salutations,</w:t>
            </w:r>
          </w:p>
          <w:p w14:paraId="24A9E7FC" w14:textId="77777777" w:rsidR="006C0F49" w:rsidRDefault="006C0F49" w:rsidP="006C0F49">
            <w:pPr>
              <w:pStyle w:val="EngHang"/>
            </w:pPr>
            <w:r>
              <w:t>With the voice of</w:t>
            </w:r>
          </w:p>
          <w:p w14:paraId="2535628D" w14:textId="77777777" w:rsidR="006C0F49" w:rsidRDefault="006C0F49" w:rsidP="006C0F49">
            <w:pPr>
              <w:pStyle w:val="EngHang"/>
            </w:pPr>
            <w:r>
              <w:t>Gabriel the Angel,</w:t>
            </w:r>
          </w:p>
          <w:p w14:paraId="0C1270F3" w14:textId="77777777" w:rsidR="006C0F49" w:rsidRDefault="006C0F49" w:rsidP="006C0F49">
            <w:pPr>
              <w:pStyle w:val="EngHangEnd"/>
            </w:pPr>
            <w:r>
              <w:t>O Mary the Theotokos.</w:t>
            </w:r>
          </w:p>
        </w:tc>
        <w:tc>
          <w:tcPr>
            <w:tcW w:w="288" w:type="dxa"/>
          </w:tcPr>
          <w:p w14:paraId="3A83D6D2" w14:textId="77777777" w:rsidR="006C0F49" w:rsidRDefault="006C0F49" w:rsidP="003D520A"/>
        </w:tc>
        <w:tc>
          <w:tcPr>
            <w:tcW w:w="288" w:type="dxa"/>
          </w:tcPr>
          <w:p w14:paraId="6ED50722" w14:textId="77777777" w:rsidR="006C0F49" w:rsidRDefault="006C0F49" w:rsidP="003D520A">
            <w:pPr>
              <w:pStyle w:val="CopticCross"/>
            </w:pPr>
          </w:p>
        </w:tc>
        <w:tc>
          <w:tcPr>
            <w:tcW w:w="3960" w:type="dxa"/>
          </w:tcPr>
          <w:p w14:paraId="7D7FA32D" w14:textId="77777777" w:rsidR="006C0F49" w:rsidRDefault="006C0F49" w:rsidP="006C0F49">
            <w:pPr>
              <w:pStyle w:val="CopticVersemulti-line"/>
            </w:pPr>
            <w:r>
              <w:t>Ⲉⲃⲟⲗ ⲅⲁⲣ ϩⲓⲧⲉⲛ ϯⲫⲱⲛⲏ:</w:t>
            </w:r>
          </w:p>
          <w:p w14:paraId="24A3F10E" w14:textId="77777777" w:rsidR="006C0F49" w:rsidRDefault="006C0F49" w:rsidP="006C0F49">
            <w:pPr>
              <w:pStyle w:val="CopticVersemulti-line"/>
            </w:pPr>
            <w:r>
              <w:t>ⲛ̀ⲧⲉ Ⲅⲁⲃⲣⲓⲏⲗ ⲡⲓⲁⲅⲅⲉⲗⲟⲥ:</w:t>
            </w:r>
          </w:p>
          <w:p w14:paraId="40637BBB" w14:textId="77777777" w:rsidR="006C0F49" w:rsidRDefault="006C0F49" w:rsidP="006C0F49">
            <w:pPr>
              <w:pStyle w:val="CopticVersemulti-line"/>
            </w:pPr>
            <w:r>
              <w:t>ⲧⲉⲛϯ ⲛⲉ ⲙ̀ⲡⲓⲭⲉⲣⲉⲧⲓⲥⲙⲟⲥ:</w:t>
            </w:r>
          </w:p>
          <w:p w14:paraId="438E8003" w14:textId="77777777" w:rsidR="006C0F49" w:rsidRDefault="006C0F49" w:rsidP="006C0F49">
            <w:pPr>
              <w:pStyle w:val="CopticHangingVerse"/>
            </w:pPr>
            <w:r>
              <w:t>ⲱ̀ ϯⲑⲉⲟⲧⲟⲕⲟⲥ Ⲙⲁⲣⲓⲁ.</w:t>
            </w:r>
          </w:p>
        </w:tc>
      </w:tr>
      <w:tr w:rsidR="006C0F49" w14:paraId="54CA8347" w14:textId="77777777" w:rsidTr="003D520A">
        <w:trPr>
          <w:cantSplit/>
          <w:jc w:val="center"/>
        </w:trPr>
        <w:tc>
          <w:tcPr>
            <w:tcW w:w="288" w:type="dxa"/>
          </w:tcPr>
          <w:p w14:paraId="27B557E0" w14:textId="77777777" w:rsidR="006C0F49" w:rsidRDefault="006C0F49" w:rsidP="003D520A">
            <w:pPr>
              <w:pStyle w:val="CopticCross"/>
            </w:pPr>
            <w:r w:rsidRPr="00FB5ACB">
              <w:lastRenderedPageBreak/>
              <w:t>¿</w:t>
            </w:r>
          </w:p>
        </w:tc>
        <w:tc>
          <w:tcPr>
            <w:tcW w:w="3960" w:type="dxa"/>
          </w:tcPr>
          <w:p w14:paraId="72F8FD85" w14:textId="77777777" w:rsidR="006C0F49" w:rsidRDefault="006C0F49" w:rsidP="006C0F49">
            <w:pPr>
              <w:pStyle w:val="EngHang"/>
            </w:pPr>
            <w:r>
              <w:t>Hail to you from God.</w:t>
            </w:r>
          </w:p>
          <w:p w14:paraId="5522CCA7" w14:textId="77777777" w:rsidR="006C0F49" w:rsidRDefault="006C0F49" w:rsidP="006C0F49">
            <w:pPr>
              <w:pStyle w:val="EngHang"/>
            </w:pPr>
            <w:r>
              <w:t>Hail to you from Gabriel.</w:t>
            </w:r>
          </w:p>
          <w:p w14:paraId="33120DE4" w14:textId="77777777" w:rsidR="006C0F49" w:rsidRDefault="006C0F49" w:rsidP="006C0F49">
            <w:pPr>
              <w:pStyle w:val="EngHang"/>
            </w:pPr>
            <w:r>
              <w:t>Hail to you from us.</w:t>
            </w:r>
          </w:p>
          <w:p w14:paraId="56ABBAE5" w14:textId="77777777" w:rsidR="006C0F49" w:rsidRDefault="006C0F49" w:rsidP="006C0F49">
            <w:pPr>
              <w:pStyle w:val="EngHangEnd"/>
            </w:pPr>
            <w:r>
              <w:t>We magnify you, saying, "Hail to you".</w:t>
            </w:r>
          </w:p>
        </w:tc>
        <w:tc>
          <w:tcPr>
            <w:tcW w:w="288" w:type="dxa"/>
          </w:tcPr>
          <w:p w14:paraId="152DBF95" w14:textId="77777777" w:rsidR="006C0F49" w:rsidRDefault="006C0F49" w:rsidP="003D520A"/>
        </w:tc>
        <w:tc>
          <w:tcPr>
            <w:tcW w:w="288" w:type="dxa"/>
          </w:tcPr>
          <w:p w14:paraId="171B692F" w14:textId="77777777" w:rsidR="006C0F49" w:rsidRDefault="006C0F49" w:rsidP="003D520A">
            <w:pPr>
              <w:pStyle w:val="CopticCross"/>
            </w:pPr>
            <w:r w:rsidRPr="00FB5ACB">
              <w:t>¿</w:t>
            </w:r>
          </w:p>
        </w:tc>
        <w:tc>
          <w:tcPr>
            <w:tcW w:w="3960" w:type="dxa"/>
          </w:tcPr>
          <w:p w14:paraId="119EF071" w14:textId="77777777" w:rsidR="006C0F49" w:rsidRDefault="006C0F49" w:rsidP="006C0F49">
            <w:pPr>
              <w:pStyle w:val="CopticVersemulti-line"/>
            </w:pPr>
            <w:r>
              <w:t>Ⲭⲉⲣⲉ ⲛⲉ ⲉ̀ⲃⲟⲗϩⲓⲧⲉⲛ Ⲫϯ:</w:t>
            </w:r>
          </w:p>
          <w:p w14:paraId="197AD3A7" w14:textId="77777777" w:rsidR="006C0F49" w:rsidRDefault="006C0F49" w:rsidP="006C0F49">
            <w:pPr>
              <w:pStyle w:val="CopticVersemulti-line"/>
            </w:pPr>
            <w:r>
              <w:t>ⲭⲉⲣⲉ ⲛⲉ ⲉ̀ⲃⲟⲗ ϩⲓⲧⲉⲛ Ⲅⲃⲣⲓⲏⲗ:</w:t>
            </w:r>
          </w:p>
          <w:p w14:paraId="181674C7" w14:textId="77777777" w:rsidR="006C0F49" w:rsidRDefault="006C0F49" w:rsidP="006C0F49">
            <w:pPr>
              <w:pStyle w:val="CopticVersemulti-line"/>
            </w:pPr>
            <w:r>
              <w:t>ⲭⲉⲣⲉ ⲛⲉ ⲉ̀ⲃⲟⲗϩⲓⲧⲟⲧⲉⲛ:</w:t>
            </w:r>
          </w:p>
          <w:p w14:paraId="308AB83B" w14:textId="77777777" w:rsidR="006C0F49" w:rsidRDefault="006C0F49" w:rsidP="006C0F49">
            <w:pPr>
              <w:pStyle w:val="CopticHangingVerse"/>
            </w:pPr>
            <w:r>
              <w:t>ϫⲉ ⲭⲉⲣⲉ ⲛⲉ ⲧⲉⲛϭⲓⲥⲓ ⲙ̀ⲙⲟ.</w:t>
            </w:r>
          </w:p>
        </w:tc>
      </w:tr>
      <w:tr w:rsidR="006C0F49" w14:paraId="4B50639E" w14:textId="77777777" w:rsidTr="003D520A">
        <w:trPr>
          <w:cantSplit/>
          <w:jc w:val="center"/>
        </w:trPr>
        <w:tc>
          <w:tcPr>
            <w:tcW w:w="288" w:type="dxa"/>
          </w:tcPr>
          <w:p w14:paraId="781B1E72" w14:textId="77777777" w:rsidR="006C0F49" w:rsidRDefault="006C0F49" w:rsidP="003D520A">
            <w:pPr>
              <w:pStyle w:val="CopticCross"/>
            </w:pPr>
          </w:p>
        </w:tc>
        <w:tc>
          <w:tcPr>
            <w:tcW w:w="3960" w:type="dxa"/>
          </w:tcPr>
          <w:p w14:paraId="436BEB95" w14:textId="77777777" w:rsidR="006C0F49" w:rsidRDefault="006C0F49" w:rsidP="006C0F49">
            <w:pPr>
              <w:pStyle w:val="EngHang"/>
            </w:pPr>
            <w:r>
              <w:t>The holy angel Gabriel</w:t>
            </w:r>
          </w:p>
          <w:p w14:paraId="1E3989D3" w14:textId="77777777" w:rsidR="006C0F49" w:rsidRDefault="006C0F49" w:rsidP="006C0F49">
            <w:pPr>
              <w:pStyle w:val="EngHang"/>
            </w:pPr>
            <w:commentRangeStart w:id="1329"/>
            <w:r>
              <w:t xml:space="preserve">Announced </w:t>
            </w:r>
            <w:commentRangeEnd w:id="1329"/>
            <w:r>
              <w:rPr>
                <w:rStyle w:val="CommentReference"/>
                <w:rFonts w:ascii="Times New Roman" w:eastAsiaTheme="minorHAnsi" w:hAnsi="Times New Roman" w:cstheme="minorBidi"/>
                <w:color w:val="auto"/>
              </w:rPr>
              <w:commentReference w:id="1329"/>
            </w:r>
            <w:r>
              <w:t>glad tidings to the Virgin.</w:t>
            </w:r>
          </w:p>
          <w:p w14:paraId="20691D33" w14:textId="77777777" w:rsidR="006C0F49" w:rsidRDefault="006C0F49" w:rsidP="006C0F49">
            <w:pPr>
              <w:pStyle w:val="EngHang"/>
            </w:pPr>
            <w:r>
              <w:t>After he saluted her,</w:t>
            </w:r>
          </w:p>
          <w:p w14:paraId="7B91F42E" w14:textId="77777777" w:rsidR="006C0F49" w:rsidRDefault="006C0F49" w:rsidP="006C0F49">
            <w:pPr>
              <w:pStyle w:val="EngHangEnd"/>
            </w:pPr>
            <w:r>
              <w:t>He strengthened her, saying,</w:t>
            </w:r>
          </w:p>
        </w:tc>
        <w:tc>
          <w:tcPr>
            <w:tcW w:w="288" w:type="dxa"/>
          </w:tcPr>
          <w:p w14:paraId="295193EE" w14:textId="77777777" w:rsidR="006C0F49" w:rsidRDefault="006C0F49" w:rsidP="003D520A"/>
        </w:tc>
        <w:tc>
          <w:tcPr>
            <w:tcW w:w="288" w:type="dxa"/>
          </w:tcPr>
          <w:p w14:paraId="39A4D7D2" w14:textId="77777777" w:rsidR="006C0F49" w:rsidRDefault="006C0F49" w:rsidP="003D520A">
            <w:pPr>
              <w:pStyle w:val="CopticCross"/>
            </w:pPr>
          </w:p>
        </w:tc>
        <w:tc>
          <w:tcPr>
            <w:tcW w:w="3960" w:type="dxa"/>
          </w:tcPr>
          <w:p w14:paraId="03F85C46" w14:textId="77777777" w:rsidR="006C0F49" w:rsidRDefault="006C0F49" w:rsidP="006C0F49">
            <w:pPr>
              <w:pStyle w:val="CopticVersemulti-line"/>
            </w:pPr>
            <w:r>
              <w:t>Ⲡⲓⲁⲅⲅⲉⲗⲟⲥ ⲉ̄ⲑ̄ⲩ̄ Ⲅⲁⲃⲣⲓⲏⲗ:</w:t>
            </w:r>
          </w:p>
          <w:p w14:paraId="69F899C2" w14:textId="77777777" w:rsidR="006C0F49" w:rsidRDefault="006C0F49" w:rsidP="006C0F49">
            <w:pPr>
              <w:pStyle w:val="CopticVersemulti-line"/>
            </w:pPr>
            <w:r>
              <w:t>ⲁϥϩⲓϣⲉⲛⲛⲟⲩϥⲓ ⲛ̀ϯⲡⲁⲣⲑⲉⲛⲟⲥ:</w:t>
            </w:r>
          </w:p>
          <w:p w14:paraId="012F8764" w14:textId="77777777" w:rsidR="006C0F49" w:rsidRDefault="006C0F49" w:rsidP="006C0F49">
            <w:pPr>
              <w:pStyle w:val="CopticVersemulti-line"/>
            </w:pPr>
            <w:r>
              <w:t>ⲙⲉⲛⲉⲥⲁ ⲡⲓⲁⲥⲡⲁⲥⲙⲟⲥ:</w:t>
            </w:r>
          </w:p>
          <w:p w14:paraId="1769A7A0" w14:textId="77777777" w:rsidR="006C0F49" w:rsidRDefault="006C0F49" w:rsidP="006C0F49">
            <w:pPr>
              <w:pStyle w:val="CopticHangingVerse"/>
            </w:pPr>
            <w:r>
              <w:t>ⲁϥⲧⲁϫⲣⲟ ⲙ̀ⲙⲟⲥ ϧⲉⲛ ⲡⲉϥⲥⲁϫⲓ.</w:t>
            </w:r>
          </w:p>
        </w:tc>
      </w:tr>
      <w:tr w:rsidR="006C0F49" w14:paraId="2FB35B6F" w14:textId="77777777" w:rsidTr="003D520A">
        <w:trPr>
          <w:cantSplit/>
          <w:jc w:val="center"/>
        </w:trPr>
        <w:tc>
          <w:tcPr>
            <w:tcW w:w="288" w:type="dxa"/>
          </w:tcPr>
          <w:p w14:paraId="660A761B" w14:textId="77777777" w:rsidR="006C0F49" w:rsidRDefault="006C0F49" w:rsidP="003D520A">
            <w:pPr>
              <w:pStyle w:val="CopticCross"/>
            </w:pPr>
            <w:r w:rsidRPr="00FB5ACB">
              <w:t>¿</w:t>
            </w:r>
          </w:p>
        </w:tc>
        <w:tc>
          <w:tcPr>
            <w:tcW w:w="3960" w:type="dxa"/>
          </w:tcPr>
          <w:p w14:paraId="3A61D9E7" w14:textId="77777777" w:rsidR="006C0F49" w:rsidRDefault="006C0F49" w:rsidP="006C0F49">
            <w:pPr>
              <w:pStyle w:val="EngHang"/>
            </w:pPr>
            <w:r>
              <w:t>"Be not afraid, O Mary,</w:t>
            </w:r>
          </w:p>
          <w:p w14:paraId="56F14291" w14:textId="77777777" w:rsidR="006C0F49" w:rsidRDefault="006C0F49" w:rsidP="006C0F49">
            <w:pPr>
              <w:pStyle w:val="EngHang"/>
            </w:pPr>
            <w:r>
              <w:t>For you have found favour with God.</w:t>
            </w:r>
          </w:p>
          <w:p w14:paraId="009391BE" w14:textId="77777777" w:rsidR="006C0F49" w:rsidRDefault="006C0F49" w:rsidP="006C0F49">
            <w:pPr>
              <w:pStyle w:val="EngHang"/>
            </w:pPr>
            <w:r>
              <w:t>Behold, you shall conceive,</w:t>
            </w:r>
          </w:p>
          <w:p w14:paraId="384ACA11" w14:textId="77777777" w:rsidR="006C0F49" w:rsidRDefault="006C0F49" w:rsidP="006C0F49">
            <w:pPr>
              <w:pStyle w:val="EngHangEnd"/>
            </w:pPr>
            <w:r>
              <w:t>And bring forth a Son.</w:t>
            </w:r>
          </w:p>
        </w:tc>
        <w:tc>
          <w:tcPr>
            <w:tcW w:w="288" w:type="dxa"/>
          </w:tcPr>
          <w:p w14:paraId="2836AFD1" w14:textId="77777777" w:rsidR="006C0F49" w:rsidRDefault="006C0F49" w:rsidP="003D520A"/>
        </w:tc>
        <w:tc>
          <w:tcPr>
            <w:tcW w:w="288" w:type="dxa"/>
          </w:tcPr>
          <w:p w14:paraId="5503A85C" w14:textId="77777777" w:rsidR="006C0F49" w:rsidRDefault="006C0F49" w:rsidP="003D520A">
            <w:pPr>
              <w:pStyle w:val="CopticCross"/>
            </w:pPr>
            <w:r w:rsidRPr="00FB5ACB">
              <w:t>¿</w:t>
            </w:r>
          </w:p>
        </w:tc>
        <w:tc>
          <w:tcPr>
            <w:tcW w:w="3960" w:type="dxa"/>
          </w:tcPr>
          <w:p w14:paraId="085EBD8C" w14:textId="77777777" w:rsidR="006C0F49" w:rsidRDefault="006C0F49" w:rsidP="006C0F49">
            <w:pPr>
              <w:pStyle w:val="CopticVersemulti-line"/>
            </w:pPr>
            <w:r>
              <w:t>Ϫⲉ ⲙ̀ⲡⲉⲣⲉⲣϩⲟϯ Ⲙⲁⲣⲓⲁⲙ:</w:t>
            </w:r>
          </w:p>
          <w:p w14:paraId="359A5B75" w14:textId="77777777" w:rsidR="006C0F49" w:rsidRDefault="006C0F49" w:rsidP="006C0F49">
            <w:pPr>
              <w:pStyle w:val="CopticVersemulti-line"/>
            </w:pPr>
            <w:r>
              <w:t>ⲁⲣⲉϫⲓⲙⲓ ⲅⲁⲣ ⲛ̀ⲟⲩϩ̀ⲙⲟⲧ:</w:t>
            </w:r>
          </w:p>
          <w:p w14:paraId="7DB368CC" w14:textId="77777777" w:rsidR="006C0F49" w:rsidRDefault="006C0F49" w:rsidP="006C0F49">
            <w:pPr>
              <w:pStyle w:val="CopticVersemulti-line"/>
            </w:pPr>
            <w:r>
              <w:t>ϧⲁⲧⲉⲛ Ⲫⲛⲟⲩϯ ϩⲏⲡⲡⲉ ⲅⲁⲣ ⲧⲉⲣⲁⲥⲣⲃⲟⲕⲓ:</w:t>
            </w:r>
          </w:p>
          <w:p w14:paraId="66C85D62" w14:textId="77777777" w:rsidR="006C0F49" w:rsidRPr="005130A7" w:rsidRDefault="006C0F49" w:rsidP="006C0F49">
            <w:pPr>
              <w:pStyle w:val="CopticHangingVerse"/>
            </w:pPr>
            <w:r>
              <w:t>ⲟⲩⲟϩ ⲛ̀ⲧⲉⲙⲓⲥⲓ ⲛ̀ⲟⲩϣⲏⲣⲓ.</w:t>
            </w:r>
          </w:p>
        </w:tc>
      </w:tr>
      <w:tr w:rsidR="006C0F49" w14:paraId="29F70627" w14:textId="77777777" w:rsidTr="003D520A">
        <w:trPr>
          <w:cantSplit/>
          <w:jc w:val="center"/>
        </w:trPr>
        <w:tc>
          <w:tcPr>
            <w:tcW w:w="288" w:type="dxa"/>
          </w:tcPr>
          <w:p w14:paraId="0EC77B35" w14:textId="77777777" w:rsidR="006C0F49" w:rsidRPr="00FB5ACB" w:rsidRDefault="006C0F49" w:rsidP="003D520A">
            <w:pPr>
              <w:pStyle w:val="CopticCross"/>
            </w:pPr>
          </w:p>
        </w:tc>
        <w:tc>
          <w:tcPr>
            <w:tcW w:w="3960" w:type="dxa"/>
          </w:tcPr>
          <w:p w14:paraId="15CE577B" w14:textId="77777777" w:rsidR="006C0F49" w:rsidRDefault="006C0F49" w:rsidP="006C0F49">
            <w:pPr>
              <w:pStyle w:val="EngHang"/>
            </w:pPr>
            <w:r>
              <w:t>And the Lord will grant Him</w:t>
            </w:r>
          </w:p>
          <w:p w14:paraId="27FEB824" w14:textId="77777777" w:rsidR="006C0F49" w:rsidRDefault="006C0F49" w:rsidP="006C0F49">
            <w:pPr>
              <w:pStyle w:val="EngHang"/>
            </w:pPr>
            <w:r>
              <w:t>The throne of HIs father, David,</w:t>
            </w:r>
          </w:p>
          <w:p w14:paraId="71EB083A" w14:textId="77777777" w:rsidR="006C0F49" w:rsidRDefault="006C0F49" w:rsidP="006C0F49">
            <w:pPr>
              <w:pStyle w:val="EngHang"/>
            </w:pPr>
            <w:r>
              <w:t>And He will reign over the house of Jacob</w:t>
            </w:r>
          </w:p>
          <w:p w14:paraId="60A7A064" w14:textId="77777777" w:rsidR="006C0F49" w:rsidRDefault="006C0F49" w:rsidP="006C0F49">
            <w:pPr>
              <w:pStyle w:val="EngHangEnd"/>
            </w:pPr>
            <w:r>
              <w:t>Forever and ever."</w:t>
            </w:r>
          </w:p>
        </w:tc>
        <w:tc>
          <w:tcPr>
            <w:tcW w:w="288" w:type="dxa"/>
          </w:tcPr>
          <w:p w14:paraId="19C0F7F8" w14:textId="77777777" w:rsidR="006C0F49" w:rsidRDefault="006C0F49" w:rsidP="003D520A"/>
        </w:tc>
        <w:tc>
          <w:tcPr>
            <w:tcW w:w="288" w:type="dxa"/>
          </w:tcPr>
          <w:p w14:paraId="1AF59E31" w14:textId="77777777" w:rsidR="006C0F49" w:rsidRPr="00FB5ACB" w:rsidRDefault="006C0F49" w:rsidP="003D520A">
            <w:pPr>
              <w:pStyle w:val="CopticCross"/>
            </w:pPr>
          </w:p>
        </w:tc>
        <w:tc>
          <w:tcPr>
            <w:tcW w:w="3960" w:type="dxa"/>
          </w:tcPr>
          <w:p w14:paraId="5BC28103" w14:textId="77777777" w:rsidR="006C0F49" w:rsidRDefault="006C0F49" w:rsidP="006C0F49">
            <w:pPr>
              <w:pStyle w:val="CopticVersemulti-line"/>
            </w:pPr>
            <w:r>
              <w:t>Ⲉϥⲉ̀ϯ ⲛⲁϥ ⲛ̀ϫⲉ Ⲡⲟ̄ⲥ̄ Ⲫϯ:</w:t>
            </w:r>
          </w:p>
          <w:p w14:paraId="4FDC274E" w14:textId="77777777" w:rsidR="006C0F49" w:rsidRDefault="006C0F49" w:rsidP="006C0F49">
            <w:pPr>
              <w:pStyle w:val="CopticVersemulti-line"/>
            </w:pPr>
            <w:r>
              <w:t>ⲙ̀ⲡⲓⲑ̀ⲣⲟⲛⲟⲥ ⲛ̀ⲧⲉ Ⲇⲁⲩⲓⲇ ⲡⲉϥⲓⲱⲧ:</w:t>
            </w:r>
          </w:p>
          <w:p w14:paraId="4BDCC5A9" w14:textId="77777777" w:rsidR="006C0F49" w:rsidRDefault="006C0F49" w:rsidP="006C0F49">
            <w:pPr>
              <w:pStyle w:val="CopticVersemulti-line"/>
            </w:pPr>
            <w:r>
              <w:t>ϥ̀ⲛⲁⲥ̀ⲣⲟⲩⲣⲟ ⲉ̀ϫⲉⲛ ⲡ̀ⲏⲓ ⲛ̀Ⲓⲁⲕⲱⲃ:</w:t>
            </w:r>
          </w:p>
          <w:p w14:paraId="6F97B491" w14:textId="77777777" w:rsidR="006C0F49" w:rsidRDefault="006C0F49" w:rsidP="006C0F49">
            <w:pPr>
              <w:pStyle w:val="CopticVersemulti-line"/>
            </w:pPr>
            <w:r>
              <w:t>ϣⲁ ⲉ̀ⲛⲉϩ ⲛ̀ⲧⲉ ⲡⲓⲉ̀ⲛⲉϩ.</w:t>
            </w:r>
          </w:p>
        </w:tc>
      </w:tr>
      <w:tr w:rsidR="006C0F49" w14:paraId="3632800D" w14:textId="77777777" w:rsidTr="003D520A">
        <w:trPr>
          <w:cantSplit/>
          <w:jc w:val="center"/>
        </w:trPr>
        <w:tc>
          <w:tcPr>
            <w:tcW w:w="288" w:type="dxa"/>
          </w:tcPr>
          <w:p w14:paraId="04B3DA2B" w14:textId="77777777" w:rsidR="006C0F49" w:rsidRPr="00FB5ACB" w:rsidRDefault="006C0F49" w:rsidP="003D520A">
            <w:pPr>
              <w:pStyle w:val="CopticCross"/>
            </w:pPr>
            <w:r w:rsidRPr="00FB5ACB">
              <w:t>¿</w:t>
            </w:r>
          </w:p>
        </w:tc>
        <w:tc>
          <w:tcPr>
            <w:tcW w:w="3960" w:type="dxa"/>
          </w:tcPr>
          <w:p w14:paraId="02C5487D" w14:textId="77777777" w:rsidR="006C0F49" w:rsidRDefault="006C0F49" w:rsidP="006C0F49">
            <w:pPr>
              <w:pStyle w:val="EngHang"/>
            </w:pPr>
            <w:r>
              <w:t>Therefore, we glorify you,</w:t>
            </w:r>
          </w:p>
          <w:p w14:paraId="657AA4F8" w14:textId="77777777" w:rsidR="006C0F49" w:rsidRDefault="006C0F49" w:rsidP="006C0F49">
            <w:pPr>
              <w:pStyle w:val="EngHang"/>
            </w:pPr>
            <w:r>
              <w:t>As the Theotokos, at all times.</w:t>
            </w:r>
          </w:p>
          <w:p w14:paraId="2D17BBD4" w14:textId="77777777" w:rsidR="006C0F49" w:rsidRDefault="006C0F49" w:rsidP="006C0F49">
            <w:pPr>
              <w:pStyle w:val="EngHang"/>
            </w:pPr>
            <w:r>
              <w:t>As the Lord on our behalf,</w:t>
            </w:r>
          </w:p>
          <w:p w14:paraId="028D768E" w14:textId="77777777" w:rsidR="006C0F49" w:rsidRDefault="006C0F49" w:rsidP="006C0F49">
            <w:pPr>
              <w:pStyle w:val="EngHangEnd"/>
            </w:pPr>
            <w:r>
              <w:t>That He may forgive us our sins.</w:t>
            </w:r>
          </w:p>
        </w:tc>
        <w:tc>
          <w:tcPr>
            <w:tcW w:w="288" w:type="dxa"/>
          </w:tcPr>
          <w:p w14:paraId="0809E474" w14:textId="77777777" w:rsidR="006C0F49" w:rsidRDefault="006C0F49" w:rsidP="003D520A"/>
        </w:tc>
        <w:tc>
          <w:tcPr>
            <w:tcW w:w="288" w:type="dxa"/>
          </w:tcPr>
          <w:p w14:paraId="7E8DF8D3" w14:textId="77777777" w:rsidR="006C0F49" w:rsidRPr="00FB5ACB" w:rsidRDefault="006C0F49" w:rsidP="003D520A">
            <w:pPr>
              <w:pStyle w:val="CopticCross"/>
            </w:pPr>
            <w:r w:rsidRPr="00FB5ACB">
              <w:t>¿</w:t>
            </w:r>
          </w:p>
        </w:tc>
        <w:tc>
          <w:tcPr>
            <w:tcW w:w="3960" w:type="dxa"/>
          </w:tcPr>
          <w:p w14:paraId="278FC0D0" w14:textId="77777777" w:rsidR="006C0F49" w:rsidRDefault="006C0F49" w:rsidP="006C0F49">
            <w:pPr>
              <w:pStyle w:val="CopticVersemulti-line"/>
            </w:pPr>
            <w:r>
              <w:t>Ⲉⲑⲃⲉ ⲫⲁⲓ ⲧⲉⲛϯⲱⲟⲩ ⲛⲉ:</w:t>
            </w:r>
          </w:p>
          <w:p w14:paraId="50E4B42B" w14:textId="77777777" w:rsidR="006C0F49" w:rsidRDefault="006C0F49" w:rsidP="006C0F49">
            <w:pPr>
              <w:pStyle w:val="CopticVersemulti-line"/>
            </w:pPr>
            <w:r>
              <w:t>Ϩⲱⲥ ⲑⲉⲟ̀ⲧⲟⲕⲟⲥ ⲛ̀ⲥⲏⲟⲩ ⲛⲓⲃⲉⲛ:</w:t>
            </w:r>
          </w:p>
          <w:p w14:paraId="70E0AFD5" w14:textId="77777777" w:rsidR="006C0F49" w:rsidRDefault="006C0F49" w:rsidP="006C0F49">
            <w:pPr>
              <w:pStyle w:val="CopticVersemulti-line"/>
            </w:pPr>
            <w:r>
              <w:t>ⲙⲁϯϩⲟ ⲉ̀Ⲡⲟ̄ⲥ̄ ⲉ̀ϩ̀ⲣⲏⲓ ⲉ̀ϫⲱⲛ:</w:t>
            </w:r>
          </w:p>
          <w:p w14:paraId="76C672E4" w14:textId="77777777" w:rsidR="006C0F49" w:rsidRDefault="006C0F49" w:rsidP="006C0F49">
            <w:pPr>
              <w:pStyle w:val="CopticHangingVerse"/>
            </w:pPr>
            <w:r>
              <w:t>ⲛ̀ⲧⲉϥⲭⲁ ⲛⲉⲛⲛⲟⲃⲓ ⲛⲁⲛ ⲉ̀ⲃⲟⲗ.</w:t>
            </w:r>
          </w:p>
        </w:tc>
      </w:tr>
      <w:tr w:rsidR="006C0F49" w14:paraId="6D538ED4" w14:textId="77777777" w:rsidTr="003D520A">
        <w:trPr>
          <w:cantSplit/>
          <w:jc w:val="center"/>
        </w:trPr>
        <w:tc>
          <w:tcPr>
            <w:tcW w:w="288" w:type="dxa"/>
          </w:tcPr>
          <w:p w14:paraId="4A6749DD" w14:textId="77777777" w:rsidR="006C0F49" w:rsidRPr="00FB5ACB" w:rsidRDefault="006C0F49" w:rsidP="003D520A">
            <w:pPr>
              <w:pStyle w:val="CopticCross"/>
            </w:pPr>
          </w:p>
        </w:tc>
        <w:tc>
          <w:tcPr>
            <w:tcW w:w="3960" w:type="dxa"/>
          </w:tcPr>
          <w:p w14:paraId="778986A3" w14:textId="77777777" w:rsidR="006C0F49" w:rsidRDefault="006C0F49" w:rsidP="006C0F49">
            <w:pPr>
              <w:pStyle w:val="EngHang"/>
            </w:pPr>
            <w:r>
              <w:t>Hail to you, O Virgin,</w:t>
            </w:r>
          </w:p>
          <w:p w14:paraId="71FF15DF" w14:textId="0FFEF019" w:rsidR="006C0F49" w:rsidRDefault="00D15008" w:rsidP="00D15008">
            <w:pPr>
              <w:pStyle w:val="EngHang"/>
            </w:pPr>
            <w:r>
              <w:t>The true</w:t>
            </w:r>
            <w:r>
              <w:rPr>
                <w:rStyle w:val="FootnoteReference"/>
              </w:rPr>
              <w:footnoteReference w:id="944"/>
            </w:r>
            <w:r>
              <w:t xml:space="preserve"> Queen</w:t>
            </w:r>
            <w:r w:rsidR="006C0F49">
              <w:t>.</w:t>
            </w:r>
          </w:p>
          <w:p w14:paraId="61F6F330" w14:textId="77777777" w:rsidR="006C0F49" w:rsidRDefault="006C0F49" w:rsidP="006C0F49">
            <w:pPr>
              <w:pStyle w:val="EngHang"/>
            </w:pPr>
            <w:r>
              <w:t>Hail to the pride of our race,</w:t>
            </w:r>
          </w:p>
          <w:p w14:paraId="59DC56EC" w14:textId="77777777" w:rsidR="006C0F49" w:rsidRDefault="006C0F49" w:rsidP="006C0F49">
            <w:pPr>
              <w:pStyle w:val="EngHangEnd"/>
            </w:pPr>
            <w:r>
              <w:t>Who has borne to us Emmanuel.</w:t>
            </w:r>
          </w:p>
        </w:tc>
        <w:tc>
          <w:tcPr>
            <w:tcW w:w="288" w:type="dxa"/>
          </w:tcPr>
          <w:p w14:paraId="74FF7772" w14:textId="77777777" w:rsidR="006C0F49" w:rsidRDefault="006C0F49" w:rsidP="003D520A"/>
        </w:tc>
        <w:tc>
          <w:tcPr>
            <w:tcW w:w="288" w:type="dxa"/>
          </w:tcPr>
          <w:p w14:paraId="079636D8" w14:textId="77777777" w:rsidR="006C0F49" w:rsidRPr="00FB5ACB" w:rsidRDefault="006C0F49" w:rsidP="003D520A">
            <w:pPr>
              <w:pStyle w:val="CopticCross"/>
            </w:pPr>
          </w:p>
        </w:tc>
        <w:tc>
          <w:tcPr>
            <w:tcW w:w="3960" w:type="dxa"/>
          </w:tcPr>
          <w:p w14:paraId="28C2BBA3" w14:textId="77777777" w:rsidR="006C0F49" w:rsidRDefault="006C0F49" w:rsidP="006C0F49">
            <w:pPr>
              <w:pStyle w:val="CopticVersemulti-line"/>
            </w:pPr>
            <w:r>
              <w:t>Ⲭⲉⲣⲉ ⲛⲉ ⲱ̀ ϯⲡⲁⲣⲑⲉⲛⲟⲥ:</w:t>
            </w:r>
          </w:p>
          <w:p w14:paraId="51A51469" w14:textId="77777777" w:rsidR="006C0F49" w:rsidRDefault="006C0F49" w:rsidP="006C0F49">
            <w:pPr>
              <w:pStyle w:val="CopticVersemulti-line"/>
            </w:pPr>
            <w:r>
              <w:t>Ϯⲟⲩⲣⲱ ⲙ̀ⲙⲏⲓ ⲛ̀ⲁ̀ⲗⲏⲑⲓⲛⲏ:</w:t>
            </w:r>
          </w:p>
          <w:p w14:paraId="450CE2D3" w14:textId="77777777" w:rsidR="006C0F49" w:rsidRDefault="006C0F49" w:rsidP="006C0F49">
            <w:pPr>
              <w:pStyle w:val="CopticVersemulti-line"/>
            </w:pPr>
            <w:r>
              <w:t>ⲭⲉⲣⲉ ⲡ̀ϣⲟⲩϣⲟⲩ ⲛ̀ⲧⲉ ⲡⲉⲛⲅⲉⲛⲟⲥ:</w:t>
            </w:r>
          </w:p>
          <w:p w14:paraId="1A669AF6" w14:textId="77777777" w:rsidR="006C0F49" w:rsidRDefault="006C0F49" w:rsidP="006C0F49">
            <w:pPr>
              <w:pStyle w:val="CopticHangingVerse"/>
            </w:pPr>
            <w:r>
              <w:t>ⲁ̀ⲣⲉϫ̀ⲫⲟ ⲛⲁⲛ ⲛ̀Ⲉⲙⲙⲁⲛⲟⲩⲏⲗ.</w:t>
            </w:r>
          </w:p>
        </w:tc>
      </w:tr>
      <w:tr w:rsidR="006C0F49" w14:paraId="029B4D33" w14:textId="77777777" w:rsidTr="003D520A">
        <w:trPr>
          <w:cantSplit/>
          <w:jc w:val="center"/>
        </w:trPr>
        <w:tc>
          <w:tcPr>
            <w:tcW w:w="288" w:type="dxa"/>
          </w:tcPr>
          <w:p w14:paraId="399B5573" w14:textId="77777777" w:rsidR="006C0F49" w:rsidRPr="00FB5ACB" w:rsidRDefault="006C0F49" w:rsidP="003D520A">
            <w:pPr>
              <w:pStyle w:val="CopticCross"/>
            </w:pPr>
            <w:r w:rsidRPr="00FB5ACB">
              <w:lastRenderedPageBreak/>
              <w:t>¿</w:t>
            </w:r>
          </w:p>
        </w:tc>
        <w:tc>
          <w:tcPr>
            <w:tcW w:w="3960" w:type="dxa"/>
          </w:tcPr>
          <w:p w14:paraId="1729EF20" w14:textId="77777777" w:rsidR="006C0F49" w:rsidRDefault="006C0F49" w:rsidP="006C0F49">
            <w:pPr>
              <w:pStyle w:val="EngHang"/>
            </w:pPr>
            <w:r>
              <w:t>We ask you, remember us,</w:t>
            </w:r>
          </w:p>
          <w:p w14:paraId="3EC76A01" w14:textId="77777777" w:rsidR="006C0F49" w:rsidRDefault="006C0F49" w:rsidP="006C0F49">
            <w:pPr>
              <w:pStyle w:val="EngHang"/>
            </w:pPr>
            <w:r>
              <w:t>O our faithful advocate,</w:t>
            </w:r>
          </w:p>
          <w:p w14:paraId="033A77DE" w14:textId="77777777" w:rsidR="006C0F49" w:rsidRDefault="006C0F49" w:rsidP="006C0F49">
            <w:pPr>
              <w:pStyle w:val="EngHang"/>
            </w:pPr>
            <w:r>
              <w:t>Before our Lord, Jesus Christ,</w:t>
            </w:r>
          </w:p>
          <w:p w14:paraId="75152868" w14:textId="77777777" w:rsidR="006C0F49" w:rsidRDefault="006C0F49" w:rsidP="006C0F49">
            <w:pPr>
              <w:pStyle w:val="EngHangEnd"/>
            </w:pPr>
            <w:r>
              <w:t>That He may forgive us our sins.</w:t>
            </w:r>
          </w:p>
        </w:tc>
        <w:tc>
          <w:tcPr>
            <w:tcW w:w="288" w:type="dxa"/>
          </w:tcPr>
          <w:p w14:paraId="47BC16CB" w14:textId="77777777" w:rsidR="006C0F49" w:rsidRDefault="006C0F49" w:rsidP="003D520A"/>
        </w:tc>
        <w:tc>
          <w:tcPr>
            <w:tcW w:w="288" w:type="dxa"/>
          </w:tcPr>
          <w:p w14:paraId="15C341A4" w14:textId="77777777" w:rsidR="006C0F49" w:rsidRPr="00FB5ACB" w:rsidRDefault="006C0F49" w:rsidP="003D520A">
            <w:pPr>
              <w:pStyle w:val="CopticCross"/>
            </w:pPr>
            <w:r w:rsidRPr="00FB5ACB">
              <w:t>¿</w:t>
            </w:r>
          </w:p>
        </w:tc>
        <w:tc>
          <w:tcPr>
            <w:tcW w:w="3960" w:type="dxa"/>
          </w:tcPr>
          <w:p w14:paraId="7EB9E686" w14:textId="77777777" w:rsidR="006C0F49" w:rsidRDefault="006C0F49" w:rsidP="006C0F49">
            <w:pPr>
              <w:pStyle w:val="CopticVersemulti-line"/>
            </w:pPr>
            <w:r>
              <w:t>Ⲧⲉⲛϯϩⲟ ⲁ̀ⲣⲓⲡⲉⲛⲙⲉⲩⲓ:</w:t>
            </w:r>
          </w:p>
          <w:p w14:paraId="3CCD9A7E" w14:textId="77777777" w:rsidR="006C0F49" w:rsidRDefault="006C0F49" w:rsidP="006C0F49">
            <w:pPr>
              <w:pStyle w:val="CopticVersemulti-line"/>
            </w:pPr>
            <w:r>
              <w:t>ⲱ̀ ϯⲡ̀ⲣⲟⲥⲧⲁⲧⲏⲥ ⲉ̀ⲧⲉⲛϩⲟⲧ:</w:t>
            </w:r>
          </w:p>
          <w:p w14:paraId="36AC9855" w14:textId="77777777" w:rsidR="006C0F49" w:rsidRDefault="006C0F49" w:rsidP="006C0F49">
            <w:pPr>
              <w:pStyle w:val="CopticVersemulti-line"/>
            </w:pPr>
            <w:r>
              <w:t>ⲛⲁϩⲣⲉⲛ Ⲡⲉⲛⲟ̄ⲥ̄ Ⲓⲏ̄ⲥ̄ Ⲡⲭ̄ⲥ̄:</w:t>
            </w:r>
          </w:p>
          <w:p w14:paraId="165CD670" w14:textId="77777777" w:rsidR="006C0F49" w:rsidRDefault="006C0F49" w:rsidP="006C0F49">
            <w:pPr>
              <w:pStyle w:val="CopticHangingVerse"/>
            </w:pPr>
            <w:r>
              <w:t>ⲛ̀ⲧⲉϥⲭⲁ ⲛⲉⲛⲛⲟⲃⲓ ⲛⲁⲛ ⲉ̀ⲃⲟⲗ.</w:t>
            </w:r>
          </w:p>
        </w:tc>
      </w:tr>
    </w:tbl>
    <w:p w14:paraId="1AED4E15" w14:textId="77777777" w:rsidR="003D520A" w:rsidRDefault="003D520A" w:rsidP="003D520A">
      <w:pPr>
        <w:pStyle w:val="Heading4"/>
      </w:pPr>
      <w:bookmarkStart w:id="1330" w:name="_Ref434478856"/>
      <w:r>
        <w:t xml:space="preserve">The </w:t>
      </w:r>
      <w:r w:rsidR="002411ED">
        <w:t>Second</w:t>
      </w:r>
      <w:r>
        <w:t xml:space="preserve"> Doxology of December or </w:t>
      </w:r>
      <w:r w:rsidRPr="006C0F49">
        <w:rPr>
          <w:rFonts w:ascii="FreeSerifAvvaShenouda" w:hAnsi="FreeSerifAvvaShenouda" w:cs="FreeSerifAvvaShenouda"/>
        </w:rPr>
        <w:t>Ⲕⲟⲓⲁϩⲕ</w:t>
      </w:r>
      <w:bookmarkEnd w:id="133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D520A" w14:paraId="535A0A5B" w14:textId="77777777" w:rsidTr="003D520A">
        <w:trPr>
          <w:cantSplit/>
          <w:jc w:val="center"/>
        </w:trPr>
        <w:tc>
          <w:tcPr>
            <w:tcW w:w="288" w:type="dxa"/>
          </w:tcPr>
          <w:p w14:paraId="1CD94A15" w14:textId="77777777" w:rsidR="003D520A" w:rsidRDefault="003D520A" w:rsidP="003D520A">
            <w:pPr>
              <w:pStyle w:val="CopticCross"/>
              <w:jc w:val="both"/>
            </w:pPr>
          </w:p>
        </w:tc>
        <w:tc>
          <w:tcPr>
            <w:tcW w:w="3960" w:type="dxa"/>
          </w:tcPr>
          <w:p w14:paraId="56FBD8ED" w14:textId="77777777" w:rsidR="003D520A" w:rsidRDefault="003D520A" w:rsidP="002411ED">
            <w:pPr>
              <w:pStyle w:val="EngHang"/>
            </w:pPr>
            <w:r>
              <w:t>The adornment of the Virgin Mary,</w:t>
            </w:r>
          </w:p>
          <w:p w14:paraId="16BDD903" w14:textId="77777777" w:rsidR="003D520A" w:rsidRDefault="003D520A" w:rsidP="002411ED">
            <w:pPr>
              <w:pStyle w:val="EngHang"/>
            </w:pPr>
            <w:r>
              <w:t>The daughter of King David,</w:t>
            </w:r>
          </w:p>
          <w:p w14:paraId="0C3B048F" w14:textId="77777777" w:rsidR="003D520A" w:rsidRDefault="003D520A" w:rsidP="002411ED">
            <w:pPr>
              <w:pStyle w:val="EngHang"/>
            </w:pPr>
            <w:r>
              <w:t>At the right hand of Jesus Christ,</w:t>
            </w:r>
          </w:p>
          <w:p w14:paraId="4F2AABD4" w14:textId="77777777" w:rsidR="003D520A" w:rsidRDefault="003D520A" w:rsidP="002411ED">
            <w:pPr>
              <w:pStyle w:val="EngHangEnd"/>
            </w:pPr>
            <w:r>
              <w:t>The beloved Son of God.</w:t>
            </w:r>
          </w:p>
        </w:tc>
        <w:tc>
          <w:tcPr>
            <w:tcW w:w="288" w:type="dxa"/>
          </w:tcPr>
          <w:p w14:paraId="330EC19A" w14:textId="77777777" w:rsidR="003D520A" w:rsidRDefault="003D520A" w:rsidP="003D520A"/>
        </w:tc>
        <w:tc>
          <w:tcPr>
            <w:tcW w:w="288" w:type="dxa"/>
          </w:tcPr>
          <w:p w14:paraId="582605C3" w14:textId="77777777" w:rsidR="003D520A" w:rsidRDefault="003D520A" w:rsidP="003D520A">
            <w:pPr>
              <w:pStyle w:val="CopticCross"/>
            </w:pPr>
          </w:p>
        </w:tc>
        <w:tc>
          <w:tcPr>
            <w:tcW w:w="3960" w:type="dxa"/>
          </w:tcPr>
          <w:p w14:paraId="45B7FB5B" w14:textId="77777777" w:rsidR="003D520A" w:rsidRDefault="003D520A" w:rsidP="002411ED">
            <w:pPr>
              <w:pStyle w:val="CopticVersemulti-line"/>
            </w:pPr>
            <w:r>
              <w:t>Ⲉⲣⲉ ⲡ̀ⲥⲟⲗⲥⲉⲗ ⲛ̀ϯⲡⲁⲣⲑⲉⲛⲟⲥ:</w:t>
            </w:r>
          </w:p>
          <w:p w14:paraId="3E32B304" w14:textId="77777777" w:rsidR="003D520A" w:rsidRDefault="003D520A" w:rsidP="002411ED">
            <w:pPr>
              <w:pStyle w:val="CopticVersemulti-line"/>
            </w:pPr>
            <w:r>
              <w:t>Ⲙⲁⲣⲓⲁ̀ ⲧ̀ϣⲉⲣⲓ ⲙ̀ⲡ̀ⲟⲩⲣⲟ ⲇⲁϣⲓⲇ:</w:t>
            </w:r>
          </w:p>
          <w:p w14:paraId="3A0A7BF1" w14:textId="77777777" w:rsidR="003D520A" w:rsidRDefault="003D520A" w:rsidP="002411ED">
            <w:pPr>
              <w:pStyle w:val="CopticVersemulti-line"/>
            </w:pPr>
            <w:r>
              <w:t>ⲥⲁⲟⲩⲓ̀ⲛⲁⲙ ⲛ̀Ⲓⲏ̄ⲥ̄ Ⲡⲭ̄ⲥ̄:</w:t>
            </w:r>
          </w:p>
          <w:p w14:paraId="3F419E13" w14:textId="77777777" w:rsidR="003D520A" w:rsidRPr="00C35319" w:rsidRDefault="003D520A" w:rsidP="002411ED">
            <w:pPr>
              <w:pStyle w:val="CopticHangingVerse"/>
            </w:pPr>
            <w:r>
              <w:t>Ⲡϣⲏⲣⲓ ⲙ̀Ⲫϯ ⲡⲓⲙⲉⲛⲣⲓⲧ.</w:t>
            </w:r>
          </w:p>
        </w:tc>
      </w:tr>
      <w:tr w:rsidR="003D520A" w14:paraId="4E24DBCB" w14:textId="77777777" w:rsidTr="003D520A">
        <w:trPr>
          <w:cantSplit/>
          <w:jc w:val="center"/>
        </w:trPr>
        <w:tc>
          <w:tcPr>
            <w:tcW w:w="288" w:type="dxa"/>
          </w:tcPr>
          <w:p w14:paraId="404C1B87" w14:textId="77777777" w:rsidR="003D520A" w:rsidRDefault="003D520A" w:rsidP="003D520A">
            <w:pPr>
              <w:pStyle w:val="CopticCross"/>
            </w:pPr>
            <w:r w:rsidRPr="00FB5ACB">
              <w:t>¿</w:t>
            </w:r>
          </w:p>
        </w:tc>
        <w:tc>
          <w:tcPr>
            <w:tcW w:w="3960" w:type="dxa"/>
          </w:tcPr>
          <w:p w14:paraId="42C8D50C" w14:textId="77777777" w:rsidR="003D520A" w:rsidRDefault="003D520A" w:rsidP="002411ED">
            <w:pPr>
              <w:pStyle w:val="EngHang"/>
            </w:pPr>
            <w:r>
              <w:t>As David the king</w:t>
            </w:r>
          </w:p>
          <w:p w14:paraId="2DA20062" w14:textId="77777777" w:rsidR="003D520A" w:rsidRDefault="003D520A" w:rsidP="002411ED">
            <w:pPr>
              <w:pStyle w:val="EngHang"/>
            </w:pPr>
            <w:r>
              <w:t>Has said in the Psalm,</w:t>
            </w:r>
          </w:p>
          <w:p w14:paraId="3AF56CF8" w14:textId="77777777" w:rsidR="003D520A" w:rsidRDefault="003D520A" w:rsidP="002411ED">
            <w:pPr>
              <w:pStyle w:val="EngHang"/>
            </w:pPr>
            <w:r>
              <w:t>“The Queen did stand</w:t>
            </w:r>
          </w:p>
          <w:p w14:paraId="746236DD" w14:textId="77777777" w:rsidR="003D520A" w:rsidRDefault="003D520A" w:rsidP="002411ED">
            <w:pPr>
              <w:pStyle w:val="EngHangEnd"/>
            </w:pPr>
            <w:r>
              <w:t>On the right hand of the throne.”</w:t>
            </w:r>
          </w:p>
        </w:tc>
        <w:tc>
          <w:tcPr>
            <w:tcW w:w="288" w:type="dxa"/>
          </w:tcPr>
          <w:p w14:paraId="76DFB524" w14:textId="77777777" w:rsidR="003D520A" w:rsidRDefault="003D520A" w:rsidP="003D520A"/>
        </w:tc>
        <w:tc>
          <w:tcPr>
            <w:tcW w:w="288" w:type="dxa"/>
          </w:tcPr>
          <w:p w14:paraId="7F3525D4" w14:textId="77777777" w:rsidR="003D520A" w:rsidRDefault="003D520A" w:rsidP="003D520A">
            <w:pPr>
              <w:pStyle w:val="CopticCross"/>
            </w:pPr>
            <w:r w:rsidRPr="00FB5ACB">
              <w:t>¿</w:t>
            </w:r>
          </w:p>
        </w:tc>
        <w:tc>
          <w:tcPr>
            <w:tcW w:w="3960" w:type="dxa"/>
          </w:tcPr>
          <w:p w14:paraId="34F92AAE" w14:textId="77777777" w:rsidR="003D520A" w:rsidRDefault="003D520A" w:rsidP="002411ED">
            <w:pPr>
              <w:pStyle w:val="CopticVersemulti-line"/>
            </w:pPr>
            <w:r>
              <w:t>Ⲕⲁⲧⲁ ⲡ̀ⲥⲁϫⲓ ⲛ̀Ⲇⲁⲩⲓⲇ ⲡ̀ⲟⲩⲣⲟ:</w:t>
            </w:r>
          </w:p>
          <w:p w14:paraId="55E72801" w14:textId="77777777" w:rsidR="003D520A" w:rsidRDefault="003D520A" w:rsidP="002411ED">
            <w:pPr>
              <w:pStyle w:val="CopticVersemulti-line"/>
            </w:pPr>
            <w:r>
              <w:t>ⲡⲓϩⲩⲙⲛⲟⲇⲟⲥ ϧⲉⲛ ⲡⲓⲯⲁⲗⲙⲟⲥ:</w:t>
            </w:r>
          </w:p>
          <w:p w14:paraId="1FF6A38E" w14:textId="77777777" w:rsidR="003D520A" w:rsidRDefault="003D520A" w:rsidP="002411ED">
            <w:pPr>
              <w:pStyle w:val="CopticVersemulti-line"/>
            </w:pPr>
            <w:r>
              <w:t>ϫⲉ ⲁⲥⲟ̀ϩⲓ ⲉ̀ⲣⲁⲧⲥ ⲛ̀ϫⲉ ϯⲟⲩⲣⲱ:</w:t>
            </w:r>
          </w:p>
          <w:p w14:paraId="53ED355C" w14:textId="77777777" w:rsidR="003D520A" w:rsidRDefault="003D520A" w:rsidP="002411ED">
            <w:pPr>
              <w:pStyle w:val="CopticHangingVerse"/>
            </w:pPr>
            <w:r>
              <w:t>ⲥⲁⲟⲩⲓⲛⲁⲙ ⲙ̀ⲡⲓⲑ̀ⲣⲟⲛⲟⲥ.</w:t>
            </w:r>
          </w:p>
        </w:tc>
      </w:tr>
      <w:tr w:rsidR="003D520A" w14:paraId="2E515DCA" w14:textId="77777777" w:rsidTr="003D520A">
        <w:trPr>
          <w:cantSplit/>
          <w:jc w:val="center"/>
        </w:trPr>
        <w:tc>
          <w:tcPr>
            <w:tcW w:w="288" w:type="dxa"/>
          </w:tcPr>
          <w:p w14:paraId="7710DE9F" w14:textId="77777777" w:rsidR="003D520A" w:rsidRDefault="003D520A" w:rsidP="003D520A">
            <w:pPr>
              <w:pStyle w:val="CopticCross"/>
            </w:pPr>
          </w:p>
        </w:tc>
        <w:tc>
          <w:tcPr>
            <w:tcW w:w="3960" w:type="dxa"/>
          </w:tcPr>
          <w:p w14:paraId="5D397ED5" w14:textId="77777777" w:rsidR="003D520A" w:rsidRDefault="003D520A" w:rsidP="002411ED">
            <w:pPr>
              <w:pStyle w:val="EngHang"/>
            </w:pPr>
            <w:r>
              <w:t>You are exalted above the Cherubim,</w:t>
            </w:r>
          </w:p>
          <w:p w14:paraId="01C3A200" w14:textId="77777777" w:rsidR="003D520A" w:rsidRDefault="003D520A" w:rsidP="002411ED">
            <w:pPr>
              <w:pStyle w:val="EngHang"/>
            </w:pPr>
            <w:r>
              <w:t>O Mother of the God of powers,</w:t>
            </w:r>
          </w:p>
          <w:p w14:paraId="492A8DB3" w14:textId="77777777" w:rsidR="003D520A" w:rsidRDefault="003D520A" w:rsidP="002411ED">
            <w:pPr>
              <w:pStyle w:val="EngHang"/>
            </w:pPr>
            <w:r>
              <w:t>And more honoured than the Seraphim,</w:t>
            </w:r>
          </w:p>
          <w:p w14:paraId="008AF29C" w14:textId="77777777" w:rsidR="003D520A" w:rsidRDefault="003D520A" w:rsidP="002411ED">
            <w:pPr>
              <w:pStyle w:val="EngHangEnd"/>
            </w:pPr>
            <w:r>
              <w:t>In heaven and on earth.</w:t>
            </w:r>
          </w:p>
        </w:tc>
        <w:tc>
          <w:tcPr>
            <w:tcW w:w="288" w:type="dxa"/>
          </w:tcPr>
          <w:p w14:paraId="6D8A0856" w14:textId="77777777" w:rsidR="003D520A" w:rsidRDefault="003D520A" w:rsidP="003D520A"/>
        </w:tc>
        <w:tc>
          <w:tcPr>
            <w:tcW w:w="288" w:type="dxa"/>
          </w:tcPr>
          <w:p w14:paraId="636EB7E3" w14:textId="77777777" w:rsidR="003D520A" w:rsidRDefault="003D520A" w:rsidP="003D520A">
            <w:pPr>
              <w:pStyle w:val="CopticCross"/>
            </w:pPr>
          </w:p>
        </w:tc>
        <w:tc>
          <w:tcPr>
            <w:tcW w:w="3960" w:type="dxa"/>
          </w:tcPr>
          <w:p w14:paraId="29917361" w14:textId="77777777" w:rsidR="003D520A" w:rsidRDefault="003D520A" w:rsidP="002411ED">
            <w:pPr>
              <w:pStyle w:val="CopticVersemulti-line"/>
            </w:pPr>
            <w:r>
              <w:t>Ⲧⲉϭⲟⲥⲓ ⲉ̀Ⲛⲓⲭⲉⲣⲟⲩⲃⲓⲙ:</w:t>
            </w:r>
          </w:p>
          <w:p w14:paraId="4C042A01" w14:textId="77777777" w:rsidR="003D520A" w:rsidRDefault="003D520A" w:rsidP="002411ED">
            <w:pPr>
              <w:pStyle w:val="CopticVersemulti-line"/>
            </w:pPr>
            <w:r>
              <w:t>ⲱ̀ ⲑ̀ⲙⲁⲩ ⲙ̀Ⲫϯ ⲫⲁ ⲡⲓⲁ̀ⲙⲁϩⲓ:</w:t>
            </w:r>
          </w:p>
          <w:p w14:paraId="56CC3311" w14:textId="77777777" w:rsidR="003D520A" w:rsidRDefault="003D520A" w:rsidP="002411ED">
            <w:pPr>
              <w:pStyle w:val="CopticVersemulti-line"/>
            </w:pPr>
            <w:r>
              <w:t>ⲧⲉⲧⲁⲓⲏⲟⲩⲧ ⲉ̀Ⲛⲓⲥⲉⲣⲁⲫⲓⲙ:</w:t>
            </w:r>
          </w:p>
          <w:p w14:paraId="72CFF0AF" w14:textId="77777777" w:rsidR="003D520A" w:rsidRDefault="003D520A" w:rsidP="002411ED">
            <w:pPr>
              <w:pStyle w:val="CopticHangingVerse"/>
            </w:pPr>
            <w:r>
              <w:t>ϧⲉⲛ ⲧ̀ⲫⲉ ⲛⲉⲙ ϩⲓϫⲉⲛ ⲡⲓⲕⲁϩⲓ.</w:t>
            </w:r>
          </w:p>
        </w:tc>
      </w:tr>
      <w:tr w:rsidR="003D520A" w14:paraId="10B62A1C" w14:textId="77777777" w:rsidTr="003D520A">
        <w:trPr>
          <w:cantSplit/>
          <w:jc w:val="center"/>
        </w:trPr>
        <w:tc>
          <w:tcPr>
            <w:tcW w:w="288" w:type="dxa"/>
          </w:tcPr>
          <w:p w14:paraId="0287DDBC" w14:textId="77777777" w:rsidR="003D520A" w:rsidRDefault="003D520A" w:rsidP="003D520A">
            <w:pPr>
              <w:pStyle w:val="CopticCross"/>
            </w:pPr>
            <w:r w:rsidRPr="00FB5ACB">
              <w:t>¿</w:t>
            </w:r>
          </w:p>
        </w:tc>
        <w:tc>
          <w:tcPr>
            <w:tcW w:w="3960" w:type="dxa"/>
          </w:tcPr>
          <w:p w14:paraId="3152367C" w14:textId="77777777" w:rsidR="003D520A" w:rsidRDefault="003D520A" w:rsidP="002411ED">
            <w:pPr>
              <w:pStyle w:val="EngHang"/>
            </w:pPr>
            <w:r>
              <w:t>Blessed are you, O Mary,</w:t>
            </w:r>
          </w:p>
          <w:p w14:paraId="3A010DF0" w14:textId="77777777" w:rsidR="003D520A" w:rsidRDefault="003D520A" w:rsidP="002411ED">
            <w:pPr>
              <w:pStyle w:val="EngHang"/>
            </w:pPr>
            <w:r>
              <w:t>For you have borne the True One,</w:t>
            </w:r>
          </w:p>
          <w:p w14:paraId="55808754" w14:textId="77777777" w:rsidR="003D520A" w:rsidRDefault="003D520A" w:rsidP="002411ED">
            <w:pPr>
              <w:pStyle w:val="EngHang"/>
            </w:pPr>
            <w:r>
              <w:t>While remaining a virgin,</w:t>
            </w:r>
          </w:p>
          <w:p w14:paraId="3ED484DF" w14:textId="77777777" w:rsidR="003D520A" w:rsidRDefault="003D520A" w:rsidP="002411ED">
            <w:pPr>
              <w:pStyle w:val="EngHangEnd"/>
            </w:pPr>
            <w:r>
              <w:t>And your virginity is ever sealed.</w:t>
            </w:r>
          </w:p>
        </w:tc>
        <w:tc>
          <w:tcPr>
            <w:tcW w:w="288" w:type="dxa"/>
          </w:tcPr>
          <w:p w14:paraId="79FA334E" w14:textId="77777777" w:rsidR="003D520A" w:rsidRDefault="003D520A" w:rsidP="003D520A"/>
        </w:tc>
        <w:tc>
          <w:tcPr>
            <w:tcW w:w="288" w:type="dxa"/>
          </w:tcPr>
          <w:p w14:paraId="0E8F1E71" w14:textId="77777777" w:rsidR="003D520A" w:rsidRDefault="003D520A" w:rsidP="003D520A">
            <w:pPr>
              <w:pStyle w:val="CopticCross"/>
            </w:pPr>
            <w:r w:rsidRPr="00FB5ACB">
              <w:t>¿</w:t>
            </w:r>
          </w:p>
        </w:tc>
        <w:tc>
          <w:tcPr>
            <w:tcW w:w="3960" w:type="dxa"/>
          </w:tcPr>
          <w:p w14:paraId="238F8622" w14:textId="77777777" w:rsidR="003D520A" w:rsidRDefault="003D520A" w:rsidP="002411ED">
            <w:pPr>
              <w:pStyle w:val="CopticVersemulti-line"/>
            </w:pPr>
            <w:r>
              <w:t>Ⲱⲟⲩⲛⲓⲁϯ ⲛ̀ⲑⲟ Ⲙⲁⲣⲓⲁ̀:</w:t>
            </w:r>
          </w:p>
          <w:p w14:paraId="541978DA" w14:textId="77777777" w:rsidR="003D520A" w:rsidRDefault="003D520A" w:rsidP="002411ED">
            <w:pPr>
              <w:pStyle w:val="CopticVersemulti-line"/>
            </w:pPr>
            <w:r>
              <w:t>Ϫⲉ ⲁ̀ⲣⲉϫ̀ⲫⲟ ⲙ̀ⲡⲓⲁ̀ⲗⲏⲑⲓⲛⲟⲥ:</w:t>
            </w:r>
          </w:p>
          <w:p w14:paraId="703E2D5E" w14:textId="77777777" w:rsidR="003D520A" w:rsidRDefault="003D520A" w:rsidP="002411ED">
            <w:pPr>
              <w:pStyle w:val="CopticVersemulti-line"/>
            </w:pPr>
            <w:r>
              <w:t>ⲉⲥⲧⲟⲃ ⲛ̀ϫⲉ ⲧⲉⲡⲁⲣⲥⲛⲓⲁ̀:</w:t>
            </w:r>
          </w:p>
          <w:p w14:paraId="1C5F57C0" w14:textId="77777777" w:rsidR="003D520A" w:rsidRDefault="003D520A" w:rsidP="002411ED">
            <w:pPr>
              <w:pStyle w:val="CopticHangingVerse"/>
            </w:pPr>
            <w:r>
              <w:t>ⲉ̀ⲣⲉⲟ̀ϩⲓ ⲉ̀ⲣⲉⲟⲓ ⲙ̀ⲡⲁⲣⲑⲉⲛⲟⲥ.</w:t>
            </w:r>
          </w:p>
        </w:tc>
      </w:tr>
      <w:tr w:rsidR="003D520A" w14:paraId="624A4B4F" w14:textId="77777777" w:rsidTr="003D520A">
        <w:trPr>
          <w:cantSplit/>
          <w:jc w:val="center"/>
        </w:trPr>
        <w:tc>
          <w:tcPr>
            <w:tcW w:w="288" w:type="dxa"/>
          </w:tcPr>
          <w:p w14:paraId="377A20FB" w14:textId="77777777" w:rsidR="003D520A" w:rsidRDefault="003D520A" w:rsidP="003D520A">
            <w:pPr>
              <w:pStyle w:val="CopticCross"/>
            </w:pPr>
          </w:p>
        </w:tc>
        <w:tc>
          <w:tcPr>
            <w:tcW w:w="3960" w:type="dxa"/>
          </w:tcPr>
          <w:p w14:paraId="6350087C" w14:textId="77777777" w:rsidR="003D520A" w:rsidRDefault="003D520A" w:rsidP="002411ED">
            <w:pPr>
              <w:pStyle w:val="EngHang"/>
            </w:pPr>
            <w:r>
              <w:t>As Isaiah has said,</w:t>
            </w:r>
          </w:p>
          <w:p w14:paraId="10626BF2" w14:textId="77777777" w:rsidR="003D520A" w:rsidRDefault="003D520A" w:rsidP="002411ED">
            <w:pPr>
              <w:pStyle w:val="EngHang"/>
            </w:pPr>
            <w:r>
              <w:t>With a joyful voice,</w:t>
            </w:r>
          </w:p>
          <w:p w14:paraId="2AD3CFCC" w14:textId="77777777" w:rsidR="003D520A" w:rsidRDefault="003D520A" w:rsidP="002411ED">
            <w:pPr>
              <w:pStyle w:val="EngHang"/>
            </w:pPr>
            <w:r>
              <w:t>“Behold, a virgin shall conceive,</w:t>
            </w:r>
          </w:p>
          <w:p w14:paraId="1AD79762" w14:textId="77777777" w:rsidR="003D520A" w:rsidRDefault="003D520A" w:rsidP="002411ED">
            <w:pPr>
              <w:pStyle w:val="EngHangEnd"/>
            </w:pPr>
            <w:r>
              <w:t>And bring forth Emmanuel.”</w:t>
            </w:r>
          </w:p>
        </w:tc>
        <w:tc>
          <w:tcPr>
            <w:tcW w:w="288" w:type="dxa"/>
          </w:tcPr>
          <w:p w14:paraId="5BD74F02" w14:textId="77777777" w:rsidR="003D520A" w:rsidRDefault="003D520A" w:rsidP="003D520A"/>
        </w:tc>
        <w:tc>
          <w:tcPr>
            <w:tcW w:w="288" w:type="dxa"/>
          </w:tcPr>
          <w:p w14:paraId="6DFEF9B5" w14:textId="77777777" w:rsidR="003D520A" w:rsidRDefault="003D520A" w:rsidP="003D520A">
            <w:pPr>
              <w:pStyle w:val="CopticCross"/>
            </w:pPr>
          </w:p>
        </w:tc>
        <w:tc>
          <w:tcPr>
            <w:tcW w:w="3960" w:type="dxa"/>
          </w:tcPr>
          <w:p w14:paraId="69BE89DD" w14:textId="77777777" w:rsidR="003D520A" w:rsidRDefault="003D520A" w:rsidP="002411ED">
            <w:pPr>
              <w:pStyle w:val="CopticVersemulti-line"/>
            </w:pPr>
            <w:r>
              <w:t>Ⲕⲁⲧⲁ ⲫ̀ⲣⲏϯ ⲉ̀ⲧⲁϥϫⲟⲥ:</w:t>
            </w:r>
          </w:p>
          <w:p w14:paraId="4DBBDFE4" w14:textId="77777777" w:rsidR="003D520A" w:rsidRDefault="003D520A" w:rsidP="002411ED">
            <w:pPr>
              <w:pStyle w:val="CopticVersemulti-line"/>
            </w:pPr>
            <w:r>
              <w:t>ⲛ̀ϫⲉ Ⲏⲥⲁⲏ̀ⲁⲥ ϧⲉⲛ ⲟⲩⲥ̀ⲙⲏ ⲛ̀ⲑⲉⲗⲏⲗ:</w:t>
            </w:r>
          </w:p>
          <w:p w14:paraId="3B890A4A" w14:textId="77777777" w:rsidR="003D520A" w:rsidRDefault="003D520A" w:rsidP="002411ED">
            <w:pPr>
              <w:pStyle w:val="CopticVersemulti-line"/>
            </w:pPr>
            <w:r>
              <w:t>ϫⲉ ⲓⲥ ⲁ̀ⲗⲟⲩ ⲙ̀ⲡⲁⲣⲑⲉⲛⲟⲥ:</w:t>
            </w:r>
          </w:p>
          <w:p w14:paraId="135C9845" w14:textId="77777777" w:rsidR="003D520A" w:rsidRDefault="003D520A" w:rsidP="002411ED">
            <w:pPr>
              <w:pStyle w:val="CopticHangingVerse"/>
            </w:pPr>
            <w:r>
              <w:t>ⲉⲥⲉ̀ⲙⲓⲥⲓ ⲛⲁⲛ ⲛ̀Ⲉⲙⲙⲁⲛⲟⲩⲏⲗ.</w:t>
            </w:r>
          </w:p>
        </w:tc>
      </w:tr>
      <w:tr w:rsidR="003D520A" w14:paraId="08CCC9EF" w14:textId="77777777" w:rsidTr="003D520A">
        <w:trPr>
          <w:cantSplit/>
          <w:jc w:val="center"/>
        </w:trPr>
        <w:tc>
          <w:tcPr>
            <w:tcW w:w="288" w:type="dxa"/>
          </w:tcPr>
          <w:p w14:paraId="5737F109" w14:textId="77777777" w:rsidR="003D520A" w:rsidRDefault="003D520A" w:rsidP="003D520A">
            <w:pPr>
              <w:pStyle w:val="CopticCross"/>
            </w:pPr>
            <w:r w:rsidRPr="00FB5ACB">
              <w:lastRenderedPageBreak/>
              <w:t>¿</w:t>
            </w:r>
          </w:p>
        </w:tc>
        <w:tc>
          <w:tcPr>
            <w:tcW w:w="3960" w:type="dxa"/>
          </w:tcPr>
          <w:p w14:paraId="1826D039" w14:textId="77777777" w:rsidR="003D520A" w:rsidRDefault="003D520A" w:rsidP="002411ED">
            <w:pPr>
              <w:pStyle w:val="EngHang"/>
            </w:pPr>
            <w:r>
              <w:t>We magnify you every day,</w:t>
            </w:r>
          </w:p>
          <w:p w14:paraId="240EC80A" w14:textId="77777777" w:rsidR="003D520A" w:rsidRDefault="003D520A" w:rsidP="002411ED">
            <w:pPr>
              <w:pStyle w:val="EngHang"/>
            </w:pPr>
            <w:r>
              <w:t>Saying with Gabriel,</w:t>
            </w:r>
          </w:p>
          <w:p w14:paraId="661CFD59" w14:textId="77777777" w:rsidR="003D520A" w:rsidRDefault="003D520A" w:rsidP="002411ED">
            <w:pPr>
              <w:pStyle w:val="EngHang"/>
            </w:pPr>
            <w:r>
              <w:t>“Hail, O full of grace,</w:t>
            </w:r>
          </w:p>
          <w:p w14:paraId="013037BF" w14:textId="77777777" w:rsidR="003D520A" w:rsidRDefault="003D520A" w:rsidP="002411ED">
            <w:pPr>
              <w:pStyle w:val="EngHangEnd"/>
            </w:pPr>
            <w:r>
              <w:t>The Lord is with you.”</w:t>
            </w:r>
          </w:p>
        </w:tc>
        <w:tc>
          <w:tcPr>
            <w:tcW w:w="288" w:type="dxa"/>
          </w:tcPr>
          <w:p w14:paraId="31D749E4" w14:textId="77777777" w:rsidR="003D520A" w:rsidRDefault="003D520A" w:rsidP="003D520A"/>
        </w:tc>
        <w:tc>
          <w:tcPr>
            <w:tcW w:w="288" w:type="dxa"/>
          </w:tcPr>
          <w:p w14:paraId="2B3A8FD0" w14:textId="77777777" w:rsidR="003D520A" w:rsidRDefault="003D520A" w:rsidP="003D520A">
            <w:pPr>
              <w:pStyle w:val="CopticCross"/>
            </w:pPr>
            <w:r w:rsidRPr="00FB5ACB">
              <w:t>¿</w:t>
            </w:r>
          </w:p>
        </w:tc>
        <w:tc>
          <w:tcPr>
            <w:tcW w:w="3960" w:type="dxa"/>
          </w:tcPr>
          <w:p w14:paraId="00ABF7B2" w14:textId="77777777" w:rsidR="003D520A" w:rsidRDefault="003D520A" w:rsidP="002411ED">
            <w:pPr>
              <w:pStyle w:val="CopticVersemulti-line"/>
            </w:pPr>
            <w:r>
              <w:t>Ⲧⲉⲛϭⲓⲥⲓ ⲙ̀ⲙⲟ ⲙ̀ⲙⲏⲛⲓ ⲙ̀ⲙⲏⲛⲓ:</w:t>
            </w:r>
          </w:p>
          <w:p w14:paraId="604A0A51" w14:textId="77777777" w:rsidR="003D520A" w:rsidRDefault="003D520A" w:rsidP="002411ED">
            <w:pPr>
              <w:pStyle w:val="CopticVersemulti-line"/>
            </w:pPr>
            <w:r>
              <w:t>ⲉⲛϫⲱ ⲙ̀ⲙⲟⲥ ⲛⲉⲙ Ⲅⲁⲃⲣⲓⲏⲗ:</w:t>
            </w:r>
          </w:p>
          <w:p w14:paraId="137AB2CA" w14:textId="77777777" w:rsidR="003D520A" w:rsidRDefault="003D520A" w:rsidP="002411ED">
            <w:pPr>
              <w:pStyle w:val="CopticVersemulti-line"/>
            </w:pPr>
            <w:r>
              <w:t>ϫⲉ ⲭⲉⲣⲉ ⲕⲉⲭⲁⲣⲓⲧⲱⲙⲉⲛⲏ:</w:t>
            </w:r>
          </w:p>
          <w:p w14:paraId="65299F2F" w14:textId="77777777" w:rsidR="003D520A" w:rsidRDefault="003D520A" w:rsidP="002411ED">
            <w:pPr>
              <w:pStyle w:val="CopticHangingVerse"/>
            </w:pPr>
            <w:r>
              <w:t>ⲟ̀Ⲕⲩⲣⲓⲟⲥ ⲙⲉⲧⲁ ⲥⲟⲩ.</w:t>
            </w:r>
          </w:p>
        </w:tc>
      </w:tr>
      <w:tr w:rsidR="003D520A" w14:paraId="21D1CC69" w14:textId="77777777" w:rsidTr="003D520A">
        <w:trPr>
          <w:cantSplit/>
          <w:jc w:val="center"/>
        </w:trPr>
        <w:tc>
          <w:tcPr>
            <w:tcW w:w="288" w:type="dxa"/>
          </w:tcPr>
          <w:p w14:paraId="336B92F8" w14:textId="77777777" w:rsidR="003D520A" w:rsidRDefault="003D520A" w:rsidP="003D520A">
            <w:pPr>
              <w:pStyle w:val="CopticCross"/>
            </w:pPr>
          </w:p>
        </w:tc>
        <w:tc>
          <w:tcPr>
            <w:tcW w:w="3960" w:type="dxa"/>
          </w:tcPr>
          <w:p w14:paraId="40F1EFF6" w14:textId="77777777" w:rsidR="003D520A" w:rsidRDefault="003D520A" w:rsidP="002411ED">
            <w:pPr>
              <w:pStyle w:val="EngHang"/>
            </w:pPr>
            <w:r>
              <w:t>Hail to you, O Virgin,</w:t>
            </w:r>
          </w:p>
          <w:p w14:paraId="1C8F8F3B" w14:textId="77777777" w:rsidR="003D520A" w:rsidRDefault="003D520A" w:rsidP="002411ED">
            <w:pPr>
              <w:pStyle w:val="EngHang"/>
            </w:pPr>
            <w:r>
              <w:t>And we call you blessed,</w:t>
            </w:r>
          </w:p>
          <w:p w14:paraId="4A767C43" w14:textId="77777777" w:rsidR="003D520A" w:rsidRDefault="003D520A" w:rsidP="002411ED">
            <w:pPr>
              <w:pStyle w:val="EngHang"/>
            </w:pPr>
            <w:r>
              <w:t>With Gabriel the Angel:</w:t>
            </w:r>
          </w:p>
          <w:p w14:paraId="3E89E829" w14:textId="77777777" w:rsidR="003D520A" w:rsidRDefault="003D520A" w:rsidP="002411ED">
            <w:pPr>
              <w:pStyle w:val="EngHangEnd"/>
            </w:pPr>
            <w:r>
              <w:t>“The Lord is with you.”</w:t>
            </w:r>
          </w:p>
        </w:tc>
        <w:tc>
          <w:tcPr>
            <w:tcW w:w="288" w:type="dxa"/>
          </w:tcPr>
          <w:p w14:paraId="4B9C5438" w14:textId="77777777" w:rsidR="003D520A" w:rsidRDefault="003D520A" w:rsidP="003D520A"/>
        </w:tc>
        <w:tc>
          <w:tcPr>
            <w:tcW w:w="288" w:type="dxa"/>
          </w:tcPr>
          <w:p w14:paraId="4757D4B1" w14:textId="77777777" w:rsidR="003D520A" w:rsidRDefault="003D520A" w:rsidP="003D520A">
            <w:pPr>
              <w:pStyle w:val="CopticCross"/>
            </w:pPr>
          </w:p>
        </w:tc>
        <w:tc>
          <w:tcPr>
            <w:tcW w:w="3960" w:type="dxa"/>
          </w:tcPr>
          <w:p w14:paraId="0F8756CE" w14:textId="77777777" w:rsidR="003D520A" w:rsidRDefault="003D520A" w:rsidP="002411ED">
            <w:pPr>
              <w:pStyle w:val="CopticVersemulti-line"/>
            </w:pPr>
            <w:r>
              <w:t>Ⲭⲉⲣⲉ ⲛⲉ ⲱ̀ ϯⲡⲁⲣⲑⲉⲛⲟⲥ:</w:t>
            </w:r>
          </w:p>
          <w:p w14:paraId="5619E1C5" w14:textId="77777777" w:rsidR="003D520A" w:rsidRDefault="003D520A" w:rsidP="002411ED">
            <w:pPr>
              <w:pStyle w:val="CopticVersemulti-line"/>
            </w:pPr>
            <w:r>
              <w:t>Ϯⲉⲛⲉⲣⲙⲁⲕⲁⲣⲓⲍⲓⲛ ⲙ̀ⲙⲟ:</w:t>
            </w:r>
          </w:p>
          <w:p w14:paraId="39F7209A" w14:textId="77777777" w:rsidR="003D520A" w:rsidRDefault="003D520A" w:rsidP="002411ED">
            <w:pPr>
              <w:pStyle w:val="CopticVersemulti-line"/>
            </w:pPr>
            <w:r>
              <w:t>ⲛⲉⲙ Ⲅⲁⲃⲣⲓⲏⲗ ⲡⲓⲁⲅⲅⲉⲗⲟⲥ:</w:t>
            </w:r>
          </w:p>
          <w:p w14:paraId="58AA8C36" w14:textId="77777777" w:rsidR="003D520A" w:rsidRDefault="003D520A" w:rsidP="002411ED">
            <w:pPr>
              <w:pStyle w:val="CopticHangingVerse"/>
            </w:pPr>
            <w:r>
              <w:t>ⲟⲩⲟϩ Ⲡⲟ̄ⲥ̄ ϣⲟⲡ ⲛⲉⲙⲉ.</w:t>
            </w:r>
          </w:p>
        </w:tc>
      </w:tr>
      <w:tr w:rsidR="003D520A" w14:paraId="5756D2FD" w14:textId="77777777" w:rsidTr="003D520A">
        <w:trPr>
          <w:cantSplit/>
          <w:jc w:val="center"/>
        </w:trPr>
        <w:tc>
          <w:tcPr>
            <w:tcW w:w="288" w:type="dxa"/>
          </w:tcPr>
          <w:p w14:paraId="089B94FD" w14:textId="77777777" w:rsidR="003D520A" w:rsidRDefault="003D520A" w:rsidP="003D520A">
            <w:pPr>
              <w:pStyle w:val="CopticCross"/>
            </w:pPr>
            <w:r w:rsidRPr="00FB5ACB">
              <w:t>¿</w:t>
            </w:r>
          </w:p>
        </w:tc>
        <w:tc>
          <w:tcPr>
            <w:tcW w:w="3960" w:type="dxa"/>
          </w:tcPr>
          <w:p w14:paraId="53AF7444" w14:textId="77777777" w:rsidR="003D520A" w:rsidRDefault="003D520A" w:rsidP="002411ED">
            <w:pPr>
              <w:pStyle w:val="EngHang"/>
            </w:pPr>
            <w:r>
              <w:t>We ask you to remember us,</w:t>
            </w:r>
          </w:p>
          <w:p w14:paraId="0D0C440D" w14:textId="77777777" w:rsidR="003D520A" w:rsidRDefault="003D520A" w:rsidP="002411ED">
            <w:pPr>
              <w:pStyle w:val="EngHang"/>
            </w:pPr>
            <w:r>
              <w:t>O our faithful advocate,</w:t>
            </w:r>
          </w:p>
          <w:p w14:paraId="2A9B570E" w14:textId="77777777" w:rsidR="003D520A" w:rsidRDefault="003D520A" w:rsidP="002411ED">
            <w:pPr>
              <w:pStyle w:val="EngHang"/>
            </w:pPr>
            <w:r>
              <w:t>Before our Lord Jesus Christ,</w:t>
            </w:r>
          </w:p>
          <w:p w14:paraId="24676DA2" w14:textId="77777777" w:rsidR="003D520A" w:rsidRDefault="003D520A" w:rsidP="002411ED">
            <w:pPr>
              <w:pStyle w:val="EngHangEnd"/>
            </w:pPr>
            <w:r>
              <w:t>That He may forgive us our sins.</w:t>
            </w:r>
          </w:p>
        </w:tc>
        <w:tc>
          <w:tcPr>
            <w:tcW w:w="288" w:type="dxa"/>
          </w:tcPr>
          <w:p w14:paraId="2EE5A683" w14:textId="77777777" w:rsidR="003D520A" w:rsidRDefault="003D520A" w:rsidP="003D520A"/>
        </w:tc>
        <w:tc>
          <w:tcPr>
            <w:tcW w:w="288" w:type="dxa"/>
          </w:tcPr>
          <w:p w14:paraId="3B31AE15" w14:textId="77777777" w:rsidR="003D520A" w:rsidRDefault="003D520A" w:rsidP="003D520A">
            <w:pPr>
              <w:pStyle w:val="CopticCross"/>
            </w:pPr>
            <w:r w:rsidRPr="00FB5ACB">
              <w:t>¿</w:t>
            </w:r>
          </w:p>
        </w:tc>
        <w:tc>
          <w:tcPr>
            <w:tcW w:w="3960" w:type="dxa"/>
          </w:tcPr>
          <w:p w14:paraId="7BF021D5" w14:textId="77777777" w:rsidR="003D520A" w:rsidRDefault="003D520A" w:rsidP="002411ED">
            <w:pPr>
              <w:pStyle w:val="CopticVersemulti-line"/>
            </w:pPr>
            <w:r>
              <w:t>Ⲧⲉⲛϯϩⲟ ⲁ̀ⲣⲓⲡⲉⲛⲙⲉⲩⲓ:</w:t>
            </w:r>
          </w:p>
          <w:p w14:paraId="464EF026" w14:textId="77777777" w:rsidR="003D520A" w:rsidRDefault="003D520A" w:rsidP="002411ED">
            <w:pPr>
              <w:pStyle w:val="CopticVersemulti-line"/>
            </w:pPr>
            <w:r>
              <w:t>ⲱ̀ ϯⲡ̀ⲣⲟⲥⲧⲁⲧⲏⲥ ⲉ̀ⲧⲉⲛϩⲟⲧ:</w:t>
            </w:r>
          </w:p>
          <w:p w14:paraId="5D5FC0BD" w14:textId="77777777" w:rsidR="003D520A" w:rsidRDefault="003D520A" w:rsidP="002411ED">
            <w:pPr>
              <w:pStyle w:val="CopticVersemulti-line"/>
            </w:pPr>
            <w:r>
              <w:t>ⲛⲁϩⲣⲉⲛ Ⲡⲉⲛⲟ̄ⲥ̄ Ⲓⲏ̄ⲥ̄ Ⲡⲭ̄ⲥ̄:</w:t>
            </w:r>
          </w:p>
          <w:p w14:paraId="3D71F1D2" w14:textId="77777777" w:rsidR="003D520A" w:rsidRPr="005130A7" w:rsidRDefault="003D520A" w:rsidP="002411ED">
            <w:pPr>
              <w:pStyle w:val="CopticHangingVerse"/>
            </w:pPr>
            <w:r>
              <w:t>ⲛ̀ⲧⲉϥⲭⲁ ⲛⲉⲛⲛⲟⲃⲓ ⲛⲁⲛ ⲉ̀ⲃⲟⲗ.</w:t>
            </w:r>
          </w:p>
        </w:tc>
      </w:tr>
    </w:tbl>
    <w:p w14:paraId="38E91B9D" w14:textId="77777777" w:rsidR="002411ED" w:rsidRDefault="002411ED" w:rsidP="002411ED">
      <w:pPr>
        <w:pStyle w:val="Heading4"/>
      </w:pPr>
      <w:bookmarkStart w:id="1331" w:name="_Ref434478867"/>
      <w:r>
        <w:t xml:space="preserve">The Third Doxology of December or </w:t>
      </w:r>
      <w:r w:rsidRPr="006C0F49">
        <w:rPr>
          <w:rFonts w:ascii="FreeSerifAvvaShenouda" w:hAnsi="FreeSerifAvvaShenouda" w:cs="FreeSerifAvvaShenouda"/>
        </w:rPr>
        <w:t>Ⲕⲟⲓⲁϩⲕ</w:t>
      </w:r>
      <w:bookmarkEnd w:id="13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411ED" w14:paraId="6CD7ADA0" w14:textId="77777777" w:rsidTr="00430630">
        <w:trPr>
          <w:cantSplit/>
          <w:jc w:val="center"/>
        </w:trPr>
        <w:tc>
          <w:tcPr>
            <w:tcW w:w="288" w:type="dxa"/>
          </w:tcPr>
          <w:p w14:paraId="61D5187F" w14:textId="77777777" w:rsidR="002411ED" w:rsidRDefault="002411ED" w:rsidP="00430630">
            <w:pPr>
              <w:pStyle w:val="CopticCross"/>
            </w:pPr>
          </w:p>
        </w:tc>
        <w:tc>
          <w:tcPr>
            <w:tcW w:w="3960" w:type="dxa"/>
          </w:tcPr>
          <w:p w14:paraId="47199E65" w14:textId="77777777" w:rsidR="002411ED" w:rsidRDefault="002411ED" w:rsidP="002411ED">
            <w:pPr>
              <w:pStyle w:val="EngHang"/>
            </w:pPr>
            <w:r>
              <w:t>Gabriel the Angel,</w:t>
            </w:r>
          </w:p>
          <w:p w14:paraId="3CDE75DD" w14:textId="77777777" w:rsidR="002411ED" w:rsidRDefault="002411ED" w:rsidP="002411ED">
            <w:pPr>
              <w:pStyle w:val="EngHang"/>
            </w:pPr>
            <w:r>
              <w:t>Announced to the Virgin,</w:t>
            </w:r>
          </w:p>
          <w:p w14:paraId="3D5C6BB6" w14:textId="77777777" w:rsidR="002411ED" w:rsidRDefault="002411ED" w:rsidP="002411ED">
            <w:pPr>
              <w:pStyle w:val="EngHang"/>
            </w:pPr>
            <w:r>
              <w:t>After greeting her saying,</w:t>
            </w:r>
          </w:p>
          <w:p w14:paraId="1D9D0973" w14:textId="77777777" w:rsidR="002411ED" w:rsidRDefault="002411ED" w:rsidP="002411ED">
            <w:pPr>
              <w:pStyle w:val="EngHangEnd"/>
            </w:pPr>
            <w:r>
              <w:t>“Hail to you, O full of grace!”</w:t>
            </w:r>
          </w:p>
        </w:tc>
        <w:tc>
          <w:tcPr>
            <w:tcW w:w="288" w:type="dxa"/>
          </w:tcPr>
          <w:p w14:paraId="2C803C92" w14:textId="77777777" w:rsidR="002411ED" w:rsidRDefault="002411ED" w:rsidP="00430630"/>
        </w:tc>
        <w:tc>
          <w:tcPr>
            <w:tcW w:w="288" w:type="dxa"/>
          </w:tcPr>
          <w:p w14:paraId="4EA084EE" w14:textId="77777777" w:rsidR="002411ED" w:rsidRDefault="002411ED" w:rsidP="00430630">
            <w:pPr>
              <w:pStyle w:val="CopticCross"/>
            </w:pPr>
          </w:p>
        </w:tc>
        <w:tc>
          <w:tcPr>
            <w:tcW w:w="3960" w:type="dxa"/>
          </w:tcPr>
          <w:p w14:paraId="7F187AC5" w14:textId="77777777" w:rsidR="002411ED" w:rsidRDefault="002411ED" w:rsidP="002411ED">
            <w:pPr>
              <w:pStyle w:val="CopticVersemulti-line"/>
            </w:pPr>
            <w:r>
              <w:t>Ⲅⲁⲃⲣⲓⲏⲗ ⲛⲓⲁⲅⲅⲉⲗⲟⲥ:</w:t>
            </w:r>
          </w:p>
          <w:p w14:paraId="692ACF60" w14:textId="77777777" w:rsidR="002411ED" w:rsidRDefault="002411ED" w:rsidP="002411ED">
            <w:pPr>
              <w:pStyle w:val="CopticVersemulti-line"/>
            </w:pPr>
            <w:r>
              <w:t>ⲁϥϩⲓϣⲉⲛⲛⲟⲩϥⲓ ⲛ̀ϯⲡⲁⲣⲑⲉⲛⲟⲥ:</w:t>
            </w:r>
          </w:p>
          <w:p w14:paraId="2A6280CD" w14:textId="77777777" w:rsidR="002411ED" w:rsidRDefault="002411ED" w:rsidP="002411ED">
            <w:pPr>
              <w:pStyle w:val="CopticVersemulti-line"/>
            </w:pPr>
            <w:r>
              <w:t>ⲁϥⲉⲣϩⲏⲧⲥ ⲙ̀ⲡⲓⲁⲥⲡⲁⲥⲙⲟⲥ:</w:t>
            </w:r>
          </w:p>
          <w:p w14:paraId="1FF3F3AB" w14:textId="77777777" w:rsidR="002411ED" w:rsidRPr="00C35319" w:rsidRDefault="002411ED" w:rsidP="002411ED">
            <w:pPr>
              <w:pStyle w:val="CopticHangingVerse"/>
            </w:pPr>
            <w:r>
              <w:t>ϫⲉ ⲭⲉⲣⲉ ⲑⲏⲉⲑⲙⲉϩ ⲛ̀ϩ̀ⲙⲟⲧ.</w:t>
            </w:r>
          </w:p>
        </w:tc>
      </w:tr>
      <w:tr w:rsidR="002411ED" w14:paraId="3C16371E" w14:textId="77777777" w:rsidTr="00430630">
        <w:trPr>
          <w:cantSplit/>
          <w:jc w:val="center"/>
        </w:trPr>
        <w:tc>
          <w:tcPr>
            <w:tcW w:w="288" w:type="dxa"/>
          </w:tcPr>
          <w:p w14:paraId="292CD068" w14:textId="77777777" w:rsidR="002411ED" w:rsidRDefault="002411ED" w:rsidP="00430630">
            <w:pPr>
              <w:pStyle w:val="CopticCross"/>
            </w:pPr>
            <w:r w:rsidRPr="00FB5ACB">
              <w:t>¿</w:t>
            </w:r>
          </w:p>
        </w:tc>
        <w:tc>
          <w:tcPr>
            <w:tcW w:w="3960" w:type="dxa"/>
          </w:tcPr>
          <w:p w14:paraId="3743F43B" w14:textId="77777777" w:rsidR="002411ED" w:rsidRDefault="002411ED" w:rsidP="002411ED">
            <w:pPr>
              <w:pStyle w:val="EngHang"/>
            </w:pPr>
            <w:r>
              <w:t>When the chaste young woman</w:t>
            </w:r>
          </w:p>
          <w:p w14:paraId="44FD5C17" w14:textId="77777777" w:rsidR="002411ED" w:rsidRDefault="002411ED" w:rsidP="002411ED">
            <w:pPr>
              <w:pStyle w:val="EngHang"/>
            </w:pPr>
            <w:r>
              <w:t>Heard his voice,</w:t>
            </w:r>
          </w:p>
          <w:p w14:paraId="46C2C455" w14:textId="77777777" w:rsidR="002411ED" w:rsidRDefault="002411ED" w:rsidP="002411ED">
            <w:pPr>
              <w:pStyle w:val="EngHang"/>
            </w:pPr>
            <w:r>
              <w:t>She responded wisely,</w:t>
            </w:r>
          </w:p>
          <w:p w14:paraId="38F2D2E3" w14:textId="77777777" w:rsidR="002411ED" w:rsidRDefault="002411ED" w:rsidP="002411ED">
            <w:pPr>
              <w:pStyle w:val="EngHangEnd"/>
            </w:pPr>
            <w:r>
              <w:t>“What manner of greeting is this?”</w:t>
            </w:r>
          </w:p>
        </w:tc>
        <w:tc>
          <w:tcPr>
            <w:tcW w:w="288" w:type="dxa"/>
          </w:tcPr>
          <w:p w14:paraId="5691186B" w14:textId="77777777" w:rsidR="002411ED" w:rsidRDefault="002411ED" w:rsidP="00430630"/>
        </w:tc>
        <w:tc>
          <w:tcPr>
            <w:tcW w:w="288" w:type="dxa"/>
          </w:tcPr>
          <w:p w14:paraId="1762A56D" w14:textId="77777777" w:rsidR="002411ED" w:rsidRDefault="002411ED" w:rsidP="00430630">
            <w:pPr>
              <w:pStyle w:val="CopticCross"/>
            </w:pPr>
            <w:r w:rsidRPr="00FB5ACB">
              <w:t>¿</w:t>
            </w:r>
          </w:p>
        </w:tc>
        <w:tc>
          <w:tcPr>
            <w:tcW w:w="3960" w:type="dxa"/>
          </w:tcPr>
          <w:p w14:paraId="3E71174C" w14:textId="77777777" w:rsidR="002411ED" w:rsidRDefault="002411ED" w:rsidP="002411ED">
            <w:pPr>
              <w:pStyle w:val="CopticVersemulti-line"/>
            </w:pPr>
            <w:r>
              <w:t>Ⲉⲧⲁⲥⲥⲱⲧⲉⲙ ⲉ̀ⲧⲉϥⲥ̀ⲙⲏ:</w:t>
            </w:r>
          </w:p>
          <w:p w14:paraId="13978A24" w14:textId="77777777" w:rsidR="002411ED" w:rsidRDefault="002411ED" w:rsidP="002411ED">
            <w:pPr>
              <w:pStyle w:val="CopticVersemulti-line"/>
            </w:pPr>
            <w:r>
              <w:t>ⲛ̀ϫⲉ ϯⲁ̀ⲗⲟⲩ ⲛ̀ⲥⲉⲙⲛⲉ:</w:t>
            </w:r>
          </w:p>
          <w:p w14:paraId="379B3E27" w14:textId="77777777" w:rsidR="002411ED" w:rsidRDefault="002411ED" w:rsidP="002411ED">
            <w:pPr>
              <w:pStyle w:val="CopticVersemulti-line"/>
            </w:pPr>
            <w:r>
              <w:t>ⲁⲥⲉⲣⲟⲩⲱ̀ ϧⲉⲛ ⲟⲩⲙⲉⲧⲥⲁⲃⲉ:</w:t>
            </w:r>
          </w:p>
          <w:p w14:paraId="59AC250D" w14:textId="77777777" w:rsidR="002411ED" w:rsidRDefault="002411ED" w:rsidP="002411ED">
            <w:pPr>
              <w:pStyle w:val="CopticHangingVerse"/>
            </w:pPr>
            <w:r>
              <w:t>ⲟⲩⲟϩ ⲁⲥⲙⲟⲕⲙⲉⲕ ϫⲉ ⲟⲩⲡⲉ ⲫⲁⲓ.</w:t>
            </w:r>
          </w:p>
        </w:tc>
      </w:tr>
      <w:tr w:rsidR="002411ED" w14:paraId="63E0135F" w14:textId="77777777" w:rsidTr="00430630">
        <w:trPr>
          <w:cantSplit/>
          <w:jc w:val="center"/>
        </w:trPr>
        <w:tc>
          <w:tcPr>
            <w:tcW w:w="288" w:type="dxa"/>
          </w:tcPr>
          <w:p w14:paraId="3B4D5A1B" w14:textId="77777777" w:rsidR="002411ED" w:rsidRDefault="002411ED" w:rsidP="00430630">
            <w:pPr>
              <w:pStyle w:val="CopticCross"/>
            </w:pPr>
          </w:p>
        </w:tc>
        <w:tc>
          <w:tcPr>
            <w:tcW w:w="3960" w:type="dxa"/>
          </w:tcPr>
          <w:p w14:paraId="2186A057" w14:textId="77777777" w:rsidR="002411ED" w:rsidRDefault="002411ED" w:rsidP="002411ED">
            <w:pPr>
              <w:pStyle w:val="EngHang"/>
            </w:pPr>
            <w:r>
              <w:t>The angel, who is of</w:t>
            </w:r>
          </w:p>
          <w:p w14:paraId="44C1FDFA" w14:textId="77777777" w:rsidR="002411ED" w:rsidRDefault="002411ED" w:rsidP="002411ED">
            <w:pPr>
              <w:pStyle w:val="EngHang"/>
            </w:pPr>
            <w:r>
              <w:t>Incorporeal fire said to her,</w:t>
            </w:r>
          </w:p>
          <w:p w14:paraId="61392786" w14:textId="77777777" w:rsidR="002411ED" w:rsidRDefault="002411ED" w:rsidP="002411ED">
            <w:pPr>
              <w:pStyle w:val="EngHang"/>
            </w:pPr>
            <w:r>
              <w:t>“O my Lad, the Virgin,</w:t>
            </w:r>
          </w:p>
          <w:p w14:paraId="68AE395C" w14:textId="77777777" w:rsidR="002411ED" w:rsidRDefault="002411ED" w:rsidP="002411ED">
            <w:pPr>
              <w:pStyle w:val="EngHangEnd"/>
            </w:pPr>
            <w:r>
              <w:t>Incline your ear and hear me.</w:t>
            </w:r>
          </w:p>
        </w:tc>
        <w:tc>
          <w:tcPr>
            <w:tcW w:w="288" w:type="dxa"/>
          </w:tcPr>
          <w:p w14:paraId="7EDB7E05" w14:textId="77777777" w:rsidR="002411ED" w:rsidRDefault="002411ED" w:rsidP="00430630"/>
        </w:tc>
        <w:tc>
          <w:tcPr>
            <w:tcW w:w="288" w:type="dxa"/>
          </w:tcPr>
          <w:p w14:paraId="457E92D5" w14:textId="77777777" w:rsidR="002411ED" w:rsidRDefault="002411ED" w:rsidP="00430630">
            <w:pPr>
              <w:pStyle w:val="CopticCross"/>
            </w:pPr>
          </w:p>
        </w:tc>
        <w:tc>
          <w:tcPr>
            <w:tcW w:w="3960" w:type="dxa"/>
          </w:tcPr>
          <w:p w14:paraId="23D3C987" w14:textId="77777777" w:rsidR="002411ED" w:rsidRDefault="002411ED" w:rsidP="002411ED">
            <w:pPr>
              <w:pStyle w:val="CopticVersemulti-line"/>
            </w:pPr>
            <w:r>
              <w:t>Ⲡⲉϫⲁϥ ⲙⲁⲥ ⲛ̀ϫⲉ ⲛⲓⲁⲅⲅⲉⲗⲟⲥ:</w:t>
            </w:r>
          </w:p>
          <w:p w14:paraId="0EE6F2D9" w14:textId="77777777" w:rsidR="002411ED" w:rsidRDefault="002411ED" w:rsidP="002411ED">
            <w:pPr>
              <w:pStyle w:val="CopticVersemulti-line"/>
            </w:pPr>
            <w:r>
              <w:t>ⲡⲓϣⲁϩ ⲛ̀ⲭ̀ⲣⲱⲙ ⲛ̀ⲁ̀ⲥⲱⲙⲁⲧⲟⲥ:</w:t>
            </w:r>
          </w:p>
          <w:p w14:paraId="4CFF2827" w14:textId="77777777" w:rsidR="002411ED" w:rsidRDefault="002411ED" w:rsidP="002411ED">
            <w:pPr>
              <w:pStyle w:val="CopticVersemulti-line"/>
            </w:pPr>
            <w:r>
              <w:t>ϫⲉ ⲧⲁϭⲟⲓⲥ ⲙ̀ⲡⲁⲣⲑⲉⲛⲟⲥ:</w:t>
            </w:r>
          </w:p>
          <w:p w14:paraId="73B43848" w14:textId="77777777" w:rsidR="002411ED" w:rsidRDefault="002411ED" w:rsidP="002411ED">
            <w:pPr>
              <w:pStyle w:val="CopticHangingVerse"/>
            </w:pPr>
            <w:r>
              <w:t>ⲡⲉⲕ ⲡⲉⲙⲁϣϫ</w:t>
            </w:r>
            <w:r w:rsidRPr="002411ED">
              <w:rPr>
                <w:rStyle w:val="CopticHangingVerseChar"/>
              </w:rPr>
              <w:t xml:space="preserve"> </w:t>
            </w:r>
            <w:r>
              <w:t>ⲥⲱⲧⲉⲙ ⲉ̀ⲣⲟⲓ.</w:t>
            </w:r>
          </w:p>
        </w:tc>
      </w:tr>
      <w:tr w:rsidR="002411ED" w14:paraId="2A38D5A1" w14:textId="77777777" w:rsidTr="00430630">
        <w:trPr>
          <w:cantSplit/>
          <w:jc w:val="center"/>
        </w:trPr>
        <w:tc>
          <w:tcPr>
            <w:tcW w:w="288" w:type="dxa"/>
          </w:tcPr>
          <w:p w14:paraId="26540F09" w14:textId="77777777" w:rsidR="002411ED" w:rsidRDefault="002411ED" w:rsidP="00430630">
            <w:pPr>
              <w:pStyle w:val="CopticCross"/>
            </w:pPr>
            <w:r w:rsidRPr="00FB5ACB">
              <w:lastRenderedPageBreak/>
              <w:t>¿</w:t>
            </w:r>
          </w:p>
        </w:tc>
        <w:tc>
          <w:tcPr>
            <w:tcW w:w="3960" w:type="dxa"/>
          </w:tcPr>
          <w:p w14:paraId="01D198DA" w14:textId="77777777" w:rsidR="002411ED" w:rsidRDefault="002411ED" w:rsidP="002411ED">
            <w:pPr>
              <w:pStyle w:val="EngHang"/>
            </w:pPr>
            <w:r>
              <w:t>Do not be fearful, nor tremble,</w:t>
            </w:r>
          </w:p>
          <w:p w14:paraId="60E188BC" w14:textId="77777777" w:rsidR="002411ED" w:rsidRDefault="002411ED" w:rsidP="002411ED">
            <w:pPr>
              <w:pStyle w:val="EngHang"/>
            </w:pPr>
            <w:r>
              <w:t>O Mary, daughter of Joachim,</w:t>
            </w:r>
          </w:p>
          <w:p w14:paraId="47476E37" w14:textId="77777777" w:rsidR="002411ED" w:rsidRDefault="002411ED" w:rsidP="002411ED">
            <w:pPr>
              <w:pStyle w:val="EngHang"/>
            </w:pPr>
            <w:r>
              <w:t>The Lord God of the seraphim</w:t>
            </w:r>
          </w:p>
          <w:p w14:paraId="1A5BFD43" w14:textId="77777777" w:rsidR="002411ED" w:rsidRDefault="002411ED" w:rsidP="002411ED">
            <w:pPr>
              <w:pStyle w:val="EngHangEnd"/>
            </w:pPr>
            <w:r>
              <w:t>Has chosen you as His dwelling.</w:t>
            </w:r>
          </w:p>
        </w:tc>
        <w:tc>
          <w:tcPr>
            <w:tcW w:w="288" w:type="dxa"/>
          </w:tcPr>
          <w:p w14:paraId="560FBF8A" w14:textId="77777777" w:rsidR="002411ED" w:rsidRDefault="002411ED" w:rsidP="00430630"/>
        </w:tc>
        <w:tc>
          <w:tcPr>
            <w:tcW w:w="288" w:type="dxa"/>
          </w:tcPr>
          <w:p w14:paraId="353406EC" w14:textId="77777777" w:rsidR="002411ED" w:rsidRDefault="002411ED" w:rsidP="00430630">
            <w:pPr>
              <w:pStyle w:val="CopticCross"/>
            </w:pPr>
            <w:r w:rsidRPr="00FB5ACB">
              <w:t>¿</w:t>
            </w:r>
          </w:p>
        </w:tc>
        <w:tc>
          <w:tcPr>
            <w:tcW w:w="3960" w:type="dxa"/>
          </w:tcPr>
          <w:p w14:paraId="27FA53E4" w14:textId="77777777" w:rsidR="002411ED" w:rsidRDefault="002411ED" w:rsidP="002411ED">
            <w:pPr>
              <w:pStyle w:val="CopticVersemulti-line"/>
            </w:pPr>
            <w:r>
              <w:t>Ⲙⲡⲉⲣⲉⲣϩⲟϯ ⲟⲩⲇⲉ ⲙ̀ⲡⲉⲣⲕⲓⲙ:</w:t>
            </w:r>
          </w:p>
          <w:p w14:paraId="49712898" w14:textId="77777777" w:rsidR="002411ED" w:rsidRDefault="002411ED" w:rsidP="002411ED">
            <w:pPr>
              <w:pStyle w:val="CopticVersemulti-line"/>
            </w:pPr>
            <w:r>
              <w:t>Ⲙⲁⲣⲓⲁ̀ ⲧ̀ϣⲉⲣⲓ ⲛ̀Ⲓⲱⲁⲕⲓⲙ:</w:t>
            </w:r>
          </w:p>
          <w:p w14:paraId="152F3619" w14:textId="77777777" w:rsidR="002411ED" w:rsidRDefault="002411ED" w:rsidP="002411ED">
            <w:pPr>
              <w:pStyle w:val="CopticVersemulti-line"/>
            </w:pPr>
            <w:r>
              <w:t>Ⲡⲟ̄ⲥ̄ Ⲫϯ ⲛ̀Ⲛⲓⲥⲉⲣⲁⲫⲓⲙ:</w:t>
            </w:r>
          </w:p>
          <w:p w14:paraId="4F3B1F9E" w14:textId="77777777" w:rsidR="002411ED" w:rsidRDefault="002411ED" w:rsidP="002411ED">
            <w:pPr>
              <w:pStyle w:val="CopticHangingVerse"/>
            </w:pPr>
            <w:r>
              <w:t>ⲁϥⲥⲱⲧⲡ ⲙ̀ⲙⲟ ⲉⲩⲙⲁⲛ̀ϣⲱⲡⲓ ⲛⲁϥ.</w:t>
            </w:r>
          </w:p>
        </w:tc>
      </w:tr>
      <w:tr w:rsidR="002411ED" w14:paraId="23C31BC4" w14:textId="77777777" w:rsidTr="00430630">
        <w:trPr>
          <w:cantSplit/>
          <w:jc w:val="center"/>
        </w:trPr>
        <w:tc>
          <w:tcPr>
            <w:tcW w:w="288" w:type="dxa"/>
          </w:tcPr>
          <w:p w14:paraId="6168442C" w14:textId="77777777" w:rsidR="002411ED" w:rsidRDefault="002411ED" w:rsidP="00430630">
            <w:pPr>
              <w:pStyle w:val="CopticCross"/>
            </w:pPr>
          </w:p>
        </w:tc>
        <w:tc>
          <w:tcPr>
            <w:tcW w:w="3960" w:type="dxa"/>
          </w:tcPr>
          <w:p w14:paraId="780C3F25" w14:textId="77777777" w:rsidR="002411ED" w:rsidRDefault="002411ED" w:rsidP="002411ED">
            <w:pPr>
              <w:pStyle w:val="EngHang"/>
            </w:pPr>
            <w:r>
              <w:t>In truth, you shall conceive</w:t>
            </w:r>
          </w:p>
          <w:p w14:paraId="08DF759E" w14:textId="77777777" w:rsidR="002411ED" w:rsidRDefault="002411ED" w:rsidP="002411ED">
            <w:pPr>
              <w:pStyle w:val="EngHang"/>
            </w:pPr>
            <w:r>
              <w:t>The Logos, who became poor</w:t>
            </w:r>
          </w:p>
          <w:p w14:paraId="7FAFD595" w14:textId="77777777" w:rsidR="002411ED" w:rsidRDefault="002411ED" w:rsidP="002411ED">
            <w:pPr>
              <w:pStyle w:val="EngHang"/>
            </w:pPr>
            <w:r>
              <w:t>For the sake of us poor ones,</w:t>
            </w:r>
          </w:p>
          <w:p w14:paraId="17A1B542" w14:textId="77777777" w:rsidR="002411ED" w:rsidRDefault="002411ED" w:rsidP="002411ED">
            <w:pPr>
              <w:pStyle w:val="EngHangEnd"/>
            </w:pPr>
            <w:r>
              <w:t>In order to make us rich.”</w:t>
            </w:r>
          </w:p>
        </w:tc>
        <w:tc>
          <w:tcPr>
            <w:tcW w:w="288" w:type="dxa"/>
          </w:tcPr>
          <w:p w14:paraId="31B36FD5" w14:textId="77777777" w:rsidR="002411ED" w:rsidRDefault="002411ED" w:rsidP="00430630"/>
        </w:tc>
        <w:tc>
          <w:tcPr>
            <w:tcW w:w="288" w:type="dxa"/>
          </w:tcPr>
          <w:p w14:paraId="4BD60376" w14:textId="77777777" w:rsidR="002411ED" w:rsidRDefault="002411ED" w:rsidP="00430630">
            <w:pPr>
              <w:pStyle w:val="CopticCross"/>
            </w:pPr>
          </w:p>
        </w:tc>
        <w:tc>
          <w:tcPr>
            <w:tcW w:w="3960" w:type="dxa"/>
          </w:tcPr>
          <w:p w14:paraId="6C4FB1D6" w14:textId="77777777" w:rsidR="002411ED" w:rsidRDefault="002411ED" w:rsidP="002411ED">
            <w:pPr>
              <w:pStyle w:val="CopticVersemulti-line"/>
            </w:pPr>
            <w:r>
              <w:t>Ⲁⲗⲏⲑⲱⲥ ⲧⲉⲣⲁⲉⲣⲃⲟⲕⲓ:</w:t>
            </w:r>
          </w:p>
          <w:p w14:paraId="48665521" w14:textId="77777777" w:rsidR="002411ED" w:rsidRDefault="002411ED" w:rsidP="002411ED">
            <w:pPr>
              <w:pStyle w:val="CopticVersemulti-line"/>
            </w:pPr>
            <w:r>
              <w:t>ⲙ̀ⲡⲓⲗⲟⲅⲟⲥ ⲉ̀ⲧⲁϥⲉⲣϩⲏⲕⲓ:</w:t>
            </w:r>
          </w:p>
          <w:p w14:paraId="18DCAC88" w14:textId="77777777" w:rsidR="002411ED" w:rsidRDefault="002411ED" w:rsidP="002411ED">
            <w:pPr>
              <w:pStyle w:val="CopticVersemulti-line"/>
            </w:pPr>
            <w:r>
              <w:t>ⲉⲑⲃⲏⲧⲉⲛ ⲁⲛⲟⲛ ϧⲁ ⲛⲓϩⲏⲕⲓ:</w:t>
            </w:r>
          </w:p>
          <w:p w14:paraId="64D39334" w14:textId="77777777" w:rsidR="002411ED" w:rsidRDefault="002411ED" w:rsidP="002411ED">
            <w:pPr>
              <w:pStyle w:val="CopticHangingVerse"/>
            </w:pPr>
            <w:r>
              <w:t>ϣⲁ ⲛ̀ⲧⲉϥⲁⲓⲧⲉⲛ ⲛ̀ⲣⲁⲙⲁⲟ̀.</w:t>
            </w:r>
          </w:p>
        </w:tc>
      </w:tr>
      <w:tr w:rsidR="002411ED" w14:paraId="68E1E420" w14:textId="77777777" w:rsidTr="00430630">
        <w:trPr>
          <w:cantSplit/>
          <w:jc w:val="center"/>
        </w:trPr>
        <w:tc>
          <w:tcPr>
            <w:tcW w:w="288" w:type="dxa"/>
          </w:tcPr>
          <w:p w14:paraId="0F0CFAEF" w14:textId="77777777" w:rsidR="002411ED" w:rsidRDefault="002411ED" w:rsidP="00430630">
            <w:pPr>
              <w:pStyle w:val="CopticCross"/>
            </w:pPr>
            <w:r w:rsidRPr="00FB5ACB">
              <w:t>¿</w:t>
            </w:r>
          </w:p>
        </w:tc>
        <w:tc>
          <w:tcPr>
            <w:tcW w:w="3960" w:type="dxa"/>
          </w:tcPr>
          <w:p w14:paraId="0003564E" w14:textId="77777777" w:rsidR="002411ED" w:rsidRDefault="002411ED" w:rsidP="002411ED">
            <w:pPr>
              <w:pStyle w:val="EngHang"/>
            </w:pPr>
            <w:r>
              <w:t>“How shall this be,</w:t>
            </w:r>
          </w:p>
          <w:p w14:paraId="1B1299A6" w14:textId="77777777" w:rsidR="002411ED" w:rsidRDefault="002411ED" w:rsidP="002411ED">
            <w:pPr>
              <w:pStyle w:val="EngHang"/>
            </w:pPr>
            <w:r>
              <w:t>Seeing as I know not a man?</w:t>
            </w:r>
          </w:p>
          <w:p w14:paraId="339D2855" w14:textId="77777777" w:rsidR="002411ED" w:rsidRDefault="002411ED" w:rsidP="002411ED">
            <w:pPr>
              <w:pStyle w:val="EngHang"/>
            </w:pPr>
            <w:r>
              <w:t>I beseech you, tell me,</w:t>
            </w:r>
          </w:p>
          <w:p w14:paraId="2F2120EE" w14:textId="77777777" w:rsidR="002411ED" w:rsidRDefault="002411ED" w:rsidP="002411ED">
            <w:pPr>
              <w:pStyle w:val="EngHangEnd"/>
            </w:pPr>
            <w:r>
              <w:t>Do not hide this from me.”</w:t>
            </w:r>
          </w:p>
        </w:tc>
        <w:tc>
          <w:tcPr>
            <w:tcW w:w="288" w:type="dxa"/>
          </w:tcPr>
          <w:p w14:paraId="24F916B4" w14:textId="77777777" w:rsidR="002411ED" w:rsidRDefault="002411ED" w:rsidP="00430630"/>
        </w:tc>
        <w:tc>
          <w:tcPr>
            <w:tcW w:w="288" w:type="dxa"/>
          </w:tcPr>
          <w:p w14:paraId="02E8B71F" w14:textId="77777777" w:rsidR="002411ED" w:rsidRDefault="002411ED" w:rsidP="00430630">
            <w:pPr>
              <w:pStyle w:val="CopticCross"/>
            </w:pPr>
            <w:r w:rsidRPr="00FB5ACB">
              <w:t>¿</w:t>
            </w:r>
          </w:p>
        </w:tc>
        <w:tc>
          <w:tcPr>
            <w:tcW w:w="3960" w:type="dxa"/>
          </w:tcPr>
          <w:p w14:paraId="34C5D32D" w14:textId="77777777" w:rsidR="002411ED" w:rsidRDefault="002411ED" w:rsidP="002411ED">
            <w:pPr>
              <w:pStyle w:val="CopticVersemulti-line"/>
            </w:pPr>
            <w:r>
              <w:t>Ⲡⲱⲥ ⲫⲁⲓ ⲛⲁϣⲱⲡⲓ ⲙ̀ⲙⲟ:</w:t>
            </w:r>
          </w:p>
          <w:p w14:paraId="24433C4E" w14:textId="77777777" w:rsidR="002411ED" w:rsidRDefault="002411ED" w:rsidP="002411ED">
            <w:pPr>
              <w:pStyle w:val="CopticVersemulti-line"/>
            </w:pPr>
            <w:r>
              <w:t>ⲙ̀ⲡⲉ ϩ̀ⲗⲓ ϣⲉ ⲉ̀ϧⲟⲩⲛ ⲉ̀ⲣⲟⲓ:</w:t>
            </w:r>
          </w:p>
          <w:p w14:paraId="426D5217" w14:textId="77777777" w:rsidR="002411ED" w:rsidRDefault="002411ED" w:rsidP="002411ED">
            <w:pPr>
              <w:pStyle w:val="CopticVersemulti-line"/>
            </w:pPr>
            <w:r>
              <w:t>ϯϯϩⲟ ⲉ̀ⲣⲟⲕ ⲙⲁⲧⲁⲙⲟⲓ:</w:t>
            </w:r>
          </w:p>
          <w:p w14:paraId="76F32511" w14:textId="77777777" w:rsidR="002411ED" w:rsidRDefault="002411ED" w:rsidP="002411ED">
            <w:pPr>
              <w:pStyle w:val="CopticHangingVerse"/>
            </w:pPr>
            <w:r>
              <w:t>ⲙ̀ⲡⲉⲣϩⲱⲡ ⲛ̀ϩ̀ⲗⲓ ⲉ̀ϫⲱⲓ.</w:t>
            </w:r>
          </w:p>
        </w:tc>
      </w:tr>
      <w:tr w:rsidR="002411ED" w14:paraId="79176ECB" w14:textId="77777777" w:rsidTr="00430630">
        <w:trPr>
          <w:cantSplit/>
          <w:jc w:val="center"/>
        </w:trPr>
        <w:tc>
          <w:tcPr>
            <w:tcW w:w="288" w:type="dxa"/>
          </w:tcPr>
          <w:p w14:paraId="3CF98FA5" w14:textId="77777777" w:rsidR="002411ED" w:rsidRDefault="002411ED" w:rsidP="00430630">
            <w:pPr>
              <w:pStyle w:val="CopticCross"/>
            </w:pPr>
          </w:p>
        </w:tc>
        <w:tc>
          <w:tcPr>
            <w:tcW w:w="3960" w:type="dxa"/>
          </w:tcPr>
          <w:p w14:paraId="4D08759F" w14:textId="77777777" w:rsidR="002411ED" w:rsidRDefault="002411ED" w:rsidP="002411ED">
            <w:pPr>
              <w:pStyle w:val="EngHang"/>
            </w:pPr>
            <w:r>
              <w:t>“The Holy Spirit shall come upon you,</w:t>
            </w:r>
          </w:p>
          <w:p w14:paraId="589535F1" w14:textId="77777777" w:rsidR="002411ED" w:rsidRDefault="002411ED" w:rsidP="002411ED">
            <w:pPr>
              <w:pStyle w:val="EngHang"/>
            </w:pPr>
            <w:r>
              <w:t>And the power of the Highest shall overshadow you.</w:t>
            </w:r>
          </w:p>
          <w:p w14:paraId="6F434EF1" w14:textId="77777777" w:rsidR="002411ED" w:rsidRDefault="002411ED" w:rsidP="002411ED">
            <w:pPr>
              <w:pStyle w:val="EngHang"/>
            </w:pPr>
            <w:r>
              <w:t>The angels will praise you</w:t>
            </w:r>
          </w:p>
          <w:p w14:paraId="04385F14" w14:textId="77777777" w:rsidR="002411ED" w:rsidRDefault="002411ED" w:rsidP="002411ED">
            <w:pPr>
              <w:pStyle w:val="EngHangEnd"/>
            </w:pPr>
            <w:r>
              <w:t>In awe of their Creator.</w:t>
            </w:r>
          </w:p>
        </w:tc>
        <w:tc>
          <w:tcPr>
            <w:tcW w:w="288" w:type="dxa"/>
          </w:tcPr>
          <w:p w14:paraId="01A4288F" w14:textId="77777777" w:rsidR="002411ED" w:rsidRDefault="002411ED" w:rsidP="00430630"/>
        </w:tc>
        <w:tc>
          <w:tcPr>
            <w:tcW w:w="288" w:type="dxa"/>
          </w:tcPr>
          <w:p w14:paraId="11B4A276" w14:textId="77777777" w:rsidR="002411ED" w:rsidRDefault="002411ED" w:rsidP="00430630">
            <w:pPr>
              <w:pStyle w:val="CopticCross"/>
            </w:pPr>
          </w:p>
        </w:tc>
        <w:tc>
          <w:tcPr>
            <w:tcW w:w="3960" w:type="dxa"/>
          </w:tcPr>
          <w:p w14:paraId="59C9384C" w14:textId="77777777" w:rsidR="002411ED" w:rsidRDefault="002411ED" w:rsidP="002411ED">
            <w:pPr>
              <w:pStyle w:val="CopticVersemulti-line"/>
            </w:pPr>
            <w:r>
              <w:t>Ⲡⲓⲡ̀ⲛⲉⲩⲙⲁ ⲉⲑⲟⲩⲁⲃ ⲉⲑⲛⲏⲟⲩ ⲉ̀ϫⲱ:</w:t>
            </w:r>
          </w:p>
          <w:p w14:paraId="1781A021" w14:textId="77777777" w:rsidR="002411ED" w:rsidRDefault="002411ED" w:rsidP="002411ED">
            <w:pPr>
              <w:pStyle w:val="CopticVersemulti-line"/>
            </w:pPr>
            <w:r>
              <w:t>ⲟⲩϫⲟⲙ ⲛ̀ⲧⲉ ⲫⲏⲉⲧϭⲟⲥⲓ ⲉⲑⲛⲁⲉⲣϧⲏⲓⲃⲓ ⲉ̀ⲣⲟ:</w:t>
            </w:r>
          </w:p>
          <w:p w14:paraId="62E8CBFB" w14:textId="77777777" w:rsidR="002411ED" w:rsidRDefault="002411ED" w:rsidP="002411ED">
            <w:pPr>
              <w:pStyle w:val="CopticVersemulti-line"/>
            </w:pPr>
            <w:r>
              <w:t>ⲛⲓⲁⲅⲅⲉⲗⲟⲥ ⲥⲉϩⲱⲥ ⲉ̀ⲣⲟ:</w:t>
            </w:r>
          </w:p>
          <w:p w14:paraId="17E64CA7" w14:textId="77777777" w:rsidR="002411ED" w:rsidRDefault="002411ED" w:rsidP="002411ED">
            <w:pPr>
              <w:pStyle w:val="CopticHangingVerse"/>
            </w:pPr>
            <w:r>
              <w:t>ⲉⲑⲃⲉ ⲧ̀ϩⲟϯ ⲙ̀ⲡⲟⲩⲣⲉϥⲥⲱⲛⲧ.</w:t>
            </w:r>
          </w:p>
        </w:tc>
      </w:tr>
      <w:tr w:rsidR="002411ED" w14:paraId="31567BDF" w14:textId="77777777" w:rsidTr="00430630">
        <w:trPr>
          <w:cantSplit/>
          <w:jc w:val="center"/>
        </w:trPr>
        <w:tc>
          <w:tcPr>
            <w:tcW w:w="288" w:type="dxa"/>
          </w:tcPr>
          <w:p w14:paraId="13025091" w14:textId="77777777" w:rsidR="002411ED" w:rsidRDefault="002411ED" w:rsidP="00430630">
            <w:pPr>
              <w:pStyle w:val="CopticCross"/>
            </w:pPr>
            <w:r w:rsidRPr="00FB5ACB">
              <w:t>¿</w:t>
            </w:r>
          </w:p>
        </w:tc>
        <w:tc>
          <w:tcPr>
            <w:tcW w:w="3960" w:type="dxa"/>
          </w:tcPr>
          <w:p w14:paraId="5AD99707" w14:textId="77777777" w:rsidR="002411ED" w:rsidRDefault="002411ED" w:rsidP="002411ED">
            <w:pPr>
              <w:pStyle w:val="EngHang"/>
            </w:pPr>
            <w:r>
              <w:t>You shall give birth to the Son of God,</w:t>
            </w:r>
          </w:p>
          <w:p w14:paraId="6883C4E7" w14:textId="77777777" w:rsidR="002411ED" w:rsidRDefault="002411ED" w:rsidP="002411ED">
            <w:pPr>
              <w:pStyle w:val="EngHang"/>
            </w:pPr>
            <w:r>
              <w:t>And the Wisdom of God.</w:t>
            </w:r>
          </w:p>
          <w:p w14:paraId="2225B832" w14:textId="77777777" w:rsidR="002411ED" w:rsidRDefault="002411ED" w:rsidP="002411ED">
            <w:pPr>
              <w:pStyle w:val="EngHang"/>
            </w:pPr>
            <w:r>
              <w:t>He is the God of our fathers,</w:t>
            </w:r>
          </w:p>
          <w:p w14:paraId="1C182DAF" w14:textId="77777777" w:rsidR="002411ED" w:rsidRDefault="002411ED" w:rsidP="002411ED">
            <w:pPr>
              <w:pStyle w:val="EngHangEnd"/>
            </w:pPr>
            <w:r>
              <w:t>There is no other [god] but He.</w:t>
            </w:r>
          </w:p>
        </w:tc>
        <w:tc>
          <w:tcPr>
            <w:tcW w:w="288" w:type="dxa"/>
          </w:tcPr>
          <w:p w14:paraId="669D4C0B" w14:textId="77777777" w:rsidR="002411ED" w:rsidRDefault="002411ED" w:rsidP="00430630"/>
        </w:tc>
        <w:tc>
          <w:tcPr>
            <w:tcW w:w="288" w:type="dxa"/>
          </w:tcPr>
          <w:p w14:paraId="3B7B280D" w14:textId="77777777" w:rsidR="002411ED" w:rsidRDefault="002411ED" w:rsidP="00430630">
            <w:pPr>
              <w:pStyle w:val="CopticCross"/>
            </w:pPr>
            <w:r w:rsidRPr="00FB5ACB">
              <w:t>¿</w:t>
            </w:r>
          </w:p>
        </w:tc>
        <w:tc>
          <w:tcPr>
            <w:tcW w:w="3960" w:type="dxa"/>
          </w:tcPr>
          <w:p w14:paraId="7EBC3D55" w14:textId="77777777" w:rsidR="002411ED" w:rsidRDefault="002411ED" w:rsidP="002411ED">
            <w:pPr>
              <w:pStyle w:val="CopticVersemulti-line"/>
            </w:pPr>
            <w:r>
              <w:t>Ⲧⲉⲣⲁⲙⲓⲥⲓ ⲙ̀Ⲡϣⲏⲣⲓ ⲙ̀Ⲫϯ:</w:t>
            </w:r>
          </w:p>
          <w:p w14:paraId="1689D214" w14:textId="77777777" w:rsidR="002411ED" w:rsidRDefault="002411ED" w:rsidP="002411ED">
            <w:pPr>
              <w:pStyle w:val="CopticVersemulti-line"/>
            </w:pPr>
            <w:r>
              <w:t>ⲟⲩⲟϩ ϯⲥⲟⲫⲓⲁ̀ ⲛ̀ⲧⲉ Ⲫϯ:</w:t>
            </w:r>
          </w:p>
          <w:p w14:paraId="404D07D5" w14:textId="77777777" w:rsidR="002411ED" w:rsidRDefault="002411ED" w:rsidP="002411ED">
            <w:pPr>
              <w:pStyle w:val="CopticVersemulti-line"/>
            </w:pPr>
            <w:r>
              <w:t>ϫⲉ ⲛ̀ⲑⲟϥ ⲡⲉ Ⲫϯ ⲛ̀ⲧⲉ ⲛⲉⲛⲓⲟϯ:</w:t>
            </w:r>
          </w:p>
          <w:p w14:paraId="6632438E" w14:textId="77777777" w:rsidR="002411ED" w:rsidRPr="005130A7" w:rsidRDefault="002411ED" w:rsidP="002411ED">
            <w:pPr>
              <w:pStyle w:val="CopticHangingVerse"/>
            </w:pPr>
            <w:r>
              <w:t>ⲙ̀ⲙⲟⲛ ⲕⲉ ⲟⲩⲁⲓ ⲉ̀ⲃⲏⲗ ⲉ̀ⲣⲟϥ.</w:t>
            </w:r>
          </w:p>
        </w:tc>
      </w:tr>
      <w:tr w:rsidR="002411ED" w14:paraId="05BE1006" w14:textId="77777777" w:rsidTr="00430630">
        <w:trPr>
          <w:cantSplit/>
          <w:jc w:val="center"/>
        </w:trPr>
        <w:tc>
          <w:tcPr>
            <w:tcW w:w="288" w:type="dxa"/>
          </w:tcPr>
          <w:p w14:paraId="5DDAF952" w14:textId="77777777" w:rsidR="002411ED" w:rsidRPr="00FB5ACB" w:rsidRDefault="002411ED" w:rsidP="00430630">
            <w:pPr>
              <w:pStyle w:val="CopticCross"/>
            </w:pPr>
          </w:p>
        </w:tc>
        <w:tc>
          <w:tcPr>
            <w:tcW w:w="3960" w:type="dxa"/>
          </w:tcPr>
          <w:p w14:paraId="349B9A6D" w14:textId="77777777" w:rsidR="002411ED" w:rsidRDefault="002411ED" w:rsidP="002411ED">
            <w:pPr>
              <w:pStyle w:val="EngHang"/>
            </w:pPr>
            <w:r>
              <w:t>Where shall I go? For through you</w:t>
            </w:r>
          </w:p>
          <w:p w14:paraId="5080270E" w14:textId="77777777" w:rsidR="002411ED" w:rsidRDefault="002411ED" w:rsidP="002411ED">
            <w:pPr>
              <w:pStyle w:val="EngHang"/>
            </w:pPr>
            <w:r>
              <w:t>The Son of God will enter the womb.</w:t>
            </w:r>
          </w:p>
          <w:p w14:paraId="5F672DA9" w14:textId="77777777" w:rsidR="002411ED" w:rsidRDefault="002411ED" w:rsidP="002411ED">
            <w:pPr>
              <w:pStyle w:val="EngHang"/>
            </w:pPr>
            <w:r>
              <w:t>Behold, be not afraid,</w:t>
            </w:r>
          </w:p>
          <w:p w14:paraId="144F839D" w14:textId="77777777" w:rsidR="002411ED" w:rsidRDefault="002411ED" w:rsidP="002411ED">
            <w:pPr>
              <w:pStyle w:val="EngHangEnd"/>
            </w:pPr>
            <w:r>
              <w:t>For through you everyone shall be saved.”</w:t>
            </w:r>
          </w:p>
        </w:tc>
        <w:tc>
          <w:tcPr>
            <w:tcW w:w="288" w:type="dxa"/>
          </w:tcPr>
          <w:p w14:paraId="4978E1FF" w14:textId="77777777" w:rsidR="002411ED" w:rsidRDefault="002411ED" w:rsidP="00430630"/>
        </w:tc>
        <w:tc>
          <w:tcPr>
            <w:tcW w:w="288" w:type="dxa"/>
          </w:tcPr>
          <w:p w14:paraId="3D82C3CF" w14:textId="77777777" w:rsidR="002411ED" w:rsidRPr="00FB5ACB" w:rsidRDefault="002411ED" w:rsidP="00430630">
            <w:pPr>
              <w:pStyle w:val="CopticCross"/>
            </w:pPr>
          </w:p>
        </w:tc>
        <w:tc>
          <w:tcPr>
            <w:tcW w:w="3960" w:type="dxa"/>
          </w:tcPr>
          <w:p w14:paraId="5C9EC3AC" w14:textId="77777777" w:rsidR="002411ED" w:rsidRDefault="002411ED" w:rsidP="002411ED">
            <w:pPr>
              <w:pStyle w:val="CopticVersemulti-line"/>
            </w:pPr>
            <w:r>
              <w:t>Ⲁⲓⲛⲁϣⲉⲛⲏⲓ ⲉ̀ⲃⲟⲗϩⲓⲧⲟϯ:</w:t>
            </w:r>
          </w:p>
          <w:p w14:paraId="51C597C4" w14:textId="77777777" w:rsidR="002411ED" w:rsidRDefault="002411ED" w:rsidP="002411ED">
            <w:pPr>
              <w:pStyle w:val="CopticVersemulti-line"/>
            </w:pPr>
            <w:r>
              <w:t>Ⲡϣⲏⲣⲓ ⲙ̀Ⲫϯ ⲛⲁϣⲱⲡⲓ ϧⲉⲛ ⲧⲟϯ:</w:t>
            </w:r>
          </w:p>
          <w:p w14:paraId="245C24D4" w14:textId="77777777" w:rsidR="002411ED" w:rsidRDefault="002411ED" w:rsidP="002411ED">
            <w:pPr>
              <w:pStyle w:val="CopticVersemulti-line"/>
            </w:pPr>
            <w:r>
              <w:t>ⲁ̀ⲛⲁⲩ ⲟⲩⲛ ⲙ̀ⲡⲉⲣⲉⲣϩⲟϯ:</w:t>
            </w:r>
          </w:p>
          <w:p w14:paraId="7DFD9EB2" w14:textId="77777777" w:rsidR="002411ED" w:rsidRDefault="002411ED" w:rsidP="002411ED">
            <w:pPr>
              <w:pStyle w:val="CopticHangingVerse"/>
            </w:pPr>
            <w:r>
              <w:t>ϫⲉ ⲡ̀ⲧⲏⲣϥ ⲛⲁⲛⲟϩⲉⲙ ⲉ̀ⲃⲟⲗϩⲓⲧⲟϯ.</w:t>
            </w:r>
          </w:p>
        </w:tc>
      </w:tr>
      <w:tr w:rsidR="002411ED" w14:paraId="1482B82B" w14:textId="77777777" w:rsidTr="00430630">
        <w:trPr>
          <w:cantSplit/>
          <w:jc w:val="center"/>
        </w:trPr>
        <w:tc>
          <w:tcPr>
            <w:tcW w:w="288" w:type="dxa"/>
          </w:tcPr>
          <w:p w14:paraId="6779654F" w14:textId="77777777" w:rsidR="002411ED" w:rsidRPr="00FB5ACB" w:rsidRDefault="002411ED" w:rsidP="00430630">
            <w:pPr>
              <w:pStyle w:val="CopticCross"/>
            </w:pPr>
            <w:r w:rsidRPr="00FB5ACB">
              <w:t>¿</w:t>
            </w:r>
          </w:p>
        </w:tc>
        <w:tc>
          <w:tcPr>
            <w:tcW w:w="3960" w:type="dxa"/>
          </w:tcPr>
          <w:p w14:paraId="37306B34" w14:textId="77777777" w:rsidR="002411ED" w:rsidRDefault="002411ED" w:rsidP="002411ED">
            <w:pPr>
              <w:pStyle w:val="EngHang"/>
            </w:pPr>
            <w:r>
              <w:t>The Virgin Mary,</w:t>
            </w:r>
          </w:p>
          <w:p w14:paraId="578D8C1F" w14:textId="77777777" w:rsidR="002411ED" w:rsidRDefault="002411ED" w:rsidP="002411ED">
            <w:pPr>
              <w:pStyle w:val="EngHang"/>
            </w:pPr>
            <w:r>
              <w:t>Of the seed of Abraham,</w:t>
            </w:r>
          </w:p>
          <w:p w14:paraId="6C45601E" w14:textId="77777777" w:rsidR="002411ED" w:rsidRDefault="002411ED" w:rsidP="002411ED">
            <w:pPr>
              <w:pStyle w:val="EngHang"/>
            </w:pPr>
            <w:r>
              <w:t>Through whom Adam was saved</w:t>
            </w:r>
          </w:p>
          <w:p w14:paraId="3C855D74" w14:textId="77777777" w:rsidR="002411ED" w:rsidRDefault="002411ED" w:rsidP="002411ED">
            <w:pPr>
              <w:pStyle w:val="EngHangEnd"/>
            </w:pPr>
            <w:r>
              <w:t>From the curse of sin.</w:t>
            </w:r>
          </w:p>
        </w:tc>
        <w:tc>
          <w:tcPr>
            <w:tcW w:w="288" w:type="dxa"/>
          </w:tcPr>
          <w:p w14:paraId="635EFD09" w14:textId="77777777" w:rsidR="002411ED" w:rsidRDefault="002411ED" w:rsidP="00430630"/>
        </w:tc>
        <w:tc>
          <w:tcPr>
            <w:tcW w:w="288" w:type="dxa"/>
          </w:tcPr>
          <w:p w14:paraId="4E1E3090" w14:textId="77777777" w:rsidR="002411ED" w:rsidRPr="00FB5ACB" w:rsidRDefault="002411ED" w:rsidP="00430630">
            <w:pPr>
              <w:pStyle w:val="CopticCross"/>
            </w:pPr>
            <w:r w:rsidRPr="00FB5ACB">
              <w:t>¿</w:t>
            </w:r>
          </w:p>
        </w:tc>
        <w:tc>
          <w:tcPr>
            <w:tcW w:w="3960" w:type="dxa"/>
          </w:tcPr>
          <w:p w14:paraId="7739EC89" w14:textId="77777777" w:rsidR="002411ED" w:rsidRDefault="002411ED" w:rsidP="002411ED">
            <w:pPr>
              <w:pStyle w:val="CopticVersemulti-line"/>
            </w:pPr>
            <w:r>
              <w:t>Ϯⲡⲁⲣⲑⲉⲛⲟⲥ Ⲙⲁⲣⲓⲁⲙ:</w:t>
            </w:r>
          </w:p>
          <w:p w14:paraId="04343703" w14:textId="77777777" w:rsidR="002411ED" w:rsidRDefault="002411ED" w:rsidP="002411ED">
            <w:pPr>
              <w:pStyle w:val="CopticVersemulti-line"/>
            </w:pPr>
            <w:r>
              <w:t>Ϧⲉⲛ ⲡⲓⲥ̀ⲡⲉⲣⲙⲁ ⲛ̀Ⲁⲃⲣⲁⲁⲙ:</w:t>
            </w:r>
          </w:p>
          <w:p w14:paraId="622F2FA6" w14:textId="77777777" w:rsidR="002411ED" w:rsidRDefault="002411ED" w:rsidP="002411ED">
            <w:pPr>
              <w:pStyle w:val="CopticVersemulti-line"/>
            </w:pPr>
            <w:r>
              <w:t>ⲑⲏⲉ̀ⲧⲁⲥⲛⲟϩⲉⲙ ⲛ̀Ⲁⲇⲁⲙ:</w:t>
            </w:r>
          </w:p>
          <w:p w14:paraId="4743F109" w14:textId="77777777" w:rsidR="002411ED" w:rsidRDefault="002411ED" w:rsidP="002411ED">
            <w:pPr>
              <w:pStyle w:val="CopticHangingVerse"/>
            </w:pPr>
            <w:r>
              <w:t>ⲉ̀ⲃⲟⲗϩⲁ ⲡ̀ⲥⲁϩⲟⲩⲓ̀ ⲛ̀ⲧⲉ ⲫ̀ⲛⲟⲃⲓ.</w:t>
            </w:r>
          </w:p>
        </w:tc>
      </w:tr>
      <w:tr w:rsidR="002411ED" w14:paraId="2294E762" w14:textId="77777777" w:rsidTr="00430630">
        <w:trPr>
          <w:cantSplit/>
          <w:jc w:val="center"/>
        </w:trPr>
        <w:tc>
          <w:tcPr>
            <w:tcW w:w="288" w:type="dxa"/>
          </w:tcPr>
          <w:p w14:paraId="75E0118D" w14:textId="77777777" w:rsidR="002411ED" w:rsidRPr="00FB5ACB" w:rsidRDefault="002411ED" w:rsidP="00430630">
            <w:pPr>
              <w:pStyle w:val="CopticCross"/>
            </w:pPr>
          </w:p>
        </w:tc>
        <w:tc>
          <w:tcPr>
            <w:tcW w:w="3960" w:type="dxa"/>
          </w:tcPr>
          <w:p w14:paraId="300E3673" w14:textId="77777777" w:rsidR="002411ED" w:rsidRDefault="002411ED" w:rsidP="002411ED">
            <w:pPr>
              <w:pStyle w:val="EngHang"/>
            </w:pPr>
            <w:r>
              <w:t>Hail to you, O Virgin,</w:t>
            </w:r>
          </w:p>
          <w:p w14:paraId="2C4BA6BB" w14:textId="05724551" w:rsidR="002411ED" w:rsidRDefault="00D15008" w:rsidP="00D15008">
            <w:pPr>
              <w:pStyle w:val="EngHang"/>
            </w:pPr>
            <w:r>
              <w:t>The true</w:t>
            </w:r>
            <w:r>
              <w:rPr>
                <w:rStyle w:val="FootnoteReference"/>
              </w:rPr>
              <w:footnoteReference w:id="945"/>
            </w:r>
            <w:r>
              <w:t xml:space="preserve"> Queen</w:t>
            </w:r>
            <w:r w:rsidR="002411ED">
              <w:t>.</w:t>
            </w:r>
          </w:p>
          <w:p w14:paraId="6D481C50" w14:textId="77777777" w:rsidR="002411ED" w:rsidRDefault="002411ED" w:rsidP="002411ED">
            <w:pPr>
              <w:pStyle w:val="EngHang"/>
            </w:pPr>
            <w:r>
              <w:t>Hail to the pride of our race,</w:t>
            </w:r>
          </w:p>
          <w:p w14:paraId="027314BD" w14:textId="77777777" w:rsidR="002411ED" w:rsidRDefault="002411ED" w:rsidP="002411ED">
            <w:pPr>
              <w:pStyle w:val="EngHangEnd"/>
            </w:pPr>
            <w:r>
              <w:t>Who has borne to us Emmanuel.</w:t>
            </w:r>
          </w:p>
        </w:tc>
        <w:tc>
          <w:tcPr>
            <w:tcW w:w="288" w:type="dxa"/>
          </w:tcPr>
          <w:p w14:paraId="13EF4AE3" w14:textId="77777777" w:rsidR="002411ED" w:rsidRDefault="002411ED" w:rsidP="00430630"/>
        </w:tc>
        <w:tc>
          <w:tcPr>
            <w:tcW w:w="288" w:type="dxa"/>
          </w:tcPr>
          <w:p w14:paraId="5E18B118" w14:textId="77777777" w:rsidR="002411ED" w:rsidRPr="00FB5ACB" w:rsidRDefault="002411ED" w:rsidP="00430630">
            <w:pPr>
              <w:pStyle w:val="CopticCross"/>
            </w:pPr>
          </w:p>
        </w:tc>
        <w:tc>
          <w:tcPr>
            <w:tcW w:w="3960" w:type="dxa"/>
          </w:tcPr>
          <w:p w14:paraId="744ED343" w14:textId="77777777" w:rsidR="002411ED" w:rsidRDefault="002411ED" w:rsidP="002411ED">
            <w:pPr>
              <w:pStyle w:val="CopticVersemulti-line"/>
            </w:pPr>
            <w:r>
              <w:t>Ⲭⲉⲣⲉ ⲛⲉ ⲱ̀ ϯⲡⲁⲣⲑⲉⲛⲟⲥ:</w:t>
            </w:r>
          </w:p>
          <w:p w14:paraId="0F0BA09D" w14:textId="77777777" w:rsidR="002411ED" w:rsidRDefault="002411ED" w:rsidP="002411ED">
            <w:pPr>
              <w:pStyle w:val="CopticVersemulti-line"/>
            </w:pPr>
            <w:r>
              <w:t>Ϯⲟⲩⲣⲱ ⲙ̀ⲙⲏⲓ ⲛ̀ⲁ̀ⲗⲏⲑⲓⲛⲏ:</w:t>
            </w:r>
          </w:p>
          <w:p w14:paraId="4C1D5078" w14:textId="77777777" w:rsidR="002411ED" w:rsidRDefault="002411ED" w:rsidP="002411ED">
            <w:pPr>
              <w:pStyle w:val="CopticVersemulti-line"/>
            </w:pPr>
            <w:r>
              <w:t>ⲭⲉⲣⲉ ⲡ̀ϣⲟⲩϣⲟⲩ ⲛ̀ⲧⲉ ⲡⲉⲛⲅⲉⲛⲟⲥ:</w:t>
            </w:r>
          </w:p>
          <w:p w14:paraId="1BA4F698" w14:textId="77777777" w:rsidR="002411ED" w:rsidRDefault="002411ED" w:rsidP="002411ED">
            <w:pPr>
              <w:pStyle w:val="CopticHangingVerse"/>
            </w:pPr>
            <w:r>
              <w:t>ⲁ̀ⲣⲉϫ̀ⲫⲟ ⲛⲁⲛ ⲛ̀Ⲉⲙⲙⲁⲛⲟⲩⲏⲗ.</w:t>
            </w:r>
          </w:p>
        </w:tc>
      </w:tr>
      <w:tr w:rsidR="002411ED" w14:paraId="6E1B1EE3" w14:textId="77777777" w:rsidTr="00430630">
        <w:trPr>
          <w:cantSplit/>
          <w:jc w:val="center"/>
        </w:trPr>
        <w:tc>
          <w:tcPr>
            <w:tcW w:w="288" w:type="dxa"/>
          </w:tcPr>
          <w:p w14:paraId="457D5CFD" w14:textId="77777777" w:rsidR="002411ED" w:rsidRPr="00FB5ACB" w:rsidRDefault="002411ED" w:rsidP="00430630">
            <w:pPr>
              <w:pStyle w:val="CopticCross"/>
            </w:pPr>
            <w:r w:rsidRPr="00FB5ACB">
              <w:t>¿</w:t>
            </w:r>
          </w:p>
        </w:tc>
        <w:tc>
          <w:tcPr>
            <w:tcW w:w="3960" w:type="dxa"/>
          </w:tcPr>
          <w:p w14:paraId="75652D33" w14:textId="77777777" w:rsidR="002411ED" w:rsidRDefault="002411ED" w:rsidP="002411ED">
            <w:pPr>
              <w:pStyle w:val="EngHang"/>
            </w:pPr>
            <w:r>
              <w:t>We ask you to remember us,</w:t>
            </w:r>
          </w:p>
          <w:p w14:paraId="4583EED2" w14:textId="77777777" w:rsidR="002411ED" w:rsidRDefault="002411ED" w:rsidP="002411ED">
            <w:pPr>
              <w:pStyle w:val="EngHang"/>
            </w:pPr>
            <w:r>
              <w:t>O our faithful advocate,</w:t>
            </w:r>
          </w:p>
          <w:p w14:paraId="716DBA57" w14:textId="77777777" w:rsidR="002411ED" w:rsidRDefault="002411ED" w:rsidP="002411ED">
            <w:pPr>
              <w:pStyle w:val="EngHang"/>
            </w:pPr>
            <w:r>
              <w:t>Before our Lord, Jesus Christ,</w:t>
            </w:r>
          </w:p>
          <w:p w14:paraId="19928375" w14:textId="77777777" w:rsidR="002411ED" w:rsidRDefault="002411ED" w:rsidP="002411ED">
            <w:pPr>
              <w:pStyle w:val="EngHangEnd"/>
            </w:pPr>
            <w:r>
              <w:t>That He may forgive us our sins.</w:t>
            </w:r>
          </w:p>
        </w:tc>
        <w:tc>
          <w:tcPr>
            <w:tcW w:w="288" w:type="dxa"/>
          </w:tcPr>
          <w:p w14:paraId="24C9F00E" w14:textId="77777777" w:rsidR="002411ED" w:rsidRDefault="002411ED" w:rsidP="00430630"/>
        </w:tc>
        <w:tc>
          <w:tcPr>
            <w:tcW w:w="288" w:type="dxa"/>
          </w:tcPr>
          <w:p w14:paraId="720B06AD" w14:textId="77777777" w:rsidR="002411ED" w:rsidRPr="00FB5ACB" w:rsidRDefault="002411ED" w:rsidP="00430630">
            <w:pPr>
              <w:pStyle w:val="CopticCross"/>
            </w:pPr>
            <w:r w:rsidRPr="00FB5ACB">
              <w:t>¿</w:t>
            </w:r>
          </w:p>
        </w:tc>
        <w:tc>
          <w:tcPr>
            <w:tcW w:w="3960" w:type="dxa"/>
          </w:tcPr>
          <w:p w14:paraId="2C0C0087" w14:textId="77777777" w:rsidR="002411ED" w:rsidRDefault="002411ED" w:rsidP="002411ED">
            <w:pPr>
              <w:pStyle w:val="CopticVersemulti-line"/>
            </w:pPr>
            <w:r>
              <w:t>Ⲧⲉⲛϯϩⲟ ⲁ̀ⲣⲓⲡⲉⲛⲙⲉⲩⲓ:</w:t>
            </w:r>
          </w:p>
          <w:p w14:paraId="637D0140" w14:textId="77777777" w:rsidR="002411ED" w:rsidRDefault="002411ED" w:rsidP="002411ED">
            <w:pPr>
              <w:pStyle w:val="CopticVersemulti-line"/>
            </w:pPr>
            <w:r>
              <w:t>ⲱ̀ ϯⲡ̀ⲣⲟⲥⲧⲁⲧⲏⲥ ⲉ̀ⲧⲉⲛϩⲟⲧ:</w:t>
            </w:r>
          </w:p>
          <w:p w14:paraId="4DA5D5A8" w14:textId="77777777" w:rsidR="002411ED" w:rsidRDefault="002411ED" w:rsidP="002411ED">
            <w:pPr>
              <w:pStyle w:val="CopticVersemulti-line"/>
            </w:pPr>
            <w:r>
              <w:t>ⲛⲁϩⲣⲉⲛ Ⲡⲉⲛⲟ̄ⲥ̄ Ⲓⲏ̄ⲥ̄ Ⲡⲭ̄ⲥ̄:</w:t>
            </w:r>
          </w:p>
          <w:p w14:paraId="6E026CF7" w14:textId="77777777" w:rsidR="002411ED" w:rsidRDefault="002411ED" w:rsidP="002411ED">
            <w:pPr>
              <w:pStyle w:val="CopticHangingVerse"/>
            </w:pPr>
            <w:r>
              <w:t>ⲛ̀ⲧⲉϥⲭⲁ ⲛⲉⲛⲛⲟⲃⲓ ⲛⲁⲛ ⲉ̀ⲃⲟⲗ.</w:t>
            </w:r>
          </w:p>
        </w:tc>
      </w:tr>
    </w:tbl>
    <w:p w14:paraId="217CDEAE" w14:textId="77777777" w:rsidR="002411ED" w:rsidRDefault="002411ED" w:rsidP="002411ED">
      <w:pPr>
        <w:pStyle w:val="Heading4"/>
      </w:pPr>
      <w:bookmarkStart w:id="1332" w:name="_Ref434478878"/>
      <w:r>
        <w:t xml:space="preserve">The Fourth Doxology of December or </w:t>
      </w:r>
      <w:r w:rsidRPr="006C0F49">
        <w:rPr>
          <w:rFonts w:ascii="FreeSerifAvvaShenouda" w:hAnsi="FreeSerifAvvaShenouda" w:cs="FreeSerifAvvaShenouda"/>
        </w:rPr>
        <w:t>Ⲕⲟⲓⲁϩⲕ</w:t>
      </w:r>
      <w:bookmarkEnd w:id="13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6B47EA62" w14:textId="77777777" w:rsidTr="00430630">
        <w:trPr>
          <w:cantSplit/>
          <w:jc w:val="center"/>
        </w:trPr>
        <w:tc>
          <w:tcPr>
            <w:tcW w:w="288" w:type="dxa"/>
          </w:tcPr>
          <w:p w14:paraId="4E77888F" w14:textId="77777777" w:rsidR="00A66A9A" w:rsidRDefault="00A66A9A" w:rsidP="00430630">
            <w:pPr>
              <w:pStyle w:val="CopticCross"/>
            </w:pPr>
          </w:p>
        </w:tc>
        <w:tc>
          <w:tcPr>
            <w:tcW w:w="3960" w:type="dxa"/>
          </w:tcPr>
          <w:p w14:paraId="5ABEBD80" w14:textId="77777777" w:rsidR="00A66A9A" w:rsidRDefault="00A66A9A" w:rsidP="00A66A9A">
            <w:pPr>
              <w:pStyle w:val="EngHang"/>
            </w:pPr>
            <w:r>
              <w:t>In the sixth month,</w:t>
            </w:r>
          </w:p>
          <w:p w14:paraId="6278B263" w14:textId="77777777" w:rsidR="00A66A9A" w:rsidRDefault="00A66A9A" w:rsidP="00A66A9A">
            <w:pPr>
              <w:pStyle w:val="EngHang"/>
            </w:pPr>
            <w:r>
              <w:t>Gabriel was sent</w:t>
            </w:r>
          </w:p>
          <w:p w14:paraId="4B606677" w14:textId="77777777" w:rsidR="00A66A9A" w:rsidRDefault="00A66A9A" w:rsidP="00A66A9A">
            <w:pPr>
              <w:pStyle w:val="EngHang"/>
            </w:pPr>
            <w:r>
              <w:t>To evangelize Mary</w:t>
            </w:r>
          </w:p>
          <w:p w14:paraId="4C47CFA7" w14:textId="77777777" w:rsidR="00A66A9A" w:rsidRDefault="00A66A9A" w:rsidP="00A66A9A">
            <w:pPr>
              <w:pStyle w:val="EngHangEnd"/>
            </w:pPr>
            <w:r>
              <w:t>With the Holy Gospel.</w:t>
            </w:r>
          </w:p>
        </w:tc>
        <w:tc>
          <w:tcPr>
            <w:tcW w:w="288" w:type="dxa"/>
          </w:tcPr>
          <w:p w14:paraId="79F60D23" w14:textId="77777777" w:rsidR="00A66A9A" w:rsidRDefault="00A66A9A" w:rsidP="00430630"/>
        </w:tc>
        <w:tc>
          <w:tcPr>
            <w:tcW w:w="288" w:type="dxa"/>
          </w:tcPr>
          <w:p w14:paraId="6F62DEE3" w14:textId="77777777" w:rsidR="00A66A9A" w:rsidRDefault="00A66A9A" w:rsidP="00430630">
            <w:pPr>
              <w:pStyle w:val="CopticCross"/>
            </w:pPr>
          </w:p>
        </w:tc>
        <w:tc>
          <w:tcPr>
            <w:tcW w:w="3960" w:type="dxa"/>
          </w:tcPr>
          <w:p w14:paraId="3F0DAF50" w14:textId="77777777" w:rsidR="00A66A9A" w:rsidRDefault="00A66A9A" w:rsidP="00A66A9A">
            <w:pPr>
              <w:pStyle w:val="CopticVersemulti-line"/>
            </w:pPr>
            <w:r>
              <w:t>Ϧⲉⲛ ⲡⲓⲁ̀ⲃⲟⲧ ⲙ̀ⲙⲁϩ ⲥⲟⲟⲩ:</w:t>
            </w:r>
          </w:p>
          <w:p w14:paraId="0B0B6BDA" w14:textId="77777777" w:rsidR="00A66A9A" w:rsidRDefault="00A66A9A" w:rsidP="00A66A9A">
            <w:pPr>
              <w:pStyle w:val="CopticVersemulti-line"/>
            </w:pPr>
            <w:r>
              <w:t>ⲁⲩⲟⲩⲱⲣⲡ ⲛ̀Ⲅⲁⲃⲣⲓⲏⲗ:</w:t>
            </w:r>
          </w:p>
          <w:p w14:paraId="5035513A" w14:textId="77777777" w:rsidR="00A66A9A" w:rsidRDefault="00A66A9A" w:rsidP="00A66A9A">
            <w:pPr>
              <w:pStyle w:val="CopticVersemulti-line"/>
            </w:pPr>
            <w:r>
              <w:t>ϧⲉⲛ ⲡⲓⲉⲩⲁⲅⲅⲉⲗⲓⲟⲛ ⲉⲑⲟⲩⲁⲃ:</w:t>
            </w:r>
          </w:p>
          <w:p w14:paraId="2879FF67" w14:textId="77777777" w:rsidR="00A66A9A" w:rsidRPr="00C35319" w:rsidRDefault="00A66A9A" w:rsidP="00A66A9A">
            <w:pPr>
              <w:pStyle w:val="CopticHangingVerse"/>
            </w:pPr>
            <w:r>
              <w:t>ⲁϥϩⲓϣⲉⲛⲛⲟⲩϥⲓ ⲙ̀Ⲙⲁⲣⲓⲁ̀.</w:t>
            </w:r>
          </w:p>
        </w:tc>
      </w:tr>
      <w:tr w:rsidR="00A66A9A" w14:paraId="24037CDF" w14:textId="77777777" w:rsidTr="00430630">
        <w:trPr>
          <w:cantSplit/>
          <w:jc w:val="center"/>
        </w:trPr>
        <w:tc>
          <w:tcPr>
            <w:tcW w:w="288" w:type="dxa"/>
          </w:tcPr>
          <w:p w14:paraId="40F794E2" w14:textId="77777777" w:rsidR="00A66A9A" w:rsidRDefault="00A66A9A" w:rsidP="00430630">
            <w:pPr>
              <w:pStyle w:val="CopticCross"/>
            </w:pPr>
            <w:r w:rsidRPr="00FB5ACB">
              <w:t>¿</w:t>
            </w:r>
          </w:p>
        </w:tc>
        <w:tc>
          <w:tcPr>
            <w:tcW w:w="3960" w:type="dxa"/>
          </w:tcPr>
          <w:p w14:paraId="75176F80" w14:textId="77777777" w:rsidR="00A66A9A" w:rsidRDefault="00A66A9A" w:rsidP="00A66A9A">
            <w:pPr>
              <w:pStyle w:val="EngHang"/>
            </w:pPr>
            <w:r>
              <w:t>Gabriel, the servant</w:t>
            </w:r>
          </w:p>
          <w:p w14:paraId="1F1D73B1" w14:textId="77777777" w:rsidR="00A66A9A" w:rsidRDefault="00A66A9A" w:rsidP="00A66A9A">
            <w:pPr>
              <w:pStyle w:val="EngHang"/>
            </w:pPr>
            <w:r>
              <w:t>Of salvation was sent;</w:t>
            </w:r>
          </w:p>
          <w:p w14:paraId="47EC203F" w14:textId="77777777" w:rsidR="00A66A9A" w:rsidRDefault="00A66A9A" w:rsidP="00A66A9A">
            <w:pPr>
              <w:pStyle w:val="EngHang"/>
            </w:pPr>
            <w:r>
              <w:t>The incorporeal servant was sent</w:t>
            </w:r>
          </w:p>
          <w:p w14:paraId="489DEDA6" w14:textId="77777777" w:rsidR="00A66A9A" w:rsidRDefault="00A66A9A" w:rsidP="00A66A9A">
            <w:pPr>
              <w:pStyle w:val="EngHangEnd"/>
            </w:pPr>
            <w:r>
              <w:t>To the undefiled Virgin.</w:t>
            </w:r>
          </w:p>
        </w:tc>
        <w:tc>
          <w:tcPr>
            <w:tcW w:w="288" w:type="dxa"/>
          </w:tcPr>
          <w:p w14:paraId="6DB2CE32" w14:textId="77777777" w:rsidR="00A66A9A" w:rsidRDefault="00A66A9A" w:rsidP="00430630"/>
        </w:tc>
        <w:tc>
          <w:tcPr>
            <w:tcW w:w="288" w:type="dxa"/>
          </w:tcPr>
          <w:p w14:paraId="7F9D4CA5" w14:textId="77777777" w:rsidR="00A66A9A" w:rsidRDefault="00A66A9A" w:rsidP="00430630">
            <w:pPr>
              <w:pStyle w:val="CopticCross"/>
            </w:pPr>
            <w:r w:rsidRPr="00FB5ACB">
              <w:t>¿</w:t>
            </w:r>
          </w:p>
        </w:tc>
        <w:tc>
          <w:tcPr>
            <w:tcW w:w="3960" w:type="dxa"/>
          </w:tcPr>
          <w:p w14:paraId="50925924" w14:textId="77777777" w:rsidR="00A66A9A" w:rsidRDefault="00A66A9A" w:rsidP="00A66A9A">
            <w:pPr>
              <w:pStyle w:val="CopticVersemulti-line"/>
            </w:pPr>
            <w:r>
              <w:t>Ⲁⲩⲟⲩⲱⲣⲡ ⲛ̀Ⲅⲁⲃⲣⲏⲓⲗ:</w:t>
            </w:r>
          </w:p>
          <w:p w14:paraId="19729605" w14:textId="77777777" w:rsidR="00A66A9A" w:rsidRDefault="00A66A9A" w:rsidP="00A66A9A">
            <w:pPr>
              <w:pStyle w:val="CopticVersemulti-line"/>
            </w:pPr>
            <w:r>
              <w:t>ⲁϥⲉⲣⲇⲓⲁ̀ⲕⲟⲛⲓⲛ ⲙ̀ⲡⲓⲟⲩϫⲁⲓ:</w:t>
            </w:r>
          </w:p>
          <w:p w14:paraId="5BF1EC6C" w14:textId="77777777" w:rsidR="00A66A9A" w:rsidRDefault="00A66A9A" w:rsidP="00A66A9A">
            <w:pPr>
              <w:pStyle w:val="CopticVersemulti-line"/>
            </w:pPr>
            <w:r>
              <w:t>ⲁⲩⲟⲩⲱⲣⲡ ⲙ̀ⲡⲓⲃⲱⲕ ⲛ̀ⲁ̀ⲥⲱⲙⲁⲧⲟⲥ:</w:t>
            </w:r>
          </w:p>
          <w:p w14:paraId="6B07C452" w14:textId="77777777" w:rsidR="00A66A9A" w:rsidRDefault="00A66A9A" w:rsidP="00A66A9A">
            <w:pPr>
              <w:pStyle w:val="CopticHangingVerse"/>
            </w:pPr>
            <w:r>
              <w:t>ϣⲁ ϯⲡⲁⲣⲑⲉⲟⲛⲥ ⲛ̀ⲁⲧⲑⲱⲗⲉⲃ.</w:t>
            </w:r>
          </w:p>
        </w:tc>
      </w:tr>
      <w:tr w:rsidR="00A66A9A" w14:paraId="261E9892" w14:textId="77777777" w:rsidTr="00430630">
        <w:trPr>
          <w:cantSplit/>
          <w:jc w:val="center"/>
        </w:trPr>
        <w:tc>
          <w:tcPr>
            <w:tcW w:w="288" w:type="dxa"/>
          </w:tcPr>
          <w:p w14:paraId="34DA2CE3" w14:textId="77777777" w:rsidR="00A66A9A" w:rsidRDefault="00A66A9A" w:rsidP="00430630">
            <w:pPr>
              <w:pStyle w:val="CopticCross"/>
            </w:pPr>
          </w:p>
        </w:tc>
        <w:tc>
          <w:tcPr>
            <w:tcW w:w="3960" w:type="dxa"/>
          </w:tcPr>
          <w:p w14:paraId="30F8CAF2" w14:textId="77777777" w:rsidR="00A66A9A" w:rsidRDefault="00A66A9A" w:rsidP="00A66A9A">
            <w:pPr>
              <w:pStyle w:val="EngHang"/>
            </w:pPr>
            <w:r>
              <w:t>Gabriel was sent;</w:t>
            </w:r>
          </w:p>
          <w:p w14:paraId="538E6E85" w14:textId="77777777" w:rsidR="00A66A9A" w:rsidRDefault="00A66A9A" w:rsidP="00A66A9A">
            <w:pPr>
              <w:pStyle w:val="EngHang"/>
            </w:pPr>
            <w:commentRangeStart w:id="1333"/>
            <w:r>
              <w:t>He raised us with a new invitation.</w:t>
            </w:r>
            <w:commentRangeEnd w:id="1333"/>
            <w:r>
              <w:rPr>
                <w:rStyle w:val="CommentReference"/>
                <w:rFonts w:ascii="Times New Roman" w:eastAsiaTheme="minorHAnsi" w:hAnsi="Times New Roman" w:cstheme="minorBidi"/>
                <w:color w:val="auto"/>
              </w:rPr>
              <w:commentReference w:id="1333"/>
            </w:r>
          </w:p>
          <w:p w14:paraId="1A32BE88" w14:textId="77777777" w:rsidR="00A66A9A" w:rsidRDefault="00A66A9A" w:rsidP="00A66A9A">
            <w:pPr>
              <w:pStyle w:val="EngHang"/>
            </w:pPr>
            <w:r>
              <w:t>The free one was sent</w:t>
            </w:r>
          </w:p>
          <w:p w14:paraId="27C4358F" w14:textId="77777777" w:rsidR="00A66A9A" w:rsidRDefault="00A66A9A" w:rsidP="00A66A9A">
            <w:pPr>
              <w:pStyle w:val="EngHangEnd"/>
            </w:pPr>
            <w:r>
              <w:t>To the chaste young woman.</w:t>
            </w:r>
          </w:p>
        </w:tc>
        <w:tc>
          <w:tcPr>
            <w:tcW w:w="288" w:type="dxa"/>
          </w:tcPr>
          <w:p w14:paraId="2D4773BC" w14:textId="77777777" w:rsidR="00A66A9A" w:rsidRDefault="00A66A9A" w:rsidP="00430630"/>
        </w:tc>
        <w:tc>
          <w:tcPr>
            <w:tcW w:w="288" w:type="dxa"/>
          </w:tcPr>
          <w:p w14:paraId="292FC366" w14:textId="77777777" w:rsidR="00A66A9A" w:rsidRDefault="00A66A9A" w:rsidP="00430630">
            <w:pPr>
              <w:pStyle w:val="CopticCross"/>
            </w:pPr>
          </w:p>
        </w:tc>
        <w:tc>
          <w:tcPr>
            <w:tcW w:w="3960" w:type="dxa"/>
          </w:tcPr>
          <w:p w14:paraId="2867DA33" w14:textId="77777777" w:rsidR="00A66A9A" w:rsidRDefault="00A66A9A" w:rsidP="00A66A9A">
            <w:pPr>
              <w:pStyle w:val="CopticVersemulti-line"/>
            </w:pPr>
            <w:r>
              <w:t>Ⲁⲩⲟⲩⲱⲣⲡ ⲛ̀Ⲅⲁⲃⲣⲓⲏⲗ:</w:t>
            </w:r>
          </w:p>
          <w:p w14:paraId="332AAE92" w14:textId="77777777" w:rsidR="00A66A9A" w:rsidRDefault="00A66A9A" w:rsidP="00A66A9A">
            <w:pPr>
              <w:pStyle w:val="CopticVersemulti-line"/>
            </w:pPr>
            <w:r>
              <w:t>ⲁϥⲧⲟⲩⲛⲟⲥⲧⲉⲛ ϧⲉⲛ ⲡⲓⲑⲱϩⲉⲙ ⲙ̀ⲃⲉⲣⲓ:</w:t>
            </w:r>
          </w:p>
          <w:p w14:paraId="0777DAEE" w14:textId="77777777" w:rsidR="00A66A9A" w:rsidRDefault="00A66A9A" w:rsidP="00A66A9A">
            <w:pPr>
              <w:pStyle w:val="CopticVersemulti-line"/>
            </w:pPr>
            <w:r>
              <w:t>ⲁⲩⲟⲩⲱⲣⲡ ⲙ̀ⲡⲓⲉ̀ⲗⲉⲩⲑⲉⲣⲟⲥ:</w:t>
            </w:r>
          </w:p>
          <w:p w14:paraId="1C167F4E" w14:textId="77777777" w:rsidR="00A66A9A" w:rsidRDefault="00A66A9A" w:rsidP="00A66A9A">
            <w:pPr>
              <w:pStyle w:val="CopticHangingVerse"/>
            </w:pPr>
            <w:r>
              <w:t>ϣⲁ ϯⲁ̀ⲗⲟⲩ ⲛ̀ⲥⲉⲙⲛⲉ.</w:t>
            </w:r>
          </w:p>
        </w:tc>
      </w:tr>
      <w:tr w:rsidR="00A66A9A" w14:paraId="13EC3B54" w14:textId="77777777" w:rsidTr="00430630">
        <w:trPr>
          <w:cantSplit/>
          <w:jc w:val="center"/>
        </w:trPr>
        <w:tc>
          <w:tcPr>
            <w:tcW w:w="288" w:type="dxa"/>
          </w:tcPr>
          <w:p w14:paraId="7ECFEC95" w14:textId="77777777" w:rsidR="00A66A9A" w:rsidRDefault="00A66A9A" w:rsidP="00430630">
            <w:pPr>
              <w:pStyle w:val="CopticCross"/>
            </w:pPr>
            <w:r w:rsidRPr="00FB5ACB">
              <w:lastRenderedPageBreak/>
              <w:t>¿</w:t>
            </w:r>
          </w:p>
        </w:tc>
        <w:tc>
          <w:tcPr>
            <w:tcW w:w="3960" w:type="dxa"/>
          </w:tcPr>
          <w:p w14:paraId="09B3FE47" w14:textId="77777777" w:rsidR="00A66A9A" w:rsidRDefault="00A66A9A" w:rsidP="00A66A9A">
            <w:pPr>
              <w:pStyle w:val="EngHang"/>
            </w:pPr>
            <w:r>
              <w:t>Gabriel was sent</w:t>
            </w:r>
          </w:p>
          <w:p w14:paraId="592E9DDE" w14:textId="77777777" w:rsidR="00A66A9A" w:rsidRDefault="00A66A9A" w:rsidP="00A66A9A">
            <w:pPr>
              <w:pStyle w:val="EngHang"/>
            </w:pPr>
            <w:r>
              <w:t xml:space="preserve">To prepare the True </w:t>
            </w:r>
            <w:commentRangeStart w:id="1334"/>
            <w:r>
              <w:t>Bride</w:t>
            </w:r>
            <w:commentRangeEnd w:id="1334"/>
            <w:r>
              <w:rPr>
                <w:rStyle w:val="CommentReference"/>
                <w:rFonts w:ascii="Times New Roman" w:eastAsiaTheme="minorHAnsi" w:hAnsi="Times New Roman" w:cstheme="minorBidi"/>
                <w:color w:val="auto"/>
              </w:rPr>
              <w:commentReference w:id="1334"/>
            </w:r>
            <w:r>
              <w:t>.</w:t>
            </w:r>
          </w:p>
          <w:p w14:paraId="6C6B30B4" w14:textId="77777777" w:rsidR="00A66A9A" w:rsidRDefault="00A66A9A" w:rsidP="00A66A9A">
            <w:pPr>
              <w:pStyle w:val="EngHang"/>
            </w:pPr>
            <w:r>
              <w:t>Gabriel was sent</w:t>
            </w:r>
          </w:p>
          <w:p w14:paraId="6738482C" w14:textId="77777777" w:rsidR="00A66A9A" w:rsidRDefault="00A66A9A" w:rsidP="00A66A9A">
            <w:pPr>
              <w:pStyle w:val="EngHangEnd"/>
            </w:pPr>
            <w:r>
              <w:t xml:space="preserve">To the high palace. </w:t>
            </w:r>
          </w:p>
        </w:tc>
        <w:tc>
          <w:tcPr>
            <w:tcW w:w="288" w:type="dxa"/>
          </w:tcPr>
          <w:p w14:paraId="7535B7A4" w14:textId="77777777" w:rsidR="00A66A9A" w:rsidRDefault="00A66A9A" w:rsidP="00430630"/>
        </w:tc>
        <w:tc>
          <w:tcPr>
            <w:tcW w:w="288" w:type="dxa"/>
          </w:tcPr>
          <w:p w14:paraId="28D311DB" w14:textId="77777777" w:rsidR="00A66A9A" w:rsidRDefault="00A66A9A" w:rsidP="00430630">
            <w:pPr>
              <w:pStyle w:val="CopticCross"/>
            </w:pPr>
            <w:r w:rsidRPr="00FB5ACB">
              <w:t>¿</w:t>
            </w:r>
          </w:p>
        </w:tc>
        <w:tc>
          <w:tcPr>
            <w:tcW w:w="3960" w:type="dxa"/>
          </w:tcPr>
          <w:p w14:paraId="4460BB07" w14:textId="77777777" w:rsidR="00A66A9A" w:rsidRDefault="00A66A9A" w:rsidP="00A66A9A">
            <w:pPr>
              <w:pStyle w:val="CopticVersemulti-line"/>
            </w:pPr>
            <w:r>
              <w:t>Ⲁⲩⲟⲩⲱⲣⲡ ⲛ̀Ⲅⲁⲃⲣⲓⲏⲗ:</w:t>
            </w:r>
          </w:p>
          <w:p w14:paraId="4DF3C56C" w14:textId="77777777" w:rsidR="00A66A9A" w:rsidRDefault="00A66A9A" w:rsidP="00A66A9A">
            <w:pPr>
              <w:pStyle w:val="CopticVersemulti-line"/>
            </w:pPr>
            <w:r>
              <w:t>ⲉ̀ⲥⲉⲃⲧⲉ ⲛⲓⲛⲩⲙⲫⲓⲟⲥ ⲙ̀ⲙⲏⲓ:</w:t>
            </w:r>
          </w:p>
          <w:p w14:paraId="1BE99DD3" w14:textId="77777777" w:rsidR="00A66A9A" w:rsidRDefault="00A66A9A" w:rsidP="00A66A9A">
            <w:pPr>
              <w:pStyle w:val="CopticVersemulti-line"/>
            </w:pPr>
            <w:r>
              <w:t>ⲁⲩⲟⲩⲱⲣⲡ ⲛ̀Ⲅⲁⲃⲣⲓⲏⲗ:</w:t>
            </w:r>
          </w:p>
          <w:p w14:paraId="6C58561B" w14:textId="77777777" w:rsidR="00A66A9A" w:rsidRDefault="00A66A9A" w:rsidP="00A66A9A">
            <w:pPr>
              <w:pStyle w:val="CopticHangingVerse"/>
            </w:pPr>
            <w:r>
              <w:t>ⲩⲁ ⲡⲁⲗⲁⲧⲓⲟⲛ ⲙ̀ⲡ̀ϭⲓⲥⲓⲕⲟⲛ.</w:t>
            </w:r>
          </w:p>
        </w:tc>
      </w:tr>
      <w:tr w:rsidR="00A66A9A" w14:paraId="74F7B6BB" w14:textId="77777777" w:rsidTr="00430630">
        <w:trPr>
          <w:cantSplit/>
          <w:jc w:val="center"/>
        </w:trPr>
        <w:tc>
          <w:tcPr>
            <w:tcW w:w="288" w:type="dxa"/>
          </w:tcPr>
          <w:p w14:paraId="68ACC02F" w14:textId="77777777" w:rsidR="00A66A9A" w:rsidRDefault="00A66A9A" w:rsidP="00430630">
            <w:pPr>
              <w:pStyle w:val="CopticCross"/>
            </w:pPr>
          </w:p>
        </w:tc>
        <w:tc>
          <w:tcPr>
            <w:tcW w:w="3960" w:type="dxa"/>
          </w:tcPr>
          <w:p w14:paraId="4655AD88" w14:textId="77777777" w:rsidR="00A66A9A" w:rsidRDefault="00A66A9A" w:rsidP="00A66A9A">
            <w:pPr>
              <w:pStyle w:val="EngHang"/>
            </w:pPr>
            <w:r>
              <w:t>A wonderful Mystery:</w:t>
            </w:r>
          </w:p>
          <w:p w14:paraId="5FEF07CE" w14:textId="77777777" w:rsidR="00A66A9A" w:rsidRDefault="00A66A9A" w:rsidP="00A66A9A">
            <w:pPr>
              <w:pStyle w:val="EngHang"/>
            </w:pPr>
            <w:r>
              <w:t>A high paradox:</w:t>
            </w:r>
          </w:p>
          <w:p w14:paraId="700B5C06" w14:textId="77777777" w:rsidR="00A66A9A" w:rsidRDefault="00A66A9A" w:rsidP="00A66A9A">
            <w:pPr>
              <w:pStyle w:val="EngHang"/>
            </w:pPr>
            <w:r>
              <w:t>The Logos of the Father</w:t>
            </w:r>
          </w:p>
          <w:p w14:paraId="7ED64B7C" w14:textId="77777777" w:rsidR="00A66A9A" w:rsidRDefault="00A66A9A" w:rsidP="00A66A9A">
            <w:pPr>
              <w:pStyle w:val="EngHangEnd"/>
            </w:pPr>
            <w:r>
              <w:t>Dwelt among men.</w:t>
            </w:r>
          </w:p>
        </w:tc>
        <w:tc>
          <w:tcPr>
            <w:tcW w:w="288" w:type="dxa"/>
          </w:tcPr>
          <w:p w14:paraId="7E1AD73E" w14:textId="77777777" w:rsidR="00A66A9A" w:rsidRDefault="00A66A9A" w:rsidP="00430630"/>
        </w:tc>
        <w:tc>
          <w:tcPr>
            <w:tcW w:w="288" w:type="dxa"/>
          </w:tcPr>
          <w:p w14:paraId="66C067D2" w14:textId="77777777" w:rsidR="00A66A9A" w:rsidRDefault="00A66A9A" w:rsidP="00430630">
            <w:pPr>
              <w:pStyle w:val="CopticCross"/>
            </w:pPr>
          </w:p>
        </w:tc>
        <w:tc>
          <w:tcPr>
            <w:tcW w:w="3960" w:type="dxa"/>
          </w:tcPr>
          <w:p w14:paraId="7E5BDEB1" w14:textId="77777777" w:rsidR="00A66A9A" w:rsidRDefault="00A66A9A" w:rsidP="00A66A9A">
            <w:pPr>
              <w:pStyle w:val="CopticVersemulti-line"/>
            </w:pPr>
            <w:r>
              <w:t>Ⲟⲩⲙⲁⲩⲥⲧⲏⲣⲓⲟⲛ ⲛ̀ϣ̀ⲫⲏⲣⲓ:</w:t>
            </w:r>
          </w:p>
          <w:p w14:paraId="257B32B9" w14:textId="77777777" w:rsidR="00A66A9A" w:rsidRDefault="00A66A9A" w:rsidP="00A66A9A">
            <w:pPr>
              <w:pStyle w:val="CopticVersemulti-line"/>
            </w:pPr>
            <w:r>
              <w:t>ⲟⲩⲟϩ ⲡⲁⲣⲁⲇⲟⲝⲟⲛ ⲉⲧϭⲟⲥⲓ:</w:t>
            </w:r>
          </w:p>
          <w:p w14:paraId="0255B7F4" w14:textId="77777777" w:rsidR="00A66A9A" w:rsidRDefault="00A66A9A" w:rsidP="00A66A9A">
            <w:pPr>
              <w:pStyle w:val="CopticVersemulti-line"/>
            </w:pPr>
            <w:r>
              <w:t>ϫⲉ ⲡⲓⲗⲟⲅⲟⲥ ⲛ̀ⲧⲉ ⲫⲓⲱⲧ:</w:t>
            </w:r>
          </w:p>
          <w:p w14:paraId="2D7ECFD4" w14:textId="77777777" w:rsidR="00A66A9A" w:rsidRDefault="00A66A9A" w:rsidP="00A66A9A">
            <w:pPr>
              <w:pStyle w:val="CopticHangingVerse"/>
            </w:pPr>
            <w:r>
              <w:t>ⲁϥϣⲱⲡⲓ ⲛⲉⲙ ⲛⲓⲣⲱⲙⲓ.</w:t>
            </w:r>
          </w:p>
        </w:tc>
      </w:tr>
      <w:tr w:rsidR="00A66A9A" w14:paraId="693759AC" w14:textId="77777777" w:rsidTr="00430630">
        <w:trPr>
          <w:cantSplit/>
          <w:jc w:val="center"/>
        </w:trPr>
        <w:tc>
          <w:tcPr>
            <w:tcW w:w="288" w:type="dxa"/>
          </w:tcPr>
          <w:p w14:paraId="5E2A160C" w14:textId="77777777" w:rsidR="00A66A9A" w:rsidRDefault="00A66A9A" w:rsidP="00430630">
            <w:pPr>
              <w:pStyle w:val="CopticCross"/>
            </w:pPr>
            <w:r w:rsidRPr="00FB5ACB">
              <w:t>¿</w:t>
            </w:r>
          </w:p>
        </w:tc>
        <w:tc>
          <w:tcPr>
            <w:tcW w:w="3960" w:type="dxa"/>
          </w:tcPr>
          <w:p w14:paraId="0F9CBCC7" w14:textId="77777777" w:rsidR="00A66A9A" w:rsidRDefault="00A66A9A" w:rsidP="00A66A9A">
            <w:pPr>
              <w:pStyle w:val="EngHang"/>
            </w:pPr>
            <w:r>
              <w:t>We worship Him and glorify Him,</w:t>
            </w:r>
          </w:p>
          <w:p w14:paraId="0B02DFC9" w14:textId="77777777" w:rsidR="00A66A9A" w:rsidRDefault="00A66A9A" w:rsidP="00A66A9A">
            <w:pPr>
              <w:pStyle w:val="EngHang"/>
            </w:pPr>
            <w:r>
              <w:t>With His incomprehensible Father,</w:t>
            </w:r>
          </w:p>
          <w:p w14:paraId="084FCC0F" w14:textId="77777777" w:rsidR="00A66A9A" w:rsidRDefault="00A66A9A" w:rsidP="00A66A9A">
            <w:pPr>
              <w:pStyle w:val="EngHang"/>
            </w:pPr>
            <w:r>
              <w:t>And the Spirit, the Paraclete,</w:t>
            </w:r>
          </w:p>
          <w:p w14:paraId="78540B1A" w14:textId="77777777" w:rsidR="00A66A9A" w:rsidRDefault="00A66A9A" w:rsidP="00A66A9A">
            <w:pPr>
              <w:pStyle w:val="EngHangEnd"/>
            </w:pPr>
            <w:r>
              <w:t>For He came and saved us.</w:t>
            </w:r>
          </w:p>
        </w:tc>
        <w:tc>
          <w:tcPr>
            <w:tcW w:w="288" w:type="dxa"/>
          </w:tcPr>
          <w:p w14:paraId="4B3AD25D" w14:textId="77777777" w:rsidR="00A66A9A" w:rsidRDefault="00A66A9A" w:rsidP="00430630"/>
        </w:tc>
        <w:tc>
          <w:tcPr>
            <w:tcW w:w="288" w:type="dxa"/>
          </w:tcPr>
          <w:p w14:paraId="2AA5259C" w14:textId="77777777" w:rsidR="00A66A9A" w:rsidRDefault="00A66A9A" w:rsidP="00430630">
            <w:pPr>
              <w:pStyle w:val="CopticCross"/>
            </w:pPr>
            <w:r w:rsidRPr="00FB5ACB">
              <w:t>¿</w:t>
            </w:r>
          </w:p>
        </w:tc>
        <w:tc>
          <w:tcPr>
            <w:tcW w:w="3960" w:type="dxa"/>
          </w:tcPr>
          <w:p w14:paraId="1CA093C3" w14:textId="77777777" w:rsidR="00A66A9A" w:rsidRDefault="00A66A9A" w:rsidP="00A66A9A">
            <w:pPr>
              <w:pStyle w:val="CopticVersemulti-line"/>
            </w:pPr>
            <w:r>
              <w:t>Ⲧⲉⲛⲟⲩⲱϣⲧ ⲙ̀ⲙⲟϥ ⲧⲉⲛϯⲱ̀ⲟⲩ ⲛⲁϥ:</w:t>
            </w:r>
          </w:p>
          <w:p w14:paraId="57515B42" w14:textId="77777777" w:rsidR="00A66A9A" w:rsidRDefault="00A66A9A" w:rsidP="00A66A9A">
            <w:pPr>
              <w:pStyle w:val="CopticVersemulti-line"/>
            </w:pPr>
            <w:r>
              <w:t>ⲛⲉⲙ Ⲡⲉⲫⲓⲱⲧ ⲛ̀ⲁⲧϣ̀ⲧⲁϩⲟϥ:</w:t>
            </w:r>
          </w:p>
          <w:p w14:paraId="6726CE63" w14:textId="77777777" w:rsidR="00A66A9A" w:rsidRDefault="00A66A9A" w:rsidP="00A66A9A">
            <w:pPr>
              <w:pStyle w:val="CopticVersemulti-line"/>
            </w:pPr>
            <w:r>
              <w:t>ⲛⲉⲙ Ⲡⲓⲡ̄ⲛ̄ⲁ̄ ⲙ̀ⲡⲁⲣⲁⲕⲗⲏⲧⲟⲛ:</w:t>
            </w:r>
          </w:p>
          <w:p w14:paraId="56C89CE1" w14:textId="77777777" w:rsidR="00A66A9A" w:rsidRDefault="00A66A9A" w:rsidP="00A66A9A">
            <w:pPr>
              <w:pStyle w:val="CopticHangingVerse"/>
            </w:pPr>
            <w:r>
              <w:t>ϫⲉ ⲁϥⲓ̀ ⲁϥⲥⲱϯ ⲙ̀ⲙⲟⲛ.</w:t>
            </w:r>
          </w:p>
        </w:tc>
      </w:tr>
    </w:tbl>
    <w:p w14:paraId="0B7817F2" w14:textId="77777777" w:rsidR="00A66A9A" w:rsidRDefault="00A66A9A" w:rsidP="00A66A9A">
      <w:pPr>
        <w:pStyle w:val="Heading4"/>
      </w:pPr>
      <w:bookmarkStart w:id="1335" w:name="_Ref434478888"/>
      <w:r>
        <w:t xml:space="preserve">The Fifth Doxology of December or </w:t>
      </w:r>
      <w:r w:rsidRPr="006C0F49">
        <w:rPr>
          <w:rFonts w:ascii="FreeSerifAvvaShenouda" w:hAnsi="FreeSerifAvvaShenouda" w:cs="FreeSerifAvvaShenouda"/>
        </w:rPr>
        <w:t>Ⲕⲟⲓⲁϩⲕ</w:t>
      </w:r>
      <w:bookmarkEnd w:id="13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3F1DDFA2" w14:textId="77777777" w:rsidTr="00430630">
        <w:trPr>
          <w:cantSplit/>
          <w:jc w:val="center"/>
        </w:trPr>
        <w:tc>
          <w:tcPr>
            <w:tcW w:w="288" w:type="dxa"/>
          </w:tcPr>
          <w:p w14:paraId="193B4714" w14:textId="77777777" w:rsidR="00A66A9A" w:rsidRDefault="00A66A9A" w:rsidP="00430630">
            <w:pPr>
              <w:pStyle w:val="CopticCross"/>
            </w:pPr>
          </w:p>
        </w:tc>
        <w:tc>
          <w:tcPr>
            <w:tcW w:w="3960" w:type="dxa"/>
          </w:tcPr>
          <w:p w14:paraId="12228B88" w14:textId="77777777" w:rsidR="00A66A9A" w:rsidRDefault="00A66A9A" w:rsidP="00A66A9A">
            <w:pPr>
              <w:pStyle w:val="EngHang"/>
            </w:pPr>
            <w:r>
              <w:t>When the lot fell to Zachariah</w:t>
            </w:r>
          </w:p>
          <w:p w14:paraId="524F9BE6" w14:textId="77777777" w:rsidR="00A66A9A" w:rsidRDefault="00A66A9A" w:rsidP="00A66A9A">
            <w:pPr>
              <w:pStyle w:val="EngHang"/>
            </w:pPr>
            <w:r>
              <w:t>To raise incense,</w:t>
            </w:r>
          </w:p>
          <w:p w14:paraId="531CA8EF" w14:textId="77777777" w:rsidR="00A66A9A" w:rsidRDefault="00A66A9A" w:rsidP="00A66A9A">
            <w:pPr>
              <w:pStyle w:val="EngHang"/>
            </w:pPr>
            <w:r>
              <w:t>He entered the Sanctuary</w:t>
            </w:r>
          </w:p>
          <w:p w14:paraId="0D89C5A0" w14:textId="77777777" w:rsidR="00A66A9A" w:rsidRDefault="00A66A9A" w:rsidP="00A66A9A">
            <w:pPr>
              <w:pStyle w:val="EngHangEnd"/>
            </w:pPr>
            <w:r>
              <w:t xml:space="preserve">And </w:t>
            </w:r>
            <w:r w:rsidRPr="00A66A9A">
              <w:t>completed</w:t>
            </w:r>
            <w:r>
              <w:t xml:space="preserve"> his service.</w:t>
            </w:r>
          </w:p>
        </w:tc>
        <w:tc>
          <w:tcPr>
            <w:tcW w:w="288" w:type="dxa"/>
          </w:tcPr>
          <w:p w14:paraId="796F34B5" w14:textId="77777777" w:rsidR="00A66A9A" w:rsidRDefault="00A66A9A" w:rsidP="00430630"/>
        </w:tc>
        <w:tc>
          <w:tcPr>
            <w:tcW w:w="288" w:type="dxa"/>
          </w:tcPr>
          <w:p w14:paraId="3A45FCB0" w14:textId="77777777" w:rsidR="00A66A9A" w:rsidRDefault="00A66A9A" w:rsidP="00430630">
            <w:pPr>
              <w:pStyle w:val="CopticCross"/>
            </w:pPr>
          </w:p>
        </w:tc>
        <w:tc>
          <w:tcPr>
            <w:tcW w:w="3960" w:type="dxa"/>
          </w:tcPr>
          <w:p w14:paraId="29FBCC5F" w14:textId="77777777" w:rsidR="00A66A9A" w:rsidRDefault="00A66A9A" w:rsidP="00A66A9A">
            <w:pPr>
              <w:pStyle w:val="CopticVersemulti-line"/>
            </w:pPr>
            <w:r>
              <w:t>Ⲉⲧⲁ ⲡⲓⲱⲡ ⲓ̀ ⲉ̀Ⲍⲁⲭⲁⲣⲓⲁⲥ:</w:t>
            </w:r>
          </w:p>
          <w:p w14:paraId="3BDC2996" w14:textId="77777777" w:rsidR="00A66A9A" w:rsidRDefault="00A66A9A" w:rsidP="00A66A9A">
            <w:pPr>
              <w:pStyle w:val="CopticVersemulti-line"/>
            </w:pPr>
            <w:r>
              <w:t>ⲉ̀ⲧⲁⲗⲉ ⲟⲩⲥ̀ⲑⲟⲩⲓⲛⲟⲩϥⲓ ⲉ̀ⲡ̀ϣⲱⲓ:</w:t>
            </w:r>
          </w:p>
          <w:p w14:paraId="08342781" w14:textId="77777777" w:rsidR="00A66A9A" w:rsidRDefault="00A66A9A" w:rsidP="00A66A9A">
            <w:pPr>
              <w:pStyle w:val="CopticVersemulti-line"/>
            </w:pPr>
            <w:r>
              <w:t>ⲁϥϣⲉ ⲉ̀ϧⲟⲩⲛ ⲡⲓⲉⲣⲫⲉⲓ:</w:t>
            </w:r>
          </w:p>
          <w:p w14:paraId="53DC2254" w14:textId="77777777" w:rsidR="00A66A9A" w:rsidRPr="00C35319" w:rsidRDefault="00A66A9A" w:rsidP="00A66A9A">
            <w:pPr>
              <w:pStyle w:val="CopticHangingVerse"/>
            </w:pPr>
            <w:r>
              <w:t xml:space="preserve">ⲁϥϫⲱⲕ </w:t>
            </w:r>
            <w:r w:rsidRPr="00A66A9A">
              <w:t>ⲙ̀ⲡⲉϥϣⲉⲙϣⲓ</w:t>
            </w:r>
            <w:r>
              <w:t xml:space="preserve"> ⲉ̀ⲃⲟⲗ.</w:t>
            </w:r>
          </w:p>
        </w:tc>
      </w:tr>
      <w:tr w:rsidR="00A66A9A" w14:paraId="03250CC1" w14:textId="77777777" w:rsidTr="00430630">
        <w:trPr>
          <w:cantSplit/>
          <w:jc w:val="center"/>
        </w:trPr>
        <w:tc>
          <w:tcPr>
            <w:tcW w:w="288" w:type="dxa"/>
          </w:tcPr>
          <w:p w14:paraId="78193200" w14:textId="77777777" w:rsidR="00A66A9A" w:rsidRDefault="00A66A9A" w:rsidP="00430630">
            <w:pPr>
              <w:pStyle w:val="CopticCross"/>
            </w:pPr>
            <w:r w:rsidRPr="00FB5ACB">
              <w:t>¿</w:t>
            </w:r>
          </w:p>
        </w:tc>
        <w:tc>
          <w:tcPr>
            <w:tcW w:w="3960" w:type="dxa"/>
          </w:tcPr>
          <w:p w14:paraId="79A01645" w14:textId="77777777" w:rsidR="00A66A9A" w:rsidRDefault="00A66A9A" w:rsidP="00A66A9A">
            <w:pPr>
              <w:pStyle w:val="EngHang"/>
            </w:pPr>
            <w:r>
              <w:t>An angel appeared to him</w:t>
            </w:r>
          </w:p>
          <w:p w14:paraId="0D83410B" w14:textId="77777777" w:rsidR="00A66A9A" w:rsidRDefault="00A66A9A" w:rsidP="00A66A9A">
            <w:pPr>
              <w:pStyle w:val="EngHang"/>
            </w:pPr>
            <w:r>
              <w:t>At the right side of the altar</w:t>
            </w:r>
          </w:p>
          <w:p w14:paraId="7F62ECBA" w14:textId="77777777" w:rsidR="00A66A9A" w:rsidRDefault="00A66A9A" w:rsidP="00A66A9A">
            <w:pPr>
              <w:pStyle w:val="EngHang"/>
            </w:pPr>
            <w:r>
              <w:t>As he raised incense,</w:t>
            </w:r>
          </w:p>
          <w:p w14:paraId="1120A272" w14:textId="77777777" w:rsidR="00A66A9A" w:rsidRDefault="00A66A9A" w:rsidP="00A66A9A">
            <w:pPr>
              <w:pStyle w:val="EngHangEnd"/>
            </w:pPr>
            <w:r>
              <w:t>Saying, “Fear not, Zachariah.”</w:t>
            </w:r>
          </w:p>
        </w:tc>
        <w:tc>
          <w:tcPr>
            <w:tcW w:w="288" w:type="dxa"/>
          </w:tcPr>
          <w:p w14:paraId="2C04A118" w14:textId="77777777" w:rsidR="00A66A9A" w:rsidRDefault="00A66A9A" w:rsidP="00430630"/>
        </w:tc>
        <w:tc>
          <w:tcPr>
            <w:tcW w:w="288" w:type="dxa"/>
          </w:tcPr>
          <w:p w14:paraId="48A4D99B" w14:textId="77777777" w:rsidR="00A66A9A" w:rsidRDefault="00A66A9A" w:rsidP="00430630">
            <w:pPr>
              <w:pStyle w:val="CopticCross"/>
            </w:pPr>
            <w:r w:rsidRPr="00FB5ACB">
              <w:t>¿</w:t>
            </w:r>
          </w:p>
        </w:tc>
        <w:tc>
          <w:tcPr>
            <w:tcW w:w="3960" w:type="dxa"/>
          </w:tcPr>
          <w:p w14:paraId="773CD883" w14:textId="77777777" w:rsidR="00A66A9A" w:rsidRDefault="00A66A9A" w:rsidP="00A66A9A">
            <w:pPr>
              <w:pStyle w:val="CopticVersemulti-line"/>
            </w:pPr>
            <w:r>
              <w:t>Ⲟⲩⲁⲅⲅⲉⲗⲟⲥ ⲁϥⲟⲩⲟⲛϩϥ ⲉ̀ⲣⲟϥ:</w:t>
            </w:r>
          </w:p>
          <w:p w14:paraId="744B052F" w14:textId="77777777" w:rsidR="00A66A9A" w:rsidRDefault="00A66A9A" w:rsidP="00A66A9A">
            <w:pPr>
              <w:pStyle w:val="CopticVersemulti-line"/>
            </w:pPr>
            <w:r>
              <w:t>ⲥⲁⲟⲩⲓ̀ⲛⲁⲙ ⲙ̀ⲡⲓⲙⲁⲛ̀ⲉⲣϣⲱⲟⲩϣⲓ:</w:t>
            </w:r>
          </w:p>
          <w:p w14:paraId="7D12D5FB" w14:textId="77777777" w:rsidR="00A66A9A" w:rsidRDefault="00A66A9A" w:rsidP="00A66A9A">
            <w:pPr>
              <w:pStyle w:val="CopticVersemulti-line"/>
            </w:pPr>
            <w:r>
              <w:t>ⲉϥⲧⲁⲗⲉ ⲟⲩⲥ̀ⲑⲟⲓⲛⲟⲩϥⲓ ⲉ̀ⲡ̀ϣⲱⲓ:</w:t>
            </w:r>
          </w:p>
          <w:p w14:paraId="56A7EC67" w14:textId="77777777" w:rsidR="00A66A9A" w:rsidRDefault="00A66A9A" w:rsidP="00A66A9A">
            <w:pPr>
              <w:pStyle w:val="CopticHangingVerse"/>
            </w:pPr>
            <w:r>
              <w:t>ϫⲉ ⲙ̀ⲉⲣⲉⲣϩⲟϯ Ⲍⲁⲭⲁⲣⲓⲁⲥ.</w:t>
            </w:r>
          </w:p>
        </w:tc>
      </w:tr>
      <w:tr w:rsidR="00A66A9A" w14:paraId="7EA0BFDC" w14:textId="77777777" w:rsidTr="00430630">
        <w:trPr>
          <w:cantSplit/>
          <w:jc w:val="center"/>
        </w:trPr>
        <w:tc>
          <w:tcPr>
            <w:tcW w:w="288" w:type="dxa"/>
          </w:tcPr>
          <w:p w14:paraId="3F66F9B7" w14:textId="77777777" w:rsidR="00A66A9A" w:rsidRDefault="00A66A9A" w:rsidP="00430630">
            <w:pPr>
              <w:pStyle w:val="CopticCross"/>
            </w:pPr>
          </w:p>
        </w:tc>
        <w:tc>
          <w:tcPr>
            <w:tcW w:w="3960" w:type="dxa"/>
          </w:tcPr>
          <w:p w14:paraId="6C86C4C3" w14:textId="77777777" w:rsidR="00A66A9A" w:rsidRDefault="00A66A9A" w:rsidP="00A66A9A">
            <w:pPr>
              <w:pStyle w:val="EngHang"/>
            </w:pPr>
            <w:r>
              <w:t>“He looked upon your honour,</w:t>
            </w:r>
          </w:p>
          <w:p w14:paraId="0937512C" w14:textId="77777777" w:rsidR="00A66A9A" w:rsidRDefault="00A66A9A" w:rsidP="00A66A9A">
            <w:pPr>
              <w:pStyle w:val="EngHang"/>
            </w:pPr>
            <w:r>
              <w:t>And your wife, Elizabeth,</w:t>
            </w:r>
          </w:p>
          <w:p w14:paraId="2A31C0DB" w14:textId="77777777" w:rsidR="00A66A9A" w:rsidRDefault="00A66A9A" w:rsidP="00A66A9A">
            <w:pPr>
              <w:pStyle w:val="EngHang"/>
            </w:pPr>
            <w:r>
              <w:t>Will bear you a sin,</w:t>
            </w:r>
          </w:p>
          <w:p w14:paraId="51C04A0E" w14:textId="77777777" w:rsidR="00A66A9A" w:rsidRDefault="00A66A9A" w:rsidP="00A66A9A">
            <w:pPr>
              <w:pStyle w:val="EngHangEnd"/>
            </w:pPr>
            <w:r>
              <w:t>And you shall call his name John.”</w:t>
            </w:r>
          </w:p>
        </w:tc>
        <w:tc>
          <w:tcPr>
            <w:tcW w:w="288" w:type="dxa"/>
          </w:tcPr>
          <w:p w14:paraId="58E5D346" w14:textId="77777777" w:rsidR="00A66A9A" w:rsidRDefault="00A66A9A" w:rsidP="00430630"/>
        </w:tc>
        <w:tc>
          <w:tcPr>
            <w:tcW w:w="288" w:type="dxa"/>
          </w:tcPr>
          <w:p w14:paraId="03E71C9E" w14:textId="77777777" w:rsidR="00A66A9A" w:rsidRDefault="00A66A9A" w:rsidP="00430630">
            <w:pPr>
              <w:pStyle w:val="CopticCross"/>
            </w:pPr>
          </w:p>
        </w:tc>
        <w:tc>
          <w:tcPr>
            <w:tcW w:w="3960" w:type="dxa"/>
          </w:tcPr>
          <w:p w14:paraId="54419A5C" w14:textId="77777777" w:rsidR="00A66A9A" w:rsidRDefault="00A66A9A" w:rsidP="00A66A9A">
            <w:pPr>
              <w:pStyle w:val="CopticVersemulti-line"/>
            </w:pPr>
            <w:r>
              <w:t>Ⲁϥⲛⲁⲩ ⲅⲁⲣ ⲉ̀ⲡⲉⲕⲧⲁⲓⲟ̀:</w:t>
            </w:r>
          </w:p>
          <w:p w14:paraId="73CBA7C4" w14:textId="77777777" w:rsidR="00A66A9A" w:rsidRDefault="00A66A9A" w:rsidP="00A66A9A">
            <w:pPr>
              <w:pStyle w:val="CopticVersemulti-line"/>
            </w:pPr>
            <w:r>
              <w:t>ⲟⲩⲟϩ ⲧⲉⲕⲥ̀ϩⲓⲙⲓ Ⲉⲗⲓⲥⲁⲃⲉⲧ:</w:t>
            </w:r>
          </w:p>
          <w:p w14:paraId="66EFFD11" w14:textId="77777777" w:rsidR="00A66A9A" w:rsidRDefault="00A66A9A" w:rsidP="00A66A9A">
            <w:pPr>
              <w:pStyle w:val="CopticVersemulti-line"/>
            </w:pPr>
            <w:r>
              <w:t>ⲉⲥⲉ̀ⲙⲓⲥⲓ ⲛⲁⲕ ⲛ̀ⲟⲩϣⲏⲣⲓ:</w:t>
            </w:r>
          </w:p>
          <w:p w14:paraId="1FCC608D" w14:textId="77777777" w:rsidR="00A66A9A" w:rsidRDefault="00A66A9A" w:rsidP="00A66A9A">
            <w:pPr>
              <w:pStyle w:val="CopticHangingVerse"/>
            </w:pPr>
            <w:r>
              <w:t>ⲉⲕⲉ̀ⲙⲟⲩϯ ⲉ̀ⲡⲉϥⲣⲁⲛ ϫⲉ Ⲓⲱⲁⲛⲛⲏⲥ.</w:t>
            </w:r>
          </w:p>
        </w:tc>
      </w:tr>
      <w:tr w:rsidR="00A66A9A" w14:paraId="72626058" w14:textId="77777777" w:rsidTr="00430630">
        <w:trPr>
          <w:cantSplit/>
          <w:jc w:val="center"/>
        </w:trPr>
        <w:tc>
          <w:tcPr>
            <w:tcW w:w="288" w:type="dxa"/>
          </w:tcPr>
          <w:p w14:paraId="77ED556D" w14:textId="77777777" w:rsidR="00A66A9A" w:rsidRDefault="00A66A9A" w:rsidP="00430630">
            <w:pPr>
              <w:pStyle w:val="CopticCross"/>
            </w:pPr>
            <w:r w:rsidRPr="00FB5ACB">
              <w:lastRenderedPageBreak/>
              <w:t>¿</w:t>
            </w:r>
          </w:p>
        </w:tc>
        <w:tc>
          <w:tcPr>
            <w:tcW w:w="3960" w:type="dxa"/>
          </w:tcPr>
          <w:p w14:paraId="66F33633" w14:textId="77777777" w:rsidR="00A66A9A" w:rsidRDefault="00A66A9A" w:rsidP="00A66A9A">
            <w:pPr>
              <w:pStyle w:val="EngHang"/>
            </w:pPr>
            <w:r>
              <w:t>Gabriel spoke with</w:t>
            </w:r>
          </w:p>
          <w:p w14:paraId="1B732942" w14:textId="77777777" w:rsidR="00A66A9A" w:rsidRDefault="00A66A9A" w:rsidP="00A66A9A">
            <w:pPr>
              <w:pStyle w:val="EngHang"/>
            </w:pPr>
            <w:r>
              <w:t>Zachariah the priest</w:t>
            </w:r>
          </w:p>
          <w:p w14:paraId="2C027D94" w14:textId="77777777" w:rsidR="00A66A9A" w:rsidRDefault="00A66A9A" w:rsidP="00A66A9A">
            <w:pPr>
              <w:pStyle w:val="EngHang"/>
            </w:pPr>
            <w:r>
              <w:t>At the right side of the altar,</w:t>
            </w:r>
          </w:p>
          <w:p w14:paraId="76985DDF" w14:textId="77777777" w:rsidR="00A66A9A" w:rsidRDefault="00A66A9A" w:rsidP="00A66A9A">
            <w:pPr>
              <w:pStyle w:val="EngHangEnd"/>
            </w:pPr>
            <w:r>
              <w:t>While he raised incense.</w:t>
            </w:r>
          </w:p>
        </w:tc>
        <w:tc>
          <w:tcPr>
            <w:tcW w:w="288" w:type="dxa"/>
          </w:tcPr>
          <w:p w14:paraId="4E561C50" w14:textId="77777777" w:rsidR="00A66A9A" w:rsidRDefault="00A66A9A" w:rsidP="00430630"/>
        </w:tc>
        <w:tc>
          <w:tcPr>
            <w:tcW w:w="288" w:type="dxa"/>
          </w:tcPr>
          <w:p w14:paraId="5888FCE8" w14:textId="77777777" w:rsidR="00A66A9A" w:rsidRDefault="00A66A9A" w:rsidP="00430630">
            <w:pPr>
              <w:pStyle w:val="CopticCross"/>
            </w:pPr>
            <w:r w:rsidRPr="00FB5ACB">
              <w:t>¿</w:t>
            </w:r>
          </w:p>
        </w:tc>
        <w:tc>
          <w:tcPr>
            <w:tcW w:w="3960" w:type="dxa"/>
          </w:tcPr>
          <w:p w14:paraId="1A5B33F0" w14:textId="77777777" w:rsidR="00A66A9A" w:rsidRDefault="00A66A9A" w:rsidP="00A66A9A">
            <w:pPr>
              <w:pStyle w:val="CopticVersemulti-line"/>
            </w:pPr>
            <w:r>
              <w:t>Ⲟⲟⲩϩ Ⲍⲁⲭⲁⲣⲓⲁⲥ ⲡⲓⲟⲩⲏⲃ:</w:t>
            </w:r>
          </w:p>
          <w:p w14:paraId="37E447FE" w14:textId="77777777" w:rsidR="00A66A9A" w:rsidRDefault="00A66A9A" w:rsidP="00A66A9A">
            <w:pPr>
              <w:pStyle w:val="CopticVersemulti-line"/>
            </w:pPr>
            <w:r>
              <w:t>ⲥⲁⲟⲩⲓ̀ⲛⲁⲙ ⲙ̀ⲡⲓⲙⲁⲛ̀ⲉⲣϣⲱⲟⲩϣⲓ:</w:t>
            </w:r>
          </w:p>
          <w:p w14:paraId="4BAAB1E4" w14:textId="77777777" w:rsidR="00A66A9A" w:rsidRDefault="00A66A9A" w:rsidP="00A66A9A">
            <w:pPr>
              <w:pStyle w:val="CopticVersemulti-line"/>
            </w:pPr>
            <w:r>
              <w:t xml:space="preserve">ⲉϥⲭⲱ ⲙ̀ⲡⲓⲥ̀ⲑⲟⲓⲛⲟⲩϥⲓ: </w:t>
            </w:r>
          </w:p>
          <w:p w14:paraId="6E7750C4" w14:textId="77777777" w:rsidR="00A66A9A" w:rsidRDefault="00A66A9A" w:rsidP="00A66A9A">
            <w:pPr>
              <w:pStyle w:val="CopticHangingVerse"/>
            </w:pPr>
            <w:r>
              <w:t>Ⲅⲁⲃⲣⲓⲏⲗ ⲁϥⲥⲁϫⲓ ⲛⲉⲙⲁϥ.</w:t>
            </w:r>
          </w:p>
        </w:tc>
      </w:tr>
      <w:tr w:rsidR="00A66A9A" w14:paraId="315ACEE3" w14:textId="77777777" w:rsidTr="00430630">
        <w:trPr>
          <w:cantSplit/>
          <w:jc w:val="center"/>
        </w:trPr>
        <w:tc>
          <w:tcPr>
            <w:tcW w:w="288" w:type="dxa"/>
          </w:tcPr>
          <w:p w14:paraId="4316F499" w14:textId="77777777" w:rsidR="00A66A9A" w:rsidRDefault="00A66A9A" w:rsidP="00430630">
            <w:pPr>
              <w:pStyle w:val="CopticCross"/>
            </w:pPr>
          </w:p>
        </w:tc>
        <w:tc>
          <w:tcPr>
            <w:tcW w:w="3960" w:type="dxa"/>
          </w:tcPr>
          <w:p w14:paraId="62B26952" w14:textId="77777777" w:rsidR="00A66A9A" w:rsidRDefault="00A66A9A" w:rsidP="00A66A9A">
            <w:pPr>
              <w:pStyle w:val="EngHang"/>
            </w:pPr>
            <w:r>
              <w:t>“Your wife Elizabeth</w:t>
            </w:r>
          </w:p>
          <w:p w14:paraId="717F6386" w14:textId="77777777" w:rsidR="00A66A9A" w:rsidRDefault="00A66A9A" w:rsidP="00A66A9A">
            <w:pPr>
              <w:pStyle w:val="EngHang"/>
            </w:pPr>
            <w:r>
              <w:t>Shall bear you a son.</w:t>
            </w:r>
          </w:p>
          <w:p w14:paraId="3F1A0BBC" w14:textId="77777777" w:rsidR="00A66A9A" w:rsidRDefault="00A66A9A" w:rsidP="00A66A9A">
            <w:pPr>
              <w:pStyle w:val="EngHang"/>
            </w:pPr>
            <w:r>
              <w:t>You will have joy</w:t>
            </w:r>
          </w:p>
          <w:p w14:paraId="6540EF1B" w14:textId="77777777" w:rsidR="00A66A9A" w:rsidRDefault="00A66A9A" w:rsidP="00A66A9A">
            <w:pPr>
              <w:pStyle w:val="EngHangEnd"/>
            </w:pPr>
            <w:r>
              <w:t>And gladness at his birth.”</w:t>
            </w:r>
          </w:p>
        </w:tc>
        <w:tc>
          <w:tcPr>
            <w:tcW w:w="288" w:type="dxa"/>
          </w:tcPr>
          <w:p w14:paraId="0721C76A" w14:textId="77777777" w:rsidR="00A66A9A" w:rsidRDefault="00A66A9A" w:rsidP="00430630"/>
        </w:tc>
        <w:tc>
          <w:tcPr>
            <w:tcW w:w="288" w:type="dxa"/>
          </w:tcPr>
          <w:p w14:paraId="35EBD080" w14:textId="77777777" w:rsidR="00A66A9A" w:rsidRDefault="00A66A9A" w:rsidP="00430630">
            <w:pPr>
              <w:pStyle w:val="CopticCross"/>
            </w:pPr>
          </w:p>
        </w:tc>
        <w:tc>
          <w:tcPr>
            <w:tcW w:w="3960" w:type="dxa"/>
          </w:tcPr>
          <w:p w14:paraId="32AA91AC" w14:textId="77777777" w:rsidR="00A66A9A" w:rsidRDefault="00A66A9A" w:rsidP="00A66A9A">
            <w:pPr>
              <w:pStyle w:val="CopticVersemulti-line"/>
            </w:pPr>
            <w:r>
              <w:t>Ϫⲉ ⲧⲉⲕⲥ̀ϩⲓⲙⲓ Ⲉⲗⲓⲥⲁⲃⲉⲧ:</w:t>
            </w:r>
          </w:p>
          <w:p w14:paraId="54A33EC9" w14:textId="77777777" w:rsidR="00A66A9A" w:rsidRDefault="00A66A9A" w:rsidP="00A66A9A">
            <w:pPr>
              <w:pStyle w:val="CopticVersemulti-line"/>
            </w:pPr>
            <w:r>
              <w:t>ⲉⲥⲉ̀ⲙⲓⲥⲓ ⲛⲁⲕ ⲛ̀ⲟⲩϣⲏⲣⲓ:</w:t>
            </w:r>
          </w:p>
          <w:p w14:paraId="15AC93EB" w14:textId="77777777" w:rsidR="00A66A9A" w:rsidRDefault="00A66A9A" w:rsidP="00A66A9A">
            <w:pPr>
              <w:pStyle w:val="CopticVersemulti-line"/>
            </w:pPr>
            <w:r>
              <w:t>ⲉ̀ⲣⲉ ⲟⲩⲣⲁϣⲓ ϣⲱⲡⲓ ⲛⲁⲕ:</w:t>
            </w:r>
          </w:p>
          <w:p w14:paraId="18B34B42" w14:textId="77777777" w:rsidR="00A66A9A" w:rsidRDefault="00A66A9A" w:rsidP="00A66A9A">
            <w:pPr>
              <w:pStyle w:val="CopticHangingVerse"/>
            </w:pPr>
            <w:r>
              <w:t>ⲛⲉⲙ ⲟⲩⲑⲉⲗⲏⲗ ϧⲉⲛ ⲡⲉϥϫⲓⲛⲙⲓⲥⲓ.</w:t>
            </w:r>
          </w:p>
        </w:tc>
      </w:tr>
      <w:tr w:rsidR="00A66A9A" w14:paraId="7C0073E2" w14:textId="77777777" w:rsidTr="00430630">
        <w:trPr>
          <w:cantSplit/>
          <w:jc w:val="center"/>
        </w:trPr>
        <w:tc>
          <w:tcPr>
            <w:tcW w:w="288" w:type="dxa"/>
          </w:tcPr>
          <w:p w14:paraId="03BF9EE1" w14:textId="77777777" w:rsidR="00A66A9A" w:rsidRDefault="00A66A9A" w:rsidP="00430630">
            <w:pPr>
              <w:pStyle w:val="CopticCross"/>
            </w:pPr>
            <w:r w:rsidRPr="00FB5ACB">
              <w:t>¿</w:t>
            </w:r>
          </w:p>
        </w:tc>
        <w:tc>
          <w:tcPr>
            <w:tcW w:w="3960" w:type="dxa"/>
          </w:tcPr>
          <w:p w14:paraId="693ECAFE" w14:textId="77777777" w:rsidR="00A66A9A" w:rsidRDefault="00A66A9A" w:rsidP="00A66A9A">
            <w:pPr>
              <w:pStyle w:val="EngHang"/>
            </w:pPr>
            <w:r>
              <w:t>“How shall I know this?</w:t>
            </w:r>
          </w:p>
          <w:p w14:paraId="28FE6763" w14:textId="77777777" w:rsidR="00A66A9A" w:rsidRDefault="00A66A9A" w:rsidP="00A66A9A">
            <w:pPr>
              <w:pStyle w:val="EngHang"/>
            </w:pPr>
            <w:r>
              <w:t>For I am an old man,</w:t>
            </w:r>
          </w:p>
          <w:p w14:paraId="42D11722" w14:textId="77777777" w:rsidR="00A66A9A" w:rsidRDefault="00A66A9A" w:rsidP="00A66A9A">
            <w:pPr>
              <w:pStyle w:val="EngHang"/>
            </w:pPr>
            <w:r>
              <w:t>And my wife Elizabeth</w:t>
            </w:r>
          </w:p>
          <w:p w14:paraId="6A7148D8" w14:textId="77777777" w:rsidR="00A66A9A" w:rsidRDefault="00A66A9A" w:rsidP="00A66A9A">
            <w:pPr>
              <w:pStyle w:val="EngHangEnd"/>
            </w:pPr>
            <w:r>
              <w:t>Is barren, without child.</w:t>
            </w:r>
          </w:p>
        </w:tc>
        <w:tc>
          <w:tcPr>
            <w:tcW w:w="288" w:type="dxa"/>
          </w:tcPr>
          <w:p w14:paraId="170469FA" w14:textId="77777777" w:rsidR="00A66A9A" w:rsidRDefault="00A66A9A" w:rsidP="00430630"/>
        </w:tc>
        <w:tc>
          <w:tcPr>
            <w:tcW w:w="288" w:type="dxa"/>
          </w:tcPr>
          <w:p w14:paraId="1F6257B1" w14:textId="77777777" w:rsidR="00A66A9A" w:rsidRDefault="00A66A9A" w:rsidP="00430630">
            <w:pPr>
              <w:pStyle w:val="CopticCross"/>
            </w:pPr>
            <w:r w:rsidRPr="00FB5ACB">
              <w:t>¿</w:t>
            </w:r>
          </w:p>
        </w:tc>
        <w:tc>
          <w:tcPr>
            <w:tcW w:w="3960" w:type="dxa"/>
          </w:tcPr>
          <w:p w14:paraId="1ACAD9CD" w14:textId="77777777" w:rsidR="00A66A9A" w:rsidRDefault="00A66A9A" w:rsidP="00A66A9A">
            <w:pPr>
              <w:pStyle w:val="CopticVersemulti-line"/>
            </w:pPr>
            <w:r>
              <w:t>Ϫⲉ ⲡⲱⲥ ⲫⲁⲓ ⲛⲁϣⲱⲡⲓ ⲙ̀ⲙⲟⲓ:</w:t>
            </w:r>
          </w:p>
          <w:p w14:paraId="73123F4C" w14:textId="77777777" w:rsidR="00A66A9A" w:rsidRDefault="00A66A9A" w:rsidP="00A66A9A">
            <w:pPr>
              <w:pStyle w:val="CopticVersemulti-line"/>
            </w:pPr>
            <w:r>
              <w:t>ⲉ̀ⲡⲓⲇⲏ ⲁⲓⲉⲣϧⲉⲗⲗⲟⲓ:</w:t>
            </w:r>
          </w:p>
          <w:p w14:paraId="1E133ECC" w14:textId="77777777" w:rsidR="00A66A9A" w:rsidRDefault="00A66A9A" w:rsidP="00A66A9A">
            <w:pPr>
              <w:pStyle w:val="CopticVersemulti-line"/>
            </w:pPr>
            <w:r>
              <w:t>ⲟⲩⲟϩ ⲧⲁⲥ̀ϩⲓⲙⲓ Ⲉⲗⲓⲥⲁⲃⲉⲧ:</w:t>
            </w:r>
          </w:p>
          <w:p w14:paraId="635CD912" w14:textId="77777777" w:rsidR="00A66A9A" w:rsidRDefault="00A66A9A" w:rsidP="00A66A9A">
            <w:pPr>
              <w:pStyle w:val="CopticHangingVerse"/>
            </w:pPr>
            <w:r>
              <w:t>ⲟⲩⲁϭⲣⲏⲛ ⲧⲉ ⲉⲥⲉ̀ⲙⲓⲥⲓ ⲁⲛ.</w:t>
            </w:r>
          </w:p>
        </w:tc>
      </w:tr>
      <w:tr w:rsidR="00A66A9A" w14:paraId="0034F029" w14:textId="77777777" w:rsidTr="00430630">
        <w:trPr>
          <w:cantSplit/>
          <w:jc w:val="center"/>
        </w:trPr>
        <w:tc>
          <w:tcPr>
            <w:tcW w:w="288" w:type="dxa"/>
          </w:tcPr>
          <w:p w14:paraId="386A97F8" w14:textId="77777777" w:rsidR="00A66A9A" w:rsidRDefault="00A66A9A" w:rsidP="00430630">
            <w:pPr>
              <w:pStyle w:val="CopticCross"/>
            </w:pPr>
          </w:p>
        </w:tc>
        <w:tc>
          <w:tcPr>
            <w:tcW w:w="3960" w:type="dxa"/>
          </w:tcPr>
          <w:p w14:paraId="6C54CA1A" w14:textId="77777777" w:rsidR="00A66A9A" w:rsidRDefault="00A66A9A" w:rsidP="00A66A9A">
            <w:pPr>
              <w:pStyle w:val="EngHang"/>
            </w:pPr>
            <w:r>
              <w:t>“You shall be dumb</w:t>
            </w:r>
          </w:p>
          <w:p w14:paraId="0BDA2C74" w14:textId="77777777" w:rsidR="00A66A9A" w:rsidRDefault="00A66A9A" w:rsidP="00A66A9A">
            <w:pPr>
              <w:pStyle w:val="EngHang"/>
            </w:pPr>
            <w:r>
              <w:t>Until the child is born.</w:t>
            </w:r>
          </w:p>
          <w:p w14:paraId="4BE80BEC" w14:textId="77777777" w:rsidR="00A66A9A" w:rsidRDefault="00A66A9A" w:rsidP="00A66A9A">
            <w:pPr>
              <w:pStyle w:val="EngHang"/>
            </w:pPr>
            <w:r>
              <w:t>When your eyes behold him</w:t>
            </w:r>
          </w:p>
          <w:p w14:paraId="201E35E7" w14:textId="77777777" w:rsidR="00A66A9A" w:rsidRDefault="00A66A9A" w:rsidP="00A66A9A">
            <w:pPr>
              <w:pStyle w:val="EngHangEnd"/>
            </w:pPr>
            <w:r>
              <w:t>You will glorify the God of Israel.”</w:t>
            </w:r>
          </w:p>
        </w:tc>
        <w:tc>
          <w:tcPr>
            <w:tcW w:w="288" w:type="dxa"/>
          </w:tcPr>
          <w:p w14:paraId="4206983D" w14:textId="77777777" w:rsidR="00A66A9A" w:rsidRDefault="00A66A9A" w:rsidP="00430630"/>
        </w:tc>
        <w:tc>
          <w:tcPr>
            <w:tcW w:w="288" w:type="dxa"/>
          </w:tcPr>
          <w:p w14:paraId="120B3447" w14:textId="77777777" w:rsidR="00A66A9A" w:rsidRDefault="00A66A9A" w:rsidP="00430630">
            <w:pPr>
              <w:pStyle w:val="CopticCross"/>
            </w:pPr>
          </w:p>
        </w:tc>
        <w:tc>
          <w:tcPr>
            <w:tcW w:w="3960" w:type="dxa"/>
          </w:tcPr>
          <w:p w14:paraId="52E152A5" w14:textId="77777777" w:rsidR="00A66A9A" w:rsidRDefault="00A66A9A" w:rsidP="00A66A9A">
            <w:pPr>
              <w:pStyle w:val="CopticVersemulti-line"/>
            </w:pPr>
            <w:r>
              <w:t>Ⲉⲕⲉ̀ϣⲱⲡⲓ ⲉⲕⲭⲱ ⲛ̀ⲣⲱⲕ:</w:t>
            </w:r>
          </w:p>
          <w:p w14:paraId="292C6F64" w14:textId="77777777" w:rsidR="00A66A9A" w:rsidRDefault="00A66A9A" w:rsidP="00A66A9A">
            <w:pPr>
              <w:pStyle w:val="CopticVersemulti-line"/>
            </w:pPr>
            <w:r>
              <w:t>Ϣⲁ ⲧⲟⲩⲙⲓⲥⲓ ⲙ̀ⲡⲓⲁ̀ⲗⲟⲩ:</w:t>
            </w:r>
          </w:p>
          <w:p w14:paraId="28BA14F0" w14:textId="77777777" w:rsidR="00A66A9A" w:rsidRDefault="00A66A9A" w:rsidP="00A66A9A">
            <w:pPr>
              <w:pStyle w:val="CopticVersemulti-line"/>
            </w:pPr>
            <w:r>
              <w:t>ⲁⲩϣⲁⲛⲛⲁⲩ ⲉ̀ϫⲉ ⲛⲉⲕⲃⲁⲗ:</w:t>
            </w:r>
          </w:p>
          <w:p w14:paraId="05C20B37" w14:textId="77777777" w:rsidR="00A66A9A" w:rsidRDefault="00A66A9A" w:rsidP="00A66A9A">
            <w:pPr>
              <w:pStyle w:val="CopticHangingVerse"/>
            </w:pPr>
            <w:r>
              <w:t>ⲭ̀ⲛⲁϯⲱ̀ⲟⲩ ⲙ̀Ⲫⲛⲟⲩϯ ⲙ̀Ⲡⲓⲥ̀ⲣⲁⲏⲗ.</w:t>
            </w:r>
          </w:p>
        </w:tc>
      </w:tr>
      <w:tr w:rsidR="00A66A9A" w14:paraId="0D9D9654" w14:textId="77777777" w:rsidTr="00430630">
        <w:trPr>
          <w:cantSplit/>
          <w:jc w:val="center"/>
        </w:trPr>
        <w:tc>
          <w:tcPr>
            <w:tcW w:w="288" w:type="dxa"/>
          </w:tcPr>
          <w:p w14:paraId="09EE0AB2" w14:textId="77777777" w:rsidR="00A66A9A" w:rsidRDefault="00A66A9A" w:rsidP="00430630">
            <w:pPr>
              <w:pStyle w:val="CopticCross"/>
            </w:pPr>
            <w:r w:rsidRPr="00FB5ACB">
              <w:t>¿</w:t>
            </w:r>
          </w:p>
        </w:tc>
        <w:tc>
          <w:tcPr>
            <w:tcW w:w="3960" w:type="dxa"/>
          </w:tcPr>
          <w:p w14:paraId="0C1D122E" w14:textId="77777777" w:rsidR="00A66A9A" w:rsidRDefault="00A66A9A" w:rsidP="00A66A9A">
            <w:pPr>
              <w:pStyle w:val="EngHang"/>
            </w:pPr>
            <w:r>
              <w:t>Gabriel was sent</w:t>
            </w:r>
          </w:p>
          <w:p w14:paraId="524F2373" w14:textId="77777777" w:rsidR="00A66A9A" w:rsidRDefault="00A66A9A" w:rsidP="00A66A9A">
            <w:pPr>
              <w:pStyle w:val="EngHang"/>
            </w:pPr>
            <w:r>
              <w:t>From the King of glory</w:t>
            </w:r>
          </w:p>
          <w:p w14:paraId="410FDEED" w14:textId="77777777" w:rsidR="00A66A9A" w:rsidRDefault="00A66A9A" w:rsidP="00A66A9A">
            <w:pPr>
              <w:pStyle w:val="EngHang"/>
            </w:pPr>
            <w:r>
              <w:t>To a city of Galilee,</w:t>
            </w:r>
          </w:p>
          <w:p w14:paraId="18E80F7A" w14:textId="77777777" w:rsidR="00A66A9A" w:rsidRDefault="00A66A9A" w:rsidP="00A66A9A">
            <w:pPr>
              <w:pStyle w:val="EngHangEnd"/>
            </w:pPr>
            <w:r>
              <w:t>Called Nazareth,</w:t>
            </w:r>
          </w:p>
        </w:tc>
        <w:tc>
          <w:tcPr>
            <w:tcW w:w="288" w:type="dxa"/>
          </w:tcPr>
          <w:p w14:paraId="19A68BF2" w14:textId="77777777" w:rsidR="00A66A9A" w:rsidRDefault="00A66A9A" w:rsidP="00430630"/>
        </w:tc>
        <w:tc>
          <w:tcPr>
            <w:tcW w:w="288" w:type="dxa"/>
          </w:tcPr>
          <w:p w14:paraId="2553877A" w14:textId="77777777" w:rsidR="00A66A9A" w:rsidRDefault="00A66A9A" w:rsidP="00430630">
            <w:pPr>
              <w:pStyle w:val="CopticCross"/>
            </w:pPr>
            <w:r w:rsidRPr="00FB5ACB">
              <w:t>¿</w:t>
            </w:r>
          </w:p>
        </w:tc>
        <w:tc>
          <w:tcPr>
            <w:tcW w:w="3960" w:type="dxa"/>
          </w:tcPr>
          <w:p w14:paraId="10810E84" w14:textId="77777777" w:rsidR="00A66A9A" w:rsidRDefault="00A66A9A" w:rsidP="00A66A9A">
            <w:pPr>
              <w:pStyle w:val="CopticVersemulti-line"/>
            </w:pPr>
            <w:r>
              <w:t>Ⲁⲩⲟⲩⲱⲣⲡ ⲛ̀Ⲅⲁⲃⲣⲓⲏⲗ:</w:t>
            </w:r>
          </w:p>
          <w:p w14:paraId="4216A476" w14:textId="77777777" w:rsidR="00A66A9A" w:rsidRDefault="00A66A9A" w:rsidP="00A66A9A">
            <w:pPr>
              <w:pStyle w:val="CopticVersemulti-line"/>
            </w:pPr>
            <w:r>
              <w:t>ⲉ̀ⲃⲟⲗϩⲓⲧⲉⲛ ⲛ̀ⲟⲩⲣⲟ ⲛ̀ⲧⲉ ⲡ̀ⲱ̀ⲟⲩ:</w:t>
            </w:r>
          </w:p>
          <w:p w14:paraId="79B019C8" w14:textId="77777777" w:rsidR="00A66A9A" w:rsidRDefault="00A66A9A" w:rsidP="00A66A9A">
            <w:pPr>
              <w:pStyle w:val="CopticVersemulti-line"/>
            </w:pPr>
            <w:r>
              <w:t>ⲉ̀ⲟⲩⲃⲁⲕⲓ ⲛ̀ⲧⲉ Ϯⲅⲁⲗⲓⲗⲉⲁ̀:</w:t>
            </w:r>
          </w:p>
          <w:p w14:paraId="73DA0277" w14:textId="77777777" w:rsidR="00A66A9A" w:rsidRPr="005130A7" w:rsidRDefault="00A66A9A" w:rsidP="00A66A9A">
            <w:pPr>
              <w:pStyle w:val="CopticHangingVerse"/>
            </w:pPr>
            <w:r>
              <w:t>ⲉ̀ⲡⲉⲥⲣⲁⲛ ⲡⲉ Ⲛⲁⲍⲁⲣⲉⲑ.</w:t>
            </w:r>
          </w:p>
        </w:tc>
      </w:tr>
      <w:tr w:rsidR="00A66A9A" w14:paraId="29609F3C" w14:textId="77777777" w:rsidTr="00430630">
        <w:trPr>
          <w:cantSplit/>
          <w:jc w:val="center"/>
        </w:trPr>
        <w:tc>
          <w:tcPr>
            <w:tcW w:w="288" w:type="dxa"/>
          </w:tcPr>
          <w:p w14:paraId="719CDB2C" w14:textId="77777777" w:rsidR="00A66A9A" w:rsidRPr="00FB5ACB" w:rsidRDefault="00A66A9A" w:rsidP="00430630">
            <w:pPr>
              <w:pStyle w:val="CopticCross"/>
            </w:pPr>
          </w:p>
        </w:tc>
        <w:tc>
          <w:tcPr>
            <w:tcW w:w="3960" w:type="dxa"/>
          </w:tcPr>
          <w:p w14:paraId="29910BD7" w14:textId="77777777" w:rsidR="00A66A9A" w:rsidRDefault="00A66A9A" w:rsidP="00A66A9A">
            <w:pPr>
              <w:pStyle w:val="EngHang"/>
            </w:pPr>
            <w:r>
              <w:t>To a Virgin</w:t>
            </w:r>
          </w:p>
          <w:p w14:paraId="3C7FFD77" w14:textId="77777777" w:rsidR="00A66A9A" w:rsidRDefault="00A66A9A" w:rsidP="00A66A9A">
            <w:pPr>
              <w:pStyle w:val="EngHang"/>
            </w:pPr>
            <w:r>
              <w:t>Of the house of David</w:t>
            </w:r>
          </w:p>
          <w:p w14:paraId="152B8737" w14:textId="77777777" w:rsidR="00A66A9A" w:rsidRDefault="00A66A9A" w:rsidP="00A66A9A">
            <w:pPr>
              <w:pStyle w:val="EngHang"/>
            </w:pPr>
            <w:r>
              <w:t>Named Mary,</w:t>
            </w:r>
          </w:p>
          <w:p w14:paraId="41EEF94F" w14:textId="77777777" w:rsidR="00A66A9A" w:rsidRDefault="00A66A9A" w:rsidP="00A66A9A">
            <w:pPr>
              <w:pStyle w:val="EngHangEnd"/>
            </w:pPr>
            <w:r>
              <w:t>The daughter of King David.</w:t>
            </w:r>
          </w:p>
        </w:tc>
        <w:tc>
          <w:tcPr>
            <w:tcW w:w="288" w:type="dxa"/>
          </w:tcPr>
          <w:p w14:paraId="07DF2B9C" w14:textId="77777777" w:rsidR="00A66A9A" w:rsidRDefault="00A66A9A" w:rsidP="00430630"/>
        </w:tc>
        <w:tc>
          <w:tcPr>
            <w:tcW w:w="288" w:type="dxa"/>
          </w:tcPr>
          <w:p w14:paraId="1798C655" w14:textId="77777777" w:rsidR="00A66A9A" w:rsidRPr="00FB5ACB" w:rsidRDefault="00A66A9A" w:rsidP="00430630">
            <w:pPr>
              <w:pStyle w:val="CopticCross"/>
            </w:pPr>
          </w:p>
        </w:tc>
        <w:tc>
          <w:tcPr>
            <w:tcW w:w="3960" w:type="dxa"/>
          </w:tcPr>
          <w:p w14:paraId="5AFD695E" w14:textId="77777777" w:rsidR="00A66A9A" w:rsidRDefault="00A66A9A" w:rsidP="00A66A9A">
            <w:pPr>
              <w:pStyle w:val="CopticVersemulti-line"/>
            </w:pPr>
            <w:r>
              <w:t>Ϩⲁ ⲟⲩⲁ̀ⲗⲟⲩ ⲙ̀ⲡⲁⲣⲑⲉⲟⲛⲥ:</w:t>
            </w:r>
          </w:p>
          <w:p w14:paraId="46C027B8" w14:textId="77777777" w:rsidR="00A66A9A" w:rsidRDefault="00A66A9A" w:rsidP="00A66A9A">
            <w:pPr>
              <w:pStyle w:val="CopticVersemulti-line"/>
            </w:pPr>
            <w:r>
              <w:t>ⲉ̀ⲃⲟⲗ ϧⲉⲛ ⲡ̀ⲏⲓ ⲛ̀Ⲇⲁⲩⲓⲇ:</w:t>
            </w:r>
          </w:p>
          <w:p w14:paraId="54C09F40" w14:textId="77777777" w:rsidR="00A66A9A" w:rsidRDefault="00A66A9A" w:rsidP="00A66A9A">
            <w:pPr>
              <w:pStyle w:val="CopticVersemulti-line"/>
            </w:pPr>
            <w:r>
              <w:t>ⲡⲉⲥⲣⲁⲛ ⲡⲉ Ⲙⲁⲣⲓⲁⲙ:</w:t>
            </w:r>
          </w:p>
          <w:p w14:paraId="7CAA392E" w14:textId="77777777" w:rsidR="00A66A9A" w:rsidRDefault="00A66A9A" w:rsidP="00A66A9A">
            <w:pPr>
              <w:pStyle w:val="CopticHangingVerse"/>
            </w:pPr>
            <w:r>
              <w:t>ⲧ̀ϣⲉⲣⲓ ⲙ̀ⲡ̀ⲟⲩⲣⲟ Ⲇⲁⲩⲓⲇ.</w:t>
            </w:r>
          </w:p>
        </w:tc>
      </w:tr>
      <w:tr w:rsidR="00A66A9A" w14:paraId="5000DC2C" w14:textId="77777777" w:rsidTr="00430630">
        <w:trPr>
          <w:cantSplit/>
          <w:jc w:val="center"/>
        </w:trPr>
        <w:tc>
          <w:tcPr>
            <w:tcW w:w="288" w:type="dxa"/>
          </w:tcPr>
          <w:p w14:paraId="7AC98EA5" w14:textId="77777777" w:rsidR="00A66A9A" w:rsidRPr="00FB5ACB" w:rsidRDefault="00A66A9A" w:rsidP="00430630">
            <w:pPr>
              <w:pStyle w:val="CopticCross"/>
            </w:pPr>
            <w:r w:rsidRPr="00FB5ACB">
              <w:lastRenderedPageBreak/>
              <w:t>¿</w:t>
            </w:r>
          </w:p>
        </w:tc>
        <w:tc>
          <w:tcPr>
            <w:tcW w:w="3960" w:type="dxa"/>
          </w:tcPr>
          <w:p w14:paraId="21724595" w14:textId="77777777" w:rsidR="00A66A9A" w:rsidRDefault="00A66A9A" w:rsidP="00A66A9A">
            <w:pPr>
              <w:pStyle w:val="EngHang"/>
            </w:pPr>
            <w:r>
              <w:t>[He] comforted her, saying,</w:t>
            </w:r>
          </w:p>
          <w:p w14:paraId="37E41F80" w14:textId="77777777" w:rsidR="00A66A9A" w:rsidRDefault="00A66A9A" w:rsidP="00A66A9A">
            <w:pPr>
              <w:pStyle w:val="EngHang"/>
            </w:pPr>
            <w:r>
              <w:t>“Rejoice and be glad!</w:t>
            </w:r>
          </w:p>
          <w:p w14:paraId="45993815" w14:textId="77777777" w:rsidR="00A66A9A" w:rsidRDefault="00A66A9A" w:rsidP="00A66A9A">
            <w:pPr>
              <w:pStyle w:val="EngHang"/>
            </w:pPr>
            <w:r>
              <w:t>Hail to you, O full of grace,</w:t>
            </w:r>
          </w:p>
          <w:p w14:paraId="22095B84" w14:textId="77777777" w:rsidR="00A66A9A" w:rsidRDefault="00A66A9A" w:rsidP="00A66A9A">
            <w:pPr>
              <w:pStyle w:val="EngHangEnd"/>
            </w:pPr>
            <w:r>
              <w:t>The Lord is with you!”</w:t>
            </w:r>
          </w:p>
        </w:tc>
        <w:tc>
          <w:tcPr>
            <w:tcW w:w="288" w:type="dxa"/>
          </w:tcPr>
          <w:p w14:paraId="5C08A148" w14:textId="77777777" w:rsidR="00A66A9A" w:rsidRDefault="00A66A9A" w:rsidP="00430630"/>
        </w:tc>
        <w:tc>
          <w:tcPr>
            <w:tcW w:w="288" w:type="dxa"/>
          </w:tcPr>
          <w:p w14:paraId="52202830" w14:textId="77777777" w:rsidR="00A66A9A" w:rsidRPr="00FB5ACB" w:rsidRDefault="00A66A9A" w:rsidP="00430630">
            <w:pPr>
              <w:pStyle w:val="CopticCross"/>
            </w:pPr>
            <w:r w:rsidRPr="00FB5ACB">
              <w:t>¿</w:t>
            </w:r>
          </w:p>
        </w:tc>
        <w:tc>
          <w:tcPr>
            <w:tcW w:w="3960" w:type="dxa"/>
          </w:tcPr>
          <w:p w14:paraId="36B29BE5" w14:textId="77777777" w:rsidR="00A66A9A" w:rsidRDefault="00A66A9A" w:rsidP="00A66A9A">
            <w:pPr>
              <w:pStyle w:val="CopticVersemulti-line"/>
            </w:pPr>
            <w:r>
              <w:t>Ⲁⲕϣⲱⲡⲓ ⲉⲕϯⲛⲟⲙϯ ⲛⲁⲥ:</w:t>
            </w:r>
          </w:p>
          <w:p w14:paraId="7D136D97" w14:textId="77777777" w:rsidR="00A66A9A" w:rsidRDefault="00A66A9A" w:rsidP="00A66A9A">
            <w:pPr>
              <w:pStyle w:val="CopticVersemulti-line"/>
            </w:pPr>
            <w:r>
              <w:t>Ϫⲉ ⲣⲁϣⲓ ⲟⲩⲛⲟϥ ⲙ̀ⲙⲟ:</w:t>
            </w:r>
          </w:p>
          <w:p w14:paraId="6D602C0B" w14:textId="77777777" w:rsidR="00A66A9A" w:rsidRDefault="00A66A9A" w:rsidP="00A66A9A">
            <w:pPr>
              <w:pStyle w:val="CopticVersemulti-line"/>
            </w:pPr>
            <w:r>
              <w:t>Ϫⲉ ⲭⲉⲣⲉ ⲑⲏⲉⲑⲙⲉϩ ⲛ̀ϩ̀ⲙⲟⲧ:</w:t>
            </w:r>
          </w:p>
          <w:p w14:paraId="1D869B4F" w14:textId="77777777" w:rsidR="00A66A9A" w:rsidRDefault="00A66A9A" w:rsidP="00A66A9A">
            <w:pPr>
              <w:pStyle w:val="CopticHangingVerse"/>
            </w:pPr>
            <w:r>
              <w:t>ⲟⲩⲟϩ Ⲡⲟ̄ⲥ̄ ϣⲟⲡ ⲛⲉⲙⲉ.</w:t>
            </w:r>
          </w:p>
        </w:tc>
      </w:tr>
      <w:tr w:rsidR="00A66A9A" w14:paraId="394D2F6A" w14:textId="77777777" w:rsidTr="00430630">
        <w:trPr>
          <w:cantSplit/>
          <w:jc w:val="center"/>
        </w:trPr>
        <w:tc>
          <w:tcPr>
            <w:tcW w:w="288" w:type="dxa"/>
          </w:tcPr>
          <w:p w14:paraId="4C0B5FD9" w14:textId="77777777" w:rsidR="00A66A9A" w:rsidRPr="00FB5ACB" w:rsidRDefault="00A66A9A" w:rsidP="00430630">
            <w:pPr>
              <w:pStyle w:val="CopticCross"/>
            </w:pPr>
          </w:p>
        </w:tc>
        <w:tc>
          <w:tcPr>
            <w:tcW w:w="3960" w:type="dxa"/>
          </w:tcPr>
          <w:p w14:paraId="6B68D5D4" w14:textId="77777777" w:rsidR="00A66A9A" w:rsidRDefault="00A66A9A" w:rsidP="00A66A9A">
            <w:pPr>
              <w:pStyle w:val="EngHang"/>
            </w:pPr>
            <w:r>
              <w:t>Hail to you, O Virgin,</w:t>
            </w:r>
          </w:p>
          <w:p w14:paraId="0BD9E1B0" w14:textId="77777777" w:rsidR="00D15008" w:rsidRDefault="00D15008" w:rsidP="00D15008">
            <w:pPr>
              <w:pStyle w:val="EngHang"/>
            </w:pPr>
            <w:r>
              <w:t>The true</w:t>
            </w:r>
            <w:r>
              <w:rPr>
                <w:rStyle w:val="FootnoteReference"/>
              </w:rPr>
              <w:footnoteReference w:id="946"/>
            </w:r>
            <w:r>
              <w:t xml:space="preserve"> Queen.</w:t>
            </w:r>
          </w:p>
          <w:p w14:paraId="45A85E32" w14:textId="77777777" w:rsidR="00A66A9A" w:rsidRDefault="00A66A9A" w:rsidP="00A66A9A">
            <w:pPr>
              <w:pStyle w:val="EngHang"/>
            </w:pPr>
            <w:r>
              <w:t>Hail to the pride of our race,</w:t>
            </w:r>
          </w:p>
          <w:p w14:paraId="673283EC" w14:textId="77777777" w:rsidR="00A66A9A" w:rsidRDefault="00A66A9A" w:rsidP="00A66A9A">
            <w:pPr>
              <w:pStyle w:val="EngHangEnd"/>
            </w:pPr>
            <w:r>
              <w:t>Who has borne to us Emmanuel.</w:t>
            </w:r>
          </w:p>
        </w:tc>
        <w:tc>
          <w:tcPr>
            <w:tcW w:w="288" w:type="dxa"/>
          </w:tcPr>
          <w:p w14:paraId="17FBD3D2" w14:textId="77777777" w:rsidR="00A66A9A" w:rsidRDefault="00A66A9A" w:rsidP="00430630"/>
        </w:tc>
        <w:tc>
          <w:tcPr>
            <w:tcW w:w="288" w:type="dxa"/>
          </w:tcPr>
          <w:p w14:paraId="32F9E606" w14:textId="77777777" w:rsidR="00A66A9A" w:rsidRPr="00FB5ACB" w:rsidRDefault="00A66A9A" w:rsidP="00430630">
            <w:pPr>
              <w:pStyle w:val="CopticCross"/>
            </w:pPr>
          </w:p>
        </w:tc>
        <w:tc>
          <w:tcPr>
            <w:tcW w:w="3960" w:type="dxa"/>
          </w:tcPr>
          <w:p w14:paraId="37FA39A4" w14:textId="77777777" w:rsidR="00A66A9A" w:rsidRDefault="00A66A9A" w:rsidP="00A66A9A">
            <w:pPr>
              <w:pStyle w:val="CopticVersemulti-line"/>
            </w:pPr>
            <w:r>
              <w:t>Ⲭⲉⲣⲉ ⲛⲉ ⲱ̀ ϯⲡⲁⲣⲑⲉⲛⲟⲥ:</w:t>
            </w:r>
          </w:p>
          <w:p w14:paraId="15820AAB" w14:textId="77777777" w:rsidR="00A66A9A" w:rsidRDefault="00A66A9A" w:rsidP="00A66A9A">
            <w:pPr>
              <w:pStyle w:val="CopticVersemulti-line"/>
            </w:pPr>
            <w:r>
              <w:t>ϯⲟⲩⲣⲟ ⲙ̀ⲙⲏⲓ ⲛ̀ⲁ̀ⲗⲏⲑⲓⲛⲏ:</w:t>
            </w:r>
          </w:p>
          <w:p w14:paraId="38DFFD8A" w14:textId="77777777" w:rsidR="00A66A9A" w:rsidRDefault="00A66A9A" w:rsidP="00A66A9A">
            <w:pPr>
              <w:pStyle w:val="CopticVersemulti-line"/>
            </w:pPr>
            <w:r>
              <w:t>ⲭⲉⲣⲉ ⲡ̀ϣⲟⲩϣⲟⲩ ⲛ̀ⲧⲉ ⲡⲉⲛⲅⲉⲛⲟⲥ:</w:t>
            </w:r>
          </w:p>
          <w:p w14:paraId="040E728D" w14:textId="77777777" w:rsidR="00A66A9A" w:rsidRDefault="00A66A9A" w:rsidP="00A66A9A">
            <w:pPr>
              <w:pStyle w:val="CopticHangingVerse"/>
            </w:pPr>
            <w:r>
              <w:t>ⲁ̀ⲣⲉϫ̀ⲫⲟ ⲛⲁⲛ ⲛ̀Ⲉⲙⲙⲁⲛⲟⲩⲏⲗ.</w:t>
            </w:r>
          </w:p>
        </w:tc>
      </w:tr>
      <w:tr w:rsidR="00A66A9A" w14:paraId="4DD85808" w14:textId="77777777" w:rsidTr="00430630">
        <w:trPr>
          <w:cantSplit/>
          <w:jc w:val="center"/>
        </w:trPr>
        <w:tc>
          <w:tcPr>
            <w:tcW w:w="288" w:type="dxa"/>
          </w:tcPr>
          <w:p w14:paraId="6120C514" w14:textId="77777777" w:rsidR="00A66A9A" w:rsidRPr="00FB5ACB" w:rsidRDefault="00A66A9A" w:rsidP="00430630">
            <w:pPr>
              <w:pStyle w:val="CopticCross"/>
            </w:pPr>
            <w:r w:rsidRPr="00FB5ACB">
              <w:t>¿</w:t>
            </w:r>
          </w:p>
        </w:tc>
        <w:tc>
          <w:tcPr>
            <w:tcW w:w="3960" w:type="dxa"/>
          </w:tcPr>
          <w:p w14:paraId="41358CB9" w14:textId="77777777" w:rsidR="00A66A9A" w:rsidRDefault="00A66A9A" w:rsidP="00A66A9A">
            <w:pPr>
              <w:pStyle w:val="EngHang"/>
            </w:pPr>
            <w:r>
              <w:t>We ask you to remember us,</w:t>
            </w:r>
          </w:p>
          <w:p w14:paraId="3E6463BB" w14:textId="77777777" w:rsidR="00A66A9A" w:rsidRDefault="00A66A9A" w:rsidP="00A66A9A">
            <w:pPr>
              <w:pStyle w:val="EngHang"/>
            </w:pPr>
            <w:r>
              <w:t>O our faithful advocate,</w:t>
            </w:r>
          </w:p>
          <w:p w14:paraId="2C52E490" w14:textId="77777777" w:rsidR="00A66A9A" w:rsidRDefault="00A66A9A" w:rsidP="00A66A9A">
            <w:pPr>
              <w:pStyle w:val="EngHang"/>
            </w:pPr>
            <w:r>
              <w:t>Before our Lord Jesus Christ,</w:t>
            </w:r>
          </w:p>
          <w:p w14:paraId="031723CF" w14:textId="77777777" w:rsidR="00A66A9A" w:rsidRDefault="00A66A9A" w:rsidP="00A66A9A">
            <w:pPr>
              <w:pStyle w:val="EngHangEnd"/>
            </w:pPr>
            <w:r>
              <w:t>That He may forgive us our sins.</w:t>
            </w:r>
          </w:p>
        </w:tc>
        <w:tc>
          <w:tcPr>
            <w:tcW w:w="288" w:type="dxa"/>
          </w:tcPr>
          <w:p w14:paraId="29C57838" w14:textId="77777777" w:rsidR="00A66A9A" w:rsidRDefault="00A66A9A" w:rsidP="00430630"/>
        </w:tc>
        <w:tc>
          <w:tcPr>
            <w:tcW w:w="288" w:type="dxa"/>
          </w:tcPr>
          <w:p w14:paraId="17A1C2C8" w14:textId="77777777" w:rsidR="00A66A9A" w:rsidRPr="00FB5ACB" w:rsidRDefault="00A66A9A" w:rsidP="00430630">
            <w:pPr>
              <w:pStyle w:val="CopticCross"/>
            </w:pPr>
            <w:r w:rsidRPr="00FB5ACB">
              <w:t>¿</w:t>
            </w:r>
          </w:p>
        </w:tc>
        <w:tc>
          <w:tcPr>
            <w:tcW w:w="3960" w:type="dxa"/>
          </w:tcPr>
          <w:p w14:paraId="33BA333F" w14:textId="77777777" w:rsidR="00A66A9A" w:rsidRDefault="00A66A9A" w:rsidP="00A66A9A">
            <w:pPr>
              <w:pStyle w:val="CopticVersemulti-line"/>
            </w:pPr>
            <w:r>
              <w:t>Ⲧⲉⲛϯϩⲟ ⲁ̀ⲣⲓⲡⲉⲛⲙⲉⲩⲓ:</w:t>
            </w:r>
          </w:p>
          <w:p w14:paraId="094CC165" w14:textId="77777777" w:rsidR="00A66A9A" w:rsidRDefault="00A66A9A" w:rsidP="00A66A9A">
            <w:pPr>
              <w:pStyle w:val="CopticVersemulti-line"/>
            </w:pPr>
            <w:r>
              <w:t>ⲱ̀ ϯⲡ̀ⲣⲟⲥⲧⲁⲧⲏⲥ ⲉ̀ⲧⲉⲛϩⲟⲧ:</w:t>
            </w:r>
          </w:p>
          <w:p w14:paraId="60A3FA6F" w14:textId="77777777" w:rsidR="00A66A9A" w:rsidRDefault="00A66A9A" w:rsidP="00A66A9A">
            <w:pPr>
              <w:pStyle w:val="CopticVersemulti-line"/>
            </w:pPr>
            <w:r>
              <w:t>ⲛⲁϩⲣⲉⲛ Ⲡⲉⲛⲟ̄ⲥ̄ Ⲓⲏ̄ⲥ̄ Ⲡⲭ̄ⲥ̄:</w:t>
            </w:r>
          </w:p>
          <w:p w14:paraId="0DCB5DC0" w14:textId="77777777" w:rsidR="00A66A9A" w:rsidRDefault="00A66A9A" w:rsidP="00A66A9A">
            <w:pPr>
              <w:pStyle w:val="CopticHangingVerse"/>
            </w:pPr>
            <w:r>
              <w:t>ⲛ̀ⲧⲉϥⲭⲁ ⲛⲉⲛⲛⲟⲃⲓ ⲛⲁⲛ ⲉ̀ⲃⲟⲗ.</w:t>
            </w:r>
          </w:p>
        </w:tc>
      </w:tr>
    </w:tbl>
    <w:p w14:paraId="7FB5F71B" w14:textId="77777777" w:rsidR="00A66A9A" w:rsidRDefault="00A66A9A" w:rsidP="00A66A9A">
      <w:pPr>
        <w:pStyle w:val="Heading4"/>
      </w:pPr>
      <w:bookmarkStart w:id="1336" w:name="_Ref434478907"/>
      <w:r>
        <w:t xml:space="preserve">The Sixth Doxology of December or </w:t>
      </w:r>
      <w:r w:rsidRPr="006C0F49">
        <w:rPr>
          <w:rFonts w:ascii="FreeSerifAvvaShenouda" w:hAnsi="FreeSerifAvvaShenouda" w:cs="FreeSerifAvvaShenouda"/>
        </w:rPr>
        <w:t>Ⲕⲟⲓⲁϩⲕ</w:t>
      </w:r>
      <w:bookmarkEnd w:id="13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66A9A" w14:paraId="4D8623FC" w14:textId="77777777" w:rsidTr="00430630">
        <w:trPr>
          <w:cantSplit/>
          <w:jc w:val="center"/>
        </w:trPr>
        <w:tc>
          <w:tcPr>
            <w:tcW w:w="288" w:type="dxa"/>
          </w:tcPr>
          <w:p w14:paraId="02D5BC9A" w14:textId="77777777" w:rsidR="00A66A9A" w:rsidRDefault="00A66A9A" w:rsidP="00430630">
            <w:pPr>
              <w:pStyle w:val="CopticCross"/>
            </w:pPr>
          </w:p>
        </w:tc>
        <w:tc>
          <w:tcPr>
            <w:tcW w:w="3960" w:type="dxa"/>
          </w:tcPr>
          <w:p w14:paraId="5CB101BD" w14:textId="77777777" w:rsidR="00A66A9A" w:rsidRDefault="00A66A9A" w:rsidP="00A66A9A">
            <w:pPr>
              <w:pStyle w:val="EngHang"/>
            </w:pPr>
            <w:r w:rsidRPr="00F66341">
              <w:t xml:space="preserve">It is </w:t>
            </w:r>
            <w:r>
              <w:t>in truth meet</w:t>
            </w:r>
          </w:p>
          <w:p w14:paraId="0D9C866F" w14:textId="77777777" w:rsidR="00A66A9A" w:rsidRDefault="00A66A9A" w:rsidP="00A66A9A">
            <w:pPr>
              <w:pStyle w:val="EngHang"/>
            </w:pPr>
            <w:r>
              <w:t>And right that we sing</w:t>
            </w:r>
          </w:p>
          <w:p w14:paraId="48DE017A" w14:textId="77777777" w:rsidR="00A66A9A" w:rsidRDefault="00A66A9A" w:rsidP="00A66A9A">
            <w:pPr>
              <w:pStyle w:val="EngHang"/>
            </w:pPr>
            <w:r>
              <w:t>To the True God,</w:t>
            </w:r>
          </w:p>
          <w:p w14:paraId="07EB8528" w14:textId="77777777" w:rsidR="00A66A9A" w:rsidRPr="00355077" w:rsidRDefault="00A66A9A" w:rsidP="00A66A9A">
            <w:pPr>
              <w:pStyle w:val="EngHangEnd"/>
              <w:rPr>
                <w:rFonts w:ascii="Arial Unicode MS" w:eastAsia="Arial Unicode MS" w:hAnsi="Arial Unicode MS" w:cs="Arial Unicode MS"/>
              </w:rPr>
            </w:pPr>
            <w:r>
              <w:t>T</w:t>
            </w:r>
            <w:r w:rsidRPr="00F66341">
              <w:t xml:space="preserve">he Lord </w:t>
            </w:r>
            <w:r>
              <w:t>in the</w:t>
            </w:r>
            <w:r w:rsidRPr="00F66341">
              <w:t xml:space="preserve"> heaven</w:t>
            </w:r>
            <w:r>
              <w:t>s</w:t>
            </w:r>
            <w:r w:rsidRPr="00F66341">
              <w:t>.</w:t>
            </w:r>
          </w:p>
        </w:tc>
        <w:tc>
          <w:tcPr>
            <w:tcW w:w="288" w:type="dxa"/>
          </w:tcPr>
          <w:p w14:paraId="71600F38" w14:textId="77777777" w:rsidR="00A66A9A" w:rsidRDefault="00A66A9A" w:rsidP="00430630"/>
        </w:tc>
        <w:tc>
          <w:tcPr>
            <w:tcW w:w="288" w:type="dxa"/>
          </w:tcPr>
          <w:p w14:paraId="0D34C052" w14:textId="77777777" w:rsidR="00A66A9A" w:rsidRDefault="00A66A9A" w:rsidP="00430630">
            <w:pPr>
              <w:pStyle w:val="CopticCross"/>
            </w:pPr>
          </w:p>
        </w:tc>
        <w:tc>
          <w:tcPr>
            <w:tcW w:w="3960" w:type="dxa"/>
          </w:tcPr>
          <w:p w14:paraId="3BC2CFB3" w14:textId="77777777" w:rsidR="00A66A9A" w:rsidRDefault="00A66A9A" w:rsidP="00A66A9A">
            <w:pPr>
              <w:pStyle w:val="CopticVersemulti-line"/>
            </w:pPr>
            <w:r>
              <w:t xml:space="preserve">Ϥⲉⲙⲡ̀ϣⲁ ⲅⲁⲣ ϧⲉⲛ ⲟⲩⲙⲉⲑⲙⲏⲓ: </w:t>
            </w:r>
          </w:p>
          <w:p w14:paraId="3BA6CB90" w14:textId="77777777" w:rsidR="00A66A9A" w:rsidRDefault="00A66A9A" w:rsidP="00A66A9A">
            <w:pPr>
              <w:pStyle w:val="CopticVersemulti-line"/>
            </w:pPr>
            <w:r>
              <w:t>ⲟⲩⲟϩ ⲟⲩⲇⲓⲕⲉⲟⲛ ⲡⲉ:</w:t>
            </w:r>
          </w:p>
          <w:p w14:paraId="08DC1C5F" w14:textId="77777777" w:rsidR="00A66A9A" w:rsidRDefault="00A66A9A" w:rsidP="00A66A9A">
            <w:pPr>
              <w:pStyle w:val="CopticVersemulti-line"/>
            </w:pPr>
            <w:r>
              <w:t>ⲉⲑⲣⲉⲛϩⲱⲥ ⲉ̀Ⲫϯ ⲛ̀ⲧⲁⲫ̀ⲙⲏⲓ:</w:t>
            </w:r>
          </w:p>
          <w:p w14:paraId="7F391FCE" w14:textId="77777777" w:rsidR="00A66A9A" w:rsidRPr="00C35319" w:rsidRDefault="00A66A9A" w:rsidP="00A66A9A">
            <w:pPr>
              <w:pStyle w:val="CopticHangingVerse"/>
            </w:pPr>
            <w:r>
              <w:t>Ⲡⲟ̄ⲥ̄ ⲫⲏⲉⲧϣⲟⲡ ϧⲉⲛ ⲧ̀ⲫⲉ.</w:t>
            </w:r>
          </w:p>
        </w:tc>
      </w:tr>
      <w:tr w:rsidR="00A66A9A" w14:paraId="47B741A1" w14:textId="77777777" w:rsidTr="00430630">
        <w:trPr>
          <w:cantSplit/>
          <w:jc w:val="center"/>
        </w:trPr>
        <w:tc>
          <w:tcPr>
            <w:tcW w:w="288" w:type="dxa"/>
          </w:tcPr>
          <w:p w14:paraId="2E1F6805" w14:textId="77777777" w:rsidR="00A66A9A" w:rsidRDefault="00A66A9A" w:rsidP="00430630">
            <w:pPr>
              <w:pStyle w:val="CopticCross"/>
            </w:pPr>
            <w:r w:rsidRPr="00FB5ACB">
              <w:t>¿</w:t>
            </w:r>
          </w:p>
        </w:tc>
        <w:tc>
          <w:tcPr>
            <w:tcW w:w="3960" w:type="dxa"/>
          </w:tcPr>
          <w:p w14:paraId="05E649C2" w14:textId="45F6BE91" w:rsidR="00A66A9A" w:rsidRDefault="00A54CB1" w:rsidP="00A66A9A">
            <w:pPr>
              <w:pStyle w:val="EngHang"/>
            </w:pPr>
            <w:r>
              <w:t>His Name is blessed and swee</w:t>
            </w:r>
            <w:r w:rsidR="00A66A9A">
              <w:t>t</w:t>
            </w:r>
          </w:p>
          <w:p w14:paraId="6EA844F5" w14:textId="77777777" w:rsidR="00A66A9A" w:rsidRDefault="00A66A9A" w:rsidP="00A66A9A">
            <w:pPr>
              <w:pStyle w:val="EngHang"/>
            </w:pPr>
            <w:r>
              <w:t>On the lips of the saints.</w:t>
            </w:r>
          </w:p>
          <w:p w14:paraId="486A4EA9" w14:textId="77777777" w:rsidR="00A66A9A" w:rsidRDefault="00A66A9A" w:rsidP="00A66A9A">
            <w:pPr>
              <w:pStyle w:val="EngHang"/>
            </w:pPr>
            <w:r>
              <w:t>This is God the Father,</w:t>
            </w:r>
          </w:p>
          <w:p w14:paraId="3158735A" w14:textId="77777777" w:rsidR="00A66A9A" w:rsidRDefault="00A66A9A" w:rsidP="00A66A9A">
            <w:pPr>
              <w:pStyle w:val="EngHangEnd"/>
            </w:pPr>
            <w:r>
              <w:t>The Son and the Holy Spirit.</w:t>
            </w:r>
          </w:p>
        </w:tc>
        <w:tc>
          <w:tcPr>
            <w:tcW w:w="288" w:type="dxa"/>
          </w:tcPr>
          <w:p w14:paraId="294E01E3" w14:textId="77777777" w:rsidR="00A66A9A" w:rsidRDefault="00A66A9A" w:rsidP="00430630"/>
        </w:tc>
        <w:tc>
          <w:tcPr>
            <w:tcW w:w="288" w:type="dxa"/>
          </w:tcPr>
          <w:p w14:paraId="30AB322A" w14:textId="77777777" w:rsidR="00A66A9A" w:rsidRDefault="00A66A9A" w:rsidP="00430630">
            <w:pPr>
              <w:pStyle w:val="CopticCross"/>
            </w:pPr>
            <w:r w:rsidRPr="00FB5ACB">
              <w:t>¿</w:t>
            </w:r>
          </w:p>
        </w:tc>
        <w:tc>
          <w:tcPr>
            <w:tcW w:w="3960" w:type="dxa"/>
          </w:tcPr>
          <w:p w14:paraId="32B040C9" w14:textId="77777777" w:rsidR="00A66A9A" w:rsidRDefault="00A66A9A" w:rsidP="00A66A9A">
            <w:pPr>
              <w:pStyle w:val="CopticVersemulti-line"/>
            </w:pPr>
            <w:r>
              <w:t>Ⲡⲉϥⲣⲁⲛ ϩⲟⲗϫ ⲟⲩⲟϩ ϥ̀ⲥ̀ⲙⲁⲣⲱⲟⲩⲧ:</w:t>
            </w:r>
          </w:p>
          <w:p w14:paraId="2EB23C75" w14:textId="77777777" w:rsidR="00A66A9A" w:rsidRDefault="00A66A9A" w:rsidP="00A66A9A">
            <w:pPr>
              <w:pStyle w:val="CopticVersemulti-line"/>
            </w:pPr>
            <w:r>
              <w:t>Ϧⲉⲛ ⲣⲱⲟⲩ ⲛ̀ⲛⲏⲉ̄ⲑ̄ⲩ̄:</w:t>
            </w:r>
          </w:p>
          <w:p w14:paraId="06C61B64" w14:textId="77777777" w:rsidR="00A66A9A" w:rsidRDefault="00A66A9A" w:rsidP="00A66A9A">
            <w:pPr>
              <w:pStyle w:val="CopticVersemulti-line"/>
            </w:pPr>
            <w:r>
              <w:t>ⲉ̀ⲧⲉ ⲫⲁⲓ ⲡⲉ Ⲫϯ Ⲫⲓⲱⲧ:</w:t>
            </w:r>
          </w:p>
          <w:p w14:paraId="7915785B" w14:textId="77777777" w:rsidR="00A66A9A" w:rsidRDefault="00A66A9A" w:rsidP="00A66A9A">
            <w:pPr>
              <w:pStyle w:val="CopticHangingVerse"/>
            </w:pPr>
            <w:r>
              <w:t>ⲛⲉⲙ Ⲡϣⲏⲣⲓ ⲛⲉⲙ Ⲡⲓⲡ̄ⲛ̄ⲁ̄ ⲉ̄ⲑ̄ⲩ̄.</w:t>
            </w:r>
          </w:p>
        </w:tc>
      </w:tr>
      <w:tr w:rsidR="00A66A9A" w14:paraId="31AA4773" w14:textId="77777777" w:rsidTr="00430630">
        <w:trPr>
          <w:cantSplit/>
          <w:jc w:val="center"/>
        </w:trPr>
        <w:tc>
          <w:tcPr>
            <w:tcW w:w="288" w:type="dxa"/>
          </w:tcPr>
          <w:p w14:paraId="5C5DA005" w14:textId="77777777" w:rsidR="00A66A9A" w:rsidRDefault="00A66A9A" w:rsidP="00430630">
            <w:pPr>
              <w:pStyle w:val="CopticCross"/>
            </w:pPr>
          </w:p>
        </w:tc>
        <w:tc>
          <w:tcPr>
            <w:tcW w:w="3960" w:type="dxa"/>
          </w:tcPr>
          <w:p w14:paraId="0ED0B430" w14:textId="77777777" w:rsidR="00A66A9A" w:rsidRDefault="00A66A9A" w:rsidP="00A66A9A">
            <w:pPr>
              <w:pStyle w:val="EngHang"/>
            </w:pPr>
            <w:r>
              <w:t>And that we glorify</w:t>
            </w:r>
          </w:p>
          <w:p w14:paraId="779D5D24" w14:textId="77777777" w:rsidR="00A66A9A" w:rsidRDefault="00A66A9A" w:rsidP="00A66A9A">
            <w:pPr>
              <w:pStyle w:val="EngHang"/>
            </w:pPr>
            <w:r>
              <w:t>The chaste Mary, the Theotokos,</w:t>
            </w:r>
          </w:p>
          <w:p w14:paraId="6B0B27C2" w14:textId="77777777" w:rsidR="00A66A9A" w:rsidRDefault="00A66A9A" w:rsidP="00A66A9A">
            <w:pPr>
              <w:pStyle w:val="EngHang"/>
            </w:pPr>
            <w:r>
              <w:t>The second tabernacle,</w:t>
            </w:r>
          </w:p>
          <w:p w14:paraId="26013D15" w14:textId="77777777" w:rsidR="00A66A9A" w:rsidRDefault="00A66A9A" w:rsidP="00A66A9A">
            <w:pPr>
              <w:pStyle w:val="EngHangEnd"/>
            </w:pPr>
            <w:r>
              <w:t>The true treasure.</w:t>
            </w:r>
          </w:p>
        </w:tc>
        <w:tc>
          <w:tcPr>
            <w:tcW w:w="288" w:type="dxa"/>
          </w:tcPr>
          <w:p w14:paraId="18910EFF" w14:textId="77777777" w:rsidR="00A66A9A" w:rsidRDefault="00A66A9A" w:rsidP="00430630"/>
        </w:tc>
        <w:tc>
          <w:tcPr>
            <w:tcW w:w="288" w:type="dxa"/>
          </w:tcPr>
          <w:p w14:paraId="0FF9013D" w14:textId="77777777" w:rsidR="00A66A9A" w:rsidRDefault="00A66A9A" w:rsidP="00430630">
            <w:pPr>
              <w:pStyle w:val="CopticCross"/>
            </w:pPr>
          </w:p>
        </w:tc>
        <w:tc>
          <w:tcPr>
            <w:tcW w:w="3960" w:type="dxa"/>
          </w:tcPr>
          <w:p w14:paraId="5EB14844" w14:textId="77777777" w:rsidR="00A66A9A" w:rsidRDefault="00A66A9A" w:rsidP="00A66A9A">
            <w:pPr>
              <w:pStyle w:val="CopticVersemulti-line"/>
            </w:pPr>
            <w:r>
              <w:t>Ⲟⲩⲟϩ ⲛ̀ⲧⲉⲛϯⲱ̀ⲟⲩ ⲛ̀ϯⲥⲉⲙⲛⲉ:</w:t>
            </w:r>
          </w:p>
          <w:p w14:paraId="522E4101" w14:textId="77777777" w:rsidR="00A66A9A" w:rsidRDefault="00A66A9A" w:rsidP="00A66A9A">
            <w:pPr>
              <w:pStyle w:val="CopticVersemulti-line"/>
            </w:pPr>
            <w:r>
              <w:t>Ⲙⲁⲣⲓⲁ̀ ϯⲑⲉⲟⲧⲟⲕⲟⲥ:</w:t>
            </w:r>
          </w:p>
          <w:p w14:paraId="53809735" w14:textId="77777777" w:rsidR="00A66A9A" w:rsidRDefault="00A66A9A" w:rsidP="00A66A9A">
            <w:pPr>
              <w:pStyle w:val="CopticVersemulti-line"/>
            </w:pPr>
            <w:r>
              <w:t>Ϯⲙⲁϩⲥ̀ⲛⲟⲩϯ ⲛ̀ⲥ̀ⲕⲏⲛⲏ:</w:t>
            </w:r>
          </w:p>
          <w:p w14:paraId="0735AFEA" w14:textId="77777777" w:rsidR="00A66A9A" w:rsidRDefault="00A66A9A" w:rsidP="00A66A9A">
            <w:pPr>
              <w:pStyle w:val="CopticHangingVerse"/>
            </w:pPr>
            <w:r>
              <w:t>ⲛⲓⲁ̀ϩⲟ ⲛ̀ⲁ̀ⲗⲏⲑⲓⲛⲟⲥ.</w:t>
            </w:r>
          </w:p>
        </w:tc>
      </w:tr>
      <w:tr w:rsidR="00A66A9A" w14:paraId="61C1482C" w14:textId="77777777" w:rsidTr="00430630">
        <w:trPr>
          <w:cantSplit/>
          <w:jc w:val="center"/>
        </w:trPr>
        <w:tc>
          <w:tcPr>
            <w:tcW w:w="288" w:type="dxa"/>
          </w:tcPr>
          <w:p w14:paraId="6C83DD64" w14:textId="77777777" w:rsidR="00A66A9A" w:rsidRDefault="00A66A9A" w:rsidP="00430630">
            <w:pPr>
              <w:pStyle w:val="CopticCross"/>
            </w:pPr>
            <w:r w:rsidRPr="00FB5ACB">
              <w:lastRenderedPageBreak/>
              <w:t>¿</w:t>
            </w:r>
          </w:p>
        </w:tc>
        <w:tc>
          <w:tcPr>
            <w:tcW w:w="3960" w:type="dxa"/>
          </w:tcPr>
          <w:p w14:paraId="19D144A2" w14:textId="77777777" w:rsidR="00A66A9A" w:rsidRDefault="00A66A9A" w:rsidP="00A66A9A">
            <w:pPr>
              <w:pStyle w:val="EngHang"/>
            </w:pPr>
            <w:r>
              <w:t>And we cry out fervently,</w:t>
            </w:r>
          </w:p>
          <w:p w14:paraId="0C42C5B5" w14:textId="77777777" w:rsidR="00A66A9A" w:rsidRDefault="00A66A9A" w:rsidP="00A66A9A">
            <w:pPr>
              <w:pStyle w:val="EngHang"/>
            </w:pPr>
            <w:r>
              <w:t>With great beauty,</w:t>
            </w:r>
          </w:p>
          <w:p w14:paraId="78A775D6" w14:textId="77777777" w:rsidR="00A66A9A" w:rsidRDefault="00A66A9A" w:rsidP="00A66A9A">
            <w:pPr>
              <w:pStyle w:val="EngHang"/>
            </w:pPr>
            <w:r>
              <w:t>Saying, “Hail to you, O Virgin,</w:t>
            </w:r>
          </w:p>
          <w:p w14:paraId="4B607EB7" w14:textId="77777777" w:rsidR="00A66A9A" w:rsidRDefault="00A66A9A" w:rsidP="00A66A9A">
            <w:pPr>
              <w:pStyle w:val="EngHangEnd"/>
            </w:pPr>
            <w:r>
              <w:t>The Lord is with you.”</w:t>
            </w:r>
          </w:p>
        </w:tc>
        <w:tc>
          <w:tcPr>
            <w:tcW w:w="288" w:type="dxa"/>
          </w:tcPr>
          <w:p w14:paraId="4FEA0294" w14:textId="77777777" w:rsidR="00A66A9A" w:rsidRDefault="00A66A9A" w:rsidP="00430630"/>
        </w:tc>
        <w:tc>
          <w:tcPr>
            <w:tcW w:w="288" w:type="dxa"/>
          </w:tcPr>
          <w:p w14:paraId="5F71C846" w14:textId="77777777" w:rsidR="00A66A9A" w:rsidRDefault="00A66A9A" w:rsidP="00430630">
            <w:pPr>
              <w:pStyle w:val="CopticCross"/>
            </w:pPr>
            <w:r w:rsidRPr="00FB5ACB">
              <w:t>¿</w:t>
            </w:r>
          </w:p>
        </w:tc>
        <w:tc>
          <w:tcPr>
            <w:tcW w:w="3960" w:type="dxa"/>
          </w:tcPr>
          <w:p w14:paraId="2B1CFD79" w14:textId="77777777" w:rsidR="00A66A9A" w:rsidRDefault="00A66A9A" w:rsidP="00A66A9A">
            <w:pPr>
              <w:pStyle w:val="CopticVersemulti-line"/>
            </w:pPr>
            <w:r>
              <w:t>Ⲟⲩⲟϩ ⲛ̀ⲧⲉⲛⲱϣ ⲉ̀ⲃⲟⲗ ⲣⲏⲧⲱⲥ:</w:t>
            </w:r>
          </w:p>
          <w:p w14:paraId="1234CED8" w14:textId="77777777" w:rsidR="00A66A9A" w:rsidRDefault="00A66A9A" w:rsidP="00A66A9A">
            <w:pPr>
              <w:pStyle w:val="CopticVersemulti-line"/>
            </w:pPr>
            <w:r>
              <w:t>Ϧⲉⲛ ⲟⲩⲛⲓϣϯ ⲙ̀ⲙⲉⲧⲥⲁⲓⲉ̀:</w:t>
            </w:r>
          </w:p>
          <w:p w14:paraId="0EEFFDAD" w14:textId="77777777" w:rsidR="00A66A9A" w:rsidRDefault="00A66A9A" w:rsidP="00A66A9A">
            <w:pPr>
              <w:pStyle w:val="CopticVersemulti-line"/>
            </w:pPr>
            <w:r>
              <w:t>Ϫⲉ ⲭⲉⲣⲉ ⲛⲉ ⲱ̀ ϯⲡⲁⲣⲑⲉⲛⲟⲥ:</w:t>
            </w:r>
          </w:p>
          <w:p w14:paraId="27E39B15" w14:textId="77777777" w:rsidR="00A66A9A" w:rsidRDefault="00A66A9A" w:rsidP="00A66A9A">
            <w:pPr>
              <w:pStyle w:val="CopticHangingVerse"/>
            </w:pPr>
            <w:r>
              <w:t>ⲟⲩⲟϩ Ⲡⲟ̄ⲥ̄ ϣⲟⲡ ⲛⲉⲙⲉ.</w:t>
            </w:r>
          </w:p>
        </w:tc>
      </w:tr>
      <w:tr w:rsidR="00A66A9A" w14:paraId="328FBC38" w14:textId="77777777" w:rsidTr="00430630">
        <w:trPr>
          <w:cantSplit/>
          <w:jc w:val="center"/>
        </w:trPr>
        <w:tc>
          <w:tcPr>
            <w:tcW w:w="288" w:type="dxa"/>
          </w:tcPr>
          <w:p w14:paraId="4EFAAE21" w14:textId="77777777" w:rsidR="00A66A9A" w:rsidRDefault="00A66A9A" w:rsidP="00430630">
            <w:pPr>
              <w:pStyle w:val="CopticCross"/>
            </w:pPr>
          </w:p>
        </w:tc>
        <w:tc>
          <w:tcPr>
            <w:tcW w:w="3960" w:type="dxa"/>
          </w:tcPr>
          <w:p w14:paraId="01F70248" w14:textId="77777777" w:rsidR="00A66A9A" w:rsidRDefault="00A66A9A" w:rsidP="00A66A9A">
            <w:pPr>
              <w:pStyle w:val="EngHang"/>
            </w:pPr>
            <w:r>
              <w:t>Hail to you, O Virgin,</w:t>
            </w:r>
          </w:p>
          <w:p w14:paraId="7C1F32E8" w14:textId="77777777" w:rsidR="00A66A9A" w:rsidRDefault="00A66A9A" w:rsidP="00A66A9A">
            <w:pPr>
              <w:pStyle w:val="EngHang"/>
            </w:pPr>
            <w:r>
              <w:t>The salvation of Adam and Eve.</w:t>
            </w:r>
          </w:p>
          <w:p w14:paraId="53F0FBAC" w14:textId="77777777" w:rsidR="00A66A9A" w:rsidRDefault="00A66A9A" w:rsidP="00A66A9A">
            <w:pPr>
              <w:pStyle w:val="EngHang"/>
            </w:pPr>
            <w:r>
              <w:t>Hail to you, O Virgin,</w:t>
            </w:r>
          </w:p>
          <w:p w14:paraId="5EF3DCF5" w14:textId="77777777" w:rsidR="00A66A9A" w:rsidRPr="00074078" w:rsidRDefault="00A66A9A" w:rsidP="00A66A9A">
            <w:pPr>
              <w:pStyle w:val="EngHangEnd"/>
            </w:pPr>
            <w:r>
              <w:t>The joy of all generations.</w:t>
            </w:r>
          </w:p>
        </w:tc>
        <w:tc>
          <w:tcPr>
            <w:tcW w:w="288" w:type="dxa"/>
          </w:tcPr>
          <w:p w14:paraId="4C709D49" w14:textId="77777777" w:rsidR="00A66A9A" w:rsidRDefault="00A66A9A" w:rsidP="00430630"/>
        </w:tc>
        <w:tc>
          <w:tcPr>
            <w:tcW w:w="288" w:type="dxa"/>
          </w:tcPr>
          <w:p w14:paraId="174EE425" w14:textId="77777777" w:rsidR="00A66A9A" w:rsidRDefault="00A66A9A" w:rsidP="00430630">
            <w:pPr>
              <w:pStyle w:val="CopticCross"/>
            </w:pPr>
          </w:p>
        </w:tc>
        <w:tc>
          <w:tcPr>
            <w:tcW w:w="3960" w:type="dxa"/>
          </w:tcPr>
          <w:p w14:paraId="48932520" w14:textId="77777777" w:rsidR="00A66A9A" w:rsidRDefault="00A66A9A" w:rsidP="00A66A9A">
            <w:pPr>
              <w:pStyle w:val="CopticVersemulti-line"/>
            </w:pPr>
            <w:r>
              <w:t>Ⲭⲉⲣⲉ ⲛⲉ ⲱ̀ Ϯⲡⲁⲣⲑⲉⲛⲟⲥ:</w:t>
            </w:r>
          </w:p>
          <w:p w14:paraId="5004139E" w14:textId="77777777" w:rsidR="00A66A9A" w:rsidRDefault="00A66A9A" w:rsidP="00A66A9A">
            <w:pPr>
              <w:pStyle w:val="CopticVersemulti-line"/>
            </w:pPr>
            <w:r>
              <w:t>ⲡ̀ⲥⲱϯ ⲛ̀Ⲁⲇⲁⲙ ⲛⲉⲙ Ⲉⲩⲁ:</w:t>
            </w:r>
          </w:p>
          <w:p w14:paraId="477169D1" w14:textId="77777777" w:rsidR="00A66A9A" w:rsidRDefault="00A66A9A" w:rsidP="00A66A9A">
            <w:pPr>
              <w:pStyle w:val="CopticVersemulti-line"/>
            </w:pPr>
            <w:r>
              <w:t>ⲭⲉⲣⲉ ⲛⲉ ⲱ̀ Ϯⲡⲁⲣⲑⲉⲛⲟⲥ:</w:t>
            </w:r>
          </w:p>
          <w:p w14:paraId="64F55376" w14:textId="77777777" w:rsidR="00A66A9A" w:rsidRDefault="00A66A9A" w:rsidP="00A66A9A">
            <w:pPr>
              <w:pStyle w:val="CopticHangingVerse"/>
            </w:pPr>
            <w:r>
              <w:t>ⲡ̀ⲟⲩⲛⲟϥ ⲛ̀ⲛⲓⲅⲉⲛⲉⲁ̀.</w:t>
            </w:r>
          </w:p>
        </w:tc>
      </w:tr>
      <w:tr w:rsidR="00A66A9A" w14:paraId="5C088AD0" w14:textId="77777777" w:rsidTr="00430630">
        <w:trPr>
          <w:cantSplit/>
          <w:jc w:val="center"/>
        </w:trPr>
        <w:tc>
          <w:tcPr>
            <w:tcW w:w="288" w:type="dxa"/>
          </w:tcPr>
          <w:p w14:paraId="4F348ED4" w14:textId="77777777" w:rsidR="00A66A9A" w:rsidRDefault="00A66A9A" w:rsidP="00430630">
            <w:pPr>
              <w:pStyle w:val="CopticCross"/>
            </w:pPr>
            <w:r w:rsidRPr="00FB5ACB">
              <w:t>¿</w:t>
            </w:r>
          </w:p>
        </w:tc>
        <w:tc>
          <w:tcPr>
            <w:tcW w:w="3960" w:type="dxa"/>
          </w:tcPr>
          <w:p w14:paraId="2E5836BB" w14:textId="77777777" w:rsidR="00A66A9A" w:rsidRDefault="00A66A9A" w:rsidP="00A66A9A">
            <w:pPr>
              <w:pStyle w:val="EngHang"/>
            </w:pPr>
            <w:r>
              <w:t>Hail to you, O Virgin,</w:t>
            </w:r>
          </w:p>
          <w:p w14:paraId="09386400" w14:textId="77777777" w:rsidR="00A66A9A" w:rsidRDefault="00A66A9A" w:rsidP="00A66A9A">
            <w:pPr>
              <w:pStyle w:val="EngHang"/>
            </w:pPr>
            <w:r>
              <w:t>The joy of the just Abel.</w:t>
            </w:r>
          </w:p>
          <w:p w14:paraId="53611317" w14:textId="77777777" w:rsidR="00A66A9A" w:rsidRDefault="00A66A9A" w:rsidP="00A66A9A">
            <w:pPr>
              <w:pStyle w:val="EngHang"/>
            </w:pPr>
            <w:r>
              <w:t>Hail to you, O Virgin,</w:t>
            </w:r>
          </w:p>
          <w:p w14:paraId="4E2630F2" w14:textId="77777777" w:rsidR="00A66A9A" w:rsidRDefault="00A66A9A" w:rsidP="00A66A9A">
            <w:pPr>
              <w:pStyle w:val="EngHangEnd"/>
            </w:pPr>
            <w:r>
              <w:t>Who is above the Sanctuary.</w:t>
            </w:r>
          </w:p>
        </w:tc>
        <w:tc>
          <w:tcPr>
            <w:tcW w:w="288" w:type="dxa"/>
          </w:tcPr>
          <w:p w14:paraId="2A309AB8" w14:textId="77777777" w:rsidR="00A66A9A" w:rsidRDefault="00A66A9A" w:rsidP="00430630"/>
        </w:tc>
        <w:tc>
          <w:tcPr>
            <w:tcW w:w="288" w:type="dxa"/>
          </w:tcPr>
          <w:p w14:paraId="25AC406A" w14:textId="77777777" w:rsidR="00A66A9A" w:rsidRDefault="00A66A9A" w:rsidP="00430630">
            <w:pPr>
              <w:pStyle w:val="CopticCross"/>
            </w:pPr>
            <w:r w:rsidRPr="00FB5ACB">
              <w:t>¿</w:t>
            </w:r>
          </w:p>
        </w:tc>
        <w:tc>
          <w:tcPr>
            <w:tcW w:w="3960" w:type="dxa"/>
          </w:tcPr>
          <w:p w14:paraId="5C2FE57E" w14:textId="77777777" w:rsidR="00A66A9A" w:rsidRDefault="00A66A9A" w:rsidP="00A66A9A">
            <w:pPr>
              <w:pStyle w:val="CopticVersemulti-line"/>
            </w:pPr>
            <w:r>
              <w:t>Ⲭⲉⲣⲉ ⲛⲉ ⲱ̀ Ϯⲡⲁⲣⲑⲉⲛⲟⲥ:</w:t>
            </w:r>
          </w:p>
          <w:p w14:paraId="3483FB73" w14:textId="77777777" w:rsidR="00A66A9A" w:rsidRDefault="00A66A9A" w:rsidP="00A66A9A">
            <w:pPr>
              <w:pStyle w:val="CopticVersemulti-line"/>
            </w:pPr>
            <w:r>
              <w:t>ⲫ̀ⲣⲁϣⲓ ⲛ̀Ⲁⲃⲉⲗ ⲡⲓⲑ̀ⲙⲏⲓ:</w:t>
            </w:r>
          </w:p>
          <w:p w14:paraId="46523B1A" w14:textId="77777777" w:rsidR="00A66A9A" w:rsidRDefault="00A66A9A" w:rsidP="00A66A9A">
            <w:pPr>
              <w:pStyle w:val="CopticVersemulti-line"/>
            </w:pPr>
            <w:r>
              <w:t>ⲭⲉⲣⲉ ⲛⲉ ⲱ̀ Ϯⲡⲁⲣⲑⲉⲛⲟⲥ:</w:t>
            </w:r>
          </w:p>
          <w:p w14:paraId="5BB2237E" w14:textId="77777777" w:rsidR="00A66A9A" w:rsidRDefault="00A66A9A" w:rsidP="00A66A9A">
            <w:pPr>
              <w:pStyle w:val="CopticHangingVerse"/>
            </w:pPr>
            <w:r>
              <w:t>ⲉⲧⲥⲁⲡ̀ϣⲱⲓ ⲉ̀ⲡⲓⲉⲣⲫⲉⲓ.</w:t>
            </w:r>
          </w:p>
        </w:tc>
      </w:tr>
      <w:tr w:rsidR="00A66A9A" w14:paraId="00C665DA" w14:textId="77777777" w:rsidTr="00430630">
        <w:trPr>
          <w:cantSplit/>
          <w:jc w:val="center"/>
        </w:trPr>
        <w:tc>
          <w:tcPr>
            <w:tcW w:w="288" w:type="dxa"/>
          </w:tcPr>
          <w:p w14:paraId="4EC238EF" w14:textId="77777777" w:rsidR="00A66A9A" w:rsidRDefault="00A66A9A" w:rsidP="00430630">
            <w:pPr>
              <w:pStyle w:val="CopticCross"/>
            </w:pPr>
          </w:p>
        </w:tc>
        <w:tc>
          <w:tcPr>
            <w:tcW w:w="3960" w:type="dxa"/>
          </w:tcPr>
          <w:p w14:paraId="0C0F0DD5" w14:textId="77777777" w:rsidR="00A66A9A" w:rsidRDefault="00A66A9A" w:rsidP="00A66A9A">
            <w:pPr>
              <w:pStyle w:val="EngHang"/>
            </w:pPr>
            <w:r>
              <w:t>Hail to you, O Virgin,</w:t>
            </w:r>
          </w:p>
          <w:p w14:paraId="38925229" w14:textId="77777777" w:rsidR="00A66A9A" w:rsidRDefault="00A66A9A" w:rsidP="00A66A9A">
            <w:pPr>
              <w:pStyle w:val="EngHang"/>
            </w:pPr>
            <w:r>
              <w:t>The ark of Noah.</w:t>
            </w:r>
          </w:p>
          <w:p w14:paraId="6066C80F" w14:textId="77777777" w:rsidR="00A66A9A" w:rsidRDefault="00A66A9A" w:rsidP="00A66A9A">
            <w:pPr>
              <w:pStyle w:val="EngHang"/>
            </w:pPr>
            <w:r>
              <w:t>Hail to you, O Virgin,</w:t>
            </w:r>
          </w:p>
          <w:p w14:paraId="6215C722" w14:textId="77777777" w:rsidR="00A66A9A" w:rsidRDefault="00A66A9A" w:rsidP="00A66A9A">
            <w:pPr>
              <w:pStyle w:val="EngHangEnd"/>
            </w:pPr>
            <w:r>
              <w:t>Until our last breath.</w:t>
            </w:r>
          </w:p>
        </w:tc>
        <w:tc>
          <w:tcPr>
            <w:tcW w:w="288" w:type="dxa"/>
          </w:tcPr>
          <w:p w14:paraId="78853B77" w14:textId="77777777" w:rsidR="00A66A9A" w:rsidRDefault="00A66A9A" w:rsidP="00430630"/>
        </w:tc>
        <w:tc>
          <w:tcPr>
            <w:tcW w:w="288" w:type="dxa"/>
          </w:tcPr>
          <w:p w14:paraId="2A473573" w14:textId="77777777" w:rsidR="00A66A9A" w:rsidRDefault="00A66A9A" w:rsidP="00430630">
            <w:pPr>
              <w:pStyle w:val="CopticCross"/>
            </w:pPr>
          </w:p>
        </w:tc>
        <w:tc>
          <w:tcPr>
            <w:tcW w:w="3960" w:type="dxa"/>
          </w:tcPr>
          <w:p w14:paraId="08DA41F1" w14:textId="77777777" w:rsidR="00A66A9A" w:rsidRDefault="00A66A9A" w:rsidP="00A66A9A">
            <w:pPr>
              <w:pStyle w:val="CopticVersemulti-line"/>
            </w:pPr>
            <w:r>
              <w:t>Ⲭⲉⲣⲉ ⲛⲉ ⲱ̀ Ϯⲡⲁⲣⲑⲉⲛⲟⲥ:</w:t>
            </w:r>
          </w:p>
          <w:p w14:paraId="382060C4" w14:textId="77777777" w:rsidR="00A66A9A" w:rsidRDefault="00A66A9A" w:rsidP="00A66A9A">
            <w:pPr>
              <w:pStyle w:val="CopticVersemulti-line"/>
            </w:pPr>
            <w:r>
              <w:t>Ϯⲕⲓⲃⲱⲧⲟⲥ ⲛ̀ⲧⲉ Ⲛⲱⲉ̀:</w:t>
            </w:r>
          </w:p>
          <w:p w14:paraId="4D2D0B1B" w14:textId="77777777" w:rsidR="00A66A9A" w:rsidRDefault="00A66A9A" w:rsidP="00A66A9A">
            <w:pPr>
              <w:pStyle w:val="CopticVersemulti-line"/>
            </w:pPr>
            <w:r>
              <w:t>ⲭⲉⲣⲉ ⲛⲉ ⲱ̀ Ϯⲡⲁⲣⲑⲉⲛⲟⲥ:</w:t>
            </w:r>
          </w:p>
          <w:p w14:paraId="540FE4B9" w14:textId="77777777" w:rsidR="00A66A9A" w:rsidRDefault="00A66A9A" w:rsidP="00A66A9A">
            <w:pPr>
              <w:pStyle w:val="CopticHangingVerse"/>
            </w:pPr>
            <w:r>
              <w:t>ϣⲁ ⲡⲓⲛⲓϥⲓ ⲛ̀ϧⲁⲉ̀.</w:t>
            </w:r>
          </w:p>
        </w:tc>
      </w:tr>
      <w:tr w:rsidR="00A66A9A" w14:paraId="6BCBAF98" w14:textId="77777777" w:rsidTr="00430630">
        <w:trPr>
          <w:cantSplit/>
          <w:jc w:val="center"/>
        </w:trPr>
        <w:tc>
          <w:tcPr>
            <w:tcW w:w="288" w:type="dxa"/>
          </w:tcPr>
          <w:p w14:paraId="563E0B19" w14:textId="77777777" w:rsidR="00A66A9A" w:rsidRDefault="00A66A9A" w:rsidP="00430630">
            <w:pPr>
              <w:pStyle w:val="CopticCross"/>
            </w:pPr>
            <w:r w:rsidRPr="00FB5ACB">
              <w:t>¿</w:t>
            </w:r>
          </w:p>
        </w:tc>
        <w:tc>
          <w:tcPr>
            <w:tcW w:w="3960" w:type="dxa"/>
          </w:tcPr>
          <w:p w14:paraId="253CB30C" w14:textId="77777777" w:rsidR="00A66A9A" w:rsidRDefault="00A66A9A" w:rsidP="00A66A9A">
            <w:pPr>
              <w:pStyle w:val="EngHang"/>
            </w:pPr>
            <w:r>
              <w:t>Hail to you, O Virgin,</w:t>
            </w:r>
          </w:p>
          <w:p w14:paraId="24ADA70E" w14:textId="77777777" w:rsidR="00A66A9A" w:rsidRDefault="00A66A9A" w:rsidP="00A66A9A">
            <w:pPr>
              <w:pStyle w:val="EngHang"/>
            </w:pPr>
            <w:r>
              <w:t>The grace of our father Abraham.</w:t>
            </w:r>
          </w:p>
          <w:p w14:paraId="34EE99CE" w14:textId="77777777" w:rsidR="00A66A9A" w:rsidRDefault="00A66A9A" w:rsidP="00A66A9A">
            <w:pPr>
              <w:pStyle w:val="EngHang"/>
            </w:pPr>
            <w:r>
              <w:t>Hail to you, O Virgin,</w:t>
            </w:r>
          </w:p>
          <w:p w14:paraId="408F45E2" w14:textId="77777777" w:rsidR="00A66A9A" w:rsidRDefault="00A66A9A" w:rsidP="00A66A9A">
            <w:pPr>
              <w:pStyle w:val="EngHangEnd"/>
            </w:pPr>
            <w:r>
              <w:t>The trusted advocate.</w:t>
            </w:r>
          </w:p>
        </w:tc>
        <w:tc>
          <w:tcPr>
            <w:tcW w:w="288" w:type="dxa"/>
          </w:tcPr>
          <w:p w14:paraId="5378C4F8" w14:textId="77777777" w:rsidR="00A66A9A" w:rsidRDefault="00A66A9A" w:rsidP="00430630"/>
        </w:tc>
        <w:tc>
          <w:tcPr>
            <w:tcW w:w="288" w:type="dxa"/>
          </w:tcPr>
          <w:p w14:paraId="5B293E13" w14:textId="77777777" w:rsidR="00A66A9A" w:rsidRDefault="00A66A9A" w:rsidP="00430630">
            <w:pPr>
              <w:pStyle w:val="CopticCross"/>
            </w:pPr>
            <w:r w:rsidRPr="00FB5ACB">
              <w:t>¿</w:t>
            </w:r>
          </w:p>
        </w:tc>
        <w:tc>
          <w:tcPr>
            <w:tcW w:w="3960" w:type="dxa"/>
          </w:tcPr>
          <w:p w14:paraId="583F52E4" w14:textId="77777777" w:rsidR="00A66A9A" w:rsidRDefault="00A66A9A" w:rsidP="00A66A9A">
            <w:pPr>
              <w:pStyle w:val="CopticVersemulti-line"/>
            </w:pPr>
            <w:r>
              <w:t>Ⲭⲉⲣⲉ ⲛⲉ ⲱ̀ Ϯⲡⲁⲣⲑⲉⲛⲟⲥ:</w:t>
            </w:r>
          </w:p>
          <w:p w14:paraId="105BD590" w14:textId="77777777" w:rsidR="00A66A9A" w:rsidRDefault="00A66A9A" w:rsidP="00A66A9A">
            <w:pPr>
              <w:pStyle w:val="CopticVersemulti-line"/>
            </w:pPr>
            <w:r>
              <w:t>ⲡⲓϩ̀ⲙⲟⲧ ⲛ̀Ⲁⲃⲣⲁⲁⲙ ⲡⲉⲛⲓⲱⲧ:</w:t>
            </w:r>
          </w:p>
          <w:p w14:paraId="2E1CBBE5" w14:textId="77777777" w:rsidR="00A66A9A" w:rsidRDefault="00A66A9A" w:rsidP="00A66A9A">
            <w:pPr>
              <w:pStyle w:val="CopticVersemulti-line"/>
            </w:pPr>
            <w:r>
              <w:t>ⲭⲉⲣⲉ ⲛⲉ ⲱ̀ Ϯⲡⲁⲣⲑⲉⲛⲟⲥ:</w:t>
            </w:r>
          </w:p>
          <w:p w14:paraId="1F611E14" w14:textId="77777777" w:rsidR="00A66A9A" w:rsidRPr="005130A7" w:rsidRDefault="00A66A9A" w:rsidP="00A66A9A">
            <w:pPr>
              <w:pStyle w:val="CopticHangingVerse"/>
            </w:pPr>
            <w:r>
              <w:t>ϯⲡ̀ⲣⲟⲥⲧⲁⲧⲏⲥ ⲉ̀ⲧⲉⲛϩⲟⲧ.</w:t>
            </w:r>
          </w:p>
        </w:tc>
      </w:tr>
      <w:tr w:rsidR="00A66A9A" w14:paraId="0305736B" w14:textId="77777777" w:rsidTr="00430630">
        <w:trPr>
          <w:cantSplit/>
          <w:jc w:val="center"/>
        </w:trPr>
        <w:tc>
          <w:tcPr>
            <w:tcW w:w="288" w:type="dxa"/>
          </w:tcPr>
          <w:p w14:paraId="001C3B41" w14:textId="77777777" w:rsidR="00A66A9A" w:rsidRPr="00FB5ACB" w:rsidRDefault="00A66A9A" w:rsidP="00430630">
            <w:pPr>
              <w:pStyle w:val="CopticCross"/>
            </w:pPr>
          </w:p>
        </w:tc>
        <w:tc>
          <w:tcPr>
            <w:tcW w:w="3960" w:type="dxa"/>
          </w:tcPr>
          <w:p w14:paraId="5619E8C8" w14:textId="77777777" w:rsidR="00A66A9A" w:rsidRDefault="00A66A9A" w:rsidP="00A66A9A">
            <w:pPr>
              <w:pStyle w:val="EngHang"/>
            </w:pPr>
            <w:r>
              <w:t>Hail to you, O Virgin,</w:t>
            </w:r>
          </w:p>
          <w:p w14:paraId="3B041507" w14:textId="77777777" w:rsidR="00A66A9A" w:rsidRDefault="00A66A9A" w:rsidP="00A66A9A">
            <w:pPr>
              <w:pStyle w:val="EngHang"/>
            </w:pPr>
            <w:r>
              <w:t>The salvation of holy Isaac.</w:t>
            </w:r>
          </w:p>
          <w:p w14:paraId="26A783A3" w14:textId="77777777" w:rsidR="00A66A9A" w:rsidRDefault="00A66A9A" w:rsidP="00A66A9A">
            <w:pPr>
              <w:pStyle w:val="EngHang"/>
            </w:pPr>
            <w:r>
              <w:t>Hail to you, O Virgin,</w:t>
            </w:r>
          </w:p>
          <w:p w14:paraId="0371D2BE" w14:textId="77777777" w:rsidR="00A66A9A" w:rsidRDefault="00A66A9A" w:rsidP="00A66A9A">
            <w:pPr>
              <w:pStyle w:val="EngHangEnd"/>
            </w:pPr>
            <w:r>
              <w:t>The Mother of the Holy.</w:t>
            </w:r>
          </w:p>
        </w:tc>
        <w:tc>
          <w:tcPr>
            <w:tcW w:w="288" w:type="dxa"/>
          </w:tcPr>
          <w:p w14:paraId="40AE8449" w14:textId="77777777" w:rsidR="00A66A9A" w:rsidRDefault="00A66A9A" w:rsidP="00430630"/>
        </w:tc>
        <w:tc>
          <w:tcPr>
            <w:tcW w:w="288" w:type="dxa"/>
          </w:tcPr>
          <w:p w14:paraId="0215C661" w14:textId="77777777" w:rsidR="00A66A9A" w:rsidRPr="00FB5ACB" w:rsidRDefault="00A66A9A" w:rsidP="00430630">
            <w:pPr>
              <w:pStyle w:val="CopticCross"/>
            </w:pPr>
          </w:p>
        </w:tc>
        <w:tc>
          <w:tcPr>
            <w:tcW w:w="3960" w:type="dxa"/>
          </w:tcPr>
          <w:p w14:paraId="18683342" w14:textId="77777777" w:rsidR="00A66A9A" w:rsidRDefault="00A66A9A" w:rsidP="00A66A9A">
            <w:pPr>
              <w:pStyle w:val="CopticVersemulti-line"/>
            </w:pPr>
            <w:r>
              <w:t>Ⲭⲉⲣⲉ ⲛⲉ ⲱ̀ Ϯⲡⲁⲣⲑⲉⲛⲟⲥ:</w:t>
            </w:r>
          </w:p>
          <w:p w14:paraId="70833169" w14:textId="77777777" w:rsidR="00A66A9A" w:rsidRDefault="00A66A9A" w:rsidP="00A66A9A">
            <w:pPr>
              <w:pStyle w:val="CopticVersemulti-line"/>
            </w:pPr>
            <w:r>
              <w:t>ⲡ̀ⲥⲱϯ ⲛ̀Ⲓⲥⲁⲁⲕ ⲡⲉⲑⲟⲩⲁⲃ:</w:t>
            </w:r>
          </w:p>
          <w:p w14:paraId="740B7018" w14:textId="77777777" w:rsidR="00A66A9A" w:rsidRDefault="00A66A9A" w:rsidP="00A66A9A">
            <w:pPr>
              <w:pStyle w:val="CopticVersemulti-line"/>
            </w:pPr>
            <w:r>
              <w:t>ⲭⲉⲣⲉ ⲛⲉ ⲱ̀ Ϯⲡⲁⲣⲑⲉⲛⲟⲥ:</w:t>
            </w:r>
          </w:p>
          <w:p w14:paraId="75D838BC" w14:textId="77777777" w:rsidR="00A66A9A" w:rsidRDefault="00A66A9A" w:rsidP="00A66A9A">
            <w:pPr>
              <w:pStyle w:val="CopticHangingVerse"/>
            </w:pPr>
            <w:r>
              <w:t>ⲑ̀ⲙⲁⲩ ⲙ̀ⲫⲏⲉⲑⲟⲩⲁⲃ.</w:t>
            </w:r>
          </w:p>
        </w:tc>
      </w:tr>
      <w:tr w:rsidR="00A66A9A" w14:paraId="2394B0D0" w14:textId="77777777" w:rsidTr="00430630">
        <w:trPr>
          <w:cantSplit/>
          <w:jc w:val="center"/>
        </w:trPr>
        <w:tc>
          <w:tcPr>
            <w:tcW w:w="288" w:type="dxa"/>
          </w:tcPr>
          <w:p w14:paraId="032991BD" w14:textId="77777777" w:rsidR="00A66A9A" w:rsidRPr="00FB5ACB" w:rsidRDefault="00A66A9A" w:rsidP="00430630">
            <w:pPr>
              <w:pStyle w:val="CopticCross"/>
            </w:pPr>
            <w:r w:rsidRPr="00FB5ACB">
              <w:lastRenderedPageBreak/>
              <w:t>¿</w:t>
            </w:r>
          </w:p>
        </w:tc>
        <w:tc>
          <w:tcPr>
            <w:tcW w:w="3960" w:type="dxa"/>
          </w:tcPr>
          <w:p w14:paraId="6CC8A62C" w14:textId="77777777" w:rsidR="00A66A9A" w:rsidRDefault="00A66A9A" w:rsidP="00A66A9A">
            <w:pPr>
              <w:pStyle w:val="EngHang"/>
            </w:pPr>
            <w:r>
              <w:t>Hail to you, O Virgin,</w:t>
            </w:r>
          </w:p>
          <w:p w14:paraId="689BE4C2" w14:textId="77777777" w:rsidR="00A66A9A" w:rsidRDefault="00A66A9A" w:rsidP="00A66A9A">
            <w:pPr>
              <w:pStyle w:val="EngHang"/>
            </w:pPr>
            <w:r>
              <w:t>The joy of our father Jacob.</w:t>
            </w:r>
          </w:p>
          <w:p w14:paraId="3FA3C5B6" w14:textId="77777777" w:rsidR="00A66A9A" w:rsidRDefault="00A66A9A" w:rsidP="00A66A9A">
            <w:pPr>
              <w:pStyle w:val="EngHang"/>
            </w:pPr>
            <w:r>
              <w:t>Hail to you, O Virgin,</w:t>
            </w:r>
          </w:p>
          <w:p w14:paraId="08E4ABCA" w14:textId="77777777" w:rsidR="00A66A9A" w:rsidRDefault="00A66A9A" w:rsidP="00A66A9A">
            <w:pPr>
              <w:pStyle w:val="EngHangEnd"/>
            </w:pPr>
            <w:r>
              <w:t>Thousands times tens of thousands.</w:t>
            </w:r>
          </w:p>
        </w:tc>
        <w:tc>
          <w:tcPr>
            <w:tcW w:w="288" w:type="dxa"/>
          </w:tcPr>
          <w:p w14:paraId="479F2199" w14:textId="77777777" w:rsidR="00A66A9A" w:rsidRDefault="00A66A9A" w:rsidP="00430630"/>
        </w:tc>
        <w:tc>
          <w:tcPr>
            <w:tcW w:w="288" w:type="dxa"/>
          </w:tcPr>
          <w:p w14:paraId="3ED8D3C8" w14:textId="77777777" w:rsidR="00A66A9A" w:rsidRPr="00FB5ACB" w:rsidRDefault="00A66A9A" w:rsidP="00430630">
            <w:pPr>
              <w:pStyle w:val="CopticCross"/>
            </w:pPr>
            <w:r w:rsidRPr="00FB5ACB">
              <w:t>¿</w:t>
            </w:r>
          </w:p>
        </w:tc>
        <w:tc>
          <w:tcPr>
            <w:tcW w:w="3960" w:type="dxa"/>
          </w:tcPr>
          <w:p w14:paraId="1F417A66" w14:textId="77777777" w:rsidR="00A66A9A" w:rsidRDefault="00A66A9A" w:rsidP="00A66A9A">
            <w:pPr>
              <w:pStyle w:val="CopticVersemulti-line"/>
            </w:pPr>
            <w:r>
              <w:t>Ⲭⲉⲣⲉ ⲛⲉ ⲱ̀ Ϯⲡⲁⲣⲑⲉⲛⲟⲥ:</w:t>
            </w:r>
          </w:p>
          <w:p w14:paraId="2E014D42" w14:textId="77777777" w:rsidR="00A66A9A" w:rsidRDefault="00A66A9A" w:rsidP="00A66A9A">
            <w:pPr>
              <w:pStyle w:val="CopticVersemulti-line"/>
            </w:pPr>
            <w:r>
              <w:t>ⲡ̀ⲑⲉⲗⲏⲗ ⲙ̀ⲡⲉⲛⲓⲱⲧ Ⲓⲁⲕⲱⲃ:</w:t>
            </w:r>
          </w:p>
          <w:p w14:paraId="02FDAB48" w14:textId="77777777" w:rsidR="00A66A9A" w:rsidRDefault="00A66A9A" w:rsidP="00A66A9A">
            <w:pPr>
              <w:pStyle w:val="CopticVersemulti-line"/>
            </w:pPr>
            <w:r>
              <w:t>ⲭⲉⲣⲉ ⲛⲉ ⲱ̀ Ϯⲡⲁⲣⲑⲉⲛⲟⲥ:</w:t>
            </w:r>
          </w:p>
          <w:p w14:paraId="58A09583" w14:textId="77777777" w:rsidR="00A66A9A" w:rsidRDefault="00A66A9A" w:rsidP="00A66A9A">
            <w:pPr>
              <w:pStyle w:val="CopticHangingVerse"/>
            </w:pPr>
            <w:r>
              <w:t>ϩⲁⲛⲁⲛϣⲟ ⲛⲉⲙ ϩⲁⲛⲑ̀ⲃⲁ ⲛ̀ⲕⲱⲃ.</w:t>
            </w:r>
          </w:p>
        </w:tc>
      </w:tr>
      <w:tr w:rsidR="00A66A9A" w14:paraId="0AE8AE75" w14:textId="77777777" w:rsidTr="00430630">
        <w:trPr>
          <w:cantSplit/>
          <w:jc w:val="center"/>
        </w:trPr>
        <w:tc>
          <w:tcPr>
            <w:tcW w:w="288" w:type="dxa"/>
          </w:tcPr>
          <w:p w14:paraId="1A4FED76" w14:textId="77777777" w:rsidR="00A66A9A" w:rsidRPr="00FB5ACB" w:rsidRDefault="00A66A9A" w:rsidP="00430630">
            <w:pPr>
              <w:pStyle w:val="CopticCross"/>
            </w:pPr>
          </w:p>
        </w:tc>
        <w:tc>
          <w:tcPr>
            <w:tcW w:w="3960" w:type="dxa"/>
          </w:tcPr>
          <w:p w14:paraId="07558FCD" w14:textId="77777777" w:rsidR="00A66A9A" w:rsidRDefault="00A66A9A" w:rsidP="00A66A9A">
            <w:pPr>
              <w:pStyle w:val="EngHang"/>
            </w:pPr>
            <w:r>
              <w:t>Hail to you, O Virgin,</w:t>
            </w:r>
          </w:p>
          <w:p w14:paraId="787A6D55" w14:textId="77777777" w:rsidR="00A66A9A" w:rsidRDefault="00A66A9A" w:rsidP="00A66A9A">
            <w:pPr>
              <w:pStyle w:val="EngHang"/>
            </w:pPr>
            <w:r>
              <w:t>The pride of Judah and his brothers.</w:t>
            </w:r>
          </w:p>
          <w:p w14:paraId="0BC1491F" w14:textId="77777777" w:rsidR="00A66A9A" w:rsidRDefault="00A66A9A" w:rsidP="00A66A9A">
            <w:pPr>
              <w:pStyle w:val="EngHang"/>
            </w:pPr>
            <w:r>
              <w:t>Hail to you, O Virgin,</w:t>
            </w:r>
          </w:p>
          <w:p w14:paraId="111EEBD4" w14:textId="77777777" w:rsidR="00A66A9A" w:rsidRDefault="00A66A9A" w:rsidP="00A66A9A">
            <w:pPr>
              <w:pStyle w:val="EngHangEnd"/>
            </w:pPr>
            <w:r>
              <w:t xml:space="preserve">Until </w:t>
            </w:r>
            <w:r w:rsidRPr="00A66A9A">
              <w:t>the</w:t>
            </w:r>
            <w:r>
              <w:t xml:space="preserve"> end of the ages.</w:t>
            </w:r>
          </w:p>
        </w:tc>
        <w:tc>
          <w:tcPr>
            <w:tcW w:w="288" w:type="dxa"/>
          </w:tcPr>
          <w:p w14:paraId="6A49D504" w14:textId="77777777" w:rsidR="00A66A9A" w:rsidRDefault="00A66A9A" w:rsidP="00430630"/>
        </w:tc>
        <w:tc>
          <w:tcPr>
            <w:tcW w:w="288" w:type="dxa"/>
          </w:tcPr>
          <w:p w14:paraId="2D7DF2B7" w14:textId="77777777" w:rsidR="00A66A9A" w:rsidRPr="00FB5ACB" w:rsidRDefault="00A66A9A" w:rsidP="00430630">
            <w:pPr>
              <w:pStyle w:val="CopticCross"/>
            </w:pPr>
          </w:p>
        </w:tc>
        <w:tc>
          <w:tcPr>
            <w:tcW w:w="3960" w:type="dxa"/>
          </w:tcPr>
          <w:p w14:paraId="53D51E69" w14:textId="77777777" w:rsidR="00A66A9A" w:rsidRDefault="00A66A9A" w:rsidP="00A66A9A">
            <w:pPr>
              <w:pStyle w:val="CopticVersemulti-line"/>
            </w:pPr>
            <w:r>
              <w:t>Ⲭⲉⲣⲉ ⲛⲉ ⲱ̀ Ϯⲡⲁⲣⲑⲉⲛⲟⲥ:</w:t>
            </w:r>
          </w:p>
          <w:p w14:paraId="31FC8A5F" w14:textId="77777777" w:rsidR="00A66A9A" w:rsidRDefault="00A66A9A" w:rsidP="00A66A9A">
            <w:pPr>
              <w:pStyle w:val="CopticVersemulti-line"/>
            </w:pPr>
            <w:r>
              <w:t>ⲡ̀ϣⲟⲩϣⲟⲩ ⲛ̀Ⲓⲟⲩⲇⲁ ⲛⲉⲙ ⲛⲉϥⲥ̀ⲛⲏⲟⲩ:</w:t>
            </w:r>
          </w:p>
          <w:p w14:paraId="40552B63" w14:textId="77777777" w:rsidR="00A66A9A" w:rsidRDefault="00A66A9A" w:rsidP="00A66A9A">
            <w:pPr>
              <w:pStyle w:val="CopticVersemulti-line"/>
            </w:pPr>
            <w:r>
              <w:t>ⲭⲉⲣⲉ ⲛⲉ ⲱ̀ Ϯⲡⲁⲣⲑⲉⲛⲟⲥ:</w:t>
            </w:r>
          </w:p>
          <w:p w14:paraId="1E6E5CBE" w14:textId="77777777" w:rsidR="00A66A9A" w:rsidRDefault="00A66A9A" w:rsidP="00A66A9A">
            <w:pPr>
              <w:pStyle w:val="CopticHangingVerse"/>
            </w:pPr>
            <w:r>
              <w:t>ϣⲁ ⲡ̀ϫⲱⲕ ⲉ̀ⲃⲟⲗ ⲛ̀ⲛⲓⲥⲏⲟⲩ.</w:t>
            </w:r>
          </w:p>
        </w:tc>
      </w:tr>
      <w:tr w:rsidR="00A66A9A" w14:paraId="08A0ECCB" w14:textId="77777777" w:rsidTr="00430630">
        <w:trPr>
          <w:cantSplit/>
          <w:jc w:val="center"/>
        </w:trPr>
        <w:tc>
          <w:tcPr>
            <w:tcW w:w="288" w:type="dxa"/>
          </w:tcPr>
          <w:p w14:paraId="1B797248" w14:textId="77777777" w:rsidR="00A66A9A" w:rsidRPr="00FB5ACB" w:rsidRDefault="00A66A9A" w:rsidP="00430630">
            <w:pPr>
              <w:pStyle w:val="CopticCross"/>
            </w:pPr>
            <w:r w:rsidRPr="00FB5ACB">
              <w:t>¿</w:t>
            </w:r>
          </w:p>
        </w:tc>
        <w:tc>
          <w:tcPr>
            <w:tcW w:w="3960" w:type="dxa"/>
          </w:tcPr>
          <w:p w14:paraId="1D21FB57" w14:textId="77777777" w:rsidR="00A66A9A" w:rsidRDefault="00A66A9A" w:rsidP="00A66A9A">
            <w:pPr>
              <w:pStyle w:val="EngHang"/>
            </w:pPr>
            <w:r>
              <w:t>Hail to you, O Virgin,</w:t>
            </w:r>
          </w:p>
          <w:p w14:paraId="3BB40183" w14:textId="77777777" w:rsidR="00A66A9A" w:rsidRDefault="00A66A9A" w:rsidP="00A66A9A">
            <w:pPr>
              <w:pStyle w:val="EngHang"/>
            </w:pPr>
            <w:r>
              <w:t>The [spiritual] vision of Moses.</w:t>
            </w:r>
          </w:p>
          <w:p w14:paraId="03AACE51" w14:textId="77777777" w:rsidR="00A66A9A" w:rsidRDefault="00A66A9A" w:rsidP="00A66A9A">
            <w:pPr>
              <w:pStyle w:val="EngHang"/>
            </w:pPr>
            <w:r>
              <w:t>Hail to you, O Virgin,</w:t>
            </w:r>
          </w:p>
          <w:p w14:paraId="4AB9B717" w14:textId="77777777" w:rsidR="00A66A9A" w:rsidRDefault="00A66A9A" w:rsidP="00A66A9A">
            <w:pPr>
              <w:pStyle w:val="EngHangEnd"/>
            </w:pPr>
            <w:r>
              <w:t>The Mother of the Master.</w:t>
            </w:r>
          </w:p>
        </w:tc>
        <w:tc>
          <w:tcPr>
            <w:tcW w:w="288" w:type="dxa"/>
          </w:tcPr>
          <w:p w14:paraId="51B1DA00" w14:textId="77777777" w:rsidR="00A66A9A" w:rsidRDefault="00A66A9A" w:rsidP="00430630"/>
        </w:tc>
        <w:tc>
          <w:tcPr>
            <w:tcW w:w="288" w:type="dxa"/>
          </w:tcPr>
          <w:p w14:paraId="2F051A60" w14:textId="77777777" w:rsidR="00A66A9A" w:rsidRPr="00FB5ACB" w:rsidRDefault="00A66A9A" w:rsidP="00430630">
            <w:pPr>
              <w:pStyle w:val="CopticCross"/>
            </w:pPr>
            <w:r w:rsidRPr="00FB5ACB">
              <w:t>¿</w:t>
            </w:r>
          </w:p>
        </w:tc>
        <w:tc>
          <w:tcPr>
            <w:tcW w:w="3960" w:type="dxa"/>
          </w:tcPr>
          <w:p w14:paraId="71D1AFAF" w14:textId="77777777" w:rsidR="00A66A9A" w:rsidRDefault="00A66A9A" w:rsidP="00A66A9A">
            <w:pPr>
              <w:pStyle w:val="CopticVersemulti-line"/>
            </w:pPr>
            <w:r>
              <w:t>Ⲭⲉⲣⲉ ⲛⲉ ⲱ̀ Ϯⲡⲁⲣⲑⲉⲛⲟⲥ:</w:t>
            </w:r>
          </w:p>
          <w:p w14:paraId="144DD279" w14:textId="77777777" w:rsidR="00A66A9A" w:rsidRDefault="00A66A9A" w:rsidP="00A66A9A">
            <w:pPr>
              <w:pStyle w:val="CopticVersemulti-line"/>
            </w:pPr>
            <w:r>
              <w:t>Ϯⲑⲉⲱⲣⲓⲁ̀ ⲛ̀ⲧⲉ Ⲙⲱⲩⲥⲏⲥ:</w:t>
            </w:r>
          </w:p>
          <w:p w14:paraId="08903637" w14:textId="77777777" w:rsidR="00A66A9A" w:rsidRDefault="00A66A9A" w:rsidP="00A66A9A">
            <w:pPr>
              <w:pStyle w:val="CopticVersemulti-line"/>
            </w:pPr>
            <w:r>
              <w:t>ⲭⲉⲣⲉ ⲛⲉ ⲱ̀ Ϯⲡⲁⲣⲑⲉⲛⲟⲥ:</w:t>
            </w:r>
          </w:p>
          <w:p w14:paraId="1F7C8FAF" w14:textId="77777777" w:rsidR="00A66A9A" w:rsidRDefault="00A66A9A" w:rsidP="00A66A9A">
            <w:pPr>
              <w:pStyle w:val="CopticHangingVerse"/>
            </w:pPr>
            <w:r>
              <w:t>ⲑ̀ⲙⲁⲩ ⲙ̀ⲡⲓⲇⲉⲥⲡⲟⲧⲏⲥ.</w:t>
            </w:r>
          </w:p>
        </w:tc>
      </w:tr>
      <w:tr w:rsidR="00A66A9A" w14:paraId="4E161C7C" w14:textId="77777777" w:rsidTr="00430630">
        <w:trPr>
          <w:cantSplit/>
          <w:jc w:val="center"/>
        </w:trPr>
        <w:tc>
          <w:tcPr>
            <w:tcW w:w="288" w:type="dxa"/>
          </w:tcPr>
          <w:p w14:paraId="20A8CE69" w14:textId="77777777" w:rsidR="00A66A9A" w:rsidRPr="00FB5ACB" w:rsidRDefault="00A66A9A" w:rsidP="00430630">
            <w:pPr>
              <w:pStyle w:val="CopticCross"/>
            </w:pPr>
          </w:p>
        </w:tc>
        <w:tc>
          <w:tcPr>
            <w:tcW w:w="3960" w:type="dxa"/>
          </w:tcPr>
          <w:p w14:paraId="0703617F" w14:textId="77777777" w:rsidR="00A66A9A" w:rsidRDefault="00A66A9A" w:rsidP="00A66A9A">
            <w:pPr>
              <w:pStyle w:val="EngHang"/>
            </w:pPr>
            <w:r>
              <w:t>Hail to you, O Virgin,</w:t>
            </w:r>
          </w:p>
          <w:p w14:paraId="27C00653" w14:textId="77777777" w:rsidR="00A66A9A" w:rsidRDefault="00A66A9A" w:rsidP="00A66A9A">
            <w:pPr>
              <w:pStyle w:val="EngHang"/>
            </w:pPr>
            <w:r>
              <w:t>The power of Joshua and Gideon.</w:t>
            </w:r>
          </w:p>
          <w:p w14:paraId="0CBF790B" w14:textId="77777777" w:rsidR="00A66A9A" w:rsidRDefault="00A66A9A" w:rsidP="00A66A9A">
            <w:pPr>
              <w:pStyle w:val="EngHang"/>
            </w:pPr>
            <w:r>
              <w:t>Hail to you, O Virgin,</w:t>
            </w:r>
          </w:p>
          <w:p w14:paraId="28935B23" w14:textId="77777777" w:rsidR="00A66A9A" w:rsidRDefault="00A66A9A" w:rsidP="00A66A9A">
            <w:pPr>
              <w:pStyle w:val="EngHangEnd"/>
            </w:pPr>
            <w:r>
              <w:t>The victory of Barak and Samson.</w:t>
            </w:r>
          </w:p>
        </w:tc>
        <w:tc>
          <w:tcPr>
            <w:tcW w:w="288" w:type="dxa"/>
          </w:tcPr>
          <w:p w14:paraId="381C13C6" w14:textId="77777777" w:rsidR="00A66A9A" w:rsidRDefault="00A66A9A" w:rsidP="00430630"/>
        </w:tc>
        <w:tc>
          <w:tcPr>
            <w:tcW w:w="288" w:type="dxa"/>
          </w:tcPr>
          <w:p w14:paraId="282F6667" w14:textId="77777777" w:rsidR="00A66A9A" w:rsidRPr="00FB5ACB" w:rsidRDefault="00A66A9A" w:rsidP="00430630">
            <w:pPr>
              <w:pStyle w:val="CopticCross"/>
            </w:pPr>
          </w:p>
        </w:tc>
        <w:tc>
          <w:tcPr>
            <w:tcW w:w="3960" w:type="dxa"/>
          </w:tcPr>
          <w:p w14:paraId="3D783E3B" w14:textId="77777777" w:rsidR="00A66A9A" w:rsidRDefault="00A66A9A" w:rsidP="00A66A9A">
            <w:pPr>
              <w:pStyle w:val="CopticVersemulti-line"/>
            </w:pPr>
            <w:r>
              <w:t>Ⲭⲉⲣⲉ ⲛⲉ ⲱ̀ Ϯⲡⲁⲣⲑⲉⲛⲟⲥ:</w:t>
            </w:r>
          </w:p>
          <w:p w14:paraId="48F83BD8" w14:textId="77777777" w:rsidR="00A66A9A" w:rsidRDefault="00A66A9A" w:rsidP="00A66A9A">
            <w:pPr>
              <w:pStyle w:val="CopticVersemulti-line"/>
            </w:pPr>
            <w:r>
              <w:t>ⲧ̀ϫⲟⲙ ⲛ̀Ⲓⲏⲥⲟⲩ ⲛⲉⲙ Ⲅⲉⲇⲉⲟⲛ:</w:t>
            </w:r>
          </w:p>
          <w:p w14:paraId="761CA236" w14:textId="77777777" w:rsidR="00A66A9A" w:rsidRDefault="00A66A9A" w:rsidP="00A66A9A">
            <w:pPr>
              <w:pStyle w:val="CopticVersemulti-line"/>
            </w:pPr>
            <w:r>
              <w:t>ⲭⲉⲣⲉ ⲛⲉ ⲱ̀ Ϯⲡⲁⲣⲑⲉⲛⲟⲥ:</w:t>
            </w:r>
          </w:p>
          <w:p w14:paraId="4387DC2A" w14:textId="77777777" w:rsidR="00A66A9A" w:rsidRDefault="00A66A9A" w:rsidP="00A66A9A">
            <w:pPr>
              <w:pStyle w:val="CopticHangingVerse"/>
            </w:pPr>
            <w:r>
              <w:t>ⲡⲓϭⲣⲟ ⲙ̀Ⲃⲁⲣⲁⲕ ⲛⲉⲙ Ⲥⲁⲙⲯⲱⲛ.</w:t>
            </w:r>
          </w:p>
        </w:tc>
      </w:tr>
      <w:tr w:rsidR="00A66A9A" w14:paraId="26551A91" w14:textId="77777777" w:rsidTr="00430630">
        <w:trPr>
          <w:cantSplit/>
          <w:jc w:val="center"/>
        </w:trPr>
        <w:tc>
          <w:tcPr>
            <w:tcW w:w="288" w:type="dxa"/>
          </w:tcPr>
          <w:p w14:paraId="414FAA19" w14:textId="77777777" w:rsidR="00A66A9A" w:rsidRPr="00FB5ACB" w:rsidRDefault="00A66A9A" w:rsidP="00430630">
            <w:pPr>
              <w:pStyle w:val="CopticCross"/>
            </w:pPr>
            <w:r w:rsidRPr="00FB5ACB">
              <w:t>¿</w:t>
            </w:r>
          </w:p>
        </w:tc>
        <w:tc>
          <w:tcPr>
            <w:tcW w:w="3960" w:type="dxa"/>
          </w:tcPr>
          <w:p w14:paraId="283D4DE3" w14:textId="77777777" w:rsidR="00A66A9A" w:rsidRDefault="00A66A9A" w:rsidP="00A66A9A">
            <w:pPr>
              <w:pStyle w:val="EngHang"/>
            </w:pPr>
            <w:r>
              <w:t>Hail to you, O Virgin,</w:t>
            </w:r>
          </w:p>
          <w:p w14:paraId="52E1B7E8" w14:textId="77777777" w:rsidR="00A66A9A" w:rsidRDefault="00A66A9A" w:rsidP="00A66A9A">
            <w:pPr>
              <w:pStyle w:val="EngHang"/>
            </w:pPr>
            <w:r>
              <w:t>The strength of Samuel.</w:t>
            </w:r>
          </w:p>
          <w:p w14:paraId="38593332" w14:textId="77777777" w:rsidR="00A66A9A" w:rsidRDefault="00A66A9A" w:rsidP="00A66A9A">
            <w:pPr>
              <w:pStyle w:val="EngHang"/>
            </w:pPr>
            <w:r>
              <w:t>Hail to you, O Virgin,</w:t>
            </w:r>
          </w:p>
          <w:p w14:paraId="510DDEED" w14:textId="77777777" w:rsidR="00A66A9A" w:rsidRDefault="00A66A9A" w:rsidP="00A66A9A">
            <w:pPr>
              <w:pStyle w:val="EngHangEnd"/>
            </w:pPr>
            <w:r>
              <w:t>The Queen of Israel.</w:t>
            </w:r>
          </w:p>
        </w:tc>
        <w:tc>
          <w:tcPr>
            <w:tcW w:w="288" w:type="dxa"/>
          </w:tcPr>
          <w:p w14:paraId="1C2E1B2B" w14:textId="77777777" w:rsidR="00A66A9A" w:rsidRDefault="00A66A9A" w:rsidP="00430630"/>
        </w:tc>
        <w:tc>
          <w:tcPr>
            <w:tcW w:w="288" w:type="dxa"/>
          </w:tcPr>
          <w:p w14:paraId="2FD4F7C5" w14:textId="77777777" w:rsidR="00A66A9A" w:rsidRPr="00FB5ACB" w:rsidRDefault="00A66A9A" w:rsidP="00430630">
            <w:pPr>
              <w:pStyle w:val="CopticCross"/>
            </w:pPr>
            <w:r w:rsidRPr="00FB5ACB">
              <w:t>¿</w:t>
            </w:r>
          </w:p>
        </w:tc>
        <w:tc>
          <w:tcPr>
            <w:tcW w:w="3960" w:type="dxa"/>
          </w:tcPr>
          <w:p w14:paraId="18320E6B" w14:textId="77777777" w:rsidR="00A66A9A" w:rsidRDefault="00A66A9A" w:rsidP="00A66A9A">
            <w:pPr>
              <w:pStyle w:val="CopticVersemulti-line"/>
            </w:pPr>
            <w:r>
              <w:t>Ⲭⲉⲣⲉ ⲛⲉ ⲱ̀ Ϯⲡⲁⲣⲑⲉⲛⲟⲥ:</w:t>
            </w:r>
          </w:p>
          <w:p w14:paraId="535FEE25" w14:textId="77777777" w:rsidR="00A66A9A" w:rsidRDefault="00A66A9A" w:rsidP="00A66A9A">
            <w:pPr>
              <w:pStyle w:val="CopticVersemulti-line"/>
            </w:pPr>
            <w:r>
              <w:t>ⲑ̀ⲙⲉⲧϫⲱⲣⲓ ⲛ̀Ⲥⲁⲙⲟⲩⲏⲗ:</w:t>
            </w:r>
          </w:p>
          <w:p w14:paraId="223FE207" w14:textId="77777777" w:rsidR="00A66A9A" w:rsidRDefault="00A66A9A" w:rsidP="00A66A9A">
            <w:pPr>
              <w:pStyle w:val="CopticVersemulti-line"/>
            </w:pPr>
            <w:r>
              <w:t>ⲭⲉⲣⲉ ⲛⲉ ⲱ̀ Ϯⲡⲁⲣⲑⲉⲛⲟⲥ:</w:t>
            </w:r>
          </w:p>
          <w:p w14:paraId="07CEDF31" w14:textId="77777777" w:rsidR="00A66A9A" w:rsidRDefault="00A66A9A" w:rsidP="00A66A9A">
            <w:pPr>
              <w:pStyle w:val="CopticHangingVerse"/>
            </w:pPr>
            <w:r>
              <w:t>ϯⲟⲩⲣⲟ ⲙ̀Ⲡⲓⲥ̀ⲣⲁⲏⲗ.</w:t>
            </w:r>
          </w:p>
        </w:tc>
      </w:tr>
      <w:tr w:rsidR="00A66A9A" w14:paraId="6FC3E5CB" w14:textId="77777777" w:rsidTr="00430630">
        <w:trPr>
          <w:cantSplit/>
          <w:jc w:val="center"/>
        </w:trPr>
        <w:tc>
          <w:tcPr>
            <w:tcW w:w="288" w:type="dxa"/>
          </w:tcPr>
          <w:p w14:paraId="29E8F642" w14:textId="77777777" w:rsidR="00A66A9A" w:rsidRPr="00FB5ACB" w:rsidRDefault="00A66A9A" w:rsidP="00430630">
            <w:pPr>
              <w:pStyle w:val="CopticCross"/>
            </w:pPr>
          </w:p>
        </w:tc>
        <w:tc>
          <w:tcPr>
            <w:tcW w:w="3960" w:type="dxa"/>
          </w:tcPr>
          <w:p w14:paraId="693C03B0" w14:textId="77777777" w:rsidR="00A66A9A" w:rsidRDefault="00A66A9A" w:rsidP="00A66A9A">
            <w:pPr>
              <w:pStyle w:val="EngHang"/>
            </w:pPr>
            <w:r>
              <w:t>Hail to you, O Virgin,</w:t>
            </w:r>
          </w:p>
          <w:p w14:paraId="3E665C3E" w14:textId="77777777" w:rsidR="00A66A9A" w:rsidRDefault="00A66A9A" w:rsidP="00A66A9A">
            <w:pPr>
              <w:pStyle w:val="EngHang"/>
            </w:pPr>
            <w:r>
              <w:t>The patience of Job.</w:t>
            </w:r>
          </w:p>
          <w:p w14:paraId="77ED802D" w14:textId="77777777" w:rsidR="00A66A9A" w:rsidRDefault="00A66A9A" w:rsidP="00A66A9A">
            <w:pPr>
              <w:pStyle w:val="EngHang"/>
            </w:pPr>
            <w:r>
              <w:t>Hail to you, O Virgin,</w:t>
            </w:r>
          </w:p>
          <w:p w14:paraId="6D5B2D64" w14:textId="77777777" w:rsidR="00A66A9A" w:rsidRDefault="00A66A9A" w:rsidP="00A66A9A">
            <w:pPr>
              <w:pStyle w:val="EngHangEnd"/>
            </w:pPr>
            <w:r>
              <w:t>Endlessly, in diverse ways.</w:t>
            </w:r>
          </w:p>
        </w:tc>
        <w:tc>
          <w:tcPr>
            <w:tcW w:w="288" w:type="dxa"/>
          </w:tcPr>
          <w:p w14:paraId="5DE936A9" w14:textId="77777777" w:rsidR="00A66A9A" w:rsidRDefault="00A66A9A" w:rsidP="00430630"/>
        </w:tc>
        <w:tc>
          <w:tcPr>
            <w:tcW w:w="288" w:type="dxa"/>
          </w:tcPr>
          <w:p w14:paraId="56E2C96F" w14:textId="77777777" w:rsidR="00A66A9A" w:rsidRPr="00FB5ACB" w:rsidRDefault="00A66A9A" w:rsidP="00430630">
            <w:pPr>
              <w:pStyle w:val="CopticCross"/>
            </w:pPr>
          </w:p>
        </w:tc>
        <w:tc>
          <w:tcPr>
            <w:tcW w:w="3960" w:type="dxa"/>
          </w:tcPr>
          <w:p w14:paraId="55569192" w14:textId="77777777" w:rsidR="00A66A9A" w:rsidRDefault="00A66A9A" w:rsidP="00A66A9A">
            <w:pPr>
              <w:pStyle w:val="CopticVersemulti-line"/>
            </w:pPr>
            <w:r>
              <w:t>Ⲭⲉⲣⲉ ⲛⲉ ⲱ̀ Ϯⲡⲁⲣⲑⲉⲛⲟⲥ:</w:t>
            </w:r>
          </w:p>
          <w:p w14:paraId="751B7D9B" w14:textId="77777777" w:rsidR="00A66A9A" w:rsidRDefault="00A66A9A" w:rsidP="00A66A9A">
            <w:pPr>
              <w:pStyle w:val="CopticVersemulti-line"/>
            </w:pPr>
            <w:r>
              <w:t>ϯϩⲩⲡⲟⲙⲟⲛⲏ ⲛ̀ⲧⲉ Ⲓⲱⲃ:</w:t>
            </w:r>
          </w:p>
          <w:p w14:paraId="3AAE8EE8" w14:textId="77777777" w:rsidR="00A66A9A" w:rsidRDefault="00A66A9A" w:rsidP="00A66A9A">
            <w:pPr>
              <w:pStyle w:val="CopticVersemulti-line"/>
            </w:pPr>
            <w:r>
              <w:t>ⲭⲉⲣⲉ ⲛⲉ ⲱ̀ Ϯⲡⲁⲣⲑⲉⲛⲟⲥ:</w:t>
            </w:r>
          </w:p>
          <w:p w14:paraId="55AD2DD3" w14:textId="77777777" w:rsidR="00A66A9A" w:rsidRDefault="00A66A9A" w:rsidP="00A66A9A">
            <w:pPr>
              <w:pStyle w:val="CopticHangingVerse"/>
            </w:pPr>
            <w:r>
              <w:t>ϧⲉⲛ ⲟⲩⲑⲟ ⲛ̀ⲣⲏϯ ⲛⲉⲙ ⲟⲩⲙⲏϣ ⲛ̀ⲥⲟⲡ.</w:t>
            </w:r>
          </w:p>
        </w:tc>
      </w:tr>
      <w:tr w:rsidR="00A66A9A" w14:paraId="5AC4FC40" w14:textId="77777777" w:rsidTr="00430630">
        <w:trPr>
          <w:cantSplit/>
          <w:jc w:val="center"/>
        </w:trPr>
        <w:tc>
          <w:tcPr>
            <w:tcW w:w="288" w:type="dxa"/>
          </w:tcPr>
          <w:p w14:paraId="49539D66" w14:textId="77777777" w:rsidR="00A66A9A" w:rsidRPr="00FB5ACB" w:rsidRDefault="00A66A9A" w:rsidP="00430630">
            <w:pPr>
              <w:pStyle w:val="CopticCross"/>
            </w:pPr>
            <w:r w:rsidRPr="00FB5ACB">
              <w:t>¿</w:t>
            </w:r>
          </w:p>
        </w:tc>
        <w:tc>
          <w:tcPr>
            <w:tcW w:w="3960" w:type="dxa"/>
          </w:tcPr>
          <w:p w14:paraId="27CA2740" w14:textId="77777777" w:rsidR="00A66A9A" w:rsidRDefault="00A66A9A" w:rsidP="00A66A9A">
            <w:pPr>
              <w:pStyle w:val="EngHang"/>
            </w:pPr>
            <w:r>
              <w:t>Hail to you, O Virgin,</w:t>
            </w:r>
          </w:p>
          <w:p w14:paraId="115089E2" w14:textId="77777777" w:rsidR="00A66A9A" w:rsidRDefault="00A66A9A" w:rsidP="00A66A9A">
            <w:pPr>
              <w:pStyle w:val="EngHang"/>
            </w:pPr>
            <w:r>
              <w:t>The daughter of King David.</w:t>
            </w:r>
          </w:p>
          <w:p w14:paraId="59C66F74" w14:textId="77777777" w:rsidR="00A66A9A" w:rsidRDefault="00A66A9A" w:rsidP="00A66A9A">
            <w:pPr>
              <w:pStyle w:val="EngHang"/>
            </w:pPr>
            <w:r>
              <w:t>Hail to you, O Virgin,</w:t>
            </w:r>
          </w:p>
          <w:p w14:paraId="2CAE9281" w14:textId="77777777" w:rsidR="00A66A9A" w:rsidRDefault="00A66A9A" w:rsidP="00A66A9A">
            <w:pPr>
              <w:pStyle w:val="EngHangEnd"/>
            </w:pPr>
            <w:r>
              <w:t>Who is adorned with purity.</w:t>
            </w:r>
          </w:p>
        </w:tc>
        <w:tc>
          <w:tcPr>
            <w:tcW w:w="288" w:type="dxa"/>
          </w:tcPr>
          <w:p w14:paraId="40371EC7" w14:textId="77777777" w:rsidR="00A66A9A" w:rsidRDefault="00A66A9A" w:rsidP="00430630"/>
        </w:tc>
        <w:tc>
          <w:tcPr>
            <w:tcW w:w="288" w:type="dxa"/>
          </w:tcPr>
          <w:p w14:paraId="1DA48FD0" w14:textId="77777777" w:rsidR="00A66A9A" w:rsidRPr="00FB5ACB" w:rsidRDefault="00A66A9A" w:rsidP="00430630">
            <w:pPr>
              <w:pStyle w:val="CopticCross"/>
            </w:pPr>
            <w:r w:rsidRPr="00FB5ACB">
              <w:t>¿</w:t>
            </w:r>
          </w:p>
        </w:tc>
        <w:tc>
          <w:tcPr>
            <w:tcW w:w="3960" w:type="dxa"/>
          </w:tcPr>
          <w:p w14:paraId="4D2DD808" w14:textId="77777777" w:rsidR="00A66A9A" w:rsidRDefault="00A66A9A" w:rsidP="00A66A9A">
            <w:pPr>
              <w:pStyle w:val="CopticVersemulti-line"/>
            </w:pPr>
            <w:r>
              <w:t>Ⲭⲉⲣⲉ ⲛⲉ ⲱ̀ Ϯⲡⲁⲣⲑⲉⲛⲟⲥ:</w:t>
            </w:r>
          </w:p>
          <w:p w14:paraId="72C590F5" w14:textId="77777777" w:rsidR="00A66A9A" w:rsidRDefault="00A66A9A" w:rsidP="00A66A9A">
            <w:pPr>
              <w:pStyle w:val="CopticVersemulti-line"/>
            </w:pPr>
            <w:r>
              <w:t>ⲧ̀ϣⲉⲣⲓ ⲛ̀Ⲇⲁⲩⲓⲇ ⲡ̀ⲟⲩⲣⲟ:</w:t>
            </w:r>
          </w:p>
          <w:p w14:paraId="2056EFFB" w14:textId="77777777" w:rsidR="00A66A9A" w:rsidRDefault="00A66A9A" w:rsidP="00A66A9A">
            <w:pPr>
              <w:pStyle w:val="CopticVersemulti-line"/>
            </w:pPr>
            <w:r>
              <w:t>ⲭⲉⲣⲉ ⲛⲉ ⲱ̀ Ϯⲡⲁⲣⲑⲉⲛⲟⲥ:</w:t>
            </w:r>
          </w:p>
          <w:p w14:paraId="42413618" w14:textId="77777777" w:rsidR="00A66A9A" w:rsidRDefault="00A66A9A" w:rsidP="00A66A9A">
            <w:pPr>
              <w:pStyle w:val="CopticHangingVerse"/>
            </w:pPr>
            <w:r>
              <w:t>ⲑⲏⲉⲧϫⲟⲗϩ ⲙ̀ⲡⲓⲧⲟⲩⲃⲟ.</w:t>
            </w:r>
          </w:p>
        </w:tc>
      </w:tr>
      <w:tr w:rsidR="00A66A9A" w14:paraId="50C81113" w14:textId="77777777" w:rsidTr="00430630">
        <w:trPr>
          <w:cantSplit/>
          <w:jc w:val="center"/>
        </w:trPr>
        <w:tc>
          <w:tcPr>
            <w:tcW w:w="288" w:type="dxa"/>
          </w:tcPr>
          <w:p w14:paraId="520E12AB" w14:textId="77777777" w:rsidR="00A66A9A" w:rsidRPr="00FB5ACB" w:rsidRDefault="00A66A9A" w:rsidP="00430630">
            <w:pPr>
              <w:pStyle w:val="CopticCross"/>
            </w:pPr>
          </w:p>
        </w:tc>
        <w:tc>
          <w:tcPr>
            <w:tcW w:w="3960" w:type="dxa"/>
          </w:tcPr>
          <w:p w14:paraId="00EF07C9" w14:textId="77777777" w:rsidR="00A66A9A" w:rsidRDefault="00A66A9A" w:rsidP="00A66A9A">
            <w:pPr>
              <w:pStyle w:val="EngHang"/>
            </w:pPr>
            <w:r>
              <w:t>Hail to you, O Virgin,</w:t>
            </w:r>
          </w:p>
          <w:p w14:paraId="6D0A5F71" w14:textId="77777777" w:rsidR="00A66A9A" w:rsidRDefault="00A66A9A" w:rsidP="00A66A9A">
            <w:pPr>
              <w:pStyle w:val="EngHang"/>
            </w:pPr>
            <w:r>
              <w:t>The friend of Solomon.</w:t>
            </w:r>
          </w:p>
          <w:p w14:paraId="41FC5F73" w14:textId="77777777" w:rsidR="00A66A9A" w:rsidRDefault="00A66A9A" w:rsidP="00A66A9A">
            <w:pPr>
              <w:pStyle w:val="EngHang"/>
            </w:pPr>
            <w:r>
              <w:t>Hail to you, O Virgin,</w:t>
            </w:r>
          </w:p>
          <w:p w14:paraId="09E6854A" w14:textId="77777777" w:rsidR="00A66A9A" w:rsidRDefault="00A66A9A" w:rsidP="00A66A9A">
            <w:pPr>
              <w:pStyle w:val="EngHangEnd"/>
            </w:pPr>
            <w:r>
              <w:t>The wooden rod bearing almonds.</w:t>
            </w:r>
          </w:p>
        </w:tc>
        <w:tc>
          <w:tcPr>
            <w:tcW w:w="288" w:type="dxa"/>
          </w:tcPr>
          <w:p w14:paraId="6B94186F" w14:textId="77777777" w:rsidR="00A66A9A" w:rsidRDefault="00A66A9A" w:rsidP="00430630"/>
        </w:tc>
        <w:tc>
          <w:tcPr>
            <w:tcW w:w="288" w:type="dxa"/>
          </w:tcPr>
          <w:p w14:paraId="2B7A4F24" w14:textId="77777777" w:rsidR="00A66A9A" w:rsidRPr="00FB5ACB" w:rsidRDefault="00A66A9A" w:rsidP="00430630">
            <w:pPr>
              <w:pStyle w:val="CopticCross"/>
            </w:pPr>
          </w:p>
        </w:tc>
        <w:tc>
          <w:tcPr>
            <w:tcW w:w="3960" w:type="dxa"/>
          </w:tcPr>
          <w:p w14:paraId="0E3AD273" w14:textId="77777777" w:rsidR="00A66A9A" w:rsidRDefault="00A66A9A" w:rsidP="00A66A9A">
            <w:pPr>
              <w:pStyle w:val="CopticVersemulti-line"/>
            </w:pPr>
            <w:r>
              <w:t>Ⲭⲉⲣⲉ ⲛⲉ ⲱ̀ Ϯⲡⲁⲣⲑⲉⲛⲟⲥ:</w:t>
            </w:r>
          </w:p>
          <w:p w14:paraId="01A84C5D" w14:textId="77777777" w:rsidR="00A66A9A" w:rsidRDefault="00A66A9A" w:rsidP="00A66A9A">
            <w:pPr>
              <w:pStyle w:val="CopticVersemulti-line"/>
            </w:pPr>
            <w:r>
              <w:t>Ϯϣ̀ⲫⲉⲣⲓ ⲛ̀Ⲥⲟⲗⲟⲙⲱⲛ:</w:t>
            </w:r>
          </w:p>
          <w:p w14:paraId="3086434F" w14:textId="77777777" w:rsidR="00A66A9A" w:rsidRDefault="00A66A9A" w:rsidP="00A66A9A">
            <w:pPr>
              <w:pStyle w:val="CopticVersemulti-line"/>
            </w:pPr>
            <w:r>
              <w:t>ⲭⲉⲣⲉ ⲛⲉ ⲱ̀ Ϯⲡⲁⲣⲑⲉⲛⲟⲥ:</w:t>
            </w:r>
          </w:p>
          <w:p w14:paraId="29D0F808" w14:textId="77777777" w:rsidR="00A66A9A" w:rsidRDefault="00A66A9A" w:rsidP="00A66A9A">
            <w:pPr>
              <w:pStyle w:val="CopticHangingVerse"/>
            </w:pPr>
            <w:r>
              <w:t>ⲡⲓϣ̀ⲃⲱⲧ ⲛ̀ϣⲉ ⲙ̀ⲡⲉⲩⲕⲓⲛⲱⲛ.</w:t>
            </w:r>
          </w:p>
        </w:tc>
      </w:tr>
      <w:tr w:rsidR="00A66A9A" w14:paraId="633D3879" w14:textId="77777777" w:rsidTr="00430630">
        <w:trPr>
          <w:cantSplit/>
          <w:jc w:val="center"/>
        </w:trPr>
        <w:tc>
          <w:tcPr>
            <w:tcW w:w="288" w:type="dxa"/>
          </w:tcPr>
          <w:p w14:paraId="2643F702" w14:textId="77777777" w:rsidR="00A66A9A" w:rsidRPr="00FB5ACB" w:rsidRDefault="00A66A9A" w:rsidP="00430630">
            <w:pPr>
              <w:pStyle w:val="CopticCross"/>
            </w:pPr>
            <w:r w:rsidRPr="00FB5ACB">
              <w:t>¿</w:t>
            </w:r>
          </w:p>
        </w:tc>
        <w:tc>
          <w:tcPr>
            <w:tcW w:w="3960" w:type="dxa"/>
          </w:tcPr>
          <w:p w14:paraId="1867D581" w14:textId="77777777" w:rsidR="00A66A9A" w:rsidRDefault="00A66A9A" w:rsidP="00A66A9A">
            <w:pPr>
              <w:pStyle w:val="EngHang"/>
            </w:pPr>
            <w:r>
              <w:t>Hail to you, O Virgin,</w:t>
            </w:r>
          </w:p>
          <w:p w14:paraId="62767E2B" w14:textId="77777777" w:rsidR="00A66A9A" w:rsidRDefault="00A66A9A" w:rsidP="00A66A9A">
            <w:pPr>
              <w:pStyle w:val="EngHang"/>
            </w:pPr>
            <w:r>
              <w:t>The prophecy of Isaiah.</w:t>
            </w:r>
          </w:p>
          <w:p w14:paraId="76D31C52" w14:textId="77777777" w:rsidR="00A66A9A" w:rsidRDefault="00A66A9A" w:rsidP="00A66A9A">
            <w:pPr>
              <w:pStyle w:val="EngHang"/>
            </w:pPr>
            <w:r>
              <w:t>Hail to you, O Virgin,</w:t>
            </w:r>
          </w:p>
          <w:p w14:paraId="1BF27ACA" w14:textId="77777777" w:rsidR="00A66A9A" w:rsidRDefault="00A66A9A" w:rsidP="00A66A9A">
            <w:pPr>
              <w:pStyle w:val="EngHangEnd"/>
            </w:pPr>
            <w:r>
              <w:t xml:space="preserve">The </w:t>
            </w:r>
            <w:commentRangeStart w:id="1337"/>
            <w:r>
              <w:t xml:space="preserve">return </w:t>
            </w:r>
            <w:commentRangeEnd w:id="1337"/>
            <w:r>
              <w:rPr>
                <w:rStyle w:val="CommentReference"/>
              </w:rPr>
              <w:commentReference w:id="1337"/>
            </w:r>
            <w:r>
              <w:t>of Jeremiah.</w:t>
            </w:r>
          </w:p>
        </w:tc>
        <w:tc>
          <w:tcPr>
            <w:tcW w:w="288" w:type="dxa"/>
          </w:tcPr>
          <w:p w14:paraId="405D5ABE" w14:textId="77777777" w:rsidR="00A66A9A" w:rsidRDefault="00A66A9A" w:rsidP="00430630"/>
        </w:tc>
        <w:tc>
          <w:tcPr>
            <w:tcW w:w="288" w:type="dxa"/>
          </w:tcPr>
          <w:p w14:paraId="586F102D" w14:textId="77777777" w:rsidR="00A66A9A" w:rsidRPr="00FB5ACB" w:rsidRDefault="00A66A9A" w:rsidP="00430630">
            <w:pPr>
              <w:pStyle w:val="CopticCross"/>
            </w:pPr>
            <w:r w:rsidRPr="00FB5ACB">
              <w:t>¿</w:t>
            </w:r>
          </w:p>
        </w:tc>
        <w:tc>
          <w:tcPr>
            <w:tcW w:w="3960" w:type="dxa"/>
          </w:tcPr>
          <w:p w14:paraId="37CC706E" w14:textId="77777777" w:rsidR="00A66A9A" w:rsidRDefault="00A66A9A" w:rsidP="00A66A9A">
            <w:pPr>
              <w:pStyle w:val="CopticVersemulti-line"/>
            </w:pPr>
            <w:r>
              <w:t>Ⲭⲉⲣⲉ ⲛⲉ ⲱ̀ Ϯⲡⲁⲣⲑⲉⲛⲟⲥ:</w:t>
            </w:r>
          </w:p>
          <w:p w14:paraId="3901FCE2" w14:textId="77777777" w:rsidR="00A66A9A" w:rsidRDefault="00A66A9A" w:rsidP="00A66A9A">
            <w:pPr>
              <w:pStyle w:val="CopticVersemulti-line"/>
            </w:pPr>
            <w:r>
              <w:t>ϯⲡ̀ⲣⲟⲫⲏⲧⲓⲁ̀ ⲛ̀Ⲏⲥⲁⲏⲁⲥ:</w:t>
            </w:r>
          </w:p>
          <w:p w14:paraId="1C4F4A89" w14:textId="77777777" w:rsidR="00A66A9A" w:rsidRDefault="00A66A9A" w:rsidP="00A66A9A">
            <w:pPr>
              <w:pStyle w:val="CopticVersemulti-line"/>
            </w:pPr>
            <w:r>
              <w:t>ⲭⲉⲣⲉ ⲛⲉ ⲱ̀ Ϯⲡⲁⲣⲑⲉⲛⲟⲥ:</w:t>
            </w:r>
          </w:p>
          <w:p w14:paraId="28EB3AD8" w14:textId="77777777" w:rsidR="00A66A9A" w:rsidRDefault="00A66A9A" w:rsidP="00A66A9A">
            <w:pPr>
              <w:pStyle w:val="CopticHangingVerse"/>
            </w:pPr>
            <w:r>
              <w:t>ⲡ̀ⲧⲁⲥⲑⲟ ⲛ̀Ⲓⲉⲣⲉⲙⲓⲁⲥ.</w:t>
            </w:r>
          </w:p>
        </w:tc>
      </w:tr>
      <w:tr w:rsidR="00A66A9A" w14:paraId="6728029B" w14:textId="77777777" w:rsidTr="00430630">
        <w:trPr>
          <w:cantSplit/>
          <w:jc w:val="center"/>
        </w:trPr>
        <w:tc>
          <w:tcPr>
            <w:tcW w:w="288" w:type="dxa"/>
          </w:tcPr>
          <w:p w14:paraId="3EAC6927" w14:textId="77777777" w:rsidR="00A66A9A" w:rsidRPr="00FB5ACB" w:rsidRDefault="00A66A9A" w:rsidP="00430630">
            <w:pPr>
              <w:pStyle w:val="CopticCross"/>
            </w:pPr>
          </w:p>
        </w:tc>
        <w:tc>
          <w:tcPr>
            <w:tcW w:w="3960" w:type="dxa"/>
          </w:tcPr>
          <w:p w14:paraId="774AC5EC" w14:textId="77777777" w:rsidR="00A66A9A" w:rsidRDefault="00A66A9A" w:rsidP="00A66A9A">
            <w:pPr>
              <w:pStyle w:val="EngHang"/>
            </w:pPr>
            <w:r>
              <w:t>Hail to you, O Virgin,</w:t>
            </w:r>
          </w:p>
          <w:p w14:paraId="0A97D6E3" w14:textId="77777777" w:rsidR="00A66A9A" w:rsidRDefault="00A66A9A" w:rsidP="00A66A9A">
            <w:pPr>
              <w:pStyle w:val="EngHang"/>
            </w:pPr>
            <w:r>
              <w:t>The chariot of Ezekiel.</w:t>
            </w:r>
          </w:p>
          <w:p w14:paraId="7E1B8885" w14:textId="77777777" w:rsidR="00A66A9A" w:rsidRDefault="00A66A9A" w:rsidP="00A66A9A">
            <w:pPr>
              <w:pStyle w:val="EngHang"/>
            </w:pPr>
            <w:r>
              <w:t>Hail to you, O Virgin,</w:t>
            </w:r>
          </w:p>
          <w:p w14:paraId="01515027" w14:textId="77777777" w:rsidR="00A66A9A" w:rsidRDefault="00A66A9A" w:rsidP="00A66A9A">
            <w:pPr>
              <w:pStyle w:val="EngHangEnd"/>
            </w:pPr>
            <w:r>
              <w:t>The vision of Daniel.</w:t>
            </w:r>
          </w:p>
        </w:tc>
        <w:tc>
          <w:tcPr>
            <w:tcW w:w="288" w:type="dxa"/>
          </w:tcPr>
          <w:p w14:paraId="277CA922" w14:textId="77777777" w:rsidR="00A66A9A" w:rsidRDefault="00A66A9A" w:rsidP="00430630"/>
        </w:tc>
        <w:tc>
          <w:tcPr>
            <w:tcW w:w="288" w:type="dxa"/>
          </w:tcPr>
          <w:p w14:paraId="74714355" w14:textId="77777777" w:rsidR="00A66A9A" w:rsidRPr="00FB5ACB" w:rsidRDefault="00A66A9A" w:rsidP="00430630">
            <w:pPr>
              <w:pStyle w:val="CopticCross"/>
            </w:pPr>
          </w:p>
        </w:tc>
        <w:tc>
          <w:tcPr>
            <w:tcW w:w="3960" w:type="dxa"/>
          </w:tcPr>
          <w:p w14:paraId="3831123F" w14:textId="77777777" w:rsidR="00A66A9A" w:rsidRDefault="00A66A9A" w:rsidP="00A66A9A">
            <w:pPr>
              <w:pStyle w:val="CopticVersemulti-line"/>
            </w:pPr>
            <w:r>
              <w:t>Ⲭⲉⲣⲉ ⲛⲉ ⲱ̀ Ϯⲡⲁⲣⲑⲉⲛⲟⲥ:</w:t>
            </w:r>
          </w:p>
          <w:p w14:paraId="4D95CE95" w14:textId="77777777" w:rsidR="00A66A9A" w:rsidRDefault="00A66A9A" w:rsidP="00A66A9A">
            <w:pPr>
              <w:pStyle w:val="CopticVersemulti-line"/>
            </w:pPr>
            <w:r>
              <w:t>ⲡ̀ϩⲁⲣⲙⲁ ⲛ̀Ⲓⲉⲍⲉⲕⲓⲏⲗ:</w:t>
            </w:r>
          </w:p>
          <w:p w14:paraId="0722FFDA" w14:textId="77777777" w:rsidR="00A66A9A" w:rsidRDefault="00A66A9A" w:rsidP="00A66A9A">
            <w:pPr>
              <w:pStyle w:val="CopticVersemulti-line"/>
            </w:pPr>
            <w:r>
              <w:t>ⲭⲉⲣⲉ ⲛⲉ ⲱ̀ Ϯⲡⲁⲣⲑⲉⲛⲟⲥ:</w:t>
            </w:r>
          </w:p>
          <w:p w14:paraId="64BDF9E0" w14:textId="77777777" w:rsidR="00A66A9A" w:rsidRDefault="00A66A9A" w:rsidP="00A66A9A">
            <w:pPr>
              <w:pStyle w:val="CopticHangingVerse"/>
            </w:pPr>
            <w:r>
              <w:t>ϯϩⲟⲣⲁⲥⲓⲥ ⲛ̀Ⲇⲁⲛⲓⲏⲗ.</w:t>
            </w:r>
          </w:p>
        </w:tc>
      </w:tr>
      <w:tr w:rsidR="00A66A9A" w14:paraId="5B3F9CDC" w14:textId="77777777" w:rsidTr="00430630">
        <w:trPr>
          <w:cantSplit/>
          <w:jc w:val="center"/>
        </w:trPr>
        <w:tc>
          <w:tcPr>
            <w:tcW w:w="288" w:type="dxa"/>
          </w:tcPr>
          <w:p w14:paraId="04F8D44C" w14:textId="77777777" w:rsidR="00A66A9A" w:rsidRPr="00FB5ACB" w:rsidRDefault="00A66A9A" w:rsidP="00430630">
            <w:pPr>
              <w:pStyle w:val="CopticCross"/>
            </w:pPr>
            <w:r w:rsidRPr="00FB5ACB">
              <w:t>¿</w:t>
            </w:r>
          </w:p>
        </w:tc>
        <w:tc>
          <w:tcPr>
            <w:tcW w:w="3960" w:type="dxa"/>
          </w:tcPr>
          <w:p w14:paraId="58F50EDF" w14:textId="77777777" w:rsidR="00A66A9A" w:rsidRDefault="00A66A9A" w:rsidP="00A66A9A">
            <w:pPr>
              <w:pStyle w:val="EngHang"/>
            </w:pPr>
            <w:r>
              <w:t>Hail to you, O Virgin,</w:t>
            </w:r>
          </w:p>
          <w:p w14:paraId="4C4861BE" w14:textId="77777777" w:rsidR="00A66A9A" w:rsidRDefault="00A66A9A" w:rsidP="00A66A9A">
            <w:pPr>
              <w:pStyle w:val="EngHang"/>
            </w:pPr>
            <w:r>
              <w:t>The ascent of Elijah.</w:t>
            </w:r>
          </w:p>
          <w:p w14:paraId="0FDAA2F9" w14:textId="77777777" w:rsidR="00A66A9A" w:rsidRDefault="00A66A9A" w:rsidP="00A66A9A">
            <w:pPr>
              <w:pStyle w:val="EngHang"/>
            </w:pPr>
            <w:r>
              <w:t>Hail to you, O Virgin,</w:t>
            </w:r>
          </w:p>
          <w:p w14:paraId="51AAE1FA" w14:textId="77777777" w:rsidR="00A66A9A" w:rsidRDefault="00A66A9A" w:rsidP="00A66A9A">
            <w:pPr>
              <w:pStyle w:val="EngHangEnd"/>
            </w:pPr>
            <w:r>
              <w:t>Who bore the Messiah.</w:t>
            </w:r>
          </w:p>
        </w:tc>
        <w:tc>
          <w:tcPr>
            <w:tcW w:w="288" w:type="dxa"/>
          </w:tcPr>
          <w:p w14:paraId="23AC2484" w14:textId="77777777" w:rsidR="00A66A9A" w:rsidRDefault="00A66A9A" w:rsidP="00430630"/>
        </w:tc>
        <w:tc>
          <w:tcPr>
            <w:tcW w:w="288" w:type="dxa"/>
          </w:tcPr>
          <w:p w14:paraId="1E0196A0" w14:textId="77777777" w:rsidR="00A66A9A" w:rsidRPr="00FB5ACB" w:rsidRDefault="00A66A9A" w:rsidP="00430630">
            <w:pPr>
              <w:pStyle w:val="CopticCross"/>
            </w:pPr>
            <w:r w:rsidRPr="00FB5ACB">
              <w:t>¿</w:t>
            </w:r>
          </w:p>
        </w:tc>
        <w:tc>
          <w:tcPr>
            <w:tcW w:w="3960" w:type="dxa"/>
          </w:tcPr>
          <w:p w14:paraId="3DFC3438" w14:textId="77777777" w:rsidR="00A66A9A" w:rsidRDefault="00A66A9A" w:rsidP="00A66A9A">
            <w:pPr>
              <w:pStyle w:val="CopticVersemulti-line"/>
            </w:pPr>
            <w:r>
              <w:t>Ⲭⲉⲣⲉ ⲛⲉ ⲱ̀ Ϯⲡⲁⲣⲑⲉⲛⲟⲥ:</w:t>
            </w:r>
          </w:p>
          <w:p w14:paraId="0F6C15BF" w14:textId="77777777" w:rsidR="00A66A9A" w:rsidRDefault="00A66A9A" w:rsidP="00A66A9A">
            <w:pPr>
              <w:pStyle w:val="CopticVersemulti-line"/>
            </w:pPr>
            <w:r>
              <w:t>ⲡ̀ϭⲓⲥⲓ ⲛ̀Ⲏⲗⲓⲁⲥ:</w:t>
            </w:r>
          </w:p>
          <w:p w14:paraId="408B0C37" w14:textId="77777777" w:rsidR="00A66A9A" w:rsidRDefault="00A66A9A" w:rsidP="00A66A9A">
            <w:pPr>
              <w:pStyle w:val="CopticVersemulti-line"/>
            </w:pPr>
            <w:r>
              <w:t>ⲭⲉⲣⲉ ⲛⲉ ⲱ̀ Ϯⲡⲁⲣⲑⲉⲛⲟⲥ:</w:t>
            </w:r>
          </w:p>
          <w:p w14:paraId="31606CED" w14:textId="77777777" w:rsidR="00A66A9A" w:rsidRDefault="00A66A9A" w:rsidP="00A66A9A">
            <w:pPr>
              <w:pStyle w:val="CopticHangingVerse"/>
            </w:pPr>
            <w:r>
              <w:t>ⲑⲏⲉⲧⲁⲥⲙⲓⲥⲓ ⲛ̀Ⲙⲁⲥⲓⲁⲥ.</w:t>
            </w:r>
          </w:p>
        </w:tc>
      </w:tr>
      <w:tr w:rsidR="00A66A9A" w14:paraId="6205EC98" w14:textId="77777777" w:rsidTr="00430630">
        <w:trPr>
          <w:cantSplit/>
          <w:jc w:val="center"/>
        </w:trPr>
        <w:tc>
          <w:tcPr>
            <w:tcW w:w="288" w:type="dxa"/>
          </w:tcPr>
          <w:p w14:paraId="327178D1" w14:textId="77777777" w:rsidR="00A66A9A" w:rsidRPr="00FB5ACB" w:rsidRDefault="00A66A9A" w:rsidP="00430630">
            <w:pPr>
              <w:pStyle w:val="CopticCross"/>
            </w:pPr>
          </w:p>
        </w:tc>
        <w:tc>
          <w:tcPr>
            <w:tcW w:w="3960" w:type="dxa"/>
          </w:tcPr>
          <w:p w14:paraId="4634BC0C" w14:textId="77777777" w:rsidR="00A66A9A" w:rsidRDefault="00A66A9A" w:rsidP="00A66A9A">
            <w:pPr>
              <w:pStyle w:val="EngHang"/>
            </w:pPr>
            <w:r>
              <w:t>Hail to you, O Virgin,</w:t>
            </w:r>
          </w:p>
          <w:p w14:paraId="701EF531" w14:textId="77777777" w:rsidR="00A66A9A" w:rsidRDefault="00A66A9A" w:rsidP="00A66A9A">
            <w:pPr>
              <w:pStyle w:val="EngHang"/>
            </w:pPr>
            <w:r>
              <w:t>The grace of Elisha.</w:t>
            </w:r>
          </w:p>
          <w:p w14:paraId="6EB15B06" w14:textId="77777777" w:rsidR="00A66A9A" w:rsidRDefault="00A66A9A" w:rsidP="00A66A9A">
            <w:pPr>
              <w:pStyle w:val="EngHang"/>
            </w:pPr>
            <w:r>
              <w:t>Hail to you, O Virgin,</w:t>
            </w:r>
          </w:p>
          <w:p w14:paraId="24FDE9B2" w14:textId="77777777" w:rsidR="00A66A9A" w:rsidRDefault="00A66A9A" w:rsidP="00A66A9A">
            <w:pPr>
              <w:pStyle w:val="EngHangEnd"/>
            </w:pPr>
            <w:r>
              <w:t>The pure bride.</w:t>
            </w:r>
          </w:p>
        </w:tc>
        <w:tc>
          <w:tcPr>
            <w:tcW w:w="288" w:type="dxa"/>
          </w:tcPr>
          <w:p w14:paraId="3BFB1686" w14:textId="77777777" w:rsidR="00A66A9A" w:rsidRDefault="00A66A9A" w:rsidP="00430630"/>
        </w:tc>
        <w:tc>
          <w:tcPr>
            <w:tcW w:w="288" w:type="dxa"/>
          </w:tcPr>
          <w:p w14:paraId="2A9BE9BF" w14:textId="77777777" w:rsidR="00A66A9A" w:rsidRPr="00FB5ACB" w:rsidRDefault="00A66A9A" w:rsidP="00430630">
            <w:pPr>
              <w:pStyle w:val="CopticCross"/>
            </w:pPr>
          </w:p>
        </w:tc>
        <w:tc>
          <w:tcPr>
            <w:tcW w:w="3960" w:type="dxa"/>
          </w:tcPr>
          <w:p w14:paraId="3A6320C6" w14:textId="77777777" w:rsidR="00A66A9A" w:rsidRDefault="00A66A9A" w:rsidP="00A66A9A">
            <w:pPr>
              <w:pStyle w:val="CopticVersemulti-line"/>
            </w:pPr>
            <w:r>
              <w:t>Ⲭⲉⲣⲉ ⲛⲉ ⲱ̀ Ϯⲡⲁⲣⲑⲉⲛⲟⲥ:</w:t>
            </w:r>
          </w:p>
          <w:p w14:paraId="07ED2459" w14:textId="77777777" w:rsidR="00A66A9A" w:rsidRDefault="00A66A9A" w:rsidP="00A66A9A">
            <w:pPr>
              <w:pStyle w:val="CopticVersemulti-line"/>
            </w:pPr>
            <w:r>
              <w:t>ⲡⲓϩ̀ⲙⲟⲧ ⲛ̀Ⲉⲗⲓⲥⲉⲟⲥ:</w:t>
            </w:r>
          </w:p>
          <w:p w14:paraId="2F982AB2" w14:textId="77777777" w:rsidR="00A66A9A" w:rsidRDefault="00A66A9A" w:rsidP="00A66A9A">
            <w:pPr>
              <w:pStyle w:val="CopticVersemulti-line"/>
            </w:pPr>
            <w:r>
              <w:t>ⲭⲉⲣⲉ ⲛⲉ ⲱ̀ Ϯⲡⲁⲣⲑⲉⲛⲟⲥ:</w:t>
            </w:r>
          </w:p>
          <w:p w14:paraId="7BAAC9A0" w14:textId="77777777" w:rsidR="00A66A9A" w:rsidRDefault="00A66A9A" w:rsidP="00A66A9A">
            <w:pPr>
              <w:pStyle w:val="CopticHangingVerse"/>
            </w:pPr>
            <w:r>
              <w:t>ϯϣⲉⲗⲉⲧ ⲛ̀ⲕⲁⲑⲁⲣⲟⲥ.</w:t>
            </w:r>
          </w:p>
        </w:tc>
      </w:tr>
      <w:tr w:rsidR="00A66A9A" w14:paraId="08CF9313" w14:textId="77777777" w:rsidTr="00430630">
        <w:trPr>
          <w:cantSplit/>
          <w:jc w:val="center"/>
        </w:trPr>
        <w:tc>
          <w:tcPr>
            <w:tcW w:w="288" w:type="dxa"/>
          </w:tcPr>
          <w:p w14:paraId="18526B99" w14:textId="77777777" w:rsidR="00A66A9A" w:rsidRPr="00FB5ACB" w:rsidRDefault="00A66A9A" w:rsidP="00430630">
            <w:pPr>
              <w:pStyle w:val="CopticCross"/>
            </w:pPr>
            <w:r w:rsidRPr="00FB5ACB">
              <w:t>¿</w:t>
            </w:r>
          </w:p>
        </w:tc>
        <w:tc>
          <w:tcPr>
            <w:tcW w:w="3960" w:type="dxa"/>
          </w:tcPr>
          <w:p w14:paraId="2CF68109" w14:textId="77777777" w:rsidR="00A66A9A" w:rsidRDefault="00A66A9A" w:rsidP="00A66A9A">
            <w:pPr>
              <w:pStyle w:val="EngHang"/>
            </w:pPr>
            <w:r>
              <w:t>Hail to you, O Virgin,</w:t>
            </w:r>
          </w:p>
          <w:p w14:paraId="07C0EF72" w14:textId="77777777" w:rsidR="00A66A9A" w:rsidRDefault="00A66A9A" w:rsidP="00A66A9A">
            <w:pPr>
              <w:pStyle w:val="EngHang"/>
            </w:pPr>
            <w:r>
              <w:t>The joy of the angels.</w:t>
            </w:r>
          </w:p>
          <w:p w14:paraId="0FAE8C3C" w14:textId="77777777" w:rsidR="00A66A9A" w:rsidRDefault="00A66A9A" w:rsidP="00A66A9A">
            <w:pPr>
              <w:pStyle w:val="EngHang"/>
            </w:pPr>
            <w:r>
              <w:t>Hail to you, O Virgin,</w:t>
            </w:r>
          </w:p>
          <w:p w14:paraId="36468688" w14:textId="77777777" w:rsidR="00A66A9A" w:rsidRDefault="00A66A9A" w:rsidP="00A66A9A">
            <w:pPr>
              <w:pStyle w:val="EngHangEnd"/>
            </w:pPr>
            <w:r>
              <w:t>The delight of the archangels.</w:t>
            </w:r>
          </w:p>
        </w:tc>
        <w:tc>
          <w:tcPr>
            <w:tcW w:w="288" w:type="dxa"/>
          </w:tcPr>
          <w:p w14:paraId="4AA3D3BE" w14:textId="77777777" w:rsidR="00A66A9A" w:rsidRDefault="00A66A9A" w:rsidP="00430630"/>
        </w:tc>
        <w:tc>
          <w:tcPr>
            <w:tcW w:w="288" w:type="dxa"/>
          </w:tcPr>
          <w:p w14:paraId="09FEECAE" w14:textId="77777777" w:rsidR="00A66A9A" w:rsidRPr="00FB5ACB" w:rsidRDefault="00A66A9A" w:rsidP="00430630">
            <w:pPr>
              <w:pStyle w:val="CopticCross"/>
            </w:pPr>
            <w:r w:rsidRPr="00FB5ACB">
              <w:t>¿</w:t>
            </w:r>
          </w:p>
        </w:tc>
        <w:tc>
          <w:tcPr>
            <w:tcW w:w="3960" w:type="dxa"/>
          </w:tcPr>
          <w:p w14:paraId="13CA7BB9" w14:textId="77777777" w:rsidR="00A66A9A" w:rsidRDefault="00A66A9A" w:rsidP="00A66A9A">
            <w:pPr>
              <w:pStyle w:val="CopticVersemulti-line"/>
            </w:pPr>
            <w:r>
              <w:t>Ⲭⲉⲣⲉ ⲛⲉ ⲱ̀ Ϯⲡⲁⲣⲑⲉⲛⲟⲥ:</w:t>
            </w:r>
          </w:p>
          <w:p w14:paraId="59F917A3" w14:textId="77777777" w:rsidR="00A66A9A" w:rsidRDefault="00A66A9A" w:rsidP="00A66A9A">
            <w:pPr>
              <w:pStyle w:val="CopticVersemulti-line"/>
            </w:pPr>
            <w:r>
              <w:t>Ϥⲣⲁϣⲓ ⲛ̀ⲛⲓⲁⲅⲅⲉⲗⲟⲥ:</w:t>
            </w:r>
          </w:p>
          <w:p w14:paraId="440CA13B" w14:textId="77777777" w:rsidR="00A66A9A" w:rsidRDefault="00A66A9A" w:rsidP="00A66A9A">
            <w:pPr>
              <w:pStyle w:val="CopticVersemulti-line"/>
            </w:pPr>
            <w:r>
              <w:t>ⲭⲉⲣⲉ ⲛⲉ ⲱ̀ Ϯⲡⲁⲣⲑⲉⲛⲟⲥ:</w:t>
            </w:r>
          </w:p>
          <w:p w14:paraId="3392262E" w14:textId="77777777" w:rsidR="00A66A9A" w:rsidRDefault="00A66A9A" w:rsidP="00A66A9A">
            <w:pPr>
              <w:pStyle w:val="CopticHangingVerse"/>
            </w:pPr>
            <w:r>
              <w:t>ⲡ̀ⲟⲩⲛⲟϥ ⲛ̀ⲛⲓⲁⲣⲭⲏⲁⲅⲅⲉⲗⲟⲥ.</w:t>
            </w:r>
          </w:p>
        </w:tc>
      </w:tr>
      <w:tr w:rsidR="00A66A9A" w14:paraId="764E8F25" w14:textId="77777777" w:rsidTr="00430630">
        <w:trPr>
          <w:cantSplit/>
          <w:jc w:val="center"/>
        </w:trPr>
        <w:tc>
          <w:tcPr>
            <w:tcW w:w="288" w:type="dxa"/>
          </w:tcPr>
          <w:p w14:paraId="1E49E3A5" w14:textId="77777777" w:rsidR="00A66A9A" w:rsidRPr="00FB5ACB" w:rsidRDefault="00A66A9A" w:rsidP="00430630">
            <w:pPr>
              <w:pStyle w:val="CopticCross"/>
            </w:pPr>
          </w:p>
        </w:tc>
        <w:tc>
          <w:tcPr>
            <w:tcW w:w="3960" w:type="dxa"/>
          </w:tcPr>
          <w:p w14:paraId="13AEFD12" w14:textId="77777777" w:rsidR="00A66A9A" w:rsidRDefault="00A66A9A" w:rsidP="00A66A9A">
            <w:pPr>
              <w:pStyle w:val="EngHang"/>
            </w:pPr>
            <w:r>
              <w:t>Hail to you, O Virgin,</w:t>
            </w:r>
          </w:p>
          <w:p w14:paraId="3B2F63FF" w14:textId="77777777" w:rsidR="00A66A9A" w:rsidRDefault="00A66A9A" w:rsidP="00A66A9A">
            <w:pPr>
              <w:pStyle w:val="EngHang"/>
            </w:pPr>
            <w:r>
              <w:t>The honour of the patriarchs.</w:t>
            </w:r>
          </w:p>
          <w:p w14:paraId="241BF9EA" w14:textId="77777777" w:rsidR="00A66A9A" w:rsidRDefault="00A66A9A" w:rsidP="00A66A9A">
            <w:pPr>
              <w:pStyle w:val="EngHang"/>
            </w:pPr>
            <w:r>
              <w:t>Hail to you, O Virgin,</w:t>
            </w:r>
          </w:p>
          <w:p w14:paraId="604F5C66" w14:textId="77777777" w:rsidR="00A66A9A" w:rsidRDefault="00A66A9A" w:rsidP="00A66A9A">
            <w:pPr>
              <w:pStyle w:val="EngHangEnd"/>
            </w:pPr>
            <w:r>
              <w:t>The preaching of the prophets.</w:t>
            </w:r>
          </w:p>
        </w:tc>
        <w:tc>
          <w:tcPr>
            <w:tcW w:w="288" w:type="dxa"/>
          </w:tcPr>
          <w:p w14:paraId="5F989F74" w14:textId="77777777" w:rsidR="00A66A9A" w:rsidRDefault="00A66A9A" w:rsidP="00430630"/>
        </w:tc>
        <w:tc>
          <w:tcPr>
            <w:tcW w:w="288" w:type="dxa"/>
          </w:tcPr>
          <w:p w14:paraId="7D29FC47" w14:textId="77777777" w:rsidR="00A66A9A" w:rsidRPr="00FB5ACB" w:rsidRDefault="00A66A9A" w:rsidP="00430630">
            <w:pPr>
              <w:pStyle w:val="CopticCross"/>
            </w:pPr>
          </w:p>
        </w:tc>
        <w:tc>
          <w:tcPr>
            <w:tcW w:w="3960" w:type="dxa"/>
          </w:tcPr>
          <w:p w14:paraId="4EC03983" w14:textId="77777777" w:rsidR="00A66A9A" w:rsidRDefault="00A66A9A" w:rsidP="00A66A9A">
            <w:pPr>
              <w:pStyle w:val="CopticVersemulti-line"/>
            </w:pPr>
            <w:r>
              <w:t>Ⲭⲉⲣⲉ ⲛⲉ ⲱ̀ Ϯⲡⲁⲣⲑⲉⲛⲟⲥ:</w:t>
            </w:r>
          </w:p>
          <w:p w14:paraId="3F6B2B09" w14:textId="77777777" w:rsidR="00A66A9A" w:rsidRDefault="00A66A9A" w:rsidP="00A66A9A">
            <w:pPr>
              <w:pStyle w:val="CopticVersemulti-line"/>
            </w:pPr>
            <w:r>
              <w:t>ⲡ̀ⲧⲁⲓⲟ̀ ⲛ̀ⲛⲓⲡⲁⲧⲣⲓⲁⲣⲭⲏⲥ:</w:t>
            </w:r>
          </w:p>
          <w:p w14:paraId="0D5EC6F3" w14:textId="77777777" w:rsidR="00A66A9A" w:rsidRDefault="00A66A9A" w:rsidP="00A66A9A">
            <w:pPr>
              <w:pStyle w:val="CopticVersemulti-line"/>
            </w:pPr>
            <w:r>
              <w:t>ⲭⲉⲣⲉ ⲛⲉ ⲱ̀ Ϯⲡⲁⲣⲑⲉⲛⲟⲥ:</w:t>
            </w:r>
          </w:p>
          <w:p w14:paraId="0803011E" w14:textId="77777777" w:rsidR="00A66A9A" w:rsidRDefault="00A66A9A" w:rsidP="00A66A9A">
            <w:pPr>
              <w:pStyle w:val="CopticHangingVerse"/>
            </w:pPr>
            <w:r>
              <w:t>ⲡ̀ϩⲓⲱⲓϣ ⲛ̀ⲧⲉ ⲛⲓⲡ̀ⲣⲟⲫⲏⲧⲏⲥ.</w:t>
            </w:r>
          </w:p>
        </w:tc>
      </w:tr>
      <w:tr w:rsidR="00A66A9A" w14:paraId="0736CC8D" w14:textId="77777777" w:rsidTr="00430630">
        <w:trPr>
          <w:cantSplit/>
          <w:jc w:val="center"/>
        </w:trPr>
        <w:tc>
          <w:tcPr>
            <w:tcW w:w="288" w:type="dxa"/>
          </w:tcPr>
          <w:p w14:paraId="3ED687EF" w14:textId="77777777" w:rsidR="00A66A9A" w:rsidRPr="00FB5ACB" w:rsidRDefault="00A66A9A" w:rsidP="00430630">
            <w:pPr>
              <w:pStyle w:val="CopticCross"/>
            </w:pPr>
            <w:r w:rsidRPr="00FB5ACB">
              <w:t>¿</w:t>
            </w:r>
          </w:p>
        </w:tc>
        <w:tc>
          <w:tcPr>
            <w:tcW w:w="3960" w:type="dxa"/>
          </w:tcPr>
          <w:p w14:paraId="4729C1A7" w14:textId="77777777" w:rsidR="00A66A9A" w:rsidRDefault="00A66A9A" w:rsidP="00A66A9A">
            <w:pPr>
              <w:pStyle w:val="EngHang"/>
            </w:pPr>
            <w:r>
              <w:t>Hail to you, O Virgin:</w:t>
            </w:r>
          </w:p>
          <w:p w14:paraId="27F6F7BD" w14:textId="77777777" w:rsidR="00A66A9A" w:rsidRDefault="00A66A9A" w:rsidP="00A66A9A">
            <w:pPr>
              <w:pStyle w:val="EngHang"/>
            </w:pPr>
            <w:r>
              <w:t>The tongue of the apostles:</w:t>
            </w:r>
          </w:p>
          <w:p w14:paraId="488ADFDB" w14:textId="77777777" w:rsidR="00A66A9A" w:rsidRDefault="00A66A9A" w:rsidP="00A66A9A">
            <w:pPr>
              <w:pStyle w:val="EngHang"/>
            </w:pPr>
            <w:r>
              <w:t>Hail to you, O Virgin:</w:t>
            </w:r>
          </w:p>
          <w:p w14:paraId="12BAB85E" w14:textId="77777777" w:rsidR="00A66A9A" w:rsidRDefault="00A66A9A" w:rsidP="00A66A9A">
            <w:pPr>
              <w:pStyle w:val="EngHangEnd"/>
            </w:pPr>
            <w:r>
              <w:t>The purity of the virgins.</w:t>
            </w:r>
          </w:p>
        </w:tc>
        <w:tc>
          <w:tcPr>
            <w:tcW w:w="288" w:type="dxa"/>
          </w:tcPr>
          <w:p w14:paraId="203F9F87" w14:textId="77777777" w:rsidR="00A66A9A" w:rsidRDefault="00A66A9A" w:rsidP="00430630"/>
        </w:tc>
        <w:tc>
          <w:tcPr>
            <w:tcW w:w="288" w:type="dxa"/>
          </w:tcPr>
          <w:p w14:paraId="43D7CC6B" w14:textId="77777777" w:rsidR="00A66A9A" w:rsidRPr="00FB5ACB" w:rsidRDefault="00A66A9A" w:rsidP="00430630">
            <w:pPr>
              <w:pStyle w:val="CopticCross"/>
            </w:pPr>
            <w:r w:rsidRPr="00FB5ACB">
              <w:t>¿</w:t>
            </w:r>
          </w:p>
        </w:tc>
        <w:tc>
          <w:tcPr>
            <w:tcW w:w="3960" w:type="dxa"/>
          </w:tcPr>
          <w:p w14:paraId="48C9FE8F" w14:textId="77777777" w:rsidR="00A66A9A" w:rsidRDefault="00A66A9A" w:rsidP="00A66A9A">
            <w:pPr>
              <w:pStyle w:val="CopticVersemulti-line"/>
            </w:pPr>
            <w:r>
              <w:t>Ⲭⲉⲣⲉ ⲛⲉ ⲱ̀ Ϯⲡⲁⲣⲑⲉⲛⲟⲥ:</w:t>
            </w:r>
          </w:p>
          <w:p w14:paraId="08379E0D" w14:textId="77777777" w:rsidR="00A66A9A" w:rsidRDefault="00A66A9A" w:rsidP="00A66A9A">
            <w:pPr>
              <w:pStyle w:val="CopticVersemulti-line"/>
            </w:pPr>
            <w:r>
              <w:t>ⲫ̀ⲗⲁⲥ ⲛ̀ⲛⲓⲁ̀ⲡⲟⲥⲧⲟⲗⲟⲥ:</w:t>
            </w:r>
          </w:p>
          <w:p w14:paraId="58B713FD" w14:textId="77777777" w:rsidR="00A66A9A" w:rsidRDefault="00A66A9A" w:rsidP="00A66A9A">
            <w:pPr>
              <w:pStyle w:val="CopticVersemulti-line"/>
            </w:pPr>
            <w:r>
              <w:t>ⲭⲉⲣⲉ ⲛⲉ ⲱ̀ Ϯⲡⲁⲣⲑⲉⲛⲟⲥ:</w:t>
            </w:r>
          </w:p>
          <w:p w14:paraId="0286C4C1" w14:textId="77777777" w:rsidR="00A66A9A" w:rsidRDefault="00A66A9A" w:rsidP="00A66A9A">
            <w:pPr>
              <w:pStyle w:val="CopticHangingVerse"/>
            </w:pPr>
            <w:r>
              <w:t>ⲛ̀ⲧⲟⲩⲃⲟ ⲛ̀ⲛⲓⲡⲁⲣⲑⲉⲛⲟⲥ.</w:t>
            </w:r>
          </w:p>
        </w:tc>
      </w:tr>
      <w:tr w:rsidR="00A66A9A" w14:paraId="16E1938F" w14:textId="77777777" w:rsidTr="00430630">
        <w:trPr>
          <w:cantSplit/>
          <w:jc w:val="center"/>
        </w:trPr>
        <w:tc>
          <w:tcPr>
            <w:tcW w:w="288" w:type="dxa"/>
          </w:tcPr>
          <w:p w14:paraId="5C51E5AF" w14:textId="77777777" w:rsidR="00A66A9A" w:rsidRPr="00FB5ACB" w:rsidRDefault="00A66A9A" w:rsidP="00430630">
            <w:pPr>
              <w:pStyle w:val="CopticCross"/>
            </w:pPr>
          </w:p>
        </w:tc>
        <w:tc>
          <w:tcPr>
            <w:tcW w:w="3960" w:type="dxa"/>
          </w:tcPr>
          <w:p w14:paraId="4CE55EB4" w14:textId="77777777" w:rsidR="00A66A9A" w:rsidRDefault="00A66A9A" w:rsidP="00A66A9A">
            <w:pPr>
              <w:pStyle w:val="EngHang"/>
            </w:pPr>
            <w:r>
              <w:t>Hail to you, O Virgin,</w:t>
            </w:r>
          </w:p>
          <w:p w14:paraId="166EFEC7" w14:textId="77777777" w:rsidR="00A66A9A" w:rsidRDefault="00A66A9A" w:rsidP="00A66A9A">
            <w:pPr>
              <w:pStyle w:val="EngHang"/>
            </w:pPr>
            <w:r>
              <w:t>The crown of the martyrs.</w:t>
            </w:r>
          </w:p>
          <w:p w14:paraId="3B30D489" w14:textId="77777777" w:rsidR="00A66A9A" w:rsidRDefault="00A66A9A" w:rsidP="00A66A9A">
            <w:pPr>
              <w:pStyle w:val="EngHang"/>
            </w:pPr>
            <w:r>
              <w:t>Hail to you, O Virgin,</w:t>
            </w:r>
          </w:p>
          <w:p w14:paraId="5B56671B" w14:textId="77777777" w:rsidR="00A66A9A" w:rsidRDefault="00A66A9A" w:rsidP="00A66A9A">
            <w:pPr>
              <w:pStyle w:val="EngHangEnd"/>
            </w:pPr>
            <w:r>
              <w:t>The joy of the righteous.</w:t>
            </w:r>
          </w:p>
        </w:tc>
        <w:tc>
          <w:tcPr>
            <w:tcW w:w="288" w:type="dxa"/>
          </w:tcPr>
          <w:p w14:paraId="1CBE60C2" w14:textId="77777777" w:rsidR="00A66A9A" w:rsidRDefault="00A66A9A" w:rsidP="00430630"/>
        </w:tc>
        <w:tc>
          <w:tcPr>
            <w:tcW w:w="288" w:type="dxa"/>
          </w:tcPr>
          <w:p w14:paraId="4E92C62C" w14:textId="77777777" w:rsidR="00A66A9A" w:rsidRPr="00FB5ACB" w:rsidRDefault="00A66A9A" w:rsidP="00430630">
            <w:pPr>
              <w:pStyle w:val="CopticCross"/>
            </w:pPr>
          </w:p>
        </w:tc>
        <w:tc>
          <w:tcPr>
            <w:tcW w:w="3960" w:type="dxa"/>
          </w:tcPr>
          <w:p w14:paraId="6FC95BB3" w14:textId="77777777" w:rsidR="00A66A9A" w:rsidRDefault="00A66A9A" w:rsidP="00A66A9A">
            <w:pPr>
              <w:pStyle w:val="CopticVersemulti-line"/>
            </w:pPr>
            <w:r>
              <w:t>Ⲭⲉⲣⲉ ⲛⲉ ⲱ̀ Ϯⲡⲁⲣⲑⲉⲛⲟⲥ:</w:t>
            </w:r>
          </w:p>
          <w:p w14:paraId="1ACFDA71" w14:textId="77777777" w:rsidR="00A66A9A" w:rsidRDefault="00A66A9A" w:rsidP="00A66A9A">
            <w:pPr>
              <w:pStyle w:val="CopticVersemulti-line"/>
            </w:pPr>
            <w:r>
              <w:t>ⲡⲓⲭ̀ⲗⲟⲙ ⲛ̀ⲛⲓⲙⲁⲣⲧⲩⲣⲟⲥ:</w:t>
            </w:r>
          </w:p>
          <w:p w14:paraId="32FBD0A2" w14:textId="77777777" w:rsidR="00A66A9A" w:rsidRDefault="00A66A9A" w:rsidP="00A66A9A">
            <w:pPr>
              <w:pStyle w:val="CopticVersemulti-line"/>
            </w:pPr>
            <w:r>
              <w:t>ⲭⲉⲣⲉ ⲛⲉ ⲱ̀ Ϯⲡⲁⲣⲑⲉⲛⲟⲥ:</w:t>
            </w:r>
          </w:p>
          <w:p w14:paraId="017F9772" w14:textId="77777777" w:rsidR="00A66A9A" w:rsidRDefault="00A66A9A" w:rsidP="00A66A9A">
            <w:pPr>
              <w:pStyle w:val="CopticHangingVerse"/>
            </w:pPr>
            <w:r>
              <w:t>ⲡ̀ⲑⲉⲗⲏⲗ ⲛ̀ⲛⲓⲇⲓⲕⲉⲟⲥ.</w:t>
            </w:r>
          </w:p>
        </w:tc>
      </w:tr>
      <w:tr w:rsidR="00A66A9A" w14:paraId="492A2914" w14:textId="77777777" w:rsidTr="00430630">
        <w:trPr>
          <w:cantSplit/>
          <w:jc w:val="center"/>
        </w:trPr>
        <w:tc>
          <w:tcPr>
            <w:tcW w:w="288" w:type="dxa"/>
          </w:tcPr>
          <w:p w14:paraId="66E68FB1" w14:textId="77777777" w:rsidR="00A66A9A" w:rsidRPr="00FB5ACB" w:rsidRDefault="00A66A9A" w:rsidP="00430630">
            <w:pPr>
              <w:pStyle w:val="CopticCross"/>
            </w:pPr>
            <w:r w:rsidRPr="00FB5ACB">
              <w:t>¿</w:t>
            </w:r>
          </w:p>
        </w:tc>
        <w:tc>
          <w:tcPr>
            <w:tcW w:w="3960" w:type="dxa"/>
          </w:tcPr>
          <w:p w14:paraId="36236E3A" w14:textId="77777777" w:rsidR="00A66A9A" w:rsidRDefault="00A66A9A" w:rsidP="00A66A9A">
            <w:pPr>
              <w:pStyle w:val="EngHang"/>
            </w:pPr>
            <w:r>
              <w:t>Hail to you, O Virgin,</w:t>
            </w:r>
          </w:p>
          <w:p w14:paraId="08487F0A" w14:textId="77777777" w:rsidR="00A66A9A" w:rsidRDefault="00A66A9A" w:rsidP="00A66A9A">
            <w:pPr>
              <w:pStyle w:val="EngHang"/>
            </w:pPr>
            <w:r>
              <w:t xml:space="preserve">The </w:t>
            </w:r>
            <w:commentRangeStart w:id="1338"/>
            <w:r>
              <w:t xml:space="preserve">confirmation </w:t>
            </w:r>
            <w:commentRangeEnd w:id="1338"/>
            <w:r>
              <w:rPr>
                <w:rStyle w:val="CommentReference"/>
              </w:rPr>
              <w:commentReference w:id="1338"/>
            </w:r>
            <w:r>
              <w:t>of the Church.</w:t>
            </w:r>
          </w:p>
          <w:p w14:paraId="603E5F8C" w14:textId="77777777" w:rsidR="00A66A9A" w:rsidRDefault="00A66A9A" w:rsidP="00A66A9A">
            <w:pPr>
              <w:pStyle w:val="EngHang"/>
            </w:pPr>
            <w:r>
              <w:t>Hail to you, O Virgin,</w:t>
            </w:r>
          </w:p>
          <w:p w14:paraId="53E4718C" w14:textId="77777777" w:rsidR="00A66A9A" w:rsidRDefault="00A66A9A" w:rsidP="00A66A9A">
            <w:pPr>
              <w:pStyle w:val="EngHangEnd"/>
            </w:pPr>
            <w:r>
              <w:t>The truly holy Mary.</w:t>
            </w:r>
          </w:p>
        </w:tc>
        <w:tc>
          <w:tcPr>
            <w:tcW w:w="288" w:type="dxa"/>
          </w:tcPr>
          <w:p w14:paraId="7DE4F314" w14:textId="77777777" w:rsidR="00A66A9A" w:rsidRDefault="00A66A9A" w:rsidP="00430630"/>
        </w:tc>
        <w:tc>
          <w:tcPr>
            <w:tcW w:w="288" w:type="dxa"/>
          </w:tcPr>
          <w:p w14:paraId="534E43B2" w14:textId="77777777" w:rsidR="00A66A9A" w:rsidRPr="00FB5ACB" w:rsidRDefault="00A66A9A" w:rsidP="00430630">
            <w:pPr>
              <w:pStyle w:val="CopticCross"/>
            </w:pPr>
            <w:r w:rsidRPr="00FB5ACB">
              <w:t>¿</w:t>
            </w:r>
          </w:p>
        </w:tc>
        <w:tc>
          <w:tcPr>
            <w:tcW w:w="3960" w:type="dxa"/>
          </w:tcPr>
          <w:p w14:paraId="7C87E032" w14:textId="77777777" w:rsidR="00A66A9A" w:rsidRDefault="00A66A9A" w:rsidP="00A66A9A">
            <w:pPr>
              <w:pStyle w:val="CopticVersemulti-line"/>
            </w:pPr>
            <w:r>
              <w:t>Ⲭⲉⲣⲉ ⲛⲉ ⲱ̀ Ϯⲡⲁⲣⲑⲉⲛⲟⲥ:</w:t>
            </w:r>
          </w:p>
          <w:p w14:paraId="03B0EAE2" w14:textId="77777777" w:rsidR="00A66A9A" w:rsidRDefault="00A66A9A" w:rsidP="00A66A9A">
            <w:pPr>
              <w:pStyle w:val="CopticVersemulti-line"/>
            </w:pPr>
            <w:r>
              <w:t>ⲡ̀ⲧⲁϫⲣⲟ ⲛ̀ⲛⲓⲉⲕⲕ̀ⲗⲏⲥⲓⲁ̀:</w:t>
            </w:r>
          </w:p>
          <w:p w14:paraId="352F9860" w14:textId="77777777" w:rsidR="00A66A9A" w:rsidRDefault="00A66A9A" w:rsidP="00A66A9A">
            <w:pPr>
              <w:pStyle w:val="CopticVersemulti-line"/>
            </w:pPr>
            <w:r>
              <w:t>ⲭⲉⲣⲉ ⲛⲉ ⲱ̀ Ϯⲡⲁⲣⲑⲉⲛⲟⲥ:</w:t>
            </w:r>
          </w:p>
          <w:p w14:paraId="7DF55E28" w14:textId="77777777" w:rsidR="00A66A9A" w:rsidRDefault="00A66A9A" w:rsidP="00A66A9A">
            <w:pPr>
              <w:pStyle w:val="CopticHangingVerse"/>
            </w:pPr>
            <w:r>
              <w:t>ϯⲁ̀ⲅⲓⲁ ⲙ̀ⲙⲏⲓ Ⲙⲁⲣⲓⲁ.</w:t>
            </w:r>
          </w:p>
        </w:tc>
      </w:tr>
      <w:tr w:rsidR="00A66A9A" w14:paraId="55C32B62" w14:textId="77777777" w:rsidTr="00430630">
        <w:trPr>
          <w:cantSplit/>
          <w:jc w:val="center"/>
        </w:trPr>
        <w:tc>
          <w:tcPr>
            <w:tcW w:w="288" w:type="dxa"/>
          </w:tcPr>
          <w:p w14:paraId="7176CA8A" w14:textId="77777777" w:rsidR="00A66A9A" w:rsidRPr="00FB5ACB" w:rsidRDefault="00A66A9A" w:rsidP="00430630">
            <w:pPr>
              <w:pStyle w:val="CopticCross"/>
            </w:pPr>
          </w:p>
        </w:tc>
        <w:tc>
          <w:tcPr>
            <w:tcW w:w="3960" w:type="dxa"/>
          </w:tcPr>
          <w:p w14:paraId="75450E02" w14:textId="77777777" w:rsidR="00A66A9A" w:rsidRDefault="00A66A9A" w:rsidP="00A66A9A">
            <w:pPr>
              <w:pStyle w:val="EngHang"/>
            </w:pPr>
            <w:r>
              <w:t>Hail to you, O Virgin,</w:t>
            </w:r>
          </w:p>
          <w:p w14:paraId="753768EC" w14:textId="77777777" w:rsidR="00A66A9A" w:rsidRDefault="00A66A9A" w:rsidP="00A66A9A">
            <w:pPr>
              <w:pStyle w:val="EngHang"/>
            </w:pPr>
            <w:r>
              <w:t>The font of living water.</w:t>
            </w:r>
          </w:p>
          <w:p w14:paraId="69C10BDC" w14:textId="77777777" w:rsidR="00A66A9A" w:rsidRDefault="00A66A9A" w:rsidP="00A66A9A">
            <w:pPr>
              <w:pStyle w:val="EngHang"/>
            </w:pPr>
            <w:r>
              <w:t>Hail to you, O Virgin,</w:t>
            </w:r>
          </w:p>
          <w:p w14:paraId="2DF0E6F1" w14:textId="77777777" w:rsidR="00A66A9A" w:rsidRDefault="00A66A9A" w:rsidP="00A66A9A">
            <w:pPr>
              <w:pStyle w:val="EngHangEnd"/>
            </w:pPr>
            <w:r>
              <w:t>The forgiveness of sins.</w:t>
            </w:r>
          </w:p>
        </w:tc>
        <w:tc>
          <w:tcPr>
            <w:tcW w:w="288" w:type="dxa"/>
          </w:tcPr>
          <w:p w14:paraId="0DD8743C" w14:textId="77777777" w:rsidR="00A66A9A" w:rsidRDefault="00A66A9A" w:rsidP="00430630"/>
        </w:tc>
        <w:tc>
          <w:tcPr>
            <w:tcW w:w="288" w:type="dxa"/>
          </w:tcPr>
          <w:p w14:paraId="43EFDC9E" w14:textId="77777777" w:rsidR="00A66A9A" w:rsidRPr="00FB5ACB" w:rsidRDefault="00A66A9A" w:rsidP="00430630">
            <w:pPr>
              <w:pStyle w:val="CopticCross"/>
            </w:pPr>
          </w:p>
        </w:tc>
        <w:tc>
          <w:tcPr>
            <w:tcW w:w="3960" w:type="dxa"/>
          </w:tcPr>
          <w:p w14:paraId="63EF636D" w14:textId="77777777" w:rsidR="00A66A9A" w:rsidRDefault="00A66A9A" w:rsidP="00A66A9A">
            <w:pPr>
              <w:pStyle w:val="CopticVersemulti-line"/>
            </w:pPr>
            <w:r>
              <w:t>Ⲭⲉⲣⲉ ⲛⲉ ⲱ̀ Ϯⲡⲁⲣⲑⲉⲛⲟⲥ:</w:t>
            </w:r>
          </w:p>
          <w:p w14:paraId="71C6381E" w14:textId="77777777" w:rsidR="00A66A9A" w:rsidRDefault="00A66A9A" w:rsidP="00A66A9A">
            <w:pPr>
              <w:pStyle w:val="CopticVersemulti-line"/>
            </w:pPr>
            <w:r>
              <w:t>ϯⲙⲟⲩⲙⲓ ⲛ̀ⲱⲛϧ ⲉ̀ⲧⲁⲥⲃⲉⲃⲓ:</w:t>
            </w:r>
          </w:p>
          <w:p w14:paraId="5C63C9D6" w14:textId="77777777" w:rsidR="00A66A9A" w:rsidRDefault="00A66A9A" w:rsidP="00A66A9A">
            <w:pPr>
              <w:pStyle w:val="CopticVersemulti-line"/>
            </w:pPr>
            <w:r>
              <w:t>ⲭⲉⲣⲉ ⲛⲉ ⲱ̀ Ϯⲡⲁⲣⲑⲉⲛⲟⲥ:</w:t>
            </w:r>
          </w:p>
          <w:p w14:paraId="7B430928" w14:textId="77777777" w:rsidR="00A66A9A" w:rsidRDefault="00A66A9A" w:rsidP="00A66A9A">
            <w:pPr>
              <w:pStyle w:val="CopticHangingVerse"/>
            </w:pPr>
            <w:r>
              <w:t>ⲡ̀ⲭⲱ ⲉ̀ⲃⲟⲗ ⲛ̀ⲧⲉ ⲛⲓⲛⲟⲃⲓ.</w:t>
            </w:r>
          </w:p>
        </w:tc>
      </w:tr>
      <w:tr w:rsidR="00A66A9A" w14:paraId="5F31C997" w14:textId="77777777" w:rsidTr="00430630">
        <w:trPr>
          <w:cantSplit/>
          <w:jc w:val="center"/>
        </w:trPr>
        <w:tc>
          <w:tcPr>
            <w:tcW w:w="288" w:type="dxa"/>
          </w:tcPr>
          <w:p w14:paraId="3B641F26" w14:textId="77777777" w:rsidR="00A66A9A" w:rsidRPr="00FB5ACB" w:rsidRDefault="00A66A9A" w:rsidP="00430630">
            <w:pPr>
              <w:pStyle w:val="CopticCross"/>
            </w:pPr>
            <w:r w:rsidRPr="00FB5ACB">
              <w:t>¿</w:t>
            </w:r>
          </w:p>
        </w:tc>
        <w:tc>
          <w:tcPr>
            <w:tcW w:w="3960" w:type="dxa"/>
          </w:tcPr>
          <w:p w14:paraId="0B0BD8C3" w14:textId="77777777" w:rsidR="00A66A9A" w:rsidRDefault="00A66A9A" w:rsidP="00A66A9A">
            <w:pPr>
              <w:pStyle w:val="EngHang"/>
            </w:pPr>
            <w:r>
              <w:t>Hail to you, O Virgin,</w:t>
            </w:r>
          </w:p>
          <w:p w14:paraId="60877027" w14:textId="77777777" w:rsidR="00A66A9A" w:rsidRDefault="00A66A9A" w:rsidP="00A66A9A">
            <w:pPr>
              <w:pStyle w:val="EngHang"/>
            </w:pPr>
            <w:r>
              <w:t>The seed of Israel.</w:t>
            </w:r>
          </w:p>
          <w:p w14:paraId="46E674AA" w14:textId="77777777" w:rsidR="00A66A9A" w:rsidRDefault="00A66A9A" w:rsidP="00A66A9A">
            <w:pPr>
              <w:pStyle w:val="EngHang"/>
            </w:pPr>
            <w:r>
              <w:t>Hail to you, O Virgin,</w:t>
            </w:r>
          </w:p>
          <w:p w14:paraId="12167833" w14:textId="77777777" w:rsidR="00A66A9A" w:rsidRDefault="00A66A9A" w:rsidP="00A66A9A">
            <w:pPr>
              <w:pStyle w:val="EngHangEnd"/>
            </w:pPr>
            <w:r>
              <w:t>Who bore Emmanuel for us.</w:t>
            </w:r>
          </w:p>
        </w:tc>
        <w:tc>
          <w:tcPr>
            <w:tcW w:w="288" w:type="dxa"/>
          </w:tcPr>
          <w:p w14:paraId="030DF939" w14:textId="77777777" w:rsidR="00A66A9A" w:rsidRDefault="00A66A9A" w:rsidP="00430630"/>
        </w:tc>
        <w:tc>
          <w:tcPr>
            <w:tcW w:w="288" w:type="dxa"/>
          </w:tcPr>
          <w:p w14:paraId="4A1EB821" w14:textId="77777777" w:rsidR="00A66A9A" w:rsidRPr="00FB5ACB" w:rsidRDefault="00A66A9A" w:rsidP="00430630">
            <w:pPr>
              <w:pStyle w:val="CopticCross"/>
            </w:pPr>
            <w:r w:rsidRPr="00FB5ACB">
              <w:t>¿</w:t>
            </w:r>
          </w:p>
        </w:tc>
        <w:tc>
          <w:tcPr>
            <w:tcW w:w="3960" w:type="dxa"/>
          </w:tcPr>
          <w:p w14:paraId="178A9B37" w14:textId="77777777" w:rsidR="00A66A9A" w:rsidRDefault="00A66A9A" w:rsidP="00A66A9A">
            <w:pPr>
              <w:pStyle w:val="CopticVersemulti-line"/>
            </w:pPr>
            <w:r>
              <w:t>Ⲭⲉⲣⲉ ⲛⲉ ⲱ̀ Ϯⲡⲁⲣⲑⲉⲛⲟⲥ:</w:t>
            </w:r>
          </w:p>
          <w:p w14:paraId="3B715390" w14:textId="77777777" w:rsidR="00A66A9A" w:rsidRDefault="00A66A9A" w:rsidP="00A66A9A">
            <w:pPr>
              <w:pStyle w:val="CopticVersemulti-line"/>
            </w:pPr>
            <w:r>
              <w:t>ⲡⲓⲥ̀ⲡⲉⲣⲙⲁ ⲛ̀ⲧⲉ Ⲡⲓⲥ̀ⲣⲁⲏⲗ:</w:t>
            </w:r>
          </w:p>
          <w:p w14:paraId="059F9934" w14:textId="77777777" w:rsidR="00A66A9A" w:rsidRDefault="00A66A9A" w:rsidP="00A66A9A">
            <w:pPr>
              <w:pStyle w:val="CopticVersemulti-line"/>
            </w:pPr>
            <w:r>
              <w:t>ⲭⲉⲣⲉ ⲛⲉ ⲱ̀ Ϯⲡⲁⲣⲑⲉⲛⲟⲥ:</w:t>
            </w:r>
          </w:p>
          <w:p w14:paraId="56C503DB" w14:textId="77777777" w:rsidR="00A66A9A" w:rsidRDefault="00A66A9A" w:rsidP="00A66A9A">
            <w:pPr>
              <w:pStyle w:val="CopticHangingVerse"/>
            </w:pPr>
            <w:r>
              <w:t>ⲁⲣⲉϫ̀ⲫⲟ ⲛⲁⲛ ⲛ̀Ⲉⲙⲙⲁⲛⲟⲩⲏⲗ.</w:t>
            </w:r>
          </w:p>
        </w:tc>
      </w:tr>
      <w:tr w:rsidR="00A66A9A" w14:paraId="0183A591" w14:textId="77777777" w:rsidTr="00430630">
        <w:trPr>
          <w:cantSplit/>
          <w:jc w:val="center"/>
        </w:trPr>
        <w:tc>
          <w:tcPr>
            <w:tcW w:w="288" w:type="dxa"/>
          </w:tcPr>
          <w:p w14:paraId="140F8850" w14:textId="77777777" w:rsidR="00A66A9A" w:rsidRPr="00FB5ACB" w:rsidRDefault="00A66A9A" w:rsidP="00430630">
            <w:pPr>
              <w:pStyle w:val="CopticCross"/>
            </w:pPr>
          </w:p>
        </w:tc>
        <w:tc>
          <w:tcPr>
            <w:tcW w:w="3960" w:type="dxa"/>
          </w:tcPr>
          <w:p w14:paraId="32ED3277" w14:textId="77777777" w:rsidR="00A66A9A" w:rsidRDefault="00A66A9A" w:rsidP="00A66A9A">
            <w:pPr>
              <w:pStyle w:val="EngHang"/>
            </w:pPr>
            <w:r>
              <w:t>Hail to you, O Virgin,</w:t>
            </w:r>
          </w:p>
          <w:p w14:paraId="50B5CB0F" w14:textId="77777777" w:rsidR="00A66A9A" w:rsidRDefault="00A66A9A" w:rsidP="00A66A9A">
            <w:pPr>
              <w:pStyle w:val="EngHang"/>
            </w:pPr>
            <w:r>
              <w:t>The adornment of the cross-bearers:</w:t>
            </w:r>
          </w:p>
          <w:p w14:paraId="693BD165" w14:textId="77777777" w:rsidR="00A66A9A" w:rsidRDefault="00A66A9A" w:rsidP="00A66A9A">
            <w:pPr>
              <w:pStyle w:val="EngHang"/>
            </w:pPr>
            <w:r>
              <w:t>Hail to you, O Virgin,</w:t>
            </w:r>
          </w:p>
          <w:p w14:paraId="36DCEC74" w14:textId="77777777" w:rsidR="00A66A9A" w:rsidRDefault="00A66A9A" w:rsidP="00A66A9A">
            <w:pPr>
              <w:pStyle w:val="EngHangEnd"/>
            </w:pPr>
            <w:r>
              <w:t>The hope of the Christians.</w:t>
            </w:r>
          </w:p>
        </w:tc>
        <w:tc>
          <w:tcPr>
            <w:tcW w:w="288" w:type="dxa"/>
          </w:tcPr>
          <w:p w14:paraId="5467F309" w14:textId="77777777" w:rsidR="00A66A9A" w:rsidRDefault="00A66A9A" w:rsidP="00430630"/>
        </w:tc>
        <w:tc>
          <w:tcPr>
            <w:tcW w:w="288" w:type="dxa"/>
          </w:tcPr>
          <w:p w14:paraId="32E37264" w14:textId="77777777" w:rsidR="00A66A9A" w:rsidRPr="00FB5ACB" w:rsidRDefault="00A66A9A" w:rsidP="00430630">
            <w:pPr>
              <w:pStyle w:val="CopticCross"/>
            </w:pPr>
          </w:p>
        </w:tc>
        <w:tc>
          <w:tcPr>
            <w:tcW w:w="3960" w:type="dxa"/>
          </w:tcPr>
          <w:p w14:paraId="5AA8432A" w14:textId="77777777" w:rsidR="00A66A9A" w:rsidRDefault="00A66A9A" w:rsidP="00A66A9A">
            <w:pPr>
              <w:pStyle w:val="CopticVersemulti-line"/>
            </w:pPr>
            <w:r>
              <w:t>Ⲭⲉⲣⲉ ⲛⲉ ⲱ̀ Ϯⲡⲁⲣⲑⲉⲛⲟⲥ:</w:t>
            </w:r>
          </w:p>
          <w:p w14:paraId="04257E20" w14:textId="77777777" w:rsidR="00A66A9A" w:rsidRDefault="00A66A9A" w:rsidP="00A66A9A">
            <w:pPr>
              <w:pStyle w:val="CopticVersemulti-line"/>
            </w:pPr>
            <w:r>
              <w:t>ⲧ̀ϩⲉⲃⲥⲱ ⲛ̀ⲛⲓⲥⲧ̀ⲁⲩⲣⲟⲫⲟⲣⲟⲥ:</w:t>
            </w:r>
          </w:p>
          <w:p w14:paraId="2D643943" w14:textId="77777777" w:rsidR="00A66A9A" w:rsidRDefault="00A66A9A" w:rsidP="00A66A9A">
            <w:pPr>
              <w:pStyle w:val="CopticVersemulti-line"/>
            </w:pPr>
            <w:r>
              <w:t>ⲭⲉⲣⲉ ⲛⲉ ⲱ̀ Ϯⲡⲁⲣⲑⲉⲛⲟⲥ:</w:t>
            </w:r>
          </w:p>
          <w:p w14:paraId="78F59C8C" w14:textId="77777777" w:rsidR="00A66A9A" w:rsidRDefault="00A66A9A" w:rsidP="00A66A9A">
            <w:pPr>
              <w:pStyle w:val="CopticHangingVerse"/>
            </w:pPr>
            <w:r>
              <w:t>ϯϩⲉⲗⲡⲓⲥ ⲛ̀ⲛⲓⲝ̀ⲣⲓⲥⲧⲓⲁⲛⲟⲥ.</w:t>
            </w:r>
          </w:p>
        </w:tc>
      </w:tr>
      <w:tr w:rsidR="00A66A9A" w14:paraId="3763B6E2" w14:textId="77777777" w:rsidTr="00430630">
        <w:trPr>
          <w:cantSplit/>
          <w:jc w:val="center"/>
        </w:trPr>
        <w:tc>
          <w:tcPr>
            <w:tcW w:w="288" w:type="dxa"/>
          </w:tcPr>
          <w:p w14:paraId="32736526" w14:textId="77777777" w:rsidR="00A66A9A" w:rsidRPr="00FB5ACB" w:rsidRDefault="00A66A9A" w:rsidP="00430630">
            <w:pPr>
              <w:pStyle w:val="CopticCross"/>
            </w:pPr>
            <w:r w:rsidRPr="00FB5ACB">
              <w:lastRenderedPageBreak/>
              <w:t>¿</w:t>
            </w:r>
          </w:p>
        </w:tc>
        <w:tc>
          <w:tcPr>
            <w:tcW w:w="3960" w:type="dxa"/>
          </w:tcPr>
          <w:p w14:paraId="0FFC2280" w14:textId="77777777" w:rsidR="00A66A9A" w:rsidRDefault="00A66A9A" w:rsidP="00A66A9A">
            <w:pPr>
              <w:pStyle w:val="EngHang"/>
            </w:pPr>
            <w:r>
              <w:t>We ask you to remember us,</w:t>
            </w:r>
          </w:p>
          <w:p w14:paraId="56C43040" w14:textId="77777777" w:rsidR="00A66A9A" w:rsidRDefault="00A66A9A" w:rsidP="00A66A9A">
            <w:pPr>
              <w:pStyle w:val="EngHang"/>
            </w:pPr>
            <w:r>
              <w:t>O our trusted advocate,</w:t>
            </w:r>
          </w:p>
          <w:p w14:paraId="3F7BDBBB" w14:textId="77777777" w:rsidR="00A66A9A" w:rsidRDefault="00A66A9A" w:rsidP="00A66A9A">
            <w:pPr>
              <w:pStyle w:val="EngHang"/>
            </w:pPr>
            <w:r>
              <w:t>Before our Lord Jesus Christ,</w:t>
            </w:r>
          </w:p>
          <w:p w14:paraId="0DA97A3D" w14:textId="77777777" w:rsidR="00A66A9A" w:rsidRDefault="00A66A9A" w:rsidP="00A66A9A">
            <w:pPr>
              <w:pStyle w:val="EngHangEnd"/>
            </w:pPr>
            <w:r>
              <w:t>That He may forgive us our sins.</w:t>
            </w:r>
          </w:p>
        </w:tc>
        <w:tc>
          <w:tcPr>
            <w:tcW w:w="288" w:type="dxa"/>
          </w:tcPr>
          <w:p w14:paraId="39C33FD1" w14:textId="77777777" w:rsidR="00A66A9A" w:rsidRDefault="00A66A9A" w:rsidP="00430630"/>
        </w:tc>
        <w:tc>
          <w:tcPr>
            <w:tcW w:w="288" w:type="dxa"/>
          </w:tcPr>
          <w:p w14:paraId="1273FD9C" w14:textId="77777777" w:rsidR="00A66A9A" w:rsidRPr="00FB5ACB" w:rsidRDefault="00A66A9A" w:rsidP="00430630">
            <w:pPr>
              <w:pStyle w:val="CopticCross"/>
            </w:pPr>
            <w:r w:rsidRPr="00FB5ACB">
              <w:t>¿</w:t>
            </w:r>
          </w:p>
        </w:tc>
        <w:tc>
          <w:tcPr>
            <w:tcW w:w="3960" w:type="dxa"/>
          </w:tcPr>
          <w:p w14:paraId="06D5047F" w14:textId="77777777" w:rsidR="00A66A9A" w:rsidRDefault="00A66A9A" w:rsidP="00A66A9A">
            <w:pPr>
              <w:pStyle w:val="CopticVersemulti-line"/>
            </w:pPr>
            <w:r>
              <w:t xml:space="preserve">Ⲧⲉⲛϯϩⲟ ⲁ̀ⲣⲓⲡⲉⲛⲙⲉⲩⲓ̀: </w:t>
            </w:r>
          </w:p>
          <w:p w14:paraId="351A1FCE" w14:textId="77777777" w:rsidR="00A66A9A" w:rsidRDefault="00A66A9A" w:rsidP="00A66A9A">
            <w:pPr>
              <w:pStyle w:val="CopticVersemulti-line"/>
            </w:pPr>
            <w:r>
              <w:t>ⲱ̀ ϯⲡ̀ⲣⲟⲥⲧⲁⲧⲏⲥ ⲉ̀ⲧⲉⲛϩⲟⲧ:</w:t>
            </w:r>
          </w:p>
          <w:p w14:paraId="4642E6FF" w14:textId="77777777" w:rsidR="00A66A9A" w:rsidRDefault="00A66A9A" w:rsidP="00A66A9A">
            <w:pPr>
              <w:pStyle w:val="CopticVersemulti-line"/>
            </w:pPr>
            <w:r>
              <w:t>ⲛⲁϩⲣⲉⲛ Ⲡⲟ̄ⲥ̄ ⲫⲏⲉ̀ⲧⲁⲫⲉⲣⲣⲱⲙⲓ:</w:t>
            </w:r>
          </w:p>
          <w:p w14:paraId="0FA49137" w14:textId="77777777" w:rsidR="00A66A9A" w:rsidRDefault="00A66A9A" w:rsidP="00A66A9A">
            <w:pPr>
              <w:pStyle w:val="CopticHangingVerse"/>
            </w:pPr>
            <w:r>
              <w:t>ⲟⲩⲟϩ ⲁϥϯ ⲛⲁⲛ ⲙ̀ⲡⲉϥϩ̀ⲙⲟⲧ.</w:t>
            </w:r>
          </w:p>
        </w:tc>
      </w:tr>
      <w:tr w:rsidR="00A66A9A" w14:paraId="7A02237F" w14:textId="77777777" w:rsidTr="00430630">
        <w:trPr>
          <w:cantSplit/>
          <w:jc w:val="center"/>
        </w:trPr>
        <w:tc>
          <w:tcPr>
            <w:tcW w:w="288" w:type="dxa"/>
          </w:tcPr>
          <w:p w14:paraId="076BD605" w14:textId="77777777" w:rsidR="00A66A9A" w:rsidRPr="00FB5ACB" w:rsidRDefault="00A66A9A" w:rsidP="00430630">
            <w:pPr>
              <w:pStyle w:val="CopticCross"/>
            </w:pPr>
          </w:p>
        </w:tc>
        <w:tc>
          <w:tcPr>
            <w:tcW w:w="3960" w:type="dxa"/>
          </w:tcPr>
          <w:p w14:paraId="4EFE3018" w14:textId="77777777" w:rsidR="00A66A9A" w:rsidRDefault="00A66A9A" w:rsidP="00A66A9A">
            <w:pPr>
              <w:pStyle w:val="EngHang"/>
            </w:pPr>
            <w:r>
              <w:t>That He may confirm all we,</w:t>
            </w:r>
          </w:p>
          <w:p w14:paraId="0887DDFE" w14:textId="77777777" w:rsidR="00A66A9A" w:rsidRDefault="00A66A9A" w:rsidP="00A66A9A">
            <w:pPr>
              <w:pStyle w:val="EngHang"/>
            </w:pPr>
            <w:r>
              <w:t>His sheep, in the faith,</w:t>
            </w:r>
          </w:p>
          <w:p w14:paraId="5F5C0182" w14:textId="77777777" w:rsidR="00A66A9A" w:rsidRDefault="00A66A9A" w:rsidP="00A66A9A">
            <w:pPr>
              <w:pStyle w:val="EngHang"/>
            </w:pPr>
            <w:r>
              <w:t>And lead us through His goodwill</w:t>
            </w:r>
          </w:p>
          <w:p w14:paraId="67B2C6D2" w14:textId="77777777" w:rsidR="00A66A9A" w:rsidRDefault="00A66A9A" w:rsidP="00A66A9A">
            <w:pPr>
              <w:pStyle w:val="EngHangEnd"/>
            </w:pPr>
            <w:r>
              <w:t>To the end of days.</w:t>
            </w:r>
          </w:p>
        </w:tc>
        <w:tc>
          <w:tcPr>
            <w:tcW w:w="288" w:type="dxa"/>
          </w:tcPr>
          <w:p w14:paraId="50824406" w14:textId="77777777" w:rsidR="00A66A9A" w:rsidRDefault="00A66A9A" w:rsidP="00430630"/>
        </w:tc>
        <w:tc>
          <w:tcPr>
            <w:tcW w:w="288" w:type="dxa"/>
          </w:tcPr>
          <w:p w14:paraId="30787CF0" w14:textId="77777777" w:rsidR="00A66A9A" w:rsidRPr="00FB5ACB" w:rsidRDefault="00A66A9A" w:rsidP="00430630">
            <w:pPr>
              <w:pStyle w:val="CopticCross"/>
            </w:pPr>
          </w:p>
        </w:tc>
        <w:tc>
          <w:tcPr>
            <w:tcW w:w="3960" w:type="dxa"/>
          </w:tcPr>
          <w:p w14:paraId="195DC61A" w14:textId="77777777" w:rsidR="00A66A9A" w:rsidRDefault="00A66A9A" w:rsidP="00A66A9A">
            <w:pPr>
              <w:pStyle w:val="CopticVersemulti-line"/>
            </w:pPr>
            <w:r>
              <w:t>Ⲉⲑⲣⲉϥⲧⲁϫⲣⲟⲛ ϧⲉⲛ ⲡⲓⲛⲁϩϯ:</w:t>
            </w:r>
          </w:p>
          <w:p w14:paraId="3D858ECA" w14:textId="77777777" w:rsidR="00A66A9A" w:rsidRDefault="00A66A9A" w:rsidP="00A66A9A">
            <w:pPr>
              <w:pStyle w:val="CopticVersemulti-line"/>
            </w:pPr>
            <w:r>
              <w:t>ⲁⲛⲟⲛ ⲧⲏⲣⲉⲛ ϧⲁ ⲛⲉϥⲉ̀ⲥⲱⲟⲩ:</w:t>
            </w:r>
          </w:p>
          <w:p w14:paraId="47C3AFD4" w14:textId="77777777" w:rsidR="00A66A9A" w:rsidRDefault="00A66A9A" w:rsidP="00A66A9A">
            <w:pPr>
              <w:pStyle w:val="CopticVersemulti-line"/>
            </w:pPr>
            <w:r>
              <w:t>ⲛ̀ⲧⲉϥϭⲓⲙⲱⲓⲧ ⲛⲁⲛ ϧⲉⲛ ⲡⲉϥϯⲙⲁϯ:</w:t>
            </w:r>
          </w:p>
          <w:p w14:paraId="393D26B1" w14:textId="77777777" w:rsidR="00A66A9A" w:rsidRDefault="00A66A9A" w:rsidP="00A66A9A">
            <w:pPr>
              <w:pStyle w:val="CopticHangingVerse"/>
            </w:pPr>
            <w:r>
              <w:t>ϣⲁ ⲡ̀ϫⲱⲕ ⲉ̀ⲃⲟⲗ ⲛ̀ⲛⲓⲉ̀ϩⲟⲟⲩ.</w:t>
            </w:r>
          </w:p>
        </w:tc>
      </w:tr>
      <w:tr w:rsidR="00A66A9A" w14:paraId="0631CBFA" w14:textId="77777777" w:rsidTr="00430630">
        <w:trPr>
          <w:cantSplit/>
          <w:jc w:val="center"/>
        </w:trPr>
        <w:tc>
          <w:tcPr>
            <w:tcW w:w="288" w:type="dxa"/>
          </w:tcPr>
          <w:p w14:paraId="3F18BF1D" w14:textId="77777777" w:rsidR="00A66A9A" w:rsidRPr="00FB5ACB" w:rsidRDefault="00A66A9A" w:rsidP="00430630">
            <w:pPr>
              <w:pStyle w:val="CopticCross"/>
            </w:pPr>
            <w:r w:rsidRPr="00FB5ACB">
              <w:t>¿</w:t>
            </w:r>
          </w:p>
        </w:tc>
        <w:tc>
          <w:tcPr>
            <w:tcW w:w="3960" w:type="dxa"/>
          </w:tcPr>
          <w:p w14:paraId="33689EAB" w14:textId="77777777" w:rsidR="00A66A9A" w:rsidRDefault="00A66A9A" w:rsidP="00A66A9A">
            <w:pPr>
              <w:pStyle w:val="EngHang"/>
            </w:pPr>
            <w:r>
              <w:t>Preserve our shepherd,</w:t>
            </w:r>
          </w:p>
          <w:p w14:paraId="4F9BC583" w14:textId="77777777" w:rsidR="00A66A9A" w:rsidRDefault="00A66A9A" w:rsidP="00A66A9A">
            <w:pPr>
              <w:pStyle w:val="EngHang"/>
            </w:pPr>
            <w:r>
              <w:t>Abba (___). He shall raise his glory</w:t>
            </w:r>
          </w:p>
          <w:p w14:paraId="25F4FFB1" w14:textId="77777777" w:rsidR="00A66A9A" w:rsidRDefault="00A66A9A" w:rsidP="00A66A9A">
            <w:pPr>
              <w:pStyle w:val="EngHang"/>
            </w:pPr>
            <w:r>
              <w:t>In order that he might guide his people,</w:t>
            </w:r>
          </w:p>
          <w:p w14:paraId="4301FF9E" w14:textId="77777777" w:rsidR="00A66A9A" w:rsidRDefault="00A66A9A" w:rsidP="00A66A9A">
            <w:pPr>
              <w:pStyle w:val="EngHangEnd"/>
            </w:pPr>
            <w:r>
              <w:t>With our fathers, the bishops;</w:t>
            </w:r>
          </w:p>
        </w:tc>
        <w:tc>
          <w:tcPr>
            <w:tcW w:w="288" w:type="dxa"/>
          </w:tcPr>
          <w:p w14:paraId="3EB833D4" w14:textId="77777777" w:rsidR="00A66A9A" w:rsidRDefault="00A66A9A" w:rsidP="00430630"/>
        </w:tc>
        <w:tc>
          <w:tcPr>
            <w:tcW w:w="288" w:type="dxa"/>
          </w:tcPr>
          <w:p w14:paraId="3BA92747" w14:textId="77777777" w:rsidR="00A66A9A" w:rsidRPr="00FB5ACB" w:rsidRDefault="00A66A9A" w:rsidP="00430630">
            <w:pPr>
              <w:pStyle w:val="CopticCross"/>
            </w:pPr>
            <w:r w:rsidRPr="00FB5ACB">
              <w:t>¿</w:t>
            </w:r>
          </w:p>
        </w:tc>
        <w:tc>
          <w:tcPr>
            <w:tcW w:w="3960" w:type="dxa"/>
          </w:tcPr>
          <w:p w14:paraId="6354B1C5" w14:textId="77777777" w:rsidR="00A66A9A" w:rsidRDefault="00A66A9A" w:rsidP="00A66A9A">
            <w:pPr>
              <w:pStyle w:val="CopticVersemulti-line"/>
            </w:pPr>
            <w:r>
              <w:t>Ⲛⲧⲉϥⲁ̀ⲣⲉϩ ⲉ̀ⲡⲉⲛⲙⲁⲛⲉ̀ⲥⲱⲟⲩ:</w:t>
            </w:r>
          </w:p>
          <w:p w14:paraId="4334D0BF" w14:textId="77777777" w:rsidR="00A66A9A" w:rsidRDefault="00A66A9A" w:rsidP="00A66A9A">
            <w:pPr>
              <w:pStyle w:val="CopticVersemulti-line"/>
            </w:pPr>
            <w:r>
              <w:t>ⲁⲃⲃⲁ (…) ⲉϥⲉ̀ϭⲓⲥⲓ ⲙ̀ⲡⲉϥⲱ̀ⲟⲩ:</w:t>
            </w:r>
          </w:p>
          <w:p w14:paraId="5C3904BB" w14:textId="77777777" w:rsidR="00A66A9A" w:rsidRDefault="00A66A9A" w:rsidP="00A66A9A">
            <w:pPr>
              <w:pStyle w:val="CopticVersemulti-line"/>
            </w:pPr>
            <w:r>
              <w:t>ⲉⲑⲣⲉϥⲁ̀ⲙⲟⲛⲓ ⲙ̀ⲡⲉϥⲗⲁⲟⲥ:</w:t>
            </w:r>
          </w:p>
          <w:p w14:paraId="12774F81" w14:textId="77777777" w:rsidR="00A66A9A" w:rsidRDefault="00A66A9A" w:rsidP="00A66A9A">
            <w:pPr>
              <w:pStyle w:val="CopticHangingVerse"/>
            </w:pPr>
            <w:r>
              <w:t>ⲛⲉⲙ ⲛⲉⲛⲓⲟϯ ⲛ̀ⲉ̀ⲡⲓⲥⲕⲟⲡⲟⲥ.</w:t>
            </w:r>
          </w:p>
        </w:tc>
      </w:tr>
      <w:tr w:rsidR="00A66A9A" w14:paraId="16D7CA6C" w14:textId="77777777" w:rsidTr="00430630">
        <w:trPr>
          <w:cantSplit/>
          <w:jc w:val="center"/>
        </w:trPr>
        <w:tc>
          <w:tcPr>
            <w:tcW w:w="288" w:type="dxa"/>
          </w:tcPr>
          <w:p w14:paraId="3F6AED91" w14:textId="77777777" w:rsidR="00A66A9A" w:rsidRPr="00FB5ACB" w:rsidRDefault="00A66A9A" w:rsidP="00430630">
            <w:pPr>
              <w:pStyle w:val="CopticCross"/>
            </w:pPr>
          </w:p>
        </w:tc>
        <w:tc>
          <w:tcPr>
            <w:tcW w:w="3960" w:type="dxa"/>
          </w:tcPr>
          <w:p w14:paraId="0428B2EA" w14:textId="77777777" w:rsidR="00A66A9A" w:rsidRDefault="00A66A9A" w:rsidP="00A66A9A">
            <w:pPr>
              <w:pStyle w:val="EngHang"/>
            </w:pPr>
            <w:r>
              <w:t>That He might accept our prayers</w:t>
            </w:r>
          </w:p>
          <w:p w14:paraId="28646951" w14:textId="77777777" w:rsidR="00A66A9A" w:rsidRDefault="00A66A9A" w:rsidP="00A66A9A">
            <w:pPr>
              <w:pStyle w:val="EngHang"/>
            </w:pPr>
            <w:r>
              <w:t>And become our refuge place,</w:t>
            </w:r>
          </w:p>
          <w:p w14:paraId="2F2905A5" w14:textId="77777777" w:rsidR="00A66A9A" w:rsidRDefault="00A66A9A" w:rsidP="00A66A9A">
            <w:pPr>
              <w:pStyle w:val="EngHang"/>
            </w:pPr>
            <w:r>
              <w:t>And give rest to the souls</w:t>
            </w:r>
          </w:p>
          <w:p w14:paraId="53CA4DC7" w14:textId="77777777" w:rsidR="00A66A9A" w:rsidRDefault="00A66A9A" w:rsidP="00A66A9A">
            <w:pPr>
              <w:pStyle w:val="EngHangEnd"/>
            </w:pPr>
            <w:r>
              <w:t>Of the Christians who have slept;</w:t>
            </w:r>
          </w:p>
        </w:tc>
        <w:tc>
          <w:tcPr>
            <w:tcW w:w="288" w:type="dxa"/>
          </w:tcPr>
          <w:p w14:paraId="1316A609" w14:textId="77777777" w:rsidR="00A66A9A" w:rsidRDefault="00A66A9A" w:rsidP="00430630"/>
        </w:tc>
        <w:tc>
          <w:tcPr>
            <w:tcW w:w="288" w:type="dxa"/>
          </w:tcPr>
          <w:p w14:paraId="66EC5978" w14:textId="77777777" w:rsidR="00A66A9A" w:rsidRPr="00FB5ACB" w:rsidRDefault="00A66A9A" w:rsidP="00430630">
            <w:pPr>
              <w:pStyle w:val="CopticCross"/>
            </w:pPr>
          </w:p>
        </w:tc>
        <w:tc>
          <w:tcPr>
            <w:tcW w:w="3960" w:type="dxa"/>
          </w:tcPr>
          <w:p w14:paraId="14314543" w14:textId="77777777" w:rsidR="00A66A9A" w:rsidRDefault="00A66A9A" w:rsidP="00A66A9A">
            <w:pPr>
              <w:pStyle w:val="CopticVersemulti-line"/>
            </w:pPr>
            <w:r>
              <w:t>Ⲛⲧⲉϥϣⲱⲡ ⲉ̀ⲣⲟϥ ⲛ̀ⲛⲉⲛⲉⲩⲭⲏ:</w:t>
            </w:r>
          </w:p>
          <w:p w14:paraId="413AC7B3" w14:textId="77777777" w:rsidR="00A66A9A" w:rsidRDefault="00A66A9A" w:rsidP="00A66A9A">
            <w:pPr>
              <w:pStyle w:val="CopticVersemulti-line"/>
            </w:pPr>
            <w:r>
              <w:t>ⲛ̀ⲧⲉϥϣⲱⲡⲓ ⲛⲁⲛ ⲛ̀ⲟⲩⲙⲁⲙ̀ⲫⲱⲧ:</w:t>
            </w:r>
          </w:p>
          <w:p w14:paraId="070BE5E3" w14:textId="77777777" w:rsidR="00A66A9A" w:rsidRDefault="00A66A9A" w:rsidP="00A66A9A">
            <w:pPr>
              <w:pStyle w:val="CopticVersemulti-line"/>
            </w:pPr>
            <w:r>
              <w:t>ⲛ̀ⲧⲉϥϯⲙ̀ⲧⲟⲛ ⲛ̀ⲛⲓⲯⲩⲭⲏ:</w:t>
            </w:r>
          </w:p>
          <w:p w14:paraId="6E7EF05B" w14:textId="77777777" w:rsidR="00A66A9A" w:rsidRDefault="00A66A9A" w:rsidP="00A66A9A">
            <w:pPr>
              <w:pStyle w:val="CopticHangingVerse"/>
            </w:pPr>
            <w:r>
              <w:t>ⲛ̀ⲛⲓⲭ̀ⲣⲓⲥⲧⲓⲁⲛⲟⲥ ⲉ̀ⲧⲁⲩⲉⲛⲕⲟⲧ.</w:t>
            </w:r>
          </w:p>
        </w:tc>
      </w:tr>
      <w:tr w:rsidR="00A66A9A" w14:paraId="6B18EAB6" w14:textId="77777777" w:rsidTr="00430630">
        <w:trPr>
          <w:cantSplit/>
          <w:jc w:val="center"/>
        </w:trPr>
        <w:tc>
          <w:tcPr>
            <w:tcW w:w="288" w:type="dxa"/>
          </w:tcPr>
          <w:p w14:paraId="6F7D5258" w14:textId="77777777" w:rsidR="00A66A9A" w:rsidRPr="00FB5ACB" w:rsidRDefault="00A66A9A" w:rsidP="00430630">
            <w:pPr>
              <w:pStyle w:val="CopticCross"/>
            </w:pPr>
            <w:r w:rsidRPr="00FB5ACB">
              <w:t>¿</w:t>
            </w:r>
          </w:p>
        </w:tc>
        <w:tc>
          <w:tcPr>
            <w:tcW w:w="3960" w:type="dxa"/>
          </w:tcPr>
          <w:p w14:paraId="35CCF441" w14:textId="77777777" w:rsidR="00A66A9A" w:rsidRDefault="00A66A9A" w:rsidP="00A66A9A">
            <w:pPr>
              <w:pStyle w:val="EngHang"/>
            </w:pPr>
            <w:r>
              <w:t>That He may give us boldness</w:t>
            </w:r>
          </w:p>
          <w:p w14:paraId="12C325E0" w14:textId="77777777" w:rsidR="00A66A9A" w:rsidRDefault="00A66A9A" w:rsidP="00A66A9A">
            <w:pPr>
              <w:pStyle w:val="EngHang"/>
            </w:pPr>
            <w:r>
              <w:t>Through the prayers and intercessions</w:t>
            </w:r>
          </w:p>
          <w:p w14:paraId="6390C80E" w14:textId="77777777" w:rsidR="00A66A9A" w:rsidRDefault="00A66A9A" w:rsidP="00A66A9A">
            <w:pPr>
              <w:pStyle w:val="EngHang"/>
            </w:pPr>
            <w:r>
              <w:t>Of our Lady and Queen Mary,</w:t>
            </w:r>
          </w:p>
          <w:p w14:paraId="4457BE71" w14:textId="77777777" w:rsidR="00A66A9A" w:rsidRDefault="00A66A9A" w:rsidP="00A66A9A">
            <w:pPr>
              <w:pStyle w:val="EngHangEnd"/>
            </w:pPr>
            <w:r>
              <w:t>Until the end of time.</w:t>
            </w:r>
          </w:p>
        </w:tc>
        <w:tc>
          <w:tcPr>
            <w:tcW w:w="288" w:type="dxa"/>
          </w:tcPr>
          <w:p w14:paraId="7531CA77" w14:textId="77777777" w:rsidR="00A66A9A" w:rsidRDefault="00A66A9A" w:rsidP="00430630"/>
        </w:tc>
        <w:tc>
          <w:tcPr>
            <w:tcW w:w="288" w:type="dxa"/>
          </w:tcPr>
          <w:p w14:paraId="12313A22" w14:textId="77777777" w:rsidR="00A66A9A" w:rsidRPr="00FB5ACB" w:rsidRDefault="00A66A9A" w:rsidP="00430630">
            <w:pPr>
              <w:pStyle w:val="CopticCross"/>
            </w:pPr>
            <w:r w:rsidRPr="00FB5ACB">
              <w:t>¿</w:t>
            </w:r>
          </w:p>
        </w:tc>
        <w:tc>
          <w:tcPr>
            <w:tcW w:w="3960" w:type="dxa"/>
          </w:tcPr>
          <w:p w14:paraId="058FEA6B" w14:textId="77777777" w:rsidR="00A66A9A" w:rsidRDefault="00A66A9A" w:rsidP="00A66A9A">
            <w:pPr>
              <w:pStyle w:val="CopticVersemulti-line"/>
            </w:pPr>
            <w:r>
              <w:t>Ⲛⲧⲉϥϯ ⲛⲁⲛ ⲛ̀ⲟⲩⲡⲁⲣⲣⲏⲥⲓⲁ̀:</w:t>
            </w:r>
          </w:p>
          <w:p w14:paraId="7D20C9F5" w14:textId="77777777" w:rsidR="00A66A9A" w:rsidRDefault="00A66A9A" w:rsidP="00A66A9A">
            <w:pPr>
              <w:pStyle w:val="CopticVersemulti-line"/>
            </w:pPr>
            <w:r>
              <w:t>Ϩⲓⲧⲉⲛ ⲛⲓⲧⲱⲃϩ ⲛⲉⲙ ⲛⲓⲡ̀ⲣⲉⲥⲃⲓⲁ̀:</w:t>
            </w:r>
          </w:p>
          <w:p w14:paraId="6DF0B9F5" w14:textId="77777777" w:rsidR="00A66A9A" w:rsidRDefault="00A66A9A" w:rsidP="00A66A9A">
            <w:pPr>
              <w:pStyle w:val="CopticVersemulti-line"/>
            </w:pPr>
            <w:r>
              <w:t>ⲛⲧⲉ̀ ⲧⲉⲛⲟ̄ⲥ̄ ⲛ̀ⲛⲏⲃ Ⲙⲁⲣⲓⲁ̀:</w:t>
            </w:r>
          </w:p>
          <w:p w14:paraId="471AD2E1" w14:textId="77777777" w:rsidR="00A66A9A" w:rsidRDefault="00A66A9A" w:rsidP="00A66A9A">
            <w:pPr>
              <w:pStyle w:val="CopticHangingVerse"/>
            </w:pPr>
            <w:r>
              <w:t>ϣⲁ ⲛ̀ϫⲱⲕ ⲉ̀ⲃⲟⲗ ⲛ̀ⲛⲓⲥⲩⲛⲧⲉⲛⲗⲓⲁ̀.</w:t>
            </w:r>
          </w:p>
        </w:tc>
      </w:tr>
      <w:tr w:rsidR="00A66A9A" w14:paraId="1F6C2E4D" w14:textId="77777777" w:rsidTr="00430630">
        <w:trPr>
          <w:cantSplit/>
          <w:jc w:val="center"/>
        </w:trPr>
        <w:tc>
          <w:tcPr>
            <w:tcW w:w="288" w:type="dxa"/>
          </w:tcPr>
          <w:p w14:paraId="35F13451" w14:textId="77777777" w:rsidR="00A66A9A" w:rsidRPr="00FB5ACB" w:rsidRDefault="00A66A9A" w:rsidP="00430630">
            <w:pPr>
              <w:pStyle w:val="CopticCross"/>
            </w:pPr>
          </w:p>
        </w:tc>
        <w:tc>
          <w:tcPr>
            <w:tcW w:w="3960" w:type="dxa"/>
          </w:tcPr>
          <w:p w14:paraId="0170C5FF" w14:textId="77777777" w:rsidR="00A66A9A" w:rsidRDefault="00A66A9A" w:rsidP="00A66A9A">
            <w:pPr>
              <w:pStyle w:val="EngHang"/>
            </w:pPr>
            <w:r>
              <w:t>We glorify you, the faithful,</w:t>
            </w:r>
          </w:p>
          <w:p w14:paraId="5E686E73" w14:textId="77777777" w:rsidR="00A66A9A" w:rsidRDefault="00A66A9A" w:rsidP="00A66A9A">
            <w:pPr>
              <w:pStyle w:val="EngHang"/>
            </w:pPr>
            <w:r>
              <w:t>With the angel of praise,</w:t>
            </w:r>
          </w:p>
          <w:p w14:paraId="67620F10" w14:textId="77777777" w:rsidR="00A66A9A" w:rsidRDefault="00A66A9A" w:rsidP="00A66A9A">
            <w:pPr>
              <w:pStyle w:val="EngHang"/>
            </w:pPr>
            <w:r>
              <w:t>Saying, “Hail to you, O full of grace,</w:t>
            </w:r>
          </w:p>
          <w:p w14:paraId="37E8C396" w14:textId="77777777" w:rsidR="00A66A9A" w:rsidRDefault="00A66A9A" w:rsidP="00A66A9A">
            <w:pPr>
              <w:pStyle w:val="EngHangEnd"/>
            </w:pPr>
            <w:r>
              <w:t>The Lord is with you.”</w:t>
            </w:r>
          </w:p>
        </w:tc>
        <w:tc>
          <w:tcPr>
            <w:tcW w:w="288" w:type="dxa"/>
          </w:tcPr>
          <w:p w14:paraId="77A4251C" w14:textId="77777777" w:rsidR="00A66A9A" w:rsidRDefault="00A66A9A" w:rsidP="00430630"/>
        </w:tc>
        <w:tc>
          <w:tcPr>
            <w:tcW w:w="288" w:type="dxa"/>
          </w:tcPr>
          <w:p w14:paraId="6F309848" w14:textId="77777777" w:rsidR="00A66A9A" w:rsidRPr="00FB5ACB" w:rsidRDefault="00A66A9A" w:rsidP="00430630">
            <w:pPr>
              <w:pStyle w:val="CopticCross"/>
            </w:pPr>
          </w:p>
        </w:tc>
        <w:tc>
          <w:tcPr>
            <w:tcW w:w="3960" w:type="dxa"/>
          </w:tcPr>
          <w:p w14:paraId="364EFEC3" w14:textId="77777777" w:rsidR="00A66A9A" w:rsidRDefault="00A66A9A" w:rsidP="00A66A9A">
            <w:pPr>
              <w:pStyle w:val="CopticVersemulti-line"/>
            </w:pPr>
            <w:r>
              <w:t xml:space="preserve">Ⲧⲉⲛϯⲱ̀ⲟⲩ ⲛⲉ ⲱ̀ ⲑⲏⲉⲧⲉⲛϩⲟⲧ: </w:t>
            </w:r>
          </w:p>
          <w:p w14:paraId="0F905B61" w14:textId="77777777" w:rsidR="00A66A9A" w:rsidRDefault="00A66A9A" w:rsidP="00A66A9A">
            <w:pPr>
              <w:pStyle w:val="CopticVersemulti-line"/>
            </w:pPr>
            <w:r>
              <w:t>ⲛⲉⲙ ⲡⲓⲁⲅⲅⲉⲗⲟⲥ ⲛ̀ⲧⲉ ⲡⲓⲥ̀ⲙⲟⲩ:</w:t>
            </w:r>
          </w:p>
          <w:p w14:paraId="300E583A" w14:textId="77777777" w:rsidR="00A66A9A" w:rsidRDefault="00A66A9A" w:rsidP="00A66A9A">
            <w:pPr>
              <w:pStyle w:val="CopticVersemulti-line"/>
            </w:pPr>
            <w:r>
              <w:t>ϫⲉ ⲭⲉⲣⲉ ⲫⲏⲉⲑⲙⲉϩ ⲛ̀ϩ̀ⲙⲟⲧ:</w:t>
            </w:r>
          </w:p>
          <w:p w14:paraId="315B878E" w14:textId="77777777" w:rsidR="00A66A9A" w:rsidRDefault="00A66A9A" w:rsidP="00A66A9A">
            <w:pPr>
              <w:pStyle w:val="CopticHangingVerse"/>
            </w:pPr>
            <w:r>
              <w:t>ⲟ̀ Ⲕⲩⲣⲓⲟⲥ ⲙⲉⲧⲁ ⲥⲟⲩ.</w:t>
            </w:r>
          </w:p>
        </w:tc>
      </w:tr>
      <w:tr w:rsidR="00A66A9A" w14:paraId="39D028B1" w14:textId="77777777" w:rsidTr="00430630">
        <w:trPr>
          <w:cantSplit/>
          <w:jc w:val="center"/>
        </w:trPr>
        <w:tc>
          <w:tcPr>
            <w:tcW w:w="288" w:type="dxa"/>
          </w:tcPr>
          <w:p w14:paraId="1439000A" w14:textId="77777777" w:rsidR="00A66A9A" w:rsidRPr="00FB5ACB" w:rsidRDefault="00A66A9A" w:rsidP="00430630">
            <w:pPr>
              <w:pStyle w:val="CopticCross"/>
            </w:pPr>
            <w:r w:rsidRPr="00FB5ACB">
              <w:lastRenderedPageBreak/>
              <w:t>¿</w:t>
            </w:r>
          </w:p>
        </w:tc>
        <w:tc>
          <w:tcPr>
            <w:tcW w:w="3960" w:type="dxa"/>
          </w:tcPr>
          <w:p w14:paraId="69C33EB8" w14:textId="77777777" w:rsidR="00A66A9A" w:rsidRDefault="00A66A9A" w:rsidP="00A66A9A">
            <w:pPr>
              <w:pStyle w:val="EngHang"/>
            </w:pPr>
            <w:r>
              <w:t>Intercede on our behalf,</w:t>
            </w:r>
          </w:p>
          <w:p w14:paraId="024A16CD" w14:textId="77777777" w:rsidR="00A66A9A" w:rsidRDefault="00A66A9A" w:rsidP="00A66A9A">
            <w:pPr>
              <w:pStyle w:val="EngHang"/>
            </w:pPr>
            <w:r>
              <w:t>O Lady of us all, the Theotokos</w:t>
            </w:r>
          </w:p>
          <w:p w14:paraId="6F5976E9" w14:textId="77777777" w:rsidR="00A66A9A" w:rsidRDefault="00A66A9A" w:rsidP="00A66A9A">
            <w:pPr>
              <w:pStyle w:val="EngHang"/>
            </w:pPr>
            <w:r>
              <w:t>Mary, the Mother of our Savior,</w:t>
            </w:r>
          </w:p>
          <w:p w14:paraId="5633AA94" w14:textId="77777777" w:rsidR="00A66A9A" w:rsidRDefault="00A66A9A" w:rsidP="00A66A9A">
            <w:pPr>
              <w:pStyle w:val="EngHangEnd"/>
            </w:pPr>
            <w:r>
              <w:t>That He may forgive us our sins.</w:t>
            </w:r>
          </w:p>
        </w:tc>
        <w:tc>
          <w:tcPr>
            <w:tcW w:w="288" w:type="dxa"/>
          </w:tcPr>
          <w:p w14:paraId="1723C9C2" w14:textId="77777777" w:rsidR="00A66A9A" w:rsidRDefault="00A66A9A" w:rsidP="00430630"/>
        </w:tc>
        <w:tc>
          <w:tcPr>
            <w:tcW w:w="288" w:type="dxa"/>
          </w:tcPr>
          <w:p w14:paraId="52FFD0B9" w14:textId="77777777" w:rsidR="00A66A9A" w:rsidRPr="00FB5ACB" w:rsidRDefault="00A66A9A" w:rsidP="00430630">
            <w:pPr>
              <w:pStyle w:val="CopticCross"/>
            </w:pPr>
            <w:r w:rsidRPr="00FB5ACB">
              <w:t>¿</w:t>
            </w:r>
          </w:p>
        </w:tc>
        <w:tc>
          <w:tcPr>
            <w:tcW w:w="3960" w:type="dxa"/>
          </w:tcPr>
          <w:p w14:paraId="3AF71A5B" w14:textId="77777777" w:rsidR="00A66A9A" w:rsidRDefault="00A66A9A" w:rsidP="00A66A9A">
            <w:pPr>
              <w:pStyle w:val="CopticVersemulti-line"/>
            </w:pPr>
            <w:r>
              <w:t>Ⲁⲣⲓⲡ̀ⲣⲉⲥⲃⲉⲩⲓⲛ ⲉ̀ϩ̀ⲣⲏⲓ ⲉ̀ϫⲱⲛ:</w:t>
            </w:r>
          </w:p>
          <w:p w14:paraId="34BAE409" w14:textId="77777777" w:rsidR="00A66A9A" w:rsidRDefault="00A66A9A" w:rsidP="00A66A9A">
            <w:pPr>
              <w:pStyle w:val="CopticVersemulti-line"/>
            </w:pPr>
            <w:r>
              <w:t>ⲱ̀ ⲧⲉⲛⲟ̄ⲥ̄ ⲛ̀ⲛⲏⲃ ⲧⲏⲣⲉⲛ ϯⲑⲉⲟ̀ⲧⲟⲕⲟⲥ:</w:t>
            </w:r>
          </w:p>
          <w:p w14:paraId="00CAF1FC" w14:textId="77777777" w:rsidR="00A66A9A" w:rsidRDefault="00A66A9A" w:rsidP="00A66A9A">
            <w:pPr>
              <w:pStyle w:val="CopticVersemulti-line"/>
            </w:pPr>
            <w:r>
              <w:t>Ⲙⲁⲣⲓⲁ ⲑ̀ⲙⲁⲩ ⲙ̀Ⲡⲉⲛⲥⲱⲧⲏⲣ:</w:t>
            </w:r>
          </w:p>
          <w:p w14:paraId="04B1F351" w14:textId="77777777" w:rsidR="00A66A9A" w:rsidRDefault="00A66A9A" w:rsidP="00A66A9A">
            <w:pPr>
              <w:pStyle w:val="CopticHangingVerse"/>
            </w:pPr>
            <w:r>
              <w:t>ⲛ̀ⲧⲉϥⲭⲁ ⲛⲉⲛⲟⲃⲓ ⲛⲁⲛ ⲉ̀ⲃⲟⲗ.</w:t>
            </w:r>
          </w:p>
        </w:tc>
      </w:tr>
    </w:tbl>
    <w:p w14:paraId="01B5F178" w14:textId="77777777" w:rsidR="00547D3E" w:rsidRDefault="00547D3E" w:rsidP="00547D3E">
      <w:pPr>
        <w:pStyle w:val="Heading4"/>
      </w:pPr>
      <w:bookmarkStart w:id="1339" w:name="_Ref434478922"/>
      <w:r>
        <w:t xml:space="preserve">The Doxology of Archangel Gabriel for December or </w:t>
      </w:r>
      <w:r w:rsidRPr="006C0F49">
        <w:rPr>
          <w:rFonts w:ascii="FreeSerifAvvaShenouda" w:hAnsi="FreeSerifAvvaShenouda" w:cs="FreeSerifAvvaShenouda"/>
        </w:rPr>
        <w:t>Ⲕⲟⲓⲁϩⲕ</w:t>
      </w:r>
      <w:bookmarkEnd w:id="13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47D3E" w14:paraId="7054A5AD" w14:textId="77777777" w:rsidTr="00430630">
        <w:trPr>
          <w:cantSplit/>
          <w:jc w:val="center"/>
        </w:trPr>
        <w:tc>
          <w:tcPr>
            <w:tcW w:w="288" w:type="dxa"/>
          </w:tcPr>
          <w:p w14:paraId="3BFD30AE" w14:textId="77777777" w:rsidR="00547D3E" w:rsidRDefault="00547D3E" w:rsidP="00430630">
            <w:pPr>
              <w:pStyle w:val="CopticCross"/>
            </w:pPr>
          </w:p>
        </w:tc>
        <w:tc>
          <w:tcPr>
            <w:tcW w:w="3960" w:type="dxa"/>
          </w:tcPr>
          <w:p w14:paraId="7B4163DE" w14:textId="77777777" w:rsidR="00547D3E" w:rsidRDefault="00547D3E" w:rsidP="00547D3E">
            <w:pPr>
              <w:pStyle w:val="EngHang"/>
            </w:pPr>
            <w:r>
              <w:t>You are truly great,</w:t>
            </w:r>
          </w:p>
          <w:p w14:paraId="16A138A2" w14:textId="77777777" w:rsidR="00547D3E" w:rsidRDefault="00547D3E" w:rsidP="00547D3E">
            <w:pPr>
              <w:pStyle w:val="EngHang"/>
            </w:pPr>
            <w:r>
              <w:t xml:space="preserve">O </w:t>
            </w:r>
            <w:commentRangeStart w:id="1340"/>
            <w:r>
              <w:t>Angel-evangel of Good News</w:t>
            </w:r>
            <w:commentRangeEnd w:id="1340"/>
            <w:r>
              <w:rPr>
                <w:rStyle w:val="CommentReference"/>
                <w:rFonts w:ascii="Times New Roman" w:eastAsiaTheme="minorHAnsi" w:hAnsi="Times New Roman" w:cstheme="minorBidi"/>
                <w:color w:val="auto"/>
              </w:rPr>
              <w:commentReference w:id="1340"/>
            </w:r>
            <w:r>
              <w:t>,</w:t>
            </w:r>
          </w:p>
          <w:p w14:paraId="4206516E" w14:textId="77777777" w:rsidR="00547D3E" w:rsidRDefault="00547D3E" w:rsidP="00547D3E">
            <w:pPr>
              <w:pStyle w:val="EngHang"/>
            </w:pPr>
            <w:r>
              <w:t>Among the choirs of the angels,</w:t>
            </w:r>
          </w:p>
          <w:p w14:paraId="076EB3BE" w14:textId="77777777" w:rsidR="00547D3E" w:rsidRDefault="00547D3E" w:rsidP="00547D3E">
            <w:pPr>
              <w:pStyle w:val="EngHangEnd"/>
            </w:pPr>
            <w:r>
              <w:t>And the heavenly orders.</w:t>
            </w:r>
          </w:p>
        </w:tc>
        <w:tc>
          <w:tcPr>
            <w:tcW w:w="288" w:type="dxa"/>
          </w:tcPr>
          <w:p w14:paraId="3CF23E24" w14:textId="77777777" w:rsidR="00547D3E" w:rsidRDefault="00547D3E" w:rsidP="00430630"/>
        </w:tc>
        <w:tc>
          <w:tcPr>
            <w:tcW w:w="288" w:type="dxa"/>
          </w:tcPr>
          <w:p w14:paraId="3446B4CF" w14:textId="77777777" w:rsidR="00547D3E" w:rsidRDefault="00547D3E" w:rsidP="00430630">
            <w:pPr>
              <w:pStyle w:val="CopticCross"/>
            </w:pPr>
          </w:p>
        </w:tc>
        <w:tc>
          <w:tcPr>
            <w:tcW w:w="3960" w:type="dxa"/>
          </w:tcPr>
          <w:p w14:paraId="179338DA" w14:textId="77777777" w:rsidR="00547D3E" w:rsidRDefault="00547D3E" w:rsidP="00547D3E">
            <w:pPr>
              <w:pStyle w:val="CopticVersemulti-line"/>
            </w:pPr>
            <w:r>
              <w:t>Ⲛⲑⲟⲕ ⲟⲩⲛⲓϣϯ ⲁ̀ⲗⲏⲑⲟⲥ:</w:t>
            </w:r>
          </w:p>
          <w:p w14:paraId="05F8B9E6" w14:textId="77777777" w:rsidR="00547D3E" w:rsidRDefault="00547D3E" w:rsidP="00547D3E">
            <w:pPr>
              <w:pStyle w:val="CopticVersemulti-line"/>
            </w:pPr>
            <w:r>
              <w:t>ⲱ̀ ⲛⲓϥⲁⲓϣⲉⲛⲛⲟⲩϥⲓ ⲛ̀ⲕⲁⲗⲱⲥ:</w:t>
            </w:r>
          </w:p>
          <w:p w14:paraId="32005099" w14:textId="77777777" w:rsidR="00547D3E" w:rsidRDefault="00547D3E" w:rsidP="00547D3E">
            <w:pPr>
              <w:pStyle w:val="CopticVersemulti-line"/>
            </w:pPr>
            <w:r>
              <w:t>ϧⲉⲛ ⲛⲓⲧⲉⲝⲓⲥ ⲛ̀ⲁⲅⲅⲉⲗⲓⲕⲟⲛ:</w:t>
            </w:r>
          </w:p>
          <w:p w14:paraId="5120BF38" w14:textId="77777777" w:rsidR="00547D3E" w:rsidRPr="00C35319" w:rsidRDefault="00547D3E" w:rsidP="00547D3E">
            <w:pPr>
              <w:pStyle w:val="CopticHangingVerse"/>
            </w:pPr>
            <w:r>
              <w:t>ⲛⲉⲙ ⲛⲓⲧⲁⲅⲙⲁ ⲛ̀ⲉ̀ⲡⲟⲩⲣⲁⲛⲓⲟⲛ.</w:t>
            </w:r>
          </w:p>
        </w:tc>
      </w:tr>
      <w:tr w:rsidR="00547D3E" w14:paraId="4ABBB7CB" w14:textId="77777777" w:rsidTr="00430630">
        <w:trPr>
          <w:cantSplit/>
          <w:jc w:val="center"/>
        </w:trPr>
        <w:tc>
          <w:tcPr>
            <w:tcW w:w="288" w:type="dxa"/>
          </w:tcPr>
          <w:p w14:paraId="7A64D1FC" w14:textId="77777777" w:rsidR="00547D3E" w:rsidRDefault="00547D3E" w:rsidP="00430630">
            <w:pPr>
              <w:pStyle w:val="CopticCross"/>
            </w:pPr>
            <w:r w:rsidRPr="00FB5ACB">
              <w:t>¿</w:t>
            </w:r>
          </w:p>
        </w:tc>
        <w:tc>
          <w:tcPr>
            <w:tcW w:w="3960" w:type="dxa"/>
          </w:tcPr>
          <w:p w14:paraId="08D89F5F" w14:textId="77777777" w:rsidR="00547D3E" w:rsidRDefault="00547D3E" w:rsidP="00547D3E">
            <w:pPr>
              <w:pStyle w:val="EngHang"/>
            </w:pPr>
            <w:r>
              <w:t>O Gabriel the Evangel,</w:t>
            </w:r>
          </w:p>
          <w:p w14:paraId="7966A57F" w14:textId="77777777" w:rsidR="00547D3E" w:rsidRDefault="00547D3E" w:rsidP="00547D3E">
            <w:pPr>
              <w:pStyle w:val="EngHang"/>
            </w:pPr>
            <w:r>
              <w:t>The great among the angels,</w:t>
            </w:r>
          </w:p>
          <w:p w14:paraId="71E7FCDC" w14:textId="77777777" w:rsidR="00547D3E" w:rsidRDefault="00547D3E" w:rsidP="00547D3E">
            <w:pPr>
              <w:pStyle w:val="EngHang"/>
            </w:pPr>
            <w:r>
              <w:t>And the holy orders on high,</w:t>
            </w:r>
          </w:p>
          <w:p w14:paraId="6BDC6A59" w14:textId="77777777" w:rsidR="00547D3E" w:rsidRDefault="00547D3E" w:rsidP="00547D3E">
            <w:pPr>
              <w:pStyle w:val="EngHangEnd"/>
            </w:pPr>
            <w:r>
              <w:t>Who carry flaming fiery swords.</w:t>
            </w:r>
          </w:p>
        </w:tc>
        <w:tc>
          <w:tcPr>
            <w:tcW w:w="288" w:type="dxa"/>
          </w:tcPr>
          <w:p w14:paraId="01E8BDDD" w14:textId="77777777" w:rsidR="00547D3E" w:rsidRDefault="00547D3E" w:rsidP="00430630"/>
        </w:tc>
        <w:tc>
          <w:tcPr>
            <w:tcW w:w="288" w:type="dxa"/>
          </w:tcPr>
          <w:p w14:paraId="58C87F8E" w14:textId="77777777" w:rsidR="00547D3E" w:rsidRDefault="00547D3E" w:rsidP="00430630">
            <w:pPr>
              <w:pStyle w:val="CopticCross"/>
            </w:pPr>
            <w:r w:rsidRPr="00FB5ACB">
              <w:t>¿</w:t>
            </w:r>
          </w:p>
        </w:tc>
        <w:tc>
          <w:tcPr>
            <w:tcW w:w="3960" w:type="dxa"/>
          </w:tcPr>
          <w:p w14:paraId="1ED2543D" w14:textId="77777777" w:rsidR="00547D3E" w:rsidRDefault="00547D3E" w:rsidP="00547D3E">
            <w:pPr>
              <w:pStyle w:val="CopticVersemulti-line"/>
            </w:pPr>
            <w:r>
              <w:t>Ⲅⲁⲃⲣⲓⲏⲗ ⲡⲓϥⲁⲓϣⲉⲛⲟⲩϥⲓ:</w:t>
            </w:r>
          </w:p>
          <w:p w14:paraId="05F676FD" w14:textId="77777777" w:rsidR="00547D3E" w:rsidRDefault="00547D3E" w:rsidP="00547D3E">
            <w:pPr>
              <w:pStyle w:val="CopticVersemulti-line"/>
            </w:pPr>
            <w:r>
              <w:t>ⲛⲓⲛⲓϣϯ ϧⲉⲛ ⲛⲓⲁⲅⲅⲉⲗⲟⲥ:</w:t>
            </w:r>
          </w:p>
          <w:p w14:paraId="5B3F7EAE" w14:textId="77777777" w:rsidR="00547D3E" w:rsidRDefault="00547D3E" w:rsidP="00547D3E">
            <w:pPr>
              <w:pStyle w:val="CopticVersemulti-line"/>
            </w:pPr>
            <w:r>
              <w:t>ⲛⲉⲙ ⲛⲓⲧⲁⲅⲙⲁ ⲉⲑⲟⲩⲁⲃ ⲉⲧϭⲟⲥⲓ:</w:t>
            </w:r>
          </w:p>
          <w:p w14:paraId="2DEBD0F3" w14:textId="77777777" w:rsidR="00547D3E" w:rsidRDefault="00547D3E" w:rsidP="00547D3E">
            <w:pPr>
              <w:pStyle w:val="CopticHangingVerse"/>
            </w:pPr>
            <w:r>
              <w:t>ⲉⲧϥⲁⲓ ϧⲁ ⲧ̀ⲥⲏⲣϥⲓ ⲛ̀ϣⲁϩ ⲛ̀ⲭ̀ⲣⲱⲙ.</w:t>
            </w:r>
          </w:p>
        </w:tc>
      </w:tr>
      <w:tr w:rsidR="00547D3E" w14:paraId="4E524F98" w14:textId="77777777" w:rsidTr="00430630">
        <w:trPr>
          <w:cantSplit/>
          <w:jc w:val="center"/>
        </w:trPr>
        <w:tc>
          <w:tcPr>
            <w:tcW w:w="288" w:type="dxa"/>
          </w:tcPr>
          <w:p w14:paraId="1E86C575" w14:textId="77777777" w:rsidR="00547D3E" w:rsidRDefault="00547D3E" w:rsidP="00430630">
            <w:pPr>
              <w:pStyle w:val="CopticCross"/>
            </w:pPr>
          </w:p>
        </w:tc>
        <w:tc>
          <w:tcPr>
            <w:tcW w:w="3960" w:type="dxa"/>
          </w:tcPr>
          <w:p w14:paraId="3351E3C2" w14:textId="77777777" w:rsidR="00547D3E" w:rsidRDefault="00547D3E" w:rsidP="00547D3E">
            <w:pPr>
              <w:pStyle w:val="EngHang"/>
            </w:pPr>
            <w:r>
              <w:t>Daniel the prophet</w:t>
            </w:r>
          </w:p>
          <w:p w14:paraId="679B638A" w14:textId="77777777" w:rsidR="00547D3E" w:rsidRDefault="00547D3E" w:rsidP="00547D3E">
            <w:pPr>
              <w:pStyle w:val="EngHang"/>
            </w:pPr>
            <w:r>
              <w:t>Behold your honour.</w:t>
            </w:r>
          </w:p>
          <w:p w14:paraId="4F468BB6" w14:textId="77777777" w:rsidR="00547D3E" w:rsidRDefault="00547D3E" w:rsidP="00547D3E">
            <w:pPr>
              <w:pStyle w:val="EngHang"/>
            </w:pPr>
            <w:r>
              <w:t>You have revealed to him the Mystery</w:t>
            </w:r>
          </w:p>
          <w:p w14:paraId="606A9224" w14:textId="77777777" w:rsidR="00547D3E" w:rsidRDefault="00547D3E" w:rsidP="00547D3E">
            <w:pPr>
              <w:pStyle w:val="EngHangEnd"/>
            </w:pPr>
            <w:r>
              <w:t>Of the Life-giving Trinity.</w:t>
            </w:r>
          </w:p>
        </w:tc>
        <w:tc>
          <w:tcPr>
            <w:tcW w:w="288" w:type="dxa"/>
          </w:tcPr>
          <w:p w14:paraId="737564CA" w14:textId="77777777" w:rsidR="00547D3E" w:rsidRDefault="00547D3E" w:rsidP="00430630"/>
        </w:tc>
        <w:tc>
          <w:tcPr>
            <w:tcW w:w="288" w:type="dxa"/>
          </w:tcPr>
          <w:p w14:paraId="79A880EE" w14:textId="77777777" w:rsidR="00547D3E" w:rsidRDefault="00547D3E" w:rsidP="00430630">
            <w:pPr>
              <w:pStyle w:val="CopticCross"/>
            </w:pPr>
          </w:p>
        </w:tc>
        <w:tc>
          <w:tcPr>
            <w:tcW w:w="3960" w:type="dxa"/>
          </w:tcPr>
          <w:p w14:paraId="50672BDD" w14:textId="77777777" w:rsidR="00547D3E" w:rsidRDefault="00547D3E" w:rsidP="00547D3E">
            <w:pPr>
              <w:pStyle w:val="CopticVersemulti-line"/>
            </w:pPr>
            <w:r>
              <w:t>Ⲁϥⲛⲁⲩ ⲅⲁⲣ ⲉ̀ⲡⲉⲕⲧⲁⲓⲟ̀:</w:t>
            </w:r>
          </w:p>
          <w:p w14:paraId="210A8B70" w14:textId="77777777" w:rsidR="00547D3E" w:rsidRDefault="00547D3E" w:rsidP="00547D3E">
            <w:pPr>
              <w:pStyle w:val="CopticVersemulti-line"/>
            </w:pPr>
            <w:r>
              <w:t>ⲛ̀ϫⲉ Ⲇⲁⲛⲓⲏⲗ ⲡⲓⲡ̀ⲣⲟⲫⲏⲧⲏⲥ:</w:t>
            </w:r>
          </w:p>
          <w:p w14:paraId="2C940C79" w14:textId="77777777" w:rsidR="00547D3E" w:rsidRDefault="00547D3E" w:rsidP="00547D3E">
            <w:pPr>
              <w:pStyle w:val="CopticVersemulti-line"/>
            </w:pPr>
            <w:r>
              <w:t>ⲟⲩⲟϩ ⲁⲕⲧⲁⲙⲟϥ ⲉ̀ⲡⲓⲙⲩⲥⲧⲏⲣⲓⲟⲛ:</w:t>
            </w:r>
          </w:p>
          <w:p w14:paraId="46AF4E0E" w14:textId="77777777" w:rsidR="00547D3E" w:rsidRDefault="00547D3E" w:rsidP="00547D3E">
            <w:pPr>
              <w:pStyle w:val="CopticHangingVerse"/>
            </w:pPr>
            <w:r>
              <w:t>ⲛ̀Ϯⲧ̀ⲣⲓⲁⲥ ⲛ̀ⲣⲉϥⲧⲁⲛϧⲟ.</w:t>
            </w:r>
          </w:p>
        </w:tc>
      </w:tr>
      <w:tr w:rsidR="00547D3E" w14:paraId="56DC6CDA" w14:textId="77777777" w:rsidTr="00430630">
        <w:trPr>
          <w:cantSplit/>
          <w:jc w:val="center"/>
        </w:trPr>
        <w:tc>
          <w:tcPr>
            <w:tcW w:w="288" w:type="dxa"/>
          </w:tcPr>
          <w:p w14:paraId="46C45242" w14:textId="77777777" w:rsidR="00547D3E" w:rsidRDefault="00547D3E" w:rsidP="00430630">
            <w:pPr>
              <w:pStyle w:val="CopticCross"/>
            </w:pPr>
            <w:r w:rsidRPr="00FB5ACB">
              <w:t>¿</w:t>
            </w:r>
          </w:p>
        </w:tc>
        <w:tc>
          <w:tcPr>
            <w:tcW w:w="3960" w:type="dxa"/>
          </w:tcPr>
          <w:p w14:paraId="74949839" w14:textId="77777777" w:rsidR="00547D3E" w:rsidRDefault="00547D3E" w:rsidP="00547D3E">
            <w:pPr>
              <w:pStyle w:val="EngHang"/>
            </w:pPr>
            <w:r>
              <w:t>To Zacharias the priest,</w:t>
            </w:r>
          </w:p>
          <w:p w14:paraId="03A0B247" w14:textId="77777777" w:rsidR="00547D3E" w:rsidRDefault="00547D3E" w:rsidP="00547D3E">
            <w:pPr>
              <w:pStyle w:val="EngHang"/>
            </w:pPr>
            <w:r>
              <w:t>You announced the good news</w:t>
            </w:r>
          </w:p>
          <w:p w14:paraId="46E4131A" w14:textId="77777777" w:rsidR="00547D3E" w:rsidRDefault="00547D3E" w:rsidP="00547D3E">
            <w:pPr>
              <w:pStyle w:val="EngHang"/>
            </w:pPr>
            <w:r>
              <w:t>Of the birth of the forerunner,</w:t>
            </w:r>
          </w:p>
          <w:p w14:paraId="36BDA6F6" w14:textId="77777777" w:rsidR="00547D3E" w:rsidRDefault="00547D3E" w:rsidP="00547D3E">
            <w:pPr>
              <w:pStyle w:val="EngHangEnd"/>
            </w:pPr>
            <w:r>
              <w:t>John the Baptizer.</w:t>
            </w:r>
          </w:p>
        </w:tc>
        <w:tc>
          <w:tcPr>
            <w:tcW w:w="288" w:type="dxa"/>
          </w:tcPr>
          <w:p w14:paraId="24BAEF08" w14:textId="77777777" w:rsidR="00547D3E" w:rsidRDefault="00547D3E" w:rsidP="00430630"/>
        </w:tc>
        <w:tc>
          <w:tcPr>
            <w:tcW w:w="288" w:type="dxa"/>
          </w:tcPr>
          <w:p w14:paraId="3270BA35" w14:textId="77777777" w:rsidR="00547D3E" w:rsidRDefault="00547D3E" w:rsidP="00430630">
            <w:pPr>
              <w:pStyle w:val="CopticCross"/>
            </w:pPr>
            <w:r w:rsidRPr="00FB5ACB">
              <w:t>¿</w:t>
            </w:r>
          </w:p>
        </w:tc>
        <w:tc>
          <w:tcPr>
            <w:tcW w:w="3960" w:type="dxa"/>
          </w:tcPr>
          <w:p w14:paraId="29A454DA" w14:textId="77777777" w:rsidR="00547D3E" w:rsidRDefault="00547D3E" w:rsidP="00547D3E">
            <w:pPr>
              <w:pStyle w:val="CopticVersemulti-line"/>
            </w:pPr>
            <w:r>
              <w:t>Ⲟⲩⲟϩ Ⲍⲁⲭⲁⲣⲓⲁⲥ ⲡⲓⲟⲩⲏⲃ:</w:t>
            </w:r>
          </w:p>
          <w:p w14:paraId="2058019E" w14:textId="77777777" w:rsidR="00547D3E" w:rsidRDefault="00547D3E" w:rsidP="00547D3E">
            <w:pPr>
              <w:pStyle w:val="CopticVersemulti-line"/>
            </w:pPr>
            <w:r>
              <w:t>ⲛ̀ⲑⲟⲕ ⲁⲕϩⲓϣⲉⲛⲛⲟⲩϥⲓ ⲛⲁϥ:</w:t>
            </w:r>
          </w:p>
          <w:p w14:paraId="6B42DCBE" w14:textId="77777777" w:rsidR="00547D3E" w:rsidRDefault="00547D3E" w:rsidP="00547D3E">
            <w:pPr>
              <w:pStyle w:val="CopticVersemulti-line"/>
            </w:pPr>
            <w:r>
              <w:t>ϧⲉⲛ ⲡ̀ϫⲓⲛⲙⲓⲥⲓ ⲙ̀ⲡⲓⲡ̀ⲣⲟⲇⲟⲙⲟⲥ:</w:t>
            </w:r>
          </w:p>
          <w:p w14:paraId="7F1B56C3" w14:textId="77777777" w:rsidR="00547D3E" w:rsidRDefault="00547D3E" w:rsidP="00547D3E">
            <w:pPr>
              <w:pStyle w:val="CopticHangingVerse"/>
            </w:pPr>
            <w:r>
              <w:t>Ⲓⲱⲁⲛⲛⲏⲥ ⲡⲓⲣⲉϥϯⲱⲙⲥ.</w:t>
            </w:r>
          </w:p>
        </w:tc>
      </w:tr>
      <w:tr w:rsidR="00547D3E" w14:paraId="3E65546D" w14:textId="77777777" w:rsidTr="00430630">
        <w:trPr>
          <w:cantSplit/>
          <w:jc w:val="center"/>
        </w:trPr>
        <w:tc>
          <w:tcPr>
            <w:tcW w:w="288" w:type="dxa"/>
          </w:tcPr>
          <w:p w14:paraId="6148C454" w14:textId="77777777" w:rsidR="00547D3E" w:rsidRDefault="00547D3E" w:rsidP="00430630">
            <w:pPr>
              <w:pStyle w:val="CopticCross"/>
            </w:pPr>
          </w:p>
        </w:tc>
        <w:tc>
          <w:tcPr>
            <w:tcW w:w="3960" w:type="dxa"/>
          </w:tcPr>
          <w:p w14:paraId="3FA0C240" w14:textId="77777777" w:rsidR="00547D3E" w:rsidRDefault="00547D3E" w:rsidP="00547D3E">
            <w:pPr>
              <w:pStyle w:val="EngHang"/>
            </w:pPr>
            <w:r>
              <w:t>Likewise, you evangelized the Virgin,</w:t>
            </w:r>
          </w:p>
          <w:p w14:paraId="1548F522" w14:textId="77777777" w:rsidR="00547D3E" w:rsidRDefault="00547D3E" w:rsidP="00547D3E">
            <w:pPr>
              <w:pStyle w:val="EngHang"/>
            </w:pPr>
            <w:r>
              <w:t>“</w:t>
            </w:r>
            <w:commentRangeStart w:id="1341"/>
            <w:r>
              <w:t>Hail, O full of grace</w:t>
            </w:r>
            <w:commentRangeEnd w:id="1341"/>
            <w:r>
              <w:rPr>
                <w:rStyle w:val="CommentReference"/>
                <w:rFonts w:ascii="Times New Roman" w:eastAsiaTheme="minorHAnsi" w:hAnsi="Times New Roman" w:cstheme="minorBidi"/>
                <w:color w:val="auto"/>
              </w:rPr>
              <w:commentReference w:id="1341"/>
            </w:r>
            <w:r>
              <w:t>,</w:t>
            </w:r>
          </w:p>
          <w:p w14:paraId="2AF0D1B3" w14:textId="77777777" w:rsidR="00547D3E" w:rsidRDefault="00547D3E" w:rsidP="00547D3E">
            <w:pPr>
              <w:pStyle w:val="EngHang"/>
            </w:pPr>
            <w:r>
              <w:t>The Lord is with you. You shall bring forth</w:t>
            </w:r>
          </w:p>
          <w:p w14:paraId="73A98A47" w14:textId="77777777" w:rsidR="00547D3E" w:rsidRDefault="00547D3E" w:rsidP="00547D3E">
            <w:pPr>
              <w:pStyle w:val="EngHangEnd"/>
            </w:pPr>
            <w:r>
              <w:t>The Saviour of the whole world.”</w:t>
            </w:r>
          </w:p>
        </w:tc>
        <w:tc>
          <w:tcPr>
            <w:tcW w:w="288" w:type="dxa"/>
          </w:tcPr>
          <w:p w14:paraId="4A2AC638" w14:textId="77777777" w:rsidR="00547D3E" w:rsidRDefault="00547D3E" w:rsidP="00430630"/>
        </w:tc>
        <w:tc>
          <w:tcPr>
            <w:tcW w:w="288" w:type="dxa"/>
          </w:tcPr>
          <w:p w14:paraId="66033912" w14:textId="77777777" w:rsidR="00547D3E" w:rsidRDefault="00547D3E" w:rsidP="00430630">
            <w:pPr>
              <w:pStyle w:val="CopticCross"/>
            </w:pPr>
          </w:p>
        </w:tc>
        <w:tc>
          <w:tcPr>
            <w:tcW w:w="3960" w:type="dxa"/>
          </w:tcPr>
          <w:p w14:paraId="24B14281" w14:textId="77777777" w:rsidR="00547D3E" w:rsidRDefault="00547D3E" w:rsidP="00547D3E">
            <w:pPr>
              <w:pStyle w:val="CopticVersemulti-line"/>
            </w:pPr>
            <w:r>
              <w:t>Ⲁⲕϩⲓϣⲉⲛⲛⲟⲩϥⲓ ⲟⲛ ⲛ̀ϯⲡⲁⲣⲑⲉⲟⲛⲥ:</w:t>
            </w:r>
          </w:p>
          <w:p w14:paraId="3F5115F8" w14:textId="77777777" w:rsidR="00547D3E" w:rsidRDefault="00547D3E" w:rsidP="00547D3E">
            <w:pPr>
              <w:pStyle w:val="CopticVersemulti-line"/>
            </w:pPr>
            <w:r>
              <w:t>Ϫⲉ ⲭⲉⲣⲉ ⲑⲏⲉⲑⲙⲉϩ ⲛ̀ϩ̀ⲙⲟⲧ:</w:t>
            </w:r>
          </w:p>
          <w:p w14:paraId="24C4B365" w14:textId="77777777" w:rsidR="00547D3E" w:rsidRDefault="00547D3E" w:rsidP="00547D3E">
            <w:pPr>
              <w:pStyle w:val="CopticVersemulti-line"/>
            </w:pPr>
            <w:r>
              <w:t>Ⲡⲟ̄ⲥ̄ ⲛⲉⲙⲉ ⲧⲉⲣⲁⲙⲓⲥⲓ:</w:t>
            </w:r>
          </w:p>
          <w:p w14:paraId="2922FD8A" w14:textId="77777777" w:rsidR="00547D3E" w:rsidRDefault="00547D3E" w:rsidP="00547D3E">
            <w:pPr>
              <w:pStyle w:val="CopticHangingVerse"/>
            </w:pPr>
            <w:r>
              <w:t>ⲙ̀Ⲡⲥⲱⲧⲏⲣ ⲙ̀ⲡⲓⲕⲟⲥⲙⲟⲥ ⲧⲏⲣϥ.</w:t>
            </w:r>
          </w:p>
        </w:tc>
      </w:tr>
      <w:tr w:rsidR="00547D3E" w14:paraId="0D2CA901" w14:textId="77777777" w:rsidTr="00430630">
        <w:trPr>
          <w:cantSplit/>
          <w:jc w:val="center"/>
        </w:trPr>
        <w:tc>
          <w:tcPr>
            <w:tcW w:w="288" w:type="dxa"/>
          </w:tcPr>
          <w:p w14:paraId="5064A367" w14:textId="77777777" w:rsidR="00547D3E" w:rsidRDefault="00547D3E" w:rsidP="00430630">
            <w:pPr>
              <w:pStyle w:val="CopticCross"/>
            </w:pPr>
            <w:r w:rsidRPr="00FB5ACB">
              <w:lastRenderedPageBreak/>
              <w:t>¿</w:t>
            </w:r>
          </w:p>
        </w:tc>
        <w:tc>
          <w:tcPr>
            <w:tcW w:w="3960" w:type="dxa"/>
          </w:tcPr>
          <w:p w14:paraId="3FDD7D09" w14:textId="77777777" w:rsidR="00547D3E" w:rsidRDefault="00547D3E" w:rsidP="00547D3E">
            <w:pPr>
              <w:pStyle w:val="EngHang"/>
            </w:pPr>
            <w:r>
              <w:t>Intercede on our behalf,</w:t>
            </w:r>
          </w:p>
          <w:p w14:paraId="2F129B36" w14:textId="77777777" w:rsidR="00547D3E" w:rsidRDefault="00547D3E" w:rsidP="00547D3E">
            <w:pPr>
              <w:pStyle w:val="EngHang"/>
            </w:pPr>
            <w:r>
              <w:t>O holy archangel,</w:t>
            </w:r>
          </w:p>
          <w:p w14:paraId="77D93164" w14:textId="77777777" w:rsidR="00547D3E" w:rsidRDefault="00547D3E" w:rsidP="00547D3E">
            <w:pPr>
              <w:pStyle w:val="EngHang"/>
            </w:pPr>
            <w:r>
              <w:t xml:space="preserve">Gabriel the </w:t>
            </w:r>
            <w:commentRangeStart w:id="1342"/>
            <w:r>
              <w:t>Angel-Evangel</w:t>
            </w:r>
            <w:commentRangeEnd w:id="1342"/>
            <w:r>
              <w:rPr>
                <w:rStyle w:val="CommentReference"/>
                <w:rFonts w:ascii="Times New Roman" w:eastAsiaTheme="minorHAnsi" w:hAnsi="Times New Roman" w:cstheme="minorBidi"/>
                <w:color w:val="auto"/>
              </w:rPr>
              <w:commentReference w:id="1342"/>
            </w:r>
            <w:r>
              <w:t>,</w:t>
            </w:r>
          </w:p>
          <w:p w14:paraId="6248D42B" w14:textId="77777777" w:rsidR="00547D3E" w:rsidRDefault="00547D3E" w:rsidP="00547D3E">
            <w:pPr>
              <w:pStyle w:val="EngHangEnd"/>
            </w:pPr>
            <w:r>
              <w:t>That He may forgive us our sins.</w:t>
            </w:r>
          </w:p>
        </w:tc>
        <w:tc>
          <w:tcPr>
            <w:tcW w:w="288" w:type="dxa"/>
          </w:tcPr>
          <w:p w14:paraId="1F0065CB" w14:textId="77777777" w:rsidR="00547D3E" w:rsidRDefault="00547D3E" w:rsidP="00430630"/>
        </w:tc>
        <w:tc>
          <w:tcPr>
            <w:tcW w:w="288" w:type="dxa"/>
          </w:tcPr>
          <w:p w14:paraId="6D4DCCFF" w14:textId="77777777" w:rsidR="00547D3E" w:rsidRDefault="00547D3E" w:rsidP="00430630">
            <w:pPr>
              <w:pStyle w:val="CopticCross"/>
            </w:pPr>
            <w:r w:rsidRPr="00FB5ACB">
              <w:t>¿</w:t>
            </w:r>
          </w:p>
        </w:tc>
        <w:tc>
          <w:tcPr>
            <w:tcW w:w="3960" w:type="dxa"/>
          </w:tcPr>
          <w:p w14:paraId="5CBE51F0" w14:textId="77777777" w:rsidR="00547D3E" w:rsidRDefault="00547D3E" w:rsidP="00547D3E">
            <w:pPr>
              <w:pStyle w:val="CopticVersemulti-line"/>
            </w:pPr>
            <w:r>
              <w:t>Ⲁⲣⲓⲡ̀ⲣⲉⲥⲃⲉⲩⲓⲛ ⲉ̀ϩ̀ⲣⲏⲓ ⲉϫⲱⲛ:</w:t>
            </w:r>
          </w:p>
          <w:p w14:paraId="0C5A5568" w14:textId="77777777" w:rsidR="00547D3E" w:rsidRDefault="00547D3E" w:rsidP="00547D3E">
            <w:pPr>
              <w:pStyle w:val="CopticVersemulti-line"/>
            </w:pPr>
            <w:r>
              <w:t>ⲱ̀ ⲡⲓⲁⲣⲭⲏ ⲁⲅⲅⲉⲗⲟⲥ ⲉⲑⲟⲩⲁⲃ:</w:t>
            </w:r>
          </w:p>
          <w:p w14:paraId="008B3BDF" w14:textId="77777777" w:rsidR="00547D3E" w:rsidRDefault="00547D3E" w:rsidP="00547D3E">
            <w:pPr>
              <w:pStyle w:val="CopticVersemulti-line"/>
            </w:pPr>
            <w:r>
              <w:t xml:space="preserve">Ⲅⲁⲃⲣⲓⲏⲗ ⲡⲓϥⲁⲓϣⲉⲛⲛⲟⲩϥⲓ: </w:t>
            </w:r>
          </w:p>
          <w:p w14:paraId="78847941" w14:textId="77777777" w:rsidR="00547D3E" w:rsidRDefault="00547D3E" w:rsidP="00547D3E">
            <w:pPr>
              <w:pStyle w:val="CopticHangingVerse"/>
            </w:pPr>
            <w:r>
              <w:t>ⲛ̀ⲧⲉϥⲭⲁ ⲛⲉⲛⲛⲟⲃⲓ ⲛⲁⲛ ⲉ̀ⲃⲟⲗ.</w:t>
            </w:r>
          </w:p>
        </w:tc>
      </w:tr>
    </w:tbl>
    <w:p w14:paraId="055C4A15" w14:textId="77777777" w:rsidR="006C0F49" w:rsidRPr="00205EA4" w:rsidRDefault="006C0F49" w:rsidP="00205EA4">
      <w:pPr>
        <w:pStyle w:val="Rubric"/>
      </w:pPr>
    </w:p>
    <w:p w14:paraId="4092BC61" w14:textId="77777777" w:rsidR="00253C5F" w:rsidRDefault="00253C5F" w:rsidP="00253C5F">
      <w:pPr>
        <w:pStyle w:val="Heading3"/>
      </w:pPr>
      <w:bookmarkStart w:id="1343" w:name="_Ref434564112"/>
      <w:bookmarkStart w:id="1344" w:name="_Toc448227518"/>
      <w:bookmarkStart w:id="1345" w:name="_Toc410196203"/>
      <w:bookmarkStart w:id="1346" w:name="_Toc410196445"/>
      <w:bookmarkStart w:id="1347" w:name="_Toc410196947"/>
      <w:r>
        <w:t>December 1 (2) / Koiak 5: Martyrdom of St. Victor</w:t>
      </w:r>
      <w:bookmarkEnd w:id="1343"/>
      <w:bookmarkEnd w:id="1344"/>
    </w:p>
    <w:p w14:paraId="5851AA48" w14:textId="77777777" w:rsidR="00253C5F" w:rsidRDefault="00253C5F" w:rsidP="00253C5F">
      <w:pPr>
        <w:pStyle w:val="Heading4"/>
      </w:pPr>
      <w:bookmarkStart w:id="1348" w:name="_Ref434489590"/>
      <w:r>
        <w:t>The Doxology</w:t>
      </w:r>
      <w:r w:rsidR="00B46E6E">
        <w:t xml:space="preserve"> for St. Victor</w:t>
      </w:r>
      <w:bookmarkEnd w:id="134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3C5F" w14:paraId="2B95AB8A" w14:textId="77777777" w:rsidTr="0081710C">
        <w:trPr>
          <w:cantSplit/>
          <w:jc w:val="center"/>
        </w:trPr>
        <w:tc>
          <w:tcPr>
            <w:tcW w:w="288" w:type="dxa"/>
          </w:tcPr>
          <w:p w14:paraId="4FFE6C37" w14:textId="77777777" w:rsidR="00253C5F" w:rsidRDefault="00253C5F" w:rsidP="0081710C">
            <w:pPr>
              <w:pStyle w:val="CopticCross"/>
            </w:pPr>
          </w:p>
        </w:tc>
        <w:tc>
          <w:tcPr>
            <w:tcW w:w="3960" w:type="dxa"/>
          </w:tcPr>
          <w:p w14:paraId="6E8A4E92" w14:textId="77777777" w:rsidR="00253C5F" w:rsidRDefault="00253C5F" w:rsidP="00253C5F">
            <w:pPr>
              <w:pStyle w:val="EngHang"/>
            </w:pPr>
            <w:r>
              <w:t>“Tell me, where are you going,</w:t>
            </w:r>
          </w:p>
          <w:p w14:paraId="4AF53A03" w14:textId="77777777" w:rsidR="00253C5F" w:rsidRDefault="00253C5F" w:rsidP="00253C5F">
            <w:pPr>
              <w:pStyle w:val="EngHang"/>
            </w:pPr>
            <w:r>
              <w:t>O Victor, my beloved son?</w:t>
            </w:r>
          </w:p>
          <w:p w14:paraId="3CBF7269" w14:textId="77777777" w:rsidR="00253C5F" w:rsidRDefault="00253C5F" w:rsidP="00253C5F">
            <w:pPr>
              <w:pStyle w:val="EngHang"/>
            </w:pPr>
            <w:r>
              <w:t>For your mouth is muzzled,</w:t>
            </w:r>
          </w:p>
          <w:p w14:paraId="17950083" w14:textId="77777777" w:rsidR="00253C5F" w:rsidRDefault="00253C5F" w:rsidP="00253C5F">
            <w:pPr>
              <w:pStyle w:val="EngHangEnd"/>
            </w:pPr>
            <w:r>
              <w:t>And your hands are fettered.”</w:t>
            </w:r>
          </w:p>
        </w:tc>
        <w:tc>
          <w:tcPr>
            <w:tcW w:w="288" w:type="dxa"/>
          </w:tcPr>
          <w:p w14:paraId="4A415750" w14:textId="77777777" w:rsidR="00253C5F" w:rsidRDefault="00253C5F" w:rsidP="0081710C"/>
        </w:tc>
        <w:tc>
          <w:tcPr>
            <w:tcW w:w="288" w:type="dxa"/>
          </w:tcPr>
          <w:p w14:paraId="47BF7AF8" w14:textId="77777777" w:rsidR="00253C5F" w:rsidRDefault="00253C5F" w:rsidP="0081710C">
            <w:pPr>
              <w:pStyle w:val="CopticCross"/>
            </w:pPr>
          </w:p>
        </w:tc>
        <w:tc>
          <w:tcPr>
            <w:tcW w:w="3960" w:type="dxa"/>
          </w:tcPr>
          <w:p w14:paraId="17DD4CF2" w14:textId="77777777" w:rsidR="00253C5F" w:rsidRDefault="00253C5F" w:rsidP="00253C5F">
            <w:pPr>
              <w:pStyle w:val="CopticVersemulti-line"/>
            </w:pPr>
            <w:r>
              <w:t>Ⲙⲁⲧⲁⲙⲟⲓ ϫⲉ ⲕ̀ϣⲉ ⲉ̀ⲑⲱⲛ:</w:t>
            </w:r>
          </w:p>
          <w:p w14:paraId="1FDD9304" w14:textId="77777777" w:rsidR="00253C5F" w:rsidRDefault="00253C5F" w:rsidP="00253C5F">
            <w:pPr>
              <w:pStyle w:val="CopticVersemulti-line"/>
            </w:pPr>
            <w:r>
              <w:t>ⲱ̀ Ⲃⲓⲕⲧⲱⲣ ⲡⲁⲙⲉⲛⲣⲓⲧ ⲛ̀ϣⲏⲣⲓ:</w:t>
            </w:r>
          </w:p>
          <w:p w14:paraId="125DD5A6" w14:textId="77777777" w:rsidR="00253C5F" w:rsidRDefault="00253C5F" w:rsidP="00253C5F">
            <w:pPr>
              <w:pStyle w:val="CopticVersemulti-line"/>
            </w:pPr>
            <w:r>
              <w:t>ⲉ̀ⲣⲉ ⲡⲓⲕⲏⲙⲟⲥ ⲭⲏ ϧⲉⲛ ⲣⲱⲕ:</w:t>
            </w:r>
          </w:p>
          <w:p w14:paraId="34DA08F0" w14:textId="77777777" w:rsidR="00253C5F" w:rsidRDefault="00253C5F" w:rsidP="00253C5F">
            <w:pPr>
              <w:pStyle w:val="CopticHangingVerse"/>
            </w:pPr>
            <w:r>
              <w:t>ⲉ̀ⲣⲉ ⲛⲓⲡⲉⲇⲏⲥ ϧⲉⲛ ⲛⲉⲕϫⲓϫ.</w:t>
            </w:r>
          </w:p>
        </w:tc>
      </w:tr>
      <w:tr w:rsidR="00253C5F" w14:paraId="4A539E32" w14:textId="77777777" w:rsidTr="0081710C">
        <w:trPr>
          <w:cantSplit/>
          <w:jc w:val="center"/>
        </w:trPr>
        <w:tc>
          <w:tcPr>
            <w:tcW w:w="288" w:type="dxa"/>
          </w:tcPr>
          <w:p w14:paraId="27E2AA7F" w14:textId="77777777" w:rsidR="00253C5F" w:rsidRDefault="00253C5F" w:rsidP="0081710C">
            <w:pPr>
              <w:pStyle w:val="CopticCross"/>
            </w:pPr>
            <w:r w:rsidRPr="00FB5ACB">
              <w:t>¿</w:t>
            </w:r>
          </w:p>
        </w:tc>
        <w:tc>
          <w:tcPr>
            <w:tcW w:w="3960" w:type="dxa"/>
          </w:tcPr>
          <w:p w14:paraId="3DB38A0D" w14:textId="77777777" w:rsidR="00253C5F" w:rsidRDefault="00253C5F" w:rsidP="00253C5F">
            <w:pPr>
              <w:pStyle w:val="EngHang"/>
            </w:pPr>
            <w:r>
              <w:t>He replied, “I go to the land</w:t>
            </w:r>
          </w:p>
          <w:p w14:paraId="2BC3EC3E" w14:textId="77777777" w:rsidR="00253C5F" w:rsidRDefault="00253C5F" w:rsidP="00253C5F">
            <w:pPr>
              <w:pStyle w:val="EngHang"/>
            </w:pPr>
            <w:r>
              <w:t>Of Egypt, to [Governor] Armenius,</w:t>
            </w:r>
          </w:p>
          <w:p w14:paraId="164ABFFF" w14:textId="77777777" w:rsidR="00253C5F" w:rsidRDefault="00253C5F" w:rsidP="00253C5F">
            <w:pPr>
              <w:pStyle w:val="EngHang"/>
            </w:pPr>
            <w:r>
              <w:t>That I may die in the Name of my Saviour,</w:t>
            </w:r>
          </w:p>
          <w:p w14:paraId="4CB45953" w14:textId="77777777" w:rsidR="00253C5F" w:rsidRDefault="00253C5F" w:rsidP="00253C5F">
            <w:pPr>
              <w:pStyle w:val="EngHangEnd"/>
            </w:pPr>
            <w:r>
              <w:t>That He may forgive me my sins.”</w:t>
            </w:r>
          </w:p>
        </w:tc>
        <w:tc>
          <w:tcPr>
            <w:tcW w:w="288" w:type="dxa"/>
          </w:tcPr>
          <w:p w14:paraId="3DD3AE21" w14:textId="77777777" w:rsidR="00253C5F" w:rsidRDefault="00253C5F" w:rsidP="0081710C"/>
        </w:tc>
        <w:tc>
          <w:tcPr>
            <w:tcW w:w="288" w:type="dxa"/>
          </w:tcPr>
          <w:p w14:paraId="7CCBEDD1" w14:textId="77777777" w:rsidR="00253C5F" w:rsidRDefault="00253C5F" w:rsidP="0081710C">
            <w:pPr>
              <w:pStyle w:val="CopticCross"/>
            </w:pPr>
            <w:r w:rsidRPr="00FB5ACB">
              <w:t>¿</w:t>
            </w:r>
          </w:p>
        </w:tc>
        <w:tc>
          <w:tcPr>
            <w:tcW w:w="3960" w:type="dxa"/>
          </w:tcPr>
          <w:p w14:paraId="366F7638" w14:textId="77777777" w:rsidR="00253C5F" w:rsidRDefault="00253C5F" w:rsidP="00253C5F">
            <w:pPr>
              <w:pStyle w:val="CopticVersemulti-line"/>
            </w:pPr>
            <w:r>
              <w:t>Ⲡⲉϫⲁϥ ϫⲉ ϯϣⲉ ⲉ̀ⲧ̀ⲭⲱⲣⲁ:</w:t>
            </w:r>
          </w:p>
          <w:p w14:paraId="6D170F98" w14:textId="77777777" w:rsidR="00253C5F" w:rsidRDefault="00253C5F" w:rsidP="00253C5F">
            <w:pPr>
              <w:pStyle w:val="CopticVersemulti-line"/>
            </w:pPr>
            <w:r>
              <w:t>ⲛ̀Ⲭⲏⲙⲓ ⲉ̀ⲣⲁⲧϥ ⲛ̀Ⲁⲣⲙⲉⲛⲓⲟⲥ:</w:t>
            </w:r>
          </w:p>
          <w:p w14:paraId="28BE1E79" w14:textId="77777777" w:rsidR="00253C5F" w:rsidRDefault="00253C5F" w:rsidP="00253C5F">
            <w:pPr>
              <w:pStyle w:val="CopticVersemulti-line"/>
            </w:pPr>
            <w:r>
              <w:t>ⲛ̀ⲧⲁⲙⲟⲩ ⲉ̀ϫⲉⲛ ⲫ̀ⲣⲁⲛ ⲙ̀ⲡⲁⲤⲱⲧⲏⲣ:</w:t>
            </w:r>
          </w:p>
          <w:p w14:paraId="20A3E34C" w14:textId="77777777" w:rsidR="00253C5F" w:rsidRDefault="00253C5F" w:rsidP="00253C5F">
            <w:pPr>
              <w:pStyle w:val="CopticHangingVerse"/>
            </w:pPr>
            <w:r>
              <w:t>ⲛ̀ⲧⲉϥⲭⲁ ⲛⲁⲛⲟⲃⲓ ⲛⲏⲓ ⲉ̀ⲃⲟⲗ.</w:t>
            </w:r>
          </w:p>
        </w:tc>
      </w:tr>
      <w:tr w:rsidR="00253C5F" w14:paraId="2DEE9041" w14:textId="77777777" w:rsidTr="0081710C">
        <w:trPr>
          <w:cantSplit/>
          <w:jc w:val="center"/>
        </w:trPr>
        <w:tc>
          <w:tcPr>
            <w:tcW w:w="288" w:type="dxa"/>
          </w:tcPr>
          <w:p w14:paraId="04E8B7DD" w14:textId="77777777" w:rsidR="00253C5F" w:rsidRDefault="00253C5F" w:rsidP="0081710C">
            <w:pPr>
              <w:pStyle w:val="CopticCross"/>
            </w:pPr>
          </w:p>
        </w:tc>
        <w:tc>
          <w:tcPr>
            <w:tcW w:w="3960" w:type="dxa"/>
          </w:tcPr>
          <w:p w14:paraId="6EE248A3" w14:textId="77777777" w:rsidR="00253C5F" w:rsidRDefault="00253C5F" w:rsidP="00253C5F">
            <w:pPr>
              <w:pStyle w:val="EngHang"/>
            </w:pPr>
            <w:r>
              <w:t>“The month after that,</w:t>
            </w:r>
          </w:p>
          <w:p w14:paraId="7A098D9F" w14:textId="77777777" w:rsidR="00253C5F" w:rsidRDefault="00253C5F" w:rsidP="00253C5F">
            <w:pPr>
              <w:pStyle w:val="EngHang"/>
            </w:pPr>
            <w:r>
              <w:t>O Victor, my beloved son,</w:t>
            </w:r>
          </w:p>
          <w:p w14:paraId="5B8B0911" w14:textId="77777777" w:rsidR="00253C5F" w:rsidRDefault="00253C5F" w:rsidP="00253C5F">
            <w:pPr>
              <w:pStyle w:val="EngHang"/>
            </w:pPr>
            <w:r>
              <w:t>I am ready to give you your bride,</w:t>
            </w:r>
          </w:p>
          <w:p w14:paraId="7FE7B833" w14:textId="77777777" w:rsidR="00253C5F" w:rsidRDefault="00253C5F" w:rsidP="00253C5F">
            <w:pPr>
              <w:pStyle w:val="EngHangEnd"/>
            </w:pPr>
            <w:r>
              <w:t>And to give you great riches.”</w:t>
            </w:r>
          </w:p>
        </w:tc>
        <w:tc>
          <w:tcPr>
            <w:tcW w:w="288" w:type="dxa"/>
          </w:tcPr>
          <w:p w14:paraId="7792735C" w14:textId="77777777" w:rsidR="00253C5F" w:rsidRDefault="00253C5F" w:rsidP="0081710C"/>
        </w:tc>
        <w:tc>
          <w:tcPr>
            <w:tcW w:w="288" w:type="dxa"/>
          </w:tcPr>
          <w:p w14:paraId="486093EC" w14:textId="77777777" w:rsidR="00253C5F" w:rsidRDefault="00253C5F" w:rsidP="0081710C">
            <w:pPr>
              <w:pStyle w:val="CopticCross"/>
            </w:pPr>
          </w:p>
        </w:tc>
        <w:tc>
          <w:tcPr>
            <w:tcW w:w="3960" w:type="dxa"/>
          </w:tcPr>
          <w:p w14:paraId="3C17962F" w14:textId="77777777" w:rsidR="00253C5F" w:rsidRDefault="00253C5F" w:rsidP="00253C5F">
            <w:pPr>
              <w:pStyle w:val="CopticVersemulti-line"/>
            </w:pPr>
            <w:r>
              <w:t>Ⲡⲓⲁ̀ⲃⲟⲧ ⲙⲉⲛⲉⲛⲥⲁ ⲫⲁⲓ:</w:t>
            </w:r>
          </w:p>
          <w:p w14:paraId="6FE94D8E" w14:textId="77777777" w:rsidR="00253C5F" w:rsidRDefault="00253C5F" w:rsidP="00253C5F">
            <w:pPr>
              <w:pStyle w:val="CopticVersemulti-line"/>
            </w:pPr>
            <w:r>
              <w:t>ⲱ̀ Ⲃⲓⲕⲧⲱⲣ ⲡⲁⲙⲉⲛⲣⲓⲧ ⲛ̀ϣ̀ⲏⲣⲓ:</w:t>
            </w:r>
          </w:p>
          <w:p w14:paraId="64514189" w14:textId="77777777" w:rsidR="00253C5F" w:rsidRDefault="00253C5F" w:rsidP="00253C5F">
            <w:pPr>
              <w:pStyle w:val="CopticVersemulti-line"/>
            </w:pPr>
            <w:r>
              <w:t>ϯⲥⲉⲃⲧⲱⲧ ⲉ̀ⲓ̀ⲣⲓ ⲛ̀ⲧⲉⲕϣⲉⲗⲉⲧ:</w:t>
            </w:r>
          </w:p>
          <w:p w14:paraId="1C4C15D7" w14:textId="77777777" w:rsidR="00253C5F" w:rsidRDefault="00253C5F" w:rsidP="00253C5F">
            <w:pPr>
              <w:pStyle w:val="CopticHangingVerse"/>
            </w:pPr>
            <w:r>
              <w:t>ⲛ̀ⲧⲁϯ ⲛ̀ϩⲁⲛⲙⲏϣ ⲛ̀ⲭ̀ⲣⲏⲙⲁ ⲛⲁⲕ.</w:t>
            </w:r>
          </w:p>
        </w:tc>
      </w:tr>
      <w:tr w:rsidR="00253C5F" w14:paraId="1F7CB627" w14:textId="77777777" w:rsidTr="0081710C">
        <w:trPr>
          <w:cantSplit/>
          <w:jc w:val="center"/>
        </w:trPr>
        <w:tc>
          <w:tcPr>
            <w:tcW w:w="288" w:type="dxa"/>
          </w:tcPr>
          <w:p w14:paraId="3420DB77" w14:textId="77777777" w:rsidR="00253C5F" w:rsidRDefault="00253C5F" w:rsidP="0081710C">
            <w:pPr>
              <w:pStyle w:val="CopticCross"/>
            </w:pPr>
            <w:r w:rsidRPr="00FB5ACB">
              <w:t>¿</w:t>
            </w:r>
          </w:p>
        </w:tc>
        <w:tc>
          <w:tcPr>
            <w:tcW w:w="3960" w:type="dxa"/>
          </w:tcPr>
          <w:p w14:paraId="6B903381" w14:textId="77777777" w:rsidR="00253C5F" w:rsidRDefault="00253C5F" w:rsidP="00253C5F">
            <w:pPr>
              <w:pStyle w:val="EngHang"/>
            </w:pPr>
            <w:r>
              <w:t>“My time and my wedding are come,</w:t>
            </w:r>
          </w:p>
          <w:p w14:paraId="1614BC73" w14:textId="77777777" w:rsidR="00253C5F" w:rsidRDefault="00253C5F" w:rsidP="00253C5F">
            <w:pPr>
              <w:pStyle w:val="EngHang"/>
            </w:pPr>
            <w:r>
              <w:t>O Martha, my beloved mother.</w:t>
            </w:r>
          </w:p>
          <w:p w14:paraId="348E4080" w14:textId="77777777" w:rsidR="00253C5F" w:rsidRDefault="00253C5F" w:rsidP="00253C5F">
            <w:pPr>
              <w:pStyle w:val="EngHang"/>
            </w:pPr>
            <w:r>
              <w:t>My bride is the Church,</w:t>
            </w:r>
          </w:p>
          <w:p w14:paraId="504D353B" w14:textId="77777777" w:rsidR="00253C5F" w:rsidRDefault="00253C5F" w:rsidP="00253C5F">
            <w:pPr>
              <w:pStyle w:val="EngHangEnd"/>
            </w:pPr>
            <w:r>
              <w:t>My bridegroom is my Saviour.”</w:t>
            </w:r>
          </w:p>
        </w:tc>
        <w:tc>
          <w:tcPr>
            <w:tcW w:w="288" w:type="dxa"/>
          </w:tcPr>
          <w:p w14:paraId="3D000442" w14:textId="77777777" w:rsidR="00253C5F" w:rsidRDefault="00253C5F" w:rsidP="0081710C"/>
        </w:tc>
        <w:tc>
          <w:tcPr>
            <w:tcW w:w="288" w:type="dxa"/>
          </w:tcPr>
          <w:p w14:paraId="44B01A10" w14:textId="77777777" w:rsidR="00253C5F" w:rsidRDefault="00253C5F" w:rsidP="0081710C">
            <w:pPr>
              <w:pStyle w:val="CopticCross"/>
            </w:pPr>
            <w:r w:rsidRPr="00FB5ACB">
              <w:t>¿</w:t>
            </w:r>
          </w:p>
        </w:tc>
        <w:tc>
          <w:tcPr>
            <w:tcW w:w="3960" w:type="dxa"/>
          </w:tcPr>
          <w:p w14:paraId="32E4B998" w14:textId="77777777" w:rsidR="00253C5F" w:rsidRDefault="00253C5F" w:rsidP="00253C5F">
            <w:pPr>
              <w:pStyle w:val="CopticVersemulti-line"/>
            </w:pPr>
            <w:r>
              <w:t>Ⲡⲁⲥⲏⲟⲩ ⲁ̀ⲛⲟⲕ ⲧⲁϣⲉⲗⲉⲧ ⲭⲏ:</w:t>
            </w:r>
          </w:p>
          <w:p w14:paraId="0BB0D7A3" w14:textId="77777777" w:rsidR="00253C5F" w:rsidRDefault="00253C5F" w:rsidP="00253C5F">
            <w:pPr>
              <w:pStyle w:val="CopticVersemulti-line"/>
            </w:pPr>
            <w:r>
              <w:t>ⲱ̀ Ⲙⲁⲣⲑⲁ ⲧⲁⲙⲉⲛⲣⲓϯ ⲙ̀ⲙⲁⲩ:</w:t>
            </w:r>
          </w:p>
          <w:p w14:paraId="1A4D2C68" w14:textId="77777777" w:rsidR="00253C5F" w:rsidRDefault="00253C5F" w:rsidP="00253C5F">
            <w:pPr>
              <w:pStyle w:val="CopticVersemulti-line"/>
            </w:pPr>
            <w:r>
              <w:t>ⲧⲁϣⲉⲗⲉⲧ ⲧⲉ ϯⲉ̀ⲕⲕⲗⲏⲥⲓⲁ:</w:t>
            </w:r>
          </w:p>
          <w:p w14:paraId="1DAD615C" w14:textId="77777777" w:rsidR="00253C5F" w:rsidRDefault="00253C5F" w:rsidP="00253C5F">
            <w:pPr>
              <w:pStyle w:val="CopticHangingVerse"/>
            </w:pPr>
            <w:r>
              <w:t>ⲡⲁⲡⲁⲧϣⲉⲗⲉⲧ ⲡⲉ ⲡⲁⲥⲱⲧⲏⲣ.</w:t>
            </w:r>
          </w:p>
        </w:tc>
      </w:tr>
      <w:tr w:rsidR="00253C5F" w14:paraId="693032BB" w14:textId="77777777" w:rsidTr="0081710C">
        <w:trPr>
          <w:cantSplit/>
          <w:jc w:val="center"/>
        </w:trPr>
        <w:tc>
          <w:tcPr>
            <w:tcW w:w="288" w:type="dxa"/>
          </w:tcPr>
          <w:p w14:paraId="0E64C4B2" w14:textId="77777777" w:rsidR="00253C5F" w:rsidRDefault="00253C5F" w:rsidP="0081710C">
            <w:pPr>
              <w:pStyle w:val="CopticCross"/>
            </w:pPr>
          </w:p>
        </w:tc>
        <w:tc>
          <w:tcPr>
            <w:tcW w:w="3960" w:type="dxa"/>
          </w:tcPr>
          <w:p w14:paraId="4ADAA1ED" w14:textId="77777777" w:rsidR="00253C5F" w:rsidRDefault="00253C5F" w:rsidP="00253C5F">
            <w:pPr>
              <w:pStyle w:val="EngHang"/>
            </w:pPr>
            <w:r>
              <w:t>Hail to you O martyr</w:t>
            </w:r>
          </w:p>
          <w:p w14:paraId="4082E2F4" w14:textId="77777777" w:rsidR="00253C5F" w:rsidRDefault="00253C5F" w:rsidP="00253C5F">
            <w:pPr>
              <w:pStyle w:val="EngHang"/>
            </w:pPr>
            <w:r>
              <w:t>Of our Lord Jesus Christ.</w:t>
            </w:r>
          </w:p>
          <w:p w14:paraId="78498D05" w14:textId="77777777" w:rsidR="00253C5F" w:rsidRDefault="00253C5F" w:rsidP="00253C5F">
            <w:pPr>
              <w:pStyle w:val="EngHang"/>
            </w:pPr>
            <w:r>
              <w:t>Hail to the noble athlete,</w:t>
            </w:r>
          </w:p>
          <w:p w14:paraId="38B3E59D" w14:textId="77777777" w:rsidR="00253C5F" w:rsidRPr="004764BD" w:rsidRDefault="00253C5F" w:rsidP="00253C5F">
            <w:pPr>
              <w:pStyle w:val="EngHangEnd"/>
            </w:pPr>
            <w:r>
              <w:t xml:space="preserve">The </w:t>
            </w:r>
            <w:commentRangeStart w:id="1349"/>
            <w:r>
              <w:t>saint</w:t>
            </w:r>
            <w:commentRangeEnd w:id="1349"/>
            <w:r>
              <w:rPr>
                <w:rStyle w:val="CommentReference"/>
                <w:rFonts w:ascii="Times New Roman" w:eastAsiaTheme="minorHAnsi" w:hAnsi="Times New Roman" w:cstheme="minorBidi"/>
                <w:color w:val="auto"/>
              </w:rPr>
              <w:commentReference w:id="1349"/>
            </w:r>
            <w:r>
              <w:t>, Abba Victor.</w:t>
            </w:r>
          </w:p>
        </w:tc>
        <w:tc>
          <w:tcPr>
            <w:tcW w:w="288" w:type="dxa"/>
          </w:tcPr>
          <w:p w14:paraId="687C87FB" w14:textId="77777777" w:rsidR="00253C5F" w:rsidRDefault="00253C5F" w:rsidP="0081710C"/>
        </w:tc>
        <w:tc>
          <w:tcPr>
            <w:tcW w:w="288" w:type="dxa"/>
          </w:tcPr>
          <w:p w14:paraId="0C79A11F" w14:textId="77777777" w:rsidR="00253C5F" w:rsidRDefault="00253C5F" w:rsidP="0081710C">
            <w:pPr>
              <w:pStyle w:val="CopticCross"/>
            </w:pPr>
          </w:p>
        </w:tc>
        <w:tc>
          <w:tcPr>
            <w:tcW w:w="3960" w:type="dxa"/>
          </w:tcPr>
          <w:p w14:paraId="3126DC2F" w14:textId="77777777" w:rsidR="00253C5F" w:rsidRDefault="00253C5F" w:rsidP="00253C5F">
            <w:pPr>
              <w:pStyle w:val="CopticVersemulti-line"/>
            </w:pPr>
            <w:r>
              <w:t>Ⲭⲉⲣⲉ ⲛⲁⲕ ⲱ̀ ⲡⲓⲙⲁⲣⲧⲩⲣⲟⲥ:</w:t>
            </w:r>
          </w:p>
          <w:p w14:paraId="3AD9BA36" w14:textId="77777777" w:rsidR="00253C5F" w:rsidRDefault="00253C5F" w:rsidP="00253C5F">
            <w:pPr>
              <w:pStyle w:val="CopticVersemulti-line"/>
            </w:pPr>
            <w:r>
              <w:t>ⲛ̀ⲧⲉ ⲡⲉⲛⲟ̄ⲥ̄ Ⲓⲏ̄ⲥ̄ Ⲡⲭ̄ⲥ̄:</w:t>
            </w:r>
          </w:p>
          <w:p w14:paraId="4DC979DD" w14:textId="77777777" w:rsidR="00253C5F" w:rsidRDefault="00253C5F" w:rsidP="00253C5F">
            <w:pPr>
              <w:pStyle w:val="CopticVersemulti-line"/>
            </w:pPr>
            <w:r>
              <w:t>ⲭⲉⲣⲉ ⲡⲓϣⲱⲓⲕ ⲛ̀ⲅⲉⲛⲛⲟⲥ:</w:t>
            </w:r>
          </w:p>
          <w:p w14:paraId="455501BB" w14:textId="77777777" w:rsidR="00253C5F" w:rsidRPr="003032D8" w:rsidRDefault="00253C5F" w:rsidP="00253C5F">
            <w:pPr>
              <w:pStyle w:val="CopticHangingVerse"/>
            </w:pPr>
            <w:r>
              <w:t>ⲡⲓⲁ̀ⲅⲓⲟⲥ ⲁⲡⲁ Ⲃⲓⲕⲧⲱⲣ.</w:t>
            </w:r>
          </w:p>
        </w:tc>
      </w:tr>
      <w:tr w:rsidR="00253C5F" w14:paraId="25BC1941" w14:textId="77777777" w:rsidTr="0081710C">
        <w:trPr>
          <w:cantSplit/>
          <w:jc w:val="center"/>
        </w:trPr>
        <w:tc>
          <w:tcPr>
            <w:tcW w:w="288" w:type="dxa"/>
          </w:tcPr>
          <w:p w14:paraId="79171AEE" w14:textId="77777777" w:rsidR="00253C5F" w:rsidRDefault="00253C5F" w:rsidP="0081710C">
            <w:pPr>
              <w:pStyle w:val="CopticCross"/>
            </w:pPr>
            <w:r w:rsidRPr="00FB5ACB">
              <w:t>¿</w:t>
            </w:r>
          </w:p>
        </w:tc>
        <w:tc>
          <w:tcPr>
            <w:tcW w:w="3960" w:type="dxa"/>
          </w:tcPr>
          <w:p w14:paraId="067104FD" w14:textId="77777777" w:rsidR="00253C5F" w:rsidRDefault="00253C5F" w:rsidP="00253C5F">
            <w:pPr>
              <w:pStyle w:val="EngHang"/>
            </w:pPr>
            <w:r>
              <w:t>Pray to the Lord on our behalf,</w:t>
            </w:r>
          </w:p>
          <w:p w14:paraId="38D9205F" w14:textId="77777777" w:rsidR="00253C5F" w:rsidRDefault="00253C5F" w:rsidP="00253C5F">
            <w:pPr>
              <w:pStyle w:val="EngHang"/>
            </w:pPr>
            <w:r>
              <w:t>O saint, Abba Victor,</w:t>
            </w:r>
          </w:p>
          <w:p w14:paraId="7CBBBAC5" w14:textId="77777777" w:rsidR="00253C5F" w:rsidRDefault="00253C5F" w:rsidP="00253C5F">
            <w:pPr>
              <w:pStyle w:val="EngHang"/>
            </w:pPr>
            <w:r>
              <w:t>Remember us before the Lord,</w:t>
            </w:r>
          </w:p>
          <w:p w14:paraId="48F904BD" w14:textId="77777777" w:rsidR="00253C5F" w:rsidRDefault="00253C5F" w:rsidP="00253C5F">
            <w:pPr>
              <w:pStyle w:val="EngHangEnd"/>
            </w:pPr>
            <w:r>
              <w:t>That He may forgive us our sins.</w:t>
            </w:r>
          </w:p>
        </w:tc>
        <w:tc>
          <w:tcPr>
            <w:tcW w:w="288" w:type="dxa"/>
          </w:tcPr>
          <w:p w14:paraId="1437932A" w14:textId="77777777" w:rsidR="00253C5F" w:rsidRDefault="00253C5F" w:rsidP="0081710C"/>
        </w:tc>
        <w:tc>
          <w:tcPr>
            <w:tcW w:w="288" w:type="dxa"/>
          </w:tcPr>
          <w:p w14:paraId="33157731" w14:textId="77777777" w:rsidR="00253C5F" w:rsidRDefault="00253C5F" w:rsidP="0081710C">
            <w:pPr>
              <w:pStyle w:val="CopticCross"/>
            </w:pPr>
            <w:r w:rsidRPr="00FB5ACB">
              <w:t>¿</w:t>
            </w:r>
          </w:p>
        </w:tc>
        <w:tc>
          <w:tcPr>
            <w:tcW w:w="3960" w:type="dxa"/>
          </w:tcPr>
          <w:p w14:paraId="598A70D6" w14:textId="77777777" w:rsidR="00253C5F" w:rsidRDefault="00253C5F" w:rsidP="00253C5F">
            <w:pPr>
              <w:pStyle w:val="CopticVersemulti-line"/>
            </w:pPr>
            <w:r>
              <w:t>Ⲧⲱⲃϩ ⲙ̀Ⲡⲟ̄ⲥ̄ ⲉ̀ϩ̀ⲣⲏⲓ ⲉ̀ⲅⲱⲛ:</w:t>
            </w:r>
          </w:p>
          <w:p w14:paraId="2F179A02" w14:textId="77777777" w:rsidR="00253C5F" w:rsidRDefault="00253C5F" w:rsidP="00253C5F">
            <w:pPr>
              <w:pStyle w:val="CopticVersemulti-line"/>
            </w:pPr>
            <w:r>
              <w:t>ⲱ̀ ⲡⲓⲁ̀ⲅⲓⲟⲥ ⲁⲡⲁ Ⲃⲓⲕⲧⲱⲣ:</w:t>
            </w:r>
          </w:p>
          <w:p w14:paraId="377C1784" w14:textId="77777777" w:rsidR="00253C5F" w:rsidRDefault="00253C5F" w:rsidP="00253C5F">
            <w:pPr>
              <w:pStyle w:val="CopticVersemulti-line"/>
            </w:pPr>
            <w:r>
              <w:t>ⲁ̀ⲣⲓⲡⲉⲛⲙⲉⲩⲓ̀ ϧⲁ ⲧ̀ϩⲏ ⲙ̀Ⲡⲟ̄ⲥ̄:</w:t>
            </w:r>
          </w:p>
          <w:p w14:paraId="2E9F0629" w14:textId="77777777" w:rsidR="00253C5F" w:rsidRDefault="00253C5F" w:rsidP="00253C5F">
            <w:pPr>
              <w:pStyle w:val="CopticHangingVerse"/>
            </w:pPr>
            <w:r>
              <w:t>ⲛ̀ⲧⲉϥ ⲭⲁ ⲛⲉⲛⲛⲟⲃⲓ ⲛⲁⲛ ⲉ̀ⲃⲟⲗ.</w:t>
            </w:r>
          </w:p>
        </w:tc>
      </w:tr>
    </w:tbl>
    <w:p w14:paraId="0A7F433D" w14:textId="098DD776" w:rsidR="005114E8" w:rsidRDefault="005114E8" w:rsidP="005114E8">
      <w:pPr>
        <w:pStyle w:val="Heading4"/>
      </w:pPr>
      <w:bookmarkStart w:id="1350" w:name="_Toc448227519"/>
      <w:r>
        <w:t>The Gospel Response for St. Victor</w:t>
      </w:r>
    </w:p>
    <w:p w14:paraId="4984CB4F" w14:textId="7F0FFFEA" w:rsidR="005114E8" w:rsidRDefault="005114E8" w:rsidP="005114E8">
      <w:pPr>
        <w:pStyle w:val="Rubrics0"/>
      </w:pPr>
      <w:r>
        <w:t>The last verse from the Doxology may be inserted into the annual Gospel Response.</w:t>
      </w:r>
    </w:p>
    <w:p w14:paraId="3C219B98" w14:textId="34D0CE3D" w:rsidR="00F416C6" w:rsidRDefault="00F416C6" w:rsidP="00F416C6">
      <w:pPr>
        <w:pStyle w:val="Heading3"/>
      </w:pPr>
      <w:r>
        <w:t>December 2 (3) / Koiak 6: Pope Abraam the Syrian</w:t>
      </w:r>
      <w:bookmarkEnd w:id="1350"/>
    </w:p>
    <w:p w14:paraId="705AECE8" w14:textId="77777777" w:rsidR="00F416C6" w:rsidRDefault="00F416C6" w:rsidP="00F416C6">
      <w:pPr>
        <w:pStyle w:val="Heading4"/>
      </w:pPr>
      <w:bookmarkStart w:id="1351" w:name="_Ref434492343"/>
      <w:r>
        <w:t>The Doxology of St. Simon the Tanner</w:t>
      </w:r>
      <w:r>
        <w:rPr>
          <w:rStyle w:val="FootnoteReference"/>
        </w:rPr>
        <w:footnoteReference w:id="947"/>
      </w:r>
      <w:bookmarkEnd w:id="13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416C6" w14:paraId="1AB5863F" w14:textId="77777777" w:rsidTr="00F416C6">
        <w:trPr>
          <w:cantSplit/>
          <w:jc w:val="center"/>
        </w:trPr>
        <w:tc>
          <w:tcPr>
            <w:tcW w:w="288" w:type="dxa"/>
          </w:tcPr>
          <w:p w14:paraId="6B3F868D" w14:textId="77777777" w:rsidR="00F416C6" w:rsidRDefault="00F416C6" w:rsidP="00F416C6">
            <w:pPr>
              <w:pStyle w:val="CopticCross"/>
            </w:pPr>
          </w:p>
        </w:tc>
        <w:tc>
          <w:tcPr>
            <w:tcW w:w="3960" w:type="dxa"/>
          </w:tcPr>
          <w:p w14:paraId="7F19BC3D" w14:textId="77777777" w:rsidR="00F416C6" w:rsidRDefault="00F416C6" w:rsidP="00F416C6">
            <w:pPr>
              <w:pStyle w:val="EngHang"/>
            </w:pPr>
            <w:r>
              <w:t>You were worthy to chosen by God,</w:t>
            </w:r>
          </w:p>
          <w:p w14:paraId="19577B74" w14:textId="77777777" w:rsidR="00F416C6" w:rsidRDefault="00F416C6" w:rsidP="00F416C6">
            <w:pPr>
              <w:pStyle w:val="EngHang"/>
            </w:pPr>
            <w:r>
              <w:t>Who entrusted you with moving</w:t>
            </w:r>
          </w:p>
          <w:p w14:paraId="4C27DE64" w14:textId="77777777" w:rsidR="00F416C6" w:rsidRDefault="00332876" w:rsidP="00F416C6">
            <w:pPr>
              <w:pStyle w:val="EngHang"/>
            </w:pPr>
            <w:r>
              <w:t>Mount Mok</w:t>
            </w:r>
            <w:r w:rsidR="00F416C6">
              <w:t>attam By your great faith,</w:t>
            </w:r>
          </w:p>
          <w:p w14:paraId="308B8695" w14:textId="77777777" w:rsidR="00F416C6" w:rsidRDefault="00F416C6" w:rsidP="00F416C6">
            <w:pPr>
              <w:pStyle w:val="EngHangEnd"/>
            </w:pPr>
            <w:r>
              <w:t>Simon the Tanner of Old Cairo.</w:t>
            </w:r>
          </w:p>
        </w:tc>
        <w:tc>
          <w:tcPr>
            <w:tcW w:w="288" w:type="dxa"/>
          </w:tcPr>
          <w:p w14:paraId="73B6DD50" w14:textId="77777777" w:rsidR="00F416C6" w:rsidRDefault="00F416C6" w:rsidP="00F416C6"/>
        </w:tc>
        <w:tc>
          <w:tcPr>
            <w:tcW w:w="288" w:type="dxa"/>
          </w:tcPr>
          <w:p w14:paraId="49554870" w14:textId="77777777" w:rsidR="00F416C6" w:rsidRDefault="00F416C6" w:rsidP="00F416C6">
            <w:pPr>
              <w:pStyle w:val="CopticCross"/>
            </w:pPr>
          </w:p>
        </w:tc>
        <w:tc>
          <w:tcPr>
            <w:tcW w:w="3960" w:type="dxa"/>
          </w:tcPr>
          <w:p w14:paraId="67C8CC9F" w14:textId="77777777" w:rsidR="00F416C6" w:rsidRDefault="00F416C6" w:rsidP="00F416C6">
            <w:pPr>
              <w:pStyle w:val="CopticVersemulti-line"/>
            </w:pPr>
            <w:r>
              <w:t>Ⲁⲕⲉⲙⲡ̀ϣⲁ ⲙ̀ⲡ̀ϫⲓⲛⲥⲱⲧⲡ ⲙ̀Ⲫϯ:</w:t>
            </w:r>
          </w:p>
          <w:p w14:paraId="1D5EEB19" w14:textId="77777777" w:rsidR="00F416C6" w:rsidRDefault="00F416C6" w:rsidP="00F416C6">
            <w:pPr>
              <w:pStyle w:val="CopticVersemulti-line"/>
            </w:pPr>
            <w:r>
              <w:t>ⲉⲧⲁϥⲧⲉⲛϩⲟⲩⲧⲕ ⲛ̀ⲧⲉⲕⲟⲩⲱⲧⲉⲃ ⲙ̀ⲡⲓⲧⲱⲟⲩ:</w:t>
            </w:r>
          </w:p>
          <w:p w14:paraId="5D6DD0CF" w14:textId="77777777" w:rsidR="00F416C6" w:rsidRDefault="00F416C6" w:rsidP="00F416C6">
            <w:pPr>
              <w:pStyle w:val="CopticVersemulti-line"/>
            </w:pPr>
            <w:r>
              <w:t>ⲛ̀ⲉⲗⲟⲙⲟⲕⲁⲧⲁⲙ ⲉⲑⲃⲉ ⲡⲉⲕⲛⲓϣϯ ⲛ̀ⲛⲁϩϯ:</w:t>
            </w:r>
          </w:p>
          <w:p w14:paraId="58F06DEA" w14:textId="77777777" w:rsidR="00F416C6" w:rsidRDefault="00F416C6" w:rsidP="00F416C6">
            <w:pPr>
              <w:pStyle w:val="CopticHangingVerse"/>
            </w:pPr>
            <w:r>
              <w:t>Ⲥⲓⲙⲱⲛ ⲡⲓⲃⲁⲕϣⲁⲣ ⲫⲁ ⲭⲏⲙⲓ ⲛ̀ⲁ̀ⲡⲁⲥ.</w:t>
            </w:r>
          </w:p>
        </w:tc>
      </w:tr>
      <w:tr w:rsidR="00F416C6" w14:paraId="2076431E" w14:textId="77777777" w:rsidTr="00F416C6">
        <w:trPr>
          <w:cantSplit/>
          <w:jc w:val="center"/>
        </w:trPr>
        <w:tc>
          <w:tcPr>
            <w:tcW w:w="288" w:type="dxa"/>
          </w:tcPr>
          <w:p w14:paraId="40EBE95E" w14:textId="77777777" w:rsidR="00F416C6" w:rsidRDefault="00F416C6" w:rsidP="00F416C6">
            <w:pPr>
              <w:pStyle w:val="CopticCross"/>
            </w:pPr>
            <w:r w:rsidRPr="00FB5ACB">
              <w:t>¿</w:t>
            </w:r>
          </w:p>
        </w:tc>
        <w:tc>
          <w:tcPr>
            <w:tcW w:w="3960" w:type="dxa"/>
          </w:tcPr>
          <w:p w14:paraId="356483C1" w14:textId="77777777" w:rsidR="00F416C6" w:rsidRDefault="00F416C6" w:rsidP="00F416C6">
            <w:pPr>
              <w:pStyle w:val="EngHang"/>
            </w:pPr>
            <w:r>
              <w:t>You fulfilled Jesus’ Law in simplicity,</w:t>
            </w:r>
          </w:p>
          <w:p w14:paraId="6C1F5D53" w14:textId="77777777" w:rsidR="00F416C6" w:rsidRDefault="00F416C6" w:rsidP="00F416C6">
            <w:pPr>
              <w:pStyle w:val="EngHang"/>
            </w:pPr>
            <w:r>
              <w:t>When you plucked your offending eye,</w:t>
            </w:r>
          </w:p>
          <w:p w14:paraId="0A4C2DAB" w14:textId="77777777" w:rsidR="00F416C6" w:rsidRDefault="00F416C6" w:rsidP="00F416C6">
            <w:pPr>
              <w:pStyle w:val="EngHang"/>
            </w:pPr>
            <w:r>
              <w:t>And you spent your life in purity,</w:t>
            </w:r>
          </w:p>
          <w:p w14:paraId="2780BDFB" w14:textId="77777777" w:rsidR="00F416C6" w:rsidRDefault="00F416C6" w:rsidP="00F416C6">
            <w:pPr>
              <w:pStyle w:val="EngHangEnd"/>
            </w:pPr>
            <w:r>
              <w:t>With humility and steadfast faith.</w:t>
            </w:r>
          </w:p>
        </w:tc>
        <w:tc>
          <w:tcPr>
            <w:tcW w:w="288" w:type="dxa"/>
          </w:tcPr>
          <w:p w14:paraId="11051D41" w14:textId="77777777" w:rsidR="00F416C6" w:rsidRDefault="00F416C6" w:rsidP="00F416C6"/>
        </w:tc>
        <w:tc>
          <w:tcPr>
            <w:tcW w:w="288" w:type="dxa"/>
          </w:tcPr>
          <w:p w14:paraId="0C3FFCA4" w14:textId="77777777" w:rsidR="00F416C6" w:rsidRDefault="00F416C6" w:rsidP="00F416C6">
            <w:pPr>
              <w:pStyle w:val="CopticCross"/>
            </w:pPr>
            <w:r w:rsidRPr="00FB5ACB">
              <w:t>¿</w:t>
            </w:r>
          </w:p>
        </w:tc>
        <w:tc>
          <w:tcPr>
            <w:tcW w:w="3960" w:type="dxa"/>
          </w:tcPr>
          <w:p w14:paraId="0DCBD1A2" w14:textId="77777777" w:rsidR="00F416C6" w:rsidRDefault="00F416C6" w:rsidP="00F416C6">
            <w:pPr>
              <w:pStyle w:val="CopticVersemulti-line"/>
            </w:pPr>
            <w:r>
              <w:t>Ⲁⲕϫⲱⲕ ⲛ̀ⲧ̀ⲉⲛⲧⲟⲗⲏ ⲛ̀Ⲓⲏ̄ⲥ̄ ⲁⲡⲗⲱⲥ:</w:t>
            </w:r>
          </w:p>
          <w:p w14:paraId="5F35F437" w14:textId="77777777" w:rsidR="00F416C6" w:rsidRDefault="00F416C6" w:rsidP="00F416C6">
            <w:pPr>
              <w:pStyle w:val="CopticVersemulti-line"/>
            </w:pPr>
            <w:r>
              <w:t>ⲉⲧⲁⲕⲫⲱⲣⲕ ⲙ̀ⲡⲉⲕϣⲁⲗ ⲉⲧⲁϥⲉⲣϭⲣⲟϥ:</w:t>
            </w:r>
          </w:p>
          <w:p w14:paraId="33E6BCF2" w14:textId="77777777" w:rsidR="00F416C6" w:rsidRDefault="00F416C6" w:rsidP="00F416C6">
            <w:pPr>
              <w:pStyle w:val="CopticVersemulti-line"/>
            </w:pPr>
            <w:r>
              <w:t>ⲁⲕⲥⲓⲛⲓ ⲙ̀ⲡⲉⲕⲁϩⲓ ϧⲉⲛ ⲟⲩⲙⲉⲧⲥⲟⲫⲣⲟⲥ:</w:t>
            </w:r>
          </w:p>
          <w:p w14:paraId="35EB5706" w14:textId="77777777" w:rsidR="00F416C6" w:rsidRDefault="00F416C6" w:rsidP="00F416C6">
            <w:pPr>
              <w:pStyle w:val="CopticHangingVerse"/>
            </w:pPr>
            <w:r>
              <w:t>ⲉⲕⲑⲉⲃⲓⲏⲟⲩⲧ ⲫⲁ ⲟⲩⲛⲁϩϯ ⲉϥⲥⲟⲩⲧⲱⲛ.</w:t>
            </w:r>
          </w:p>
        </w:tc>
      </w:tr>
      <w:tr w:rsidR="00F416C6" w14:paraId="7825779A" w14:textId="77777777" w:rsidTr="00F416C6">
        <w:trPr>
          <w:cantSplit/>
          <w:jc w:val="center"/>
        </w:trPr>
        <w:tc>
          <w:tcPr>
            <w:tcW w:w="288" w:type="dxa"/>
          </w:tcPr>
          <w:p w14:paraId="73F9A9BE" w14:textId="77777777" w:rsidR="00F416C6" w:rsidRDefault="00F416C6" w:rsidP="00F416C6">
            <w:pPr>
              <w:pStyle w:val="CopticCross"/>
            </w:pPr>
          </w:p>
        </w:tc>
        <w:tc>
          <w:tcPr>
            <w:tcW w:w="3960" w:type="dxa"/>
          </w:tcPr>
          <w:p w14:paraId="4BF1C1AD" w14:textId="77777777" w:rsidR="00F416C6" w:rsidRDefault="00F416C6" w:rsidP="00F416C6">
            <w:pPr>
              <w:pStyle w:val="EngHang"/>
            </w:pPr>
            <w:r>
              <w:t>You were ascetic and ate little,</w:t>
            </w:r>
          </w:p>
          <w:p w14:paraId="149FFA2B" w14:textId="77777777" w:rsidR="00F416C6" w:rsidRDefault="00F416C6" w:rsidP="00F416C6">
            <w:pPr>
              <w:pStyle w:val="EngHang"/>
            </w:pPr>
            <w:r>
              <w:t>Your clothes were simple,</w:t>
            </w:r>
          </w:p>
          <w:p w14:paraId="584D01CF" w14:textId="77777777" w:rsidR="00F416C6" w:rsidRDefault="00F416C6" w:rsidP="00F416C6">
            <w:pPr>
              <w:pStyle w:val="EngHang"/>
            </w:pPr>
            <w:r>
              <w:t>You stayed all night in vigil,</w:t>
            </w:r>
          </w:p>
          <w:p w14:paraId="1D4B5943" w14:textId="77777777" w:rsidR="00F416C6" w:rsidRDefault="00F416C6" w:rsidP="00F416C6">
            <w:pPr>
              <w:pStyle w:val="EngHangEnd"/>
            </w:pPr>
            <w:r>
              <w:t>You were truly a man of prayer.</w:t>
            </w:r>
          </w:p>
        </w:tc>
        <w:tc>
          <w:tcPr>
            <w:tcW w:w="288" w:type="dxa"/>
          </w:tcPr>
          <w:p w14:paraId="6EAC2ADD" w14:textId="77777777" w:rsidR="00F416C6" w:rsidRDefault="00F416C6" w:rsidP="00F416C6"/>
        </w:tc>
        <w:tc>
          <w:tcPr>
            <w:tcW w:w="288" w:type="dxa"/>
          </w:tcPr>
          <w:p w14:paraId="5DF56415" w14:textId="77777777" w:rsidR="00F416C6" w:rsidRDefault="00F416C6" w:rsidP="00F416C6">
            <w:pPr>
              <w:pStyle w:val="CopticCross"/>
            </w:pPr>
          </w:p>
        </w:tc>
        <w:tc>
          <w:tcPr>
            <w:tcW w:w="3960" w:type="dxa"/>
          </w:tcPr>
          <w:p w14:paraId="2A0D66F3" w14:textId="77777777" w:rsidR="00F416C6" w:rsidRDefault="00F416C6" w:rsidP="00F416C6">
            <w:pPr>
              <w:pStyle w:val="CopticVersemulti-line"/>
            </w:pPr>
            <w:r>
              <w:t>Ⲛⲉ ⲛ̀ⲑⲟⲕ ⲟⲩⲉⲅⲕⲣⲁⲧⲏⲥ ⲛⲁⲕⲟⲩⲱⲙ:</w:t>
            </w:r>
          </w:p>
          <w:p w14:paraId="5F3352A4" w14:textId="77777777" w:rsidR="00F416C6" w:rsidRDefault="00F416C6" w:rsidP="00F416C6">
            <w:pPr>
              <w:pStyle w:val="CopticVersemulti-line"/>
            </w:pPr>
            <w:r>
              <w:t>ⲙ̀ⲡⲓⲕⲟⲩϫⲓ ⲛⲉⲕϩ̀ⲃⲱⲥ ⲛⲉ ϩⲁⲛϩⲁⲡⲗⲟⲩⲥ:</w:t>
            </w:r>
          </w:p>
          <w:p w14:paraId="4EF639AA" w14:textId="77777777" w:rsidR="00F416C6" w:rsidRDefault="00F416C6" w:rsidP="00F416C6">
            <w:pPr>
              <w:pStyle w:val="CopticVersemulti-line"/>
            </w:pPr>
            <w:r>
              <w:t>ⲟⲩⲟϩ ⲛⲁⲕϣ̀ⲗⲏⲗ ⲙ̀ⲡⲓⲉϫⲱⲣϩ ⲧⲏⲣϥ:</w:t>
            </w:r>
          </w:p>
          <w:p w14:paraId="570F11A9" w14:textId="77777777" w:rsidR="00F416C6" w:rsidRDefault="00F416C6" w:rsidP="00F416C6">
            <w:pPr>
              <w:pStyle w:val="CopticHangingVerse"/>
            </w:pPr>
            <w:r>
              <w:t>ⲣⲱ ⲁⲕϣⲱⲡⲓ ⲛ̀ⲟⲩⲣⲱⲙⲓ ⲛ̀ⲉⲩⲭⲏ.</w:t>
            </w:r>
          </w:p>
        </w:tc>
      </w:tr>
      <w:tr w:rsidR="00F416C6" w14:paraId="5A97FBBF" w14:textId="77777777" w:rsidTr="00F416C6">
        <w:trPr>
          <w:cantSplit/>
          <w:jc w:val="center"/>
        </w:trPr>
        <w:tc>
          <w:tcPr>
            <w:tcW w:w="288" w:type="dxa"/>
          </w:tcPr>
          <w:p w14:paraId="506A4EC6" w14:textId="77777777" w:rsidR="00F416C6" w:rsidRDefault="00F416C6" w:rsidP="00F416C6">
            <w:pPr>
              <w:pStyle w:val="CopticCross"/>
            </w:pPr>
            <w:r w:rsidRPr="00FB5ACB">
              <w:lastRenderedPageBreak/>
              <w:t>¿</w:t>
            </w:r>
          </w:p>
        </w:tc>
        <w:tc>
          <w:tcPr>
            <w:tcW w:w="3960" w:type="dxa"/>
          </w:tcPr>
          <w:p w14:paraId="195CD747" w14:textId="77777777" w:rsidR="00F416C6" w:rsidRDefault="00F416C6" w:rsidP="00F416C6">
            <w:pPr>
              <w:pStyle w:val="EngHang"/>
            </w:pPr>
            <w:r>
              <w:t>You were a faithful servant,</w:t>
            </w:r>
          </w:p>
          <w:p w14:paraId="19BB6E00" w14:textId="77777777" w:rsidR="00F416C6" w:rsidRDefault="00F416C6" w:rsidP="00F416C6">
            <w:pPr>
              <w:pStyle w:val="EngHang"/>
            </w:pPr>
            <w:r>
              <w:t>Bearing water in your jar</w:t>
            </w:r>
          </w:p>
          <w:p w14:paraId="4677BA1C" w14:textId="77777777" w:rsidR="00F416C6" w:rsidRDefault="00F416C6" w:rsidP="00F416C6">
            <w:pPr>
              <w:pStyle w:val="EngHang"/>
            </w:pPr>
            <w:r>
              <w:t>To the elderly and sick,</w:t>
            </w:r>
          </w:p>
          <w:p w14:paraId="7A2BA247" w14:textId="77777777" w:rsidR="00F416C6" w:rsidRDefault="00F416C6" w:rsidP="00F416C6">
            <w:pPr>
              <w:pStyle w:val="EngHangEnd"/>
            </w:pPr>
            <w:r>
              <w:t>And giving bread to the poor.</w:t>
            </w:r>
          </w:p>
        </w:tc>
        <w:tc>
          <w:tcPr>
            <w:tcW w:w="288" w:type="dxa"/>
          </w:tcPr>
          <w:p w14:paraId="76FD8363" w14:textId="77777777" w:rsidR="00F416C6" w:rsidRDefault="00F416C6" w:rsidP="00F416C6"/>
        </w:tc>
        <w:tc>
          <w:tcPr>
            <w:tcW w:w="288" w:type="dxa"/>
          </w:tcPr>
          <w:p w14:paraId="76A66812" w14:textId="77777777" w:rsidR="00F416C6" w:rsidRDefault="00F416C6" w:rsidP="00F416C6">
            <w:pPr>
              <w:pStyle w:val="CopticCross"/>
            </w:pPr>
            <w:r w:rsidRPr="00FB5ACB">
              <w:t>¿</w:t>
            </w:r>
          </w:p>
        </w:tc>
        <w:tc>
          <w:tcPr>
            <w:tcW w:w="3960" w:type="dxa"/>
          </w:tcPr>
          <w:p w14:paraId="68F36529" w14:textId="77777777" w:rsidR="00F416C6" w:rsidRDefault="00F416C6" w:rsidP="00F416C6">
            <w:pPr>
              <w:pStyle w:val="CopticVersemulti-line"/>
            </w:pPr>
            <w:r>
              <w:t>Ⲛⲉ ⲛ̀ⲑⲟⲕ ⲟⲛ ⲟⲩⲣⲉϥϣⲉⲙϣⲓ ⲉϥⲉⲛϩⲟⲧ:</w:t>
            </w:r>
          </w:p>
          <w:p w14:paraId="5C7CC204" w14:textId="77777777" w:rsidR="00F416C6" w:rsidRDefault="00F416C6" w:rsidP="00F416C6">
            <w:pPr>
              <w:pStyle w:val="CopticVersemulti-line"/>
            </w:pPr>
            <w:r>
              <w:t>ⲛⲁⲕⲧ̀ⲫⲟ ⲙ̀ⲡⲓⲙⲱⲟⲩ ϧⲉⲛ ⲡⲉⲕϧⲟⲧ:</w:t>
            </w:r>
          </w:p>
          <w:p w14:paraId="392BF16A" w14:textId="77777777" w:rsidR="00F416C6" w:rsidRDefault="00F416C6" w:rsidP="00F416C6">
            <w:pPr>
              <w:pStyle w:val="CopticVersemulti-line"/>
            </w:pPr>
            <w:r>
              <w:t>ⲉ̀ⲛⲓϧⲉⲗⲗⲟⲓ ⲛⲉⲙ ⲛⲏⲉⲧϣⲱⲛⲓ:</w:t>
            </w:r>
          </w:p>
          <w:p w14:paraId="65D940CE" w14:textId="77777777" w:rsidR="00F416C6" w:rsidRDefault="00F416C6" w:rsidP="00F416C6">
            <w:pPr>
              <w:pStyle w:val="CopticHangingVerse"/>
            </w:pPr>
            <w:r>
              <w:t>ⲛⲁⲕϯ ⲟⲛ ⲛ̀ⲱⲓⲕ ⲛ̀ⲛⲓⲉⲧϣⲁⲧ.</w:t>
            </w:r>
          </w:p>
        </w:tc>
      </w:tr>
      <w:tr w:rsidR="00F416C6" w14:paraId="5215AFF6" w14:textId="77777777" w:rsidTr="00F416C6">
        <w:trPr>
          <w:cantSplit/>
          <w:jc w:val="center"/>
        </w:trPr>
        <w:tc>
          <w:tcPr>
            <w:tcW w:w="288" w:type="dxa"/>
          </w:tcPr>
          <w:p w14:paraId="13A1B138" w14:textId="77777777" w:rsidR="00F416C6" w:rsidRDefault="00F416C6" w:rsidP="00F416C6">
            <w:pPr>
              <w:pStyle w:val="CopticCross"/>
            </w:pPr>
          </w:p>
        </w:tc>
        <w:tc>
          <w:tcPr>
            <w:tcW w:w="3960" w:type="dxa"/>
          </w:tcPr>
          <w:p w14:paraId="3D187B39" w14:textId="77777777" w:rsidR="00F416C6" w:rsidRDefault="00F416C6" w:rsidP="00F416C6">
            <w:pPr>
              <w:pStyle w:val="EngHang"/>
            </w:pPr>
            <w:r>
              <w:t>Hail to you, O great star;</w:t>
            </w:r>
          </w:p>
          <w:p w14:paraId="6F3C174A" w14:textId="77777777" w:rsidR="00F416C6" w:rsidRDefault="00F416C6" w:rsidP="00F416C6">
            <w:pPr>
              <w:pStyle w:val="EngHang"/>
            </w:pPr>
            <w:r>
              <w:t>The Virgin revealed your holiness</w:t>
            </w:r>
          </w:p>
          <w:p w14:paraId="6F566D10" w14:textId="77777777" w:rsidR="00F416C6" w:rsidRDefault="00F416C6" w:rsidP="00F416C6">
            <w:pPr>
              <w:pStyle w:val="EngHang"/>
            </w:pPr>
            <w:r>
              <w:t>When you were not known,</w:t>
            </w:r>
          </w:p>
          <w:p w14:paraId="61A2F054" w14:textId="77777777" w:rsidR="00F416C6" w:rsidRDefault="00F416C6" w:rsidP="00F416C6">
            <w:pPr>
              <w:pStyle w:val="EngHangEnd"/>
            </w:pPr>
            <w:r>
              <w:t>For you loved to appear weak.</w:t>
            </w:r>
          </w:p>
        </w:tc>
        <w:tc>
          <w:tcPr>
            <w:tcW w:w="288" w:type="dxa"/>
          </w:tcPr>
          <w:p w14:paraId="42EAA78C" w14:textId="77777777" w:rsidR="00F416C6" w:rsidRDefault="00F416C6" w:rsidP="00F416C6"/>
        </w:tc>
        <w:tc>
          <w:tcPr>
            <w:tcW w:w="288" w:type="dxa"/>
          </w:tcPr>
          <w:p w14:paraId="3F2A8851" w14:textId="77777777" w:rsidR="00F416C6" w:rsidRDefault="00F416C6" w:rsidP="00F416C6">
            <w:pPr>
              <w:pStyle w:val="CopticCross"/>
            </w:pPr>
          </w:p>
        </w:tc>
        <w:tc>
          <w:tcPr>
            <w:tcW w:w="3960" w:type="dxa"/>
          </w:tcPr>
          <w:p w14:paraId="5DBC58D3" w14:textId="77777777" w:rsidR="00F416C6" w:rsidRDefault="00F416C6" w:rsidP="00F416C6">
            <w:pPr>
              <w:pStyle w:val="CopticVersemulti-line"/>
            </w:pPr>
            <w:r>
              <w:t>Ⲭⲉⲣⲉ ⲛⲁⲕ ⲡⲓⲛⲓϣϯ ⲛ̀ⲥⲓⲟⲩ ⲉ̀ⲧⲁ:</w:t>
            </w:r>
          </w:p>
          <w:p w14:paraId="1DA888D8" w14:textId="77777777" w:rsidR="00F416C6" w:rsidRDefault="00F416C6" w:rsidP="00F416C6">
            <w:pPr>
              <w:pStyle w:val="CopticVersemulti-line"/>
            </w:pPr>
            <w:r>
              <w:t>Ϯⲡⲁⲣⲏⲉⲛⲟⲥ ϭⲱⲣⲡ ⲛ̀ⲧⲉϥⲙⲉⲧⲟⲩⲁⲃ:</w:t>
            </w:r>
          </w:p>
          <w:p w14:paraId="6596996A" w14:textId="77777777" w:rsidR="00F416C6" w:rsidRDefault="00F416C6" w:rsidP="00F416C6">
            <w:pPr>
              <w:pStyle w:val="CopticVersemulti-line"/>
            </w:pPr>
            <w:r>
              <w:t>ⲟⲩⲟϩ ⲛⲉ ⲛ̀ⲑⲟⲕ ⲟⲩⲁⲧⲥⲟⲩⲱⲛⲕ:</w:t>
            </w:r>
          </w:p>
          <w:p w14:paraId="5D885444" w14:textId="77777777" w:rsidR="00F416C6" w:rsidRPr="003032D8" w:rsidRDefault="00F416C6" w:rsidP="00F416C6">
            <w:pPr>
              <w:pStyle w:val="CopticHangingVerse"/>
            </w:pPr>
            <w:r>
              <w:t>ϫⲉ ⲕ̀ⲙⲉⲓ ⲉ̀ ⲟⲩⲱⲛϩ ⲛ̀ⲧⲉⲕⲙⲉⲧϫⲱⲃ ⲉ̀ⲃⲟⲗ.</w:t>
            </w:r>
          </w:p>
        </w:tc>
      </w:tr>
      <w:tr w:rsidR="00F416C6" w14:paraId="27DEAE7B" w14:textId="77777777" w:rsidTr="00F416C6">
        <w:trPr>
          <w:cantSplit/>
          <w:jc w:val="center"/>
        </w:trPr>
        <w:tc>
          <w:tcPr>
            <w:tcW w:w="288" w:type="dxa"/>
          </w:tcPr>
          <w:p w14:paraId="250C427E" w14:textId="77777777" w:rsidR="00F416C6" w:rsidRDefault="00F416C6" w:rsidP="00F416C6">
            <w:pPr>
              <w:pStyle w:val="CopticCross"/>
            </w:pPr>
            <w:r w:rsidRPr="00FB5ACB">
              <w:t>¿</w:t>
            </w:r>
          </w:p>
        </w:tc>
        <w:tc>
          <w:tcPr>
            <w:tcW w:w="3960" w:type="dxa"/>
          </w:tcPr>
          <w:p w14:paraId="625F923F" w14:textId="77777777" w:rsidR="00F416C6" w:rsidRDefault="00F416C6" w:rsidP="00F416C6">
            <w:pPr>
              <w:pStyle w:val="EngHang"/>
            </w:pPr>
            <w:r>
              <w:t>Pray to the Lord on our behalf,</w:t>
            </w:r>
          </w:p>
          <w:p w14:paraId="077A56C1" w14:textId="77777777" w:rsidR="00F416C6" w:rsidRDefault="00F416C6" w:rsidP="00F416C6">
            <w:pPr>
              <w:pStyle w:val="EngHang"/>
            </w:pPr>
            <w:r>
              <w:t>O great struggler of Babylon</w:t>
            </w:r>
            <w:r>
              <w:rPr>
                <w:rStyle w:val="FootnoteReference"/>
              </w:rPr>
              <w:footnoteReference w:id="948"/>
            </w:r>
            <w:r>
              <w:t>,</w:t>
            </w:r>
          </w:p>
          <w:p w14:paraId="7B5ED1BF" w14:textId="77777777" w:rsidR="00F416C6" w:rsidRDefault="00F416C6" w:rsidP="00F416C6">
            <w:pPr>
              <w:pStyle w:val="EngHang"/>
            </w:pPr>
            <w:r>
              <w:t>Saint Simon the Tanner,</w:t>
            </w:r>
          </w:p>
          <w:p w14:paraId="7FA18FF5" w14:textId="77777777" w:rsidR="00F416C6" w:rsidRDefault="00F416C6" w:rsidP="00F416C6">
            <w:pPr>
              <w:pStyle w:val="EngHangEnd"/>
            </w:pPr>
            <w:r>
              <w:t>That He may forgive us our sins.</w:t>
            </w:r>
          </w:p>
        </w:tc>
        <w:tc>
          <w:tcPr>
            <w:tcW w:w="288" w:type="dxa"/>
          </w:tcPr>
          <w:p w14:paraId="741CA8B4" w14:textId="77777777" w:rsidR="00F416C6" w:rsidRDefault="00F416C6" w:rsidP="00F416C6"/>
        </w:tc>
        <w:tc>
          <w:tcPr>
            <w:tcW w:w="288" w:type="dxa"/>
          </w:tcPr>
          <w:p w14:paraId="0A810797" w14:textId="77777777" w:rsidR="00F416C6" w:rsidRDefault="00F416C6" w:rsidP="00F416C6">
            <w:pPr>
              <w:pStyle w:val="CopticCross"/>
            </w:pPr>
            <w:r w:rsidRPr="00FB5ACB">
              <w:t>¿</w:t>
            </w:r>
          </w:p>
        </w:tc>
        <w:tc>
          <w:tcPr>
            <w:tcW w:w="3960" w:type="dxa"/>
          </w:tcPr>
          <w:p w14:paraId="130CEB9F" w14:textId="77777777" w:rsidR="00F416C6" w:rsidRDefault="00F416C6" w:rsidP="00F416C6">
            <w:pPr>
              <w:pStyle w:val="CopticVersemulti-line"/>
            </w:pPr>
            <w:r>
              <w:t>Ⲧⲱⲃϩ ⲙ̀Ⲡⲟ̄ⲥ̄ ⲉ̀ϩ̀ⲣⲏⲓ ⲉϫⲱⲛ:</w:t>
            </w:r>
          </w:p>
          <w:p w14:paraId="71B7FC57" w14:textId="77777777" w:rsidR="00F416C6" w:rsidRDefault="00F416C6" w:rsidP="00F416C6">
            <w:pPr>
              <w:pStyle w:val="CopticVersemulti-line"/>
            </w:pPr>
            <w:r>
              <w:t>ⲡⲓⲛⲓϣϯ ⲛ̀ⲁⲑⲗⲏⲧⲏⲥ ⲫⲁ Ⲃⲁⲃⲩⲗⲱⲛ:</w:t>
            </w:r>
          </w:p>
          <w:p w14:paraId="3A587DAE" w14:textId="77777777" w:rsidR="00F416C6" w:rsidRDefault="00F416C6" w:rsidP="00F416C6">
            <w:pPr>
              <w:pStyle w:val="CopticVersemulti-line"/>
            </w:pPr>
            <w:r>
              <w:t>ⲡⲓⲁⲅⲓⲟⲥ Ⲥⲓⲙⲱⲛ ⲡⲓⲃⲁⲕϣⲁⲣ:</w:t>
            </w:r>
          </w:p>
          <w:p w14:paraId="6FDA6196" w14:textId="77777777" w:rsidR="00F416C6" w:rsidRDefault="00F416C6" w:rsidP="00F416C6">
            <w:pPr>
              <w:pStyle w:val="CopticHangingVerse"/>
            </w:pPr>
            <w:r>
              <w:t>ⲛ̀ⲧⲉϥ ⲭⲁ ⲛⲉⲛⲛⲟⲃⲓ ⲃⲁⲃ ⲉ̀ⲃⲟⲗ.</w:t>
            </w:r>
          </w:p>
        </w:tc>
      </w:tr>
    </w:tbl>
    <w:p w14:paraId="24D8693F" w14:textId="77777777" w:rsidR="00205EA4" w:rsidRDefault="00FF5FF3" w:rsidP="00495F1A">
      <w:pPr>
        <w:pStyle w:val="Heading3"/>
      </w:pPr>
      <w:bookmarkStart w:id="1352" w:name="_Toc448227520"/>
      <w:r>
        <w:t xml:space="preserve">December 4 (5) / Koiak 8: </w:t>
      </w:r>
      <w:r w:rsidR="00743CE8">
        <w:t xml:space="preserve">The Martyrdom of </w:t>
      </w:r>
      <w:r>
        <w:t>Sts. Barbara and Juliana</w:t>
      </w:r>
      <w:bookmarkEnd w:id="1352"/>
    </w:p>
    <w:p w14:paraId="708D2111" w14:textId="7CD9674E" w:rsidR="003663F9" w:rsidRDefault="003663F9" w:rsidP="003663F9">
      <w:pPr>
        <w:pStyle w:val="Heading4"/>
      </w:pPr>
      <w:bookmarkStart w:id="1353" w:name="_Ref434490169"/>
      <w:r>
        <w:t>The Verses of the Cymbals for Sts. Barbara and Juliana</w:t>
      </w:r>
    </w:p>
    <w:p w14:paraId="3B5D0C1B" w14:textId="0A9710CA" w:rsidR="003663F9" w:rsidRPr="003663F9" w:rsidRDefault="003663F9"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663F9" w14:paraId="7074DF65" w14:textId="77777777" w:rsidTr="003663F9">
        <w:trPr>
          <w:cantSplit/>
          <w:jc w:val="center"/>
        </w:trPr>
        <w:tc>
          <w:tcPr>
            <w:tcW w:w="288" w:type="dxa"/>
          </w:tcPr>
          <w:p w14:paraId="713A6CC1" w14:textId="77777777" w:rsidR="003663F9" w:rsidRDefault="003663F9" w:rsidP="003663F9">
            <w:pPr>
              <w:pStyle w:val="CopticCross"/>
            </w:pPr>
          </w:p>
        </w:tc>
        <w:tc>
          <w:tcPr>
            <w:tcW w:w="3960" w:type="dxa"/>
          </w:tcPr>
          <w:p w14:paraId="2095D907" w14:textId="7AB4C343" w:rsidR="003663F9" w:rsidRDefault="003663F9" w:rsidP="003663F9">
            <w:pPr>
              <w:pStyle w:val="EngHangEnd"/>
            </w:pPr>
            <w:r>
              <w:t>Saint Barbara.</w:t>
            </w:r>
          </w:p>
        </w:tc>
        <w:tc>
          <w:tcPr>
            <w:tcW w:w="288" w:type="dxa"/>
          </w:tcPr>
          <w:p w14:paraId="2FB3B11E" w14:textId="77777777" w:rsidR="003663F9" w:rsidRDefault="003663F9" w:rsidP="003663F9"/>
        </w:tc>
        <w:tc>
          <w:tcPr>
            <w:tcW w:w="288" w:type="dxa"/>
          </w:tcPr>
          <w:p w14:paraId="1B9EA1FE" w14:textId="77777777" w:rsidR="003663F9" w:rsidRDefault="003663F9" w:rsidP="003663F9">
            <w:pPr>
              <w:pStyle w:val="CopticCross"/>
            </w:pPr>
          </w:p>
        </w:tc>
        <w:tc>
          <w:tcPr>
            <w:tcW w:w="3960" w:type="dxa"/>
          </w:tcPr>
          <w:p w14:paraId="043E98B4" w14:textId="692E43D8" w:rsidR="003663F9" w:rsidRDefault="003663F9" w:rsidP="003663F9">
            <w:pPr>
              <w:pStyle w:val="CopticHangingVerse"/>
            </w:pPr>
            <w:r>
              <w:t>ϯⲁ̀ⲅⲓⲁ Ⲃⲁⲣⲃⲁⲣⲁ.</w:t>
            </w:r>
          </w:p>
        </w:tc>
      </w:tr>
      <w:tr w:rsidR="003663F9" w14:paraId="7A9F66A3" w14:textId="77777777" w:rsidTr="003663F9">
        <w:trPr>
          <w:cantSplit/>
          <w:jc w:val="center"/>
        </w:trPr>
        <w:tc>
          <w:tcPr>
            <w:tcW w:w="288" w:type="dxa"/>
          </w:tcPr>
          <w:p w14:paraId="3A8801D8" w14:textId="77777777" w:rsidR="003663F9" w:rsidRDefault="003663F9" w:rsidP="003663F9">
            <w:pPr>
              <w:pStyle w:val="CopticCross"/>
            </w:pPr>
          </w:p>
        </w:tc>
        <w:tc>
          <w:tcPr>
            <w:tcW w:w="3960" w:type="dxa"/>
          </w:tcPr>
          <w:p w14:paraId="0EBB9157" w14:textId="33A3964F" w:rsidR="003663F9" w:rsidRPr="003663F9" w:rsidRDefault="003663F9" w:rsidP="003663F9">
            <w:pPr>
              <w:pStyle w:val="EngHangEnd"/>
              <w:rPr>
                <w:rFonts w:eastAsia="Arial Unicode MS"/>
              </w:rPr>
            </w:pPr>
            <w:r>
              <w:rPr>
                <w:rFonts w:eastAsia="Arial Unicode MS"/>
              </w:rPr>
              <w:t>Saint Juliana.</w:t>
            </w:r>
          </w:p>
        </w:tc>
        <w:tc>
          <w:tcPr>
            <w:tcW w:w="288" w:type="dxa"/>
          </w:tcPr>
          <w:p w14:paraId="4CC3703A" w14:textId="77777777" w:rsidR="003663F9" w:rsidRDefault="003663F9" w:rsidP="003663F9"/>
        </w:tc>
        <w:tc>
          <w:tcPr>
            <w:tcW w:w="288" w:type="dxa"/>
          </w:tcPr>
          <w:p w14:paraId="00B52EB3" w14:textId="77777777" w:rsidR="003663F9" w:rsidRDefault="003663F9" w:rsidP="003663F9">
            <w:pPr>
              <w:pStyle w:val="CopticCross"/>
            </w:pPr>
          </w:p>
        </w:tc>
        <w:tc>
          <w:tcPr>
            <w:tcW w:w="3960" w:type="dxa"/>
          </w:tcPr>
          <w:p w14:paraId="41CD4366" w14:textId="7658A67F" w:rsidR="003663F9" w:rsidRDefault="003663F9" w:rsidP="003663F9">
            <w:pPr>
              <w:pStyle w:val="CopticHangingVerse"/>
            </w:pPr>
            <w:r>
              <w:t>ϯⲁ̀ⲅⲓⲁ Ⲓⲟⲩⲗⲓⲁ̀ⲛⲏ.</w:t>
            </w:r>
          </w:p>
        </w:tc>
      </w:tr>
    </w:tbl>
    <w:p w14:paraId="1D4A5115" w14:textId="5424E594" w:rsidR="00FF5FF3" w:rsidRDefault="00FF5FF3" w:rsidP="00FF5FF3">
      <w:pPr>
        <w:pStyle w:val="Heading4"/>
      </w:pPr>
      <w:r>
        <w:t>The Doxology</w:t>
      </w:r>
      <w:r w:rsidR="00B46E6E">
        <w:t xml:space="preserve"> for Sts. Barbara and Juliana</w:t>
      </w:r>
      <w:bookmarkEnd w:id="13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43CE8" w14:paraId="3095153F" w14:textId="77777777" w:rsidTr="00751B8B">
        <w:trPr>
          <w:cantSplit/>
          <w:jc w:val="center"/>
        </w:trPr>
        <w:tc>
          <w:tcPr>
            <w:tcW w:w="288" w:type="dxa"/>
          </w:tcPr>
          <w:p w14:paraId="47155923" w14:textId="77777777" w:rsidR="00743CE8" w:rsidRDefault="00743CE8" w:rsidP="00751B8B">
            <w:pPr>
              <w:pStyle w:val="CopticCross"/>
            </w:pPr>
          </w:p>
        </w:tc>
        <w:tc>
          <w:tcPr>
            <w:tcW w:w="3960" w:type="dxa"/>
          </w:tcPr>
          <w:p w14:paraId="19096AA2" w14:textId="77777777" w:rsidR="00743CE8" w:rsidRDefault="00743CE8" w:rsidP="00743CE8">
            <w:pPr>
              <w:pStyle w:val="EngHang"/>
            </w:pPr>
            <w:r>
              <w:t>The light of the Holy Trinity</w:t>
            </w:r>
          </w:p>
          <w:p w14:paraId="194C974E" w14:textId="77777777" w:rsidR="00743CE8" w:rsidRDefault="00743CE8" w:rsidP="00743CE8">
            <w:pPr>
              <w:pStyle w:val="EngHang"/>
            </w:pPr>
            <w:r>
              <w:t>Has shone upon this virgin,</w:t>
            </w:r>
          </w:p>
          <w:p w14:paraId="2A5545A2" w14:textId="77777777" w:rsidR="00743CE8" w:rsidRDefault="00743CE8" w:rsidP="00743CE8">
            <w:pPr>
              <w:pStyle w:val="EngHang"/>
            </w:pPr>
            <w:r>
              <w:t>Saint Barbara,</w:t>
            </w:r>
          </w:p>
          <w:p w14:paraId="245D1778" w14:textId="77777777" w:rsidR="00743CE8" w:rsidRDefault="00743CE8" w:rsidP="00743CE8">
            <w:pPr>
              <w:pStyle w:val="EngHangEnd"/>
            </w:pPr>
            <w:r>
              <w:t>The bride of Christ.</w:t>
            </w:r>
          </w:p>
        </w:tc>
        <w:tc>
          <w:tcPr>
            <w:tcW w:w="288" w:type="dxa"/>
          </w:tcPr>
          <w:p w14:paraId="225A123D" w14:textId="77777777" w:rsidR="00743CE8" w:rsidRDefault="00743CE8" w:rsidP="00751B8B"/>
        </w:tc>
        <w:tc>
          <w:tcPr>
            <w:tcW w:w="288" w:type="dxa"/>
          </w:tcPr>
          <w:p w14:paraId="747A781D" w14:textId="77777777" w:rsidR="00743CE8" w:rsidRDefault="00743CE8" w:rsidP="00751B8B">
            <w:pPr>
              <w:pStyle w:val="CopticCross"/>
            </w:pPr>
          </w:p>
        </w:tc>
        <w:tc>
          <w:tcPr>
            <w:tcW w:w="3960" w:type="dxa"/>
          </w:tcPr>
          <w:p w14:paraId="195ED517" w14:textId="77777777" w:rsidR="00743CE8" w:rsidRDefault="00743CE8" w:rsidP="00743CE8">
            <w:pPr>
              <w:pStyle w:val="CopticVersemulti-line"/>
            </w:pPr>
            <w:r>
              <w:t>Ⲡⲓⲟⲩⲱⲓⲛⲓ ⲛ̀Ϯⲧ̀ⲣⲓⲁⲥ ⲉ̄ⲑ̄ⲩ̄:</w:t>
            </w:r>
          </w:p>
          <w:p w14:paraId="6621A433" w14:textId="77777777" w:rsidR="00743CE8" w:rsidRDefault="00743CE8" w:rsidP="00743CE8">
            <w:pPr>
              <w:pStyle w:val="CopticVersemulti-line"/>
            </w:pPr>
            <w:r>
              <w:t>ⲁϥϣⲁⲓ ⲉ̀ϫⲉⲛ ⲧⲁⲓⲡⲁⲣⲑⲉⲛⲟⲥ:</w:t>
            </w:r>
          </w:p>
          <w:p w14:paraId="33A5385B" w14:textId="77777777" w:rsidR="00743CE8" w:rsidRDefault="00743CE8" w:rsidP="00743CE8">
            <w:pPr>
              <w:pStyle w:val="CopticVersemulti-line"/>
            </w:pPr>
            <w:r>
              <w:t>ϯⲁ̀ⲅⲓⲁ Ⲃⲁⲣⲃⲁⲣⲁ:</w:t>
            </w:r>
          </w:p>
          <w:p w14:paraId="646FD040" w14:textId="77777777" w:rsidR="00743CE8" w:rsidRDefault="00743CE8" w:rsidP="00743CE8">
            <w:pPr>
              <w:pStyle w:val="CopticHangingVerse"/>
            </w:pPr>
            <w:r>
              <w:t>ϯϣⲉⲗⲉⲧ ⲛ̀ⲧⲉ Ⲡⲭ̄ⲥ̄.</w:t>
            </w:r>
          </w:p>
        </w:tc>
      </w:tr>
      <w:tr w:rsidR="00743CE8" w14:paraId="0AE1763D" w14:textId="77777777" w:rsidTr="00751B8B">
        <w:trPr>
          <w:cantSplit/>
          <w:jc w:val="center"/>
        </w:trPr>
        <w:tc>
          <w:tcPr>
            <w:tcW w:w="288" w:type="dxa"/>
          </w:tcPr>
          <w:p w14:paraId="625CDE3D" w14:textId="77777777" w:rsidR="00743CE8" w:rsidRDefault="00743CE8" w:rsidP="00751B8B">
            <w:pPr>
              <w:pStyle w:val="CopticCross"/>
            </w:pPr>
            <w:r w:rsidRPr="00FB5ACB">
              <w:lastRenderedPageBreak/>
              <w:t>¿</w:t>
            </w:r>
          </w:p>
        </w:tc>
        <w:tc>
          <w:tcPr>
            <w:tcW w:w="3960" w:type="dxa"/>
          </w:tcPr>
          <w:p w14:paraId="1FC6A786" w14:textId="77777777" w:rsidR="00743CE8" w:rsidRDefault="00743CE8" w:rsidP="00743CE8">
            <w:pPr>
              <w:pStyle w:val="EngHang"/>
            </w:pPr>
            <w:r>
              <w:t>She loved the Holy Trinity,</w:t>
            </w:r>
          </w:p>
          <w:p w14:paraId="23157F98" w14:textId="77777777" w:rsidR="00743CE8" w:rsidRDefault="00743CE8" w:rsidP="00743CE8">
            <w:pPr>
              <w:pStyle w:val="EngHang"/>
            </w:pPr>
            <w:r>
              <w:t>And despised her father,</w:t>
            </w:r>
          </w:p>
          <w:p w14:paraId="0ACCC1BD" w14:textId="77777777" w:rsidR="00743CE8" w:rsidRDefault="00743CE8" w:rsidP="00743CE8">
            <w:pPr>
              <w:pStyle w:val="EngHang"/>
            </w:pPr>
            <w:r>
              <w:t>The lawless man that</w:t>
            </w:r>
          </w:p>
          <w:p w14:paraId="6C312921" w14:textId="77777777" w:rsidR="00743CE8" w:rsidRDefault="00743CE8" w:rsidP="00743CE8">
            <w:pPr>
              <w:pStyle w:val="EngHangEnd"/>
            </w:pPr>
            <w:r>
              <w:t>Beheaded her by his own hand.</w:t>
            </w:r>
          </w:p>
        </w:tc>
        <w:tc>
          <w:tcPr>
            <w:tcW w:w="288" w:type="dxa"/>
          </w:tcPr>
          <w:p w14:paraId="3503BD0B" w14:textId="77777777" w:rsidR="00743CE8" w:rsidRDefault="00743CE8" w:rsidP="00751B8B"/>
        </w:tc>
        <w:tc>
          <w:tcPr>
            <w:tcW w:w="288" w:type="dxa"/>
          </w:tcPr>
          <w:p w14:paraId="6B7811C1" w14:textId="77777777" w:rsidR="00743CE8" w:rsidRDefault="00743CE8" w:rsidP="00751B8B">
            <w:pPr>
              <w:pStyle w:val="CopticCross"/>
            </w:pPr>
            <w:r w:rsidRPr="00FB5ACB">
              <w:t>¿</w:t>
            </w:r>
          </w:p>
        </w:tc>
        <w:tc>
          <w:tcPr>
            <w:tcW w:w="3960" w:type="dxa"/>
          </w:tcPr>
          <w:p w14:paraId="784E133E" w14:textId="77777777" w:rsidR="00743CE8" w:rsidRDefault="00743CE8" w:rsidP="00743CE8">
            <w:pPr>
              <w:pStyle w:val="CopticVersemulti-line"/>
            </w:pPr>
            <w:r>
              <w:t>Ⲉⲥⲙⲉⲛⲣⲉ ⲛ̀Ϯⲧ̀ⲣⲓⲁⲥ ⲉ̄ⲑ̄ⲩ̄:</w:t>
            </w:r>
          </w:p>
          <w:p w14:paraId="664534B9" w14:textId="77777777" w:rsidR="00743CE8" w:rsidRDefault="00743CE8" w:rsidP="00743CE8">
            <w:pPr>
              <w:pStyle w:val="CopticVersemulti-line"/>
            </w:pPr>
            <w:r>
              <w:t>ⲟⲩⲟϩ ⲉⲑⲙⲟⲥϯ ⲅⲁⲣ ⲙ̀ⲡⲉⲥⲓⲱⲧ:</w:t>
            </w:r>
          </w:p>
          <w:p w14:paraId="08047926" w14:textId="77777777" w:rsidR="00743CE8" w:rsidRDefault="00743CE8" w:rsidP="00743CE8">
            <w:pPr>
              <w:pStyle w:val="CopticVersemulti-line"/>
            </w:pPr>
            <w:r>
              <w:t>ⲡⲓⲣⲱⲙⲓ ⲛ̀ⲁ̀ⲛⲟⲙⲟⲥ ⲉ̀ⲧⲁϥϣⲁⲧ:</w:t>
            </w:r>
          </w:p>
          <w:p w14:paraId="2EA85569" w14:textId="77777777" w:rsidR="00743CE8" w:rsidRDefault="00743CE8" w:rsidP="00743CE8">
            <w:pPr>
              <w:pStyle w:val="CopticHangingVerse"/>
            </w:pPr>
            <w:r>
              <w:t>ⲛ̀ⲧⲉⲥⲁ̀ⲫⲉ ϧⲉⲛ ⲧⲉϥϫⲓϫ.</w:t>
            </w:r>
          </w:p>
        </w:tc>
      </w:tr>
      <w:tr w:rsidR="00743CE8" w14:paraId="07DCC61A" w14:textId="77777777" w:rsidTr="00751B8B">
        <w:trPr>
          <w:cantSplit/>
          <w:jc w:val="center"/>
        </w:trPr>
        <w:tc>
          <w:tcPr>
            <w:tcW w:w="288" w:type="dxa"/>
          </w:tcPr>
          <w:p w14:paraId="0681B484" w14:textId="77777777" w:rsidR="00743CE8" w:rsidRDefault="00743CE8" w:rsidP="00751B8B">
            <w:pPr>
              <w:pStyle w:val="CopticCross"/>
            </w:pPr>
          </w:p>
        </w:tc>
        <w:tc>
          <w:tcPr>
            <w:tcW w:w="3960" w:type="dxa"/>
          </w:tcPr>
          <w:p w14:paraId="38F6E1D4" w14:textId="77777777" w:rsidR="00743CE8" w:rsidRDefault="00743CE8" w:rsidP="00743CE8">
            <w:pPr>
              <w:pStyle w:val="EngHang"/>
            </w:pPr>
            <w:r>
              <w:t>Rejoice O righteous bride,</w:t>
            </w:r>
          </w:p>
          <w:p w14:paraId="72424C7E" w14:textId="77777777" w:rsidR="00743CE8" w:rsidRDefault="00743CE8" w:rsidP="00743CE8">
            <w:pPr>
              <w:pStyle w:val="EngHang"/>
            </w:pPr>
            <w:r>
              <w:t>Who since her childhood</w:t>
            </w:r>
          </w:p>
          <w:p w14:paraId="747D6CBD" w14:textId="77777777" w:rsidR="00743CE8" w:rsidRDefault="00743CE8" w:rsidP="00743CE8">
            <w:pPr>
              <w:pStyle w:val="EngHang"/>
            </w:pPr>
            <w:r>
              <w:t>Became a sanctuary</w:t>
            </w:r>
          </w:p>
          <w:p w14:paraId="0AC18F51" w14:textId="77777777" w:rsidR="00743CE8" w:rsidRDefault="00743CE8" w:rsidP="00743CE8">
            <w:pPr>
              <w:pStyle w:val="EngHangEnd"/>
            </w:pPr>
            <w:r>
              <w:t>For the Holy Spirit.</w:t>
            </w:r>
          </w:p>
        </w:tc>
        <w:tc>
          <w:tcPr>
            <w:tcW w:w="288" w:type="dxa"/>
          </w:tcPr>
          <w:p w14:paraId="3EA3C542" w14:textId="77777777" w:rsidR="00743CE8" w:rsidRDefault="00743CE8" w:rsidP="00751B8B"/>
        </w:tc>
        <w:tc>
          <w:tcPr>
            <w:tcW w:w="288" w:type="dxa"/>
          </w:tcPr>
          <w:p w14:paraId="2BD33C9C" w14:textId="77777777" w:rsidR="00743CE8" w:rsidRDefault="00743CE8" w:rsidP="00751B8B">
            <w:pPr>
              <w:pStyle w:val="CopticCross"/>
            </w:pPr>
          </w:p>
        </w:tc>
        <w:tc>
          <w:tcPr>
            <w:tcW w:w="3960" w:type="dxa"/>
          </w:tcPr>
          <w:p w14:paraId="61C8F906" w14:textId="77777777" w:rsidR="00743CE8" w:rsidRDefault="00743CE8" w:rsidP="00743CE8">
            <w:pPr>
              <w:pStyle w:val="CopticVersemulti-line"/>
            </w:pPr>
            <w:r>
              <w:t>Ⲣⲁϣⲓ ⲱ̀ ϯϣⲉⲗⲉⲧ ⲙ̀ⲙⲛⲏⲓ:</w:t>
            </w:r>
          </w:p>
          <w:p w14:paraId="7606388A" w14:textId="77777777" w:rsidR="00743CE8" w:rsidRDefault="00743CE8" w:rsidP="00743CE8">
            <w:pPr>
              <w:pStyle w:val="CopticVersemulti-line"/>
            </w:pPr>
            <w:r>
              <w:t>ⲉⲏⲉ̀ⲧⲁⲥϣⲱⲡⲓ ⲛ̀ⲟⲩⲉ̀ⲣⲫⲉⲓ:</w:t>
            </w:r>
          </w:p>
          <w:p w14:paraId="67B3EC68" w14:textId="77777777" w:rsidR="00743CE8" w:rsidRDefault="00743CE8" w:rsidP="00743CE8">
            <w:pPr>
              <w:pStyle w:val="CopticVersemulti-line"/>
            </w:pPr>
            <w:r>
              <w:t>ⲛ̀ⲧⲉ ⲡⲓⲠⲛⲉⲩⲙⲁ ⲉ̄ⲑ̄ⲩ̄:</w:t>
            </w:r>
          </w:p>
          <w:p w14:paraId="7C814FBB" w14:textId="77777777" w:rsidR="00743CE8" w:rsidRDefault="00743CE8" w:rsidP="00743CE8">
            <w:pPr>
              <w:pStyle w:val="CopticHangingVerse"/>
            </w:pPr>
            <w:r>
              <w:t>ⲓⲥϫⲉⲛ ⲧⲉⲥⲙⲉⲧⲕⲟⲩϫⲓ ⲛ̀ⲁ̀ⲗⲟⲩ.</w:t>
            </w:r>
          </w:p>
        </w:tc>
      </w:tr>
      <w:tr w:rsidR="00743CE8" w14:paraId="5C6D6228" w14:textId="77777777" w:rsidTr="00751B8B">
        <w:trPr>
          <w:cantSplit/>
          <w:jc w:val="center"/>
        </w:trPr>
        <w:tc>
          <w:tcPr>
            <w:tcW w:w="288" w:type="dxa"/>
          </w:tcPr>
          <w:p w14:paraId="3BA88F04" w14:textId="77777777" w:rsidR="00743CE8" w:rsidRDefault="00743CE8" w:rsidP="00751B8B">
            <w:pPr>
              <w:pStyle w:val="CopticCross"/>
            </w:pPr>
            <w:r w:rsidRPr="00FB5ACB">
              <w:t>¿</w:t>
            </w:r>
          </w:p>
        </w:tc>
        <w:tc>
          <w:tcPr>
            <w:tcW w:w="3960" w:type="dxa"/>
          </w:tcPr>
          <w:p w14:paraId="4C834F70" w14:textId="77777777" w:rsidR="00743CE8" w:rsidRDefault="00743CE8" w:rsidP="00743CE8">
            <w:pPr>
              <w:pStyle w:val="EngHang"/>
            </w:pPr>
            <w:r>
              <w:t>For you became a daughter</w:t>
            </w:r>
          </w:p>
          <w:p w14:paraId="648B645C" w14:textId="77777777" w:rsidR="00743CE8" w:rsidRDefault="00743CE8" w:rsidP="00743CE8">
            <w:pPr>
              <w:pStyle w:val="EngHang"/>
            </w:pPr>
            <w:r>
              <w:t>Of the heavenly Father,</w:t>
            </w:r>
          </w:p>
          <w:p w14:paraId="5296141C" w14:textId="77777777" w:rsidR="00743CE8" w:rsidRDefault="00743CE8" w:rsidP="00743CE8">
            <w:pPr>
              <w:pStyle w:val="EngHang"/>
            </w:pPr>
            <w:r>
              <w:t>And a daughter</w:t>
            </w:r>
          </w:p>
          <w:p w14:paraId="628E4538" w14:textId="77777777" w:rsidR="00743CE8" w:rsidRDefault="00743CE8" w:rsidP="00743CE8">
            <w:pPr>
              <w:pStyle w:val="EngHangEnd"/>
            </w:pPr>
            <w:r>
              <w:t>Of the Virgin Mary.</w:t>
            </w:r>
          </w:p>
        </w:tc>
        <w:tc>
          <w:tcPr>
            <w:tcW w:w="288" w:type="dxa"/>
          </w:tcPr>
          <w:p w14:paraId="07026763" w14:textId="77777777" w:rsidR="00743CE8" w:rsidRDefault="00743CE8" w:rsidP="00751B8B"/>
        </w:tc>
        <w:tc>
          <w:tcPr>
            <w:tcW w:w="288" w:type="dxa"/>
          </w:tcPr>
          <w:p w14:paraId="024505FA" w14:textId="77777777" w:rsidR="00743CE8" w:rsidRDefault="00743CE8" w:rsidP="00751B8B">
            <w:pPr>
              <w:pStyle w:val="CopticCross"/>
            </w:pPr>
            <w:r w:rsidRPr="00FB5ACB">
              <w:t>¿</w:t>
            </w:r>
          </w:p>
        </w:tc>
        <w:tc>
          <w:tcPr>
            <w:tcW w:w="3960" w:type="dxa"/>
          </w:tcPr>
          <w:p w14:paraId="2D030676" w14:textId="77777777" w:rsidR="00743CE8" w:rsidRDefault="00743CE8" w:rsidP="00743CE8">
            <w:pPr>
              <w:pStyle w:val="CopticVersemulti-line"/>
            </w:pPr>
            <w:r>
              <w:t>Ⲉⲣⲉϣⲱⲡⲓ ⲅⲁⲣ ⲛ̀ⲑⲟ:</w:t>
            </w:r>
          </w:p>
          <w:p w14:paraId="681BB103" w14:textId="77777777" w:rsidR="00743CE8" w:rsidRDefault="00743CE8" w:rsidP="00743CE8">
            <w:pPr>
              <w:pStyle w:val="CopticVersemulti-line"/>
            </w:pPr>
            <w:r>
              <w:t>ⲧϣⲉⲣⲓ ⲙ̀Ⲫⲓⲱⲧ ⲉⲧ ϧⲉⲛ ⲛⲓⲫⲏⲟⲩⲓ̀:</w:t>
            </w:r>
          </w:p>
          <w:p w14:paraId="0962B043" w14:textId="77777777" w:rsidR="00743CE8" w:rsidRDefault="00743CE8" w:rsidP="00743CE8">
            <w:pPr>
              <w:pStyle w:val="CopticVersemulti-line"/>
            </w:pPr>
            <w:r>
              <w:t>ⲟⲩⲟϩ ⲉ̀ⲣⲉ ϣⲱⲡⲓ ⲅⲁⲣ ⲛ̀ⲟⲩϣⲉⲣⲓ:</w:t>
            </w:r>
          </w:p>
          <w:p w14:paraId="2A10AA98" w14:textId="77777777" w:rsidR="00743CE8" w:rsidRDefault="00743CE8" w:rsidP="00743CE8">
            <w:pPr>
              <w:pStyle w:val="CopticHangingVerse"/>
            </w:pPr>
            <w:r>
              <w:t>ⲙ̀Ⲙⲁⲣⲓⲁ ϯⲡⲁⲣⲑⲉⲛⲟⲥ.</w:t>
            </w:r>
          </w:p>
        </w:tc>
      </w:tr>
      <w:tr w:rsidR="00743CE8" w14:paraId="7BEB5409" w14:textId="77777777" w:rsidTr="00751B8B">
        <w:trPr>
          <w:cantSplit/>
          <w:jc w:val="center"/>
        </w:trPr>
        <w:tc>
          <w:tcPr>
            <w:tcW w:w="288" w:type="dxa"/>
          </w:tcPr>
          <w:p w14:paraId="6B5B89AC" w14:textId="77777777" w:rsidR="00743CE8" w:rsidRDefault="00743CE8" w:rsidP="00751B8B">
            <w:pPr>
              <w:pStyle w:val="CopticCross"/>
            </w:pPr>
          </w:p>
        </w:tc>
        <w:tc>
          <w:tcPr>
            <w:tcW w:w="3960" w:type="dxa"/>
          </w:tcPr>
          <w:p w14:paraId="31BD6FF7" w14:textId="77777777" w:rsidR="00743CE8" w:rsidRDefault="00743CE8" w:rsidP="00743CE8">
            <w:pPr>
              <w:pStyle w:val="EngHang"/>
            </w:pPr>
            <w:r>
              <w:t>We honour you joyfully,</w:t>
            </w:r>
          </w:p>
          <w:p w14:paraId="4B7D2089" w14:textId="77777777" w:rsidR="00743CE8" w:rsidRDefault="00743CE8" w:rsidP="00743CE8">
            <w:pPr>
              <w:pStyle w:val="EngHang"/>
            </w:pPr>
            <w:r>
              <w:t>O brides of Christ:</w:t>
            </w:r>
          </w:p>
          <w:p w14:paraId="1A55FE64" w14:textId="77777777" w:rsidR="00743CE8" w:rsidRDefault="00743CE8" w:rsidP="00743CE8">
            <w:pPr>
              <w:pStyle w:val="EngHang"/>
            </w:pPr>
            <w:r>
              <w:t>Saint Barbara</w:t>
            </w:r>
          </w:p>
          <w:p w14:paraId="700CF4E7" w14:textId="77777777" w:rsidR="00743CE8" w:rsidRDefault="00743CE8" w:rsidP="00743CE8">
            <w:pPr>
              <w:pStyle w:val="EngHangEnd"/>
            </w:pPr>
            <w:r>
              <w:t>And Saint Juliana.</w:t>
            </w:r>
          </w:p>
        </w:tc>
        <w:tc>
          <w:tcPr>
            <w:tcW w:w="288" w:type="dxa"/>
          </w:tcPr>
          <w:p w14:paraId="3C1C330F" w14:textId="77777777" w:rsidR="00743CE8" w:rsidRDefault="00743CE8" w:rsidP="00751B8B"/>
        </w:tc>
        <w:tc>
          <w:tcPr>
            <w:tcW w:w="288" w:type="dxa"/>
          </w:tcPr>
          <w:p w14:paraId="20DFAB15" w14:textId="77777777" w:rsidR="00743CE8" w:rsidRDefault="00743CE8" w:rsidP="00751B8B">
            <w:pPr>
              <w:pStyle w:val="CopticCross"/>
            </w:pPr>
          </w:p>
        </w:tc>
        <w:tc>
          <w:tcPr>
            <w:tcW w:w="3960" w:type="dxa"/>
          </w:tcPr>
          <w:p w14:paraId="3FB2F5EF" w14:textId="77777777" w:rsidR="00743CE8" w:rsidRDefault="00743CE8" w:rsidP="00743CE8">
            <w:pPr>
              <w:pStyle w:val="CopticVersemulti-line"/>
            </w:pPr>
            <w:r>
              <w:t>Ⲧⲉⲛⲧⲁⲓⲟ̀ ⲙ̀ⲙⲱⲧⲉⲛ ϧⲉⲛ ⲟⲩⲟⲩⲛⲟϥ:</w:t>
            </w:r>
          </w:p>
          <w:p w14:paraId="4F91993B" w14:textId="77777777" w:rsidR="00743CE8" w:rsidRDefault="00743CE8" w:rsidP="00743CE8">
            <w:pPr>
              <w:pStyle w:val="CopticVersemulti-line"/>
            </w:pPr>
            <w:r>
              <w:t>ⲱ̀ ⲛⲓϣⲉⲗⲉⲧ ⲛ̀ⲧⲉ Ⲡⲭ̄ⲥ̄:</w:t>
            </w:r>
          </w:p>
          <w:p w14:paraId="1FB04A3F" w14:textId="77777777" w:rsidR="00743CE8" w:rsidRDefault="00743CE8" w:rsidP="00743CE8">
            <w:pPr>
              <w:pStyle w:val="CopticVersemulti-line"/>
            </w:pPr>
            <w:r>
              <w:t>ϯⲁ̀ⲅⲓⲁ Ⲃⲁⲣⲃⲁⲣⲁ:</w:t>
            </w:r>
          </w:p>
          <w:p w14:paraId="491D163F" w14:textId="77777777" w:rsidR="00743CE8" w:rsidRPr="003032D8" w:rsidRDefault="00743CE8" w:rsidP="00743CE8">
            <w:pPr>
              <w:pStyle w:val="CopticHangingVerse"/>
            </w:pPr>
            <w:r>
              <w:t>ⲛⲉⲙ ϯⲁⲅⲓⲁ Ⲓⲱⲗⲓⲁⲛⲁ.</w:t>
            </w:r>
          </w:p>
        </w:tc>
      </w:tr>
      <w:tr w:rsidR="00743CE8" w14:paraId="542C0ABE" w14:textId="77777777" w:rsidTr="00751B8B">
        <w:trPr>
          <w:cantSplit/>
          <w:jc w:val="center"/>
        </w:trPr>
        <w:tc>
          <w:tcPr>
            <w:tcW w:w="288" w:type="dxa"/>
          </w:tcPr>
          <w:p w14:paraId="0E03E5B8" w14:textId="77777777" w:rsidR="00743CE8" w:rsidRDefault="00743CE8" w:rsidP="00751B8B">
            <w:pPr>
              <w:pStyle w:val="CopticCross"/>
            </w:pPr>
            <w:r w:rsidRPr="00FB5ACB">
              <w:t>¿</w:t>
            </w:r>
          </w:p>
        </w:tc>
        <w:tc>
          <w:tcPr>
            <w:tcW w:w="3960" w:type="dxa"/>
          </w:tcPr>
          <w:p w14:paraId="46906E7A" w14:textId="77777777" w:rsidR="00743CE8" w:rsidRDefault="00743CE8" w:rsidP="00743CE8">
            <w:pPr>
              <w:pStyle w:val="EngHang"/>
            </w:pPr>
            <w:r>
              <w:t>Pray to the Lord on our behalf,</w:t>
            </w:r>
          </w:p>
          <w:p w14:paraId="2DEB25B9" w14:textId="77777777" w:rsidR="00743CE8" w:rsidRDefault="00743CE8" w:rsidP="00743CE8">
            <w:pPr>
              <w:pStyle w:val="EngHang"/>
            </w:pPr>
            <w:r>
              <w:t>O brides of Christ,</w:t>
            </w:r>
          </w:p>
          <w:p w14:paraId="3112F729" w14:textId="77777777" w:rsidR="00743CE8" w:rsidRDefault="00743CE8" w:rsidP="00743CE8">
            <w:pPr>
              <w:pStyle w:val="EngHang"/>
            </w:pPr>
            <w:r>
              <w:t>Barbara and Juliana,</w:t>
            </w:r>
          </w:p>
          <w:p w14:paraId="3FA0A847" w14:textId="77777777" w:rsidR="00743CE8" w:rsidRDefault="00743CE8" w:rsidP="00743CE8">
            <w:pPr>
              <w:pStyle w:val="EngHangEnd"/>
            </w:pPr>
            <w:r>
              <w:t>That He may forgive us our sins.</w:t>
            </w:r>
          </w:p>
        </w:tc>
        <w:tc>
          <w:tcPr>
            <w:tcW w:w="288" w:type="dxa"/>
          </w:tcPr>
          <w:p w14:paraId="1164711B" w14:textId="77777777" w:rsidR="00743CE8" w:rsidRDefault="00743CE8" w:rsidP="00751B8B"/>
        </w:tc>
        <w:tc>
          <w:tcPr>
            <w:tcW w:w="288" w:type="dxa"/>
          </w:tcPr>
          <w:p w14:paraId="5553CCF5" w14:textId="77777777" w:rsidR="00743CE8" w:rsidRDefault="00743CE8" w:rsidP="00751B8B">
            <w:pPr>
              <w:pStyle w:val="CopticCross"/>
            </w:pPr>
            <w:r w:rsidRPr="00FB5ACB">
              <w:t>¿</w:t>
            </w:r>
          </w:p>
        </w:tc>
        <w:tc>
          <w:tcPr>
            <w:tcW w:w="3960" w:type="dxa"/>
          </w:tcPr>
          <w:p w14:paraId="0AEABD08" w14:textId="77777777" w:rsidR="00743CE8" w:rsidRDefault="00743CE8" w:rsidP="00743CE8">
            <w:pPr>
              <w:pStyle w:val="CopticVersemulti-line"/>
            </w:pPr>
            <w:r>
              <w:t>Ⲧⲱⲃϩ ⲙ̀Ⲡⲟ̄ⲥ̄ ⲉ̀ϩ̀ⲣⲏⲓ ⲉ̀ϫⲱⲛ:</w:t>
            </w:r>
          </w:p>
          <w:p w14:paraId="6A629034" w14:textId="77777777" w:rsidR="00743CE8" w:rsidRDefault="00743CE8" w:rsidP="00743CE8">
            <w:pPr>
              <w:pStyle w:val="CopticVersemulti-line"/>
            </w:pPr>
            <w:r>
              <w:t>ⲱ̀ ⲛⲓϣⲉⲗⲉⲧ ⲛ̀ⲧⲉ Ⲡⲭ̄ⲥ̄:</w:t>
            </w:r>
          </w:p>
          <w:p w14:paraId="624312D9" w14:textId="77777777" w:rsidR="00743CE8" w:rsidRDefault="00743CE8" w:rsidP="00743CE8">
            <w:pPr>
              <w:pStyle w:val="CopticVersemulti-line"/>
            </w:pPr>
            <w:r>
              <w:t>Ⲃⲁⲣⲃⲁⲣⲁ ⲛⲉⲙ Ⲓⲱⲗⲓⲁⲛⲁ:</w:t>
            </w:r>
          </w:p>
          <w:p w14:paraId="4237079E" w14:textId="77777777" w:rsidR="00743CE8" w:rsidRDefault="00743CE8" w:rsidP="00743CE8">
            <w:pPr>
              <w:pStyle w:val="CopticHangingVerse"/>
            </w:pPr>
            <w:r>
              <w:t>ⲛ̀ⲧⲉϥ ⲭⲁ ⲛⲉⲛⲛⲟⲃⲓ ⲛⲁⲛ ⲉⲃⲟⲗ.</w:t>
            </w:r>
          </w:p>
        </w:tc>
      </w:tr>
    </w:tbl>
    <w:p w14:paraId="4B098F36" w14:textId="3123C792" w:rsidR="003663F9" w:rsidRDefault="003663F9" w:rsidP="003663F9">
      <w:pPr>
        <w:pStyle w:val="Heading4"/>
      </w:pPr>
      <w:bookmarkStart w:id="1354" w:name="_Toc448227521"/>
      <w:r>
        <w:t>The Gospel Response for Sts. Barbara and Juliana</w:t>
      </w:r>
    </w:p>
    <w:p w14:paraId="42FD9FAE" w14:textId="4BFF4697" w:rsidR="003663F9" w:rsidRDefault="003663F9" w:rsidP="003663F9">
      <w:pPr>
        <w:pStyle w:val="Rubric"/>
      </w:pPr>
      <w:r>
        <w:t>The last verse of the Doxology may be inserted into the Annual Gospel Response.</w:t>
      </w:r>
    </w:p>
    <w:p w14:paraId="38A50CC4" w14:textId="5AD1F054" w:rsidR="00743CE8" w:rsidRDefault="00743CE8" w:rsidP="00743CE8">
      <w:pPr>
        <w:pStyle w:val="Heading3"/>
      </w:pPr>
      <w:r>
        <w:lastRenderedPageBreak/>
        <w:t>December 4 (5) / Koiak 8: Also St. Samuel the Confessor</w:t>
      </w:r>
      <w:bookmarkEnd w:id="1354"/>
    </w:p>
    <w:p w14:paraId="2EE78AB4" w14:textId="77777777" w:rsidR="00224925" w:rsidRDefault="00224925" w:rsidP="00224925">
      <w:pPr>
        <w:pStyle w:val="Heading4"/>
      </w:pPr>
      <w:bookmarkStart w:id="1355" w:name="_Ref434491260"/>
      <w:r>
        <w:t>The Doxology</w:t>
      </w:r>
      <w:r w:rsidR="00810F04">
        <w:t xml:space="preserve"> for St. Samuel the Confessor</w:t>
      </w:r>
      <w:bookmarkEnd w:id="13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4925" w14:paraId="417EACD2" w14:textId="77777777" w:rsidTr="002B038E">
        <w:trPr>
          <w:cantSplit/>
          <w:jc w:val="center"/>
        </w:trPr>
        <w:tc>
          <w:tcPr>
            <w:tcW w:w="288" w:type="dxa"/>
          </w:tcPr>
          <w:p w14:paraId="03C0EA85" w14:textId="77777777" w:rsidR="00224925" w:rsidRDefault="00224925" w:rsidP="002B038E">
            <w:pPr>
              <w:pStyle w:val="CopticCross"/>
            </w:pPr>
          </w:p>
        </w:tc>
        <w:tc>
          <w:tcPr>
            <w:tcW w:w="3960" w:type="dxa"/>
          </w:tcPr>
          <w:p w14:paraId="1AF19C9A" w14:textId="77777777" w:rsidR="00224925" w:rsidRPr="004764BD" w:rsidRDefault="00224925" w:rsidP="002B038E">
            <w:pPr>
              <w:pStyle w:val="EngHang"/>
            </w:pPr>
            <w:r w:rsidRPr="004764BD">
              <w:t>Hail to our father Abba Samuel,</w:t>
            </w:r>
          </w:p>
          <w:p w14:paraId="421180D5" w14:textId="77777777" w:rsidR="00224925" w:rsidRPr="004764BD" w:rsidRDefault="00224925" w:rsidP="002B038E">
            <w:pPr>
              <w:pStyle w:val="EngHang"/>
            </w:pPr>
            <w:r w:rsidRPr="004764BD">
              <w:t xml:space="preserve">The great </w:t>
            </w:r>
            <w:r>
              <w:t xml:space="preserve">one </w:t>
            </w:r>
            <w:r w:rsidRPr="004764BD">
              <w:t xml:space="preserve">among the </w:t>
            </w:r>
            <w:r>
              <w:t>saints</w:t>
            </w:r>
            <w:r w:rsidRPr="004764BD">
              <w:t>,</w:t>
            </w:r>
          </w:p>
          <w:p w14:paraId="348850C2" w14:textId="77777777" w:rsidR="00224925" w:rsidRPr="004764BD" w:rsidRDefault="00224925" w:rsidP="002B038E">
            <w:pPr>
              <w:pStyle w:val="EngHang"/>
            </w:pPr>
            <w:r w:rsidRPr="004764BD">
              <w:t xml:space="preserve">Who has </w:t>
            </w:r>
            <w:r>
              <w:t>gained</w:t>
            </w:r>
            <w:r w:rsidRPr="004764BD">
              <w:t xml:space="preserve"> great virtues,</w:t>
            </w:r>
          </w:p>
          <w:p w14:paraId="6C8EF319" w14:textId="2CAA4326" w:rsidR="00224925" w:rsidRDefault="00224925" w:rsidP="003663F9">
            <w:pPr>
              <w:pStyle w:val="EngHangEnd"/>
            </w:pPr>
            <w:r w:rsidRPr="004764BD">
              <w:t xml:space="preserve">In the desert of </w:t>
            </w:r>
            <w:r w:rsidR="003663F9">
              <w:t>Scetis</w:t>
            </w:r>
            <w:r w:rsidRPr="004764BD">
              <w:t>.</w:t>
            </w:r>
          </w:p>
        </w:tc>
        <w:tc>
          <w:tcPr>
            <w:tcW w:w="288" w:type="dxa"/>
          </w:tcPr>
          <w:p w14:paraId="4310F101" w14:textId="77777777" w:rsidR="00224925" w:rsidRDefault="00224925" w:rsidP="002B038E"/>
        </w:tc>
        <w:tc>
          <w:tcPr>
            <w:tcW w:w="288" w:type="dxa"/>
          </w:tcPr>
          <w:p w14:paraId="7BFA94FE" w14:textId="77777777" w:rsidR="00224925" w:rsidRDefault="00224925" w:rsidP="002B038E">
            <w:pPr>
              <w:pStyle w:val="CopticCross"/>
            </w:pPr>
          </w:p>
        </w:tc>
        <w:tc>
          <w:tcPr>
            <w:tcW w:w="3960" w:type="dxa"/>
          </w:tcPr>
          <w:p w14:paraId="5732C81D" w14:textId="77777777" w:rsidR="00224925" w:rsidRDefault="00224925" w:rsidP="00224925">
            <w:pPr>
              <w:pStyle w:val="CopticVersemulti-line"/>
            </w:pPr>
            <w:r>
              <w:t>Ⲭⲉⲣⲉ ⲡⲉⲛⲓⲱⲧ ⲁⲃⲃⲁ Ⲥⲁⲙⲟⲩⲏⲗ:</w:t>
            </w:r>
          </w:p>
          <w:p w14:paraId="5233D37B" w14:textId="77777777" w:rsidR="00224925" w:rsidRDefault="00224925" w:rsidP="00224925">
            <w:pPr>
              <w:pStyle w:val="CopticVersemulti-line"/>
            </w:pPr>
            <w:r>
              <w:t>ⲡⲓⲛⲓϣϯ ϧⲉⲛ ⲛⲓⲁ̀ⲅⲓⲟⲥ:</w:t>
            </w:r>
          </w:p>
          <w:p w14:paraId="2944F272" w14:textId="77777777" w:rsidR="00224925" w:rsidRDefault="00224925" w:rsidP="00224925">
            <w:pPr>
              <w:pStyle w:val="CopticVersemulti-line"/>
            </w:pPr>
            <w:r>
              <w:t>ⲫⲏⲉ̀ⲧⲁϥⲓ̀ⲣⲓ ⲛ̀ϩⲁⲛⲛⲓϣϯ ⲛ̀ⲁⲣⲉ̀ⲧⲏ:</w:t>
            </w:r>
          </w:p>
          <w:p w14:paraId="5515D44F" w14:textId="77777777" w:rsidR="00224925" w:rsidRPr="00C35319" w:rsidRDefault="00224925" w:rsidP="00224925">
            <w:pPr>
              <w:pStyle w:val="CopticHangingVerse"/>
            </w:pPr>
            <w:r>
              <w:t>ϧⲉⲛ ⲡ̀ⲧⲱⲟⲩ ⲛ̀ⲧⲉ Ϣⲓϩⲏⲧ.</w:t>
            </w:r>
          </w:p>
        </w:tc>
      </w:tr>
      <w:tr w:rsidR="00224925" w14:paraId="1F2BB5D0" w14:textId="77777777" w:rsidTr="002B038E">
        <w:trPr>
          <w:cantSplit/>
          <w:jc w:val="center"/>
        </w:trPr>
        <w:tc>
          <w:tcPr>
            <w:tcW w:w="288" w:type="dxa"/>
          </w:tcPr>
          <w:p w14:paraId="33B8D120" w14:textId="77777777" w:rsidR="00224925" w:rsidRDefault="00224925" w:rsidP="002B038E">
            <w:pPr>
              <w:pStyle w:val="CopticCross"/>
            </w:pPr>
            <w:r w:rsidRPr="00FB5ACB">
              <w:t>¿</w:t>
            </w:r>
          </w:p>
        </w:tc>
        <w:tc>
          <w:tcPr>
            <w:tcW w:w="3960" w:type="dxa"/>
          </w:tcPr>
          <w:p w14:paraId="543B947C" w14:textId="77777777" w:rsidR="00224925" w:rsidRPr="004764BD" w:rsidRDefault="00224925" w:rsidP="002B038E">
            <w:pPr>
              <w:pStyle w:val="EngHang"/>
            </w:pPr>
            <w:r w:rsidRPr="004764BD">
              <w:t>Hail to our father Abba Samuel,</w:t>
            </w:r>
          </w:p>
          <w:p w14:paraId="0CBC4D6A" w14:textId="77777777" w:rsidR="00224925" w:rsidRPr="004764BD" w:rsidRDefault="00224925" w:rsidP="002B038E">
            <w:pPr>
              <w:pStyle w:val="EngHang"/>
            </w:pPr>
            <w:r w:rsidRPr="004764BD">
              <w:t>Who tore the Tome of Leo,</w:t>
            </w:r>
          </w:p>
          <w:p w14:paraId="2EF2925B" w14:textId="77777777" w:rsidR="00224925" w:rsidRPr="004764BD" w:rsidRDefault="00224925" w:rsidP="002B038E">
            <w:pPr>
              <w:pStyle w:val="EngHang"/>
            </w:pPr>
            <w:r>
              <w:t>And confirmed his brother</w:t>
            </w:r>
          </w:p>
          <w:p w14:paraId="2AE58567" w14:textId="77777777" w:rsidR="00224925" w:rsidRDefault="00224925" w:rsidP="002B038E">
            <w:pPr>
              <w:pStyle w:val="EngHangEnd"/>
            </w:pPr>
            <w:r w:rsidRPr="004764BD">
              <w:t>In the Orthodox faith.</w:t>
            </w:r>
          </w:p>
        </w:tc>
        <w:tc>
          <w:tcPr>
            <w:tcW w:w="288" w:type="dxa"/>
          </w:tcPr>
          <w:p w14:paraId="423B79D0" w14:textId="77777777" w:rsidR="00224925" w:rsidRDefault="00224925" w:rsidP="002B038E"/>
        </w:tc>
        <w:tc>
          <w:tcPr>
            <w:tcW w:w="288" w:type="dxa"/>
          </w:tcPr>
          <w:p w14:paraId="7EBCFFA5" w14:textId="77777777" w:rsidR="00224925" w:rsidRDefault="00224925" w:rsidP="002B038E">
            <w:pPr>
              <w:pStyle w:val="CopticCross"/>
            </w:pPr>
            <w:r w:rsidRPr="00FB5ACB">
              <w:t>¿</w:t>
            </w:r>
          </w:p>
        </w:tc>
        <w:tc>
          <w:tcPr>
            <w:tcW w:w="3960" w:type="dxa"/>
          </w:tcPr>
          <w:p w14:paraId="33A84A0A" w14:textId="77777777" w:rsidR="00224925" w:rsidRDefault="00224925" w:rsidP="00224925">
            <w:pPr>
              <w:pStyle w:val="CopticVersemulti-line"/>
            </w:pPr>
            <w:r>
              <w:t>Ⲭⲉⲣⲉ ⲡⲉⲛⲓⲱⲧ ⲁⲃⲃⲁ Ⲥⲁⲙⲟⲩⲏⲗ:</w:t>
            </w:r>
          </w:p>
          <w:p w14:paraId="5A2D2717" w14:textId="77777777" w:rsidR="00224925" w:rsidRDefault="00224925" w:rsidP="00224925">
            <w:pPr>
              <w:pStyle w:val="CopticVersemulti-line"/>
            </w:pPr>
            <w:r>
              <w:t>ⲫⲏⲉ̀ⲧⲁϥⲫⲱϧ ⲙ̀ⲡ̀ⲧⲟⲙⲟⲥ ⲛ̀Ⲗⲉⲱⲛ:</w:t>
            </w:r>
          </w:p>
          <w:p w14:paraId="114185CF" w14:textId="77777777" w:rsidR="00224925" w:rsidRDefault="00224925" w:rsidP="00224925">
            <w:pPr>
              <w:pStyle w:val="CopticVersemulti-line"/>
            </w:pPr>
            <w:r>
              <w:t>ⲟⲩⲟϩ ⲁϥⲧⲁϫⲣⲟ ⲛ̀ⲛⲉϥⲥ̀ⲛⲏⲟⲩ:</w:t>
            </w:r>
          </w:p>
          <w:p w14:paraId="19B7119F" w14:textId="77777777" w:rsidR="00224925" w:rsidRPr="00CF5919" w:rsidRDefault="00224925" w:rsidP="00224925">
            <w:pPr>
              <w:pStyle w:val="CopticHangingVerse"/>
            </w:pPr>
            <w:r>
              <w:t>ϧⲉⲛ ⲡⲓⲛⲁϩϯ ⲛ̀ⲟⲣⲑⲟⲇⲟⲝⲟⲥ.</w:t>
            </w:r>
          </w:p>
        </w:tc>
      </w:tr>
      <w:tr w:rsidR="00224925" w14:paraId="7F1B21DE" w14:textId="77777777" w:rsidTr="002B038E">
        <w:trPr>
          <w:cantSplit/>
          <w:jc w:val="center"/>
        </w:trPr>
        <w:tc>
          <w:tcPr>
            <w:tcW w:w="288" w:type="dxa"/>
          </w:tcPr>
          <w:p w14:paraId="6AEAB71D" w14:textId="77777777" w:rsidR="00224925" w:rsidRDefault="00224925" w:rsidP="002B038E">
            <w:pPr>
              <w:pStyle w:val="CopticCross"/>
            </w:pPr>
          </w:p>
        </w:tc>
        <w:tc>
          <w:tcPr>
            <w:tcW w:w="3960" w:type="dxa"/>
          </w:tcPr>
          <w:p w14:paraId="497FC979" w14:textId="77777777" w:rsidR="00224925" w:rsidRPr="004764BD" w:rsidRDefault="00224925" w:rsidP="002B038E">
            <w:pPr>
              <w:pStyle w:val="EngHang"/>
            </w:pPr>
            <w:r>
              <w:t>T</w:t>
            </w:r>
            <w:r w:rsidRPr="004764BD">
              <w:t>herefore</w:t>
            </w:r>
            <w:r w:rsidR="00FE0AE4">
              <w:t xml:space="preserve"> </w:t>
            </w:r>
            <w:r w:rsidRPr="004764BD">
              <w:t>the ungodly Makis Atrianos</w:t>
            </w:r>
            <w:r w:rsidRPr="004764BD">
              <w:rPr>
                <w:rStyle w:val="FootnoteReference"/>
              </w:rPr>
              <w:footnoteReference w:id="949"/>
            </w:r>
          </w:p>
          <w:p w14:paraId="4660FD33" w14:textId="77777777" w:rsidR="00224925" w:rsidRPr="004764BD" w:rsidRDefault="00224925" w:rsidP="002B038E">
            <w:pPr>
              <w:pStyle w:val="EngHang"/>
            </w:pPr>
            <w:r>
              <w:t>Pursued after him;</w:t>
            </w:r>
          </w:p>
          <w:p w14:paraId="11DE69FE" w14:textId="77777777" w:rsidR="00224925" w:rsidRPr="004764BD" w:rsidRDefault="00224925" w:rsidP="002B038E">
            <w:pPr>
              <w:pStyle w:val="EngHang"/>
            </w:pPr>
            <w:r w:rsidRPr="004764BD">
              <w:t xml:space="preserve">He </w:t>
            </w:r>
            <w:r>
              <w:t>sent him</w:t>
            </w:r>
            <w:r w:rsidRPr="004764BD">
              <w:t xml:space="preserve"> to the desert of Kalamon,</w:t>
            </w:r>
          </w:p>
          <w:p w14:paraId="1C94EE4C" w14:textId="77777777" w:rsidR="00224925" w:rsidRDefault="00224925" w:rsidP="002B038E">
            <w:pPr>
              <w:pStyle w:val="EngHangEnd"/>
            </w:pPr>
            <w:r w:rsidRPr="004764BD">
              <w:t>With four chosen monks.</w:t>
            </w:r>
          </w:p>
        </w:tc>
        <w:tc>
          <w:tcPr>
            <w:tcW w:w="288" w:type="dxa"/>
          </w:tcPr>
          <w:p w14:paraId="188695DB" w14:textId="77777777" w:rsidR="00224925" w:rsidRDefault="00224925" w:rsidP="002B038E"/>
        </w:tc>
        <w:tc>
          <w:tcPr>
            <w:tcW w:w="288" w:type="dxa"/>
          </w:tcPr>
          <w:p w14:paraId="7E2FA788" w14:textId="77777777" w:rsidR="00224925" w:rsidRDefault="00224925" w:rsidP="002B038E">
            <w:pPr>
              <w:pStyle w:val="CopticCross"/>
            </w:pPr>
          </w:p>
        </w:tc>
        <w:tc>
          <w:tcPr>
            <w:tcW w:w="3960" w:type="dxa"/>
          </w:tcPr>
          <w:p w14:paraId="053AF65C" w14:textId="77777777" w:rsidR="00224925" w:rsidRDefault="00224925" w:rsidP="00224925">
            <w:pPr>
              <w:pStyle w:val="CopticVersemulti-line"/>
            </w:pPr>
            <w:r>
              <w:t>Ⲉⲑⲃⲉ ⲫⲁⲓ ⲁϥϭⲟϫⲓ ⲛ̀ⲥⲱϥ:</w:t>
            </w:r>
          </w:p>
          <w:p w14:paraId="4209D4E7" w14:textId="77777777" w:rsidR="00224925" w:rsidRDefault="00224925" w:rsidP="00224925">
            <w:pPr>
              <w:pStyle w:val="CopticVersemulti-line"/>
            </w:pPr>
            <w:r>
              <w:t>ⲛ̀ϫⲉ Ⲙⲁⲕⲓⲥ Ⲁⲧⲣⲓⲁ̀ⲛⲟⲥ ⲡⲓⲁ̀ⲥⲉⲃⲏⲥ:</w:t>
            </w:r>
          </w:p>
          <w:p w14:paraId="0E398593" w14:textId="77777777" w:rsidR="00224925" w:rsidRDefault="00224925" w:rsidP="00224925">
            <w:pPr>
              <w:pStyle w:val="CopticVersemulti-line"/>
            </w:pPr>
            <w:r>
              <w:t>ⲟⲩⲟϩ ⲁϥⲓ̀ ϩⲁ ⲡ̀ⲧⲱⲟⲩ ⲛ̀Ⲕⲁⲗⲁⲙⲟⲛ:</w:t>
            </w:r>
          </w:p>
          <w:p w14:paraId="4FC62235" w14:textId="77777777" w:rsidR="00224925" w:rsidRPr="00CE646A" w:rsidRDefault="00224925" w:rsidP="00224925">
            <w:pPr>
              <w:pStyle w:val="CopticHangingVerse"/>
              <w:rPr>
                <w:rFonts w:ascii="Arial Unicode MS" w:eastAsia="Arial Unicode MS" w:hAnsi="Arial Unicode MS" w:cs="Arial Unicode MS"/>
              </w:rPr>
            </w:pPr>
            <w:r>
              <w:t>ⲛⲉⲙ ϥⲧⲟⲩ ⲛ̀ⲥⲱⲧⲡ ⲙ̀ⲙⲟⲛⲁⲭⲟⲥ.</w:t>
            </w:r>
          </w:p>
        </w:tc>
      </w:tr>
      <w:tr w:rsidR="00224925" w14:paraId="28396F36" w14:textId="77777777" w:rsidTr="002B038E">
        <w:trPr>
          <w:cantSplit/>
          <w:jc w:val="center"/>
        </w:trPr>
        <w:tc>
          <w:tcPr>
            <w:tcW w:w="288" w:type="dxa"/>
          </w:tcPr>
          <w:p w14:paraId="4EEF40F3" w14:textId="77777777" w:rsidR="00224925" w:rsidRDefault="00224925" w:rsidP="002B038E">
            <w:pPr>
              <w:pStyle w:val="CopticCross"/>
            </w:pPr>
            <w:r w:rsidRPr="00FB5ACB">
              <w:t>¿</w:t>
            </w:r>
          </w:p>
        </w:tc>
        <w:tc>
          <w:tcPr>
            <w:tcW w:w="3960" w:type="dxa"/>
          </w:tcPr>
          <w:p w14:paraId="4B9B9B7E" w14:textId="77777777" w:rsidR="00224925" w:rsidRPr="004764BD" w:rsidRDefault="00224925" w:rsidP="002B038E">
            <w:pPr>
              <w:pStyle w:val="EngHang"/>
            </w:pPr>
            <w:r w:rsidRPr="004764BD">
              <w:t>Abba Samuel the confessor,</w:t>
            </w:r>
          </w:p>
          <w:p w14:paraId="2BA91C39" w14:textId="77777777" w:rsidR="00224925" w:rsidRPr="004764BD" w:rsidRDefault="00224925" w:rsidP="002B038E">
            <w:pPr>
              <w:pStyle w:val="EngHang"/>
            </w:pPr>
            <w:r>
              <w:t>Endured through</w:t>
            </w:r>
          </w:p>
          <w:p w14:paraId="11AC7C52" w14:textId="77777777" w:rsidR="00224925" w:rsidRPr="004764BD" w:rsidRDefault="00224925" w:rsidP="002B038E">
            <w:pPr>
              <w:pStyle w:val="EngHang"/>
            </w:pPr>
            <w:r>
              <w:t>T</w:t>
            </w:r>
            <w:r w:rsidRPr="004764BD">
              <w:t>he travails of persecution,</w:t>
            </w:r>
          </w:p>
          <w:p w14:paraId="2129FF74" w14:textId="77777777" w:rsidR="00224925" w:rsidRDefault="00224925" w:rsidP="002B038E">
            <w:pPr>
              <w:pStyle w:val="EngHangEnd"/>
            </w:pPr>
            <w:r w:rsidRPr="004764BD">
              <w:t>And the captivity of the Barbarians.</w:t>
            </w:r>
          </w:p>
        </w:tc>
        <w:tc>
          <w:tcPr>
            <w:tcW w:w="288" w:type="dxa"/>
          </w:tcPr>
          <w:p w14:paraId="6339B851" w14:textId="77777777" w:rsidR="00224925" w:rsidRDefault="00224925" w:rsidP="002B038E"/>
        </w:tc>
        <w:tc>
          <w:tcPr>
            <w:tcW w:w="288" w:type="dxa"/>
          </w:tcPr>
          <w:p w14:paraId="3860D797" w14:textId="77777777" w:rsidR="00224925" w:rsidRDefault="00224925" w:rsidP="002B038E">
            <w:pPr>
              <w:pStyle w:val="CopticCross"/>
            </w:pPr>
            <w:r w:rsidRPr="00FB5ACB">
              <w:t>¿</w:t>
            </w:r>
          </w:p>
        </w:tc>
        <w:tc>
          <w:tcPr>
            <w:tcW w:w="3960" w:type="dxa"/>
          </w:tcPr>
          <w:p w14:paraId="763B7F5D" w14:textId="77777777" w:rsidR="00224925" w:rsidRDefault="00224925" w:rsidP="00224925">
            <w:pPr>
              <w:pStyle w:val="CopticVersemulti-line"/>
            </w:pPr>
            <w:r>
              <w:t>Ⲁⲃⲃⲁ Ⲥⲁⲙⲟⲩⲏⲗ ⲡⲓⲟ̀ⲙⲟⲗⲟⲅⲓⲧⲏⲥ:</w:t>
            </w:r>
          </w:p>
          <w:p w14:paraId="639205E0" w14:textId="77777777" w:rsidR="00224925" w:rsidRDefault="00224925" w:rsidP="00224925">
            <w:pPr>
              <w:pStyle w:val="CopticVersemulti-line"/>
            </w:pPr>
            <w:r>
              <w:t>ⲛ̀ⲑⲟϥ ⲁϥⲉⲣϩⲩⲛⲟⲙⲟⲛⲓⲛ:</w:t>
            </w:r>
          </w:p>
          <w:p w14:paraId="73F83C36" w14:textId="77777777" w:rsidR="00224925" w:rsidRDefault="00224925" w:rsidP="00224925">
            <w:pPr>
              <w:pStyle w:val="CopticVersemulti-line"/>
            </w:pPr>
            <w:r>
              <w:t>ⲉ̀ϫⲉⲛ ⲛⲓϧⲓⲥⲓ ⲛ̀ⲧⲉ ⲡⲓⲇⲓⲱⲅⲙⲟⲥ:</w:t>
            </w:r>
          </w:p>
          <w:p w14:paraId="152ADBA8" w14:textId="77777777" w:rsidR="00224925" w:rsidRDefault="00224925" w:rsidP="00224925">
            <w:pPr>
              <w:pStyle w:val="CopticHangingVerse"/>
            </w:pPr>
            <w:r>
              <w:t>ⲛⲉⲙ ϯⲉⲭⲙⲁⲗⲱⲥⲓⲁ̀ ⲛ̀ⲧⲉ ⲛⲓⲃⲁⲣⲃⲁⲣⲟⲥ.</w:t>
            </w:r>
          </w:p>
        </w:tc>
      </w:tr>
      <w:tr w:rsidR="00224925" w14:paraId="60D64064" w14:textId="77777777" w:rsidTr="002B038E">
        <w:trPr>
          <w:cantSplit/>
          <w:jc w:val="center"/>
        </w:trPr>
        <w:tc>
          <w:tcPr>
            <w:tcW w:w="288" w:type="dxa"/>
          </w:tcPr>
          <w:p w14:paraId="3E6C206B" w14:textId="77777777" w:rsidR="00224925" w:rsidRDefault="00224925" w:rsidP="002B038E">
            <w:pPr>
              <w:pStyle w:val="CopticCross"/>
            </w:pPr>
          </w:p>
        </w:tc>
        <w:tc>
          <w:tcPr>
            <w:tcW w:w="3960" w:type="dxa"/>
          </w:tcPr>
          <w:p w14:paraId="55246C61" w14:textId="77777777" w:rsidR="00224925" w:rsidRPr="004764BD" w:rsidRDefault="00224925" w:rsidP="002B038E">
            <w:pPr>
              <w:pStyle w:val="EngHang"/>
            </w:pPr>
            <w:r w:rsidRPr="004764BD">
              <w:t>Hail to our father Abba Samuel,</w:t>
            </w:r>
          </w:p>
          <w:p w14:paraId="715EB853" w14:textId="77777777" w:rsidR="00224925" w:rsidRPr="004764BD" w:rsidRDefault="00224925" w:rsidP="002B038E">
            <w:pPr>
              <w:pStyle w:val="EngHang"/>
            </w:pPr>
            <w:r w:rsidRPr="004764BD">
              <w:t>Who worked great signs and wonders,</w:t>
            </w:r>
          </w:p>
          <w:p w14:paraId="59D2485A" w14:textId="77777777" w:rsidR="00224925" w:rsidRPr="004764BD" w:rsidRDefault="00224925" w:rsidP="002B038E">
            <w:pPr>
              <w:pStyle w:val="EngHang"/>
            </w:pPr>
            <w:r w:rsidRPr="004764BD">
              <w:t>And healed the sick,</w:t>
            </w:r>
          </w:p>
          <w:p w14:paraId="732E9CCD" w14:textId="77777777" w:rsidR="00224925" w:rsidRDefault="00224925" w:rsidP="002B038E">
            <w:pPr>
              <w:pStyle w:val="EngHangEnd"/>
            </w:pPr>
            <w:r w:rsidRPr="004764BD">
              <w:t>In the monastery and city of the Barbarians.</w:t>
            </w:r>
          </w:p>
        </w:tc>
        <w:tc>
          <w:tcPr>
            <w:tcW w:w="288" w:type="dxa"/>
          </w:tcPr>
          <w:p w14:paraId="5E426B31" w14:textId="77777777" w:rsidR="00224925" w:rsidRDefault="00224925" w:rsidP="002B038E"/>
        </w:tc>
        <w:tc>
          <w:tcPr>
            <w:tcW w:w="288" w:type="dxa"/>
          </w:tcPr>
          <w:p w14:paraId="3517276B" w14:textId="77777777" w:rsidR="00224925" w:rsidRDefault="00224925" w:rsidP="002B038E">
            <w:pPr>
              <w:pStyle w:val="CopticCross"/>
            </w:pPr>
          </w:p>
        </w:tc>
        <w:tc>
          <w:tcPr>
            <w:tcW w:w="3960" w:type="dxa"/>
          </w:tcPr>
          <w:p w14:paraId="54500DEF" w14:textId="77777777" w:rsidR="00224925" w:rsidRDefault="00224925" w:rsidP="00224925">
            <w:pPr>
              <w:pStyle w:val="CopticVersemulti-line"/>
            </w:pPr>
            <w:r>
              <w:t>Ⲭⲉⲣⲉ ⲡⲉⲛⲓⲱⲧ ⲁⲃⲃⲁ Ⲥⲁⲙⲟⲩⲏⲗ:</w:t>
            </w:r>
          </w:p>
          <w:p w14:paraId="1E337067" w14:textId="77777777" w:rsidR="00224925" w:rsidRDefault="00224925" w:rsidP="00224925">
            <w:pPr>
              <w:pStyle w:val="CopticVersemulti-line"/>
            </w:pPr>
            <w:r>
              <w:t>ⲫⲏⲉ̀ⲧⲁϥⲓ̀ⲣⲓ ⲛ̀ϩⲁⲛⲙⲏⲓⲛⲓ ⲛⲉⲙ ϩⲁⲛϣ̀ⲫⲏⲣⲓ:</w:t>
            </w:r>
          </w:p>
          <w:p w14:paraId="366BEC72" w14:textId="77777777" w:rsidR="00224925" w:rsidRDefault="00224925" w:rsidP="00224925">
            <w:pPr>
              <w:pStyle w:val="CopticVersemulti-line"/>
            </w:pPr>
            <w:r>
              <w:t>ⲟⲩⲟϩ ⲁϥⲧⲁⲗϭⲟ ⲛ̀ⲛⲏⲉⲧϣⲱⲛⲓ:</w:t>
            </w:r>
          </w:p>
          <w:p w14:paraId="655AA0C3" w14:textId="77777777" w:rsidR="00224925" w:rsidRDefault="00224925" w:rsidP="00224925">
            <w:pPr>
              <w:pStyle w:val="CopticHangingVerse"/>
            </w:pPr>
            <w:r>
              <w:t>ϧⲉⲛ ⲡⲓⲙⲟⲛⲁⲥⲧⲏⲣⲓⲟⲛ ⲛⲉⲙ ⲑ̀ⲃⲁⲕⲓ ⲛ̀ⲛⲓⲃⲁⲣⲃⲁⲣⲟⲥ.</w:t>
            </w:r>
          </w:p>
        </w:tc>
      </w:tr>
      <w:tr w:rsidR="00224925" w14:paraId="31197B02" w14:textId="77777777" w:rsidTr="002B038E">
        <w:trPr>
          <w:cantSplit/>
          <w:jc w:val="center"/>
        </w:trPr>
        <w:tc>
          <w:tcPr>
            <w:tcW w:w="288" w:type="dxa"/>
          </w:tcPr>
          <w:p w14:paraId="16711738" w14:textId="77777777" w:rsidR="00224925" w:rsidRDefault="00224925" w:rsidP="002B038E">
            <w:pPr>
              <w:pStyle w:val="CopticCross"/>
            </w:pPr>
            <w:r w:rsidRPr="00FB5ACB">
              <w:lastRenderedPageBreak/>
              <w:t>¿</w:t>
            </w:r>
          </w:p>
        </w:tc>
        <w:tc>
          <w:tcPr>
            <w:tcW w:w="3960" w:type="dxa"/>
          </w:tcPr>
          <w:p w14:paraId="0B947F7C" w14:textId="77777777" w:rsidR="00224925" w:rsidRPr="004764BD" w:rsidRDefault="00224925" w:rsidP="002B038E">
            <w:pPr>
              <w:pStyle w:val="EngHang"/>
            </w:pPr>
            <w:r w:rsidRPr="004764BD">
              <w:t>Hail to our father Abba Samuel,</w:t>
            </w:r>
          </w:p>
          <w:p w14:paraId="5AEB7E1A" w14:textId="77777777" w:rsidR="00224925" w:rsidRPr="004764BD" w:rsidRDefault="00224925" w:rsidP="002B038E">
            <w:pPr>
              <w:pStyle w:val="EngHang"/>
            </w:pPr>
            <w:r w:rsidRPr="004764BD">
              <w:t>Who became a compassionate father,</w:t>
            </w:r>
          </w:p>
          <w:p w14:paraId="1751A548" w14:textId="77777777" w:rsidR="00224925" w:rsidRPr="004764BD" w:rsidRDefault="00224925" w:rsidP="002B038E">
            <w:pPr>
              <w:pStyle w:val="EngHang"/>
            </w:pPr>
            <w:r w:rsidRPr="004764BD">
              <w:t>And a good teacher,</w:t>
            </w:r>
          </w:p>
          <w:p w14:paraId="323E7BF8" w14:textId="77777777" w:rsidR="00224925" w:rsidRDefault="00224925" w:rsidP="002B038E">
            <w:pPr>
              <w:pStyle w:val="EngHangEnd"/>
            </w:pPr>
            <w:r w:rsidRPr="004764BD">
              <w:t>To his monastic sons.</w:t>
            </w:r>
          </w:p>
        </w:tc>
        <w:tc>
          <w:tcPr>
            <w:tcW w:w="288" w:type="dxa"/>
          </w:tcPr>
          <w:p w14:paraId="2226B781" w14:textId="77777777" w:rsidR="00224925" w:rsidRDefault="00224925" w:rsidP="002B038E"/>
        </w:tc>
        <w:tc>
          <w:tcPr>
            <w:tcW w:w="288" w:type="dxa"/>
          </w:tcPr>
          <w:p w14:paraId="425AA49B" w14:textId="77777777" w:rsidR="00224925" w:rsidRDefault="00224925" w:rsidP="002B038E">
            <w:pPr>
              <w:pStyle w:val="CopticCross"/>
            </w:pPr>
            <w:r w:rsidRPr="00FB5ACB">
              <w:t>¿</w:t>
            </w:r>
          </w:p>
        </w:tc>
        <w:tc>
          <w:tcPr>
            <w:tcW w:w="3960" w:type="dxa"/>
          </w:tcPr>
          <w:p w14:paraId="2A69B8DC" w14:textId="77777777" w:rsidR="00224925" w:rsidRDefault="00224925" w:rsidP="00224925">
            <w:pPr>
              <w:pStyle w:val="CopticVersemulti-line"/>
            </w:pPr>
            <w:r>
              <w:t>Ⲭⲉⲣⲉ ⲡⲉⲛⲓⲱⲧ ⲁⲃⲃⲁ Ⲥⲁⲙⲟⲩⲏⲗ:</w:t>
            </w:r>
          </w:p>
          <w:p w14:paraId="34E58EA3" w14:textId="77777777" w:rsidR="00224925" w:rsidRDefault="00224925" w:rsidP="00224925">
            <w:pPr>
              <w:pStyle w:val="CopticVersemulti-line"/>
            </w:pPr>
            <w:r>
              <w:t>Ⲫⲏⲉ̀ⲧⲁϥϣⲱⲡⲓ ⲛ̀ⲓⲱⲧ ⲛ̀ⲛⲁⲏⲧ:</w:t>
            </w:r>
          </w:p>
          <w:p w14:paraId="659DDE53" w14:textId="77777777" w:rsidR="00224925" w:rsidRDefault="00224925" w:rsidP="00224925">
            <w:pPr>
              <w:pStyle w:val="CopticVersemulti-line"/>
            </w:pPr>
            <w:r>
              <w:t>ⲛⲉⲙ ⲟⲩⲣⲉϥⲧⲥ̀ⲃⲱ ⲛ̀ⲁ̀ⲅⲁⲑⲟⲥ:</w:t>
            </w:r>
          </w:p>
          <w:p w14:paraId="7467118E" w14:textId="77777777" w:rsidR="00224925" w:rsidRDefault="00224925" w:rsidP="00224925">
            <w:pPr>
              <w:pStyle w:val="CopticHangingVerse"/>
            </w:pPr>
            <w:r>
              <w:t>ⲛ̀ⲛⲉϥϣⲏⲣⲓ ⲙ̀ⲙⲟⲛⲁⲭⲟⲥ.</w:t>
            </w:r>
          </w:p>
        </w:tc>
      </w:tr>
      <w:tr w:rsidR="00224925" w14:paraId="1DE1CABC" w14:textId="77777777" w:rsidTr="002B038E">
        <w:trPr>
          <w:cantSplit/>
          <w:jc w:val="center"/>
        </w:trPr>
        <w:tc>
          <w:tcPr>
            <w:tcW w:w="288" w:type="dxa"/>
          </w:tcPr>
          <w:p w14:paraId="3990D079" w14:textId="77777777" w:rsidR="00224925" w:rsidRPr="00FB5ACB" w:rsidRDefault="00224925" w:rsidP="002B038E">
            <w:pPr>
              <w:pStyle w:val="CopticCross"/>
            </w:pPr>
          </w:p>
        </w:tc>
        <w:tc>
          <w:tcPr>
            <w:tcW w:w="3960" w:type="dxa"/>
          </w:tcPr>
          <w:p w14:paraId="039A7625" w14:textId="77777777" w:rsidR="00224925" w:rsidRPr="004764BD" w:rsidRDefault="00224925" w:rsidP="002B038E">
            <w:pPr>
              <w:pStyle w:val="EngHang"/>
            </w:pPr>
            <w:r w:rsidRPr="004764BD">
              <w:t>Hail to our father Abba Samuel,</w:t>
            </w:r>
          </w:p>
          <w:p w14:paraId="57B32828" w14:textId="77777777" w:rsidR="00224925" w:rsidRPr="004764BD" w:rsidRDefault="00224925" w:rsidP="002B038E">
            <w:pPr>
              <w:pStyle w:val="EngHang"/>
            </w:pPr>
            <w:r w:rsidRPr="004764BD">
              <w:t>Who became very great,</w:t>
            </w:r>
          </w:p>
          <w:p w14:paraId="0F1861A6" w14:textId="77777777" w:rsidR="00224925" w:rsidRPr="004764BD" w:rsidRDefault="00224925" w:rsidP="002B038E">
            <w:pPr>
              <w:pStyle w:val="EngHang"/>
            </w:pPr>
            <w:r w:rsidRPr="004764BD">
              <w:t>In heaven and on the earth,</w:t>
            </w:r>
          </w:p>
          <w:p w14:paraId="3566CBFC" w14:textId="77777777" w:rsidR="00224925" w:rsidRDefault="00224925" w:rsidP="002B038E">
            <w:pPr>
              <w:pStyle w:val="EngHangEnd"/>
            </w:pPr>
            <w:r w:rsidRPr="004764BD">
              <w:t xml:space="preserve">Before God and </w:t>
            </w:r>
            <w:r>
              <w:t xml:space="preserve">before </w:t>
            </w:r>
            <w:r w:rsidRPr="004764BD">
              <w:t>men.</w:t>
            </w:r>
          </w:p>
        </w:tc>
        <w:tc>
          <w:tcPr>
            <w:tcW w:w="288" w:type="dxa"/>
          </w:tcPr>
          <w:p w14:paraId="43AC629B" w14:textId="77777777" w:rsidR="00224925" w:rsidRDefault="00224925" w:rsidP="002B038E"/>
        </w:tc>
        <w:tc>
          <w:tcPr>
            <w:tcW w:w="288" w:type="dxa"/>
          </w:tcPr>
          <w:p w14:paraId="474FA8E7" w14:textId="77777777" w:rsidR="00224925" w:rsidRPr="00FB5ACB" w:rsidRDefault="00224925" w:rsidP="002B038E">
            <w:pPr>
              <w:pStyle w:val="CopticCross"/>
            </w:pPr>
          </w:p>
        </w:tc>
        <w:tc>
          <w:tcPr>
            <w:tcW w:w="3960" w:type="dxa"/>
          </w:tcPr>
          <w:p w14:paraId="560F8287" w14:textId="77777777" w:rsidR="00224925" w:rsidRDefault="00224925" w:rsidP="00224925">
            <w:pPr>
              <w:pStyle w:val="CopticVersemulti-line"/>
            </w:pPr>
            <w:r>
              <w:t>Ⲭⲉⲣⲉ ⲡⲉⲛⲓⲱⲧ ⲁⲃⲃⲁ Ⲥⲁⲙⲟⲩⲏⲗ:</w:t>
            </w:r>
          </w:p>
          <w:p w14:paraId="2C0F625D" w14:textId="77777777" w:rsidR="00224925" w:rsidRDefault="00224925" w:rsidP="00224925">
            <w:pPr>
              <w:pStyle w:val="CopticVersemulti-line"/>
            </w:pPr>
            <w:r>
              <w:t>ⲫⲏⲉ̀ⲧⲁϥⲉⲣⲛⲓϣϯ ⲉ̀ⲙⲁϣⲱ:</w:t>
            </w:r>
          </w:p>
          <w:p w14:paraId="653D6426" w14:textId="77777777" w:rsidR="00224925" w:rsidRDefault="00224925" w:rsidP="00224925">
            <w:pPr>
              <w:pStyle w:val="CopticVersemulti-line"/>
            </w:pPr>
            <w:r>
              <w:t>ϧⲉⲛ ⲧ̀ⲫⲉ ⲛⲉⲙ ϩⲓϫⲉⲛ ⲡⲓⲕⲁϩⲓ:</w:t>
            </w:r>
          </w:p>
          <w:p w14:paraId="7F37E1E3" w14:textId="77777777" w:rsidR="00224925" w:rsidRDefault="00224925" w:rsidP="00224925">
            <w:pPr>
              <w:pStyle w:val="CopticHangingVerse"/>
            </w:pPr>
            <w:r>
              <w:t>ϧⲁⲧⲉⲛ Ⲫϯ ⲛⲉⲙ ⲛⲓⲣⲱⲙⲓ.</w:t>
            </w:r>
          </w:p>
        </w:tc>
      </w:tr>
      <w:tr w:rsidR="00224925" w14:paraId="3863DCD3" w14:textId="77777777" w:rsidTr="002B038E">
        <w:trPr>
          <w:cantSplit/>
          <w:jc w:val="center"/>
        </w:trPr>
        <w:tc>
          <w:tcPr>
            <w:tcW w:w="288" w:type="dxa"/>
          </w:tcPr>
          <w:p w14:paraId="7A2B5F24" w14:textId="77777777" w:rsidR="00224925" w:rsidRPr="00FB5ACB" w:rsidRDefault="00224925" w:rsidP="002B038E">
            <w:pPr>
              <w:pStyle w:val="CopticCross"/>
            </w:pPr>
            <w:r w:rsidRPr="00FB5ACB">
              <w:t>¿</w:t>
            </w:r>
          </w:p>
        </w:tc>
        <w:tc>
          <w:tcPr>
            <w:tcW w:w="3960" w:type="dxa"/>
          </w:tcPr>
          <w:p w14:paraId="6CEDE7E7" w14:textId="77777777" w:rsidR="00224925" w:rsidRPr="004764BD" w:rsidRDefault="00224925" w:rsidP="002B038E">
            <w:pPr>
              <w:pStyle w:val="EngHang"/>
            </w:pPr>
            <w:r w:rsidRPr="004764BD">
              <w:t>Pray to the Lord on our behalf,</w:t>
            </w:r>
          </w:p>
          <w:p w14:paraId="7DE6849F" w14:textId="77777777" w:rsidR="00224925" w:rsidRPr="004764BD" w:rsidRDefault="00224925" w:rsidP="002B038E">
            <w:pPr>
              <w:pStyle w:val="EngHang"/>
            </w:pPr>
            <w:r w:rsidRPr="004764BD">
              <w:t>O our holy father Abba Samuel,</w:t>
            </w:r>
          </w:p>
          <w:p w14:paraId="0F7AC3C5" w14:textId="77777777" w:rsidR="00224925" w:rsidRPr="004764BD" w:rsidRDefault="00224925" w:rsidP="002B038E">
            <w:pPr>
              <w:pStyle w:val="EngHang"/>
            </w:pPr>
            <w:r w:rsidRPr="004764BD">
              <w:t>And his sons the monks,</w:t>
            </w:r>
          </w:p>
          <w:p w14:paraId="73B527B7" w14:textId="77777777" w:rsidR="00224925" w:rsidRDefault="00224925" w:rsidP="002B038E">
            <w:pPr>
              <w:pStyle w:val="EngHangEnd"/>
            </w:pPr>
            <w:r w:rsidRPr="004764BD">
              <w:t>That He</w:t>
            </w:r>
            <w:r>
              <w:t xml:space="preserve"> may forgive us our sins.</w:t>
            </w:r>
          </w:p>
        </w:tc>
        <w:tc>
          <w:tcPr>
            <w:tcW w:w="288" w:type="dxa"/>
          </w:tcPr>
          <w:p w14:paraId="07C19ECE" w14:textId="77777777" w:rsidR="00224925" w:rsidRDefault="00224925" w:rsidP="002B038E"/>
        </w:tc>
        <w:tc>
          <w:tcPr>
            <w:tcW w:w="288" w:type="dxa"/>
          </w:tcPr>
          <w:p w14:paraId="29F5FA1D" w14:textId="77777777" w:rsidR="00224925" w:rsidRPr="00FB5ACB" w:rsidRDefault="00224925" w:rsidP="002B038E">
            <w:pPr>
              <w:pStyle w:val="CopticCross"/>
            </w:pPr>
            <w:r w:rsidRPr="00FB5ACB">
              <w:t>¿</w:t>
            </w:r>
          </w:p>
        </w:tc>
        <w:tc>
          <w:tcPr>
            <w:tcW w:w="3960" w:type="dxa"/>
          </w:tcPr>
          <w:p w14:paraId="5C88E3A1" w14:textId="77777777" w:rsidR="00224925" w:rsidRDefault="00224925" w:rsidP="00224925">
            <w:pPr>
              <w:pStyle w:val="CopticVersemulti-line"/>
            </w:pPr>
            <w:r>
              <w:t>Ⲧⲱⲃϩ ⲙ̀Ⲡⲟ̄ⲥ̄ ⲉ̀ϩ̀ⲣⲏⲓ ⲉ̀ϫⲱⲛ:</w:t>
            </w:r>
          </w:p>
          <w:p w14:paraId="0A918111" w14:textId="77777777" w:rsidR="00224925" w:rsidRDefault="00224925" w:rsidP="00224925">
            <w:pPr>
              <w:pStyle w:val="CopticVersemulti-line"/>
            </w:pPr>
            <w:r>
              <w:t>ⲱ̀ ⲡⲉⲛⲓⲱⲧ ⲉ̄ⲑ̄ⲩ̄ ⲁⲃⲃⲁ Ⲥⲁⲙⲟⲩⲏⲗ:</w:t>
            </w:r>
          </w:p>
          <w:p w14:paraId="0B111A08" w14:textId="77777777" w:rsidR="00224925" w:rsidRDefault="00224925" w:rsidP="00224925">
            <w:pPr>
              <w:pStyle w:val="CopticVersemulti-line"/>
            </w:pPr>
            <w:r>
              <w:t>ⲛⲉⲙ ⲛⲉϥϣ̀ⲏⲣⲓ ⲙ̀ⲙⲟⲛⲁⲭⲟⲥ:</w:t>
            </w:r>
          </w:p>
          <w:p w14:paraId="2A2068DE" w14:textId="77777777" w:rsidR="00224925" w:rsidRDefault="00224925" w:rsidP="00224925">
            <w:pPr>
              <w:pStyle w:val="CopticHangingVerse"/>
            </w:pPr>
            <w:r>
              <w:t>ⲛ̀ⲧⲉϥⲭⲁ ⲛⲉⲛⲛⲟⲃⲓ ⲛⲁⲛ ⲉ̀ⲃⲟⲗ.</w:t>
            </w:r>
          </w:p>
        </w:tc>
      </w:tr>
    </w:tbl>
    <w:p w14:paraId="22F87A15" w14:textId="532CCFA5" w:rsidR="003663F9" w:rsidRDefault="003663F9" w:rsidP="003663F9">
      <w:pPr>
        <w:pStyle w:val="Heading4"/>
      </w:pPr>
      <w:bookmarkStart w:id="1359" w:name="_Toc448227522"/>
      <w:r>
        <w:t>The Gospel Response for St. Samuel the Confessor</w:t>
      </w:r>
    </w:p>
    <w:p w14:paraId="030C31D4" w14:textId="61DA3F71" w:rsidR="003663F9" w:rsidRDefault="003663F9" w:rsidP="003663F9">
      <w:pPr>
        <w:pStyle w:val="Rubric"/>
      </w:pPr>
      <w:r>
        <w:t>The last verse of the Doxology may be inserted into the Annaul Gospel Response.</w:t>
      </w:r>
    </w:p>
    <w:p w14:paraId="6A1B4BC3" w14:textId="24F5C17A" w:rsidR="000274A5" w:rsidRDefault="000274A5" w:rsidP="000274A5">
      <w:pPr>
        <w:pStyle w:val="Heading3"/>
      </w:pPr>
      <w:r>
        <w:t>December 6 (7) / Koiak 10: Relocation of St. Severus’ Relics</w:t>
      </w:r>
      <w:bookmarkEnd w:id="1359"/>
    </w:p>
    <w:p w14:paraId="34367220" w14:textId="7FF945AF" w:rsidR="000274A5" w:rsidRPr="000274A5" w:rsidRDefault="000274A5" w:rsidP="000274A5">
      <w:pPr>
        <w:pStyle w:val="Rubric"/>
      </w:pPr>
      <w:r>
        <w:t>See</w:t>
      </w:r>
      <w:r w:rsidR="00191A26">
        <w:t xml:space="preserve"> </w:t>
      </w:r>
      <w:r w:rsidR="00191A26">
        <w:fldChar w:fldCharType="begin"/>
      </w:r>
      <w:r w:rsidR="00191A26">
        <w:instrText xml:space="preserve"> REF _Ref434561058 \h </w:instrText>
      </w:r>
      <w:r w:rsidR="00191A26">
        <w:fldChar w:fldCharType="separate"/>
      </w:r>
      <w:r w:rsidR="000C7DE2">
        <w:t>September 29 (30) / Paopi 2: The Coming of St. Severus to Egypt</w:t>
      </w:r>
      <w:r w:rsidR="00191A26">
        <w:fldChar w:fldCharType="end"/>
      </w:r>
      <w:r w:rsidR="00191A26">
        <w:t xml:space="preserve">, page </w:t>
      </w:r>
      <w:r w:rsidR="00191A26">
        <w:fldChar w:fldCharType="begin"/>
      </w:r>
      <w:r w:rsidR="00191A26">
        <w:instrText xml:space="preserve"> PAGEREF _Ref434561058 \h </w:instrText>
      </w:r>
      <w:r w:rsidR="00191A26">
        <w:fldChar w:fldCharType="separate"/>
      </w:r>
      <w:r w:rsidR="000C7DE2">
        <w:rPr>
          <w:noProof/>
        </w:rPr>
        <w:t>673</w:t>
      </w:r>
      <w:r w:rsidR="00191A26">
        <w:fldChar w:fldCharType="end"/>
      </w:r>
      <w:r w:rsidR="00191A26">
        <w:t>.</w:t>
      </w:r>
    </w:p>
    <w:p w14:paraId="27C4F9E3" w14:textId="77777777" w:rsidR="00B637D8" w:rsidRDefault="00B637D8" w:rsidP="00B637D8">
      <w:pPr>
        <w:pStyle w:val="Heading3"/>
      </w:pPr>
      <w:bookmarkStart w:id="1360" w:name="_Toc448227523"/>
      <w:r>
        <w:t>December 8 (9) / Koiak 12: Commemoration of Archangel Michael</w:t>
      </w:r>
      <w:bookmarkEnd w:id="1360"/>
    </w:p>
    <w:p w14:paraId="0695D8A3"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9CB9CD9" w14:textId="77777777" w:rsidTr="0082304E">
        <w:trPr>
          <w:cantSplit/>
          <w:jc w:val="center"/>
        </w:trPr>
        <w:tc>
          <w:tcPr>
            <w:tcW w:w="288" w:type="dxa"/>
          </w:tcPr>
          <w:p w14:paraId="3DA4946C" w14:textId="77777777" w:rsidR="000C7DE2" w:rsidRDefault="000C7DE2" w:rsidP="0082304E">
            <w:pPr>
              <w:pStyle w:val="CopticCross"/>
            </w:pPr>
          </w:p>
        </w:tc>
        <w:tc>
          <w:tcPr>
            <w:tcW w:w="3960" w:type="dxa"/>
          </w:tcPr>
          <w:p w14:paraId="6DDEB757" w14:textId="77777777" w:rsidR="000C7DE2" w:rsidRDefault="000C7DE2" w:rsidP="00C83ECE">
            <w:pPr>
              <w:pStyle w:val="EngHang"/>
            </w:pPr>
            <w:r>
              <w:t>Through the intercessions</w:t>
            </w:r>
          </w:p>
          <w:p w14:paraId="142C8915" w14:textId="77777777" w:rsidR="000C7DE2" w:rsidRDefault="000C7DE2" w:rsidP="00C83ECE">
            <w:pPr>
              <w:pStyle w:val="EngHang"/>
            </w:pPr>
            <w:r>
              <w:t>Of the Four Incorporeal Beasts,</w:t>
            </w:r>
          </w:p>
          <w:p w14:paraId="0B93A381" w14:textId="77777777" w:rsidR="000C7DE2" w:rsidRDefault="000C7DE2" w:rsidP="00C83ECE">
            <w:pPr>
              <w:pStyle w:val="EngHang"/>
            </w:pPr>
            <w:r>
              <w:t>The ministering flames of fire,</w:t>
            </w:r>
          </w:p>
          <w:p w14:paraId="39F43A2B" w14:textId="77777777" w:rsidR="000C7DE2" w:rsidRDefault="000C7DE2" w:rsidP="0082304E">
            <w:pPr>
              <w:pStyle w:val="EngHangEnd"/>
            </w:pPr>
            <w:r>
              <w:t>O Lord, grant us the forgiveness of our sins.</w:t>
            </w:r>
          </w:p>
        </w:tc>
        <w:tc>
          <w:tcPr>
            <w:tcW w:w="288" w:type="dxa"/>
          </w:tcPr>
          <w:p w14:paraId="69686733" w14:textId="77777777" w:rsidR="000C7DE2" w:rsidRDefault="000C7DE2" w:rsidP="0082304E"/>
        </w:tc>
        <w:tc>
          <w:tcPr>
            <w:tcW w:w="288" w:type="dxa"/>
          </w:tcPr>
          <w:p w14:paraId="654BF8BA" w14:textId="77777777" w:rsidR="000C7DE2" w:rsidRDefault="000C7DE2" w:rsidP="0082304E">
            <w:pPr>
              <w:pStyle w:val="CopticCross"/>
            </w:pPr>
          </w:p>
        </w:tc>
        <w:tc>
          <w:tcPr>
            <w:tcW w:w="3960" w:type="dxa"/>
          </w:tcPr>
          <w:p w14:paraId="2E91D24F" w14:textId="77777777" w:rsidR="000C7DE2" w:rsidRDefault="000C7DE2" w:rsidP="00C83ECE">
            <w:pPr>
              <w:pStyle w:val="CopticVersemulti-line"/>
            </w:pPr>
            <w:r>
              <w:t>Ϩⲓⲧⲉⲛ ⲛⲓⲡ̀ⲣⲉⲥⲃⲓⲁ̀</w:t>
            </w:r>
          </w:p>
          <w:p w14:paraId="2B3DF944" w14:textId="77777777" w:rsidR="000C7DE2" w:rsidRDefault="000C7DE2" w:rsidP="00C83ECE">
            <w:pPr>
              <w:pStyle w:val="CopticVersemulti-line"/>
            </w:pPr>
            <w:r>
              <w:t>ⲛ̀ⲧⲉ ⲡⲓϥ̀ⲧⲟⲩ ⲛ̀ⲍⲱⲟⲛ ⲛ̀ⲁⲥⲱⲙⲁⲧⲟⲥ</w:t>
            </w:r>
          </w:p>
          <w:p w14:paraId="03907402" w14:textId="77777777" w:rsidR="000C7DE2" w:rsidRDefault="000C7DE2" w:rsidP="00C83ECE">
            <w:pPr>
              <w:pStyle w:val="CopticVersemulti-line"/>
            </w:pPr>
            <w:r>
              <w:t>ⲛ̀ⲗⲓⲧⲟⲩⲣⲅⲟⲥ ⲛ̀ϣⲁϩ ⲛ̀ⲭ̀ⲣⲟⲙ:</w:t>
            </w:r>
          </w:p>
          <w:p w14:paraId="57BF1D15" w14:textId="77777777" w:rsidR="000C7DE2" w:rsidRPr="00C35319" w:rsidRDefault="000C7DE2" w:rsidP="00C83ECE">
            <w:pPr>
              <w:pStyle w:val="CopticHangingVerse"/>
            </w:pPr>
            <w:r>
              <w:t>Ⲡϭⲟⲓⲥ ⲁⲣⲓϩ̀ⲙⲟⲧ ⲛⲁⲛ ⲙ̀ⲡⲓⲭⲱ ⲉ̀ⲃⲟⲗ ⲛ̀ⲧⲉ ⲛⲉⲛⲛⲟⲃⲓ.</w:t>
            </w:r>
          </w:p>
        </w:tc>
      </w:tr>
    </w:tbl>
    <w:p w14:paraId="734D1216"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BD588A0" w14:textId="77777777" w:rsidTr="00C83ECE">
        <w:trPr>
          <w:cantSplit/>
          <w:jc w:val="center"/>
        </w:trPr>
        <w:tc>
          <w:tcPr>
            <w:tcW w:w="288" w:type="dxa"/>
          </w:tcPr>
          <w:p w14:paraId="6EBBCD5A" w14:textId="77777777" w:rsidR="000C7DE2" w:rsidRDefault="000C7DE2" w:rsidP="00C83ECE">
            <w:pPr>
              <w:pStyle w:val="CopticCross"/>
            </w:pPr>
          </w:p>
        </w:tc>
        <w:tc>
          <w:tcPr>
            <w:tcW w:w="3960" w:type="dxa"/>
          </w:tcPr>
          <w:p w14:paraId="35C1DD2C" w14:textId="77777777" w:rsidR="000C7DE2" w:rsidRDefault="000C7DE2" w:rsidP="00C83ECE">
            <w:pPr>
              <w:pStyle w:val="EngHang"/>
            </w:pPr>
            <w:r>
              <w:t>Hail to the four incorporeal living beasts,</w:t>
            </w:r>
          </w:p>
          <w:p w14:paraId="694EB4FA" w14:textId="77777777" w:rsidR="000C7DE2" w:rsidRDefault="000C7DE2" w:rsidP="00C83ECE">
            <w:pPr>
              <w:pStyle w:val="EngHang"/>
            </w:pPr>
            <w:r>
              <w:t>Carrying the throne of God,</w:t>
            </w:r>
          </w:p>
          <w:p w14:paraId="0B81CC6A" w14:textId="77777777" w:rsidR="000C7DE2" w:rsidRDefault="000C7DE2" w:rsidP="00C83ECE">
            <w:pPr>
              <w:pStyle w:val="EngHang"/>
            </w:pPr>
            <w:r>
              <w:t>A lion’s face, and a calf’s face,</w:t>
            </w:r>
          </w:p>
          <w:p w14:paraId="0D8BC013" w14:textId="77777777" w:rsidR="000C7DE2" w:rsidRDefault="000C7DE2" w:rsidP="00C83ECE">
            <w:pPr>
              <w:pStyle w:val="EngHangEnd"/>
            </w:pPr>
            <w:r>
              <w:t>A man’s face, and an eagle’s face.</w:t>
            </w:r>
          </w:p>
        </w:tc>
        <w:tc>
          <w:tcPr>
            <w:tcW w:w="288" w:type="dxa"/>
          </w:tcPr>
          <w:p w14:paraId="455449E8" w14:textId="77777777" w:rsidR="000C7DE2" w:rsidRDefault="000C7DE2" w:rsidP="00C83ECE"/>
        </w:tc>
        <w:tc>
          <w:tcPr>
            <w:tcW w:w="288" w:type="dxa"/>
          </w:tcPr>
          <w:p w14:paraId="4DA41B2D" w14:textId="77777777" w:rsidR="000C7DE2" w:rsidRDefault="000C7DE2" w:rsidP="00C83ECE">
            <w:pPr>
              <w:pStyle w:val="CopticCross"/>
            </w:pPr>
          </w:p>
        </w:tc>
        <w:tc>
          <w:tcPr>
            <w:tcW w:w="3960" w:type="dxa"/>
          </w:tcPr>
          <w:p w14:paraId="2BB37BA5" w14:textId="77777777" w:rsidR="000C7DE2" w:rsidRDefault="000C7DE2" w:rsidP="00C83ECE">
            <w:pPr>
              <w:pStyle w:val="CopticVersemulti-line"/>
            </w:pPr>
            <w:r>
              <w:t>Ⲭⲉⲣⲉ ⲡⲓϥ̀ⲧⲟⲩ ⲛ̀ⲍⲱⲟⲛ ⲛ̀ⲁ̀ⲥⲱⲙⲁⲧⲟⲥ:</w:t>
            </w:r>
          </w:p>
          <w:p w14:paraId="1F9B2ACE" w14:textId="77777777" w:rsidR="000C7DE2" w:rsidRDefault="000C7DE2" w:rsidP="00C83ECE">
            <w:pPr>
              <w:pStyle w:val="CopticVersemulti-line"/>
            </w:pPr>
            <w:r>
              <w:t>ⲉⲧϥⲁⲓ ϧⲁ ⲡⲓϩⲁⲣⲙⲁ ⲛ̀ⲧⲉ Ⲫϯ:</w:t>
            </w:r>
          </w:p>
          <w:p w14:paraId="1EC5EDB7" w14:textId="77777777" w:rsidR="000C7DE2" w:rsidRDefault="000C7DE2" w:rsidP="00C83ECE">
            <w:pPr>
              <w:pStyle w:val="CopticVersemulti-line"/>
            </w:pPr>
            <w:r>
              <w:t>ⲟⲩϩⲟ ⲙ̀ⲙⲟⲩⲓ̀ ⲛⲉⲙ ⲟⲩϩⲟ ⲙ̀ⲙⲁⲥⲓ:</w:t>
            </w:r>
          </w:p>
          <w:p w14:paraId="2A3D46E5" w14:textId="77777777" w:rsidR="000C7DE2" w:rsidRPr="00C35319" w:rsidRDefault="000C7DE2" w:rsidP="00C83ECE">
            <w:pPr>
              <w:pStyle w:val="CopticHangingVerse"/>
            </w:pPr>
            <w:r>
              <w:t>ⲛⲉⲙ ⲟⲩϩⲟ ⲛ̀ⲣⲱⲙⲓ ⲛⲉⲙ ⲟⲩϩⲟ ⲛ̀ⲁ̀ⲏ̀ⲧⲟⲥ.</w:t>
            </w:r>
          </w:p>
        </w:tc>
      </w:tr>
    </w:tbl>
    <w:p w14:paraId="19E715E7" w14:textId="77777777" w:rsidR="000C7DE2" w:rsidRDefault="000C7DE2" w:rsidP="0082304E">
      <w:pPr>
        <w:pStyle w:val="Heading4"/>
      </w:pPr>
      <w:r>
        <w:t>The Gospel Response for the Four Incorporeal Beasts</w:t>
      </w:r>
    </w:p>
    <w:p w14:paraId="51400619" w14:textId="77777777" w:rsidR="000C7DE2" w:rsidRPr="00C14556" w:rsidRDefault="000C7DE2" w:rsidP="00C14556">
      <w:pPr>
        <w:pStyle w:val="Rubric"/>
      </w:pPr>
      <w:r>
        <w:t>The last verse of the Doxology may be inserted into the Annual Gospel Response.</w:t>
      </w:r>
    </w:p>
    <w:p w14:paraId="4AB33F26" w14:textId="766D1846" w:rsidR="00191A26"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4602A440" w14:textId="34697C47" w:rsidR="00B52F78" w:rsidRPr="00B637D8" w:rsidRDefault="00B52F78" w:rsidP="00B52F78">
      <w:pPr>
        <w:pStyle w:val="Heading3"/>
      </w:pPr>
      <w:bookmarkStart w:id="1361" w:name="_Toc448227524"/>
      <w:r>
        <w:t>December 12 (13) / Koiak 16: Saint Spyridon</w:t>
      </w:r>
      <w:r>
        <w:rPr>
          <w:rStyle w:val="FootnoteReference"/>
        </w:rPr>
        <w:footnoteReference w:id="950"/>
      </w:r>
      <w:bookmarkEnd w:id="1361"/>
    </w:p>
    <w:p w14:paraId="598A6BCC" w14:textId="77777777" w:rsidR="005329C1" w:rsidRDefault="005329C1" w:rsidP="005329C1">
      <w:pPr>
        <w:pStyle w:val="Heading3"/>
      </w:pPr>
      <w:bookmarkStart w:id="1362" w:name="_Toc448227525"/>
      <w:r>
        <w:t>December 17 (18) / Koiak 21: Commemoration of the Theotokos</w:t>
      </w:r>
      <w:bookmarkEnd w:id="1362"/>
    </w:p>
    <w:p w14:paraId="2E564687" w14:textId="500274C5" w:rsidR="005329C1" w:rsidRDefault="005329C1" w:rsidP="00B637D8">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EDC8594" w14:textId="77777777" w:rsidR="007F571C" w:rsidRDefault="007F571C" w:rsidP="007F571C">
      <w:pPr>
        <w:pStyle w:val="Heading3"/>
      </w:pPr>
      <w:bookmarkStart w:id="1363" w:name="_Toc448227526"/>
      <w:r>
        <w:t>December 17 (18) / Koiak 21: Also the Martyrdom of St. Barnabas, on</w:t>
      </w:r>
      <w:r w:rsidR="00743CE8">
        <w:t>e</w:t>
      </w:r>
      <w:r>
        <w:t xml:space="preserve"> of the Seventy Two</w:t>
      </w:r>
      <w:bookmarkEnd w:id="1363"/>
    </w:p>
    <w:p w14:paraId="2CFD651F" w14:textId="42219068" w:rsidR="007F571C" w:rsidRPr="007F571C"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01D0E63" w14:textId="77777777" w:rsidR="00CA0AB7" w:rsidRDefault="00CA0AB7" w:rsidP="00CA0AB7">
      <w:pPr>
        <w:pStyle w:val="Heading3"/>
      </w:pPr>
      <w:bookmarkStart w:id="1364" w:name="_Toc448227527"/>
      <w:r>
        <w:t>December 18 (19) / Koiak 22: Archangel Gabriel</w:t>
      </w:r>
      <w:r w:rsidR="00481AE5">
        <w:t xml:space="preserve"> (Consecration)</w:t>
      </w:r>
      <w:bookmarkEnd w:id="1364"/>
    </w:p>
    <w:p w14:paraId="45BDA150" w14:textId="7EAFD5E6" w:rsidR="00CA0AB7" w:rsidRPr="00CA0AB7" w:rsidRDefault="00CA0AB7" w:rsidP="00CA0AB7">
      <w:pPr>
        <w:pStyle w:val="Rubric"/>
      </w:pPr>
      <w:r>
        <w:t>See</w:t>
      </w:r>
      <w:r w:rsidR="002409EF">
        <w:t xml:space="preserve"> </w:t>
      </w:r>
      <w:r w:rsidR="002409EF">
        <w:fldChar w:fldCharType="begin"/>
      </w:r>
      <w:r w:rsidR="002409EF">
        <w:instrText xml:space="preserve"> REF _Ref434562998 \h </w:instrText>
      </w:r>
      <w:r w:rsidR="002409EF">
        <w:fldChar w:fldCharType="separate"/>
      </w:r>
      <w:r w:rsidR="000C7DE2">
        <w:t>March 26 / Phamenoth 30: Archangel Gabriel</w:t>
      </w:r>
      <w:r w:rsidR="002409EF">
        <w:fldChar w:fldCharType="end"/>
      </w:r>
      <w:r w:rsidR="002409EF">
        <w:t xml:space="preserve">, page </w:t>
      </w:r>
      <w:r w:rsidR="002409EF">
        <w:fldChar w:fldCharType="begin"/>
      </w:r>
      <w:r w:rsidR="002409EF">
        <w:instrText xml:space="preserve"> PAGEREF _Ref434562998 \h </w:instrText>
      </w:r>
      <w:r w:rsidR="002409EF">
        <w:fldChar w:fldCharType="separate"/>
      </w:r>
      <w:r w:rsidR="000C7DE2">
        <w:rPr>
          <w:noProof/>
        </w:rPr>
        <w:t>858</w:t>
      </w:r>
      <w:r w:rsidR="002409EF">
        <w:fldChar w:fldCharType="end"/>
      </w:r>
      <w:r>
        <w:t>.</w:t>
      </w:r>
    </w:p>
    <w:p w14:paraId="16E2607E" w14:textId="77777777" w:rsidR="009F60F1" w:rsidRDefault="009F60F1" w:rsidP="009F60F1">
      <w:pPr>
        <w:pStyle w:val="Heading3"/>
      </w:pPr>
      <w:bookmarkStart w:id="1365" w:name="_Toc448227528"/>
      <w:r>
        <w:t>December 20 (21) / Koiak 24: The Birth of St. Takle Haymanot</w:t>
      </w:r>
      <w:bookmarkEnd w:id="1365"/>
    </w:p>
    <w:p w14:paraId="059C80DE" w14:textId="09763EEC" w:rsidR="009F60F1" w:rsidRDefault="009F60F1" w:rsidP="009F60F1">
      <w:pPr>
        <w:pStyle w:val="Rubric"/>
      </w:pPr>
      <w:r>
        <w:t xml:space="preserve">See </w:t>
      </w:r>
      <w:r w:rsidR="002409EF">
        <w:fldChar w:fldCharType="begin"/>
      </w:r>
      <w:r w:rsidR="002409EF">
        <w:instrText xml:space="preserve"> REF _Ref434563030 \h </w:instrText>
      </w:r>
      <w:r w:rsidR="002409EF">
        <w:fldChar w:fldCharType="separate"/>
      </w:r>
      <w:r w:rsidR="000C7DE2">
        <w:t>August 17 / Mesori 24: Departure of St. Takle Haymanot</w:t>
      </w:r>
      <w:r w:rsidR="002409EF">
        <w:fldChar w:fldCharType="end"/>
      </w:r>
      <w:r w:rsidR="002409EF">
        <w:t xml:space="preserve">, page </w:t>
      </w:r>
      <w:r w:rsidR="002409EF">
        <w:fldChar w:fldCharType="begin"/>
      </w:r>
      <w:r w:rsidR="002409EF">
        <w:instrText xml:space="preserve"> PAGEREF _Ref434563030 \h </w:instrText>
      </w:r>
      <w:r w:rsidR="002409EF">
        <w:fldChar w:fldCharType="separate"/>
      </w:r>
      <w:r w:rsidR="000C7DE2">
        <w:rPr>
          <w:noProof/>
        </w:rPr>
        <w:t>948</w:t>
      </w:r>
      <w:r w:rsidR="002409EF">
        <w:fldChar w:fldCharType="end"/>
      </w:r>
      <w:r>
        <w:t>.</w:t>
      </w:r>
    </w:p>
    <w:p w14:paraId="600875E0" w14:textId="77777777" w:rsidR="00FF5FF3" w:rsidRDefault="00FF5FF3" w:rsidP="00FF5FF3">
      <w:pPr>
        <w:pStyle w:val="Heading3"/>
      </w:pPr>
      <w:bookmarkStart w:id="1366" w:name="_Toc448227529"/>
      <w:r>
        <w:lastRenderedPageBreak/>
        <w:t>December 21 (22) / Koiak 25: St. John Kami</w:t>
      </w:r>
      <w:bookmarkEnd w:id="1366"/>
    </w:p>
    <w:p w14:paraId="3F9EF92D" w14:textId="77777777" w:rsidR="00810F04" w:rsidRPr="00810F04" w:rsidRDefault="00810F04" w:rsidP="00810F04">
      <w:pPr>
        <w:pStyle w:val="Heading4"/>
      </w:pPr>
      <w:bookmarkStart w:id="1367" w:name="_Ref434491108"/>
      <w:r>
        <w:t>The Doxology for St. John Kami</w:t>
      </w:r>
      <w:bookmarkEnd w:id="13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4D12" w14:paraId="1C0C7F5B" w14:textId="77777777" w:rsidTr="00E77C68">
        <w:trPr>
          <w:cantSplit/>
          <w:jc w:val="center"/>
        </w:trPr>
        <w:tc>
          <w:tcPr>
            <w:tcW w:w="288" w:type="dxa"/>
          </w:tcPr>
          <w:p w14:paraId="50CA1547" w14:textId="77777777" w:rsidR="00F74D12" w:rsidRDefault="00F74D12" w:rsidP="00E77C68">
            <w:pPr>
              <w:pStyle w:val="CopticCross"/>
            </w:pPr>
          </w:p>
        </w:tc>
        <w:tc>
          <w:tcPr>
            <w:tcW w:w="3960" w:type="dxa"/>
          </w:tcPr>
          <w:p w14:paraId="739F2E24" w14:textId="77777777" w:rsidR="00F74D12" w:rsidRDefault="00F74D12" w:rsidP="00F74D12">
            <w:pPr>
              <w:pStyle w:val="EngHang"/>
            </w:pPr>
            <w:r>
              <w:t>O Abba John Kami, our father,</w:t>
            </w:r>
          </w:p>
          <w:p w14:paraId="3CBA03C1" w14:textId="77777777" w:rsidR="00F74D12" w:rsidRDefault="00F74D12" w:rsidP="00F74D12">
            <w:pPr>
              <w:pStyle w:val="EngHang"/>
            </w:pPr>
            <w:r>
              <w:t>You perfect purity,</w:t>
            </w:r>
          </w:p>
          <w:p w14:paraId="472ED383" w14:textId="77777777" w:rsidR="00F74D12" w:rsidRDefault="00F74D12" w:rsidP="00F74D12">
            <w:pPr>
              <w:pStyle w:val="EngHang"/>
            </w:pPr>
            <w:r>
              <w:t>And your temperance</w:t>
            </w:r>
          </w:p>
          <w:p w14:paraId="6A751E9B" w14:textId="77777777" w:rsidR="00F74D12" w:rsidRDefault="00F74D12" w:rsidP="00F74D12">
            <w:pPr>
              <w:pStyle w:val="EngHangEnd"/>
            </w:pPr>
            <w:r>
              <w:t>Rise like incense.</w:t>
            </w:r>
          </w:p>
        </w:tc>
        <w:tc>
          <w:tcPr>
            <w:tcW w:w="288" w:type="dxa"/>
          </w:tcPr>
          <w:p w14:paraId="2A240E3B" w14:textId="77777777" w:rsidR="00F74D12" w:rsidRDefault="00F74D12" w:rsidP="00E77C68"/>
        </w:tc>
        <w:tc>
          <w:tcPr>
            <w:tcW w:w="288" w:type="dxa"/>
          </w:tcPr>
          <w:p w14:paraId="4442B2D1" w14:textId="77777777" w:rsidR="00F74D12" w:rsidRDefault="00F74D12" w:rsidP="00E77C68">
            <w:pPr>
              <w:pStyle w:val="CopticCross"/>
            </w:pPr>
          </w:p>
        </w:tc>
        <w:tc>
          <w:tcPr>
            <w:tcW w:w="3960" w:type="dxa"/>
          </w:tcPr>
          <w:p w14:paraId="4DD2DD68" w14:textId="77777777" w:rsidR="00F74D12" w:rsidRDefault="00F74D12" w:rsidP="00F74D12">
            <w:pPr>
              <w:pStyle w:val="CopticVersemulti-line"/>
            </w:pPr>
            <w:r>
              <w:t>Ⲁⲡⲓⲥ̀ⲑⲟⲓⲛⲟⲩϥⲓ ϣⲱϣ ⲉ̀ⲃⲟⲗ:</w:t>
            </w:r>
          </w:p>
          <w:p w14:paraId="2D84C4AF" w14:textId="77777777" w:rsidR="00F74D12" w:rsidRDefault="00F74D12" w:rsidP="00F74D12">
            <w:pPr>
              <w:pStyle w:val="CopticVersemulti-line"/>
            </w:pPr>
            <w:r>
              <w:t>ⲛ̀ⲧⲉ ⲡⲉⲕⲧⲟⲩⲃⲟ ⲉⲧϫⲏⲕ ⲉ̀ⲃⲟⲗ:</w:t>
            </w:r>
          </w:p>
          <w:p w14:paraId="597A489C" w14:textId="77777777" w:rsidR="00F74D12" w:rsidRDefault="00F74D12" w:rsidP="00F74D12">
            <w:pPr>
              <w:pStyle w:val="CopticVersemulti-line"/>
            </w:pPr>
            <w:r>
              <w:t>ⲛⲉⲙ ⲡⲓⲉⲕⲁ̀ⲙⲟⲛⲓ ϣⲁ ⲉ̀ⲃⲟⲗ:</w:t>
            </w:r>
          </w:p>
          <w:p w14:paraId="43407D1C" w14:textId="77777777" w:rsidR="00F74D12" w:rsidRPr="00C35319" w:rsidRDefault="00F74D12" w:rsidP="00F74D12">
            <w:pPr>
              <w:pStyle w:val="CopticHangingVerse"/>
            </w:pPr>
            <w:r>
              <w:t>ⲡⲉⲛⲓⲱⲧ ⲁⲃⲃⲁ Ⲓⲱⲁⲛⲛⲏⲥ Ⲭⲁⲙⲉ.</w:t>
            </w:r>
          </w:p>
        </w:tc>
      </w:tr>
      <w:tr w:rsidR="00F74D12" w14:paraId="38971948" w14:textId="77777777" w:rsidTr="00E77C68">
        <w:trPr>
          <w:cantSplit/>
          <w:jc w:val="center"/>
        </w:trPr>
        <w:tc>
          <w:tcPr>
            <w:tcW w:w="288" w:type="dxa"/>
          </w:tcPr>
          <w:p w14:paraId="267E73EB" w14:textId="77777777" w:rsidR="00F74D12" w:rsidRDefault="00F74D12" w:rsidP="00E77C68">
            <w:pPr>
              <w:pStyle w:val="CopticCross"/>
            </w:pPr>
            <w:r w:rsidRPr="00FB5ACB">
              <w:t>¿</w:t>
            </w:r>
          </w:p>
        </w:tc>
        <w:tc>
          <w:tcPr>
            <w:tcW w:w="3960" w:type="dxa"/>
          </w:tcPr>
          <w:p w14:paraId="5C31B824" w14:textId="77777777" w:rsidR="00F74D12" w:rsidRDefault="00F74D12" w:rsidP="00F74D12">
            <w:pPr>
              <w:pStyle w:val="EngHang"/>
            </w:pPr>
            <w:r>
              <w:t>The elders have smelled it,</w:t>
            </w:r>
          </w:p>
          <w:p w14:paraId="7A7218A3" w14:textId="77777777" w:rsidR="00F74D12" w:rsidRDefault="00F74D12" w:rsidP="00F74D12">
            <w:pPr>
              <w:pStyle w:val="EngHang"/>
            </w:pPr>
            <w:r>
              <w:t>And envied your elect way,</w:t>
            </w:r>
          </w:p>
          <w:p w14:paraId="06282413" w14:textId="77777777" w:rsidR="00F74D12" w:rsidRDefault="00F74D12" w:rsidP="00F74D12">
            <w:pPr>
              <w:pStyle w:val="EngHang"/>
            </w:pPr>
            <w:r>
              <w:t>For through your purity</w:t>
            </w:r>
          </w:p>
          <w:p w14:paraId="4CFC8DF2" w14:textId="77777777" w:rsidR="00F74D12" w:rsidRDefault="00F74D12" w:rsidP="00F74D12">
            <w:pPr>
              <w:pStyle w:val="EngHangEnd"/>
            </w:pPr>
            <w:r>
              <w:t>And unblemished celibacy,</w:t>
            </w:r>
          </w:p>
        </w:tc>
        <w:tc>
          <w:tcPr>
            <w:tcW w:w="288" w:type="dxa"/>
          </w:tcPr>
          <w:p w14:paraId="0FDE5ABA" w14:textId="77777777" w:rsidR="00F74D12" w:rsidRDefault="00F74D12" w:rsidP="00E77C68"/>
        </w:tc>
        <w:tc>
          <w:tcPr>
            <w:tcW w:w="288" w:type="dxa"/>
          </w:tcPr>
          <w:p w14:paraId="604B54EE" w14:textId="77777777" w:rsidR="00F74D12" w:rsidRDefault="00F74D12" w:rsidP="00E77C68">
            <w:pPr>
              <w:pStyle w:val="CopticCross"/>
            </w:pPr>
            <w:r w:rsidRPr="00FB5ACB">
              <w:t>¿</w:t>
            </w:r>
          </w:p>
        </w:tc>
        <w:tc>
          <w:tcPr>
            <w:tcW w:w="3960" w:type="dxa"/>
          </w:tcPr>
          <w:p w14:paraId="4506139D" w14:textId="77777777" w:rsidR="00F74D12" w:rsidRDefault="00F74D12" w:rsidP="00F74D12">
            <w:pPr>
              <w:pStyle w:val="CopticVersemulti-line"/>
            </w:pPr>
            <w:r>
              <w:t>Ⲁⲛⲓⲥⲟⲫⲟⲥ ϣⲱⲗⲉⲙ ⲉ̀ⲣⲟϥ:</w:t>
            </w:r>
          </w:p>
          <w:p w14:paraId="152B501F" w14:textId="77777777" w:rsidR="00F74D12" w:rsidRDefault="00F74D12" w:rsidP="00F74D12">
            <w:pPr>
              <w:pStyle w:val="CopticVersemulti-line"/>
            </w:pPr>
            <w:r>
              <w:t>ⲁⲩⲭⲟϩ ⲉ̀ⲡⲉⲕⲃⲓⲟⲥ ⲉⲧⲥⲱⲧⲡ:</w:t>
            </w:r>
          </w:p>
          <w:p w14:paraId="39AD5FD2" w14:textId="77777777" w:rsidR="00F74D12" w:rsidRDefault="00F74D12" w:rsidP="00F74D12">
            <w:pPr>
              <w:pStyle w:val="CopticVersemulti-line"/>
            </w:pPr>
            <w:r>
              <w:t>ϫⲉ ⲉ̀ⲃⲟⲗ ϩⲓⲧⲉⲛ ⲡⲉⲕⲧⲟⲩⲃⲟ:</w:t>
            </w:r>
          </w:p>
          <w:p w14:paraId="4B41DBB9" w14:textId="77777777" w:rsidR="00F74D12" w:rsidRPr="00CF5919" w:rsidRDefault="00F74D12" w:rsidP="00F74D12">
            <w:pPr>
              <w:pStyle w:val="CopticHangingVerse"/>
            </w:pPr>
            <w:r>
              <w:t>ⲛⲉⲙ ⲧⲉⲕⲡⲁⲣⲑⲉⲛⲓⲁ ⲉⲧⲟⲓ ⲛ̀ⲁⲧⲁϭⲛⲓ.</w:t>
            </w:r>
          </w:p>
        </w:tc>
      </w:tr>
      <w:tr w:rsidR="00F74D12" w14:paraId="468A5EB6" w14:textId="77777777" w:rsidTr="00E77C68">
        <w:trPr>
          <w:cantSplit/>
          <w:jc w:val="center"/>
        </w:trPr>
        <w:tc>
          <w:tcPr>
            <w:tcW w:w="288" w:type="dxa"/>
          </w:tcPr>
          <w:p w14:paraId="17B1A72A" w14:textId="77777777" w:rsidR="00F74D12" w:rsidRDefault="00F74D12" w:rsidP="00E77C68">
            <w:pPr>
              <w:pStyle w:val="CopticCross"/>
            </w:pPr>
          </w:p>
        </w:tc>
        <w:tc>
          <w:tcPr>
            <w:tcW w:w="3960" w:type="dxa"/>
          </w:tcPr>
          <w:p w14:paraId="1566BF17" w14:textId="77777777" w:rsidR="00F74D12" w:rsidRDefault="00F74D12" w:rsidP="00F74D12">
            <w:pPr>
              <w:pStyle w:val="EngHang"/>
            </w:pPr>
            <w:r>
              <w:t>The Lord grew a grapevine,</w:t>
            </w:r>
          </w:p>
          <w:p w14:paraId="21BD9E1D" w14:textId="77777777" w:rsidR="00F74D12" w:rsidRDefault="00F74D12" w:rsidP="00F74D12">
            <w:pPr>
              <w:pStyle w:val="EngHang"/>
            </w:pPr>
            <w:r>
              <w:t>Which gave shade to your bridal chamber,</w:t>
            </w:r>
          </w:p>
          <w:p w14:paraId="02678054" w14:textId="77777777" w:rsidR="00F74D12" w:rsidRDefault="00F74D12" w:rsidP="00F74D12">
            <w:pPr>
              <w:pStyle w:val="EngHang"/>
            </w:pPr>
            <w:r>
              <w:t>A sign revealing and testifying</w:t>
            </w:r>
          </w:p>
          <w:p w14:paraId="57B2B60F" w14:textId="77777777" w:rsidR="00F74D12" w:rsidRDefault="00F74D12" w:rsidP="00F74D12">
            <w:pPr>
              <w:pStyle w:val="EngHangEnd"/>
            </w:pPr>
            <w:r>
              <w:t>Of your angelic purity.</w:t>
            </w:r>
          </w:p>
        </w:tc>
        <w:tc>
          <w:tcPr>
            <w:tcW w:w="288" w:type="dxa"/>
          </w:tcPr>
          <w:p w14:paraId="7DFF4958" w14:textId="77777777" w:rsidR="00F74D12" w:rsidRDefault="00F74D12" w:rsidP="00E77C68"/>
        </w:tc>
        <w:tc>
          <w:tcPr>
            <w:tcW w:w="288" w:type="dxa"/>
          </w:tcPr>
          <w:p w14:paraId="45ADBB64" w14:textId="77777777" w:rsidR="00F74D12" w:rsidRDefault="00F74D12" w:rsidP="00E77C68">
            <w:pPr>
              <w:pStyle w:val="CopticCross"/>
            </w:pPr>
          </w:p>
        </w:tc>
        <w:tc>
          <w:tcPr>
            <w:tcW w:w="3960" w:type="dxa"/>
          </w:tcPr>
          <w:p w14:paraId="34FAC013" w14:textId="77777777" w:rsidR="00F74D12" w:rsidRDefault="00F74D12" w:rsidP="00F74D12">
            <w:pPr>
              <w:pStyle w:val="CopticVersemulti-line"/>
            </w:pPr>
            <w:r>
              <w:t>ⲀⲠⲟ̄ⲥ̄ ⲫⲓⲣⲓ ⲛ̀ⲟⲩⲃⲱ ⲛ̀ⲁ̀ⲗⲟⲗⲓ:</w:t>
            </w:r>
          </w:p>
          <w:p w14:paraId="12A75D17" w14:textId="77777777" w:rsidR="00F74D12" w:rsidRDefault="00F74D12" w:rsidP="00F74D12">
            <w:pPr>
              <w:pStyle w:val="CopticVersemulti-line"/>
            </w:pPr>
            <w:r>
              <w:t>ⲁⲥⲉⲣϧⲏⲓⲃⲓ ⲉ̀ⲡⲉⲕⲙⲁⲛ̀ϣⲉⲗⲉⲧ:</w:t>
            </w:r>
          </w:p>
          <w:p w14:paraId="39AAFA12" w14:textId="77777777" w:rsidR="00F74D12" w:rsidRDefault="00F74D12" w:rsidP="00F74D12">
            <w:pPr>
              <w:pStyle w:val="CopticVersemulti-line"/>
            </w:pPr>
            <w:r>
              <w:t>ⲟⲩⲙⲏⲓⲛⲓ ⲉϥⲟⲩⲱⲛϩ ⲉϥⲉⲣⲙⲉⲑⲣⲉ:</w:t>
            </w:r>
          </w:p>
          <w:p w14:paraId="6F485FA6" w14:textId="77777777" w:rsidR="00F74D12" w:rsidRPr="001B4E41" w:rsidRDefault="00F74D12" w:rsidP="00F74D12">
            <w:pPr>
              <w:pStyle w:val="CopticHangingVerse"/>
            </w:pPr>
            <w:r>
              <w:t>ⲉ̀ⲡⲉⲕⲧⲟⲩⲃⲟ ⲛ̀ⲁⲅⲅⲉⲗⲓⲕⲟⲛ.</w:t>
            </w:r>
          </w:p>
        </w:tc>
      </w:tr>
      <w:tr w:rsidR="00F74D12" w14:paraId="62447D69" w14:textId="77777777" w:rsidTr="00E77C68">
        <w:trPr>
          <w:cantSplit/>
          <w:jc w:val="center"/>
        </w:trPr>
        <w:tc>
          <w:tcPr>
            <w:tcW w:w="288" w:type="dxa"/>
          </w:tcPr>
          <w:p w14:paraId="45604C40" w14:textId="77777777" w:rsidR="00F74D12" w:rsidRDefault="00F74D12" w:rsidP="00E77C68">
            <w:pPr>
              <w:pStyle w:val="CopticCross"/>
            </w:pPr>
            <w:r w:rsidRPr="00FB5ACB">
              <w:t>¿</w:t>
            </w:r>
          </w:p>
        </w:tc>
        <w:tc>
          <w:tcPr>
            <w:tcW w:w="3960" w:type="dxa"/>
          </w:tcPr>
          <w:p w14:paraId="1A5A0ED1" w14:textId="77777777" w:rsidR="00F74D12" w:rsidRDefault="00F74D12" w:rsidP="00F74D12">
            <w:pPr>
              <w:pStyle w:val="EngHang"/>
            </w:pPr>
            <w:r>
              <w:t>Your honoured remembrance,</w:t>
            </w:r>
          </w:p>
          <w:p w14:paraId="0BF71A0E" w14:textId="77777777" w:rsidR="00F74D12" w:rsidRDefault="00F74D12" w:rsidP="00F74D12">
            <w:pPr>
              <w:pStyle w:val="EngHang"/>
            </w:pPr>
            <w:r>
              <w:t>And that of your virgin wife,</w:t>
            </w:r>
          </w:p>
          <w:p w14:paraId="21AF526B" w14:textId="77777777" w:rsidR="00F74D12" w:rsidRDefault="00F74D12" w:rsidP="00F74D12">
            <w:pPr>
              <w:pStyle w:val="EngHang"/>
            </w:pPr>
            <w:r>
              <w:t>The bride of Christ,</w:t>
            </w:r>
          </w:p>
          <w:p w14:paraId="5DF9A9B6" w14:textId="77777777" w:rsidR="00F74D12" w:rsidRDefault="00F74D12" w:rsidP="00F74D12">
            <w:pPr>
              <w:pStyle w:val="EngHangEnd"/>
            </w:pPr>
            <w:r>
              <w:t>Has spread throughout the whole world.</w:t>
            </w:r>
          </w:p>
        </w:tc>
        <w:tc>
          <w:tcPr>
            <w:tcW w:w="288" w:type="dxa"/>
          </w:tcPr>
          <w:p w14:paraId="4DF098F6" w14:textId="77777777" w:rsidR="00F74D12" w:rsidRDefault="00F74D12" w:rsidP="00E77C68"/>
        </w:tc>
        <w:tc>
          <w:tcPr>
            <w:tcW w:w="288" w:type="dxa"/>
          </w:tcPr>
          <w:p w14:paraId="2228FA26" w14:textId="77777777" w:rsidR="00F74D12" w:rsidRDefault="00F74D12" w:rsidP="00E77C68">
            <w:pPr>
              <w:pStyle w:val="CopticCross"/>
            </w:pPr>
            <w:r w:rsidRPr="00FB5ACB">
              <w:t>¿</w:t>
            </w:r>
          </w:p>
        </w:tc>
        <w:tc>
          <w:tcPr>
            <w:tcW w:w="3960" w:type="dxa"/>
          </w:tcPr>
          <w:p w14:paraId="1911430C" w14:textId="77777777" w:rsidR="00F74D12" w:rsidRDefault="00F74D12" w:rsidP="00F74D12">
            <w:pPr>
              <w:pStyle w:val="CopticVersemulti-line"/>
            </w:pPr>
            <w:r>
              <w:t>Ⲡⲉⲕⲉⲣⲫ̀ⲙⲉⲩⲓ̀ ⲉⲧⲧⲁⲓⲏⲟⲩⲧ:</w:t>
            </w:r>
          </w:p>
          <w:p w14:paraId="4645E286" w14:textId="77777777" w:rsidR="00F74D12" w:rsidRDefault="00F74D12" w:rsidP="00F74D12">
            <w:pPr>
              <w:pStyle w:val="CopticVersemulti-line"/>
            </w:pPr>
            <w:r>
              <w:t>ⲛⲉⲙ ⲧⲉⲕⲥ̀ϩⲓⲙⲓ ⲙ̀ⲡⲁⲣⲑⲉⲛⲟⲥ:</w:t>
            </w:r>
          </w:p>
          <w:p w14:paraId="02100D3E" w14:textId="77777777" w:rsidR="00F74D12" w:rsidRDefault="00F74D12" w:rsidP="00F74D12">
            <w:pPr>
              <w:pStyle w:val="CopticVersemulti-line"/>
            </w:pPr>
            <w:r>
              <w:t>ϯϣⲉⲗⲉⲧ ⲛ̀ⲧⲉ Ⲡⲭ̄ⲥ̄:</w:t>
            </w:r>
          </w:p>
          <w:p w14:paraId="3CD8BFD7" w14:textId="77777777" w:rsidR="00F74D12" w:rsidRDefault="00F74D12" w:rsidP="00F74D12">
            <w:pPr>
              <w:pStyle w:val="CopticHangingVerse"/>
            </w:pPr>
            <w:r>
              <w:t>ⲁϥⲥⲱⲡ ⲉ̀ⲃⲟⲗ ϧⲉⲛ ⲡⲓⲕⲟⲥⲙⲟⲥ ⲧⲏⲣϥ.</w:t>
            </w:r>
          </w:p>
        </w:tc>
      </w:tr>
      <w:tr w:rsidR="00F74D12" w14:paraId="50B2317F" w14:textId="77777777" w:rsidTr="00E77C68">
        <w:trPr>
          <w:cantSplit/>
          <w:jc w:val="center"/>
        </w:trPr>
        <w:tc>
          <w:tcPr>
            <w:tcW w:w="288" w:type="dxa"/>
          </w:tcPr>
          <w:p w14:paraId="788C21F9" w14:textId="77777777" w:rsidR="00F74D12" w:rsidRDefault="00F74D12" w:rsidP="00E77C68">
            <w:pPr>
              <w:pStyle w:val="CopticCross"/>
            </w:pPr>
          </w:p>
        </w:tc>
        <w:tc>
          <w:tcPr>
            <w:tcW w:w="3960" w:type="dxa"/>
          </w:tcPr>
          <w:p w14:paraId="33003ED3" w14:textId="77777777" w:rsidR="00F74D12" w:rsidRDefault="00F74D12" w:rsidP="00F74D12">
            <w:pPr>
              <w:pStyle w:val="EngHang"/>
            </w:pPr>
            <w:r>
              <w:t>Therefore those who seek the Lord</w:t>
            </w:r>
          </w:p>
          <w:p w14:paraId="2B76F7C0" w14:textId="77777777" w:rsidR="00F74D12" w:rsidRDefault="00F74D12" w:rsidP="00F74D12">
            <w:pPr>
              <w:pStyle w:val="EngHang"/>
            </w:pPr>
            <w:r>
              <w:t>Came to you,</w:t>
            </w:r>
          </w:p>
          <w:p w14:paraId="0E0B4517" w14:textId="77777777" w:rsidR="00F74D12" w:rsidRDefault="00F74D12" w:rsidP="00F74D12">
            <w:pPr>
              <w:pStyle w:val="EngHang"/>
            </w:pPr>
            <w:r>
              <w:t>O pastoral priest</w:t>
            </w:r>
          </w:p>
          <w:p w14:paraId="616629A4" w14:textId="77777777" w:rsidR="00F74D12" w:rsidRDefault="00F74D12" w:rsidP="00F74D12">
            <w:pPr>
              <w:pStyle w:val="EngHangEnd"/>
            </w:pPr>
            <w:r>
              <w:t>Of the flock of Christ.</w:t>
            </w:r>
          </w:p>
        </w:tc>
        <w:tc>
          <w:tcPr>
            <w:tcW w:w="288" w:type="dxa"/>
          </w:tcPr>
          <w:p w14:paraId="275871D0" w14:textId="77777777" w:rsidR="00F74D12" w:rsidRDefault="00F74D12" w:rsidP="00E77C68"/>
        </w:tc>
        <w:tc>
          <w:tcPr>
            <w:tcW w:w="288" w:type="dxa"/>
          </w:tcPr>
          <w:p w14:paraId="07130E5C" w14:textId="77777777" w:rsidR="00F74D12" w:rsidRDefault="00F74D12" w:rsidP="00E77C68">
            <w:pPr>
              <w:pStyle w:val="CopticCross"/>
            </w:pPr>
          </w:p>
        </w:tc>
        <w:tc>
          <w:tcPr>
            <w:tcW w:w="3960" w:type="dxa"/>
          </w:tcPr>
          <w:p w14:paraId="011A9214" w14:textId="77777777" w:rsidR="00F74D12" w:rsidRDefault="00F74D12" w:rsidP="00F74D12">
            <w:pPr>
              <w:pStyle w:val="CopticVersemulti-line"/>
            </w:pPr>
            <w:r>
              <w:t>Ⲉⲑⲃⲉ ⲫⲁⲓ ⲑⲩⲓ̀ ϩⲁⲣⲟⲕ:</w:t>
            </w:r>
          </w:p>
          <w:p w14:paraId="7362B4A5" w14:textId="77777777" w:rsidR="00F74D12" w:rsidRDefault="00F74D12" w:rsidP="00F74D12">
            <w:pPr>
              <w:pStyle w:val="CopticVersemulti-line"/>
            </w:pPr>
            <w:r>
              <w:t>ⲛ̀ϫⲉ ⲛⲏⲉⲧⲕⲱϯ ⲛ̀ⲥⲁ Ⲡⲟ̄ⲥ̄:</w:t>
            </w:r>
          </w:p>
          <w:p w14:paraId="2CB924AA" w14:textId="77777777" w:rsidR="00F74D12" w:rsidRDefault="00F74D12" w:rsidP="00F74D12">
            <w:pPr>
              <w:pStyle w:val="CopticVersemulti-line"/>
            </w:pPr>
            <w:r>
              <w:t>ⲱ̀ ⲡⲓⲟⲩⲏⲃ ⲙ̀ⲙⲁⲛⲉ̀ⲥⲱⲟⲩ:</w:t>
            </w:r>
          </w:p>
          <w:p w14:paraId="55C06366" w14:textId="77777777" w:rsidR="00F74D12" w:rsidRDefault="00F74D12" w:rsidP="00F74D12">
            <w:pPr>
              <w:pStyle w:val="CopticHangingVerse"/>
            </w:pPr>
            <w:r>
              <w:t>ⲛ̀ⲧⲉ ⲡⲓⲟ̀ϩⲓ ⲛ̀ⲧⲉ Ⲡⲭ̄ⲥ̄.</w:t>
            </w:r>
          </w:p>
        </w:tc>
      </w:tr>
      <w:tr w:rsidR="00F74D12" w14:paraId="1F0CCE25" w14:textId="77777777" w:rsidTr="00E77C68">
        <w:trPr>
          <w:cantSplit/>
          <w:jc w:val="center"/>
        </w:trPr>
        <w:tc>
          <w:tcPr>
            <w:tcW w:w="288" w:type="dxa"/>
          </w:tcPr>
          <w:p w14:paraId="5F21AF20" w14:textId="77777777" w:rsidR="00F74D12" w:rsidRDefault="00F74D12" w:rsidP="00E77C68">
            <w:pPr>
              <w:pStyle w:val="CopticCross"/>
            </w:pPr>
            <w:r w:rsidRPr="00FB5ACB">
              <w:t>¿</w:t>
            </w:r>
          </w:p>
        </w:tc>
        <w:tc>
          <w:tcPr>
            <w:tcW w:w="3960" w:type="dxa"/>
          </w:tcPr>
          <w:p w14:paraId="2A483E3C" w14:textId="77777777" w:rsidR="00F74D12" w:rsidRDefault="00F74D12" w:rsidP="00F74D12">
            <w:pPr>
              <w:pStyle w:val="EngHang"/>
            </w:pPr>
            <w:r>
              <w:t>You taught them monasticism</w:t>
            </w:r>
          </w:p>
          <w:p w14:paraId="308854F2" w14:textId="77777777" w:rsidR="00F74D12" w:rsidRDefault="00F74D12" w:rsidP="00F74D12">
            <w:pPr>
              <w:pStyle w:val="EngHang"/>
            </w:pPr>
            <w:r>
              <w:t>According to the angelic rites,</w:t>
            </w:r>
          </w:p>
          <w:p w14:paraId="792F96E3" w14:textId="77777777" w:rsidR="00F74D12" w:rsidRDefault="00F74D12" w:rsidP="00F74D12">
            <w:pPr>
              <w:pStyle w:val="EngHang"/>
            </w:pPr>
            <w:r>
              <w:t>You raised an acceptable sacrifice</w:t>
            </w:r>
          </w:p>
          <w:p w14:paraId="31BC6D8A" w14:textId="77777777" w:rsidR="00F74D12" w:rsidRDefault="00F74D12" w:rsidP="00F74D12">
            <w:pPr>
              <w:pStyle w:val="EngHangEnd"/>
            </w:pPr>
            <w:r>
              <w:t>Before God the Father.</w:t>
            </w:r>
          </w:p>
        </w:tc>
        <w:tc>
          <w:tcPr>
            <w:tcW w:w="288" w:type="dxa"/>
          </w:tcPr>
          <w:p w14:paraId="24C31057" w14:textId="77777777" w:rsidR="00F74D12" w:rsidRDefault="00F74D12" w:rsidP="00E77C68"/>
        </w:tc>
        <w:tc>
          <w:tcPr>
            <w:tcW w:w="288" w:type="dxa"/>
          </w:tcPr>
          <w:p w14:paraId="6A569ED6" w14:textId="77777777" w:rsidR="00F74D12" w:rsidRDefault="00F74D12" w:rsidP="00E77C68">
            <w:pPr>
              <w:pStyle w:val="CopticCross"/>
            </w:pPr>
            <w:r w:rsidRPr="00FB5ACB">
              <w:t>¿</w:t>
            </w:r>
          </w:p>
        </w:tc>
        <w:tc>
          <w:tcPr>
            <w:tcW w:w="3960" w:type="dxa"/>
          </w:tcPr>
          <w:p w14:paraId="181871A7" w14:textId="77777777" w:rsidR="00F74D12" w:rsidRDefault="00F74D12" w:rsidP="00F74D12">
            <w:pPr>
              <w:pStyle w:val="CopticVersemulti-line"/>
            </w:pPr>
            <w:r>
              <w:t>Ⲁⲕϯⲥ̀ⲃⲱ ⲛⲱⲟⲩ ⲛ̀ϯⲙⲉⲧⲙⲟⲛⲁⲭⲟⲥ:</w:t>
            </w:r>
          </w:p>
          <w:p w14:paraId="7CCCDB72" w14:textId="77777777" w:rsidR="00F74D12" w:rsidRDefault="00F74D12" w:rsidP="00F74D12">
            <w:pPr>
              <w:pStyle w:val="CopticVersemulti-line"/>
            </w:pPr>
            <w:r>
              <w:t>ⲕⲁⲧⲁ ⲧ̀ⲧⲁⲝⲓⲥ ⲛ̀ⲛⲓⲁⲅⲅⲉⲗⲟⲥ:</w:t>
            </w:r>
          </w:p>
          <w:p w14:paraId="5A0BA511" w14:textId="77777777" w:rsidR="00F74D12" w:rsidRDefault="00F74D12" w:rsidP="00F74D12">
            <w:pPr>
              <w:pStyle w:val="CopticVersemulti-line"/>
            </w:pPr>
            <w:r>
              <w:t>ⲁⲕⲉⲛⲟⲩ ⲉ̀ⲡ̀ϣⲱⲓ ⲛ̀ⲟⲩⲑⲩⲥⲓⲁ̀ ⲉⲥϣⲏⲡ:</w:t>
            </w:r>
          </w:p>
          <w:p w14:paraId="0BC8525F" w14:textId="77777777" w:rsidR="00F74D12" w:rsidRDefault="00F74D12" w:rsidP="00F74D12">
            <w:pPr>
              <w:pStyle w:val="CopticHangingVerse"/>
            </w:pPr>
            <w:r>
              <w:t>ⲛⲁϩⲣⲉⲛ Ⲫϯ Ⲫⲓⲱⲧ.</w:t>
            </w:r>
          </w:p>
        </w:tc>
      </w:tr>
      <w:tr w:rsidR="00F74D12" w14:paraId="01A2A6B5" w14:textId="77777777" w:rsidTr="00E77C68">
        <w:trPr>
          <w:cantSplit/>
          <w:jc w:val="center"/>
        </w:trPr>
        <w:tc>
          <w:tcPr>
            <w:tcW w:w="288" w:type="dxa"/>
          </w:tcPr>
          <w:p w14:paraId="494D2DCB" w14:textId="77777777" w:rsidR="00F74D12" w:rsidRDefault="00F74D12" w:rsidP="00E77C68">
            <w:pPr>
              <w:pStyle w:val="CopticCross"/>
            </w:pPr>
          </w:p>
        </w:tc>
        <w:tc>
          <w:tcPr>
            <w:tcW w:w="3960" w:type="dxa"/>
          </w:tcPr>
          <w:p w14:paraId="30E2A21C" w14:textId="77777777" w:rsidR="00F74D12" w:rsidRDefault="00F74D12" w:rsidP="00F74D12">
            <w:pPr>
              <w:pStyle w:val="EngHang"/>
            </w:pPr>
            <w:r>
              <w:t>You received honours and crowns</w:t>
            </w:r>
          </w:p>
          <w:p w14:paraId="0171CC17" w14:textId="77777777" w:rsidR="00F74D12" w:rsidRDefault="00F74D12" w:rsidP="00F74D12">
            <w:pPr>
              <w:pStyle w:val="EngHang"/>
            </w:pPr>
            <w:r>
              <w:t>From Christ the King;</w:t>
            </w:r>
          </w:p>
          <w:p w14:paraId="05AF3F83" w14:textId="77777777" w:rsidR="00F74D12" w:rsidRDefault="00F74D12" w:rsidP="00F74D12">
            <w:pPr>
              <w:pStyle w:val="EngHang"/>
            </w:pPr>
            <w:r>
              <w:t>You rejoiced with the saints</w:t>
            </w:r>
          </w:p>
          <w:p w14:paraId="2F243E10" w14:textId="77777777" w:rsidR="00F74D12" w:rsidRDefault="00F74D12" w:rsidP="00F74D12">
            <w:pPr>
              <w:pStyle w:val="EngHangEnd"/>
            </w:pPr>
            <w:r>
              <w:t>In His Kingdom.</w:t>
            </w:r>
          </w:p>
        </w:tc>
        <w:tc>
          <w:tcPr>
            <w:tcW w:w="288" w:type="dxa"/>
          </w:tcPr>
          <w:p w14:paraId="1C6DB700" w14:textId="77777777" w:rsidR="00F74D12" w:rsidRDefault="00F74D12" w:rsidP="00E77C68"/>
        </w:tc>
        <w:tc>
          <w:tcPr>
            <w:tcW w:w="288" w:type="dxa"/>
          </w:tcPr>
          <w:p w14:paraId="3812449E" w14:textId="77777777" w:rsidR="00F74D12" w:rsidRDefault="00F74D12" w:rsidP="00E77C68">
            <w:pPr>
              <w:pStyle w:val="CopticCross"/>
            </w:pPr>
          </w:p>
        </w:tc>
        <w:tc>
          <w:tcPr>
            <w:tcW w:w="3960" w:type="dxa"/>
          </w:tcPr>
          <w:p w14:paraId="2FDF39C7" w14:textId="77777777" w:rsidR="00F74D12" w:rsidRDefault="00F74D12" w:rsidP="00F74D12">
            <w:pPr>
              <w:pStyle w:val="CopticVersemulti-line"/>
            </w:pPr>
            <w:r>
              <w:t>Ⲁⲕϭⲓ ⲛ̀ϩⲁⲛⲧⲁⲓⲟ̀ ⲛⲉⲙ ϩⲁⲛⲭ̀ⲗⲟⲙ:</w:t>
            </w:r>
          </w:p>
          <w:p w14:paraId="21B85752" w14:textId="77777777" w:rsidR="00F74D12" w:rsidRDefault="00F74D12" w:rsidP="00F74D12">
            <w:pPr>
              <w:pStyle w:val="CopticVersemulti-line"/>
            </w:pPr>
            <w:r>
              <w:t>ⲉ̀ⲃⲟⲗ ϩⲓⲧⲉⲛ ⲡ̀ⲟⲩⲣⲟ Ⲡⲭ̄ⲥ̄:</w:t>
            </w:r>
          </w:p>
          <w:p w14:paraId="37FA97F7" w14:textId="77777777" w:rsidR="00F74D12" w:rsidRDefault="00F74D12" w:rsidP="00F74D12">
            <w:pPr>
              <w:pStyle w:val="CopticVersemulti-line"/>
            </w:pPr>
            <w:r>
              <w:t>ⲁⲕⲟⲩⲛⲟϥ ⲛⲉⲙ ⲛⲏⲉ̄ⲑ̄ⲩ̄:</w:t>
            </w:r>
          </w:p>
          <w:p w14:paraId="23A4BAE5" w14:textId="77777777" w:rsidR="00F74D12" w:rsidRDefault="00F74D12" w:rsidP="00F74D12">
            <w:pPr>
              <w:pStyle w:val="CopticHangingVerse"/>
            </w:pPr>
            <w:r>
              <w:t>ⲛ̀ϩ̀ⲣⲏⲓ ϧⲉⲛ ⲧⲉϥⲙⲉⲧⲟⲩⲣⲟ.</w:t>
            </w:r>
          </w:p>
        </w:tc>
      </w:tr>
      <w:tr w:rsidR="00F74D12" w14:paraId="697A3017" w14:textId="77777777" w:rsidTr="00E77C68">
        <w:trPr>
          <w:cantSplit/>
          <w:jc w:val="center"/>
        </w:trPr>
        <w:tc>
          <w:tcPr>
            <w:tcW w:w="288" w:type="dxa"/>
          </w:tcPr>
          <w:p w14:paraId="57E2141E" w14:textId="77777777" w:rsidR="00F74D12" w:rsidRDefault="00F74D12" w:rsidP="00E77C68">
            <w:pPr>
              <w:pStyle w:val="CopticCross"/>
            </w:pPr>
            <w:r w:rsidRPr="00FB5ACB">
              <w:t>¿</w:t>
            </w:r>
          </w:p>
        </w:tc>
        <w:tc>
          <w:tcPr>
            <w:tcW w:w="3960" w:type="dxa"/>
          </w:tcPr>
          <w:p w14:paraId="172A9CBE" w14:textId="77777777" w:rsidR="00F74D12" w:rsidRDefault="00F74D12" w:rsidP="00F74D12">
            <w:pPr>
              <w:pStyle w:val="EngHang"/>
            </w:pPr>
            <w:r>
              <w:t>Pray to the Lord on our behalf,</w:t>
            </w:r>
          </w:p>
          <w:p w14:paraId="58CBDBCB" w14:textId="77777777" w:rsidR="00F74D12" w:rsidRDefault="00F74D12" w:rsidP="00F74D12">
            <w:pPr>
              <w:pStyle w:val="EngHang"/>
            </w:pPr>
            <w:r>
              <w:t>O pure celibate</w:t>
            </w:r>
          </w:p>
          <w:p w14:paraId="1FBBF27C" w14:textId="77777777" w:rsidR="00F74D12" w:rsidRDefault="00F74D12" w:rsidP="00F74D12">
            <w:pPr>
              <w:pStyle w:val="EngHang"/>
            </w:pPr>
            <w:r>
              <w:t>Abba John Kami, our father,</w:t>
            </w:r>
          </w:p>
          <w:p w14:paraId="08523C91" w14:textId="77777777" w:rsidR="00F74D12" w:rsidRDefault="00F74D12" w:rsidP="00F74D12">
            <w:pPr>
              <w:pStyle w:val="EngHangEnd"/>
            </w:pPr>
            <w:r>
              <w:t>That He may forgive us our sins.</w:t>
            </w:r>
          </w:p>
        </w:tc>
        <w:tc>
          <w:tcPr>
            <w:tcW w:w="288" w:type="dxa"/>
          </w:tcPr>
          <w:p w14:paraId="55EA3F05" w14:textId="77777777" w:rsidR="00F74D12" w:rsidRDefault="00F74D12" w:rsidP="00E77C68"/>
        </w:tc>
        <w:tc>
          <w:tcPr>
            <w:tcW w:w="288" w:type="dxa"/>
          </w:tcPr>
          <w:p w14:paraId="16809370" w14:textId="77777777" w:rsidR="00F74D12" w:rsidRDefault="00F74D12" w:rsidP="00E77C68">
            <w:pPr>
              <w:pStyle w:val="CopticCross"/>
            </w:pPr>
            <w:r w:rsidRPr="00FB5ACB">
              <w:t>¿</w:t>
            </w:r>
          </w:p>
        </w:tc>
        <w:tc>
          <w:tcPr>
            <w:tcW w:w="3960" w:type="dxa"/>
          </w:tcPr>
          <w:p w14:paraId="5DA4E363" w14:textId="77777777" w:rsidR="00F74D12" w:rsidRDefault="00F74D12" w:rsidP="00F74D12">
            <w:pPr>
              <w:pStyle w:val="CopticVersemulti-line"/>
            </w:pPr>
            <w:r>
              <w:t>Ⲧⲱⲃϩ ⲙ̀Ⲡⲟ̄ⲥ̄ ⲉ̀ϩ̀ⲣⲏⲓ ⲉ̀ϫⲱⲛ:</w:t>
            </w:r>
          </w:p>
          <w:p w14:paraId="19B4338B" w14:textId="77777777" w:rsidR="00F74D12" w:rsidRDefault="00F74D12" w:rsidP="00F74D12">
            <w:pPr>
              <w:pStyle w:val="CopticVersemulti-line"/>
            </w:pPr>
            <w:r>
              <w:t>ⲱ̀ ⲡⲓⲡⲁⲣⲑⲉⲛⲟⲥ ⲉⲧⲧⲟⲩⲃⲏⲟⲩⲧ:</w:t>
            </w:r>
          </w:p>
          <w:p w14:paraId="312A2886" w14:textId="77777777" w:rsidR="00F74D12" w:rsidRDefault="00F74D12" w:rsidP="00F74D12">
            <w:pPr>
              <w:pStyle w:val="CopticVersemulti-line"/>
            </w:pPr>
            <w:r>
              <w:t>ⲡⲉⲛⲓⲱⲧ ⲁⲃⲃⲁ Ⲓⲱⲁⲛⲛⲏⲥ Ⲭⲁⲙⲉ:</w:t>
            </w:r>
          </w:p>
          <w:p w14:paraId="39616C08" w14:textId="77777777" w:rsidR="00F74D12" w:rsidRDefault="00F74D12" w:rsidP="00F74D12">
            <w:pPr>
              <w:pStyle w:val="CopticHangingVerse"/>
            </w:pPr>
            <w:r>
              <w:t>ⲛ̀ⲧⲉϥⲭⲁ ⲛⲉⲛⲛⲟⲃⲓ ⲛⲁⲛ ⲉ̀ⲃⲟⲗ.</w:t>
            </w:r>
          </w:p>
        </w:tc>
      </w:tr>
    </w:tbl>
    <w:p w14:paraId="0F93E39C" w14:textId="77777777" w:rsidR="00FF5FF3" w:rsidRDefault="00FF5FF3" w:rsidP="00FF5FF3">
      <w:pPr>
        <w:pStyle w:val="Heading3"/>
      </w:pPr>
      <w:bookmarkStart w:id="1368" w:name="_Toc448227530"/>
      <w:r>
        <w:t>December 24 (25) / Koiak 28: Nativity Preparation Day</w:t>
      </w:r>
      <w:bookmarkEnd w:id="1368"/>
    </w:p>
    <w:p w14:paraId="378F97D0" w14:textId="77777777" w:rsidR="00FF5FF3" w:rsidRDefault="00FF5FF3" w:rsidP="00FF5FF3">
      <w:pPr>
        <w:pStyle w:val="Rubric"/>
      </w:pPr>
      <w:r>
        <w:t>In the Current Practice, if the Preparation Day falls on a Saturday or a Sunday, it begins on the preceding Friday and extends until the day before the Feast. The Annual or Ordinary Tune is used for this period.</w:t>
      </w:r>
    </w:p>
    <w:p w14:paraId="1ABFCCA0" w14:textId="77777777" w:rsidR="00FF5FF3" w:rsidRDefault="00FF5FF3" w:rsidP="00FF5FF3">
      <w:pPr>
        <w:pStyle w:val="Heading4"/>
      </w:pPr>
      <w:bookmarkStart w:id="1369" w:name="_Ref434477504"/>
      <w:r>
        <w:t>The Doxology</w:t>
      </w:r>
      <w:r w:rsidR="00E21EA3">
        <w:t xml:space="preserve"> for the Preparation Day of Nativity</w:t>
      </w:r>
      <w:bookmarkEnd w:id="13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5E86FCF0" w14:textId="77777777" w:rsidTr="00430630">
        <w:trPr>
          <w:cantSplit/>
          <w:jc w:val="center"/>
        </w:trPr>
        <w:tc>
          <w:tcPr>
            <w:tcW w:w="288" w:type="dxa"/>
          </w:tcPr>
          <w:p w14:paraId="4B19C33B" w14:textId="77777777" w:rsidR="00C33BEB" w:rsidRDefault="00C33BEB" w:rsidP="00430630">
            <w:pPr>
              <w:pStyle w:val="CopticCross"/>
            </w:pPr>
          </w:p>
        </w:tc>
        <w:tc>
          <w:tcPr>
            <w:tcW w:w="3960" w:type="dxa"/>
          </w:tcPr>
          <w:p w14:paraId="3663959C" w14:textId="77777777" w:rsidR="00C33BEB" w:rsidRDefault="00C33BEB" w:rsidP="00C33BEB">
            <w:pPr>
              <w:pStyle w:val="EngHang"/>
            </w:pPr>
            <w:r>
              <w:t>Today all the creation</w:t>
            </w:r>
          </w:p>
          <w:p w14:paraId="256F6015" w14:textId="77777777" w:rsidR="00C33BEB" w:rsidRDefault="00C33BEB" w:rsidP="00C33BEB">
            <w:pPr>
              <w:pStyle w:val="EngHang"/>
            </w:pPr>
            <w:r>
              <w:t>Beheld a great illuminating light:</w:t>
            </w:r>
          </w:p>
          <w:p w14:paraId="3CC5DA60" w14:textId="77777777" w:rsidR="00C33BEB" w:rsidRDefault="00C33BEB" w:rsidP="00C33BEB">
            <w:pPr>
              <w:pStyle w:val="EngHang"/>
            </w:pPr>
            <w:r>
              <w:t xml:space="preserve">The divine appearance, </w:t>
            </w:r>
          </w:p>
          <w:p w14:paraId="0D575910" w14:textId="77777777" w:rsidR="00C33BEB" w:rsidRDefault="00C33BEB" w:rsidP="00C33BEB">
            <w:pPr>
              <w:pStyle w:val="EngHangEnd"/>
            </w:pPr>
            <w:r>
              <w:t>Which was revealed to us.</w:t>
            </w:r>
          </w:p>
        </w:tc>
        <w:tc>
          <w:tcPr>
            <w:tcW w:w="288" w:type="dxa"/>
          </w:tcPr>
          <w:p w14:paraId="6B007986" w14:textId="77777777" w:rsidR="00C33BEB" w:rsidRDefault="00C33BEB" w:rsidP="00430630"/>
        </w:tc>
        <w:tc>
          <w:tcPr>
            <w:tcW w:w="288" w:type="dxa"/>
          </w:tcPr>
          <w:p w14:paraId="0C430B29" w14:textId="77777777" w:rsidR="00C33BEB" w:rsidRDefault="00C33BEB" w:rsidP="00430630">
            <w:pPr>
              <w:pStyle w:val="CopticCross"/>
            </w:pPr>
          </w:p>
        </w:tc>
        <w:tc>
          <w:tcPr>
            <w:tcW w:w="3960" w:type="dxa"/>
          </w:tcPr>
          <w:p w14:paraId="030FD294" w14:textId="77777777" w:rsidR="00C33BEB" w:rsidRDefault="00C33BEB" w:rsidP="00C33BEB">
            <w:pPr>
              <w:pStyle w:val="CopticVersemulti-line"/>
            </w:pPr>
            <w:r>
              <w:t>Ⲁⲓⲛⲁⲩ ⲉ̀ϯⲕ̀ⲧⲏⲥⲓⲥ ⲧⲏⲣⲥ ⲙ̀ⲫⲟⲟⲩ:</w:t>
            </w:r>
          </w:p>
          <w:p w14:paraId="110E3177" w14:textId="77777777" w:rsidR="00C33BEB" w:rsidRDefault="00C33BEB" w:rsidP="00C33BEB">
            <w:pPr>
              <w:pStyle w:val="CopticVersemulti-line"/>
            </w:pPr>
            <w:r>
              <w:t xml:space="preserve">ⲥ̀ⲉⲣⲗⲁⲙⲡⲓⲛ ϧⲉⲛ ⲟⲩⲛⲓϣϯ ⲛ̀ⲟⲩⲱⲓⲛⲓ: </w:t>
            </w:r>
          </w:p>
          <w:p w14:paraId="688C5076" w14:textId="77777777" w:rsidR="00C33BEB" w:rsidRDefault="00C33BEB" w:rsidP="00C33BEB">
            <w:pPr>
              <w:pStyle w:val="CopticVersemulti-line"/>
            </w:pPr>
            <w:r>
              <w:t>ⲉⲑⲃⲉ ϯⲛⲓϣϯ ⲛ̀ⲑⲥⲱ̀ⲣⲓⲁ:</w:t>
            </w:r>
          </w:p>
          <w:p w14:paraId="69F7B27B" w14:textId="77777777" w:rsidR="00C33BEB" w:rsidRPr="00C35319" w:rsidRDefault="00C33BEB" w:rsidP="00C33BEB">
            <w:pPr>
              <w:pStyle w:val="CopticHangingVerse"/>
            </w:pPr>
            <w:r>
              <w:t>ⲉ̀ⲧⲁⲩⲟⲩⲱⲛϩ ⲛⲁⲛ ⲉ̀ⲃⲟⲗ.</w:t>
            </w:r>
          </w:p>
        </w:tc>
      </w:tr>
      <w:tr w:rsidR="00C33BEB" w14:paraId="48EE0A5F" w14:textId="77777777" w:rsidTr="00430630">
        <w:trPr>
          <w:cantSplit/>
          <w:jc w:val="center"/>
        </w:trPr>
        <w:tc>
          <w:tcPr>
            <w:tcW w:w="288" w:type="dxa"/>
          </w:tcPr>
          <w:p w14:paraId="7BA25E5F" w14:textId="77777777" w:rsidR="00C33BEB" w:rsidRDefault="00C33BEB" w:rsidP="00430630">
            <w:pPr>
              <w:pStyle w:val="CopticCross"/>
            </w:pPr>
            <w:r w:rsidRPr="00FB5ACB">
              <w:t>¿</w:t>
            </w:r>
          </w:p>
        </w:tc>
        <w:tc>
          <w:tcPr>
            <w:tcW w:w="3960" w:type="dxa"/>
          </w:tcPr>
          <w:p w14:paraId="1F0B64E4" w14:textId="77777777" w:rsidR="00C33BEB" w:rsidRDefault="00C33BEB" w:rsidP="00C33BEB">
            <w:pPr>
              <w:pStyle w:val="EngHang"/>
            </w:pPr>
            <w:r>
              <w:t>The Incorporeal was incarnate,</w:t>
            </w:r>
          </w:p>
          <w:p w14:paraId="132A3468" w14:textId="77777777" w:rsidR="00C33BEB" w:rsidRDefault="00C33BEB" w:rsidP="00C33BEB">
            <w:pPr>
              <w:pStyle w:val="EngHang"/>
            </w:pPr>
            <w:r>
              <w:t>And the Virgin bore Him,</w:t>
            </w:r>
          </w:p>
          <w:p w14:paraId="55292863" w14:textId="77777777" w:rsidR="00C33BEB" w:rsidRDefault="00C33BEB" w:rsidP="00C33BEB">
            <w:pPr>
              <w:pStyle w:val="EngHang"/>
            </w:pPr>
            <w:r>
              <w:t>After the manner of mankind,</w:t>
            </w:r>
          </w:p>
          <w:p w14:paraId="26FF370E" w14:textId="77777777" w:rsidR="00C33BEB" w:rsidRDefault="00C33BEB" w:rsidP="00C33BEB">
            <w:pPr>
              <w:pStyle w:val="EngHangEnd"/>
            </w:pPr>
            <w:r>
              <w:t>Yet being God and man.</w:t>
            </w:r>
          </w:p>
        </w:tc>
        <w:tc>
          <w:tcPr>
            <w:tcW w:w="288" w:type="dxa"/>
          </w:tcPr>
          <w:p w14:paraId="27EFECCE" w14:textId="77777777" w:rsidR="00C33BEB" w:rsidRDefault="00C33BEB" w:rsidP="00430630"/>
        </w:tc>
        <w:tc>
          <w:tcPr>
            <w:tcW w:w="288" w:type="dxa"/>
          </w:tcPr>
          <w:p w14:paraId="3A5C50B6" w14:textId="77777777" w:rsidR="00C33BEB" w:rsidRDefault="00C33BEB" w:rsidP="00430630">
            <w:pPr>
              <w:pStyle w:val="CopticCross"/>
            </w:pPr>
            <w:r w:rsidRPr="00FB5ACB">
              <w:t>¿</w:t>
            </w:r>
          </w:p>
        </w:tc>
        <w:tc>
          <w:tcPr>
            <w:tcW w:w="3960" w:type="dxa"/>
          </w:tcPr>
          <w:p w14:paraId="0291209A" w14:textId="77777777" w:rsidR="00C33BEB" w:rsidRDefault="00C33BEB" w:rsidP="00C33BEB">
            <w:pPr>
              <w:pStyle w:val="CopticVersemulti-line"/>
            </w:pPr>
            <w:r>
              <w:t>Ϫⲉ ⲡⲓⲁⲧⲥⲁⲣⲝ ⲁϥϭⲓⲥⲁⲣⲝ:</w:t>
            </w:r>
          </w:p>
          <w:p w14:paraId="149C5631" w14:textId="77777777" w:rsidR="00C33BEB" w:rsidRDefault="00C33BEB" w:rsidP="00C33BEB">
            <w:pPr>
              <w:pStyle w:val="CopticVersemulti-line"/>
            </w:pPr>
            <w:r>
              <w:t>ⲁⲥⲙⲁⲥϥ ⲛ̀ϫⲉ ϯⲡⲁⲣⲑⲉⲛⲟⲥ:</w:t>
            </w:r>
          </w:p>
          <w:p w14:paraId="4CA349A7" w14:textId="77777777" w:rsidR="00C33BEB" w:rsidRDefault="00C33BEB" w:rsidP="00C33BEB">
            <w:pPr>
              <w:pStyle w:val="CopticVersemulti-line"/>
            </w:pPr>
            <w:r>
              <w:t>ⲙ̀ⲫ̀ⲣⲏϯ ⲛ̀ⲟⲩⲟⲛ ⲛⲓⲃⲉⲛ:</w:t>
            </w:r>
          </w:p>
          <w:p w14:paraId="2F4D70D3" w14:textId="77777777" w:rsidR="00C33BEB" w:rsidRDefault="00C33BEB" w:rsidP="00C33BEB">
            <w:pPr>
              <w:pStyle w:val="CopticHangingVerse"/>
            </w:pPr>
            <w:r>
              <w:t>ⲉϥⲟⲓ ⲛ̀ⲛⲟⲩϯ ⲉϥⲟⲓ ⲛ̀ⲣⲱⲙⲓ.</w:t>
            </w:r>
          </w:p>
        </w:tc>
      </w:tr>
      <w:tr w:rsidR="00C33BEB" w14:paraId="25EC58E0" w14:textId="77777777" w:rsidTr="00430630">
        <w:trPr>
          <w:cantSplit/>
          <w:jc w:val="center"/>
        </w:trPr>
        <w:tc>
          <w:tcPr>
            <w:tcW w:w="288" w:type="dxa"/>
          </w:tcPr>
          <w:p w14:paraId="6F10AF6F" w14:textId="77777777" w:rsidR="00C33BEB" w:rsidRDefault="00C33BEB" w:rsidP="00430630">
            <w:pPr>
              <w:pStyle w:val="CopticCross"/>
            </w:pPr>
          </w:p>
        </w:tc>
        <w:tc>
          <w:tcPr>
            <w:tcW w:w="3960" w:type="dxa"/>
          </w:tcPr>
          <w:p w14:paraId="6E2715C1" w14:textId="77777777" w:rsidR="00C33BEB" w:rsidRDefault="00C33BEB" w:rsidP="00C33BEB">
            <w:pPr>
              <w:pStyle w:val="EngHang"/>
            </w:pPr>
            <w:r>
              <w:t>Bethlehem, the city of David</w:t>
            </w:r>
          </w:p>
          <w:p w14:paraId="6C7A849F" w14:textId="77777777" w:rsidR="00C33BEB" w:rsidRDefault="00C33BEB" w:rsidP="00C33BEB">
            <w:pPr>
              <w:pStyle w:val="EngHang"/>
            </w:pPr>
            <w:r>
              <w:t>Boasts with rejoicing,</w:t>
            </w:r>
          </w:p>
          <w:p w14:paraId="333EBD2D" w14:textId="77777777" w:rsidR="00C33BEB" w:rsidRDefault="00C33BEB" w:rsidP="00C33BEB">
            <w:pPr>
              <w:pStyle w:val="EngHang"/>
            </w:pPr>
            <w:r>
              <w:t>For it has received into the flesh</w:t>
            </w:r>
          </w:p>
          <w:p w14:paraId="08EC331B" w14:textId="77777777" w:rsidR="00C33BEB" w:rsidRDefault="00C33BEB" w:rsidP="00C33BEB">
            <w:pPr>
              <w:pStyle w:val="EngHangEnd"/>
            </w:pPr>
            <w:r>
              <w:t>He Who sits on the Cherubim.</w:t>
            </w:r>
          </w:p>
        </w:tc>
        <w:tc>
          <w:tcPr>
            <w:tcW w:w="288" w:type="dxa"/>
          </w:tcPr>
          <w:p w14:paraId="6871386C" w14:textId="77777777" w:rsidR="00C33BEB" w:rsidRDefault="00C33BEB" w:rsidP="00430630"/>
        </w:tc>
        <w:tc>
          <w:tcPr>
            <w:tcW w:w="288" w:type="dxa"/>
          </w:tcPr>
          <w:p w14:paraId="5A8E681E" w14:textId="77777777" w:rsidR="00C33BEB" w:rsidRDefault="00C33BEB" w:rsidP="00430630">
            <w:pPr>
              <w:pStyle w:val="CopticCross"/>
            </w:pPr>
          </w:p>
        </w:tc>
        <w:tc>
          <w:tcPr>
            <w:tcW w:w="3960" w:type="dxa"/>
          </w:tcPr>
          <w:p w14:paraId="243D1B6B" w14:textId="77777777" w:rsidR="00C33BEB" w:rsidRDefault="00C33BEB" w:rsidP="00C33BEB">
            <w:pPr>
              <w:pStyle w:val="CopticVersemulti-line"/>
            </w:pPr>
            <w:r>
              <w:t>Ⲃⲏⲑⲗⲉⲉⲙ ⲑ̀ⲃⲁⲕⲓ ⲛ̀Ⲇⲁⲩⲓⲇ:</w:t>
            </w:r>
          </w:p>
          <w:p w14:paraId="5751AD83" w14:textId="77777777" w:rsidR="00C33BEB" w:rsidRDefault="00C33BEB" w:rsidP="00C33BEB">
            <w:pPr>
              <w:pStyle w:val="CopticVersemulti-line"/>
            </w:pPr>
            <w:r>
              <w:t>Ϣⲟⲩϣⲟⲩ ⲙ̀ⲙⲟⲥ ϧⲉⲛ ⲟⲩⲑⲉⲗⲏⲗ:</w:t>
            </w:r>
          </w:p>
          <w:p w14:paraId="737A6C07" w14:textId="77777777" w:rsidR="00C33BEB" w:rsidRDefault="00C33BEB" w:rsidP="00C33BEB">
            <w:pPr>
              <w:pStyle w:val="CopticVersemulti-line"/>
            </w:pPr>
            <w:r>
              <w:t>Ϫⲉ ⲁⲥϥⲁⲓ ⲥⲱⲙⲁⲧⲓⲕⲟⲥ:</w:t>
            </w:r>
          </w:p>
          <w:p w14:paraId="3A8F48E5" w14:textId="77777777" w:rsidR="00C33BEB" w:rsidRDefault="00C33BEB" w:rsidP="00C33BEB">
            <w:pPr>
              <w:pStyle w:val="CopticHangingVerse"/>
            </w:pPr>
            <w:r>
              <w:t>ϧⲁ ⲫⲏⲉⲧ ϩⲓϫⲉⲛ ⲛⲓⲭⲉⲣⲟⲩⲃⲓⲙ.</w:t>
            </w:r>
          </w:p>
        </w:tc>
      </w:tr>
      <w:tr w:rsidR="00C33BEB" w14:paraId="37A68D8E" w14:textId="77777777" w:rsidTr="00430630">
        <w:trPr>
          <w:cantSplit/>
          <w:jc w:val="center"/>
        </w:trPr>
        <w:tc>
          <w:tcPr>
            <w:tcW w:w="288" w:type="dxa"/>
          </w:tcPr>
          <w:p w14:paraId="771A617D" w14:textId="77777777" w:rsidR="00C33BEB" w:rsidRDefault="00C33BEB" w:rsidP="00430630">
            <w:pPr>
              <w:pStyle w:val="CopticCross"/>
            </w:pPr>
            <w:r w:rsidRPr="00FB5ACB">
              <w:lastRenderedPageBreak/>
              <w:t>¿</w:t>
            </w:r>
          </w:p>
        </w:tc>
        <w:tc>
          <w:tcPr>
            <w:tcW w:w="3960" w:type="dxa"/>
          </w:tcPr>
          <w:p w14:paraId="4A1AE9A0" w14:textId="77777777" w:rsidR="00C33BEB" w:rsidRDefault="00C33BEB" w:rsidP="00C33BEB">
            <w:pPr>
              <w:pStyle w:val="EngHang"/>
            </w:pPr>
            <w:r>
              <w:t>He Who IS</w:t>
            </w:r>
            <w:r w:rsidR="001225FA">
              <w:t xml:space="preserve">, </w:t>
            </w:r>
            <w:r>
              <w:t>Who was,</w:t>
            </w:r>
          </w:p>
          <w:p w14:paraId="05818AA7" w14:textId="77777777" w:rsidR="00C33BEB" w:rsidRDefault="00C33BEB" w:rsidP="00C33BEB">
            <w:pPr>
              <w:pStyle w:val="EngHang"/>
            </w:pPr>
            <w:r>
              <w:t>The only Creator,</w:t>
            </w:r>
          </w:p>
          <w:p w14:paraId="55B0CEE1" w14:textId="77777777" w:rsidR="00C33BEB" w:rsidRDefault="00C33BEB" w:rsidP="00C33BEB">
            <w:pPr>
              <w:pStyle w:val="EngHang"/>
            </w:pPr>
            <w:r>
              <w:t>Who breaks the bonds of sin,</w:t>
            </w:r>
          </w:p>
          <w:p w14:paraId="7AFD8000" w14:textId="77777777" w:rsidR="00C33BEB" w:rsidRDefault="00C33BEB" w:rsidP="00C33BEB">
            <w:pPr>
              <w:pStyle w:val="EngHangEnd"/>
            </w:pPr>
            <w:r>
              <w:t>Was bound in swaddling clothes.</w:t>
            </w:r>
          </w:p>
        </w:tc>
        <w:tc>
          <w:tcPr>
            <w:tcW w:w="288" w:type="dxa"/>
          </w:tcPr>
          <w:p w14:paraId="6A248046" w14:textId="77777777" w:rsidR="00C33BEB" w:rsidRDefault="00C33BEB" w:rsidP="00430630"/>
        </w:tc>
        <w:tc>
          <w:tcPr>
            <w:tcW w:w="288" w:type="dxa"/>
          </w:tcPr>
          <w:p w14:paraId="1559FC70" w14:textId="77777777" w:rsidR="00C33BEB" w:rsidRDefault="00C33BEB" w:rsidP="00430630">
            <w:pPr>
              <w:pStyle w:val="CopticCross"/>
            </w:pPr>
            <w:r w:rsidRPr="00FB5ACB">
              <w:t>¿</w:t>
            </w:r>
          </w:p>
        </w:tc>
        <w:tc>
          <w:tcPr>
            <w:tcW w:w="3960" w:type="dxa"/>
          </w:tcPr>
          <w:p w14:paraId="38360398" w14:textId="77777777" w:rsidR="00C33BEB" w:rsidRDefault="00C33BEB" w:rsidP="00C33BEB">
            <w:pPr>
              <w:pStyle w:val="CopticVersemulti-line"/>
            </w:pPr>
            <w:r>
              <w:t>Ⲫⲏⲉⲧϣⲟⲡ ⲫⲏⲉⲑⲛⲁϥϣⲟⲡ:</w:t>
            </w:r>
          </w:p>
          <w:p w14:paraId="0B34ACD2" w14:textId="77777777" w:rsidR="00C33BEB" w:rsidRDefault="00C33BEB" w:rsidP="00C33BEB">
            <w:pPr>
              <w:pStyle w:val="CopticVersemulti-line"/>
            </w:pPr>
            <w:r>
              <w:t>ⲟⲩⲟϩ ⲡⲓⲣⲉϥⲥⲱⲛⲧ ⲙ̀ⲙⲁⲩⲁⲧϥ:</w:t>
            </w:r>
          </w:p>
          <w:p w14:paraId="7ED6BC84" w14:textId="77777777" w:rsidR="00C33BEB" w:rsidRDefault="00C33BEB" w:rsidP="00C33BEB">
            <w:pPr>
              <w:pStyle w:val="CopticVersemulti-line"/>
            </w:pPr>
            <w:r>
              <w:t>ⲫⲏⲉⲧⲥⲱⲗⲡ ⲛ̀ⲥ̀ⲛⲁⲩϩ ⲛ̀ⲧⲉ ⲫ̀ⲛⲟⲃⲓ:</w:t>
            </w:r>
          </w:p>
          <w:p w14:paraId="0F0B180E" w14:textId="77777777" w:rsidR="00C33BEB" w:rsidRDefault="00C33BEB" w:rsidP="00C33BEB">
            <w:pPr>
              <w:pStyle w:val="CopticHangingVerse"/>
            </w:pPr>
            <w:r>
              <w:t>ⲁⲩⲕⲟⲩⲗⲱⲗϥ ⲛ̀ϩⲁⲛⲧⲱⲓⲥⲓ.</w:t>
            </w:r>
          </w:p>
        </w:tc>
      </w:tr>
      <w:tr w:rsidR="00C33BEB" w14:paraId="68FC4386" w14:textId="77777777" w:rsidTr="00430630">
        <w:trPr>
          <w:cantSplit/>
          <w:jc w:val="center"/>
        </w:trPr>
        <w:tc>
          <w:tcPr>
            <w:tcW w:w="288" w:type="dxa"/>
          </w:tcPr>
          <w:p w14:paraId="0B914A78" w14:textId="77777777" w:rsidR="00C33BEB" w:rsidRDefault="00C33BEB" w:rsidP="00430630">
            <w:pPr>
              <w:pStyle w:val="CopticCross"/>
            </w:pPr>
          </w:p>
        </w:tc>
        <w:tc>
          <w:tcPr>
            <w:tcW w:w="3960" w:type="dxa"/>
          </w:tcPr>
          <w:p w14:paraId="5FE294D0" w14:textId="77777777" w:rsidR="00C33BEB" w:rsidRDefault="00C33BEB" w:rsidP="00C33BEB">
            <w:pPr>
              <w:pStyle w:val="EngHang"/>
            </w:pPr>
            <w:r>
              <w:t>The Virgin Mary,</w:t>
            </w:r>
          </w:p>
          <w:p w14:paraId="1273EABF" w14:textId="77777777" w:rsidR="00C33BEB" w:rsidRDefault="00C33BEB" w:rsidP="00C33BEB">
            <w:pPr>
              <w:pStyle w:val="EngHang"/>
            </w:pPr>
            <w:r>
              <w:t>Joseph, and Salome</w:t>
            </w:r>
          </w:p>
          <w:p w14:paraId="04016C8B" w14:textId="77777777" w:rsidR="00C33BEB" w:rsidRDefault="00C33BEB" w:rsidP="00C33BEB">
            <w:pPr>
              <w:pStyle w:val="EngHang"/>
            </w:pPr>
            <w:r>
              <w:t>Wondered greatly</w:t>
            </w:r>
          </w:p>
          <w:p w14:paraId="45ADCB17" w14:textId="77777777" w:rsidR="00C33BEB" w:rsidRDefault="00C33BEB" w:rsidP="00C33BEB">
            <w:pPr>
              <w:pStyle w:val="EngHangEnd"/>
            </w:pPr>
            <w:r>
              <w:t>At what they saw.</w:t>
            </w:r>
          </w:p>
        </w:tc>
        <w:tc>
          <w:tcPr>
            <w:tcW w:w="288" w:type="dxa"/>
          </w:tcPr>
          <w:p w14:paraId="37550CD8" w14:textId="77777777" w:rsidR="00C33BEB" w:rsidRDefault="00C33BEB" w:rsidP="00430630"/>
        </w:tc>
        <w:tc>
          <w:tcPr>
            <w:tcW w:w="288" w:type="dxa"/>
          </w:tcPr>
          <w:p w14:paraId="54DA8BFD" w14:textId="77777777" w:rsidR="00C33BEB" w:rsidRDefault="00C33BEB" w:rsidP="00430630">
            <w:pPr>
              <w:pStyle w:val="CopticCross"/>
            </w:pPr>
          </w:p>
        </w:tc>
        <w:tc>
          <w:tcPr>
            <w:tcW w:w="3960" w:type="dxa"/>
          </w:tcPr>
          <w:p w14:paraId="5F395ABA" w14:textId="77777777" w:rsidR="00C33BEB" w:rsidRDefault="00C33BEB" w:rsidP="00C33BEB">
            <w:pPr>
              <w:pStyle w:val="CopticVersemulti-line"/>
            </w:pPr>
            <w:r>
              <w:t>Ϯⲡⲉⲣⲑⲉⲛⲟⲥ Ⲙⲁⲣⲓⲁⲙ:</w:t>
            </w:r>
          </w:p>
          <w:p w14:paraId="365A680A" w14:textId="77777777" w:rsidR="00C33BEB" w:rsidRDefault="00C33BEB" w:rsidP="00C33BEB">
            <w:pPr>
              <w:pStyle w:val="CopticVersemulti-line"/>
            </w:pPr>
            <w:r>
              <w:t>ⲛⲉⲙ Ⲓⲱⲥⲏⲫ ⲛⲉⲙ Ⲥⲁⲗⲟⲩⲙⲏ:</w:t>
            </w:r>
          </w:p>
          <w:p w14:paraId="455612A3" w14:textId="77777777" w:rsidR="00C33BEB" w:rsidRDefault="00C33BEB" w:rsidP="00C33BEB">
            <w:pPr>
              <w:pStyle w:val="CopticVersemulti-line"/>
            </w:pPr>
            <w:r>
              <w:t>ⲁⲩⲉⲣϣ̀ⲫⲓⲣⲓ ⲉ̀ⲙⲁϣⲱ:</w:t>
            </w:r>
          </w:p>
          <w:p w14:paraId="1215CA3D" w14:textId="77777777" w:rsidR="00C33BEB" w:rsidRDefault="00C33BEB" w:rsidP="00C33BEB">
            <w:pPr>
              <w:pStyle w:val="CopticHangingVerse"/>
            </w:pPr>
            <w:r>
              <w:t>ⲉⲑⲃⲉ ⲛⲏⲉⲧⲁⲩⲛⲁⲩ ⲉ̀ⲣⲱⲟⲩ.</w:t>
            </w:r>
          </w:p>
        </w:tc>
      </w:tr>
      <w:tr w:rsidR="00C33BEB" w14:paraId="5DF7B1D4" w14:textId="77777777" w:rsidTr="00430630">
        <w:trPr>
          <w:cantSplit/>
          <w:jc w:val="center"/>
        </w:trPr>
        <w:tc>
          <w:tcPr>
            <w:tcW w:w="288" w:type="dxa"/>
          </w:tcPr>
          <w:p w14:paraId="30B762D1" w14:textId="77777777" w:rsidR="00C33BEB" w:rsidRDefault="00C33BEB" w:rsidP="00430630">
            <w:pPr>
              <w:pStyle w:val="CopticCross"/>
            </w:pPr>
            <w:r w:rsidRPr="00FB5ACB">
              <w:t>¿</w:t>
            </w:r>
          </w:p>
        </w:tc>
        <w:tc>
          <w:tcPr>
            <w:tcW w:w="3960" w:type="dxa"/>
          </w:tcPr>
          <w:p w14:paraId="0656BE6D" w14:textId="77777777" w:rsidR="00C33BEB" w:rsidRDefault="00C33BEB" w:rsidP="00C33BEB">
            <w:pPr>
              <w:pStyle w:val="EngHang"/>
            </w:pPr>
            <w:r>
              <w:t>The heavenly orders,</w:t>
            </w:r>
          </w:p>
          <w:p w14:paraId="48D40E8C" w14:textId="77777777" w:rsidR="00C33BEB" w:rsidRDefault="00C33BEB" w:rsidP="00C33BEB">
            <w:pPr>
              <w:pStyle w:val="EngHang"/>
            </w:pPr>
            <w:r>
              <w:t>Singing upon the earth,</w:t>
            </w:r>
          </w:p>
          <w:p w14:paraId="0A3EFE7C" w14:textId="77777777" w:rsidR="00C33BEB" w:rsidRDefault="00C33BEB" w:rsidP="00C33BEB">
            <w:pPr>
              <w:pStyle w:val="EngHang"/>
            </w:pPr>
            <w:r>
              <w:t>This holy hymn</w:t>
            </w:r>
          </w:p>
          <w:p w14:paraId="2DB5848F" w14:textId="77777777" w:rsidR="00C33BEB" w:rsidRDefault="00C33BEB" w:rsidP="00C33BEB">
            <w:pPr>
              <w:pStyle w:val="EngHangEnd"/>
            </w:pPr>
            <w:r>
              <w:t>Proclaiming and saying,</w:t>
            </w:r>
          </w:p>
        </w:tc>
        <w:tc>
          <w:tcPr>
            <w:tcW w:w="288" w:type="dxa"/>
          </w:tcPr>
          <w:p w14:paraId="27AB2D8E" w14:textId="77777777" w:rsidR="00C33BEB" w:rsidRDefault="00C33BEB" w:rsidP="00430630"/>
        </w:tc>
        <w:tc>
          <w:tcPr>
            <w:tcW w:w="288" w:type="dxa"/>
          </w:tcPr>
          <w:p w14:paraId="6CFF5EA0" w14:textId="77777777" w:rsidR="00C33BEB" w:rsidRDefault="00C33BEB" w:rsidP="00430630">
            <w:pPr>
              <w:pStyle w:val="CopticCross"/>
            </w:pPr>
            <w:r w:rsidRPr="00FB5ACB">
              <w:t>¿</w:t>
            </w:r>
          </w:p>
        </w:tc>
        <w:tc>
          <w:tcPr>
            <w:tcW w:w="3960" w:type="dxa"/>
          </w:tcPr>
          <w:p w14:paraId="1BDE0940" w14:textId="77777777" w:rsidR="00C33BEB" w:rsidRDefault="00C33BEB" w:rsidP="00C33BEB">
            <w:pPr>
              <w:pStyle w:val="CopticVersemulti-line"/>
            </w:pPr>
            <w:r>
              <w:t>Ⲛⲓⲥ̀ⲧⲣⲁⲧⲓⲁ̀ ⲛ̀ⲧⲉ ⲛⲓⲫⲏⲟⲩⲓ̀:</w:t>
            </w:r>
          </w:p>
          <w:p w14:paraId="3015B019" w14:textId="77777777" w:rsidR="00C33BEB" w:rsidRDefault="00C33BEB" w:rsidP="00C33BEB">
            <w:pPr>
              <w:pStyle w:val="CopticVersemulti-line"/>
            </w:pPr>
            <w:r>
              <w:t>ⲉⲩⲉⲣϩⲩⲙⲛⲟⲥ ϩⲓϫⲉⲛ ⲡⲓⲕⲁϩⲓ:</w:t>
            </w:r>
          </w:p>
          <w:p w14:paraId="4B116C5F" w14:textId="77777777" w:rsidR="00C33BEB" w:rsidRDefault="00C33BEB" w:rsidP="00C33BEB">
            <w:pPr>
              <w:pStyle w:val="CopticVersemulti-line"/>
            </w:pPr>
            <w:r>
              <w:t>ⲉⲩϫⲱ ⲛ̀ⲧⲁⲓϩⲩⲙⲛⲟⲥ ⲉ̄ⲟ̄ⲩ̄:</w:t>
            </w:r>
          </w:p>
          <w:p w14:paraId="767768AD" w14:textId="77777777" w:rsidR="00C33BEB" w:rsidRDefault="00C33BEB" w:rsidP="00C33BEB">
            <w:pPr>
              <w:pStyle w:val="CopticHangingVerse"/>
            </w:pPr>
            <w:r>
              <w:t>ⲉⲩⲱϣ ⲉ̀ⲃⲟⲗ ⲉⲩϫⲱ ⲙ̀ⲙⲟⲥ.</w:t>
            </w:r>
          </w:p>
        </w:tc>
      </w:tr>
      <w:tr w:rsidR="00C33BEB" w14:paraId="1C4871DE" w14:textId="77777777" w:rsidTr="00430630">
        <w:trPr>
          <w:cantSplit/>
          <w:jc w:val="center"/>
        </w:trPr>
        <w:tc>
          <w:tcPr>
            <w:tcW w:w="288" w:type="dxa"/>
          </w:tcPr>
          <w:p w14:paraId="026DEAF6" w14:textId="77777777" w:rsidR="00C33BEB" w:rsidRDefault="00C33BEB" w:rsidP="00430630">
            <w:pPr>
              <w:pStyle w:val="CopticCross"/>
            </w:pPr>
          </w:p>
        </w:tc>
        <w:tc>
          <w:tcPr>
            <w:tcW w:w="3960" w:type="dxa"/>
          </w:tcPr>
          <w:p w14:paraId="4DDB83C8" w14:textId="77777777" w:rsidR="00C33BEB" w:rsidRDefault="00C33BEB" w:rsidP="00C33BEB">
            <w:pPr>
              <w:pStyle w:val="EngHang"/>
            </w:pPr>
            <w:r>
              <w:t>"Glory to God in the highest,</w:t>
            </w:r>
          </w:p>
          <w:p w14:paraId="795B7422" w14:textId="77777777" w:rsidR="00C33BEB" w:rsidRDefault="00C33BEB" w:rsidP="00C33BEB">
            <w:pPr>
              <w:pStyle w:val="EngHang"/>
            </w:pPr>
            <w:r>
              <w:t>Peace on earth</w:t>
            </w:r>
          </w:p>
          <w:p w14:paraId="44834373" w14:textId="77777777" w:rsidR="00C33BEB" w:rsidRDefault="00C33BEB" w:rsidP="00C33BEB">
            <w:pPr>
              <w:pStyle w:val="EngHang"/>
            </w:pPr>
            <w:r>
              <w:t>And goodwill towards men"—</w:t>
            </w:r>
          </w:p>
          <w:p w14:paraId="7ABF596E" w14:textId="77777777" w:rsidR="00C33BEB" w:rsidRDefault="00C33BEB" w:rsidP="00C33BEB">
            <w:pPr>
              <w:pStyle w:val="EngHangEnd"/>
            </w:pPr>
            <w:r>
              <w:t>For He came and saved us.</w:t>
            </w:r>
          </w:p>
        </w:tc>
        <w:tc>
          <w:tcPr>
            <w:tcW w:w="288" w:type="dxa"/>
          </w:tcPr>
          <w:p w14:paraId="19D6DC2E" w14:textId="77777777" w:rsidR="00C33BEB" w:rsidRDefault="00C33BEB" w:rsidP="00430630"/>
        </w:tc>
        <w:tc>
          <w:tcPr>
            <w:tcW w:w="288" w:type="dxa"/>
          </w:tcPr>
          <w:p w14:paraId="62C99711" w14:textId="77777777" w:rsidR="00C33BEB" w:rsidRDefault="00C33BEB" w:rsidP="00430630">
            <w:pPr>
              <w:pStyle w:val="CopticCross"/>
            </w:pPr>
          </w:p>
        </w:tc>
        <w:tc>
          <w:tcPr>
            <w:tcW w:w="3960" w:type="dxa"/>
          </w:tcPr>
          <w:p w14:paraId="6AB55684" w14:textId="77777777" w:rsidR="00C33BEB" w:rsidRDefault="00C33BEB" w:rsidP="00C33BEB">
            <w:pPr>
              <w:pStyle w:val="CopticVersemulti-line"/>
            </w:pPr>
            <w:r>
              <w:t>Ϫⲉ ⲟⲩⲱ̀ⲟⲩ ϧⲉⲛ ⲛⲏⲉⲧϭⲟⲥⲓ ⲙ̀Ⲫϯ:</w:t>
            </w:r>
          </w:p>
          <w:p w14:paraId="49C50302" w14:textId="77777777" w:rsidR="00C33BEB" w:rsidRDefault="00C33BEB" w:rsidP="00C33BEB">
            <w:pPr>
              <w:pStyle w:val="CopticVersemulti-line"/>
            </w:pPr>
            <w:r>
              <w:t>ⲛⲉⲙ ⲟⲩϩⲓⲣⲏⲛⲏ ϩⲓϫⲉⲛ ⲡⲓⲕⲁϩⲓ:</w:t>
            </w:r>
          </w:p>
          <w:p w14:paraId="261143A3" w14:textId="77777777" w:rsidR="00C33BEB" w:rsidRDefault="00C33BEB" w:rsidP="00C33BEB">
            <w:pPr>
              <w:pStyle w:val="CopticVersemulti-line"/>
            </w:pPr>
            <w:r>
              <w:t>ⲛⲉⲙ ⲟⲩϯⲙⲁϯ ϧⲉⲛ ⲛⲓⲣⲱⲙⲓ:</w:t>
            </w:r>
          </w:p>
          <w:p w14:paraId="7F5C8ADE" w14:textId="77777777" w:rsidR="00C33BEB" w:rsidRDefault="00C33BEB" w:rsidP="00C33BEB">
            <w:pPr>
              <w:pStyle w:val="CopticHangingVerse"/>
            </w:pPr>
            <w:r>
              <w:t>ϫⲉ ⲁϥⲓ̀ ⲟⲩⲟϩ ⲁϥⲥⲱϯ ⲙ̀ⲙⲟⲛ.</w:t>
            </w:r>
          </w:p>
        </w:tc>
      </w:tr>
      <w:tr w:rsidR="00C33BEB" w14:paraId="7CDEFCED" w14:textId="77777777" w:rsidTr="00430630">
        <w:trPr>
          <w:cantSplit/>
          <w:jc w:val="center"/>
        </w:trPr>
        <w:tc>
          <w:tcPr>
            <w:tcW w:w="288" w:type="dxa"/>
          </w:tcPr>
          <w:p w14:paraId="22451802" w14:textId="77777777" w:rsidR="00C33BEB" w:rsidRDefault="00C33BEB" w:rsidP="00430630">
            <w:pPr>
              <w:pStyle w:val="CopticCross"/>
            </w:pPr>
            <w:r w:rsidRPr="00FB5ACB">
              <w:t>¿</w:t>
            </w:r>
          </w:p>
        </w:tc>
        <w:tc>
          <w:tcPr>
            <w:tcW w:w="3960" w:type="dxa"/>
          </w:tcPr>
          <w:p w14:paraId="4FB6CDB5" w14:textId="77777777" w:rsidR="00C33BEB" w:rsidRDefault="00C33BEB" w:rsidP="00C33BEB">
            <w:pPr>
              <w:pStyle w:val="EngHang"/>
            </w:pPr>
            <w:r>
              <w:t>The shepherds in the field</w:t>
            </w:r>
          </w:p>
          <w:p w14:paraId="32FE6F72" w14:textId="77777777" w:rsidR="00C33BEB" w:rsidRDefault="00C33BEB" w:rsidP="00C33BEB">
            <w:pPr>
              <w:pStyle w:val="EngHang"/>
            </w:pPr>
            <w:r>
              <w:t>Came and worshipped Him.</w:t>
            </w:r>
          </w:p>
          <w:p w14:paraId="66064852" w14:textId="77777777" w:rsidR="00C33BEB" w:rsidRDefault="00C33BEB" w:rsidP="00C33BEB">
            <w:pPr>
              <w:pStyle w:val="EngHang"/>
            </w:pPr>
            <w:r>
              <w:t>And we too worship Him,</w:t>
            </w:r>
          </w:p>
          <w:p w14:paraId="1A115ED0" w14:textId="77777777" w:rsidR="00C33BEB" w:rsidRDefault="00C33BEB" w:rsidP="00C33BEB">
            <w:pPr>
              <w:pStyle w:val="EngHangEnd"/>
            </w:pPr>
            <w:r>
              <w:t>And witness of Him,</w:t>
            </w:r>
          </w:p>
        </w:tc>
        <w:tc>
          <w:tcPr>
            <w:tcW w:w="288" w:type="dxa"/>
          </w:tcPr>
          <w:p w14:paraId="276F100E" w14:textId="77777777" w:rsidR="00C33BEB" w:rsidRDefault="00C33BEB" w:rsidP="00430630"/>
        </w:tc>
        <w:tc>
          <w:tcPr>
            <w:tcW w:w="288" w:type="dxa"/>
          </w:tcPr>
          <w:p w14:paraId="6AC7AF4B" w14:textId="77777777" w:rsidR="00C33BEB" w:rsidRDefault="00C33BEB" w:rsidP="00430630">
            <w:pPr>
              <w:pStyle w:val="CopticCross"/>
            </w:pPr>
            <w:r w:rsidRPr="00FB5ACB">
              <w:t>¿</w:t>
            </w:r>
          </w:p>
        </w:tc>
        <w:tc>
          <w:tcPr>
            <w:tcW w:w="3960" w:type="dxa"/>
          </w:tcPr>
          <w:p w14:paraId="099CB1A8" w14:textId="77777777" w:rsidR="00C33BEB" w:rsidRDefault="00C33BEB" w:rsidP="00C33BEB">
            <w:pPr>
              <w:pStyle w:val="CopticVersemulti-line"/>
            </w:pPr>
            <w:r>
              <w:t>Ⲛⲓⲙⲁⲛⲉ̀ⲥⲱⲟⲩ ⲉⲧϧⲉⲛ ⲧ̀ⲕⲟⲓ:</w:t>
            </w:r>
          </w:p>
          <w:p w14:paraId="5B58329A" w14:textId="77777777" w:rsidR="00C33BEB" w:rsidRDefault="00C33BEB" w:rsidP="00C33BEB">
            <w:pPr>
              <w:pStyle w:val="CopticVersemulti-line"/>
            </w:pPr>
            <w:r>
              <w:t>ⲁⲩⲓ̀ ⲟⲩⲟϩ ⲁⲩⲟⲩⲱϣⲧ ⲙ̀ⲙⲟϥ:</w:t>
            </w:r>
          </w:p>
          <w:p w14:paraId="619A1D1A" w14:textId="77777777" w:rsidR="00C33BEB" w:rsidRDefault="00C33BEB" w:rsidP="00C33BEB">
            <w:pPr>
              <w:pStyle w:val="CopticVersemulti-line"/>
            </w:pPr>
            <w:r>
              <w:t>ⲁⲛⲟⲛ ϩⲱⲛ ⲧⲉⲛⲟⲩⲱϣⲧ ⲙ̀ⲙⲟϥ:</w:t>
            </w:r>
          </w:p>
          <w:p w14:paraId="705B6282" w14:textId="77777777" w:rsidR="00C33BEB" w:rsidRPr="005130A7" w:rsidRDefault="00C33BEB" w:rsidP="00C33BEB">
            <w:pPr>
              <w:pStyle w:val="CopticHangingVerse"/>
            </w:pPr>
            <w:r>
              <w:t>ⲟⲩⲟϩ ⲛ̀ⲧⲉⲛⲉⲣⲙⲉⲑⲣⲉ ϧⲁⲣⲟϥ.</w:t>
            </w:r>
          </w:p>
        </w:tc>
      </w:tr>
      <w:tr w:rsidR="00C33BEB" w14:paraId="684C63FA" w14:textId="77777777" w:rsidTr="00430630">
        <w:trPr>
          <w:cantSplit/>
          <w:jc w:val="center"/>
        </w:trPr>
        <w:tc>
          <w:tcPr>
            <w:tcW w:w="288" w:type="dxa"/>
          </w:tcPr>
          <w:p w14:paraId="1199F8ED" w14:textId="77777777" w:rsidR="00C33BEB" w:rsidRPr="00FB5ACB" w:rsidRDefault="00C33BEB" w:rsidP="00430630">
            <w:pPr>
              <w:pStyle w:val="CopticCross"/>
            </w:pPr>
          </w:p>
        </w:tc>
        <w:tc>
          <w:tcPr>
            <w:tcW w:w="3960" w:type="dxa"/>
          </w:tcPr>
          <w:p w14:paraId="5AEF5411" w14:textId="77777777" w:rsidR="00C33BEB" w:rsidRDefault="00C33BEB" w:rsidP="00C33BEB">
            <w:pPr>
              <w:pStyle w:val="EngHang"/>
            </w:pPr>
            <w:r>
              <w:t>That He came into the world,</w:t>
            </w:r>
          </w:p>
          <w:p w14:paraId="2A790451" w14:textId="77777777" w:rsidR="00C33BEB" w:rsidRDefault="00C33BEB" w:rsidP="00C33BEB">
            <w:pPr>
              <w:pStyle w:val="EngHang"/>
            </w:pPr>
            <w:r>
              <w:t>And was born of the Virgin,</w:t>
            </w:r>
          </w:p>
          <w:p w14:paraId="7FA75FBA" w14:textId="77777777" w:rsidR="00C33BEB" w:rsidRDefault="00C33BEB" w:rsidP="00C33BEB">
            <w:pPr>
              <w:pStyle w:val="EngHang"/>
            </w:pPr>
            <w:r>
              <w:t>And saved our race</w:t>
            </w:r>
          </w:p>
          <w:p w14:paraId="53106DA3" w14:textId="77777777" w:rsidR="00C33BEB" w:rsidRDefault="00C33BEB" w:rsidP="00C33BEB">
            <w:pPr>
              <w:pStyle w:val="EngHangEnd"/>
            </w:pPr>
            <w:r>
              <w:t>From the evil Devil.</w:t>
            </w:r>
          </w:p>
        </w:tc>
        <w:tc>
          <w:tcPr>
            <w:tcW w:w="288" w:type="dxa"/>
          </w:tcPr>
          <w:p w14:paraId="384AE4DA" w14:textId="77777777" w:rsidR="00C33BEB" w:rsidRDefault="00C33BEB" w:rsidP="00430630"/>
        </w:tc>
        <w:tc>
          <w:tcPr>
            <w:tcW w:w="288" w:type="dxa"/>
          </w:tcPr>
          <w:p w14:paraId="2C3A427C" w14:textId="77777777" w:rsidR="00C33BEB" w:rsidRPr="00FB5ACB" w:rsidRDefault="00C33BEB" w:rsidP="00430630">
            <w:pPr>
              <w:pStyle w:val="CopticCross"/>
            </w:pPr>
          </w:p>
        </w:tc>
        <w:tc>
          <w:tcPr>
            <w:tcW w:w="3960" w:type="dxa"/>
          </w:tcPr>
          <w:p w14:paraId="521546DE" w14:textId="77777777" w:rsidR="00C33BEB" w:rsidRDefault="00C33BEB" w:rsidP="00C33BEB">
            <w:pPr>
              <w:pStyle w:val="CopticVersemulti-line"/>
            </w:pPr>
            <w:r>
              <w:t>Ϫⲉ ⲛ̀ⲑⲟϥ ⲁϥⲓ̀ ⲉ̀ⲡⲓⲕⲟⲥⲙⲟⲥ ⲁ̀ⲩⲙⲁⲥϥ ⲉ̀ⲃⲟⲗ ϧⲉⲛ ϯⲡⲁⲣⲑⲉⲟⲛⲥ:</w:t>
            </w:r>
          </w:p>
          <w:p w14:paraId="154C98DB" w14:textId="77777777" w:rsidR="00C33BEB" w:rsidRDefault="00C33BEB" w:rsidP="00C33BEB">
            <w:pPr>
              <w:pStyle w:val="CopticVersemulti-line"/>
            </w:pPr>
            <w:r>
              <w:t>ⲟⲩⲟϩ ⲁϥⲥⲱϯ ⲙ̀ⲡⲉⲛⲅⲉⲛⲟⲥ:</w:t>
            </w:r>
          </w:p>
          <w:p w14:paraId="3690B3BE" w14:textId="77777777" w:rsidR="00C33BEB" w:rsidRDefault="00C33BEB" w:rsidP="00C33BEB">
            <w:pPr>
              <w:pStyle w:val="CopticHangingVerse"/>
            </w:pPr>
            <w:r>
              <w:t>ⲉ̀ⲃⲟⲗ ϩⲁ ⲡⲓⲇⲓⲁ̀ⲃⲟⲗⲟⲥ ⲉⲧϩⲱⲟⲩ.</w:t>
            </w:r>
          </w:p>
        </w:tc>
      </w:tr>
      <w:tr w:rsidR="00C33BEB" w14:paraId="4751D9E8" w14:textId="77777777" w:rsidTr="00430630">
        <w:trPr>
          <w:cantSplit/>
          <w:jc w:val="center"/>
        </w:trPr>
        <w:tc>
          <w:tcPr>
            <w:tcW w:w="288" w:type="dxa"/>
          </w:tcPr>
          <w:p w14:paraId="55A4537F" w14:textId="77777777" w:rsidR="00C33BEB" w:rsidRPr="00FB5ACB" w:rsidRDefault="00C33BEB" w:rsidP="00430630">
            <w:pPr>
              <w:pStyle w:val="CopticCross"/>
            </w:pPr>
            <w:r w:rsidRPr="00FB5ACB">
              <w:t>¿</w:t>
            </w:r>
          </w:p>
        </w:tc>
        <w:tc>
          <w:tcPr>
            <w:tcW w:w="3960" w:type="dxa"/>
          </w:tcPr>
          <w:p w14:paraId="1C241BA3" w14:textId="77777777" w:rsidR="00C33BEB" w:rsidRDefault="00C33BEB" w:rsidP="00C33BEB">
            <w:pPr>
              <w:pStyle w:val="EngHang"/>
            </w:pPr>
            <w:r>
              <w:t>We praise Him and glorify Him,</w:t>
            </w:r>
          </w:p>
          <w:p w14:paraId="3044F04B" w14:textId="77777777" w:rsidR="00C33BEB" w:rsidRDefault="00C33BEB" w:rsidP="00C33BEB">
            <w:pPr>
              <w:pStyle w:val="EngHang"/>
            </w:pPr>
            <w:r>
              <w:t>And exalt Him above all,</w:t>
            </w:r>
          </w:p>
          <w:p w14:paraId="5FC329F0" w14:textId="77777777" w:rsidR="00C33BEB" w:rsidRDefault="00C33BEB" w:rsidP="00C33BEB">
            <w:pPr>
              <w:pStyle w:val="EngHang"/>
            </w:pPr>
            <w:r>
              <w:t>As a Good One and a Lover of mankind.</w:t>
            </w:r>
          </w:p>
          <w:p w14:paraId="5D2CBAF8" w14:textId="77777777" w:rsidR="00C33BEB" w:rsidRDefault="00C33BEB" w:rsidP="00C33BEB">
            <w:pPr>
              <w:pStyle w:val="EngHangEnd"/>
            </w:pPr>
            <w:r>
              <w:t>Have mercy on us according to Your great mercy.</w:t>
            </w:r>
          </w:p>
        </w:tc>
        <w:tc>
          <w:tcPr>
            <w:tcW w:w="288" w:type="dxa"/>
          </w:tcPr>
          <w:p w14:paraId="180DB3AF" w14:textId="77777777" w:rsidR="00C33BEB" w:rsidRDefault="00C33BEB" w:rsidP="00430630"/>
        </w:tc>
        <w:tc>
          <w:tcPr>
            <w:tcW w:w="288" w:type="dxa"/>
          </w:tcPr>
          <w:p w14:paraId="60B2F027" w14:textId="77777777" w:rsidR="00C33BEB" w:rsidRPr="00FB5ACB" w:rsidRDefault="00C33BEB" w:rsidP="00430630">
            <w:pPr>
              <w:pStyle w:val="CopticCross"/>
            </w:pPr>
            <w:r w:rsidRPr="00FB5ACB">
              <w:t>¿</w:t>
            </w:r>
          </w:p>
        </w:tc>
        <w:tc>
          <w:tcPr>
            <w:tcW w:w="3960" w:type="dxa"/>
          </w:tcPr>
          <w:p w14:paraId="4BB3EF1E" w14:textId="77777777" w:rsidR="00C33BEB" w:rsidRDefault="00C33BEB" w:rsidP="00C33BEB">
            <w:pPr>
              <w:pStyle w:val="CopticVersemulti-line"/>
            </w:pPr>
            <w:r>
              <w:t>Ⲧⲉⲛϩⲱⲥ ⲉ̀ⲣⲟϥ ⲧⲉⲛϯⲱ̀ⲟⲩ ⲛⲁϥ:</w:t>
            </w:r>
          </w:p>
          <w:p w14:paraId="50E941C4" w14:textId="77777777" w:rsidR="00C33BEB" w:rsidRDefault="00C33BEB" w:rsidP="00C33BEB">
            <w:pPr>
              <w:pStyle w:val="CopticVersemulti-line"/>
            </w:pPr>
            <w:r>
              <w:t>ⲧⲉⲛⲉⲣϩⲟⲩⲟ̀ ϭⲓⲥⲓ ⲙ̀ⲙⲟⲫ:</w:t>
            </w:r>
          </w:p>
          <w:p w14:paraId="1F8CDD50" w14:textId="77777777" w:rsidR="00C33BEB" w:rsidRDefault="00C33BEB" w:rsidP="00C33BEB">
            <w:pPr>
              <w:pStyle w:val="CopticVersemulti-line"/>
            </w:pPr>
            <w:r>
              <w:t>ϩⲱⲥ ⲁ̀ⲅⲁⲑⲟⲥ ⲟⲩⲟϩ ⲙ̀ⲙⲁⲓⲣⲱⲙⲓ:</w:t>
            </w:r>
          </w:p>
          <w:p w14:paraId="7A13091F" w14:textId="77777777" w:rsidR="00C33BEB" w:rsidRDefault="00C33BEB" w:rsidP="00C33BEB">
            <w:pPr>
              <w:pStyle w:val="CopticHangingVerse"/>
            </w:pPr>
            <w:r>
              <w:t>ⲛⲁⲓ ⲛⲁⲛ ⲕⲁⲧⲁ ⲡⲉⲕⲛⲓϣϯ ⲛ̀ⲛⲁⲓ.</w:t>
            </w:r>
          </w:p>
        </w:tc>
      </w:tr>
    </w:tbl>
    <w:p w14:paraId="65AC1B46" w14:textId="32077968" w:rsidR="006A0382" w:rsidRDefault="006A0382" w:rsidP="006A0382">
      <w:pPr>
        <w:pStyle w:val="Heading4"/>
      </w:pPr>
      <w:bookmarkStart w:id="1370" w:name="_Toc448227531"/>
      <w:r>
        <w:lastRenderedPageBreak/>
        <w:t>The Praxis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382" w:rsidRPr="00AF56AD" w14:paraId="5DCBB9F0" w14:textId="77777777" w:rsidTr="00996B65">
        <w:trPr>
          <w:cantSplit/>
          <w:jc w:val="center"/>
        </w:trPr>
        <w:tc>
          <w:tcPr>
            <w:tcW w:w="288" w:type="dxa"/>
          </w:tcPr>
          <w:p w14:paraId="59B4D167" w14:textId="77777777" w:rsidR="006A0382" w:rsidRDefault="006A0382" w:rsidP="00996B65">
            <w:pPr>
              <w:pStyle w:val="CopticCross"/>
            </w:pPr>
          </w:p>
        </w:tc>
        <w:tc>
          <w:tcPr>
            <w:tcW w:w="3960" w:type="dxa"/>
          </w:tcPr>
          <w:p w14:paraId="08D2318A" w14:textId="77777777" w:rsidR="006A0382" w:rsidRPr="007425E1" w:rsidRDefault="006A0382" w:rsidP="00996B65">
            <w:pPr>
              <w:pStyle w:val="EngHang"/>
            </w:pPr>
            <w:r>
              <w:t>Oh the divine and</w:t>
            </w:r>
          </w:p>
          <w:p w14:paraId="02C33BCD" w14:textId="77777777" w:rsidR="006A0382" w:rsidRPr="007425E1" w:rsidRDefault="006A0382" w:rsidP="00996B65">
            <w:pPr>
              <w:pStyle w:val="EngHang"/>
            </w:pPr>
            <w:r>
              <w:t>Wondrous child-bearing,</w:t>
            </w:r>
          </w:p>
          <w:p w14:paraId="16D9D196" w14:textId="77777777" w:rsidR="006A0382" w:rsidRPr="007425E1" w:rsidRDefault="006A0382" w:rsidP="00996B65">
            <w:pPr>
              <w:pStyle w:val="EngHang"/>
            </w:pPr>
            <w:r>
              <w:t xml:space="preserve">Of the </w:t>
            </w:r>
            <w:commentRangeStart w:id="1371"/>
            <w:r>
              <w:t>Theotokos</w:t>
            </w:r>
            <w:commentRangeEnd w:id="1371"/>
            <w:r>
              <w:rPr>
                <w:rStyle w:val="CommentReference"/>
                <w:rFonts w:ascii="Times New Roman" w:eastAsiaTheme="minorHAnsi" w:hAnsi="Times New Roman" w:cstheme="minorBidi"/>
                <w:color w:val="auto"/>
              </w:rPr>
              <w:commentReference w:id="1371"/>
            </w:r>
            <w:r>
              <w:t>,</w:t>
            </w:r>
          </w:p>
          <w:p w14:paraId="3D4A1E1E" w14:textId="77777777" w:rsidR="006A0382" w:rsidRDefault="006A0382" w:rsidP="00996B65">
            <w:pPr>
              <w:pStyle w:val="EngHangEnd"/>
            </w:pPr>
            <w:r w:rsidRPr="007425E1">
              <w:t>Mary, the Ever-Virgin</w:t>
            </w:r>
            <w:r>
              <w:t>.</w:t>
            </w:r>
          </w:p>
        </w:tc>
        <w:tc>
          <w:tcPr>
            <w:tcW w:w="288" w:type="dxa"/>
          </w:tcPr>
          <w:p w14:paraId="5F723F56" w14:textId="77777777" w:rsidR="006A0382" w:rsidRDefault="006A0382" w:rsidP="00996B65"/>
        </w:tc>
        <w:tc>
          <w:tcPr>
            <w:tcW w:w="288" w:type="dxa"/>
          </w:tcPr>
          <w:p w14:paraId="3CF4A94C" w14:textId="77777777" w:rsidR="006A0382" w:rsidRDefault="006A0382" w:rsidP="00996B65">
            <w:pPr>
              <w:pStyle w:val="CopticCross"/>
            </w:pPr>
          </w:p>
        </w:tc>
        <w:tc>
          <w:tcPr>
            <w:tcW w:w="3960" w:type="dxa"/>
          </w:tcPr>
          <w:p w14:paraId="110FA766" w14:textId="77777777" w:rsidR="006A0382" w:rsidRDefault="006A0382" w:rsidP="00996B65">
            <w:pPr>
              <w:pStyle w:val="CopticVersemulti-line"/>
            </w:pPr>
            <w:r w:rsidRPr="00AF56AD">
              <w:t>Ⲱ ⲛⲓⲛⲁⲕϩⲓ ⲛ̀ⲛⲟⲩϯ</w:t>
            </w:r>
          </w:p>
          <w:p w14:paraId="20959EEA" w14:textId="77777777" w:rsidR="006A0382" w:rsidRDefault="006A0382" w:rsidP="00996B65">
            <w:pPr>
              <w:pStyle w:val="CopticVersemulti-line"/>
            </w:pPr>
            <w:r w:rsidRPr="00AF56AD">
              <w:t>ⲟⲩⲟϩ ⲛ̀ϣⲟⲩⲉⲣϣ̀ⲫⲏⲣⲓ ⲙ̀ⲙⲱⲟⲩ</w:t>
            </w:r>
          </w:p>
          <w:p w14:paraId="26FE4CF4" w14:textId="77777777" w:rsidR="006A0382" w:rsidRDefault="006A0382" w:rsidP="00996B65">
            <w:pPr>
              <w:pStyle w:val="CopticVersemulti-line"/>
            </w:pPr>
            <w:r w:rsidRPr="00AF56AD">
              <w:t>ⲛ̀ⲧⲉ ϯⲑⲉⲟⲧⲟⲕⲟⲥ Ⲙⲁⲣⲓⲁ</w:t>
            </w:r>
          </w:p>
          <w:p w14:paraId="04DAED3C" w14:textId="77777777" w:rsidR="006A0382" w:rsidRPr="00AF56AD" w:rsidRDefault="006A0382" w:rsidP="00996B65">
            <w:pPr>
              <w:pStyle w:val="CopticVerse"/>
            </w:pPr>
            <w:r w:rsidRPr="00AF56AD">
              <w:t>ⲉⲧⲟⲓ ⲙ̀ⲡⲁⲣⲑⲉⲛⲟⲥ ⲛ̀ⲥⲏⲟⲩ ⲛⲓⲃⲉⲛ</w:t>
            </w:r>
          </w:p>
        </w:tc>
      </w:tr>
      <w:tr w:rsidR="006A0382" w:rsidRPr="00AF56AD" w14:paraId="45D7FA6E" w14:textId="77777777" w:rsidTr="00996B65">
        <w:trPr>
          <w:cantSplit/>
          <w:jc w:val="center"/>
        </w:trPr>
        <w:tc>
          <w:tcPr>
            <w:tcW w:w="288" w:type="dxa"/>
          </w:tcPr>
          <w:p w14:paraId="70F532BF" w14:textId="77777777" w:rsidR="006A0382" w:rsidRDefault="006A0382" w:rsidP="00996B65">
            <w:pPr>
              <w:pStyle w:val="CopticCross"/>
            </w:pPr>
          </w:p>
        </w:tc>
        <w:tc>
          <w:tcPr>
            <w:tcW w:w="3960" w:type="dxa"/>
          </w:tcPr>
          <w:p w14:paraId="3403A87A" w14:textId="3145FB4B" w:rsidR="006A0382" w:rsidRDefault="006A0382" w:rsidP="00996B65">
            <w:pPr>
              <w:pStyle w:val="EngHang"/>
            </w:pPr>
            <w:r>
              <w:t>You in truth blessed,</w:t>
            </w:r>
          </w:p>
          <w:p w14:paraId="44216827" w14:textId="77777777" w:rsidR="006A0382" w:rsidRDefault="006A0382" w:rsidP="00996B65">
            <w:pPr>
              <w:pStyle w:val="EngHang"/>
            </w:pPr>
            <w:r>
              <w:t>With Your good Father,</w:t>
            </w:r>
          </w:p>
          <w:p w14:paraId="16E2A386" w14:textId="77777777" w:rsidR="006A0382" w:rsidRDefault="006A0382" w:rsidP="00996B65">
            <w:pPr>
              <w:pStyle w:val="EngHang"/>
            </w:pPr>
            <w:r>
              <w:t>And the Holy Spirit,</w:t>
            </w:r>
          </w:p>
          <w:p w14:paraId="09A8B8BC" w14:textId="1C43F644" w:rsidR="006A0382" w:rsidRDefault="006A0382" w:rsidP="006A0382">
            <w:pPr>
              <w:pStyle w:val="EngHangEnd"/>
            </w:pPr>
            <w:r>
              <w:t>For you have come and saved us.</w:t>
            </w:r>
          </w:p>
        </w:tc>
        <w:tc>
          <w:tcPr>
            <w:tcW w:w="288" w:type="dxa"/>
          </w:tcPr>
          <w:p w14:paraId="28C3B4C7" w14:textId="77777777" w:rsidR="006A0382" w:rsidRDefault="006A0382" w:rsidP="00996B65"/>
        </w:tc>
        <w:tc>
          <w:tcPr>
            <w:tcW w:w="288" w:type="dxa"/>
          </w:tcPr>
          <w:p w14:paraId="76FAFDC6" w14:textId="77777777" w:rsidR="006A0382" w:rsidRDefault="006A0382" w:rsidP="00996B65">
            <w:pPr>
              <w:pStyle w:val="CopticCross"/>
            </w:pPr>
          </w:p>
        </w:tc>
        <w:tc>
          <w:tcPr>
            <w:tcW w:w="3960" w:type="dxa"/>
          </w:tcPr>
          <w:p w14:paraId="49FA2A4B" w14:textId="77777777" w:rsidR="006A0382" w:rsidRDefault="006A0382" w:rsidP="00996B65">
            <w:pPr>
              <w:pStyle w:val="CopticVersemulti-line"/>
            </w:pPr>
            <w:r>
              <w:t>Ⲕⲥ̀ⲙⲁⲣⲱⲟⲩⲧ ⲁ̀ⲗⲏⲑⲟⲥ:</w:t>
            </w:r>
          </w:p>
          <w:p w14:paraId="663CCBCE" w14:textId="77777777" w:rsidR="006A0382" w:rsidRDefault="006A0382" w:rsidP="00996B65">
            <w:pPr>
              <w:pStyle w:val="CopticVersemulti-line"/>
            </w:pPr>
            <w:r>
              <w:t>ⲛⲉⲙ Ⲡⲉⲕⲓⲱⲧ ⲛ̀ⲁ̀ⲅⲁⲑⲟⲥ:</w:t>
            </w:r>
          </w:p>
          <w:p w14:paraId="4D427B1D" w14:textId="77777777" w:rsidR="006A0382" w:rsidRDefault="006A0382" w:rsidP="00996B65">
            <w:pPr>
              <w:pStyle w:val="CopticVersemulti-line"/>
            </w:pPr>
            <w:r>
              <w:t>ⲛⲉⲙ Ⲡⲓⲡ̀ⲛⲉⲩⲙⲁ ⲉⲑⲟⲩⲁⲃ:</w:t>
            </w:r>
          </w:p>
          <w:p w14:paraId="15E679B6" w14:textId="16DD8DE0" w:rsidR="006A0382" w:rsidRPr="00AF56AD" w:rsidRDefault="006A0382" w:rsidP="006A0382">
            <w:pPr>
              <w:pStyle w:val="CopticHangingVerse"/>
            </w:pPr>
            <w:r>
              <w:t>ϫⲉ ⲁⲕⲓ ⲁⲕⲥⲱϯ ⲙ̀ⲙⲟⲛ.</w:t>
            </w:r>
          </w:p>
        </w:tc>
      </w:tr>
    </w:tbl>
    <w:p w14:paraId="6C59167B" w14:textId="5C5BD78E" w:rsidR="00AB5DB4" w:rsidRDefault="00AB5DB4" w:rsidP="00AB5DB4">
      <w:pPr>
        <w:pStyle w:val="Heading4"/>
      </w:pPr>
      <w:r>
        <w:t>The Gospel Response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1F720162" w14:textId="77777777" w:rsidTr="00AB5DB4">
        <w:trPr>
          <w:cantSplit/>
          <w:jc w:val="center"/>
        </w:trPr>
        <w:tc>
          <w:tcPr>
            <w:tcW w:w="288" w:type="dxa"/>
          </w:tcPr>
          <w:p w14:paraId="30C06BB0" w14:textId="77777777" w:rsidR="00AB5DB4" w:rsidRDefault="00AB5DB4" w:rsidP="00AB5DB4">
            <w:pPr>
              <w:pStyle w:val="CopticCross"/>
            </w:pPr>
          </w:p>
        </w:tc>
        <w:tc>
          <w:tcPr>
            <w:tcW w:w="3960" w:type="dxa"/>
          </w:tcPr>
          <w:p w14:paraId="2C9BF813" w14:textId="77777777" w:rsidR="00AB5DB4" w:rsidRDefault="00AB5DB4" w:rsidP="00AB5DB4">
            <w:pPr>
              <w:pStyle w:val="EngHang"/>
            </w:pPr>
            <w:r>
              <w:t>The Virgin Mary,</w:t>
            </w:r>
          </w:p>
          <w:p w14:paraId="79B431DD" w14:textId="77777777" w:rsidR="00AB5DB4" w:rsidRDefault="00AB5DB4" w:rsidP="00AB5DB4">
            <w:pPr>
              <w:pStyle w:val="EngHang"/>
            </w:pPr>
            <w:r>
              <w:t>Joseph, and Salome</w:t>
            </w:r>
          </w:p>
          <w:p w14:paraId="34D12A28" w14:textId="77777777" w:rsidR="00AB5DB4" w:rsidRDefault="00AB5DB4" w:rsidP="00AB5DB4">
            <w:pPr>
              <w:pStyle w:val="EngHang"/>
            </w:pPr>
            <w:r>
              <w:t>Were greatly amazed</w:t>
            </w:r>
          </w:p>
          <w:p w14:paraId="485B6365" w14:textId="4F885815" w:rsidR="00AB5DB4" w:rsidRDefault="00AB5DB4" w:rsidP="00AB5DB4">
            <w:pPr>
              <w:pStyle w:val="EngHangEnd"/>
            </w:pPr>
            <w:r>
              <w:t>At what they beheld.</w:t>
            </w:r>
          </w:p>
        </w:tc>
        <w:tc>
          <w:tcPr>
            <w:tcW w:w="288" w:type="dxa"/>
          </w:tcPr>
          <w:p w14:paraId="7500FFE4" w14:textId="77777777" w:rsidR="00AB5DB4" w:rsidRDefault="00AB5DB4" w:rsidP="00AB5DB4"/>
        </w:tc>
        <w:tc>
          <w:tcPr>
            <w:tcW w:w="288" w:type="dxa"/>
          </w:tcPr>
          <w:p w14:paraId="4265C4BD" w14:textId="77777777" w:rsidR="00AB5DB4" w:rsidRDefault="00AB5DB4" w:rsidP="00AB5DB4">
            <w:pPr>
              <w:pStyle w:val="CopticCross"/>
            </w:pPr>
          </w:p>
        </w:tc>
        <w:tc>
          <w:tcPr>
            <w:tcW w:w="3960" w:type="dxa"/>
          </w:tcPr>
          <w:p w14:paraId="4A7438AF" w14:textId="77777777" w:rsidR="00AB5DB4" w:rsidRDefault="00AB5DB4" w:rsidP="00AB5DB4">
            <w:pPr>
              <w:pStyle w:val="CopticVersemulti-line"/>
            </w:pPr>
            <w:r>
              <w:t>Ϯⲡⲁⲣⲑⲉⲛⲟⲥ Ⲙⲁⲣⲓⲁ:</w:t>
            </w:r>
          </w:p>
          <w:p w14:paraId="53A45D3F" w14:textId="77777777" w:rsidR="00AB5DB4" w:rsidRDefault="00AB5DB4" w:rsidP="00AB5DB4">
            <w:pPr>
              <w:pStyle w:val="CopticVersemulti-line"/>
            </w:pPr>
            <w:r>
              <w:t>ⲛⲉⲙ Ⲓⲱⲥⲉⲫ ⲛⲉⲙ Ⲥⲁⲗⲟⲩⲙⲏ:</w:t>
            </w:r>
          </w:p>
          <w:p w14:paraId="60589C2A" w14:textId="77777777" w:rsidR="00AB5DB4" w:rsidRDefault="00AB5DB4" w:rsidP="00AB5DB4">
            <w:pPr>
              <w:pStyle w:val="CopticVersemulti-line"/>
            </w:pPr>
            <w:r>
              <w:t>ⲁⲩⲉⲣϣ̀ⲫⲏⲣⲓ ⲉ̀ⲙⲁϣⲱ</w:t>
            </w:r>
          </w:p>
          <w:p w14:paraId="1DBAB9AE" w14:textId="0D32DF92" w:rsidR="00AB5DB4" w:rsidRPr="00C35319" w:rsidRDefault="00AB5DB4" w:rsidP="00AB5DB4">
            <w:pPr>
              <w:pStyle w:val="CopticHangingVerse"/>
            </w:pPr>
            <w:r>
              <w:t>ⲉⲑⲃⲉ ⲛⲏⲉ̀ⲧⲁⲩⲛⲁⲩ ⲉ̀ⲣⲱⲟⲩ.</w:t>
            </w:r>
          </w:p>
        </w:tc>
      </w:tr>
      <w:tr w:rsidR="00AB5DB4" w14:paraId="4CF1AE35" w14:textId="77777777" w:rsidTr="00AB5DB4">
        <w:trPr>
          <w:cantSplit/>
          <w:jc w:val="center"/>
        </w:trPr>
        <w:tc>
          <w:tcPr>
            <w:tcW w:w="288" w:type="dxa"/>
          </w:tcPr>
          <w:p w14:paraId="73ABD6C7" w14:textId="74F4B668" w:rsidR="00AB5DB4" w:rsidRDefault="00AB5DB4" w:rsidP="00AB5DB4">
            <w:pPr>
              <w:pStyle w:val="CopticCross"/>
            </w:pPr>
          </w:p>
        </w:tc>
        <w:tc>
          <w:tcPr>
            <w:tcW w:w="3960" w:type="dxa"/>
          </w:tcPr>
          <w:p w14:paraId="52936DF4" w14:textId="77777777" w:rsidR="00AB5DB4" w:rsidRDefault="00AB5DB4" w:rsidP="00AB5DB4">
            <w:pPr>
              <w:pStyle w:val="EngHang"/>
            </w:pPr>
            <w:r>
              <w:t>Blessed be the Father and the Son</w:t>
            </w:r>
          </w:p>
          <w:p w14:paraId="1025FEB1" w14:textId="77777777" w:rsidR="00AB5DB4" w:rsidRDefault="00AB5DB4" w:rsidP="00AB5DB4">
            <w:pPr>
              <w:pStyle w:val="EngHang"/>
            </w:pPr>
            <w:r>
              <w:t>And the Holy Spirit,</w:t>
            </w:r>
          </w:p>
          <w:p w14:paraId="689361E6" w14:textId="77777777" w:rsidR="00AB5DB4" w:rsidRDefault="00AB5DB4" w:rsidP="00AB5DB4">
            <w:pPr>
              <w:pStyle w:val="EngHang"/>
            </w:pPr>
            <w:r>
              <w:t>The perfect Trinity,</w:t>
            </w:r>
          </w:p>
          <w:p w14:paraId="5CF97DB9" w14:textId="7DAB07C8" w:rsidR="00AB5DB4" w:rsidRDefault="00AB5DB4" w:rsidP="00AB5DB4">
            <w:pPr>
              <w:pStyle w:val="EngHangEnd"/>
            </w:pPr>
            <w:r>
              <w:t>We worship Him and glorify Him.</w:t>
            </w:r>
          </w:p>
        </w:tc>
        <w:tc>
          <w:tcPr>
            <w:tcW w:w="288" w:type="dxa"/>
          </w:tcPr>
          <w:p w14:paraId="6A58F872" w14:textId="77777777" w:rsidR="00AB5DB4" w:rsidRDefault="00AB5DB4" w:rsidP="00AB5DB4"/>
        </w:tc>
        <w:tc>
          <w:tcPr>
            <w:tcW w:w="288" w:type="dxa"/>
          </w:tcPr>
          <w:p w14:paraId="7240303C" w14:textId="1F1533F7" w:rsidR="00AB5DB4" w:rsidRDefault="00AB5DB4" w:rsidP="00AB5DB4">
            <w:pPr>
              <w:pStyle w:val="CopticCross"/>
            </w:pPr>
          </w:p>
        </w:tc>
        <w:tc>
          <w:tcPr>
            <w:tcW w:w="3960" w:type="dxa"/>
          </w:tcPr>
          <w:p w14:paraId="58B7D1E8" w14:textId="77777777" w:rsidR="00AB5DB4" w:rsidRDefault="00AB5DB4" w:rsidP="00AB5DB4">
            <w:pPr>
              <w:pStyle w:val="CopticVersemulti-line"/>
            </w:pPr>
            <w:r>
              <w:t>Ϫⲉ ϥ̀ⲥ̀ⲙⲁⲣⲱⲟⲩⲧ ⲛ̀ϫⲉ Ⲫⲓⲱⲧ ⲛⲉⲙ Ⲡϣⲏⲣⲓ:</w:t>
            </w:r>
          </w:p>
          <w:p w14:paraId="7941AB2C" w14:textId="77777777" w:rsidR="00AB5DB4" w:rsidRDefault="00AB5DB4" w:rsidP="00AB5DB4">
            <w:pPr>
              <w:pStyle w:val="CopticVersemulti-line"/>
            </w:pPr>
            <w:r>
              <w:t>ⲛⲉⲙ Ⲡⲓⲡ̀ⲛⲉⲩⲙⲁ ⲉⲑⲟⲩⲁⲃ:</w:t>
            </w:r>
          </w:p>
          <w:p w14:paraId="4C1960B7" w14:textId="77777777" w:rsidR="00AB5DB4" w:rsidRDefault="00AB5DB4" w:rsidP="00AB5DB4">
            <w:pPr>
              <w:pStyle w:val="CopticVersemulti-line"/>
            </w:pPr>
            <w:r>
              <w:t>Ϯⲧ̀ⲣⲓⲁⲥ ⲉⲧϫⲏⲕ ⲉ̀ⲃⲟⲗ:</w:t>
            </w:r>
          </w:p>
          <w:p w14:paraId="6217FA7E" w14:textId="721D4C00" w:rsidR="00AB5DB4" w:rsidRDefault="00AB5DB4" w:rsidP="00AB5DB4">
            <w:pPr>
              <w:pStyle w:val="CopticHangingVerse"/>
            </w:pPr>
            <w:r>
              <w:t>ⲧⲉⲛⲟⲩⲱϣⲧ ⲙ̀ⲙⲟⲥ ⲧⲉⲛϯⲱ̀ⲟⲩ ⲛⲁⲥ.</w:t>
            </w:r>
          </w:p>
        </w:tc>
      </w:tr>
    </w:tbl>
    <w:p w14:paraId="1D5D62CF" w14:textId="4CE315CD" w:rsidR="00AB5DB4" w:rsidRDefault="00AB5DB4" w:rsidP="006A0382">
      <w:pPr>
        <w:pStyle w:val="Heading4"/>
      </w:pPr>
      <w:r>
        <w:t>The Aspasmos Adam Hymn for the Preparation Day of Nativity</w:t>
      </w:r>
    </w:p>
    <w:p w14:paraId="3EC82C6B" w14:textId="75924B60" w:rsidR="00AB5DB4" w:rsidRPr="00AB5DB4" w:rsidRDefault="00AB5DB4" w:rsidP="00AB5DB4">
      <w:pPr>
        <w:pStyle w:val="Rubric"/>
      </w:pPr>
      <w:r>
        <w:t>The following verses may be inserted into the beginning of the Annaul Aspasmos Adam Hymn.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B5DB4" w14:paraId="571BBBD7" w14:textId="77777777" w:rsidTr="00AB5DB4">
        <w:trPr>
          <w:cantSplit/>
          <w:jc w:val="center"/>
        </w:trPr>
        <w:tc>
          <w:tcPr>
            <w:tcW w:w="288" w:type="dxa"/>
          </w:tcPr>
          <w:p w14:paraId="2CBD9C4B" w14:textId="77777777" w:rsidR="00AB5DB4" w:rsidRDefault="00AB5DB4" w:rsidP="00AB5DB4">
            <w:pPr>
              <w:pStyle w:val="CopticCross"/>
            </w:pPr>
          </w:p>
        </w:tc>
        <w:tc>
          <w:tcPr>
            <w:tcW w:w="3960" w:type="dxa"/>
          </w:tcPr>
          <w:p w14:paraId="3A1BD1E2" w14:textId="77777777" w:rsidR="00AB5DB4" w:rsidRDefault="00AB5DB4" w:rsidP="00AB5DB4">
            <w:pPr>
              <w:pStyle w:val="EngHang"/>
            </w:pPr>
            <w:r>
              <w:t>All souls rejoice</w:t>
            </w:r>
          </w:p>
          <w:p w14:paraId="7CA3DEAA" w14:textId="77777777" w:rsidR="00AB5DB4" w:rsidRDefault="00AB5DB4" w:rsidP="00AB5DB4">
            <w:pPr>
              <w:pStyle w:val="EngHang"/>
            </w:pPr>
            <w:r>
              <w:t>And chant</w:t>
            </w:r>
          </w:p>
          <w:p w14:paraId="259285EA" w14:textId="77777777" w:rsidR="00AB5DB4" w:rsidRDefault="00AB5DB4" w:rsidP="00AB5DB4">
            <w:pPr>
              <w:pStyle w:val="EngHang"/>
            </w:pPr>
            <w:r>
              <w:t>With the angels</w:t>
            </w:r>
          </w:p>
          <w:p w14:paraId="0CE066E6" w14:textId="7D2B9B74" w:rsidR="00AB5DB4" w:rsidRDefault="00AB5DB4" w:rsidP="00AB5DB4">
            <w:pPr>
              <w:pStyle w:val="EngHangEnd"/>
            </w:pPr>
            <w:r>
              <w:t>Praising Christ the King,</w:t>
            </w:r>
          </w:p>
        </w:tc>
        <w:tc>
          <w:tcPr>
            <w:tcW w:w="288" w:type="dxa"/>
          </w:tcPr>
          <w:p w14:paraId="17D83E47" w14:textId="77777777" w:rsidR="00AB5DB4" w:rsidRDefault="00AB5DB4" w:rsidP="00AB5DB4"/>
        </w:tc>
        <w:tc>
          <w:tcPr>
            <w:tcW w:w="288" w:type="dxa"/>
          </w:tcPr>
          <w:p w14:paraId="5DD9F086" w14:textId="77777777" w:rsidR="00AB5DB4" w:rsidRDefault="00AB5DB4" w:rsidP="00AB5DB4">
            <w:pPr>
              <w:pStyle w:val="CopticCross"/>
            </w:pPr>
          </w:p>
        </w:tc>
        <w:tc>
          <w:tcPr>
            <w:tcW w:w="3960" w:type="dxa"/>
          </w:tcPr>
          <w:p w14:paraId="5480ECB3" w14:textId="77777777" w:rsidR="00AB5DB4" w:rsidRDefault="00AB5DB4" w:rsidP="00AB5DB4">
            <w:pPr>
              <w:pStyle w:val="CopticVersemulti-line"/>
            </w:pPr>
            <w:r>
              <w:t>Ⲯⲩⲭⲏ ⲛⲓⲃⲉⲛ ⲣⲁϣⲓ:</w:t>
            </w:r>
          </w:p>
          <w:p w14:paraId="1CB863AF" w14:textId="77777777" w:rsidR="00AB5DB4" w:rsidRDefault="00AB5DB4" w:rsidP="00AB5DB4">
            <w:pPr>
              <w:pStyle w:val="CopticVersemulti-line"/>
            </w:pPr>
            <w:r>
              <w:t>ⲟⲩⲟϩ ⲥⲉⲉ̀ⲣⲭⲟⲣⲉⲩⲓⲛ:</w:t>
            </w:r>
          </w:p>
          <w:p w14:paraId="681716F1" w14:textId="77777777" w:rsidR="00AB5DB4" w:rsidRDefault="00AB5DB4" w:rsidP="00AB5DB4">
            <w:pPr>
              <w:pStyle w:val="CopticVersemulti-line"/>
            </w:pPr>
            <w:r>
              <w:t>ⲛⲉⲙ ⲛⲓⲁ̀ⲅⲅⲉⲗⲟⲥ:</w:t>
            </w:r>
          </w:p>
          <w:p w14:paraId="51D0ECDD" w14:textId="570DAD39" w:rsidR="00AB5DB4" w:rsidRPr="00C35319" w:rsidRDefault="00AB5DB4" w:rsidP="00AB5DB4">
            <w:pPr>
              <w:pStyle w:val="CopticHangingVerse"/>
            </w:pPr>
            <w:r>
              <w:t>ⲉⲩϩⲱⲥ ⲉ̀ⲡ̀Ⲟⲩⲣⲟ Ⲡⲭ̄ⲥ̄.</w:t>
            </w:r>
          </w:p>
        </w:tc>
      </w:tr>
      <w:tr w:rsidR="00AB5DB4" w14:paraId="6A0154C2" w14:textId="77777777" w:rsidTr="00AB5DB4">
        <w:trPr>
          <w:cantSplit/>
          <w:jc w:val="center"/>
        </w:trPr>
        <w:tc>
          <w:tcPr>
            <w:tcW w:w="288" w:type="dxa"/>
          </w:tcPr>
          <w:p w14:paraId="5E0213FA" w14:textId="77777777" w:rsidR="00AB5DB4" w:rsidRDefault="00AB5DB4" w:rsidP="00AB5DB4">
            <w:pPr>
              <w:pStyle w:val="CopticCross"/>
            </w:pPr>
          </w:p>
        </w:tc>
        <w:tc>
          <w:tcPr>
            <w:tcW w:w="3960" w:type="dxa"/>
          </w:tcPr>
          <w:p w14:paraId="59CCCEAB" w14:textId="77777777" w:rsidR="00AB5DB4" w:rsidRDefault="00AB5DB4" w:rsidP="00AB5DB4">
            <w:pPr>
              <w:pStyle w:val="EngHang"/>
            </w:pPr>
            <w:r>
              <w:t>Proclaiming and saying,</w:t>
            </w:r>
          </w:p>
          <w:p w14:paraId="527E4274" w14:textId="77777777" w:rsidR="00AB5DB4" w:rsidRDefault="00AB5DB4" w:rsidP="00AB5DB4">
            <w:pPr>
              <w:pStyle w:val="EngHang"/>
            </w:pPr>
            <w:r>
              <w:t>“Glory to God in the highest,</w:t>
            </w:r>
          </w:p>
          <w:p w14:paraId="01961ED7" w14:textId="77777777" w:rsidR="00AB5DB4" w:rsidRDefault="00AB5DB4" w:rsidP="00AB5DB4">
            <w:pPr>
              <w:pStyle w:val="EngHang"/>
            </w:pPr>
            <w:r>
              <w:t>Peace on earth,</w:t>
            </w:r>
          </w:p>
          <w:p w14:paraId="092E2226" w14:textId="3E4A8083" w:rsidR="00AB5DB4" w:rsidRDefault="00AB5DB4" w:rsidP="00AB5DB4">
            <w:pPr>
              <w:pStyle w:val="EngHangEnd"/>
            </w:pPr>
            <w:r>
              <w:t>And goodwill toward man.”</w:t>
            </w:r>
          </w:p>
        </w:tc>
        <w:tc>
          <w:tcPr>
            <w:tcW w:w="288" w:type="dxa"/>
          </w:tcPr>
          <w:p w14:paraId="49E0AF05" w14:textId="77777777" w:rsidR="00AB5DB4" w:rsidRDefault="00AB5DB4" w:rsidP="00AB5DB4"/>
        </w:tc>
        <w:tc>
          <w:tcPr>
            <w:tcW w:w="288" w:type="dxa"/>
          </w:tcPr>
          <w:p w14:paraId="4BA73AE4" w14:textId="77777777" w:rsidR="00AB5DB4" w:rsidRDefault="00AB5DB4" w:rsidP="00AB5DB4">
            <w:pPr>
              <w:pStyle w:val="CopticCross"/>
            </w:pPr>
          </w:p>
        </w:tc>
        <w:tc>
          <w:tcPr>
            <w:tcW w:w="3960" w:type="dxa"/>
          </w:tcPr>
          <w:p w14:paraId="0C6FE169" w14:textId="4F35D897" w:rsidR="00AB5DB4" w:rsidRDefault="00AB5DB4" w:rsidP="00AB5DB4">
            <w:pPr>
              <w:pStyle w:val="CopticVersemulti-line"/>
            </w:pPr>
            <w:r>
              <w:t>Ⲉⲩⲱϣ ⲉ̀ⲃⲟⲗ ⲉⲩϫⲱ ⲙ̀ⲙⲟⲥ:</w:t>
            </w:r>
          </w:p>
          <w:p w14:paraId="5FC2EA9A" w14:textId="20F4E23F" w:rsidR="00AB5DB4" w:rsidRDefault="00AB5DB4" w:rsidP="00AB5DB4">
            <w:pPr>
              <w:pStyle w:val="CopticVersemulti-line"/>
            </w:pPr>
            <w:r>
              <w:t>Ϫⲉ ⲟ̀ⲩⲱ̀ⲟ̀ⲩ ⲙ̀Ⲫϯ ϧⲉⲛ ⲛⲑⲉ̀ⲧϭⲟⲥⲓ:</w:t>
            </w:r>
          </w:p>
          <w:p w14:paraId="6D9857B0" w14:textId="26DC9292" w:rsidR="00AB5DB4" w:rsidRDefault="00AB5DB4" w:rsidP="00AB5DB4">
            <w:pPr>
              <w:pStyle w:val="CopticVersemulti-line"/>
            </w:pPr>
            <w:r>
              <w:t>ⲛⲉⲙ ⲟⲩϩⲓⲣⲏⲛⲏ ϩⲓϫⲉⲛ ⲡⲓⲕⲁϩⲓ:</w:t>
            </w:r>
          </w:p>
          <w:p w14:paraId="3B2733F7" w14:textId="7D44C2D0" w:rsidR="00AB5DB4" w:rsidRDefault="00AB5DB4" w:rsidP="00AB5DB4">
            <w:pPr>
              <w:pStyle w:val="CopticHangingVerse"/>
            </w:pPr>
            <w:r>
              <w:t>ⲛⲉⲙ ⲟⲩϯⲙⲁϯ ϧⲉⲛ ⲛⲓⲣⲱⲙⲓ.</w:t>
            </w:r>
          </w:p>
        </w:tc>
      </w:tr>
    </w:tbl>
    <w:p w14:paraId="23A1115E" w14:textId="544D56AF" w:rsidR="003A2F52" w:rsidRDefault="003A2F52" w:rsidP="003A2F52">
      <w:pPr>
        <w:pStyle w:val="Heading4"/>
      </w:pPr>
      <w:r>
        <w:t>The End of Service Hymn for the Preparation Day of Nativity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A2F52" w14:paraId="591D8067" w14:textId="77777777" w:rsidTr="00996B65">
        <w:trPr>
          <w:cantSplit/>
          <w:jc w:val="center"/>
        </w:trPr>
        <w:tc>
          <w:tcPr>
            <w:tcW w:w="288" w:type="dxa"/>
          </w:tcPr>
          <w:p w14:paraId="7523FEF0" w14:textId="77777777" w:rsidR="003A2F52" w:rsidRDefault="003A2F52" w:rsidP="00996B65">
            <w:pPr>
              <w:pStyle w:val="CopticCross"/>
            </w:pPr>
          </w:p>
        </w:tc>
        <w:tc>
          <w:tcPr>
            <w:tcW w:w="3960" w:type="dxa"/>
          </w:tcPr>
          <w:p w14:paraId="1B5FE7BA" w14:textId="77777777" w:rsidR="003A2F52" w:rsidRDefault="003A2F52" w:rsidP="003A2F52">
            <w:pPr>
              <w:pStyle w:val="EngHang"/>
            </w:pPr>
            <w:r>
              <w:t>…Begotten of the Father</w:t>
            </w:r>
          </w:p>
          <w:p w14:paraId="2CEEDEA3" w14:textId="2622AD52" w:rsidR="003A2F52" w:rsidRDefault="003A2F52" w:rsidP="00996B65">
            <w:pPr>
              <w:pStyle w:val="EngHangEnd"/>
            </w:pPr>
            <w:r>
              <w:t>before all ages,</w:t>
            </w:r>
          </w:p>
        </w:tc>
        <w:tc>
          <w:tcPr>
            <w:tcW w:w="288" w:type="dxa"/>
          </w:tcPr>
          <w:p w14:paraId="62DFE629" w14:textId="77777777" w:rsidR="003A2F52" w:rsidRDefault="003A2F52" w:rsidP="00996B65"/>
        </w:tc>
        <w:tc>
          <w:tcPr>
            <w:tcW w:w="288" w:type="dxa"/>
          </w:tcPr>
          <w:p w14:paraId="428D8FA8" w14:textId="77777777" w:rsidR="003A2F52" w:rsidRDefault="003A2F52" w:rsidP="00996B65">
            <w:pPr>
              <w:pStyle w:val="CopticCross"/>
            </w:pPr>
          </w:p>
        </w:tc>
        <w:tc>
          <w:tcPr>
            <w:tcW w:w="3960" w:type="dxa"/>
          </w:tcPr>
          <w:p w14:paraId="4BD1A058" w14:textId="030DD0E0" w:rsidR="003A2F52" w:rsidRDefault="003A2F52" w:rsidP="003A2F52">
            <w:pPr>
              <w:pStyle w:val="CopticVersemulti-line"/>
            </w:pPr>
            <w:r>
              <w:t>…ⲡⲓ ⲙⲓⲥⲓ ⲉⲩⲟⲗ ϧⲉⲛ Ⲫⲓⲱⲧ:</w:t>
            </w:r>
          </w:p>
          <w:p w14:paraId="0184A794" w14:textId="3F92ACD0" w:rsidR="003A2F52" w:rsidRPr="00C35319" w:rsidRDefault="003A2F52" w:rsidP="00996B65">
            <w:pPr>
              <w:pStyle w:val="CopticHangingVerse"/>
            </w:pPr>
            <w:r>
              <w:t>ϧⲁⲅⲟⲟⲩ ⲉⲛ ⲛⲓⲱ̀ⲛ ⲧⲓⲣⲟ:</w:t>
            </w:r>
          </w:p>
        </w:tc>
      </w:tr>
    </w:tbl>
    <w:p w14:paraId="2A2165A3" w14:textId="485FC6E0" w:rsidR="00205EA4" w:rsidRDefault="00FF5FF3" w:rsidP="00495F1A">
      <w:pPr>
        <w:pStyle w:val="Heading3"/>
      </w:pPr>
      <w:r>
        <w:t>December 25 (26) / Koiak 29: The Feast of the Nativity</w:t>
      </w:r>
      <w:bookmarkEnd w:id="1370"/>
    </w:p>
    <w:p w14:paraId="5E44D536" w14:textId="77777777" w:rsidR="00FF5FF3" w:rsidRPr="00FF5FF3" w:rsidRDefault="00FF5FF3" w:rsidP="00FF5FF3">
      <w:pPr>
        <w:pStyle w:val="Rubric"/>
      </w:pPr>
      <w:r>
        <w:t>The Joyful Tune is used until the Feast of the Wedding of Cana of Galilee on January 8 (9) / Tobi 13, inclusive.</w:t>
      </w:r>
    </w:p>
    <w:p w14:paraId="11B45EE6" w14:textId="77777777" w:rsidR="00FF5FF3" w:rsidRDefault="00FF5FF3" w:rsidP="00FF5FF3">
      <w:pPr>
        <w:pStyle w:val="Heading4"/>
      </w:pPr>
      <w:bookmarkStart w:id="1372" w:name="_Ref434477532"/>
      <w:r>
        <w:t xml:space="preserve">The </w:t>
      </w:r>
      <w:r w:rsidR="00C33BEB">
        <w:t xml:space="preserve">First </w:t>
      </w:r>
      <w:r>
        <w:t>Doxology</w:t>
      </w:r>
      <w:r w:rsidR="00C33BEB">
        <w:t xml:space="preserve"> for Nativity</w:t>
      </w:r>
      <w:bookmarkEnd w:id="13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47A208AC" w14:textId="77777777" w:rsidTr="00430630">
        <w:trPr>
          <w:cantSplit/>
          <w:jc w:val="center"/>
        </w:trPr>
        <w:tc>
          <w:tcPr>
            <w:tcW w:w="288" w:type="dxa"/>
          </w:tcPr>
          <w:p w14:paraId="4FA94EB5" w14:textId="77777777" w:rsidR="00C33BEB" w:rsidRDefault="00C33BEB" w:rsidP="00430630">
            <w:pPr>
              <w:pStyle w:val="CopticCross"/>
            </w:pPr>
          </w:p>
        </w:tc>
        <w:tc>
          <w:tcPr>
            <w:tcW w:w="3960" w:type="dxa"/>
          </w:tcPr>
          <w:p w14:paraId="2D3D5597" w14:textId="77777777" w:rsidR="00C33BEB" w:rsidRDefault="00C33BEB" w:rsidP="00C33BEB">
            <w:pPr>
              <w:pStyle w:val="EngHang"/>
            </w:pPr>
            <w:r>
              <w:t>Our mouth is filled with joy,</w:t>
            </w:r>
          </w:p>
          <w:p w14:paraId="2509418C" w14:textId="77777777" w:rsidR="00C33BEB" w:rsidRDefault="00C33BEB" w:rsidP="00C33BEB">
            <w:pPr>
              <w:pStyle w:val="EngHang"/>
            </w:pPr>
            <w:r>
              <w:t>And our tongue with rejoicing,</w:t>
            </w:r>
          </w:p>
          <w:p w14:paraId="6F245A78" w14:textId="77777777" w:rsidR="00C33BEB" w:rsidRDefault="00C33BEB" w:rsidP="00C33BEB">
            <w:pPr>
              <w:pStyle w:val="EngHang"/>
            </w:pPr>
            <w:r>
              <w:t>For our Lord Jesus Christ</w:t>
            </w:r>
          </w:p>
          <w:p w14:paraId="60AF99CA" w14:textId="77777777" w:rsidR="00C33BEB" w:rsidRDefault="00C33BEB" w:rsidP="00C33BEB">
            <w:pPr>
              <w:pStyle w:val="EngHangEnd"/>
            </w:pPr>
            <w:r>
              <w:t xml:space="preserve">Was born in Bethlehem. </w:t>
            </w:r>
          </w:p>
        </w:tc>
        <w:tc>
          <w:tcPr>
            <w:tcW w:w="288" w:type="dxa"/>
          </w:tcPr>
          <w:p w14:paraId="4BABBF50" w14:textId="77777777" w:rsidR="00C33BEB" w:rsidRDefault="00C33BEB" w:rsidP="00430630"/>
        </w:tc>
        <w:tc>
          <w:tcPr>
            <w:tcW w:w="288" w:type="dxa"/>
          </w:tcPr>
          <w:p w14:paraId="16D72D3E" w14:textId="77777777" w:rsidR="00C33BEB" w:rsidRDefault="00C33BEB" w:rsidP="00430630">
            <w:pPr>
              <w:pStyle w:val="CopticCross"/>
            </w:pPr>
          </w:p>
        </w:tc>
        <w:tc>
          <w:tcPr>
            <w:tcW w:w="3960" w:type="dxa"/>
          </w:tcPr>
          <w:p w14:paraId="57EF5A72" w14:textId="77777777" w:rsidR="00C33BEB" w:rsidRDefault="00C33BEB" w:rsidP="00C33BEB">
            <w:pPr>
              <w:pStyle w:val="CopticVersemulti-line"/>
            </w:pPr>
            <w:r>
              <w:t>Ⲧⲟⲧⲉ ⲣⲱⲛ ⲁϥⲙⲟϩ ⲛ̀ⲣⲁϣⲓ:</w:t>
            </w:r>
          </w:p>
          <w:p w14:paraId="146DA6BA" w14:textId="77777777" w:rsidR="00C33BEB" w:rsidRDefault="00C33BEB" w:rsidP="00C33BEB">
            <w:pPr>
              <w:pStyle w:val="CopticVersemulti-line"/>
            </w:pPr>
            <w:r>
              <w:t>ⲟⲩⲟϩ ⲡⲉⲛⲗⲁⲥ ϧⲉⲛ ⲟⲩⲑⲉⲗⲏⲗ:</w:t>
            </w:r>
          </w:p>
          <w:p w14:paraId="4DA1E2D8" w14:textId="77777777" w:rsidR="00C33BEB" w:rsidRDefault="00C33BEB" w:rsidP="00C33BEB">
            <w:pPr>
              <w:pStyle w:val="CopticVersemulti-line"/>
            </w:pPr>
            <w:r>
              <w:t>ϫⲉ Ⲡⲉⲛⲟ̄ⲥ̄ Ⲓⲏ̄ⲥ̄ Ⲡⲭ̄ⲥ̄:</w:t>
            </w:r>
          </w:p>
          <w:p w14:paraId="568857ED" w14:textId="77777777" w:rsidR="00C33BEB" w:rsidRPr="00C35319" w:rsidRDefault="00C33BEB" w:rsidP="00C33BEB">
            <w:pPr>
              <w:pStyle w:val="CopticHangingVerse"/>
            </w:pPr>
            <w:r>
              <w:t>ⲁⲩⲙⲁⲥϥ ϧⲉⲛ Ⲃⲏⲑⲗⲉⲉⲙ</w:t>
            </w:r>
          </w:p>
        </w:tc>
      </w:tr>
      <w:tr w:rsidR="00C33BEB" w14:paraId="70F1A23D" w14:textId="77777777" w:rsidTr="00430630">
        <w:trPr>
          <w:cantSplit/>
          <w:jc w:val="center"/>
        </w:trPr>
        <w:tc>
          <w:tcPr>
            <w:tcW w:w="288" w:type="dxa"/>
          </w:tcPr>
          <w:p w14:paraId="2E3385B4" w14:textId="77777777" w:rsidR="00C33BEB" w:rsidRDefault="00C33BEB" w:rsidP="00430630">
            <w:pPr>
              <w:pStyle w:val="CopticCross"/>
            </w:pPr>
            <w:r w:rsidRPr="00FB5ACB">
              <w:t>¿</w:t>
            </w:r>
          </w:p>
        </w:tc>
        <w:tc>
          <w:tcPr>
            <w:tcW w:w="3960" w:type="dxa"/>
          </w:tcPr>
          <w:p w14:paraId="099D0E5B" w14:textId="77777777" w:rsidR="00C33BEB" w:rsidRDefault="00C33BEB" w:rsidP="00C33BEB">
            <w:pPr>
              <w:pStyle w:val="EngHang"/>
            </w:pPr>
            <w:r>
              <w:t>Hail to the city of the Lord,</w:t>
            </w:r>
          </w:p>
          <w:p w14:paraId="693C62DE" w14:textId="77777777" w:rsidR="00C33BEB" w:rsidRDefault="00C33BEB" w:rsidP="00C33BEB">
            <w:pPr>
              <w:pStyle w:val="EngHang"/>
            </w:pPr>
            <w:r>
              <w:t>The city of the Living,</w:t>
            </w:r>
          </w:p>
          <w:p w14:paraId="4CA9C620" w14:textId="77777777" w:rsidR="00C33BEB" w:rsidRDefault="00C33BEB" w:rsidP="00C33BEB">
            <w:pPr>
              <w:pStyle w:val="EngHang"/>
            </w:pPr>
            <w:r>
              <w:t>The dwelling of the righteous,</w:t>
            </w:r>
          </w:p>
          <w:p w14:paraId="28228D8C" w14:textId="77777777" w:rsidR="00C33BEB" w:rsidRDefault="00C33BEB" w:rsidP="00C33BEB">
            <w:pPr>
              <w:pStyle w:val="EngHangEnd"/>
            </w:pPr>
            <w:r>
              <w:t>Jerusalem.</w:t>
            </w:r>
          </w:p>
        </w:tc>
        <w:tc>
          <w:tcPr>
            <w:tcW w:w="288" w:type="dxa"/>
          </w:tcPr>
          <w:p w14:paraId="509CF81E" w14:textId="77777777" w:rsidR="00C33BEB" w:rsidRDefault="00C33BEB" w:rsidP="00430630"/>
        </w:tc>
        <w:tc>
          <w:tcPr>
            <w:tcW w:w="288" w:type="dxa"/>
          </w:tcPr>
          <w:p w14:paraId="30E782F2" w14:textId="77777777" w:rsidR="00C33BEB" w:rsidRDefault="00C33BEB" w:rsidP="00430630">
            <w:pPr>
              <w:pStyle w:val="CopticCross"/>
            </w:pPr>
            <w:r w:rsidRPr="00FB5ACB">
              <w:t>¿</w:t>
            </w:r>
          </w:p>
        </w:tc>
        <w:tc>
          <w:tcPr>
            <w:tcW w:w="3960" w:type="dxa"/>
          </w:tcPr>
          <w:p w14:paraId="3C9754E8" w14:textId="77777777" w:rsidR="00C33BEB" w:rsidRDefault="00C33BEB" w:rsidP="00C33BEB">
            <w:pPr>
              <w:pStyle w:val="CopticVersemulti-line"/>
            </w:pPr>
            <w:r>
              <w:t>Ⲭⲉⲣⲉ ϯⲃⲁⲕⲓ ⲙ̀Ⲡⲉⲛⲛⲟⲩϯ:</w:t>
            </w:r>
          </w:p>
          <w:p w14:paraId="14A11DB4" w14:textId="77777777" w:rsidR="00C33BEB" w:rsidRDefault="00C33BEB" w:rsidP="00C33BEB">
            <w:pPr>
              <w:pStyle w:val="CopticVersemulti-line"/>
            </w:pPr>
            <w:r>
              <w:t>ⲧ̀ⲡⲟⲗⲓⲥ ⲛ1ⲧⲉ ⲛⲏⲉⲧⲟⲛϧ:</w:t>
            </w:r>
          </w:p>
          <w:p w14:paraId="03FD3891" w14:textId="77777777" w:rsidR="00C33BEB" w:rsidRDefault="00C33BEB" w:rsidP="00C33BEB">
            <w:pPr>
              <w:pStyle w:val="CopticVersemulti-line"/>
            </w:pPr>
            <w:r>
              <w:t>ⲫ̀ⲙⲁⲛ̀ϣⲱⲡⲓ ⲛ̀ⲛⲓⲇⲓⲕⲉⲟⲥ:</w:t>
            </w:r>
          </w:p>
          <w:p w14:paraId="246FD2AB" w14:textId="77777777" w:rsidR="00C33BEB" w:rsidRDefault="00C33BEB" w:rsidP="00C33BEB">
            <w:pPr>
              <w:pStyle w:val="CopticHangingVerse"/>
            </w:pPr>
            <w:r>
              <w:t>ⲉ̀ⲧⲉ ⲑⲁⲓ ⲧⲉ Ⲓⲉⲣⲟⲩⲥⲁⲗⲏⲙ.</w:t>
            </w:r>
          </w:p>
        </w:tc>
      </w:tr>
      <w:tr w:rsidR="00C33BEB" w14:paraId="34D308C5" w14:textId="77777777" w:rsidTr="00430630">
        <w:trPr>
          <w:cantSplit/>
          <w:jc w:val="center"/>
        </w:trPr>
        <w:tc>
          <w:tcPr>
            <w:tcW w:w="288" w:type="dxa"/>
          </w:tcPr>
          <w:p w14:paraId="00EA003D" w14:textId="77777777" w:rsidR="00C33BEB" w:rsidRDefault="00C33BEB" w:rsidP="00430630">
            <w:pPr>
              <w:pStyle w:val="CopticCross"/>
            </w:pPr>
          </w:p>
        </w:tc>
        <w:tc>
          <w:tcPr>
            <w:tcW w:w="3960" w:type="dxa"/>
          </w:tcPr>
          <w:p w14:paraId="2C17E43A" w14:textId="77777777" w:rsidR="00C33BEB" w:rsidRDefault="00C33BEB" w:rsidP="00C33BEB">
            <w:pPr>
              <w:pStyle w:val="EngHang"/>
            </w:pPr>
            <w:r>
              <w:t>Hail to you, O Bethlehem,</w:t>
            </w:r>
          </w:p>
          <w:p w14:paraId="2B9B442A" w14:textId="77777777" w:rsidR="00C33BEB" w:rsidRDefault="00C33BEB" w:rsidP="00C33BEB">
            <w:pPr>
              <w:pStyle w:val="EngHang"/>
            </w:pPr>
            <w:r>
              <w:t>The city of the prophets,</w:t>
            </w:r>
          </w:p>
          <w:p w14:paraId="7E92BBFC" w14:textId="77777777" w:rsidR="00C33BEB" w:rsidRDefault="00C33BEB" w:rsidP="00C33BEB">
            <w:pPr>
              <w:pStyle w:val="EngHang"/>
            </w:pPr>
            <w:r>
              <w:t>Who have prophesied of</w:t>
            </w:r>
          </w:p>
          <w:p w14:paraId="5E42A7FF" w14:textId="77777777" w:rsidR="00C33BEB" w:rsidRDefault="00C33BEB" w:rsidP="00C33BEB">
            <w:pPr>
              <w:pStyle w:val="EngHangEnd"/>
            </w:pPr>
            <w:r>
              <w:t xml:space="preserve">The birth of Emmanuel. </w:t>
            </w:r>
          </w:p>
        </w:tc>
        <w:tc>
          <w:tcPr>
            <w:tcW w:w="288" w:type="dxa"/>
          </w:tcPr>
          <w:p w14:paraId="3E33C405" w14:textId="77777777" w:rsidR="00C33BEB" w:rsidRDefault="00C33BEB" w:rsidP="00430630"/>
        </w:tc>
        <w:tc>
          <w:tcPr>
            <w:tcW w:w="288" w:type="dxa"/>
          </w:tcPr>
          <w:p w14:paraId="62F3BA3F" w14:textId="77777777" w:rsidR="00C33BEB" w:rsidRDefault="00C33BEB" w:rsidP="00430630">
            <w:pPr>
              <w:pStyle w:val="CopticCross"/>
            </w:pPr>
          </w:p>
        </w:tc>
        <w:tc>
          <w:tcPr>
            <w:tcW w:w="3960" w:type="dxa"/>
          </w:tcPr>
          <w:p w14:paraId="3B3CF933" w14:textId="77777777" w:rsidR="00C33BEB" w:rsidRDefault="00C33BEB" w:rsidP="00C33BEB">
            <w:pPr>
              <w:pStyle w:val="CopticVersemulti-line"/>
            </w:pPr>
            <w:r>
              <w:t>Ⲭⲉⲣⲉ ⲛⲉ ⲱ̀ Ⲃⲏⲑⲗⲉⲉⲙ:</w:t>
            </w:r>
          </w:p>
          <w:p w14:paraId="2D30EC1A" w14:textId="77777777" w:rsidR="00C33BEB" w:rsidRDefault="00C33BEB" w:rsidP="00C33BEB">
            <w:pPr>
              <w:pStyle w:val="CopticVersemulti-line"/>
            </w:pPr>
            <w:r>
              <w:t>ⲧ̀ⲡⲟⲗⲓⲥ ⲛ̀ⲛⲓⲡ̀ⲣⲟⲫⲏⲧⲏⲥ:</w:t>
            </w:r>
          </w:p>
          <w:p w14:paraId="48DE5B5D" w14:textId="77777777" w:rsidR="00C33BEB" w:rsidRDefault="00C33BEB" w:rsidP="00C33BEB">
            <w:pPr>
              <w:pStyle w:val="CopticVersemulti-line"/>
            </w:pPr>
            <w:r>
              <w:t>ⲛⲏⲉⲧⲁⲩⲉⲣⲡ̀ⲣⲟⲫⲏⲧⲉⲩⲓⲛ:</w:t>
            </w:r>
          </w:p>
          <w:p w14:paraId="1563E84A" w14:textId="77777777" w:rsidR="00C33BEB" w:rsidRDefault="00C33BEB" w:rsidP="00C33BEB">
            <w:pPr>
              <w:pStyle w:val="CopticHangingVerse"/>
            </w:pPr>
            <w:r>
              <w:t>ⲉⲑⲃⲉ ⲛ̀ϫⲓⲛⲙⲓⲥⲓ ⲛ̀Ⲉⲙⲙⲁⲛⲟⲩⲏⲗ.</w:t>
            </w:r>
          </w:p>
        </w:tc>
      </w:tr>
      <w:tr w:rsidR="00C33BEB" w14:paraId="1B4C3572" w14:textId="77777777" w:rsidTr="00430630">
        <w:trPr>
          <w:cantSplit/>
          <w:jc w:val="center"/>
        </w:trPr>
        <w:tc>
          <w:tcPr>
            <w:tcW w:w="288" w:type="dxa"/>
          </w:tcPr>
          <w:p w14:paraId="1F0435A6" w14:textId="77777777" w:rsidR="00C33BEB" w:rsidRDefault="00C33BEB" w:rsidP="00430630">
            <w:pPr>
              <w:pStyle w:val="CopticCross"/>
            </w:pPr>
            <w:r w:rsidRPr="00FB5ACB">
              <w:lastRenderedPageBreak/>
              <w:t>¿</w:t>
            </w:r>
          </w:p>
        </w:tc>
        <w:tc>
          <w:tcPr>
            <w:tcW w:w="3960" w:type="dxa"/>
          </w:tcPr>
          <w:p w14:paraId="7F8AF11A" w14:textId="77777777" w:rsidR="00C33BEB" w:rsidRDefault="00C33BEB" w:rsidP="00C33BEB">
            <w:pPr>
              <w:pStyle w:val="EngHang"/>
            </w:pPr>
            <w:r>
              <w:t>The True Light</w:t>
            </w:r>
          </w:p>
          <w:p w14:paraId="10505D72" w14:textId="77777777" w:rsidR="00C33BEB" w:rsidRDefault="00C33BEB" w:rsidP="00C33BEB">
            <w:pPr>
              <w:pStyle w:val="EngHang"/>
            </w:pPr>
            <w:r>
              <w:t>Has shone upon us</w:t>
            </w:r>
          </w:p>
          <w:p w14:paraId="761DA093" w14:textId="77777777" w:rsidR="00C33BEB" w:rsidRDefault="00C33BEB" w:rsidP="00C33BEB">
            <w:pPr>
              <w:pStyle w:val="EngHang"/>
            </w:pPr>
            <w:r>
              <w:t>Today, from the virgin,</w:t>
            </w:r>
          </w:p>
          <w:p w14:paraId="69A61026" w14:textId="77777777" w:rsidR="00C33BEB" w:rsidRDefault="00C33BEB" w:rsidP="00C33BEB">
            <w:pPr>
              <w:pStyle w:val="EngHangEnd"/>
            </w:pPr>
            <w:r>
              <w:t xml:space="preserve">Mary, the pure Bride. </w:t>
            </w:r>
          </w:p>
        </w:tc>
        <w:tc>
          <w:tcPr>
            <w:tcW w:w="288" w:type="dxa"/>
          </w:tcPr>
          <w:p w14:paraId="22C67F9D" w14:textId="77777777" w:rsidR="00C33BEB" w:rsidRDefault="00C33BEB" w:rsidP="00430630"/>
        </w:tc>
        <w:tc>
          <w:tcPr>
            <w:tcW w:w="288" w:type="dxa"/>
          </w:tcPr>
          <w:p w14:paraId="341A5C8A" w14:textId="77777777" w:rsidR="00C33BEB" w:rsidRDefault="00C33BEB" w:rsidP="00430630">
            <w:pPr>
              <w:pStyle w:val="CopticCross"/>
            </w:pPr>
            <w:r w:rsidRPr="00FB5ACB">
              <w:t>¿</w:t>
            </w:r>
          </w:p>
        </w:tc>
        <w:tc>
          <w:tcPr>
            <w:tcW w:w="3960" w:type="dxa"/>
          </w:tcPr>
          <w:p w14:paraId="725CDDF1" w14:textId="77777777" w:rsidR="00C33BEB" w:rsidRDefault="00C33BEB" w:rsidP="00C33BEB">
            <w:pPr>
              <w:pStyle w:val="CopticVersemulti-line"/>
            </w:pPr>
            <w:r>
              <w:t>Ⲁⲡⲓⲟⲩⲱⲓⲛⲓ ⲛ̀ⲧⲁⲫ̀ⲙⲏⲓ:</w:t>
            </w:r>
          </w:p>
          <w:p w14:paraId="6FBB4F26" w14:textId="77777777" w:rsidR="00C33BEB" w:rsidRDefault="00C33BEB" w:rsidP="00C33BEB">
            <w:pPr>
              <w:pStyle w:val="CopticVersemulti-line"/>
            </w:pPr>
            <w:r>
              <w:t>ⲁϥϣⲁⲓ ⲛⲁⲛ ϩⲱⲛ ⲙ̀ⲫⲟⲟⲩ:</w:t>
            </w:r>
          </w:p>
          <w:p w14:paraId="7FD85485" w14:textId="77777777" w:rsidR="00C33BEB" w:rsidRDefault="00C33BEB" w:rsidP="00C33BEB">
            <w:pPr>
              <w:pStyle w:val="CopticVersemulti-line"/>
            </w:pPr>
            <w:r>
              <w:t>ϧⲉⲛ ϯⲡⲁⲣⲑⲉⲛⲟⲥ Ⲙⲁⲣⲓⲁⲙ:</w:t>
            </w:r>
          </w:p>
          <w:p w14:paraId="292F6BED" w14:textId="77777777" w:rsidR="00C33BEB" w:rsidRDefault="00C33BEB" w:rsidP="00C33BEB">
            <w:pPr>
              <w:pStyle w:val="CopticHangingVerse"/>
            </w:pPr>
            <w:r>
              <w:t>ϯϣⲉⲗⲉⲧ ⲛ̀ⲕⲁⲑⲁⲣⲟⲥ.</w:t>
            </w:r>
          </w:p>
        </w:tc>
      </w:tr>
      <w:tr w:rsidR="00C33BEB" w14:paraId="52F10183" w14:textId="77777777" w:rsidTr="00430630">
        <w:trPr>
          <w:cantSplit/>
          <w:jc w:val="center"/>
        </w:trPr>
        <w:tc>
          <w:tcPr>
            <w:tcW w:w="288" w:type="dxa"/>
          </w:tcPr>
          <w:p w14:paraId="55AB21CA" w14:textId="77777777" w:rsidR="00C33BEB" w:rsidRDefault="00C33BEB" w:rsidP="00430630">
            <w:pPr>
              <w:pStyle w:val="CopticCross"/>
            </w:pPr>
          </w:p>
        </w:tc>
        <w:tc>
          <w:tcPr>
            <w:tcW w:w="3960" w:type="dxa"/>
          </w:tcPr>
          <w:p w14:paraId="213C383F" w14:textId="77777777" w:rsidR="00C33BEB" w:rsidRDefault="00C33BEB" w:rsidP="00C33BEB">
            <w:pPr>
              <w:pStyle w:val="EngHang"/>
            </w:pPr>
            <w:r>
              <w:t>Mary gave birth to our Saviour,</w:t>
            </w:r>
          </w:p>
          <w:p w14:paraId="1E469803" w14:textId="77777777" w:rsidR="00C33BEB" w:rsidRDefault="00C33BEB" w:rsidP="00C33BEB">
            <w:pPr>
              <w:pStyle w:val="EngHang"/>
            </w:pPr>
            <w:r>
              <w:t>The good lover of mankind,</w:t>
            </w:r>
          </w:p>
          <w:p w14:paraId="15427DBD" w14:textId="77777777" w:rsidR="00C33BEB" w:rsidRDefault="00C33BEB" w:rsidP="00C33BEB">
            <w:pPr>
              <w:pStyle w:val="EngHang"/>
            </w:pPr>
            <w:r>
              <w:t>In Bethlehem of Judea,</w:t>
            </w:r>
          </w:p>
          <w:p w14:paraId="32DE7C8D" w14:textId="77777777" w:rsidR="00C33BEB" w:rsidRDefault="00C33BEB" w:rsidP="00C33BEB">
            <w:pPr>
              <w:pStyle w:val="EngHangEnd"/>
            </w:pPr>
            <w:r>
              <w:t>According to the prophetic sayings.</w:t>
            </w:r>
          </w:p>
        </w:tc>
        <w:tc>
          <w:tcPr>
            <w:tcW w:w="288" w:type="dxa"/>
          </w:tcPr>
          <w:p w14:paraId="1C5CEC3D" w14:textId="77777777" w:rsidR="00C33BEB" w:rsidRDefault="00C33BEB" w:rsidP="00430630"/>
        </w:tc>
        <w:tc>
          <w:tcPr>
            <w:tcW w:w="288" w:type="dxa"/>
          </w:tcPr>
          <w:p w14:paraId="33DFB0C9" w14:textId="77777777" w:rsidR="00C33BEB" w:rsidRDefault="00C33BEB" w:rsidP="00430630">
            <w:pPr>
              <w:pStyle w:val="CopticCross"/>
            </w:pPr>
          </w:p>
        </w:tc>
        <w:tc>
          <w:tcPr>
            <w:tcW w:w="3960" w:type="dxa"/>
          </w:tcPr>
          <w:p w14:paraId="278DD395" w14:textId="77777777" w:rsidR="00C33BEB" w:rsidRDefault="00C33BEB" w:rsidP="00C33BEB">
            <w:pPr>
              <w:pStyle w:val="CopticVersemulti-line"/>
            </w:pPr>
            <w:r>
              <w:t>Ⲙⲁⲣⲓⲁ̀ ⲁⲥⲙⲓⲥⲓ ⲙ̀Ⲡⲉⲛⲥⲱⲧⲏⲣ:</w:t>
            </w:r>
          </w:p>
          <w:p w14:paraId="06FAB653" w14:textId="77777777" w:rsidR="00C33BEB" w:rsidRDefault="00C33BEB" w:rsidP="00C33BEB">
            <w:pPr>
              <w:pStyle w:val="CopticVersemulti-line"/>
            </w:pPr>
            <w:r>
              <w:t>ⲡⲓⲙⲁⲓⲣⲱⲙⲓ ⲛ̀ⲁ̀ⲅⲁⲑⲟⲥ:</w:t>
            </w:r>
          </w:p>
          <w:p w14:paraId="5B3154A9" w14:textId="77777777" w:rsidR="00C33BEB" w:rsidRDefault="00C33BEB" w:rsidP="00C33BEB">
            <w:pPr>
              <w:pStyle w:val="CopticVersemulti-line"/>
            </w:pPr>
            <w:r>
              <w:t>ϧⲉⲛ Ⲃⲏⲑⲗⲉⲉⲙ ⲛ̀ⲧⲉ Ϯⲓⲟⲇⲉⲁ:</w:t>
            </w:r>
          </w:p>
          <w:p w14:paraId="0E89AE51" w14:textId="77777777" w:rsidR="00C33BEB" w:rsidRDefault="00C33BEB" w:rsidP="00C33BEB">
            <w:pPr>
              <w:pStyle w:val="CopticHangingVerse"/>
            </w:pPr>
            <w:r>
              <w:t>ⲕⲁⲧⲁ ⲛⲓⲥ̀ⲙⲏ ⲛ̀ⲧⲉ ⲛⲓⲡ̀ⲣⲟⲫⲏⲧⲏⲥ.</w:t>
            </w:r>
          </w:p>
        </w:tc>
      </w:tr>
      <w:tr w:rsidR="00C33BEB" w14:paraId="5C91EAD0" w14:textId="77777777" w:rsidTr="00430630">
        <w:trPr>
          <w:cantSplit/>
          <w:jc w:val="center"/>
        </w:trPr>
        <w:tc>
          <w:tcPr>
            <w:tcW w:w="288" w:type="dxa"/>
          </w:tcPr>
          <w:p w14:paraId="02D3DF40" w14:textId="77777777" w:rsidR="00C33BEB" w:rsidRDefault="00C33BEB" w:rsidP="00430630">
            <w:pPr>
              <w:pStyle w:val="CopticCross"/>
            </w:pPr>
            <w:r w:rsidRPr="00FB5ACB">
              <w:t>¿</w:t>
            </w:r>
          </w:p>
        </w:tc>
        <w:tc>
          <w:tcPr>
            <w:tcW w:w="3960" w:type="dxa"/>
          </w:tcPr>
          <w:p w14:paraId="152859DE" w14:textId="77777777" w:rsidR="00C33BEB" w:rsidRDefault="00C33BEB" w:rsidP="00C33BEB">
            <w:pPr>
              <w:pStyle w:val="EngHang"/>
            </w:pPr>
            <w:r>
              <w:t>Isaiah the Prophet,</w:t>
            </w:r>
          </w:p>
          <w:p w14:paraId="480C554B" w14:textId="77777777" w:rsidR="00C33BEB" w:rsidRDefault="00C33BEB" w:rsidP="00C33BEB">
            <w:pPr>
              <w:pStyle w:val="EngHang"/>
            </w:pPr>
            <w:r>
              <w:t>Proclaimed with a voice of joy,</w:t>
            </w:r>
          </w:p>
          <w:p w14:paraId="1C30FF35" w14:textId="77777777" w:rsidR="00C33BEB" w:rsidRDefault="00C33BEB" w:rsidP="00C33BEB">
            <w:pPr>
              <w:pStyle w:val="EngHang"/>
            </w:pPr>
            <w:r>
              <w:t>Saying, “she shall give birth to Emmanuel,</w:t>
            </w:r>
          </w:p>
          <w:p w14:paraId="1EBB4961" w14:textId="77777777" w:rsidR="00C33BEB" w:rsidRDefault="00C33BEB" w:rsidP="00C33BEB">
            <w:pPr>
              <w:pStyle w:val="EngHangEnd"/>
            </w:pPr>
            <w:r>
              <w:t>Our Good Saviour.”</w:t>
            </w:r>
          </w:p>
        </w:tc>
        <w:tc>
          <w:tcPr>
            <w:tcW w:w="288" w:type="dxa"/>
          </w:tcPr>
          <w:p w14:paraId="11FADFC3" w14:textId="77777777" w:rsidR="00C33BEB" w:rsidRDefault="00C33BEB" w:rsidP="00430630"/>
        </w:tc>
        <w:tc>
          <w:tcPr>
            <w:tcW w:w="288" w:type="dxa"/>
          </w:tcPr>
          <w:p w14:paraId="6067074A" w14:textId="77777777" w:rsidR="00C33BEB" w:rsidRDefault="00C33BEB" w:rsidP="00430630">
            <w:pPr>
              <w:pStyle w:val="CopticCross"/>
            </w:pPr>
            <w:r w:rsidRPr="00FB5ACB">
              <w:t>¿</w:t>
            </w:r>
          </w:p>
        </w:tc>
        <w:tc>
          <w:tcPr>
            <w:tcW w:w="3960" w:type="dxa"/>
          </w:tcPr>
          <w:p w14:paraId="6B8F9EB6" w14:textId="77777777" w:rsidR="00C33BEB" w:rsidRDefault="00C33BEB" w:rsidP="00C33BEB">
            <w:pPr>
              <w:pStyle w:val="CopticVersemulti-line"/>
            </w:pPr>
            <w:r>
              <w:t xml:space="preserve">Ⲏⲥⲁⲏ̀ⲁⲥ ⲡⲓⲡ̀ⲣⲟⲫⲏⲧⲏⲥ: </w:t>
            </w:r>
          </w:p>
          <w:p w14:paraId="7FC89D7B" w14:textId="77777777" w:rsidR="00C33BEB" w:rsidRDefault="00C33BEB" w:rsidP="00C33BEB">
            <w:pPr>
              <w:pStyle w:val="CopticVersemulti-line"/>
            </w:pPr>
            <w:r>
              <w:t>ⲱϣ ⲉ̀ⲃⲟⲗ ϧⲉⲛ ⲟⲩⲥ̀ⲙⲏ ⲛ̀ⲑⲉⲗⲏⲗ:</w:t>
            </w:r>
          </w:p>
          <w:p w14:paraId="4E4E7124" w14:textId="77777777" w:rsidR="00C33BEB" w:rsidRDefault="00C33BEB" w:rsidP="00C33BEB">
            <w:pPr>
              <w:pStyle w:val="CopticVersemulti-line"/>
            </w:pPr>
            <w:r>
              <w:t>ϫⲉ ⲉⲥⲉ̀ⲙⲓⲥⲓ ⲛ̀Ⲉⲙⲙⲁⲛⲟⲩⲏⲗ:</w:t>
            </w:r>
          </w:p>
          <w:p w14:paraId="32575CDA" w14:textId="77777777" w:rsidR="00C33BEB" w:rsidRDefault="00C33BEB" w:rsidP="00C33BEB">
            <w:pPr>
              <w:pStyle w:val="CopticHangingVerse"/>
            </w:pPr>
            <w:r>
              <w:t>Ⲡⲉⲛⲥⲱⲧⲏⲣ ⲛ̀ⲁ̀ⲅⲁⲑⲟⲥ</w:t>
            </w:r>
          </w:p>
        </w:tc>
      </w:tr>
      <w:tr w:rsidR="00C33BEB" w14:paraId="0E0CB9BA" w14:textId="77777777" w:rsidTr="00430630">
        <w:trPr>
          <w:cantSplit/>
          <w:jc w:val="center"/>
        </w:trPr>
        <w:tc>
          <w:tcPr>
            <w:tcW w:w="288" w:type="dxa"/>
          </w:tcPr>
          <w:p w14:paraId="64EA22AC" w14:textId="77777777" w:rsidR="00C33BEB" w:rsidRDefault="00C33BEB" w:rsidP="00430630">
            <w:pPr>
              <w:pStyle w:val="CopticCross"/>
            </w:pPr>
          </w:p>
        </w:tc>
        <w:tc>
          <w:tcPr>
            <w:tcW w:w="3960" w:type="dxa"/>
          </w:tcPr>
          <w:p w14:paraId="05411D05" w14:textId="77777777" w:rsidR="00C33BEB" w:rsidRDefault="00C33BEB" w:rsidP="00C33BEB">
            <w:pPr>
              <w:pStyle w:val="EngHang"/>
            </w:pPr>
            <w:r>
              <w:t>Now the heavens rejoice,</w:t>
            </w:r>
          </w:p>
          <w:p w14:paraId="2E02F7F3" w14:textId="77777777" w:rsidR="00C33BEB" w:rsidRDefault="00C33BEB" w:rsidP="00C33BEB">
            <w:pPr>
              <w:pStyle w:val="EngHang"/>
            </w:pPr>
            <w:r>
              <w:t>And the earth is glad,</w:t>
            </w:r>
          </w:p>
          <w:p w14:paraId="42EEE26B" w14:textId="77777777" w:rsidR="00C33BEB" w:rsidRDefault="00C33BEB" w:rsidP="00C33BEB">
            <w:pPr>
              <w:pStyle w:val="EngHang"/>
            </w:pPr>
            <w:r>
              <w:t>For she has born Emmanuel to us,</w:t>
            </w:r>
          </w:p>
          <w:p w14:paraId="6171051A" w14:textId="77777777" w:rsidR="00C33BEB" w:rsidRDefault="00C33BEB" w:rsidP="00C33BEB">
            <w:pPr>
              <w:pStyle w:val="EngHangEnd"/>
            </w:pPr>
            <w:r>
              <w:t>We, the Christian people.</w:t>
            </w:r>
          </w:p>
        </w:tc>
        <w:tc>
          <w:tcPr>
            <w:tcW w:w="288" w:type="dxa"/>
          </w:tcPr>
          <w:p w14:paraId="47DD954E" w14:textId="77777777" w:rsidR="00C33BEB" w:rsidRDefault="00C33BEB" w:rsidP="00430630"/>
        </w:tc>
        <w:tc>
          <w:tcPr>
            <w:tcW w:w="288" w:type="dxa"/>
          </w:tcPr>
          <w:p w14:paraId="1AB5A987" w14:textId="77777777" w:rsidR="00C33BEB" w:rsidRDefault="00C33BEB" w:rsidP="00430630">
            <w:pPr>
              <w:pStyle w:val="CopticCross"/>
            </w:pPr>
          </w:p>
        </w:tc>
        <w:tc>
          <w:tcPr>
            <w:tcW w:w="3960" w:type="dxa"/>
          </w:tcPr>
          <w:p w14:paraId="463571DD" w14:textId="77777777" w:rsidR="00C33BEB" w:rsidRDefault="00C33BEB" w:rsidP="00C33BEB">
            <w:pPr>
              <w:pStyle w:val="CopticVersemulti-line"/>
            </w:pPr>
            <w:r>
              <w:t>Ⲓⲥ ⲛⲓⲫⲏⲟⲩⲓ̀ ⲉⲩⲉ̀ⲟⲩⲛⲟϥ:</w:t>
            </w:r>
          </w:p>
          <w:p w14:paraId="0B5E129D" w14:textId="77777777" w:rsidR="00C33BEB" w:rsidRDefault="00C33BEB" w:rsidP="00C33BEB">
            <w:pPr>
              <w:pStyle w:val="CopticVersemulti-line"/>
            </w:pPr>
            <w:r>
              <w:t>ⲛⲉⲙ ⲡ̀ⲕⲁϩⲓ ⲑⲉⲗⲏⲗ:</w:t>
            </w:r>
          </w:p>
          <w:p w14:paraId="32FCD705" w14:textId="77777777" w:rsidR="00C33BEB" w:rsidRDefault="00C33BEB" w:rsidP="00C33BEB">
            <w:pPr>
              <w:pStyle w:val="CopticVersemulti-line"/>
            </w:pPr>
            <w:r>
              <w:t>ϫⲉ ⲁⲥⲙⲓⲥⲓ ⲛⲁⲛ ⲛ̀Ⲉⲙⲙⲁⲛⲟⲩⲏⲗ:</w:t>
            </w:r>
          </w:p>
          <w:p w14:paraId="28D1A752" w14:textId="77777777" w:rsidR="00C33BEB" w:rsidRDefault="00C33BEB" w:rsidP="00C33BEB">
            <w:pPr>
              <w:pStyle w:val="CopticHangingVerse"/>
            </w:pPr>
            <w:r>
              <w:t>ⲁ̀ⲛⲟⲛ ϧⲁ ⲛⲓⲭ̀ⲣⲓⲥⲧⲓⲁ̀ⲛⲟⲥ.</w:t>
            </w:r>
          </w:p>
        </w:tc>
      </w:tr>
      <w:tr w:rsidR="00C33BEB" w14:paraId="27ED90A7" w14:textId="77777777" w:rsidTr="00430630">
        <w:trPr>
          <w:cantSplit/>
          <w:jc w:val="center"/>
        </w:trPr>
        <w:tc>
          <w:tcPr>
            <w:tcW w:w="288" w:type="dxa"/>
          </w:tcPr>
          <w:p w14:paraId="193DCC3F" w14:textId="77777777" w:rsidR="00C33BEB" w:rsidRDefault="00C33BEB" w:rsidP="00430630">
            <w:pPr>
              <w:pStyle w:val="CopticCross"/>
            </w:pPr>
            <w:r w:rsidRPr="00FB5ACB">
              <w:t>¿</w:t>
            </w:r>
          </w:p>
        </w:tc>
        <w:tc>
          <w:tcPr>
            <w:tcW w:w="3960" w:type="dxa"/>
          </w:tcPr>
          <w:p w14:paraId="72D13EC9" w14:textId="77777777" w:rsidR="00C33BEB" w:rsidRDefault="00C33BEB" w:rsidP="00C33BEB">
            <w:pPr>
              <w:pStyle w:val="EngHang"/>
            </w:pPr>
            <w:r>
              <w:t>Therefore, we are rich</w:t>
            </w:r>
          </w:p>
          <w:p w14:paraId="6062A42C" w14:textId="77777777" w:rsidR="00C33BEB" w:rsidRDefault="00C33BEB" w:rsidP="00C33BEB">
            <w:pPr>
              <w:pStyle w:val="EngHang"/>
            </w:pPr>
            <w:r>
              <w:t>In al perfect fits,</w:t>
            </w:r>
          </w:p>
          <w:p w14:paraId="43410F44" w14:textId="77777777" w:rsidR="00C33BEB" w:rsidRDefault="00C33BEB" w:rsidP="00C33BEB">
            <w:pPr>
              <w:pStyle w:val="EngHang"/>
            </w:pPr>
            <w:r>
              <w:t>And in faith let us sing,</w:t>
            </w:r>
          </w:p>
          <w:p w14:paraId="31F37108" w14:textId="77777777" w:rsidR="00C33BEB" w:rsidRDefault="00C33BEB" w:rsidP="00C33BEB">
            <w:pPr>
              <w:pStyle w:val="EngHangEnd"/>
            </w:pPr>
            <w:r>
              <w:t>Saying, “Alleluia.”</w:t>
            </w:r>
          </w:p>
        </w:tc>
        <w:tc>
          <w:tcPr>
            <w:tcW w:w="288" w:type="dxa"/>
          </w:tcPr>
          <w:p w14:paraId="634404C3" w14:textId="77777777" w:rsidR="00C33BEB" w:rsidRDefault="00C33BEB" w:rsidP="00430630"/>
        </w:tc>
        <w:tc>
          <w:tcPr>
            <w:tcW w:w="288" w:type="dxa"/>
          </w:tcPr>
          <w:p w14:paraId="4377AA45" w14:textId="77777777" w:rsidR="00C33BEB" w:rsidRDefault="00C33BEB" w:rsidP="00430630">
            <w:pPr>
              <w:pStyle w:val="CopticCross"/>
            </w:pPr>
            <w:r w:rsidRPr="00FB5ACB">
              <w:t>¿</w:t>
            </w:r>
          </w:p>
        </w:tc>
        <w:tc>
          <w:tcPr>
            <w:tcW w:w="3960" w:type="dxa"/>
          </w:tcPr>
          <w:p w14:paraId="60CBF574" w14:textId="77777777" w:rsidR="00C33BEB" w:rsidRDefault="00C33BEB" w:rsidP="00C33BEB">
            <w:pPr>
              <w:pStyle w:val="CopticVersemulti-line"/>
            </w:pPr>
            <w:r>
              <w:t>Ⲉⲑⲃⲉ ⲫⲁⲓ ⲧⲉⲛⲟⲓ ⲛ̀ⲣⲁⲙⲁⲟ̀:</w:t>
            </w:r>
          </w:p>
          <w:p w14:paraId="0B943B8F" w14:textId="77777777" w:rsidR="00C33BEB" w:rsidRDefault="00C33BEB" w:rsidP="00C33BEB">
            <w:pPr>
              <w:pStyle w:val="CopticVersemulti-line"/>
            </w:pPr>
            <w:r>
              <w:t>Ϧⲉⲛ ⲛⲓⲁ̀ⲅⲁⲑⲟⲛ ⲉⲧϫⲏⲕ ⲉ̀ⲃⲟⲗ:</w:t>
            </w:r>
          </w:p>
          <w:p w14:paraId="50BD9D50" w14:textId="77777777" w:rsidR="00C33BEB" w:rsidRDefault="00C33BEB" w:rsidP="00C33BEB">
            <w:pPr>
              <w:pStyle w:val="CopticVersemulti-line"/>
            </w:pPr>
            <w:r>
              <w:t>Ϧⲉⲛ ⲟⲩⲛⲁϩϯ ⲧⲉⲛⲉⲣⲯⲁⲗⲓⲛ:</w:t>
            </w:r>
          </w:p>
          <w:p w14:paraId="1548E107" w14:textId="77777777" w:rsidR="00C33BEB" w:rsidRPr="005130A7" w:rsidRDefault="00C33BEB" w:rsidP="00C33BEB">
            <w:pPr>
              <w:pStyle w:val="CopticHangingVerse"/>
            </w:pPr>
            <w:r>
              <w:t>ⲉⲛϫⲱ ⲙ̀ⲙⲟⲥ ϫⲉ Ⲁⲗⲗⲉⲗⲟⲩⲓⲁ̀.</w:t>
            </w:r>
          </w:p>
        </w:tc>
      </w:tr>
      <w:tr w:rsidR="00C33BEB" w14:paraId="21E5436C" w14:textId="77777777" w:rsidTr="00430630">
        <w:trPr>
          <w:cantSplit/>
          <w:jc w:val="center"/>
        </w:trPr>
        <w:tc>
          <w:tcPr>
            <w:tcW w:w="288" w:type="dxa"/>
          </w:tcPr>
          <w:p w14:paraId="5FD3189A" w14:textId="77777777" w:rsidR="00C33BEB" w:rsidRPr="00FB5ACB" w:rsidRDefault="00C33BEB" w:rsidP="00430630">
            <w:pPr>
              <w:pStyle w:val="CopticCross"/>
            </w:pPr>
          </w:p>
        </w:tc>
        <w:tc>
          <w:tcPr>
            <w:tcW w:w="3960" w:type="dxa"/>
          </w:tcPr>
          <w:p w14:paraId="4063C627" w14:textId="77777777" w:rsidR="00C33BEB" w:rsidRDefault="00C33BEB" w:rsidP="00C33BEB">
            <w:pPr>
              <w:pStyle w:val="EngHang"/>
            </w:pPr>
            <w:r>
              <w:t>Alleluia, Alleluia,</w:t>
            </w:r>
          </w:p>
          <w:p w14:paraId="4EB5A9D2" w14:textId="77777777" w:rsidR="00C33BEB" w:rsidRDefault="00C33BEB" w:rsidP="00C33BEB">
            <w:pPr>
              <w:pStyle w:val="EngHang"/>
            </w:pPr>
            <w:r>
              <w:t>Alleluia, Alleluia:</w:t>
            </w:r>
          </w:p>
          <w:p w14:paraId="2A40CD75" w14:textId="77777777" w:rsidR="00C33BEB" w:rsidRDefault="00C33BEB" w:rsidP="00C33BEB">
            <w:pPr>
              <w:pStyle w:val="EngHang"/>
            </w:pPr>
            <w:r>
              <w:t>Jesus Christ, the Son of God,</w:t>
            </w:r>
          </w:p>
          <w:p w14:paraId="1316D820" w14:textId="77777777" w:rsidR="00C33BEB" w:rsidRDefault="00C33BEB" w:rsidP="00C33BEB">
            <w:pPr>
              <w:pStyle w:val="EngHangEnd"/>
            </w:pPr>
            <w:r>
              <w:t>Was born in Bethlehem.</w:t>
            </w:r>
          </w:p>
          <w:p w14:paraId="6E6DF633" w14:textId="77777777" w:rsidR="00C33BEB" w:rsidRDefault="00C33BEB" w:rsidP="00C33BEB">
            <w:pPr>
              <w:pStyle w:val="EngHang"/>
            </w:pPr>
          </w:p>
        </w:tc>
        <w:tc>
          <w:tcPr>
            <w:tcW w:w="288" w:type="dxa"/>
          </w:tcPr>
          <w:p w14:paraId="0B8AF3AC" w14:textId="77777777" w:rsidR="00C33BEB" w:rsidRDefault="00C33BEB" w:rsidP="00430630"/>
        </w:tc>
        <w:tc>
          <w:tcPr>
            <w:tcW w:w="288" w:type="dxa"/>
          </w:tcPr>
          <w:p w14:paraId="6CB2CBBF" w14:textId="77777777" w:rsidR="00C33BEB" w:rsidRPr="00FB5ACB" w:rsidRDefault="00C33BEB" w:rsidP="00430630">
            <w:pPr>
              <w:pStyle w:val="CopticCross"/>
            </w:pPr>
          </w:p>
        </w:tc>
        <w:tc>
          <w:tcPr>
            <w:tcW w:w="3960" w:type="dxa"/>
          </w:tcPr>
          <w:p w14:paraId="223F5C6B" w14:textId="77777777" w:rsidR="00C33BEB" w:rsidRDefault="00C33BEB" w:rsidP="00C33BEB">
            <w:pPr>
              <w:pStyle w:val="CopticVersemulti-line"/>
            </w:pPr>
            <w:r>
              <w:t>Ⲁⲗⲗⲉⲗⲟⲩⲓⲁ̀ Ⲁⲗⲗⲉⲗⲟⲩⲓⲁ̀:</w:t>
            </w:r>
          </w:p>
          <w:p w14:paraId="73C93C6D" w14:textId="77777777" w:rsidR="00C33BEB" w:rsidRDefault="00C33BEB" w:rsidP="00C33BEB">
            <w:pPr>
              <w:pStyle w:val="CopticVersemulti-line"/>
            </w:pPr>
            <w:r>
              <w:t>Ⲁⲗⲗⲉⲗⲟⲩⲓⲁ̀ Ⲁⲗⲗⲉⲗⲟⲩⲓⲁ̀:</w:t>
            </w:r>
          </w:p>
          <w:p w14:paraId="0A200D59" w14:textId="77777777" w:rsidR="00C33BEB" w:rsidRDefault="00C33BEB" w:rsidP="00C33BEB">
            <w:pPr>
              <w:pStyle w:val="CopticVersemulti-line"/>
            </w:pPr>
            <w:r>
              <w:t>Ⲓⲏ̄ⲥ̄ Ⲡⲭ̄ⲥ̄ Ⲡϣⲏⲣⲓ ⲙ̀Ⲫϯ:</w:t>
            </w:r>
          </w:p>
          <w:p w14:paraId="0AACCA9B" w14:textId="77777777" w:rsidR="00C33BEB" w:rsidRDefault="00C33BEB" w:rsidP="00C33BEB">
            <w:pPr>
              <w:pStyle w:val="CopticHangingVerse"/>
            </w:pPr>
            <w:r>
              <w:t>ⲁⲩⲙⲁⲥϥ ϧⲉⲛ Ⲃⲏⲑⲗⲉⲉⲙ.</w:t>
            </w:r>
          </w:p>
        </w:tc>
      </w:tr>
      <w:tr w:rsidR="00C33BEB" w14:paraId="259D6C3E" w14:textId="77777777" w:rsidTr="00430630">
        <w:trPr>
          <w:cantSplit/>
          <w:jc w:val="center"/>
        </w:trPr>
        <w:tc>
          <w:tcPr>
            <w:tcW w:w="288" w:type="dxa"/>
          </w:tcPr>
          <w:p w14:paraId="73585907" w14:textId="77777777" w:rsidR="00C33BEB" w:rsidRPr="00FB5ACB" w:rsidRDefault="00C33BEB" w:rsidP="00430630">
            <w:pPr>
              <w:pStyle w:val="CopticCross"/>
            </w:pPr>
            <w:r w:rsidRPr="00FB5ACB">
              <w:lastRenderedPageBreak/>
              <w:t>¿</w:t>
            </w:r>
          </w:p>
        </w:tc>
        <w:tc>
          <w:tcPr>
            <w:tcW w:w="3960" w:type="dxa"/>
          </w:tcPr>
          <w:p w14:paraId="1F5C56BC" w14:textId="77777777" w:rsidR="00C33BEB" w:rsidRDefault="00C33BEB" w:rsidP="00C33BEB">
            <w:pPr>
              <w:pStyle w:val="EngHang"/>
            </w:pPr>
            <w:r>
              <w:t>This is He to Whom the glory is due,</w:t>
            </w:r>
          </w:p>
          <w:p w14:paraId="34782112" w14:textId="77777777" w:rsidR="00C33BEB" w:rsidRDefault="00C33BEB" w:rsidP="00C33BEB">
            <w:pPr>
              <w:pStyle w:val="EngHang"/>
            </w:pPr>
            <w:r>
              <w:t>With His Good Father,</w:t>
            </w:r>
          </w:p>
          <w:p w14:paraId="7F9980E8" w14:textId="77777777" w:rsidR="00C33BEB" w:rsidRDefault="00C33BEB" w:rsidP="00C33BEB">
            <w:pPr>
              <w:pStyle w:val="EngHang"/>
            </w:pPr>
            <w:r>
              <w:t>And the Holy Spirit,</w:t>
            </w:r>
          </w:p>
          <w:p w14:paraId="3EF34E86" w14:textId="77777777" w:rsidR="00C33BEB" w:rsidRDefault="00C33BEB" w:rsidP="00C33BEB">
            <w:pPr>
              <w:pStyle w:val="EngHangEnd"/>
            </w:pPr>
            <w:r>
              <w:t>Now and forever.</w:t>
            </w:r>
          </w:p>
          <w:p w14:paraId="17184978" w14:textId="77777777" w:rsidR="00C33BEB" w:rsidRDefault="00C33BEB" w:rsidP="00C33BEB">
            <w:pPr>
              <w:pStyle w:val="EngHang"/>
            </w:pPr>
          </w:p>
        </w:tc>
        <w:tc>
          <w:tcPr>
            <w:tcW w:w="288" w:type="dxa"/>
          </w:tcPr>
          <w:p w14:paraId="19C72B75" w14:textId="77777777" w:rsidR="00C33BEB" w:rsidRDefault="00C33BEB" w:rsidP="00430630"/>
        </w:tc>
        <w:tc>
          <w:tcPr>
            <w:tcW w:w="288" w:type="dxa"/>
          </w:tcPr>
          <w:p w14:paraId="08DAD716" w14:textId="77777777" w:rsidR="00C33BEB" w:rsidRPr="00FB5ACB" w:rsidRDefault="00C33BEB" w:rsidP="00430630">
            <w:pPr>
              <w:pStyle w:val="CopticCross"/>
            </w:pPr>
            <w:r w:rsidRPr="00FB5ACB">
              <w:t>¿</w:t>
            </w:r>
          </w:p>
        </w:tc>
        <w:tc>
          <w:tcPr>
            <w:tcW w:w="3960" w:type="dxa"/>
          </w:tcPr>
          <w:p w14:paraId="4E7A2794" w14:textId="77777777" w:rsidR="00C33BEB" w:rsidRDefault="00C33BEB" w:rsidP="00C33BEB">
            <w:pPr>
              <w:pStyle w:val="CopticVersemulti-line"/>
            </w:pPr>
            <w:r>
              <w:t>Ⲫⲁⲓ ⲉ̀ⲣⲉ ⲡⲓⲱ̀ⲟⲩ ⲉⲣⲡ̀ⲣⲉⲡ̀ⲓ ⲛⲁϥ:</w:t>
            </w:r>
          </w:p>
          <w:p w14:paraId="3F4D48A2" w14:textId="77777777" w:rsidR="00C33BEB" w:rsidRDefault="00C33BEB" w:rsidP="00C33BEB">
            <w:pPr>
              <w:pStyle w:val="CopticVersemulti-line"/>
            </w:pPr>
            <w:r>
              <w:t>ⲛⲉⲙ Ⲡⲉϥⲓⲱⲧ ⲛ̀ⲁ̀ⲅⲁⲑⲟⲥ:</w:t>
            </w:r>
          </w:p>
          <w:p w14:paraId="12E84FF6" w14:textId="77777777" w:rsidR="00C33BEB" w:rsidRDefault="00C33BEB" w:rsidP="00C33BEB">
            <w:pPr>
              <w:pStyle w:val="CopticVersemulti-line"/>
            </w:pPr>
            <w:r>
              <w:t>ⲛⲉⲙ Ⲡⲓⲛⲡ̄ⲛ̄ⲁ̄ ⲉ̄ⲑ̄ⲩ̄:</w:t>
            </w:r>
          </w:p>
          <w:p w14:paraId="7550536D" w14:textId="77777777" w:rsidR="00C33BEB" w:rsidRDefault="00C33BEB" w:rsidP="00C33BEB">
            <w:pPr>
              <w:pStyle w:val="CopticHangingVerse"/>
            </w:pPr>
            <w:r>
              <w:t>ⲓⲥϫⲉⲛ ϯⲛⲟⲩ ⲛⲉⲙ ϣⲁ ⲉ̀ⲛⲉϩ.</w:t>
            </w:r>
          </w:p>
        </w:tc>
      </w:tr>
    </w:tbl>
    <w:p w14:paraId="234E52E1" w14:textId="77777777" w:rsidR="00C33BEB" w:rsidRDefault="00C33BEB" w:rsidP="00C33BEB">
      <w:pPr>
        <w:pStyle w:val="Heading4"/>
      </w:pPr>
      <w:bookmarkStart w:id="1373" w:name="_Ref434477542"/>
      <w:r>
        <w:t>The Second Doxology for Nativity</w:t>
      </w:r>
      <w:bookmarkEnd w:id="13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3BEB" w14:paraId="04D3D737" w14:textId="77777777" w:rsidTr="00430630">
        <w:trPr>
          <w:cantSplit/>
          <w:jc w:val="center"/>
        </w:trPr>
        <w:tc>
          <w:tcPr>
            <w:tcW w:w="288" w:type="dxa"/>
          </w:tcPr>
          <w:p w14:paraId="0ECE38BD" w14:textId="77777777" w:rsidR="00C33BEB" w:rsidRDefault="00C33BEB" w:rsidP="00430630">
            <w:pPr>
              <w:pStyle w:val="CopticCross"/>
            </w:pPr>
          </w:p>
        </w:tc>
        <w:tc>
          <w:tcPr>
            <w:tcW w:w="3960" w:type="dxa"/>
          </w:tcPr>
          <w:p w14:paraId="18636A94" w14:textId="77777777" w:rsidR="00C33BEB" w:rsidRDefault="00C33BEB" w:rsidP="00C33BEB">
            <w:pPr>
              <w:pStyle w:val="EngHang"/>
            </w:pPr>
            <w:r>
              <w:t>One of the Trinity,</w:t>
            </w:r>
          </w:p>
          <w:p w14:paraId="38FC60EB" w14:textId="77777777" w:rsidR="00C33BEB" w:rsidRDefault="00C33BEB" w:rsidP="00C33BEB">
            <w:pPr>
              <w:pStyle w:val="EngHang"/>
            </w:pPr>
            <w:r>
              <w:t>Co-essential with the Father,</w:t>
            </w:r>
          </w:p>
          <w:p w14:paraId="451EF734" w14:textId="77777777" w:rsidR="00C33BEB" w:rsidRDefault="00C33BEB" w:rsidP="00C33BEB">
            <w:pPr>
              <w:pStyle w:val="EngHang"/>
            </w:pPr>
            <w:r>
              <w:t>Beheld our humiliation,</w:t>
            </w:r>
          </w:p>
          <w:p w14:paraId="4FFE6BF1" w14:textId="77777777" w:rsidR="00C33BEB" w:rsidRDefault="00C33BEB" w:rsidP="00C33BEB">
            <w:pPr>
              <w:pStyle w:val="EngHangEnd"/>
            </w:pPr>
            <w:r>
              <w:t>And our bitter bondage, and,</w:t>
            </w:r>
          </w:p>
        </w:tc>
        <w:tc>
          <w:tcPr>
            <w:tcW w:w="288" w:type="dxa"/>
          </w:tcPr>
          <w:p w14:paraId="6E7FE586" w14:textId="77777777" w:rsidR="00C33BEB" w:rsidRDefault="00C33BEB" w:rsidP="00430630"/>
        </w:tc>
        <w:tc>
          <w:tcPr>
            <w:tcW w:w="288" w:type="dxa"/>
          </w:tcPr>
          <w:p w14:paraId="3B9531E0" w14:textId="77777777" w:rsidR="00C33BEB" w:rsidRDefault="00C33BEB" w:rsidP="00430630">
            <w:pPr>
              <w:pStyle w:val="CopticCross"/>
            </w:pPr>
          </w:p>
        </w:tc>
        <w:tc>
          <w:tcPr>
            <w:tcW w:w="3960" w:type="dxa"/>
          </w:tcPr>
          <w:p w14:paraId="65A7434D" w14:textId="77777777" w:rsidR="00C33BEB" w:rsidRDefault="00C33BEB" w:rsidP="00C33BEB">
            <w:pPr>
              <w:pStyle w:val="CopticVersemulti-line"/>
            </w:pPr>
            <w:r>
              <w:t>Ⲡⲓⲟⲩⲁⲓ ⲉ̀ⲃⲟⲗϧⲉⲛ Ϯⲧ̀ⲣⲓⲁⲥ:</w:t>
            </w:r>
          </w:p>
          <w:p w14:paraId="5CCDD483" w14:textId="77777777" w:rsidR="00C33BEB" w:rsidRDefault="00C33BEB" w:rsidP="00C33BEB">
            <w:pPr>
              <w:pStyle w:val="CopticVersemulti-line"/>
            </w:pPr>
            <w:r>
              <w:t>ⲡⲓⲟ̀ⲙⲟⲟⲩⲥⲓⲟⲥ ⲛⲉⲙ Ⲫⲓⲱⲧ:</w:t>
            </w:r>
          </w:p>
          <w:p w14:paraId="5F5E82E0" w14:textId="77777777" w:rsidR="00C33BEB" w:rsidRDefault="00C33BEB" w:rsidP="00C33BEB">
            <w:pPr>
              <w:pStyle w:val="CopticVersemulti-line"/>
            </w:pPr>
            <w:r>
              <w:t>ⲉ̀ⲧⲁϥⲛⲁⲩ ⲉ̀ⲡⲉⲛⲑⲉⲃⲓⲟ:</w:t>
            </w:r>
          </w:p>
          <w:p w14:paraId="47CFAAAF" w14:textId="77777777" w:rsidR="00C33BEB" w:rsidRPr="00C35319" w:rsidRDefault="00C33BEB" w:rsidP="00C33BEB">
            <w:pPr>
              <w:pStyle w:val="CopticHangingVerse"/>
            </w:pPr>
            <w:r>
              <w:t>ⲛⲉⲙ ⲧⲉⲛⲙⲉⲧⲃⲱⲕ ⲉⲧⲟⲓ ⲉ̀ϣⲁϣⲓ.</w:t>
            </w:r>
          </w:p>
        </w:tc>
      </w:tr>
      <w:tr w:rsidR="00C33BEB" w14:paraId="1C29A910" w14:textId="77777777" w:rsidTr="00430630">
        <w:trPr>
          <w:cantSplit/>
          <w:jc w:val="center"/>
        </w:trPr>
        <w:tc>
          <w:tcPr>
            <w:tcW w:w="288" w:type="dxa"/>
          </w:tcPr>
          <w:p w14:paraId="4DF41213" w14:textId="77777777" w:rsidR="00C33BEB" w:rsidRDefault="00C33BEB" w:rsidP="00430630">
            <w:pPr>
              <w:pStyle w:val="CopticCross"/>
            </w:pPr>
            <w:r w:rsidRPr="00FB5ACB">
              <w:t>¿</w:t>
            </w:r>
          </w:p>
        </w:tc>
        <w:tc>
          <w:tcPr>
            <w:tcW w:w="3960" w:type="dxa"/>
          </w:tcPr>
          <w:p w14:paraId="27664C7A" w14:textId="77777777" w:rsidR="00C33BEB" w:rsidRDefault="00C33BEB" w:rsidP="00C33BEB">
            <w:pPr>
              <w:pStyle w:val="EngHang"/>
            </w:pPr>
            <w:r>
              <w:t>He bowed down the heaven of heavens,</w:t>
            </w:r>
          </w:p>
          <w:p w14:paraId="1A90BB8A" w14:textId="77777777" w:rsidR="00C33BEB" w:rsidRDefault="00C33BEB" w:rsidP="00C33BEB">
            <w:pPr>
              <w:pStyle w:val="EngHang"/>
            </w:pPr>
            <w:r>
              <w:t>And entered the Virgin’s womb.</w:t>
            </w:r>
          </w:p>
          <w:p w14:paraId="3D776118" w14:textId="77777777" w:rsidR="00C33BEB" w:rsidRDefault="00C33BEB" w:rsidP="00C33BEB">
            <w:pPr>
              <w:pStyle w:val="EngHang"/>
            </w:pPr>
            <w:r>
              <w:t>He became man like us</w:t>
            </w:r>
          </w:p>
          <w:p w14:paraId="27D4A5E5" w14:textId="77777777" w:rsidR="00C33BEB" w:rsidRDefault="00C33BEB" w:rsidP="00C33BEB">
            <w:pPr>
              <w:pStyle w:val="EngHangEnd"/>
            </w:pPr>
            <w:r>
              <w:t>In all things save sin alone.</w:t>
            </w:r>
          </w:p>
        </w:tc>
        <w:tc>
          <w:tcPr>
            <w:tcW w:w="288" w:type="dxa"/>
          </w:tcPr>
          <w:p w14:paraId="23ED034E" w14:textId="77777777" w:rsidR="00C33BEB" w:rsidRDefault="00C33BEB" w:rsidP="00430630"/>
        </w:tc>
        <w:tc>
          <w:tcPr>
            <w:tcW w:w="288" w:type="dxa"/>
          </w:tcPr>
          <w:p w14:paraId="56A49B41" w14:textId="77777777" w:rsidR="00C33BEB" w:rsidRDefault="00C33BEB" w:rsidP="00430630">
            <w:pPr>
              <w:pStyle w:val="CopticCross"/>
            </w:pPr>
            <w:r w:rsidRPr="00FB5ACB">
              <w:t>¿</w:t>
            </w:r>
          </w:p>
        </w:tc>
        <w:tc>
          <w:tcPr>
            <w:tcW w:w="3960" w:type="dxa"/>
          </w:tcPr>
          <w:p w14:paraId="03E4F73D" w14:textId="77777777" w:rsidR="00C33BEB" w:rsidRDefault="00C33BEB" w:rsidP="00C33BEB">
            <w:pPr>
              <w:pStyle w:val="CopticVersemulti-line"/>
            </w:pPr>
            <w:r>
              <w:t>Ⲁϥⲣⲉⲕ ⲛⲓⲫⲏⲉⲟⲩⲓ̀ ⲛ̀ⲧⲉ ⲛⲓⲫⲏⲟⲩⲓ̀:</w:t>
            </w:r>
          </w:p>
          <w:p w14:paraId="01EDA4D9" w14:textId="77777777" w:rsidR="00C33BEB" w:rsidRDefault="00C33BEB" w:rsidP="00C33BEB">
            <w:pPr>
              <w:pStyle w:val="CopticVersemulti-line"/>
            </w:pPr>
            <w:r>
              <w:t>ⲁϥⲓ̀ ⲉ̀ⲑ̀ⲙⲏⲧⲣⲁ ⲛ̀ϯⲡⲁⲣⲑⲉⲛⲟⲥ:</w:t>
            </w:r>
          </w:p>
          <w:p w14:paraId="14D9C977" w14:textId="77777777" w:rsidR="00C33BEB" w:rsidRDefault="00C33BEB" w:rsidP="00C33BEB">
            <w:pPr>
              <w:pStyle w:val="CopticVersemulti-line"/>
            </w:pPr>
            <w:r>
              <w:t>ⲁϥⲉⲣⲣⲱⲙⲓ ⲙ̀ⲡⲉⲛⲣⲏϯ:</w:t>
            </w:r>
          </w:p>
          <w:p w14:paraId="0212894B" w14:textId="77777777" w:rsidR="00C33BEB" w:rsidRDefault="00C33BEB" w:rsidP="00C33BEB">
            <w:pPr>
              <w:pStyle w:val="CopticHangingVerse"/>
            </w:pPr>
            <w:r>
              <w:t>ϣⲁⲧⲉⲛ ⲫ̀ⲛⲟⲃⲓ ⲙ̀ⲙⲁⲩⲁⲧϥ.</w:t>
            </w:r>
          </w:p>
        </w:tc>
      </w:tr>
      <w:tr w:rsidR="00C33BEB" w14:paraId="1722CBAE" w14:textId="77777777" w:rsidTr="00430630">
        <w:trPr>
          <w:cantSplit/>
          <w:jc w:val="center"/>
        </w:trPr>
        <w:tc>
          <w:tcPr>
            <w:tcW w:w="288" w:type="dxa"/>
          </w:tcPr>
          <w:p w14:paraId="054781BE" w14:textId="77777777" w:rsidR="00C33BEB" w:rsidRDefault="00C33BEB" w:rsidP="00430630">
            <w:pPr>
              <w:pStyle w:val="CopticCross"/>
            </w:pPr>
          </w:p>
        </w:tc>
        <w:tc>
          <w:tcPr>
            <w:tcW w:w="3960" w:type="dxa"/>
          </w:tcPr>
          <w:p w14:paraId="2348FF9C" w14:textId="77777777" w:rsidR="00C33BEB" w:rsidRDefault="00C33BEB" w:rsidP="00C33BEB">
            <w:pPr>
              <w:pStyle w:val="EngHang"/>
            </w:pPr>
            <w:r>
              <w:t>He was born in Bethlehem</w:t>
            </w:r>
          </w:p>
          <w:p w14:paraId="4282D63E" w14:textId="77777777" w:rsidR="00C33BEB" w:rsidRDefault="00C33BEB" w:rsidP="00C33BEB">
            <w:pPr>
              <w:pStyle w:val="EngHang"/>
            </w:pPr>
            <w:r>
              <w:t>According to the prophetic sayings.</w:t>
            </w:r>
          </w:p>
          <w:p w14:paraId="3061E8CF" w14:textId="77777777" w:rsidR="00C33BEB" w:rsidRDefault="00C33BEB" w:rsidP="00C33BEB">
            <w:pPr>
              <w:pStyle w:val="EngHang"/>
            </w:pPr>
            <w:r>
              <w:t xml:space="preserve">He </w:t>
            </w:r>
            <w:commentRangeStart w:id="1374"/>
            <w:r>
              <w:t xml:space="preserve">rescued </w:t>
            </w:r>
            <w:commentRangeEnd w:id="1374"/>
            <w:r>
              <w:rPr>
                <w:rStyle w:val="CommentReference"/>
                <w:rFonts w:ascii="Times New Roman" w:eastAsiaTheme="minorHAnsi" w:hAnsi="Times New Roman" w:cstheme="minorBidi"/>
                <w:color w:val="auto"/>
              </w:rPr>
              <w:commentReference w:id="1374"/>
            </w:r>
            <w:r>
              <w:t>and saved us,</w:t>
            </w:r>
          </w:p>
          <w:p w14:paraId="372D1056" w14:textId="77777777" w:rsidR="00C33BEB" w:rsidRDefault="00C33BEB" w:rsidP="00C33BEB">
            <w:pPr>
              <w:pStyle w:val="EngHangEnd"/>
            </w:pPr>
            <w:commentRangeStart w:id="1375"/>
            <w:r>
              <w:t xml:space="preserve">We </w:t>
            </w:r>
            <w:commentRangeEnd w:id="1375"/>
            <w:r>
              <w:rPr>
                <w:rStyle w:val="CommentReference"/>
                <w:rFonts w:ascii="Times New Roman" w:eastAsiaTheme="minorHAnsi" w:hAnsi="Times New Roman" w:cstheme="minorBidi"/>
                <w:color w:val="auto"/>
              </w:rPr>
              <w:commentReference w:id="1375"/>
            </w:r>
            <w:r>
              <w:t>are His people.</w:t>
            </w:r>
          </w:p>
        </w:tc>
        <w:tc>
          <w:tcPr>
            <w:tcW w:w="288" w:type="dxa"/>
          </w:tcPr>
          <w:p w14:paraId="56D8837D" w14:textId="77777777" w:rsidR="00C33BEB" w:rsidRDefault="00C33BEB" w:rsidP="00430630"/>
        </w:tc>
        <w:tc>
          <w:tcPr>
            <w:tcW w:w="288" w:type="dxa"/>
          </w:tcPr>
          <w:p w14:paraId="4B3940DB" w14:textId="77777777" w:rsidR="00C33BEB" w:rsidRDefault="00C33BEB" w:rsidP="00430630">
            <w:pPr>
              <w:pStyle w:val="CopticCross"/>
            </w:pPr>
          </w:p>
        </w:tc>
        <w:tc>
          <w:tcPr>
            <w:tcW w:w="3960" w:type="dxa"/>
          </w:tcPr>
          <w:p w14:paraId="6E79E15B" w14:textId="77777777" w:rsidR="00C33BEB" w:rsidRDefault="00C33BEB" w:rsidP="00C33BEB">
            <w:pPr>
              <w:pStyle w:val="CopticVersemulti-line"/>
            </w:pPr>
            <w:r>
              <w:t>Ⲉⲧⲁⲩⲙⲁⲥϥ ϧⲉⲛ Ⲃⲏⲑⲗⲉⲉⲙ:</w:t>
            </w:r>
          </w:p>
          <w:p w14:paraId="54C74B0E" w14:textId="77777777" w:rsidR="00C33BEB" w:rsidRDefault="00C33BEB" w:rsidP="00C33BEB">
            <w:pPr>
              <w:pStyle w:val="CopticVersemulti-line"/>
            </w:pPr>
            <w:r>
              <w:t>ⲕⲁⲧⲁ ⲛⲓⲥ̀ⲙⲏ ⲛ̀ⲧⲉ ⲛⲓⲡ̀ⲣⲟⲫⲏⲧⲏⲥ:</w:t>
            </w:r>
          </w:p>
          <w:p w14:paraId="7C97409C" w14:textId="77777777" w:rsidR="00C33BEB" w:rsidRDefault="00C33BEB" w:rsidP="00C33BEB">
            <w:pPr>
              <w:pStyle w:val="CopticVersemulti-line"/>
            </w:pPr>
            <w:r>
              <w:t>ⲁϥⲧⲟⲩϫⲟⲛ ⲁϥⲥⲱϯ ⲙ̀ⲙⲟⲛ:</w:t>
            </w:r>
          </w:p>
          <w:p w14:paraId="5196896C" w14:textId="77777777" w:rsidR="00C33BEB" w:rsidRDefault="00C33BEB" w:rsidP="00C33BEB">
            <w:pPr>
              <w:pStyle w:val="CopticHangingVerse"/>
            </w:pPr>
            <w:r>
              <w:t>ϫⲉ ⲁⲛⲟⲛ ⲡⲉ ⲡⲉϥⲗⲁⲟⲥ.</w:t>
            </w:r>
          </w:p>
        </w:tc>
      </w:tr>
      <w:tr w:rsidR="00C33BEB" w14:paraId="205AD4AA" w14:textId="77777777" w:rsidTr="00430630">
        <w:trPr>
          <w:cantSplit/>
          <w:jc w:val="center"/>
        </w:trPr>
        <w:tc>
          <w:tcPr>
            <w:tcW w:w="288" w:type="dxa"/>
          </w:tcPr>
          <w:p w14:paraId="2CEC84B7" w14:textId="77777777" w:rsidR="00C33BEB" w:rsidRDefault="00C33BEB" w:rsidP="00430630">
            <w:pPr>
              <w:pStyle w:val="CopticCross"/>
            </w:pPr>
            <w:r w:rsidRPr="00FB5ACB">
              <w:t>¿</w:t>
            </w:r>
          </w:p>
        </w:tc>
        <w:tc>
          <w:tcPr>
            <w:tcW w:w="3960" w:type="dxa"/>
          </w:tcPr>
          <w:p w14:paraId="08AC244B" w14:textId="77777777" w:rsidR="00C33BEB" w:rsidRDefault="00C33BEB" w:rsidP="00C33BEB">
            <w:pPr>
              <w:pStyle w:val="EngHang"/>
            </w:pPr>
            <w:r>
              <w:t>He did not cease being divine when</w:t>
            </w:r>
          </w:p>
          <w:p w14:paraId="4EF9137B" w14:textId="77777777" w:rsidR="00C33BEB" w:rsidRDefault="00C33BEB" w:rsidP="00C33BEB">
            <w:pPr>
              <w:pStyle w:val="EngHang"/>
            </w:pPr>
            <w:r>
              <w:t>He came and became the Son of Man.</w:t>
            </w:r>
          </w:p>
          <w:p w14:paraId="446D4567" w14:textId="77777777" w:rsidR="00C33BEB" w:rsidRDefault="00C33BEB" w:rsidP="00C33BEB">
            <w:pPr>
              <w:pStyle w:val="EngHang"/>
            </w:pPr>
            <w:r>
              <w:t>He is the true God;</w:t>
            </w:r>
          </w:p>
          <w:p w14:paraId="2F0C5397" w14:textId="77777777" w:rsidR="00C33BEB" w:rsidRPr="00B73957" w:rsidRDefault="00C33BEB" w:rsidP="00D325F5">
            <w:pPr>
              <w:pStyle w:val="EngHangEnd"/>
            </w:pPr>
            <w:r>
              <w:t>He came and saved us.</w:t>
            </w:r>
            <w:r w:rsidR="00D325F5" w:rsidRPr="00B73957">
              <w:t xml:space="preserve"> </w:t>
            </w:r>
          </w:p>
        </w:tc>
        <w:tc>
          <w:tcPr>
            <w:tcW w:w="288" w:type="dxa"/>
          </w:tcPr>
          <w:p w14:paraId="06EF932A" w14:textId="77777777" w:rsidR="00C33BEB" w:rsidRDefault="00C33BEB" w:rsidP="00430630"/>
        </w:tc>
        <w:tc>
          <w:tcPr>
            <w:tcW w:w="288" w:type="dxa"/>
          </w:tcPr>
          <w:p w14:paraId="2FED546D" w14:textId="77777777" w:rsidR="00C33BEB" w:rsidRDefault="00C33BEB" w:rsidP="00430630">
            <w:pPr>
              <w:pStyle w:val="CopticCross"/>
            </w:pPr>
            <w:r w:rsidRPr="00FB5ACB">
              <w:t>¿</w:t>
            </w:r>
          </w:p>
        </w:tc>
        <w:tc>
          <w:tcPr>
            <w:tcW w:w="3960" w:type="dxa"/>
          </w:tcPr>
          <w:p w14:paraId="3ECCACD8" w14:textId="77777777" w:rsidR="00C33BEB" w:rsidRDefault="00C33BEB" w:rsidP="00C33BEB">
            <w:pPr>
              <w:pStyle w:val="CopticVersemulti-line"/>
            </w:pPr>
            <w:r>
              <w:t>Ⲉⲧⲁϥⲕⲏⲛ ⲁⲛ ⲉϥⲟⲓ ⲛ̀ⲛⲟⲩϯ:</w:t>
            </w:r>
          </w:p>
          <w:p w14:paraId="4D0FACBD" w14:textId="77777777" w:rsidR="00C33BEB" w:rsidRDefault="00C33BEB" w:rsidP="00C33BEB">
            <w:pPr>
              <w:pStyle w:val="CopticVersemulti-line"/>
            </w:pPr>
            <w:r>
              <w:t>ⲁϥⲓ̀ ⲁϥϣⲱⲡⲓ ⲛ̀ϣⲏⲣⲓ ⲛ̀ⲣⲱⲙⲓ:</w:t>
            </w:r>
          </w:p>
          <w:p w14:paraId="6D62B96E" w14:textId="77777777" w:rsidR="00C33BEB" w:rsidRDefault="00C33BEB" w:rsidP="00C33BEB">
            <w:pPr>
              <w:pStyle w:val="CopticVersemulti-line"/>
            </w:pPr>
            <w:r>
              <w:t>ⲁⲗⲗⲁ ⲛ̀ⲑⲟϥ ⲡⲉ Ⲫϯ ⲙ̀ⲙⲏⲓ:</w:t>
            </w:r>
          </w:p>
          <w:p w14:paraId="7F70AAF1" w14:textId="77777777" w:rsidR="00C33BEB" w:rsidRDefault="00C33BEB" w:rsidP="00C33BEB">
            <w:pPr>
              <w:pStyle w:val="CopticHangingVerse"/>
            </w:pPr>
            <w:r>
              <w:t>ⲁϥⲓ̀ ⲟⲩⲟϩ ⲁϥⲥⲱϯ ⲙ̀ⲙⲟⲛ.</w:t>
            </w:r>
          </w:p>
        </w:tc>
      </w:tr>
    </w:tbl>
    <w:p w14:paraId="579D5400" w14:textId="77777777" w:rsidR="00D325F5" w:rsidRDefault="00D325F5" w:rsidP="00D325F5">
      <w:pPr>
        <w:pStyle w:val="Heading4"/>
      </w:pPr>
      <w:bookmarkStart w:id="1376" w:name="_Ref434477554"/>
      <w:r>
        <w:t>The Third Doxology for Nativity</w:t>
      </w:r>
      <w:bookmarkEnd w:id="137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325F5" w14:paraId="4646C687" w14:textId="77777777" w:rsidTr="00430630">
        <w:trPr>
          <w:cantSplit/>
          <w:jc w:val="center"/>
        </w:trPr>
        <w:tc>
          <w:tcPr>
            <w:tcW w:w="288" w:type="dxa"/>
          </w:tcPr>
          <w:p w14:paraId="49AC6076" w14:textId="77777777" w:rsidR="00D325F5" w:rsidRDefault="00D325F5" w:rsidP="00430630">
            <w:pPr>
              <w:pStyle w:val="CopticCross"/>
            </w:pPr>
          </w:p>
        </w:tc>
        <w:tc>
          <w:tcPr>
            <w:tcW w:w="3960" w:type="dxa"/>
          </w:tcPr>
          <w:p w14:paraId="74FD6E3F" w14:textId="77777777" w:rsidR="00D325F5" w:rsidRDefault="00D325F5" w:rsidP="00D325F5">
            <w:pPr>
              <w:pStyle w:val="EngHang"/>
            </w:pPr>
            <w:r>
              <w:t>Come all, and worship</w:t>
            </w:r>
          </w:p>
          <w:p w14:paraId="397B6FDB" w14:textId="77777777" w:rsidR="00D325F5" w:rsidRDefault="00D325F5" w:rsidP="00D325F5">
            <w:pPr>
              <w:pStyle w:val="EngHang"/>
            </w:pPr>
            <w:r>
              <w:t>Our Lord Jesus Christ.</w:t>
            </w:r>
          </w:p>
          <w:p w14:paraId="4F7EFFE5" w14:textId="77777777" w:rsidR="00D325F5" w:rsidRDefault="00D325F5" w:rsidP="00D325F5">
            <w:pPr>
              <w:pStyle w:val="EngHang"/>
            </w:pPr>
            <w:r>
              <w:t>He was born of the Virgin,</w:t>
            </w:r>
          </w:p>
          <w:p w14:paraId="562BDE24" w14:textId="77777777" w:rsidR="00D325F5" w:rsidRDefault="00D325F5" w:rsidP="00D325F5">
            <w:pPr>
              <w:pStyle w:val="EngHangEnd"/>
            </w:pPr>
            <w:r>
              <w:t>And her virginity is sealed.</w:t>
            </w:r>
          </w:p>
        </w:tc>
        <w:tc>
          <w:tcPr>
            <w:tcW w:w="288" w:type="dxa"/>
          </w:tcPr>
          <w:p w14:paraId="6BF5DEC5" w14:textId="77777777" w:rsidR="00D325F5" w:rsidRDefault="00D325F5" w:rsidP="00430630"/>
        </w:tc>
        <w:tc>
          <w:tcPr>
            <w:tcW w:w="288" w:type="dxa"/>
          </w:tcPr>
          <w:p w14:paraId="527027A6" w14:textId="77777777" w:rsidR="00D325F5" w:rsidRDefault="00D325F5" w:rsidP="00430630">
            <w:pPr>
              <w:pStyle w:val="CopticCross"/>
            </w:pPr>
          </w:p>
        </w:tc>
        <w:tc>
          <w:tcPr>
            <w:tcW w:w="3960" w:type="dxa"/>
          </w:tcPr>
          <w:p w14:paraId="33ADDD5A" w14:textId="77777777" w:rsidR="00D325F5" w:rsidRDefault="00D325F5" w:rsidP="00D325F5">
            <w:pPr>
              <w:pStyle w:val="CopticVersemulti-line"/>
            </w:pPr>
            <w:r>
              <w:t>Ⲁⲙⲱⲓⲛⲓ ⲧⲏⲣⲟⲩ ⲛ̀ⲧⲉⲛⲟⲩⲱϣⲧ:</w:t>
            </w:r>
          </w:p>
          <w:p w14:paraId="30119B90" w14:textId="77777777" w:rsidR="00D325F5" w:rsidRDefault="00D325F5" w:rsidP="00D325F5">
            <w:pPr>
              <w:pStyle w:val="CopticVersemulti-line"/>
            </w:pPr>
            <w:r>
              <w:t>ⲙ̀Ⲡⲉⲛⲟ̄ⲥ̄ Ⲓⲏ̄ⲥ̄ Ⲡⲭ̄ⲥ̄:</w:t>
            </w:r>
          </w:p>
          <w:p w14:paraId="2E89C34C" w14:textId="77777777" w:rsidR="00D325F5" w:rsidRDefault="00D325F5" w:rsidP="00D325F5">
            <w:pPr>
              <w:pStyle w:val="CopticVersemulti-line"/>
            </w:pPr>
            <w:r>
              <w:t>ⲫⲏⲉⲧⲁⲥⲙⲁⲥϥ ⲛ̀ϫⲉ ϯⲡⲁⲣⲑⲉⲛⲟⲥ:</w:t>
            </w:r>
          </w:p>
          <w:p w14:paraId="7616083B" w14:textId="77777777" w:rsidR="00D325F5" w:rsidRPr="00C35319" w:rsidRDefault="00D325F5" w:rsidP="00D325F5">
            <w:pPr>
              <w:pStyle w:val="CopticHangingVerse"/>
            </w:pPr>
            <w:r>
              <w:t>ⲉⲥⲧⲟⲃ ⲛ̀ϫⲉ ⲧⲉⲥⲡⲁⲣⲑⲉⲛⲓⲁ̀.</w:t>
            </w:r>
          </w:p>
        </w:tc>
      </w:tr>
      <w:tr w:rsidR="00D325F5" w14:paraId="5E610C9A" w14:textId="77777777" w:rsidTr="00430630">
        <w:trPr>
          <w:cantSplit/>
          <w:jc w:val="center"/>
        </w:trPr>
        <w:tc>
          <w:tcPr>
            <w:tcW w:w="288" w:type="dxa"/>
          </w:tcPr>
          <w:p w14:paraId="243B1611" w14:textId="77777777" w:rsidR="00D325F5" w:rsidRDefault="00D325F5" w:rsidP="00430630">
            <w:pPr>
              <w:pStyle w:val="CopticCross"/>
            </w:pPr>
            <w:r w:rsidRPr="00FB5ACB">
              <w:lastRenderedPageBreak/>
              <w:t>¿</w:t>
            </w:r>
          </w:p>
        </w:tc>
        <w:tc>
          <w:tcPr>
            <w:tcW w:w="3960" w:type="dxa"/>
          </w:tcPr>
          <w:p w14:paraId="09CA48AB" w14:textId="77777777" w:rsidR="00D325F5" w:rsidRDefault="00D325F5" w:rsidP="00D325F5">
            <w:pPr>
              <w:pStyle w:val="EngHang"/>
            </w:pPr>
            <w:r>
              <w:t>The magi came</w:t>
            </w:r>
          </w:p>
          <w:p w14:paraId="30528E55" w14:textId="77777777" w:rsidR="00D325F5" w:rsidRDefault="00D325F5" w:rsidP="00D325F5">
            <w:pPr>
              <w:pStyle w:val="EngHang"/>
            </w:pPr>
            <w:r>
              <w:t>To worship God in Bethlehem,</w:t>
            </w:r>
          </w:p>
          <w:p w14:paraId="6A2B0DEC" w14:textId="77777777" w:rsidR="00D325F5" w:rsidRDefault="00D325F5" w:rsidP="00D325F5">
            <w:pPr>
              <w:pStyle w:val="EngHang"/>
            </w:pPr>
            <w:r>
              <w:t>Where He, our Lord Jesus Christ,</w:t>
            </w:r>
          </w:p>
          <w:p w14:paraId="10C1F5AC" w14:textId="77777777" w:rsidR="00D325F5" w:rsidRDefault="00D325F5" w:rsidP="00D325F5">
            <w:pPr>
              <w:pStyle w:val="EngHangEnd"/>
            </w:pPr>
            <w:r>
              <w:t>Was born of the Virgin.</w:t>
            </w:r>
          </w:p>
        </w:tc>
        <w:tc>
          <w:tcPr>
            <w:tcW w:w="288" w:type="dxa"/>
          </w:tcPr>
          <w:p w14:paraId="7BFA8047" w14:textId="77777777" w:rsidR="00D325F5" w:rsidRDefault="00D325F5" w:rsidP="00430630"/>
        </w:tc>
        <w:tc>
          <w:tcPr>
            <w:tcW w:w="288" w:type="dxa"/>
          </w:tcPr>
          <w:p w14:paraId="541817DB" w14:textId="77777777" w:rsidR="00D325F5" w:rsidRDefault="00D325F5" w:rsidP="00430630">
            <w:pPr>
              <w:pStyle w:val="CopticCross"/>
            </w:pPr>
            <w:r w:rsidRPr="00FB5ACB">
              <w:t>¿</w:t>
            </w:r>
          </w:p>
        </w:tc>
        <w:tc>
          <w:tcPr>
            <w:tcW w:w="3960" w:type="dxa"/>
          </w:tcPr>
          <w:p w14:paraId="3B581456" w14:textId="77777777" w:rsidR="00D325F5" w:rsidRDefault="00D325F5" w:rsidP="00D325F5">
            <w:pPr>
              <w:pStyle w:val="CopticVersemulti-line"/>
            </w:pPr>
            <w:r>
              <w:t>Ⲁⲩⲓ̀ ⲛ̀ϫⲉ ⲛⲓⲙⲁⲅⲟⲥ:</w:t>
            </w:r>
          </w:p>
          <w:p w14:paraId="3D10F0AC" w14:textId="77777777" w:rsidR="00D325F5" w:rsidRDefault="00D325F5" w:rsidP="00D325F5">
            <w:pPr>
              <w:pStyle w:val="CopticVersemulti-line"/>
            </w:pPr>
            <w:r>
              <w:t>ⲁⲩⲟⲩⲱϣⲧ ⲙ̀Ⲫⲛⲟⲩϯ ϧⲉⲛ Ⲃⲏⲑⲗⲉⲉⲙ:</w:t>
            </w:r>
          </w:p>
          <w:p w14:paraId="4DEDD09F" w14:textId="77777777" w:rsidR="00D325F5" w:rsidRDefault="00D325F5" w:rsidP="00D325F5">
            <w:pPr>
              <w:pStyle w:val="CopticVersemulti-line"/>
            </w:pPr>
            <w:r>
              <w:t>ⲫⲏⲉⲧⲁⲥⲙⲁⲥϥ ⲛ̀ϫⲉ ϯⲡⲁⲣⲑⲉⲛⲟⲥ:</w:t>
            </w:r>
          </w:p>
          <w:p w14:paraId="3769514F" w14:textId="77777777" w:rsidR="00D325F5" w:rsidRDefault="00D325F5" w:rsidP="00D325F5">
            <w:pPr>
              <w:pStyle w:val="CopticHangingVerse"/>
            </w:pPr>
            <w:r>
              <w:t>ⲉ̀ⲧⲉ Ⲡⲉⲛⲟ̄ⲥ̄ Ⲓⲏ̄ⲥ̄ Ⲡⲭ̄ⲥ̄.</w:t>
            </w:r>
          </w:p>
        </w:tc>
      </w:tr>
      <w:tr w:rsidR="00D325F5" w14:paraId="01A43D2E" w14:textId="77777777" w:rsidTr="00430630">
        <w:trPr>
          <w:cantSplit/>
          <w:jc w:val="center"/>
        </w:trPr>
        <w:tc>
          <w:tcPr>
            <w:tcW w:w="288" w:type="dxa"/>
          </w:tcPr>
          <w:p w14:paraId="4C2D6608" w14:textId="77777777" w:rsidR="00D325F5" w:rsidRDefault="00D325F5" w:rsidP="00430630">
            <w:pPr>
              <w:pStyle w:val="CopticCross"/>
            </w:pPr>
          </w:p>
        </w:tc>
        <w:tc>
          <w:tcPr>
            <w:tcW w:w="3960" w:type="dxa"/>
          </w:tcPr>
          <w:p w14:paraId="04B024F1" w14:textId="77777777" w:rsidR="00D325F5" w:rsidRDefault="00D325F5" w:rsidP="00D325F5">
            <w:pPr>
              <w:pStyle w:val="EngHang"/>
            </w:pPr>
            <w:r>
              <w:t>The heavenly orders</w:t>
            </w:r>
          </w:p>
          <w:p w14:paraId="7485D178" w14:textId="77777777" w:rsidR="00D325F5" w:rsidRDefault="00D325F5" w:rsidP="00D325F5">
            <w:pPr>
              <w:pStyle w:val="EngHang"/>
            </w:pPr>
            <w:r>
              <w:t>Gathered together</w:t>
            </w:r>
          </w:p>
          <w:p w14:paraId="4CC1D0F8" w14:textId="77777777" w:rsidR="00D325F5" w:rsidRDefault="00D325F5" w:rsidP="00D325F5">
            <w:pPr>
              <w:pStyle w:val="EngHang"/>
            </w:pPr>
            <w:r>
              <w:t>To praise God in Bethlehem.</w:t>
            </w:r>
          </w:p>
          <w:p w14:paraId="427A94FB" w14:textId="77777777" w:rsidR="00D325F5" w:rsidRDefault="00D325F5" w:rsidP="00D325F5">
            <w:pPr>
              <w:pStyle w:val="EngHangEnd"/>
            </w:pPr>
            <w:r>
              <w:t>He was born of the Virgin.</w:t>
            </w:r>
          </w:p>
        </w:tc>
        <w:tc>
          <w:tcPr>
            <w:tcW w:w="288" w:type="dxa"/>
          </w:tcPr>
          <w:p w14:paraId="73B247AF" w14:textId="77777777" w:rsidR="00D325F5" w:rsidRDefault="00D325F5" w:rsidP="00430630"/>
        </w:tc>
        <w:tc>
          <w:tcPr>
            <w:tcW w:w="288" w:type="dxa"/>
          </w:tcPr>
          <w:p w14:paraId="1974F100" w14:textId="77777777" w:rsidR="00D325F5" w:rsidRDefault="00D325F5" w:rsidP="00430630">
            <w:pPr>
              <w:pStyle w:val="CopticCross"/>
            </w:pPr>
          </w:p>
        </w:tc>
        <w:tc>
          <w:tcPr>
            <w:tcW w:w="3960" w:type="dxa"/>
          </w:tcPr>
          <w:p w14:paraId="364E3A2F" w14:textId="77777777" w:rsidR="00D325F5" w:rsidRDefault="00D325F5" w:rsidP="00D325F5">
            <w:pPr>
              <w:pStyle w:val="CopticVersemulti-line"/>
            </w:pPr>
            <w:r>
              <w:t>Ⲇⲓⲥ̀ⲧⲣⲁⲧⲓ̀ⲁ ⲛ̀ⲧⲉ ⲧ̀ⲫⲉ:</w:t>
            </w:r>
          </w:p>
          <w:p w14:paraId="721AE4DA" w14:textId="77777777" w:rsidR="00D325F5" w:rsidRDefault="00D325F5" w:rsidP="00D325F5">
            <w:pPr>
              <w:pStyle w:val="CopticVersemulti-line"/>
            </w:pPr>
            <w:r>
              <w:t>ⲁϥⲑⲱⲟⲩϯ ⲉ̀ϧⲟⲩⲛ ⲛⲉⲙ ⲛⲟⲩⲉ̀ⲣⲏⲟⲩ:</w:t>
            </w:r>
          </w:p>
          <w:p w14:paraId="0CCA7FDA" w14:textId="77777777" w:rsidR="00D325F5" w:rsidRDefault="00D325F5" w:rsidP="00D325F5">
            <w:pPr>
              <w:pStyle w:val="CopticVersemulti-line"/>
            </w:pPr>
            <w:r>
              <w:t>ⲉⲩϩⲱⲥ ⲉ̀Ⲫϯ ϧⲉⲛ Ⲃⲏⲑⲗⲉⲉⲙ:</w:t>
            </w:r>
          </w:p>
          <w:p w14:paraId="4F977D06" w14:textId="77777777" w:rsidR="00D325F5" w:rsidRDefault="00D325F5" w:rsidP="00D325F5">
            <w:pPr>
              <w:pStyle w:val="CopticHangingVerse"/>
            </w:pPr>
            <w:r>
              <w:t>ⲫⲏⲉⲧⲁⲥⲙⲁⲥϥ ⲛ̀ϫⲉ ϯⲡⲁⲣⲑⲉⲟⲛⲥ.</w:t>
            </w:r>
          </w:p>
        </w:tc>
      </w:tr>
      <w:tr w:rsidR="00D325F5" w14:paraId="5840B021" w14:textId="77777777" w:rsidTr="00430630">
        <w:trPr>
          <w:cantSplit/>
          <w:jc w:val="center"/>
        </w:trPr>
        <w:tc>
          <w:tcPr>
            <w:tcW w:w="288" w:type="dxa"/>
          </w:tcPr>
          <w:p w14:paraId="14CBB3B4" w14:textId="77777777" w:rsidR="00D325F5" w:rsidRDefault="00D325F5" w:rsidP="00430630">
            <w:pPr>
              <w:pStyle w:val="CopticCross"/>
            </w:pPr>
            <w:r w:rsidRPr="00FB5ACB">
              <w:t>¿</w:t>
            </w:r>
          </w:p>
        </w:tc>
        <w:tc>
          <w:tcPr>
            <w:tcW w:w="3960" w:type="dxa"/>
          </w:tcPr>
          <w:p w14:paraId="65B9B763" w14:textId="77777777" w:rsidR="00D325F5" w:rsidRDefault="00D325F5" w:rsidP="00D325F5">
            <w:pPr>
              <w:pStyle w:val="EngHang"/>
            </w:pPr>
            <w:r>
              <w:t>The proclaimed and said,</w:t>
            </w:r>
          </w:p>
          <w:p w14:paraId="20BD42BF" w14:textId="77777777" w:rsidR="00D325F5" w:rsidRDefault="00D325F5" w:rsidP="00D325F5">
            <w:pPr>
              <w:pStyle w:val="EngHang"/>
            </w:pPr>
            <w:r>
              <w:t>“Glory to God in the heist,</w:t>
            </w:r>
          </w:p>
          <w:p w14:paraId="17B6593A" w14:textId="77777777" w:rsidR="00D325F5" w:rsidRDefault="00D325F5" w:rsidP="00D325F5">
            <w:pPr>
              <w:pStyle w:val="EngHang"/>
            </w:pPr>
            <w:r>
              <w:t>Peace on earth,</w:t>
            </w:r>
          </w:p>
          <w:p w14:paraId="4989D69E" w14:textId="77777777" w:rsidR="00D325F5" w:rsidRDefault="00D325F5" w:rsidP="00D325F5">
            <w:pPr>
              <w:pStyle w:val="EngHangEnd"/>
            </w:pPr>
            <w:r>
              <w:t>And goodwill towards men.”</w:t>
            </w:r>
          </w:p>
        </w:tc>
        <w:tc>
          <w:tcPr>
            <w:tcW w:w="288" w:type="dxa"/>
          </w:tcPr>
          <w:p w14:paraId="47FB4F5A" w14:textId="77777777" w:rsidR="00D325F5" w:rsidRDefault="00D325F5" w:rsidP="00430630"/>
        </w:tc>
        <w:tc>
          <w:tcPr>
            <w:tcW w:w="288" w:type="dxa"/>
          </w:tcPr>
          <w:p w14:paraId="0F201560" w14:textId="77777777" w:rsidR="00D325F5" w:rsidRDefault="00D325F5" w:rsidP="00430630">
            <w:pPr>
              <w:pStyle w:val="CopticCross"/>
            </w:pPr>
            <w:r w:rsidRPr="00FB5ACB">
              <w:t>¿</w:t>
            </w:r>
          </w:p>
        </w:tc>
        <w:tc>
          <w:tcPr>
            <w:tcW w:w="3960" w:type="dxa"/>
          </w:tcPr>
          <w:p w14:paraId="5CE0CA02" w14:textId="77777777" w:rsidR="00D325F5" w:rsidRDefault="00D325F5" w:rsidP="00D325F5">
            <w:pPr>
              <w:pStyle w:val="CopticVersemulti-line"/>
            </w:pPr>
            <w:r>
              <w:t>Ⲉⲩⲱϣ ⲉ̀ⲃⲟⲗ ⲉⲩϫⲱ ⲙ̀ⲙⲟⲥ:</w:t>
            </w:r>
          </w:p>
          <w:p w14:paraId="36B2892A" w14:textId="77777777" w:rsidR="00D325F5" w:rsidRDefault="00D325F5" w:rsidP="00D325F5">
            <w:pPr>
              <w:pStyle w:val="CopticVersemulti-line"/>
            </w:pPr>
            <w:r>
              <w:t>Ϫⲉ ⲟⲩⲱ̀ⲟⲩ ϧⲉⲛ ⲛⲏⲉⲧϭⲟⲥⲓ ⲙ̀Ⲫϯ:</w:t>
            </w:r>
          </w:p>
          <w:p w14:paraId="7A44F34F" w14:textId="77777777" w:rsidR="00D325F5" w:rsidRDefault="00D325F5" w:rsidP="00D325F5">
            <w:pPr>
              <w:pStyle w:val="CopticVersemulti-line"/>
            </w:pPr>
            <w:r>
              <w:t>ⲛⲉⲙ ⲟⲩϩⲓⲣⲏⲛⲏ ϩⲓϫⲉⲛ ⲡⲓⲕⲁϩⲓ:</w:t>
            </w:r>
          </w:p>
          <w:p w14:paraId="423722D9" w14:textId="77777777" w:rsidR="00D325F5" w:rsidRDefault="00D325F5" w:rsidP="00D325F5">
            <w:pPr>
              <w:pStyle w:val="CopticHangingVerse"/>
            </w:pPr>
            <w:r>
              <w:t>ⲛⲉⲙ ⲟⲩϯⲙⲁϯ ϧⲉⲛ ⲛⲓⲣⲱⲙⲓ.</w:t>
            </w:r>
          </w:p>
        </w:tc>
      </w:tr>
      <w:tr w:rsidR="00D325F5" w14:paraId="78F95B16" w14:textId="77777777" w:rsidTr="00430630">
        <w:trPr>
          <w:cantSplit/>
          <w:jc w:val="center"/>
        </w:trPr>
        <w:tc>
          <w:tcPr>
            <w:tcW w:w="288" w:type="dxa"/>
          </w:tcPr>
          <w:p w14:paraId="44B1BEE6" w14:textId="77777777" w:rsidR="00D325F5" w:rsidRDefault="00D325F5" w:rsidP="00430630">
            <w:pPr>
              <w:pStyle w:val="CopticCross"/>
            </w:pPr>
          </w:p>
        </w:tc>
        <w:tc>
          <w:tcPr>
            <w:tcW w:w="3960" w:type="dxa"/>
          </w:tcPr>
          <w:p w14:paraId="71F56062" w14:textId="77777777" w:rsidR="00D325F5" w:rsidRDefault="00D325F5" w:rsidP="00D325F5">
            <w:pPr>
              <w:pStyle w:val="EngHang"/>
            </w:pPr>
            <w:r>
              <w:t>The magi came from the east,</w:t>
            </w:r>
          </w:p>
          <w:p w14:paraId="6D7F7FD7" w14:textId="77777777" w:rsidR="00D325F5" w:rsidRDefault="00D325F5" w:rsidP="00D325F5">
            <w:pPr>
              <w:pStyle w:val="EngHang"/>
            </w:pPr>
            <w:r>
              <w:t>To Jerusalem, asking,</w:t>
            </w:r>
          </w:p>
          <w:p w14:paraId="4F585F34" w14:textId="77777777" w:rsidR="00D325F5" w:rsidRDefault="00D325F5" w:rsidP="00D325F5">
            <w:pPr>
              <w:pStyle w:val="EngHang"/>
            </w:pPr>
            <w:r>
              <w:t>“Where is He who has been born</w:t>
            </w:r>
          </w:p>
          <w:p w14:paraId="0C4930B9" w14:textId="77777777" w:rsidR="00D325F5" w:rsidRDefault="00D325F5" w:rsidP="00D325F5">
            <w:pPr>
              <w:pStyle w:val="EngHangEnd"/>
            </w:pPr>
            <w:r>
              <w:t>The King of the Jews?”</w:t>
            </w:r>
          </w:p>
        </w:tc>
        <w:tc>
          <w:tcPr>
            <w:tcW w:w="288" w:type="dxa"/>
          </w:tcPr>
          <w:p w14:paraId="6EDEF315" w14:textId="77777777" w:rsidR="00D325F5" w:rsidRDefault="00D325F5" w:rsidP="00430630"/>
        </w:tc>
        <w:tc>
          <w:tcPr>
            <w:tcW w:w="288" w:type="dxa"/>
          </w:tcPr>
          <w:p w14:paraId="7A207093" w14:textId="77777777" w:rsidR="00D325F5" w:rsidRDefault="00D325F5" w:rsidP="00430630">
            <w:pPr>
              <w:pStyle w:val="CopticCross"/>
            </w:pPr>
          </w:p>
        </w:tc>
        <w:tc>
          <w:tcPr>
            <w:tcW w:w="3960" w:type="dxa"/>
          </w:tcPr>
          <w:p w14:paraId="498BB2A9" w14:textId="77777777" w:rsidR="00D325F5" w:rsidRDefault="00D325F5" w:rsidP="00D325F5">
            <w:pPr>
              <w:pStyle w:val="CopticVersemulti-line"/>
            </w:pPr>
            <w:r>
              <w:t>Ⲏⲡⲡⲉ ⲁⲩ̀ ⲛ̀ϫⲉ ϩⲁⲛⲘⲁⲅⲟⲥ:</w:t>
            </w:r>
          </w:p>
          <w:p w14:paraId="0F51CF98" w14:textId="77777777" w:rsidR="00D325F5" w:rsidRDefault="00D325F5" w:rsidP="00D325F5">
            <w:pPr>
              <w:pStyle w:val="CopticVersemulti-line"/>
            </w:pPr>
            <w:r>
              <w:t>ⲉ̀ⲃⲟⲗ ⲥⲁ ⲡⲉⲓⲉⲃⲧ ⲉ̀Ⲓⲉⲣⲟⲩⲥⲁⲗⲏⲙ:</w:t>
            </w:r>
          </w:p>
          <w:p w14:paraId="5095B7A9" w14:textId="77777777" w:rsidR="00D325F5" w:rsidRDefault="00D325F5" w:rsidP="00D325F5">
            <w:pPr>
              <w:pStyle w:val="CopticVersemulti-line"/>
            </w:pPr>
            <w:r>
              <w:t>ϫⲉ ⲁϥⲑⲱⲛ ⲫⲏⲉⲧⲁⲩⲙⲁⲥϥ:</w:t>
            </w:r>
          </w:p>
          <w:p w14:paraId="1AB3A623" w14:textId="77777777" w:rsidR="00D325F5" w:rsidRDefault="00D325F5" w:rsidP="00D325F5">
            <w:pPr>
              <w:pStyle w:val="CopticHangingVerse"/>
            </w:pPr>
            <w:r>
              <w:t>ⲡ̀ⲟⲩⲣⲟ ⲛ̀ⲧⲉ ⲛⲓⲒⲟⲩⲇⲁⲓ.</w:t>
            </w:r>
          </w:p>
        </w:tc>
      </w:tr>
      <w:tr w:rsidR="00D325F5" w14:paraId="359DCDF3" w14:textId="77777777" w:rsidTr="00430630">
        <w:trPr>
          <w:cantSplit/>
          <w:jc w:val="center"/>
        </w:trPr>
        <w:tc>
          <w:tcPr>
            <w:tcW w:w="288" w:type="dxa"/>
          </w:tcPr>
          <w:p w14:paraId="11285B0C" w14:textId="77777777" w:rsidR="00D325F5" w:rsidRDefault="00D325F5" w:rsidP="00430630">
            <w:pPr>
              <w:pStyle w:val="CopticCross"/>
            </w:pPr>
            <w:r w:rsidRPr="00FB5ACB">
              <w:t>¿</w:t>
            </w:r>
          </w:p>
        </w:tc>
        <w:tc>
          <w:tcPr>
            <w:tcW w:w="3960" w:type="dxa"/>
          </w:tcPr>
          <w:p w14:paraId="54399F2B" w14:textId="77777777" w:rsidR="00D325F5" w:rsidRDefault="00D325F5" w:rsidP="00D325F5">
            <w:pPr>
              <w:pStyle w:val="EngHang"/>
            </w:pPr>
            <w:r>
              <w:t>For we have seen</w:t>
            </w:r>
          </w:p>
          <w:p w14:paraId="419C1D39" w14:textId="77777777" w:rsidR="00D325F5" w:rsidRDefault="00D325F5" w:rsidP="00D325F5">
            <w:pPr>
              <w:pStyle w:val="EngHang"/>
            </w:pPr>
            <w:r>
              <w:t>His star in our land,</w:t>
            </w:r>
          </w:p>
          <w:p w14:paraId="1D19DD10" w14:textId="77777777" w:rsidR="00D325F5" w:rsidRDefault="00D325F5" w:rsidP="00D325F5">
            <w:pPr>
              <w:pStyle w:val="EngHang"/>
            </w:pPr>
            <w:r>
              <w:t>And on the written witness,</w:t>
            </w:r>
          </w:p>
          <w:p w14:paraId="044281FD" w14:textId="77777777" w:rsidR="00D325F5" w:rsidRDefault="00D325F5" w:rsidP="00D325F5">
            <w:pPr>
              <w:pStyle w:val="EngHangEnd"/>
            </w:pPr>
            <w:r>
              <w:t>We came to worship Him.</w:t>
            </w:r>
          </w:p>
        </w:tc>
        <w:tc>
          <w:tcPr>
            <w:tcW w:w="288" w:type="dxa"/>
          </w:tcPr>
          <w:p w14:paraId="06816BDB" w14:textId="77777777" w:rsidR="00D325F5" w:rsidRDefault="00D325F5" w:rsidP="00430630"/>
        </w:tc>
        <w:tc>
          <w:tcPr>
            <w:tcW w:w="288" w:type="dxa"/>
          </w:tcPr>
          <w:p w14:paraId="2E1352BA" w14:textId="77777777" w:rsidR="00D325F5" w:rsidRDefault="00D325F5" w:rsidP="00430630">
            <w:pPr>
              <w:pStyle w:val="CopticCross"/>
            </w:pPr>
            <w:r w:rsidRPr="00FB5ACB">
              <w:t>¿</w:t>
            </w:r>
          </w:p>
        </w:tc>
        <w:tc>
          <w:tcPr>
            <w:tcW w:w="3960" w:type="dxa"/>
          </w:tcPr>
          <w:p w14:paraId="36597CD1" w14:textId="77777777" w:rsidR="00D325F5" w:rsidRDefault="00D325F5" w:rsidP="00D325F5">
            <w:pPr>
              <w:pStyle w:val="CopticVersemulti-line"/>
            </w:pPr>
            <w:r>
              <w:t>Ⲑⲙⲉⲧⲥⲁⲓⲉ̀ ⲛ̀ⲧⲉ ⲡⲉϥⲥⲓⲟⲩ:</w:t>
            </w:r>
          </w:p>
          <w:p w14:paraId="22163033" w14:textId="77777777" w:rsidR="00D325F5" w:rsidRDefault="00D325F5" w:rsidP="00D325F5">
            <w:pPr>
              <w:pStyle w:val="CopticVersemulti-line"/>
            </w:pPr>
            <w:r>
              <w:t>ⲁϥⲉⲣⲟⲩⲱⲓⲛⲓ ϧⲉⲛ ⲧⲉⲛⲭⲱⲣⲁ:</w:t>
            </w:r>
          </w:p>
          <w:p w14:paraId="4843D8F0" w14:textId="77777777" w:rsidR="00D325F5" w:rsidRDefault="00D325F5" w:rsidP="00D325F5">
            <w:pPr>
              <w:pStyle w:val="CopticVersemulti-line"/>
            </w:pPr>
            <w:r>
              <w:t>ⲉⲣⲉ ϩⲁⲛⲥ̀ϧⲁⲓ ⲥ̀ϧⲏⲟⲩⲧ ⲉ̀ⲣⲟϥ:</w:t>
            </w:r>
          </w:p>
          <w:p w14:paraId="6DE642CE" w14:textId="77777777" w:rsidR="00D325F5" w:rsidRDefault="00D325F5" w:rsidP="00D325F5">
            <w:pPr>
              <w:pStyle w:val="CopticHangingVerse"/>
            </w:pPr>
            <w:r>
              <w:t>ⲁⲛⲓ̀ ⲛ̀ⲧⲉⲛⲟⲩⲱϣⲧ ⲙ̀ⲙⲟϥ.</w:t>
            </w:r>
          </w:p>
        </w:tc>
      </w:tr>
      <w:tr w:rsidR="00D325F5" w14:paraId="607FD764" w14:textId="77777777" w:rsidTr="00430630">
        <w:trPr>
          <w:cantSplit/>
          <w:jc w:val="center"/>
        </w:trPr>
        <w:tc>
          <w:tcPr>
            <w:tcW w:w="288" w:type="dxa"/>
          </w:tcPr>
          <w:p w14:paraId="01F2B986" w14:textId="77777777" w:rsidR="00D325F5" w:rsidRDefault="00D325F5" w:rsidP="00430630">
            <w:pPr>
              <w:pStyle w:val="CopticCross"/>
            </w:pPr>
          </w:p>
        </w:tc>
        <w:tc>
          <w:tcPr>
            <w:tcW w:w="3960" w:type="dxa"/>
          </w:tcPr>
          <w:p w14:paraId="57C3FFC7" w14:textId="77777777" w:rsidR="00D325F5" w:rsidRDefault="00D325F5" w:rsidP="00D325F5">
            <w:pPr>
              <w:pStyle w:val="EngHang"/>
            </w:pPr>
            <w:r>
              <w:t>Isaiah the prophet,</w:t>
            </w:r>
          </w:p>
          <w:p w14:paraId="153854AF" w14:textId="77777777" w:rsidR="00D325F5" w:rsidRDefault="00D325F5" w:rsidP="00D325F5">
            <w:pPr>
              <w:pStyle w:val="EngHang"/>
            </w:pPr>
            <w:r>
              <w:t>With his prophetic voice,</w:t>
            </w:r>
          </w:p>
          <w:p w14:paraId="2D156A75" w14:textId="77777777" w:rsidR="00D325F5" w:rsidRDefault="00D325F5" w:rsidP="00D325F5">
            <w:pPr>
              <w:pStyle w:val="EngHang"/>
            </w:pPr>
            <w:r>
              <w:t>Prophesied of</w:t>
            </w:r>
          </w:p>
          <w:p w14:paraId="29A1DCC7" w14:textId="77777777" w:rsidR="00D325F5" w:rsidRDefault="00D325F5" w:rsidP="00D325F5">
            <w:pPr>
              <w:pStyle w:val="EngHangEnd"/>
            </w:pPr>
            <w:r>
              <w:t>The birth of Christ.</w:t>
            </w:r>
          </w:p>
        </w:tc>
        <w:tc>
          <w:tcPr>
            <w:tcW w:w="288" w:type="dxa"/>
          </w:tcPr>
          <w:p w14:paraId="419F82B4" w14:textId="77777777" w:rsidR="00D325F5" w:rsidRDefault="00D325F5" w:rsidP="00430630"/>
        </w:tc>
        <w:tc>
          <w:tcPr>
            <w:tcW w:w="288" w:type="dxa"/>
          </w:tcPr>
          <w:p w14:paraId="1F660703" w14:textId="77777777" w:rsidR="00D325F5" w:rsidRDefault="00D325F5" w:rsidP="00430630">
            <w:pPr>
              <w:pStyle w:val="CopticCross"/>
            </w:pPr>
          </w:p>
        </w:tc>
        <w:tc>
          <w:tcPr>
            <w:tcW w:w="3960" w:type="dxa"/>
          </w:tcPr>
          <w:p w14:paraId="2827CCD7" w14:textId="77777777" w:rsidR="00D325F5" w:rsidRDefault="00D325F5" w:rsidP="00D325F5">
            <w:pPr>
              <w:pStyle w:val="CopticVersemulti-line"/>
            </w:pPr>
            <w:r>
              <w:t xml:space="preserve">Ⲏⲥⲁⲏ̀ⲁⲥ ⲡⲓⲡ̀ⲣⲟⲫⲏⲧⲏⲥ: </w:t>
            </w:r>
          </w:p>
          <w:p w14:paraId="19EA2A47" w14:textId="77777777" w:rsidR="00D325F5" w:rsidRDefault="00D325F5" w:rsidP="00D325F5">
            <w:pPr>
              <w:pStyle w:val="CopticVersemulti-line"/>
            </w:pPr>
            <w:r>
              <w:t>ⲫⲁ ⲧ̀ⲥ̀ⲙⲏ ⲙ̀ⲡ̀ⲣⲟⲫⲏⲧⲓⲕⲏ:</w:t>
            </w:r>
          </w:p>
          <w:p w14:paraId="476494EC" w14:textId="77777777" w:rsidR="00D325F5" w:rsidRDefault="00D325F5" w:rsidP="00D325F5">
            <w:pPr>
              <w:pStyle w:val="CopticVersemulti-line"/>
            </w:pPr>
            <w:r>
              <w:t>ⲁϥⲉⲣⲡ̀ⲣⲟⲫⲏⲧⲉⲩⲓⲛ:</w:t>
            </w:r>
          </w:p>
          <w:p w14:paraId="78B2053C" w14:textId="77777777" w:rsidR="00D325F5" w:rsidRDefault="00D325F5" w:rsidP="00D325F5">
            <w:pPr>
              <w:pStyle w:val="CopticHangingVerse"/>
            </w:pPr>
            <w:r>
              <w:t>ⲉⲑⲃⲉ ⲡ̀ϫⲓⲛⲙⲓⲥⲓ ⲙ̀Ⲡⲭ̄ⲥ̄.</w:t>
            </w:r>
          </w:p>
        </w:tc>
      </w:tr>
      <w:tr w:rsidR="00D325F5" w14:paraId="120C4F08" w14:textId="77777777" w:rsidTr="00430630">
        <w:trPr>
          <w:cantSplit/>
          <w:jc w:val="center"/>
        </w:trPr>
        <w:tc>
          <w:tcPr>
            <w:tcW w:w="288" w:type="dxa"/>
          </w:tcPr>
          <w:p w14:paraId="2376F644" w14:textId="77777777" w:rsidR="00D325F5" w:rsidRDefault="00D325F5" w:rsidP="00430630">
            <w:pPr>
              <w:pStyle w:val="CopticCross"/>
            </w:pPr>
            <w:r w:rsidRPr="00FB5ACB">
              <w:lastRenderedPageBreak/>
              <w:t>¿</w:t>
            </w:r>
          </w:p>
        </w:tc>
        <w:tc>
          <w:tcPr>
            <w:tcW w:w="3960" w:type="dxa"/>
          </w:tcPr>
          <w:p w14:paraId="25D24780" w14:textId="77777777" w:rsidR="00D325F5" w:rsidRDefault="00D325F5" w:rsidP="00D325F5">
            <w:pPr>
              <w:pStyle w:val="EngHang"/>
            </w:pPr>
            <w:r>
              <w:t>The magi came and</w:t>
            </w:r>
          </w:p>
          <w:p w14:paraId="0F0DC734" w14:textId="77777777" w:rsidR="00D325F5" w:rsidRDefault="00D325F5" w:rsidP="00D325F5">
            <w:pPr>
              <w:pStyle w:val="EngHang"/>
            </w:pPr>
            <w:r>
              <w:t>Searched for Him, asking,</w:t>
            </w:r>
          </w:p>
          <w:p w14:paraId="1E9FD73B" w14:textId="77777777" w:rsidR="00D325F5" w:rsidRDefault="00D325F5" w:rsidP="00D325F5">
            <w:pPr>
              <w:pStyle w:val="EngHang"/>
            </w:pPr>
            <w:r>
              <w:t>“Where is He who has been born,</w:t>
            </w:r>
          </w:p>
          <w:p w14:paraId="7510B4E4" w14:textId="77777777" w:rsidR="00D325F5" w:rsidRDefault="00D325F5" w:rsidP="00D325F5">
            <w:pPr>
              <w:pStyle w:val="EngHangEnd"/>
            </w:pPr>
            <w:r>
              <w:t>The King of the Jews?”</w:t>
            </w:r>
          </w:p>
        </w:tc>
        <w:tc>
          <w:tcPr>
            <w:tcW w:w="288" w:type="dxa"/>
          </w:tcPr>
          <w:p w14:paraId="1CF89374" w14:textId="77777777" w:rsidR="00D325F5" w:rsidRDefault="00D325F5" w:rsidP="00430630"/>
        </w:tc>
        <w:tc>
          <w:tcPr>
            <w:tcW w:w="288" w:type="dxa"/>
          </w:tcPr>
          <w:p w14:paraId="073D901A" w14:textId="77777777" w:rsidR="00D325F5" w:rsidRDefault="00D325F5" w:rsidP="00430630">
            <w:pPr>
              <w:pStyle w:val="CopticCross"/>
            </w:pPr>
            <w:r w:rsidRPr="00FB5ACB">
              <w:t>¿</w:t>
            </w:r>
          </w:p>
        </w:tc>
        <w:tc>
          <w:tcPr>
            <w:tcW w:w="3960" w:type="dxa"/>
          </w:tcPr>
          <w:p w14:paraId="5FCDE972" w14:textId="77777777" w:rsidR="00D325F5" w:rsidRDefault="00D325F5" w:rsidP="00D325F5">
            <w:pPr>
              <w:pStyle w:val="CopticVersemulti-line"/>
            </w:pPr>
            <w:r>
              <w:t>Ⲛⲓⲙⲁⲅⲟⲥ ⲉ̀ⲧⲁⲩⲓ̀ ϣⲁⲣⲟϥ:</w:t>
            </w:r>
          </w:p>
          <w:p w14:paraId="7981967F" w14:textId="77777777" w:rsidR="00D325F5" w:rsidRDefault="00D325F5" w:rsidP="00D325F5">
            <w:pPr>
              <w:pStyle w:val="CopticVersemulti-line"/>
            </w:pPr>
            <w:r>
              <w:t>ⲁⲩϣⲓⲛⲓ ⲉⲑⲃⲏⲧϥ ϧⲉⲛ ⲟⲩⲥ̀ⲡⲟⲗⲇⲏ:</w:t>
            </w:r>
          </w:p>
          <w:p w14:paraId="7B778F67" w14:textId="77777777" w:rsidR="00D325F5" w:rsidRDefault="00D325F5" w:rsidP="00D325F5">
            <w:pPr>
              <w:pStyle w:val="CopticVersemulti-line"/>
            </w:pPr>
            <w:r>
              <w:t>ϫⲉ ⲁϥⲑⲱⲛ ⲫⲏⲉⲧⲁⲩⲙⲁⲥϥ:</w:t>
            </w:r>
          </w:p>
          <w:p w14:paraId="34C559A1" w14:textId="77777777" w:rsidR="00D325F5" w:rsidRPr="005130A7" w:rsidRDefault="00D325F5" w:rsidP="00D325F5">
            <w:pPr>
              <w:pStyle w:val="CopticHangingVerse"/>
            </w:pPr>
            <w:r>
              <w:t>ⲡ̀ⲟⲩⲣⲟ ⲛ̀ⲧⲉ ⲛⲓⲒⲟⲩⲇⲁⲓ.</w:t>
            </w:r>
          </w:p>
        </w:tc>
      </w:tr>
      <w:tr w:rsidR="00D325F5" w14:paraId="707189D3" w14:textId="77777777" w:rsidTr="00430630">
        <w:trPr>
          <w:cantSplit/>
          <w:jc w:val="center"/>
        </w:trPr>
        <w:tc>
          <w:tcPr>
            <w:tcW w:w="288" w:type="dxa"/>
          </w:tcPr>
          <w:p w14:paraId="7D409BB4" w14:textId="77777777" w:rsidR="00D325F5" w:rsidRPr="00FB5ACB" w:rsidRDefault="00D325F5" w:rsidP="00430630">
            <w:pPr>
              <w:pStyle w:val="CopticCross"/>
            </w:pPr>
          </w:p>
        </w:tc>
        <w:tc>
          <w:tcPr>
            <w:tcW w:w="3960" w:type="dxa"/>
          </w:tcPr>
          <w:p w14:paraId="32A23244" w14:textId="77777777" w:rsidR="00D325F5" w:rsidRDefault="00D325F5" w:rsidP="00D325F5">
            <w:pPr>
              <w:pStyle w:val="EngHang"/>
            </w:pPr>
            <w:r>
              <w:t>When Herod heard this,</w:t>
            </w:r>
          </w:p>
          <w:p w14:paraId="136F2782" w14:textId="77777777" w:rsidR="00D325F5" w:rsidRDefault="00D325F5" w:rsidP="00D325F5">
            <w:pPr>
              <w:pStyle w:val="EngHang"/>
            </w:pPr>
            <w:r>
              <w:t>He was troubled.</w:t>
            </w:r>
          </w:p>
          <w:p w14:paraId="2A4B60AC" w14:textId="77777777" w:rsidR="00D325F5" w:rsidRDefault="00D325F5" w:rsidP="00D325F5">
            <w:pPr>
              <w:pStyle w:val="EngHang"/>
            </w:pPr>
            <w:r>
              <w:t>Fear came upon him,</w:t>
            </w:r>
          </w:p>
          <w:p w14:paraId="28C87409" w14:textId="77777777" w:rsidR="00D325F5" w:rsidRDefault="00D325F5" w:rsidP="00D325F5">
            <w:pPr>
              <w:pStyle w:val="EngHangEnd"/>
            </w:pPr>
            <w:r>
              <w:t>And upon Jerusalem with him.</w:t>
            </w:r>
          </w:p>
        </w:tc>
        <w:tc>
          <w:tcPr>
            <w:tcW w:w="288" w:type="dxa"/>
          </w:tcPr>
          <w:p w14:paraId="2D185709" w14:textId="77777777" w:rsidR="00D325F5" w:rsidRDefault="00D325F5" w:rsidP="00430630"/>
        </w:tc>
        <w:tc>
          <w:tcPr>
            <w:tcW w:w="288" w:type="dxa"/>
          </w:tcPr>
          <w:p w14:paraId="19CFBEFA" w14:textId="77777777" w:rsidR="00D325F5" w:rsidRPr="00FB5ACB" w:rsidRDefault="00D325F5" w:rsidP="00430630">
            <w:pPr>
              <w:pStyle w:val="CopticCross"/>
            </w:pPr>
          </w:p>
        </w:tc>
        <w:tc>
          <w:tcPr>
            <w:tcW w:w="3960" w:type="dxa"/>
          </w:tcPr>
          <w:p w14:paraId="51DE33F7" w14:textId="77777777" w:rsidR="00D325F5" w:rsidRDefault="00D325F5" w:rsidP="00D325F5">
            <w:pPr>
              <w:pStyle w:val="CopticVersemulti-line"/>
            </w:pPr>
            <w:r>
              <w:t>Ⲉⲧⲁϥⲥⲱⲧⲉⲙ ⲛ̀ϫⲉ Ⲏⲣⲱⲇⲏⲥ:</w:t>
            </w:r>
          </w:p>
          <w:p w14:paraId="547C7EF1" w14:textId="77777777" w:rsidR="00D325F5" w:rsidRDefault="00D325F5" w:rsidP="00D325F5">
            <w:pPr>
              <w:pStyle w:val="CopticVersemulti-line"/>
            </w:pPr>
            <w:r>
              <w:t>ⲁϥⲉⲣϩⲟϯ ⲟⲩⲟϩ ⲁϥϣ̀ⲑⲟⲣⲧⲉⲣ:</w:t>
            </w:r>
          </w:p>
          <w:p w14:paraId="471ED930" w14:textId="77777777" w:rsidR="00D325F5" w:rsidRDefault="00D325F5" w:rsidP="00D325F5">
            <w:pPr>
              <w:pStyle w:val="CopticVersemulti-line"/>
            </w:pPr>
            <w:r>
              <w:t xml:space="preserve">ⲛⲉⲙ Ⲓⲉⲣⲟⲩⲥⲁⲗⲏⲙ ⲧⲏⲣⲥ </w:t>
            </w:r>
            <w:r w:rsidRPr="00D325F5">
              <w:t>ⲛⲉⲙⲁϥ</w:t>
            </w:r>
            <w:r>
              <w:t>:</w:t>
            </w:r>
          </w:p>
          <w:p w14:paraId="057EE706" w14:textId="77777777" w:rsidR="00D325F5" w:rsidRDefault="00D325F5" w:rsidP="00D325F5">
            <w:pPr>
              <w:pStyle w:val="CopticHangingVerse"/>
            </w:pPr>
            <w:r>
              <w:t>ⲟⲩϩⲟϯ ⲁⲥⲓ̀ ⲉ̀ϫⲱⲟⲩ.</w:t>
            </w:r>
          </w:p>
        </w:tc>
      </w:tr>
      <w:tr w:rsidR="00D325F5" w14:paraId="3FE1A19A" w14:textId="77777777" w:rsidTr="00430630">
        <w:trPr>
          <w:cantSplit/>
          <w:jc w:val="center"/>
        </w:trPr>
        <w:tc>
          <w:tcPr>
            <w:tcW w:w="288" w:type="dxa"/>
          </w:tcPr>
          <w:p w14:paraId="4EC149C7" w14:textId="77777777" w:rsidR="00D325F5" w:rsidRPr="00FB5ACB" w:rsidRDefault="00D325F5" w:rsidP="00430630">
            <w:pPr>
              <w:pStyle w:val="CopticCross"/>
            </w:pPr>
            <w:r w:rsidRPr="00FB5ACB">
              <w:t>¿</w:t>
            </w:r>
          </w:p>
        </w:tc>
        <w:tc>
          <w:tcPr>
            <w:tcW w:w="3960" w:type="dxa"/>
          </w:tcPr>
          <w:p w14:paraId="6838474F" w14:textId="77777777" w:rsidR="00D325F5" w:rsidRDefault="00D325F5" w:rsidP="00D325F5">
            <w:pPr>
              <w:pStyle w:val="EngHang"/>
            </w:pPr>
            <w:r>
              <w:t>Therefore he called the magi secretly,</w:t>
            </w:r>
          </w:p>
          <w:p w14:paraId="521490BE" w14:textId="77777777" w:rsidR="00D325F5" w:rsidRDefault="00D325F5" w:rsidP="00D325F5">
            <w:pPr>
              <w:pStyle w:val="EngHang"/>
            </w:pPr>
            <w:r>
              <w:t>And send them to Bethlehem,</w:t>
            </w:r>
          </w:p>
          <w:p w14:paraId="7A01AA34" w14:textId="77777777" w:rsidR="00D325F5" w:rsidRDefault="00D325F5" w:rsidP="00D325F5">
            <w:pPr>
              <w:pStyle w:val="EngHang"/>
            </w:pPr>
            <w:r>
              <w:t>“You will find the Child</w:t>
            </w:r>
          </w:p>
          <w:p w14:paraId="2CEB7D49" w14:textId="77777777" w:rsidR="00D325F5" w:rsidRDefault="00D325F5" w:rsidP="00D325F5">
            <w:pPr>
              <w:pStyle w:val="EngHangEnd"/>
            </w:pPr>
            <w:r>
              <w:t>Who is born, in that place.”</w:t>
            </w:r>
          </w:p>
        </w:tc>
        <w:tc>
          <w:tcPr>
            <w:tcW w:w="288" w:type="dxa"/>
          </w:tcPr>
          <w:p w14:paraId="61321EAD" w14:textId="77777777" w:rsidR="00D325F5" w:rsidRDefault="00D325F5" w:rsidP="00430630"/>
        </w:tc>
        <w:tc>
          <w:tcPr>
            <w:tcW w:w="288" w:type="dxa"/>
          </w:tcPr>
          <w:p w14:paraId="5ACFC5C9" w14:textId="77777777" w:rsidR="00D325F5" w:rsidRPr="00FB5ACB" w:rsidRDefault="00D325F5" w:rsidP="00430630">
            <w:pPr>
              <w:pStyle w:val="CopticCross"/>
            </w:pPr>
            <w:r w:rsidRPr="00FB5ACB">
              <w:t>¿</w:t>
            </w:r>
          </w:p>
        </w:tc>
        <w:tc>
          <w:tcPr>
            <w:tcW w:w="3960" w:type="dxa"/>
          </w:tcPr>
          <w:p w14:paraId="6FE3A248" w14:textId="77777777" w:rsidR="00D325F5" w:rsidRDefault="00D325F5" w:rsidP="00D325F5">
            <w:pPr>
              <w:pStyle w:val="CopticVersemulti-line"/>
            </w:pPr>
            <w:r>
              <w:t>Ⲡⲁⲓⲣⲏϯ ⲁϥⲙⲟⲩϯ ⲉ̀Ⲛⲓⲙⲁⲅⲟⲥ:</w:t>
            </w:r>
          </w:p>
          <w:p w14:paraId="0AD5A470" w14:textId="77777777" w:rsidR="00D325F5" w:rsidRDefault="00D325F5" w:rsidP="00D325F5">
            <w:pPr>
              <w:pStyle w:val="CopticVersemulti-line"/>
            </w:pPr>
            <w:r>
              <w:t>ⲛ̀ⲭⲱⲡ ⲁϥⲟⲩⲟⲣⲡⲟⲩ ⲉ̀Ⲃⲏⲑⲗⲉⲉⲙ:</w:t>
            </w:r>
          </w:p>
          <w:p w14:paraId="41120EF7" w14:textId="77777777" w:rsidR="00D325F5" w:rsidRDefault="00D325F5" w:rsidP="00D325F5">
            <w:pPr>
              <w:pStyle w:val="CopticVersemulti-line"/>
            </w:pPr>
            <w:r>
              <w:t>ϫⲉ ⲁⲣⲉⲧⲉⲛⲛⲁϫⲓⲙⲓ ⲙ̀ⲡⲓⲁ̀ⲗⲟⲩ:</w:t>
            </w:r>
          </w:p>
          <w:p w14:paraId="6CD4EEFF" w14:textId="77777777" w:rsidR="00D325F5" w:rsidRDefault="00D325F5" w:rsidP="00D325F5">
            <w:pPr>
              <w:pStyle w:val="CopticHangingVerse"/>
            </w:pPr>
            <w:r>
              <w:t>ⲫⲏⲉⲧⲁⲩⲙⲁⲥϥ ϧⲉⲛ ⲡⲓⲙⲁ ⲉ̀ⲧⲉ ⲙ̀ⲙⲁⲩ.</w:t>
            </w:r>
          </w:p>
        </w:tc>
      </w:tr>
      <w:tr w:rsidR="00D325F5" w14:paraId="534FE2BF" w14:textId="77777777" w:rsidTr="00430630">
        <w:trPr>
          <w:cantSplit/>
          <w:jc w:val="center"/>
        </w:trPr>
        <w:tc>
          <w:tcPr>
            <w:tcW w:w="288" w:type="dxa"/>
          </w:tcPr>
          <w:p w14:paraId="4E015940" w14:textId="77777777" w:rsidR="00D325F5" w:rsidRPr="00FB5ACB" w:rsidRDefault="00D325F5" w:rsidP="00430630">
            <w:pPr>
              <w:pStyle w:val="CopticCross"/>
            </w:pPr>
          </w:p>
        </w:tc>
        <w:tc>
          <w:tcPr>
            <w:tcW w:w="3960" w:type="dxa"/>
          </w:tcPr>
          <w:p w14:paraId="24C9D0F5" w14:textId="77777777" w:rsidR="00D325F5" w:rsidRDefault="00D325F5" w:rsidP="00D325F5">
            <w:pPr>
              <w:pStyle w:val="EngHang"/>
            </w:pPr>
            <w:r>
              <w:t>The shepherds beheld</w:t>
            </w:r>
          </w:p>
          <w:p w14:paraId="6D61FF46" w14:textId="77777777" w:rsidR="00D325F5" w:rsidRDefault="00D325F5" w:rsidP="00D325F5">
            <w:pPr>
              <w:pStyle w:val="EngHang"/>
            </w:pPr>
            <w:r>
              <w:t>A pure birth</w:t>
            </w:r>
          </w:p>
          <w:p w14:paraId="638B0A14" w14:textId="77777777" w:rsidR="00D325F5" w:rsidRDefault="00D325F5" w:rsidP="00D325F5">
            <w:pPr>
              <w:pStyle w:val="EngHang"/>
            </w:pPr>
            <w:r>
              <w:t>From an incorruptible virginity,</w:t>
            </w:r>
          </w:p>
          <w:p w14:paraId="680E7F99" w14:textId="77777777" w:rsidR="00D325F5" w:rsidRDefault="00D325F5" w:rsidP="00D325F5">
            <w:pPr>
              <w:pStyle w:val="EngHangEnd"/>
            </w:pPr>
            <w:r>
              <w:t>And they praised God.</w:t>
            </w:r>
          </w:p>
        </w:tc>
        <w:tc>
          <w:tcPr>
            <w:tcW w:w="288" w:type="dxa"/>
          </w:tcPr>
          <w:p w14:paraId="0F4204B9" w14:textId="77777777" w:rsidR="00D325F5" w:rsidRDefault="00D325F5" w:rsidP="00430630"/>
        </w:tc>
        <w:tc>
          <w:tcPr>
            <w:tcW w:w="288" w:type="dxa"/>
          </w:tcPr>
          <w:p w14:paraId="72BBF583" w14:textId="77777777" w:rsidR="00D325F5" w:rsidRPr="00FB5ACB" w:rsidRDefault="00D325F5" w:rsidP="00430630">
            <w:pPr>
              <w:pStyle w:val="CopticCross"/>
            </w:pPr>
          </w:p>
        </w:tc>
        <w:tc>
          <w:tcPr>
            <w:tcW w:w="3960" w:type="dxa"/>
          </w:tcPr>
          <w:p w14:paraId="2FC6874B" w14:textId="77777777" w:rsidR="00D325F5" w:rsidRDefault="00D325F5" w:rsidP="00D325F5">
            <w:pPr>
              <w:pStyle w:val="CopticVersemulti-line"/>
            </w:pPr>
            <w:r>
              <w:t>Ⲟⲩⲡⲁⲣⲑⲉⲛⲓⲁ̀ ⲛ̀ⲁⲧⲃⲱⲗ ⲉ̀ⲃⲟⲗ:</w:t>
            </w:r>
          </w:p>
          <w:p w14:paraId="6E4126E1" w14:textId="77777777" w:rsidR="00D325F5" w:rsidRDefault="00D325F5" w:rsidP="00D325F5">
            <w:pPr>
              <w:pStyle w:val="CopticVersemulti-line"/>
            </w:pPr>
            <w:r>
              <w:t>ⲟⲩϫⲓⲛⲙⲓⲥⲓ ⲉϥϫⲏⲕ ⲉ̀ⲃⲟⲗ:</w:t>
            </w:r>
          </w:p>
          <w:p w14:paraId="547D6F63" w14:textId="77777777" w:rsidR="00D325F5" w:rsidRDefault="00D325F5" w:rsidP="00D325F5">
            <w:pPr>
              <w:pStyle w:val="CopticVersemulti-line"/>
            </w:pPr>
            <w:r>
              <w:t>ⲛⲓⲙⲁⲛⲉ̀ⲥⲱⲟⲩ ⲁⲩⲛⲁⲩ ⲉ̀ⲃⲟⲗ:</w:t>
            </w:r>
          </w:p>
          <w:p w14:paraId="6B27074C" w14:textId="77777777" w:rsidR="00D325F5" w:rsidRDefault="00D325F5" w:rsidP="00D325F5">
            <w:pPr>
              <w:pStyle w:val="CopticHangingVerse"/>
            </w:pPr>
            <w:r>
              <w:t>ⲁⲩⲥ̀ⲙⲟⲩ ⲉ̀Ⲫϯ ϣⲁ ⲉ̀ⲃⲟⲗ.</w:t>
            </w:r>
          </w:p>
        </w:tc>
      </w:tr>
      <w:tr w:rsidR="00D325F5" w14:paraId="33EB79B9" w14:textId="77777777" w:rsidTr="00430630">
        <w:trPr>
          <w:cantSplit/>
          <w:jc w:val="center"/>
        </w:trPr>
        <w:tc>
          <w:tcPr>
            <w:tcW w:w="288" w:type="dxa"/>
          </w:tcPr>
          <w:p w14:paraId="3ABAA835" w14:textId="77777777" w:rsidR="00D325F5" w:rsidRPr="00FB5ACB" w:rsidRDefault="00D325F5" w:rsidP="00430630">
            <w:pPr>
              <w:pStyle w:val="CopticCross"/>
            </w:pPr>
            <w:r w:rsidRPr="00FB5ACB">
              <w:t>¿</w:t>
            </w:r>
          </w:p>
        </w:tc>
        <w:tc>
          <w:tcPr>
            <w:tcW w:w="3960" w:type="dxa"/>
          </w:tcPr>
          <w:p w14:paraId="25D3C588" w14:textId="77777777" w:rsidR="00D325F5" w:rsidRDefault="00D325F5" w:rsidP="00D325F5">
            <w:pPr>
              <w:pStyle w:val="EngHang"/>
            </w:pPr>
            <w:r>
              <w:t>Therefore we praise Him,</w:t>
            </w:r>
          </w:p>
          <w:p w14:paraId="484DC8CC" w14:textId="77777777" w:rsidR="00D325F5" w:rsidRDefault="00D325F5" w:rsidP="00D325F5">
            <w:pPr>
              <w:pStyle w:val="EngHang"/>
            </w:pPr>
            <w:r>
              <w:t>And we worship Him,</w:t>
            </w:r>
          </w:p>
          <w:p w14:paraId="6B1D2481" w14:textId="77777777" w:rsidR="00D325F5" w:rsidRDefault="00D325F5" w:rsidP="00D325F5">
            <w:pPr>
              <w:pStyle w:val="EngHang"/>
            </w:pPr>
            <w:r>
              <w:t>With those who pleased Him,</w:t>
            </w:r>
          </w:p>
          <w:p w14:paraId="580E665E" w14:textId="77777777" w:rsidR="00D325F5" w:rsidRDefault="00D325F5" w:rsidP="00D325F5">
            <w:pPr>
              <w:pStyle w:val="EngHangEnd"/>
            </w:pPr>
            <w:r>
              <w:t>That He may have mercy on our souls.</w:t>
            </w:r>
          </w:p>
        </w:tc>
        <w:tc>
          <w:tcPr>
            <w:tcW w:w="288" w:type="dxa"/>
          </w:tcPr>
          <w:p w14:paraId="3B7A0794" w14:textId="77777777" w:rsidR="00D325F5" w:rsidRDefault="00D325F5" w:rsidP="00430630"/>
        </w:tc>
        <w:tc>
          <w:tcPr>
            <w:tcW w:w="288" w:type="dxa"/>
          </w:tcPr>
          <w:p w14:paraId="53819407" w14:textId="77777777" w:rsidR="00D325F5" w:rsidRPr="00FB5ACB" w:rsidRDefault="00D325F5" w:rsidP="00430630">
            <w:pPr>
              <w:pStyle w:val="CopticCross"/>
            </w:pPr>
            <w:r w:rsidRPr="00FB5ACB">
              <w:t>¿</w:t>
            </w:r>
          </w:p>
        </w:tc>
        <w:tc>
          <w:tcPr>
            <w:tcW w:w="3960" w:type="dxa"/>
          </w:tcPr>
          <w:p w14:paraId="2D18B386" w14:textId="77777777" w:rsidR="00D325F5" w:rsidRDefault="00D325F5" w:rsidP="00D325F5">
            <w:pPr>
              <w:pStyle w:val="CopticVersemulti-line"/>
            </w:pPr>
            <w:r>
              <w:t>Ⲉⲑⲃⲉ ⲫⲁⲓ ⲧⲉⲛϩⲱⲥ ⲉ̀ⲣⲟϥ:</w:t>
            </w:r>
          </w:p>
          <w:p w14:paraId="27ABF37F" w14:textId="77777777" w:rsidR="00D325F5" w:rsidRDefault="00D325F5" w:rsidP="00D325F5">
            <w:pPr>
              <w:pStyle w:val="CopticVersemulti-line"/>
            </w:pPr>
            <w:r>
              <w:t>ⲧⲉⲛⲟⲩⲱϣⲧ ⲉ̀ⲡ̀ϣⲱⲓ ϩⲁⲣⲟϥ:</w:t>
            </w:r>
          </w:p>
          <w:p w14:paraId="0AA9247C" w14:textId="77777777" w:rsidR="00D325F5" w:rsidRDefault="00D325F5" w:rsidP="00D325F5">
            <w:pPr>
              <w:pStyle w:val="CopticVersemulti-line"/>
            </w:pPr>
            <w:r>
              <w:t>ⲉⲑⲃⲉ ⲛⲏⲉⲧⲁⲩⲣⲁⲛⲁϥ:</w:t>
            </w:r>
          </w:p>
          <w:p w14:paraId="15E95841" w14:textId="77777777" w:rsidR="00D325F5" w:rsidRDefault="00D325F5" w:rsidP="00D325F5">
            <w:pPr>
              <w:pStyle w:val="CopticHangingVerse"/>
            </w:pPr>
            <w:r>
              <w:t>ⲛ̀ⲧⲉϥⲉⲣⲟⲩⲛⲁⲓ ⲛⲉⲙ ⲛⲉⲛⲯⲩⲭⲏ.</w:t>
            </w:r>
          </w:p>
        </w:tc>
      </w:tr>
      <w:tr w:rsidR="00D325F5" w14:paraId="2B633289" w14:textId="77777777" w:rsidTr="00430630">
        <w:trPr>
          <w:cantSplit/>
          <w:jc w:val="center"/>
        </w:trPr>
        <w:tc>
          <w:tcPr>
            <w:tcW w:w="288" w:type="dxa"/>
          </w:tcPr>
          <w:p w14:paraId="6BA98C51" w14:textId="77777777" w:rsidR="00D325F5" w:rsidRPr="00FB5ACB" w:rsidRDefault="00D325F5" w:rsidP="00430630">
            <w:pPr>
              <w:pStyle w:val="CopticCross"/>
            </w:pPr>
          </w:p>
        </w:tc>
        <w:tc>
          <w:tcPr>
            <w:tcW w:w="3960" w:type="dxa"/>
          </w:tcPr>
          <w:p w14:paraId="6278DEA8" w14:textId="77777777" w:rsidR="00D325F5" w:rsidRDefault="00D325F5" w:rsidP="00D325F5">
            <w:pPr>
              <w:pStyle w:val="EngHang"/>
            </w:pPr>
            <w:r>
              <w:t>Alleluia, Alleluia,</w:t>
            </w:r>
          </w:p>
          <w:p w14:paraId="5202CE23" w14:textId="77777777" w:rsidR="00D325F5" w:rsidRDefault="00D325F5" w:rsidP="00D325F5">
            <w:pPr>
              <w:pStyle w:val="EngHang"/>
            </w:pPr>
            <w:r>
              <w:t>Alleluia, Alleluia,</w:t>
            </w:r>
          </w:p>
          <w:p w14:paraId="50AAFF43" w14:textId="77777777" w:rsidR="00D325F5" w:rsidRDefault="00D325F5" w:rsidP="00D325F5">
            <w:pPr>
              <w:pStyle w:val="EngHang"/>
            </w:pPr>
            <w:r>
              <w:t>Jesus Christ the Son of God,</w:t>
            </w:r>
          </w:p>
          <w:p w14:paraId="4B0F926B" w14:textId="77777777" w:rsidR="00D325F5" w:rsidRDefault="00D325F5" w:rsidP="00D325F5">
            <w:pPr>
              <w:pStyle w:val="EngHangEnd"/>
            </w:pPr>
            <w:r>
              <w:t>Was born in Bethlehem.</w:t>
            </w:r>
          </w:p>
        </w:tc>
        <w:tc>
          <w:tcPr>
            <w:tcW w:w="288" w:type="dxa"/>
          </w:tcPr>
          <w:p w14:paraId="2F70EDFC" w14:textId="77777777" w:rsidR="00D325F5" w:rsidRDefault="00D325F5" w:rsidP="00430630"/>
        </w:tc>
        <w:tc>
          <w:tcPr>
            <w:tcW w:w="288" w:type="dxa"/>
          </w:tcPr>
          <w:p w14:paraId="1A66B198" w14:textId="77777777" w:rsidR="00D325F5" w:rsidRPr="00FB5ACB" w:rsidRDefault="00D325F5" w:rsidP="00430630">
            <w:pPr>
              <w:pStyle w:val="CopticCross"/>
            </w:pPr>
          </w:p>
        </w:tc>
        <w:tc>
          <w:tcPr>
            <w:tcW w:w="3960" w:type="dxa"/>
          </w:tcPr>
          <w:p w14:paraId="70B7CDE9" w14:textId="77777777" w:rsidR="00D325F5" w:rsidRDefault="00D325F5" w:rsidP="00D325F5">
            <w:pPr>
              <w:pStyle w:val="CopticVersemulti-line"/>
            </w:pPr>
            <w:r>
              <w:t>Ⲁⲗⲗⲏⲗⲟⲩⲓⲁ̀ Ⲁⲗⲗⲏⲗⲟⲩⲓⲁ̀:</w:t>
            </w:r>
          </w:p>
          <w:p w14:paraId="56635E9A" w14:textId="77777777" w:rsidR="00D325F5" w:rsidRDefault="00D325F5" w:rsidP="00D325F5">
            <w:pPr>
              <w:pStyle w:val="CopticVersemulti-line"/>
            </w:pPr>
            <w:r>
              <w:t>Ⲁⲗⲗⲏⲗⲟⲩⲓⲁ̀ Ⲁⲗⲗⲏⲗⲟⲩⲓⲁ̀:</w:t>
            </w:r>
          </w:p>
          <w:p w14:paraId="3D3116A2" w14:textId="77777777" w:rsidR="00D325F5" w:rsidRDefault="00D325F5" w:rsidP="00D325F5">
            <w:pPr>
              <w:pStyle w:val="CopticVersemulti-line"/>
            </w:pPr>
            <w:r>
              <w:t>Ⲓⲏ̄ⲥ̄ Ⲡⲭ̄ⲥ̄ Ⲡϣⲏⲣⲓ ⲙ̀Ⲫϯ:</w:t>
            </w:r>
          </w:p>
          <w:p w14:paraId="1F3E12C8" w14:textId="77777777" w:rsidR="00D325F5" w:rsidRDefault="00D325F5" w:rsidP="00D325F5">
            <w:pPr>
              <w:pStyle w:val="CopticHangingVerse"/>
            </w:pPr>
            <w:r>
              <w:t>ⲁⲩⲙⲁⲥϥ ϧⲉⲛ Ⲃⲏⲑⲗⲉⲉⲙ.</w:t>
            </w:r>
          </w:p>
        </w:tc>
      </w:tr>
      <w:tr w:rsidR="00D325F5" w14:paraId="1BEF0348" w14:textId="77777777" w:rsidTr="00430630">
        <w:trPr>
          <w:cantSplit/>
          <w:jc w:val="center"/>
        </w:trPr>
        <w:tc>
          <w:tcPr>
            <w:tcW w:w="288" w:type="dxa"/>
          </w:tcPr>
          <w:p w14:paraId="17968E3C" w14:textId="77777777" w:rsidR="00D325F5" w:rsidRPr="00FB5ACB" w:rsidRDefault="00D325F5" w:rsidP="00430630">
            <w:pPr>
              <w:pStyle w:val="CopticCross"/>
            </w:pPr>
            <w:r w:rsidRPr="00FB5ACB">
              <w:t>¿</w:t>
            </w:r>
          </w:p>
        </w:tc>
        <w:tc>
          <w:tcPr>
            <w:tcW w:w="3960" w:type="dxa"/>
          </w:tcPr>
          <w:p w14:paraId="05DB4CD2" w14:textId="77777777" w:rsidR="00D325F5" w:rsidRDefault="00D325F5" w:rsidP="00D325F5">
            <w:pPr>
              <w:pStyle w:val="EngHang"/>
            </w:pPr>
            <w:r>
              <w:t>This is He to whom the glory is due,</w:t>
            </w:r>
          </w:p>
          <w:p w14:paraId="491ED088" w14:textId="77777777" w:rsidR="00D325F5" w:rsidRDefault="00D325F5" w:rsidP="00D325F5">
            <w:pPr>
              <w:pStyle w:val="EngHang"/>
            </w:pPr>
            <w:r>
              <w:t>With His Good Father,</w:t>
            </w:r>
          </w:p>
          <w:p w14:paraId="3E32CCBF" w14:textId="77777777" w:rsidR="00D325F5" w:rsidRDefault="00D325F5" w:rsidP="00D325F5">
            <w:pPr>
              <w:pStyle w:val="EngHang"/>
            </w:pPr>
            <w:r>
              <w:t>And the Holy Spirit,</w:t>
            </w:r>
          </w:p>
          <w:p w14:paraId="3DE57EF9" w14:textId="77777777" w:rsidR="00D325F5" w:rsidRDefault="00D325F5" w:rsidP="00D325F5">
            <w:pPr>
              <w:pStyle w:val="EngHangEnd"/>
            </w:pPr>
            <w:r>
              <w:t>Now and forever.</w:t>
            </w:r>
          </w:p>
        </w:tc>
        <w:tc>
          <w:tcPr>
            <w:tcW w:w="288" w:type="dxa"/>
          </w:tcPr>
          <w:p w14:paraId="2844EA27" w14:textId="77777777" w:rsidR="00D325F5" w:rsidRDefault="00D325F5" w:rsidP="00430630"/>
        </w:tc>
        <w:tc>
          <w:tcPr>
            <w:tcW w:w="288" w:type="dxa"/>
          </w:tcPr>
          <w:p w14:paraId="76D7AFE2" w14:textId="77777777" w:rsidR="00D325F5" w:rsidRPr="00FB5ACB" w:rsidRDefault="00D325F5" w:rsidP="00430630">
            <w:pPr>
              <w:pStyle w:val="CopticCross"/>
            </w:pPr>
            <w:r w:rsidRPr="00FB5ACB">
              <w:t>¿</w:t>
            </w:r>
          </w:p>
        </w:tc>
        <w:tc>
          <w:tcPr>
            <w:tcW w:w="3960" w:type="dxa"/>
          </w:tcPr>
          <w:p w14:paraId="4B836983" w14:textId="77777777" w:rsidR="00D325F5" w:rsidRDefault="00D325F5" w:rsidP="00D325F5">
            <w:pPr>
              <w:pStyle w:val="CopticVersemulti-line"/>
            </w:pPr>
            <w:r>
              <w:t>Ⲫⲁⲓ ⲉ̀ⲣⲉ ⲛⲓⲱ̀ⲟⲩ ⲉⲣⲡ̀ⲣⲉⲡ̀ⲡⲓ ⲛⲁϥ:</w:t>
            </w:r>
          </w:p>
          <w:p w14:paraId="0B739C89" w14:textId="77777777" w:rsidR="00D325F5" w:rsidRDefault="00D325F5" w:rsidP="00D325F5">
            <w:pPr>
              <w:pStyle w:val="CopticVersemulti-line"/>
            </w:pPr>
            <w:r>
              <w:t>ⲛⲉⲙ Ⲡⲉϥⲓⲱⲧ ⲛ̀ⲁ̀ⲅⲁⲑⲟⲥ:</w:t>
            </w:r>
          </w:p>
          <w:p w14:paraId="6D48F45B" w14:textId="77777777" w:rsidR="00D325F5" w:rsidRDefault="00D325F5" w:rsidP="00D325F5">
            <w:pPr>
              <w:pStyle w:val="CopticVersemulti-line"/>
            </w:pPr>
            <w:r>
              <w:t>ⲛⲉⲙ Ⲡⲓⲡ̄ⲛ̄ⲁ̄ ⲉ̄ⲑ̄ⲩ̄:</w:t>
            </w:r>
          </w:p>
          <w:p w14:paraId="22D336EE" w14:textId="77777777" w:rsidR="00D325F5" w:rsidRDefault="00D325F5" w:rsidP="00D325F5">
            <w:pPr>
              <w:pStyle w:val="CopticHangingVerse"/>
            </w:pPr>
            <w:r>
              <w:t>ⲓⲥϫⲉⲛ ϯⲛⲟⲩ ⲛⲉⲙ ϣⲁ ⲉ̀ⲛⲉϩ.</w:t>
            </w:r>
          </w:p>
        </w:tc>
      </w:tr>
    </w:tbl>
    <w:p w14:paraId="3B5DAB30" w14:textId="77777777" w:rsidR="00FF5FF3" w:rsidRDefault="00FF5FF3" w:rsidP="00FF5FF3">
      <w:pPr>
        <w:pStyle w:val="Heading4"/>
      </w:pPr>
      <w:bookmarkStart w:id="1377" w:name="_Ref434475057"/>
      <w:r>
        <w:lastRenderedPageBreak/>
        <w:t>The Sunday Psali Adam</w:t>
      </w:r>
      <w:r w:rsidR="006C1B94">
        <w:t xml:space="preserve"> for Nativity</w:t>
      </w:r>
      <w:bookmarkEnd w:id="137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87B43" w14:paraId="588E190C" w14:textId="77777777" w:rsidTr="007E439A">
        <w:trPr>
          <w:cantSplit/>
          <w:jc w:val="center"/>
        </w:trPr>
        <w:tc>
          <w:tcPr>
            <w:tcW w:w="288" w:type="dxa"/>
          </w:tcPr>
          <w:p w14:paraId="137D1599" w14:textId="77777777" w:rsidR="00487B43" w:rsidRDefault="00487B43" w:rsidP="007E439A">
            <w:pPr>
              <w:pStyle w:val="CopticCross"/>
            </w:pPr>
          </w:p>
        </w:tc>
        <w:tc>
          <w:tcPr>
            <w:tcW w:w="3960" w:type="dxa"/>
          </w:tcPr>
          <w:p w14:paraId="40B25B29" w14:textId="77777777" w:rsidR="00487B43" w:rsidRDefault="00487B43" w:rsidP="00487B43">
            <w:pPr>
              <w:pStyle w:val="EngHang"/>
            </w:pPr>
            <w:r>
              <w:t>God the merciful,</w:t>
            </w:r>
          </w:p>
          <w:p w14:paraId="155FFFCD" w14:textId="77777777" w:rsidR="00487B43" w:rsidRDefault="00487B43" w:rsidP="00487B43">
            <w:pPr>
              <w:pStyle w:val="EngHang"/>
            </w:pPr>
            <w:r>
              <w:t>The King of ages,</w:t>
            </w:r>
          </w:p>
          <w:p w14:paraId="1EE50F07" w14:textId="77777777" w:rsidR="00487B43" w:rsidRDefault="00487B43" w:rsidP="00487B43">
            <w:pPr>
              <w:pStyle w:val="EngHang"/>
            </w:pPr>
            <w:r>
              <w:t>The great and compassionate,</w:t>
            </w:r>
          </w:p>
          <w:p w14:paraId="547E31D2" w14:textId="77777777" w:rsidR="00487B43" w:rsidRDefault="00487B43" w:rsidP="00487B43">
            <w:pPr>
              <w:pStyle w:val="EngHangEnd"/>
            </w:pPr>
            <w:r>
              <w:t>The true One,</w:t>
            </w:r>
          </w:p>
        </w:tc>
        <w:tc>
          <w:tcPr>
            <w:tcW w:w="288" w:type="dxa"/>
          </w:tcPr>
          <w:p w14:paraId="084A1A90" w14:textId="77777777" w:rsidR="00487B43" w:rsidRDefault="00487B43" w:rsidP="007E439A"/>
        </w:tc>
        <w:tc>
          <w:tcPr>
            <w:tcW w:w="288" w:type="dxa"/>
          </w:tcPr>
          <w:p w14:paraId="1DE9AE8D" w14:textId="77777777" w:rsidR="00487B43" w:rsidRDefault="00487B43" w:rsidP="007E439A">
            <w:pPr>
              <w:pStyle w:val="CopticCross"/>
            </w:pPr>
          </w:p>
        </w:tc>
        <w:tc>
          <w:tcPr>
            <w:tcW w:w="3960" w:type="dxa"/>
          </w:tcPr>
          <w:p w14:paraId="28DA1F75" w14:textId="77777777" w:rsidR="00487B43" w:rsidRDefault="00487B43" w:rsidP="00487B43">
            <w:pPr>
              <w:pStyle w:val="CopticVersemulti-line"/>
            </w:pPr>
            <w:r>
              <w:t>Ⲁ Ⲫϯ ⲡⲓⲛⲁⲏⲧ:</w:t>
            </w:r>
          </w:p>
          <w:p w14:paraId="52F582E0" w14:textId="77777777" w:rsidR="00487B43" w:rsidRDefault="00487B43" w:rsidP="00487B43">
            <w:pPr>
              <w:pStyle w:val="CopticVersemulti-line"/>
            </w:pPr>
            <w:r>
              <w:t>ⲡ̀ⲟⲩⲣⲟ ⲛ̀ⲛⲓⲉ̀ⲱⲛ:</w:t>
            </w:r>
          </w:p>
          <w:p w14:paraId="2FAAAE22" w14:textId="77777777" w:rsidR="00487B43" w:rsidRDefault="00487B43" w:rsidP="00487B43">
            <w:pPr>
              <w:pStyle w:val="CopticVersemulti-line"/>
            </w:pPr>
            <w:r>
              <w:t>ⲡⲓⲛⲓϣϯ ⲛ̀ⲣⲉϥϣⲉⲛϩⲏⲧ:</w:t>
            </w:r>
          </w:p>
          <w:p w14:paraId="41E71143" w14:textId="77777777" w:rsidR="00487B43" w:rsidRPr="00C35319" w:rsidRDefault="00487B43" w:rsidP="00487B43">
            <w:pPr>
              <w:pStyle w:val="CopticVerse"/>
            </w:pPr>
            <w:r>
              <w:t>ⲟⲩⲟϩ ⲛ̀ⲁ̀ⲗⲏⲑⲓⲛⲟⲥ.</w:t>
            </w:r>
          </w:p>
        </w:tc>
      </w:tr>
      <w:tr w:rsidR="00487B43" w14:paraId="2C3B9BE1" w14:textId="77777777" w:rsidTr="007E439A">
        <w:trPr>
          <w:cantSplit/>
          <w:jc w:val="center"/>
        </w:trPr>
        <w:tc>
          <w:tcPr>
            <w:tcW w:w="288" w:type="dxa"/>
          </w:tcPr>
          <w:p w14:paraId="5E63B5CD" w14:textId="77777777" w:rsidR="00487B43" w:rsidRDefault="00487B43" w:rsidP="007E439A">
            <w:pPr>
              <w:pStyle w:val="CopticCross"/>
            </w:pPr>
          </w:p>
        </w:tc>
        <w:tc>
          <w:tcPr>
            <w:tcW w:w="3960" w:type="dxa"/>
          </w:tcPr>
          <w:p w14:paraId="32426E83" w14:textId="77777777" w:rsidR="00487B43" w:rsidRDefault="00487B43" w:rsidP="00487B43">
            <w:pPr>
              <w:pStyle w:val="EngHang"/>
            </w:pPr>
            <w:r>
              <w:t>Sent His Word</w:t>
            </w:r>
          </w:p>
          <w:p w14:paraId="399666CA" w14:textId="77777777" w:rsidR="00487B43" w:rsidRDefault="00487B43" w:rsidP="00487B43">
            <w:pPr>
              <w:pStyle w:val="EngHang"/>
            </w:pPr>
            <w:r>
              <w:t>To the true bride,</w:t>
            </w:r>
          </w:p>
          <w:p w14:paraId="59F22CFF" w14:textId="77777777" w:rsidR="00487B43" w:rsidRDefault="00487B43" w:rsidP="00487B43">
            <w:pPr>
              <w:pStyle w:val="EngHang"/>
            </w:pPr>
            <w:r>
              <w:t>And dwelt in her womb</w:t>
            </w:r>
          </w:p>
          <w:p w14:paraId="3AB515C4" w14:textId="77777777" w:rsidR="00487B43" w:rsidRDefault="00487B43" w:rsidP="00487B43">
            <w:pPr>
              <w:pStyle w:val="EngHangEnd"/>
            </w:pPr>
            <w:r>
              <w:t>For our salvation.</w:t>
            </w:r>
          </w:p>
        </w:tc>
        <w:tc>
          <w:tcPr>
            <w:tcW w:w="288" w:type="dxa"/>
          </w:tcPr>
          <w:p w14:paraId="5010E5F5" w14:textId="77777777" w:rsidR="00487B43" w:rsidRDefault="00487B43" w:rsidP="007E439A"/>
        </w:tc>
        <w:tc>
          <w:tcPr>
            <w:tcW w:w="288" w:type="dxa"/>
          </w:tcPr>
          <w:p w14:paraId="3352B51B" w14:textId="77777777" w:rsidR="00487B43" w:rsidRDefault="00487B43" w:rsidP="007E439A">
            <w:pPr>
              <w:pStyle w:val="CopticCross"/>
            </w:pPr>
          </w:p>
        </w:tc>
        <w:tc>
          <w:tcPr>
            <w:tcW w:w="3960" w:type="dxa"/>
          </w:tcPr>
          <w:p w14:paraId="06FAA321" w14:textId="77777777" w:rsidR="00487B43" w:rsidRDefault="00487B43" w:rsidP="00487B43">
            <w:pPr>
              <w:pStyle w:val="CopticVersemulti-line"/>
            </w:pPr>
            <w:r>
              <w:t>Ⲃⲱⲣⲡ ⲛⲁⲛ ⲙ̀ⲡⲉϥⲥⲁϫⲓ:</w:t>
            </w:r>
          </w:p>
          <w:p w14:paraId="5850E60E" w14:textId="77777777" w:rsidR="00487B43" w:rsidRDefault="00487B43" w:rsidP="00487B43">
            <w:pPr>
              <w:pStyle w:val="CopticVersemulti-line"/>
            </w:pPr>
            <w:r>
              <w:t>ⲉ̀ϯϣⲉⲗⲏⲧ ⲙ̀ⲙⲏⲓ:</w:t>
            </w:r>
          </w:p>
          <w:p w14:paraId="3296825A" w14:textId="77777777" w:rsidR="00487B43" w:rsidRDefault="00487B43" w:rsidP="00487B43">
            <w:pPr>
              <w:pStyle w:val="CopticVersemulti-line"/>
            </w:pPr>
            <w:r>
              <w:t>ⲁϥϣⲱⲡⲓ ϧⲉⲛ ⲧⲉⲥⲛⲉϫⲓ:</w:t>
            </w:r>
          </w:p>
          <w:p w14:paraId="53137350" w14:textId="77777777" w:rsidR="00487B43" w:rsidRDefault="00487B43" w:rsidP="00487B43">
            <w:pPr>
              <w:pStyle w:val="CopticVerse"/>
            </w:pPr>
            <w:r>
              <w:t>ⲉⲑⲃⲉ ⲡⲉⲛⲟⲩϫⲁⲓ.</w:t>
            </w:r>
          </w:p>
        </w:tc>
      </w:tr>
      <w:tr w:rsidR="00487B43" w14:paraId="4B167B85" w14:textId="77777777" w:rsidTr="007E439A">
        <w:trPr>
          <w:cantSplit/>
          <w:jc w:val="center"/>
        </w:trPr>
        <w:tc>
          <w:tcPr>
            <w:tcW w:w="288" w:type="dxa"/>
          </w:tcPr>
          <w:p w14:paraId="05D7DC16" w14:textId="77777777" w:rsidR="00487B43" w:rsidRDefault="00487B43" w:rsidP="007E439A">
            <w:pPr>
              <w:pStyle w:val="CopticCross"/>
            </w:pPr>
            <w:r w:rsidRPr="00FB5ACB">
              <w:t>¿</w:t>
            </w:r>
          </w:p>
        </w:tc>
        <w:tc>
          <w:tcPr>
            <w:tcW w:w="3960" w:type="dxa"/>
          </w:tcPr>
          <w:p w14:paraId="4522E732" w14:textId="77777777" w:rsidR="00487B43" w:rsidRDefault="00487B43" w:rsidP="00487B43">
            <w:pPr>
              <w:pStyle w:val="EngHang"/>
            </w:pPr>
            <w:r>
              <w:t>Jesus the King of Glory,</w:t>
            </w:r>
          </w:p>
          <w:p w14:paraId="670C53A3" w14:textId="77777777" w:rsidR="00487B43" w:rsidRDefault="00487B43" w:rsidP="00487B43">
            <w:pPr>
              <w:pStyle w:val="EngHang"/>
            </w:pPr>
            <w:r>
              <w:t>The overflowing font.</w:t>
            </w:r>
          </w:p>
          <w:p w14:paraId="5EF17253" w14:textId="77777777" w:rsidR="00487B43" w:rsidRDefault="00487B43" w:rsidP="00487B43">
            <w:pPr>
              <w:pStyle w:val="EngHang"/>
            </w:pPr>
            <w:r>
              <w:t>Today was</w:t>
            </w:r>
          </w:p>
          <w:p w14:paraId="6FBBB962" w14:textId="77777777" w:rsidR="00487B43" w:rsidRDefault="00487B43" w:rsidP="00487B43">
            <w:pPr>
              <w:pStyle w:val="EngHangEnd"/>
            </w:pPr>
            <w:r>
              <w:t>Born of the Virgin.</w:t>
            </w:r>
          </w:p>
        </w:tc>
        <w:tc>
          <w:tcPr>
            <w:tcW w:w="288" w:type="dxa"/>
          </w:tcPr>
          <w:p w14:paraId="0FC3DFA3" w14:textId="77777777" w:rsidR="00487B43" w:rsidRDefault="00487B43" w:rsidP="007E439A"/>
        </w:tc>
        <w:tc>
          <w:tcPr>
            <w:tcW w:w="288" w:type="dxa"/>
          </w:tcPr>
          <w:p w14:paraId="68672D94" w14:textId="77777777" w:rsidR="00487B43" w:rsidRDefault="00487B43" w:rsidP="007E439A">
            <w:pPr>
              <w:pStyle w:val="CopticCross"/>
            </w:pPr>
            <w:r w:rsidRPr="00FB5ACB">
              <w:t>¿</w:t>
            </w:r>
          </w:p>
        </w:tc>
        <w:tc>
          <w:tcPr>
            <w:tcW w:w="3960" w:type="dxa"/>
          </w:tcPr>
          <w:p w14:paraId="594C7DE6" w14:textId="77777777" w:rsidR="00487B43" w:rsidRDefault="00487B43" w:rsidP="00487B43">
            <w:pPr>
              <w:pStyle w:val="CopticVersemulti-line"/>
            </w:pPr>
            <w:r>
              <w:t xml:space="preserve">Ⲅⲉⲛⲛⲉⲑⲓⲥ ⲟ̀ ⲉⲕⲡⲁⲣⲑⲉⲛⲟⲩ: </w:t>
            </w:r>
          </w:p>
          <w:p w14:paraId="6686D969" w14:textId="77777777" w:rsidR="00487B43" w:rsidRDefault="00487B43" w:rsidP="00487B43">
            <w:pPr>
              <w:pStyle w:val="CopticVersemulti-line"/>
            </w:pPr>
            <w:r>
              <w:t>ⲙ̀ⲫ̀ⲣⲏϯ ⲙ̀ⲡⲁⲓⲉ̀ϩⲟⲟⲩ:</w:t>
            </w:r>
          </w:p>
          <w:p w14:paraId="5E4F90D2" w14:textId="77777777" w:rsidR="00487B43" w:rsidRDefault="00487B43" w:rsidP="00487B43">
            <w:pPr>
              <w:pStyle w:val="CopticVersemulti-line"/>
            </w:pPr>
            <w:r>
              <w:t>ϯⲙⲟⲩⲙⲓ ⲛ̀ⲁⲑⲙⲟⲩ:</w:t>
            </w:r>
          </w:p>
          <w:p w14:paraId="2D73B5E9" w14:textId="77777777" w:rsidR="00487B43" w:rsidRDefault="00487B43" w:rsidP="00487B43">
            <w:pPr>
              <w:pStyle w:val="CopticVerse"/>
            </w:pPr>
            <w:r>
              <w:t>Ⲓⲏ̄ⲥ̄ ⲡ̀ⲟⲩⲣⲟ ⲛ̀ⲧⲉ ⲡ̀ⲱ̀ⲟⲩ.</w:t>
            </w:r>
          </w:p>
        </w:tc>
      </w:tr>
      <w:tr w:rsidR="00487B43" w14:paraId="1FF713BE" w14:textId="77777777" w:rsidTr="007E439A">
        <w:trPr>
          <w:cantSplit/>
          <w:jc w:val="center"/>
        </w:trPr>
        <w:tc>
          <w:tcPr>
            <w:tcW w:w="288" w:type="dxa"/>
          </w:tcPr>
          <w:p w14:paraId="388D68EB" w14:textId="77777777" w:rsidR="00487B43" w:rsidRDefault="00487B43" w:rsidP="007E439A">
            <w:pPr>
              <w:pStyle w:val="CopticCross"/>
            </w:pPr>
            <w:r w:rsidRPr="00FB5ACB">
              <w:t>¿</w:t>
            </w:r>
          </w:p>
        </w:tc>
        <w:tc>
          <w:tcPr>
            <w:tcW w:w="3960" w:type="dxa"/>
          </w:tcPr>
          <w:p w14:paraId="23FEE3C7" w14:textId="77777777" w:rsidR="00487B43" w:rsidRDefault="00487B43" w:rsidP="00487B43">
            <w:pPr>
              <w:pStyle w:val="EngHang"/>
            </w:pPr>
            <w:r>
              <w:t>Come among us, David,</w:t>
            </w:r>
          </w:p>
          <w:p w14:paraId="04750C0F" w14:textId="77777777" w:rsidR="00487B43" w:rsidRDefault="00487B43" w:rsidP="00487B43">
            <w:pPr>
              <w:pStyle w:val="EngHang"/>
            </w:pPr>
            <w:r>
              <w:t>With your Psalter,</w:t>
            </w:r>
          </w:p>
          <w:p w14:paraId="195C48DC" w14:textId="77777777" w:rsidR="00487B43" w:rsidRDefault="00487B43" w:rsidP="00487B43">
            <w:pPr>
              <w:pStyle w:val="EngHang"/>
            </w:pPr>
            <w:r>
              <w:t>In the city of God,</w:t>
            </w:r>
          </w:p>
          <w:p w14:paraId="0463D640" w14:textId="77777777" w:rsidR="00487B43" w:rsidRDefault="00487B43" w:rsidP="00487B43">
            <w:pPr>
              <w:pStyle w:val="EngHangEnd"/>
            </w:pPr>
            <w:r>
              <w:t>Which is full of blessings.</w:t>
            </w:r>
          </w:p>
        </w:tc>
        <w:tc>
          <w:tcPr>
            <w:tcW w:w="288" w:type="dxa"/>
          </w:tcPr>
          <w:p w14:paraId="051EFCD1" w14:textId="77777777" w:rsidR="00487B43" w:rsidRDefault="00487B43" w:rsidP="007E439A"/>
        </w:tc>
        <w:tc>
          <w:tcPr>
            <w:tcW w:w="288" w:type="dxa"/>
          </w:tcPr>
          <w:p w14:paraId="10D58DCF" w14:textId="77777777" w:rsidR="00487B43" w:rsidRDefault="00487B43" w:rsidP="007E439A">
            <w:pPr>
              <w:pStyle w:val="CopticCross"/>
            </w:pPr>
            <w:r w:rsidRPr="00FB5ACB">
              <w:t>¿</w:t>
            </w:r>
          </w:p>
        </w:tc>
        <w:tc>
          <w:tcPr>
            <w:tcW w:w="3960" w:type="dxa"/>
          </w:tcPr>
          <w:p w14:paraId="6BADF44C" w14:textId="77777777" w:rsidR="00487B43" w:rsidRDefault="00487B43" w:rsidP="00487B43">
            <w:pPr>
              <w:pStyle w:val="CopticVersemulti-line"/>
            </w:pPr>
            <w:r>
              <w:t>Ⲇⲁⲩⲓⲇ ⲁ̀ⲙⲟⲩ ⲧⲉⲛⲙⲏϯ:</w:t>
            </w:r>
          </w:p>
          <w:p w14:paraId="0B81E6FF" w14:textId="77777777" w:rsidR="00487B43" w:rsidRDefault="00487B43" w:rsidP="00487B43">
            <w:pPr>
              <w:pStyle w:val="CopticVersemulti-line"/>
            </w:pPr>
            <w:r>
              <w:t xml:space="preserve">ⲛ̀ϩⲁⲛϫⲱⲙ ⲙ̀ⲯ̀ⲁⲗⲓⲁ̀: </w:t>
            </w:r>
          </w:p>
          <w:p w14:paraId="118780F5" w14:textId="77777777" w:rsidR="00487B43" w:rsidRDefault="00487B43" w:rsidP="00487B43">
            <w:pPr>
              <w:pStyle w:val="CopticVersemulti-line"/>
            </w:pPr>
            <w:r>
              <w:t>ⲉ̀ϯⲃⲁⲕⲓ ⲛ̀ⲧⲉ ⲫϯ:</w:t>
            </w:r>
          </w:p>
          <w:p w14:paraId="166AF2F3" w14:textId="77777777" w:rsidR="00487B43" w:rsidRDefault="00487B43" w:rsidP="00487B43">
            <w:pPr>
              <w:pStyle w:val="CopticVerse"/>
            </w:pPr>
            <w:r>
              <w:t>ⲉⲑⲙⲉϩ ⲛ̀ⲉⲩⲗⲟⲅⲓⲁ̀.</w:t>
            </w:r>
          </w:p>
        </w:tc>
      </w:tr>
      <w:tr w:rsidR="00487B43" w14:paraId="6C96BEC8" w14:textId="77777777" w:rsidTr="007E439A">
        <w:trPr>
          <w:cantSplit/>
          <w:jc w:val="center"/>
        </w:trPr>
        <w:tc>
          <w:tcPr>
            <w:tcW w:w="288" w:type="dxa"/>
          </w:tcPr>
          <w:p w14:paraId="64BD3417" w14:textId="77777777" w:rsidR="00487B43" w:rsidRDefault="00487B43" w:rsidP="007E439A">
            <w:pPr>
              <w:pStyle w:val="CopticCross"/>
            </w:pPr>
          </w:p>
        </w:tc>
        <w:tc>
          <w:tcPr>
            <w:tcW w:w="3960" w:type="dxa"/>
          </w:tcPr>
          <w:p w14:paraId="49844EEA" w14:textId="77777777" w:rsidR="00487B43" w:rsidRDefault="00487B43" w:rsidP="00487B43">
            <w:pPr>
              <w:pStyle w:val="EngHang"/>
            </w:pPr>
            <w:r>
              <w:t>Our Saviour</w:t>
            </w:r>
          </w:p>
          <w:p w14:paraId="73D44ACF" w14:textId="77777777" w:rsidR="00487B43" w:rsidRDefault="00487B43" w:rsidP="00487B43">
            <w:pPr>
              <w:pStyle w:val="EngHang"/>
            </w:pPr>
            <w:r>
              <w:t>Knowing her virtue</w:t>
            </w:r>
          </w:p>
          <w:p w14:paraId="3246E54E" w14:textId="77777777" w:rsidR="00487B43" w:rsidRDefault="00487B43" w:rsidP="00487B43">
            <w:pPr>
              <w:pStyle w:val="EngHang"/>
            </w:pPr>
            <w:r>
              <w:t>Delighted to dwell</w:t>
            </w:r>
          </w:p>
          <w:p w14:paraId="64D7AFC9" w14:textId="77777777" w:rsidR="00487B43" w:rsidRDefault="00487B43" w:rsidP="00487B43">
            <w:pPr>
              <w:pStyle w:val="EngHangEnd"/>
            </w:pPr>
            <w:r>
              <w:t>In her womb.</w:t>
            </w:r>
          </w:p>
        </w:tc>
        <w:tc>
          <w:tcPr>
            <w:tcW w:w="288" w:type="dxa"/>
          </w:tcPr>
          <w:p w14:paraId="417F92AD" w14:textId="77777777" w:rsidR="00487B43" w:rsidRDefault="00487B43" w:rsidP="007E439A"/>
        </w:tc>
        <w:tc>
          <w:tcPr>
            <w:tcW w:w="288" w:type="dxa"/>
          </w:tcPr>
          <w:p w14:paraId="562ADCD3" w14:textId="77777777" w:rsidR="00487B43" w:rsidRDefault="00487B43" w:rsidP="007E439A">
            <w:pPr>
              <w:pStyle w:val="CopticCross"/>
            </w:pPr>
          </w:p>
        </w:tc>
        <w:tc>
          <w:tcPr>
            <w:tcW w:w="3960" w:type="dxa"/>
          </w:tcPr>
          <w:p w14:paraId="45666CA9" w14:textId="77777777" w:rsidR="00487B43" w:rsidRDefault="00487B43" w:rsidP="00487B43">
            <w:pPr>
              <w:pStyle w:val="CopticVersemulti-line"/>
            </w:pPr>
            <w:r>
              <w:t>Ⲉⲡⲓⲇⲏ ⲅⲁⲣ ⲁϥϯⲙⲁϯ;</w:t>
            </w:r>
          </w:p>
          <w:p w14:paraId="0563595A" w14:textId="77777777" w:rsidR="00487B43" w:rsidRDefault="00487B43" w:rsidP="00487B43">
            <w:pPr>
              <w:pStyle w:val="CopticVersemulti-line"/>
            </w:pPr>
            <w:r>
              <w:t>ⲉ̀ϣⲱⲡⲓ ⲛ̀ϧⲏⲧⲥ:</w:t>
            </w:r>
          </w:p>
          <w:p w14:paraId="4F678FE3" w14:textId="77777777" w:rsidR="00487B43" w:rsidRDefault="00487B43" w:rsidP="00487B43">
            <w:pPr>
              <w:pStyle w:val="CopticVersemulti-line"/>
            </w:pPr>
            <w:r>
              <w:t>ⲛ̀ϫⲉ ⲡⲉⲛⲣⲉϥⲥⲱϯ:</w:t>
            </w:r>
          </w:p>
          <w:p w14:paraId="5307C829" w14:textId="77777777" w:rsidR="00487B43" w:rsidRDefault="00487B43" w:rsidP="00487B43">
            <w:pPr>
              <w:pStyle w:val="CopticVerse"/>
            </w:pPr>
            <w:r>
              <w:t>ⲫⲏⲉ̀ⲧⲁⲩⲥⲉⲙⲛⲏⲧⲥ.</w:t>
            </w:r>
          </w:p>
        </w:tc>
      </w:tr>
      <w:tr w:rsidR="00487B43" w14:paraId="5D0B41E2" w14:textId="77777777" w:rsidTr="007E439A">
        <w:trPr>
          <w:cantSplit/>
          <w:jc w:val="center"/>
        </w:trPr>
        <w:tc>
          <w:tcPr>
            <w:tcW w:w="288" w:type="dxa"/>
          </w:tcPr>
          <w:p w14:paraId="6E220274" w14:textId="77777777" w:rsidR="00487B43" w:rsidRDefault="00487B43" w:rsidP="007E439A">
            <w:pPr>
              <w:pStyle w:val="CopticCross"/>
            </w:pPr>
          </w:p>
        </w:tc>
        <w:tc>
          <w:tcPr>
            <w:tcW w:w="3960" w:type="dxa"/>
          </w:tcPr>
          <w:p w14:paraId="29C50976" w14:textId="77777777" w:rsidR="00487B43" w:rsidRDefault="00487B43" w:rsidP="00487B43">
            <w:pPr>
              <w:pStyle w:val="EngHang"/>
            </w:pPr>
            <w:r>
              <w:t>O our Lady, Mary,</w:t>
            </w:r>
          </w:p>
          <w:p w14:paraId="0708CE4F" w14:textId="77777777" w:rsidR="00487B43" w:rsidRDefault="00487B43" w:rsidP="00487B43">
            <w:pPr>
              <w:pStyle w:val="EngHang"/>
            </w:pPr>
            <w:r>
              <w:t>Your praises</w:t>
            </w:r>
          </w:p>
          <w:p w14:paraId="77DF6963" w14:textId="77777777" w:rsidR="00487B43" w:rsidRDefault="00487B43" w:rsidP="00487B43">
            <w:pPr>
              <w:pStyle w:val="EngHang"/>
            </w:pPr>
            <w:r>
              <w:t>Are more numerous than</w:t>
            </w:r>
          </w:p>
          <w:p w14:paraId="50DB001D" w14:textId="77777777" w:rsidR="00487B43" w:rsidRDefault="00487B43" w:rsidP="00487B43">
            <w:pPr>
              <w:pStyle w:val="EngHangEnd"/>
            </w:pPr>
            <w:r>
              <w:t>The sand of the sea,</w:t>
            </w:r>
          </w:p>
        </w:tc>
        <w:tc>
          <w:tcPr>
            <w:tcW w:w="288" w:type="dxa"/>
          </w:tcPr>
          <w:p w14:paraId="7CA029D4" w14:textId="77777777" w:rsidR="00487B43" w:rsidRDefault="00487B43" w:rsidP="007E439A"/>
        </w:tc>
        <w:tc>
          <w:tcPr>
            <w:tcW w:w="288" w:type="dxa"/>
          </w:tcPr>
          <w:p w14:paraId="2771AD4B" w14:textId="77777777" w:rsidR="00487B43" w:rsidRDefault="00487B43" w:rsidP="007E439A">
            <w:pPr>
              <w:pStyle w:val="CopticCross"/>
            </w:pPr>
          </w:p>
        </w:tc>
        <w:tc>
          <w:tcPr>
            <w:tcW w:w="3960" w:type="dxa"/>
          </w:tcPr>
          <w:p w14:paraId="4F11D2B6" w14:textId="77777777" w:rsidR="00487B43" w:rsidRDefault="00487B43" w:rsidP="00487B43">
            <w:pPr>
              <w:pStyle w:val="CopticVersemulti-line"/>
            </w:pPr>
            <w:r>
              <w:t>Ⲍⲉⲟϣ ⲉ̀ⲙⲁϣⲱ:</w:t>
            </w:r>
          </w:p>
          <w:p w14:paraId="79CD805B" w14:textId="77777777" w:rsidR="00487B43" w:rsidRDefault="00487B43" w:rsidP="00487B43">
            <w:pPr>
              <w:pStyle w:val="CopticVersemulti-line"/>
            </w:pPr>
            <w:r>
              <w:t>ⲛ̀ϫⲉ ⲛⲉⲉⲩⲫⲟⲙⲓⲁ̀:</w:t>
            </w:r>
          </w:p>
          <w:p w14:paraId="5BC22702" w14:textId="77777777" w:rsidR="00487B43" w:rsidRDefault="00487B43" w:rsidP="00487B43">
            <w:pPr>
              <w:pStyle w:val="CopticVersemulti-line"/>
            </w:pPr>
            <w:r>
              <w:t>ⲡⲁⲣⲁ ⲧ̀ⲏ̀ⲡⲓ ⲙ̀ⲡⲓϣⲱ:</w:t>
            </w:r>
          </w:p>
          <w:p w14:paraId="425F4C9F" w14:textId="77777777" w:rsidR="00487B43" w:rsidRDefault="00487B43" w:rsidP="00487B43">
            <w:pPr>
              <w:pStyle w:val="CopticVerse"/>
            </w:pPr>
            <w:r>
              <w:t>ⲱ̀ ⲧⲉⲛⲟ̄ⲥ̄ Ⲙⲁⲣⲓⲁ̀.</w:t>
            </w:r>
          </w:p>
        </w:tc>
      </w:tr>
      <w:tr w:rsidR="00487B43" w14:paraId="3AADA1E0" w14:textId="77777777" w:rsidTr="007E439A">
        <w:trPr>
          <w:cantSplit/>
          <w:jc w:val="center"/>
        </w:trPr>
        <w:tc>
          <w:tcPr>
            <w:tcW w:w="288" w:type="dxa"/>
          </w:tcPr>
          <w:p w14:paraId="13EB57F1" w14:textId="77777777" w:rsidR="00487B43" w:rsidRDefault="00487B43" w:rsidP="007E439A">
            <w:pPr>
              <w:pStyle w:val="CopticCross"/>
            </w:pPr>
            <w:r w:rsidRPr="00FB5ACB">
              <w:lastRenderedPageBreak/>
              <w:t>¿</w:t>
            </w:r>
          </w:p>
        </w:tc>
        <w:tc>
          <w:tcPr>
            <w:tcW w:w="3960" w:type="dxa"/>
          </w:tcPr>
          <w:p w14:paraId="46996E0D" w14:textId="77777777" w:rsidR="00487B43" w:rsidRDefault="00487B43" w:rsidP="00487B43">
            <w:pPr>
              <w:pStyle w:val="EngHang"/>
            </w:pPr>
            <w:r>
              <w:t>For truly</w:t>
            </w:r>
          </w:p>
          <w:p w14:paraId="071FB6BA" w14:textId="77777777" w:rsidR="00487B43" w:rsidRDefault="00487B43" w:rsidP="00487B43">
            <w:pPr>
              <w:pStyle w:val="EngHang"/>
            </w:pPr>
            <w:r>
              <w:t xml:space="preserve">Isaiah </w:t>
            </w:r>
          </w:p>
          <w:p w14:paraId="66B1B46A" w14:textId="77777777" w:rsidR="00487B43" w:rsidRDefault="00487B43" w:rsidP="00487B43">
            <w:pPr>
              <w:pStyle w:val="EngHang"/>
            </w:pPr>
            <w:r>
              <w:t>The perfect prophet</w:t>
            </w:r>
          </w:p>
          <w:p w14:paraId="4A634536" w14:textId="77777777" w:rsidR="00487B43" w:rsidRDefault="00487B43" w:rsidP="00487B43">
            <w:pPr>
              <w:pStyle w:val="EngHangEnd"/>
            </w:pPr>
            <w:r>
              <w:t>Proclaimed,</w:t>
            </w:r>
          </w:p>
        </w:tc>
        <w:tc>
          <w:tcPr>
            <w:tcW w:w="288" w:type="dxa"/>
          </w:tcPr>
          <w:p w14:paraId="5D630860" w14:textId="77777777" w:rsidR="00487B43" w:rsidRDefault="00487B43" w:rsidP="007E439A"/>
        </w:tc>
        <w:tc>
          <w:tcPr>
            <w:tcW w:w="288" w:type="dxa"/>
          </w:tcPr>
          <w:p w14:paraId="3B4529F6" w14:textId="77777777" w:rsidR="00487B43" w:rsidRDefault="00487B43" w:rsidP="007E439A">
            <w:pPr>
              <w:pStyle w:val="CopticCross"/>
            </w:pPr>
            <w:r w:rsidRPr="00FB5ACB">
              <w:t>¿</w:t>
            </w:r>
          </w:p>
        </w:tc>
        <w:tc>
          <w:tcPr>
            <w:tcW w:w="3960" w:type="dxa"/>
          </w:tcPr>
          <w:p w14:paraId="67678919" w14:textId="77777777" w:rsidR="00487B43" w:rsidRDefault="00487B43" w:rsidP="00487B43">
            <w:pPr>
              <w:pStyle w:val="CopticVersemulti-line"/>
            </w:pPr>
            <w:r>
              <w:t>Ⲏⲡⲡⲉ ⲅⲁⲣ ⲁ̀ⲗⲏⲑⲱⲥ:</w:t>
            </w:r>
          </w:p>
          <w:p w14:paraId="0A036FE8" w14:textId="77777777" w:rsidR="00487B43" w:rsidRDefault="00487B43" w:rsidP="00487B43">
            <w:pPr>
              <w:pStyle w:val="CopticVersemulti-line"/>
            </w:pPr>
            <w:r>
              <w:t>ⲡⲁⲓⲣⲏϯ ⲟⲛ ⲁϥϫⲱ ⲙ̀ⲙⲟⲥ:</w:t>
            </w:r>
          </w:p>
          <w:p w14:paraId="40E8D95E" w14:textId="77777777" w:rsidR="00487B43" w:rsidRDefault="00487B43" w:rsidP="00487B43">
            <w:pPr>
              <w:pStyle w:val="CopticVersemulti-line"/>
            </w:pPr>
            <w:r>
              <w:t>ⲛ̀ϫⲉ Ⲏⲥⲁⲏ̀ⲁⲥ:</w:t>
            </w:r>
          </w:p>
          <w:p w14:paraId="3FE7CCEE" w14:textId="77777777" w:rsidR="00487B43" w:rsidRDefault="00487B43" w:rsidP="00487B43">
            <w:pPr>
              <w:pStyle w:val="CopticVerse"/>
            </w:pPr>
            <w:r>
              <w:t>ⲕⲉ ⲡ̀ⲣⲟⲫⲏⲧⲏⲥ ⲟ̀ⲥⲓⲟⲥ.</w:t>
            </w:r>
          </w:p>
        </w:tc>
      </w:tr>
      <w:tr w:rsidR="00487B43" w14:paraId="16A63B94" w14:textId="77777777" w:rsidTr="007E439A">
        <w:trPr>
          <w:cantSplit/>
          <w:jc w:val="center"/>
        </w:trPr>
        <w:tc>
          <w:tcPr>
            <w:tcW w:w="288" w:type="dxa"/>
          </w:tcPr>
          <w:p w14:paraId="3227D8EE" w14:textId="77777777" w:rsidR="00487B43" w:rsidRDefault="00487B43" w:rsidP="007E439A">
            <w:pPr>
              <w:pStyle w:val="CopticCross"/>
            </w:pPr>
            <w:r w:rsidRPr="00FB5ACB">
              <w:t>¿</w:t>
            </w:r>
          </w:p>
        </w:tc>
        <w:tc>
          <w:tcPr>
            <w:tcW w:w="3960" w:type="dxa"/>
          </w:tcPr>
          <w:p w14:paraId="3DB9F209" w14:textId="77777777" w:rsidR="00487B43" w:rsidRDefault="00487B43" w:rsidP="00487B43">
            <w:pPr>
              <w:pStyle w:val="EngHang"/>
            </w:pPr>
            <w:r>
              <w:t>This is a great mystery,</w:t>
            </w:r>
          </w:p>
          <w:p w14:paraId="2187195D" w14:textId="77777777" w:rsidR="00487B43" w:rsidRDefault="00487B43" w:rsidP="00487B43">
            <w:pPr>
              <w:pStyle w:val="EngHang"/>
            </w:pPr>
            <w:r>
              <w:t>“Unto us a Child is born,</w:t>
            </w:r>
          </w:p>
          <w:p w14:paraId="56E4D34F" w14:textId="77777777" w:rsidR="00487B43" w:rsidRDefault="00487B43" w:rsidP="00487B43">
            <w:pPr>
              <w:pStyle w:val="EngHang"/>
            </w:pPr>
            <w:r>
              <w:t>Unto us a Son is given,”</w:t>
            </w:r>
          </w:p>
          <w:p w14:paraId="238B6554" w14:textId="77777777" w:rsidR="00487B43" w:rsidRDefault="00487B43" w:rsidP="00487B43">
            <w:pPr>
              <w:pStyle w:val="EngHangEnd"/>
            </w:pPr>
            <w:r>
              <w:t>The mighty Jesus Christ.</w:t>
            </w:r>
          </w:p>
        </w:tc>
        <w:tc>
          <w:tcPr>
            <w:tcW w:w="288" w:type="dxa"/>
          </w:tcPr>
          <w:p w14:paraId="35BB0302" w14:textId="77777777" w:rsidR="00487B43" w:rsidRDefault="00487B43" w:rsidP="007E439A"/>
        </w:tc>
        <w:tc>
          <w:tcPr>
            <w:tcW w:w="288" w:type="dxa"/>
          </w:tcPr>
          <w:p w14:paraId="626F461B" w14:textId="77777777" w:rsidR="00487B43" w:rsidRDefault="00487B43" w:rsidP="007E439A">
            <w:pPr>
              <w:pStyle w:val="CopticCross"/>
            </w:pPr>
            <w:r w:rsidRPr="00FB5ACB">
              <w:t>¿</w:t>
            </w:r>
          </w:p>
        </w:tc>
        <w:tc>
          <w:tcPr>
            <w:tcW w:w="3960" w:type="dxa"/>
          </w:tcPr>
          <w:p w14:paraId="61E1669A" w14:textId="77777777" w:rsidR="00487B43" w:rsidRDefault="00487B43" w:rsidP="00487B43">
            <w:pPr>
              <w:pStyle w:val="CopticVersemulti-line"/>
            </w:pPr>
            <w:r>
              <w:t>Ⲑⲁⲓ ⲧⲉ ϯⲛⲓϣϯ ⲛ̀ϣ̀ⲫⲏⲣⲓ:</w:t>
            </w:r>
          </w:p>
          <w:p w14:paraId="1F2A1842" w14:textId="77777777" w:rsidR="00487B43" w:rsidRDefault="00487B43" w:rsidP="00487B43">
            <w:pPr>
              <w:pStyle w:val="CopticVersemulti-line"/>
            </w:pPr>
            <w:r>
              <w:t>ⲟⲩⲁ̀ⲗⲟⲩ ⲛⲁⲛ ⲁⲩⲙⲓⲥⲓ:</w:t>
            </w:r>
          </w:p>
          <w:p w14:paraId="2CF16E8D" w14:textId="77777777" w:rsidR="00487B43" w:rsidRDefault="00487B43" w:rsidP="00487B43">
            <w:pPr>
              <w:pStyle w:val="CopticVersemulti-line"/>
            </w:pPr>
            <w:r>
              <w:t>ⲁⲩϯ ⲛⲁⲛ ⲛ̀ⲟⲩϣⲏⲣⲓ:</w:t>
            </w:r>
          </w:p>
          <w:p w14:paraId="452AD124" w14:textId="77777777" w:rsidR="00487B43" w:rsidRPr="005130A7" w:rsidRDefault="00487B43" w:rsidP="00487B43">
            <w:pPr>
              <w:pStyle w:val="CopticVerse"/>
            </w:pPr>
            <w:r>
              <w:t>ⲫⲁ ⲡⲓⲥⲟϭⲛⲓ ⲛ̀ϣ̀ⲫⲏⲣⲓ.</w:t>
            </w:r>
          </w:p>
        </w:tc>
      </w:tr>
      <w:tr w:rsidR="00487B43" w14:paraId="016A1E8A" w14:textId="77777777" w:rsidTr="007E439A">
        <w:trPr>
          <w:cantSplit/>
          <w:jc w:val="center"/>
        </w:trPr>
        <w:tc>
          <w:tcPr>
            <w:tcW w:w="288" w:type="dxa"/>
          </w:tcPr>
          <w:p w14:paraId="02486D05" w14:textId="77777777" w:rsidR="00487B43" w:rsidRDefault="00487B43" w:rsidP="007E439A">
            <w:pPr>
              <w:pStyle w:val="CopticCross"/>
            </w:pPr>
          </w:p>
        </w:tc>
        <w:tc>
          <w:tcPr>
            <w:tcW w:w="3960" w:type="dxa"/>
          </w:tcPr>
          <w:p w14:paraId="2F8AFA89" w14:textId="77777777" w:rsidR="00487B43" w:rsidRDefault="00487B43" w:rsidP="00487B43">
            <w:pPr>
              <w:pStyle w:val="EngHang"/>
            </w:pPr>
            <w:r>
              <w:t>“And the government</w:t>
            </w:r>
          </w:p>
          <w:p w14:paraId="01BA2993" w14:textId="77777777" w:rsidR="00487B43" w:rsidRDefault="00487B43" w:rsidP="00487B43">
            <w:pPr>
              <w:pStyle w:val="EngHang"/>
            </w:pPr>
            <w:r>
              <w:t>Will be on His shoulders</w:t>
            </w:r>
          </w:p>
          <w:p w14:paraId="5DD9A1AD" w14:textId="77777777" w:rsidR="00487B43" w:rsidRDefault="00487B43" w:rsidP="00487B43">
            <w:pPr>
              <w:pStyle w:val="EngHang"/>
            </w:pPr>
            <w:r>
              <w:t>His Name will be called</w:t>
            </w:r>
          </w:p>
          <w:p w14:paraId="011C4950" w14:textId="77777777" w:rsidR="00487B43" w:rsidRDefault="00487B43" w:rsidP="00487B43">
            <w:pPr>
              <w:pStyle w:val="EngHangEnd"/>
            </w:pPr>
            <w:r>
              <w:t>The Angel of Great Council.”</w:t>
            </w:r>
          </w:p>
        </w:tc>
        <w:tc>
          <w:tcPr>
            <w:tcW w:w="288" w:type="dxa"/>
          </w:tcPr>
          <w:p w14:paraId="353535EA" w14:textId="77777777" w:rsidR="00487B43" w:rsidRDefault="00487B43" w:rsidP="007E439A"/>
        </w:tc>
        <w:tc>
          <w:tcPr>
            <w:tcW w:w="288" w:type="dxa"/>
          </w:tcPr>
          <w:p w14:paraId="55622029" w14:textId="77777777" w:rsidR="00487B43" w:rsidRDefault="00487B43" w:rsidP="007E439A">
            <w:pPr>
              <w:pStyle w:val="CopticCross"/>
            </w:pPr>
          </w:p>
        </w:tc>
        <w:tc>
          <w:tcPr>
            <w:tcW w:w="3960" w:type="dxa"/>
          </w:tcPr>
          <w:p w14:paraId="3078952E" w14:textId="77777777" w:rsidR="00487B43" w:rsidRDefault="00487B43" w:rsidP="00487B43">
            <w:pPr>
              <w:pStyle w:val="CopticVersemulti-line"/>
            </w:pPr>
            <w:r>
              <w:t>Ⲓⲏ̄ⲥ̄ Ⲡⲭ̄ⲥ̄ ⲡⲓϫⲱⲣⲓ:</w:t>
            </w:r>
          </w:p>
          <w:p w14:paraId="1CFFE46C" w14:textId="77777777" w:rsidR="00487B43" w:rsidRDefault="00487B43" w:rsidP="00487B43">
            <w:pPr>
              <w:pStyle w:val="CopticVersemulti-line"/>
            </w:pPr>
            <w:r>
              <w:t>ⲡⲓⲉ̀ⲝⲟⲩⲥⲓⲁⲥⲧⲏⲥ:</w:t>
            </w:r>
          </w:p>
          <w:p w14:paraId="1FEACD7E" w14:textId="77777777" w:rsidR="00487B43" w:rsidRDefault="00487B43" w:rsidP="00487B43">
            <w:pPr>
              <w:pStyle w:val="CopticVersemulti-line"/>
            </w:pPr>
            <w:r>
              <w:t>ⲫⲏⲉ̀ⲣⲉ ⲧⲉϥⲁⲣⲭⲏ:</w:t>
            </w:r>
          </w:p>
          <w:p w14:paraId="0DDA0E7A" w14:textId="77777777" w:rsidR="00487B43" w:rsidRPr="005130A7" w:rsidRDefault="00487B43" w:rsidP="00487B43">
            <w:pPr>
              <w:pStyle w:val="CopticVerse"/>
            </w:pPr>
            <w:r>
              <w:t>ⲭⲏ ϩⲓϫⲉⲛ ⲛⲉϥⲙⲟⲩϯ ⲧⲏⲣⲥ.</w:t>
            </w:r>
          </w:p>
        </w:tc>
      </w:tr>
      <w:tr w:rsidR="00487B43" w14:paraId="395BCB93" w14:textId="77777777" w:rsidTr="007E439A">
        <w:trPr>
          <w:cantSplit/>
          <w:jc w:val="center"/>
        </w:trPr>
        <w:tc>
          <w:tcPr>
            <w:tcW w:w="288" w:type="dxa"/>
          </w:tcPr>
          <w:p w14:paraId="5F223ACB" w14:textId="77777777" w:rsidR="00487B43" w:rsidRDefault="00487B43" w:rsidP="007E439A">
            <w:pPr>
              <w:pStyle w:val="CopticCross"/>
            </w:pPr>
          </w:p>
        </w:tc>
        <w:tc>
          <w:tcPr>
            <w:tcW w:w="3960" w:type="dxa"/>
          </w:tcPr>
          <w:p w14:paraId="3F367376" w14:textId="77777777" w:rsidR="00487B43" w:rsidRDefault="00487B43" w:rsidP="00487B43">
            <w:pPr>
              <w:pStyle w:val="EngHang"/>
            </w:pPr>
            <w:r>
              <w:t>In truth,</w:t>
            </w:r>
          </w:p>
          <w:p w14:paraId="26F84285" w14:textId="77777777" w:rsidR="00487B43" w:rsidRDefault="00487B43" w:rsidP="00487B43">
            <w:pPr>
              <w:pStyle w:val="EngHang"/>
            </w:pPr>
            <w:r>
              <w:t>Ezekiel has proclaimed</w:t>
            </w:r>
          </w:p>
          <w:p w14:paraId="1D1CBB31" w14:textId="77777777" w:rsidR="00487B43" w:rsidRDefault="00487B43" w:rsidP="00487B43">
            <w:pPr>
              <w:pStyle w:val="EngHang"/>
            </w:pPr>
            <w:r>
              <w:t>Of the Messiah,</w:t>
            </w:r>
          </w:p>
          <w:p w14:paraId="7245F63A" w14:textId="77777777" w:rsidR="00487B43" w:rsidRDefault="00487B43" w:rsidP="00487B43">
            <w:pPr>
              <w:pStyle w:val="EngHangEnd"/>
            </w:pPr>
            <w:r>
              <w:t>The King of Israel,</w:t>
            </w:r>
          </w:p>
        </w:tc>
        <w:tc>
          <w:tcPr>
            <w:tcW w:w="288" w:type="dxa"/>
          </w:tcPr>
          <w:p w14:paraId="01040E74" w14:textId="77777777" w:rsidR="00487B43" w:rsidRDefault="00487B43" w:rsidP="007E439A"/>
        </w:tc>
        <w:tc>
          <w:tcPr>
            <w:tcW w:w="288" w:type="dxa"/>
          </w:tcPr>
          <w:p w14:paraId="13AB2387" w14:textId="77777777" w:rsidR="00487B43" w:rsidRDefault="00487B43" w:rsidP="007E439A">
            <w:pPr>
              <w:pStyle w:val="CopticCross"/>
            </w:pPr>
          </w:p>
        </w:tc>
        <w:tc>
          <w:tcPr>
            <w:tcW w:w="3960" w:type="dxa"/>
          </w:tcPr>
          <w:p w14:paraId="277EAC0A" w14:textId="77777777" w:rsidR="00487B43" w:rsidRDefault="00487B43" w:rsidP="00487B43">
            <w:pPr>
              <w:pStyle w:val="CopticVersemulti-line"/>
            </w:pPr>
            <w:r>
              <w:t>Ⲕⲁⲗⲱⲥ ⲟⲛ ⲁϥϫⲟⲥ:</w:t>
            </w:r>
          </w:p>
          <w:p w14:paraId="419AD13D" w14:textId="77777777" w:rsidR="00487B43" w:rsidRDefault="00487B43" w:rsidP="00487B43">
            <w:pPr>
              <w:pStyle w:val="CopticVersemulti-line"/>
            </w:pPr>
            <w:r>
              <w:t>ⲛ̀ϫⲉ Ⲓⲉⲍⲉⲕⲓⲏⲗ:</w:t>
            </w:r>
          </w:p>
          <w:p w14:paraId="6B59EBEF" w14:textId="77777777" w:rsidR="00487B43" w:rsidRDefault="00487B43" w:rsidP="00487B43">
            <w:pPr>
              <w:pStyle w:val="CopticVersemulti-line"/>
            </w:pPr>
            <w:r>
              <w:t>ⲉ̀ϫⲉⲛ Ⲙⲁⲥⲓⲁⲥ:</w:t>
            </w:r>
          </w:p>
          <w:p w14:paraId="73BD1F04" w14:textId="77777777" w:rsidR="00487B43" w:rsidRPr="005130A7" w:rsidRDefault="00487B43" w:rsidP="00487B43">
            <w:pPr>
              <w:pStyle w:val="CopticVerse"/>
            </w:pPr>
            <w:r>
              <w:t>ⲡ̀ⲟⲩⲣⲟ ⲙ̀Ⲡⲓ̄ⲥ̄ⲗ̄.</w:t>
            </w:r>
          </w:p>
        </w:tc>
      </w:tr>
      <w:tr w:rsidR="00487B43" w14:paraId="6E4A10DC" w14:textId="77777777" w:rsidTr="007E439A">
        <w:trPr>
          <w:cantSplit/>
          <w:jc w:val="center"/>
        </w:trPr>
        <w:tc>
          <w:tcPr>
            <w:tcW w:w="288" w:type="dxa"/>
          </w:tcPr>
          <w:p w14:paraId="119D8844" w14:textId="77777777" w:rsidR="00487B43" w:rsidRDefault="00487B43" w:rsidP="007E439A">
            <w:pPr>
              <w:pStyle w:val="CopticCross"/>
            </w:pPr>
            <w:r w:rsidRPr="00FB5ACB">
              <w:t>¿</w:t>
            </w:r>
          </w:p>
        </w:tc>
        <w:tc>
          <w:tcPr>
            <w:tcW w:w="3960" w:type="dxa"/>
          </w:tcPr>
          <w:p w14:paraId="63816594" w14:textId="77777777" w:rsidR="00487B43" w:rsidRDefault="00487B43" w:rsidP="00487B43">
            <w:pPr>
              <w:pStyle w:val="EngHang"/>
            </w:pPr>
            <w:r>
              <w:t>I saw a gate</w:t>
            </w:r>
          </w:p>
          <w:p w14:paraId="7622C68A" w14:textId="77777777" w:rsidR="00487B43" w:rsidRDefault="00487B43" w:rsidP="00487B43">
            <w:pPr>
              <w:pStyle w:val="EngHang"/>
            </w:pPr>
            <w:r>
              <w:t>towards the East,</w:t>
            </w:r>
          </w:p>
          <w:p w14:paraId="2F278BED" w14:textId="77777777" w:rsidR="00487B43" w:rsidRDefault="00487B43" w:rsidP="00487B43">
            <w:pPr>
              <w:pStyle w:val="EngHang"/>
            </w:pPr>
            <w:r>
              <w:t>Sealed with a mysterious seal.</w:t>
            </w:r>
          </w:p>
          <w:p w14:paraId="1B2FDD3D" w14:textId="77777777" w:rsidR="00487B43" w:rsidRDefault="00487B43" w:rsidP="00487B43">
            <w:pPr>
              <w:pStyle w:val="EngHangEnd"/>
            </w:pPr>
            <w:r>
              <w:t>God is merciful.</w:t>
            </w:r>
          </w:p>
        </w:tc>
        <w:tc>
          <w:tcPr>
            <w:tcW w:w="288" w:type="dxa"/>
          </w:tcPr>
          <w:p w14:paraId="16473458" w14:textId="77777777" w:rsidR="00487B43" w:rsidRDefault="00487B43" w:rsidP="007E439A"/>
        </w:tc>
        <w:tc>
          <w:tcPr>
            <w:tcW w:w="288" w:type="dxa"/>
          </w:tcPr>
          <w:p w14:paraId="44AFDCE0" w14:textId="77777777" w:rsidR="00487B43" w:rsidRDefault="00487B43" w:rsidP="007E439A">
            <w:pPr>
              <w:pStyle w:val="CopticCross"/>
            </w:pPr>
            <w:r w:rsidRPr="00FB5ACB">
              <w:t>¿</w:t>
            </w:r>
          </w:p>
        </w:tc>
        <w:tc>
          <w:tcPr>
            <w:tcW w:w="3960" w:type="dxa"/>
          </w:tcPr>
          <w:p w14:paraId="29B94D1A" w14:textId="77777777" w:rsidR="00487B43" w:rsidRDefault="00487B43" w:rsidP="00487B43">
            <w:pPr>
              <w:pStyle w:val="CopticVersemulti-line"/>
            </w:pPr>
            <w:r>
              <w:t>Ⲗⲟⲓⲡⲟⲛ ⲁⲓⲛⲁⲩ ⲉ̀ⲟⲩⲡⲁⲩⲗⲏ:</w:t>
            </w:r>
          </w:p>
          <w:p w14:paraId="44CF9C1D" w14:textId="77777777" w:rsidR="00487B43" w:rsidRDefault="00487B43" w:rsidP="00487B43">
            <w:pPr>
              <w:pStyle w:val="CopticVersemulti-line"/>
            </w:pPr>
            <w:r>
              <w:t>ⲛ̀ⲥⲁ ⲛⲓⲙⲁⲛ̀ϣⲁⲓ:</w:t>
            </w:r>
          </w:p>
          <w:p w14:paraId="6BA4CAD1" w14:textId="77777777" w:rsidR="00487B43" w:rsidRDefault="00487B43" w:rsidP="00487B43">
            <w:pPr>
              <w:pStyle w:val="CopticVersemulti-line"/>
            </w:pPr>
            <w:r>
              <w:t>ⲉⲥⲧⲟϣ ϧⲉⲛ ⲟⲩⲧⲉⲃⲥ ⲛ̀ϣ̀ⲫⲏⲣⲓ:</w:t>
            </w:r>
          </w:p>
          <w:p w14:paraId="2C059C4D" w14:textId="77777777" w:rsidR="00487B43" w:rsidRPr="005130A7" w:rsidRDefault="00487B43" w:rsidP="00487B43">
            <w:pPr>
              <w:pStyle w:val="CopticVerse"/>
            </w:pPr>
            <w:r>
              <w:t>Ⲫϯ ⲡⲓⲣⲉϥⲛⲁⲓ.</w:t>
            </w:r>
          </w:p>
        </w:tc>
      </w:tr>
      <w:tr w:rsidR="00487B43" w14:paraId="2DF537C0" w14:textId="77777777" w:rsidTr="007E439A">
        <w:trPr>
          <w:cantSplit/>
          <w:jc w:val="center"/>
        </w:trPr>
        <w:tc>
          <w:tcPr>
            <w:tcW w:w="288" w:type="dxa"/>
          </w:tcPr>
          <w:p w14:paraId="2A75AE6D" w14:textId="77777777" w:rsidR="00487B43" w:rsidRDefault="00487B43" w:rsidP="007E439A">
            <w:pPr>
              <w:pStyle w:val="CopticCross"/>
            </w:pPr>
            <w:r w:rsidRPr="00FB5ACB">
              <w:t>¿</w:t>
            </w:r>
          </w:p>
        </w:tc>
        <w:tc>
          <w:tcPr>
            <w:tcW w:w="3960" w:type="dxa"/>
          </w:tcPr>
          <w:p w14:paraId="7FB151A7" w14:textId="77777777" w:rsidR="00487B43" w:rsidRDefault="00487B43" w:rsidP="00487B43">
            <w:pPr>
              <w:pStyle w:val="EngHang"/>
            </w:pPr>
            <w:r>
              <w:t>No man shall pass through it,</w:t>
            </w:r>
          </w:p>
          <w:p w14:paraId="50966D80" w14:textId="77777777" w:rsidR="00487B43" w:rsidRDefault="00487B43" w:rsidP="00487B43">
            <w:pPr>
              <w:pStyle w:val="EngHang"/>
            </w:pPr>
            <w:r>
              <w:t>But the Lord God of Israel,</w:t>
            </w:r>
          </w:p>
          <w:p w14:paraId="35F3AED4" w14:textId="77777777" w:rsidR="00487B43" w:rsidRDefault="00487B43" w:rsidP="00487B43">
            <w:pPr>
              <w:pStyle w:val="EngHang"/>
            </w:pPr>
            <w:r>
              <w:t>We praise Him with praises</w:t>
            </w:r>
          </w:p>
          <w:p w14:paraId="6086C0FF" w14:textId="77777777" w:rsidR="00487B43" w:rsidRDefault="00487B43" w:rsidP="00487B43">
            <w:pPr>
              <w:pStyle w:val="EngHangEnd"/>
            </w:pPr>
            <w:r>
              <w:t>Befitting Him.</w:t>
            </w:r>
          </w:p>
        </w:tc>
        <w:tc>
          <w:tcPr>
            <w:tcW w:w="288" w:type="dxa"/>
          </w:tcPr>
          <w:p w14:paraId="2CA6E981" w14:textId="77777777" w:rsidR="00487B43" w:rsidRDefault="00487B43" w:rsidP="007E439A"/>
        </w:tc>
        <w:tc>
          <w:tcPr>
            <w:tcW w:w="288" w:type="dxa"/>
          </w:tcPr>
          <w:p w14:paraId="1A58BECD" w14:textId="77777777" w:rsidR="00487B43" w:rsidRDefault="00487B43" w:rsidP="007E439A">
            <w:pPr>
              <w:pStyle w:val="CopticCross"/>
            </w:pPr>
            <w:r w:rsidRPr="00FB5ACB">
              <w:t>¿</w:t>
            </w:r>
          </w:p>
        </w:tc>
        <w:tc>
          <w:tcPr>
            <w:tcW w:w="3960" w:type="dxa"/>
          </w:tcPr>
          <w:p w14:paraId="599C7625" w14:textId="77777777" w:rsidR="00487B43" w:rsidRDefault="00487B43" w:rsidP="00487B43">
            <w:pPr>
              <w:pStyle w:val="CopticVersemulti-line"/>
            </w:pPr>
            <w:r>
              <w:t>Ⲙⲡⲉ ϩ̀ⲗⲓ ϣⲉ ⲉ̀ϧⲟⲩⲛ:</w:t>
            </w:r>
          </w:p>
          <w:p w14:paraId="626D41B5" w14:textId="77777777" w:rsidR="00487B43" w:rsidRDefault="00487B43" w:rsidP="00487B43">
            <w:pPr>
              <w:pStyle w:val="CopticVersemulti-line"/>
            </w:pPr>
            <w:r>
              <w:t>ⲉ̀ⲣⲟϥ ⲉ̀ⲃⲏⲗ ⲛ̀ⲑⲟϥ:</w:t>
            </w:r>
          </w:p>
          <w:p w14:paraId="147E958C" w14:textId="77777777" w:rsidR="00487B43" w:rsidRDefault="00487B43" w:rsidP="00487B43">
            <w:pPr>
              <w:pStyle w:val="CopticVersemulti-line"/>
            </w:pPr>
            <w:r>
              <w:t>ⲧⲉⲛϩⲱⲥ ⲛⲁϥ ϧⲉⲛ ⲟⲩⲥⲙⲟⲩ:</w:t>
            </w:r>
          </w:p>
          <w:p w14:paraId="573BD8B3" w14:textId="77777777" w:rsidR="00487B43" w:rsidRPr="005130A7" w:rsidRDefault="00487B43" w:rsidP="00487B43">
            <w:pPr>
              <w:pStyle w:val="CopticVerse"/>
            </w:pPr>
            <w:r>
              <w:t>ⲕⲁⲧⲁ ⲡⲉⲑⲣⲁⲛⲁϥ.</w:t>
            </w:r>
          </w:p>
        </w:tc>
      </w:tr>
      <w:tr w:rsidR="00487B43" w14:paraId="2FAA37CA" w14:textId="77777777" w:rsidTr="007E439A">
        <w:trPr>
          <w:cantSplit/>
          <w:jc w:val="center"/>
        </w:trPr>
        <w:tc>
          <w:tcPr>
            <w:tcW w:w="288" w:type="dxa"/>
          </w:tcPr>
          <w:p w14:paraId="336889BB" w14:textId="77777777" w:rsidR="00487B43" w:rsidRDefault="00487B43" w:rsidP="007E439A">
            <w:pPr>
              <w:pStyle w:val="CopticCross"/>
            </w:pPr>
          </w:p>
        </w:tc>
        <w:tc>
          <w:tcPr>
            <w:tcW w:w="3960" w:type="dxa"/>
          </w:tcPr>
          <w:p w14:paraId="4C78A1A0" w14:textId="77777777" w:rsidR="00487B43" w:rsidRDefault="00487B43" w:rsidP="00487B43">
            <w:pPr>
              <w:pStyle w:val="EngHang"/>
            </w:pPr>
            <w:r>
              <w:t>The kings, the Magi,</w:t>
            </w:r>
          </w:p>
          <w:p w14:paraId="4ADD5708" w14:textId="77777777" w:rsidR="00487B43" w:rsidRDefault="00487B43" w:rsidP="00487B43">
            <w:pPr>
              <w:pStyle w:val="EngHang"/>
            </w:pPr>
            <w:r>
              <w:t>Came from the East</w:t>
            </w:r>
          </w:p>
          <w:p w14:paraId="2860BAEE" w14:textId="77777777" w:rsidR="00487B43" w:rsidRDefault="00487B43" w:rsidP="00487B43">
            <w:pPr>
              <w:pStyle w:val="EngHang"/>
            </w:pPr>
            <w:r>
              <w:t>And worshipped Christ,</w:t>
            </w:r>
          </w:p>
          <w:p w14:paraId="21EFFAF4" w14:textId="77777777" w:rsidR="00487B43" w:rsidRDefault="00487B43" w:rsidP="00487B43">
            <w:pPr>
              <w:pStyle w:val="EngHangEnd"/>
            </w:pPr>
            <w:r>
              <w:t>Whose Name is honoured.</w:t>
            </w:r>
          </w:p>
        </w:tc>
        <w:tc>
          <w:tcPr>
            <w:tcW w:w="288" w:type="dxa"/>
          </w:tcPr>
          <w:p w14:paraId="0E7B28DA" w14:textId="77777777" w:rsidR="00487B43" w:rsidRDefault="00487B43" w:rsidP="007E439A"/>
        </w:tc>
        <w:tc>
          <w:tcPr>
            <w:tcW w:w="288" w:type="dxa"/>
          </w:tcPr>
          <w:p w14:paraId="25DAEE3E" w14:textId="77777777" w:rsidR="00487B43" w:rsidRDefault="00487B43" w:rsidP="007E439A">
            <w:pPr>
              <w:pStyle w:val="CopticCross"/>
            </w:pPr>
          </w:p>
        </w:tc>
        <w:tc>
          <w:tcPr>
            <w:tcW w:w="3960" w:type="dxa"/>
          </w:tcPr>
          <w:p w14:paraId="5AF27918" w14:textId="77777777" w:rsidR="00487B43" w:rsidRDefault="00487B43" w:rsidP="00487B43">
            <w:pPr>
              <w:pStyle w:val="CopticVersemulti-line"/>
            </w:pPr>
            <w:r>
              <w:t>Ⲛⲓⲟⲩⲣⲱⲟⲩ ⲛ̀ϩⲁⲛⲙⲁⲅⲟⲥ:</w:t>
            </w:r>
          </w:p>
          <w:p w14:paraId="231C6CE1" w14:textId="77777777" w:rsidR="00487B43" w:rsidRDefault="00487B43" w:rsidP="00487B43">
            <w:pPr>
              <w:pStyle w:val="CopticVersemulti-line"/>
            </w:pPr>
            <w:r>
              <w:t>ⲁⲩⲓ̀ ⲉ̀ⲃⲟⲗ ⲥⲁ ⲡⲉⲓⲉⲃⲧ:</w:t>
            </w:r>
          </w:p>
          <w:p w14:paraId="1489C171" w14:textId="77777777" w:rsidR="00487B43" w:rsidRDefault="00487B43" w:rsidP="00487B43">
            <w:pPr>
              <w:pStyle w:val="CopticVersemulti-line"/>
            </w:pPr>
            <w:r>
              <w:t>ⲁⲩⲟⲩⲱϣⲧ ⲙ̀Ⲡⲭ̄ⲥ̄:</w:t>
            </w:r>
          </w:p>
          <w:p w14:paraId="03CECD64" w14:textId="77777777" w:rsidR="00487B43" w:rsidRPr="005130A7" w:rsidRDefault="00487B43" w:rsidP="00487B43">
            <w:pPr>
              <w:pStyle w:val="CopticVerse"/>
            </w:pPr>
            <w:r>
              <w:t>ⲫⲁ ⲡⲓⲣⲁⲛ ⲉⲧⲧⲁⲓⲏ̀ⲟⲩⲧ.</w:t>
            </w:r>
          </w:p>
        </w:tc>
      </w:tr>
      <w:tr w:rsidR="00487B43" w14:paraId="5279661A" w14:textId="77777777" w:rsidTr="007E439A">
        <w:trPr>
          <w:cantSplit/>
          <w:jc w:val="center"/>
        </w:trPr>
        <w:tc>
          <w:tcPr>
            <w:tcW w:w="288" w:type="dxa"/>
          </w:tcPr>
          <w:p w14:paraId="302B1EA5" w14:textId="77777777" w:rsidR="00487B43" w:rsidRDefault="00487B43" w:rsidP="007E439A">
            <w:pPr>
              <w:pStyle w:val="CopticCross"/>
            </w:pPr>
          </w:p>
        </w:tc>
        <w:tc>
          <w:tcPr>
            <w:tcW w:w="3960" w:type="dxa"/>
          </w:tcPr>
          <w:p w14:paraId="014366C1" w14:textId="77777777" w:rsidR="00487B43" w:rsidRDefault="00487B43" w:rsidP="00487B43">
            <w:pPr>
              <w:pStyle w:val="EngHang"/>
            </w:pPr>
            <w:r>
              <w:t>In truth,</w:t>
            </w:r>
          </w:p>
          <w:p w14:paraId="11C9A02E" w14:textId="77777777" w:rsidR="00487B43" w:rsidRDefault="00487B43" w:rsidP="00487B43">
            <w:pPr>
              <w:pStyle w:val="EngHang"/>
            </w:pPr>
            <w:r>
              <w:t>They presented their gifts,</w:t>
            </w:r>
          </w:p>
          <w:p w14:paraId="7F12C2AD" w14:textId="77777777" w:rsidR="00487B43" w:rsidRDefault="00487B43" w:rsidP="00487B43">
            <w:pPr>
              <w:pStyle w:val="EngHang"/>
            </w:pPr>
            <w:r>
              <w:t>And offered to Him</w:t>
            </w:r>
          </w:p>
          <w:p w14:paraId="0DC35482" w14:textId="77777777" w:rsidR="00487B43" w:rsidRDefault="00487B43" w:rsidP="00487B43">
            <w:pPr>
              <w:pStyle w:val="EngHangEnd"/>
            </w:pPr>
            <w:r>
              <w:t>Three offerings:</w:t>
            </w:r>
          </w:p>
        </w:tc>
        <w:tc>
          <w:tcPr>
            <w:tcW w:w="288" w:type="dxa"/>
          </w:tcPr>
          <w:p w14:paraId="198DBF71" w14:textId="77777777" w:rsidR="00487B43" w:rsidRDefault="00487B43" w:rsidP="007E439A"/>
        </w:tc>
        <w:tc>
          <w:tcPr>
            <w:tcW w:w="288" w:type="dxa"/>
          </w:tcPr>
          <w:p w14:paraId="6DF61F13" w14:textId="77777777" w:rsidR="00487B43" w:rsidRDefault="00487B43" w:rsidP="007E439A">
            <w:pPr>
              <w:pStyle w:val="CopticCross"/>
            </w:pPr>
          </w:p>
        </w:tc>
        <w:tc>
          <w:tcPr>
            <w:tcW w:w="3960" w:type="dxa"/>
          </w:tcPr>
          <w:p w14:paraId="1613119E" w14:textId="77777777" w:rsidR="00487B43" w:rsidRDefault="00487B43" w:rsidP="00487B43">
            <w:pPr>
              <w:pStyle w:val="CopticVersemulti-line"/>
            </w:pPr>
            <w:r>
              <w:t>Ⲝⲁⲡⲓⲛⲁ ⲁⲩⲟⲩⲱⲛ:</w:t>
            </w:r>
          </w:p>
          <w:p w14:paraId="74979BA8" w14:textId="77777777" w:rsidR="00487B43" w:rsidRDefault="00487B43" w:rsidP="00487B43">
            <w:pPr>
              <w:pStyle w:val="CopticVersemulti-line"/>
            </w:pPr>
            <w:r>
              <w:t>ⲛ̀ⲛⲟⲩⲁ̀ϩⲱⲣ ⲁⲩ̀ⲓⲛⲓ:</w:t>
            </w:r>
          </w:p>
          <w:p w14:paraId="773B843F" w14:textId="77777777" w:rsidR="00487B43" w:rsidRDefault="00487B43" w:rsidP="00487B43">
            <w:pPr>
              <w:pStyle w:val="CopticVersemulti-line"/>
            </w:pPr>
            <w:r>
              <w:t>ⲛⲁϥ ⲛ̀ϩⲁⲛⲇⲱⲣⲟⲛ:</w:t>
            </w:r>
          </w:p>
          <w:p w14:paraId="414D6DC8" w14:textId="77777777" w:rsidR="00487B43" w:rsidRPr="005130A7" w:rsidRDefault="00487B43" w:rsidP="00487B43">
            <w:pPr>
              <w:pStyle w:val="CopticVerse"/>
            </w:pPr>
            <w:r>
              <w:t>ⲧ̀ⲣⲓⲁ̀ⲇⲓⲕⲟⲛ ⲁⲩϯⲙⲏⲓⲛⲓ.</w:t>
            </w:r>
          </w:p>
        </w:tc>
      </w:tr>
      <w:tr w:rsidR="00487B43" w14:paraId="36227E04" w14:textId="77777777" w:rsidTr="007E439A">
        <w:trPr>
          <w:cantSplit/>
          <w:jc w:val="center"/>
        </w:trPr>
        <w:tc>
          <w:tcPr>
            <w:tcW w:w="288" w:type="dxa"/>
          </w:tcPr>
          <w:p w14:paraId="164EC21F" w14:textId="77777777" w:rsidR="00487B43" w:rsidRDefault="00487B43" w:rsidP="007E439A">
            <w:pPr>
              <w:pStyle w:val="CopticCross"/>
            </w:pPr>
            <w:r w:rsidRPr="00FB5ACB">
              <w:t>¿</w:t>
            </w:r>
          </w:p>
        </w:tc>
        <w:tc>
          <w:tcPr>
            <w:tcW w:w="3960" w:type="dxa"/>
          </w:tcPr>
          <w:p w14:paraId="6679EE75" w14:textId="77777777" w:rsidR="00487B43" w:rsidRDefault="00487B43" w:rsidP="00487B43">
            <w:pPr>
              <w:pStyle w:val="EngHang"/>
            </w:pPr>
            <w:r>
              <w:t>Frankincense for His is divine,</w:t>
            </w:r>
          </w:p>
          <w:p w14:paraId="6EBDFE7B" w14:textId="77777777" w:rsidR="00487B43" w:rsidRDefault="00487B43" w:rsidP="00487B43">
            <w:pPr>
              <w:pStyle w:val="EngHang"/>
            </w:pPr>
            <w:r>
              <w:t>Gold for He is the King,</w:t>
            </w:r>
          </w:p>
          <w:p w14:paraId="09D897D1" w14:textId="77777777" w:rsidR="00487B43" w:rsidRDefault="00487B43" w:rsidP="00487B43">
            <w:pPr>
              <w:pStyle w:val="EngHang"/>
            </w:pPr>
            <w:r>
              <w:t>And Myrrh for,</w:t>
            </w:r>
          </w:p>
          <w:p w14:paraId="5544EC64" w14:textId="77777777" w:rsidR="00487B43" w:rsidRDefault="00487B43" w:rsidP="00487B43">
            <w:pPr>
              <w:pStyle w:val="EngHangEnd"/>
            </w:pPr>
            <w:r>
              <w:t>His life-giving death.</w:t>
            </w:r>
          </w:p>
        </w:tc>
        <w:tc>
          <w:tcPr>
            <w:tcW w:w="288" w:type="dxa"/>
          </w:tcPr>
          <w:p w14:paraId="502D8C66" w14:textId="77777777" w:rsidR="00487B43" w:rsidRDefault="00487B43" w:rsidP="007E439A"/>
        </w:tc>
        <w:tc>
          <w:tcPr>
            <w:tcW w:w="288" w:type="dxa"/>
          </w:tcPr>
          <w:p w14:paraId="7E6FF73F" w14:textId="77777777" w:rsidR="00487B43" w:rsidRDefault="00487B43" w:rsidP="007E439A">
            <w:pPr>
              <w:pStyle w:val="CopticCross"/>
            </w:pPr>
            <w:r w:rsidRPr="00FB5ACB">
              <w:t>¿</w:t>
            </w:r>
          </w:p>
        </w:tc>
        <w:tc>
          <w:tcPr>
            <w:tcW w:w="3960" w:type="dxa"/>
          </w:tcPr>
          <w:p w14:paraId="286D360E" w14:textId="77777777" w:rsidR="00487B43" w:rsidRDefault="00487B43" w:rsidP="00487B43">
            <w:pPr>
              <w:pStyle w:val="CopticVersemulti-line"/>
            </w:pPr>
            <w:r>
              <w:t>Ⲟⲩⲗⲓⲃⲁⲛⲟⲥ ϩⲱⲥ ⲛⲟⲩϯ:</w:t>
            </w:r>
          </w:p>
          <w:p w14:paraId="00BF8ED5" w14:textId="77777777" w:rsidR="00487B43" w:rsidRDefault="00487B43" w:rsidP="00487B43">
            <w:pPr>
              <w:pStyle w:val="CopticVersemulti-line"/>
            </w:pPr>
            <w:r>
              <w:t>ⲛⲉⲙ ⲟⲩⲛⲟⲩⲃ ϩⲱⲥ ⲟⲩⲣⲟ:</w:t>
            </w:r>
          </w:p>
          <w:p w14:paraId="4FD72964" w14:textId="77777777" w:rsidR="00487B43" w:rsidRDefault="00487B43" w:rsidP="00487B43">
            <w:pPr>
              <w:pStyle w:val="CopticVersemulti-line"/>
            </w:pPr>
            <w:r>
              <w:t>ⲛⲉⲙ ⲟⲩϣⲁⲗ ⲁⲩϯⲙⲏⲓⲛⲓ:</w:t>
            </w:r>
          </w:p>
          <w:p w14:paraId="0C5BBB06" w14:textId="77777777" w:rsidR="00487B43" w:rsidRPr="005130A7" w:rsidRDefault="00487B43" w:rsidP="00487B43">
            <w:pPr>
              <w:pStyle w:val="CopticVerse"/>
            </w:pPr>
            <w:r>
              <w:t>ⲉ̀ⲡⲉϥϫⲓⲛⲙⲟⲩ ⲛ̀ⲣⲉϥⲧⲁⲛϧⲟ.</w:t>
            </w:r>
          </w:p>
        </w:tc>
      </w:tr>
      <w:tr w:rsidR="00487B43" w14:paraId="7B4C281B" w14:textId="77777777" w:rsidTr="007E439A">
        <w:trPr>
          <w:cantSplit/>
          <w:jc w:val="center"/>
        </w:trPr>
        <w:tc>
          <w:tcPr>
            <w:tcW w:w="288" w:type="dxa"/>
          </w:tcPr>
          <w:p w14:paraId="64493911" w14:textId="77777777" w:rsidR="00487B43" w:rsidRDefault="00487B43" w:rsidP="007E439A">
            <w:pPr>
              <w:pStyle w:val="CopticCross"/>
            </w:pPr>
            <w:r w:rsidRPr="00FB5ACB">
              <w:t>¿</w:t>
            </w:r>
          </w:p>
        </w:tc>
        <w:tc>
          <w:tcPr>
            <w:tcW w:w="3960" w:type="dxa"/>
          </w:tcPr>
          <w:p w14:paraId="681F244E" w14:textId="77777777" w:rsidR="00487B43" w:rsidRDefault="00487B43" w:rsidP="00487B43">
            <w:pPr>
              <w:pStyle w:val="EngHang"/>
            </w:pPr>
            <w:r>
              <w:t>Also the kings</w:t>
            </w:r>
          </w:p>
          <w:p w14:paraId="0DC0AA18" w14:textId="77777777" w:rsidR="00487B43" w:rsidRDefault="00487B43" w:rsidP="00487B43">
            <w:pPr>
              <w:pStyle w:val="EngHang"/>
            </w:pPr>
            <w:r>
              <w:t>Of the Arabs,</w:t>
            </w:r>
          </w:p>
          <w:p w14:paraId="334A0175" w14:textId="77777777" w:rsidR="00487B43" w:rsidRDefault="00487B43" w:rsidP="00487B43">
            <w:pPr>
              <w:pStyle w:val="EngHang"/>
            </w:pPr>
            <w:r>
              <w:t>And the shepherds,</w:t>
            </w:r>
          </w:p>
          <w:p w14:paraId="3926BBD2" w14:textId="77777777" w:rsidR="00487B43" w:rsidRDefault="00487B43" w:rsidP="00487B43">
            <w:pPr>
              <w:pStyle w:val="EngHangEnd"/>
            </w:pPr>
            <w:r>
              <w:t>And Sheba and the islands,</w:t>
            </w:r>
          </w:p>
        </w:tc>
        <w:tc>
          <w:tcPr>
            <w:tcW w:w="288" w:type="dxa"/>
          </w:tcPr>
          <w:p w14:paraId="1E004AB9" w14:textId="77777777" w:rsidR="00487B43" w:rsidRDefault="00487B43" w:rsidP="007E439A"/>
        </w:tc>
        <w:tc>
          <w:tcPr>
            <w:tcW w:w="288" w:type="dxa"/>
          </w:tcPr>
          <w:p w14:paraId="0C3F501C" w14:textId="77777777" w:rsidR="00487B43" w:rsidRDefault="00487B43" w:rsidP="007E439A">
            <w:pPr>
              <w:pStyle w:val="CopticCross"/>
            </w:pPr>
            <w:r w:rsidRPr="00FB5ACB">
              <w:t>¿</w:t>
            </w:r>
          </w:p>
        </w:tc>
        <w:tc>
          <w:tcPr>
            <w:tcW w:w="3960" w:type="dxa"/>
          </w:tcPr>
          <w:p w14:paraId="73F0FEC9" w14:textId="77777777" w:rsidR="00487B43" w:rsidRDefault="00487B43" w:rsidP="00487B43">
            <w:pPr>
              <w:pStyle w:val="CopticVersemulti-line"/>
            </w:pPr>
            <w:r>
              <w:t>Ⲡⲁⲓⲣⲏϯ ⲛⲓⲟⲩⲣⲱⲟⲩ:</w:t>
            </w:r>
          </w:p>
          <w:p w14:paraId="7F6B6332" w14:textId="77777777" w:rsidR="00487B43" w:rsidRDefault="00487B43" w:rsidP="00487B43">
            <w:pPr>
              <w:pStyle w:val="CopticVersemulti-line"/>
            </w:pPr>
            <w:r>
              <w:t>ⲛ̀ⲧⲉ ⲛⲓⲀⲣⲁⲃⲟⲥ:</w:t>
            </w:r>
          </w:p>
          <w:p w14:paraId="55C970DF" w14:textId="77777777" w:rsidR="00487B43" w:rsidRDefault="00487B43" w:rsidP="00487B43">
            <w:pPr>
              <w:pStyle w:val="CopticVersemulti-line"/>
            </w:pPr>
            <w:r>
              <w:t>ⲛⲉⲙ ⲛⲓⲙⲁⲛⲉ̀ⲥⲱⲟⲩ:</w:t>
            </w:r>
          </w:p>
          <w:p w14:paraId="2BFBF0A8" w14:textId="77777777" w:rsidR="00487B43" w:rsidRPr="005130A7" w:rsidRDefault="00487B43" w:rsidP="00487B43">
            <w:pPr>
              <w:pStyle w:val="CopticVerse"/>
            </w:pPr>
            <w:r>
              <w:t>ⲛⲉⲙ Ⲥⲁⲃⲁ ⲛⲉⲙ ⲛⲓⲛⲏⲥⲟⲥ.</w:t>
            </w:r>
          </w:p>
        </w:tc>
      </w:tr>
      <w:tr w:rsidR="00487B43" w14:paraId="3D2C2981" w14:textId="77777777" w:rsidTr="007E439A">
        <w:trPr>
          <w:cantSplit/>
          <w:jc w:val="center"/>
        </w:trPr>
        <w:tc>
          <w:tcPr>
            <w:tcW w:w="288" w:type="dxa"/>
          </w:tcPr>
          <w:p w14:paraId="33AB9429" w14:textId="77777777" w:rsidR="00487B43" w:rsidRDefault="00487B43" w:rsidP="007E439A">
            <w:pPr>
              <w:pStyle w:val="CopticCross"/>
            </w:pPr>
          </w:p>
        </w:tc>
        <w:tc>
          <w:tcPr>
            <w:tcW w:w="3960" w:type="dxa"/>
          </w:tcPr>
          <w:p w14:paraId="585FC894" w14:textId="77777777" w:rsidR="00487B43" w:rsidRDefault="00487B43" w:rsidP="00487B43">
            <w:pPr>
              <w:pStyle w:val="EngHang"/>
            </w:pPr>
            <w:r>
              <w:t>Truly offered to Him</w:t>
            </w:r>
          </w:p>
          <w:p w14:paraId="6D9EADE1" w14:textId="77777777" w:rsidR="00487B43" w:rsidRDefault="00487B43" w:rsidP="00487B43">
            <w:pPr>
              <w:pStyle w:val="EngHang"/>
            </w:pPr>
            <w:r>
              <w:t>Acceptable offerings.</w:t>
            </w:r>
          </w:p>
          <w:p w14:paraId="7B8181F4" w14:textId="77777777" w:rsidR="00487B43" w:rsidRDefault="00487B43" w:rsidP="00487B43">
            <w:pPr>
              <w:pStyle w:val="EngHang"/>
            </w:pPr>
            <w:r>
              <w:t>They worshipped Him</w:t>
            </w:r>
          </w:p>
          <w:p w14:paraId="3263592A" w14:textId="77777777" w:rsidR="00487B43" w:rsidRDefault="00487B43" w:rsidP="00487B43">
            <w:pPr>
              <w:pStyle w:val="EngHangEnd"/>
            </w:pPr>
            <w:r>
              <w:t>As Lord and Master.</w:t>
            </w:r>
          </w:p>
        </w:tc>
        <w:tc>
          <w:tcPr>
            <w:tcW w:w="288" w:type="dxa"/>
          </w:tcPr>
          <w:p w14:paraId="28606CE9" w14:textId="77777777" w:rsidR="00487B43" w:rsidRDefault="00487B43" w:rsidP="007E439A"/>
        </w:tc>
        <w:tc>
          <w:tcPr>
            <w:tcW w:w="288" w:type="dxa"/>
          </w:tcPr>
          <w:p w14:paraId="163EF985" w14:textId="77777777" w:rsidR="00487B43" w:rsidRDefault="00487B43" w:rsidP="007E439A">
            <w:pPr>
              <w:pStyle w:val="CopticCross"/>
            </w:pPr>
          </w:p>
        </w:tc>
        <w:tc>
          <w:tcPr>
            <w:tcW w:w="3960" w:type="dxa"/>
          </w:tcPr>
          <w:p w14:paraId="08F712C0" w14:textId="77777777" w:rsidR="00487B43" w:rsidRDefault="00487B43" w:rsidP="00487B43">
            <w:pPr>
              <w:pStyle w:val="CopticVersemulti-line"/>
            </w:pPr>
            <w:r>
              <w:t>Ⲣⲏⲧⲟⲥ ⲁⲩ̀ⲓⲛⲓ ⲛⲁϥ:</w:t>
            </w:r>
          </w:p>
          <w:p w14:paraId="09970268" w14:textId="77777777" w:rsidR="00487B43" w:rsidRDefault="00487B43" w:rsidP="00487B43">
            <w:pPr>
              <w:pStyle w:val="CopticVersemulti-line"/>
            </w:pPr>
            <w:r>
              <w:t>ⲛ̀ϩⲁⲛⲇⲱⲣⲟⲛ ⲉⲩϣⲏⲡ:</w:t>
            </w:r>
          </w:p>
          <w:p w14:paraId="0143FB2B" w14:textId="77777777" w:rsidR="00487B43" w:rsidRDefault="00487B43" w:rsidP="00487B43">
            <w:pPr>
              <w:pStyle w:val="CopticVersemulti-line"/>
            </w:pPr>
            <w:r>
              <w:t>ⲟⲩⲟϩ ⲁⲩⲟⲩⲱϣⲧ ⲙ̀ⲙⲟϥ:</w:t>
            </w:r>
          </w:p>
          <w:p w14:paraId="28075A9E" w14:textId="77777777" w:rsidR="00487B43" w:rsidRPr="005130A7" w:rsidRDefault="00487B43" w:rsidP="00487B43">
            <w:pPr>
              <w:pStyle w:val="CopticVerse"/>
            </w:pPr>
            <w:r>
              <w:t>ⲕⲁⲧⲁ ϭⲟⲓⲥ ⲛ̀ⲛⲏⲃ.</w:t>
            </w:r>
          </w:p>
        </w:tc>
      </w:tr>
      <w:tr w:rsidR="00487B43" w14:paraId="11BAB0F5" w14:textId="77777777" w:rsidTr="007E439A">
        <w:trPr>
          <w:cantSplit/>
          <w:jc w:val="center"/>
        </w:trPr>
        <w:tc>
          <w:tcPr>
            <w:tcW w:w="288" w:type="dxa"/>
          </w:tcPr>
          <w:p w14:paraId="6241117D" w14:textId="77777777" w:rsidR="00487B43" w:rsidRDefault="00487B43" w:rsidP="007E439A">
            <w:pPr>
              <w:pStyle w:val="CopticCross"/>
            </w:pPr>
          </w:p>
        </w:tc>
        <w:tc>
          <w:tcPr>
            <w:tcW w:w="3960" w:type="dxa"/>
          </w:tcPr>
          <w:p w14:paraId="7548E5D6" w14:textId="77777777" w:rsidR="00487B43" w:rsidRDefault="00487B43" w:rsidP="00487B43">
            <w:pPr>
              <w:pStyle w:val="EngHang"/>
            </w:pPr>
            <w:r>
              <w:t>And also we, the faithful,</w:t>
            </w:r>
          </w:p>
          <w:p w14:paraId="08A6457F" w14:textId="77777777" w:rsidR="00487B43" w:rsidRDefault="00487B43" w:rsidP="00487B43">
            <w:pPr>
              <w:pStyle w:val="EngHang"/>
            </w:pPr>
            <w:r>
              <w:t>Ought to be</w:t>
            </w:r>
          </w:p>
          <w:p w14:paraId="6DC4CB43" w14:textId="77777777" w:rsidR="00487B43" w:rsidRDefault="00487B43" w:rsidP="00487B43">
            <w:pPr>
              <w:pStyle w:val="EngHang"/>
            </w:pPr>
            <w:r>
              <w:t>Strong and brave</w:t>
            </w:r>
          </w:p>
          <w:p w14:paraId="31B6B709" w14:textId="77777777" w:rsidR="00487B43" w:rsidRDefault="00487B43" w:rsidP="00487B43">
            <w:pPr>
              <w:pStyle w:val="EngHangEnd"/>
            </w:pPr>
            <w:r>
              <w:t>In the Name of Christ,</w:t>
            </w:r>
          </w:p>
        </w:tc>
        <w:tc>
          <w:tcPr>
            <w:tcW w:w="288" w:type="dxa"/>
          </w:tcPr>
          <w:p w14:paraId="4998AB1C" w14:textId="77777777" w:rsidR="00487B43" w:rsidRDefault="00487B43" w:rsidP="007E439A"/>
        </w:tc>
        <w:tc>
          <w:tcPr>
            <w:tcW w:w="288" w:type="dxa"/>
          </w:tcPr>
          <w:p w14:paraId="00E93F05" w14:textId="77777777" w:rsidR="00487B43" w:rsidRDefault="00487B43" w:rsidP="007E439A">
            <w:pPr>
              <w:pStyle w:val="CopticCross"/>
            </w:pPr>
          </w:p>
        </w:tc>
        <w:tc>
          <w:tcPr>
            <w:tcW w:w="3960" w:type="dxa"/>
          </w:tcPr>
          <w:p w14:paraId="0F23613C" w14:textId="77777777" w:rsidR="00487B43" w:rsidRDefault="00487B43" w:rsidP="00487B43">
            <w:pPr>
              <w:pStyle w:val="CopticVersemulti-line"/>
            </w:pPr>
            <w:r>
              <w:t>Ⲥⲉ ⲉⲣⲛⲟϥⲣⲓ ⲛⲁⲛ ⲇⲉ ⲟⲛ:</w:t>
            </w:r>
          </w:p>
          <w:p w14:paraId="5B55FA09" w14:textId="77777777" w:rsidR="00487B43" w:rsidRDefault="00487B43" w:rsidP="00487B43">
            <w:pPr>
              <w:pStyle w:val="CopticVersemulti-line"/>
            </w:pPr>
            <w:r>
              <w:t>ⲁ̀ⲛⲟⲛ ϧⲁ ⲛⲓⲡⲓⲥⲧⲟⲥ:</w:t>
            </w:r>
          </w:p>
          <w:p w14:paraId="0C661C4D" w14:textId="77777777" w:rsidR="00487B43" w:rsidRDefault="00487B43" w:rsidP="00487B43">
            <w:pPr>
              <w:pStyle w:val="CopticVersemulti-line"/>
            </w:pPr>
            <w:r>
              <w:t>ⲛⲓϫⲱⲣⲓ ⲛ̀ⲅⲉⲛⲛⲉⲟⲥ:</w:t>
            </w:r>
          </w:p>
          <w:p w14:paraId="44587CDB" w14:textId="77777777" w:rsidR="00487B43" w:rsidRPr="005130A7" w:rsidRDefault="00487B43" w:rsidP="00487B43">
            <w:pPr>
              <w:pStyle w:val="CopticVerse"/>
            </w:pPr>
            <w:r>
              <w:t>ϧⲉⲛ ⲫ̀ⲣⲁⲛ ⲙ̀Ⲡⲭ̄ⲥ̄.</w:t>
            </w:r>
          </w:p>
        </w:tc>
      </w:tr>
      <w:tr w:rsidR="00487B43" w14:paraId="39BD9819" w14:textId="77777777" w:rsidTr="007E439A">
        <w:trPr>
          <w:cantSplit/>
          <w:jc w:val="center"/>
        </w:trPr>
        <w:tc>
          <w:tcPr>
            <w:tcW w:w="288" w:type="dxa"/>
          </w:tcPr>
          <w:p w14:paraId="422360D9" w14:textId="77777777" w:rsidR="00487B43" w:rsidRDefault="00487B43" w:rsidP="007E439A">
            <w:pPr>
              <w:pStyle w:val="CopticCross"/>
            </w:pPr>
            <w:r w:rsidRPr="00FB5ACB">
              <w:t>¿</w:t>
            </w:r>
          </w:p>
        </w:tc>
        <w:tc>
          <w:tcPr>
            <w:tcW w:w="3960" w:type="dxa"/>
          </w:tcPr>
          <w:p w14:paraId="6247475C" w14:textId="77777777" w:rsidR="00487B43" w:rsidRDefault="00487B43" w:rsidP="00487B43">
            <w:pPr>
              <w:pStyle w:val="EngHang"/>
            </w:pPr>
            <w:r>
              <w:t>That we may gather together</w:t>
            </w:r>
          </w:p>
          <w:p w14:paraId="63898F27" w14:textId="77777777" w:rsidR="00487B43" w:rsidRDefault="00487B43" w:rsidP="00487B43">
            <w:pPr>
              <w:pStyle w:val="EngHang"/>
            </w:pPr>
            <w:r>
              <w:t>To celebrate Him</w:t>
            </w:r>
          </w:p>
          <w:p w14:paraId="2F45B93D" w14:textId="77777777" w:rsidR="00487B43" w:rsidRDefault="00487B43" w:rsidP="00487B43">
            <w:pPr>
              <w:pStyle w:val="EngHang"/>
            </w:pPr>
            <w:r>
              <w:t>With pure hearts,</w:t>
            </w:r>
          </w:p>
          <w:p w14:paraId="20E02C7C" w14:textId="77777777" w:rsidR="00487B43" w:rsidRPr="0078672A" w:rsidRDefault="00487B43" w:rsidP="00487B43">
            <w:pPr>
              <w:pStyle w:val="EngHangEnd"/>
            </w:pPr>
            <w:r>
              <w:t>And offer to Him</w:t>
            </w:r>
          </w:p>
        </w:tc>
        <w:tc>
          <w:tcPr>
            <w:tcW w:w="288" w:type="dxa"/>
          </w:tcPr>
          <w:p w14:paraId="531743EC" w14:textId="77777777" w:rsidR="00487B43" w:rsidRDefault="00487B43" w:rsidP="007E439A"/>
        </w:tc>
        <w:tc>
          <w:tcPr>
            <w:tcW w:w="288" w:type="dxa"/>
          </w:tcPr>
          <w:p w14:paraId="3E959B63" w14:textId="77777777" w:rsidR="00487B43" w:rsidRDefault="00487B43" w:rsidP="007E439A">
            <w:pPr>
              <w:pStyle w:val="CopticCross"/>
            </w:pPr>
            <w:r w:rsidRPr="00FB5ACB">
              <w:t>¿</w:t>
            </w:r>
          </w:p>
        </w:tc>
        <w:tc>
          <w:tcPr>
            <w:tcW w:w="3960" w:type="dxa"/>
          </w:tcPr>
          <w:p w14:paraId="0C76F8F7" w14:textId="77777777" w:rsidR="00487B43" w:rsidRDefault="00487B43" w:rsidP="00487B43">
            <w:pPr>
              <w:pStyle w:val="CopticVersemulti-line"/>
            </w:pPr>
            <w:r>
              <w:t>Ⲧⲉⲛⲑⲟⲩⲏⲧ ⲉⲩⲥⲟⲡ:</w:t>
            </w:r>
          </w:p>
          <w:p w14:paraId="4B39C098" w14:textId="77777777" w:rsidR="00487B43" w:rsidRDefault="00487B43" w:rsidP="00487B43">
            <w:pPr>
              <w:pStyle w:val="CopticVersemulti-line"/>
            </w:pPr>
            <w:r>
              <w:t>ϩⲓⲛⲁ ⲛ̀ⲧⲉⲛⲉⲣϣⲁⲓ ⲛⲁϥ:</w:t>
            </w:r>
          </w:p>
          <w:p w14:paraId="019E6F26" w14:textId="77777777" w:rsidR="00487B43" w:rsidRDefault="00487B43" w:rsidP="00487B43">
            <w:pPr>
              <w:pStyle w:val="CopticVersemulti-line"/>
            </w:pPr>
            <w:r>
              <w:t>ϧⲉⲛ ⲟⲩϩⲏⲧ ⲉϥ̀ⲟⲩⲁⲃ:</w:t>
            </w:r>
          </w:p>
          <w:p w14:paraId="361AB5CF" w14:textId="77777777" w:rsidR="00487B43" w:rsidRPr="005130A7" w:rsidRDefault="00487B43" w:rsidP="00487B43">
            <w:pPr>
              <w:pStyle w:val="CopticVerse"/>
            </w:pPr>
            <w:r>
              <w:t>ⲟⲩⲟϩ ⲛ̀ⲧⲉⲛ̀ⲓⲛⲓ ⲛⲁϥ.</w:t>
            </w:r>
          </w:p>
        </w:tc>
      </w:tr>
      <w:tr w:rsidR="00487B43" w14:paraId="6B34F82C" w14:textId="77777777" w:rsidTr="007E439A">
        <w:trPr>
          <w:cantSplit/>
          <w:jc w:val="center"/>
        </w:trPr>
        <w:tc>
          <w:tcPr>
            <w:tcW w:w="288" w:type="dxa"/>
          </w:tcPr>
          <w:p w14:paraId="3980CA7A" w14:textId="77777777" w:rsidR="00487B43" w:rsidRDefault="00487B43" w:rsidP="007E439A">
            <w:pPr>
              <w:pStyle w:val="CopticCross"/>
            </w:pPr>
            <w:r w:rsidRPr="00FB5ACB">
              <w:lastRenderedPageBreak/>
              <w:t>¿</w:t>
            </w:r>
          </w:p>
        </w:tc>
        <w:tc>
          <w:tcPr>
            <w:tcW w:w="3960" w:type="dxa"/>
          </w:tcPr>
          <w:p w14:paraId="1CE48A88" w14:textId="77777777" w:rsidR="00487B43" w:rsidRDefault="00487B43" w:rsidP="00487B43">
            <w:pPr>
              <w:pStyle w:val="EngHang"/>
            </w:pPr>
            <w:r>
              <w:t>All exaltation and praise,</w:t>
            </w:r>
          </w:p>
          <w:p w14:paraId="06A33F94" w14:textId="77777777" w:rsidR="00487B43" w:rsidRDefault="00487B43" w:rsidP="00487B43">
            <w:pPr>
              <w:pStyle w:val="EngHang"/>
            </w:pPr>
            <w:r>
              <w:t>Glorification and honour</w:t>
            </w:r>
          </w:p>
          <w:p w14:paraId="3FCABEC6" w14:textId="77777777" w:rsidR="00487B43" w:rsidRDefault="00487B43" w:rsidP="00487B43">
            <w:pPr>
              <w:pStyle w:val="EngHang"/>
            </w:pPr>
            <w:r>
              <w:t>Befitting God</w:t>
            </w:r>
          </w:p>
          <w:p w14:paraId="600579A2" w14:textId="77777777" w:rsidR="00487B43" w:rsidRDefault="00487B43" w:rsidP="00487B43">
            <w:pPr>
              <w:pStyle w:val="EngHangEnd"/>
            </w:pPr>
            <w:r>
              <w:t>With pure tongues,</w:t>
            </w:r>
          </w:p>
        </w:tc>
        <w:tc>
          <w:tcPr>
            <w:tcW w:w="288" w:type="dxa"/>
          </w:tcPr>
          <w:p w14:paraId="4D183589" w14:textId="77777777" w:rsidR="00487B43" w:rsidRDefault="00487B43" w:rsidP="007E439A"/>
        </w:tc>
        <w:tc>
          <w:tcPr>
            <w:tcW w:w="288" w:type="dxa"/>
          </w:tcPr>
          <w:p w14:paraId="34CAA203" w14:textId="77777777" w:rsidR="00487B43" w:rsidRDefault="00487B43" w:rsidP="007E439A">
            <w:pPr>
              <w:pStyle w:val="CopticCross"/>
            </w:pPr>
            <w:r w:rsidRPr="00FB5ACB">
              <w:t>¿</w:t>
            </w:r>
          </w:p>
        </w:tc>
        <w:tc>
          <w:tcPr>
            <w:tcW w:w="3960" w:type="dxa"/>
          </w:tcPr>
          <w:p w14:paraId="5CB60D60" w14:textId="77777777" w:rsidR="00487B43" w:rsidRDefault="00487B43" w:rsidP="00487B43">
            <w:pPr>
              <w:pStyle w:val="CopticVersemulti-line"/>
            </w:pPr>
            <w:r>
              <w:t>Ⲩⲙⲛⲟⲥ ⲛⲓⲃⲉⲛ ⲛⲉⲙ ϩⲱⲥ:</w:t>
            </w:r>
          </w:p>
          <w:p w14:paraId="4F2C163B" w14:textId="77777777" w:rsidR="00487B43" w:rsidRDefault="00487B43" w:rsidP="00487B43">
            <w:pPr>
              <w:pStyle w:val="CopticVersemulti-line"/>
            </w:pPr>
            <w:r>
              <w:t>ⲛⲉⲙ ϩⲁⲛⲇⲟⲝⲟⲗⲟⲅⲓⲁ̀:</w:t>
            </w:r>
          </w:p>
          <w:p w14:paraId="695DC706" w14:textId="77777777" w:rsidR="00487B43" w:rsidRDefault="00487B43" w:rsidP="00487B43">
            <w:pPr>
              <w:pStyle w:val="CopticVersemulti-line"/>
            </w:pPr>
            <w:r>
              <w:t>ⲙ̀ⲫ̀ⲣⲏϯ ⲛ̀ⲑⲉⲟ̀ ⲡ̀ⲣⲓⲡⲧⲟⲥ:</w:t>
            </w:r>
          </w:p>
          <w:p w14:paraId="4DA9191B" w14:textId="77777777" w:rsidR="00487B43" w:rsidRPr="005130A7" w:rsidRDefault="00487B43" w:rsidP="00487B43">
            <w:pPr>
              <w:pStyle w:val="CopticVerse"/>
            </w:pPr>
            <w:r>
              <w:t>ϧⲉⲛ ϯⲁⲥⲡⲓ ⲁ̀ⲡⲓⲅⲓⲁ̀.</w:t>
            </w:r>
          </w:p>
        </w:tc>
      </w:tr>
      <w:tr w:rsidR="00487B43" w14:paraId="4EB00419" w14:textId="77777777" w:rsidTr="007E439A">
        <w:trPr>
          <w:cantSplit/>
          <w:jc w:val="center"/>
        </w:trPr>
        <w:tc>
          <w:tcPr>
            <w:tcW w:w="288" w:type="dxa"/>
          </w:tcPr>
          <w:p w14:paraId="6A21A83E" w14:textId="77777777" w:rsidR="00487B43" w:rsidRDefault="00487B43" w:rsidP="007E439A">
            <w:pPr>
              <w:pStyle w:val="CopticCross"/>
            </w:pPr>
          </w:p>
        </w:tc>
        <w:tc>
          <w:tcPr>
            <w:tcW w:w="3960" w:type="dxa"/>
          </w:tcPr>
          <w:p w14:paraId="284040E5" w14:textId="77777777" w:rsidR="00487B43" w:rsidRDefault="00487B43" w:rsidP="00487B43">
            <w:pPr>
              <w:pStyle w:val="EngHang"/>
            </w:pPr>
            <w:r>
              <w:t xml:space="preserve">He who was </w:t>
            </w:r>
          </w:p>
          <w:p w14:paraId="44065A06" w14:textId="77777777" w:rsidR="00487B43" w:rsidRDefault="00487B43" w:rsidP="00487B43">
            <w:pPr>
              <w:pStyle w:val="EngHang"/>
            </w:pPr>
            <w:r>
              <w:t>Born of Mary</w:t>
            </w:r>
          </w:p>
          <w:p w14:paraId="42B860EF" w14:textId="77777777" w:rsidR="00487B43" w:rsidRDefault="00487B43" w:rsidP="00487B43">
            <w:pPr>
              <w:pStyle w:val="EngHang"/>
            </w:pPr>
            <w:r>
              <w:t>Was crucified</w:t>
            </w:r>
          </w:p>
          <w:p w14:paraId="366B98FA" w14:textId="77777777" w:rsidR="00487B43" w:rsidRDefault="00487B43" w:rsidP="00487B43">
            <w:pPr>
              <w:pStyle w:val="EngHangEnd"/>
            </w:pPr>
            <w:r>
              <w:t>For our sins.</w:t>
            </w:r>
          </w:p>
        </w:tc>
        <w:tc>
          <w:tcPr>
            <w:tcW w:w="288" w:type="dxa"/>
          </w:tcPr>
          <w:p w14:paraId="58D874BA" w14:textId="77777777" w:rsidR="00487B43" w:rsidRDefault="00487B43" w:rsidP="007E439A"/>
        </w:tc>
        <w:tc>
          <w:tcPr>
            <w:tcW w:w="288" w:type="dxa"/>
          </w:tcPr>
          <w:p w14:paraId="0302EF79" w14:textId="77777777" w:rsidR="00487B43" w:rsidRDefault="00487B43" w:rsidP="007E439A">
            <w:pPr>
              <w:pStyle w:val="CopticCross"/>
            </w:pPr>
          </w:p>
        </w:tc>
        <w:tc>
          <w:tcPr>
            <w:tcW w:w="3960" w:type="dxa"/>
          </w:tcPr>
          <w:p w14:paraId="22A997A7" w14:textId="77777777" w:rsidR="00487B43" w:rsidRDefault="00487B43" w:rsidP="00487B43">
            <w:pPr>
              <w:pStyle w:val="CopticVersemulti-line"/>
            </w:pPr>
            <w:r>
              <w:t>Ⲫⲏ ⲅⲁⲣ ⲉ̀ⲧⲁⲩⲙⲁⲥϥ:</w:t>
            </w:r>
          </w:p>
          <w:p w14:paraId="5F2B98F7" w14:textId="77777777" w:rsidR="00487B43" w:rsidRDefault="00487B43" w:rsidP="00487B43">
            <w:pPr>
              <w:pStyle w:val="CopticVersemulti-line"/>
            </w:pPr>
            <w:r>
              <w:t>ⲉ̀ⲃⲟⲗ ϧⲉⲛ Ⲙⲁⲣⲓⲁ̀:</w:t>
            </w:r>
          </w:p>
          <w:p w14:paraId="26982E86" w14:textId="77777777" w:rsidR="00487B43" w:rsidRDefault="00487B43" w:rsidP="00487B43">
            <w:pPr>
              <w:pStyle w:val="CopticVersemulti-line"/>
            </w:pPr>
            <w:r>
              <w:t>ⲛ̀ⲑⲟϥ ⲡⲓ ⲫⲏⲉ̀ⲧⲁϥⲁϣϥ:</w:t>
            </w:r>
          </w:p>
          <w:p w14:paraId="373D88A5" w14:textId="77777777" w:rsidR="00487B43" w:rsidRPr="005130A7" w:rsidRDefault="00487B43" w:rsidP="00487B43">
            <w:pPr>
              <w:pStyle w:val="CopticVerse"/>
            </w:pPr>
            <w:r>
              <w:t>ⲉⲑⲃⲉ ⲛⲉⲛⲁ̀ⲛⲟⲙⲓⲁ̀.</w:t>
            </w:r>
          </w:p>
        </w:tc>
      </w:tr>
      <w:tr w:rsidR="00487B43" w14:paraId="2E7CB336" w14:textId="77777777" w:rsidTr="007E439A">
        <w:trPr>
          <w:cantSplit/>
          <w:jc w:val="center"/>
        </w:trPr>
        <w:tc>
          <w:tcPr>
            <w:tcW w:w="288" w:type="dxa"/>
          </w:tcPr>
          <w:p w14:paraId="519A0AF9" w14:textId="77777777" w:rsidR="00487B43" w:rsidRDefault="00487B43" w:rsidP="007E439A">
            <w:pPr>
              <w:pStyle w:val="CopticCross"/>
            </w:pPr>
          </w:p>
        </w:tc>
        <w:tc>
          <w:tcPr>
            <w:tcW w:w="3960" w:type="dxa"/>
          </w:tcPr>
          <w:p w14:paraId="1DA3CEC5" w14:textId="77777777" w:rsidR="00487B43" w:rsidRDefault="00487B43" w:rsidP="00487B43">
            <w:pPr>
              <w:pStyle w:val="EngHang"/>
            </w:pPr>
            <w:r>
              <w:t>Make haste and save us</w:t>
            </w:r>
          </w:p>
          <w:p w14:paraId="30402D04" w14:textId="77777777" w:rsidR="00487B43" w:rsidRDefault="00487B43" w:rsidP="00487B43">
            <w:pPr>
              <w:pStyle w:val="EngHang"/>
            </w:pPr>
            <w:r>
              <w:t>From our enemies,</w:t>
            </w:r>
          </w:p>
          <w:p w14:paraId="290BB6F0" w14:textId="77777777" w:rsidR="00487B43" w:rsidRDefault="00487B43" w:rsidP="00487B43">
            <w:pPr>
              <w:pStyle w:val="EngHang"/>
            </w:pPr>
            <w:r>
              <w:t>O You who by Your death</w:t>
            </w:r>
          </w:p>
          <w:p w14:paraId="4175EFC7" w14:textId="77777777" w:rsidR="00487B43" w:rsidRDefault="00487B43" w:rsidP="00487B43">
            <w:pPr>
              <w:pStyle w:val="EngHangEnd"/>
            </w:pPr>
            <w:r>
              <w:t>Carried our sins.</w:t>
            </w:r>
          </w:p>
        </w:tc>
        <w:tc>
          <w:tcPr>
            <w:tcW w:w="288" w:type="dxa"/>
          </w:tcPr>
          <w:p w14:paraId="647C6FEB" w14:textId="77777777" w:rsidR="00487B43" w:rsidRDefault="00487B43" w:rsidP="007E439A"/>
        </w:tc>
        <w:tc>
          <w:tcPr>
            <w:tcW w:w="288" w:type="dxa"/>
          </w:tcPr>
          <w:p w14:paraId="14DE8748" w14:textId="77777777" w:rsidR="00487B43" w:rsidRDefault="00487B43" w:rsidP="007E439A">
            <w:pPr>
              <w:pStyle w:val="CopticCross"/>
            </w:pPr>
          </w:p>
        </w:tc>
        <w:tc>
          <w:tcPr>
            <w:tcW w:w="3960" w:type="dxa"/>
          </w:tcPr>
          <w:p w14:paraId="37F880C4" w14:textId="77777777" w:rsidR="00487B43" w:rsidRDefault="00487B43" w:rsidP="00487B43">
            <w:pPr>
              <w:pStyle w:val="CopticVersemulti-line"/>
            </w:pPr>
            <w:r>
              <w:t>Ⲭⲱⲗⲉⲙ ⲇⲉ ⲟⲛ ⲁϥⲟⲧⲧⲉⲛ:</w:t>
            </w:r>
          </w:p>
          <w:p w14:paraId="5370AE1A" w14:textId="77777777" w:rsidR="00487B43" w:rsidRDefault="00487B43" w:rsidP="00487B43">
            <w:pPr>
              <w:pStyle w:val="CopticVersemulti-line"/>
            </w:pPr>
            <w:r>
              <w:t>ⲉ̀ⲃⲟⲗϧⲉⲛ ϯⲑ̀ⲣⲁⲩⲥⲓⲥ:</w:t>
            </w:r>
          </w:p>
          <w:p w14:paraId="24D3FF8D" w14:textId="77777777" w:rsidR="00487B43" w:rsidRDefault="00487B43" w:rsidP="00487B43">
            <w:pPr>
              <w:pStyle w:val="CopticVersemulti-line"/>
            </w:pPr>
            <w:r>
              <w:t>ϩⲓⲧⲉⲛ ⲛⲉϥⲙⲟⲩ ⲁϥⲟⲗⲧⲉⲛ:</w:t>
            </w:r>
          </w:p>
          <w:p w14:paraId="73FF9179" w14:textId="77777777" w:rsidR="00487B43" w:rsidRPr="005130A7" w:rsidRDefault="00487B43" w:rsidP="00487B43">
            <w:pPr>
              <w:pStyle w:val="CopticVerse"/>
            </w:pPr>
            <w:r>
              <w:t>ⲉ̀ϯ ⲁ̀ⲙⲁⲣⲁⲩⲥⲓⲥ.</w:t>
            </w:r>
          </w:p>
        </w:tc>
      </w:tr>
      <w:tr w:rsidR="00487B43" w14:paraId="1BA0D631" w14:textId="77777777" w:rsidTr="007E439A">
        <w:trPr>
          <w:cantSplit/>
          <w:jc w:val="center"/>
        </w:trPr>
        <w:tc>
          <w:tcPr>
            <w:tcW w:w="288" w:type="dxa"/>
          </w:tcPr>
          <w:p w14:paraId="00F3F9F5" w14:textId="77777777" w:rsidR="00487B43" w:rsidRPr="003209AF" w:rsidRDefault="00487B43" w:rsidP="007E439A">
            <w:pPr>
              <w:pStyle w:val="CopticCross"/>
              <w:rPr>
                <w:b/>
              </w:rPr>
            </w:pPr>
            <w:r w:rsidRPr="00FB5ACB">
              <w:t>¿</w:t>
            </w:r>
          </w:p>
        </w:tc>
        <w:tc>
          <w:tcPr>
            <w:tcW w:w="3960" w:type="dxa"/>
          </w:tcPr>
          <w:p w14:paraId="2AC8EF97" w14:textId="77777777" w:rsidR="00487B43" w:rsidRDefault="00487B43" w:rsidP="00487B43">
            <w:pPr>
              <w:pStyle w:val="EngHang"/>
            </w:pPr>
            <w:r>
              <w:t>Let all souls give</w:t>
            </w:r>
          </w:p>
          <w:p w14:paraId="799C478C" w14:textId="77777777" w:rsidR="00487B43" w:rsidRDefault="00487B43" w:rsidP="00487B43">
            <w:pPr>
              <w:pStyle w:val="EngHang"/>
            </w:pPr>
            <w:r>
              <w:t>Reverence to Him,</w:t>
            </w:r>
          </w:p>
          <w:p w14:paraId="7B71CD70" w14:textId="77777777" w:rsidR="00487B43" w:rsidRDefault="00487B43" w:rsidP="00487B43">
            <w:pPr>
              <w:pStyle w:val="EngHang"/>
            </w:pPr>
            <w:r>
              <w:t>With His Holy Father,</w:t>
            </w:r>
          </w:p>
          <w:p w14:paraId="57E348C8" w14:textId="77777777" w:rsidR="00487B43" w:rsidRDefault="00487B43" w:rsidP="00487B43">
            <w:pPr>
              <w:pStyle w:val="EngHangEnd"/>
            </w:pPr>
            <w:r>
              <w:t>And say joyfully,</w:t>
            </w:r>
          </w:p>
        </w:tc>
        <w:tc>
          <w:tcPr>
            <w:tcW w:w="288" w:type="dxa"/>
          </w:tcPr>
          <w:p w14:paraId="456C0DAD" w14:textId="77777777" w:rsidR="00487B43" w:rsidRDefault="00487B43" w:rsidP="007E439A"/>
        </w:tc>
        <w:tc>
          <w:tcPr>
            <w:tcW w:w="288" w:type="dxa"/>
          </w:tcPr>
          <w:p w14:paraId="5D558AB3" w14:textId="77777777" w:rsidR="00487B43" w:rsidRDefault="00487B43" w:rsidP="007E439A">
            <w:pPr>
              <w:pStyle w:val="CopticCross"/>
            </w:pPr>
            <w:r w:rsidRPr="00FB5ACB">
              <w:t>¿</w:t>
            </w:r>
          </w:p>
        </w:tc>
        <w:tc>
          <w:tcPr>
            <w:tcW w:w="3960" w:type="dxa"/>
          </w:tcPr>
          <w:p w14:paraId="35B6E199" w14:textId="77777777" w:rsidR="00487B43" w:rsidRDefault="00487B43" w:rsidP="00487B43">
            <w:pPr>
              <w:pStyle w:val="CopticVersemulti-line"/>
            </w:pPr>
            <w:r>
              <w:t>Ⲯⲩⲭⲏ ⲛⲓⲃⲉⲛ ⲉⲩⲥⲟⲡ:</w:t>
            </w:r>
          </w:p>
          <w:p w14:paraId="43F98BFD" w14:textId="77777777" w:rsidR="00487B43" w:rsidRDefault="00487B43" w:rsidP="00487B43">
            <w:pPr>
              <w:pStyle w:val="CopticVersemulti-line"/>
            </w:pPr>
            <w:r>
              <w:t>ⲙⲁⲣⲟⲩϭⲛⲉϫⲱⲟⲩ ⲛⲁϥ:</w:t>
            </w:r>
          </w:p>
          <w:p w14:paraId="577C47D8" w14:textId="77777777" w:rsidR="00487B43" w:rsidRDefault="00487B43" w:rsidP="00487B43">
            <w:pPr>
              <w:pStyle w:val="CopticVersemulti-line"/>
            </w:pPr>
            <w:r>
              <w:t>ⲛⲉⲙ ⲡⲉϥⲓⲱⲧ ⲫⲏⲉ̄ⲑ̄ⲩ̄:</w:t>
            </w:r>
          </w:p>
          <w:p w14:paraId="55DD08A0" w14:textId="77777777" w:rsidR="00487B43" w:rsidRPr="005130A7" w:rsidRDefault="00487B43" w:rsidP="00487B43">
            <w:pPr>
              <w:pStyle w:val="CopticVerse"/>
            </w:pPr>
            <w:r>
              <w:t>ⲁ̀ⲗⲟⲥ ϧⲉⲛ ⲟⲩⲟⲩⲛⲟϥ.</w:t>
            </w:r>
          </w:p>
        </w:tc>
      </w:tr>
      <w:tr w:rsidR="00487B43" w14:paraId="1531AC6B" w14:textId="77777777" w:rsidTr="007E439A">
        <w:trPr>
          <w:cantSplit/>
          <w:jc w:val="center"/>
        </w:trPr>
        <w:tc>
          <w:tcPr>
            <w:tcW w:w="288" w:type="dxa"/>
          </w:tcPr>
          <w:p w14:paraId="0445D724" w14:textId="77777777" w:rsidR="00487B43" w:rsidRDefault="00487B43" w:rsidP="007E439A">
            <w:pPr>
              <w:pStyle w:val="CopticCross"/>
            </w:pPr>
            <w:r w:rsidRPr="00FB5ACB">
              <w:t>¿</w:t>
            </w:r>
          </w:p>
        </w:tc>
        <w:tc>
          <w:tcPr>
            <w:tcW w:w="3960" w:type="dxa"/>
          </w:tcPr>
          <w:p w14:paraId="065B428B" w14:textId="77777777" w:rsidR="00487B43" w:rsidRDefault="00487B43" w:rsidP="00487B43">
            <w:pPr>
              <w:pStyle w:val="EngHang"/>
            </w:pPr>
            <w:r>
              <w:t>O Shepherd,</w:t>
            </w:r>
          </w:p>
          <w:p w14:paraId="76148664" w14:textId="77777777" w:rsidR="00487B43" w:rsidRDefault="00487B43" w:rsidP="00487B43">
            <w:pPr>
              <w:pStyle w:val="EngHang"/>
            </w:pPr>
            <w:r>
              <w:t>Our good Saviour,</w:t>
            </w:r>
          </w:p>
          <w:p w14:paraId="0C749781" w14:textId="77777777" w:rsidR="00487B43" w:rsidRDefault="00487B43" w:rsidP="00487B43">
            <w:pPr>
              <w:pStyle w:val="EngHang"/>
            </w:pPr>
            <w:r>
              <w:t>We praise You</w:t>
            </w:r>
          </w:p>
          <w:p w14:paraId="6FE4D600" w14:textId="77777777" w:rsidR="00487B43" w:rsidRDefault="00487B43" w:rsidP="00487B43">
            <w:pPr>
              <w:pStyle w:val="EngHangEnd"/>
            </w:pPr>
            <w:r>
              <w:t>With incessant hymns.</w:t>
            </w:r>
          </w:p>
        </w:tc>
        <w:tc>
          <w:tcPr>
            <w:tcW w:w="288" w:type="dxa"/>
          </w:tcPr>
          <w:p w14:paraId="38F2A94C" w14:textId="77777777" w:rsidR="00487B43" w:rsidRDefault="00487B43" w:rsidP="007E439A"/>
        </w:tc>
        <w:tc>
          <w:tcPr>
            <w:tcW w:w="288" w:type="dxa"/>
          </w:tcPr>
          <w:p w14:paraId="5055A6A5" w14:textId="77777777" w:rsidR="00487B43" w:rsidRDefault="00487B43" w:rsidP="007E439A">
            <w:pPr>
              <w:pStyle w:val="CopticCross"/>
            </w:pPr>
            <w:r w:rsidRPr="00FB5ACB">
              <w:t>¿</w:t>
            </w:r>
          </w:p>
        </w:tc>
        <w:tc>
          <w:tcPr>
            <w:tcW w:w="3960" w:type="dxa"/>
          </w:tcPr>
          <w:p w14:paraId="00E6E036" w14:textId="77777777" w:rsidR="00487B43" w:rsidRDefault="00487B43" w:rsidP="00487B43">
            <w:pPr>
              <w:pStyle w:val="CopticVersemulti-line"/>
              <w:rPr>
                <w:rFonts w:eastAsia="Arial Unicode MS" w:cs="FreeSerifAvvaShenouda"/>
              </w:rPr>
            </w:pPr>
            <w:r>
              <w:rPr>
                <w:rFonts w:eastAsia="Arial Unicode MS" w:cs="FreeSerifAvvaShenouda"/>
              </w:rPr>
              <w:t>Ⲱ ⲡⲓⲙⲁⲛⲉ̀ⲥⲱⲟⲩ:</w:t>
            </w:r>
          </w:p>
          <w:p w14:paraId="34342A0C" w14:textId="77777777" w:rsidR="00487B43" w:rsidRDefault="00487B43" w:rsidP="00487B43">
            <w:pPr>
              <w:pStyle w:val="CopticVersemulti-line"/>
              <w:rPr>
                <w:rFonts w:eastAsia="Arial Unicode MS" w:cs="FreeSerifAvvaShenouda"/>
              </w:rPr>
            </w:pPr>
            <w:r>
              <w:rPr>
                <w:rFonts w:eastAsia="Arial Unicode MS" w:cs="FreeSerifAvvaShenouda"/>
              </w:rPr>
              <w:t>ⲛ̀ⲣⲉϥⲛⲟϩⲉⲙ ⲛ̀ⲕⲁⲗⲱⲥ:</w:t>
            </w:r>
          </w:p>
          <w:p w14:paraId="503DCB34" w14:textId="77777777" w:rsidR="00487B43" w:rsidRDefault="00487B43" w:rsidP="00487B43">
            <w:pPr>
              <w:pStyle w:val="CopticVersemulti-line"/>
              <w:rPr>
                <w:rFonts w:eastAsia="Arial Unicode MS" w:cs="FreeSerifAvvaShenouda"/>
              </w:rPr>
            </w:pPr>
            <w:r>
              <w:rPr>
                <w:rFonts w:eastAsia="Arial Unicode MS" w:cs="FreeSerifAvvaShenouda"/>
              </w:rPr>
              <w:t>ϧⲉⲛ ϩⲁⲛϩⲱⲇⲏ ⲛ̀ⲉ̀ⲥⲙⲟⲩ:</w:t>
            </w:r>
          </w:p>
          <w:p w14:paraId="6DA95BBF" w14:textId="77777777" w:rsidR="00487B43" w:rsidRPr="00384F62" w:rsidRDefault="00487B43" w:rsidP="00487B43">
            <w:pPr>
              <w:pStyle w:val="CopticVerse"/>
            </w:pPr>
            <w:r>
              <w:t>ⲉⲛϩⲱⲥ ⲛⲁⲕ ⲁⲥ ⲫⲁⲗⲱⲥ.</w:t>
            </w:r>
          </w:p>
        </w:tc>
      </w:tr>
    </w:tbl>
    <w:p w14:paraId="2DB04C6E" w14:textId="77777777" w:rsidR="007E439A" w:rsidRPr="007E439A" w:rsidRDefault="007E439A" w:rsidP="007E439A"/>
    <w:p w14:paraId="5F70DD58" w14:textId="77777777" w:rsidR="00FF5FF3" w:rsidRDefault="00FF5FF3" w:rsidP="00FF5FF3">
      <w:pPr>
        <w:pStyle w:val="Heading4"/>
      </w:pPr>
      <w:bookmarkStart w:id="1378" w:name="_Ref434475083"/>
      <w:r>
        <w:t>The Monday Psali Adam</w:t>
      </w:r>
      <w:r w:rsidR="006C1B94">
        <w:t xml:space="preserve"> for Nativity</w:t>
      </w:r>
      <w:bookmarkEnd w:id="137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33501" w14:paraId="039A046F" w14:textId="77777777" w:rsidTr="00E76A2E">
        <w:trPr>
          <w:cantSplit/>
          <w:jc w:val="center"/>
        </w:trPr>
        <w:tc>
          <w:tcPr>
            <w:tcW w:w="288" w:type="dxa"/>
          </w:tcPr>
          <w:p w14:paraId="07E85A74" w14:textId="77777777" w:rsidR="00233501" w:rsidRDefault="00233501" w:rsidP="00E76A2E">
            <w:pPr>
              <w:pStyle w:val="CopticCross"/>
            </w:pPr>
          </w:p>
        </w:tc>
        <w:tc>
          <w:tcPr>
            <w:tcW w:w="3960" w:type="dxa"/>
          </w:tcPr>
          <w:p w14:paraId="77E2D3AD" w14:textId="77777777" w:rsidR="00233501" w:rsidRDefault="00233501" w:rsidP="00233501">
            <w:pPr>
              <w:pStyle w:val="EngHang"/>
            </w:pPr>
            <w:r>
              <w:t>Ask of Me and</w:t>
            </w:r>
          </w:p>
          <w:p w14:paraId="53DF953F" w14:textId="77777777" w:rsidR="00233501" w:rsidRDefault="00233501" w:rsidP="00233501">
            <w:pPr>
              <w:pStyle w:val="EngHang"/>
            </w:pPr>
            <w:r>
              <w:t>I will give You</w:t>
            </w:r>
          </w:p>
          <w:p w14:paraId="436D8666" w14:textId="77777777" w:rsidR="00233501" w:rsidRDefault="00233501" w:rsidP="00233501">
            <w:pPr>
              <w:pStyle w:val="EngHang"/>
            </w:pPr>
            <w:r>
              <w:t>The nations</w:t>
            </w:r>
          </w:p>
          <w:p w14:paraId="5BC9E233" w14:textId="77777777" w:rsidR="00233501" w:rsidRDefault="00233501" w:rsidP="00233501">
            <w:pPr>
              <w:pStyle w:val="EngHangEnd"/>
            </w:pPr>
            <w:r>
              <w:t>For Your inheritance,</w:t>
            </w:r>
          </w:p>
        </w:tc>
        <w:tc>
          <w:tcPr>
            <w:tcW w:w="288" w:type="dxa"/>
          </w:tcPr>
          <w:p w14:paraId="6AF7B4FD" w14:textId="77777777" w:rsidR="00233501" w:rsidRDefault="00233501" w:rsidP="00E76A2E"/>
        </w:tc>
        <w:tc>
          <w:tcPr>
            <w:tcW w:w="288" w:type="dxa"/>
          </w:tcPr>
          <w:p w14:paraId="3BE72E6B" w14:textId="77777777" w:rsidR="00233501" w:rsidRDefault="00233501" w:rsidP="00E76A2E">
            <w:pPr>
              <w:pStyle w:val="CopticCross"/>
            </w:pPr>
          </w:p>
        </w:tc>
        <w:tc>
          <w:tcPr>
            <w:tcW w:w="3960" w:type="dxa"/>
          </w:tcPr>
          <w:p w14:paraId="2EEC96EA" w14:textId="77777777" w:rsidR="00233501" w:rsidRDefault="00233501" w:rsidP="00233501">
            <w:pPr>
              <w:pStyle w:val="CopticVersemulti-line"/>
            </w:pPr>
            <w:r>
              <w:t>Ⲁⲣⲓⲉ̀ⲧⲓⲛ ⲛ̀ⲧⲟⲧ:</w:t>
            </w:r>
          </w:p>
          <w:p w14:paraId="456652E5" w14:textId="77777777" w:rsidR="00233501" w:rsidRDefault="00233501" w:rsidP="00233501">
            <w:pPr>
              <w:pStyle w:val="CopticVersemulti-line"/>
            </w:pPr>
            <w:r>
              <w:t>ⲟⲩⲟϩ ⲛ̀ⲧⲁϯ ⲛⲁⲕ:</w:t>
            </w:r>
          </w:p>
          <w:p w14:paraId="0186E467" w14:textId="77777777" w:rsidR="00233501" w:rsidRDefault="00233501" w:rsidP="00233501">
            <w:pPr>
              <w:pStyle w:val="CopticVersemulti-line"/>
            </w:pPr>
            <w:r>
              <w:t>ⲉ̀ⲛⲏⲉⲑⲛⲟⲥ ⲧⲏⲣⲟⲩ:</w:t>
            </w:r>
          </w:p>
          <w:p w14:paraId="2EF4E24A" w14:textId="77777777" w:rsidR="00233501" w:rsidRPr="00C35319" w:rsidRDefault="00233501" w:rsidP="00233501">
            <w:pPr>
              <w:pStyle w:val="CopticVerse"/>
            </w:pPr>
            <w:r>
              <w:t>ⲉ̀ⲧⲉⲕⲕ̀ⲗⲏⲣⲟⲛⲟⲙⲓⲁ̀.</w:t>
            </w:r>
          </w:p>
        </w:tc>
      </w:tr>
      <w:tr w:rsidR="00233501" w14:paraId="103BCEB3" w14:textId="77777777" w:rsidTr="00E76A2E">
        <w:trPr>
          <w:cantSplit/>
          <w:jc w:val="center"/>
        </w:trPr>
        <w:tc>
          <w:tcPr>
            <w:tcW w:w="288" w:type="dxa"/>
          </w:tcPr>
          <w:p w14:paraId="46A8C33E" w14:textId="77777777" w:rsidR="00233501" w:rsidRDefault="00233501" w:rsidP="00E76A2E">
            <w:pPr>
              <w:pStyle w:val="CopticCross"/>
            </w:pPr>
          </w:p>
        </w:tc>
        <w:tc>
          <w:tcPr>
            <w:tcW w:w="3960" w:type="dxa"/>
          </w:tcPr>
          <w:p w14:paraId="53570A76" w14:textId="77777777" w:rsidR="00233501" w:rsidRDefault="00233501" w:rsidP="00233501">
            <w:pPr>
              <w:pStyle w:val="EngHang"/>
            </w:pPr>
            <w:r>
              <w:t>Along with all</w:t>
            </w:r>
          </w:p>
          <w:p w14:paraId="4D39266F" w14:textId="77777777" w:rsidR="00233501" w:rsidRDefault="00233501" w:rsidP="00233501">
            <w:pPr>
              <w:pStyle w:val="EngHang"/>
            </w:pPr>
            <w:r>
              <w:t>The inhabitants of Heaven,</w:t>
            </w:r>
          </w:p>
          <w:p w14:paraId="24845ACD" w14:textId="77777777" w:rsidR="00233501" w:rsidRDefault="00233501" w:rsidP="00233501">
            <w:pPr>
              <w:pStyle w:val="EngHang"/>
            </w:pPr>
            <w:r>
              <w:t>And all the earth</w:t>
            </w:r>
          </w:p>
          <w:p w14:paraId="049C2239" w14:textId="77777777" w:rsidR="00233501" w:rsidRDefault="00233501" w:rsidP="00233501">
            <w:pPr>
              <w:pStyle w:val="EngHangEnd"/>
            </w:pPr>
            <w:r>
              <w:t>Under Your Dominion.</w:t>
            </w:r>
          </w:p>
        </w:tc>
        <w:tc>
          <w:tcPr>
            <w:tcW w:w="288" w:type="dxa"/>
          </w:tcPr>
          <w:p w14:paraId="74D99D93" w14:textId="77777777" w:rsidR="00233501" w:rsidRDefault="00233501" w:rsidP="00E76A2E"/>
        </w:tc>
        <w:tc>
          <w:tcPr>
            <w:tcW w:w="288" w:type="dxa"/>
          </w:tcPr>
          <w:p w14:paraId="5B7F0B6F" w14:textId="77777777" w:rsidR="00233501" w:rsidRDefault="00233501" w:rsidP="00E76A2E">
            <w:pPr>
              <w:pStyle w:val="CopticCross"/>
            </w:pPr>
          </w:p>
        </w:tc>
        <w:tc>
          <w:tcPr>
            <w:tcW w:w="3960" w:type="dxa"/>
          </w:tcPr>
          <w:p w14:paraId="33E6850E" w14:textId="77777777" w:rsidR="00233501" w:rsidRDefault="00233501" w:rsidP="00233501">
            <w:pPr>
              <w:pStyle w:val="CopticVersemulti-line"/>
            </w:pPr>
            <w:r>
              <w:t>Ⲃⲟⲛ ⲛⲓⲃⲉⲛ ⲉⲧϣⲟⲡ:</w:t>
            </w:r>
          </w:p>
          <w:p w14:paraId="2D8B3ADC" w14:textId="77777777" w:rsidR="00233501" w:rsidRDefault="00233501" w:rsidP="00233501">
            <w:pPr>
              <w:pStyle w:val="CopticVersemulti-line"/>
            </w:pPr>
            <w:r>
              <w:t>ⲛ̀ⲏ̀ⲣⲏⲓ ϧⲉⲛ ⲛⲓⲫⲏⲟⲩⲓ̀:</w:t>
            </w:r>
          </w:p>
          <w:p w14:paraId="515DDC6B" w14:textId="77777777" w:rsidR="00233501" w:rsidRDefault="00233501" w:rsidP="00233501">
            <w:pPr>
              <w:pStyle w:val="CopticVersemulti-line"/>
            </w:pPr>
            <w:r>
              <w:t>ⲟⲩⲟϩ ⲡⲉⲕⲁ̀ⲙⲁϩⲓ:</w:t>
            </w:r>
          </w:p>
          <w:p w14:paraId="18DDCE30" w14:textId="77777777" w:rsidR="00233501" w:rsidRDefault="00233501" w:rsidP="00233501">
            <w:pPr>
              <w:pStyle w:val="CopticVerse"/>
            </w:pPr>
            <w:r>
              <w:t>ϣⲁ ⲁⲩⲣⲏϫϥ ⲙ̀ⲡ̀ⲕⲁϩⲓ.</w:t>
            </w:r>
          </w:p>
        </w:tc>
      </w:tr>
      <w:tr w:rsidR="00233501" w14:paraId="21809C60" w14:textId="77777777" w:rsidTr="00E76A2E">
        <w:trPr>
          <w:cantSplit/>
          <w:jc w:val="center"/>
        </w:trPr>
        <w:tc>
          <w:tcPr>
            <w:tcW w:w="288" w:type="dxa"/>
          </w:tcPr>
          <w:p w14:paraId="61755289" w14:textId="77777777" w:rsidR="00233501" w:rsidRDefault="00233501" w:rsidP="00E76A2E">
            <w:pPr>
              <w:pStyle w:val="CopticCross"/>
            </w:pPr>
            <w:r w:rsidRPr="00FB5ACB">
              <w:t>¿</w:t>
            </w:r>
          </w:p>
        </w:tc>
        <w:tc>
          <w:tcPr>
            <w:tcW w:w="3960" w:type="dxa"/>
          </w:tcPr>
          <w:p w14:paraId="6CEC43BC" w14:textId="77777777" w:rsidR="00233501" w:rsidRDefault="00233501" w:rsidP="00233501">
            <w:pPr>
              <w:pStyle w:val="EngHang"/>
            </w:pPr>
            <w:r>
              <w:t>Truly You will</w:t>
            </w:r>
          </w:p>
          <w:p w14:paraId="3EEF67B4" w14:textId="77777777" w:rsidR="00233501" w:rsidRDefault="00233501" w:rsidP="00233501">
            <w:pPr>
              <w:pStyle w:val="EngHang"/>
            </w:pPr>
            <w:r>
              <w:t>Rule them with</w:t>
            </w:r>
          </w:p>
          <w:p w14:paraId="016A2728" w14:textId="77777777" w:rsidR="00233501" w:rsidRDefault="00233501" w:rsidP="00233501">
            <w:pPr>
              <w:pStyle w:val="EngHang"/>
            </w:pPr>
            <w:r>
              <w:t>A scepter of Iron</w:t>
            </w:r>
          </w:p>
          <w:p w14:paraId="606CD6F0" w14:textId="77777777" w:rsidR="00233501" w:rsidRDefault="00233501" w:rsidP="00233501">
            <w:pPr>
              <w:pStyle w:val="EngHangEnd"/>
            </w:pPr>
            <w:r>
              <w:t>In the world.</w:t>
            </w:r>
          </w:p>
        </w:tc>
        <w:tc>
          <w:tcPr>
            <w:tcW w:w="288" w:type="dxa"/>
          </w:tcPr>
          <w:p w14:paraId="4A7E91E0" w14:textId="77777777" w:rsidR="00233501" w:rsidRDefault="00233501" w:rsidP="00E76A2E"/>
        </w:tc>
        <w:tc>
          <w:tcPr>
            <w:tcW w:w="288" w:type="dxa"/>
          </w:tcPr>
          <w:p w14:paraId="74AF17C3" w14:textId="77777777" w:rsidR="00233501" w:rsidRDefault="00233501" w:rsidP="00E76A2E">
            <w:pPr>
              <w:pStyle w:val="CopticCross"/>
            </w:pPr>
            <w:r w:rsidRPr="00FB5ACB">
              <w:t>¿</w:t>
            </w:r>
          </w:p>
        </w:tc>
        <w:tc>
          <w:tcPr>
            <w:tcW w:w="3960" w:type="dxa"/>
          </w:tcPr>
          <w:p w14:paraId="7C2F886D" w14:textId="77777777" w:rsidR="00233501" w:rsidRDefault="00233501" w:rsidP="00233501">
            <w:pPr>
              <w:pStyle w:val="CopticVersemulti-line"/>
            </w:pPr>
            <w:r>
              <w:t>Ⲅⲉ ⲅⲁⲣ ⲁ̀ⲗⲏⲑⲱⲥ:</w:t>
            </w:r>
          </w:p>
          <w:p w14:paraId="4691AFB7" w14:textId="77777777" w:rsidR="00233501" w:rsidRDefault="00233501" w:rsidP="00233501">
            <w:pPr>
              <w:pStyle w:val="CopticVersemulti-line"/>
            </w:pPr>
            <w:r>
              <w:t>ⲉⲕⲁ̀ⲙⲟⲛⲓ ⲙ̀ⲙⲟⲱⲟⲩ:</w:t>
            </w:r>
          </w:p>
          <w:p w14:paraId="5E0ECB88" w14:textId="77777777" w:rsidR="00233501" w:rsidRDefault="00233501" w:rsidP="00233501">
            <w:pPr>
              <w:pStyle w:val="CopticVersemulti-line"/>
            </w:pPr>
            <w:r>
              <w:t>ϧⲉⲛ ⲟⲩϣ̀ⲃⲱⲧ ⲙ̀ⲃⲉⲛⲓⲡⲓ:</w:t>
            </w:r>
          </w:p>
          <w:p w14:paraId="78A30841" w14:textId="77777777" w:rsidR="00233501" w:rsidRDefault="00233501" w:rsidP="00233501">
            <w:pPr>
              <w:pStyle w:val="CopticVerse"/>
            </w:pPr>
            <w:r>
              <w:t>ϧⲉⲛ ϯⲟⲓⲕⲟⲩⲙⲉⲛⲏ.</w:t>
            </w:r>
          </w:p>
        </w:tc>
      </w:tr>
      <w:tr w:rsidR="00233501" w14:paraId="1E953904" w14:textId="77777777" w:rsidTr="00E76A2E">
        <w:trPr>
          <w:cantSplit/>
          <w:jc w:val="center"/>
        </w:trPr>
        <w:tc>
          <w:tcPr>
            <w:tcW w:w="288" w:type="dxa"/>
          </w:tcPr>
          <w:p w14:paraId="5DFBE4F7" w14:textId="77777777" w:rsidR="00233501" w:rsidRDefault="00233501" w:rsidP="00E76A2E">
            <w:pPr>
              <w:pStyle w:val="CopticCross"/>
            </w:pPr>
            <w:r w:rsidRPr="00FB5ACB">
              <w:t>¿</w:t>
            </w:r>
          </w:p>
        </w:tc>
        <w:tc>
          <w:tcPr>
            <w:tcW w:w="3960" w:type="dxa"/>
          </w:tcPr>
          <w:p w14:paraId="238BCC9F" w14:textId="77777777" w:rsidR="00233501" w:rsidRDefault="00233501" w:rsidP="00233501">
            <w:pPr>
              <w:pStyle w:val="EngHang"/>
            </w:pPr>
            <w:r>
              <w:t>O David of the</w:t>
            </w:r>
          </w:p>
          <w:p w14:paraId="4535B106" w14:textId="77777777" w:rsidR="00233501" w:rsidRDefault="00233501" w:rsidP="00233501">
            <w:pPr>
              <w:pStyle w:val="EngHang"/>
            </w:pPr>
            <w:r>
              <w:t>Ten strings, the prophet,</w:t>
            </w:r>
          </w:p>
          <w:p w14:paraId="37D51509" w14:textId="77777777" w:rsidR="00233501" w:rsidRDefault="00233501" w:rsidP="00233501">
            <w:pPr>
              <w:pStyle w:val="EngHang"/>
            </w:pPr>
            <w:r>
              <w:t>The Son of Jesse</w:t>
            </w:r>
          </w:p>
          <w:p w14:paraId="0494DCA8" w14:textId="77777777" w:rsidR="00233501" w:rsidRDefault="00233501" w:rsidP="00233501">
            <w:pPr>
              <w:pStyle w:val="EngHangEnd"/>
            </w:pPr>
            <w:r>
              <w:t>Come to us today</w:t>
            </w:r>
          </w:p>
        </w:tc>
        <w:tc>
          <w:tcPr>
            <w:tcW w:w="288" w:type="dxa"/>
          </w:tcPr>
          <w:p w14:paraId="5DE1B919" w14:textId="77777777" w:rsidR="00233501" w:rsidRDefault="00233501" w:rsidP="00E76A2E"/>
        </w:tc>
        <w:tc>
          <w:tcPr>
            <w:tcW w:w="288" w:type="dxa"/>
          </w:tcPr>
          <w:p w14:paraId="3786EA65" w14:textId="77777777" w:rsidR="00233501" w:rsidRDefault="00233501" w:rsidP="00E76A2E">
            <w:pPr>
              <w:pStyle w:val="CopticCross"/>
            </w:pPr>
            <w:r w:rsidRPr="00FB5ACB">
              <w:t>¿</w:t>
            </w:r>
          </w:p>
        </w:tc>
        <w:tc>
          <w:tcPr>
            <w:tcW w:w="3960" w:type="dxa"/>
          </w:tcPr>
          <w:p w14:paraId="4DDAF743" w14:textId="77777777" w:rsidR="00233501" w:rsidRDefault="00233501" w:rsidP="00233501">
            <w:pPr>
              <w:pStyle w:val="CopticVersemulti-line"/>
            </w:pPr>
            <w:r>
              <w:t>Ⲇⲁⲩⲓⲇ ⲡⲓⲡ̀ⲣⲟⲫⲏⲧⲓⲥ:</w:t>
            </w:r>
          </w:p>
          <w:p w14:paraId="644CA59F" w14:textId="77777777" w:rsidR="00233501" w:rsidRDefault="00233501" w:rsidP="00233501">
            <w:pPr>
              <w:pStyle w:val="CopticVersemulti-line"/>
            </w:pPr>
            <w:r>
              <w:t>ⲡ̀ϣⲏⲣⲓ ⲛ̀Ⲓⲉⲥⲥⲉ:</w:t>
            </w:r>
          </w:p>
          <w:p w14:paraId="6B7AAE42" w14:textId="77777777" w:rsidR="00233501" w:rsidRDefault="00233501" w:rsidP="00233501">
            <w:pPr>
              <w:pStyle w:val="CopticVersemulti-line"/>
            </w:pPr>
            <w:r>
              <w:t>ⲫⲁ ⲡⲓⲙⲏⲧ ⲛ̀ⲁⲡ:</w:t>
            </w:r>
          </w:p>
          <w:p w14:paraId="5C7C1096" w14:textId="77777777" w:rsidR="00233501" w:rsidRDefault="00233501" w:rsidP="00233501">
            <w:pPr>
              <w:pStyle w:val="CopticVerse"/>
            </w:pPr>
            <w:r>
              <w:t>ⲁ̀ⲙⲟⲩ ϣⲁⲣⲟⲛ ⲙ̀ⲫⲟⲟⲩ.</w:t>
            </w:r>
          </w:p>
        </w:tc>
      </w:tr>
      <w:tr w:rsidR="00233501" w14:paraId="48620BD2" w14:textId="77777777" w:rsidTr="00E76A2E">
        <w:trPr>
          <w:cantSplit/>
          <w:jc w:val="center"/>
        </w:trPr>
        <w:tc>
          <w:tcPr>
            <w:tcW w:w="288" w:type="dxa"/>
          </w:tcPr>
          <w:p w14:paraId="5DB8FEDB" w14:textId="77777777" w:rsidR="00233501" w:rsidRDefault="00233501" w:rsidP="00E76A2E">
            <w:pPr>
              <w:pStyle w:val="CopticCross"/>
            </w:pPr>
          </w:p>
        </w:tc>
        <w:tc>
          <w:tcPr>
            <w:tcW w:w="3960" w:type="dxa"/>
          </w:tcPr>
          <w:p w14:paraId="1D15FE70" w14:textId="77777777" w:rsidR="00233501" w:rsidRDefault="00233501" w:rsidP="00233501">
            <w:pPr>
              <w:pStyle w:val="EngHang"/>
            </w:pPr>
            <w:r>
              <w:t>To witness that,</w:t>
            </w:r>
          </w:p>
          <w:p w14:paraId="6FCED139" w14:textId="77777777" w:rsidR="00233501" w:rsidRDefault="00233501" w:rsidP="00233501">
            <w:pPr>
              <w:pStyle w:val="EngHang"/>
            </w:pPr>
            <w:r>
              <w:t>“The Lord said to me,</w:t>
            </w:r>
          </w:p>
          <w:p w14:paraId="6C3D5CEF" w14:textId="77777777" w:rsidR="00233501" w:rsidRDefault="00233501" w:rsidP="00233501">
            <w:pPr>
              <w:pStyle w:val="EngHang"/>
            </w:pPr>
            <w:r>
              <w:t>You are My Son</w:t>
            </w:r>
          </w:p>
          <w:p w14:paraId="092325F4" w14:textId="77777777" w:rsidR="00233501" w:rsidRDefault="00233501" w:rsidP="00233501">
            <w:pPr>
              <w:pStyle w:val="EngHangEnd"/>
            </w:pPr>
            <w:r>
              <w:t>Today I have begotten You.”</w:t>
            </w:r>
          </w:p>
        </w:tc>
        <w:tc>
          <w:tcPr>
            <w:tcW w:w="288" w:type="dxa"/>
          </w:tcPr>
          <w:p w14:paraId="2473AF20" w14:textId="77777777" w:rsidR="00233501" w:rsidRDefault="00233501" w:rsidP="00E76A2E"/>
        </w:tc>
        <w:tc>
          <w:tcPr>
            <w:tcW w:w="288" w:type="dxa"/>
          </w:tcPr>
          <w:p w14:paraId="05121BEC" w14:textId="77777777" w:rsidR="00233501" w:rsidRDefault="00233501" w:rsidP="00E76A2E">
            <w:pPr>
              <w:pStyle w:val="CopticCross"/>
            </w:pPr>
          </w:p>
        </w:tc>
        <w:tc>
          <w:tcPr>
            <w:tcW w:w="3960" w:type="dxa"/>
          </w:tcPr>
          <w:p w14:paraId="22C5D02D" w14:textId="77777777" w:rsidR="00233501" w:rsidRDefault="00233501" w:rsidP="00233501">
            <w:pPr>
              <w:pStyle w:val="CopticVersemulti-line"/>
            </w:pPr>
            <w:r>
              <w:t>Ⲉⲕⲉⲣⲙⲉⲑⲣⲉ ⲙ̀ⲡⲁⲓⲣⲏϯ:</w:t>
            </w:r>
          </w:p>
          <w:p w14:paraId="19D024F8" w14:textId="77777777" w:rsidR="00233501" w:rsidRDefault="00233501" w:rsidP="00233501">
            <w:pPr>
              <w:pStyle w:val="CopticVersemulti-line"/>
            </w:pPr>
            <w:r>
              <w:t>Ⲡⲟ̄ⲥ̄ ⲁϥϫⲟⲥ ⲛⲏⲓ:</w:t>
            </w:r>
          </w:p>
          <w:p w14:paraId="6126F0AB" w14:textId="77777777" w:rsidR="00233501" w:rsidRDefault="00233501" w:rsidP="00233501">
            <w:pPr>
              <w:pStyle w:val="CopticVersemulti-line"/>
            </w:pPr>
            <w:r>
              <w:t>ⲛ̀ⲑⲟⲕ ⲡⲉ Ⲡⲁϣⲏⲣⲓ:</w:t>
            </w:r>
          </w:p>
          <w:p w14:paraId="2DEBC144" w14:textId="77777777" w:rsidR="00233501" w:rsidRDefault="00233501" w:rsidP="00233501">
            <w:pPr>
              <w:pStyle w:val="CopticVerse"/>
            </w:pPr>
            <w:r>
              <w:t>ⲁ̀ⲛⲟⲕ ⲁⲓϫ̀ⲫⲟⲕ ⲙ̀ⲫⲟⲟⲩ.</w:t>
            </w:r>
          </w:p>
        </w:tc>
      </w:tr>
      <w:tr w:rsidR="00233501" w14:paraId="1BDB23DA" w14:textId="77777777" w:rsidTr="00E76A2E">
        <w:trPr>
          <w:cantSplit/>
          <w:jc w:val="center"/>
        </w:trPr>
        <w:tc>
          <w:tcPr>
            <w:tcW w:w="288" w:type="dxa"/>
          </w:tcPr>
          <w:p w14:paraId="746C4104" w14:textId="77777777" w:rsidR="00233501" w:rsidRDefault="00233501" w:rsidP="00E76A2E">
            <w:pPr>
              <w:pStyle w:val="CopticCross"/>
            </w:pPr>
          </w:p>
        </w:tc>
        <w:tc>
          <w:tcPr>
            <w:tcW w:w="3960" w:type="dxa"/>
          </w:tcPr>
          <w:p w14:paraId="78072C76" w14:textId="77777777" w:rsidR="00233501" w:rsidRDefault="00233501" w:rsidP="00233501">
            <w:pPr>
              <w:pStyle w:val="EngHang"/>
            </w:pPr>
            <w:r>
              <w:t>Many are</w:t>
            </w:r>
          </w:p>
          <w:p w14:paraId="4641AE5E" w14:textId="77777777" w:rsidR="00233501" w:rsidRDefault="00233501" w:rsidP="00233501">
            <w:pPr>
              <w:pStyle w:val="EngHang"/>
            </w:pPr>
            <w:r>
              <w:t>The witnesses</w:t>
            </w:r>
          </w:p>
          <w:p w14:paraId="60CB1D98" w14:textId="77777777" w:rsidR="00233501" w:rsidRDefault="00233501" w:rsidP="00233501">
            <w:pPr>
              <w:pStyle w:val="EngHang"/>
            </w:pPr>
            <w:r>
              <w:t>Of Your birth</w:t>
            </w:r>
          </w:p>
          <w:p w14:paraId="6B3B3B10" w14:textId="77777777" w:rsidR="00233501" w:rsidRDefault="00233501" w:rsidP="00233501">
            <w:pPr>
              <w:pStyle w:val="EngHangEnd"/>
            </w:pPr>
            <w:r>
              <w:t>From the Virgin.</w:t>
            </w:r>
          </w:p>
        </w:tc>
        <w:tc>
          <w:tcPr>
            <w:tcW w:w="288" w:type="dxa"/>
          </w:tcPr>
          <w:p w14:paraId="5A55D5C3" w14:textId="77777777" w:rsidR="00233501" w:rsidRDefault="00233501" w:rsidP="00E76A2E"/>
        </w:tc>
        <w:tc>
          <w:tcPr>
            <w:tcW w:w="288" w:type="dxa"/>
          </w:tcPr>
          <w:p w14:paraId="29F68AE9" w14:textId="77777777" w:rsidR="00233501" w:rsidRDefault="00233501" w:rsidP="00E76A2E">
            <w:pPr>
              <w:pStyle w:val="CopticCross"/>
            </w:pPr>
          </w:p>
        </w:tc>
        <w:tc>
          <w:tcPr>
            <w:tcW w:w="3960" w:type="dxa"/>
          </w:tcPr>
          <w:p w14:paraId="723BC3CA" w14:textId="77777777" w:rsidR="00233501" w:rsidRDefault="00233501" w:rsidP="00233501">
            <w:pPr>
              <w:pStyle w:val="CopticVersemulti-line"/>
            </w:pPr>
            <w:r>
              <w:t>Ⲍⲉⲟϣ ⲉ̀ⲙⲁϣⲱ:</w:t>
            </w:r>
          </w:p>
          <w:p w14:paraId="79D31098" w14:textId="77777777" w:rsidR="00233501" w:rsidRDefault="00233501" w:rsidP="00233501">
            <w:pPr>
              <w:pStyle w:val="CopticVersemulti-line"/>
            </w:pPr>
            <w:r>
              <w:t>ⲛ̀ϫⲉ ⲙⲉⲧⲙⲉⲑⲣⲩ:</w:t>
            </w:r>
          </w:p>
          <w:p w14:paraId="31308CEF" w14:textId="77777777" w:rsidR="00233501" w:rsidRDefault="00233501" w:rsidP="00233501">
            <w:pPr>
              <w:pStyle w:val="CopticVersemulti-line"/>
            </w:pPr>
            <w:r>
              <w:t>ⲙ̀ⲡ̀ϫⲓⲛⲙⲓⲥⲓ:</w:t>
            </w:r>
          </w:p>
          <w:p w14:paraId="2E9B6E17" w14:textId="77777777" w:rsidR="00233501" w:rsidRDefault="00233501" w:rsidP="00233501">
            <w:pPr>
              <w:pStyle w:val="CopticVerse"/>
            </w:pPr>
            <w:r>
              <w:t>ⲙ̀ⲡⲁⲣⲑⲉⲛⲓⲕⲟⲛ.</w:t>
            </w:r>
          </w:p>
        </w:tc>
      </w:tr>
      <w:tr w:rsidR="00233501" w14:paraId="3E32691C" w14:textId="77777777" w:rsidTr="00E76A2E">
        <w:trPr>
          <w:cantSplit/>
          <w:jc w:val="center"/>
        </w:trPr>
        <w:tc>
          <w:tcPr>
            <w:tcW w:w="288" w:type="dxa"/>
          </w:tcPr>
          <w:p w14:paraId="40FB1E37" w14:textId="77777777" w:rsidR="00233501" w:rsidRDefault="00233501" w:rsidP="00E76A2E">
            <w:pPr>
              <w:pStyle w:val="CopticCross"/>
            </w:pPr>
            <w:r w:rsidRPr="00FB5ACB">
              <w:t>¿</w:t>
            </w:r>
          </w:p>
        </w:tc>
        <w:tc>
          <w:tcPr>
            <w:tcW w:w="3960" w:type="dxa"/>
          </w:tcPr>
          <w:p w14:paraId="7CC2EA69" w14:textId="77777777" w:rsidR="00233501" w:rsidRDefault="00233501" w:rsidP="00233501">
            <w:pPr>
              <w:pStyle w:val="EngHang"/>
            </w:pPr>
            <w:r>
              <w:t>Isaiah the prophet,</w:t>
            </w:r>
          </w:p>
          <w:p w14:paraId="5CA7B474" w14:textId="77777777" w:rsidR="00233501" w:rsidRDefault="00233501" w:rsidP="00233501">
            <w:pPr>
              <w:pStyle w:val="EngHang"/>
            </w:pPr>
            <w:r>
              <w:t>The son of Amos,</w:t>
            </w:r>
          </w:p>
          <w:p w14:paraId="28C2BF27" w14:textId="77777777" w:rsidR="00233501" w:rsidRDefault="00233501" w:rsidP="00233501">
            <w:pPr>
              <w:pStyle w:val="EngHang"/>
            </w:pPr>
            <w:r>
              <w:t>Witnessed concerning</w:t>
            </w:r>
          </w:p>
          <w:p w14:paraId="522BFC0E" w14:textId="77777777" w:rsidR="00233501" w:rsidRDefault="00233501" w:rsidP="00233501">
            <w:pPr>
              <w:pStyle w:val="EngHangEnd"/>
            </w:pPr>
            <w:r>
              <w:t>The birth saying,</w:t>
            </w:r>
          </w:p>
        </w:tc>
        <w:tc>
          <w:tcPr>
            <w:tcW w:w="288" w:type="dxa"/>
          </w:tcPr>
          <w:p w14:paraId="7C718A76" w14:textId="77777777" w:rsidR="00233501" w:rsidRDefault="00233501" w:rsidP="00E76A2E"/>
        </w:tc>
        <w:tc>
          <w:tcPr>
            <w:tcW w:w="288" w:type="dxa"/>
          </w:tcPr>
          <w:p w14:paraId="2AD9C7DB" w14:textId="77777777" w:rsidR="00233501" w:rsidRDefault="00233501" w:rsidP="00E76A2E">
            <w:pPr>
              <w:pStyle w:val="CopticCross"/>
            </w:pPr>
            <w:r w:rsidRPr="00FB5ACB">
              <w:t>¿</w:t>
            </w:r>
          </w:p>
        </w:tc>
        <w:tc>
          <w:tcPr>
            <w:tcW w:w="3960" w:type="dxa"/>
          </w:tcPr>
          <w:p w14:paraId="7FD4E11D" w14:textId="77777777" w:rsidR="00233501" w:rsidRDefault="00233501" w:rsidP="00233501">
            <w:pPr>
              <w:pStyle w:val="CopticVersemulti-line"/>
            </w:pPr>
            <w:r>
              <w:t>Ⲏⲥⲁⲏ̀ⲁⲥ ⲡⲓⲡ̀ⲣⲟⲫⲏⲧⲏⲥ:</w:t>
            </w:r>
          </w:p>
          <w:p w14:paraId="24CD1D75" w14:textId="77777777" w:rsidR="00233501" w:rsidRDefault="00233501" w:rsidP="00233501">
            <w:pPr>
              <w:pStyle w:val="CopticVersemulti-line"/>
            </w:pPr>
            <w:r>
              <w:t>ⲡ̀ϣⲏⲣⲓ ⲛ̀Ⲁⲙⲱⲥ:</w:t>
            </w:r>
          </w:p>
          <w:p w14:paraId="6BEFD829" w14:textId="77777777" w:rsidR="00233501" w:rsidRDefault="00233501" w:rsidP="00233501">
            <w:pPr>
              <w:pStyle w:val="CopticVersemulti-line"/>
            </w:pPr>
            <w:r>
              <w:t>ⲉⲑⲃⲉ ⲡⲓϫⲓⲛⲙⲓⲥⲓ:</w:t>
            </w:r>
          </w:p>
          <w:p w14:paraId="6B4481BF" w14:textId="77777777" w:rsidR="00233501" w:rsidRDefault="00233501" w:rsidP="00233501">
            <w:pPr>
              <w:pStyle w:val="CopticVerse"/>
            </w:pPr>
            <w:r>
              <w:t>ⲁϥⲉⲣⲙⲉⲑⲣⲉ ⲙ̀ⲡⲁⲓⲣⲏϯ.</w:t>
            </w:r>
          </w:p>
        </w:tc>
      </w:tr>
      <w:tr w:rsidR="00233501" w14:paraId="32FECAB8" w14:textId="77777777" w:rsidTr="00E76A2E">
        <w:trPr>
          <w:cantSplit/>
          <w:jc w:val="center"/>
        </w:trPr>
        <w:tc>
          <w:tcPr>
            <w:tcW w:w="288" w:type="dxa"/>
          </w:tcPr>
          <w:p w14:paraId="2EF7203A" w14:textId="77777777" w:rsidR="00233501" w:rsidRDefault="00233501" w:rsidP="00E76A2E">
            <w:pPr>
              <w:pStyle w:val="CopticCross"/>
            </w:pPr>
            <w:r w:rsidRPr="00FB5ACB">
              <w:lastRenderedPageBreak/>
              <w:t>¿</w:t>
            </w:r>
          </w:p>
        </w:tc>
        <w:tc>
          <w:tcPr>
            <w:tcW w:w="3960" w:type="dxa"/>
          </w:tcPr>
          <w:p w14:paraId="599C2EBB" w14:textId="77777777" w:rsidR="00233501" w:rsidRDefault="00233501" w:rsidP="00233501">
            <w:pPr>
              <w:pStyle w:val="EngHang"/>
            </w:pPr>
            <w:r>
              <w:t>“Behold, the Virgin</w:t>
            </w:r>
          </w:p>
          <w:p w14:paraId="57B997B8" w14:textId="77777777" w:rsidR="00233501" w:rsidRDefault="00233501" w:rsidP="00233501">
            <w:pPr>
              <w:pStyle w:val="EngHang"/>
            </w:pPr>
            <w:r>
              <w:t>Will bear a Son,</w:t>
            </w:r>
          </w:p>
          <w:p w14:paraId="05FE5B3E" w14:textId="77777777" w:rsidR="00233501" w:rsidRDefault="00233501" w:rsidP="00233501">
            <w:pPr>
              <w:pStyle w:val="EngHang"/>
            </w:pPr>
            <w:r>
              <w:t>And call His Name</w:t>
            </w:r>
          </w:p>
          <w:p w14:paraId="09FF147F" w14:textId="77777777" w:rsidR="00233501" w:rsidRDefault="00233501" w:rsidP="00233501">
            <w:pPr>
              <w:pStyle w:val="EngHangEnd"/>
            </w:pPr>
            <w:r>
              <w:t>Immanuel,</w:t>
            </w:r>
          </w:p>
        </w:tc>
        <w:tc>
          <w:tcPr>
            <w:tcW w:w="288" w:type="dxa"/>
          </w:tcPr>
          <w:p w14:paraId="19C1FDBE" w14:textId="77777777" w:rsidR="00233501" w:rsidRDefault="00233501" w:rsidP="00E76A2E"/>
        </w:tc>
        <w:tc>
          <w:tcPr>
            <w:tcW w:w="288" w:type="dxa"/>
          </w:tcPr>
          <w:p w14:paraId="42301EF1" w14:textId="77777777" w:rsidR="00233501" w:rsidRDefault="00233501" w:rsidP="00E76A2E">
            <w:pPr>
              <w:pStyle w:val="CopticCross"/>
            </w:pPr>
            <w:r w:rsidRPr="00FB5ACB">
              <w:t>¿</w:t>
            </w:r>
          </w:p>
        </w:tc>
        <w:tc>
          <w:tcPr>
            <w:tcW w:w="3960" w:type="dxa"/>
          </w:tcPr>
          <w:p w14:paraId="4B1FD0E0" w14:textId="77777777" w:rsidR="00233501" w:rsidRDefault="00233501" w:rsidP="00233501">
            <w:pPr>
              <w:pStyle w:val="CopticVersemulti-line"/>
            </w:pPr>
            <w:r>
              <w:t>Ⲑⲁⲓ ⲧⲉ ϯⲠⲁⲣⲑⲉⲛⲟⲥ:</w:t>
            </w:r>
          </w:p>
          <w:p w14:paraId="1E9D0C9A" w14:textId="77777777" w:rsidR="00233501" w:rsidRDefault="00233501" w:rsidP="00233501">
            <w:pPr>
              <w:pStyle w:val="CopticVersemulti-line"/>
            </w:pPr>
            <w:r>
              <w:t>ⲙ̀ⲧⲉⲥⲙⲓⲥⲓ ⲛ̀ⲟⲩϢⲏⲣⲓ:</w:t>
            </w:r>
          </w:p>
          <w:p w14:paraId="09F920A7" w14:textId="77777777" w:rsidR="00233501" w:rsidRDefault="00233501" w:rsidP="00233501">
            <w:pPr>
              <w:pStyle w:val="CopticVersemulti-line"/>
            </w:pPr>
            <w:r>
              <w:t xml:space="preserve">ⲉⲩⲉ̀ⲙⲟⲩϯ ⲉ̀ⲣⲟϥ: </w:t>
            </w:r>
          </w:p>
          <w:p w14:paraId="35665CB1" w14:textId="77777777" w:rsidR="00233501" w:rsidRPr="005130A7" w:rsidRDefault="00233501" w:rsidP="00233501">
            <w:pPr>
              <w:pStyle w:val="CopticVerse"/>
            </w:pPr>
            <w:r>
              <w:t>ⲉ Ⲉⲙⲙⲁⲛⲟⲩⲏⲗ.</w:t>
            </w:r>
          </w:p>
        </w:tc>
      </w:tr>
      <w:tr w:rsidR="00233501" w14:paraId="3B9CF921" w14:textId="77777777" w:rsidTr="00E76A2E">
        <w:trPr>
          <w:cantSplit/>
          <w:jc w:val="center"/>
        </w:trPr>
        <w:tc>
          <w:tcPr>
            <w:tcW w:w="288" w:type="dxa"/>
          </w:tcPr>
          <w:p w14:paraId="73B3B534" w14:textId="77777777" w:rsidR="00233501" w:rsidRDefault="00233501" w:rsidP="00E76A2E">
            <w:pPr>
              <w:pStyle w:val="CopticCross"/>
            </w:pPr>
          </w:p>
        </w:tc>
        <w:tc>
          <w:tcPr>
            <w:tcW w:w="3960" w:type="dxa"/>
          </w:tcPr>
          <w:p w14:paraId="503B8D37" w14:textId="77777777" w:rsidR="00233501" w:rsidRDefault="00233501" w:rsidP="00233501">
            <w:pPr>
              <w:pStyle w:val="EngHang"/>
            </w:pPr>
            <w:r>
              <w:t>Jesus the powerful,</w:t>
            </w:r>
          </w:p>
          <w:p w14:paraId="17A5649A" w14:textId="77777777" w:rsidR="00233501" w:rsidRDefault="00233501" w:rsidP="00233501">
            <w:pPr>
              <w:pStyle w:val="EngHang"/>
            </w:pPr>
            <w:r>
              <w:t>The majestic,</w:t>
            </w:r>
          </w:p>
          <w:p w14:paraId="3F1137D2" w14:textId="77777777" w:rsidR="00233501" w:rsidRDefault="00233501" w:rsidP="00233501">
            <w:pPr>
              <w:pStyle w:val="EngHang"/>
            </w:pPr>
            <w:r>
              <w:t>The Great Child,</w:t>
            </w:r>
          </w:p>
          <w:p w14:paraId="12973EE5" w14:textId="77777777" w:rsidR="00233501" w:rsidRDefault="00233501" w:rsidP="00233501">
            <w:pPr>
              <w:pStyle w:val="EngHangEnd"/>
            </w:pPr>
            <w:r>
              <w:t>King of ages.”</w:t>
            </w:r>
          </w:p>
        </w:tc>
        <w:tc>
          <w:tcPr>
            <w:tcW w:w="288" w:type="dxa"/>
          </w:tcPr>
          <w:p w14:paraId="4F54953B" w14:textId="77777777" w:rsidR="00233501" w:rsidRDefault="00233501" w:rsidP="00E76A2E"/>
        </w:tc>
        <w:tc>
          <w:tcPr>
            <w:tcW w:w="288" w:type="dxa"/>
          </w:tcPr>
          <w:p w14:paraId="7AEDE18E" w14:textId="77777777" w:rsidR="00233501" w:rsidRDefault="00233501" w:rsidP="00E76A2E">
            <w:pPr>
              <w:pStyle w:val="CopticCross"/>
            </w:pPr>
          </w:p>
        </w:tc>
        <w:tc>
          <w:tcPr>
            <w:tcW w:w="3960" w:type="dxa"/>
          </w:tcPr>
          <w:p w14:paraId="12F2FEB9" w14:textId="77777777" w:rsidR="00233501" w:rsidRDefault="00233501" w:rsidP="00233501">
            <w:pPr>
              <w:pStyle w:val="CopticVersemulti-line"/>
            </w:pPr>
            <w:r>
              <w:t>Ⲓⲏ̄ⲥ̄ ⲫⲏⲉ̀ⲧϫⲟⲣ:</w:t>
            </w:r>
          </w:p>
          <w:p w14:paraId="0F22B5AF" w14:textId="77777777" w:rsidR="00233501" w:rsidRDefault="00233501" w:rsidP="00233501">
            <w:pPr>
              <w:pStyle w:val="CopticVersemulti-line"/>
            </w:pPr>
            <w:r>
              <w:t xml:space="preserve">ⲛ̀ⲉ̀ⲝⲟⲩⲓⲥⲁⲥⲧⲏⲥ: </w:t>
            </w:r>
          </w:p>
          <w:p w14:paraId="41A0B013" w14:textId="77777777" w:rsidR="00233501" w:rsidRDefault="00233501" w:rsidP="00233501">
            <w:pPr>
              <w:pStyle w:val="CopticVersemulti-line"/>
            </w:pPr>
            <w:r>
              <w:t>ⲡⲓⲛⲓϣϯ ⲛ̀ⲁ̀ⲗⲟⲩ:</w:t>
            </w:r>
          </w:p>
          <w:p w14:paraId="4C8F96E7" w14:textId="77777777" w:rsidR="00233501" w:rsidRPr="005130A7" w:rsidRDefault="00233501" w:rsidP="00233501">
            <w:pPr>
              <w:pStyle w:val="CopticVerse"/>
            </w:pPr>
            <w:r>
              <w:t>ⲡ̀Ⲟⲩⲣⲟ ⲛ̀ⲛⲓⲉ̀ⲱⲛ.</w:t>
            </w:r>
          </w:p>
        </w:tc>
      </w:tr>
      <w:tr w:rsidR="00233501" w14:paraId="4D062B04" w14:textId="77777777" w:rsidTr="00E76A2E">
        <w:trPr>
          <w:cantSplit/>
          <w:jc w:val="center"/>
        </w:trPr>
        <w:tc>
          <w:tcPr>
            <w:tcW w:w="288" w:type="dxa"/>
          </w:tcPr>
          <w:p w14:paraId="100E3F55" w14:textId="77777777" w:rsidR="00233501" w:rsidRDefault="00233501" w:rsidP="00E76A2E">
            <w:pPr>
              <w:pStyle w:val="CopticCross"/>
            </w:pPr>
          </w:p>
        </w:tc>
        <w:tc>
          <w:tcPr>
            <w:tcW w:w="3960" w:type="dxa"/>
          </w:tcPr>
          <w:p w14:paraId="0DA05947" w14:textId="77777777" w:rsidR="00233501" w:rsidRDefault="00233501" w:rsidP="00233501">
            <w:pPr>
              <w:pStyle w:val="EngHang"/>
            </w:pPr>
            <w:r>
              <w:t>Cyril says,</w:t>
            </w:r>
          </w:p>
          <w:p w14:paraId="5B8DB183" w14:textId="77777777" w:rsidR="00233501" w:rsidRDefault="00233501" w:rsidP="00233501">
            <w:pPr>
              <w:pStyle w:val="EngHang"/>
            </w:pPr>
            <w:r>
              <w:t>After His birth</w:t>
            </w:r>
          </w:p>
          <w:p w14:paraId="65DFDBAF" w14:textId="77777777" w:rsidR="00233501" w:rsidRDefault="00233501" w:rsidP="00233501">
            <w:pPr>
              <w:pStyle w:val="EngHang"/>
            </w:pPr>
            <w:r>
              <w:t>Her virginity</w:t>
            </w:r>
          </w:p>
          <w:p w14:paraId="57FBB465" w14:textId="77777777" w:rsidR="00233501" w:rsidRDefault="00233501" w:rsidP="00233501">
            <w:pPr>
              <w:pStyle w:val="EngHangEnd"/>
            </w:pPr>
            <w:r>
              <w:t>Was sealed.</w:t>
            </w:r>
          </w:p>
        </w:tc>
        <w:tc>
          <w:tcPr>
            <w:tcW w:w="288" w:type="dxa"/>
          </w:tcPr>
          <w:p w14:paraId="6E446F24" w14:textId="77777777" w:rsidR="00233501" w:rsidRDefault="00233501" w:rsidP="00E76A2E"/>
        </w:tc>
        <w:tc>
          <w:tcPr>
            <w:tcW w:w="288" w:type="dxa"/>
          </w:tcPr>
          <w:p w14:paraId="526899DC" w14:textId="77777777" w:rsidR="00233501" w:rsidRDefault="00233501" w:rsidP="00E76A2E">
            <w:pPr>
              <w:pStyle w:val="CopticCross"/>
            </w:pPr>
          </w:p>
        </w:tc>
        <w:tc>
          <w:tcPr>
            <w:tcW w:w="3960" w:type="dxa"/>
          </w:tcPr>
          <w:p w14:paraId="11E3686A" w14:textId="77777777" w:rsidR="00233501" w:rsidRDefault="00233501" w:rsidP="00233501">
            <w:pPr>
              <w:pStyle w:val="CopticVersemulti-line"/>
            </w:pPr>
            <w:r>
              <w:t>Ⲕⲩⲣⲓⲗⲗⲟⲥ ⲡⲉϫⲁϥ:</w:t>
            </w:r>
          </w:p>
          <w:p w14:paraId="5C2955AA" w14:textId="77777777" w:rsidR="00233501" w:rsidRDefault="00233501" w:rsidP="00233501">
            <w:pPr>
              <w:pStyle w:val="CopticVersemulti-line"/>
            </w:pPr>
            <w:r>
              <w:t>ⲙⲉⲛⲉⲛⲥⲁ ⲑ̀ⲣⲉⲥⲙⲓⲥⲓ:</w:t>
            </w:r>
          </w:p>
          <w:p w14:paraId="38C84C93" w14:textId="77777777" w:rsidR="00233501" w:rsidRDefault="00233501" w:rsidP="00233501">
            <w:pPr>
              <w:pStyle w:val="CopticVersemulti-line"/>
            </w:pPr>
            <w:r>
              <w:t>ⲉⲥⲟ̀ϩⲓ ⲉⲥϣⲟⲧⲉⲙ:</w:t>
            </w:r>
          </w:p>
          <w:p w14:paraId="772E79DE" w14:textId="77777777" w:rsidR="00233501" w:rsidRPr="005130A7" w:rsidRDefault="00233501" w:rsidP="00233501">
            <w:pPr>
              <w:pStyle w:val="CopticVerse"/>
            </w:pPr>
            <w:r>
              <w:t>ⲛ̀ϫⲉ ⲧⲉⲥⲡⲁⲣⲑⲉⲛⲓⲁ̀.</w:t>
            </w:r>
          </w:p>
        </w:tc>
      </w:tr>
      <w:tr w:rsidR="00233501" w14:paraId="58ACE620" w14:textId="77777777" w:rsidTr="00E76A2E">
        <w:trPr>
          <w:cantSplit/>
          <w:jc w:val="center"/>
        </w:trPr>
        <w:tc>
          <w:tcPr>
            <w:tcW w:w="288" w:type="dxa"/>
          </w:tcPr>
          <w:p w14:paraId="00AD0B8E" w14:textId="77777777" w:rsidR="00233501" w:rsidRDefault="00233501" w:rsidP="00E76A2E">
            <w:pPr>
              <w:pStyle w:val="CopticCross"/>
            </w:pPr>
            <w:r w:rsidRPr="00FB5ACB">
              <w:t>¿</w:t>
            </w:r>
          </w:p>
        </w:tc>
        <w:tc>
          <w:tcPr>
            <w:tcW w:w="3960" w:type="dxa"/>
          </w:tcPr>
          <w:p w14:paraId="09A0E490" w14:textId="77777777" w:rsidR="00233501" w:rsidRDefault="00233501" w:rsidP="00233501">
            <w:pPr>
              <w:pStyle w:val="EngHang"/>
            </w:pPr>
            <w:r>
              <w:t>The wise Luke,</w:t>
            </w:r>
          </w:p>
          <w:p w14:paraId="7C6D0E99" w14:textId="77777777" w:rsidR="00233501" w:rsidRDefault="00233501" w:rsidP="00233501">
            <w:pPr>
              <w:pStyle w:val="EngHang"/>
            </w:pPr>
            <w:r>
              <w:t>Likewise witnessed</w:t>
            </w:r>
          </w:p>
          <w:p w14:paraId="7ED60850" w14:textId="77777777" w:rsidR="00233501" w:rsidRDefault="00233501" w:rsidP="00233501">
            <w:pPr>
              <w:pStyle w:val="EngHang"/>
            </w:pPr>
            <w:r>
              <w:t>In the chapter</w:t>
            </w:r>
          </w:p>
          <w:p w14:paraId="7409EFE7" w14:textId="77777777" w:rsidR="00233501" w:rsidRDefault="00233501" w:rsidP="00233501">
            <w:pPr>
              <w:pStyle w:val="EngHangEnd"/>
            </w:pPr>
            <w:r>
              <w:t>Of his Gospel,</w:t>
            </w:r>
          </w:p>
        </w:tc>
        <w:tc>
          <w:tcPr>
            <w:tcW w:w="288" w:type="dxa"/>
          </w:tcPr>
          <w:p w14:paraId="3C456116" w14:textId="77777777" w:rsidR="00233501" w:rsidRDefault="00233501" w:rsidP="00E76A2E"/>
        </w:tc>
        <w:tc>
          <w:tcPr>
            <w:tcW w:w="288" w:type="dxa"/>
          </w:tcPr>
          <w:p w14:paraId="4CAA5FAF" w14:textId="77777777" w:rsidR="00233501" w:rsidRDefault="00233501" w:rsidP="00E76A2E">
            <w:pPr>
              <w:pStyle w:val="CopticCross"/>
            </w:pPr>
            <w:r w:rsidRPr="00FB5ACB">
              <w:t>¿</w:t>
            </w:r>
          </w:p>
        </w:tc>
        <w:tc>
          <w:tcPr>
            <w:tcW w:w="3960" w:type="dxa"/>
          </w:tcPr>
          <w:p w14:paraId="3F259C7C" w14:textId="77777777" w:rsidR="00233501" w:rsidRDefault="00233501" w:rsidP="00233501">
            <w:pPr>
              <w:pStyle w:val="CopticVersemulti-line"/>
            </w:pPr>
            <w:r>
              <w:t>Ⲗⲟⲩⲕⲁⲥ ⲡⲓⲥⲟⲫⲟⲥ:</w:t>
            </w:r>
          </w:p>
          <w:p w14:paraId="20F107B5" w14:textId="77777777" w:rsidR="00233501" w:rsidRDefault="00233501" w:rsidP="00233501">
            <w:pPr>
              <w:pStyle w:val="CopticVersemulti-line"/>
            </w:pPr>
            <w:r>
              <w:t>ⲁϥⲉⲣⲙⲉⲑⲣⲉ ⲙ̀ⲡⲁⲓⲣⲏϯ:</w:t>
            </w:r>
          </w:p>
          <w:p w14:paraId="59C1693E" w14:textId="77777777" w:rsidR="00233501" w:rsidRDefault="00233501" w:rsidP="00233501">
            <w:pPr>
              <w:pStyle w:val="CopticVersemulti-line"/>
            </w:pPr>
            <w:r>
              <w:t>ϧⲉⲛ ϯⲅ̀ⲛⲱⲥⲓⲥ:</w:t>
            </w:r>
          </w:p>
          <w:p w14:paraId="6BEF5C18" w14:textId="77777777" w:rsidR="00233501" w:rsidRPr="005130A7" w:rsidRDefault="00233501" w:rsidP="00233501">
            <w:pPr>
              <w:pStyle w:val="CopticVerse"/>
            </w:pPr>
            <w:r>
              <w:t>ⲙ̀ⲡⲉϥⲉ̀ⲩⲁ̀ⲅⲅⲉⲗⲓⲟⲛ.</w:t>
            </w:r>
          </w:p>
        </w:tc>
      </w:tr>
      <w:tr w:rsidR="00233501" w14:paraId="160F94A8" w14:textId="77777777" w:rsidTr="00E76A2E">
        <w:trPr>
          <w:cantSplit/>
          <w:jc w:val="center"/>
        </w:trPr>
        <w:tc>
          <w:tcPr>
            <w:tcW w:w="288" w:type="dxa"/>
          </w:tcPr>
          <w:p w14:paraId="7C05388E" w14:textId="77777777" w:rsidR="00233501" w:rsidRDefault="00233501" w:rsidP="00E76A2E">
            <w:pPr>
              <w:pStyle w:val="CopticCross"/>
            </w:pPr>
            <w:r w:rsidRPr="00FB5ACB">
              <w:t>¿</w:t>
            </w:r>
          </w:p>
        </w:tc>
        <w:tc>
          <w:tcPr>
            <w:tcW w:w="3960" w:type="dxa"/>
          </w:tcPr>
          <w:p w14:paraId="6F57A51B" w14:textId="77777777" w:rsidR="00233501" w:rsidRDefault="00233501" w:rsidP="00233501">
            <w:pPr>
              <w:pStyle w:val="EngHang"/>
            </w:pPr>
            <w:r>
              <w:t>Mary the Virgin</w:t>
            </w:r>
          </w:p>
          <w:p w14:paraId="1065F107" w14:textId="77777777" w:rsidR="00233501" w:rsidRDefault="00233501" w:rsidP="00233501">
            <w:pPr>
              <w:pStyle w:val="EngHang"/>
            </w:pPr>
            <w:r>
              <w:t>Was betrothed</w:t>
            </w:r>
          </w:p>
          <w:p w14:paraId="31DC4288" w14:textId="77777777" w:rsidR="00233501" w:rsidRDefault="00233501" w:rsidP="00233501">
            <w:pPr>
              <w:pStyle w:val="EngHang"/>
            </w:pPr>
            <w:r>
              <w:t>To a righteous man</w:t>
            </w:r>
          </w:p>
          <w:p w14:paraId="69F11C97" w14:textId="77777777" w:rsidR="00233501" w:rsidRDefault="00233501" w:rsidP="00233501">
            <w:pPr>
              <w:pStyle w:val="EngHangEnd"/>
            </w:pPr>
            <w:r>
              <w:t>Named Joseph.</w:t>
            </w:r>
          </w:p>
        </w:tc>
        <w:tc>
          <w:tcPr>
            <w:tcW w:w="288" w:type="dxa"/>
          </w:tcPr>
          <w:p w14:paraId="61E2CE1B" w14:textId="77777777" w:rsidR="00233501" w:rsidRDefault="00233501" w:rsidP="00E76A2E"/>
        </w:tc>
        <w:tc>
          <w:tcPr>
            <w:tcW w:w="288" w:type="dxa"/>
          </w:tcPr>
          <w:p w14:paraId="5509C84F" w14:textId="77777777" w:rsidR="00233501" w:rsidRDefault="00233501" w:rsidP="00E76A2E">
            <w:pPr>
              <w:pStyle w:val="CopticCross"/>
            </w:pPr>
            <w:r w:rsidRPr="00FB5ACB">
              <w:t>¿</w:t>
            </w:r>
          </w:p>
        </w:tc>
        <w:tc>
          <w:tcPr>
            <w:tcW w:w="3960" w:type="dxa"/>
          </w:tcPr>
          <w:p w14:paraId="73566B1E" w14:textId="77777777" w:rsidR="00233501" w:rsidRDefault="00233501" w:rsidP="00233501">
            <w:pPr>
              <w:pStyle w:val="CopticVersemulti-line"/>
            </w:pPr>
            <w:r>
              <w:t>Ⲙⲁⲣⲓⲁ ϯⲠⲁⲣⲑⲉⲛⲟⲥ:</w:t>
            </w:r>
          </w:p>
          <w:p w14:paraId="555857BB" w14:textId="77777777" w:rsidR="00233501" w:rsidRDefault="00233501" w:rsidP="00233501">
            <w:pPr>
              <w:pStyle w:val="CopticVersemulti-line"/>
            </w:pPr>
            <w:r>
              <w:t>ⲑⲏⲉ̀ⲧⲁⲩⲱⲡ ⲛ̀ⲥⲱⲥ:</w:t>
            </w:r>
          </w:p>
          <w:p w14:paraId="392A8843" w14:textId="77777777" w:rsidR="00233501" w:rsidRDefault="00233501" w:rsidP="00233501">
            <w:pPr>
              <w:pStyle w:val="CopticVersemulti-line"/>
            </w:pPr>
            <w:r>
              <w:t>ⲛ̀ⲟⲩⲣⲱⲙⲓ ⲛ̀ⲑ̀ⲙⲏⲓ:</w:t>
            </w:r>
          </w:p>
          <w:p w14:paraId="2FBA3853" w14:textId="77777777" w:rsidR="00233501" w:rsidRPr="005130A7" w:rsidRDefault="00233501" w:rsidP="00233501">
            <w:pPr>
              <w:pStyle w:val="CopticVerse"/>
            </w:pPr>
            <w:r>
              <w:t>ⲉ̀ⲡⲉⲫⲣⲁⲛ ⲡⲉ Ⲓⲱⲥⲉⲫ.</w:t>
            </w:r>
          </w:p>
        </w:tc>
      </w:tr>
      <w:tr w:rsidR="00233501" w14:paraId="349FCFF2" w14:textId="77777777" w:rsidTr="00E76A2E">
        <w:trPr>
          <w:cantSplit/>
          <w:jc w:val="center"/>
        </w:trPr>
        <w:tc>
          <w:tcPr>
            <w:tcW w:w="288" w:type="dxa"/>
          </w:tcPr>
          <w:p w14:paraId="6EC6B5F6" w14:textId="77777777" w:rsidR="00233501" w:rsidRDefault="00233501" w:rsidP="00E76A2E">
            <w:pPr>
              <w:pStyle w:val="CopticCross"/>
            </w:pPr>
          </w:p>
        </w:tc>
        <w:tc>
          <w:tcPr>
            <w:tcW w:w="3960" w:type="dxa"/>
          </w:tcPr>
          <w:p w14:paraId="583FA2C4" w14:textId="77777777" w:rsidR="00233501" w:rsidRDefault="00233501" w:rsidP="00233501">
            <w:pPr>
              <w:pStyle w:val="EngHang"/>
            </w:pPr>
            <w:r>
              <w:t>All generations</w:t>
            </w:r>
          </w:p>
          <w:p w14:paraId="1C54118C" w14:textId="77777777" w:rsidR="00233501" w:rsidRDefault="00233501" w:rsidP="00233501">
            <w:pPr>
              <w:pStyle w:val="EngHang"/>
            </w:pPr>
            <w:r>
              <w:t>Glorify</w:t>
            </w:r>
          </w:p>
          <w:p w14:paraId="6031E141" w14:textId="77777777" w:rsidR="00233501" w:rsidRDefault="00233501" w:rsidP="00233501">
            <w:pPr>
              <w:pStyle w:val="EngHang"/>
            </w:pPr>
            <w:r>
              <w:t>Mary the bride</w:t>
            </w:r>
          </w:p>
          <w:p w14:paraId="749B59B2" w14:textId="77777777" w:rsidR="00233501" w:rsidRDefault="00233501" w:rsidP="00233501">
            <w:pPr>
              <w:pStyle w:val="EngHangEnd"/>
            </w:pPr>
            <w:r>
              <w:t>And He Who was born of her.</w:t>
            </w:r>
          </w:p>
        </w:tc>
        <w:tc>
          <w:tcPr>
            <w:tcW w:w="288" w:type="dxa"/>
          </w:tcPr>
          <w:p w14:paraId="06CCEEC3" w14:textId="77777777" w:rsidR="00233501" w:rsidRDefault="00233501" w:rsidP="00E76A2E"/>
        </w:tc>
        <w:tc>
          <w:tcPr>
            <w:tcW w:w="288" w:type="dxa"/>
          </w:tcPr>
          <w:p w14:paraId="7EF0744B" w14:textId="77777777" w:rsidR="00233501" w:rsidRDefault="00233501" w:rsidP="00E76A2E">
            <w:pPr>
              <w:pStyle w:val="CopticCross"/>
            </w:pPr>
          </w:p>
        </w:tc>
        <w:tc>
          <w:tcPr>
            <w:tcW w:w="3960" w:type="dxa"/>
          </w:tcPr>
          <w:p w14:paraId="69AA700F" w14:textId="77777777" w:rsidR="00233501" w:rsidRDefault="00233501" w:rsidP="00233501">
            <w:pPr>
              <w:pStyle w:val="CopticVersemulti-line"/>
            </w:pPr>
            <w:r>
              <w:t>Ⲛⲓⲅⲉⲛⲉⲁ̀ ⲧⲉⲏⲣⲟⲩ:</w:t>
            </w:r>
          </w:p>
          <w:p w14:paraId="4A99D161" w14:textId="77777777" w:rsidR="00233501" w:rsidRDefault="00233501" w:rsidP="00233501">
            <w:pPr>
              <w:pStyle w:val="CopticVersemulti-line"/>
            </w:pPr>
            <w:r>
              <w:t>ⲥⲉⲉ̀ⲣⲙⲁⲕⲁⲡⲓⲍⲓⲛ:</w:t>
            </w:r>
          </w:p>
          <w:p w14:paraId="0A025F97" w14:textId="77777777" w:rsidR="00233501" w:rsidRDefault="00233501" w:rsidP="00233501">
            <w:pPr>
              <w:pStyle w:val="CopticVersemulti-line"/>
            </w:pPr>
            <w:r>
              <w:t>ⲛ̀ϯϣⲉⲗⲏⲧ Ⲙⲁⲣⲓⲁ:</w:t>
            </w:r>
          </w:p>
          <w:p w14:paraId="1819E62B" w14:textId="77777777" w:rsidR="00233501" w:rsidRPr="005130A7" w:rsidRDefault="00233501" w:rsidP="00233501">
            <w:pPr>
              <w:pStyle w:val="CopticVerse"/>
            </w:pPr>
            <w:r>
              <w:t>ⲛⲉⲙ ⲡⲓⲙⲓⲥⲓ ⲛ̀ϧⲏⲧⲥ.</w:t>
            </w:r>
          </w:p>
        </w:tc>
      </w:tr>
      <w:tr w:rsidR="00233501" w14:paraId="7F89FCE6" w14:textId="77777777" w:rsidTr="00E76A2E">
        <w:trPr>
          <w:cantSplit/>
          <w:jc w:val="center"/>
        </w:trPr>
        <w:tc>
          <w:tcPr>
            <w:tcW w:w="288" w:type="dxa"/>
          </w:tcPr>
          <w:p w14:paraId="71F945F6" w14:textId="77777777" w:rsidR="00233501" w:rsidRDefault="00233501" w:rsidP="00E76A2E">
            <w:pPr>
              <w:pStyle w:val="CopticCross"/>
            </w:pPr>
          </w:p>
        </w:tc>
        <w:tc>
          <w:tcPr>
            <w:tcW w:w="3960" w:type="dxa"/>
          </w:tcPr>
          <w:p w14:paraId="02FDE06A" w14:textId="77777777" w:rsidR="00233501" w:rsidRDefault="00233501" w:rsidP="00233501">
            <w:pPr>
              <w:pStyle w:val="EngHang"/>
            </w:pPr>
            <w:r>
              <w:t>You are blessed, O Christ,</w:t>
            </w:r>
          </w:p>
          <w:p w14:paraId="6096E14D" w14:textId="77777777" w:rsidR="00233501" w:rsidRDefault="00233501" w:rsidP="00233501">
            <w:pPr>
              <w:pStyle w:val="EngHang"/>
            </w:pPr>
            <w:r>
              <w:t>With Your Good Father</w:t>
            </w:r>
          </w:p>
          <w:p w14:paraId="174E39EB" w14:textId="77777777" w:rsidR="00233501" w:rsidRDefault="00233501" w:rsidP="00233501">
            <w:pPr>
              <w:pStyle w:val="EngHang"/>
            </w:pPr>
            <w:r>
              <w:t>And the Holy Spirit,</w:t>
            </w:r>
          </w:p>
          <w:p w14:paraId="2F10A8EA" w14:textId="77777777" w:rsidR="00233501" w:rsidRDefault="00233501" w:rsidP="00233501">
            <w:pPr>
              <w:pStyle w:val="EngHangEnd"/>
            </w:pPr>
            <w:r>
              <w:t xml:space="preserve">The </w:t>
            </w:r>
            <w:r w:rsidRPr="00233501">
              <w:t>Paraclete</w:t>
            </w:r>
            <w:r>
              <w:t>.</w:t>
            </w:r>
          </w:p>
        </w:tc>
        <w:tc>
          <w:tcPr>
            <w:tcW w:w="288" w:type="dxa"/>
          </w:tcPr>
          <w:p w14:paraId="2D2CE9DB" w14:textId="77777777" w:rsidR="00233501" w:rsidRDefault="00233501" w:rsidP="00E76A2E"/>
        </w:tc>
        <w:tc>
          <w:tcPr>
            <w:tcW w:w="288" w:type="dxa"/>
          </w:tcPr>
          <w:p w14:paraId="2F145006" w14:textId="77777777" w:rsidR="00233501" w:rsidRDefault="00233501" w:rsidP="00E76A2E">
            <w:pPr>
              <w:pStyle w:val="CopticCross"/>
            </w:pPr>
          </w:p>
        </w:tc>
        <w:tc>
          <w:tcPr>
            <w:tcW w:w="3960" w:type="dxa"/>
          </w:tcPr>
          <w:p w14:paraId="394ECB60" w14:textId="77777777" w:rsidR="00233501" w:rsidRDefault="00233501" w:rsidP="00233501">
            <w:pPr>
              <w:pStyle w:val="CopticVersemulti-line"/>
            </w:pPr>
            <w:r>
              <w:t>Ⲝⲙⲁⲣⲱⲟⲩⲧ ⲱ̀ Ⲡⲭ̄ⲥ̄:</w:t>
            </w:r>
          </w:p>
          <w:p w14:paraId="1EDCE982" w14:textId="77777777" w:rsidR="00233501" w:rsidRDefault="00233501" w:rsidP="00233501">
            <w:pPr>
              <w:pStyle w:val="CopticVersemulti-line"/>
            </w:pPr>
            <w:r>
              <w:t>ⲛⲉⲙ Ⲡⲉⲕⲓⲱⲧ ⲛ̀ⲁ̀ⲅⲁⲑⲟⲥ:</w:t>
            </w:r>
          </w:p>
          <w:p w14:paraId="1BF6EC95" w14:textId="77777777" w:rsidR="00233501" w:rsidRDefault="00233501" w:rsidP="00233501">
            <w:pPr>
              <w:pStyle w:val="CopticVersemulti-line"/>
            </w:pPr>
            <w:r>
              <w:t>ⲛⲉⲙ ⲡⲓⲠⲛⲉⲩⲙⲁ ⲉ̄ⲑ̄ⲩ̄:</w:t>
            </w:r>
          </w:p>
          <w:p w14:paraId="6ADEC720" w14:textId="77777777" w:rsidR="00233501" w:rsidRPr="005130A7" w:rsidRDefault="00233501" w:rsidP="00233501">
            <w:pPr>
              <w:pStyle w:val="CopticVerse"/>
            </w:pPr>
            <w:r>
              <w:t>ⲙ̀Ⲡⲁⲣⲁⲕⲗⲏⲧⲟⲛ.</w:t>
            </w:r>
          </w:p>
        </w:tc>
      </w:tr>
      <w:tr w:rsidR="00233501" w14:paraId="062F82A9" w14:textId="77777777" w:rsidTr="00E76A2E">
        <w:trPr>
          <w:cantSplit/>
          <w:jc w:val="center"/>
        </w:trPr>
        <w:tc>
          <w:tcPr>
            <w:tcW w:w="288" w:type="dxa"/>
          </w:tcPr>
          <w:p w14:paraId="6BB80182" w14:textId="77777777" w:rsidR="00233501" w:rsidRDefault="00233501" w:rsidP="00E76A2E">
            <w:pPr>
              <w:pStyle w:val="CopticCross"/>
            </w:pPr>
            <w:r w:rsidRPr="00FB5ACB">
              <w:lastRenderedPageBreak/>
              <w:t>¿</w:t>
            </w:r>
          </w:p>
        </w:tc>
        <w:tc>
          <w:tcPr>
            <w:tcW w:w="3960" w:type="dxa"/>
          </w:tcPr>
          <w:p w14:paraId="0D1EBF1B" w14:textId="77777777" w:rsidR="00233501" w:rsidRDefault="00233501" w:rsidP="00233501">
            <w:pPr>
              <w:pStyle w:val="EngHang"/>
            </w:pPr>
            <w:r>
              <w:t>One of the</w:t>
            </w:r>
          </w:p>
          <w:p w14:paraId="6F96316B" w14:textId="77777777" w:rsidR="00233501" w:rsidRDefault="00233501" w:rsidP="00233501">
            <w:pPr>
              <w:pStyle w:val="EngHang"/>
            </w:pPr>
            <w:r>
              <w:t>Holy Trinity</w:t>
            </w:r>
          </w:p>
          <w:p w14:paraId="6FF2C211" w14:textId="77777777" w:rsidR="00233501" w:rsidRDefault="00233501" w:rsidP="00233501">
            <w:pPr>
              <w:pStyle w:val="EngHang"/>
            </w:pPr>
            <w:r>
              <w:t>Was born of</w:t>
            </w:r>
          </w:p>
          <w:p w14:paraId="4F0BEB1B" w14:textId="77777777" w:rsidR="00233501" w:rsidRDefault="00233501" w:rsidP="00233501">
            <w:pPr>
              <w:pStyle w:val="EngHangEnd"/>
            </w:pPr>
            <w:r>
              <w:t>The virgin.</w:t>
            </w:r>
          </w:p>
        </w:tc>
        <w:tc>
          <w:tcPr>
            <w:tcW w:w="288" w:type="dxa"/>
          </w:tcPr>
          <w:p w14:paraId="17473810" w14:textId="77777777" w:rsidR="00233501" w:rsidRDefault="00233501" w:rsidP="00E76A2E"/>
        </w:tc>
        <w:tc>
          <w:tcPr>
            <w:tcW w:w="288" w:type="dxa"/>
          </w:tcPr>
          <w:p w14:paraId="223E7BB5" w14:textId="77777777" w:rsidR="00233501" w:rsidRDefault="00233501" w:rsidP="00E76A2E">
            <w:pPr>
              <w:pStyle w:val="CopticCross"/>
            </w:pPr>
            <w:r w:rsidRPr="00FB5ACB">
              <w:t>¿</w:t>
            </w:r>
          </w:p>
        </w:tc>
        <w:tc>
          <w:tcPr>
            <w:tcW w:w="3960" w:type="dxa"/>
          </w:tcPr>
          <w:p w14:paraId="521C8394" w14:textId="77777777" w:rsidR="00233501" w:rsidRDefault="00233501" w:rsidP="00233501">
            <w:pPr>
              <w:pStyle w:val="CopticVersemulti-line"/>
            </w:pPr>
            <w:r>
              <w:t>Ⲟⲩⲁⲓ ⲡⲉ ⲉ̀ⲃⲟⲗ:</w:t>
            </w:r>
          </w:p>
          <w:p w14:paraId="2AF0A0C7" w14:textId="77777777" w:rsidR="00233501" w:rsidRDefault="00233501" w:rsidP="00233501">
            <w:pPr>
              <w:pStyle w:val="CopticVersemulti-line"/>
            </w:pPr>
            <w:r>
              <w:t>ϧⲉⲛ ϯⲦⲣⲓⲁⲥ ⲉ̄ⲟ̄ⲩ̄:</w:t>
            </w:r>
          </w:p>
          <w:p w14:paraId="6C54CE3A" w14:textId="77777777" w:rsidR="00233501" w:rsidRDefault="00233501" w:rsidP="00233501">
            <w:pPr>
              <w:pStyle w:val="CopticVersemulti-line"/>
            </w:pPr>
            <w:r>
              <w:t>ⲁⲥⲙⲓⲭⲓ ⲙ̀ⲙⲟϥ:</w:t>
            </w:r>
          </w:p>
          <w:p w14:paraId="0C788268" w14:textId="77777777" w:rsidR="00233501" w:rsidRPr="005130A7" w:rsidRDefault="00233501" w:rsidP="00233501">
            <w:pPr>
              <w:pStyle w:val="CopticVerse"/>
            </w:pPr>
            <w:r>
              <w:t>ⲛ̀ϫⲉ ϯⲠⲁⲣⲑⲉⲛⲟⲥ.</w:t>
            </w:r>
          </w:p>
        </w:tc>
      </w:tr>
      <w:tr w:rsidR="00233501" w14:paraId="1658E1D6" w14:textId="77777777" w:rsidTr="00E76A2E">
        <w:trPr>
          <w:cantSplit/>
          <w:jc w:val="center"/>
        </w:trPr>
        <w:tc>
          <w:tcPr>
            <w:tcW w:w="288" w:type="dxa"/>
          </w:tcPr>
          <w:p w14:paraId="67B44DAE" w14:textId="77777777" w:rsidR="00233501" w:rsidRDefault="00233501" w:rsidP="00E76A2E">
            <w:pPr>
              <w:pStyle w:val="CopticCross"/>
            </w:pPr>
            <w:r w:rsidRPr="00FB5ACB">
              <w:t>¿</w:t>
            </w:r>
          </w:p>
        </w:tc>
        <w:tc>
          <w:tcPr>
            <w:tcW w:w="3960" w:type="dxa"/>
          </w:tcPr>
          <w:p w14:paraId="0B150693" w14:textId="77777777" w:rsidR="00233501" w:rsidRDefault="00233501" w:rsidP="00233501">
            <w:pPr>
              <w:pStyle w:val="EngHang"/>
            </w:pPr>
            <w:r>
              <w:t>The psalmist said,</w:t>
            </w:r>
          </w:p>
          <w:p w14:paraId="40A9DA44" w14:textId="77777777" w:rsidR="00233501" w:rsidRDefault="00233501" w:rsidP="00233501">
            <w:pPr>
              <w:pStyle w:val="EngHang"/>
            </w:pPr>
            <w:r>
              <w:t xml:space="preserve">“Before the </w:t>
            </w:r>
          </w:p>
          <w:p w14:paraId="4F274AA1" w14:textId="77777777" w:rsidR="00233501" w:rsidRDefault="00233501" w:rsidP="00233501">
            <w:pPr>
              <w:pStyle w:val="EngHang"/>
            </w:pPr>
            <w:r>
              <w:t>Morningstar,</w:t>
            </w:r>
          </w:p>
          <w:p w14:paraId="3166D9DB" w14:textId="77777777" w:rsidR="00233501" w:rsidRDefault="00233501" w:rsidP="00233501">
            <w:pPr>
              <w:pStyle w:val="EngHangEnd"/>
            </w:pPr>
            <w:r>
              <w:t>I have begotten You.”</w:t>
            </w:r>
          </w:p>
        </w:tc>
        <w:tc>
          <w:tcPr>
            <w:tcW w:w="288" w:type="dxa"/>
          </w:tcPr>
          <w:p w14:paraId="51C07874" w14:textId="77777777" w:rsidR="00233501" w:rsidRDefault="00233501" w:rsidP="00E76A2E"/>
        </w:tc>
        <w:tc>
          <w:tcPr>
            <w:tcW w:w="288" w:type="dxa"/>
          </w:tcPr>
          <w:p w14:paraId="5FD9E86F" w14:textId="77777777" w:rsidR="00233501" w:rsidRDefault="00233501" w:rsidP="00E76A2E">
            <w:pPr>
              <w:pStyle w:val="CopticCross"/>
            </w:pPr>
            <w:r w:rsidRPr="00FB5ACB">
              <w:t>¿</w:t>
            </w:r>
          </w:p>
        </w:tc>
        <w:tc>
          <w:tcPr>
            <w:tcW w:w="3960" w:type="dxa"/>
          </w:tcPr>
          <w:p w14:paraId="45B6D28D" w14:textId="77777777" w:rsidR="00233501" w:rsidRDefault="00233501" w:rsidP="00233501">
            <w:pPr>
              <w:pStyle w:val="CopticVersemulti-line"/>
            </w:pPr>
            <w:r>
              <w:t>Ⲡⲉϫⲉ ⲡⲓϩⲩⲙⲛⲟⲇⲟⲥ:</w:t>
            </w:r>
          </w:p>
          <w:p w14:paraId="11B8381A" w14:textId="77777777" w:rsidR="00233501" w:rsidRDefault="00233501" w:rsidP="00233501">
            <w:pPr>
              <w:pStyle w:val="CopticVersemulti-line"/>
            </w:pPr>
            <w:r>
              <w:t>ϧⲁϫⲱϥ ⲙ̀ⲡⲓⲥⲓⲟⲩ:</w:t>
            </w:r>
          </w:p>
          <w:p w14:paraId="634CFEDB" w14:textId="77777777" w:rsidR="00233501" w:rsidRDefault="00233501" w:rsidP="00233501">
            <w:pPr>
              <w:pStyle w:val="CopticVersemulti-line"/>
            </w:pPr>
            <w:r>
              <w:t>ⲛ̀ⲧⲉ ϩⲁⲛⲁ̀ⲧⲟⲟⲩⲓ̀:</w:t>
            </w:r>
          </w:p>
          <w:p w14:paraId="1BDA075B" w14:textId="77777777" w:rsidR="00233501" w:rsidRPr="005130A7" w:rsidRDefault="00233501" w:rsidP="00233501">
            <w:pPr>
              <w:pStyle w:val="CopticVerse"/>
            </w:pPr>
            <w:r>
              <w:t>ⲁ̀ⲛⲟⲕ ⲁⲓϫ̀ⲫⲟⲕ.</w:t>
            </w:r>
          </w:p>
        </w:tc>
      </w:tr>
      <w:tr w:rsidR="00233501" w14:paraId="7E18EA2C" w14:textId="77777777" w:rsidTr="00E76A2E">
        <w:trPr>
          <w:cantSplit/>
          <w:jc w:val="center"/>
        </w:trPr>
        <w:tc>
          <w:tcPr>
            <w:tcW w:w="288" w:type="dxa"/>
          </w:tcPr>
          <w:p w14:paraId="6ADC95EC" w14:textId="77777777" w:rsidR="00233501" w:rsidRDefault="00233501" w:rsidP="00E76A2E">
            <w:pPr>
              <w:pStyle w:val="CopticCross"/>
            </w:pPr>
          </w:p>
        </w:tc>
        <w:tc>
          <w:tcPr>
            <w:tcW w:w="3960" w:type="dxa"/>
          </w:tcPr>
          <w:p w14:paraId="2B706E01" w14:textId="77777777" w:rsidR="00233501" w:rsidRDefault="00233501" w:rsidP="00233501">
            <w:pPr>
              <w:pStyle w:val="EngHang"/>
            </w:pPr>
            <w:r>
              <w:t>O race of Adam,</w:t>
            </w:r>
          </w:p>
          <w:p w14:paraId="1338EC2A" w14:textId="77777777" w:rsidR="00233501" w:rsidRDefault="00233501" w:rsidP="00233501">
            <w:pPr>
              <w:pStyle w:val="EngHang"/>
            </w:pPr>
            <w:r>
              <w:t>Rejoice and be happy,</w:t>
            </w:r>
          </w:p>
          <w:p w14:paraId="09C8CBE5" w14:textId="77777777" w:rsidR="00233501" w:rsidRDefault="00233501" w:rsidP="00233501">
            <w:pPr>
              <w:pStyle w:val="EngHang"/>
            </w:pPr>
            <w:r>
              <w:t>With the Theotokos,</w:t>
            </w:r>
          </w:p>
          <w:p w14:paraId="7742D25A" w14:textId="77777777" w:rsidR="00233501" w:rsidRDefault="00233501" w:rsidP="00233501">
            <w:pPr>
              <w:pStyle w:val="EngHangEnd"/>
            </w:pPr>
            <w:r>
              <w:t>The daughter of Abraham.</w:t>
            </w:r>
          </w:p>
        </w:tc>
        <w:tc>
          <w:tcPr>
            <w:tcW w:w="288" w:type="dxa"/>
          </w:tcPr>
          <w:p w14:paraId="598CAF72" w14:textId="77777777" w:rsidR="00233501" w:rsidRDefault="00233501" w:rsidP="00E76A2E"/>
        </w:tc>
        <w:tc>
          <w:tcPr>
            <w:tcW w:w="288" w:type="dxa"/>
          </w:tcPr>
          <w:p w14:paraId="05337FDC" w14:textId="77777777" w:rsidR="00233501" w:rsidRDefault="00233501" w:rsidP="00E76A2E">
            <w:pPr>
              <w:pStyle w:val="CopticCross"/>
            </w:pPr>
          </w:p>
        </w:tc>
        <w:tc>
          <w:tcPr>
            <w:tcW w:w="3960" w:type="dxa"/>
          </w:tcPr>
          <w:p w14:paraId="23BCCD6D" w14:textId="77777777" w:rsidR="00233501" w:rsidRDefault="00233501" w:rsidP="00233501">
            <w:pPr>
              <w:pStyle w:val="CopticVersemulti-line"/>
            </w:pPr>
            <w:r>
              <w:t>Ⲣⲁϣⲓ ⲟⲩⲟϩ ⲑⲉⲗⲏⲗ:</w:t>
            </w:r>
          </w:p>
          <w:p w14:paraId="1D219269" w14:textId="77777777" w:rsidR="00233501" w:rsidRDefault="00233501" w:rsidP="00233501">
            <w:pPr>
              <w:pStyle w:val="CopticVersemulti-line"/>
            </w:pPr>
            <w:r>
              <w:t>ⲱ̀ ⲡ̀ⲅⲉⲛⲟⲥ ⲛ̀Ⲁⲇⲁⲙ:</w:t>
            </w:r>
          </w:p>
          <w:p w14:paraId="2BFA8862" w14:textId="77777777" w:rsidR="00233501" w:rsidRDefault="00233501" w:rsidP="00233501">
            <w:pPr>
              <w:pStyle w:val="CopticVersemulti-line"/>
            </w:pPr>
            <w:r>
              <w:t>ⲛⲉⲙ ϯⲑⲉⲟⲧⲟⲕⲟⲥ:</w:t>
            </w:r>
          </w:p>
          <w:p w14:paraId="454EE0F5" w14:textId="77777777" w:rsidR="00233501" w:rsidRPr="005130A7" w:rsidRDefault="00233501" w:rsidP="00233501">
            <w:pPr>
              <w:pStyle w:val="CopticVerse"/>
            </w:pPr>
            <w:r>
              <w:t>ⲧ̀ϣⲉⲣⲓ ⲛ̀Ⲁⲃⲣⲁⲁⲙ.</w:t>
            </w:r>
          </w:p>
        </w:tc>
      </w:tr>
      <w:tr w:rsidR="00233501" w14:paraId="30792206" w14:textId="77777777" w:rsidTr="00E76A2E">
        <w:trPr>
          <w:cantSplit/>
          <w:jc w:val="center"/>
        </w:trPr>
        <w:tc>
          <w:tcPr>
            <w:tcW w:w="288" w:type="dxa"/>
          </w:tcPr>
          <w:p w14:paraId="1CDC8BA7" w14:textId="77777777" w:rsidR="00233501" w:rsidRDefault="00233501" w:rsidP="00E76A2E">
            <w:pPr>
              <w:pStyle w:val="CopticCross"/>
            </w:pPr>
          </w:p>
        </w:tc>
        <w:tc>
          <w:tcPr>
            <w:tcW w:w="3960" w:type="dxa"/>
          </w:tcPr>
          <w:p w14:paraId="53E64E46" w14:textId="77777777" w:rsidR="00233501" w:rsidRDefault="00233501" w:rsidP="00233501">
            <w:pPr>
              <w:pStyle w:val="EngHang"/>
            </w:pPr>
            <w:r>
              <w:t>Severus the great</w:t>
            </w:r>
          </w:p>
          <w:p w14:paraId="4555ADA5" w14:textId="77777777" w:rsidR="00233501" w:rsidRDefault="00233501" w:rsidP="00233501">
            <w:pPr>
              <w:pStyle w:val="EngHang"/>
            </w:pPr>
            <w:r>
              <w:t>Patriarch</w:t>
            </w:r>
          </w:p>
          <w:p w14:paraId="02F36118" w14:textId="77777777" w:rsidR="00233501" w:rsidRDefault="00233501" w:rsidP="00233501">
            <w:pPr>
              <w:pStyle w:val="EngHang"/>
            </w:pPr>
            <w:r>
              <w:t>Of Antioch</w:t>
            </w:r>
          </w:p>
          <w:p w14:paraId="4DE09A81" w14:textId="77777777" w:rsidR="00233501" w:rsidRDefault="00233501" w:rsidP="00233501">
            <w:pPr>
              <w:pStyle w:val="EngHangEnd"/>
            </w:pPr>
            <w:r>
              <w:t>Likewise witnessed,</w:t>
            </w:r>
          </w:p>
        </w:tc>
        <w:tc>
          <w:tcPr>
            <w:tcW w:w="288" w:type="dxa"/>
          </w:tcPr>
          <w:p w14:paraId="3C9416F7" w14:textId="77777777" w:rsidR="00233501" w:rsidRDefault="00233501" w:rsidP="00E76A2E"/>
        </w:tc>
        <w:tc>
          <w:tcPr>
            <w:tcW w:w="288" w:type="dxa"/>
          </w:tcPr>
          <w:p w14:paraId="1841D2E1" w14:textId="77777777" w:rsidR="00233501" w:rsidRDefault="00233501" w:rsidP="00E76A2E">
            <w:pPr>
              <w:pStyle w:val="CopticCross"/>
            </w:pPr>
          </w:p>
        </w:tc>
        <w:tc>
          <w:tcPr>
            <w:tcW w:w="3960" w:type="dxa"/>
          </w:tcPr>
          <w:p w14:paraId="3043D0B7" w14:textId="77777777" w:rsidR="00233501" w:rsidRDefault="00233501" w:rsidP="00233501">
            <w:pPr>
              <w:pStyle w:val="CopticVersemulti-line"/>
            </w:pPr>
            <w:r>
              <w:t>Ⲥⲉⲩⲏ̀ⲣⲟⲥ ⲡⲓⲛⲓϣϯ:</w:t>
            </w:r>
          </w:p>
          <w:p w14:paraId="34AAC131" w14:textId="77777777" w:rsidR="00233501" w:rsidRDefault="00233501" w:rsidP="00233501">
            <w:pPr>
              <w:pStyle w:val="CopticVersemulti-line"/>
            </w:pPr>
            <w:r>
              <w:t>ⲟⲩⲟϩ ⲙ̀ⲡⲁⲧⲣⲓⲁⲣⲭⲏⲥ:</w:t>
            </w:r>
          </w:p>
          <w:p w14:paraId="15C23DEF" w14:textId="77777777" w:rsidR="00233501" w:rsidRDefault="00233501" w:rsidP="00233501">
            <w:pPr>
              <w:pStyle w:val="CopticVersemulti-line"/>
            </w:pPr>
            <w:r>
              <w:t>ⲛ̀ⲧⲉ Ⲁⲧⲓⲟⲭ̀ⲓⲁ:</w:t>
            </w:r>
          </w:p>
          <w:p w14:paraId="57CEB817" w14:textId="77777777" w:rsidR="00233501" w:rsidRPr="005130A7" w:rsidRDefault="00233501" w:rsidP="00233501">
            <w:pPr>
              <w:pStyle w:val="CopticVerse"/>
            </w:pPr>
            <w:r>
              <w:t>ⲁϥⲉⲣⲙⲉⲑⲣⲉ ⲙ̀ⲡⲁⲓⲣⲏϯ.</w:t>
            </w:r>
          </w:p>
        </w:tc>
      </w:tr>
      <w:tr w:rsidR="00233501" w14:paraId="3EE594F6" w14:textId="77777777" w:rsidTr="00E76A2E">
        <w:trPr>
          <w:cantSplit/>
          <w:jc w:val="center"/>
        </w:trPr>
        <w:tc>
          <w:tcPr>
            <w:tcW w:w="288" w:type="dxa"/>
          </w:tcPr>
          <w:p w14:paraId="321B0796" w14:textId="77777777" w:rsidR="00233501" w:rsidRDefault="00233501" w:rsidP="00E76A2E">
            <w:pPr>
              <w:pStyle w:val="CopticCross"/>
            </w:pPr>
            <w:r w:rsidRPr="00FB5ACB">
              <w:t>¿</w:t>
            </w:r>
          </w:p>
        </w:tc>
        <w:tc>
          <w:tcPr>
            <w:tcW w:w="3960" w:type="dxa"/>
          </w:tcPr>
          <w:p w14:paraId="51FEE34D" w14:textId="77777777" w:rsidR="00233501" w:rsidRDefault="00233501" w:rsidP="00233501">
            <w:pPr>
              <w:pStyle w:val="EngHang"/>
            </w:pPr>
            <w:r>
              <w:t>“Behold, God was born</w:t>
            </w:r>
          </w:p>
          <w:p w14:paraId="3A62EAB2" w14:textId="77777777" w:rsidR="00233501" w:rsidRDefault="00233501" w:rsidP="00233501">
            <w:pPr>
              <w:pStyle w:val="EngHang"/>
            </w:pPr>
            <w:r>
              <w:t>Of the holy Mary;</w:t>
            </w:r>
          </w:p>
          <w:p w14:paraId="7FD293D0" w14:textId="77777777" w:rsidR="00233501" w:rsidRDefault="00233501" w:rsidP="00233501">
            <w:pPr>
              <w:pStyle w:val="EngHang"/>
            </w:pPr>
            <w:r>
              <w:t>His Divinity parted not</w:t>
            </w:r>
          </w:p>
          <w:p w14:paraId="4C7D9B02" w14:textId="77777777" w:rsidR="00233501" w:rsidRPr="0078672A" w:rsidRDefault="00233501" w:rsidP="00233501">
            <w:pPr>
              <w:pStyle w:val="EngHangEnd"/>
            </w:pPr>
            <w:r>
              <w:t>From His Humanity.”</w:t>
            </w:r>
          </w:p>
        </w:tc>
        <w:tc>
          <w:tcPr>
            <w:tcW w:w="288" w:type="dxa"/>
          </w:tcPr>
          <w:p w14:paraId="09B06CBA" w14:textId="77777777" w:rsidR="00233501" w:rsidRDefault="00233501" w:rsidP="00E76A2E"/>
        </w:tc>
        <w:tc>
          <w:tcPr>
            <w:tcW w:w="288" w:type="dxa"/>
          </w:tcPr>
          <w:p w14:paraId="5047DC9B" w14:textId="77777777" w:rsidR="00233501" w:rsidRDefault="00233501" w:rsidP="00E76A2E">
            <w:pPr>
              <w:pStyle w:val="CopticCross"/>
            </w:pPr>
            <w:r w:rsidRPr="00FB5ACB">
              <w:t>¿</w:t>
            </w:r>
          </w:p>
        </w:tc>
        <w:tc>
          <w:tcPr>
            <w:tcW w:w="3960" w:type="dxa"/>
          </w:tcPr>
          <w:p w14:paraId="6FE7199F" w14:textId="77777777" w:rsidR="00233501" w:rsidRDefault="00233501" w:rsidP="00233501">
            <w:pPr>
              <w:pStyle w:val="CopticVersemulti-line"/>
            </w:pPr>
            <w:r>
              <w:t>Ⲧⲟⲧⲉ ⲁⲥⲙⲓⲥⲓ ⲙ̀ⲫϯ:</w:t>
            </w:r>
          </w:p>
          <w:p w14:paraId="0FCED782" w14:textId="77777777" w:rsidR="00233501" w:rsidRDefault="00233501" w:rsidP="00233501">
            <w:pPr>
              <w:pStyle w:val="CopticVersemulti-line"/>
            </w:pPr>
            <w:r>
              <w:t>ⲛ̀ϫⲉ ⲑⲏⲉ̄ⲟ̄ⲩ̄ Ⲙⲁⲣⲓⲁ:</w:t>
            </w:r>
          </w:p>
          <w:p w14:paraId="0D2E5BB0" w14:textId="77777777" w:rsidR="00233501" w:rsidRDefault="00233501" w:rsidP="00233501">
            <w:pPr>
              <w:pStyle w:val="CopticVersemulti-line"/>
            </w:pPr>
            <w:r>
              <w:t>ⲟⲩⲟϩ ⲙ̀ⲡⲉ ⲧⲉϥⲙⲉⲑⲛⲟⲩϯ:</w:t>
            </w:r>
          </w:p>
          <w:p w14:paraId="46803106" w14:textId="77777777" w:rsidR="00233501" w:rsidRPr="005130A7" w:rsidRDefault="00233501" w:rsidP="00233501">
            <w:pPr>
              <w:pStyle w:val="CopticVerse"/>
            </w:pPr>
            <w:r>
              <w:t>ⲫⲱⲣϫ ⲉ̀ⲧⲉϥⲙⲉⲧⲣⲱⲙⲓ.</w:t>
            </w:r>
          </w:p>
        </w:tc>
      </w:tr>
      <w:tr w:rsidR="00233501" w14:paraId="54D80C8B" w14:textId="77777777" w:rsidTr="00E76A2E">
        <w:trPr>
          <w:cantSplit/>
          <w:jc w:val="center"/>
        </w:trPr>
        <w:tc>
          <w:tcPr>
            <w:tcW w:w="288" w:type="dxa"/>
          </w:tcPr>
          <w:p w14:paraId="08907CC9" w14:textId="77777777" w:rsidR="00233501" w:rsidRDefault="00233501" w:rsidP="00E76A2E">
            <w:pPr>
              <w:pStyle w:val="CopticCross"/>
            </w:pPr>
            <w:r w:rsidRPr="00FB5ACB">
              <w:t>¿</w:t>
            </w:r>
          </w:p>
        </w:tc>
        <w:tc>
          <w:tcPr>
            <w:tcW w:w="3960" w:type="dxa"/>
          </w:tcPr>
          <w:p w14:paraId="2A0FCF36" w14:textId="77777777" w:rsidR="00233501" w:rsidRDefault="00233501" w:rsidP="00233501">
            <w:pPr>
              <w:pStyle w:val="EngHang"/>
            </w:pPr>
            <w:r>
              <w:t>Immanuel our god,</w:t>
            </w:r>
          </w:p>
          <w:p w14:paraId="3B8D1A31" w14:textId="77777777" w:rsidR="00233501" w:rsidRDefault="00233501" w:rsidP="00233501">
            <w:pPr>
              <w:pStyle w:val="EngHang"/>
            </w:pPr>
            <w:r>
              <w:t>The great and fearful</w:t>
            </w:r>
          </w:p>
          <w:p w14:paraId="2F329FE5" w14:textId="77777777" w:rsidR="00233501" w:rsidRDefault="00233501" w:rsidP="00233501">
            <w:pPr>
              <w:pStyle w:val="EngHang"/>
            </w:pPr>
            <w:r>
              <w:t>Was seen in</w:t>
            </w:r>
          </w:p>
          <w:p w14:paraId="442CE2B7" w14:textId="77777777" w:rsidR="00233501" w:rsidRDefault="00233501" w:rsidP="00233501">
            <w:pPr>
              <w:pStyle w:val="EngHangEnd"/>
            </w:pPr>
            <w:r>
              <w:t>The glory of His Divinity.</w:t>
            </w:r>
          </w:p>
        </w:tc>
        <w:tc>
          <w:tcPr>
            <w:tcW w:w="288" w:type="dxa"/>
          </w:tcPr>
          <w:p w14:paraId="09026E1C" w14:textId="77777777" w:rsidR="00233501" w:rsidRDefault="00233501" w:rsidP="00E76A2E"/>
        </w:tc>
        <w:tc>
          <w:tcPr>
            <w:tcW w:w="288" w:type="dxa"/>
          </w:tcPr>
          <w:p w14:paraId="3D46E3AA" w14:textId="77777777" w:rsidR="00233501" w:rsidRDefault="00233501" w:rsidP="00E76A2E">
            <w:pPr>
              <w:pStyle w:val="CopticCross"/>
            </w:pPr>
            <w:r w:rsidRPr="00FB5ACB">
              <w:t>¿</w:t>
            </w:r>
          </w:p>
        </w:tc>
        <w:tc>
          <w:tcPr>
            <w:tcW w:w="3960" w:type="dxa"/>
          </w:tcPr>
          <w:p w14:paraId="6398D323" w14:textId="77777777" w:rsidR="00233501" w:rsidRDefault="00233501" w:rsidP="00233501">
            <w:pPr>
              <w:pStyle w:val="CopticVersemulti-line"/>
            </w:pPr>
            <w:r>
              <w:t>Ⲩⲙⲙⲁⲛⲟⲩⲏⲗ ⲡⲉⲛⲚⲟⲩϯ:</w:t>
            </w:r>
          </w:p>
          <w:p w14:paraId="78E8D282" w14:textId="77777777" w:rsidR="00233501" w:rsidRDefault="00233501" w:rsidP="00233501">
            <w:pPr>
              <w:pStyle w:val="CopticVersemulti-line"/>
            </w:pPr>
            <w:r>
              <w:t>ⲡⲓⲛⲓϣϯ ⲉⲧⲟⲓ ⲛ̀ϩⲟϯ:</w:t>
            </w:r>
          </w:p>
          <w:p w14:paraId="16E0BB8B" w14:textId="77777777" w:rsidR="00233501" w:rsidRDefault="00233501" w:rsidP="00233501">
            <w:pPr>
              <w:pStyle w:val="CopticVersemulti-line"/>
            </w:pPr>
            <w:r>
              <w:t>ⲫⲏⲉ̀ⲑⲛⲁⲩ ⲉ̀ⲣⲟϥ:</w:t>
            </w:r>
          </w:p>
          <w:p w14:paraId="46876FC7" w14:textId="77777777" w:rsidR="00233501" w:rsidRPr="005130A7" w:rsidRDefault="00233501" w:rsidP="00233501">
            <w:pPr>
              <w:pStyle w:val="CopticVerse"/>
            </w:pPr>
            <w:r>
              <w:t>ⲡ̀ⲱ̀ⲟⲩ ⲛ̀ⲧⲉ ⲧⲉϥⲙⲉⲑⲛⲟⲩϯ.</w:t>
            </w:r>
          </w:p>
        </w:tc>
      </w:tr>
      <w:tr w:rsidR="00233501" w14:paraId="028E1891" w14:textId="77777777" w:rsidTr="00E76A2E">
        <w:trPr>
          <w:cantSplit/>
          <w:jc w:val="center"/>
        </w:trPr>
        <w:tc>
          <w:tcPr>
            <w:tcW w:w="288" w:type="dxa"/>
          </w:tcPr>
          <w:p w14:paraId="7F6615DF" w14:textId="77777777" w:rsidR="00233501" w:rsidRDefault="00233501" w:rsidP="00E76A2E">
            <w:pPr>
              <w:pStyle w:val="CopticCross"/>
            </w:pPr>
          </w:p>
        </w:tc>
        <w:tc>
          <w:tcPr>
            <w:tcW w:w="3960" w:type="dxa"/>
          </w:tcPr>
          <w:p w14:paraId="0A620300" w14:textId="77777777" w:rsidR="00233501" w:rsidRDefault="00233501" w:rsidP="00233501">
            <w:pPr>
              <w:pStyle w:val="EngHang"/>
            </w:pPr>
            <w:r>
              <w:t>God in truth,</w:t>
            </w:r>
          </w:p>
          <w:p w14:paraId="6D19DB8F" w14:textId="77777777" w:rsidR="00233501" w:rsidRDefault="00233501" w:rsidP="00233501">
            <w:pPr>
              <w:pStyle w:val="EngHang"/>
            </w:pPr>
            <w:r>
              <w:t>Was born and</w:t>
            </w:r>
          </w:p>
          <w:p w14:paraId="1408DE82" w14:textId="77777777" w:rsidR="00233501" w:rsidRDefault="00233501" w:rsidP="00233501">
            <w:pPr>
              <w:pStyle w:val="EngHang"/>
            </w:pPr>
            <w:r>
              <w:t>Came into the world</w:t>
            </w:r>
          </w:p>
          <w:p w14:paraId="334CE7E3" w14:textId="77777777" w:rsidR="00233501" w:rsidRDefault="00233501" w:rsidP="00233501">
            <w:pPr>
              <w:pStyle w:val="EngHangEnd"/>
            </w:pPr>
            <w:r>
              <w:t>Through His love for mankind.</w:t>
            </w:r>
          </w:p>
        </w:tc>
        <w:tc>
          <w:tcPr>
            <w:tcW w:w="288" w:type="dxa"/>
          </w:tcPr>
          <w:p w14:paraId="2868ADF5" w14:textId="77777777" w:rsidR="00233501" w:rsidRDefault="00233501" w:rsidP="00E76A2E"/>
        </w:tc>
        <w:tc>
          <w:tcPr>
            <w:tcW w:w="288" w:type="dxa"/>
          </w:tcPr>
          <w:p w14:paraId="52E65636" w14:textId="77777777" w:rsidR="00233501" w:rsidRDefault="00233501" w:rsidP="00E76A2E">
            <w:pPr>
              <w:pStyle w:val="CopticCross"/>
            </w:pPr>
          </w:p>
        </w:tc>
        <w:tc>
          <w:tcPr>
            <w:tcW w:w="3960" w:type="dxa"/>
          </w:tcPr>
          <w:p w14:paraId="69863706" w14:textId="77777777" w:rsidR="00233501" w:rsidRDefault="00233501" w:rsidP="00233501">
            <w:pPr>
              <w:pStyle w:val="CopticVersemulti-line"/>
            </w:pPr>
            <w:r>
              <w:t>Ⲫϯ ⲡⲓⲁ̀ⲗ̀ⲏⲑⲱⲥ:</w:t>
            </w:r>
          </w:p>
          <w:p w14:paraId="5CF9C01D" w14:textId="77777777" w:rsidR="00233501" w:rsidRDefault="00233501" w:rsidP="00233501">
            <w:pPr>
              <w:pStyle w:val="CopticVersemulti-line"/>
            </w:pPr>
            <w:r>
              <w:t>ⲫⲏⲉ̀ⲧⲁϥⲉⲣⲙⲓⲥⲓⲥ:</w:t>
            </w:r>
          </w:p>
          <w:p w14:paraId="744BF7B1" w14:textId="77777777" w:rsidR="00233501" w:rsidRDefault="00233501" w:rsidP="00233501">
            <w:pPr>
              <w:pStyle w:val="CopticVersemulti-line"/>
            </w:pPr>
            <w:r>
              <w:t>ⲁⲫ̀ⲓ ⲉ̀ⲡⲓⲕⲟⲥⲙⲟⲥ:</w:t>
            </w:r>
          </w:p>
          <w:p w14:paraId="216A355E" w14:textId="77777777" w:rsidR="00233501" w:rsidRPr="005130A7" w:rsidRDefault="00233501" w:rsidP="00233501">
            <w:pPr>
              <w:pStyle w:val="CopticVerse"/>
            </w:pPr>
            <w:r>
              <w:t>ϩⲓⲧⲉⲛ ⲧⲉϥⲙⲉⲧⲙⲁⲓⲣⲱⲙⲓ.</w:t>
            </w:r>
          </w:p>
        </w:tc>
      </w:tr>
      <w:tr w:rsidR="00233501" w14:paraId="58B600BF" w14:textId="77777777" w:rsidTr="00E76A2E">
        <w:trPr>
          <w:cantSplit/>
          <w:jc w:val="center"/>
        </w:trPr>
        <w:tc>
          <w:tcPr>
            <w:tcW w:w="288" w:type="dxa"/>
          </w:tcPr>
          <w:p w14:paraId="205115BF" w14:textId="77777777" w:rsidR="00233501" w:rsidRDefault="00233501" w:rsidP="00E76A2E">
            <w:pPr>
              <w:pStyle w:val="CopticCross"/>
            </w:pPr>
          </w:p>
        </w:tc>
        <w:tc>
          <w:tcPr>
            <w:tcW w:w="3960" w:type="dxa"/>
          </w:tcPr>
          <w:p w14:paraId="61BBF42A" w14:textId="77777777" w:rsidR="00233501" w:rsidRDefault="00233501" w:rsidP="00233501">
            <w:pPr>
              <w:pStyle w:val="EngHang"/>
            </w:pPr>
            <w:r>
              <w:t>Hail to Mary,</w:t>
            </w:r>
          </w:p>
          <w:p w14:paraId="0292CD72" w14:textId="77777777" w:rsidR="00233501" w:rsidRDefault="00233501" w:rsidP="00233501">
            <w:pPr>
              <w:pStyle w:val="EngHang"/>
            </w:pPr>
            <w:r>
              <w:t>A holy salutation.</w:t>
            </w:r>
          </w:p>
          <w:p w14:paraId="54E04E41" w14:textId="77777777" w:rsidR="00233501" w:rsidRDefault="00233501" w:rsidP="00233501">
            <w:pPr>
              <w:pStyle w:val="EngHang"/>
            </w:pPr>
            <w:r>
              <w:t>Hail to her who bore</w:t>
            </w:r>
          </w:p>
          <w:p w14:paraId="3C26E42A" w14:textId="77777777" w:rsidR="00233501" w:rsidRDefault="00233501" w:rsidP="00233501">
            <w:pPr>
              <w:pStyle w:val="EngHangEnd"/>
            </w:pPr>
            <w:r>
              <w:t>God the Logos,</w:t>
            </w:r>
          </w:p>
        </w:tc>
        <w:tc>
          <w:tcPr>
            <w:tcW w:w="288" w:type="dxa"/>
          </w:tcPr>
          <w:p w14:paraId="3B0BF3DA" w14:textId="77777777" w:rsidR="00233501" w:rsidRDefault="00233501" w:rsidP="00E76A2E"/>
        </w:tc>
        <w:tc>
          <w:tcPr>
            <w:tcW w:w="288" w:type="dxa"/>
          </w:tcPr>
          <w:p w14:paraId="5496CECE" w14:textId="77777777" w:rsidR="00233501" w:rsidRDefault="00233501" w:rsidP="00E76A2E">
            <w:pPr>
              <w:pStyle w:val="CopticCross"/>
            </w:pPr>
          </w:p>
        </w:tc>
        <w:tc>
          <w:tcPr>
            <w:tcW w:w="3960" w:type="dxa"/>
          </w:tcPr>
          <w:p w14:paraId="3888A228" w14:textId="77777777" w:rsidR="00233501" w:rsidRDefault="00233501" w:rsidP="00233501">
            <w:pPr>
              <w:pStyle w:val="CopticVersemulti-line"/>
            </w:pPr>
            <w:r>
              <w:t>Ⲭⲉⲣⲉ ⲛⲉ Ⲙⲁⲣⲓⲁ:</w:t>
            </w:r>
          </w:p>
          <w:p w14:paraId="6CC1B2E4" w14:textId="77777777" w:rsidR="00233501" w:rsidRDefault="00233501" w:rsidP="00233501">
            <w:pPr>
              <w:pStyle w:val="CopticVersemulti-line"/>
            </w:pPr>
            <w:r>
              <w:t>ϧⲉⲛ ⲟⲩⲭⲉⲣⲉ ϥ̀ⲟⲩⲁⲃ:</w:t>
            </w:r>
          </w:p>
          <w:p w14:paraId="5DF8D747" w14:textId="77777777" w:rsidR="00233501" w:rsidRDefault="00233501" w:rsidP="00233501">
            <w:pPr>
              <w:pStyle w:val="CopticVersemulti-line"/>
            </w:pPr>
            <w:r>
              <w:t>ⲭⲉⲣⲉ ⲑⲏⲉ̀ⲧⲁⲥⲙⲓⲥⲓ:</w:t>
            </w:r>
          </w:p>
          <w:p w14:paraId="2E67A1C6" w14:textId="77777777" w:rsidR="00233501" w:rsidRPr="005130A7" w:rsidRDefault="00233501" w:rsidP="00233501">
            <w:pPr>
              <w:pStyle w:val="CopticVerse"/>
            </w:pPr>
            <w:r>
              <w:t>ⲙ̀Ⲫϯ ⲡⲓⲖⲟⲅⲟⲥ.</w:t>
            </w:r>
          </w:p>
        </w:tc>
      </w:tr>
      <w:tr w:rsidR="00233501" w14:paraId="706D7D82" w14:textId="77777777" w:rsidTr="00E76A2E">
        <w:trPr>
          <w:cantSplit/>
          <w:jc w:val="center"/>
        </w:trPr>
        <w:tc>
          <w:tcPr>
            <w:tcW w:w="288" w:type="dxa"/>
          </w:tcPr>
          <w:p w14:paraId="594774BB" w14:textId="77777777" w:rsidR="00233501" w:rsidRPr="003209AF" w:rsidRDefault="00233501" w:rsidP="00E76A2E">
            <w:pPr>
              <w:pStyle w:val="CopticCross"/>
              <w:rPr>
                <w:b/>
              </w:rPr>
            </w:pPr>
            <w:r w:rsidRPr="00FB5ACB">
              <w:t>¿</w:t>
            </w:r>
          </w:p>
        </w:tc>
        <w:tc>
          <w:tcPr>
            <w:tcW w:w="3960" w:type="dxa"/>
          </w:tcPr>
          <w:p w14:paraId="2555FF81" w14:textId="77777777" w:rsidR="00233501" w:rsidRDefault="00233501" w:rsidP="00233501">
            <w:pPr>
              <w:pStyle w:val="EngHang"/>
            </w:pPr>
            <w:r>
              <w:t>The Saviour of the world,</w:t>
            </w:r>
          </w:p>
          <w:p w14:paraId="6F37BBF8" w14:textId="77777777" w:rsidR="00233501" w:rsidRDefault="00233501" w:rsidP="00233501">
            <w:pPr>
              <w:pStyle w:val="EngHang"/>
            </w:pPr>
            <w:r>
              <w:t>The Lord of everyone,</w:t>
            </w:r>
          </w:p>
          <w:p w14:paraId="48331D91" w14:textId="77777777" w:rsidR="00233501" w:rsidRDefault="00233501" w:rsidP="00233501">
            <w:pPr>
              <w:pStyle w:val="EngHang"/>
            </w:pPr>
            <w:r>
              <w:t>Jesus Christ our God,</w:t>
            </w:r>
          </w:p>
          <w:p w14:paraId="6C0222E8" w14:textId="77777777" w:rsidR="00233501" w:rsidRDefault="00233501" w:rsidP="00233501">
            <w:pPr>
              <w:pStyle w:val="EngHangEnd"/>
            </w:pPr>
            <w:r>
              <w:t>The Son of God in truth.</w:t>
            </w:r>
          </w:p>
        </w:tc>
        <w:tc>
          <w:tcPr>
            <w:tcW w:w="288" w:type="dxa"/>
          </w:tcPr>
          <w:p w14:paraId="29021951" w14:textId="77777777" w:rsidR="00233501" w:rsidRDefault="00233501" w:rsidP="00E76A2E"/>
        </w:tc>
        <w:tc>
          <w:tcPr>
            <w:tcW w:w="288" w:type="dxa"/>
          </w:tcPr>
          <w:p w14:paraId="5091F5CB" w14:textId="77777777" w:rsidR="00233501" w:rsidRDefault="00233501" w:rsidP="00E76A2E">
            <w:pPr>
              <w:pStyle w:val="CopticCross"/>
            </w:pPr>
            <w:r w:rsidRPr="00FB5ACB">
              <w:t>¿</w:t>
            </w:r>
          </w:p>
        </w:tc>
        <w:tc>
          <w:tcPr>
            <w:tcW w:w="3960" w:type="dxa"/>
          </w:tcPr>
          <w:p w14:paraId="0A8F3D86" w14:textId="77777777" w:rsidR="00233501" w:rsidRDefault="00233501" w:rsidP="00233501">
            <w:pPr>
              <w:pStyle w:val="CopticVersemulti-line"/>
            </w:pPr>
            <w:r>
              <w:t>Ⲯⲱⲧⲏⲣ ⲙ̀ⲡⲓⲕⲟⲥⲙⲟⲥ:</w:t>
            </w:r>
          </w:p>
          <w:p w14:paraId="3437E9D0" w14:textId="77777777" w:rsidR="00233501" w:rsidRDefault="00233501" w:rsidP="00233501">
            <w:pPr>
              <w:pStyle w:val="CopticVersemulti-line"/>
            </w:pPr>
            <w:r>
              <w:t>Ⲡⲟ̄ⲥ̄ ⲙ̀ⲡⲓⲉ̀ⲡ̀ⲧⲏⲣϥ:</w:t>
            </w:r>
          </w:p>
          <w:p w14:paraId="6011A9E0" w14:textId="77777777" w:rsidR="00233501" w:rsidRDefault="00233501" w:rsidP="00233501">
            <w:pPr>
              <w:pStyle w:val="CopticVersemulti-line"/>
            </w:pPr>
            <w:r>
              <w:t>Ⲓⲏ̄ⲥ̄ Ⲡⲭ̄ⲥ̄ ⲡⲉⲛⲚⲟⲩϯ:</w:t>
            </w:r>
          </w:p>
          <w:p w14:paraId="20AEE3FF" w14:textId="77777777" w:rsidR="00233501" w:rsidRPr="005130A7" w:rsidRDefault="00233501" w:rsidP="00233501">
            <w:pPr>
              <w:pStyle w:val="CopticVerse"/>
            </w:pPr>
            <w:r>
              <w:t>ⲙ̀Ϣⲏⲣⲓ ⲙ̀Ⲫϯ ⲙ̀ⲙⲏⲓ.</w:t>
            </w:r>
          </w:p>
        </w:tc>
      </w:tr>
      <w:tr w:rsidR="00233501" w14:paraId="3496F02E" w14:textId="77777777" w:rsidTr="00E76A2E">
        <w:trPr>
          <w:cantSplit/>
          <w:jc w:val="center"/>
        </w:trPr>
        <w:tc>
          <w:tcPr>
            <w:tcW w:w="288" w:type="dxa"/>
          </w:tcPr>
          <w:p w14:paraId="3374D632" w14:textId="77777777" w:rsidR="00233501" w:rsidRDefault="00233501" w:rsidP="00E76A2E">
            <w:pPr>
              <w:pStyle w:val="CopticCross"/>
            </w:pPr>
            <w:r w:rsidRPr="00FB5ACB">
              <w:t>¿</w:t>
            </w:r>
          </w:p>
        </w:tc>
        <w:tc>
          <w:tcPr>
            <w:tcW w:w="3960" w:type="dxa"/>
          </w:tcPr>
          <w:p w14:paraId="2449FA48" w14:textId="77777777" w:rsidR="00233501" w:rsidRDefault="00233501" w:rsidP="00233501">
            <w:pPr>
              <w:pStyle w:val="EngHang"/>
            </w:pPr>
            <w:r>
              <w:t>Blessed are you</w:t>
            </w:r>
          </w:p>
          <w:p w14:paraId="451365E3" w14:textId="77777777" w:rsidR="00233501" w:rsidRDefault="00233501" w:rsidP="00233501">
            <w:pPr>
              <w:pStyle w:val="EngHang"/>
            </w:pPr>
            <w:r>
              <w:t>O Mary the Virgin,</w:t>
            </w:r>
          </w:p>
          <w:p w14:paraId="1438851E" w14:textId="77777777" w:rsidR="00233501" w:rsidRDefault="00233501" w:rsidP="00233501">
            <w:pPr>
              <w:pStyle w:val="EngHang"/>
            </w:pPr>
            <w:r>
              <w:t>For you bore to us</w:t>
            </w:r>
          </w:p>
          <w:p w14:paraId="57578698" w14:textId="77777777" w:rsidR="00233501" w:rsidRDefault="00233501" w:rsidP="00233501">
            <w:pPr>
              <w:pStyle w:val="EngHangEnd"/>
            </w:pPr>
            <w:r>
              <w:t>God the Logos.</w:t>
            </w:r>
          </w:p>
        </w:tc>
        <w:tc>
          <w:tcPr>
            <w:tcW w:w="288" w:type="dxa"/>
          </w:tcPr>
          <w:p w14:paraId="53D365FC" w14:textId="77777777" w:rsidR="00233501" w:rsidRDefault="00233501" w:rsidP="00E76A2E"/>
        </w:tc>
        <w:tc>
          <w:tcPr>
            <w:tcW w:w="288" w:type="dxa"/>
          </w:tcPr>
          <w:p w14:paraId="6FFC5C8B" w14:textId="77777777" w:rsidR="00233501" w:rsidRDefault="00233501" w:rsidP="00E76A2E">
            <w:pPr>
              <w:pStyle w:val="CopticCross"/>
            </w:pPr>
            <w:r w:rsidRPr="00FB5ACB">
              <w:t>¿</w:t>
            </w:r>
          </w:p>
        </w:tc>
        <w:tc>
          <w:tcPr>
            <w:tcW w:w="3960" w:type="dxa"/>
          </w:tcPr>
          <w:p w14:paraId="3F774532" w14:textId="77777777" w:rsidR="00233501" w:rsidRDefault="00233501" w:rsidP="00233501">
            <w:pPr>
              <w:pStyle w:val="CopticVersemulti-line"/>
            </w:pPr>
            <w:r>
              <w:t>Ⲱⲟⲩⲛⲁⲓϯ ⲛ̀ⲑⲟ:</w:t>
            </w:r>
          </w:p>
          <w:p w14:paraId="5DA65D03" w14:textId="77777777" w:rsidR="00233501" w:rsidRDefault="00233501" w:rsidP="00233501">
            <w:pPr>
              <w:pStyle w:val="CopticVersemulti-line"/>
            </w:pPr>
            <w:r>
              <w:t>Ⲙⲁⲣⲓⲁ ϯⲠⲁⲣⲑⲉⲛⲟⲥ:</w:t>
            </w:r>
          </w:p>
          <w:p w14:paraId="524B31BA" w14:textId="77777777" w:rsidR="00233501" w:rsidRDefault="00233501" w:rsidP="00233501">
            <w:pPr>
              <w:pStyle w:val="CopticVersemulti-line"/>
            </w:pPr>
            <w:r>
              <w:t>ϫⲉ ⲁ̀ⲣⲉⲙⲓⲥⲓ ⲛⲁⲛ:</w:t>
            </w:r>
          </w:p>
          <w:p w14:paraId="29BF8D28" w14:textId="77777777" w:rsidR="00233501" w:rsidRPr="005130A7" w:rsidRDefault="00233501" w:rsidP="00233501">
            <w:pPr>
              <w:pStyle w:val="CopticVerse"/>
            </w:pPr>
            <w:r>
              <w:t>ⲙ̀Ⲫϯ ⲡⲓⲖⲟⲅⲟⲥ.</w:t>
            </w:r>
          </w:p>
        </w:tc>
      </w:tr>
      <w:tr w:rsidR="00233501" w14:paraId="2DEF2A10" w14:textId="77777777" w:rsidTr="00E76A2E">
        <w:trPr>
          <w:cantSplit/>
          <w:jc w:val="center"/>
        </w:trPr>
        <w:tc>
          <w:tcPr>
            <w:tcW w:w="288" w:type="dxa"/>
          </w:tcPr>
          <w:p w14:paraId="1D88D47A" w14:textId="77777777" w:rsidR="00233501" w:rsidRPr="00FB5ACB" w:rsidRDefault="00233501" w:rsidP="00E76A2E">
            <w:pPr>
              <w:pStyle w:val="CopticCross"/>
            </w:pPr>
          </w:p>
        </w:tc>
        <w:tc>
          <w:tcPr>
            <w:tcW w:w="3960" w:type="dxa"/>
          </w:tcPr>
          <w:p w14:paraId="254C15E7" w14:textId="77777777" w:rsidR="00233501" w:rsidRDefault="00233501" w:rsidP="00233501">
            <w:pPr>
              <w:pStyle w:val="EngHang"/>
            </w:pPr>
            <w:r>
              <w:t>The day of Nativity</w:t>
            </w:r>
          </w:p>
          <w:p w14:paraId="72F100A1" w14:textId="77777777" w:rsidR="00233501" w:rsidRDefault="00233501" w:rsidP="00233501">
            <w:pPr>
              <w:pStyle w:val="EngHang"/>
            </w:pPr>
            <w:r>
              <w:t>is the twenty-ninth of Koiahk</w:t>
            </w:r>
          </w:p>
          <w:p w14:paraId="22B205CB" w14:textId="77777777" w:rsidR="00233501" w:rsidRDefault="00233501" w:rsidP="00233501">
            <w:pPr>
              <w:pStyle w:val="EngHang"/>
            </w:pPr>
            <w:r>
              <w:t>And on leap years,</w:t>
            </w:r>
          </w:p>
          <w:p w14:paraId="22950667" w14:textId="77777777" w:rsidR="00233501" w:rsidRDefault="00233501" w:rsidP="00233501">
            <w:pPr>
              <w:pStyle w:val="EngHangEnd"/>
            </w:pPr>
            <w:r>
              <w:t>The twenty-Eighth.</w:t>
            </w:r>
            <w:r>
              <w:rPr>
                <w:rStyle w:val="FootnoteReference"/>
              </w:rPr>
              <w:footnoteReference w:id="951"/>
            </w:r>
          </w:p>
        </w:tc>
        <w:tc>
          <w:tcPr>
            <w:tcW w:w="288" w:type="dxa"/>
          </w:tcPr>
          <w:p w14:paraId="4A236619" w14:textId="77777777" w:rsidR="00233501" w:rsidRDefault="00233501" w:rsidP="00E76A2E"/>
        </w:tc>
        <w:tc>
          <w:tcPr>
            <w:tcW w:w="288" w:type="dxa"/>
          </w:tcPr>
          <w:p w14:paraId="4B10AE44" w14:textId="77777777" w:rsidR="00233501" w:rsidRPr="00FB5ACB" w:rsidRDefault="00233501" w:rsidP="00E76A2E">
            <w:pPr>
              <w:pStyle w:val="CopticCross"/>
            </w:pPr>
          </w:p>
        </w:tc>
        <w:tc>
          <w:tcPr>
            <w:tcW w:w="3960" w:type="dxa"/>
          </w:tcPr>
          <w:p w14:paraId="59FA30BB" w14:textId="77777777" w:rsidR="00233501" w:rsidRDefault="00233501" w:rsidP="00233501">
            <w:pPr>
              <w:pStyle w:val="CopticVersemulti-line"/>
            </w:pPr>
            <w:r>
              <w:t>Ϣⲱⲣⲡ ⲙ̀ⲡ̀ϫⲓⲛⲙⲓⲥⲓ:</w:t>
            </w:r>
          </w:p>
          <w:p w14:paraId="6E2C6174" w14:textId="77777777" w:rsidR="00233501" w:rsidRDefault="00233501" w:rsidP="00233501">
            <w:pPr>
              <w:pStyle w:val="CopticVersemulti-line"/>
            </w:pPr>
            <w:r>
              <w:t>ϫⲟⲩⲧ ⲯⲓⲧ ⲛ̀Ⲭⲓⲁⲕ:</w:t>
            </w:r>
          </w:p>
          <w:p w14:paraId="37A39215" w14:textId="77777777" w:rsidR="00233501" w:rsidRDefault="00233501" w:rsidP="00233501">
            <w:pPr>
              <w:pStyle w:val="CopticVersemulti-line"/>
            </w:pPr>
            <w:r>
              <w:t>ϧⲉⲛ ϯⲣⲟⲙⲡⲓ ⲛ̀ⲕⲉⲡⲓⲥ:</w:t>
            </w:r>
          </w:p>
          <w:p w14:paraId="1927FBAF" w14:textId="77777777" w:rsidR="00233501" w:rsidRPr="005130A7" w:rsidRDefault="00233501" w:rsidP="00233501">
            <w:pPr>
              <w:pStyle w:val="CopticVerse"/>
            </w:pPr>
            <w:r>
              <w:t>ϫⲟⲩⲧ ϣ̀ⲙⲏⲛ ⲛ̀ⲉ̀ϩⲟⲟⲩ.</w:t>
            </w:r>
          </w:p>
        </w:tc>
      </w:tr>
      <w:tr w:rsidR="00233501" w14:paraId="5BBB9F89" w14:textId="77777777" w:rsidTr="00E76A2E">
        <w:trPr>
          <w:cantSplit/>
          <w:jc w:val="center"/>
        </w:trPr>
        <w:tc>
          <w:tcPr>
            <w:tcW w:w="288" w:type="dxa"/>
          </w:tcPr>
          <w:p w14:paraId="4B2D7836" w14:textId="77777777" w:rsidR="00233501" w:rsidRPr="00FB5ACB" w:rsidRDefault="00233501" w:rsidP="00E76A2E">
            <w:pPr>
              <w:pStyle w:val="CopticCross"/>
            </w:pPr>
          </w:p>
        </w:tc>
        <w:tc>
          <w:tcPr>
            <w:tcW w:w="3960" w:type="dxa"/>
          </w:tcPr>
          <w:p w14:paraId="2A6985A3" w14:textId="77777777" w:rsidR="00233501" w:rsidRDefault="00233501" w:rsidP="00233501">
            <w:pPr>
              <w:pStyle w:val="EngHang"/>
            </w:pPr>
            <w:r>
              <w:t>Your name, O Mary,</w:t>
            </w:r>
          </w:p>
          <w:p w14:paraId="2D3885C6" w14:textId="77777777" w:rsidR="00233501" w:rsidRDefault="00233501" w:rsidP="00233501">
            <w:pPr>
              <w:pStyle w:val="EngHang"/>
            </w:pPr>
            <w:r>
              <w:t>Is truly Holy,</w:t>
            </w:r>
          </w:p>
          <w:p w14:paraId="6C70C250" w14:textId="77777777" w:rsidR="00233501" w:rsidRDefault="00233501" w:rsidP="00233501">
            <w:pPr>
              <w:pStyle w:val="EngHang"/>
            </w:pPr>
            <w:r>
              <w:t>As is He Whom you bore</w:t>
            </w:r>
          </w:p>
          <w:p w14:paraId="3CDB588B" w14:textId="77777777" w:rsidR="00233501" w:rsidRDefault="00233501" w:rsidP="00233501">
            <w:pPr>
              <w:pStyle w:val="EngHangEnd"/>
            </w:pPr>
            <w:r>
              <w:t>To save us,</w:t>
            </w:r>
          </w:p>
        </w:tc>
        <w:tc>
          <w:tcPr>
            <w:tcW w:w="288" w:type="dxa"/>
          </w:tcPr>
          <w:p w14:paraId="45E0B279" w14:textId="77777777" w:rsidR="00233501" w:rsidRDefault="00233501" w:rsidP="00E76A2E"/>
        </w:tc>
        <w:tc>
          <w:tcPr>
            <w:tcW w:w="288" w:type="dxa"/>
          </w:tcPr>
          <w:p w14:paraId="582BADF6" w14:textId="77777777" w:rsidR="00233501" w:rsidRPr="00FB5ACB" w:rsidRDefault="00233501" w:rsidP="00E76A2E">
            <w:pPr>
              <w:pStyle w:val="CopticCross"/>
            </w:pPr>
          </w:p>
        </w:tc>
        <w:tc>
          <w:tcPr>
            <w:tcW w:w="3960" w:type="dxa"/>
          </w:tcPr>
          <w:p w14:paraId="1EBDA6B0" w14:textId="77777777" w:rsidR="00233501" w:rsidRDefault="00233501" w:rsidP="00233501">
            <w:pPr>
              <w:pStyle w:val="CopticVersemulti-line"/>
            </w:pPr>
            <w:r>
              <w:t>Ϥⲟⲩⲁⲃ ⲁ̀ⲗⲏⲑⲱⲥ:</w:t>
            </w:r>
          </w:p>
          <w:p w14:paraId="6CB06C20" w14:textId="77777777" w:rsidR="00233501" w:rsidRDefault="00233501" w:rsidP="00233501">
            <w:pPr>
              <w:pStyle w:val="CopticVersemulti-line"/>
            </w:pPr>
            <w:r>
              <w:t>ⲛ̀ϫⲉ ⲫ̀ⲣⲁⲛ ⲙ̀Ⲙⲁⲣⲓⲁ:</w:t>
            </w:r>
          </w:p>
          <w:p w14:paraId="4730FEB0" w14:textId="77777777" w:rsidR="00233501" w:rsidRDefault="00233501" w:rsidP="00233501">
            <w:pPr>
              <w:pStyle w:val="CopticVersemulti-line"/>
            </w:pPr>
            <w:r>
              <w:t>ⲛⲉⲙ ⲫⲏⲉ̀ⲧⲁⲩⲙⲁⲥϥ:</w:t>
            </w:r>
          </w:p>
          <w:p w14:paraId="3DA7718A" w14:textId="77777777" w:rsidR="00233501" w:rsidRPr="005130A7" w:rsidRDefault="00233501" w:rsidP="00233501">
            <w:pPr>
              <w:pStyle w:val="CopticVerse"/>
            </w:pPr>
            <w:r>
              <w:t>ϣⲁ ⲛ̀ⲧⲉⲫⲥⲱϯ ⲙ̀ⲙⲟⲛ.</w:t>
            </w:r>
          </w:p>
        </w:tc>
      </w:tr>
      <w:tr w:rsidR="00DB1B7F" w14:paraId="2CE9BE9F" w14:textId="77777777" w:rsidTr="00E76A2E">
        <w:trPr>
          <w:cantSplit/>
          <w:jc w:val="center"/>
        </w:trPr>
        <w:tc>
          <w:tcPr>
            <w:tcW w:w="288" w:type="dxa"/>
          </w:tcPr>
          <w:p w14:paraId="47E433E5" w14:textId="77777777" w:rsidR="00DB1B7F" w:rsidRDefault="00DB1B7F" w:rsidP="00E76A2E">
            <w:pPr>
              <w:pStyle w:val="CopticCross"/>
            </w:pPr>
            <w:r w:rsidRPr="00FB5ACB">
              <w:lastRenderedPageBreak/>
              <w:t>¿</w:t>
            </w:r>
          </w:p>
        </w:tc>
        <w:tc>
          <w:tcPr>
            <w:tcW w:w="3960" w:type="dxa"/>
          </w:tcPr>
          <w:p w14:paraId="18A7ABF7" w14:textId="77777777" w:rsidR="00DB1B7F" w:rsidRDefault="00DB1B7F" w:rsidP="00233501">
            <w:pPr>
              <w:pStyle w:val="EngHang"/>
            </w:pPr>
            <w:r>
              <w:t>In the city</w:t>
            </w:r>
          </w:p>
          <w:p w14:paraId="737CD90D" w14:textId="77777777" w:rsidR="00DB1B7F" w:rsidRDefault="00DB1B7F" w:rsidP="00233501">
            <w:pPr>
              <w:pStyle w:val="EngHang"/>
            </w:pPr>
            <w:r>
              <w:t>Of Bethlehem</w:t>
            </w:r>
          </w:p>
          <w:p w14:paraId="179FBC04" w14:textId="77777777" w:rsidR="00DB1B7F" w:rsidRDefault="00DB1B7F" w:rsidP="00233501">
            <w:pPr>
              <w:pStyle w:val="EngHang"/>
            </w:pPr>
            <w:r>
              <w:t>The holy city</w:t>
            </w:r>
          </w:p>
          <w:p w14:paraId="65FC9555" w14:textId="77777777" w:rsidR="00DB1B7F" w:rsidRDefault="00DB1B7F" w:rsidP="00233501">
            <w:pPr>
              <w:pStyle w:val="EngHangEnd"/>
            </w:pPr>
            <w:r>
              <w:t>Of His father David.</w:t>
            </w:r>
          </w:p>
        </w:tc>
        <w:tc>
          <w:tcPr>
            <w:tcW w:w="288" w:type="dxa"/>
          </w:tcPr>
          <w:p w14:paraId="25F9BA58" w14:textId="77777777" w:rsidR="00DB1B7F" w:rsidRDefault="00DB1B7F" w:rsidP="00E76A2E">
            <w:pPr>
              <w:pStyle w:val="CopticCross"/>
            </w:pPr>
            <w:r w:rsidRPr="00FB5ACB">
              <w:t>¿</w:t>
            </w:r>
          </w:p>
        </w:tc>
        <w:tc>
          <w:tcPr>
            <w:tcW w:w="288" w:type="dxa"/>
          </w:tcPr>
          <w:p w14:paraId="786E7AFC" w14:textId="77777777" w:rsidR="00DB1B7F" w:rsidRPr="00FB5ACB" w:rsidRDefault="00DB1B7F" w:rsidP="00E76A2E">
            <w:pPr>
              <w:pStyle w:val="CopticCross"/>
            </w:pPr>
          </w:p>
        </w:tc>
        <w:tc>
          <w:tcPr>
            <w:tcW w:w="3960" w:type="dxa"/>
          </w:tcPr>
          <w:p w14:paraId="41711E84" w14:textId="77777777" w:rsidR="00DB1B7F" w:rsidRDefault="00DB1B7F" w:rsidP="00233501">
            <w:pPr>
              <w:pStyle w:val="CopticVersemulti-line"/>
            </w:pPr>
            <w:r>
              <w:t>Ϧⲉⲛ ⲡⲓⲥ̀ⲡⲉⲗⲥⲟⲛ:</w:t>
            </w:r>
          </w:p>
          <w:p w14:paraId="2BAC894B" w14:textId="77777777" w:rsidR="00DB1B7F" w:rsidRDefault="00DB1B7F" w:rsidP="00233501">
            <w:pPr>
              <w:pStyle w:val="CopticVersemulti-line"/>
            </w:pPr>
            <w:r>
              <w:t>ⲉ̀ⲧⲉ Ⲃⲏⲑⲗⲉⲉⲙ:</w:t>
            </w:r>
          </w:p>
          <w:p w14:paraId="151BC5D6" w14:textId="77777777" w:rsidR="00DB1B7F" w:rsidRDefault="00DB1B7F" w:rsidP="00233501">
            <w:pPr>
              <w:pStyle w:val="CopticVersemulti-line"/>
            </w:pPr>
            <w:r>
              <w:t>ϯⲃⲁⲕⲓ ⲉ̄ⲑ̄ⲩ̄:</w:t>
            </w:r>
          </w:p>
          <w:p w14:paraId="65815012" w14:textId="77777777" w:rsidR="00DB1B7F" w:rsidRPr="005130A7" w:rsidRDefault="00DB1B7F" w:rsidP="00233501">
            <w:pPr>
              <w:pStyle w:val="CopticVerse"/>
            </w:pPr>
            <w:r>
              <w:t>ⲛ̀ⲧⲉ ⲡⲉϥⲓⲱⲧ Ⲇⲁⲩⲓⲇ.</w:t>
            </w:r>
          </w:p>
        </w:tc>
      </w:tr>
      <w:tr w:rsidR="00DB1B7F" w14:paraId="42A77369" w14:textId="77777777" w:rsidTr="00E76A2E">
        <w:trPr>
          <w:cantSplit/>
          <w:jc w:val="center"/>
        </w:trPr>
        <w:tc>
          <w:tcPr>
            <w:tcW w:w="288" w:type="dxa"/>
          </w:tcPr>
          <w:p w14:paraId="1E42ABD0" w14:textId="77777777" w:rsidR="00DB1B7F" w:rsidRDefault="00DB1B7F" w:rsidP="00E76A2E">
            <w:pPr>
              <w:pStyle w:val="CopticCross"/>
            </w:pPr>
            <w:r w:rsidRPr="00FB5ACB">
              <w:t>¿</w:t>
            </w:r>
          </w:p>
        </w:tc>
        <w:tc>
          <w:tcPr>
            <w:tcW w:w="3960" w:type="dxa"/>
          </w:tcPr>
          <w:p w14:paraId="7EC5FA10" w14:textId="77777777" w:rsidR="00DB1B7F" w:rsidRDefault="00DB1B7F" w:rsidP="00233501">
            <w:pPr>
              <w:pStyle w:val="EngHang"/>
            </w:pPr>
            <w:r>
              <w:t>That the prophesy</w:t>
            </w:r>
          </w:p>
          <w:p w14:paraId="0C173E2A" w14:textId="77777777" w:rsidR="00DB1B7F" w:rsidRDefault="00DB1B7F" w:rsidP="00233501">
            <w:pPr>
              <w:pStyle w:val="EngHang"/>
            </w:pPr>
            <w:r>
              <w:t>Of Micah</w:t>
            </w:r>
          </w:p>
          <w:p w14:paraId="72B87898" w14:textId="77777777" w:rsidR="00DB1B7F" w:rsidRDefault="00DB1B7F" w:rsidP="00233501">
            <w:pPr>
              <w:pStyle w:val="EngHang"/>
            </w:pPr>
            <w:r>
              <w:t>Might be fulfilled,</w:t>
            </w:r>
          </w:p>
          <w:p w14:paraId="29F746EC" w14:textId="77777777" w:rsidR="00DB1B7F" w:rsidRDefault="00DB1B7F" w:rsidP="00233501">
            <w:pPr>
              <w:pStyle w:val="EngHangEnd"/>
            </w:pPr>
            <w:r>
              <w:t>Which said,</w:t>
            </w:r>
          </w:p>
        </w:tc>
        <w:tc>
          <w:tcPr>
            <w:tcW w:w="288" w:type="dxa"/>
          </w:tcPr>
          <w:p w14:paraId="0E688E33" w14:textId="77777777" w:rsidR="00DB1B7F" w:rsidRDefault="00DB1B7F" w:rsidP="00E76A2E">
            <w:pPr>
              <w:pStyle w:val="CopticCross"/>
            </w:pPr>
            <w:r w:rsidRPr="00FB5ACB">
              <w:t>¿</w:t>
            </w:r>
          </w:p>
        </w:tc>
        <w:tc>
          <w:tcPr>
            <w:tcW w:w="288" w:type="dxa"/>
          </w:tcPr>
          <w:p w14:paraId="5C23F26C" w14:textId="77777777" w:rsidR="00DB1B7F" w:rsidRPr="00FB5ACB" w:rsidRDefault="00DB1B7F" w:rsidP="00E76A2E">
            <w:pPr>
              <w:pStyle w:val="CopticCross"/>
            </w:pPr>
          </w:p>
        </w:tc>
        <w:tc>
          <w:tcPr>
            <w:tcW w:w="3960" w:type="dxa"/>
          </w:tcPr>
          <w:p w14:paraId="6A180667" w14:textId="77777777" w:rsidR="00DB1B7F" w:rsidRDefault="00DB1B7F" w:rsidP="00233501">
            <w:pPr>
              <w:pStyle w:val="CopticVersemulti-line"/>
            </w:pPr>
            <w:r>
              <w:t>Ϩⲓⲛⲁ ⲛ̀ϫⲉ ϯⲡ̀ⲣⲟϥⲏⲧⲓⲁ:</w:t>
            </w:r>
          </w:p>
          <w:p w14:paraId="36BA9036" w14:textId="77777777" w:rsidR="00DB1B7F" w:rsidRDefault="00DB1B7F" w:rsidP="00233501">
            <w:pPr>
              <w:pStyle w:val="CopticVersemulti-line"/>
            </w:pPr>
            <w:r>
              <w:t>ⲛ̀ϫⲉ ϯⲡ̀ⲣⲟⲫⲏⲧⲓⲁ:</w:t>
            </w:r>
          </w:p>
          <w:p w14:paraId="2E3B2596" w14:textId="77777777" w:rsidR="00DB1B7F" w:rsidRDefault="00DB1B7F" w:rsidP="00233501">
            <w:pPr>
              <w:pStyle w:val="CopticVersemulti-line"/>
            </w:pPr>
            <w:r>
              <w:t>ⲛ̀ⲧⲉ Ⲙⲓⲭⲉⲟⲥ:</w:t>
            </w:r>
          </w:p>
          <w:p w14:paraId="2E1DA749" w14:textId="77777777" w:rsidR="00DB1B7F" w:rsidRPr="005130A7" w:rsidRDefault="00DB1B7F" w:rsidP="00233501">
            <w:pPr>
              <w:pStyle w:val="CopticVerse"/>
            </w:pPr>
            <w:r>
              <w:t>ⲑⲏⲉ̀ⲧϫⲱ ⲙ̀ⲙⲟⲥ.</w:t>
            </w:r>
          </w:p>
        </w:tc>
      </w:tr>
      <w:tr w:rsidR="00DB1B7F" w14:paraId="438FBED7" w14:textId="77777777" w:rsidTr="00E76A2E">
        <w:trPr>
          <w:cantSplit/>
          <w:jc w:val="center"/>
        </w:trPr>
        <w:tc>
          <w:tcPr>
            <w:tcW w:w="288" w:type="dxa"/>
          </w:tcPr>
          <w:p w14:paraId="2D035F75" w14:textId="77777777" w:rsidR="00DB1B7F" w:rsidRPr="00FB5ACB" w:rsidRDefault="00DB1B7F" w:rsidP="00E76A2E">
            <w:pPr>
              <w:pStyle w:val="CopticCross"/>
            </w:pPr>
          </w:p>
        </w:tc>
        <w:tc>
          <w:tcPr>
            <w:tcW w:w="3960" w:type="dxa"/>
          </w:tcPr>
          <w:p w14:paraId="7571DCF3" w14:textId="77777777" w:rsidR="00DB1B7F" w:rsidRDefault="00DB1B7F" w:rsidP="00233501">
            <w:pPr>
              <w:pStyle w:val="EngHang"/>
            </w:pPr>
            <w:r>
              <w:t>In Bethlehem</w:t>
            </w:r>
          </w:p>
          <w:p w14:paraId="2C364120" w14:textId="77777777" w:rsidR="00DB1B7F" w:rsidRDefault="00DB1B7F" w:rsidP="00233501">
            <w:pPr>
              <w:pStyle w:val="EngHang"/>
            </w:pPr>
            <w:r>
              <w:t>Christ will be born,</w:t>
            </w:r>
          </w:p>
          <w:p w14:paraId="386D435D" w14:textId="77777777" w:rsidR="00DB1B7F" w:rsidRDefault="00DB1B7F" w:rsidP="00233501">
            <w:pPr>
              <w:pStyle w:val="EngHang"/>
            </w:pPr>
            <w:r>
              <w:t>And He will shepherd</w:t>
            </w:r>
          </w:p>
          <w:p w14:paraId="52BE1F59" w14:textId="77777777" w:rsidR="00DB1B7F" w:rsidRDefault="00DB1B7F" w:rsidP="00233501">
            <w:pPr>
              <w:pStyle w:val="EngHangEnd"/>
            </w:pPr>
            <w:r>
              <w:t>Jacob Israel.</w:t>
            </w:r>
          </w:p>
        </w:tc>
        <w:tc>
          <w:tcPr>
            <w:tcW w:w="288" w:type="dxa"/>
          </w:tcPr>
          <w:p w14:paraId="62C58DFE" w14:textId="77777777" w:rsidR="00DB1B7F" w:rsidRDefault="00DB1B7F" w:rsidP="00E76A2E"/>
        </w:tc>
        <w:tc>
          <w:tcPr>
            <w:tcW w:w="288" w:type="dxa"/>
          </w:tcPr>
          <w:p w14:paraId="4FE5425B" w14:textId="77777777" w:rsidR="00DB1B7F" w:rsidRPr="00FB5ACB" w:rsidRDefault="00DB1B7F" w:rsidP="00E76A2E">
            <w:pPr>
              <w:pStyle w:val="CopticCross"/>
            </w:pPr>
          </w:p>
        </w:tc>
        <w:tc>
          <w:tcPr>
            <w:tcW w:w="3960" w:type="dxa"/>
          </w:tcPr>
          <w:p w14:paraId="292F8B48" w14:textId="77777777" w:rsidR="00DB1B7F" w:rsidRDefault="00DB1B7F" w:rsidP="00233501">
            <w:pPr>
              <w:pStyle w:val="CopticVersemulti-line"/>
            </w:pPr>
            <w:r>
              <w:t>Ϫⲉ ϧⲉⲛ Ⲃⲏⲑⲗⲉⲉⲙ:</w:t>
            </w:r>
          </w:p>
          <w:p w14:paraId="1FFF040D" w14:textId="77777777" w:rsidR="00DB1B7F" w:rsidRDefault="00DB1B7F" w:rsidP="00233501">
            <w:pPr>
              <w:pStyle w:val="CopticVersemulti-line"/>
            </w:pPr>
            <w:r>
              <w:t>ⲁⲩⲛⲁⲙⲁⲥ Ⲡⲭ̄ⲥ̄:</w:t>
            </w:r>
          </w:p>
          <w:p w14:paraId="154B37B9" w14:textId="77777777" w:rsidR="00DB1B7F" w:rsidRDefault="00DB1B7F" w:rsidP="00233501">
            <w:pPr>
              <w:pStyle w:val="CopticVersemulti-line"/>
            </w:pPr>
            <w:r>
              <w:t>ⲫⲏⲉ̀ⲑⲛⲁⲁ̀ⲙⲟⲛⲓ:</w:t>
            </w:r>
          </w:p>
          <w:p w14:paraId="01A57540" w14:textId="77777777" w:rsidR="00DB1B7F" w:rsidRPr="005130A7" w:rsidRDefault="00DB1B7F" w:rsidP="00233501">
            <w:pPr>
              <w:pStyle w:val="CopticVerse"/>
            </w:pPr>
            <w:r>
              <w:t>ⲛ̀Ⲓⲁⲕⲟⲃ ⲡⲒⲥⲣⲁⲏ̀ⲗ.</w:t>
            </w:r>
          </w:p>
        </w:tc>
      </w:tr>
      <w:tr w:rsidR="00DB1B7F" w14:paraId="2BA5D883" w14:textId="77777777" w:rsidTr="00E76A2E">
        <w:trPr>
          <w:cantSplit/>
          <w:jc w:val="center"/>
        </w:trPr>
        <w:tc>
          <w:tcPr>
            <w:tcW w:w="288" w:type="dxa"/>
          </w:tcPr>
          <w:p w14:paraId="7C99067C" w14:textId="77777777" w:rsidR="00DB1B7F" w:rsidRPr="00FB5ACB" w:rsidRDefault="00DB1B7F" w:rsidP="00E76A2E">
            <w:pPr>
              <w:pStyle w:val="CopticCross"/>
            </w:pPr>
          </w:p>
        </w:tc>
        <w:tc>
          <w:tcPr>
            <w:tcW w:w="3960" w:type="dxa"/>
          </w:tcPr>
          <w:p w14:paraId="159ABA30" w14:textId="77777777" w:rsidR="00DB1B7F" w:rsidRDefault="00DB1B7F" w:rsidP="00233501">
            <w:pPr>
              <w:pStyle w:val="EngHang"/>
            </w:pPr>
            <w:r>
              <w:t>Lead us to Your fear,</w:t>
            </w:r>
          </w:p>
          <w:p w14:paraId="6BE56FB8" w14:textId="77777777" w:rsidR="00DB1B7F" w:rsidRDefault="00DB1B7F" w:rsidP="00233501">
            <w:pPr>
              <w:pStyle w:val="EngHang"/>
            </w:pPr>
            <w:r>
              <w:t>Save Your people.</w:t>
            </w:r>
          </w:p>
          <w:p w14:paraId="5BFBCD18" w14:textId="77777777" w:rsidR="00DB1B7F" w:rsidRDefault="00DB1B7F" w:rsidP="00233501">
            <w:pPr>
              <w:pStyle w:val="EngHang"/>
            </w:pPr>
            <w:r>
              <w:t>Shepherd them,</w:t>
            </w:r>
          </w:p>
          <w:p w14:paraId="65F7F73F" w14:textId="77777777" w:rsidR="00DB1B7F" w:rsidRDefault="00DB1B7F" w:rsidP="00233501">
            <w:pPr>
              <w:pStyle w:val="EngHangEnd"/>
            </w:pPr>
            <w:r>
              <w:t>Exalt them forever.</w:t>
            </w:r>
          </w:p>
        </w:tc>
        <w:tc>
          <w:tcPr>
            <w:tcW w:w="288" w:type="dxa"/>
          </w:tcPr>
          <w:p w14:paraId="74D50A71" w14:textId="77777777" w:rsidR="00DB1B7F" w:rsidRDefault="00DB1B7F" w:rsidP="00E76A2E"/>
        </w:tc>
        <w:tc>
          <w:tcPr>
            <w:tcW w:w="288" w:type="dxa"/>
          </w:tcPr>
          <w:p w14:paraId="2BFE9A19" w14:textId="77777777" w:rsidR="00DB1B7F" w:rsidRPr="00FB5ACB" w:rsidRDefault="00DB1B7F" w:rsidP="00E76A2E">
            <w:pPr>
              <w:pStyle w:val="CopticCross"/>
            </w:pPr>
          </w:p>
        </w:tc>
        <w:tc>
          <w:tcPr>
            <w:tcW w:w="3960" w:type="dxa"/>
          </w:tcPr>
          <w:p w14:paraId="616A6D19" w14:textId="77777777" w:rsidR="00DB1B7F" w:rsidRDefault="00DB1B7F" w:rsidP="00233501">
            <w:pPr>
              <w:pStyle w:val="CopticVersemulti-line"/>
            </w:pPr>
            <w:r>
              <w:t>Ϭⲓⲙⲱⲓⲧ ⲛⲁⲛ ⲉ̀ⲧⲉⲕϩⲟϯ:</w:t>
            </w:r>
          </w:p>
          <w:p w14:paraId="4AE844E1" w14:textId="77777777" w:rsidR="00DB1B7F" w:rsidRDefault="00DB1B7F" w:rsidP="00233501">
            <w:pPr>
              <w:pStyle w:val="CopticVersemulti-line"/>
            </w:pPr>
            <w:r>
              <w:t>ⲛⲟϩⲉⲙ ⲙ̀ⲡⲉⲕⲗⲁⲟⲥ:</w:t>
            </w:r>
          </w:p>
          <w:p w14:paraId="4BA73BB0" w14:textId="77777777" w:rsidR="00DB1B7F" w:rsidRDefault="00DB1B7F" w:rsidP="00233501">
            <w:pPr>
              <w:pStyle w:val="CopticVersemulti-line"/>
            </w:pPr>
            <w:r>
              <w:t>ⲁ̀ⲙⲟⲛⲓ ⲙ̀ⲙⲱⲟⲩ:</w:t>
            </w:r>
          </w:p>
          <w:p w14:paraId="69A9A182" w14:textId="77777777" w:rsidR="00DB1B7F" w:rsidRPr="005130A7" w:rsidRDefault="00DB1B7F" w:rsidP="00233501">
            <w:pPr>
              <w:pStyle w:val="CopticVerse"/>
            </w:pPr>
            <w:r>
              <w:t>ϭⲁⲥⲟⲩ ϣⲁ ⲉ̀ⲛⲉϩ.</w:t>
            </w:r>
          </w:p>
        </w:tc>
      </w:tr>
      <w:tr w:rsidR="00DB1B7F" w14:paraId="38269006" w14:textId="77777777" w:rsidTr="00E76A2E">
        <w:trPr>
          <w:cantSplit/>
          <w:jc w:val="center"/>
        </w:trPr>
        <w:tc>
          <w:tcPr>
            <w:tcW w:w="288" w:type="dxa"/>
          </w:tcPr>
          <w:p w14:paraId="146FDCBB" w14:textId="77777777" w:rsidR="00DB1B7F" w:rsidRPr="00FB5ACB" w:rsidRDefault="00DB1B7F" w:rsidP="00E76A2E">
            <w:pPr>
              <w:pStyle w:val="CopticCross"/>
            </w:pPr>
            <w:r w:rsidRPr="00FB5ACB">
              <w:t>¿</w:t>
            </w:r>
          </w:p>
        </w:tc>
        <w:tc>
          <w:tcPr>
            <w:tcW w:w="3960" w:type="dxa"/>
          </w:tcPr>
          <w:p w14:paraId="22739BD2" w14:textId="77777777" w:rsidR="00DB1B7F" w:rsidRDefault="00DB1B7F" w:rsidP="00233501">
            <w:pPr>
              <w:pStyle w:val="EngHang"/>
            </w:pPr>
            <w:r>
              <w:t>I ask You,</w:t>
            </w:r>
          </w:p>
          <w:p w14:paraId="482D8F5F" w14:textId="77777777" w:rsidR="00DB1B7F" w:rsidRDefault="00DB1B7F" w:rsidP="00233501">
            <w:pPr>
              <w:pStyle w:val="EngHang"/>
            </w:pPr>
            <w:r>
              <w:t>O Christ our Master,</w:t>
            </w:r>
          </w:p>
          <w:p w14:paraId="16E1FF50" w14:textId="77777777" w:rsidR="00DB1B7F" w:rsidRDefault="00DB1B7F" w:rsidP="00233501">
            <w:pPr>
              <w:pStyle w:val="EngHang"/>
            </w:pPr>
            <w:r>
              <w:t>Keep us, the Christians</w:t>
            </w:r>
          </w:p>
          <w:p w14:paraId="770C64B2" w14:textId="77777777" w:rsidR="00DB1B7F" w:rsidRDefault="00DB1B7F" w:rsidP="00233501">
            <w:pPr>
              <w:pStyle w:val="EngHangEnd"/>
            </w:pPr>
            <w:r>
              <w:t>By Your power.</w:t>
            </w:r>
          </w:p>
        </w:tc>
        <w:tc>
          <w:tcPr>
            <w:tcW w:w="288" w:type="dxa"/>
          </w:tcPr>
          <w:p w14:paraId="317FE931" w14:textId="77777777" w:rsidR="00DB1B7F" w:rsidRDefault="00DB1B7F" w:rsidP="00E76A2E">
            <w:pPr>
              <w:pStyle w:val="CopticCross"/>
            </w:pPr>
            <w:r w:rsidRPr="00FB5ACB">
              <w:t>¿</w:t>
            </w:r>
          </w:p>
        </w:tc>
        <w:tc>
          <w:tcPr>
            <w:tcW w:w="288" w:type="dxa"/>
          </w:tcPr>
          <w:p w14:paraId="1321BF44" w14:textId="77777777" w:rsidR="00DB1B7F" w:rsidRPr="00FB5ACB" w:rsidRDefault="00DB1B7F" w:rsidP="00E76A2E">
            <w:pPr>
              <w:pStyle w:val="CopticCross"/>
            </w:pPr>
          </w:p>
        </w:tc>
        <w:tc>
          <w:tcPr>
            <w:tcW w:w="3960" w:type="dxa"/>
          </w:tcPr>
          <w:p w14:paraId="10B34B9A" w14:textId="77777777" w:rsidR="00DB1B7F" w:rsidRDefault="00DB1B7F" w:rsidP="00233501">
            <w:pPr>
              <w:pStyle w:val="CopticVersemulti-line"/>
            </w:pPr>
            <w:r>
              <w:t>Ϯϯϩⲟ ⲉ̀ⲣⲟⲕ:</w:t>
            </w:r>
          </w:p>
          <w:p w14:paraId="496819C1" w14:textId="77777777" w:rsidR="00DB1B7F" w:rsidRDefault="00DB1B7F" w:rsidP="00233501">
            <w:pPr>
              <w:pStyle w:val="CopticVersemulti-line"/>
            </w:pPr>
            <w:r>
              <w:t>ⲱ̀ ⲡⲉⲛⲚⲏⲃ Ⲡⲭ̄ⲥ̄:</w:t>
            </w:r>
          </w:p>
          <w:p w14:paraId="39B0CD8A" w14:textId="77777777" w:rsidR="00DB1B7F" w:rsidRDefault="00DB1B7F" w:rsidP="00233501">
            <w:pPr>
              <w:pStyle w:val="CopticVersemulti-line"/>
            </w:pPr>
            <w:r>
              <w:t>ϫⲱⲕⲧⲉⲛ ϧⲉⲛ ⲧⲉⲕϫⲟⲙ:</w:t>
            </w:r>
          </w:p>
          <w:p w14:paraId="4ECA0B76" w14:textId="77777777" w:rsidR="00DB1B7F" w:rsidRPr="005130A7" w:rsidRDefault="00DB1B7F" w:rsidP="00233501">
            <w:pPr>
              <w:pStyle w:val="CopticVerse"/>
            </w:pPr>
            <w:r>
              <w:t>ϩⲁⲛⲭ̀ⲣⲓⲥⲧⲓⲁⲛⲟⲥ.</w:t>
            </w:r>
          </w:p>
        </w:tc>
      </w:tr>
    </w:tbl>
    <w:p w14:paraId="3A700E12" w14:textId="77777777" w:rsidR="00233501" w:rsidRPr="00233501" w:rsidRDefault="00233501" w:rsidP="00233501"/>
    <w:p w14:paraId="77D8A4D9" w14:textId="77777777" w:rsidR="00FF5FF3" w:rsidRDefault="00FF5FF3" w:rsidP="00FF5FF3">
      <w:pPr>
        <w:pStyle w:val="Heading4"/>
      </w:pPr>
      <w:bookmarkStart w:id="1379" w:name="_Ref434475102"/>
      <w:r>
        <w:t>The Tuesday Psali Adam</w:t>
      </w:r>
      <w:r w:rsidR="006C1B94">
        <w:t xml:space="preserve"> for Nativity</w:t>
      </w:r>
      <w:bookmarkEnd w:id="137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B0C7C" w14:paraId="65CE00DC" w14:textId="77777777" w:rsidTr="00E76A2E">
        <w:trPr>
          <w:cantSplit/>
          <w:jc w:val="center"/>
        </w:trPr>
        <w:tc>
          <w:tcPr>
            <w:tcW w:w="288" w:type="dxa"/>
          </w:tcPr>
          <w:p w14:paraId="4D3910A4" w14:textId="77777777" w:rsidR="002B0C7C" w:rsidRDefault="002B0C7C" w:rsidP="00E76A2E">
            <w:pPr>
              <w:pStyle w:val="CopticCross"/>
            </w:pPr>
          </w:p>
        </w:tc>
        <w:tc>
          <w:tcPr>
            <w:tcW w:w="3960" w:type="dxa"/>
          </w:tcPr>
          <w:p w14:paraId="21404E81" w14:textId="77777777" w:rsidR="002B0C7C" w:rsidRDefault="002B0C7C" w:rsidP="002B0C7C">
            <w:pPr>
              <w:pStyle w:val="EngHang"/>
            </w:pPr>
            <w:r>
              <w:t>Today our Saviour,</w:t>
            </w:r>
          </w:p>
          <w:p w14:paraId="3B10660F" w14:textId="77777777" w:rsidR="002B0C7C" w:rsidRDefault="002B0C7C" w:rsidP="002B0C7C">
            <w:pPr>
              <w:pStyle w:val="EngHang"/>
            </w:pPr>
            <w:r>
              <w:t>Jesus, is born to us</w:t>
            </w:r>
          </w:p>
          <w:p w14:paraId="7F2813F4" w14:textId="77777777" w:rsidR="002B0C7C" w:rsidRDefault="002B0C7C" w:rsidP="002B0C7C">
            <w:pPr>
              <w:pStyle w:val="EngHang"/>
            </w:pPr>
            <w:r>
              <w:t>In Bethlehem</w:t>
            </w:r>
          </w:p>
          <w:p w14:paraId="3F9274EC" w14:textId="77777777" w:rsidR="002B0C7C" w:rsidRDefault="002B0C7C" w:rsidP="002B0C7C">
            <w:pPr>
              <w:pStyle w:val="EngEnd"/>
            </w:pPr>
            <w:r>
              <w:t>Of Judea.</w:t>
            </w:r>
          </w:p>
        </w:tc>
        <w:tc>
          <w:tcPr>
            <w:tcW w:w="288" w:type="dxa"/>
          </w:tcPr>
          <w:p w14:paraId="709C502F" w14:textId="77777777" w:rsidR="002B0C7C" w:rsidRDefault="002B0C7C" w:rsidP="00E76A2E"/>
        </w:tc>
        <w:tc>
          <w:tcPr>
            <w:tcW w:w="288" w:type="dxa"/>
          </w:tcPr>
          <w:p w14:paraId="37BCFBBC" w14:textId="77777777" w:rsidR="002B0C7C" w:rsidRDefault="002B0C7C" w:rsidP="00E76A2E">
            <w:pPr>
              <w:pStyle w:val="CopticCross"/>
            </w:pPr>
          </w:p>
        </w:tc>
        <w:tc>
          <w:tcPr>
            <w:tcW w:w="3960" w:type="dxa"/>
          </w:tcPr>
          <w:p w14:paraId="68121B0F" w14:textId="77777777" w:rsidR="002B0C7C" w:rsidRDefault="002B0C7C" w:rsidP="00E76A2E">
            <w:pPr>
              <w:pStyle w:val="CopticVersemulti-line"/>
            </w:pPr>
            <w:r>
              <w:t>Ⲁⲩⲙⲓⲭⲓ ⲛⲁⲛ ⲙ̀ⲫⲟⲟⲩ:</w:t>
            </w:r>
          </w:p>
          <w:p w14:paraId="19A4FE65" w14:textId="77777777" w:rsidR="002B0C7C" w:rsidRDefault="002B0C7C" w:rsidP="00E76A2E">
            <w:pPr>
              <w:pStyle w:val="CopticVersemulti-line"/>
            </w:pPr>
            <w:r>
              <w:t>ⲛ̀ⲟⲩⲤⲱⲧⲉⲣ Ⲓⲏ̄ⲥ̄:</w:t>
            </w:r>
          </w:p>
          <w:p w14:paraId="69C02A67" w14:textId="77777777" w:rsidR="002B0C7C" w:rsidRDefault="002B0C7C" w:rsidP="00E76A2E">
            <w:pPr>
              <w:pStyle w:val="CopticVersemulti-line"/>
            </w:pPr>
            <w:r>
              <w:t>ⲛ̀ϩ̀ⲣⲏⲓ ϧⲉⲛ Ⲃⲏⲑⲗⲉⲉⲙ:</w:t>
            </w:r>
          </w:p>
          <w:p w14:paraId="0C2796B9" w14:textId="77777777" w:rsidR="002B0C7C" w:rsidRPr="00C35319" w:rsidRDefault="002B0C7C" w:rsidP="00E76A2E">
            <w:pPr>
              <w:pStyle w:val="CopticVerse"/>
            </w:pPr>
            <w:r>
              <w:t>ⲛ̀ⲧⲉ ϯ̀ⲟⲩⲇⲉⲁ̀.</w:t>
            </w:r>
          </w:p>
        </w:tc>
      </w:tr>
      <w:tr w:rsidR="002B0C7C" w14:paraId="3F69553A" w14:textId="77777777" w:rsidTr="00E76A2E">
        <w:trPr>
          <w:cantSplit/>
          <w:jc w:val="center"/>
        </w:trPr>
        <w:tc>
          <w:tcPr>
            <w:tcW w:w="288" w:type="dxa"/>
          </w:tcPr>
          <w:p w14:paraId="2B03E6F8" w14:textId="77777777" w:rsidR="002B0C7C" w:rsidRDefault="002B0C7C" w:rsidP="00E76A2E">
            <w:pPr>
              <w:pStyle w:val="CopticCross"/>
            </w:pPr>
          </w:p>
        </w:tc>
        <w:tc>
          <w:tcPr>
            <w:tcW w:w="3960" w:type="dxa"/>
          </w:tcPr>
          <w:p w14:paraId="4FC072E9" w14:textId="77777777" w:rsidR="002B0C7C" w:rsidRDefault="002B0C7C" w:rsidP="002B0C7C">
            <w:pPr>
              <w:pStyle w:val="EngHang"/>
            </w:pPr>
            <w:r>
              <w:t>There is great joy today,</w:t>
            </w:r>
          </w:p>
          <w:p w14:paraId="2505450A" w14:textId="77777777" w:rsidR="002B0C7C" w:rsidRDefault="002B0C7C" w:rsidP="002B0C7C">
            <w:pPr>
              <w:pStyle w:val="EngHang"/>
            </w:pPr>
            <w:r>
              <w:t>For the Sun of Righteousness</w:t>
            </w:r>
          </w:p>
          <w:p w14:paraId="563655CA" w14:textId="77777777" w:rsidR="002B0C7C" w:rsidRDefault="002B0C7C" w:rsidP="002B0C7C">
            <w:pPr>
              <w:pStyle w:val="EngHang"/>
            </w:pPr>
            <w:commentRangeStart w:id="1380"/>
            <w:r>
              <w:t xml:space="preserve">Shone </w:t>
            </w:r>
            <w:commentRangeEnd w:id="1380"/>
            <w:r>
              <w:rPr>
                <w:rStyle w:val="CommentReference"/>
              </w:rPr>
              <w:commentReference w:id="1380"/>
            </w:r>
            <w:r>
              <w:t>upon us,</w:t>
            </w:r>
          </w:p>
          <w:p w14:paraId="7D861952" w14:textId="77777777" w:rsidR="002B0C7C" w:rsidRDefault="002B0C7C" w:rsidP="002B0C7C">
            <w:pPr>
              <w:pStyle w:val="EngEnd"/>
            </w:pPr>
            <w:r>
              <w:t>And illuminated us.</w:t>
            </w:r>
          </w:p>
        </w:tc>
        <w:tc>
          <w:tcPr>
            <w:tcW w:w="288" w:type="dxa"/>
          </w:tcPr>
          <w:p w14:paraId="1C86510F" w14:textId="77777777" w:rsidR="002B0C7C" w:rsidRDefault="002B0C7C" w:rsidP="00E76A2E"/>
        </w:tc>
        <w:tc>
          <w:tcPr>
            <w:tcW w:w="288" w:type="dxa"/>
          </w:tcPr>
          <w:p w14:paraId="67E06013" w14:textId="77777777" w:rsidR="002B0C7C" w:rsidRDefault="002B0C7C" w:rsidP="00E76A2E">
            <w:pPr>
              <w:pStyle w:val="CopticCross"/>
            </w:pPr>
          </w:p>
        </w:tc>
        <w:tc>
          <w:tcPr>
            <w:tcW w:w="3960" w:type="dxa"/>
          </w:tcPr>
          <w:p w14:paraId="25D29883" w14:textId="77777777" w:rsidR="002B0C7C" w:rsidRDefault="002B0C7C" w:rsidP="00E76A2E">
            <w:pPr>
              <w:pStyle w:val="CopticVersemulti-line"/>
            </w:pPr>
            <w:r>
              <w:t>Ⲃⲟⲛ ⲟⲩⲛⲓϣϯ ⲛ̀ⲣⲁϣⲓ:</w:t>
            </w:r>
          </w:p>
          <w:p w14:paraId="1B31AABD" w14:textId="77777777" w:rsidR="002B0C7C" w:rsidRDefault="002B0C7C" w:rsidP="00E76A2E">
            <w:pPr>
              <w:pStyle w:val="CopticVersemulti-line"/>
            </w:pPr>
            <w:r>
              <w:t>ⲁϥϣⲁⲓ ⲛⲁⲛ ⲙ̀ⲫⲟⲟⲩ:</w:t>
            </w:r>
          </w:p>
          <w:p w14:paraId="5B6FE3A2" w14:textId="77777777" w:rsidR="002B0C7C" w:rsidRDefault="002B0C7C" w:rsidP="00E76A2E">
            <w:pPr>
              <w:pStyle w:val="CopticVersemulti-line"/>
            </w:pPr>
            <w:r>
              <w:t>ⲙ̀ⲫ̀ⲣⲏ ⲛ̀ⲧⲉ ϯⲙⲉⲑⲙⲏⲓ:</w:t>
            </w:r>
          </w:p>
          <w:p w14:paraId="6E7CA8EC" w14:textId="77777777" w:rsidR="002B0C7C" w:rsidRDefault="002B0C7C" w:rsidP="00E76A2E">
            <w:pPr>
              <w:pStyle w:val="CopticVerse"/>
            </w:pPr>
            <w:r>
              <w:t>ⲁϥⲉⲣⲟⲩⲱⲓⲛⲓ ⲉ̀ⲣⲟⲛ.</w:t>
            </w:r>
          </w:p>
        </w:tc>
      </w:tr>
      <w:tr w:rsidR="002B0C7C" w14:paraId="48C5BC15" w14:textId="77777777" w:rsidTr="00E76A2E">
        <w:trPr>
          <w:cantSplit/>
          <w:jc w:val="center"/>
        </w:trPr>
        <w:tc>
          <w:tcPr>
            <w:tcW w:w="288" w:type="dxa"/>
          </w:tcPr>
          <w:p w14:paraId="46F776B3" w14:textId="77777777" w:rsidR="002B0C7C" w:rsidRDefault="002B0C7C" w:rsidP="00E76A2E">
            <w:pPr>
              <w:pStyle w:val="CopticCross"/>
            </w:pPr>
            <w:r w:rsidRPr="00FB5ACB">
              <w:t>¿</w:t>
            </w:r>
          </w:p>
        </w:tc>
        <w:tc>
          <w:tcPr>
            <w:tcW w:w="3960" w:type="dxa"/>
          </w:tcPr>
          <w:p w14:paraId="1E9188B2" w14:textId="77777777" w:rsidR="002B0C7C" w:rsidRDefault="002B0C7C" w:rsidP="002B0C7C">
            <w:pPr>
              <w:pStyle w:val="EngHang"/>
            </w:pPr>
            <w:r>
              <w:t>A Galilean appeared</w:t>
            </w:r>
          </w:p>
          <w:p w14:paraId="5035DC12" w14:textId="77777777" w:rsidR="002B0C7C" w:rsidRDefault="002B0C7C" w:rsidP="002B0C7C">
            <w:pPr>
              <w:pStyle w:val="EngHang"/>
            </w:pPr>
            <w:r>
              <w:t>In the land of Ephratha,</w:t>
            </w:r>
          </w:p>
          <w:p w14:paraId="3D487C5A" w14:textId="77777777" w:rsidR="002B0C7C" w:rsidRDefault="002B0C7C" w:rsidP="002B0C7C">
            <w:pPr>
              <w:pStyle w:val="EngHang"/>
            </w:pPr>
            <w:r>
              <w:t>The pride of</w:t>
            </w:r>
          </w:p>
          <w:p w14:paraId="20D74C0F" w14:textId="77777777" w:rsidR="002B0C7C" w:rsidRDefault="002B0C7C" w:rsidP="002B0C7C">
            <w:pPr>
              <w:pStyle w:val="EngEnd"/>
            </w:pPr>
            <w:r>
              <w:t>The house of Israel.</w:t>
            </w:r>
          </w:p>
        </w:tc>
        <w:tc>
          <w:tcPr>
            <w:tcW w:w="288" w:type="dxa"/>
          </w:tcPr>
          <w:p w14:paraId="7E8D9A3C" w14:textId="77777777" w:rsidR="002B0C7C" w:rsidRDefault="002B0C7C" w:rsidP="00E76A2E"/>
        </w:tc>
        <w:tc>
          <w:tcPr>
            <w:tcW w:w="288" w:type="dxa"/>
          </w:tcPr>
          <w:p w14:paraId="1962F83E" w14:textId="77777777" w:rsidR="002B0C7C" w:rsidRDefault="002B0C7C" w:rsidP="00E76A2E">
            <w:pPr>
              <w:pStyle w:val="CopticCross"/>
            </w:pPr>
            <w:r w:rsidRPr="00FB5ACB">
              <w:t>¿</w:t>
            </w:r>
          </w:p>
        </w:tc>
        <w:tc>
          <w:tcPr>
            <w:tcW w:w="3960" w:type="dxa"/>
          </w:tcPr>
          <w:p w14:paraId="04DA3386" w14:textId="77777777" w:rsidR="002B0C7C" w:rsidRDefault="002B0C7C" w:rsidP="00E76A2E">
            <w:pPr>
              <w:pStyle w:val="CopticVersemulti-line"/>
            </w:pPr>
            <w:r>
              <w:t>Ⲅⲁⲗⲓⲗⲉⲟⲥ ⲟⲩⲱⲛϩϥ:</w:t>
            </w:r>
          </w:p>
          <w:p w14:paraId="41F75CB8" w14:textId="77777777" w:rsidR="002B0C7C" w:rsidRDefault="002B0C7C" w:rsidP="00E76A2E">
            <w:pPr>
              <w:pStyle w:val="CopticVersemulti-line"/>
            </w:pPr>
            <w:r>
              <w:t>ϭⲉⲛ ⲛ̀ⲕⲁϩⲓ ⲛ̀Ⲉⲫⲣⲁⲑⲁ:</w:t>
            </w:r>
          </w:p>
          <w:p w14:paraId="49ACCBCB" w14:textId="77777777" w:rsidR="002B0C7C" w:rsidRDefault="002B0C7C" w:rsidP="00E76A2E">
            <w:pPr>
              <w:pStyle w:val="CopticVersemulti-line"/>
            </w:pPr>
            <w:r>
              <w:t>ⲁⲩϣⲟⲩϣⲟⲩ ⲛ̀ϧⲏⲧϥ:</w:t>
            </w:r>
          </w:p>
          <w:p w14:paraId="0513197E" w14:textId="77777777" w:rsidR="002B0C7C" w:rsidRDefault="002B0C7C" w:rsidP="00E76A2E">
            <w:pPr>
              <w:pStyle w:val="CopticVerse"/>
            </w:pPr>
            <w:r>
              <w:t>ⲛ̀ϫⲉ ⲛⲁ ⲡ̀ⲏⲓ ⲙ̀ⲡⲒⲥⲣⲁⲏ̀ⲗ.</w:t>
            </w:r>
          </w:p>
        </w:tc>
      </w:tr>
      <w:tr w:rsidR="002B0C7C" w14:paraId="098F8FC2" w14:textId="77777777" w:rsidTr="00E76A2E">
        <w:trPr>
          <w:cantSplit/>
          <w:jc w:val="center"/>
        </w:trPr>
        <w:tc>
          <w:tcPr>
            <w:tcW w:w="288" w:type="dxa"/>
          </w:tcPr>
          <w:p w14:paraId="64CD4C24" w14:textId="77777777" w:rsidR="002B0C7C" w:rsidRDefault="002B0C7C" w:rsidP="00E76A2E">
            <w:pPr>
              <w:pStyle w:val="CopticCross"/>
            </w:pPr>
            <w:r w:rsidRPr="00FB5ACB">
              <w:t>¿</w:t>
            </w:r>
          </w:p>
        </w:tc>
        <w:tc>
          <w:tcPr>
            <w:tcW w:w="3960" w:type="dxa"/>
          </w:tcPr>
          <w:p w14:paraId="32EEEB1A" w14:textId="77777777" w:rsidR="002B0C7C" w:rsidRDefault="002B0C7C" w:rsidP="002B0C7C">
            <w:pPr>
              <w:pStyle w:val="EngHang"/>
            </w:pPr>
            <w:r>
              <w:t>David the prophet,</w:t>
            </w:r>
          </w:p>
          <w:p w14:paraId="12BE1F1D" w14:textId="77777777" w:rsidR="002B0C7C" w:rsidRDefault="002B0C7C" w:rsidP="002B0C7C">
            <w:pPr>
              <w:pStyle w:val="EngHang"/>
            </w:pPr>
            <w:r>
              <w:t>With his son, Solomon,</w:t>
            </w:r>
          </w:p>
          <w:p w14:paraId="22BC46C5" w14:textId="77777777" w:rsidR="002B0C7C" w:rsidRDefault="002B0C7C" w:rsidP="002B0C7C">
            <w:pPr>
              <w:pStyle w:val="EngHang"/>
            </w:pPr>
            <w:r>
              <w:t>Rejoice today</w:t>
            </w:r>
          </w:p>
          <w:p w14:paraId="2BF3C5FD" w14:textId="77777777" w:rsidR="002B0C7C" w:rsidRDefault="002B0C7C" w:rsidP="002B0C7C">
            <w:pPr>
              <w:pStyle w:val="EngEnd"/>
            </w:pPr>
            <w:r>
              <w:t>At His birth.</w:t>
            </w:r>
          </w:p>
        </w:tc>
        <w:tc>
          <w:tcPr>
            <w:tcW w:w="288" w:type="dxa"/>
          </w:tcPr>
          <w:p w14:paraId="41FF4D42" w14:textId="77777777" w:rsidR="002B0C7C" w:rsidRDefault="002B0C7C" w:rsidP="00E76A2E"/>
        </w:tc>
        <w:tc>
          <w:tcPr>
            <w:tcW w:w="288" w:type="dxa"/>
          </w:tcPr>
          <w:p w14:paraId="7A43A85A" w14:textId="77777777" w:rsidR="002B0C7C" w:rsidRDefault="002B0C7C" w:rsidP="00E76A2E">
            <w:pPr>
              <w:pStyle w:val="CopticCross"/>
            </w:pPr>
            <w:r w:rsidRPr="00FB5ACB">
              <w:t>¿</w:t>
            </w:r>
          </w:p>
        </w:tc>
        <w:tc>
          <w:tcPr>
            <w:tcW w:w="3960" w:type="dxa"/>
          </w:tcPr>
          <w:p w14:paraId="109E7A90" w14:textId="77777777" w:rsidR="002B0C7C" w:rsidRDefault="002B0C7C" w:rsidP="00E76A2E">
            <w:pPr>
              <w:pStyle w:val="CopticVersemulti-line"/>
            </w:pPr>
            <w:r>
              <w:t>Ⲇⲁϣⲓⲇ ⲡⲓⲡ̀ⲣⲟⲫⲏⲧⲏⲥ:</w:t>
            </w:r>
          </w:p>
          <w:p w14:paraId="2AD08F26" w14:textId="77777777" w:rsidR="002B0C7C" w:rsidRDefault="002B0C7C" w:rsidP="00E76A2E">
            <w:pPr>
              <w:pStyle w:val="CopticVersemulti-line"/>
            </w:pPr>
            <w:r>
              <w:t>ⲛⲉⲙ Ⲥⲟⲗⲟⲙⲱⲛ ⲡⲉϥϣⲏⲣⲓ:</w:t>
            </w:r>
          </w:p>
          <w:p w14:paraId="1E107E6C" w14:textId="77777777" w:rsidR="002B0C7C" w:rsidRDefault="002B0C7C" w:rsidP="00E76A2E">
            <w:pPr>
              <w:pStyle w:val="CopticVersemulti-line"/>
            </w:pPr>
            <w:r>
              <w:t>ⲉⲩⲣⲁϣⲓ ⲙ̀ⲫⲟⲟⲩ:</w:t>
            </w:r>
          </w:p>
          <w:p w14:paraId="79CEB1FF" w14:textId="77777777" w:rsidR="002B0C7C" w:rsidRDefault="002B0C7C" w:rsidP="00E76A2E">
            <w:pPr>
              <w:pStyle w:val="CopticVerse"/>
            </w:pPr>
            <w:r>
              <w:t>ⲉⲑⲃⲉ ⲡⲉϥϫⲓⲛⲙⲓⲥⲓ.</w:t>
            </w:r>
          </w:p>
        </w:tc>
      </w:tr>
      <w:tr w:rsidR="002B0C7C" w14:paraId="62F8CD0E" w14:textId="77777777" w:rsidTr="00E76A2E">
        <w:trPr>
          <w:cantSplit/>
          <w:jc w:val="center"/>
        </w:trPr>
        <w:tc>
          <w:tcPr>
            <w:tcW w:w="288" w:type="dxa"/>
          </w:tcPr>
          <w:p w14:paraId="638AAC5D" w14:textId="77777777" w:rsidR="002B0C7C" w:rsidRDefault="002B0C7C" w:rsidP="00E76A2E">
            <w:pPr>
              <w:pStyle w:val="CopticCross"/>
            </w:pPr>
          </w:p>
        </w:tc>
        <w:tc>
          <w:tcPr>
            <w:tcW w:w="3960" w:type="dxa"/>
          </w:tcPr>
          <w:p w14:paraId="5A03500A" w14:textId="77777777" w:rsidR="002B0C7C" w:rsidRDefault="002B0C7C" w:rsidP="002B0C7C">
            <w:pPr>
              <w:pStyle w:val="EngHang"/>
            </w:pPr>
            <w:r>
              <w:t>The Magi saw His star</w:t>
            </w:r>
          </w:p>
          <w:p w14:paraId="4C226AD2" w14:textId="77777777" w:rsidR="002B0C7C" w:rsidRDefault="002B0C7C" w:rsidP="002B0C7C">
            <w:pPr>
              <w:pStyle w:val="EngHang"/>
            </w:pPr>
            <w:r>
              <w:t>Towards the East</w:t>
            </w:r>
          </w:p>
          <w:p w14:paraId="5F68D64D" w14:textId="77777777" w:rsidR="002B0C7C" w:rsidRDefault="002B0C7C" w:rsidP="002B0C7C">
            <w:pPr>
              <w:pStyle w:val="EngHang"/>
            </w:pPr>
            <w:r>
              <w:t>And came</w:t>
            </w:r>
          </w:p>
          <w:p w14:paraId="53F223E9" w14:textId="77777777" w:rsidR="002B0C7C" w:rsidRDefault="002B0C7C" w:rsidP="002B0C7C">
            <w:pPr>
              <w:pStyle w:val="EngEnd"/>
            </w:pPr>
            <w:r>
              <w:t>And worshipped Him.</w:t>
            </w:r>
          </w:p>
        </w:tc>
        <w:tc>
          <w:tcPr>
            <w:tcW w:w="288" w:type="dxa"/>
          </w:tcPr>
          <w:p w14:paraId="0B58769E" w14:textId="77777777" w:rsidR="002B0C7C" w:rsidRDefault="002B0C7C" w:rsidP="00E76A2E"/>
        </w:tc>
        <w:tc>
          <w:tcPr>
            <w:tcW w:w="288" w:type="dxa"/>
          </w:tcPr>
          <w:p w14:paraId="5BCB3E20" w14:textId="77777777" w:rsidR="002B0C7C" w:rsidRDefault="002B0C7C" w:rsidP="00E76A2E">
            <w:pPr>
              <w:pStyle w:val="CopticCross"/>
            </w:pPr>
          </w:p>
        </w:tc>
        <w:tc>
          <w:tcPr>
            <w:tcW w:w="3960" w:type="dxa"/>
          </w:tcPr>
          <w:p w14:paraId="1F1B2A58" w14:textId="77777777" w:rsidR="002B0C7C" w:rsidRDefault="002B0C7C" w:rsidP="00E76A2E">
            <w:pPr>
              <w:pStyle w:val="CopticVersemulti-line"/>
            </w:pPr>
            <w:r>
              <w:t>Ⲉⲧⲁⲩⲛⲁⲩ ⲡⲉϥⲥⲓⲟⲩ:</w:t>
            </w:r>
          </w:p>
          <w:p w14:paraId="703427D7" w14:textId="77777777" w:rsidR="002B0C7C" w:rsidRDefault="002B0C7C" w:rsidP="00E76A2E">
            <w:pPr>
              <w:pStyle w:val="CopticVersemulti-line"/>
            </w:pPr>
            <w:r>
              <w:t>ⲥⲁⲡ̀ϣⲱⲓ ⲛ̀ⲛⲓⲙⲁⲛ̀ϣⲁⲓ:</w:t>
            </w:r>
          </w:p>
          <w:p w14:paraId="1BE953F3" w14:textId="77777777" w:rsidR="002B0C7C" w:rsidRDefault="002B0C7C" w:rsidP="00E76A2E">
            <w:pPr>
              <w:pStyle w:val="CopticVersemulti-line"/>
            </w:pPr>
            <w:r>
              <w:t>ϩⲁⲛⲙⲁⲅⲟⲥ ⲁⲩⲓ̀:</w:t>
            </w:r>
          </w:p>
          <w:p w14:paraId="61465A08" w14:textId="77777777" w:rsidR="002B0C7C" w:rsidRDefault="002B0C7C" w:rsidP="00E76A2E">
            <w:pPr>
              <w:pStyle w:val="CopticVerse"/>
            </w:pPr>
            <w:r>
              <w:t>ⲁⲩⲟⲩⲱϣⲧ ⲙ̀ⲙⲟϥ.</w:t>
            </w:r>
          </w:p>
        </w:tc>
      </w:tr>
      <w:tr w:rsidR="002B0C7C" w14:paraId="0BD58754" w14:textId="77777777" w:rsidTr="00E76A2E">
        <w:trPr>
          <w:cantSplit/>
          <w:jc w:val="center"/>
        </w:trPr>
        <w:tc>
          <w:tcPr>
            <w:tcW w:w="288" w:type="dxa"/>
          </w:tcPr>
          <w:p w14:paraId="7DDF7E5B" w14:textId="77777777" w:rsidR="002B0C7C" w:rsidRDefault="002B0C7C" w:rsidP="00E76A2E">
            <w:pPr>
              <w:pStyle w:val="CopticCross"/>
            </w:pPr>
          </w:p>
        </w:tc>
        <w:tc>
          <w:tcPr>
            <w:tcW w:w="3960" w:type="dxa"/>
          </w:tcPr>
          <w:p w14:paraId="01FF54F6" w14:textId="77777777" w:rsidR="002B0C7C" w:rsidRDefault="002B0C7C" w:rsidP="002B0C7C">
            <w:pPr>
              <w:pStyle w:val="EngHang"/>
            </w:pPr>
            <w:r>
              <w:t>A Nazarene appeared</w:t>
            </w:r>
          </w:p>
          <w:p w14:paraId="3B6B040F" w14:textId="77777777" w:rsidR="002B0C7C" w:rsidRDefault="002B0C7C" w:rsidP="002B0C7C">
            <w:pPr>
              <w:pStyle w:val="EngHang"/>
            </w:pPr>
            <w:r>
              <w:t>In the land of Naphtali</w:t>
            </w:r>
          </w:p>
          <w:p w14:paraId="1387911D" w14:textId="77777777" w:rsidR="002B0C7C" w:rsidRDefault="002B0C7C" w:rsidP="002B0C7C">
            <w:pPr>
              <w:pStyle w:val="EngHang"/>
            </w:pPr>
            <w:r>
              <w:t>And all the regions</w:t>
            </w:r>
          </w:p>
          <w:p w14:paraId="52D6D1F6" w14:textId="77777777" w:rsidR="002B0C7C" w:rsidRDefault="002B0C7C" w:rsidP="002B0C7C">
            <w:pPr>
              <w:pStyle w:val="EngEnd"/>
            </w:pPr>
            <w:r>
              <w:t>Of Zebulon.</w:t>
            </w:r>
          </w:p>
        </w:tc>
        <w:tc>
          <w:tcPr>
            <w:tcW w:w="288" w:type="dxa"/>
          </w:tcPr>
          <w:p w14:paraId="1641AEB3" w14:textId="77777777" w:rsidR="002B0C7C" w:rsidRDefault="002B0C7C" w:rsidP="00E76A2E"/>
        </w:tc>
        <w:tc>
          <w:tcPr>
            <w:tcW w:w="288" w:type="dxa"/>
          </w:tcPr>
          <w:p w14:paraId="70D7C4D1" w14:textId="77777777" w:rsidR="002B0C7C" w:rsidRDefault="002B0C7C" w:rsidP="00E76A2E">
            <w:pPr>
              <w:pStyle w:val="CopticCross"/>
            </w:pPr>
          </w:p>
        </w:tc>
        <w:tc>
          <w:tcPr>
            <w:tcW w:w="3960" w:type="dxa"/>
          </w:tcPr>
          <w:p w14:paraId="20A6842F" w14:textId="77777777" w:rsidR="002B0C7C" w:rsidRDefault="002B0C7C" w:rsidP="00E76A2E">
            <w:pPr>
              <w:pStyle w:val="CopticVersemulti-line"/>
            </w:pPr>
            <w:r>
              <w:t>Ⲍⲱⲣⲉⲟⲥ ⲁϥⲟⲩⲱⲛϩϥ:</w:t>
            </w:r>
          </w:p>
          <w:p w14:paraId="2F29B519" w14:textId="77777777" w:rsidR="002B0C7C" w:rsidRDefault="002B0C7C" w:rsidP="00E76A2E">
            <w:pPr>
              <w:pStyle w:val="CopticVersemulti-line"/>
            </w:pPr>
            <w:r>
              <w:t>ϧⲉⲛ ⲡ̀ ⲕⲁϩⲓ ⲛ̀Ⲛⲉϥⲑⲁⲗⲓⲙ:</w:t>
            </w:r>
          </w:p>
          <w:p w14:paraId="6E15587F" w14:textId="77777777" w:rsidR="002B0C7C" w:rsidRDefault="002B0C7C" w:rsidP="00E76A2E">
            <w:pPr>
              <w:pStyle w:val="CopticVersemulti-line"/>
            </w:pPr>
            <w:r>
              <w:t>ⲛⲉⲙ ⲛⲓϭⲓⲏ̀ ⲧⲏⲣⲟⲩ:</w:t>
            </w:r>
          </w:p>
          <w:p w14:paraId="43F0E6DD" w14:textId="77777777" w:rsidR="002B0C7C" w:rsidRDefault="002B0C7C" w:rsidP="00E76A2E">
            <w:pPr>
              <w:pStyle w:val="CopticVerse"/>
            </w:pPr>
            <w:r>
              <w:t>ⲛ̀ⲧⲉ Ⲍⲁⲃⲟⲗⲟⲛ.</w:t>
            </w:r>
          </w:p>
        </w:tc>
      </w:tr>
      <w:tr w:rsidR="002B0C7C" w14:paraId="5C42044D" w14:textId="77777777" w:rsidTr="00E76A2E">
        <w:trPr>
          <w:cantSplit/>
          <w:jc w:val="center"/>
        </w:trPr>
        <w:tc>
          <w:tcPr>
            <w:tcW w:w="288" w:type="dxa"/>
          </w:tcPr>
          <w:p w14:paraId="19B5493B" w14:textId="77777777" w:rsidR="002B0C7C" w:rsidRDefault="002B0C7C" w:rsidP="00E76A2E">
            <w:pPr>
              <w:pStyle w:val="CopticCross"/>
            </w:pPr>
            <w:r w:rsidRPr="00FB5ACB">
              <w:t>¿</w:t>
            </w:r>
          </w:p>
        </w:tc>
        <w:tc>
          <w:tcPr>
            <w:tcW w:w="3960" w:type="dxa"/>
          </w:tcPr>
          <w:p w14:paraId="5AC71A40" w14:textId="77777777" w:rsidR="002B0C7C" w:rsidRDefault="002B0C7C" w:rsidP="002B0C7C">
            <w:pPr>
              <w:pStyle w:val="EngHang"/>
            </w:pPr>
            <w:r>
              <w:t>Come, O Isaiah,</w:t>
            </w:r>
          </w:p>
          <w:p w14:paraId="2346DD79" w14:textId="77777777" w:rsidR="002B0C7C" w:rsidRDefault="002B0C7C" w:rsidP="002B0C7C">
            <w:pPr>
              <w:pStyle w:val="EngHang"/>
            </w:pPr>
            <w:r>
              <w:t>Behold this Virgin</w:t>
            </w:r>
          </w:p>
          <w:p w14:paraId="70AB24B9" w14:textId="77777777" w:rsidR="002B0C7C" w:rsidRDefault="002B0C7C" w:rsidP="002B0C7C">
            <w:pPr>
              <w:pStyle w:val="EngHang"/>
            </w:pPr>
            <w:r>
              <w:t>Of whom you spoke</w:t>
            </w:r>
          </w:p>
          <w:p w14:paraId="70ACCF21" w14:textId="77777777" w:rsidR="002B0C7C" w:rsidRDefault="002B0C7C" w:rsidP="002B0C7C">
            <w:pPr>
              <w:pStyle w:val="EngEnd"/>
            </w:pPr>
            <w:r>
              <w:t>Long ago.</w:t>
            </w:r>
          </w:p>
        </w:tc>
        <w:tc>
          <w:tcPr>
            <w:tcW w:w="288" w:type="dxa"/>
          </w:tcPr>
          <w:p w14:paraId="309323FE" w14:textId="77777777" w:rsidR="002B0C7C" w:rsidRDefault="002B0C7C" w:rsidP="00E76A2E"/>
        </w:tc>
        <w:tc>
          <w:tcPr>
            <w:tcW w:w="288" w:type="dxa"/>
          </w:tcPr>
          <w:p w14:paraId="17D89C9F" w14:textId="77777777" w:rsidR="002B0C7C" w:rsidRDefault="002B0C7C" w:rsidP="00E76A2E">
            <w:pPr>
              <w:pStyle w:val="CopticCross"/>
            </w:pPr>
            <w:r w:rsidRPr="00FB5ACB">
              <w:t>¿</w:t>
            </w:r>
          </w:p>
        </w:tc>
        <w:tc>
          <w:tcPr>
            <w:tcW w:w="3960" w:type="dxa"/>
          </w:tcPr>
          <w:p w14:paraId="6BFD2EF7" w14:textId="77777777" w:rsidR="002B0C7C" w:rsidRDefault="002B0C7C" w:rsidP="00E76A2E">
            <w:pPr>
              <w:pStyle w:val="CopticVersemulti-line"/>
            </w:pPr>
            <w:r>
              <w:t>Ⲏⲥⲁⲏ̀ⲁⲥ ⲁ̀ⲙⲟⲩ:</w:t>
            </w:r>
          </w:p>
          <w:p w14:paraId="6AFFA434" w14:textId="77777777" w:rsidR="002B0C7C" w:rsidRDefault="002B0C7C" w:rsidP="00E76A2E">
            <w:pPr>
              <w:pStyle w:val="CopticVersemulti-line"/>
            </w:pPr>
            <w:r>
              <w:t>ⲁ̀ⲛⲁⲩ ⲉ̀ⲧⲁⲓⲠⲁⲣⲑⲉⲛⲟⲥ:</w:t>
            </w:r>
          </w:p>
          <w:p w14:paraId="6C4B3D13" w14:textId="77777777" w:rsidR="002B0C7C" w:rsidRDefault="002B0C7C" w:rsidP="00E76A2E">
            <w:pPr>
              <w:pStyle w:val="CopticVersemulti-line"/>
            </w:pPr>
            <w:r>
              <w:t>ⲑⲏⲉ̀ⲧⲁⲕⲥⲁϫⲓ ⲉⲑⲃⲏⲧⲥ:</w:t>
            </w:r>
          </w:p>
          <w:p w14:paraId="1D72E82F" w14:textId="77777777" w:rsidR="002B0C7C" w:rsidRDefault="002B0C7C" w:rsidP="00E76A2E">
            <w:pPr>
              <w:pStyle w:val="CopticVerse"/>
            </w:pPr>
            <w:r>
              <w:t>ⲓⲥϫⲉⲛ ⲟⲩⲙⲏϣ ⲛ̀ⲭ̀ⲣⲟⲛⲟⲥ.</w:t>
            </w:r>
          </w:p>
        </w:tc>
      </w:tr>
      <w:tr w:rsidR="002B0C7C" w14:paraId="5555DEAA" w14:textId="77777777" w:rsidTr="00E76A2E">
        <w:trPr>
          <w:cantSplit/>
          <w:jc w:val="center"/>
        </w:trPr>
        <w:tc>
          <w:tcPr>
            <w:tcW w:w="288" w:type="dxa"/>
          </w:tcPr>
          <w:p w14:paraId="6BABE4C6" w14:textId="77777777" w:rsidR="002B0C7C" w:rsidRDefault="002B0C7C" w:rsidP="00E76A2E">
            <w:pPr>
              <w:pStyle w:val="CopticCross"/>
            </w:pPr>
            <w:r w:rsidRPr="00FB5ACB">
              <w:t>¿</w:t>
            </w:r>
          </w:p>
        </w:tc>
        <w:tc>
          <w:tcPr>
            <w:tcW w:w="3960" w:type="dxa"/>
          </w:tcPr>
          <w:p w14:paraId="3C7461DD" w14:textId="77777777" w:rsidR="002B0C7C" w:rsidRDefault="002B0C7C" w:rsidP="002B0C7C">
            <w:pPr>
              <w:pStyle w:val="EngHang"/>
            </w:pPr>
            <w:r>
              <w:t>She bore today</w:t>
            </w:r>
          </w:p>
          <w:p w14:paraId="57DB1E58" w14:textId="77777777" w:rsidR="002B0C7C" w:rsidRDefault="002B0C7C" w:rsidP="002B0C7C">
            <w:pPr>
              <w:pStyle w:val="EngHang"/>
            </w:pPr>
            <w:r>
              <w:t>Immanuel our God.</w:t>
            </w:r>
          </w:p>
          <w:p w14:paraId="0C28059E" w14:textId="77777777" w:rsidR="002B0C7C" w:rsidRDefault="002B0C7C" w:rsidP="002B0C7C">
            <w:pPr>
              <w:pStyle w:val="EngHang"/>
            </w:pPr>
            <w:r>
              <w:t>God became man,</w:t>
            </w:r>
          </w:p>
          <w:p w14:paraId="766C243C" w14:textId="77777777" w:rsidR="002B0C7C" w:rsidRDefault="002B0C7C" w:rsidP="002B0C7C">
            <w:pPr>
              <w:pStyle w:val="EngEnd"/>
            </w:pPr>
            <w:r>
              <w:t>Have mercy on us.</w:t>
            </w:r>
          </w:p>
        </w:tc>
        <w:tc>
          <w:tcPr>
            <w:tcW w:w="288" w:type="dxa"/>
          </w:tcPr>
          <w:p w14:paraId="2DB70796" w14:textId="77777777" w:rsidR="002B0C7C" w:rsidRDefault="002B0C7C" w:rsidP="00E76A2E"/>
        </w:tc>
        <w:tc>
          <w:tcPr>
            <w:tcW w:w="288" w:type="dxa"/>
          </w:tcPr>
          <w:p w14:paraId="61AACDA5" w14:textId="77777777" w:rsidR="002B0C7C" w:rsidRDefault="002B0C7C" w:rsidP="00E76A2E">
            <w:pPr>
              <w:pStyle w:val="CopticCross"/>
            </w:pPr>
            <w:r w:rsidRPr="00FB5ACB">
              <w:t>¿</w:t>
            </w:r>
          </w:p>
        </w:tc>
        <w:tc>
          <w:tcPr>
            <w:tcW w:w="3960" w:type="dxa"/>
          </w:tcPr>
          <w:p w14:paraId="70A03012" w14:textId="77777777" w:rsidR="002B0C7C" w:rsidRDefault="002B0C7C" w:rsidP="00E76A2E">
            <w:pPr>
              <w:pStyle w:val="CopticVersemulti-line"/>
            </w:pPr>
            <w:r>
              <w:t>Ⲑⲁⲓ ⲁⲥⲙⲓⲭⲓ ⲙ̀ⲫⲟⲟⲩ:</w:t>
            </w:r>
          </w:p>
          <w:p w14:paraId="4C61096A" w14:textId="77777777" w:rsidR="002B0C7C" w:rsidRDefault="002B0C7C" w:rsidP="00E76A2E">
            <w:pPr>
              <w:pStyle w:val="CopticVersemulti-line"/>
            </w:pPr>
            <w:r>
              <w:t>Ⲉⲙⲙⲁⲛⲟⲩⲏⲗ ⲡⲉⲛⲚⲟⲩϯ:</w:t>
            </w:r>
          </w:p>
          <w:p w14:paraId="41B3107C" w14:textId="77777777" w:rsidR="002B0C7C" w:rsidRDefault="002B0C7C" w:rsidP="00E76A2E">
            <w:pPr>
              <w:pStyle w:val="CopticVersemulti-line"/>
            </w:pPr>
            <w:r>
              <w:t>Ⲫⲧ ⲁϥⲉⲣⲣⲱⲙⲓ:</w:t>
            </w:r>
          </w:p>
          <w:p w14:paraId="0D8C2AE2" w14:textId="77777777" w:rsidR="002B0C7C" w:rsidRPr="005130A7" w:rsidRDefault="002B0C7C" w:rsidP="00E76A2E">
            <w:pPr>
              <w:pStyle w:val="CopticVerse"/>
            </w:pPr>
            <w:r>
              <w:t>ⲁϥⲉⲣⲟⲩⲛⲁⲓ ⲛⲉⲙⲁⲛ.</w:t>
            </w:r>
          </w:p>
        </w:tc>
      </w:tr>
      <w:tr w:rsidR="002B0C7C" w14:paraId="5FA26549" w14:textId="77777777" w:rsidTr="00E76A2E">
        <w:trPr>
          <w:cantSplit/>
          <w:jc w:val="center"/>
        </w:trPr>
        <w:tc>
          <w:tcPr>
            <w:tcW w:w="288" w:type="dxa"/>
          </w:tcPr>
          <w:p w14:paraId="5A4C134C" w14:textId="77777777" w:rsidR="002B0C7C" w:rsidRDefault="002B0C7C" w:rsidP="00E76A2E">
            <w:pPr>
              <w:pStyle w:val="CopticCross"/>
            </w:pPr>
          </w:p>
        </w:tc>
        <w:tc>
          <w:tcPr>
            <w:tcW w:w="3960" w:type="dxa"/>
          </w:tcPr>
          <w:p w14:paraId="338D27E5" w14:textId="77777777" w:rsidR="002B0C7C" w:rsidRDefault="002B0C7C" w:rsidP="002B0C7C">
            <w:pPr>
              <w:pStyle w:val="EngHang"/>
            </w:pPr>
            <w:r>
              <w:t>Arise, O Jeremiah,</w:t>
            </w:r>
          </w:p>
          <w:p w14:paraId="49405B80" w14:textId="77777777" w:rsidR="002B0C7C" w:rsidRDefault="002B0C7C" w:rsidP="002B0C7C">
            <w:pPr>
              <w:pStyle w:val="EngHang"/>
            </w:pPr>
            <w:r>
              <w:t>Come among us,</w:t>
            </w:r>
          </w:p>
          <w:p w14:paraId="45031923" w14:textId="77777777" w:rsidR="002B0C7C" w:rsidRDefault="002B0C7C" w:rsidP="002B0C7C">
            <w:pPr>
              <w:pStyle w:val="EngHang"/>
            </w:pPr>
            <w:r>
              <w:t>Leave your sorrow</w:t>
            </w:r>
          </w:p>
          <w:p w14:paraId="22E8332D" w14:textId="77777777" w:rsidR="002B0C7C" w:rsidRDefault="002B0C7C" w:rsidP="002B0C7C">
            <w:pPr>
              <w:pStyle w:val="EngEnd"/>
            </w:pPr>
            <w:r>
              <w:t>And rejoice today.</w:t>
            </w:r>
          </w:p>
        </w:tc>
        <w:tc>
          <w:tcPr>
            <w:tcW w:w="288" w:type="dxa"/>
          </w:tcPr>
          <w:p w14:paraId="4100088F" w14:textId="77777777" w:rsidR="002B0C7C" w:rsidRDefault="002B0C7C" w:rsidP="00E76A2E"/>
        </w:tc>
        <w:tc>
          <w:tcPr>
            <w:tcW w:w="288" w:type="dxa"/>
          </w:tcPr>
          <w:p w14:paraId="39552D2B" w14:textId="77777777" w:rsidR="002B0C7C" w:rsidRDefault="002B0C7C" w:rsidP="00E76A2E">
            <w:pPr>
              <w:pStyle w:val="CopticCross"/>
            </w:pPr>
          </w:p>
        </w:tc>
        <w:tc>
          <w:tcPr>
            <w:tcW w:w="3960" w:type="dxa"/>
          </w:tcPr>
          <w:p w14:paraId="13B28E96" w14:textId="77777777" w:rsidR="002B0C7C" w:rsidRDefault="002B0C7C" w:rsidP="00E76A2E">
            <w:pPr>
              <w:pStyle w:val="CopticVersemulti-line"/>
            </w:pPr>
            <w:r>
              <w:t>Ⲓⲉⲣⲉⲙⲓⲁⲥ ⲧⲱⲛⲕ:</w:t>
            </w:r>
          </w:p>
          <w:p w14:paraId="4414BA4D" w14:textId="77777777" w:rsidR="002B0C7C" w:rsidRDefault="002B0C7C" w:rsidP="00E76A2E">
            <w:pPr>
              <w:pStyle w:val="CopticVersemulti-line"/>
            </w:pPr>
            <w:r>
              <w:t>ⲁ̀ⲙⲟⲩ ⲧⲉⲛⲙⲏϯ ⲙ̀ⲫⲟⲟⲩ:</w:t>
            </w:r>
          </w:p>
          <w:p w14:paraId="6A3C0372" w14:textId="77777777" w:rsidR="002B0C7C" w:rsidRDefault="002B0C7C" w:rsidP="00E76A2E">
            <w:pPr>
              <w:pStyle w:val="CopticVersemulti-line"/>
            </w:pPr>
            <w:r>
              <w:t>ⲭⲱ ⲙ̀ⲡⲓⲙ̀ⲕⲁϩⲛ̀ϩⲏⲧ:</w:t>
            </w:r>
          </w:p>
          <w:p w14:paraId="1B5D26B3" w14:textId="77777777" w:rsidR="002B0C7C" w:rsidRPr="005130A7" w:rsidRDefault="002B0C7C" w:rsidP="00E76A2E">
            <w:pPr>
              <w:pStyle w:val="CopticVerse"/>
            </w:pPr>
            <w:r>
              <w:t>ⲣⲁϣⲓ ϭⲉⲛ ⲡⲁⲓⲉ̀ϩⲟⲟⲩ.</w:t>
            </w:r>
          </w:p>
        </w:tc>
      </w:tr>
      <w:tr w:rsidR="002B0C7C" w14:paraId="3C077838" w14:textId="77777777" w:rsidTr="00E76A2E">
        <w:trPr>
          <w:cantSplit/>
          <w:jc w:val="center"/>
        </w:trPr>
        <w:tc>
          <w:tcPr>
            <w:tcW w:w="288" w:type="dxa"/>
          </w:tcPr>
          <w:p w14:paraId="74148D90" w14:textId="77777777" w:rsidR="002B0C7C" w:rsidRDefault="002B0C7C" w:rsidP="00E76A2E">
            <w:pPr>
              <w:pStyle w:val="CopticCross"/>
            </w:pPr>
          </w:p>
        </w:tc>
        <w:tc>
          <w:tcPr>
            <w:tcW w:w="3960" w:type="dxa"/>
          </w:tcPr>
          <w:p w14:paraId="5387CAAB" w14:textId="77777777" w:rsidR="002B0C7C" w:rsidRDefault="002B0C7C" w:rsidP="002B0C7C">
            <w:pPr>
              <w:pStyle w:val="EngHang"/>
            </w:pPr>
            <w:r>
              <w:t>As you have seen</w:t>
            </w:r>
          </w:p>
          <w:p w14:paraId="1B76D79E" w14:textId="77777777" w:rsidR="002B0C7C" w:rsidRDefault="002B0C7C" w:rsidP="002B0C7C">
            <w:pPr>
              <w:pStyle w:val="EngHang"/>
            </w:pPr>
            <w:r>
              <w:t>Of Gilead</w:t>
            </w:r>
          </w:p>
          <w:p w14:paraId="393A858A" w14:textId="77777777" w:rsidR="002B0C7C" w:rsidRDefault="002B0C7C" w:rsidP="002B0C7C">
            <w:pPr>
              <w:pStyle w:val="EngHang"/>
            </w:pPr>
            <w:r>
              <w:t>Arise and behold</w:t>
            </w:r>
          </w:p>
          <w:p w14:paraId="1521E15E" w14:textId="77777777" w:rsidR="002B0C7C" w:rsidRDefault="002B0C7C" w:rsidP="002B0C7C">
            <w:pPr>
              <w:pStyle w:val="EngEnd"/>
            </w:pPr>
            <w:r>
              <w:t>The land of Bethlehem.</w:t>
            </w:r>
          </w:p>
        </w:tc>
        <w:tc>
          <w:tcPr>
            <w:tcW w:w="288" w:type="dxa"/>
          </w:tcPr>
          <w:p w14:paraId="4FCF8BA5" w14:textId="77777777" w:rsidR="002B0C7C" w:rsidRDefault="002B0C7C" w:rsidP="00E76A2E"/>
        </w:tc>
        <w:tc>
          <w:tcPr>
            <w:tcW w:w="288" w:type="dxa"/>
          </w:tcPr>
          <w:p w14:paraId="682D1121" w14:textId="77777777" w:rsidR="002B0C7C" w:rsidRDefault="002B0C7C" w:rsidP="00E76A2E">
            <w:pPr>
              <w:pStyle w:val="CopticCross"/>
            </w:pPr>
          </w:p>
        </w:tc>
        <w:tc>
          <w:tcPr>
            <w:tcW w:w="3960" w:type="dxa"/>
          </w:tcPr>
          <w:p w14:paraId="23F7172D" w14:textId="77777777" w:rsidR="002B0C7C" w:rsidRDefault="002B0C7C" w:rsidP="00E76A2E">
            <w:pPr>
              <w:pStyle w:val="CopticVersemulti-line"/>
            </w:pPr>
            <w:r>
              <w:t>Ⲕⲁⲧⲁ ⲫ̀ⲣⲏϯ ⲉ̀ⲧⲁⲕⲛⲁⲩ:</w:t>
            </w:r>
          </w:p>
          <w:p w14:paraId="5940DA4F" w14:textId="77777777" w:rsidR="002B0C7C" w:rsidRDefault="002B0C7C" w:rsidP="00E76A2E">
            <w:pPr>
              <w:pStyle w:val="CopticVersemulti-line"/>
            </w:pPr>
            <w:r>
              <w:t>ⲛ̀ⲧⲉ Ⲅⲁⲗⲗⲁⲁⲇ:</w:t>
            </w:r>
          </w:p>
          <w:p w14:paraId="2803F50C" w14:textId="77777777" w:rsidR="002B0C7C" w:rsidRDefault="002B0C7C" w:rsidP="00E76A2E">
            <w:pPr>
              <w:pStyle w:val="CopticVersemulti-line"/>
            </w:pPr>
            <w:r>
              <w:t>ⲧⲱⲛⲕ ⲁ̀ⲙⲟⲩ ⲛ̀ⲧⲉⲕⲛⲁⲩ:</w:t>
            </w:r>
          </w:p>
          <w:p w14:paraId="3ADC99DD" w14:textId="77777777" w:rsidR="002B0C7C" w:rsidRPr="005130A7" w:rsidRDefault="002B0C7C" w:rsidP="00E76A2E">
            <w:pPr>
              <w:pStyle w:val="CopticVerse"/>
            </w:pPr>
            <w:r>
              <w:t>ⲡ̀ⲕⲁϩⲓ ⲙ̀Ⲃⲏⲑⲗⲉⲉⲙ.</w:t>
            </w:r>
          </w:p>
        </w:tc>
      </w:tr>
      <w:tr w:rsidR="002B0C7C" w14:paraId="07F268AD" w14:textId="77777777" w:rsidTr="00E76A2E">
        <w:trPr>
          <w:cantSplit/>
          <w:jc w:val="center"/>
        </w:trPr>
        <w:tc>
          <w:tcPr>
            <w:tcW w:w="288" w:type="dxa"/>
          </w:tcPr>
          <w:p w14:paraId="059BDA62" w14:textId="77777777" w:rsidR="002B0C7C" w:rsidRDefault="002B0C7C" w:rsidP="00E76A2E">
            <w:pPr>
              <w:pStyle w:val="CopticCross"/>
            </w:pPr>
            <w:r w:rsidRPr="00FB5ACB">
              <w:t>¿</w:t>
            </w:r>
          </w:p>
        </w:tc>
        <w:tc>
          <w:tcPr>
            <w:tcW w:w="3960" w:type="dxa"/>
          </w:tcPr>
          <w:p w14:paraId="47159381" w14:textId="77777777" w:rsidR="002B0C7C" w:rsidRDefault="002B0C7C" w:rsidP="002B0C7C">
            <w:pPr>
              <w:pStyle w:val="EngHang"/>
            </w:pPr>
            <w:commentRangeStart w:id="1381"/>
            <w:r>
              <w:t>All</w:t>
            </w:r>
            <w:commentRangeEnd w:id="1381"/>
            <w:r>
              <w:rPr>
                <w:rStyle w:val="CommentReference"/>
              </w:rPr>
              <w:commentReference w:id="1381"/>
            </w:r>
            <w:r>
              <w:t xml:space="preserve"> the nations were left</w:t>
            </w:r>
          </w:p>
          <w:p w14:paraId="21C894A8" w14:textId="77777777" w:rsidR="002B0C7C" w:rsidRDefault="002B0C7C" w:rsidP="002B0C7C">
            <w:pPr>
              <w:pStyle w:val="EngHang"/>
            </w:pPr>
            <w:r>
              <w:t>In the mysteries,</w:t>
            </w:r>
          </w:p>
          <w:p w14:paraId="26FBADE0" w14:textId="77777777" w:rsidR="002B0C7C" w:rsidRDefault="002B0C7C" w:rsidP="002B0C7C">
            <w:pPr>
              <w:pStyle w:val="EngHang"/>
            </w:pPr>
            <w:r>
              <w:t>O Ezekiel,</w:t>
            </w:r>
          </w:p>
          <w:p w14:paraId="204A30BC" w14:textId="77777777" w:rsidR="002B0C7C" w:rsidRDefault="002B0C7C" w:rsidP="002B0C7C">
            <w:pPr>
              <w:pStyle w:val="EngEnd"/>
            </w:pPr>
            <w:r>
              <w:t>The seer.</w:t>
            </w:r>
          </w:p>
        </w:tc>
        <w:tc>
          <w:tcPr>
            <w:tcW w:w="288" w:type="dxa"/>
          </w:tcPr>
          <w:p w14:paraId="593C6547" w14:textId="77777777" w:rsidR="002B0C7C" w:rsidRDefault="002B0C7C" w:rsidP="00E76A2E"/>
        </w:tc>
        <w:tc>
          <w:tcPr>
            <w:tcW w:w="288" w:type="dxa"/>
          </w:tcPr>
          <w:p w14:paraId="7D062B7B" w14:textId="77777777" w:rsidR="002B0C7C" w:rsidRDefault="002B0C7C" w:rsidP="00E76A2E">
            <w:pPr>
              <w:pStyle w:val="CopticCross"/>
            </w:pPr>
            <w:r w:rsidRPr="00FB5ACB">
              <w:t>¿</w:t>
            </w:r>
          </w:p>
        </w:tc>
        <w:tc>
          <w:tcPr>
            <w:tcW w:w="3960" w:type="dxa"/>
          </w:tcPr>
          <w:p w14:paraId="70BF13F4" w14:textId="77777777" w:rsidR="002B0C7C" w:rsidRDefault="002B0C7C" w:rsidP="00E76A2E">
            <w:pPr>
              <w:pStyle w:val="CopticVersemulti-line"/>
            </w:pPr>
            <w:r>
              <w:t>Ⲗⲁⲟⲥ ⲛⲓⲃⲉⲛ ⲁⲩⲭⲁⲩ:</w:t>
            </w:r>
          </w:p>
          <w:p w14:paraId="6D6D64A9" w14:textId="77777777" w:rsidR="002B0C7C" w:rsidRDefault="002B0C7C" w:rsidP="00E76A2E">
            <w:pPr>
              <w:pStyle w:val="CopticVersemulti-line"/>
            </w:pPr>
            <w:r>
              <w:t>ϧⲉⲛ ϩⲁⲙⲛⲩⲥⲧⲏⲣⲓⲟⲛ:</w:t>
            </w:r>
          </w:p>
          <w:p w14:paraId="18BB8C53" w14:textId="77777777" w:rsidR="002B0C7C" w:rsidRDefault="002B0C7C" w:rsidP="00E76A2E">
            <w:pPr>
              <w:pStyle w:val="CopticVersemulti-line"/>
            </w:pPr>
            <w:r>
              <w:t>ⲱ̀ Ⲓⲉⲍⲉⲕⲓⲏⲗ:</w:t>
            </w:r>
          </w:p>
          <w:p w14:paraId="6E031967" w14:textId="77777777" w:rsidR="002B0C7C" w:rsidRPr="005130A7" w:rsidRDefault="002B0C7C" w:rsidP="00E76A2E">
            <w:pPr>
              <w:pStyle w:val="CopticVerse"/>
            </w:pPr>
            <w:r>
              <w:t>ⲡⲓⲣⲉϥⲉⲣⲑⲉⲱ̀ⲣⲓⲛ.</w:t>
            </w:r>
          </w:p>
        </w:tc>
      </w:tr>
      <w:tr w:rsidR="002B0C7C" w14:paraId="7EDDE506" w14:textId="77777777" w:rsidTr="00E76A2E">
        <w:trPr>
          <w:cantSplit/>
          <w:jc w:val="center"/>
        </w:trPr>
        <w:tc>
          <w:tcPr>
            <w:tcW w:w="288" w:type="dxa"/>
          </w:tcPr>
          <w:p w14:paraId="79A669D2" w14:textId="77777777" w:rsidR="002B0C7C" w:rsidRDefault="002B0C7C" w:rsidP="00E76A2E">
            <w:pPr>
              <w:pStyle w:val="CopticCross"/>
            </w:pPr>
            <w:r w:rsidRPr="00FB5ACB">
              <w:t>¿</w:t>
            </w:r>
          </w:p>
        </w:tc>
        <w:tc>
          <w:tcPr>
            <w:tcW w:w="3960" w:type="dxa"/>
          </w:tcPr>
          <w:p w14:paraId="0036873E" w14:textId="77777777" w:rsidR="002B0C7C" w:rsidRDefault="002B0C7C" w:rsidP="002B0C7C">
            <w:pPr>
              <w:pStyle w:val="EngHang"/>
            </w:pPr>
            <w:r>
              <w:t>The Messiah was born</w:t>
            </w:r>
          </w:p>
          <w:p w14:paraId="46EF0301" w14:textId="77777777" w:rsidR="002B0C7C" w:rsidRDefault="002B0C7C" w:rsidP="002B0C7C">
            <w:pPr>
              <w:pStyle w:val="EngHang"/>
            </w:pPr>
            <w:r>
              <w:t>From a sealed gate:</w:t>
            </w:r>
          </w:p>
          <w:p w14:paraId="5A532105" w14:textId="77777777" w:rsidR="002B0C7C" w:rsidRDefault="002B0C7C" w:rsidP="002B0C7C">
            <w:pPr>
              <w:pStyle w:val="EngHang"/>
            </w:pPr>
            <w:r>
              <w:t>The holy virgin,</w:t>
            </w:r>
          </w:p>
          <w:p w14:paraId="42269502" w14:textId="77777777" w:rsidR="002B0C7C" w:rsidRDefault="002B0C7C" w:rsidP="002B0C7C">
            <w:pPr>
              <w:pStyle w:val="EngEnd"/>
            </w:pPr>
            <w:r>
              <w:t>In Bethlehem.</w:t>
            </w:r>
          </w:p>
        </w:tc>
        <w:tc>
          <w:tcPr>
            <w:tcW w:w="288" w:type="dxa"/>
          </w:tcPr>
          <w:p w14:paraId="5D2F3F8C" w14:textId="77777777" w:rsidR="002B0C7C" w:rsidRDefault="002B0C7C" w:rsidP="00E76A2E"/>
        </w:tc>
        <w:tc>
          <w:tcPr>
            <w:tcW w:w="288" w:type="dxa"/>
          </w:tcPr>
          <w:p w14:paraId="78A5C52F" w14:textId="77777777" w:rsidR="002B0C7C" w:rsidRDefault="002B0C7C" w:rsidP="00E76A2E">
            <w:pPr>
              <w:pStyle w:val="CopticCross"/>
            </w:pPr>
            <w:r w:rsidRPr="00FB5ACB">
              <w:t>¿</w:t>
            </w:r>
          </w:p>
        </w:tc>
        <w:tc>
          <w:tcPr>
            <w:tcW w:w="3960" w:type="dxa"/>
          </w:tcPr>
          <w:p w14:paraId="0A8A886D" w14:textId="77777777" w:rsidR="002B0C7C" w:rsidRDefault="002B0C7C" w:rsidP="00E76A2E">
            <w:pPr>
              <w:pStyle w:val="CopticVersemulti-line"/>
            </w:pPr>
            <w:r>
              <w:t>Ⲙⲁⲥⲓⲁⲥ ⲁⲩⲙⲁⲥϥ:</w:t>
            </w:r>
          </w:p>
          <w:p w14:paraId="7FA063E2" w14:textId="77777777" w:rsidR="002B0C7C" w:rsidRDefault="002B0C7C" w:rsidP="00E76A2E">
            <w:pPr>
              <w:pStyle w:val="CopticVersemulti-line"/>
            </w:pPr>
            <w:r>
              <w:t>ϧⲉⲛ ϯⲡⲩⲗⲏ ⲉⲥϣⲟⲧⲉⲙ:</w:t>
            </w:r>
          </w:p>
          <w:p w14:paraId="4724CE56" w14:textId="77777777" w:rsidR="002B0C7C" w:rsidRDefault="002B0C7C" w:rsidP="00E76A2E">
            <w:pPr>
              <w:pStyle w:val="CopticVersemulti-line"/>
            </w:pPr>
            <w:r>
              <w:t>ⲉ̄ⲟ̄ⲩ̄ ⲙ̀Ⲡⲁⲣⲑⲉⲛⲟⲥ:</w:t>
            </w:r>
          </w:p>
          <w:p w14:paraId="6A0C8F2F" w14:textId="77777777" w:rsidR="002B0C7C" w:rsidRPr="005130A7" w:rsidRDefault="002B0C7C" w:rsidP="00E76A2E">
            <w:pPr>
              <w:pStyle w:val="CopticVerse"/>
            </w:pPr>
            <w:r>
              <w:t>ⲛ̀ϩ̀ⲣⲏⲓ ϧⲉⲛ Ⲃⲏⲑⲗⲉⲉⲙ.</w:t>
            </w:r>
          </w:p>
        </w:tc>
      </w:tr>
      <w:tr w:rsidR="002B0C7C" w14:paraId="1245A803" w14:textId="77777777" w:rsidTr="00E76A2E">
        <w:trPr>
          <w:cantSplit/>
          <w:jc w:val="center"/>
        </w:trPr>
        <w:tc>
          <w:tcPr>
            <w:tcW w:w="288" w:type="dxa"/>
          </w:tcPr>
          <w:p w14:paraId="21A8070D" w14:textId="77777777" w:rsidR="002B0C7C" w:rsidRDefault="002B0C7C" w:rsidP="00E76A2E">
            <w:pPr>
              <w:pStyle w:val="CopticCross"/>
            </w:pPr>
          </w:p>
        </w:tc>
        <w:tc>
          <w:tcPr>
            <w:tcW w:w="3960" w:type="dxa"/>
          </w:tcPr>
          <w:p w14:paraId="4623388B" w14:textId="77777777" w:rsidR="002B0C7C" w:rsidRDefault="002B0C7C" w:rsidP="002B0C7C">
            <w:pPr>
              <w:pStyle w:val="EngHang"/>
            </w:pPr>
            <w:r>
              <w:t>As the supplications were raised,</w:t>
            </w:r>
          </w:p>
          <w:p w14:paraId="503CF686" w14:textId="77777777" w:rsidR="002B0C7C" w:rsidRDefault="002B0C7C" w:rsidP="002B0C7C">
            <w:pPr>
              <w:pStyle w:val="EngHang"/>
            </w:pPr>
            <w:r>
              <w:t xml:space="preserve">So were the </w:t>
            </w:r>
            <w:commentRangeStart w:id="1382"/>
            <w:r>
              <w:t>seals</w:t>
            </w:r>
            <w:commentRangeEnd w:id="1382"/>
            <w:r>
              <w:rPr>
                <w:rStyle w:val="CommentReference"/>
              </w:rPr>
              <w:commentReference w:id="1382"/>
            </w:r>
            <w:r>
              <w:t>,</w:t>
            </w:r>
          </w:p>
          <w:p w14:paraId="4DCA5E34" w14:textId="77777777" w:rsidR="002B0C7C" w:rsidRDefault="002B0C7C" w:rsidP="002B0C7C">
            <w:pPr>
              <w:pStyle w:val="EngHang"/>
            </w:pPr>
            <w:r>
              <w:t>As the gate</w:t>
            </w:r>
          </w:p>
          <w:p w14:paraId="678CBD77" w14:textId="77777777" w:rsidR="002B0C7C" w:rsidRDefault="002B0C7C" w:rsidP="002B0C7C">
            <w:pPr>
              <w:pStyle w:val="EngEnd"/>
            </w:pPr>
            <w:r>
              <w:t>That you saw.</w:t>
            </w:r>
          </w:p>
        </w:tc>
        <w:tc>
          <w:tcPr>
            <w:tcW w:w="288" w:type="dxa"/>
          </w:tcPr>
          <w:p w14:paraId="1D4D7080" w14:textId="77777777" w:rsidR="002B0C7C" w:rsidRDefault="002B0C7C" w:rsidP="00E76A2E"/>
        </w:tc>
        <w:tc>
          <w:tcPr>
            <w:tcW w:w="288" w:type="dxa"/>
          </w:tcPr>
          <w:p w14:paraId="3EE1920D" w14:textId="77777777" w:rsidR="002B0C7C" w:rsidRDefault="002B0C7C" w:rsidP="00E76A2E">
            <w:pPr>
              <w:pStyle w:val="CopticCross"/>
            </w:pPr>
          </w:p>
        </w:tc>
        <w:tc>
          <w:tcPr>
            <w:tcW w:w="3960" w:type="dxa"/>
          </w:tcPr>
          <w:p w14:paraId="6EACD55C" w14:textId="77777777" w:rsidR="002B0C7C" w:rsidRDefault="002B0C7C" w:rsidP="00E76A2E">
            <w:pPr>
              <w:pStyle w:val="CopticVersemulti-line"/>
            </w:pPr>
            <w:r>
              <w:t>Ⲛⲓⲧⲱⲃϩ ⲙ̀ⲡⲟⲩⲟⲩⲱ̀ⲧⲉⲃ:</w:t>
            </w:r>
          </w:p>
          <w:p w14:paraId="7782260D" w14:textId="77777777" w:rsidR="002B0C7C" w:rsidRDefault="002B0C7C" w:rsidP="00E76A2E">
            <w:pPr>
              <w:pStyle w:val="CopticVersemulti-line"/>
            </w:pPr>
            <w:r>
              <w:t>ⲛⲓⲧⲉⲃⲥ ⲙ̀ⲡⲟⲩⲣⲏϯ:</w:t>
            </w:r>
          </w:p>
          <w:p w14:paraId="56FAB5D6" w14:textId="77777777" w:rsidR="002B0C7C" w:rsidRDefault="002B0C7C" w:rsidP="00E76A2E">
            <w:pPr>
              <w:pStyle w:val="CopticVersemulti-line"/>
            </w:pPr>
            <w:r>
              <w:t>ⲙ̀ⲫ̀ⲣⲏϯ ⲛ̀ϯⲡⲩⲗⲏ:</w:t>
            </w:r>
          </w:p>
          <w:p w14:paraId="6B1EA8FB" w14:textId="77777777" w:rsidR="002B0C7C" w:rsidRPr="005130A7" w:rsidRDefault="002B0C7C" w:rsidP="00E76A2E">
            <w:pPr>
              <w:pStyle w:val="CopticVerse"/>
            </w:pPr>
            <w:r>
              <w:t>ⲉ̀ⲧⲁⲕⲛⲁⲩ ⲉ̀ⲣⲟⲥ.</w:t>
            </w:r>
          </w:p>
        </w:tc>
      </w:tr>
      <w:tr w:rsidR="002B0C7C" w14:paraId="52420190" w14:textId="77777777" w:rsidTr="00E76A2E">
        <w:trPr>
          <w:cantSplit/>
          <w:jc w:val="center"/>
        </w:trPr>
        <w:tc>
          <w:tcPr>
            <w:tcW w:w="288" w:type="dxa"/>
          </w:tcPr>
          <w:p w14:paraId="154B3443" w14:textId="77777777" w:rsidR="002B0C7C" w:rsidRDefault="002B0C7C" w:rsidP="00E76A2E">
            <w:pPr>
              <w:pStyle w:val="CopticCross"/>
            </w:pPr>
          </w:p>
        </w:tc>
        <w:tc>
          <w:tcPr>
            <w:tcW w:w="3960" w:type="dxa"/>
          </w:tcPr>
          <w:p w14:paraId="0120B886" w14:textId="77777777" w:rsidR="002B0C7C" w:rsidRDefault="002B0C7C" w:rsidP="002B0C7C">
            <w:pPr>
              <w:pStyle w:val="EngHang"/>
            </w:pPr>
            <w:r>
              <w:t>Ninety-nine signs</w:t>
            </w:r>
          </w:p>
          <w:p w14:paraId="5F539969" w14:textId="77777777" w:rsidR="002B0C7C" w:rsidRDefault="002B0C7C" w:rsidP="002B0C7C">
            <w:pPr>
              <w:pStyle w:val="EngHang"/>
            </w:pPr>
            <w:r>
              <w:t>Were counted</w:t>
            </w:r>
          </w:p>
          <w:p w14:paraId="25313BD8" w14:textId="77777777" w:rsidR="002B0C7C" w:rsidRDefault="002B0C7C" w:rsidP="002B0C7C">
            <w:pPr>
              <w:pStyle w:val="EngHang"/>
            </w:pPr>
            <w:r>
              <w:t>By the holy scribes</w:t>
            </w:r>
          </w:p>
          <w:p w14:paraId="6CD1A595" w14:textId="77777777" w:rsidR="002B0C7C" w:rsidRDefault="002B0C7C" w:rsidP="002B0C7C">
            <w:pPr>
              <w:pStyle w:val="EngEnd"/>
            </w:pPr>
            <w:r>
              <w:t>Of the Church.</w:t>
            </w:r>
          </w:p>
        </w:tc>
        <w:tc>
          <w:tcPr>
            <w:tcW w:w="288" w:type="dxa"/>
          </w:tcPr>
          <w:p w14:paraId="41CA3659" w14:textId="77777777" w:rsidR="002B0C7C" w:rsidRDefault="002B0C7C" w:rsidP="00E76A2E"/>
        </w:tc>
        <w:tc>
          <w:tcPr>
            <w:tcW w:w="288" w:type="dxa"/>
          </w:tcPr>
          <w:p w14:paraId="0593B97F" w14:textId="77777777" w:rsidR="002B0C7C" w:rsidRDefault="002B0C7C" w:rsidP="00E76A2E">
            <w:pPr>
              <w:pStyle w:val="CopticCross"/>
            </w:pPr>
          </w:p>
        </w:tc>
        <w:tc>
          <w:tcPr>
            <w:tcW w:w="3960" w:type="dxa"/>
          </w:tcPr>
          <w:p w14:paraId="0F3FE35A" w14:textId="77777777" w:rsidR="002B0C7C" w:rsidRDefault="002B0C7C" w:rsidP="00E76A2E">
            <w:pPr>
              <w:pStyle w:val="CopticVersemulti-line"/>
            </w:pPr>
            <w:r>
              <w:t>Ⲝⲱ ⲯⲓⲧ ⲛ̀Ⲗⲟⲅⲟⲥ:</w:t>
            </w:r>
          </w:p>
          <w:p w14:paraId="2101BF9A" w14:textId="77777777" w:rsidR="002B0C7C" w:rsidRDefault="002B0C7C" w:rsidP="00E76A2E">
            <w:pPr>
              <w:pStyle w:val="CopticVersemulti-line"/>
            </w:pPr>
            <w:r>
              <w:t>ⲁⲩϭⲓⲏ̀ⲡⲓ ⲙ̀ⲙⲟⲩ:</w:t>
            </w:r>
          </w:p>
          <w:p w14:paraId="5B202A7F" w14:textId="77777777" w:rsidR="002B0C7C" w:rsidRDefault="002B0C7C" w:rsidP="00E76A2E">
            <w:pPr>
              <w:pStyle w:val="CopticVersemulti-line"/>
            </w:pPr>
            <w:r>
              <w:t>ⲛ̀ϫⲉ ⲛⲓⲥⲁϧ ⲉ̄ⲑ̄ⲩ̄:</w:t>
            </w:r>
          </w:p>
          <w:p w14:paraId="7C0B22C6" w14:textId="77777777" w:rsidR="002B0C7C" w:rsidRPr="005130A7" w:rsidRDefault="002B0C7C" w:rsidP="00E76A2E">
            <w:pPr>
              <w:pStyle w:val="CopticVerse"/>
            </w:pPr>
            <w:r>
              <w:t>ⲛ̀ⲧⲉ ϯⲉⲕⲕ̀ⲗⲏⲥⲓⲁ̀.</w:t>
            </w:r>
          </w:p>
        </w:tc>
      </w:tr>
      <w:tr w:rsidR="002B0C7C" w14:paraId="7989A207" w14:textId="77777777" w:rsidTr="00E76A2E">
        <w:trPr>
          <w:cantSplit/>
          <w:jc w:val="center"/>
        </w:trPr>
        <w:tc>
          <w:tcPr>
            <w:tcW w:w="288" w:type="dxa"/>
          </w:tcPr>
          <w:p w14:paraId="4942C010" w14:textId="77777777" w:rsidR="002B0C7C" w:rsidRDefault="002B0C7C" w:rsidP="00E76A2E">
            <w:pPr>
              <w:pStyle w:val="CopticCross"/>
            </w:pPr>
            <w:r w:rsidRPr="00FB5ACB">
              <w:lastRenderedPageBreak/>
              <w:t>¿</w:t>
            </w:r>
          </w:p>
        </w:tc>
        <w:tc>
          <w:tcPr>
            <w:tcW w:w="3960" w:type="dxa"/>
          </w:tcPr>
          <w:p w14:paraId="20CEFBFB" w14:textId="77777777" w:rsidR="002B0C7C" w:rsidRDefault="002B0C7C" w:rsidP="002B0C7C">
            <w:pPr>
              <w:pStyle w:val="EngHang"/>
            </w:pPr>
            <w:r>
              <w:t>Of seventy weeks,</w:t>
            </w:r>
          </w:p>
          <w:p w14:paraId="3FA5A1AD" w14:textId="77777777" w:rsidR="002B0C7C" w:rsidRDefault="002B0C7C" w:rsidP="002B0C7C">
            <w:pPr>
              <w:pStyle w:val="EngHang"/>
            </w:pPr>
            <w:r>
              <w:t>O young Daniel,</w:t>
            </w:r>
          </w:p>
          <w:p w14:paraId="50384D5A" w14:textId="77777777" w:rsidR="002B0C7C" w:rsidRDefault="002B0C7C" w:rsidP="002B0C7C">
            <w:pPr>
              <w:pStyle w:val="EngHang"/>
            </w:pPr>
            <w:r>
              <w:t>You informed Israel</w:t>
            </w:r>
          </w:p>
          <w:p w14:paraId="1AFC57EE" w14:textId="77777777" w:rsidR="002B0C7C" w:rsidRDefault="002B0C7C" w:rsidP="002B0C7C">
            <w:pPr>
              <w:pStyle w:val="EngEnd"/>
            </w:pPr>
            <w:r>
              <w:t>For their salvation.</w:t>
            </w:r>
          </w:p>
        </w:tc>
        <w:tc>
          <w:tcPr>
            <w:tcW w:w="288" w:type="dxa"/>
          </w:tcPr>
          <w:p w14:paraId="5DC5FDF5" w14:textId="77777777" w:rsidR="002B0C7C" w:rsidRDefault="002B0C7C" w:rsidP="00E76A2E"/>
        </w:tc>
        <w:tc>
          <w:tcPr>
            <w:tcW w:w="288" w:type="dxa"/>
          </w:tcPr>
          <w:p w14:paraId="0FAC7833" w14:textId="77777777" w:rsidR="002B0C7C" w:rsidRDefault="002B0C7C" w:rsidP="00E76A2E">
            <w:pPr>
              <w:pStyle w:val="CopticCross"/>
            </w:pPr>
            <w:r w:rsidRPr="00FB5ACB">
              <w:t>¿</w:t>
            </w:r>
          </w:p>
        </w:tc>
        <w:tc>
          <w:tcPr>
            <w:tcW w:w="3960" w:type="dxa"/>
          </w:tcPr>
          <w:p w14:paraId="668BE7FC" w14:textId="77777777" w:rsidR="002B0C7C" w:rsidRDefault="002B0C7C" w:rsidP="00E76A2E">
            <w:pPr>
              <w:pStyle w:val="CopticVersemulti-line"/>
            </w:pPr>
            <w:r>
              <w:t>Ⲟ ⲛ̀ⲉ̀ⲩⲇⲱⲙⲁⲥ:</w:t>
            </w:r>
          </w:p>
          <w:p w14:paraId="204F95E0" w14:textId="77777777" w:rsidR="002B0C7C" w:rsidRDefault="002B0C7C" w:rsidP="00E76A2E">
            <w:pPr>
              <w:pStyle w:val="CopticVersemulti-line"/>
            </w:pPr>
            <w:r>
              <w:t>ⲱ̀ Ⲇⲁⲛⲓⲏⲗ ⲡⲓⲕⲟⲩϫⲓ:</w:t>
            </w:r>
          </w:p>
          <w:p w14:paraId="2835785C" w14:textId="77777777" w:rsidR="002B0C7C" w:rsidRDefault="002B0C7C" w:rsidP="00E76A2E">
            <w:pPr>
              <w:pStyle w:val="CopticVersemulti-line"/>
            </w:pPr>
            <w:r>
              <w:t>ⲥ̀ⲁⲕⲧⲁⲙⲥ ⲡⲒⲥⲣⲁⲏ̀ⲗ:</w:t>
            </w:r>
          </w:p>
          <w:p w14:paraId="26572DED" w14:textId="77777777" w:rsidR="002B0C7C" w:rsidRPr="005130A7" w:rsidRDefault="002B0C7C" w:rsidP="00E76A2E">
            <w:pPr>
              <w:pStyle w:val="CopticVerse"/>
            </w:pPr>
            <w:r>
              <w:t>ⲉⲑⲃⲉ ⲡⲟⲩϫⲓⲛⲥⲱϯ.</w:t>
            </w:r>
          </w:p>
        </w:tc>
      </w:tr>
      <w:tr w:rsidR="002B0C7C" w14:paraId="74205852" w14:textId="77777777" w:rsidTr="00E76A2E">
        <w:trPr>
          <w:cantSplit/>
          <w:jc w:val="center"/>
        </w:trPr>
        <w:tc>
          <w:tcPr>
            <w:tcW w:w="288" w:type="dxa"/>
          </w:tcPr>
          <w:p w14:paraId="3019EAF1" w14:textId="77777777" w:rsidR="002B0C7C" w:rsidRDefault="002B0C7C" w:rsidP="00E76A2E">
            <w:pPr>
              <w:pStyle w:val="CopticCross"/>
            </w:pPr>
            <w:r w:rsidRPr="00FB5ACB">
              <w:t>¿</w:t>
            </w:r>
          </w:p>
        </w:tc>
        <w:tc>
          <w:tcPr>
            <w:tcW w:w="3960" w:type="dxa"/>
          </w:tcPr>
          <w:p w14:paraId="6D56F7E4" w14:textId="77777777" w:rsidR="002B0C7C" w:rsidRDefault="002B0C7C" w:rsidP="002B0C7C">
            <w:pPr>
              <w:pStyle w:val="EngHang"/>
            </w:pPr>
            <w:r>
              <w:t>The time is fulfilled,</w:t>
            </w:r>
          </w:p>
          <w:p w14:paraId="3C70C596" w14:textId="77777777" w:rsidR="002B0C7C" w:rsidRDefault="002B0C7C" w:rsidP="002B0C7C">
            <w:pPr>
              <w:pStyle w:val="EngHang"/>
            </w:pPr>
            <w:r>
              <w:t>In time,</w:t>
            </w:r>
          </w:p>
          <w:p w14:paraId="4D58EABA" w14:textId="77777777" w:rsidR="002B0C7C" w:rsidRDefault="002B0C7C" w:rsidP="002B0C7C">
            <w:pPr>
              <w:pStyle w:val="EngHang"/>
            </w:pPr>
            <w:r>
              <w:t>For a child is born</w:t>
            </w:r>
          </w:p>
          <w:p w14:paraId="6731B63D" w14:textId="77777777" w:rsidR="002B0C7C" w:rsidRDefault="002B0C7C" w:rsidP="002B0C7C">
            <w:pPr>
              <w:pStyle w:val="EngEnd"/>
            </w:pPr>
            <w:r>
              <w:t>Of a virgin.</w:t>
            </w:r>
          </w:p>
        </w:tc>
        <w:tc>
          <w:tcPr>
            <w:tcW w:w="288" w:type="dxa"/>
          </w:tcPr>
          <w:p w14:paraId="792925BD" w14:textId="77777777" w:rsidR="002B0C7C" w:rsidRDefault="002B0C7C" w:rsidP="00E76A2E"/>
        </w:tc>
        <w:tc>
          <w:tcPr>
            <w:tcW w:w="288" w:type="dxa"/>
          </w:tcPr>
          <w:p w14:paraId="3A99ACDC" w14:textId="77777777" w:rsidR="002B0C7C" w:rsidRDefault="002B0C7C" w:rsidP="00E76A2E">
            <w:pPr>
              <w:pStyle w:val="CopticCross"/>
            </w:pPr>
            <w:r w:rsidRPr="00FB5ACB">
              <w:t>¿</w:t>
            </w:r>
          </w:p>
        </w:tc>
        <w:tc>
          <w:tcPr>
            <w:tcW w:w="3960" w:type="dxa"/>
          </w:tcPr>
          <w:p w14:paraId="34894EA9" w14:textId="77777777" w:rsidR="002B0C7C" w:rsidRDefault="002B0C7C" w:rsidP="00E76A2E">
            <w:pPr>
              <w:pStyle w:val="CopticVersemulti-line"/>
            </w:pPr>
            <w:r>
              <w:t>Ⲡⲁⲓⲭ̀ⲣⲟⲛⲟⲥ ⲁϥϫⲱⲕ:</w:t>
            </w:r>
          </w:p>
          <w:p w14:paraId="129B81F6" w14:textId="77777777" w:rsidR="002B0C7C" w:rsidRDefault="002B0C7C" w:rsidP="00E76A2E">
            <w:pPr>
              <w:pStyle w:val="CopticVersemulti-line"/>
            </w:pPr>
            <w:r>
              <w:t>ϧⲉⲛ ⲡⲁⲓⲭ̀ⲣⲟⲛⲟⲥ ⲫⲁⲓ:</w:t>
            </w:r>
          </w:p>
          <w:p w14:paraId="72D588AA" w14:textId="77777777" w:rsidR="002B0C7C" w:rsidRDefault="002B0C7C" w:rsidP="00E76A2E">
            <w:pPr>
              <w:pStyle w:val="CopticVersemulti-line"/>
            </w:pPr>
            <w:r>
              <w:t>ϩⲓⲧⲉⲛ ⲡⲁⲓϫⲓⲛⲙⲓⲥⲓ:</w:t>
            </w:r>
          </w:p>
          <w:p w14:paraId="04E8DAD9" w14:textId="77777777" w:rsidR="002B0C7C" w:rsidRPr="005130A7" w:rsidRDefault="002B0C7C" w:rsidP="00E76A2E">
            <w:pPr>
              <w:pStyle w:val="CopticVerse"/>
            </w:pPr>
            <w:r>
              <w:t>ⲛ̀ⲧⲁⲓⲁ̀ⲗⲟⲩ ⲙ̀Ⲡⲁⲣⲑⲉⲛⲟⲥ.</w:t>
            </w:r>
          </w:p>
        </w:tc>
      </w:tr>
      <w:tr w:rsidR="002B0C7C" w14:paraId="258C8764" w14:textId="77777777" w:rsidTr="00E76A2E">
        <w:trPr>
          <w:cantSplit/>
          <w:jc w:val="center"/>
        </w:trPr>
        <w:tc>
          <w:tcPr>
            <w:tcW w:w="288" w:type="dxa"/>
          </w:tcPr>
          <w:p w14:paraId="17E94969" w14:textId="77777777" w:rsidR="002B0C7C" w:rsidRDefault="002B0C7C" w:rsidP="00E76A2E">
            <w:pPr>
              <w:pStyle w:val="CopticCross"/>
            </w:pPr>
          </w:p>
        </w:tc>
        <w:tc>
          <w:tcPr>
            <w:tcW w:w="3960" w:type="dxa"/>
          </w:tcPr>
          <w:p w14:paraId="6BB2124A" w14:textId="77777777" w:rsidR="002B0C7C" w:rsidRDefault="002B0C7C" w:rsidP="002B0C7C">
            <w:pPr>
              <w:pStyle w:val="EngHang"/>
            </w:pPr>
            <w:r>
              <w:t>Rejoice today,</w:t>
            </w:r>
          </w:p>
          <w:p w14:paraId="29749639" w14:textId="77777777" w:rsidR="002B0C7C" w:rsidRDefault="002B0C7C" w:rsidP="002B0C7C">
            <w:pPr>
              <w:pStyle w:val="EngHang"/>
            </w:pPr>
            <w:r>
              <w:t>O Adam, our father</w:t>
            </w:r>
          </w:p>
          <w:p w14:paraId="78B3CD90" w14:textId="77777777" w:rsidR="002B0C7C" w:rsidRDefault="002B0C7C" w:rsidP="002B0C7C">
            <w:pPr>
              <w:pStyle w:val="EngHang"/>
            </w:pPr>
            <w:r>
              <w:t>With your son Abel</w:t>
            </w:r>
          </w:p>
          <w:p w14:paraId="24E20ABF" w14:textId="77777777" w:rsidR="002B0C7C" w:rsidRDefault="002B0C7C" w:rsidP="002B0C7C">
            <w:pPr>
              <w:pStyle w:val="EngEnd"/>
            </w:pPr>
            <w:r>
              <w:t>And all the ancients,</w:t>
            </w:r>
          </w:p>
        </w:tc>
        <w:tc>
          <w:tcPr>
            <w:tcW w:w="288" w:type="dxa"/>
          </w:tcPr>
          <w:p w14:paraId="0EC2F790" w14:textId="77777777" w:rsidR="002B0C7C" w:rsidRDefault="002B0C7C" w:rsidP="00E76A2E"/>
        </w:tc>
        <w:tc>
          <w:tcPr>
            <w:tcW w:w="288" w:type="dxa"/>
          </w:tcPr>
          <w:p w14:paraId="68A00F4D" w14:textId="77777777" w:rsidR="002B0C7C" w:rsidRDefault="002B0C7C" w:rsidP="00E76A2E">
            <w:pPr>
              <w:pStyle w:val="CopticCross"/>
            </w:pPr>
          </w:p>
        </w:tc>
        <w:tc>
          <w:tcPr>
            <w:tcW w:w="3960" w:type="dxa"/>
          </w:tcPr>
          <w:p w14:paraId="5F77DB75" w14:textId="77777777" w:rsidR="002B0C7C" w:rsidRDefault="002B0C7C" w:rsidP="00E76A2E">
            <w:pPr>
              <w:pStyle w:val="CopticVersemulti-line"/>
            </w:pPr>
            <w:r>
              <w:t>Ⲣⲁϣⲓ ⲛⲁⲕ ⲛ̀ⲫⲟⲟⲩ:</w:t>
            </w:r>
          </w:p>
          <w:p w14:paraId="142AF338" w14:textId="77777777" w:rsidR="002B0C7C" w:rsidRDefault="002B0C7C" w:rsidP="00E76A2E">
            <w:pPr>
              <w:pStyle w:val="CopticVersemulti-line"/>
            </w:pPr>
            <w:r>
              <w:t>ⲱ̀ Ⲁⲇⲁⲙ ⲡⲉⲛⲓⲱⲧ:</w:t>
            </w:r>
          </w:p>
          <w:p w14:paraId="4EC16B68" w14:textId="77777777" w:rsidR="002B0C7C" w:rsidRDefault="002B0C7C" w:rsidP="00E76A2E">
            <w:pPr>
              <w:pStyle w:val="CopticVersemulti-line"/>
            </w:pPr>
            <w:r>
              <w:t>ⲛⲉⲙ Ⲁⲃⲉⲗ ⲡⲉⲕϣⲏⲣⲓ:</w:t>
            </w:r>
          </w:p>
          <w:p w14:paraId="6D425A3B" w14:textId="77777777" w:rsidR="002B0C7C" w:rsidRPr="005130A7" w:rsidRDefault="002B0C7C" w:rsidP="00E76A2E">
            <w:pPr>
              <w:pStyle w:val="CopticVerse"/>
            </w:pPr>
            <w:r>
              <w:t>ⲛⲉⲙ ⲛⲓϧⲉⲗⲗⲟⲓ ⲧⲏⲣⲟⲩ.</w:t>
            </w:r>
          </w:p>
        </w:tc>
      </w:tr>
      <w:tr w:rsidR="002B0C7C" w14:paraId="31F45C2D" w14:textId="77777777" w:rsidTr="00E76A2E">
        <w:trPr>
          <w:cantSplit/>
          <w:jc w:val="center"/>
        </w:trPr>
        <w:tc>
          <w:tcPr>
            <w:tcW w:w="288" w:type="dxa"/>
          </w:tcPr>
          <w:p w14:paraId="1B32C7D8" w14:textId="77777777" w:rsidR="002B0C7C" w:rsidRDefault="002B0C7C" w:rsidP="00E76A2E">
            <w:pPr>
              <w:pStyle w:val="CopticCross"/>
            </w:pPr>
          </w:p>
        </w:tc>
        <w:tc>
          <w:tcPr>
            <w:tcW w:w="3960" w:type="dxa"/>
          </w:tcPr>
          <w:p w14:paraId="06296C02" w14:textId="77777777" w:rsidR="002B0C7C" w:rsidRDefault="002B0C7C" w:rsidP="002B0C7C">
            <w:pPr>
              <w:pStyle w:val="EngHang"/>
            </w:pPr>
            <w:r>
              <w:t>The elect with you:</w:t>
            </w:r>
          </w:p>
          <w:p w14:paraId="7E214797" w14:textId="77777777" w:rsidR="002B0C7C" w:rsidRDefault="002B0C7C" w:rsidP="002B0C7C">
            <w:pPr>
              <w:pStyle w:val="EngHang"/>
            </w:pPr>
            <w:r>
              <w:t>Abraham the righteous</w:t>
            </w:r>
          </w:p>
          <w:p w14:paraId="5DC454E7" w14:textId="77777777" w:rsidR="002B0C7C" w:rsidRDefault="002B0C7C" w:rsidP="002B0C7C">
            <w:pPr>
              <w:pStyle w:val="EngHang"/>
            </w:pPr>
            <w:r>
              <w:t>Isaac the sacrifice</w:t>
            </w:r>
          </w:p>
          <w:p w14:paraId="4FFA153B" w14:textId="77777777" w:rsidR="002B0C7C" w:rsidRDefault="002B0C7C" w:rsidP="002B0C7C">
            <w:pPr>
              <w:pStyle w:val="EngEnd"/>
            </w:pPr>
            <w:r>
              <w:t>And Jacob Israel.</w:t>
            </w:r>
          </w:p>
        </w:tc>
        <w:tc>
          <w:tcPr>
            <w:tcW w:w="288" w:type="dxa"/>
          </w:tcPr>
          <w:p w14:paraId="480D672D" w14:textId="77777777" w:rsidR="002B0C7C" w:rsidRDefault="002B0C7C" w:rsidP="00E76A2E"/>
        </w:tc>
        <w:tc>
          <w:tcPr>
            <w:tcW w:w="288" w:type="dxa"/>
          </w:tcPr>
          <w:p w14:paraId="453C1505" w14:textId="77777777" w:rsidR="002B0C7C" w:rsidRDefault="002B0C7C" w:rsidP="00E76A2E">
            <w:pPr>
              <w:pStyle w:val="CopticCross"/>
            </w:pPr>
          </w:p>
        </w:tc>
        <w:tc>
          <w:tcPr>
            <w:tcW w:w="3960" w:type="dxa"/>
          </w:tcPr>
          <w:p w14:paraId="2CFF3B55" w14:textId="77777777" w:rsidR="002B0C7C" w:rsidRDefault="002B0C7C" w:rsidP="00E76A2E">
            <w:pPr>
              <w:pStyle w:val="CopticVersemulti-line"/>
            </w:pPr>
            <w:r>
              <w:t>Ⲥⲱⲧⲡ ⲛⲉⲙⲱⲧⲉⲛ ⲧⲏⲣⲟⲩ:</w:t>
            </w:r>
          </w:p>
          <w:p w14:paraId="5693EF8A" w14:textId="77777777" w:rsidR="002B0C7C" w:rsidRDefault="002B0C7C" w:rsidP="00E76A2E">
            <w:pPr>
              <w:pStyle w:val="CopticVersemulti-line"/>
            </w:pPr>
            <w:r>
              <w:t>ⲙ̀ⲡⲓⲑ̀ⲙⲏⲓ Ⲁⲃⲣⲁⲁⲙ:</w:t>
            </w:r>
          </w:p>
          <w:p w14:paraId="04595BCD" w14:textId="77777777" w:rsidR="002B0C7C" w:rsidRDefault="002B0C7C" w:rsidP="00E76A2E">
            <w:pPr>
              <w:pStyle w:val="CopticVersemulti-line"/>
            </w:pPr>
            <w:r>
              <w:t>ⲛⲉⲙ Ⲓⲥⲁⲁⲕ ⲡⲓϣⲟⲩϣⲱⲟ̀ⲩϣⲓ:</w:t>
            </w:r>
          </w:p>
          <w:p w14:paraId="732372B4" w14:textId="77777777" w:rsidR="002B0C7C" w:rsidRPr="005130A7" w:rsidRDefault="002B0C7C" w:rsidP="00E76A2E">
            <w:pPr>
              <w:pStyle w:val="CopticVerse"/>
            </w:pPr>
            <w:r>
              <w:t>ⲛⲉⲙ Ⲓⲁⲕⲱⲃ ⲡⲒⲥⲣⲁⲏ̀ⲗ.</w:t>
            </w:r>
          </w:p>
        </w:tc>
      </w:tr>
      <w:tr w:rsidR="002B0C7C" w14:paraId="36003AA3" w14:textId="77777777" w:rsidTr="00E76A2E">
        <w:trPr>
          <w:cantSplit/>
          <w:jc w:val="center"/>
        </w:trPr>
        <w:tc>
          <w:tcPr>
            <w:tcW w:w="288" w:type="dxa"/>
          </w:tcPr>
          <w:p w14:paraId="0680FCB3" w14:textId="77777777" w:rsidR="002B0C7C" w:rsidRDefault="002B0C7C" w:rsidP="00E76A2E">
            <w:pPr>
              <w:pStyle w:val="CopticCross"/>
            </w:pPr>
            <w:r w:rsidRPr="00FB5ACB">
              <w:t>¿</w:t>
            </w:r>
          </w:p>
        </w:tc>
        <w:tc>
          <w:tcPr>
            <w:tcW w:w="3960" w:type="dxa"/>
          </w:tcPr>
          <w:p w14:paraId="1D6B040B" w14:textId="77777777" w:rsidR="002B0C7C" w:rsidRDefault="002B0C7C" w:rsidP="002B0C7C">
            <w:pPr>
              <w:pStyle w:val="EngHang"/>
            </w:pPr>
            <w:commentRangeStart w:id="1383"/>
            <w:r>
              <w:t>Tetra</w:t>
            </w:r>
            <w:commentRangeEnd w:id="1383"/>
            <w:r>
              <w:rPr>
                <w:rStyle w:val="CommentReference"/>
              </w:rPr>
              <w:commentReference w:id="1383"/>
            </w:r>
            <w:r>
              <w:t>, the judge,</w:t>
            </w:r>
          </w:p>
          <w:p w14:paraId="2D86E97F" w14:textId="77777777" w:rsidR="002B0C7C" w:rsidRDefault="002B0C7C" w:rsidP="002B0C7C">
            <w:pPr>
              <w:pStyle w:val="EngHang"/>
            </w:pPr>
            <w:r>
              <w:t>And the strong Judah,</w:t>
            </w:r>
          </w:p>
          <w:p w14:paraId="2BB87C43" w14:textId="77777777" w:rsidR="002B0C7C" w:rsidRDefault="002B0C7C" w:rsidP="002B0C7C">
            <w:pPr>
              <w:pStyle w:val="EngHang"/>
            </w:pPr>
            <w:r>
              <w:t>Through whom the</w:t>
            </w:r>
          </w:p>
          <w:p w14:paraId="5F83E8FC" w14:textId="77777777" w:rsidR="002B0C7C" w:rsidRPr="0078672A" w:rsidRDefault="002B0C7C" w:rsidP="002B0C7C">
            <w:pPr>
              <w:pStyle w:val="EngEnd"/>
            </w:pPr>
            <w:r>
              <w:t>Great salvation came.</w:t>
            </w:r>
          </w:p>
        </w:tc>
        <w:tc>
          <w:tcPr>
            <w:tcW w:w="288" w:type="dxa"/>
          </w:tcPr>
          <w:p w14:paraId="628DF2CC" w14:textId="77777777" w:rsidR="002B0C7C" w:rsidRDefault="002B0C7C" w:rsidP="00E76A2E"/>
        </w:tc>
        <w:tc>
          <w:tcPr>
            <w:tcW w:w="288" w:type="dxa"/>
          </w:tcPr>
          <w:p w14:paraId="7AA8617C" w14:textId="77777777" w:rsidR="002B0C7C" w:rsidRDefault="002B0C7C" w:rsidP="00E76A2E">
            <w:pPr>
              <w:pStyle w:val="CopticCross"/>
            </w:pPr>
            <w:r w:rsidRPr="00FB5ACB">
              <w:t>¿</w:t>
            </w:r>
          </w:p>
        </w:tc>
        <w:tc>
          <w:tcPr>
            <w:tcW w:w="3960" w:type="dxa"/>
          </w:tcPr>
          <w:p w14:paraId="28B0C909" w14:textId="77777777" w:rsidR="002B0C7C" w:rsidRDefault="002B0C7C" w:rsidP="00E76A2E">
            <w:pPr>
              <w:pStyle w:val="CopticVersemulti-line"/>
            </w:pPr>
            <w:r>
              <w:t>Ⲧⲉⲧⲣⲁ ⲡⲓⲕ̀ⲣⲓⲥⲧⲟⲥ:</w:t>
            </w:r>
          </w:p>
          <w:p w14:paraId="211D22D5" w14:textId="77777777" w:rsidR="002B0C7C" w:rsidRDefault="002B0C7C" w:rsidP="00E76A2E">
            <w:pPr>
              <w:pStyle w:val="CopticVersemulti-line"/>
            </w:pPr>
            <w:r>
              <w:t>ⲛⲉⲙ Ⲓⲟⲩⲇⲁⲥ ⲡⲓϫⲱⲣⲓ:</w:t>
            </w:r>
          </w:p>
          <w:p w14:paraId="75CE0092" w14:textId="77777777" w:rsidR="002B0C7C" w:rsidRDefault="002B0C7C" w:rsidP="00E76A2E">
            <w:pPr>
              <w:pStyle w:val="CopticVersemulti-line"/>
            </w:pPr>
            <w:r>
              <w:t>ⲉ̀ⲧⲉ ⲡⲓⲛⲓϣϯ ⲛ̀ⲛⲟϩⲉⲙ:</w:t>
            </w:r>
          </w:p>
          <w:p w14:paraId="7AF8CDE8" w14:textId="77777777" w:rsidR="002B0C7C" w:rsidRPr="005130A7" w:rsidRDefault="002B0C7C" w:rsidP="00E76A2E">
            <w:pPr>
              <w:pStyle w:val="CopticVerse"/>
            </w:pPr>
            <w:r>
              <w:t>ϣⲱⲡⲓ ⲉ̀ⲃⲟⲗϩⲓⲧⲟⲧϥ.</w:t>
            </w:r>
          </w:p>
        </w:tc>
      </w:tr>
      <w:tr w:rsidR="002B0C7C" w14:paraId="15EC5F65" w14:textId="77777777" w:rsidTr="00E76A2E">
        <w:trPr>
          <w:cantSplit/>
          <w:jc w:val="center"/>
        </w:trPr>
        <w:tc>
          <w:tcPr>
            <w:tcW w:w="288" w:type="dxa"/>
          </w:tcPr>
          <w:p w14:paraId="41D654B5" w14:textId="77777777" w:rsidR="002B0C7C" w:rsidRDefault="002B0C7C" w:rsidP="00E76A2E">
            <w:pPr>
              <w:pStyle w:val="CopticCross"/>
            </w:pPr>
            <w:r w:rsidRPr="00FB5ACB">
              <w:t>¿</w:t>
            </w:r>
          </w:p>
        </w:tc>
        <w:tc>
          <w:tcPr>
            <w:tcW w:w="3960" w:type="dxa"/>
          </w:tcPr>
          <w:p w14:paraId="567C8742" w14:textId="77777777" w:rsidR="002B0C7C" w:rsidRDefault="002B0C7C" w:rsidP="002B0C7C">
            <w:pPr>
              <w:pStyle w:val="EngHang"/>
            </w:pPr>
            <w:r>
              <w:t>Behold Samuel</w:t>
            </w:r>
          </w:p>
          <w:p w14:paraId="025DD136" w14:textId="77777777" w:rsidR="002B0C7C" w:rsidRDefault="002B0C7C" w:rsidP="002B0C7C">
            <w:pPr>
              <w:pStyle w:val="EngHang"/>
            </w:pPr>
            <w:r>
              <w:t>The elder who anointed</w:t>
            </w:r>
          </w:p>
          <w:p w14:paraId="642FBD1C" w14:textId="77777777" w:rsidR="002B0C7C" w:rsidRDefault="002B0C7C" w:rsidP="002B0C7C">
            <w:pPr>
              <w:pStyle w:val="EngHang"/>
            </w:pPr>
            <w:r>
              <w:t>The just men, the prophets,</w:t>
            </w:r>
          </w:p>
          <w:p w14:paraId="1676D9BB" w14:textId="77777777" w:rsidR="002B0C7C" w:rsidRDefault="002B0C7C" w:rsidP="002B0C7C">
            <w:pPr>
              <w:pStyle w:val="EngEnd"/>
            </w:pPr>
            <w:r>
              <w:t>And the kings.</w:t>
            </w:r>
          </w:p>
        </w:tc>
        <w:tc>
          <w:tcPr>
            <w:tcW w:w="288" w:type="dxa"/>
          </w:tcPr>
          <w:p w14:paraId="688B9D65" w14:textId="77777777" w:rsidR="002B0C7C" w:rsidRDefault="002B0C7C" w:rsidP="00E76A2E"/>
        </w:tc>
        <w:tc>
          <w:tcPr>
            <w:tcW w:w="288" w:type="dxa"/>
          </w:tcPr>
          <w:p w14:paraId="4F2209F3" w14:textId="77777777" w:rsidR="002B0C7C" w:rsidRDefault="002B0C7C" w:rsidP="00E76A2E">
            <w:pPr>
              <w:pStyle w:val="CopticCross"/>
            </w:pPr>
            <w:r w:rsidRPr="00FB5ACB">
              <w:t>¿</w:t>
            </w:r>
          </w:p>
        </w:tc>
        <w:tc>
          <w:tcPr>
            <w:tcW w:w="3960" w:type="dxa"/>
          </w:tcPr>
          <w:p w14:paraId="67E49C72" w14:textId="77777777" w:rsidR="002B0C7C" w:rsidRDefault="002B0C7C" w:rsidP="00E76A2E">
            <w:pPr>
              <w:pStyle w:val="CopticVersemulti-line"/>
            </w:pPr>
            <w:r>
              <w:t>Ⲩⲡⲡⲉ ⲡⲓϧⲉⲗⲗⲟ:</w:t>
            </w:r>
          </w:p>
          <w:p w14:paraId="4852B434" w14:textId="77777777" w:rsidR="002B0C7C" w:rsidRDefault="002B0C7C" w:rsidP="00E76A2E">
            <w:pPr>
              <w:pStyle w:val="CopticVersemulti-line"/>
            </w:pPr>
            <w:r>
              <w:t>Ⲥⲁⲙⲟⲩⲏⲗ ⲡⲓⲣⲉϥⲑⲱϩⲥ:</w:t>
            </w:r>
          </w:p>
          <w:p w14:paraId="27D81339" w14:textId="77777777" w:rsidR="002B0C7C" w:rsidRDefault="002B0C7C" w:rsidP="00E76A2E">
            <w:pPr>
              <w:pStyle w:val="CopticVersemulti-line"/>
            </w:pPr>
            <w:r>
              <w:t>ⲛⲓⲑ̀ⲙⲏⲓ ⲛⲉⲙ ⲛⲓⲡ̀ⲣⲟⲫⲏⲧⲏⲥ:</w:t>
            </w:r>
          </w:p>
          <w:p w14:paraId="27662D80" w14:textId="77777777" w:rsidR="002B0C7C" w:rsidRPr="005130A7" w:rsidRDefault="002B0C7C" w:rsidP="00E76A2E">
            <w:pPr>
              <w:pStyle w:val="CopticVerse"/>
            </w:pPr>
            <w:r>
              <w:t>ⲛⲉⲙ ⲛⲓⲕⲉⲟⲩⲣⲱⲟⲩ.</w:t>
            </w:r>
          </w:p>
        </w:tc>
      </w:tr>
      <w:tr w:rsidR="002B0C7C" w14:paraId="21ECF30A" w14:textId="77777777" w:rsidTr="00E76A2E">
        <w:trPr>
          <w:cantSplit/>
          <w:jc w:val="center"/>
        </w:trPr>
        <w:tc>
          <w:tcPr>
            <w:tcW w:w="288" w:type="dxa"/>
          </w:tcPr>
          <w:p w14:paraId="28145BA4" w14:textId="77777777" w:rsidR="002B0C7C" w:rsidRDefault="002B0C7C" w:rsidP="00E76A2E">
            <w:pPr>
              <w:pStyle w:val="CopticCross"/>
            </w:pPr>
          </w:p>
        </w:tc>
        <w:tc>
          <w:tcPr>
            <w:tcW w:w="3960" w:type="dxa"/>
          </w:tcPr>
          <w:p w14:paraId="300C7407" w14:textId="77777777" w:rsidR="002B0C7C" w:rsidRDefault="002B0C7C" w:rsidP="002B0C7C">
            <w:pPr>
              <w:pStyle w:val="EngHang"/>
            </w:pPr>
            <w:r>
              <w:t>The God of glory</w:t>
            </w:r>
          </w:p>
          <w:p w14:paraId="68CBF506" w14:textId="77777777" w:rsidR="002B0C7C" w:rsidRDefault="002B0C7C" w:rsidP="002B0C7C">
            <w:pPr>
              <w:pStyle w:val="EngHang"/>
            </w:pPr>
            <w:r>
              <w:t>Appeared to Moses,</w:t>
            </w:r>
          </w:p>
          <w:p w14:paraId="7383E821" w14:textId="77777777" w:rsidR="002B0C7C" w:rsidRDefault="002B0C7C" w:rsidP="002B0C7C">
            <w:pPr>
              <w:pStyle w:val="EngHang"/>
            </w:pPr>
            <w:r>
              <w:t>In Median,</w:t>
            </w:r>
          </w:p>
          <w:p w14:paraId="266D2AFB" w14:textId="77777777" w:rsidR="002B0C7C" w:rsidRDefault="002B0C7C" w:rsidP="002B0C7C">
            <w:pPr>
              <w:pStyle w:val="EngEnd"/>
            </w:pPr>
            <w:r>
              <w:t xml:space="preserve">In a </w:t>
            </w:r>
            <w:commentRangeStart w:id="1384"/>
            <w:r>
              <w:t xml:space="preserve">flaming </w:t>
            </w:r>
            <w:commentRangeEnd w:id="1384"/>
            <w:r>
              <w:rPr>
                <w:rStyle w:val="CommentReference"/>
              </w:rPr>
              <w:commentReference w:id="1384"/>
            </w:r>
            <w:r>
              <w:t>fire.</w:t>
            </w:r>
          </w:p>
        </w:tc>
        <w:tc>
          <w:tcPr>
            <w:tcW w:w="288" w:type="dxa"/>
          </w:tcPr>
          <w:p w14:paraId="4516B5BA" w14:textId="77777777" w:rsidR="002B0C7C" w:rsidRDefault="002B0C7C" w:rsidP="00E76A2E"/>
        </w:tc>
        <w:tc>
          <w:tcPr>
            <w:tcW w:w="288" w:type="dxa"/>
          </w:tcPr>
          <w:p w14:paraId="1346728B" w14:textId="77777777" w:rsidR="002B0C7C" w:rsidRDefault="002B0C7C" w:rsidP="00E76A2E">
            <w:pPr>
              <w:pStyle w:val="CopticCross"/>
            </w:pPr>
          </w:p>
        </w:tc>
        <w:tc>
          <w:tcPr>
            <w:tcW w:w="3960" w:type="dxa"/>
          </w:tcPr>
          <w:p w14:paraId="10A50D66" w14:textId="77777777" w:rsidR="002B0C7C" w:rsidRDefault="002B0C7C" w:rsidP="00E76A2E">
            <w:pPr>
              <w:pStyle w:val="CopticVersemulti-line"/>
            </w:pPr>
            <w:r>
              <w:t>Ⲫϯ ⲛ̀ⲧⲉ ⲡ̀ⲱ̀ⲟⲩ:</w:t>
            </w:r>
          </w:p>
          <w:p w14:paraId="26FFBFCC" w14:textId="77777777" w:rsidR="002B0C7C" w:rsidRDefault="002B0C7C" w:rsidP="00E76A2E">
            <w:pPr>
              <w:pStyle w:val="CopticVersemulti-line"/>
            </w:pPr>
            <w:r>
              <w:t>ⲉ̀ⲧⲁϥⲟⲩⲱⲛϩϥ ⲉ̀Ⲙⲱⲩ̀ⲥⲏⲥ:</w:t>
            </w:r>
          </w:p>
          <w:p w14:paraId="3C6DC25C" w14:textId="77777777" w:rsidR="002B0C7C" w:rsidRDefault="002B0C7C" w:rsidP="00E76A2E">
            <w:pPr>
              <w:pStyle w:val="CopticVersemulti-line"/>
            </w:pPr>
            <w:r>
              <w:t>ⲛ̀ϩ̀ⲣⲏⲓ ϧⲉⲛ Ⲙⲁⲇⲓⲁⲛ:</w:t>
            </w:r>
          </w:p>
          <w:p w14:paraId="59C627AD" w14:textId="77777777" w:rsidR="002B0C7C" w:rsidRPr="005130A7" w:rsidRDefault="002B0C7C" w:rsidP="00E76A2E">
            <w:pPr>
              <w:pStyle w:val="CopticVerse"/>
            </w:pPr>
            <w:r>
              <w:t>ϧⲉⲛ ⲟⲩⲑⲁϩ ⲛ̀ⲭ̀ⲣⲱⲙ.</w:t>
            </w:r>
          </w:p>
        </w:tc>
      </w:tr>
      <w:tr w:rsidR="002B0C7C" w14:paraId="0851F257" w14:textId="77777777" w:rsidTr="00E76A2E">
        <w:trPr>
          <w:cantSplit/>
          <w:jc w:val="center"/>
        </w:trPr>
        <w:tc>
          <w:tcPr>
            <w:tcW w:w="288" w:type="dxa"/>
          </w:tcPr>
          <w:p w14:paraId="1A347C49" w14:textId="77777777" w:rsidR="002B0C7C" w:rsidRDefault="002B0C7C" w:rsidP="00E76A2E">
            <w:pPr>
              <w:pStyle w:val="CopticCross"/>
            </w:pPr>
          </w:p>
        </w:tc>
        <w:tc>
          <w:tcPr>
            <w:tcW w:w="3960" w:type="dxa"/>
          </w:tcPr>
          <w:p w14:paraId="6A90B217" w14:textId="77777777" w:rsidR="002B0C7C" w:rsidRDefault="002B0C7C" w:rsidP="002B0C7C">
            <w:pPr>
              <w:pStyle w:val="EngHang"/>
            </w:pPr>
            <w:r>
              <w:t>Leave Median and</w:t>
            </w:r>
          </w:p>
          <w:p w14:paraId="4C0D17B0" w14:textId="77777777" w:rsidR="002B0C7C" w:rsidRDefault="002B0C7C" w:rsidP="002B0C7C">
            <w:pPr>
              <w:pStyle w:val="EngHang"/>
            </w:pPr>
            <w:r>
              <w:t>Come to Bethlehem</w:t>
            </w:r>
          </w:p>
          <w:p w14:paraId="2D529407" w14:textId="77777777" w:rsidR="002B0C7C" w:rsidRDefault="002B0C7C" w:rsidP="002B0C7C">
            <w:pPr>
              <w:pStyle w:val="EngHang"/>
            </w:pPr>
            <w:r>
              <w:t>To behold</w:t>
            </w:r>
          </w:p>
          <w:p w14:paraId="5405A942" w14:textId="77777777" w:rsidR="002B0C7C" w:rsidRDefault="002B0C7C" w:rsidP="002B0C7C">
            <w:pPr>
              <w:pStyle w:val="EngEnd"/>
            </w:pPr>
            <w:r>
              <w:t>The God of glory.</w:t>
            </w:r>
          </w:p>
        </w:tc>
        <w:tc>
          <w:tcPr>
            <w:tcW w:w="288" w:type="dxa"/>
          </w:tcPr>
          <w:p w14:paraId="783B2536" w14:textId="77777777" w:rsidR="002B0C7C" w:rsidRDefault="002B0C7C" w:rsidP="00E76A2E"/>
        </w:tc>
        <w:tc>
          <w:tcPr>
            <w:tcW w:w="288" w:type="dxa"/>
          </w:tcPr>
          <w:p w14:paraId="100F7976" w14:textId="77777777" w:rsidR="002B0C7C" w:rsidRDefault="002B0C7C" w:rsidP="00E76A2E">
            <w:pPr>
              <w:pStyle w:val="CopticCross"/>
            </w:pPr>
          </w:p>
        </w:tc>
        <w:tc>
          <w:tcPr>
            <w:tcW w:w="3960" w:type="dxa"/>
          </w:tcPr>
          <w:p w14:paraId="3CB36CA0" w14:textId="77777777" w:rsidR="002B0C7C" w:rsidRDefault="002B0C7C" w:rsidP="00E76A2E">
            <w:pPr>
              <w:pStyle w:val="CopticVersemulti-line"/>
            </w:pPr>
            <w:r>
              <w:t>Ⲭⲱ ⲙ̀Ⲙⲁⲇⲓⲁⲛ:</w:t>
            </w:r>
          </w:p>
          <w:p w14:paraId="4A5AF7E9" w14:textId="77777777" w:rsidR="002B0C7C" w:rsidRDefault="002B0C7C" w:rsidP="00E76A2E">
            <w:pPr>
              <w:pStyle w:val="CopticVersemulti-line"/>
            </w:pPr>
            <w:r>
              <w:t>ⲁ̀ⲙⲟⲩ ϣⲁ Ⲃⲏⲑⲗⲉⲉⲙ:</w:t>
            </w:r>
          </w:p>
          <w:p w14:paraId="1EE591EB" w14:textId="77777777" w:rsidR="002B0C7C" w:rsidRDefault="002B0C7C" w:rsidP="00E76A2E">
            <w:pPr>
              <w:pStyle w:val="CopticVersemulti-line"/>
            </w:pPr>
            <w:r>
              <w:t>ϩⲓⲛⲁ ⲛ̀ⲧⲉⲕⲛⲁⲩ:</w:t>
            </w:r>
          </w:p>
          <w:p w14:paraId="681BA9E7" w14:textId="77777777" w:rsidR="002B0C7C" w:rsidRPr="005130A7" w:rsidRDefault="002B0C7C" w:rsidP="00E76A2E">
            <w:pPr>
              <w:pStyle w:val="CopticVerse"/>
            </w:pPr>
            <w:r>
              <w:t>ⲉ̀Ⲫϯ ⲛ̀ⲧⲉ ⲡ̀ⲱ̀ⲟⲩ.</w:t>
            </w:r>
          </w:p>
        </w:tc>
      </w:tr>
      <w:tr w:rsidR="002B0C7C" w14:paraId="7807EEC7" w14:textId="77777777" w:rsidTr="00E76A2E">
        <w:trPr>
          <w:cantSplit/>
          <w:jc w:val="center"/>
        </w:trPr>
        <w:tc>
          <w:tcPr>
            <w:tcW w:w="288" w:type="dxa"/>
          </w:tcPr>
          <w:p w14:paraId="4ACAAAE7" w14:textId="77777777" w:rsidR="002B0C7C" w:rsidRPr="003209AF" w:rsidRDefault="002B0C7C" w:rsidP="00E76A2E">
            <w:pPr>
              <w:pStyle w:val="CopticCross"/>
              <w:rPr>
                <w:b/>
              </w:rPr>
            </w:pPr>
            <w:r w:rsidRPr="00FB5ACB">
              <w:t>¿</w:t>
            </w:r>
          </w:p>
        </w:tc>
        <w:tc>
          <w:tcPr>
            <w:tcW w:w="3960" w:type="dxa"/>
          </w:tcPr>
          <w:p w14:paraId="5C0B3BB4" w14:textId="77777777" w:rsidR="002B0C7C" w:rsidRDefault="002B0C7C" w:rsidP="002B0C7C">
            <w:pPr>
              <w:pStyle w:val="EngHang"/>
            </w:pPr>
            <w:r>
              <w:t>The spiritual bush</w:t>
            </w:r>
          </w:p>
          <w:p w14:paraId="35FE55C9" w14:textId="77777777" w:rsidR="002B0C7C" w:rsidRDefault="002B0C7C" w:rsidP="002B0C7C">
            <w:pPr>
              <w:pStyle w:val="EngHang"/>
            </w:pPr>
            <w:r>
              <w:t>Engulfed in flames</w:t>
            </w:r>
          </w:p>
          <w:p w14:paraId="792DE159" w14:textId="77777777" w:rsidR="002B0C7C" w:rsidRDefault="002B0C7C" w:rsidP="002B0C7C">
            <w:pPr>
              <w:pStyle w:val="EngHang"/>
            </w:pPr>
            <w:r>
              <w:t>Is Mary</w:t>
            </w:r>
          </w:p>
          <w:p w14:paraId="702B11A9" w14:textId="77777777" w:rsidR="002B0C7C" w:rsidRDefault="002B0C7C" w:rsidP="002B0C7C">
            <w:pPr>
              <w:pStyle w:val="EngEnd"/>
            </w:pPr>
            <w:r>
              <w:t>And her Only-Begotton.</w:t>
            </w:r>
          </w:p>
        </w:tc>
        <w:tc>
          <w:tcPr>
            <w:tcW w:w="288" w:type="dxa"/>
          </w:tcPr>
          <w:p w14:paraId="3F5163D3" w14:textId="77777777" w:rsidR="002B0C7C" w:rsidRDefault="002B0C7C" w:rsidP="00E76A2E"/>
        </w:tc>
        <w:tc>
          <w:tcPr>
            <w:tcW w:w="288" w:type="dxa"/>
          </w:tcPr>
          <w:p w14:paraId="306F70FE" w14:textId="77777777" w:rsidR="002B0C7C" w:rsidRDefault="002B0C7C" w:rsidP="00E76A2E">
            <w:pPr>
              <w:pStyle w:val="CopticCross"/>
            </w:pPr>
            <w:r w:rsidRPr="00FB5ACB">
              <w:t>¿</w:t>
            </w:r>
          </w:p>
        </w:tc>
        <w:tc>
          <w:tcPr>
            <w:tcW w:w="3960" w:type="dxa"/>
          </w:tcPr>
          <w:p w14:paraId="3E4E83DC" w14:textId="77777777" w:rsidR="002B0C7C" w:rsidRDefault="002B0C7C" w:rsidP="00E76A2E">
            <w:pPr>
              <w:pStyle w:val="CopticVersemulti-line"/>
            </w:pPr>
            <w:r>
              <w:t>Ⲯⲩⲭⲟⲥ ⲙ̀ⲃⲁⲧⲟⲥ:</w:t>
            </w:r>
          </w:p>
          <w:p w14:paraId="6525629D" w14:textId="77777777" w:rsidR="002B0C7C" w:rsidRDefault="002B0C7C" w:rsidP="00E76A2E">
            <w:pPr>
              <w:pStyle w:val="CopticVersemulti-line"/>
            </w:pPr>
            <w:r>
              <w:t>ⲉϥⲙⲟϩ ϧⲉⲛ ⲡⲓⲭ̀ⲣⲱⲙ:</w:t>
            </w:r>
          </w:p>
          <w:p w14:paraId="66451D1D" w14:textId="77777777" w:rsidR="002B0C7C" w:rsidRDefault="002B0C7C" w:rsidP="00E76A2E">
            <w:pPr>
              <w:pStyle w:val="CopticVersemulti-line"/>
            </w:pPr>
            <w:r>
              <w:t>ⲉ̀ⲧⲉ ⲑⲁⲓ ⲧⲉ Ⲙⲁⲣⲓⲁ:</w:t>
            </w:r>
          </w:p>
          <w:p w14:paraId="047AD9F3" w14:textId="77777777" w:rsidR="002B0C7C" w:rsidRPr="005130A7" w:rsidRDefault="002B0C7C" w:rsidP="00E76A2E">
            <w:pPr>
              <w:pStyle w:val="CopticVerse"/>
            </w:pPr>
            <w:r>
              <w:t>ⲛⲉⲙ ⲡⲉⲥⲙⲟⲛⲅⲉⲛⲏⲥ.</w:t>
            </w:r>
          </w:p>
        </w:tc>
      </w:tr>
      <w:tr w:rsidR="002B0C7C" w14:paraId="4217090A" w14:textId="77777777" w:rsidTr="00E76A2E">
        <w:trPr>
          <w:cantSplit/>
          <w:jc w:val="center"/>
        </w:trPr>
        <w:tc>
          <w:tcPr>
            <w:tcW w:w="288" w:type="dxa"/>
          </w:tcPr>
          <w:p w14:paraId="63604EA3" w14:textId="77777777" w:rsidR="002B0C7C" w:rsidRDefault="002B0C7C" w:rsidP="00E76A2E">
            <w:pPr>
              <w:pStyle w:val="CopticCross"/>
            </w:pPr>
            <w:r w:rsidRPr="00FB5ACB">
              <w:t>¿</w:t>
            </w:r>
          </w:p>
        </w:tc>
        <w:tc>
          <w:tcPr>
            <w:tcW w:w="3960" w:type="dxa"/>
          </w:tcPr>
          <w:p w14:paraId="00B5B748" w14:textId="77777777" w:rsidR="002B0C7C" w:rsidRDefault="002B0C7C" w:rsidP="002B0C7C">
            <w:pPr>
              <w:pStyle w:val="EngHang"/>
            </w:pPr>
            <w:r>
              <w:t>You are blessed</w:t>
            </w:r>
          </w:p>
          <w:p w14:paraId="5645067E" w14:textId="77777777" w:rsidR="002B0C7C" w:rsidRDefault="002B0C7C" w:rsidP="002B0C7C">
            <w:pPr>
              <w:pStyle w:val="EngHang"/>
            </w:pPr>
            <w:r>
              <w:t>More than all women,</w:t>
            </w:r>
          </w:p>
          <w:p w14:paraId="3116F89A" w14:textId="77777777" w:rsidR="002B0C7C" w:rsidRDefault="002B0C7C" w:rsidP="002B0C7C">
            <w:pPr>
              <w:pStyle w:val="EngHang"/>
            </w:pPr>
            <w:r>
              <w:t>And your womb is blessed,</w:t>
            </w:r>
          </w:p>
          <w:p w14:paraId="594BEF4E" w14:textId="77777777" w:rsidR="002B0C7C" w:rsidRDefault="002B0C7C" w:rsidP="002B0C7C">
            <w:pPr>
              <w:pStyle w:val="EngEnd"/>
            </w:pPr>
            <w:r>
              <w:t>For it carried God.</w:t>
            </w:r>
          </w:p>
        </w:tc>
        <w:tc>
          <w:tcPr>
            <w:tcW w:w="288" w:type="dxa"/>
          </w:tcPr>
          <w:p w14:paraId="5128687D" w14:textId="77777777" w:rsidR="002B0C7C" w:rsidRDefault="002B0C7C" w:rsidP="00E76A2E"/>
        </w:tc>
        <w:tc>
          <w:tcPr>
            <w:tcW w:w="288" w:type="dxa"/>
          </w:tcPr>
          <w:p w14:paraId="163D657F" w14:textId="77777777" w:rsidR="002B0C7C" w:rsidRDefault="002B0C7C" w:rsidP="00E76A2E">
            <w:pPr>
              <w:pStyle w:val="CopticCross"/>
            </w:pPr>
            <w:r w:rsidRPr="00FB5ACB">
              <w:t>¿</w:t>
            </w:r>
          </w:p>
        </w:tc>
        <w:tc>
          <w:tcPr>
            <w:tcW w:w="3960" w:type="dxa"/>
          </w:tcPr>
          <w:p w14:paraId="4C6B63B2" w14:textId="77777777" w:rsidR="002B0C7C" w:rsidRDefault="002B0C7C" w:rsidP="00E76A2E">
            <w:pPr>
              <w:pStyle w:val="CopticVersemulti-line"/>
            </w:pPr>
            <w:r>
              <w:t>Ⲱⲟⲩⲛⲁⲓ̀ϯ ⲛ̀ⲑⲟ:</w:t>
            </w:r>
          </w:p>
          <w:p w14:paraId="4EDC8419" w14:textId="77777777" w:rsidR="002B0C7C" w:rsidRDefault="002B0C7C" w:rsidP="00E76A2E">
            <w:pPr>
              <w:pStyle w:val="CopticVersemulti-line"/>
            </w:pPr>
            <w:r>
              <w:t>ⲡⲁⲣⲁ ⲛⲓϩⲓⲟ̀ⲙⲓ ⲧⲏⲣⲟⲩ:</w:t>
            </w:r>
          </w:p>
          <w:p w14:paraId="7CC48427" w14:textId="77777777" w:rsidR="002B0C7C" w:rsidRDefault="002B0C7C" w:rsidP="00E76A2E">
            <w:pPr>
              <w:pStyle w:val="CopticVersemulti-line"/>
            </w:pPr>
            <w:r>
              <w:t>ⲱ̀ⲟⲩⲛⲁⲓⲧⲥ ⲛ̀ⲧⲉⲛⲉϫⲓ:</w:t>
            </w:r>
          </w:p>
          <w:p w14:paraId="1A0EBA8A" w14:textId="77777777" w:rsidR="002B0C7C" w:rsidRPr="005130A7" w:rsidRDefault="002B0C7C" w:rsidP="00E76A2E">
            <w:pPr>
              <w:pStyle w:val="CopticVerse"/>
            </w:pPr>
            <w:r>
              <w:t>ⲉ̀ⲧⲁⲥϥⲁⲓ ⲙ̀Ⲫϯ.</w:t>
            </w:r>
          </w:p>
        </w:tc>
      </w:tr>
      <w:tr w:rsidR="002B0C7C" w14:paraId="6061B511" w14:textId="77777777" w:rsidTr="00E76A2E">
        <w:trPr>
          <w:cantSplit/>
          <w:jc w:val="center"/>
        </w:trPr>
        <w:tc>
          <w:tcPr>
            <w:tcW w:w="288" w:type="dxa"/>
          </w:tcPr>
          <w:p w14:paraId="08C2945C" w14:textId="77777777" w:rsidR="002B0C7C" w:rsidRPr="00FB5ACB" w:rsidRDefault="002B0C7C" w:rsidP="00E76A2E">
            <w:pPr>
              <w:pStyle w:val="CopticCross"/>
            </w:pPr>
          </w:p>
        </w:tc>
        <w:tc>
          <w:tcPr>
            <w:tcW w:w="3960" w:type="dxa"/>
          </w:tcPr>
          <w:p w14:paraId="2BC24B17" w14:textId="77777777" w:rsidR="002B0C7C" w:rsidRDefault="002B0C7C" w:rsidP="002B0C7C">
            <w:pPr>
              <w:pStyle w:val="EngHang"/>
            </w:pPr>
            <w:r>
              <w:t>Take away</w:t>
            </w:r>
          </w:p>
          <w:p w14:paraId="57C777A3" w14:textId="77777777" w:rsidR="002B0C7C" w:rsidRDefault="002B0C7C" w:rsidP="002B0C7C">
            <w:pPr>
              <w:pStyle w:val="EngHang"/>
            </w:pPr>
            <w:r>
              <w:t>From our race,</w:t>
            </w:r>
          </w:p>
          <w:p w14:paraId="1A459098" w14:textId="77777777" w:rsidR="002B0C7C" w:rsidRDefault="002B0C7C" w:rsidP="002B0C7C">
            <w:pPr>
              <w:pStyle w:val="EngHang"/>
            </w:pPr>
            <w:r>
              <w:t>Every defiled thought,</w:t>
            </w:r>
          </w:p>
          <w:p w14:paraId="79C8CBAA" w14:textId="77777777" w:rsidR="002B0C7C" w:rsidRDefault="002B0C7C" w:rsidP="002B0C7C">
            <w:pPr>
              <w:pStyle w:val="EngEnd"/>
            </w:pPr>
            <w:r>
              <w:t xml:space="preserve">Fully of </w:t>
            </w:r>
            <w:commentRangeStart w:id="1385"/>
            <w:r>
              <w:t>disease</w:t>
            </w:r>
            <w:commentRangeEnd w:id="1385"/>
            <w:r>
              <w:rPr>
                <w:rStyle w:val="CommentReference"/>
              </w:rPr>
              <w:commentReference w:id="1385"/>
            </w:r>
            <w:r>
              <w:t>.</w:t>
            </w:r>
          </w:p>
        </w:tc>
        <w:tc>
          <w:tcPr>
            <w:tcW w:w="288" w:type="dxa"/>
          </w:tcPr>
          <w:p w14:paraId="273A3EA8" w14:textId="77777777" w:rsidR="002B0C7C" w:rsidRDefault="002B0C7C" w:rsidP="00E76A2E"/>
        </w:tc>
        <w:tc>
          <w:tcPr>
            <w:tcW w:w="288" w:type="dxa"/>
          </w:tcPr>
          <w:p w14:paraId="00827D4A" w14:textId="77777777" w:rsidR="002B0C7C" w:rsidRPr="00FB5ACB" w:rsidRDefault="002B0C7C" w:rsidP="00E76A2E">
            <w:pPr>
              <w:pStyle w:val="CopticCross"/>
            </w:pPr>
          </w:p>
        </w:tc>
        <w:tc>
          <w:tcPr>
            <w:tcW w:w="3960" w:type="dxa"/>
          </w:tcPr>
          <w:p w14:paraId="290D3396" w14:textId="77777777" w:rsidR="002B0C7C" w:rsidRDefault="002B0C7C" w:rsidP="00E76A2E">
            <w:pPr>
              <w:pStyle w:val="CopticVersemulti-line"/>
            </w:pPr>
            <w:r>
              <w:t>Ϣⲱϣ ⲛⲓⲃⲉⲛ ⲉⲧϩⲱⲟⲩ:</w:t>
            </w:r>
          </w:p>
          <w:p w14:paraId="7A80C1B4" w14:textId="77777777" w:rsidR="002B0C7C" w:rsidRDefault="002B0C7C" w:rsidP="00E76A2E">
            <w:pPr>
              <w:pStyle w:val="CopticVersemulti-line"/>
            </w:pPr>
            <w:r>
              <w:t>ⲟⲩⲟⲏ ⲉⲑⲙⲉϩ ⲛ̀ϣⲱⲛⲓ:</w:t>
            </w:r>
          </w:p>
          <w:p w14:paraId="38941548" w14:textId="77777777" w:rsidR="002B0C7C" w:rsidRDefault="002B0C7C" w:rsidP="00E76A2E">
            <w:pPr>
              <w:pStyle w:val="CopticVersemulti-line"/>
            </w:pPr>
            <w:r>
              <w:t>ⲁ̀ⲣⲓⲱ̀ⲗⲓ ⲙ̀ⲙⲱⲟⲩ:</w:t>
            </w:r>
          </w:p>
          <w:p w14:paraId="24014931" w14:textId="77777777" w:rsidR="002B0C7C" w:rsidRPr="005130A7" w:rsidRDefault="002B0C7C" w:rsidP="00E76A2E">
            <w:pPr>
              <w:pStyle w:val="CopticVerse"/>
            </w:pPr>
            <w:r>
              <w:t>ⲉ̀ⲃⲟⲗ ϩⲁ ⲡⲉⲛⲅⲉⲛⲟⲥ.</w:t>
            </w:r>
          </w:p>
        </w:tc>
      </w:tr>
      <w:tr w:rsidR="002B0C7C" w14:paraId="1A5FAEA5" w14:textId="77777777" w:rsidTr="00E76A2E">
        <w:trPr>
          <w:cantSplit/>
          <w:jc w:val="center"/>
        </w:trPr>
        <w:tc>
          <w:tcPr>
            <w:tcW w:w="288" w:type="dxa"/>
          </w:tcPr>
          <w:p w14:paraId="1F6C25F8" w14:textId="77777777" w:rsidR="002B0C7C" w:rsidRPr="00FB5ACB" w:rsidRDefault="002B0C7C" w:rsidP="00E76A2E">
            <w:pPr>
              <w:pStyle w:val="CopticCross"/>
            </w:pPr>
          </w:p>
        </w:tc>
        <w:tc>
          <w:tcPr>
            <w:tcW w:w="3960" w:type="dxa"/>
          </w:tcPr>
          <w:p w14:paraId="12F957F0" w14:textId="77777777" w:rsidR="002B0C7C" w:rsidRDefault="002B0C7C" w:rsidP="002B0C7C">
            <w:pPr>
              <w:pStyle w:val="EngHang"/>
            </w:pPr>
            <w:r>
              <w:t>God appears</w:t>
            </w:r>
          </w:p>
          <w:p w14:paraId="02AF588D" w14:textId="77777777" w:rsidR="002B0C7C" w:rsidRDefault="002B0C7C" w:rsidP="002B0C7C">
            <w:pPr>
              <w:pStyle w:val="EngHang"/>
            </w:pPr>
            <w:r>
              <w:t>To many nations.</w:t>
            </w:r>
          </w:p>
          <w:p w14:paraId="1BE4BBD8" w14:textId="77777777" w:rsidR="002B0C7C" w:rsidRDefault="002B0C7C" w:rsidP="002B0C7C">
            <w:pPr>
              <w:pStyle w:val="EngHang"/>
            </w:pPr>
            <w:r>
              <w:t>But only openly</w:t>
            </w:r>
          </w:p>
          <w:p w14:paraId="3106FDCD" w14:textId="77777777" w:rsidR="002B0C7C" w:rsidRDefault="002B0C7C" w:rsidP="002B0C7C">
            <w:pPr>
              <w:pStyle w:val="EngEnd"/>
            </w:pPr>
            <w:r>
              <w:t>From you.</w:t>
            </w:r>
          </w:p>
        </w:tc>
        <w:tc>
          <w:tcPr>
            <w:tcW w:w="288" w:type="dxa"/>
          </w:tcPr>
          <w:p w14:paraId="74437205" w14:textId="77777777" w:rsidR="002B0C7C" w:rsidRDefault="002B0C7C" w:rsidP="00E76A2E"/>
        </w:tc>
        <w:tc>
          <w:tcPr>
            <w:tcW w:w="288" w:type="dxa"/>
          </w:tcPr>
          <w:p w14:paraId="5A7A0DC5" w14:textId="77777777" w:rsidR="002B0C7C" w:rsidRPr="00FB5ACB" w:rsidRDefault="002B0C7C" w:rsidP="00E76A2E">
            <w:pPr>
              <w:pStyle w:val="CopticCross"/>
            </w:pPr>
          </w:p>
        </w:tc>
        <w:tc>
          <w:tcPr>
            <w:tcW w:w="3960" w:type="dxa"/>
          </w:tcPr>
          <w:p w14:paraId="176F2466" w14:textId="77777777" w:rsidR="002B0C7C" w:rsidRDefault="002B0C7C" w:rsidP="00E76A2E">
            <w:pPr>
              <w:pStyle w:val="CopticVersemulti-line"/>
            </w:pPr>
            <w:r>
              <w:t>Ϥⲟⲩⲱⲛϩ ⲉ̀ⲃⲟⲗ ⲛ̀ϫⲉ Ⲫϯ:</w:t>
            </w:r>
          </w:p>
          <w:p w14:paraId="1DD40AC3" w14:textId="77777777" w:rsidR="002B0C7C" w:rsidRDefault="002B0C7C" w:rsidP="00E76A2E">
            <w:pPr>
              <w:pStyle w:val="CopticVersemulti-line"/>
            </w:pPr>
            <w:r>
              <w:t>ϭⲉⲛ ϩⲁⲛⲙⲏϣ ⲛ̀ⲉⲑⲛⲟⲥ:</w:t>
            </w:r>
          </w:p>
          <w:p w14:paraId="6AADAD09" w14:textId="77777777" w:rsidR="002B0C7C" w:rsidRDefault="002B0C7C" w:rsidP="00E76A2E">
            <w:pPr>
              <w:pStyle w:val="CopticVersemulti-line"/>
            </w:pPr>
            <w:r>
              <w:t>ⲁϥⲟⲩⲱⲛϩ ⲫⲁⲓ ⲛ̀ϧⲏϯ:</w:t>
            </w:r>
          </w:p>
          <w:p w14:paraId="23D41613" w14:textId="77777777" w:rsidR="002B0C7C" w:rsidRPr="005130A7" w:rsidRDefault="002B0C7C" w:rsidP="00E76A2E">
            <w:pPr>
              <w:pStyle w:val="CopticVerse"/>
            </w:pPr>
            <w:r>
              <w:t>ϧⲉⲛ ⲟⲩⲡⲁⲣⲣⲏⲥⲓⲁ̀.</w:t>
            </w:r>
          </w:p>
        </w:tc>
      </w:tr>
      <w:tr w:rsidR="002B0C7C" w14:paraId="0C82C200" w14:textId="77777777" w:rsidTr="00E76A2E">
        <w:trPr>
          <w:cantSplit/>
          <w:jc w:val="center"/>
        </w:trPr>
        <w:tc>
          <w:tcPr>
            <w:tcW w:w="288" w:type="dxa"/>
          </w:tcPr>
          <w:p w14:paraId="63BBBE51" w14:textId="77777777" w:rsidR="002B0C7C" w:rsidRDefault="002B0C7C" w:rsidP="00E76A2E">
            <w:pPr>
              <w:pStyle w:val="CopticCross"/>
            </w:pPr>
            <w:r w:rsidRPr="00FB5ACB">
              <w:t>¿</w:t>
            </w:r>
          </w:p>
        </w:tc>
        <w:tc>
          <w:tcPr>
            <w:tcW w:w="3960" w:type="dxa"/>
          </w:tcPr>
          <w:p w14:paraId="3481031E" w14:textId="77777777" w:rsidR="002B0C7C" w:rsidRDefault="002B0C7C" w:rsidP="002B0C7C">
            <w:pPr>
              <w:pStyle w:val="EngHang"/>
            </w:pPr>
            <w:r>
              <w:t>He spoke with us</w:t>
            </w:r>
          </w:p>
          <w:p w14:paraId="546159A2" w14:textId="77777777" w:rsidR="002B0C7C" w:rsidRDefault="002B0C7C" w:rsidP="002B0C7C">
            <w:pPr>
              <w:pStyle w:val="EngHang"/>
            </w:pPr>
            <w:r>
              <w:t>Through His Son</w:t>
            </w:r>
          </w:p>
          <w:p w14:paraId="35B87D7C" w14:textId="77777777" w:rsidR="002B0C7C" w:rsidRDefault="002B0C7C" w:rsidP="002B0C7C">
            <w:pPr>
              <w:pStyle w:val="EngHang"/>
            </w:pPr>
            <w:r>
              <w:t>In this age with</w:t>
            </w:r>
          </w:p>
          <w:p w14:paraId="01B2CB87" w14:textId="77777777" w:rsidR="002B0C7C" w:rsidRDefault="002B0C7C" w:rsidP="002B0C7C">
            <w:pPr>
              <w:pStyle w:val="EngEnd"/>
            </w:pPr>
            <w:r>
              <w:t>Sayings and prophesies.</w:t>
            </w:r>
          </w:p>
        </w:tc>
        <w:tc>
          <w:tcPr>
            <w:tcW w:w="288" w:type="dxa"/>
          </w:tcPr>
          <w:p w14:paraId="4336A67A" w14:textId="77777777" w:rsidR="002B0C7C" w:rsidRDefault="002B0C7C" w:rsidP="00E76A2E">
            <w:pPr>
              <w:pStyle w:val="CopticCross"/>
            </w:pPr>
            <w:r w:rsidRPr="00FB5ACB">
              <w:t>¿</w:t>
            </w:r>
          </w:p>
        </w:tc>
        <w:tc>
          <w:tcPr>
            <w:tcW w:w="288" w:type="dxa"/>
          </w:tcPr>
          <w:p w14:paraId="229D6526" w14:textId="77777777" w:rsidR="002B0C7C" w:rsidRPr="00FB5ACB" w:rsidRDefault="002B0C7C" w:rsidP="00E76A2E">
            <w:pPr>
              <w:pStyle w:val="CopticCross"/>
            </w:pPr>
          </w:p>
        </w:tc>
        <w:tc>
          <w:tcPr>
            <w:tcW w:w="3960" w:type="dxa"/>
          </w:tcPr>
          <w:p w14:paraId="0B3E3095" w14:textId="77777777" w:rsidR="002B0C7C" w:rsidRDefault="002B0C7C" w:rsidP="00E76A2E">
            <w:pPr>
              <w:pStyle w:val="CopticVersemulti-line"/>
            </w:pPr>
            <w:r>
              <w:t>Ϧⲉⲛ ⲟⲩⲑⲟ ⲛ̀ⲣⲏϯ:</w:t>
            </w:r>
          </w:p>
          <w:p w14:paraId="6BDA8C6F" w14:textId="77777777" w:rsidR="002B0C7C" w:rsidRDefault="002B0C7C" w:rsidP="00E76A2E">
            <w:pPr>
              <w:pStyle w:val="CopticVersemulti-line"/>
            </w:pPr>
            <w:r>
              <w:t>ⲁϥⲥⲁϫⲓ ⲛⲉⲙ ⲛⲓⲡ̀ⲣⲟⲫⲏⲧⲏⲥ:</w:t>
            </w:r>
          </w:p>
          <w:p w14:paraId="3A4A6307" w14:textId="77777777" w:rsidR="002B0C7C" w:rsidRDefault="002B0C7C" w:rsidP="00E76A2E">
            <w:pPr>
              <w:pStyle w:val="CopticVersemulti-line"/>
            </w:pPr>
            <w:r>
              <w:t>ϧⲉⲛ ⲡⲁⲓⲥⲏⲟⲩ ⲁϥⲁⲥⲁϫⲓ:</w:t>
            </w:r>
          </w:p>
          <w:p w14:paraId="52C5E22D" w14:textId="77777777" w:rsidR="002B0C7C" w:rsidRPr="005130A7" w:rsidRDefault="002B0C7C" w:rsidP="00E76A2E">
            <w:pPr>
              <w:pStyle w:val="CopticVerse"/>
            </w:pPr>
            <w:r>
              <w:t>ⲛⲉⲙⲁⲛ ϧⲉⲛ Ⲡⲉϥϣⲏⲣⲓ.</w:t>
            </w:r>
          </w:p>
        </w:tc>
      </w:tr>
      <w:tr w:rsidR="002B0C7C" w14:paraId="7CD77A1C" w14:textId="77777777" w:rsidTr="00E76A2E">
        <w:trPr>
          <w:cantSplit/>
          <w:jc w:val="center"/>
        </w:trPr>
        <w:tc>
          <w:tcPr>
            <w:tcW w:w="288" w:type="dxa"/>
          </w:tcPr>
          <w:p w14:paraId="0F5931D3" w14:textId="77777777" w:rsidR="002B0C7C" w:rsidRDefault="002B0C7C" w:rsidP="00E76A2E">
            <w:pPr>
              <w:pStyle w:val="CopticCross"/>
            </w:pPr>
            <w:r w:rsidRPr="00FB5ACB">
              <w:lastRenderedPageBreak/>
              <w:t>¿</w:t>
            </w:r>
          </w:p>
        </w:tc>
        <w:tc>
          <w:tcPr>
            <w:tcW w:w="3960" w:type="dxa"/>
          </w:tcPr>
          <w:p w14:paraId="6BD92B7D" w14:textId="77777777" w:rsidR="002B0C7C" w:rsidRDefault="002B0C7C" w:rsidP="002B0C7C">
            <w:pPr>
              <w:pStyle w:val="EngHang"/>
            </w:pPr>
            <w:r>
              <w:t>O Theotokos,</w:t>
            </w:r>
          </w:p>
          <w:p w14:paraId="05665153" w14:textId="77777777" w:rsidR="002B0C7C" w:rsidRDefault="002B0C7C" w:rsidP="002B0C7C">
            <w:pPr>
              <w:pStyle w:val="EngHang"/>
            </w:pPr>
            <w:r>
              <w:t>O Mary,</w:t>
            </w:r>
          </w:p>
          <w:p w14:paraId="414A9AD2" w14:textId="77777777" w:rsidR="002B0C7C" w:rsidRDefault="002B0C7C" w:rsidP="002B0C7C">
            <w:pPr>
              <w:pStyle w:val="EngHang"/>
            </w:pPr>
            <w:r>
              <w:t>O Holy virgin,</w:t>
            </w:r>
          </w:p>
          <w:p w14:paraId="66223092" w14:textId="77777777" w:rsidR="002B0C7C" w:rsidRDefault="002B0C7C" w:rsidP="002B0C7C">
            <w:pPr>
              <w:pStyle w:val="EngEnd"/>
            </w:pPr>
            <w:r>
              <w:t>Saint Mary,</w:t>
            </w:r>
          </w:p>
        </w:tc>
        <w:tc>
          <w:tcPr>
            <w:tcW w:w="288" w:type="dxa"/>
          </w:tcPr>
          <w:p w14:paraId="48AE396A" w14:textId="77777777" w:rsidR="002B0C7C" w:rsidRDefault="002B0C7C" w:rsidP="00E76A2E">
            <w:pPr>
              <w:pStyle w:val="CopticCross"/>
            </w:pPr>
            <w:r w:rsidRPr="00FB5ACB">
              <w:t>¿</w:t>
            </w:r>
          </w:p>
        </w:tc>
        <w:tc>
          <w:tcPr>
            <w:tcW w:w="288" w:type="dxa"/>
          </w:tcPr>
          <w:p w14:paraId="5EDD7252" w14:textId="77777777" w:rsidR="002B0C7C" w:rsidRPr="00FB5ACB" w:rsidRDefault="002B0C7C" w:rsidP="00E76A2E">
            <w:pPr>
              <w:pStyle w:val="CopticCross"/>
            </w:pPr>
          </w:p>
        </w:tc>
        <w:tc>
          <w:tcPr>
            <w:tcW w:w="3960" w:type="dxa"/>
          </w:tcPr>
          <w:p w14:paraId="70779352" w14:textId="77777777" w:rsidR="002B0C7C" w:rsidRDefault="002B0C7C" w:rsidP="00E76A2E">
            <w:pPr>
              <w:pStyle w:val="CopticVersemulti-line"/>
            </w:pPr>
            <w:r>
              <w:t>Ϩⲱⲥ Ⲑⲉⲟ̀ⲧⲟⲕⲟⲥ:</w:t>
            </w:r>
          </w:p>
          <w:p w14:paraId="365BA155" w14:textId="77777777" w:rsidR="002B0C7C" w:rsidRDefault="002B0C7C" w:rsidP="00E76A2E">
            <w:pPr>
              <w:pStyle w:val="CopticVersemulti-line"/>
            </w:pPr>
            <w:r>
              <w:t>ⲛ̀ⲑⲟ ϩⲱⲓ Ⲙⲁⲣⲓⲁ:</w:t>
            </w:r>
          </w:p>
          <w:p w14:paraId="74490D1F" w14:textId="77777777" w:rsidR="002B0C7C" w:rsidRDefault="002B0C7C" w:rsidP="00E76A2E">
            <w:pPr>
              <w:pStyle w:val="CopticVersemulti-line"/>
            </w:pPr>
            <w:r>
              <w:t>ⲉ̄ⲟ̄ⲩ̄ ⲙ̀Ⲡⲁⲣⲑⲉⲛⲟⲥ:</w:t>
            </w:r>
          </w:p>
          <w:p w14:paraId="318956E6" w14:textId="77777777" w:rsidR="002B0C7C" w:rsidRPr="005130A7" w:rsidRDefault="002B0C7C" w:rsidP="00E76A2E">
            <w:pPr>
              <w:pStyle w:val="CopticVerse"/>
            </w:pPr>
            <w:r>
              <w:t>ϯⲁ̀ⲅⲓⲁ Ⲙⲁⲣⲓⲁ.</w:t>
            </w:r>
          </w:p>
        </w:tc>
      </w:tr>
      <w:tr w:rsidR="002B0C7C" w14:paraId="7877194C" w14:textId="77777777" w:rsidTr="00E76A2E">
        <w:trPr>
          <w:cantSplit/>
          <w:jc w:val="center"/>
        </w:trPr>
        <w:tc>
          <w:tcPr>
            <w:tcW w:w="288" w:type="dxa"/>
          </w:tcPr>
          <w:p w14:paraId="71748C17" w14:textId="77777777" w:rsidR="002B0C7C" w:rsidRPr="00FB5ACB" w:rsidRDefault="002B0C7C" w:rsidP="00E76A2E">
            <w:pPr>
              <w:pStyle w:val="CopticCross"/>
            </w:pPr>
          </w:p>
        </w:tc>
        <w:tc>
          <w:tcPr>
            <w:tcW w:w="3960" w:type="dxa"/>
          </w:tcPr>
          <w:p w14:paraId="1F2F3B61" w14:textId="77777777" w:rsidR="002B0C7C" w:rsidRDefault="002B0C7C" w:rsidP="002B0C7C">
            <w:pPr>
              <w:pStyle w:val="EngHang"/>
            </w:pPr>
            <w:r>
              <w:t>Today were fulfilled</w:t>
            </w:r>
          </w:p>
          <w:p w14:paraId="7205B6CD" w14:textId="77777777" w:rsidR="002B0C7C" w:rsidRDefault="002B0C7C" w:rsidP="002B0C7C">
            <w:pPr>
              <w:pStyle w:val="EngHang"/>
            </w:pPr>
            <w:r>
              <w:t>The sayings of David,</w:t>
            </w:r>
          </w:p>
          <w:p w14:paraId="6042CA03" w14:textId="77777777" w:rsidR="002B0C7C" w:rsidRDefault="002B0C7C" w:rsidP="002B0C7C">
            <w:pPr>
              <w:pStyle w:val="EngHang"/>
            </w:pPr>
            <w:r>
              <w:t>For He saved the poor</w:t>
            </w:r>
          </w:p>
          <w:p w14:paraId="7D4CB286" w14:textId="77777777" w:rsidR="002B0C7C" w:rsidRDefault="002B0C7C" w:rsidP="002B0C7C">
            <w:pPr>
              <w:pStyle w:val="EngEnd"/>
            </w:pPr>
            <w:r>
              <w:t>From the hand of the enemy.</w:t>
            </w:r>
          </w:p>
        </w:tc>
        <w:tc>
          <w:tcPr>
            <w:tcW w:w="288" w:type="dxa"/>
          </w:tcPr>
          <w:p w14:paraId="0269ABEE" w14:textId="77777777" w:rsidR="002B0C7C" w:rsidRDefault="002B0C7C" w:rsidP="00E76A2E"/>
        </w:tc>
        <w:tc>
          <w:tcPr>
            <w:tcW w:w="288" w:type="dxa"/>
          </w:tcPr>
          <w:p w14:paraId="2AF576A5" w14:textId="77777777" w:rsidR="002B0C7C" w:rsidRPr="00FB5ACB" w:rsidRDefault="002B0C7C" w:rsidP="00E76A2E">
            <w:pPr>
              <w:pStyle w:val="CopticCross"/>
            </w:pPr>
          </w:p>
        </w:tc>
        <w:tc>
          <w:tcPr>
            <w:tcW w:w="3960" w:type="dxa"/>
          </w:tcPr>
          <w:p w14:paraId="25D55FBA" w14:textId="77777777" w:rsidR="002B0C7C" w:rsidRDefault="002B0C7C" w:rsidP="00E76A2E">
            <w:pPr>
              <w:pStyle w:val="CopticVersemulti-line"/>
            </w:pPr>
            <w:r>
              <w:t>Ϫⲉ ⲀϤϫⲰⲕ ⲙ̀ⲫⲟⲟⲩ:</w:t>
            </w:r>
          </w:p>
          <w:p w14:paraId="05C62D81" w14:textId="77777777" w:rsidR="002B0C7C" w:rsidRDefault="002B0C7C" w:rsidP="00E76A2E">
            <w:pPr>
              <w:pStyle w:val="CopticVersemulti-line"/>
            </w:pPr>
            <w:r>
              <w:t>ⲉ̀ⲡ̀ⲥⲁϫⲓ ⲛ̀Ⲇⲁⲩⲓⲇ:</w:t>
            </w:r>
          </w:p>
          <w:p w14:paraId="1ECC538E" w14:textId="77777777" w:rsidR="002B0C7C" w:rsidRDefault="002B0C7C" w:rsidP="00E76A2E">
            <w:pPr>
              <w:pStyle w:val="CopticVersemulti-line"/>
            </w:pPr>
            <w:r>
              <w:t>ϫⲉ ⲁϥⲛⲟϩⲉⲙ ⲛ̀ⲟⲩϩⲏⲕⲓ:</w:t>
            </w:r>
          </w:p>
          <w:p w14:paraId="1FAE3013" w14:textId="77777777" w:rsidR="002B0C7C" w:rsidRPr="005130A7" w:rsidRDefault="002B0C7C" w:rsidP="00E76A2E">
            <w:pPr>
              <w:pStyle w:val="CopticVerse"/>
            </w:pPr>
            <w:r>
              <w:t>ϧⲉⲛ ⲧ̀ϫⲓϫ ⲛ̀ⲛⲉϥϫⲁϫⲓ.</w:t>
            </w:r>
          </w:p>
        </w:tc>
      </w:tr>
      <w:tr w:rsidR="002B0C7C" w14:paraId="560FA61B" w14:textId="77777777" w:rsidTr="00E76A2E">
        <w:trPr>
          <w:cantSplit/>
          <w:jc w:val="center"/>
        </w:trPr>
        <w:tc>
          <w:tcPr>
            <w:tcW w:w="288" w:type="dxa"/>
          </w:tcPr>
          <w:p w14:paraId="0C1274FE" w14:textId="77777777" w:rsidR="002B0C7C" w:rsidRPr="00FB5ACB" w:rsidRDefault="002B0C7C" w:rsidP="00E76A2E">
            <w:pPr>
              <w:pStyle w:val="CopticCross"/>
            </w:pPr>
          </w:p>
        </w:tc>
        <w:tc>
          <w:tcPr>
            <w:tcW w:w="3960" w:type="dxa"/>
          </w:tcPr>
          <w:p w14:paraId="3B1EFBD5" w14:textId="77777777" w:rsidR="002B0C7C" w:rsidRDefault="002B0C7C" w:rsidP="002B0C7C">
            <w:pPr>
              <w:pStyle w:val="EngHang"/>
            </w:pPr>
            <w:r>
              <w:t>Oh our father Adam,</w:t>
            </w:r>
          </w:p>
          <w:p w14:paraId="2EAFDFC4" w14:textId="77777777" w:rsidR="002B0C7C" w:rsidRDefault="002B0C7C" w:rsidP="002B0C7C">
            <w:pPr>
              <w:pStyle w:val="EngHang"/>
            </w:pPr>
            <w:r>
              <w:t>Life your voice today,</w:t>
            </w:r>
          </w:p>
          <w:p w14:paraId="2C281D53" w14:textId="77777777" w:rsidR="002B0C7C" w:rsidRDefault="002B0C7C" w:rsidP="002B0C7C">
            <w:pPr>
              <w:pStyle w:val="EngHang"/>
            </w:pPr>
            <w:r>
              <w:t>For you were exalted</w:t>
            </w:r>
          </w:p>
          <w:p w14:paraId="19F9B8B2" w14:textId="77777777" w:rsidR="002B0C7C" w:rsidRDefault="002B0C7C" w:rsidP="002B0C7C">
            <w:pPr>
              <w:pStyle w:val="EngEnd"/>
            </w:pPr>
            <w:r>
              <w:t>By the salvation of your race.</w:t>
            </w:r>
          </w:p>
        </w:tc>
        <w:tc>
          <w:tcPr>
            <w:tcW w:w="288" w:type="dxa"/>
          </w:tcPr>
          <w:p w14:paraId="1C2F3957" w14:textId="77777777" w:rsidR="002B0C7C" w:rsidRDefault="002B0C7C" w:rsidP="00E76A2E"/>
        </w:tc>
        <w:tc>
          <w:tcPr>
            <w:tcW w:w="288" w:type="dxa"/>
          </w:tcPr>
          <w:p w14:paraId="5AB78CAE" w14:textId="77777777" w:rsidR="002B0C7C" w:rsidRPr="00FB5ACB" w:rsidRDefault="002B0C7C" w:rsidP="00E76A2E">
            <w:pPr>
              <w:pStyle w:val="CopticCross"/>
            </w:pPr>
          </w:p>
        </w:tc>
        <w:tc>
          <w:tcPr>
            <w:tcW w:w="3960" w:type="dxa"/>
          </w:tcPr>
          <w:p w14:paraId="4E9CD364" w14:textId="77777777" w:rsidR="002B0C7C" w:rsidRDefault="002B0C7C" w:rsidP="00E76A2E">
            <w:pPr>
              <w:pStyle w:val="CopticVersemulti-line"/>
            </w:pPr>
            <w:r>
              <w:t>Ϭⲓⲥ̀ⲙⲏ ⲛⲁⲕ ⲙ̀ⲫⲟⲟⲩ:</w:t>
            </w:r>
          </w:p>
          <w:p w14:paraId="7166778B" w14:textId="77777777" w:rsidR="002B0C7C" w:rsidRDefault="002B0C7C" w:rsidP="00E76A2E">
            <w:pPr>
              <w:pStyle w:val="CopticVersemulti-line"/>
            </w:pPr>
            <w:r>
              <w:t>ⲱ̀ Ⲁⲇⲁⲙ ⲡⲉⲛⲓⲱⲧ:</w:t>
            </w:r>
          </w:p>
          <w:p w14:paraId="030515FF" w14:textId="77777777" w:rsidR="002B0C7C" w:rsidRDefault="002B0C7C" w:rsidP="00E76A2E">
            <w:pPr>
              <w:pStyle w:val="CopticVersemulti-line"/>
            </w:pPr>
            <w:r>
              <w:t>ϫⲉ ⲁϥϭⲓⲥⲓ ⲛⲁⲕ:</w:t>
            </w:r>
          </w:p>
          <w:p w14:paraId="75298CE8" w14:textId="77777777" w:rsidR="002B0C7C" w:rsidRPr="005130A7" w:rsidRDefault="002B0C7C" w:rsidP="00E76A2E">
            <w:pPr>
              <w:pStyle w:val="CopticVerse"/>
            </w:pPr>
            <w:r>
              <w:t>ⲡ̀ⲥⲱϯ ⲙ̀ⲡⲉⲕⲅⲉⲛⲟⲥ.</w:t>
            </w:r>
          </w:p>
        </w:tc>
      </w:tr>
      <w:tr w:rsidR="002B0C7C" w14:paraId="403D733F" w14:textId="77777777" w:rsidTr="00E76A2E">
        <w:trPr>
          <w:cantSplit/>
          <w:jc w:val="center"/>
        </w:trPr>
        <w:tc>
          <w:tcPr>
            <w:tcW w:w="288" w:type="dxa"/>
          </w:tcPr>
          <w:p w14:paraId="31643419" w14:textId="77777777" w:rsidR="002B0C7C" w:rsidRPr="00FB5ACB" w:rsidRDefault="002B0C7C" w:rsidP="00E76A2E">
            <w:pPr>
              <w:pStyle w:val="CopticCross"/>
            </w:pPr>
            <w:r w:rsidRPr="00FB5ACB">
              <w:t>¿</w:t>
            </w:r>
          </w:p>
        </w:tc>
        <w:tc>
          <w:tcPr>
            <w:tcW w:w="3960" w:type="dxa"/>
          </w:tcPr>
          <w:p w14:paraId="6C2F7833" w14:textId="77777777" w:rsidR="002B0C7C" w:rsidRDefault="002B0C7C" w:rsidP="002B0C7C">
            <w:pPr>
              <w:pStyle w:val="EngHang"/>
            </w:pPr>
            <w:r>
              <w:t>I ask you,</w:t>
            </w:r>
          </w:p>
          <w:p w14:paraId="7423238D" w14:textId="77777777" w:rsidR="002B0C7C" w:rsidRDefault="002B0C7C" w:rsidP="002B0C7C">
            <w:pPr>
              <w:pStyle w:val="EngHang"/>
            </w:pPr>
            <w:r>
              <w:t>My Lady, the Virgin,</w:t>
            </w:r>
          </w:p>
          <w:p w14:paraId="0317CF23" w14:textId="77777777" w:rsidR="002B0C7C" w:rsidRDefault="002B0C7C" w:rsidP="002B0C7C">
            <w:pPr>
              <w:pStyle w:val="EngHang"/>
            </w:pPr>
            <w:r>
              <w:t>Entreat your Son</w:t>
            </w:r>
          </w:p>
          <w:p w14:paraId="43722F62" w14:textId="77777777" w:rsidR="002B0C7C" w:rsidRDefault="002B0C7C" w:rsidP="002B0C7C">
            <w:pPr>
              <w:pStyle w:val="EngEnd"/>
            </w:pPr>
            <w:r>
              <w:t>To forgive us our sins.</w:t>
            </w:r>
          </w:p>
        </w:tc>
        <w:tc>
          <w:tcPr>
            <w:tcW w:w="288" w:type="dxa"/>
          </w:tcPr>
          <w:p w14:paraId="0E9088E4" w14:textId="77777777" w:rsidR="002B0C7C" w:rsidRDefault="002B0C7C" w:rsidP="00E76A2E">
            <w:pPr>
              <w:pStyle w:val="CopticCross"/>
            </w:pPr>
            <w:r w:rsidRPr="00FB5ACB">
              <w:t>¿</w:t>
            </w:r>
          </w:p>
        </w:tc>
        <w:tc>
          <w:tcPr>
            <w:tcW w:w="288" w:type="dxa"/>
          </w:tcPr>
          <w:p w14:paraId="59E0457A" w14:textId="77777777" w:rsidR="002B0C7C" w:rsidRPr="00FB5ACB" w:rsidRDefault="002B0C7C" w:rsidP="00E76A2E">
            <w:pPr>
              <w:pStyle w:val="CopticCross"/>
            </w:pPr>
          </w:p>
        </w:tc>
        <w:tc>
          <w:tcPr>
            <w:tcW w:w="3960" w:type="dxa"/>
          </w:tcPr>
          <w:p w14:paraId="0BD6516F" w14:textId="77777777" w:rsidR="002B0C7C" w:rsidRDefault="002B0C7C" w:rsidP="00E76A2E">
            <w:pPr>
              <w:pStyle w:val="CopticVersemulti-line"/>
            </w:pPr>
            <w:r>
              <w:t>Ϯϯⲏⲟ ⲉ̀ⲣⲟ:</w:t>
            </w:r>
          </w:p>
          <w:p w14:paraId="37FEC952" w14:textId="77777777" w:rsidR="002B0C7C" w:rsidRDefault="002B0C7C" w:rsidP="00E76A2E">
            <w:pPr>
              <w:pStyle w:val="CopticVersemulti-line"/>
            </w:pPr>
            <w:r>
              <w:t>ⲱ̀ ⲧⲁⲟ̄ⲥ̄ ⲙ̀Ⲡⲁⲣⲑⲉⲛⲟⲥ:</w:t>
            </w:r>
          </w:p>
          <w:p w14:paraId="447E18E5" w14:textId="77777777" w:rsidR="002B0C7C" w:rsidRDefault="002B0C7C" w:rsidP="00E76A2E">
            <w:pPr>
              <w:pStyle w:val="CopticVersemulti-line"/>
            </w:pPr>
            <w:r>
              <w:t>ⲙⲁϯϩⲟ ⲙ̀ⲡⲉϢⲏⲣⲓ:</w:t>
            </w:r>
          </w:p>
          <w:p w14:paraId="348DD552" w14:textId="77777777" w:rsidR="002B0C7C" w:rsidRPr="005130A7" w:rsidRDefault="002B0C7C" w:rsidP="00E76A2E">
            <w:pPr>
              <w:pStyle w:val="CopticVerse"/>
            </w:pPr>
            <w:r>
              <w:t>ⲉⲑⲣⲉϥⲭⲱ ⲛⲁⲛ ⲉ̀ⲃⲟⲗ.</w:t>
            </w:r>
          </w:p>
        </w:tc>
      </w:tr>
    </w:tbl>
    <w:p w14:paraId="107B042B" w14:textId="77777777" w:rsidR="00B706B3" w:rsidRPr="00B706B3" w:rsidRDefault="00B706B3" w:rsidP="00B706B3"/>
    <w:p w14:paraId="5A5B95A6" w14:textId="77777777" w:rsidR="00FF5FF3" w:rsidRDefault="00FF5FF3" w:rsidP="00FF5FF3">
      <w:pPr>
        <w:pStyle w:val="Heading4"/>
      </w:pPr>
      <w:bookmarkStart w:id="1386" w:name="_Ref434475128"/>
      <w:r>
        <w:t>The Wednesday Psali Batos</w:t>
      </w:r>
      <w:r w:rsidR="006C1B94">
        <w:t xml:space="preserve"> for Nativity</w:t>
      </w:r>
      <w:bookmarkEnd w:id="13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E024F" w14:paraId="0E2A78A2" w14:textId="77777777" w:rsidTr="00B47C81">
        <w:trPr>
          <w:cantSplit/>
          <w:jc w:val="center"/>
        </w:trPr>
        <w:tc>
          <w:tcPr>
            <w:tcW w:w="288" w:type="dxa"/>
          </w:tcPr>
          <w:p w14:paraId="0688EBB5" w14:textId="77777777" w:rsidR="00FE024F" w:rsidRDefault="00FE024F" w:rsidP="00B47C81">
            <w:pPr>
              <w:pStyle w:val="CopticCross"/>
            </w:pPr>
          </w:p>
        </w:tc>
        <w:tc>
          <w:tcPr>
            <w:tcW w:w="3960" w:type="dxa"/>
          </w:tcPr>
          <w:p w14:paraId="4DC72F88" w14:textId="77777777" w:rsidR="00FE024F" w:rsidRDefault="00FE024F" w:rsidP="00FE024F">
            <w:pPr>
              <w:pStyle w:val="EngHang"/>
            </w:pPr>
            <w:r>
              <w:t>Come, all you, to praise</w:t>
            </w:r>
          </w:p>
          <w:p w14:paraId="6D7757C2" w14:textId="77777777" w:rsidR="00FE024F" w:rsidRDefault="00FE024F" w:rsidP="00FE024F">
            <w:pPr>
              <w:pStyle w:val="EngHang"/>
            </w:pPr>
            <w:r>
              <w:t>Our Lord, Jesus Christ,</w:t>
            </w:r>
          </w:p>
          <w:p w14:paraId="166EA823" w14:textId="77777777" w:rsidR="00FE024F" w:rsidRDefault="00FE024F" w:rsidP="00FE024F">
            <w:pPr>
              <w:pStyle w:val="EngHang"/>
            </w:pPr>
            <w:r>
              <w:t xml:space="preserve">The Son of God in truth, </w:t>
            </w:r>
          </w:p>
          <w:p w14:paraId="2E350787" w14:textId="77777777" w:rsidR="00FE024F" w:rsidRDefault="00FE024F" w:rsidP="00FE024F">
            <w:pPr>
              <w:pStyle w:val="EngHangEnd"/>
            </w:pPr>
            <w:r>
              <w:t>For He was born in Bethlehem</w:t>
            </w:r>
          </w:p>
        </w:tc>
        <w:tc>
          <w:tcPr>
            <w:tcW w:w="288" w:type="dxa"/>
          </w:tcPr>
          <w:p w14:paraId="436EA474" w14:textId="77777777" w:rsidR="00FE024F" w:rsidRDefault="00FE024F" w:rsidP="00B47C81"/>
        </w:tc>
        <w:tc>
          <w:tcPr>
            <w:tcW w:w="288" w:type="dxa"/>
          </w:tcPr>
          <w:p w14:paraId="06A7CAE3" w14:textId="77777777" w:rsidR="00FE024F" w:rsidRDefault="00FE024F" w:rsidP="00B47C81">
            <w:pPr>
              <w:pStyle w:val="CopticCross"/>
            </w:pPr>
          </w:p>
        </w:tc>
        <w:tc>
          <w:tcPr>
            <w:tcW w:w="3960" w:type="dxa"/>
          </w:tcPr>
          <w:p w14:paraId="6E1F2AA6" w14:textId="77777777" w:rsidR="00FE024F" w:rsidRDefault="00FE024F" w:rsidP="00FE024F">
            <w:pPr>
              <w:pStyle w:val="CopticVersemulti-line"/>
            </w:pPr>
            <w:r>
              <w:t>Ⲁⲙⲱⲓⲛⲓ ⲧⲏⲣⲟⲩ ⲛ̀ⲧⲉⲛϩⲱⲥ:</w:t>
            </w:r>
          </w:p>
          <w:p w14:paraId="3CB40762" w14:textId="77777777" w:rsidR="00FE024F" w:rsidRDefault="00FE024F" w:rsidP="00FE024F">
            <w:pPr>
              <w:pStyle w:val="CopticVersemulti-line"/>
            </w:pPr>
            <w:r>
              <w:t>ⲙ̀ⲡⲉⲛⲟ̄ⲥ̄ Ⲓⲏ̄ⲥ̄ Ⲡⲭ̄ⲥ̄:</w:t>
            </w:r>
          </w:p>
          <w:p w14:paraId="618C15CA" w14:textId="77777777" w:rsidR="00FE024F" w:rsidRDefault="00FE024F" w:rsidP="00FE024F">
            <w:pPr>
              <w:pStyle w:val="CopticVersemulti-line"/>
            </w:pPr>
            <w:r>
              <w:t>ⲡ̀Ϣⲏⲣⲓ ⲙ̀Ⲫϯ ⲁ̀ⲗⲏⲑⲱⲥ:</w:t>
            </w:r>
          </w:p>
          <w:p w14:paraId="562CC265" w14:textId="77777777" w:rsidR="00FE024F" w:rsidRPr="00C35319" w:rsidRDefault="00FE024F" w:rsidP="00FE024F">
            <w:pPr>
              <w:pStyle w:val="CopticVerse"/>
            </w:pPr>
            <w:r>
              <w:t>ⲫⲏⲉ̀ⲧⲁⲩⲙⲁⲥϥ ϧⲉⲛ Ⲃⲏⲑⲗⲉⲉⲙ.</w:t>
            </w:r>
          </w:p>
        </w:tc>
      </w:tr>
      <w:tr w:rsidR="00FE024F" w14:paraId="61094EB2" w14:textId="77777777" w:rsidTr="00B47C81">
        <w:trPr>
          <w:cantSplit/>
          <w:jc w:val="center"/>
        </w:trPr>
        <w:tc>
          <w:tcPr>
            <w:tcW w:w="288" w:type="dxa"/>
          </w:tcPr>
          <w:p w14:paraId="0E628D76" w14:textId="77777777" w:rsidR="00FE024F" w:rsidRDefault="00FE024F" w:rsidP="00B47C81">
            <w:pPr>
              <w:pStyle w:val="CopticCross"/>
            </w:pPr>
          </w:p>
        </w:tc>
        <w:tc>
          <w:tcPr>
            <w:tcW w:w="3960" w:type="dxa"/>
          </w:tcPr>
          <w:p w14:paraId="75D99A97" w14:textId="77777777" w:rsidR="00FE024F" w:rsidRDefault="00FE024F" w:rsidP="00FE024F">
            <w:pPr>
              <w:pStyle w:val="EngHang"/>
            </w:pPr>
            <w:r>
              <w:t>Today there is joy in</w:t>
            </w:r>
          </w:p>
          <w:p w14:paraId="380C91EF" w14:textId="77777777" w:rsidR="00FE024F" w:rsidRDefault="00FE024F" w:rsidP="00FE024F">
            <w:pPr>
              <w:pStyle w:val="EngHang"/>
            </w:pPr>
            <w:r>
              <w:t>Heaven and on the earth,</w:t>
            </w:r>
          </w:p>
          <w:p w14:paraId="55475A0F" w14:textId="77777777" w:rsidR="00FE024F" w:rsidRDefault="00FE024F" w:rsidP="00FE024F">
            <w:pPr>
              <w:pStyle w:val="EngHang"/>
            </w:pPr>
            <w:r>
              <w:t>For Christ, the King of glory</w:t>
            </w:r>
          </w:p>
          <w:p w14:paraId="2D56E24B" w14:textId="77777777" w:rsidR="00FE024F" w:rsidRDefault="00FE024F" w:rsidP="00FE024F">
            <w:pPr>
              <w:pStyle w:val="EngHangEnd"/>
            </w:pPr>
            <w:r>
              <w:t>Was born in Bethlehem.</w:t>
            </w:r>
          </w:p>
        </w:tc>
        <w:tc>
          <w:tcPr>
            <w:tcW w:w="288" w:type="dxa"/>
          </w:tcPr>
          <w:p w14:paraId="79341FD9" w14:textId="77777777" w:rsidR="00FE024F" w:rsidRDefault="00FE024F" w:rsidP="00B47C81"/>
        </w:tc>
        <w:tc>
          <w:tcPr>
            <w:tcW w:w="288" w:type="dxa"/>
          </w:tcPr>
          <w:p w14:paraId="5FB6C868" w14:textId="77777777" w:rsidR="00FE024F" w:rsidRDefault="00FE024F" w:rsidP="00B47C81">
            <w:pPr>
              <w:pStyle w:val="CopticCross"/>
            </w:pPr>
          </w:p>
        </w:tc>
        <w:tc>
          <w:tcPr>
            <w:tcW w:w="3960" w:type="dxa"/>
          </w:tcPr>
          <w:p w14:paraId="0233324D" w14:textId="77777777" w:rsidR="00FE024F" w:rsidRDefault="00FE024F" w:rsidP="00FE024F">
            <w:pPr>
              <w:pStyle w:val="CopticVersemulti-line"/>
            </w:pPr>
            <w:r>
              <w:t>Ⲃⲟⲛ ⲟⲩⲣⲁϣϩⲓ ϣⲱⲡⲓ ⲙ̀ⲫⲟⲟⲩ:</w:t>
            </w:r>
          </w:p>
          <w:p w14:paraId="011D5266" w14:textId="77777777" w:rsidR="00FE024F" w:rsidRDefault="00FE024F" w:rsidP="00FE024F">
            <w:pPr>
              <w:pStyle w:val="CopticVersemulti-line"/>
            </w:pPr>
            <w:r>
              <w:t>ϧⲉⲛ ⲧ̀ⲫⲉ ⲛⲉⲙ ϩⲓϫⲉⲛ ⲡⲓⲕⲁϩⲓ:</w:t>
            </w:r>
          </w:p>
          <w:p w14:paraId="5CEEBCCA" w14:textId="77777777" w:rsidR="00FE024F" w:rsidRDefault="00FE024F" w:rsidP="00FE024F">
            <w:pPr>
              <w:pStyle w:val="CopticVersemulti-line"/>
            </w:pPr>
            <w:r>
              <w:t>ⲉⲑⲃⲉ Ⲡⲭ̄ⲥ̄ ⲡ̀Ⲟⲩⲣⲟ ⲛ̀ⲧⲉ ⲡ̀ⲱ̀ⲟⲩ:</w:t>
            </w:r>
          </w:p>
          <w:p w14:paraId="4DCD88E3" w14:textId="77777777" w:rsidR="00FE024F" w:rsidRDefault="00FE024F" w:rsidP="00FE024F">
            <w:pPr>
              <w:pStyle w:val="CopticVerse"/>
            </w:pPr>
            <w:r>
              <w:t>ⲫⲏⲉ̀ⲧⲁⲩⲙⲁⲥϥ ϧⲉⲛ Ⲃⲏⲑⲗⲉⲉⲙ.</w:t>
            </w:r>
          </w:p>
        </w:tc>
      </w:tr>
      <w:tr w:rsidR="00FE024F" w14:paraId="30EB3D41" w14:textId="77777777" w:rsidTr="00B47C81">
        <w:trPr>
          <w:cantSplit/>
          <w:jc w:val="center"/>
        </w:trPr>
        <w:tc>
          <w:tcPr>
            <w:tcW w:w="288" w:type="dxa"/>
          </w:tcPr>
          <w:p w14:paraId="3D1CE186" w14:textId="77777777" w:rsidR="00FE024F" w:rsidRDefault="00FE024F" w:rsidP="00B47C81">
            <w:pPr>
              <w:pStyle w:val="CopticCross"/>
            </w:pPr>
            <w:r w:rsidRPr="00FB5ACB">
              <w:lastRenderedPageBreak/>
              <w:t>¿</w:t>
            </w:r>
          </w:p>
        </w:tc>
        <w:tc>
          <w:tcPr>
            <w:tcW w:w="3960" w:type="dxa"/>
          </w:tcPr>
          <w:p w14:paraId="1804A9E0" w14:textId="77777777" w:rsidR="00FE024F" w:rsidRDefault="00FE024F" w:rsidP="00FE024F">
            <w:pPr>
              <w:pStyle w:val="EngHang"/>
            </w:pPr>
            <w:r>
              <w:t>For He is without beginning,</w:t>
            </w:r>
          </w:p>
          <w:p w14:paraId="05F5A1D6" w14:textId="77777777" w:rsidR="00FE024F" w:rsidRDefault="00FE024F" w:rsidP="00FE024F">
            <w:pPr>
              <w:pStyle w:val="EngHang"/>
            </w:pPr>
            <w:r>
              <w:t>As David the King said,</w:t>
            </w:r>
          </w:p>
          <w:p w14:paraId="3B4E4FB5" w14:textId="77777777" w:rsidR="00FE024F" w:rsidRDefault="00FE024F" w:rsidP="00FE024F">
            <w:pPr>
              <w:pStyle w:val="EngHang"/>
            </w:pPr>
            <w:r>
              <w:t>“This is my beloved Son”;</w:t>
            </w:r>
          </w:p>
          <w:p w14:paraId="465498BD" w14:textId="77777777" w:rsidR="00FE024F" w:rsidRDefault="00FE024F" w:rsidP="00FE024F">
            <w:pPr>
              <w:pStyle w:val="EngHangEnd"/>
            </w:pPr>
            <w:r>
              <w:t>He was born in Bethlehem.</w:t>
            </w:r>
          </w:p>
        </w:tc>
        <w:tc>
          <w:tcPr>
            <w:tcW w:w="288" w:type="dxa"/>
          </w:tcPr>
          <w:p w14:paraId="3674572A" w14:textId="77777777" w:rsidR="00FE024F" w:rsidRDefault="00FE024F" w:rsidP="00B47C81"/>
        </w:tc>
        <w:tc>
          <w:tcPr>
            <w:tcW w:w="288" w:type="dxa"/>
          </w:tcPr>
          <w:p w14:paraId="2840AB32" w14:textId="77777777" w:rsidR="00FE024F" w:rsidRDefault="00FE024F" w:rsidP="00B47C81">
            <w:pPr>
              <w:pStyle w:val="CopticCross"/>
            </w:pPr>
            <w:r w:rsidRPr="00FB5ACB">
              <w:t>¿</w:t>
            </w:r>
          </w:p>
        </w:tc>
        <w:tc>
          <w:tcPr>
            <w:tcW w:w="3960" w:type="dxa"/>
          </w:tcPr>
          <w:p w14:paraId="53F454D6" w14:textId="77777777" w:rsidR="00FE024F" w:rsidRDefault="00FE024F" w:rsidP="00FE024F">
            <w:pPr>
              <w:pStyle w:val="CopticVersemulti-line"/>
            </w:pPr>
            <w:r>
              <w:t>Ⲅⲉ ⲅⲁⲣ ⲛ̀ⲑⲟϥ ⲡⲉ ⲡⲓϩⲟⲩⲓⲧ:</w:t>
            </w:r>
          </w:p>
          <w:p w14:paraId="5F676E02" w14:textId="77777777" w:rsidR="00FE024F" w:rsidRDefault="00FE024F" w:rsidP="00FE024F">
            <w:pPr>
              <w:pStyle w:val="CopticVersemulti-line"/>
            </w:pPr>
            <w:r>
              <w:t>ⲕⲁⲧⲁ ⲡ̀ⲥⲁϫⲓ ⲙ̀ⲡ̀ⲟⲩⲣⲟ Ⲇⲁⲩⲓⲇ:</w:t>
            </w:r>
          </w:p>
          <w:p w14:paraId="1DF41B85" w14:textId="77777777" w:rsidR="00FE024F" w:rsidRDefault="00FE024F" w:rsidP="00FE024F">
            <w:pPr>
              <w:pStyle w:val="CopticVersemulti-line"/>
            </w:pPr>
            <w:r>
              <w:t>ϫⲉ ⲛ̀ⲑⲟⲕ ⲡⲉ ⲡⲁϢⲏⲣⲓ ⲡⲁⲙⲉⲛⲣⲓⲧ:</w:t>
            </w:r>
          </w:p>
          <w:p w14:paraId="38D07A29" w14:textId="77777777" w:rsidR="00FE024F" w:rsidRDefault="00FE024F" w:rsidP="00FE024F">
            <w:pPr>
              <w:pStyle w:val="CopticVerse"/>
            </w:pPr>
            <w:r>
              <w:t>ⲫⲏⲉ̀ⲧⲁⲩⲙⲁⲭϥ ϧⲉⲛ Ⲃⲏⲑⲗⲉⲉⲙ.</w:t>
            </w:r>
          </w:p>
        </w:tc>
      </w:tr>
      <w:tr w:rsidR="00FE024F" w14:paraId="23E047BC" w14:textId="77777777" w:rsidTr="00B47C81">
        <w:trPr>
          <w:cantSplit/>
          <w:jc w:val="center"/>
        </w:trPr>
        <w:tc>
          <w:tcPr>
            <w:tcW w:w="288" w:type="dxa"/>
          </w:tcPr>
          <w:p w14:paraId="4B99AF98" w14:textId="77777777" w:rsidR="00FE024F" w:rsidRDefault="00FE024F" w:rsidP="00B47C81">
            <w:pPr>
              <w:pStyle w:val="CopticCross"/>
            </w:pPr>
            <w:r w:rsidRPr="00FB5ACB">
              <w:t>¿</w:t>
            </w:r>
          </w:p>
        </w:tc>
        <w:tc>
          <w:tcPr>
            <w:tcW w:w="3960" w:type="dxa"/>
          </w:tcPr>
          <w:p w14:paraId="61F230E9" w14:textId="77777777" w:rsidR="00FE024F" w:rsidRDefault="00FE024F" w:rsidP="00FE024F">
            <w:pPr>
              <w:pStyle w:val="EngHang"/>
            </w:pPr>
            <w:r>
              <w:t>O Master, King of the heavenly,</w:t>
            </w:r>
          </w:p>
          <w:p w14:paraId="234B3A8E" w14:textId="77777777" w:rsidR="00FE024F" w:rsidRDefault="00FE024F" w:rsidP="00FE024F">
            <w:pPr>
              <w:pStyle w:val="EngHang"/>
            </w:pPr>
            <w:r>
              <w:t>“Before the Morningstar,</w:t>
            </w:r>
          </w:p>
          <w:p w14:paraId="1812203F" w14:textId="77777777" w:rsidR="00FE024F" w:rsidRDefault="00FE024F" w:rsidP="00FE024F">
            <w:pPr>
              <w:pStyle w:val="EngHang"/>
            </w:pPr>
            <w:r>
              <w:t>I gave birth to you today,”</w:t>
            </w:r>
          </w:p>
          <w:p w14:paraId="0A6BCF61" w14:textId="77777777" w:rsidR="00FE024F" w:rsidRDefault="00FE024F" w:rsidP="00FE024F">
            <w:pPr>
              <w:pStyle w:val="EngHangEnd"/>
            </w:pPr>
            <w:r>
              <w:t>He was born in Bethlehem.</w:t>
            </w:r>
          </w:p>
        </w:tc>
        <w:tc>
          <w:tcPr>
            <w:tcW w:w="288" w:type="dxa"/>
          </w:tcPr>
          <w:p w14:paraId="64FF8272" w14:textId="77777777" w:rsidR="00FE024F" w:rsidRDefault="00FE024F" w:rsidP="00B47C81"/>
        </w:tc>
        <w:tc>
          <w:tcPr>
            <w:tcW w:w="288" w:type="dxa"/>
          </w:tcPr>
          <w:p w14:paraId="393C30D2" w14:textId="77777777" w:rsidR="00FE024F" w:rsidRDefault="00FE024F" w:rsidP="00B47C81">
            <w:pPr>
              <w:pStyle w:val="CopticCross"/>
            </w:pPr>
            <w:r w:rsidRPr="00FB5ACB">
              <w:t>¿</w:t>
            </w:r>
          </w:p>
        </w:tc>
        <w:tc>
          <w:tcPr>
            <w:tcW w:w="3960" w:type="dxa"/>
          </w:tcPr>
          <w:p w14:paraId="5529C739" w14:textId="77777777" w:rsidR="00FE024F" w:rsidRDefault="00FE024F" w:rsidP="00FE024F">
            <w:pPr>
              <w:pStyle w:val="CopticVersemulti-line"/>
            </w:pPr>
            <w:r>
              <w:t>Ⲇⲉⲥⲡⲟⲧⲁ ⲡ̀Ⲟⲩⲣⲟ ⲛ̀ⲛⲁⲛⲓⲫⲏⲟⲩⲓ̀:</w:t>
            </w:r>
          </w:p>
          <w:p w14:paraId="3ECCB4DE" w14:textId="77777777" w:rsidR="00FE024F" w:rsidRDefault="00FE024F" w:rsidP="00FE024F">
            <w:pPr>
              <w:pStyle w:val="CopticVersemulti-line"/>
            </w:pPr>
            <w:r>
              <w:t>ϧⲁϫⲱϥ ⲙ̀ⲡⲓⲥⲓⲟⲩ ⲛ̀ⲧⲉ ϩⲁⲛⲁ̀ⲧⲟⲟⲩⲓ̀:</w:t>
            </w:r>
          </w:p>
          <w:p w14:paraId="4E437659" w14:textId="77777777" w:rsidR="00FE024F" w:rsidRDefault="00FE024F" w:rsidP="00FE024F">
            <w:pPr>
              <w:pStyle w:val="CopticVersemulti-line"/>
            </w:pPr>
            <w:r>
              <w:t>ⲁ̀ⲛⲟⲕ ⲛⲁⲓϫ̀ⲫⲟⲕ:</w:t>
            </w:r>
          </w:p>
          <w:p w14:paraId="0D201C09" w14:textId="77777777" w:rsidR="00FE024F" w:rsidRDefault="00FE024F" w:rsidP="00FE024F">
            <w:pPr>
              <w:pStyle w:val="CopticVerse"/>
            </w:pPr>
            <w:r>
              <w:t>ⲫⲏⲉ̀ⲧⲁⲩⲙⲁⲥϥ ϧⲉⲛ Ⲃⲏⲉⲑⲗⲉⲉⲙ.</w:t>
            </w:r>
          </w:p>
        </w:tc>
      </w:tr>
      <w:tr w:rsidR="00FE024F" w14:paraId="386A8D95" w14:textId="77777777" w:rsidTr="00B47C81">
        <w:trPr>
          <w:cantSplit/>
          <w:jc w:val="center"/>
        </w:trPr>
        <w:tc>
          <w:tcPr>
            <w:tcW w:w="288" w:type="dxa"/>
          </w:tcPr>
          <w:p w14:paraId="6E2CAF31" w14:textId="77777777" w:rsidR="00FE024F" w:rsidRDefault="00FE024F" w:rsidP="00B47C81">
            <w:pPr>
              <w:pStyle w:val="CopticCross"/>
            </w:pPr>
          </w:p>
        </w:tc>
        <w:tc>
          <w:tcPr>
            <w:tcW w:w="3960" w:type="dxa"/>
          </w:tcPr>
          <w:p w14:paraId="4349D7F9" w14:textId="77777777" w:rsidR="00FE024F" w:rsidRDefault="00FE024F" w:rsidP="00FE024F">
            <w:pPr>
              <w:pStyle w:val="EngHang"/>
            </w:pPr>
            <w:r>
              <w:t>Glory to God in the highest,</w:t>
            </w:r>
          </w:p>
          <w:p w14:paraId="02EF37F6" w14:textId="77777777" w:rsidR="00FE024F" w:rsidRDefault="00FE024F" w:rsidP="00FE024F">
            <w:pPr>
              <w:pStyle w:val="EngHang"/>
            </w:pPr>
            <w:r>
              <w:t xml:space="preserve">Peace on earth </w:t>
            </w:r>
            <w:r w:rsidR="004F58D6">
              <w:t>and</w:t>
            </w:r>
          </w:p>
          <w:p w14:paraId="2E429D4D" w14:textId="77777777" w:rsidR="00FE024F" w:rsidRDefault="004F58D6" w:rsidP="00FE024F">
            <w:pPr>
              <w:pStyle w:val="EngHang"/>
            </w:pPr>
            <w:r>
              <w:t>G</w:t>
            </w:r>
            <w:r w:rsidR="00FE024F">
              <w:t>oodwill</w:t>
            </w:r>
            <w:r w:rsidR="00FA61CD">
              <w:t xml:space="preserve"> towards me</w:t>
            </w:r>
            <w:r>
              <w:t>n</w:t>
            </w:r>
            <w:r w:rsidR="00FE024F">
              <w:t>,</w:t>
            </w:r>
          </w:p>
          <w:p w14:paraId="4C997102" w14:textId="77777777" w:rsidR="00FE024F" w:rsidRDefault="00FE024F" w:rsidP="00FE024F">
            <w:pPr>
              <w:pStyle w:val="EngHangEnd"/>
            </w:pPr>
            <w:r>
              <w:t>For He was born in Bethlehem.</w:t>
            </w:r>
          </w:p>
        </w:tc>
        <w:tc>
          <w:tcPr>
            <w:tcW w:w="288" w:type="dxa"/>
          </w:tcPr>
          <w:p w14:paraId="359148FF" w14:textId="77777777" w:rsidR="00FE024F" w:rsidRDefault="00FE024F" w:rsidP="00B47C81"/>
        </w:tc>
        <w:tc>
          <w:tcPr>
            <w:tcW w:w="288" w:type="dxa"/>
          </w:tcPr>
          <w:p w14:paraId="21AA2E5D" w14:textId="77777777" w:rsidR="00FE024F" w:rsidRDefault="00FE024F" w:rsidP="00B47C81">
            <w:pPr>
              <w:pStyle w:val="CopticCross"/>
            </w:pPr>
          </w:p>
        </w:tc>
        <w:tc>
          <w:tcPr>
            <w:tcW w:w="3960" w:type="dxa"/>
          </w:tcPr>
          <w:p w14:paraId="18C16374" w14:textId="77777777" w:rsidR="00FE024F" w:rsidRDefault="00FE024F" w:rsidP="00FE024F">
            <w:pPr>
              <w:pStyle w:val="CopticVersemulti-line"/>
            </w:pPr>
            <w:r>
              <w:t>Ⲉⲟⲩⲱ̀ⲟⲩ ϧⲉⲛ ⲛⲏⲉ̀ⲧϭⲟⲥⲓ ⲙ̀ⲫϯ:</w:t>
            </w:r>
          </w:p>
          <w:p w14:paraId="4E111F6C" w14:textId="77777777" w:rsidR="00FE024F" w:rsidRDefault="00FE024F" w:rsidP="00FE024F">
            <w:pPr>
              <w:pStyle w:val="CopticVersemulti-line"/>
            </w:pPr>
            <w:r>
              <w:t>ⲛⲉⲙ ⲟⲩϩⲓⲣⲏⲛⲏ ϩⲓϫⲉⲛ ⲡⲓⲕⲁϩⲓ:</w:t>
            </w:r>
          </w:p>
          <w:p w14:paraId="01EF5A9D" w14:textId="77777777" w:rsidR="00FE024F" w:rsidRDefault="00FE024F" w:rsidP="00FE024F">
            <w:pPr>
              <w:pStyle w:val="CopticVersemulti-line"/>
            </w:pPr>
            <w:r>
              <w:t>ⲛⲉⲙ ⲟⲩϯⲙⲁϯ ϧⲉⲛ ⲛⲓⲣⲱⲙⲓ:</w:t>
            </w:r>
          </w:p>
          <w:p w14:paraId="5673ED7C" w14:textId="77777777" w:rsidR="00FE024F" w:rsidRDefault="00FE024F" w:rsidP="00FE024F">
            <w:pPr>
              <w:pStyle w:val="CopticVerse"/>
            </w:pPr>
            <w:r>
              <w:t>ⲫⲏⲉ̀ⲧⲁⲩⲙⲁⲥϥ ϧⲉⲛ Ⲃⲑⲏⲗⲉⲉⲙ.</w:t>
            </w:r>
          </w:p>
        </w:tc>
      </w:tr>
      <w:tr w:rsidR="00FE024F" w14:paraId="369E3E4A" w14:textId="77777777" w:rsidTr="00B47C81">
        <w:trPr>
          <w:cantSplit/>
          <w:jc w:val="center"/>
        </w:trPr>
        <w:tc>
          <w:tcPr>
            <w:tcW w:w="288" w:type="dxa"/>
          </w:tcPr>
          <w:p w14:paraId="6AC66E4F" w14:textId="77777777" w:rsidR="00FE024F" w:rsidRDefault="00FE024F" w:rsidP="00B47C81">
            <w:pPr>
              <w:pStyle w:val="CopticCross"/>
            </w:pPr>
          </w:p>
        </w:tc>
        <w:tc>
          <w:tcPr>
            <w:tcW w:w="3960" w:type="dxa"/>
          </w:tcPr>
          <w:p w14:paraId="5982BD17" w14:textId="77777777" w:rsidR="00FE024F" w:rsidRDefault="00FE024F" w:rsidP="00FE024F">
            <w:pPr>
              <w:pStyle w:val="EngHang"/>
            </w:pPr>
            <w:r>
              <w:t>Your compassions and mercies</w:t>
            </w:r>
          </w:p>
          <w:p w14:paraId="079D06E2" w14:textId="77777777" w:rsidR="00FE024F" w:rsidRDefault="00FE024F" w:rsidP="00FE024F">
            <w:pPr>
              <w:pStyle w:val="EngHang"/>
            </w:pPr>
            <w:r>
              <w:t>Are great O merciful one.</w:t>
            </w:r>
          </w:p>
          <w:p w14:paraId="2E1DB251" w14:textId="77777777" w:rsidR="00FE024F" w:rsidRDefault="00FE024F" w:rsidP="00FE024F">
            <w:pPr>
              <w:pStyle w:val="EngHang"/>
            </w:pPr>
            <w:r>
              <w:t>O Christ, the long suffering,</w:t>
            </w:r>
          </w:p>
          <w:p w14:paraId="444E9954" w14:textId="77777777" w:rsidR="00FE024F" w:rsidRDefault="00FE024F" w:rsidP="00FE024F">
            <w:pPr>
              <w:pStyle w:val="EngHangEnd"/>
            </w:pPr>
            <w:r>
              <w:t>Was born in Bethlehem.</w:t>
            </w:r>
          </w:p>
        </w:tc>
        <w:tc>
          <w:tcPr>
            <w:tcW w:w="288" w:type="dxa"/>
          </w:tcPr>
          <w:p w14:paraId="165D056F" w14:textId="77777777" w:rsidR="00FE024F" w:rsidRDefault="00FE024F" w:rsidP="00B47C81"/>
        </w:tc>
        <w:tc>
          <w:tcPr>
            <w:tcW w:w="288" w:type="dxa"/>
          </w:tcPr>
          <w:p w14:paraId="09A6259B" w14:textId="77777777" w:rsidR="00FE024F" w:rsidRDefault="00FE024F" w:rsidP="00B47C81">
            <w:pPr>
              <w:pStyle w:val="CopticCross"/>
            </w:pPr>
          </w:p>
        </w:tc>
        <w:tc>
          <w:tcPr>
            <w:tcW w:w="3960" w:type="dxa"/>
          </w:tcPr>
          <w:p w14:paraId="45FD5A37" w14:textId="77777777" w:rsidR="00FE024F" w:rsidRDefault="00FE024F" w:rsidP="00FE024F">
            <w:pPr>
              <w:pStyle w:val="CopticVersemulti-line"/>
            </w:pPr>
            <w:r>
              <w:t>Ⲍⲉⲟϣ ⲛ̀ϫⲉ ⲛⲉⲕⲙⲉⲧϣⲉⲛϩⲏⲧ:</w:t>
            </w:r>
          </w:p>
          <w:p w14:paraId="237ABE95" w14:textId="77777777" w:rsidR="00FE024F" w:rsidRDefault="00FE024F" w:rsidP="00FE024F">
            <w:pPr>
              <w:pStyle w:val="CopticVersemulti-line"/>
            </w:pPr>
            <w:r>
              <w:t>ⲛⲉⲙ ⲡⲉⲕⲛⲁⲓ ⲱ̀ ⲡⲓⲛⲁⲏ̀ⲧ:</w:t>
            </w:r>
          </w:p>
          <w:p w14:paraId="36EE225C" w14:textId="77777777" w:rsidR="00FE024F" w:rsidRDefault="00FE024F" w:rsidP="00FE024F">
            <w:pPr>
              <w:pStyle w:val="CopticVersemulti-line"/>
            </w:pPr>
            <w:r>
              <w:t>Ⲡⲭ̄ⲥ̄ ⲡⲓⲣⲉϥⲱ̀ⲟⲩⲛ̀ϩⲏⲧ:</w:t>
            </w:r>
          </w:p>
          <w:p w14:paraId="68A90128" w14:textId="77777777" w:rsidR="00FE024F" w:rsidRDefault="00FE024F" w:rsidP="00FE024F">
            <w:pPr>
              <w:pStyle w:val="CopticVerse"/>
            </w:pPr>
            <w:r>
              <w:t>ⲫⲏⲉ̀ⲧⲁⲩⲙⲁⲥϥ ϧⲉⲛ Ⲃⲏⲑⲗⲉⲉⲙ.</w:t>
            </w:r>
          </w:p>
        </w:tc>
      </w:tr>
      <w:tr w:rsidR="00FE024F" w14:paraId="260F06BA" w14:textId="77777777" w:rsidTr="00B47C81">
        <w:trPr>
          <w:cantSplit/>
          <w:jc w:val="center"/>
        </w:trPr>
        <w:tc>
          <w:tcPr>
            <w:tcW w:w="288" w:type="dxa"/>
          </w:tcPr>
          <w:p w14:paraId="6FC85FCB" w14:textId="77777777" w:rsidR="00FE024F" w:rsidRDefault="00FE024F" w:rsidP="00B47C81">
            <w:pPr>
              <w:pStyle w:val="CopticCross"/>
            </w:pPr>
            <w:r w:rsidRPr="00FB5ACB">
              <w:t>¿</w:t>
            </w:r>
          </w:p>
        </w:tc>
        <w:tc>
          <w:tcPr>
            <w:tcW w:w="3960" w:type="dxa"/>
          </w:tcPr>
          <w:p w14:paraId="750FD073" w14:textId="77777777" w:rsidR="00FE024F" w:rsidRDefault="00FE024F" w:rsidP="00FE024F">
            <w:pPr>
              <w:pStyle w:val="EngHang"/>
            </w:pPr>
            <w:r>
              <w:t>Isaiah, the son of Amos,</w:t>
            </w:r>
          </w:p>
          <w:p w14:paraId="7ABCC695" w14:textId="77777777" w:rsidR="00FE024F" w:rsidRDefault="00FE024F" w:rsidP="00FE024F">
            <w:pPr>
              <w:pStyle w:val="EngHang"/>
            </w:pPr>
            <w:r>
              <w:t>Proclaims and says,</w:t>
            </w:r>
          </w:p>
          <w:p w14:paraId="371B373E" w14:textId="77777777" w:rsidR="00FE024F" w:rsidRDefault="00FE024F" w:rsidP="00FE024F">
            <w:pPr>
              <w:pStyle w:val="EngHang"/>
            </w:pPr>
            <w:r>
              <w:t>“A child is born to us.”</w:t>
            </w:r>
          </w:p>
          <w:p w14:paraId="2A231BC4" w14:textId="77777777" w:rsidR="00FE024F" w:rsidRDefault="00FE024F" w:rsidP="00FE024F">
            <w:pPr>
              <w:pStyle w:val="EngHangEnd"/>
            </w:pPr>
            <w:r>
              <w:t>He was born in Bethlehem.</w:t>
            </w:r>
          </w:p>
        </w:tc>
        <w:tc>
          <w:tcPr>
            <w:tcW w:w="288" w:type="dxa"/>
          </w:tcPr>
          <w:p w14:paraId="1FED0AAB" w14:textId="77777777" w:rsidR="00FE024F" w:rsidRDefault="00FE024F" w:rsidP="00B47C81"/>
        </w:tc>
        <w:tc>
          <w:tcPr>
            <w:tcW w:w="288" w:type="dxa"/>
          </w:tcPr>
          <w:p w14:paraId="63BEFB24" w14:textId="77777777" w:rsidR="00FE024F" w:rsidRDefault="00FE024F" w:rsidP="00B47C81">
            <w:pPr>
              <w:pStyle w:val="CopticCross"/>
            </w:pPr>
            <w:r w:rsidRPr="00FB5ACB">
              <w:t>¿</w:t>
            </w:r>
          </w:p>
        </w:tc>
        <w:tc>
          <w:tcPr>
            <w:tcW w:w="3960" w:type="dxa"/>
          </w:tcPr>
          <w:p w14:paraId="30B576AF" w14:textId="77777777" w:rsidR="00FE024F" w:rsidRDefault="00FE024F" w:rsidP="00FE024F">
            <w:pPr>
              <w:pStyle w:val="CopticVersemulti-line"/>
            </w:pPr>
            <w:r>
              <w:t>Ⲏⲥⲁⲏ̀ⲁⲥ ⲡ̀ϣⲏⲣⲓ ⲛ̀Ⲁⲙⲱⲥ:</w:t>
            </w:r>
          </w:p>
          <w:p w14:paraId="3C96F2EA" w14:textId="77777777" w:rsidR="00FE024F" w:rsidRDefault="00FE024F" w:rsidP="00FE024F">
            <w:pPr>
              <w:pStyle w:val="CopticVersemulti-line"/>
            </w:pPr>
            <w:r>
              <w:t>ⲉϥⲱϣ ⲉ̀ⲃⲟⲗ ⲉϥϫⲱ ⲙ̀ⲙⲟⲥ:</w:t>
            </w:r>
          </w:p>
          <w:p w14:paraId="05F1BE99" w14:textId="77777777" w:rsidR="00FE024F" w:rsidRDefault="00FE024F" w:rsidP="00FE024F">
            <w:pPr>
              <w:pStyle w:val="CopticVersemulti-line"/>
            </w:pPr>
            <w:r>
              <w:t>ⲩⲙⲓⲥⲓ ⲛⲁⲛ ⲛ̀ⲟⲩⲁ̀ⲗⲟⲩ:</w:t>
            </w:r>
          </w:p>
          <w:p w14:paraId="2629A0EA" w14:textId="77777777" w:rsidR="00FE024F" w:rsidRDefault="00FE024F" w:rsidP="00FE024F">
            <w:pPr>
              <w:pStyle w:val="CopticVerse"/>
            </w:pPr>
            <w:r>
              <w:t>ⲫⲏⲉ̀ⲧⲁⲩⲙⲁⲥϥ ϧⲉⲛ Ⲃⲏⲑⲗⲉⲉⲙ.</w:t>
            </w:r>
          </w:p>
        </w:tc>
      </w:tr>
      <w:tr w:rsidR="00FE024F" w14:paraId="20535D55" w14:textId="77777777" w:rsidTr="00B47C81">
        <w:trPr>
          <w:cantSplit/>
          <w:jc w:val="center"/>
        </w:trPr>
        <w:tc>
          <w:tcPr>
            <w:tcW w:w="288" w:type="dxa"/>
          </w:tcPr>
          <w:p w14:paraId="2981DF9E" w14:textId="77777777" w:rsidR="00FE024F" w:rsidRDefault="00FE024F" w:rsidP="00B47C81">
            <w:pPr>
              <w:pStyle w:val="CopticCross"/>
            </w:pPr>
            <w:r w:rsidRPr="00FB5ACB">
              <w:t>¿</w:t>
            </w:r>
          </w:p>
        </w:tc>
        <w:tc>
          <w:tcPr>
            <w:tcW w:w="3960" w:type="dxa"/>
          </w:tcPr>
          <w:p w14:paraId="766C8643" w14:textId="77777777" w:rsidR="00FE024F" w:rsidRDefault="00FE024F" w:rsidP="00FE024F">
            <w:pPr>
              <w:pStyle w:val="EngHang"/>
            </w:pPr>
            <w:r>
              <w:t>Yours is the power and the might,</w:t>
            </w:r>
          </w:p>
          <w:p w14:paraId="3C67BEB0" w14:textId="77777777" w:rsidR="00FE024F" w:rsidRDefault="00FE024F" w:rsidP="00FE024F">
            <w:pPr>
              <w:pStyle w:val="EngHang"/>
            </w:pPr>
            <w:r>
              <w:t>In heaven and on earth,</w:t>
            </w:r>
          </w:p>
          <w:p w14:paraId="730B33A3" w14:textId="77777777" w:rsidR="00FE024F" w:rsidRDefault="00FE024F" w:rsidP="00FE024F">
            <w:pPr>
              <w:pStyle w:val="EngHang"/>
            </w:pPr>
            <w:r>
              <w:t>O the great and majestic.</w:t>
            </w:r>
          </w:p>
          <w:p w14:paraId="0FC8DBEB" w14:textId="77777777" w:rsidR="00FE024F" w:rsidRDefault="00FE024F" w:rsidP="00FE024F">
            <w:pPr>
              <w:pStyle w:val="EngHangEnd"/>
            </w:pPr>
            <w:r>
              <w:t>He was born in Bethlehem.</w:t>
            </w:r>
          </w:p>
        </w:tc>
        <w:tc>
          <w:tcPr>
            <w:tcW w:w="288" w:type="dxa"/>
          </w:tcPr>
          <w:p w14:paraId="27A988D6" w14:textId="77777777" w:rsidR="00FE024F" w:rsidRDefault="00FE024F" w:rsidP="00B47C81"/>
        </w:tc>
        <w:tc>
          <w:tcPr>
            <w:tcW w:w="288" w:type="dxa"/>
          </w:tcPr>
          <w:p w14:paraId="2DF331A4" w14:textId="77777777" w:rsidR="00FE024F" w:rsidRDefault="00FE024F" w:rsidP="00B47C81">
            <w:pPr>
              <w:pStyle w:val="CopticCross"/>
            </w:pPr>
            <w:r w:rsidRPr="00FB5ACB">
              <w:t>¿</w:t>
            </w:r>
          </w:p>
        </w:tc>
        <w:tc>
          <w:tcPr>
            <w:tcW w:w="3960" w:type="dxa"/>
          </w:tcPr>
          <w:p w14:paraId="65C42762" w14:textId="77777777" w:rsidR="00FE024F" w:rsidRDefault="00FE024F" w:rsidP="00FE024F">
            <w:pPr>
              <w:pStyle w:val="CopticVersemulti-line"/>
            </w:pPr>
            <w:r>
              <w:t>Ⲑⲱⲕ ⲧⲉ ϯϫⲟⲙ ⲛⲉⲙ ⲡⲓⲁ̀ⲙⲁϩⲓ:</w:t>
            </w:r>
          </w:p>
          <w:p w14:paraId="3127CD65" w14:textId="77777777" w:rsidR="00FE024F" w:rsidRDefault="00FE024F" w:rsidP="00FE024F">
            <w:pPr>
              <w:pStyle w:val="CopticVersemulti-line"/>
            </w:pPr>
            <w:r>
              <w:t>ϧⲉⲛ ⲧ̀ⲫⲉ ⲛⲉⲙ ϩⲓϫⲉⲛ ⲡⲓⲕⲁϩⲓ:</w:t>
            </w:r>
          </w:p>
          <w:p w14:paraId="5EFF59A8" w14:textId="77777777" w:rsidR="00FE024F" w:rsidRDefault="00FE024F" w:rsidP="00FE024F">
            <w:pPr>
              <w:pStyle w:val="CopticVersemulti-line"/>
            </w:pPr>
            <w:r>
              <w:t>ⲫⲁ ⲡⲓⲛⲓϣϯ ⲛ̀ⲁ̀ⲙⲁϩⲓ:</w:t>
            </w:r>
          </w:p>
          <w:p w14:paraId="051F6431" w14:textId="77777777" w:rsidR="00FE024F" w:rsidRPr="005130A7" w:rsidRDefault="00FE024F" w:rsidP="00FE024F">
            <w:pPr>
              <w:pStyle w:val="CopticVerse"/>
            </w:pPr>
            <w:r>
              <w:t>ⲫⲏⲉ̀ⲧⲁⲩⲙⲁⲥϥ ϧⲉⲛ Ⲃⲏⲑⲗⲉⲉⲙ.</w:t>
            </w:r>
          </w:p>
        </w:tc>
      </w:tr>
      <w:tr w:rsidR="00FE024F" w14:paraId="385B2CE1" w14:textId="77777777" w:rsidTr="00B47C81">
        <w:trPr>
          <w:cantSplit/>
          <w:jc w:val="center"/>
        </w:trPr>
        <w:tc>
          <w:tcPr>
            <w:tcW w:w="288" w:type="dxa"/>
          </w:tcPr>
          <w:p w14:paraId="39303BD4" w14:textId="77777777" w:rsidR="00FE024F" w:rsidRDefault="00FE024F" w:rsidP="00B47C81">
            <w:pPr>
              <w:pStyle w:val="CopticCross"/>
            </w:pPr>
          </w:p>
        </w:tc>
        <w:tc>
          <w:tcPr>
            <w:tcW w:w="3960" w:type="dxa"/>
          </w:tcPr>
          <w:p w14:paraId="0A740577" w14:textId="77777777" w:rsidR="00FE024F" w:rsidRDefault="00FE024F" w:rsidP="00FE024F">
            <w:pPr>
              <w:pStyle w:val="EngHang"/>
            </w:pPr>
            <w:r>
              <w:t>Jesus Christ, our King,</w:t>
            </w:r>
          </w:p>
          <w:p w14:paraId="20026AB8" w14:textId="77777777" w:rsidR="00FE024F" w:rsidRDefault="00FE024F" w:rsidP="00FE024F">
            <w:pPr>
              <w:pStyle w:val="EngHang"/>
            </w:pPr>
            <w:r>
              <w:t>Who reigns in power,</w:t>
            </w:r>
          </w:p>
          <w:p w14:paraId="17C4C912" w14:textId="77777777" w:rsidR="00FE024F" w:rsidRDefault="00FE024F" w:rsidP="00FE024F">
            <w:pPr>
              <w:pStyle w:val="EngHang"/>
            </w:pPr>
            <w:r>
              <w:t>Truly took flesh, and,</w:t>
            </w:r>
          </w:p>
          <w:p w14:paraId="7362822A" w14:textId="77777777" w:rsidR="00FE024F" w:rsidRDefault="00FE024F" w:rsidP="00FE024F">
            <w:pPr>
              <w:pStyle w:val="EngHangEnd"/>
            </w:pPr>
            <w:r>
              <w:t>He was born in Bethlethm.</w:t>
            </w:r>
          </w:p>
        </w:tc>
        <w:tc>
          <w:tcPr>
            <w:tcW w:w="288" w:type="dxa"/>
          </w:tcPr>
          <w:p w14:paraId="2528822A" w14:textId="77777777" w:rsidR="00FE024F" w:rsidRDefault="00FE024F" w:rsidP="00B47C81"/>
        </w:tc>
        <w:tc>
          <w:tcPr>
            <w:tcW w:w="288" w:type="dxa"/>
          </w:tcPr>
          <w:p w14:paraId="1E16574F" w14:textId="77777777" w:rsidR="00FE024F" w:rsidRDefault="00FE024F" w:rsidP="00B47C81">
            <w:pPr>
              <w:pStyle w:val="CopticCross"/>
            </w:pPr>
          </w:p>
        </w:tc>
        <w:tc>
          <w:tcPr>
            <w:tcW w:w="3960" w:type="dxa"/>
          </w:tcPr>
          <w:p w14:paraId="5A202134" w14:textId="77777777" w:rsidR="00FE024F" w:rsidRDefault="00FE024F" w:rsidP="00FE024F">
            <w:pPr>
              <w:pStyle w:val="CopticVersemulti-line"/>
            </w:pPr>
            <w:r>
              <w:t>Ⲓⲏ̄ⲥ̄ Ⲡⲭ̄ⲥ̄ ⲡⲉⲛⲞⲩⲣⲟ:</w:t>
            </w:r>
          </w:p>
          <w:p w14:paraId="1DA6A7E0" w14:textId="77777777" w:rsidR="00FE024F" w:rsidRDefault="00FE024F" w:rsidP="00FE024F">
            <w:pPr>
              <w:pStyle w:val="CopticVersemulti-line"/>
            </w:pPr>
            <w:r>
              <w:t>ⲫⲁ ϯⲉ1ⲝⲟⲩⲥⲓⲁ̀ ⲛⲉⲙ ϯⲙⲉⲧⲟⲩⲣⲟ:</w:t>
            </w:r>
          </w:p>
          <w:p w14:paraId="1D830A01" w14:textId="77777777" w:rsidR="00FE024F" w:rsidRDefault="00FE024F" w:rsidP="00FE024F">
            <w:pPr>
              <w:pStyle w:val="CopticVersemulti-line"/>
            </w:pPr>
            <w:r>
              <w:t>ⲁϥϭⲓⲥⲁⲣⲝ ϧⲉⲛ ⲟⲩⲧⲁϫⲣⲟ:</w:t>
            </w:r>
          </w:p>
          <w:p w14:paraId="472382BB" w14:textId="77777777" w:rsidR="00FE024F" w:rsidRPr="005130A7" w:rsidRDefault="00FE024F" w:rsidP="00FE024F">
            <w:pPr>
              <w:pStyle w:val="CopticVerse"/>
            </w:pPr>
            <w:r>
              <w:t>ⲫⲏⲉ̀ⲧⲁⲩⲙⲁⲥϥ ϧⲉⲛ Ⲃⲏⲑⲗⲉⲉⲙ.</w:t>
            </w:r>
          </w:p>
        </w:tc>
      </w:tr>
      <w:tr w:rsidR="00FE024F" w14:paraId="4765DE17" w14:textId="77777777" w:rsidTr="00B47C81">
        <w:trPr>
          <w:cantSplit/>
          <w:jc w:val="center"/>
        </w:trPr>
        <w:tc>
          <w:tcPr>
            <w:tcW w:w="288" w:type="dxa"/>
          </w:tcPr>
          <w:p w14:paraId="1CD591A0" w14:textId="77777777" w:rsidR="00FE024F" w:rsidRDefault="00FE024F" w:rsidP="00B47C81">
            <w:pPr>
              <w:pStyle w:val="CopticCross"/>
            </w:pPr>
          </w:p>
        </w:tc>
        <w:tc>
          <w:tcPr>
            <w:tcW w:w="3960" w:type="dxa"/>
          </w:tcPr>
          <w:p w14:paraId="48407174" w14:textId="77777777" w:rsidR="00FE024F" w:rsidRDefault="00FE024F" w:rsidP="00FE024F">
            <w:pPr>
              <w:pStyle w:val="EngHang"/>
            </w:pPr>
            <w:r>
              <w:t>According to Jeremiah</w:t>
            </w:r>
          </w:p>
          <w:p w14:paraId="6B4D502C" w14:textId="77777777" w:rsidR="00FE024F" w:rsidRDefault="00FE024F" w:rsidP="00FE024F">
            <w:pPr>
              <w:pStyle w:val="EngHang"/>
            </w:pPr>
            <w:r>
              <w:t>The righteous,</w:t>
            </w:r>
          </w:p>
          <w:p w14:paraId="10098A72" w14:textId="77777777" w:rsidR="00FE024F" w:rsidRDefault="00FE024F" w:rsidP="00FE024F">
            <w:pPr>
              <w:pStyle w:val="EngHang"/>
            </w:pPr>
            <w:r>
              <w:t>The Son of God, truly,</w:t>
            </w:r>
          </w:p>
          <w:p w14:paraId="5910DE9A" w14:textId="77777777" w:rsidR="00FE024F" w:rsidRDefault="00FE024F" w:rsidP="00FE024F">
            <w:pPr>
              <w:pStyle w:val="EngHangEnd"/>
            </w:pPr>
            <w:r>
              <w:t>Was born in Bethlehem.</w:t>
            </w:r>
          </w:p>
        </w:tc>
        <w:tc>
          <w:tcPr>
            <w:tcW w:w="288" w:type="dxa"/>
          </w:tcPr>
          <w:p w14:paraId="773893B5" w14:textId="77777777" w:rsidR="00FE024F" w:rsidRDefault="00FE024F" w:rsidP="00B47C81"/>
        </w:tc>
        <w:tc>
          <w:tcPr>
            <w:tcW w:w="288" w:type="dxa"/>
          </w:tcPr>
          <w:p w14:paraId="508777D2" w14:textId="77777777" w:rsidR="00FE024F" w:rsidRDefault="00FE024F" w:rsidP="00B47C81">
            <w:pPr>
              <w:pStyle w:val="CopticCross"/>
            </w:pPr>
          </w:p>
        </w:tc>
        <w:tc>
          <w:tcPr>
            <w:tcW w:w="3960" w:type="dxa"/>
          </w:tcPr>
          <w:p w14:paraId="780C90DF" w14:textId="77777777" w:rsidR="00FE024F" w:rsidRDefault="00FE024F" w:rsidP="00FE024F">
            <w:pPr>
              <w:pStyle w:val="CopticVersemulti-line"/>
            </w:pPr>
            <w:r>
              <w:t>Ⲕⲁⲧⲁ ⲫ̀ⲣⲏϯ ⲉ̀ⲧⲁϥϫⲟⲥ:</w:t>
            </w:r>
          </w:p>
          <w:p w14:paraId="151EB632" w14:textId="77777777" w:rsidR="00FE024F" w:rsidRDefault="00FE024F" w:rsidP="00FE024F">
            <w:pPr>
              <w:pStyle w:val="CopticVersemulti-line"/>
            </w:pPr>
            <w:r>
              <w:t>ⲛ̀ϫⲉ ⲡⲓⲑ̀ⲙⲏⲓ Ⲓⲉⲣⲉⲙⲓⲁⲥ:</w:t>
            </w:r>
          </w:p>
          <w:p w14:paraId="56406751" w14:textId="77777777" w:rsidR="00FE024F" w:rsidRDefault="00FE024F" w:rsidP="00FE024F">
            <w:pPr>
              <w:pStyle w:val="CopticVersemulti-line"/>
            </w:pPr>
            <w:r>
              <w:t>ⲡ̀Ϣⲏⲣⲓ ⲙ̀Ⲫϯ ⲁ̀ⲗⲏⲑⲱⲥ:</w:t>
            </w:r>
          </w:p>
          <w:p w14:paraId="7FC86F61" w14:textId="77777777" w:rsidR="00FE024F" w:rsidRPr="005130A7" w:rsidRDefault="00FE024F" w:rsidP="00FE024F">
            <w:pPr>
              <w:pStyle w:val="CopticVerse"/>
            </w:pPr>
            <w:r>
              <w:t>ⲫⲏⲉ̀ⲧⲁⲩⲙⲁⲥϥ ϧⲉⲛ Ⲃⲏⲑⲗⲉⲉⲙ.</w:t>
            </w:r>
          </w:p>
        </w:tc>
      </w:tr>
      <w:tr w:rsidR="00FE024F" w14:paraId="7E036391" w14:textId="77777777" w:rsidTr="00B47C81">
        <w:trPr>
          <w:cantSplit/>
          <w:jc w:val="center"/>
        </w:trPr>
        <w:tc>
          <w:tcPr>
            <w:tcW w:w="288" w:type="dxa"/>
          </w:tcPr>
          <w:p w14:paraId="2A05E9F4" w14:textId="77777777" w:rsidR="00FE024F" w:rsidRDefault="00FE024F" w:rsidP="00B47C81">
            <w:pPr>
              <w:pStyle w:val="CopticCross"/>
            </w:pPr>
            <w:r w:rsidRPr="00FB5ACB">
              <w:t>¿</w:t>
            </w:r>
          </w:p>
        </w:tc>
        <w:tc>
          <w:tcPr>
            <w:tcW w:w="3960" w:type="dxa"/>
          </w:tcPr>
          <w:p w14:paraId="3FED0810" w14:textId="77777777" w:rsidR="00FE024F" w:rsidRDefault="00FE024F" w:rsidP="00FE024F">
            <w:pPr>
              <w:pStyle w:val="EngHang"/>
            </w:pPr>
            <w:r>
              <w:t>Ezekiel also said,</w:t>
            </w:r>
          </w:p>
          <w:p w14:paraId="035B202A" w14:textId="77777777" w:rsidR="00FE024F" w:rsidRDefault="00FE024F" w:rsidP="00FE024F">
            <w:pPr>
              <w:pStyle w:val="EngHang"/>
            </w:pPr>
            <w:r>
              <w:t>Of the birth of Immanuel,</w:t>
            </w:r>
          </w:p>
          <w:p w14:paraId="59ED9045" w14:textId="77777777" w:rsidR="00FE024F" w:rsidRDefault="00FE024F" w:rsidP="00FE024F">
            <w:pPr>
              <w:pStyle w:val="EngHang"/>
            </w:pPr>
            <w:r>
              <w:t>Christ, the King of Israel:</w:t>
            </w:r>
          </w:p>
          <w:p w14:paraId="09C49CEF" w14:textId="77777777" w:rsidR="00FE024F" w:rsidRDefault="00FE024F" w:rsidP="00FE024F">
            <w:pPr>
              <w:pStyle w:val="EngHangEnd"/>
            </w:pPr>
            <w:r>
              <w:t>He was born in Bethlehem.</w:t>
            </w:r>
          </w:p>
        </w:tc>
        <w:tc>
          <w:tcPr>
            <w:tcW w:w="288" w:type="dxa"/>
          </w:tcPr>
          <w:p w14:paraId="56C52596" w14:textId="77777777" w:rsidR="00FE024F" w:rsidRDefault="00FE024F" w:rsidP="00B47C81"/>
        </w:tc>
        <w:tc>
          <w:tcPr>
            <w:tcW w:w="288" w:type="dxa"/>
          </w:tcPr>
          <w:p w14:paraId="643FBE23" w14:textId="77777777" w:rsidR="00FE024F" w:rsidRDefault="00FE024F" w:rsidP="00B47C81">
            <w:pPr>
              <w:pStyle w:val="CopticCross"/>
            </w:pPr>
            <w:r w:rsidRPr="00FB5ACB">
              <w:t>¿</w:t>
            </w:r>
          </w:p>
        </w:tc>
        <w:tc>
          <w:tcPr>
            <w:tcW w:w="3960" w:type="dxa"/>
          </w:tcPr>
          <w:p w14:paraId="7C6E2BF6" w14:textId="77777777" w:rsidR="00FE024F" w:rsidRDefault="00FE024F" w:rsidP="00FE024F">
            <w:pPr>
              <w:pStyle w:val="CopticVersemulti-line"/>
            </w:pPr>
            <w:r>
              <w:t>Ⲗⲟⲓⲡⲟⲛ ⲡⲉϫⲉ Ⲓⲉⲍⲉⲕⲓⲏⲗ:</w:t>
            </w:r>
          </w:p>
          <w:p w14:paraId="2999881C" w14:textId="77777777" w:rsidR="00FE024F" w:rsidRDefault="00FE024F" w:rsidP="00FE024F">
            <w:pPr>
              <w:pStyle w:val="CopticVersemulti-line"/>
            </w:pPr>
            <w:r>
              <w:t>ⲉⲑⲃⲉ ⲡ̀ϫⲓⲛⲙⲓⲥⲓ ⲛ̀Ⲉⲙⲙⲁⲛⲟⲩⲏⲗ:</w:t>
            </w:r>
          </w:p>
          <w:p w14:paraId="02076AE0" w14:textId="77777777" w:rsidR="00FE024F" w:rsidRDefault="00FE024F" w:rsidP="00FE024F">
            <w:pPr>
              <w:pStyle w:val="CopticVersemulti-line"/>
            </w:pPr>
            <w:r>
              <w:t>Ⲡⲭ̄ⲥ̄ ⲡ̀Ⲟⲟⲩⲣⲟ ⲙ̀ⲡⲒⲥⲣⲁⲏ̀ⲗ:</w:t>
            </w:r>
          </w:p>
          <w:p w14:paraId="719BB889" w14:textId="77777777" w:rsidR="00FE024F" w:rsidRPr="005130A7" w:rsidRDefault="00FE024F" w:rsidP="00FE024F">
            <w:pPr>
              <w:pStyle w:val="CopticVerse"/>
            </w:pPr>
            <w:r>
              <w:t>ⲫⲏⲉ̀ⲧⲁⲩⲙⲁⲥϥ ϧⲉⲛ Ⲃⲏⲑⲗⲉⲉⲙ.</w:t>
            </w:r>
          </w:p>
        </w:tc>
      </w:tr>
      <w:tr w:rsidR="00FE024F" w14:paraId="61412627" w14:textId="77777777" w:rsidTr="00B47C81">
        <w:trPr>
          <w:cantSplit/>
          <w:jc w:val="center"/>
        </w:trPr>
        <w:tc>
          <w:tcPr>
            <w:tcW w:w="288" w:type="dxa"/>
          </w:tcPr>
          <w:p w14:paraId="630FB5EC" w14:textId="77777777" w:rsidR="00FE024F" w:rsidRDefault="00FE024F" w:rsidP="00B47C81">
            <w:pPr>
              <w:pStyle w:val="CopticCross"/>
            </w:pPr>
            <w:r w:rsidRPr="00FB5ACB">
              <w:t>¿</w:t>
            </w:r>
          </w:p>
        </w:tc>
        <w:tc>
          <w:tcPr>
            <w:tcW w:w="3960" w:type="dxa"/>
          </w:tcPr>
          <w:p w14:paraId="6CC30F80" w14:textId="77777777" w:rsidR="00FE024F" w:rsidRDefault="00FE024F" w:rsidP="00FE024F">
            <w:pPr>
              <w:pStyle w:val="EngHang"/>
            </w:pPr>
            <w:r>
              <w:t>No one has entered by</w:t>
            </w:r>
          </w:p>
          <w:p w14:paraId="12368981" w14:textId="77777777" w:rsidR="00FE024F" w:rsidRDefault="00FE024F" w:rsidP="00FE024F">
            <w:pPr>
              <w:pStyle w:val="EngHang"/>
            </w:pPr>
            <w:r>
              <w:t>The gate towards the east,</w:t>
            </w:r>
          </w:p>
          <w:p w14:paraId="5145D1D6" w14:textId="77777777" w:rsidR="00FE024F" w:rsidRDefault="00FE024F" w:rsidP="00FE024F">
            <w:pPr>
              <w:pStyle w:val="EngHang"/>
            </w:pPr>
            <w:r>
              <w:t>Except the One, the Lord;</w:t>
            </w:r>
          </w:p>
          <w:p w14:paraId="7E8FCC84" w14:textId="77777777" w:rsidR="00FE024F" w:rsidRDefault="00FE024F" w:rsidP="00FE024F">
            <w:pPr>
              <w:pStyle w:val="EngHangEnd"/>
            </w:pPr>
            <w:r>
              <w:t>He was born in Bethlehm.</w:t>
            </w:r>
          </w:p>
        </w:tc>
        <w:tc>
          <w:tcPr>
            <w:tcW w:w="288" w:type="dxa"/>
          </w:tcPr>
          <w:p w14:paraId="6DA5D29F" w14:textId="77777777" w:rsidR="00FE024F" w:rsidRDefault="00FE024F" w:rsidP="00B47C81"/>
        </w:tc>
        <w:tc>
          <w:tcPr>
            <w:tcW w:w="288" w:type="dxa"/>
          </w:tcPr>
          <w:p w14:paraId="0D8E028B" w14:textId="77777777" w:rsidR="00FE024F" w:rsidRDefault="00FE024F" w:rsidP="00B47C81">
            <w:pPr>
              <w:pStyle w:val="CopticCross"/>
            </w:pPr>
            <w:r w:rsidRPr="00FB5ACB">
              <w:t>¿</w:t>
            </w:r>
          </w:p>
        </w:tc>
        <w:tc>
          <w:tcPr>
            <w:tcW w:w="3960" w:type="dxa"/>
          </w:tcPr>
          <w:p w14:paraId="1C044DD0" w14:textId="77777777" w:rsidR="00FE024F" w:rsidRDefault="00FE024F" w:rsidP="00FE024F">
            <w:pPr>
              <w:pStyle w:val="CopticVersemulti-line"/>
            </w:pPr>
            <w:r>
              <w:t>Ⲙⲡⲉ ϩ̀ⲗⲓ ϣⲉ ⲉ̀ϧⲟⲩⲛ ⲉ̀ⲛⲉϩ:</w:t>
            </w:r>
          </w:p>
          <w:p w14:paraId="6C29EAB1" w14:textId="77777777" w:rsidR="00FE024F" w:rsidRDefault="00FE024F" w:rsidP="00FE024F">
            <w:pPr>
              <w:pStyle w:val="CopticVersemulti-line"/>
            </w:pPr>
            <w:r>
              <w:t>ϧⲉⲛ ⲛⲓⲡⲩⲗⲏ ⲛ̀ⲧⲉ ⲛⲓⲙⲁⲛϣⲁⲓ:</w:t>
            </w:r>
          </w:p>
          <w:p w14:paraId="1F1D891B" w14:textId="77777777" w:rsidR="00FE024F" w:rsidRDefault="00FE024F" w:rsidP="00FE024F">
            <w:pPr>
              <w:pStyle w:val="CopticVersemulti-line"/>
            </w:pPr>
            <w:r>
              <w:t>ⲉ̀ⲃⲏⲗ ⲉ̀ⲟⲩⲥⲁⲓ ϫⲉ Ⲁⲇⲱⲛⲁⲓ:</w:t>
            </w:r>
          </w:p>
          <w:p w14:paraId="4B218D93" w14:textId="77777777" w:rsidR="00FE024F" w:rsidRPr="005130A7" w:rsidRDefault="00FE024F" w:rsidP="00FE024F">
            <w:pPr>
              <w:pStyle w:val="CopticVerse"/>
            </w:pPr>
            <w:r>
              <w:t>ⲫⲏⲉ̀ⲧⲁⲩⲙⲁⲥϥ ϧⲉⲛ Ⲃⲏⲑⲗⲉⲉⲙ.</w:t>
            </w:r>
          </w:p>
        </w:tc>
      </w:tr>
      <w:tr w:rsidR="00FE024F" w14:paraId="76767C24" w14:textId="77777777" w:rsidTr="00B47C81">
        <w:trPr>
          <w:cantSplit/>
          <w:jc w:val="center"/>
        </w:trPr>
        <w:tc>
          <w:tcPr>
            <w:tcW w:w="288" w:type="dxa"/>
          </w:tcPr>
          <w:p w14:paraId="1B6199A3" w14:textId="77777777" w:rsidR="00FE024F" w:rsidRDefault="00FE024F" w:rsidP="00B47C81">
            <w:pPr>
              <w:pStyle w:val="CopticCross"/>
            </w:pPr>
          </w:p>
        </w:tc>
        <w:tc>
          <w:tcPr>
            <w:tcW w:w="3960" w:type="dxa"/>
          </w:tcPr>
          <w:p w14:paraId="0A4FB22C" w14:textId="77777777" w:rsidR="00FE024F" w:rsidRDefault="00FE024F" w:rsidP="00FE024F">
            <w:pPr>
              <w:pStyle w:val="EngHang"/>
            </w:pPr>
            <w:r>
              <w:t>Isaiah has said,</w:t>
            </w:r>
          </w:p>
          <w:p w14:paraId="2E72FF0D" w14:textId="77777777" w:rsidR="00FE024F" w:rsidRDefault="00FE024F" w:rsidP="00FE024F">
            <w:pPr>
              <w:pStyle w:val="EngHang"/>
            </w:pPr>
            <w:r>
              <w:t>Jesus is the Mediator for</w:t>
            </w:r>
          </w:p>
          <w:p w14:paraId="0CAF70FD" w14:textId="77777777" w:rsidR="00FE024F" w:rsidRDefault="00FE024F" w:rsidP="00FE024F">
            <w:pPr>
              <w:pStyle w:val="EngHang"/>
            </w:pPr>
            <w:r>
              <w:t>All who have come since Adam, and,</w:t>
            </w:r>
          </w:p>
          <w:p w14:paraId="418E5687" w14:textId="77777777" w:rsidR="00FE024F" w:rsidRDefault="00FE024F" w:rsidP="00FE024F">
            <w:pPr>
              <w:pStyle w:val="EngHangEnd"/>
            </w:pPr>
            <w:r>
              <w:t>He was born in Bethlehem.</w:t>
            </w:r>
          </w:p>
        </w:tc>
        <w:tc>
          <w:tcPr>
            <w:tcW w:w="288" w:type="dxa"/>
          </w:tcPr>
          <w:p w14:paraId="0C9A50DD" w14:textId="77777777" w:rsidR="00FE024F" w:rsidRDefault="00FE024F" w:rsidP="00B47C81"/>
        </w:tc>
        <w:tc>
          <w:tcPr>
            <w:tcW w:w="288" w:type="dxa"/>
          </w:tcPr>
          <w:p w14:paraId="171CDD45" w14:textId="77777777" w:rsidR="00FE024F" w:rsidRDefault="00FE024F" w:rsidP="00B47C81">
            <w:pPr>
              <w:pStyle w:val="CopticCross"/>
            </w:pPr>
          </w:p>
        </w:tc>
        <w:tc>
          <w:tcPr>
            <w:tcW w:w="3960" w:type="dxa"/>
          </w:tcPr>
          <w:p w14:paraId="49614F45" w14:textId="77777777" w:rsidR="00FE024F" w:rsidRDefault="00FE024F" w:rsidP="00FE024F">
            <w:pPr>
              <w:pStyle w:val="CopticVersemulti-line"/>
            </w:pPr>
            <w:r>
              <w:t>Ⲛⲉⲙ ⲛⲏⲉⲑⲛⲏⲟⲩ ⲓⲥϫⲉⲛ Ⲁⲇⲁⲙ:</w:t>
            </w:r>
          </w:p>
          <w:p w14:paraId="352AF48A" w14:textId="77777777" w:rsidR="00FE024F" w:rsidRDefault="00FE024F" w:rsidP="00FE024F">
            <w:pPr>
              <w:pStyle w:val="CopticVersemulti-line"/>
            </w:pPr>
            <w:r>
              <w:t>ⲡⲉϫⲁϥ ⲛ̀ϫⲉ Ⲏⲥⲁⲏ̀ⲁⲥ:</w:t>
            </w:r>
          </w:p>
          <w:p w14:paraId="4BF4303E" w14:textId="77777777" w:rsidR="00FE024F" w:rsidRDefault="00FE024F" w:rsidP="00FE024F">
            <w:pPr>
              <w:pStyle w:val="CopticVersemulti-line"/>
            </w:pPr>
            <w:r>
              <w:t>Ⲓⲏ̄ⲥ̄ ⲡⲉ ⲡⲓⲙⲉⲥⲓⲧⲏⲥ:</w:t>
            </w:r>
          </w:p>
          <w:p w14:paraId="71EB99C1" w14:textId="77777777" w:rsidR="00FE024F" w:rsidRPr="005130A7" w:rsidRDefault="00FE024F" w:rsidP="00FE024F">
            <w:pPr>
              <w:pStyle w:val="CopticVerse"/>
            </w:pPr>
            <w:r>
              <w:t>ⲫⲏⲉ̀ⲧⲁⲩⲙⲁⲥϥ ϧⲉⲛ Ⲃⲏⲑⲗⲉⲉⲙ.</w:t>
            </w:r>
          </w:p>
        </w:tc>
      </w:tr>
      <w:tr w:rsidR="00FE024F" w14:paraId="029A51CC" w14:textId="77777777" w:rsidTr="00B47C81">
        <w:trPr>
          <w:cantSplit/>
          <w:jc w:val="center"/>
        </w:trPr>
        <w:tc>
          <w:tcPr>
            <w:tcW w:w="288" w:type="dxa"/>
          </w:tcPr>
          <w:p w14:paraId="3A857B2C" w14:textId="77777777" w:rsidR="00FE024F" w:rsidRDefault="00FE024F" w:rsidP="00B47C81">
            <w:pPr>
              <w:pStyle w:val="CopticCross"/>
            </w:pPr>
          </w:p>
        </w:tc>
        <w:tc>
          <w:tcPr>
            <w:tcW w:w="3960" w:type="dxa"/>
          </w:tcPr>
          <w:p w14:paraId="2DD317D5" w14:textId="77777777" w:rsidR="00FE024F" w:rsidRDefault="00FE024F" w:rsidP="00FE024F">
            <w:pPr>
              <w:pStyle w:val="EngHang"/>
            </w:pPr>
            <w:r>
              <w:t>Blessed are You, O Jesus Christ,</w:t>
            </w:r>
          </w:p>
          <w:p w14:paraId="16461FD9" w14:textId="77777777" w:rsidR="00FE024F" w:rsidRDefault="00FE024F" w:rsidP="00FE024F">
            <w:pPr>
              <w:pStyle w:val="EngHang"/>
            </w:pPr>
            <w:r>
              <w:t>With Your Good Father,</w:t>
            </w:r>
          </w:p>
          <w:p w14:paraId="1B4076AA" w14:textId="77777777" w:rsidR="00FE024F" w:rsidRDefault="00FE024F" w:rsidP="00FE024F">
            <w:pPr>
              <w:pStyle w:val="EngHang"/>
            </w:pPr>
            <w:r>
              <w:t>And the Holy Spirit.</w:t>
            </w:r>
          </w:p>
          <w:p w14:paraId="13151F64" w14:textId="77777777" w:rsidR="00FE024F" w:rsidRDefault="00FE024F" w:rsidP="00FE024F">
            <w:pPr>
              <w:pStyle w:val="EngHangEnd"/>
            </w:pPr>
            <w:r>
              <w:t>He was born in Bethlehem.</w:t>
            </w:r>
          </w:p>
        </w:tc>
        <w:tc>
          <w:tcPr>
            <w:tcW w:w="288" w:type="dxa"/>
          </w:tcPr>
          <w:p w14:paraId="2C620BAE" w14:textId="77777777" w:rsidR="00FE024F" w:rsidRDefault="00FE024F" w:rsidP="00B47C81"/>
        </w:tc>
        <w:tc>
          <w:tcPr>
            <w:tcW w:w="288" w:type="dxa"/>
          </w:tcPr>
          <w:p w14:paraId="4866EF92" w14:textId="77777777" w:rsidR="00FE024F" w:rsidRDefault="00FE024F" w:rsidP="00B47C81">
            <w:pPr>
              <w:pStyle w:val="CopticCross"/>
            </w:pPr>
          </w:p>
        </w:tc>
        <w:tc>
          <w:tcPr>
            <w:tcW w:w="3960" w:type="dxa"/>
          </w:tcPr>
          <w:p w14:paraId="30019A51" w14:textId="77777777" w:rsidR="00FE024F" w:rsidRDefault="00FE024F" w:rsidP="00FE024F">
            <w:pPr>
              <w:pStyle w:val="CopticVersemulti-line"/>
            </w:pPr>
            <w:r>
              <w:t>Ⲝⲙⲁⲣⲱⲟⲩⲧ Ⲓⲏ̄ⲥ̄ Ⲡⲭ̄ⲥ̄:</w:t>
            </w:r>
          </w:p>
          <w:p w14:paraId="4889ECF1" w14:textId="77777777" w:rsidR="00FE024F" w:rsidRDefault="00FE024F" w:rsidP="00FE024F">
            <w:pPr>
              <w:pStyle w:val="CopticVersemulti-line"/>
            </w:pPr>
            <w:r>
              <w:t>ⲛⲉⲙ Ⲡⲉⲕⲓⲱⲧ ⲛ̀ⲁ̀ⲅⲁⲑⲟⲥ:</w:t>
            </w:r>
          </w:p>
          <w:p w14:paraId="6E53B962" w14:textId="77777777" w:rsidR="00FE024F" w:rsidRDefault="00FE024F" w:rsidP="00FE024F">
            <w:pPr>
              <w:pStyle w:val="CopticVersemulti-line"/>
            </w:pPr>
            <w:r>
              <w:t>ⲛⲉⲙ ⲡⲓⲠⲛⲉⲩⲙⲁ ⲉ̄ⲑ̄ⲩ̄:</w:t>
            </w:r>
          </w:p>
          <w:p w14:paraId="1CFBCAA8" w14:textId="77777777" w:rsidR="00FE024F" w:rsidRPr="005130A7" w:rsidRDefault="00FE024F" w:rsidP="00FE024F">
            <w:pPr>
              <w:pStyle w:val="CopticVerse"/>
            </w:pPr>
            <w:r>
              <w:t>ⲫⲏⲉ̀ⲧⲁⲩⲙⲁⲥϥ ϧⲉⲛ Ⲃⲏⲑⲗⲉⲉⲙ.</w:t>
            </w:r>
          </w:p>
        </w:tc>
      </w:tr>
      <w:tr w:rsidR="00FE024F" w14:paraId="5F76B15E" w14:textId="77777777" w:rsidTr="00B47C81">
        <w:trPr>
          <w:cantSplit/>
          <w:jc w:val="center"/>
        </w:trPr>
        <w:tc>
          <w:tcPr>
            <w:tcW w:w="288" w:type="dxa"/>
          </w:tcPr>
          <w:p w14:paraId="7540AC83" w14:textId="77777777" w:rsidR="00FE024F" w:rsidRDefault="00FE024F" w:rsidP="00B47C81">
            <w:pPr>
              <w:pStyle w:val="CopticCross"/>
            </w:pPr>
            <w:r w:rsidRPr="00FB5ACB">
              <w:t>¿</w:t>
            </w:r>
          </w:p>
        </w:tc>
        <w:tc>
          <w:tcPr>
            <w:tcW w:w="3960" w:type="dxa"/>
          </w:tcPr>
          <w:p w14:paraId="4D2720A4" w14:textId="77777777" w:rsidR="00FE024F" w:rsidRDefault="00FE024F" w:rsidP="00FE024F">
            <w:pPr>
              <w:pStyle w:val="EngHang"/>
            </w:pPr>
            <w:r>
              <w:t>This is a virginal feast,</w:t>
            </w:r>
          </w:p>
          <w:p w14:paraId="711C1881" w14:textId="77777777" w:rsidR="00FE024F" w:rsidRDefault="00FE024F" w:rsidP="00FE024F">
            <w:pPr>
              <w:pStyle w:val="EngHang"/>
            </w:pPr>
            <w:r>
              <w:t>Inviting the heavenly</w:t>
            </w:r>
          </w:p>
          <w:p w14:paraId="5DE50067" w14:textId="77777777" w:rsidR="00FE024F" w:rsidRDefault="00FE024F" w:rsidP="00FE024F">
            <w:pPr>
              <w:pStyle w:val="EngHang"/>
            </w:pPr>
            <w:r>
              <w:t>To glorify the King of the ages:</w:t>
            </w:r>
          </w:p>
          <w:p w14:paraId="354D4CDB" w14:textId="77777777" w:rsidR="00FE024F" w:rsidRDefault="00FE024F" w:rsidP="00FE024F">
            <w:pPr>
              <w:pStyle w:val="EngHangEnd"/>
            </w:pPr>
            <w:r>
              <w:t>He was born in Bethlehem.</w:t>
            </w:r>
          </w:p>
        </w:tc>
        <w:tc>
          <w:tcPr>
            <w:tcW w:w="288" w:type="dxa"/>
          </w:tcPr>
          <w:p w14:paraId="718A3470" w14:textId="77777777" w:rsidR="00FE024F" w:rsidRDefault="00FE024F" w:rsidP="00B47C81"/>
        </w:tc>
        <w:tc>
          <w:tcPr>
            <w:tcW w:w="288" w:type="dxa"/>
          </w:tcPr>
          <w:p w14:paraId="5E0AA672" w14:textId="77777777" w:rsidR="00FE024F" w:rsidRDefault="00FE024F" w:rsidP="00B47C81">
            <w:pPr>
              <w:pStyle w:val="CopticCross"/>
            </w:pPr>
            <w:r w:rsidRPr="00FB5ACB">
              <w:t>¿</w:t>
            </w:r>
          </w:p>
        </w:tc>
        <w:tc>
          <w:tcPr>
            <w:tcW w:w="3960" w:type="dxa"/>
          </w:tcPr>
          <w:p w14:paraId="59A043B2" w14:textId="77777777" w:rsidR="00FE024F" w:rsidRDefault="00FE024F" w:rsidP="00FE024F">
            <w:pPr>
              <w:pStyle w:val="CopticVersemulti-line"/>
            </w:pPr>
            <w:r>
              <w:t>Ⲟⲩϣⲁⲓ ⲙ̀ⲡⲁⲣⲑⲉⲛⲓⲕⲟⲛ:</w:t>
            </w:r>
          </w:p>
          <w:p w14:paraId="7451ED29" w14:textId="77777777" w:rsidR="00FE024F" w:rsidRDefault="00FE024F" w:rsidP="00FE024F">
            <w:pPr>
              <w:pStyle w:val="CopticVersemulti-line"/>
            </w:pPr>
            <w:r>
              <w:t>ⲉⲧⲑⲁϩⲉⲙ ⲛ̀ⲉ̀ⲡⲟⲩⲣⲁⲛⲓⲟⲛ:</w:t>
            </w:r>
          </w:p>
          <w:p w14:paraId="06043483" w14:textId="77777777" w:rsidR="00FE024F" w:rsidRDefault="00FE024F" w:rsidP="00FE024F">
            <w:pPr>
              <w:pStyle w:val="CopticVersemulti-line"/>
            </w:pPr>
            <w:r>
              <w:t>ⲉⲩϯⲱ̀ⲟⲩ ⲙ̀ⲡ̀Ⲟⲩⲣⲟ ⲛ̀ⲛⲓⲉ̀ⲱⲛ:</w:t>
            </w:r>
          </w:p>
          <w:p w14:paraId="6A5F2761" w14:textId="77777777" w:rsidR="00FE024F" w:rsidRPr="005130A7" w:rsidRDefault="00FE024F" w:rsidP="00FE024F">
            <w:pPr>
              <w:pStyle w:val="CopticVerse"/>
            </w:pPr>
            <w:r>
              <w:t>ⲫⲏⲉ̀ⲧⲁⲩⲙⲁⲥϥ ϧⲉⲛ Ⲃⲏⲑⲗⲉⲉⲙ.</w:t>
            </w:r>
          </w:p>
        </w:tc>
      </w:tr>
      <w:tr w:rsidR="00FE024F" w14:paraId="5D37B9F7" w14:textId="77777777" w:rsidTr="00B47C81">
        <w:trPr>
          <w:cantSplit/>
          <w:jc w:val="center"/>
        </w:trPr>
        <w:tc>
          <w:tcPr>
            <w:tcW w:w="288" w:type="dxa"/>
          </w:tcPr>
          <w:p w14:paraId="677F4A06" w14:textId="77777777" w:rsidR="00FE024F" w:rsidRDefault="00FE024F" w:rsidP="00B47C81">
            <w:pPr>
              <w:pStyle w:val="CopticCross"/>
            </w:pPr>
            <w:r w:rsidRPr="00FB5ACB">
              <w:lastRenderedPageBreak/>
              <w:t>¿</w:t>
            </w:r>
          </w:p>
        </w:tc>
        <w:tc>
          <w:tcPr>
            <w:tcW w:w="3960" w:type="dxa"/>
          </w:tcPr>
          <w:p w14:paraId="1947B115" w14:textId="77777777" w:rsidR="00FE024F" w:rsidRDefault="00FE024F" w:rsidP="00FE024F">
            <w:pPr>
              <w:pStyle w:val="EngHang"/>
            </w:pPr>
            <w:r>
              <w:t>Job the just said,</w:t>
            </w:r>
          </w:p>
          <w:p w14:paraId="6E61317E" w14:textId="77777777" w:rsidR="00FE024F" w:rsidRDefault="00FE024F" w:rsidP="00FE024F">
            <w:pPr>
              <w:pStyle w:val="EngHang"/>
            </w:pPr>
            <w:r>
              <w:t>“My God lives.”</w:t>
            </w:r>
          </w:p>
          <w:p w14:paraId="21B497D3" w14:textId="77777777" w:rsidR="00FE024F" w:rsidRDefault="00FE024F" w:rsidP="00FE024F">
            <w:pPr>
              <w:pStyle w:val="EngHang"/>
            </w:pPr>
            <w:r>
              <w:t>Jesus Christ the Son of God</w:t>
            </w:r>
          </w:p>
          <w:p w14:paraId="2831469B" w14:textId="77777777" w:rsidR="00FE024F" w:rsidRDefault="00FE024F" w:rsidP="00FE024F">
            <w:pPr>
              <w:pStyle w:val="EngHangEnd"/>
            </w:pPr>
            <w:r>
              <w:t>Was born in Bethlehem.</w:t>
            </w:r>
          </w:p>
        </w:tc>
        <w:tc>
          <w:tcPr>
            <w:tcW w:w="288" w:type="dxa"/>
          </w:tcPr>
          <w:p w14:paraId="056E70B1" w14:textId="77777777" w:rsidR="00FE024F" w:rsidRDefault="00FE024F" w:rsidP="00B47C81"/>
        </w:tc>
        <w:tc>
          <w:tcPr>
            <w:tcW w:w="288" w:type="dxa"/>
          </w:tcPr>
          <w:p w14:paraId="78E5FB9B" w14:textId="77777777" w:rsidR="00FE024F" w:rsidRDefault="00FE024F" w:rsidP="00B47C81">
            <w:pPr>
              <w:pStyle w:val="CopticCross"/>
            </w:pPr>
            <w:r w:rsidRPr="00FB5ACB">
              <w:t>¿</w:t>
            </w:r>
          </w:p>
        </w:tc>
        <w:tc>
          <w:tcPr>
            <w:tcW w:w="3960" w:type="dxa"/>
          </w:tcPr>
          <w:p w14:paraId="29F26A30" w14:textId="77777777" w:rsidR="00FE024F" w:rsidRDefault="00FE024F" w:rsidP="00FE024F">
            <w:pPr>
              <w:pStyle w:val="CopticVersemulti-line"/>
            </w:pPr>
            <w:r>
              <w:t>Ⲡⲉϫⲁϥ ⲛ̀ϫⲉ Ⲓⲱⲃ ⲡⲓⲑ̀ⲙⲏⲓ:</w:t>
            </w:r>
          </w:p>
          <w:p w14:paraId="53E07719" w14:textId="77777777" w:rsidR="00FE024F" w:rsidRDefault="00FE024F" w:rsidP="00FE024F">
            <w:pPr>
              <w:pStyle w:val="CopticVersemulti-line"/>
            </w:pPr>
            <w:r>
              <w:t>ϫⲉ ϥ̀ⲟⲛϧ ⲛ̀ϫⲉ ⲡⲁⲚⲟⲩϯ:</w:t>
            </w:r>
          </w:p>
          <w:p w14:paraId="6545D4BE" w14:textId="77777777" w:rsidR="00FE024F" w:rsidRDefault="00FE024F" w:rsidP="00FE024F">
            <w:pPr>
              <w:pStyle w:val="CopticVersemulti-line"/>
            </w:pPr>
            <w:r>
              <w:t>Ⲓⲏ̄ⲥ̄ Ⲡⲭ̄ⲥ̄ ⲡ̀Ϣⲏⲣⲓ ⲙ̀Ⲫϯ:</w:t>
            </w:r>
          </w:p>
          <w:p w14:paraId="42FF74FC" w14:textId="77777777" w:rsidR="00FE024F" w:rsidRPr="005130A7" w:rsidRDefault="00FE024F" w:rsidP="00FE024F">
            <w:pPr>
              <w:pStyle w:val="CopticVerse"/>
            </w:pPr>
            <w:r w:rsidRPr="00FE024F">
              <w:t>ⲫⲏⲉ̀ⲧⲁⲩⲙⲁⲥϥ</w:t>
            </w:r>
            <w:r>
              <w:t xml:space="preserve"> ϧⲉⲛ Ⲃⲏⲉⲗⲉⲉⲙ.</w:t>
            </w:r>
          </w:p>
        </w:tc>
      </w:tr>
      <w:tr w:rsidR="00FE024F" w14:paraId="2E0D173E" w14:textId="77777777" w:rsidTr="00B47C81">
        <w:trPr>
          <w:cantSplit/>
          <w:jc w:val="center"/>
        </w:trPr>
        <w:tc>
          <w:tcPr>
            <w:tcW w:w="288" w:type="dxa"/>
          </w:tcPr>
          <w:p w14:paraId="3DE63171" w14:textId="77777777" w:rsidR="00FE024F" w:rsidRDefault="00FE024F" w:rsidP="00B47C81">
            <w:pPr>
              <w:pStyle w:val="CopticCross"/>
            </w:pPr>
          </w:p>
        </w:tc>
        <w:tc>
          <w:tcPr>
            <w:tcW w:w="3960" w:type="dxa"/>
          </w:tcPr>
          <w:p w14:paraId="4303876E" w14:textId="77777777" w:rsidR="00FE024F" w:rsidRDefault="00FE024F" w:rsidP="00FE024F">
            <w:pPr>
              <w:pStyle w:val="EngHang"/>
            </w:pPr>
            <w:r>
              <w:t>Incline Your ears to the shepherds</w:t>
            </w:r>
          </w:p>
          <w:p w14:paraId="796F5675" w14:textId="77777777" w:rsidR="00FE024F" w:rsidRDefault="00FE024F" w:rsidP="00FE024F">
            <w:pPr>
              <w:pStyle w:val="EngHang"/>
            </w:pPr>
            <w:r>
              <w:t>Who saw Your glory as</w:t>
            </w:r>
          </w:p>
          <w:p w14:paraId="3F54BBFE" w14:textId="77777777" w:rsidR="00FE024F" w:rsidRDefault="00FE024F" w:rsidP="00FE024F">
            <w:pPr>
              <w:pStyle w:val="EngHang"/>
            </w:pPr>
            <w:r>
              <w:t>The angels glorified You</w:t>
            </w:r>
          </w:p>
          <w:p w14:paraId="30BCD1EC" w14:textId="77777777" w:rsidR="00FE024F" w:rsidRDefault="00FE024F" w:rsidP="00FE024F">
            <w:pPr>
              <w:pStyle w:val="EngHangEnd"/>
            </w:pPr>
            <w:r>
              <w:t>Who were born in Bethlehem.</w:t>
            </w:r>
          </w:p>
        </w:tc>
        <w:tc>
          <w:tcPr>
            <w:tcW w:w="288" w:type="dxa"/>
          </w:tcPr>
          <w:p w14:paraId="56CE0B9F" w14:textId="77777777" w:rsidR="00FE024F" w:rsidRDefault="00FE024F" w:rsidP="00B47C81"/>
        </w:tc>
        <w:tc>
          <w:tcPr>
            <w:tcW w:w="288" w:type="dxa"/>
          </w:tcPr>
          <w:p w14:paraId="39A0B824" w14:textId="77777777" w:rsidR="00FE024F" w:rsidRDefault="00FE024F" w:rsidP="00B47C81">
            <w:pPr>
              <w:pStyle w:val="CopticCross"/>
            </w:pPr>
          </w:p>
        </w:tc>
        <w:tc>
          <w:tcPr>
            <w:tcW w:w="3960" w:type="dxa"/>
          </w:tcPr>
          <w:p w14:paraId="65C50DB3" w14:textId="77777777" w:rsidR="00FE024F" w:rsidRDefault="00FE024F" w:rsidP="00FE024F">
            <w:pPr>
              <w:pStyle w:val="CopticVersemulti-line"/>
            </w:pPr>
            <w:r>
              <w:t>Ⲣⲉⲕ ⲡⲉⲕⲙⲁϣϫ ⲉ̀ⲛⲓⲙⲁⲛⲉ̀ⲥⲱⲟⲩ:</w:t>
            </w:r>
          </w:p>
          <w:p w14:paraId="53AB76F3" w14:textId="77777777" w:rsidR="00FE024F" w:rsidRDefault="00FE024F" w:rsidP="00FE024F">
            <w:pPr>
              <w:pStyle w:val="CopticVersemulti-line"/>
            </w:pPr>
            <w:r>
              <w:t>ⲛⲏⲉ̀ⲧⲁⲩⲛⲁⲩ ⲉ̀ⲡⲉⲕⲱ̀ⲟⲩ:</w:t>
            </w:r>
          </w:p>
          <w:p w14:paraId="73FF29D5" w14:textId="77777777" w:rsidR="00FE024F" w:rsidRDefault="00FE024F" w:rsidP="00FE024F">
            <w:pPr>
              <w:pStyle w:val="CopticVersemulti-line"/>
            </w:pPr>
            <w:r>
              <w:t>ⲛⲓⲁ̀ⲅⲅⲉⲗⲟⲥ ⲉⲩϯⲱ̀ⲟⲩ:</w:t>
            </w:r>
          </w:p>
          <w:p w14:paraId="1EF4BD41" w14:textId="77777777" w:rsidR="00FE024F" w:rsidRPr="005130A7" w:rsidRDefault="00FE024F" w:rsidP="00FE024F">
            <w:pPr>
              <w:pStyle w:val="CopticVerse"/>
            </w:pPr>
            <w:r>
              <w:t>ⲫⲏⲉ̀ⲧⲁⲩⲙⲁⲥϥ ϧⲉⲛ Ⲃⲏⲑⲗⲉⲉⲙ.</w:t>
            </w:r>
          </w:p>
        </w:tc>
      </w:tr>
      <w:tr w:rsidR="00FE024F" w14:paraId="1510EF5A" w14:textId="77777777" w:rsidTr="00B47C81">
        <w:trPr>
          <w:cantSplit/>
          <w:jc w:val="center"/>
        </w:trPr>
        <w:tc>
          <w:tcPr>
            <w:tcW w:w="288" w:type="dxa"/>
          </w:tcPr>
          <w:p w14:paraId="47417AF1" w14:textId="77777777" w:rsidR="00FE024F" w:rsidRDefault="00FE024F" w:rsidP="00B47C81">
            <w:pPr>
              <w:pStyle w:val="CopticCross"/>
            </w:pPr>
          </w:p>
        </w:tc>
        <w:tc>
          <w:tcPr>
            <w:tcW w:w="3960" w:type="dxa"/>
          </w:tcPr>
          <w:p w14:paraId="36164C17" w14:textId="77777777" w:rsidR="00FE024F" w:rsidRDefault="00FE024F" w:rsidP="00FE024F">
            <w:pPr>
              <w:pStyle w:val="EngHang"/>
            </w:pPr>
            <w:r>
              <w:t>Listen to the angels proclaiming,</w:t>
            </w:r>
          </w:p>
          <w:p w14:paraId="1071CE59" w14:textId="77777777" w:rsidR="00FE024F" w:rsidRDefault="00FE024F" w:rsidP="00FE024F">
            <w:pPr>
              <w:pStyle w:val="EngHang"/>
            </w:pPr>
            <w:r>
              <w:t xml:space="preserve">“Peace on Earth </w:t>
            </w:r>
            <w:r w:rsidR="004F58D6">
              <w:t>and</w:t>
            </w:r>
          </w:p>
          <w:p w14:paraId="7905E473" w14:textId="77777777" w:rsidR="00FE024F" w:rsidRDefault="004F58D6" w:rsidP="00FE024F">
            <w:pPr>
              <w:pStyle w:val="EngHang"/>
            </w:pPr>
            <w:r>
              <w:t>G</w:t>
            </w:r>
            <w:r w:rsidR="00FE024F">
              <w:t>oodwill</w:t>
            </w:r>
            <w:r w:rsidR="00FA61CD">
              <w:t xml:space="preserve"> towards me</w:t>
            </w:r>
            <w:r>
              <w:t>n</w:t>
            </w:r>
            <w:r w:rsidR="00FE024F">
              <w:t>” for</w:t>
            </w:r>
          </w:p>
          <w:p w14:paraId="721A11DA" w14:textId="77777777" w:rsidR="00FE024F" w:rsidRDefault="00FE024F" w:rsidP="00FE024F">
            <w:pPr>
              <w:pStyle w:val="EngHangEnd"/>
            </w:pPr>
            <w:r>
              <w:t>He was born in Bethlehem.</w:t>
            </w:r>
          </w:p>
        </w:tc>
        <w:tc>
          <w:tcPr>
            <w:tcW w:w="288" w:type="dxa"/>
          </w:tcPr>
          <w:p w14:paraId="6D2BBE9F" w14:textId="77777777" w:rsidR="00FE024F" w:rsidRDefault="00FE024F" w:rsidP="00B47C81"/>
        </w:tc>
        <w:tc>
          <w:tcPr>
            <w:tcW w:w="288" w:type="dxa"/>
          </w:tcPr>
          <w:p w14:paraId="423CBF4A" w14:textId="77777777" w:rsidR="00FE024F" w:rsidRDefault="00FE024F" w:rsidP="00B47C81">
            <w:pPr>
              <w:pStyle w:val="CopticCross"/>
            </w:pPr>
          </w:p>
        </w:tc>
        <w:tc>
          <w:tcPr>
            <w:tcW w:w="3960" w:type="dxa"/>
          </w:tcPr>
          <w:p w14:paraId="2F835885" w14:textId="77777777" w:rsidR="00FE024F" w:rsidRDefault="00FE024F" w:rsidP="00FE024F">
            <w:pPr>
              <w:pStyle w:val="CopticVersemulti-line"/>
            </w:pPr>
            <w:r>
              <w:t>Ⲥⲱⲧⲉⲙ ⲉ̀ⲛⲓⲁ̀ⲅⲅⲉⲗⲟⲥ:</w:t>
            </w:r>
          </w:p>
          <w:p w14:paraId="5CE7A99A" w14:textId="77777777" w:rsidR="00FE024F" w:rsidRDefault="00FE024F" w:rsidP="00FE024F">
            <w:pPr>
              <w:pStyle w:val="CopticVersemulti-line"/>
            </w:pPr>
            <w:r>
              <w:t>ⲟⲩϩⲓⲣⲏⲛⲏ ϩⲓϫⲉⲛ ⲡⲓⲕⲁϩⲓ:</w:t>
            </w:r>
          </w:p>
          <w:p w14:paraId="3E625721" w14:textId="77777777" w:rsidR="00FE024F" w:rsidRDefault="00FE024F" w:rsidP="00FE024F">
            <w:pPr>
              <w:pStyle w:val="CopticVersemulti-line"/>
            </w:pPr>
            <w:r>
              <w:t>ⲛⲉⲙ ⲟⲩϯⲙⲁϯ ϧⲉⲛ ⲛⲓⲣⲱⲙⲓ:</w:t>
            </w:r>
          </w:p>
          <w:p w14:paraId="5DB57330" w14:textId="77777777" w:rsidR="00FE024F" w:rsidRPr="005130A7" w:rsidRDefault="00FE024F" w:rsidP="00FE024F">
            <w:pPr>
              <w:pStyle w:val="CopticVerse"/>
            </w:pPr>
            <w:r>
              <w:t>ⲫⲏⲉ̀ⲧⲁⲩⲙⲁⲥϥ ϧⲉⲛ Ⲃⲏⲑⲗⲉⲉⲙ.</w:t>
            </w:r>
          </w:p>
        </w:tc>
      </w:tr>
      <w:tr w:rsidR="00FE024F" w14:paraId="56884279" w14:textId="77777777" w:rsidTr="00B47C81">
        <w:trPr>
          <w:cantSplit/>
          <w:jc w:val="center"/>
        </w:trPr>
        <w:tc>
          <w:tcPr>
            <w:tcW w:w="288" w:type="dxa"/>
          </w:tcPr>
          <w:p w14:paraId="45BB0D49" w14:textId="77777777" w:rsidR="00FE024F" w:rsidRDefault="00FE024F" w:rsidP="00B47C81">
            <w:pPr>
              <w:pStyle w:val="CopticCross"/>
            </w:pPr>
            <w:r w:rsidRPr="00FB5ACB">
              <w:t>¿</w:t>
            </w:r>
          </w:p>
        </w:tc>
        <w:tc>
          <w:tcPr>
            <w:tcW w:w="3960" w:type="dxa"/>
          </w:tcPr>
          <w:p w14:paraId="33F98F33" w14:textId="77777777" w:rsidR="00FE024F" w:rsidRDefault="00FE024F" w:rsidP="00FE024F">
            <w:pPr>
              <w:pStyle w:val="EngHang"/>
            </w:pPr>
            <w:r>
              <w:t>Arise and come among us,</w:t>
            </w:r>
          </w:p>
          <w:p w14:paraId="07F75DAA" w14:textId="77777777" w:rsidR="00FE024F" w:rsidRDefault="00FE024F" w:rsidP="00FE024F">
            <w:pPr>
              <w:pStyle w:val="EngHang"/>
            </w:pPr>
            <w:r>
              <w:t>O Isaiah the great prophet,</w:t>
            </w:r>
          </w:p>
          <w:p w14:paraId="37D0F6D5" w14:textId="77777777" w:rsidR="00FE024F" w:rsidRDefault="00FE024F" w:rsidP="00FE024F">
            <w:pPr>
              <w:pStyle w:val="EngHang"/>
            </w:pPr>
            <w:r>
              <w:t>And explain what you have seen:</w:t>
            </w:r>
          </w:p>
          <w:p w14:paraId="669A2C6F" w14:textId="77777777" w:rsidR="00FE024F" w:rsidRPr="0078672A" w:rsidRDefault="00FE024F" w:rsidP="00FE024F">
            <w:pPr>
              <w:pStyle w:val="EngHangEnd"/>
            </w:pPr>
            <w:r>
              <w:t>He was born in Bethlehem.</w:t>
            </w:r>
          </w:p>
        </w:tc>
        <w:tc>
          <w:tcPr>
            <w:tcW w:w="288" w:type="dxa"/>
          </w:tcPr>
          <w:p w14:paraId="43A77D1C" w14:textId="77777777" w:rsidR="00FE024F" w:rsidRDefault="00FE024F" w:rsidP="00B47C81"/>
        </w:tc>
        <w:tc>
          <w:tcPr>
            <w:tcW w:w="288" w:type="dxa"/>
          </w:tcPr>
          <w:p w14:paraId="0B776C66" w14:textId="77777777" w:rsidR="00FE024F" w:rsidRDefault="00FE024F" w:rsidP="00B47C81">
            <w:pPr>
              <w:pStyle w:val="CopticCross"/>
            </w:pPr>
            <w:r w:rsidRPr="00FB5ACB">
              <w:t>¿</w:t>
            </w:r>
          </w:p>
        </w:tc>
        <w:tc>
          <w:tcPr>
            <w:tcW w:w="3960" w:type="dxa"/>
          </w:tcPr>
          <w:p w14:paraId="7F8634A1" w14:textId="77777777" w:rsidR="00FE024F" w:rsidRDefault="00FE024F" w:rsidP="00FE024F">
            <w:pPr>
              <w:pStyle w:val="CopticVersemulti-line"/>
            </w:pPr>
            <w:r>
              <w:t>Ⲧⲱⲛⲕ ⲁ1ⲙⲟⲩ ⲧⲉⲛⲙⲏϯ ⲙ̀ⲫⲟⲟⲩ:</w:t>
            </w:r>
          </w:p>
          <w:p w14:paraId="5A9E11CD" w14:textId="77777777" w:rsidR="00FE024F" w:rsidRDefault="00FE024F" w:rsidP="00FE024F">
            <w:pPr>
              <w:pStyle w:val="CopticVersemulti-line"/>
            </w:pPr>
            <w:r>
              <w:t>ⲱ̀ Ⲏⲥⲁⲏ̀ⲁⲥ ⲫⲁ ⲡⲓⲛⲓϣϯ ⲛ̀ϧ̀ⲣⲱⲟⲩ:</w:t>
            </w:r>
          </w:p>
          <w:p w14:paraId="7D1DD57D" w14:textId="77777777" w:rsidR="00FE024F" w:rsidRDefault="00FE024F" w:rsidP="00FE024F">
            <w:pPr>
              <w:pStyle w:val="CopticVersemulti-line"/>
            </w:pPr>
            <w:r>
              <w:t>ⲟⲩⲱⲛϩ ⲛ̀ⲛⲏⲉ̀ⲧⲁⲩⲛⲁⲩ ⲉ̀ⲣⲱⲟⲩ:</w:t>
            </w:r>
          </w:p>
          <w:p w14:paraId="7C940B73" w14:textId="77777777" w:rsidR="00FE024F" w:rsidRPr="005130A7" w:rsidRDefault="00FE024F" w:rsidP="00FE024F">
            <w:pPr>
              <w:pStyle w:val="CopticVerse"/>
            </w:pPr>
            <w:r>
              <w:t>ⲫⲏⲉ̀ⲧⲁⲩⲙⲁⲥϥ ϧⲉⲛ Ⲃⲏⲑⲗⲉⲉⲙ.</w:t>
            </w:r>
          </w:p>
        </w:tc>
      </w:tr>
      <w:tr w:rsidR="00FE024F" w14:paraId="209D5A5F" w14:textId="77777777" w:rsidTr="00B47C81">
        <w:trPr>
          <w:cantSplit/>
          <w:jc w:val="center"/>
        </w:trPr>
        <w:tc>
          <w:tcPr>
            <w:tcW w:w="288" w:type="dxa"/>
          </w:tcPr>
          <w:p w14:paraId="446AF3FF" w14:textId="77777777" w:rsidR="00FE024F" w:rsidRDefault="00FE024F" w:rsidP="00B47C81">
            <w:pPr>
              <w:pStyle w:val="CopticCross"/>
            </w:pPr>
            <w:r w:rsidRPr="00FB5ACB">
              <w:t>¿</w:t>
            </w:r>
          </w:p>
        </w:tc>
        <w:tc>
          <w:tcPr>
            <w:tcW w:w="3960" w:type="dxa"/>
          </w:tcPr>
          <w:p w14:paraId="561F67E2" w14:textId="77777777" w:rsidR="00FE024F" w:rsidRDefault="00FE024F" w:rsidP="00FE024F">
            <w:pPr>
              <w:pStyle w:val="EngHang"/>
            </w:pPr>
            <w:r>
              <w:t>Only-Begotten Son of God,</w:t>
            </w:r>
          </w:p>
          <w:p w14:paraId="0DE138AC" w14:textId="77777777" w:rsidR="00FE024F" w:rsidRDefault="00FE024F" w:rsidP="00FE024F">
            <w:pPr>
              <w:pStyle w:val="EngHang"/>
            </w:pPr>
            <w:r>
              <w:t>God the Lord of</w:t>
            </w:r>
          </w:p>
          <w:p w14:paraId="1447E3B9" w14:textId="77777777" w:rsidR="00FE024F" w:rsidRDefault="00FE024F" w:rsidP="00FE024F">
            <w:pPr>
              <w:pStyle w:val="EngHang"/>
            </w:pPr>
            <w:r>
              <w:t>The Lady,</w:t>
            </w:r>
          </w:p>
          <w:p w14:paraId="24F7DD64" w14:textId="77777777" w:rsidR="00FE024F" w:rsidRDefault="00FE024F" w:rsidP="00FE024F">
            <w:pPr>
              <w:pStyle w:val="EngHangEnd"/>
            </w:pPr>
            <w:r>
              <w:t>Who was born in Bethlehem.</w:t>
            </w:r>
          </w:p>
        </w:tc>
        <w:tc>
          <w:tcPr>
            <w:tcW w:w="288" w:type="dxa"/>
          </w:tcPr>
          <w:p w14:paraId="53F50D1C" w14:textId="77777777" w:rsidR="00FE024F" w:rsidRDefault="00FE024F" w:rsidP="00B47C81"/>
        </w:tc>
        <w:tc>
          <w:tcPr>
            <w:tcW w:w="288" w:type="dxa"/>
          </w:tcPr>
          <w:p w14:paraId="7B04C575" w14:textId="77777777" w:rsidR="00FE024F" w:rsidRDefault="00FE024F" w:rsidP="00B47C81">
            <w:pPr>
              <w:pStyle w:val="CopticCross"/>
            </w:pPr>
            <w:r w:rsidRPr="00FB5ACB">
              <w:t>¿</w:t>
            </w:r>
          </w:p>
        </w:tc>
        <w:tc>
          <w:tcPr>
            <w:tcW w:w="3960" w:type="dxa"/>
          </w:tcPr>
          <w:p w14:paraId="011814FD" w14:textId="77777777" w:rsidR="00FE024F" w:rsidRDefault="00FE024F" w:rsidP="00FE024F">
            <w:pPr>
              <w:pStyle w:val="CopticVersemulti-line"/>
            </w:pPr>
            <w:r>
              <w:t>Ⲩⲓⲟⲥ Ⲑⲉⲟⲥ ⲡⲓⲙⲟⲛⲟⲅⲉⲛⲏⲥ:</w:t>
            </w:r>
          </w:p>
          <w:p w14:paraId="13E9EE94" w14:textId="77777777" w:rsidR="00FE024F" w:rsidRDefault="00FE024F" w:rsidP="00FE024F">
            <w:pPr>
              <w:pStyle w:val="CopticVersemulti-line"/>
            </w:pPr>
            <w:r>
              <w:t>Ⲫϯ ⲫⲏⲉ̀ⲝⲟⲩⲥⲓⲁⲧⲏⲥ ⲉ̀ⲧⲁⲩⲙⲁⲥϥ:</w:t>
            </w:r>
          </w:p>
          <w:p w14:paraId="10724DE1" w14:textId="77777777" w:rsidR="00FE024F" w:rsidRDefault="00FE024F" w:rsidP="00FE024F">
            <w:pPr>
              <w:pStyle w:val="CopticVersemulti-line"/>
            </w:pPr>
            <w:r>
              <w:t>ⲛ̀ϫⲉ ϯⲡ̀ⲣⲟⲥⲧⲁⲧⲏⲥ:</w:t>
            </w:r>
          </w:p>
          <w:p w14:paraId="0C2272DE" w14:textId="77777777" w:rsidR="00FE024F" w:rsidRPr="005130A7" w:rsidRDefault="00FE024F" w:rsidP="00FE024F">
            <w:pPr>
              <w:pStyle w:val="CopticVerse"/>
            </w:pPr>
            <w:r>
              <w:t>ⲫⲏⲉ̀ⲧⲁⲩⲙⲁⲥϥ ϧⲉⲛ Ⲃⲏⲑⲗⲉⲉⲙ.</w:t>
            </w:r>
          </w:p>
        </w:tc>
      </w:tr>
      <w:tr w:rsidR="00FE024F" w14:paraId="0BEBB13F" w14:textId="77777777" w:rsidTr="00B47C81">
        <w:trPr>
          <w:cantSplit/>
          <w:jc w:val="center"/>
        </w:trPr>
        <w:tc>
          <w:tcPr>
            <w:tcW w:w="288" w:type="dxa"/>
          </w:tcPr>
          <w:p w14:paraId="4FA0B4AE" w14:textId="77777777" w:rsidR="00FE024F" w:rsidRDefault="00FE024F" w:rsidP="00B47C81">
            <w:pPr>
              <w:pStyle w:val="CopticCross"/>
            </w:pPr>
          </w:p>
        </w:tc>
        <w:tc>
          <w:tcPr>
            <w:tcW w:w="3960" w:type="dxa"/>
          </w:tcPr>
          <w:p w14:paraId="63406850" w14:textId="77777777" w:rsidR="00FE024F" w:rsidRDefault="00FE024F" w:rsidP="00FE024F">
            <w:pPr>
              <w:pStyle w:val="EngHang"/>
            </w:pPr>
            <w:r>
              <w:t>God the invisible</w:t>
            </w:r>
          </w:p>
          <w:p w14:paraId="38EEB934" w14:textId="77777777" w:rsidR="00FE024F" w:rsidRDefault="00FE024F" w:rsidP="00FE024F">
            <w:pPr>
              <w:pStyle w:val="EngHang"/>
            </w:pPr>
            <w:r>
              <w:t>Was seen.</w:t>
            </w:r>
          </w:p>
          <w:p w14:paraId="3943C832" w14:textId="77777777" w:rsidR="00FE024F" w:rsidRDefault="00FE024F" w:rsidP="00FE024F">
            <w:pPr>
              <w:pStyle w:val="EngHang"/>
            </w:pPr>
            <w:r>
              <w:t>Come, let us worship Him</w:t>
            </w:r>
          </w:p>
          <w:p w14:paraId="78640ADD" w14:textId="77777777" w:rsidR="00FE024F" w:rsidRDefault="00FE024F" w:rsidP="00FE024F">
            <w:pPr>
              <w:pStyle w:val="EngHangEnd"/>
            </w:pPr>
            <w:r>
              <w:t>Who was born in Bethlehem.</w:t>
            </w:r>
          </w:p>
        </w:tc>
        <w:tc>
          <w:tcPr>
            <w:tcW w:w="288" w:type="dxa"/>
          </w:tcPr>
          <w:p w14:paraId="3101C549" w14:textId="77777777" w:rsidR="00FE024F" w:rsidRDefault="00FE024F" w:rsidP="00B47C81"/>
        </w:tc>
        <w:tc>
          <w:tcPr>
            <w:tcW w:w="288" w:type="dxa"/>
          </w:tcPr>
          <w:p w14:paraId="2BFA44E2" w14:textId="77777777" w:rsidR="00FE024F" w:rsidRDefault="00FE024F" w:rsidP="00B47C81">
            <w:pPr>
              <w:pStyle w:val="CopticCross"/>
            </w:pPr>
          </w:p>
        </w:tc>
        <w:tc>
          <w:tcPr>
            <w:tcW w:w="3960" w:type="dxa"/>
          </w:tcPr>
          <w:p w14:paraId="3B3150E4" w14:textId="77777777" w:rsidR="00FE024F" w:rsidRDefault="00FE024F" w:rsidP="00FE024F">
            <w:pPr>
              <w:pStyle w:val="CopticVersemulti-line"/>
            </w:pPr>
            <w:r>
              <w:t>Ⲫϯ ⲡⲓⲁ̀ⲧϣ̀ⲛⲁⲩ ⲉ̀ⲣⲟϥ;</w:t>
            </w:r>
          </w:p>
          <w:p w14:paraId="6DF91CE8" w14:textId="77777777" w:rsidR="00FE024F" w:rsidRDefault="00FE024F" w:rsidP="00FE024F">
            <w:pPr>
              <w:pStyle w:val="CopticVersemulti-line"/>
            </w:pPr>
            <w:r>
              <w:t>ϧⲉⲛ ⲧⲉϥⲫⲩⲥⲓⲥ ⲁⲩⲛⲁⲩ ⲉ̀ⲣⲟϥ:</w:t>
            </w:r>
          </w:p>
          <w:p w14:paraId="08D6E792" w14:textId="77777777" w:rsidR="00FE024F" w:rsidRDefault="00FE024F" w:rsidP="00FE024F">
            <w:pPr>
              <w:pStyle w:val="CopticVersemulti-line"/>
            </w:pPr>
            <w:r>
              <w:t>ⲁ̀ⲙⲱⲓⲛⲓ ⲙⲁⲣⲉⲛⲟⲩⲱϣⲧ ⲙ̀ⲙⲟϥ;</w:t>
            </w:r>
          </w:p>
          <w:p w14:paraId="377E861C" w14:textId="77777777" w:rsidR="00FE024F" w:rsidRPr="005130A7" w:rsidRDefault="00FE024F" w:rsidP="00FE024F">
            <w:pPr>
              <w:pStyle w:val="CopticVerse"/>
            </w:pPr>
            <w:r>
              <w:t>ⲫⲏⲉ̀ⲧⲁⲩⲙⲁⲥϥ ϧⲉⲛ Ⲃⲏⲑⲗⲉⲉⲙ.</w:t>
            </w:r>
          </w:p>
        </w:tc>
      </w:tr>
      <w:tr w:rsidR="00FE024F" w14:paraId="52F5D5B9" w14:textId="77777777" w:rsidTr="00B47C81">
        <w:trPr>
          <w:cantSplit/>
          <w:jc w:val="center"/>
        </w:trPr>
        <w:tc>
          <w:tcPr>
            <w:tcW w:w="288" w:type="dxa"/>
          </w:tcPr>
          <w:p w14:paraId="6BFB85E4" w14:textId="77777777" w:rsidR="00FE024F" w:rsidRDefault="00FE024F" w:rsidP="00B47C81">
            <w:pPr>
              <w:pStyle w:val="CopticCross"/>
            </w:pPr>
          </w:p>
        </w:tc>
        <w:tc>
          <w:tcPr>
            <w:tcW w:w="3960" w:type="dxa"/>
          </w:tcPr>
          <w:p w14:paraId="2B4C6B06" w14:textId="77777777" w:rsidR="00FE024F" w:rsidRDefault="00FE024F" w:rsidP="00FE024F">
            <w:pPr>
              <w:pStyle w:val="EngHang"/>
            </w:pPr>
            <w:r>
              <w:t>Hail to Bethlehem,</w:t>
            </w:r>
          </w:p>
          <w:p w14:paraId="2DB28DF0" w14:textId="77777777" w:rsidR="00FE024F" w:rsidRDefault="00FE024F" w:rsidP="00FE024F">
            <w:pPr>
              <w:pStyle w:val="EngHang"/>
            </w:pPr>
            <w:r>
              <w:t>A holy salutation,</w:t>
            </w:r>
          </w:p>
          <w:p w14:paraId="35FBF1FA" w14:textId="77777777" w:rsidR="00FE024F" w:rsidRDefault="00FE024F" w:rsidP="00FE024F">
            <w:pPr>
              <w:pStyle w:val="EngHang"/>
            </w:pPr>
            <w:r>
              <w:t>For the ever-existent</w:t>
            </w:r>
          </w:p>
          <w:p w14:paraId="1D7EC9BB" w14:textId="77777777" w:rsidR="00FE024F" w:rsidRDefault="00FE024F" w:rsidP="00FE024F">
            <w:pPr>
              <w:pStyle w:val="EngHangEnd"/>
            </w:pPr>
            <w:r>
              <w:t>Was born in Bethlehem.</w:t>
            </w:r>
          </w:p>
        </w:tc>
        <w:tc>
          <w:tcPr>
            <w:tcW w:w="288" w:type="dxa"/>
          </w:tcPr>
          <w:p w14:paraId="240DD078" w14:textId="77777777" w:rsidR="00FE024F" w:rsidRDefault="00FE024F" w:rsidP="00B47C81"/>
        </w:tc>
        <w:tc>
          <w:tcPr>
            <w:tcW w:w="288" w:type="dxa"/>
          </w:tcPr>
          <w:p w14:paraId="410354A6" w14:textId="77777777" w:rsidR="00FE024F" w:rsidRDefault="00FE024F" w:rsidP="00B47C81">
            <w:pPr>
              <w:pStyle w:val="CopticCross"/>
            </w:pPr>
          </w:p>
        </w:tc>
        <w:tc>
          <w:tcPr>
            <w:tcW w:w="3960" w:type="dxa"/>
          </w:tcPr>
          <w:p w14:paraId="37D341F7" w14:textId="77777777" w:rsidR="00FE024F" w:rsidRDefault="00FE024F" w:rsidP="00FE024F">
            <w:pPr>
              <w:pStyle w:val="CopticVersemulti-line"/>
            </w:pPr>
            <w:r>
              <w:t>Ⲭⲉⲣⲉ ⲛⲁⲕ ⲱ̀ Ⲃⲏⲑⲗⲉⲉⲙ:</w:t>
            </w:r>
          </w:p>
          <w:p w14:paraId="3E967C85" w14:textId="77777777" w:rsidR="00FE024F" w:rsidRDefault="00FE024F" w:rsidP="00FE024F">
            <w:pPr>
              <w:pStyle w:val="CopticVersemulti-line"/>
            </w:pPr>
            <w:r>
              <w:t>ϧⲉⲛ ⲟⲩⲭⲉⲣⲉ ⲡ̀ⲛⲉⲩⲙⲁⲧⲓⲕⲟⲛ:</w:t>
            </w:r>
          </w:p>
          <w:p w14:paraId="2E33C15A" w14:textId="77777777" w:rsidR="00FE024F" w:rsidRDefault="00FE024F" w:rsidP="00FE024F">
            <w:pPr>
              <w:pStyle w:val="CopticVersemulti-line"/>
            </w:pPr>
            <w:r>
              <w:t>ϫⲉ ⲫⲏⲉ̀ⲧⲟϣⲟⲡ ⲓⲥϫⲉⲛ ⲡ̀̀ⲉ̀ⲛⲉϩ:</w:t>
            </w:r>
          </w:p>
          <w:p w14:paraId="128D54AB" w14:textId="77777777" w:rsidR="00FE024F" w:rsidRPr="005130A7" w:rsidRDefault="00FE024F" w:rsidP="00FE024F">
            <w:pPr>
              <w:pStyle w:val="CopticVerse"/>
            </w:pPr>
            <w:r>
              <w:t>ⲫⲏⲉ̀ⲧⲁⲩⲙⲁⲥϥ ϧⲉⲛ Ⲃⲏⲑⲗⲉⲉⲙ.</w:t>
            </w:r>
          </w:p>
        </w:tc>
      </w:tr>
      <w:tr w:rsidR="00FE024F" w14:paraId="24B0EAA2" w14:textId="77777777" w:rsidTr="00B47C81">
        <w:trPr>
          <w:cantSplit/>
          <w:jc w:val="center"/>
        </w:trPr>
        <w:tc>
          <w:tcPr>
            <w:tcW w:w="288" w:type="dxa"/>
          </w:tcPr>
          <w:p w14:paraId="3C14FD7D" w14:textId="77777777" w:rsidR="00FE024F" w:rsidRPr="003209AF" w:rsidRDefault="00FE024F" w:rsidP="00B47C81">
            <w:pPr>
              <w:pStyle w:val="CopticCross"/>
              <w:rPr>
                <w:b/>
              </w:rPr>
            </w:pPr>
            <w:r w:rsidRPr="00FB5ACB">
              <w:t>¿</w:t>
            </w:r>
          </w:p>
        </w:tc>
        <w:tc>
          <w:tcPr>
            <w:tcW w:w="3960" w:type="dxa"/>
          </w:tcPr>
          <w:p w14:paraId="0C4D71BD" w14:textId="77777777" w:rsidR="00FE024F" w:rsidRDefault="00FE024F" w:rsidP="00FE024F">
            <w:pPr>
              <w:pStyle w:val="EngHang"/>
            </w:pPr>
            <w:r>
              <w:t>O saviour of the whole world,</w:t>
            </w:r>
          </w:p>
          <w:p w14:paraId="12112486" w14:textId="77777777" w:rsidR="00FE024F" w:rsidRDefault="00FE024F" w:rsidP="00FE024F">
            <w:pPr>
              <w:pStyle w:val="EngHang"/>
            </w:pPr>
            <w:r>
              <w:t>And all that is in it,</w:t>
            </w:r>
          </w:p>
          <w:p w14:paraId="36B2D962" w14:textId="77777777" w:rsidR="00FE024F" w:rsidRDefault="00FE024F" w:rsidP="00FE024F">
            <w:pPr>
              <w:pStyle w:val="EngHang"/>
            </w:pPr>
            <w:r>
              <w:t>Jesus, God of everyone,</w:t>
            </w:r>
          </w:p>
          <w:p w14:paraId="064A60FE" w14:textId="77777777" w:rsidR="00FE024F" w:rsidRDefault="00FE024F" w:rsidP="00FE024F">
            <w:pPr>
              <w:pStyle w:val="EngHangEnd"/>
            </w:pPr>
            <w:r>
              <w:t>Who was born in Bethlehem.</w:t>
            </w:r>
          </w:p>
        </w:tc>
        <w:tc>
          <w:tcPr>
            <w:tcW w:w="288" w:type="dxa"/>
          </w:tcPr>
          <w:p w14:paraId="6E77A253" w14:textId="77777777" w:rsidR="00FE024F" w:rsidRDefault="00FE024F" w:rsidP="00B47C81"/>
        </w:tc>
        <w:tc>
          <w:tcPr>
            <w:tcW w:w="288" w:type="dxa"/>
          </w:tcPr>
          <w:p w14:paraId="7E9B30E0" w14:textId="77777777" w:rsidR="00FE024F" w:rsidRDefault="00FE024F" w:rsidP="00B47C81">
            <w:pPr>
              <w:pStyle w:val="CopticCross"/>
            </w:pPr>
            <w:r w:rsidRPr="00FB5ACB">
              <w:t>¿</w:t>
            </w:r>
          </w:p>
        </w:tc>
        <w:tc>
          <w:tcPr>
            <w:tcW w:w="3960" w:type="dxa"/>
          </w:tcPr>
          <w:p w14:paraId="22AF02C7" w14:textId="77777777" w:rsidR="00FE024F" w:rsidRDefault="00FE024F" w:rsidP="00FE024F">
            <w:pPr>
              <w:pStyle w:val="CopticVersemulti-line"/>
            </w:pPr>
            <w:r>
              <w:t>Ⲯⲩⲧⲏⲣ ⲙ̀ⲡⲓⲕⲟⲥⲙⲟⲥ ⲧⲏⲣϥ:</w:t>
            </w:r>
          </w:p>
          <w:p w14:paraId="2F0A5A72" w14:textId="77777777" w:rsidR="00FE024F" w:rsidRDefault="00FE024F" w:rsidP="00FE024F">
            <w:pPr>
              <w:pStyle w:val="CopticVersemulti-line"/>
            </w:pPr>
            <w:r>
              <w:t>ⲛⲉⲙ ϩⲱⲃ ⲛⲓⲃⲉⲛ ⲉ̀ⲧⲉ ⲛ̀ϧⲏⲧϥ:</w:t>
            </w:r>
          </w:p>
          <w:p w14:paraId="3B3C8C33" w14:textId="77777777" w:rsidR="00FE024F" w:rsidRDefault="00FE024F" w:rsidP="00FE024F">
            <w:pPr>
              <w:pStyle w:val="CopticVersemulti-line"/>
            </w:pPr>
            <w:r>
              <w:t>Ⲓⲏ̄ⲥ̄ Ⲫϯ ⲙ̀ⲡⲓ̀ⲡ̀ⲧⲏⲣϥ:</w:t>
            </w:r>
          </w:p>
          <w:p w14:paraId="1CDB50A1" w14:textId="77777777" w:rsidR="00FE024F" w:rsidRPr="005130A7" w:rsidRDefault="00FE024F" w:rsidP="00FE024F">
            <w:pPr>
              <w:pStyle w:val="CopticVerse"/>
            </w:pPr>
            <w:r>
              <w:t>ⲫⲏⲉ̀ⲧⲁⲩⲙⲁⲥϥ ϧⲉⲛ Ⲃⲏⲑⲗⲉⲉⲙ.</w:t>
            </w:r>
          </w:p>
        </w:tc>
      </w:tr>
      <w:tr w:rsidR="00FE024F" w14:paraId="4750DEDB" w14:textId="77777777" w:rsidTr="00B47C81">
        <w:trPr>
          <w:cantSplit/>
          <w:jc w:val="center"/>
        </w:trPr>
        <w:tc>
          <w:tcPr>
            <w:tcW w:w="288" w:type="dxa"/>
          </w:tcPr>
          <w:p w14:paraId="322620E5" w14:textId="77777777" w:rsidR="00FE024F" w:rsidRDefault="00FE024F" w:rsidP="00B47C81">
            <w:pPr>
              <w:pStyle w:val="CopticCross"/>
            </w:pPr>
            <w:r w:rsidRPr="00FB5ACB">
              <w:t>¿</w:t>
            </w:r>
          </w:p>
        </w:tc>
        <w:tc>
          <w:tcPr>
            <w:tcW w:w="3960" w:type="dxa"/>
          </w:tcPr>
          <w:p w14:paraId="7BC8B513" w14:textId="77777777" w:rsidR="00FE024F" w:rsidRDefault="00FE024F" w:rsidP="00FE024F">
            <w:pPr>
              <w:pStyle w:val="EngHang"/>
            </w:pPr>
            <w:r>
              <w:t>All glory and praise</w:t>
            </w:r>
          </w:p>
          <w:p w14:paraId="5DD78978" w14:textId="77777777" w:rsidR="00FE024F" w:rsidRDefault="00FE024F" w:rsidP="00FE024F">
            <w:pPr>
              <w:pStyle w:val="EngHang"/>
            </w:pPr>
            <w:r>
              <w:t>Befit Your Goodness,</w:t>
            </w:r>
          </w:p>
          <w:p w14:paraId="30C1AC44" w14:textId="77777777" w:rsidR="00FE024F" w:rsidRDefault="00FE024F" w:rsidP="00FE024F">
            <w:pPr>
              <w:pStyle w:val="EngHang"/>
            </w:pPr>
            <w:r>
              <w:t>O our Lord, Jesus Christ,</w:t>
            </w:r>
          </w:p>
          <w:p w14:paraId="10FA8738" w14:textId="77777777" w:rsidR="00FE024F" w:rsidRDefault="00FE024F" w:rsidP="00FE024F">
            <w:pPr>
              <w:pStyle w:val="EngHangEnd"/>
            </w:pPr>
            <w:r>
              <w:t>Who was born in Bethlehem.</w:t>
            </w:r>
          </w:p>
        </w:tc>
        <w:tc>
          <w:tcPr>
            <w:tcW w:w="288" w:type="dxa"/>
          </w:tcPr>
          <w:p w14:paraId="76223300" w14:textId="77777777" w:rsidR="00FE024F" w:rsidRDefault="00FE024F" w:rsidP="00B47C81"/>
        </w:tc>
        <w:tc>
          <w:tcPr>
            <w:tcW w:w="288" w:type="dxa"/>
          </w:tcPr>
          <w:p w14:paraId="190B8807" w14:textId="77777777" w:rsidR="00FE024F" w:rsidRDefault="00FE024F" w:rsidP="00B47C81">
            <w:pPr>
              <w:pStyle w:val="CopticCross"/>
            </w:pPr>
            <w:r w:rsidRPr="00FB5ACB">
              <w:t>¿</w:t>
            </w:r>
          </w:p>
        </w:tc>
        <w:tc>
          <w:tcPr>
            <w:tcW w:w="3960" w:type="dxa"/>
          </w:tcPr>
          <w:p w14:paraId="6A6E464A" w14:textId="77777777" w:rsidR="00FE024F" w:rsidRDefault="00FE024F" w:rsidP="00FE024F">
            <w:pPr>
              <w:pStyle w:val="CopticVersemulti-line"/>
            </w:pPr>
            <w:r>
              <w:t>Ⲱⲟⲩ ⲛⲓⲃⲉⲛ ⲛⲉⲙ ⲟⲩϫⲓⲛϩⲟⲱⲥ:</w:t>
            </w:r>
          </w:p>
          <w:p w14:paraId="238B653E" w14:textId="77777777" w:rsidR="00FE024F" w:rsidRDefault="00FE024F" w:rsidP="00FE024F">
            <w:pPr>
              <w:pStyle w:val="CopticVersemulti-line"/>
            </w:pPr>
            <w:r>
              <w:t>ⲉⲣⲡ̀ⲣⲉⲡⲓ ⲛ̀ⲧⲉⲕⲙⲉⲧⲁ̀ⲅⲁⲑⲟⲥ:</w:t>
            </w:r>
          </w:p>
          <w:p w14:paraId="35B7C5A1" w14:textId="77777777" w:rsidR="00FE024F" w:rsidRDefault="00FE024F" w:rsidP="00FE024F">
            <w:pPr>
              <w:pStyle w:val="CopticVersemulti-line"/>
            </w:pPr>
            <w:r>
              <w:t>ⲱ̀ ⲡⲉⲛⲟ̄ⲥ̄ Ⲓⲏ̄ⲥ̄ Ⲡⲭ̄ⲥ̄:</w:t>
            </w:r>
          </w:p>
          <w:p w14:paraId="66257D9D" w14:textId="77777777" w:rsidR="00FE024F" w:rsidRPr="005130A7" w:rsidRDefault="00FE024F" w:rsidP="00FE024F">
            <w:pPr>
              <w:pStyle w:val="CopticVerse"/>
            </w:pPr>
            <w:r>
              <w:t>ⲫⲏⲉ̀ⲧⲁⲩⲙⲁⲥϥ ϧⲉⲛ Ⲃⲏⲑⲗⲉⲉⲙ.</w:t>
            </w:r>
          </w:p>
        </w:tc>
      </w:tr>
    </w:tbl>
    <w:p w14:paraId="048243D7" w14:textId="77777777" w:rsidR="00B47C81" w:rsidRPr="00B47C81" w:rsidRDefault="00B47C81" w:rsidP="00B47C81"/>
    <w:p w14:paraId="14713F23" w14:textId="77777777" w:rsidR="00FF5FF3" w:rsidRDefault="00FF5FF3" w:rsidP="00FF5FF3">
      <w:pPr>
        <w:pStyle w:val="Heading4"/>
      </w:pPr>
      <w:bookmarkStart w:id="1387" w:name="_Ref434475150"/>
      <w:r>
        <w:t>The Thursday Psali Batos</w:t>
      </w:r>
      <w:r w:rsidR="006C1B94">
        <w:t xml:space="preserve"> for Nativity</w:t>
      </w:r>
      <w:bookmarkEnd w:id="138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B1B46" w14:paraId="0F2C567A" w14:textId="77777777" w:rsidTr="00B765E5">
        <w:trPr>
          <w:cantSplit/>
          <w:jc w:val="center"/>
        </w:trPr>
        <w:tc>
          <w:tcPr>
            <w:tcW w:w="288" w:type="dxa"/>
          </w:tcPr>
          <w:p w14:paraId="578FE5C0" w14:textId="77777777" w:rsidR="00CB1B46" w:rsidRDefault="00CB1B46" w:rsidP="00B765E5">
            <w:pPr>
              <w:pStyle w:val="CopticCross"/>
            </w:pPr>
          </w:p>
        </w:tc>
        <w:tc>
          <w:tcPr>
            <w:tcW w:w="3960" w:type="dxa"/>
          </w:tcPr>
          <w:p w14:paraId="466DCDE4" w14:textId="77777777" w:rsidR="00CB1B46" w:rsidRDefault="00CB1B46" w:rsidP="00CB1B46">
            <w:pPr>
              <w:pStyle w:val="EngHang"/>
            </w:pPr>
            <w:r>
              <w:t>God spoke with Moses</w:t>
            </w:r>
          </w:p>
          <w:p w14:paraId="7D80872E" w14:textId="77777777" w:rsidR="00CB1B46" w:rsidRDefault="00CB1B46" w:rsidP="00CB1B46">
            <w:pPr>
              <w:pStyle w:val="EngHang"/>
            </w:pPr>
            <w:r>
              <w:t>From within the bush.</w:t>
            </w:r>
          </w:p>
          <w:p w14:paraId="46CEEA5E" w14:textId="77777777" w:rsidR="00CB1B46" w:rsidRDefault="00CB1B46" w:rsidP="00CB1B46">
            <w:pPr>
              <w:pStyle w:val="EngHang"/>
            </w:pPr>
            <w:r>
              <w:t>The fire engulfed it,</w:t>
            </w:r>
          </w:p>
          <w:p w14:paraId="0B01FF54" w14:textId="77777777" w:rsidR="00CB1B46" w:rsidRDefault="00CB1B46" w:rsidP="00CB1B46">
            <w:pPr>
              <w:pStyle w:val="EngEnd"/>
            </w:pPr>
            <w:r>
              <w:t>And its branches were not burnt.</w:t>
            </w:r>
          </w:p>
        </w:tc>
        <w:tc>
          <w:tcPr>
            <w:tcW w:w="288" w:type="dxa"/>
          </w:tcPr>
          <w:p w14:paraId="66ACF18F" w14:textId="77777777" w:rsidR="00CB1B46" w:rsidRDefault="00CB1B46" w:rsidP="00B765E5"/>
        </w:tc>
        <w:tc>
          <w:tcPr>
            <w:tcW w:w="288" w:type="dxa"/>
          </w:tcPr>
          <w:p w14:paraId="13BBF60F" w14:textId="77777777" w:rsidR="00CB1B46" w:rsidRDefault="00CB1B46" w:rsidP="00B765E5">
            <w:pPr>
              <w:pStyle w:val="CopticCross"/>
            </w:pPr>
          </w:p>
        </w:tc>
        <w:tc>
          <w:tcPr>
            <w:tcW w:w="3960" w:type="dxa"/>
          </w:tcPr>
          <w:p w14:paraId="2CDB61A3" w14:textId="77777777" w:rsidR="00CB1B46" w:rsidRDefault="00CB1B46" w:rsidP="00B765E5">
            <w:pPr>
              <w:pStyle w:val="CopticVersemulti-line"/>
            </w:pPr>
            <w:r>
              <w:t>ⲀⲪϯ ⲭⲁϫⲓ ⲛⲉⲙ Ⲙⲱⲩⲥⲏⲥ:</w:t>
            </w:r>
          </w:p>
          <w:p w14:paraId="773D68ED" w14:textId="77777777" w:rsidR="00CB1B46" w:rsidRDefault="00CB1B46" w:rsidP="00B765E5">
            <w:pPr>
              <w:pStyle w:val="CopticVersemulti-line"/>
            </w:pPr>
            <w:r>
              <w:t>ⲉ̀ⲃⲟⲗϧⲉⲛ ⲑ̀ⲙⲏϯ ⲙ̀ⲡⲓⲃⲁⲧⲟⲥ:</w:t>
            </w:r>
          </w:p>
          <w:p w14:paraId="09EF4D94" w14:textId="77777777" w:rsidR="00CB1B46" w:rsidRDefault="00CB1B46" w:rsidP="00B765E5">
            <w:pPr>
              <w:pStyle w:val="CopticVersemulti-line"/>
            </w:pPr>
            <w:r>
              <w:t>ⲉ̀ⲣⲉ ⲡⲓⲭ̀ⲣⲱⲙ ⲙⲟϩ ⲛ̀ϧⲏⲧϥ:</w:t>
            </w:r>
          </w:p>
          <w:p w14:paraId="3C7FD572" w14:textId="77777777" w:rsidR="00CB1B46" w:rsidRPr="00C35319" w:rsidRDefault="00CB1B46" w:rsidP="00B765E5">
            <w:pPr>
              <w:pStyle w:val="CopticVerse"/>
            </w:pPr>
            <w:r>
              <w:t>ⲟⲩⲇⲉ ⲙ̀ⲡⲣⲟⲩⲣⲱⲕϩ ⲛ̀ϫⲉ ⲛⲉϥⲕ̀ⲗⲁⲇⲟⲥ.</w:t>
            </w:r>
          </w:p>
        </w:tc>
      </w:tr>
      <w:tr w:rsidR="00CB1B46" w14:paraId="6C28D5B3" w14:textId="77777777" w:rsidTr="00B765E5">
        <w:trPr>
          <w:cantSplit/>
          <w:jc w:val="center"/>
        </w:trPr>
        <w:tc>
          <w:tcPr>
            <w:tcW w:w="288" w:type="dxa"/>
          </w:tcPr>
          <w:p w14:paraId="32FE348D" w14:textId="77777777" w:rsidR="00CB1B46" w:rsidRDefault="00CB1B46" w:rsidP="00B765E5">
            <w:pPr>
              <w:pStyle w:val="CopticCross"/>
            </w:pPr>
          </w:p>
        </w:tc>
        <w:tc>
          <w:tcPr>
            <w:tcW w:w="3960" w:type="dxa"/>
          </w:tcPr>
          <w:p w14:paraId="5D32E1D5" w14:textId="77777777" w:rsidR="00CB1B46" w:rsidRDefault="00CB1B46" w:rsidP="00CB1B46">
            <w:pPr>
              <w:pStyle w:val="EngHang"/>
            </w:pPr>
            <w:r>
              <w:t>He sent His mercy and word:</w:t>
            </w:r>
          </w:p>
          <w:p w14:paraId="040E95B4" w14:textId="77777777" w:rsidR="00CB1B46" w:rsidRDefault="00CB1B46" w:rsidP="00CB1B46">
            <w:pPr>
              <w:pStyle w:val="EngHang"/>
            </w:pPr>
            <w:r>
              <w:t>The flower bearing fruit,</w:t>
            </w:r>
          </w:p>
          <w:p w14:paraId="3E91CE64" w14:textId="77777777" w:rsidR="00CB1B46" w:rsidRDefault="00CB1B46" w:rsidP="00CB1B46">
            <w:pPr>
              <w:pStyle w:val="EngHang"/>
            </w:pPr>
            <w:r>
              <w:t>In your womb for our sake</w:t>
            </w:r>
          </w:p>
          <w:p w14:paraId="7AA7AE69" w14:textId="77777777" w:rsidR="00CB1B46" w:rsidRDefault="00CB1B46" w:rsidP="00CB1B46">
            <w:pPr>
              <w:pStyle w:val="EngEnd"/>
            </w:pPr>
            <w:r>
              <w:t>In a great mystery.</w:t>
            </w:r>
          </w:p>
        </w:tc>
        <w:tc>
          <w:tcPr>
            <w:tcW w:w="288" w:type="dxa"/>
          </w:tcPr>
          <w:p w14:paraId="0DDAFB6B" w14:textId="77777777" w:rsidR="00CB1B46" w:rsidRDefault="00CB1B46" w:rsidP="00B765E5"/>
        </w:tc>
        <w:tc>
          <w:tcPr>
            <w:tcW w:w="288" w:type="dxa"/>
          </w:tcPr>
          <w:p w14:paraId="24EBE25B" w14:textId="77777777" w:rsidR="00CB1B46" w:rsidRDefault="00CB1B46" w:rsidP="00B765E5">
            <w:pPr>
              <w:pStyle w:val="CopticCross"/>
            </w:pPr>
          </w:p>
        </w:tc>
        <w:tc>
          <w:tcPr>
            <w:tcW w:w="3960" w:type="dxa"/>
          </w:tcPr>
          <w:p w14:paraId="08579687" w14:textId="77777777" w:rsidR="00CB1B46" w:rsidRDefault="00CB1B46" w:rsidP="00B765E5">
            <w:pPr>
              <w:pStyle w:val="CopticVersemulti-line"/>
            </w:pPr>
            <w:r>
              <w:t>Ⲃⲱⲣⲡ ⲙ̀ⲡⲉϥⲛⲁⲓ ⲛⲉⲙ ⲡⲉϥⲥⲁϫⲓ:</w:t>
            </w:r>
          </w:p>
          <w:p w14:paraId="233667E0" w14:textId="77777777" w:rsidR="00CB1B46" w:rsidRDefault="00CB1B46" w:rsidP="00B765E5">
            <w:pPr>
              <w:pStyle w:val="CopticVersemulti-line"/>
            </w:pPr>
            <w:r>
              <w:t>ⲉ̀ϯϩ̀ⲣⲏⲣⲓ ⲑⲏⲉ̀ⲧⲁⲥⲫⲓⲣⲓ:</w:t>
            </w:r>
          </w:p>
          <w:p w14:paraId="793BC401" w14:textId="77777777" w:rsidR="00CB1B46" w:rsidRDefault="00CB1B46" w:rsidP="00B765E5">
            <w:pPr>
              <w:pStyle w:val="CopticVersemulti-line"/>
            </w:pPr>
            <w:r>
              <w:t>ⲁϥϣⲱⲡⲓ ⲉⲑⲃⲏⲧⲉⲛ ϧⲉⲛ ⲧⲉⲥⲛⲉϫⲓ:</w:t>
            </w:r>
          </w:p>
          <w:p w14:paraId="04DB4D15" w14:textId="77777777" w:rsidR="00CB1B46" w:rsidRDefault="00CB1B46" w:rsidP="00B765E5">
            <w:pPr>
              <w:pStyle w:val="CopticVerse"/>
            </w:pPr>
            <w:r>
              <w:t>ϧⲉⲛ ⲟⲩⲙⲩⲥⲧⲏⲣⲓⲟⲛ ⲛ̀ϣ̀ⲫⲏⲣⲓ.</w:t>
            </w:r>
          </w:p>
        </w:tc>
      </w:tr>
      <w:tr w:rsidR="00CB1B46" w14:paraId="4ED5F219" w14:textId="77777777" w:rsidTr="00B765E5">
        <w:trPr>
          <w:cantSplit/>
          <w:jc w:val="center"/>
        </w:trPr>
        <w:tc>
          <w:tcPr>
            <w:tcW w:w="288" w:type="dxa"/>
          </w:tcPr>
          <w:p w14:paraId="759B2145" w14:textId="77777777" w:rsidR="00CB1B46" w:rsidRDefault="00CB1B46" w:rsidP="00B765E5">
            <w:pPr>
              <w:pStyle w:val="CopticCross"/>
            </w:pPr>
            <w:r w:rsidRPr="00FB5ACB">
              <w:t>¿</w:t>
            </w:r>
          </w:p>
        </w:tc>
        <w:tc>
          <w:tcPr>
            <w:tcW w:w="3960" w:type="dxa"/>
          </w:tcPr>
          <w:p w14:paraId="5B584DF9" w14:textId="77777777" w:rsidR="00CB1B46" w:rsidRDefault="00CB1B46" w:rsidP="00CB1B46">
            <w:pPr>
              <w:pStyle w:val="EngHang"/>
            </w:pPr>
            <w:r>
              <w:t>He was born on this day</w:t>
            </w:r>
          </w:p>
          <w:p w14:paraId="65B437AD" w14:textId="77777777" w:rsidR="00CB1B46" w:rsidRDefault="00CB1B46" w:rsidP="00CB1B46">
            <w:pPr>
              <w:pStyle w:val="EngHang"/>
            </w:pPr>
            <w:r>
              <w:t>From our Lady, Mary.</w:t>
            </w:r>
          </w:p>
          <w:p w14:paraId="4DC8C91B" w14:textId="77777777" w:rsidR="00CB1B46" w:rsidRDefault="00CB1B46" w:rsidP="00CB1B46">
            <w:pPr>
              <w:pStyle w:val="EngHang"/>
            </w:pPr>
            <w:r>
              <w:t>He became man, and the forgiveness of our sins,</w:t>
            </w:r>
          </w:p>
          <w:p w14:paraId="2AD7E1CF" w14:textId="77777777" w:rsidR="00CB1B46" w:rsidRDefault="00CB1B46" w:rsidP="00CB1B46">
            <w:pPr>
              <w:pStyle w:val="EngEnd"/>
            </w:pPr>
            <w:r>
              <w:t>For our salvation</w:t>
            </w:r>
          </w:p>
        </w:tc>
        <w:tc>
          <w:tcPr>
            <w:tcW w:w="288" w:type="dxa"/>
          </w:tcPr>
          <w:p w14:paraId="36FE833D" w14:textId="77777777" w:rsidR="00CB1B46" w:rsidRDefault="00CB1B46" w:rsidP="00B765E5"/>
        </w:tc>
        <w:tc>
          <w:tcPr>
            <w:tcW w:w="288" w:type="dxa"/>
          </w:tcPr>
          <w:p w14:paraId="5CFD881C" w14:textId="77777777" w:rsidR="00CB1B46" w:rsidRDefault="00CB1B46" w:rsidP="00B765E5">
            <w:pPr>
              <w:pStyle w:val="CopticCross"/>
            </w:pPr>
            <w:r w:rsidRPr="00FB5ACB">
              <w:t>¿</w:t>
            </w:r>
          </w:p>
        </w:tc>
        <w:tc>
          <w:tcPr>
            <w:tcW w:w="3960" w:type="dxa"/>
          </w:tcPr>
          <w:p w14:paraId="055B88EB" w14:textId="77777777" w:rsidR="00CB1B46" w:rsidRDefault="00CB1B46" w:rsidP="00B765E5">
            <w:pPr>
              <w:pStyle w:val="CopticVersemulti-line"/>
            </w:pPr>
            <w:r>
              <w:t>Ⲅⲉⲛⲛⲉⲑⲓⲥ ϧⲉⲛ ⲡⲁⲓⲉ̀ϩⲟⲟⲩ ⲫⲁⲓ:</w:t>
            </w:r>
          </w:p>
          <w:p w14:paraId="23A064AF" w14:textId="77777777" w:rsidR="00CB1B46" w:rsidRDefault="00CB1B46" w:rsidP="00B765E5">
            <w:pPr>
              <w:pStyle w:val="CopticVersemulti-line"/>
            </w:pPr>
            <w:r>
              <w:t>ⲉ̀ⲃⲟⲗϧⲉⲛ ⲧⲉⲛⲟ̄ⲥ̄ ⲛ̀ⲛⲏⲃ Ⲙⲁⲣⲓⲁ:</w:t>
            </w:r>
          </w:p>
          <w:p w14:paraId="5B4341B9" w14:textId="77777777" w:rsidR="00CB1B46" w:rsidRDefault="00CB1B46" w:rsidP="00B765E5">
            <w:pPr>
              <w:pStyle w:val="CopticVersemulti-line"/>
            </w:pPr>
            <w:r>
              <w:t>ⲁϥⲉ̀ⲣⲣⲱⲙⲓ ⲉⲑⲃⲉ ⲡⲉⲛⲟ̀ⲩϫⲁⲓ:</w:t>
            </w:r>
          </w:p>
          <w:p w14:paraId="3E3D403B" w14:textId="77777777" w:rsidR="00CB1B46" w:rsidRDefault="00CB1B46" w:rsidP="00B765E5">
            <w:pPr>
              <w:pStyle w:val="CopticVerse"/>
            </w:pPr>
            <w:r>
              <w:t>ⲉ̀ⲡ̀ⲭⲱ ⲉ̀ⲃⲟⲗ ⲛ̀ⲛⲉⲛⲁ̀ⲛⲟⲙⲓⲁ.</w:t>
            </w:r>
          </w:p>
        </w:tc>
      </w:tr>
      <w:tr w:rsidR="00CB1B46" w14:paraId="72AB497F" w14:textId="77777777" w:rsidTr="00B765E5">
        <w:trPr>
          <w:cantSplit/>
          <w:jc w:val="center"/>
        </w:trPr>
        <w:tc>
          <w:tcPr>
            <w:tcW w:w="288" w:type="dxa"/>
          </w:tcPr>
          <w:p w14:paraId="00B57AAF" w14:textId="77777777" w:rsidR="00CB1B46" w:rsidRDefault="00CB1B46" w:rsidP="00B765E5">
            <w:pPr>
              <w:pStyle w:val="CopticCross"/>
            </w:pPr>
            <w:r w:rsidRPr="00FB5ACB">
              <w:lastRenderedPageBreak/>
              <w:t>¿</w:t>
            </w:r>
          </w:p>
        </w:tc>
        <w:tc>
          <w:tcPr>
            <w:tcW w:w="3960" w:type="dxa"/>
          </w:tcPr>
          <w:p w14:paraId="4D3037A2" w14:textId="77777777" w:rsidR="00CB1B46" w:rsidRDefault="00CB1B46" w:rsidP="00CB1B46">
            <w:pPr>
              <w:pStyle w:val="EngHang"/>
            </w:pPr>
            <w:r>
              <w:t>Davis the Psalmist,</w:t>
            </w:r>
          </w:p>
          <w:p w14:paraId="4DD31433" w14:textId="77777777" w:rsidR="00CB1B46" w:rsidRDefault="00CB1B46" w:rsidP="00CB1B46">
            <w:pPr>
              <w:pStyle w:val="EngHang"/>
            </w:pPr>
            <w:r>
              <w:t>Come praise Him among us,</w:t>
            </w:r>
          </w:p>
          <w:p w14:paraId="35BABF5F" w14:textId="77777777" w:rsidR="00CB1B46" w:rsidRDefault="00CB1B46" w:rsidP="00CB1B46">
            <w:pPr>
              <w:pStyle w:val="EngHang"/>
            </w:pPr>
            <w:r>
              <w:t>He Who became a mediator for us</w:t>
            </w:r>
          </w:p>
          <w:p w14:paraId="584C66FE" w14:textId="77777777" w:rsidR="00CB1B46" w:rsidRDefault="00CB1B46" w:rsidP="00CB1B46">
            <w:pPr>
              <w:pStyle w:val="EngEnd"/>
            </w:pPr>
            <w:r>
              <w:t>With His Good Father.</w:t>
            </w:r>
          </w:p>
        </w:tc>
        <w:tc>
          <w:tcPr>
            <w:tcW w:w="288" w:type="dxa"/>
          </w:tcPr>
          <w:p w14:paraId="0618030E" w14:textId="77777777" w:rsidR="00CB1B46" w:rsidRDefault="00CB1B46" w:rsidP="00B765E5"/>
        </w:tc>
        <w:tc>
          <w:tcPr>
            <w:tcW w:w="288" w:type="dxa"/>
          </w:tcPr>
          <w:p w14:paraId="6239EF53" w14:textId="77777777" w:rsidR="00CB1B46" w:rsidRDefault="00CB1B46" w:rsidP="00B765E5">
            <w:pPr>
              <w:pStyle w:val="CopticCross"/>
            </w:pPr>
            <w:r w:rsidRPr="00FB5ACB">
              <w:t>¿</w:t>
            </w:r>
          </w:p>
        </w:tc>
        <w:tc>
          <w:tcPr>
            <w:tcW w:w="3960" w:type="dxa"/>
          </w:tcPr>
          <w:p w14:paraId="639F28AE" w14:textId="77777777" w:rsidR="00CB1B46" w:rsidRDefault="00CB1B46" w:rsidP="00B765E5">
            <w:pPr>
              <w:pStyle w:val="CopticVersemulti-line"/>
            </w:pPr>
            <w:r>
              <w:t>Ⲇⲁϣⲓⲇ ⲅⲁⲣ ⲡⲓⲓⲉⲣⲟⲯⲁⲗⲧⲏⲥ:</w:t>
            </w:r>
          </w:p>
          <w:p w14:paraId="6BE879C5" w14:textId="77777777" w:rsidR="00CB1B46" w:rsidRDefault="00CB1B46" w:rsidP="00B765E5">
            <w:pPr>
              <w:pStyle w:val="CopticVersemulti-line"/>
            </w:pPr>
            <w:r>
              <w:t>ⲁ̀ⲙⲟⲩ ⲛ̀ⲧⲉⲛⲙⲏϯ ⲛ̀ⲧⲉⲛϩⲱⲥ:</w:t>
            </w:r>
          </w:p>
          <w:p w14:paraId="50945D3F" w14:textId="77777777" w:rsidR="00CB1B46" w:rsidRDefault="00CB1B46" w:rsidP="00B765E5">
            <w:pPr>
              <w:pStyle w:val="CopticVersemulti-line"/>
            </w:pPr>
            <w:r>
              <w:t>ⲉ̀ⲫⲏⲉ̀ⲧⲁϥϣⲱⲡⲓ ⲙ̀ⲙⲉⲥⲓⲧⲏⲥ:</w:t>
            </w:r>
          </w:p>
          <w:p w14:paraId="66CA1C44" w14:textId="77777777" w:rsidR="00CB1B46" w:rsidRDefault="00CB1B46" w:rsidP="00B765E5">
            <w:pPr>
              <w:pStyle w:val="CopticVerse"/>
            </w:pPr>
            <w:r>
              <w:t>ⲛⲁϩⲣⲉⲛ Ⲡⲉϥⲓⲱⲧ ⲛ̀ⲁⲅⲁⲑⲟⲥ.</w:t>
            </w:r>
          </w:p>
        </w:tc>
      </w:tr>
      <w:tr w:rsidR="00CB1B46" w14:paraId="3A74B134" w14:textId="77777777" w:rsidTr="00B765E5">
        <w:trPr>
          <w:cantSplit/>
          <w:jc w:val="center"/>
        </w:trPr>
        <w:tc>
          <w:tcPr>
            <w:tcW w:w="288" w:type="dxa"/>
          </w:tcPr>
          <w:p w14:paraId="302F8373" w14:textId="77777777" w:rsidR="00CB1B46" w:rsidRDefault="00CB1B46" w:rsidP="00B765E5">
            <w:pPr>
              <w:pStyle w:val="CopticCross"/>
            </w:pPr>
          </w:p>
        </w:tc>
        <w:tc>
          <w:tcPr>
            <w:tcW w:w="3960" w:type="dxa"/>
          </w:tcPr>
          <w:p w14:paraId="29D2A56D" w14:textId="77777777" w:rsidR="00CB1B46" w:rsidRDefault="00CB1B46" w:rsidP="00CB1B46">
            <w:pPr>
              <w:pStyle w:val="EngHang"/>
            </w:pPr>
            <w:r>
              <w:t>The daughters of Tyre,</w:t>
            </w:r>
          </w:p>
          <w:p w14:paraId="1121077D" w14:textId="77777777" w:rsidR="00CB1B46" w:rsidRDefault="00CB1B46" w:rsidP="00CB1B46">
            <w:pPr>
              <w:pStyle w:val="EngHang"/>
            </w:pPr>
            <w:r>
              <w:t>And Sheba and Arabia,</w:t>
            </w:r>
          </w:p>
          <w:p w14:paraId="3B29056D" w14:textId="77777777" w:rsidR="00CB1B46" w:rsidRDefault="00CB1B46" w:rsidP="00CB1B46">
            <w:pPr>
              <w:pStyle w:val="EngHang"/>
            </w:pPr>
            <w:r>
              <w:t>And the kings of Tarshish,</w:t>
            </w:r>
          </w:p>
          <w:p w14:paraId="2FC1F739" w14:textId="77777777" w:rsidR="00CB1B46" w:rsidRDefault="00CB1B46" w:rsidP="00CB1B46">
            <w:pPr>
              <w:pStyle w:val="EngEnd"/>
            </w:pPr>
            <w:r>
              <w:t>They presented Him with gifts.</w:t>
            </w:r>
          </w:p>
        </w:tc>
        <w:tc>
          <w:tcPr>
            <w:tcW w:w="288" w:type="dxa"/>
          </w:tcPr>
          <w:p w14:paraId="3F360A44" w14:textId="77777777" w:rsidR="00CB1B46" w:rsidRDefault="00CB1B46" w:rsidP="00B765E5"/>
        </w:tc>
        <w:tc>
          <w:tcPr>
            <w:tcW w:w="288" w:type="dxa"/>
          </w:tcPr>
          <w:p w14:paraId="1734B443" w14:textId="77777777" w:rsidR="00CB1B46" w:rsidRDefault="00CB1B46" w:rsidP="00B765E5">
            <w:pPr>
              <w:pStyle w:val="CopticCross"/>
            </w:pPr>
          </w:p>
        </w:tc>
        <w:tc>
          <w:tcPr>
            <w:tcW w:w="3960" w:type="dxa"/>
          </w:tcPr>
          <w:p w14:paraId="5BF434D9" w14:textId="77777777" w:rsidR="00CB1B46" w:rsidRDefault="00CB1B46" w:rsidP="00B765E5">
            <w:pPr>
              <w:pStyle w:val="CopticVersemulti-line"/>
            </w:pPr>
            <w:r>
              <w:t>Ⲉⲩⲓ̀ⲛⲓ ⲛⲁϥ ⲛ̀ϩⲁⲛⲇⲱⲣⲟⲛ:</w:t>
            </w:r>
          </w:p>
          <w:p w14:paraId="429C3FC0" w14:textId="77777777" w:rsidR="00CB1B46" w:rsidRDefault="00CB1B46" w:rsidP="00B765E5">
            <w:pPr>
              <w:pStyle w:val="CopticVersemulti-line"/>
            </w:pPr>
            <w:r>
              <w:t>ⲛ̀ϫⲉ ⲛⲓϣⲉⲣⲓ ⲛ̀ⲧⲉ Ⲧⲩⲣⲟⲥ:</w:t>
            </w:r>
          </w:p>
          <w:p w14:paraId="7F467732" w14:textId="77777777" w:rsidR="00CB1B46" w:rsidRDefault="00CB1B46" w:rsidP="00B765E5">
            <w:pPr>
              <w:pStyle w:val="CopticVersemulti-line"/>
            </w:pPr>
            <w:r>
              <w:t>ⲛⲉⲙ Ⲥⲁⲃⲉ ⲛⲉⲙ ⲛⲓⲀⲣⲁⲃⲟⲥ:</w:t>
            </w:r>
          </w:p>
          <w:p w14:paraId="4D57C02F" w14:textId="77777777" w:rsidR="00CB1B46" w:rsidRDefault="00CB1B46" w:rsidP="00B765E5">
            <w:pPr>
              <w:pStyle w:val="CopticVerse"/>
            </w:pPr>
            <w:r>
              <w:t>ⲛⲉⲙ ⲛⲓⲟ̀ⲩⲣⲱⲟ̀ⲩ ⲛ̀ⲧⲉ Ⲑⲁⲣⲥⲟⲥ.</w:t>
            </w:r>
          </w:p>
        </w:tc>
      </w:tr>
      <w:tr w:rsidR="00CB1B46" w14:paraId="231EC688" w14:textId="77777777" w:rsidTr="00B765E5">
        <w:trPr>
          <w:cantSplit/>
          <w:jc w:val="center"/>
        </w:trPr>
        <w:tc>
          <w:tcPr>
            <w:tcW w:w="288" w:type="dxa"/>
          </w:tcPr>
          <w:p w14:paraId="29BEE179" w14:textId="77777777" w:rsidR="00CB1B46" w:rsidRDefault="00CB1B46" w:rsidP="00B765E5">
            <w:pPr>
              <w:pStyle w:val="CopticCross"/>
            </w:pPr>
          </w:p>
        </w:tc>
        <w:tc>
          <w:tcPr>
            <w:tcW w:w="3960" w:type="dxa"/>
          </w:tcPr>
          <w:p w14:paraId="1ADCA0AC" w14:textId="77777777" w:rsidR="00CB1B46" w:rsidRDefault="00CB1B46" w:rsidP="00CB1B46">
            <w:pPr>
              <w:pStyle w:val="EngHang"/>
            </w:pPr>
            <w:r>
              <w:t>The steadfast life-giver,</w:t>
            </w:r>
          </w:p>
          <w:p w14:paraId="1D0CA56D" w14:textId="77777777" w:rsidR="00CB1B46" w:rsidRDefault="00CB1B46" w:rsidP="00CB1B46">
            <w:pPr>
              <w:pStyle w:val="EngHang"/>
            </w:pPr>
            <w:r>
              <w:t>The Giver of good things,</w:t>
            </w:r>
          </w:p>
          <w:p w14:paraId="09331041" w14:textId="77777777" w:rsidR="00CB1B46" w:rsidRDefault="00CB1B46" w:rsidP="00CB1B46">
            <w:pPr>
              <w:pStyle w:val="EngHang"/>
            </w:pPr>
            <w:r>
              <w:t>Appeared in the land of Naphtali</w:t>
            </w:r>
          </w:p>
          <w:p w14:paraId="0703564C" w14:textId="77777777" w:rsidR="00CB1B46" w:rsidRDefault="00CB1B46" w:rsidP="00CB1B46">
            <w:pPr>
              <w:pStyle w:val="EngEnd"/>
            </w:pPr>
            <w:r>
              <w:t>And the region of Zebulun</w:t>
            </w:r>
          </w:p>
        </w:tc>
        <w:tc>
          <w:tcPr>
            <w:tcW w:w="288" w:type="dxa"/>
          </w:tcPr>
          <w:p w14:paraId="26125C6E" w14:textId="77777777" w:rsidR="00CB1B46" w:rsidRDefault="00CB1B46" w:rsidP="00B765E5"/>
        </w:tc>
        <w:tc>
          <w:tcPr>
            <w:tcW w:w="288" w:type="dxa"/>
          </w:tcPr>
          <w:p w14:paraId="2970B1FE" w14:textId="77777777" w:rsidR="00CB1B46" w:rsidRDefault="00CB1B46" w:rsidP="00B765E5">
            <w:pPr>
              <w:pStyle w:val="CopticCross"/>
            </w:pPr>
          </w:p>
        </w:tc>
        <w:tc>
          <w:tcPr>
            <w:tcW w:w="3960" w:type="dxa"/>
          </w:tcPr>
          <w:p w14:paraId="6369226E" w14:textId="77777777" w:rsidR="00CB1B46" w:rsidRDefault="00CB1B46" w:rsidP="00B765E5">
            <w:pPr>
              <w:pStyle w:val="CopticVersemulti-line"/>
            </w:pPr>
            <w:r>
              <w:t>Ⲍⲱⲏ̀ ⲫⲟⲣⲟⲥ ⲛ̀ⲧⲕⲓⲙ:</w:t>
            </w:r>
          </w:p>
          <w:p w14:paraId="535AC8E6" w14:textId="77777777" w:rsidR="00CB1B46" w:rsidRDefault="00CB1B46" w:rsidP="00B765E5">
            <w:pPr>
              <w:pStyle w:val="CopticVersemulti-line"/>
            </w:pPr>
            <w:r>
              <w:t>ⲙ̀ⲫ̀ⲣⲉϥϯ ⲛ̀ⲛⲓⲁ̀ⲅⲁⲑⲟⲛ:</w:t>
            </w:r>
          </w:p>
          <w:p w14:paraId="5CDA11D2" w14:textId="77777777" w:rsidR="00CB1B46" w:rsidRDefault="00CB1B46" w:rsidP="00B765E5">
            <w:pPr>
              <w:pStyle w:val="CopticVersemulti-line"/>
            </w:pPr>
            <w:r>
              <w:t>ⲁϥⲟ̀ⲩⲱ̀ⲛϩ ϧⲉⲛ ⲡ̀ⲕⲁϩⲓ ⲛ1Ⲛⲉϥⲑⲁⲗⲓⲙ:</w:t>
            </w:r>
          </w:p>
          <w:p w14:paraId="34EA7F34" w14:textId="77777777" w:rsidR="00CB1B46" w:rsidRDefault="00CB1B46" w:rsidP="00B765E5">
            <w:pPr>
              <w:pStyle w:val="CopticVerse"/>
            </w:pPr>
            <w:r>
              <w:t>ⲛⲉⲙ ⲛⲓϭⲓⲏ̀ ⲛ̀ⲧⲉ Ⲍⲁⲃⲟⲩⲗⲱⲛ.</w:t>
            </w:r>
          </w:p>
        </w:tc>
      </w:tr>
      <w:tr w:rsidR="00CB1B46" w14:paraId="63B9B294" w14:textId="77777777" w:rsidTr="00B765E5">
        <w:trPr>
          <w:cantSplit/>
          <w:jc w:val="center"/>
        </w:trPr>
        <w:tc>
          <w:tcPr>
            <w:tcW w:w="288" w:type="dxa"/>
          </w:tcPr>
          <w:p w14:paraId="6EB324AC" w14:textId="77777777" w:rsidR="00CB1B46" w:rsidRDefault="00CB1B46" w:rsidP="00B765E5">
            <w:pPr>
              <w:pStyle w:val="CopticCross"/>
            </w:pPr>
            <w:r w:rsidRPr="00FB5ACB">
              <w:t>¿</w:t>
            </w:r>
          </w:p>
        </w:tc>
        <w:tc>
          <w:tcPr>
            <w:tcW w:w="3960" w:type="dxa"/>
          </w:tcPr>
          <w:p w14:paraId="6992CF72" w14:textId="77777777" w:rsidR="00CB1B46" w:rsidRDefault="00CB1B46" w:rsidP="00CB1B46">
            <w:pPr>
              <w:pStyle w:val="EngHang"/>
            </w:pPr>
            <w:commentRangeStart w:id="1388"/>
            <w:r>
              <w:t xml:space="preserve">Isaiah </w:t>
            </w:r>
            <w:commentRangeEnd w:id="1388"/>
            <w:r>
              <w:rPr>
                <w:rStyle w:val="CommentReference"/>
              </w:rPr>
              <w:commentReference w:id="1388"/>
            </w:r>
            <w:r>
              <w:t>speaks with</w:t>
            </w:r>
          </w:p>
          <w:p w14:paraId="402D3715" w14:textId="77777777" w:rsidR="00CB1B46" w:rsidRDefault="00CB1B46" w:rsidP="00CB1B46">
            <w:pPr>
              <w:pStyle w:val="EngHang"/>
            </w:pPr>
            <w:r>
              <w:t>A loud voice saying,</w:t>
            </w:r>
          </w:p>
          <w:p w14:paraId="21A70556" w14:textId="77777777" w:rsidR="00CB1B46" w:rsidRDefault="00CB1B46" w:rsidP="00CB1B46">
            <w:pPr>
              <w:pStyle w:val="EngHang"/>
            </w:pPr>
            <w:r>
              <w:t>"A child is born to us,</w:t>
            </w:r>
          </w:p>
          <w:p w14:paraId="1F846C84" w14:textId="77777777" w:rsidR="00CB1B46" w:rsidRDefault="00CB1B46" w:rsidP="00CB1B46">
            <w:pPr>
              <w:pStyle w:val="EngEnd"/>
            </w:pPr>
            <w:r>
              <w:t>A merciful Son is given.</w:t>
            </w:r>
          </w:p>
        </w:tc>
        <w:tc>
          <w:tcPr>
            <w:tcW w:w="288" w:type="dxa"/>
          </w:tcPr>
          <w:p w14:paraId="3643C73D" w14:textId="77777777" w:rsidR="00CB1B46" w:rsidRDefault="00CB1B46" w:rsidP="00B765E5"/>
        </w:tc>
        <w:tc>
          <w:tcPr>
            <w:tcW w:w="288" w:type="dxa"/>
          </w:tcPr>
          <w:p w14:paraId="613F4D58" w14:textId="77777777" w:rsidR="00CB1B46" w:rsidRDefault="00CB1B46" w:rsidP="00B765E5">
            <w:pPr>
              <w:pStyle w:val="CopticCross"/>
            </w:pPr>
            <w:r w:rsidRPr="00FB5ACB">
              <w:t>¿</w:t>
            </w:r>
          </w:p>
        </w:tc>
        <w:tc>
          <w:tcPr>
            <w:tcW w:w="3960" w:type="dxa"/>
          </w:tcPr>
          <w:p w14:paraId="54870F2C" w14:textId="77777777" w:rsidR="00CB1B46" w:rsidRDefault="00CB1B46" w:rsidP="00B765E5">
            <w:pPr>
              <w:pStyle w:val="CopticVersemulti-line"/>
            </w:pPr>
            <w:r>
              <w:t>Ⲏⲥⲁⲏ̀ⲁⲥ ⲫⲱⲛⲏ ⲙⲉⲅⲁⲗⲟⲩ:</w:t>
            </w:r>
          </w:p>
          <w:p w14:paraId="5C5DDB88" w14:textId="77777777" w:rsidR="00CB1B46" w:rsidRDefault="00CB1B46" w:rsidP="00B765E5">
            <w:pPr>
              <w:pStyle w:val="CopticVersemulti-line"/>
            </w:pPr>
            <w:r>
              <w:t>ⲉϥϫⲱ ⲙ̀ⲙⲟⲥ ⲙ̀ⲡⲁⲓⲣⲏϯ:</w:t>
            </w:r>
          </w:p>
          <w:p w14:paraId="17BBD45D" w14:textId="77777777" w:rsidR="00CB1B46" w:rsidRDefault="00CB1B46" w:rsidP="00B765E5">
            <w:pPr>
              <w:pStyle w:val="CopticVersemulti-line"/>
            </w:pPr>
            <w:r>
              <w:t>ϫⲉ ⲁⲩⲙⲓⲥⲓ ⲛⲁⲛ ⲛ̀ⲟⲩⲁ̀ⲗⲟⲩ:</w:t>
            </w:r>
          </w:p>
          <w:p w14:paraId="1BCEB31A" w14:textId="77777777" w:rsidR="00CB1B46" w:rsidRDefault="00CB1B46" w:rsidP="00B765E5">
            <w:pPr>
              <w:pStyle w:val="CopticVerse"/>
            </w:pPr>
            <w:r>
              <w:t>ⲟⲩⲟϩ ⲁⲩϯ ⲛ̀ⲟⲩϣⲏⲣⲓ</w:t>
            </w:r>
          </w:p>
        </w:tc>
      </w:tr>
      <w:tr w:rsidR="00CB1B46" w14:paraId="72EFDA4A" w14:textId="77777777" w:rsidTr="00B765E5">
        <w:trPr>
          <w:cantSplit/>
          <w:jc w:val="center"/>
        </w:trPr>
        <w:tc>
          <w:tcPr>
            <w:tcW w:w="288" w:type="dxa"/>
          </w:tcPr>
          <w:p w14:paraId="6604B234" w14:textId="77777777" w:rsidR="00CB1B46" w:rsidRDefault="00CB1B46" w:rsidP="00B765E5">
            <w:pPr>
              <w:pStyle w:val="CopticCross"/>
            </w:pPr>
            <w:r w:rsidRPr="00FB5ACB">
              <w:t>¿</w:t>
            </w:r>
          </w:p>
        </w:tc>
        <w:tc>
          <w:tcPr>
            <w:tcW w:w="3960" w:type="dxa"/>
          </w:tcPr>
          <w:p w14:paraId="5D3557F2" w14:textId="77777777" w:rsidR="00CB1B46" w:rsidRDefault="00CB1B46" w:rsidP="00CB1B46">
            <w:pPr>
              <w:pStyle w:val="EngHang"/>
            </w:pPr>
            <w:r>
              <w:t>God the strong ruler,</w:t>
            </w:r>
          </w:p>
          <w:p w14:paraId="627BBDB2" w14:textId="77777777" w:rsidR="00CB1B46" w:rsidRDefault="00CB1B46" w:rsidP="00CB1B46">
            <w:pPr>
              <w:pStyle w:val="EngHang"/>
            </w:pPr>
            <w:r>
              <w:t>The government will be</w:t>
            </w:r>
          </w:p>
          <w:p w14:paraId="40294D40" w14:textId="77777777" w:rsidR="00CB1B46" w:rsidRDefault="00CB1B46" w:rsidP="00CB1B46">
            <w:pPr>
              <w:pStyle w:val="EngHang"/>
            </w:pPr>
            <w:r>
              <w:t>On his shoulders.</w:t>
            </w:r>
          </w:p>
          <w:p w14:paraId="0B856632" w14:textId="77777777" w:rsidR="00CB1B46" w:rsidRDefault="00CB1B46" w:rsidP="00CB1B46">
            <w:pPr>
              <w:pStyle w:val="EngEnd"/>
            </w:pPr>
            <w:r>
              <w:t>He is the Master"</w:t>
            </w:r>
          </w:p>
        </w:tc>
        <w:tc>
          <w:tcPr>
            <w:tcW w:w="288" w:type="dxa"/>
          </w:tcPr>
          <w:p w14:paraId="17AE4CC1" w14:textId="77777777" w:rsidR="00CB1B46" w:rsidRDefault="00CB1B46" w:rsidP="00B765E5"/>
        </w:tc>
        <w:tc>
          <w:tcPr>
            <w:tcW w:w="288" w:type="dxa"/>
          </w:tcPr>
          <w:p w14:paraId="14C3519F" w14:textId="77777777" w:rsidR="00CB1B46" w:rsidRDefault="00CB1B46" w:rsidP="00B765E5">
            <w:pPr>
              <w:pStyle w:val="CopticCross"/>
            </w:pPr>
            <w:r w:rsidRPr="00FB5ACB">
              <w:t>¿</w:t>
            </w:r>
          </w:p>
        </w:tc>
        <w:tc>
          <w:tcPr>
            <w:tcW w:w="3960" w:type="dxa"/>
          </w:tcPr>
          <w:p w14:paraId="241EFB82" w14:textId="77777777" w:rsidR="00CB1B46" w:rsidRDefault="00CB1B46" w:rsidP="00B765E5">
            <w:pPr>
              <w:pStyle w:val="CopticVersemulti-line"/>
            </w:pPr>
            <w:r>
              <w:t>Ⲑⲉⲟⲥ ⲡⲓⲚⲁⲏ̀ⲧ ⲛ̀ϫⲱⲣⲓ:</w:t>
            </w:r>
          </w:p>
          <w:p w14:paraId="53A36D49" w14:textId="77777777" w:rsidR="00CB1B46" w:rsidRDefault="00CB1B46" w:rsidP="00B765E5">
            <w:pPr>
              <w:pStyle w:val="CopticVersemulti-line"/>
            </w:pPr>
            <w:r>
              <w:t>ⲟⲩⲟϩ ⲡⲓⲉ̀ⲝⲟⲩⲥⲓⲁⲥⲧⲏⲥ:</w:t>
            </w:r>
          </w:p>
          <w:p w14:paraId="3FA4792A" w14:textId="77777777" w:rsidR="00CB1B46" w:rsidRDefault="00CB1B46" w:rsidP="00B765E5">
            <w:pPr>
              <w:pStyle w:val="CopticVersemulti-line"/>
            </w:pPr>
            <w:r>
              <w:t>ⲧⲉϥⲁ̀ⲣⲭⲏ ϩⲓϫⲉⲛ ⲧⲉϥⲛⲁϩⲃⲓ:</w:t>
            </w:r>
          </w:p>
          <w:p w14:paraId="23C90C76" w14:textId="77777777" w:rsidR="00CB1B46" w:rsidRPr="005130A7" w:rsidRDefault="00CB1B46" w:rsidP="00B765E5">
            <w:pPr>
              <w:pStyle w:val="CopticVerse"/>
            </w:pPr>
            <w:r>
              <w:t>ⲕⲉ ⲡⲁⲗⲓⲛ ⲡⲓⲆⲉⲥⲡⲟⲧⲏⲥ.</w:t>
            </w:r>
          </w:p>
        </w:tc>
      </w:tr>
      <w:tr w:rsidR="00CB1B46" w14:paraId="6A136DA8" w14:textId="77777777" w:rsidTr="00B765E5">
        <w:trPr>
          <w:cantSplit/>
          <w:jc w:val="center"/>
        </w:trPr>
        <w:tc>
          <w:tcPr>
            <w:tcW w:w="288" w:type="dxa"/>
          </w:tcPr>
          <w:p w14:paraId="76963766" w14:textId="77777777" w:rsidR="00CB1B46" w:rsidRDefault="00CB1B46" w:rsidP="00B765E5">
            <w:pPr>
              <w:pStyle w:val="CopticCross"/>
            </w:pPr>
          </w:p>
        </w:tc>
        <w:tc>
          <w:tcPr>
            <w:tcW w:w="3960" w:type="dxa"/>
          </w:tcPr>
          <w:p w14:paraId="7BD84142" w14:textId="77777777" w:rsidR="00CB1B46" w:rsidRDefault="00CB1B46" w:rsidP="00CB1B46">
            <w:pPr>
              <w:pStyle w:val="EngHang"/>
            </w:pPr>
            <w:r>
              <w:t>Ezekiel also said,</w:t>
            </w:r>
          </w:p>
          <w:p w14:paraId="324C6EE6" w14:textId="77777777" w:rsidR="00CB1B46" w:rsidRDefault="00CB1B46" w:rsidP="00CB1B46">
            <w:pPr>
              <w:pStyle w:val="EngHang"/>
            </w:pPr>
            <w:r>
              <w:t>"I saw a door, sealed</w:t>
            </w:r>
          </w:p>
          <w:p w14:paraId="39473304" w14:textId="77777777" w:rsidR="00CB1B46" w:rsidRDefault="00CB1B46" w:rsidP="00CB1B46">
            <w:pPr>
              <w:pStyle w:val="EngHang"/>
            </w:pPr>
            <w:r>
              <w:t>With a mysterious seal.</w:t>
            </w:r>
          </w:p>
          <w:p w14:paraId="7B7CE289" w14:textId="77777777" w:rsidR="00CB1B46" w:rsidRDefault="00CB1B46" w:rsidP="00CB1B46">
            <w:pPr>
              <w:pStyle w:val="EngEnd"/>
            </w:pPr>
            <w:r>
              <w:t>The Son of the Holy entered it.</w:t>
            </w:r>
          </w:p>
        </w:tc>
        <w:tc>
          <w:tcPr>
            <w:tcW w:w="288" w:type="dxa"/>
          </w:tcPr>
          <w:p w14:paraId="010BA9EB" w14:textId="77777777" w:rsidR="00CB1B46" w:rsidRDefault="00CB1B46" w:rsidP="00B765E5"/>
        </w:tc>
        <w:tc>
          <w:tcPr>
            <w:tcW w:w="288" w:type="dxa"/>
          </w:tcPr>
          <w:p w14:paraId="3782517F" w14:textId="77777777" w:rsidR="00CB1B46" w:rsidRDefault="00CB1B46" w:rsidP="00B765E5">
            <w:pPr>
              <w:pStyle w:val="CopticCross"/>
            </w:pPr>
          </w:p>
        </w:tc>
        <w:tc>
          <w:tcPr>
            <w:tcW w:w="3960" w:type="dxa"/>
          </w:tcPr>
          <w:p w14:paraId="1D7D46AA" w14:textId="77777777" w:rsidR="00CB1B46" w:rsidRDefault="00CB1B46" w:rsidP="00B765E5">
            <w:pPr>
              <w:pStyle w:val="CopticVersemulti-line"/>
            </w:pPr>
            <w:r>
              <w:t>Ⲓⲉⲍⲉⲕⲓⲏⲗ ⲁϥϫⲟⲥ ⲇⲉ ⲟⲛ:</w:t>
            </w:r>
          </w:p>
          <w:p w14:paraId="6A0C984F" w14:textId="77777777" w:rsidR="00CB1B46" w:rsidRDefault="00CB1B46" w:rsidP="00B765E5">
            <w:pPr>
              <w:pStyle w:val="CopticVersemulti-line"/>
            </w:pPr>
            <w:r>
              <w:t>ⲁⲓⲛⲁⲩ ⲉ̀ⲟ̀ⲩⲡⲩⲗⲏ ⲉⲥⲧⲟⲃ:</w:t>
            </w:r>
          </w:p>
          <w:p w14:paraId="003C0384" w14:textId="77777777" w:rsidR="00CB1B46" w:rsidRDefault="00CB1B46" w:rsidP="00B765E5">
            <w:pPr>
              <w:pStyle w:val="CopticVersemulti-line"/>
            </w:pPr>
            <w:r>
              <w:t>ϧⲉⲛ ⲟⲩⲧⲉⲃⲥ ⲑⲁⲩ ⲙⲁⲥⲧⲟⲛ:</w:t>
            </w:r>
          </w:p>
          <w:p w14:paraId="195F9940" w14:textId="77777777" w:rsidR="00CB1B46" w:rsidRDefault="00CB1B46" w:rsidP="00B765E5">
            <w:pPr>
              <w:pStyle w:val="CopticVersemulti-line"/>
            </w:pPr>
            <w:r>
              <w:t>ⲑϥϣⲉ ⲉ̀ϧⲟⲩⲛ ⲉ̀ⲣⲟⲥ:</w:t>
            </w:r>
          </w:p>
          <w:p w14:paraId="0386EBDF" w14:textId="77777777" w:rsidR="00CB1B46" w:rsidRPr="005130A7" w:rsidRDefault="00CB1B46" w:rsidP="00B765E5">
            <w:pPr>
              <w:pStyle w:val="CopticVerse"/>
            </w:pPr>
            <w:r>
              <w:t>ⲛ̀ϫⲉ ⲡ̀Ϣⲏⲣⲓ ⲙ̀ⲫⲏⲈⲑⲟⲩⲁⲃ.</w:t>
            </w:r>
          </w:p>
        </w:tc>
      </w:tr>
      <w:tr w:rsidR="00CB1B46" w14:paraId="5C618EB1" w14:textId="77777777" w:rsidTr="00B765E5">
        <w:trPr>
          <w:cantSplit/>
          <w:jc w:val="center"/>
        </w:trPr>
        <w:tc>
          <w:tcPr>
            <w:tcW w:w="288" w:type="dxa"/>
          </w:tcPr>
          <w:p w14:paraId="0662B968" w14:textId="77777777" w:rsidR="00CB1B46" w:rsidRDefault="00CB1B46" w:rsidP="00B765E5">
            <w:pPr>
              <w:pStyle w:val="CopticCross"/>
            </w:pPr>
          </w:p>
        </w:tc>
        <w:tc>
          <w:tcPr>
            <w:tcW w:w="3960" w:type="dxa"/>
          </w:tcPr>
          <w:p w14:paraId="146F7BA3" w14:textId="77777777" w:rsidR="00CB1B46" w:rsidRDefault="00CB1B46" w:rsidP="00CB1B46">
            <w:pPr>
              <w:pStyle w:val="EngHang"/>
            </w:pPr>
            <w:r>
              <w:t>The Lord Jesus Christ,</w:t>
            </w:r>
          </w:p>
          <w:p w14:paraId="13E6E02E" w14:textId="77777777" w:rsidR="00CB1B46" w:rsidRDefault="00CB1B46" w:rsidP="00CB1B46">
            <w:pPr>
              <w:pStyle w:val="EngHang"/>
            </w:pPr>
            <w:r>
              <w:t>Alone entered it.</w:t>
            </w:r>
          </w:p>
          <w:p w14:paraId="1B32EE86" w14:textId="77777777" w:rsidR="00CB1B46" w:rsidRDefault="00CB1B46" w:rsidP="00CB1B46">
            <w:pPr>
              <w:pStyle w:val="EngHang"/>
            </w:pPr>
            <w:r>
              <w:t>He came out,</w:t>
            </w:r>
          </w:p>
          <w:p w14:paraId="0BF54BCC" w14:textId="77777777" w:rsidR="00CB1B46" w:rsidRDefault="00CB1B46" w:rsidP="00CB1B46">
            <w:pPr>
              <w:pStyle w:val="EngEnd"/>
            </w:pPr>
            <w:r>
              <w:t>And her virginity is sealed."</w:t>
            </w:r>
          </w:p>
        </w:tc>
        <w:tc>
          <w:tcPr>
            <w:tcW w:w="288" w:type="dxa"/>
          </w:tcPr>
          <w:p w14:paraId="5C697EAA" w14:textId="77777777" w:rsidR="00CB1B46" w:rsidRDefault="00CB1B46" w:rsidP="00B765E5"/>
        </w:tc>
        <w:tc>
          <w:tcPr>
            <w:tcW w:w="288" w:type="dxa"/>
          </w:tcPr>
          <w:p w14:paraId="562D2A61" w14:textId="77777777" w:rsidR="00CB1B46" w:rsidRDefault="00CB1B46" w:rsidP="00B765E5">
            <w:pPr>
              <w:pStyle w:val="CopticCross"/>
            </w:pPr>
          </w:p>
        </w:tc>
        <w:tc>
          <w:tcPr>
            <w:tcW w:w="3960" w:type="dxa"/>
          </w:tcPr>
          <w:p w14:paraId="1DBFB74A" w14:textId="77777777" w:rsidR="00CB1B46" w:rsidRDefault="00CB1B46" w:rsidP="00B765E5">
            <w:pPr>
              <w:pStyle w:val="CopticVersemulti-line"/>
            </w:pPr>
            <w:r>
              <w:t>Ⲕⲩⲣⲓⲟⲥ Ⲓⲏ̄ⲥ̄ Ⲡⲭ̄ⲥ̄:</w:t>
            </w:r>
          </w:p>
          <w:p w14:paraId="5EE74282" w14:textId="77777777" w:rsidR="00CB1B46" w:rsidRDefault="00CB1B46" w:rsidP="00B765E5">
            <w:pPr>
              <w:pStyle w:val="CopticVersemulti-line"/>
            </w:pPr>
            <w:r>
              <w:t>ⲙ̀ⲡⲉ ϩ̀ⲗⲓ ϣⲉ ⲉ̀ϧⲟⲩⲛ ⲉ̀ⲣⲟⲥ:</w:t>
            </w:r>
          </w:p>
          <w:p w14:paraId="68EF7102" w14:textId="77777777" w:rsidR="00CB1B46" w:rsidRDefault="00CB1B46" w:rsidP="00B765E5">
            <w:pPr>
              <w:pStyle w:val="CopticVersemulti-line"/>
            </w:pPr>
            <w:r>
              <w:t>ⲉ̀ⲃⲏⲗ ⲛ̀ⲑⲟϥ ⲟⲩⲟϩ ⲁϥⲭⲁⲥ:</w:t>
            </w:r>
          </w:p>
          <w:p w14:paraId="44CF3643" w14:textId="77777777" w:rsidR="00CB1B46" w:rsidRPr="005130A7" w:rsidRDefault="00CB1B46" w:rsidP="00B765E5">
            <w:pPr>
              <w:pStyle w:val="CopticVerse"/>
            </w:pPr>
            <w:r>
              <w:t>ⲉⲥϣⲟⲧⲉⲙ ⲙ̀ⲡⲉⲥⲣⲏϯ ⲕⲁⲗⲟⲥ.</w:t>
            </w:r>
          </w:p>
        </w:tc>
      </w:tr>
      <w:tr w:rsidR="00CB1B46" w14:paraId="0CA93571" w14:textId="77777777" w:rsidTr="00B765E5">
        <w:trPr>
          <w:cantSplit/>
          <w:jc w:val="center"/>
        </w:trPr>
        <w:tc>
          <w:tcPr>
            <w:tcW w:w="288" w:type="dxa"/>
          </w:tcPr>
          <w:p w14:paraId="25ABFACA" w14:textId="77777777" w:rsidR="00CB1B46" w:rsidRDefault="00CB1B46" w:rsidP="00B765E5">
            <w:pPr>
              <w:pStyle w:val="CopticCross"/>
            </w:pPr>
            <w:r w:rsidRPr="00FB5ACB">
              <w:t>¿</w:t>
            </w:r>
          </w:p>
        </w:tc>
        <w:tc>
          <w:tcPr>
            <w:tcW w:w="3960" w:type="dxa"/>
          </w:tcPr>
          <w:p w14:paraId="51C0CCBB" w14:textId="77777777" w:rsidR="00CB1B46" w:rsidRDefault="00CB1B46" w:rsidP="00CB1B46">
            <w:pPr>
              <w:pStyle w:val="EngHang"/>
            </w:pPr>
            <w:r>
              <w:t>The Logos of God, our Father,</w:t>
            </w:r>
          </w:p>
          <w:p w14:paraId="6C7B085C" w14:textId="77777777" w:rsidR="00CB1B46" w:rsidRDefault="00CB1B46" w:rsidP="00CB1B46">
            <w:pPr>
              <w:pStyle w:val="EngHang"/>
            </w:pPr>
            <w:r>
              <w:t>The sanctuary of safety for the faithful.</w:t>
            </w:r>
          </w:p>
          <w:p w14:paraId="46FC96E0" w14:textId="77777777" w:rsidR="00CB1B46" w:rsidRDefault="00CB1B46" w:rsidP="00CB1B46">
            <w:pPr>
              <w:pStyle w:val="EngHang"/>
            </w:pPr>
            <w:r>
              <w:t>One in His Person,</w:t>
            </w:r>
          </w:p>
          <w:p w14:paraId="6334E71D" w14:textId="77777777" w:rsidR="00CB1B46" w:rsidRDefault="00CB1B46" w:rsidP="00CB1B46">
            <w:pPr>
              <w:pStyle w:val="EngEnd"/>
            </w:pPr>
            <w:r>
              <w:t>Our Saviour from aflictions.</w:t>
            </w:r>
          </w:p>
        </w:tc>
        <w:tc>
          <w:tcPr>
            <w:tcW w:w="288" w:type="dxa"/>
          </w:tcPr>
          <w:p w14:paraId="7F933845" w14:textId="77777777" w:rsidR="00CB1B46" w:rsidRDefault="00CB1B46" w:rsidP="00B765E5"/>
        </w:tc>
        <w:tc>
          <w:tcPr>
            <w:tcW w:w="288" w:type="dxa"/>
          </w:tcPr>
          <w:p w14:paraId="4DE2AF1E" w14:textId="77777777" w:rsidR="00CB1B46" w:rsidRDefault="00CB1B46" w:rsidP="00B765E5">
            <w:pPr>
              <w:pStyle w:val="CopticCross"/>
            </w:pPr>
            <w:r w:rsidRPr="00FB5ACB">
              <w:t>¿</w:t>
            </w:r>
          </w:p>
        </w:tc>
        <w:tc>
          <w:tcPr>
            <w:tcW w:w="3960" w:type="dxa"/>
          </w:tcPr>
          <w:p w14:paraId="0C64FC13" w14:textId="77777777" w:rsidR="00CB1B46" w:rsidRDefault="00CB1B46" w:rsidP="00B765E5">
            <w:pPr>
              <w:pStyle w:val="CopticVersemulti-line"/>
            </w:pPr>
            <w:r>
              <w:t>Ⲗⲟⲅⲟⲥ ⲧⲟⲩ ⲟ Ⲡⲉⲧⲣⲟⲥ:</w:t>
            </w:r>
          </w:p>
          <w:p w14:paraId="19272724" w14:textId="77777777" w:rsidR="00CB1B46" w:rsidRDefault="00CB1B46" w:rsidP="00B765E5">
            <w:pPr>
              <w:pStyle w:val="CopticVersemulti-line"/>
            </w:pPr>
            <w:r>
              <w:t>ⲡ̀ⲉ̀ⲣⲫⲉⲓ ⲙ̀ⲡⲓⲛⲟϩⲉⲙ ⲛ̀ⲛⲓⲡⲓⲥⲧⲟⲥ:</w:t>
            </w:r>
          </w:p>
          <w:p w14:paraId="0E155970" w14:textId="77777777" w:rsidR="00CB1B46" w:rsidRDefault="00CB1B46" w:rsidP="00B765E5">
            <w:pPr>
              <w:pStyle w:val="CopticVersemulti-line"/>
            </w:pPr>
            <w:r>
              <w:t>ⲡⲓⲟ̀ⲩⲁⲓ ϧⲉⲛ ⲡⲉϥⲡ̀ⲣⲟⲥⲟ̀ⲡⲟⲛ:</w:t>
            </w:r>
          </w:p>
          <w:p w14:paraId="6414CA7E" w14:textId="77777777" w:rsidR="00CB1B46" w:rsidRPr="005130A7" w:rsidRDefault="00CB1B46" w:rsidP="00B765E5">
            <w:pPr>
              <w:pStyle w:val="CopticVerse"/>
            </w:pPr>
            <w:r>
              <w:t>ⲉ̀ⲁ̀ϥⲛⲁϩⲙⲉⲛ ϧⲉⲛ ⲛⲓⲡⲓⲣⲁⲥⲙⲟⲥ.</w:t>
            </w:r>
          </w:p>
        </w:tc>
      </w:tr>
      <w:tr w:rsidR="00CB1B46" w14:paraId="32F7CD04" w14:textId="77777777" w:rsidTr="00B765E5">
        <w:trPr>
          <w:cantSplit/>
          <w:jc w:val="center"/>
        </w:trPr>
        <w:tc>
          <w:tcPr>
            <w:tcW w:w="288" w:type="dxa"/>
          </w:tcPr>
          <w:p w14:paraId="5273F895" w14:textId="77777777" w:rsidR="00CB1B46" w:rsidRDefault="00CB1B46" w:rsidP="00B765E5">
            <w:pPr>
              <w:pStyle w:val="CopticCross"/>
            </w:pPr>
            <w:r w:rsidRPr="00FB5ACB">
              <w:t>¿</w:t>
            </w:r>
          </w:p>
        </w:tc>
        <w:tc>
          <w:tcPr>
            <w:tcW w:w="3960" w:type="dxa"/>
          </w:tcPr>
          <w:p w14:paraId="46143F60" w14:textId="77777777" w:rsidR="00CB1B46" w:rsidRDefault="00CB1B46" w:rsidP="00CB1B46">
            <w:pPr>
              <w:pStyle w:val="EngHang"/>
            </w:pPr>
            <w:r>
              <w:t>Micah also said,</w:t>
            </w:r>
          </w:p>
          <w:p w14:paraId="11D01826" w14:textId="77777777" w:rsidR="00CB1B46" w:rsidRDefault="00CB1B46" w:rsidP="00CB1B46">
            <w:pPr>
              <w:pStyle w:val="EngHang"/>
            </w:pPr>
            <w:r>
              <w:t>"You, O Bethlehem of Judea,</w:t>
            </w:r>
          </w:p>
          <w:p w14:paraId="773B2E36" w14:textId="77777777" w:rsidR="00CB1B46" w:rsidRDefault="00CB1B46" w:rsidP="00CB1B46">
            <w:pPr>
              <w:pStyle w:val="EngHang"/>
            </w:pPr>
            <w:r>
              <w:t>The Land of Ephrathah,</w:t>
            </w:r>
          </w:p>
          <w:p w14:paraId="3468C79A" w14:textId="77777777" w:rsidR="00CB1B46" w:rsidRDefault="00CB1B46" w:rsidP="00CB1B46">
            <w:pPr>
              <w:pStyle w:val="EngEnd"/>
            </w:pPr>
            <w:r>
              <w:t>Are not the least in Jerusalem.</w:t>
            </w:r>
          </w:p>
        </w:tc>
        <w:tc>
          <w:tcPr>
            <w:tcW w:w="288" w:type="dxa"/>
          </w:tcPr>
          <w:p w14:paraId="32BE2DB2" w14:textId="77777777" w:rsidR="00CB1B46" w:rsidRDefault="00CB1B46" w:rsidP="00B765E5"/>
        </w:tc>
        <w:tc>
          <w:tcPr>
            <w:tcW w:w="288" w:type="dxa"/>
          </w:tcPr>
          <w:p w14:paraId="44EBDBD5" w14:textId="77777777" w:rsidR="00CB1B46" w:rsidRDefault="00CB1B46" w:rsidP="00B765E5">
            <w:pPr>
              <w:pStyle w:val="CopticCross"/>
            </w:pPr>
            <w:r w:rsidRPr="00FB5ACB">
              <w:t>¿</w:t>
            </w:r>
          </w:p>
        </w:tc>
        <w:tc>
          <w:tcPr>
            <w:tcW w:w="3960" w:type="dxa"/>
          </w:tcPr>
          <w:p w14:paraId="275D4FE0" w14:textId="77777777" w:rsidR="00CB1B46" w:rsidRDefault="00CB1B46" w:rsidP="00B765E5">
            <w:pPr>
              <w:pStyle w:val="CopticVersemulti-line"/>
            </w:pPr>
            <w:r>
              <w:t>Ⲙⲓⲭⲉⲟⲥ ⲡⲁⲗⲓⲛ ⲁϥϫⲟⲥ:</w:t>
            </w:r>
          </w:p>
          <w:p w14:paraId="41CE0184" w14:textId="77777777" w:rsidR="00CB1B46" w:rsidRDefault="00CB1B46" w:rsidP="00B765E5">
            <w:pPr>
              <w:pStyle w:val="CopticVersemulti-line"/>
            </w:pPr>
            <w:r>
              <w:t>ϫⲉ ⲛⲓⲙ ⲛ̀ⲑⲟ ϩⲱⲓ ⲱ̀ Ⲃⲏⲑⲗⲉⲉⲙ:</w:t>
            </w:r>
          </w:p>
          <w:p w14:paraId="171D0730" w14:textId="77777777" w:rsidR="00CB1B46" w:rsidRDefault="00CB1B46" w:rsidP="00B765E5">
            <w:pPr>
              <w:pStyle w:val="CopticVersemulti-line"/>
            </w:pPr>
            <w:r>
              <w:t>ⲡ̀ⲕⲁϩⲓ ⲛ̀Ⲉⲫⲣⲁⲑⲁ ⲛⲉⲙ Ⲓⲟⲩⲇⲉⲁ̀:</w:t>
            </w:r>
          </w:p>
          <w:p w14:paraId="4FA974EF" w14:textId="77777777" w:rsidR="00CB1B46" w:rsidRPr="005130A7" w:rsidRDefault="00CB1B46" w:rsidP="00B765E5">
            <w:pPr>
              <w:pStyle w:val="CopticVerse"/>
            </w:pPr>
            <w:r>
              <w:t>ⲛ̀ⲑⲟ ⲟⲩⲕⲟⲩϫⲓ ⲁⲛ ϧⲉⲛ Ⲓⲉⲣⲟⲩⲥⲁⲗⲏⲙ.</w:t>
            </w:r>
          </w:p>
        </w:tc>
      </w:tr>
      <w:tr w:rsidR="00CB1B46" w14:paraId="63F6CE3A" w14:textId="77777777" w:rsidTr="00B765E5">
        <w:trPr>
          <w:cantSplit/>
          <w:jc w:val="center"/>
        </w:trPr>
        <w:tc>
          <w:tcPr>
            <w:tcW w:w="288" w:type="dxa"/>
          </w:tcPr>
          <w:p w14:paraId="6780E446" w14:textId="77777777" w:rsidR="00CB1B46" w:rsidRDefault="00CB1B46" w:rsidP="00B765E5">
            <w:pPr>
              <w:pStyle w:val="CopticCross"/>
            </w:pPr>
          </w:p>
        </w:tc>
        <w:tc>
          <w:tcPr>
            <w:tcW w:w="3960" w:type="dxa"/>
          </w:tcPr>
          <w:p w14:paraId="56C238C1" w14:textId="77777777" w:rsidR="00CB1B46" w:rsidRDefault="00CB1B46" w:rsidP="00CB1B46">
            <w:pPr>
              <w:pStyle w:val="EngHang"/>
            </w:pPr>
            <w:r>
              <w:t>Out of you shall come</w:t>
            </w:r>
          </w:p>
          <w:p w14:paraId="74083075" w14:textId="77777777" w:rsidR="00CB1B46" w:rsidRDefault="00CB1B46" w:rsidP="00CB1B46">
            <w:pPr>
              <w:pStyle w:val="EngHang"/>
            </w:pPr>
            <w:r>
              <w:t>A ruler,</w:t>
            </w:r>
          </w:p>
          <w:p w14:paraId="7937EB5E" w14:textId="77777777" w:rsidR="00CB1B46" w:rsidRDefault="00CB1B46" w:rsidP="00CB1B46">
            <w:pPr>
              <w:pStyle w:val="EngHang"/>
            </w:pPr>
            <w:r>
              <w:t>Who will Shepherd Israel,</w:t>
            </w:r>
          </w:p>
          <w:p w14:paraId="714D6085" w14:textId="77777777" w:rsidR="00CB1B46" w:rsidRDefault="00CB1B46" w:rsidP="00CB1B46">
            <w:pPr>
              <w:pStyle w:val="EngEnd"/>
            </w:pPr>
            <w:r>
              <w:t>My people in truth."</w:t>
            </w:r>
          </w:p>
        </w:tc>
        <w:tc>
          <w:tcPr>
            <w:tcW w:w="288" w:type="dxa"/>
          </w:tcPr>
          <w:p w14:paraId="407CB365" w14:textId="77777777" w:rsidR="00CB1B46" w:rsidRDefault="00CB1B46" w:rsidP="00B765E5"/>
        </w:tc>
        <w:tc>
          <w:tcPr>
            <w:tcW w:w="288" w:type="dxa"/>
          </w:tcPr>
          <w:p w14:paraId="0AFB04E2" w14:textId="77777777" w:rsidR="00CB1B46" w:rsidRDefault="00CB1B46" w:rsidP="00B765E5">
            <w:pPr>
              <w:pStyle w:val="CopticCross"/>
            </w:pPr>
          </w:p>
        </w:tc>
        <w:tc>
          <w:tcPr>
            <w:tcW w:w="3960" w:type="dxa"/>
          </w:tcPr>
          <w:p w14:paraId="5AF707C0" w14:textId="77777777" w:rsidR="00CB1B46" w:rsidRDefault="00CB1B46" w:rsidP="00B765E5">
            <w:pPr>
              <w:pStyle w:val="CopticVersemulti-line"/>
            </w:pPr>
            <w:r>
              <w:t>Ⲛϧⲏϯ ⲉⲫ̀ⲓ̀ ⲅⲁⲣ ⲉ̀ⲃⲟⲗ:</w:t>
            </w:r>
          </w:p>
          <w:p w14:paraId="51F12CB0" w14:textId="77777777" w:rsidR="00CB1B46" w:rsidRDefault="00CB1B46" w:rsidP="00B765E5">
            <w:pPr>
              <w:pStyle w:val="CopticVersemulti-line"/>
            </w:pPr>
            <w:r>
              <w:t>ⲛ̀ϫⲉ ⲟⲩϩⲏⲅⲟⲩⲙⲉⲛⲟⲥ:</w:t>
            </w:r>
          </w:p>
          <w:p w14:paraId="2C4C30E8" w14:textId="77777777" w:rsidR="00CB1B46" w:rsidRDefault="00CB1B46" w:rsidP="00B765E5">
            <w:pPr>
              <w:pStyle w:val="CopticVersemulti-line"/>
            </w:pPr>
            <w:r>
              <w:t>ⲫⲏⲉ̀ⲑⲛⲁⲁ1ⲙⲟⲛⲓ ⲙ̀ⲡⲒⲥⲣⲁⲏ̀ⲗ:</w:t>
            </w:r>
          </w:p>
          <w:p w14:paraId="01FD0D60" w14:textId="77777777" w:rsidR="00CB1B46" w:rsidRPr="005130A7" w:rsidRDefault="00CB1B46" w:rsidP="00B765E5">
            <w:pPr>
              <w:pStyle w:val="CopticVerse"/>
            </w:pPr>
            <w:r>
              <w:t>ⲡⲁⲗⲁⲥ ⲛ̀ⲁ̀ⲗⲏⲑⲓⲛⲟⲥ.</w:t>
            </w:r>
          </w:p>
        </w:tc>
      </w:tr>
      <w:tr w:rsidR="00CB1B46" w14:paraId="54F9D73E" w14:textId="77777777" w:rsidTr="00B765E5">
        <w:trPr>
          <w:cantSplit/>
          <w:jc w:val="center"/>
        </w:trPr>
        <w:tc>
          <w:tcPr>
            <w:tcW w:w="288" w:type="dxa"/>
          </w:tcPr>
          <w:p w14:paraId="0E526350" w14:textId="77777777" w:rsidR="00CB1B46" w:rsidRDefault="00CB1B46" w:rsidP="00B765E5">
            <w:pPr>
              <w:pStyle w:val="CopticCross"/>
            </w:pPr>
          </w:p>
        </w:tc>
        <w:tc>
          <w:tcPr>
            <w:tcW w:w="3960" w:type="dxa"/>
          </w:tcPr>
          <w:p w14:paraId="09B8AF2F" w14:textId="77777777" w:rsidR="00CB1B46" w:rsidRDefault="00CB1B46" w:rsidP="00CB1B46">
            <w:pPr>
              <w:pStyle w:val="EngHang"/>
            </w:pPr>
            <w:r>
              <w:t>Truly the angel</w:t>
            </w:r>
          </w:p>
          <w:p w14:paraId="0D255D9E" w14:textId="77777777" w:rsidR="00CB1B46" w:rsidRDefault="00CB1B46" w:rsidP="00CB1B46">
            <w:pPr>
              <w:pStyle w:val="EngHang"/>
            </w:pPr>
            <w:r>
              <w:t>Revealed the mystery,</w:t>
            </w:r>
          </w:p>
          <w:p w14:paraId="6D852B12" w14:textId="77777777" w:rsidR="00CB1B46" w:rsidRDefault="00CB1B46" w:rsidP="00CB1B46">
            <w:pPr>
              <w:pStyle w:val="EngHang"/>
            </w:pPr>
            <w:r>
              <w:t>Saying likewise,</w:t>
            </w:r>
          </w:p>
          <w:p w14:paraId="28D245FB" w14:textId="77777777" w:rsidR="00CB1B46" w:rsidRDefault="00CB1B46" w:rsidP="00CB1B46">
            <w:pPr>
              <w:pStyle w:val="EngEnd"/>
            </w:pPr>
            <w:r>
              <w:t>"Unto you today is born</w:t>
            </w:r>
          </w:p>
        </w:tc>
        <w:tc>
          <w:tcPr>
            <w:tcW w:w="288" w:type="dxa"/>
          </w:tcPr>
          <w:p w14:paraId="25D36C27" w14:textId="77777777" w:rsidR="00CB1B46" w:rsidRDefault="00CB1B46" w:rsidP="00B765E5"/>
        </w:tc>
        <w:tc>
          <w:tcPr>
            <w:tcW w:w="288" w:type="dxa"/>
          </w:tcPr>
          <w:p w14:paraId="3AE8CFF6" w14:textId="77777777" w:rsidR="00CB1B46" w:rsidRDefault="00CB1B46" w:rsidP="00B765E5">
            <w:pPr>
              <w:pStyle w:val="CopticCross"/>
            </w:pPr>
          </w:p>
        </w:tc>
        <w:tc>
          <w:tcPr>
            <w:tcW w:w="3960" w:type="dxa"/>
          </w:tcPr>
          <w:p w14:paraId="107EE843" w14:textId="77777777" w:rsidR="00CB1B46" w:rsidRDefault="00CB1B46" w:rsidP="00B765E5">
            <w:pPr>
              <w:pStyle w:val="CopticVersemulti-line"/>
            </w:pPr>
            <w:r>
              <w:t>Ⲝⲁⲡⲓⲛⲁ ⲛⲓⲁ̀ⲅⲅⲉⲗⲟⲥ:</w:t>
            </w:r>
          </w:p>
          <w:p w14:paraId="6FA10849" w14:textId="77777777" w:rsidR="00CB1B46" w:rsidRDefault="00CB1B46" w:rsidP="00B765E5">
            <w:pPr>
              <w:pStyle w:val="CopticVersemulti-line"/>
            </w:pPr>
            <w:r>
              <w:t>ⲁϥⲟ̀ⲩⲱ̀ⲛϩ ⲙ̀ⲡⲓⲙⲁⲩⲥⲧⲏⲣⲓⲟⲛ:</w:t>
            </w:r>
          </w:p>
          <w:p w14:paraId="0FC7D055" w14:textId="77777777" w:rsidR="00CB1B46" w:rsidRDefault="00CB1B46" w:rsidP="00B765E5">
            <w:pPr>
              <w:pStyle w:val="CopticVersemulti-line"/>
            </w:pPr>
            <w:r>
              <w:t>ⲙ̀ⲡⲁⲓⲣⲏϯ ⲉϥϫⲱ ⲙ̀ⲙⲟⲥ:</w:t>
            </w:r>
          </w:p>
          <w:p w14:paraId="7F90116F" w14:textId="77777777" w:rsidR="00CB1B46" w:rsidRPr="005130A7" w:rsidRDefault="00CB1B46" w:rsidP="00B765E5">
            <w:pPr>
              <w:pStyle w:val="CopticVerse"/>
            </w:pPr>
            <w:r>
              <w:t>ϫⲉ ⲁⲩⲙⲓⲥⲓ ⲛⲱⲧⲉⲛ ⲙ̀ⲫⲟⲟⲩ.</w:t>
            </w:r>
          </w:p>
        </w:tc>
      </w:tr>
      <w:tr w:rsidR="00CB1B46" w14:paraId="613D7194" w14:textId="77777777" w:rsidTr="00B765E5">
        <w:trPr>
          <w:cantSplit/>
          <w:jc w:val="center"/>
        </w:trPr>
        <w:tc>
          <w:tcPr>
            <w:tcW w:w="288" w:type="dxa"/>
          </w:tcPr>
          <w:p w14:paraId="0FC3528C" w14:textId="77777777" w:rsidR="00CB1B46" w:rsidRDefault="00CB1B46" w:rsidP="00B765E5">
            <w:pPr>
              <w:pStyle w:val="CopticCross"/>
            </w:pPr>
            <w:r w:rsidRPr="00FB5ACB">
              <w:t>¿</w:t>
            </w:r>
          </w:p>
        </w:tc>
        <w:tc>
          <w:tcPr>
            <w:tcW w:w="3960" w:type="dxa"/>
          </w:tcPr>
          <w:p w14:paraId="53428359" w14:textId="77777777" w:rsidR="00CB1B46" w:rsidRDefault="00CB1B46" w:rsidP="00CB1B46">
            <w:pPr>
              <w:pStyle w:val="EngHang"/>
            </w:pPr>
            <w:r>
              <w:t>A Saviour in Bethlehem,</w:t>
            </w:r>
          </w:p>
          <w:p w14:paraId="39B5D9E7" w14:textId="77777777" w:rsidR="00CB1B46" w:rsidRDefault="00CB1B46" w:rsidP="00CB1B46">
            <w:pPr>
              <w:pStyle w:val="EngHang"/>
            </w:pPr>
            <w:r>
              <w:t>Who is the King of glory.</w:t>
            </w:r>
          </w:p>
          <w:p w14:paraId="10755454" w14:textId="77777777" w:rsidR="00CB1B46" w:rsidRDefault="00CB1B46" w:rsidP="00CB1B46">
            <w:pPr>
              <w:pStyle w:val="EngHang"/>
            </w:pPr>
            <w:r>
              <w:t>Go quickly and</w:t>
            </w:r>
          </w:p>
          <w:p w14:paraId="0030D317" w14:textId="77777777" w:rsidR="00CB1B46" w:rsidRDefault="00CB1B46" w:rsidP="00CB1B46">
            <w:pPr>
              <w:pStyle w:val="EngEnd"/>
            </w:pPr>
            <w:r>
              <w:t>You will find him there."</w:t>
            </w:r>
          </w:p>
        </w:tc>
        <w:tc>
          <w:tcPr>
            <w:tcW w:w="288" w:type="dxa"/>
          </w:tcPr>
          <w:p w14:paraId="6C1ED226" w14:textId="77777777" w:rsidR="00CB1B46" w:rsidRDefault="00CB1B46" w:rsidP="00B765E5"/>
        </w:tc>
        <w:tc>
          <w:tcPr>
            <w:tcW w:w="288" w:type="dxa"/>
          </w:tcPr>
          <w:p w14:paraId="7570EFDE" w14:textId="77777777" w:rsidR="00CB1B46" w:rsidRDefault="00CB1B46" w:rsidP="00B765E5">
            <w:pPr>
              <w:pStyle w:val="CopticCross"/>
            </w:pPr>
            <w:r w:rsidRPr="00FB5ACB">
              <w:t>¿</w:t>
            </w:r>
          </w:p>
        </w:tc>
        <w:tc>
          <w:tcPr>
            <w:tcW w:w="3960" w:type="dxa"/>
          </w:tcPr>
          <w:p w14:paraId="08AF0DD0" w14:textId="77777777" w:rsidR="00CB1B46" w:rsidRDefault="00CB1B46" w:rsidP="00B765E5">
            <w:pPr>
              <w:pStyle w:val="CopticVersemulti-line"/>
            </w:pPr>
            <w:r>
              <w:t>ⲞⲩⲤⲱⲧⲏⲣ ϧⲉⲛ Ⲃⲏⲑⲗⲉⲉⲙ:</w:t>
            </w:r>
          </w:p>
          <w:p w14:paraId="3EB1A946" w14:textId="77777777" w:rsidR="00CB1B46" w:rsidRDefault="00CB1B46" w:rsidP="00B765E5">
            <w:pPr>
              <w:pStyle w:val="CopticVersemulti-line"/>
            </w:pPr>
            <w:r>
              <w:t>ⲉ̀ⲧ̀ ⲫⲁⲓ ⲡⲉ ⲡ̀Ⲟⲩⲣⲟ ⲛ̀ⲧⲉ ⲡ̀ⲱ̀ⲟⲩ: ⲙⲁϣⲉⲛⲱⲧⲉⲛ ⲇⲉ ⲛ̀ⲭⲱⲗⲉⲙ:</w:t>
            </w:r>
          </w:p>
          <w:p w14:paraId="40B7AB8F" w14:textId="77777777" w:rsidR="00CB1B46" w:rsidRPr="005130A7" w:rsidRDefault="00CB1B46" w:rsidP="00B765E5">
            <w:pPr>
              <w:pStyle w:val="CopticVerse"/>
            </w:pPr>
            <w:r>
              <w:t>ⲉ̀ⲣⲉⲧⲉⲛ ⲉ̀ϫⲓⲙⲓ ⲙ̀ⲙⲁⲩ.</w:t>
            </w:r>
          </w:p>
        </w:tc>
      </w:tr>
      <w:tr w:rsidR="00CB1B46" w14:paraId="2AEF288E" w14:textId="77777777" w:rsidTr="00B765E5">
        <w:trPr>
          <w:cantSplit/>
          <w:jc w:val="center"/>
        </w:trPr>
        <w:tc>
          <w:tcPr>
            <w:tcW w:w="288" w:type="dxa"/>
          </w:tcPr>
          <w:p w14:paraId="0D3B126F" w14:textId="77777777" w:rsidR="00CB1B46" w:rsidRDefault="00CB1B46" w:rsidP="00B765E5">
            <w:pPr>
              <w:pStyle w:val="CopticCross"/>
            </w:pPr>
            <w:r w:rsidRPr="00FB5ACB">
              <w:t>¿</w:t>
            </w:r>
          </w:p>
        </w:tc>
        <w:tc>
          <w:tcPr>
            <w:tcW w:w="3960" w:type="dxa"/>
          </w:tcPr>
          <w:p w14:paraId="2E3EF3BB" w14:textId="77777777" w:rsidR="00CB1B46" w:rsidRDefault="00CB1B46" w:rsidP="00CB1B46">
            <w:pPr>
              <w:pStyle w:val="EngHang"/>
            </w:pPr>
            <w:r>
              <w:t>They immediately came to Him,</w:t>
            </w:r>
          </w:p>
          <w:p w14:paraId="40192ABE" w14:textId="77777777" w:rsidR="00CB1B46" w:rsidRDefault="00CB1B46" w:rsidP="00CB1B46">
            <w:pPr>
              <w:pStyle w:val="EngHang"/>
            </w:pPr>
            <w:r>
              <w:t>And worshipped Him,</w:t>
            </w:r>
          </w:p>
          <w:p w14:paraId="2089A4C0" w14:textId="77777777" w:rsidR="00CB1B46" w:rsidRDefault="00CB1B46" w:rsidP="00CB1B46">
            <w:pPr>
              <w:pStyle w:val="EngHang"/>
            </w:pPr>
            <w:r>
              <w:t>The child in a manger,</w:t>
            </w:r>
          </w:p>
          <w:p w14:paraId="5B82188A" w14:textId="77777777" w:rsidR="00CB1B46" w:rsidRDefault="00CB1B46" w:rsidP="00CB1B46">
            <w:pPr>
              <w:pStyle w:val="EngEnd"/>
            </w:pPr>
            <w:r>
              <w:t>Wrapped in swaddling cloths</w:t>
            </w:r>
          </w:p>
        </w:tc>
        <w:tc>
          <w:tcPr>
            <w:tcW w:w="288" w:type="dxa"/>
          </w:tcPr>
          <w:p w14:paraId="28F44837" w14:textId="77777777" w:rsidR="00CB1B46" w:rsidRDefault="00CB1B46" w:rsidP="00B765E5"/>
        </w:tc>
        <w:tc>
          <w:tcPr>
            <w:tcW w:w="288" w:type="dxa"/>
          </w:tcPr>
          <w:p w14:paraId="3E8336E7" w14:textId="77777777" w:rsidR="00CB1B46" w:rsidRDefault="00CB1B46" w:rsidP="00B765E5">
            <w:pPr>
              <w:pStyle w:val="CopticCross"/>
            </w:pPr>
            <w:r w:rsidRPr="00FB5ACB">
              <w:t>¿</w:t>
            </w:r>
          </w:p>
        </w:tc>
        <w:tc>
          <w:tcPr>
            <w:tcW w:w="3960" w:type="dxa"/>
          </w:tcPr>
          <w:p w14:paraId="4ADE1C5A" w14:textId="77777777" w:rsidR="00CB1B46" w:rsidRDefault="00CB1B46" w:rsidP="00B765E5">
            <w:pPr>
              <w:pStyle w:val="CopticVersemulti-line"/>
            </w:pPr>
            <w:r>
              <w:t>Ⲡⲁⲓ̀ⲗⲟⲩ ⲉϥⲭⲏ ϧⲉⲛ ⲟⲩⲟ̀ⲛϩϥ:</w:t>
            </w:r>
          </w:p>
          <w:p w14:paraId="45F279C5" w14:textId="77777777" w:rsidR="00CB1B46" w:rsidRDefault="00CB1B46" w:rsidP="00B765E5">
            <w:pPr>
              <w:pStyle w:val="CopticVersemulti-line"/>
            </w:pPr>
            <w:r>
              <w:t>ⲟⲩⲟϩ ϧⲉⲛ ϩⲁⲛⲧⲱⲓⲥ ⲉⲩⲕⲟⲩⲗⲱⲗϥ:</w:t>
            </w:r>
          </w:p>
          <w:p w14:paraId="02364294" w14:textId="77777777" w:rsidR="00CB1B46" w:rsidRDefault="00CB1B46" w:rsidP="00B765E5">
            <w:pPr>
              <w:pStyle w:val="CopticVersemulti-line"/>
            </w:pPr>
            <w:r>
              <w:t>ⲥⲁⲧⲟⲧⲟⲩ ⲁⲩⲓ̀ ϩⲁⲣⲟϥ:</w:t>
            </w:r>
          </w:p>
          <w:p w14:paraId="76A4CA3B" w14:textId="77777777" w:rsidR="00CB1B46" w:rsidRPr="005130A7" w:rsidRDefault="00CB1B46" w:rsidP="00B765E5">
            <w:pPr>
              <w:pStyle w:val="CopticVerse"/>
            </w:pPr>
            <w:r>
              <w:t>ⲁⲩⲓ̀ ⲉ̀ϧ̀ⲣⲏⲓ ⲁⲩⲟ̀ⲩⲱ̀ϣⲧ ⲙ̀ⲙⲟϥ.</w:t>
            </w:r>
          </w:p>
        </w:tc>
      </w:tr>
      <w:tr w:rsidR="00CB1B46" w14:paraId="045AA4AB" w14:textId="77777777" w:rsidTr="00B765E5">
        <w:trPr>
          <w:cantSplit/>
          <w:jc w:val="center"/>
        </w:trPr>
        <w:tc>
          <w:tcPr>
            <w:tcW w:w="288" w:type="dxa"/>
          </w:tcPr>
          <w:p w14:paraId="33F3A861" w14:textId="77777777" w:rsidR="00CB1B46" w:rsidRDefault="00CB1B46" w:rsidP="00B765E5">
            <w:pPr>
              <w:pStyle w:val="CopticCross"/>
            </w:pPr>
          </w:p>
        </w:tc>
        <w:tc>
          <w:tcPr>
            <w:tcW w:w="3960" w:type="dxa"/>
          </w:tcPr>
          <w:p w14:paraId="258F4E15" w14:textId="77777777" w:rsidR="00CB1B46" w:rsidRDefault="00CB1B46" w:rsidP="00CB1B46">
            <w:pPr>
              <w:pStyle w:val="EngHang"/>
            </w:pPr>
            <w:r>
              <w:t>Incline your ears to me,</w:t>
            </w:r>
          </w:p>
          <w:p w14:paraId="05B341FE" w14:textId="77777777" w:rsidR="00CB1B46" w:rsidRDefault="00CB1B46" w:rsidP="00CB1B46">
            <w:pPr>
              <w:pStyle w:val="EngHang"/>
            </w:pPr>
            <w:r>
              <w:t>Listen to the words of Matthew,</w:t>
            </w:r>
          </w:p>
          <w:p w14:paraId="48F74FE4" w14:textId="77777777" w:rsidR="00CB1B46" w:rsidRDefault="00CB1B46" w:rsidP="00CB1B46">
            <w:pPr>
              <w:pStyle w:val="EngHang"/>
            </w:pPr>
            <w:r>
              <w:t>Regarding the birth of the merciful,</w:t>
            </w:r>
          </w:p>
          <w:p w14:paraId="52C0B485" w14:textId="77777777" w:rsidR="00CB1B46" w:rsidRDefault="00CB1B46" w:rsidP="00CB1B46">
            <w:pPr>
              <w:pStyle w:val="EngEnd"/>
            </w:pPr>
            <w:r>
              <w:t>Of Jesus Christ.</w:t>
            </w:r>
          </w:p>
        </w:tc>
        <w:tc>
          <w:tcPr>
            <w:tcW w:w="288" w:type="dxa"/>
          </w:tcPr>
          <w:p w14:paraId="45DA3239" w14:textId="77777777" w:rsidR="00CB1B46" w:rsidRDefault="00CB1B46" w:rsidP="00B765E5"/>
        </w:tc>
        <w:tc>
          <w:tcPr>
            <w:tcW w:w="288" w:type="dxa"/>
          </w:tcPr>
          <w:p w14:paraId="5EC5A1BA" w14:textId="77777777" w:rsidR="00CB1B46" w:rsidRDefault="00CB1B46" w:rsidP="00B765E5">
            <w:pPr>
              <w:pStyle w:val="CopticCross"/>
            </w:pPr>
          </w:p>
        </w:tc>
        <w:tc>
          <w:tcPr>
            <w:tcW w:w="3960" w:type="dxa"/>
          </w:tcPr>
          <w:p w14:paraId="5EDA416C" w14:textId="77777777" w:rsidR="00CB1B46" w:rsidRDefault="00CB1B46" w:rsidP="00B765E5">
            <w:pPr>
              <w:pStyle w:val="CopticVersemulti-line"/>
            </w:pPr>
            <w:r>
              <w:t>Ⲡⲓⲕⲓ ⲛ̀ⲛⲉⲧⲉⲙⲛⲁϣϫ ⲉ̀ⲣⲟⲓ:</w:t>
            </w:r>
          </w:p>
          <w:p w14:paraId="760CB8CD" w14:textId="77777777" w:rsidR="00CB1B46" w:rsidRDefault="00CB1B46" w:rsidP="00B765E5">
            <w:pPr>
              <w:pStyle w:val="CopticVersemulti-line"/>
            </w:pPr>
            <w:r>
              <w:t>ⲥⲱⲧⲉⲙ ⲡ̀ⲥⲁϫⲓ ⲙ̀Ⲙⲁⲧⲑⲉⲟⲥ:</w:t>
            </w:r>
          </w:p>
          <w:p w14:paraId="611A983E" w14:textId="77777777" w:rsidR="00CB1B46" w:rsidRDefault="00CB1B46" w:rsidP="00B765E5">
            <w:pPr>
              <w:pStyle w:val="CopticVersemulti-line"/>
            </w:pPr>
            <w:r>
              <w:t>ⲉⲑⲃⲉ ⲡ̀ϫⲓⲛⲙⲓⲥⲓ ⲙ̀ⲡⲓⲣⲉⲛⲁⲓ:</w:t>
            </w:r>
          </w:p>
          <w:p w14:paraId="544F6175" w14:textId="77777777" w:rsidR="00CB1B46" w:rsidRPr="005130A7" w:rsidRDefault="00CB1B46" w:rsidP="00B765E5">
            <w:pPr>
              <w:pStyle w:val="CopticVerse"/>
            </w:pPr>
            <w:r>
              <w:t>ⲉ̀ⲧⲉ ⲛ̀ⲑⲟϥ ⲡⲉ Ⲓⲏ̄ⲥ̄ Ⲡⲭ̄ⲥ̄.</w:t>
            </w:r>
          </w:p>
        </w:tc>
      </w:tr>
      <w:tr w:rsidR="00CB1B46" w14:paraId="2F3CA2F6" w14:textId="77777777" w:rsidTr="00B765E5">
        <w:trPr>
          <w:cantSplit/>
          <w:jc w:val="center"/>
        </w:trPr>
        <w:tc>
          <w:tcPr>
            <w:tcW w:w="288" w:type="dxa"/>
          </w:tcPr>
          <w:p w14:paraId="246BDB76" w14:textId="77777777" w:rsidR="00CB1B46" w:rsidRDefault="00CB1B46" w:rsidP="00B765E5">
            <w:pPr>
              <w:pStyle w:val="CopticCross"/>
            </w:pPr>
          </w:p>
        </w:tc>
        <w:tc>
          <w:tcPr>
            <w:tcW w:w="3960" w:type="dxa"/>
          </w:tcPr>
          <w:p w14:paraId="58CEFF34" w14:textId="77777777" w:rsidR="00CB1B46" w:rsidRDefault="00CB1B46" w:rsidP="00CB1B46">
            <w:pPr>
              <w:pStyle w:val="EngHang"/>
            </w:pPr>
            <w:r>
              <w:t>Indeed, he said,</w:t>
            </w:r>
          </w:p>
          <w:p w14:paraId="182156B8" w14:textId="77777777" w:rsidR="00CB1B46" w:rsidRDefault="00CB1B46" w:rsidP="00CB1B46">
            <w:pPr>
              <w:pStyle w:val="EngHang"/>
            </w:pPr>
            <w:r>
              <w:t>In his Gospel,</w:t>
            </w:r>
          </w:p>
          <w:p w14:paraId="520888BD" w14:textId="77777777" w:rsidR="00CB1B46" w:rsidRDefault="00CB1B46" w:rsidP="00CB1B46">
            <w:pPr>
              <w:pStyle w:val="EngHang"/>
            </w:pPr>
            <w:r>
              <w:t>"Our Lord Jesus was born.</w:t>
            </w:r>
          </w:p>
          <w:p w14:paraId="2C72A7D5" w14:textId="77777777" w:rsidR="00CB1B46" w:rsidRDefault="00CB1B46" w:rsidP="00CB1B46">
            <w:pPr>
              <w:pStyle w:val="EngEnd"/>
            </w:pPr>
            <w:r>
              <w:t>He became Man to save us."</w:t>
            </w:r>
          </w:p>
        </w:tc>
        <w:tc>
          <w:tcPr>
            <w:tcW w:w="288" w:type="dxa"/>
          </w:tcPr>
          <w:p w14:paraId="459D62CE" w14:textId="77777777" w:rsidR="00CB1B46" w:rsidRDefault="00CB1B46" w:rsidP="00B765E5"/>
        </w:tc>
        <w:tc>
          <w:tcPr>
            <w:tcW w:w="288" w:type="dxa"/>
          </w:tcPr>
          <w:p w14:paraId="41E45D2A" w14:textId="77777777" w:rsidR="00CB1B46" w:rsidRDefault="00CB1B46" w:rsidP="00B765E5">
            <w:pPr>
              <w:pStyle w:val="CopticCross"/>
            </w:pPr>
          </w:p>
        </w:tc>
        <w:tc>
          <w:tcPr>
            <w:tcW w:w="3960" w:type="dxa"/>
          </w:tcPr>
          <w:p w14:paraId="70D6F669" w14:textId="77777777" w:rsidR="00CB1B46" w:rsidRDefault="00CB1B46" w:rsidP="00B765E5">
            <w:pPr>
              <w:pStyle w:val="CopticVersemulti-line"/>
            </w:pPr>
            <w:r>
              <w:t>Ⲥⲉ ⲟⲛⲧⲱⲥ ⲡⲁⲓⲣⲏϯ ⲡⲉϫⲁϥ:</w:t>
            </w:r>
          </w:p>
          <w:p w14:paraId="01B81867" w14:textId="77777777" w:rsidR="00CB1B46" w:rsidRDefault="00CB1B46" w:rsidP="00B765E5">
            <w:pPr>
              <w:pStyle w:val="CopticVersemulti-line"/>
            </w:pPr>
            <w:r>
              <w:t>ϧⲉⲛ ⲡⲉϥⲉ̀ⲩⲁⲅⲅⲉⲗⲓⲟⲛ:</w:t>
            </w:r>
          </w:p>
          <w:p w14:paraId="0E8CDD72" w14:textId="77777777" w:rsidR="00CB1B46" w:rsidRDefault="00CB1B46" w:rsidP="00B765E5">
            <w:pPr>
              <w:pStyle w:val="CopticVersemulti-line"/>
            </w:pPr>
            <w:r>
              <w:t>ⲡⲉⲛⲟ̄ⲥ̄ Ⲓⲏ̄ⲥ̄ ⲫⲏⲉ̀ⲧⲁⲩⲙⲁⲥϥ:</w:t>
            </w:r>
          </w:p>
          <w:p w14:paraId="4D181078" w14:textId="77777777" w:rsidR="00CB1B46" w:rsidRPr="005130A7" w:rsidRDefault="00CB1B46" w:rsidP="00B765E5">
            <w:pPr>
              <w:pStyle w:val="CopticVerse"/>
            </w:pPr>
            <w:r>
              <w:t>ⲁϥⲉ̀ⲣⲣⲱⲙⲓ ϣⲁ ⲛ̀ⲧⲉϥⲥⲱϯ ⲙ̀ⲙⲟⲛ.</w:t>
            </w:r>
          </w:p>
        </w:tc>
      </w:tr>
      <w:tr w:rsidR="00CB1B46" w14:paraId="4C334361" w14:textId="77777777" w:rsidTr="00B765E5">
        <w:trPr>
          <w:cantSplit/>
          <w:jc w:val="center"/>
        </w:trPr>
        <w:tc>
          <w:tcPr>
            <w:tcW w:w="288" w:type="dxa"/>
          </w:tcPr>
          <w:p w14:paraId="44448944" w14:textId="77777777" w:rsidR="00CB1B46" w:rsidRDefault="00CB1B46" w:rsidP="00B765E5">
            <w:pPr>
              <w:pStyle w:val="CopticCross"/>
            </w:pPr>
            <w:r w:rsidRPr="00FB5ACB">
              <w:t>¿</w:t>
            </w:r>
          </w:p>
        </w:tc>
        <w:tc>
          <w:tcPr>
            <w:tcW w:w="3960" w:type="dxa"/>
          </w:tcPr>
          <w:p w14:paraId="1452BDA3" w14:textId="77777777" w:rsidR="00CB1B46" w:rsidRDefault="00CB1B46" w:rsidP="00CB1B46">
            <w:pPr>
              <w:pStyle w:val="EngHang"/>
            </w:pPr>
            <w:r>
              <w:t>Then came the kings, the magi,</w:t>
            </w:r>
          </w:p>
          <w:p w14:paraId="4541D814" w14:textId="77777777" w:rsidR="00CB1B46" w:rsidRDefault="00CB1B46" w:rsidP="00CB1B46">
            <w:pPr>
              <w:pStyle w:val="EngHang"/>
            </w:pPr>
            <w:r>
              <w:t>From the East</w:t>
            </w:r>
          </w:p>
          <w:p w14:paraId="0A0B4425" w14:textId="77777777" w:rsidR="00CB1B46" w:rsidRDefault="00CB1B46" w:rsidP="00CB1B46">
            <w:pPr>
              <w:pStyle w:val="EngHang"/>
            </w:pPr>
            <w:r>
              <w:t>To Jerusalem saying,</w:t>
            </w:r>
          </w:p>
          <w:p w14:paraId="6D4200DA" w14:textId="77777777" w:rsidR="00CB1B46" w:rsidRPr="0078672A" w:rsidRDefault="00CB1B46" w:rsidP="00CB1B46">
            <w:pPr>
              <w:pStyle w:val="EngEnd"/>
            </w:pPr>
            <w:r>
              <w:t>"O holy honoured city,</w:t>
            </w:r>
          </w:p>
        </w:tc>
        <w:tc>
          <w:tcPr>
            <w:tcW w:w="288" w:type="dxa"/>
          </w:tcPr>
          <w:p w14:paraId="18279AFE" w14:textId="77777777" w:rsidR="00CB1B46" w:rsidRDefault="00CB1B46" w:rsidP="00B765E5"/>
        </w:tc>
        <w:tc>
          <w:tcPr>
            <w:tcW w:w="288" w:type="dxa"/>
          </w:tcPr>
          <w:p w14:paraId="4271B60D" w14:textId="77777777" w:rsidR="00CB1B46" w:rsidRDefault="00CB1B46" w:rsidP="00B765E5">
            <w:pPr>
              <w:pStyle w:val="CopticCross"/>
            </w:pPr>
            <w:r w:rsidRPr="00FB5ACB">
              <w:t>¿</w:t>
            </w:r>
          </w:p>
        </w:tc>
        <w:tc>
          <w:tcPr>
            <w:tcW w:w="3960" w:type="dxa"/>
          </w:tcPr>
          <w:p w14:paraId="1F61D7E8" w14:textId="77777777" w:rsidR="00CB1B46" w:rsidRDefault="00CB1B46" w:rsidP="00B765E5">
            <w:pPr>
              <w:pStyle w:val="CopticVersemulti-line"/>
            </w:pPr>
            <w:r>
              <w:t>Ⲧⲟⲧⲉ ⲛⲓⲟ̀ⲩⲣⲱⲟⲩ ⲛ̀ⲛⲓⲙⲁⲅⲟⲥ:</w:t>
            </w:r>
          </w:p>
          <w:p w14:paraId="07A4A831" w14:textId="77777777" w:rsidR="00CB1B46" w:rsidRDefault="00CB1B46" w:rsidP="00B765E5">
            <w:pPr>
              <w:pStyle w:val="CopticVersemulti-line"/>
            </w:pPr>
            <w:r>
              <w:t>ⲁⲩⲓ̀ ⲉ̀ⲃⲟⲗ ⲥⲁ ⲡⲉⲓⲉⲃⲧ:</w:t>
            </w:r>
          </w:p>
          <w:p w14:paraId="52D50929" w14:textId="77777777" w:rsidR="00CB1B46" w:rsidRDefault="00CB1B46" w:rsidP="00B765E5">
            <w:pPr>
              <w:pStyle w:val="CopticVersemulti-line"/>
            </w:pPr>
            <w:r>
              <w:t>ⲉ̀Ⲓⲉⲣⲟⲩⲥⲁⲗⲏⲙ ⲥⲩϫⲱ ⲙ̀ⲙⲟⲥ:</w:t>
            </w:r>
          </w:p>
          <w:p w14:paraId="51CD4DEC" w14:textId="77777777" w:rsidR="00CB1B46" w:rsidRPr="005130A7" w:rsidRDefault="00CB1B46" w:rsidP="00B765E5">
            <w:pPr>
              <w:pStyle w:val="CopticVerse"/>
            </w:pPr>
            <w:r>
              <w:t>ϯⲃⲁⲕⲓ ⲉ̄ⲑ̄ⲩ̄ ⲉⲧⲧⲁⲓⲑⲟⲩⲧ.</w:t>
            </w:r>
          </w:p>
        </w:tc>
      </w:tr>
      <w:tr w:rsidR="00CB1B46" w14:paraId="780F8C89" w14:textId="77777777" w:rsidTr="00B765E5">
        <w:trPr>
          <w:cantSplit/>
          <w:jc w:val="center"/>
        </w:trPr>
        <w:tc>
          <w:tcPr>
            <w:tcW w:w="288" w:type="dxa"/>
          </w:tcPr>
          <w:p w14:paraId="65ACC89D" w14:textId="77777777" w:rsidR="00CB1B46" w:rsidRDefault="00CB1B46" w:rsidP="00B765E5">
            <w:pPr>
              <w:pStyle w:val="CopticCross"/>
            </w:pPr>
            <w:r w:rsidRPr="00FB5ACB">
              <w:t>¿</w:t>
            </w:r>
          </w:p>
        </w:tc>
        <w:tc>
          <w:tcPr>
            <w:tcW w:w="3960" w:type="dxa"/>
          </w:tcPr>
          <w:p w14:paraId="309909D9" w14:textId="77777777" w:rsidR="00CB1B46" w:rsidRDefault="00CB1B46" w:rsidP="00CB1B46">
            <w:pPr>
              <w:pStyle w:val="EngHang"/>
            </w:pPr>
            <w:r>
              <w:t>Where is the One born</w:t>
            </w:r>
          </w:p>
          <w:p w14:paraId="7A1BA95D" w14:textId="77777777" w:rsidR="00CB1B46" w:rsidRDefault="00CB1B46" w:rsidP="00CB1B46">
            <w:pPr>
              <w:pStyle w:val="EngHang"/>
            </w:pPr>
            <w:r>
              <w:t>The King of the Jews?</w:t>
            </w:r>
          </w:p>
          <w:p w14:paraId="123D4555" w14:textId="77777777" w:rsidR="00CB1B46" w:rsidRDefault="00CB1B46" w:rsidP="00CB1B46">
            <w:pPr>
              <w:pStyle w:val="EngHang"/>
            </w:pPr>
            <w:r>
              <w:t>For we say His star</w:t>
            </w:r>
          </w:p>
          <w:p w14:paraId="53997AC3" w14:textId="77777777" w:rsidR="00CB1B46" w:rsidRDefault="00CB1B46" w:rsidP="00CB1B46">
            <w:pPr>
              <w:pStyle w:val="EngEnd"/>
            </w:pPr>
            <w:r>
              <w:t>In the East."</w:t>
            </w:r>
          </w:p>
        </w:tc>
        <w:tc>
          <w:tcPr>
            <w:tcW w:w="288" w:type="dxa"/>
          </w:tcPr>
          <w:p w14:paraId="42075D1C" w14:textId="77777777" w:rsidR="00CB1B46" w:rsidRDefault="00CB1B46" w:rsidP="00B765E5"/>
        </w:tc>
        <w:tc>
          <w:tcPr>
            <w:tcW w:w="288" w:type="dxa"/>
          </w:tcPr>
          <w:p w14:paraId="2F8BE5F2" w14:textId="77777777" w:rsidR="00CB1B46" w:rsidRDefault="00CB1B46" w:rsidP="00B765E5">
            <w:pPr>
              <w:pStyle w:val="CopticCross"/>
            </w:pPr>
            <w:r w:rsidRPr="00FB5ACB">
              <w:t>¿</w:t>
            </w:r>
          </w:p>
        </w:tc>
        <w:tc>
          <w:tcPr>
            <w:tcW w:w="3960" w:type="dxa"/>
          </w:tcPr>
          <w:p w14:paraId="25014889" w14:textId="77777777" w:rsidR="00CB1B46" w:rsidRDefault="00CB1B46" w:rsidP="00B765E5">
            <w:pPr>
              <w:pStyle w:val="CopticVersemulti-line"/>
            </w:pPr>
            <w:r>
              <w:t>Ⲩⲡⲟ ⲧⲁ ⲅⲓ ⲁϥⲑⲱⲛ ⲡⲉⲇⲓⲟⲛ ⲛ̀ⲟⲩⲣⲟ ⲛ̀ⲧⲉ ⲛⲓⲒⲟⲩⲇⲁⲓ:</w:t>
            </w:r>
          </w:p>
          <w:p w14:paraId="3D487E85" w14:textId="77777777" w:rsidR="00CB1B46" w:rsidRDefault="00CB1B46" w:rsidP="00B765E5">
            <w:pPr>
              <w:pStyle w:val="CopticVersemulti-line"/>
            </w:pPr>
            <w:r>
              <w:t>ϫⲉ ⲁⲛⲛⲁⲩ ⲅⲁⲣ ⲉ̀ⲡⲉϥⲥⲓⲟⲩ:</w:t>
            </w:r>
          </w:p>
          <w:p w14:paraId="212A8A7C" w14:textId="77777777" w:rsidR="00CB1B46" w:rsidRPr="005130A7" w:rsidRDefault="00CB1B46" w:rsidP="00B765E5">
            <w:pPr>
              <w:pStyle w:val="CopticVerse"/>
            </w:pPr>
            <w:r>
              <w:t>ⲥⲁ ⲡ̀ⲥⲁ ⲛ̀ⲧⲉ ⲛⲓⲙⲁⲛ̀ϣⲁⲓ.</w:t>
            </w:r>
          </w:p>
        </w:tc>
      </w:tr>
      <w:tr w:rsidR="00CB1B46" w14:paraId="4A286B44" w14:textId="77777777" w:rsidTr="00B765E5">
        <w:trPr>
          <w:cantSplit/>
          <w:jc w:val="center"/>
        </w:trPr>
        <w:tc>
          <w:tcPr>
            <w:tcW w:w="288" w:type="dxa"/>
          </w:tcPr>
          <w:p w14:paraId="078F6DA4" w14:textId="77777777" w:rsidR="00CB1B46" w:rsidRDefault="00CB1B46" w:rsidP="00B765E5">
            <w:pPr>
              <w:pStyle w:val="CopticCross"/>
            </w:pPr>
          </w:p>
        </w:tc>
        <w:tc>
          <w:tcPr>
            <w:tcW w:w="3960" w:type="dxa"/>
          </w:tcPr>
          <w:p w14:paraId="246DE873" w14:textId="77777777" w:rsidR="00CB1B46" w:rsidRDefault="00CB1B46" w:rsidP="00CB1B46">
            <w:pPr>
              <w:pStyle w:val="EngHang"/>
            </w:pPr>
            <w:r>
              <w:t>The is He who was born,</w:t>
            </w:r>
          </w:p>
          <w:p w14:paraId="277B3C46" w14:textId="77777777" w:rsidR="00CB1B46" w:rsidRDefault="00CB1B46" w:rsidP="00CB1B46">
            <w:pPr>
              <w:pStyle w:val="EngHang"/>
            </w:pPr>
            <w:r>
              <w:t>The Saviour of the world.</w:t>
            </w:r>
          </w:p>
          <w:p w14:paraId="3DC4219F" w14:textId="77777777" w:rsidR="00CB1B46" w:rsidRDefault="00CB1B46" w:rsidP="00CB1B46">
            <w:pPr>
              <w:pStyle w:val="EngHang"/>
            </w:pPr>
            <w:r>
              <w:t>We praise Him and exalt Him,</w:t>
            </w:r>
          </w:p>
          <w:p w14:paraId="284AA296" w14:textId="77777777" w:rsidR="00CB1B46" w:rsidRDefault="00CB1B46" w:rsidP="00CB1B46">
            <w:pPr>
              <w:pStyle w:val="EngEnd"/>
            </w:pPr>
            <w:r>
              <w:t>With the choir of the angels.</w:t>
            </w:r>
          </w:p>
        </w:tc>
        <w:tc>
          <w:tcPr>
            <w:tcW w:w="288" w:type="dxa"/>
          </w:tcPr>
          <w:p w14:paraId="524C1574" w14:textId="77777777" w:rsidR="00CB1B46" w:rsidRDefault="00CB1B46" w:rsidP="00B765E5"/>
        </w:tc>
        <w:tc>
          <w:tcPr>
            <w:tcW w:w="288" w:type="dxa"/>
          </w:tcPr>
          <w:p w14:paraId="4BDFEF7D" w14:textId="77777777" w:rsidR="00CB1B46" w:rsidRDefault="00CB1B46" w:rsidP="00B765E5">
            <w:pPr>
              <w:pStyle w:val="CopticCross"/>
            </w:pPr>
          </w:p>
        </w:tc>
        <w:tc>
          <w:tcPr>
            <w:tcW w:w="3960" w:type="dxa"/>
          </w:tcPr>
          <w:p w14:paraId="68F35AE9" w14:textId="77777777" w:rsidR="00CB1B46" w:rsidRDefault="00CB1B46" w:rsidP="00B765E5">
            <w:pPr>
              <w:pStyle w:val="CopticVersemulti-line"/>
            </w:pPr>
            <w:r>
              <w:t>Ⲫⲁⲓ ⲡⲉ ⲉⲑⲃⲏⲧⲉⲛ ⲁⲩⲙⲓⲥⲓ ⲙ̀ⲙⲟϥ:</w:t>
            </w:r>
          </w:p>
          <w:p w14:paraId="5AF387F1" w14:textId="77777777" w:rsidR="00CB1B46" w:rsidRDefault="00CB1B46" w:rsidP="00B765E5">
            <w:pPr>
              <w:pStyle w:val="CopticVersemulti-line"/>
            </w:pPr>
            <w:r>
              <w:t>ϫⲉ ⲛ̀ⲑⲟϥ ⲡⲉ ⲡ̀Ⲥⲱⲧⲏⲣ ⲙ̀ⲡⲓⲕⲟⲥⲙⲟⲥ:</w:t>
            </w:r>
          </w:p>
          <w:p w14:paraId="4BB30696" w14:textId="77777777" w:rsidR="00CB1B46" w:rsidRDefault="00CB1B46" w:rsidP="00B765E5">
            <w:pPr>
              <w:pStyle w:val="CopticVersemulti-line"/>
            </w:pPr>
            <w:r>
              <w:t>ⲧⲉⲛϩⲱⲥ ⲛⲁϥ ⲧⲉⲛϭⲓⲥⲓ ⲙ̀ⲙⲟϥ:</w:t>
            </w:r>
          </w:p>
          <w:p w14:paraId="2E1080C2" w14:textId="77777777" w:rsidR="00CB1B46" w:rsidRPr="005130A7" w:rsidRDefault="00CB1B46" w:rsidP="00B765E5">
            <w:pPr>
              <w:pStyle w:val="CopticVerse"/>
            </w:pPr>
            <w:r>
              <w:t>ⲛⲉⲙ ⲡ̀ⲭⲟⲣⲟⲥ ⲛ̀ⲧⲉ ⲛⲓⲁ̀ⲅⲅⲉⲗⲟⲥ.</w:t>
            </w:r>
          </w:p>
        </w:tc>
      </w:tr>
      <w:tr w:rsidR="00CB1B46" w14:paraId="12510D6A" w14:textId="77777777" w:rsidTr="00B765E5">
        <w:trPr>
          <w:cantSplit/>
          <w:jc w:val="center"/>
        </w:trPr>
        <w:tc>
          <w:tcPr>
            <w:tcW w:w="288" w:type="dxa"/>
          </w:tcPr>
          <w:p w14:paraId="0BA7F2E9" w14:textId="77777777" w:rsidR="00CB1B46" w:rsidRDefault="00CB1B46" w:rsidP="00B765E5">
            <w:pPr>
              <w:pStyle w:val="CopticCross"/>
            </w:pPr>
          </w:p>
        </w:tc>
        <w:tc>
          <w:tcPr>
            <w:tcW w:w="3960" w:type="dxa"/>
          </w:tcPr>
          <w:p w14:paraId="451E9B01" w14:textId="77777777" w:rsidR="00CB1B46" w:rsidRDefault="00CB1B46" w:rsidP="00CB1B46">
            <w:pPr>
              <w:pStyle w:val="EngHang"/>
            </w:pPr>
            <w:r>
              <w:t>Make haste, O believers,</w:t>
            </w:r>
          </w:p>
          <w:p w14:paraId="422D3E58" w14:textId="77777777" w:rsidR="00CB1B46" w:rsidRDefault="00CB1B46" w:rsidP="00CB1B46">
            <w:pPr>
              <w:pStyle w:val="EngHang"/>
            </w:pPr>
            <w:r>
              <w:t>To worship Jesus Christ,</w:t>
            </w:r>
          </w:p>
          <w:p w14:paraId="5CBD8CA9" w14:textId="77777777" w:rsidR="00CB1B46" w:rsidRDefault="00CB1B46" w:rsidP="00CB1B46">
            <w:pPr>
              <w:pStyle w:val="EngHang"/>
            </w:pPr>
            <w:r>
              <w:t>Who was born in the flesh</w:t>
            </w:r>
          </w:p>
          <w:p w14:paraId="6ECA0F4D" w14:textId="77777777" w:rsidR="00CB1B46" w:rsidRDefault="00CB1B46" w:rsidP="00CB1B46">
            <w:pPr>
              <w:pStyle w:val="EngEnd"/>
            </w:pPr>
            <w:r>
              <w:t>From the pure Virgin.</w:t>
            </w:r>
          </w:p>
        </w:tc>
        <w:tc>
          <w:tcPr>
            <w:tcW w:w="288" w:type="dxa"/>
          </w:tcPr>
          <w:p w14:paraId="58B9E9FE" w14:textId="77777777" w:rsidR="00CB1B46" w:rsidRDefault="00CB1B46" w:rsidP="00B765E5"/>
        </w:tc>
        <w:tc>
          <w:tcPr>
            <w:tcW w:w="288" w:type="dxa"/>
          </w:tcPr>
          <w:p w14:paraId="6F529A33" w14:textId="77777777" w:rsidR="00CB1B46" w:rsidRDefault="00CB1B46" w:rsidP="00B765E5">
            <w:pPr>
              <w:pStyle w:val="CopticCross"/>
            </w:pPr>
          </w:p>
        </w:tc>
        <w:tc>
          <w:tcPr>
            <w:tcW w:w="3960" w:type="dxa"/>
          </w:tcPr>
          <w:p w14:paraId="4EF28A11" w14:textId="77777777" w:rsidR="00CB1B46" w:rsidRDefault="00CB1B46" w:rsidP="00B765E5">
            <w:pPr>
              <w:pStyle w:val="CopticVersemulti-line"/>
            </w:pPr>
            <w:r>
              <w:t>Ⲭⲱⲗⲉⲙ ⲙ̀ⲙⲱⲧⲉⲛ ⲱ̀ ⲛⲓⲡⲓⲥⲧⲟⲥ:</w:t>
            </w:r>
          </w:p>
          <w:p w14:paraId="49A78B9C" w14:textId="77777777" w:rsidR="00CB1B46" w:rsidRDefault="00CB1B46" w:rsidP="00B765E5">
            <w:pPr>
              <w:pStyle w:val="CopticVersemulti-line"/>
            </w:pPr>
            <w:r>
              <w:t>ⲛ̀ⲧⲉⲛⲟ̀ⲩⲱ̀ϣⲧ ⲛ̀Ⲓⲏ̄ⲥ̄ Ⲡⲭ̄ⲥ̄:</w:t>
            </w:r>
          </w:p>
          <w:p w14:paraId="3BA3CCEB" w14:textId="77777777" w:rsidR="00CB1B46" w:rsidRDefault="00CB1B46" w:rsidP="00B765E5">
            <w:pPr>
              <w:pStyle w:val="CopticVersemulti-line"/>
            </w:pPr>
            <w:r>
              <w:t>ⲫⲏⲉ̀ⲧⲁⲩⲙⲁⲥϥ ⲥⲱⲙⲁⲧⲓⲕⲟⲥ:</w:t>
            </w:r>
          </w:p>
          <w:p w14:paraId="15F926C5" w14:textId="77777777" w:rsidR="00CB1B46" w:rsidRPr="005130A7" w:rsidRDefault="00CB1B46" w:rsidP="00B765E5">
            <w:pPr>
              <w:pStyle w:val="CopticVerse"/>
            </w:pPr>
            <w:r>
              <w:t>ϧⲉⲛ ⲑⲏⲉ̀ⲧⲧⲟⲩⲃⲏⲟⲩⲧ ⲙ̀ⲡⲁⲣⲑⲉⲛⲟⲥ.</w:t>
            </w:r>
          </w:p>
        </w:tc>
      </w:tr>
      <w:tr w:rsidR="00CB1B46" w14:paraId="30C99064" w14:textId="77777777" w:rsidTr="00B765E5">
        <w:trPr>
          <w:cantSplit/>
          <w:jc w:val="center"/>
        </w:trPr>
        <w:tc>
          <w:tcPr>
            <w:tcW w:w="288" w:type="dxa"/>
          </w:tcPr>
          <w:p w14:paraId="4A7C57AD" w14:textId="77777777" w:rsidR="00CB1B46" w:rsidRPr="003209AF" w:rsidRDefault="00CB1B46" w:rsidP="00B765E5">
            <w:pPr>
              <w:pStyle w:val="CopticCross"/>
              <w:rPr>
                <w:b/>
              </w:rPr>
            </w:pPr>
            <w:r w:rsidRPr="00FB5ACB">
              <w:lastRenderedPageBreak/>
              <w:t>¿</w:t>
            </w:r>
          </w:p>
        </w:tc>
        <w:tc>
          <w:tcPr>
            <w:tcW w:w="3960" w:type="dxa"/>
          </w:tcPr>
          <w:p w14:paraId="1F3C5C38" w14:textId="77777777" w:rsidR="00CB1B46" w:rsidRDefault="00CB1B46" w:rsidP="00CB1B46">
            <w:pPr>
              <w:pStyle w:val="EngHang"/>
            </w:pPr>
            <w:r>
              <w:t>O Saviour of the world,</w:t>
            </w:r>
          </w:p>
          <w:p w14:paraId="69AA980C" w14:textId="77777777" w:rsidR="00CB1B46" w:rsidRDefault="00CB1B46" w:rsidP="00CB1B46">
            <w:pPr>
              <w:pStyle w:val="EngHang"/>
            </w:pPr>
            <w:r>
              <w:t>Save us and have mercy on us.</w:t>
            </w:r>
          </w:p>
          <w:p w14:paraId="5097FE0B" w14:textId="77777777" w:rsidR="00CB1B46" w:rsidRDefault="00CB1B46" w:rsidP="00CB1B46">
            <w:pPr>
              <w:pStyle w:val="EngHang"/>
            </w:pPr>
            <w:r>
              <w:t>Save us from all our afflictions,</w:t>
            </w:r>
          </w:p>
          <w:p w14:paraId="71F9C53C" w14:textId="77777777" w:rsidR="00CB1B46" w:rsidRDefault="00CB1B46" w:rsidP="00CB1B46">
            <w:pPr>
              <w:pStyle w:val="EngEnd"/>
            </w:pPr>
            <w:r>
              <w:t>And grant us salvation.</w:t>
            </w:r>
          </w:p>
        </w:tc>
        <w:tc>
          <w:tcPr>
            <w:tcW w:w="288" w:type="dxa"/>
          </w:tcPr>
          <w:p w14:paraId="16107574" w14:textId="77777777" w:rsidR="00CB1B46" w:rsidRDefault="00CB1B46" w:rsidP="00B765E5"/>
        </w:tc>
        <w:tc>
          <w:tcPr>
            <w:tcW w:w="288" w:type="dxa"/>
          </w:tcPr>
          <w:p w14:paraId="107690ED" w14:textId="77777777" w:rsidR="00CB1B46" w:rsidRDefault="00CB1B46" w:rsidP="00B765E5">
            <w:pPr>
              <w:pStyle w:val="CopticCross"/>
            </w:pPr>
            <w:r w:rsidRPr="00FB5ACB">
              <w:t>¿</w:t>
            </w:r>
          </w:p>
        </w:tc>
        <w:tc>
          <w:tcPr>
            <w:tcW w:w="3960" w:type="dxa"/>
          </w:tcPr>
          <w:p w14:paraId="2FA286E6" w14:textId="77777777" w:rsidR="00CB1B46" w:rsidRDefault="00CB1B46" w:rsidP="00B765E5">
            <w:pPr>
              <w:pStyle w:val="CopticVersemulti-line"/>
            </w:pPr>
            <w:r>
              <w:t>Ⲯⲱⲧⲏⲣ ⲙ̀ⲡⲓⲕⲟⲥⲙⲟⲥ ⲧⲏⲣϥ:</w:t>
            </w:r>
          </w:p>
          <w:p w14:paraId="091E053E" w14:textId="77777777" w:rsidR="00CB1B46" w:rsidRDefault="00CB1B46" w:rsidP="00B765E5">
            <w:pPr>
              <w:pStyle w:val="CopticVersemulti-line"/>
            </w:pPr>
            <w:r>
              <w:t>ⲥⲱϯ ⲙ̀ⲙⲟⲛ ⲟⲩⲟϩ ⲛⲁⲓ ⲛⲁⲛ:</w:t>
            </w:r>
          </w:p>
          <w:p w14:paraId="5FBBCD46" w14:textId="77777777" w:rsidR="00CB1B46" w:rsidRDefault="00CB1B46" w:rsidP="00B765E5">
            <w:pPr>
              <w:pStyle w:val="CopticVersemulti-line"/>
            </w:pPr>
            <w:r>
              <w:t>ϥⲱϯ ⲙ̀ⲡⲉⲛϩⲟϫϩⲉϫ ⲧⲏⲣϥ:</w:t>
            </w:r>
          </w:p>
          <w:p w14:paraId="42BEE7A6" w14:textId="77777777" w:rsidR="00CB1B46" w:rsidRPr="005130A7" w:rsidRDefault="00CB1B46" w:rsidP="00B765E5">
            <w:pPr>
              <w:pStyle w:val="CopticVersemulti-line"/>
            </w:pPr>
            <w:r>
              <w:t>ⲟⲩⲟϩ ⲡⲉⲕⲟ̀ⲩϫⲁⲓ ⲙⲏⲓϥ ⲛⲁⲛ.</w:t>
            </w:r>
          </w:p>
        </w:tc>
      </w:tr>
      <w:tr w:rsidR="00CB1B46" w14:paraId="0E5294E8" w14:textId="77777777" w:rsidTr="00B765E5">
        <w:trPr>
          <w:cantSplit/>
          <w:jc w:val="center"/>
        </w:trPr>
        <w:tc>
          <w:tcPr>
            <w:tcW w:w="288" w:type="dxa"/>
          </w:tcPr>
          <w:p w14:paraId="3FB511F0" w14:textId="77777777" w:rsidR="00CB1B46" w:rsidRDefault="00CB1B46" w:rsidP="00B765E5">
            <w:pPr>
              <w:pStyle w:val="CopticCross"/>
            </w:pPr>
            <w:r w:rsidRPr="00FB5ACB">
              <w:t>¿</w:t>
            </w:r>
          </w:p>
        </w:tc>
        <w:tc>
          <w:tcPr>
            <w:tcW w:w="3960" w:type="dxa"/>
          </w:tcPr>
          <w:p w14:paraId="207DF437" w14:textId="77777777" w:rsidR="00CB1B46" w:rsidRDefault="00CB1B46" w:rsidP="00CB1B46">
            <w:pPr>
              <w:pStyle w:val="EngHang"/>
            </w:pPr>
            <w:r>
              <w:t>O Our Lord, Jesus Christ the merciful,</w:t>
            </w:r>
          </w:p>
          <w:p w14:paraId="1B0E9529" w14:textId="77777777" w:rsidR="00CB1B46" w:rsidRDefault="00CB1B46" w:rsidP="00CB1B46">
            <w:pPr>
              <w:pStyle w:val="EngHang"/>
            </w:pPr>
            <w:r>
              <w:t>Grant us the light that overcomes</w:t>
            </w:r>
          </w:p>
          <w:p w14:paraId="197CFBB2" w14:textId="77777777" w:rsidR="00CB1B46" w:rsidRDefault="00CB1B46" w:rsidP="00CB1B46">
            <w:pPr>
              <w:pStyle w:val="EngHang"/>
            </w:pPr>
            <w:r>
              <w:t>Darkness through the prayers of the bride.</w:t>
            </w:r>
          </w:p>
          <w:p w14:paraId="6AD09F2C" w14:textId="77777777" w:rsidR="00CB1B46" w:rsidRDefault="00CB1B46" w:rsidP="00CB1B46">
            <w:pPr>
              <w:pStyle w:val="EngEnd"/>
            </w:pPr>
            <w:r>
              <w:t>Yours is the glory. Amen.</w:t>
            </w:r>
          </w:p>
        </w:tc>
        <w:tc>
          <w:tcPr>
            <w:tcW w:w="288" w:type="dxa"/>
          </w:tcPr>
          <w:p w14:paraId="60774E13" w14:textId="77777777" w:rsidR="00CB1B46" w:rsidRDefault="00CB1B46" w:rsidP="00B765E5"/>
        </w:tc>
        <w:tc>
          <w:tcPr>
            <w:tcW w:w="288" w:type="dxa"/>
          </w:tcPr>
          <w:p w14:paraId="5BFB08BD" w14:textId="77777777" w:rsidR="00CB1B46" w:rsidRDefault="00CB1B46" w:rsidP="00B765E5">
            <w:pPr>
              <w:pStyle w:val="CopticCross"/>
            </w:pPr>
            <w:r w:rsidRPr="00FB5ACB">
              <w:t>¿</w:t>
            </w:r>
          </w:p>
        </w:tc>
        <w:tc>
          <w:tcPr>
            <w:tcW w:w="3960" w:type="dxa"/>
          </w:tcPr>
          <w:p w14:paraId="488B32B2" w14:textId="77777777" w:rsidR="00CB1B46" w:rsidRDefault="00CB1B46" w:rsidP="00B765E5">
            <w:pPr>
              <w:pStyle w:val="CopticVersemulti-line"/>
            </w:pPr>
            <w:r>
              <w:t>Ⲱ ⲡⲉⲛⲟ̄ⲥ̄ Ⲓⲏ̄ⲥ̄ Ⲡⲭ̄ⲥ̄ ⲡⲓⲚⲏⲧ:</w:t>
            </w:r>
          </w:p>
          <w:p w14:paraId="1F24B00E" w14:textId="77777777" w:rsidR="00CB1B46" w:rsidRDefault="00CB1B46" w:rsidP="00B765E5">
            <w:pPr>
              <w:pStyle w:val="CopticVersemulti-line"/>
            </w:pPr>
            <w:r>
              <w:t>ϯⲛⲁⲛ ⲙ̀ⲡⲓⲟ̀ⲩⲱ̀ⲓⲛⲓ ⲛ̀ⲁ̀ⲧⲕⲁⲕⲓⲛ:</w:t>
            </w:r>
          </w:p>
          <w:p w14:paraId="5D82D74F" w14:textId="77777777" w:rsidR="00CB1B46" w:rsidRDefault="00CB1B46" w:rsidP="00B765E5">
            <w:pPr>
              <w:pStyle w:val="CopticVersemulti-line"/>
            </w:pPr>
            <w:r>
              <w:t>ϩⲓⲧⲉⲛ ⲛⲓϯⲏⲟ ⲛ̀ϯϣⲉⲗⲏⲧ:</w:t>
            </w:r>
          </w:p>
          <w:p w14:paraId="7F8AE3D0" w14:textId="77777777" w:rsidR="00CB1B46" w:rsidRPr="005130A7" w:rsidRDefault="00CB1B46" w:rsidP="00B765E5">
            <w:pPr>
              <w:pStyle w:val="CopticVersemulti-line"/>
            </w:pPr>
            <w:r>
              <w:t>ⲡⲓⲱ̀ⲟ̀ⲩ ⲛⲁⲕ ⲛⲉⲙⲁⲥ ⲁ̀ⲙⲏⲛ.</w:t>
            </w:r>
          </w:p>
        </w:tc>
      </w:tr>
    </w:tbl>
    <w:p w14:paraId="112742F4" w14:textId="77777777" w:rsidR="00B765E5" w:rsidRPr="00B765E5" w:rsidRDefault="00B765E5" w:rsidP="00B765E5"/>
    <w:p w14:paraId="2A4046BC" w14:textId="77777777" w:rsidR="00FF5FF3" w:rsidRDefault="00FF5FF3" w:rsidP="00FF5FF3">
      <w:pPr>
        <w:pStyle w:val="Heading4"/>
      </w:pPr>
      <w:bookmarkStart w:id="1389" w:name="_Ref434475177"/>
      <w:r>
        <w:t>The Friday Psali Batos</w:t>
      </w:r>
      <w:r w:rsidR="006C1B94">
        <w:t xml:space="preserve"> for Nativity</w:t>
      </w:r>
      <w:bookmarkEnd w:id="138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7FBE" w14:paraId="218FFBF6" w14:textId="77777777" w:rsidTr="00CB1B46">
        <w:trPr>
          <w:cantSplit/>
          <w:jc w:val="center"/>
        </w:trPr>
        <w:tc>
          <w:tcPr>
            <w:tcW w:w="288" w:type="dxa"/>
          </w:tcPr>
          <w:p w14:paraId="7EE667B2" w14:textId="77777777" w:rsidR="00437FBE" w:rsidRDefault="00437FBE" w:rsidP="00CB1B46">
            <w:pPr>
              <w:pStyle w:val="CopticCross"/>
            </w:pPr>
          </w:p>
        </w:tc>
        <w:tc>
          <w:tcPr>
            <w:tcW w:w="3960" w:type="dxa"/>
          </w:tcPr>
          <w:p w14:paraId="682509DA" w14:textId="77777777" w:rsidR="00437FBE" w:rsidRDefault="00437FBE" w:rsidP="00437FBE">
            <w:pPr>
              <w:pStyle w:val="EngHang"/>
            </w:pPr>
            <w:r>
              <w:t>O come all, to praise</w:t>
            </w:r>
          </w:p>
          <w:p w14:paraId="6FF7E980" w14:textId="77777777" w:rsidR="00437FBE" w:rsidRDefault="00437FBE" w:rsidP="00437FBE">
            <w:pPr>
              <w:pStyle w:val="EngHang"/>
            </w:pPr>
            <w:r>
              <w:t>Our Lord Jesus Christ,</w:t>
            </w:r>
          </w:p>
          <w:p w14:paraId="14C5D6A1" w14:textId="77777777" w:rsidR="00437FBE" w:rsidRDefault="00437FBE" w:rsidP="00437FBE">
            <w:pPr>
              <w:pStyle w:val="EngHang"/>
            </w:pPr>
            <w:r>
              <w:t>The Son of God in Truth,</w:t>
            </w:r>
          </w:p>
          <w:p w14:paraId="04C78D2C" w14:textId="77777777" w:rsidR="00437FBE" w:rsidRDefault="00437FBE" w:rsidP="00437FBE">
            <w:pPr>
              <w:pStyle w:val="EngHangEnd"/>
            </w:pPr>
            <w:r>
              <w:t>Who was born in Bethlehem.</w:t>
            </w:r>
          </w:p>
        </w:tc>
        <w:tc>
          <w:tcPr>
            <w:tcW w:w="288" w:type="dxa"/>
          </w:tcPr>
          <w:p w14:paraId="767F8AAD" w14:textId="77777777" w:rsidR="00437FBE" w:rsidRDefault="00437FBE" w:rsidP="00CB1B46"/>
        </w:tc>
        <w:tc>
          <w:tcPr>
            <w:tcW w:w="288" w:type="dxa"/>
          </w:tcPr>
          <w:p w14:paraId="15F809CF" w14:textId="77777777" w:rsidR="00437FBE" w:rsidRDefault="00437FBE" w:rsidP="00CB1B46">
            <w:pPr>
              <w:pStyle w:val="CopticCross"/>
            </w:pPr>
          </w:p>
        </w:tc>
        <w:tc>
          <w:tcPr>
            <w:tcW w:w="3960" w:type="dxa"/>
          </w:tcPr>
          <w:p w14:paraId="679D0085" w14:textId="77777777" w:rsidR="00437FBE" w:rsidRDefault="00437FBE" w:rsidP="00437FBE">
            <w:pPr>
              <w:pStyle w:val="CopticVersemulti-line"/>
            </w:pPr>
            <w:r>
              <w:t>Ⲁⲙⲱⲓⲛⲓ ⲧⲏⲣⲟⲩ ⲛ̀ⲧⲉⲛϩⲱⲥ:</w:t>
            </w:r>
          </w:p>
          <w:p w14:paraId="0D29E29C" w14:textId="77777777" w:rsidR="00437FBE" w:rsidRDefault="00437FBE" w:rsidP="00437FBE">
            <w:pPr>
              <w:pStyle w:val="CopticVersemulti-line"/>
            </w:pPr>
            <w:r>
              <w:t>ⲙ̀ⲡⲉⲛⲟ̄ⲥ̄ Ⲓⲏ̄ⲥ̄ Ⲡⲭ̄ⲥ̄:</w:t>
            </w:r>
          </w:p>
          <w:p w14:paraId="1AE72A8E" w14:textId="77777777" w:rsidR="00437FBE" w:rsidRDefault="00437FBE" w:rsidP="00437FBE">
            <w:pPr>
              <w:pStyle w:val="CopticVersemulti-line"/>
            </w:pPr>
            <w:r>
              <w:t>ⲡ̀ϣⲏⲣⲓ ⲙ̀Ⲫϯ ⲁ̀ⲗⲏⲑⲱⲥ:</w:t>
            </w:r>
          </w:p>
          <w:p w14:paraId="31583FAF" w14:textId="77777777" w:rsidR="00437FBE" w:rsidRPr="00C35319" w:rsidRDefault="00437FBE" w:rsidP="00437FBE">
            <w:pPr>
              <w:pStyle w:val="CopticVerse"/>
            </w:pPr>
            <w:r>
              <w:t>ⲫⲏⲉ̀ⲧⲁⲩⲙⲁⲥϥ ϧⲉⲛ Ⲃⲏⲑⲗⲉⲉⲙ.</w:t>
            </w:r>
          </w:p>
        </w:tc>
      </w:tr>
      <w:tr w:rsidR="00437FBE" w14:paraId="4EE1E3DA" w14:textId="77777777" w:rsidTr="00CB1B46">
        <w:trPr>
          <w:cantSplit/>
          <w:jc w:val="center"/>
        </w:trPr>
        <w:tc>
          <w:tcPr>
            <w:tcW w:w="288" w:type="dxa"/>
          </w:tcPr>
          <w:p w14:paraId="2BC1C89C" w14:textId="77777777" w:rsidR="00437FBE" w:rsidRDefault="00437FBE" w:rsidP="00CB1B46">
            <w:pPr>
              <w:pStyle w:val="CopticCross"/>
            </w:pPr>
          </w:p>
        </w:tc>
        <w:tc>
          <w:tcPr>
            <w:tcW w:w="3960" w:type="dxa"/>
          </w:tcPr>
          <w:p w14:paraId="4439E402" w14:textId="77777777" w:rsidR="00437FBE" w:rsidRDefault="00437FBE" w:rsidP="00437FBE">
            <w:pPr>
              <w:pStyle w:val="EngHang"/>
            </w:pPr>
            <w:r>
              <w:t>Today there is joy,</w:t>
            </w:r>
          </w:p>
          <w:p w14:paraId="7BED0AAC" w14:textId="77777777" w:rsidR="00437FBE" w:rsidRDefault="00437FBE" w:rsidP="00437FBE">
            <w:pPr>
              <w:pStyle w:val="EngHang"/>
            </w:pPr>
            <w:r>
              <w:t>Rejoicing, and glorification,</w:t>
            </w:r>
          </w:p>
          <w:p w14:paraId="4FBF628B" w14:textId="77777777" w:rsidR="00437FBE" w:rsidRDefault="00437FBE" w:rsidP="00437FBE">
            <w:pPr>
              <w:pStyle w:val="EngHang"/>
            </w:pPr>
            <w:r>
              <w:t>For Christ, the King of glory,</w:t>
            </w:r>
          </w:p>
          <w:p w14:paraId="7C344449" w14:textId="77777777" w:rsidR="00437FBE" w:rsidRDefault="00437FBE" w:rsidP="00437FBE">
            <w:pPr>
              <w:pStyle w:val="EngHangEnd"/>
            </w:pPr>
            <w:r>
              <w:t>Was born in Bethlehem.</w:t>
            </w:r>
          </w:p>
        </w:tc>
        <w:tc>
          <w:tcPr>
            <w:tcW w:w="288" w:type="dxa"/>
          </w:tcPr>
          <w:p w14:paraId="7C2CA3E5" w14:textId="77777777" w:rsidR="00437FBE" w:rsidRDefault="00437FBE" w:rsidP="00CB1B46"/>
        </w:tc>
        <w:tc>
          <w:tcPr>
            <w:tcW w:w="288" w:type="dxa"/>
          </w:tcPr>
          <w:p w14:paraId="5798804D" w14:textId="77777777" w:rsidR="00437FBE" w:rsidRDefault="00437FBE" w:rsidP="00CB1B46">
            <w:pPr>
              <w:pStyle w:val="CopticCross"/>
            </w:pPr>
          </w:p>
        </w:tc>
        <w:tc>
          <w:tcPr>
            <w:tcW w:w="3960" w:type="dxa"/>
          </w:tcPr>
          <w:p w14:paraId="107EEA69" w14:textId="77777777" w:rsidR="00437FBE" w:rsidRDefault="00437FBE" w:rsidP="00437FBE">
            <w:pPr>
              <w:pStyle w:val="CopticVersemulti-line"/>
            </w:pPr>
            <w:r>
              <w:t>Ⲃⲟⲛ ⲟⲩⲟⲩⲛⲟϥ ⲁϥϣⲱⲡⲓ ⲙ̀ⲫⲟⲟⲩ:</w:t>
            </w:r>
          </w:p>
          <w:p w14:paraId="6FF368DA" w14:textId="77777777" w:rsidR="00437FBE" w:rsidRDefault="00437FBE" w:rsidP="00437FBE">
            <w:pPr>
              <w:pStyle w:val="CopticVersemulti-line"/>
            </w:pPr>
            <w:r>
              <w:t>ϧⲉⲛ ⲟⲩⲣⲁϣⲓ ⲛⲉⲙ ⲟⲩⲱ̀ⲟⲩ:</w:t>
            </w:r>
          </w:p>
          <w:p w14:paraId="680A6190" w14:textId="77777777" w:rsidR="00437FBE" w:rsidRDefault="00437FBE" w:rsidP="00437FBE">
            <w:pPr>
              <w:pStyle w:val="CopticVersemulti-line"/>
            </w:pPr>
            <w:r>
              <w:t>ⲉⲑⲃⲉ Ⲡⲭ̄ⲥ̄ ⲡ̀ⲟⲩⲣⲟ ⲛ̀ⲧⲉ ⲡ̀ⲱ̀ⲟⲩ:</w:t>
            </w:r>
          </w:p>
          <w:p w14:paraId="714DC094" w14:textId="77777777" w:rsidR="00437FBE" w:rsidRDefault="00437FBE" w:rsidP="00437FBE">
            <w:pPr>
              <w:pStyle w:val="CopticVerse"/>
            </w:pPr>
            <w:r>
              <w:t>ⲫⲏⲉ̀ⲧⲁⲩⲙⲁⲥϥ ϧⲉⲛ Ⲃⲏⲑⲗⲉⲉⲙ.</w:t>
            </w:r>
          </w:p>
        </w:tc>
      </w:tr>
      <w:tr w:rsidR="00437FBE" w14:paraId="4AF08ECD" w14:textId="77777777" w:rsidTr="00CB1B46">
        <w:trPr>
          <w:cantSplit/>
          <w:jc w:val="center"/>
        </w:trPr>
        <w:tc>
          <w:tcPr>
            <w:tcW w:w="288" w:type="dxa"/>
          </w:tcPr>
          <w:p w14:paraId="4AEF0639" w14:textId="77777777" w:rsidR="00437FBE" w:rsidRDefault="00437FBE" w:rsidP="00CB1B46">
            <w:pPr>
              <w:pStyle w:val="CopticCross"/>
            </w:pPr>
            <w:r w:rsidRPr="00FB5ACB">
              <w:t>¿</w:t>
            </w:r>
          </w:p>
        </w:tc>
        <w:tc>
          <w:tcPr>
            <w:tcW w:w="3960" w:type="dxa"/>
          </w:tcPr>
          <w:p w14:paraId="4ECEA55A" w14:textId="77777777" w:rsidR="00437FBE" w:rsidRDefault="00437FBE" w:rsidP="00437FBE">
            <w:pPr>
              <w:pStyle w:val="EngHang"/>
            </w:pPr>
            <w:r>
              <w:t>He is the lover of mankind,</w:t>
            </w:r>
          </w:p>
          <w:p w14:paraId="68AA5611" w14:textId="77777777" w:rsidR="00437FBE" w:rsidRDefault="00437FBE" w:rsidP="00437FBE">
            <w:pPr>
              <w:pStyle w:val="EngHang"/>
            </w:pPr>
            <w:r>
              <w:t>The Great God, incarnate</w:t>
            </w:r>
          </w:p>
          <w:p w14:paraId="69B4CB5A" w14:textId="77777777" w:rsidR="00437FBE" w:rsidRDefault="00437FBE" w:rsidP="00437FBE">
            <w:pPr>
              <w:pStyle w:val="EngHang"/>
            </w:pPr>
            <w:r>
              <w:t>To save mankind.</w:t>
            </w:r>
          </w:p>
          <w:p w14:paraId="57EA1B3A" w14:textId="77777777" w:rsidR="00437FBE" w:rsidRDefault="00437FBE" w:rsidP="00437FBE">
            <w:pPr>
              <w:pStyle w:val="EngHangEnd"/>
            </w:pPr>
            <w:r>
              <w:t>He was born in Bethlehem.</w:t>
            </w:r>
          </w:p>
        </w:tc>
        <w:tc>
          <w:tcPr>
            <w:tcW w:w="288" w:type="dxa"/>
          </w:tcPr>
          <w:p w14:paraId="4B23709D" w14:textId="77777777" w:rsidR="00437FBE" w:rsidRDefault="00437FBE" w:rsidP="00CB1B46"/>
        </w:tc>
        <w:tc>
          <w:tcPr>
            <w:tcW w:w="288" w:type="dxa"/>
          </w:tcPr>
          <w:p w14:paraId="29A40A22" w14:textId="77777777" w:rsidR="00437FBE" w:rsidRDefault="00437FBE" w:rsidP="00CB1B46">
            <w:pPr>
              <w:pStyle w:val="CopticCross"/>
            </w:pPr>
            <w:r w:rsidRPr="00FB5ACB">
              <w:t>¿</w:t>
            </w:r>
          </w:p>
        </w:tc>
        <w:tc>
          <w:tcPr>
            <w:tcW w:w="3960" w:type="dxa"/>
          </w:tcPr>
          <w:p w14:paraId="15257EB0" w14:textId="77777777" w:rsidR="00437FBE" w:rsidRDefault="00437FBE" w:rsidP="00437FBE">
            <w:pPr>
              <w:pStyle w:val="CopticVersemulti-line"/>
            </w:pPr>
            <w:r>
              <w:t>Ⲅⲉ ⲅⲁⲣ ⲛ̀ⲑⲟϥ ⲡⲉ ⲡⲓⲙⲁⲓⲣⲱⲙⲓ:</w:t>
            </w:r>
          </w:p>
          <w:p w14:paraId="5A79F296" w14:textId="77777777" w:rsidR="00437FBE" w:rsidRDefault="00437FBE" w:rsidP="00437FBE">
            <w:pPr>
              <w:pStyle w:val="CopticVersemulti-line"/>
            </w:pPr>
            <w:r>
              <w:t>ⲟⲩⲛⲓϣϯ ⲛ̀ⲛⲟⲩϯ ⲁϥⲉⲣⲣⲱⲙⲓ:</w:t>
            </w:r>
          </w:p>
          <w:p w14:paraId="135C5DBB" w14:textId="77777777" w:rsidR="00437FBE" w:rsidRDefault="00437FBE" w:rsidP="00437FBE">
            <w:pPr>
              <w:pStyle w:val="CopticVersemulti-line"/>
            </w:pPr>
            <w:r>
              <w:t>ϣⲁ ⲛ̀ⲧⲉϥⲥⲱϯ ⲛ̀ϯⲙⲉⲧⲣⲱⲙⲓ:</w:t>
            </w:r>
          </w:p>
          <w:p w14:paraId="59847E5D" w14:textId="77777777" w:rsidR="00437FBE" w:rsidRDefault="00437FBE" w:rsidP="00437FBE">
            <w:pPr>
              <w:pStyle w:val="CopticVerse"/>
            </w:pPr>
            <w:r>
              <w:t>ⲫⲏⲉ̀ⲧⲁⲩⲙⲁⲥϥ ϧⲉⲛ Ⲃⲏⲑⲗⲉⲉⲙ.</w:t>
            </w:r>
          </w:p>
        </w:tc>
      </w:tr>
      <w:tr w:rsidR="00437FBE" w14:paraId="07AF48A7" w14:textId="77777777" w:rsidTr="00CB1B46">
        <w:trPr>
          <w:cantSplit/>
          <w:jc w:val="center"/>
        </w:trPr>
        <w:tc>
          <w:tcPr>
            <w:tcW w:w="288" w:type="dxa"/>
          </w:tcPr>
          <w:p w14:paraId="09A32039" w14:textId="77777777" w:rsidR="00437FBE" w:rsidRDefault="00437FBE" w:rsidP="00CB1B46">
            <w:pPr>
              <w:pStyle w:val="CopticCross"/>
            </w:pPr>
            <w:r w:rsidRPr="00FB5ACB">
              <w:t>¿</w:t>
            </w:r>
          </w:p>
        </w:tc>
        <w:tc>
          <w:tcPr>
            <w:tcW w:w="3960" w:type="dxa"/>
          </w:tcPr>
          <w:p w14:paraId="5217E4B3" w14:textId="77777777" w:rsidR="00437FBE" w:rsidRDefault="00437FBE" w:rsidP="00437FBE">
            <w:pPr>
              <w:pStyle w:val="EngHang"/>
            </w:pPr>
            <w:r>
              <w:t>Truly David the Psalmist</w:t>
            </w:r>
          </w:p>
          <w:p w14:paraId="79AD977E" w14:textId="77777777" w:rsidR="00437FBE" w:rsidRDefault="00437FBE" w:rsidP="00437FBE">
            <w:pPr>
              <w:pStyle w:val="EngHang"/>
            </w:pPr>
            <w:r>
              <w:t>Spoke, beginning:</w:t>
            </w:r>
          </w:p>
          <w:p w14:paraId="1399AF44" w14:textId="77777777" w:rsidR="00437FBE" w:rsidRDefault="00437FBE" w:rsidP="00437FBE">
            <w:pPr>
              <w:pStyle w:val="EngHang"/>
            </w:pPr>
            <w:r>
              <w:t>"You are my beloved Son"</w:t>
            </w:r>
          </w:p>
          <w:p w14:paraId="09E58C2A" w14:textId="77777777" w:rsidR="00437FBE" w:rsidRDefault="00437FBE" w:rsidP="00437FBE">
            <w:pPr>
              <w:pStyle w:val="EngHangEnd"/>
            </w:pPr>
            <w:r>
              <w:t>Who was born in Bethlehem.</w:t>
            </w:r>
          </w:p>
        </w:tc>
        <w:tc>
          <w:tcPr>
            <w:tcW w:w="288" w:type="dxa"/>
          </w:tcPr>
          <w:p w14:paraId="463ECD2C" w14:textId="77777777" w:rsidR="00437FBE" w:rsidRDefault="00437FBE" w:rsidP="00CB1B46"/>
        </w:tc>
        <w:tc>
          <w:tcPr>
            <w:tcW w:w="288" w:type="dxa"/>
          </w:tcPr>
          <w:p w14:paraId="7251E760" w14:textId="77777777" w:rsidR="00437FBE" w:rsidRDefault="00437FBE" w:rsidP="00CB1B46">
            <w:pPr>
              <w:pStyle w:val="CopticCross"/>
            </w:pPr>
            <w:r w:rsidRPr="00FB5ACB">
              <w:t>¿</w:t>
            </w:r>
          </w:p>
        </w:tc>
        <w:tc>
          <w:tcPr>
            <w:tcW w:w="3960" w:type="dxa"/>
          </w:tcPr>
          <w:p w14:paraId="4B263846" w14:textId="77777777" w:rsidR="00437FBE" w:rsidRDefault="00437FBE" w:rsidP="00437FBE">
            <w:pPr>
              <w:pStyle w:val="CopticVersemulti-line"/>
            </w:pPr>
            <w:r>
              <w:t>Ⲇⲓⲕⲉⲟⲥ ⲡⲉϫⲉ Ⲇⲁⲩⲓⲇ:</w:t>
            </w:r>
          </w:p>
          <w:p w14:paraId="1449AC93" w14:textId="77777777" w:rsidR="00437FBE" w:rsidRDefault="00437FBE" w:rsidP="00437FBE">
            <w:pPr>
              <w:pStyle w:val="CopticVersemulti-line"/>
            </w:pPr>
            <w:r>
              <w:t>ⲡⲓϩⲩⲙⲁⲛⲟⲇⲟⲥ ϧⲉⲛ ⲡⲓϩⲟⲩⲓⲧ:</w:t>
            </w:r>
          </w:p>
          <w:p w14:paraId="696E4064" w14:textId="77777777" w:rsidR="00437FBE" w:rsidRDefault="00437FBE" w:rsidP="00437FBE">
            <w:pPr>
              <w:pStyle w:val="CopticVersemulti-line"/>
            </w:pPr>
            <w:r>
              <w:t>ϫⲉ ⲛ̀ⲑⲟⲕ ⲡⲉ ⲡⲁϣⲏⲣⲓ ⲡⲁⲙⲉⲛⲣⲓⲧ:</w:t>
            </w:r>
          </w:p>
          <w:p w14:paraId="45A936FC" w14:textId="77777777" w:rsidR="00437FBE" w:rsidRDefault="00437FBE" w:rsidP="00437FBE">
            <w:pPr>
              <w:pStyle w:val="CopticVerse"/>
            </w:pPr>
            <w:r>
              <w:t>ⲫⲏⲉ̀ⲧⲁⲩⲙⲁⲥϥ ϧⲉⲛ Ⲃⲏⲑⲗⲉⲉⲙ.</w:t>
            </w:r>
          </w:p>
        </w:tc>
      </w:tr>
      <w:tr w:rsidR="00437FBE" w14:paraId="0DF9F6CB" w14:textId="77777777" w:rsidTr="00CB1B46">
        <w:trPr>
          <w:cantSplit/>
          <w:jc w:val="center"/>
        </w:trPr>
        <w:tc>
          <w:tcPr>
            <w:tcW w:w="288" w:type="dxa"/>
          </w:tcPr>
          <w:p w14:paraId="6A82DFBE" w14:textId="77777777" w:rsidR="00437FBE" w:rsidRDefault="00437FBE" w:rsidP="00CB1B46">
            <w:pPr>
              <w:pStyle w:val="CopticCross"/>
            </w:pPr>
          </w:p>
        </w:tc>
        <w:tc>
          <w:tcPr>
            <w:tcW w:w="3960" w:type="dxa"/>
          </w:tcPr>
          <w:p w14:paraId="39CE7B41" w14:textId="77777777" w:rsidR="00437FBE" w:rsidRDefault="00437FBE" w:rsidP="00437FBE">
            <w:pPr>
              <w:pStyle w:val="EngHang"/>
            </w:pPr>
            <w:r>
              <w:t>From sunset to sunrise we give honour,</w:t>
            </w:r>
          </w:p>
          <w:p w14:paraId="415B306C" w14:textId="77777777" w:rsidR="00437FBE" w:rsidRDefault="00437FBE" w:rsidP="00437FBE">
            <w:pPr>
              <w:pStyle w:val="EngHang"/>
            </w:pPr>
            <w:r>
              <w:t>For two became One:</w:t>
            </w:r>
          </w:p>
          <w:p w14:paraId="625D87D5" w14:textId="77777777" w:rsidR="00437FBE" w:rsidRDefault="00437FBE" w:rsidP="00437FBE">
            <w:pPr>
              <w:pStyle w:val="EngHang"/>
            </w:pPr>
            <w:r>
              <w:t>Divinity and Humanity, in He</w:t>
            </w:r>
          </w:p>
          <w:p w14:paraId="3930E619" w14:textId="77777777" w:rsidR="00437FBE" w:rsidRDefault="00437FBE" w:rsidP="00437FBE">
            <w:pPr>
              <w:pStyle w:val="EngHangEnd"/>
            </w:pPr>
            <w:r>
              <w:t>Who was born in Bethlehem.</w:t>
            </w:r>
          </w:p>
        </w:tc>
        <w:tc>
          <w:tcPr>
            <w:tcW w:w="288" w:type="dxa"/>
          </w:tcPr>
          <w:p w14:paraId="23F82041" w14:textId="77777777" w:rsidR="00437FBE" w:rsidRDefault="00437FBE" w:rsidP="00CB1B46"/>
        </w:tc>
        <w:tc>
          <w:tcPr>
            <w:tcW w:w="288" w:type="dxa"/>
          </w:tcPr>
          <w:p w14:paraId="00FA28EC" w14:textId="77777777" w:rsidR="00437FBE" w:rsidRDefault="00437FBE" w:rsidP="00CB1B46">
            <w:pPr>
              <w:pStyle w:val="CopticCross"/>
            </w:pPr>
          </w:p>
        </w:tc>
        <w:tc>
          <w:tcPr>
            <w:tcW w:w="3960" w:type="dxa"/>
          </w:tcPr>
          <w:p w14:paraId="180087E8" w14:textId="77777777" w:rsidR="00437FBE" w:rsidRDefault="00437FBE" w:rsidP="00437FBE">
            <w:pPr>
              <w:pStyle w:val="CopticVersemulti-line"/>
            </w:pPr>
            <w:r>
              <w:t>Ⲉⲣⲉ ⲡ̀ⲧⲁⲓⲟ̀ ⲛ̀ⲧⲉ ⲡⲁⲓϣⲁⲓ:</w:t>
            </w:r>
          </w:p>
          <w:p w14:paraId="676A7C2A" w14:textId="77777777" w:rsidR="00437FBE" w:rsidRDefault="00437FBE" w:rsidP="00437FBE">
            <w:pPr>
              <w:pStyle w:val="CopticVersemulti-line"/>
            </w:pPr>
            <w:r>
              <w:t>ⲓⲥϫⲉⲛ ⲡ̀ⲉⲙϩⲓⲧ ⲥⲁ ⲛⲓⲙⲁⲛ̀ϣⲁⲓ:</w:t>
            </w:r>
          </w:p>
          <w:p w14:paraId="7B2A3507" w14:textId="77777777" w:rsidR="00437FBE" w:rsidRDefault="00437FBE" w:rsidP="00437FBE">
            <w:pPr>
              <w:pStyle w:val="CopticVersemulti-line"/>
            </w:pPr>
            <w:r>
              <w:t>ϫⲉ ⲡⲓⲥ̀ⲛⲁⲩ ⲁϥⲉⲣⲟⲩⲁⲓ:</w:t>
            </w:r>
          </w:p>
          <w:p w14:paraId="1D4146EE" w14:textId="77777777" w:rsidR="00437FBE" w:rsidRDefault="00437FBE" w:rsidP="00437FBE">
            <w:pPr>
              <w:pStyle w:val="CopticVersemulti-line"/>
            </w:pPr>
            <w:r>
              <w:t>ϯⲙⲉⲛⲑⲛⲟⲩϯ ⲛⲉⲙ ϯⲙⲉⲧⲣⲱⲙⲓ:</w:t>
            </w:r>
          </w:p>
          <w:p w14:paraId="6C4AD5D3" w14:textId="77777777" w:rsidR="00437FBE" w:rsidRDefault="00437FBE" w:rsidP="00437FBE">
            <w:pPr>
              <w:pStyle w:val="CopticVerse"/>
            </w:pPr>
            <w:r>
              <w:t>ⲫⲏⲉ̀ⲧⲁⲩⲙⲁⲥϥ ϧⲉⲛ Ⲃⲏⲑⲗⲉⲉⲙ.</w:t>
            </w:r>
          </w:p>
        </w:tc>
      </w:tr>
      <w:tr w:rsidR="00437FBE" w14:paraId="313FADAB" w14:textId="77777777" w:rsidTr="00CB1B46">
        <w:trPr>
          <w:cantSplit/>
          <w:jc w:val="center"/>
        </w:trPr>
        <w:tc>
          <w:tcPr>
            <w:tcW w:w="288" w:type="dxa"/>
          </w:tcPr>
          <w:p w14:paraId="497D7607" w14:textId="77777777" w:rsidR="00437FBE" w:rsidRDefault="00437FBE" w:rsidP="00CB1B46">
            <w:pPr>
              <w:pStyle w:val="CopticCross"/>
            </w:pPr>
          </w:p>
        </w:tc>
        <w:tc>
          <w:tcPr>
            <w:tcW w:w="3960" w:type="dxa"/>
          </w:tcPr>
          <w:p w14:paraId="6D25D1CB" w14:textId="77777777" w:rsidR="00437FBE" w:rsidRDefault="00437FBE" w:rsidP="00437FBE">
            <w:pPr>
              <w:pStyle w:val="EngHang"/>
            </w:pPr>
            <w:r>
              <w:t>The angels with six wings</w:t>
            </w:r>
          </w:p>
          <w:p w14:paraId="5EEE3E1F" w14:textId="77777777" w:rsidR="00437FBE" w:rsidRDefault="00437FBE" w:rsidP="00437FBE">
            <w:pPr>
              <w:pStyle w:val="EngHang"/>
            </w:pPr>
            <w:r>
              <w:t>Praise the Good God</w:t>
            </w:r>
          </w:p>
          <w:p w14:paraId="74D22252" w14:textId="77777777" w:rsidR="00437FBE" w:rsidRDefault="00437FBE" w:rsidP="00437FBE">
            <w:pPr>
              <w:pStyle w:val="EngHang"/>
            </w:pPr>
            <w:r>
              <w:t>With His Son, Jesus Christ,</w:t>
            </w:r>
          </w:p>
          <w:p w14:paraId="3C7B95AE" w14:textId="77777777" w:rsidR="00437FBE" w:rsidRDefault="00437FBE" w:rsidP="00437FBE">
            <w:pPr>
              <w:pStyle w:val="EngHangEnd"/>
            </w:pPr>
            <w:r>
              <w:t>Who was born in Bethlehem.</w:t>
            </w:r>
          </w:p>
        </w:tc>
        <w:tc>
          <w:tcPr>
            <w:tcW w:w="288" w:type="dxa"/>
          </w:tcPr>
          <w:p w14:paraId="6C2A11A5" w14:textId="77777777" w:rsidR="00437FBE" w:rsidRDefault="00437FBE" w:rsidP="00CB1B46"/>
        </w:tc>
        <w:tc>
          <w:tcPr>
            <w:tcW w:w="288" w:type="dxa"/>
          </w:tcPr>
          <w:p w14:paraId="24F3D430" w14:textId="77777777" w:rsidR="00437FBE" w:rsidRDefault="00437FBE" w:rsidP="00CB1B46">
            <w:pPr>
              <w:pStyle w:val="CopticCross"/>
            </w:pPr>
          </w:p>
        </w:tc>
        <w:tc>
          <w:tcPr>
            <w:tcW w:w="3960" w:type="dxa"/>
          </w:tcPr>
          <w:p w14:paraId="392008FC" w14:textId="77777777" w:rsidR="00437FBE" w:rsidRDefault="00437FBE" w:rsidP="00437FBE">
            <w:pPr>
              <w:pStyle w:val="CopticVersemulti-line"/>
            </w:pPr>
            <w:r>
              <w:t>Ⲥⲟⲟⲩ ⲛ̀ⲧⲉⲛϩ ⲛ̀ⲁⲅⲅⲉⲗⲟⲥ:</w:t>
            </w:r>
          </w:p>
          <w:p w14:paraId="1D057355" w14:textId="77777777" w:rsidR="00437FBE" w:rsidRDefault="00437FBE" w:rsidP="00437FBE">
            <w:pPr>
              <w:pStyle w:val="CopticVersemulti-line"/>
            </w:pPr>
            <w:r>
              <w:t>ⲉⲩϩⲱⲥ ⲉ̀Ⲫϯ ⲛⲓⲁ̀ⲅⲁⲑⲟⲥ:</w:t>
            </w:r>
          </w:p>
          <w:p w14:paraId="752637CD" w14:textId="77777777" w:rsidR="00437FBE" w:rsidRDefault="00437FBE" w:rsidP="00437FBE">
            <w:pPr>
              <w:pStyle w:val="CopticVersemulti-line"/>
            </w:pPr>
            <w:r>
              <w:t>ⲛⲉⲙ ⲡⲉϥϣⲏⲣⲓ Ⲓⲏ̄ⲥ̄ Ⲡⲭ̄ⲥ̄:</w:t>
            </w:r>
          </w:p>
          <w:p w14:paraId="5637AEF4" w14:textId="77777777" w:rsidR="00437FBE" w:rsidRDefault="00437FBE" w:rsidP="00437FBE">
            <w:pPr>
              <w:pStyle w:val="CopticVerse"/>
            </w:pPr>
            <w:r>
              <w:t>ⲫⲏⲉ̀ⲧⲁⲩⲙⲁⲥϥ ϧⲉⲛ Ⲃⲏⲉⲗⲉⲉⲙ.</w:t>
            </w:r>
          </w:p>
        </w:tc>
      </w:tr>
      <w:tr w:rsidR="00437FBE" w14:paraId="17227086" w14:textId="77777777" w:rsidTr="00CB1B46">
        <w:trPr>
          <w:cantSplit/>
          <w:jc w:val="center"/>
        </w:trPr>
        <w:tc>
          <w:tcPr>
            <w:tcW w:w="288" w:type="dxa"/>
          </w:tcPr>
          <w:p w14:paraId="72F64997" w14:textId="77777777" w:rsidR="00437FBE" w:rsidRDefault="00437FBE" w:rsidP="00CB1B46">
            <w:pPr>
              <w:pStyle w:val="CopticCross"/>
            </w:pPr>
            <w:r w:rsidRPr="00FB5ACB">
              <w:t>¿</w:t>
            </w:r>
          </w:p>
        </w:tc>
        <w:tc>
          <w:tcPr>
            <w:tcW w:w="3960" w:type="dxa"/>
          </w:tcPr>
          <w:p w14:paraId="6D722934" w14:textId="77777777" w:rsidR="00437FBE" w:rsidRDefault="00437FBE" w:rsidP="00437FBE">
            <w:pPr>
              <w:pStyle w:val="EngHang"/>
            </w:pPr>
            <w:r>
              <w:t>Ezekiel said, no one entered</w:t>
            </w:r>
          </w:p>
          <w:p w14:paraId="4FA399C4" w14:textId="77777777" w:rsidR="00437FBE" w:rsidRDefault="00437FBE" w:rsidP="00437FBE">
            <w:pPr>
              <w:pStyle w:val="EngHang"/>
            </w:pPr>
            <w:r>
              <w:t>The gate towards</w:t>
            </w:r>
          </w:p>
          <w:p w14:paraId="524EC101" w14:textId="77777777" w:rsidR="00437FBE" w:rsidRDefault="00437FBE" w:rsidP="00437FBE">
            <w:pPr>
              <w:pStyle w:val="EngHang"/>
            </w:pPr>
            <w:r>
              <w:t>The east save He</w:t>
            </w:r>
          </w:p>
          <w:p w14:paraId="324F242C" w14:textId="77777777" w:rsidR="00437FBE" w:rsidRDefault="00437FBE" w:rsidP="00437FBE">
            <w:pPr>
              <w:pStyle w:val="EngHangEnd"/>
            </w:pPr>
            <w:r>
              <w:t>Who was born in Bethlehem.</w:t>
            </w:r>
          </w:p>
        </w:tc>
        <w:tc>
          <w:tcPr>
            <w:tcW w:w="288" w:type="dxa"/>
          </w:tcPr>
          <w:p w14:paraId="212B798A" w14:textId="77777777" w:rsidR="00437FBE" w:rsidRDefault="00437FBE" w:rsidP="00CB1B46"/>
        </w:tc>
        <w:tc>
          <w:tcPr>
            <w:tcW w:w="288" w:type="dxa"/>
          </w:tcPr>
          <w:p w14:paraId="1BE25689" w14:textId="77777777" w:rsidR="00437FBE" w:rsidRDefault="00437FBE" w:rsidP="00CB1B46">
            <w:pPr>
              <w:pStyle w:val="CopticCross"/>
            </w:pPr>
            <w:r w:rsidRPr="00FB5ACB">
              <w:t>¿</w:t>
            </w:r>
          </w:p>
        </w:tc>
        <w:tc>
          <w:tcPr>
            <w:tcW w:w="3960" w:type="dxa"/>
          </w:tcPr>
          <w:p w14:paraId="551E9079" w14:textId="77777777" w:rsidR="00437FBE" w:rsidRDefault="00437FBE" w:rsidP="00437FBE">
            <w:pPr>
              <w:pStyle w:val="CopticVersemulti-line"/>
            </w:pPr>
            <w:r>
              <w:t>Ⲍⲁⲕⲓⲏⲗ ⲁϥϫⲟⲥ ϧⲉⲛ ⲫⲁⲓ:</w:t>
            </w:r>
          </w:p>
          <w:p w14:paraId="10994F79" w14:textId="77777777" w:rsidR="00437FBE" w:rsidRDefault="00437FBE" w:rsidP="00437FBE">
            <w:pPr>
              <w:pStyle w:val="CopticVersemulti-line"/>
            </w:pPr>
            <w:r>
              <w:t>ϫⲉ ⲟⲩⲡⲩⲗⲏ ⲛ̀ⲥⲁ ⲛⲓⲙⲁⲛ̀ϣⲁⲓ:</w:t>
            </w:r>
          </w:p>
          <w:p w14:paraId="648A7C71" w14:textId="77777777" w:rsidR="00437FBE" w:rsidRDefault="00437FBE" w:rsidP="00437FBE">
            <w:pPr>
              <w:pStyle w:val="CopticVersemulti-line"/>
            </w:pPr>
            <w:r>
              <w:t>ⲙ̀ⲡⲉϥⲥⲓⲛⲓ ⲛ̀ϧⲏⲧϥ ⲛ̀ϫⲉ ⲟⲩⲁⲓ:</w:t>
            </w:r>
          </w:p>
          <w:p w14:paraId="2FD4F0B1" w14:textId="77777777" w:rsidR="00437FBE" w:rsidRDefault="00437FBE" w:rsidP="00437FBE">
            <w:pPr>
              <w:pStyle w:val="CopticVerse"/>
            </w:pPr>
            <w:r>
              <w:t>ⲉ̀ⲃⲏⲗ ⲉ̀Ⲡⲟ̄ⲥ̄ Ⲫϯ ⲛ̀ⲧⲉ ⲛⲓϫⲱⲙ.</w:t>
            </w:r>
          </w:p>
        </w:tc>
      </w:tr>
      <w:tr w:rsidR="00437FBE" w14:paraId="417562D6" w14:textId="77777777" w:rsidTr="00CB1B46">
        <w:trPr>
          <w:cantSplit/>
          <w:jc w:val="center"/>
        </w:trPr>
        <w:tc>
          <w:tcPr>
            <w:tcW w:w="288" w:type="dxa"/>
          </w:tcPr>
          <w:p w14:paraId="1F437D54" w14:textId="77777777" w:rsidR="00437FBE" w:rsidRDefault="00437FBE" w:rsidP="00CB1B46">
            <w:pPr>
              <w:pStyle w:val="CopticCross"/>
            </w:pPr>
            <w:r w:rsidRPr="00FB5ACB">
              <w:t>¿</w:t>
            </w:r>
          </w:p>
        </w:tc>
        <w:tc>
          <w:tcPr>
            <w:tcW w:w="3960" w:type="dxa"/>
          </w:tcPr>
          <w:p w14:paraId="7B2BBF47" w14:textId="77777777" w:rsidR="00437FBE" w:rsidRDefault="00437FBE" w:rsidP="00437FBE">
            <w:pPr>
              <w:pStyle w:val="EngHang"/>
            </w:pPr>
            <w:r>
              <w:t>O, Isaiah, come today;</w:t>
            </w:r>
          </w:p>
          <w:p w14:paraId="5855F6BC" w14:textId="77777777" w:rsidR="00437FBE" w:rsidRDefault="00437FBE" w:rsidP="00437FBE">
            <w:pPr>
              <w:pStyle w:val="EngHang"/>
            </w:pPr>
            <w:r>
              <w:t>Proclaim aloud,</w:t>
            </w:r>
          </w:p>
          <w:p w14:paraId="74E77285" w14:textId="77777777" w:rsidR="00437FBE" w:rsidRDefault="00437FBE" w:rsidP="00437FBE">
            <w:pPr>
              <w:pStyle w:val="EngHang"/>
            </w:pPr>
            <w:r>
              <w:t>Explain the wonders you have seen,</w:t>
            </w:r>
          </w:p>
          <w:p w14:paraId="6E214B8E" w14:textId="77777777" w:rsidR="00437FBE" w:rsidRDefault="00437FBE" w:rsidP="00437FBE">
            <w:pPr>
              <w:pStyle w:val="EngHangEnd"/>
            </w:pPr>
            <w:r>
              <w:t>Concerning the birth of Christ.</w:t>
            </w:r>
          </w:p>
        </w:tc>
        <w:tc>
          <w:tcPr>
            <w:tcW w:w="288" w:type="dxa"/>
          </w:tcPr>
          <w:p w14:paraId="0E5C6E84" w14:textId="77777777" w:rsidR="00437FBE" w:rsidRDefault="00437FBE" w:rsidP="00CB1B46"/>
        </w:tc>
        <w:tc>
          <w:tcPr>
            <w:tcW w:w="288" w:type="dxa"/>
          </w:tcPr>
          <w:p w14:paraId="0B086F09" w14:textId="77777777" w:rsidR="00437FBE" w:rsidRDefault="00437FBE" w:rsidP="00CB1B46">
            <w:pPr>
              <w:pStyle w:val="CopticCross"/>
            </w:pPr>
            <w:r w:rsidRPr="00FB5ACB">
              <w:t>¿</w:t>
            </w:r>
          </w:p>
        </w:tc>
        <w:tc>
          <w:tcPr>
            <w:tcW w:w="3960" w:type="dxa"/>
          </w:tcPr>
          <w:p w14:paraId="5D985EC5" w14:textId="77777777" w:rsidR="00437FBE" w:rsidRDefault="00437FBE" w:rsidP="00437FBE">
            <w:pPr>
              <w:pStyle w:val="CopticVersemulti-line"/>
            </w:pPr>
            <w:r>
              <w:t>Ⲏⲥⲁⲏ̀ⲁⲥ ⲁ̀ⲙⲟⲩ ⲙ̀ⲫⲟⲟⲩ:</w:t>
            </w:r>
          </w:p>
          <w:p w14:paraId="397895BE" w14:textId="77777777" w:rsidR="00437FBE" w:rsidRDefault="00437FBE" w:rsidP="00437FBE">
            <w:pPr>
              <w:pStyle w:val="CopticVersemulti-line"/>
            </w:pPr>
            <w:r>
              <w:t>ⲱϣ ⲉ̀ⲃⲟⲗ ϧⲉⲛ ⲡⲉⲕϧ̀ⲣⲱⲟⲩ:</w:t>
            </w:r>
          </w:p>
          <w:p w14:paraId="62155C42" w14:textId="77777777" w:rsidR="00437FBE" w:rsidRDefault="00437FBE" w:rsidP="00437FBE">
            <w:pPr>
              <w:pStyle w:val="CopticVersemulti-line"/>
            </w:pPr>
            <w:r>
              <w:t>ⲟⲩⲱⲛϧ ⲛ̀ⲛⲓϫⲟⲙ ⲉ̀ⲧⲁⲕⲛⲁⲩ ⲉ̀ⲣⲱⲟⲩ:</w:t>
            </w:r>
          </w:p>
          <w:p w14:paraId="68813FB1" w14:textId="77777777" w:rsidR="00437FBE" w:rsidRPr="005130A7" w:rsidRDefault="00437FBE" w:rsidP="00437FBE">
            <w:pPr>
              <w:pStyle w:val="CopticVerse"/>
            </w:pPr>
            <w:r>
              <w:t>ⲉⲑⲃⲉ ⲡ̀ϫⲓⲛⲙⲓⲥⲓⲥ ⲙ̀Ⲡⲭ̄ⲥ̄.</w:t>
            </w:r>
          </w:p>
        </w:tc>
      </w:tr>
      <w:tr w:rsidR="00437FBE" w14:paraId="5E882B3A" w14:textId="77777777" w:rsidTr="00CB1B46">
        <w:trPr>
          <w:cantSplit/>
          <w:jc w:val="center"/>
        </w:trPr>
        <w:tc>
          <w:tcPr>
            <w:tcW w:w="288" w:type="dxa"/>
          </w:tcPr>
          <w:p w14:paraId="4F5D770B" w14:textId="77777777" w:rsidR="00437FBE" w:rsidRDefault="00437FBE" w:rsidP="00CB1B46">
            <w:pPr>
              <w:pStyle w:val="CopticCross"/>
            </w:pPr>
          </w:p>
        </w:tc>
        <w:tc>
          <w:tcPr>
            <w:tcW w:w="3960" w:type="dxa"/>
          </w:tcPr>
          <w:p w14:paraId="4FACCFE4" w14:textId="77777777" w:rsidR="00437FBE" w:rsidRDefault="00437FBE" w:rsidP="00437FBE">
            <w:pPr>
              <w:pStyle w:val="EngHang"/>
            </w:pPr>
            <w:r>
              <w:t>He said, behold a Virgin</w:t>
            </w:r>
          </w:p>
          <w:p w14:paraId="33B03113" w14:textId="77777777" w:rsidR="00437FBE" w:rsidRDefault="00437FBE" w:rsidP="00437FBE">
            <w:pPr>
              <w:pStyle w:val="EngHang"/>
            </w:pPr>
            <w:r>
              <w:t>Shall conceive without marriage</w:t>
            </w:r>
          </w:p>
          <w:p w14:paraId="0957782D" w14:textId="77777777" w:rsidR="00437FBE" w:rsidRDefault="00437FBE" w:rsidP="00437FBE">
            <w:pPr>
              <w:pStyle w:val="EngHang"/>
            </w:pPr>
            <w:r>
              <w:t>And bear an eternal Son,</w:t>
            </w:r>
          </w:p>
          <w:p w14:paraId="7BAA1AC1" w14:textId="77777777" w:rsidR="00437FBE" w:rsidRDefault="00437FBE" w:rsidP="00437FBE">
            <w:pPr>
              <w:pStyle w:val="EngHangEnd"/>
            </w:pPr>
            <w:r>
              <w:t>Which is Immanuel.</w:t>
            </w:r>
          </w:p>
        </w:tc>
        <w:tc>
          <w:tcPr>
            <w:tcW w:w="288" w:type="dxa"/>
          </w:tcPr>
          <w:p w14:paraId="47D15819" w14:textId="77777777" w:rsidR="00437FBE" w:rsidRDefault="00437FBE" w:rsidP="00CB1B46"/>
        </w:tc>
        <w:tc>
          <w:tcPr>
            <w:tcW w:w="288" w:type="dxa"/>
          </w:tcPr>
          <w:p w14:paraId="452D85D5" w14:textId="77777777" w:rsidR="00437FBE" w:rsidRDefault="00437FBE" w:rsidP="00CB1B46">
            <w:pPr>
              <w:pStyle w:val="CopticCross"/>
            </w:pPr>
          </w:p>
        </w:tc>
        <w:tc>
          <w:tcPr>
            <w:tcW w:w="3960" w:type="dxa"/>
          </w:tcPr>
          <w:p w14:paraId="7E74128B" w14:textId="77777777" w:rsidR="00437FBE" w:rsidRDefault="00437FBE" w:rsidP="00437FBE">
            <w:pPr>
              <w:pStyle w:val="CopticVersemulti-line"/>
            </w:pPr>
            <w:r>
              <w:t>Ⲑⲁⲓ ⲧⲉ ⲡⲉϫⲁϥ ϫⲉ ϯⲛⲁⲣⲑⲉⲛⲟⲥ:</w:t>
            </w:r>
          </w:p>
          <w:p w14:paraId="45F85A5A" w14:textId="77777777" w:rsidR="00437FBE" w:rsidRDefault="00437FBE" w:rsidP="00437FBE">
            <w:pPr>
              <w:pStyle w:val="CopticVersemulti-line"/>
            </w:pPr>
            <w:r>
              <w:t>ⲉⲥⲉⲉ̀ⲣⲃⲟⲕⲓ ⲁϭⲛⲉ ⲅⲁⲙⲟⲥ:</w:t>
            </w:r>
          </w:p>
          <w:p w14:paraId="63AF1246" w14:textId="77777777" w:rsidR="00437FBE" w:rsidRDefault="00437FBE" w:rsidP="00437FBE">
            <w:pPr>
              <w:pStyle w:val="CopticVersemulti-line"/>
            </w:pPr>
            <w:r>
              <w:t>ⲉⲥⲉ̀ⲙⲓⲥⲓ ⲛ̀ⲟⲩϣⲏⲣⲓ ⲛ̀ⲁⲣⲭⲉⲟⲥ:</w:t>
            </w:r>
          </w:p>
          <w:p w14:paraId="4E5CF0A1" w14:textId="77777777" w:rsidR="00437FBE" w:rsidRPr="005130A7" w:rsidRDefault="00437FBE" w:rsidP="00437FBE">
            <w:pPr>
              <w:pStyle w:val="CopticVerse"/>
            </w:pPr>
            <w:r>
              <w:t>ⲉ̀ⲧⲉ ⲫⲁⲓ ⲡⲉ Ⲉⲙⲙⲁⲛⲟⲩⲏⲗ.</w:t>
            </w:r>
          </w:p>
        </w:tc>
      </w:tr>
      <w:tr w:rsidR="00437FBE" w14:paraId="06D4F6A3" w14:textId="77777777" w:rsidTr="00CB1B46">
        <w:trPr>
          <w:cantSplit/>
          <w:jc w:val="center"/>
        </w:trPr>
        <w:tc>
          <w:tcPr>
            <w:tcW w:w="288" w:type="dxa"/>
          </w:tcPr>
          <w:p w14:paraId="28EF28A3" w14:textId="77777777" w:rsidR="00437FBE" w:rsidRDefault="00437FBE" w:rsidP="00CB1B46">
            <w:pPr>
              <w:pStyle w:val="CopticCross"/>
            </w:pPr>
          </w:p>
        </w:tc>
        <w:tc>
          <w:tcPr>
            <w:tcW w:w="3960" w:type="dxa"/>
          </w:tcPr>
          <w:p w14:paraId="79F6C383" w14:textId="77777777" w:rsidR="00437FBE" w:rsidRDefault="00437FBE" w:rsidP="00437FBE">
            <w:pPr>
              <w:pStyle w:val="EngHang"/>
            </w:pPr>
            <w:r>
              <w:t>Jesus Christ, God with us,</w:t>
            </w:r>
          </w:p>
          <w:p w14:paraId="0AB771AD" w14:textId="77777777" w:rsidR="00437FBE" w:rsidRDefault="00437FBE" w:rsidP="00437FBE">
            <w:pPr>
              <w:pStyle w:val="EngHang"/>
            </w:pPr>
            <w:r>
              <w:t>Who saved us by His name,</w:t>
            </w:r>
          </w:p>
          <w:p w14:paraId="3A90C1B4" w14:textId="77777777" w:rsidR="00437FBE" w:rsidRDefault="00437FBE" w:rsidP="00437FBE">
            <w:pPr>
              <w:pStyle w:val="EngHang"/>
            </w:pPr>
            <w:r>
              <w:t>And granted us salvation,</w:t>
            </w:r>
          </w:p>
          <w:p w14:paraId="5E63F7A5" w14:textId="77777777" w:rsidR="00437FBE" w:rsidRDefault="00437FBE" w:rsidP="00437FBE">
            <w:pPr>
              <w:pStyle w:val="EngHangEnd"/>
            </w:pPr>
            <w:r>
              <w:t>Was born in Bethlehem.</w:t>
            </w:r>
          </w:p>
        </w:tc>
        <w:tc>
          <w:tcPr>
            <w:tcW w:w="288" w:type="dxa"/>
          </w:tcPr>
          <w:p w14:paraId="3C206C4D" w14:textId="77777777" w:rsidR="00437FBE" w:rsidRDefault="00437FBE" w:rsidP="00CB1B46"/>
        </w:tc>
        <w:tc>
          <w:tcPr>
            <w:tcW w:w="288" w:type="dxa"/>
          </w:tcPr>
          <w:p w14:paraId="42E7AD60" w14:textId="77777777" w:rsidR="00437FBE" w:rsidRDefault="00437FBE" w:rsidP="00CB1B46">
            <w:pPr>
              <w:pStyle w:val="CopticCross"/>
            </w:pPr>
          </w:p>
        </w:tc>
        <w:tc>
          <w:tcPr>
            <w:tcW w:w="3960" w:type="dxa"/>
          </w:tcPr>
          <w:p w14:paraId="4CF308D3" w14:textId="77777777" w:rsidR="00437FBE" w:rsidRDefault="00437FBE" w:rsidP="00437FBE">
            <w:pPr>
              <w:pStyle w:val="CopticVersemulti-line"/>
            </w:pPr>
            <w:r>
              <w:t>Ⲓⲏ̄ⲥ̄ Ⲡⲭ̄ⲥ̄ Ⲫϯ ⲛⲉⲙⲁⲛ:</w:t>
            </w:r>
          </w:p>
          <w:p w14:paraId="22A67566" w14:textId="77777777" w:rsidR="00437FBE" w:rsidRDefault="00437FBE" w:rsidP="00437FBE">
            <w:pPr>
              <w:pStyle w:val="CopticVersemulti-line"/>
            </w:pPr>
            <w:r>
              <w:t>ⲫⲏⲉ̀ⲧⲁϥⲛⲁϩⲙⲉⲛ ϧⲉⲛ ⲡⲉϥⲣⲁⲛ:</w:t>
            </w:r>
          </w:p>
          <w:p w14:paraId="66F28F5C" w14:textId="77777777" w:rsidR="00437FBE" w:rsidRDefault="00437FBE" w:rsidP="00437FBE">
            <w:pPr>
              <w:pStyle w:val="CopticVersemulti-line"/>
            </w:pPr>
            <w:r>
              <w:t>ⲉⲑⲃⲉ ⲡ̀ⲥⲱϯ ⲁϥⲉⲣϩ̀ⲙⲟⲧ ⲛⲁⲛ:</w:t>
            </w:r>
          </w:p>
          <w:p w14:paraId="0272BD4D" w14:textId="77777777" w:rsidR="00437FBE" w:rsidRPr="005130A7" w:rsidRDefault="00437FBE" w:rsidP="00437FBE">
            <w:pPr>
              <w:pStyle w:val="CopticVerse"/>
            </w:pPr>
            <w:r>
              <w:t>ⲫⲏⲉ̀ⲧⲁⲩⲙⲁⲥϥ ϧⲉⲛ Ⲃⲏⲑⲗⲉⲉⲙ.</w:t>
            </w:r>
          </w:p>
        </w:tc>
      </w:tr>
      <w:tr w:rsidR="00437FBE" w14:paraId="189811E4" w14:textId="77777777" w:rsidTr="00CB1B46">
        <w:trPr>
          <w:cantSplit/>
          <w:jc w:val="center"/>
        </w:trPr>
        <w:tc>
          <w:tcPr>
            <w:tcW w:w="288" w:type="dxa"/>
          </w:tcPr>
          <w:p w14:paraId="33067F85" w14:textId="77777777" w:rsidR="00437FBE" w:rsidRDefault="00437FBE" w:rsidP="00CB1B46">
            <w:pPr>
              <w:pStyle w:val="CopticCross"/>
            </w:pPr>
            <w:r w:rsidRPr="00FB5ACB">
              <w:lastRenderedPageBreak/>
              <w:t>¿</w:t>
            </w:r>
          </w:p>
        </w:tc>
        <w:tc>
          <w:tcPr>
            <w:tcW w:w="3960" w:type="dxa"/>
          </w:tcPr>
          <w:p w14:paraId="1B56D38C" w14:textId="77777777" w:rsidR="00437FBE" w:rsidRDefault="00437FBE" w:rsidP="00437FBE">
            <w:pPr>
              <w:pStyle w:val="EngHang"/>
            </w:pPr>
            <w:r>
              <w:t>Luke the Apostle,</w:t>
            </w:r>
          </w:p>
          <w:p w14:paraId="6CFE5BF7" w14:textId="77777777" w:rsidR="00437FBE" w:rsidRDefault="00437FBE" w:rsidP="00437FBE">
            <w:pPr>
              <w:pStyle w:val="EngHang"/>
            </w:pPr>
            <w:r>
              <w:t>Spoke of the coming</w:t>
            </w:r>
          </w:p>
          <w:p w14:paraId="751AFA77" w14:textId="77777777" w:rsidR="00437FBE" w:rsidRDefault="00437FBE" w:rsidP="00437FBE">
            <w:pPr>
              <w:pStyle w:val="EngHang"/>
            </w:pPr>
            <w:r>
              <w:t>Of the Magi,</w:t>
            </w:r>
          </w:p>
          <w:p w14:paraId="2707A6D6" w14:textId="77777777" w:rsidR="00437FBE" w:rsidRDefault="00437FBE" w:rsidP="00437FBE">
            <w:pPr>
              <w:pStyle w:val="EngHangEnd"/>
            </w:pPr>
            <w:r>
              <w:t>Who presented Him gifts.</w:t>
            </w:r>
          </w:p>
        </w:tc>
        <w:tc>
          <w:tcPr>
            <w:tcW w:w="288" w:type="dxa"/>
          </w:tcPr>
          <w:p w14:paraId="6B98201A" w14:textId="77777777" w:rsidR="00437FBE" w:rsidRDefault="00437FBE" w:rsidP="00CB1B46"/>
        </w:tc>
        <w:tc>
          <w:tcPr>
            <w:tcW w:w="288" w:type="dxa"/>
          </w:tcPr>
          <w:p w14:paraId="461486C6" w14:textId="77777777" w:rsidR="00437FBE" w:rsidRDefault="00437FBE" w:rsidP="00CB1B46">
            <w:pPr>
              <w:pStyle w:val="CopticCross"/>
            </w:pPr>
            <w:r w:rsidRPr="00FB5ACB">
              <w:t>¿</w:t>
            </w:r>
          </w:p>
        </w:tc>
        <w:tc>
          <w:tcPr>
            <w:tcW w:w="3960" w:type="dxa"/>
          </w:tcPr>
          <w:p w14:paraId="1C832130" w14:textId="77777777" w:rsidR="00437FBE" w:rsidRDefault="00437FBE" w:rsidP="00437FBE">
            <w:pPr>
              <w:pStyle w:val="CopticVersemulti-line"/>
            </w:pPr>
            <w:r>
              <w:t>Ⲕⲁⲧⲁ ⲫ̀ⲣⲏϯ ⲉ̀ⲧⲁϥϫⲟⲥ:</w:t>
            </w:r>
          </w:p>
          <w:p w14:paraId="6D9CFE4F" w14:textId="77777777" w:rsidR="00437FBE" w:rsidRDefault="00437FBE" w:rsidP="00437FBE">
            <w:pPr>
              <w:pStyle w:val="CopticVersemulti-line"/>
            </w:pPr>
            <w:r>
              <w:t>ⲛ̀ϫⲉ Ⲙⲁⲧⲑⲉⲟⲥ ⲡⲓⲁ̀ⲡⲟⲥⲧⲟⲗⲟⲥ:</w:t>
            </w:r>
          </w:p>
          <w:p w14:paraId="3AD50EAA" w14:textId="77777777" w:rsidR="00437FBE" w:rsidRDefault="00437FBE" w:rsidP="00437FBE">
            <w:pPr>
              <w:pStyle w:val="CopticVersemulti-line"/>
            </w:pPr>
            <w:r>
              <w:t>ⲉⲑⲃⲉ ⲡ̀ϫⲓⲛⲓ̀ ⲛ̀ⲛⲓⲙⲁⲅⲟⲥ:</w:t>
            </w:r>
          </w:p>
          <w:p w14:paraId="1AA0743D" w14:textId="77777777" w:rsidR="00437FBE" w:rsidRPr="005130A7" w:rsidRDefault="00437FBE" w:rsidP="00437FBE">
            <w:pPr>
              <w:pStyle w:val="CopticVerse"/>
            </w:pPr>
            <w:r>
              <w:t>ⲁⲩⲓ̀ⲛⲓ ⲛⲁϥ ⲛ̀ϩⲁⲛⲇⲱⲣⲟⲛ.</w:t>
            </w:r>
          </w:p>
        </w:tc>
      </w:tr>
      <w:tr w:rsidR="00437FBE" w14:paraId="6407A649" w14:textId="77777777" w:rsidTr="00CB1B46">
        <w:trPr>
          <w:cantSplit/>
          <w:jc w:val="center"/>
        </w:trPr>
        <w:tc>
          <w:tcPr>
            <w:tcW w:w="288" w:type="dxa"/>
          </w:tcPr>
          <w:p w14:paraId="1CF3277B" w14:textId="77777777" w:rsidR="00437FBE" w:rsidRDefault="00437FBE" w:rsidP="00CB1B46">
            <w:pPr>
              <w:pStyle w:val="CopticCross"/>
            </w:pPr>
            <w:r w:rsidRPr="00FB5ACB">
              <w:t>¿</w:t>
            </w:r>
          </w:p>
        </w:tc>
        <w:tc>
          <w:tcPr>
            <w:tcW w:w="3960" w:type="dxa"/>
          </w:tcPr>
          <w:p w14:paraId="373E5062" w14:textId="77777777" w:rsidR="00437FBE" w:rsidRDefault="00437FBE" w:rsidP="00437FBE">
            <w:pPr>
              <w:pStyle w:val="EngHang"/>
            </w:pPr>
            <w:r>
              <w:t>Behold, the Magi presented</w:t>
            </w:r>
          </w:p>
          <w:p w14:paraId="6C9E8A01" w14:textId="77777777" w:rsidR="00437FBE" w:rsidRDefault="00437FBE" w:rsidP="00437FBE">
            <w:pPr>
              <w:pStyle w:val="EngHang"/>
            </w:pPr>
            <w:r>
              <w:t>Myrrh, gold, and frankincense</w:t>
            </w:r>
          </w:p>
          <w:p w14:paraId="1921305E" w14:textId="77777777" w:rsidR="00437FBE" w:rsidRDefault="00437FBE" w:rsidP="00437FBE">
            <w:pPr>
              <w:pStyle w:val="EngHang"/>
            </w:pPr>
            <w:r>
              <w:t>To God the Logos,</w:t>
            </w:r>
          </w:p>
          <w:p w14:paraId="29493E1F" w14:textId="77777777" w:rsidR="00437FBE" w:rsidRDefault="00437FBE" w:rsidP="00437FBE">
            <w:pPr>
              <w:pStyle w:val="EngHangEnd"/>
            </w:pPr>
            <w:r>
              <w:t>Who was born in Bethlehem.</w:t>
            </w:r>
          </w:p>
        </w:tc>
        <w:tc>
          <w:tcPr>
            <w:tcW w:w="288" w:type="dxa"/>
          </w:tcPr>
          <w:p w14:paraId="79E0F909" w14:textId="77777777" w:rsidR="00437FBE" w:rsidRDefault="00437FBE" w:rsidP="00CB1B46"/>
        </w:tc>
        <w:tc>
          <w:tcPr>
            <w:tcW w:w="288" w:type="dxa"/>
          </w:tcPr>
          <w:p w14:paraId="46BEBCF0" w14:textId="77777777" w:rsidR="00437FBE" w:rsidRDefault="00437FBE" w:rsidP="00CB1B46">
            <w:pPr>
              <w:pStyle w:val="CopticCross"/>
            </w:pPr>
            <w:r w:rsidRPr="00FB5ACB">
              <w:t>¿</w:t>
            </w:r>
          </w:p>
        </w:tc>
        <w:tc>
          <w:tcPr>
            <w:tcW w:w="3960" w:type="dxa"/>
          </w:tcPr>
          <w:p w14:paraId="1E6327F8" w14:textId="77777777" w:rsidR="00437FBE" w:rsidRDefault="00437FBE" w:rsidP="00437FBE">
            <w:pPr>
              <w:pStyle w:val="CopticVersemulti-line"/>
            </w:pPr>
            <w:r>
              <w:t>Ⲗⲟⲓⲡⲟⲛ ⲁⲩⲓ̀ⲛⲓ ⲛ̀ⲛⲓⲙⲁⲅⲟⲥ:</w:t>
            </w:r>
          </w:p>
          <w:p w14:paraId="5D011455" w14:textId="77777777" w:rsidR="00437FBE" w:rsidRDefault="00437FBE" w:rsidP="00437FBE">
            <w:pPr>
              <w:pStyle w:val="CopticVersemulti-line"/>
            </w:pPr>
            <w:r>
              <w:t>ⲟⲩϣⲁⲗ ⲛⲉⲙ ⲟⲩⲛⲟⲩⲃ ⲛⲉⲙ ⲟⲩⲗⲓⲃⲁⲛⲟⲥ:</w:t>
            </w:r>
          </w:p>
          <w:p w14:paraId="0D75E669" w14:textId="77777777" w:rsidR="00437FBE" w:rsidRDefault="00437FBE" w:rsidP="00437FBE">
            <w:pPr>
              <w:pStyle w:val="CopticVersemulti-line"/>
            </w:pPr>
            <w:r>
              <w:t>ⲙ̀ⲡⲉⲙ̀ⲑⲟ ⲙ̀Ⲫϯ ⲡⲓⲗⲟⲅⲟⲥ:</w:t>
            </w:r>
          </w:p>
          <w:p w14:paraId="7F150256" w14:textId="77777777" w:rsidR="00437FBE" w:rsidRPr="005130A7" w:rsidRDefault="00437FBE" w:rsidP="00437FBE">
            <w:pPr>
              <w:pStyle w:val="CopticVerse"/>
            </w:pPr>
            <w:r>
              <w:t>ⲫⲏⲉ̀ⲧⲁⲩⲙⲁⲥϥ ϧⲉⲛ Ⲃⲏⲑⲗⲉⲉⲙ.</w:t>
            </w:r>
          </w:p>
        </w:tc>
      </w:tr>
      <w:tr w:rsidR="00437FBE" w14:paraId="6DDB31F4" w14:textId="77777777" w:rsidTr="00CB1B46">
        <w:trPr>
          <w:cantSplit/>
          <w:jc w:val="center"/>
        </w:trPr>
        <w:tc>
          <w:tcPr>
            <w:tcW w:w="288" w:type="dxa"/>
          </w:tcPr>
          <w:p w14:paraId="148320E7" w14:textId="77777777" w:rsidR="00437FBE" w:rsidRDefault="00437FBE" w:rsidP="00CB1B46">
            <w:pPr>
              <w:pStyle w:val="CopticCross"/>
            </w:pPr>
          </w:p>
        </w:tc>
        <w:tc>
          <w:tcPr>
            <w:tcW w:w="3960" w:type="dxa"/>
          </w:tcPr>
          <w:p w14:paraId="0592045B" w14:textId="77777777" w:rsidR="00437FBE" w:rsidRDefault="00437FBE" w:rsidP="00437FBE">
            <w:pPr>
              <w:pStyle w:val="EngHang"/>
            </w:pPr>
            <w:r>
              <w:t>Let us praise with the angels,</w:t>
            </w:r>
          </w:p>
          <w:p w14:paraId="4DBDC0A5" w14:textId="77777777" w:rsidR="00437FBE" w:rsidRDefault="00437FBE" w:rsidP="00437FBE">
            <w:pPr>
              <w:pStyle w:val="EngHang"/>
            </w:pPr>
            <w:r>
              <w:t>Saying, "glory to God in the highest.</w:t>
            </w:r>
          </w:p>
          <w:p w14:paraId="03944C84" w14:textId="77777777" w:rsidR="00437FBE" w:rsidRDefault="00437FBE" w:rsidP="00437FBE">
            <w:pPr>
              <w:pStyle w:val="EngHang"/>
            </w:pPr>
            <w:r>
              <w:t xml:space="preserve">Pease one earth </w:t>
            </w:r>
            <w:r w:rsidR="004F58D6">
              <w:t>and</w:t>
            </w:r>
          </w:p>
          <w:p w14:paraId="6B481DDF" w14:textId="77777777" w:rsidR="00437FBE" w:rsidRDefault="004F58D6" w:rsidP="00437FBE">
            <w:pPr>
              <w:pStyle w:val="EngHangEnd"/>
            </w:pPr>
            <w:r>
              <w:t>G</w:t>
            </w:r>
            <w:r w:rsidR="00437FBE">
              <w:t>oodwill</w:t>
            </w:r>
            <w:r w:rsidR="00FA61CD">
              <w:t xml:space="preserve"> towards me</w:t>
            </w:r>
            <w:r>
              <w:t>n</w:t>
            </w:r>
            <w:r w:rsidR="00437FBE">
              <w:t>."</w:t>
            </w:r>
          </w:p>
        </w:tc>
        <w:tc>
          <w:tcPr>
            <w:tcW w:w="288" w:type="dxa"/>
          </w:tcPr>
          <w:p w14:paraId="48AEDD83" w14:textId="77777777" w:rsidR="00437FBE" w:rsidRDefault="00437FBE" w:rsidP="00CB1B46"/>
        </w:tc>
        <w:tc>
          <w:tcPr>
            <w:tcW w:w="288" w:type="dxa"/>
          </w:tcPr>
          <w:p w14:paraId="7774BAD6" w14:textId="77777777" w:rsidR="00437FBE" w:rsidRDefault="00437FBE" w:rsidP="00CB1B46">
            <w:pPr>
              <w:pStyle w:val="CopticCross"/>
            </w:pPr>
          </w:p>
        </w:tc>
        <w:tc>
          <w:tcPr>
            <w:tcW w:w="3960" w:type="dxa"/>
          </w:tcPr>
          <w:p w14:paraId="54309230" w14:textId="77777777" w:rsidR="00437FBE" w:rsidRDefault="00437FBE" w:rsidP="00437FBE">
            <w:pPr>
              <w:pStyle w:val="CopticVersemulti-line"/>
            </w:pPr>
            <w:r>
              <w:t>Ⲙⲁⲣⲉⲛϩⲱⲥ ⲛⲉⲙ ⲛⲓⲁⲅⲅⲉⲗⲟⲥ:</w:t>
            </w:r>
          </w:p>
          <w:p w14:paraId="66650B62" w14:textId="77777777" w:rsidR="00437FBE" w:rsidRDefault="00437FBE" w:rsidP="00437FBE">
            <w:pPr>
              <w:pStyle w:val="CopticVersemulti-line"/>
            </w:pPr>
            <w:r>
              <w:t>ϫⲉ ⲟⲩⲱ̀ⲟⲩ ϧⲉⲛ ⲛⲏⲉⲧϭⲟⲥⲓ ⲙ̀Ⲫϯ:</w:t>
            </w:r>
          </w:p>
          <w:p w14:paraId="4D72A789" w14:textId="77777777" w:rsidR="00437FBE" w:rsidRDefault="00437FBE" w:rsidP="00437FBE">
            <w:pPr>
              <w:pStyle w:val="CopticVersemulti-line"/>
            </w:pPr>
            <w:r>
              <w:t>ⲛⲉⲙ ⲟⲩϩⲓⲣⲏⲛⲏ ϩⲓϫⲉⲛ ⲡⲓⲕⲁϩⲓ:</w:t>
            </w:r>
          </w:p>
          <w:p w14:paraId="4292130D" w14:textId="77777777" w:rsidR="00437FBE" w:rsidRDefault="00437FBE" w:rsidP="00437FBE">
            <w:pPr>
              <w:pStyle w:val="CopticVersemulti-line"/>
            </w:pPr>
            <w:r>
              <w:t>ⲛⲉⲙ ⲟⲩϯⲙⲁϯ ϧⲉⲛ ⲛⲓⲣⲱⲙⲓ:</w:t>
            </w:r>
          </w:p>
          <w:p w14:paraId="78F1C338" w14:textId="77777777" w:rsidR="00437FBE" w:rsidRPr="005130A7" w:rsidRDefault="00437FBE" w:rsidP="00437FBE">
            <w:pPr>
              <w:pStyle w:val="CopticVerse"/>
            </w:pPr>
            <w:r>
              <w:t>ⲫⲏⲉ̀ⲧⲁⲩⲙⲁⲥϥ ϧⲉⲛ Ⲃⲏⲑⲗⲉⲉⲙ.</w:t>
            </w:r>
          </w:p>
        </w:tc>
      </w:tr>
      <w:tr w:rsidR="00437FBE" w14:paraId="7E1D7CEA" w14:textId="77777777" w:rsidTr="00CB1B46">
        <w:trPr>
          <w:cantSplit/>
          <w:jc w:val="center"/>
        </w:trPr>
        <w:tc>
          <w:tcPr>
            <w:tcW w:w="288" w:type="dxa"/>
          </w:tcPr>
          <w:p w14:paraId="0D184C2A" w14:textId="77777777" w:rsidR="00437FBE" w:rsidRDefault="00437FBE" w:rsidP="00CB1B46">
            <w:pPr>
              <w:pStyle w:val="CopticCross"/>
            </w:pPr>
          </w:p>
        </w:tc>
        <w:tc>
          <w:tcPr>
            <w:tcW w:w="3960" w:type="dxa"/>
          </w:tcPr>
          <w:p w14:paraId="782E97BC" w14:textId="77777777" w:rsidR="00437FBE" w:rsidRDefault="00437FBE" w:rsidP="00437FBE">
            <w:pPr>
              <w:pStyle w:val="EngHang"/>
            </w:pPr>
            <w:r>
              <w:t>The shepherds beheld His glory,</w:t>
            </w:r>
          </w:p>
          <w:p w14:paraId="2E7FF525" w14:textId="77777777" w:rsidR="00437FBE" w:rsidRDefault="00437FBE" w:rsidP="00437FBE">
            <w:pPr>
              <w:pStyle w:val="EngHang"/>
            </w:pPr>
            <w:r>
              <w:t>And return glorifying</w:t>
            </w:r>
          </w:p>
          <w:p w14:paraId="7DEC4B01" w14:textId="77777777" w:rsidR="00437FBE" w:rsidRDefault="00437FBE" w:rsidP="00437FBE">
            <w:pPr>
              <w:pStyle w:val="EngHang"/>
            </w:pPr>
            <w:r>
              <w:t>Jesus Christ, the King of glory,</w:t>
            </w:r>
          </w:p>
          <w:p w14:paraId="6D0658E6" w14:textId="77777777" w:rsidR="00437FBE" w:rsidRDefault="00437FBE" w:rsidP="00437FBE">
            <w:pPr>
              <w:pStyle w:val="EngHangEnd"/>
            </w:pPr>
            <w:r>
              <w:t>Who was born in Bethlehem.</w:t>
            </w:r>
          </w:p>
        </w:tc>
        <w:tc>
          <w:tcPr>
            <w:tcW w:w="288" w:type="dxa"/>
          </w:tcPr>
          <w:p w14:paraId="278D735B" w14:textId="77777777" w:rsidR="00437FBE" w:rsidRDefault="00437FBE" w:rsidP="00CB1B46"/>
        </w:tc>
        <w:tc>
          <w:tcPr>
            <w:tcW w:w="288" w:type="dxa"/>
          </w:tcPr>
          <w:p w14:paraId="788F3103" w14:textId="77777777" w:rsidR="00437FBE" w:rsidRDefault="00437FBE" w:rsidP="00CB1B46">
            <w:pPr>
              <w:pStyle w:val="CopticCross"/>
            </w:pPr>
          </w:p>
        </w:tc>
        <w:tc>
          <w:tcPr>
            <w:tcW w:w="3960" w:type="dxa"/>
          </w:tcPr>
          <w:p w14:paraId="285840D2" w14:textId="77777777" w:rsidR="00437FBE" w:rsidRDefault="00437FBE" w:rsidP="00437FBE">
            <w:pPr>
              <w:pStyle w:val="CopticVersemulti-line"/>
            </w:pPr>
            <w:r>
              <w:t>Ⲛⲓⲙⲁⲛⲉ̀ⲥⲱⲟⲩ ⲁⲩⲛⲁⲩ ⲡ̀ⲉϥⲱ̀ⲟⲩ:</w:t>
            </w:r>
          </w:p>
          <w:p w14:paraId="5CBB6E29" w14:textId="77777777" w:rsidR="00437FBE" w:rsidRDefault="00437FBE" w:rsidP="00437FBE">
            <w:pPr>
              <w:pStyle w:val="CopticVersemulti-line"/>
            </w:pPr>
            <w:r>
              <w:t>ⲁⲩⲕⲟⲧⲟⲩ ϫⲉ ⲛ̀ⲑⲱⲟⲩ ⲑⲩϯⲱ̀ⲟⲩ:</w:t>
            </w:r>
          </w:p>
          <w:p w14:paraId="1D7E0BBD" w14:textId="77777777" w:rsidR="00437FBE" w:rsidRDefault="00437FBE" w:rsidP="00437FBE">
            <w:pPr>
              <w:pStyle w:val="CopticVersemulti-line"/>
            </w:pPr>
            <w:r>
              <w:t>Ⲓⲏ̄ⲥ̄ Ⲡⲭ̄ⲥ̄ ⲡ̀ⲟⲩⲣⲟ ⲛ̀ⲧⲉ ⲡ̀ⲱ̀ⲟⲩ:</w:t>
            </w:r>
          </w:p>
          <w:p w14:paraId="07951A45" w14:textId="77777777" w:rsidR="00437FBE" w:rsidRPr="005130A7" w:rsidRDefault="00437FBE" w:rsidP="00437FBE">
            <w:pPr>
              <w:pStyle w:val="CopticVerse"/>
            </w:pPr>
            <w:r>
              <w:t>ⲫⲏⲉ̀ⲧⲁⲩⲙⲁⲥϥ ϧⲉⲛ Ⲃⲏⲉⲗⲉⲉⲙ.</w:t>
            </w:r>
          </w:p>
        </w:tc>
      </w:tr>
      <w:tr w:rsidR="00437FBE" w14:paraId="54DA598A" w14:textId="77777777" w:rsidTr="00CB1B46">
        <w:trPr>
          <w:cantSplit/>
          <w:jc w:val="center"/>
        </w:trPr>
        <w:tc>
          <w:tcPr>
            <w:tcW w:w="288" w:type="dxa"/>
          </w:tcPr>
          <w:p w14:paraId="4C4E1185" w14:textId="77777777" w:rsidR="00437FBE" w:rsidRDefault="00437FBE" w:rsidP="00CB1B46">
            <w:pPr>
              <w:pStyle w:val="CopticCross"/>
            </w:pPr>
            <w:r w:rsidRPr="00FB5ACB">
              <w:t>¿</w:t>
            </w:r>
          </w:p>
        </w:tc>
        <w:tc>
          <w:tcPr>
            <w:tcW w:w="3960" w:type="dxa"/>
          </w:tcPr>
          <w:p w14:paraId="6A030689" w14:textId="77777777" w:rsidR="00437FBE" w:rsidRDefault="00437FBE" w:rsidP="00437FBE">
            <w:pPr>
              <w:pStyle w:val="EngHang"/>
            </w:pPr>
            <w:r>
              <w:t>In ninety-nine verses,</w:t>
            </w:r>
          </w:p>
          <w:p w14:paraId="111EB334" w14:textId="77777777" w:rsidR="00437FBE" w:rsidRDefault="00437FBE" w:rsidP="00437FBE">
            <w:pPr>
              <w:pStyle w:val="EngHang"/>
            </w:pPr>
            <w:r>
              <w:t>Daniel said that,</w:t>
            </w:r>
          </w:p>
          <w:p w14:paraId="61CD87EA" w14:textId="77777777" w:rsidR="00437FBE" w:rsidRDefault="00437FBE" w:rsidP="00437FBE">
            <w:pPr>
              <w:pStyle w:val="EngHang"/>
            </w:pPr>
            <w:r>
              <w:t>The Messiah will come and be</w:t>
            </w:r>
          </w:p>
          <w:p w14:paraId="24E3F46D" w14:textId="77777777" w:rsidR="00437FBE" w:rsidRDefault="00437FBE" w:rsidP="00437FBE">
            <w:pPr>
              <w:pStyle w:val="EngHangEnd"/>
            </w:pPr>
            <w:r>
              <w:t>Born in Bethlehem.</w:t>
            </w:r>
          </w:p>
        </w:tc>
        <w:tc>
          <w:tcPr>
            <w:tcW w:w="288" w:type="dxa"/>
          </w:tcPr>
          <w:p w14:paraId="5824B9F6" w14:textId="77777777" w:rsidR="00437FBE" w:rsidRDefault="00437FBE" w:rsidP="00CB1B46"/>
        </w:tc>
        <w:tc>
          <w:tcPr>
            <w:tcW w:w="288" w:type="dxa"/>
          </w:tcPr>
          <w:p w14:paraId="13FEED55" w14:textId="77777777" w:rsidR="00437FBE" w:rsidRDefault="00437FBE" w:rsidP="00CB1B46">
            <w:pPr>
              <w:pStyle w:val="CopticCross"/>
            </w:pPr>
            <w:r w:rsidRPr="00FB5ACB">
              <w:t>¿</w:t>
            </w:r>
          </w:p>
        </w:tc>
        <w:tc>
          <w:tcPr>
            <w:tcW w:w="3960" w:type="dxa"/>
          </w:tcPr>
          <w:p w14:paraId="35E39CFD" w14:textId="77777777" w:rsidR="00437FBE" w:rsidRDefault="00437FBE" w:rsidP="00437FBE">
            <w:pPr>
              <w:pStyle w:val="CopticVersemulti-line"/>
            </w:pPr>
            <w:r>
              <w:t>Ⲝⲟⲯⲓⲧ ⲉⲣ ⲡⲉ ⲡⲓⲛⲟⲙⲟⲑⲉⲧⲏⲥ:</w:t>
            </w:r>
          </w:p>
          <w:p w14:paraId="780A57D8" w14:textId="77777777" w:rsidR="00437FBE" w:rsidRDefault="00437FBE" w:rsidP="00437FBE">
            <w:pPr>
              <w:pStyle w:val="CopticVersemulti-line"/>
            </w:pPr>
            <w:r>
              <w:t>Ⲇⲁⲛⲓⲏⲗ ⲁϥϫⲉ ⲙ̀ⲙⲟⲥ:</w:t>
            </w:r>
          </w:p>
          <w:p w14:paraId="3FD8F3AD" w14:textId="77777777" w:rsidR="00437FBE" w:rsidRDefault="00437FBE" w:rsidP="00437FBE">
            <w:pPr>
              <w:pStyle w:val="CopticVersemulti-line"/>
            </w:pPr>
            <w:r>
              <w:t>ϥ̀ⲛⲁⲓ̀ ⲛ̀ϫⲉ Ⲙⲁⲥⲓⲁⲥ:</w:t>
            </w:r>
          </w:p>
          <w:p w14:paraId="01091795" w14:textId="77777777" w:rsidR="00437FBE" w:rsidRPr="005130A7" w:rsidRDefault="00437FBE" w:rsidP="00437FBE">
            <w:pPr>
              <w:pStyle w:val="CopticVerse"/>
            </w:pPr>
            <w:r>
              <w:t>ⲫⲏⲉ̀ⲧⲁⲩⲙⲁⲥϥ ϧⲉⲛ Ⲃⲏⲑⲗⲉⲉⲙ.</w:t>
            </w:r>
          </w:p>
        </w:tc>
      </w:tr>
      <w:tr w:rsidR="00437FBE" w14:paraId="33A65976" w14:textId="77777777" w:rsidTr="00CB1B46">
        <w:trPr>
          <w:cantSplit/>
          <w:jc w:val="center"/>
        </w:trPr>
        <w:tc>
          <w:tcPr>
            <w:tcW w:w="288" w:type="dxa"/>
          </w:tcPr>
          <w:p w14:paraId="57A9D5A1" w14:textId="77777777" w:rsidR="00437FBE" w:rsidRDefault="00437FBE" w:rsidP="00CB1B46">
            <w:pPr>
              <w:pStyle w:val="CopticCross"/>
            </w:pPr>
            <w:r w:rsidRPr="00FB5ACB">
              <w:t>¿</w:t>
            </w:r>
          </w:p>
        </w:tc>
        <w:tc>
          <w:tcPr>
            <w:tcW w:w="3960" w:type="dxa"/>
          </w:tcPr>
          <w:p w14:paraId="29756645" w14:textId="77777777" w:rsidR="00437FBE" w:rsidRDefault="00437FBE" w:rsidP="00437FBE">
            <w:pPr>
              <w:pStyle w:val="EngHang"/>
            </w:pPr>
            <w:r>
              <w:t>He is the Logos of the Father,</w:t>
            </w:r>
          </w:p>
          <w:p w14:paraId="17E1244F" w14:textId="77777777" w:rsidR="00437FBE" w:rsidRDefault="00437FBE" w:rsidP="00437FBE">
            <w:pPr>
              <w:pStyle w:val="EngHang"/>
            </w:pPr>
            <w:r>
              <w:t>The true and faithful Son,</w:t>
            </w:r>
          </w:p>
          <w:p w14:paraId="333AA9DD" w14:textId="77777777" w:rsidR="00437FBE" w:rsidRDefault="00437FBE" w:rsidP="00437FBE">
            <w:pPr>
              <w:pStyle w:val="EngHang"/>
            </w:pPr>
            <w:r>
              <w:t>Born of the Father</w:t>
            </w:r>
          </w:p>
          <w:p w14:paraId="6C9361D8" w14:textId="77777777" w:rsidR="00437FBE" w:rsidRDefault="00437FBE" w:rsidP="00437FBE">
            <w:pPr>
              <w:pStyle w:val="EngHangEnd"/>
            </w:pPr>
            <w:r>
              <w:t>Before all ages.</w:t>
            </w:r>
          </w:p>
        </w:tc>
        <w:tc>
          <w:tcPr>
            <w:tcW w:w="288" w:type="dxa"/>
          </w:tcPr>
          <w:p w14:paraId="6D1D7E26" w14:textId="77777777" w:rsidR="00437FBE" w:rsidRDefault="00437FBE" w:rsidP="00CB1B46"/>
        </w:tc>
        <w:tc>
          <w:tcPr>
            <w:tcW w:w="288" w:type="dxa"/>
          </w:tcPr>
          <w:p w14:paraId="1F7D5A30" w14:textId="77777777" w:rsidR="00437FBE" w:rsidRDefault="00437FBE" w:rsidP="00CB1B46">
            <w:pPr>
              <w:pStyle w:val="CopticCross"/>
            </w:pPr>
            <w:r w:rsidRPr="00FB5ACB">
              <w:t>¿</w:t>
            </w:r>
          </w:p>
        </w:tc>
        <w:tc>
          <w:tcPr>
            <w:tcW w:w="3960" w:type="dxa"/>
          </w:tcPr>
          <w:p w14:paraId="26F9A9F2" w14:textId="77777777" w:rsidR="00437FBE" w:rsidRDefault="00437FBE" w:rsidP="00437FBE">
            <w:pPr>
              <w:pStyle w:val="CopticVersemulti-line"/>
            </w:pPr>
            <w:r>
              <w:t>Ⲟⲩⲟϩ ⲛ̀ⲑⲟϥ ⲡⲉ ⲡⲓⲗⲟⲅⲟⲥ ⲛ̀ⲧⲉ Ⲫⲓⲱⲧ:</w:t>
            </w:r>
          </w:p>
          <w:p w14:paraId="52F97FD4" w14:textId="77777777" w:rsidR="00437FBE" w:rsidRDefault="00437FBE" w:rsidP="00437FBE">
            <w:pPr>
              <w:pStyle w:val="CopticVersemulti-line"/>
            </w:pPr>
            <w:r>
              <w:t>ⲛⲉⲙ ⲡ̀ϣⲏⲣⲓ ⲙ̀ⲙⲏⲓ ⲉ̀ⲧⲉⲛϩⲟⲧ:</w:t>
            </w:r>
          </w:p>
          <w:p w14:paraId="48A9DCD4" w14:textId="77777777" w:rsidR="00437FBE" w:rsidRDefault="00437FBE" w:rsidP="00437FBE">
            <w:pPr>
              <w:pStyle w:val="CopticVersemulti-line"/>
            </w:pPr>
            <w:r>
              <w:t>ⲡⲓⲙⲓⲥⲓ ⲉ̀ⲃⲟⲗϧⲉⲛ Ⲫⲓⲱⲧ:</w:t>
            </w:r>
          </w:p>
          <w:p w14:paraId="378991AD" w14:textId="77777777" w:rsidR="00437FBE" w:rsidRPr="005130A7" w:rsidRDefault="00437FBE" w:rsidP="00437FBE">
            <w:pPr>
              <w:pStyle w:val="CopticVerse"/>
            </w:pPr>
            <w:r>
              <w:t>ϧⲁϫⲱⲟⲩ ⲛ̀ⲛⲓⲉ̀ⲱⲛ ⲧⲏⲣⲟⲩ.</w:t>
            </w:r>
          </w:p>
        </w:tc>
      </w:tr>
      <w:tr w:rsidR="00437FBE" w14:paraId="7D20C64A" w14:textId="77777777" w:rsidTr="00CB1B46">
        <w:trPr>
          <w:cantSplit/>
          <w:jc w:val="center"/>
        </w:trPr>
        <w:tc>
          <w:tcPr>
            <w:tcW w:w="288" w:type="dxa"/>
          </w:tcPr>
          <w:p w14:paraId="0FC2E5E0" w14:textId="77777777" w:rsidR="00437FBE" w:rsidRDefault="00437FBE" w:rsidP="00CB1B46">
            <w:pPr>
              <w:pStyle w:val="CopticCross"/>
            </w:pPr>
          </w:p>
        </w:tc>
        <w:tc>
          <w:tcPr>
            <w:tcW w:w="3960" w:type="dxa"/>
          </w:tcPr>
          <w:p w14:paraId="42F98C54" w14:textId="77777777" w:rsidR="00437FBE" w:rsidRDefault="00437FBE" w:rsidP="00437FBE">
            <w:pPr>
              <w:pStyle w:val="EngHang"/>
            </w:pPr>
            <w:r>
              <w:t>The head of the ages,</w:t>
            </w:r>
          </w:p>
          <w:p w14:paraId="7A895711" w14:textId="77777777" w:rsidR="00437FBE" w:rsidRDefault="00437FBE" w:rsidP="00437FBE">
            <w:pPr>
              <w:pStyle w:val="EngHang"/>
            </w:pPr>
            <w:r>
              <w:t>Who appeared in Zion,</w:t>
            </w:r>
          </w:p>
          <w:p w14:paraId="01DE1E3E" w14:textId="77777777" w:rsidR="00437FBE" w:rsidRDefault="00437FBE" w:rsidP="00437FBE">
            <w:pPr>
              <w:pStyle w:val="EngHang"/>
            </w:pPr>
            <w:r>
              <w:t>Even to save us,</w:t>
            </w:r>
          </w:p>
          <w:p w14:paraId="413AD5C3" w14:textId="77777777" w:rsidR="00437FBE" w:rsidRDefault="00437FBE" w:rsidP="00437FBE">
            <w:pPr>
              <w:pStyle w:val="EngHangEnd"/>
            </w:pPr>
            <w:r>
              <w:t>By his holy Parousia.</w:t>
            </w:r>
          </w:p>
        </w:tc>
        <w:tc>
          <w:tcPr>
            <w:tcW w:w="288" w:type="dxa"/>
          </w:tcPr>
          <w:p w14:paraId="09277E40" w14:textId="77777777" w:rsidR="00437FBE" w:rsidRDefault="00437FBE" w:rsidP="00CB1B46"/>
        </w:tc>
        <w:tc>
          <w:tcPr>
            <w:tcW w:w="288" w:type="dxa"/>
          </w:tcPr>
          <w:p w14:paraId="4B2310A7" w14:textId="77777777" w:rsidR="00437FBE" w:rsidRDefault="00437FBE" w:rsidP="00CB1B46">
            <w:pPr>
              <w:pStyle w:val="CopticCross"/>
            </w:pPr>
          </w:p>
        </w:tc>
        <w:tc>
          <w:tcPr>
            <w:tcW w:w="3960" w:type="dxa"/>
          </w:tcPr>
          <w:p w14:paraId="1B42A160" w14:textId="77777777" w:rsidR="00437FBE" w:rsidRDefault="00437FBE" w:rsidP="00437FBE">
            <w:pPr>
              <w:pStyle w:val="CopticVersemulti-line"/>
            </w:pPr>
            <w:r>
              <w:t>Ⲡⲁⲓⲣⲝⲱⲛ ⲛ̀ⲧⲉ ⲛⲓⲉ̀ⲱⲛ:</w:t>
            </w:r>
          </w:p>
          <w:p w14:paraId="66359705" w14:textId="77777777" w:rsidR="00437FBE" w:rsidRDefault="00437FBE" w:rsidP="00437FBE">
            <w:pPr>
              <w:pStyle w:val="CopticVersemulti-line"/>
            </w:pPr>
            <w:r>
              <w:t>ⲉ̀ⲧⲁϥⲟⲩⲱⲛϩ ϧⲉⲛ Ⲥⲓⲱⲛ:</w:t>
            </w:r>
          </w:p>
          <w:p w14:paraId="30EF8F08" w14:textId="77777777" w:rsidR="00437FBE" w:rsidRDefault="00437FBE" w:rsidP="00437FBE">
            <w:pPr>
              <w:pStyle w:val="CopticVersemulti-line"/>
            </w:pPr>
            <w:r>
              <w:t>ϣⲁ ⲛ̀ⲧⲉϥⲛⲁϩⲙⲉⲛ ⲁ̀ⲛⲟⲛ ϩⲱⲛ:</w:t>
            </w:r>
          </w:p>
          <w:p w14:paraId="714EF52D" w14:textId="77777777" w:rsidR="00437FBE" w:rsidRPr="005130A7" w:rsidRDefault="00437FBE" w:rsidP="00437FBE">
            <w:pPr>
              <w:pStyle w:val="CopticVerse"/>
            </w:pPr>
            <w:r>
              <w:t>ϩⲓⲧⲉⲛ ⲧⲉϥⲡⲁⲣⲟⲩⲥⲓⲁ̀ ⲉ̄ⲟ̄ⲩ̄.</w:t>
            </w:r>
          </w:p>
        </w:tc>
      </w:tr>
      <w:tr w:rsidR="00437FBE" w14:paraId="7E936A75" w14:textId="77777777" w:rsidTr="00CB1B46">
        <w:trPr>
          <w:cantSplit/>
          <w:jc w:val="center"/>
        </w:trPr>
        <w:tc>
          <w:tcPr>
            <w:tcW w:w="288" w:type="dxa"/>
          </w:tcPr>
          <w:p w14:paraId="6D640A54" w14:textId="77777777" w:rsidR="00437FBE" w:rsidRDefault="00437FBE" w:rsidP="00CB1B46">
            <w:pPr>
              <w:pStyle w:val="CopticCross"/>
            </w:pPr>
          </w:p>
        </w:tc>
        <w:tc>
          <w:tcPr>
            <w:tcW w:w="3960" w:type="dxa"/>
          </w:tcPr>
          <w:p w14:paraId="31ED25B0" w14:textId="77777777" w:rsidR="00437FBE" w:rsidRDefault="00437FBE" w:rsidP="00437FBE">
            <w:pPr>
              <w:pStyle w:val="EngHang"/>
            </w:pPr>
            <w:r>
              <w:t>Incline your ear to the shepherds,</w:t>
            </w:r>
          </w:p>
          <w:p w14:paraId="71CB9D70" w14:textId="77777777" w:rsidR="00437FBE" w:rsidRDefault="00437FBE" w:rsidP="00437FBE">
            <w:pPr>
              <w:pStyle w:val="EngHang"/>
            </w:pPr>
            <w:r>
              <w:t>Who saw the angels</w:t>
            </w:r>
          </w:p>
          <w:p w14:paraId="2B63BCFD" w14:textId="77777777" w:rsidR="00437FBE" w:rsidRDefault="00437FBE" w:rsidP="00437FBE">
            <w:pPr>
              <w:pStyle w:val="EngHang"/>
            </w:pPr>
            <w:r>
              <w:t>Praising and glorifying He</w:t>
            </w:r>
          </w:p>
          <w:p w14:paraId="2C55ED95" w14:textId="77777777" w:rsidR="00437FBE" w:rsidRDefault="00437FBE" w:rsidP="00437FBE">
            <w:pPr>
              <w:pStyle w:val="EngHangEnd"/>
            </w:pPr>
            <w:r>
              <w:t>Who was born in Bethlehem.</w:t>
            </w:r>
          </w:p>
        </w:tc>
        <w:tc>
          <w:tcPr>
            <w:tcW w:w="288" w:type="dxa"/>
          </w:tcPr>
          <w:p w14:paraId="77884564" w14:textId="77777777" w:rsidR="00437FBE" w:rsidRDefault="00437FBE" w:rsidP="00CB1B46"/>
        </w:tc>
        <w:tc>
          <w:tcPr>
            <w:tcW w:w="288" w:type="dxa"/>
          </w:tcPr>
          <w:p w14:paraId="41DB0C7B" w14:textId="77777777" w:rsidR="00437FBE" w:rsidRDefault="00437FBE" w:rsidP="00CB1B46">
            <w:pPr>
              <w:pStyle w:val="CopticCross"/>
            </w:pPr>
          </w:p>
        </w:tc>
        <w:tc>
          <w:tcPr>
            <w:tcW w:w="3960" w:type="dxa"/>
          </w:tcPr>
          <w:p w14:paraId="0B7AADF8" w14:textId="77777777" w:rsidR="00437FBE" w:rsidRDefault="00437FBE" w:rsidP="00437FBE">
            <w:pPr>
              <w:pStyle w:val="CopticVersemulti-line"/>
            </w:pPr>
            <w:r>
              <w:t>Ⲣⲉⲕ ⲡⲉⲙⲁϣϫ ⲉ̀ⲛⲓⲙⲁⲛⲉ̀ⲥⲱⲟⲩ:</w:t>
            </w:r>
          </w:p>
          <w:p w14:paraId="7C70AA0E" w14:textId="77777777" w:rsidR="00437FBE" w:rsidRDefault="00437FBE" w:rsidP="00437FBE">
            <w:pPr>
              <w:pStyle w:val="CopticVersemulti-line"/>
            </w:pPr>
            <w:r>
              <w:t>ⲟⲩⲟϩ ⲛⲏⲉ̀ⲧⲁⲩⲛⲁⲩ ⲉ̀ⲣⲱⲟⲩ:</w:t>
            </w:r>
          </w:p>
          <w:p w14:paraId="0938C650" w14:textId="77777777" w:rsidR="00437FBE" w:rsidRDefault="00437FBE" w:rsidP="00437FBE">
            <w:pPr>
              <w:pStyle w:val="CopticVersemulti-line"/>
            </w:pPr>
            <w:r>
              <w:t>ⲛⲓⲁⲅⲅⲉⲗⲟⲥ ⲥⲉϩⲱⲥ ⲥⲉϯⲱ̀ⲟⲩ:</w:t>
            </w:r>
          </w:p>
          <w:p w14:paraId="621C9BD7" w14:textId="77777777" w:rsidR="00437FBE" w:rsidRPr="005130A7" w:rsidRDefault="00437FBE" w:rsidP="00437FBE">
            <w:pPr>
              <w:pStyle w:val="CopticVerse"/>
            </w:pPr>
            <w:r>
              <w:t>ⲫⲏⲉ̀ⲧⲁⲩⲙⲁⲥϥ ϧⲉⲛ Ⲃⲏⲑⲗⲉⲉⲙ.</w:t>
            </w:r>
          </w:p>
        </w:tc>
      </w:tr>
      <w:tr w:rsidR="00437FBE" w14:paraId="38E6C8BC" w14:textId="77777777" w:rsidTr="00CB1B46">
        <w:trPr>
          <w:cantSplit/>
          <w:jc w:val="center"/>
        </w:trPr>
        <w:tc>
          <w:tcPr>
            <w:tcW w:w="288" w:type="dxa"/>
          </w:tcPr>
          <w:p w14:paraId="78680529" w14:textId="77777777" w:rsidR="00437FBE" w:rsidRDefault="00437FBE" w:rsidP="00CB1B46">
            <w:pPr>
              <w:pStyle w:val="CopticCross"/>
            </w:pPr>
            <w:r w:rsidRPr="00FB5ACB">
              <w:t>¿</w:t>
            </w:r>
          </w:p>
        </w:tc>
        <w:tc>
          <w:tcPr>
            <w:tcW w:w="3960" w:type="dxa"/>
          </w:tcPr>
          <w:p w14:paraId="499ADD12" w14:textId="77777777" w:rsidR="00437FBE" w:rsidRDefault="00437FBE" w:rsidP="00437FBE">
            <w:pPr>
              <w:pStyle w:val="EngHang"/>
            </w:pPr>
            <w:r>
              <w:t>Listen to the explanation:</w:t>
            </w:r>
          </w:p>
          <w:p w14:paraId="551FDA06" w14:textId="77777777" w:rsidR="00437FBE" w:rsidRDefault="00437FBE" w:rsidP="00437FBE">
            <w:pPr>
              <w:pStyle w:val="EngHang"/>
            </w:pPr>
            <w:r>
              <w:t>Mary bore a child,</w:t>
            </w:r>
          </w:p>
          <w:p w14:paraId="41FBF3E4" w14:textId="77777777" w:rsidR="00437FBE" w:rsidRDefault="00437FBE" w:rsidP="00437FBE">
            <w:pPr>
              <w:pStyle w:val="EngHang"/>
            </w:pPr>
            <w:r>
              <w:t>And her virginity remains sealed,</w:t>
            </w:r>
          </w:p>
          <w:p w14:paraId="79C85840" w14:textId="77777777" w:rsidR="00437FBE" w:rsidRPr="0078672A" w:rsidRDefault="00437FBE" w:rsidP="00437FBE">
            <w:pPr>
              <w:pStyle w:val="EngHangEnd"/>
            </w:pPr>
            <w:r>
              <w:t>By a mysterious working.</w:t>
            </w:r>
          </w:p>
        </w:tc>
        <w:tc>
          <w:tcPr>
            <w:tcW w:w="288" w:type="dxa"/>
          </w:tcPr>
          <w:p w14:paraId="15EE9B12" w14:textId="77777777" w:rsidR="00437FBE" w:rsidRDefault="00437FBE" w:rsidP="00CB1B46"/>
        </w:tc>
        <w:tc>
          <w:tcPr>
            <w:tcW w:w="288" w:type="dxa"/>
          </w:tcPr>
          <w:p w14:paraId="7DBFB2EA" w14:textId="77777777" w:rsidR="00437FBE" w:rsidRDefault="00437FBE" w:rsidP="00CB1B46">
            <w:pPr>
              <w:pStyle w:val="CopticCross"/>
            </w:pPr>
            <w:r w:rsidRPr="00FB5ACB">
              <w:t>¿</w:t>
            </w:r>
          </w:p>
        </w:tc>
        <w:tc>
          <w:tcPr>
            <w:tcW w:w="3960" w:type="dxa"/>
          </w:tcPr>
          <w:p w14:paraId="3E3FAFBF" w14:textId="77777777" w:rsidR="00437FBE" w:rsidRDefault="00437FBE" w:rsidP="00437FBE">
            <w:pPr>
              <w:pStyle w:val="CopticVersemulti-line"/>
            </w:pPr>
            <w:r>
              <w:t>Ⲥⲱⲧⲉⲙ ⲉ̀ϯⲉⲣⲙⲉⲛⲓⲁ̀:</w:t>
            </w:r>
          </w:p>
          <w:p w14:paraId="2C460C3A" w14:textId="77777777" w:rsidR="00437FBE" w:rsidRDefault="00437FBE" w:rsidP="00437FBE">
            <w:pPr>
              <w:pStyle w:val="CopticVersemulti-line"/>
            </w:pPr>
            <w:r>
              <w:t>ϫⲉ ⲟⲩⲁ̀ⲗⲟⲩ ⲁⲩⲙⲁⲥϥ ⲛ̀ϫⲉ Ⲙⲁⲣⲓⲁ̀:</w:t>
            </w:r>
          </w:p>
          <w:p w14:paraId="164FDEBF" w14:textId="77777777" w:rsidR="00437FBE" w:rsidRDefault="00437FBE" w:rsidP="00437FBE">
            <w:pPr>
              <w:pStyle w:val="CopticVersemulti-line"/>
            </w:pPr>
            <w:r>
              <w:t>ⲉⲥⲧⲟⲃ ⲛ̀ϫⲉ ⲧⲉⲥⲡⲁⲣⲑⲉⲛⲓⲁ̀:</w:t>
            </w:r>
          </w:p>
          <w:p w14:paraId="1120F86B" w14:textId="77777777" w:rsidR="00437FBE" w:rsidRPr="005130A7" w:rsidRDefault="00437FBE" w:rsidP="00437FBE">
            <w:pPr>
              <w:pStyle w:val="CopticVerse"/>
            </w:pPr>
            <w:r>
              <w:t>ϧⲉⲛ ⲟⲩϩⲱⲃ ⲙ̀ⲡⲁⲣⲁⲇⲟⲝⲟⲛ.</w:t>
            </w:r>
          </w:p>
        </w:tc>
      </w:tr>
      <w:tr w:rsidR="00437FBE" w14:paraId="16CB10F5" w14:textId="77777777" w:rsidTr="00CB1B46">
        <w:trPr>
          <w:cantSplit/>
          <w:jc w:val="center"/>
        </w:trPr>
        <w:tc>
          <w:tcPr>
            <w:tcW w:w="288" w:type="dxa"/>
          </w:tcPr>
          <w:p w14:paraId="08AFA00E" w14:textId="77777777" w:rsidR="00437FBE" w:rsidRDefault="00437FBE" w:rsidP="00CB1B46">
            <w:pPr>
              <w:pStyle w:val="CopticCross"/>
            </w:pPr>
            <w:r w:rsidRPr="00FB5ACB">
              <w:t>¿</w:t>
            </w:r>
          </w:p>
        </w:tc>
        <w:tc>
          <w:tcPr>
            <w:tcW w:w="3960" w:type="dxa"/>
          </w:tcPr>
          <w:p w14:paraId="549BDEB3" w14:textId="77777777" w:rsidR="00437FBE" w:rsidRDefault="00437FBE" w:rsidP="00437FBE">
            <w:pPr>
              <w:pStyle w:val="EngHang"/>
            </w:pPr>
            <w:r>
              <w:t>We magnify you with Gabriel</w:t>
            </w:r>
          </w:p>
          <w:p w14:paraId="7ABB59E8" w14:textId="77777777" w:rsidR="00437FBE" w:rsidRDefault="00437FBE" w:rsidP="00437FBE">
            <w:pPr>
              <w:pStyle w:val="EngHang"/>
            </w:pPr>
            <w:r>
              <w:t>The Angel saying,</w:t>
            </w:r>
          </w:p>
          <w:p w14:paraId="0075142B" w14:textId="77777777" w:rsidR="00437FBE" w:rsidRDefault="00437FBE" w:rsidP="00437FBE">
            <w:pPr>
              <w:pStyle w:val="EngHang"/>
            </w:pPr>
            <w:r>
              <w:t>Hail to you, O Virgin,</w:t>
            </w:r>
          </w:p>
          <w:p w14:paraId="269364E7" w14:textId="77777777" w:rsidR="00437FBE" w:rsidRDefault="00437FBE" w:rsidP="00437FBE">
            <w:pPr>
              <w:pStyle w:val="EngHangEnd"/>
            </w:pPr>
            <w:r>
              <w:t>Mary the daughter of Joachim.</w:t>
            </w:r>
          </w:p>
        </w:tc>
        <w:tc>
          <w:tcPr>
            <w:tcW w:w="288" w:type="dxa"/>
          </w:tcPr>
          <w:p w14:paraId="7F92BCFE" w14:textId="77777777" w:rsidR="00437FBE" w:rsidRDefault="00437FBE" w:rsidP="00CB1B46"/>
        </w:tc>
        <w:tc>
          <w:tcPr>
            <w:tcW w:w="288" w:type="dxa"/>
          </w:tcPr>
          <w:p w14:paraId="3B696821" w14:textId="77777777" w:rsidR="00437FBE" w:rsidRDefault="00437FBE" w:rsidP="00CB1B46">
            <w:pPr>
              <w:pStyle w:val="CopticCross"/>
            </w:pPr>
            <w:r w:rsidRPr="00FB5ACB">
              <w:t>¿</w:t>
            </w:r>
          </w:p>
        </w:tc>
        <w:tc>
          <w:tcPr>
            <w:tcW w:w="3960" w:type="dxa"/>
          </w:tcPr>
          <w:p w14:paraId="55CC81FE" w14:textId="77777777" w:rsidR="00437FBE" w:rsidRDefault="00437FBE" w:rsidP="00437FBE">
            <w:pPr>
              <w:pStyle w:val="CopticVersemulti-line"/>
            </w:pPr>
            <w:r>
              <w:t>Ⲧⲉⲛⲉⲣⲙⲁⲕⲁⲣⲓⲍⲓⲛ ⲙ̀ⲙⲟ:</w:t>
            </w:r>
          </w:p>
          <w:p w14:paraId="21A3DC78" w14:textId="77777777" w:rsidR="00437FBE" w:rsidRDefault="00437FBE" w:rsidP="00437FBE">
            <w:pPr>
              <w:pStyle w:val="CopticVersemulti-line"/>
            </w:pPr>
            <w:r>
              <w:t>ⲛⲉⲙ Ⲅⲁⲃⲣⲓⲏⲗ ⲛⲓⲁⲅⲅⲉⲗⲟⲥ:</w:t>
            </w:r>
          </w:p>
          <w:p w14:paraId="264DB05A" w14:textId="77777777" w:rsidR="00437FBE" w:rsidRDefault="00437FBE" w:rsidP="00437FBE">
            <w:pPr>
              <w:pStyle w:val="CopticVersemulti-line"/>
            </w:pPr>
            <w:r>
              <w:t>ϫⲉ ⲭⲉⲣⲉ ⲛⲉ ⲱ̀ ϯⲡⲁⲣⲑⲉⲛⲟⲥ:</w:t>
            </w:r>
          </w:p>
          <w:p w14:paraId="0D732E7C" w14:textId="77777777" w:rsidR="00437FBE" w:rsidRPr="005130A7" w:rsidRDefault="00437FBE" w:rsidP="00437FBE">
            <w:pPr>
              <w:pStyle w:val="CopticVerse"/>
            </w:pPr>
            <w:r>
              <w:t>Ⲙⲁⲣⲓⲁ̀ ⲧ̀ϣⲉⲣⲓ ⲛ̀Ⲓⲱⲁ̀ⲕⲓⲙ.</w:t>
            </w:r>
          </w:p>
        </w:tc>
      </w:tr>
      <w:tr w:rsidR="00437FBE" w14:paraId="29BF6589" w14:textId="77777777" w:rsidTr="00CB1B46">
        <w:trPr>
          <w:cantSplit/>
          <w:jc w:val="center"/>
        </w:trPr>
        <w:tc>
          <w:tcPr>
            <w:tcW w:w="288" w:type="dxa"/>
          </w:tcPr>
          <w:p w14:paraId="07564C8B" w14:textId="77777777" w:rsidR="00437FBE" w:rsidRDefault="00437FBE" w:rsidP="00CB1B46">
            <w:pPr>
              <w:pStyle w:val="CopticCross"/>
            </w:pPr>
          </w:p>
        </w:tc>
        <w:tc>
          <w:tcPr>
            <w:tcW w:w="3960" w:type="dxa"/>
          </w:tcPr>
          <w:p w14:paraId="14C31331" w14:textId="77777777" w:rsidR="00437FBE" w:rsidRDefault="00437FBE" w:rsidP="00437FBE">
            <w:pPr>
              <w:pStyle w:val="EngHang"/>
            </w:pPr>
            <w:r>
              <w:t>The Son of God came to us</w:t>
            </w:r>
          </w:p>
          <w:p w14:paraId="1AC3F61A" w14:textId="77777777" w:rsidR="00437FBE" w:rsidRDefault="00437FBE" w:rsidP="00437FBE">
            <w:pPr>
              <w:pStyle w:val="EngHang"/>
            </w:pPr>
            <w:r>
              <w:t>With compassion and manifested</w:t>
            </w:r>
          </w:p>
          <w:p w14:paraId="6AC4F8DE" w14:textId="77777777" w:rsidR="00437FBE" w:rsidRDefault="00437FBE" w:rsidP="00437FBE">
            <w:pPr>
              <w:pStyle w:val="EngHang"/>
            </w:pPr>
            <w:r>
              <w:t>His face to us to save us</w:t>
            </w:r>
          </w:p>
          <w:p w14:paraId="218C4A0C" w14:textId="77777777" w:rsidR="00437FBE" w:rsidRDefault="00437FBE" w:rsidP="00437FBE">
            <w:pPr>
              <w:pStyle w:val="EngHangEnd"/>
            </w:pPr>
            <w:r>
              <w:t>According to His great mercy.</w:t>
            </w:r>
          </w:p>
        </w:tc>
        <w:tc>
          <w:tcPr>
            <w:tcW w:w="288" w:type="dxa"/>
          </w:tcPr>
          <w:p w14:paraId="1E016955" w14:textId="77777777" w:rsidR="00437FBE" w:rsidRDefault="00437FBE" w:rsidP="00CB1B46"/>
        </w:tc>
        <w:tc>
          <w:tcPr>
            <w:tcW w:w="288" w:type="dxa"/>
          </w:tcPr>
          <w:p w14:paraId="3732937B" w14:textId="77777777" w:rsidR="00437FBE" w:rsidRDefault="00437FBE" w:rsidP="00CB1B46">
            <w:pPr>
              <w:pStyle w:val="CopticCross"/>
            </w:pPr>
          </w:p>
        </w:tc>
        <w:tc>
          <w:tcPr>
            <w:tcW w:w="3960" w:type="dxa"/>
          </w:tcPr>
          <w:p w14:paraId="2A50B8F7" w14:textId="77777777" w:rsidR="00437FBE" w:rsidRDefault="00437FBE" w:rsidP="00437FBE">
            <w:pPr>
              <w:pStyle w:val="CopticVersemulti-line"/>
            </w:pPr>
            <w:r>
              <w:t>Ⲩⲓⲟⲥ Ⲑⲉⲟ̀ⲥ ⲁϥⲓ̀ ϣⲁⲣⲟⲛ:</w:t>
            </w:r>
          </w:p>
          <w:p w14:paraId="75D4A90E" w14:textId="77777777" w:rsidR="00437FBE" w:rsidRDefault="00437FBE" w:rsidP="00437FBE">
            <w:pPr>
              <w:pStyle w:val="CopticVersemulti-line"/>
            </w:pPr>
            <w:r>
              <w:t>ⲟⲩⲟϩ ⲁϥϣⲉⲛϩⲏⲧ ϧⲁⲣⲟⲛ:</w:t>
            </w:r>
          </w:p>
          <w:p w14:paraId="7A66694E" w14:textId="77777777" w:rsidR="00437FBE" w:rsidRDefault="00437FBE" w:rsidP="00437FBE">
            <w:pPr>
              <w:pStyle w:val="CopticVersemulti-line"/>
            </w:pPr>
            <w:r>
              <w:t>ⲁϥⲟⲩⲱⲛϩ ⲙ̀ⲡⲉϥϩⲟ ⲉ̀ϩ̀ⲣⲏⲓ ⲉ̀ϫⲱⲛ:</w:t>
            </w:r>
          </w:p>
          <w:p w14:paraId="45E2D2D7" w14:textId="77777777" w:rsidR="00437FBE" w:rsidRPr="005130A7" w:rsidRDefault="00437FBE" w:rsidP="00437FBE">
            <w:pPr>
              <w:pStyle w:val="CopticVerse"/>
            </w:pPr>
            <w:r>
              <w:t>ⲟⲩⲟϩ ⲉϥⲉ̀ⲛⲁⲓ ⲛⲁⲛ ⲕⲁⲧⲁ ⲡⲉϥⲛⲓϣϯ ⲛ̀ⲛⲁⲓ.</w:t>
            </w:r>
          </w:p>
        </w:tc>
      </w:tr>
      <w:tr w:rsidR="00437FBE" w14:paraId="7AD78D96" w14:textId="77777777" w:rsidTr="00CB1B46">
        <w:trPr>
          <w:cantSplit/>
          <w:jc w:val="center"/>
        </w:trPr>
        <w:tc>
          <w:tcPr>
            <w:tcW w:w="288" w:type="dxa"/>
          </w:tcPr>
          <w:p w14:paraId="2EA71409" w14:textId="77777777" w:rsidR="00437FBE" w:rsidRDefault="00437FBE" w:rsidP="00CB1B46">
            <w:pPr>
              <w:pStyle w:val="CopticCross"/>
            </w:pPr>
          </w:p>
        </w:tc>
        <w:tc>
          <w:tcPr>
            <w:tcW w:w="3960" w:type="dxa"/>
          </w:tcPr>
          <w:p w14:paraId="5AB859E3" w14:textId="77777777" w:rsidR="00437FBE" w:rsidRDefault="00437FBE" w:rsidP="00437FBE">
            <w:pPr>
              <w:pStyle w:val="EngHang"/>
            </w:pPr>
            <w:r>
              <w:t>O You who sits in Heaven,</w:t>
            </w:r>
          </w:p>
          <w:p w14:paraId="6D5D3147" w14:textId="77777777" w:rsidR="00437FBE" w:rsidRDefault="00437FBE" w:rsidP="00437FBE">
            <w:pPr>
              <w:pStyle w:val="EngHang"/>
            </w:pPr>
            <w:r>
              <w:t>Remember us in your mercy.</w:t>
            </w:r>
          </w:p>
          <w:p w14:paraId="2B386C80" w14:textId="77777777" w:rsidR="00437FBE" w:rsidRDefault="00437FBE" w:rsidP="00437FBE">
            <w:pPr>
              <w:pStyle w:val="EngHang"/>
            </w:pPr>
            <w:r>
              <w:t>Forgive us our sins,</w:t>
            </w:r>
          </w:p>
          <w:p w14:paraId="2EA74025" w14:textId="77777777" w:rsidR="00437FBE" w:rsidRDefault="00437FBE" w:rsidP="00437FBE">
            <w:pPr>
              <w:pStyle w:val="EngHangEnd"/>
            </w:pPr>
            <w:r>
              <w:t>Which we have committed.</w:t>
            </w:r>
          </w:p>
        </w:tc>
        <w:tc>
          <w:tcPr>
            <w:tcW w:w="288" w:type="dxa"/>
          </w:tcPr>
          <w:p w14:paraId="61549685" w14:textId="77777777" w:rsidR="00437FBE" w:rsidRDefault="00437FBE" w:rsidP="00CB1B46"/>
        </w:tc>
        <w:tc>
          <w:tcPr>
            <w:tcW w:w="288" w:type="dxa"/>
          </w:tcPr>
          <w:p w14:paraId="051F464F" w14:textId="77777777" w:rsidR="00437FBE" w:rsidRDefault="00437FBE" w:rsidP="00CB1B46">
            <w:pPr>
              <w:pStyle w:val="CopticCross"/>
            </w:pPr>
          </w:p>
        </w:tc>
        <w:tc>
          <w:tcPr>
            <w:tcW w:w="3960" w:type="dxa"/>
          </w:tcPr>
          <w:p w14:paraId="1BD8FDF2" w14:textId="77777777" w:rsidR="00437FBE" w:rsidRDefault="00437FBE" w:rsidP="00437FBE">
            <w:pPr>
              <w:pStyle w:val="CopticVersemulti-line"/>
            </w:pPr>
            <w:r>
              <w:t>Ⲫⲏⲉⲧϩⲉⲙⲥⲓ ϩⲓϫⲉⲛ ⲛⲓⲫⲏⲟⲩⲓ̀:</w:t>
            </w:r>
          </w:p>
          <w:p w14:paraId="6E92FE0F" w14:textId="77777777" w:rsidR="00437FBE" w:rsidRDefault="00437FBE" w:rsidP="00437FBE">
            <w:pPr>
              <w:pStyle w:val="CopticVersemulti-line"/>
            </w:pPr>
            <w:r>
              <w:t>ϧⲉⲛ ⲡⲉⲕⲛⲁⲓ ⲁⲣⲓⲡⲉⲛⲙⲉⲩⲓ̀:</w:t>
            </w:r>
          </w:p>
          <w:p w14:paraId="18297ACA" w14:textId="77777777" w:rsidR="00437FBE" w:rsidRDefault="00437FBE" w:rsidP="00437FBE">
            <w:pPr>
              <w:pStyle w:val="CopticVersemulti-line"/>
            </w:pPr>
            <w:r>
              <w:t>ⲟⲩⲟϩ ⲭⲱ ⲉ̀ⲃⲟⲗ ⲛ̀ⲛⲉⲛⲛⲟⲃⲓ:</w:t>
            </w:r>
          </w:p>
          <w:p w14:paraId="0A585C3F" w14:textId="77777777" w:rsidR="00437FBE" w:rsidRPr="005130A7" w:rsidRDefault="00437FBE" w:rsidP="00437FBE">
            <w:pPr>
              <w:pStyle w:val="CopticVerse"/>
            </w:pPr>
            <w:r>
              <w:t>ⲛⲏⲉ̀ⲧⲁⲛⲁⲓⲧⲟⲩ ⲓⲥϫⲉⲛ ϩⲏ.</w:t>
            </w:r>
          </w:p>
        </w:tc>
      </w:tr>
      <w:tr w:rsidR="00437FBE" w14:paraId="5A6521E9" w14:textId="77777777" w:rsidTr="00CB1B46">
        <w:trPr>
          <w:cantSplit/>
          <w:jc w:val="center"/>
        </w:trPr>
        <w:tc>
          <w:tcPr>
            <w:tcW w:w="288" w:type="dxa"/>
          </w:tcPr>
          <w:p w14:paraId="3A5FB63E" w14:textId="77777777" w:rsidR="00437FBE" w:rsidRPr="003209AF" w:rsidRDefault="00437FBE" w:rsidP="00CB1B46">
            <w:pPr>
              <w:pStyle w:val="CopticCross"/>
              <w:rPr>
                <w:b/>
              </w:rPr>
            </w:pPr>
            <w:r w:rsidRPr="00FB5ACB">
              <w:t>¿</w:t>
            </w:r>
          </w:p>
        </w:tc>
        <w:tc>
          <w:tcPr>
            <w:tcW w:w="3960" w:type="dxa"/>
          </w:tcPr>
          <w:p w14:paraId="04DF4105" w14:textId="77777777" w:rsidR="00437FBE" w:rsidRDefault="00437FBE" w:rsidP="00437FBE">
            <w:pPr>
              <w:pStyle w:val="EngHang"/>
            </w:pPr>
            <w:r>
              <w:t>Hail to Bethlehem,</w:t>
            </w:r>
          </w:p>
          <w:p w14:paraId="03CDFDCA" w14:textId="77777777" w:rsidR="00437FBE" w:rsidRDefault="00437FBE" w:rsidP="00437FBE">
            <w:pPr>
              <w:pStyle w:val="EngHang"/>
            </w:pPr>
            <w:r>
              <w:t>The spiritual house.</w:t>
            </w:r>
          </w:p>
          <w:p w14:paraId="108DDEDD" w14:textId="77777777" w:rsidR="00437FBE" w:rsidRDefault="00437FBE" w:rsidP="00437FBE">
            <w:pPr>
              <w:pStyle w:val="EngHang"/>
            </w:pPr>
            <w:r>
              <w:t>The town of King David,</w:t>
            </w:r>
          </w:p>
          <w:p w14:paraId="2DAB8BC5" w14:textId="77777777" w:rsidR="00437FBE" w:rsidRDefault="00437FBE" w:rsidP="00437FBE">
            <w:pPr>
              <w:pStyle w:val="EngHangEnd"/>
            </w:pPr>
            <w:r>
              <w:t>Who was born in Bethlehem.</w:t>
            </w:r>
          </w:p>
        </w:tc>
        <w:tc>
          <w:tcPr>
            <w:tcW w:w="288" w:type="dxa"/>
          </w:tcPr>
          <w:p w14:paraId="291DC2FC" w14:textId="77777777" w:rsidR="00437FBE" w:rsidRDefault="00437FBE" w:rsidP="00CB1B46"/>
        </w:tc>
        <w:tc>
          <w:tcPr>
            <w:tcW w:w="288" w:type="dxa"/>
          </w:tcPr>
          <w:p w14:paraId="75CDFCC9" w14:textId="77777777" w:rsidR="00437FBE" w:rsidRDefault="00437FBE" w:rsidP="00CB1B46">
            <w:pPr>
              <w:pStyle w:val="CopticCross"/>
            </w:pPr>
            <w:r w:rsidRPr="00FB5ACB">
              <w:t>¿</w:t>
            </w:r>
          </w:p>
        </w:tc>
        <w:tc>
          <w:tcPr>
            <w:tcW w:w="3960" w:type="dxa"/>
          </w:tcPr>
          <w:p w14:paraId="7A67908B" w14:textId="77777777" w:rsidR="00437FBE" w:rsidRDefault="00437FBE" w:rsidP="00437FBE">
            <w:pPr>
              <w:pStyle w:val="CopticVersemulti-line"/>
            </w:pPr>
            <w:r>
              <w:t>Ⲭⲉⲣⲉ Ⲃⲏⲑⲗⲉⲉⲙ ⲇⲉ ⲟⲛ:</w:t>
            </w:r>
          </w:p>
          <w:p w14:paraId="7221297E" w14:textId="77777777" w:rsidR="00437FBE" w:rsidRDefault="00437FBE" w:rsidP="00437FBE">
            <w:pPr>
              <w:pStyle w:val="CopticVersemulti-line"/>
            </w:pPr>
            <w:r>
              <w:t>ⲡⲓ ⲏⲓ ⲙ̀ⲡ̀ⲉⲛⲩⲙⲁⲧⲓⲕⲟⲛ:</w:t>
            </w:r>
          </w:p>
          <w:p w14:paraId="7D41B07E" w14:textId="77777777" w:rsidR="00437FBE" w:rsidRDefault="00437FBE" w:rsidP="00437FBE">
            <w:pPr>
              <w:pStyle w:val="CopticVersemulti-line"/>
            </w:pPr>
            <w:r>
              <w:t>ⲡⲓϯⲙⲓ ⲙ̀ⲡ̀ⲟⲩⲣⲟ Ⲇⲁⲩⲓⲇ:</w:t>
            </w:r>
          </w:p>
          <w:p w14:paraId="5C1CDD5D" w14:textId="77777777" w:rsidR="00437FBE" w:rsidRPr="005130A7" w:rsidRDefault="00437FBE" w:rsidP="00437FBE">
            <w:pPr>
              <w:pStyle w:val="CopticVerse"/>
            </w:pPr>
            <w:r>
              <w:t>ⲫⲏⲉ̀ⲧⲁⲩⲙⲁⲥϥ ϧⲉⲛ Ⲃⲏⲑⲗⲉⲉⲙ.</w:t>
            </w:r>
          </w:p>
        </w:tc>
      </w:tr>
      <w:tr w:rsidR="00437FBE" w14:paraId="0C2E100D" w14:textId="77777777" w:rsidTr="00CB1B46">
        <w:trPr>
          <w:cantSplit/>
          <w:jc w:val="center"/>
        </w:trPr>
        <w:tc>
          <w:tcPr>
            <w:tcW w:w="288" w:type="dxa"/>
          </w:tcPr>
          <w:p w14:paraId="74D2BB69" w14:textId="77777777" w:rsidR="00437FBE" w:rsidRDefault="00437FBE" w:rsidP="00CB1B46">
            <w:pPr>
              <w:pStyle w:val="CopticCross"/>
            </w:pPr>
            <w:r w:rsidRPr="00FB5ACB">
              <w:lastRenderedPageBreak/>
              <w:t>¿</w:t>
            </w:r>
          </w:p>
        </w:tc>
        <w:tc>
          <w:tcPr>
            <w:tcW w:w="3960" w:type="dxa"/>
          </w:tcPr>
          <w:p w14:paraId="536CAE31" w14:textId="77777777" w:rsidR="00437FBE" w:rsidRDefault="00437FBE" w:rsidP="00437FBE">
            <w:pPr>
              <w:pStyle w:val="EngHang"/>
            </w:pPr>
            <w:r>
              <w:t>O saviour of the whole world,</w:t>
            </w:r>
          </w:p>
          <w:p w14:paraId="0B63822B" w14:textId="77777777" w:rsidR="00437FBE" w:rsidRDefault="00437FBE" w:rsidP="00437FBE">
            <w:pPr>
              <w:pStyle w:val="EngHang"/>
            </w:pPr>
            <w:r>
              <w:t>And all that is in it,</w:t>
            </w:r>
          </w:p>
          <w:p w14:paraId="03856279" w14:textId="77777777" w:rsidR="00437FBE" w:rsidRDefault="00437FBE" w:rsidP="00437FBE">
            <w:pPr>
              <w:pStyle w:val="EngHang"/>
            </w:pPr>
            <w:r>
              <w:t>Your great birth into it</w:t>
            </w:r>
          </w:p>
          <w:p w14:paraId="2F1F6DF0" w14:textId="77777777" w:rsidR="00437FBE" w:rsidRDefault="00437FBE" w:rsidP="00437FBE">
            <w:pPr>
              <w:pStyle w:val="EngHangEnd"/>
            </w:pPr>
            <w:r>
              <w:t>Was in nine months.</w:t>
            </w:r>
          </w:p>
        </w:tc>
        <w:tc>
          <w:tcPr>
            <w:tcW w:w="288" w:type="dxa"/>
          </w:tcPr>
          <w:p w14:paraId="63C94995" w14:textId="77777777" w:rsidR="00437FBE" w:rsidRDefault="00437FBE" w:rsidP="00CB1B46"/>
        </w:tc>
        <w:tc>
          <w:tcPr>
            <w:tcW w:w="288" w:type="dxa"/>
          </w:tcPr>
          <w:p w14:paraId="3C18B837" w14:textId="77777777" w:rsidR="00437FBE" w:rsidRDefault="00437FBE" w:rsidP="00CB1B46">
            <w:pPr>
              <w:pStyle w:val="CopticCross"/>
            </w:pPr>
            <w:r w:rsidRPr="00FB5ACB">
              <w:t>¿</w:t>
            </w:r>
          </w:p>
        </w:tc>
        <w:tc>
          <w:tcPr>
            <w:tcW w:w="3960" w:type="dxa"/>
          </w:tcPr>
          <w:p w14:paraId="1B5FDCB7" w14:textId="77777777" w:rsidR="00437FBE" w:rsidRDefault="00437FBE" w:rsidP="00437FBE">
            <w:pPr>
              <w:pStyle w:val="CopticVersemulti-line"/>
            </w:pPr>
            <w:r>
              <w:t>Ⲯⲱⲧⲏⲣ ⲙ̀ⲡⲓⲕⲟⲥⲙⲟⲥ ⲧⲏⲣϥ:</w:t>
            </w:r>
          </w:p>
          <w:p w14:paraId="47A31DF0" w14:textId="77777777" w:rsidR="00437FBE" w:rsidRDefault="00437FBE" w:rsidP="00437FBE">
            <w:pPr>
              <w:pStyle w:val="CopticVersemulti-line"/>
            </w:pPr>
            <w:r>
              <w:t>ⲛⲉⲙ ϩⲱⲃ ⲛⲓⲃⲉⲛ ⲉ̀ⲧⲉ ⲛ̀ϧⲏⲧϥ:</w:t>
            </w:r>
          </w:p>
          <w:p w14:paraId="57C068A3" w14:textId="77777777" w:rsidR="00437FBE" w:rsidRDefault="00437FBE" w:rsidP="00437FBE">
            <w:pPr>
              <w:pStyle w:val="CopticVersemulti-line"/>
            </w:pPr>
            <w:r>
              <w:t>ⲉⲑⲃⲉ ⲡⲓⲛⲓⲃϯ ⲙ̀ⲙⲓⲥⲓ ⲛ̀ϧⲏⲧϥ:</w:t>
            </w:r>
          </w:p>
          <w:p w14:paraId="0B7B1700" w14:textId="77777777" w:rsidR="00437FBE" w:rsidRPr="00313BB6" w:rsidRDefault="00437FBE" w:rsidP="00437FBE">
            <w:pPr>
              <w:pStyle w:val="CopticVerse"/>
              <w:rPr>
                <w:rFonts w:ascii="Arial Unicode MS" w:eastAsia="Arial Unicode MS" w:hAnsi="Arial Unicode MS" w:cs="Arial Unicode MS"/>
              </w:rPr>
            </w:pPr>
            <w:r>
              <w:t>ϧⲉⲛ ⲡⲓⲙⲁϩ ⲯⲓⲧ ⲛ̀ⲁ̀ⲃⲟⲧ.</w:t>
            </w:r>
          </w:p>
        </w:tc>
      </w:tr>
      <w:tr w:rsidR="00437FBE" w14:paraId="57095770" w14:textId="77777777" w:rsidTr="00CB1B46">
        <w:trPr>
          <w:cantSplit/>
          <w:jc w:val="center"/>
        </w:trPr>
        <w:tc>
          <w:tcPr>
            <w:tcW w:w="288" w:type="dxa"/>
          </w:tcPr>
          <w:p w14:paraId="5E2A8D46" w14:textId="77777777" w:rsidR="00437FBE" w:rsidRPr="00FB5ACB" w:rsidRDefault="00437FBE" w:rsidP="00CB1B46">
            <w:pPr>
              <w:pStyle w:val="CopticCross"/>
            </w:pPr>
          </w:p>
        </w:tc>
        <w:tc>
          <w:tcPr>
            <w:tcW w:w="3960" w:type="dxa"/>
          </w:tcPr>
          <w:p w14:paraId="217AAC5E" w14:textId="77777777" w:rsidR="00437FBE" w:rsidRDefault="00437FBE" w:rsidP="00437FBE">
            <w:pPr>
              <w:pStyle w:val="EngHang"/>
            </w:pPr>
            <w:r>
              <w:t>All glory and all praises,</w:t>
            </w:r>
          </w:p>
          <w:p w14:paraId="7A33683D" w14:textId="77777777" w:rsidR="00437FBE" w:rsidRDefault="00437FBE" w:rsidP="00437FBE">
            <w:pPr>
              <w:pStyle w:val="EngHang"/>
            </w:pPr>
            <w:r>
              <w:t>Truly befit</w:t>
            </w:r>
          </w:p>
          <w:p w14:paraId="2132E10D" w14:textId="77777777" w:rsidR="00437FBE" w:rsidRDefault="00437FBE" w:rsidP="00437FBE">
            <w:pPr>
              <w:pStyle w:val="EngHang"/>
            </w:pPr>
            <w:r>
              <w:t>Your heavenly Name,</w:t>
            </w:r>
          </w:p>
          <w:p w14:paraId="37F070FC" w14:textId="77777777" w:rsidR="00437FBE" w:rsidRDefault="00437FBE" w:rsidP="00437FBE">
            <w:pPr>
              <w:pStyle w:val="EngHangEnd"/>
            </w:pPr>
            <w:r>
              <w:t>O Our Saviour, Jesus Christ.</w:t>
            </w:r>
          </w:p>
        </w:tc>
        <w:tc>
          <w:tcPr>
            <w:tcW w:w="288" w:type="dxa"/>
          </w:tcPr>
          <w:p w14:paraId="1E2B5568" w14:textId="77777777" w:rsidR="00437FBE" w:rsidRDefault="00437FBE" w:rsidP="00CB1B46"/>
        </w:tc>
        <w:tc>
          <w:tcPr>
            <w:tcW w:w="288" w:type="dxa"/>
          </w:tcPr>
          <w:p w14:paraId="7F7832CC" w14:textId="77777777" w:rsidR="00437FBE" w:rsidRPr="00FB5ACB" w:rsidRDefault="00437FBE" w:rsidP="00CB1B46">
            <w:pPr>
              <w:pStyle w:val="CopticCross"/>
            </w:pPr>
          </w:p>
        </w:tc>
        <w:tc>
          <w:tcPr>
            <w:tcW w:w="3960" w:type="dxa"/>
          </w:tcPr>
          <w:p w14:paraId="4141A8E8" w14:textId="77777777" w:rsidR="00437FBE" w:rsidRDefault="00437FBE" w:rsidP="00437FBE">
            <w:pPr>
              <w:pStyle w:val="CopticVersemulti-line"/>
            </w:pPr>
            <w:r>
              <w:t>Ⲱⲟⲩ ⲛⲓⲃⲉⲛ ⲛⲉⲙ ⲟⲩϫⲓⲛϩⲱⲥ:</w:t>
            </w:r>
          </w:p>
          <w:p w14:paraId="0EF99C3C" w14:textId="77777777" w:rsidR="00437FBE" w:rsidRDefault="00437FBE" w:rsidP="00437FBE">
            <w:pPr>
              <w:pStyle w:val="CopticVersemulti-line"/>
            </w:pPr>
            <w:r>
              <w:t>ⲥⲉ ⲉⲣⲡ̀ⲣⲉⲡⲓ ⲁ̀ⲗⲏⲑⲱⲥ:</w:t>
            </w:r>
          </w:p>
          <w:p w14:paraId="18EB5602" w14:textId="77777777" w:rsidR="00437FBE" w:rsidRDefault="00437FBE" w:rsidP="00437FBE">
            <w:pPr>
              <w:pStyle w:val="CopticVersemulti-line"/>
            </w:pPr>
            <w:r>
              <w:t>ⲙ̀ⲡⲉⲕⲣⲁⲛ ⲛ̀ⲁ̀ⲟⲩⲣⲁⲛⲟⲥ:</w:t>
            </w:r>
          </w:p>
          <w:p w14:paraId="174F44A6" w14:textId="77777777" w:rsidR="00437FBE" w:rsidRDefault="00437FBE" w:rsidP="00437FBE">
            <w:pPr>
              <w:pStyle w:val="CopticVerse"/>
            </w:pPr>
            <w:r>
              <w:t>ⲡⲉⲛⲥⲱⲧⲏⲣ Ⲓⲏ̄ⲥ̄ Ⲡⲭ̄ⲥ̄</w:t>
            </w:r>
          </w:p>
        </w:tc>
      </w:tr>
      <w:tr w:rsidR="00437FBE" w14:paraId="6FD1B3A5" w14:textId="77777777" w:rsidTr="00CB1B46">
        <w:trPr>
          <w:cantSplit/>
          <w:jc w:val="center"/>
        </w:trPr>
        <w:tc>
          <w:tcPr>
            <w:tcW w:w="288" w:type="dxa"/>
          </w:tcPr>
          <w:p w14:paraId="1C6C5A4D" w14:textId="77777777" w:rsidR="00437FBE" w:rsidRPr="00FB5ACB" w:rsidRDefault="00437FBE" w:rsidP="00CB1B46">
            <w:pPr>
              <w:pStyle w:val="CopticCross"/>
            </w:pPr>
          </w:p>
        </w:tc>
        <w:tc>
          <w:tcPr>
            <w:tcW w:w="3960" w:type="dxa"/>
          </w:tcPr>
          <w:p w14:paraId="03D1040F" w14:textId="77777777" w:rsidR="00437FBE" w:rsidRDefault="00437FBE" w:rsidP="00437FBE">
            <w:pPr>
              <w:pStyle w:val="EngHang"/>
            </w:pPr>
            <w:r>
              <w:t>After nine months,</w:t>
            </w:r>
          </w:p>
          <w:p w14:paraId="04955CE3" w14:textId="77777777" w:rsidR="00437FBE" w:rsidRDefault="00437FBE" w:rsidP="00437FBE">
            <w:pPr>
              <w:pStyle w:val="EngHang"/>
            </w:pPr>
            <w:r>
              <w:t>The Beloved was born,</w:t>
            </w:r>
          </w:p>
          <w:p w14:paraId="71193519" w14:textId="77777777" w:rsidR="00437FBE" w:rsidRDefault="00437FBE" w:rsidP="00437FBE">
            <w:pPr>
              <w:pStyle w:val="EngHang"/>
            </w:pPr>
            <w:r>
              <w:t>As King David had said</w:t>
            </w:r>
          </w:p>
          <w:p w14:paraId="6F16E89B" w14:textId="77777777" w:rsidR="00437FBE" w:rsidRDefault="00437FBE" w:rsidP="00437FBE">
            <w:pPr>
              <w:pStyle w:val="EngHangEnd"/>
            </w:pPr>
            <w:r>
              <w:t>In the Psalms.</w:t>
            </w:r>
          </w:p>
        </w:tc>
        <w:tc>
          <w:tcPr>
            <w:tcW w:w="288" w:type="dxa"/>
          </w:tcPr>
          <w:p w14:paraId="5CE66B22" w14:textId="77777777" w:rsidR="00437FBE" w:rsidRDefault="00437FBE" w:rsidP="00CB1B46"/>
        </w:tc>
        <w:tc>
          <w:tcPr>
            <w:tcW w:w="288" w:type="dxa"/>
          </w:tcPr>
          <w:p w14:paraId="0EA8D5B1" w14:textId="77777777" w:rsidR="00437FBE" w:rsidRPr="00FB5ACB" w:rsidRDefault="00437FBE" w:rsidP="00CB1B46">
            <w:pPr>
              <w:pStyle w:val="CopticCross"/>
            </w:pPr>
          </w:p>
        </w:tc>
        <w:tc>
          <w:tcPr>
            <w:tcW w:w="3960" w:type="dxa"/>
          </w:tcPr>
          <w:p w14:paraId="7E1A8EB6" w14:textId="77777777" w:rsidR="00437FBE" w:rsidRDefault="00437FBE" w:rsidP="00437FBE">
            <w:pPr>
              <w:pStyle w:val="CopticVersemulti-line"/>
            </w:pPr>
            <w:r>
              <w:t>Ϣⲱⲣⲡ ⲛ̀ⲁ̀ⲃⲟⲧ ⲙ̀ⲙⲁϩ ⲯⲓⲧ:</w:t>
            </w:r>
          </w:p>
          <w:p w14:paraId="5BE1CAC9" w14:textId="77777777" w:rsidR="00437FBE" w:rsidRDefault="00437FBE" w:rsidP="00437FBE">
            <w:pPr>
              <w:pStyle w:val="CopticVersemulti-line"/>
            </w:pPr>
            <w:r>
              <w:t>ⲛ̀ϫⲓⲛⲙⲓⲥⲓ ⲙ̀ⲡⲓⲙⲉⲛⲣⲓⲧ:</w:t>
            </w:r>
          </w:p>
          <w:p w14:paraId="002D65CD" w14:textId="77777777" w:rsidR="00437FBE" w:rsidRDefault="00437FBE" w:rsidP="00437FBE">
            <w:pPr>
              <w:pStyle w:val="CopticVersemulti-line"/>
            </w:pPr>
            <w:r>
              <w:t>ⲕⲁⲧⲁ ⲡ̀ⲥⲁϫⲓ ⲙ̀ⲡ̀ⲟⲩⲣⲟ Ⲇⲁⲩⲓⲇ:</w:t>
            </w:r>
          </w:p>
          <w:p w14:paraId="68A728B6" w14:textId="77777777" w:rsidR="00437FBE" w:rsidRDefault="00437FBE" w:rsidP="00437FBE">
            <w:pPr>
              <w:pStyle w:val="CopticVerse"/>
            </w:pPr>
            <w:r>
              <w:t xml:space="preserve">ϧⲉⲛ </w:t>
            </w:r>
            <w:r w:rsidRPr="00437FBE">
              <w:t>ⲡⲓⲯⲁⲗⲧⲏⲣⲓⲟⲛ</w:t>
            </w:r>
            <w:r>
              <w:t>.</w:t>
            </w:r>
          </w:p>
        </w:tc>
      </w:tr>
      <w:tr w:rsidR="00437FBE" w14:paraId="434D4980" w14:textId="77777777" w:rsidTr="00CB1B46">
        <w:trPr>
          <w:cantSplit/>
          <w:jc w:val="center"/>
        </w:trPr>
        <w:tc>
          <w:tcPr>
            <w:tcW w:w="288" w:type="dxa"/>
          </w:tcPr>
          <w:p w14:paraId="5AE5ADE3" w14:textId="77777777" w:rsidR="00437FBE" w:rsidRPr="00FB5ACB" w:rsidRDefault="00437FBE" w:rsidP="00CB1B46">
            <w:pPr>
              <w:pStyle w:val="CopticCross"/>
            </w:pPr>
            <w:r w:rsidRPr="00FB5ACB">
              <w:t>¿</w:t>
            </w:r>
          </w:p>
        </w:tc>
        <w:tc>
          <w:tcPr>
            <w:tcW w:w="3960" w:type="dxa"/>
          </w:tcPr>
          <w:p w14:paraId="384CBB80" w14:textId="77777777" w:rsidR="00437FBE" w:rsidRDefault="00437FBE" w:rsidP="00437FBE">
            <w:pPr>
              <w:pStyle w:val="EngHang"/>
            </w:pPr>
            <w:r>
              <w:t>Blessed is your fruit,</w:t>
            </w:r>
          </w:p>
          <w:p w14:paraId="72C1F5C3" w14:textId="77777777" w:rsidR="00437FBE" w:rsidRDefault="00437FBE" w:rsidP="00437FBE">
            <w:pPr>
              <w:pStyle w:val="EngHang"/>
            </w:pPr>
            <w:r>
              <w:t>O holy Virgin,</w:t>
            </w:r>
          </w:p>
          <w:p w14:paraId="15FE38FF" w14:textId="77777777" w:rsidR="00437FBE" w:rsidRDefault="00437FBE" w:rsidP="00437FBE">
            <w:pPr>
              <w:pStyle w:val="EngHang"/>
            </w:pPr>
            <w:r>
              <w:t>Mary the mother of the Logos,</w:t>
            </w:r>
          </w:p>
          <w:p w14:paraId="54DD4B8D" w14:textId="77777777" w:rsidR="00437FBE" w:rsidRDefault="00437FBE" w:rsidP="00437FBE">
            <w:pPr>
              <w:pStyle w:val="EngHangEnd"/>
            </w:pPr>
            <w:r>
              <w:t>The Queen of all women.</w:t>
            </w:r>
          </w:p>
        </w:tc>
        <w:tc>
          <w:tcPr>
            <w:tcW w:w="288" w:type="dxa"/>
          </w:tcPr>
          <w:p w14:paraId="48A853E9" w14:textId="77777777" w:rsidR="00437FBE" w:rsidRDefault="00437FBE" w:rsidP="00CB1B46"/>
        </w:tc>
        <w:tc>
          <w:tcPr>
            <w:tcW w:w="288" w:type="dxa"/>
          </w:tcPr>
          <w:p w14:paraId="7CA7FCDD" w14:textId="77777777" w:rsidR="00437FBE" w:rsidRPr="00FB5ACB" w:rsidRDefault="00437FBE" w:rsidP="00CB1B46">
            <w:pPr>
              <w:pStyle w:val="CopticCross"/>
            </w:pPr>
            <w:r w:rsidRPr="00FB5ACB">
              <w:t>¿</w:t>
            </w:r>
          </w:p>
        </w:tc>
        <w:tc>
          <w:tcPr>
            <w:tcW w:w="3960" w:type="dxa"/>
          </w:tcPr>
          <w:p w14:paraId="539CA7B7" w14:textId="77777777" w:rsidR="00437FBE" w:rsidRDefault="00437FBE" w:rsidP="00437FBE">
            <w:pPr>
              <w:pStyle w:val="CopticVersemulti-line"/>
            </w:pPr>
            <w:r>
              <w:t>Ϥⲥ̀ⲙⲁⲣⲱⲟⲩⲧ ⲛ̀ϫⲉ ⲡⲉⲕⲁⲣⲡⲟⲥ:</w:t>
            </w:r>
          </w:p>
          <w:p w14:paraId="3BDAF404" w14:textId="77777777" w:rsidR="00437FBE" w:rsidRDefault="00437FBE" w:rsidP="00437FBE">
            <w:pPr>
              <w:pStyle w:val="CopticVersemulti-line"/>
            </w:pPr>
            <w:r>
              <w:t>ⲱ̀ ϯⲡⲁⲛⲁ̀ⲅⲓⲁ̀ ⲙ̀ⲡⲁⲣⲑⲉⲛⲟⲥ:</w:t>
            </w:r>
          </w:p>
          <w:p w14:paraId="59D023CE" w14:textId="77777777" w:rsidR="00437FBE" w:rsidRDefault="00437FBE" w:rsidP="00437FBE">
            <w:pPr>
              <w:pStyle w:val="CopticVersemulti-line"/>
            </w:pPr>
            <w:r>
              <w:t>Ⲙⲁⲣⲓⲁ̀ ⲑ̀ⲙⲁⲩ ⲉ̀ⲡⲓⲗⲟⲅⲟⲥ:</w:t>
            </w:r>
          </w:p>
          <w:p w14:paraId="20FA7453" w14:textId="77777777" w:rsidR="00437FBE" w:rsidRDefault="00437FBE" w:rsidP="00437FBE">
            <w:pPr>
              <w:pStyle w:val="CopticVerse"/>
            </w:pPr>
            <w:r>
              <w:t>ϯⲟⲩⲣⲱ ⲛ̀ⲛⲓϩⲓⲟ̀ⲙⲓ ⲧⲏⲣⲟⲩ.</w:t>
            </w:r>
          </w:p>
        </w:tc>
      </w:tr>
      <w:tr w:rsidR="00437FBE" w14:paraId="0269A33B" w14:textId="77777777" w:rsidTr="00CB1B46">
        <w:trPr>
          <w:cantSplit/>
          <w:jc w:val="center"/>
        </w:trPr>
        <w:tc>
          <w:tcPr>
            <w:tcW w:w="288" w:type="dxa"/>
          </w:tcPr>
          <w:p w14:paraId="070999EE" w14:textId="77777777" w:rsidR="00437FBE" w:rsidRPr="00FB5ACB" w:rsidRDefault="00437FBE" w:rsidP="00CB1B46">
            <w:pPr>
              <w:pStyle w:val="CopticCross"/>
            </w:pPr>
            <w:r w:rsidRPr="00FB5ACB">
              <w:t>¿</w:t>
            </w:r>
          </w:p>
        </w:tc>
        <w:tc>
          <w:tcPr>
            <w:tcW w:w="3960" w:type="dxa"/>
          </w:tcPr>
          <w:p w14:paraId="1662FE8E" w14:textId="77777777" w:rsidR="00437FBE" w:rsidRDefault="00437FBE" w:rsidP="00437FBE">
            <w:pPr>
              <w:pStyle w:val="EngHang"/>
            </w:pPr>
            <w:r>
              <w:t>In the Name of the One born,</w:t>
            </w:r>
          </w:p>
          <w:p w14:paraId="6ECC3ED0" w14:textId="77777777" w:rsidR="00437FBE" w:rsidRDefault="00437FBE" w:rsidP="00437FBE">
            <w:pPr>
              <w:pStyle w:val="EngHang"/>
            </w:pPr>
            <w:r>
              <w:t>All the orders on high</w:t>
            </w:r>
          </w:p>
          <w:p w14:paraId="2C92985E" w14:textId="77777777" w:rsidR="00437FBE" w:rsidRDefault="00437FBE" w:rsidP="00437FBE">
            <w:pPr>
              <w:pStyle w:val="EngHang"/>
            </w:pPr>
            <w:r>
              <w:t>Praise the exalted Name,</w:t>
            </w:r>
          </w:p>
          <w:p w14:paraId="0EEC09B8" w14:textId="77777777" w:rsidR="00437FBE" w:rsidRDefault="00437FBE" w:rsidP="00437FBE">
            <w:pPr>
              <w:pStyle w:val="EngHangEnd"/>
            </w:pPr>
            <w:r>
              <w:t>And glorify Him in the highest.</w:t>
            </w:r>
          </w:p>
        </w:tc>
        <w:tc>
          <w:tcPr>
            <w:tcW w:w="288" w:type="dxa"/>
          </w:tcPr>
          <w:p w14:paraId="103D9AD5" w14:textId="77777777" w:rsidR="00437FBE" w:rsidRDefault="00437FBE" w:rsidP="00CB1B46"/>
        </w:tc>
        <w:tc>
          <w:tcPr>
            <w:tcW w:w="288" w:type="dxa"/>
          </w:tcPr>
          <w:p w14:paraId="26699FB1" w14:textId="77777777" w:rsidR="00437FBE" w:rsidRPr="00FB5ACB" w:rsidRDefault="00437FBE" w:rsidP="00CB1B46">
            <w:pPr>
              <w:pStyle w:val="CopticCross"/>
            </w:pPr>
            <w:r w:rsidRPr="00FB5ACB">
              <w:t>¿</w:t>
            </w:r>
          </w:p>
        </w:tc>
        <w:tc>
          <w:tcPr>
            <w:tcW w:w="3960" w:type="dxa"/>
          </w:tcPr>
          <w:p w14:paraId="3D2019A0" w14:textId="77777777" w:rsidR="00437FBE" w:rsidRDefault="00437FBE" w:rsidP="00437FBE">
            <w:pPr>
              <w:pStyle w:val="CopticVersemulti-line"/>
            </w:pPr>
            <w:r>
              <w:t>Ϧⲉⲛ ⲫ̀ⲣⲁⲛ ⲙ̀ⲡⲓϫⲓⲛⲙⲓⲥⲓ:</w:t>
            </w:r>
          </w:p>
          <w:p w14:paraId="1383DE2D" w14:textId="77777777" w:rsidR="00437FBE" w:rsidRDefault="00437FBE" w:rsidP="00437FBE">
            <w:pPr>
              <w:pStyle w:val="CopticVersemulti-line"/>
            </w:pPr>
            <w:r>
              <w:t>ⲉ̀ⲣⲉ ⲛⲓⲧⲁⲅⲙⲁ ⲉ̀ⲧⲉ ⲡ̀ Ϭⲓⲥⲓ:</w:t>
            </w:r>
          </w:p>
          <w:p w14:paraId="44EF3006" w14:textId="77777777" w:rsidR="00437FBE" w:rsidRDefault="00437FBE" w:rsidP="00437FBE">
            <w:pPr>
              <w:pStyle w:val="CopticVersemulti-line"/>
            </w:pPr>
            <w:r>
              <w:t>ⲉⲩϩⲱⲥ ⲉ̀ⲫ̀ⲣⲁⲛ ⲙ̀ⲫⲏⲉⲧϭⲟⲥⲓ:</w:t>
            </w:r>
          </w:p>
          <w:p w14:paraId="2712418E" w14:textId="77777777" w:rsidR="00437FBE" w:rsidRDefault="00437FBE" w:rsidP="00437FBE">
            <w:pPr>
              <w:pStyle w:val="CopticVerse"/>
            </w:pPr>
            <w:r>
              <w:t>ⲉⲩϯⲱ̀ⲟⲩ ϧⲉⲛ ⲛⲏⲉⲧϭⲟⲥⲓ.</w:t>
            </w:r>
          </w:p>
        </w:tc>
      </w:tr>
      <w:tr w:rsidR="00437FBE" w14:paraId="53606A14" w14:textId="77777777" w:rsidTr="00CB1B46">
        <w:trPr>
          <w:cantSplit/>
          <w:jc w:val="center"/>
        </w:trPr>
        <w:tc>
          <w:tcPr>
            <w:tcW w:w="288" w:type="dxa"/>
          </w:tcPr>
          <w:p w14:paraId="29A7BC37" w14:textId="77777777" w:rsidR="00437FBE" w:rsidRPr="00FB5ACB" w:rsidRDefault="00437FBE" w:rsidP="00CB1B46">
            <w:pPr>
              <w:pStyle w:val="CopticCross"/>
            </w:pPr>
          </w:p>
        </w:tc>
        <w:tc>
          <w:tcPr>
            <w:tcW w:w="3960" w:type="dxa"/>
          </w:tcPr>
          <w:p w14:paraId="22EC6326" w14:textId="77777777" w:rsidR="00437FBE" w:rsidRDefault="00437FBE" w:rsidP="00437FBE">
            <w:pPr>
              <w:pStyle w:val="EngHang"/>
            </w:pPr>
            <w:r>
              <w:t>Praise Him and glory Him,</w:t>
            </w:r>
          </w:p>
          <w:p w14:paraId="61A47920" w14:textId="77777777" w:rsidR="00437FBE" w:rsidRDefault="00437FBE" w:rsidP="00437FBE">
            <w:pPr>
              <w:pStyle w:val="EngHang"/>
            </w:pPr>
            <w:r>
              <w:t>And greatly exalt Him,</w:t>
            </w:r>
          </w:p>
          <w:p w14:paraId="7DC7B609" w14:textId="77777777" w:rsidR="00437FBE" w:rsidRDefault="00437FBE" w:rsidP="00437FBE">
            <w:pPr>
              <w:pStyle w:val="EngHang"/>
            </w:pPr>
            <w:r>
              <w:t>For there is no God but He,</w:t>
            </w:r>
          </w:p>
          <w:p w14:paraId="719F694F" w14:textId="77777777" w:rsidR="00437FBE" w:rsidRDefault="00437FBE" w:rsidP="00437FBE">
            <w:pPr>
              <w:pStyle w:val="EngHangEnd"/>
            </w:pPr>
            <w:r>
              <w:t>In heaven and upon the earth.</w:t>
            </w:r>
          </w:p>
        </w:tc>
        <w:tc>
          <w:tcPr>
            <w:tcW w:w="288" w:type="dxa"/>
          </w:tcPr>
          <w:p w14:paraId="0B97E73A" w14:textId="77777777" w:rsidR="00437FBE" w:rsidRDefault="00437FBE" w:rsidP="00CB1B46"/>
        </w:tc>
        <w:tc>
          <w:tcPr>
            <w:tcW w:w="288" w:type="dxa"/>
          </w:tcPr>
          <w:p w14:paraId="5D8E425B" w14:textId="77777777" w:rsidR="00437FBE" w:rsidRPr="00FB5ACB" w:rsidRDefault="00437FBE" w:rsidP="00CB1B46">
            <w:pPr>
              <w:pStyle w:val="CopticCross"/>
            </w:pPr>
          </w:p>
        </w:tc>
        <w:tc>
          <w:tcPr>
            <w:tcW w:w="3960" w:type="dxa"/>
          </w:tcPr>
          <w:p w14:paraId="3594964B" w14:textId="77777777" w:rsidR="00437FBE" w:rsidRDefault="00437FBE" w:rsidP="00437FBE">
            <w:pPr>
              <w:pStyle w:val="CopticVersemulti-line"/>
            </w:pPr>
            <w:r>
              <w:t>Ϩⲱⲥ ⲉ̀ⲣⲟϥ ⲙⲁⲱ̀ⲟⲩ ⲛⲁϥ:</w:t>
            </w:r>
          </w:p>
          <w:p w14:paraId="2056910B" w14:textId="77777777" w:rsidR="00437FBE" w:rsidRDefault="00437FBE" w:rsidP="00437FBE">
            <w:pPr>
              <w:pStyle w:val="CopticVersemulti-line"/>
            </w:pPr>
            <w:r>
              <w:t>ⲁ̀ⲣⲓϩⲟⲩⲟ̀ Ϭⲓⲥⲓ ⲙ̀ⲙⲟϥ:</w:t>
            </w:r>
          </w:p>
          <w:p w14:paraId="340705A6" w14:textId="77777777" w:rsidR="00437FBE" w:rsidRDefault="00437FBE" w:rsidP="00437FBE">
            <w:pPr>
              <w:pStyle w:val="CopticVersemulti-line"/>
            </w:pPr>
            <w:r>
              <w:t>ϫⲉ ⲙ̀ⲙⲟⲛ ⲕⲉ ⲛⲟⲩϯ ⲉ̀ⲃⲏⲗ ⲉ̀ⲣⲟϥ:</w:t>
            </w:r>
          </w:p>
          <w:p w14:paraId="0C70830E" w14:textId="77777777" w:rsidR="00437FBE" w:rsidRDefault="00437FBE" w:rsidP="00437FBE">
            <w:pPr>
              <w:pStyle w:val="CopticVerse"/>
            </w:pPr>
            <w:r>
              <w:t>ϧⲉⲛ ⲧ̀ⲫⲉ ⲛⲉⲙ ϩⲓϫⲉⲛ ⲡⲓⲕⲁϩⲓ.</w:t>
            </w:r>
          </w:p>
        </w:tc>
      </w:tr>
      <w:tr w:rsidR="00437FBE" w14:paraId="18BC5128" w14:textId="77777777" w:rsidTr="00CB1B46">
        <w:trPr>
          <w:cantSplit/>
          <w:jc w:val="center"/>
        </w:trPr>
        <w:tc>
          <w:tcPr>
            <w:tcW w:w="288" w:type="dxa"/>
          </w:tcPr>
          <w:p w14:paraId="34D271BC" w14:textId="77777777" w:rsidR="00437FBE" w:rsidRPr="00FB5ACB" w:rsidRDefault="00437FBE" w:rsidP="00CB1B46">
            <w:pPr>
              <w:pStyle w:val="CopticCross"/>
            </w:pPr>
          </w:p>
        </w:tc>
        <w:tc>
          <w:tcPr>
            <w:tcW w:w="3960" w:type="dxa"/>
          </w:tcPr>
          <w:p w14:paraId="0862056E" w14:textId="77777777" w:rsidR="00437FBE" w:rsidRDefault="00437FBE" w:rsidP="00437FBE">
            <w:pPr>
              <w:pStyle w:val="EngHang"/>
            </w:pPr>
            <w:r>
              <w:t>For He is our God in truth,</w:t>
            </w:r>
          </w:p>
          <w:p w14:paraId="3376EF0E" w14:textId="77777777" w:rsidR="00437FBE" w:rsidRDefault="00437FBE" w:rsidP="00437FBE">
            <w:pPr>
              <w:pStyle w:val="EngHang"/>
            </w:pPr>
            <w:r>
              <w:t>The Logos of the Good Father,</w:t>
            </w:r>
          </w:p>
          <w:p w14:paraId="74BDB85C" w14:textId="77777777" w:rsidR="00437FBE" w:rsidRDefault="00437FBE" w:rsidP="00437FBE">
            <w:pPr>
              <w:pStyle w:val="EngHang"/>
            </w:pPr>
            <w:r>
              <w:t>With the Spirit, the Paraclete,</w:t>
            </w:r>
          </w:p>
          <w:p w14:paraId="2D569E2E" w14:textId="77777777" w:rsidR="00437FBE" w:rsidRDefault="00437FBE" w:rsidP="00437FBE">
            <w:pPr>
              <w:pStyle w:val="EngHangEnd"/>
            </w:pPr>
            <w:r>
              <w:t>The Trinity, One in Essence.</w:t>
            </w:r>
          </w:p>
        </w:tc>
        <w:tc>
          <w:tcPr>
            <w:tcW w:w="288" w:type="dxa"/>
          </w:tcPr>
          <w:p w14:paraId="6EFF0ED1" w14:textId="77777777" w:rsidR="00437FBE" w:rsidRDefault="00437FBE" w:rsidP="00CB1B46"/>
        </w:tc>
        <w:tc>
          <w:tcPr>
            <w:tcW w:w="288" w:type="dxa"/>
          </w:tcPr>
          <w:p w14:paraId="49E86C66" w14:textId="77777777" w:rsidR="00437FBE" w:rsidRPr="00FB5ACB" w:rsidRDefault="00437FBE" w:rsidP="00CB1B46">
            <w:pPr>
              <w:pStyle w:val="CopticCross"/>
            </w:pPr>
          </w:p>
        </w:tc>
        <w:tc>
          <w:tcPr>
            <w:tcW w:w="3960" w:type="dxa"/>
          </w:tcPr>
          <w:p w14:paraId="74936449" w14:textId="77777777" w:rsidR="00437FBE" w:rsidRDefault="00437FBE" w:rsidP="00437FBE">
            <w:pPr>
              <w:pStyle w:val="CopticVersemulti-line"/>
            </w:pPr>
            <w:r>
              <w:t>Ϫⲉ ⲛ̀ⲑⲟϥ ⲡⲉ ⲡⲉⲛⲛⲟⲩϯ ⲁ̀ⲗⲏⲑⲱⲥ:</w:t>
            </w:r>
          </w:p>
          <w:p w14:paraId="557B3F8D" w14:textId="77777777" w:rsidR="00437FBE" w:rsidRDefault="00437FBE" w:rsidP="00437FBE">
            <w:pPr>
              <w:pStyle w:val="CopticVersemulti-line"/>
            </w:pPr>
            <w:r>
              <w:t>ⲡⲓⲗⲟⲅⲟⲥ ⲛ̀ⲧⲉ Ⲫϯ ⲡⲓⲁ̀ⲅⲁⲑⲟⲥ:</w:t>
            </w:r>
          </w:p>
          <w:p w14:paraId="7441E7F3" w14:textId="77777777" w:rsidR="00437FBE" w:rsidRDefault="00437FBE" w:rsidP="00437FBE">
            <w:pPr>
              <w:pStyle w:val="CopticVersemulti-line"/>
            </w:pPr>
            <w:r>
              <w:t>ⲡⲓⲡ̄ⲛ̄ⲁ̄ ⲙ̀ⲡⲁⲣⲁⲕⲗⲏⲧⲟⲥ:</w:t>
            </w:r>
          </w:p>
          <w:p w14:paraId="1F6C4C6A" w14:textId="77777777" w:rsidR="00437FBE" w:rsidRDefault="00437FBE" w:rsidP="00437FBE">
            <w:pPr>
              <w:pStyle w:val="CopticVerse"/>
            </w:pPr>
            <w:r>
              <w:t>ϯⲧ̀ⲣⲓⲁⲥ ⲛ̀ⲟ̀ⲙⲟⲟⲩⲥⲓⲟⲥ.</w:t>
            </w:r>
          </w:p>
        </w:tc>
      </w:tr>
      <w:tr w:rsidR="00437FBE" w14:paraId="79F6F06D" w14:textId="77777777" w:rsidTr="00CB1B46">
        <w:trPr>
          <w:cantSplit/>
          <w:jc w:val="center"/>
        </w:trPr>
        <w:tc>
          <w:tcPr>
            <w:tcW w:w="288" w:type="dxa"/>
          </w:tcPr>
          <w:p w14:paraId="0B822C6C" w14:textId="77777777" w:rsidR="00437FBE" w:rsidRPr="00FB5ACB" w:rsidRDefault="00437FBE" w:rsidP="00CB1B46">
            <w:pPr>
              <w:pStyle w:val="CopticCross"/>
            </w:pPr>
            <w:r w:rsidRPr="00FB5ACB">
              <w:lastRenderedPageBreak/>
              <w:t>¿</w:t>
            </w:r>
          </w:p>
        </w:tc>
        <w:tc>
          <w:tcPr>
            <w:tcW w:w="3960" w:type="dxa"/>
          </w:tcPr>
          <w:p w14:paraId="1BEEEA40" w14:textId="77777777" w:rsidR="00437FBE" w:rsidRDefault="00437FBE" w:rsidP="00437FBE">
            <w:pPr>
              <w:pStyle w:val="EngHang"/>
            </w:pPr>
            <w:r>
              <w:t>Lead us to salvation,</w:t>
            </w:r>
          </w:p>
          <w:p w14:paraId="379D69E0" w14:textId="77777777" w:rsidR="00437FBE" w:rsidRDefault="00437FBE" w:rsidP="00437FBE">
            <w:pPr>
              <w:pStyle w:val="EngHang"/>
            </w:pPr>
            <w:r>
              <w:t>For You are the One God,</w:t>
            </w:r>
          </w:p>
          <w:p w14:paraId="2CF37AF0" w14:textId="77777777" w:rsidR="00437FBE" w:rsidRDefault="00437FBE" w:rsidP="00437FBE">
            <w:pPr>
              <w:pStyle w:val="EngHang"/>
            </w:pPr>
            <w:r>
              <w:t>You are the pure and faithful one;</w:t>
            </w:r>
          </w:p>
          <w:p w14:paraId="13C00462" w14:textId="77777777" w:rsidR="00437FBE" w:rsidRDefault="00437FBE" w:rsidP="00437FBE">
            <w:pPr>
              <w:pStyle w:val="EngHangEnd"/>
            </w:pPr>
            <w:r>
              <w:t>You alone are exalted.</w:t>
            </w:r>
          </w:p>
        </w:tc>
        <w:tc>
          <w:tcPr>
            <w:tcW w:w="288" w:type="dxa"/>
          </w:tcPr>
          <w:p w14:paraId="4874EA1C" w14:textId="77777777" w:rsidR="00437FBE" w:rsidRDefault="00437FBE" w:rsidP="00CB1B46"/>
        </w:tc>
        <w:tc>
          <w:tcPr>
            <w:tcW w:w="288" w:type="dxa"/>
          </w:tcPr>
          <w:p w14:paraId="48460B17" w14:textId="77777777" w:rsidR="00437FBE" w:rsidRPr="00FB5ACB" w:rsidRDefault="00437FBE" w:rsidP="00CB1B46">
            <w:pPr>
              <w:pStyle w:val="CopticCross"/>
            </w:pPr>
            <w:r w:rsidRPr="00FB5ACB">
              <w:t>¿</w:t>
            </w:r>
          </w:p>
        </w:tc>
        <w:tc>
          <w:tcPr>
            <w:tcW w:w="3960" w:type="dxa"/>
          </w:tcPr>
          <w:p w14:paraId="42243FCE" w14:textId="77777777" w:rsidR="00437FBE" w:rsidRDefault="00437FBE" w:rsidP="00437FBE">
            <w:pPr>
              <w:pStyle w:val="CopticVersemulti-line"/>
            </w:pPr>
            <w:r>
              <w:t>Ϭⲓⲙⲱⲓⲧ ϧⲁϫⲱⲛ ⲱ̀ ⲡⲓⲙⲁⲛ̀ⲫⲱⲧ:</w:t>
            </w:r>
          </w:p>
          <w:p w14:paraId="03B0A27F" w14:textId="77777777" w:rsidR="00437FBE" w:rsidRDefault="00437FBE" w:rsidP="00437FBE">
            <w:pPr>
              <w:pStyle w:val="CopticVersemulti-line"/>
            </w:pPr>
            <w:r>
              <w:t>ⲛ̀ⲑⲟⲕ ⲡⲉ ⲡⲓⲛⲟⲩϯ ⲛ̀ⲟⲩⲱⲧ:</w:t>
            </w:r>
          </w:p>
          <w:p w14:paraId="2A56A1C1" w14:textId="77777777" w:rsidR="00437FBE" w:rsidRDefault="00437FBE" w:rsidP="00437FBE">
            <w:pPr>
              <w:pStyle w:val="CopticVersemulti-line"/>
            </w:pPr>
            <w:r>
              <w:t>ⲛ̀ⲑⲟⲕ ⲡⲉ ⲡⲓⲑ̀ⲙⲏⲓ ⲉ̀ⲧⲉⲛϩⲟⲧ:</w:t>
            </w:r>
          </w:p>
          <w:p w14:paraId="588824C1" w14:textId="77777777" w:rsidR="00437FBE" w:rsidRDefault="00437FBE" w:rsidP="00437FBE">
            <w:pPr>
              <w:pStyle w:val="CopticVersemulti-line"/>
            </w:pPr>
            <w:r>
              <w:t>ⲛ̀ⲑⲟⲕ ⲙ̀ⲙⲁⲩⲁⲧⲕ ⲉⲧϭⲟⲥⲓ.</w:t>
            </w:r>
          </w:p>
        </w:tc>
      </w:tr>
      <w:tr w:rsidR="00437FBE" w14:paraId="72083AF4" w14:textId="77777777" w:rsidTr="00CB1B46">
        <w:trPr>
          <w:cantSplit/>
          <w:jc w:val="center"/>
        </w:trPr>
        <w:tc>
          <w:tcPr>
            <w:tcW w:w="288" w:type="dxa"/>
          </w:tcPr>
          <w:p w14:paraId="11729085" w14:textId="77777777" w:rsidR="00437FBE" w:rsidRPr="00FB5ACB" w:rsidRDefault="00437FBE" w:rsidP="00CB1B46">
            <w:pPr>
              <w:pStyle w:val="CopticCross"/>
            </w:pPr>
            <w:r w:rsidRPr="00FB5ACB">
              <w:t>¿</w:t>
            </w:r>
          </w:p>
        </w:tc>
        <w:tc>
          <w:tcPr>
            <w:tcW w:w="3960" w:type="dxa"/>
          </w:tcPr>
          <w:p w14:paraId="731EE8CC" w14:textId="77777777" w:rsidR="00437FBE" w:rsidRDefault="00437FBE" w:rsidP="00437FBE">
            <w:pPr>
              <w:pStyle w:val="EngHang"/>
            </w:pPr>
            <w:r>
              <w:t>I ask of Your goodness,</w:t>
            </w:r>
          </w:p>
          <w:p w14:paraId="03D5D9F1" w14:textId="77777777" w:rsidR="00437FBE" w:rsidRDefault="00437FBE" w:rsidP="00437FBE">
            <w:pPr>
              <w:pStyle w:val="EngHang"/>
            </w:pPr>
            <w:r>
              <w:t>Have mercy on my weakness,</w:t>
            </w:r>
          </w:p>
          <w:p w14:paraId="3E16A188" w14:textId="77777777" w:rsidR="00437FBE" w:rsidRDefault="00437FBE" w:rsidP="00437FBE">
            <w:pPr>
              <w:pStyle w:val="EngHang"/>
            </w:pPr>
            <w:r>
              <w:t>O Our Saviour, Jesus Christ,</w:t>
            </w:r>
          </w:p>
          <w:p w14:paraId="053FB3FA" w14:textId="77777777" w:rsidR="00437FBE" w:rsidRDefault="00437FBE" w:rsidP="00437FBE">
            <w:pPr>
              <w:pStyle w:val="EngHangEnd"/>
            </w:pPr>
            <w:r>
              <w:t>Who was born in Bethlehem.</w:t>
            </w:r>
          </w:p>
        </w:tc>
        <w:tc>
          <w:tcPr>
            <w:tcW w:w="288" w:type="dxa"/>
          </w:tcPr>
          <w:p w14:paraId="77E841ED" w14:textId="77777777" w:rsidR="00437FBE" w:rsidRDefault="00437FBE" w:rsidP="00CB1B46"/>
        </w:tc>
        <w:tc>
          <w:tcPr>
            <w:tcW w:w="288" w:type="dxa"/>
          </w:tcPr>
          <w:p w14:paraId="24362593" w14:textId="77777777" w:rsidR="00437FBE" w:rsidRPr="00FB5ACB" w:rsidRDefault="00437FBE" w:rsidP="00CB1B46">
            <w:pPr>
              <w:pStyle w:val="CopticCross"/>
            </w:pPr>
            <w:r w:rsidRPr="00FB5ACB">
              <w:t>¿</w:t>
            </w:r>
          </w:p>
        </w:tc>
        <w:tc>
          <w:tcPr>
            <w:tcW w:w="3960" w:type="dxa"/>
          </w:tcPr>
          <w:p w14:paraId="4C4C3146" w14:textId="77777777" w:rsidR="00437FBE" w:rsidRDefault="00437FBE" w:rsidP="00437FBE">
            <w:pPr>
              <w:pStyle w:val="CopticVersemulti-line"/>
            </w:pPr>
            <w:r>
              <w:t>Ϯϯϩⲟ ⲉ̀ⲧⲉⲕⲙⲉⲧⲁ̀ⲅⲁⲑⲟⲥ:</w:t>
            </w:r>
          </w:p>
          <w:p w14:paraId="220B1F1A" w14:textId="77777777" w:rsidR="00437FBE" w:rsidRDefault="00437FBE" w:rsidP="00437FBE">
            <w:pPr>
              <w:pStyle w:val="CopticVersemulti-line"/>
            </w:pPr>
            <w:r>
              <w:t>ⲁ̀ⲣⲓⲟⲩⲛⲁⲓ ⲛⲉⲙ ⲧⲁⲙⲉⲧⲁ̀ⲗⲁⲝⲓⲥⲧⲟⲥ:</w:t>
            </w:r>
          </w:p>
          <w:p w14:paraId="1FB4E5AA" w14:textId="77777777" w:rsidR="00437FBE" w:rsidRDefault="00437FBE" w:rsidP="00437FBE">
            <w:pPr>
              <w:pStyle w:val="CopticVersemulti-line"/>
            </w:pPr>
            <w:r>
              <w:t>ⲡⲉⲛⲥⲱⲧⲏⲣ Ⲓⲏ̄ⲥ̄ Ⲡⲭ̄ⲥ̄:</w:t>
            </w:r>
          </w:p>
          <w:p w14:paraId="79DB6D97" w14:textId="77777777" w:rsidR="00437FBE" w:rsidRDefault="00437FBE" w:rsidP="00437FBE">
            <w:pPr>
              <w:pStyle w:val="CopticVersemulti-line"/>
            </w:pPr>
            <w:r>
              <w:t>ⲫⲏⲉ̀ⲧⲁⲩⲙⲁⲥϥ ϧⲉⲛ Ⲃⲏⲑⲗⲉⲉⲙ.</w:t>
            </w:r>
          </w:p>
        </w:tc>
      </w:tr>
    </w:tbl>
    <w:p w14:paraId="40CAA1A5" w14:textId="77777777" w:rsidR="00CB1B46" w:rsidRPr="00CB1B46" w:rsidRDefault="00CB1B46" w:rsidP="00CB1B46"/>
    <w:p w14:paraId="38A80C49" w14:textId="77777777" w:rsidR="00FF5FF3" w:rsidRDefault="00FF5FF3" w:rsidP="00FF5FF3">
      <w:pPr>
        <w:pStyle w:val="Heading4"/>
      </w:pPr>
      <w:bookmarkStart w:id="1390" w:name="_Ref434475196"/>
      <w:r>
        <w:t>The Saturday Psali Batos</w:t>
      </w:r>
      <w:r w:rsidR="006C1B94">
        <w:t xml:space="preserve"> for Nativity</w:t>
      </w:r>
      <w:bookmarkEnd w:id="13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230A2" w14:paraId="0B836649" w14:textId="77777777" w:rsidTr="00B84B62">
        <w:trPr>
          <w:cantSplit/>
          <w:jc w:val="center"/>
        </w:trPr>
        <w:tc>
          <w:tcPr>
            <w:tcW w:w="288" w:type="dxa"/>
          </w:tcPr>
          <w:p w14:paraId="21EC2217" w14:textId="77777777" w:rsidR="00F230A2" w:rsidRDefault="00F230A2" w:rsidP="00B84B62">
            <w:pPr>
              <w:pStyle w:val="CopticCross"/>
            </w:pPr>
          </w:p>
        </w:tc>
        <w:tc>
          <w:tcPr>
            <w:tcW w:w="3960" w:type="dxa"/>
          </w:tcPr>
          <w:p w14:paraId="7AE49076" w14:textId="77777777" w:rsidR="00F230A2" w:rsidRDefault="00F230A2" w:rsidP="00F230A2">
            <w:pPr>
              <w:pStyle w:val="EngHang"/>
            </w:pPr>
            <w:r>
              <w:t>Come all you to worship</w:t>
            </w:r>
          </w:p>
          <w:p w14:paraId="2D870358" w14:textId="77777777" w:rsidR="00F230A2" w:rsidRDefault="00F230A2" w:rsidP="00F230A2">
            <w:pPr>
              <w:pStyle w:val="EngHang"/>
            </w:pPr>
            <w:r>
              <w:t>Our Lord Jesus Christ,</w:t>
            </w:r>
          </w:p>
          <w:p w14:paraId="2F97FFD7" w14:textId="77777777" w:rsidR="00F230A2" w:rsidRDefault="00F230A2" w:rsidP="00F230A2">
            <w:pPr>
              <w:pStyle w:val="EngHang"/>
            </w:pPr>
            <w:r>
              <w:t>Who was born of the Virgin,</w:t>
            </w:r>
          </w:p>
          <w:p w14:paraId="753EAFC6" w14:textId="77777777" w:rsidR="00F230A2" w:rsidRDefault="00F230A2" w:rsidP="00F230A2">
            <w:pPr>
              <w:pStyle w:val="EngHangEnd"/>
            </w:pPr>
            <w:r>
              <w:t>And her virginity is sealed.</w:t>
            </w:r>
          </w:p>
        </w:tc>
        <w:tc>
          <w:tcPr>
            <w:tcW w:w="288" w:type="dxa"/>
          </w:tcPr>
          <w:p w14:paraId="00EA2283" w14:textId="77777777" w:rsidR="00F230A2" w:rsidRDefault="00F230A2" w:rsidP="00B84B62"/>
        </w:tc>
        <w:tc>
          <w:tcPr>
            <w:tcW w:w="288" w:type="dxa"/>
          </w:tcPr>
          <w:p w14:paraId="313ABE81" w14:textId="77777777" w:rsidR="00F230A2" w:rsidRDefault="00F230A2" w:rsidP="00B84B62">
            <w:pPr>
              <w:pStyle w:val="CopticCross"/>
            </w:pPr>
          </w:p>
        </w:tc>
        <w:tc>
          <w:tcPr>
            <w:tcW w:w="3960" w:type="dxa"/>
          </w:tcPr>
          <w:p w14:paraId="35AB1635" w14:textId="77777777" w:rsidR="00F230A2" w:rsidRDefault="00F230A2" w:rsidP="00F230A2">
            <w:pPr>
              <w:pStyle w:val="CopticVersemulti-line"/>
            </w:pPr>
            <w:r>
              <w:t>Ⲁⲙⲱⲓⲛⲓ ⲧⲏⲣⲟⲩ ⲛ̀ⲧⲉⲛⲟⲩⲱϣⲧ:</w:t>
            </w:r>
          </w:p>
          <w:p w14:paraId="7F7FCF32" w14:textId="77777777" w:rsidR="00F230A2" w:rsidRDefault="00F230A2" w:rsidP="00F230A2">
            <w:pPr>
              <w:pStyle w:val="CopticVersemulti-line"/>
            </w:pPr>
            <w:r>
              <w:t>ⲙ̀Ⲡⲉⲛⲟ̄ⲥ̄ Ⲓⲏ̄ⲥ̄ Ⲡⲭ̄ⲥ̄:</w:t>
            </w:r>
          </w:p>
          <w:p w14:paraId="653CB4E3" w14:textId="77777777" w:rsidR="00F230A2" w:rsidRDefault="00F230A2" w:rsidP="00F230A2">
            <w:pPr>
              <w:pStyle w:val="CopticVersemulti-line"/>
            </w:pPr>
            <w:r>
              <w:t>ⲫⲏⲉ̀ⲧⲁⲩⲙⲁⲥϥ ⲛ̀ϫⲉ ϯⲡⲁⲣⲑⲉⲛⲟⲥ:</w:t>
            </w:r>
          </w:p>
          <w:p w14:paraId="64F44EE4" w14:textId="77777777" w:rsidR="00F230A2" w:rsidRPr="00C35319" w:rsidRDefault="00F230A2" w:rsidP="00F230A2">
            <w:pPr>
              <w:pStyle w:val="CopticVerse"/>
            </w:pPr>
            <w:r>
              <w:t>ⲉⲥⲧⲟⲃ ⲛ̀ϫⲉ ⲧⲉⲥⲡⲁⲣⲑⲉⲛⲓⲁ̀.</w:t>
            </w:r>
          </w:p>
        </w:tc>
      </w:tr>
      <w:tr w:rsidR="00F230A2" w14:paraId="4F8D18AF" w14:textId="77777777" w:rsidTr="00B84B62">
        <w:trPr>
          <w:cantSplit/>
          <w:jc w:val="center"/>
        </w:trPr>
        <w:tc>
          <w:tcPr>
            <w:tcW w:w="288" w:type="dxa"/>
          </w:tcPr>
          <w:p w14:paraId="4AF7AFBF" w14:textId="77777777" w:rsidR="00F230A2" w:rsidRDefault="00F230A2" w:rsidP="00B84B62">
            <w:pPr>
              <w:pStyle w:val="CopticCross"/>
            </w:pPr>
          </w:p>
        </w:tc>
        <w:tc>
          <w:tcPr>
            <w:tcW w:w="3960" w:type="dxa"/>
          </w:tcPr>
          <w:p w14:paraId="1B1E1931" w14:textId="77777777" w:rsidR="00F230A2" w:rsidRDefault="00F230A2" w:rsidP="00F230A2">
            <w:pPr>
              <w:pStyle w:val="EngHang"/>
            </w:pPr>
            <w:r>
              <w:t>Today there is joy,</w:t>
            </w:r>
          </w:p>
          <w:p w14:paraId="6CB9285E" w14:textId="77777777" w:rsidR="00F230A2" w:rsidRDefault="00F230A2" w:rsidP="00F230A2">
            <w:pPr>
              <w:pStyle w:val="EngHang"/>
            </w:pPr>
            <w:r>
              <w:t>In heaven and on earth,</w:t>
            </w:r>
          </w:p>
          <w:p w14:paraId="164E8780" w14:textId="77777777" w:rsidR="00F230A2" w:rsidRDefault="00F230A2" w:rsidP="00F230A2">
            <w:pPr>
              <w:pStyle w:val="EngHang"/>
            </w:pPr>
            <w:r>
              <w:t>For the Virgin bore God,</w:t>
            </w:r>
          </w:p>
          <w:p w14:paraId="5DB0FBF6" w14:textId="77777777" w:rsidR="00F230A2" w:rsidRDefault="00F230A2" w:rsidP="00F230A2">
            <w:pPr>
              <w:pStyle w:val="EngHangEnd"/>
            </w:pPr>
            <w:r>
              <w:t>And her virginity is sealed.</w:t>
            </w:r>
          </w:p>
        </w:tc>
        <w:tc>
          <w:tcPr>
            <w:tcW w:w="288" w:type="dxa"/>
          </w:tcPr>
          <w:p w14:paraId="69BEEAA0" w14:textId="77777777" w:rsidR="00F230A2" w:rsidRDefault="00F230A2" w:rsidP="00B84B62"/>
        </w:tc>
        <w:tc>
          <w:tcPr>
            <w:tcW w:w="288" w:type="dxa"/>
          </w:tcPr>
          <w:p w14:paraId="5C3BE94B" w14:textId="77777777" w:rsidR="00F230A2" w:rsidRDefault="00F230A2" w:rsidP="00B84B62">
            <w:pPr>
              <w:pStyle w:val="CopticCross"/>
            </w:pPr>
          </w:p>
        </w:tc>
        <w:tc>
          <w:tcPr>
            <w:tcW w:w="3960" w:type="dxa"/>
          </w:tcPr>
          <w:p w14:paraId="0171D50A" w14:textId="77777777" w:rsidR="00F230A2" w:rsidRDefault="00F230A2" w:rsidP="00F230A2">
            <w:pPr>
              <w:pStyle w:val="CopticVersemulti-line"/>
            </w:pPr>
            <w:r>
              <w:t>Ⲃⲟⲛ ⲟⲩⲣⲁϣⲓ ϣⲱⲡⲓ ⲙ̀ⲫⲟⲟⲩ:</w:t>
            </w:r>
          </w:p>
          <w:p w14:paraId="07069E9A" w14:textId="77777777" w:rsidR="00F230A2" w:rsidRDefault="00F230A2" w:rsidP="00F230A2">
            <w:pPr>
              <w:pStyle w:val="CopticVersemulti-line"/>
            </w:pPr>
            <w:r>
              <w:t>ϧⲉⲛ ⲧ̀ⲫⲉ ⲛⲉⲙ ϩⲓϫⲉⲛ ⲡⲓⲕⲁϩⲓ:</w:t>
            </w:r>
          </w:p>
          <w:p w14:paraId="23FF35BE" w14:textId="77777777" w:rsidR="00F230A2" w:rsidRDefault="00F230A2" w:rsidP="00F230A2">
            <w:pPr>
              <w:pStyle w:val="CopticVersemulti-line"/>
            </w:pPr>
            <w:r>
              <w:t>ϫⲉ ⲁ̀ϯⲡⲁⲣⲑⲉⲛⲟⲥ ⲙⲓⲥⲓ ⲙ̀Ⲫϯ:</w:t>
            </w:r>
          </w:p>
          <w:p w14:paraId="10BD770E" w14:textId="77777777" w:rsidR="00F230A2" w:rsidRDefault="00F230A2" w:rsidP="00F230A2">
            <w:pPr>
              <w:pStyle w:val="CopticVerse"/>
            </w:pPr>
            <w:r>
              <w:t>ⲉⲥⲧⲟⲃ ⲛ̀ϫⲉ ⲧⲉⲥⲡⲁⲣⲑⲉⲛⲓⲁ̀.</w:t>
            </w:r>
          </w:p>
        </w:tc>
      </w:tr>
      <w:tr w:rsidR="00F230A2" w14:paraId="2CAAC8D6" w14:textId="77777777" w:rsidTr="00B84B62">
        <w:trPr>
          <w:cantSplit/>
          <w:jc w:val="center"/>
        </w:trPr>
        <w:tc>
          <w:tcPr>
            <w:tcW w:w="288" w:type="dxa"/>
          </w:tcPr>
          <w:p w14:paraId="72F8C36E" w14:textId="77777777" w:rsidR="00F230A2" w:rsidRDefault="00F230A2" w:rsidP="00B84B62">
            <w:pPr>
              <w:pStyle w:val="CopticCross"/>
            </w:pPr>
            <w:r w:rsidRPr="00FB5ACB">
              <w:t>¿</w:t>
            </w:r>
          </w:p>
        </w:tc>
        <w:tc>
          <w:tcPr>
            <w:tcW w:w="3960" w:type="dxa"/>
          </w:tcPr>
          <w:p w14:paraId="4C6E50FD" w14:textId="77777777" w:rsidR="00F230A2" w:rsidRDefault="00F230A2" w:rsidP="00F230A2">
            <w:pPr>
              <w:pStyle w:val="EngHang"/>
            </w:pPr>
            <w:r>
              <w:t>The Magi came</w:t>
            </w:r>
          </w:p>
          <w:p w14:paraId="3F25E7D5" w14:textId="77777777" w:rsidR="00F230A2" w:rsidRDefault="00F230A2" w:rsidP="00F230A2">
            <w:pPr>
              <w:pStyle w:val="EngHang"/>
            </w:pPr>
            <w:r>
              <w:t>To Bethlehem and worshipped</w:t>
            </w:r>
          </w:p>
          <w:p w14:paraId="2C3B9BC4" w14:textId="77777777" w:rsidR="00F230A2" w:rsidRDefault="00F230A2" w:rsidP="00F230A2">
            <w:pPr>
              <w:pStyle w:val="EngHang"/>
            </w:pPr>
            <w:r>
              <w:t>The One born of the virgin,</w:t>
            </w:r>
          </w:p>
          <w:p w14:paraId="05D36953" w14:textId="77777777" w:rsidR="00F230A2" w:rsidRDefault="00F230A2" w:rsidP="00F230A2">
            <w:pPr>
              <w:pStyle w:val="EngHangEnd"/>
            </w:pPr>
            <w:r>
              <w:t>And her virginity is sealed.</w:t>
            </w:r>
          </w:p>
        </w:tc>
        <w:tc>
          <w:tcPr>
            <w:tcW w:w="288" w:type="dxa"/>
          </w:tcPr>
          <w:p w14:paraId="1A7C54B2" w14:textId="77777777" w:rsidR="00F230A2" w:rsidRDefault="00F230A2" w:rsidP="00B84B62"/>
        </w:tc>
        <w:tc>
          <w:tcPr>
            <w:tcW w:w="288" w:type="dxa"/>
          </w:tcPr>
          <w:p w14:paraId="2EC9E557" w14:textId="77777777" w:rsidR="00F230A2" w:rsidRDefault="00F230A2" w:rsidP="00B84B62">
            <w:pPr>
              <w:pStyle w:val="CopticCross"/>
            </w:pPr>
            <w:r w:rsidRPr="00FB5ACB">
              <w:t>¿</w:t>
            </w:r>
          </w:p>
        </w:tc>
        <w:tc>
          <w:tcPr>
            <w:tcW w:w="3960" w:type="dxa"/>
          </w:tcPr>
          <w:p w14:paraId="127008AF" w14:textId="77777777" w:rsidR="00F230A2" w:rsidRDefault="00F230A2" w:rsidP="00F230A2">
            <w:pPr>
              <w:pStyle w:val="CopticVersemulti-line"/>
            </w:pPr>
            <w:r>
              <w:t>Ⲅⲉ ⲅⲁⲣ ⲁⲩⲓ̀ ⲛ̀ϫⲉ ϩⲁⲛⲙⲁⲅⲟⲥ:</w:t>
            </w:r>
          </w:p>
          <w:p w14:paraId="6F09DF63" w14:textId="77777777" w:rsidR="00F230A2" w:rsidRDefault="00F230A2" w:rsidP="00F230A2">
            <w:pPr>
              <w:pStyle w:val="CopticVersemulti-line"/>
            </w:pPr>
            <w:r>
              <w:t>ⲁⲩⲟⲩⲱϣⲧ ⲙ̀Ⲫϯ ϧⲉⲛ Ⲃⲏⲑⲗⲉⲉⲙ:</w:t>
            </w:r>
          </w:p>
          <w:p w14:paraId="68CBD38C" w14:textId="77777777" w:rsidR="00F230A2" w:rsidRDefault="00F230A2" w:rsidP="00F230A2">
            <w:pPr>
              <w:pStyle w:val="CopticVersemulti-line"/>
            </w:pPr>
            <w:r>
              <w:t>ⲫⲏⲉ̀ⲧⲁⲩⲙⲁⲥϥ ⲛ̀ϫⲉ ϯⲡⲁⲣⲑⲉⲛⲟⲥ:</w:t>
            </w:r>
          </w:p>
          <w:p w14:paraId="6E7F81FD" w14:textId="77777777" w:rsidR="00F230A2" w:rsidRDefault="00F230A2" w:rsidP="00F230A2">
            <w:pPr>
              <w:pStyle w:val="CopticVerse"/>
            </w:pPr>
            <w:r>
              <w:t>ⲉⲥⲧⲟⲃ ⲛ̀ϫⲉ ⲧⲉⲥⲡⲁⲣⲑⲉⲛⲓⲁ.</w:t>
            </w:r>
          </w:p>
        </w:tc>
      </w:tr>
      <w:tr w:rsidR="00F230A2" w14:paraId="320FA954" w14:textId="77777777" w:rsidTr="00B84B62">
        <w:trPr>
          <w:cantSplit/>
          <w:jc w:val="center"/>
        </w:trPr>
        <w:tc>
          <w:tcPr>
            <w:tcW w:w="288" w:type="dxa"/>
          </w:tcPr>
          <w:p w14:paraId="2EE79262" w14:textId="77777777" w:rsidR="00F230A2" w:rsidRDefault="00F230A2" w:rsidP="00B84B62">
            <w:pPr>
              <w:pStyle w:val="CopticCross"/>
            </w:pPr>
            <w:r w:rsidRPr="00FB5ACB">
              <w:t>¿</w:t>
            </w:r>
          </w:p>
        </w:tc>
        <w:tc>
          <w:tcPr>
            <w:tcW w:w="3960" w:type="dxa"/>
          </w:tcPr>
          <w:p w14:paraId="04E78EE0" w14:textId="77777777" w:rsidR="00F230A2" w:rsidRDefault="00F230A2" w:rsidP="00F230A2">
            <w:pPr>
              <w:pStyle w:val="EngHang"/>
            </w:pPr>
            <w:r>
              <w:t>The heavenly hosts</w:t>
            </w:r>
          </w:p>
          <w:p w14:paraId="4260CF9D" w14:textId="77777777" w:rsidR="00F230A2" w:rsidRDefault="00F230A2" w:rsidP="00F230A2">
            <w:pPr>
              <w:pStyle w:val="EngHang"/>
            </w:pPr>
            <w:r>
              <w:t>Assembled together</w:t>
            </w:r>
          </w:p>
          <w:p w14:paraId="17098245" w14:textId="77777777" w:rsidR="00F230A2" w:rsidRDefault="00F230A2" w:rsidP="00F230A2">
            <w:pPr>
              <w:pStyle w:val="EngHang"/>
            </w:pPr>
            <w:r>
              <w:t>To praise in Bethlehem,</w:t>
            </w:r>
          </w:p>
          <w:p w14:paraId="62D74870" w14:textId="77777777" w:rsidR="00F230A2" w:rsidRDefault="00F230A2" w:rsidP="00F230A2">
            <w:pPr>
              <w:pStyle w:val="EngHangEnd"/>
            </w:pPr>
            <w:r>
              <w:t>God, who was born of the Virgin.</w:t>
            </w:r>
          </w:p>
        </w:tc>
        <w:tc>
          <w:tcPr>
            <w:tcW w:w="288" w:type="dxa"/>
          </w:tcPr>
          <w:p w14:paraId="7802D371" w14:textId="77777777" w:rsidR="00F230A2" w:rsidRDefault="00F230A2" w:rsidP="00B84B62"/>
        </w:tc>
        <w:tc>
          <w:tcPr>
            <w:tcW w:w="288" w:type="dxa"/>
          </w:tcPr>
          <w:p w14:paraId="1F767F54" w14:textId="77777777" w:rsidR="00F230A2" w:rsidRDefault="00F230A2" w:rsidP="00B84B62">
            <w:pPr>
              <w:pStyle w:val="CopticCross"/>
            </w:pPr>
            <w:r w:rsidRPr="00FB5ACB">
              <w:t>¿</w:t>
            </w:r>
          </w:p>
        </w:tc>
        <w:tc>
          <w:tcPr>
            <w:tcW w:w="3960" w:type="dxa"/>
          </w:tcPr>
          <w:p w14:paraId="1FFF74F0" w14:textId="77777777" w:rsidR="00F230A2" w:rsidRDefault="00F230A2" w:rsidP="00F230A2">
            <w:pPr>
              <w:pStyle w:val="CopticVersemulti-line"/>
            </w:pPr>
            <w:r>
              <w:t>Ⲇⲓⲥ̀ⲧⲣⲁⲧⲓⲁ̀ ⲛ̀ⲧⲉ ⲧ̀ⲫⲉ:</w:t>
            </w:r>
          </w:p>
          <w:p w14:paraId="2635D03D" w14:textId="77777777" w:rsidR="00F230A2" w:rsidRDefault="00F230A2" w:rsidP="00F230A2">
            <w:pPr>
              <w:pStyle w:val="CopticVersemulti-line"/>
            </w:pPr>
            <w:r>
              <w:t>ⲁⲩⲑⲱⲟⲩϯ ⲉ̀ϧⲟⲩⲛ ⲛⲉⲙ ⲛⲟⲩⲉ̀ⲣⲏⲟⲩ:</w:t>
            </w:r>
          </w:p>
          <w:p w14:paraId="79827EB6" w14:textId="77777777" w:rsidR="00F230A2" w:rsidRDefault="00F230A2" w:rsidP="00F230A2">
            <w:pPr>
              <w:pStyle w:val="CopticVersemulti-line"/>
            </w:pPr>
            <w:r>
              <w:t>ⲉⲩϩⲱⲥ ⲉ̀Ⲫϯ ϧⲉⲛ Ⲃⲏⲑⲗⲉⲉⲙ:</w:t>
            </w:r>
          </w:p>
          <w:p w14:paraId="1E44020F" w14:textId="77777777" w:rsidR="00F230A2" w:rsidRDefault="00F230A2" w:rsidP="00F230A2">
            <w:pPr>
              <w:pStyle w:val="CopticVerse"/>
            </w:pPr>
            <w:r>
              <w:t>ⲫⲏⲉ̀ⲧⲁⲩⲙⲁⲥϥ ⲛ̀ϫⲉ ϯⲡⲁⲣⲑⲉⲛⲟⲥ.</w:t>
            </w:r>
          </w:p>
        </w:tc>
      </w:tr>
      <w:tr w:rsidR="00F230A2" w14:paraId="3DE5989C" w14:textId="77777777" w:rsidTr="00B84B62">
        <w:trPr>
          <w:cantSplit/>
          <w:jc w:val="center"/>
        </w:trPr>
        <w:tc>
          <w:tcPr>
            <w:tcW w:w="288" w:type="dxa"/>
          </w:tcPr>
          <w:p w14:paraId="1DDFD7FB" w14:textId="77777777" w:rsidR="00F230A2" w:rsidRDefault="00F230A2" w:rsidP="00B84B62">
            <w:pPr>
              <w:pStyle w:val="CopticCross"/>
            </w:pPr>
          </w:p>
        </w:tc>
        <w:tc>
          <w:tcPr>
            <w:tcW w:w="3960" w:type="dxa"/>
          </w:tcPr>
          <w:p w14:paraId="2F6D7135" w14:textId="77777777" w:rsidR="00F230A2" w:rsidRDefault="00F230A2" w:rsidP="00F230A2">
            <w:pPr>
              <w:pStyle w:val="EngHang"/>
            </w:pPr>
            <w:r>
              <w:t>They cried out and said,</w:t>
            </w:r>
          </w:p>
          <w:p w14:paraId="149CBA80" w14:textId="77777777" w:rsidR="00F230A2" w:rsidRDefault="00F230A2" w:rsidP="00F230A2">
            <w:pPr>
              <w:pStyle w:val="EngHang"/>
            </w:pPr>
            <w:r>
              <w:t>“glory to God in the highest</w:t>
            </w:r>
          </w:p>
          <w:p w14:paraId="5BAB7579" w14:textId="77777777" w:rsidR="00F230A2" w:rsidRDefault="00F230A2" w:rsidP="00F230A2">
            <w:pPr>
              <w:pStyle w:val="EngHang"/>
            </w:pPr>
            <w:r>
              <w:t>Peace on earth</w:t>
            </w:r>
          </w:p>
          <w:p w14:paraId="5BC68CE7" w14:textId="77777777" w:rsidR="00F230A2" w:rsidRDefault="00FA61CD" w:rsidP="00F230A2">
            <w:pPr>
              <w:pStyle w:val="EngHangEnd"/>
            </w:pPr>
            <w:r>
              <w:t>And goodwill towards me</w:t>
            </w:r>
            <w:r w:rsidR="00F230A2">
              <w:t>n.”</w:t>
            </w:r>
          </w:p>
        </w:tc>
        <w:tc>
          <w:tcPr>
            <w:tcW w:w="288" w:type="dxa"/>
          </w:tcPr>
          <w:p w14:paraId="6B1873F9" w14:textId="77777777" w:rsidR="00F230A2" w:rsidRDefault="00F230A2" w:rsidP="00B84B62"/>
        </w:tc>
        <w:tc>
          <w:tcPr>
            <w:tcW w:w="288" w:type="dxa"/>
          </w:tcPr>
          <w:p w14:paraId="2426138A" w14:textId="77777777" w:rsidR="00F230A2" w:rsidRDefault="00F230A2" w:rsidP="00B84B62">
            <w:pPr>
              <w:pStyle w:val="CopticCross"/>
            </w:pPr>
          </w:p>
        </w:tc>
        <w:tc>
          <w:tcPr>
            <w:tcW w:w="3960" w:type="dxa"/>
          </w:tcPr>
          <w:p w14:paraId="63C8672D" w14:textId="77777777" w:rsidR="00F230A2" w:rsidRDefault="00F230A2" w:rsidP="00F230A2">
            <w:pPr>
              <w:pStyle w:val="CopticVersemulti-line"/>
            </w:pPr>
            <w:r>
              <w:t>Ⲉⲩⲱϣ ⲉ̀ⲃⲟⲗ ⲉⲩϫⲱ ⲙ̀ⲙⲟⲥ:</w:t>
            </w:r>
          </w:p>
          <w:p w14:paraId="1A2B2595" w14:textId="77777777" w:rsidR="00F230A2" w:rsidRDefault="00F230A2" w:rsidP="00F230A2">
            <w:pPr>
              <w:pStyle w:val="CopticVersemulti-line"/>
            </w:pPr>
            <w:r>
              <w:t>ϫⲉ ⲟⲩⲱ̀ⲟⲩ ϧⲉⲛ ⲛⲏⲉⲧϭⲟⲥⲓ ⲙ̀Ⲫϯ:</w:t>
            </w:r>
          </w:p>
          <w:p w14:paraId="044D7EC1" w14:textId="77777777" w:rsidR="00F230A2" w:rsidRDefault="00F230A2" w:rsidP="00F230A2">
            <w:pPr>
              <w:pStyle w:val="CopticVersemulti-line"/>
            </w:pPr>
            <w:r>
              <w:t>ⲛⲉⲙ ⲟⲩϩⲓⲣⲏⲛⲏ ϩⲓϫⲉⲛ ⲡⲓⲕⲁϩⲓ:</w:t>
            </w:r>
          </w:p>
          <w:p w14:paraId="2C045961" w14:textId="77777777" w:rsidR="00F230A2" w:rsidRDefault="00F230A2" w:rsidP="00F230A2">
            <w:pPr>
              <w:pStyle w:val="CopticVerse"/>
            </w:pPr>
            <w:r>
              <w:t>ⲛⲉⲙ ⲟⲩϯⲙⲁϯ ϧⲉⲛ ⲛⲓⲣⲱⲙⲓ.</w:t>
            </w:r>
          </w:p>
        </w:tc>
      </w:tr>
      <w:tr w:rsidR="00F230A2" w14:paraId="4431F5C5" w14:textId="77777777" w:rsidTr="00B84B62">
        <w:trPr>
          <w:cantSplit/>
          <w:jc w:val="center"/>
        </w:trPr>
        <w:tc>
          <w:tcPr>
            <w:tcW w:w="288" w:type="dxa"/>
          </w:tcPr>
          <w:p w14:paraId="2C1C5F42" w14:textId="77777777" w:rsidR="00F230A2" w:rsidRDefault="00F230A2" w:rsidP="00B84B62">
            <w:pPr>
              <w:pStyle w:val="CopticCross"/>
            </w:pPr>
          </w:p>
        </w:tc>
        <w:tc>
          <w:tcPr>
            <w:tcW w:w="3960" w:type="dxa"/>
          </w:tcPr>
          <w:p w14:paraId="577F1E7F" w14:textId="77777777" w:rsidR="00F230A2" w:rsidRDefault="00F230A2" w:rsidP="00F230A2">
            <w:pPr>
              <w:pStyle w:val="EngHang"/>
            </w:pPr>
            <w:r>
              <w:t>The angelic voice,</w:t>
            </w:r>
          </w:p>
          <w:p w14:paraId="42C1DED4" w14:textId="77777777" w:rsidR="00F230A2" w:rsidRDefault="00F230A2" w:rsidP="00F230A2">
            <w:pPr>
              <w:pStyle w:val="EngHang"/>
            </w:pPr>
            <w:r>
              <w:t>Spoke to the shepherds, saying,</w:t>
            </w:r>
          </w:p>
          <w:p w14:paraId="228E4C0D" w14:textId="77777777" w:rsidR="00F230A2" w:rsidRDefault="00F230A2" w:rsidP="00F230A2">
            <w:pPr>
              <w:pStyle w:val="EngHang"/>
            </w:pPr>
            <w:r>
              <w:t>“Unto you is born today,</w:t>
            </w:r>
          </w:p>
          <w:p w14:paraId="48084AD1" w14:textId="77777777" w:rsidR="00F230A2" w:rsidRDefault="00F230A2" w:rsidP="00F230A2">
            <w:pPr>
              <w:pStyle w:val="EngHangEnd"/>
            </w:pPr>
            <w:r>
              <w:t xml:space="preserve">A saviour in Bethlehem.” </w:t>
            </w:r>
          </w:p>
        </w:tc>
        <w:tc>
          <w:tcPr>
            <w:tcW w:w="288" w:type="dxa"/>
          </w:tcPr>
          <w:p w14:paraId="012B0155" w14:textId="77777777" w:rsidR="00F230A2" w:rsidRDefault="00F230A2" w:rsidP="00B84B62"/>
        </w:tc>
        <w:tc>
          <w:tcPr>
            <w:tcW w:w="288" w:type="dxa"/>
          </w:tcPr>
          <w:p w14:paraId="69DEBF57" w14:textId="77777777" w:rsidR="00F230A2" w:rsidRDefault="00F230A2" w:rsidP="00B84B62">
            <w:pPr>
              <w:pStyle w:val="CopticCross"/>
            </w:pPr>
          </w:p>
        </w:tc>
        <w:tc>
          <w:tcPr>
            <w:tcW w:w="3960" w:type="dxa"/>
          </w:tcPr>
          <w:p w14:paraId="215F65EB" w14:textId="77777777" w:rsidR="00F230A2" w:rsidRDefault="00F230A2" w:rsidP="00F230A2">
            <w:pPr>
              <w:pStyle w:val="CopticVersemulti-line"/>
            </w:pPr>
            <w:r>
              <w:t>Ⲍⲱⲧⲉⲙ ⲉ̀ⲡⲓϧ̀ⲣⲱⲟⲩ ⲛ̀ⲧⲉ ⲛⲓⲁⲅⲅⲉⲗⲟⲥ:</w:t>
            </w:r>
          </w:p>
          <w:p w14:paraId="63D5AA3B" w14:textId="77777777" w:rsidR="00F230A2" w:rsidRDefault="00F230A2" w:rsidP="00F230A2">
            <w:pPr>
              <w:pStyle w:val="CopticVersemulti-line"/>
            </w:pPr>
            <w:r>
              <w:t>ⲉ̀ⲧⲁⲩⲥⲁϫⲓ ⲛⲉⲙ ⲛⲓⲙⲁⲛⲉ̀ⲥⲱⲟⲩ:</w:t>
            </w:r>
          </w:p>
          <w:p w14:paraId="16F08CAD" w14:textId="77777777" w:rsidR="00F230A2" w:rsidRDefault="00F230A2" w:rsidP="00F230A2">
            <w:pPr>
              <w:pStyle w:val="CopticVersemulti-line"/>
            </w:pPr>
            <w:r>
              <w:t>ϫⲉ ⲁⲩⲙⲓⲥⲓ ⲛⲱⲧⲉⲛ ⲙ̀ⲫⲟⲟⲩ:</w:t>
            </w:r>
          </w:p>
          <w:p w14:paraId="25518A43" w14:textId="77777777" w:rsidR="00F230A2" w:rsidRDefault="00F230A2" w:rsidP="00F230A2">
            <w:pPr>
              <w:pStyle w:val="CopticVerse"/>
            </w:pPr>
            <w:r>
              <w:t>ⲛ̀ⲟⲩⲥⲱⲧⲏⲣ ϧⲉⲛ Ⲃⲏⲑⲗⲉⲉⲙ.</w:t>
            </w:r>
          </w:p>
        </w:tc>
      </w:tr>
      <w:tr w:rsidR="00F230A2" w14:paraId="68C487D6" w14:textId="77777777" w:rsidTr="00B84B62">
        <w:trPr>
          <w:cantSplit/>
          <w:jc w:val="center"/>
        </w:trPr>
        <w:tc>
          <w:tcPr>
            <w:tcW w:w="288" w:type="dxa"/>
          </w:tcPr>
          <w:p w14:paraId="4BAE60B4" w14:textId="77777777" w:rsidR="00F230A2" w:rsidRDefault="00F230A2" w:rsidP="00B84B62">
            <w:pPr>
              <w:pStyle w:val="CopticCross"/>
            </w:pPr>
            <w:r w:rsidRPr="00FB5ACB">
              <w:t>¿</w:t>
            </w:r>
          </w:p>
        </w:tc>
        <w:tc>
          <w:tcPr>
            <w:tcW w:w="3960" w:type="dxa"/>
          </w:tcPr>
          <w:p w14:paraId="7BC0C6EF" w14:textId="77777777" w:rsidR="00F230A2" w:rsidRDefault="00F230A2" w:rsidP="00F230A2">
            <w:pPr>
              <w:pStyle w:val="EngHang"/>
            </w:pPr>
            <w:r>
              <w:t>The Magi came from the East</w:t>
            </w:r>
          </w:p>
          <w:p w14:paraId="2D9CAE18" w14:textId="77777777" w:rsidR="00F230A2" w:rsidRDefault="00F230A2" w:rsidP="00F230A2">
            <w:pPr>
              <w:pStyle w:val="EngHang"/>
            </w:pPr>
            <w:r>
              <w:t>To Jerusalem asking,</w:t>
            </w:r>
          </w:p>
          <w:p w14:paraId="6ECF9E84" w14:textId="77777777" w:rsidR="00F230A2" w:rsidRDefault="00F230A2" w:rsidP="00F230A2">
            <w:pPr>
              <w:pStyle w:val="EngHang"/>
            </w:pPr>
            <w:r>
              <w:t>“Where is He who has been born</w:t>
            </w:r>
          </w:p>
          <w:p w14:paraId="2E0118F4" w14:textId="77777777" w:rsidR="00F230A2" w:rsidRDefault="00F230A2" w:rsidP="00F230A2">
            <w:pPr>
              <w:pStyle w:val="EngHangEnd"/>
            </w:pPr>
            <w:r>
              <w:t>The King of the Jews?</w:t>
            </w:r>
          </w:p>
        </w:tc>
        <w:tc>
          <w:tcPr>
            <w:tcW w:w="288" w:type="dxa"/>
          </w:tcPr>
          <w:p w14:paraId="7B270ACD" w14:textId="77777777" w:rsidR="00F230A2" w:rsidRDefault="00F230A2" w:rsidP="00B84B62"/>
        </w:tc>
        <w:tc>
          <w:tcPr>
            <w:tcW w:w="288" w:type="dxa"/>
          </w:tcPr>
          <w:p w14:paraId="23D64339" w14:textId="77777777" w:rsidR="00F230A2" w:rsidRDefault="00F230A2" w:rsidP="00B84B62">
            <w:pPr>
              <w:pStyle w:val="CopticCross"/>
            </w:pPr>
            <w:r w:rsidRPr="00FB5ACB">
              <w:t>¿</w:t>
            </w:r>
          </w:p>
        </w:tc>
        <w:tc>
          <w:tcPr>
            <w:tcW w:w="3960" w:type="dxa"/>
          </w:tcPr>
          <w:p w14:paraId="6DDDB925" w14:textId="77777777" w:rsidR="00F230A2" w:rsidRDefault="00F230A2" w:rsidP="00F230A2">
            <w:pPr>
              <w:pStyle w:val="CopticVersemulti-line"/>
            </w:pPr>
            <w:r>
              <w:t>Ⲏⲡⲡⲉ ⲁⲩⲓ̀ ⲛ̀ϫⲉ ⲛⲓⲙⲁⲅⲟⲥ:</w:t>
            </w:r>
          </w:p>
          <w:p w14:paraId="6E14BFAB" w14:textId="77777777" w:rsidR="00F230A2" w:rsidRDefault="00F230A2" w:rsidP="00F230A2">
            <w:pPr>
              <w:pStyle w:val="CopticVersemulti-line"/>
            </w:pPr>
            <w:r>
              <w:t>ⲉ̀ⲃⲟⲗ ⲥⲁ ⲡⲉⲓⲉⲃⲧ ⲉ̀Ⲓⲗ̄ⲏ̄ⲙ̄:</w:t>
            </w:r>
          </w:p>
          <w:p w14:paraId="2D09ED72" w14:textId="77777777" w:rsidR="00F230A2" w:rsidRDefault="00F230A2" w:rsidP="00F230A2">
            <w:pPr>
              <w:pStyle w:val="CopticVersemulti-line"/>
            </w:pPr>
            <w:r>
              <w:t>ϫⲉ ⲁϥⲑⲱⲛ ⲫⲏⲉ̀ⲧⲁⲩⲛⲁⲙⲁⲥϥ:</w:t>
            </w:r>
          </w:p>
          <w:p w14:paraId="70E6FEA9" w14:textId="77777777" w:rsidR="00F230A2" w:rsidRDefault="00F230A2" w:rsidP="00F230A2">
            <w:pPr>
              <w:pStyle w:val="CopticVerse"/>
            </w:pPr>
            <w:r>
              <w:t>ⲡ̀ⲟⲩⲣⲟ ⲛ̀ⲧⲉ ⲛⲓⲒⲟⲩⲇⲓⲁ.</w:t>
            </w:r>
          </w:p>
        </w:tc>
      </w:tr>
      <w:tr w:rsidR="00F230A2" w14:paraId="7701A81F" w14:textId="77777777" w:rsidTr="00B84B62">
        <w:trPr>
          <w:cantSplit/>
          <w:jc w:val="center"/>
        </w:trPr>
        <w:tc>
          <w:tcPr>
            <w:tcW w:w="288" w:type="dxa"/>
          </w:tcPr>
          <w:p w14:paraId="569C130E" w14:textId="77777777" w:rsidR="00F230A2" w:rsidRDefault="00F230A2" w:rsidP="00B84B62">
            <w:pPr>
              <w:pStyle w:val="CopticCross"/>
            </w:pPr>
            <w:r w:rsidRPr="00FB5ACB">
              <w:t>¿</w:t>
            </w:r>
          </w:p>
        </w:tc>
        <w:tc>
          <w:tcPr>
            <w:tcW w:w="3960" w:type="dxa"/>
          </w:tcPr>
          <w:p w14:paraId="3C93D2A8" w14:textId="77777777" w:rsidR="00F230A2" w:rsidRDefault="00F230A2" w:rsidP="00F230A2">
            <w:pPr>
              <w:pStyle w:val="EngHang"/>
            </w:pPr>
            <w:r>
              <w:t>The splendor of His star</w:t>
            </w:r>
          </w:p>
          <w:p w14:paraId="0E055751" w14:textId="77777777" w:rsidR="00F230A2" w:rsidRDefault="00F230A2" w:rsidP="00F230A2">
            <w:pPr>
              <w:pStyle w:val="EngHang"/>
            </w:pPr>
            <w:r>
              <w:t>Appeared in our land,</w:t>
            </w:r>
          </w:p>
          <w:p w14:paraId="7DF3818F" w14:textId="77777777" w:rsidR="00F230A2" w:rsidRDefault="00F230A2" w:rsidP="00F230A2">
            <w:pPr>
              <w:pStyle w:val="EngHang"/>
            </w:pPr>
            <w:r>
              <w:t>As was prophesied afore,</w:t>
            </w:r>
          </w:p>
          <w:p w14:paraId="01BE4191" w14:textId="77777777" w:rsidR="00F230A2" w:rsidRDefault="00F230A2" w:rsidP="00F230A2">
            <w:pPr>
              <w:pStyle w:val="EngHangEnd"/>
            </w:pPr>
            <w:r>
              <w:t>We came to worship Him.”</w:t>
            </w:r>
          </w:p>
        </w:tc>
        <w:tc>
          <w:tcPr>
            <w:tcW w:w="288" w:type="dxa"/>
          </w:tcPr>
          <w:p w14:paraId="7AE5F977" w14:textId="77777777" w:rsidR="00F230A2" w:rsidRDefault="00F230A2" w:rsidP="00B84B62"/>
        </w:tc>
        <w:tc>
          <w:tcPr>
            <w:tcW w:w="288" w:type="dxa"/>
          </w:tcPr>
          <w:p w14:paraId="63A0475C" w14:textId="77777777" w:rsidR="00F230A2" w:rsidRDefault="00F230A2" w:rsidP="00B84B62">
            <w:pPr>
              <w:pStyle w:val="CopticCross"/>
            </w:pPr>
            <w:r w:rsidRPr="00FB5ACB">
              <w:t>¿</w:t>
            </w:r>
          </w:p>
        </w:tc>
        <w:tc>
          <w:tcPr>
            <w:tcW w:w="3960" w:type="dxa"/>
          </w:tcPr>
          <w:p w14:paraId="16DE9261" w14:textId="77777777" w:rsidR="00F230A2" w:rsidRDefault="00F230A2" w:rsidP="00F230A2">
            <w:pPr>
              <w:pStyle w:val="CopticVersemulti-line"/>
            </w:pPr>
            <w:r>
              <w:t>Ⲑⲙⲉⲧⲥⲁⲓ̀ ⲛ̀ⲧⲉ ⲡⲉϥⲥⲓⲟⲩ:</w:t>
            </w:r>
          </w:p>
          <w:p w14:paraId="73A253AC" w14:textId="77777777" w:rsidR="00F230A2" w:rsidRDefault="00F230A2" w:rsidP="00F230A2">
            <w:pPr>
              <w:pStyle w:val="CopticVersemulti-line"/>
            </w:pPr>
            <w:r>
              <w:t>ⲁϥⲉⲣⲟⲩⲱⲓⲛⲓ ϧⲉⲛ ⲧⲉⲛⲭⲱⲣⲁ:</w:t>
            </w:r>
          </w:p>
          <w:p w14:paraId="3570F5C8" w14:textId="77777777" w:rsidR="00F230A2" w:rsidRDefault="00F230A2" w:rsidP="00F230A2">
            <w:pPr>
              <w:pStyle w:val="CopticVersemulti-line"/>
            </w:pPr>
            <w:r>
              <w:t>ⲉ̀ⲣⲉ ϩⲁⲛⲥ̀ϧⲁⲓ ⲥ̀ⲥ̀ϧⲏⲟⲩⲧ ⲉ̀ⲣⲟϥ:</w:t>
            </w:r>
          </w:p>
          <w:p w14:paraId="4991BCB8" w14:textId="77777777" w:rsidR="00F230A2" w:rsidRPr="005130A7" w:rsidRDefault="00F230A2" w:rsidP="00F230A2">
            <w:pPr>
              <w:pStyle w:val="CopticVerse"/>
            </w:pPr>
            <w:r>
              <w:t>ⲁⲛⲓ̀ ⲛ̀ⲧⲉⲛⲟⲩⲱϣⲧ ⲙ̀ⲙⲟϥ.</w:t>
            </w:r>
          </w:p>
        </w:tc>
      </w:tr>
      <w:tr w:rsidR="00F230A2" w14:paraId="1DBBA405" w14:textId="77777777" w:rsidTr="00B84B62">
        <w:trPr>
          <w:cantSplit/>
          <w:jc w:val="center"/>
        </w:trPr>
        <w:tc>
          <w:tcPr>
            <w:tcW w:w="288" w:type="dxa"/>
          </w:tcPr>
          <w:p w14:paraId="159B9FD4" w14:textId="77777777" w:rsidR="00F230A2" w:rsidRDefault="00F230A2" w:rsidP="00B84B62">
            <w:pPr>
              <w:pStyle w:val="CopticCross"/>
            </w:pPr>
          </w:p>
        </w:tc>
        <w:tc>
          <w:tcPr>
            <w:tcW w:w="3960" w:type="dxa"/>
          </w:tcPr>
          <w:p w14:paraId="0E4F5785" w14:textId="77777777" w:rsidR="00F230A2" w:rsidRDefault="00F230A2" w:rsidP="00F230A2">
            <w:pPr>
              <w:pStyle w:val="EngHang"/>
            </w:pPr>
            <w:r>
              <w:t>Make haste O you people,</w:t>
            </w:r>
          </w:p>
          <w:p w14:paraId="14DD3215" w14:textId="77777777" w:rsidR="00F230A2" w:rsidRDefault="00F230A2" w:rsidP="00F230A2">
            <w:pPr>
              <w:pStyle w:val="EngHang"/>
            </w:pPr>
            <w:r>
              <w:t>To worship God the Logos,</w:t>
            </w:r>
          </w:p>
          <w:p w14:paraId="04D6FBEA" w14:textId="77777777" w:rsidR="00F230A2" w:rsidRDefault="00F230A2" w:rsidP="00F230A2">
            <w:pPr>
              <w:pStyle w:val="EngHang"/>
            </w:pPr>
            <w:r>
              <w:t>Who was born of the Virgin,</w:t>
            </w:r>
          </w:p>
          <w:p w14:paraId="468B00E5" w14:textId="77777777" w:rsidR="00F230A2" w:rsidRDefault="00F230A2" w:rsidP="00F230A2">
            <w:pPr>
              <w:pStyle w:val="EngHangEnd"/>
            </w:pPr>
            <w:r>
              <w:t>And saved our race.</w:t>
            </w:r>
          </w:p>
        </w:tc>
        <w:tc>
          <w:tcPr>
            <w:tcW w:w="288" w:type="dxa"/>
          </w:tcPr>
          <w:p w14:paraId="5DAE3691" w14:textId="77777777" w:rsidR="00F230A2" w:rsidRDefault="00F230A2" w:rsidP="00B84B62"/>
        </w:tc>
        <w:tc>
          <w:tcPr>
            <w:tcW w:w="288" w:type="dxa"/>
          </w:tcPr>
          <w:p w14:paraId="7F704FA9" w14:textId="77777777" w:rsidR="00F230A2" w:rsidRDefault="00F230A2" w:rsidP="00B84B62">
            <w:pPr>
              <w:pStyle w:val="CopticCross"/>
            </w:pPr>
          </w:p>
        </w:tc>
        <w:tc>
          <w:tcPr>
            <w:tcW w:w="3960" w:type="dxa"/>
          </w:tcPr>
          <w:p w14:paraId="12ACF152" w14:textId="77777777" w:rsidR="00F230A2" w:rsidRDefault="00F230A2" w:rsidP="00F230A2">
            <w:pPr>
              <w:pStyle w:val="CopticVersemulti-line"/>
            </w:pPr>
            <w:r>
              <w:t>Ⲓⲱⲥ ⲧⲉⲛⲑⲏⲛⲟⲩ ⲱ̀ ⲛⲓⲗⲁⲟⲥ:</w:t>
            </w:r>
          </w:p>
          <w:p w14:paraId="0FB29210" w14:textId="77777777" w:rsidR="00F230A2" w:rsidRDefault="00F230A2" w:rsidP="00F230A2">
            <w:pPr>
              <w:pStyle w:val="CopticVersemulti-line"/>
            </w:pPr>
            <w:r>
              <w:t>ⲛ̀ⲧⲉⲛⲟⲩⲱϣⲧ ⲙ̀Ⲫϯ ⲛ̀ⲗⲟⲅⲟⲥ:</w:t>
            </w:r>
          </w:p>
          <w:p w14:paraId="509A16ED" w14:textId="77777777" w:rsidR="00F230A2" w:rsidRDefault="00F230A2" w:rsidP="00F230A2">
            <w:pPr>
              <w:pStyle w:val="CopticVersemulti-line"/>
            </w:pPr>
            <w:r>
              <w:t>ⲫⲏⲉ̀ⲧⲁⲩⲙⲁⲥϥ ⲛ̀ϫⲉ ϯⲡⲁⲣⲑⲉⲛⲟⲥ:</w:t>
            </w:r>
          </w:p>
          <w:p w14:paraId="426E54E5" w14:textId="77777777" w:rsidR="00F230A2" w:rsidRPr="005130A7" w:rsidRDefault="00F230A2" w:rsidP="00F230A2">
            <w:pPr>
              <w:pStyle w:val="CopticVerse"/>
            </w:pPr>
            <w:r>
              <w:t>ⲟⲩⲟϩ ⲁϥⲥⲱϯ ⲙ̀ⲡⲉⲛⲅⲉⲛⲟⲥ.</w:t>
            </w:r>
          </w:p>
        </w:tc>
      </w:tr>
      <w:tr w:rsidR="00F230A2" w14:paraId="389CBC27" w14:textId="77777777" w:rsidTr="00B84B62">
        <w:trPr>
          <w:cantSplit/>
          <w:jc w:val="center"/>
        </w:trPr>
        <w:tc>
          <w:tcPr>
            <w:tcW w:w="288" w:type="dxa"/>
          </w:tcPr>
          <w:p w14:paraId="42900A97" w14:textId="77777777" w:rsidR="00F230A2" w:rsidRDefault="00F230A2" w:rsidP="00B84B62">
            <w:pPr>
              <w:pStyle w:val="CopticCross"/>
            </w:pPr>
          </w:p>
        </w:tc>
        <w:tc>
          <w:tcPr>
            <w:tcW w:w="3960" w:type="dxa"/>
          </w:tcPr>
          <w:p w14:paraId="2AF3143B" w14:textId="77777777" w:rsidR="00F230A2" w:rsidRDefault="00F230A2" w:rsidP="00F230A2">
            <w:pPr>
              <w:pStyle w:val="EngHang"/>
            </w:pPr>
            <w:r>
              <w:t>As it was prophesied,</w:t>
            </w:r>
          </w:p>
          <w:p w14:paraId="4A5BD8F3" w14:textId="77777777" w:rsidR="00F230A2" w:rsidRDefault="00F230A2" w:rsidP="00F230A2">
            <w:pPr>
              <w:pStyle w:val="EngHang"/>
            </w:pPr>
            <w:r>
              <w:t>By Micah the prophet,</w:t>
            </w:r>
          </w:p>
          <w:p w14:paraId="409EC0FD" w14:textId="77777777" w:rsidR="00F230A2" w:rsidRDefault="00F230A2" w:rsidP="00F230A2">
            <w:pPr>
              <w:pStyle w:val="EngHang"/>
            </w:pPr>
            <w:r>
              <w:t>“Out of you will come a ruler,</w:t>
            </w:r>
          </w:p>
          <w:p w14:paraId="255E742B" w14:textId="77777777" w:rsidR="00F230A2" w:rsidRDefault="00F230A2" w:rsidP="00F230A2">
            <w:pPr>
              <w:pStyle w:val="EngHangEnd"/>
            </w:pPr>
            <w:r>
              <w:t>From the city of Bethlehem.”</w:t>
            </w:r>
          </w:p>
        </w:tc>
        <w:tc>
          <w:tcPr>
            <w:tcW w:w="288" w:type="dxa"/>
          </w:tcPr>
          <w:p w14:paraId="339B4953" w14:textId="77777777" w:rsidR="00F230A2" w:rsidRDefault="00F230A2" w:rsidP="00B84B62"/>
        </w:tc>
        <w:tc>
          <w:tcPr>
            <w:tcW w:w="288" w:type="dxa"/>
          </w:tcPr>
          <w:p w14:paraId="6758B55D" w14:textId="77777777" w:rsidR="00F230A2" w:rsidRDefault="00F230A2" w:rsidP="00B84B62">
            <w:pPr>
              <w:pStyle w:val="CopticCross"/>
            </w:pPr>
          </w:p>
        </w:tc>
        <w:tc>
          <w:tcPr>
            <w:tcW w:w="3960" w:type="dxa"/>
          </w:tcPr>
          <w:p w14:paraId="5132A42D" w14:textId="77777777" w:rsidR="00F230A2" w:rsidRDefault="00F230A2" w:rsidP="00F230A2">
            <w:pPr>
              <w:pStyle w:val="CopticVersemulti-line"/>
            </w:pPr>
            <w:r>
              <w:t>Ⲕⲁⲧⲁ ⲫ̀ⲣⲏϯ ⲉ̀ⲧⲁϥϫⲟⲥ:</w:t>
            </w:r>
          </w:p>
          <w:p w14:paraId="1ED121B3" w14:textId="77777777" w:rsidR="00F230A2" w:rsidRDefault="00F230A2" w:rsidP="00F230A2">
            <w:pPr>
              <w:pStyle w:val="CopticVersemulti-line"/>
            </w:pPr>
            <w:r>
              <w:t>ⲛ̀ϫⲉ Ⲙⲓⲭⲉⲟⲥ ⲡⲓⲡ̀ⲣⲟⲫⲏⲧⲏⲥ:</w:t>
            </w:r>
          </w:p>
          <w:p w14:paraId="58069137" w14:textId="77777777" w:rsidR="00F230A2" w:rsidRDefault="00F230A2" w:rsidP="00F230A2">
            <w:pPr>
              <w:pStyle w:val="CopticVersemulti-line"/>
            </w:pPr>
            <w:r>
              <w:t>ⲉϥⲉ̀ⲓ̀ ⲛ̀ϫⲉ ⲟⲩϩⲟⲅⲟⲩⲙⲉⲛⲟⲥ:</w:t>
            </w:r>
          </w:p>
          <w:p w14:paraId="0EFDC5DF" w14:textId="77777777" w:rsidR="00F230A2" w:rsidRPr="005130A7" w:rsidRDefault="00F230A2" w:rsidP="00F230A2">
            <w:pPr>
              <w:pStyle w:val="CopticVerse"/>
            </w:pPr>
            <w:r>
              <w:t>ⲉ̀ⲃⲟⲗϧⲉⲛ Ⲃⲏⲑⲗⲉⲉⲙ ϯⲃⲁⲕⲓ.</w:t>
            </w:r>
          </w:p>
        </w:tc>
      </w:tr>
      <w:tr w:rsidR="00F230A2" w14:paraId="4CEE72FC" w14:textId="77777777" w:rsidTr="00B84B62">
        <w:trPr>
          <w:cantSplit/>
          <w:jc w:val="center"/>
        </w:trPr>
        <w:tc>
          <w:tcPr>
            <w:tcW w:w="288" w:type="dxa"/>
          </w:tcPr>
          <w:p w14:paraId="6FEAEA39" w14:textId="77777777" w:rsidR="00F230A2" w:rsidRDefault="00F230A2" w:rsidP="00B84B62">
            <w:pPr>
              <w:pStyle w:val="CopticCross"/>
            </w:pPr>
            <w:r w:rsidRPr="00FB5ACB">
              <w:t>¿</w:t>
            </w:r>
          </w:p>
        </w:tc>
        <w:tc>
          <w:tcPr>
            <w:tcW w:w="3960" w:type="dxa"/>
          </w:tcPr>
          <w:p w14:paraId="2228868B" w14:textId="77777777" w:rsidR="00F230A2" w:rsidRDefault="00F230A2" w:rsidP="00F230A2">
            <w:pPr>
              <w:pStyle w:val="EngHang"/>
            </w:pPr>
            <w:r>
              <w:t>The prophetic voices</w:t>
            </w:r>
          </w:p>
          <w:p w14:paraId="07BE4376" w14:textId="77777777" w:rsidR="00F230A2" w:rsidRDefault="00F230A2" w:rsidP="00F230A2">
            <w:pPr>
              <w:pStyle w:val="EngHang"/>
            </w:pPr>
            <w:r>
              <w:t>Were fulfilled,</w:t>
            </w:r>
          </w:p>
          <w:p w14:paraId="292ECBDA" w14:textId="77777777" w:rsidR="00F230A2" w:rsidRDefault="00F230A2" w:rsidP="00F230A2">
            <w:pPr>
              <w:pStyle w:val="EngHang"/>
            </w:pPr>
            <w:r>
              <w:t>Which prophesied</w:t>
            </w:r>
          </w:p>
          <w:p w14:paraId="034F36B3" w14:textId="77777777" w:rsidR="00F230A2" w:rsidRDefault="00F230A2" w:rsidP="00F230A2">
            <w:pPr>
              <w:pStyle w:val="EngHangEnd"/>
            </w:pPr>
            <w:r>
              <w:t>Of the birth of Christ.</w:t>
            </w:r>
          </w:p>
        </w:tc>
        <w:tc>
          <w:tcPr>
            <w:tcW w:w="288" w:type="dxa"/>
          </w:tcPr>
          <w:p w14:paraId="10F235F7" w14:textId="77777777" w:rsidR="00F230A2" w:rsidRDefault="00F230A2" w:rsidP="00B84B62"/>
        </w:tc>
        <w:tc>
          <w:tcPr>
            <w:tcW w:w="288" w:type="dxa"/>
          </w:tcPr>
          <w:p w14:paraId="370CFC68" w14:textId="77777777" w:rsidR="00F230A2" w:rsidRDefault="00F230A2" w:rsidP="00B84B62">
            <w:pPr>
              <w:pStyle w:val="CopticCross"/>
            </w:pPr>
            <w:r w:rsidRPr="00FB5ACB">
              <w:t>¿</w:t>
            </w:r>
          </w:p>
        </w:tc>
        <w:tc>
          <w:tcPr>
            <w:tcW w:w="3960" w:type="dxa"/>
          </w:tcPr>
          <w:p w14:paraId="083BEAB1" w14:textId="77777777" w:rsidR="00F230A2" w:rsidRDefault="00F230A2" w:rsidP="00F230A2">
            <w:pPr>
              <w:pStyle w:val="CopticVersemulti-line"/>
            </w:pPr>
            <w:r>
              <w:t>Ⲗⲟⲓⲡⲟⲛ ϫⲉ ⲁⲩϫⲱⲕ ⲉ̀ⲃⲟⲗ:</w:t>
            </w:r>
          </w:p>
          <w:p w14:paraId="7DA731A8" w14:textId="77777777" w:rsidR="00F230A2" w:rsidRDefault="00F230A2" w:rsidP="00F230A2">
            <w:pPr>
              <w:pStyle w:val="CopticVersemulti-line"/>
            </w:pPr>
            <w:r>
              <w:t>ⲛ̀ϫⲉ ⲛⲓⲥ̀ⲙⲏ ⲙ̀ⲡ̀ⲣⲟⲫⲏⲧⲓⲕⲟⲛ:</w:t>
            </w:r>
          </w:p>
          <w:p w14:paraId="1229046D" w14:textId="77777777" w:rsidR="00F230A2" w:rsidRDefault="00F230A2" w:rsidP="00F230A2">
            <w:pPr>
              <w:pStyle w:val="CopticVersemulti-line"/>
            </w:pPr>
            <w:r>
              <w:t>ⲛⲏⲉ̀ⲧⲁⲩⲉⲣⲡ̀ⲣⲟⲫⲏⲧⲓⲕⲟⲛ: ⲛⲏⲉ̀ⲧⲁⲩⲉⲣⲡ̀ⲣⲟⲫⲏⲧⲉⲩⲓⲛ:</w:t>
            </w:r>
          </w:p>
          <w:p w14:paraId="4A9B8FF4" w14:textId="77777777" w:rsidR="00F230A2" w:rsidRPr="005130A7" w:rsidRDefault="00F230A2" w:rsidP="00F230A2">
            <w:pPr>
              <w:pStyle w:val="CopticVerse"/>
            </w:pPr>
            <w:r>
              <w:t>ⲉⲑⲃⲉ ⲡ̀ϫⲓⲛⲙⲓⲥⲓⲥ ⲙ̀Ⲡⲭ̄ⲥ̄.</w:t>
            </w:r>
          </w:p>
        </w:tc>
      </w:tr>
      <w:tr w:rsidR="00F230A2" w14:paraId="3FE11C22" w14:textId="77777777" w:rsidTr="00B84B62">
        <w:trPr>
          <w:cantSplit/>
          <w:jc w:val="center"/>
        </w:trPr>
        <w:tc>
          <w:tcPr>
            <w:tcW w:w="288" w:type="dxa"/>
          </w:tcPr>
          <w:p w14:paraId="72BE043C" w14:textId="77777777" w:rsidR="00F230A2" w:rsidRDefault="00F230A2" w:rsidP="00B84B62">
            <w:pPr>
              <w:pStyle w:val="CopticCross"/>
            </w:pPr>
            <w:r w:rsidRPr="00FB5ACB">
              <w:lastRenderedPageBreak/>
              <w:t>¿</w:t>
            </w:r>
          </w:p>
        </w:tc>
        <w:tc>
          <w:tcPr>
            <w:tcW w:w="3960" w:type="dxa"/>
          </w:tcPr>
          <w:p w14:paraId="7EB57811" w14:textId="77777777" w:rsidR="00F230A2" w:rsidRDefault="00F230A2" w:rsidP="00F230A2">
            <w:pPr>
              <w:pStyle w:val="EngHang"/>
            </w:pPr>
            <w:r>
              <w:t>Let us honour His greatness,</w:t>
            </w:r>
          </w:p>
          <w:p w14:paraId="12CC1133" w14:textId="77777777" w:rsidR="00F230A2" w:rsidRDefault="00F230A2" w:rsidP="00F230A2">
            <w:pPr>
              <w:pStyle w:val="EngHang"/>
            </w:pPr>
            <w:r>
              <w:t>With the orders on high,</w:t>
            </w:r>
          </w:p>
          <w:p w14:paraId="39BC9018" w14:textId="77777777" w:rsidR="00F230A2" w:rsidRDefault="00F230A2" w:rsidP="00F230A2">
            <w:pPr>
              <w:pStyle w:val="EngHang"/>
            </w:pPr>
            <w:r>
              <w:t>And cry out joyfully,</w:t>
            </w:r>
          </w:p>
          <w:p w14:paraId="11F0B5E6" w14:textId="77777777" w:rsidR="00F230A2" w:rsidRDefault="00F230A2" w:rsidP="00F230A2">
            <w:pPr>
              <w:pStyle w:val="EngHangEnd"/>
            </w:pPr>
            <w:r>
              <w:t>“Glory to God in the highest.”</w:t>
            </w:r>
          </w:p>
        </w:tc>
        <w:tc>
          <w:tcPr>
            <w:tcW w:w="288" w:type="dxa"/>
          </w:tcPr>
          <w:p w14:paraId="5A7EEF7A" w14:textId="77777777" w:rsidR="00F230A2" w:rsidRDefault="00F230A2" w:rsidP="00B84B62"/>
        </w:tc>
        <w:tc>
          <w:tcPr>
            <w:tcW w:w="288" w:type="dxa"/>
          </w:tcPr>
          <w:p w14:paraId="52B5FAA1" w14:textId="77777777" w:rsidR="00F230A2" w:rsidRDefault="00F230A2" w:rsidP="00B84B62">
            <w:pPr>
              <w:pStyle w:val="CopticCross"/>
            </w:pPr>
            <w:r w:rsidRPr="00FB5ACB">
              <w:t>¿</w:t>
            </w:r>
          </w:p>
        </w:tc>
        <w:tc>
          <w:tcPr>
            <w:tcW w:w="3960" w:type="dxa"/>
          </w:tcPr>
          <w:p w14:paraId="2A5CCE21" w14:textId="77777777" w:rsidR="00F230A2" w:rsidRDefault="00F230A2" w:rsidP="00F230A2">
            <w:pPr>
              <w:pStyle w:val="CopticVersemulti-line"/>
            </w:pPr>
            <w:r>
              <w:t>Ⲙⲁⲣⲉⲛϯⲱ̀ⲟⲩ ⲛ̀ⲧⲉϥⲙⲉⲛⲧⲛⲓϣϯ:</w:t>
            </w:r>
          </w:p>
          <w:p w14:paraId="455C8115" w14:textId="77777777" w:rsidR="00F230A2" w:rsidRDefault="00F230A2" w:rsidP="00F230A2">
            <w:pPr>
              <w:pStyle w:val="CopticVersemulti-line"/>
            </w:pPr>
            <w:r>
              <w:t>ⲛⲉⲙ ⲛⲓⲧⲁⲅⲙⲁ ⲛ̀ⲧⲉ ⲡ̀ϭⲓⲥⲓ:</w:t>
            </w:r>
          </w:p>
          <w:p w14:paraId="08D0EC35" w14:textId="77777777" w:rsidR="00F230A2" w:rsidRDefault="00F230A2" w:rsidP="00F230A2">
            <w:pPr>
              <w:pStyle w:val="CopticVersemulti-line"/>
            </w:pPr>
            <w:r>
              <w:t>ⲟⲩⲟϩ ⲛ̀ⲱϣ ⲉ̀ⲃⲟⲗ ϧⲉⲛ ⲟⲩⲑⲉⲗⲏⲗ:</w:t>
            </w:r>
          </w:p>
          <w:p w14:paraId="52025E1B" w14:textId="77777777" w:rsidR="00F230A2" w:rsidRPr="005130A7" w:rsidRDefault="00F230A2" w:rsidP="00F230A2">
            <w:pPr>
              <w:pStyle w:val="CopticVerse"/>
            </w:pPr>
            <w:r>
              <w:t>ϫⲉ ⲟⲩⲱ̀ⲟⲩ ϧⲉⲛ ⲛⲏⲉⲧϭⲟⲥⲓⲥ ⲙ̀Ⲫϯ.</w:t>
            </w:r>
          </w:p>
        </w:tc>
      </w:tr>
      <w:tr w:rsidR="00F230A2" w14:paraId="20B6E553" w14:textId="77777777" w:rsidTr="00B84B62">
        <w:trPr>
          <w:cantSplit/>
          <w:jc w:val="center"/>
        </w:trPr>
        <w:tc>
          <w:tcPr>
            <w:tcW w:w="288" w:type="dxa"/>
          </w:tcPr>
          <w:p w14:paraId="3A011487" w14:textId="77777777" w:rsidR="00F230A2" w:rsidRDefault="00F230A2" w:rsidP="00B84B62">
            <w:pPr>
              <w:pStyle w:val="CopticCross"/>
            </w:pPr>
          </w:p>
        </w:tc>
        <w:tc>
          <w:tcPr>
            <w:tcW w:w="3960" w:type="dxa"/>
          </w:tcPr>
          <w:p w14:paraId="567D4028" w14:textId="77777777" w:rsidR="00F230A2" w:rsidRDefault="00F230A2" w:rsidP="00F230A2">
            <w:pPr>
              <w:pStyle w:val="EngHang"/>
            </w:pPr>
            <w:r>
              <w:t>The Magi came to,</w:t>
            </w:r>
          </w:p>
          <w:p w14:paraId="1E131274" w14:textId="77777777" w:rsidR="00F230A2" w:rsidRDefault="00F230A2" w:rsidP="00F230A2">
            <w:pPr>
              <w:pStyle w:val="EngHang"/>
            </w:pPr>
            <w:r>
              <w:t>Diligently seeking Him,</w:t>
            </w:r>
          </w:p>
          <w:p w14:paraId="5CB7B066" w14:textId="77777777" w:rsidR="00F230A2" w:rsidRDefault="00F230A2" w:rsidP="00F230A2">
            <w:pPr>
              <w:pStyle w:val="EngHang"/>
            </w:pPr>
            <w:r>
              <w:t>Asking, “where is His who has been born</w:t>
            </w:r>
          </w:p>
          <w:p w14:paraId="0DF7251B" w14:textId="77777777" w:rsidR="00F230A2" w:rsidRDefault="00F230A2" w:rsidP="00F230A2">
            <w:pPr>
              <w:pStyle w:val="EngHangEnd"/>
            </w:pPr>
            <w:r>
              <w:t>The King of the Jews?”</w:t>
            </w:r>
          </w:p>
        </w:tc>
        <w:tc>
          <w:tcPr>
            <w:tcW w:w="288" w:type="dxa"/>
          </w:tcPr>
          <w:p w14:paraId="5D572D70" w14:textId="77777777" w:rsidR="00F230A2" w:rsidRDefault="00F230A2" w:rsidP="00B84B62"/>
        </w:tc>
        <w:tc>
          <w:tcPr>
            <w:tcW w:w="288" w:type="dxa"/>
          </w:tcPr>
          <w:p w14:paraId="7476F71A" w14:textId="77777777" w:rsidR="00F230A2" w:rsidRDefault="00F230A2" w:rsidP="00B84B62">
            <w:pPr>
              <w:pStyle w:val="CopticCross"/>
            </w:pPr>
          </w:p>
        </w:tc>
        <w:tc>
          <w:tcPr>
            <w:tcW w:w="3960" w:type="dxa"/>
          </w:tcPr>
          <w:p w14:paraId="12F2A359" w14:textId="77777777" w:rsidR="00F230A2" w:rsidRDefault="00F230A2" w:rsidP="00F230A2">
            <w:pPr>
              <w:pStyle w:val="CopticVersemulti-line"/>
            </w:pPr>
            <w:r>
              <w:t>Ⲛⲓⲙⲁⲅⲟⲥ ⲉ̀ⲧⲁⲩⲓ̀ ϣⲁⲣⲟϥ:</w:t>
            </w:r>
          </w:p>
          <w:p w14:paraId="01714D66" w14:textId="77777777" w:rsidR="00F230A2" w:rsidRDefault="00F230A2" w:rsidP="00F230A2">
            <w:pPr>
              <w:pStyle w:val="CopticVersemulti-line"/>
            </w:pPr>
            <w:r>
              <w:t>ⲛⲁⲩϣⲓⲛⲓ ⲛ̀ϧⲏⲧϥ ϧⲉⲛ ⲟⲩⲥ̀ⲡⲟⲇⲏ:</w:t>
            </w:r>
          </w:p>
          <w:p w14:paraId="72B30124" w14:textId="77777777" w:rsidR="00F230A2" w:rsidRDefault="00F230A2" w:rsidP="00F230A2">
            <w:pPr>
              <w:pStyle w:val="CopticVersemulti-line"/>
            </w:pPr>
            <w:r>
              <w:t>ⲏⲉ ⲁϥⲑⲱⲛ ⲫⲏⲉ̀ⲧⲁⲩⲛⲁⲙⲁⲥϥ:</w:t>
            </w:r>
          </w:p>
          <w:p w14:paraId="583FC008" w14:textId="77777777" w:rsidR="00F230A2" w:rsidRPr="005130A7" w:rsidRDefault="00F230A2" w:rsidP="00F230A2">
            <w:pPr>
              <w:pStyle w:val="CopticVerse"/>
            </w:pPr>
            <w:r>
              <w:t>ⲡ̀ⲟⲩⲣⲟ ⲛ̀ⲧⲉ ⲛⲓⲒⲟⲩⲇⲁⲓ.</w:t>
            </w:r>
          </w:p>
        </w:tc>
      </w:tr>
      <w:tr w:rsidR="00F230A2" w14:paraId="0EF817F4" w14:textId="77777777" w:rsidTr="00B84B62">
        <w:trPr>
          <w:cantSplit/>
          <w:jc w:val="center"/>
        </w:trPr>
        <w:tc>
          <w:tcPr>
            <w:tcW w:w="288" w:type="dxa"/>
          </w:tcPr>
          <w:p w14:paraId="238862A4" w14:textId="77777777" w:rsidR="00F230A2" w:rsidRDefault="00F230A2" w:rsidP="00B84B62">
            <w:pPr>
              <w:pStyle w:val="CopticCross"/>
            </w:pPr>
          </w:p>
        </w:tc>
        <w:tc>
          <w:tcPr>
            <w:tcW w:w="3960" w:type="dxa"/>
          </w:tcPr>
          <w:p w14:paraId="423CFDFA" w14:textId="77777777" w:rsidR="00F230A2" w:rsidRDefault="00F230A2" w:rsidP="00F230A2">
            <w:pPr>
              <w:pStyle w:val="EngHang"/>
            </w:pPr>
            <w:r>
              <w:t>In the very hour</w:t>
            </w:r>
          </w:p>
          <w:p w14:paraId="38E835D7" w14:textId="77777777" w:rsidR="00F230A2" w:rsidRDefault="00F230A2" w:rsidP="00F230A2">
            <w:pPr>
              <w:pStyle w:val="EngHang"/>
            </w:pPr>
            <w:r>
              <w:t>Herod heard this,</w:t>
            </w:r>
          </w:p>
          <w:p w14:paraId="3F6640AA" w14:textId="77777777" w:rsidR="00F230A2" w:rsidRDefault="00F230A2" w:rsidP="00F230A2">
            <w:pPr>
              <w:pStyle w:val="EngHang"/>
            </w:pPr>
            <w:r>
              <w:t>He was fearful and disturbed,</w:t>
            </w:r>
          </w:p>
          <w:p w14:paraId="50CB7F24" w14:textId="77777777" w:rsidR="00F230A2" w:rsidRDefault="00F230A2" w:rsidP="00F230A2">
            <w:pPr>
              <w:pStyle w:val="EngHangEnd"/>
            </w:pPr>
            <w:r>
              <w:t>And all of Jerusalem with him.</w:t>
            </w:r>
          </w:p>
        </w:tc>
        <w:tc>
          <w:tcPr>
            <w:tcW w:w="288" w:type="dxa"/>
          </w:tcPr>
          <w:p w14:paraId="29D96990" w14:textId="77777777" w:rsidR="00F230A2" w:rsidRDefault="00F230A2" w:rsidP="00B84B62"/>
        </w:tc>
        <w:tc>
          <w:tcPr>
            <w:tcW w:w="288" w:type="dxa"/>
          </w:tcPr>
          <w:p w14:paraId="14B378DB" w14:textId="77777777" w:rsidR="00F230A2" w:rsidRDefault="00F230A2" w:rsidP="00B84B62">
            <w:pPr>
              <w:pStyle w:val="CopticCross"/>
            </w:pPr>
          </w:p>
        </w:tc>
        <w:tc>
          <w:tcPr>
            <w:tcW w:w="3960" w:type="dxa"/>
          </w:tcPr>
          <w:p w14:paraId="44301E3C" w14:textId="77777777" w:rsidR="00F230A2" w:rsidRDefault="00F230A2" w:rsidP="00F230A2">
            <w:pPr>
              <w:pStyle w:val="CopticVersemulti-line"/>
            </w:pPr>
            <w:r>
              <w:t>Ⲝⲁⲡⲓⲛⲁ ϧⲉⲛ ϯⲟⲩⲛⲟⲩ:</w:t>
            </w:r>
          </w:p>
          <w:p w14:paraId="0504B1E0" w14:textId="77777777" w:rsidR="00F230A2" w:rsidRDefault="00F230A2" w:rsidP="00F230A2">
            <w:pPr>
              <w:pStyle w:val="CopticVersemulti-line"/>
            </w:pPr>
            <w:r>
              <w:t>ⲉ̀ⲧⲁϥⲥⲱⲧⲉⲙ ⲛ̀ϫⲉ Ⲏ ⲣⲱⲇⲏⲥ:</w:t>
            </w:r>
          </w:p>
          <w:p w14:paraId="20289C31" w14:textId="77777777" w:rsidR="00F230A2" w:rsidRDefault="00F230A2" w:rsidP="00F230A2">
            <w:pPr>
              <w:pStyle w:val="CopticVersemulti-line"/>
            </w:pPr>
            <w:r>
              <w:t>ⲁϥⲉⲣϩⲟϯ ⲟⲩⲟϩ ⲁϥϣ̀ⲑⲟⲣⲧⲉⲡ:</w:t>
            </w:r>
          </w:p>
          <w:p w14:paraId="50FCD805" w14:textId="77777777" w:rsidR="00F230A2" w:rsidRPr="005130A7" w:rsidRDefault="00F230A2" w:rsidP="00F230A2">
            <w:pPr>
              <w:pStyle w:val="CopticVerse"/>
            </w:pPr>
            <w:r>
              <w:t>ⲛⲉⲙ Ⲓⲗ̄ⲏ̄ⲙ̄ ⲧⲏⲣⲥ ⲛⲉⲙⲁϥ.</w:t>
            </w:r>
          </w:p>
        </w:tc>
      </w:tr>
      <w:tr w:rsidR="00F230A2" w14:paraId="1D4FA7A7" w14:textId="77777777" w:rsidTr="00B84B62">
        <w:trPr>
          <w:cantSplit/>
          <w:jc w:val="center"/>
        </w:trPr>
        <w:tc>
          <w:tcPr>
            <w:tcW w:w="288" w:type="dxa"/>
          </w:tcPr>
          <w:p w14:paraId="5EBBA0D7" w14:textId="77777777" w:rsidR="00F230A2" w:rsidRDefault="00F230A2" w:rsidP="00B84B62">
            <w:pPr>
              <w:pStyle w:val="CopticCross"/>
            </w:pPr>
            <w:r w:rsidRPr="00FB5ACB">
              <w:t>¿</w:t>
            </w:r>
          </w:p>
        </w:tc>
        <w:tc>
          <w:tcPr>
            <w:tcW w:w="3960" w:type="dxa"/>
          </w:tcPr>
          <w:p w14:paraId="5F163098" w14:textId="77777777" w:rsidR="00F230A2" w:rsidRDefault="00F230A2" w:rsidP="00F230A2">
            <w:pPr>
              <w:pStyle w:val="EngHang"/>
            </w:pPr>
            <w:r>
              <w:t>Fear fell upon the king’s heart,</w:t>
            </w:r>
          </w:p>
          <w:p w14:paraId="715324E9" w14:textId="77777777" w:rsidR="00F230A2" w:rsidRDefault="00F230A2" w:rsidP="00F230A2">
            <w:pPr>
              <w:pStyle w:val="EngHang"/>
            </w:pPr>
            <w:r>
              <w:t>And upon all those with him,</w:t>
            </w:r>
          </w:p>
          <w:p w14:paraId="1DBBFBDA" w14:textId="77777777" w:rsidR="00F230A2" w:rsidRDefault="00F230A2" w:rsidP="00F230A2">
            <w:pPr>
              <w:pStyle w:val="EngHang"/>
            </w:pPr>
            <w:r>
              <w:t>Of the birth of our Saviour</w:t>
            </w:r>
          </w:p>
          <w:p w14:paraId="4FB9A1C0" w14:textId="77777777" w:rsidR="00F230A2" w:rsidRDefault="00F230A2" w:rsidP="00F230A2">
            <w:pPr>
              <w:pStyle w:val="EngHangEnd"/>
            </w:pPr>
            <w:r>
              <w:t>And our King, Jesus Christ.</w:t>
            </w:r>
          </w:p>
        </w:tc>
        <w:tc>
          <w:tcPr>
            <w:tcW w:w="288" w:type="dxa"/>
          </w:tcPr>
          <w:p w14:paraId="1F7F2E80" w14:textId="77777777" w:rsidR="00F230A2" w:rsidRDefault="00F230A2" w:rsidP="00B84B62"/>
        </w:tc>
        <w:tc>
          <w:tcPr>
            <w:tcW w:w="288" w:type="dxa"/>
          </w:tcPr>
          <w:p w14:paraId="6D279F9E" w14:textId="77777777" w:rsidR="00F230A2" w:rsidRDefault="00F230A2" w:rsidP="00B84B62">
            <w:pPr>
              <w:pStyle w:val="CopticCross"/>
            </w:pPr>
            <w:r w:rsidRPr="00FB5ACB">
              <w:t>¿</w:t>
            </w:r>
          </w:p>
        </w:tc>
        <w:tc>
          <w:tcPr>
            <w:tcW w:w="3960" w:type="dxa"/>
          </w:tcPr>
          <w:p w14:paraId="2423564E" w14:textId="77777777" w:rsidR="00F230A2" w:rsidRDefault="00F230A2" w:rsidP="00F230A2">
            <w:pPr>
              <w:pStyle w:val="CopticVersemulti-line"/>
            </w:pPr>
            <w:r>
              <w:t>Ⲟⲩϩⲟϯ ⲁⲥⲓ̀ ⲉ̀ϫⲉⲛ ⲡ̀ⲟⲩⲣⲟ:</w:t>
            </w:r>
          </w:p>
          <w:p w14:paraId="7AB2A302" w14:textId="77777777" w:rsidR="00F230A2" w:rsidRDefault="00F230A2" w:rsidP="00F230A2">
            <w:pPr>
              <w:pStyle w:val="CopticVersemulti-line"/>
            </w:pPr>
            <w:r>
              <w:t>ⲛⲉⲙ ⲛⲏ ⲧⲏⲣⲟⲩ ⲉⲑⲛⲉⲙⲁϥ:</w:t>
            </w:r>
          </w:p>
          <w:p w14:paraId="3224782B" w14:textId="77777777" w:rsidR="00F230A2" w:rsidRDefault="00F230A2" w:rsidP="00F230A2">
            <w:pPr>
              <w:pStyle w:val="CopticVersemulti-line"/>
            </w:pPr>
            <w:r>
              <w:t>ⲉⲑⲃⲉ ⲡ̀ϫⲓⲛⲙⲓⲥⲓ ⲙ̀ⲡⲉⲥ̄ⲱ̄ⲣ̄:</w:t>
            </w:r>
          </w:p>
          <w:p w14:paraId="3C22C796" w14:textId="77777777" w:rsidR="00F230A2" w:rsidRPr="005130A7" w:rsidRDefault="00F230A2" w:rsidP="00F230A2">
            <w:pPr>
              <w:pStyle w:val="CopticVerse"/>
            </w:pPr>
            <w:r>
              <w:t>ⲡⲉⲛⲟⲩⲣⲟ Ⲓⲏ̄ⲥ̄ Ⲡⲭ̄ⲥ̄.</w:t>
            </w:r>
          </w:p>
        </w:tc>
      </w:tr>
      <w:tr w:rsidR="00F230A2" w14:paraId="388A043F" w14:textId="77777777" w:rsidTr="00B84B62">
        <w:trPr>
          <w:cantSplit/>
          <w:jc w:val="center"/>
        </w:trPr>
        <w:tc>
          <w:tcPr>
            <w:tcW w:w="288" w:type="dxa"/>
          </w:tcPr>
          <w:p w14:paraId="13DF6333" w14:textId="77777777" w:rsidR="00F230A2" w:rsidRDefault="00F230A2" w:rsidP="00B84B62">
            <w:pPr>
              <w:pStyle w:val="CopticCross"/>
            </w:pPr>
            <w:r w:rsidRPr="00FB5ACB">
              <w:t>¿</w:t>
            </w:r>
          </w:p>
        </w:tc>
        <w:tc>
          <w:tcPr>
            <w:tcW w:w="3960" w:type="dxa"/>
          </w:tcPr>
          <w:p w14:paraId="7BED5179" w14:textId="77777777" w:rsidR="00F230A2" w:rsidRDefault="00F230A2" w:rsidP="00F230A2">
            <w:pPr>
              <w:pStyle w:val="EngHang"/>
            </w:pPr>
            <w:r>
              <w:t>He secretly called the Magi,</w:t>
            </w:r>
          </w:p>
          <w:p w14:paraId="5A5B86C4" w14:textId="77777777" w:rsidR="00F230A2" w:rsidRDefault="00F230A2" w:rsidP="00F230A2">
            <w:pPr>
              <w:pStyle w:val="EngHang"/>
            </w:pPr>
            <w:r>
              <w:t>And sent them to Bethlehem, saying,</w:t>
            </w:r>
          </w:p>
          <w:p w14:paraId="044DF821" w14:textId="77777777" w:rsidR="00F230A2" w:rsidRDefault="00F230A2" w:rsidP="00F230A2">
            <w:pPr>
              <w:pStyle w:val="EngHang"/>
            </w:pPr>
            <w:r>
              <w:t>“Find the child</w:t>
            </w:r>
          </w:p>
          <w:p w14:paraId="3E34C52F" w14:textId="77777777" w:rsidR="00F230A2" w:rsidRDefault="00F230A2" w:rsidP="00F230A2">
            <w:pPr>
              <w:pStyle w:val="EngHangEnd"/>
            </w:pPr>
            <w:r>
              <w:t>Who is born in that place.”</w:t>
            </w:r>
          </w:p>
        </w:tc>
        <w:tc>
          <w:tcPr>
            <w:tcW w:w="288" w:type="dxa"/>
          </w:tcPr>
          <w:p w14:paraId="097D6296" w14:textId="77777777" w:rsidR="00F230A2" w:rsidRDefault="00F230A2" w:rsidP="00B84B62"/>
        </w:tc>
        <w:tc>
          <w:tcPr>
            <w:tcW w:w="288" w:type="dxa"/>
          </w:tcPr>
          <w:p w14:paraId="2A3BC50C" w14:textId="77777777" w:rsidR="00F230A2" w:rsidRDefault="00F230A2" w:rsidP="00B84B62">
            <w:pPr>
              <w:pStyle w:val="CopticCross"/>
            </w:pPr>
            <w:r w:rsidRPr="00FB5ACB">
              <w:t>¿</w:t>
            </w:r>
          </w:p>
        </w:tc>
        <w:tc>
          <w:tcPr>
            <w:tcW w:w="3960" w:type="dxa"/>
          </w:tcPr>
          <w:p w14:paraId="52032BCF" w14:textId="77777777" w:rsidR="00F230A2" w:rsidRDefault="00F230A2" w:rsidP="00F230A2">
            <w:pPr>
              <w:pStyle w:val="CopticVersemulti-line"/>
            </w:pPr>
            <w:r>
              <w:t>Ⲡⲁⲓⲣⲏϯ ⲁϥⲙⲟⲩϯ ⲉ̀ⲛⲓⲙⲁⲅⲟⲥ ⲛ̀ⲭⲱⲡ:</w:t>
            </w:r>
          </w:p>
          <w:p w14:paraId="5EB484DB" w14:textId="77777777" w:rsidR="00F230A2" w:rsidRDefault="00F230A2" w:rsidP="00F230A2">
            <w:pPr>
              <w:pStyle w:val="CopticVersemulti-line"/>
            </w:pPr>
            <w:r>
              <w:t>ⲁϥⲟⲩⲟⲣⲡⲟⲩ ⲉ̀Ⲃⲏⲑⲗⲉⲉⲙ:</w:t>
            </w:r>
          </w:p>
          <w:p w14:paraId="4E59AB89" w14:textId="77777777" w:rsidR="00F230A2" w:rsidRDefault="00F230A2" w:rsidP="00F230A2">
            <w:pPr>
              <w:pStyle w:val="CopticVersemulti-line"/>
            </w:pPr>
            <w:r>
              <w:t>ϫⲉ ⲉ̀ⲣⲉⲧⲉⲛⲛⲁϫⲓⲙⲓ ⲙ̀ⲡⲓⲁ̀ⲗⲟⲩ:</w:t>
            </w:r>
          </w:p>
          <w:p w14:paraId="611688C6" w14:textId="77777777" w:rsidR="00F230A2" w:rsidRPr="005130A7" w:rsidRDefault="00F230A2" w:rsidP="00F230A2">
            <w:pPr>
              <w:pStyle w:val="CopticVerse"/>
            </w:pPr>
            <w:r>
              <w:t>ⲫⲏⲉ̀ⲧⲁⲩⲙⲁⲥϥ ϧⲉⲛ ⲡⲓⲙⲁ ⲉ̀ⲧⲉ ⲙ̀ⲙⲁⲩ.</w:t>
            </w:r>
          </w:p>
        </w:tc>
      </w:tr>
      <w:tr w:rsidR="00F230A2" w14:paraId="1F9CEA01" w14:textId="77777777" w:rsidTr="00B84B62">
        <w:trPr>
          <w:cantSplit/>
          <w:jc w:val="center"/>
        </w:trPr>
        <w:tc>
          <w:tcPr>
            <w:tcW w:w="288" w:type="dxa"/>
          </w:tcPr>
          <w:p w14:paraId="21D1C971" w14:textId="77777777" w:rsidR="00F230A2" w:rsidRDefault="00F230A2" w:rsidP="00B84B62">
            <w:pPr>
              <w:pStyle w:val="CopticCross"/>
            </w:pPr>
          </w:p>
        </w:tc>
        <w:tc>
          <w:tcPr>
            <w:tcW w:w="3960" w:type="dxa"/>
          </w:tcPr>
          <w:p w14:paraId="0829C4C1" w14:textId="77777777" w:rsidR="00F230A2" w:rsidRDefault="00F230A2" w:rsidP="00F230A2">
            <w:pPr>
              <w:pStyle w:val="EngHang"/>
            </w:pPr>
            <w:r>
              <w:t>The lips of the Evangelist,</w:t>
            </w:r>
          </w:p>
          <w:p w14:paraId="456DC547" w14:textId="77777777" w:rsidR="00F230A2" w:rsidRDefault="00F230A2" w:rsidP="00F230A2">
            <w:pPr>
              <w:pStyle w:val="EngHang"/>
            </w:pPr>
            <w:r>
              <w:t>Matthew the Apostle,</w:t>
            </w:r>
          </w:p>
          <w:p w14:paraId="1F36123B" w14:textId="77777777" w:rsidR="00F230A2" w:rsidRDefault="00F230A2" w:rsidP="00F230A2">
            <w:pPr>
              <w:pStyle w:val="EngHang"/>
            </w:pPr>
            <w:r>
              <w:t>Witnessed to these words</w:t>
            </w:r>
          </w:p>
          <w:p w14:paraId="78662850" w14:textId="77777777" w:rsidR="00F230A2" w:rsidRDefault="00F230A2" w:rsidP="00F230A2">
            <w:pPr>
              <w:pStyle w:val="EngHangEnd"/>
            </w:pPr>
            <w:r>
              <w:t>About the birth of our Saviour.</w:t>
            </w:r>
          </w:p>
        </w:tc>
        <w:tc>
          <w:tcPr>
            <w:tcW w:w="288" w:type="dxa"/>
          </w:tcPr>
          <w:p w14:paraId="02257ED3" w14:textId="77777777" w:rsidR="00F230A2" w:rsidRDefault="00F230A2" w:rsidP="00B84B62"/>
        </w:tc>
        <w:tc>
          <w:tcPr>
            <w:tcW w:w="288" w:type="dxa"/>
          </w:tcPr>
          <w:p w14:paraId="737F1E92" w14:textId="77777777" w:rsidR="00F230A2" w:rsidRDefault="00F230A2" w:rsidP="00B84B62">
            <w:pPr>
              <w:pStyle w:val="CopticCross"/>
            </w:pPr>
          </w:p>
        </w:tc>
        <w:tc>
          <w:tcPr>
            <w:tcW w:w="3960" w:type="dxa"/>
          </w:tcPr>
          <w:p w14:paraId="6EC4B08A" w14:textId="77777777" w:rsidR="00F230A2" w:rsidRDefault="00F230A2" w:rsidP="00F230A2">
            <w:pPr>
              <w:pStyle w:val="CopticVersemulti-line"/>
            </w:pPr>
            <w:r>
              <w:t>Ⲣⲱϥ ⲙ̀ⲡⲓⲉⲩⲁⲅⲅⲉⲗⲓⲥⲧⲏⲥ:</w:t>
            </w:r>
          </w:p>
          <w:p w14:paraId="0AB58576" w14:textId="77777777" w:rsidR="00F230A2" w:rsidRDefault="00F230A2" w:rsidP="00F230A2">
            <w:pPr>
              <w:pStyle w:val="CopticVersemulti-line"/>
            </w:pPr>
            <w:r>
              <w:t>Ⲙⲁⲧⲑⲉⲟⲥ ⲡⲓⲁ̀ⲡⲟⲥⲧⲟⲗⲟⲥ:</w:t>
            </w:r>
          </w:p>
          <w:p w14:paraId="70CDC5EC" w14:textId="77777777" w:rsidR="00F230A2" w:rsidRDefault="00F230A2" w:rsidP="00F230A2">
            <w:pPr>
              <w:pStyle w:val="CopticVersemulti-line"/>
            </w:pPr>
            <w:r>
              <w:t>ⲛ̀ⲑⲟϥ ⲁϥⲉⲣⲙⲉⲑⲣⲉ ⲉ̀ⲛⲁⲓⲥⲁϫⲓ:</w:t>
            </w:r>
          </w:p>
          <w:p w14:paraId="212EE892" w14:textId="77777777" w:rsidR="00F230A2" w:rsidRPr="005130A7" w:rsidRDefault="00F230A2" w:rsidP="00F230A2">
            <w:pPr>
              <w:pStyle w:val="CopticVerse"/>
            </w:pPr>
            <w:r>
              <w:t>ϧⲉⲛ ⲡ̀ϫⲓⲛⲙⲓⲥⲓ ⲙ̀ⲡⲉⲛⲥ̄ⲱ̄ⲣ̄.</w:t>
            </w:r>
          </w:p>
        </w:tc>
      </w:tr>
      <w:tr w:rsidR="00F230A2" w14:paraId="0FE59FDD" w14:textId="77777777" w:rsidTr="00B84B62">
        <w:trPr>
          <w:cantSplit/>
          <w:jc w:val="center"/>
        </w:trPr>
        <w:tc>
          <w:tcPr>
            <w:tcW w:w="288" w:type="dxa"/>
          </w:tcPr>
          <w:p w14:paraId="61C9EE58" w14:textId="77777777" w:rsidR="00F230A2" w:rsidRDefault="00F230A2" w:rsidP="00B84B62">
            <w:pPr>
              <w:pStyle w:val="CopticCross"/>
            </w:pPr>
          </w:p>
        </w:tc>
        <w:tc>
          <w:tcPr>
            <w:tcW w:w="3960" w:type="dxa"/>
          </w:tcPr>
          <w:p w14:paraId="1AC998D6" w14:textId="77777777" w:rsidR="00F230A2" w:rsidRDefault="00F230A2" w:rsidP="00F230A2">
            <w:pPr>
              <w:pStyle w:val="EngHang"/>
            </w:pPr>
            <w:r>
              <w:t>Hear also the prophecy</w:t>
            </w:r>
          </w:p>
          <w:p w14:paraId="42F90EAD" w14:textId="77777777" w:rsidR="00F230A2" w:rsidRDefault="00F230A2" w:rsidP="00F230A2">
            <w:pPr>
              <w:pStyle w:val="EngHang"/>
            </w:pPr>
            <w:r>
              <w:t>Of David the Psalmist,</w:t>
            </w:r>
          </w:p>
          <w:p w14:paraId="67B4E0E1" w14:textId="77777777" w:rsidR="00F230A2" w:rsidRDefault="00F230A2" w:rsidP="00F230A2">
            <w:pPr>
              <w:pStyle w:val="EngHang"/>
            </w:pPr>
            <w:r>
              <w:t>“He will live and be given</w:t>
            </w:r>
          </w:p>
          <w:p w14:paraId="2124165F" w14:textId="77777777" w:rsidR="00F230A2" w:rsidRDefault="00F230A2" w:rsidP="00F230A2">
            <w:pPr>
              <w:pStyle w:val="EngHangEnd"/>
            </w:pPr>
            <w:r>
              <w:t>Gold from Arabia.”</w:t>
            </w:r>
          </w:p>
        </w:tc>
        <w:tc>
          <w:tcPr>
            <w:tcW w:w="288" w:type="dxa"/>
          </w:tcPr>
          <w:p w14:paraId="007AECF1" w14:textId="77777777" w:rsidR="00F230A2" w:rsidRDefault="00F230A2" w:rsidP="00B84B62"/>
        </w:tc>
        <w:tc>
          <w:tcPr>
            <w:tcW w:w="288" w:type="dxa"/>
          </w:tcPr>
          <w:p w14:paraId="06E09665" w14:textId="77777777" w:rsidR="00F230A2" w:rsidRDefault="00F230A2" w:rsidP="00B84B62">
            <w:pPr>
              <w:pStyle w:val="CopticCross"/>
            </w:pPr>
          </w:p>
        </w:tc>
        <w:tc>
          <w:tcPr>
            <w:tcW w:w="3960" w:type="dxa"/>
          </w:tcPr>
          <w:p w14:paraId="70F6670C" w14:textId="77777777" w:rsidR="00F230A2" w:rsidRDefault="00F230A2" w:rsidP="00F230A2">
            <w:pPr>
              <w:pStyle w:val="CopticVersemulti-line"/>
            </w:pPr>
            <w:r>
              <w:t>Ⲥⲱⲧⲉⲙ ϩⲱϥ ⲉ̀ϯⲡ̀ⲣⲟⲫⲏⲧⲓⲁ̀:</w:t>
            </w:r>
          </w:p>
          <w:p w14:paraId="37DC3235" w14:textId="77777777" w:rsidR="00F230A2" w:rsidRDefault="00F230A2" w:rsidP="00F230A2">
            <w:pPr>
              <w:pStyle w:val="CopticVersemulti-line"/>
            </w:pPr>
            <w:r>
              <w:t>ⲛⲉⲙ ⲡⲓϩⲩⲙⲛⲟⲇⲟⲥ Ⲇⲁϣⲓⲇ:</w:t>
            </w:r>
          </w:p>
          <w:p w14:paraId="157EDA46" w14:textId="77777777" w:rsidR="00F230A2" w:rsidRDefault="00F230A2" w:rsidP="00F230A2">
            <w:pPr>
              <w:pStyle w:val="CopticVersemulti-line"/>
            </w:pPr>
            <w:r>
              <w:t>ϫⲉ ⲉⲩⲉ̀ⲱⲛϩ ⲉⲩⲉ̀ϯ ⲛⲁϥ:</w:t>
            </w:r>
          </w:p>
          <w:p w14:paraId="3E8859B1" w14:textId="77777777" w:rsidR="00F230A2" w:rsidRPr="005130A7" w:rsidRDefault="00F230A2" w:rsidP="00F230A2">
            <w:pPr>
              <w:pStyle w:val="CopticVerse"/>
            </w:pPr>
            <w:r>
              <w:t>ϧⲉⲛ ⲡⲓⲛⲟⲩⲃ ⲛ̀ⲧⲉ ϯⲀⲣⲁⲃⲓⲁ̀.</w:t>
            </w:r>
          </w:p>
        </w:tc>
      </w:tr>
      <w:tr w:rsidR="00F230A2" w14:paraId="578C7368" w14:textId="77777777" w:rsidTr="00B84B62">
        <w:trPr>
          <w:cantSplit/>
          <w:jc w:val="center"/>
        </w:trPr>
        <w:tc>
          <w:tcPr>
            <w:tcW w:w="288" w:type="dxa"/>
          </w:tcPr>
          <w:p w14:paraId="77329C7A" w14:textId="77777777" w:rsidR="00F230A2" w:rsidRDefault="00F230A2" w:rsidP="00B84B62">
            <w:pPr>
              <w:pStyle w:val="CopticCross"/>
            </w:pPr>
            <w:r w:rsidRPr="00FB5ACB">
              <w:t>¿</w:t>
            </w:r>
          </w:p>
        </w:tc>
        <w:tc>
          <w:tcPr>
            <w:tcW w:w="3960" w:type="dxa"/>
          </w:tcPr>
          <w:p w14:paraId="6BA9E130" w14:textId="77777777" w:rsidR="00F230A2" w:rsidRDefault="00F230A2" w:rsidP="00F230A2">
            <w:pPr>
              <w:pStyle w:val="EngHang"/>
            </w:pPr>
            <w:r>
              <w:t>The prophecy of Isaiah</w:t>
            </w:r>
          </w:p>
          <w:p w14:paraId="6F30EBCA" w14:textId="77777777" w:rsidR="00F230A2" w:rsidRDefault="00F230A2" w:rsidP="00F230A2">
            <w:pPr>
              <w:pStyle w:val="EngHang"/>
            </w:pPr>
            <w:r>
              <w:t>Informs us of</w:t>
            </w:r>
          </w:p>
          <w:p w14:paraId="42D2A03D" w14:textId="77777777" w:rsidR="00F230A2" w:rsidRDefault="00F230A2" w:rsidP="00F230A2">
            <w:pPr>
              <w:pStyle w:val="EngHang"/>
            </w:pPr>
            <w:r>
              <w:t>The birth of our Saviour,</w:t>
            </w:r>
          </w:p>
          <w:p w14:paraId="255A27BE" w14:textId="77777777" w:rsidR="00F230A2" w:rsidRPr="0078672A" w:rsidRDefault="00F230A2" w:rsidP="00F230A2">
            <w:pPr>
              <w:pStyle w:val="EngHangEnd"/>
            </w:pPr>
            <w:r>
              <w:t>Saying,</w:t>
            </w:r>
          </w:p>
        </w:tc>
        <w:tc>
          <w:tcPr>
            <w:tcW w:w="288" w:type="dxa"/>
          </w:tcPr>
          <w:p w14:paraId="0EB366DD" w14:textId="77777777" w:rsidR="00F230A2" w:rsidRDefault="00F230A2" w:rsidP="00B84B62"/>
        </w:tc>
        <w:tc>
          <w:tcPr>
            <w:tcW w:w="288" w:type="dxa"/>
          </w:tcPr>
          <w:p w14:paraId="137DE0AA" w14:textId="77777777" w:rsidR="00F230A2" w:rsidRDefault="00F230A2" w:rsidP="00B84B62">
            <w:pPr>
              <w:pStyle w:val="CopticCross"/>
            </w:pPr>
            <w:r w:rsidRPr="00FB5ACB">
              <w:t>¿</w:t>
            </w:r>
          </w:p>
        </w:tc>
        <w:tc>
          <w:tcPr>
            <w:tcW w:w="3960" w:type="dxa"/>
          </w:tcPr>
          <w:p w14:paraId="5F208BF5" w14:textId="77777777" w:rsidR="00F230A2" w:rsidRDefault="00F230A2" w:rsidP="00F230A2">
            <w:pPr>
              <w:pStyle w:val="CopticVersemulti-line"/>
            </w:pPr>
            <w:r>
              <w:t>Ϯⲓⲡ̀ⲣⲟⲫⲏⲧⲓⲁ̀ ⲛ̀ⲧⲉ Ⲏ ⲥⲁⲏ̀ⲁⲥ:</w:t>
            </w:r>
          </w:p>
          <w:p w14:paraId="7EA62AAA" w14:textId="77777777" w:rsidR="00F230A2" w:rsidRDefault="00F230A2" w:rsidP="00F230A2">
            <w:pPr>
              <w:pStyle w:val="CopticVersemulti-line"/>
            </w:pPr>
            <w:r>
              <w:t>ϯⲛⲁⲧⲁⲙⲱⲧⲉⲛ ⲉ̀ⲣⲟⲥ:</w:t>
            </w:r>
          </w:p>
          <w:p w14:paraId="47BFB4D7" w14:textId="77777777" w:rsidR="00F230A2" w:rsidRDefault="00F230A2" w:rsidP="00F230A2">
            <w:pPr>
              <w:pStyle w:val="CopticVersemulti-line"/>
            </w:pPr>
            <w:r>
              <w:t>ⲉⲑⲃⲉ ⲛ̀ϫⲓⲛⲙⲓⲥⲓ ⲙ̀ⲡⲉⲛⲥ̄ⲱ̄ⲣ̄:</w:t>
            </w:r>
          </w:p>
          <w:p w14:paraId="20898A54" w14:textId="77777777" w:rsidR="00F230A2" w:rsidRPr="005130A7" w:rsidRDefault="00F230A2" w:rsidP="00F230A2">
            <w:pPr>
              <w:pStyle w:val="CopticVerse"/>
            </w:pPr>
            <w:r>
              <w:t>ⲙ̀ⲡⲁⲓⲣⲏϯ ⲉϥϫⲱ ⲙ̀ⲙⲟⲥ.</w:t>
            </w:r>
          </w:p>
        </w:tc>
      </w:tr>
      <w:tr w:rsidR="00F230A2" w14:paraId="1621D21F" w14:textId="77777777" w:rsidTr="00B84B62">
        <w:trPr>
          <w:cantSplit/>
          <w:jc w:val="center"/>
        </w:trPr>
        <w:tc>
          <w:tcPr>
            <w:tcW w:w="288" w:type="dxa"/>
          </w:tcPr>
          <w:p w14:paraId="42345424" w14:textId="77777777" w:rsidR="00F230A2" w:rsidRDefault="00F230A2" w:rsidP="00B84B62">
            <w:pPr>
              <w:pStyle w:val="CopticCross"/>
            </w:pPr>
            <w:r w:rsidRPr="00FB5ACB">
              <w:t>¿</w:t>
            </w:r>
          </w:p>
        </w:tc>
        <w:tc>
          <w:tcPr>
            <w:tcW w:w="3960" w:type="dxa"/>
          </w:tcPr>
          <w:p w14:paraId="6C8CD07A" w14:textId="77777777" w:rsidR="00F230A2" w:rsidRDefault="00F230A2" w:rsidP="00F230A2">
            <w:pPr>
              <w:pStyle w:val="EngHang"/>
            </w:pPr>
            <w:r>
              <w:t>“Behold a virgin will be with child,</w:t>
            </w:r>
          </w:p>
          <w:p w14:paraId="7126CBA2" w14:textId="77777777" w:rsidR="00F230A2" w:rsidRDefault="00F230A2" w:rsidP="00F230A2">
            <w:pPr>
              <w:pStyle w:val="EngHang"/>
            </w:pPr>
            <w:r>
              <w:t>And will bring forth a son,</w:t>
            </w:r>
          </w:p>
          <w:p w14:paraId="785EF4AB" w14:textId="77777777" w:rsidR="00F230A2" w:rsidRDefault="00F230A2" w:rsidP="00F230A2">
            <w:pPr>
              <w:pStyle w:val="EngHang"/>
            </w:pPr>
            <w:r>
              <w:t>And they will call His name Immanuel,</w:t>
            </w:r>
          </w:p>
          <w:p w14:paraId="6DDD36D5" w14:textId="77777777" w:rsidR="00F230A2" w:rsidRDefault="00F230A2" w:rsidP="00F230A2">
            <w:pPr>
              <w:pStyle w:val="EngHangEnd"/>
            </w:pPr>
            <w:r>
              <w:t>Which is, being interpreted, ‘God with us.’”</w:t>
            </w:r>
          </w:p>
        </w:tc>
        <w:tc>
          <w:tcPr>
            <w:tcW w:w="288" w:type="dxa"/>
          </w:tcPr>
          <w:p w14:paraId="5A8D8D2D" w14:textId="77777777" w:rsidR="00F230A2" w:rsidRDefault="00F230A2" w:rsidP="00B84B62"/>
        </w:tc>
        <w:tc>
          <w:tcPr>
            <w:tcW w:w="288" w:type="dxa"/>
          </w:tcPr>
          <w:p w14:paraId="036DE4AC" w14:textId="77777777" w:rsidR="00F230A2" w:rsidRDefault="00F230A2" w:rsidP="00B84B62">
            <w:pPr>
              <w:pStyle w:val="CopticCross"/>
            </w:pPr>
            <w:r w:rsidRPr="00FB5ACB">
              <w:t>¿</w:t>
            </w:r>
          </w:p>
        </w:tc>
        <w:tc>
          <w:tcPr>
            <w:tcW w:w="3960" w:type="dxa"/>
          </w:tcPr>
          <w:p w14:paraId="29EA4E7C" w14:textId="77777777" w:rsidR="00F230A2" w:rsidRDefault="00F230A2" w:rsidP="00F230A2">
            <w:pPr>
              <w:pStyle w:val="CopticVersemulti-line"/>
            </w:pPr>
            <w:r>
              <w:t>Ⲩⲡⲡⲉ ⲓⲥ ϯⲡⲁⲣⲑⲉⲛⲟⲥ:</w:t>
            </w:r>
          </w:p>
          <w:p w14:paraId="1CD1C723" w14:textId="77777777" w:rsidR="00F230A2" w:rsidRDefault="00F230A2" w:rsidP="00F230A2">
            <w:pPr>
              <w:pStyle w:val="CopticVersemulti-line"/>
            </w:pPr>
            <w:r>
              <w:t>ⲛⲁⲉⲃⲟⲕⲓ ⲟⲩⲟϩ ⲛ̀ⲧⲉⲥⲙⲓⲥⲓⲥ ⲛ̀ⲟⲩϣⲏⲣⲓ:</w:t>
            </w:r>
          </w:p>
          <w:p w14:paraId="36D14642" w14:textId="77777777" w:rsidR="00F230A2" w:rsidRDefault="00F230A2" w:rsidP="00F230A2">
            <w:pPr>
              <w:pStyle w:val="CopticVersemulti-line"/>
            </w:pPr>
            <w:r>
              <w:t>ⲉⲩⲉ̀ⲙⲟⲩϯ ⲉ̀ⲡⲉϥⲣⲁⲛ ϫⲉ Ⲉⲙⲙⲁⲛⲟⲩⲏⲗ:</w:t>
            </w:r>
          </w:p>
          <w:p w14:paraId="158122D4" w14:textId="77777777" w:rsidR="00F230A2" w:rsidRPr="005130A7" w:rsidRDefault="00F230A2" w:rsidP="00F230A2">
            <w:pPr>
              <w:pStyle w:val="CopticVerse"/>
            </w:pPr>
            <w:r>
              <w:t>ⲉ̀ⲧⲉ ⲫⲁⲓ ⲡⲉ Ⲫϯ ⲛⲉⲙⲁⲛ.</w:t>
            </w:r>
          </w:p>
        </w:tc>
      </w:tr>
      <w:tr w:rsidR="00F230A2" w14:paraId="30995DFF" w14:textId="77777777" w:rsidTr="00B84B62">
        <w:trPr>
          <w:cantSplit/>
          <w:jc w:val="center"/>
        </w:trPr>
        <w:tc>
          <w:tcPr>
            <w:tcW w:w="288" w:type="dxa"/>
          </w:tcPr>
          <w:p w14:paraId="2A869E18" w14:textId="77777777" w:rsidR="00F230A2" w:rsidRDefault="00F230A2" w:rsidP="00B84B62">
            <w:pPr>
              <w:pStyle w:val="CopticCross"/>
            </w:pPr>
          </w:p>
        </w:tc>
        <w:tc>
          <w:tcPr>
            <w:tcW w:w="3960" w:type="dxa"/>
          </w:tcPr>
          <w:p w14:paraId="096BC65B" w14:textId="77777777" w:rsidR="00F230A2" w:rsidRDefault="00F230A2" w:rsidP="00F230A2">
            <w:pPr>
              <w:pStyle w:val="EngHang"/>
            </w:pPr>
            <w:r>
              <w:t>This is the Lord of lords,</w:t>
            </w:r>
          </w:p>
          <w:p w14:paraId="06A5370D" w14:textId="77777777" w:rsidR="00F230A2" w:rsidRDefault="00F230A2" w:rsidP="00F230A2">
            <w:pPr>
              <w:pStyle w:val="EngHang"/>
            </w:pPr>
            <w:r>
              <w:t>And the King of kings;</w:t>
            </w:r>
          </w:p>
          <w:p w14:paraId="0B3DA4B9" w14:textId="77777777" w:rsidR="00F230A2" w:rsidRDefault="00F230A2" w:rsidP="00F230A2">
            <w:pPr>
              <w:pStyle w:val="EngHang"/>
            </w:pPr>
            <w:r>
              <w:t>The Virgin bore Him</w:t>
            </w:r>
          </w:p>
          <w:p w14:paraId="56E50D1F" w14:textId="77777777" w:rsidR="00F230A2" w:rsidRDefault="00F230A2" w:rsidP="00F230A2">
            <w:pPr>
              <w:pStyle w:val="EngHangEnd"/>
            </w:pPr>
            <w:r>
              <w:t>In Bethlehem of Judea.</w:t>
            </w:r>
          </w:p>
        </w:tc>
        <w:tc>
          <w:tcPr>
            <w:tcW w:w="288" w:type="dxa"/>
          </w:tcPr>
          <w:p w14:paraId="2C3535C8" w14:textId="77777777" w:rsidR="00F230A2" w:rsidRDefault="00F230A2" w:rsidP="00B84B62"/>
        </w:tc>
        <w:tc>
          <w:tcPr>
            <w:tcW w:w="288" w:type="dxa"/>
          </w:tcPr>
          <w:p w14:paraId="105CF321" w14:textId="77777777" w:rsidR="00F230A2" w:rsidRDefault="00F230A2" w:rsidP="00B84B62">
            <w:pPr>
              <w:pStyle w:val="CopticCross"/>
            </w:pPr>
          </w:p>
        </w:tc>
        <w:tc>
          <w:tcPr>
            <w:tcW w:w="3960" w:type="dxa"/>
          </w:tcPr>
          <w:p w14:paraId="58E7F8AD" w14:textId="77777777" w:rsidR="00F230A2" w:rsidRDefault="00F230A2" w:rsidP="00F230A2">
            <w:pPr>
              <w:pStyle w:val="CopticVersemulti-line"/>
            </w:pPr>
            <w:r>
              <w:t>Ⲫⲁⲓ ⲡⲉ Ⲡⲟ̄ⲥ̄ ⲛ̀ⲧⲉ ⲛⲓⲟ̄ⲥ̄:</w:t>
            </w:r>
          </w:p>
          <w:p w14:paraId="563BEDD2" w14:textId="77777777" w:rsidR="00F230A2" w:rsidRDefault="00F230A2" w:rsidP="00F230A2">
            <w:pPr>
              <w:pStyle w:val="CopticVersemulti-line"/>
            </w:pPr>
            <w:r>
              <w:t>ⲟⲩⲟϩ ⲡ̀ⲟⲩⲣⲟ ⲛ̀ⲧⲉ ⲛⲓⲟⲩⲣⲱⲟⲩ:</w:t>
            </w:r>
          </w:p>
          <w:p w14:paraId="541F7D7C" w14:textId="77777777" w:rsidR="00F230A2" w:rsidRDefault="00F230A2" w:rsidP="00F230A2">
            <w:pPr>
              <w:pStyle w:val="CopticVersemulti-line"/>
            </w:pPr>
            <w:r>
              <w:t>ⲁⲥⲙⲓⲥⲓ ⲙ̀ⲙⲟϥ ⲛ̀ϫⲉ ϯⲡⲁⲣⲑⲉⲛⲟⲥ:</w:t>
            </w:r>
          </w:p>
          <w:p w14:paraId="571DE2F9" w14:textId="77777777" w:rsidR="00F230A2" w:rsidRPr="005130A7" w:rsidRDefault="00F230A2" w:rsidP="00F230A2">
            <w:pPr>
              <w:pStyle w:val="CopticVerse"/>
            </w:pPr>
            <w:r>
              <w:t>ϧⲉⲛ Ⲃⲏⲑⲗⲉⲉⲙ ⲛ̀ⲧⲉ ϯⲒⲟⲩⲇⲉⲁ̀.</w:t>
            </w:r>
          </w:p>
        </w:tc>
      </w:tr>
      <w:tr w:rsidR="00F230A2" w14:paraId="223DCC94" w14:textId="77777777" w:rsidTr="00B84B62">
        <w:trPr>
          <w:cantSplit/>
          <w:jc w:val="center"/>
        </w:trPr>
        <w:tc>
          <w:tcPr>
            <w:tcW w:w="288" w:type="dxa"/>
          </w:tcPr>
          <w:p w14:paraId="06B7DCED" w14:textId="77777777" w:rsidR="00F230A2" w:rsidRDefault="00F230A2" w:rsidP="00B84B62">
            <w:pPr>
              <w:pStyle w:val="CopticCross"/>
            </w:pPr>
          </w:p>
        </w:tc>
        <w:tc>
          <w:tcPr>
            <w:tcW w:w="3960" w:type="dxa"/>
          </w:tcPr>
          <w:p w14:paraId="56A3290B" w14:textId="77777777" w:rsidR="00F230A2" w:rsidRDefault="00F230A2" w:rsidP="00F230A2">
            <w:pPr>
              <w:pStyle w:val="EngHang"/>
            </w:pPr>
            <w:r>
              <w:t>Hail to you, O Virgin,</w:t>
            </w:r>
          </w:p>
          <w:p w14:paraId="4C6A66A2" w14:textId="77777777" w:rsidR="00F230A2" w:rsidRDefault="00F230A2" w:rsidP="00F230A2">
            <w:pPr>
              <w:pStyle w:val="EngHang"/>
            </w:pPr>
            <w:r>
              <w:t>The cherubic throne,</w:t>
            </w:r>
          </w:p>
          <w:p w14:paraId="28F03450" w14:textId="77777777" w:rsidR="00F230A2" w:rsidRDefault="00F230A2" w:rsidP="00F230A2">
            <w:pPr>
              <w:pStyle w:val="EngHang"/>
            </w:pPr>
            <w:r>
              <w:t>Which carried</w:t>
            </w:r>
          </w:p>
          <w:p w14:paraId="2213A446" w14:textId="77777777" w:rsidR="00F230A2" w:rsidRDefault="00F230A2" w:rsidP="00F230A2">
            <w:pPr>
              <w:pStyle w:val="EngHangEnd"/>
            </w:pPr>
            <w:r>
              <w:t>The Ancient of days.</w:t>
            </w:r>
          </w:p>
        </w:tc>
        <w:tc>
          <w:tcPr>
            <w:tcW w:w="288" w:type="dxa"/>
          </w:tcPr>
          <w:p w14:paraId="6691E8A5" w14:textId="77777777" w:rsidR="00F230A2" w:rsidRDefault="00F230A2" w:rsidP="00B84B62"/>
        </w:tc>
        <w:tc>
          <w:tcPr>
            <w:tcW w:w="288" w:type="dxa"/>
          </w:tcPr>
          <w:p w14:paraId="0696EC45" w14:textId="77777777" w:rsidR="00F230A2" w:rsidRDefault="00F230A2" w:rsidP="00B84B62">
            <w:pPr>
              <w:pStyle w:val="CopticCross"/>
            </w:pPr>
          </w:p>
        </w:tc>
        <w:tc>
          <w:tcPr>
            <w:tcW w:w="3960" w:type="dxa"/>
          </w:tcPr>
          <w:p w14:paraId="66F2BCE0" w14:textId="77777777" w:rsidR="00F230A2" w:rsidRDefault="00F230A2" w:rsidP="00F230A2">
            <w:pPr>
              <w:pStyle w:val="CopticVersemulti-line"/>
            </w:pPr>
            <w:r>
              <w:t>Ⲭⲉⲣⲉ ⲛⲉ ⲱ̀ ϯⲡⲁⲣⲑⲉⲛⲟⲥ:</w:t>
            </w:r>
          </w:p>
          <w:p w14:paraId="0944C4DB" w14:textId="77777777" w:rsidR="00F230A2" w:rsidRDefault="00F230A2" w:rsidP="00F230A2">
            <w:pPr>
              <w:pStyle w:val="CopticVersemulti-line"/>
            </w:pPr>
            <w:r>
              <w:t>ⲡ̀ϩⲁⲣⲙⲁ ⲛ̀ⲝⲉⲣⲟⲩⲃⲓⲙⲩⲕⲟⲛ:</w:t>
            </w:r>
          </w:p>
          <w:p w14:paraId="2E40B31E" w14:textId="77777777" w:rsidR="00F230A2" w:rsidRDefault="00F230A2" w:rsidP="00F230A2">
            <w:pPr>
              <w:pStyle w:val="CopticVersemulti-line"/>
            </w:pPr>
            <w:r>
              <w:t>ⲑⲏⲉ̀ⲧⲁϥⲁ̀ⲗⲏⲓ ⲉ̀ⲣⲟⲥ:</w:t>
            </w:r>
          </w:p>
          <w:p w14:paraId="03244A2A" w14:textId="77777777" w:rsidR="00F230A2" w:rsidRPr="005130A7" w:rsidRDefault="00F230A2" w:rsidP="00F230A2">
            <w:pPr>
              <w:pStyle w:val="CopticVerse"/>
            </w:pPr>
            <w:r>
              <w:t>ⲛ̀ϫⲉ ⲡⲓⲁ̀ⲡⲁⲥ ⲛ̀ⲧⲉ ⲛⲓⲉ̀ϩⲟⲟⲩ.</w:t>
            </w:r>
          </w:p>
        </w:tc>
      </w:tr>
      <w:tr w:rsidR="00F230A2" w14:paraId="3C2778E0" w14:textId="77777777" w:rsidTr="00B84B62">
        <w:trPr>
          <w:cantSplit/>
          <w:jc w:val="center"/>
        </w:trPr>
        <w:tc>
          <w:tcPr>
            <w:tcW w:w="288" w:type="dxa"/>
          </w:tcPr>
          <w:p w14:paraId="37DE20C3" w14:textId="77777777" w:rsidR="00F230A2" w:rsidRPr="003209AF" w:rsidRDefault="00F230A2" w:rsidP="00B84B62">
            <w:pPr>
              <w:pStyle w:val="CopticCross"/>
              <w:rPr>
                <w:b/>
              </w:rPr>
            </w:pPr>
            <w:r w:rsidRPr="00FB5ACB">
              <w:t>¿</w:t>
            </w:r>
          </w:p>
        </w:tc>
        <w:tc>
          <w:tcPr>
            <w:tcW w:w="3960" w:type="dxa"/>
          </w:tcPr>
          <w:p w14:paraId="5F9B9EE5" w14:textId="77777777" w:rsidR="00F230A2" w:rsidRDefault="00F230A2" w:rsidP="00F230A2">
            <w:pPr>
              <w:pStyle w:val="EngHang"/>
            </w:pPr>
            <w:r>
              <w:t>Your virginity is great,</w:t>
            </w:r>
          </w:p>
          <w:p w14:paraId="702BB106" w14:textId="77777777" w:rsidR="00F230A2" w:rsidRDefault="00F230A2" w:rsidP="00F230A2">
            <w:pPr>
              <w:pStyle w:val="EngHang"/>
            </w:pPr>
            <w:r>
              <w:t>You are radiant,</w:t>
            </w:r>
          </w:p>
          <w:p w14:paraId="57331A5B" w14:textId="77777777" w:rsidR="00F230A2" w:rsidRDefault="00F230A2" w:rsidP="00F230A2">
            <w:pPr>
              <w:pStyle w:val="EngHang"/>
            </w:pPr>
            <w:r>
              <w:t>The One incarnate of you</w:t>
            </w:r>
          </w:p>
          <w:p w14:paraId="5E86F38B" w14:textId="77777777" w:rsidR="00F230A2" w:rsidRDefault="00F230A2" w:rsidP="00F230A2">
            <w:pPr>
              <w:pStyle w:val="EngHangEnd"/>
            </w:pPr>
            <w:r>
              <w:t>Saved our souls.</w:t>
            </w:r>
          </w:p>
        </w:tc>
        <w:tc>
          <w:tcPr>
            <w:tcW w:w="288" w:type="dxa"/>
          </w:tcPr>
          <w:p w14:paraId="7A39F735" w14:textId="77777777" w:rsidR="00F230A2" w:rsidRDefault="00F230A2" w:rsidP="00B84B62"/>
        </w:tc>
        <w:tc>
          <w:tcPr>
            <w:tcW w:w="288" w:type="dxa"/>
          </w:tcPr>
          <w:p w14:paraId="1CCD92AF" w14:textId="77777777" w:rsidR="00F230A2" w:rsidRDefault="00F230A2" w:rsidP="00B84B62">
            <w:pPr>
              <w:pStyle w:val="CopticCross"/>
            </w:pPr>
            <w:r w:rsidRPr="00FB5ACB">
              <w:t>¿</w:t>
            </w:r>
          </w:p>
        </w:tc>
        <w:tc>
          <w:tcPr>
            <w:tcW w:w="3960" w:type="dxa"/>
          </w:tcPr>
          <w:p w14:paraId="158102BE" w14:textId="77777777" w:rsidR="00F230A2" w:rsidRDefault="00F230A2" w:rsidP="00F230A2">
            <w:pPr>
              <w:pStyle w:val="CopticVersemulti-line"/>
            </w:pPr>
            <w:r>
              <w:t>Ⲯⲁⲗⲓⲛ ⲧⲉ ⲧⲁⲓⲡⲁⲣⲑⲉⲛⲓⲁ̀:</w:t>
            </w:r>
          </w:p>
          <w:p w14:paraId="1152EB39" w14:textId="77777777" w:rsidR="00F230A2" w:rsidRDefault="00F230A2" w:rsidP="00F230A2">
            <w:pPr>
              <w:pStyle w:val="CopticVersemulti-line"/>
            </w:pPr>
            <w:r>
              <w:t>ⲁⲥⲉⲣⲟⲩⲱⲓⲛⲓ ⲉ̀ⲙⲁϣⲱ:</w:t>
            </w:r>
          </w:p>
          <w:p w14:paraId="3516A606" w14:textId="77777777" w:rsidR="00F230A2" w:rsidRDefault="00F230A2" w:rsidP="00F230A2">
            <w:pPr>
              <w:pStyle w:val="CopticVersemulti-line"/>
            </w:pPr>
            <w:r>
              <w:t>ⲫⲏⲉ̀ⲧⲁϥϭⲓⲥⲁⲣⲝ ⲉ̀ⲃⲟⲗ ⲛ̀ϧⲏϯ:</w:t>
            </w:r>
          </w:p>
          <w:p w14:paraId="40EC167C" w14:textId="77777777" w:rsidR="00F230A2" w:rsidRPr="005130A7" w:rsidRDefault="00F230A2" w:rsidP="00F230A2">
            <w:pPr>
              <w:pStyle w:val="CopticVerse"/>
            </w:pPr>
            <w:r>
              <w:t>ⲁϥⲛⲟϩⲉⲙ ⲉ̀ⲃⲟⲗ ⲛ̀ⲛⲉⲯⲩⲭⲏ.</w:t>
            </w:r>
          </w:p>
        </w:tc>
      </w:tr>
      <w:tr w:rsidR="00F230A2" w14:paraId="776739DE" w14:textId="77777777" w:rsidTr="00B84B62">
        <w:trPr>
          <w:cantSplit/>
          <w:jc w:val="center"/>
        </w:trPr>
        <w:tc>
          <w:tcPr>
            <w:tcW w:w="288" w:type="dxa"/>
          </w:tcPr>
          <w:p w14:paraId="5154FD72" w14:textId="77777777" w:rsidR="00F230A2" w:rsidRDefault="00F230A2" w:rsidP="00B84B62">
            <w:pPr>
              <w:pStyle w:val="CopticCross"/>
            </w:pPr>
            <w:r w:rsidRPr="00FB5ACB">
              <w:t>¿</w:t>
            </w:r>
          </w:p>
        </w:tc>
        <w:tc>
          <w:tcPr>
            <w:tcW w:w="3960" w:type="dxa"/>
          </w:tcPr>
          <w:p w14:paraId="448BD09C" w14:textId="77777777" w:rsidR="00F230A2" w:rsidRDefault="00F230A2" w:rsidP="00F230A2">
            <w:pPr>
              <w:pStyle w:val="EngHang"/>
            </w:pPr>
            <w:r>
              <w:t>Blessed are you, in truth,</w:t>
            </w:r>
          </w:p>
          <w:p w14:paraId="42CED47A" w14:textId="77777777" w:rsidR="00F230A2" w:rsidRDefault="00F230A2" w:rsidP="00F230A2">
            <w:pPr>
              <w:pStyle w:val="EngHang"/>
            </w:pPr>
            <w:r>
              <w:t>O Mother of the True Light.</w:t>
            </w:r>
          </w:p>
          <w:p w14:paraId="13BA2410" w14:textId="77777777" w:rsidR="00F230A2" w:rsidRDefault="00F230A2" w:rsidP="00F230A2">
            <w:pPr>
              <w:pStyle w:val="EngHang"/>
            </w:pPr>
            <w:r>
              <w:t>You are the blessed root,</w:t>
            </w:r>
          </w:p>
          <w:p w14:paraId="6706482F" w14:textId="77777777" w:rsidR="00F230A2" w:rsidRDefault="00F230A2" w:rsidP="00F230A2">
            <w:pPr>
              <w:pStyle w:val="EngHangEnd"/>
            </w:pPr>
            <w:r>
              <w:t>Which blossomed and brought fruit.</w:t>
            </w:r>
          </w:p>
        </w:tc>
        <w:tc>
          <w:tcPr>
            <w:tcW w:w="288" w:type="dxa"/>
          </w:tcPr>
          <w:p w14:paraId="770C3320" w14:textId="77777777" w:rsidR="00F230A2" w:rsidRDefault="00F230A2" w:rsidP="00B84B62"/>
        </w:tc>
        <w:tc>
          <w:tcPr>
            <w:tcW w:w="288" w:type="dxa"/>
          </w:tcPr>
          <w:p w14:paraId="2A123CBA" w14:textId="77777777" w:rsidR="00F230A2" w:rsidRDefault="00F230A2" w:rsidP="00B84B62">
            <w:pPr>
              <w:pStyle w:val="CopticCross"/>
            </w:pPr>
            <w:r w:rsidRPr="00FB5ACB">
              <w:t>¿</w:t>
            </w:r>
          </w:p>
        </w:tc>
        <w:tc>
          <w:tcPr>
            <w:tcW w:w="3960" w:type="dxa"/>
          </w:tcPr>
          <w:p w14:paraId="18B066D7" w14:textId="77777777" w:rsidR="00F230A2" w:rsidRDefault="00F230A2" w:rsidP="00F230A2">
            <w:pPr>
              <w:pStyle w:val="CopticVersemulti-line"/>
              <w:rPr>
                <w:rFonts w:eastAsia="Arial Unicode MS" w:cs="FreeSerifAvvaShenouda"/>
              </w:rPr>
            </w:pPr>
            <w:r>
              <w:rPr>
                <w:rFonts w:eastAsia="Arial Unicode MS" w:cs="FreeSerifAvvaShenouda"/>
              </w:rPr>
              <w:t>Ⲱⲟⲩⲛⲓⲁ̀ϯ ⲛ̀ⲑⲟ ϧⲉⲛ ⲟⲩⲙⲉⲑⲙⲏⲓ:</w:t>
            </w:r>
          </w:p>
          <w:p w14:paraId="42661395" w14:textId="77777777" w:rsidR="00F230A2" w:rsidRDefault="00F230A2" w:rsidP="00F230A2">
            <w:pPr>
              <w:pStyle w:val="CopticVersemulti-line"/>
              <w:rPr>
                <w:rFonts w:eastAsia="Arial Unicode MS" w:cs="FreeSerifAvvaShenouda"/>
              </w:rPr>
            </w:pPr>
            <w:r>
              <w:rPr>
                <w:rFonts w:eastAsia="Arial Unicode MS" w:cs="FreeSerifAvvaShenouda"/>
              </w:rPr>
              <w:t>ⲱ̀ ⲑ̀ⲙⲁⲩ ⲙ̀ⲡⲓⲟⲩⲱⲓⲛⲓ ⲙ̀ⲙⲏⲓ:</w:t>
            </w:r>
          </w:p>
          <w:p w14:paraId="610A0DEC" w14:textId="77777777" w:rsidR="00F230A2" w:rsidRDefault="00F230A2" w:rsidP="00F230A2">
            <w:pPr>
              <w:pStyle w:val="CopticVersemulti-line"/>
              <w:rPr>
                <w:rFonts w:eastAsia="Arial Unicode MS" w:cs="FreeSerifAvvaShenouda"/>
              </w:rPr>
            </w:pPr>
            <w:r>
              <w:rPr>
                <w:rFonts w:eastAsia="Arial Unicode MS" w:cs="FreeSerifAvvaShenouda"/>
              </w:rPr>
              <w:t>ⲛ̀ⲑⲟ ⲡⲉ ϯⲛⲟⲩⲛⲓ ⲉⲧⲥ̀ⲙⲁⲣⲱⲟⲩⲧ:</w:t>
            </w:r>
          </w:p>
          <w:p w14:paraId="59C50BEC" w14:textId="77777777" w:rsidR="00F230A2" w:rsidRPr="00384F62" w:rsidRDefault="00F230A2" w:rsidP="00F230A2">
            <w:pPr>
              <w:pStyle w:val="CopticVerse"/>
            </w:pPr>
            <w:r>
              <w:t>ⲑⲏⲉ̀ⲧⲁⲥ ⲣⲏⲧⲟⲥ ϯⲕⲁⲣⲡⲟⲥ.</w:t>
            </w:r>
          </w:p>
        </w:tc>
      </w:tr>
      <w:tr w:rsidR="00F230A2" w14:paraId="1CC90B06" w14:textId="77777777" w:rsidTr="00B84B62">
        <w:trPr>
          <w:cantSplit/>
          <w:jc w:val="center"/>
        </w:trPr>
        <w:tc>
          <w:tcPr>
            <w:tcW w:w="288" w:type="dxa"/>
          </w:tcPr>
          <w:p w14:paraId="4E23F162" w14:textId="77777777" w:rsidR="00F230A2" w:rsidRPr="00FB5ACB" w:rsidRDefault="00F230A2" w:rsidP="00B84B62">
            <w:pPr>
              <w:pStyle w:val="CopticCross"/>
            </w:pPr>
          </w:p>
        </w:tc>
        <w:tc>
          <w:tcPr>
            <w:tcW w:w="3960" w:type="dxa"/>
          </w:tcPr>
          <w:p w14:paraId="53F020A1" w14:textId="77777777" w:rsidR="00F230A2" w:rsidRDefault="00F230A2" w:rsidP="00F230A2">
            <w:pPr>
              <w:pStyle w:val="EngHang"/>
            </w:pPr>
            <w:r>
              <w:t>We bless you forever,</w:t>
            </w:r>
          </w:p>
          <w:p w14:paraId="3E20AD22" w14:textId="77777777" w:rsidR="00F230A2" w:rsidRDefault="00F230A2" w:rsidP="00F230A2">
            <w:pPr>
              <w:pStyle w:val="EngHang"/>
            </w:pPr>
            <w:r>
              <w:t>For you gave birth to the King,</w:t>
            </w:r>
          </w:p>
          <w:p w14:paraId="069ED9BB" w14:textId="77777777" w:rsidR="00F230A2" w:rsidRDefault="00F230A2" w:rsidP="00F230A2">
            <w:pPr>
              <w:pStyle w:val="EngHang"/>
            </w:pPr>
            <w:r>
              <w:t>Who saved our race</w:t>
            </w:r>
          </w:p>
          <w:p w14:paraId="17138F63" w14:textId="77777777" w:rsidR="00F230A2" w:rsidRDefault="00F230A2" w:rsidP="00F230A2">
            <w:pPr>
              <w:pStyle w:val="EngHangEnd"/>
            </w:pPr>
            <w:r>
              <w:t>From our evil enemies.</w:t>
            </w:r>
          </w:p>
        </w:tc>
        <w:tc>
          <w:tcPr>
            <w:tcW w:w="288" w:type="dxa"/>
          </w:tcPr>
          <w:p w14:paraId="64708222" w14:textId="77777777" w:rsidR="00F230A2" w:rsidRDefault="00F230A2" w:rsidP="00B84B62"/>
        </w:tc>
        <w:tc>
          <w:tcPr>
            <w:tcW w:w="288" w:type="dxa"/>
          </w:tcPr>
          <w:p w14:paraId="4B3D42E5" w14:textId="77777777" w:rsidR="00F230A2" w:rsidRPr="00FB5ACB" w:rsidRDefault="00F230A2" w:rsidP="00B84B62">
            <w:pPr>
              <w:pStyle w:val="CopticCross"/>
            </w:pPr>
          </w:p>
        </w:tc>
        <w:tc>
          <w:tcPr>
            <w:tcW w:w="3960" w:type="dxa"/>
          </w:tcPr>
          <w:p w14:paraId="083C1E4A" w14:textId="77777777" w:rsidR="00F230A2" w:rsidRDefault="00F230A2" w:rsidP="00F230A2">
            <w:pPr>
              <w:pStyle w:val="CopticVersemulti-line"/>
            </w:pPr>
            <w:r>
              <w:t>Ϣⲁ ⲉ̀ⲛⲉϩ ⲧⲉⲛϩⲱⲥ ⲉ̀ⲣⲟ:</w:t>
            </w:r>
          </w:p>
          <w:p w14:paraId="0562C139" w14:textId="77777777" w:rsidR="00F230A2" w:rsidRDefault="00F230A2" w:rsidP="00F230A2">
            <w:pPr>
              <w:pStyle w:val="CopticVersemulti-line"/>
            </w:pPr>
            <w:r>
              <w:t>ϫⲉ ⲁ̀ⲣⲉⲙⲓⲥⲓ ⲙ̀ⲡ̀ⲟⲩⲣⲟ:</w:t>
            </w:r>
          </w:p>
          <w:p w14:paraId="389B4DFF" w14:textId="77777777" w:rsidR="00F230A2" w:rsidRDefault="00F230A2" w:rsidP="00F230A2">
            <w:pPr>
              <w:pStyle w:val="CopticVersemulti-line"/>
            </w:pPr>
            <w:r>
              <w:t>ⲟⲩⲟϩ ⲁϥⲧⲟⲩϫⲟ ⲙ̀ⲡⲉⲛⲅⲉⲛⲟⲥ:</w:t>
            </w:r>
          </w:p>
          <w:p w14:paraId="390C0282" w14:textId="77777777" w:rsidR="00F230A2" w:rsidRDefault="00F230A2" w:rsidP="00F230A2">
            <w:pPr>
              <w:pStyle w:val="CopticVerse"/>
            </w:pPr>
            <w:r>
              <w:t>ⲉ̀ⲃⲟⲗϧⲉⲛ ⲛⲉⲛϫⲁϫⲓ ⲉⲧϩⲱⲟⲩ.</w:t>
            </w:r>
          </w:p>
        </w:tc>
      </w:tr>
      <w:tr w:rsidR="00F230A2" w14:paraId="094D4A12" w14:textId="77777777" w:rsidTr="00B84B62">
        <w:trPr>
          <w:cantSplit/>
          <w:jc w:val="center"/>
        </w:trPr>
        <w:tc>
          <w:tcPr>
            <w:tcW w:w="288" w:type="dxa"/>
          </w:tcPr>
          <w:p w14:paraId="67B897D4" w14:textId="77777777" w:rsidR="00F230A2" w:rsidRPr="00FB5ACB" w:rsidRDefault="00F230A2" w:rsidP="00B84B62">
            <w:pPr>
              <w:pStyle w:val="CopticCross"/>
            </w:pPr>
          </w:p>
        </w:tc>
        <w:tc>
          <w:tcPr>
            <w:tcW w:w="3960" w:type="dxa"/>
          </w:tcPr>
          <w:p w14:paraId="2FA59821" w14:textId="77777777" w:rsidR="00F230A2" w:rsidRDefault="00F230A2" w:rsidP="00F230A2">
            <w:pPr>
              <w:pStyle w:val="EngHang"/>
            </w:pPr>
            <w:r>
              <w:t>Blessed is your Fruit,</w:t>
            </w:r>
          </w:p>
          <w:p w14:paraId="7EC9E3FB" w14:textId="77777777" w:rsidR="00F230A2" w:rsidRDefault="00F230A2" w:rsidP="00F230A2">
            <w:pPr>
              <w:pStyle w:val="EngHang"/>
            </w:pPr>
            <w:r>
              <w:t>O true vine,</w:t>
            </w:r>
          </w:p>
          <w:p w14:paraId="223C04A7" w14:textId="77777777" w:rsidR="00F230A2" w:rsidRDefault="00F230A2" w:rsidP="00F230A2">
            <w:pPr>
              <w:pStyle w:val="EngHang"/>
            </w:pPr>
            <w:r>
              <w:t>He who was incarnate of you</w:t>
            </w:r>
          </w:p>
          <w:p w14:paraId="738B46DE" w14:textId="77777777" w:rsidR="00F230A2" w:rsidRDefault="00F230A2" w:rsidP="00F230A2">
            <w:pPr>
              <w:pStyle w:val="EngHangEnd"/>
            </w:pPr>
            <w:r>
              <w:t>Is the True God.</w:t>
            </w:r>
          </w:p>
        </w:tc>
        <w:tc>
          <w:tcPr>
            <w:tcW w:w="288" w:type="dxa"/>
          </w:tcPr>
          <w:p w14:paraId="412AA870" w14:textId="77777777" w:rsidR="00F230A2" w:rsidRDefault="00F230A2" w:rsidP="00B84B62"/>
        </w:tc>
        <w:tc>
          <w:tcPr>
            <w:tcW w:w="288" w:type="dxa"/>
          </w:tcPr>
          <w:p w14:paraId="1C8C98D9" w14:textId="77777777" w:rsidR="00F230A2" w:rsidRPr="00FB5ACB" w:rsidRDefault="00F230A2" w:rsidP="00B84B62">
            <w:pPr>
              <w:pStyle w:val="CopticCross"/>
            </w:pPr>
          </w:p>
        </w:tc>
        <w:tc>
          <w:tcPr>
            <w:tcW w:w="3960" w:type="dxa"/>
          </w:tcPr>
          <w:p w14:paraId="58D06D3C" w14:textId="77777777" w:rsidR="00F230A2" w:rsidRDefault="00F230A2" w:rsidP="00F230A2">
            <w:pPr>
              <w:pStyle w:val="CopticVersemulti-line"/>
            </w:pPr>
            <w:r>
              <w:t>Ϥⲥ̀ⲙⲁⲣⲟⲩⲧ ⲛ̀ϫⲉ ⲡⲉⲕⲁⲣⲡⲟⲥ:</w:t>
            </w:r>
          </w:p>
          <w:p w14:paraId="4EFB7DAC" w14:textId="77777777" w:rsidR="00F230A2" w:rsidRDefault="00F230A2" w:rsidP="00F230A2">
            <w:pPr>
              <w:pStyle w:val="CopticVersemulti-line"/>
            </w:pPr>
            <w:r>
              <w:t>ⲱ̀ ϯⲃⲱ ⲛ̀ⲁ̀ⲗⲟⲗⲓ ⲛ̀ⲧⲁ ⲫ̀ⲙⲏⲓ:</w:t>
            </w:r>
          </w:p>
          <w:p w14:paraId="21111863" w14:textId="77777777" w:rsidR="00F230A2" w:rsidRDefault="00F230A2" w:rsidP="00F230A2">
            <w:pPr>
              <w:pStyle w:val="CopticVersemulti-line"/>
            </w:pPr>
            <w:r>
              <w:t>ⲫⲏⲉ̀ⲧⲁϥϭⲓⲥⲁⲣⲝ ⲉ̀ⲃⲟⲗ ⲛ̀ϧⲏϯ:</w:t>
            </w:r>
          </w:p>
          <w:p w14:paraId="27E14CD5" w14:textId="77777777" w:rsidR="00F230A2" w:rsidRDefault="00F230A2" w:rsidP="00F230A2">
            <w:pPr>
              <w:pStyle w:val="CopticVerse"/>
            </w:pPr>
            <w:r>
              <w:t>ⲛ̀ⲑⲟϥ ⲅⲁⲣ ⲡⲉ Ⲫϯ ⲙ̀ⲙⲏⲓ.</w:t>
            </w:r>
          </w:p>
        </w:tc>
      </w:tr>
      <w:tr w:rsidR="00F230A2" w14:paraId="5DA5E2DF" w14:textId="77777777" w:rsidTr="00B84B62">
        <w:trPr>
          <w:cantSplit/>
          <w:jc w:val="center"/>
        </w:trPr>
        <w:tc>
          <w:tcPr>
            <w:tcW w:w="288" w:type="dxa"/>
          </w:tcPr>
          <w:p w14:paraId="751F3AF9" w14:textId="77777777" w:rsidR="00F230A2" w:rsidRPr="00FB5ACB" w:rsidRDefault="00F230A2" w:rsidP="00B84B62">
            <w:pPr>
              <w:pStyle w:val="CopticCross"/>
            </w:pPr>
            <w:r w:rsidRPr="00FB5ACB">
              <w:t>¿</w:t>
            </w:r>
          </w:p>
        </w:tc>
        <w:tc>
          <w:tcPr>
            <w:tcW w:w="3960" w:type="dxa"/>
          </w:tcPr>
          <w:p w14:paraId="4A2669A1" w14:textId="77777777" w:rsidR="00F230A2" w:rsidRDefault="00F230A2" w:rsidP="00F230A2">
            <w:pPr>
              <w:pStyle w:val="EngHang"/>
            </w:pPr>
            <w:r>
              <w:t>With the blessing we bless you.</w:t>
            </w:r>
          </w:p>
          <w:p w14:paraId="3EAF130A" w14:textId="77777777" w:rsidR="00F230A2" w:rsidRDefault="00F230A2" w:rsidP="00F230A2">
            <w:pPr>
              <w:pStyle w:val="EngHang"/>
            </w:pPr>
            <w:r>
              <w:t>We joyfully celebrate</w:t>
            </w:r>
          </w:p>
          <w:p w14:paraId="5D7A4065" w14:textId="77777777" w:rsidR="00F230A2" w:rsidRDefault="00F230A2" w:rsidP="00F230A2">
            <w:pPr>
              <w:pStyle w:val="EngHang"/>
            </w:pPr>
            <w:r>
              <w:t>With the orders on high,</w:t>
            </w:r>
          </w:p>
          <w:p w14:paraId="360553C2" w14:textId="77777777" w:rsidR="00F230A2" w:rsidRDefault="00F230A2" w:rsidP="00F230A2">
            <w:pPr>
              <w:pStyle w:val="EngHangEnd"/>
            </w:pPr>
            <w:r>
              <w:t>For Immanuel is born to us.</w:t>
            </w:r>
          </w:p>
        </w:tc>
        <w:tc>
          <w:tcPr>
            <w:tcW w:w="288" w:type="dxa"/>
          </w:tcPr>
          <w:p w14:paraId="056B16FE" w14:textId="77777777" w:rsidR="00F230A2" w:rsidRDefault="00F230A2" w:rsidP="00B84B62"/>
        </w:tc>
        <w:tc>
          <w:tcPr>
            <w:tcW w:w="288" w:type="dxa"/>
          </w:tcPr>
          <w:p w14:paraId="785DB5C2" w14:textId="77777777" w:rsidR="00F230A2" w:rsidRPr="00FB5ACB" w:rsidRDefault="00F230A2" w:rsidP="00B84B62">
            <w:pPr>
              <w:pStyle w:val="CopticCross"/>
            </w:pPr>
            <w:r w:rsidRPr="00FB5ACB">
              <w:t>¿</w:t>
            </w:r>
          </w:p>
        </w:tc>
        <w:tc>
          <w:tcPr>
            <w:tcW w:w="3960" w:type="dxa"/>
          </w:tcPr>
          <w:p w14:paraId="3E12C91D" w14:textId="77777777" w:rsidR="00F230A2" w:rsidRDefault="00F230A2" w:rsidP="00F230A2">
            <w:pPr>
              <w:pStyle w:val="CopticVersemulti-line"/>
            </w:pPr>
            <w:r>
              <w:t>Ϧⲉⲛ ⲟⲩⲥ̀ⲙⲟⲩ ⲧⲉⲛⲥ̀ⲙⲟⲩ ⲉ̀ⲣⲟⲕ:</w:t>
            </w:r>
          </w:p>
          <w:p w14:paraId="71BA3E44" w14:textId="77777777" w:rsidR="00F230A2" w:rsidRDefault="00F230A2" w:rsidP="00F230A2">
            <w:pPr>
              <w:pStyle w:val="CopticVersemulti-line"/>
            </w:pPr>
            <w:r>
              <w:t>ⲛⲉⲙ ⲛⲓⲧⲁⲅⲙⲁ ⲛ̀ⲧⲉ ⲡ̀ϭⲓⲥⲓ:</w:t>
            </w:r>
          </w:p>
          <w:p w14:paraId="10F3A3A7" w14:textId="77777777" w:rsidR="00F230A2" w:rsidRDefault="00F230A2" w:rsidP="00F230A2">
            <w:pPr>
              <w:pStyle w:val="CopticVersemulti-line"/>
            </w:pPr>
            <w:r>
              <w:t>ⲛ̀ⲧⲉⲛⲉⲣϣⲁⲓ ϧⲉⲛ ⲟⲩⲑⲉⲗⲏⲗ:</w:t>
            </w:r>
          </w:p>
          <w:p w14:paraId="6DD9F556" w14:textId="77777777" w:rsidR="00F230A2" w:rsidRDefault="00F230A2" w:rsidP="00F230A2">
            <w:pPr>
              <w:pStyle w:val="CopticVerse"/>
            </w:pPr>
            <w:r>
              <w:t>ϫⲉ ⲁϥⲙⲓⲥⲓ ⲛⲁⲛ ⲛ̀Ⲉⲙⲙⲁⲛⲟⲩⲏⲗ.</w:t>
            </w:r>
          </w:p>
        </w:tc>
      </w:tr>
      <w:tr w:rsidR="00F230A2" w14:paraId="167239EC" w14:textId="77777777" w:rsidTr="00B84B62">
        <w:trPr>
          <w:cantSplit/>
          <w:jc w:val="center"/>
        </w:trPr>
        <w:tc>
          <w:tcPr>
            <w:tcW w:w="288" w:type="dxa"/>
          </w:tcPr>
          <w:p w14:paraId="3FFD5DF4" w14:textId="77777777" w:rsidR="00F230A2" w:rsidRPr="00FB5ACB" w:rsidRDefault="00F230A2" w:rsidP="00B84B62">
            <w:pPr>
              <w:pStyle w:val="CopticCross"/>
            </w:pPr>
            <w:r w:rsidRPr="00FB5ACB">
              <w:t>¿</w:t>
            </w:r>
          </w:p>
        </w:tc>
        <w:tc>
          <w:tcPr>
            <w:tcW w:w="3960" w:type="dxa"/>
          </w:tcPr>
          <w:p w14:paraId="760A246B" w14:textId="77777777" w:rsidR="00F230A2" w:rsidRDefault="00F230A2" w:rsidP="00F230A2">
            <w:pPr>
              <w:pStyle w:val="EngHang"/>
            </w:pPr>
            <w:r>
              <w:t>There is mercy from the Son</w:t>
            </w:r>
          </w:p>
          <w:p w14:paraId="7E240159" w14:textId="77777777" w:rsidR="00F230A2" w:rsidRDefault="00F230A2" w:rsidP="00F230A2">
            <w:pPr>
              <w:pStyle w:val="EngHang"/>
            </w:pPr>
            <w:r>
              <w:t>For those who keep His commandments.</w:t>
            </w:r>
          </w:p>
          <w:p w14:paraId="4654A380" w14:textId="77777777" w:rsidR="00F230A2" w:rsidRDefault="00F230A2" w:rsidP="00F230A2">
            <w:pPr>
              <w:pStyle w:val="EngHang"/>
            </w:pPr>
            <w:r>
              <w:t>May he make us worthy,</w:t>
            </w:r>
          </w:p>
          <w:p w14:paraId="38113C31" w14:textId="77777777" w:rsidR="00F230A2" w:rsidRDefault="00F230A2" w:rsidP="00F230A2">
            <w:pPr>
              <w:pStyle w:val="EngHangEnd"/>
            </w:pPr>
            <w:r>
              <w:t>And forgive us our sins.</w:t>
            </w:r>
          </w:p>
        </w:tc>
        <w:tc>
          <w:tcPr>
            <w:tcW w:w="288" w:type="dxa"/>
          </w:tcPr>
          <w:p w14:paraId="083F03B6" w14:textId="77777777" w:rsidR="00F230A2" w:rsidRDefault="00F230A2" w:rsidP="00B84B62"/>
        </w:tc>
        <w:tc>
          <w:tcPr>
            <w:tcW w:w="288" w:type="dxa"/>
          </w:tcPr>
          <w:p w14:paraId="747E23C6" w14:textId="77777777" w:rsidR="00F230A2" w:rsidRPr="00FB5ACB" w:rsidRDefault="00F230A2" w:rsidP="00B84B62">
            <w:pPr>
              <w:pStyle w:val="CopticCross"/>
            </w:pPr>
            <w:r w:rsidRPr="00FB5ACB">
              <w:t>¿</w:t>
            </w:r>
          </w:p>
        </w:tc>
        <w:tc>
          <w:tcPr>
            <w:tcW w:w="3960" w:type="dxa"/>
          </w:tcPr>
          <w:p w14:paraId="262F47C9" w14:textId="77777777" w:rsidR="00F230A2" w:rsidRDefault="00F230A2" w:rsidP="00F230A2">
            <w:pPr>
              <w:pStyle w:val="CopticVersemulti-line"/>
            </w:pPr>
            <w:r>
              <w:t>Ϩⲓⲛⲁ ⲛ̀ⲧⲉ ⲡ̀ϣⲏⲣⲓ ⲉⲣⲟⲩⲛⲁⲓ:</w:t>
            </w:r>
          </w:p>
          <w:p w14:paraId="7EE1B060" w14:textId="77777777" w:rsidR="00F230A2" w:rsidRDefault="00F230A2" w:rsidP="00F230A2">
            <w:pPr>
              <w:pStyle w:val="CopticVersemulti-line"/>
            </w:pPr>
            <w:r>
              <w:t>ⲛⲉⲙ ⲛⲏⲉⲧⲁ̀ⲣⲉϩ ⲉ̀ⲛⲉϥⲉⲛⲧⲟⲗⲏ:</w:t>
            </w:r>
          </w:p>
          <w:p w14:paraId="33384238" w14:textId="77777777" w:rsidR="00F230A2" w:rsidRDefault="00F230A2" w:rsidP="00F230A2">
            <w:pPr>
              <w:pStyle w:val="CopticVersemulti-line"/>
            </w:pPr>
            <w:r>
              <w:t>ⲟⲩⲟϩ ⲛ̀ⲧⲉⲛⲉⲣⲡ̀ⲉⲙⲡ̀ϣⲁ:</w:t>
            </w:r>
          </w:p>
          <w:p w14:paraId="10513530" w14:textId="77777777" w:rsidR="00F230A2" w:rsidRDefault="00F230A2" w:rsidP="00F230A2">
            <w:pPr>
              <w:pStyle w:val="CopticVerse"/>
            </w:pPr>
            <w:r>
              <w:t>ⲙ̀ⲡⲓⲭⲱ ⲉ̀ⲃⲟⲗ ⲛ̀ⲧⲉ ⲛⲉⲛⲛⲟⲃⲓ.</w:t>
            </w:r>
          </w:p>
        </w:tc>
      </w:tr>
      <w:tr w:rsidR="00F230A2" w14:paraId="2D1E9B81" w14:textId="77777777" w:rsidTr="00B84B62">
        <w:trPr>
          <w:cantSplit/>
          <w:jc w:val="center"/>
        </w:trPr>
        <w:tc>
          <w:tcPr>
            <w:tcW w:w="288" w:type="dxa"/>
          </w:tcPr>
          <w:p w14:paraId="3724D127" w14:textId="77777777" w:rsidR="00F230A2" w:rsidRPr="00FB5ACB" w:rsidRDefault="00F230A2" w:rsidP="00B84B62">
            <w:pPr>
              <w:pStyle w:val="CopticCross"/>
            </w:pPr>
          </w:p>
        </w:tc>
        <w:tc>
          <w:tcPr>
            <w:tcW w:w="3960" w:type="dxa"/>
          </w:tcPr>
          <w:p w14:paraId="1A788469" w14:textId="77777777" w:rsidR="00F230A2" w:rsidRDefault="00F230A2" w:rsidP="00F230A2">
            <w:pPr>
              <w:pStyle w:val="EngHang"/>
            </w:pPr>
            <w:r>
              <w:t>O Christ, Our Master,</w:t>
            </w:r>
          </w:p>
          <w:p w14:paraId="1C7C6F50" w14:textId="77777777" w:rsidR="00F230A2" w:rsidRDefault="00F230A2" w:rsidP="00F230A2">
            <w:pPr>
              <w:pStyle w:val="EngHang"/>
            </w:pPr>
            <w:r>
              <w:t>Perfect Your love in mankind,</w:t>
            </w:r>
          </w:p>
          <w:p w14:paraId="6CC70842" w14:textId="77777777" w:rsidR="00F230A2" w:rsidRDefault="00F230A2" w:rsidP="00F230A2">
            <w:pPr>
              <w:pStyle w:val="EngHang"/>
            </w:pPr>
            <w:r>
              <w:t>Guide us and make us steadfast</w:t>
            </w:r>
          </w:p>
          <w:p w14:paraId="2A94AEA9" w14:textId="77777777" w:rsidR="00F230A2" w:rsidRDefault="00F230A2" w:rsidP="00F230A2">
            <w:pPr>
              <w:pStyle w:val="EngHangEnd"/>
            </w:pPr>
            <w:r>
              <w:t>In Your Orthodox faith.</w:t>
            </w:r>
          </w:p>
        </w:tc>
        <w:tc>
          <w:tcPr>
            <w:tcW w:w="288" w:type="dxa"/>
          </w:tcPr>
          <w:p w14:paraId="24FD456A" w14:textId="77777777" w:rsidR="00F230A2" w:rsidRDefault="00F230A2" w:rsidP="00B84B62"/>
        </w:tc>
        <w:tc>
          <w:tcPr>
            <w:tcW w:w="288" w:type="dxa"/>
          </w:tcPr>
          <w:p w14:paraId="235CB9F1" w14:textId="77777777" w:rsidR="00F230A2" w:rsidRPr="00FB5ACB" w:rsidRDefault="00F230A2" w:rsidP="00B84B62">
            <w:pPr>
              <w:pStyle w:val="CopticCross"/>
            </w:pPr>
          </w:p>
        </w:tc>
        <w:tc>
          <w:tcPr>
            <w:tcW w:w="3960" w:type="dxa"/>
          </w:tcPr>
          <w:p w14:paraId="37562280" w14:textId="77777777" w:rsidR="00F230A2" w:rsidRDefault="00F230A2" w:rsidP="00F230A2">
            <w:pPr>
              <w:pStyle w:val="CopticVersemulti-line"/>
            </w:pPr>
            <w:r>
              <w:t>Ϫⲱⲕ ⲉ̀ⲃⲟⲗ ⲱ̀ ⲡⲉⲛⲛⲏⲃ Ⲡⲭ̄ⲥ̄:</w:t>
            </w:r>
          </w:p>
          <w:p w14:paraId="7E765B11" w14:textId="77777777" w:rsidR="00F230A2" w:rsidRDefault="00F230A2" w:rsidP="00F230A2">
            <w:pPr>
              <w:pStyle w:val="CopticVersemulti-line"/>
            </w:pPr>
            <w:r>
              <w:t>ⲛ̀ⲧⲉⲕⲙⲉⲧⲁⲙⲁⲓⲣⲱⲙⲓ ⲛⲉⲙⲁⲛ:</w:t>
            </w:r>
          </w:p>
          <w:p w14:paraId="1D90A1D3" w14:textId="77777777" w:rsidR="00F230A2" w:rsidRDefault="00F230A2" w:rsidP="00F230A2">
            <w:pPr>
              <w:pStyle w:val="CopticVersemulti-line"/>
            </w:pPr>
            <w:r>
              <w:t>ⲡⲓⲙⲱⲓⲧ ⲛⲁⲛ ⲟⲩⲟϩ ⲙⲁⲧⲁϫⲣⲟⲛ:</w:t>
            </w:r>
          </w:p>
          <w:p w14:paraId="509CDEDD" w14:textId="77777777" w:rsidR="00F230A2" w:rsidRDefault="00F230A2" w:rsidP="00F230A2">
            <w:pPr>
              <w:pStyle w:val="CopticVerse"/>
            </w:pPr>
            <w:r>
              <w:t>ϧⲉⲛ ⲡⲉⲕⲛⲁϩϯ ⲉⲧⲥⲟⲩⲧⲱⲙ.</w:t>
            </w:r>
          </w:p>
        </w:tc>
      </w:tr>
      <w:tr w:rsidR="00F230A2" w14:paraId="6EB4681C" w14:textId="77777777" w:rsidTr="00B84B62">
        <w:trPr>
          <w:cantSplit/>
          <w:jc w:val="center"/>
        </w:trPr>
        <w:tc>
          <w:tcPr>
            <w:tcW w:w="288" w:type="dxa"/>
          </w:tcPr>
          <w:p w14:paraId="0A4067D4" w14:textId="77777777" w:rsidR="00F230A2" w:rsidRPr="00FB5ACB" w:rsidRDefault="00F230A2" w:rsidP="00B84B62">
            <w:pPr>
              <w:pStyle w:val="CopticCross"/>
            </w:pPr>
          </w:p>
        </w:tc>
        <w:tc>
          <w:tcPr>
            <w:tcW w:w="3960" w:type="dxa"/>
          </w:tcPr>
          <w:p w14:paraId="63DBD9D3" w14:textId="77777777" w:rsidR="00F230A2" w:rsidRDefault="00F230A2" w:rsidP="00F230A2">
            <w:pPr>
              <w:pStyle w:val="EngHang"/>
            </w:pPr>
            <w:r>
              <w:t>Accept our prayers unto you Yourself,</w:t>
            </w:r>
          </w:p>
          <w:p w14:paraId="04405B22" w14:textId="77777777" w:rsidR="00F230A2" w:rsidRDefault="00F230A2" w:rsidP="00F230A2">
            <w:pPr>
              <w:pStyle w:val="EngHang"/>
            </w:pPr>
            <w:r>
              <w:t>The prayers of us, the unworthy,</w:t>
            </w:r>
          </w:p>
          <w:p w14:paraId="33F4D4E9" w14:textId="77777777" w:rsidR="00F230A2" w:rsidRDefault="00F230A2" w:rsidP="00F230A2">
            <w:pPr>
              <w:pStyle w:val="EngHang"/>
            </w:pPr>
            <w:r>
              <w:t>Through the supplications of our lady,</w:t>
            </w:r>
          </w:p>
          <w:p w14:paraId="5298B2E7" w14:textId="77777777" w:rsidR="00F230A2" w:rsidRDefault="00F230A2" w:rsidP="00F230A2">
            <w:pPr>
              <w:pStyle w:val="EngHangEnd"/>
            </w:pPr>
            <w:r>
              <w:t>Mary the Theotokos.</w:t>
            </w:r>
          </w:p>
        </w:tc>
        <w:tc>
          <w:tcPr>
            <w:tcW w:w="288" w:type="dxa"/>
          </w:tcPr>
          <w:p w14:paraId="471433F7" w14:textId="77777777" w:rsidR="00F230A2" w:rsidRDefault="00F230A2" w:rsidP="00B84B62"/>
        </w:tc>
        <w:tc>
          <w:tcPr>
            <w:tcW w:w="288" w:type="dxa"/>
          </w:tcPr>
          <w:p w14:paraId="6D1A61B8" w14:textId="77777777" w:rsidR="00F230A2" w:rsidRPr="00FB5ACB" w:rsidRDefault="00F230A2" w:rsidP="00B84B62">
            <w:pPr>
              <w:pStyle w:val="CopticCross"/>
            </w:pPr>
          </w:p>
        </w:tc>
        <w:tc>
          <w:tcPr>
            <w:tcW w:w="3960" w:type="dxa"/>
          </w:tcPr>
          <w:p w14:paraId="2823CBA1" w14:textId="77777777" w:rsidR="00F230A2" w:rsidRDefault="00F230A2" w:rsidP="00F230A2">
            <w:pPr>
              <w:pStyle w:val="CopticVersemulti-line"/>
            </w:pPr>
            <w:r>
              <w:t>Ϭⲓ ⲛⲁⲕ ⲛ̀ⲛⲉⲛⲧⲱⲃϩ ⲛ̀ⲧⲟⲧⲉⲛ:</w:t>
            </w:r>
          </w:p>
          <w:p w14:paraId="004795AA" w14:textId="77777777" w:rsidR="00F230A2" w:rsidRDefault="00F230A2" w:rsidP="00F230A2">
            <w:pPr>
              <w:pStyle w:val="CopticVersemulti-line"/>
            </w:pPr>
            <w:r>
              <w:t>ⲁ̀ⲛⲟⲛ ϧⲁ ⲛⲓⲁⲧⲉ̀ⲙⲡ̀ϣⲁ:</w:t>
            </w:r>
          </w:p>
          <w:p w14:paraId="55455ABF" w14:textId="77777777" w:rsidR="00F230A2" w:rsidRDefault="00F230A2" w:rsidP="00F230A2">
            <w:pPr>
              <w:pStyle w:val="CopticVersemulti-line"/>
            </w:pPr>
            <w:r>
              <w:t>ϩⲓⲧⲉⲛ ⲛⲓϯϩⲟ ⲛ̀ⲧⲉⲛⲟ̄ⲥ̄ ⲧⲏⲣⲉⲛ:</w:t>
            </w:r>
          </w:p>
          <w:p w14:paraId="60B72FDF" w14:textId="77777777" w:rsidR="00F230A2" w:rsidRDefault="00F230A2" w:rsidP="00F230A2">
            <w:pPr>
              <w:pStyle w:val="CopticVerse"/>
            </w:pPr>
            <w:r>
              <w:t>Ⲙⲁⲣⲓⲁ̀ ϯⲑⲉ̀ⲟⲧⲟⲕⲟⲥ.</w:t>
            </w:r>
          </w:p>
        </w:tc>
      </w:tr>
      <w:tr w:rsidR="00F230A2" w14:paraId="60D3E2C9" w14:textId="77777777" w:rsidTr="00B84B62">
        <w:trPr>
          <w:cantSplit/>
          <w:jc w:val="center"/>
        </w:trPr>
        <w:tc>
          <w:tcPr>
            <w:tcW w:w="288" w:type="dxa"/>
          </w:tcPr>
          <w:p w14:paraId="1A0ADBCE" w14:textId="77777777" w:rsidR="00F230A2" w:rsidRPr="00FB5ACB" w:rsidRDefault="00F230A2" w:rsidP="00B84B62">
            <w:pPr>
              <w:pStyle w:val="CopticCross"/>
            </w:pPr>
            <w:r w:rsidRPr="00FB5ACB">
              <w:lastRenderedPageBreak/>
              <w:t>¿</w:t>
            </w:r>
          </w:p>
        </w:tc>
        <w:tc>
          <w:tcPr>
            <w:tcW w:w="3960" w:type="dxa"/>
          </w:tcPr>
          <w:p w14:paraId="2D9F3B63" w14:textId="77777777" w:rsidR="00F230A2" w:rsidRDefault="00F230A2" w:rsidP="00F230A2">
            <w:pPr>
              <w:pStyle w:val="EngHang"/>
            </w:pPr>
            <w:r>
              <w:t>I ask you,</w:t>
            </w:r>
          </w:p>
          <w:p w14:paraId="50B61EBA" w14:textId="77777777" w:rsidR="00F230A2" w:rsidRDefault="00F230A2" w:rsidP="00F230A2">
            <w:pPr>
              <w:pStyle w:val="EngHang"/>
            </w:pPr>
            <w:r>
              <w:t>Through the prayers of my fathers and brethren,</w:t>
            </w:r>
          </w:p>
          <w:p w14:paraId="75C5B6A2" w14:textId="77777777" w:rsidR="00F230A2" w:rsidRDefault="00F230A2" w:rsidP="00F230A2">
            <w:pPr>
              <w:pStyle w:val="EngHang"/>
            </w:pPr>
            <w:r>
              <w:t>Forgive me, the sinner,</w:t>
            </w:r>
          </w:p>
          <w:p w14:paraId="3CFC68BA" w14:textId="77777777" w:rsidR="00F230A2" w:rsidRDefault="00F230A2" w:rsidP="00F230A2">
            <w:pPr>
              <w:pStyle w:val="EngHangEnd"/>
            </w:pPr>
            <w:commentRangeStart w:id="1391"/>
            <w:r>
              <w:t>For I cannot speak.</w:t>
            </w:r>
            <w:commentRangeEnd w:id="1391"/>
            <w:r>
              <w:rPr>
                <w:rStyle w:val="CommentReference"/>
              </w:rPr>
              <w:commentReference w:id="1391"/>
            </w:r>
          </w:p>
        </w:tc>
        <w:tc>
          <w:tcPr>
            <w:tcW w:w="288" w:type="dxa"/>
          </w:tcPr>
          <w:p w14:paraId="3A4A756C" w14:textId="77777777" w:rsidR="00F230A2" w:rsidRDefault="00F230A2" w:rsidP="00B84B62"/>
        </w:tc>
        <w:tc>
          <w:tcPr>
            <w:tcW w:w="288" w:type="dxa"/>
          </w:tcPr>
          <w:p w14:paraId="55877F82" w14:textId="77777777" w:rsidR="00F230A2" w:rsidRPr="00FB5ACB" w:rsidRDefault="00F230A2" w:rsidP="00B84B62">
            <w:pPr>
              <w:pStyle w:val="CopticCross"/>
            </w:pPr>
            <w:r w:rsidRPr="00FB5ACB">
              <w:t>¿</w:t>
            </w:r>
          </w:p>
        </w:tc>
        <w:tc>
          <w:tcPr>
            <w:tcW w:w="3960" w:type="dxa"/>
          </w:tcPr>
          <w:p w14:paraId="4A337ECF" w14:textId="77777777" w:rsidR="00F230A2" w:rsidRDefault="00F230A2" w:rsidP="00F230A2">
            <w:pPr>
              <w:pStyle w:val="CopticVersemulti-line"/>
            </w:pPr>
            <w:r>
              <w:t>Ϯϯϩⲟϯⲧⲱⲃϩ ⲙ̀ⲙⲱⲧⲉⲛ:</w:t>
            </w:r>
          </w:p>
          <w:p w14:paraId="3494AA36" w14:textId="77777777" w:rsidR="00F230A2" w:rsidRDefault="00F230A2" w:rsidP="00F230A2">
            <w:pPr>
              <w:pStyle w:val="CopticVersemulti-line"/>
            </w:pPr>
            <w:r>
              <w:t>ⲛⲁⲓⲟϯ ⲛⲉⲙ ⲛⲁⲥ̀ⲛⲏⲟⲩ ⲱ̀ ⲛⲁⲙⲉⲛⲣⲁϯ:</w:t>
            </w:r>
          </w:p>
          <w:p w14:paraId="46529962" w14:textId="77777777" w:rsidR="00F230A2" w:rsidRDefault="00F230A2" w:rsidP="00F230A2">
            <w:pPr>
              <w:pStyle w:val="CopticVersemulti-line"/>
            </w:pPr>
            <w:r>
              <w:t>ⲭⲱ ⲛⲏⲓ ⲉ̀ⲃⲟⲗ ϧⲁ ⲡⲓⲣⲉϥⲉⲣⲛⲟⲃⲓ:</w:t>
            </w:r>
          </w:p>
          <w:p w14:paraId="69D30E2E" w14:textId="77777777" w:rsidR="00F230A2" w:rsidRDefault="00F230A2" w:rsidP="00F230A2">
            <w:pPr>
              <w:pStyle w:val="CopticVerse"/>
            </w:pPr>
            <w:r>
              <w:t>ϫⲉ ⲁⲓⲧⲱⲙⲧ ϧⲉⲛ ⲡⲓⲡⲉⲗⲁⲅⲟⲥ.</w:t>
            </w:r>
          </w:p>
        </w:tc>
      </w:tr>
    </w:tbl>
    <w:p w14:paraId="3BB01E53" w14:textId="77777777" w:rsidR="00437FBE" w:rsidRPr="00437FBE" w:rsidRDefault="00437FBE" w:rsidP="00437FBE"/>
    <w:p w14:paraId="6E881FCE" w14:textId="77777777" w:rsidR="00FF5FF3" w:rsidRDefault="00FF5FF3" w:rsidP="00FF5FF3">
      <w:pPr>
        <w:pStyle w:val="Heading3"/>
      </w:pPr>
      <w:bookmarkStart w:id="1392" w:name="_Toc448227532"/>
      <w:r>
        <w:t>December 26 (27) / Koiak 30: The Second Day of the Feast of the Nativity</w:t>
      </w:r>
      <w:bookmarkEnd w:id="1392"/>
    </w:p>
    <w:p w14:paraId="773910E0" w14:textId="77777777" w:rsidR="00FF5FF3" w:rsidRPr="00FF5FF3" w:rsidRDefault="00FF5FF3" w:rsidP="00FF5FF3">
      <w:pPr>
        <w:pStyle w:val="Rubric"/>
      </w:pPr>
      <w:r>
        <w:t>See the Feast of the Nativity on the preceding day.</w:t>
      </w:r>
    </w:p>
    <w:p w14:paraId="63496911" w14:textId="77777777" w:rsidR="00FF5FF3" w:rsidRDefault="00FF5FF3" w:rsidP="00FF5FF3">
      <w:pPr>
        <w:pStyle w:val="Heading3"/>
      </w:pPr>
      <w:bookmarkStart w:id="1393" w:name="_Ref434561401"/>
      <w:bookmarkStart w:id="1394" w:name="_Toc448227533"/>
      <w:r>
        <w:t>December 27 (28) / Tobi 1: St. Stephen Day</w:t>
      </w:r>
      <w:bookmarkEnd w:id="1393"/>
      <w:bookmarkEnd w:id="1394"/>
    </w:p>
    <w:p w14:paraId="1250AF95" w14:textId="57A2FAB3" w:rsidR="0045450A" w:rsidRDefault="0045450A" w:rsidP="0045450A">
      <w:pPr>
        <w:pStyle w:val="Rubric"/>
      </w:pPr>
      <w:r>
        <w:t xml:space="preserve">See </w:t>
      </w:r>
      <w:r w:rsidR="002409EF">
        <w:fldChar w:fldCharType="begin"/>
      </w:r>
      <w:r w:rsidR="002409EF">
        <w:instrText xml:space="preserve"> REF _Ref434489014 \h </w:instrText>
      </w:r>
      <w:r w:rsidR="002409EF">
        <w:fldChar w:fldCharType="separate"/>
      </w:r>
      <w:r w:rsidR="000C7DE2">
        <w:t>The Doxology of St. Stephen</w:t>
      </w:r>
      <w:r w:rsidR="002409EF">
        <w:fldChar w:fldCharType="end"/>
      </w:r>
      <w:r w:rsidR="002409EF">
        <w:t xml:space="preserve"> on Page </w:t>
      </w:r>
      <w:r w:rsidR="002409EF">
        <w:fldChar w:fldCharType="begin"/>
      </w:r>
      <w:r w:rsidR="002409EF">
        <w:instrText xml:space="preserve"> PAGEREF _Ref434489014 \h </w:instrText>
      </w:r>
      <w:r w:rsidR="002409EF">
        <w:fldChar w:fldCharType="separate"/>
      </w:r>
      <w:r w:rsidR="000C7DE2">
        <w:rPr>
          <w:noProof/>
        </w:rPr>
        <w:t>610</w:t>
      </w:r>
      <w:r w:rsidR="002409EF">
        <w:fldChar w:fldCharType="end"/>
      </w:r>
      <w:r w:rsidR="002409EF">
        <w:t>.</w:t>
      </w:r>
    </w:p>
    <w:p w14:paraId="3C6CAB04" w14:textId="77777777" w:rsidR="00073003" w:rsidRDefault="00073003" w:rsidP="00073003">
      <w:pPr>
        <w:pStyle w:val="Heading3"/>
      </w:pPr>
      <w:bookmarkStart w:id="1395" w:name="_Toc448227534"/>
      <w:r>
        <w:t>December 29 (30) / Tobi 3: The One Hundred and Forty Four Thousand</w:t>
      </w:r>
      <w:bookmarkEnd w:id="1395"/>
    </w:p>
    <w:p w14:paraId="2FE981A9" w14:textId="77777777" w:rsidR="00073003" w:rsidRDefault="00073003" w:rsidP="00073003">
      <w:pPr>
        <w:pStyle w:val="Heading4"/>
      </w:pPr>
      <w:bookmarkStart w:id="1396" w:name="_Ref434488616"/>
      <w:r>
        <w:t>The Doxology</w:t>
      </w:r>
      <w:r w:rsidR="00B46E6E">
        <w:t xml:space="preserve"> for the One Hundred and Forty Four Thousand</w:t>
      </w:r>
      <w:bookmarkEnd w:id="13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73003" w14:paraId="127A97C3" w14:textId="77777777" w:rsidTr="004C7F73">
        <w:trPr>
          <w:cantSplit/>
          <w:jc w:val="center"/>
        </w:trPr>
        <w:tc>
          <w:tcPr>
            <w:tcW w:w="288" w:type="dxa"/>
          </w:tcPr>
          <w:p w14:paraId="2C1FF5A1" w14:textId="77777777" w:rsidR="00073003" w:rsidRDefault="00073003" w:rsidP="004C7F73">
            <w:pPr>
              <w:pStyle w:val="CopticCross"/>
            </w:pPr>
          </w:p>
        </w:tc>
        <w:tc>
          <w:tcPr>
            <w:tcW w:w="3960" w:type="dxa"/>
          </w:tcPr>
          <w:p w14:paraId="611EF508" w14:textId="77777777" w:rsidR="00073003" w:rsidRDefault="00073003" w:rsidP="00073003">
            <w:pPr>
              <w:pStyle w:val="EngHang"/>
            </w:pPr>
            <w:r>
              <w:t>I saw an angel of light</w:t>
            </w:r>
          </w:p>
          <w:p w14:paraId="7BAB220C" w14:textId="77777777" w:rsidR="00073003" w:rsidRDefault="00073003" w:rsidP="00073003">
            <w:pPr>
              <w:pStyle w:val="EngHang"/>
            </w:pPr>
            <w:r>
              <w:t>Come down from heaven—</w:t>
            </w:r>
          </w:p>
          <w:p w14:paraId="6F462702" w14:textId="77777777" w:rsidR="00073003" w:rsidRDefault="00073003" w:rsidP="00073003">
            <w:pPr>
              <w:pStyle w:val="EngHang"/>
            </w:pPr>
            <w:r>
              <w:t>With a golden seal</w:t>
            </w:r>
          </w:p>
          <w:p w14:paraId="71537348" w14:textId="77777777" w:rsidR="00073003" w:rsidRDefault="00073003" w:rsidP="00073003">
            <w:pPr>
              <w:pStyle w:val="EngHangEnd"/>
            </w:pPr>
            <w:r>
              <w:t>In his right hand</w:t>
            </w:r>
            <w:r>
              <w:rPr>
                <w:rStyle w:val="FootnoteReference"/>
              </w:rPr>
              <w:footnoteReference w:id="952"/>
            </w:r>
            <w:r>
              <w:t>—</w:t>
            </w:r>
          </w:p>
        </w:tc>
        <w:tc>
          <w:tcPr>
            <w:tcW w:w="288" w:type="dxa"/>
          </w:tcPr>
          <w:p w14:paraId="297A7F3A" w14:textId="77777777" w:rsidR="00073003" w:rsidRDefault="00073003" w:rsidP="004C7F73"/>
        </w:tc>
        <w:tc>
          <w:tcPr>
            <w:tcW w:w="288" w:type="dxa"/>
          </w:tcPr>
          <w:p w14:paraId="5B6FA777" w14:textId="77777777" w:rsidR="00073003" w:rsidRDefault="00073003" w:rsidP="004C7F73">
            <w:pPr>
              <w:pStyle w:val="CopticCross"/>
            </w:pPr>
          </w:p>
        </w:tc>
        <w:tc>
          <w:tcPr>
            <w:tcW w:w="3960" w:type="dxa"/>
          </w:tcPr>
          <w:p w14:paraId="65786070" w14:textId="77777777" w:rsidR="00073003" w:rsidRDefault="00073003" w:rsidP="00073003">
            <w:pPr>
              <w:pStyle w:val="CopticVersemulti-line"/>
            </w:pPr>
            <w:r>
              <w:t>Ⲁⲓⲛⲁⲩ ⲉ̀ⲟⲩⲁⲅⲅⲉⲗⲟⲥ ⲛ̀ⲟⲩⲱⲓⲛⲓ:</w:t>
            </w:r>
          </w:p>
          <w:p w14:paraId="56188B38" w14:textId="77777777" w:rsidR="00073003" w:rsidRDefault="00073003" w:rsidP="00073003">
            <w:pPr>
              <w:pStyle w:val="CopticVersemulti-line"/>
            </w:pPr>
            <w:r>
              <w:t>ⲉ̀ⲧⲁϥⲓ̀ ⲉ̀ⲡⲉⲥⲏⲧ ⲉ̀ⲃⲟⲗ ϧⲉⲛ ⲧ̀ⲫⲉ:</w:t>
            </w:r>
          </w:p>
          <w:p w14:paraId="06A1B7B8" w14:textId="77777777" w:rsidR="00073003" w:rsidRDefault="00073003" w:rsidP="00073003">
            <w:pPr>
              <w:pStyle w:val="CopticVersemulti-line"/>
            </w:pPr>
            <w:r>
              <w:t>ⲉ̀ⲣⲉ ⲟⲩⲥⲫⲣⲁⲅⲓⲥ ⲛ̀ⲛⲟⲩⲃ:</w:t>
            </w:r>
          </w:p>
          <w:p w14:paraId="0511AF31" w14:textId="77777777" w:rsidR="00073003" w:rsidRPr="00C35319" w:rsidRDefault="00073003" w:rsidP="00073003">
            <w:pPr>
              <w:pStyle w:val="CopticHangingVerse"/>
            </w:pPr>
            <w:r>
              <w:t>ϧⲉⲛ ⲧⲉϥϫⲓϫ ⲛ̀ⲟⲩⲓ̀ⲛⲁⲙ.</w:t>
            </w:r>
          </w:p>
        </w:tc>
      </w:tr>
      <w:tr w:rsidR="00073003" w14:paraId="635F0A85" w14:textId="77777777" w:rsidTr="004C7F73">
        <w:trPr>
          <w:cantSplit/>
          <w:jc w:val="center"/>
        </w:trPr>
        <w:tc>
          <w:tcPr>
            <w:tcW w:w="288" w:type="dxa"/>
          </w:tcPr>
          <w:p w14:paraId="041CC6B8" w14:textId="77777777" w:rsidR="00073003" w:rsidRDefault="00073003" w:rsidP="004C7F73">
            <w:pPr>
              <w:pStyle w:val="CopticCross"/>
            </w:pPr>
            <w:r w:rsidRPr="00FB5ACB">
              <w:t>¿</w:t>
            </w:r>
          </w:p>
        </w:tc>
        <w:tc>
          <w:tcPr>
            <w:tcW w:w="3960" w:type="dxa"/>
          </w:tcPr>
          <w:p w14:paraId="5F004121" w14:textId="77777777" w:rsidR="00073003" w:rsidRDefault="00073003" w:rsidP="00073003">
            <w:pPr>
              <w:pStyle w:val="EngHang"/>
            </w:pPr>
            <w:r>
              <w:t>Proclaiming and saying,</w:t>
            </w:r>
          </w:p>
          <w:p w14:paraId="27CF8959" w14:textId="77777777" w:rsidR="00073003" w:rsidRDefault="00073003" w:rsidP="00073003">
            <w:pPr>
              <w:pStyle w:val="EngHang"/>
            </w:pPr>
            <w:r>
              <w:t>“Behold, harm not the earth,</w:t>
            </w:r>
          </w:p>
          <w:p w14:paraId="5FD4E68F" w14:textId="77777777" w:rsidR="00073003" w:rsidRDefault="00073003" w:rsidP="00073003">
            <w:pPr>
              <w:pStyle w:val="EngHang"/>
            </w:pPr>
            <w:r>
              <w:t>Until we seal the servants of God</w:t>
            </w:r>
          </w:p>
          <w:p w14:paraId="059DE3E1" w14:textId="77777777" w:rsidR="00073003" w:rsidRPr="00AB2F8A" w:rsidRDefault="00073003" w:rsidP="00073003">
            <w:pPr>
              <w:pStyle w:val="EngHangEnd"/>
            </w:pPr>
            <w:r>
              <w:t>Upon their foreheads</w:t>
            </w:r>
            <w:r>
              <w:rPr>
                <w:rStyle w:val="FootnoteReference"/>
              </w:rPr>
              <w:footnoteReference w:id="953"/>
            </w:r>
            <w:r>
              <w:t>.”</w:t>
            </w:r>
          </w:p>
        </w:tc>
        <w:tc>
          <w:tcPr>
            <w:tcW w:w="288" w:type="dxa"/>
          </w:tcPr>
          <w:p w14:paraId="153BDFBF" w14:textId="77777777" w:rsidR="00073003" w:rsidRDefault="00073003" w:rsidP="004C7F73"/>
        </w:tc>
        <w:tc>
          <w:tcPr>
            <w:tcW w:w="288" w:type="dxa"/>
          </w:tcPr>
          <w:p w14:paraId="35034DEC" w14:textId="77777777" w:rsidR="00073003" w:rsidRDefault="00073003" w:rsidP="004C7F73">
            <w:pPr>
              <w:pStyle w:val="CopticCross"/>
            </w:pPr>
            <w:r w:rsidRPr="00FB5ACB">
              <w:t>¿</w:t>
            </w:r>
          </w:p>
        </w:tc>
        <w:tc>
          <w:tcPr>
            <w:tcW w:w="3960" w:type="dxa"/>
          </w:tcPr>
          <w:p w14:paraId="5AD11EAA" w14:textId="77777777" w:rsidR="00073003" w:rsidRDefault="00073003" w:rsidP="00073003">
            <w:pPr>
              <w:pStyle w:val="CopticVersemulti-line"/>
            </w:pPr>
            <w:r>
              <w:t>Ⲉϥⲱϣ ⲉ̀ⲃⲟⲗ ⲉϥϫⲱ ⲙ̀ⲙⲟⲥ:</w:t>
            </w:r>
          </w:p>
          <w:p w14:paraId="239247FC" w14:textId="77777777" w:rsidR="00073003" w:rsidRDefault="00073003" w:rsidP="00073003">
            <w:pPr>
              <w:pStyle w:val="CopticVersemulti-line"/>
            </w:pPr>
            <w:r>
              <w:t>Ϫⲉ ⲁ̀ⲛⲁⲩ ⲙ̀ⲡⲉⲣⲧⲁⲕⲟ ⲙ̀ⲡⲓⲕⲁϩⲓ:</w:t>
            </w:r>
          </w:p>
          <w:p w14:paraId="3DE05B6C" w14:textId="77777777" w:rsidR="00073003" w:rsidRDefault="00073003" w:rsidP="00073003">
            <w:pPr>
              <w:pStyle w:val="CopticVersemulti-line"/>
            </w:pPr>
            <w:r>
              <w:t>Ϣⲁⲛ̀ⲧⲟⲩⲧⲟⲃ ⲛ̀ⲛⲓⲉ̀ⲃⲓⲁⲓⲕ:</w:t>
            </w:r>
          </w:p>
          <w:p w14:paraId="63202602" w14:textId="77777777" w:rsidR="00073003" w:rsidRPr="00CF5919" w:rsidRDefault="00073003" w:rsidP="00073003">
            <w:pPr>
              <w:pStyle w:val="CopticHangingVerse"/>
            </w:pPr>
            <w:r>
              <w:t>ⲛ̀ⲧⲉ Ⲫϯ ϩⲓ ⲧⲟⲩⲧⲉϩⲛⲓ.</w:t>
            </w:r>
          </w:p>
        </w:tc>
      </w:tr>
      <w:tr w:rsidR="00073003" w14:paraId="473C5D06" w14:textId="77777777" w:rsidTr="004C7F73">
        <w:trPr>
          <w:cantSplit/>
          <w:jc w:val="center"/>
        </w:trPr>
        <w:tc>
          <w:tcPr>
            <w:tcW w:w="288" w:type="dxa"/>
          </w:tcPr>
          <w:p w14:paraId="50236A74" w14:textId="77777777" w:rsidR="00073003" w:rsidRDefault="00073003" w:rsidP="004C7F73">
            <w:pPr>
              <w:pStyle w:val="CopticCross"/>
            </w:pPr>
          </w:p>
        </w:tc>
        <w:tc>
          <w:tcPr>
            <w:tcW w:w="3960" w:type="dxa"/>
          </w:tcPr>
          <w:p w14:paraId="79B7D1AF" w14:textId="77777777" w:rsidR="00073003" w:rsidRDefault="00073003" w:rsidP="00073003">
            <w:pPr>
              <w:pStyle w:val="EngHang"/>
            </w:pPr>
            <w:r>
              <w:t>I heard the number of those who were sealed</w:t>
            </w:r>
          </w:p>
          <w:p w14:paraId="1BF415D8" w14:textId="77777777" w:rsidR="00073003" w:rsidRDefault="00073003" w:rsidP="00073003">
            <w:pPr>
              <w:pStyle w:val="EngHang"/>
            </w:pPr>
            <w:r>
              <w:t>From the children of Israel,</w:t>
            </w:r>
          </w:p>
          <w:p w14:paraId="7DF6CF44" w14:textId="77777777" w:rsidR="00073003" w:rsidRDefault="00073003" w:rsidP="00073003">
            <w:pPr>
              <w:pStyle w:val="EngHang"/>
            </w:pPr>
            <w:r>
              <w:t>From Ruben to Benjamin:</w:t>
            </w:r>
          </w:p>
          <w:p w14:paraId="007A4EB4" w14:textId="77777777" w:rsidR="00073003" w:rsidRPr="004B35B0" w:rsidRDefault="00073003" w:rsidP="00073003">
            <w:pPr>
              <w:pStyle w:val="EngHangEnd"/>
            </w:pPr>
            <w:r>
              <w:t>Twelve thousand from each tribe.</w:t>
            </w:r>
          </w:p>
        </w:tc>
        <w:tc>
          <w:tcPr>
            <w:tcW w:w="288" w:type="dxa"/>
          </w:tcPr>
          <w:p w14:paraId="6F2A118D" w14:textId="77777777" w:rsidR="00073003" w:rsidRDefault="00073003" w:rsidP="004C7F73"/>
        </w:tc>
        <w:tc>
          <w:tcPr>
            <w:tcW w:w="288" w:type="dxa"/>
          </w:tcPr>
          <w:p w14:paraId="3BF036F9" w14:textId="77777777" w:rsidR="00073003" w:rsidRDefault="00073003" w:rsidP="004C7F73">
            <w:pPr>
              <w:pStyle w:val="CopticCross"/>
            </w:pPr>
          </w:p>
        </w:tc>
        <w:tc>
          <w:tcPr>
            <w:tcW w:w="3960" w:type="dxa"/>
          </w:tcPr>
          <w:p w14:paraId="0979D14B" w14:textId="77777777" w:rsidR="00073003" w:rsidRDefault="00073003" w:rsidP="00073003">
            <w:pPr>
              <w:pStyle w:val="CopticVersemulti-line"/>
            </w:pPr>
            <w:r>
              <w:t>Ⲁⲓⲥⲱⲧⲉⲛ ⲉ̀ⲧ̀ⲏ̀ⲡⲓ ⲛ̀ⲛⲏⲉ̀ⲧⲁⲩⲧⲟⲃⲟⲩ:</w:t>
            </w:r>
          </w:p>
          <w:p w14:paraId="215ECDC4" w14:textId="77777777" w:rsidR="00073003" w:rsidRDefault="00073003" w:rsidP="00073003">
            <w:pPr>
              <w:pStyle w:val="CopticVersemulti-line"/>
            </w:pPr>
            <w:r>
              <w:t>ϧⲉⲛ ⲛⲉⲛϣⲏⲣⲓ ⲙ̀Ⲡⲓⲥ̀ⲣⲁⲏⲗ:</w:t>
            </w:r>
          </w:p>
          <w:p w14:paraId="4D088F6D" w14:textId="77777777" w:rsidR="00073003" w:rsidRDefault="00073003" w:rsidP="00073003">
            <w:pPr>
              <w:pStyle w:val="CopticVersemulti-line"/>
            </w:pPr>
            <w:r>
              <w:t>ⲓⲥϫⲉⲛ Ⲣⲟⲩⲃⲏⲛ ϣⲁ Ⲃⲉⲛⲓⲁ̀ⲙⲓⲛ:</w:t>
            </w:r>
          </w:p>
          <w:p w14:paraId="5C731D6A" w14:textId="77777777" w:rsidR="00073003" w:rsidRDefault="00073003" w:rsidP="00073003">
            <w:pPr>
              <w:pStyle w:val="CopticHangingVerse"/>
            </w:pPr>
            <w:r>
              <w:t>ⲙⲏⲧ ⲥ̀ⲛⲁⲩ ⲛ̀ϣⲟ ⲕⲁⲧⲁ ⲫⲩⲗⲏ.</w:t>
            </w:r>
          </w:p>
        </w:tc>
      </w:tr>
      <w:tr w:rsidR="00073003" w14:paraId="3266410F" w14:textId="77777777" w:rsidTr="004C7F73">
        <w:trPr>
          <w:cantSplit/>
          <w:jc w:val="center"/>
        </w:trPr>
        <w:tc>
          <w:tcPr>
            <w:tcW w:w="288" w:type="dxa"/>
          </w:tcPr>
          <w:p w14:paraId="71C99022" w14:textId="77777777" w:rsidR="00073003" w:rsidRDefault="00073003" w:rsidP="004C7F73">
            <w:pPr>
              <w:pStyle w:val="CopticCross"/>
            </w:pPr>
            <w:r w:rsidRPr="00FB5ACB">
              <w:lastRenderedPageBreak/>
              <w:t>¿</w:t>
            </w:r>
          </w:p>
        </w:tc>
        <w:tc>
          <w:tcPr>
            <w:tcW w:w="3960" w:type="dxa"/>
          </w:tcPr>
          <w:p w14:paraId="5CAB6A33" w14:textId="77777777" w:rsidR="00073003" w:rsidRDefault="00073003" w:rsidP="00073003">
            <w:pPr>
              <w:pStyle w:val="EngHang"/>
            </w:pPr>
            <w:r>
              <w:t>Intercede on our behalf,</w:t>
            </w:r>
          </w:p>
          <w:p w14:paraId="37161E7D" w14:textId="77777777" w:rsidR="00073003" w:rsidRDefault="00073003" w:rsidP="00073003">
            <w:pPr>
              <w:pStyle w:val="EngHang"/>
            </w:pPr>
            <w:r>
              <w:t>O One hundred and forty-four thousand,</w:t>
            </w:r>
          </w:p>
          <w:p w14:paraId="669C73D4" w14:textId="77777777" w:rsidR="00073003" w:rsidRDefault="00073003" w:rsidP="00073003">
            <w:pPr>
              <w:pStyle w:val="EngHang"/>
            </w:pPr>
            <w:r>
              <w:t>And the celibate Evangelist,</w:t>
            </w:r>
          </w:p>
          <w:p w14:paraId="1B1484BA" w14:textId="77777777" w:rsidR="00073003" w:rsidRDefault="00073003" w:rsidP="00073003">
            <w:pPr>
              <w:pStyle w:val="EngHangEnd"/>
            </w:pPr>
            <w:r>
              <w:t>That He may forgive us our sins.</w:t>
            </w:r>
          </w:p>
        </w:tc>
        <w:tc>
          <w:tcPr>
            <w:tcW w:w="288" w:type="dxa"/>
          </w:tcPr>
          <w:p w14:paraId="7D349EF2" w14:textId="77777777" w:rsidR="00073003" w:rsidRDefault="00073003" w:rsidP="004C7F73"/>
        </w:tc>
        <w:tc>
          <w:tcPr>
            <w:tcW w:w="288" w:type="dxa"/>
          </w:tcPr>
          <w:p w14:paraId="66C29FC6" w14:textId="77777777" w:rsidR="00073003" w:rsidRDefault="00073003" w:rsidP="004C7F73">
            <w:pPr>
              <w:pStyle w:val="CopticCross"/>
            </w:pPr>
            <w:r w:rsidRPr="00FB5ACB">
              <w:t>¿</w:t>
            </w:r>
          </w:p>
        </w:tc>
        <w:tc>
          <w:tcPr>
            <w:tcW w:w="3960" w:type="dxa"/>
          </w:tcPr>
          <w:p w14:paraId="5378647E" w14:textId="77777777" w:rsidR="00073003" w:rsidRDefault="00073003" w:rsidP="00073003">
            <w:pPr>
              <w:pStyle w:val="CopticVersemulti-line"/>
            </w:pPr>
            <w:r>
              <w:t>Ⲁⲣⲓⲡ̀ⲣⲉⲥⲃⲉⲩⲓⲛ ⲉ̀ϩ̀ⲣⲏⲓ ⲉ̀ϫⲱⲛ:</w:t>
            </w:r>
          </w:p>
          <w:p w14:paraId="4CB40F63" w14:textId="77777777" w:rsidR="00073003" w:rsidRDefault="00073003" w:rsidP="00073003">
            <w:pPr>
              <w:pStyle w:val="CopticVersemulti-line"/>
            </w:pPr>
            <w:r>
              <w:t>ⲱ̀ ⲡⲓϣⲉ ϩ̀ⲙⲉ ϥ̀ⲧⲟⲩ ⲛ̀ϣⲟ:</w:t>
            </w:r>
          </w:p>
          <w:p w14:paraId="32BF2C19" w14:textId="77777777" w:rsidR="00073003" w:rsidRDefault="00073003" w:rsidP="00073003">
            <w:pPr>
              <w:pStyle w:val="CopticVersemulti-line"/>
            </w:pPr>
            <w:r>
              <w:t>ⲛⲉⲙ ⲡⲓⲡⲁⲣⲑⲉⲛⲟⲥ ⲛ̀ⲉⲩⲁⲅⲅⲉⲗⲓⲥⲧⲏⲥ:</w:t>
            </w:r>
          </w:p>
          <w:p w14:paraId="6B0B7A78" w14:textId="77777777" w:rsidR="00073003" w:rsidRDefault="00073003" w:rsidP="00073003">
            <w:pPr>
              <w:pStyle w:val="CopticHangingVerse"/>
            </w:pPr>
            <w:r>
              <w:t>ⲛ̀ⲧⲉϥⲭⲁ ⲛⲉⲛⲛⲟⲃⲓ ⲛⲁⲛ ⲉ̀ⲃⲟⲗ.</w:t>
            </w:r>
          </w:p>
        </w:tc>
      </w:tr>
    </w:tbl>
    <w:p w14:paraId="17DAB2D8" w14:textId="77777777" w:rsidR="00FF5FF3" w:rsidRDefault="00FF5FF3" w:rsidP="00FF5FF3">
      <w:pPr>
        <w:pStyle w:val="Heading3"/>
      </w:pPr>
      <w:bookmarkStart w:id="1397" w:name="_Ref434564016"/>
      <w:bookmarkStart w:id="1398" w:name="_Toc448227535"/>
      <w:r>
        <w:t>December 30 (31) / Tobi 4: St. John the Evangelist</w:t>
      </w:r>
      <w:bookmarkEnd w:id="1397"/>
      <w:bookmarkEnd w:id="1398"/>
    </w:p>
    <w:p w14:paraId="3C0BCC81" w14:textId="77777777" w:rsidR="00FF5FF3" w:rsidRDefault="00FF5FF3" w:rsidP="00FF5FF3">
      <w:pPr>
        <w:pStyle w:val="Heading4"/>
      </w:pPr>
      <w:bookmarkStart w:id="1399" w:name="_Ref434488768"/>
      <w:r>
        <w:t>The Doxology</w:t>
      </w:r>
      <w:r w:rsidR="00B46E6E">
        <w:t xml:space="preserve"> for</w:t>
      </w:r>
      <w:r w:rsidR="00BC160E">
        <w:t xml:space="preserve"> St. John the Evangelist</w:t>
      </w:r>
      <w:bookmarkEnd w:id="13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C160E" w14:paraId="7DFA4BF1" w14:textId="77777777" w:rsidTr="00BC160E">
        <w:trPr>
          <w:cantSplit/>
          <w:jc w:val="center"/>
        </w:trPr>
        <w:tc>
          <w:tcPr>
            <w:tcW w:w="288" w:type="dxa"/>
          </w:tcPr>
          <w:p w14:paraId="2BB14802" w14:textId="77777777" w:rsidR="00BC160E" w:rsidRDefault="00BC160E" w:rsidP="00BC160E">
            <w:pPr>
              <w:pStyle w:val="CopticCross"/>
            </w:pPr>
          </w:p>
        </w:tc>
        <w:tc>
          <w:tcPr>
            <w:tcW w:w="3960" w:type="dxa"/>
          </w:tcPr>
          <w:p w14:paraId="4B2431B8" w14:textId="77777777" w:rsidR="00BC160E" w:rsidRDefault="00BC160E" w:rsidP="00BC160E">
            <w:pPr>
              <w:pStyle w:val="EngHang"/>
            </w:pPr>
            <w:r>
              <w:t>The celibate John,</w:t>
            </w:r>
          </w:p>
          <w:p w14:paraId="46943423" w14:textId="77777777" w:rsidR="00BC160E" w:rsidRDefault="00BC160E" w:rsidP="00BC160E">
            <w:pPr>
              <w:pStyle w:val="EngHang"/>
            </w:pPr>
            <w:r>
              <w:t>The son of Zebedee,</w:t>
            </w:r>
          </w:p>
          <w:p w14:paraId="3EA109D1" w14:textId="77777777" w:rsidR="00BC160E" w:rsidRDefault="00BC160E" w:rsidP="00BC160E">
            <w:pPr>
              <w:pStyle w:val="EngHang"/>
            </w:pPr>
            <w:r>
              <w:t>From Bethsaida,</w:t>
            </w:r>
          </w:p>
          <w:p w14:paraId="43026E5E" w14:textId="77777777" w:rsidR="00BC160E" w:rsidRDefault="00BC160E" w:rsidP="00BC160E">
            <w:pPr>
              <w:pStyle w:val="EngHangEnd"/>
            </w:pPr>
            <w:r>
              <w:t xml:space="preserve">Of the tribe of </w:t>
            </w:r>
            <w:commentRangeStart w:id="1400"/>
            <w:r>
              <w:t>Zebulun</w:t>
            </w:r>
            <w:commentRangeEnd w:id="1400"/>
            <w:r>
              <w:rPr>
                <w:rStyle w:val="FootnoteReference"/>
              </w:rPr>
              <w:footnoteReference w:id="954"/>
            </w:r>
            <w:r>
              <w:rPr>
                <w:rStyle w:val="CommentReference"/>
                <w:rFonts w:ascii="Times New Roman" w:eastAsiaTheme="minorHAnsi" w:hAnsi="Times New Roman" w:cstheme="minorBidi"/>
                <w:color w:val="auto"/>
              </w:rPr>
              <w:commentReference w:id="1400"/>
            </w:r>
            <w:r>
              <w:t>.</w:t>
            </w:r>
          </w:p>
        </w:tc>
        <w:tc>
          <w:tcPr>
            <w:tcW w:w="288" w:type="dxa"/>
          </w:tcPr>
          <w:p w14:paraId="4F50E503" w14:textId="77777777" w:rsidR="00BC160E" w:rsidRDefault="00BC160E" w:rsidP="00BC160E"/>
        </w:tc>
        <w:tc>
          <w:tcPr>
            <w:tcW w:w="288" w:type="dxa"/>
          </w:tcPr>
          <w:p w14:paraId="6D6E8E43" w14:textId="77777777" w:rsidR="00BC160E" w:rsidRDefault="00BC160E" w:rsidP="00BC160E">
            <w:pPr>
              <w:pStyle w:val="CopticCross"/>
            </w:pPr>
          </w:p>
        </w:tc>
        <w:tc>
          <w:tcPr>
            <w:tcW w:w="3960" w:type="dxa"/>
          </w:tcPr>
          <w:p w14:paraId="455488F1" w14:textId="77777777" w:rsidR="00BC160E" w:rsidRDefault="00BC160E" w:rsidP="00BC160E">
            <w:pPr>
              <w:pStyle w:val="CopticVersemulti-line"/>
            </w:pPr>
            <w:r>
              <w:t>Ⲓⲱⲁⲛⲛⲏⲥ ⲡⲓⲡⲁⲣⲑⲉⲛⲟⲥ:</w:t>
            </w:r>
          </w:p>
          <w:p w14:paraId="57164EE8" w14:textId="77777777" w:rsidR="00BC160E" w:rsidRDefault="00BC160E" w:rsidP="00BC160E">
            <w:pPr>
              <w:pStyle w:val="CopticVersemulti-line"/>
            </w:pPr>
            <w:r>
              <w:t>ⲡ̀ϣⲏⲣⲓ ⲛ̀Ⲍⲉⲃⲉⲇⲉⲟⲥ:</w:t>
            </w:r>
          </w:p>
          <w:p w14:paraId="0DDDED74" w14:textId="77777777" w:rsidR="00BC160E" w:rsidRDefault="00BC160E" w:rsidP="00BC160E">
            <w:pPr>
              <w:pStyle w:val="CopticVersemulti-line"/>
            </w:pPr>
            <w:r>
              <w:t>ⲉ̀ⲃⲟⲗ ϧⲉⲛ ⲛⲓⲣⲉⲙ ⲙ̀Ⲃⲏⲇ(ⲑ)ⲥⲁⲓⲇⲉ:</w:t>
            </w:r>
          </w:p>
          <w:p w14:paraId="15EB4672" w14:textId="77777777" w:rsidR="00BC160E" w:rsidRPr="00C35319" w:rsidRDefault="00BC160E" w:rsidP="00BC160E">
            <w:pPr>
              <w:pStyle w:val="CopticHangingVerse"/>
            </w:pPr>
            <w:r>
              <w:t>ϧⲉⲛ ⲧ̀ⲫⲩⲗⲏ ⲛ̀ⲧⲉ Ⲍⲉⲃⲟⲗⲟⲛ.</w:t>
            </w:r>
          </w:p>
        </w:tc>
      </w:tr>
      <w:tr w:rsidR="00BC160E" w14:paraId="46DAC934" w14:textId="77777777" w:rsidTr="00BC160E">
        <w:trPr>
          <w:cantSplit/>
          <w:jc w:val="center"/>
        </w:trPr>
        <w:tc>
          <w:tcPr>
            <w:tcW w:w="288" w:type="dxa"/>
          </w:tcPr>
          <w:p w14:paraId="0640562A" w14:textId="77777777" w:rsidR="00BC160E" w:rsidRDefault="00BC160E" w:rsidP="00BC160E">
            <w:pPr>
              <w:pStyle w:val="CopticCross"/>
            </w:pPr>
            <w:r w:rsidRPr="00FB5ACB">
              <w:t>¿</w:t>
            </w:r>
          </w:p>
        </w:tc>
        <w:tc>
          <w:tcPr>
            <w:tcW w:w="3960" w:type="dxa"/>
          </w:tcPr>
          <w:p w14:paraId="6D36353D" w14:textId="77777777" w:rsidR="00BC160E" w:rsidRDefault="00BC160E" w:rsidP="00BC160E">
            <w:pPr>
              <w:pStyle w:val="EngHang"/>
            </w:pPr>
            <w:r>
              <w:t>Christ chose him</w:t>
            </w:r>
          </w:p>
          <w:p w14:paraId="53A556E7" w14:textId="77777777" w:rsidR="00BC160E" w:rsidRDefault="00BC160E" w:rsidP="00BC160E">
            <w:pPr>
              <w:pStyle w:val="EngHang"/>
            </w:pPr>
            <w:r>
              <w:t>To be His Disciple</w:t>
            </w:r>
          </w:p>
          <w:p w14:paraId="0903AB92" w14:textId="77777777" w:rsidR="00BC160E" w:rsidRDefault="00BC160E" w:rsidP="00BC160E">
            <w:pPr>
              <w:pStyle w:val="EngHang"/>
            </w:pPr>
            <w:r>
              <w:t>And Apostle,</w:t>
            </w:r>
          </w:p>
          <w:p w14:paraId="6CD9B6BC" w14:textId="77777777" w:rsidR="00BC160E" w:rsidRPr="00AB2F8A" w:rsidRDefault="00BC160E" w:rsidP="00BC160E">
            <w:pPr>
              <w:pStyle w:val="EngHangEnd"/>
            </w:pPr>
            <w:r>
              <w:t>And loved him greatly.</w:t>
            </w:r>
          </w:p>
        </w:tc>
        <w:tc>
          <w:tcPr>
            <w:tcW w:w="288" w:type="dxa"/>
          </w:tcPr>
          <w:p w14:paraId="77443B10" w14:textId="77777777" w:rsidR="00BC160E" w:rsidRDefault="00BC160E" w:rsidP="00BC160E"/>
        </w:tc>
        <w:tc>
          <w:tcPr>
            <w:tcW w:w="288" w:type="dxa"/>
          </w:tcPr>
          <w:p w14:paraId="0F9ABCE4" w14:textId="77777777" w:rsidR="00BC160E" w:rsidRDefault="00BC160E" w:rsidP="00BC160E">
            <w:pPr>
              <w:pStyle w:val="CopticCross"/>
            </w:pPr>
            <w:r w:rsidRPr="00FB5ACB">
              <w:t>¿</w:t>
            </w:r>
          </w:p>
        </w:tc>
        <w:tc>
          <w:tcPr>
            <w:tcW w:w="3960" w:type="dxa"/>
          </w:tcPr>
          <w:p w14:paraId="3E4D35D8" w14:textId="77777777" w:rsidR="00BC160E" w:rsidRDefault="00BC160E" w:rsidP="00BC160E">
            <w:pPr>
              <w:pStyle w:val="CopticVersemulti-line"/>
            </w:pPr>
            <w:r>
              <w:t>Ⲁϥⲥⲱⲧⲡ ⲙ̀ⲙⲟϥ ⲛ̀ϫⲉ ⲡ</w:t>
            </w:r>
            <w:r>
              <w:pgNum/>
            </w:r>
            <w:r>
              <w:pgNum/>
            </w:r>
            <w:r>
              <w:t>:</w:t>
            </w:r>
          </w:p>
          <w:p w14:paraId="33177018" w14:textId="77777777" w:rsidR="00BC160E" w:rsidRDefault="00BC160E" w:rsidP="00BC160E">
            <w:pPr>
              <w:pStyle w:val="CopticVersemulti-line"/>
            </w:pPr>
            <w:r>
              <w:t>Ⲁϥⲉ̀ⲣⲟⲩⲙⲁⲑⲏⲧⲏⲥ ⲛⲁϥ:</w:t>
            </w:r>
          </w:p>
          <w:p w14:paraId="25340D48" w14:textId="77777777" w:rsidR="00BC160E" w:rsidRDefault="00BC160E" w:rsidP="00BC160E">
            <w:pPr>
              <w:pStyle w:val="CopticVersemulti-line"/>
            </w:pPr>
            <w:r>
              <w:t>ⲟⲩⲟϩ ⲡⲓⲁ̀ⲡⲟⲥⲧⲟⲗⲟⲥ:</w:t>
            </w:r>
          </w:p>
          <w:p w14:paraId="58EE3E59" w14:textId="77777777" w:rsidR="00BC160E" w:rsidRPr="00CF5919" w:rsidRDefault="00BC160E" w:rsidP="00BC160E">
            <w:pPr>
              <w:pStyle w:val="CopticHangingVerse"/>
            </w:pPr>
            <w:r>
              <w:t>ⲛⲁϥⲙⲉⲓ ⲙ̀ⲙⲟϥ ⲉ̀ⲙⲁϣⲱ.</w:t>
            </w:r>
          </w:p>
        </w:tc>
      </w:tr>
      <w:tr w:rsidR="00BC160E" w14:paraId="797148DF" w14:textId="77777777" w:rsidTr="00BC160E">
        <w:trPr>
          <w:cantSplit/>
          <w:jc w:val="center"/>
        </w:trPr>
        <w:tc>
          <w:tcPr>
            <w:tcW w:w="288" w:type="dxa"/>
          </w:tcPr>
          <w:p w14:paraId="5265A6CF" w14:textId="77777777" w:rsidR="00BC160E" w:rsidRDefault="00BC160E" w:rsidP="00BC160E">
            <w:pPr>
              <w:pStyle w:val="CopticCross"/>
            </w:pPr>
          </w:p>
        </w:tc>
        <w:tc>
          <w:tcPr>
            <w:tcW w:w="3960" w:type="dxa"/>
          </w:tcPr>
          <w:p w14:paraId="20BD21A7" w14:textId="77777777" w:rsidR="00BC160E" w:rsidRDefault="00BC160E" w:rsidP="00BC160E">
            <w:pPr>
              <w:pStyle w:val="EngHang"/>
            </w:pPr>
            <w:r>
              <w:t>Also, after the Supper,</w:t>
            </w:r>
          </w:p>
          <w:p w14:paraId="12C0BDF7" w14:textId="77777777" w:rsidR="00BC160E" w:rsidRDefault="00BC160E" w:rsidP="00BC160E">
            <w:pPr>
              <w:pStyle w:val="EngHang"/>
            </w:pPr>
            <w:r>
              <w:t>He reclined upon</w:t>
            </w:r>
          </w:p>
          <w:p w14:paraId="07446C59" w14:textId="77777777" w:rsidR="00BC160E" w:rsidRDefault="00BC160E" w:rsidP="00BC160E">
            <w:pPr>
              <w:pStyle w:val="EngHang"/>
            </w:pPr>
            <w:r>
              <w:t>The breast of Christ,</w:t>
            </w:r>
          </w:p>
          <w:p w14:paraId="66FD4DF9" w14:textId="77777777" w:rsidR="00BC160E" w:rsidRPr="004B35B0" w:rsidRDefault="00BC160E" w:rsidP="00BC160E">
            <w:pPr>
              <w:pStyle w:val="EngHangEnd"/>
            </w:pPr>
            <w:r>
              <w:t>And asked, “Who will betray you?</w:t>
            </w:r>
            <w:r>
              <w:rPr>
                <w:rStyle w:val="FootnoteReference"/>
              </w:rPr>
              <w:footnoteReference w:id="955"/>
            </w:r>
            <w:r>
              <w:t>”</w:t>
            </w:r>
          </w:p>
        </w:tc>
        <w:tc>
          <w:tcPr>
            <w:tcW w:w="288" w:type="dxa"/>
          </w:tcPr>
          <w:p w14:paraId="1EA539C7" w14:textId="77777777" w:rsidR="00BC160E" w:rsidRDefault="00BC160E" w:rsidP="00BC160E"/>
        </w:tc>
        <w:tc>
          <w:tcPr>
            <w:tcW w:w="288" w:type="dxa"/>
          </w:tcPr>
          <w:p w14:paraId="43A6457C" w14:textId="77777777" w:rsidR="00BC160E" w:rsidRDefault="00BC160E" w:rsidP="00BC160E">
            <w:pPr>
              <w:pStyle w:val="CopticCross"/>
            </w:pPr>
          </w:p>
        </w:tc>
        <w:tc>
          <w:tcPr>
            <w:tcW w:w="3960" w:type="dxa"/>
          </w:tcPr>
          <w:p w14:paraId="5CC476BE" w14:textId="77777777" w:rsidR="00BC160E" w:rsidRDefault="00BC160E" w:rsidP="00BC160E">
            <w:pPr>
              <w:pStyle w:val="CopticVersemulti-line"/>
            </w:pPr>
            <w:r>
              <w:t>Ⲛⲑⲟϥ ⲟⲛ ⲙⲉⲛⲉⲛⲥⲁ ⲡⲓⲇⲏⲡⲛⲟⲛ:</w:t>
            </w:r>
          </w:p>
          <w:p w14:paraId="780C48E9" w14:textId="77777777" w:rsidR="00BC160E" w:rsidRDefault="00BC160E" w:rsidP="00BC160E">
            <w:pPr>
              <w:pStyle w:val="CopticVersemulti-line"/>
            </w:pPr>
            <w:r>
              <w:t>ⲁϥⲣⲱⲧⲉⲃ ⲙ̀ⲙⲟϥ ⲉ̀ϩ̀ⲣⲏⲓ ⲉ̀ϫⲉⲛ:</w:t>
            </w:r>
          </w:p>
          <w:p w14:paraId="0A561672" w14:textId="77777777" w:rsidR="00BC160E" w:rsidRDefault="00BC160E" w:rsidP="00BC160E">
            <w:pPr>
              <w:pStyle w:val="CopticVersemulti-line"/>
            </w:pPr>
            <w:r>
              <w:t>ⲑ̀ⲙⲉⲥⲧⲉⲛϩⲏⲧ ⲙ̀ⲡⲉⲛⲥⲱⲧⲏⲣ:</w:t>
            </w:r>
          </w:p>
          <w:p w14:paraId="23A7DA60" w14:textId="77777777" w:rsidR="00BC160E" w:rsidRDefault="00BC160E" w:rsidP="00BC160E">
            <w:pPr>
              <w:pStyle w:val="CopticHangingVerse"/>
            </w:pPr>
            <w:r>
              <w:t>ⲟⲩⲟⲏ ⲁϥϫⲟⲥ ⲛⲓⲙ ⲫⲏⲉⲑⲛⲁⲧⲏⲓⲕ.</w:t>
            </w:r>
          </w:p>
        </w:tc>
      </w:tr>
      <w:tr w:rsidR="00BC160E" w14:paraId="48919706" w14:textId="77777777" w:rsidTr="00BC160E">
        <w:trPr>
          <w:cantSplit/>
          <w:jc w:val="center"/>
        </w:trPr>
        <w:tc>
          <w:tcPr>
            <w:tcW w:w="288" w:type="dxa"/>
          </w:tcPr>
          <w:p w14:paraId="0A059577" w14:textId="77777777" w:rsidR="00BC160E" w:rsidRDefault="00BC160E" w:rsidP="00BC160E">
            <w:pPr>
              <w:pStyle w:val="CopticCross"/>
            </w:pPr>
            <w:r w:rsidRPr="00FB5ACB">
              <w:t>¿</w:t>
            </w:r>
          </w:p>
        </w:tc>
        <w:tc>
          <w:tcPr>
            <w:tcW w:w="3960" w:type="dxa"/>
          </w:tcPr>
          <w:p w14:paraId="1343B2DA" w14:textId="77777777" w:rsidR="00BC160E" w:rsidRDefault="00BC160E" w:rsidP="00BC160E">
            <w:pPr>
              <w:pStyle w:val="EngHang"/>
            </w:pPr>
            <w:r>
              <w:t>Christ spoke of you,</w:t>
            </w:r>
          </w:p>
          <w:p w14:paraId="273106A6" w14:textId="77777777" w:rsidR="00BC160E" w:rsidRDefault="00BC160E" w:rsidP="00BC160E">
            <w:pPr>
              <w:pStyle w:val="EngHang"/>
            </w:pPr>
            <w:r>
              <w:t>By His holy lips,</w:t>
            </w:r>
          </w:p>
          <w:p w14:paraId="1ED8E3A6" w14:textId="77777777" w:rsidR="00BC160E" w:rsidRDefault="00BC160E" w:rsidP="00BC160E">
            <w:pPr>
              <w:pStyle w:val="EngHang"/>
            </w:pPr>
            <w:r>
              <w:t>“If I will that he remain till I come,</w:t>
            </w:r>
          </w:p>
          <w:p w14:paraId="01A22CE0" w14:textId="77777777" w:rsidR="00BC160E" w:rsidRDefault="00BC160E" w:rsidP="00BC160E">
            <w:pPr>
              <w:pStyle w:val="EngHangEnd"/>
            </w:pPr>
            <w:r>
              <w:t>What is that to you?”</w:t>
            </w:r>
          </w:p>
        </w:tc>
        <w:tc>
          <w:tcPr>
            <w:tcW w:w="288" w:type="dxa"/>
          </w:tcPr>
          <w:p w14:paraId="45A0517C" w14:textId="77777777" w:rsidR="00BC160E" w:rsidRDefault="00BC160E" w:rsidP="00BC160E"/>
        </w:tc>
        <w:tc>
          <w:tcPr>
            <w:tcW w:w="288" w:type="dxa"/>
          </w:tcPr>
          <w:p w14:paraId="3262E029" w14:textId="77777777" w:rsidR="00BC160E" w:rsidRDefault="00BC160E" w:rsidP="00BC160E">
            <w:pPr>
              <w:pStyle w:val="CopticCross"/>
            </w:pPr>
            <w:r w:rsidRPr="00FB5ACB">
              <w:t>¿</w:t>
            </w:r>
          </w:p>
        </w:tc>
        <w:tc>
          <w:tcPr>
            <w:tcW w:w="3960" w:type="dxa"/>
          </w:tcPr>
          <w:p w14:paraId="163E493B" w14:textId="77777777" w:rsidR="00BC160E" w:rsidRDefault="00BC160E" w:rsidP="00BC160E">
            <w:pPr>
              <w:pStyle w:val="CopticVersemulti-line"/>
            </w:pPr>
            <w:r>
              <w:t>Ⲛⲑⲟϥ ⲟⲛ ⲉ̀ⲧⲁϥⲥⲁϫⲓ ⲉⲑⲃⲏⲧϥ:</w:t>
            </w:r>
          </w:p>
          <w:p w14:paraId="6E8C2915" w14:textId="77777777" w:rsidR="00BC160E" w:rsidRDefault="00BC160E" w:rsidP="00BC160E">
            <w:pPr>
              <w:pStyle w:val="CopticVersemulti-line"/>
            </w:pPr>
            <w:r>
              <w:t>ⲛ̀ϫⲉ Ⲡⲭ̄ⲥ̄ ϧⲉⲛ ⲣⲱϥ ⲉ̄ⲑ̄ⲩ̄:</w:t>
            </w:r>
          </w:p>
          <w:p w14:paraId="121103DE" w14:textId="77777777" w:rsidR="00BC160E" w:rsidRDefault="00BC160E" w:rsidP="00BC160E">
            <w:pPr>
              <w:pStyle w:val="CopticVersemulti-line"/>
            </w:pPr>
            <w:r>
              <w:t>ϫⲉ ⲉ̀ϣⲱⲡ ⲁⲓϣⲁⲛⲟⲩⲱϣ ⲉ̀ⲭⲁϥ:</w:t>
            </w:r>
          </w:p>
          <w:p w14:paraId="31CE0B3B" w14:textId="77777777" w:rsidR="00BC160E" w:rsidRDefault="00BC160E" w:rsidP="00BC160E">
            <w:pPr>
              <w:pStyle w:val="CopticHangingVerse"/>
            </w:pPr>
            <w:r>
              <w:t>ⲉ̀ⲫⲁⲓ ϣⲁϯⲓ̀ ⲁ̀ϧⲟⲕ ⲛ̀ⲑⲟⲕ.</w:t>
            </w:r>
          </w:p>
        </w:tc>
      </w:tr>
      <w:tr w:rsidR="00BC160E" w14:paraId="316A4B11" w14:textId="77777777" w:rsidTr="00BC160E">
        <w:trPr>
          <w:cantSplit/>
          <w:jc w:val="center"/>
        </w:trPr>
        <w:tc>
          <w:tcPr>
            <w:tcW w:w="288" w:type="dxa"/>
          </w:tcPr>
          <w:p w14:paraId="145B8AB0" w14:textId="77777777" w:rsidR="00BC160E" w:rsidRDefault="00BC160E" w:rsidP="00BC160E">
            <w:pPr>
              <w:pStyle w:val="CopticCross"/>
            </w:pPr>
          </w:p>
        </w:tc>
        <w:tc>
          <w:tcPr>
            <w:tcW w:w="3960" w:type="dxa"/>
          </w:tcPr>
          <w:p w14:paraId="16E43CAF" w14:textId="77777777" w:rsidR="00BC160E" w:rsidRDefault="00BC160E" w:rsidP="00BC160E">
            <w:pPr>
              <w:pStyle w:val="EngHang"/>
            </w:pPr>
            <w:r>
              <w:t>Thirty years after</w:t>
            </w:r>
          </w:p>
          <w:p w14:paraId="4CF8C8A2" w14:textId="77777777" w:rsidR="00BC160E" w:rsidRDefault="00BC160E" w:rsidP="00BC160E">
            <w:pPr>
              <w:pStyle w:val="EngHang"/>
            </w:pPr>
            <w:r>
              <w:t>The Holy Resurrection,</w:t>
            </w:r>
          </w:p>
          <w:p w14:paraId="7F35DE7E" w14:textId="77777777" w:rsidR="00BC160E" w:rsidRDefault="00BC160E" w:rsidP="00BC160E">
            <w:pPr>
              <w:pStyle w:val="EngHang"/>
            </w:pPr>
            <w:r>
              <w:t>He wrote the Gospel,</w:t>
            </w:r>
          </w:p>
          <w:p w14:paraId="50A57A57" w14:textId="77777777" w:rsidR="00BC160E" w:rsidRDefault="00BC160E" w:rsidP="00BC160E">
            <w:pPr>
              <w:pStyle w:val="EngHangEnd"/>
            </w:pPr>
            <w:r>
              <w:t>And preached it in the world.</w:t>
            </w:r>
          </w:p>
        </w:tc>
        <w:tc>
          <w:tcPr>
            <w:tcW w:w="288" w:type="dxa"/>
          </w:tcPr>
          <w:p w14:paraId="77532B1A" w14:textId="77777777" w:rsidR="00BC160E" w:rsidRDefault="00BC160E" w:rsidP="00BC160E"/>
        </w:tc>
        <w:tc>
          <w:tcPr>
            <w:tcW w:w="288" w:type="dxa"/>
          </w:tcPr>
          <w:p w14:paraId="4CA979EF" w14:textId="77777777" w:rsidR="00BC160E" w:rsidRDefault="00BC160E" w:rsidP="00BC160E">
            <w:pPr>
              <w:pStyle w:val="CopticCross"/>
            </w:pPr>
          </w:p>
        </w:tc>
        <w:tc>
          <w:tcPr>
            <w:tcW w:w="3960" w:type="dxa"/>
          </w:tcPr>
          <w:p w14:paraId="1CB79879" w14:textId="77777777" w:rsidR="00BC160E" w:rsidRDefault="00BC160E" w:rsidP="00BC160E">
            <w:pPr>
              <w:pStyle w:val="CopticVersemulti-line"/>
            </w:pPr>
            <w:r>
              <w:t>Ⲟⲩⲟϩ ⲙⲉⲛⲉⲛⲥⲁ ⲛⲁⲡ ⲛ̀ⲣⲟⲙⲡⲓ:</w:t>
            </w:r>
          </w:p>
          <w:p w14:paraId="4A611AD8" w14:textId="77777777" w:rsidR="00BC160E" w:rsidRDefault="00BC160E" w:rsidP="00BC160E">
            <w:pPr>
              <w:pStyle w:val="CopticVersemulti-line"/>
            </w:pPr>
            <w:r>
              <w:t>ⲉ̀ϯⲁⲛⲁⲥⲧⲁⲥⲓⲥ ⲉ̄ⲑ̄ⲩ̄:</w:t>
            </w:r>
          </w:p>
          <w:p w14:paraId="0A4FB5DA" w14:textId="77777777" w:rsidR="00BC160E" w:rsidRDefault="00BC160E" w:rsidP="00BC160E">
            <w:pPr>
              <w:pStyle w:val="CopticVersemulti-line"/>
            </w:pPr>
            <w:r>
              <w:t>ⲁϥⲥ̀ϧⲁⲓ ⲙ̀ⲡⲉϥⲉⲩⲁⲅⲅⲉⲗⲓⲟⲛ:</w:t>
            </w:r>
          </w:p>
          <w:p w14:paraId="2F001675" w14:textId="77777777" w:rsidR="00BC160E" w:rsidRDefault="00BC160E" w:rsidP="00BC160E">
            <w:pPr>
              <w:pStyle w:val="CopticHangingVerse"/>
            </w:pPr>
            <w:r>
              <w:t>ⲁϥϩⲓⲱⲓϣ ⲙ̀ⲙⲟϥ ϧⲉⲛ ⲡⲓⲕⲟⲥⲙⲟⲥ.</w:t>
            </w:r>
          </w:p>
        </w:tc>
      </w:tr>
      <w:tr w:rsidR="00BC160E" w14:paraId="49128E2A" w14:textId="77777777" w:rsidTr="00BC160E">
        <w:trPr>
          <w:cantSplit/>
          <w:jc w:val="center"/>
        </w:trPr>
        <w:tc>
          <w:tcPr>
            <w:tcW w:w="288" w:type="dxa"/>
          </w:tcPr>
          <w:p w14:paraId="55CE865E" w14:textId="77777777" w:rsidR="00BC160E" w:rsidRDefault="00BC160E" w:rsidP="00BC160E">
            <w:pPr>
              <w:pStyle w:val="CopticCross"/>
            </w:pPr>
            <w:r w:rsidRPr="00FB5ACB">
              <w:t>¿</w:t>
            </w:r>
          </w:p>
        </w:tc>
        <w:tc>
          <w:tcPr>
            <w:tcW w:w="3960" w:type="dxa"/>
          </w:tcPr>
          <w:p w14:paraId="6F05B104" w14:textId="77777777" w:rsidR="00BC160E" w:rsidRDefault="00BC160E" w:rsidP="00BC160E">
            <w:pPr>
              <w:pStyle w:val="EngHang"/>
            </w:pPr>
            <w:r>
              <w:t>Hail to you O celibate,</w:t>
            </w:r>
          </w:p>
          <w:p w14:paraId="4864E3BC" w14:textId="77777777" w:rsidR="00BC160E" w:rsidRDefault="00BC160E" w:rsidP="00BC160E">
            <w:pPr>
              <w:pStyle w:val="EngHang"/>
            </w:pPr>
            <w:r>
              <w:t>Hail to the Evangelist,</w:t>
            </w:r>
          </w:p>
          <w:p w14:paraId="618171BF" w14:textId="77777777" w:rsidR="00BC160E" w:rsidRDefault="00BC160E" w:rsidP="00BC160E">
            <w:pPr>
              <w:pStyle w:val="EngHang"/>
            </w:pPr>
            <w:r>
              <w:t>Hail to the Apostle</w:t>
            </w:r>
          </w:p>
          <w:p w14:paraId="3DF58D0B" w14:textId="77777777" w:rsidR="00BC160E" w:rsidRDefault="00BC160E" w:rsidP="00BC160E">
            <w:pPr>
              <w:pStyle w:val="EngHangEnd"/>
            </w:pPr>
            <w:r>
              <w:t>And Disciple of Christ.</w:t>
            </w:r>
          </w:p>
        </w:tc>
        <w:tc>
          <w:tcPr>
            <w:tcW w:w="288" w:type="dxa"/>
          </w:tcPr>
          <w:p w14:paraId="1030C4FA" w14:textId="77777777" w:rsidR="00BC160E" w:rsidRDefault="00BC160E" w:rsidP="00BC160E"/>
        </w:tc>
        <w:tc>
          <w:tcPr>
            <w:tcW w:w="288" w:type="dxa"/>
          </w:tcPr>
          <w:p w14:paraId="3A016677" w14:textId="77777777" w:rsidR="00BC160E" w:rsidRDefault="00BC160E" w:rsidP="00BC160E">
            <w:pPr>
              <w:pStyle w:val="CopticCross"/>
            </w:pPr>
            <w:r w:rsidRPr="00FB5ACB">
              <w:t>¿</w:t>
            </w:r>
          </w:p>
        </w:tc>
        <w:tc>
          <w:tcPr>
            <w:tcW w:w="3960" w:type="dxa"/>
          </w:tcPr>
          <w:p w14:paraId="62C4AD2F" w14:textId="77777777" w:rsidR="00BC160E" w:rsidRDefault="00BC160E" w:rsidP="00BC160E">
            <w:pPr>
              <w:pStyle w:val="CopticVersemulti-line"/>
            </w:pPr>
            <w:r>
              <w:t>Ⲭⲉⲣⲉ ⲛⲁⲕ ⲱ̀ ⲡⲓⲡⲁⲣⲑⲉⲛⲟⲥ:</w:t>
            </w:r>
          </w:p>
          <w:p w14:paraId="2E34C8A1" w14:textId="77777777" w:rsidR="00BC160E" w:rsidRDefault="00BC160E" w:rsidP="00BC160E">
            <w:pPr>
              <w:pStyle w:val="CopticVersemulti-line"/>
            </w:pPr>
            <w:r>
              <w:t>ⲭⲉⲣⲉ ⲡⲓⲉⲩⲁⲅⲅⲉⲗⲓⲥⲧⲏⲥ:</w:t>
            </w:r>
          </w:p>
          <w:p w14:paraId="3A019930" w14:textId="77777777" w:rsidR="00BC160E" w:rsidRDefault="00BC160E" w:rsidP="00BC160E">
            <w:pPr>
              <w:pStyle w:val="CopticVersemulti-line"/>
            </w:pPr>
            <w:r>
              <w:t>ⲭⲉⲣⲉ ⲡⲓⲁ̀ⲡⲟⲥⲧⲟⲗⲟⲥ:</w:t>
            </w:r>
          </w:p>
          <w:p w14:paraId="6A5E91F7" w14:textId="77777777" w:rsidR="00BC160E" w:rsidRDefault="00BC160E" w:rsidP="00BC160E">
            <w:pPr>
              <w:pStyle w:val="CopticHangingVerse"/>
            </w:pPr>
            <w:r>
              <w:t>ⲛ̀ⲧⲉ Ⲡⲭ̄ⲥ̄ ⲟⲩⲟϩ ⲙⲁⲑⲏⲧⲏⲥ.</w:t>
            </w:r>
          </w:p>
        </w:tc>
      </w:tr>
      <w:tr w:rsidR="00BC160E" w14:paraId="7D69CAC2" w14:textId="77777777" w:rsidTr="00BC160E">
        <w:trPr>
          <w:cantSplit/>
          <w:jc w:val="center"/>
        </w:trPr>
        <w:tc>
          <w:tcPr>
            <w:tcW w:w="288" w:type="dxa"/>
          </w:tcPr>
          <w:p w14:paraId="67E4CE80" w14:textId="77777777" w:rsidR="00BC160E" w:rsidRDefault="00BC160E" w:rsidP="00BC160E">
            <w:pPr>
              <w:pStyle w:val="CopticCross"/>
            </w:pPr>
          </w:p>
        </w:tc>
        <w:tc>
          <w:tcPr>
            <w:tcW w:w="3960" w:type="dxa"/>
          </w:tcPr>
          <w:p w14:paraId="4FD2FE42" w14:textId="77777777" w:rsidR="00BC160E" w:rsidRDefault="00BC160E" w:rsidP="00BC160E">
            <w:pPr>
              <w:pStyle w:val="EngHang"/>
            </w:pPr>
            <w:r>
              <w:t>Blessed are you in truth,</w:t>
            </w:r>
          </w:p>
          <w:p w14:paraId="6C710A2F" w14:textId="77777777" w:rsidR="00BC160E" w:rsidRDefault="00BC160E" w:rsidP="00BC160E">
            <w:pPr>
              <w:pStyle w:val="EngHang"/>
            </w:pPr>
            <w:r>
              <w:t>O beloved of Christ,</w:t>
            </w:r>
          </w:p>
          <w:p w14:paraId="47A08F9B" w14:textId="77777777" w:rsidR="00BC160E" w:rsidRDefault="00BC160E" w:rsidP="00BC160E">
            <w:pPr>
              <w:pStyle w:val="EngHang"/>
            </w:pPr>
            <w:r>
              <w:t>John, the truly elect one,</w:t>
            </w:r>
          </w:p>
          <w:p w14:paraId="75B201C0" w14:textId="77777777" w:rsidR="00BC160E" w:rsidRDefault="00BC160E" w:rsidP="00BC160E">
            <w:pPr>
              <w:pStyle w:val="EngHangEnd"/>
            </w:pPr>
            <w:r>
              <w:t>The son of Zebedee.</w:t>
            </w:r>
          </w:p>
        </w:tc>
        <w:tc>
          <w:tcPr>
            <w:tcW w:w="288" w:type="dxa"/>
          </w:tcPr>
          <w:p w14:paraId="48FA17CA" w14:textId="77777777" w:rsidR="00BC160E" w:rsidRDefault="00BC160E" w:rsidP="00BC160E"/>
        </w:tc>
        <w:tc>
          <w:tcPr>
            <w:tcW w:w="288" w:type="dxa"/>
          </w:tcPr>
          <w:p w14:paraId="3D6F6FBB" w14:textId="77777777" w:rsidR="00BC160E" w:rsidRDefault="00BC160E" w:rsidP="00BC160E">
            <w:pPr>
              <w:pStyle w:val="CopticCross"/>
            </w:pPr>
          </w:p>
        </w:tc>
        <w:tc>
          <w:tcPr>
            <w:tcW w:w="3960" w:type="dxa"/>
          </w:tcPr>
          <w:p w14:paraId="771E407B" w14:textId="77777777" w:rsidR="00BC160E" w:rsidRDefault="00BC160E" w:rsidP="00BC160E">
            <w:pPr>
              <w:pStyle w:val="CopticVersemulti-line"/>
            </w:pPr>
            <w:r>
              <w:t>Ⲱⲟⲩⲛⲓⲁⲧⲕ ϧⲉⲛ ⲟⲩⲙⲉⲑⲙⲏⲓ:</w:t>
            </w:r>
          </w:p>
          <w:p w14:paraId="5E9CAFEF" w14:textId="77777777" w:rsidR="00BC160E" w:rsidRDefault="00BC160E" w:rsidP="00BC160E">
            <w:pPr>
              <w:pStyle w:val="CopticVersemulti-line"/>
            </w:pPr>
            <w:r>
              <w:t>ⲱ̀ ⲡⲓⲙⲉⲛⲣⲓⲧ ⲛ̀ⲧⲉ Ⲡⲭ̄ⲥ̄:</w:t>
            </w:r>
          </w:p>
          <w:p w14:paraId="3C164A67" w14:textId="77777777" w:rsidR="00BC160E" w:rsidRDefault="00BC160E" w:rsidP="00BC160E">
            <w:pPr>
              <w:pStyle w:val="CopticVersemulti-line"/>
            </w:pPr>
            <w:r>
              <w:t>Ⲓⲱⲁⲛⲛⲏⲥ ⲡⲓⲥⲱⲧⲡ ⲙ̀ⲙⲏⲓ:</w:t>
            </w:r>
          </w:p>
          <w:p w14:paraId="3E311E72" w14:textId="77777777" w:rsidR="00BC160E" w:rsidRDefault="00BC160E" w:rsidP="00BC160E">
            <w:pPr>
              <w:pStyle w:val="CopticHangingVerse"/>
            </w:pPr>
            <w:r>
              <w:t>ⲡ̀ϣⲏⲣⲓ ⲛ̀Ⲍⲉⲃⲉⲇⲱⲟⲛ.</w:t>
            </w:r>
          </w:p>
        </w:tc>
      </w:tr>
      <w:tr w:rsidR="00BC160E" w14:paraId="11DFAD0B" w14:textId="77777777" w:rsidTr="00BC160E">
        <w:trPr>
          <w:cantSplit/>
          <w:jc w:val="center"/>
        </w:trPr>
        <w:tc>
          <w:tcPr>
            <w:tcW w:w="288" w:type="dxa"/>
          </w:tcPr>
          <w:p w14:paraId="5E948264" w14:textId="77777777" w:rsidR="00BC160E" w:rsidRDefault="00BC160E" w:rsidP="00BC160E">
            <w:pPr>
              <w:pStyle w:val="CopticCross"/>
            </w:pPr>
            <w:r w:rsidRPr="00FB5ACB">
              <w:t>¿</w:t>
            </w:r>
          </w:p>
        </w:tc>
        <w:tc>
          <w:tcPr>
            <w:tcW w:w="3960" w:type="dxa"/>
          </w:tcPr>
          <w:p w14:paraId="025B115F" w14:textId="77777777" w:rsidR="00BC160E" w:rsidRDefault="00BC160E" w:rsidP="00BC160E">
            <w:pPr>
              <w:pStyle w:val="EngHang"/>
            </w:pPr>
            <w:r>
              <w:t>Pray to the Lord on our behalf,</w:t>
            </w:r>
          </w:p>
          <w:p w14:paraId="7AB61138" w14:textId="77777777" w:rsidR="00BC160E" w:rsidRDefault="00BC160E" w:rsidP="00BC160E">
            <w:pPr>
              <w:pStyle w:val="EngHang"/>
            </w:pPr>
            <w:r>
              <w:t>O celibate Evangelist,</w:t>
            </w:r>
          </w:p>
          <w:p w14:paraId="35BF9BE4" w14:textId="77777777" w:rsidR="00BC160E" w:rsidRDefault="00BC160E" w:rsidP="00BC160E">
            <w:pPr>
              <w:pStyle w:val="EngHang"/>
            </w:pPr>
            <w:r>
              <w:t>John the Apostle,</w:t>
            </w:r>
          </w:p>
          <w:p w14:paraId="12CC3EB1" w14:textId="77777777" w:rsidR="00BC160E" w:rsidRDefault="00BC160E" w:rsidP="00BC160E">
            <w:pPr>
              <w:pStyle w:val="EngHangEnd"/>
            </w:pPr>
            <w:r>
              <w:t>That He may forgive us our sins.</w:t>
            </w:r>
          </w:p>
        </w:tc>
        <w:tc>
          <w:tcPr>
            <w:tcW w:w="288" w:type="dxa"/>
          </w:tcPr>
          <w:p w14:paraId="408DBD01" w14:textId="77777777" w:rsidR="00BC160E" w:rsidRDefault="00BC160E" w:rsidP="00BC160E"/>
        </w:tc>
        <w:tc>
          <w:tcPr>
            <w:tcW w:w="288" w:type="dxa"/>
          </w:tcPr>
          <w:p w14:paraId="1898ABC1" w14:textId="77777777" w:rsidR="00BC160E" w:rsidRDefault="00BC160E" w:rsidP="00BC160E">
            <w:pPr>
              <w:pStyle w:val="CopticCross"/>
            </w:pPr>
            <w:r w:rsidRPr="00FB5ACB">
              <w:t>¿</w:t>
            </w:r>
          </w:p>
        </w:tc>
        <w:tc>
          <w:tcPr>
            <w:tcW w:w="3960" w:type="dxa"/>
          </w:tcPr>
          <w:p w14:paraId="3401BD2B" w14:textId="77777777" w:rsidR="00BC160E" w:rsidRDefault="00BC160E" w:rsidP="00BC160E">
            <w:pPr>
              <w:pStyle w:val="CopticVersemulti-line"/>
            </w:pPr>
            <w:r>
              <w:t>Ⲧⲱⲃϩ ⲙ̀Ⲡⲟ̄ⲥ̄ ⲉ̀ϩ̀ⲣⲏⲓ ⲉ̀ϫⲱⲛ:</w:t>
            </w:r>
          </w:p>
          <w:p w14:paraId="41C2DAFC" w14:textId="77777777" w:rsidR="00BC160E" w:rsidRDefault="00BC160E" w:rsidP="00BC160E">
            <w:pPr>
              <w:pStyle w:val="CopticVersemulti-line"/>
            </w:pPr>
            <w:r>
              <w:t>ⲱ̀ ⲡⲓⲡⲁⲣⲑⲉⲛⲟⲥ ⲛ̀ⲉⲩⲁⲅⲅⲉⲗⲓⲥⲧⲏⲥ:</w:t>
            </w:r>
          </w:p>
          <w:p w14:paraId="6B57D082" w14:textId="77777777" w:rsidR="00BC160E" w:rsidRDefault="00BC160E" w:rsidP="00BC160E">
            <w:pPr>
              <w:pStyle w:val="CopticVersemulti-line"/>
            </w:pPr>
            <w:r>
              <w:t>Ⲓⲱⲁⲛⲛⲏⲥ ⲡⲓⲁ̀ⲡⲟⲥⲧⲟⲗⲟⲥ:</w:t>
            </w:r>
          </w:p>
          <w:p w14:paraId="22E6F8B3" w14:textId="77777777" w:rsidR="00BC160E" w:rsidRDefault="00BC160E" w:rsidP="00BC160E">
            <w:pPr>
              <w:pStyle w:val="CopticHangingVerse"/>
            </w:pPr>
            <w:r>
              <w:t>ⲛ̀ⲧⲉϥⲭⲁ ⲛⲉⲛⲛⲟⲃⲓ ⲛⲁⲛ ⲉ̀ⲃⲟⲗ.</w:t>
            </w:r>
          </w:p>
        </w:tc>
      </w:tr>
    </w:tbl>
    <w:p w14:paraId="4CFE3372" w14:textId="77777777" w:rsidR="00495F1A" w:rsidRDefault="00495F1A" w:rsidP="00495F1A">
      <w:pPr>
        <w:pStyle w:val="Heading2"/>
      </w:pPr>
      <w:bookmarkStart w:id="1401" w:name="_Toc410196204"/>
      <w:bookmarkStart w:id="1402" w:name="_Toc410196446"/>
      <w:bookmarkStart w:id="1403" w:name="_Toc410196948"/>
      <w:bookmarkStart w:id="1404" w:name="_Toc448696649"/>
      <w:bookmarkStart w:id="1405" w:name="January"/>
      <w:bookmarkEnd w:id="1326"/>
      <w:bookmarkEnd w:id="1345"/>
      <w:bookmarkEnd w:id="1346"/>
      <w:bookmarkEnd w:id="1347"/>
      <w:r>
        <w:lastRenderedPageBreak/>
        <w:t>January</w:t>
      </w:r>
      <w:bookmarkEnd w:id="1401"/>
      <w:bookmarkEnd w:id="1402"/>
      <w:bookmarkEnd w:id="1403"/>
      <w:r w:rsidR="00FF5FF3">
        <w:t xml:space="preserve"> or </w:t>
      </w:r>
      <w:r w:rsidR="00FF5FF3">
        <w:rPr>
          <w:rFonts w:ascii="FreeSerifAvvaShenouda" w:hAnsi="FreeSerifAvvaShenouda" w:cs="FreeSerifAvvaShenouda"/>
        </w:rPr>
        <w:t>Ⲧⲱⲃⲓ</w:t>
      </w:r>
      <w:bookmarkEnd w:id="1404"/>
    </w:p>
    <w:bookmarkStart w:id="1406" w:name="_Toc410196205" w:displacedByCustomXml="next"/>
    <w:bookmarkStart w:id="1407" w:name="_Toc410196447" w:displacedByCustomXml="next"/>
    <w:bookmarkStart w:id="1408" w:name="_Toc410196949" w:displacedByCustomXml="next"/>
    <w:sdt>
      <w:sdtPr>
        <w:id w:val="-286434970"/>
        <w:docPartObj>
          <w:docPartGallery w:val="Table of Contents"/>
          <w:docPartUnique/>
        </w:docPartObj>
      </w:sdtPr>
      <w:sdtEndPr>
        <w:rPr>
          <w:b/>
          <w:bCs/>
          <w:noProof/>
        </w:rPr>
      </w:sdtEndPr>
      <w:sdtContent>
        <w:p w14:paraId="3201AE1E" w14:textId="059EE5B1"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January</w:instrText>
          </w:r>
          <w:r>
            <w:rPr>
              <w:noProof/>
            </w:rPr>
            <w:fldChar w:fldCharType="separate"/>
          </w:r>
          <w:hyperlink w:anchor="_Toc448227536" w:history="1">
            <w:r w:rsidR="00E35F1F" w:rsidRPr="00F56B42">
              <w:rPr>
                <w:rStyle w:val="Hyperlink"/>
                <w:noProof/>
                <w:lang w:val="en-US"/>
              </w:rPr>
              <w:t xml:space="preserve">January 1 (2) / Tobi 6: The Feast of the </w:t>
            </w:r>
            <w:r w:rsidR="00E35F1F" w:rsidRPr="00F56B42">
              <w:rPr>
                <w:rStyle w:val="Hyperlink"/>
                <w:noProof/>
              </w:rPr>
              <w:t>Circumcision</w:t>
            </w:r>
            <w:r w:rsidR="00E35F1F">
              <w:rPr>
                <w:noProof/>
                <w:webHidden/>
              </w:rPr>
              <w:tab/>
            </w:r>
            <w:r w:rsidR="00E35F1F">
              <w:rPr>
                <w:noProof/>
                <w:webHidden/>
              </w:rPr>
              <w:fldChar w:fldCharType="begin"/>
            </w:r>
            <w:r w:rsidR="00E35F1F">
              <w:rPr>
                <w:noProof/>
                <w:webHidden/>
              </w:rPr>
              <w:instrText xml:space="preserve"> PAGEREF _Toc448227536 \h </w:instrText>
            </w:r>
            <w:r w:rsidR="00E35F1F">
              <w:rPr>
                <w:noProof/>
                <w:webHidden/>
              </w:rPr>
            </w:r>
            <w:r w:rsidR="00E35F1F">
              <w:rPr>
                <w:noProof/>
                <w:webHidden/>
              </w:rPr>
              <w:fldChar w:fldCharType="separate"/>
            </w:r>
            <w:r w:rsidR="000C7DE2">
              <w:rPr>
                <w:noProof/>
                <w:webHidden/>
              </w:rPr>
              <w:t>772</w:t>
            </w:r>
            <w:r w:rsidR="00E35F1F">
              <w:rPr>
                <w:noProof/>
                <w:webHidden/>
              </w:rPr>
              <w:fldChar w:fldCharType="end"/>
            </w:r>
          </w:hyperlink>
        </w:p>
        <w:p w14:paraId="05817EC8" w14:textId="5FC9F96B" w:rsidR="00E35F1F" w:rsidRDefault="00BF6550">
          <w:pPr>
            <w:pStyle w:val="TOC3"/>
            <w:tabs>
              <w:tab w:val="right" w:leader="dot" w:pos="8846"/>
            </w:tabs>
            <w:rPr>
              <w:rFonts w:asciiTheme="minorHAnsi" w:eastAsiaTheme="minorEastAsia" w:hAnsiTheme="minorHAnsi"/>
              <w:noProof/>
              <w:sz w:val="22"/>
              <w:lang w:val="en-US"/>
            </w:rPr>
          </w:pPr>
          <w:hyperlink w:anchor="_Toc448227537" w:history="1">
            <w:r w:rsidR="00E35F1F" w:rsidRPr="00F56B42">
              <w:rPr>
                <w:rStyle w:val="Hyperlink"/>
                <w:noProof/>
              </w:rPr>
              <w:t>January 6 (7) / Tobi 11: The Feast of Theophany</w:t>
            </w:r>
            <w:r w:rsidR="00E35F1F">
              <w:rPr>
                <w:noProof/>
                <w:webHidden/>
              </w:rPr>
              <w:tab/>
            </w:r>
            <w:r w:rsidR="00E35F1F">
              <w:rPr>
                <w:noProof/>
                <w:webHidden/>
              </w:rPr>
              <w:fldChar w:fldCharType="begin"/>
            </w:r>
            <w:r w:rsidR="00E35F1F">
              <w:rPr>
                <w:noProof/>
                <w:webHidden/>
              </w:rPr>
              <w:instrText xml:space="preserve"> PAGEREF _Toc448227537 \h </w:instrText>
            </w:r>
            <w:r w:rsidR="00E35F1F">
              <w:rPr>
                <w:noProof/>
                <w:webHidden/>
              </w:rPr>
            </w:r>
            <w:r w:rsidR="00E35F1F">
              <w:rPr>
                <w:noProof/>
                <w:webHidden/>
              </w:rPr>
              <w:fldChar w:fldCharType="separate"/>
            </w:r>
            <w:r w:rsidR="000C7DE2">
              <w:rPr>
                <w:noProof/>
                <w:webHidden/>
              </w:rPr>
              <w:t>781</w:t>
            </w:r>
            <w:r w:rsidR="00E35F1F">
              <w:rPr>
                <w:noProof/>
                <w:webHidden/>
              </w:rPr>
              <w:fldChar w:fldCharType="end"/>
            </w:r>
          </w:hyperlink>
        </w:p>
        <w:p w14:paraId="53E975E1" w14:textId="5AE02D27" w:rsidR="00E35F1F" w:rsidRDefault="00BF6550">
          <w:pPr>
            <w:pStyle w:val="TOC3"/>
            <w:tabs>
              <w:tab w:val="right" w:leader="dot" w:pos="8846"/>
            </w:tabs>
            <w:rPr>
              <w:rFonts w:asciiTheme="minorHAnsi" w:eastAsiaTheme="minorEastAsia" w:hAnsiTheme="minorHAnsi"/>
              <w:noProof/>
              <w:sz w:val="22"/>
              <w:lang w:val="en-US"/>
            </w:rPr>
          </w:pPr>
          <w:hyperlink w:anchor="_Toc448227538" w:history="1">
            <w:r w:rsidR="00E35F1F" w:rsidRPr="00F56B42">
              <w:rPr>
                <w:rStyle w:val="Hyperlink"/>
                <w:noProof/>
              </w:rPr>
              <w:t>January 7 (8) / Tobi 12: The Second Day of the Feast of Theophany</w:t>
            </w:r>
            <w:r w:rsidR="00E35F1F">
              <w:rPr>
                <w:noProof/>
                <w:webHidden/>
              </w:rPr>
              <w:tab/>
            </w:r>
            <w:r w:rsidR="00E35F1F">
              <w:rPr>
                <w:noProof/>
                <w:webHidden/>
              </w:rPr>
              <w:fldChar w:fldCharType="begin"/>
            </w:r>
            <w:r w:rsidR="00E35F1F">
              <w:rPr>
                <w:noProof/>
                <w:webHidden/>
              </w:rPr>
              <w:instrText xml:space="preserve"> PAGEREF _Toc448227538 \h </w:instrText>
            </w:r>
            <w:r w:rsidR="00E35F1F">
              <w:rPr>
                <w:noProof/>
                <w:webHidden/>
              </w:rPr>
            </w:r>
            <w:r w:rsidR="00E35F1F">
              <w:rPr>
                <w:noProof/>
                <w:webHidden/>
              </w:rPr>
              <w:fldChar w:fldCharType="separate"/>
            </w:r>
            <w:r w:rsidR="000C7DE2">
              <w:rPr>
                <w:noProof/>
                <w:webHidden/>
              </w:rPr>
              <w:t>813</w:t>
            </w:r>
            <w:r w:rsidR="00E35F1F">
              <w:rPr>
                <w:noProof/>
                <w:webHidden/>
              </w:rPr>
              <w:fldChar w:fldCharType="end"/>
            </w:r>
          </w:hyperlink>
        </w:p>
        <w:p w14:paraId="3E5C0D8F" w14:textId="29B04D29" w:rsidR="00E35F1F" w:rsidRDefault="00BF6550">
          <w:pPr>
            <w:pStyle w:val="TOC3"/>
            <w:tabs>
              <w:tab w:val="right" w:leader="dot" w:pos="8846"/>
            </w:tabs>
            <w:rPr>
              <w:rFonts w:asciiTheme="minorHAnsi" w:eastAsiaTheme="minorEastAsia" w:hAnsiTheme="minorHAnsi"/>
              <w:noProof/>
              <w:sz w:val="22"/>
              <w:lang w:val="en-US"/>
            </w:rPr>
          </w:pPr>
          <w:hyperlink w:anchor="_Toc448227539" w:history="1">
            <w:r w:rsidR="00E35F1F" w:rsidRPr="00F56B42">
              <w:rPr>
                <w:rStyle w:val="Hyperlink"/>
                <w:noProof/>
              </w:rPr>
              <w:t>January 7 (8) / Tobi 12: Also the Commemoration of Archangel Michael</w:t>
            </w:r>
            <w:r w:rsidR="00E35F1F">
              <w:rPr>
                <w:noProof/>
                <w:webHidden/>
              </w:rPr>
              <w:tab/>
            </w:r>
            <w:r w:rsidR="00E35F1F">
              <w:rPr>
                <w:noProof/>
                <w:webHidden/>
              </w:rPr>
              <w:fldChar w:fldCharType="begin"/>
            </w:r>
            <w:r w:rsidR="00E35F1F">
              <w:rPr>
                <w:noProof/>
                <w:webHidden/>
              </w:rPr>
              <w:instrText xml:space="preserve"> PAGEREF _Toc448227539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6C80F21A" w14:textId="1992DE46" w:rsidR="00E35F1F" w:rsidRDefault="00BF6550">
          <w:pPr>
            <w:pStyle w:val="TOC3"/>
            <w:tabs>
              <w:tab w:val="right" w:leader="dot" w:pos="8846"/>
            </w:tabs>
            <w:rPr>
              <w:rFonts w:asciiTheme="minorHAnsi" w:eastAsiaTheme="minorEastAsia" w:hAnsiTheme="minorHAnsi"/>
              <w:noProof/>
              <w:sz w:val="22"/>
              <w:lang w:val="en-US"/>
            </w:rPr>
          </w:pPr>
          <w:hyperlink w:anchor="_Toc448227540" w:history="1">
            <w:r w:rsidR="00E35F1F" w:rsidRPr="00F56B42">
              <w:rPr>
                <w:rStyle w:val="Hyperlink"/>
                <w:noProof/>
              </w:rPr>
              <w:t>January 7 (8) / Tobi 12: Also St. Theodore Anatoly</w:t>
            </w:r>
            <w:r w:rsidR="00E35F1F">
              <w:rPr>
                <w:noProof/>
                <w:webHidden/>
              </w:rPr>
              <w:tab/>
            </w:r>
            <w:r w:rsidR="00E35F1F">
              <w:rPr>
                <w:noProof/>
                <w:webHidden/>
              </w:rPr>
              <w:fldChar w:fldCharType="begin"/>
            </w:r>
            <w:r w:rsidR="00E35F1F">
              <w:rPr>
                <w:noProof/>
                <w:webHidden/>
              </w:rPr>
              <w:instrText xml:space="preserve"> PAGEREF _Toc448227540 \h </w:instrText>
            </w:r>
            <w:r w:rsidR="00E35F1F">
              <w:rPr>
                <w:noProof/>
                <w:webHidden/>
              </w:rPr>
            </w:r>
            <w:r w:rsidR="00E35F1F">
              <w:rPr>
                <w:noProof/>
                <w:webHidden/>
              </w:rPr>
              <w:fldChar w:fldCharType="separate"/>
            </w:r>
            <w:r w:rsidR="000C7DE2">
              <w:rPr>
                <w:noProof/>
                <w:webHidden/>
              </w:rPr>
              <w:t>814</w:t>
            </w:r>
            <w:r w:rsidR="00E35F1F">
              <w:rPr>
                <w:noProof/>
                <w:webHidden/>
              </w:rPr>
              <w:fldChar w:fldCharType="end"/>
            </w:r>
          </w:hyperlink>
        </w:p>
        <w:p w14:paraId="29D4B067" w14:textId="0A36F9D5" w:rsidR="00E35F1F" w:rsidRDefault="00BF6550">
          <w:pPr>
            <w:pStyle w:val="TOC3"/>
            <w:tabs>
              <w:tab w:val="right" w:leader="dot" w:pos="8846"/>
            </w:tabs>
            <w:rPr>
              <w:rFonts w:asciiTheme="minorHAnsi" w:eastAsiaTheme="minorEastAsia" w:hAnsiTheme="minorHAnsi"/>
              <w:noProof/>
              <w:sz w:val="22"/>
              <w:lang w:val="en-US"/>
            </w:rPr>
          </w:pPr>
          <w:hyperlink w:anchor="_Toc448227541" w:history="1">
            <w:r w:rsidR="00E35F1F" w:rsidRPr="00F56B42">
              <w:rPr>
                <w:rStyle w:val="Hyperlink"/>
                <w:noProof/>
              </w:rPr>
              <w:t>January 8 (9) / Tobi 13: The Feast of The Wedding of Cana of Galilee</w:t>
            </w:r>
            <w:r w:rsidR="00E35F1F">
              <w:rPr>
                <w:noProof/>
                <w:webHidden/>
              </w:rPr>
              <w:tab/>
            </w:r>
            <w:r w:rsidR="00E35F1F">
              <w:rPr>
                <w:noProof/>
                <w:webHidden/>
              </w:rPr>
              <w:fldChar w:fldCharType="begin"/>
            </w:r>
            <w:r w:rsidR="00E35F1F">
              <w:rPr>
                <w:noProof/>
                <w:webHidden/>
              </w:rPr>
              <w:instrText xml:space="preserve"> PAGEREF _Toc448227541 \h </w:instrText>
            </w:r>
            <w:r w:rsidR="00E35F1F">
              <w:rPr>
                <w:noProof/>
                <w:webHidden/>
              </w:rPr>
            </w:r>
            <w:r w:rsidR="00E35F1F">
              <w:rPr>
                <w:noProof/>
                <w:webHidden/>
              </w:rPr>
              <w:fldChar w:fldCharType="separate"/>
            </w:r>
            <w:r w:rsidR="000C7DE2">
              <w:rPr>
                <w:noProof/>
                <w:webHidden/>
              </w:rPr>
              <w:t>815</w:t>
            </w:r>
            <w:r w:rsidR="00E35F1F">
              <w:rPr>
                <w:noProof/>
                <w:webHidden/>
              </w:rPr>
              <w:fldChar w:fldCharType="end"/>
            </w:r>
          </w:hyperlink>
        </w:p>
        <w:p w14:paraId="5F803B0E" w14:textId="7D7EF716" w:rsidR="00E35F1F" w:rsidRDefault="00BF6550">
          <w:pPr>
            <w:pStyle w:val="TOC3"/>
            <w:tabs>
              <w:tab w:val="right" w:leader="dot" w:pos="8846"/>
            </w:tabs>
            <w:rPr>
              <w:rFonts w:asciiTheme="minorHAnsi" w:eastAsiaTheme="minorEastAsia" w:hAnsiTheme="minorHAnsi"/>
              <w:noProof/>
              <w:sz w:val="22"/>
              <w:lang w:val="en-US"/>
            </w:rPr>
          </w:pPr>
          <w:hyperlink w:anchor="_Toc448227542" w:history="1">
            <w:r w:rsidR="00E35F1F" w:rsidRPr="00F56B42">
              <w:rPr>
                <w:rStyle w:val="Hyperlink"/>
                <w:noProof/>
              </w:rPr>
              <w:t>January 8 (9) / Tobi 13: Also the Martyrdom of St. Demiana</w:t>
            </w:r>
            <w:r w:rsidR="00E35F1F">
              <w:rPr>
                <w:noProof/>
                <w:webHidden/>
              </w:rPr>
              <w:tab/>
            </w:r>
            <w:r w:rsidR="00E35F1F">
              <w:rPr>
                <w:noProof/>
                <w:webHidden/>
              </w:rPr>
              <w:fldChar w:fldCharType="begin"/>
            </w:r>
            <w:r w:rsidR="00E35F1F">
              <w:rPr>
                <w:noProof/>
                <w:webHidden/>
              </w:rPr>
              <w:instrText xml:space="preserve"> PAGEREF _Toc448227542 \h </w:instrText>
            </w:r>
            <w:r w:rsidR="00E35F1F">
              <w:rPr>
                <w:noProof/>
                <w:webHidden/>
              </w:rPr>
            </w:r>
            <w:r w:rsidR="00E35F1F">
              <w:rPr>
                <w:noProof/>
                <w:webHidden/>
              </w:rPr>
              <w:fldChar w:fldCharType="separate"/>
            </w:r>
            <w:r w:rsidR="000C7DE2">
              <w:rPr>
                <w:noProof/>
                <w:webHidden/>
              </w:rPr>
              <w:t>824</w:t>
            </w:r>
            <w:r w:rsidR="00E35F1F">
              <w:rPr>
                <w:noProof/>
                <w:webHidden/>
              </w:rPr>
              <w:fldChar w:fldCharType="end"/>
            </w:r>
          </w:hyperlink>
        </w:p>
        <w:p w14:paraId="5566678B" w14:textId="69DCD4B3" w:rsidR="00E35F1F" w:rsidRDefault="00BF6550">
          <w:pPr>
            <w:pStyle w:val="TOC3"/>
            <w:tabs>
              <w:tab w:val="right" w:leader="dot" w:pos="8846"/>
            </w:tabs>
            <w:rPr>
              <w:rFonts w:asciiTheme="minorHAnsi" w:eastAsiaTheme="minorEastAsia" w:hAnsiTheme="minorHAnsi"/>
              <w:noProof/>
              <w:sz w:val="22"/>
              <w:lang w:val="en-US"/>
            </w:rPr>
          </w:pPr>
          <w:hyperlink w:anchor="_Toc448227543" w:history="1">
            <w:r w:rsidR="00E35F1F" w:rsidRPr="00F56B42">
              <w:rPr>
                <w:rStyle w:val="Hyperlink"/>
                <w:noProof/>
              </w:rPr>
              <w:t>January 9 (10) / Tobi 14: St. Maximus</w:t>
            </w:r>
            <w:r w:rsidR="00E35F1F">
              <w:rPr>
                <w:noProof/>
                <w:webHidden/>
              </w:rPr>
              <w:tab/>
            </w:r>
            <w:r w:rsidR="00E35F1F">
              <w:rPr>
                <w:noProof/>
                <w:webHidden/>
              </w:rPr>
              <w:fldChar w:fldCharType="begin"/>
            </w:r>
            <w:r w:rsidR="00E35F1F">
              <w:rPr>
                <w:noProof/>
                <w:webHidden/>
              </w:rPr>
              <w:instrText xml:space="preserve"> PAGEREF _Toc448227543 \h </w:instrText>
            </w:r>
            <w:r w:rsidR="00E35F1F">
              <w:rPr>
                <w:noProof/>
                <w:webHidden/>
              </w:rPr>
            </w:r>
            <w:r w:rsidR="00E35F1F">
              <w:rPr>
                <w:noProof/>
                <w:webHidden/>
              </w:rPr>
              <w:fldChar w:fldCharType="separate"/>
            </w:r>
            <w:r w:rsidR="000C7DE2">
              <w:rPr>
                <w:noProof/>
                <w:webHidden/>
              </w:rPr>
              <w:t>826</w:t>
            </w:r>
            <w:r w:rsidR="00E35F1F">
              <w:rPr>
                <w:noProof/>
                <w:webHidden/>
              </w:rPr>
              <w:fldChar w:fldCharType="end"/>
            </w:r>
          </w:hyperlink>
        </w:p>
        <w:p w14:paraId="549F2912" w14:textId="34D9E333" w:rsidR="00E35F1F" w:rsidRDefault="00BF6550">
          <w:pPr>
            <w:pStyle w:val="TOC3"/>
            <w:tabs>
              <w:tab w:val="right" w:leader="dot" w:pos="8846"/>
            </w:tabs>
            <w:rPr>
              <w:rFonts w:asciiTheme="minorHAnsi" w:eastAsiaTheme="minorEastAsia" w:hAnsiTheme="minorHAnsi"/>
              <w:noProof/>
              <w:sz w:val="22"/>
              <w:lang w:val="en-US"/>
            </w:rPr>
          </w:pPr>
          <w:hyperlink w:anchor="_Toc448227544" w:history="1">
            <w:r w:rsidR="00E35F1F" w:rsidRPr="00F56B42">
              <w:rPr>
                <w:rStyle w:val="Hyperlink"/>
                <w:noProof/>
              </w:rPr>
              <w:t>January 12 (13) / Tobi 17: St. Dometius</w:t>
            </w:r>
            <w:r w:rsidR="00E35F1F">
              <w:rPr>
                <w:noProof/>
                <w:webHidden/>
              </w:rPr>
              <w:tab/>
            </w:r>
            <w:r w:rsidR="00E35F1F">
              <w:rPr>
                <w:noProof/>
                <w:webHidden/>
              </w:rPr>
              <w:fldChar w:fldCharType="begin"/>
            </w:r>
            <w:r w:rsidR="00E35F1F">
              <w:rPr>
                <w:noProof/>
                <w:webHidden/>
              </w:rPr>
              <w:instrText xml:space="preserve"> PAGEREF _Toc448227544 \h </w:instrText>
            </w:r>
            <w:r w:rsidR="00E35F1F">
              <w:rPr>
                <w:noProof/>
                <w:webHidden/>
              </w:rPr>
            </w:r>
            <w:r w:rsidR="00E35F1F">
              <w:rPr>
                <w:noProof/>
                <w:webHidden/>
              </w:rPr>
              <w:fldChar w:fldCharType="separate"/>
            </w:r>
            <w:r w:rsidR="000C7DE2">
              <w:rPr>
                <w:noProof/>
                <w:webHidden/>
              </w:rPr>
              <w:t>827</w:t>
            </w:r>
            <w:r w:rsidR="00E35F1F">
              <w:rPr>
                <w:noProof/>
                <w:webHidden/>
              </w:rPr>
              <w:fldChar w:fldCharType="end"/>
            </w:r>
          </w:hyperlink>
        </w:p>
        <w:p w14:paraId="78F76EC1" w14:textId="3646B92C" w:rsidR="00E35F1F" w:rsidRDefault="00BF6550">
          <w:pPr>
            <w:pStyle w:val="TOC3"/>
            <w:tabs>
              <w:tab w:val="right" w:leader="dot" w:pos="8846"/>
            </w:tabs>
            <w:rPr>
              <w:rFonts w:asciiTheme="minorHAnsi" w:eastAsiaTheme="minorEastAsia" w:hAnsiTheme="minorHAnsi"/>
              <w:noProof/>
              <w:sz w:val="22"/>
              <w:lang w:val="en-US"/>
            </w:rPr>
          </w:pPr>
          <w:hyperlink w:anchor="_Toc448227545" w:history="1">
            <w:r w:rsidR="00E35F1F" w:rsidRPr="00F56B42">
              <w:rPr>
                <w:rStyle w:val="Hyperlink"/>
                <w:noProof/>
              </w:rPr>
              <w:t>January 13 (14) / Tobi 18: St. Hilary of Poitiers</w:t>
            </w:r>
            <w:r w:rsidR="00E35F1F">
              <w:rPr>
                <w:noProof/>
                <w:webHidden/>
              </w:rPr>
              <w:tab/>
            </w:r>
            <w:r w:rsidR="00E35F1F">
              <w:rPr>
                <w:noProof/>
                <w:webHidden/>
              </w:rPr>
              <w:fldChar w:fldCharType="begin"/>
            </w:r>
            <w:r w:rsidR="00E35F1F">
              <w:rPr>
                <w:noProof/>
                <w:webHidden/>
              </w:rPr>
              <w:instrText xml:space="preserve"> PAGEREF _Toc448227545 \h </w:instrText>
            </w:r>
            <w:r w:rsidR="00E35F1F">
              <w:rPr>
                <w:noProof/>
                <w:webHidden/>
              </w:rPr>
            </w:r>
            <w:r w:rsidR="00E35F1F">
              <w:rPr>
                <w:noProof/>
                <w:webHidden/>
              </w:rPr>
              <w:fldChar w:fldCharType="separate"/>
            </w:r>
            <w:r w:rsidR="000C7DE2">
              <w:rPr>
                <w:noProof/>
                <w:webHidden/>
              </w:rPr>
              <w:t>828</w:t>
            </w:r>
            <w:r w:rsidR="00E35F1F">
              <w:rPr>
                <w:noProof/>
                <w:webHidden/>
              </w:rPr>
              <w:fldChar w:fldCharType="end"/>
            </w:r>
          </w:hyperlink>
        </w:p>
        <w:p w14:paraId="4760CC70" w14:textId="2F105EF9" w:rsidR="00E35F1F" w:rsidRDefault="00BF6550">
          <w:pPr>
            <w:pStyle w:val="TOC3"/>
            <w:tabs>
              <w:tab w:val="right" w:leader="dot" w:pos="8846"/>
            </w:tabs>
            <w:rPr>
              <w:rFonts w:asciiTheme="minorHAnsi" w:eastAsiaTheme="minorEastAsia" w:hAnsiTheme="minorHAnsi"/>
              <w:noProof/>
              <w:sz w:val="22"/>
              <w:lang w:val="en-US"/>
            </w:rPr>
          </w:pPr>
          <w:hyperlink w:anchor="_Toc448227546" w:history="1">
            <w:r w:rsidR="00E35F1F" w:rsidRPr="00F56B42">
              <w:rPr>
                <w:rStyle w:val="Hyperlink"/>
                <w:noProof/>
              </w:rPr>
              <w:t>January 15 (16) / Tobi 20: Departure of St. Prochorus the Disciple</w:t>
            </w:r>
            <w:r w:rsidR="00E35F1F">
              <w:rPr>
                <w:noProof/>
                <w:webHidden/>
              </w:rPr>
              <w:tab/>
            </w:r>
            <w:r w:rsidR="00E35F1F">
              <w:rPr>
                <w:noProof/>
                <w:webHidden/>
              </w:rPr>
              <w:fldChar w:fldCharType="begin"/>
            </w:r>
            <w:r w:rsidR="00E35F1F">
              <w:rPr>
                <w:noProof/>
                <w:webHidden/>
              </w:rPr>
              <w:instrText xml:space="preserve"> PAGEREF _Toc448227546 \h </w:instrText>
            </w:r>
            <w:r w:rsidR="00E35F1F">
              <w:rPr>
                <w:noProof/>
                <w:webHidden/>
              </w:rPr>
            </w:r>
            <w:r w:rsidR="00E35F1F">
              <w:rPr>
                <w:noProof/>
                <w:webHidden/>
              </w:rPr>
              <w:fldChar w:fldCharType="separate"/>
            </w:r>
            <w:r w:rsidR="000C7DE2">
              <w:rPr>
                <w:noProof/>
                <w:webHidden/>
              </w:rPr>
              <w:t>829</w:t>
            </w:r>
            <w:r w:rsidR="00E35F1F">
              <w:rPr>
                <w:noProof/>
                <w:webHidden/>
              </w:rPr>
              <w:fldChar w:fldCharType="end"/>
            </w:r>
          </w:hyperlink>
        </w:p>
        <w:p w14:paraId="678FB4EF" w14:textId="1712C4B6" w:rsidR="00E35F1F" w:rsidRDefault="00BF6550">
          <w:pPr>
            <w:pStyle w:val="TOC3"/>
            <w:tabs>
              <w:tab w:val="right" w:leader="dot" w:pos="8846"/>
            </w:tabs>
            <w:rPr>
              <w:rFonts w:asciiTheme="minorHAnsi" w:eastAsiaTheme="minorEastAsia" w:hAnsiTheme="minorHAnsi"/>
              <w:noProof/>
              <w:sz w:val="22"/>
              <w:lang w:val="en-US"/>
            </w:rPr>
          </w:pPr>
          <w:hyperlink w:anchor="_Toc448227547" w:history="1">
            <w:r w:rsidR="00E35F1F" w:rsidRPr="00F56B42">
              <w:rPr>
                <w:rStyle w:val="Hyperlink"/>
                <w:noProof/>
              </w:rPr>
              <w:t>January 16 (17) / Tobi 21: The Dormition of the Virgin</w:t>
            </w:r>
            <w:r w:rsidR="00E35F1F">
              <w:rPr>
                <w:noProof/>
                <w:webHidden/>
              </w:rPr>
              <w:tab/>
            </w:r>
            <w:r w:rsidR="00E35F1F">
              <w:rPr>
                <w:noProof/>
                <w:webHidden/>
              </w:rPr>
              <w:fldChar w:fldCharType="begin"/>
            </w:r>
            <w:r w:rsidR="00E35F1F">
              <w:rPr>
                <w:noProof/>
                <w:webHidden/>
              </w:rPr>
              <w:instrText xml:space="preserve"> PAGEREF _Toc448227547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0F1D2346" w14:textId="1C960BD1" w:rsidR="00E35F1F" w:rsidRDefault="00BF6550">
          <w:pPr>
            <w:pStyle w:val="TOC3"/>
            <w:tabs>
              <w:tab w:val="right" w:leader="dot" w:pos="8846"/>
            </w:tabs>
            <w:rPr>
              <w:rFonts w:asciiTheme="minorHAnsi" w:eastAsiaTheme="minorEastAsia" w:hAnsiTheme="minorHAnsi"/>
              <w:noProof/>
              <w:sz w:val="22"/>
              <w:lang w:val="en-US"/>
            </w:rPr>
          </w:pPr>
          <w:hyperlink w:anchor="_Toc448227548" w:history="1">
            <w:r w:rsidR="00E35F1F" w:rsidRPr="00F56B42">
              <w:rPr>
                <w:rStyle w:val="Hyperlink"/>
                <w:noProof/>
              </w:rPr>
              <w:t>January 17 (18) / Tobi 22: St. Anthony the Great</w:t>
            </w:r>
            <w:r w:rsidR="00E35F1F">
              <w:rPr>
                <w:noProof/>
                <w:webHidden/>
              </w:rPr>
              <w:tab/>
            </w:r>
            <w:r w:rsidR="00E35F1F">
              <w:rPr>
                <w:noProof/>
                <w:webHidden/>
              </w:rPr>
              <w:fldChar w:fldCharType="begin"/>
            </w:r>
            <w:r w:rsidR="00E35F1F">
              <w:rPr>
                <w:noProof/>
                <w:webHidden/>
              </w:rPr>
              <w:instrText xml:space="preserve"> PAGEREF _Toc448227548 \h </w:instrText>
            </w:r>
            <w:r w:rsidR="00E35F1F">
              <w:rPr>
                <w:noProof/>
                <w:webHidden/>
              </w:rPr>
            </w:r>
            <w:r w:rsidR="00E35F1F">
              <w:rPr>
                <w:noProof/>
                <w:webHidden/>
              </w:rPr>
              <w:fldChar w:fldCharType="separate"/>
            </w:r>
            <w:r w:rsidR="000C7DE2">
              <w:rPr>
                <w:noProof/>
                <w:webHidden/>
              </w:rPr>
              <w:t>830</w:t>
            </w:r>
            <w:r w:rsidR="00E35F1F">
              <w:rPr>
                <w:noProof/>
                <w:webHidden/>
              </w:rPr>
              <w:fldChar w:fldCharType="end"/>
            </w:r>
          </w:hyperlink>
        </w:p>
        <w:p w14:paraId="6BDEDDDD" w14:textId="6F6C9919" w:rsidR="00E35F1F" w:rsidRDefault="00BF6550">
          <w:pPr>
            <w:pStyle w:val="TOC3"/>
            <w:tabs>
              <w:tab w:val="right" w:leader="dot" w:pos="8846"/>
            </w:tabs>
            <w:rPr>
              <w:rFonts w:asciiTheme="minorHAnsi" w:eastAsiaTheme="minorEastAsia" w:hAnsiTheme="minorHAnsi"/>
              <w:noProof/>
              <w:sz w:val="22"/>
              <w:lang w:val="en-US"/>
            </w:rPr>
          </w:pPr>
          <w:hyperlink w:anchor="_Toc448227549" w:history="1">
            <w:r w:rsidR="00E35F1F" w:rsidRPr="00F56B42">
              <w:rPr>
                <w:rStyle w:val="Hyperlink"/>
                <w:noProof/>
              </w:rPr>
              <w:t>January 18 (19) / Tobi 23: St. Timothy the Apostle</w:t>
            </w:r>
            <w:r w:rsidR="00E35F1F">
              <w:rPr>
                <w:noProof/>
                <w:webHidden/>
              </w:rPr>
              <w:tab/>
            </w:r>
            <w:r w:rsidR="00E35F1F">
              <w:rPr>
                <w:noProof/>
                <w:webHidden/>
              </w:rPr>
              <w:fldChar w:fldCharType="begin"/>
            </w:r>
            <w:r w:rsidR="00E35F1F">
              <w:rPr>
                <w:noProof/>
                <w:webHidden/>
              </w:rPr>
              <w:instrText xml:space="preserve"> PAGEREF _Toc448227549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5FF25248" w14:textId="38D5137A" w:rsidR="00E35F1F" w:rsidRDefault="00BF6550">
          <w:pPr>
            <w:pStyle w:val="TOC3"/>
            <w:tabs>
              <w:tab w:val="right" w:leader="dot" w:pos="8846"/>
            </w:tabs>
            <w:rPr>
              <w:rFonts w:asciiTheme="minorHAnsi" w:eastAsiaTheme="minorEastAsia" w:hAnsiTheme="minorHAnsi"/>
              <w:noProof/>
              <w:sz w:val="22"/>
              <w:lang w:val="en-US"/>
            </w:rPr>
          </w:pPr>
          <w:hyperlink w:anchor="_Toc448227550" w:history="1">
            <w:r w:rsidR="00E35F1F" w:rsidRPr="00F56B42">
              <w:rPr>
                <w:rStyle w:val="Hyperlink"/>
                <w:noProof/>
              </w:rPr>
              <w:t>January 22 (23) / Tobi 27: Archangel Suriel</w:t>
            </w:r>
            <w:r w:rsidR="00E35F1F">
              <w:rPr>
                <w:noProof/>
                <w:webHidden/>
              </w:rPr>
              <w:tab/>
            </w:r>
            <w:r w:rsidR="00E35F1F">
              <w:rPr>
                <w:noProof/>
                <w:webHidden/>
              </w:rPr>
              <w:fldChar w:fldCharType="begin"/>
            </w:r>
            <w:r w:rsidR="00E35F1F">
              <w:rPr>
                <w:noProof/>
                <w:webHidden/>
              </w:rPr>
              <w:instrText xml:space="preserve"> PAGEREF _Toc448227550 \h </w:instrText>
            </w:r>
            <w:r w:rsidR="00E35F1F">
              <w:rPr>
                <w:noProof/>
                <w:webHidden/>
              </w:rPr>
            </w:r>
            <w:r w:rsidR="00E35F1F">
              <w:rPr>
                <w:noProof/>
                <w:webHidden/>
              </w:rPr>
              <w:fldChar w:fldCharType="separate"/>
            </w:r>
            <w:r w:rsidR="000C7DE2">
              <w:rPr>
                <w:noProof/>
                <w:webHidden/>
              </w:rPr>
              <w:t>831</w:t>
            </w:r>
            <w:r w:rsidR="00E35F1F">
              <w:rPr>
                <w:noProof/>
                <w:webHidden/>
              </w:rPr>
              <w:fldChar w:fldCharType="end"/>
            </w:r>
          </w:hyperlink>
        </w:p>
        <w:p w14:paraId="6E4B7CAE" w14:textId="2ED8660B" w:rsidR="00E35F1F" w:rsidRDefault="00BF6550">
          <w:pPr>
            <w:pStyle w:val="TOC3"/>
            <w:tabs>
              <w:tab w:val="right" w:leader="dot" w:pos="8846"/>
            </w:tabs>
            <w:rPr>
              <w:rFonts w:asciiTheme="minorHAnsi" w:eastAsiaTheme="minorEastAsia" w:hAnsiTheme="minorHAnsi"/>
              <w:noProof/>
              <w:sz w:val="22"/>
              <w:lang w:val="en-US"/>
            </w:rPr>
          </w:pPr>
          <w:hyperlink w:anchor="_Toc448227551" w:history="1">
            <w:r w:rsidR="00E35F1F" w:rsidRPr="00F56B42">
              <w:rPr>
                <w:rStyle w:val="Hyperlink"/>
                <w:noProof/>
              </w:rPr>
              <w:t>January 22 (23) / Tobi 27: Also Relocation of St. Timothy the Apostle’s Relics</w:t>
            </w:r>
            <w:r w:rsidR="00E35F1F">
              <w:rPr>
                <w:noProof/>
                <w:webHidden/>
              </w:rPr>
              <w:tab/>
            </w:r>
            <w:r w:rsidR="00E35F1F">
              <w:rPr>
                <w:noProof/>
                <w:webHidden/>
              </w:rPr>
              <w:fldChar w:fldCharType="begin"/>
            </w:r>
            <w:r w:rsidR="00E35F1F">
              <w:rPr>
                <w:noProof/>
                <w:webHidden/>
              </w:rPr>
              <w:instrText xml:space="preserve"> PAGEREF _Toc448227551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60FB07F6" w14:textId="39B810FA" w:rsidR="00E35F1F" w:rsidRDefault="00BF6550">
          <w:pPr>
            <w:pStyle w:val="TOC3"/>
            <w:tabs>
              <w:tab w:val="right" w:leader="dot" w:pos="8846"/>
            </w:tabs>
            <w:rPr>
              <w:rFonts w:asciiTheme="minorHAnsi" w:eastAsiaTheme="minorEastAsia" w:hAnsiTheme="minorHAnsi"/>
              <w:noProof/>
              <w:sz w:val="22"/>
              <w:lang w:val="en-US"/>
            </w:rPr>
          </w:pPr>
          <w:hyperlink w:anchor="_Toc448227552" w:history="1">
            <w:r w:rsidR="00E35F1F" w:rsidRPr="00F56B42">
              <w:rPr>
                <w:rStyle w:val="Hyperlink"/>
                <w:noProof/>
              </w:rPr>
              <w:t>January 24 (25) / Tobi 29: Commemoration of the Annunciation, Nativity, and Resurrection on the 29</w:t>
            </w:r>
            <w:r w:rsidR="00E35F1F" w:rsidRPr="00F56B42">
              <w:rPr>
                <w:rStyle w:val="Hyperlink"/>
                <w:noProof/>
                <w:vertAlign w:val="superscript"/>
              </w:rPr>
              <w:t>th</w:t>
            </w:r>
            <w:r w:rsidR="00E35F1F" w:rsidRPr="00F56B42">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_Toc448227552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196D3FD0" w14:textId="1A06608B" w:rsidR="00E35F1F" w:rsidRDefault="00BF6550">
          <w:pPr>
            <w:pStyle w:val="TOC3"/>
            <w:tabs>
              <w:tab w:val="right" w:leader="dot" w:pos="8846"/>
            </w:tabs>
            <w:rPr>
              <w:rFonts w:asciiTheme="minorHAnsi" w:eastAsiaTheme="minorEastAsia" w:hAnsiTheme="minorHAnsi"/>
              <w:noProof/>
              <w:sz w:val="22"/>
              <w:lang w:val="en-US"/>
            </w:rPr>
          </w:pPr>
          <w:hyperlink w:anchor="_Toc448227553" w:history="1">
            <w:r w:rsidR="00E35F1F" w:rsidRPr="00F56B42">
              <w:rPr>
                <w:rStyle w:val="Hyperlink"/>
                <w:noProof/>
              </w:rPr>
              <w:t>January 27 (28) / Meshir 2: St. Paul the Anchorite</w:t>
            </w:r>
            <w:r w:rsidR="00E35F1F">
              <w:rPr>
                <w:noProof/>
                <w:webHidden/>
              </w:rPr>
              <w:tab/>
            </w:r>
            <w:r w:rsidR="00E35F1F">
              <w:rPr>
                <w:noProof/>
                <w:webHidden/>
              </w:rPr>
              <w:fldChar w:fldCharType="begin"/>
            </w:r>
            <w:r w:rsidR="00E35F1F">
              <w:rPr>
                <w:noProof/>
                <w:webHidden/>
              </w:rPr>
              <w:instrText xml:space="preserve"> PAGEREF _Toc448227553 \h </w:instrText>
            </w:r>
            <w:r w:rsidR="00E35F1F">
              <w:rPr>
                <w:noProof/>
                <w:webHidden/>
              </w:rPr>
            </w:r>
            <w:r w:rsidR="00E35F1F">
              <w:rPr>
                <w:noProof/>
                <w:webHidden/>
              </w:rPr>
              <w:fldChar w:fldCharType="separate"/>
            </w:r>
            <w:r w:rsidR="000C7DE2">
              <w:rPr>
                <w:noProof/>
                <w:webHidden/>
              </w:rPr>
              <w:t>832</w:t>
            </w:r>
            <w:r w:rsidR="00E35F1F">
              <w:rPr>
                <w:noProof/>
                <w:webHidden/>
              </w:rPr>
              <w:fldChar w:fldCharType="end"/>
            </w:r>
          </w:hyperlink>
        </w:p>
        <w:p w14:paraId="0F35C111" w14:textId="359BDE00" w:rsidR="00E35F1F" w:rsidRDefault="00BF6550">
          <w:pPr>
            <w:pStyle w:val="TOC3"/>
            <w:tabs>
              <w:tab w:val="right" w:leader="dot" w:pos="8846"/>
            </w:tabs>
            <w:rPr>
              <w:rFonts w:asciiTheme="minorHAnsi" w:eastAsiaTheme="minorEastAsia" w:hAnsiTheme="minorHAnsi"/>
              <w:noProof/>
              <w:sz w:val="22"/>
              <w:lang w:val="en-US"/>
            </w:rPr>
          </w:pPr>
          <w:hyperlink w:anchor="_Toc448227554" w:history="1">
            <w:r w:rsidR="00E35F1F" w:rsidRPr="00F56B42">
              <w:rPr>
                <w:rStyle w:val="Hyperlink"/>
                <w:noProof/>
              </w:rPr>
              <w:t>January 29 (30) / Meshir 4: Martyrdom of St. Agabus the Disciple</w:t>
            </w:r>
            <w:r w:rsidR="00E35F1F">
              <w:rPr>
                <w:noProof/>
                <w:webHidden/>
              </w:rPr>
              <w:tab/>
            </w:r>
            <w:r w:rsidR="00E35F1F">
              <w:rPr>
                <w:noProof/>
                <w:webHidden/>
              </w:rPr>
              <w:fldChar w:fldCharType="begin"/>
            </w:r>
            <w:r w:rsidR="00E35F1F">
              <w:rPr>
                <w:noProof/>
                <w:webHidden/>
              </w:rPr>
              <w:instrText xml:space="preserve"> PAGEREF _Toc448227554 \h </w:instrText>
            </w:r>
            <w:r w:rsidR="00E35F1F">
              <w:rPr>
                <w:noProof/>
                <w:webHidden/>
              </w:rPr>
            </w:r>
            <w:r w:rsidR="00E35F1F">
              <w:rPr>
                <w:noProof/>
                <w:webHidden/>
              </w:rPr>
              <w:fldChar w:fldCharType="separate"/>
            </w:r>
            <w:r w:rsidR="000C7DE2">
              <w:rPr>
                <w:noProof/>
                <w:webHidden/>
              </w:rPr>
              <w:t>833</w:t>
            </w:r>
            <w:r w:rsidR="00E35F1F">
              <w:rPr>
                <w:noProof/>
                <w:webHidden/>
              </w:rPr>
              <w:fldChar w:fldCharType="end"/>
            </w:r>
          </w:hyperlink>
        </w:p>
        <w:p w14:paraId="1C3C6CFD" w14:textId="1FFF8A31" w:rsidR="00E35F1F" w:rsidRDefault="00BF6550">
          <w:pPr>
            <w:pStyle w:val="TOC3"/>
            <w:tabs>
              <w:tab w:val="right" w:leader="dot" w:pos="8846"/>
            </w:tabs>
            <w:rPr>
              <w:rFonts w:asciiTheme="minorHAnsi" w:eastAsiaTheme="minorEastAsia" w:hAnsiTheme="minorHAnsi"/>
              <w:noProof/>
              <w:sz w:val="22"/>
              <w:lang w:val="en-US"/>
            </w:rPr>
          </w:pPr>
          <w:hyperlink w:anchor="_Toc448227555" w:history="1">
            <w:r w:rsidR="00E35F1F" w:rsidRPr="00F56B42">
              <w:rPr>
                <w:rStyle w:val="Hyperlink"/>
                <w:noProof/>
              </w:rPr>
              <w:t>January 21 (31) / Meshir 5: St. Apollo the Friend of St. Apip</w:t>
            </w:r>
            <w:r w:rsidR="00E35F1F">
              <w:rPr>
                <w:noProof/>
                <w:webHidden/>
              </w:rPr>
              <w:tab/>
            </w:r>
            <w:r w:rsidR="00E35F1F">
              <w:rPr>
                <w:noProof/>
                <w:webHidden/>
              </w:rPr>
              <w:fldChar w:fldCharType="begin"/>
            </w:r>
            <w:r w:rsidR="00E35F1F">
              <w:rPr>
                <w:noProof/>
                <w:webHidden/>
              </w:rPr>
              <w:instrText xml:space="preserve"> PAGEREF _Toc448227555 \h </w:instrText>
            </w:r>
            <w:r w:rsidR="00E35F1F">
              <w:rPr>
                <w:noProof/>
                <w:webHidden/>
              </w:rPr>
            </w:r>
            <w:r w:rsidR="00E35F1F">
              <w:rPr>
                <w:noProof/>
                <w:webHidden/>
              </w:rPr>
              <w:fldChar w:fldCharType="separate"/>
            </w:r>
            <w:r w:rsidR="000C7DE2">
              <w:rPr>
                <w:noProof/>
                <w:webHidden/>
              </w:rPr>
              <w:t>834</w:t>
            </w:r>
            <w:r w:rsidR="00E35F1F">
              <w:rPr>
                <w:noProof/>
                <w:webHidden/>
              </w:rPr>
              <w:fldChar w:fldCharType="end"/>
            </w:r>
          </w:hyperlink>
        </w:p>
        <w:p w14:paraId="4926FAF9" w14:textId="21ED91DE" w:rsidR="009E261C" w:rsidRPr="009E261C" w:rsidRDefault="009E261C" w:rsidP="009E261C">
          <w:r>
            <w:rPr>
              <w:b/>
              <w:bCs/>
              <w:noProof/>
            </w:rPr>
            <w:fldChar w:fldCharType="end"/>
          </w:r>
        </w:p>
      </w:sdtContent>
    </w:sdt>
    <w:p w14:paraId="4F087BF2" w14:textId="77777777" w:rsidR="00495F1A" w:rsidRDefault="00073003" w:rsidP="00495F1A">
      <w:pPr>
        <w:pStyle w:val="Heading3"/>
      </w:pPr>
      <w:bookmarkStart w:id="1409" w:name="_Toc448227536"/>
      <w:r>
        <w:rPr>
          <w:lang w:val="en-US"/>
        </w:rPr>
        <w:lastRenderedPageBreak/>
        <w:t>January 1 (2) / Tobi 6</w:t>
      </w:r>
      <w:r w:rsidR="00FF5FF3">
        <w:rPr>
          <w:lang w:val="en-US"/>
        </w:rPr>
        <w:t xml:space="preserve">: The Feast of the </w:t>
      </w:r>
      <w:r w:rsidR="00495F1A">
        <w:t>Circumcision</w:t>
      </w:r>
      <w:bookmarkEnd w:id="1408"/>
      <w:bookmarkEnd w:id="1407"/>
      <w:bookmarkEnd w:id="1406"/>
      <w:bookmarkEnd w:id="1409"/>
    </w:p>
    <w:p w14:paraId="1387E376" w14:textId="77777777" w:rsidR="00FF5FF3" w:rsidRDefault="00FF5FF3" w:rsidP="00FF5FF3">
      <w:pPr>
        <w:pStyle w:val="Heading4"/>
      </w:pPr>
      <w:bookmarkStart w:id="1410" w:name="_Ref434477590"/>
      <w:r>
        <w:t>The Doxology</w:t>
      </w:r>
      <w:r w:rsidR="00E21EA3">
        <w:t xml:space="preserve"> for the Circumcision</w:t>
      </w:r>
      <w:bookmarkEnd w:id="14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ADD" w14:paraId="54645D95" w14:textId="77777777" w:rsidTr="00430630">
        <w:trPr>
          <w:cantSplit/>
          <w:jc w:val="center"/>
        </w:trPr>
        <w:tc>
          <w:tcPr>
            <w:tcW w:w="288" w:type="dxa"/>
          </w:tcPr>
          <w:p w14:paraId="5F2DD299" w14:textId="77777777" w:rsidR="00124ADD" w:rsidRDefault="00124ADD" w:rsidP="00430630">
            <w:pPr>
              <w:pStyle w:val="CopticCross"/>
            </w:pPr>
          </w:p>
        </w:tc>
        <w:tc>
          <w:tcPr>
            <w:tcW w:w="3960" w:type="dxa"/>
          </w:tcPr>
          <w:p w14:paraId="7BF52247" w14:textId="77777777" w:rsidR="00124ADD" w:rsidRDefault="00124ADD" w:rsidP="00124ADD">
            <w:pPr>
              <w:pStyle w:val="EngHang"/>
            </w:pPr>
            <w:r>
              <w:t>Our Lord Jesus Christ,</w:t>
            </w:r>
          </w:p>
          <w:p w14:paraId="0630F0D0" w14:textId="77777777" w:rsidR="00124ADD" w:rsidRDefault="00124ADD" w:rsidP="00124ADD">
            <w:pPr>
              <w:pStyle w:val="EngHang"/>
            </w:pPr>
            <w:r>
              <w:t>The True Son of God,</w:t>
            </w:r>
          </w:p>
          <w:p w14:paraId="1E930826" w14:textId="77777777" w:rsidR="00124ADD" w:rsidRDefault="00124ADD" w:rsidP="00124ADD">
            <w:pPr>
              <w:pStyle w:val="EngHang"/>
            </w:pPr>
            <w:r>
              <w:t>Who was incarnate of the Virgin—</w:t>
            </w:r>
          </w:p>
          <w:p w14:paraId="09AC5035" w14:textId="77777777" w:rsidR="00124ADD" w:rsidRDefault="00124ADD" w:rsidP="00124ADD">
            <w:pPr>
              <w:pStyle w:val="EngHangEnd"/>
            </w:pPr>
            <w:r>
              <w:t>She brought Him forth as a Good One—</w:t>
            </w:r>
          </w:p>
        </w:tc>
        <w:tc>
          <w:tcPr>
            <w:tcW w:w="288" w:type="dxa"/>
          </w:tcPr>
          <w:p w14:paraId="328DAFC9" w14:textId="77777777" w:rsidR="00124ADD" w:rsidRDefault="00124ADD" w:rsidP="00430630"/>
        </w:tc>
        <w:tc>
          <w:tcPr>
            <w:tcW w:w="288" w:type="dxa"/>
          </w:tcPr>
          <w:p w14:paraId="009D8425" w14:textId="77777777" w:rsidR="00124ADD" w:rsidRDefault="00124ADD" w:rsidP="00430630">
            <w:pPr>
              <w:pStyle w:val="CopticCross"/>
            </w:pPr>
          </w:p>
        </w:tc>
        <w:tc>
          <w:tcPr>
            <w:tcW w:w="3960" w:type="dxa"/>
          </w:tcPr>
          <w:p w14:paraId="35E335EA" w14:textId="77777777" w:rsidR="00124ADD" w:rsidRDefault="00124ADD" w:rsidP="00124ADD">
            <w:pPr>
              <w:pStyle w:val="CopticVersemulti-line"/>
            </w:pPr>
            <w:r>
              <w:t>ⲀⲠⲉⲛⲟ̄ⲥ̄ Ⲓⲏ̄ⲥ̄ Ⲡⲭ̄ⲥ̄</w:t>
            </w:r>
          </w:p>
          <w:p w14:paraId="68982DDE" w14:textId="77777777" w:rsidR="00124ADD" w:rsidRDefault="00124ADD" w:rsidP="00124ADD">
            <w:pPr>
              <w:pStyle w:val="CopticVersemulti-line"/>
            </w:pPr>
            <w:r>
              <w:t>Ⲡϣⲏⲣⲓ ⲙ̀Ⲫϯ</w:t>
            </w:r>
          </w:p>
          <w:p w14:paraId="31249D7A" w14:textId="77777777" w:rsidR="00124ADD" w:rsidRDefault="00124ADD" w:rsidP="00124ADD">
            <w:pPr>
              <w:pStyle w:val="CopticVersemulti-line"/>
            </w:pPr>
            <w:r>
              <w:t>ⲁⲗⲏⲑⲱⲥ ⲫⲏⲉⲧⲁϥϭⲓⲥⲁⲣⲝ ϧⲉⲛ ϯⲡⲁⲣⲑⲉⲛⲟⲥ:</w:t>
            </w:r>
          </w:p>
          <w:p w14:paraId="64BA2683" w14:textId="77777777" w:rsidR="00124ADD" w:rsidRPr="00C35319" w:rsidRDefault="00124ADD" w:rsidP="00124ADD">
            <w:pPr>
              <w:pStyle w:val="CopticHangingVerse"/>
            </w:pPr>
            <w:r>
              <w:t>ⲁⲥⲙⲓⲥⲓ ⲙ̀ⲙⲟϥ ϩⲱⲥ ⲁ̀ⲅⲁⲑⲟⲥ.</w:t>
            </w:r>
          </w:p>
        </w:tc>
      </w:tr>
      <w:tr w:rsidR="00124ADD" w14:paraId="12174C9F" w14:textId="77777777" w:rsidTr="00430630">
        <w:trPr>
          <w:cantSplit/>
          <w:jc w:val="center"/>
        </w:trPr>
        <w:tc>
          <w:tcPr>
            <w:tcW w:w="288" w:type="dxa"/>
          </w:tcPr>
          <w:p w14:paraId="29670FD9" w14:textId="77777777" w:rsidR="00124ADD" w:rsidRDefault="00124ADD" w:rsidP="00430630">
            <w:pPr>
              <w:pStyle w:val="CopticCross"/>
            </w:pPr>
            <w:r w:rsidRPr="00FB5ACB">
              <w:t>¿</w:t>
            </w:r>
          </w:p>
        </w:tc>
        <w:tc>
          <w:tcPr>
            <w:tcW w:w="3960" w:type="dxa"/>
          </w:tcPr>
          <w:p w14:paraId="71D7AED4" w14:textId="77777777" w:rsidR="00124ADD" w:rsidRDefault="00124ADD" w:rsidP="00124ADD">
            <w:pPr>
              <w:pStyle w:val="EngHang"/>
            </w:pPr>
            <w:r>
              <w:t>On the eight day</w:t>
            </w:r>
          </w:p>
          <w:p w14:paraId="7A5AE14A" w14:textId="77777777" w:rsidR="00124ADD" w:rsidRDefault="00124ADD" w:rsidP="00124ADD">
            <w:pPr>
              <w:pStyle w:val="EngHang"/>
            </w:pPr>
            <w:r>
              <w:t>Of His glorious birth,</w:t>
            </w:r>
          </w:p>
          <w:p w14:paraId="0B81D1D7" w14:textId="77777777" w:rsidR="00124ADD" w:rsidRDefault="00124ADD" w:rsidP="00124ADD">
            <w:pPr>
              <w:pStyle w:val="EngHang"/>
            </w:pPr>
            <w:r>
              <w:t>Received to Himself the circumcision,</w:t>
            </w:r>
          </w:p>
          <w:p w14:paraId="0E5BE59F" w14:textId="77777777" w:rsidR="00124ADD" w:rsidRDefault="00124ADD" w:rsidP="00124ADD">
            <w:pPr>
              <w:pStyle w:val="EngHangEnd"/>
            </w:pPr>
            <w:r>
              <w:t>According to the custom of the Law.</w:t>
            </w:r>
          </w:p>
        </w:tc>
        <w:tc>
          <w:tcPr>
            <w:tcW w:w="288" w:type="dxa"/>
          </w:tcPr>
          <w:p w14:paraId="7684C74C" w14:textId="77777777" w:rsidR="00124ADD" w:rsidRDefault="00124ADD" w:rsidP="00430630"/>
        </w:tc>
        <w:tc>
          <w:tcPr>
            <w:tcW w:w="288" w:type="dxa"/>
          </w:tcPr>
          <w:p w14:paraId="5EDE93D6" w14:textId="77777777" w:rsidR="00124ADD" w:rsidRDefault="00124ADD" w:rsidP="00430630">
            <w:pPr>
              <w:pStyle w:val="CopticCross"/>
            </w:pPr>
            <w:r w:rsidRPr="00FB5ACB">
              <w:t>¿</w:t>
            </w:r>
          </w:p>
        </w:tc>
        <w:tc>
          <w:tcPr>
            <w:tcW w:w="3960" w:type="dxa"/>
          </w:tcPr>
          <w:p w14:paraId="1BDA61DE" w14:textId="77777777" w:rsidR="00124ADD" w:rsidRDefault="00124ADD" w:rsidP="00124ADD">
            <w:pPr>
              <w:pStyle w:val="CopticVersemulti-line"/>
            </w:pPr>
            <w:r>
              <w:t>Ϧⲉⲛ ⲡⲓⲙⲁϩ ϣ̀ⲙⲏⲛ ⲛ̀ⲉ̀ϩⲟⲟⲩ:</w:t>
            </w:r>
          </w:p>
          <w:p w14:paraId="23E9556C" w14:textId="77777777" w:rsidR="00124ADD" w:rsidRDefault="00124ADD" w:rsidP="00124ADD">
            <w:pPr>
              <w:pStyle w:val="CopticVersemulti-line"/>
            </w:pPr>
            <w:r>
              <w:t>ⲛ̀ⲧⲉ ⲡⲉϥϫⲓⲛⲙⲓⲥⲓ ⲙ̀ⲡⲁⲣⲁⲇⲟⲝⲟⲛ:</w:t>
            </w:r>
          </w:p>
          <w:p w14:paraId="497EC68F" w14:textId="77777777" w:rsidR="00124ADD" w:rsidRDefault="00124ADD" w:rsidP="00124ADD">
            <w:pPr>
              <w:pStyle w:val="CopticVersemulti-line"/>
            </w:pPr>
            <w:r>
              <w:t>ⲁϥϣⲱⲡ ⲉ̀ⲣⲟϥ ⲙ̀ⲡⲓⲥⲉⲃⲓ:</w:t>
            </w:r>
          </w:p>
          <w:p w14:paraId="1F9429E0" w14:textId="77777777" w:rsidR="00124ADD" w:rsidRDefault="00124ADD" w:rsidP="00124ADD">
            <w:pPr>
              <w:pStyle w:val="CopticHangingVerse"/>
            </w:pPr>
            <w:r>
              <w:t>ⲕⲁⲧⲁ ⲡⲉⲧⲉⲥϣⲉ ⲙ̀ⲡⲓⲛⲟⲙⲟⲥ.</w:t>
            </w:r>
          </w:p>
        </w:tc>
      </w:tr>
      <w:tr w:rsidR="00124ADD" w14:paraId="6DC3AE16" w14:textId="77777777" w:rsidTr="00430630">
        <w:trPr>
          <w:cantSplit/>
          <w:jc w:val="center"/>
        </w:trPr>
        <w:tc>
          <w:tcPr>
            <w:tcW w:w="288" w:type="dxa"/>
          </w:tcPr>
          <w:p w14:paraId="22E325DD" w14:textId="77777777" w:rsidR="00124ADD" w:rsidRDefault="00124ADD" w:rsidP="00430630">
            <w:pPr>
              <w:pStyle w:val="CopticCross"/>
            </w:pPr>
          </w:p>
        </w:tc>
        <w:tc>
          <w:tcPr>
            <w:tcW w:w="3960" w:type="dxa"/>
          </w:tcPr>
          <w:p w14:paraId="7F30484D" w14:textId="77777777" w:rsidR="00124ADD" w:rsidRDefault="00124ADD" w:rsidP="00124ADD">
            <w:pPr>
              <w:pStyle w:val="EngHang"/>
            </w:pPr>
            <w:r>
              <w:t>Come let us worship Him,</w:t>
            </w:r>
          </w:p>
          <w:p w14:paraId="7A52BAF0" w14:textId="77777777" w:rsidR="00124ADD" w:rsidRDefault="00124ADD" w:rsidP="00124ADD">
            <w:pPr>
              <w:pStyle w:val="EngHang"/>
            </w:pPr>
            <w:r>
              <w:t>For He is in truth God.</w:t>
            </w:r>
          </w:p>
          <w:p w14:paraId="52DA8AE3" w14:textId="77777777" w:rsidR="00124ADD" w:rsidRDefault="00124ADD" w:rsidP="00124ADD">
            <w:pPr>
              <w:pStyle w:val="EngHang"/>
            </w:pPr>
            <w:r>
              <w:t>Let us glorify the Virgin</w:t>
            </w:r>
          </w:p>
          <w:p w14:paraId="250F107E" w14:textId="77777777" w:rsidR="00124ADD" w:rsidRDefault="00124ADD" w:rsidP="00124ADD">
            <w:pPr>
              <w:pStyle w:val="EngHangEnd"/>
            </w:pPr>
            <w:r>
              <w:t>Who bore Him in the Flesh.</w:t>
            </w:r>
          </w:p>
        </w:tc>
        <w:tc>
          <w:tcPr>
            <w:tcW w:w="288" w:type="dxa"/>
          </w:tcPr>
          <w:p w14:paraId="4DF86613" w14:textId="77777777" w:rsidR="00124ADD" w:rsidRDefault="00124ADD" w:rsidP="00430630"/>
        </w:tc>
        <w:tc>
          <w:tcPr>
            <w:tcW w:w="288" w:type="dxa"/>
          </w:tcPr>
          <w:p w14:paraId="4D70B880" w14:textId="77777777" w:rsidR="00124ADD" w:rsidRDefault="00124ADD" w:rsidP="00430630">
            <w:pPr>
              <w:pStyle w:val="CopticCross"/>
            </w:pPr>
          </w:p>
        </w:tc>
        <w:tc>
          <w:tcPr>
            <w:tcW w:w="3960" w:type="dxa"/>
          </w:tcPr>
          <w:p w14:paraId="7862D8EB" w14:textId="77777777" w:rsidR="00124ADD" w:rsidRDefault="00124ADD" w:rsidP="00124ADD">
            <w:pPr>
              <w:pStyle w:val="CopticVersemulti-line"/>
            </w:pPr>
            <w:r>
              <w:t>Ⲁⲙⲱⲓⲛⲓ ⲛ̀ⲧⲉⲛⲟⲩⲱϣⲧ ⲙ̀ⲙⲟϥ:</w:t>
            </w:r>
          </w:p>
          <w:p w14:paraId="0328A816" w14:textId="77777777" w:rsidR="00124ADD" w:rsidRDefault="00124ADD" w:rsidP="00124ADD">
            <w:pPr>
              <w:pStyle w:val="CopticVersemulti-line"/>
            </w:pPr>
            <w:r>
              <w:t>Ϫⲉ ⲛ̀ⲑⲟϥ ⲡⲉ Ⲫϯ ϧⲉⲛ ⲟⲩⲙⲉⲑⲙⲏⲓ:</w:t>
            </w:r>
          </w:p>
          <w:p w14:paraId="49C4F915" w14:textId="77777777" w:rsidR="00124ADD" w:rsidRDefault="00124ADD" w:rsidP="00124ADD">
            <w:pPr>
              <w:pStyle w:val="CopticVersemulti-line"/>
            </w:pPr>
            <w:r>
              <w:t>ⲛ̀ⲧⲉⲛϯⲱ̀ⲟⲩ ⲛ̀ϯⲡⲁⲣⲑⲉⲛⲟⲥ:</w:t>
            </w:r>
          </w:p>
          <w:p w14:paraId="2494711A" w14:textId="77777777" w:rsidR="00124ADD" w:rsidRDefault="00124ADD" w:rsidP="00124ADD">
            <w:pPr>
              <w:pStyle w:val="CopticHangingVerse"/>
            </w:pPr>
            <w:r>
              <w:t>ⲑ̀ⲏⲉ̀ⲧⲁⲥϫ̀ⲫⲉ ⲥⲱⲙⲁⲧⲓⲕⲟⲥ.</w:t>
            </w:r>
          </w:p>
        </w:tc>
      </w:tr>
      <w:tr w:rsidR="00124ADD" w14:paraId="23B13C53" w14:textId="77777777" w:rsidTr="00430630">
        <w:trPr>
          <w:cantSplit/>
          <w:jc w:val="center"/>
        </w:trPr>
        <w:tc>
          <w:tcPr>
            <w:tcW w:w="288" w:type="dxa"/>
          </w:tcPr>
          <w:p w14:paraId="06FA7250" w14:textId="77777777" w:rsidR="00124ADD" w:rsidRDefault="00124ADD" w:rsidP="00430630">
            <w:pPr>
              <w:pStyle w:val="CopticCross"/>
            </w:pPr>
            <w:r w:rsidRPr="00FB5ACB">
              <w:t>¿</w:t>
            </w:r>
          </w:p>
        </w:tc>
        <w:tc>
          <w:tcPr>
            <w:tcW w:w="3960" w:type="dxa"/>
          </w:tcPr>
          <w:p w14:paraId="51002554" w14:textId="77777777" w:rsidR="00124ADD" w:rsidRDefault="00124ADD" w:rsidP="00124ADD">
            <w:pPr>
              <w:pStyle w:val="EngHang"/>
            </w:pPr>
            <w:r>
              <w:t>Rejoice with us today,</w:t>
            </w:r>
          </w:p>
          <w:p w14:paraId="0DA4DF2F" w14:textId="77777777" w:rsidR="00124ADD" w:rsidRDefault="00124ADD" w:rsidP="00124ADD">
            <w:pPr>
              <w:pStyle w:val="EngHang"/>
            </w:pPr>
            <w:r>
              <w:t xml:space="preserve">All you </w:t>
            </w:r>
            <w:commentRangeStart w:id="1411"/>
            <w:r>
              <w:t xml:space="preserve">Christian </w:t>
            </w:r>
            <w:commentRangeEnd w:id="1411"/>
            <w:r>
              <w:rPr>
                <w:rStyle w:val="CommentReference"/>
                <w:rFonts w:ascii="Times New Roman" w:eastAsiaTheme="minorHAnsi" w:hAnsi="Times New Roman" w:cstheme="minorBidi"/>
                <w:color w:val="auto"/>
              </w:rPr>
              <w:commentReference w:id="1411"/>
            </w:r>
            <w:r>
              <w:t>nations,</w:t>
            </w:r>
          </w:p>
          <w:p w14:paraId="0912D57C" w14:textId="77777777" w:rsidR="00124ADD" w:rsidRDefault="00124ADD" w:rsidP="00124ADD">
            <w:pPr>
              <w:pStyle w:val="EngHang"/>
            </w:pPr>
            <w:r>
              <w:t>For Christ has received to Himself</w:t>
            </w:r>
          </w:p>
          <w:p w14:paraId="3294AD7F" w14:textId="77777777" w:rsidR="00124ADD" w:rsidRDefault="00124ADD" w:rsidP="00124ADD">
            <w:pPr>
              <w:pStyle w:val="EngHangEnd"/>
            </w:pPr>
            <w:r>
              <w:t>The circumcision on our behalf,</w:t>
            </w:r>
          </w:p>
        </w:tc>
        <w:tc>
          <w:tcPr>
            <w:tcW w:w="288" w:type="dxa"/>
          </w:tcPr>
          <w:p w14:paraId="0CD0A480" w14:textId="77777777" w:rsidR="00124ADD" w:rsidRDefault="00124ADD" w:rsidP="00430630"/>
        </w:tc>
        <w:tc>
          <w:tcPr>
            <w:tcW w:w="288" w:type="dxa"/>
          </w:tcPr>
          <w:p w14:paraId="3B43814A" w14:textId="77777777" w:rsidR="00124ADD" w:rsidRDefault="00124ADD" w:rsidP="00430630">
            <w:pPr>
              <w:pStyle w:val="CopticCross"/>
            </w:pPr>
            <w:r w:rsidRPr="00FB5ACB">
              <w:t>¿</w:t>
            </w:r>
          </w:p>
        </w:tc>
        <w:tc>
          <w:tcPr>
            <w:tcW w:w="3960" w:type="dxa"/>
          </w:tcPr>
          <w:p w14:paraId="27C3D5F7" w14:textId="77777777" w:rsidR="00124ADD" w:rsidRDefault="00124ADD" w:rsidP="00124ADD">
            <w:pPr>
              <w:pStyle w:val="CopticVersemulti-line"/>
            </w:pPr>
            <w:r>
              <w:t>Ⲑⲉⲗⲏⲗ ⲙ̀ⲙⲱⲧⲉⲛ ⲙ̀ⲫⲟⲟⲩ:</w:t>
            </w:r>
          </w:p>
          <w:p w14:paraId="1EF435A8" w14:textId="77777777" w:rsidR="00124ADD" w:rsidRDefault="00124ADD" w:rsidP="00124ADD">
            <w:pPr>
              <w:pStyle w:val="CopticVersemulti-line"/>
            </w:pPr>
            <w:r>
              <w:t>ⲛⲓⲉⲑⲛⲟⲥ ⲧⲏⲣⲟⲩ ϧⲉⲛ ⲟⲩⲣⲁϣⲓ:</w:t>
            </w:r>
          </w:p>
          <w:p w14:paraId="19BB281A" w14:textId="77777777" w:rsidR="00124ADD" w:rsidRDefault="00124ADD" w:rsidP="00124ADD">
            <w:pPr>
              <w:pStyle w:val="CopticVersemulti-line"/>
            </w:pPr>
            <w:r>
              <w:t>ϫⲉ Ⲡⲭ̄ⲥ̄ ⲁϥϣⲱⲡ ⲉ̀ⲣⲟϥ</w:t>
            </w:r>
          </w:p>
          <w:p w14:paraId="3BFE3E85" w14:textId="77777777" w:rsidR="00124ADD" w:rsidRDefault="00124ADD" w:rsidP="00124ADD">
            <w:pPr>
              <w:pStyle w:val="CopticHangingVerse"/>
            </w:pPr>
            <w:r>
              <w:t>ⲙ̀ⲡⲓⲥⲉⲃⲓ ⲉ̀ϩ̀ⲣⲏⲓ ⲉ̀ϫⲱⲛ.</w:t>
            </w:r>
          </w:p>
        </w:tc>
      </w:tr>
      <w:tr w:rsidR="00124ADD" w14:paraId="655AFFE9" w14:textId="77777777" w:rsidTr="00430630">
        <w:trPr>
          <w:cantSplit/>
          <w:jc w:val="center"/>
        </w:trPr>
        <w:tc>
          <w:tcPr>
            <w:tcW w:w="288" w:type="dxa"/>
          </w:tcPr>
          <w:p w14:paraId="616404FB" w14:textId="77777777" w:rsidR="00124ADD" w:rsidRDefault="00124ADD" w:rsidP="00430630">
            <w:pPr>
              <w:pStyle w:val="CopticCross"/>
            </w:pPr>
          </w:p>
        </w:tc>
        <w:tc>
          <w:tcPr>
            <w:tcW w:w="3960" w:type="dxa"/>
          </w:tcPr>
          <w:p w14:paraId="5520004D" w14:textId="77777777" w:rsidR="00124ADD" w:rsidRDefault="00124ADD" w:rsidP="00124ADD">
            <w:pPr>
              <w:pStyle w:val="EngHang"/>
            </w:pPr>
            <w:r>
              <w:t>That He may set us free</w:t>
            </w:r>
          </w:p>
          <w:p w14:paraId="47B8721F" w14:textId="77777777" w:rsidR="00124ADD" w:rsidRDefault="00124ADD" w:rsidP="00124ADD">
            <w:pPr>
              <w:pStyle w:val="EngHang"/>
            </w:pPr>
            <w:r>
              <w:t>From the bonds of the Law</w:t>
            </w:r>
          </w:p>
          <w:p w14:paraId="09FEFB89" w14:textId="77777777" w:rsidR="00124ADD" w:rsidRDefault="00124ADD" w:rsidP="00124ADD">
            <w:pPr>
              <w:pStyle w:val="EngHang"/>
            </w:pPr>
            <w:r>
              <w:t>And grant to us</w:t>
            </w:r>
          </w:p>
          <w:p w14:paraId="16047C4E" w14:textId="77777777" w:rsidR="00124ADD" w:rsidRDefault="00124ADD" w:rsidP="00124ADD">
            <w:pPr>
              <w:pStyle w:val="EngHangEnd"/>
            </w:pPr>
            <w:r>
              <w:t>His perfect gifts.</w:t>
            </w:r>
          </w:p>
        </w:tc>
        <w:tc>
          <w:tcPr>
            <w:tcW w:w="288" w:type="dxa"/>
          </w:tcPr>
          <w:p w14:paraId="45218564" w14:textId="77777777" w:rsidR="00124ADD" w:rsidRDefault="00124ADD" w:rsidP="00430630"/>
        </w:tc>
        <w:tc>
          <w:tcPr>
            <w:tcW w:w="288" w:type="dxa"/>
          </w:tcPr>
          <w:p w14:paraId="32072AFD" w14:textId="77777777" w:rsidR="00124ADD" w:rsidRDefault="00124ADD" w:rsidP="00430630">
            <w:pPr>
              <w:pStyle w:val="CopticCross"/>
            </w:pPr>
          </w:p>
        </w:tc>
        <w:tc>
          <w:tcPr>
            <w:tcW w:w="3960" w:type="dxa"/>
          </w:tcPr>
          <w:p w14:paraId="580907B2" w14:textId="77777777" w:rsidR="00124ADD" w:rsidRDefault="00124ADD" w:rsidP="00124ADD">
            <w:pPr>
              <w:pStyle w:val="CopticVersemulti-line"/>
            </w:pPr>
            <w:r>
              <w:t>Ϩⲓⲛⲁ ⲛ̀ⲧⲉϥⲁⲓⲧⲉⲛ ⲛ̀ⲡⲉⲙϩⲉ:</w:t>
            </w:r>
          </w:p>
          <w:p w14:paraId="6D79250F" w14:textId="77777777" w:rsidR="00124ADD" w:rsidRDefault="00124ADD" w:rsidP="00124ADD">
            <w:pPr>
              <w:pStyle w:val="CopticVersemulti-line"/>
            </w:pPr>
            <w:r>
              <w:t>ⲉ̀ⲃⲟⲗϩⲁ ⲡ̀ⲥⲉⲃⲓ ⲛ̀ⲧⲉ ϯⲥⲁⲣⲝ:</w:t>
            </w:r>
          </w:p>
          <w:p w14:paraId="5B8F91C8" w14:textId="77777777" w:rsidR="00124ADD" w:rsidRDefault="00124ADD" w:rsidP="00124ADD">
            <w:pPr>
              <w:pStyle w:val="CopticVersemulti-line"/>
            </w:pPr>
            <w:r>
              <w:t>ⲛ̀ⲧⲉϥϯ ⲛⲁⲛ ⲙ̀ⲡⲉϥⲛⲡ̄ⲛ̄ⲁ̄ ⲉ̄ⲑ̄ⲩ̄:</w:t>
            </w:r>
          </w:p>
          <w:p w14:paraId="2DD87DB3" w14:textId="77777777" w:rsidR="00124ADD" w:rsidRDefault="00124ADD" w:rsidP="00124ADD">
            <w:pPr>
              <w:pStyle w:val="CopticHangingVerse"/>
            </w:pPr>
            <w:r>
              <w:t>ϩⲓⲧⲉⲛ ⲡⲓϫⲱⲕ ⲉ̀ⲃⲟⲗ.</w:t>
            </w:r>
          </w:p>
        </w:tc>
      </w:tr>
      <w:tr w:rsidR="00124ADD" w14:paraId="6D129185" w14:textId="77777777" w:rsidTr="00430630">
        <w:trPr>
          <w:cantSplit/>
          <w:jc w:val="center"/>
        </w:trPr>
        <w:tc>
          <w:tcPr>
            <w:tcW w:w="288" w:type="dxa"/>
          </w:tcPr>
          <w:p w14:paraId="6F187D36" w14:textId="77777777" w:rsidR="00124ADD" w:rsidRDefault="00124ADD" w:rsidP="00430630">
            <w:pPr>
              <w:pStyle w:val="CopticCross"/>
            </w:pPr>
            <w:r w:rsidRPr="00FB5ACB">
              <w:t>¿</w:t>
            </w:r>
          </w:p>
        </w:tc>
        <w:tc>
          <w:tcPr>
            <w:tcW w:w="3960" w:type="dxa"/>
          </w:tcPr>
          <w:p w14:paraId="19886C38" w14:textId="77777777" w:rsidR="00124ADD" w:rsidRPr="00124ADD" w:rsidRDefault="00124ADD" w:rsidP="00124ADD">
            <w:pPr>
              <w:pStyle w:val="EngHang"/>
              <w:rPr>
                <w:color w:val="7F7F7F" w:themeColor="text1" w:themeTint="80"/>
              </w:rPr>
            </w:pPr>
            <w:r w:rsidRPr="00124ADD">
              <w:rPr>
                <w:color w:val="7F7F7F" w:themeColor="text1" w:themeTint="80"/>
              </w:rPr>
              <w:t>Let all the defiled heresies</w:t>
            </w:r>
          </w:p>
          <w:p w14:paraId="21AC4D87" w14:textId="77777777" w:rsidR="00124ADD" w:rsidRPr="00124ADD" w:rsidRDefault="00124ADD" w:rsidP="00124ADD">
            <w:pPr>
              <w:pStyle w:val="EngHang"/>
              <w:rPr>
                <w:color w:val="7F7F7F" w:themeColor="text1" w:themeTint="80"/>
              </w:rPr>
            </w:pPr>
            <w:r w:rsidRPr="00124ADD">
              <w:rPr>
                <w:color w:val="7F7F7F" w:themeColor="text1" w:themeTint="80"/>
              </w:rPr>
              <w:t>Be put to shame, and scorned;</w:t>
            </w:r>
          </w:p>
          <w:p w14:paraId="6A26FBD2" w14:textId="77777777" w:rsidR="00124ADD" w:rsidRPr="00124ADD" w:rsidRDefault="00124ADD" w:rsidP="00124ADD">
            <w:pPr>
              <w:pStyle w:val="EngHang"/>
              <w:rPr>
                <w:color w:val="7F7F7F" w:themeColor="text1" w:themeTint="80"/>
              </w:rPr>
            </w:pPr>
            <w:r w:rsidRPr="00124ADD">
              <w:rPr>
                <w:color w:val="7F7F7F" w:themeColor="text1" w:themeTint="80"/>
              </w:rPr>
              <w:t>And let them hear Paul say,</w:t>
            </w:r>
          </w:p>
          <w:p w14:paraId="7497A7F0" w14:textId="77777777" w:rsidR="00124ADD" w:rsidRPr="00124ADD" w:rsidRDefault="00124ADD" w:rsidP="00124ADD">
            <w:pPr>
              <w:pStyle w:val="EngHangEnd"/>
              <w:rPr>
                <w:color w:val="7F7F7F" w:themeColor="text1" w:themeTint="80"/>
              </w:rPr>
            </w:pPr>
            <w:r w:rsidRPr="00124ADD">
              <w:rPr>
                <w:color w:val="7F7F7F" w:themeColor="text1" w:themeTint="80"/>
              </w:rPr>
              <w:t>“I am circumcised on the eighth day”</w:t>
            </w:r>
          </w:p>
        </w:tc>
        <w:tc>
          <w:tcPr>
            <w:tcW w:w="288" w:type="dxa"/>
          </w:tcPr>
          <w:p w14:paraId="79129DAB" w14:textId="77777777" w:rsidR="00124ADD" w:rsidRDefault="00124ADD" w:rsidP="00430630"/>
        </w:tc>
        <w:tc>
          <w:tcPr>
            <w:tcW w:w="288" w:type="dxa"/>
          </w:tcPr>
          <w:p w14:paraId="5A379025" w14:textId="77777777" w:rsidR="00124ADD" w:rsidRDefault="00124ADD" w:rsidP="00430630">
            <w:pPr>
              <w:pStyle w:val="CopticCross"/>
            </w:pPr>
            <w:r w:rsidRPr="00FB5ACB">
              <w:t>¿</w:t>
            </w:r>
          </w:p>
        </w:tc>
        <w:tc>
          <w:tcPr>
            <w:tcW w:w="3960" w:type="dxa"/>
          </w:tcPr>
          <w:p w14:paraId="20A1D25B" w14:textId="77777777" w:rsidR="00124ADD" w:rsidRDefault="00124ADD" w:rsidP="00124ADD">
            <w:pPr>
              <w:pStyle w:val="CopticVersemulti-line"/>
            </w:pPr>
            <w:r>
              <w:t>Ⲙⲁⲣⲟⲩϭⲓϣⲓⲡⲓ ⲛ̀ⲥⲉϭⲓϣⲱϣ:</w:t>
            </w:r>
          </w:p>
          <w:p w14:paraId="7B0FAAA5" w14:textId="77777777" w:rsidR="00124ADD" w:rsidRDefault="00124ADD" w:rsidP="00124ADD">
            <w:pPr>
              <w:pStyle w:val="CopticVersemulti-line"/>
            </w:pPr>
            <w:r>
              <w:t>ⲛ̀ϫⲉ ⲛⲓϩⲁⲣⲁⲥⲓⲥ ⲧⲏⲣⲟⲩ ⲉⲧⲥⲱϥ:</w:t>
            </w:r>
          </w:p>
          <w:p w14:paraId="231287FC" w14:textId="77777777" w:rsidR="00124ADD" w:rsidRDefault="00124ADD" w:rsidP="00124ADD">
            <w:pPr>
              <w:pStyle w:val="CopticVersemulti-line"/>
            </w:pPr>
            <w:r>
              <w:t>ⲉⲩⲥⲱⲧⲉⲙ ⲙ̀Ⲡⲁⲩⲗⲟⲥ:</w:t>
            </w:r>
          </w:p>
          <w:p w14:paraId="18F794C2" w14:textId="77777777" w:rsidR="00124ADD" w:rsidRDefault="00124ADD" w:rsidP="00124ADD">
            <w:pPr>
              <w:pStyle w:val="CopticHangingVerse"/>
            </w:pPr>
            <w:r>
              <w:t>ϫⲉ ⲁ̀ⲛⲟⲕ ⲟⲩⲥⲉⲃⲓ ϧⲉⲛ ⲡⲓⲙⲁϩ ϣ̀ⲙⲏⲛ ⲛ̀ⲉ̀ⲏⲟⲟⲩ.</w:t>
            </w:r>
          </w:p>
        </w:tc>
      </w:tr>
      <w:tr w:rsidR="00124ADD" w14:paraId="0CD69999" w14:textId="77777777" w:rsidTr="00430630">
        <w:trPr>
          <w:cantSplit/>
          <w:jc w:val="center"/>
        </w:trPr>
        <w:tc>
          <w:tcPr>
            <w:tcW w:w="288" w:type="dxa"/>
          </w:tcPr>
          <w:p w14:paraId="7C657A3F" w14:textId="77777777" w:rsidR="00124ADD" w:rsidRDefault="00124ADD" w:rsidP="00430630">
            <w:pPr>
              <w:pStyle w:val="CopticCross"/>
            </w:pPr>
          </w:p>
        </w:tc>
        <w:tc>
          <w:tcPr>
            <w:tcW w:w="3960" w:type="dxa"/>
          </w:tcPr>
          <w:p w14:paraId="5C0FC87C" w14:textId="77777777" w:rsidR="00124ADD" w:rsidRPr="00124ADD" w:rsidRDefault="00124ADD" w:rsidP="00124ADD">
            <w:pPr>
              <w:pStyle w:val="EngHang"/>
              <w:rPr>
                <w:color w:val="7F7F7F" w:themeColor="text1" w:themeTint="80"/>
              </w:rPr>
            </w:pPr>
            <w:r w:rsidRPr="00124ADD">
              <w:rPr>
                <w:color w:val="7F7F7F" w:themeColor="text1" w:themeTint="80"/>
              </w:rPr>
              <w:t>He told us of Christ,</w:t>
            </w:r>
          </w:p>
          <w:p w14:paraId="648B11CA" w14:textId="77777777" w:rsidR="00124ADD" w:rsidRPr="00124ADD" w:rsidRDefault="00124ADD" w:rsidP="00124ADD">
            <w:pPr>
              <w:pStyle w:val="EngHang"/>
              <w:rPr>
                <w:color w:val="7F7F7F" w:themeColor="text1" w:themeTint="80"/>
              </w:rPr>
            </w:pPr>
            <w:r w:rsidRPr="00124ADD">
              <w:rPr>
                <w:color w:val="7F7F7F" w:themeColor="text1" w:themeTint="80"/>
              </w:rPr>
              <w:t>Who accepted the circumcision</w:t>
            </w:r>
          </w:p>
          <w:p w14:paraId="46365CEE" w14:textId="77777777" w:rsidR="00124ADD" w:rsidRPr="00124ADD" w:rsidRDefault="00124ADD" w:rsidP="00124ADD">
            <w:pPr>
              <w:pStyle w:val="EngHang"/>
              <w:rPr>
                <w:color w:val="7F7F7F" w:themeColor="text1" w:themeTint="80"/>
              </w:rPr>
            </w:pPr>
            <w:r w:rsidRPr="00124ADD">
              <w:rPr>
                <w:color w:val="7F7F7F" w:themeColor="text1" w:themeTint="80"/>
              </w:rPr>
              <w:t>On the eight day,</w:t>
            </w:r>
          </w:p>
          <w:p w14:paraId="2E97FB8A" w14:textId="77777777" w:rsidR="00124ADD" w:rsidRPr="00124ADD" w:rsidRDefault="00124ADD" w:rsidP="00124ADD">
            <w:pPr>
              <w:pStyle w:val="EngHangEnd"/>
              <w:rPr>
                <w:color w:val="7F7F7F" w:themeColor="text1" w:themeTint="80"/>
              </w:rPr>
            </w:pPr>
            <w:r w:rsidRPr="00124ADD">
              <w:rPr>
                <w:color w:val="7F7F7F" w:themeColor="text1" w:themeTint="80"/>
              </w:rPr>
              <w:t>According to the Law of Moses</w:t>
            </w:r>
          </w:p>
        </w:tc>
        <w:tc>
          <w:tcPr>
            <w:tcW w:w="288" w:type="dxa"/>
          </w:tcPr>
          <w:p w14:paraId="1799B840" w14:textId="77777777" w:rsidR="00124ADD" w:rsidRDefault="00124ADD" w:rsidP="00430630"/>
        </w:tc>
        <w:tc>
          <w:tcPr>
            <w:tcW w:w="288" w:type="dxa"/>
          </w:tcPr>
          <w:p w14:paraId="7F3E1DED" w14:textId="77777777" w:rsidR="00124ADD" w:rsidRDefault="00124ADD" w:rsidP="00430630">
            <w:pPr>
              <w:pStyle w:val="CopticCross"/>
            </w:pPr>
          </w:p>
        </w:tc>
        <w:tc>
          <w:tcPr>
            <w:tcW w:w="3960" w:type="dxa"/>
          </w:tcPr>
          <w:p w14:paraId="0D0F1386" w14:textId="77777777" w:rsidR="00124ADD" w:rsidRDefault="00124ADD" w:rsidP="00124ADD">
            <w:pPr>
              <w:pStyle w:val="CopticVersemulti-line"/>
            </w:pPr>
            <w:r>
              <w:t>Ⲉϥϯⲙⲏⲓⲛⲓ ⲛⲁⲛ ⲉ̀ϫⲉⲛ Ⲡ</w:t>
            </w:r>
            <w:r>
              <w:pgNum/>
            </w:r>
            <w:r>
              <w:pgNum/>
            </w:r>
            <w:r>
              <w:t>ⲭ̄ⲥ̄:</w:t>
            </w:r>
          </w:p>
          <w:p w14:paraId="166CAA10" w14:textId="77777777" w:rsidR="00124ADD" w:rsidRDefault="00124ADD" w:rsidP="00124ADD">
            <w:pPr>
              <w:pStyle w:val="CopticVersemulti-line"/>
            </w:pPr>
            <w:r>
              <w:t>Ϫⲉ ⲁϥϣⲱⲡ ⲉ̀ⲣⲟϥ ⲙ̀ⲡⲓⲥⲉⲃⲓ:</w:t>
            </w:r>
          </w:p>
          <w:p w14:paraId="61C4EBFF" w14:textId="77777777" w:rsidR="00124ADD" w:rsidRDefault="00124ADD" w:rsidP="00124ADD">
            <w:pPr>
              <w:pStyle w:val="CopticVersemulti-line"/>
            </w:pPr>
            <w:r>
              <w:t>Ϧⲉⲛ ⲡⲓⲙⲁϩ ϣ̀ⲙⲏⲛ ⲛ̀ⲉ̀ϩⲟⲟⲩ:</w:t>
            </w:r>
          </w:p>
          <w:p w14:paraId="5A9E7AB7" w14:textId="77777777" w:rsidR="00124ADD" w:rsidRDefault="00124ADD" w:rsidP="00124ADD">
            <w:pPr>
              <w:pStyle w:val="CopticHangingVerse"/>
            </w:pPr>
            <w:r>
              <w:t>ⲕⲁⲧⲁ ⲫ̀ⲛⲟⲙⲟⲥ ⲙ̀Ⲙⲱⲩⲥⲏⲥ.</w:t>
            </w:r>
          </w:p>
        </w:tc>
      </w:tr>
      <w:tr w:rsidR="00124ADD" w14:paraId="5E5BDA6E" w14:textId="77777777" w:rsidTr="00430630">
        <w:trPr>
          <w:cantSplit/>
          <w:jc w:val="center"/>
        </w:trPr>
        <w:tc>
          <w:tcPr>
            <w:tcW w:w="288" w:type="dxa"/>
          </w:tcPr>
          <w:p w14:paraId="1FCF3144" w14:textId="77777777" w:rsidR="00124ADD" w:rsidRDefault="00124ADD" w:rsidP="00430630">
            <w:pPr>
              <w:pStyle w:val="CopticCross"/>
            </w:pPr>
            <w:r w:rsidRPr="00FB5ACB">
              <w:t>¿</w:t>
            </w:r>
          </w:p>
        </w:tc>
        <w:tc>
          <w:tcPr>
            <w:tcW w:w="3960" w:type="dxa"/>
          </w:tcPr>
          <w:p w14:paraId="6AA1B765" w14:textId="77777777" w:rsidR="00124ADD" w:rsidRDefault="00124ADD" w:rsidP="00124ADD">
            <w:pPr>
              <w:pStyle w:val="EngHang"/>
            </w:pPr>
            <w:r>
              <w:t>Alleluia, Alleluia,</w:t>
            </w:r>
          </w:p>
          <w:p w14:paraId="590598A6" w14:textId="77777777" w:rsidR="00124ADD" w:rsidRDefault="00124ADD" w:rsidP="00124ADD">
            <w:pPr>
              <w:pStyle w:val="EngHang"/>
            </w:pPr>
            <w:r>
              <w:t>Alleluia, Alleluia,</w:t>
            </w:r>
          </w:p>
          <w:p w14:paraId="46BDF4EA" w14:textId="77777777" w:rsidR="00124ADD" w:rsidRDefault="00124ADD" w:rsidP="00124ADD">
            <w:pPr>
              <w:pStyle w:val="EngHang"/>
            </w:pPr>
            <w:r>
              <w:t>Jesus Christ, the Son of God</w:t>
            </w:r>
          </w:p>
          <w:p w14:paraId="0069A255" w14:textId="77777777" w:rsidR="00124ADD" w:rsidRDefault="00124ADD" w:rsidP="00124ADD">
            <w:pPr>
              <w:pStyle w:val="EngHangEnd"/>
            </w:pPr>
            <w:r>
              <w:t>Received to Himself the circumcision.</w:t>
            </w:r>
          </w:p>
        </w:tc>
        <w:tc>
          <w:tcPr>
            <w:tcW w:w="288" w:type="dxa"/>
          </w:tcPr>
          <w:p w14:paraId="6F854AE0" w14:textId="77777777" w:rsidR="00124ADD" w:rsidRDefault="00124ADD" w:rsidP="00430630"/>
        </w:tc>
        <w:tc>
          <w:tcPr>
            <w:tcW w:w="288" w:type="dxa"/>
          </w:tcPr>
          <w:p w14:paraId="679675D3" w14:textId="77777777" w:rsidR="00124ADD" w:rsidRDefault="00124ADD" w:rsidP="00430630">
            <w:pPr>
              <w:pStyle w:val="CopticCross"/>
            </w:pPr>
            <w:r w:rsidRPr="00FB5ACB">
              <w:t>¿</w:t>
            </w:r>
          </w:p>
        </w:tc>
        <w:tc>
          <w:tcPr>
            <w:tcW w:w="3960" w:type="dxa"/>
          </w:tcPr>
          <w:p w14:paraId="12331106" w14:textId="77777777" w:rsidR="00124ADD" w:rsidRDefault="00124ADD" w:rsidP="00124ADD">
            <w:pPr>
              <w:pStyle w:val="CopticVersemulti-line"/>
            </w:pPr>
            <w:r>
              <w:t>Ⲁⲗⲗⲏⲗⲟⲩⲓⲁ̀ Ⲁⲗⲗⲏⲗⲟⲩⲓⲁ̀</w:t>
            </w:r>
          </w:p>
          <w:p w14:paraId="4C20BFD6" w14:textId="77777777" w:rsidR="00124ADD" w:rsidRDefault="00124ADD" w:rsidP="00124ADD">
            <w:pPr>
              <w:pStyle w:val="CopticVersemulti-line"/>
            </w:pPr>
            <w:r>
              <w:t>Ⲁⲗⲗⲏⲗⲟⲩⲓⲁ̀ Ⲁⲗⲗⲏⲗⲟⲩⲓⲁ̀:</w:t>
            </w:r>
          </w:p>
          <w:p w14:paraId="1F6C5879" w14:textId="77777777" w:rsidR="00124ADD" w:rsidRDefault="00124ADD" w:rsidP="00124ADD">
            <w:pPr>
              <w:pStyle w:val="CopticVersemulti-line"/>
            </w:pPr>
            <w:r>
              <w:t>Ⲓⲏ̄ⲥ̄ Ⲡⲭ̄ⲥ̄ Ⲡϣⲏⲣⲓ ⲙ̀Ⲫⲛⲟⲩϯ:</w:t>
            </w:r>
          </w:p>
          <w:p w14:paraId="1A8AEABB" w14:textId="77777777" w:rsidR="00124ADD" w:rsidRDefault="00124ADD" w:rsidP="00124ADD">
            <w:pPr>
              <w:pStyle w:val="CopticHangingVerse"/>
            </w:pPr>
            <w:r>
              <w:t>ⲁϥϣⲱⲡ ⲉ̀ⲣⲟϥ ⲙ̀ⲡⲓⲥⲉⲃⲓ.</w:t>
            </w:r>
          </w:p>
        </w:tc>
      </w:tr>
      <w:tr w:rsidR="00124ADD" w14:paraId="42F008B1" w14:textId="77777777" w:rsidTr="00430630">
        <w:trPr>
          <w:cantSplit/>
          <w:jc w:val="center"/>
        </w:trPr>
        <w:tc>
          <w:tcPr>
            <w:tcW w:w="288" w:type="dxa"/>
          </w:tcPr>
          <w:p w14:paraId="04D78748" w14:textId="77777777" w:rsidR="00124ADD" w:rsidRPr="00FB5ACB" w:rsidRDefault="00124ADD" w:rsidP="00430630">
            <w:pPr>
              <w:pStyle w:val="CopticCross"/>
            </w:pPr>
          </w:p>
        </w:tc>
        <w:tc>
          <w:tcPr>
            <w:tcW w:w="3960" w:type="dxa"/>
          </w:tcPr>
          <w:p w14:paraId="5B6D760C" w14:textId="77777777" w:rsidR="00124ADD" w:rsidRDefault="00124ADD" w:rsidP="00124ADD">
            <w:pPr>
              <w:pStyle w:val="EngHang"/>
            </w:pPr>
            <w:r>
              <w:t>This is He to Whom the glory is due,</w:t>
            </w:r>
          </w:p>
          <w:p w14:paraId="1156A099" w14:textId="77777777" w:rsidR="00124ADD" w:rsidRDefault="00124ADD" w:rsidP="00124ADD">
            <w:pPr>
              <w:pStyle w:val="EngHang"/>
            </w:pPr>
            <w:r>
              <w:t>With His Good Father,</w:t>
            </w:r>
          </w:p>
          <w:p w14:paraId="435BD92F" w14:textId="77777777" w:rsidR="00124ADD" w:rsidRDefault="00124ADD" w:rsidP="00124ADD">
            <w:pPr>
              <w:pStyle w:val="EngHang"/>
            </w:pPr>
            <w:r>
              <w:t>And the Holy Spirit,</w:t>
            </w:r>
          </w:p>
          <w:p w14:paraId="35A7C47B" w14:textId="77777777" w:rsidR="00124ADD" w:rsidRDefault="00124ADD" w:rsidP="00124ADD">
            <w:pPr>
              <w:pStyle w:val="EngHangEnd"/>
            </w:pPr>
            <w:r>
              <w:t>Now and forever.</w:t>
            </w:r>
          </w:p>
        </w:tc>
        <w:tc>
          <w:tcPr>
            <w:tcW w:w="288" w:type="dxa"/>
          </w:tcPr>
          <w:p w14:paraId="00296573" w14:textId="77777777" w:rsidR="00124ADD" w:rsidRDefault="00124ADD" w:rsidP="00430630"/>
        </w:tc>
        <w:tc>
          <w:tcPr>
            <w:tcW w:w="288" w:type="dxa"/>
          </w:tcPr>
          <w:p w14:paraId="4F259A2F" w14:textId="77777777" w:rsidR="00124ADD" w:rsidRPr="00FB5ACB" w:rsidRDefault="00124ADD" w:rsidP="00430630">
            <w:pPr>
              <w:pStyle w:val="CopticCross"/>
            </w:pPr>
          </w:p>
        </w:tc>
        <w:tc>
          <w:tcPr>
            <w:tcW w:w="3960" w:type="dxa"/>
          </w:tcPr>
          <w:p w14:paraId="7098D9C2" w14:textId="77777777" w:rsidR="00124ADD" w:rsidRDefault="00124ADD" w:rsidP="00124ADD">
            <w:pPr>
              <w:pStyle w:val="CopticVersemulti-line"/>
            </w:pPr>
            <w:r>
              <w:t>Ⲫⲁⲓ ⲉ̀ⲣⲉ ⲡⲓⲱ̀ⲟⲩ ⲉⲣⲡ̀ⲣⲉⲡ̀ⲓ ⲛⲁϥ:</w:t>
            </w:r>
          </w:p>
          <w:p w14:paraId="32E6EA27" w14:textId="77777777" w:rsidR="00124ADD" w:rsidRDefault="00124ADD" w:rsidP="00124ADD">
            <w:pPr>
              <w:pStyle w:val="CopticVersemulti-line"/>
            </w:pPr>
            <w:r>
              <w:t>ⲛⲉⲙ Ⲡⲉϥⲓⲱⲧ ⲛ̀ⲁ̀ⲅⲁⲑⲟⲥ:</w:t>
            </w:r>
          </w:p>
          <w:p w14:paraId="5FB1AB9D" w14:textId="77777777" w:rsidR="00124ADD" w:rsidRDefault="00124ADD" w:rsidP="00124ADD">
            <w:pPr>
              <w:pStyle w:val="CopticVersemulti-line"/>
            </w:pPr>
            <w:r>
              <w:t>ⲛⲉⲙ Ⲡⲓⲛⲡ̄ⲛ̄ⲁ̄ ⲉ̄ⲑ̄ⲩ̄:</w:t>
            </w:r>
          </w:p>
          <w:p w14:paraId="3E1190E2" w14:textId="77777777" w:rsidR="00124ADD" w:rsidRDefault="00124ADD" w:rsidP="00124ADD">
            <w:pPr>
              <w:pStyle w:val="CopticHangingVerse"/>
            </w:pPr>
            <w:r>
              <w:t>ⲓⲥϫⲉⲛ ϯⲛⲟⲩ ⲛⲉⲙ ϣⲁ ⲉ̀ⲛⲉϩ.</w:t>
            </w:r>
          </w:p>
        </w:tc>
      </w:tr>
    </w:tbl>
    <w:p w14:paraId="0D8A38EF" w14:textId="77777777" w:rsidR="00FF5FF3" w:rsidRDefault="00FF5FF3" w:rsidP="00FF5FF3">
      <w:pPr>
        <w:pStyle w:val="Heading4"/>
      </w:pPr>
      <w:bookmarkStart w:id="1412" w:name="_Ref434475229"/>
      <w:r>
        <w:t>The Psali Adam</w:t>
      </w:r>
      <w:r w:rsidR="006C1B94">
        <w:t xml:space="preserve"> for the Circumcision</w:t>
      </w:r>
      <w:bookmarkEnd w:id="14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82A9C" w14:paraId="15F29786" w14:textId="77777777" w:rsidTr="00B84B62">
        <w:trPr>
          <w:cantSplit/>
          <w:jc w:val="center"/>
        </w:trPr>
        <w:tc>
          <w:tcPr>
            <w:tcW w:w="288" w:type="dxa"/>
          </w:tcPr>
          <w:p w14:paraId="0AB6D902" w14:textId="77777777" w:rsidR="00382A9C" w:rsidRDefault="00382A9C" w:rsidP="00B84B62">
            <w:pPr>
              <w:pStyle w:val="CopticCross"/>
            </w:pPr>
          </w:p>
        </w:tc>
        <w:tc>
          <w:tcPr>
            <w:tcW w:w="3960" w:type="dxa"/>
          </w:tcPr>
          <w:p w14:paraId="23AFCD56" w14:textId="77777777" w:rsidR="00382A9C" w:rsidRDefault="00382A9C" w:rsidP="00382A9C">
            <w:pPr>
              <w:pStyle w:val="EngHang"/>
            </w:pPr>
            <w:r>
              <w:t>Offer to the Lord</w:t>
            </w:r>
          </w:p>
          <w:p w14:paraId="2A652B25" w14:textId="77777777" w:rsidR="00382A9C" w:rsidRDefault="00382A9C" w:rsidP="00382A9C">
            <w:pPr>
              <w:pStyle w:val="EngHang"/>
            </w:pPr>
            <w:r>
              <w:t>Glory and honour;</w:t>
            </w:r>
          </w:p>
          <w:p w14:paraId="0634E830" w14:textId="77777777" w:rsidR="00382A9C" w:rsidRDefault="00382A9C" w:rsidP="00382A9C">
            <w:pPr>
              <w:pStyle w:val="EngHang"/>
            </w:pPr>
            <w:r>
              <w:t>Offer to the Lord</w:t>
            </w:r>
          </w:p>
          <w:p w14:paraId="36BC2054" w14:textId="77777777" w:rsidR="00382A9C" w:rsidRDefault="00382A9C" w:rsidP="00382A9C">
            <w:pPr>
              <w:pStyle w:val="EngHangEnd"/>
            </w:pPr>
            <w:commentRangeStart w:id="1413"/>
            <w:r>
              <w:t xml:space="preserve">Victorious </w:t>
            </w:r>
            <w:commentRangeEnd w:id="1413"/>
            <w:r>
              <w:rPr>
                <w:rStyle w:val="CommentReference"/>
              </w:rPr>
              <w:commentReference w:id="1413"/>
            </w:r>
            <w:r>
              <w:t>praise.</w:t>
            </w:r>
          </w:p>
        </w:tc>
        <w:tc>
          <w:tcPr>
            <w:tcW w:w="288" w:type="dxa"/>
          </w:tcPr>
          <w:p w14:paraId="6A30F467" w14:textId="77777777" w:rsidR="00382A9C" w:rsidRDefault="00382A9C" w:rsidP="00B84B62"/>
        </w:tc>
        <w:tc>
          <w:tcPr>
            <w:tcW w:w="288" w:type="dxa"/>
          </w:tcPr>
          <w:p w14:paraId="731D14F7" w14:textId="77777777" w:rsidR="00382A9C" w:rsidRDefault="00382A9C" w:rsidP="00B84B62">
            <w:pPr>
              <w:pStyle w:val="CopticCross"/>
            </w:pPr>
          </w:p>
        </w:tc>
        <w:tc>
          <w:tcPr>
            <w:tcW w:w="3960" w:type="dxa"/>
          </w:tcPr>
          <w:p w14:paraId="3DBA4A1B" w14:textId="77777777" w:rsidR="00382A9C" w:rsidRDefault="00382A9C" w:rsidP="00382A9C">
            <w:pPr>
              <w:pStyle w:val="CopticVersemulti-line"/>
            </w:pPr>
            <w:r>
              <w:t>Ⲁⲛⲓⲟⲩⲓ̀ ⲙ̀Ⲡⲟ̄ⲥ̄:</w:t>
            </w:r>
          </w:p>
          <w:p w14:paraId="2EB9C9BF" w14:textId="77777777" w:rsidR="00382A9C" w:rsidRDefault="00382A9C" w:rsidP="00382A9C">
            <w:pPr>
              <w:pStyle w:val="CopticVersemulti-line"/>
            </w:pPr>
            <w:r>
              <w:t>ⲛ̀ⲟⲩⲱ̀ⲟⲩ ⲛⲉⲙ ⲟⲩⲧⲁⲓⲟ̀:</w:t>
            </w:r>
          </w:p>
          <w:p w14:paraId="287D795B" w14:textId="77777777" w:rsidR="00382A9C" w:rsidRDefault="00382A9C" w:rsidP="00382A9C">
            <w:pPr>
              <w:pStyle w:val="CopticVersemulti-line"/>
            </w:pPr>
            <w:r>
              <w:t>ⲁⲛⲓⲟⲓⲓ̀ ⲙ̀Ⲡⲟ̄ⲥ̄:</w:t>
            </w:r>
          </w:p>
          <w:p w14:paraId="70A57125" w14:textId="77777777" w:rsidR="00382A9C" w:rsidRPr="00C35319" w:rsidRDefault="00382A9C" w:rsidP="00382A9C">
            <w:pPr>
              <w:pStyle w:val="CopticVerse"/>
            </w:pPr>
            <w:r>
              <w:t>ⲛ̀ϩⲁⲛϩⲩⲙⲛⲟⲥ ⲙ̀ⲡⲓϭⲣⲟ.</w:t>
            </w:r>
          </w:p>
        </w:tc>
      </w:tr>
      <w:tr w:rsidR="00382A9C" w14:paraId="1EF60F44" w14:textId="77777777" w:rsidTr="00B84B62">
        <w:trPr>
          <w:cantSplit/>
          <w:jc w:val="center"/>
        </w:trPr>
        <w:tc>
          <w:tcPr>
            <w:tcW w:w="288" w:type="dxa"/>
          </w:tcPr>
          <w:p w14:paraId="16ABA58E" w14:textId="77777777" w:rsidR="00382A9C" w:rsidRDefault="00382A9C" w:rsidP="00B84B62">
            <w:pPr>
              <w:pStyle w:val="CopticCross"/>
            </w:pPr>
          </w:p>
        </w:tc>
        <w:tc>
          <w:tcPr>
            <w:tcW w:w="3960" w:type="dxa"/>
          </w:tcPr>
          <w:p w14:paraId="51FB0310" w14:textId="77777777" w:rsidR="00382A9C" w:rsidRDefault="00382A9C" w:rsidP="00382A9C">
            <w:pPr>
              <w:pStyle w:val="EngHang"/>
            </w:pPr>
            <w:r>
              <w:t>Send up to Him</w:t>
            </w:r>
          </w:p>
          <w:p w14:paraId="25B16BC9" w14:textId="77777777" w:rsidR="00382A9C" w:rsidRDefault="00382A9C" w:rsidP="00382A9C">
            <w:pPr>
              <w:pStyle w:val="EngHang"/>
            </w:pPr>
            <w:r>
              <w:t>Silent lambs</w:t>
            </w:r>
          </w:p>
          <w:p w14:paraId="2280B1DF" w14:textId="77777777" w:rsidR="00382A9C" w:rsidRDefault="00382A9C" w:rsidP="00382A9C">
            <w:pPr>
              <w:pStyle w:val="EngHang"/>
            </w:pPr>
            <w:r>
              <w:t>New songs</w:t>
            </w:r>
          </w:p>
          <w:p w14:paraId="3E34862A" w14:textId="77777777" w:rsidR="00382A9C" w:rsidRDefault="00382A9C" w:rsidP="00382A9C">
            <w:pPr>
              <w:pStyle w:val="EngHangEnd"/>
            </w:pPr>
            <w:r>
              <w:t>And blood offerings at all times.</w:t>
            </w:r>
          </w:p>
        </w:tc>
        <w:tc>
          <w:tcPr>
            <w:tcW w:w="288" w:type="dxa"/>
          </w:tcPr>
          <w:p w14:paraId="000BBE0C" w14:textId="77777777" w:rsidR="00382A9C" w:rsidRDefault="00382A9C" w:rsidP="00B84B62"/>
        </w:tc>
        <w:tc>
          <w:tcPr>
            <w:tcW w:w="288" w:type="dxa"/>
          </w:tcPr>
          <w:p w14:paraId="5D867C18" w14:textId="77777777" w:rsidR="00382A9C" w:rsidRDefault="00382A9C" w:rsidP="00B84B62">
            <w:pPr>
              <w:pStyle w:val="CopticCross"/>
            </w:pPr>
          </w:p>
        </w:tc>
        <w:tc>
          <w:tcPr>
            <w:tcW w:w="3960" w:type="dxa"/>
          </w:tcPr>
          <w:p w14:paraId="0B53853B" w14:textId="77777777" w:rsidR="00382A9C" w:rsidRDefault="00382A9C" w:rsidP="00382A9C">
            <w:pPr>
              <w:pStyle w:val="CopticVersemulti-line"/>
            </w:pPr>
            <w:r>
              <w:t>Ⲃⲱⲣⲡ ⲛⲁϥ ⲉ̀ⲡ̀ϣⲱⲓ ⲙ̀ⲙⲏⲛⲓ:</w:t>
            </w:r>
          </w:p>
          <w:p w14:paraId="1E2AE7C0" w14:textId="77777777" w:rsidR="00382A9C" w:rsidRDefault="00382A9C" w:rsidP="00382A9C">
            <w:pPr>
              <w:pStyle w:val="CopticVersemulti-line"/>
            </w:pPr>
            <w:r>
              <w:t>ⲛ̀ϩⲁⲛϩⲓⲏⲃ ⲛ̀ⲁⲧⲭⲁⲣⲟϥ:</w:t>
            </w:r>
          </w:p>
          <w:p w14:paraId="6F0976E1" w14:textId="77777777" w:rsidR="00382A9C" w:rsidRDefault="00382A9C" w:rsidP="00382A9C">
            <w:pPr>
              <w:pStyle w:val="CopticVersemulti-line"/>
            </w:pPr>
            <w:r>
              <w:t>ⲛⲉⲙ ϩⲁⲛϫⲱ ⲙ̀ⲃⲉⲣⲓ:</w:t>
            </w:r>
          </w:p>
          <w:p w14:paraId="5922968A" w14:textId="77777777" w:rsidR="00382A9C" w:rsidRDefault="00382A9C" w:rsidP="00382A9C">
            <w:pPr>
              <w:pStyle w:val="CopticVerse"/>
            </w:pPr>
            <w:r>
              <w:t>ⲛⲉⲙ ϩⲁⲛⲑⲩⲥⲓⲁ̀ ⲛ̀ⲁⲧⲥ̀ⲛⲟϥ.</w:t>
            </w:r>
          </w:p>
        </w:tc>
      </w:tr>
      <w:tr w:rsidR="00382A9C" w14:paraId="283D01BB" w14:textId="77777777" w:rsidTr="00B84B62">
        <w:trPr>
          <w:cantSplit/>
          <w:jc w:val="center"/>
        </w:trPr>
        <w:tc>
          <w:tcPr>
            <w:tcW w:w="288" w:type="dxa"/>
          </w:tcPr>
          <w:p w14:paraId="60B46317" w14:textId="77777777" w:rsidR="00382A9C" w:rsidRDefault="00382A9C" w:rsidP="00B84B62">
            <w:pPr>
              <w:pStyle w:val="CopticCross"/>
            </w:pPr>
            <w:r w:rsidRPr="00FB5ACB">
              <w:t>¿</w:t>
            </w:r>
          </w:p>
        </w:tc>
        <w:tc>
          <w:tcPr>
            <w:tcW w:w="3960" w:type="dxa"/>
          </w:tcPr>
          <w:p w14:paraId="034A5CD3" w14:textId="77777777" w:rsidR="00382A9C" w:rsidRDefault="00382A9C" w:rsidP="00382A9C">
            <w:pPr>
              <w:pStyle w:val="EngHang"/>
            </w:pPr>
            <w:r>
              <w:t>For He created us</w:t>
            </w:r>
          </w:p>
          <w:p w14:paraId="56D7BA9B" w14:textId="77777777" w:rsidR="00382A9C" w:rsidRDefault="00382A9C" w:rsidP="00382A9C">
            <w:pPr>
              <w:pStyle w:val="EngHang"/>
            </w:pPr>
            <w:r>
              <w:t>From nothing.</w:t>
            </w:r>
          </w:p>
          <w:p w14:paraId="2D1EAFBE" w14:textId="77777777" w:rsidR="00382A9C" w:rsidRDefault="00382A9C" w:rsidP="00382A9C">
            <w:pPr>
              <w:pStyle w:val="EngHang"/>
            </w:pPr>
            <w:r>
              <w:t>He purified us and taught us</w:t>
            </w:r>
          </w:p>
          <w:p w14:paraId="0D48D7EE" w14:textId="77777777" w:rsidR="00382A9C" w:rsidRDefault="00382A9C" w:rsidP="00382A9C">
            <w:pPr>
              <w:pStyle w:val="EngHangEnd"/>
            </w:pPr>
            <w:r>
              <w:t>The ways of Heaven.</w:t>
            </w:r>
          </w:p>
        </w:tc>
        <w:tc>
          <w:tcPr>
            <w:tcW w:w="288" w:type="dxa"/>
          </w:tcPr>
          <w:p w14:paraId="3E907903" w14:textId="77777777" w:rsidR="00382A9C" w:rsidRDefault="00382A9C" w:rsidP="00B84B62"/>
        </w:tc>
        <w:tc>
          <w:tcPr>
            <w:tcW w:w="288" w:type="dxa"/>
          </w:tcPr>
          <w:p w14:paraId="477F40BB" w14:textId="77777777" w:rsidR="00382A9C" w:rsidRDefault="00382A9C" w:rsidP="00B84B62">
            <w:pPr>
              <w:pStyle w:val="CopticCross"/>
            </w:pPr>
            <w:r w:rsidRPr="00FB5ACB">
              <w:t>¿</w:t>
            </w:r>
          </w:p>
        </w:tc>
        <w:tc>
          <w:tcPr>
            <w:tcW w:w="3960" w:type="dxa"/>
          </w:tcPr>
          <w:p w14:paraId="77E31B33" w14:textId="77777777" w:rsidR="00382A9C" w:rsidRDefault="00382A9C" w:rsidP="00382A9C">
            <w:pPr>
              <w:pStyle w:val="CopticVersemulti-line"/>
            </w:pPr>
            <w:r>
              <w:t>Ⲅⲉ ⲅⲁⲣ ⲁϥⲑⲁⲙⲓⲟⲛ:</w:t>
            </w:r>
          </w:p>
          <w:p w14:paraId="5E97687D" w14:textId="77777777" w:rsidR="00382A9C" w:rsidRDefault="00382A9C" w:rsidP="00382A9C">
            <w:pPr>
              <w:pStyle w:val="CopticVersemulti-line"/>
            </w:pPr>
            <w:r>
              <w:t>ⲟⲩⲟϩ ⲁⲛⲟⲛ ⲁⲛ ⲡⲉ:</w:t>
            </w:r>
          </w:p>
          <w:p w14:paraId="71907214" w14:textId="77777777" w:rsidR="00382A9C" w:rsidRDefault="00382A9C" w:rsidP="00382A9C">
            <w:pPr>
              <w:pStyle w:val="CopticVersemulti-line"/>
            </w:pPr>
            <w:r>
              <w:t>ⲁϥⲧⲟⲩⲃⲟⲛ ⲁϥⲧ̀ⲥⲁⲃⲟⲛ:</w:t>
            </w:r>
          </w:p>
          <w:p w14:paraId="4D754DF8" w14:textId="77777777" w:rsidR="00382A9C" w:rsidRDefault="00382A9C" w:rsidP="00382A9C">
            <w:pPr>
              <w:pStyle w:val="CopticVerse"/>
            </w:pPr>
            <w:r>
              <w:t>ⲛ̀ⲛⲓⲙⲱⲓⲧ ⲛ̀ⲧⲉ ⲧ̀ⲫⲉ.</w:t>
            </w:r>
          </w:p>
        </w:tc>
      </w:tr>
      <w:tr w:rsidR="00382A9C" w14:paraId="350661AD" w14:textId="77777777" w:rsidTr="00B84B62">
        <w:trPr>
          <w:cantSplit/>
          <w:jc w:val="center"/>
        </w:trPr>
        <w:tc>
          <w:tcPr>
            <w:tcW w:w="288" w:type="dxa"/>
          </w:tcPr>
          <w:p w14:paraId="47782638" w14:textId="77777777" w:rsidR="00382A9C" w:rsidRDefault="00382A9C" w:rsidP="00B84B62">
            <w:pPr>
              <w:pStyle w:val="CopticCross"/>
            </w:pPr>
            <w:r w:rsidRPr="00FB5ACB">
              <w:lastRenderedPageBreak/>
              <w:t>¿</w:t>
            </w:r>
          </w:p>
        </w:tc>
        <w:tc>
          <w:tcPr>
            <w:tcW w:w="3960" w:type="dxa"/>
          </w:tcPr>
          <w:p w14:paraId="675F1087" w14:textId="77777777" w:rsidR="00382A9C" w:rsidRDefault="00382A9C" w:rsidP="00382A9C">
            <w:pPr>
              <w:pStyle w:val="EngHang"/>
            </w:pPr>
            <w:r>
              <w:t>David says truly says</w:t>
            </w:r>
          </w:p>
          <w:p w14:paraId="4509F13F" w14:textId="77777777" w:rsidR="00382A9C" w:rsidRDefault="00382A9C" w:rsidP="00382A9C">
            <w:pPr>
              <w:pStyle w:val="EngHang"/>
            </w:pPr>
            <w:r>
              <w:t>At all times,</w:t>
            </w:r>
          </w:p>
          <w:p w14:paraId="2978CE70" w14:textId="77777777" w:rsidR="00382A9C" w:rsidRDefault="00382A9C" w:rsidP="00382A9C">
            <w:pPr>
              <w:pStyle w:val="EngHang"/>
            </w:pPr>
            <w:r>
              <w:t>Blessed are those who dwell</w:t>
            </w:r>
          </w:p>
          <w:p w14:paraId="1A945C48" w14:textId="77777777" w:rsidR="00382A9C" w:rsidRDefault="00382A9C" w:rsidP="00382A9C">
            <w:pPr>
              <w:pStyle w:val="EngHangEnd"/>
            </w:pPr>
            <w:r>
              <w:t>In Your house.</w:t>
            </w:r>
          </w:p>
        </w:tc>
        <w:tc>
          <w:tcPr>
            <w:tcW w:w="288" w:type="dxa"/>
          </w:tcPr>
          <w:p w14:paraId="48A4F578" w14:textId="77777777" w:rsidR="00382A9C" w:rsidRDefault="00382A9C" w:rsidP="00B84B62"/>
        </w:tc>
        <w:tc>
          <w:tcPr>
            <w:tcW w:w="288" w:type="dxa"/>
          </w:tcPr>
          <w:p w14:paraId="7B69E916" w14:textId="77777777" w:rsidR="00382A9C" w:rsidRDefault="00382A9C" w:rsidP="00B84B62">
            <w:pPr>
              <w:pStyle w:val="CopticCross"/>
            </w:pPr>
            <w:r w:rsidRPr="00FB5ACB">
              <w:t>¿</w:t>
            </w:r>
          </w:p>
        </w:tc>
        <w:tc>
          <w:tcPr>
            <w:tcW w:w="3960" w:type="dxa"/>
          </w:tcPr>
          <w:p w14:paraId="291FF1CC" w14:textId="77777777" w:rsidR="00382A9C" w:rsidRDefault="00382A9C" w:rsidP="00382A9C">
            <w:pPr>
              <w:pStyle w:val="CopticVersemulti-line"/>
            </w:pPr>
            <w:r>
              <w:t>Ⲇⲁⲩⲓⲇ ⲛ̀ⲥⲏⲟⲩ ⲛⲓⲃⲉⲛ:</w:t>
            </w:r>
          </w:p>
          <w:p w14:paraId="498BDBE0" w14:textId="77777777" w:rsidR="00382A9C" w:rsidRDefault="00382A9C" w:rsidP="00382A9C">
            <w:pPr>
              <w:pStyle w:val="CopticVersemulti-line"/>
            </w:pPr>
            <w:r>
              <w:t>ⲉϥϫⲟⲥ ϭⲉⲛ ⲟⲩⲙⲉⲑⲙⲏⲓ:</w:t>
            </w:r>
          </w:p>
          <w:p w14:paraId="157F0621" w14:textId="77777777" w:rsidR="00382A9C" w:rsidRDefault="00382A9C" w:rsidP="00382A9C">
            <w:pPr>
              <w:pStyle w:val="CopticVersemulti-line"/>
            </w:pPr>
            <w:r>
              <w:t>ⲱ̀ⲟⲩⲛⲁⲓⲧⲟⲩ ⲛ̀ⲟⲩⲟⲛ ⲛⲓⲃⲉⲛ:</w:t>
            </w:r>
          </w:p>
          <w:p w14:paraId="451AED17" w14:textId="77777777" w:rsidR="00382A9C" w:rsidRDefault="00382A9C" w:rsidP="00382A9C">
            <w:pPr>
              <w:pStyle w:val="CopticVerse"/>
            </w:pPr>
            <w:r>
              <w:t>ⲉⲧϣⲟⲡ ϧⲉⲛ ⲛⲉⲕⲏⲓ.</w:t>
            </w:r>
          </w:p>
        </w:tc>
      </w:tr>
      <w:tr w:rsidR="00382A9C" w14:paraId="72B99DF2" w14:textId="77777777" w:rsidTr="00B84B62">
        <w:trPr>
          <w:cantSplit/>
          <w:jc w:val="center"/>
        </w:trPr>
        <w:tc>
          <w:tcPr>
            <w:tcW w:w="288" w:type="dxa"/>
          </w:tcPr>
          <w:p w14:paraId="50DDE6EA" w14:textId="77777777" w:rsidR="00382A9C" w:rsidRDefault="00382A9C" w:rsidP="00B84B62">
            <w:pPr>
              <w:pStyle w:val="CopticCross"/>
            </w:pPr>
          </w:p>
        </w:tc>
        <w:tc>
          <w:tcPr>
            <w:tcW w:w="3960" w:type="dxa"/>
          </w:tcPr>
          <w:p w14:paraId="6BF07A45" w14:textId="77777777" w:rsidR="00382A9C" w:rsidRDefault="00382A9C" w:rsidP="00382A9C">
            <w:pPr>
              <w:pStyle w:val="EngHang"/>
            </w:pPr>
            <w:r>
              <w:t>I will enter</w:t>
            </w:r>
          </w:p>
          <w:p w14:paraId="038F8C0D" w14:textId="77777777" w:rsidR="00382A9C" w:rsidRDefault="00382A9C" w:rsidP="00382A9C">
            <w:pPr>
              <w:pStyle w:val="EngHang"/>
            </w:pPr>
            <w:r>
              <w:t>The altar of God</w:t>
            </w:r>
          </w:p>
          <w:p w14:paraId="34FC8040" w14:textId="77777777" w:rsidR="00382A9C" w:rsidRDefault="00382A9C" w:rsidP="00382A9C">
            <w:pPr>
              <w:pStyle w:val="EngHang"/>
            </w:pPr>
            <w:r>
              <w:t>At all times</w:t>
            </w:r>
          </w:p>
          <w:p w14:paraId="55D0F390" w14:textId="77777777" w:rsidR="00382A9C" w:rsidRDefault="00382A9C" w:rsidP="00382A9C">
            <w:pPr>
              <w:pStyle w:val="EngHangEnd"/>
            </w:pPr>
            <w:r>
              <w:t>And offer oblations.</w:t>
            </w:r>
          </w:p>
        </w:tc>
        <w:tc>
          <w:tcPr>
            <w:tcW w:w="288" w:type="dxa"/>
          </w:tcPr>
          <w:p w14:paraId="4C1CACC2" w14:textId="77777777" w:rsidR="00382A9C" w:rsidRDefault="00382A9C" w:rsidP="00B84B62"/>
        </w:tc>
        <w:tc>
          <w:tcPr>
            <w:tcW w:w="288" w:type="dxa"/>
          </w:tcPr>
          <w:p w14:paraId="031C7954" w14:textId="77777777" w:rsidR="00382A9C" w:rsidRDefault="00382A9C" w:rsidP="00B84B62">
            <w:pPr>
              <w:pStyle w:val="CopticCross"/>
            </w:pPr>
          </w:p>
        </w:tc>
        <w:tc>
          <w:tcPr>
            <w:tcW w:w="3960" w:type="dxa"/>
          </w:tcPr>
          <w:p w14:paraId="76673FBD" w14:textId="77777777" w:rsidR="00382A9C" w:rsidRDefault="00382A9C" w:rsidP="00382A9C">
            <w:pPr>
              <w:pStyle w:val="CopticVersemulti-line"/>
            </w:pPr>
            <w:r>
              <w:t>Ⲉⲓⲉ̀ⲓ̀ ⲉ̀ϧⲟⲩⲛ:</w:t>
            </w:r>
          </w:p>
          <w:p w14:paraId="720526A7" w14:textId="77777777" w:rsidR="00382A9C" w:rsidRDefault="00382A9C" w:rsidP="00382A9C">
            <w:pPr>
              <w:pStyle w:val="CopticVersemulti-line"/>
            </w:pPr>
            <w:r>
              <w:t>ϣⲁ ⲡⲓⲙⲁⲛ̀ⲉⲣϣⲟⲩϣⲓ:</w:t>
            </w:r>
          </w:p>
          <w:p w14:paraId="4AA8C24A" w14:textId="77777777" w:rsidR="00382A9C" w:rsidRDefault="00382A9C" w:rsidP="00382A9C">
            <w:pPr>
              <w:pStyle w:val="CopticVersemulti-line"/>
            </w:pPr>
            <w:r>
              <w:t>ⲛ̀ⲧⲉ Ⲫⲛⲟⲩϯ ϧⲉⲛ ⲟⲩⲙⲟⲩⲛ:</w:t>
            </w:r>
          </w:p>
          <w:p w14:paraId="473260D5" w14:textId="77777777" w:rsidR="00382A9C" w:rsidRDefault="00382A9C" w:rsidP="00382A9C">
            <w:pPr>
              <w:pStyle w:val="CopticVerse"/>
            </w:pPr>
            <w:r>
              <w:t>ⲉⲓⲉ̀ϣⲱⲧ ϩⲁⲛϣⲱⲟⲩϣⲱⲟⲩϣⲓ.</w:t>
            </w:r>
          </w:p>
        </w:tc>
      </w:tr>
      <w:tr w:rsidR="00382A9C" w14:paraId="5D90186C" w14:textId="77777777" w:rsidTr="00B84B62">
        <w:trPr>
          <w:cantSplit/>
          <w:jc w:val="center"/>
        </w:trPr>
        <w:tc>
          <w:tcPr>
            <w:tcW w:w="288" w:type="dxa"/>
          </w:tcPr>
          <w:p w14:paraId="55ED538F" w14:textId="77777777" w:rsidR="00382A9C" w:rsidRDefault="00382A9C" w:rsidP="00B84B62">
            <w:pPr>
              <w:pStyle w:val="CopticCross"/>
            </w:pPr>
          </w:p>
        </w:tc>
        <w:tc>
          <w:tcPr>
            <w:tcW w:w="3960" w:type="dxa"/>
          </w:tcPr>
          <w:p w14:paraId="0CAB7E87" w14:textId="77777777" w:rsidR="00382A9C" w:rsidRDefault="00382A9C" w:rsidP="00382A9C">
            <w:pPr>
              <w:pStyle w:val="EngHang"/>
            </w:pPr>
            <w:r>
              <w:t>It is truly wondrous,</w:t>
            </w:r>
          </w:p>
          <w:p w14:paraId="2A21B1E6" w14:textId="77777777" w:rsidR="00382A9C" w:rsidRDefault="00382A9C" w:rsidP="00382A9C">
            <w:pPr>
              <w:pStyle w:val="EngHang"/>
            </w:pPr>
            <w:r>
              <w:t>Christ, the lover of mankind,</w:t>
            </w:r>
          </w:p>
          <w:p w14:paraId="69B28883" w14:textId="77777777" w:rsidR="00382A9C" w:rsidRDefault="00382A9C" w:rsidP="00382A9C">
            <w:pPr>
              <w:pStyle w:val="EngHang"/>
            </w:pPr>
            <w:r>
              <w:t>Accepted circumcision</w:t>
            </w:r>
          </w:p>
          <w:p w14:paraId="012C0021" w14:textId="77777777" w:rsidR="00382A9C" w:rsidRDefault="00382A9C" w:rsidP="00382A9C">
            <w:pPr>
              <w:pStyle w:val="EngHangEnd"/>
            </w:pPr>
            <w:r>
              <w:t>As a man.</w:t>
            </w:r>
          </w:p>
        </w:tc>
        <w:tc>
          <w:tcPr>
            <w:tcW w:w="288" w:type="dxa"/>
          </w:tcPr>
          <w:p w14:paraId="100DB31B" w14:textId="77777777" w:rsidR="00382A9C" w:rsidRDefault="00382A9C" w:rsidP="00B84B62"/>
        </w:tc>
        <w:tc>
          <w:tcPr>
            <w:tcW w:w="288" w:type="dxa"/>
          </w:tcPr>
          <w:p w14:paraId="789CC05D" w14:textId="77777777" w:rsidR="00382A9C" w:rsidRDefault="00382A9C" w:rsidP="00B84B62">
            <w:pPr>
              <w:pStyle w:val="CopticCross"/>
            </w:pPr>
          </w:p>
        </w:tc>
        <w:tc>
          <w:tcPr>
            <w:tcW w:w="3960" w:type="dxa"/>
          </w:tcPr>
          <w:p w14:paraId="308CA5E9" w14:textId="77777777" w:rsidR="00382A9C" w:rsidRDefault="00382A9C" w:rsidP="00382A9C">
            <w:pPr>
              <w:pStyle w:val="CopticVersemulti-line"/>
            </w:pPr>
            <w:r>
              <w:t>Ⲍⲉ ⲟⲛⲧⲱⲥ ϧⲉⲛ ⲟⲩϣ̀ⲫⲏⲣⲓ:</w:t>
            </w:r>
          </w:p>
          <w:p w14:paraId="1EC5B017" w14:textId="77777777" w:rsidR="00382A9C" w:rsidRDefault="00382A9C" w:rsidP="00382A9C">
            <w:pPr>
              <w:pStyle w:val="CopticVersemulti-line"/>
            </w:pPr>
            <w:r>
              <w:t>ⲁ̀ Ⲡⲭ̄ⲥ̄ ⲡⲓⲙⲁⲓⲣⲱⲙⲓ:</w:t>
            </w:r>
          </w:p>
          <w:p w14:paraId="21013108" w14:textId="77777777" w:rsidR="00382A9C" w:rsidRDefault="00382A9C" w:rsidP="00382A9C">
            <w:pPr>
              <w:pStyle w:val="CopticVersemulti-line"/>
            </w:pPr>
            <w:r>
              <w:t>ϣⲱⲡ ⲉ̀ⲣⲟϥ ⲙ̀ⲡⲓⲥⲉⲃⲓ:</w:t>
            </w:r>
          </w:p>
          <w:p w14:paraId="45C2CF1B" w14:textId="77777777" w:rsidR="00382A9C" w:rsidRDefault="00382A9C" w:rsidP="00382A9C">
            <w:pPr>
              <w:pStyle w:val="CopticVerse"/>
            </w:pPr>
            <w:r>
              <w:t>ⲙ̀ⲫ̀ⲣⲏϯ ⲛ̀ⲛⲓⲣⲱⲙⲓ.</w:t>
            </w:r>
          </w:p>
        </w:tc>
      </w:tr>
      <w:tr w:rsidR="00382A9C" w14:paraId="11D2F078" w14:textId="77777777" w:rsidTr="00B84B62">
        <w:trPr>
          <w:cantSplit/>
          <w:jc w:val="center"/>
        </w:trPr>
        <w:tc>
          <w:tcPr>
            <w:tcW w:w="288" w:type="dxa"/>
          </w:tcPr>
          <w:p w14:paraId="7C05CA5C" w14:textId="77777777" w:rsidR="00382A9C" w:rsidRDefault="00382A9C" w:rsidP="00B84B62">
            <w:pPr>
              <w:pStyle w:val="CopticCross"/>
            </w:pPr>
            <w:r w:rsidRPr="00FB5ACB">
              <w:t>¿</w:t>
            </w:r>
          </w:p>
        </w:tc>
        <w:tc>
          <w:tcPr>
            <w:tcW w:w="3960" w:type="dxa"/>
          </w:tcPr>
          <w:p w14:paraId="0531378B" w14:textId="77777777" w:rsidR="00382A9C" w:rsidRDefault="00382A9C" w:rsidP="00382A9C">
            <w:pPr>
              <w:pStyle w:val="EngHang"/>
            </w:pPr>
            <w:r>
              <w:t>Saint Luke</w:t>
            </w:r>
          </w:p>
          <w:p w14:paraId="4C2C7662" w14:textId="77777777" w:rsidR="00382A9C" w:rsidRDefault="00382A9C" w:rsidP="00382A9C">
            <w:pPr>
              <w:pStyle w:val="EngHang"/>
            </w:pPr>
            <w:r>
              <w:t>Spoke of this,</w:t>
            </w:r>
          </w:p>
          <w:p w14:paraId="60C671DB" w14:textId="77777777" w:rsidR="00382A9C" w:rsidRDefault="00382A9C" w:rsidP="00382A9C">
            <w:pPr>
              <w:pStyle w:val="EngHang"/>
            </w:pPr>
            <w:r>
              <w:t>Of the Messiah,</w:t>
            </w:r>
          </w:p>
          <w:p w14:paraId="380AB9BF" w14:textId="77777777" w:rsidR="00382A9C" w:rsidRDefault="00382A9C" w:rsidP="00382A9C">
            <w:pPr>
              <w:pStyle w:val="EngHangEnd"/>
            </w:pPr>
            <w:r>
              <w:t>And wrote saying,</w:t>
            </w:r>
          </w:p>
        </w:tc>
        <w:tc>
          <w:tcPr>
            <w:tcW w:w="288" w:type="dxa"/>
          </w:tcPr>
          <w:p w14:paraId="0E84B067" w14:textId="77777777" w:rsidR="00382A9C" w:rsidRDefault="00382A9C" w:rsidP="00B84B62"/>
        </w:tc>
        <w:tc>
          <w:tcPr>
            <w:tcW w:w="288" w:type="dxa"/>
          </w:tcPr>
          <w:p w14:paraId="137014FF" w14:textId="77777777" w:rsidR="00382A9C" w:rsidRDefault="00382A9C" w:rsidP="00B84B62">
            <w:pPr>
              <w:pStyle w:val="CopticCross"/>
            </w:pPr>
            <w:r w:rsidRPr="00FB5ACB">
              <w:t>¿</w:t>
            </w:r>
          </w:p>
        </w:tc>
        <w:tc>
          <w:tcPr>
            <w:tcW w:w="3960" w:type="dxa"/>
          </w:tcPr>
          <w:p w14:paraId="4DE2293E" w14:textId="77777777" w:rsidR="00382A9C" w:rsidRDefault="00382A9C" w:rsidP="00382A9C">
            <w:pPr>
              <w:pStyle w:val="CopticVersemulti-line"/>
            </w:pPr>
            <w:r>
              <w:t>Ⲏⲡⲡⲉ ⲅⲁⲣ Ⲗⲟⲩⲕⲁⲥ:</w:t>
            </w:r>
          </w:p>
          <w:p w14:paraId="7855089C" w14:textId="77777777" w:rsidR="00382A9C" w:rsidRDefault="00382A9C" w:rsidP="00382A9C">
            <w:pPr>
              <w:pStyle w:val="CopticVersemulti-line"/>
            </w:pPr>
            <w:r>
              <w:t>ⲁϥⲥⲁϫⲓ ϧⲉⲛ ⲫⲁⲓ:</w:t>
            </w:r>
          </w:p>
          <w:p w14:paraId="713847BF" w14:textId="77777777" w:rsidR="00382A9C" w:rsidRDefault="00382A9C" w:rsidP="00382A9C">
            <w:pPr>
              <w:pStyle w:val="CopticVersemulti-line"/>
            </w:pPr>
            <w:r>
              <w:t>ⲉⲑⲃⲉ Ⲙⲁⲥⲓⲁⲥ:</w:t>
            </w:r>
          </w:p>
          <w:p w14:paraId="17256CFD" w14:textId="77777777" w:rsidR="00382A9C" w:rsidRDefault="00382A9C" w:rsidP="00382A9C">
            <w:pPr>
              <w:pStyle w:val="CopticVerse"/>
            </w:pPr>
            <w:r>
              <w:t>ⲟⲩⲟϩ ⲁϥⲥ̀ϧⲁⲓ.</w:t>
            </w:r>
          </w:p>
        </w:tc>
      </w:tr>
      <w:tr w:rsidR="00382A9C" w14:paraId="11715645" w14:textId="77777777" w:rsidTr="00B84B62">
        <w:trPr>
          <w:cantSplit/>
          <w:jc w:val="center"/>
        </w:trPr>
        <w:tc>
          <w:tcPr>
            <w:tcW w:w="288" w:type="dxa"/>
          </w:tcPr>
          <w:p w14:paraId="645FD4CD" w14:textId="77777777" w:rsidR="00382A9C" w:rsidRDefault="00382A9C" w:rsidP="00B84B62">
            <w:pPr>
              <w:pStyle w:val="CopticCross"/>
            </w:pPr>
            <w:r w:rsidRPr="00FB5ACB">
              <w:t>¿</w:t>
            </w:r>
          </w:p>
        </w:tc>
        <w:tc>
          <w:tcPr>
            <w:tcW w:w="3960" w:type="dxa"/>
          </w:tcPr>
          <w:p w14:paraId="4B73B8EE" w14:textId="77777777" w:rsidR="00382A9C" w:rsidRDefault="00382A9C" w:rsidP="00382A9C">
            <w:pPr>
              <w:pStyle w:val="EngHang"/>
            </w:pPr>
            <w:r>
              <w:t>When the week was fulfilled</w:t>
            </w:r>
          </w:p>
          <w:p w14:paraId="318A50FD" w14:textId="77777777" w:rsidR="00382A9C" w:rsidRDefault="00382A9C" w:rsidP="00382A9C">
            <w:pPr>
              <w:pStyle w:val="EngHang"/>
            </w:pPr>
            <w:r>
              <w:t>His Name as called</w:t>
            </w:r>
          </w:p>
          <w:p w14:paraId="2251BB2D" w14:textId="77777777" w:rsidR="00382A9C" w:rsidRDefault="00382A9C" w:rsidP="00382A9C">
            <w:pPr>
              <w:pStyle w:val="EngHang"/>
            </w:pPr>
            <w:r>
              <w:t>Jesus according to</w:t>
            </w:r>
          </w:p>
          <w:p w14:paraId="348668D7" w14:textId="77777777" w:rsidR="00382A9C" w:rsidRDefault="00382A9C" w:rsidP="00382A9C">
            <w:pPr>
              <w:pStyle w:val="EngHangEnd"/>
            </w:pPr>
            <w:r>
              <w:t xml:space="preserve">The angelic </w:t>
            </w:r>
            <w:r w:rsidRPr="00382A9C">
              <w:t>proclamation</w:t>
            </w:r>
            <w:r>
              <w:t>.</w:t>
            </w:r>
          </w:p>
        </w:tc>
        <w:tc>
          <w:tcPr>
            <w:tcW w:w="288" w:type="dxa"/>
          </w:tcPr>
          <w:p w14:paraId="2370E27D" w14:textId="77777777" w:rsidR="00382A9C" w:rsidRDefault="00382A9C" w:rsidP="00B84B62"/>
        </w:tc>
        <w:tc>
          <w:tcPr>
            <w:tcW w:w="288" w:type="dxa"/>
          </w:tcPr>
          <w:p w14:paraId="3CAD9BD8" w14:textId="77777777" w:rsidR="00382A9C" w:rsidRDefault="00382A9C" w:rsidP="00B84B62">
            <w:pPr>
              <w:pStyle w:val="CopticCross"/>
            </w:pPr>
            <w:r w:rsidRPr="00FB5ACB">
              <w:t>¿</w:t>
            </w:r>
          </w:p>
        </w:tc>
        <w:tc>
          <w:tcPr>
            <w:tcW w:w="3960" w:type="dxa"/>
          </w:tcPr>
          <w:p w14:paraId="6B407D6A" w14:textId="77777777" w:rsidR="00382A9C" w:rsidRDefault="00382A9C" w:rsidP="00382A9C">
            <w:pPr>
              <w:pStyle w:val="CopticVersemulti-line"/>
            </w:pPr>
            <w:r>
              <w:t>Ⲑⲉⲃⲗⲱⲙⲁⲥ ⲉ̀ⲧⲁⲥⲕⲏⲛ:</w:t>
            </w:r>
          </w:p>
          <w:p w14:paraId="24184472" w14:textId="77777777" w:rsidR="00382A9C" w:rsidRDefault="00382A9C" w:rsidP="00382A9C">
            <w:pPr>
              <w:pStyle w:val="CopticVersemulti-line"/>
            </w:pPr>
            <w:r>
              <w:t>ⲁⲩⲙⲟⲩϯ ⲉ̀ⲣⲟϥ:</w:t>
            </w:r>
          </w:p>
          <w:p w14:paraId="5206837C" w14:textId="77777777" w:rsidR="00382A9C" w:rsidRDefault="00382A9C" w:rsidP="00382A9C">
            <w:pPr>
              <w:pStyle w:val="CopticVersemulti-line"/>
            </w:pPr>
            <w:r>
              <w:t xml:space="preserve"> ϫⲉ Ⲓⲏ̄ⲥ̄ ⲡⲉ ⲡⲉϥⲣⲁⲛ:</w:t>
            </w:r>
          </w:p>
          <w:p w14:paraId="5EEEFD1E" w14:textId="77777777" w:rsidR="00382A9C" w:rsidRPr="005130A7" w:rsidRDefault="00382A9C" w:rsidP="00382A9C">
            <w:pPr>
              <w:pStyle w:val="CopticVerse"/>
            </w:pPr>
            <w:r>
              <w:t>ⲕⲁⲧⲁ ⲡ̀ⲥⲁϫⲓ ⲙ̀ⲡⲓⲁⲅⲅⲉⲗⲟⲥ.</w:t>
            </w:r>
          </w:p>
        </w:tc>
      </w:tr>
      <w:tr w:rsidR="00382A9C" w14:paraId="1FB2B7DD" w14:textId="77777777" w:rsidTr="00B84B62">
        <w:trPr>
          <w:cantSplit/>
          <w:jc w:val="center"/>
        </w:trPr>
        <w:tc>
          <w:tcPr>
            <w:tcW w:w="288" w:type="dxa"/>
          </w:tcPr>
          <w:p w14:paraId="44075DE6" w14:textId="77777777" w:rsidR="00382A9C" w:rsidRDefault="00382A9C" w:rsidP="00B84B62">
            <w:pPr>
              <w:pStyle w:val="CopticCross"/>
            </w:pPr>
          </w:p>
        </w:tc>
        <w:tc>
          <w:tcPr>
            <w:tcW w:w="3960" w:type="dxa"/>
          </w:tcPr>
          <w:p w14:paraId="69AA094F" w14:textId="77777777" w:rsidR="00382A9C" w:rsidRDefault="00382A9C" w:rsidP="00382A9C">
            <w:pPr>
              <w:pStyle w:val="EngHang"/>
            </w:pPr>
            <w:r>
              <w:t>When Josesph, Salome</w:t>
            </w:r>
          </w:p>
          <w:p w14:paraId="3B3403DA" w14:textId="77777777" w:rsidR="00382A9C" w:rsidRDefault="00382A9C" w:rsidP="00382A9C">
            <w:pPr>
              <w:pStyle w:val="EngHang"/>
            </w:pPr>
            <w:r>
              <w:t>And His mother Mary</w:t>
            </w:r>
          </w:p>
          <w:p w14:paraId="5584881A" w14:textId="77777777" w:rsidR="00382A9C" w:rsidRDefault="00382A9C" w:rsidP="00382A9C">
            <w:pPr>
              <w:pStyle w:val="EngHang"/>
            </w:pPr>
            <w:r>
              <w:t xml:space="preserve">Completed the </w:t>
            </w:r>
          </w:p>
          <w:p w14:paraId="58663957" w14:textId="77777777" w:rsidR="00382A9C" w:rsidRDefault="00382A9C" w:rsidP="00382A9C">
            <w:pPr>
              <w:pStyle w:val="EngHangEnd"/>
            </w:pPr>
            <w:r>
              <w:t>Forty days,</w:t>
            </w:r>
          </w:p>
        </w:tc>
        <w:tc>
          <w:tcPr>
            <w:tcW w:w="288" w:type="dxa"/>
          </w:tcPr>
          <w:p w14:paraId="64B2AE06" w14:textId="77777777" w:rsidR="00382A9C" w:rsidRDefault="00382A9C" w:rsidP="00B84B62"/>
        </w:tc>
        <w:tc>
          <w:tcPr>
            <w:tcW w:w="288" w:type="dxa"/>
          </w:tcPr>
          <w:p w14:paraId="35CAF9D7" w14:textId="77777777" w:rsidR="00382A9C" w:rsidRDefault="00382A9C" w:rsidP="00B84B62">
            <w:pPr>
              <w:pStyle w:val="CopticCross"/>
            </w:pPr>
          </w:p>
        </w:tc>
        <w:tc>
          <w:tcPr>
            <w:tcW w:w="3960" w:type="dxa"/>
          </w:tcPr>
          <w:p w14:paraId="46DF88E4" w14:textId="77777777" w:rsidR="00382A9C" w:rsidRDefault="00382A9C" w:rsidP="00382A9C">
            <w:pPr>
              <w:pStyle w:val="CopticVersemulti-line"/>
            </w:pPr>
            <w:r>
              <w:t>Ⲓⲱⲥⲉⲫ ⲛⲉⲙ Ⲥⲁⲗⲱⲙⲏ:</w:t>
            </w:r>
          </w:p>
          <w:p w14:paraId="0893803A" w14:textId="77777777" w:rsidR="00382A9C" w:rsidRDefault="00382A9C" w:rsidP="00382A9C">
            <w:pPr>
              <w:pStyle w:val="CopticVersemulti-line"/>
            </w:pPr>
            <w:r>
              <w:t>ⲛⲉⲙ Ⲙⲁⲣⲓⲁ̀ ⲧⲉϥⲙⲁⲩ:</w:t>
            </w:r>
          </w:p>
          <w:p w14:paraId="1DAAEC0B" w14:textId="77777777" w:rsidR="00382A9C" w:rsidRDefault="00382A9C" w:rsidP="00382A9C">
            <w:pPr>
              <w:pStyle w:val="CopticVersemulti-line"/>
            </w:pPr>
            <w:r>
              <w:t>ⲉ̀ⲧⲁⲩϫⲱⲕ ⲙ̀ⲡⲓϩ̀ⲙⲉ:</w:t>
            </w:r>
          </w:p>
          <w:p w14:paraId="412E1399" w14:textId="77777777" w:rsidR="00382A9C" w:rsidRPr="005130A7" w:rsidRDefault="00382A9C" w:rsidP="00382A9C">
            <w:pPr>
              <w:pStyle w:val="CopticVerse"/>
            </w:pPr>
            <w:r>
              <w:t>ⲛ̀ⲉ̀ϩⲟⲟⲩ ⲉ̀ⲧⲉ ⲙ̀ⲙⲁⲩ.</w:t>
            </w:r>
          </w:p>
        </w:tc>
      </w:tr>
      <w:tr w:rsidR="00382A9C" w14:paraId="5E175852" w14:textId="77777777" w:rsidTr="00B84B62">
        <w:trPr>
          <w:cantSplit/>
          <w:jc w:val="center"/>
        </w:trPr>
        <w:tc>
          <w:tcPr>
            <w:tcW w:w="288" w:type="dxa"/>
          </w:tcPr>
          <w:p w14:paraId="2644669D" w14:textId="77777777" w:rsidR="00382A9C" w:rsidRDefault="00382A9C" w:rsidP="00B84B62">
            <w:pPr>
              <w:pStyle w:val="CopticCross"/>
            </w:pPr>
          </w:p>
        </w:tc>
        <w:tc>
          <w:tcPr>
            <w:tcW w:w="3960" w:type="dxa"/>
          </w:tcPr>
          <w:p w14:paraId="292159E5" w14:textId="77777777" w:rsidR="00382A9C" w:rsidRDefault="00382A9C" w:rsidP="00382A9C">
            <w:pPr>
              <w:pStyle w:val="EngHang"/>
            </w:pPr>
            <w:r>
              <w:t>They went again</w:t>
            </w:r>
          </w:p>
          <w:p w14:paraId="7F827D41" w14:textId="77777777" w:rsidR="00382A9C" w:rsidRDefault="00382A9C" w:rsidP="00382A9C">
            <w:pPr>
              <w:pStyle w:val="EngHang"/>
            </w:pPr>
            <w:r>
              <w:t>To the house of prayer</w:t>
            </w:r>
          </w:p>
          <w:p w14:paraId="4C0C295D" w14:textId="77777777" w:rsidR="00382A9C" w:rsidRDefault="00382A9C" w:rsidP="00382A9C">
            <w:pPr>
              <w:pStyle w:val="EngHang"/>
            </w:pPr>
            <w:r>
              <w:t>To offer</w:t>
            </w:r>
          </w:p>
          <w:p w14:paraId="099BAD47" w14:textId="77777777" w:rsidR="00382A9C" w:rsidRDefault="00382A9C" w:rsidP="00382A9C">
            <w:pPr>
              <w:pStyle w:val="EngHangEnd"/>
            </w:pPr>
            <w:r>
              <w:t>The elect offerings.</w:t>
            </w:r>
          </w:p>
        </w:tc>
        <w:tc>
          <w:tcPr>
            <w:tcW w:w="288" w:type="dxa"/>
          </w:tcPr>
          <w:p w14:paraId="34534420" w14:textId="77777777" w:rsidR="00382A9C" w:rsidRDefault="00382A9C" w:rsidP="00B84B62"/>
        </w:tc>
        <w:tc>
          <w:tcPr>
            <w:tcW w:w="288" w:type="dxa"/>
          </w:tcPr>
          <w:p w14:paraId="79695677" w14:textId="77777777" w:rsidR="00382A9C" w:rsidRDefault="00382A9C" w:rsidP="00B84B62">
            <w:pPr>
              <w:pStyle w:val="CopticCross"/>
            </w:pPr>
          </w:p>
        </w:tc>
        <w:tc>
          <w:tcPr>
            <w:tcW w:w="3960" w:type="dxa"/>
          </w:tcPr>
          <w:p w14:paraId="59270113" w14:textId="77777777" w:rsidR="00382A9C" w:rsidRDefault="00382A9C" w:rsidP="00382A9C">
            <w:pPr>
              <w:pStyle w:val="CopticVersemulti-line"/>
            </w:pPr>
            <w:r>
              <w:t>Ⲕⲉ ⲡⲁⲗⲓⲛ ⲁⲩϣⲉⲛⲱⲟⲩ:</w:t>
            </w:r>
          </w:p>
          <w:p w14:paraId="48611AD5" w14:textId="77777777" w:rsidR="00382A9C" w:rsidRDefault="00382A9C" w:rsidP="00382A9C">
            <w:pPr>
              <w:pStyle w:val="CopticVersemulti-line"/>
            </w:pPr>
            <w:r>
              <w:t>ⲉ̀ⲡ̀ⲏⲓ ⲛ̀ϯⲡ̀ⲣⲟⲥⲉⲩⲭⲏ:</w:t>
            </w:r>
          </w:p>
          <w:p w14:paraId="504F2A8E" w14:textId="77777777" w:rsidR="00382A9C" w:rsidRDefault="00382A9C" w:rsidP="00382A9C">
            <w:pPr>
              <w:pStyle w:val="CopticVersemulti-line"/>
            </w:pPr>
            <w:r>
              <w:t>ⲉⲑⲣⲟⲩⲓ̀ⲛⲓ ⲉ̀ϫⲱⲟⲩ:</w:t>
            </w:r>
          </w:p>
          <w:p w14:paraId="082066E0" w14:textId="77777777" w:rsidR="00382A9C" w:rsidRPr="005130A7" w:rsidRDefault="00382A9C" w:rsidP="00382A9C">
            <w:pPr>
              <w:pStyle w:val="CopticVerse"/>
            </w:pPr>
            <w:r>
              <w:t>ⲛ̀ϩⲁⲛⲥⲱⲧⲡ ⲛ̀ⲉⲩⲭⲏ.</w:t>
            </w:r>
          </w:p>
        </w:tc>
      </w:tr>
      <w:tr w:rsidR="00382A9C" w14:paraId="6C9A3A08" w14:textId="77777777" w:rsidTr="00B84B62">
        <w:trPr>
          <w:cantSplit/>
          <w:jc w:val="center"/>
        </w:trPr>
        <w:tc>
          <w:tcPr>
            <w:tcW w:w="288" w:type="dxa"/>
          </w:tcPr>
          <w:p w14:paraId="40A41D6D" w14:textId="77777777" w:rsidR="00382A9C" w:rsidRDefault="00382A9C" w:rsidP="00B84B62">
            <w:pPr>
              <w:pStyle w:val="CopticCross"/>
            </w:pPr>
            <w:r w:rsidRPr="00FB5ACB">
              <w:lastRenderedPageBreak/>
              <w:t>¿</w:t>
            </w:r>
          </w:p>
        </w:tc>
        <w:tc>
          <w:tcPr>
            <w:tcW w:w="3960" w:type="dxa"/>
          </w:tcPr>
          <w:p w14:paraId="7309BE0E" w14:textId="77777777" w:rsidR="00382A9C" w:rsidRDefault="00382A9C" w:rsidP="00382A9C">
            <w:pPr>
              <w:pStyle w:val="EngHang"/>
            </w:pPr>
            <w:r>
              <w:t>There they found</w:t>
            </w:r>
          </w:p>
          <w:p w14:paraId="57CD08A9" w14:textId="77777777" w:rsidR="00382A9C" w:rsidRDefault="00382A9C" w:rsidP="00382A9C">
            <w:pPr>
              <w:pStyle w:val="EngHang"/>
            </w:pPr>
            <w:r>
              <w:t>Simeon the priest,</w:t>
            </w:r>
          </w:p>
          <w:p w14:paraId="6FD212AF" w14:textId="77777777" w:rsidR="00382A9C" w:rsidRDefault="00382A9C" w:rsidP="00382A9C">
            <w:pPr>
              <w:pStyle w:val="EngHang"/>
            </w:pPr>
            <w:r>
              <w:t>Standing and offering</w:t>
            </w:r>
          </w:p>
          <w:p w14:paraId="6923B4DD" w14:textId="77777777" w:rsidR="00382A9C" w:rsidRDefault="00382A9C" w:rsidP="00382A9C">
            <w:pPr>
              <w:pStyle w:val="EngHangEnd"/>
            </w:pPr>
            <w:r>
              <w:t>His priestly service.</w:t>
            </w:r>
          </w:p>
        </w:tc>
        <w:tc>
          <w:tcPr>
            <w:tcW w:w="288" w:type="dxa"/>
          </w:tcPr>
          <w:p w14:paraId="19DE74B4" w14:textId="77777777" w:rsidR="00382A9C" w:rsidRDefault="00382A9C" w:rsidP="00B84B62"/>
        </w:tc>
        <w:tc>
          <w:tcPr>
            <w:tcW w:w="288" w:type="dxa"/>
          </w:tcPr>
          <w:p w14:paraId="062FDEE2" w14:textId="77777777" w:rsidR="00382A9C" w:rsidRDefault="00382A9C" w:rsidP="00B84B62">
            <w:pPr>
              <w:pStyle w:val="CopticCross"/>
            </w:pPr>
            <w:r w:rsidRPr="00FB5ACB">
              <w:t>¿</w:t>
            </w:r>
          </w:p>
        </w:tc>
        <w:tc>
          <w:tcPr>
            <w:tcW w:w="3960" w:type="dxa"/>
          </w:tcPr>
          <w:p w14:paraId="75862E22" w14:textId="77777777" w:rsidR="00382A9C" w:rsidRDefault="00382A9C" w:rsidP="00382A9C">
            <w:pPr>
              <w:pStyle w:val="CopticVersemulti-line"/>
            </w:pPr>
            <w:r>
              <w:t>Ⲗⲓⲟⲡⲟⲛ ⲅⲁⲣ ⲁⲩϫⲓⲙⲓ:</w:t>
            </w:r>
          </w:p>
          <w:p w14:paraId="37A4CABC" w14:textId="77777777" w:rsidR="00382A9C" w:rsidRDefault="00382A9C" w:rsidP="00382A9C">
            <w:pPr>
              <w:pStyle w:val="CopticVersemulti-line"/>
            </w:pPr>
            <w:r>
              <w:t>ⲛ̀Ⲥⲓⲙⲱⲛ ⲡⲓⲟⲩⲏⲃ:</w:t>
            </w:r>
          </w:p>
          <w:p w14:paraId="480255DA" w14:textId="77777777" w:rsidR="00382A9C" w:rsidRDefault="00382A9C" w:rsidP="00382A9C">
            <w:pPr>
              <w:pStyle w:val="CopticVersemulti-line"/>
            </w:pPr>
            <w:r>
              <w:t>ⲉϥⲟ̀ϩⲓ ⲉ̀ⲣⲁⲧϥ ⲉϥϣⲉⲙϣⲓ:</w:t>
            </w:r>
          </w:p>
          <w:p w14:paraId="1CA477F2" w14:textId="77777777" w:rsidR="00382A9C" w:rsidRPr="005130A7" w:rsidRDefault="00382A9C" w:rsidP="00382A9C">
            <w:pPr>
              <w:pStyle w:val="CopticVerse"/>
            </w:pPr>
            <w:r>
              <w:t>ϧⲉⲛ ⲧⲉϥⲙⲉⲧⲟⲩⲏⲃ.</w:t>
            </w:r>
          </w:p>
        </w:tc>
      </w:tr>
      <w:tr w:rsidR="00382A9C" w14:paraId="2325AF20" w14:textId="77777777" w:rsidTr="00B84B62">
        <w:trPr>
          <w:cantSplit/>
          <w:jc w:val="center"/>
        </w:trPr>
        <w:tc>
          <w:tcPr>
            <w:tcW w:w="288" w:type="dxa"/>
          </w:tcPr>
          <w:p w14:paraId="73B12ACE" w14:textId="77777777" w:rsidR="00382A9C" w:rsidRDefault="00382A9C" w:rsidP="00B84B62">
            <w:pPr>
              <w:pStyle w:val="CopticCross"/>
            </w:pPr>
            <w:r w:rsidRPr="00FB5ACB">
              <w:t>¿</w:t>
            </w:r>
          </w:p>
        </w:tc>
        <w:tc>
          <w:tcPr>
            <w:tcW w:w="3960" w:type="dxa"/>
          </w:tcPr>
          <w:p w14:paraId="6EC4223C" w14:textId="77777777" w:rsidR="00382A9C" w:rsidRDefault="00382A9C" w:rsidP="00382A9C">
            <w:pPr>
              <w:pStyle w:val="EngHang"/>
            </w:pPr>
            <w:r>
              <w:t>He did not hesitate,</w:t>
            </w:r>
          </w:p>
          <w:p w14:paraId="75624C4F" w14:textId="77777777" w:rsidR="00382A9C" w:rsidRDefault="00382A9C" w:rsidP="00382A9C">
            <w:pPr>
              <w:pStyle w:val="EngHang"/>
            </w:pPr>
            <w:r>
              <w:t>But boldly</w:t>
            </w:r>
          </w:p>
          <w:p w14:paraId="57165DEC" w14:textId="77777777" w:rsidR="00382A9C" w:rsidRDefault="00382A9C" w:rsidP="00382A9C">
            <w:pPr>
              <w:pStyle w:val="EngHang"/>
            </w:pPr>
            <w:r>
              <w:t>Took Him in his arms</w:t>
            </w:r>
          </w:p>
          <w:p w14:paraId="101DFDE1" w14:textId="77777777" w:rsidR="00382A9C" w:rsidRDefault="00382A9C" w:rsidP="00382A9C">
            <w:pPr>
              <w:pStyle w:val="EngHangEnd"/>
            </w:pPr>
            <w:r>
              <w:t>And carried Him.</w:t>
            </w:r>
          </w:p>
        </w:tc>
        <w:tc>
          <w:tcPr>
            <w:tcW w:w="288" w:type="dxa"/>
          </w:tcPr>
          <w:p w14:paraId="69A15DBA" w14:textId="77777777" w:rsidR="00382A9C" w:rsidRDefault="00382A9C" w:rsidP="00B84B62"/>
        </w:tc>
        <w:tc>
          <w:tcPr>
            <w:tcW w:w="288" w:type="dxa"/>
          </w:tcPr>
          <w:p w14:paraId="6E95A33A" w14:textId="77777777" w:rsidR="00382A9C" w:rsidRDefault="00382A9C" w:rsidP="00B84B62">
            <w:pPr>
              <w:pStyle w:val="CopticCross"/>
            </w:pPr>
            <w:r w:rsidRPr="00FB5ACB">
              <w:t>¿</w:t>
            </w:r>
          </w:p>
        </w:tc>
        <w:tc>
          <w:tcPr>
            <w:tcW w:w="3960" w:type="dxa"/>
          </w:tcPr>
          <w:p w14:paraId="7DA3CF2B" w14:textId="77777777" w:rsidR="00382A9C" w:rsidRDefault="00382A9C" w:rsidP="00382A9C">
            <w:pPr>
              <w:pStyle w:val="CopticVersemulti-line"/>
            </w:pPr>
            <w:r>
              <w:t>Ⲙⲡⲉϥⲉⲣⲁ̀ⲙⲉⲗⲏⲥ:</w:t>
            </w:r>
          </w:p>
          <w:p w14:paraId="104FA26E" w14:textId="77777777" w:rsidR="00382A9C" w:rsidRDefault="00382A9C" w:rsidP="00382A9C">
            <w:pPr>
              <w:pStyle w:val="CopticVersemulti-line"/>
            </w:pPr>
            <w:r>
              <w:t>ⲁⲗⲗⲁ ⲁϥϯ ⲙ̀ⲡⲉϥⲟⲩⲟⲓ:</w:t>
            </w:r>
          </w:p>
          <w:p w14:paraId="5A170889" w14:textId="77777777" w:rsidR="00382A9C" w:rsidRDefault="00382A9C" w:rsidP="00382A9C">
            <w:pPr>
              <w:pStyle w:val="CopticVersemulti-line"/>
            </w:pPr>
            <w:r>
              <w:t>ⲁϥⲟⲗϥ ϧⲉⲛ ⲟⲩⲓⲏⲥ:</w:t>
            </w:r>
          </w:p>
          <w:p w14:paraId="40AF60E9" w14:textId="77777777" w:rsidR="00382A9C" w:rsidRPr="005130A7" w:rsidRDefault="00382A9C" w:rsidP="00382A9C">
            <w:pPr>
              <w:pStyle w:val="CopticVerse"/>
            </w:pPr>
            <w:r>
              <w:t>ⲉ̀ϫⲉⲛ ⲛⲉϥϫ̀ⲫⲟⲓ.</w:t>
            </w:r>
          </w:p>
        </w:tc>
      </w:tr>
      <w:tr w:rsidR="00382A9C" w14:paraId="54DD22D0" w14:textId="77777777" w:rsidTr="00B84B62">
        <w:trPr>
          <w:cantSplit/>
          <w:jc w:val="center"/>
        </w:trPr>
        <w:tc>
          <w:tcPr>
            <w:tcW w:w="288" w:type="dxa"/>
          </w:tcPr>
          <w:p w14:paraId="77BC285A" w14:textId="77777777" w:rsidR="00382A9C" w:rsidRDefault="00382A9C" w:rsidP="00B84B62">
            <w:pPr>
              <w:pStyle w:val="CopticCross"/>
            </w:pPr>
          </w:p>
        </w:tc>
        <w:tc>
          <w:tcPr>
            <w:tcW w:w="3960" w:type="dxa"/>
          </w:tcPr>
          <w:p w14:paraId="0864FAB6" w14:textId="77777777" w:rsidR="00382A9C" w:rsidRDefault="00382A9C" w:rsidP="00382A9C">
            <w:pPr>
              <w:pStyle w:val="EngHang"/>
            </w:pPr>
            <w:r>
              <w:t>And He said, “Now O Lord</w:t>
            </w:r>
          </w:p>
          <w:p w14:paraId="24F2CEE4" w14:textId="77777777" w:rsidR="00382A9C" w:rsidRDefault="00382A9C" w:rsidP="00382A9C">
            <w:pPr>
              <w:pStyle w:val="EngHang"/>
            </w:pPr>
            <w:r>
              <w:t>You are letting Your servant depart,</w:t>
            </w:r>
          </w:p>
          <w:p w14:paraId="11F7D234" w14:textId="77777777" w:rsidR="00382A9C" w:rsidRDefault="00382A9C" w:rsidP="00382A9C">
            <w:pPr>
              <w:pStyle w:val="EngHang"/>
            </w:pPr>
            <w:r>
              <w:t>For you have kept me</w:t>
            </w:r>
          </w:p>
          <w:p w14:paraId="6B47D268" w14:textId="77777777" w:rsidR="00382A9C" w:rsidRDefault="00382A9C" w:rsidP="00382A9C">
            <w:pPr>
              <w:pStyle w:val="EngHangEnd"/>
            </w:pPr>
            <w:r>
              <w:t>To see Yourself.”</w:t>
            </w:r>
          </w:p>
        </w:tc>
        <w:tc>
          <w:tcPr>
            <w:tcW w:w="288" w:type="dxa"/>
          </w:tcPr>
          <w:p w14:paraId="3D5FBE7E" w14:textId="77777777" w:rsidR="00382A9C" w:rsidRDefault="00382A9C" w:rsidP="00B84B62"/>
        </w:tc>
        <w:tc>
          <w:tcPr>
            <w:tcW w:w="288" w:type="dxa"/>
          </w:tcPr>
          <w:p w14:paraId="1D1BB208" w14:textId="77777777" w:rsidR="00382A9C" w:rsidRDefault="00382A9C" w:rsidP="00B84B62">
            <w:pPr>
              <w:pStyle w:val="CopticCross"/>
            </w:pPr>
          </w:p>
        </w:tc>
        <w:tc>
          <w:tcPr>
            <w:tcW w:w="3960" w:type="dxa"/>
          </w:tcPr>
          <w:p w14:paraId="4A89909B" w14:textId="77777777" w:rsidR="00382A9C" w:rsidRDefault="00382A9C" w:rsidP="00382A9C">
            <w:pPr>
              <w:pStyle w:val="CopticVersemulti-line"/>
            </w:pPr>
            <w:r>
              <w:t>Ⲛⲁϥϫⲟⲥ ϫⲉ Ⲡⲁϭⲟⲓⲥ:</w:t>
            </w:r>
          </w:p>
          <w:p w14:paraId="1A7D70E3" w14:textId="77777777" w:rsidR="00382A9C" w:rsidRDefault="00382A9C" w:rsidP="00382A9C">
            <w:pPr>
              <w:pStyle w:val="CopticVersemulti-line"/>
            </w:pPr>
            <w:r>
              <w:t>ϯⲛⲟⲩ ⲭ̀ⲛⲁⲭⲁ ⲡⲉⲕⲃⲟⲕ:</w:t>
            </w:r>
          </w:p>
          <w:p w14:paraId="5960817D" w14:textId="77777777" w:rsidR="00382A9C" w:rsidRDefault="00382A9C" w:rsidP="00382A9C">
            <w:pPr>
              <w:pStyle w:val="CopticVersemulti-line"/>
            </w:pPr>
            <w:r>
              <w:t>ϫⲉ ⲛ̀ⲑⲟⲕ ⲡⲉ ⲉ̀ⲧⲁⲕⲣⲱⲓⲥ:</w:t>
            </w:r>
          </w:p>
          <w:p w14:paraId="66548E1F" w14:textId="77777777" w:rsidR="00382A9C" w:rsidRPr="005130A7" w:rsidRDefault="00382A9C" w:rsidP="00382A9C">
            <w:pPr>
              <w:pStyle w:val="CopticVerse"/>
            </w:pPr>
            <w:r>
              <w:t>ⲉ̀ⲣⲟⲓ ⲉⲑⲣⲓⲛⲁⲩ ⲉ̀ⲣⲟⲕ.</w:t>
            </w:r>
          </w:p>
        </w:tc>
      </w:tr>
      <w:tr w:rsidR="00382A9C" w14:paraId="39C3C4AE" w14:textId="77777777" w:rsidTr="00B84B62">
        <w:trPr>
          <w:cantSplit/>
          <w:jc w:val="center"/>
        </w:trPr>
        <w:tc>
          <w:tcPr>
            <w:tcW w:w="288" w:type="dxa"/>
          </w:tcPr>
          <w:p w14:paraId="428D6073" w14:textId="77777777" w:rsidR="00382A9C" w:rsidRDefault="00382A9C" w:rsidP="00B84B62">
            <w:pPr>
              <w:pStyle w:val="CopticCross"/>
            </w:pPr>
          </w:p>
        </w:tc>
        <w:tc>
          <w:tcPr>
            <w:tcW w:w="3960" w:type="dxa"/>
          </w:tcPr>
          <w:p w14:paraId="44BA0247" w14:textId="77777777" w:rsidR="00382A9C" w:rsidRDefault="00382A9C" w:rsidP="00382A9C">
            <w:pPr>
              <w:pStyle w:val="EngHang"/>
            </w:pPr>
            <w:r>
              <w:t>And then Anna,</w:t>
            </w:r>
          </w:p>
          <w:p w14:paraId="2EF64A37" w14:textId="77777777" w:rsidR="00382A9C" w:rsidRDefault="00382A9C" w:rsidP="00382A9C">
            <w:pPr>
              <w:pStyle w:val="EngHang"/>
            </w:pPr>
            <w:r>
              <w:t>The prophetess,</w:t>
            </w:r>
          </w:p>
          <w:p w14:paraId="3989F374" w14:textId="77777777" w:rsidR="00382A9C" w:rsidRDefault="00382A9C" w:rsidP="00382A9C">
            <w:pPr>
              <w:pStyle w:val="EngHang"/>
            </w:pPr>
            <w:r>
              <w:t>The meek woman,</w:t>
            </w:r>
          </w:p>
          <w:p w14:paraId="7C4D69F3" w14:textId="77777777" w:rsidR="00382A9C" w:rsidRDefault="00382A9C" w:rsidP="00382A9C">
            <w:pPr>
              <w:pStyle w:val="EngHangEnd"/>
            </w:pPr>
            <w:r>
              <w:t>Came and confessed.</w:t>
            </w:r>
          </w:p>
        </w:tc>
        <w:tc>
          <w:tcPr>
            <w:tcW w:w="288" w:type="dxa"/>
          </w:tcPr>
          <w:p w14:paraId="40E6940D" w14:textId="77777777" w:rsidR="00382A9C" w:rsidRDefault="00382A9C" w:rsidP="00B84B62"/>
        </w:tc>
        <w:tc>
          <w:tcPr>
            <w:tcW w:w="288" w:type="dxa"/>
          </w:tcPr>
          <w:p w14:paraId="68CA8B77" w14:textId="77777777" w:rsidR="00382A9C" w:rsidRDefault="00382A9C" w:rsidP="00B84B62">
            <w:pPr>
              <w:pStyle w:val="CopticCross"/>
            </w:pPr>
          </w:p>
        </w:tc>
        <w:tc>
          <w:tcPr>
            <w:tcW w:w="3960" w:type="dxa"/>
          </w:tcPr>
          <w:p w14:paraId="3D553EC7" w14:textId="77777777" w:rsidR="00382A9C" w:rsidRDefault="00382A9C" w:rsidP="00382A9C">
            <w:pPr>
              <w:pStyle w:val="CopticVersemulti-line"/>
            </w:pPr>
            <w:r>
              <w:t>Ⲝⲁⲡⲓⲛⲁ ⲁⲥⲓ̀:</w:t>
            </w:r>
          </w:p>
          <w:p w14:paraId="0A563D60" w14:textId="77777777" w:rsidR="00382A9C" w:rsidRDefault="00382A9C" w:rsidP="00382A9C">
            <w:pPr>
              <w:pStyle w:val="CopticVersemulti-line"/>
            </w:pPr>
            <w:r>
              <w:t>ⲛ̀ϫⲉ Ⲁⲛⲛⲁ ϯⲡ̀ⲣⲟⲫⲏⲧⲏⲥ:</w:t>
            </w:r>
          </w:p>
          <w:p w14:paraId="297D40A0" w14:textId="77777777" w:rsidR="00382A9C" w:rsidRDefault="00382A9C" w:rsidP="00382A9C">
            <w:pPr>
              <w:pStyle w:val="CopticVersemulti-line"/>
            </w:pPr>
            <w:r>
              <w:t>ϯⲥⲉⲙⲛⲉ ⲛ̀ⲥ̀ϩⲓⲙⲓ:</w:t>
            </w:r>
          </w:p>
          <w:p w14:paraId="45250F2B" w14:textId="77777777" w:rsidR="00382A9C" w:rsidRPr="005130A7" w:rsidRDefault="00382A9C" w:rsidP="00382A9C">
            <w:pPr>
              <w:pStyle w:val="CopticVerse"/>
            </w:pPr>
            <w:r>
              <w:t>ⲁⲥⲉⲣⲟ̀ⲙⲟⲗⲟⲅⲓⲧⲏⲥ.</w:t>
            </w:r>
          </w:p>
        </w:tc>
      </w:tr>
      <w:tr w:rsidR="00382A9C" w14:paraId="0DB3E4AF" w14:textId="77777777" w:rsidTr="00B84B62">
        <w:trPr>
          <w:cantSplit/>
          <w:jc w:val="center"/>
        </w:trPr>
        <w:tc>
          <w:tcPr>
            <w:tcW w:w="288" w:type="dxa"/>
          </w:tcPr>
          <w:p w14:paraId="265D1BCF" w14:textId="77777777" w:rsidR="00382A9C" w:rsidRDefault="00382A9C" w:rsidP="00B84B62">
            <w:pPr>
              <w:pStyle w:val="CopticCross"/>
            </w:pPr>
            <w:r w:rsidRPr="00FB5ACB">
              <w:t>¿</w:t>
            </w:r>
          </w:p>
        </w:tc>
        <w:tc>
          <w:tcPr>
            <w:tcW w:w="3960" w:type="dxa"/>
          </w:tcPr>
          <w:p w14:paraId="5D008A72" w14:textId="77777777" w:rsidR="00382A9C" w:rsidRDefault="00382A9C" w:rsidP="00382A9C">
            <w:pPr>
              <w:pStyle w:val="EngHang"/>
            </w:pPr>
            <w:r>
              <w:t>She spoke of Him,</w:t>
            </w:r>
          </w:p>
          <w:p w14:paraId="78CC24BB" w14:textId="77777777" w:rsidR="00382A9C" w:rsidRDefault="00382A9C" w:rsidP="00382A9C">
            <w:pPr>
              <w:pStyle w:val="EngHang"/>
            </w:pPr>
            <w:r>
              <w:t>Before all,</w:t>
            </w:r>
          </w:p>
          <w:p w14:paraId="4AAA1AA9" w14:textId="77777777" w:rsidR="00382A9C" w:rsidRDefault="00382A9C" w:rsidP="00382A9C">
            <w:pPr>
              <w:pStyle w:val="EngHang"/>
            </w:pPr>
            <w:r>
              <w:t>For everyone awaited</w:t>
            </w:r>
          </w:p>
          <w:p w14:paraId="7ACDA1A1" w14:textId="77777777" w:rsidR="00382A9C" w:rsidRDefault="00382A9C" w:rsidP="00382A9C">
            <w:pPr>
              <w:pStyle w:val="EngHangEnd"/>
            </w:pPr>
            <w:r>
              <w:t>Him at all times.</w:t>
            </w:r>
          </w:p>
        </w:tc>
        <w:tc>
          <w:tcPr>
            <w:tcW w:w="288" w:type="dxa"/>
          </w:tcPr>
          <w:p w14:paraId="3DBE8E55" w14:textId="77777777" w:rsidR="00382A9C" w:rsidRDefault="00382A9C" w:rsidP="00B84B62"/>
        </w:tc>
        <w:tc>
          <w:tcPr>
            <w:tcW w:w="288" w:type="dxa"/>
          </w:tcPr>
          <w:p w14:paraId="52671BA2" w14:textId="77777777" w:rsidR="00382A9C" w:rsidRDefault="00382A9C" w:rsidP="00B84B62">
            <w:pPr>
              <w:pStyle w:val="CopticCross"/>
            </w:pPr>
            <w:r w:rsidRPr="00FB5ACB">
              <w:t>¿</w:t>
            </w:r>
          </w:p>
        </w:tc>
        <w:tc>
          <w:tcPr>
            <w:tcW w:w="3960" w:type="dxa"/>
          </w:tcPr>
          <w:p w14:paraId="589BFE00" w14:textId="77777777" w:rsidR="00382A9C" w:rsidRDefault="00382A9C" w:rsidP="00382A9C">
            <w:pPr>
              <w:pStyle w:val="CopticVersemulti-line"/>
            </w:pPr>
            <w:r>
              <w:t>Ⲟⲩⲟϩ ⲛⲁⲥⲥⲁϫⲓ ⲉⲑⲃⲏⲧϥ:</w:t>
            </w:r>
          </w:p>
          <w:p w14:paraId="736C3245" w14:textId="77777777" w:rsidR="00382A9C" w:rsidRDefault="00382A9C" w:rsidP="00382A9C">
            <w:pPr>
              <w:pStyle w:val="CopticVersemulti-line"/>
            </w:pPr>
            <w:r>
              <w:t>ϧⲁⲧⲉⲛ ⲟⲩⲟⲛ ⲛⲓⲃⲉⲛ:</w:t>
            </w:r>
          </w:p>
          <w:p w14:paraId="18D16CF7" w14:textId="77777777" w:rsidR="00382A9C" w:rsidRDefault="00382A9C" w:rsidP="00382A9C">
            <w:pPr>
              <w:pStyle w:val="CopticVersemulti-line"/>
            </w:pPr>
            <w:r>
              <w:t>ⲟⲩⲟϩ ⲡⲓⲗⲁⲟⲥ ⲧⲏⲣϥ:</w:t>
            </w:r>
          </w:p>
          <w:p w14:paraId="354E08C9" w14:textId="77777777" w:rsidR="00382A9C" w:rsidRPr="005130A7" w:rsidRDefault="00382A9C" w:rsidP="00382A9C">
            <w:pPr>
              <w:pStyle w:val="CopticVerse"/>
            </w:pPr>
            <w:r>
              <w:t>ⲛⲁⲩϫⲟⲩϣⲧ ⲉ̀ⲣⲟϥ ⲛ̀ⲥⲏⲟⲩ ⲛⲓⲃⲉⲛ.</w:t>
            </w:r>
          </w:p>
        </w:tc>
      </w:tr>
      <w:tr w:rsidR="00382A9C" w14:paraId="5E893633" w14:textId="77777777" w:rsidTr="00B84B62">
        <w:trPr>
          <w:cantSplit/>
          <w:jc w:val="center"/>
        </w:trPr>
        <w:tc>
          <w:tcPr>
            <w:tcW w:w="288" w:type="dxa"/>
          </w:tcPr>
          <w:p w14:paraId="4958C2FF" w14:textId="77777777" w:rsidR="00382A9C" w:rsidRDefault="00382A9C" w:rsidP="00B84B62">
            <w:pPr>
              <w:pStyle w:val="CopticCross"/>
            </w:pPr>
            <w:r w:rsidRPr="00FB5ACB">
              <w:t>¿</w:t>
            </w:r>
          </w:p>
        </w:tc>
        <w:tc>
          <w:tcPr>
            <w:tcW w:w="3960" w:type="dxa"/>
          </w:tcPr>
          <w:p w14:paraId="6D3D9E08" w14:textId="77777777" w:rsidR="00382A9C" w:rsidRDefault="00382A9C" w:rsidP="00382A9C">
            <w:pPr>
              <w:pStyle w:val="EngHang"/>
            </w:pPr>
            <w:r>
              <w:t>Our Master, the lover of mankind,</w:t>
            </w:r>
          </w:p>
          <w:p w14:paraId="6FE47A3C" w14:textId="77777777" w:rsidR="00382A9C" w:rsidRDefault="00382A9C" w:rsidP="00382A9C">
            <w:pPr>
              <w:pStyle w:val="EngHang"/>
            </w:pPr>
            <w:r>
              <w:t>Christ our King,</w:t>
            </w:r>
          </w:p>
          <w:p w14:paraId="2B324E34" w14:textId="77777777" w:rsidR="00382A9C" w:rsidRDefault="00382A9C" w:rsidP="00382A9C">
            <w:pPr>
              <w:pStyle w:val="EngHang"/>
            </w:pPr>
            <w:r>
              <w:t>Accepted circumcision</w:t>
            </w:r>
          </w:p>
          <w:p w14:paraId="43EEE4DA" w14:textId="77777777" w:rsidR="00382A9C" w:rsidRDefault="00382A9C" w:rsidP="00382A9C">
            <w:pPr>
              <w:pStyle w:val="EngHangEnd"/>
            </w:pPr>
            <w:r>
              <w:t>To fulfill the Law.</w:t>
            </w:r>
          </w:p>
        </w:tc>
        <w:tc>
          <w:tcPr>
            <w:tcW w:w="288" w:type="dxa"/>
          </w:tcPr>
          <w:p w14:paraId="3ECE4F5E" w14:textId="77777777" w:rsidR="00382A9C" w:rsidRDefault="00382A9C" w:rsidP="00B84B62"/>
        </w:tc>
        <w:tc>
          <w:tcPr>
            <w:tcW w:w="288" w:type="dxa"/>
          </w:tcPr>
          <w:p w14:paraId="0BC7B0A1" w14:textId="77777777" w:rsidR="00382A9C" w:rsidRDefault="00382A9C" w:rsidP="00B84B62">
            <w:pPr>
              <w:pStyle w:val="CopticCross"/>
            </w:pPr>
            <w:r w:rsidRPr="00FB5ACB">
              <w:t>¿</w:t>
            </w:r>
          </w:p>
        </w:tc>
        <w:tc>
          <w:tcPr>
            <w:tcW w:w="3960" w:type="dxa"/>
          </w:tcPr>
          <w:p w14:paraId="06CFBE0C" w14:textId="77777777" w:rsidR="00382A9C" w:rsidRDefault="00382A9C" w:rsidP="00382A9C">
            <w:pPr>
              <w:pStyle w:val="CopticVersemulti-line"/>
            </w:pPr>
            <w:r>
              <w:t>Ⲡⲉⲛⲛⲏⲃ ⲡⲓⲙⲁⲓⲣⲱⲙⲓ:</w:t>
            </w:r>
          </w:p>
          <w:p w14:paraId="6ABA969E" w14:textId="77777777" w:rsidR="00382A9C" w:rsidRDefault="00382A9C" w:rsidP="00382A9C">
            <w:pPr>
              <w:pStyle w:val="CopticVersemulti-line"/>
            </w:pPr>
            <w:r>
              <w:t>Ⲡⲉⲛⲟⲩⲣⲟ Ⲡⲭ̄ⲥ̄:</w:t>
            </w:r>
          </w:p>
          <w:p w14:paraId="13311773" w14:textId="77777777" w:rsidR="00382A9C" w:rsidRDefault="00382A9C" w:rsidP="00382A9C">
            <w:pPr>
              <w:pStyle w:val="CopticVersemulti-line"/>
            </w:pPr>
            <w:r>
              <w:t>ⲁϥϣⲱⲡ ⲉ̀ⲣⲟϥ ⲙ̀ⲡⲓⲥⲉⲃⲓ:</w:t>
            </w:r>
          </w:p>
          <w:p w14:paraId="5D5D4768" w14:textId="77777777" w:rsidR="00382A9C" w:rsidRPr="005130A7" w:rsidRDefault="00382A9C" w:rsidP="00382A9C">
            <w:pPr>
              <w:pStyle w:val="CopticVerse"/>
            </w:pPr>
            <w:r>
              <w:t>ⲉⲑⲣⲉϥϫⲱⲕ ⲙ̀ⲡⲓⲛⲟⲙⲟⲥ..</w:t>
            </w:r>
          </w:p>
        </w:tc>
      </w:tr>
      <w:tr w:rsidR="00382A9C" w14:paraId="4233361A" w14:textId="77777777" w:rsidTr="00B84B62">
        <w:trPr>
          <w:cantSplit/>
          <w:jc w:val="center"/>
        </w:trPr>
        <w:tc>
          <w:tcPr>
            <w:tcW w:w="288" w:type="dxa"/>
          </w:tcPr>
          <w:p w14:paraId="50F11F10" w14:textId="77777777" w:rsidR="00382A9C" w:rsidRDefault="00382A9C" w:rsidP="00B84B62">
            <w:pPr>
              <w:pStyle w:val="CopticCross"/>
            </w:pPr>
          </w:p>
        </w:tc>
        <w:tc>
          <w:tcPr>
            <w:tcW w:w="3960" w:type="dxa"/>
          </w:tcPr>
          <w:p w14:paraId="4D418F2A" w14:textId="77777777" w:rsidR="00382A9C" w:rsidRDefault="00382A9C" w:rsidP="00382A9C">
            <w:pPr>
              <w:pStyle w:val="EngHang"/>
            </w:pPr>
            <w:r>
              <w:t>Rejoice and be glad,</w:t>
            </w:r>
          </w:p>
          <w:p w14:paraId="671E1CBE" w14:textId="77777777" w:rsidR="00382A9C" w:rsidRDefault="00382A9C" w:rsidP="00382A9C">
            <w:pPr>
              <w:pStyle w:val="EngHang"/>
            </w:pPr>
            <w:r>
              <w:t>O you sons of men,</w:t>
            </w:r>
          </w:p>
          <w:p w14:paraId="094180BD" w14:textId="77777777" w:rsidR="00382A9C" w:rsidRDefault="00382A9C" w:rsidP="00382A9C">
            <w:pPr>
              <w:pStyle w:val="EngHang"/>
            </w:pPr>
            <w:r>
              <w:t>For Immanuel</w:t>
            </w:r>
          </w:p>
          <w:p w14:paraId="30F492BA" w14:textId="77777777" w:rsidR="00382A9C" w:rsidRDefault="00382A9C" w:rsidP="00382A9C">
            <w:pPr>
              <w:pStyle w:val="EngHangEnd"/>
            </w:pPr>
            <w:r>
              <w:t>Has born our sins.</w:t>
            </w:r>
          </w:p>
        </w:tc>
        <w:tc>
          <w:tcPr>
            <w:tcW w:w="288" w:type="dxa"/>
          </w:tcPr>
          <w:p w14:paraId="31ADA8A9" w14:textId="77777777" w:rsidR="00382A9C" w:rsidRDefault="00382A9C" w:rsidP="00B84B62"/>
        </w:tc>
        <w:tc>
          <w:tcPr>
            <w:tcW w:w="288" w:type="dxa"/>
          </w:tcPr>
          <w:p w14:paraId="6E2C32FC" w14:textId="77777777" w:rsidR="00382A9C" w:rsidRDefault="00382A9C" w:rsidP="00B84B62">
            <w:pPr>
              <w:pStyle w:val="CopticCross"/>
            </w:pPr>
          </w:p>
        </w:tc>
        <w:tc>
          <w:tcPr>
            <w:tcW w:w="3960" w:type="dxa"/>
          </w:tcPr>
          <w:p w14:paraId="30ACD45A" w14:textId="77777777" w:rsidR="00382A9C" w:rsidRDefault="00382A9C" w:rsidP="00382A9C">
            <w:pPr>
              <w:pStyle w:val="CopticVersemulti-line"/>
            </w:pPr>
            <w:r>
              <w:t>Ⲣⲁϣⲓ ⲟⲩⲟϩ ⲑⲉⲗⲏⲗ:</w:t>
            </w:r>
          </w:p>
          <w:p w14:paraId="715B3C43" w14:textId="77777777" w:rsidR="00382A9C" w:rsidRDefault="00382A9C" w:rsidP="00382A9C">
            <w:pPr>
              <w:pStyle w:val="CopticVersemulti-line"/>
            </w:pPr>
            <w:r>
              <w:t>ⲱ̀ ⲡ̀ⲅⲉⲛⲟⲥ ⲛ̀ⲛⲓⲣⲱⲙⲓ:</w:t>
            </w:r>
          </w:p>
          <w:p w14:paraId="5423BFB0" w14:textId="77777777" w:rsidR="00382A9C" w:rsidRDefault="00382A9C" w:rsidP="00382A9C">
            <w:pPr>
              <w:pStyle w:val="CopticVersemulti-line"/>
            </w:pPr>
            <w:r>
              <w:t>ϫⲉ Ⲉⲙⲙⲁⲛⲟⲩⲏⲗ:</w:t>
            </w:r>
          </w:p>
          <w:p w14:paraId="7A7DABC2" w14:textId="77777777" w:rsidR="00382A9C" w:rsidRPr="005130A7" w:rsidRDefault="00382A9C" w:rsidP="00382A9C">
            <w:pPr>
              <w:pStyle w:val="CopticVerse"/>
            </w:pPr>
            <w:r>
              <w:t>ⲁϥⲱ̀ⲗⲓ ⲛ̀ⲛⲉⲛⲛⲟⲃⲓ.</w:t>
            </w:r>
          </w:p>
        </w:tc>
      </w:tr>
      <w:tr w:rsidR="00382A9C" w14:paraId="755546A7" w14:textId="77777777" w:rsidTr="00B84B62">
        <w:trPr>
          <w:cantSplit/>
          <w:jc w:val="center"/>
        </w:trPr>
        <w:tc>
          <w:tcPr>
            <w:tcW w:w="288" w:type="dxa"/>
          </w:tcPr>
          <w:p w14:paraId="41AF4A67" w14:textId="77777777" w:rsidR="00382A9C" w:rsidRDefault="00382A9C" w:rsidP="00B84B62">
            <w:pPr>
              <w:pStyle w:val="CopticCross"/>
            </w:pPr>
          </w:p>
        </w:tc>
        <w:tc>
          <w:tcPr>
            <w:tcW w:w="3960" w:type="dxa"/>
          </w:tcPr>
          <w:p w14:paraId="7CC62BC7" w14:textId="77777777" w:rsidR="00382A9C" w:rsidRDefault="00382A9C" w:rsidP="00382A9C">
            <w:pPr>
              <w:pStyle w:val="EngHang"/>
            </w:pPr>
            <w:r>
              <w:t>Truly, He has established us</w:t>
            </w:r>
          </w:p>
          <w:p w14:paraId="598A73BE" w14:textId="77777777" w:rsidR="00382A9C" w:rsidRDefault="00382A9C" w:rsidP="00382A9C">
            <w:pPr>
              <w:pStyle w:val="EngHang"/>
            </w:pPr>
            <w:r>
              <w:t>In His Incarnation,</w:t>
            </w:r>
          </w:p>
          <w:p w14:paraId="2F872301" w14:textId="77777777" w:rsidR="00382A9C" w:rsidRDefault="00382A9C" w:rsidP="00382A9C">
            <w:pPr>
              <w:pStyle w:val="EngHang"/>
            </w:pPr>
            <w:r>
              <w:t>And brought to an end our lowliness</w:t>
            </w:r>
          </w:p>
          <w:p w14:paraId="6E56B52D" w14:textId="77777777" w:rsidR="00382A9C" w:rsidRDefault="00382A9C" w:rsidP="00382A9C">
            <w:pPr>
              <w:pStyle w:val="EngHangEnd"/>
            </w:pPr>
            <w:r>
              <w:t>By His circumcision.</w:t>
            </w:r>
          </w:p>
        </w:tc>
        <w:tc>
          <w:tcPr>
            <w:tcW w:w="288" w:type="dxa"/>
          </w:tcPr>
          <w:p w14:paraId="0F717B0F" w14:textId="77777777" w:rsidR="00382A9C" w:rsidRDefault="00382A9C" w:rsidP="00B84B62"/>
        </w:tc>
        <w:tc>
          <w:tcPr>
            <w:tcW w:w="288" w:type="dxa"/>
          </w:tcPr>
          <w:p w14:paraId="0F8A9DBB" w14:textId="77777777" w:rsidR="00382A9C" w:rsidRDefault="00382A9C" w:rsidP="00B84B62">
            <w:pPr>
              <w:pStyle w:val="CopticCross"/>
            </w:pPr>
          </w:p>
        </w:tc>
        <w:tc>
          <w:tcPr>
            <w:tcW w:w="3960" w:type="dxa"/>
          </w:tcPr>
          <w:p w14:paraId="53D1DA03" w14:textId="77777777" w:rsidR="00382A9C" w:rsidRDefault="00382A9C" w:rsidP="00382A9C">
            <w:pPr>
              <w:pStyle w:val="CopticVersemulti-line"/>
            </w:pPr>
            <w:r>
              <w:t>Ⲥⲉ ⲟⲛⲧⲱⲥ ⲁϥⲧⲁϫⲣⲟ:</w:t>
            </w:r>
          </w:p>
          <w:p w14:paraId="34A57F14" w14:textId="77777777" w:rsidR="00382A9C" w:rsidRDefault="00382A9C" w:rsidP="00382A9C">
            <w:pPr>
              <w:pStyle w:val="CopticVersemulti-line"/>
            </w:pPr>
            <w:r>
              <w:t>ⲙ̀ⲡⲉϥϫⲓⲛⲉⲣⲣⲱⲙⲓ:</w:t>
            </w:r>
          </w:p>
          <w:p w14:paraId="4C0901E0" w14:textId="77777777" w:rsidR="00382A9C" w:rsidRDefault="00382A9C" w:rsidP="00382A9C">
            <w:pPr>
              <w:pStyle w:val="CopticVersemulti-line"/>
            </w:pPr>
            <w:r>
              <w:t>ⲁϥϫⲱⲕ ⲙ̀ⲡⲉⲛⲑⲉⲃⲓⲟ:</w:t>
            </w:r>
          </w:p>
          <w:p w14:paraId="1099BF87" w14:textId="77777777" w:rsidR="00382A9C" w:rsidRPr="005130A7" w:rsidRDefault="00382A9C" w:rsidP="00382A9C">
            <w:pPr>
              <w:pStyle w:val="CopticVerse"/>
            </w:pPr>
            <w:r>
              <w:t>ⲛ̀ϩ̀ⲣⲏⲓ ϧⲉⲛ ⲡⲉϥⲥⲉⲃⲓ.</w:t>
            </w:r>
          </w:p>
        </w:tc>
      </w:tr>
      <w:tr w:rsidR="00382A9C" w14:paraId="672D9A1E" w14:textId="77777777" w:rsidTr="00B84B62">
        <w:trPr>
          <w:cantSplit/>
          <w:jc w:val="center"/>
        </w:trPr>
        <w:tc>
          <w:tcPr>
            <w:tcW w:w="288" w:type="dxa"/>
          </w:tcPr>
          <w:p w14:paraId="63845FBD" w14:textId="77777777" w:rsidR="00382A9C" w:rsidRDefault="00382A9C" w:rsidP="00B84B62">
            <w:pPr>
              <w:pStyle w:val="CopticCross"/>
            </w:pPr>
            <w:r w:rsidRPr="00FB5ACB">
              <w:t>¿</w:t>
            </w:r>
          </w:p>
        </w:tc>
        <w:tc>
          <w:tcPr>
            <w:tcW w:w="3960" w:type="dxa"/>
          </w:tcPr>
          <w:p w14:paraId="6859C53A" w14:textId="77777777" w:rsidR="00382A9C" w:rsidRDefault="00382A9C" w:rsidP="00382A9C">
            <w:pPr>
              <w:pStyle w:val="EngHang"/>
            </w:pPr>
            <w:r>
              <w:t>There for He taught us,</w:t>
            </w:r>
          </w:p>
          <w:p w14:paraId="56F02DAB" w14:textId="77777777" w:rsidR="00382A9C" w:rsidRDefault="00382A9C" w:rsidP="00382A9C">
            <w:pPr>
              <w:pStyle w:val="EngHang"/>
            </w:pPr>
            <w:r>
              <w:t>The ways of salvation,</w:t>
            </w:r>
          </w:p>
          <w:p w14:paraId="5714CCAA" w14:textId="77777777" w:rsidR="00382A9C" w:rsidRDefault="00382A9C" w:rsidP="00382A9C">
            <w:pPr>
              <w:pStyle w:val="EngHang"/>
            </w:pPr>
            <w:r>
              <w:t>And He has saved us</w:t>
            </w:r>
          </w:p>
          <w:p w14:paraId="53FC83E7" w14:textId="77777777" w:rsidR="00382A9C" w:rsidRPr="0078672A" w:rsidRDefault="00382A9C" w:rsidP="00382A9C">
            <w:pPr>
              <w:pStyle w:val="EngHangEnd"/>
            </w:pPr>
            <w:r>
              <w:t>According to His great mercy.</w:t>
            </w:r>
          </w:p>
        </w:tc>
        <w:tc>
          <w:tcPr>
            <w:tcW w:w="288" w:type="dxa"/>
          </w:tcPr>
          <w:p w14:paraId="195D0F36" w14:textId="77777777" w:rsidR="00382A9C" w:rsidRDefault="00382A9C" w:rsidP="00B84B62"/>
        </w:tc>
        <w:tc>
          <w:tcPr>
            <w:tcW w:w="288" w:type="dxa"/>
          </w:tcPr>
          <w:p w14:paraId="221D3960" w14:textId="77777777" w:rsidR="00382A9C" w:rsidRDefault="00382A9C" w:rsidP="00B84B62">
            <w:pPr>
              <w:pStyle w:val="CopticCross"/>
            </w:pPr>
            <w:r w:rsidRPr="00FB5ACB">
              <w:t>¿</w:t>
            </w:r>
          </w:p>
        </w:tc>
        <w:tc>
          <w:tcPr>
            <w:tcW w:w="3960" w:type="dxa"/>
          </w:tcPr>
          <w:p w14:paraId="562ED889" w14:textId="77777777" w:rsidR="00382A9C" w:rsidRDefault="00382A9C" w:rsidP="00382A9C">
            <w:pPr>
              <w:pStyle w:val="CopticVersemulti-line"/>
            </w:pPr>
            <w:r>
              <w:t>Ⲧⲟⲧⲉ ⲁϥⲧ̀ⲥⲁⲃⲟⲛ:</w:t>
            </w:r>
          </w:p>
          <w:p w14:paraId="5E35F69B" w14:textId="77777777" w:rsidR="00382A9C" w:rsidRDefault="00382A9C" w:rsidP="00382A9C">
            <w:pPr>
              <w:pStyle w:val="CopticVersemulti-line"/>
            </w:pPr>
            <w:r>
              <w:t>ⲉ̀ϩⲁⲛⲙⲱⲓⲧ ⲛ̀ⲧⲉ ⲡⲓⲟⲩϫⲁⲓ:</w:t>
            </w:r>
          </w:p>
          <w:p w14:paraId="5742754B" w14:textId="77777777" w:rsidR="00382A9C" w:rsidRDefault="00382A9C" w:rsidP="00382A9C">
            <w:pPr>
              <w:pStyle w:val="CopticVersemulti-line"/>
            </w:pPr>
            <w:r>
              <w:t>ⲟⲩⲟϩ ⲁϥⲱϯ ⲙ̀ⲙⲟⲛ:</w:t>
            </w:r>
          </w:p>
          <w:p w14:paraId="2B9AA80C" w14:textId="77777777" w:rsidR="00382A9C" w:rsidRPr="005130A7" w:rsidRDefault="00382A9C" w:rsidP="00382A9C">
            <w:pPr>
              <w:pStyle w:val="CopticVerse"/>
            </w:pPr>
            <w:r>
              <w:t>ⲕⲁⲧⲁ ⲡⲉϥⲛⲓϣϯ ⲛ̀ⲛⲁⲓ.</w:t>
            </w:r>
          </w:p>
        </w:tc>
      </w:tr>
      <w:tr w:rsidR="00382A9C" w14:paraId="19763D3A" w14:textId="77777777" w:rsidTr="00B84B62">
        <w:trPr>
          <w:cantSplit/>
          <w:jc w:val="center"/>
        </w:trPr>
        <w:tc>
          <w:tcPr>
            <w:tcW w:w="288" w:type="dxa"/>
          </w:tcPr>
          <w:p w14:paraId="5B7E4EDB" w14:textId="77777777" w:rsidR="00382A9C" w:rsidRDefault="00382A9C" w:rsidP="00B84B62">
            <w:pPr>
              <w:pStyle w:val="CopticCross"/>
            </w:pPr>
            <w:r w:rsidRPr="00FB5ACB">
              <w:t>¿</w:t>
            </w:r>
          </w:p>
        </w:tc>
        <w:tc>
          <w:tcPr>
            <w:tcW w:w="3960" w:type="dxa"/>
          </w:tcPr>
          <w:p w14:paraId="17A41F39" w14:textId="77777777" w:rsidR="00382A9C" w:rsidRDefault="00382A9C" w:rsidP="00382A9C">
            <w:pPr>
              <w:pStyle w:val="EngHang"/>
            </w:pPr>
            <w:r>
              <w:t>He is in truth</w:t>
            </w:r>
          </w:p>
          <w:p w14:paraId="0E4E8442" w14:textId="77777777" w:rsidR="00382A9C" w:rsidRDefault="00382A9C" w:rsidP="00382A9C">
            <w:pPr>
              <w:pStyle w:val="EngHang"/>
            </w:pPr>
            <w:r>
              <w:t>The Son of God.</w:t>
            </w:r>
          </w:p>
          <w:p w14:paraId="75349471" w14:textId="77777777" w:rsidR="00382A9C" w:rsidRDefault="00382A9C" w:rsidP="00382A9C">
            <w:pPr>
              <w:pStyle w:val="EngHang"/>
            </w:pPr>
            <w:r>
              <w:t>And Saint Mary</w:t>
            </w:r>
          </w:p>
          <w:p w14:paraId="7D2FA34A" w14:textId="77777777" w:rsidR="00382A9C" w:rsidRDefault="00382A9C" w:rsidP="00382A9C">
            <w:pPr>
              <w:pStyle w:val="EngHangEnd"/>
            </w:pPr>
            <w:r>
              <w:t>Gave birth to Him.</w:t>
            </w:r>
          </w:p>
        </w:tc>
        <w:tc>
          <w:tcPr>
            <w:tcW w:w="288" w:type="dxa"/>
          </w:tcPr>
          <w:p w14:paraId="279851FC" w14:textId="77777777" w:rsidR="00382A9C" w:rsidRDefault="00382A9C" w:rsidP="00B84B62"/>
        </w:tc>
        <w:tc>
          <w:tcPr>
            <w:tcW w:w="288" w:type="dxa"/>
          </w:tcPr>
          <w:p w14:paraId="198DED04" w14:textId="77777777" w:rsidR="00382A9C" w:rsidRDefault="00382A9C" w:rsidP="00B84B62">
            <w:pPr>
              <w:pStyle w:val="CopticCross"/>
            </w:pPr>
            <w:r w:rsidRPr="00FB5ACB">
              <w:t>¿</w:t>
            </w:r>
          </w:p>
        </w:tc>
        <w:tc>
          <w:tcPr>
            <w:tcW w:w="3960" w:type="dxa"/>
          </w:tcPr>
          <w:p w14:paraId="74CA7C54" w14:textId="77777777" w:rsidR="00382A9C" w:rsidRDefault="00382A9C" w:rsidP="00382A9C">
            <w:pPr>
              <w:pStyle w:val="CopticVersemulti-line"/>
            </w:pPr>
            <w:r>
              <w:t>Ⲩⲓⲟⲥ Ⲑⲉⲟⲥ ⲛ̀ⲑⲟϥ:</w:t>
            </w:r>
          </w:p>
          <w:p w14:paraId="1710A678" w14:textId="77777777" w:rsidR="00382A9C" w:rsidRDefault="00382A9C" w:rsidP="00382A9C">
            <w:pPr>
              <w:pStyle w:val="CopticVersemulti-line"/>
            </w:pPr>
            <w:r>
              <w:t>ϧⲉⲛ ⲟⲩⲁ̀ⲗⲏⲑⲓⲁ̀:</w:t>
            </w:r>
          </w:p>
          <w:p w14:paraId="74CEF81F" w14:textId="77777777" w:rsidR="00382A9C" w:rsidRDefault="00382A9C" w:rsidP="00382A9C">
            <w:pPr>
              <w:pStyle w:val="CopticVersemulti-line"/>
            </w:pPr>
            <w:r>
              <w:t>ⲁⲥⲙⲓⲥⲓ ⲙ̀ⲙⲟϥ:</w:t>
            </w:r>
          </w:p>
          <w:p w14:paraId="4311B5BF" w14:textId="77777777" w:rsidR="00382A9C" w:rsidRPr="005130A7" w:rsidRDefault="00382A9C" w:rsidP="00382A9C">
            <w:pPr>
              <w:pStyle w:val="CopticVerse"/>
            </w:pPr>
            <w:r>
              <w:t>ⲛ̀ϫⲉ ⲑⲏⲉⲑⲟⲩⲁⲃ Ⲙⲁⲣⲓⲁ.</w:t>
            </w:r>
          </w:p>
        </w:tc>
      </w:tr>
      <w:tr w:rsidR="00382A9C" w14:paraId="253E14A6" w14:textId="77777777" w:rsidTr="00B84B62">
        <w:trPr>
          <w:cantSplit/>
          <w:jc w:val="center"/>
        </w:trPr>
        <w:tc>
          <w:tcPr>
            <w:tcW w:w="288" w:type="dxa"/>
          </w:tcPr>
          <w:p w14:paraId="68178F91" w14:textId="77777777" w:rsidR="00382A9C" w:rsidRDefault="00382A9C" w:rsidP="00B84B62">
            <w:pPr>
              <w:pStyle w:val="CopticCross"/>
            </w:pPr>
          </w:p>
        </w:tc>
        <w:tc>
          <w:tcPr>
            <w:tcW w:w="3960" w:type="dxa"/>
          </w:tcPr>
          <w:p w14:paraId="6AEBA20A" w14:textId="77777777" w:rsidR="00382A9C" w:rsidRDefault="00382A9C" w:rsidP="00382A9C">
            <w:pPr>
              <w:pStyle w:val="EngHang"/>
            </w:pPr>
            <w:r>
              <w:t>He who is carried</w:t>
            </w:r>
          </w:p>
          <w:p w14:paraId="6CB436D7" w14:textId="77777777" w:rsidR="00382A9C" w:rsidRDefault="00382A9C" w:rsidP="00382A9C">
            <w:pPr>
              <w:pStyle w:val="EngHang"/>
            </w:pPr>
            <w:r>
              <w:t>By the invisible hosts,</w:t>
            </w:r>
          </w:p>
          <w:p w14:paraId="58A8D4CF" w14:textId="77777777" w:rsidR="00382A9C" w:rsidRDefault="00382A9C" w:rsidP="00382A9C">
            <w:pPr>
              <w:pStyle w:val="EngHang"/>
            </w:pPr>
            <w:r>
              <w:t>Was carried by</w:t>
            </w:r>
          </w:p>
          <w:p w14:paraId="5FF8E908" w14:textId="77777777" w:rsidR="00382A9C" w:rsidRDefault="00382A9C" w:rsidP="00382A9C">
            <w:pPr>
              <w:pStyle w:val="EngHangEnd"/>
            </w:pPr>
            <w:r>
              <w:t>Simeon the Priest.</w:t>
            </w:r>
          </w:p>
        </w:tc>
        <w:tc>
          <w:tcPr>
            <w:tcW w:w="288" w:type="dxa"/>
          </w:tcPr>
          <w:p w14:paraId="6B10BDF5" w14:textId="77777777" w:rsidR="00382A9C" w:rsidRDefault="00382A9C" w:rsidP="00B84B62"/>
        </w:tc>
        <w:tc>
          <w:tcPr>
            <w:tcW w:w="288" w:type="dxa"/>
          </w:tcPr>
          <w:p w14:paraId="7C5448FA" w14:textId="77777777" w:rsidR="00382A9C" w:rsidRDefault="00382A9C" w:rsidP="00B84B62">
            <w:pPr>
              <w:pStyle w:val="CopticCross"/>
            </w:pPr>
          </w:p>
        </w:tc>
        <w:tc>
          <w:tcPr>
            <w:tcW w:w="3960" w:type="dxa"/>
          </w:tcPr>
          <w:p w14:paraId="48808B17" w14:textId="77777777" w:rsidR="00382A9C" w:rsidRDefault="00382A9C" w:rsidP="00382A9C">
            <w:pPr>
              <w:pStyle w:val="CopticVersemulti-line"/>
            </w:pPr>
            <w:r>
              <w:t>Ⲫⲏⲉ̀ⲧⲟⲩϥⲁⲓ ⲙ̀ⲙⲟϥ:</w:t>
            </w:r>
          </w:p>
          <w:p w14:paraId="0664DD55" w14:textId="77777777" w:rsidR="00382A9C" w:rsidRDefault="00382A9C" w:rsidP="00382A9C">
            <w:pPr>
              <w:pStyle w:val="CopticVersemulti-line"/>
            </w:pPr>
            <w:r>
              <w:t>ⲛ̀ϫⲉ ⲛⲓⲧⲁⲝⲓⲥ ⲉⲧϩⲏⲡ:</w:t>
            </w:r>
          </w:p>
          <w:p w14:paraId="668BAF89" w14:textId="77777777" w:rsidR="00382A9C" w:rsidRDefault="00382A9C" w:rsidP="00382A9C">
            <w:pPr>
              <w:pStyle w:val="CopticVersemulti-line"/>
            </w:pPr>
            <w:r>
              <w:t>ⲁϥⲱ̀ⲗⲓ ⲙ̀ⲙⲟϥ:</w:t>
            </w:r>
          </w:p>
          <w:p w14:paraId="17DA1AAD" w14:textId="77777777" w:rsidR="00382A9C" w:rsidRPr="005130A7" w:rsidRDefault="00382A9C" w:rsidP="00382A9C">
            <w:pPr>
              <w:pStyle w:val="CopticVerse"/>
            </w:pPr>
            <w:r>
              <w:t>ⲛ̀ϫⲉ Ⲥⲓⲙⲱⲛ ⲡⲓⲟⲩⲏⲃ.</w:t>
            </w:r>
          </w:p>
        </w:tc>
      </w:tr>
      <w:tr w:rsidR="00382A9C" w14:paraId="661A2EFF" w14:textId="77777777" w:rsidTr="00B84B62">
        <w:trPr>
          <w:cantSplit/>
          <w:jc w:val="center"/>
        </w:trPr>
        <w:tc>
          <w:tcPr>
            <w:tcW w:w="288" w:type="dxa"/>
          </w:tcPr>
          <w:p w14:paraId="59AAE7D0" w14:textId="77777777" w:rsidR="00382A9C" w:rsidRDefault="00382A9C" w:rsidP="00B84B62">
            <w:pPr>
              <w:pStyle w:val="CopticCross"/>
            </w:pPr>
          </w:p>
        </w:tc>
        <w:tc>
          <w:tcPr>
            <w:tcW w:w="3960" w:type="dxa"/>
          </w:tcPr>
          <w:p w14:paraId="0C8C09A8" w14:textId="77777777" w:rsidR="00382A9C" w:rsidRDefault="00382A9C" w:rsidP="00382A9C">
            <w:pPr>
              <w:pStyle w:val="EngHang"/>
            </w:pPr>
            <w:r>
              <w:t>You are Holy O Christ,</w:t>
            </w:r>
          </w:p>
          <w:p w14:paraId="735B2581" w14:textId="77777777" w:rsidR="00382A9C" w:rsidRDefault="00382A9C" w:rsidP="00382A9C">
            <w:pPr>
              <w:pStyle w:val="EngHang"/>
            </w:pPr>
            <w:r>
              <w:t>In your precepts,</w:t>
            </w:r>
          </w:p>
          <w:p w14:paraId="0ABABDE7" w14:textId="77777777" w:rsidR="00382A9C" w:rsidRDefault="00382A9C" w:rsidP="00382A9C">
            <w:pPr>
              <w:pStyle w:val="EngHang"/>
            </w:pPr>
            <w:r>
              <w:t>And Your power and wisdom</w:t>
            </w:r>
          </w:p>
          <w:p w14:paraId="3913FA18" w14:textId="77777777" w:rsidR="00382A9C" w:rsidRDefault="00382A9C" w:rsidP="00382A9C">
            <w:pPr>
              <w:pStyle w:val="EngHangEnd"/>
            </w:pPr>
            <w:r>
              <w:t>Is without limit.</w:t>
            </w:r>
          </w:p>
        </w:tc>
        <w:tc>
          <w:tcPr>
            <w:tcW w:w="288" w:type="dxa"/>
          </w:tcPr>
          <w:p w14:paraId="4E6E46E1" w14:textId="77777777" w:rsidR="00382A9C" w:rsidRDefault="00382A9C" w:rsidP="00B84B62"/>
        </w:tc>
        <w:tc>
          <w:tcPr>
            <w:tcW w:w="288" w:type="dxa"/>
          </w:tcPr>
          <w:p w14:paraId="77A20F9C" w14:textId="77777777" w:rsidR="00382A9C" w:rsidRDefault="00382A9C" w:rsidP="00B84B62">
            <w:pPr>
              <w:pStyle w:val="CopticCross"/>
            </w:pPr>
          </w:p>
        </w:tc>
        <w:tc>
          <w:tcPr>
            <w:tcW w:w="3960" w:type="dxa"/>
          </w:tcPr>
          <w:p w14:paraId="1F3DC6C4" w14:textId="77777777" w:rsidR="00382A9C" w:rsidRDefault="00382A9C" w:rsidP="00382A9C">
            <w:pPr>
              <w:pStyle w:val="CopticVersemulti-line"/>
            </w:pPr>
            <w:r>
              <w:t>Ⲭⲟⲩⲁⲃ ⲱ̀ Ⲡⲭ̄ⲥ̄:</w:t>
            </w:r>
          </w:p>
          <w:p w14:paraId="1FFF00AE" w14:textId="77777777" w:rsidR="00382A9C" w:rsidRDefault="00382A9C" w:rsidP="00382A9C">
            <w:pPr>
              <w:pStyle w:val="CopticVersemulti-line"/>
            </w:pPr>
            <w:r>
              <w:t>ϧⲉⲛ ⲧⲉⲕⲟⲓⲕⲟⲛⲟⲙⲓⲁ̀:</w:t>
            </w:r>
          </w:p>
          <w:p w14:paraId="14C9E4E3" w14:textId="77777777" w:rsidR="00382A9C" w:rsidRDefault="00382A9C" w:rsidP="00382A9C">
            <w:pPr>
              <w:pStyle w:val="CopticVersemulti-line"/>
            </w:pPr>
            <w:r>
              <w:t>ⲟⲩⲁⲧϣ̀ϯϣⲓ ⲉ̀ⲣⲟⲥ:</w:t>
            </w:r>
          </w:p>
          <w:p w14:paraId="205E8B7E" w14:textId="77777777" w:rsidR="00382A9C" w:rsidRPr="005130A7" w:rsidRDefault="00382A9C" w:rsidP="00382A9C">
            <w:pPr>
              <w:pStyle w:val="CopticVerse"/>
            </w:pPr>
            <w:r>
              <w:t>ⲧⲉ ⲧⲉⲕϫⲱⲙ ⲛⲉⲙ ⲧⲉⲕⲥⲟⲫⲓⲁ.</w:t>
            </w:r>
          </w:p>
        </w:tc>
      </w:tr>
      <w:tr w:rsidR="00382A9C" w14:paraId="6598B325" w14:textId="77777777" w:rsidTr="00B84B62">
        <w:trPr>
          <w:cantSplit/>
          <w:jc w:val="center"/>
        </w:trPr>
        <w:tc>
          <w:tcPr>
            <w:tcW w:w="288" w:type="dxa"/>
          </w:tcPr>
          <w:p w14:paraId="1589DEC1" w14:textId="77777777" w:rsidR="00382A9C" w:rsidRPr="003209AF" w:rsidRDefault="00382A9C" w:rsidP="00B84B62">
            <w:pPr>
              <w:pStyle w:val="CopticCross"/>
              <w:rPr>
                <w:b/>
              </w:rPr>
            </w:pPr>
            <w:r w:rsidRPr="00FB5ACB">
              <w:t>¿</w:t>
            </w:r>
          </w:p>
        </w:tc>
        <w:tc>
          <w:tcPr>
            <w:tcW w:w="3960" w:type="dxa"/>
          </w:tcPr>
          <w:p w14:paraId="65335E17" w14:textId="77777777" w:rsidR="00382A9C" w:rsidRDefault="00382A9C" w:rsidP="00382A9C">
            <w:pPr>
              <w:pStyle w:val="EngHang"/>
            </w:pPr>
            <w:r>
              <w:t>Heal the sicknesses</w:t>
            </w:r>
          </w:p>
          <w:p w14:paraId="7EAD793C" w14:textId="77777777" w:rsidR="00382A9C" w:rsidRDefault="00382A9C" w:rsidP="00382A9C">
            <w:pPr>
              <w:pStyle w:val="EngHang"/>
            </w:pPr>
            <w:r>
              <w:t>Of Your people,</w:t>
            </w:r>
          </w:p>
          <w:p w14:paraId="6010EDAD" w14:textId="77777777" w:rsidR="00382A9C" w:rsidRDefault="00382A9C" w:rsidP="00382A9C">
            <w:pPr>
              <w:pStyle w:val="EngHang"/>
            </w:pPr>
            <w:r>
              <w:t>And remember, O Lord,</w:t>
            </w:r>
          </w:p>
          <w:p w14:paraId="047B01DC" w14:textId="77777777" w:rsidR="00382A9C" w:rsidRDefault="00382A9C" w:rsidP="00382A9C">
            <w:pPr>
              <w:pStyle w:val="EngHangEnd"/>
            </w:pPr>
            <w:r>
              <w:t>Those who have departed.</w:t>
            </w:r>
          </w:p>
        </w:tc>
        <w:tc>
          <w:tcPr>
            <w:tcW w:w="288" w:type="dxa"/>
          </w:tcPr>
          <w:p w14:paraId="7E02F9A2" w14:textId="77777777" w:rsidR="00382A9C" w:rsidRDefault="00382A9C" w:rsidP="00B84B62"/>
        </w:tc>
        <w:tc>
          <w:tcPr>
            <w:tcW w:w="288" w:type="dxa"/>
          </w:tcPr>
          <w:p w14:paraId="532FBC34" w14:textId="77777777" w:rsidR="00382A9C" w:rsidRDefault="00382A9C" w:rsidP="00B84B62">
            <w:pPr>
              <w:pStyle w:val="CopticCross"/>
            </w:pPr>
            <w:r w:rsidRPr="00FB5ACB">
              <w:t>¿</w:t>
            </w:r>
          </w:p>
        </w:tc>
        <w:tc>
          <w:tcPr>
            <w:tcW w:w="3960" w:type="dxa"/>
          </w:tcPr>
          <w:p w14:paraId="6953F692" w14:textId="77777777" w:rsidR="00382A9C" w:rsidRDefault="00382A9C" w:rsidP="00382A9C">
            <w:pPr>
              <w:pStyle w:val="CopticVersemulti-line"/>
            </w:pPr>
            <w:r>
              <w:t>Ⲯⲉⲡⲓ ⲙ̀ⲡⲉⲕⲗⲁⲟⲥ:</w:t>
            </w:r>
          </w:p>
          <w:p w14:paraId="55273D84" w14:textId="77777777" w:rsidR="00382A9C" w:rsidRDefault="00382A9C" w:rsidP="00382A9C">
            <w:pPr>
              <w:pStyle w:val="CopticVersemulti-line"/>
            </w:pPr>
            <w:r>
              <w:t>ⲙⲁⲧⲁⲗϭⲟ ⲛ̀ⲛⲟⲩϣⲱⲛⲓ:</w:t>
            </w:r>
          </w:p>
          <w:p w14:paraId="5D6FE22B" w14:textId="77777777" w:rsidR="00382A9C" w:rsidRDefault="00382A9C" w:rsidP="00382A9C">
            <w:pPr>
              <w:pStyle w:val="CopticVersemulti-line"/>
            </w:pPr>
            <w:r>
              <w:t>ⲛⲉⲙ ⲛⲏⲉ̀ⲧⲁⲩⲉⲛⲕⲟⲧ Ⲡⲟ̄ⲥ̄:</w:t>
            </w:r>
          </w:p>
          <w:p w14:paraId="28447712" w14:textId="77777777" w:rsidR="00382A9C" w:rsidRPr="005130A7" w:rsidRDefault="00382A9C" w:rsidP="00382A9C">
            <w:pPr>
              <w:pStyle w:val="CopticVerse"/>
            </w:pPr>
            <w:r>
              <w:t>ⲁ̀ⲣⲓⲡⲟⲩⲙⲉⲩⲓ̀.</w:t>
            </w:r>
          </w:p>
        </w:tc>
      </w:tr>
      <w:tr w:rsidR="00382A9C" w14:paraId="31D197CA" w14:textId="77777777" w:rsidTr="00B84B62">
        <w:trPr>
          <w:cantSplit/>
          <w:jc w:val="center"/>
        </w:trPr>
        <w:tc>
          <w:tcPr>
            <w:tcW w:w="288" w:type="dxa"/>
          </w:tcPr>
          <w:p w14:paraId="2E1D88D4" w14:textId="77777777" w:rsidR="00382A9C" w:rsidRDefault="00382A9C" w:rsidP="00B84B62">
            <w:pPr>
              <w:pStyle w:val="CopticCross"/>
            </w:pPr>
            <w:r w:rsidRPr="00FB5ACB">
              <w:lastRenderedPageBreak/>
              <w:t>¿</w:t>
            </w:r>
          </w:p>
        </w:tc>
        <w:tc>
          <w:tcPr>
            <w:tcW w:w="3960" w:type="dxa"/>
          </w:tcPr>
          <w:p w14:paraId="3E17068E" w14:textId="77777777" w:rsidR="00382A9C" w:rsidRDefault="00382A9C" w:rsidP="00382A9C">
            <w:pPr>
              <w:pStyle w:val="EngHang"/>
            </w:pPr>
            <w:r>
              <w:t>Likewise, I Your Servant,</w:t>
            </w:r>
          </w:p>
          <w:p w14:paraId="146351C0" w14:textId="77777777" w:rsidR="00382A9C" w:rsidRDefault="00382A9C" w:rsidP="00382A9C">
            <w:pPr>
              <w:pStyle w:val="EngHang"/>
            </w:pPr>
            <w:r>
              <w:t>I the sinner,</w:t>
            </w:r>
          </w:p>
          <w:p w14:paraId="4143F643" w14:textId="77777777" w:rsidR="00382A9C" w:rsidRDefault="00382A9C" w:rsidP="00382A9C">
            <w:pPr>
              <w:pStyle w:val="EngHang"/>
            </w:pPr>
            <w:r>
              <w:t>I entreat You</w:t>
            </w:r>
          </w:p>
          <w:p w14:paraId="674B3510" w14:textId="77777777" w:rsidR="00382A9C" w:rsidRDefault="00382A9C" w:rsidP="00382A9C">
            <w:pPr>
              <w:pStyle w:val="EngHangEnd"/>
            </w:pPr>
            <w:r>
              <w:t>To forgive me my sins.</w:t>
            </w:r>
          </w:p>
        </w:tc>
        <w:tc>
          <w:tcPr>
            <w:tcW w:w="288" w:type="dxa"/>
          </w:tcPr>
          <w:p w14:paraId="4B3FA704" w14:textId="77777777" w:rsidR="00382A9C" w:rsidRDefault="00382A9C" w:rsidP="00B84B62"/>
        </w:tc>
        <w:tc>
          <w:tcPr>
            <w:tcW w:w="288" w:type="dxa"/>
          </w:tcPr>
          <w:p w14:paraId="63F71620" w14:textId="77777777" w:rsidR="00382A9C" w:rsidRDefault="00382A9C" w:rsidP="00B84B62">
            <w:pPr>
              <w:pStyle w:val="CopticCross"/>
            </w:pPr>
            <w:r w:rsidRPr="00FB5ACB">
              <w:t>¿</w:t>
            </w:r>
          </w:p>
        </w:tc>
        <w:tc>
          <w:tcPr>
            <w:tcW w:w="3960" w:type="dxa"/>
          </w:tcPr>
          <w:p w14:paraId="1918A304" w14:textId="77777777" w:rsidR="00382A9C" w:rsidRDefault="00382A9C" w:rsidP="00382A9C">
            <w:pPr>
              <w:pStyle w:val="CopticVersemulti-line"/>
              <w:rPr>
                <w:rFonts w:eastAsia="Arial Unicode MS" w:cs="FreeSerifAvvaShenouda"/>
              </w:rPr>
            </w:pPr>
            <w:r>
              <w:rPr>
                <w:rFonts w:eastAsia="Arial Unicode MS" w:cs="FreeSerifAvvaShenouda"/>
              </w:rPr>
              <w:t>Ⲱⲥⲁⲩⲧⲟⲥ ⲡⲉⲕⲃⲟⲕ:</w:t>
            </w:r>
          </w:p>
          <w:p w14:paraId="61329EAD" w14:textId="77777777" w:rsidR="00382A9C" w:rsidRDefault="00382A9C" w:rsidP="00382A9C">
            <w:pPr>
              <w:pStyle w:val="CopticVersemulti-line"/>
              <w:rPr>
                <w:rFonts w:eastAsia="Arial Unicode MS" w:cs="FreeSerifAvvaShenouda"/>
              </w:rPr>
            </w:pPr>
            <w:r>
              <w:rPr>
                <w:rFonts w:eastAsia="Arial Unicode MS" w:cs="FreeSerifAvvaShenouda"/>
              </w:rPr>
              <w:t>ⲁ̀ⲛⲟⲕ ϧⲁ ⲡⲓⲣⲉϥⲉⲣⲛⲟⲃⲓ:</w:t>
            </w:r>
          </w:p>
          <w:p w14:paraId="6DFE44F6" w14:textId="77777777" w:rsidR="00382A9C" w:rsidRDefault="00382A9C" w:rsidP="00382A9C">
            <w:pPr>
              <w:pStyle w:val="CopticVersemulti-line"/>
              <w:rPr>
                <w:rFonts w:eastAsia="Arial Unicode MS" w:cs="FreeSerifAvvaShenouda"/>
              </w:rPr>
            </w:pPr>
            <w:r>
              <w:rPr>
                <w:rFonts w:eastAsia="Arial Unicode MS" w:cs="FreeSerifAvvaShenouda"/>
              </w:rPr>
              <w:t>ϯϯϩⲟ ⲉ̀ⲣⲟⲕ:</w:t>
            </w:r>
          </w:p>
          <w:p w14:paraId="4EA883B5" w14:textId="77777777" w:rsidR="00382A9C" w:rsidRPr="00384F62" w:rsidRDefault="00382A9C" w:rsidP="00382A9C">
            <w:pPr>
              <w:pStyle w:val="CopticVerse"/>
            </w:pPr>
            <w:r>
              <w:t>ⲭⲱ ⲛⲏⲓ ⲉ̀ⲃⲟⲗ ⲛ̀ⲛⲁⲛⲟⲃⲓ.</w:t>
            </w:r>
          </w:p>
        </w:tc>
      </w:tr>
    </w:tbl>
    <w:p w14:paraId="50B8DC7A" w14:textId="77777777" w:rsidR="00B84B62" w:rsidRPr="00B84B62" w:rsidRDefault="00B84B62" w:rsidP="00B84B62"/>
    <w:p w14:paraId="5EEF01B8" w14:textId="77777777" w:rsidR="00FF5FF3" w:rsidRDefault="00FF5FF3" w:rsidP="00FF5FF3">
      <w:pPr>
        <w:pStyle w:val="Heading4"/>
      </w:pPr>
      <w:bookmarkStart w:id="1414" w:name="_Ref434475252"/>
      <w:r>
        <w:t>The Psali Batos</w:t>
      </w:r>
      <w:r w:rsidR="006C1B94">
        <w:t xml:space="preserve"> for the Circumcision</w:t>
      </w:r>
      <w:bookmarkEnd w:id="141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72A1C" w14:paraId="5EB182C2" w14:textId="77777777" w:rsidTr="00382A9C">
        <w:trPr>
          <w:cantSplit/>
          <w:jc w:val="center"/>
        </w:trPr>
        <w:tc>
          <w:tcPr>
            <w:tcW w:w="288" w:type="dxa"/>
          </w:tcPr>
          <w:p w14:paraId="1221E20A" w14:textId="77777777" w:rsidR="00872A1C" w:rsidRDefault="00872A1C" w:rsidP="00382A9C">
            <w:pPr>
              <w:pStyle w:val="CopticCross"/>
            </w:pPr>
          </w:p>
        </w:tc>
        <w:tc>
          <w:tcPr>
            <w:tcW w:w="3960" w:type="dxa"/>
          </w:tcPr>
          <w:p w14:paraId="38E94637" w14:textId="77777777" w:rsidR="00872A1C" w:rsidRDefault="00872A1C" w:rsidP="00872A1C">
            <w:pPr>
              <w:pStyle w:val="EngHang"/>
            </w:pPr>
            <w:r>
              <w:t>Offer to the Lord,</w:t>
            </w:r>
          </w:p>
          <w:p w14:paraId="683788BD" w14:textId="77777777" w:rsidR="00872A1C" w:rsidRDefault="00872A1C" w:rsidP="00872A1C">
            <w:pPr>
              <w:pStyle w:val="EngHang"/>
            </w:pPr>
            <w:r>
              <w:t>O blessed sons of God,</w:t>
            </w:r>
          </w:p>
          <w:p w14:paraId="3585B5EB" w14:textId="77777777" w:rsidR="00872A1C" w:rsidRDefault="00872A1C" w:rsidP="00872A1C">
            <w:pPr>
              <w:pStyle w:val="EngHang"/>
            </w:pPr>
            <w:r>
              <w:t>Offer to the Lord</w:t>
            </w:r>
          </w:p>
          <w:p w14:paraId="65A0CA7E" w14:textId="77777777" w:rsidR="00872A1C" w:rsidRDefault="00872A1C" w:rsidP="00872A1C">
            <w:pPr>
              <w:pStyle w:val="EngHangEnd"/>
            </w:pPr>
            <w:r>
              <w:t>Lambs and fat calves.</w:t>
            </w:r>
          </w:p>
        </w:tc>
        <w:tc>
          <w:tcPr>
            <w:tcW w:w="288" w:type="dxa"/>
          </w:tcPr>
          <w:p w14:paraId="6485209C" w14:textId="77777777" w:rsidR="00872A1C" w:rsidRDefault="00872A1C" w:rsidP="00382A9C"/>
        </w:tc>
        <w:tc>
          <w:tcPr>
            <w:tcW w:w="288" w:type="dxa"/>
          </w:tcPr>
          <w:p w14:paraId="6240DC88" w14:textId="77777777" w:rsidR="00872A1C" w:rsidRDefault="00872A1C" w:rsidP="00382A9C">
            <w:pPr>
              <w:pStyle w:val="CopticCross"/>
            </w:pPr>
          </w:p>
        </w:tc>
        <w:tc>
          <w:tcPr>
            <w:tcW w:w="3960" w:type="dxa"/>
          </w:tcPr>
          <w:p w14:paraId="6D5941C4" w14:textId="77777777" w:rsidR="00872A1C" w:rsidRDefault="00872A1C" w:rsidP="00872A1C">
            <w:pPr>
              <w:pStyle w:val="CopticVersemulti-line"/>
            </w:pPr>
            <w:r>
              <w:t>Ⲁⲛⲓⲟⲩ̀ ⲙ̀Ⲡⲟ̄ⲥ̄ ⲛ̀ⲛⲓϣⲏⲣⲓ:</w:t>
            </w:r>
          </w:p>
          <w:p w14:paraId="143CFFC8" w14:textId="77777777" w:rsidR="00872A1C" w:rsidRDefault="00872A1C" w:rsidP="00872A1C">
            <w:pPr>
              <w:pStyle w:val="CopticVersemulti-line"/>
            </w:pPr>
            <w:r>
              <w:t>ⲛ̀ⲧⲉ Ⲫⲛⲟⲩϯ ⲉⲧⲥ̀ⲙⲁⲣⲱⲟⲩⲧ:</w:t>
            </w:r>
          </w:p>
          <w:p w14:paraId="032D4DA3" w14:textId="77777777" w:rsidR="00872A1C" w:rsidRDefault="00872A1C" w:rsidP="00872A1C">
            <w:pPr>
              <w:pStyle w:val="CopticVersemulti-line"/>
            </w:pPr>
            <w:r>
              <w:t>ⲁⲛⲓⲟⲩ̀ ⲙ̀Ⲡⲟ̄ⲥ̄ ⲛ̀ϩⲁⲛⲱⲓⲗⲓ:</w:t>
            </w:r>
          </w:p>
          <w:p w14:paraId="7C081F9B" w14:textId="77777777" w:rsidR="00872A1C" w:rsidRPr="00C35319" w:rsidRDefault="00872A1C" w:rsidP="00872A1C">
            <w:pPr>
              <w:pStyle w:val="CopticVerse"/>
            </w:pPr>
            <w:r>
              <w:t>ⲛⲉⲙ ϩⲁⲛⲙⲁⲥⲓ ⲉⲩⲕⲉⲛⲓⲱⲟⲩⲧ.</w:t>
            </w:r>
          </w:p>
        </w:tc>
      </w:tr>
      <w:tr w:rsidR="00872A1C" w14:paraId="4240D48E" w14:textId="77777777" w:rsidTr="00382A9C">
        <w:trPr>
          <w:cantSplit/>
          <w:jc w:val="center"/>
        </w:trPr>
        <w:tc>
          <w:tcPr>
            <w:tcW w:w="288" w:type="dxa"/>
          </w:tcPr>
          <w:p w14:paraId="5AF22A36" w14:textId="77777777" w:rsidR="00872A1C" w:rsidRDefault="00872A1C" w:rsidP="00382A9C">
            <w:pPr>
              <w:pStyle w:val="CopticCross"/>
            </w:pPr>
          </w:p>
        </w:tc>
        <w:tc>
          <w:tcPr>
            <w:tcW w:w="3960" w:type="dxa"/>
          </w:tcPr>
          <w:p w14:paraId="174A3C60" w14:textId="77777777" w:rsidR="00872A1C" w:rsidRDefault="00872A1C" w:rsidP="00872A1C">
            <w:pPr>
              <w:pStyle w:val="EngHang"/>
            </w:pPr>
            <w:r>
              <w:t>Send up to Him the honour,</w:t>
            </w:r>
          </w:p>
          <w:p w14:paraId="15FAF1CA" w14:textId="77777777" w:rsidR="00872A1C" w:rsidRDefault="00872A1C" w:rsidP="00872A1C">
            <w:pPr>
              <w:pStyle w:val="EngHang"/>
            </w:pPr>
            <w:r>
              <w:t>And the glory of His holy Name.</w:t>
            </w:r>
          </w:p>
          <w:p w14:paraId="571A8DBA" w14:textId="77777777" w:rsidR="00872A1C" w:rsidRDefault="00872A1C" w:rsidP="00872A1C">
            <w:pPr>
              <w:pStyle w:val="EngHang"/>
            </w:pPr>
            <w:r>
              <w:t>Serve God righteously,</w:t>
            </w:r>
          </w:p>
          <w:p w14:paraId="30BBED04" w14:textId="77777777" w:rsidR="00872A1C" w:rsidRDefault="00872A1C" w:rsidP="00872A1C">
            <w:pPr>
              <w:pStyle w:val="EngHangEnd"/>
            </w:pPr>
            <w:r>
              <w:t>And worship Him in the courts of His holiness.</w:t>
            </w:r>
          </w:p>
        </w:tc>
        <w:tc>
          <w:tcPr>
            <w:tcW w:w="288" w:type="dxa"/>
          </w:tcPr>
          <w:p w14:paraId="34808121" w14:textId="77777777" w:rsidR="00872A1C" w:rsidRDefault="00872A1C" w:rsidP="00382A9C"/>
        </w:tc>
        <w:tc>
          <w:tcPr>
            <w:tcW w:w="288" w:type="dxa"/>
          </w:tcPr>
          <w:p w14:paraId="40E69E30" w14:textId="77777777" w:rsidR="00872A1C" w:rsidRDefault="00872A1C" w:rsidP="00382A9C">
            <w:pPr>
              <w:pStyle w:val="CopticCross"/>
            </w:pPr>
          </w:p>
        </w:tc>
        <w:tc>
          <w:tcPr>
            <w:tcW w:w="3960" w:type="dxa"/>
          </w:tcPr>
          <w:p w14:paraId="6A4F710D" w14:textId="77777777" w:rsidR="00872A1C" w:rsidRDefault="00872A1C" w:rsidP="00872A1C">
            <w:pPr>
              <w:pStyle w:val="CopticVersemulti-line"/>
            </w:pPr>
            <w:r>
              <w:t>Ⲃⲱⲣⲡ ⲛⲁϥ ⲉ̀ⲡ̀ϣⲱⲓ ⲙ̀ⲡⲓⲧⲁⲓⲟ̀:</w:t>
            </w:r>
          </w:p>
          <w:p w14:paraId="04B0E2DB" w14:textId="77777777" w:rsidR="00872A1C" w:rsidRDefault="00872A1C" w:rsidP="00872A1C">
            <w:pPr>
              <w:pStyle w:val="CopticVersemulti-line"/>
            </w:pPr>
            <w:r>
              <w:t>ⲛⲉⲙ ⲟⲩⲱ̀ⲟⲩ ⲙ̀ⲡⲉϥⲣⲁⲛ ⲉⲑⲟⲩⲁⲃ:</w:t>
            </w:r>
          </w:p>
          <w:p w14:paraId="10FBAAF3" w14:textId="77777777" w:rsidR="00872A1C" w:rsidRDefault="00872A1C" w:rsidP="00872A1C">
            <w:pPr>
              <w:pStyle w:val="CopticVersemulti-line"/>
            </w:pPr>
            <w:r>
              <w:t>ⲁ̀ⲣⲓⲃⲱⲕ ⲙ̀Ⲡⲟ̄ⲥ̄ ϧⲉⲛ ⲟⲩⲥ̀ⲃⲱ:</w:t>
            </w:r>
          </w:p>
          <w:p w14:paraId="21D9F961" w14:textId="77777777" w:rsidR="00872A1C" w:rsidRDefault="00872A1C" w:rsidP="00872A1C">
            <w:pPr>
              <w:pStyle w:val="CopticVerse"/>
            </w:pPr>
            <w:r>
              <w:t>ⲟⲩⲟϩ ⲟⲩⲱϣⲧ ϧⲉⲛ ⲛⲉϥⲁⲩⲗⲏⲟⲩ ⲉⲑⲟⲩⲁⲃ.</w:t>
            </w:r>
          </w:p>
        </w:tc>
      </w:tr>
      <w:tr w:rsidR="00872A1C" w14:paraId="7AD26223" w14:textId="77777777" w:rsidTr="00382A9C">
        <w:trPr>
          <w:cantSplit/>
          <w:jc w:val="center"/>
        </w:trPr>
        <w:tc>
          <w:tcPr>
            <w:tcW w:w="288" w:type="dxa"/>
          </w:tcPr>
          <w:p w14:paraId="4C272F04" w14:textId="77777777" w:rsidR="00872A1C" w:rsidRDefault="00872A1C" w:rsidP="00382A9C">
            <w:pPr>
              <w:pStyle w:val="CopticCross"/>
            </w:pPr>
            <w:r w:rsidRPr="00FB5ACB">
              <w:t>¿</w:t>
            </w:r>
          </w:p>
        </w:tc>
        <w:tc>
          <w:tcPr>
            <w:tcW w:w="3960" w:type="dxa"/>
          </w:tcPr>
          <w:p w14:paraId="164387B8" w14:textId="77777777" w:rsidR="00872A1C" w:rsidRDefault="00872A1C" w:rsidP="00872A1C">
            <w:pPr>
              <w:pStyle w:val="EngHang"/>
            </w:pPr>
            <w:r>
              <w:t>The oblations are offered to Him,</w:t>
            </w:r>
          </w:p>
          <w:p w14:paraId="37BA5A76" w14:textId="77777777" w:rsidR="00872A1C" w:rsidRDefault="00872A1C" w:rsidP="00872A1C">
            <w:pPr>
              <w:pStyle w:val="EngHang"/>
            </w:pPr>
            <w:r>
              <w:t>Come into His holy courts,</w:t>
            </w:r>
          </w:p>
          <w:p w14:paraId="032D38B0" w14:textId="77777777" w:rsidR="00872A1C" w:rsidRDefault="00872A1C" w:rsidP="00872A1C">
            <w:pPr>
              <w:pStyle w:val="EngHang"/>
            </w:pPr>
            <w:r>
              <w:t>And raise on His altar</w:t>
            </w:r>
          </w:p>
          <w:p w14:paraId="78E466EA" w14:textId="77777777" w:rsidR="00872A1C" w:rsidRDefault="00872A1C" w:rsidP="00872A1C">
            <w:pPr>
              <w:pStyle w:val="EngHangEnd"/>
            </w:pPr>
            <w:r>
              <w:t>The calves and lambs.</w:t>
            </w:r>
          </w:p>
        </w:tc>
        <w:tc>
          <w:tcPr>
            <w:tcW w:w="288" w:type="dxa"/>
          </w:tcPr>
          <w:p w14:paraId="6D4D1AF0" w14:textId="77777777" w:rsidR="00872A1C" w:rsidRDefault="00872A1C" w:rsidP="00382A9C"/>
        </w:tc>
        <w:tc>
          <w:tcPr>
            <w:tcW w:w="288" w:type="dxa"/>
          </w:tcPr>
          <w:p w14:paraId="420F6ABD" w14:textId="77777777" w:rsidR="00872A1C" w:rsidRDefault="00872A1C" w:rsidP="00382A9C">
            <w:pPr>
              <w:pStyle w:val="CopticCross"/>
            </w:pPr>
            <w:r w:rsidRPr="00FB5ACB">
              <w:t>¿</w:t>
            </w:r>
          </w:p>
        </w:tc>
        <w:tc>
          <w:tcPr>
            <w:tcW w:w="3960" w:type="dxa"/>
          </w:tcPr>
          <w:p w14:paraId="647EB0BF" w14:textId="77777777" w:rsidR="00872A1C" w:rsidRDefault="00872A1C" w:rsidP="00872A1C">
            <w:pPr>
              <w:pStyle w:val="CopticVersemulti-line"/>
            </w:pPr>
            <w:r>
              <w:t>Ⲅⲉ ⲅⲁⲣ ⲉⲩϥⲁⲓ ⲛⲁϥ ⲛ̀ϩⲁⲛϣⲟⲩϣⲱⲟⲩϣⲓ:</w:t>
            </w:r>
          </w:p>
          <w:p w14:paraId="6B4F724A" w14:textId="77777777" w:rsidR="00872A1C" w:rsidRDefault="00872A1C" w:rsidP="00872A1C">
            <w:pPr>
              <w:pStyle w:val="CopticVersemulti-line"/>
            </w:pPr>
            <w:r>
              <w:t>ⲛⲁϣⲉⲛⲱⲧⲉⲛ ⲉ̀ϧⲟⲩⲛ ⲉ̀ⲛⲉϥⲁⲩⲗⲏⲟⲩ ⲉ̄ⲟ̄ⲩ̄:</w:t>
            </w:r>
          </w:p>
          <w:p w14:paraId="61E07818" w14:textId="77777777" w:rsidR="00872A1C" w:rsidRDefault="00872A1C" w:rsidP="00872A1C">
            <w:pPr>
              <w:pStyle w:val="CopticVersemulti-line"/>
            </w:pPr>
            <w:r>
              <w:t>ⲓ̀ⲛⲓ ⲉ̀ⲡ̀ϣⲱⲓ ⲉ̀ϫⲉⲛ ⲡⲉϥⲙⲁⲛ̀ⲉⲣϣⲱⲟⲩϣⲓ:</w:t>
            </w:r>
          </w:p>
          <w:p w14:paraId="7B6C0A41" w14:textId="77777777" w:rsidR="00872A1C" w:rsidRDefault="00872A1C" w:rsidP="00872A1C">
            <w:pPr>
              <w:pStyle w:val="CopticVerse"/>
            </w:pPr>
            <w:r>
              <w:t>ⲛ̀ϩⲁⲛⲃⲁⲣⲏⲓⲧ ⲛⲉⲙ ϩⲁⲛϩⲓⲏⲃ.</w:t>
            </w:r>
          </w:p>
        </w:tc>
      </w:tr>
      <w:tr w:rsidR="00872A1C" w14:paraId="5A0F1C04" w14:textId="77777777" w:rsidTr="00382A9C">
        <w:trPr>
          <w:cantSplit/>
          <w:jc w:val="center"/>
        </w:trPr>
        <w:tc>
          <w:tcPr>
            <w:tcW w:w="288" w:type="dxa"/>
          </w:tcPr>
          <w:p w14:paraId="740BC2BC" w14:textId="77777777" w:rsidR="00872A1C" w:rsidRDefault="00872A1C" w:rsidP="00382A9C">
            <w:pPr>
              <w:pStyle w:val="CopticCross"/>
            </w:pPr>
            <w:r w:rsidRPr="00FB5ACB">
              <w:t>¿</w:t>
            </w:r>
          </w:p>
        </w:tc>
        <w:tc>
          <w:tcPr>
            <w:tcW w:w="3960" w:type="dxa"/>
          </w:tcPr>
          <w:p w14:paraId="023AA767" w14:textId="77777777" w:rsidR="00872A1C" w:rsidRDefault="00872A1C" w:rsidP="00872A1C">
            <w:pPr>
              <w:pStyle w:val="EngHang"/>
            </w:pPr>
            <w:r>
              <w:t>David, the hymnist of truth,</w:t>
            </w:r>
          </w:p>
          <w:p w14:paraId="1F34CCB2" w14:textId="77777777" w:rsidR="00872A1C" w:rsidRDefault="00872A1C" w:rsidP="00872A1C">
            <w:pPr>
              <w:pStyle w:val="EngHang"/>
            </w:pPr>
            <w:r>
              <w:t>Proclaims with great care,</w:t>
            </w:r>
          </w:p>
          <w:p w14:paraId="479D9DEF" w14:textId="77777777" w:rsidR="00872A1C" w:rsidRDefault="00872A1C" w:rsidP="00872A1C">
            <w:pPr>
              <w:pStyle w:val="EngHang"/>
            </w:pPr>
            <w:r>
              <w:t>“I was glad when they said to me,</w:t>
            </w:r>
          </w:p>
          <w:p w14:paraId="04C0BF6E" w14:textId="77777777" w:rsidR="00872A1C" w:rsidRDefault="00872A1C" w:rsidP="00872A1C">
            <w:pPr>
              <w:pStyle w:val="EngHangEnd"/>
            </w:pPr>
            <w:r>
              <w:t>Let us enter the house of the Lord.”</w:t>
            </w:r>
          </w:p>
        </w:tc>
        <w:tc>
          <w:tcPr>
            <w:tcW w:w="288" w:type="dxa"/>
          </w:tcPr>
          <w:p w14:paraId="717C9E1F" w14:textId="77777777" w:rsidR="00872A1C" w:rsidRDefault="00872A1C" w:rsidP="00382A9C"/>
        </w:tc>
        <w:tc>
          <w:tcPr>
            <w:tcW w:w="288" w:type="dxa"/>
          </w:tcPr>
          <w:p w14:paraId="54CB102F" w14:textId="77777777" w:rsidR="00872A1C" w:rsidRDefault="00872A1C" w:rsidP="00382A9C">
            <w:pPr>
              <w:pStyle w:val="CopticCross"/>
            </w:pPr>
            <w:r w:rsidRPr="00FB5ACB">
              <w:t>¿</w:t>
            </w:r>
          </w:p>
        </w:tc>
        <w:tc>
          <w:tcPr>
            <w:tcW w:w="3960" w:type="dxa"/>
          </w:tcPr>
          <w:p w14:paraId="0D38BDE8" w14:textId="77777777" w:rsidR="00872A1C" w:rsidRDefault="00872A1C" w:rsidP="00872A1C">
            <w:pPr>
              <w:pStyle w:val="CopticVersemulti-line"/>
            </w:pPr>
            <w:r>
              <w:t>Ⲇⲁⲩⲓⲇ ⲡⲓϩⲩⲙⲛⲟⲇⲟⲥ ⲙ̀ⲙⲏⲓ:</w:t>
            </w:r>
          </w:p>
          <w:p w14:paraId="54DA3729" w14:textId="77777777" w:rsidR="00872A1C" w:rsidRDefault="00872A1C" w:rsidP="00872A1C">
            <w:pPr>
              <w:pStyle w:val="CopticVersemulti-line"/>
            </w:pPr>
            <w:r>
              <w:t>ⲉϥϫⲟⲥ ϧⲉⲛ ⲟⲩⲛⲓϣϯ ⲛ̀ϣ̀ⲣⲱⲓⲥ:</w:t>
            </w:r>
          </w:p>
          <w:p w14:paraId="5282FD7B" w14:textId="77777777" w:rsidR="00872A1C" w:rsidRDefault="00872A1C" w:rsidP="00872A1C">
            <w:pPr>
              <w:pStyle w:val="CopticVersemulti-line"/>
            </w:pPr>
            <w:r>
              <w:t>ϫⲉ ⲁⲓⲩⲛⲟϥ ⲉ̀ϫⲉⲛ ⲛⲏⲉ̀ⲧⲁⲩϫⲟⲥ ⲛⲏⲓ:</w:t>
            </w:r>
          </w:p>
          <w:p w14:paraId="06432C82" w14:textId="77777777" w:rsidR="00872A1C" w:rsidRDefault="00872A1C" w:rsidP="00872A1C">
            <w:pPr>
              <w:pStyle w:val="CopticVerse"/>
            </w:pPr>
            <w:r>
              <w:t>ϫⲉ ⲧⲉⲛⲛⲁϣⲉⲛⲁⲛ ⲉ̀ⲡ̀ⲏⲓ ⲙ̀Ⲡⲟ̄ⲥ̄</w:t>
            </w:r>
          </w:p>
        </w:tc>
      </w:tr>
      <w:tr w:rsidR="00872A1C" w14:paraId="1B88A755" w14:textId="77777777" w:rsidTr="00382A9C">
        <w:trPr>
          <w:cantSplit/>
          <w:jc w:val="center"/>
        </w:trPr>
        <w:tc>
          <w:tcPr>
            <w:tcW w:w="288" w:type="dxa"/>
          </w:tcPr>
          <w:p w14:paraId="10B2A66A" w14:textId="77777777" w:rsidR="00872A1C" w:rsidRDefault="00872A1C" w:rsidP="00382A9C">
            <w:pPr>
              <w:pStyle w:val="CopticCross"/>
            </w:pPr>
          </w:p>
        </w:tc>
        <w:tc>
          <w:tcPr>
            <w:tcW w:w="3960" w:type="dxa"/>
          </w:tcPr>
          <w:p w14:paraId="30A6E5A2" w14:textId="77777777" w:rsidR="00872A1C" w:rsidRDefault="00872A1C" w:rsidP="00872A1C">
            <w:pPr>
              <w:pStyle w:val="EngHang"/>
            </w:pPr>
            <w:r>
              <w:t>Come into</w:t>
            </w:r>
          </w:p>
          <w:p w14:paraId="0DC44960" w14:textId="77777777" w:rsidR="00872A1C" w:rsidRDefault="00872A1C" w:rsidP="00872A1C">
            <w:pPr>
              <w:pStyle w:val="EngHang"/>
            </w:pPr>
            <w:r>
              <w:t>The Altar of God,</w:t>
            </w:r>
          </w:p>
          <w:p w14:paraId="3E3FB354" w14:textId="77777777" w:rsidR="00872A1C" w:rsidRDefault="00872A1C" w:rsidP="00872A1C">
            <w:pPr>
              <w:pStyle w:val="EngHang"/>
            </w:pPr>
            <w:r>
              <w:t>With good praises,</w:t>
            </w:r>
          </w:p>
          <w:p w14:paraId="2CCF73FC" w14:textId="77777777" w:rsidR="00872A1C" w:rsidRDefault="00872A1C" w:rsidP="00872A1C">
            <w:pPr>
              <w:pStyle w:val="EngHangEnd"/>
            </w:pPr>
            <w:r>
              <w:t>With the bloodless Oblations.</w:t>
            </w:r>
          </w:p>
        </w:tc>
        <w:tc>
          <w:tcPr>
            <w:tcW w:w="288" w:type="dxa"/>
          </w:tcPr>
          <w:p w14:paraId="2DA1558D" w14:textId="77777777" w:rsidR="00872A1C" w:rsidRDefault="00872A1C" w:rsidP="00382A9C"/>
        </w:tc>
        <w:tc>
          <w:tcPr>
            <w:tcW w:w="288" w:type="dxa"/>
          </w:tcPr>
          <w:p w14:paraId="215BD53F" w14:textId="77777777" w:rsidR="00872A1C" w:rsidRDefault="00872A1C" w:rsidP="00382A9C">
            <w:pPr>
              <w:pStyle w:val="CopticCross"/>
            </w:pPr>
          </w:p>
        </w:tc>
        <w:tc>
          <w:tcPr>
            <w:tcW w:w="3960" w:type="dxa"/>
          </w:tcPr>
          <w:p w14:paraId="5B108F40" w14:textId="77777777" w:rsidR="00872A1C" w:rsidRDefault="00872A1C" w:rsidP="00872A1C">
            <w:pPr>
              <w:pStyle w:val="CopticVersemulti-line"/>
            </w:pPr>
            <w:r>
              <w:t>Ⲉⲓⲉ̀ⲓ̀ ⲉ̀ϧⲟⲩⲛ ϣⲁ:</w:t>
            </w:r>
          </w:p>
          <w:p w14:paraId="25548163" w14:textId="77777777" w:rsidR="00872A1C" w:rsidRDefault="00872A1C" w:rsidP="00872A1C">
            <w:pPr>
              <w:pStyle w:val="CopticVersemulti-line"/>
            </w:pPr>
            <w:r>
              <w:t>ⲡⲓⲙⲁⲛ̀ⲉⲣϣⲱⲟⲩϣⲓ ⲛ̀ⲧⲉ Ⲫⲛⲟⲩϯ:</w:t>
            </w:r>
          </w:p>
          <w:p w14:paraId="35F48576" w14:textId="77777777" w:rsidR="00872A1C" w:rsidRDefault="00872A1C" w:rsidP="00872A1C">
            <w:pPr>
              <w:pStyle w:val="CopticVersemulti-line"/>
            </w:pPr>
            <w:r>
              <w:t>ϧⲉⲛ ⲏⲁⲛⲏⲩⲙⲛⲟⲥ ⲉ̀ⲛⲁⲛⲉⲩ:</w:t>
            </w:r>
          </w:p>
          <w:p w14:paraId="00B0D930" w14:textId="77777777" w:rsidR="00872A1C" w:rsidRDefault="00872A1C" w:rsidP="00872A1C">
            <w:pPr>
              <w:pStyle w:val="CopticVerse"/>
            </w:pPr>
            <w:r>
              <w:t>ⲛⲉⲙ ϩⲁⲛⲑⲩⲥⲓⲁ̀ ⲛ̀ⲁⲧⲥ̀̀ⲛⲟϥ.</w:t>
            </w:r>
          </w:p>
        </w:tc>
      </w:tr>
      <w:tr w:rsidR="00872A1C" w14:paraId="2B5AD02B" w14:textId="77777777" w:rsidTr="00382A9C">
        <w:trPr>
          <w:cantSplit/>
          <w:jc w:val="center"/>
        </w:trPr>
        <w:tc>
          <w:tcPr>
            <w:tcW w:w="288" w:type="dxa"/>
          </w:tcPr>
          <w:p w14:paraId="648837C0" w14:textId="77777777" w:rsidR="00872A1C" w:rsidRDefault="00872A1C" w:rsidP="00382A9C">
            <w:pPr>
              <w:pStyle w:val="CopticCross"/>
            </w:pPr>
          </w:p>
        </w:tc>
        <w:tc>
          <w:tcPr>
            <w:tcW w:w="3960" w:type="dxa"/>
          </w:tcPr>
          <w:p w14:paraId="58CFBE37" w14:textId="77777777" w:rsidR="00872A1C" w:rsidRDefault="00872A1C" w:rsidP="00872A1C">
            <w:pPr>
              <w:pStyle w:val="EngHang"/>
            </w:pPr>
            <w:r>
              <w:t>For truly the Master of the Law,</w:t>
            </w:r>
          </w:p>
          <w:p w14:paraId="34C13712" w14:textId="77777777" w:rsidR="00872A1C" w:rsidRDefault="00872A1C" w:rsidP="00872A1C">
            <w:pPr>
              <w:pStyle w:val="EngHang"/>
            </w:pPr>
            <w:r>
              <w:t>The creator of Adam,</w:t>
            </w:r>
          </w:p>
          <w:p w14:paraId="736A8760" w14:textId="77777777" w:rsidR="00872A1C" w:rsidRDefault="00872A1C" w:rsidP="00872A1C">
            <w:pPr>
              <w:pStyle w:val="EngHang"/>
            </w:pPr>
            <w:r>
              <w:t>Came under the Law,</w:t>
            </w:r>
          </w:p>
          <w:p w14:paraId="58D865E9" w14:textId="77777777" w:rsidR="00872A1C" w:rsidRDefault="00872A1C" w:rsidP="00872A1C">
            <w:pPr>
              <w:pStyle w:val="EngHangEnd"/>
            </w:pPr>
            <w:r>
              <w:t>When He was born of Mary.</w:t>
            </w:r>
          </w:p>
        </w:tc>
        <w:tc>
          <w:tcPr>
            <w:tcW w:w="288" w:type="dxa"/>
          </w:tcPr>
          <w:p w14:paraId="00CA7530" w14:textId="77777777" w:rsidR="00872A1C" w:rsidRDefault="00872A1C" w:rsidP="00382A9C"/>
        </w:tc>
        <w:tc>
          <w:tcPr>
            <w:tcW w:w="288" w:type="dxa"/>
          </w:tcPr>
          <w:p w14:paraId="71FE683C" w14:textId="77777777" w:rsidR="00872A1C" w:rsidRDefault="00872A1C" w:rsidP="00382A9C">
            <w:pPr>
              <w:pStyle w:val="CopticCross"/>
            </w:pPr>
          </w:p>
        </w:tc>
        <w:tc>
          <w:tcPr>
            <w:tcW w:w="3960" w:type="dxa"/>
          </w:tcPr>
          <w:p w14:paraId="47F1AFAC" w14:textId="77777777" w:rsidR="00872A1C" w:rsidRDefault="00872A1C" w:rsidP="00872A1C">
            <w:pPr>
              <w:pStyle w:val="CopticVersemulti-line"/>
            </w:pPr>
            <w:r>
              <w:t>Ⲍⲉ ⲟⲛⲧⲱⲟⲥ ⲡⲉⲧⲥⲉⲙⲛⲉ ⲛⲟⲙⲟⲥ:</w:t>
            </w:r>
          </w:p>
          <w:p w14:paraId="1DED31D4" w14:textId="77777777" w:rsidR="00872A1C" w:rsidRDefault="00872A1C" w:rsidP="00872A1C">
            <w:pPr>
              <w:pStyle w:val="CopticVersemulti-line"/>
            </w:pPr>
            <w:r>
              <w:t>ⲫⲏⲉ̀ⲧⲁϥⲑⲁⲙⲓⲟ̀ ⲛ̀Ⲁⲇⲁⲙ:</w:t>
            </w:r>
          </w:p>
          <w:p w14:paraId="2F9D4B69" w14:textId="77777777" w:rsidR="00872A1C" w:rsidRDefault="00872A1C" w:rsidP="00872A1C">
            <w:pPr>
              <w:pStyle w:val="CopticVersemulti-line"/>
            </w:pPr>
            <w:r>
              <w:t>ⲁϥϣⲱⲡⲓ ϧⲁ ⲡⲓⲛⲟⲙⲟⲥ:</w:t>
            </w:r>
          </w:p>
          <w:p w14:paraId="4062DA3B" w14:textId="77777777" w:rsidR="00872A1C" w:rsidRDefault="00872A1C" w:rsidP="00872A1C">
            <w:pPr>
              <w:pStyle w:val="CopticVerse"/>
            </w:pPr>
            <w:r>
              <w:t>ⲉ̀ⲧⲁⲥⲙⲁⲥϥ ⲛ̀ϫⲉ Ⲙⲁⲣⲓⲁⲙ.</w:t>
            </w:r>
          </w:p>
        </w:tc>
      </w:tr>
      <w:tr w:rsidR="00872A1C" w14:paraId="4321330B" w14:textId="77777777" w:rsidTr="00382A9C">
        <w:trPr>
          <w:cantSplit/>
          <w:jc w:val="center"/>
        </w:trPr>
        <w:tc>
          <w:tcPr>
            <w:tcW w:w="288" w:type="dxa"/>
          </w:tcPr>
          <w:p w14:paraId="55F0C714" w14:textId="77777777" w:rsidR="00872A1C" w:rsidRDefault="00872A1C" w:rsidP="00382A9C">
            <w:pPr>
              <w:pStyle w:val="CopticCross"/>
            </w:pPr>
            <w:r w:rsidRPr="00FB5ACB">
              <w:t>¿</w:t>
            </w:r>
          </w:p>
        </w:tc>
        <w:tc>
          <w:tcPr>
            <w:tcW w:w="3960" w:type="dxa"/>
          </w:tcPr>
          <w:p w14:paraId="111232B8" w14:textId="77777777" w:rsidR="00872A1C" w:rsidRDefault="00872A1C" w:rsidP="00872A1C">
            <w:pPr>
              <w:pStyle w:val="EngHang"/>
            </w:pPr>
            <w:r>
              <w:t>When eight days were fulfilled,</w:t>
            </w:r>
          </w:p>
          <w:p w14:paraId="02307844" w14:textId="77777777" w:rsidR="00872A1C" w:rsidRDefault="00872A1C" w:rsidP="00872A1C">
            <w:pPr>
              <w:pStyle w:val="EngHang"/>
            </w:pPr>
            <w:r>
              <w:t>After His mysterious birth,</w:t>
            </w:r>
          </w:p>
          <w:p w14:paraId="18827DC1" w14:textId="77777777" w:rsidR="00872A1C" w:rsidRDefault="00872A1C" w:rsidP="00872A1C">
            <w:pPr>
              <w:pStyle w:val="EngHang"/>
            </w:pPr>
            <w:r>
              <w:t xml:space="preserve">He fulfilled the Law, </w:t>
            </w:r>
          </w:p>
          <w:p w14:paraId="611F1FAB" w14:textId="77777777" w:rsidR="00872A1C" w:rsidRDefault="00872A1C" w:rsidP="00872A1C">
            <w:pPr>
              <w:pStyle w:val="EngHangEnd"/>
            </w:pPr>
            <w:r>
              <w:t>Entering the house of circumcision.</w:t>
            </w:r>
          </w:p>
        </w:tc>
        <w:tc>
          <w:tcPr>
            <w:tcW w:w="288" w:type="dxa"/>
          </w:tcPr>
          <w:p w14:paraId="020EC9B4" w14:textId="77777777" w:rsidR="00872A1C" w:rsidRDefault="00872A1C" w:rsidP="00382A9C"/>
        </w:tc>
        <w:tc>
          <w:tcPr>
            <w:tcW w:w="288" w:type="dxa"/>
          </w:tcPr>
          <w:p w14:paraId="0C5CA50F" w14:textId="77777777" w:rsidR="00872A1C" w:rsidRDefault="00872A1C" w:rsidP="00382A9C">
            <w:pPr>
              <w:pStyle w:val="CopticCross"/>
            </w:pPr>
            <w:r w:rsidRPr="00FB5ACB">
              <w:t>¿</w:t>
            </w:r>
          </w:p>
        </w:tc>
        <w:tc>
          <w:tcPr>
            <w:tcW w:w="3960" w:type="dxa"/>
          </w:tcPr>
          <w:p w14:paraId="5934D970" w14:textId="77777777" w:rsidR="00872A1C" w:rsidRDefault="00872A1C" w:rsidP="00872A1C">
            <w:pPr>
              <w:pStyle w:val="CopticVersemulti-line"/>
            </w:pPr>
            <w:r>
              <w:t>Ϣⲙⲏⲛ ⲛ̀ⲉ̀ϩⲟⲟⲩ ⲉ̀ⲧⲁⲩⲙⲟϩ ⲉ̀ⲃⲟⲗ:</w:t>
            </w:r>
          </w:p>
          <w:p w14:paraId="5B8675DE" w14:textId="77777777" w:rsidR="00872A1C" w:rsidRDefault="00872A1C" w:rsidP="00872A1C">
            <w:pPr>
              <w:pStyle w:val="CopticVersemulti-line"/>
            </w:pPr>
            <w:r>
              <w:t>ⲙⲉⲛⲉⲛⲥⲁ ⲡⲉϥϫⲓⲛⲙⲓⲥⲓ ⲛ̀ϣ̀ⲫⲏⲣⲓ:</w:t>
            </w:r>
          </w:p>
          <w:p w14:paraId="5064AE8C" w14:textId="77777777" w:rsidR="00872A1C" w:rsidRDefault="00872A1C" w:rsidP="00872A1C">
            <w:pPr>
              <w:pStyle w:val="CopticVersemulti-line"/>
            </w:pPr>
            <w:r>
              <w:t>ⲁϥϫⲱⲕ ⲙ̀ⲡⲓⲛⲟⲙⲟⲥ ⲉ̀ⲃⲟⲗ:</w:t>
            </w:r>
          </w:p>
          <w:p w14:paraId="41891616" w14:textId="77777777" w:rsidR="00872A1C" w:rsidRDefault="00872A1C" w:rsidP="00872A1C">
            <w:pPr>
              <w:pStyle w:val="CopticVerse"/>
            </w:pPr>
            <w:r>
              <w:t>ⲁϥϣⲉ ⲉ̀ϧⲟⲩⲛ ⲉ̀ⲡ̀ⲏⲓ ⲙ̀ⲡⲓⲥⲉⲃⲓ.</w:t>
            </w:r>
          </w:p>
        </w:tc>
      </w:tr>
      <w:tr w:rsidR="00872A1C" w14:paraId="06338D28" w14:textId="77777777" w:rsidTr="00382A9C">
        <w:trPr>
          <w:cantSplit/>
          <w:jc w:val="center"/>
        </w:trPr>
        <w:tc>
          <w:tcPr>
            <w:tcW w:w="288" w:type="dxa"/>
          </w:tcPr>
          <w:p w14:paraId="6BAFF9CC" w14:textId="77777777" w:rsidR="00872A1C" w:rsidRDefault="00872A1C" w:rsidP="00382A9C">
            <w:pPr>
              <w:pStyle w:val="CopticCross"/>
            </w:pPr>
            <w:r w:rsidRPr="00FB5ACB">
              <w:t>¿</w:t>
            </w:r>
          </w:p>
        </w:tc>
        <w:tc>
          <w:tcPr>
            <w:tcW w:w="3960" w:type="dxa"/>
          </w:tcPr>
          <w:p w14:paraId="590EE7EA" w14:textId="77777777" w:rsidR="00872A1C" w:rsidRDefault="00872A1C" w:rsidP="00872A1C">
            <w:pPr>
              <w:pStyle w:val="EngHang"/>
            </w:pPr>
            <w:r>
              <w:t>The Only-Begotten God,</w:t>
            </w:r>
          </w:p>
          <w:p w14:paraId="2BE3EFEC" w14:textId="77777777" w:rsidR="00872A1C" w:rsidRDefault="00872A1C" w:rsidP="00872A1C">
            <w:pPr>
              <w:pStyle w:val="EngHang"/>
            </w:pPr>
            <w:r>
              <w:t>The Lord of hosts,</w:t>
            </w:r>
          </w:p>
          <w:p w14:paraId="62780A7F" w14:textId="77777777" w:rsidR="00872A1C" w:rsidRDefault="00872A1C" w:rsidP="00872A1C">
            <w:pPr>
              <w:pStyle w:val="EngHang"/>
            </w:pPr>
            <w:r>
              <w:t>Took our form in all things,</w:t>
            </w:r>
          </w:p>
          <w:p w14:paraId="32379B34" w14:textId="77777777" w:rsidR="00872A1C" w:rsidRDefault="00872A1C" w:rsidP="00872A1C">
            <w:pPr>
              <w:pStyle w:val="EngHangEnd"/>
            </w:pPr>
            <w:r>
              <w:t>Save sin alone.</w:t>
            </w:r>
          </w:p>
        </w:tc>
        <w:tc>
          <w:tcPr>
            <w:tcW w:w="288" w:type="dxa"/>
          </w:tcPr>
          <w:p w14:paraId="1A49F767" w14:textId="77777777" w:rsidR="00872A1C" w:rsidRDefault="00872A1C" w:rsidP="00382A9C"/>
        </w:tc>
        <w:tc>
          <w:tcPr>
            <w:tcW w:w="288" w:type="dxa"/>
          </w:tcPr>
          <w:p w14:paraId="22A4F845" w14:textId="77777777" w:rsidR="00872A1C" w:rsidRDefault="00872A1C" w:rsidP="00382A9C">
            <w:pPr>
              <w:pStyle w:val="CopticCross"/>
            </w:pPr>
            <w:r w:rsidRPr="00FB5ACB">
              <w:t>¿</w:t>
            </w:r>
          </w:p>
        </w:tc>
        <w:tc>
          <w:tcPr>
            <w:tcW w:w="3960" w:type="dxa"/>
          </w:tcPr>
          <w:p w14:paraId="2DD53E58" w14:textId="77777777" w:rsidR="00872A1C" w:rsidRDefault="00872A1C" w:rsidP="00872A1C">
            <w:pPr>
              <w:pStyle w:val="CopticVersemulti-line"/>
            </w:pPr>
            <w:r>
              <w:t>Ⲑⲉⲟⲥ ⲡⲓⲟⲩⲁⲓ ⲙ̀ⲙⲁⲩⲁⲧϥ:</w:t>
            </w:r>
          </w:p>
          <w:p w14:paraId="68C57030" w14:textId="77777777" w:rsidR="00872A1C" w:rsidRDefault="00872A1C" w:rsidP="00872A1C">
            <w:pPr>
              <w:pStyle w:val="CopticVersemulti-line"/>
            </w:pPr>
            <w:r>
              <w:t>ⲁϥⲓ̀ⲛⲓ ⲙ̀ⲙⲟⲛ ϧⲉⲛ ϩⲱⲃ ⲛⲓⲃⲉⲛ:</w:t>
            </w:r>
          </w:p>
          <w:p w14:paraId="796DC072" w14:textId="77777777" w:rsidR="00872A1C" w:rsidRDefault="00872A1C" w:rsidP="00872A1C">
            <w:pPr>
              <w:pStyle w:val="CopticVersemulti-line"/>
            </w:pPr>
            <w:r>
              <w:t>ϣⲁⲧⲉⲛ ⲫ̀ⲛⲟⲃⲓ ⲙ̀ⲙⲁⲩⲁⲧϥ:</w:t>
            </w:r>
          </w:p>
          <w:p w14:paraId="027CBB8C" w14:textId="77777777" w:rsidR="00872A1C" w:rsidRPr="005130A7" w:rsidRDefault="00872A1C" w:rsidP="00872A1C">
            <w:pPr>
              <w:pStyle w:val="CopticVerse"/>
            </w:pPr>
            <w:r>
              <w:t>ⲛ̀ⲑⲟϥ ⲡⲉ Ⲡⲟ̄ⲥ̄ ⲛ̀ⲧⲉ ⲛⲟⲙϯ ⲛⲓⲃⲉⲛ.</w:t>
            </w:r>
          </w:p>
        </w:tc>
      </w:tr>
      <w:tr w:rsidR="00872A1C" w14:paraId="50886E79" w14:textId="77777777" w:rsidTr="00382A9C">
        <w:trPr>
          <w:cantSplit/>
          <w:jc w:val="center"/>
        </w:trPr>
        <w:tc>
          <w:tcPr>
            <w:tcW w:w="288" w:type="dxa"/>
          </w:tcPr>
          <w:p w14:paraId="02BAD9DB" w14:textId="77777777" w:rsidR="00872A1C" w:rsidRDefault="00872A1C" w:rsidP="00382A9C">
            <w:pPr>
              <w:pStyle w:val="CopticCross"/>
            </w:pPr>
          </w:p>
        </w:tc>
        <w:tc>
          <w:tcPr>
            <w:tcW w:w="3960" w:type="dxa"/>
          </w:tcPr>
          <w:p w14:paraId="55445202" w14:textId="77777777" w:rsidR="00872A1C" w:rsidRDefault="00872A1C" w:rsidP="00872A1C">
            <w:pPr>
              <w:pStyle w:val="EngHang"/>
            </w:pPr>
            <w:r>
              <w:t>And He was called Jesus Christ,</w:t>
            </w:r>
          </w:p>
          <w:p w14:paraId="390AEECC" w14:textId="77777777" w:rsidR="00872A1C" w:rsidRDefault="00872A1C" w:rsidP="00872A1C">
            <w:pPr>
              <w:pStyle w:val="EngHang"/>
            </w:pPr>
            <w:r>
              <w:t>According to the angelic saying,</w:t>
            </w:r>
          </w:p>
          <w:p w14:paraId="7377EA6A" w14:textId="77777777" w:rsidR="00872A1C" w:rsidRDefault="00872A1C" w:rsidP="00872A1C">
            <w:pPr>
              <w:pStyle w:val="EngHang"/>
            </w:pPr>
            <w:r>
              <w:t>Before He emptied Himself and</w:t>
            </w:r>
          </w:p>
          <w:p w14:paraId="5A68CA56" w14:textId="77777777" w:rsidR="00872A1C" w:rsidRDefault="00872A1C" w:rsidP="00872A1C">
            <w:pPr>
              <w:pStyle w:val="EngHangEnd"/>
            </w:pPr>
            <w:r>
              <w:t>Entered the womb of the Virgin.</w:t>
            </w:r>
          </w:p>
        </w:tc>
        <w:tc>
          <w:tcPr>
            <w:tcW w:w="288" w:type="dxa"/>
          </w:tcPr>
          <w:p w14:paraId="01271964" w14:textId="77777777" w:rsidR="00872A1C" w:rsidRDefault="00872A1C" w:rsidP="00382A9C"/>
        </w:tc>
        <w:tc>
          <w:tcPr>
            <w:tcW w:w="288" w:type="dxa"/>
          </w:tcPr>
          <w:p w14:paraId="5405C421" w14:textId="77777777" w:rsidR="00872A1C" w:rsidRDefault="00872A1C" w:rsidP="00382A9C">
            <w:pPr>
              <w:pStyle w:val="CopticCross"/>
            </w:pPr>
          </w:p>
        </w:tc>
        <w:tc>
          <w:tcPr>
            <w:tcW w:w="3960" w:type="dxa"/>
          </w:tcPr>
          <w:p w14:paraId="7C4205AB" w14:textId="77777777" w:rsidR="00872A1C" w:rsidRDefault="00872A1C" w:rsidP="00872A1C">
            <w:pPr>
              <w:pStyle w:val="CopticVersemulti-line"/>
            </w:pPr>
            <w:r>
              <w:t>Ⲓⲏ̄ⲥ̄ Ⲡⲭ̄ⲥ̄ ⲁⲩⲙⲟⲩϯ ⲉ̀ⲣⲟϥ:</w:t>
            </w:r>
          </w:p>
          <w:p w14:paraId="0BE07B11" w14:textId="77777777" w:rsidR="00872A1C" w:rsidRDefault="00872A1C" w:rsidP="00872A1C">
            <w:pPr>
              <w:pStyle w:val="CopticVersemulti-line"/>
            </w:pPr>
            <w:r>
              <w:t>ⲕⲁⲧⲁ ⲛ̀ⲥⲁϫⲓ ⲙ̀ⲡⲓⲁⲅⲅⲉⲗⲟⲥ:</w:t>
            </w:r>
          </w:p>
          <w:p w14:paraId="3DDDFE16" w14:textId="77777777" w:rsidR="00872A1C" w:rsidRDefault="00872A1C" w:rsidP="00872A1C">
            <w:pPr>
              <w:pStyle w:val="CopticVersemulti-line"/>
            </w:pPr>
            <w:r>
              <w:t>ⲙ̀ⲡⲁⲧⲟⲩⲉⲣⲃⲟⲕⲓ ⲙ̀ⲙⲟϥ:</w:t>
            </w:r>
          </w:p>
          <w:p w14:paraId="086973B4" w14:textId="77777777" w:rsidR="00872A1C" w:rsidRPr="005130A7" w:rsidRDefault="00872A1C" w:rsidP="00872A1C">
            <w:pPr>
              <w:pStyle w:val="CopticVerse"/>
            </w:pPr>
            <w:r>
              <w:t>ϧⲉⲛ ⲑ̀ⲛⲉϫⲓ ⲛ̀Ϯⲡⲁⲣⲑⲉⲛⲟⲥ.</w:t>
            </w:r>
          </w:p>
        </w:tc>
      </w:tr>
      <w:tr w:rsidR="00872A1C" w14:paraId="5FAF427C" w14:textId="77777777" w:rsidTr="00382A9C">
        <w:trPr>
          <w:cantSplit/>
          <w:jc w:val="center"/>
        </w:trPr>
        <w:tc>
          <w:tcPr>
            <w:tcW w:w="288" w:type="dxa"/>
          </w:tcPr>
          <w:p w14:paraId="1D02E6A2" w14:textId="77777777" w:rsidR="00872A1C" w:rsidRDefault="00872A1C" w:rsidP="00382A9C">
            <w:pPr>
              <w:pStyle w:val="CopticCross"/>
            </w:pPr>
          </w:p>
        </w:tc>
        <w:tc>
          <w:tcPr>
            <w:tcW w:w="3960" w:type="dxa"/>
          </w:tcPr>
          <w:p w14:paraId="1356A40E" w14:textId="77777777" w:rsidR="00872A1C" w:rsidRDefault="00872A1C" w:rsidP="00872A1C">
            <w:pPr>
              <w:pStyle w:val="EngHang"/>
            </w:pPr>
            <w:r>
              <w:t>When she completed her days,</w:t>
            </w:r>
          </w:p>
          <w:p w14:paraId="7DE06055" w14:textId="77777777" w:rsidR="00872A1C" w:rsidRDefault="00872A1C" w:rsidP="00872A1C">
            <w:pPr>
              <w:pStyle w:val="EngHang"/>
            </w:pPr>
            <w:r>
              <w:t>According to the Law of Moses,</w:t>
            </w:r>
          </w:p>
          <w:p w14:paraId="23DCA660" w14:textId="77777777" w:rsidR="00872A1C" w:rsidRDefault="00872A1C" w:rsidP="00872A1C">
            <w:pPr>
              <w:pStyle w:val="EngHang"/>
            </w:pPr>
            <w:r>
              <w:t>She made haste and washed</w:t>
            </w:r>
          </w:p>
          <w:p w14:paraId="62E77056" w14:textId="77777777" w:rsidR="00872A1C" w:rsidRDefault="00872A1C" w:rsidP="00872A1C">
            <w:pPr>
              <w:pStyle w:val="EngHangEnd"/>
            </w:pPr>
            <w:r>
              <w:t>And was purified.</w:t>
            </w:r>
          </w:p>
        </w:tc>
        <w:tc>
          <w:tcPr>
            <w:tcW w:w="288" w:type="dxa"/>
          </w:tcPr>
          <w:p w14:paraId="63CD8DAC" w14:textId="77777777" w:rsidR="00872A1C" w:rsidRDefault="00872A1C" w:rsidP="00382A9C"/>
        </w:tc>
        <w:tc>
          <w:tcPr>
            <w:tcW w:w="288" w:type="dxa"/>
          </w:tcPr>
          <w:p w14:paraId="5FC0F80B" w14:textId="77777777" w:rsidR="00872A1C" w:rsidRDefault="00872A1C" w:rsidP="00382A9C">
            <w:pPr>
              <w:pStyle w:val="CopticCross"/>
            </w:pPr>
          </w:p>
        </w:tc>
        <w:tc>
          <w:tcPr>
            <w:tcW w:w="3960" w:type="dxa"/>
          </w:tcPr>
          <w:p w14:paraId="08F8A1CE" w14:textId="77777777" w:rsidR="00872A1C" w:rsidRDefault="00872A1C" w:rsidP="00872A1C">
            <w:pPr>
              <w:pStyle w:val="CopticVersemulti-line"/>
            </w:pPr>
            <w:r>
              <w:t>Ⲕⲉ ⲡⲁⲗⲓⲛ ⲟⲛ ϧⲉⲛ ⲟⲩⲓⲏⲥ:</w:t>
            </w:r>
          </w:p>
          <w:p w14:paraId="45640D37" w14:textId="77777777" w:rsidR="00872A1C" w:rsidRDefault="00872A1C" w:rsidP="00872A1C">
            <w:pPr>
              <w:pStyle w:val="CopticVersemulti-line"/>
            </w:pPr>
            <w:r>
              <w:t>ⲁⲩϫⲱⲕ ⲉ̀ⲃⲟⲗ ⲛ̀ϫⲉ ⲛⲟⲩⲉ̀ϩⲟⲟⲩ:</w:t>
            </w:r>
          </w:p>
          <w:p w14:paraId="2A5BC55B" w14:textId="77777777" w:rsidR="00872A1C" w:rsidRDefault="00872A1C" w:rsidP="00872A1C">
            <w:pPr>
              <w:pStyle w:val="CopticVersemulti-line"/>
            </w:pPr>
            <w:r>
              <w:t>ⲕⲁⲧⲁ ⲫ̀ⲛⲟⲙⲟⲥ ⲙ̀Ⲙⲱⲩⲥⲏⲥ:</w:t>
            </w:r>
          </w:p>
          <w:p w14:paraId="1DAF0DC0" w14:textId="77777777" w:rsidR="00872A1C" w:rsidRPr="005130A7" w:rsidRDefault="00872A1C" w:rsidP="00872A1C">
            <w:pPr>
              <w:pStyle w:val="CopticVerse"/>
            </w:pPr>
            <w:r>
              <w:t>ⲁⲩϫⲱⲕⲉⲙ ⲟⲩⲟϩ ⲁⲩⲧⲟⲧⲃⲱⲟⲩ.</w:t>
            </w:r>
          </w:p>
        </w:tc>
      </w:tr>
      <w:tr w:rsidR="00872A1C" w14:paraId="6FE79D53" w14:textId="77777777" w:rsidTr="00382A9C">
        <w:trPr>
          <w:cantSplit/>
          <w:jc w:val="center"/>
        </w:trPr>
        <w:tc>
          <w:tcPr>
            <w:tcW w:w="288" w:type="dxa"/>
          </w:tcPr>
          <w:p w14:paraId="619670AD" w14:textId="77777777" w:rsidR="00872A1C" w:rsidRDefault="00872A1C" w:rsidP="00382A9C">
            <w:pPr>
              <w:pStyle w:val="CopticCross"/>
            </w:pPr>
            <w:r w:rsidRPr="00FB5ACB">
              <w:t>¿</w:t>
            </w:r>
          </w:p>
        </w:tc>
        <w:tc>
          <w:tcPr>
            <w:tcW w:w="3960" w:type="dxa"/>
          </w:tcPr>
          <w:p w14:paraId="636D90AF" w14:textId="77777777" w:rsidR="00872A1C" w:rsidRDefault="00872A1C" w:rsidP="00872A1C">
            <w:pPr>
              <w:pStyle w:val="EngHang"/>
            </w:pPr>
            <w:r>
              <w:t>And with a meek spirit,</w:t>
            </w:r>
          </w:p>
          <w:p w14:paraId="7D5482BB" w14:textId="77777777" w:rsidR="00872A1C" w:rsidRDefault="00872A1C" w:rsidP="00872A1C">
            <w:pPr>
              <w:pStyle w:val="EngHang"/>
            </w:pPr>
            <w:r>
              <w:t>She went to Jerusalem</w:t>
            </w:r>
          </w:p>
          <w:p w14:paraId="2E28351F" w14:textId="77777777" w:rsidR="00872A1C" w:rsidRDefault="00872A1C" w:rsidP="00872A1C">
            <w:pPr>
              <w:pStyle w:val="EngHang"/>
            </w:pPr>
            <w:r>
              <w:t>To fulfil in humility</w:t>
            </w:r>
          </w:p>
          <w:p w14:paraId="578AC365" w14:textId="77777777" w:rsidR="00872A1C" w:rsidRDefault="00872A1C" w:rsidP="00872A1C">
            <w:pPr>
              <w:pStyle w:val="EngHangEnd"/>
            </w:pPr>
            <w:r>
              <w:t>That which was written.</w:t>
            </w:r>
          </w:p>
        </w:tc>
        <w:tc>
          <w:tcPr>
            <w:tcW w:w="288" w:type="dxa"/>
          </w:tcPr>
          <w:p w14:paraId="0176F16E" w14:textId="77777777" w:rsidR="00872A1C" w:rsidRDefault="00872A1C" w:rsidP="00382A9C"/>
        </w:tc>
        <w:tc>
          <w:tcPr>
            <w:tcW w:w="288" w:type="dxa"/>
          </w:tcPr>
          <w:p w14:paraId="4B18C67A" w14:textId="77777777" w:rsidR="00872A1C" w:rsidRDefault="00872A1C" w:rsidP="00382A9C">
            <w:pPr>
              <w:pStyle w:val="CopticCross"/>
            </w:pPr>
            <w:r w:rsidRPr="00FB5ACB">
              <w:t>¿</w:t>
            </w:r>
          </w:p>
        </w:tc>
        <w:tc>
          <w:tcPr>
            <w:tcW w:w="3960" w:type="dxa"/>
          </w:tcPr>
          <w:p w14:paraId="10831509" w14:textId="77777777" w:rsidR="00872A1C" w:rsidRDefault="00872A1C" w:rsidP="00872A1C">
            <w:pPr>
              <w:pStyle w:val="CopticVersemulti-line"/>
            </w:pPr>
            <w:r>
              <w:t>Ⲗⲟⲓⲡⲟⲛ ϧⲉⲛ ⲟⲩⲡ̀ⲛⲉⲩⲙⲁ ⲉϥⲧⲉⲛⲛⲏⲟⲩⲧ:</w:t>
            </w:r>
          </w:p>
          <w:p w14:paraId="0FCAA9A1" w14:textId="77777777" w:rsidR="00872A1C" w:rsidRDefault="00872A1C" w:rsidP="00872A1C">
            <w:pPr>
              <w:pStyle w:val="CopticVersemulti-line"/>
            </w:pPr>
            <w:r>
              <w:t>ⲁⲩϣⲉⲛⲱⲟⲩ ⲟⲛ ⲉ̀Ⲓⲉⲣⲟⲩⲥⲁⲗⲏⲙ:</w:t>
            </w:r>
          </w:p>
          <w:p w14:paraId="6CDA312B" w14:textId="77777777" w:rsidR="00872A1C" w:rsidRDefault="00872A1C" w:rsidP="00872A1C">
            <w:pPr>
              <w:pStyle w:val="CopticVersemulti-line"/>
            </w:pPr>
            <w:r>
              <w:t>ⲉ̀ⲓ̀ⲣⲓ ⲙ̀ⲫⲏⲉⲧⲥ̀ϧⲏⲟⲩⲧ:</w:t>
            </w:r>
          </w:p>
          <w:p w14:paraId="099D3ADB" w14:textId="77777777" w:rsidR="00872A1C" w:rsidRPr="005130A7" w:rsidRDefault="00872A1C" w:rsidP="00872A1C">
            <w:pPr>
              <w:pStyle w:val="CopticVerse"/>
            </w:pPr>
            <w:r>
              <w:t>ⲉⲣⲉ ⲛⲟⲩϩⲏⲧ ⲓⲟ ⲛ̀ⲁⲧⲕⲓⲙ.</w:t>
            </w:r>
          </w:p>
        </w:tc>
      </w:tr>
      <w:tr w:rsidR="00872A1C" w14:paraId="54CB7BC3" w14:textId="77777777" w:rsidTr="00382A9C">
        <w:trPr>
          <w:cantSplit/>
          <w:jc w:val="center"/>
        </w:trPr>
        <w:tc>
          <w:tcPr>
            <w:tcW w:w="288" w:type="dxa"/>
          </w:tcPr>
          <w:p w14:paraId="238B7B14" w14:textId="77777777" w:rsidR="00872A1C" w:rsidRDefault="00872A1C" w:rsidP="00382A9C">
            <w:pPr>
              <w:pStyle w:val="CopticCross"/>
            </w:pPr>
            <w:r w:rsidRPr="00FB5ACB">
              <w:lastRenderedPageBreak/>
              <w:t>¿</w:t>
            </w:r>
          </w:p>
        </w:tc>
        <w:tc>
          <w:tcPr>
            <w:tcW w:w="3960" w:type="dxa"/>
          </w:tcPr>
          <w:p w14:paraId="38FD86E8" w14:textId="77777777" w:rsidR="00872A1C" w:rsidRDefault="00872A1C" w:rsidP="00872A1C">
            <w:pPr>
              <w:pStyle w:val="EngHang"/>
            </w:pPr>
            <w:r>
              <w:t>And after that, Simeon,</w:t>
            </w:r>
          </w:p>
          <w:p w14:paraId="712D478C" w14:textId="77777777" w:rsidR="00872A1C" w:rsidRDefault="00872A1C" w:rsidP="00872A1C">
            <w:pPr>
              <w:pStyle w:val="EngHang"/>
            </w:pPr>
            <w:r>
              <w:t>Having carried Him in his arms,</w:t>
            </w:r>
          </w:p>
          <w:p w14:paraId="711EBAD2" w14:textId="77777777" w:rsidR="00872A1C" w:rsidRDefault="00872A1C" w:rsidP="00872A1C">
            <w:pPr>
              <w:pStyle w:val="EngHang"/>
            </w:pPr>
            <w:r>
              <w:t>Opened his mouth</w:t>
            </w:r>
          </w:p>
          <w:p w14:paraId="42F1F8F5" w14:textId="77777777" w:rsidR="00872A1C" w:rsidRDefault="00872A1C" w:rsidP="00872A1C">
            <w:pPr>
              <w:pStyle w:val="EngHangEnd"/>
            </w:pPr>
            <w:r>
              <w:t>And blessed the Lord of the ages,</w:t>
            </w:r>
          </w:p>
        </w:tc>
        <w:tc>
          <w:tcPr>
            <w:tcW w:w="288" w:type="dxa"/>
          </w:tcPr>
          <w:p w14:paraId="57E8B3C8" w14:textId="77777777" w:rsidR="00872A1C" w:rsidRDefault="00872A1C" w:rsidP="00382A9C"/>
        </w:tc>
        <w:tc>
          <w:tcPr>
            <w:tcW w:w="288" w:type="dxa"/>
          </w:tcPr>
          <w:p w14:paraId="1545E543" w14:textId="77777777" w:rsidR="00872A1C" w:rsidRDefault="00872A1C" w:rsidP="00382A9C">
            <w:pPr>
              <w:pStyle w:val="CopticCross"/>
            </w:pPr>
            <w:r w:rsidRPr="00FB5ACB">
              <w:t>¿</w:t>
            </w:r>
          </w:p>
        </w:tc>
        <w:tc>
          <w:tcPr>
            <w:tcW w:w="3960" w:type="dxa"/>
          </w:tcPr>
          <w:p w14:paraId="3578FA81" w14:textId="77777777" w:rsidR="00872A1C" w:rsidRDefault="00872A1C" w:rsidP="00872A1C">
            <w:pPr>
              <w:pStyle w:val="CopticVersemulti-line"/>
            </w:pPr>
            <w:r>
              <w:t>Ⲙⲉⲛⲉⲛⲥⲁ ⲛⲁⲓ ⲁϥⲱⲗⲓ ⲙ̀ⲙⲟϥ:</w:t>
            </w:r>
          </w:p>
          <w:p w14:paraId="7D2F056B" w14:textId="77777777" w:rsidR="00872A1C" w:rsidRDefault="00872A1C" w:rsidP="00872A1C">
            <w:pPr>
              <w:pStyle w:val="CopticVersemulti-line"/>
            </w:pPr>
            <w:r>
              <w:t xml:space="preserve"> ⲉ̀ϫⲉⲛ ⲛⲉϥϫⲓϫⲓ ⲛ̀ϫⲉ Ⲥⲓⲙⲱⲛ:</w:t>
            </w:r>
          </w:p>
          <w:p w14:paraId="0FEFE2EB" w14:textId="77777777" w:rsidR="00872A1C" w:rsidRDefault="00872A1C" w:rsidP="00872A1C">
            <w:pPr>
              <w:pStyle w:val="CopticVersemulti-line"/>
            </w:pPr>
            <w:r>
              <w:t>ⲙ̀ⲡⲁⲓⲣⲏϯ ⲁϥⲟⲩⲱⲛ ⲛ̀ⲣⲱϥ:</w:t>
            </w:r>
          </w:p>
          <w:p w14:paraId="00E10D65" w14:textId="77777777" w:rsidR="00872A1C" w:rsidRPr="005130A7" w:rsidRDefault="00872A1C" w:rsidP="00872A1C">
            <w:pPr>
              <w:pStyle w:val="CopticVerse"/>
            </w:pPr>
            <w:r>
              <w:t>ⲁⲫⲥ̀ⲙⲟⲩ ⲉ̀Ⲫⲛⲟⲩϯ ⲛ̀ⲛⲓⲉ̀ⲱⲛ.</w:t>
            </w:r>
          </w:p>
        </w:tc>
      </w:tr>
      <w:tr w:rsidR="00872A1C" w14:paraId="5F6A1E80" w14:textId="77777777" w:rsidTr="00382A9C">
        <w:trPr>
          <w:cantSplit/>
          <w:jc w:val="center"/>
        </w:trPr>
        <w:tc>
          <w:tcPr>
            <w:tcW w:w="288" w:type="dxa"/>
          </w:tcPr>
          <w:p w14:paraId="1D57B7CB" w14:textId="77777777" w:rsidR="00872A1C" w:rsidRDefault="00872A1C" w:rsidP="00382A9C">
            <w:pPr>
              <w:pStyle w:val="CopticCross"/>
            </w:pPr>
          </w:p>
        </w:tc>
        <w:tc>
          <w:tcPr>
            <w:tcW w:w="3960" w:type="dxa"/>
          </w:tcPr>
          <w:p w14:paraId="49329E6B" w14:textId="77777777" w:rsidR="00872A1C" w:rsidRDefault="00872A1C" w:rsidP="00872A1C">
            <w:pPr>
              <w:pStyle w:val="EngHang"/>
            </w:pPr>
            <w:r>
              <w:t xml:space="preserve">“Now, O my Master, You will let </w:t>
            </w:r>
          </w:p>
          <w:p w14:paraId="35F44723" w14:textId="77777777" w:rsidR="00872A1C" w:rsidRDefault="00872A1C" w:rsidP="00872A1C">
            <w:pPr>
              <w:pStyle w:val="EngHang"/>
            </w:pPr>
            <w:r>
              <w:t>Your servant depart in peace</w:t>
            </w:r>
          </w:p>
          <w:p w14:paraId="7759E280" w14:textId="77777777" w:rsidR="00872A1C" w:rsidRDefault="00872A1C" w:rsidP="00872A1C">
            <w:pPr>
              <w:pStyle w:val="EngHang"/>
            </w:pPr>
            <w:r>
              <w:t>According to Your word: For</w:t>
            </w:r>
          </w:p>
          <w:p w14:paraId="4E535211" w14:textId="77777777" w:rsidR="00872A1C" w:rsidRDefault="00872A1C" w:rsidP="00872A1C">
            <w:pPr>
              <w:pStyle w:val="EngHangEnd"/>
            </w:pPr>
            <w:r>
              <w:t xml:space="preserve">My eyes have seen Your salvation.” </w:t>
            </w:r>
          </w:p>
        </w:tc>
        <w:tc>
          <w:tcPr>
            <w:tcW w:w="288" w:type="dxa"/>
          </w:tcPr>
          <w:p w14:paraId="6D8042E5" w14:textId="77777777" w:rsidR="00872A1C" w:rsidRDefault="00872A1C" w:rsidP="00382A9C"/>
        </w:tc>
        <w:tc>
          <w:tcPr>
            <w:tcW w:w="288" w:type="dxa"/>
          </w:tcPr>
          <w:p w14:paraId="6C933A88" w14:textId="77777777" w:rsidR="00872A1C" w:rsidRDefault="00872A1C" w:rsidP="00382A9C">
            <w:pPr>
              <w:pStyle w:val="CopticCross"/>
            </w:pPr>
          </w:p>
        </w:tc>
        <w:tc>
          <w:tcPr>
            <w:tcW w:w="3960" w:type="dxa"/>
          </w:tcPr>
          <w:p w14:paraId="6739709C" w14:textId="77777777" w:rsidR="00872A1C" w:rsidRDefault="00872A1C" w:rsidP="00872A1C">
            <w:pPr>
              <w:pStyle w:val="CopticVersemulti-line"/>
            </w:pPr>
            <w:r>
              <w:t>Ⲛⲃⲁⲗ ⲁⲩⲛⲁⲩ ⲉ̀ⲡⲉⲕⲛⲟϩⲉⲙ:</w:t>
            </w:r>
          </w:p>
          <w:p w14:paraId="21A1FE98" w14:textId="77777777" w:rsidR="00872A1C" w:rsidRDefault="00872A1C" w:rsidP="00872A1C">
            <w:pPr>
              <w:pStyle w:val="CopticVersemulti-line"/>
            </w:pPr>
            <w:r>
              <w:t>ϯⲛⲟⲩ Ⲡⲁⲛⲏⲃ ⲭ̀ⲛⲭⲁ ⲡⲉⲕⲃⲱⲕ:</w:t>
            </w:r>
          </w:p>
          <w:p w14:paraId="5EB0D29A" w14:textId="77777777" w:rsidR="00872A1C" w:rsidRDefault="00872A1C" w:rsidP="00872A1C">
            <w:pPr>
              <w:pStyle w:val="CopticVersemulti-line"/>
            </w:pPr>
            <w:r>
              <w:t>ϧⲉⲛ ⲟⲩϩⲓⲣⲏⲛⲓ ⲛ̀ⲭⲱⲗⲉⲙ:</w:t>
            </w:r>
          </w:p>
          <w:p w14:paraId="408C3F6D" w14:textId="77777777" w:rsidR="00872A1C" w:rsidRPr="005130A7" w:rsidRDefault="00872A1C" w:rsidP="00872A1C">
            <w:pPr>
              <w:pStyle w:val="CopticVerse"/>
            </w:pPr>
            <w:r>
              <w:t>ⲕⲁⲧⲁ ⲛ̀ⲥⲁϫⲓ ⲛ̀ⲧⲉ ⲣⲱⲕ.</w:t>
            </w:r>
          </w:p>
        </w:tc>
      </w:tr>
      <w:tr w:rsidR="00872A1C" w14:paraId="505F6000" w14:textId="77777777" w:rsidTr="00382A9C">
        <w:trPr>
          <w:cantSplit/>
          <w:jc w:val="center"/>
        </w:trPr>
        <w:tc>
          <w:tcPr>
            <w:tcW w:w="288" w:type="dxa"/>
          </w:tcPr>
          <w:p w14:paraId="0520EF8B" w14:textId="77777777" w:rsidR="00872A1C" w:rsidRDefault="00872A1C" w:rsidP="00382A9C">
            <w:pPr>
              <w:pStyle w:val="CopticCross"/>
            </w:pPr>
          </w:p>
        </w:tc>
        <w:tc>
          <w:tcPr>
            <w:tcW w:w="3960" w:type="dxa"/>
          </w:tcPr>
          <w:p w14:paraId="5B924F35" w14:textId="77777777" w:rsidR="00872A1C" w:rsidRDefault="00872A1C" w:rsidP="00872A1C">
            <w:pPr>
              <w:pStyle w:val="EngHang"/>
            </w:pPr>
            <w:r>
              <w:t>And Anna the prophetess,</w:t>
            </w:r>
          </w:p>
          <w:p w14:paraId="16F58870" w14:textId="77777777" w:rsidR="00872A1C" w:rsidRDefault="00872A1C" w:rsidP="00872A1C">
            <w:pPr>
              <w:pStyle w:val="EngHang"/>
            </w:pPr>
            <w:r>
              <w:t>The daughter of Phanuel</w:t>
            </w:r>
          </w:p>
          <w:p w14:paraId="647FDE8B" w14:textId="77777777" w:rsidR="00872A1C" w:rsidRDefault="00872A1C" w:rsidP="00872A1C">
            <w:pPr>
              <w:pStyle w:val="EngHang"/>
            </w:pPr>
            <w:r>
              <w:t>Came with rejoicing,</w:t>
            </w:r>
          </w:p>
          <w:p w14:paraId="18895AA2" w14:textId="77777777" w:rsidR="00872A1C" w:rsidRDefault="00872A1C" w:rsidP="00872A1C">
            <w:pPr>
              <w:pStyle w:val="EngHangEnd"/>
            </w:pPr>
            <w:r>
              <w:t>And confessed,</w:t>
            </w:r>
          </w:p>
        </w:tc>
        <w:tc>
          <w:tcPr>
            <w:tcW w:w="288" w:type="dxa"/>
          </w:tcPr>
          <w:p w14:paraId="6866AE0C" w14:textId="77777777" w:rsidR="00872A1C" w:rsidRDefault="00872A1C" w:rsidP="00382A9C"/>
        </w:tc>
        <w:tc>
          <w:tcPr>
            <w:tcW w:w="288" w:type="dxa"/>
          </w:tcPr>
          <w:p w14:paraId="46300137" w14:textId="77777777" w:rsidR="00872A1C" w:rsidRDefault="00872A1C" w:rsidP="00382A9C">
            <w:pPr>
              <w:pStyle w:val="CopticCross"/>
            </w:pPr>
          </w:p>
        </w:tc>
        <w:tc>
          <w:tcPr>
            <w:tcW w:w="3960" w:type="dxa"/>
          </w:tcPr>
          <w:p w14:paraId="3AAB6250" w14:textId="77777777" w:rsidR="00872A1C" w:rsidRDefault="00872A1C" w:rsidP="00872A1C">
            <w:pPr>
              <w:pStyle w:val="CopticVersemulti-line"/>
            </w:pPr>
            <w:r>
              <w:t>Ⲝⲁⲡⲓⲛⲁ ϧⲉⲛ ⲟⲩⲑⲉⲗⲏⲗ:</w:t>
            </w:r>
          </w:p>
          <w:p w14:paraId="5BE76DE7" w14:textId="77777777" w:rsidR="00872A1C" w:rsidRDefault="00872A1C" w:rsidP="00872A1C">
            <w:pPr>
              <w:pStyle w:val="CopticVersemulti-line"/>
            </w:pPr>
            <w:r>
              <w:t>ⲁⲥⲓ̀ ⲛ̀ϫⲉ ϯⲡ̀ⲣⲟⲫⲏⲧⲏⲥ:</w:t>
            </w:r>
          </w:p>
          <w:p w14:paraId="587024C3" w14:textId="77777777" w:rsidR="00872A1C" w:rsidRDefault="00872A1C" w:rsidP="00872A1C">
            <w:pPr>
              <w:pStyle w:val="CopticVersemulti-line"/>
            </w:pPr>
            <w:r>
              <w:t>Ⲁⲛⲛⲁ ⲧ̀ϣⲉⲣⲓ ⲙ̀Ⲫⲁⲛⲟⲩⲏⲗ:</w:t>
            </w:r>
          </w:p>
          <w:p w14:paraId="613F319E" w14:textId="77777777" w:rsidR="00872A1C" w:rsidRPr="005130A7" w:rsidRDefault="00872A1C" w:rsidP="00872A1C">
            <w:pPr>
              <w:pStyle w:val="CopticVerse"/>
            </w:pPr>
            <w:r>
              <w:t>ⲟⲩⲟϩ ⲁⲥⲉⲣⲟ̀ⲙⲟⲗⲟⲅⲓⲧⲏⲥ.</w:t>
            </w:r>
          </w:p>
        </w:tc>
      </w:tr>
      <w:tr w:rsidR="00872A1C" w14:paraId="3C5440AB" w14:textId="77777777" w:rsidTr="00382A9C">
        <w:trPr>
          <w:cantSplit/>
          <w:jc w:val="center"/>
        </w:trPr>
        <w:tc>
          <w:tcPr>
            <w:tcW w:w="288" w:type="dxa"/>
          </w:tcPr>
          <w:p w14:paraId="75F2C586" w14:textId="77777777" w:rsidR="00872A1C" w:rsidRDefault="00872A1C" w:rsidP="00382A9C">
            <w:pPr>
              <w:pStyle w:val="CopticCross"/>
            </w:pPr>
            <w:r w:rsidRPr="00FB5ACB">
              <w:t>¿</w:t>
            </w:r>
          </w:p>
        </w:tc>
        <w:tc>
          <w:tcPr>
            <w:tcW w:w="3960" w:type="dxa"/>
          </w:tcPr>
          <w:p w14:paraId="7D90AA99" w14:textId="77777777" w:rsidR="00872A1C" w:rsidRDefault="00872A1C" w:rsidP="00872A1C">
            <w:pPr>
              <w:pStyle w:val="EngHang"/>
            </w:pPr>
            <w:r>
              <w:t>The glory and the honour are due to You,</w:t>
            </w:r>
          </w:p>
          <w:p w14:paraId="31EDB8C7" w14:textId="77777777" w:rsidR="00872A1C" w:rsidRDefault="00872A1C" w:rsidP="00872A1C">
            <w:pPr>
              <w:pStyle w:val="EngHang"/>
            </w:pPr>
            <w:r>
              <w:t>O You who are meek in Your power,</w:t>
            </w:r>
          </w:p>
          <w:p w14:paraId="07D67440" w14:textId="77777777" w:rsidR="00872A1C" w:rsidRDefault="00872A1C" w:rsidP="00872A1C">
            <w:pPr>
              <w:pStyle w:val="EngHang"/>
            </w:pPr>
            <w:r>
              <w:t>The Lord, the Creator</w:t>
            </w:r>
          </w:p>
          <w:p w14:paraId="49367971" w14:textId="77777777" w:rsidR="00872A1C" w:rsidRDefault="00872A1C" w:rsidP="00872A1C">
            <w:pPr>
              <w:pStyle w:val="EngHangEnd"/>
            </w:pPr>
            <w:r>
              <w:t>The Ancient one at His right hand.</w:t>
            </w:r>
          </w:p>
        </w:tc>
        <w:tc>
          <w:tcPr>
            <w:tcW w:w="288" w:type="dxa"/>
          </w:tcPr>
          <w:p w14:paraId="49DDB4C0" w14:textId="77777777" w:rsidR="00872A1C" w:rsidRDefault="00872A1C" w:rsidP="00382A9C"/>
        </w:tc>
        <w:tc>
          <w:tcPr>
            <w:tcW w:w="288" w:type="dxa"/>
          </w:tcPr>
          <w:p w14:paraId="596BF547" w14:textId="77777777" w:rsidR="00872A1C" w:rsidRDefault="00872A1C" w:rsidP="00382A9C">
            <w:pPr>
              <w:pStyle w:val="CopticCross"/>
            </w:pPr>
            <w:r w:rsidRPr="00FB5ACB">
              <w:t>¿</w:t>
            </w:r>
          </w:p>
        </w:tc>
        <w:tc>
          <w:tcPr>
            <w:tcW w:w="3960" w:type="dxa"/>
          </w:tcPr>
          <w:p w14:paraId="1DAD823B" w14:textId="77777777" w:rsidR="00872A1C" w:rsidRDefault="00872A1C" w:rsidP="00872A1C">
            <w:pPr>
              <w:pStyle w:val="CopticVersemulti-line"/>
            </w:pPr>
            <w:r>
              <w:t>Ⲟⲩⲱ̀ⲟⲩ ⲛⲁⲕ ⲛⲉⲙ ⲟⲩⲧⲁⲓⲟ̀:</w:t>
            </w:r>
          </w:p>
          <w:p w14:paraId="2469D851" w14:textId="77777777" w:rsidR="00872A1C" w:rsidRDefault="00872A1C" w:rsidP="00872A1C">
            <w:pPr>
              <w:pStyle w:val="CopticVersemulti-line"/>
            </w:pPr>
            <w:r>
              <w:t>ⲱ̀ ⲡⲁⲓⲡⲗⲟⲩⲥ ϧⲉⲛ ⲧⲉϥⲟⲩⲥⲓⲁ̀:</w:t>
            </w:r>
          </w:p>
          <w:p w14:paraId="0B9C6ED3" w14:textId="77777777" w:rsidR="00872A1C" w:rsidRDefault="00872A1C" w:rsidP="00872A1C">
            <w:pPr>
              <w:pStyle w:val="CopticVersemulti-line"/>
            </w:pPr>
            <w:r>
              <w:t>Ⲡⲓⲛⲟⲩϯ ⲛ̀ⲣⲉϥⲑⲁⲙⲓⲟ̀:</w:t>
            </w:r>
          </w:p>
          <w:p w14:paraId="0B544E80" w14:textId="77777777" w:rsidR="00872A1C" w:rsidRPr="005130A7" w:rsidRDefault="00872A1C" w:rsidP="00872A1C">
            <w:pPr>
              <w:pStyle w:val="CopticVerse"/>
            </w:pPr>
            <w:r>
              <w:t>ⲙ̀ⲡⲓⲣⲱⲙⲓ ⲛ̀ⲁ̀ⲡⲁⲥ ϧⲉⲛ ⲧⲉϥⲟⲩ̀ⲓⲛⲁⲙ.</w:t>
            </w:r>
          </w:p>
        </w:tc>
      </w:tr>
      <w:tr w:rsidR="00872A1C" w14:paraId="2709059E" w14:textId="77777777" w:rsidTr="00382A9C">
        <w:trPr>
          <w:cantSplit/>
          <w:jc w:val="center"/>
        </w:trPr>
        <w:tc>
          <w:tcPr>
            <w:tcW w:w="288" w:type="dxa"/>
          </w:tcPr>
          <w:p w14:paraId="0741B47E" w14:textId="77777777" w:rsidR="00872A1C" w:rsidRDefault="00872A1C" w:rsidP="00382A9C">
            <w:pPr>
              <w:pStyle w:val="CopticCross"/>
            </w:pPr>
            <w:r w:rsidRPr="00FB5ACB">
              <w:t>¿</w:t>
            </w:r>
          </w:p>
        </w:tc>
        <w:tc>
          <w:tcPr>
            <w:tcW w:w="3960" w:type="dxa"/>
          </w:tcPr>
          <w:p w14:paraId="7EB60D7A" w14:textId="77777777" w:rsidR="00872A1C" w:rsidRDefault="00872A1C" w:rsidP="00872A1C">
            <w:pPr>
              <w:pStyle w:val="EngHang"/>
            </w:pPr>
            <w:r>
              <w:t>Your Name is blessed and sweet,</w:t>
            </w:r>
          </w:p>
          <w:p w14:paraId="292FFB01" w14:textId="77777777" w:rsidR="00872A1C" w:rsidRDefault="00872A1C" w:rsidP="00872A1C">
            <w:pPr>
              <w:pStyle w:val="EngHang"/>
            </w:pPr>
            <w:r>
              <w:t>On the lips of Your saints.</w:t>
            </w:r>
          </w:p>
          <w:p w14:paraId="30BD2E9B" w14:textId="77777777" w:rsidR="00872A1C" w:rsidRDefault="00872A1C" w:rsidP="00872A1C">
            <w:pPr>
              <w:pStyle w:val="EngHang"/>
            </w:pPr>
            <w:r>
              <w:t>We worship You with Your Father</w:t>
            </w:r>
          </w:p>
          <w:p w14:paraId="64B1B098" w14:textId="77777777" w:rsidR="00872A1C" w:rsidRDefault="00872A1C" w:rsidP="00872A1C">
            <w:pPr>
              <w:pStyle w:val="EngHangEnd"/>
            </w:pPr>
            <w:r>
              <w:t>And the Holy Spirit.</w:t>
            </w:r>
          </w:p>
        </w:tc>
        <w:tc>
          <w:tcPr>
            <w:tcW w:w="288" w:type="dxa"/>
          </w:tcPr>
          <w:p w14:paraId="0FD0B194" w14:textId="77777777" w:rsidR="00872A1C" w:rsidRDefault="00872A1C" w:rsidP="00382A9C"/>
        </w:tc>
        <w:tc>
          <w:tcPr>
            <w:tcW w:w="288" w:type="dxa"/>
          </w:tcPr>
          <w:p w14:paraId="543945FE" w14:textId="77777777" w:rsidR="00872A1C" w:rsidRDefault="00872A1C" w:rsidP="00382A9C">
            <w:pPr>
              <w:pStyle w:val="CopticCross"/>
            </w:pPr>
            <w:r w:rsidRPr="00FB5ACB">
              <w:t>¿</w:t>
            </w:r>
          </w:p>
        </w:tc>
        <w:tc>
          <w:tcPr>
            <w:tcW w:w="3960" w:type="dxa"/>
          </w:tcPr>
          <w:p w14:paraId="343F0933" w14:textId="77777777" w:rsidR="00872A1C" w:rsidRDefault="00872A1C" w:rsidP="00872A1C">
            <w:pPr>
              <w:pStyle w:val="CopticVersemulti-line"/>
            </w:pPr>
            <w:r>
              <w:t>Ⲡⲉⲕⲣⲁⲛ ϩⲟⲗⲭ ⲟⲩⲟϩ ϥ̀ⲥ̀ⲙⲁⲣⲱⲟⲩⲧ:</w:t>
            </w:r>
          </w:p>
          <w:p w14:paraId="7150C0E4" w14:textId="77777777" w:rsidR="00872A1C" w:rsidRDefault="00872A1C" w:rsidP="00872A1C">
            <w:pPr>
              <w:pStyle w:val="CopticVersemulti-line"/>
            </w:pPr>
            <w:r>
              <w:t>ϧⲉⲛ ⲣⲱⲟⲩ ⲛ̀ⲛⲏⲉⲑⲟⲩⲁⲃ ⲛ̀ⲧⲁⲕ:</w:t>
            </w:r>
          </w:p>
          <w:p w14:paraId="4204E317" w14:textId="77777777" w:rsidR="00872A1C" w:rsidRDefault="00872A1C" w:rsidP="00872A1C">
            <w:pPr>
              <w:pStyle w:val="CopticVersemulti-line"/>
            </w:pPr>
            <w:r>
              <w:t>ⲧⲉⲛⲟⲩⲱϣⲧ ⲙ̀ⲙⲟⲕ ⲛⲉⲙ Ⲡⲉⲕⲓⲱⲧ ⲙ̀ⲙⲟⲕ ⲛⲉⲙ Ⲡⲉⲕⲓⲱⲧ:</w:t>
            </w:r>
          </w:p>
          <w:p w14:paraId="5088B15C" w14:textId="77777777" w:rsidR="00872A1C" w:rsidRPr="005130A7" w:rsidRDefault="00872A1C" w:rsidP="00872A1C">
            <w:pPr>
              <w:pStyle w:val="CopticVerse"/>
            </w:pPr>
            <w:r>
              <w:t>ⲛⲉⲙ Ⲡⲓⲡ̄ⲛ̄ⲁ̄ ⲉ̄ⲑ̄ⲩ̄.</w:t>
            </w:r>
          </w:p>
        </w:tc>
      </w:tr>
      <w:tr w:rsidR="00872A1C" w14:paraId="2BFF3C04" w14:textId="77777777" w:rsidTr="00382A9C">
        <w:trPr>
          <w:cantSplit/>
          <w:jc w:val="center"/>
        </w:trPr>
        <w:tc>
          <w:tcPr>
            <w:tcW w:w="288" w:type="dxa"/>
          </w:tcPr>
          <w:p w14:paraId="20294728" w14:textId="77777777" w:rsidR="00872A1C" w:rsidRDefault="00872A1C" w:rsidP="00382A9C">
            <w:pPr>
              <w:pStyle w:val="CopticCross"/>
            </w:pPr>
          </w:p>
        </w:tc>
        <w:tc>
          <w:tcPr>
            <w:tcW w:w="3960" w:type="dxa"/>
          </w:tcPr>
          <w:p w14:paraId="6A9B8B51" w14:textId="77777777" w:rsidR="00872A1C" w:rsidRDefault="00872A1C" w:rsidP="00872A1C">
            <w:pPr>
              <w:pStyle w:val="EngHang"/>
            </w:pPr>
            <w:r>
              <w:t>All of you, behold,</w:t>
            </w:r>
          </w:p>
          <w:p w14:paraId="6C3C8EB2" w14:textId="77777777" w:rsidR="00872A1C" w:rsidRDefault="00872A1C" w:rsidP="00872A1C">
            <w:pPr>
              <w:pStyle w:val="EngHang"/>
            </w:pPr>
            <w:r>
              <w:t>Praise and confess Him</w:t>
            </w:r>
          </w:p>
          <w:p w14:paraId="6A3B2E8F" w14:textId="77777777" w:rsidR="00872A1C" w:rsidRDefault="00872A1C" w:rsidP="00872A1C">
            <w:pPr>
              <w:pStyle w:val="EngHang"/>
            </w:pPr>
            <w:r>
              <w:t>With the shepherds, the Wise Men,</w:t>
            </w:r>
          </w:p>
          <w:p w14:paraId="7B76135D" w14:textId="77777777" w:rsidR="00872A1C" w:rsidRDefault="00872A1C" w:rsidP="00872A1C">
            <w:pPr>
              <w:pStyle w:val="EngHangEnd"/>
            </w:pPr>
            <w:r>
              <w:t>And the angelic orders.</w:t>
            </w:r>
          </w:p>
        </w:tc>
        <w:tc>
          <w:tcPr>
            <w:tcW w:w="288" w:type="dxa"/>
          </w:tcPr>
          <w:p w14:paraId="7BD1DACE" w14:textId="77777777" w:rsidR="00872A1C" w:rsidRDefault="00872A1C" w:rsidP="00382A9C"/>
        </w:tc>
        <w:tc>
          <w:tcPr>
            <w:tcW w:w="288" w:type="dxa"/>
          </w:tcPr>
          <w:p w14:paraId="3CC41323" w14:textId="77777777" w:rsidR="00872A1C" w:rsidRDefault="00872A1C" w:rsidP="00382A9C">
            <w:pPr>
              <w:pStyle w:val="CopticCross"/>
            </w:pPr>
          </w:p>
        </w:tc>
        <w:tc>
          <w:tcPr>
            <w:tcW w:w="3960" w:type="dxa"/>
          </w:tcPr>
          <w:p w14:paraId="491EFAC2" w14:textId="77777777" w:rsidR="00872A1C" w:rsidRDefault="00872A1C" w:rsidP="00872A1C">
            <w:pPr>
              <w:pStyle w:val="CopticVersemulti-line"/>
            </w:pPr>
            <w:r>
              <w:t>Ⲣⲱⲓⲥ ⲛ̀ⲟⲩⲟⲛ ⲛⲓⲃⲉⲛ:</w:t>
            </w:r>
          </w:p>
          <w:p w14:paraId="4486C489" w14:textId="77777777" w:rsidR="00872A1C" w:rsidRDefault="00872A1C" w:rsidP="00872A1C">
            <w:pPr>
              <w:pStyle w:val="CopticVersemulti-line"/>
            </w:pPr>
            <w:r>
              <w:t>ⲉⲩϩⲱⲥ ⲉ̀ⲣⲟϥ ⲉⲩⲉⲣⲙⲉⲑⲣⲉ ⲛⲁϥ ⲁⲗⲏⲑⲱⲥ:</w:t>
            </w:r>
          </w:p>
          <w:p w14:paraId="012E905E" w14:textId="77777777" w:rsidR="00872A1C" w:rsidRDefault="00872A1C" w:rsidP="00872A1C">
            <w:pPr>
              <w:pStyle w:val="CopticVersemulti-line"/>
            </w:pPr>
            <w:r>
              <w:t>ⲛⲓⲙⲁⲛⲉ̀ⲥⲱⲟⲩ ⲛⲉⲙ ⲛⲓⲙⲁⲅⲟⲥ:</w:t>
            </w:r>
          </w:p>
          <w:p w14:paraId="72651C65" w14:textId="77777777" w:rsidR="00872A1C" w:rsidRPr="005130A7" w:rsidRDefault="00872A1C" w:rsidP="00872A1C">
            <w:pPr>
              <w:pStyle w:val="CopticVerse"/>
            </w:pPr>
            <w:r>
              <w:t>ⲛⲉⲙ ⲡ̀ⲭⲟⲣⲟⲥ ⲛ̀ⲛⲓⲁⲅⲅⲉⲗⲟⲥ.</w:t>
            </w:r>
          </w:p>
        </w:tc>
      </w:tr>
      <w:tr w:rsidR="00872A1C" w14:paraId="2C0A7DFB" w14:textId="77777777" w:rsidTr="00382A9C">
        <w:trPr>
          <w:cantSplit/>
          <w:jc w:val="center"/>
        </w:trPr>
        <w:tc>
          <w:tcPr>
            <w:tcW w:w="288" w:type="dxa"/>
          </w:tcPr>
          <w:p w14:paraId="79AE2510" w14:textId="77777777" w:rsidR="00872A1C" w:rsidRDefault="00872A1C" w:rsidP="00382A9C">
            <w:pPr>
              <w:pStyle w:val="CopticCross"/>
            </w:pPr>
          </w:p>
        </w:tc>
        <w:tc>
          <w:tcPr>
            <w:tcW w:w="3960" w:type="dxa"/>
          </w:tcPr>
          <w:p w14:paraId="28D0DF2F" w14:textId="77777777" w:rsidR="00872A1C" w:rsidRDefault="00872A1C" w:rsidP="00872A1C">
            <w:pPr>
              <w:pStyle w:val="EngHang"/>
            </w:pPr>
            <w:r>
              <w:t>And with Simeon and Anna the Prophetess,</w:t>
            </w:r>
          </w:p>
          <w:p w14:paraId="700ED807" w14:textId="77777777" w:rsidR="00872A1C" w:rsidRDefault="00872A1C" w:rsidP="00872A1C">
            <w:pPr>
              <w:pStyle w:val="EngHang"/>
            </w:pPr>
            <w:r>
              <w:t>With the voice of the Father,</w:t>
            </w:r>
          </w:p>
          <w:p w14:paraId="0482691A" w14:textId="77777777" w:rsidR="00872A1C" w:rsidRDefault="00872A1C" w:rsidP="00872A1C">
            <w:pPr>
              <w:pStyle w:val="EngHang"/>
            </w:pPr>
            <w:r>
              <w:t>With John the Baptist,</w:t>
            </w:r>
          </w:p>
          <w:p w14:paraId="1A06B4EF" w14:textId="77777777" w:rsidR="00872A1C" w:rsidRDefault="00872A1C" w:rsidP="00872A1C">
            <w:pPr>
              <w:pStyle w:val="EngHangEnd"/>
            </w:pPr>
            <w:r>
              <w:t>And his father Zechariah.</w:t>
            </w:r>
          </w:p>
          <w:p w14:paraId="0E57E7EE" w14:textId="77777777" w:rsidR="00872A1C" w:rsidRDefault="00872A1C" w:rsidP="00872A1C">
            <w:pPr>
              <w:pStyle w:val="EngHang"/>
            </w:pPr>
          </w:p>
        </w:tc>
        <w:tc>
          <w:tcPr>
            <w:tcW w:w="288" w:type="dxa"/>
          </w:tcPr>
          <w:p w14:paraId="5D69444A" w14:textId="77777777" w:rsidR="00872A1C" w:rsidRDefault="00872A1C" w:rsidP="00382A9C"/>
        </w:tc>
        <w:tc>
          <w:tcPr>
            <w:tcW w:w="288" w:type="dxa"/>
          </w:tcPr>
          <w:p w14:paraId="2A6DB8E1" w14:textId="77777777" w:rsidR="00872A1C" w:rsidRDefault="00872A1C" w:rsidP="00382A9C">
            <w:pPr>
              <w:pStyle w:val="CopticCross"/>
            </w:pPr>
          </w:p>
        </w:tc>
        <w:tc>
          <w:tcPr>
            <w:tcW w:w="3960" w:type="dxa"/>
          </w:tcPr>
          <w:p w14:paraId="4E5A5C17" w14:textId="77777777" w:rsidR="00872A1C" w:rsidRDefault="00872A1C" w:rsidP="00872A1C">
            <w:pPr>
              <w:pStyle w:val="CopticVersemulti-line"/>
            </w:pPr>
            <w:r>
              <w:t>Ⲥⲓⲙⲟⲛ ⲛⲉⲙ Ⲁⲛⲛⲁ ϯⲡ̀ⲣⲟⲫⲏⲧⲏⲥ:</w:t>
            </w:r>
          </w:p>
          <w:p w14:paraId="7B8BBBB6" w14:textId="77777777" w:rsidR="00872A1C" w:rsidRDefault="00872A1C" w:rsidP="00872A1C">
            <w:pPr>
              <w:pStyle w:val="CopticVersemulti-line"/>
            </w:pPr>
            <w:r>
              <w:t>ⲛⲉⲙ ⲧ̀ⲥ̀ⲙⲏ ⲛ̀ⲧⲉ Ⲫⲓⲱⲧ:</w:t>
            </w:r>
          </w:p>
          <w:p w14:paraId="3AAD41C2" w14:textId="77777777" w:rsidR="00872A1C" w:rsidRDefault="00872A1C" w:rsidP="00872A1C">
            <w:pPr>
              <w:pStyle w:val="CopticVersemulti-line"/>
            </w:pPr>
            <w:r>
              <w:t>ⲛⲉⲙ Ⲓⲱⲁⲛⲛⲏⲥ ⲡⲓⲃⲁⲡⲧⲓⲥⲧⲏⲥ:</w:t>
            </w:r>
          </w:p>
          <w:p w14:paraId="23C08712" w14:textId="77777777" w:rsidR="00872A1C" w:rsidRPr="005130A7" w:rsidRDefault="00872A1C" w:rsidP="00872A1C">
            <w:pPr>
              <w:pStyle w:val="CopticVerse"/>
            </w:pPr>
            <w:r>
              <w:t>ⲛⲉⲙ Ⲍⲁⲭⲁⲣⲓⲁⲥ ⲡⲉϥⲓⲱⲧ.</w:t>
            </w:r>
          </w:p>
        </w:tc>
      </w:tr>
      <w:tr w:rsidR="00872A1C" w14:paraId="4B68F20B" w14:textId="77777777" w:rsidTr="00382A9C">
        <w:trPr>
          <w:cantSplit/>
          <w:jc w:val="center"/>
        </w:trPr>
        <w:tc>
          <w:tcPr>
            <w:tcW w:w="288" w:type="dxa"/>
          </w:tcPr>
          <w:p w14:paraId="298FC1C1" w14:textId="77777777" w:rsidR="00872A1C" w:rsidRDefault="00872A1C" w:rsidP="00382A9C">
            <w:pPr>
              <w:pStyle w:val="CopticCross"/>
            </w:pPr>
            <w:r w:rsidRPr="00FB5ACB">
              <w:t>¿</w:t>
            </w:r>
          </w:p>
        </w:tc>
        <w:tc>
          <w:tcPr>
            <w:tcW w:w="3960" w:type="dxa"/>
          </w:tcPr>
          <w:p w14:paraId="0B08CC1A" w14:textId="77777777" w:rsidR="00872A1C" w:rsidRDefault="00872A1C" w:rsidP="00872A1C">
            <w:pPr>
              <w:pStyle w:val="EngHang"/>
            </w:pPr>
            <w:r>
              <w:t>Therefore David rejoiced,</w:t>
            </w:r>
          </w:p>
          <w:p w14:paraId="6B8AC3C1" w14:textId="77777777" w:rsidR="00872A1C" w:rsidRDefault="00872A1C" w:rsidP="00872A1C">
            <w:pPr>
              <w:pStyle w:val="EngHang"/>
            </w:pPr>
            <w:r>
              <w:t>With authority,</w:t>
            </w:r>
          </w:p>
          <w:p w14:paraId="4584B9CD" w14:textId="77777777" w:rsidR="00872A1C" w:rsidRDefault="00872A1C" w:rsidP="00872A1C">
            <w:pPr>
              <w:pStyle w:val="EngHang"/>
            </w:pPr>
            <w:r>
              <w:t>Therefor they present,</w:t>
            </w:r>
          </w:p>
          <w:p w14:paraId="0FD8BC86" w14:textId="77777777" w:rsidR="00872A1C" w:rsidRPr="0078672A" w:rsidRDefault="00872A1C" w:rsidP="00872A1C">
            <w:pPr>
              <w:pStyle w:val="EngHangEnd"/>
            </w:pPr>
            <w:r>
              <w:t>Rams on Your altar.</w:t>
            </w:r>
          </w:p>
        </w:tc>
        <w:tc>
          <w:tcPr>
            <w:tcW w:w="288" w:type="dxa"/>
          </w:tcPr>
          <w:p w14:paraId="08C52C5C" w14:textId="77777777" w:rsidR="00872A1C" w:rsidRDefault="00872A1C" w:rsidP="00382A9C"/>
        </w:tc>
        <w:tc>
          <w:tcPr>
            <w:tcW w:w="288" w:type="dxa"/>
          </w:tcPr>
          <w:p w14:paraId="0F438A6F" w14:textId="77777777" w:rsidR="00872A1C" w:rsidRDefault="00872A1C" w:rsidP="00382A9C">
            <w:pPr>
              <w:pStyle w:val="CopticCross"/>
            </w:pPr>
            <w:r w:rsidRPr="00FB5ACB">
              <w:t>¿</w:t>
            </w:r>
          </w:p>
        </w:tc>
        <w:tc>
          <w:tcPr>
            <w:tcW w:w="3960" w:type="dxa"/>
          </w:tcPr>
          <w:p w14:paraId="2D2282F7" w14:textId="77777777" w:rsidR="00872A1C" w:rsidRDefault="00872A1C" w:rsidP="00872A1C">
            <w:pPr>
              <w:pStyle w:val="CopticVersemulti-line"/>
            </w:pPr>
            <w:r>
              <w:t>Ⲧⲟⲧⲉ Ⲇⲁⲩⲓⲇ ϧⲉⲛ ⲟⲩⲣⲁϣⲓ:</w:t>
            </w:r>
          </w:p>
          <w:p w14:paraId="200711E1" w14:textId="77777777" w:rsidR="00872A1C" w:rsidRDefault="00872A1C" w:rsidP="00872A1C">
            <w:pPr>
              <w:pStyle w:val="CopticVersemulti-line"/>
            </w:pPr>
            <w:r>
              <w:t>ⲉϥⲥⲁϫⲓ ϧⲉⲛ ⲟⲩⲉⲣϣⲓϣⲓ:</w:t>
            </w:r>
          </w:p>
          <w:p w14:paraId="4A45978A" w14:textId="77777777" w:rsidR="00872A1C" w:rsidRDefault="00872A1C" w:rsidP="00872A1C">
            <w:pPr>
              <w:pStyle w:val="CopticVersemulti-line"/>
            </w:pPr>
            <w:r>
              <w:t>ⲧⲟⲧⲉ ⲉⲩⲉ̀ⲓ̀ⲛⲓ ⲛ̀ϩⲁⲛⲙⲁⲥⲓ:</w:t>
            </w:r>
          </w:p>
          <w:p w14:paraId="6AD368D0" w14:textId="77777777" w:rsidR="00872A1C" w:rsidRPr="005130A7" w:rsidRDefault="00872A1C" w:rsidP="00872A1C">
            <w:pPr>
              <w:pStyle w:val="CopticVerse"/>
            </w:pPr>
            <w:r>
              <w:t>ⲉ̀ⲡ̀ϣⲱⲓ ⲉ̀ϫⲉⲛ ⲡⲉⲕⲙⲁⲛⲉ̀ⲣϣⲱⲟⲩϣⲓ.</w:t>
            </w:r>
          </w:p>
        </w:tc>
      </w:tr>
      <w:tr w:rsidR="00872A1C" w14:paraId="043C19D5" w14:textId="77777777" w:rsidTr="00382A9C">
        <w:trPr>
          <w:cantSplit/>
          <w:jc w:val="center"/>
        </w:trPr>
        <w:tc>
          <w:tcPr>
            <w:tcW w:w="288" w:type="dxa"/>
          </w:tcPr>
          <w:p w14:paraId="141A5ADA" w14:textId="77777777" w:rsidR="00872A1C" w:rsidRDefault="00872A1C" w:rsidP="00382A9C">
            <w:pPr>
              <w:pStyle w:val="CopticCross"/>
            </w:pPr>
            <w:r w:rsidRPr="00FB5ACB">
              <w:t>¿</w:t>
            </w:r>
          </w:p>
        </w:tc>
        <w:tc>
          <w:tcPr>
            <w:tcW w:w="3960" w:type="dxa"/>
          </w:tcPr>
          <w:p w14:paraId="521C2247" w14:textId="77777777" w:rsidR="00872A1C" w:rsidRDefault="00872A1C" w:rsidP="00872A1C">
            <w:pPr>
              <w:pStyle w:val="EngHang"/>
            </w:pPr>
            <w:r>
              <w:t>Immanuel, the Son of God,</w:t>
            </w:r>
          </w:p>
          <w:p w14:paraId="1C5BE9C4" w14:textId="77777777" w:rsidR="00872A1C" w:rsidRDefault="00872A1C" w:rsidP="00872A1C">
            <w:pPr>
              <w:pStyle w:val="EngHang"/>
            </w:pPr>
            <w:r>
              <w:t>Is the true Sacrifice,</w:t>
            </w:r>
          </w:p>
          <w:p w14:paraId="0D23D43B" w14:textId="77777777" w:rsidR="00872A1C" w:rsidRDefault="00872A1C" w:rsidP="00872A1C">
            <w:pPr>
              <w:pStyle w:val="EngHang"/>
            </w:pPr>
            <w:r>
              <w:t>The oblation and burnt offering,</w:t>
            </w:r>
          </w:p>
          <w:p w14:paraId="32918E9C" w14:textId="77777777" w:rsidR="00872A1C" w:rsidRDefault="00872A1C" w:rsidP="00872A1C">
            <w:pPr>
              <w:pStyle w:val="EngHangEnd"/>
            </w:pPr>
            <w:r>
              <w:t>Placed on the Altar.</w:t>
            </w:r>
          </w:p>
        </w:tc>
        <w:tc>
          <w:tcPr>
            <w:tcW w:w="288" w:type="dxa"/>
          </w:tcPr>
          <w:p w14:paraId="1518D2D6" w14:textId="77777777" w:rsidR="00872A1C" w:rsidRDefault="00872A1C" w:rsidP="00382A9C"/>
        </w:tc>
        <w:tc>
          <w:tcPr>
            <w:tcW w:w="288" w:type="dxa"/>
          </w:tcPr>
          <w:p w14:paraId="745D1F40" w14:textId="77777777" w:rsidR="00872A1C" w:rsidRDefault="00872A1C" w:rsidP="00382A9C">
            <w:pPr>
              <w:pStyle w:val="CopticCross"/>
            </w:pPr>
            <w:r w:rsidRPr="00FB5ACB">
              <w:t>¿</w:t>
            </w:r>
          </w:p>
        </w:tc>
        <w:tc>
          <w:tcPr>
            <w:tcW w:w="3960" w:type="dxa"/>
          </w:tcPr>
          <w:p w14:paraId="3384CD57" w14:textId="77777777" w:rsidR="00872A1C" w:rsidRDefault="00872A1C" w:rsidP="00872A1C">
            <w:pPr>
              <w:pStyle w:val="CopticVersemulti-line"/>
            </w:pPr>
            <w:r>
              <w:t>Ⲩⲓⲟⲥ Ⲑⲉⲟⲥ Ⲉⲙⲙⲁⲛⲟⲩⲏⲗ:</w:t>
            </w:r>
          </w:p>
          <w:p w14:paraId="08C65C73" w14:textId="77777777" w:rsidR="00872A1C" w:rsidRDefault="00872A1C" w:rsidP="00872A1C">
            <w:pPr>
              <w:pStyle w:val="CopticVersemulti-line"/>
            </w:pPr>
            <w:r>
              <w:t>ⲡⲉ ⲡⲓϣⲟⲩϣⲱⲟⲩϣⲓ ⲙ̀ⲙⲉⲑⲙⲏⲓ:</w:t>
            </w:r>
          </w:p>
          <w:p w14:paraId="3CD55316" w14:textId="77777777" w:rsidR="00872A1C" w:rsidRDefault="00872A1C" w:rsidP="00872A1C">
            <w:pPr>
              <w:pStyle w:val="CopticVersemulti-line"/>
            </w:pPr>
            <w:r>
              <w:t>ⲟⲩⲁ̀ⲛⲁⲫⲟⲣⲁ ⲛⲉⲙ ⲟⲩϭⲗⲓⲗ:</w:t>
            </w:r>
          </w:p>
          <w:p w14:paraId="5EE14C61" w14:textId="77777777" w:rsidR="00872A1C" w:rsidRPr="005130A7" w:rsidRDefault="00872A1C" w:rsidP="00872A1C">
            <w:pPr>
              <w:pStyle w:val="CopticVerse"/>
            </w:pPr>
            <w:r>
              <w:t>ⲉ̀ⲧⲁⲩⲭⲁϥ ϧⲉⲙ ⲡⲓⲉⲣⲫⲉⲓ.</w:t>
            </w:r>
          </w:p>
        </w:tc>
      </w:tr>
      <w:tr w:rsidR="00872A1C" w14:paraId="470F914E" w14:textId="77777777" w:rsidTr="00382A9C">
        <w:trPr>
          <w:cantSplit/>
          <w:jc w:val="center"/>
        </w:trPr>
        <w:tc>
          <w:tcPr>
            <w:tcW w:w="288" w:type="dxa"/>
          </w:tcPr>
          <w:p w14:paraId="10B7A5C5" w14:textId="77777777" w:rsidR="00872A1C" w:rsidRDefault="00872A1C" w:rsidP="00382A9C">
            <w:pPr>
              <w:pStyle w:val="CopticCross"/>
            </w:pPr>
          </w:p>
        </w:tc>
        <w:tc>
          <w:tcPr>
            <w:tcW w:w="3960" w:type="dxa"/>
          </w:tcPr>
          <w:p w14:paraId="705F428B" w14:textId="77777777" w:rsidR="00872A1C" w:rsidRDefault="00872A1C" w:rsidP="00872A1C">
            <w:pPr>
              <w:pStyle w:val="EngHang"/>
            </w:pPr>
            <w:r>
              <w:t>He Who was raised</w:t>
            </w:r>
          </w:p>
          <w:p w14:paraId="1188AF62" w14:textId="77777777" w:rsidR="00872A1C" w:rsidRDefault="00872A1C" w:rsidP="00872A1C">
            <w:pPr>
              <w:pStyle w:val="EngHang"/>
            </w:pPr>
            <w:r>
              <w:t>On the Wood of the Cross,</w:t>
            </w:r>
          </w:p>
          <w:p w14:paraId="43BCF0D5" w14:textId="77777777" w:rsidR="00872A1C" w:rsidRDefault="00872A1C" w:rsidP="00872A1C">
            <w:pPr>
              <w:pStyle w:val="EngHang"/>
            </w:pPr>
            <w:r>
              <w:t>By His will alone,</w:t>
            </w:r>
          </w:p>
          <w:p w14:paraId="426FF7FE" w14:textId="77777777" w:rsidR="00872A1C" w:rsidRDefault="00872A1C" w:rsidP="00872A1C">
            <w:pPr>
              <w:pStyle w:val="EngHangEnd"/>
            </w:pPr>
            <w:r>
              <w:t>For the purification of the world.</w:t>
            </w:r>
          </w:p>
        </w:tc>
        <w:tc>
          <w:tcPr>
            <w:tcW w:w="288" w:type="dxa"/>
          </w:tcPr>
          <w:p w14:paraId="5C89923B" w14:textId="77777777" w:rsidR="00872A1C" w:rsidRDefault="00872A1C" w:rsidP="00382A9C"/>
        </w:tc>
        <w:tc>
          <w:tcPr>
            <w:tcW w:w="288" w:type="dxa"/>
          </w:tcPr>
          <w:p w14:paraId="24BBBBCD" w14:textId="77777777" w:rsidR="00872A1C" w:rsidRDefault="00872A1C" w:rsidP="00382A9C">
            <w:pPr>
              <w:pStyle w:val="CopticCross"/>
            </w:pPr>
          </w:p>
        </w:tc>
        <w:tc>
          <w:tcPr>
            <w:tcW w:w="3960" w:type="dxa"/>
          </w:tcPr>
          <w:p w14:paraId="51205D32" w14:textId="77777777" w:rsidR="00872A1C" w:rsidRDefault="00872A1C" w:rsidP="00872A1C">
            <w:pPr>
              <w:pStyle w:val="CopticVersemulti-line"/>
            </w:pPr>
            <w:r>
              <w:t>Ⲫⲏⲉ̀ⲧⲁⲩⲉⲛϥ ⲉ̀ⲡ̀ϣⲱⲓ ⲙ̀ⲙⲟϥ:</w:t>
            </w:r>
          </w:p>
          <w:p w14:paraId="61A42A11" w14:textId="77777777" w:rsidR="00872A1C" w:rsidRDefault="00872A1C" w:rsidP="00872A1C">
            <w:pPr>
              <w:pStyle w:val="CopticVersemulti-line"/>
            </w:pPr>
            <w:r>
              <w:t>ϩⲓϫⲉⲛ ⲡⲓϣⲉ ⲛ̀ⲧⲉ ⲡⲓⲥ̀ⲧⲁⲩⲫⲣⲟⲥ:</w:t>
            </w:r>
          </w:p>
          <w:p w14:paraId="71EEC562" w14:textId="77777777" w:rsidR="00872A1C" w:rsidRDefault="00872A1C" w:rsidP="00872A1C">
            <w:pPr>
              <w:pStyle w:val="CopticVersemulti-line"/>
            </w:pPr>
            <w:r>
              <w:t>ϧⲉⲛ ⲡⲉϥⲟⲩⲱϣ ⲙ̀ⲙⲓⲛ ⲙ̀ⲙⲟϥ:</w:t>
            </w:r>
          </w:p>
          <w:p w14:paraId="7017406D" w14:textId="77777777" w:rsidR="00872A1C" w:rsidRPr="005130A7" w:rsidRDefault="00872A1C" w:rsidP="00872A1C">
            <w:pPr>
              <w:pStyle w:val="CopticVerse"/>
            </w:pPr>
            <w:r>
              <w:t>ⲉⲑⲃⲉ ⲡ̀ⲧⲟⲩⲃⲟ ⲙ̀ⲡⲓⲕⲟⲥⲙⲟⲥ.</w:t>
            </w:r>
          </w:p>
        </w:tc>
      </w:tr>
      <w:tr w:rsidR="00872A1C" w14:paraId="5E188A16" w14:textId="77777777" w:rsidTr="00382A9C">
        <w:trPr>
          <w:cantSplit/>
          <w:jc w:val="center"/>
        </w:trPr>
        <w:tc>
          <w:tcPr>
            <w:tcW w:w="288" w:type="dxa"/>
          </w:tcPr>
          <w:p w14:paraId="3B4632FB" w14:textId="77777777" w:rsidR="00872A1C" w:rsidRDefault="00872A1C" w:rsidP="00382A9C">
            <w:pPr>
              <w:pStyle w:val="CopticCross"/>
            </w:pPr>
          </w:p>
        </w:tc>
        <w:tc>
          <w:tcPr>
            <w:tcW w:w="3960" w:type="dxa"/>
          </w:tcPr>
          <w:p w14:paraId="0F1E9244" w14:textId="77777777" w:rsidR="00872A1C" w:rsidRDefault="00872A1C" w:rsidP="00872A1C">
            <w:pPr>
              <w:pStyle w:val="EngHang"/>
            </w:pPr>
            <w:r>
              <w:t>Holy are You in truth,</w:t>
            </w:r>
          </w:p>
          <w:p w14:paraId="22DDEE55" w14:textId="77777777" w:rsidR="00872A1C" w:rsidRDefault="00872A1C" w:rsidP="00872A1C">
            <w:pPr>
              <w:pStyle w:val="EngHang"/>
            </w:pPr>
            <w:r>
              <w:t>Who are perfectly human,</w:t>
            </w:r>
          </w:p>
          <w:p w14:paraId="370CEC20" w14:textId="77777777" w:rsidR="00872A1C" w:rsidRDefault="00872A1C" w:rsidP="00872A1C">
            <w:pPr>
              <w:pStyle w:val="EngHang"/>
            </w:pPr>
            <w:r>
              <w:t>And God in truth in</w:t>
            </w:r>
          </w:p>
          <w:p w14:paraId="05CB58C7" w14:textId="77777777" w:rsidR="00872A1C" w:rsidRDefault="00872A1C" w:rsidP="00872A1C">
            <w:pPr>
              <w:pStyle w:val="EngHangEnd"/>
            </w:pPr>
            <w:r>
              <w:t xml:space="preserve">The perfection of Your wondrous </w:t>
            </w:r>
            <w:commentRangeStart w:id="1415"/>
            <w:r>
              <w:t>divinity</w:t>
            </w:r>
            <w:commentRangeEnd w:id="1415"/>
            <w:r>
              <w:rPr>
                <w:rStyle w:val="CommentReference"/>
              </w:rPr>
              <w:commentReference w:id="1415"/>
            </w:r>
            <w:r>
              <w:t>.</w:t>
            </w:r>
          </w:p>
        </w:tc>
        <w:tc>
          <w:tcPr>
            <w:tcW w:w="288" w:type="dxa"/>
          </w:tcPr>
          <w:p w14:paraId="651972E7" w14:textId="77777777" w:rsidR="00872A1C" w:rsidRDefault="00872A1C" w:rsidP="00382A9C"/>
        </w:tc>
        <w:tc>
          <w:tcPr>
            <w:tcW w:w="288" w:type="dxa"/>
          </w:tcPr>
          <w:p w14:paraId="1C59F2FE" w14:textId="77777777" w:rsidR="00872A1C" w:rsidRDefault="00872A1C" w:rsidP="00382A9C">
            <w:pPr>
              <w:pStyle w:val="CopticCross"/>
            </w:pPr>
          </w:p>
        </w:tc>
        <w:tc>
          <w:tcPr>
            <w:tcW w:w="3960" w:type="dxa"/>
          </w:tcPr>
          <w:p w14:paraId="41CBC367" w14:textId="77777777" w:rsidR="00872A1C" w:rsidRDefault="00872A1C" w:rsidP="00872A1C">
            <w:pPr>
              <w:pStyle w:val="CopticVersemulti-line"/>
            </w:pPr>
            <w:r>
              <w:t>Ⲭⲟⲩⲁⲃ ⲛ̀ⲑⲟⲕ ϧⲉⲛ ⲟⲩⲙⲉⲑⲙⲏⲓ:</w:t>
            </w:r>
          </w:p>
          <w:p w14:paraId="41142B0C" w14:textId="77777777" w:rsidR="00872A1C" w:rsidRDefault="00872A1C" w:rsidP="00872A1C">
            <w:pPr>
              <w:pStyle w:val="CopticVersemulti-line"/>
            </w:pPr>
            <w:r>
              <w:t>ⲱ̀ ⲫⲏⲉ̀ⲧⲁϥϫⲉⲕ ϯⲙⲉⲧⲣⲱⲙⲓ:</w:t>
            </w:r>
          </w:p>
          <w:p w14:paraId="3DC44307" w14:textId="77777777" w:rsidR="00872A1C" w:rsidRDefault="00872A1C" w:rsidP="00872A1C">
            <w:pPr>
              <w:pStyle w:val="CopticVersemulti-line"/>
            </w:pPr>
            <w:r>
              <w:t>ⲟⲩⲟϩ ⲛ̀ⲑⲟϥ ⲟⲩⲛⲟⲩϯ ⲙ̀ⲙⲏⲓ:</w:t>
            </w:r>
          </w:p>
          <w:p w14:paraId="2D4C2AF3" w14:textId="77777777" w:rsidR="00872A1C" w:rsidRPr="005130A7" w:rsidRDefault="00872A1C" w:rsidP="00872A1C">
            <w:pPr>
              <w:pStyle w:val="CopticVerse"/>
            </w:pPr>
            <w:r>
              <w:t>ϧⲉⲛ ⲡ̀ϫⲱⲕ ⲛ̀ⲧⲉϥⲙⲉⲑⲛⲟⲩϯ ⲛ̀ϣ̀ⲫⲏⲣⲓ.</w:t>
            </w:r>
          </w:p>
        </w:tc>
      </w:tr>
      <w:tr w:rsidR="00872A1C" w14:paraId="6ED7FE31" w14:textId="77777777" w:rsidTr="00382A9C">
        <w:trPr>
          <w:cantSplit/>
          <w:jc w:val="center"/>
        </w:trPr>
        <w:tc>
          <w:tcPr>
            <w:tcW w:w="288" w:type="dxa"/>
          </w:tcPr>
          <w:p w14:paraId="6E7657B7" w14:textId="77777777" w:rsidR="00872A1C" w:rsidRPr="003209AF" w:rsidRDefault="00872A1C" w:rsidP="00382A9C">
            <w:pPr>
              <w:pStyle w:val="CopticCross"/>
              <w:rPr>
                <w:b/>
              </w:rPr>
            </w:pPr>
            <w:r w:rsidRPr="00FB5ACB">
              <w:t>¿</w:t>
            </w:r>
          </w:p>
        </w:tc>
        <w:tc>
          <w:tcPr>
            <w:tcW w:w="3960" w:type="dxa"/>
          </w:tcPr>
          <w:p w14:paraId="4D0FECA2" w14:textId="77777777" w:rsidR="00872A1C" w:rsidRDefault="00872A1C" w:rsidP="00872A1C">
            <w:pPr>
              <w:pStyle w:val="EngHang"/>
            </w:pPr>
            <w:r>
              <w:t>Grant coolness and repose</w:t>
            </w:r>
          </w:p>
          <w:p w14:paraId="76F5E514" w14:textId="77777777" w:rsidR="00872A1C" w:rsidRDefault="00872A1C" w:rsidP="00872A1C">
            <w:pPr>
              <w:pStyle w:val="EngHang"/>
            </w:pPr>
            <w:r>
              <w:t>To all of Your people,</w:t>
            </w:r>
          </w:p>
          <w:p w14:paraId="5262357D" w14:textId="77777777" w:rsidR="00872A1C" w:rsidRDefault="00872A1C" w:rsidP="00872A1C">
            <w:pPr>
              <w:pStyle w:val="EngHang"/>
            </w:pPr>
            <w:r>
              <w:t>In the bosoms of the patriarchs,</w:t>
            </w:r>
          </w:p>
          <w:p w14:paraId="1CAAD4C1" w14:textId="77777777" w:rsidR="00872A1C" w:rsidRDefault="00872A1C" w:rsidP="00872A1C">
            <w:pPr>
              <w:pStyle w:val="EngHangEnd"/>
            </w:pPr>
            <w:r>
              <w:t>Abraham, Isaac, and Jacob.</w:t>
            </w:r>
          </w:p>
        </w:tc>
        <w:tc>
          <w:tcPr>
            <w:tcW w:w="288" w:type="dxa"/>
          </w:tcPr>
          <w:p w14:paraId="60B0A982" w14:textId="77777777" w:rsidR="00872A1C" w:rsidRDefault="00872A1C" w:rsidP="00382A9C"/>
        </w:tc>
        <w:tc>
          <w:tcPr>
            <w:tcW w:w="288" w:type="dxa"/>
          </w:tcPr>
          <w:p w14:paraId="7463BF4F" w14:textId="77777777" w:rsidR="00872A1C" w:rsidRDefault="00872A1C" w:rsidP="00382A9C">
            <w:pPr>
              <w:pStyle w:val="CopticCross"/>
            </w:pPr>
            <w:r w:rsidRPr="00FB5ACB">
              <w:t>¿</w:t>
            </w:r>
          </w:p>
        </w:tc>
        <w:tc>
          <w:tcPr>
            <w:tcW w:w="3960" w:type="dxa"/>
          </w:tcPr>
          <w:p w14:paraId="31AF26CC" w14:textId="77777777" w:rsidR="00872A1C" w:rsidRDefault="00872A1C" w:rsidP="00872A1C">
            <w:pPr>
              <w:pStyle w:val="CopticVersemulti-line"/>
            </w:pPr>
            <w:r>
              <w:t>Ⲯⲩⲭⲏ ⲛⲓⲃⲉⲛ ⲛ̀ⲧⲉ ⲡⲉⲕⲗⲁⲟⲥ:</w:t>
            </w:r>
          </w:p>
          <w:p w14:paraId="27702592" w14:textId="77777777" w:rsidR="00872A1C" w:rsidRDefault="00872A1C" w:rsidP="00872A1C">
            <w:pPr>
              <w:pStyle w:val="CopticVersemulti-line"/>
            </w:pPr>
            <w:r>
              <w:t>ⲙⲟⲓ ⲛⲱⲟⲩ ⲛ̀ⲟⲩⲙ̀ⲧⲟⲛ ⲛⲉⲙ ⲟⲩⲭ̀ⲃⲟⲃ:</w:t>
            </w:r>
          </w:p>
          <w:p w14:paraId="145E1421" w14:textId="77777777" w:rsidR="00872A1C" w:rsidRDefault="00872A1C" w:rsidP="00872A1C">
            <w:pPr>
              <w:pStyle w:val="CopticVersemulti-line"/>
            </w:pPr>
            <w:r>
              <w:t>ϧⲉⲛ ⲕⲉⲛϥ ⲛ̀ⲛⲓⲡ̀ⲣⲟⲧⲟⲡⲁⲧⲣⲟⲥ:</w:t>
            </w:r>
          </w:p>
          <w:p w14:paraId="7836F167" w14:textId="77777777" w:rsidR="00872A1C" w:rsidRPr="005130A7" w:rsidRDefault="00872A1C" w:rsidP="00872A1C">
            <w:pPr>
              <w:pStyle w:val="CopticVerse"/>
            </w:pPr>
            <w:r>
              <w:t>Ⲁⲃⲣⲁⲁⲙ Ⲓⲥⲁⲁⲕ Ⲓⲁⲕⲱⲃ.</w:t>
            </w:r>
          </w:p>
        </w:tc>
      </w:tr>
      <w:tr w:rsidR="00872A1C" w14:paraId="7814EB0C" w14:textId="77777777" w:rsidTr="00382A9C">
        <w:trPr>
          <w:cantSplit/>
          <w:jc w:val="center"/>
        </w:trPr>
        <w:tc>
          <w:tcPr>
            <w:tcW w:w="288" w:type="dxa"/>
          </w:tcPr>
          <w:p w14:paraId="6F3F8EB7" w14:textId="77777777" w:rsidR="00872A1C" w:rsidRDefault="00872A1C" w:rsidP="00382A9C">
            <w:pPr>
              <w:pStyle w:val="CopticCross"/>
            </w:pPr>
            <w:r w:rsidRPr="00FB5ACB">
              <w:t>¿</w:t>
            </w:r>
          </w:p>
        </w:tc>
        <w:tc>
          <w:tcPr>
            <w:tcW w:w="3960" w:type="dxa"/>
          </w:tcPr>
          <w:p w14:paraId="7452F87D" w14:textId="77777777" w:rsidR="00872A1C" w:rsidRDefault="00872A1C" w:rsidP="00872A1C">
            <w:pPr>
              <w:pStyle w:val="EngHang"/>
            </w:pPr>
            <w:r>
              <w:t>O Name full of glory,</w:t>
            </w:r>
          </w:p>
          <w:p w14:paraId="2E13D6E9" w14:textId="77777777" w:rsidR="00872A1C" w:rsidRDefault="00872A1C" w:rsidP="00872A1C">
            <w:pPr>
              <w:pStyle w:val="EngHang"/>
            </w:pPr>
            <w:r>
              <w:t>O Name full of blessing,</w:t>
            </w:r>
          </w:p>
          <w:p w14:paraId="4A287A17" w14:textId="77777777" w:rsidR="00872A1C" w:rsidRDefault="00872A1C" w:rsidP="00872A1C">
            <w:pPr>
              <w:pStyle w:val="EngHang"/>
            </w:pPr>
            <w:r>
              <w:t>Delivers us from the evil one,</w:t>
            </w:r>
          </w:p>
          <w:p w14:paraId="0DE0AF35" w14:textId="77777777" w:rsidR="00872A1C" w:rsidRDefault="00872A1C" w:rsidP="00872A1C">
            <w:pPr>
              <w:pStyle w:val="EngHangEnd"/>
            </w:pPr>
            <w:r>
              <w:t>The prince of death.</w:t>
            </w:r>
          </w:p>
        </w:tc>
        <w:tc>
          <w:tcPr>
            <w:tcW w:w="288" w:type="dxa"/>
          </w:tcPr>
          <w:p w14:paraId="7FAE387A" w14:textId="77777777" w:rsidR="00872A1C" w:rsidRDefault="00872A1C" w:rsidP="00382A9C"/>
        </w:tc>
        <w:tc>
          <w:tcPr>
            <w:tcW w:w="288" w:type="dxa"/>
          </w:tcPr>
          <w:p w14:paraId="59B99150" w14:textId="77777777" w:rsidR="00872A1C" w:rsidRDefault="00872A1C" w:rsidP="00382A9C">
            <w:pPr>
              <w:pStyle w:val="CopticCross"/>
            </w:pPr>
            <w:r w:rsidRPr="00FB5ACB">
              <w:t>¿</w:t>
            </w:r>
          </w:p>
        </w:tc>
        <w:tc>
          <w:tcPr>
            <w:tcW w:w="3960" w:type="dxa"/>
          </w:tcPr>
          <w:p w14:paraId="3F08809B"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ⲛ̀ⲱ̀ⲟⲩ:</w:t>
            </w:r>
          </w:p>
          <w:p w14:paraId="443A8C48" w14:textId="77777777" w:rsidR="00872A1C" w:rsidRDefault="00872A1C" w:rsidP="00872A1C">
            <w:pPr>
              <w:pStyle w:val="CopticVersemulti-line"/>
              <w:rPr>
                <w:rFonts w:eastAsia="Arial Unicode MS" w:cs="FreeSerifAvvaShenouda"/>
              </w:rPr>
            </w:pPr>
            <w:r>
              <w:rPr>
                <w:rFonts w:eastAsia="Arial Unicode MS" w:cs="FreeSerifAvvaShenouda"/>
              </w:rPr>
              <w:t>ⲱ̀ ⲡⲓⲣⲁⲛ ⲉⲑⲙⲉϩ ⲛ̀ⲥ̀ⲙⲟⲩ:</w:t>
            </w:r>
          </w:p>
          <w:p w14:paraId="1524750F" w14:textId="77777777" w:rsidR="00872A1C" w:rsidRDefault="00872A1C" w:rsidP="00872A1C">
            <w:pPr>
              <w:pStyle w:val="CopticVersemulti-line"/>
              <w:rPr>
                <w:rFonts w:eastAsia="Arial Unicode MS" w:cs="FreeSerifAvvaShenouda"/>
              </w:rPr>
            </w:pPr>
            <w:r>
              <w:rPr>
                <w:rFonts w:eastAsia="Arial Unicode MS" w:cs="FreeSerifAvvaShenouda"/>
              </w:rPr>
              <w:t>ⲙⲁϩⲙⲉⲧ ⲉ̀ⲃⲟⲗϩⲁ ⲡⲓⲡⲉⲧϩⲱⲟⲩ:</w:t>
            </w:r>
          </w:p>
          <w:p w14:paraId="32AB7E31" w14:textId="77777777" w:rsidR="00872A1C" w:rsidRPr="00384F62" w:rsidRDefault="00872A1C" w:rsidP="00872A1C">
            <w:pPr>
              <w:pStyle w:val="CopticVerse"/>
            </w:pPr>
            <w:r>
              <w:t>ⲛⲉⲙ ⲉ̀ⲃⲟⲗϩⲁ ⲡ̀ⲉⲣϣⲓϣⲓ ⲛ̀ⲧⲉ ⲫ̀ⲙⲟⲩ.</w:t>
            </w:r>
          </w:p>
        </w:tc>
      </w:tr>
    </w:tbl>
    <w:p w14:paraId="558A35FA" w14:textId="77777777" w:rsidR="00382A9C" w:rsidRPr="00382A9C" w:rsidRDefault="00382A9C" w:rsidP="00382A9C"/>
    <w:p w14:paraId="32459329" w14:textId="77777777" w:rsidR="00495F1A" w:rsidRDefault="00FF5FF3" w:rsidP="00495F1A">
      <w:pPr>
        <w:pStyle w:val="Heading3"/>
      </w:pPr>
      <w:bookmarkStart w:id="1416" w:name="_Toc410196206"/>
      <w:bookmarkStart w:id="1417" w:name="_Toc410196448"/>
      <w:bookmarkStart w:id="1418" w:name="_Toc410196950"/>
      <w:bookmarkStart w:id="1419" w:name="_Toc448227537"/>
      <w:r>
        <w:t xml:space="preserve">January 6 (7) / Tobi 11: The Feast of </w:t>
      </w:r>
      <w:r w:rsidR="00495F1A">
        <w:t>Theophany</w:t>
      </w:r>
      <w:bookmarkEnd w:id="1416"/>
      <w:bookmarkEnd w:id="1417"/>
      <w:bookmarkEnd w:id="1418"/>
      <w:bookmarkEnd w:id="1419"/>
    </w:p>
    <w:p w14:paraId="322B4F7B" w14:textId="77777777" w:rsidR="00FF5FF3" w:rsidRDefault="00430630" w:rsidP="00FF5FF3">
      <w:pPr>
        <w:pStyle w:val="Heading4"/>
      </w:pPr>
      <w:bookmarkStart w:id="1420" w:name="_Ref434477630"/>
      <w:r>
        <w:t>An</w:t>
      </w:r>
      <w:r w:rsidR="00FF5FF3">
        <w:t xml:space="preserve"> </w:t>
      </w:r>
      <w:r>
        <w:t xml:space="preserve">Abridged </w:t>
      </w:r>
      <w:r w:rsidR="00FF5FF3">
        <w:t>Doxology</w:t>
      </w:r>
      <w:r w:rsidR="00E21EA3">
        <w:t xml:space="preserve"> for Theophany</w:t>
      </w:r>
      <w:bookmarkEnd w:id="142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546F9D97" w14:textId="77777777" w:rsidTr="00430630">
        <w:trPr>
          <w:cantSplit/>
          <w:jc w:val="center"/>
        </w:trPr>
        <w:tc>
          <w:tcPr>
            <w:tcW w:w="288" w:type="dxa"/>
          </w:tcPr>
          <w:p w14:paraId="4294F561" w14:textId="77777777" w:rsidR="00430630" w:rsidRDefault="00430630" w:rsidP="00430630">
            <w:pPr>
              <w:pStyle w:val="CopticCross"/>
            </w:pPr>
          </w:p>
        </w:tc>
        <w:tc>
          <w:tcPr>
            <w:tcW w:w="3960" w:type="dxa"/>
          </w:tcPr>
          <w:p w14:paraId="67965FF4" w14:textId="77777777" w:rsidR="00430630" w:rsidRDefault="00430630" w:rsidP="00430630">
            <w:pPr>
              <w:pStyle w:val="EngHang"/>
            </w:pPr>
            <w:r>
              <w:t>Our mouth is filled with joy,</w:t>
            </w:r>
          </w:p>
          <w:p w14:paraId="0EEC0C0E" w14:textId="77777777" w:rsidR="00430630" w:rsidRDefault="00430630" w:rsidP="00430630">
            <w:pPr>
              <w:pStyle w:val="EngHang"/>
            </w:pPr>
            <w:r>
              <w:t>And our tongue with rejoicing,</w:t>
            </w:r>
          </w:p>
          <w:p w14:paraId="10972498" w14:textId="77777777" w:rsidR="00430630" w:rsidRDefault="00430630" w:rsidP="00430630">
            <w:pPr>
              <w:pStyle w:val="EngHang"/>
            </w:pPr>
            <w:r>
              <w:t>For our Lord Jesus Christ</w:t>
            </w:r>
          </w:p>
          <w:p w14:paraId="116394D7" w14:textId="77777777" w:rsidR="00430630" w:rsidRDefault="00430630" w:rsidP="00430630">
            <w:pPr>
              <w:pStyle w:val="EngHangEnd"/>
            </w:pPr>
            <w:r>
              <w:t>Was baptised in the Jordan.</w:t>
            </w:r>
          </w:p>
        </w:tc>
        <w:tc>
          <w:tcPr>
            <w:tcW w:w="288" w:type="dxa"/>
          </w:tcPr>
          <w:p w14:paraId="3451C9BB" w14:textId="77777777" w:rsidR="00430630" w:rsidRDefault="00430630" w:rsidP="00430630"/>
        </w:tc>
        <w:tc>
          <w:tcPr>
            <w:tcW w:w="288" w:type="dxa"/>
          </w:tcPr>
          <w:p w14:paraId="40B4EBAB" w14:textId="77777777" w:rsidR="00430630" w:rsidRDefault="00430630" w:rsidP="00430630">
            <w:pPr>
              <w:pStyle w:val="CopticCross"/>
            </w:pPr>
          </w:p>
        </w:tc>
        <w:tc>
          <w:tcPr>
            <w:tcW w:w="3960" w:type="dxa"/>
          </w:tcPr>
          <w:p w14:paraId="77C1C5B3" w14:textId="77777777" w:rsidR="00430630" w:rsidRDefault="00430630" w:rsidP="00430630">
            <w:pPr>
              <w:pStyle w:val="CopticVersemulti-line"/>
            </w:pPr>
            <w:r>
              <w:t>Ⲧⲟⲧⲉ ⲣⲱⲛ ⲁϥⲙⲟϩ ⲛ̀ⲣⲁϣⲓ:</w:t>
            </w:r>
          </w:p>
          <w:p w14:paraId="5FCA6846" w14:textId="77777777" w:rsidR="00430630" w:rsidRDefault="00430630" w:rsidP="00430630">
            <w:pPr>
              <w:pStyle w:val="CopticVersemulti-line"/>
            </w:pPr>
            <w:r>
              <w:t>ⲟⲩⲟϩ ⲛⲉⲛⲗⲁⲥ ϧⲉⲛ ⲟⲩⲑⲉⲗⲏⲗ:</w:t>
            </w:r>
          </w:p>
          <w:p w14:paraId="730F3632" w14:textId="77777777" w:rsidR="00430630" w:rsidRDefault="00430630" w:rsidP="00430630">
            <w:pPr>
              <w:pStyle w:val="CopticVersemulti-line"/>
            </w:pPr>
            <w:r>
              <w:t>ϫⲉ Ⲡⲉⲛⲟ̄ⲥ̄ Ⲓⲏ̄ⲥ̄ Ⲡⲭ̄ⲥ̄:</w:t>
            </w:r>
          </w:p>
          <w:p w14:paraId="299F042B" w14:textId="77777777" w:rsidR="00430630" w:rsidRPr="00C35319" w:rsidRDefault="00430630" w:rsidP="00430630">
            <w:pPr>
              <w:pStyle w:val="CopticHangingVerse"/>
            </w:pPr>
            <w:r>
              <w:t>ⲁϥϭⲓⲱⲙⲥ ϩⲓⲧⲉⲛ Ⲓⲱⲁⲛⲛⲏⲥ.</w:t>
            </w:r>
          </w:p>
        </w:tc>
      </w:tr>
      <w:tr w:rsidR="00430630" w14:paraId="26383071" w14:textId="77777777" w:rsidTr="00430630">
        <w:trPr>
          <w:cantSplit/>
          <w:jc w:val="center"/>
        </w:trPr>
        <w:tc>
          <w:tcPr>
            <w:tcW w:w="288" w:type="dxa"/>
          </w:tcPr>
          <w:p w14:paraId="58FD9DFE" w14:textId="77777777" w:rsidR="00430630" w:rsidRDefault="00430630" w:rsidP="00430630">
            <w:pPr>
              <w:pStyle w:val="CopticCross"/>
            </w:pPr>
            <w:r w:rsidRPr="00FB5ACB">
              <w:t>¿</w:t>
            </w:r>
          </w:p>
        </w:tc>
        <w:tc>
          <w:tcPr>
            <w:tcW w:w="3960" w:type="dxa"/>
          </w:tcPr>
          <w:p w14:paraId="14A307F2" w14:textId="77777777" w:rsidR="00430630" w:rsidRDefault="00430630" w:rsidP="00430630">
            <w:pPr>
              <w:pStyle w:val="EngHang"/>
            </w:pPr>
            <w:r>
              <w:t>The Only-Begotten God</w:t>
            </w:r>
          </w:p>
          <w:p w14:paraId="4D748D41" w14:textId="77777777" w:rsidR="00430630" w:rsidRDefault="00430630" w:rsidP="00430630">
            <w:pPr>
              <w:pStyle w:val="EngHang"/>
            </w:pPr>
            <w:r>
              <w:t>Came to the Jordan,</w:t>
            </w:r>
          </w:p>
          <w:p w14:paraId="0B5BD540" w14:textId="77777777" w:rsidR="00430630" w:rsidRDefault="00430630" w:rsidP="00430630">
            <w:pPr>
              <w:pStyle w:val="EngHang"/>
            </w:pPr>
            <w:r>
              <w:t>And the image that had been tarnished</w:t>
            </w:r>
          </w:p>
          <w:p w14:paraId="5D10BB89" w14:textId="77777777" w:rsidR="00430630" w:rsidRDefault="00430630" w:rsidP="00430630">
            <w:pPr>
              <w:pStyle w:val="EngHangEnd"/>
            </w:pPr>
            <w:r>
              <w:t>And ruined by Sin—</w:t>
            </w:r>
          </w:p>
        </w:tc>
        <w:tc>
          <w:tcPr>
            <w:tcW w:w="288" w:type="dxa"/>
          </w:tcPr>
          <w:p w14:paraId="65F754F4" w14:textId="77777777" w:rsidR="00430630" w:rsidRDefault="00430630" w:rsidP="00430630"/>
        </w:tc>
        <w:tc>
          <w:tcPr>
            <w:tcW w:w="288" w:type="dxa"/>
          </w:tcPr>
          <w:p w14:paraId="5C82FAD7" w14:textId="77777777" w:rsidR="00430630" w:rsidRDefault="00430630" w:rsidP="00430630">
            <w:pPr>
              <w:pStyle w:val="CopticCross"/>
            </w:pPr>
            <w:r w:rsidRPr="00FB5ACB">
              <w:t>¿</w:t>
            </w:r>
          </w:p>
        </w:tc>
        <w:tc>
          <w:tcPr>
            <w:tcW w:w="3960" w:type="dxa"/>
          </w:tcPr>
          <w:p w14:paraId="27DE0105" w14:textId="77777777" w:rsidR="00430630" w:rsidRDefault="00430630" w:rsidP="00430630">
            <w:pPr>
              <w:pStyle w:val="CopticVersemulti-line"/>
            </w:pPr>
            <w:r>
              <w:t xml:space="preserve">Ⲫϯ ⲡⲓⲙⲟⲛⲟⲅⲉⲛⲏⲥ: </w:t>
            </w:r>
          </w:p>
          <w:p w14:paraId="0AD9DA69" w14:textId="77777777" w:rsidR="00430630" w:rsidRDefault="00430630" w:rsidP="00430630">
            <w:pPr>
              <w:pStyle w:val="CopticVersemulti-line"/>
            </w:pPr>
            <w:r>
              <w:t>ⲁϥⲓ̀ ⲉ̀ϫⲉⲛ ⲡⲓⲒⲟⲩⲣⲇⲁⲛⲏⲥ:</w:t>
            </w:r>
          </w:p>
          <w:p w14:paraId="629CAD75" w14:textId="77777777" w:rsidR="00430630" w:rsidRDefault="00430630" w:rsidP="00430630">
            <w:pPr>
              <w:pStyle w:val="CopticVersemulti-line"/>
            </w:pPr>
            <w:r>
              <w:t>ϯϩⲓⲕⲱⲛ ⲉ̀ⲧⲁⲥⲧⲁⲕⲟ:</w:t>
            </w:r>
          </w:p>
          <w:p w14:paraId="2FB74E00" w14:textId="77777777" w:rsidR="00430630" w:rsidRPr="00C35319" w:rsidRDefault="00430630" w:rsidP="00430630">
            <w:pPr>
              <w:pStyle w:val="CopticHangingVerse"/>
            </w:pPr>
            <w:r>
              <w:t>ⲟⲩⲟϩ ⲁⲥⲙⲟⲩ ϧⲉⲛ ⲡⲓⲛⲟⲃⲓ.</w:t>
            </w:r>
          </w:p>
        </w:tc>
      </w:tr>
      <w:tr w:rsidR="00430630" w14:paraId="7B2AE7E2" w14:textId="77777777" w:rsidTr="00430630">
        <w:trPr>
          <w:cantSplit/>
          <w:jc w:val="center"/>
        </w:trPr>
        <w:tc>
          <w:tcPr>
            <w:tcW w:w="288" w:type="dxa"/>
          </w:tcPr>
          <w:p w14:paraId="54A71BBE" w14:textId="77777777" w:rsidR="00430630" w:rsidRDefault="00430630" w:rsidP="00430630">
            <w:pPr>
              <w:pStyle w:val="CopticCross"/>
            </w:pPr>
          </w:p>
        </w:tc>
        <w:tc>
          <w:tcPr>
            <w:tcW w:w="3960" w:type="dxa"/>
          </w:tcPr>
          <w:p w14:paraId="29E026CF" w14:textId="77777777" w:rsidR="00430630" w:rsidRDefault="00430630" w:rsidP="00430630">
            <w:pPr>
              <w:pStyle w:val="EngHang"/>
            </w:pPr>
            <w:r>
              <w:t>He restored once again</w:t>
            </w:r>
          </w:p>
          <w:p w14:paraId="173DA46D" w14:textId="77777777" w:rsidR="00430630" w:rsidRDefault="00430630" w:rsidP="00430630">
            <w:pPr>
              <w:pStyle w:val="EngHang"/>
            </w:pPr>
            <w:r>
              <w:t>By the baptism of water.</w:t>
            </w:r>
          </w:p>
          <w:p w14:paraId="32D9992E" w14:textId="77777777" w:rsidR="00430630" w:rsidRDefault="00430630" w:rsidP="00430630">
            <w:pPr>
              <w:pStyle w:val="EngHang"/>
            </w:pPr>
            <w:r>
              <w:t>He demolished the head of the dragon,</w:t>
            </w:r>
          </w:p>
          <w:p w14:paraId="60D63A4C" w14:textId="77777777" w:rsidR="00430630" w:rsidRDefault="00430630" w:rsidP="00430630">
            <w:pPr>
              <w:pStyle w:val="EngHangEnd"/>
            </w:pPr>
            <w:r>
              <w:t>In the waters of the Jordan.</w:t>
            </w:r>
          </w:p>
        </w:tc>
        <w:tc>
          <w:tcPr>
            <w:tcW w:w="288" w:type="dxa"/>
          </w:tcPr>
          <w:p w14:paraId="1587657B" w14:textId="77777777" w:rsidR="00430630" w:rsidRDefault="00430630" w:rsidP="00430630"/>
        </w:tc>
        <w:tc>
          <w:tcPr>
            <w:tcW w:w="288" w:type="dxa"/>
          </w:tcPr>
          <w:p w14:paraId="064CDA6E" w14:textId="77777777" w:rsidR="00430630" w:rsidRDefault="00430630" w:rsidP="00430630">
            <w:pPr>
              <w:pStyle w:val="CopticCross"/>
            </w:pPr>
          </w:p>
        </w:tc>
        <w:tc>
          <w:tcPr>
            <w:tcW w:w="3960" w:type="dxa"/>
          </w:tcPr>
          <w:p w14:paraId="4D647105" w14:textId="77777777" w:rsidR="00430630" w:rsidRDefault="00430630" w:rsidP="00430630">
            <w:pPr>
              <w:pStyle w:val="CopticVersemulti-line"/>
            </w:pPr>
            <w:r>
              <w:t>Ⲁϥⲁⲓⲥ ⲙ̀ⲃⲉⲣⲓ ⲛ̀ⲕⲉⲥⲟⲡ:</w:t>
            </w:r>
          </w:p>
          <w:p w14:paraId="2150BC76" w14:textId="77777777" w:rsidR="00430630" w:rsidRDefault="00430630" w:rsidP="00430630">
            <w:pPr>
              <w:pStyle w:val="CopticVersemulti-line"/>
            </w:pPr>
            <w:r>
              <w:t>Ϩⲓⲧⲉⲛ ⲡⲓⲱⲙⲥ ⲛ̀ⲧⲉ ⲡⲓⲙⲱⲟⲩ:</w:t>
            </w:r>
          </w:p>
          <w:p w14:paraId="315AC712" w14:textId="77777777" w:rsidR="00430630" w:rsidRDefault="00430630" w:rsidP="00430630">
            <w:pPr>
              <w:pStyle w:val="CopticVersemulti-line"/>
            </w:pPr>
            <w:r>
              <w:t>ⲟⲩⲟϩ ⲁϥⲗⲱⲥ ⲛ̀ⲧ̀ⲁ̀ⲫⲉ ⲙ̀ⲡⲓⲇ̀ⲣⲁⲕⲟⲛ:</w:t>
            </w:r>
          </w:p>
          <w:p w14:paraId="0293CCF8" w14:textId="77777777" w:rsidR="00430630" w:rsidRDefault="00430630" w:rsidP="00430630">
            <w:pPr>
              <w:pStyle w:val="CopticHangingVerse"/>
            </w:pPr>
            <w:r>
              <w:t>ϩⲓϫⲉⲛ ⲛⲓⲱⲙⲟⲩ ⲛ̀ⲧⲉ ⲡⲓⲒⲟⲣⲇⲁⲛⲏⲥ.</w:t>
            </w:r>
          </w:p>
        </w:tc>
      </w:tr>
      <w:tr w:rsidR="00430630" w14:paraId="1C838562" w14:textId="77777777" w:rsidTr="00430630">
        <w:trPr>
          <w:cantSplit/>
          <w:jc w:val="center"/>
        </w:trPr>
        <w:tc>
          <w:tcPr>
            <w:tcW w:w="288" w:type="dxa"/>
          </w:tcPr>
          <w:p w14:paraId="380EC63C" w14:textId="77777777" w:rsidR="00430630" w:rsidRDefault="00430630" w:rsidP="00430630">
            <w:pPr>
              <w:pStyle w:val="CopticCross"/>
            </w:pPr>
            <w:r w:rsidRPr="00FB5ACB">
              <w:t>¿</w:t>
            </w:r>
          </w:p>
        </w:tc>
        <w:tc>
          <w:tcPr>
            <w:tcW w:w="3960" w:type="dxa"/>
          </w:tcPr>
          <w:p w14:paraId="29D7C364" w14:textId="77777777" w:rsidR="00430630" w:rsidRDefault="00430630" w:rsidP="00430630">
            <w:pPr>
              <w:pStyle w:val="EngHang"/>
            </w:pPr>
            <w:r>
              <w:t>[John] saw the Holy Spirit</w:t>
            </w:r>
          </w:p>
          <w:p w14:paraId="556F93C4" w14:textId="77777777" w:rsidR="00430630" w:rsidRDefault="00430630" w:rsidP="00430630">
            <w:pPr>
              <w:pStyle w:val="EngHang"/>
            </w:pPr>
            <w:r>
              <w:t>Coming down from heaven,</w:t>
            </w:r>
          </w:p>
          <w:p w14:paraId="3484A823" w14:textId="77777777" w:rsidR="00430630" w:rsidRDefault="00430630" w:rsidP="00430630">
            <w:pPr>
              <w:pStyle w:val="EngHang"/>
            </w:pPr>
            <w:r>
              <w:t>And heard the voice of the Father,</w:t>
            </w:r>
          </w:p>
          <w:p w14:paraId="603309B3" w14:textId="77777777" w:rsidR="00430630" w:rsidRDefault="00430630" w:rsidP="00430630">
            <w:pPr>
              <w:pStyle w:val="EngHangEnd"/>
            </w:pPr>
            <w:r>
              <w:t>Proclaiming and saying,</w:t>
            </w:r>
          </w:p>
        </w:tc>
        <w:tc>
          <w:tcPr>
            <w:tcW w:w="288" w:type="dxa"/>
          </w:tcPr>
          <w:p w14:paraId="210800B4" w14:textId="77777777" w:rsidR="00430630" w:rsidRDefault="00430630" w:rsidP="00430630"/>
        </w:tc>
        <w:tc>
          <w:tcPr>
            <w:tcW w:w="288" w:type="dxa"/>
          </w:tcPr>
          <w:p w14:paraId="4B0FC9B7" w14:textId="77777777" w:rsidR="00430630" w:rsidRDefault="00430630" w:rsidP="00430630">
            <w:pPr>
              <w:pStyle w:val="CopticCross"/>
            </w:pPr>
            <w:r w:rsidRPr="00FB5ACB">
              <w:t>¿</w:t>
            </w:r>
          </w:p>
        </w:tc>
        <w:tc>
          <w:tcPr>
            <w:tcW w:w="3960" w:type="dxa"/>
          </w:tcPr>
          <w:p w14:paraId="37BA4088" w14:textId="77777777" w:rsidR="00430630" w:rsidRDefault="00430630" w:rsidP="00430630">
            <w:pPr>
              <w:pStyle w:val="CopticVersemulti-line"/>
            </w:pPr>
            <w:r>
              <w:t>Ⲁⲓⲛⲟⲩ ⲉ̀Ⲡⲓⲡ̄ⲛ̄ⲁ̄ ⲉ̄ⲑ̄ⲩ̄:</w:t>
            </w:r>
          </w:p>
          <w:p w14:paraId="7F4A6D15" w14:textId="77777777" w:rsidR="00430630" w:rsidRDefault="00430630" w:rsidP="00430630">
            <w:pPr>
              <w:pStyle w:val="CopticVersemulti-line"/>
            </w:pPr>
            <w:r>
              <w:t>ⲉ̀ⲧⲁϥⲓ̀ ⲉ̀ⲡⲉⲥⲏⲧ ⲉ̀ⲃⲟⲗ ϧⲉⲛ ⲧ̀ⲫⲉ:</w:t>
            </w:r>
          </w:p>
          <w:p w14:paraId="6547AA00" w14:textId="77777777" w:rsidR="00430630" w:rsidRDefault="00430630" w:rsidP="00430630">
            <w:pPr>
              <w:pStyle w:val="CopticVersemulti-line"/>
            </w:pPr>
            <w:r>
              <w:t>ⲁⲓⲥⲱⲧⲉⲙ ⲉ̀ⲧ̀ⲥ̀ⲙⲏ ⲛ̀ⲧⲉ Ⲫⲓⲱⲧ:</w:t>
            </w:r>
          </w:p>
          <w:p w14:paraId="0951A715" w14:textId="77777777" w:rsidR="00430630" w:rsidRDefault="00430630" w:rsidP="00430630">
            <w:pPr>
              <w:pStyle w:val="CopticHangingVerse"/>
            </w:pPr>
            <w:r>
              <w:t>ⲉⲥⲱϣ ⲉ̀ⲃⲟⲗ ⲉⲥϫⲱ ⲙ̀ⲙⲟⲥ.</w:t>
            </w:r>
          </w:p>
        </w:tc>
      </w:tr>
      <w:tr w:rsidR="00430630" w14:paraId="3CEECA4E" w14:textId="77777777" w:rsidTr="00430630">
        <w:trPr>
          <w:cantSplit/>
          <w:jc w:val="center"/>
        </w:trPr>
        <w:tc>
          <w:tcPr>
            <w:tcW w:w="288" w:type="dxa"/>
          </w:tcPr>
          <w:p w14:paraId="7CA0AF47" w14:textId="77777777" w:rsidR="00430630" w:rsidRDefault="00430630" w:rsidP="00430630">
            <w:pPr>
              <w:pStyle w:val="CopticCross"/>
            </w:pPr>
          </w:p>
        </w:tc>
        <w:tc>
          <w:tcPr>
            <w:tcW w:w="3960" w:type="dxa"/>
          </w:tcPr>
          <w:p w14:paraId="3B713D37" w14:textId="77777777" w:rsidR="00430630" w:rsidRDefault="00430630" w:rsidP="00430630">
            <w:pPr>
              <w:pStyle w:val="EngHang"/>
            </w:pPr>
            <w:r>
              <w:t>“This is My Beloved Son,</w:t>
            </w:r>
          </w:p>
          <w:p w14:paraId="02463BBA" w14:textId="77777777" w:rsidR="00430630" w:rsidRDefault="00430630" w:rsidP="00430630">
            <w:pPr>
              <w:pStyle w:val="EngHang"/>
            </w:pPr>
            <w:r>
              <w:t>In Whom My soul is pleased;</w:t>
            </w:r>
          </w:p>
          <w:p w14:paraId="5B6E12C1" w14:textId="77777777" w:rsidR="00430630" w:rsidRDefault="00430630" w:rsidP="00430630">
            <w:pPr>
              <w:pStyle w:val="EngHang"/>
            </w:pPr>
            <w:r>
              <w:t>He has done My will: hear Him,</w:t>
            </w:r>
          </w:p>
          <w:p w14:paraId="28D25B32" w14:textId="77777777" w:rsidR="00430630" w:rsidRDefault="00430630" w:rsidP="00430630">
            <w:pPr>
              <w:pStyle w:val="EngHangEnd"/>
            </w:pPr>
            <w:r>
              <w:t>For He is the Life-Giver.”</w:t>
            </w:r>
          </w:p>
        </w:tc>
        <w:tc>
          <w:tcPr>
            <w:tcW w:w="288" w:type="dxa"/>
          </w:tcPr>
          <w:p w14:paraId="290158EB" w14:textId="77777777" w:rsidR="00430630" w:rsidRDefault="00430630" w:rsidP="00430630"/>
        </w:tc>
        <w:tc>
          <w:tcPr>
            <w:tcW w:w="288" w:type="dxa"/>
          </w:tcPr>
          <w:p w14:paraId="33BCFB59" w14:textId="77777777" w:rsidR="00430630" w:rsidRDefault="00430630" w:rsidP="00430630">
            <w:pPr>
              <w:pStyle w:val="CopticCross"/>
            </w:pPr>
          </w:p>
        </w:tc>
        <w:tc>
          <w:tcPr>
            <w:tcW w:w="3960" w:type="dxa"/>
          </w:tcPr>
          <w:p w14:paraId="74036636" w14:textId="77777777" w:rsidR="00430630" w:rsidRDefault="00430630" w:rsidP="00430630">
            <w:pPr>
              <w:pStyle w:val="CopticVersemulti-line"/>
            </w:pPr>
            <w:r>
              <w:t>Ϫⲉ ⲫⲁⲓ ⲡⲉ ⲡⲁϣⲏⲣⲓ ⲡⲁⲙⲉⲛⲣⲓⲧ:</w:t>
            </w:r>
          </w:p>
          <w:p w14:paraId="41752080" w14:textId="77777777" w:rsidR="00430630" w:rsidRDefault="00430630" w:rsidP="00430630">
            <w:pPr>
              <w:pStyle w:val="CopticVersemulti-line"/>
            </w:pPr>
            <w:r>
              <w:t>ⲉ̀ⲧⲁ ⲧⲁⲯⲩⲭⲏ ϯⲙⲁϯ ⲛ̀ϧⲏⲧϥ:</w:t>
            </w:r>
          </w:p>
          <w:p w14:paraId="456CA425" w14:textId="77777777" w:rsidR="00430630" w:rsidRDefault="00430630" w:rsidP="00430630">
            <w:pPr>
              <w:pStyle w:val="CopticVersemulti-line"/>
            </w:pPr>
            <w:r>
              <w:t>ⲁϥⲉⲣⲡⲁⲟⲩⲱϣ ⲥⲱⲧⲉⲙ ⲛ̀ⲥⲱϥ:</w:t>
            </w:r>
          </w:p>
          <w:p w14:paraId="73E1EA84" w14:textId="77777777" w:rsidR="00430630" w:rsidRDefault="00430630" w:rsidP="00430630">
            <w:pPr>
              <w:pStyle w:val="CopticHangingVerse"/>
            </w:pPr>
            <w:r>
              <w:t xml:space="preserve">ϫⲉ ⲛ̀ⲑⲟϥ ⲡⲉ ⲡⲓⲣⲉϥⲧⲁⲛϧⲟ. </w:t>
            </w:r>
          </w:p>
        </w:tc>
      </w:tr>
      <w:tr w:rsidR="00430630" w14:paraId="462AABB2" w14:textId="77777777" w:rsidTr="00430630">
        <w:trPr>
          <w:cantSplit/>
          <w:jc w:val="center"/>
        </w:trPr>
        <w:tc>
          <w:tcPr>
            <w:tcW w:w="288" w:type="dxa"/>
          </w:tcPr>
          <w:p w14:paraId="2FD3F205" w14:textId="77777777" w:rsidR="00430630" w:rsidRDefault="00430630" w:rsidP="00430630">
            <w:pPr>
              <w:pStyle w:val="CopticCross"/>
            </w:pPr>
            <w:r w:rsidRPr="00FB5ACB">
              <w:lastRenderedPageBreak/>
              <w:t>¿</w:t>
            </w:r>
          </w:p>
        </w:tc>
        <w:tc>
          <w:tcPr>
            <w:tcW w:w="3960" w:type="dxa"/>
          </w:tcPr>
          <w:p w14:paraId="70F881EE" w14:textId="77777777" w:rsidR="00430630" w:rsidRDefault="00430630" w:rsidP="00430630">
            <w:pPr>
              <w:pStyle w:val="EngHang"/>
            </w:pPr>
            <w:r>
              <w:t>Blessed are You, O Christ, our Master,</w:t>
            </w:r>
          </w:p>
          <w:p w14:paraId="089D78AE" w14:textId="77777777" w:rsidR="00430630" w:rsidRDefault="00430630" w:rsidP="00430630">
            <w:pPr>
              <w:pStyle w:val="EngHang"/>
            </w:pPr>
            <w:r>
              <w:t>The Only-Begotten Son,</w:t>
            </w:r>
          </w:p>
          <w:p w14:paraId="1C2B705F" w14:textId="77777777" w:rsidR="00430630" w:rsidRDefault="00430630" w:rsidP="00430630">
            <w:pPr>
              <w:pStyle w:val="EngHang"/>
            </w:pPr>
            <w:r>
              <w:t>Who was incarnate of the Virgin,</w:t>
            </w:r>
          </w:p>
          <w:p w14:paraId="4982B917" w14:textId="77777777" w:rsidR="00430630" w:rsidRDefault="00430630" w:rsidP="00430630">
            <w:pPr>
              <w:pStyle w:val="EngHangEnd"/>
            </w:pPr>
            <w:r>
              <w:t>And Baptised in the Jordan.</w:t>
            </w:r>
          </w:p>
        </w:tc>
        <w:tc>
          <w:tcPr>
            <w:tcW w:w="288" w:type="dxa"/>
          </w:tcPr>
          <w:p w14:paraId="37037342" w14:textId="77777777" w:rsidR="00430630" w:rsidRDefault="00430630" w:rsidP="00430630"/>
        </w:tc>
        <w:tc>
          <w:tcPr>
            <w:tcW w:w="288" w:type="dxa"/>
          </w:tcPr>
          <w:p w14:paraId="1A6984E5" w14:textId="77777777" w:rsidR="00430630" w:rsidRDefault="00430630" w:rsidP="00430630">
            <w:pPr>
              <w:pStyle w:val="CopticCross"/>
            </w:pPr>
            <w:r w:rsidRPr="00FB5ACB">
              <w:t>¿</w:t>
            </w:r>
          </w:p>
        </w:tc>
        <w:tc>
          <w:tcPr>
            <w:tcW w:w="3960" w:type="dxa"/>
          </w:tcPr>
          <w:p w14:paraId="5D1BF778" w14:textId="77777777" w:rsidR="00430630" w:rsidRDefault="00430630" w:rsidP="00430630">
            <w:pPr>
              <w:pStyle w:val="CopticVersemulti-line"/>
            </w:pPr>
            <w:r>
              <w:t>Ⲕⲥ̀ⲙⲁⲣⲱⲟⲩⲧ ⲱ̀ Ⲡⲉⲛⲛⲏⲃ Ⲡⲭ̄ⲥ̄: Ⲡϣⲏⲣⲓ ⲙ̀ⲙⲟⲛⲟⲅⲉⲛⲏⲥ:</w:t>
            </w:r>
          </w:p>
          <w:p w14:paraId="14F18BDD" w14:textId="77777777" w:rsidR="00430630" w:rsidRDefault="00430630" w:rsidP="00430630">
            <w:pPr>
              <w:pStyle w:val="CopticVersemulti-line"/>
            </w:pPr>
            <w:r>
              <w:t>ⲫⲏⲉⲧⲁϥϭⲓⲥⲁⲣⲝ ϧⲉⲛ ϯⲡⲁⲣⲑⲉⲛⲟⲥ:</w:t>
            </w:r>
          </w:p>
          <w:p w14:paraId="118F6BE3" w14:textId="77777777" w:rsidR="00430630" w:rsidRDefault="00430630" w:rsidP="00430630">
            <w:pPr>
              <w:pStyle w:val="CopticHangingVerse"/>
            </w:pPr>
            <w:r>
              <w:t>ⲟⲩⲟϩ ⲁϥϭⲓⲱⲙⲥ ϧⲉⲛ ⲡⲓⲒⲟⲣⲇⲁⲛⲏⲥ.</w:t>
            </w:r>
          </w:p>
        </w:tc>
      </w:tr>
      <w:tr w:rsidR="00430630" w14:paraId="223B5F85" w14:textId="77777777" w:rsidTr="00430630">
        <w:trPr>
          <w:cantSplit/>
          <w:jc w:val="center"/>
        </w:trPr>
        <w:tc>
          <w:tcPr>
            <w:tcW w:w="288" w:type="dxa"/>
          </w:tcPr>
          <w:p w14:paraId="6E09A966" w14:textId="77777777" w:rsidR="00430630" w:rsidRDefault="00430630" w:rsidP="00430630">
            <w:pPr>
              <w:pStyle w:val="CopticCross"/>
            </w:pPr>
          </w:p>
        </w:tc>
        <w:tc>
          <w:tcPr>
            <w:tcW w:w="3960" w:type="dxa"/>
          </w:tcPr>
          <w:p w14:paraId="03B490D0" w14:textId="77777777" w:rsidR="00430630" w:rsidRDefault="00430630" w:rsidP="00430630">
            <w:pPr>
              <w:pStyle w:val="EngHang"/>
            </w:pPr>
            <w:r>
              <w:t>Rejoice like lambs,</w:t>
            </w:r>
          </w:p>
          <w:p w14:paraId="41243EA0" w14:textId="77777777" w:rsidR="00430630" w:rsidRDefault="00430630" w:rsidP="00430630">
            <w:pPr>
              <w:pStyle w:val="EngHang"/>
            </w:pPr>
            <w:r>
              <w:t>O Jordan and its shores,</w:t>
            </w:r>
          </w:p>
          <w:p w14:paraId="26834968" w14:textId="77777777" w:rsidR="00430630" w:rsidRDefault="00430630" w:rsidP="00430630">
            <w:pPr>
              <w:pStyle w:val="EngHang"/>
            </w:pPr>
            <w:r>
              <w:t>For the Lamb, who carries the sins</w:t>
            </w:r>
          </w:p>
          <w:p w14:paraId="15A3E6FC" w14:textId="77777777" w:rsidR="00430630" w:rsidRDefault="00430630" w:rsidP="00430630">
            <w:pPr>
              <w:pStyle w:val="EngHangEnd"/>
            </w:pPr>
            <w:r>
              <w:t>Of the world came to you.</w:t>
            </w:r>
          </w:p>
        </w:tc>
        <w:tc>
          <w:tcPr>
            <w:tcW w:w="288" w:type="dxa"/>
          </w:tcPr>
          <w:p w14:paraId="4BE120F8" w14:textId="77777777" w:rsidR="00430630" w:rsidRDefault="00430630" w:rsidP="00430630"/>
        </w:tc>
        <w:tc>
          <w:tcPr>
            <w:tcW w:w="288" w:type="dxa"/>
          </w:tcPr>
          <w:p w14:paraId="16BAB89E" w14:textId="77777777" w:rsidR="00430630" w:rsidRDefault="00430630" w:rsidP="00430630">
            <w:pPr>
              <w:pStyle w:val="CopticCross"/>
            </w:pPr>
          </w:p>
        </w:tc>
        <w:tc>
          <w:tcPr>
            <w:tcW w:w="3960" w:type="dxa"/>
          </w:tcPr>
          <w:p w14:paraId="144935CE" w14:textId="77777777" w:rsidR="00430630" w:rsidRDefault="00430630" w:rsidP="00430630">
            <w:pPr>
              <w:pStyle w:val="CopticVersemulti-line"/>
            </w:pPr>
            <w:r>
              <w:t>Ⲑⲉⲗⲏⲗ ⲙ̀ⲫⲣⲏϯ ⲛ̀ϩⲁⲛϩⲓⲏⲃ:</w:t>
            </w:r>
          </w:p>
          <w:p w14:paraId="57A1E059" w14:textId="77777777" w:rsidR="00430630" w:rsidRDefault="00430630" w:rsidP="00430630">
            <w:pPr>
              <w:pStyle w:val="CopticVersemulti-line"/>
            </w:pPr>
            <w:r>
              <w:t>ⲱ ⲡⲓⲒⲟⲣⲇⲁⲛⲏⲥ ⲛⲉⲙ ⲡⲉϥⲇ̀ⲣⲩⲙⲟⲥ:</w:t>
            </w:r>
          </w:p>
          <w:p w14:paraId="78289F3B" w14:textId="77777777" w:rsidR="00430630" w:rsidRDefault="00430630" w:rsidP="00430630">
            <w:pPr>
              <w:pStyle w:val="CopticVersemulti-line"/>
            </w:pPr>
            <w:r>
              <w:t>ϫⲉ ⲁϥⲓ̀ ϣⲁⲣⲟⲕ ⲛ̀ϫⲉ ⲡⲓϩⲓⲏⲃ:</w:t>
            </w:r>
          </w:p>
          <w:p w14:paraId="49717FA9" w14:textId="77777777" w:rsidR="00430630" w:rsidRDefault="00430630" w:rsidP="00430630">
            <w:pPr>
              <w:pStyle w:val="CopticHangingVerse"/>
            </w:pPr>
            <w:r>
              <w:t>ⲫⲏⲉ̀ⲧⲱⲗⲓ ⲙ̀ⲫ̀ⲛⲟⲃⲓ ⲙ̀ⲡⲓⲕⲟⲥⲙⲟⲥ.</w:t>
            </w:r>
          </w:p>
        </w:tc>
      </w:tr>
      <w:tr w:rsidR="00430630" w14:paraId="201D60E8" w14:textId="77777777" w:rsidTr="00430630">
        <w:trPr>
          <w:cantSplit/>
          <w:jc w:val="center"/>
        </w:trPr>
        <w:tc>
          <w:tcPr>
            <w:tcW w:w="288" w:type="dxa"/>
          </w:tcPr>
          <w:p w14:paraId="5ACC4516" w14:textId="77777777" w:rsidR="00430630" w:rsidRDefault="00430630" w:rsidP="00430630">
            <w:pPr>
              <w:pStyle w:val="CopticCross"/>
            </w:pPr>
            <w:r w:rsidRPr="00FB5ACB">
              <w:t>¿</w:t>
            </w:r>
          </w:p>
        </w:tc>
        <w:tc>
          <w:tcPr>
            <w:tcW w:w="3960" w:type="dxa"/>
          </w:tcPr>
          <w:p w14:paraId="698339AD" w14:textId="77777777" w:rsidR="00430630" w:rsidRDefault="00430630" w:rsidP="00430630">
            <w:pPr>
              <w:pStyle w:val="EngHang"/>
            </w:pPr>
            <w:r>
              <w:t>This is the Lamb of God,</w:t>
            </w:r>
          </w:p>
          <w:p w14:paraId="6A489622" w14:textId="77777777" w:rsidR="00430630" w:rsidRDefault="00430630" w:rsidP="00430630">
            <w:pPr>
              <w:pStyle w:val="EngHang"/>
            </w:pPr>
            <w:r>
              <w:t>Who carries the sins of the world,</w:t>
            </w:r>
          </w:p>
          <w:p w14:paraId="7DB492F4" w14:textId="77777777" w:rsidR="00430630" w:rsidRDefault="00430630" w:rsidP="00430630">
            <w:pPr>
              <w:pStyle w:val="EngHang"/>
            </w:pPr>
            <w:r>
              <w:t>Who brought a horn of salvation</w:t>
            </w:r>
          </w:p>
          <w:p w14:paraId="13769D78" w14:textId="77777777" w:rsidR="00430630" w:rsidRDefault="00430630" w:rsidP="00430630">
            <w:pPr>
              <w:pStyle w:val="EngHangEnd"/>
            </w:pPr>
            <w:r>
              <w:t>And saved His people.</w:t>
            </w:r>
          </w:p>
        </w:tc>
        <w:tc>
          <w:tcPr>
            <w:tcW w:w="288" w:type="dxa"/>
          </w:tcPr>
          <w:p w14:paraId="4883BDC4" w14:textId="77777777" w:rsidR="00430630" w:rsidRDefault="00430630" w:rsidP="00430630"/>
        </w:tc>
        <w:tc>
          <w:tcPr>
            <w:tcW w:w="288" w:type="dxa"/>
          </w:tcPr>
          <w:p w14:paraId="0113D263" w14:textId="77777777" w:rsidR="00430630" w:rsidRDefault="00430630" w:rsidP="00430630">
            <w:pPr>
              <w:pStyle w:val="CopticCross"/>
            </w:pPr>
            <w:r w:rsidRPr="00FB5ACB">
              <w:t>¿</w:t>
            </w:r>
          </w:p>
        </w:tc>
        <w:tc>
          <w:tcPr>
            <w:tcW w:w="3960" w:type="dxa"/>
          </w:tcPr>
          <w:p w14:paraId="707ACCB2" w14:textId="77777777" w:rsidR="00430630" w:rsidRDefault="00430630" w:rsidP="00430630">
            <w:pPr>
              <w:pStyle w:val="CopticVersemulti-line"/>
            </w:pPr>
            <w:r>
              <w:t>Ⲫⲁⲓ ⲡⲉ ⲡⲓϩⲓⲏⲃ ⲛ̀ⲧⲉ Ⲫϯ:</w:t>
            </w:r>
          </w:p>
          <w:p w14:paraId="320BB35D" w14:textId="77777777" w:rsidR="00430630" w:rsidRDefault="00430630" w:rsidP="00430630">
            <w:pPr>
              <w:pStyle w:val="CopticVersemulti-line"/>
            </w:pPr>
            <w:r>
              <w:t>ⲫⲏⲉ̀ⲧⲱⲗⲓ ⲙ̀ⲫ̀ⲛⲟⲃⲓ ⲙ̀ⲡⲓⲕⲟⲥⲙⲟⲥ:</w:t>
            </w:r>
          </w:p>
          <w:p w14:paraId="05ECCEFB" w14:textId="77777777" w:rsidR="00430630" w:rsidRDefault="00430630" w:rsidP="00430630">
            <w:pPr>
              <w:pStyle w:val="CopticVersemulti-line"/>
            </w:pPr>
            <w:r>
              <w:t>ⲫⲏⲉ̀ⲧⲁϥⲓ̀ⲛⲓ ⲛ̀ⲟⲩⲧⲁⲡ ⲛ̀ⲥⲱϯ:</w:t>
            </w:r>
          </w:p>
          <w:p w14:paraId="68CD1EA4" w14:textId="77777777" w:rsidR="00430630" w:rsidRDefault="00430630" w:rsidP="00430630">
            <w:pPr>
              <w:pStyle w:val="CopticHangingVerse"/>
            </w:pPr>
            <w:r>
              <w:t>ⲉⲑⲣⲉϥⲛⲟϩⲉⲙ ⲙ̀ⲡⲉϥⲗⲁⲟⲥ.</w:t>
            </w:r>
          </w:p>
        </w:tc>
      </w:tr>
      <w:tr w:rsidR="00430630" w14:paraId="70484AB3" w14:textId="77777777" w:rsidTr="00430630">
        <w:trPr>
          <w:cantSplit/>
          <w:jc w:val="center"/>
        </w:trPr>
        <w:tc>
          <w:tcPr>
            <w:tcW w:w="288" w:type="dxa"/>
          </w:tcPr>
          <w:p w14:paraId="221B6A44" w14:textId="77777777" w:rsidR="00430630" w:rsidRPr="00FB5ACB" w:rsidRDefault="00430630" w:rsidP="00430630">
            <w:pPr>
              <w:pStyle w:val="CopticCross"/>
            </w:pPr>
          </w:p>
        </w:tc>
        <w:tc>
          <w:tcPr>
            <w:tcW w:w="3960" w:type="dxa"/>
          </w:tcPr>
          <w:p w14:paraId="10C87F35" w14:textId="77777777" w:rsidR="00430630" w:rsidRDefault="00430630" w:rsidP="00430630">
            <w:pPr>
              <w:pStyle w:val="EngHang"/>
            </w:pPr>
            <w:r>
              <w:t>Therefore, we are rich</w:t>
            </w:r>
          </w:p>
          <w:p w14:paraId="76C4D92F" w14:textId="77777777" w:rsidR="00430630" w:rsidRDefault="00430630" w:rsidP="00430630">
            <w:pPr>
              <w:pStyle w:val="EngHang"/>
            </w:pPr>
            <w:r>
              <w:t>In all perfect gifts,</w:t>
            </w:r>
          </w:p>
          <w:p w14:paraId="78CCE478" w14:textId="77777777" w:rsidR="00430630" w:rsidRDefault="00430630" w:rsidP="00430630">
            <w:pPr>
              <w:pStyle w:val="EngHang"/>
            </w:pPr>
            <w:r>
              <w:t>And in faith let us sing,</w:t>
            </w:r>
          </w:p>
          <w:p w14:paraId="6765CE4C" w14:textId="77777777" w:rsidR="00430630" w:rsidRDefault="00430630" w:rsidP="00430630">
            <w:pPr>
              <w:pStyle w:val="EngHangEnd"/>
            </w:pPr>
            <w:r>
              <w:t>Saying, “Alleluia.”</w:t>
            </w:r>
          </w:p>
        </w:tc>
        <w:tc>
          <w:tcPr>
            <w:tcW w:w="288" w:type="dxa"/>
          </w:tcPr>
          <w:p w14:paraId="47A81971" w14:textId="77777777" w:rsidR="00430630" w:rsidRDefault="00430630" w:rsidP="00430630"/>
        </w:tc>
        <w:tc>
          <w:tcPr>
            <w:tcW w:w="288" w:type="dxa"/>
          </w:tcPr>
          <w:p w14:paraId="16E4EA1B" w14:textId="77777777" w:rsidR="00430630" w:rsidRPr="00FB5ACB" w:rsidRDefault="00430630" w:rsidP="00430630">
            <w:pPr>
              <w:pStyle w:val="CopticCross"/>
            </w:pPr>
          </w:p>
        </w:tc>
        <w:tc>
          <w:tcPr>
            <w:tcW w:w="3960" w:type="dxa"/>
          </w:tcPr>
          <w:p w14:paraId="66F5D06B" w14:textId="77777777" w:rsidR="00430630" w:rsidRDefault="00430630" w:rsidP="00430630">
            <w:pPr>
              <w:pStyle w:val="CopticVersemulti-line"/>
            </w:pPr>
            <w:r>
              <w:t>Ⲉⲑⲃⲉ ⲫⲁⲓ ⲧⲉⲛⲟⲓ ⲛ̀ⲣⲁⲙⲁⲟ̀:</w:t>
            </w:r>
          </w:p>
          <w:p w14:paraId="7F498510" w14:textId="77777777" w:rsidR="00430630" w:rsidRDefault="00430630" w:rsidP="00430630">
            <w:pPr>
              <w:pStyle w:val="CopticVersemulti-line"/>
            </w:pPr>
            <w:r>
              <w:t>Ϧⲉⲛ ⲛⲓⲁⲅⲁⲱⲟⲛ ⲉⲧϫⲏⲕ ⲉ̀ⲃⲟⲗ:</w:t>
            </w:r>
          </w:p>
          <w:p w14:paraId="4282C21B" w14:textId="77777777" w:rsidR="00430630" w:rsidRDefault="00430630" w:rsidP="00430630">
            <w:pPr>
              <w:pStyle w:val="CopticVersemulti-line"/>
            </w:pPr>
            <w:r>
              <w:t>Ϧⲉⲛ ⲟⲩⲛⲁϩϯ ⲧⲉⲛⲉⲣⲯⲁⲗⲓⲛ:</w:t>
            </w:r>
          </w:p>
          <w:p w14:paraId="2D5D5310" w14:textId="77777777" w:rsidR="00430630" w:rsidRDefault="00430630" w:rsidP="00430630">
            <w:pPr>
              <w:pStyle w:val="CopticHangingVerse"/>
            </w:pPr>
            <w:r>
              <w:t>ⲉⲛϫⲱ ⲙ̀ⲙⲟⲥ ϫⲉ Ⲁⲗⲗⲏⲗⲟⲩⲓⲁ̀.</w:t>
            </w:r>
          </w:p>
        </w:tc>
      </w:tr>
      <w:tr w:rsidR="00430630" w14:paraId="54C38AB0" w14:textId="77777777" w:rsidTr="00430630">
        <w:trPr>
          <w:cantSplit/>
          <w:jc w:val="center"/>
        </w:trPr>
        <w:tc>
          <w:tcPr>
            <w:tcW w:w="288" w:type="dxa"/>
          </w:tcPr>
          <w:p w14:paraId="2066B695" w14:textId="77777777" w:rsidR="00430630" w:rsidRPr="00FB5ACB" w:rsidRDefault="00430630" w:rsidP="00430630">
            <w:pPr>
              <w:pStyle w:val="CopticCross"/>
            </w:pPr>
            <w:r w:rsidRPr="00FB5ACB">
              <w:t>¿</w:t>
            </w:r>
          </w:p>
        </w:tc>
        <w:tc>
          <w:tcPr>
            <w:tcW w:w="3960" w:type="dxa"/>
          </w:tcPr>
          <w:p w14:paraId="1F7727DB" w14:textId="77777777" w:rsidR="00430630" w:rsidRDefault="00430630" w:rsidP="00430630">
            <w:pPr>
              <w:pStyle w:val="EngHang"/>
            </w:pPr>
            <w:r>
              <w:t>Alleluia, Alleluia,</w:t>
            </w:r>
          </w:p>
          <w:p w14:paraId="3940B91A" w14:textId="77777777" w:rsidR="00430630" w:rsidRDefault="00430630" w:rsidP="00430630">
            <w:pPr>
              <w:pStyle w:val="EngHang"/>
            </w:pPr>
            <w:r>
              <w:t>Alleluia, Alleluia:</w:t>
            </w:r>
          </w:p>
          <w:p w14:paraId="0309EB4C" w14:textId="77777777" w:rsidR="00430630" w:rsidRDefault="00430630" w:rsidP="00430630">
            <w:pPr>
              <w:pStyle w:val="EngHang"/>
            </w:pPr>
            <w:r>
              <w:t>Jesus Christ, the Son of God,</w:t>
            </w:r>
          </w:p>
          <w:p w14:paraId="2E9475B6" w14:textId="77777777" w:rsidR="00430630" w:rsidRDefault="00430630" w:rsidP="00430630">
            <w:pPr>
              <w:pStyle w:val="EngHangEnd"/>
            </w:pPr>
            <w:r>
              <w:t>Was baptised in the Jordan.</w:t>
            </w:r>
          </w:p>
          <w:p w14:paraId="10749C51" w14:textId="77777777" w:rsidR="00430630" w:rsidRDefault="00430630" w:rsidP="00430630">
            <w:pPr>
              <w:pStyle w:val="EngHang"/>
            </w:pPr>
          </w:p>
        </w:tc>
        <w:tc>
          <w:tcPr>
            <w:tcW w:w="288" w:type="dxa"/>
          </w:tcPr>
          <w:p w14:paraId="649D87B2" w14:textId="77777777" w:rsidR="00430630" w:rsidRDefault="00430630" w:rsidP="00430630"/>
        </w:tc>
        <w:tc>
          <w:tcPr>
            <w:tcW w:w="288" w:type="dxa"/>
          </w:tcPr>
          <w:p w14:paraId="0A6BA151" w14:textId="77777777" w:rsidR="00430630" w:rsidRPr="00FB5ACB" w:rsidRDefault="00430630" w:rsidP="00430630">
            <w:pPr>
              <w:pStyle w:val="CopticCross"/>
            </w:pPr>
            <w:r w:rsidRPr="00FB5ACB">
              <w:t>¿</w:t>
            </w:r>
          </w:p>
        </w:tc>
        <w:tc>
          <w:tcPr>
            <w:tcW w:w="3960" w:type="dxa"/>
          </w:tcPr>
          <w:p w14:paraId="5E18583F" w14:textId="77777777" w:rsidR="00430630" w:rsidRDefault="00430630" w:rsidP="00430630">
            <w:pPr>
              <w:pStyle w:val="CopticVersemulti-line"/>
            </w:pPr>
            <w:r>
              <w:t>Ⲁⲗⲗⲏⲗⲟⲩⲓⲁ̀ Ⲁⲗⲗⲏⲗⲟⲩⲓⲁ̀</w:t>
            </w:r>
          </w:p>
          <w:p w14:paraId="66FE4F16" w14:textId="77777777" w:rsidR="00430630" w:rsidRDefault="00430630" w:rsidP="00430630">
            <w:pPr>
              <w:pStyle w:val="CopticVersemulti-line"/>
            </w:pPr>
            <w:r>
              <w:t>Ⲁⲗⲗⲏⲗⲟⲩⲓⲁ̀ Ⲁⲗⲗⲏⲗⲟⲩⲓⲁ̀:</w:t>
            </w:r>
          </w:p>
          <w:p w14:paraId="452CF5E7" w14:textId="77777777" w:rsidR="00430630" w:rsidRDefault="00430630" w:rsidP="00430630">
            <w:pPr>
              <w:pStyle w:val="CopticVersemulti-line"/>
            </w:pPr>
            <w:r>
              <w:t>Ⲓⲏ̄ⲥ̄ Ⲡⲭ̄ⲥ̄ ⲡ̀ϣⲏⲣⲓ ⲙ̀Ⲫϯ:</w:t>
            </w:r>
          </w:p>
          <w:p w14:paraId="68E282DF" w14:textId="77777777" w:rsidR="00430630" w:rsidRDefault="00430630" w:rsidP="00430630">
            <w:pPr>
              <w:pStyle w:val="CopticHangingVerse"/>
            </w:pPr>
            <w:r>
              <w:t>ⲁϥϭⲓⲱⲙⲥ ϧⲉⲛ Ⲡⲓⲓⲟⲣⲇⲁⲛⲏⲥ.</w:t>
            </w:r>
          </w:p>
        </w:tc>
      </w:tr>
      <w:tr w:rsidR="00430630" w14:paraId="7C53FE3C" w14:textId="77777777" w:rsidTr="00430630">
        <w:trPr>
          <w:cantSplit/>
          <w:jc w:val="center"/>
        </w:trPr>
        <w:tc>
          <w:tcPr>
            <w:tcW w:w="288" w:type="dxa"/>
          </w:tcPr>
          <w:p w14:paraId="6CAC6E6E" w14:textId="77777777" w:rsidR="00430630" w:rsidRPr="00FB5ACB" w:rsidRDefault="00430630" w:rsidP="00430630">
            <w:pPr>
              <w:pStyle w:val="CopticCross"/>
            </w:pPr>
          </w:p>
        </w:tc>
        <w:tc>
          <w:tcPr>
            <w:tcW w:w="3960" w:type="dxa"/>
          </w:tcPr>
          <w:p w14:paraId="2E1572C4" w14:textId="77777777" w:rsidR="00430630" w:rsidRDefault="00430630" w:rsidP="00430630">
            <w:pPr>
              <w:pStyle w:val="EngHang"/>
            </w:pPr>
            <w:r>
              <w:t>This is He to Whom the glory is due,</w:t>
            </w:r>
          </w:p>
          <w:p w14:paraId="07E085F9" w14:textId="77777777" w:rsidR="00430630" w:rsidRDefault="00430630" w:rsidP="00430630">
            <w:pPr>
              <w:pStyle w:val="EngHang"/>
            </w:pPr>
            <w:r>
              <w:t>With His Good Father,</w:t>
            </w:r>
          </w:p>
          <w:p w14:paraId="4B8060D9" w14:textId="77777777" w:rsidR="00430630" w:rsidRDefault="00430630" w:rsidP="00430630">
            <w:pPr>
              <w:pStyle w:val="EngHang"/>
            </w:pPr>
            <w:r>
              <w:t>And the Holy Spirit,</w:t>
            </w:r>
          </w:p>
          <w:p w14:paraId="171031F0" w14:textId="77777777" w:rsidR="00430630" w:rsidRPr="004A40FA" w:rsidRDefault="00430630" w:rsidP="00430630">
            <w:pPr>
              <w:pStyle w:val="EngHangEnd"/>
            </w:pPr>
            <w:r>
              <w:t>Now and forever.</w:t>
            </w:r>
          </w:p>
          <w:p w14:paraId="63587424" w14:textId="77777777" w:rsidR="00430630" w:rsidRDefault="00430630" w:rsidP="00430630">
            <w:pPr>
              <w:pStyle w:val="EngHang"/>
            </w:pPr>
          </w:p>
        </w:tc>
        <w:tc>
          <w:tcPr>
            <w:tcW w:w="288" w:type="dxa"/>
          </w:tcPr>
          <w:p w14:paraId="536C6C82" w14:textId="77777777" w:rsidR="00430630" w:rsidRDefault="00430630" w:rsidP="00430630"/>
        </w:tc>
        <w:tc>
          <w:tcPr>
            <w:tcW w:w="288" w:type="dxa"/>
          </w:tcPr>
          <w:p w14:paraId="018B927E" w14:textId="77777777" w:rsidR="00430630" w:rsidRPr="00FB5ACB" w:rsidRDefault="00430630" w:rsidP="00430630">
            <w:pPr>
              <w:pStyle w:val="CopticCross"/>
            </w:pPr>
          </w:p>
        </w:tc>
        <w:tc>
          <w:tcPr>
            <w:tcW w:w="3960" w:type="dxa"/>
          </w:tcPr>
          <w:p w14:paraId="627FA863" w14:textId="77777777" w:rsidR="00430630" w:rsidRDefault="00430630" w:rsidP="00430630">
            <w:pPr>
              <w:pStyle w:val="CopticVersemulti-line"/>
            </w:pPr>
            <w:r>
              <w:t>Ⲫⲁⲓ ⲉ̀ⲣⲉ ⲡⲓⲱ̀ⲟⲩ ⲉⲣⲡ̀ⲣⲉⲡ̀ⲓ ⲛⲁϥ:</w:t>
            </w:r>
          </w:p>
          <w:p w14:paraId="566BDC25" w14:textId="77777777" w:rsidR="00430630" w:rsidRDefault="00430630" w:rsidP="00430630">
            <w:pPr>
              <w:pStyle w:val="CopticVersemulti-line"/>
            </w:pPr>
            <w:r>
              <w:t>ⲛⲉⲙ Ⲡⲉϥⲓⲱⲧ ⲛ̀ⲁⲅⲁⲑⲟⲥ:</w:t>
            </w:r>
          </w:p>
          <w:p w14:paraId="02E95841" w14:textId="77777777" w:rsidR="00430630" w:rsidRDefault="00430630" w:rsidP="00430630">
            <w:pPr>
              <w:pStyle w:val="CopticVersemulti-line"/>
            </w:pPr>
            <w:r>
              <w:t>ⲛⲉⲙ Ⲡⲓⲡ̄ⲛ̄ⲁ̄ ⲉ̄ⲑ̄ⲩ̄:</w:t>
            </w:r>
          </w:p>
          <w:p w14:paraId="4CEB5CCD" w14:textId="77777777" w:rsidR="00430630" w:rsidRDefault="00430630" w:rsidP="00430630">
            <w:pPr>
              <w:pStyle w:val="CopticHangingVerse"/>
            </w:pPr>
            <w:r>
              <w:t>ⲓⲥϫⲉⲛ ϯⲛⲟⲩ ⲛⲉⲙ ϣⲁ ⲉ̀ⲛⲉϩ.</w:t>
            </w:r>
          </w:p>
        </w:tc>
      </w:tr>
    </w:tbl>
    <w:p w14:paraId="3D4D4BDE" w14:textId="77777777" w:rsidR="00430630" w:rsidRDefault="00430630" w:rsidP="00430630">
      <w:pPr>
        <w:pStyle w:val="Heading4"/>
      </w:pPr>
      <w:bookmarkStart w:id="1421" w:name="_Ref434477641"/>
      <w:r>
        <w:lastRenderedPageBreak/>
        <w:t>The First Doxology for Theophany</w:t>
      </w:r>
      <w:bookmarkEnd w:id="142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0630" w14:paraId="610AD45F" w14:textId="77777777" w:rsidTr="00430630">
        <w:trPr>
          <w:cantSplit/>
          <w:jc w:val="center"/>
        </w:trPr>
        <w:tc>
          <w:tcPr>
            <w:tcW w:w="288" w:type="dxa"/>
          </w:tcPr>
          <w:p w14:paraId="59645817" w14:textId="77777777" w:rsidR="00430630" w:rsidRDefault="00430630" w:rsidP="00430630">
            <w:pPr>
              <w:pStyle w:val="CopticCross"/>
            </w:pPr>
          </w:p>
        </w:tc>
        <w:tc>
          <w:tcPr>
            <w:tcW w:w="3960" w:type="dxa"/>
          </w:tcPr>
          <w:p w14:paraId="79945F64" w14:textId="77777777" w:rsidR="00430630" w:rsidRDefault="00430630" w:rsidP="00430630">
            <w:pPr>
              <w:pStyle w:val="EngHang"/>
            </w:pPr>
            <w:r>
              <w:t>Our mouth is filled with joy,</w:t>
            </w:r>
          </w:p>
          <w:p w14:paraId="4C1C74E4" w14:textId="77777777" w:rsidR="00430630" w:rsidRDefault="00430630" w:rsidP="00430630">
            <w:pPr>
              <w:pStyle w:val="EngHang"/>
            </w:pPr>
            <w:r>
              <w:t>And our tongue with rejoicing,</w:t>
            </w:r>
          </w:p>
          <w:p w14:paraId="7ABD2884" w14:textId="77777777" w:rsidR="00430630" w:rsidRDefault="00430630" w:rsidP="00430630">
            <w:pPr>
              <w:pStyle w:val="EngHang"/>
            </w:pPr>
            <w:r>
              <w:t>For our Lord Jesus Christ</w:t>
            </w:r>
          </w:p>
          <w:p w14:paraId="45C83A0D" w14:textId="77777777" w:rsidR="00430630" w:rsidRDefault="00430630" w:rsidP="00430630">
            <w:pPr>
              <w:pStyle w:val="EngHangEnd"/>
            </w:pPr>
            <w:r>
              <w:t>Was baptised in the Jordan.</w:t>
            </w:r>
          </w:p>
        </w:tc>
        <w:tc>
          <w:tcPr>
            <w:tcW w:w="288" w:type="dxa"/>
          </w:tcPr>
          <w:p w14:paraId="2D67E65B" w14:textId="77777777" w:rsidR="00430630" w:rsidRDefault="00430630" w:rsidP="00430630"/>
        </w:tc>
        <w:tc>
          <w:tcPr>
            <w:tcW w:w="288" w:type="dxa"/>
          </w:tcPr>
          <w:p w14:paraId="05FCFE8A" w14:textId="77777777" w:rsidR="00430630" w:rsidRDefault="00430630" w:rsidP="00430630">
            <w:pPr>
              <w:pStyle w:val="CopticCross"/>
            </w:pPr>
          </w:p>
        </w:tc>
        <w:tc>
          <w:tcPr>
            <w:tcW w:w="3960" w:type="dxa"/>
          </w:tcPr>
          <w:p w14:paraId="55BDA090" w14:textId="77777777" w:rsidR="00430630" w:rsidRDefault="00430630" w:rsidP="00430630">
            <w:pPr>
              <w:pStyle w:val="CopticVersemulti-line"/>
            </w:pPr>
            <w:r>
              <w:t>Ⲧⲟⲧⲉ ⲣⲱⲛ ⲁϥⲙⲟϩ ⲛ̀ⲣⲁϣⲓ:</w:t>
            </w:r>
          </w:p>
          <w:p w14:paraId="66C5A980" w14:textId="77777777" w:rsidR="00430630" w:rsidRDefault="00430630" w:rsidP="00430630">
            <w:pPr>
              <w:pStyle w:val="CopticVersemulti-line"/>
            </w:pPr>
            <w:r>
              <w:t>ⲟⲩⲟϩ ⲛⲉⲛⲗⲁⲥ ϧⲉⲛ ⲟⲩⲑⲉⲗⲏⲗ:</w:t>
            </w:r>
          </w:p>
          <w:p w14:paraId="480470A3" w14:textId="77777777" w:rsidR="00430630" w:rsidRDefault="00430630" w:rsidP="00430630">
            <w:pPr>
              <w:pStyle w:val="CopticVersemulti-line"/>
            </w:pPr>
            <w:r>
              <w:t>ϫⲉ Ⲡⲉⲛⲟ̄ⲥ̄ Ⲓⲏ̄ⲥ̄ Ⲡⲭ̄ⲥ̄:</w:t>
            </w:r>
          </w:p>
          <w:p w14:paraId="6D61EE96" w14:textId="77777777" w:rsidR="00430630" w:rsidRPr="00C35319" w:rsidRDefault="00430630" w:rsidP="00430630">
            <w:pPr>
              <w:pStyle w:val="CopticHangingVerse"/>
            </w:pPr>
            <w:r>
              <w:t>ⲁϥϭⲓⲱⲙⲥ ϩⲓⲧⲉⲛ Ⲓⲱⲁⲛⲛⲏⲥ.</w:t>
            </w:r>
          </w:p>
        </w:tc>
      </w:tr>
      <w:tr w:rsidR="00430630" w14:paraId="71EBFEAA" w14:textId="77777777" w:rsidTr="00430630">
        <w:trPr>
          <w:cantSplit/>
          <w:jc w:val="center"/>
        </w:trPr>
        <w:tc>
          <w:tcPr>
            <w:tcW w:w="288" w:type="dxa"/>
          </w:tcPr>
          <w:p w14:paraId="77821F4B" w14:textId="77777777" w:rsidR="00430630" w:rsidRDefault="00430630" w:rsidP="00430630">
            <w:pPr>
              <w:pStyle w:val="CopticCross"/>
            </w:pPr>
            <w:r w:rsidRPr="00FB5ACB">
              <w:t>¿</w:t>
            </w:r>
          </w:p>
        </w:tc>
        <w:tc>
          <w:tcPr>
            <w:tcW w:w="3960" w:type="dxa"/>
          </w:tcPr>
          <w:p w14:paraId="55F777D5" w14:textId="77777777" w:rsidR="00430630" w:rsidRDefault="00430630" w:rsidP="00430630">
            <w:pPr>
              <w:pStyle w:val="EngHang"/>
            </w:pPr>
            <w:r>
              <w:t>Truly heaven and earth</w:t>
            </w:r>
          </w:p>
          <w:p w14:paraId="11BCFC53" w14:textId="77777777" w:rsidR="00430630" w:rsidRDefault="00430630" w:rsidP="00430630">
            <w:pPr>
              <w:pStyle w:val="EngHang"/>
            </w:pPr>
            <w:r>
              <w:t>Are filled with Your honour,</w:t>
            </w:r>
          </w:p>
          <w:p w14:paraId="1A28BCBE" w14:textId="77777777" w:rsidR="00430630" w:rsidRDefault="00430630" w:rsidP="00430630">
            <w:pPr>
              <w:pStyle w:val="EngHang"/>
            </w:pPr>
            <w:r>
              <w:t>O our Lord, who has a mighty hand</w:t>
            </w:r>
          </w:p>
          <w:p w14:paraId="27DD8E88" w14:textId="77777777" w:rsidR="00430630" w:rsidRDefault="00430630" w:rsidP="00430630">
            <w:pPr>
              <w:pStyle w:val="EngHangEnd"/>
            </w:pPr>
            <w:r>
              <w:t>And the arm of salvation.</w:t>
            </w:r>
          </w:p>
        </w:tc>
        <w:tc>
          <w:tcPr>
            <w:tcW w:w="288" w:type="dxa"/>
          </w:tcPr>
          <w:p w14:paraId="79B1B226" w14:textId="77777777" w:rsidR="00430630" w:rsidRDefault="00430630" w:rsidP="00430630"/>
        </w:tc>
        <w:tc>
          <w:tcPr>
            <w:tcW w:w="288" w:type="dxa"/>
          </w:tcPr>
          <w:p w14:paraId="310C453B" w14:textId="77777777" w:rsidR="00430630" w:rsidRDefault="00430630" w:rsidP="00430630">
            <w:pPr>
              <w:pStyle w:val="CopticCross"/>
            </w:pPr>
            <w:r w:rsidRPr="00FB5ACB">
              <w:t>¿</w:t>
            </w:r>
          </w:p>
        </w:tc>
        <w:tc>
          <w:tcPr>
            <w:tcW w:w="3960" w:type="dxa"/>
          </w:tcPr>
          <w:p w14:paraId="3EC8B1CA" w14:textId="77777777" w:rsidR="00430630" w:rsidRDefault="00430630" w:rsidP="00430630">
            <w:pPr>
              <w:pStyle w:val="CopticVersemulti-line"/>
            </w:pPr>
            <w:r>
              <w:t>Ⲁⲗⲏⲑⲱⲥ ⲧ̀ⲫⲉ ⲛⲉⲙ ⲡ̀ⲕⲁϩⲓ:</w:t>
            </w:r>
          </w:p>
          <w:p w14:paraId="3459658E" w14:textId="77777777" w:rsidR="00430630" w:rsidRDefault="00430630" w:rsidP="00430630">
            <w:pPr>
              <w:pStyle w:val="CopticVersemulti-line"/>
            </w:pPr>
            <w:r>
              <w:t>ⲙⲉϩ ⲉ̀ⲃⲟⲗϧ́ⲛ ⲡⲉⲕⲧⲁⲓⲟ̀:</w:t>
            </w:r>
          </w:p>
          <w:p w14:paraId="6499C3E3" w14:textId="77777777" w:rsidR="00430630" w:rsidRDefault="00430630" w:rsidP="00430630">
            <w:pPr>
              <w:pStyle w:val="CopticVersemulti-line"/>
            </w:pPr>
            <w:r>
              <w:t>ⲱ̀ Ⲡⲟ̄ⲥ̄ ⲫⲁ ϯϫⲓϫ ⲉⲧⲁ̀ⲙⲁϩⲓ:</w:t>
            </w:r>
          </w:p>
          <w:p w14:paraId="79FCCA5B" w14:textId="77777777" w:rsidR="00430630" w:rsidRDefault="00430630" w:rsidP="00430630">
            <w:pPr>
              <w:pStyle w:val="CopticHangingVerse"/>
            </w:pPr>
            <w:r>
              <w:t>ⲛⲉⲙ ⲛⲓϣⲱⲃϣ ⲛ̀ⲣⲉϥⲧⲟⲩϫⲟ.</w:t>
            </w:r>
          </w:p>
        </w:tc>
      </w:tr>
      <w:tr w:rsidR="00430630" w14:paraId="6D12092F" w14:textId="77777777" w:rsidTr="00430630">
        <w:trPr>
          <w:cantSplit/>
          <w:jc w:val="center"/>
        </w:trPr>
        <w:tc>
          <w:tcPr>
            <w:tcW w:w="288" w:type="dxa"/>
          </w:tcPr>
          <w:p w14:paraId="0595B879" w14:textId="77777777" w:rsidR="00430630" w:rsidRDefault="00430630" w:rsidP="00430630">
            <w:pPr>
              <w:pStyle w:val="CopticCross"/>
            </w:pPr>
          </w:p>
        </w:tc>
        <w:tc>
          <w:tcPr>
            <w:tcW w:w="3960" w:type="dxa"/>
          </w:tcPr>
          <w:p w14:paraId="5BD29F0C" w14:textId="77777777" w:rsidR="00430630" w:rsidRDefault="00430630" w:rsidP="00430630">
            <w:pPr>
              <w:pStyle w:val="EngHang"/>
            </w:pPr>
            <w:r>
              <w:t>The Lord has come</w:t>
            </w:r>
          </w:p>
          <w:p w14:paraId="3A2C65D4" w14:textId="77777777" w:rsidR="00430630" w:rsidRDefault="00430630" w:rsidP="00430630">
            <w:pPr>
              <w:pStyle w:val="EngHang"/>
            </w:pPr>
            <w:r>
              <w:t>And was baptised for our sins.</w:t>
            </w:r>
          </w:p>
          <w:p w14:paraId="544B4105" w14:textId="77777777" w:rsidR="00430630" w:rsidRDefault="00430630" w:rsidP="00430630">
            <w:pPr>
              <w:pStyle w:val="EngHang"/>
            </w:pPr>
            <w:r>
              <w:t>He saved us,</w:t>
            </w:r>
          </w:p>
          <w:p w14:paraId="660A2FD6" w14:textId="77777777" w:rsidR="00430630" w:rsidRDefault="00430630" w:rsidP="00430630">
            <w:pPr>
              <w:pStyle w:val="EngHangEnd"/>
            </w:pPr>
            <w:r>
              <w:t>Delivering us by His great compassion.</w:t>
            </w:r>
          </w:p>
        </w:tc>
        <w:tc>
          <w:tcPr>
            <w:tcW w:w="288" w:type="dxa"/>
          </w:tcPr>
          <w:p w14:paraId="2FDA0879" w14:textId="77777777" w:rsidR="00430630" w:rsidRDefault="00430630" w:rsidP="00430630"/>
        </w:tc>
        <w:tc>
          <w:tcPr>
            <w:tcW w:w="288" w:type="dxa"/>
          </w:tcPr>
          <w:p w14:paraId="5A83DABA" w14:textId="77777777" w:rsidR="00430630" w:rsidRDefault="00430630" w:rsidP="00430630">
            <w:pPr>
              <w:pStyle w:val="CopticCross"/>
            </w:pPr>
          </w:p>
        </w:tc>
        <w:tc>
          <w:tcPr>
            <w:tcW w:w="3960" w:type="dxa"/>
          </w:tcPr>
          <w:p w14:paraId="0F6B0A6F" w14:textId="77777777" w:rsidR="00430630" w:rsidRDefault="00430630" w:rsidP="00430630">
            <w:pPr>
              <w:pStyle w:val="CopticVersemulti-line"/>
            </w:pPr>
            <w:r>
              <w:t>Ϫⲉ Ⲡⲟ̄ⲥ̄ ⲁϥⲓ̀ ⲟⲩⲟϩ ⲁϥϭⲓⲱⲙⲥ:</w:t>
            </w:r>
          </w:p>
          <w:p w14:paraId="187BF747" w14:textId="77777777" w:rsidR="00430630" w:rsidRDefault="00430630" w:rsidP="00430630">
            <w:pPr>
              <w:pStyle w:val="CopticVersemulti-line"/>
            </w:pPr>
            <w:r>
              <w:t>ⲉⲑⲃⲉ ⲛⲉⲛⲛⲟⲃⲓ ⲁⲛⲟⲛ ϩⲱⲛ:</w:t>
            </w:r>
          </w:p>
          <w:p w14:paraId="66CA260C" w14:textId="77777777" w:rsidR="00430630" w:rsidRDefault="00430630" w:rsidP="00430630">
            <w:pPr>
              <w:pStyle w:val="CopticVersemulti-line"/>
            </w:pPr>
            <w:r>
              <w:t>ⲁϥⲧⲟⲩϫⲟⲛ ⲁϥⲥⲱϯ ⲙ̀ⲙⲟⲛ:</w:t>
            </w:r>
          </w:p>
          <w:p w14:paraId="74229098" w14:textId="77777777" w:rsidR="00430630" w:rsidRDefault="00430630" w:rsidP="00430630">
            <w:pPr>
              <w:pStyle w:val="CopticHangingVerse"/>
            </w:pPr>
            <w:r>
              <w:t>ϧⲉⲛ ⲟⲩⲛⲓϣϯ ⲙ̀ⲙⲉⲧϣⲉⲛϩⲏⲧ.</w:t>
            </w:r>
          </w:p>
        </w:tc>
      </w:tr>
      <w:tr w:rsidR="00430630" w14:paraId="418F4127" w14:textId="77777777" w:rsidTr="00430630">
        <w:trPr>
          <w:cantSplit/>
          <w:jc w:val="center"/>
        </w:trPr>
        <w:tc>
          <w:tcPr>
            <w:tcW w:w="288" w:type="dxa"/>
          </w:tcPr>
          <w:p w14:paraId="67F7348D" w14:textId="77777777" w:rsidR="00430630" w:rsidRDefault="00430630" w:rsidP="00430630">
            <w:pPr>
              <w:pStyle w:val="CopticCross"/>
            </w:pPr>
            <w:r w:rsidRPr="00FB5ACB">
              <w:t>¿</w:t>
            </w:r>
          </w:p>
        </w:tc>
        <w:tc>
          <w:tcPr>
            <w:tcW w:w="3960" w:type="dxa"/>
          </w:tcPr>
          <w:p w14:paraId="11A7F565" w14:textId="77777777" w:rsidR="00430630" w:rsidRDefault="00430630" w:rsidP="00430630">
            <w:pPr>
              <w:pStyle w:val="EngHang"/>
            </w:pPr>
            <w:r>
              <w:t>O David, come into our midst today,</w:t>
            </w:r>
          </w:p>
          <w:p w14:paraId="737DD3F1" w14:textId="77777777" w:rsidR="00430630" w:rsidRDefault="00430630" w:rsidP="00430630">
            <w:pPr>
              <w:pStyle w:val="EngHang"/>
            </w:pPr>
            <w:r>
              <w:t>So that you may proclaim the honour of this feast,</w:t>
            </w:r>
          </w:p>
          <w:p w14:paraId="3D38C3DB" w14:textId="77777777" w:rsidR="00430630" w:rsidRDefault="00430630" w:rsidP="00430630">
            <w:pPr>
              <w:pStyle w:val="EngHang"/>
            </w:pPr>
            <w:r>
              <w:t>Saying, “The voice of the Lord, the God of glory</w:t>
            </w:r>
          </w:p>
          <w:p w14:paraId="45BE7369" w14:textId="77777777" w:rsidR="00430630" w:rsidRDefault="00430630" w:rsidP="00430630">
            <w:pPr>
              <w:pStyle w:val="EngHangEnd"/>
            </w:pPr>
            <w:r>
              <w:t>Thundered upon the waters.”</w:t>
            </w:r>
          </w:p>
        </w:tc>
        <w:tc>
          <w:tcPr>
            <w:tcW w:w="288" w:type="dxa"/>
          </w:tcPr>
          <w:p w14:paraId="365E6E98" w14:textId="77777777" w:rsidR="00430630" w:rsidRDefault="00430630" w:rsidP="00430630"/>
        </w:tc>
        <w:tc>
          <w:tcPr>
            <w:tcW w:w="288" w:type="dxa"/>
          </w:tcPr>
          <w:p w14:paraId="5FC582D3" w14:textId="77777777" w:rsidR="00430630" w:rsidRDefault="00430630" w:rsidP="00430630">
            <w:pPr>
              <w:pStyle w:val="CopticCross"/>
            </w:pPr>
            <w:r w:rsidRPr="00FB5ACB">
              <w:t>¿</w:t>
            </w:r>
          </w:p>
        </w:tc>
        <w:tc>
          <w:tcPr>
            <w:tcW w:w="3960" w:type="dxa"/>
          </w:tcPr>
          <w:p w14:paraId="3738CF0A" w14:textId="77777777" w:rsidR="00430630" w:rsidRDefault="00430630" w:rsidP="00430630">
            <w:pPr>
              <w:pStyle w:val="CopticVersemulti-line"/>
            </w:pPr>
            <w:r>
              <w:t>Ⲇⲁⲩⲓⲇ ⲁ̀ⲙⲟⲩ ⲧⲉⲛⲙⲏϯ ⲙ̀ⲫⲟⲟⲩ:</w:t>
            </w:r>
          </w:p>
          <w:p w14:paraId="196B8C2D" w14:textId="77777777" w:rsidR="00430630" w:rsidRDefault="00430630" w:rsidP="00430630">
            <w:pPr>
              <w:pStyle w:val="CopticVersemulti-line"/>
            </w:pPr>
            <w:r>
              <w:t>ⲉⲑⲣⲉⲕϫⲱ ⲙ̀ⲡ̀ⲧⲁⲓⲟ̀ ⲙ̀ⲡⲁⲓϣⲁⲓ:</w:t>
            </w:r>
          </w:p>
          <w:p w14:paraId="4DED5025" w14:textId="77777777" w:rsidR="00430630" w:rsidRDefault="00430630" w:rsidP="00430630">
            <w:pPr>
              <w:pStyle w:val="CopticVersemulti-line"/>
            </w:pPr>
            <w:r>
              <w:t>ϫⲉ ⲛ̀ϧ̀ⲣⲱⲟⲩ ⲙ̀Ⲡⲟ̄ⲥ̄ ϩⲓϫⲉⲛ ⲛⲓⲙⲱⲟⲩ:</w:t>
            </w:r>
          </w:p>
          <w:p w14:paraId="24288551" w14:textId="77777777" w:rsidR="00430630" w:rsidRDefault="00430630" w:rsidP="00430630">
            <w:pPr>
              <w:pStyle w:val="CopticHangingVerse"/>
            </w:pPr>
            <w:r>
              <w:t>Ⲫϯ ⲛ̀ⲧⲉ ⲡ̀ⲱ̀ⲟⲩ ⲁϥⲉⲣϧⲁⲣⲁⲃⲁⲓ.</w:t>
            </w:r>
          </w:p>
        </w:tc>
      </w:tr>
      <w:tr w:rsidR="00430630" w14:paraId="58EB9F6C" w14:textId="77777777" w:rsidTr="00430630">
        <w:trPr>
          <w:cantSplit/>
          <w:jc w:val="center"/>
        </w:trPr>
        <w:tc>
          <w:tcPr>
            <w:tcW w:w="288" w:type="dxa"/>
          </w:tcPr>
          <w:p w14:paraId="2FC34F02" w14:textId="77777777" w:rsidR="00430630" w:rsidRDefault="00430630" w:rsidP="00430630">
            <w:pPr>
              <w:pStyle w:val="CopticCross"/>
            </w:pPr>
          </w:p>
        </w:tc>
        <w:tc>
          <w:tcPr>
            <w:tcW w:w="3960" w:type="dxa"/>
          </w:tcPr>
          <w:p w14:paraId="72BAD165" w14:textId="77777777" w:rsidR="00430630" w:rsidRDefault="00430630" w:rsidP="00430630">
            <w:pPr>
              <w:pStyle w:val="EngHang"/>
            </w:pPr>
            <w:r>
              <w:t>Isaiah has said,</w:t>
            </w:r>
          </w:p>
          <w:p w14:paraId="04000F73" w14:textId="77777777" w:rsidR="00430630" w:rsidRDefault="00430630" w:rsidP="00430630">
            <w:pPr>
              <w:pStyle w:val="EngHang"/>
            </w:pPr>
            <w:r>
              <w:t>“The voice of one crying out</w:t>
            </w:r>
          </w:p>
          <w:p w14:paraId="115D56B8" w14:textId="77777777" w:rsidR="00430630" w:rsidRDefault="00430630" w:rsidP="00430630">
            <w:pPr>
              <w:pStyle w:val="EngHang"/>
            </w:pPr>
            <w:r>
              <w:t>With joy in the wilderness,</w:t>
            </w:r>
          </w:p>
          <w:p w14:paraId="44D47D34" w14:textId="77777777" w:rsidR="00430630" w:rsidRDefault="00430630" w:rsidP="00430630">
            <w:pPr>
              <w:pStyle w:val="EngHangEnd"/>
            </w:pPr>
            <w:r>
              <w:t>‘Make straight His paths.’”</w:t>
            </w:r>
          </w:p>
          <w:p w14:paraId="26D3FBC0" w14:textId="77777777" w:rsidR="00430630" w:rsidRDefault="00430630" w:rsidP="00430630">
            <w:pPr>
              <w:pStyle w:val="EngHang"/>
            </w:pPr>
          </w:p>
          <w:p w14:paraId="2D6DAFA5" w14:textId="77777777" w:rsidR="00430630" w:rsidRPr="0097766E" w:rsidRDefault="00430630" w:rsidP="00430630">
            <w:pPr>
              <w:pStyle w:val="EngHang"/>
            </w:pPr>
          </w:p>
        </w:tc>
        <w:tc>
          <w:tcPr>
            <w:tcW w:w="288" w:type="dxa"/>
          </w:tcPr>
          <w:p w14:paraId="63F81DF0" w14:textId="77777777" w:rsidR="00430630" w:rsidRDefault="00430630" w:rsidP="00430630"/>
        </w:tc>
        <w:tc>
          <w:tcPr>
            <w:tcW w:w="288" w:type="dxa"/>
          </w:tcPr>
          <w:p w14:paraId="40A16797" w14:textId="77777777" w:rsidR="00430630" w:rsidRDefault="00430630" w:rsidP="00430630">
            <w:pPr>
              <w:pStyle w:val="CopticCross"/>
            </w:pPr>
          </w:p>
        </w:tc>
        <w:tc>
          <w:tcPr>
            <w:tcW w:w="3960" w:type="dxa"/>
          </w:tcPr>
          <w:p w14:paraId="0B0FD8CF" w14:textId="77777777" w:rsidR="00430630" w:rsidRDefault="00430630" w:rsidP="00430630">
            <w:pPr>
              <w:pStyle w:val="CopticVersemulti-line"/>
            </w:pPr>
            <w:r>
              <w:t xml:space="preserve">Ⲏⲥⲁⲏ̀ⲁⲥ ⲁϥⲙⲟⲩϯ ⲉ̀ⲣⲟϥ: </w:t>
            </w:r>
          </w:p>
          <w:p w14:paraId="79FD4594" w14:textId="77777777" w:rsidR="00430630" w:rsidRDefault="00430630" w:rsidP="00430630">
            <w:pPr>
              <w:pStyle w:val="CopticVersemulti-line"/>
            </w:pPr>
            <w:r>
              <w:t>Ϫⲉ ⲡ̀ϧ̀ⲣⲱⲟⲩ ⲙ̀ⲣⲉⲧⲱϣ ⲉ̀ⲃⲟⲗ:</w:t>
            </w:r>
          </w:p>
          <w:p w14:paraId="04632A71" w14:textId="77777777" w:rsidR="00430630" w:rsidRDefault="00430630" w:rsidP="00430630">
            <w:pPr>
              <w:pStyle w:val="CopticVersemulti-line"/>
            </w:pPr>
            <w:r>
              <w:t>Ϩⲓ ⲛⲓϣⲁϥⲉⲩ ϧⲉⲛ ⲟⲩⲟⲩⲛⲟϥ:</w:t>
            </w:r>
          </w:p>
          <w:p w14:paraId="6B5FE546" w14:textId="77777777" w:rsidR="00430630" w:rsidRDefault="00430630" w:rsidP="00430630">
            <w:pPr>
              <w:pStyle w:val="CopticHangingVerse"/>
            </w:pPr>
            <w:r>
              <w:t>ⲉ̀ⲡⲓⲃⲓⲟⲥ ⲉⲧϫⲏⲕ ⲉ̀ⲃⲟⲗ.</w:t>
            </w:r>
          </w:p>
        </w:tc>
      </w:tr>
      <w:tr w:rsidR="00430630" w14:paraId="25889137" w14:textId="77777777" w:rsidTr="00430630">
        <w:trPr>
          <w:cantSplit/>
          <w:jc w:val="center"/>
        </w:trPr>
        <w:tc>
          <w:tcPr>
            <w:tcW w:w="288" w:type="dxa"/>
          </w:tcPr>
          <w:p w14:paraId="624FC8C6" w14:textId="77777777" w:rsidR="00430630" w:rsidRDefault="00430630" w:rsidP="00430630">
            <w:pPr>
              <w:pStyle w:val="CopticCross"/>
            </w:pPr>
            <w:r w:rsidRPr="00FB5ACB">
              <w:lastRenderedPageBreak/>
              <w:t>¿</w:t>
            </w:r>
          </w:p>
        </w:tc>
        <w:tc>
          <w:tcPr>
            <w:tcW w:w="3960" w:type="dxa"/>
          </w:tcPr>
          <w:p w14:paraId="29D64C44" w14:textId="77777777" w:rsidR="00430630" w:rsidRDefault="00430630" w:rsidP="00430630">
            <w:pPr>
              <w:pStyle w:val="EngHang"/>
            </w:pPr>
            <w:r>
              <w:t>The sea beheld and fled,</w:t>
            </w:r>
          </w:p>
          <w:p w14:paraId="1D389B9B" w14:textId="77777777" w:rsidR="00430630" w:rsidRDefault="00430630" w:rsidP="00430630">
            <w:pPr>
              <w:pStyle w:val="EngHang"/>
            </w:pPr>
            <w:r>
              <w:t>And the Jordan turned away.</w:t>
            </w:r>
          </w:p>
          <w:p w14:paraId="1FB6470D" w14:textId="77777777" w:rsidR="00430630" w:rsidRDefault="00430630" w:rsidP="00430630">
            <w:pPr>
              <w:pStyle w:val="EngHang"/>
            </w:pPr>
            <w:r>
              <w:t>O sea, why did you flee?</w:t>
            </w:r>
          </w:p>
          <w:p w14:paraId="2ED08AFA" w14:textId="77777777" w:rsidR="00430630" w:rsidRDefault="00430630" w:rsidP="00430630">
            <w:pPr>
              <w:pStyle w:val="EngHangEnd"/>
            </w:pPr>
            <w:r>
              <w:t>Stand firm and be blessed.</w:t>
            </w:r>
          </w:p>
        </w:tc>
        <w:tc>
          <w:tcPr>
            <w:tcW w:w="288" w:type="dxa"/>
          </w:tcPr>
          <w:p w14:paraId="117056B7" w14:textId="77777777" w:rsidR="00430630" w:rsidRDefault="00430630" w:rsidP="00430630"/>
        </w:tc>
        <w:tc>
          <w:tcPr>
            <w:tcW w:w="288" w:type="dxa"/>
          </w:tcPr>
          <w:p w14:paraId="1DBB5F4F" w14:textId="77777777" w:rsidR="00430630" w:rsidRDefault="00430630" w:rsidP="00430630">
            <w:pPr>
              <w:pStyle w:val="CopticCross"/>
            </w:pPr>
            <w:r w:rsidRPr="00FB5ACB">
              <w:t>¿</w:t>
            </w:r>
          </w:p>
        </w:tc>
        <w:tc>
          <w:tcPr>
            <w:tcW w:w="3960" w:type="dxa"/>
          </w:tcPr>
          <w:p w14:paraId="38440F59" w14:textId="77777777" w:rsidR="00430630" w:rsidRDefault="00430630" w:rsidP="00430630">
            <w:pPr>
              <w:pStyle w:val="CopticVersemulti-line"/>
            </w:pPr>
            <w:r>
              <w:t>Ⲫⲓⲟⲙ ⲁϥⲛⲁⲩ ⲟⲩⲟϩ ⲁϥⲫⲱⲧ:</w:t>
            </w:r>
          </w:p>
          <w:p w14:paraId="260DA545" w14:textId="77777777" w:rsidR="00430630" w:rsidRDefault="00430630" w:rsidP="00430630">
            <w:pPr>
              <w:pStyle w:val="CopticVersemulti-line"/>
            </w:pPr>
            <w:r>
              <w:t>ⲁ̀ⲠⲓⲒⲟⲣⲇⲁⲛⲏⲥ ⲕⲟⲧϥ ⲉ̀ⲫⲁϩⲟⲩ:</w:t>
            </w:r>
          </w:p>
          <w:p w14:paraId="748A1D08" w14:textId="77777777" w:rsidR="00430630" w:rsidRDefault="00430630" w:rsidP="00430630">
            <w:pPr>
              <w:pStyle w:val="CopticVersemulti-line"/>
            </w:pPr>
            <w:r>
              <w:t>ⲟⲩⲡⲉⲧϣⲟⲡ ⲫ̀ⲓⲟⲙ ϫⲉ ⲁⲕⲫⲱⲧ:</w:t>
            </w:r>
          </w:p>
          <w:p w14:paraId="7188BB5B" w14:textId="77777777" w:rsidR="00430630" w:rsidRDefault="00430630" w:rsidP="00430630">
            <w:pPr>
              <w:pStyle w:val="CopticHangingVerse"/>
            </w:pPr>
            <w:r>
              <w:t>ⲙⲁⲧⲁϫⲣⲟⲕ ϩⲓⲛⲁ ⲛ̀ⲧⲉⲕϭⲓⲥ̀ⲙⲟⲩ.</w:t>
            </w:r>
          </w:p>
        </w:tc>
      </w:tr>
      <w:tr w:rsidR="00430630" w14:paraId="533F6456" w14:textId="77777777" w:rsidTr="00430630">
        <w:trPr>
          <w:cantSplit/>
          <w:jc w:val="center"/>
        </w:trPr>
        <w:tc>
          <w:tcPr>
            <w:tcW w:w="288" w:type="dxa"/>
          </w:tcPr>
          <w:p w14:paraId="0337A7E7" w14:textId="77777777" w:rsidR="00430630" w:rsidRDefault="00430630" w:rsidP="00430630">
            <w:pPr>
              <w:pStyle w:val="CopticCross"/>
            </w:pPr>
          </w:p>
        </w:tc>
        <w:tc>
          <w:tcPr>
            <w:tcW w:w="3960" w:type="dxa"/>
          </w:tcPr>
          <w:p w14:paraId="0930EFE2" w14:textId="77777777" w:rsidR="00430630" w:rsidRDefault="00430630" w:rsidP="00430630">
            <w:pPr>
              <w:pStyle w:val="EngHang"/>
            </w:pPr>
            <w:r>
              <w:t>Behold, the waters have seen</w:t>
            </w:r>
          </w:p>
          <w:p w14:paraId="356F75F7" w14:textId="77777777" w:rsidR="00430630" w:rsidRDefault="00430630" w:rsidP="00430630">
            <w:pPr>
              <w:pStyle w:val="EngHang"/>
            </w:pPr>
            <w:r>
              <w:t>The maker and Creator,</w:t>
            </w:r>
          </w:p>
          <w:p w14:paraId="100D4C6E" w14:textId="77777777" w:rsidR="00430630" w:rsidRDefault="00430630" w:rsidP="00430630">
            <w:pPr>
              <w:pStyle w:val="EngHang"/>
            </w:pPr>
            <w:r>
              <w:t>And they feared;</w:t>
            </w:r>
          </w:p>
          <w:p w14:paraId="6939DBFE" w14:textId="77777777" w:rsidR="00430630" w:rsidRDefault="00430630" w:rsidP="00430630">
            <w:pPr>
              <w:pStyle w:val="EngHangEnd"/>
            </w:pPr>
            <w:r>
              <w:t>Agitation and confusion overtook them.</w:t>
            </w:r>
          </w:p>
        </w:tc>
        <w:tc>
          <w:tcPr>
            <w:tcW w:w="288" w:type="dxa"/>
          </w:tcPr>
          <w:p w14:paraId="6BB99CC7" w14:textId="77777777" w:rsidR="00430630" w:rsidRDefault="00430630" w:rsidP="00430630"/>
        </w:tc>
        <w:tc>
          <w:tcPr>
            <w:tcW w:w="288" w:type="dxa"/>
          </w:tcPr>
          <w:p w14:paraId="4AC061A6" w14:textId="77777777" w:rsidR="00430630" w:rsidRDefault="00430630" w:rsidP="00430630">
            <w:pPr>
              <w:pStyle w:val="CopticCross"/>
            </w:pPr>
          </w:p>
        </w:tc>
        <w:tc>
          <w:tcPr>
            <w:tcW w:w="3960" w:type="dxa"/>
          </w:tcPr>
          <w:p w14:paraId="516EF1C0" w14:textId="77777777" w:rsidR="00430630" w:rsidRDefault="00430630" w:rsidP="00430630">
            <w:pPr>
              <w:pStyle w:val="CopticVersemulti-line"/>
            </w:pPr>
            <w:r>
              <w:t>Ⲏⲡⲡⲉ ⲁⲩⲛⲁⲩ ⲛ̀ϫⲉ ⲛⲓⲙⲱⲟⲩ:</w:t>
            </w:r>
          </w:p>
          <w:p w14:paraId="283D216D" w14:textId="77777777" w:rsidR="00430630" w:rsidRDefault="00430630" w:rsidP="00430630">
            <w:pPr>
              <w:pStyle w:val="CopticVersemulti-line"/>
            </w:pPr>
            <w:r>
              <w:t>ⲉ̀ⲡⲓⲇⲏⲙⲓⲟⲩⲣⲅⲟⲥ ⲛ̀ⲣⲉϥⲥⲙⲛⲧ:</w:t>
            </w:r>
          </w:p>
          <w:p w14:paraId="4C3821CC" w14:textId="77777777" w:rsidR="00430630" w:rsidRDefault="00430630" w:rsidP="00430630">
            <w:pPr>
              <w:pStyle w:val="CopticVersemulti-line"/>
            </w:pPr>
            <w:r>
              <w:t>ⲁⲩⲉⲣϩⲟϯ ⲟⲩⲟϩ ⲁϥⲧⲁϩⲱⲟⲩ:</w:t>
            </w:r>
          </w:p>
          <w:p w14:paraId="207568BA" w14:textId="77777777" w:rsidR="00430630" w:rsidRDefault="00430630" w:rsidP="00430630">
            <w:pPr>
              <w:pStyle w:val="CopticHangingVerse"/>
            </w:pPr>
            <w:r>
              <w:t>ⲛ̀ϫⲉ ⲟⲩϣ̀ⲑⲟⲣⲑⲉⲣ ⲛⲉⲙ ⲟⲩⲧⲱⲙⲧ.</w:t>
            </w:r>
          </w:p>
        </w:tc>
      </w:tr>
      <w:tr w:rsidR="00430630" w14:paraId="284B0EBD" w14:textId="77777777" w:rsidTr="00430630">
        <w:trPr>
          <w:cantSplit/>
          <w:jc w:val="center"/>
        </w:trPr>
        <w:tc>
          <w:tcPr>
            <w:tcW w:w="288" w:type="dxa"/>
          </w:tcPr>
          <w:p w14:paraId="41F91CFF" w14:textId="77777777" w:rsidR="00430630" w:rsidRDefault="00430630" w:rsidP="00430630">
            <w:pPr>
              <w:pStyle w:val="CopticCross"/>
            </w:pPr>
            <w:r w:rsidRPr="00FB5ACB">
              <w:t>¿</w:t>
            </w:r>
          </w:p>
        </w:tc>
        <w:tc>
          <w:tcPr>
            <w:tcW w:w="3960" w:type="dxa"/>
          </w:tcPr>
          <w:p w14:paraId="0CDA2FBE" w14:textId="77777777" w:rsidR="00430630" w:rsidRDefault="00430630" w:rsidP="00430630">
            <w:pPr>
              <w:pStyle w:val="EngHang"/>
            </w:pPr>
            <w:r>
              <w:t>Rejoice, O maintains and all hills,</w:t>
            </w:r>
          </w:p>
          <w:p w14:paraId="29663BFB" w14:textId="77777777" w:rsidR="00430630" w:rsidRDefault="00430630" w:rsidP="00430630">
            <w:pPr>
              <w:pStyle w:val="EngHang"/>
            </w:pPr>
            <w:r>
              <w:t>The thickets and the cedars,</w:t>
            </w:r>
          </w:p>
          <w:p w14:paraId="5217C940" w14:textId="77777777" w:rsidR="00430630" w:rsidRDefault="00430630" w:rsidP="00430630">
            <w:pPr>
              <w:pStyle w:val="EngHang"/>
            </w:pPr>
            <w:r>
              <w:t>Before the face of the King</w:t>
            </w:r>
          </w:p>
          <w:p w14:paraId="75907782" w14:textId="77777777" w:rsidR="00430630" w:rsidRDefault="00430630" w:rsidP="00430630">
            <w:pPr>
              <w:pStyle w:val="EngHangEnd"/>
            </w:pPr>
            <w:r>
              <w:t>The Creator of souls.</w:t>
            </w:r>
          </w:p>
        </w:tc>
        <w:tc>
          <w:tcPr>
            <w:tcW w:w="288" w:type="dxa"/>
          </w:tcPr>
          <w:p w14:paraId="4245BF92" w14:textId="77777777" w:rsidR="00430630" w:rsidRDefault="00430630" w:rsidP="00430630"/>
        </w:tc>
        <w:tc>
          <w:tcPr>
            <w:tcW w:w="288" w:type="dxa"/>
          </w:tcPr>
          <w:p w14:paraId="08D31BEF" w14:textId="77777777" w:rsidR="00430630" w:rsidRDefault="00430630" w:rsidP="00430630">
            <w:pPr>
              <w:pStyle w:val="CopticCross"/>
            </w:pPr>
            <w:r w:rsidRPr="00FB5ACB">
              <w:t>¿</w:t>
            </w:r>
          </w:p>
        </w:tc>
        <w:tc>
          <w:tcPr>
            <w:tcW w:w="3960" w:type="dxa"/>
          </w:tcPr>
          <w:p w14:paraId="25E355C6" w14:textId="77777777" w:rsidR="00430630" w:rsidRDefault="00430630" w:rsidP="00430630">
            <w:pPr>
              <w:pStyle w:val="CopticVersemulti-line"/>
            </w:pPr>
            <w:r>
              <w:t>Ⲣⲁϣⲓ ⲛⲓⲧⲱⲟⲩ ⲛⲉⲙ ⲛⲓⲕⲁⲗⲁⲙⲫⲱⲟⲩ:</w:t>
            </w:r>
          </w:p>
          <w:p w14:paraId="1D5E5E61" w14:textId="77777777" w:rsidR="00430630" w:rsidRDefault="00430630" w:rsidP="00430630">
            <w:pPr>
              <w:pStyle w:val="CopticVersemulti-line"/>
            </w:pPr>
            <w:r>
              <w:t>ⲡⲓⲓⲁϩϣ̀ϣⲏⲛ ⲛⲉⲙ ⲛⲓϣⲉⲛⲥⲓϥⲓ:</w:t>
            </w:r>
          </w:p>
          <w:p w14:paraId="485773B9" w14:textId="77777777" w:rsidR="00430630" w:rsidRDefault="00430630" w:rsidP="00430630">
            <w:pPr>
              <w:pStyle w:val="CopticVersemulti-line"/>
            </w:pPr>
            <w:r>
              <w:t>ⲉ̀ⲃⲟⲗ ϧⲁ ⲧ̀ϩⲏ ⲙ̀ⲡ̀ϩⲟ ⲙ̀ⲡ̀ⲟⲩⲣⲟ:</w:t>
            </w:r>
          </w:p>
          <w:p w14:paraId="5DFF5ACB" w14:textId="77777777" w:rsidR="00430630" w:rsidRDefault="00430630" w:rsidP="00430630">
            <w:pPr>
              <w:pStyle w:val="CopticHangingVerse"/>
            </w:pPr>
            <w:r>
              <w:t>ⲫⲏⲉⲧⲁϥⲑⲁⲙⲓⲟ ⲛ̀ⲛⲓⲛⲓϥⲓ.</w:t>
            </w:r>
          </w:p>
        </w:tc>
      </w:tr>
      <w:tr w:rsidR="00430630" w14:paraId="4A56F8F4" w14:textId="77777777" w:rsidTr="00430630">
        <w:trPr>
          <w:cantSplit/>
          <w:jc w:val="center"/>
        </w:trPr>
        <w:tc>
          <w:tcPr>
            <w:tcW w:w="288" w:type="dxa"/>
          </w:tcPr>
          <w:p w14:paraId="62813F33" w14:textId="77777777" w:rsidR="00430630" w:rsidRPr="00FB5ACB" w:rsidRDefault="00430630" w:rsidP="00430630">
            <w:pPr>
              <w:pStyle w:val="CopticCross"/>
            </w:pPr>
          </w:p>
        </w:tc>
        <w:tc>
          <w:tcPr>
            <w:tcW w:w="3960" w:type="dxa"/>
          </w:tcPr>
          <w:p w14:paraId="13627FDD" w14:textId="77777777" w:rsidR="00430630" w:rsidRDefault="00430630" w:rsidP="00430630">
            <w:pPr>
              <w:pStyle w:val="EngHang"/>
            </w:pPr>
            <w:r>
              <w:t>Holy is the Lord, and Holy;</w:t>
            </w:r>
          </w:p>
          <w:p w14:paraId="44D0102F" w14:textId="77777777" w:rsidR="00430630" w:rsidRDefault="00430630" w:rsidP="00430630">
            <w:pPr>
              <w:pStyle w:val="EngHang"/>
            </w:pPr>
            <w:r>
              <w:t>Holy is the Lord Jesus Christ.</w:t>
            </w:r>
          </w:p>
          <w:p w14:paraId="7D09BF2D" w14:textId="77777777" w:rsidR="00430630" w:rsidRDefault="00430630" w:rsidP="00430630">
            <w:pPr>
              <w:pStyle w:val="EngHang"/>
            </w:pPr>
            <w:r>
              <w:t>Glory is due to Him with His Father,</w:t>
            </w:r>
          </w:p>
          <w:p w14:paraId="79F814F5" w14:textId="77777777" w:rsidR="00430630" w:rsidRDefault="00430630" w:rsidP="00430630">
            <w:pPr>
              <w:pStyle w:val="EngHangEnd"/>
            </w:pPr>
            <w:r>
              <w:t>And the Spirt, the Paraclete.</w:t>
            </w:r>
          </w:p>
        </w:tc>
        <w:tc>
          <w:tcPr>
            <w:tcW w:w="288" w:type="dxa"/>
          </w:tcPr>
          <w:p w14:paraId="3D4905B2" w14:textId="77777777" w:rsidR="00430630" w:rsidRDefault="00430630" w:rsidP="00430630"/>
        </w:tc>
        <w:tc>
          <w:tcPr>
            <w:tcW w:w="288" w:type="dxa"/>
          </w:tcPr>
          <w:p w14:paraId="356C5FE5" w14:textId="77777777" w:rsidR="00430630" w:rsidRPr="00FB5ACB" w:rsidRDefault="00430630" w:rsidP="00430630">
            <w:pPr>
              <w:pStyle w:val="CopticCross"/>
            </w:pPr>
          </w:p>
        </w:tc>
        <w:tc>
          <w:tcPr>
            <w:tcW w:w="3960" w:type="dxa"/>
          </w:tcPr>
          <w:p w14:paraId="19A7B30E" w14:textId="77777777" w:rsidR="00430630" w:rsidRDefault="00430630" w:rsidP="00430630">
            <w:pPr>
              <w:pStyle w:val="CopticVersemulti-line"/>
            </w:pPr>
            <w:r>
              <w:t>Ⲭⲟⲩⲁⲃ Ⲡⲟ̄ⲥ̄ ⲟⲩⲟϩ ⲭ̀ⲟⲩⲁⲃ:</w:t>
            </w:r>
          </w:p>
          <w:p w14:paraId="518CD1EA" w14:textId="77777777" w:rsidR="00430630" w:rsidRDefault="00430630" w:rsidP="00430630">
            <w:pPr>
              <w:pStyle w:val="CopticVersemulti-line"/>
            </w:pPr>
            <w:r>
              <w:t>ⲭ̀ⲟⲩⲁⲃ Ⲡⲟ̄ⲥ̄ Ⲓⲏ̄ⲥ̄ Ⲡⲭ̄ⲥ̄:</w:t>
            </w:r>
          </w:p>
          <w:p w14:paraId="225DCFD5" w14:textId="77777777" w:rsidR="00430630" w:rsidRDefault="00430630" w:rsidP="00430630">
            <w:pPr>
              <w:pStyle w:val="CopticVersemulti-line"/>
            </w:pPr>
            <w:r>
              <w:t>ⲡⲓⲱⲟⲩ ϥ̀ⲉⲣϣⲁⲩ ⲛⲁϥ ⲛⲉⲙ Ⲡⲉϥⲓⲱⲧ:</w:t>
            </w:r>
          </w:p>
          <w:p w14:paraId="03FADF59" w14:textId="77777777" w:rsidR="00430630" w:rsidRDefault="00430630" w:rsidP="00430630">
            <w:pPr>
              <w:pStyle w:val="CopticHangingVerse"/>
            </w:pPr>
            <w:r>
              <w:t>ⲛⲉⲙ Ⲡⲓⲡ̄ⲛ̄ⲁ̄ ⲙ̀ⲡⲁⲣⲁⲕⲗⲏⲧⲟⲛ.</w:t>
            </w:r>
          </w:p>
        </w:tc>
      </w:tr>
      <w:tr w:rsidR="00430630" w14:paraId="13B2B3CB" w14:textId="77777777" w:rsidTr="00430630">
        <w:trPr>
          <w:cantSplit/>
          <w:jc w:val="center"/>
        </w:trPr>
        <w:tc>
          <w:tcPr>
            <w:tcW w:w="288" w:type="dxa"/>
          </w:tcPr>
          <w:p w14:paraId="05997525" w14:textId="77777777" w:rsidR="00430630" w:rsidRPr="00FB5ACB" w:rsidRDefault="00430630" w:rsidP="00430630">
            <w:pPr>
              <w:pStyle w:val="CopticCross"/>
            </w:pPr>
            <w:r w:rsidRPr="00FB5ACB">
              <w:t>¿</w:t>
            </w:r>
          </w:p>
        </w:tc>
        <w:tc>
          <w:tcPr>
            <w:tcW w:w="3960" w:type="dxa"/>
          </w:tcPr>
          <w:p w14:paraId="6B2FD160" w14:textId="77777777" w:rsidR="00430630" w:rsidRDefault="00430630" w:rsidP="00430630">
            <w:pPr>
              <w:pStyle w:val="EngHang"/>
            </w:pPr>
            <w:r>
              <w:t>Therefore, we are rich</w:t>
            </w:r>
          </w:p>
          <w:p w14:paraId="24802DE9" w14:textId="77777777" w:rsidR="00430630" w:rsidRDefault="00430630" w:rsidP="00430630">
            <w:pPr>
              <w:pStyle w:val="EngHang"/>
            </w:pPr>
            <w:r>
              <w:t>In all perfect gifts,</w:t>
            </w:r>
          </w:p>
          <w:p w14:paraId="646E1BFC" w14:textId="77777777" w:rsidR="00430630" w:rsidRDefault="00430630" w:rsidP="00430630">
            <w:pPr>
              <w:pStyle w:val="EngHang"/>
            </w:pPr>
            <w:r>
              <w:t>And in faith let us sing,</w:t>
            </w:r>
          </w:p>
          <w:p w14:paraId="6F34724D" w14:textId="77777777" w:rsidR="00430630" w:rsidRDefault="00430630" w:rsidP="00430630">
            <w:pPr>
              <w:pStyle w:val="EngHangEnd"/>
            </w:pPr>
            <w:r>
              <w:t>Saying, “Alleluia.”</w:t>
            </w:r>
          </w:p>
        </w:tc>
        <w:tc>
          <w:tcPr>
            <w:tcW w:w="288" w:type="dxa"/>
          </w:tcPr>
          <w:p w14:paraId="4A11F96B" w14:textId="77777777" w:rsidR="00430630" w:rsidRDefault="00430630" w:rsidP="00430630"/>
        </w:tc>
        <w:tc>
          <w:tcPr>
            <w:tcW w:w="288" w:type="dxa"/>
          </w:tcPr>
          <w:p w14:paraId="2E9A6B0B" w14:textId="77777777" w:rsidR="00430630" w:rsidRPr="00FB5ACB" w:rsidRDefault="00430630" w:rsidP="00430630">
            <w:pPr>
              <w:pStyle w:val="CopticCross"/>
            </w:pPr>
            <w:r w:rsidRPr="00FB5ACB">
              <w:t>¿</w:t>
            </w:r>
          </w:p>
        </w:tc>
        <w:tc>
          <w:tcPr>
            <w:tcW w:w="3960" w:type="dxa"/>
          </w:tcPr>
          <w:p w14:paraId="7509516C" w14:textId="77777777" w:rsidR="00430630" w:rsidRDefault="00430630" w:rsidP="00430630">
            <w:pPr>
              <w:pStyle w:val="CopticVersemulti-line"/>
            </w:pPr>
            <w:r>
              <w:t>Ⲉⲑⲃⲉ ⲫⲁⲓ ⲧⲉⲛⲟⲓ ⲛ̀ⲣⲁⲙⲁⲟ̀:</w:t>
            </w:r>
          </w:p>
          <w:p w14:paraId="01858091" w14:textId="77777777" w:rsidR="00430630" w:rsidRDefault="00430630" w:rsidP="00430630">
            <w:pPr>
              <w:pStyle w:val="CopticVersemulti-line"/>
            </w:pPr>
            <w:r>
              <w:t>Ϧⲉⲛ ⲛⲓⲁⲅⲁⲱⲟⲛ ⲉⲧϫⲏⲕ ⲉ̀ⲃⲟⲗ:</w:t>
            </w:r>
          </w:p>
          <w:p w14:paraId="79A1F68A" w14:textId="77777777" w:rsidR="00430630" w:rsidRDefault="00430630" w:rsidP="00430630">
            <w:pPr>
              <w:pStyle w:val="CopticVersemulti-line"/>
            </w:pPr>
            <w:r>
              <w:t>Ϧⲉⲛ ⲟⲩⲛⲁϩϯ ⲧⲉⲛⲉⲣⲯⲁⲗⲓⲛ:</w:t>
            </w:r>
          </w:p>
          <w:p w14:paraId="557C115B" w14:textId="77777777" w:rsidR="00430630" w:rsidRDefault="00430630" w:rsidP="00430630">
            <w:pPr>
              <w:pStyle w:val="CopticHangingVerse"/>
            </w:pPr>
            <w:r>
              <w:t>ⲉⲛϫⲱ ⲙ̀ⲙⲟⲥ ϫⲉ Ⲁⲗⲗⲏⲗⲟⲩⲓⲁ̀.</w:t>
            </w:r>
          </w:p>
        </w:tc>
      </w:tr>
      <w:tr w:rsidR="00430630" w14:paraId="208861FE" w14:textId="77777777" w:rsidTr="00430630">
        <w:trPr>
          <w:cantSplit/>
          <w:jc w:val="center"/>
        </w:trPr>
        <w:tc>
          <w:tcPr>
            <w:tcW w:w="288" w:type="dxa"/>
          </w:tcPr>
          <w:p w14:paraId="49A81D28" w14:textId="77777777" w:rsidR="00430630" w:rsidRPr="00FB5ACB" w:rsidRDefault="00430630" w:rsidP="00430630">
            <w:pPr>
              <w:pStyle w:val="CopticCross"/>
            </w:pPr>
          </w:p>
        </w:tc>
        <w:tc>
          <w:tcPr>
            <w:tcW w:w="3960" w:type="dxa"/>
          </w:tcPr>
          <w:p w14:paraId="51735A07" w14:textId="77777777" w:rsidR="00430630" w:rsidRDefault="00430630" w:rsidP="00430630">
            <w:pPr>
              <w:pStyle w:val="EngHang"/>
            </w:pPr>
            <w:r>
              <w:t>Alleluia, Alleluia,</w:t>
            </w:r>
          </w:p>
          <w:p w14:paraId="515197DB" w14:textId="77777777" w:rsidR="00430630" w:rsidRDefault="00430630" w:rsidP="00430630">
            <w:pPr>
              <w:pStyle w:val="EngHang"/>
            </w:pPr>
            <w:r>
              <w:t>Alleluia, Alleluia:</w:t>
            </w:r>
          </w:p>
          <w:p w14:paraId="423B9A2E" w14:textId="77777777" w:rsidR="00430630" w:rsidRDefault="00430630" w:rsidP="00430630">
            <w:pPr>
              <w:pStyle w:val="EngHang"/>
            </w:pPr>
            <w:r>
              <w:t>Jesus Christ, the Son of God,</w:t>
            </w:r>
          </w:p>
          <w:p w14:paraId="0396A697" w14:textId="77777777" w:rsidR="00430630" w:rsidRDefault="00430630" w:rsidP="00430630">
            <w:pPr>
              <w:pStyle w:val="EngHangEnd"/>
            </w:pPr>
            <w:r>
              <w:t>Was baptised in the Jordan.</w:t>
            </w:r>
          </w:p>
          <w:p w14:paraId="45819418" w14:textId="77777777" w:rsidR="00430630" w:rsidRDefault="00430630" w:rsidP="00430630">
            <w:pPr>
              <w:pStyle w:val="EngHang"/>
            </w:pPr>
          </w:p>
        </w:tc>
        <w:tc>
          <w:tcPr>
            <w:tcW w:w="288" w:type="dxa"/>
          </w:tcPr>
          <w:p w14:paraId="171B4120" w14:textId="77777777" w:rsidR="00430630" w:rsidRDefault="00430630" w:rsidP="00430630"/>
        </w:tc>
        <w:tc>
          <w:tcPr>
            <w:tcW w:w="288" w:type="dxa"/>
          </w:tcPr>
          <w:p w14:paraId="0B9E2B64" w14:textId="77777777" w:rsidR="00430630" w:rsidRPr="00FB5ACB" w:rsidRDefault="00430630" w:rsidP="00430630">
            <w:pPr>
              <w:pStyle w:val="CopticCross"/>
            </w:pPr>
          </w:p>
        </w:tc>
        <w:tc>
          <w:tcPr>
            <w:tcW w:w="3960" w:type="dxa"/>
          </w:tcPr>
          <w:p w14:paraId="4DF348BC" w14:textId="77777777" w:rsidR="00430630" w:rsidRDefault="00430630" w:rsidP="00430630">
            <w:pPr>
              <w:pStyle w:val="CopticVersemulti-line"/>
            </w:pPr>
            <w:r>
              <w:t>Ⲁⲗⲗⲏⲗⲟⲩⲓⲁ̀ Ⲁⲗⲗⲏⲗⲟⲩⲓⲁ̀</w:t>
            </w:r>
          </w:p>
          <w:p w14:paraId="093A30FD" w14:textId="77777777" w:rsidR="00430630" w:rsidRDefault="00430630" w:rsidP="00430630">
            <w:pPr>
              <w:pStyle w:val="CopticVersemulti-line"/>
            </w:pPr>
            <w:r>
              <w:t>Ⲁⲗⲗⲏⲗⲟⲩⲓⲁ̀ Ⲁⲗⲗⲏⲗⲟⲩⲓⲁ̀:</w:t>
            </w:r>
          </w:p>
          <w:p w14:paraId="1876017A" w14:textId="77777777" w:rsidR="00430630" w:rsidRDefault="00430630" w:rsidP="00430630">
            <w:pPr>
              <w:pStyle w:val="CopticVersemulti-line"/>
            </w:pPr>
            <w:r>
              <w:t>Ⲓⲏ̄ⲥ̄ Ⲡⲭ̄ⲥ̄ ⲡ̀ϣⲏⲣⲓ ⲙ̀Ⲫϯ:</w:t>
            </w:r>
          </w:p>
          <w:p w14:paraId="02235534" w14:textId="77777777" w:rsidR="00430630" w:rsidRDefault="00430630" w:rsidP="00430630">
            <w:pPr>
              <w:pStyle w:val="CopticHangingVerse"/>
            </w:pPr>
            <w:r>
              <w:t>ⲁϥϭⲓⲱⲙⲥ ϧⲉⲛ Ⲡⲓⲓⲟⲣⲇⲁⲛⲏⲥ.</w:t>
            </w:r>
          </w:p>
        </w:tc>
      </w:tr>
      <w:tr w:rsidR="00430630" w14:paraId="41270447" w14:textId="77777777" w:rsidTr="00430630">
        <w:trPr>
          <w:cantSplit/>
          <w:jc w:val="center"/>
        </w:trPr>
        <w:tc>
          <w:tcPr>
            <w:tcW w:w="288" w:type="dxa"/>
          </w:tcPr>
          <w:p w14:paraId="2B24064C" w14:textId="77777777" w:rsidR="00430630" w:rsidRPr="00FB5ACB" w:rsidRDefault="00430630" w:rsidP="00430630">
            <w:pPr>
              <w:pStyle w:val="CopticCross"/>
            </w:pPr>
            <w:r w:rsidRPr="00FB5ACB">
              <w:t>¿</w:t>
            </w:r>
          </w:p>
        </w:tc>
        <w:tc>
          <w:tcPr>
            <w:tcW w:w="3960" w:type="dxa"/>
          </w:tcPr>
          <w:p w14:paraId="201264DB" w14:textId="77777777" w:rsidR="00430630" w:rsidRDefault="00430630" w:rsidP="00430630">
            <w:pPr>
              <w:pStyle w:val="EngHang"/>
            </w:pPr>
            <w:r>
              <w:t>This is He to Whom the glory is due,</w:t>
            </w:r>
          </w:p>
          <w:p w14:paraId="7CB3F7D4" w14:textId="77777777" w:rsidR="00430630" w:rsidRDefault="00430630" w:rsidP="00430630">
            <w:pPr>
              <w:pStyle w:val="EngHang"/>
            </w:pPr>
            <w:r>
              <w:t>With His Good Father,</w:t>
            </w:r>
          </w:p>
          <w:p w14:paraId="1F376ACA" w14:textId="77777777" w:rsidR="00430630" w:rsidRDefault="00430630" w:rsidP="00430630">
            <w:pPr>
              <w:pStyle w:val="EngHang"/>
            </w:pPr>
            <w:r>
              <w:t>And the Holy Spirit,</w:t>
            </w:r>
          </w:p>
          <w:p w14:paraId="2C089B14" w14:textId="77777777" w:rsidR="00430630" w:rsidRDefault="00430630" w:rsidP="00430630">
            <w:pPr>
              <w:pStyle w:val="EngHangEnd"/>
            </w:pPr>
            <w:r>
              <w:t xml:space="preserve">Now and forever. </w:t>
            </w:r>
          </w:p>
        </w:tc>
        <w:tc>
          <w:tcPr>
            <w:tcW w:w="288" w:type="dxa"/>
          </w:tcPr>
          <w:p w14:paraId="613223FB" w14:textId="77777777" w:rsidR="00430630" w:rsidRDefault="00430630" w:rsidP="00430630"/>
        </w:tc>
        <w:tc>
          <w:tcPr>
            <w:tcW w:w="288" w:type="dxa"/>
          </w:tcPr>
          <w:p w14:paraId="5B9B4C98" w14:textId="77777777" w:rsidR="00430630" w:rsidRPr="00FB5ACB" w:rsidRDefault="00430630" w:rsidP="00430630">
            <w:pPr>
              <w:pStyle w:val="CopticCross"/>
            </w:pPr>
            <w:r w:rsidRPr="00FB5ACB">
              <w:t>¿</w:t>
            </w:r>
          </w:p>
        </w:tc>
        <w:tc>
          <w:tcPr>
            <w:tcW w:w="3960" w:type="dxa"/>
          </w:tcPr>
          <w:p w14:paraId="6FD63915" w14:textId="77777777" w:rsidR="00430630" w:rsidRDefault="00430630" w:rsidP="00430630">
            <w:pPr>
              <w:pStyle w:val="CopticVersemulti-line"/>
            </w:pPr>
            <w:r>
              <w:t>Ⲫⲁⲓ ⲉ̀ⲣⲉ ⲡⲓⲱ̀ⲟⲩ ⲉⲣⲡ̀ⲣⲉⲡ̀ⲓ ⲛⲁϥ:</w:t>
            </w:r>
          </w:p>
          <w:p w14:paraId="0858E0FB" w14:textId="77777777" w:rsidR="00430630" w:rsidRDefault="00430630" w:rsidP="00430630">
            <w:pPr>
              <w:pStyle w:val="CopticVersemulti-line"/>
            </w:pPr>
            <w:r>
              <w:t>ⲛⲉⲙ Ⲡⲉϥⲓⲱⲧ ⲛ̀ⲁⲅⲁⲑⲟⲥ:</w:t>
            </w:r>
          </w:p>
          <w:p w14:paraId="54BBA485" w14:textId="77777777" w:rsidR="00430630" w:rsidRDefault="00430630" w:rsidP="00430630">
            <w:pPr>
              <w:pStyle w:val="CopticVersemulti-line"/>
            </w:pPr>
            <w:r>
              <w:t>ⲛⲉⲙ Ⲡⲓⲡ̄ⲛ̄ⲁ̄ ⲉ̄ⲑ̄ⲩ̄:</w:t>
            </w:r>
          </w:p>
          <w:p w14:paraId="3DA36A05" w14:textId="77777777" w:rsidR="00430630" w:rsidRDefault="00430630" w:rsidP="00430630">
            <w:pPr>
              <w:pStyle w:val="CopticHangingVerse"/>
            </w:pPr>
            <w:r>
              <w:t>ⲓⲥϫⲉⲛ ϯⲛⲟⲩ ⲛⲉⲙ ϣⲁ ⲉ̀ⲛⲉϩ.</w:t>
            </w:r>
          </w:p>
        </w:tc>
      </w:tr>
    </w:tbl>
    <w:p w14:paraId="10DBF60E" w14:textId="77777777" w:rsidR="00430630" w:rsidRDefault="00430630" w:rsidP="00430630">
      <w:pPr>
        <w:pStyle w:val="Heading4"/>
      </w:pPr>
      <w:bookmarkStart w:id="1422" w:name="_Ref434477660"/>
      <w:r>
        <w:lastRenderedPageBreak/>
        <w:t>The Second Doxology for Theophany</w:t>
      </w:r>
      <w:bookmarkEnd w:id="14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1168D70" w14:textId="77777777" w:rsidTr="00430630">
        <w:trPr>
          <w:cantSplit/>
          <w:jc w:val="center"/>
        </w:trPr>
        <w:tc>
          <w:tcPr>
            <w:tcW w:w="288" w:type="dxa"/>
          </w:tcPr>
          <w:p w14:paraId="617B3DE4" w14:textId="77777777" w:rsidR="00124408" w:rsidRDefault="00124408" w:rsidP="00430630">
            <w:pPr>
              <w:pStyle w:val="CopticCross"/>
            </w:pPr>
          </w:p>
        </w:tc>
        <w:tc>
          <w:tcPr>
            <w:tcW w:w="3960" w:type="dxa"/>
          </w:tcPr>
          <w:p w14:paraId="5002469E" w14:textId="77777777" w:rsidR="00124408" w:rsidRDefault="00124408" w:rsidP="00124408">
            <w:pPr>
              <w:pStyle w:val="EngHang"/>
            </w:pPr>
            <w:r>
              <w:t>The Only-Begotten God</w:t>
            </w:r>
          </w:p>
          <w:p w14:paraId="025BFFBB" w14:textId="77777777" w:rsidR="00124408" w:rsidRDefault="00124408" w:rsidP="00124408">
            <w:pPr>
              <w:pStyle w:val="EngHang"/>
            </w:pPr>
            <w:r>
              <w:t>Came to the Jordan,</w:t>
            </w:r>
          </w:p>
          <w:p w14:paraId="1E6E64BB" w14:textId="77777777" w:rsidR="00124408" w:rsidRDefault="00124408" w:rsidP="00124408">
            <w:pPr>
              <w:pStyle w:val="EngHang"/>
            </w:pPr>
            <w:r>
              <w:t>And the image that had been tarnished</w:t>
            </w:r>
          </w:p>
          <w:p w14:paraId="0C1B0B78" w14:textId="77777777" w:rsidR="00124408" w:rsidRDefault="00124408" w:rsidP="00124408">
            <w:pPr>
              <w:pStyle w:val="EngHangEnd"/>
            </w:pPr>
            <w:r>
              <w:t>And ruined by Sin—</w:t>
            </w:r>
          </w:p>
        </w:tc>
        <w:tc>
          <w:tcPr>
            <w:tcW w:w="288" w:type="dxa"/>
          </w:tcPr>
          <w:p w14:paraId="0493A130" w14:textId="77777777" w:rsidR="00124408" w:rsidRDefault="00124408" w:rsidP="00430630"/>
        </w:tc>
        <w:tc>
          <w:tcPr>
            <w:tcW w:w="288" w:type="dxa"/>
          </w:tcPr>
          <w:p w14:paraId="2E9B5075" w14:textId="77777777" w:rsidR="00124408" w:rsidRDefault="00124408" w:rsidP="00430630">
            <w:pPr>
              <w:pStyle w:val="CopticCross"/>
            </w:pPr>
          </w:p>
        </w:tc>
        <w:tc>
          <w:tcPr>
            <w:tcW w:w="3960" w:type="dxa"/>
          </w:tcPr>
          <w:p w14:paraId="176A5DD1" w14:textId="77777777" w:rsidR="00124408" w:rsidRDefault="00124408" w:rsidP="00124408">
            <w:pPr>
              <w:pStyle w:val="CopticVersemulti-line"/>
            </w:pPr>
            <w:r>
              <w:t xml:space="preserve">Ⲫϯ ⲡⲓⲙⲟⲛⲟⲅⲉⲛⲏⲥ: </w:t>
            </w:r>
          </w:p>
          <w:p w14:paraId="669DCF13" w14:textId="77777777" w:rsidR="00124408" w:rsidRDefault="00124408" w:rsidP="00124408">
            <w:pPr>
              <w:pStyle w:val="CopticVersemulti-line"/>
            </w:pPr>
            <w:r>
              <w:t>ⲁϥⲓ̀ ⲉ̀ϫⲉⲛ ⲡⲓⲒⲟⲩⲣⲇⲁⲛⲏⲥ:</w:t>
            </w:r>
          </w:p>
          <w:p w14:paraId="4F1DF5ED" w14:textId="77777777" w:rsidR="00124408" w:rsidRDefault="00124408" w:rsidP="00124408">
            <w:pPr>
              <w:pStyle w:val="CopticVersemulti-line"/>
            </w:pPr>
            <w:r>
              <w:t>ϯϩⲓⲕⲱⲛ ⲉ̀ⲧⲁⲥⲧⲁⲕⲟ:</w:t>
            </w:r>
          </w:p>
          <w:p w14:paraId="4B705FC3" w14:textId="77777777" w:rsidR="00124408" w:rsidRPr="00C35319" w:rsidRDefault="00124408" w:rsidP="00124408">
            <w:pPr>
              <w:pStyle w:val="CopticHangingVerse"/>
            </w:pPr>
            <w:r>
              <w:t>ⲟⲩⲟϩ ⲁⲥⲙⲟⲩ ϧⲉⲛ ⲡⲓⲛⲟⲃⲓ.</w:t>
            </w:r>
          </w:p>
        </w:tc>
      </w:tr>
      <w:tr w:rsidR="00124408" w14:paraId="5007F074" w14:textId="77777777" w:rsidTr="00430630">
        <w:trPr>
          <w:cantSplit/>
          <w:jc w:val="center"/>
        </w:trPr>
        <w:tc>
          <w:tcPr>
            <w:tcW w:w="288" w:type="dxa"/>
          </w:tcPr>
          <w:p w14:paraId="493CD41C" w14:textId="77777777" w:rsidR="00124408" w:rsidRDefault="00124408" w:rsidP="00430630">
            <w:pPr>
              <w:pStyle w:val="CopticCross"/>
            </w:pPr>
            <w:r w:rsidRPr="00FB5ACB">
              <w:t>¿</w:t>
            </w:r>
          </w:p>
        </w:tc>
        <w:tc>
          <w:tcPr>
            <w:tcW w:w="3960" w:type="dxa"/>
          </w:tcPr>
          <w:p w14:paraId="3DA20885" w14:textId="77777777" w:rsidR="00124408" w:rsidRDefault="00124408" w:rsidP="00124408">
            <w:pPr>
              <w:pStyle w:val="EngHang"/>
            </w:pPr>
            <w:r>
              <w:t>He restored once again</w:t>
            </w:r>
          </w:p>
          <w:p w14:paraId="0C2DA1B3" w14:textId="77777777" w:rsidR="00124408" w:rsidRDefault="00124408" w:rsidP="00124408">
            <w:pPr>
              <w:pStyle w:val="EngHang"/>
            </w:pPr>
            <w:r>
              <w:t>By the baptism of water.</w:t>
            </w:r>
          </w:p>
          <w:p w14:paraId="4DA0F92A" w14:textId="77777777" w:rsidR="00124408" w:rsidRDefault="00124408" w:rsidP="00124408">
            <w:pPr>
              <w:pStyle w:val="EngHang"/>
            </w:pPr>
            <w:r>
              <w:t>He demolished the head of the dragon,</w:t>
            </w:r>
          </w:p>
          <w:p w14:paraId="33838F62" w14:textId="77777777" w:rsidR="00124408" w:rsidRDefault="00124408" w:rsidP="00124408">
            <w:pPr>
              <w:pStyle w:val="EngHangEnd"/>
            </w:pPr>
            <w:r>
              <w:t>In the waters of the Jordan.</w:t>
            </w:r>
          </w:p>
        </w:tc>
        <w:tc>
          <w:tcPr>
            <w:tcW w:w="288" w:type="dxa"/>
          </w:tcPr>
          <w:p w14:paraId="5920753F" w14:textId="77777777" w:rsidR="00124408" w:rsidRDefault="00124408" w:rsidP="00430630"/>
        </w:tc>
        <w:tc>
          <w:tcPr>
            <w:tcW w:w="288" w:type="dxa"/>
          </w:tcPr>
          <w:p w14:paraId="4D3ED923" w14:textId="77777777" w:rsidR="00124408" w:rsidRDefault="00124408" w:rsidP="00430630">
            <w:pPr>
              <w:pStyle w:val="CopticCross"/>
            </w:pPr>
            <w:r w:rsidRPr="00FB5ACB">
              <w:t>¿</w:t>
            </w:r>
          </w:p>
        </w:tc>
        <w:tc>
          <w:tcPr>
            <w:tcW w:w="3960" w:type="dxa"/>
          </w:tcPr>
          <w:p w14:paraId="7F1CF917" w14:textId="77777777" w:rsidR="00124408" w:rsidRDefault="00124408" w:rsidP="00124408">
            <w:pPr>
              <w:pStyle w:val="CopticVersemulti-line"/>
            </w:pPr>
            <w:r>
              <w:t>Ⲁϥⲁⲓⲥ ⲙ̀ⲃⲉⲣⲓ ⲛ̀ⲕⲉⲥⲟⲡ:</w:t>
            </w:r>
          </w:p>
          <w:p w14:paraId="158CDE58" w14:textId="77777777" w:rsidR="00124408" w:rsidRDefault="00124408" w:rsidP="00124408">
            <w:pPr>
              <w:pStyle w:val="CopticVersemulti-line"/>
            </w:pPr>
            <w:r>
              <w:t>Ϩⲓⲧⲉⲛ ⲡⲓⲱⲙⲥ ⲛ̀ⲧⲉ ⲡⲓⲙⲱⲟⲩ:</w:t>
            </w:r>
          </w:p>
          <w:p w14:paraId="583A9A87" w14:textId="77777777" w:rsidR="00124408" w:rsidRDefault="00124408" w:rsidP="00124408">
            <w:pPr>
              <w:pStyle w:val="CopticVersemulti-line"/>
            </w:pPr>
            <w:r>
              <w:t>ⲟⲩⲟϩ ⲁϥⲗⲱⲥ ⲛ̀ⲧ̀ⲁ̀ⲫⲉ ⲙ̀ⲡⲓⲇ̀ⲣⲁⲕⲟⲛ:</w:t>
            </w:r>
          </w:p>
          <w:p w14:paraId="5B470E99" w14:textId="77777777" w:rsidR="00124408" w:rsidRDefault="00124408" w:rsidP="00124408">
            <w:pPr>
              <w:pStyle w:val="CopticVersemulti-line"/>
            </w:pPr>
            <w:r>
              <w:t>ϩⲓϫⲉⲛ ⲛⲓⲱⲙⲟⲩ ⲛ̀ⲧⲉ ⲡⲓⲒⲟⲣⲇⲁⲛⲏⲥ.</w:t>
            </w:r>
          </w:p>
        </w:tc>
      </w:tr>
      <w:tr w:rsidR="00124408" w14:paraId="58197F29" w14:textId="77777777" w:rsidTr="00430630">
        <w:trPr>
          <w:cantSplit/>
          <w:jc w:val="center"/>
        </w:trPr>
        <w:tc>
          <w:tcPr>
            <w:tcW w:w="288" w:type="dxa"/>
          </w:tcPr>
          <w:p w14:paraId="5BA0690E" w14:textId="77777777" w:rsidR="00124408" w:rsidRDefault="00124408" w:rsidP="00430630">
            <w:pPr>
              <w:pStyle w:val="CopticCross"/>
            </w:pPr>
          </w:p>
        </w:tc>
        <w:tc>
          <w:tcPr>
            <w:tcW w:w="3960" w:type="dxa"/>
          </w:tcPr>
          <w:p w14:paraId="33EB32E6" w14:textId="77777777" w:rsidR="00124408" w:rsidRDefault="00124408" w:rsidP="00124408">
            <w:pPr>
              <w:pStyle w:val="EngHang"/>
            </w:pPr>
            <w:r>
              <w:t>[John] saw the Holy Spirit</w:t>
            </w:r>
          </w:p>
          <w:p w14:paraId="610C8236" w14:textId="77777777" w:rsidR="00124408" w:rsidRDefault="00124408" w:rsidP="00124408">
            <w:pPr>
              <w:pStyle w:val="EngHang"/>
            </w:pPr>
            <w:r>
              <w:t>Coming down from heaven,</w:t>
            </w:r>
          </w:p>
          <w:p w14:paraId="37EC3798" w14:textId="77777777" w:rsidR="00124408" w:rsidRDefault="00124408" w:rsidP="00124408">
            <w:pPr>
              <w:pStyle w:val="EngHang"/>
            </w:pPr>
            <w:r>
              <w:t>And heard the voice of the Father,</w:t>
            </w:r>
          </w:p>
          <w:p w14:paraId="7C1DA439" w14:textId="77777777" w:rsidR="00124408" w:rsidRDefault="00124408" w:rsidP="00124408">
            <w:pPr>
              <w:pStyle w:val="EngHangEnd"/>
            </w:pPr>
            <w:r>
              <w:t>Proclaiming and saying,</w:t>
            </w:r>
          </w:p>
        </w:tc>
        <w:tc>
          <w:tcPr>
            <w:tcW w:w="288" w:type="dxa"/>
          </w:tcPr>
          <w:p w14:paraId="18320F07" w14:textId="77777777" w:rsidR="00124408" w:rsidRDefault="00124408" w:rsidP="00430630"/>
        </w:tc>
        <w:tc>
          <w:tcPr>
            <w:tcW w:w="288" w:type="dxa"/>
          </w:tcPr>
          <w:p w14:paraId="53773DCF" w14:textId="77777777" w:rsidR="00124408" w:rsidRDefault="00124408" w:rsidP="00430630">
            <w:pPr>
              <w:pStyle w:val="CopticCross"/>
            </w:pPr>
          </w:p>
        </w:tc>
        <w:tc>
          <w:tcPr>
            <w:tcW w:w="3960" w:type="dxa"/>
          </w:tcPr>
          <w:p w14:paraId="208B05DE" w14:textId="77777777" w:rsidR="00124408" w:rsidRDefault="00124408" w:rsidP="00124408">
            <w:pPr>
              <w:pStyle w:val="CopticVersemulti-line"/>
            </w:pPr>
            <w:r>
              <w:t>Ⲁⲓⲛⲟⲩ ⲉ̀Ⲡⲓⲡ̄ⲛ̄ⲁ̄ ⲉ̄ⲑ̄ⲩ̄:</w:t>
            </w:r>
          </w:p>
          <w:p w14:paraId="106CDD0F" w14:textId="77777777" w:rsidR="00124408" w:rsidRDefault="00124408" w:rsidP="00124408">
            <w:pPr>
              <w:pStyle w:val="CopticVersemulti-line"/>
            </w:pPr>
            <w:r>
              <w:t>ⲉ̀ⲧⲁϥⲓ̀ ⲉ̀ⲡⲉⲥⲏⲧ ⲉ̀ⲃⲟⲗ ϧⲉⲛ ⲧ̀ⲫⲉ:</w:t>
            </w:r>
          </w:p>
          <w:p w14:paraId="3B693FE6" w14:textId="77777777" w:rsidR="00124408" w:rsidRDefault="00124408" w:rsidP="00124408">
            <w:pPr>
              <w:pStyle w:val="CopticVersemulti-line"/>
            </w:pPr>
            <w:r>
              <w:t>ⲁⲓⲥⲱⲧⲉⲙ ⲉ̀ⲧ̀ⲥ̀ⲙⲏ ⲛ̀ⲧⲉ Ⲫⲓⲱⲧ:</w:t>
            </w:r>
          </w:p>
          <w:p w14:paraId="4FC51DEA" w14:textId="77777777" w:rsidR="00124408" w:rsidRDefault="00124408" w:rsidP="00124408">
            <w:pPr>
              <w:pStyle w:val="CopticHangingVerse"/>
            </w:pPr>
            <w:r>
              <w:t>ⲉⲥⲱϣ ⲉ̀ⲃⲟⲗ ⲉⲥϫⲱ ⲙ̀ⲙⲟⲥ.</w:t>
            </w:r>
          </w:p>
        </w:tc>
      </w:tr>
      <w:tr w:rsidR="00124408" w14:paraId="6ED61893" w14:textId="77777777" w:rsidTr="00430630">
        <w:trPr>
          <w:cantSplit/>
          <w:jc w:val="center"/>
        </w:trPr>
        <w:tc>
          <w:tcPr>
            <w:tcW w:w="288" w:type="dxa"/>
          </w:tcPr>
          <w:p w14:paraId="653029F9" w14:textId="77777777" w:rsidR="00124408" w:rsidRDefault="00124408" w:rsidP="00430630">
            <w:pPr>
              <w:pStyle w:val="CopticCross"/>
            </w:pPr>
            <w:r w:rsidRPr="00FB5ACB">
              <w:t>¿</w:t>
            </w:r>
          </w:p>
        </w:tc>
        <w:tc>
          <w:tcPr>
            <w:tcW w:w="3960" w:type="dxa"/>
          </w:tcPr>
          <w:p w14:paraId="03C72CBF" w14:textId="77777777" w:rsidR="00124408" w:rsidRDefault="00124408" w:rsidP="00124408">
            <w:pPr>
              <w:pStyle w:val="EngHang"/>
            </w:pPr>
            <w:r>
              <w:t>“This is My Beloved Son,</w:t>
            </w:r>
          </w:p>
          <w:p w14:paraId="0B0C5576" w14:textId="77777777" w:rsidR="00124408" w:rsidRDefault="00124408" w:rsidP="00124408">
            <w:pPr>
              <w:pStyle w:val="EngHang"/>
            </w:pPr>
            <w:r>
              <w:t>In Whom My soul is pleased;</w:t>
            </w:r>
          </w:p>
          <w:p w14:paraId="73373A93" w14:textId="77777777" w:rsidR="00124408" w:rsidRDefault="00124408" w:rsidP="00124408">
            <w:pPr>
              <w:pStyle w:val="EngHang"/>
            </w:pPr>
            <w:r>
              <w:t>He has done My will: hear Him,</w:t>
            </w:r>
          </w:p>
          <w:p w14:paraId="28CF07C6" w14:textId="77777777" w:rsidR="00124408" w:rsidRDefault="00124408" w:rsidP="00124408">
            <w:pPr>
              <w:pStyle w:val="EngHangEnd"/>
            </w:pPr>
            <w:r>
              <w:t>For He is the Life-Giver.”</w:t>
            </w:r>
          </w:p>
        </w:tc>
        <w:tc>
          <w:tcPr>
            <w:tcW w:w="288" w:type="dxa"/>
          </w:tcPr>
          <w:p w14:paraId="2969FFD6" w14:textId="77777777" w:rsidR="00124408" w:rsidRDefault="00124408" w:rsidP="00430630"/>
        </w:tc>
        <w:tc>
          <w:tcPr>
            <w:tcW w:w="288" w:type="dxa"/>
          </w:tcPr>
          <w:p w14:paraId="62888477" w14:textId="77777777" w:rsidR="00124408" w:rsidRDefault="00124408" w:rsidP="00430630">
            <w:pPr>
              <w:pStyle w:val="CopticCross"/>
            </w:pPr>
            <w:r w:rsidRPr="00FB5ACB">
              <w:t>¿</w:t>
            </w:r>
          </w:p>
        </w:tc>
        <w:tc>
          <w:tcPr>
            <w:tcW w:w="3960" w:type="dxa"/>
          </w:tcPr>
          <w:p w14:paraId="2A4EAD43" w14:textId="77777777" w:rsidR="00124408" w:rsidRDefault="00124408" w:rsidP="00124408">
            <w:pPr>
              <w:pStyle w:val="CopticVersemulti-line"/>
            </w:pPr>
            <w:r>
              <w:t>Ϫⲉ ⲫⲁⲓ ⲡⲉ ⲡⲁϣⲏⲣⲓ ⲡⲁⲙⲉⲛⲣⲓⲧ:</w:t>
            </w:r>
          </w:p>
          <w:p w14:paraId="2759A9A0" w14:textId="77777777" w:rsidR="00124408" w:rsidRDefault="00124408" w:rsidP="00124408">
            <w:pPr>
              <w:pStyle w:val="CopticVersemulti-line"/>
            </w:pPr>
            <w:r>
              <w:t>ⲉ̀ⲧⲁ ⲧⲁⲯⲩⲭⲏ ϯⲙⲁϯ ⲛ̀ϧⲏⲧϥ:</w:t>
            </w:r>
          </w:p>
          <w:p w14:paraId="35CD2123" w14:textId="77777777" w:rsidR="00124408" w:rsidRDefault="00124408" w:rsidP="00124408">
            <w:pPr>
              <w:pStyle w:val="CopticVersemulti-line"/>
            </w:pPr>
            <w:r>
              <w:t>ⲁϥⲉⲣⲡⲁⲟⲩⲱϣ ⲥⲱⲧⲉⲙ ⲛ̀ⲥⲱϥ:</w:t>
            </w:r>
          </w:p>
          <w:p w14:paraId="197D1688" w14:textId="77777777" w:rsidR="00124408" w:rsidRDefault="00124408" w:rsidP="00124408">
            <w:pPr>
              <w:pStyle w:val="CopticHangingVerse"/>
            </w:pPr>
            <w:r>
              <w:t xml:space="preserve">ϫⲉ ⲛ̀ⲑⲟϥ ⲡⲉ ⲡⲓⲣⲉϥⲧⲁⲛϧⲟ. </w:t>
            </w:r>
          </w:p>
        </w:tc>
      </w:tr>
      <w:tr w:rsidR="00124408" w14:paraId="47EECEEF" w14:textId="77777777" w:rsidTr="00430630">
        <w:trPr>
          <w:cantSplit/>
          <w:jc w:val="center"/>
        </w:trPr>
        <w:tc>
          <w:tcPr>
            <w:tcW w:w="288" w:type="dxa"/>
          </w:tcPr>
          <w:p w14:paraId="2679AFF2" w14:textId="77777777" w:rsidR="00124408" w:rsidRDefault="00124408" w:rsidP="00430630">
            <w:pPr>
              <w:pStyle w:val="CopticCross"/>
            </w:pPr>
          </w:p>
        </w:tc>
        <w:tc>
          <w:tcPr>
            <w:tcW w:w="3960" w:type="dxa"/>
          </w:tcPr>
          <w:p w14:paraId="255FAA29" w14:textId="77777777" w:rsidR="00124408" w:rsidRDefault="00124408" w:rsidP="00124408">
            <w:pPr>
              <w:pStyle w:val="EngHang"/>
            </w:pPr>
            <w:r>
              <w:t>Isaiah the prophet</w:t>
            </w:r>
          </w:p>
          <w:p w14:paraId="620FB92A" w14:textId="77777777" w:rsidR="00124408" w:rsidRDefault="00124408" w:rsidP="00124408">
            <w:pPr>
              <w:pStyle w:val="EngHang"/>
            </w:pPr>
            <w:r>
              <w:t>Spoke of the honour of the Forerunner,</w:t>
            </w:r>
          </w:p>
          <w:p w14:paraId="103F6B09" w14:textId="77777777" w:rsidR="00124408" w:rsidRDefault="00124408" w:rsidP="00124408">
            <w:pPr>
              <w:pStyle w:val="EngHang"/>
            </w:pPr>
            <w:r>
              <w:t>Saint John the celibate,</w:t>
            </w:r>
          </w:p>
          <w:p w14:paraId="6BF9E586" w14:textId="77777777" w:rsidR="00124408" w:rsidRPr="0097766E" w:rsidRDefault="00124408" w:rsidP="00124408">
            <w:pPr>
              <w:pStyle w:val="EngHangEnd"/>
            </w:pPr>
            <w:r>
              <w:t>The cousin of Christ.</w:t>
            </w:r>
          </w:p>
        </w:tc>
        <w:tc>
          <w:tcPr>
            <w:tcW w:w="288" w:type="dxa"/>
          </w:tcPr>
          <w:p w14:paraId="6CE73ACA" w14:textId="77777777" w:rsidR="00124408" w:rsidRDefault="00124408" w:rsidP="00430630"/>
        </w:tc>
        <w:tc>
          <w:tcPr>
            <w:tcW w:w="288" w:type="dxa"/>
          </w:tcPr>
          <w:p w14:paraId="7DC753FC" w14:textId="77777777" w:rsidR="00124408" w:rsidRDefault="00124408" w:rsidP="00430630">
            <w:pPr>
              <w:pStyle w:val="CopticCross"/>
            </w:pPr>
          </w:p>
        </w:tc>
        <w:tc>
          <w:tcPr>
            <w:tcW w:w="3960" w:type="dxa"/>
          </w:tcPr>
          <w:p w14:paraId="62EDED72" w14:textId="77777777" w:rsidR="00124408" w:rsidRDefault="00124408" w:rsidP="00124408">
            <w:pPr>
              <w:pStyle w:val="CopticVersemulti-line"/>
            </w:pPr>
            <w:r>
              <w:t>Ⲏⲥⲁⲏ̀ⲁⲥ ⲡⲓⲡ̀ⲣⲟⲫⲏⲧⲏⲥ:</w:t>
            </w:r>
          </w:p>
          <w:p w14:paraId="5CBB14D7" w14:textId="77777777" w:rsidR="00124408" w:rsidRDefault="00124408" w:rsidP="00124408">
            <w:pPr>
              <w:pStyle w:val="CopticVersemulti-line"/>
            </w:pPr>
            <w:r>
              <w:t>ⲁϥϫⲱ ⲙ̀ⲡ̀ⲧⲁⲓⲟ̀ ⲙ̀ⲡⲓⲡ̀ⲣⲟⲇⲣⲟⲙⲟⲥ:</w:t>
            </w:r>
          </w:p>
          <w:p w14:paraId="101B6190" w14:textId="77777777" w:rsidR="00124408" w:rsidRDefault="00124408" w:rsidP="00124408">
            <w:pPr>
              <w:pStyle w:val="CopticVersemulti-line"/>
            </w:pPr>
            <w:r>
              <w:t>ⲡⲓⲡⲁⲣⲑⲉⲛⲟⲥ ⲉ̄ⲑ̄ⲩ̄ Ⲓⲱⲁⲛⲛⲏⲥ:</w:t>
            </w:r>
          </w:p>
          <w:p w14:paraId="057A828B" w14:textId="77777777" w:rsidR="00124408" w:rsidRDefault="00124408" w:rsidP="00124408">
            <w:pPr>
              <w:pStyle w:val="CopticHangingVerse"/>
            </w:pPr>
            <w:r>
              <w:t>ⲡⲓⲥⲩⲅⲅⲉⲛⲏⲥ ⲛ̀ⲧⲉ Ⲡⲭ̄ⲥ̄.</w:t>
            </w:r>
          </w:p>
        </w:tc>
      </w:tr>
      <w:tr w:rsidR="00124408" w14:paraId="50863E22" w14:textId="77777777" w:rsidTr="00430630">
        <w:trPr>
          <w:cantSplit/>
          <w:jc w:val="center"/>
        </w:trPr>
        <w:tc>
          <w:tcPr>
            <w:tcW w:w="288" w:type="dxa"/>
          </w:tcPr>
          <w:p w14:paraId="2F8588C2" w14:textId="77777777" w:rsidR="00124408" w:rsidRDefault="00124408" w:rsidP="00430630">
            <w:pPr>
              <w:pStyle w:val="CopticCross"/>
            </w:pPr>
            <w:r w:rsidRPr="00FB5ACB">
              <w:t>¿</w:t>
            </w:r>
          </w:p>
        </w:tc>
        <w:tc>
          <w:tcPr>
            <w:tcW w:w="3960" w:type="dxa"/>
          </w:tcPr>
          <w:p w14:paraId="30DC3D77" w14:textId="77777777" w:rsidR="00124408" w:rsidRDefault="00124408" w:rsidP="00124408">
            <w:pPr>
              <w:pStyle w:val="EngHang"/>
            </w:pPr>
            <w:r>
              <w:t>Blessed are You, O Christ, our Master,</w:t>
            </w:r>
          </w:p>
          <w:p w14:paraId="0C2EC08C" w14:textId="77777777" w:rsidR="00124408" w:rsidRDefault="00124408" w:rsidP="00124408">
            <w:pPr>
              <w:pStyle w:val="EngHang"/>
            </w:pPr>
            <w:r>
              <w:t>The Only-Begotten Son,</w:t>
            </w:r>
          </w:p>
          <w:p w14:paraId="789D64D1" w14:textId="77777777" w:rsidR="00124408" w:rsidRDefault="00124408" w:rsidP="00124408">
            <w:pPr>
              <w:pStyle w:val="EngHang"/>
            </w:pPr>
            <w:r>
              <w:t>Who was incarnate of the Virgin,</w:t>
            </w:r>
          </w:p>
          <w:p w14:paraId="49319B57" w14:textId="77777777" w:rsidR="00124408" w:rsidRDefault="00124408" w:rsidP="00124408">
            <w:pPr>
              <w:pStyle w:val="EngHangEnd"/>
            </w:pPr>
            <w:r>
              <w:t>And Baptised in the Jordan.</w:t>
            </w:r>
          </w:p>
        </w:tc>
        <w:tc>
          <w:tcPr>
            <w:tcW w:w="288" w:type="dxa"/>
          </w:tcPr>
          <w:p w14:paraId="0F21245C" w14:textId="77777777" w:rsidR="00124408" w:rsidRDefault="00124408" w:rsidP="00430630"/>
        </w:tc>
        <w:tc>
          <w:tcPr>
            <w:tcW w:w="288" w:type="dxa"/>
          </w:tcPr>
          <w:p w14:paraId="057CA967" w14:textId="77777777" w:rsidR="00124408" w:rsidRDefault="00124408" w:rsidP="00430630">
            <w:pPr>
              <w:pStyle w:val="CopticCross"/>
            </w:pPr>
            <w:r w:rsidRPr="00FB5ACB">
              <w:t>¿</w:t>
            </w:r>
          </w:p>
        </w:tc>
        <w:tc>
          <w:tcPr>
            <w:tcW w:w="3960" w:type="dxa"/>
          </w:tcPr>
          <w:p w14:paraId="1A7B8EF1" w14:textId="77777777" w:rsidR="00124408" w:rsidRDefault="00124408" w:rsidP="00124408">
            <w:pPr>
              <w:pStyle w:val="CopticVersemulti-line"/>
            </w:pPr>
            <w:r>
              <w:t>Ⲕⲥ̀ⲙⲁⲣⲱⲟⲩⲧ ⲱ̀ Ⲡⲉⲛⲛⲏⲃ Ⲡⲭ̄ⲥ̄: Ⲡϣⲏⲣⲓ ⲙ̀ⲙⲟⲛⲟⲅⲉⲛⲏⲥ:</w:t>
            </w:r>
          </w:p>
          <w:p w14:paraId="112761B6" w14:textId="77777777" w:rsidR="00124408" w:rsidRDefault="00124408" w:rsidP="00124408">
            <w:pPr>
              <w:pStyle w:val="CopticVersemulti-line"/>
            </w:pPr>
            <w:r>
              <w:t>ⲫⲏⲉⲧⲁϥϭⲓⲥⲁⲣⲝ ϧⲉⲛ ϯⲡⲁⲣⲑⲉⲛⲟⲥ:</w:t>
            </w:r>
          </w:p>
          <w:p w14:paraId="2EDC3266" w14:textId="77777777" w:rsidR="00124408" w:rsidRDefault="00124408" w:rsidP="00124408">
            <w:pPr>
              <w:pStyle w:val="CopticHangingVerse"/>
            </w:pPr>
            <w:r>
              <w:t>ⲟⲩⲟϩ ⲁϥϭⲓⲱⲙⲥ ϧⲉⲛ ⲡⲓⲒⲟⲣⲇⲁⲛⲏⲥ.</w:t>
            </w:r>
          </w:p>
        </w:tc>
      </w:tr>
      <w:tr w:rsidR="00124408" w14:paraId="7F33E810" w14:textId="77777777" w:rsidTr="00430630">
        <w:trPr>
          <w:cantSplit/>
          <w:jc w:val="center"/>
        </w:trPr>
        <w:tc>
          <w:tcPr>
            <w:tcW w:w="288" w:type="dxa"/>
          </w:tcPr>
          <w:p w14:paraId="490A7857" w14:textId="77777777" w:rsidR="00124408" w:rsidRDefault="00124408" w:rsidP="00430630">
            <w:pPr>
              <w:pStyle w:val="CopticCross"/>
            </w:pPr>
          </w:p>
        </w:tc>
        <w:tc>
          <w:tcPr>
            <w:tcW w:w="3960" w:type="dxa"/>
          </w:tcPr>
          <w:p w14:paraId="31B78137" w14:textId="77777777" w:rsidR="00124408" w:rsidRDefault="00124408" w:rsidP="00124408">
            <w:pPr>
              <w:pStyle w:val="EngHang"/>
            </w:pPr>
            <w:r>
              <w:t>Rejoice like lambs,</w:t>
            </w:r>
          </w:p>
          <w:p w14:paraId="67E4EC20" w14:textId="77777777" w:rsidR="00124408" w:rsidRDefault="00124408" w:rsidP="00124408">
            <w:pPr>
              <w:pStyle w:val="EngHang"/>
            </w:pPr>
            <w:r>
              <w:t>O Jordan and its shores,</w:t>
            </w:r>
          </w:p>
          <w:p w14:paraId="54437CF6" w14:textId="77777777" w:rsidR="00124408" w:rsidRDefault="00124408" w:rsidP="00124408">
            <w:pPr>
              <w:pStyle w:val="EngHang"/>
            </w:pPr>
            <w:r>
              <w:t>For the Lamb, who carries the sins</w:t>
            </w:r>
          </w:p>
          <w:p w14:paraId="3C1DD471" w14:textId="77777777" w:rsidR="00124408" w:rsidRDefault="00124408" w:rsidP="00124408">
            <w:pPr>
              <w:pStyle w:val="EngHangEnd"/>
            </w:pPr>
            <w:r>
              <w:t>Of the world came to you.</w:t>
            </w:r>
          </w:p>
        </w:tc>
        <w:tc>
          <w:tcPr>
            <w:tcW w:w="288" w:type="dxa"/>
          </w:tcPr>
          <w:p w14:paraId="5F6BBC2E" w14:textId="77777777" w:rsidR="00124408" w:rsidRDefault="00124408" w:rsidP="00430630"/>
        </w:tc>
        <w:tc>
          <w:tcPr>
            <w:tcW w:w="288" w:type="dxa"/>
          </w:tcPr>
          <w:p w14:paraId="431F1557" w14:textId="77777777" w:rsidR="00124408" w:rsidRDefault="00124408" w:rsidP="00430630">
            <w:pPr>
              <w:pStyle w:val="CopticCross"/>
            </w:pPr>
          </w:p>
        </w:tc>
        <w:tc>
          <w:tcPr>
            <w:tcW w:w="3960" w:type="dxa"/>
          </w:tcPr>
          <w:p w14:paraId="1A828246" w14:textId="77777777" w:rsidR="00124408" w:rsidRDefault="00124408" w:rsidP="00124408">
            <w:pPr>
              <w:pStyle w:val="CopticVersemulti-line"/>
            </w:pPr>
            <w:r>
              <w:t>Ⲑⲉⲗⲏⲗ ⲙ̀ⲫⲣⲏϯ ⲛ̀ϩⲁⲛϩⲓⲏⲃ:</w:t>
            </w:r>
          </w:p>
          <w:p w14:paraId="1BCC7ED7" w14:textId="77777777" w:rsidR="00124408" w:rsidRDefault="00124408" w:rsidP="00124408">
            <w:pPr>
              <w:pStyle w:val="CopticVersemulti-line"/>
            </w:pPr>
            <w:r>
              <w:t>ⲱ ⲡⲓⲒⲟⲣⲇⲁⲛⲏⲥ ⲛⲉⲙ ⲡⲉϥⲇ̀ⲣⲩⲙⲟⲥ:</w:t>
            </w:r>
          </w:p>
          <w:p w14:paraId="0F2AB58E" w14:textId="77777777" w:rsidR="00124408" w:rsidRDefault="00124408" w:rsidP="00124408">
            <w:pPr>
              <w:pStyle w:val="CopticVersemulti-line"/>
            </w:pPr>
            <w:r>
              <w:t>ϫⲉ ⲁϥⲓ̀ ϣⲁⲣⲟⲕ ⲛ̀ϫⲉ ⲡⲓϩⲓⲏⲃ:</w:t>
            </w:r>
          </w:p>
          <w:p w14:paraId="7483CBF2" w14:textId="77777777" w:rsidR="00124408" w:rsidRDefault="00124408" w:rsidP="00124408">
            <w:pPr>
              <w:pStyle w:val="CopticHangingVerse"/>
            </w:pPr>
            <w:r>
              <w:t>ⲫⲏⲉ̀ⲧⲱⲗⲓ ⲙ̀ⲫ̀ⲛⲟⲃⲓ ⲙ̀ⲡⲓⲕⲟⲥⲙⲟⲥ.</w:t>
            </w:r>
          </w:p>
        </w:tc>
      </w:tr>
      <w:tr w:rsidR="00124408" w14:paraId="348AF278" w14:textId="77777777" w:rsidTr="00430630">
        <w:trPr>
          <w:cantSplit/>
          <w:jc w:val="center"/>
        </w:trPr>
        <w:tc>
          <w:tcPr>
            <w:tcW w:w="288" w:type="dxa"/>
          </w:tcPr>
          <w:p w14:paraId="055AB669" w14:textId="77777777" w:rsidR="00124408" w:rsidRDefault="00124408" w:rsidP="00430630">
            <w:pPr>
              <w:pStyle w:val="CopticCross"/>
            </w:pPr>
            <w:r w:rsidRPr="00FB5ACB">
              <w:t>¿</w:t>
            </w:r>
          </w:p>
        </w:tc>
        <w:tc>
          <w:tcPr>
            <w:tcW w:w="3960" w:type="dxa"/>
          </w:tcPr>
          <w:p w14:paraId="041492B8" w14:textId="77777777" w:rsidR="00124408" w:rsidRDefault="00124408" w:rsidP="00124408">
            <w:pPr>
              <w:pStyle w:val="EngHang"/>
            </w:pPr>
            <w:r>
              <w:t>This is the Lamb of God,</w:t>
            </w:r>
          </w:p>
          <w:p w14:paraId="244D55A4" w14:textId="77777777" w:rsidR="00124408" w:rsidRDefault="00124408" w:rsidP="00124408">
            <w:pPr>
              <w:pStyle w:val="EngHang"/>
            </w:pPr>
            <w:r>
              <w:t>Who carries the sins of the world,</w:t>
            </w:r>
          </w:p>
          <w:p w14:paraId="45DB4247" w14:textId="77777777" w:rsidR="00124408" w:rsidRDefault="00124408" w:rsidP="00124408">
            <w:pPr>
              <w:pStyle w:val="EngHang"/>
            </w:pPr>
            <w:r>
              <w:t>Who brought a horn of salvation</w:t>
            </w:r>
          </w:p>
          <w:p w14:paraId="078A857F" w14:textId="77777777" w:rsidR="00124408" w:rsidRDefault="00124408" w:rsidP="00124408">
            <w:pPr>
              <w:pStyle w:val="EngHangEnd"/>
            </w:pPr>
            <w:r>
              <w:t>And saved His people.</w:t>
            </w:r>
          </w:p>
        </w:tc>
        <w:tc>
          <w:tcPr>
            <w:tcW w:w="288" w:type="dxa"/>
          </w:tcPr>
          <w:p w14:paraId="68301B99" w14:textId="77777777" w:rsidR="00124408" w:rsidRDefault="00124408" w:rsidP="00430630"/>
        </w:tc>
        <w:tc>
          <w:tcPr>
            <w:tcW w:w="288" w:type="dxa"/>
          </w:tcPr>
          <w:p w14:paraId="189F9AD8" w14:textId="77777777" w:rsidR="00124408" w:rsidRDefault="00124408" w:rsidP="00430630">
            <w:pPr>
              <w:pStyle w:val="CopticCross"/>
            </w:pPr>
            <w:r w:rsidRPr="00FB5ACB">
              <w:t>¿</w:t>
            </w:r>
          </w:p>
        </w:tc>
        <w:tc>
          <w:tcPr>
            <w:tcW w:w="3960" w:type="dxa"/>
          </w:tcPr>
          <w:p w14:paraId="3E041747" w14:textId="77777777" w:rsidR="00124408" w:rsidRDefault="00124408" w:rsidP="00124408">
            <w:pPr>
              <w:pStyle w:val="CopticVersemulti-line"/>
            </w:pPr>
            <w:r>
              <w:t>Ⲫⲁⲓ ⲡⲉ ⲡⲓϩⲓⲏⲃ ⲛ̀ⲧⲉ Ⲫϯ:</w:t>
            </w:r>
          </w:p>
          <w:p w14:paraId="3DFDCB38" w14:textId="77777777" w:rsidR="00124408" w:rsidRDefault="00124408" w:rsidP="00124408">
            <w:pPr>
              <w:pStyle w:val="CopticVersemulti-line"/>
            </w:pPr>
            <w:r>
              <w:t>ⲫⲏⲉ̀ⲧⲱⲗⲓ ⲙ̀ⲫ̀ⲛⲟⲃⲓ ⲙ̀ⲡⲓⲕⲟⲥⲙⲟⲥ:</w:t>
            </w:r>
          </w:p>
          <w:p w14:paraId="4C6A07AC" w14:textId="77777777" w:rsidR="00124408" w:rsidRDefault="00124408" w:rsidP="00124408">
            <w:pPr>
              <w:pStyle w:val="CopticVersemulti-line"/>
            </w:pPr>
            <w:r>
              <w:t>ⲫⲏⲉ̀ⲧⲁϥⲓ̀ⲛⲓ ⲛ̀ⲟⲩⲧⲁⲡ ⲛ̀ⲥⲱϯ:</w:t>
            </w:r>
          </w:p>
          <w:p w14:paraId="1AB533A5" w14:textId="77777777" w:rsidR="00124408" w:rsidRDefault="00124408" w:rsidP="00124408">
            <w:pPr>
              <w:pStyle w:val="CopticHangingVerse"/>
            </w:pPr>
            <w:r>
              <w:t>ⲉⲑⲣⲉϥⲛⲟϩⲉⲙ ⲙ̀ⲡⲉϥⲗⲁⲟⲥ.</w:t>
            </w:r>
          </w:p>
        </w:tc>
      </w:tr>
      <w:tr w:rsidR="00124408" w14:paraId="1CC6955E" w14:textId="77777777" w:rsidTr="00430630">
        <w:trPr>
          <w:cantSplit/>
          <w:jc w:val="center"/>
        </w:trPr>
        <w:tc>
          <w:tcPr>
            <w:tcW w:w="288" w:type="dxa"/>
          </w:tcPr>
          <w:p w14:paraId="5184C1E8" w14:textId="77777777" w:rsidR="00124408" w:rsidRPr="00FB5ACB" w:rsidRDefault="00124408" w:rsidP="00430630">
            <w:pPr>
              <w:pStyle w:val="CopticCross"/>
            </w:pPr>
          </w:p>
        </w:tc>
        <w:tc>
          <w:tcPr>
            <w:tcW w:w="3960" w:type="dxa"/>
          </w:tcPr>
          <w:p w14:paraId="6D0FB2BA" w14:textId="77777777" w:rsidR="00124408" w:rsidRDefault="00124408" w:rsidP="00124408">
            <w:pPr>
              <w:pStyle w:val="EngHang"/>
            </w:pPr>
            <w:r>
              <w:t>Come all you peoples,</w:t>
            </w:r>
          </w:p>
          <w:p w14:paraId="0E48746C" w14:textId="77777777" w:rsidR="00124408" w:rsidRDefault="00124408" w:rsidP="00124408">
            <w:pPr>
              <w:pStyle w:val="EngHang"/>
            </w:pPr>
            <w:r>
              <w:t>And all kings of the earth,</w:t>
            </w:r>
          </w:p>
          <w:p w14:paraId="0CA7079D" w14:textId="77777777" w:rsidR="00124408" w:rsidRDefault="00124408" w:rsidP="00124408">
            <w:pPr>
              <w:pStyle w:val="EngHang"/>
            </w:pPr>
            <w:r>
              <w:t>And all heavenly hosts,</w:t>
            </w:r>
          </w:p>
          <w:p w14:paraId="7EDBC43C" w14:textId="77777777" w:rsidR="00124408" w:rsidRDefault="00124408" w:rsidP="00124408">
            <w:pPr>
              <w:pStyle w:val="EngHangEnd"/>
            </w:pPr>
            <w:r>
              <w:t>To praise Him unceasingly,</w:t>
            </w:r>
          </w:p>
        </w:tc>
        <w:tc>
          <w:tcPr>
            <w:tcW w:w="288" w:type="dxa"/>
          </w:tcPr>
          <w:p w14:paraId="50042676" w14:textId="77777777" w:rsidR="00124408" w:rsidRDefault="00124408" w:rsidP="00430630"/>
        </w:tc>
        <w:tc>
          <w:tcPr>
            <w:tcW w:w="288" w:type="dxa"/>
          </w:tcPr>
          <w:p w14:paraId="4A444FAA" w14:textId="77777777" w:rsidR="00124408" w:rsidRPr="00FB5ACB" w:rsidRDefault="00124408" w:rsidP="00430630">
            <w:pPr>
              <w:pStyle w:val="CopticCross"/>
            </w:pPr>
          </w:p>
        </w:tc>
        <w:tc>
          <w:tcPr>
            <w:tcW w:w="3960" w:type="dxa"/>
          </w:tcPr>
          <w:p w14:paraId="39B0FB95" w14:textId="77777777" w:rsidR="00124408" w:rsidRDefault="00124408" w:rsidP="00124408">
            <w:pPr>
              <w:pStyle w:val="CopticVersemulti-line"/>
            </w:pPr>
            <w:r>
              <w:t>Ⲁⲙⲱⲓⲛⲓ ⲛⲓⲗⲁⲟⲥ ⲧⲏⲣⲟⲩ:</w:t>
            </w:r>
          </w:p>
          <w:p w14:paraId="55B06044" w14:textId="77777777" w:rsidR="00124408" w:rsidRDefault="00124408" w:rsidP="00124408">
            <w:pPr>
              <w:pStyle w:val="CopticVersemulti-line"/>
            </w:pPr>
            <w:r>
              <w:t>ⲛⲓⲟⲩⲣⲱⲟⲩ ⲛ̀ⲧⲉ ⲡ̀ⲕⲁϩⲓ:</w:t>
            </w:r>
          </w:p>
          <w:p w14:paraId="6A69E213" w14:textId="77777777" w:rsidR="00124408" w:rsidRPr="00E1201F" w:rsidRDefault="00124408" w:rsidP="00124408">
            <w:pPr>
              <w:pStyle w:val="CopticVersemulti-line"/>
            </w:pPr>
            <w:r>
              <w:t>ⲛⲓⲙⲉⲧⲙⲁⲧⲟⲓ ⲛ̀</w:t>
            </w:r>
            <w:r w:rsidRPr="00E1201F">
              <w:t>ⲧⲉ ⲛⲓⲫⲏⲟⲩⲓ̀:</w:t>
            </w:r>
          </w:p>
          <w:p w14:paraId="7B12D6C7" w14:textId="77777777" w:rsidR="00124408" w:rsidRDefault="00124408" w:rsidP="00124408">
            <w:pPr>
              <w:pStyle w:val="CopticHangingVerse"/>
            </w:pPr>
            <w:r w:rsidRPr="00E1201F">
              <w:t>ⲉⲛϩⲱⲥ ⲉ̀ⲣⲟϥ ϧⲉⲛ ⲟⲩⲙⲉⲧⲁⲑⲙⲟⲩⲛⲕ.</w:t>
            </w:r>
          </w:p>
        </w:tc>
      </w:tr>
      <w:tr w:rsidR="00124408" w14:paraId="1B052CEE" w14:textId="77777777" w:rsidTr="00430630">
        <w:trPr>
          <w:cantSplit/>
          <w:jc w:val="center"/>
        </w:trPr>
        <w:tc>
          <w:tcPr>
            <w:tcW w:w="288" w:type="dxa"/>
          </w:tcPr>
          <w:p w14:paraId="095D0168" w14:textId="77777777" w:rsidR="00124408" w:rsidRPr="00FB5ACB" w:rsidRDefault="00124408" w:rsidP="00430630">
            <w:pPr>
              <w:pStyle w:val="CopticCross"/>
            </w:pPr>
            <w:r w:rsidRPr="00FB5ACB">
              <w:t>¿</w:t>
            </w:r>
          </w:p>
        </w:tc>
        <w:tc>
          <w:tcPr>
            <w:tcW w:w="3960" w:type="dxa"/>
          </w:tcPr>
          <w:p w14:paraId="500BA67B" w14:textId="77777777" w:rsidR="00124408" w:rsidRDefault="00124408" w:rsidP="00124408">
            <w:pPr>
              <w:pStyle w:val="EngHang"/>
            </w:pPr>
            <w:r>
              <w:t>Proclaiming and saying,</w:t>
            </w:r>
          </w:p>
          <w:p w14:paraId="69FEA342" w14:textId="77777777" w:rsidR="00124408" w:rsidRDefault="00124408" w:rsidP="00124408">
            <w:pPr>
              <w:pStyle w:val="EngHang"/>
            </w:pPr>
            <w:r>
              <w:t>“Holy, holy,</w:t>
            </w:r>
          </w:p>
          <w:p w14:paraId="68CA0E5D" w14:textId="77777777" w:rsidR="00124408" w:rsidRDefault="00124408" w:rsidP="00124408">
            <w:pPr>
              <w:pStyle w:val="EngHang"/>
            </w:pPr>
            <w:r>
              <w:t>Holy, O Lord,</w:t>
            </w:r>
          </w:p>
          <w:p w14:paraId="2A95FB80" w14:textId="77777777" w:rsidR="00124408" w:rsidRDefault="00124408" w:rsidP="00124408">
            <w:pPr>
              <w:pStyle w:val="EngHangEnd"/>
            </w:pPr>
            <w:r>
              <w:t>This is My beloved Son.”</w:t>
            </w:r>
          </w:p>
        </w:tc>
        <w:tc>
          <w:tcPr>
            <w:tcW w:w="288" w:type="dxa"/>
          </w:tcPr>
          <w:p w14:paraId="56DE1EB0" w14:textId="77777777" w:rsidR="00124408" w:rsidRDefault="00124408" w:rsidP="00430630"/>
        </w:tc>
        <w:tc>
          <w:tcPr>
            <w:tcW w:w="288" w:type="dxa"/>
          </w:tcPr>
          <w:p w14:paraId="224C20D4" w14:textId="77777777" w:rsidR="00124408" w:rsidRPr="00FB5ACB" w:rsidRDefault="00124408" w:rsidP="00430630">
            <w:pPr>
              <w:pStyle w:val="CopticCross"/>
            </w:pPr>
            <w:r w:rsidRPr="00FB5ACB">
              <w:t>¿</w:t>
            </w:r>
          </w:p>
        </w:tc>
        <w:tc>
          <w:tcPr>
            <w:tcW w:w="3960" w:type="dxa"/>
          </w:tcPr>
          <w:p w14:paraId="5D942527" w14:textId="77777777" w:rsidR="00124408" w:rsidRDefault="00124408" w:rsidP="00124408">
            <w:pPr>
              <w:pStyle w:val="CopticVersemulti-line"/>
            </w:pPr>
            <w:r>
              <w:t>Ⲉⲛⲱϣ ⲉ̀ⲃⲟⲗ ⲉⲛϫⲱ ⲙ̀ⲙⲟⲥ:</w:t>
            </w:r>
          </w:p>
          <w:p w14:paraId="17623598" w14:textId="77777777" w:rsidR="00124408" w:rsidRDefault="00124408" w:rsidP="00124408">
            <w:pPr>
              <w:pStyle w:val="CopticVersemulti-line"/>
            </w:pPr>
            <w:r>
              <w:t>Ϫⲉ Ⲁⲅⲓⲟⲥ Ⲁⲅⲓⲟⲥ:</w:t>
            </w:r>
          </w:p>
          <w:p w14:paraId="2DAEB554" w14:textId="77777777" w:rsidR="00124408" w:rsidRDefault="00124408" w:rsidP="00124408">
            <w:pPr>
              <w:pStyle w:val="CopticVersemulti-line"/>
            </w:pPr>
            <w:r>
              <w:t>Ⲁⲅⲓⲟⲥ Ⲕⲩⲣⲓⲟⲥ:</w:t>
            </w:r>
          </w:p>
          <w:p w14:paraId="226F1855" w14:textId="77777777" w:rsidR="00124408" w:rsidRDefault="00124408" w:rsidP="00124408">
            <w:pPr>
              <w:pStyle w:val="CopticHangingVerse"/>
            </w:pPr>
            <w:r>
              <w:t>ⲫⲁⲓ ⲡⲉ Ⲡⲁϣⲏⲣⲓ ⲛⲁⲙⲉⲛⲣⲓⲧ.</w:t>
            </w:r>
          </w:p>
        </w:tc>
      </w:tr>
      <w:tr w:rsidR="00124408" w14:paraId="60848F46" w14:textId="77777777" w:rsidTr="00430630">
        <w:trPr>
          <w:cantSplit/>
          <w:jc w:val="center"/>
        </w:trPr>
        <w:tc>
          <w:tcPr>
            <w:tcW w:w="288" w:type="dxa"/>
          </w:tcPr>
          <w:p w14:paraId="309954D8" w14:textId="77777777" w:rsidR="00124408" w:rsidRPr="00FB5ACB" w:rsidRDefault="00124408" w:rsidP="00430630">
            <w:pPr>
              <w:pStyle w:val="CopticCross"/>
            </w:pPr>
          </w:p>
        </w:tc>
        <w:tc>
          <w:tcPr>
            <w:tcW w:w="3960" w:type="dxa"/>
          </w:tcPr>
          <w:p w14:paraId="0558A6A8" w14:textId="77777777" w:rsidR="00124408" w:rsidRDefault="00124408" w:rsidP="00124408">
            <w:pPr>
              <w:pStyle w:val="EngHang"/>
            </w:pPr>
            <w:r>
              <w:t>Wherefore we rejoice, and sing</w:t>
            </w:r>
          </w:p>
          <w:p w14:paraId="34FE39BF" w14:textId="77777777" w:rsidR="00124408" w:rsidRDefault="00124408" w:rsidP="00124408">
            <w:pPr>
              <w:pStyle w:val="EngHang"/>
            </w:pPr>
            <w:r>
              <w:t>With the holy angels</w:t>
            </w:r>
          </w:p>
          <w:p w14:paraId="17FA2F81" w14:textId="77777777" w:rsidR="00124408" w:rsidRDefault="00124408" w:rsidP="00124408">
            <w:pPr>
              <w:pStyle w:val="EngHang"/>
            </w:pPr>
            <w:r>
              <w:t>Joyfully saying,</w:t>
            </w:r>
          </w:p>
          <w:p w14:paraId="73FD168A" w14:textId="77777777" w:rsidR="00124408" w:rsidRDefault="00124408" w:rsidP="00124408">
            <w:pPr>
              <w:pStyle w:val="EngHangEnd"/>
            </w:pPr>
            <w:r>
              <w:t>“Glory to God in the highest</w:t>
            </w:r>
          </w:p>
        </w:tc>
        <w:tc>
          <w:tcPr>
            <w:tcW w:w="288" w:type="dxa"/>
          </w:tcPr>
          <w:p w14:paraId="4F56B28E" w14:textId="77777777" w:rsidR="00124408" w:rsidRDefault="00124408" w:rsidP="00430630"/>
        </w:tc>
        <w:tc>
          <w:tcPr>
            <w:tcW w:w="288" w:type="dxa"/>
          </w:tcPr>
          <w:p w14:paraId="4C0CC654" w14:textId="77777777" w:rsidR="00124408" w:rsidRPr="00FB5ACB" w:rsidRDefault="00124408" w:rsidP="00430630">
            <w:pPr>
              <w:pStyle w:val="CopticCross"/>
            </w:pPr>
          </w:p>
        </w:tc>
        <w:tc>
          <w:tcPr>
            <w:tcW w:w="3960" w:type="dxa"/>
          </w:tcPr>
          <w:p w14:paraId="21216F11" w14:textId="77777777" w:rsidR="00124408" w:rsidRDefault="00124408" w:rsidP="00124408">
            <w:pPr>
              <w:pStyle w:val="CopticVersemulti-line"/>
            </w:pPr>
            <w:r>
              <w:t>Ϧⲉⲛ ⲛⲁⲓ ⲧⲉⲛⲣⲁϣⲓ ⲧⲉⲛⲉⲣⲯⲁⲗⲓⲛ:</w:t>
            </w:r>
          </w:p>
          <w:p w14:paraId="1AAE9DE5" w14:textId="77777777" w:rsidR="00124408" w:rsidRDefault="00124408" w:rsidP="00124408">
            <w:pPr>
              <w:pStyle w:val="CopticVersemulti-line"/>
            </w:pPr>
            <w:r>
              <w:t>ⲛⲉⲙ ⲛⲓⲁⲅⲅⲉⲗⲟⲥ ⲉ̄ⲑ̄ⲩ̄:</w:t>
            </w:r>
          </w:p>
          <w:p w14:paraId="37EC0EF1" w14:textId="77777777" w:rsidR="00124408" w:rsidRDefault="00124408" w:rsidP="00124408">
            <w:pPr>
              <w:pStyle w:val="CopticVersemulti-line"/>
            </w:pPr>
            <w:r>
              <w:t>ϧⲉⲛ ⲟⲩⲉⲗⲏⲗ ⲉⲛϫⲱ ⲙ̀ⲙⲟⲥ:</w:t>
            </w:r>
          </w:p>
          <w:p w14:paraId="76060897" w14:textId="77777777" w:rsidR="00124408" w:rsidRDefault="00124408" w:rsidP="00124408">
            <w:pPr>
              <w:pStyle w:val="CopticHangingVerse"/>
            </w:pPr>
            <w:r>
              <w:t>ϫⲉ ⲟⲩⲱ̀ⲟⲩ ϧⲉⲛ ⲛⲏⲉⲧϭⲟⲓⲥ ⲙ̀Ⲫϯ.</w:t>
            </w:r>
          </w:p>
        </w:tc>
      </w:tr>
      <w:tr w:rsidR="00124408" w14:paraId="62382758" w14:textId="77777777" w:rsidTr="00430630">
        <w:trPr>
          <w:cantSplit/>
          <w:jc w:val="center"/>
        </w:trPr>
        <w:tc>
          <w:tcPr>
            <w:tcW w:w="288" w:type="dxa"/>
          </w:tcPr>
          <w:p w14:paraId="58796B89" w14:textId="77777777" w:rsidR="00124408" w:rsidRPr="00FB5ACB" w:rsidRDefault="00124408" w:rsidP="00430630">
            <w:pPr>
              <w:pStyle w:val="CopticCross"/>
            </w:pPr>
            <w:r w:rsidRPr="00FB5ACB">
              <w:t>¿</w:t>
            </w:r>
          </w:p>
        </w:tc>
        <w:tc>
          <w:tcPr>
            <w:tcW w:w="3960" w:type="dxa"/>
          </w:tcPr>
          <w:p w14:paraId="451F5151" w14:textId="77777777" w:rsidR="00124408" w:rsidRDefault="00124408" w:rsidP="00124408">
            <w:pPr>
              <w:pStyle w:val="EngHang"/>
            </w:pPr>
            <w:r>
              <w:t>Peace on earth,</w:t>
            </w:r>
          </w:p>
          <w:p w14:paraId="5D7F7581" w14:textId="77777777" w:rsidR="00124408" w:rsidRDefault="00FA61CD" w:rsidP="00124408">
            <w:pPr>
              <w:pStyle w:val="EngHang"/>
            </w:pPr>
            <w:r>
              <w:t>And goodwill towards me</w:t>
            </w:r>
            <w:r w:rsidR="00124408">
              <w:t>n,</w:t>
            </w:r>
          </w:p>
          <w:p w14:paraId="7DCBB0F9" w14:textId="77777777" w:rsidR="00124408" w:rsidRDefault="00124408" w:rsidP="00124408">
            <w:pPr>
              <w:pStyle w:val="EngHang"/>
            </w:pPr>
            <w:r>
              <w:t>For He was pleased by You,</w:t>
            </w:r>
          </w:p>
          <w:p w14:paraId="0A513BDE" w14:textId="77777777" w:rsidR="00124408" w:rsidRDefault="00124408" w:rsidP="00124408">
            <w:pPr>
              <w:pStyle w:val="EngHangEnd"/>
            </w:pPr>
            <w:r>
              <w:t>Who are worthy of glory, forever.</w:t>
            </w:r>
          </w:p>
        </w:tc>
        <w:tc>
          <w:tcPr>
            <w:tcW w:w="288" w:type="dxa"/>
          </w:tcPr>
          <w:p w14:paraId="69726D6A" w14:textId="77777777" w:rsidR="00124408" w:rsidRDefault="00124408" w:rsidP="00430630"/>
        </w:tc>
        <w:tc>
          <w:tcPr>
            <w:tcW w:w="288" w:type="dxa"/>
          </w:tcPr>
          <w:p w14:paraId="65DC7D6E" w14:textId="77777777" w:rsidR="00124408" w:rsidRPr="00FB5ACB" w:rsidRDefault="00124408" w:rsidP="00430630">
            <w:pPr>
              <w:pStyle w:val="CopticCross"/>
            </w:pPr>
            <w:r w:rsidRPr="00FB5ACB">
              <w:t>¿</w:t>
            </w:r>
          </w:p>
        </w:tc>
        <w:tc>
          <w:tcPr>
            <w:tcW w:w="3960" w:type="dxa"/>
          </w:tcPr>
          <w:p w14:paraId="56C4E3D0" w14:textId="77777777" w:rsidR="00124408" w:rsidRDefault="00124408" w:rsidP="00124408">
            <w:pPr>
              <w:pStyle w:val="CopticVersemulti-line"/>
            </w:pPr>
            <w:r>
              <w:t>Ⲛⲉⲙ ⲟⲩϩⲓⲣⲏⲛⲏ ϩⲓϫⲉⲛ ⲡⲓⲕⲁϩⲓ:</w:t>
            </w:r>
          </w:p>
          <w:p w14:paraId="5A649042" w14:textId="77777777" w:rsidR="00124408" w:rsidRDefault="00124408" w:rsidP="00124408">
            <w:pPr>
              <w:pStyle w:val="CopticVersemulti-line"/>
            </w:pPr>
            <w:r>
              <w:t>ⲛⲉⲙ ⲟⲩϯⲙⲁϯ ϧⲉⲛ ⲛⲓⲣⲱⲙⲓ:</w:t>
            </w:r>
          </w:p>
          <w:p w14:paraId="5EFF0AD1" w14:textId="77777777" w:rsidR="00124408" w:rsidRDefault="00124408" w:rsidP="00124408">
            <w:pPr>
              <w:pStyle w:val="CopticVersemulti-line"/>
            </w:pPr>
            <w:r>
              <w:t>ϫⲉ ⲁϥϯⲙⲁϯ ⲅⲁⲣ ⲛ̀ϧⲏϯ:</w:t>
            </w:r>
          </w:p>
          <w:p w14:paraId="794EE1C4" w14:textId="77777777" w:rsidR="00124408" w:rsidRDefault="00124408" w:rsidP="00124408">
            <w:pPr>
              <w:pStyle w:val="CopticHangingVerse"/>
            </w:pPr>
            <w:r>
              <w:t>ⲛ̀ϫⲉ ⲫⲏⲉⲧ ⲫⲱϥ ⲡⲉ ⲡⲓⲱ̀ⲟⲩ ϣⲁ ⲉ̀ⲛⲉϩ.</w:t>
            </w:r>
          </w:p>
        </w:tc>
      </w:tr>
      <w:tr w:rsidR="00124408" w14:paraId="7F9F559F" w14:textId="77777777" w:rsidTr="00430630">
        <w:trPr>
          <w:cantSplit/>
          <w:jc w:val="center"/>
        </w:trPr>
        <w:tc>
          <w:tcPr>
            <w:tcW w:w="288" w:type="dxa"/>
          </w:tcPr>
          <w:p w14:paraId="1F4A40A6" w14:textId="77777777" w:rsidR="00124408" w:rsidRPr="00FB5ACB" w:rsidRDefault="00124408" w:rsidP="00430630">
            <w:pPr>
              <w:pStyle w:val="CopticCross"/>
            </w:pPr>
          </w:p>
        </w:tc>
        <w:tc>
          <w:tcPr>
            <w:tcW w:w="3960" w:type="dxa"/>
          </w:tcPr>
          <w:p w14:paraId="7E9EE66F" w14:textId="77777777" w:rsidR="00124408" w:rsidRDefault="00124408" w:rsidP="00124408">
            <w:pPr>
              <w:pStyle w:val="EngHang"/>
            </w:pPr>
            <w:r>
              <w:t>Alleluia, Alleluia,</w:t>
            </w:r>
          </w:p>
          <w:p w14:paraId="30FB3121" w14:textId="77777777" w:rsidR="00124408" w:rsidRDefault="00124408" w:rsidP="00124408">
            <w:pPr>
              <w:pStyle w:val="EngHang"/>
            </w:pPr>
            <w:r>
              <w:t>Alleluia, Alleluia:</w:t>
            </w:r>
          </w:p>
          <w:p w14:paraId="2F987BC2" w14:textId="77777777" w:rsidR="00124408" w:rsidRDefault="00124408" w:rsidP="00124408">
            <w:pPr>
              <w:pStyle w:val="EngHang"/>
            </w:pPr>
            <w:r>
              <w:t>Jesus Christ, the Son of God,</w:t>
            </w:r>
          </w:p>
          <w:p w14:paraId="07D080DF" w14:textId="77777777" w:rsidR="00124408" w:rsidRDefault="00124408" w:rsidP="00124408">
            <w:pPr>
              <w:pStyle w:val="EngHangEnd"/>
            </w:pPr>
            <w:r>
              <w:t>Was born in Bethlehem.</w:t>
            </w:r>
          </w:p>
          <w:p w14:paraId="64EC91BF" w14:textId="77777777" w:rsidR="00124408" w:rsidRDefault="00124408" w:rsidP="00124408">
            <w:pPr>
              <w:pStyle w:val="EngHang"/>
            </w:pPr>
          </w:p>
        </w:tc>
        <w:tc>
          <w:tcPr>
            <w:tcW w:w="288" w:type="dxa"/>
          </w:tcPr>
          <w:p w14:paraId="62A04911" w14:textId="77777777" w:rsidR="00124408" w:rsidRDefault="00124408" w:rsidP="00430630"/>
        </w:tc>
        <w:tc>
          <w:tcPr>
            <w:tcW w:w="288" w:type="dxa"/>
          </w:tcPr>
          <w:p w14:paraId="3A1FF49B" w14:textId="77777777" w:rsidR="00124408" w:rsidRPr="00FB5ACB" w:rsidRDefault="00124408" w:rsidP="00430630">
            <w:pPr>
              <w:pStyle w:val="CopticCross"/>
            </w:pPr>
          </w:p>
        </w:tc>
        <w:tc>
          <w:tcPr>
            <w:tcW w:w="3960" w:type="dxa"/>
          </w:tcPr>
          <w:p w14:paraId="76F7B991" w14:textId="77777777" w:rsidR="00124408" w:rsidRDefault="00124408" w:rsidP="00124408">
            <w:pPr>
              <w:pStyle w:val="CopticVersemulti-line"/>
            </w:pPr>
            <w:r>
              <w:t>Ⲁⲗⲗⲉⲗⲟⲩⲓⲁ̀ Ⲁⲗⲗⲉⲗⲟⲩⲓⲁ̀:</w:t>
            </w:r>
          </w:p>
          <w:p w14:paraId="1896F906" w14:textId="77777777" w:rsidR="00124408" w:rsidRDefault="00124408" w:rsidP="00124408">
            <w:pPr>
              <w:pStyle w:val="CopticVersemulti-line"/>
            </w:pPr>
            <w:r>
              <w:t>Ⲁⲗⲗⲉⲗⲟⲩⲓⲁ̀ Ⲁⲗⲗⲉⲗⲟⲩⲓⲁ̀:</w:t>
            </w:r>
          </w:p>
          <w:p w14:paraId="72DC0CB4" w14:textId="77777777" w:rsidR="00124408" w:rsidRDefault="00124408" w:rsidP="00124408">
            <w:pPr>
              <w:pStyle w:val="CopticVersemulti-line"/>
            </w:pPr>
            <w:r>
              <w:t>Ⲓⲏ̄ⲥ̄ Ⲡⲭ̄ⲥ̄ Ⲡϣⲏⲣⲓ ⲙ̀Ⲫϯ:</w:t>
            </w:r>
          </w:p>
          <w:p w14:paraId="7EE05810" w14:textId="77777777" w:rsidR="00124408" w:rsidRDefault="00124408" w:rsidP="00124408">
            <w:pPr>
              <w:pStyle w:val="CopticHangingVerse"/>
            </w:pPr>
            <w:r>
              <w:t>ⲁⲩⲙⲁⲥϥ ϧⲉⲛ Ⲃⲏⲑⲗⲉⲉⲙ.</w:t>
            </w:r>
          </w:p>
        </w:tc>
      </w:tr>
      <w:tr w:rsidR="00124408" w14:paraId="3FEB8CF8" w14:textId="77777777" w:rsidTr="00430630">
        <w:trPr>
          <w:cantSplit/>
          <w:jc w:val="center"/>
        </w:trPr>
        <w:tc>
          <w:tcPr>
            <w:tcW w:w="288" w:type="dxa"/>
          </w:tcPr>
          <w:p w14:paraId="1EA49FB0" w14:textId="77777777" w:rsidR="00124408" w:rsidRPr="00FB5ACB" w:rsidRDefault="00124408" w:rsidP="00430630">
            <w:pPr>
              <w:pStyle w:val="CopticCross"/>
            </w:pPr>
            <w:r w:rsidRPr="00FB5ACB">
              <w:lastRenderedPageBreak/>
              <w:t>¿</w:t>
            </w:r>
          </w:p>
        </w:tc>
        <w:tc>
          <w:tcPr>
            <w:tcW w:w="3960" w:type="dxa"/>
          </w:tcPr>
          <w:p w14:paraId="2C8EDE35" w14:textId="77777777" w:rsidR="00124408" w:rsidRDefault="00124408" w:rsidP="00124408">
            <w:pPr>
              <w:pStyle w:val="EngHang"/>
            </w:pPr>
            <w:r>
              <w:t>This is He to Whom the glory is due,</w:t>
            </w:r>
          </w:p>
          <w:p w14:paraId="7FEF64BA" w14:textId="77777777" w:rsidR="00124408" w:rsidRDefault="00124408" w:rsidP="00124408">
            <w:pPr>
              <w:pStyle w:val="EngHang"/>
            </w:pPr>
            <w:r>
              <w:t>With His Good Father,</w:t>
            </w:r>
          </w:p>
          <w:p w14:paraId="1DF82CBB" w14:textId="77777777" w:rsidR="00124408" w:rsidRDefault="00124408" w:rsidP="00124408">
            <w:pPr>
              <w:pStyle w:val="EngHang"/>
            </w:pPr>
            <w:r>
              <w:t>And the Holy Spirit,</w:t>
            </w:r>
          </w:p>
          <w:p w14:paraId="54D8D0D5" w14:textId="77777777" w:rsidR="00124408" w:rsidRDefault="00124408" w:rsidP="00124408">
            <w:pPr>
              <w:pStyle w:val="EngHangEnd"/>
            </w:pPr>
            <w:r>
              <w:t>Now and forever.</w:t>
            </w:r>
          </w:p>
          <w:p w14:paraId="1CD05F7C" w14:textId="77777777" w:rsidR="00124408" w:rsidRDefault="00124408" w:rsidP="00124408">
            <w:pPr>
              <w:pStyle w:val="EngHang"/>
            </w:pPr>
          </w:p>
        </w:tc>
        <w:tc>
          <w:tcPr>
            <w:tcW w:w="288" w:type="dxa"/>
          </w:tcPr>
          <w:p w14:paraId="00EBE54D" w14:textId="77777777" w:rsidR="00124408" w:rsidRDefault="00124408" w:rsidP="00430630"/>
        </w:tc>
        <w:tc>
          <w:tcPr>
            <w:tcW w:w="288" w:type="dxa"/>
          </w:tcPr>
          <w:p w14:paraId="74C878DC" w14:textId="77777777" w:rsidR="00124408" w:rsidRPr="00FB5ACB" w:rsidRDefault="00124408" w:rsidP="00430630">
            <w:pPr>
              <w:pStyle w:val="CopticCross"/>
            </w:pPr>
            <w:r w:rsidRPr="00FB5ACB">
              <w:t>¿</w:t>
            </w:r>
          </w:p>
        </w:tc>
        <w:tc>
          <w:tcPr>
            <w:tcW w:w="3960" w:type="dxa"/>
          </w:tcPr>
          <w:p w14:paraId="49D19179" w14:textId="77777777" w:rsidR="00124408" w:rsidRDefault="00124408" w:rsidP="00124408">
            <w:pPr>
              <w:pStyle w:val="CopticVersemulti-line"/>
            </w:pPr>
            <w:r>
              <w:t>Ⲫⲁⲓ ⲉ̀ⲣⲉ ⲡⲓⲱ̀ⲟⲩ ⲉⲣⲡ̀ⲣⲉⲡ̀ⲓ ⲛⲁϥ:</w:t>
            </w:r>
          </w:p>
          <w:p w14:paraId="07C6B696" w14:textId="77777777" w:rsidR="00124408" w:rsidRDefault="00124408" w:rsidP="00124408">
            <w:pPr>
              <w:pStyle w:val="CopticVersemulti-line"/>
            </w:pPr>
            <w:r>
              <w:t>ⲛⲉⲙ Ⲡⲉϥⲓⲱⲧ ⲛ̀ⲁ̀ⲅⲁⲑⲟⲥ:</w:t>
            </w:r>
          </w:p>
          <w:p w14:paraId="6D5753FC" w14:textId="77777777" w:rsidR="00124408" w:rsidRDefault="00124408" w:rsidP="00124408">
            <w:pPr>
              <w:pStyle w:val="CopticVersemulti-line"/>
            </w:pPr>
            <w:r>
              <w:t>ⲛⲉⲙ Ⲡⲓⲛⲡ̄ⲛ̄ⲁ̄ ⲉ̄ⲑ̄ⲩ̄:</w:t>
            </w:r>
          </w:p>
          <w:p w14:paraId="4A3DCCED" w14:textId="77777777" w:rsidR="00124408" w:rsidRDefault="00124408" w:rsidP="00124408">
            <w:pPr>
              <w:pStyle w:val="CopticHangingVerse"/>
            </w:pPr>
            <w:r>
              <w:t>ⲓⲥϫⲉⲛ ϯⲛⲟⲩ ⲛⲉⲙ ϣⲁ ⲉ̀ⲛⲉϩ.</w:t>
            </w:r>
          </w:p>
        </w:tc>
      </w:tr>
    </w:tbl>
    <w:p w14:paraId="4A8BDD03" w14:textId="77777777" w:rsidR="00FF5FF3" w:rsidRDefault="00FF5FF3" w:rsidP="00FF5FF3">
      <w:pPr>
        <w:pStyle w:val="Heading4"/>
      </w:pPr>
      <w:bookmarkStart w:id="1423" w:name="_Ref434475280"/>
      <w:r>
        <w:t>The Sunday Psali Adam</w:t>
      </w:r>
      <w:r w:rsidR="006C1B94">
        <w:t xml:space="preserve"> for Theophany</w:t>
      </w:r>
      <w:bookmarkEnd w:id="14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F5511" w14:paraId="3E68A3C6" w14:textId="77777777" w:rsidTr="009061A3">
        <w:trPr>
          <w:cantSplit/>
          <w:jc w:val="center"/>
        </w:trPr>
        <w:tc>
          <w:tcPr>
            <w:tcW w:w="288" w:type="dxa"/>
          </w:tcPr>
          <w:p w14:paraId="72AA8A89" w14:textId="77777777" w:rsidR="001F5511" w:rsidRDefault="001F5511" w:rsidP="009061A3">
            <w:pPr>
              <w:pStyle w:val="CopticCross"/>
            </w:pPr>
          </w:p>
        </w:tc>
        <w:tc>
          <w:tcPr>
            <w:tcW w:w="3960" w:type="dxa"/>
          </w:tcPr>
          <w:p w14:paraId="1391B0CB" w14:textId="77777777" w:rsidR="001F5511" w:rsidRDefault="001F5511" w:rsidP="001F5511">
            <w:pPr>
              <w:pStyle w:val="EngHang"/>
            </w:pPr>
            <w:r>
              <w:t>The Lord reigns!</w:t>
            </w:r>
          </w:p>
          <w:p w14:paraId="57381B82" w14:textId="77777777" w:rsidR="001F5511" w:rsidRDefault="001F5511" w:rsidP="001F5511">
            <w:pPr>
              <w:pStyle w:val="EngHang"/>
            </w:pPr>
            <w:r>
              <w:t>Let the earth rejoice,</w:t>
            </w:r>
          </w:p>
          <w:p w14:paraId="1E843A2C" w14:textId="77777777" w:rsidR="001F5511" w:rsidRDefault="001F5511" w:rsidP="001F5511">
            <w:pPr>
              <w:pStyle w:val="EngHang"/>
            </w:pPr>
            <w:r>
              <w:t>For He is the King</w:t>
            </w:r>
          </w:p>
          <w:p w14:paraId="51B86BB2" w14:textId="77777777" w:rsidR="001F5511" w:rsidRDefault="001F5511" w:rsidP="001F5511">
            <w:pPr>
              <w:pStyle w:val="EngHangEnd"/>
            </w:pPr>
            <w:r>
              <w:t>Of majesty.</w:t>
            </w:r>
          </w:p>
        </w:tc>
        <w:tc>
          <w:tcPr>
            <w:tcW w:w="288" w:type="dxa"/>
          </w:tcPr>
          <w:p w14:paraId="2B0870F8" w14:textId="77777777" w:rsidR="001F5511" w:rsidRDefault="001F5511" w:rsidP="009061A3"/>
        </w:tc>
        <w:tc>
          <w:tcPr>
            <w:tcW w:w="288" w:type="dxa"/>
          </w:tcPr>
          <w:p w14:paraId="7DE2A3BF" w14:textId="77777777" w:rsidR="001F5511" w:rsidRDefault="001F5511" w:rsidP="009061A3">
            <w:pPr>
              <w:pStyle w:val="CopticCross"/>
            </w:pPr>
          </w:p>
        </w:tc>
        <w:tc>
          <w:tcPr>
            <w:tcW w:w="3960" w:type="dxa"/>
          </w:tcPr>
          <w:p w14:paraId="7AB0C56D" w14:textId="77777777" w:rsidR="001F5511" w:rsidRDefault="001F5511" w:rsidP="009061A3">
            <w:pPr>
              <w:pStyle w:val="CopticVersemulti-line"/>
            </w:pPr>
            <w:r>
              <w:t>Ⲁ Ⲡⲟ̄ⲥ̄ ⲉⲣⲟⲩⲣⲟ:</w:t>
            </w:r>
          </w:p>
          <w:p w14:paraId="6A92EE4A" w14:textId="77777777" w:rsidR="001F5511" w:rsidRDefault="001F5511" w:rsidP="009061A3">
            <w:pPr>
              <w:pStyle w:val="CopticVersemulti-line"/>
            </w:pPr>
            <w:r>
              <w:t>ⲁϥⲏⲉⲗⲏⲗ ⲛ̀ϫⲉ ⲡ̀ⲕⲁϩⲓ:</w:t>
            </w:r>
          </w:p>
          <w:p w14:paraId="21CC8B4A" w14:textId="77777777" w:rsidR="001F5511" w:rsidRDefault="001F5511" w:rsidP="009061A3">
            <w:pPr>
              <w:pStyle w:val="CopticVersemulti-line"/>
            </w:pPr>
            <w:r>
              <w:t>ϫⲉ Ⲛⲑⲟϥ ⲡⲉ ⲡ̀Ⲟⲩⲣⲟ:</w:t>
            </w:r>
          </w:p>
          <w:p w14:paraId="3F0859C5" w14:textId="77777777" w:rsidR="001F5511" w:rsidRPr="00C35319" w:rsidRDefault="001F5511" w:rsidP="009061A3">
            <w:pPr>
              <w:pStyle w:val="CopticVerse"/>
            </w:pPr>
            <w:r>
              <w:t>ⲟⲩⲟϩ ⲫⲁ ⲡⲓⲁ̀ⲙⲁϩⲓ.</w:t>
            </w:r>
          </w:p>
        </w:tc>
      </w:tr>
      <w:tr w:rsidR="001F5511" w14:paraId="14813073" w14:textId="77777777" w:rsidTr="009061A3">
        <w:trPr>
          <w:cantSplit/>
          <w:jc w:val="center"/>
        </w:trPr>
        <w:tc>
          <w:tcPr>
            <w:tcW w:w="288" w:type="dxa"/>
          </w:tcPr>
          <w:p w14:paraId="4F5FA82A" w14:textId="77777777" w:rsidR="001F5511" w:rsidRDefault="001F5511" w:rsidP="009061A3">
            <w:pPr>
              <w:pStyle w:val="CopticCross"/>
            </w:pPr>
          </w:p>
        </w:tc>
        <w:tc>
          <w:tcPr>
            <w:tcW w:w="3960" w:type="dxa"/>
          </w:tcPr>
          <w:p w14:paraId="23C326CE" w14:textId="77777777" w:rsidR="001F5511" w:rsidRDefault="001F5511" w:rsidP="001F5511">
            <w:pPr>
              <w:pStyle w:val="EngHang"/>
            </w:pPr>
            <w:r>
              <w:t>Baptise Me,</w:t>
            </w:r>
          </w:p>
          <w:p w14:paraId="10B4749F" w14:textId="77777777" w:rsidR="001F5511" w:rsidRDefault="001F5511" w:rsidP="001F5511">
            <w:pPr>
              <w:pStyle w:val="EngHang"/>
            </w:pPr>
            <w:r>
              <w:t>O Baptist,</w:t>
            </w:r>
          </w:p>
          <w:p w14:paraId="75EAABAF" w14:textId="77777777" w:rsidR="001F5511" w:rsidRDefault="001F5511" w:rsidP="001F5511">
            <w:pPr>
              <w:pStyle w:val="EngHang"/>
            </w:pPr>
            <w:r>
              <w:t>And draw near to Me,</w:t>
            </w:r>
          </w:p>
          <w:p w14:paraId="46C9540E" w14:textId="77777777" w:rsidR="001F5511" w:rsidRDefault="001F5511" w:rsidP="001F5511">
            <w:pPr>
              <w:pStyle w:val="EngHangEnd"/>
            </w:pPr>
            <w:r>
              <w:t>For I am Jesus.</w:t>
            </w:r>
          </w:p>
        </w:tc>
        <w:tc>
          <w:tcPr>
            <w:tcW w:w="288" w:type="dxa"/>
          </w:tcPr>
          <w:p w14:paraId="34AA841D" w14:textId="77777777" w:rsidR="001F5511" w:rsidRDefault="001F5511" w:rsidP="009061A3"/>
        </w:tc>
        <w:tc>
          <w:tcPr>
            <w:tcW w:w="288" w:type="dxa"/>
          </w:tcPr>
          <w:p w14:paraId="0C9B1D03" w14:textId="77777777" w:rsidR="001F5511" w:rsidRDefault="001F5511" w:rsidP="009061A3">
            <w:pPr>
              <w:pStyle w:val="CopticCross"/>
            </w:pPr>
          </w:p>
        </w:tc>
        <w:tc>
          <w:tcPr>
            <w:tcW w:w="3960" w:type="dxa"/>
          </w:tcPr>
          <w:p w14:paraId="35B4B2B7" w14:textId="77777777" w:rsidR="001F5511" w:rsidRDefault="001F5511" w:rsidP="009061A3">
            <w:pPr>
              <w:pStyle w:val="CopticVersemulti-line"/>
            </w:pPr>
            <w:r>
              <w:t>Ⲃⲁⲡⲧⲓⲥⲧⲓⲛ ⲙ̀ⲙⲟⲓ:</w:t>
            </w:r>
          </w:p>
          <w:p w14:paraId="7038D9EA" w14:textId="77777777" w:rsidR="001F5511" w:rsidRDefault="001F5511" w:rsidP="009061A3">
            <w:pPr>
              <w:pStyle w:val="CopticVersemulti-line"/>
            </w:pPr>
            <w:r>
              <w:t>ⲱ̀ ⲡⲓⲡ̀ⲣⲟⲇⲣⲟⲙⲟⲥ:</w:t>
            </w:r>
          </w:p>
          <w:p w14:paraId="500CD221" w14:textId="77777777" w:rsidR="001F5511" w:rsidRDefault="001F5511" w:rsidP="009061A3">
            <w:pPr>
              <w:pStyle w:val="CopticVersemulti-line"/>
            </w:pPr>
            <w:r>
              <w:t>ⲟⲩⲟϩ ϧⲱⲛⲧ ⲉ̀ⲣⲟⲓ:</w:t>
            </w:r>
          </w:p>
          <w:p w14:paraId="16E61A07" w14:textId="77777777" w:rsidR="001F5511" w:rsidRDefault="001F5511" w:rsidP="009061A3">
            <w:pPr>
              <w:pStyle w:val="CopticVerse"/>
            </w:pPr>
            <w:r>
              <w:t>ϫⲉ ⲁ̀ⲛⲟⲕ ⲡⲉ Ⲓⲏ̄ⲥ̄.</w:t>
            </w:r>
          </w:p>
        </w:tc>
      </w:tr>
      <w:tr w:rsidR="001F5511" w14:paraId="1F166861" w14:textId="77777777" w:rsidTr="009061A3">
        <w:trPr>
          <w:cantSplit/>
          <w:jc w:val="center"/>
        </w:trPr>
        <w:tc>
          <w:tcPr>
            <w:tcW w:w="288" w:type="dxa"/>
          </w:tcPr>
          <w:p w14:paraId="3B2C5E34" w14:textId="77777777" w:rsidR="001F5511" w:rsidRDefault="001F5511" w:rsidP="009061A3">
            <w:pPr>
              <w:pStyle w:val="CopticCross"/>
            </w:pPr>
            <w:r w:rsidRPr="00FB5ACB">
              <w:t>¿</w:t>
            </w:r>
          </w:p>
        </w:tc>
        <w:tc>
          <w:tcPr>
            <w:tcW w:w="3960" w:type="dxa"/>
          </w:tcPr>
          <w:p w14:paraId="3026D419" w14:textId="77777777" w:rsidR="001F5511" w:rsidRDefault="001F5511" w:rsidP="001F5511">
            <w:pPr>
              <w:pStyle w:val="EngHang"/>
            </w:pPr>
            <w:r>
              <w:t>For this work</w:t>
            </w:r>
          </w:p>
          <w:p w14:paraId="5CA38970" w14:textId="77777777" w:rsidR="001F5511" w:rsidRDefault="001F5511" w:rsidP="001F5511">
            <w:pPr>
              <w:pStyle w:val="EngHang"/>
            </w:pPr>
            <w:r>
              <w:t>I came into the world,</w:t>
            </w:r>
          </w:p>
          <w:p w14:paraId="08DC7D09" w14:textId="77777777" w:rsidR="001F5511" w:rsidRDefault="001F5511" w:rsidP="001F5511">
            <w:pPr>
              <w:pStyle w:val="EngHang"/>
            </w:pPr>
            <w:r>
              <w:t>To do</w:t>
            </w:r>
          </w:p>
          <w:p w14:paraId="0DB5729A" w14:textId="77777777" w:rsidR="001F5511" w:rsidRDefault="001F5511" w:rsidP="001F5511">
            <w:pPr>
              <w:pStyle w:val="EngHangEnd"/>
            </w:pPr>
            <w:r>
              <w:t>My own good will.</w:t>
            </w:r>
          </w:p>
        </w:tc>
        <w:tc>
          <w:tcPr>
            <w:tcW w:w="288" w:type="dxa"/>
          </w:tcPr>
          <w:p w14:paraId="04FA377F" w14:textId="77777777" w:rsidR="001F5511" w:rsidRDefault="001F5511" w:rsidP="009061A3"/>
        </w:tc>
        <w:tc>
          <w:tcPr>
            <w:tcW w:w="288" w:type="dxa"/>
          </w:tcPr>
          <w:p w14:paraId="0E2FA36F" w14:textId="77777777" w:rsidR="001F5511" w:rsidRDefault="001F5511" w:rsidP="009061A3">
            <w:pPr>
              <w:pStyle w:val="CopticCross"/>
            </w:pPr>
            <w:r w:rsidRPr="00FB5ACB">
              <w:t>¿</w:t>
            </w:r>
          </w:p>
        </w:tc>
        <w:tc>
          <w:tcPr>
            <w:tcW w:w="3960" w:type="dxa"/>
          </w:tcPr>
          <w:p w14:paraId="549D97D0" w14:textId="77777777" w:rsidR="001F5511" w:rsidRDefault="001F5511" w:rsidP="009061A3">
            <w:pPr>
              <w:pStyle w:val="CopticVersemulti-line"/>
            </w:pPr>
            <w:r>
              <w:t>Ⲅⲉ ⲅⲁⲣ ⲉⲑⲃⲉ ⲡⲁⲓϩⲱⲃ:</w:t>
            </w:r>
          </w:p>
          <w:p w14:paraId="3CD5F322" w14:textId="77777777" w:rsidR="001F5511" w:rsidRDefault="001F5511" w:rsidP="009061A3">
            <w:pPr>
              <w:pStyle w:val="CopticVersemulti-line"/>
            </w:pPr>
            <w:r>
              <w:t>ⲁⲓⲓ̀ ⲉ̀ⲡⲓⲕⲟⲥⲙⲟⲥ:</w:t>
            </w:r>
          </w:p>
          <w:p w14:paraId="76DD40C1" w14:textId="77777777" w:rsidR="001F5511" w:rsidRDefault="001F5511" w:rsidP="009061A3">
            <w:pPr>
              <w:pStyle w:val="CopticVersemulti-line"/>
            </w:pPr>
            <w:r>
              <w:t xml:space="preserve">ϩⲓⲛⲁ ⲛ̀ⲧⲁⲉⲣϩⲱⲃ: </w:t>
            </w:r>
          </w:p>
          <w:p w14:paraId="210A316A" w14:textId="77777777" w:rsidR="001F5511" w:rsidRDefault="001F5511" w:rsidP="009061A3">
            <w:pPr>
              <w:pStyle w:val="CopticVerse"/>
            </w:pPr>
            <w:r>
              <w:t>ⲙ̀ⲡⲉⲧⲉϩⲛⲏⲓ ⲕⲁⲗⲱⲥ.</w:t>
            </w:r>
          </w:p>
        </w:tc>
      </w:tr>
      <w:tr w:rsidR="001F5511" w14:paraId="477D1E5A" w14:textId="77777777" w:rsidTr="009061A3">
        <w:trPr>
          <w:cantSplit/>
          <w:jc w:val="center"/>
        </w:trPr>
        <w:tc>
          <w:tcPr>
            <w:tcW w:w="288" w:type="dxa"/>
          </w:tcPr>
          <w:p w14:paraId="39AF25E8" w14:textId="77777777" w:rsidR="001F5511" w:rsidRDefault="001F5511" w:rsidP="009061A3">
            <w:pPr>
              <w:pStyle w:val="CopticCross"/>
            </w:pPr>
            <w:r w:rsidRPr="00FB5ACB">
              <w:t>¿</w:t>
            </w:r>
          </w:p>
        </w:tc>
        <w:tc>
          <w:tcPr>
            <w:tcW w:w="3960" w:type="dxa"/>
          </w:tcPr>
          <w:p w14:paraId="0F4E18DD" w14:textId="77777777" w:rsidR="001F5511" w:rsidRDefault="001F5511" w:rsidP="001F5511">
            <w:pPr>
              <w:pStyle w:val="EngHang"/>
            </w:pPr>
            <w:r>
              <w:t>David said,</w:t>
            </w:r>
          </w:p>
          <w:p w14:paraId="421C991F" w14:textId="77777777" w:rsidR="001F5511" w:rsidRDefault="001F5511" w:rsidP="001F5511">
            <w:pPr>
              <w:pStyle w:val="EngHang"/>
            </w:pPr>
            <w:r>
              <w:t>With a strong voice,</w:t>
            </w:r>
          </w:p>
          <w:p w14:paraId="5E2B1500" w14:textId="77777777" w:rsidR="001F5511" w:rsidRDefault="001F5511" w:rsidP="001F5511">
            <w:pPr>
              <w:pStyle w:val="EngHang"/>
            </w:pPr>
            <w:r>
              <w:t>“The voice of the Lord</w:t>
            </w:r>
          </w:p>
          <w:p w14:paraId="35D17991" w14:textId="77777777" w:rsidR="001F5511" w:rsidRDefault="001F5511" w:rsidP="001F5511">
            <w:pPr>
              <w:pStyle w:val="EngHangEnd"/>
            </w:pPr>
            <w:r>
              <w:t>Is upon the waters.”</w:t>
            </w:r>
          </w:p>
        </w:tc>
        <w:tc>
          <w:tcPr>
            <w:tcW w:w="288" w:type="dxa"/>
          </w:tcPr>
          <w:p w14:paraId="40317DFA" w14:textId="77777777" w:rsidR="001F5511" w:rsidRDefault="001F5511" w:rsidP="009061A3"/>
        </w:tc>
        <w:tc>
          <w:tcPr>
            <w:tcW w:w="288" w:type="dxa"/>
          </w:tcPr>
          <w:p w14:paraId="45BAB28B" w14:textId="77777777" w:rsidR="001F5511" w:rsidRDefault="001F5511" w:rsidP="009061A3">
            <w:pPr>
              <w:pStyle w:val="CopticCross"/>
            </w:pPr>
            <w:r w:rsidRPr="00FB5ACB">
              <w:t>¿</w:t>
            </w:r>
          </w:p>
        </w:tc>
        <w:tc>
          <w:tcPr>
            <w:tcW w:w="3960" w:type="dxa"/>
          </w:tcPr>
          <w:p w14:paraId="2660465B" w14:textId="77777777" w:rsidR="001F5511" w:rsidRDefault="001F5511" w:rsidP="009061A3">
            <w:pPr>
              <w:pStyle w:val="CopticVersemulti-line"/>
            </w:pPr>
            <w:r>
              <w:t>Ⲇⲁⲩⲓⲇ ⲅⲁⲣ ⲁϥϫⲟⲥ:</w:t>
            </w:r>
          </w:p>
          <w:p w14:paraId="5677CBF4" w14:textId="77777777" w:rsidR="001F5511" w:rsidRDefault="001F5511" w:rsidP="009061A3">
            <w:pPr>
              <w:pStyle w:val="CopticVersemulti-line"/>
            </w:pPr>
            <w:r>
              <w:t>ϧⲉⲛ ⲟⲩⲛⲓϣϯ ⲛ̀ϧ̀ⲣⲱⲟⲩ:</w:t>
            </w:r>
          </w:p>
          <w:p w14:paraId="4CD820A3" w14:textId="77777777" w:rsidR="001F5511" w:rsidRDefault="001F5511" w:rsidP="009061A3">
            <w:pPr>
              <w:pStyle w:val="CopticVersemulti-line"/>
            </w:pPr>
            <w:r>
              <w:t>ϫⲉ ⲡ̀ϧ̀ⲣⲱⲟⲩ ⲙ̀Ⲡⲟ̄ⲥ̄:</w:t>
            </w:r>
          </w:p>
          <w:p w14:paraId="1A68F49E" w14:textId="77777777" w:rsidR="001F5511" w:rsidRDefault="001F5511" w:rsidP="009061A3">
            <w:pPr>
              <w:pStyle w:val="CopticVerse"/>
            </w:pPr>
            <w:r>
              <w:t>ⲉ̀ϩ̀ⲣⲏⲓ ϩⲓϫⲉⲛ ⲛⲓⲙⲱⲟⲩ.</w:t>
            </w:r>
          </w:p>
        </w:tc>
      </w:tr>
      <w:tr w:rsidR="001F5511" w14:paraId="2C1BEB3B" w14:textId="77777777" w:rsidTr="009061A3">
        <w:trPr>
          <w:cantSplit/>
          <w:jc w:val="center"/>
        </w:trPr>
        <w:tc>
          <w:tcPr>
            <w:tcW w:w="288" w:type="dxa"/>
          </w:tcPr>
          <w:p w14:paraId="26022B14" w14:textId="77777777" w:rsidR="001F5511" w:rsidRDefault="001F5511" w:rsidP="009061A3">
            <w:pPr>
              <w:pStyle w:val="CopticCross"/>
            </w:pPr>
          </w:p>
        </w:tc>
        <w:tc>
          <w:tcPr>
            <w:tcW w:w="3960" w:type="dxa"/>
          </w:tcPr>
          <w:p w14:paraId="3C3B6393" w14:textId="77777777" w:rsidR="001F5511" w:rsidRDefault="001F5511" w:rsidP="001F5511">
            <w:pPr>
              <w:pStyle w:val="EngHang"/>
            </w:pPr>
            <w:r>
              <w:t>Therefore you</w:t>
            </w:r>
          </w:p>
          <w:p w14:paraId="4D67D8EA" w14:textId="77777777" w:rsidR="001F5511" w:rsidRDefault="001F5511" w:rsidP="001F5511">
            <w:pPr>
              <w:pStyle w:val="EngHang"/>
            </w:pPr>
            <w:r>
              <w:t>Openly told us</w:t>
            </w:r>
          </w:p>
          <w:p w14:paraId="23F97309" w14:textId="77777777" w:rsidR="001F5511" w:rsidRDefault="001F5511" w:rsidP="001F5511">
            <w:pPr>
              <w:pStyle w:val="EngHang"/>
            </w:pPr>
            <w:r>
              <w:t>About this mystery</w:t>
            </w:r>
          </w:p>
          <w:p w14:paraId="33BED492" w14:textId="77777777" w:rsidR="001F5511" w:rsidRDefault="001F5511" w:rsidP="001F5511">
            <w:pPr>
              <w:pStyle w:val="EngHangEnd"/>
            </w:pPr>
            <w:r>
              <w:t>Of the Church.</w:t>
            </w:r>
          </w:p>
        </w:tc>
        <w:tc>
          <w:tcPr>
            <w:tcW w:w="288" w:type="dxa"/>
          </w:tcPr>
          <w:p w14:paraId="3AEDB6A3" w14:textId="77777777" w:rsidR="001F5511" w:rsidRDefault="001F5511" w:rsidP="009061A3"/>
        </w:tc>
        <w:tc>
          <w:tcPr>
            <w:tcW w:w="288" w:type="dxa"/>
          </w:tcPr>
          <w:p w14:paraId="4C845DA3" w14:textId="77777777" w:rsidR="001F5511" w:rsidRDefault="001F5511" w:rsidP="009061A3">
            <w:pPr>
              <w:pStyle w:val="CopticCross"/>
            </w:pPr>
          </w:p>
        </w:tc>
        <w:tc>
          <w:tcPr>
            <w:tcW w:w="3960" w:type="dxa"/>
          </w:tcPr>
          <w:p w14:paraId="0D090891" w14:textId="77777777" w:rsidR="001F5511" w:rsidRDefault="001F5511" w:rsidP="009061A3">
            <w:pPr>
              <w:pStyle w:val="CopticVersemulti-line"/>
            </w:pPr>
            <w:r>
              <w:t>Ⲉⲑⲃⲉ ⲫⲁⲓ ⲁϥⲧⲁⲛⲟⲙ:</w:t>
            </w:r>
          </w:p>
          <w:p w14:paraId="2E9A47B1" w14:textId="77777777" w:rsidR="001F5511" w:rsidRDefault="001F5511" w:rsidP="009061A3">
            <w:pPr>
              <w:pStyle w:val="CopticVersemulti-line"/>
            </w:pPr>
            <w:r>
              <w:t>ϧⲉⲛ ⲟⲩⲡⲁⲣⲣⲏⲥⲓⲁ:</w:t>
            </w:r>
          </w:p>
          <w:p w14:paraId="6FBD20CC" w14:textId="77777777" w:rsidR="001F5511" w:rsidRDefault="001F5511" w:rsidP="009061A3">
            <w:pPr>
              <w:pStyle w:val="CopticVersemulti-line"/>
            </w:pPr>
            <w:r>
              <w:t>ⲉⲑⲃⲉ ⲡⲁⲓⲙⲩⲥⲧⲏⲣⲓⲟⲛ:</w:t>
            </w:r>
          </w:p>
          <w:p w14:paraId="45A02799" w14:textId="77777777" w:rsidR="001F5511" w:rsidRDefault="001F5511" w:rsidP="009061A3">
            <w:pPr>
              <w:pStyle w:val="CopticVerse"/>
            </w:pPr>
            <w:r>
              <w:t>ⲛ̀ⲧⲉ ϯⲈⲕⲕⲗⲏⲥⲓⲁ.</w:t>
            </w:r>
          </w:p>
        </w:tc>
      </w:tr>
      <w:tr w:rsidR="001F5511" w14:paraId="4FC2B30F" w14:textId="77777777" w:rsidTr="009061A3">
        <w:trPr>
          <w:cantSplit/>
          <w:jc w:val="center"/>
        </w:trPr>
        <w:tc>
          <w:tcPr>
            <w:tcW w:w="288" w:type="dxa"/>
          </w:tcPr>
          <w:p w14:paraId="461BF752" w14:textId="77777777" w:rsidR="001F5511" w:rsidRDefault="001F5511" w:rsidP="009061A3">
            <w:pPr>
              <w:pStyle w:val="CopticCross"/>
            </w:pPr>
          </w:p>
        </w:tc>
        <w:tc>
          <w:tcPr>
            <w:tcW w:w="3960" w:type="dxa"/>
          </w:tcPr>
          <w:p w14:paraId="39EBEA2B" w14:textId="77777777" w:rsidR="001F5511" w:rsidRDefault="001F5511" w:rsidP="001F5511">
            <w:pPr>
              <w:pStyle w:val="EngHang"/>
            </w:pPr>
            <w:r>
              <w:t>Zachariah gave birth</w:t>
            </w:r>
          </w:p>
          <w:p w14:paraId="2A83443F" w14:textId="77777777" w:rsidR="001F5511" w:rsidRDefault="001F5511" w:rsidP="001F5511">
            <w:pPr>
              <w:pStyle w:val="EngHang"/>
            </w:pPr>
            <w:r>
              <w:t>To this faithful preacher,</w:t>
            </w:r>
          </w:p>
          <w:p w14:paraId="08DDE973" w14:textId="77777777" w:rsidR="001F5511" w:rsidRDefault="001F5511" w:rsidP="001F5511">
            <w:pPr>
              <w:pStyle w:val="EngHang"/>
            </w:pPr>
            <w:r>
              <w:t>To raise up</w:t>
            </w:r>
          </w:p>
          <w:p w14:paraId="44519BF9" w14:textId="77777777" w:rsidR="001F5511" w:rsidRDefault="001F5511" w:rsidP="001F5511">
            <w:pPr>
              <w:pStyle w:val="EngHangEnd"/>
            </w:pPr>
            <w:r>
              <w:t>Every valley in honour.</w:t>
            </w:r>
          </w:p>
        </w:tc>
        <w:tc>
          <w:tcPr>
            <w:tcW w:w="288" w:type="dxa"/>
          </w:tcPr>
          <w:p w14:paraId="09D965F8" w14:textId="77777777" w:rsidR="001F5511" w:rsidRDefault="001F5511" w:rsidP="009061A3"/>
        </w:tc>
        <w:tc>
          <w:tcPr>
            <w:tcW w:w="288" w:type="dxa"/>
          </w:tcPr>
          <w:p w14:paraId="74298BA5" w14:textId="77777777" w:rsidR="001F5511" w:rsidRDefault="001F5511" w:rsidP="009061A3">
            <w:pPr>
              <w:pStyle w:val="CopticCross"/>
            </w:pPr>
          </w:p>
        </w:tc>
        <w:tc>
          <w:tcPr>
            <w:tcW w:w="3960" w:type="dxa"/>
          </w:tcPr>
          <w:p w14:paraId="78DF2DC0" w14:textId="77777777" w:rsidR="001F5511" w:rsidRDefault="001F5511" w:rsidP="009061A3">
            <w:pPr>
              <w:pStyle w:val="CopticVersemulti-line"/>
            </w:pPr>
            <w:r>
              <w:t>Ⲍⲁⲭⲁⲣⲓⲁⲥ ⲁϥⲙⲓⲥⲓ:</w:t>
            </w:r>
          </w:p>
          <w:p w14:paraId="24EB25D9" w14:textId="77777777" w:rsidR="001F5511" w:rsidRDefault="001F5511" w:rsidP="009061A3">
            <w:pPr>
              <w:pStyle w:val="CopticVersemulti-line"/>
            </w:pPr>
            <w:r>
              <w:t>ⲙ̀ⲡⲁⲓⲕⲩⲣⲓⲝ ⲉ̀ⲧⲉⲛϩⲟⲧ:</w:t>
            </w:r>
          </w:p>
          <w:p w14:paraId="6C17BC7D" w14:textId="77777777" w:rsidR="001F5511" w:rsidRDefault="001F5511" w:rsidP="009061A3">
            <w:pPr>
              <w:pStyle w:val="CopticVersemulti-line"/>
            </w:pPr>
            <w:r>
              <w:t>ϩⲓⲛⲁ ⲛ̀ⲧⲉϥϭⲓⲥⲓ:</w:t>
            </w:r>
          </w:p>
          <w:p w14:paraId="65A6EC43" w14:textId="77777777" w:rsidR="001F5511" w:rsidRDefault="001F5511" w:rsidP="009061A3">
            <w:pPr>
              <w:pStyle w:val="CopticVerse"/>
            </w:pPr>
            <w:r>
              <w:t>ⲛ̀ϫⲉ ⲡ̀ⲧⲁⲓⲟ ⲛ̀ⲛⲓϧⲉⲗⲗⲟⲧ.</w:t>
            </w:r>
          </w:p>
        </w:tc>
      </w:tr>
      <w:tr w:rsidR="001F5511" w14:paraId="12F6D2BC" w14:textId="77777777" w:rsidTr="009061A3">
        <w:trPr>
          <w:cantSplit/>
          <w:jc w:val="center"/>
        </w:trPr>
        <w:tc>
          <w:tcPr>
            <w:tcW w:w="288" w:type="dxa"/>
          </w:tcPr>
          <w:p w14:paraId="7B5C35CA" w14:textId="77777777" w:rsidR="001F5511" w:rsidRDefault="001F5511" w:rsidP="009061A3">
            <w:pPr>
              <w:pStyle w:val="CopticCross"/>
            </w:pPr>
            <w:r w:rsidRPr="00FB5ACB">
              <w:t>¿</w:t>
            </w:r>
          </w:p>
        </w:tc>
        <w:tc>
          <w:tcPr>
            <w:tcW w:w="3960" w:type="dxa"/>
          </w:tcPr>
          <w:p w14:paraId="1B888371" w14:textId="77777777" w:rsidR="001F5511" w:rsidRDefault="001F5511" w:rsidP="001F5511">
            <w:pPr>
              <w:pStyle w:val="EngHang"/>
            </w:pPr>
            <w:r>
              <w:t>Isaiah cries,</w:t>
            </w:r>
          </w:p>
          <w:p w14:paraId="5F273FAB" w14:textId="77777777" w:rsidR="001F5511" w:rsidRDefault="001F5511" w:rsidP="001F5511">
            <w:pPr>
              <w:pStyle w:val="EngHang"/>
            </w:pPr>
            <w:r>
              <w:t>Filled with wisdom,</w:t>
            </w:r>
          </w:p>
          <w:p w14:paraId="7FC2771B" w14:textId="77777777" w:rsidR="001F5511" w:rsidRDefault="001F5511" w:rsidP="001F5511">
            <w:pPr>
              <w:pStyle w:val="EngHang"/>
            </w:pPr>
            <w:r>
              <w:t>“You are the voice of one</w:t>
            </w:r>
          </w:p>
          <w:p w14:paraId="62604DE7" w14:textId="77777777" w:rsidR="001F5511" w:rsidRDefault="001F5511" w:rsidP="001F5511">
            <w:pPr>
              <w:pStyle w:val="EngHangEnd"/>
            </w:pPr>
            <w:r>
              <w:t>Crying out in the wilderness.”</w:t>
            </w:r>
          </w:p>
        </w:tc>
        <w:tc>
          <w:tcPr>
            <w:tcW w:w="288" w:type="dxa"/>
          </w:tcPr>
          <w:p w14:paraId="239983F1" w14:textId="77777777" w:rsidR="001F5511" w:rsidRDefault="001F5511" w:rsidP="009061A3"/>
        </w:tc>
        <w:tc>
          <w:tcPr>
            <w:tcW w:w="288" w:type="dxa"/>
          </w:tcPr>
          <w:p w14:paraId="5367730A" w14:textId="77777777" w:rsidR="001F5511" w:rsidRDefault="001F5511" w:rsidP="009061A3">
            <w:pPr>
              <w:pStyle w:val="CopticCross"/>
            </w:pPr>
            <w:r w:rsidRPr="00FB5ACB">
              <w:t>¿</w:t>
            </w:r>
          </w:p>
        </w:tc>
        <w:tc>
          <w:tcPr>
            <w:tcW w:w="3960" w:type="dxa"/>
          </w:tcPr>
          <w:p w14:paraId="42B53334" w14:textId="77777777" w:rsidR="001F5511" w:rsidRDefault="001F5511" w:rsidP="009061A3">
            <w:pPr>
              <w:pStyle w:val="CopticVersemulti-line"/>
            </w:pPr>
            <w:r>
              <w:t>Ⲏⲥⲁⲏ̀ⲁⲥ ⲁϥⲱϣ:</w:t>
            </w:r>
          </w:p>
          <w:p w14:paraId="3C7A334C" w14:textId="77777777" w:rsidR="001F5511" w:rsidRDefault="001F5511" w:rsidP="009061A3">
            <w:pPr>
              <w:pStyle w:val="CopticVersemulti-line"/>
            </w:pPr>
            <w:r>
              <w:t>ϧⲉⲛ ⲧⲉϥⲙⲉⲧⲥⲁⲃⲉ:</w:t>
            </w:r>
          </w:p>
          <w:p w14:paraId="370EC98B" w14:textId="77777777" w:rsidR="001F5511" w:rsidRDefault="001F5511" w:rsidP="009061A3">
            <w:pPr>
              <w:pStyle w:val="CopticVersemulti-line"/>
            </w:pPr>
            <w:r>
              <w:t>ϫⲉ ⲛ̀ⲑⲟⲕ ⲡⲉ ⲛ̀ϧ̀ⲣⲱⲟⲩ ⲉⲧⲱϣ:</w:t>
            </w:r>
          </w:p>
          <w:p w14:paraId="4D56B8A8" w14:textId="77777777" w:rsidR="001F5511" w:rsidRDefault="001F5511" w:rsidP="009061A3">
            <w:pPr>
              <w:pStyle w:val="CopticVerse"/>
            </w:pPr>
            <w:r>
              <w:t>ⲛ̀ϩ̀ⲣⲏⲓ ϩⲓ ⲡ̀ϣⲁϥⲉ.</w:t>
            </w:r>
          </w:p>
        </w:tc>
      </w:tr>
      <w:tr w:rsidR="001F5511" w14:paraId="68C3EA1E" w14:textId="77777777" w:rsidTr="009061A3">
        <w:trPr>
          <w:cantSplit/>
          <w:jc w:val="center"/>
        </w:trPr>
        <w:tc>
          <w:tcPr>
            <w:tcW w:w="288" w:type="dxa"/>
          </w:tcPr>
          <w:p w14:paraId="21FF37A3" w14:textId="77777777" w:rsidR="001F5511" w:rsidRDefault="001F5511" w:rsidP="009061A3">
            <w:pPr>
              <w:pStyle w:val="CopticCross"/>
            </w:pPr>
            <w:r w:rsidRPr="00FB5ACB">
              <w:t>¿</w:t>
            </w:r>
          </w:p>
        </w:tc>
        <w:tc>
          <w:tcPr>
            <w:tcW w:w="3960" w:type="dxa"/>
          </w:tcPr>
          <w:p w14:paraId="57062AAD" w14:textId="77777777" w:rsidR="001F5511" w:rsidRDefault="001F5511" w:rsidP="001F5511">
            <w:pPr>
              <w:pStyle w:val="EngHang"/>
            </w:pPr>
            <w:r>
              <w:t>Rejoice O Jordan,</w:t>
            </w:r>
          </w:p>
          <w:p w14:paraId="22A00D1C" w14:textId="77777777" w:rsidR="001F5511" w:rsidRDefault="001F5511" w:rsidP="001F5511">
            <w:pPr>
              <w:pStyle w:val="EngHang"/>
            </w:pPr>
            <w:r>
              <w:t>And exalt O sea,</w:t>
            </w:r>
          </w:p>
          <w:p w14:paraId="7123B1FA" w14:textId="77777777" w:rsidR="001F5511" w:rsidRDefault="001F5511" w:rsidP="001F5511">
            <w:pPr>
              <w:pStyle w:val="EngHang"/>
            </w:pPr>
            <w:r>
              <w:t>For John came to you,</w:t>
            </w:r>
          </w:p>
          <w:p w14:paraId="016FB69D" w14:textId="77777777" w:rsidR="001F5511" w:rsidRDefault="001F5511" w:rsidP="001F5511">
            <w:pPr>
              <w:pStyle w:val="EngHangEnd"/>
            </w:pPr>
            <w:r>
              <w:t>Working powerfully.</w:t>
            </w:r>
          </w:p>
        </w:tc>
        <w:tc>
          <w:tcPr>
            <w:tcW w:w="288" w:type="dxa"/>
          </w:tcPr>
          <w:p w14:paraId="35BD6300" w14:textId="77777777" w:rsidR="001F5511" w:rsidRDefault="001F5511" w:rsidP="009061A3"/>
        </w:tc>
        <w:tc>
          <w:tcPr>
            <w:tcW w:w="288" w:type="dxa"/>
          </w:tcPr>
          <w:p w14:paraId="3D8BD928" w14:textId="77777777" w:rsidR="001F5511" w:rsidRDefault="001F5511" w:rsidP="009061A3">
            <w:pPr>
              <w:pStyle w:val="CopticCross"/>
            </w:pPr>
            <w:r w:rsidRPr="00FB5ACB">
              <w:t>¿</w:t>
            </w:r>
          </w:p>
        </w:tc>
        <w:tc>
          <w:tcPr>
            <w:tcW w:w="3960" w:type="dxa"/>
          </w:tcPr>
          <w:p w14:paraId="3916B6E3" w14:textId="77777777" w:rsidR="001F5511" w:rsidRDefault="001F5511" w:rsidP="009061A3">
            <w:pPr>
              <w:pStyle w:val="CopticVersemulti-line"/>
            </w:pPr>
            <w:r>
              <w:t>Ⲑⲉⲗⲏⲗ ⲱ̀ ⲡⲓⲒⲟⲣⲇⲁⲛⲏⲥ:</w:t>
            </w:r>
          </w:p>
          <w:p w14:paraId="3772F6C3" w14:textId="77777777" w:rsidR="001F5511" w:rsidRDefault="001F5511" w:rsidP="009061A3">
            <w:pPr>
              <w:pStyle w:val="CopticVersemulti-line"/>
            </w:pPr>
            <w:r>
              <w:t>ⲟⲩⲛⲟϥ ⲙ̀ⲙⲟⲕ ⲫ̀ⲓⲟⲙ:</w:t>
            </w:r>
          </w:p>
          <w:p w14:paraId="50715794" w14:textId="77777777" w:rsidR="001F5511" w:rsidRDefault="001F5511" w:rsidP="009061A3">
            <w:pPr>
              <w:pStyle w:val="CopticVersemulti-line"/>
            </w:pPr>
            <w:r>
              <w:t>ⲁϥ̀ⲓ ϣⲁⲣⲟⲕ ⲛ̀ϫⲉ Ⲓⲱⲁⲛⲛⲏⲥ:</w:t>
            </w:r>
          </w:p>
          <w:p w14:paraId="2739A035" w14:textId="77777777" w:rsidR="001F5511" w:rsidRPr="005130A7" w:rsidRDefault="001F5511" w:rsidP="009061A3">
            <w:pPr>
              <w:pStyle w:val="CopticVerse"/>
            </w:pPr>
            <w:r>
              <w:t>ⲫ̀ⲣⲉϥ̀ⲓⲣⲓ ⲛ̀ⲛⲓϫⲟⲙ.</w:t>
            </w:r>
          </w:p>
        </w:tc>
      </w:tr>
      <w:tr w:rsidR="001F5511" w14:paraId="6D63E07E" w14:textId="77777777" w:rsidTr="009061A3">
        <w:trPr>
          <w:cantSplit/>
          <w:jc w:val="center"/>
        </w:trPr>
        <w:tc>
          <w:tcPr>
            <w:tcW w:w="288" w:type="dxa"/>
          </w:tcPr>
          <w:p w14:paraId="3EF96B12" w14:textId="77777777" w:rsidR="001F5511" w:rsidRDefault="001F5511" w:rsidP="009061A3">
            <w:pPr>
              <w:pStyle w:val="CopticCross"/>
            </w:pPr>
          </w:p>
        </w:tc>
        <w:tc>
          <w:tcPr>
            <w:tcW w:w="3960" w:type="dxa"/>
          </w:tcPr>
          <w:p w14:paraId="018D7A25" w14:textId="77777777" w:rsidR="001F5511" w:rsidRDefault="001F5511" w:rsidP="001F5511">
            <w:pPr>
              <w:pStyle w:val="EngHang"/>
            </w:pPr>
            <w:r>
              <w:t>Jesus, the glorious,</w:t>
            </w:r>
          </w:p>
          <w:p w14:paraId="2B93806F" w14:textId="77777777" w:rsidR="001F5511" w:rsidRDefault="001F5511" w:rsidP="001F5511">
            <w:pPr>
              <w:pStyle w:val="EngHang"/>
            </w:pPr>
            <w:r>
              <w:t>Walked with him,</w:t>
            </w:r>
          </w:p>
          <w:p w14:paraId="54B2F57F" w14:textId="77777777" w:rsidR="001F5511" w:rsidRDefault="001F5511" w:rsidP="001F5511">
            <w:pPr>
              <w:pStyle w:val="EngHang"/>
            </w:pPr>
            <w:r>
              <w:t>To be baptised in the water,</w:t>
            </w:r>
          </w:p>
          <w:p w14:paraId="7080DFF0" w14:textId="77777777" w:rsidR="001F5511" w:rsidRDefault="001F5511" w:rsidP="001F5511">
            <w:pPr>
              <w:pStyle w:val="EngHangEnd"/>
            </w:pPr>
            <w:r>
              <w:t>According to His will.</w:t>
            </w:r>
          </w:p>
        </w:tc>
        <w:tc>
          <w:tcPr>
            <w:tcW w:w="288" w:type="dxa"/>
          </w:tcPr>
          <w:p w14:paraId="1B1BF7C5" w14:textId="77777777" w:rsidR="001F5511" w:rsidRDefault="001F5511" w:rsidP="009061A3"/>
        </w:tc>
        <w:tc>
          <w:tcPr>
            <w:tcW w:w="288" w:type="dxa"/>
          </w:tcPr>
          <w:p w14:paraId="1AFD0487" w14:textId="77777777" w:rsidR="001F5511" w:rsidRDefault="001F5511" w:rsidP="009061A3">
            <w:pPr>
              <w:pStyle w:val="CopticCross"/>
            </w:pPr>
          </w:p>
        </w:tc>
        <w:tc>
          <w:tcPr>
            <w:tcW w:w="3960" w:type="dxa"/>
          </w:tcPr>
          <w:p w14:paraId="77A37F37" w14:textId="77777777" w:rsidR="001F5511" w:rsidRDefault="001F5511" w:rsidP="009061A3">
            <w:pPr>
              <w:pStyle w:val="CopticVersemulti-line"/>
            </w:pPr>
            <w:r>
              <w:t>Ⲓⲏ̄ⲥ̄ ⲫⲁ ⲡⲓⲱ̀ⲟⲩ:</w:t>
            </w:r>
          </w:p>
          <w:p w14:paraId="56544875" w14:textId="77777777" w:rsidR="001F5511" w:rsidRDefault="001F5511" w:rsidP="009061A3">
            <w:pPr>
              <w:pStyle w:val="CopticVersemulti-line"/>
            </w:pPr>
            <w:r>
              <w:t>ⲁϥⲙⲟϣⲓ ⲛⲉⲙⲁϥ:</w:t>
            </w:r>
          </w:p>
          <w:p w14:paraId="7A6C847F" w14:textId="77777777" w:rsidR="001F5511" w:rsidRDefault="001F5511" w:rsidP="009061A3">
            <w:pPr>
              <w:pStyle w:val="CopticVersemulti-line"/>
            </w:pPr>
            <w:r>
              <w:t>ⲉⲑⲣⲉϥϭⲓⲱⲙⲥ ϧⲉⲛ ⲛⲓⲙⲱⲟⲩ:</w:t>
            </w:r>
          </w:p>
          <w:p w14:paraId="3023EDBB" w14:textId="77777777" w:rsidR="001F5511" w:rsidRPr="005130A7" w:rsidRDefault="001F5511" w:rsidP="009061A3">
            <w:pPr>
              <w:pStyle w:val="CopticVerse"/>
            </w:pPr>
            <w:r>
              <w:t>ⲕⲁⲧⲁ ⲡⲉⲧⲉϩⲛⲁϥ.</w:t>
            </w:r>
          </w:p>
        </w:tc>
      </w:tr>
      <w:tr w:rsidR="001F5511" w14:paraId="49F70C9F" w14:textId="77777777" w:rsidTr="009061A3">
        <w:trPr>
          <w:cantSplit/>
          <w:jc w:val="center"/>
        </w:trPr>
        <w:tc>
          <w:tcPr>
            <w:tcW w:w="288" w:type="dxa"/>
          </w:tcPr>
          <w:p w14:paraId="2BA83F81" w14:textId="77777777" w:rsidR="001F5511" w:rsidRDefault="001F5511" w:rsidP="009061A3">
            <w:pPr>
              <w:pStyle w:val="CopticCross"/>
            </w:pPr>
          </w:p>
        </w:tc>
        <w:tc>
          <w:tcPr>
            <w:tcW w:w="3960" w:type="dxa"/>
          </w:tcPr>
          <w:p w14:paraId="709909E8" w14:textId="77777777" w:rsidR="001F5511" w:rsidRDefault="001F5511" w:rsidP="001F5511">
            <w:pPr>
              <w:pStyle w:val="EngHang"/>
            </w:pPr>
            <w:r>
              <w:t>The waters said,</w:t>
            </w:r>
          </w:p>
          <w:p w14:paraId="3A1E0583" w14:textId="77777777" w:rsidR="001F5511" w:rsidRDefault="001F5511" w:rsidP="001F5511">
            <w:pPr>
              <w:pStyle w:val="EngHang"/>
            </w:pPr>
            <w:r>
              <w:t>“His coming to us is good,</w:t>
            </w:r>
          </w:p>
          <w:p w14:paraId="2CC652B9" w14:textId="77777777" w:rsidR="001F5511" w:rsidRDefault="001F5511" w:rsidP="001F5511">
            <w:pPr>
              <w:pStyle w:val="EngHang"/>
            </w:pPr>
            <w:r>
              <w:t>Jesus the glorious,</w:t>
            </w:r>
          </w:p>
          <w:p w14:paraId="4F605EC5" w14:textId="77777777" w:rsidR="001F5511" w:rsidRDefault="001F5511" w:rsidP="001F5511">
            <w:pPr>
              <w:pStyle w:val="EngHangEnd"/>
            </w:pPr>
            <w:r>
              <w:t xml:space="preserve">To </w:t>
            </w:r>
            <w:commentRangeStart w:id="1424"/>
            <w:r>
              <w:t xml:space="preserve">confirm </w:t>
            </w:r>
            <w:commentRangeEnd w:id="1424"/>
            <w:r>
              <w:rPr>
                <w:rStyle w:val="CommentReference"/>
              </w:rPr>
              <w:commentReference w:id="1424"/>
            </w:r>
            <w:r>
              <w:t>us.”</w:t>
            </w:r>
          </w:p>
        </w:tc>
        <w:tc>
          <w:tcPr>
            <w:tcW w:w="288" w:type="dxa"/>
          </w:tcPr>
          <w:p w14:paraId="3F20840F" w14:textId="77777777" w:rsidR="001F5511" w:rsidRDefault="001F5511" w:rsidP="009061A3"/>
        </w:tc>
        <w:tc>
          <w:tcPr>
            <w:tcW w:w="288" w:type="dxa"/>
          </w:tcPr>
          <w:p w14:paraId="5D76FAC8" w14:textId="77777777" w:rsidR="001F5511" w:rsidRDefault="001F5511" w:rsidP="009061A3">
            <w:pPr>
              <w:pStyle w:val="CopticCross"/>
            </w:pPr>
          </w:p>
        </w:tc>
        <w:tc>
          <w:tcPr>
            <w:tcW w:w="3960" w:type="dxa"/>
          </w:tcPr>
          <w:p w14:paraId="387FA180" w14:textId="77777777" w:rsidR="001F5511" w:rsidRDefault="001F5511" w:rsidP="009061A3">
            <w:pPr>
              <w:pStyle w:val="CopticVersemulti-line"/>
            </w:pPr>
            <w:r>
              <w:t>Ⲕⲁⲗⲱⲥ ⲁϥⲓ̀ ϣⲁⲣⲟⲛ:</w:t>
            </w:r>
          </w:p>
          <w:p w14:paraId="136372FC" w14:textId="77777777" w:rsidR="001F5511" w:rsidRDefault="001F5511" w:rsidP="009061A3">
            <w:pPr>
              <w:pStyle w:val="CopticVersemulti-line"/>
            </w:pPr>
            <w:r>
              <w:t>ⲡⲉϫⲱⲟⲩ ⲛ̀ϫⲉ ⲛⲓⲙⲱⲟⲩ:</w:t>
            </w:r>
          </w:p>
          <w:p w14:paraId="693EEBF6" w14:textId="77777777" w:rsidR="001F5511" w:rsidRDefault="001F5511" w:rsidP="009061A3">
            <w:pPr>
              <w:pStyle w:val="CopticVersemulti-line"/>
            </w:pPr>
            <w:r>
              <w:t>ϩⲓⲛⲁ ⲛ̀ⲧⲉϥⲧⲁϫⲣⲟⲛ:</w:t>
            </w:r>
          </w:p>
          <w:p w14:paraId="2DEF21F9" w14:textId="77777777" w:rsidR="001F5511" w:rsidRPr="005130A7" w:rsidRDefault="001F5511" w:rsidP="009061A3">
            <w:pPr>
              <w:pStyle w:val="CopticVerse"/>
            </w:pPr>
            <w:r>
              <w:t>ⲛ̀ϫⲉ Ⲓⲏ̄ⲥ̄ ⲫⲁ ⲡⲓⲱ̀ⲟⲩ.</w:t>
            </w:r>
          </w:p>
        </w:tc>
      </w:tr>
      <w:tr w:rsidR="001F5511" w14:paraId="4F3947E8" w14:textId="77777777" w:rsidTr="009061A3">
        <w:trPr>
          <w:cantSplit/>
          <w:jc w:val="center"/>
        </w:trPr>
        <w:tc>
          <w:tcPr>
            <w:tcW w:w="288" w:type="dxa"/>
          </w:tcPr>
          <w:p w14:paraId="25AC0E53" w14:textId="77777777" w:rsidR="001F5511" w:rsidRDefault="001F5511" w:rsidP="009061A3">
            <w:pPr>
              <w:pStyle w:val="CopticCross"/>
            </w:pPr>
            <w:r w:rsidRPr="00FB5ACB">
              <w:t>¿</w:t>
            </w:r>
          </w:p>
        </w:tc>
        <w:tc>
          <w:tcPr>
            <w:tcW w:w="3960" w:type="dxa"/>
          </w:tcPr>
          <w:p w14:paraId="54AE4278" w14:textId="77777777" w:rsidR="001F5511" w:rsidRDefault="001F5511" w:rsidP="001F5511">
            <w:pPr>
              <w:pStyle w:val="EngHang"/>
            </w:pPr>
            <w:r>
              <w:t>I offer hymns of praise</w:t>
            </w:r>
          </w:p>
          <w:p w14:paraId="3C38D7E6" w14:textId="77777777" w:rsidR="001F5511" w:rsidRDefault="001F5511" w:rsidP="001F5511">
            <w:pPr>
              <w:pStyle w:val="EngHang"/>
            </w:pPr>
            <w:r>
              <w:t>To Your greatness</w:t>
            </w:r>
          </w:p>
          <w:p w14:paraId="6BBF7861" w14:textId="77777777" w:rsidR="001F5511" w:rsidRDefault="001F5511" w:rsidP="001F5511">
            <w:pPr>
              <w:pStyle w:val="EngHang"/>
            </w:pPr>
            <w:r>
              <w:t>Along with the waters,</w:t>
            </w:r>
          </w:p>
          <w:p w14:paraId="2B7A1BAC" w14:textId="77777777" w:rsidR="001F5511" w:rsidRDefault="001F5511" w:rsidP="001F5511">
            <w:pPr>
              <w:pStyle w:val="EngHangEnd"/>
            </w:pPr>
            <w:r>
              <w:t>For You are our protector.</w:t>
            </w:r>
          </w:p>
        </w:tc>
        <w:tc>
          <w:tcPr>
            <w:tcW w:w="288" w:type="dxa"/>
          </w:tcPr>
          <w:p w14:paraId="068467D6" w14:textId="77777777" w:rsidR="001F5511" w:rsidRDefault="001F5511" w:rsidP="009061A3"/>
        </w:tc>
        <w:tc>
          <w:tcPr>
            <w:tcW w:w="288" w:type="dxa"/>
          </w:tcPr>
          <w:p w14:paraId="209021C2" w14:textId="77777777" w:rsidR="001F5511" w:rsidRDefault="001F5511" w:rsidP="009061A3">
            <w:pPr>
              <w:pStyle w:val="CopticCross"/>
            </w:pPr>
            <w:r w:rsidRPr="00FB5ACB">
              <w:t>¿</w:t>
            </w:r>
          </w:p>
        </w:tc>
        <w:tc>
          <w:tcPr>
            <w:tcW w:w="3960" w:type="dxa"/>
          </w:tcPr>
          <w:p w14:paraId="546BDEF9" w14:textId="77777777" w:rsidR="001F5511" w:rsidRDefault="001F5511" w:rsidP="009061A3">
            <w:pPr>
              <w:pStyle w:val="CopticVersemulti-line"/>
            </w:pPr>
            <w:r>
              <w:t>Ⲗⲉⲗⲓ ⲙ̀ⲡⲓϩⲱⲥ:</w:t>
            </w:r>
          </w:p>
          <w:p w14:paraId="4955EBF2" w14:textId="77777777" w:rsidR="001F5511" w:rsidRDefault="001F5511" w:rsidP="009061A3">
            <w:pPr>
              <w:pStyle w:val="CopticVersemulti-line"/>
            </w:pPr>
            <w:r>
              <w:t>ϯⲛⲁⲧⲏⲓⲧⲟⲩ ⲉ̀ⲧⲉⲕⲙⲉⲧⲛⲓϣϯ:</w:t>
            </w:r>
          </w:p>
          <w:p w14:paraId="00497590" w14:textId="77777777" w:rsidR="001F5511" w:rsidRDefault="001F5511" w:rsidP="009061A3">
            <w:pPr>
              <w:pStyle w:val="CopticVersemulti-line"/>
            </w:pPr>
            <w:r>
              <w:t>ⲁ̀ⲛⲟⲕ ⲛⲉⲙⲱⲟⲩ ⲕⲁⲗⲱⲥ:</w:t>
            </w:r>
          </w:p>
          <w:p w14:paraId="1D2FD634" w14:textId="77777777" w:rsidR="001F5511" w:rsidRPr="005130A7" w:rsidRDefault="001F5511" w:rsidP="009061A3">
            <w:pPr>
              <w:pStyle w:val="CopticVerse"/>
            </w:pPr>
            <w:r>
              <w:t>ϫⲉ ⲛ̀ⲑⲟⲕ ⲡⲉ ⲡⲉⲛⲛⲁϣϯ.</w:t>
            </w:r>
          </w:p>
        </w:tc>
      </w:tr>
      <w:tr w:rsidR="001F5511" w14:paraId="3FC339B9" w14:textId="77777777" w:rsidTr="009061A3">
        <w:trPr>
          <w:cantSplit/>
          <w:jc w:val="center"/>
        </w:trPr>
        <w:tc>
          <w:tcPr>
            <w:tcW w:w="288" w:type="dxa"/>
          </w:tcPr>
          <w:p w14:paraId="63886E4A" w14:textId="77777777" w:rsidR="001F5511" w:rsidRDefault="001F5511" w:rsidP="009061A3">
            <w:pPr>
              <w:pStyle w:val="CopticCross"/>
            </w:pPr>
            <w:r w:rsidRPr="00FB5ACB">
              <w:t>¿</w:t>
            </w:r>
          </w:p>
        </w:tc>
        <w:tc>
          <w:tcPr>
            <w:tcW w:w="3960" w:type="dxa"/>
          </w:tcPr>
          <w:p w14:paraId="03FBF304" w14:textId="77777777" w:rsidR="001F5511" w:rsidRDefault="001F5511" w:rsidP="001F5511">
            <w:pPr>
              <w:pStyle w:val="EngHang"/>
            </w:pPr>
            <w:r>
              <w:t>May the islands</w:t>
            </w:r>
          </w:p>
          <w:p w14:paraId="73A683AB" w14:textId="77777777" w:rsidR="001F5511" w:rsidRDefault="001F5511" w:rsidP="001F5511">
            <w:pPr>
              <w:pStyle w:val="EngHang"/>
            </w:pPr>
            <w:r>
              <w:t>Rejoice today,</w:t>
            </w:r>
          </w:p>
          <w:p w14:paraId="56161F32" w14:textId="77777777" w:rsidR="001F5511" w:rsidRDefault="001F5511" w:rsidP="001F5511">
            <w:pPr>
              <w:pStyle w:val="EngHang"/>
            </w:pPr>
            <w:r>
              <w:t>Along with the clouds</w:t>
            </w:r>
          </w:p>
          <w:p w14:paraId="29B7A68B" w14:textId="77777777" w:rsidR="001F5511" w:rsidRDefault="001F5511" w:rsidP="001F5511">
            <w:pPr>
              <w:pStyle w:val="EngHangEnd"/>
            </w:pPr>
            <w:r>
              <w:t>And the fog.</w:t>
            </w:r>
          </w:p>
        </w:tc>
        <w:tc>
          <w:tcPr>
            <w:tcW w:w="288" w:type="dxa"/>
          </w:tcPr>
          <w:p w14:paraId="057CF31F" w14:textId="77777777" w:rsidR="001F5511" w:rsidRDefault="001F5511" w:rsidP="009061A3"/>
        </w:tc>
        <w:tc>
          <w:tcPr>
            <w:tcW w:w="288" w:type="dxa"/>
          </w:tcPr>
          <w:p w14:paraId="2587B0D3" w14:textId="77777777" w:rsidR="001F5511" w:rsidRDefault="001F5511" w:rsidP="009061A3">
            <w:pPr>
              <w:pStyle w:val="CopticCross"/>
            </w:pPr>
            <w:r w:rsidRPr="00FB5ACB">
              <w:t>¿</w:t>
            </w:r>
          </w:p>
        </w:tc>
        <w:tc>
          <w:tcPr>
            <w:tcW w:w="3960" w:type="dxa"/>
          </w:tcPr>
          <w:p w14:paraId="619749D8" w14:textId="77777777" w:rsidR="001F5511" w:rsidRDefault="001F5511" w:rsidP="009061A3">
            <w:pPr>
              <w:pStyle w:val="CopticVersemulti-line"/>
            </w:pPr>
            <w:r>
              <w:t xml:space="preserve">Ⲙⲁⲣⲟⲩⲟⲩⲛⲟϥ ⲙ̀ⲫⲟⲟⲩ: </w:t>
            </w:r>
          </w:p>
          <w:p w14:paraId="03F8D058" w14:textId="77777777" w:rsidR="001F5511" w:rsidRDefault="001F5511" w:rsidP="009061A3">
            <w:pPr>
              <w:pStyle w:val="CopticVersemulti-line"/>
            </w:pPr>
            <w:r>
              <w:t>ⲛ̀ϫⲉ ⲛⲓⲛⲏⲥⲟⲥ:</w:t>
            </w:r>
          </w:p>
          <w:p w14:paraId="7B5D7085" w14:textId="77777777" w:rsidR="001F5511" w:rsidRDefault="001F5511" w:rsidP="009061A3">
            <w:pPr>
              <w:pStyle w:val="CopticVersemulti-line"/>
            </w:pPr>
            <w:r>
              <w:t xml:space="preserve">ⲉⲧⲕⲱϯ ⲉ̀ⲣⲱⲟⲩ </w:t>
            </w:r>
            <w:commentRangeStart w:id="1425"/>
            <w:r>
              <w:t>ⲛ̀ϫⲉ</w:t>
            </w:r>
            <w:commentRangeEnd w:id="1425"/>
            <w:r>
              <w:rPr>
                <w:rStyle w:val="CommentReference"/>
                <w:rFonts w:ascii="Times New Roman" w:hAnsi="Times New Roman"/>
              </w:rPr>
              <w:commentReference w:id="1425"/>
            </w:r>
          </w:p>
          <w:p w14:paraId="4AB29321" w14:textId="77777777" w:rsidR="001F5511" w:rsidRPr="005130A7" w:rsidRDefault="001F5511" w:rsidP="009061A3">
            <w:pPr>
              <w:pStyle w:val="CopticVerse"/>
            </w:pPr>
            <w:r>
              <w:t>ⲟⲩϭⲏⲡⲓ ⲛⲉⲙ ⲟⲩⲅ̀ⲛⲟⲫⲟⲥ.</w:t>
            </w:r>
          </w:p>
        </w:tc>
      </w:tr>
      <w:tr w:rsidR="001F5511" w14:paraId="73387E8B" w14:textId="77777777" w:rsidTr="009061A3">
        <w:trPr>
          <w:cantSplit/>
          <w:jc w:val="center"/>
        </w:trPr>
        <w:tc>
          <w:tcPr>
            <w:tcW w:w="288" w:type="dxa"/>
          </w:tcPr>
          <w:p w14:paraId="3F8A34CA" w14:textId="77777777" w:rsidR="001F5511" w:rsidRDefault="001F5511" w:rsidP="009061A3">
            <w:pPr>
              <w:pStyle w:val="CopticCross"/>
            </w:pPr>
          </w:p>
        </w:tc>
        <w:tc>
          <w:tcPr>
            <w:tcW w:w="3960" w:type="dxa"/>
          </w:tcPr>
          <w:p w14:paraId="34180745" w14:textId="77777777" w:rsidR="001F5511" w:rsidRDefault="001F5511" w:rsidP="001F5511">
            <w:pPr>
              <w:pStyle w:val="EngHang"/>
            </w:pPr>
            <w:r>
              <w:t>Each one of</w:t>
            </w:r>
          </w:p>
          <w:p w14:paraId="18DBAC66" w14:textId="77777777" w:rsidR="001F5511" w:rsidRDefault="001F5511" w:rsidP="001F5511">
            <w:pPr>
              <w:pStyle w:val="EngHang"/>
            </w:pPr>
            <w:r>
              <w:t>The prophets proclaimed,</w:t>
            </w:r>
          </w:p>
          <w:p w14:paraId="3E717FB9" w14:textId="77777777" w:rsidR="001F5511" w:rsidRDefault="001F5511" w:rsidP="001F5511">
            <w:pPr>
              <w:pStyle w:val="EngHang"/>
            </w:pPr>
            <w:r>
              <w:t>“The glory of God</w:t>
            </w:r>
          </w:p>
          <w:p w14:paraId="233DBEAA" w14:textId="77777777" w:rsidR="001F5511" w:rsidRDefault="001F5511" w:rsidP="001F5511">
            <w:pPr>
              <w:pStyle w:val="EngHangEnd"/>
            </w:pPr>
            <w:r>
              <w:t>Has thundered”.</w:t>
            </w:r>
          </w:p>
        </w:tc>
        <w:tc>
          <w:tcPr>
            <w:tcW w:w="288" w:type="dxa"/>
          </w:tcPr>
          <w:p w14:paraId="12C84D29" w14:textId="77777777" w:rsidR="001F5511" w:rsidRDefault="001F5511" w:rsidP="009061A3"/>
        </w:tc>
        <w:tc>
          <w:tcPr>
            <w:tcW w:w="288" w:type="dxa"/>
          </w:tcPr>
          <w:p w14:paraId="2944E9B9" w14:textId="77777777" w:rsidR="001F5511" w:rsidRDefault="001F5511" w:rsidP="009061A3">
            <w:pPr>
              <w:pStyle w:val="CopticCross"/>
            </w:pPr>
          </w:p>
        </w:tc>
        <w:tc>
          <w:tcPr>
            <w:tcW w:w="3960" w:type="dxa"/>
          </w:tcPr>
          <w:p w14:paraId="53C73127" w14:textId="77777777" w:rsidR="001F5511" w:rsidRDefault="001F5511" w:rsidP="009061A3">
            <w:pPr>
              <w:pStyle w:val="CopticVersemulti-line"/>
            </w:pPr>
            <w:r>
              <w:t>Ⲛⲓⲡ̀ⲣⲟⲫⲏⲧⲏⲥ ⲛ̀ⲑⲱⲟⲩ:</w:t>
            </w:r>
          </w:p>
          <w:p w14:paraId="1BB581EF" w14:textId="77777777" w:rsidR="001F5511" w:rsidRDefault="001F5511" w:rsidP="009061A3">
            <w:pPr>
              <w:pStyle w:val="CopticVersemulti-line"/>
            </w:pPr>
            <w:r>
              <w:t>ⲕⲁⲧⲁ ⲫ̀ⲟⲩⲁⲓ ⲫ̀ⲟⲩⲁⲓ:</w:t>
            </w:r>
          </w:p>
          <w:p w14:paraId="1D465C5B" w14:textId="77777777" w:rsidR="001F5511" w:rsidRDefault="001F5511" w:rsidP="009061A3">
            <w:pPr>
              <w:pStyle w:val="CopticVersemulti-line"/>
            </w:pPr>
            <w:r>
              <w:t>ⲁⲩϫⲉ ⲫϯ ⲛ̀ⲧⲉ ⲡ̀ⲱ̀ⲟⲩ:</w:t>
            </w:r>
          </w:p>
          <w:p w14:paraId="2F51E12E" w14:textId="77777777" w:rsidR="001F5511" w:rsidRPr="005130A7" w:rsidRDefault="001F5511" w:rsidP="009061A3">
            <w:pPr>
              <w:pStyle w:val="CopticVerse"/>
            </w:pPr>
            <w:r>
              <w:t>ⲁϥⲉⲣϧⲁⲣⲁⲃⲁⲓ.</w:t>
            </w:r>
          </w:p>
        </w:tc>
      </w:tr>
      <w:tr w:rsidR="001F5511" w14:paraId="78C34DCC" w14:textId="77777777" w:rsidTr="009061A3">
        <w:trPr>
          <w:cantSplit/>
          <w:jc w:val="center"/>
        </w:trPr>
        <w:tc>
          <w:tcPr>
            <w:tcW w:w="288" w:type="dxa"/>
          </w:tcPr>
          <w:p w14:paraId="595B9CB8" w14:textId="77777777" w:rsidR="001F5511" w:rsidRDefault="001F5511" w:rsidP="009061A3">
            <w:pPr>
              <w:pStyle w:val="CopticCross"/>
            </w:pPr>
          </w:p>
        </w:tc>
        <w:tc>
          <w:tcPr>
            <w:tcW w:w="3960" w:type="dxa"/>
          </w:tcPr>
          <w:p w14:paraId="2A98335C" w14:textId="77777777" w:rsidR="001F5511" w:rsidRDefault="001F5511" w:rsidP="001F5511">
            <w:pPr>
              <w:pStyle w:val="EngHang"/>
            </w:pPr>
            <w:r>
              <w:t>Truly He who is</w:t>
            </w:r>
          </w:p>
          <w:p w14:paraId="2BF71535" w14:textId="77777777" w:rsidR="001F5511" w:rsidRDefault="001F5511" w:rsidP="001F5511">
            <w:pPr>
              <w:pStyle w:val="EngHang"/>
            </w:pPr>
            <w:r>
              <w:t>The Highest, the Creator</w:t>
            </w:r>
          </w:p>
          <w:p w14:paraId="40F5625A" w14:textId="77777777" w:rsidR="001F5511" w:rsidRDefault="001F5511" w:rsidP="001F5511">
            <w:pPr>
              <w:pStyle w:val="EngHang"/>
            </w:pPr>
            <w:r>
              <w:t>Has walked</w:t>
            </w:r>
          </w:p>
          <w:p w14:paraId="20CAF735" w14:textId="77777777" w:rsidR="001F5511" w:rsidRDefault="001F5511" w:rsidP="001F5511">
            <w:pPr>
              <w:pStyle w:val="EngHangEnd"/>
            </w:pPr>
            <w:r>
              <w:t>In great humility.</w:t>
            </w:r>
          </w:p>
        </w:tc>
        <w:tc>
          <w:tcPr>
            <w:tcW w:w="288" w:type="dxa"/>
          </w:tcPr>
          <w:p w14:paraId="257A5DEF" w14:textId="77777777" w:rsidR="001F5511" w:rsidRDefault="001F5511" w:rsidP="009061A3"/>
        </w:tc>
        <w:tc>
          <w:tcPr>
            <w:tcW w:w="288" w:type="dxa"/>
          </w:tcPr>
          <w:p w14:paraId="62725DB5" w14:textId="77777777" w:rsidR="001F5511" w:rsidRDefault="001F5511" w:rsidP="009061A3">
            <w:pPr>
              <w:pStyle w:val="CopticCross"/>
            </w:pPr>
          </w:p>
        </w:tc>
        <w:tc>
          <w:tcPr>
            <w:tcW w:w="3960" w:type="dxa"/>
          </w:tcPr>
          <w:p w14:paraId="5881D852" w14:textId="77777777" w:rsidR="001F5511" w:rsidRDefault="001F5511" w:rsidP="009061A3">
            <w:pPr>
              <w:pStyle w:val="CopticVersemulti-line"/>
            </w:pPr>
            <w:r>
              <w:t>Ⲝⲁⲡⲓⲛⲁ ⲁϥⲙⲟϣⲓ:</w:t>
            </w:r>
          </w:p>
          <w:p w14:paraId="0854AD64" w14:textId="77777777" w:rsidR="001F5511" w:rsidRDefault="001F5511" w:rsidP="009061A3">
            <w:pPr>
              <w:pStyle w:val="CopticVersemulti-line"/>
            </w:pPr>
            <w:r>
              <w:t>ϧⲉⲛ ⲟⲩⲛⲓϣϯ ⲛ̀ⲑⲉⲃⲓⲟ:</w:t>
            </w:r>
          </w:p>
          <w:p w14:paraId="338C8283" w14:textId="77777777" w:rsidR="001F5511" w:rsidRDefault="001F5511" w:rsidP="009061A3">
            <w:pPr>
              <w:pStyle w:val="CopticVersemulti-line"/>
            </w:pPr>
            <w:r>
              <w:t>ⲛ̀ϫⲉ ⲫⲏⲈⲧϭⲟⲓⲥ:</w:t>
            </w:r>
          </w:p>
          <w:p w14:paraId="3077A35F" w14:textId="77777777" w:rsidR="001F5511" w:rsidRPr="005130A7" w:rsidRDefault="001F5511" w:rsidP="009061A3">
            <w:pPr>
              <w:pStyle w:val="CopticVerse"/>
            </w:pPr>
            <w:r>
              <w:t>ⲟⲩⲟϩ ⲡⲓⲠⲉⲫⲑⲁⲙⲓⲟ.</w:t>
            </w:r>
          </w:p>
        </w:tc>
      </w:tr>
      <w:tr w:rsidR="001F5511" w14:paraId="7A02C6C4" w14:textId="77777777" w:rsidTr="009061A3">
        <w:trPr>
          <w:cantSplit/>
          <w:jc w:val="center"/>
        </w:trPr>
        <w:tc>
          <w:tcPr>
            <w:tcW w:w="288" w:type="dxa"/>
          </w:tcPr>
          <w:p w14:paraId="778C8697" w14:textId="77777777" w:rsidR="001F5511" w:rsidRDefault="001F5511" w:rsidP="009061A3">
            <w:pPr>
              <w:pStyle w:val="CopticCross"/>
            </w:pPr>
            <w:r w:rsidRPr="00FB5ACB">
              <w:t>¿</w:t>
            </w:r>
          </w:p>
        </w:tc>
        <w:tc>
          <w:tcPr>
            <w:tcW w:w="3960" w:type="dxa"/>
          </w:tcPr>
          <w:p w14:paraId="651435E1" w14:textId="77777777" w:rsidR="001F5511" w:rsidRDefault="001F5511" w:rsidP="001F5511">
            <w:pPr>
              <w:pStyle w:val="EngHang"/>
            </w:pPr>
            <w:r>
              <w:t>He, in a humble spirit,</w:t>
            </w:r>
          </w:p>
          <w:p w14:paraId="5363EFA6" w14:textId="77777777" w:rsidR="001F5511" w:rsidRDefault="001F5511" w:rsidP="001F5511">
            <w:pPr>
              <w:pStyle w:val="EngHang"/>
            </w:pPr>
            <w:r>
              <w:t>Deigned to be washed</w:t>
            </w:r>
          </w:p>
          <w:p w14:paraId="3BED9742" w14:textId="77777777" w:rsidR="001F5511" w:rsidRDefault="001F5511" w:rsidP="001F5511">
            <w:pPr>
              <w:pStyle w:val="EngHang"/>
            </w:pPr>
            <w:r>
              <w:t>In order to fulfill</w:t>
            </w:r>
          </w:p>
          <w:p w14:paraId="24D0A4A8" w14:textId="77777777" w:rsidR="001F5511" w:rsidRDefault="001F5511" w:rsidP="001F5511">
            <w:pPr>
              <w:pStyle w:val="EngHangEnd"/>
            </w:pPr>
            <w:r>
              <w:t>That which is written.</w:t>
            </w:r>
          </w:p>
        </w:tc>
        <w:tc>
          <w:tcPr>
            <w:tcW w:w="288" w:type="dxa"/>
          </w:tcPr>
          <w:p w14:paraId="73498729" w14:textId="77777777" w:rsidR="001F5511" w:rsidRDefault="001F5511" w:rsidP="009061A3"/>
        </w:tc>
        <w:tc>
          <w:tcPr>
            <w:tcW w:w="288" w:type="dxa"/>
          </w:tcPr>
          <w:p w14:paraId="66D330B2" w14:textId="77777777" w:rsidR="001F5511" w:rsidRDefault="001F5511" w:rsidP="009061A3">
            <w:pPr>
              <w:pStyle w:val="CopticCross"/>
            </w:pPr>
            <w:r w:rsidRPr="00FB5ACB">
              <w:t>¿</w:t>
            </w:r>
          </w:p>
        </w:tc>
        <w:tc>
          <w:tcPr>
            <w:tcW w:w="3960" w:type="dxa"/>
          </w:tcPr>
          <w:p w14:paraId="4EFFFFCB" w14:textId="77777777" w:rsidR="001F5511" w:rsidRDefault="001F5511" w:rsidP="009061A3">
            <w:pPr>
              <w:pStyle w:val="CopticVersemulti-line"/>
            </w:pPr>
            <w:r>
              <w:t>Ⲟⲩⲟϩ ⲁϥϫⲱⲕ ⲉ̀ⲃⲟⲗ:</w:t>
            </w:r>
          </w:p>
          <w:p w14:paraId="4E04F480" w14:textId="77777777" w:rsidR="001F5511" w:rsidRDefault="001F5511" w:rsidP="009061A3">
            <w:pPr>
              <w:pStyle w:val="CopticVersemulti-line"/>
            </w:pPr>
            <w:r>
              <w:t>ϧⲉⲛ ⲟⲩⲡ̀ⲉⲛⲩⲙⲁ ⲉϥⲧⲉⲛⲛⲏⲟⲩⲧ:</w:t>
            </w:r>
          </w:p>
          <w:p w14:paraId="2F249F9A" w14:textId="77777777" w:rsidR="001F5511" w:rsidRDefault="001F5511" w:rsidP="009061A3">
            <w:pPr>
              <w:pStyle w:val="CopticVersemulti-line"/>
            </w:pPr>
            <w:r>
              <w:t>ϩⲓⲛⲁ ⲛ̀ⲧⲉϥϫⲟⲕ ⲉ̀ⲃⲟⲗ:</w:t>
            </w:r>
          </w:p>
          <w:p w14:paraId="2B0BAD44" w14:textId="77777777" w:rsidR="001F5511" w:rsidRPr="005130A7" w:rsidRDefault="001F5511" w:rsidP="009061A3">
            <w:pPr>
              <w:pStyle w:val="CopticVerse"/>
            </w:pPr>
            <w:r>
              <w:t>ⲛ̀ϫⲉ ⲫⲏⲉⲧⲥ̀ϧⲏⲟⲩⲧ.</w:t>
            </w:r>
          </w:p>
        </w:tc>
      </w:tr>
      <w:tr w:rsidR="001F5511" w14:paraId="4D66B66C" w14:textId="77777777" w:rsidTr="009061A3">
        <w:trPr>
          <w:cantSplit/>
          <w:jc w:val="center"/>
        </w:trPr>
        <w:tc>
          <w:tcPr>
            <w:tcW w:w="288" w:type="dxa"/>
          </w:tcPr>
          <w:p w14:paraId="57904ED4" w14:textId="77777777" w:rsidR="001F5511" w:rsidRDefault="001F5511" w:rsidP="009061A3">
            <w:pPr>
              <w:pStyle w:val="CopticCross"/>
            </w:pPr>
            <w:r w:rsidRPr="00FB5ACB">
              <w:t>¿</w:t>
            </w:r>
          </w:p>
        </w:tc>
        <w:tc>
          <w:tcPr>
            <w:tcW w:w="3960" w:type="dxa"/>
          </w:tcPr>
          <w:p w14:paraId="562CFE25" w14:textId="77777777" w:rsidR="001F5511" w:rsidRDefault="001F5511" w:rsidP="001F5511">
            <w:pPr>
              <w:pStyle w:val="EngHang"/>
            </w:pPr>
            <w:r>
              <w:t>The Spirit of Truth</w:t>
            </w:r>
          </w:p>
          <w:p w14:paraId="171EB732" w14:textId="77777777" w:rsidR="001F5511" w:rsidRDefault="001F5511" w:rsidP="001F5511">
            <w:pPr>
              <w:pStyle w:val="EngHang"/>
            </w:pPr>
            <w:r>
              <w:t>Came down in truth,</w:t>
            </w:r>
          </w:p>
          <w:p w14:paraId="1066C645" w14:textId="77777777" w:rsidR="001F5511" w:rsidRDefault="001F5511" w:rsidP="001F5511">
            <w:pPr>
              <w:pStyle w:val="EngHang"/>
            </w:pPr>
            <w:r>
              <w:t>As a dove upon</w:t>
            </w:r>
          </w:p>
          <w:p w14:paraId="51D0F505" w14:textId="77777777" w:rsidR="001F5511" w:rsidRDefault="001F5511" w:rsidP="001F5511">
            <w:pPr>
              <w:pStyle w:val="EngHangEnd"/>
            </w:pPr>
            <w:r>
              <w:t>The Creator of the ages.</w:t>
            </w:r>
          </w:p>
        </w:tc>
        <w:tc>
          <w:tcPr>
            <w:tcW w:w="288" w:type="dxa"/>
          </w:tcPr>
          <w:p w14:paraId="5854A43F" w14:textId="77777777" w:rsidR="001F5511" w:rsidRDefault="001F5511" w:rsidP="009061A3"/>
        </w:tc>
        <w:tc>
          <w:tcPr>
            <w:tcW w:w="288" w:type="dxa"/>
          </w:tcPr>
          <w:p w14:paraId="422DE026" w14:textId="77777777" w:rsidR="001F5511" w:rsidRDefault="001F5511" w:rsidP="009061A3">
            <w:pPr>
              <w:pStyle w:val="CopticCross"/>
            </w:pPr>
            <w:r w:rsidRPr="00FB5ACB">
              <w:t>¿</w:t>
            </w:r>
          </w:p>
        </w:tc>
        <w:tc>
          <w:tcPr>
            <w:tcW w:w="3960" w:type="dxa"/>
          </w:tcPr>
          <w:p w14:paraId="74FCF4C8" w14:textId="77777777" w:rsidR="001F5511" w:rsidRDefault="001F5511" w:rsidP="009061A3">
            <w:pPr>
              <w:pStyle w:val="CopticVersemulti-line"/>
            </w:pPr>
            <w:r>
              <w:t>Ⲡⲓⲡ̀ⲛⲉⲩⲙⲁ ⲉ̀ⲧⲉ ϯⲙⲉⲑⲙⲏⲓ:</w:t>
            </w:r>
          </w:p>
          <w:p w14:paraId="27479AD6" w14:textId="77777777" w:rsidR="001F5511" w:rsidRDefault="001F5511" w:rsidP="009061A3">
            <w:pPr>
              <w:pStyle w:val="CopticVersemulti-line"/>
            </w:pPr>
            <w:r>
              <w:t>ⲙ̀ⲫ̀ⲣⲏϯ ⲛ̀ⲟⲩϭⲣⲟⲙⲡⲓ:</w:t>
            </w:r>
          </w:p>
          <w:p w14:paraId="010BD917" w14:textId="77777777" w:rsidR="001F5511" w:rsidRDefault="001F5511" w:rsidP="009061A3">
            <w:pPr>
              <w:pStyle w:val="CopticVersemulti-line"/>
            </w:pPr>
            <w:r>
              <w:t>ⲁϥ̀ⲓ ϧⲉⲛ ⲟⲩⲙⲉⲑⲙⲏⲓ:</w:t>
            </w:r>
          </w:p>
          <w:p w14:paraId="3E93F690" w14:textId="77777777" w:rsidR="001F5511" w:rsidRPr="005130A7" w:rsidRDefault="001F5511" w:rsidP="009061A3">
            <w:pPr>
              <w:pStyle w:val="CopticVerse"/>
            </w:pPr>
            <w:r>
              <w:t>ⲉ̀ϫⲉⲛ ⲫ̀Ⲣⲉϥⲑⲁⲙⲓⲟ ⲛ̀ⲛⲓⲣⲟⲙⲡⲓ.</w:t>
            </w:r>
          </w:p>
        </w:tc>
      </w:tr>
      <w:tr w:rsidR="001F5511" w14:paraId="3C614092" w14:textId="77777777" w:rsidTr="009061A3">
        <w:trPr>
          <w:cantSplit/>
          <w:jc w:val="center"/>
        </w:trPr>
        <w:tc>
          <w:tcPr>
            <w:tcW w:w="288" w:type="dxa"/>
          </w:tcPr>
          <w:p w14:paraId="787136CE" w14:textId="77777777" w:rsidR="001F5511" w:rsidRDefault="001F5511" w:rsidP="009061A3">
            <w:pPr>
              <w:pStyle w:val="CopticCross"/>
            </w:pPr>
          </w:p>
        </w:tc>
        <w:tc>
          <w:tcPr>
            <w:tcW w:w="3960" w:type="dxa"/>
          </w:tcPr>
          <w:p w14:paraId="2A507A6B" w14:textId="77777777" w:rsidR="001F5511" w:rsidRDefault="001F5511" w:rsidP="001F5511">
            <w:pPr>
              <w:pStyle w:val="EngHang"/>
            </w:pPr>
            <w:r>
              <w:t>All the exalted names</w:t>
            </w:r>
          </w:p>
          <w:p w14:paraId="6C751ED4" w14:textId="77777777" w:rsidR="001F5511" w:rsidRDefault="001F5511" w:rsidP="001F5511">
            <w:pPr>
              <w:pStyle w:val="EngHang"/>
            </w:pPr>
            <w:r>
              <w:t>Of the incorporeal</w:t>
            </w:r>
          </w:p>
          <w:p w14:paraId="642CA18D" w14:textId="77777777" w:rsidR="001F5511" w:rsidRDefault="001F5511" w:rsidP="001F5511">
            <w:pPr>
              <w:pStyle w:val="EngHang"/>
            </w:pPr>
            <w:r>
              <w:t>Praise the Highest,</w:t>
            </w:r>
          </w:p>
          <w:p w14:paraId="1F3E85DA" w14:textId="77777777" w:rsidR="001F5511" w:rsidRDefault="001F5511" w:rsidP="001F5511">
            <w:pPr>
              <w:pStyle w:val="EngHangEnd"/>
            </w:pPr>
            <w:r>
              <w:t>Our Lord Jesus Christ.</w:t>
            </w:r>
          </w:p>
        </w:tc>
        <w:tc>
          <w:tcPr>
            <w:tcW w:w="288" w:type="dxa"/>
          </w:tcPr>
          <w:p w14:paraId="3CA1B7B0" w14:textId="77777777" w:rsidR="001F5511" w:rsidRDefault="001F5511" w:rsidP="009061A3"/>
        </w:tc>
        <w:tc>
          <w:tcPr>
            <w:tcW w:w="288" w:type="dxa"/>
          </w:tcPr>
          <w:p w14:paraId="2310BD52" w14:textId="77777777" w:rsidR="001F5511" w:rsidRDefault="001F5511" w:rsidP="009061A3">
            <w:pPr>
              <w:pStyle w:val="CopticCross"/>
            </w:pPr>
          </w:p>
        </w:tc>
        <w:tc>
          <w:tcPr>
            <w:tcW w:w="3960" w:type="dxa"/>
          </w:tcPr>
          <w:p w14:paraId="543BB939" w14:textId="77777777" w:rsidR="001F5511" w:rsidRDefault="001F5511" w:rsidP="009061A3">
            <w:pPr>
              <w:pStyle w:val="CopticVersemulti-line"/>
            </w:pPr>
            <w:r>
              <w:t>Ⲣⲁⲛ ⲛⲓⲃⲉⲛ ⲉⲧϭⲟⲥⲓ:</w:t>
            </w:r>
          </w:p>
          <w:p w14:paraId="123D8FA9" w14:textId="77777777" w:rsidR="001F5511" w:rsidRDefault="001F5511" w:rsidP="009061A3">
            <w:pPr>
              <w:pStyle w:val="CopticVersemulti-line"/>
            </w:pPr>
            <w:r>
              <w:t>ⲛ̀ⲧⲉ ⲛⲓⲁ̀ⲥⲱⲙⲁⲧⲟⲥ:</w:t>
            </w:r>
          </w:p>
          <w:p w14:paraId="5EBCF29A" w14:textId="77777777" w:rsidR="001F5511" w:rsidRDefault="001F5511" w:rsidP="009061A3">
            <w:pPr>
              <w:pStyle w:val="CopticVersemulti-line"/>
            </w:pPr>
            <w:r>
              <w:t>ⲉⲩϩⲱⲥ ⲉ̀ⲫⲏⲈⲧϭⲟⲥⲓ:</w:t>
            </w:r>
          </w:p>
          <w:p w14:paraId="11B3DE3B" w14:textId="77777777" w:rsidR="001F5511" w:rsidRPr="005130A7" w:rsidRDefault="001F5511" w:rsidP="009061A3">
            <w:pPr>
              <w:pStyle w:val="CopticVerse"/>
            </w:pPr>
            <w:r>
              <w:t>ⲡⲉⲛⲟ̄ⲥ̄ Ⲓⲏ̄ⲥ̄ Ⲡⲭ̄ⲥ̄.</w:t>
            </w:r>
          </w:p>
        </w:tc>
      </w:tr>
      <w:tr w:rsidR="001F5511" w14:paraId="6760EF7E" w14:textId="77777777" w:rsidTr="009061A3">
        <w:trPr>
          <w:cantSplit/>
          <w:jc w:val="center"/>
        </w:trPr>
        <w:tc>
          <w:tcPr>
            <w:tcW w:w="288" w:type="dxa"/>
          </w:tcPr>
          <w:p w14:paraId="79F6F149" w14:textId="77777777" w:rsidR="001F5511" w:rsidRDefault="001F5511" w:rsidP="009061A3">
            <w:pPr>
              <w:pStyle w:val="CopticCross"/>
            </w:pPr>
          </w:p>
        </w:tc>
        <w:tc>
          <w:tcPr>
            <w:tcW w:w="3960" w:type="dxa"/>
          </w:tcPr>
          <w:p w14:paraId="11936BF8" w14:textId="77777777" w:rsidR="001F5511" w:rsidRDefault="001F5511" w:rsidP="001F5511">
            <w:pPr>
              <w:pStyle w:val="EngHang"/>
            </w:pPr>
            <w:r>
              <w:t>They heard a voice proclaim,</w:t>
            </w:r>
          </w:p>
          <w:p w14:paraId="5FA1B2AD" w14:textId="77777777" w:rsidR="001F5511" w:rsidRDefault="001F5511" w:rsidP="001F5511">
            <w:pPr>
              <w:pStyle w:val="EngHang"/>
            </w:pPr>
            <w:r>
              <w:t>Witnessing of Him,</w:t>
            </w:r>
          </w:p>
          <w:p w14:paraId="59508FC8" w14:textId="77777777" w:rsidR="001F5511" w:rsidRDefault="001F5511" w:rsidP="001F5511">
            <w:pPr>
              <w:pStyle w:val="EngHang"/>
            </w:pPr>
            <w:r>
              <w:t>“This is My Son,</w:t>
            </w:r>
          </w:p>
          <w:p w14:paraId="02A8CBF1" w14:textId="77777777" w:rsidR="001F5511" w:rsidRDefault="001F5511" w:rsidP="001F5511">
            <w:pPr>
              <w:pStyle w:val="EngHangEnd"/>
            </w:pPr>
            <w:r>
              <w:t>In Whom I am well pleased.”</w:t>
            </w:r>
          </w:p>
        </w:tc>
        <w:tc>
          <w:tcPr>
            <w:tcW w:w="288" w:type="dxa"/>
          </w:tcPr>
          <w:p w14:paraId="20A49FB0" w14:textId="77777777" w:rsidR="001F5511" w:rsidRDefault="001F5511" w:rsidP="009061A3"/>
        </w:tc>
        <w:tc>
          <w:tcPr>
            <w:tcW w:w="288" w:type="dxa"/>
          </w:tcPr>
          <w:p w14:paraId="668EF330" w14:textId="77777777" w:rsidR="001F5511" w:rsidRDefault="001F5511" w:rsidP="009061A3">
            <w:pPr>
              <w:pStyle w:val="CopticCross"/>
            </w:pPr>
          </w:p>
        </w:tc>
        <w:tc>
          <w:tcPr>
            <w:tcW w:w="3960" w:type="dxa"/>
          </w:tcPr>
          <w:p w14:paraId="15145786" w14:textId="77777777" w:rsidR="001F5511" w:rsidRDefault="001F5511" w:rsidP="009061A3">
            <w:pPr>
              <w:pStyle w:val="CopticVersemulti-line"/>
            </w:pPr>
            <w:r>
              <w:t>Ⲥⲱⲧⲉⲙ ⲉ̀ⲧ̀ⲥ̀ⲙⲏ ⲁϥⲫⲓⲣⲓ:</w:t>
            </w:r>
          </w:p>
          <w:p w14:paraId="486E7669" w14:textId="77777777" w:rsidR="001F5511" w:rsidRDefault="001F5511" w:rsidP="009061A3">
            <w:pPr>
              <w:pStyle w:val="CopticVersemulti-line"/>
            </w:pPr>
            <w:r>
              <w:t>ⲁϥⲉⲣⲙⲉⲑⲣⲉ ⲉⲑⲃⲏⲧϥ:</w:t>
            </w:r>
          </w:p>
          <w:p w14:paraId="50C185F7" w14:textId="77777777" w:rsidR="001F5511" w:rsidRDefault="001F5511" w:rsidP="009061A3">
            <w:pPr>
              <w:pStyle w:val="CopticVersemulti-line"/>
            </w:pPr>
            <w:r>
              <w:t>ϫⲉ ⲫⲁⲓ ⲡⲉ Ⲡⲁϣⲏⲣⲓ:</w:t>
            </w:r>
          </w:p>
          <w:p w14:paraId="2B3D3D2F" w14:textId="77777777" w:rsidR="001F5511" w:rsidRPr="005130A7" w:rsidRDefault="001F5511" w:rsidP="009061A3">
            <w:pPr>
              <w:pStyle w:val="CopticVerse"/>
            </w:pPr>
            <w:r>
              <w:t>ⲉ̀ⲧⲁⲓϯⲙⲁϯ ⲛ̀ϧⲏⲧϥ.</w:t>
            </w:r>
          </w:p>
        </w:tc>
      </w:tr>
      <w:tr w:rsidR="001F5511" w14:paraId="20A232B5" w14:textId="77777777" w:rsidTr="009061A3">
        <w:trPr>
          <w:cantSplit/>
          <w:jc w:val="center"/>
        </w:trPr>
        <w:tc>
          <w:tcPr>
            <w:tcW w:w="288" w:type="dxa"/>
          </w:tcPr>
          <w:p w14:paraId="0CD09030" w14:textId="77777777" w:rsidR="001F5511" w:rsidRDefault="001F5511" w:rsidP="009061A3">
            <w:pPr>
              <w:pStyle w:val="CopticCross"/>
            </w:pPr>
            <w:r w:rsidRPr="00FB5ACB">
              <w:lastRenderedPageBreak/>
              <w:t>¿</w:t>
            </w:r>
          </w:p>
        </w:tc>
        <w:tc>
          <w:tcPr>
            <w:tcW w:w="3960" w:type="dxa"/>
          </w:tcPr>
          <w:p w14:paraId="38384BFE" w14:textId="77777777" w:rsidR="001F5511" w:rsidRDefault="001F5511" w:rsidP="001F5511">
            <w:pPr>
              <w:pStyle w:val="EngHang"/>
            </w:pPr>
            <w:r>
              <w:t>Then was fulfilled</w:t>
            </w:r>
          </w:p>
          <w:p w14:paraId="62C81ED8" w14:textId="77777777" w:rsidR="001F5511" w:rsidRDefault="001F5511" w:rsidP="001F5511">
            <w:pPr>
              <w:pStyle w:val="EngHang"/>
            </w:pPr>
            <w:r>
              <w:t>The saying of the prophet:</w:t>
            </w:r>
          </w:p>
          <w:p w14:paraId="325440ED" w14:textId="77777777" w:rsidR="001F5511" w:rsidRDefault="001F5511" w:rsidP="001F5511">
            <w:pPr>
              <w:pStyle w:val="EngHang"/>
            </w:pPr>
            <w:r>
              <w:t xml:space="preserve">The Lord has </w:t>
            </w:r>
            <w:commentRangeStart w:id="1426"/>
            <w:r>
              <w:t>moved</w:t>
            </w:r>
            <w:commentRangeEnd w:id="1426"/>
            <w:r>
              <w:rPr>
                <w:rStyle w:val="CommentReference"/>
              </w:rPr>
              <w:commentReference w:id="1426"/>
            </w:r>
          </w:p>
          <w:p w14:paraId="654B929F" w14:textId="77777777" w:rsidR="001F5511" w:rsidRPr="0078672A" w:rsidRDefault="001F5511" w:rsidP="001F5511">
            <w:pPr>
              <w:pStyle w:val="EngHangEnd"/>
            </w:pPr>
            <w:r>
              <w:t>In the wilderness of Kadesh.</w:t>
            </w:r>
          </w:p>
        </w:tc>
        <w:tc>
          <w:tcPr>
            <w:tcW w:w="288" w:type="dxa"/>
          </w:tcPr>
          <w:p w14:paraId="1F44C564" w14:textId="77777777" w:rsidR="001F5511" w:rsidRDefault="001F5511" w:rsidP="009061A3"/>
        </w:tc>
        <w:tc>
          <w:tcPr>
            <w:tcW w:w="288" w:type="dxa"/>
          </w:tcPr>
          <w:p w14:paraId="2C5548D3" w14:textId="77777777" w:rsidR="001F5511" w:rsidRDefault="001F5511" w:rsidP="009061A3">
            <w:pPr>
              <w:pStyle w:val="CopticCross"/>
            </w:pPr>
            <w:r w:rsidRPr="00FB5ACB">
              <w:t>¿</w:t>
            </w:r>
          </w:p>
        </w:tc>
        <w:tc>
          <w:tcPr>
            <w:tcW w:w="3960" w:type="dxa"/>
          </w:tcPr>
          <w:p w14:paraId="5ED782AB" w14:textId="77777777" w:rsidR="001F5511" w:rsidRDefault="001F5511" w:rsidP="009061A3">
            <w:pPr>
              <w:pStyle w:val="CopticVersemulti-line"/>
            </w:pPr>
            <w:r>
              <w:t>Ⲧⲟⲧⲉ ⲁϥϫⲱⲕ ⲉ̀ⲃⲟⲗ:</w:t>
            </w:r>
          </w:p>
          <w:p w14:paraId="0CBCC6EC" w14:textId="77777777" w:rsidR="001F5511" w:rsidRDefault="001F5511" w:rsidP="009061A3">
            <w:pPr>
              <w:pStyle w:val="CopticVersemulti-line"/>
            </w:pPr>
            <w:r>
              <w:t>ⲛ̀ϫⲉ ⲡ̀ⲥⲁϫⲓ ⲙ̀ⲡ̀ⲣⲟⲫⲏⲧⲏⲥ:</w:t>
            </w:r>
          </w:p>
          <w:p w14:paraId="4127F552" w14:textId="77777777" w:rsidR="001F5511" w:rsidRDefault="001F5511" w:rsidP="009061A3">
            <w:pPr>
              <w:pStyle w:val="CopticVersemulti-line"/>
            </w:pPr>
            <w:r>
              <w:t>ϫⲉ Ⲡⲟ̄ⲥ̄ ⲛⲁⲕⲓⲙ ⲉ̀ⲃⲟⲗ:</w:t>
            </w:r>
          </w:p>
          <w:p w14:paraId="34FB1D5C" w14:textId="77777777" w:rsidR="001F5511" w:rsidRPr="005130A7" w:rsidRDefault="001F5511" w:rsidP="009061A3">
            <w:pPr>
              <w:pStyle w:val="CopticVerse"/>
            </w:pPr>
            <w:r>
              <w:t>ⲙ̀ⲡ̀ϣⲁϥⲉ ⲉ̀Ⲕⲁⲇⲏⲥ.</w:t>
            </w:r>
          </w:p>
        </w:tc>
      </w:tr>
      <w:tr w:rsidR="001F5511" w14:paraId="44DEA10F" w14:textId="77777777" w:rsidTr="009061A3">
        <w:trPr>
          <w:cantSplit/>
          <w:jc w:val="center"/>
        </w:trPr>
        <w:tc>
          <w:tcPr>
            <w:tcW w:w="288" w:type="dxa"/>
          </w:tcPr>
          <w:p w14:paraId="09800CE5" w14:textId="77777777" w:rsidR="001F5511" w:rsidRDefault="001F5511" w:rsidP="009061A3">
            <w:pPr>
              <w:pStyle w:val="CopticCross"/>
            </w:pPr>
            <w:r w:rsidRPr="00FB5ACB">
              <w:t>¿</w:t>
            </w:r>
          </w:p>
        </w:tc>
        <w:tc>
          <w:tcPr>
            <w:tcW w:w="3960" w:type="dxa"/>
          </w:tcPr>
          <w:p w14:paraId="107B5714" w14:textId="77777777" w:rsidR="001F5511" w:rsidRDefault="001F5511" w:rsidP="001F5511">
            <w:pPr>
              <w:pStyle w:val="EngHang"/>
            </w:pPr>
            <w:r>
              <w:t>The Son of God appeared,</w:t>
            </w:r>
          </w:p>
          <w:p w14:paraId="66C86258" w14:textId="77777777" w:rsidR="001F5511" w:rsidRDefault="001F5511" w:rsidP="001F5511">
            <w:pPr>
              <w:pStyle w:val="EngHang"/>
            </w:pPr>
            <w:r>
              <w:t>Accompanied by great deeds,</w:t>
            </w:r>
          </w:p>
          <w:p w14:paraId="3071C022" w14:textId="77777777" w:rsidR="001F5511" w:rsidRDefault="001F5511" w:rsidP="001F5511">
            <w:pPr>
              <w:pStyle w:val="EngHang"/>
            </w:pPr>
            <w:r>
              <w:t>The rivers clap together</w:t>
            </w:r>
          </w:p>
          <w:p w14:paraId="16E49CFD" w14:textId="77777777" w:rsidR="001F5511" w:rsidRDefault="001F5511" w:rsidP="001F5511">
            <w:pPr>
              <w:pStyle w:val="EngHangEnd"/>
            </w:pPr>
            <w:r>
              <w:t>Their hands,</w:t>
            </w:r>
          </w:p>
        </w:tc>
        <w:tc>
          <w:tcPr>
            <w:tcW w:w="288" w:type="dxa"/>
          </w:tcPr>
          <w:p w14:paraId="5B675812" w14:textId="77777777" w:rsidR="001F5511" w:rsidRDefault="001F5511" w:rsidP="009061A3"/>
        </w:tc>
        <w:tc>
          <w:tcPr>
            <w:tcW w:w="288" w:type="dxa"/>
          </w:tcPr>
          <w:p w14:paraId="26AA934A" w14:textId="77777777" w:rsidR="001F5511" w:rsidRDefault="001F5511" w:rsidP="009061A3">
            <w:pPr>
              <w:pStyle w:val="CopticCross"/>
            </w:pPr>
            <w:r w:rsidRPr="00FB5ACB">
              <w:t>¿</w:t>
            </w:r>
          </w:p>
        </w:tc>
        <w:tc>
          <w:tcPr>
            <w:tcW w:w="3960" w:type="dxa"/>
          </w:tcPr>
          <w:p w14:paraId="78E1552C" w14:textId="77777777" w:rsidR="001F5511" w:rsidRDefault="001F5511" w:rsidP="009061A3">
            <w:pPr>
              <w:pStyle w:val="CopticVersemulti-line"/>
            </w:pPr>
            <w:r>
              <w:t>Ⲩⲓⲟⲥ Ⲑⲉⲟⲥ ⲁϥⲟⲩⲱⲛϩ:</w:t>
            </w:r>
          </w:p>
          <w:p w14:paraId="778D6A46" w14:textId="77777777" w:rsidR="001F5511" w:rsidRDefault="001F5511" w:rsidP="009061A3">
            <w:pPr>
              <w:pStyle w:val="CopticVersemulti-line"/>
            </w:pPr>
            <w:r>
              <w:t>ϧⲉⲛ ⲡⲉϥⲛⲓϣϯ ⲛ̀ϩⲱⲃ:</w:t>
            </w:r>
          </w:p>
          <w:p w14:paraId="0732F1D9" w14:textId="77777777" w:rsidR="001F5511" w:rsidRDefault="001F5511" w:rsidP="009061A3">
            <w:pPr>
              <w:pStyle w:val="CopticVersemulti-line"/>
            </w:pPr>
            <w:r>
              <w:t>ϩⲁⲛⲓⲁⲣⲱⲟⲩ ⲉⲩⲕⲱⲗϩ:</w:t>
            </w:r>
          </w:p>
          <w:p w14:paraId="4874D365" w14:textId="77777777" w:rsidR="001F5511" w:rsidRPr="005130A7" w:rsidRDefault="001F5511" w:rsidP="009061A3">
            <w:pPr>
              <w:pStyle w:val="CopticVerse"/>
            </w:pPr>
            <w:r>
              <w:t>ϧⲉⲛ ⲛ̀ⲟⲩϫⲓϫ ⲉⲩⲥⲟⲡ.</w:t>
            </w:r>
          </w:p>
        </w:tc>
      </w:tr>
      <w:tr w:rsidR="001F5511" w14:paraId="5DD23E6A" w14:textId="77777777" w:rsidTr="009061A3">
        <w:trPr>
          <w:cantSplit/>
          <w:jc w:val="center"/>
        </w:trPr>
        <w:tc>
          <w:tcPr>
            <w:tcW w:w="288" w:type="dxa"/>
          </w:tcPr>
          <w:p w14:paraId="2BD58E59" w14:textId="77777777" w:rsidR="001F5511" w:rsidRDefault="001F5511" w:rsidP="009061A3">
            <w:pPr>
              <w:pStyle w:val="CopticCross"/>
            </w:pPr>
          </w:p>
        </w:tc>
        <w:tc>
          <w:tcPr>
            <w:tcW w:w="3960" w:type="dxa"/>
          </w:tcPr>
          <w:p w14:paraId="3AC2B444" w14:textId="77777777" w:rsidR="001F5511" w:rsidRDefault="001F5511" w:rsidP="001F5511">
            <w:pPr>
              <w:pStyle w:val="EngHang"/>
            </w:pPr>
            <w:r>
              <w:t>The sea saw and retreated,</w:t>
            </w:r>
          </w:p>
          <w:p w14:paraId="5A8A5690" w14:textId="77777777" w:rsidR="001F5511" w:rsidRDefault="001F5511" w:rsidP="001F5511">
            <w:pPr>
              <w:pStyle w:val="EngHang"/>
            </w:pPr>
            <w:r>
              <w:t>And the Jordan reversed,</w:t>
            </w:r>
          </w:p>
          <w:p w14:paraId="0827C58E" w14:textId="77777777" w:rsidR="001F5511" w:rsidRDefault="001F5511" w:rsidP="001F5511">
            <w:pPr>
              <w:pStyle w:val="EngHang"/>
            </w:pPr>
            <w:r>
              <w:t>They all trembled,</w:t>
            </w:r>
          </w:p>
          <w:p w14:paraId="78D299FF" w14:textId="77777777" w:rsidR="001F5511" w:rsidRDefault="001F5511" w:rsidP="001F5511">
            <w:pPr>
              <w:pStyle w:val="EngHangEnd"/>
            </w:pPr>
            <w:r>
              <w:t>When they saw the Creator</w:t>
            </w:r>
          </w:p>
        </w:tc>
        <w:tc>
          <w:tcPr>
            <w:tcW w:w="288" w:type="dxa"/>
          </w:tcPr>
          <w:p w14:paraId="426ABB6E" w14:textId="77777777" w:rsidR="001F5511" w:rsidRDefault="001F5511" w:rsidP="009061A3"/>
        </w:tc>
        <w:tc>
          <w:tcPr>
            <w:tcW w:w="288" w:type="dxa"/>
          </w:tcPr>
          <w:p w14:paraId="13A5451A" w14:textId="77777777" w:rsidR="001F5511" w:rsidRDefault="001F5511" w:rsidP="009061A3">
            <w:pPr>
              <w:pStyle w:val="CopticCross"/>
            </w:pPr>
          </w:p>
        </w:tc>
        <w:tc>
          <w:tcPr>
            <w:tcW w:w="3960" w:type="dxa"/>
          </w:tcPr>
          <w:p w14:paraId="4658BDA1" w14:textId="77777777" w:rsidR="001F5511" w:rsidRDefault="001F5511" w:rsidP="009061A3">
            <w:pPr>
              <w:pStyle w:val="CopticVersemulti-line"/>
            </w:pPr>
            <w:r>
              <w:t>Ⲫⲓⲟⲙ ⲁϥⲛⲁⲩ ⲁϥⲫⲱⲧ:</w:t>
            </w:r>
          </w:p>
          <w:p w14:paraId="556F9264" w14:textId="77777777" w:rsidR="001F5511" w:rsidRDefault="001F5511" w:rsidP="009061A3">
            <w:pPr>
              <w:pStyle w:val="CopticVersemulti-line"/>
            </w:pPr>
            <w:r>
              <w:t>ⲁ̀ⲡⲓⲒⲟⲣⲇⲁⲛⲏⲥ ⲕⲟⲧϥ ⲉ̀ⲫⲁϩⲟ:</w:t>
            </w:r>
          </w:p>
          <w:p w14:paraId="344FFC6B" w14:textId="77777777" w:rsidR="001F5511" w:rsidRDefault="001F5511" w:rsidP="009061A3">
            <w:pPr>
              <w:pStyle w:val="CopticVersemulti-line"/>
            </w:pPr>
            <w:r>
              <w:t>ⲉ̀ⲧⲁⲩⲛⲁⲩ ⲉ̀ⲡⲓⲢⲉϥⲥⲱⲛⲧ:</w:t>
            </w:r>
          </w:p>
          <w:p w14:paraId="7B935289" w14:textId="77777777" w:rsidR="001F5511" w:rsidRPr="005130A7" w:rsidRDefault="001F5511" w:rsidP="001F5511">
            <w:pPr>
              <w:pStyle w:val="CopticVerse"/>
            </w:pPr>
            <w:r>
              <w:t>ϧⲉⲛ ⲟⲩⲥ̀ⲑⲉⲣⲧⲉⲣ ⲁⲩⲙⲁϩⲟⲩ.</w:t>
            </w:r>
          </w:p>
        </w:tc>
      </w:tr>
      <w:tr w:rsidR="001F5511" w14:paraId="776B7736" w14:textId="77777777" w:rsidTr="009061A3">
        <w:trPr>
          <w:cantSplit/>
          <w:jc w:val="center"/>
        </w:trPr>
        <w:tc>
          <w:tcPr>
            <w:tcW w:w="288" w:type="dxa"/>
          </w:tcPr>
          <w:p w14:paraId="65B15108" w14:textId="77777777" w:rsidR="001F5511" w:rsidRDefault="001F5511" w:rsidP="009061A3">
            <w:pPr>
              <w:pStyle w:val="CopticCross"/>
            </w:pPr>
          </w:p>
        </w:tc>
        <w:tc>
          <w:tcPr>
            <w:tcW w:w="3960" w:type="dxa"/>
          </w:tcPr>
          <w:p w14:paraId="5E7E88A8" w14:textId="77777777" w:rsidR="001F5511" w:rsidRDefault="001F5511" w:rsidP="001F5511">
            <w:pPr>
              <w:pStyle w:val="EngHang"/>
            </w:pPr>
            <w:r>
              <w:t xml:space="preserve">You are worthy of the </w:t>
            </w:r>
            <w:commentRangeStart w:id="1427"/>
            <w:r>
              <w:t>thrice holy,</w:t>
            </w:r>
            <w:commentRangeEnd w:id="1427"/>
            <w:r>
              <w:rPr>
                <w:rStyle w:val="CommentReference"/>
              </w:rPr>
              <w:commentReference w:id="1427"/>
            </w:r>
          </w:p>
          <w:p w14:paraId="374D6C53" w14:textId="77777777" w:rsidR="001F5511" w:rsidRDefault="001F5511" w:rsidP="001F5511">
            <w:pPr>
              <w:pStyle w:val="EngHang"/>
            </w:pPr>
            <w:r>
              <w:t>O God, Lover of Mankind,</w:t>
            </w:r>
          </w:p>
          <w:p w14:paraId="30417715" w14:textId="77777777" w:rsidR="001F5511" w:rsidRDefault="001F5511" w:rsidP="001F5511">
            <w:pPr>
              <w:pStyle w:val="EngHang"/>
            </w:pPr>
            <w:r>
              <w:t>For You are baptised</w:t>
            </w:r>
          </w:p>
          <w:p w14:paraId="5A822CAE" w14:textId="77777777" w:rsidR="001F5511" w:rsidRDefault="001F5511" w:rsidP="001F5511">
            <w:pPr>
              <w:pStyle w:val="EngHangEnd"/>
            </w:pPr>
            <w:r>
              <w:t>To cleans us of our sin.</w:t>
            </w:r>
          </w:p>
        </w:tc>
        <w:tc>
          <w:tcPr>
            <w:tcW w:w="288" w:type="dxa"/>
          </w:tcPr>
          <w:p w14:paraId="4EF8F710" w14:textId="77777777" w:rsidR="001F5511" w:rsidRDefault="001F5511" w:rsidP="009061A3"/>
        </w:tc>
        <w:tc>
          <w:tcPr>
            <w:tcW w:w="288" w:type="dxa"/>
          </w:tcPr>
          <w:p w14:paraId="402AF136" w14:textId="77777777" w:rsidR="001F5511" w:rsidRDefault="001F5511" w:rsidP="009061A3">
            <w:pPr>
              <w:pStyle w:val="CopticCross"/>
            </w:pPr>
          </w:p>
        </w:tc>
        <w:tc>
          <w:tcPr>
            <w:tcW w:w="3960" w:type="dxa"/>
          </w:tcPr>
          <w:p w14:paraId="4A747AA2" w14:textId="77777777" w:rsidR="001F5511" w:rsidRDefault="001F5511" w:rsidP="009061A3">
            <w:pPr>
              <w:pStyle w:val="CopticVersemulti-line"/>
            </w:pPr>
            <w:r>
              <w:t>Ⲭⲟⲩⲁⲃ ϣⲟⲙⲧ (ⲅ̄) ⲁⲝⲓⲱⲥ:</w:t>
            </w:r>
          </w:p>
          <w:p w14:paraId="719186C5" w14:textId="77777777" w:rsidR="001F5511" w:rsidRDefault="001F5511" w:rsidP="009061A3">
            <w:pPr>
              <w:pStyle w:val="CopticVersemulti-line"/>
            </w:pPr>
            <w:r>
              <w:t>ⲫϯ ⲡⲓⲘⲁⲓⲣⲱⲙⲓ:</w:t>
            </w:r>
          </w:p>
          <w:p w14:paraId="76EC1F4F" w14:textId="77777777" w:rsidR="001F5511" w:rsidRDefault="001F5511" w:rsidP="009061A3">
            <w:pPr>
              <w:pStyle w:val="CopticVersemulti-line"/>
            </w:pPr>
            <w:r>
              <w:t>ϫⲉ Ⲛⲑⲟⲕ ⲁⲕϭⲓⲱⲙⲥ:</w:t>
            </w:r>
          </w:p>
          <w:p w14:paraId="5B7A21B1" w14:textId="77777777" w:rsidR="001F5511" w:rsidRPr="005130A7" w:rsidRDefault="001F5511" w:rsidP="001F5511">
            <w:pPr>
              <w:pStyle w:val="CopticVerse"/>
            </w:pPr>
            <w:r>
              <w:t>ⲁⲕⲓⲱⲓ ⲛ̀ⲛⲉⲛⲛⲟⲃⲓ.</w:t>
            </w:r>
          </w:p>
        </w:tc>
      </w:tr>
      <w:tr w:rsidR="001F5511" w14:paraId="6A0298F6" w14:textId="77777777" w:rsidTr="009061A3">
        <w:trPr>
          <w:cantSplit/>
          <w:jc w:val="center"/>
        </w:trPr>
        <w:tc>
          <w:tcPr>
            <w:tcW w:w="288" w:type="dxa"/>
          </w:tcPr>
          <w:p w14:paraId="70C952BE" w14:textId="77777777" w:rsidR="001F5511" w:rsidRPr="003209AF" w:rsidRDefault="001F5511" w:rsidP="009061A3">
            <w:pPr>
              <w:pStyle w:val="CopticCross"/>
              <w:rPr>
                <w:b/>
              </w:rPr>
            </w:pPr>
            <w:r w:rsidRPr="00FB5ACB">
              <w:t>¿</w:t>
            </w:r>
          </w:p>
        </w:tc>
        <w:tc>
          <w:tcPr>
            <w:tcW w:w="3960" w:type="dxa"/>
          </w:tcPr>
          <w:p w14:paraId="7678343D" w14:textId="77777777" w:rsidR="001F5511" w:rsidRDefault="001F5511" w:rsidP="001F5511">
            <w:pPr>
              <w:pStyle w:val="EngHang"/>
            </w:pPr>
            <w:r>
              <w:t>Grant to all the souls</w:t>
            </w:r>
          </w:p>
          <w:p w14:paraId="7C78F3AE" w14:textId="77777777" w:rsidR="001F5511" w:rsidRDefault="001F5511" w:rsidP="001F5511">
            <w:pPr>
              <w:pStyle w:val="EngHang"/>
            </w:pPr>
            <w:r>
              <w:t>Of the Christians</w:t>
            </w:r>
          </w:p>
          <w:p w14:paraId="47294D3A" w14:textId="77777777" w:rsidR="001F5511" w:rsidRDefault="001F5511" w:rsidP="001F5511">
            <w:pPr>
              <w:pStyle w:val="EngHang"/>
            </w:pPr>
            <w:r>
              <w:t>Together, coolness</w:t>
            </w:r>
          </w:p>
          <w:p w14:paraId="16847D05" w14:textId="77777777" w:rsidR="001F5511" w:rsidRDefault="001F5511" w:rsidP="001F5511">
            <w:pPr>
              <w:pStyle w:val="EngHangEnd"/>
            </w:pPr>
            <w:r>
              <w:t>In Paradise.</w:t>
            </w:r>
          </w:p>
        </w:tc>
        <w:tc>
          <w:tcPr>
            <w:tcW w:w="288" w:type="dxa"/>
          </w:tcPr>
          <w:p w14:paraId="73BCDF36" w14:textId="77777777" w:rsidR="001F5511" w:rsidRDefault="001F5511" w:rsidP="009061A3"/>
        </w:tc>
        <w:tc>
          <w:tcPr>
            <w:tcW w:w="288" w:type="dxa"/>
          </w:tcPr>
          <w:p w14:paraId="2FCC15E0" w14:textId="77777777" w:rsidR="001F5511" w:rsidRDefault="001F5511" w:rsidP="009061A3">
            <w:pPr>
              <w:pStyle w:val="CopticCross"/>
            </w:pPr>
            <w:r w:rsidRPr="00FB5ACB">
              <w:t>¿</w:t>
            </w:r>
          </w:p>
        </w:tc>
        <w:tc>
          <w:tcPr>
            <w:tcW w:w="3960" w:type="dxa"/>
          </w:tcPr>
          <w:p w14:paraId="43700492" w14:textId="77777777" w:rsidR="001F5511" w:rsidRDefault="001F5511" w:rsidP="009061A3">
            <w:pPr>
              <w:pStyle w:val="CopticVersemulti-line"/>
            </w:pPr>
            <w:r>
              <w:t>Ⲯⲩⲭⲏ ⲛⲓⲃⲉⲛ ⲉⲩⲥⲟⲡ:</w:t>
            </w:r>
          </w:p>
          <w:p w14:paraId="3B6C38D8" w14:textId="77777777" w:rsidR="001F5511" w:rsidRDefault="001F5511" w:rsidP="009061A3">
            <w:pPr>
              <w:pStyle w:val="CopticVersemulti-line"/>
            </w:pPr>
            <w:r>
              <w:t>ⲛ̀ⲧⲉ ⲛⲓⲬⲣⲓⲥⲧⲓⲁⲛⲟⲥ:</w:t>
            </w:r>
          </w:p>
          <w:p w14:paraId="41CD8E36" w14:textId="77777777" w:rsidR="001F5511" w:rsidRDefault="001F5511" w:rsidP="009061A3">
            <w:pPr>
              <w:pStyle w:val="CopticVersemulti-line"/>
            </w:pPr>
            <w:r>
              <w:t>ⲙⲟⲓ ⲛⲱⲟⲩ ⲛ̀ⲟⲩⲭ̀ⲃⲟⲃ:</w:t>
            </w:r>
          </w:p>
          <w:p w14:paraId="05D57BFF" w14:textId="77777777" w:rsidR="001F5511" w:rsidRPr="005130A7" w:rsidRDefault="001F5511" w:rsidP="001F5511">
            <w:pPr>
              <w:pStyle w:val="CopticVerse"/>
            </w:pPr>
            <w:r>
              <w:t>ϧⲉⲛ ⲡⲓⲠⲁⲣⲁⲇⲓⲥⲟⲥ.</w:t>
            </w:r>
          </w:p>
        </w:tc>
      </w:tr>
      <w:tr w:rsidR="001F5511" w14:paraId="4DC11CB9" w14:textId="77777777" w:rsidTr="009061A3">
        <w:trPr>
          <w:cantSplit/>
          <w:jc w:val="center"/>
        </w:trPr>
        <w:tc>
          <w:tcPr>
            <w:tcW w:w="288" w:type="dxa"/>
          </w:tcPr>
          <w:p w14:paraId="00B2FF78" w14:textId="77777777" w:rsidR="001F5511" w:rsidRDefault="001F5511" w:rsidP="009061A3">
            <w:pPr>
              <w:pStyle w:val="CopticCross"/>
            </w:pPr>
            <w:r w:rsidRPr="00FB5ACB">
              <w:t>¿</w:t>
            </w:r>
          </w:p>
        </w:tc>
        <w:tc>
          <w:tcPr>
            <w:tcW w:w="3960" w:type="dxa"/>
          </w:tcPr>
          <w:p w14:paraId="6DFF59DC" w14:textId="77777777" w:rsidR="001F5511" w:rsidRDefault="001F5511" w:rsidP="001F5511">
            <w:pPr>
              <w:pStyle w:val="EngHang"/>
            </w:pPr>
            <w:r>
              <w:t>Be patient with me,</w:t>
            </w:r>
          </w:p>
          <w:p w14:paraId="782740C2" w14:textId="77777777" w:rsidR="001F5511" w:rsidRDefault="001F5511" w:rsidP="001F5511">
            <w:pPr>
              <w:pStyle w:val="EngHang"/>
            </w:pPr>
            <w:r>
              <w:t>I the wretched,</w:t>
            </w:r>
          </w:p>
          <w:p w14:paraId="14EC572D" w14:textId="77777777" w:rsidR="001F5511" w:rsidRDefault="001F5511" w:rsidP="001F5511">
            <w:pPr>
              <w:pStyle w:val="EngHang"/>
            </w:pPr>
            <w:r>
              <w:t>And save me</w:t>
            </w:r>
          </w:p>
          <w:p w14:paraId="49D92733" w14:textId="77777777" w:rsidR="001F5511" w:rsidRDefault="001F5511" w:rsidP="001F5511">
            <w:pPr>
              <w:pStyle w:val="EngHangEnd"/>
            </w:pPr>
            <w:r>
              <w:t>From the tyrant.</w:t>
            </w:r>
          </w:p>
        </w:tc>
        <w:tc>
          <w:tcPr>
            <w:tcW w:w="288" w:type="dxa"/>
          </w:tcPr>
          <w:p w14:paraId="2AC19ECE" w14:textId="77777777" w:rsidR="001F5511" w:rsidRDefault="001F5511" w:rsidP="009061A3"/>
        </w:tc>
        <w:tc>
          <w:tcPr>
            <w:tcW w:w="288" w:type="dxa"/>
          </w:tcPr>
          <w:p w14:paraId="60F5FF0E" w14:textId="77777777" w:rsidR="001F5511" w:rsidRDefault="001F5511" w:rsidP="009061A3">
            <w:pPr>
              <w:pStyle w:val="CopticCross"/>
            </w:pPr>
            <w:r w:rsidRPr="00FB5ACB">
              <w:t>¿</w:t>
            </w:r>
          </w:p>
        </w:tc>
        <w:tc>
          <w:tcPr>
            <w:tcW w:w="3960" w:type="dxa"/>
          </w:tcPr>
          <w:p w14:paraId="58469B18" w14:textId="77777777" w:rsidR="001F5511" w:rsidRDefault="001F5511" w:rsidP="009061A3">
            <w:pPr>
              <w:pStyle w:val="CopticVersemulti-line"/>
              <w:rPr>
                <w:rFonts w:eastAsia="Arial Unicode MS" w:cs="FreeSerifAvvaShenouda"/>
              </w:rPr>
            </w:pPr>
            <w:r>
              <w:rPr>
                <w:rFonts w:eastAsia="Arial Unicode MS" w:cs="FreeSerifAvvaShenouda"/>
              </w:rPr>
              <w:t>Ⲱⲟⲩⲛ̀ϩⲏⲧ ⲉ̀ϫⲱⲓ:</w:t>
            </w:r>
          </w:p>
          <w:p w14:paraId="27B8CDD9" w14:textId="77777777" w:rsidR="001F5511" w:rsidRDefault="001F5511" w:rsidP="009061A3">
            <w:pPr>
              <w:pStyle w:val="CopticVersemulti-line"/>
              <w:rPr>
                <w:rFonts w:eastAsia="Arial Unicode MS" w:cs="FreeSerifAvvaShenouda"/>
              </w:rPr>
            </w:pPr>
            <w:r>
              <w:rPr>
                <w:rFonts w:eastAsia="Arial Unicode MS" w:cs="FreeSerifAvvaShenouda"/>
              </w:rPr>
              <w:t>ⲁ̀ⲛⲟⲕ ⲡⲓⲥ̀ⲗⲁⲭⲓⲥⲧⲟⲥ:</w:t>
            </w:r>
          </w:p>
          <w:p w14:paraId="77BDC769" w14:textId="77777777" w:rsidR="001F5511" w:rsidRDefault="001F5511" w:rsidP="009061A3">
            <w:pPr>
              <w:pStyle w:val="CopticVersemulti-line"/>
              <w:rPr>
                <w:rFonts w:eastAsia="Arial Unicode MS" w:cs="FreeSerifAvvaShenouda"/>
              </w:rPr>
            </w:pPr>
            <w:r>
              <w:rPr>
                <w:rFonts w:eastAsia="Arial Unicode MS" w:cs="FreeSerifAvvaShenouda"/>
              </w:rPr>
              <w:t>ⲟⲩⲟϩ ⲛⲟϩⲉⲙ ⲙ̀ⲙⲟⲓ:</w:t>
            </w:r>
          </w:p>
          <w:p w14:paraId="4697EF38" w14:textId="77777777" w:rsidR="001F5511" w:rsidRPr="00384F62" w:rsidRDefault="001F5511" w:rsidP="001F5511">
            <w:pPr>
              <w:pStyle w:val="CopticVerse"/>
            </w:pPr>
            <w:r>
              <w:t>ⲉ̀ⲃⲉⲗϧⲉⲛ ⲡⲓⲧⲁⲩⲣⲁⲛⲛⲟⲥ.</w:t>
            </w:r>
          </w:p>
        </w:tc>
      </w:tr>
    </w:tbl>
    <w:p w14:paraId="0477B5D5" w14:textId="77777777" w:rsidR="009061A3" w:rsidRPr="009061A3" w:rsidRDefault="009061A3" w:rsidP="009061A3"/>
    <w:p w14:paraId="7F8770EF" w14:textId="77777777" w:rsidR="00FF5FF3" w:rsidRDefault="00FF5FF3" w:rsidP="00FF5FF3">
      <w:pPr>
        <w:pStyle w:val="Heading4"/>
      </w:pPr>
      <w:bookmarkStart w:id="1428" w:name="_Ref434475309"/>
      <w:r>
        <w:lastRenderedPageBreak/>
        <w:t>The Monday Psali Adam</w:t>
      </w:r>
      <w:r w:rsidR="006C1B94">
        <w:t xml:space="preserve"> for Theophany</w:t>
      </w:r>
      <w:bookmarkEnd w:id="14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C7FAD" w14:paraId="5CC883A6" w14:textId="77777777" w:rsidTr="00E12666">
        <w:trPr>
          <w:cantSplit/>
          <w:jc w:val="center"/>
        </w:trPr>
        <w:tc>
          <w:tcPr>
            <w:tcW w:w="288" w:type="dxa"/>
          </w:tcPr>
          <w:p w14:paraId="0A0488BF" w14:textId="77777777" w:rsidR="005C7FAD" w:rsidRDefault="005C7FAD" w:rsidP="00E12666">
            <w:pPr>
              <w:pStyle w:val="CopticCross"/>
            </w:pPr>
          </w:p>
        </w:tc>
        <w:tc>
          <w:tcPr>
            <w:tcW w:w="3960" w:type="dxa"/>
          </w:tcPr>
          <w:p w14:paraId="6AFECE0B" w14:textId="77777777" w:rsidR="005C7FAD" w:rsidRDefault="005C7FAD" w:rsidP="005C7FAD">
            <w:pPr>
              <w:pStyle w:val="EngHang"/>
            </w:pPr>
            <w:r>
              <w:t>I raise my eyes</w:t>
            </w:r>
          </w:p>
          <w:p w14:paraId="4C3360D9" w14:textId="77777777" w:rsidR="005C7FAD" w:rsidRDefault="005C7FAD" w:rsidP="005C7FAD">
            <w:pPr>
              <w:pStyle w:val="EngHang"/>
            </w:pPr>
            <w:r>
              <w:t>To You, O Lord,</w:t>
            </w:r>
          </w:p>
          <w:p w14:paraId="6A17518D" w14:textId="77777777" w:rsidR="005C7FAD" w:rsidRDefault="005C7FAD" w:rsidP="005C7FAD">
            <w:pPr>
              <w:pStyle w:val="EngHang"/>
            </w:pPr>
            <w:r>
              <w:t>As the eyes of</w:t>
            </w:r>
          </w:p>
          <w:p w14:paraId="1BA07D92" w14:textId="77777777" w:rsidR="005C7FAD" w:rsidRDefault="005C7FAD" w:rsidP="005C7FAD">
            <w:pPr>
              <w:pStyle w:val="EngHangEnd"/>
            </w:pPr>
            <w:r>
              <w:t>A servant to his Lord.</w:t>
            </w:r>
          </w:p>
        </w:tc>
        <w:tc>
          <w:tcPr>
            <w:tcW w:w="288" w:type="dxa"/>
          </w:tcPr>
          <w:p w14:paraId="76FDFA5D" w14:textId="77777777" w:rsidR="005C7FAD" w:rsidRDefault="005C7FAD" w:rsidP="00E12666"/>
        </w:tc>
        <w:tc>
          <w:tcPr>
            <w:tcW w:w="288" w:type="dxa"/>
          </w:tcPr>
          <w:p w14:paraId="087AC80F" w14:textId="77777777" w:rsidR="005C7FAD" w:rsidRDefault="005C7FAD" w:rsidP="00E12666">
            <w:pPr>
              <w:pStyle w:val="CopticCross"/>
            </w:pPr>
          </w:p>
        </w:tc>
        <w:tc>
          <w:tcPr>
            <w:tcW w:w="3960" w:type="dxa"/>
          </w:tcPr>
          <w:p w14:paraId="6959AE1B" w14:textId="77777777" w:rsidR="005C7FAD" w:rsidRDefault="005C7FAD" w:rsidP="009905E2">
            <w:pPr>
              <w:pStyle w:val="CopticVersemulti-line"/>
            </w:pPr>
            <w:r>
              <w:t>Ⲁⲓϥⲁⲓ ⲛ̀ⲛⲁⲃⲁⲗ:</w:t>
            </w:r>
          </w:p>
          <w:p w14:paraId="307926AA" w14:textId="77777777" w:rsidR="005C7FAD" w:rsidRDefault="005C7FAD" w:rsidP="009905E2">
            <w:pPr>
              <w:pStyle w:val="CopticVersemulti-line"/>
            </w:pPr>
            <w:r>
              <w:t>ⲉ̀ⲡ̀ϣⲱⲓ ϩⲁⲣⲟⲕ Ⲡⲟ̄ⲥ̄:</w:t>
            </w:r>
          </w:p>
          <w:p w14:paraId="32CD0DF7" w14:textId="77777777" w:rsidR="005C7FAD" w:rsidRDefault="005C7FAD" w:rsidP="009905E2">
            <w:pPr>
              <w:pStyle w:val="CopticVersemulti-line"/>
            </w:pPr>
            <w:r>
              <w:t>ⲙ̀ⲫ̀ⲣⲏϯ ⲛ̀ϩⲁⲛⲃⲁⲗ:</w:t>
            </w:r>
          </w:p>
          <w:p w14:paraId="7F9D9E22" w14:textId="77777777" w:rsidR="005C7FAD" w:rsidRPr="00C35319" w:rsidRDefault="005C7FAD" w:rsidP="009905E2">
            <w:pPr>
              <w:pStyle w:val="CopticVerse"/>
            </w:pPr>
            <w:r>
              <w:t>ⲛ̀ⲧⲉ ⲡⲓⲃⲱⲕ ϣⲁ ⲡⲉϥⲟ̄ⲥ̄.</w:t>
            </w:r>
          </w:p>
        </w:tc>
      </w:tr>
      <w:tr w:rsidR="005C7FAD" w14:paraId="648FDB9D" w14:textId="77777777" w:rsidTr="00E12666">
        <w:trPr>
          <w:cantSplit/>
          <w:jc w:val="center"/>
        </w:trPr>
        <w:tc>
          <w:tcPr>
            <w:tcW w:w="288" w:type="dxa"/>
          </w:tcPr>
          <w:p w14:paraId="136F568B" w14:textId="77777777" w:rsidR="005C7FAD" w:rsidRDefault="005C7FAD" w:rsidP="00E12666">
            <w:pPr>
              <w:pStyle w:val="CopticCross"/>
            </w:pPr>
          </w:p>
        </w:tc>
        <w:tc>
          <w:tcPr>
            <w:tcW w:w="3960" w:type="dxa"/>
          </w:tcPr>
          <w:p w14:paraId="3157C0CE" w14:textId="77777777" w:rsidR="005C7FAD" w:rsidRDefault="005C7FAD" w:rsidP="005C7FAD">
            <w:pPr>
              <w:pStyle w:val="EngHang"/>
            </w:pPr>
            <w:r>
              <w:t>Loosen from me</w:t>
            </w:r>
          </w:p>
          <w:p w14:paraId="0E8C5C0E" w14:textId="77777777" w:rsidR="005C7FAD" w:rsidRDefault="005C7FAD" w:rsidP="005C7FAD">
            <w:pPr>
              <w:pStyle w:val="EngHang"/>
            </w:pPr>
            <w:r>
              <w:t>The bonds of sin.</w:t>
            </w:r>
          </w:p>
          <w:p w14:paraId="39B447EC" w14:textId="77777777" w:rsidR="005C7FAD" w:rsidRDefault="005C7FAD" w:rsidP="005C7FAD">
            <w:pPr>
              <w:pStyle w:val="EngHang"/>
            </w:pPr>
            <w:r>
              <w:t>Help me through</w:t>
            </w:r>
          </w:p>
          <w:p w14:paraId="54380379" w14:textId="77777777" w:rsidR="005C7FAD" w:rsidRDefault="005C7FAD" w:rsidP="005C7FAD">
            <w:pPr>
              <w:pStyle w:val="EngHangEnd"/>
            </w:pPr>
            <w:r>
              <w:t>Your love for mankind,</w:t>
            </w:r>
          </w:p>
        </w:tc>
        <w:tc>
          <w:tcPr>
            <w:tcW w:w="288" w:type="dxa"/>
          </w:tcPr>
          <w:p w14:paraId="03EA1187" w14:textId="77777777" w:rsidR="005C7FAD" w:rsidRDefault="005C7FAD" w:rsidP="00E12666"/>
        </w:tc>
        <w:tc>
          <w:tcPr>
            <w:tcW w:w="288" w:type="dxa"/>
          </w:tcPr>
          <w:p w14:paraId="45AF0FFB" w14:textId="77777777" w:rsidR="005C7FAD" w:rsidRDefault="005C7FAD" w:rsidP="00E12666">
            <w:pPr>
              <w:pStyle w:val="CopticCross"/>
            </w:pPr>
          </w:p>
        </w:tc>
        <w:tc>
          <w:tcPr>
            <w:tcW w:w="3960" w:type="dxa"/>
          </w:tcPr>
          <w:p w14:paraId="6804E2E7" w14:textId="77777777" w:rsidR="005C7FAD" w:rsidRDefault="005C7FAD" w:rsidP="009905E2">
            <w:pPr>
              <w:pStyle w:val="CopticVersemulti-line"/>
            </w:pPr>
            <w:r>
              <w:t>Ⲃⲱⲗ ⲉ̀ⲃⲟⲗ ϩⲁⲣⲟⲓ:</w:t>
            </w:r>
          </w:p>
          <w:p w14:paraId="1E81A624" w14:textId="77777777" w:rsidR="005C7FAD" w:rsidRDefault="005C7FAD" w:rsidP="009905E2">
            <w:pPr>
              <w:pStyle w:val="CopticVersemulti-line"/>
            </w:pPr>
            <w:r>
              <w:t>ⲛ̀ⲛⲓⲥ̀ⲛⲁⲩϩ ⲛ̀ⲧⲉ ⲫ̀ⲛⲟⲃⲓ:</w:t>
            </w:r>
          </w:p>
          <w:p w14:paraId="6ECF6DF8" w14:textId="77777777" w:rsidR="005C7FAD" w:rsidRDefault="005C7FAD" w:rsidP="009905E2">
            <w:pPr>
              <w:pStyle w:val="CopticVersemulti-line"/>
            </w:pPr>
            <w:r>
              <w:t xml:space="preserve">ⲁ̀ⲣⲓⲃⲟⲏ̀ⲑⲓⲛ ⲉ̀ⲣⲟⲓ: </w:t>
            </w:r>
          </w:p>
          <w:p w14:paraId="26BABA75" w14:textId="77777777" w:rsidR="005C7FAD" w:rsidRDefault="005C7FAD" w:rsidP="009905E2">
            <w:pPr>
              <w:pStyle w:val="CopticVerse"/>
            </w:pPr>
            <w:r>
              <w:t>ϩⲓⲧⲉⲛ ⲧⲉⲕⲙⲉⲧⲁⲓⲣⲱⲙⲓ.</w:t>
            </w:r>
          </w:p>
        </w:tc>
      </w:tr>
      <w:tr w:rsidR="005C7FAD" w14:paraId="45B09B60" w14:textId="77777777" w:rsidTr="00E12666">
        <w:trPr>
          <w:cantSplit/>
          <w:jc w:val="center"/>
        </w:trPr>
        <w:tc>
          <w:tcPr>
            <w:tcW w:w="288" w:type="dxa"/>
          </w:tcPr>
          <w:p w14:paraId="7DE91051" w14:textId="77777777" w:rsidR="005C7FAD" w:rsidRDefault="005C7FAD" w:rsidP="00E12666">
            <w:pPr>
              <w:pStyle w:val="CopticCross"/>
            </w:pPr>
            <w:r w:rsidRPr="00FB5ACB">
              <w:t>¿</w:t>
            </w:r>
          </w:p>
        </w:tc>
        <w:tc>
          <w:tcPr>
            <w:tcW w:w="3960" w:type="dxa"/>
          </w:tcPr>
          <w:p w14:paraId="7123DE0C" w14:textId="77777777" w:rsidR="005C7FAD" w:rsidRDefault="005C7FAD" w:rsidP="005C7FAD">
            <w:pPr>
              <w:pStyle w:val="EngHang"/>
            </w:pPr>
            <w:r>
              <w:t>That I may begin</w:t>
            </w:r>
          </w:p>
          <w:p w14:paraId="080A5E7C" w14:textId="77777777" w:rsidR="005C7FAD" w:rsidRDefault="005C7FAD" w:rsidP="005C7FAD">
            <w:pPr>
              <w:pStyle w:val="EngHang"/>
            </w:pPr>
            <w:r>
              <w:t>Desiring greatly</w:t>
            </w:r>
          </w:p>
          <w:p w14:paraId="10D772B9" w14:textId="77777777" w:rsidR="005C7FAD" w:rsidRDefault="005C7FAD" w:rsidP="005C7FAD">
            <w:pPr>
              <w:pStyle w:val="EngHang"/>
            </w:pPr>
            <w:r>
              <w:t>In all my being</w:t>
            </w:r>
          </w:p>
          <w:p w14:paraId="3458D51C" w14:textId="77777777" w:rsidR="005C7FAD" w:rsidRDefault="005C7FAD" w:rsidP="005C7FAD">
            <w:pPr>
              <w:pStyle w:val="EngHangEnd"/>
            </w:pPr>
            <w:r>
              <w:t>To offer glory to You.</w:t>
            </w:r>
          </w:p>
        </w:tc>
        <w:tc>
          <w:tcPr>
            <w:tcW w:w="288" w:type="dxa"/>
          </w:tcPr>
          <w:p w14:paraId="4EF46BF6" w14:textId="77777777" w:rsidR="005C7FAD" w:rsidRDefault="005C7FAD" w:rsidP="00E12666"/>
        </w:tc>
        <w:tc>
          <w:tcPr>
            <w:tcW w:w="288" w:type="dxa"/>
          </w:tcPr>
          <w:p w14:paraId="11DE9F93" w14:textId="77777777" w:rsidR="005C7FAD" w:rsidRDefault="005C7FAD" w:rsidP="00E12666">
            <w:pPr>
              <w:pStyle w:val="CopticCross"/>
            </w:pPr>
            <w:r w:rsidRPr="00FB5ACB">
              <w:t>¿</w:t>
            </w:r>
          </w:p>
        </w:tc>
        <w:tc>
          <w:tcPr>
            <w:tcW w:w="3960" w:type="dxa"/>
          </w:tcPr>
          <w:p w14:paraId="249C90C3" w14:textId="77777777" w:rsidR="005C7FAD" w:rsidRDefault="005C7FAD" w:rsidP="009905E2">
            <w:pPr>
              <w:pStyle w:val="CopticVersemulti-line"/>
            </w:pPr>
            <w:r>
              <w:t>Ⲅⲉ ⲅⲁⲣ ϯⲛⲁⲉⲣϩⲏⲧⲥ:</w:t>
            </w:r>
          </w:p>
          <w:p w14:paraId="256A51D2" w14:textId="77777777" w:rsidR="005C7FAD" w:rsidRDefault="005C7FAD" w:rsidP="009905E2">
            <w:pPr>
              <w:pStyle w:val="CopticVersemulti-line"/>
            </w:pPr>
            <w:r>
              <w:t>ϧⲉⲛ ⲟⲩⲛⲓϣϯ ⲛ̀ϭⲓϣϣⲱⲟⲩ:</w:t>
            </w:r>
          </w:p>
          <w:p w14:paraId="7AD1BBFA" w14:textId="77777777" w:rsidR="005C7FAD" w:rsidRDefault="005C7FAD" w:rsidP="009905E2">
            <w:pPr>
              <w:pStyle w:val="CopticVersemulti-line"/>
            </w:pPr>
            <w:r>
              <w:t>ⲉ̀ⲃⲟⲗϧⲉⲛ ⲧⲁϫⲟⲙ ⲧⲏⲣⲥ:</w:t>
            </w:r>
          </w:p>
          <w:p w14:paraId="5B256C17" w14:textId="77777777" w:rsidR="005C7FAD" w:rsidRDefault="005C7FAD" w:rsidP="009905E2">
            <w:pPr>
              <w:pStyle w:val="CopticVerse"/>
            </w:pPr>
            <w:r>
              <w:t>ⲉ̀ϯⲛⲁⲕ ⲙ̀ⲡⲓⲱ̀ⲟⲩ.</w:t>
            </w:r>
          </w:p>
        </w:tc>
      </w:tr>
      <w:tr w:rsidR="005C7FAD" w14:paraId="609DAAE1" w14:textId="77777777" w:rsidTr="00E12666">
        <w:trPr>
          <w:cantSplit/>
          <w:jc w:val="center"/>
        </w:trPr>
        <w:tc>
          <w:tcPr>
            <w:tcW w:w="288" w:type="dxa"/>
          </w:tcPr>
          <w:p w14:paraId="234596BB" w14:textId="77777777" w:rsidR="005C7FAD" w:rsidRDefault="005C7FAD" w:rsidP="00E12666">
            <w:pPr>
              <w:pStyle w:val="CopticCross"/>
            </w:pPr>
            <w:r w:rsidRPr="00FB5ACB">
              <w:t>¿</w:t>
            </w:r>
          </w:p>
        </w:tc>
        <w:tc>
          <w:tcPr>
            <w:tcW w:w="3960" w:type="dxa"/>
          </w:tcPr>
          <w:p w14:paraId="3FB44A24" w14:textId="77777777" w:rsidR="005C7FAD" w:rsidRDefault="005C7FAD" w:rsidP="005C7FAD">
            <w:pPr>
              <w:pStyle w:val="EngHang"/>
            </w:pPr>
            <w:r>
              <w:t>All of the righteous</w:t>
            </w:r>
          </w:p>
          <w:p w14:paraId="028D287D" w14:textId="77777777" w:rsidR="005C7FAD" w:rsidRDefault="005C7FAD" w:rsidP="005C7FAD">
            <w:pPr>
              <w:pStyle w:val="EngHang"/>
            </w:pPr>
            <w:r>
              <w:t>Who pleased God,</w:t>
            </w:r>
          </w:p>
          <w:p w14:paraId="7C56FBFA" w14:textId="77777777" w:rsidR="005C7FAD" w:rsidRDefault="005C7FAD" w:rsidP="005C7FAD">
            <w:pPr>
              <w:pStyle w:val="EngHang"/>
            </w:pPr>
            <w:r>
              <w:t>And walked at all times</w:t>
            </w:r>
          </w:p>
          <w:p w14:paraId="300DAB59" w14:textId="77777777" w:rsidR="005C7FAD" w:rsidRDefault="005C7FAD" w:rsidP="005C7FAD">
            <w:pPr>
              <w:pStyle w:val="EngHangEnd"/>
            </w:pPr>
            <w:r>
              <w:t>In His godly law:</w:t>
            </w:r>
          </w:p>
        </w:tc>
        <w:tc>
          <w:tcPr>
            <w:tcW w:w="288" w:type="dxa"/>
          </w:tcPr>
          <w:p w14:paraId="177333C0" w14:textId="77777777" w:rsidR="005C7FAD" w:rsidRDefault="005C7FAD" w:rsidP="00E12666"/>
        </w:tc>
        <w:tc>
          <w:tcPr>
            <w:tcW w:w="288" w:type="dxa"/>
          </w:tcPr>
          <w:p w14:paraId="39950BFD" w14:textId="77777777" w:rsidR="005C7FAD" w:rsidRDefault="005C7FAD" w:rsidP="00E12666">
            <w:pPr>
              <w:pStyle w:val="CopticCross"/>
            </w:pPr>
            <w:r w:rsidRPr="00FB5ACB">
              <w:t>¿</w:t>
            </w:r>
          </w:p>
        </w:tc>
        <w:tc>
          <w:tcPr>
            <w:tcW w:w="3960" w:type="dxa"/>
          </w:tcPr>
          <w:p w14:paraId="25F9CE71" w14:textId="77777777" w:rsidR="005C7FAD" w:rsidRDefault="005C7FAD" w:rsidP="009905E2">
            <w:pPr>
              <w:pStyle w:val="CopticVersemulti-line"/>
            </w:pPr>
            <w:r>
              <w:t>Ⲇⲓⲕⲉⲟⲥ ⲅⲁⲣ ⲛⲓⲃⲉⲛ:</w:t>
            </w:r>
          </w:p>
          <w:p w14:paraId="7B717D3E" w14:textId="77777777" w:rsidR="005C7FAD" w:rsidRDefault="005C7FAD" w:rsidP="009905E2">
            <w:pPr>
              <w:pStyle w:val="CopticVersemulti-line"/>
            </w:pPr>
            <w:r>
              <w:t>ⲉ̀ⲧⲁⲩⲣⲁⲛⲁϥ ⲙ̀Ⲫϯ:</w:t>
            </w:r>
          </w:p>
          <w:p w14:paraId="4BDEBC91" w14:textId="77777777" w:rsidR="005C7FAD" w:rsidRDefault="005C7FAD" w:rsidP="009905E2">
            <w:pPr>
              <w:pStyle w:val="CopticVersemulti-line"/>
            </w:pPr>
            <w:r>
              <w:t>ⲁⲩⲙⲟϣⲓ ⲛ̀ⲥⲏⲟⲩ ⲛⲓⲃⲉⲛ:</w:t>
            </w:r>
          </w:p>
          <w:p w14:paraId="3AF4E90F" w14:textId="77777777" w:rsidR="005C7FAD" w:rsidRDefault="005C7FAD" w:rsidP="009905E2">
            <w:pPr>
              <w:pStyle w:val="CopticVerse"/>
            </w:pPr>
            <w:r>
              <w:t>ϧⲉⲛ Ⲡⲉϥⲛⲟⲙⲟⲥ ⲛ̀ⲛⲟⲩϯ.</w:t>
            </w:r>
          </w:p>
        </w:tc>
      </w:tr>
      <w:tr w:rsidR="005C7FAD" w14:paraId="29505E8A" w14:textId="77777777" w:rsidTr="00E12666">
        <w:trPr>
          <w:cantSplit/>
          <w:jc w:val="center"/>
        </w:trPr>
        <w:tc>
          <w:tcPr>
            <w:tcW w:w="288" w:type="dxa"/>
          </w:tcPr>
          <w:p w14:paraId="1BB1700D" w14:textId="77777777" w:rsidR="005C7FAD" w:rsidRDefault="005C7FAD" w:rsidP="00E12666">
            <w:pPr>
              <w:pStyle w:val="CopticCross"/>
            </w:pPr>
          </w:p>
        </w:tc>
        <w:tc>
          <w:tcPr>
            <w:tcW w:w="3960" w:type="dxa"/>
          </w:tcPr>
          <w:p w14:paraId="0124754C" w14:textId="77777777" w:rsidR="005C7FAD" w:rsidRDefault="005C7FAD" w:rsidP="005C7FAD">
            <w:pPr>
              <w:pStyle w:val="EngHang"/>
            </w:pPr>
            <w:r>
              <w:t>David the divinely-inspired,</w:t>
            </w:r>
          </w:p>
          <w:p w14:paraId="6EB49E87" w14:textId="77777777" w:rsidR="005C7FAD" w:rsidRDefault="005C7FAD" w:rsidP="005C7FAD">
            <w:pPr>
              <w:pStyle w:val="EngHang"/>
            </w:pPr>
            <w:r>
              <w:t>The psalmist,</w:t>
            </w:r>
          </w:p>
          <w:p w14:paraId="22328A8C" w14:textId="77777777" w:rsidR="005C7FAD" w:rsidRDefault="005C7FAD" w:rsidP="005C7FAD">
            <w:pPr>
              <w:pStyle w:val="EngHang"/>
            </w:pPr>
            <w:r>
              <w:t>Spoke of them</w:t>
            </w:r>
          </w:p>
          <w:p w14:paraId="07F9D249" w14:textId="77777777" w:rsidR="005C7FAD" w:rsidRDefault="005C7FAD" w:rsidP="005C7FAD">
            <w:pPr>
              <w:pStyle w:val="EngHangEnd"/>
            </w:pPr>
            <w:r>
              <w:t>In his psalm,</w:t>
            </w:r>
          </w:p>
        </w:tc>
        <w:tc>
          <w:tcPr>
            <w:tcW w:w="288" w:type="dxa"/>
          </w:tcPr>
          <w:p w14:paraId="1605018E" w14:textId="77777777" w:rsidR="005C7FAD" w:rsidRDefault="005C7FAD" w:rsidP="00E12666"/>
        </w:tc>
        <w:tc>
          <w:tcPr>
            <w:tcW w:w="288" w:type="dxa"/>
          </w:tcPr>
          <w:p w14:paraId="59195F8E" w14:textId="77777777" w:rsidR="005C7FAD" w:rsidRDefault="005C7FAD" w:rsidP="00E12666">
            <w:pPr>
              <w:pStyle w:val="CopticCross"/>
            </w:pPr>
          </w:p>
        </w:tc>
        <w:tc>
          <w:tcPr>
            <w:tcW w:w="3960" w:type="dxa"/>
          </w:tcPr>
          <w:p w14:paraId="3D73A28D" w14:textId="77777777" w:rsidR="005C7FAD" w:rsidRDefault="005C7FAD" w:rsidP="009905E2">
            <w:pPr>
              <w:pStyle w:val="CopticVersemulti-line"/>
            </w:pPr>
            <w:r>
              <w:t>Ⲉⲧⲁϥⲥⲁϫⲓ ⲉⲑⲃⲏⲧⲟⲩ:</w:t>
            </w:r>
          </w:p>
          <w:p w14:paraId="182FDE81" w14:textId="77777777" w:rsidR="005C7FAD" w:rsidRDefault="005C7FAD" w:rsidP="009905E2">
            <w:pPr>
              <w:pStyle w:val="CopticVersemulti-line"/>
            </w:pPr>
            <w:r>
              <w:t>ⲛ̀ϫⲉ ⲡⲓϩⲩⲙⲛⲟⲇⲟⲥ:</w:t>
            </w:r>
          </w:p>
          <w:p w14:paraId="7F77C830" w14:textId="77777777" w:rsidR="005C7FAD" w:rsidRDefault="005C7FAD" w:rsidP="009905E2">
            <w:pPr>
              <w:pStyle w:val="CopticVersemulti-line"/>
            </w:pPr>
            <w:r>
              <w:t>Ⲇⲁϣⲓⲇ ⲡⲓⲑⲉⲟ̀ⲫⲟⲣⲟⲥ:</w:t>
            </w:r>
          </w:p>
          <w:p w14:paraId="3147C4A9" w14:textId="77777777" w:rsidR="005C7FAD" w:rsidRDefault="005C7FAD" w:rsidP="009905E2">
            <w:pPr>
              <w:pStyle w:val="CopticVerse"/>
            </w:pPr>
            <w:r>
              <w:t>ϧⲉⲛ ⲡⲉϥⲯⲁⲗⲙⲟⲥ.</w:t>
            </w:r>
          </w:p>
        </w:tc>
      </w:tr>
      <w:tr w:rsidR="005C7FAD" w14:paraId="46DB0530" w14:textId="77777777" w:rsidTr="00E12666">
        <w:trPr>
          <w:cantSplit/>
          <w:jc w:val="center"/>
        </w:trPr>
        <w:tc>
          <w:tcPr>
            <w:tcW w:w="288" w:type="dxa"/>
          </w:tcPr>
          <w:p w14:paraId="0B479121" w14:textId="77777777" w:rsidR="005C7FAD" w:rsidRDefault="005C7FAD" w:rsidP="00E12666">
            <w:pPr>
              <w:pStyle w:val="CopticCross"/>
            </w:pPr>
          </w:p>
        </w:tc>
        <w:tc>
          <w:tcPr>
            <w:tcW w:w="3960" w:type="dxa"/>
          </w:tcPr>
          <w:p w14:paraId="53974CEB" w14:textId="77777777" w:rsidR="005C7FAD" w:rsidRDefault="005C7FAD" w:rsidP="005C7FAD">
            <w:pPr>
              <w:pStyle w:val="EngHang"/>
            </w:pPr>
            <w:r>
              <w:t>“Truly they are planted</w:t>
            </w:r>
          </w:p>
          <w:p w14:paraId="6E6EBA78" w14:textId="77777777" w:rsidR="005C7FAD" w:rsidRDefault="005C7FAD" w:rsidP="005C7FAD">
            <w:pPr>
              <w:pStyle w:val="EngHang"/>
            </w:pPr>
            <w:r>
              <w:t>By the river of water,</w:t>
            </w:r>
          </w:p>
          <w:p w14:paraId="28F48B66" w14:textId="77777777" w:rsidR="005C7FAD" w:rsidRDefault="005C7FAD" w:rsidP="005C7FAD">
            <w:pPr>
              <w:pStyle w:val="EngHang"/>
            </w:pPr>
            <w:r>
              <w:t>Because of their pure hearts,</w:t>
            </w:r>
          </w:p>
          <w:p w14:paraId="4894A0FF" w14:textId="77777777" w:rsidR="005C7FAD" w:rsidRDefault="005C7FAD" w:rsidP="005C7FAD">
            <w:pPr>
              <w:pStyle w:val="EngHangEnd"/>
            </w:pPr>
            <w:r>
              <w:t>To the end of their days.”</w:t>
            </w:r>
          </w:p>
        </w:tc>
        <w:tc>
          <w:tcPr>
            <w:tcW w:w="288" w:type="dxa"/>
          </w:tcPr>
          <w:p w14:paraId="08F1216B" w14:textId="77777777" w:rsidR="005C7FAD" w:rsidRDefault="005C7FAD" w:rsidP="00E12666"/>
        </w:tc>
        <w:tc>
          <w:tcPr>
            <w:tcW w:w="288" w:type="dxa"/>
          </w:tcPr>
          <w:p w14:paraId="259BC3FD" w14:textId="77777777" w:rsidR="005C7FAD" w:rsidRDefault="005C7FAD" w:rsidP="00E12666">
            <w:pPr>
              <w:pStyle w:val="CopticCross"/>
            </w:pPr>
          </w:p>
        </w:tc>
        <w:tc>
          <w:tcPr>
            <w:tcW w:w="3960" w:type="dxa"/>
          </w:tcPr>
          <w:p w14:paraId="63BA8AA3" w14:textId="77777777" w:rsidR="005C7FAD" w:rsidRDefault="005C7FAD" w:rsidP="009905E2">
            <w:pPr>
              <w:pStyle w:val="CopticVersemulti-line"/>
            </w:pPr>
            <w:r>
              <w:t>Ⲍⲉ ⲟⲛⲧⲱⲥ ⲉⲩⲣⲏⲧ:</w:t>
            </w:r>
          </w:p>
          <w:p w14:paraId="0665853B" w14:textId="77777777" w:rsidR="005C7FAD" w:rsidRDefault="005C7FAD" w:rsidP="009905E2">
            <w:pPr>
              <w:pStyle w:val="CopticVersemulti-line"/>
            </w:pPr>
            <w:r>
              <w:t>ϧⲁⲧⲉⲛ ⲛⲓϥⲟⲓ ⲙ̀ⲙⲱⲟⲩ:</w:t>
            </w:r>
          </w:p>
          <w:p w14:paraId="7FB4DF21" w14:textId="77777777" w:rsidR="005C7FAD" w:rsidRDefault="005C7FAD" w:rsidP="009905E2">
            <w:pPr>
              <w:pStyle w:val="CopticVersemulti-line"/>
            </w:pPr>
            <w:r>
              <w:t>ⲉⲑⲃⲉ ⲡ̀ⲧⲟⲩⲃⲟ ⲛ̀ⲛⲟⲩϩⲏⲧ:</w:t>
            </w:r>
          </w:p>
          <w:p w14:paraId="58E0E5C1" w14:textId="77777777" w:rsidR="005C7FAD" w:rsidRDefault="005C7FAD" w:rsidP="009905E2">
            <w:pPr>
              <w:pStyle w:val="CopticVerse"/>
            </w:pPr>
            <w:r>
              <w:t>ϣⲁ ⲛ̀ϫⲱⲕ ⲛ̀ⲛⲟⲩⲉ̀ϩⲟⲟⲩ.</w:t>
            </w:r>
          </w:p>
        </w:tc>
      </w:tr>
      <w:tr w:rsidR="005C7FAD" w14:paraId="01DD23C1" w14:textId="77777777" w:rsidTr="00E12666">
        <w:trPr>
          <w:cantSplit/>
          <w:jc w:val="center"/>
        </w:trPr>
        <w:tc>
          <w:tcPr>
            <w:tcW w:w="288" w:type="dxa"/>
          </w:tcPr>
          <w:p w14:paraId="5B62E7BD" w14:textId="77777777" w:rsidR="005C7FAD" w:rsidRDefault="005C7FAD" w:rsidP="00E12666">
            <w:pPr>
              <w:pStyle w:val="CopticCross"/>
            </w:pPr>
            <w:r w:rsidRPr="00FB5ACB">
              <w:lastRenderedPageBreak/>
              <w:t>¿</w:t>
            </w:r>
          </w:p>
        </w:tc>
        <w:tc>
          <w:tcPr>
            <w:tcW w:w="3960" w:type="dxa"/>
          </w:tcPr>
          <w:p w14:paraId="7C612DAD" w14:textId="77777777" w:rsidR="005C7FAD" w:rsidRDefault="005C7FAD" w:rsidP="005C7FAD">
            <w:pPr>
              <w:pStyle w:val="EngHang"/>
            </w:pPr>
            <w:r>
              <w:t>Behold, you are honoured</w:t>
            </w:r>
          </w:p>
          <w:p w14:paraId="372234E4" w14:textId="77777777" w:rsidR="005C7FAD" w:rsidRDefault="005C7FAD" w:rsidP="005C7FAD">
            <w:pPr>
              <w:pStyle w:val="EngHang"/>
            </w:pPr>
            <w:r>
              <w:t>More than all the righteous,</w:t>
            </w:r>
          </w:p>
          <w:p w14:paraId="3653F029" w14:textId="77777777" w:rsidR="005C7FAD" w:rsidRDefault="005C7FAD" w:rsidP="005C7FAD">
            <w:pPr>
              <w:pStyle w:val="EngHang"/>
            </w:pPr>
            <w:r>
              <w:t>O blessed and righteous,</w:t>
            </w:r>
          </w:p>
          <w:p w14:paraId="4D312CDC" w14:textId="77777777" w:rsidR="005C7FAD" w:rsidRDefault="005C7FAD" w:rsidP="005C7FAD">
            <w:pPr>
              <w:pStyle w:val="EngHangEnd"/>
            </w:pPr>
            <w:r>
              <w:t>John the Baptist.</w:t>
            </w:r>
          </w:p>
        </w:tc>
        <w:tc>
          <w:tcPr>
            <w:tcW w:w="288" w:type="dxa"/>
          </w:tcPr>
          <w:p w14:paraId="7292D733" w14:textId="77777777" w:rsidR="005C7FAD" w:rsidRDefault="005C7FAD" w:rsidP="00E12666"/>
        </w:tc>
        <w:tc>
          <w:tcPr>
            <w:tcW w:w="288" w:type="dxa"/>
          </w:tcPr>
          <w:p w14:paraId="0656B338" w14:textId="77777777" w:rsidR="005C7FAD" w:rsidRDefault="005C7FAD" w:rsidP="00E12666">
            <w:pPr>
              <w:pStyle w:val="CopticCross"/>
            </w:pPr>
            <w:r w:rsidRPr="00FB5ACB">
              <w:t>¿</w:t>
            </w:r>
          </w:p>
        </w:tc>
        <w:tc>
          <w:tcPr>
            <w:tcW w:w="3960" w:type="dxa"/>
          </w:tcPr>
          <w:p w14:paraId="47263034" w14:textId="77777777" w:rsidR="005C7FAD" w:rsidRDefault="005C7FAD" w:rsidP="009905E2">
            <w:pPr>
              <w:pStyle w:val="CopticVersemulti-line"/>
            </w:pPr>
            <w:r>
              <w:t>Ⲏⲡⲡⲉ ⲕ̀ⲧⲁⲓⲏⲟⲩⲧ:</w:t>
            </w:r>
          </w:p>
          <w:p w14:paraId="1F1411F6" w14:textId="77777777" w:rsidR="005C7FAD" w:rsidRDefault="005C7FAD" w:rsidP="009905E2">
            <w:pPr>
              <w:pStyle w:val="CopticVersemulti-line"/>
            </w:pPr>
            <w:r>
              <w:t>ⲉ̀ϩⲟⲧⲉ ⲣⲱⲟⲩ ⲧⲏⲣⲟⲩ:</w:t>
            </w:r>
          </w:p>
          <w:p w14:paraId="6001C064" w14:textId="77777777" w:rsidR="005C7FAD" w:rsidRDefault="005C7FAD" w:rsidP="009905E2">
            <w:pPr>
              <w:pStyle w:val="CopticVersemulti-line"/>
            </w:pPr>
            <w:r>
              <w:t>ⲱ̀ ⲡⲓⲑ̀ⲙⲏⲓ ⲉⲧⲥ̀ⲙⲁⲣⲱⲟⲩⲧ:</w:t>
            </w:r>
          </w:p>
          <w:p w14:paraId="3E3E94BE" w14:textId="77777777" w:rsidR="005C7FAD" w:rsidRDefault="005C7FAD" w:rsidP="009905E2">
            <w:pPr>
              <w:pStyle w:val="CopticVerse"/>
            </w:pPr>
            <w:commentRangeStart w:id="1429"/>
            <w:r>
              <w:t xml:space="preserve">Ⲓⲱⲁⲛⲛⲟⲩ </w:t>
            </w:r>
            <w:commentRangeEnd w:id="1429"/>
            <w:r>
              <w:rPr>
                <w:rStyle w:val="CommentReference"/>
                <w:rFonts w:ascii="Times New Roman" w:hAnsi="Times New Roman"/>
              </w:rPr>
              <w:commentReference w:id="1429"/>
            </w:r>
            <w:r>
              <w:t>ⲧⲟⲩ ⲡ̀ⲣⲟⲇⲣⲟⲙⲟⲩ.</w:t>
            </w:r>
          </w:p>
        </w:tc>
      </w:tr>
      <w:tr w:rsidR="005C7FAD" w14:paraId="4572FE97" w14:textId="77777777" w:rsidTr="00E12666">
        <w:trPr>
          <w:cantSplit/>
          <w:jc w:val="center"/>
        </w:trPr>
        <w:tc>
          <w:tcPr>
            <w:tcW w:w="288" w:type="dxa"/>
          </w:tcPr>
          <w:p w14:paraId="1BB157B7" w14:textId="77777777" w:rsidR="005C7FAD" w:rsidRDefault="005C7FAD" w:rsidP="00E12666">
            <w:pPr>
              <w:pStyle w:val="CopticCross"/>
            </w:pPr>
            <w:r w:rsidRPr="00FB5ACB">
              <w:t>¿</w:t>
            </w:r>
          </w:p>
        </w:tc>
        <w:tc>
          <w:tcPr>
            <w:tcW w:w="3960" w:type="dxa"/>
          </w:tcPr>
          <w:p w14:paraId="7D7ECE96" w14:textId="77777777" w:rsidR="005C7FAD" w:rsidRDefault="005C7FAD" w:rsidP="005C7FAD">
            <w:pPr>
              <w:pStyle w:val="EngHang"/>
            </w:pPr>
            <w:r>
              <w:t>The invoking of your name,</w:t>
            </w:r>
          </w:p>
          <w:p w14:paraId="04C84FCD" w14:textId="77777777" w:rsidR="005C7FAD" w:rsidRDefault="005C7FAD" w:rsidP="005C7FAD">
            <w:pPr>
              <w:pStyle w:val="EngHang"/>
            </w:pPr>
            <w:r>
              <w:t>On the lips of the faithful</w:t>
            </w:r>
          </w:p>
          <w:p w14:paraId="13AA0FF7" w14:textId="77777777" w:rsidR="005C7FAD" w:rsidRDefault="005C7FAD" w:rsidP="005C7FAD">
            <w:pPr>
              <w:pStyle w:val="EngHang"/>
            </w:pPr>
            <w:r>
              <w:t>Became a support</w:t>
            </w:r>
          </w:p>
          <w:p w14:paraId="7E333BD0" w14:textId="77777777" w:rsidR="005C7FAD" w:rsidRDefault="005C7FAD" w:rsidP="005C7FAD">
            <w:pPr>
              <w:pStyle w:val="EngHangEnd"/>
            </w:pPr>
            <w:r>
              <w:t>For us.</w:t>
            </w:r>
          </w:p>
        </w:tc>
        <w:tc>
          <w:tcPr>
            <w:tcW w:w="288" w:type="dxa"/>
          </w:tcPr>
          <w:p w14:paraId="0E8A868A" w14:textId="77777777" w:rsidR="005C7FAD" w:rsidRDefault="005C7FAD" w:rsidP="00E12666"/>
        </w:tc>
        <w:tc>
          <w:tcPr>
            <w:tcW w:w="288" w:type="dxa"/>
          </w:tcPr>
          <w:p w14:paraId="735805DD" w14:textId="77777777" w:rsidR="005C7FAD" w:rsidRDefault="005C7FAD" w:rsidP="00E12666">
            <w:pPr>
              <w:pStyle w:val="CopticCross"/>
            </w:pPr>
            <w:r w:rsidRPr="00FB5ACB">
              <w:t>¿</w:t>
            </w:r>
          </w:p>
        </w:tc>
        <w:tc>
          <w:tcPr>
            <w:tcW w:w="3960" w:type="dxa"/>
          </w:tcPr>
          <w:p w14:paraId="12E5F629" w14:textId="77777777" w:rsidR="005C7FAD" w:rsidRDefault="005C7FAD" w:rsidP="009905E2">
            <w:pPr>
              <w:pStyle w:val="CopticVersemulti-line"/>
            </w:pPr>
            <w:r>
              <w:t>Ⲑⲉⲣⲙⲉⲛⲓⲁ ⲉ̀ⲡⲉⲕⲣⲁⲛ:</w:t>
            </w:r>
          </w:p>
          <w:p w14:paraId="1B213493" w14:textId="77777777" w:rsidR="005C7FAD" w:rsidRDefault="005C7FAD" w:rsidP="009905E2">
            <w:pPr>
              <w:pStyle w:val="CopticVersemulti-line"/>
            </w:pPr>
            <w:r>
              <w:t>ϧⲉⲛ ⲣⲱⲟⲩ ⲛ̀ⲛⲓⲡⲓⲥⲧⲟⲥ:</w:t>
            </w:r>
          </w:p>
          <w:p w14:paraId="63EAAF49" w14:textId="77777777" w:rsidR="005C7FAD" w:rsidRDefault="005C7FAD" w:rsidP="009905E2">
            <w:pPr>
              <w:pStyle w:val="CopticVersemulti-line"/>
            </w:pPr>
            <w:r>
              <w:t>ⲉϥⲉ̀ϣⲱⲡⲓ ⲛⲁⲛ:</w:t>
            </w:r>
          </w:p>
          <w:p w14:paraId="3D537317" w14:textId="77777777" w:rsidR="005C7FAD" w:rsidRPr="005130A7" w:rsidRDefault="005C7FAD" w:rsidP="009905E2">
            <w:pPr>
              <w:pStyle w:val="CopticVerse"/>
            </w:pPr>
            <w:r>
              <w:t>ⲉⲩⲥⲟⲡ ⲛ̀ⲟⲩⲃⲟⲏ̀ⲑⲟⲥ.</w:t>
            </w:r>
          </w:p>
        </w:tc>
      </w:tr>
      <w:tr w:rsidR="005C7FAD" w14:paraId="419A146D" w14:textId="77777777" w:rsidTr="00E12666">
        <w:trPr>
          <w:cantSplit/>
          <w:jc w:val="center"/>
        </w:trPr>
        <w:tc>
          <w:tcPr>
            <w:tcW w:w="288" w:type="dxa"/>
          </w:tcPr>
          <w:p w14:paraId="679DBA66" w14:textId="77777777" w:rsidR="005C7FAD" w:rsidRDefault="005C7FAD" w:rsidP="00E12666">
            <w:pPr>
              <w:pStyle w:val="CopticCross"/>
            </w:pPr>
          </w:p>
        </w:tc>
        <w:tc>
          <w:tcPr>
            <w:tcW w:w="3960" w:type="dxa"/>
          </w:tcPr>
          <w:p w14:paraId="2904C933" w14:textId="77777777" w:rsidR="005C7FAD" w:rsidRDefault="005C7FAD" w:rsidP="005C7FAD">
            <w:pPr>
              <w:pStyle w:val="EngHang"/>
            </w:pPr>
            <w:r>
              <w:t>You placed your hands upon</w:t>
            </w:r>
          </w:p>
          <w:p w14:paraId="37A783D1" w14:textId="77777777" w:rsidR="005C7FAD" w:rsidRDefault="005C7FAD" w:rsidP="005C7FAD">
            <w:pPr>
              <w:pStyle w:val="EngHang"/>
            </w:pPr>
            <w:r>
              <w:t>Jesus, the Only-Begotten,</w:t>
            </w:r>
          </w:p>
          <w:p w14:paraId="3078BE0C" w14:textId="77777777" w:rsidR="005C7FAD" w:rsidRDefault="005C7FAD" w:rsidP="005C7FAD">
            <w:pPr>
              <w:pStyle w:val="EngHang"/>
            </w:pPr>
            <w:r>
              <w:t>And you baptised him</w:t>
            </w:r>
          </w:p>
          <w:p w14:paraId="231F9306" w14:textId="77777777" w:rsidR="005C7FAD" w:rsidRDefault="005C7FAD" w:rsidP="005C7FAD">
            <w:pPr>
              <w:pStyle w:val="EngHangEnd"/>
            </w:pPr>
            <w:r>
              <w:t>In the Jordan.</w:t>
            </w:r>
          </w:p>
        </w:tc>
        <w:tc>
          <w:tcPr>
            <w:tcW w:w="288" w:type="dxa"/>
          </w:tcPr>
          <w:p w14:paraId="0D581DA8" w14:textId="77777777" w:rsidR="005C7FAD" w:rsidRDefault="005C7FAD" w:rsidP="00E12666"/>
        </w:tc>
        <w:tc>
          <w:tcPr>
            <w:tcW w:w="288" w:type="dxa"/>
          </w:tcPr>
          <w:p w14:paraId="08766CA8" w14:textId="77777777" w:rsidR="005C7FAD" w:rsidRDefault="005C7FAD" w:rsidP="00E12666">
            <w:pPr>
              <w:pStyle w:val="CopticCross"/>
            </w:pPr>
          </w:p>
        </w:tc>
        <w:tc>
          <w:tcPr>
            <w:tcW w:w="3960" w:type="dxa"/>
          </w:tcPr>
          <w:p w14:paraId="42332C78" w14:textId="77777777" w:rsidR="005C7FAD" w:rsidRDefault="005C7FAD" w:rsidP="009905E2">
            <w:pPr>
              <w:pStyle w:val="CopticVersemulti-line"/>
            </w:pPr>
            <w:r>
              <w:t>Ⲓⲏ̄ⲥ̄ ⲡⲓⲙⲟⲛⲟⲅⲉⲛⲏⲥ:</w:t>
            </w:r>
          </w:p>
          <w:p w14:paraId="403DBD5A" w14:textId="77777777" w:rsidR="005C7FAD" w:rsidRDefault="005C7FAD" w:rsidP="009905E2">
            <w:pPr>
              <w:pStyle w:val="CopticVersemulti-line"/>
            </w:pPr>
            <w:r>
              <w:t>ⲁⲕⲭⲱ ⲛ̀ⲧⲉⲕϫⲓϫ ⲉ̀ϫⲱϥ:</w:t>
            </w:r>
          </w:p>
          <w:p w14:paraId="1B9603A8" w14:textId="77777777" w:rsidR="005C7FAD" w:rsidRDefault="005C7FAD" w:rsidP="009905E2">
            <w:pPr>
              <w:pStyle w:val="CopticVersemulti-line"/>
            </w:pPr>
            <w:r>
              <w:t>ⲟⲩⲟϩ ϧⲉⲛ ⲡⲓⲒⲟⲣⲇⲁⲛⲏⲥ:</w:t>
            </w:r>
          </w:p>
          <w:p w14:paraId="65171554" w14:textId="77777777" w:rsidR="005C7FAD" w:rsidRPr="005130A7" w:rsidRDefault="005C7FAD" w:rsidP="009905E2">
            <w:pPr>
              <w:pStyle w:val="CopticVerse"/>
            </w:pPr>
            <w:r>
              <w:t>ⲁⲕϯⲱⲙⲥ ⲙ̀ⲙⲟϥ.</w:t>
            </w:r>
          </w:p>
        </w:tc>
      </w:tr>
      <w:tr w:rsidR="005C7FAD" w14:paraId="29468526" w14:textId="77777777" w:rsidTr="00E12666">
        <w:trPr>
          <w:cantSplit/>
          <w:jc w:val="center"/>
        </w:trPr>
        <w:tc>
          <w:tcPr>
            <w:tcW w:w="288" w:type="dxa"/>
          </w:tcPr>
          <w:p w14:paraId="4F0E7C6D" w14:textId="77777777" w:rsidR="005C7FAD" w:rsidRDefault="005C7FAD" w:rsidP="00E12666">
            <w:pPr>
              <w:pStyle w:val="CopticCross"/>
            </w:pPr>
          </w:p>
        </w:tc>
        <w:tc>
          <w:tcPr>
            <w:tcW w:w="3960" w:type="dxa"/>
          </w:tcPr>
          <w:p w14:paraId="79C851D6" w14:textId="77777777" w:rsidR="005C7FAD" w:rsidRDefault="005C7FAD" w:rsidP="005C7FAD">
            <w:pPr>
              <w:pStyle w:val="EngHang"/>
            </w:pPr>
            <w:r>
              <w:t>You are exalted more</w:t>
            </w:r>
          </w:p>
          <w:p w14:paraId="14F882B2" w14:textId="77777777" w:rsidR="005C7FAD" w:rsidRDefault="005C7FAD" w:rsidP="005C7FAD">
            <w:pPr>
              <w:pStyle w:val="EngHang"/>
            </w:pPr>
            <w:r>
              <w:t>Than the patriarchs,</w:t>
            </w:r>
          </w:p>
          <w:p w14:paraId="1CBA9532" w14:textId="77777777" w:rsidR="005C7FAD" w:rsidRDefault="005C7FAD" w:rsidP="005C7FAD">
            <w:pPr>
              <w:pStyle w:val="EngHang"/>
            </w:pPr>
            <w:r>
              <w:t>And honoured more</w:t>
            </w:r>
          </w:p>
          <w:p w14:paraId="3CFA7149" w14:textId="77777777" w:rsidR="005C7FAD" w:rsidRDefault="005C7FAD" w:rsidP="005C7FAD">
            <w:pPr>
              <w:pStyle w:val="EngHangEnd"/>
            </w:pPr>
            <w:r>
              <w:t>Than the prophets.</w:t>
            </w:r>
          </w:p>
        </w:tc>
        <w:tc>
          <w:tcPr>
            <w:tcW w:w="288" w:type="dxa"/>
          </w:tcPr>
          <w:p w14:paraId="6ED8DA5A" w14:textId="77777777" w:rsidR="005C7FAD" w:rsidRDefault="005C7FAD" w:rsidP="00E12666"/>
        </w:tc>
        <w:tc>
          <w:tcPr>
            <w:tcW w:w="288" w:type="dxa"/>
          </w:tcPr>
          <w:p w14:paraId="103DB0ED" w14:textId="77777777" w:rsidR="005C7FAD" w:rsidRDefault="005C7FAD" w:rsidP="00E12666">
            <w:pPr>
              <w:pStyle w:val="CopticCross"/>
            </w:pPr>
          </w:p>
        </w:tc>
        <w:tc>
          <w:tcPr>
            <w:tcW w:w="3960" w:type="dxa"/>
          </w:tcPr>
          <w:p w14:paraId="29B91BE3" w14:textId="77777777" w:rsidR="005C7FAD" w:rsidRDefault="005C7FAD" w:rsidP="009905E2">
            <w:pPr>
              <w:pStyle w:val="CopticVersemulti-line"/>
            </w:pPr>
            <w:r>
              <w:t>Ⲕϭⲟⲥⲓ ⲉ̀ⲙⲁϣⲱ:</w:t>
            </w:r>
          </w:p>
          <w:p w14:paraId="3D6F9840" w14:textId="77777777" w:rsidR="005C7FAD" w:rsidRDefault="005C7FAD" w:rsidP="009905E2">
            <w:pPr>
              <w:pStyle w:val="CopticVersemulti-line"/>
            </w:pPr>
            <w:r>
              <w:t>ⲉ̀ϩⲟⲧⲉ ⲛⲓⲡⲁⲧⲣⲓⲁⲣⲭⲏⲥ:</w:t>
            </w:r>
          </w:p>
          <w:p w14:paraId="7D309F58" w14:textId="77777777" w:rsidR="005C7FAD" w:rsidRDefault="005C7FAD" w:rsidP="009905E2">
            <w:pPr>
              <w:pStyle w:val="CopticVersemulti-line"/>
            </w:pPr>
            <w:r>
              <w:t>ⲕ̀ⲧⲁⲓⲏ̀ⲟⲩⲧ ⲛ̀ϩⲟⲩⲟ̀:</w:t>
            </w:r>
          </w:p>
          <w:p w14:paraId="4D5DF9D7" w14:textId="77777777" w:rsidR="005C7FAD" w:rsidRPr="005130A7" w:rsidRDefault="005C7FAD" w:rsidP="009905E2">
            <w:pPr>
              <w:pStyle w:val="CopticVerse"/>
            </w:pPr>
            <w:r>
              <w:t>ⲛⲓⲡ̀ⲣⲟⲫⲏⲧⲏⲥ.</w:t>
            </w:r>
          </w:p>
        </w:tc>
      </w:tr>
      <w:tr w:rsidR="005C7FAD" w14:paraId="7FC971E4" w14:textId="77777777" w:rsidTr="00E12666">
        <w:trPr>
          <w:cantSplit/>
          <w:jc w:val="center"/>
        </w:trPr>
        <w:tc>
          <w:tcPr>
            <w:tcW w:w="288" w:type="dxa"/>
          </w:tcPr>
          <w:p w14:paraId="116EC6B1" w14:textId="77777777" w:rsidR="005C7FAD" w:rsidRDefault="005C7FAD" w:rsidP="00E12666">
            <w:pPr>
              <w:pStyle w:val="CopticCross"/>
            </w:pPr>
            <w:r w:rsidRPr="00FB5ACB">
              <w:t>¿</w:t>
            </w:r>
          </w:p>
        </w:tc>
        <w:tc>
          <w:tcPr>
            <w:tcW w:w="3960" w:type="dxa"/>
          </w:tcPr>
          <w:p w14:paraId="61C93D81" w14:textId="77777777" w:rsidR="005C7FAD" w:rsidRDefault="005C7FAD" w:rsidP="005C7FAD">
            <w:pPr>
              <w:pStyle w:val="EngHang"/>
            </w:pPr>
            <w:r>
              <w:t>You were naked</w:t>
            </w:r>
          </w:p>
          <w:p w14:paraId="00496977" w14:textId="77777777" w:rsidR="005C7FAD" w:rsidRDefault="005C7FAD" w:rsidP="005C7FAD">
            <w:pPr>
              <w:pStyle w:val="EngHang"/>
            </w:pPr>
            <w:r>
              <w:t>With the beasts;</w:t>
            </w:r>
          </w:p>
          <w:p w14:paraId="1B5FA76A" w14:textId="77777777" w:rsidR="005C7FAD" w:rsidRDefault="005C7FAD" w:rsidP="005C7FAD">
            <w:pPr>
              <w:pStyle w:val="EngHang"/>
            </w:pPr>
            <w:r>
              <w:t>You lead the multitude</w:t>
            </w:r>
          </w:p>
          <w:p w14:paraId="3FA6554A" w14:textId="77777777" w:rsidR="005C7FAD" w:rsidRDefault="005C7FAD" w:rsidP="005C7FAD">
            <w:pPr>
              <w:pStyle w:val="EngHangEnd"/>
            </w:pPr>
            <w:r>
              <w:t>To the upright Way.</w:t>
            </w:r>
          </w:p>
        </w:tc>
        <w:tc>
          <w:tcPr>
            <w:tcW w:w="288" w:type="dxa"/>
          </w:tcPr>
          <w:p w14:paraId="6B22E08E" w14:textId="77777777" w:rsidR="005C7FAD" w:rsidRDefault="005C7FAD" w:rsidP="00E12666"/>
        </w:tc>
        <w:tc>
          <w:tcPr>
            <w:tcW w:w="288" w:type="dxa"/>
          </w:tcPr>
          <w:p w14:paraId="340D9E46" w14:textId="77777777" w:rsidR="005C7FAD" w:rsidRDefault="005C7FAD" w:rsidP="00E12666">
            <w:pPr>
              <w:pStyle w:val="CopticCross"/>
            </w:pPr>
            <w:r w:rsidRPr="00FB5ACB">
              <w:t>¿</w:t>
            </w:r>
          </w:p>
        </w:tc>
        <w:tc>
          <w:tcPr>
            <w:tcW w:w="3960" w:type="dxa"/>
          </w:tcPr>
          <w:p w14:paraId="097DB27C" w14:textId="77777777" w:rsidR="005C7FAD" w:rsidRDefault="005C7FAD" w:rsidP="009905E2">
            <w:pPr>
              <w:pStyle w:val="CopticVersemulti-line"/>
            </w:pPr>
            <w:r>
              <w:t>Ⲗⲟⲓⲡⲟⲛ ⲅⲁⲣ ⲛⲁⲕⲃⲏϣ:</w:t>
            </w:r>
          </w:p>
          <w:p w14:paraId="3634E45D" w14:textId="77777777" w:rsidR="005C7FAD" w:rsidRDefault="005C7FAD" w:rsidP="009905E2">
            <w:pPr>
              <w:pStyle w:val="CopticVersemulti-line"/>
            </w:pPr>
            <w:r>
              <w:t>ⲛⲉⲙ ⲛⲓⲑⲏⲣⲓⲟⲛ:</w:t>
            </w:r>
          </w:p>
          <w:p w14:paraId="262988CC" w14:textId="77777777" w:rsidR="005C7FAD" w:rsidRDefault="005C7FAD" w:rsidP="009905E2">
            <w:pPr>
              <w:pStyle w:val="CopticVersemulti-line"/>
            </w:pPr>
            <w:r>
              <w:t>ⲁⲕϭⲓⲙⲱⲓⲧ ⲛ̀ⲛⲓⲙⲏϣ:</w:t>
            </w:r>
          </w:p>
          <w:p w14:paraId="2271B8C0" w14:textId="77777777" w:rsidR="005C7FAD" w:rsidRPr="005130A7" w:rsidRDefault="005C7FAD" w:rsidP="009905E2">
            <w:pPr>
              <w:pStyle w:val="CopticVerse"/>
            </w:pPr>
            <w:r>
              <w:t>ⲉ̀ⲡⲓⲙⲱⲓⲧ ⲉⲧⲥⲟⲩⲧⲱⲛ.</w:t>
            </w:r>
          </w:p>
        </w:tc>
      </w:tr>
      <w:tr w:rsidR="005C7FAD" w14:paraId="28426724" w14:textId="77777777" w:rsidTr="00E12666">
        <w:trPr>
          <w:cantSplit/>
          <w:jc w:val="center"/>
        </w:trPr>
        <w:tc>
          <w:tcPr>
            <w:tcW w:w="288" w:type="dxa"/>
          </w:tcPr>
          <w:p w14:paraId="6E23375B" w14:textId="77777777" w:rsidR="005C7FAD" w:rsidRDefault="005C7FAD" w:rsidP="00E12666">
            <w:pPr>
              <w:pStyle w:val="CopticCross"/>
            </w:pPr>
            <w:r w:rsidRPr="00FB5ACB">
              <w:t>¿</w:t>
            </w:r>
          </w:p>
        </w:tc>
        <w:tc>
          <w:tcPr>
            <w:tcW w:w="3960" w:type="dxa"/>
          </w:tcPr>
          <w:p w14:paraId="580F7DE4" w14:textId="77777777" w:rsidR="005C7FAD" w:rsidRDefault="005C7FAD" w:rsidP="005C7FAD">
            <w:pPr>
              <w:pStyle w:val="EngHang"/>
            </w:pPr>
            <w:r>
              <w:t>There were none</w:t>
            </w:r>
          </w:p>
          <w:p w14:paraId="655D79F4" w14:textId="77777777" w:rsidR="005C7FAD" w:rsidRDefault="005C7FAD" w:rsidP="005C7FAD">
            <w:pPr>
              <w:pStyle w:val="EngHang"/>
            </w:pPr>
            <w:r>
              <w:t>Like you;</w:t>
            </w:r>
          </w:p>
          <w:p w14:paraId="4E1C7595" w14:textId="77777777" w:rsidR="005C7FAD" w:rsidRDefault="005C7FAD" w:rsidP="005C7FAD">
            <w:pPr>
              <w:pStyle w:val="EngHang"/>
            </w:pPr>
            <w:r>
              <w:t>You loved asceticism</w:t>
            </w:r>
          </w:p>
          <w:p w14:paraId="34D7BD35" w14:textId="77777777" w:rsidR="005C7FAD" w:rsidRDefault="005C7FAD" w:rsidP="005C7FAD">
            <w:pPr>
              <w:pStyle w:val="EngHangEnd"/>
            </w:pPr>
            <w:r>
              <w:t>And put on sack-clothes</w:t>
            </w:r>
          </w:p>
        </w:tc>
        <w:tc>
          <w:tcPr>
            <w:tcW w:w="288" w:type="dxa"/>
          </w:tcPr>
          <w:p w14:paraId="53825931" w14:textId="77777777" w:rsidR="005C7FAD" w:rsidRDefault="005C7FAD" w:rsidP="00E12666"/>
        </w:tc>
        <w:tc>
          <w:tcPr>
            <w:tcW w:w="288" w:type="dxa"/>
          </w:tcPr>
          <w:p w14:paraId="4AA49CD1" w14:textId="77777777" w:rsidR="005C7FAD" w:rsidRDefault="005C7FAD" w:rsidP="00E12666">
            <w:pPr>
              <w:pStyle w:val="CopticCross"/>
            </w:pPr>
            <w:r w:rsidRPr="00FB5ACB">
              <w:t>¿</w:t>
            </w:r>
          </w:p>
        </w:tc>
        <w:tc>
          <w:tcPr>
            <w:tcW w:w="3960" w:type="dxa"/>
          </w:tcPr>
          <w:p w14:paraId="2820ECF9" w14:textId="77777777" w:rsidR="005C7FAD" w:rsidRDefault="005C7FAD" w:rsidP="009905E2">
            <w:pPr>
              <w:pStyle w:val="CopticVersemulti-line"/>
            </w:pPr>
            <w:r>
              <w:t>Ⲙⲡⲉ ⲟⲩⲟⲛ ⲧⲱⲛϥ:</w:t>
            </w:r>
          </w:p>
          <w:p w14:paraId="122FC747" w14:textId="77777777" w:rsidR="005C7FAD" w:rsidRDefault="005C7FAD" w:rsidP="009905E2">
            <w:pPr>
              <w:pStyle w:val="CopticVersemulti-line"/>
            </w:pPr>
            <w:r>
              <w:t>ⲉϥⲟ̀ⲛⲓ ⲙ̀ⲙⲟⲕ:</w:t>
            </w:r>
          </w:p>
          <w:p w14:paraId="4DFCB8D2" w14:textId="77777777" w:rsidR="005C7FAD" w:rsidRDefault="005C7FAD" w:rsidP="009905E2">
            <w:pPr>
              <w:pStyle w:val="CopticVersemulti-line"/>
            </w:pPr>
            <w:r>
              <w:t>ϫⲉ ⲁⲕⲙⲉⲛⲣⲉ ⲡⲓⲱⲣϥ:</w:t>
            </w:r>
          </w:p>
          <w:p w14:paraId="734B3BCF" w14:textId="77777777" w:rsidR="005C7FAD" w:rsidRPr="005130A7" w:rsidRDefault="005C7FAD" w:rsidP="009905E2">
            <w:pPr>
              <w:pStyle w:val="CopticVerse"/>
            </w:pPr>
            <w:r>
              <w:t>ⲁⲕⲉⲣⲫⲟⲣⲓⲛ ⲛ̀ⲟⲩⲥⲟⲕ.</w:t>
            </w:r>
          </w:p>
        </w:tc>
      </w:tr>
      <w:tr w:rsidR="005C7FAD" w14:paraId="3C385D06" w14:textId="77777777" w:rsidTr="00E12666">
        <w:trPr>
          <w:cantSplit/>
          <w:jc w:val="center"/>
        </w:trPr>
        <w:tc>
          <w:tcPr>
            <w:tcW w:w="288" w:type="dxa"/>
          </w:tcPr>
          <w:p w14:paraId="167B9C22" w14:textId="77777777" w:rsidR="005C7FAD" w:rsidRDefault="005C7FAD" w:rsidP="00E12666">
            <w:pPr>
              <w:pStyle w:val="CopticCross"/>
            </w:pPr>
          </w:p>
        </w:tc>
        <w:tc>
          <w:tcPr>
            <w:tcW w:w="3960" w:type="dxa"/>
          </w:tcPr>
          <w:p w14:paraId="1F2185D7" w14:textId="77777777" w:rsidR="005C7FAD" w:rsidRDefault="005C7FAD" w:rsidP="005C7FAD">
            <w:pPr>
              <w:pStyle w:val="EngHang"/>
            </w:pPr>
            <w:r>
              <w:t>You are a prophet.</w:t>
            </w:r>
          </w:p>
          <w:p w14:paraId="64185980" w14:textId="77777777" w:rsidR="005C7FAD" w:rsidRDefault="005C7FAD" w:rsidP="005C7FAD">
            <w:pPr>
              <w:pStyle w:val="EngHang"/>
            </w:pPr>
            <w:r>
              <w:t>You are an Apostle.</w:t>
            </w:r>
          </w:p>
          <w:p w14:paraId="152E7FE2" w14:textId="77777777" w:rsidR="005C7FAD" w:rsidRDefault="005C7FAD" w:rsidP="005C7FAD">
            <w:pPr>
              <w:pStyle w:val="EngHang"/>
            </w:pPr>
            <w:r>
              <w:t>You are an anchorite.</w:t>
            </w:r>
          </w:p>
          <w:p w14:paraId="33ECC8A9" w14:textId="77777777" w:rsidR="005C7FAD" w:rsidRDefault="005C7FAD" w:rsidP="005C7FAD">
            <w:pPr>
              <w:pStyle w:val="EngHangEnd"/>
            </w:pPr>
            <w:r>
              <w:t>You are a martyr.</w:t>
            </w:r>
          </w:p>
        </w:tc>
        <w:tc>
          <w:tcPr>
            <w:tcW w:w="288" w:type="dxa"/>
          </w:tcPr>
          <w:p w14:paraId="1DDAC0C8" w14:textId="77777777" w:rsidR="005C7FAD" w:rsidRDefault="005C7FAD" w:rsidP="00E12666"/>
        </w:tc>
        <w:tc>
          <w:tcPr>
            <w:tcW w:w="288" w:type="dxa"/>
          </w:tcPr>
          <w:p w14:paraId="6C2273C6" w14:textId="77777777" w:rsidR="005C7FAD" w:rsidRDefault="005C7FAD" w:rsidP="00E12666">
            <w:pPr>
              <w:pStyle w:val="CopticCross"/>
            </w:pPr>
          </w:p>
        </w:tc>
        <w:tc>
          <w:tcPr>
            <w:tcW w:w="3960" w:type="dxa"/>
          </w:tcPr>
          <w:p w14:paraId="00C058D6" w14:textId="77777777" w:rsidR="005C7FAD" w:rsidRDefault="005C7FAD" w:rsidP="009905E2">
            <w:pPr>
              <w:pStyle w:val="CopticVersemulti-line"/>
            </w:pPr>
            <w:r>
              <w:t>Ⲛⲑⲟⲕ ⲟⲩⲡ̀ⲣⲟⲫⲏⲧⲏⲥ:</w:t>
            </w:r>
          </w:p>
          <w:p w14:paraId="6E1CBE6A" w14:textId="77777777" w:rsidR="005C7FAD" w:rsidRDefault="005C7FAD" w:rsidP="009905E2">
            <w:pPr>
              <w:pStyle w:val="CopticVersemulti-line"/>
            </w:pPr>
            <w:r>
              <w:t>ⲛ̀ⲑⲟⲕ ⲟⲩⲁ̀ⲡⲟⲥⲧⲟⲗⲟⲥ:</w:t>
            </w:r>
          </w:p>
          <w:p w14:paraId="5FC1DCF2" w14:textId="77777777" w:rsidR="005C7FAD" w:rsidRDefault="005C7FAD" w:rsidP="009905E2">
            <w:pPr>
              <w:pStyle w:val="CopticVersemulti-line"/>
            </w:pPr>
            <w:r>
              <w:t>ⲛ̀ⲑⲟⲕ ⲟⲩⲁ̀ⲛⲁⲭⲱⲣⲓⲧⲏⲥ:</w:t>
            </w:r>
          </w:p>
          <w:p w14:paraId="2B461FA2" w14:textId="77777777" w:rsidR="005C7FAD" w:rsidRPr="005130A7" w:rsidRDefault="005C7FAD" w:rsidP="009905E2">
            <w:pPr>
              <w:pStyle w:val="CopticVerse"/>
            </w:pPr>
            <w:r>
              <w:t>ⲛ̀ⲑⲟⲕ ⲟⲩⲙⲁⲣⲧⲩⲣⲟⲥ.</w:t>
            </w:r>
          </w:p>
        </w:tc>
      </w:tr>
      <w:tr w:rsidR="005C7FAD" w14:paraId="555EA40A" w14:textId="77777777" w:rsidTr="00E12666">
        <w:trPr>
          <w:cantSplit/>
          <w:jc w:val="center"/>
        </w:trPr>
        <w:tc>
          <w:tcPr>
            <w:tcW w:w="288" w:type="dxa"/>
          </w:tcPr>
          <w:p w14:paraId="59557A7B" w14:textId="77777777" w:rsidR="005C7FAD" w:rsidRDefault="005C7FAD" w:rsidP="00E12666">
            <w:pPr>
              <w:pStyle w:val="CopticCross"/>
            </w:pPr>
          </w:p>
        </w:tc>
        <w:tc>
          <w:tcPr>
            <w:tcW w:w="3960" w:type="dxa"/>
          </w:tcPr>
          <w:p w14:paraId="3F48AF94" w14:textId="77777777" w:rsidR="005C7FAD" w:rsidRDefault="005C7FAD" w:rsidP="005C7FAD">
            <w:pPr>
              <w:pStyle w:val="EngHang"/>
            </w:pPr>
            <w:r>
              <w:t>Your deeds adorned you,</w:t>
            </w:r>
          </w:p>
          <w:p w14:paraId="62849402" w14:textId="77777777" w:rsidR="005C7FAD" w:rsidRDefault="005C7FAD" w:rsidP="005C7FAD">
            <w:pPr>
              <w:pStyle w:val="EngHang"/>
            </w:pPr>
            <w:r>
              <w:t>For you are righteous,</w:t>
            </w:r>
          </w:p>
          <w:p w14:paraId="132F095D" w14:textId="77777777" w:rsidR="005C7FAD" w:rsidRDefault="005C7FAD" w:rsidP="005C7FAD">
            <w:pPr>
              <w:pStyle w:val="EngHang"/>
            </w:pPr>
            <w:r>
              <w:t>You became</w:t>
            </w:r>
          </w:p>
          <w:p w14:paraId="0E86F933" w14:textId="77777777" w:rsidR="005C7FAD" w:rsidRDefault="005C7FAD" w:rsidP="005C7FAD">
            <w:pPr>
              <w:pStyle w:val="EngHangEnd"/>
            </w:pPr>
            <w:r>
              <w:t>Like the angels.</w:t>
            </w:r>
          </w:p>
        </w:tc>
        <w:tc>
          <w:tcPr>
            <w:tcW w:w="288" w:type="dxa"/>
          </w:tcPr>
          <w:p w14:paraId="6B12C6C8" w14:textId="77777777" w:rsidR="005C7FAD" w:rsidRDefault="005C7FAD" w:rsidP="00E12666"/>
        </w:tc>
        <w:tc>
          <w:tcPr>
            <w:tcW w:w="288" w:type="dxa"/>
          </w:tcPr>
          <w:p w14:paraId="4A60DBC5" w14:textId="77777777" w:rsidR="005C7FAD" w:rsidRDefault="005C7FAD" w:rsidP="00E12666">
            <w:pPr>
              <w:pStyle w:val="CopticCross"/>
            </w:pPr>
          </w:p>
        </w:tc>
        <w:tc>
          <w:tcPr>
            <w:tcW w:w="3960" w:type="dxa"/>
          </w:tcPr>
          <w:p w14:paraId="00DBEAD0" w14:textId="77777777" w:rsidR="005C7FAD" w:rsidRDefault="005C7FAD" w:rsidP="009905E2">
            <w:pPr>
              <w:pStyle w:val="CopticVersemulti-line"/>
            </w:pPr>
            <w:r>
              <w:t>Ⲝⲥⲟⲗⲥⲉⲗ ϧⲉⲛ ⲛⲉⲕϩ̀ⲃⲏⲟⲩⲓ̀:</w:t>
            </w:r>
          </w:p>
          <w:p w14:paraId="0FCBE3AA" w14:textId="77777777" w:rsidR="005C7FAD" w:rsidRDefault="005C7FAD" w:rsidP="009905E2">
            <w:pPr>
              <w:pStyle w:val="CopticVersemulti-line"/>
            </w:pPr>
            <w:r>
              <w:t>ϫⲉ ⲛ̀ⲑⲟⲕ ⲟⲩⲇⲓⲕⲉⲟⲥ:</w:t>
            </w:r>
          </w:p>
          <w:p w14:paraId="1BE9A9C8" w14:textId="77777777" w:rsidR="005C7FAD" w:rsidRDefault="005C7FAD" w:rsidP="009905E2">
            <w:pPr>
              <w:pStyle w:val="CopticVersemulti-line"/>
            </w:pPr>
            <w:r>
              <w:t>ⲁⲕϣⲱⲡⲓ ⲕ̀ⲟ̀ⲛⲓ:</w:t>
            </w:r>
          </w:p>
          <w:p w14:paraId="6E232566" w14:textId="77777777" w:rsidR="005C7FAD" w:rsidRPr="005130A7" w:rsidRDefault="005C7FAD" w:rsidP="009905E2">
            <w:pPr>
              <w:pStyle w:val="CopticVerse"/>
            </w:pPr>
            <w:r>
              <w:t>ⲛ̀ⲛⲓⲁⲅⲅⲉⲗⲟⲥ.</w:t>
            </w:r>
          </w:p>
        </w:tc>
      </w:tr>
      <w:tr w:rsidR="005C7FAD" w14:paraId="1A399051" w14:textId="77777777" w:rsidTr="00E12666">
        <w:trPr>
          <w:cantSplit/>
          <w:jc w:val="center"/>
        </w:trPr>
        <w:tc>
          <w:tcPr>
            <w:tcW w:w="288" w:type="dxa"/>
          </w:tcPr>
          <w:p w14:paraId="2AC7FE1C" w14:textId="77777777" w:rsidR="005C7FAD" w:rsidRDefault="005C7FAD" w:rsidP="00E12666">
            <w:pPr>
              <w:pStyle w:val="CopticCross"/>
            </w:pPr>
            <w:r w:rsidRPr="00FB5ACB">
              <w:t>¿</w:t>
            </w:r>
          </w:p>
        </w:tc>
        <w:tc>
          <w:tcPr>
            <w:tcW w:w="3960" w:type="dxa"/>
          </w:tcPr>
          <w:p w14:paraId="556C2FEB" w14:textId="77777777" w:rsidR="005C7FAD" w:rsidRDefault="005C7FAD" w:rsidP="005C7FAD">
            <w:pPr>
              <w:pStyle w:val="EngHang"/>
            </w:pPr>
            <w:r>
              <w:t>And Malachi</w:t>
            </w:r>
          </w:p>
          <w:p w14:paraId="3277299B" w14:textId="77777777" w:rsidR="005C7FAD" w:rsidRDefault="005C7FAD" w:rsidP="005C7FAD">
            <w:pPr>
              <w:pStyle w:val="EngHang"/>
            </w:pPr>
            <w:r>
              <w:t>Identifies you:</w:t>
            </w:r>
          </w:p>
          <w:p w14:paraId="2083F3FB" w14:textId="77777777" w:rsidR="005C7FAD" w:rsidRDefault="005C7FAD" w:rsidP="005C7FAD">
            <w:pPr>
              <w:pStyle w:val="EngHang"/>
            </w:pPr>
            <w:r>
              <w:t>You are Elijah,</w:t>
            </w:r>
          </w:p>
          <w:p w14:paraId="0133A167" w14:textId="77777777" w:rsidR="005C7FAD" w:rsidRDefault="005C7FAD" w:rsidP="005C7FAD">
            <w:pPr>
              <w:pStyle w:val="EngHangEnd"/>
            </w:pPr>
            <w:r>
              <w:t>Coming in perfection</w:t>
            </w:r>
          </w:p>
        </w:tc>
        <w:tc>
          <w:tcPr>
            <w:tcW w:w="288" w:type="dxa"/>
          </w:tcPr>
          <w:p w14:paraId="34C3AF41" w14:textId="77777777" w:rsidR="005C7FAD" w:rsidRDefault="005C7FAD" w:rsidP="00E12666"/>
        </w:tc>
        <w:tc>
          <w:tcPr>
            <w:tcW w:w="288" w:type="dxa"/>
          </w:tcPr>
          <w:p w14:paraId="52272B5A" w14:textId="77777777" w:rsidR="005C7FAD" w:rsidRDefault="005C7FAD" w:rsidP="00E12666">
            <w:pPr>
              <w:pStyle w:val="CopticCross"/>
            </w:pPr>
            <w:r w:rsidRPr="00FB5ACB">
              <w:t>¿</w:t>
            </w:r>
          </w:p>
        </w:tc>
        <w:tc>
          <w:tcPr>
            <w:tcW w:w="3960" w:type="dxa"/>
          </w:tcPr>
          <w:p w14:paraId="43B6FFC3" w14:textId="77777777" w:rsidR="005C7FAD" w:rsidRDefault="005C7FAD" w:rsidP="009905E2">
            <w:pPr>
              <w:pStyle w:val="CopticVersemulti-line"/>
            </w:pPr>
            <w:r>
              <w:t>Ⲟⲩⲟϩ Ⲙⲁⲗⲭⲓⲁⲥ:</w:t>
            </w:r>
          </w:p>
          <w:p w14:paraId="5E7EB8C0" w14:textId="77777777" w:rsidR="005C7FAD" w:rsidRDefault="005C7FAD" w:rsidP="009905E2">
            <w:pPr>
              <w:pStyle w:val="CopticVersemulti-line"/>
            </w:pPr>
            <w:r>
              <w:t>ⲁϥⲙⲟⲩϯ ⲉ̀ⲣⲟⲕ:</w:t>
            </w:r>
          </w:p>
          <w:p w14:paraId="3E828095" w14:textId="77777777" w:rsidR="005C7FAD" w:rsidRDefault="005C7FAD" w:rsidP="009905E2">
            <w:pPr>
              <w:pStyle w:val="CopticVersemulti-line"/>
            </w:pPr>
            <w:r>
              <w:t>ϫⲉ ⲛ̀ⲑⲟⲕ ⲡⲓ Ⲏⲗⲓⲁⲥ:</w:t>
            </w:r>
          </w:p>
          <w:p w14:paraId="2F8B9E02" w14:textId="77777777" w:rsidR="005C7FAD" w:rsidRPr="005130A7" w:rsidRDefault="005C7FAD" w:rsidP="009905E2">
            <w:pPr>
              <w:pStyle w:val="CopticVerse"/>
            </w:pPr>
            <w:r>
              <w:t>ⲉⲑⲛⲏⲟⲩ ϧⲉⲛ ⲟⲩϫⲱⲕ.</w:t>
            </w:r>
          </w:p>
        </w:tc>
      </w:tr>
      <w:tr w:rsidR="005C7FAD" w14:paraId="010C6FB0" w14:textId="77777777" w:rsidTr="00E12666">
        <w:trPr>
          <w:cantSplit/>
          <w:jc w:val="center"/>
        </w:trPr>
        <w:tc>
          <w:tcPr>
            <w:tcW w:w="288" w:type="dxa"/>
          </w:tcPr>
          <w:p w14:paraId="2D6221E2" w14:textId="77777777" w:rsidR="005C7FAD" w:rsidRDefault="005C7FAD" w:rsidP="00E12666">
            <w:pPr>
              <w:pStyle w:val="CopticCross"/>
            </w:pPr>
            <w:r w:rsidRPr="00FB5ACB">
              <w:t>¿</w:t>
            </w:r>
          </w:p>
        </w:tc>
        <w:tc>
          <w:tcPr>
            <w:tcW w:w="3960" w:type="dxa"/>
          </w:tcPr>
          <w:p w14:paraId="28BAA642" w14:textId="77777777" w:rsidR="005C7FAD" w:rsidRDefault="005C7FAD" w:rsidP="005C7FAD">
            <w:pPr>
              <w:pStyle w:val="EngHang"/>
            </w:pPr>
            <w:r>
              <w:t>Christ your King,</w:t>
            </w:r>
          </w:p>
          <w:p w14:paraId="1B88EC93" w14:textId="77777777" w:rsidR="005C7FAD" w:rsidRDefault="005C7FAD" w:rsidP="005C7FAD">
            <w:pPr>
              <w:pStyle w:val="EngHang"/>
            </w:pPr>
            <w:r>
              <w:t>Said of you to the multitudes,</w:t>
            </w:r>
          </w:p>
          <w:p w14:paraId="6EE87886" w14:textId="77777777" w:rsidR="005C7FAD" w:rsidRDefault="005C7FAD" w:rsidP="005C7FAD">
            <w:pPr>
              <w:pStyle w:val="EngHang"/>
            </w:pPr>
            <w:r>
              <w:t>“He is greater</w:t>
            </w:r>
          </w:p>
          <w:p w14:paraId="6764A490" w14:textId="77777777" w:rsidR="005C7FAD" w:rsidRDefault="005C7FAD" w:rsidP="005C7FAD">
            <w:pPr>
              <w:pStyle w:val="EngHangEnd"/>
            </w:pPr>
            <w:r>
              <w:t>Than all the prophets.”</w:t>
            </w:r>
          </w:p>
        </w:tc>
        <w:tc>
          <w:tcPr>
            <w:tcW w:w="288" w:type="dxa"/>
          </w:tcPr>
          <w:p w14:paraId="1B0A1A22" w14:textId="77777777" w:rsidR="005C7FAD" w:rsidRDefault="005C7FAD" w:rsidP="00E12666"/>
        </w:tc>
        <w:tc>
          <w:tcPr>
            <w:tcW w:w="288" w:type="dxa"/>
          </w:tcPr>
          <w:p w14:paraId="6D993A74" w14:textId="77777777" w:rsidR="005C7FAD" w:rsidRDefault="005C7FAD" w:rsidP="00E12666">
            <w:pPr>
              <w:pStyle w:val="CopticCross"/>
            </w:pPr>
            <w:r w:rsidRPr="00FB5ACB">
              <w:t>¿</w:t>
            </w:r>
          </w:p>
        </w:tc>
        <w:tc>
          <w:tcPr>
            <w:tcW w:w="3960" w:type="dxa"/>
          </w:tcPr>
          <w:p w14:paraId="2A646582" w14:textId="77777777" w:rsidR="005C7FAD" w:rsidRDefault="005C7FAD" w:rsidP="009905E2">
            <w:pPr>
              <w:pStyle w:val="CopticVersemulti-line"/>
            </w:pPr>
            <w:r>
              <w:t>Ⲡⲭ̄ⲥ̄ ⲡⲉⲕⲞⲩⲣⲟ:</w:t>
            </w:r>
          </w:p>
          <w:p w14:paraId="6896FF52" w14:textId="77777777" w:rsidR="005C7FAD" w:rsidRDefault="005C7FAD" w:rsidP="009905E2">
            <w:pPr>
              <w:pStyle w:val="CopticVersemulti-line"/>
            </w:pPr>
            <w:r>
              <w:t>ⲁϥϫⲟⲥ ⲙ̀ⲛⲓⲙⲏϣ:</w:t>
            </w:r>
          </w:p>
          <w:p w14:paraId="03CDD77E" w14:textId="77777777" w:rsidR="005C7FAD" w:rsidRDefault="005C7FAD" w:rsidP="009905E2">
            <w:pPr>
              <w:pStyle w:val="CopticVersemulti-line"/>
            </w:pPr>
            <w:r>
              <w:t>ϫⲉ ⲛ̀ⲑⲟⲕ ⲟⲩϩⲟⲩⲟ̀:</w:t>
            </w:r>
          </w:p>
          <w:p w14:paraId="0AD0A311" w14:textId="77777777" w:rsidR="005C7FAD" w:rsidRPr="005130A7" w:rsidRDefault="005C7FAD" w:rsidP="009905E2">
            <w:pPr>
              <w:pStyle w:val="CopticVerse"/>
            </w:pPr>
            <w:r>
              <w:t>ⲙ̀ⲡ̀ⲣⲟⲫⲏⲧⲏⲥ.</w:t>
            </w:r>
          </w:p>
        </w:tc>
      </w:tr>
      <w:tr w:rsidR="005C7FAD" w14:paraId="63F7400E" w14:textId="77777777" w:rsidTr="00E12666">
        <w:trPr>
          <w:cantSplit/>
          <w:jc w:val="center"/>
        </w:trPr>
        <w:tc>
          <w:tcPr>
            <w:tcW w:w="288" w:type="dxa"/>
          </w:tcPr>
          <w:p w14:paraId="5525625E" w14:textId="77777777" w:rsidR="005C7FAD" w:rsidRDefault="005C7FAD" w:rsidP="00E12666">
            <w:pPr>
              <w:pStyle w:val="CopticCross"/>
            </w:pPr>
          </w:p>
        </w:tc>
        <w:tc>
          <w:tcPr>
            <w:tcW w:w="3960" w:type="dxa"/>
          </w:tcPr>
          <w:p w14:paraId="163B892B" w14:textId="77777777" w:rsidR="005C7FAD" w:rsidRDefault="005C7FAD" w:rsidP="005C7FAD">
            <w:pPr>
              <w:pStyle w:val="EngHang"/>
            </w:pPr>
            <w:r>
              <w:t>The lips of Zacharias</w:t>
            </w:r>
          </w:p>
          <w:p w14:paraId="0509ED79" w14:textId="77777777" w:rsidR="005C7FAD" w:rsidRDefault="005C7FAD" w:rsidP="005C7FAD">
            <w:pPr>
              <w:pStyle w:val="EngHang"/>
            </w:pPr>
            <w:r>
              <w:t>Witnessed to us</w:t>
            </w:r>
          </w:p>
          <w:p w14:paraId="68E7ECEF" w14:textId="77777777" w:rsidR="005C7FAD" w:rsidRDefault="005C7FAD" w:rsidP="005C7FAD">
            <w:pPr>
              <w:pStyle w:val="EngHang"/>
            </w:pPr>
            <w:r>
              <w:t>When his lounge was loosed</w:t>
            </w:r>
          </w:p>
          <w:p w14:paraId="24796C96" w14:textId="77777777" w:rsidR="005C7FAD" w:rsidRDefault="005C7FAD" w:rsidP="005C7FAD">
            <w:pPr>
              <w:pStyle w:val="EngHangEnd"/>
            </w:pPr>
            <w:r>
              <w:t>After he wrote your name.</w:t>
            </w:r>
          </w:p>
        </w:tc>
        <w:tc>
          <w:tcPr>
            <w:tcW w:w="288" w:type="dxa"/>
          </w:tcPr>
          <w:p w14:paraId="61476F36" w14:textId="77777777" w:rsidR="005C7FAD" w:rsidRDefault="005C7FAD" w:rsidP="00E12666"/>
        </w:tc>
        <w:tc>
          <w:tcPr>
            <w:tcW w:w="288" w:type="dxa"/>
          </w:tcPr>
          <w:p w14:paraId="0C8257B7" w14:textId="77777777" w:rsidR="005C7FAD" w:rsidRDefault="005C7FAD" w:rsidP="00E12666">
            <w:pPr>
              <w:pStyle w:val="CopticCross"/>
            </w:pPr>
          </w:p>
        </w:tc>
        <w:tc>
          <w:tcPr>
            <w:tcW w:w="3960" w:type="dxa"/>
          </w:tcPr>
          <w:p w14:paraId="7F6BCCEF" w14:textId="77777777" w:rsidR="005C7FAD" w:rsidRDefault="005C7FAD" w:rsidP="009905E2">
            <w:pPr>
              <w:pStyle w:val="CopticVersemulti-line"/>
            </w:pPr>
            <w:r>
              <w:t>Ⲣⲱϥ ⲛ̀Ⲍⲁⲭⲁⲣⲓⲁⲥ:</w:t>
            </w:r>
          </w:p>
          <w:p w14:paraId="65A1FBA3" w14:textId="77777777" w:rsidR="005C7FAD" w:rsidRDefault="005C7FAD" w:rsidP="009905E2">
            <w:pPr>
              <w:pStyle w:val="CopticVersemulti-line"/>
            </w:pPr>
            <w:r>
              <w:t>ⲁϥⲉⲣⲙⲉⲑⲣⲉ ⲛⲁⲛ:</w:t>
            </w:r>
          </w:p>
          <w:p w14:paraId="123F7E26" w14:textId="77777777" w:rsidR="005C7FAD" w:rsidRDefault="005C7FAD" w:rsidP="009905E2">
            <w:pPr>
              <w:pStyle w:val="CopticVersemulti-line"/>
            </w:pPr>
            <w:r>
              <w:t>ⲉⲧⲁϥⲥⲁϫⲓ ⲛ̀ϫⲉ ⲡⲉϥⲗⲁⲥ:</w:t>
            </w:r>
          </w:p>
          <w:p w14:paraId="28D73ACB" w14:textId="77777777" w:rsidR="005C7FAD" w:rsidRPr="005130A7" w:rsidRDefault="005C7FAD" w:rsidP="009905E2">
            <w:pPr>
              <w:pStyle w:val="CopticVerse"/>
            </w:pPr>
            <w:r>
              <w:t>ⲉ̀ⲧⲁϥⲥ̀ϧⲁⲓ ⲙ̀ⲡⲉⲕⲣⲁⲛ.</w:t>
            </w:r>
          </w:p>
        </w:tc>
      </w:tr>
      <w:tr w:rsidR="005C7FAD" w14:paraId="5304CDA8" w14:textId="77777777" w:rsidTr="00E12666">
        <w:trPr>
          <w:cantSplit/>
          <w:jc w:val="center"/>
        </w:trPr>
        <w:tc>
          <w:tcPr>
            <w:tcW w:w="288" w:type="dxa"/>
          </w:tcPr>
          <w:p w14:paraId="1F614FC6" w14:textId="77777777" w:rsidR="005C7FAD" w:rsidRDefault="005C7FAD" w:rsidP="00E12666">
            <w:pPr>
              <w:pStyle w:val="CopticCross"/>
            </w:pPr>
          </w:p>
        </w:tc>
        <w:tc>
          <w:tcPr>
            <w:tcW w:w="3960" w:type="dxa"/>
          </w:tcPr>
          <w:p w14:paraId="733E2DFA" w14:textId="77777777" w:rsidR="005C7FAD" w:rsidRDefault="005C7FAD" w:rsidP="005C7FAD">
            <w:pPr>
              <w:pStyle w:val="EngHang"/>
            </w:pPr>
            <w:r>
              <w:t>Yes, we ask you</w:t>
            </w:r>
          </w:p>
          <w:p w14:paraId="3376C1DD" w14:textId="77777777" w:rsidR="005C7FAD" w:rsidRDefault="005C7FAD" w:rsidP="005C7FAD">
            <w:pPr>
              <w:pStyle w:val="EngHang"/>
            </w:pPr>
            <w:r>
              <w:t>To pray for us</w:t>
            </w:r>
          </w:p>
          <w:p w14:paraId="6DF80071" w14:textId="77777777" w:rsidR="005C7FAD" w:rsidRDefault="005C7FAD" w:rsidP="005C7FAD">
            <w:pPr>
              <w:pStyle w:val="EngHang"/>
            </w:pPr>
            <w:r>
              <w:t>To your Creator,</w:t>
            </w:r>
          </w:p>
          <w:p w14:paraId="5E35E1FD" w14:textId="77777777" w:rsidR="005C7FAD" w:rsidRDefault="005C7FAD" w:rsidP="005C7FAD">
            <w:pPr>
              <w:pStyle w:val="EngHangEnd"/>
            </w:pPr>
            <w:r>
              <w:t>To have mercy on us,</w:t>
            </w:r>
          </w:p>
        </w:tc>
        <w:tc>
          <w:tcPr>
            <w:tcW w:w="288" w:type="dxa"/>
          </w:tcPr>
          <w:p w14:paraId="542B9953" w14:textId="77777777" w:rsidR="005C7FAD" w:rsidRDefault="005C7FAD" w:rsidP="00E12666"/>
        </w:tc>
        <w:tc>
          <w:tcPr>
            <w:tcW w:w="288" w:type="dxa"/>
          </w:tcPr>
          <w:p w14:paraId="27A5ED01" w14:textId="77777777" w:rsidR="005C7FAD" w:rsidRDefault="005C7FAD" w:rsidP="00E12666">
            <w:pPr>
              <w:pStyle w:val="CopticCross"/>
            </w:pPr>
          </w:p>
        </w:tc>
        <w:tc>
          <w:tcPr>
            <w:tcW w:w="3960" w:type="dxa"/>
          </w:tcPr>
          <w:p w14:paraId="23820FC3" w14:textId="77777777" w:rsidR="005C7FAD" w:rsidRDefault="005C7FAD" w:rsidP="009905E2">
            <w:pPr>
              <w:pStyle w:val="CopticVersemulti-line"/>
            </w:pPr>
            <w:r>
              <w:t>Ⲥⲉ ⲧⲉⲛϯϩⲟ ⲉ̀ⲣⲟⲕ:</w:t>
            </w:r>
          </w:p>
          <w:p w14:paraId="4FA381DB" w14:textId="77777777" w:rsidR="005C7FAD" w:rsidRDefault="005C7FAD" w:rsidP="009905E2">
            <w:pPr>
              <w:pStyle w:val="CopticVersemulti-line"/>
            </w:pPr>
            <w:r>
              <w:t>ⲉⲑⲡⲉⲕⲧⲱⲃϩ ⲉ̀ϫⲱⲛ:</w:t>
            </w:r>
          </w:p>
          <w:p w14:paraId="4EB99C7A" w14:textId="77777777" w:rsidR="005C7FAD" w:rsidRDefault="005C7FAD" w:rsidP="009905E2">
            <w:pPr>
              <w:pStyle w:val="CopticVersemulti-line"/>
            </w:pPr>
            <w:r>
              <w:t>ⲛⲁϩⲣⲉⲛ ⲫⲏⲉ̀ⲧⲁϥⲑⲁⲙⲓⲟⲕ:</w:t>
            </w:r>
          </w:p>
          <w:p w14:paraId="41B4E011" w14:textId="77777777" w:rsidR="005C7FAD" w:rsidRPr="005130A7" w:rsidRDefault="005C7FAD" w:rsidP="009905E2">
            <w:pPr>
              <w:pStyle w:val="CopticVerse"/>
            </w:pPr>
            <w:r>
              <w:t>ⲉⲑⲣⲉϥϣⲉⲛϩⲏⲧ ϧⲁⲣⲟⲛ.</w:t>
            </w:r>
          </w:p>
        </w:tc>
      </w:tr>
      <w:tr w:rsidR="005C7FAD" w14:paraId="616F8607" w14:textId="77777777" w:rsidTr="00E12666">
        <w:trPr>
          <w:cantSplit/>
          <w:jc w:val="center"/>
        </w:trPr>
        <w:tc>
          <w:tcPr>
            <w:tcW w:w="288" w:type="dxa"/>
          </w:tcPr>
          <w:p w14:paraId="7A528BEE" w14:textId="77777777" w:rsidR="005C7FAD" w:rsidRDefault="005C7FAD" w:rsidP="00E12666">
            <w:pPr>
              <w:pStyle w:val="CopticCross"/>
            </w:pPr>
            <w:r w:rsidRPr="00FB5ACB">
              <w:t>¿</w:t>
            </w:r>
          </w:p>
        </w:tc>
        <w:tc>
          <w:tcPr>
            <w:tcW w:w="3960" w:type="dxa"/>
          </w:tcPr>
          <w:p w14:paraId="4BCF2ADD" w14:textId="77777777" w:rsidR="005C7FAD" w:rsidRDefault="005C7FAD" w:rsidP="005C7FAD">
            <w:pPr>
              <w:pStyle w:val="EngHang"/>
            </w:pPr>
            <w:r>
              <w:t>And to lift up the pains</w:t>
            </w:r>
          </w:p>
          <w:p w14:paraId="65AC2E6F" w14:textId="77777777" w:rsidR="005C7FAD" w:rsidRDefault="005C7FAD" w:rsidP="005C7FAD">
            <w:pPr>
              <w:pStyle w:val="EngHang"/>
            </w:pPr>
            <w:r>
              <w:t>From His people,</w:t>
            </w:r>
          </w:p>
          <w:p w14:paraId="197E4379" w14:textId="77777777" w:rsidR="005C7FAD" w:rsidRDefault="005C7FAD" w:rsidP="005C7FAD">
            <w:pPr>
              <w:pStyle w:val="EngHang"/>
            </w:pPr>
            <w:r>
              <w:t>And to look down from above</w:t>
            </w:r>
          </w:p>
          <w:p w14:paraId="1BEF490F" w14:textId="77777777" w:rsidR="005C7FAD" w:rsidRPr="0078672A" w:rsidRDefault="005C7FAD" w:rsidP="005C7FAD">
            <w:pPr>
              <w:pStyle w:val="EngHangEnd"/>
            </w:pPr>
            <w:r>
              <w:t>With the eyes of His goodness.</w:t>
            </w:r>
          </w:p>
        </w:tc>
        <w:tc>
          <w:tcPr>
            <w:tcW w:w="288" w:type="dxa"/>
          </w:tcPr>
          <w:p w14:paraId="45D27E98" w14:textId="77777777" w:rsidR="005C7FAD" w:rsidRDefault="005C7FAD" w:rsidP="00E12666"/>
        </w:tc>
        <w:tc>
          <w:tcPr>
            <w:tcW w:w="288" w:type="dxa"/>
          </w:tcPr>
          <w:p w14:paraId="374F6543" w14:textId="77777777" w:rsidR="005C7FAD" w:rsidRDefault="005C7FAD" w:rsidP="00E12666">
            <w:pPr>
              <w:pStyle w:val="CopticCross"/>
            </w:pPr>
            <w:r w:rsidRPr="00FB5ACB">
              <w:t>¿</w:t>
            </w:r>
          </w:p>
        </w:tc>
        <w:tc>
          <w:tcPr>
            <w:tcW w:w="3960" w:type="dxa"/>
          </w:tcPr>
          <w:p w14:paraId="7BEC7F39" w14:textId="77777777" w:rsidR="005C7FAD" w:rsidRDefault="005C7FAD" w:rsidP="009905E2">
            <w:pPr>
              <w:pStyle w:val="CopticVersemulti-line"/>
            </w:pPr>
            <w:r>
              <w:t>Ⲧⲉϥⲱ̀ⲗⲓ ⲛ̀ⲛⲓϧⲓⲥⲓ:</w:t>
            </w:r>
          </w:p>
          <w:p w14:paraId="3AD99D47" w14:textId="77777777" w:rsidR="005C7FAD" w:rsidRDefault="005C7FAD" w:rsidP="009905E2">
            <w:pPr>
              <w:pStyle w:val="CopticVersemulti-line"/>
            </w:pPr>
            <w:r>
              <w:t>ⲉ̀ⲃⲟⲗϩⲁ ⲡⲉϥⲗⲁⲟⲥ:</w:t>
            </w:r>
          </w:p>
          <w:p w14:paraId="4973721A" w14:textId="77777777" w:rsidR="005C7FAD" w:rsidRDefault="005C7FAD" w:rsidP="009905E2">
            <w:pPr>
              <w:pStyle w:val="CopticVersemulti-line"/>
            </w:pPr>
            <w:r>
              <w:t>ⲛ̀ⲧⲉϥϫⲟⲩϣⲧ ⲉ̀ⲃⲟⲗϧⲉⲛ ⲡ̀ϭⲓⲥⲓ:</w:t>
            </w:r>
          </w:p>
          <w:p w14:paraId="6CED29F5" w14:textId="77777777" w:rsidR="005C7FAD" w:rsidRPr="005130A7" w:rsidRDefault="005C7FAD" w:rsidP="009905E2">
            <w:pPr>
              <w:pStyle w:val="CopticVerse"/>
            </w:pPr>
            <w:r>
              <w:t>ϧⲉⲛ ⲫ̀ⲃⲁⲗ ⲛ̀ⲧⲉ ⲧⲉϥⲙⲉⲧⲭ̀ⲣⲏⲥⲧⲟⲥ.</w:t>
            </w:r>
          </w:p>
        </w:tc>
      </w:tr>
      <w:tr w:rsidR="005C7FAD" w14:paraId="1A89C123" w14:textId="77777777" w:rsidTr="00E12666">
        <w:trPr>
          <w:cantSplit/>
          <w:jc w:val="center"/>
        </w:trPr>
        <w:tc>
          <w:tcPr>
            <w:tcW w:w="288" w:type="dxa"/>
          </w:tcPr>
          <w:p w14:paraId="0E759549" w14:textId="77777777" w:rsidR="005C7FAD" w:rsidRDefault="005C7FAD" w:rsidP="00E12666">
            <w:pPr>
              <w:pStyle w:val="CopticCross"/>
            </w:pPr>
            <w:r w:rsidRPr="00FB5ACB">
              <w:lastRenderedPageBreak/>
              <w:t>¿</w:t>
            </w:r>
          </w:p>
        </w:tc>
        <w:tc>
          <w:tcPr>
            <w:tcW w:w="3960" w:type="dxa"/>
          </w:tcPr>
          <w:p w14:paraId="4FECC3B9" w14:textId="77777777" w:rsidR="005C7FAD" w:rsidRDefault="005C7FAD" w:rsidP="005C7FAD">
            <w:pPr>
              <w:pStyle w:val="EngHang"/>
            </w:pPr>
            <w:r>
              <w:t>On account of Your mercy,</w:t>
            </w:r>
          </w:p>
          <w:p w14:paraId="491D5E82" w14:textId="77777777" w:rsidR="005C7FAD" w:rsidRDefault="005C7FAD" w:rsidP="005C7FAD">
            <w:pPr>
              <w:pStyle w:val="EngHang"/>
            </w:pPr>
            <w:r>
              <w:t>Forsake us not,</w:t>
            </w:r>
          </w:p>
          <w:p w14:paraId="06BF73F4" w14:textId="77777777" w:rsidR="005C7FAD" w:rsidRDefault="005C7FAD" w:rsidP="005C7FAD">
            <w:pPr>
              <w:pStyle w:val="EngHang"/>
            </w:pPr>
            <w:r>
              <w:t>O God of our salvation,</w:t>
            </w:r>
          </w:p>
          <w:p w14:paraId="79CFF921" w14:textId="77777777" w:rsidR="005C7FAD" w:rsidRDefault="005C7FAD" w:rsidP="005C7FAD">
            <w:pPr>
              <w:pStyle w:val="EngHangEnd"/>
            </w:pPr>
            <w:r>
              <w:t>But accept us unto You.</w:t>
            </w:r>
          </w:p>
        </w:tc>
        <w:tc>
          <w:tcPr>
            <w:tcW w:w="288" w:type="dxa"/>
          </w:tcPr>
          <w:p w14:paraId="3A956E9C" w14:textId="77777777" w:rsidR="005C7FAD" w:rsidRDefault="005C7FAD" w:rsidP="00E12666"/>
        </w:tc>
        <w:tc>
          <w:tcPr>
            <w:tcW w:w="288" w:type="dxa"/>
          </w:tcPr>
          <w:p w14:paraId="11C127D3" w14:textId="77777777" w:rsidR="005C7FAD" w:rsidRDefault="005C7FAD" w:rsidP="00E12666">
            <w:pPr>
              <w:pStyle w:val="CopticCross"/>
            </w:pPr>
            <w:r w:rsidRPr="00FB5ACB">
              <w:t>¿</w:t>
            </w:r>
          </w:p>
        </w:tc>
        <w:tc>
          <w:tcPr>
            <w:tcW w:w="3960" w:type="dxa"/>
          </w:tcPr>
          <w:p w14:paraId="3A217244" w14:textId="77777777" w:rsidR="005C7FAD" w:rsidRDefault="005C7FAD" w:rsidP="009905E2">
            <w:pPr>
              <w:pStyle w:val="CopticVersemulti-line"/>
            </w:pPr>
            <w:r>
              <w:t>Ⲩⲡⲉⲣ ⲙ̀ⲡⲉⲕⲛⲁⲓ:</w:t>
            </w:r>
          </w:p>
          <w:p w14:paraId="30295F6A" w14:textId="77777777" w:rsidR="005C7FAD" w:rsidRDefault="005C7FAD" w:rsidP="009905E2">
            <w:pPr>
              <w:pStyle w:val="CopticVersemulti-line"/>
            </w:pPr>
            <w:r>
              <w:t>ⲙ̀ⲡⲉⲣⲭⲁⲛ Ⲛⲥⲱⲕ:</w:t>
            </w:r>
          </w:p>
          <w:p w14:paraId="3E3E2EA3" w14:textId="77777777" w:rsidR="005C7FAD" w:rsidRDefault="005C7FAD" w:rsidP="009905E2">
            <w:pPr>
              <w:pStyle w:val="CopticVersemulti-line"/>
            </w:pPr>
            <w:r>
              <w:t>Ⲫϯ ⲛ̀ⲧⲉ ⲡⲉⲛⲟⲩϫⲁⲓ:</w:t>
            </w:r>
          </w:p>
          <w:p w14:paraId="729007D7" w14:textId="77777777" w:rsidR="005C7FAD" w:rsidRPr="005130A7" w:rsidRDefault="005C7FAD" w:rsidP="009905E2">
            <w:pPr>
              <w:pStyle w:val="CopticVerse"/>
            </w:pPr>
            <w:r>
              <w:t>ⲁⲗⲗⲁ ϣⲟⲡⲧⲉⲛ ⲉ̀ⲣⲟⲕ.</w:t>
            </w:r>
          </w:p>
        </w:tc>
      </w:tr>
      <w:tr w:rsidR="005C7FAD" w14:paraId="42F4799E" w14:textId="77777777" w:rsidTr="00E12666">
        <w:trPr>
          <w:cantSplit/>
          <w:jc w:val="center"/>
        </w:trPr>
        <w:tc>
          <w:tcPr>
            <w:tcW w:w="288" w:type="dxa"/>
          </w:tcPr>
          <w:p w14:paraId="31C32346" w14:textId="77777777" w:rsidR="005C7FAD" w:rsidRDefault="005C7FAD" w:rsidP="00E12666">
            <w:pPr>
              <w:pStyle w:val="CopticCross"/>
            </w:pPr>
          </w:p>
        </w:tc>
        <w:tc>
          <w:tcPr>
            <w:tcW w:w="3960" w:type="dxa"/>
          </w:tcPr>
          <w:p w14:paraId="262CF9D1" w14:textId="77777777" w:rsidR="005C7FAD" w:rsidRDefault="005C7FAD" w:rsidP="005C7FAD">
            <w:pPr>
              <w:pStyle w:val="EngHang"/>
            </w:pPr>
            <w:r>
              <w:t>Disperse the evil</w:t>
            </w:r>
          </w:p>
          <w:p w14:paraId="2678820C" w14:textId="77777777" w:rsidR="005C7FAD" w:rsidRDefault="005C7FAD" w:rsidP="005C7FAD">
            <w:pPr>
              <w:pStyle w:val="EngHang"/>
            </w:pPr>
            <w:r>
              <w:t>Of the heretics from us,</w:t>
            </w:r>
          </w:p>
          <w:p w14:paraId="7821C5E5" w14:textId="77777777" w:rsidR="005C7FAD" w:rsidRDefault="005C7FAD" w:rsidP="005C7FAD">
            <w:pPr>
              <w:pStyle w:val="EngHang"/>
            </w:pPr>
            <w:r>
              <w:t>Through the intercessions</w:t>
            </w:r>
          </w:p>
          <w:p w14:paraId="42B1E398" w14:textId="77777777" w:rsidR="005C7FAD" w:rsidRDefault="005C7FAD" w:rsidP="005C7FAD">
            <w:pPr>
              <w:pStyle w:val="EngHangEnd"/>
            </w:pPr>
            <w:r>
              <w:t>Of the Baptist.</w:t>
            </w:r>
          </w:p>
        </w:tc>
        <w:tc>
          <w:tcPr>
            <w:tcW w:w="288" w:type="dxa"/>
          </w:tcPr>
          <w:p w14:paraId="3D750C5F" w14:textId="77777777" w:rsidR="005C7FAD" w:rsidRDefault="005C7FAD" w:rsidP="00E12666"/>
        </w:tc>
        <w:tc>
          <w:tcPr>
            <w:tcW w:w="288" w:type="dxa"/>
          </w:tcPr>
          <w:p w14:paraId="4E685D4C" w14:textId="77777777" w:rsidR="005C7FAD" w:rsidRDefault="005C7FAD" w:rsidP="00E12666">
            <w:pPr>
              <w:pStyle w:val="CopticCross"/>
            </w:pPr>
          </w:p>
        </w:tc>
        <w:tc>
          <w:tcPr>
            <w:tcW w:w="3960" w:type="dxa"/>
          </w:tcPr>
          <w:p w14:paraId="14CFFCB6" w14:textId="77777777" w:rsidR="005C7FAD" w:rsidRDefault="005C7FAD" w:rsidP="009905E2">
            <w:pPr>
              <w:pStyle w:val="CopticVersemulti-line"/>
            </w:pPr>
            <w:r>
              <w:t>Ⲫⲱⲣϫ ⲛ̀ⲛⲓⲕⲁⲕⲟⲩⲣⲅⲓⲁ:</w:t>
            </w:r>
          </w:p>
          <w:p w14:paraId="0A1E8C44" w14:textId="77777777" w:rsidR="005C7FAD" w:rsidRDefault="005C7FAD" w:rsidP="009905E2">
            <w:pPr>
              <w:pStyle w:val="CopticVersemulti-line"/>
            </w:pPr>
            <w:r>
              <w:t>ⲛ̀ⲧⲉ ⲛⲓϩⲉⲣⲉⲥⲓⲥ:</w:t>
            </w:r>
          </w:p>
          <w:p w14:paraId="50F7BE61" w14:textId="77777777" w:rsidR="005C7FAD" w:rsidRDefault="005C7FAD" w:rsidP="009905E2">
            <w:pPr>
              <w:pStyle w:val="CopticVersemulti-line"/>
            </w:pPr>
            <w:r>
              <w:t>ϩⲓⲧⲉⲛ ⲛⲓⲡ̀ⲣⲉⲥⲃⲓⲁ:</w:t>
            </w:r>
          </w:p>
          <w:p w14:paraId="4B4F797C" w14:textId="77777777" w:rsidR="005C7FAD" w:rsidRPr="005130A7" w:rsidRDefault="005C7FAD" w:rsidP="009905E2">
            <w:pPr>
              <w:pStyle w:val="CopticVerse"/>
            </w:pPr>
            <w:r>
              <w:t>ⲛ̀ⲧⲉ ⲡⲓⲃⲁⲗⲧⲓⲥⲧⲏⲥ.</w:t>
            </w:r>
          </w:p>
        </w:tc>
      </w:tr>
      <w:tr w:rsidR="005C7FAD" w14:paraId="4F7C13A8" w14:textId="77777777" w:rsidTr="00E12666">
        <w:trPr>
          <w:cantSplit/>
          <w:jc w:val="center"/>
        </w:trPr>
        <w:tc>
          <w:tcPr>
            <w:tcW w:w="288" w:type="dxa"/>
          </w:tcPr>
          <w:p w14:paraId="37EA67A2" w14:textId="77777777" w:rsidR="005C7FAD" w:rsidRDefault="005C7FAD" w:rsidP="00E12666">
            <w:pPr>
              <w:pStyle w:val="CopticCross"/>
            </w:pPr>
          </w:p>
        </w:tc>
        <w:tc>
          <w:tcPr>
            <w:tcW w:w="3960" w:type="dxa"/>
          </w:tcPr>
          <w:p w14:paraId="36968566" w14:textId="77777777" w:rsidR="005C7FAD" w:rsidRDefault="005C7FAD" w:rsidP="005C7FAD">
            <w:pPr>
              <w:pStyle w:val="EngHang"/>
            </w:pPr>
            <w:r>
              <w:t>Hail to you O John,</w:t>
            </w:r>
          </w:p>
          <w:p w14:paraId="478861D6" w14:textId="77777777" w:rsidR="005C7FAD" w:rsidRDefault="005C7FAD" w:rsidP="005C7FAD">
            <w:pPr>
              <w:pStyle w:val="EngHang"/>
            </w:pPr>
            <w:r>
              <w:t>The son of Zacharias,</w:t>
            </w:r>
          </w:p>
          <w:p w14:paraId="561E2908" w14:textId="77777777" w:rsidR="005C7FAD" w:rsidRDefault="005C7FAD" w:rsidP="005C7FAD">
            <w:pPr>
              <w:pStyle w:val="EngHang"/>
            </w:pPr>
            <w:r>
              <w:t>Hail to the cousin</w:t>
            </w:r>
          </w:p>
          <w:p w14:paraId="5E18ED06" w14:textId="77777777" w:rsidR="005C7FAD" w:rsidRDefault="005C7FAD" w:rsidP="005C7FAD">
            <w:pPr>
              <w:pStyle w:val="EngHangEnd"/>
            </w:pPr>
            <w:r>
              <w:t>Of the Messiah.</w:t>
            </w:r>
          </w:p>
        </w:tc>
        <w:tc>
          <w:tcPr>
            <w:tcW w:w="288" w:type="dxa"/>
          </w:tcPr>
          <w:p w14:paraId="7D49E634" w14:textId="77777777" w:rsidR="005C7FAD" w:rsidRDefault="005C7FAD" w:rsidP="00E12666"/>
        </w:tc>
        <w:tc>
          <w:tcPr>
            <w:tcW w:w="288" w:type="dxa"/>
          </w:tcPr>
          <w:p w14:paraId="17114FBB" w14:textId="77777777" w:rsidR="005C7FAD" w:rsidRDefault="005C7FAD" w:rsidP="00E12666">
            <w:pPr>
              <w:pStyle w:val="CopticCross"/>
            </w:pPr>
          </w:p>
        </w:tc>
        <w:tc>
          <w:tcPr>
            <w:tcW w:w="3960" w:type="dxa"/>
          </w:tcPr>
          <w:p w14:paraId="0E2C6FB6" w14:textId="77777777" w:rsidR="005C7FAD" w:rsidRDefault="005C7FAD" w:rsidP="009905E2">
            <w:pPr>
              <w:pStyle w:val="CopticVersemulti-line"/>
            </w:pPr>
            <w:r>
              <w:t>Ⲭⲉⲣⲉ Ⲓⲱⲁⲛⲛⲏⲥ:</w:t>
            </w:r>
          </w:p>
          <w:p w14:paraId="59C64420" w14:textId="77777777" w:rsidR="005C7FAD" w:rsidRDefault="005C7FAD" w:rsidP="009905E2">
            <w:pPr>
              <w:pStyle w:val="CopticVersemulti-line"/>
            </w:pPr>
            <w:r>
              <w:t>ⲡ̀ϣⲏⲣⲓ ⲛ̀Ⲍⲁⲭⲁⲣⲓⲁⲥ:</w:t>
            </w:r>
          </w:p>
          <w:p w14:paraId="26306382" w14:textId="77777777" w:rsidR="005C7FAD" w:rsidRDefault="005C7FAD" w:rsidP="009905E2">
            <w:pPr>
              <w:pStyle w:val="CopticVersemulti-line"/>
            </w:pPr>
            <w:r>
              <w:t>ⲭⲉⲣⲉ ⲡⲓⲥⲩⲛⲅⲉⲛⲏⲥ:</w:t>
            </w:r>
          </w:p>
          <w:p w14:paraId="29662A93" w14:textId="77777777" w:rsidR="005C7FAD" w:rsidRPr="005130A7" w:rsidRDefault="005C7FAD" w:rsidP="009905E2">
            <w:pPr>
              <w:pStyle w:val="CopticVerse"/>
            </w:pPr>
            <w:r>
              <w:t>ⲛ̀ⲧⲉ Ⲙⲁⲥⲓⲁⲥ.</w:t>
            </w:r>
          </w:p>
        </w:tc>
      </w:tr>
      <w:tr w:rsidR="005C7FAD" w14:paraId="689376FF" w14:textId="77777777" w:rsidTr="00E12666">
        <w:trPr>
          <w:cantSplit/>
          <w:jc w:val="center"/>
        </w:trPr>
        <w:tc>
          <w:tcPr>
            <w:tcW w:w="288" w:type="dxa"/>
          </w:tcPr>
          <w:p w14:paraId="660AEE18" w14:textId="77777777" w:rsidR="005C7FAD" w:rsidRPr="003209AF" w:rsidRDefault="005C7FAD" w:rsidP="00E12666">
            <w:pPr>
              <w:pStyle w:val="CopticCross"/>
              <w:rPr>
                <w:b/>
              </w:rPr>
            </w:pPr>
            <w:r w:rsidRPr="00FB5ACB">
              <w:t>¿</w:t>
            </w:r>
          </w:p>
        </w:tc>
        <w:tc>
          <w:tcPr>
            <w:tcW w:w="3960" w:type="dxa"/>
          </w:tcPr>
          <w:p w14:paraId="4C5CF54C" w14:textId="77777777" w:rsidR="005C7FAD" w:rsidRDefault="005C7FAD" w:rsidP="005C7FAD">
            <w:pPr>
              <w:pStyle w:val="EngHang"/>
            </w:pPr>
            <w:r>
              <w:t>Grant coolness</w:t>
            </w:r>
          </w:p>
          <w:p w14:paraId="253B31A3" w14:textId="77777777" w:rsidR="005C7FAD" w:rsidRDefault="005C7FAD" w:rsidP="005C7FAD">
            <w:pPr>
              <w:pStyle w:val="EngHang"/>
            </w:pPr>
            <w:r>
              <w:t>In paradise</w:t>
            </w:r>
          </w:p>
          <w:p w14:paraId="6AEC0990" w14:textId="77777777" w:rsidR="005C7FAD" w:rsidRDefault="005C7FAD" w:rsidP="005C7FAD">
            <w:pPr>
              <w:pStyle w:val="EngHang"/>
            </w:pPr>
            <w:r>
              <w:t>To all of the souls</w:t>
            </w:r>
          </w:p>
          <w:p w14:paraId="7C37C0DC" w14:textId="77777777" w:rsidR="005C7FAD" w:rsidRDefault="005C7FAD" w:rsidP="005C7FAD">
            <w:pPr>
              <w:pStyle w:val="EngHangEnd"/>
            </w:pPr>
            <w:r>
              <w:t>Who have departed this age.</w:t>
            </w:r>
          </w:p>
        </w:tc>
        <w:tc>
          <w:tcPr>
            <w:tcW w:w="288" w:type="dxa"/>
          </w:tcPr>
          <w:p w14:paraId="01EEB954" w14:textId="77777777" w:rsidR="005C7FAD" w:rsidRDefault="005C7FAD" w:rsidP="00E12666"/>
        </w:tc>
        <w:tc>
          <w:tcPr>
            <w:tcW w:w="288" w:type="dxa"/>
          </w:tcPr>
          <w:p w14:paraId="3E48734E" w14:textId="77777777" w:rsidR="005C7FAD" w:rsidRDefault="005C7FAD" w:rsidP="00E12666">
            <w:pPr>
              <w:pStyle w:val="CopticCross"/>
            </w:pPr>
            <w:r w:rsidRPr="00FB5ACB">
              <w:t>¿</w:t>
            </w:r>
          </w:p>
        </w:tc>
        <w:tc>
          <w:tcPr>
            <w:tcW w:w="3960" w:type="dxa"/>
          </w:tcPr>
          <w:p w14:paraId="7C7C3C1E" w14:textId="77777777" w:rsidR="005C7FAD" w:rsidRDefault="005C7FAD" w:rsidP="009905E2">
            <w:pPr>
              <w:pStyle w:val="CopticVersemulti-line"/>
            </w:pPr>
            <w:r>
              <w:t>Ⲯⲩⲭⲏ ⲛⲓⲃⲉⲛ ⲉⲩⲥⲟⲡ:</w:t>
            </w:r>
          </w:p>
          <w:p w14:paraId="451B585D" w14:textId="77777777" w:rsidR="005C7FAD" w:rsidRDefault="005C7FAD" w:rsidP="009905E2">
            <w:pPr>
              <w:pStyle w:val="CopticVersemulti-line"/>
            </w:pPr>
            <w:r>
              <w:t>ⲉ̀ⲧⲁⲩⲭⲱ ⲙ̀ⲡⲁⲓⲃⲓⲟⲥ:</w:t>
            </w:r>
          </w:p>
          <w:p w14:paraId="4519BF3A" w14:textId="77777777" w:rsidR="005C7FAD" w:rsidRDefault="005C7FAD" w:rsidP="009905E2">
            <w:pPr>
              <w:pStyle w:val="CopticVersemulti-line"/>
            </w:pPr>
            <w:r>
              <w:t>ⲙⲟⲓ ⲛⲱⲟⲩ ⲛ̀ⲟⲩⲭ̀ⲃⲟⲃ:</w:t>
            </w:r>
          </w:p>
          <w:p w14:paraId="07C9ECF0" w14:textId="77777777" w:rsidR="005C7FAD" w:rsidRPr="005130A7" w:rsidRDefault="005C7FAD" w:rsidP="009905E2">
            <w:pPr>
              <w:pStyle w:val="CopticVerse"/>
            </w:pPr>
            <w:r>
              <w:t>ϧⲉⲛ ⲡⲓⲡⲁⲣⲁⲇⲓⲥⲟⲥ.</w:t>
            </w:r>
          </w:p>
        </w:tc>
      </w:tr>
      <w:tr w:rsidR="005C7FAD" w14:paraId="7EED389E" w14:textId="77777777" w:rsidTr="00E12666">
        <w:trPr>
          <w:cantSplit/>
          <w:jc w:val="center"/>
        </w:trPr>
        <w:tc>
          <w:tcPr>
            <w:tcW w:w="288" w:type="dxa"/>
          </w:tcPr>
          <w:p w14:paraId="7C48FD3C" w14:textId="77777777" w:rsidR="005C7FAD" w:rsidRDefault="005C7FAD" w:rsidP="00E12666">
            <w:pPr>
              <w:pStyle w:val="CopticCross"/>
            </w:pPr>
            <w:r w:rsidRPr="00FB5ACB">
              <w:t>¿</w:t>
            </w:r>
          </w:p>
        </w:tc>
        <w:tc>
          <w:tcPr>
            <w:tcW w:w="3960" w:type="dxa"/>
          </w:tcPr>
          <w:p w14:paraId="1727D685" w14:textId="77777777" w:rsidR="005C7FAD" w:rsidRDefault="005C7FAD" w:rsidP="005C7FAD">
            <w:pPr>
              <w:pStyle w:val="EngHang"/>
            </w:pPr>
            <w:r>
              <w:t>O Creator,</w:t>
            </w:r>
          </w:p>
          <w:p w14:paraId="6E5D5932" w14:textId="77777777" w:rsidR="005C7FAD" w:rsidRDefault="005C7FAD" w:rsidP="005C7FAD">
            <w:pPr>
              <w:pStyle w:val="EngHang"/>
            </w:pPr>
            <w:r>
              <w:t>Have mercy on my weakness</w:t>
            </w:r>
          </w:p>
          <w:p w14:paraId="0E33CBCD" w14:textId="77777777" w:rsidR="005C7FAD" w:rsidRDefault="005C7FAD" w:rsidP="005C7FAD">
            <w:pPr>
              <w:pStyle w:val="EngHang"/>
            </w:pPr>
            <w:r>
              <w:t>Through the prayers</w:t>
            </w:r>
          </w:p>
          <w:p w14:paraId="741E3C07" w14:textId="77777777" w:rsidR="005C7FAD" w:rsidRDefault="005C7FAD" w:rsidP="005C7FAD">
            <w:pPr>
              <w:pStyle w:val="EngHangEnd"/>
            </w:pPr>
            <w:r>
              <w:t>Of Your forerunner.</w:t>
            </w:r>
          </w:p>
        </w:tc>
        <w:tc>
          <w:tcPr>
            <w:tcW w:w="288" w:type="dxa"/>
          </w:tcPr>
          <w:p w14:paraId="46F1E076" w14:textId="77777777" w:rsidR="005C7FAD" w:rsidRDefault="005C7FAD" w:rsidP="00E12666"/>
        </w:tc>
        <w:tc>
          <w:tcPr>
            <w:tcW w:w="288" w:type="dxa"/>
          </w:tcPr>
          <w:p w14:paraId="483CFBE3" w14:textId="77777777" w:rsidR="005C7FAD" w:rsidRDefault="005C7FAD" w:rsidP="00E12666">
            <w:pPr>
              <w:pStyle w:val="CopticCross"/>
            </w:pPr>
            <w:r w:rsidRPr="00FB5ACB">
              <w:t>¿</w:t>
            </w:r>
          </w:p>
        </w:tc>
        <w:tc>
          <w:tcPr>
            <w:tcW w:w="3960" w:type="dxa"/>
          </w:tcPr>
          <w:p w14:paraId="66981851" w14:textId="77777777" w:rsidR="005C7FAD" w:rsidRDefault="005C7FAD" w:rsidP="009905E2">
            <w:pPr>
              <w:pStyle w:val="CopticVersemulti-line"/>
              <w:rPr>
                <w:rFonts w:eastAsia="Arial Unicode MS" w:cs="FreeSerifAvvaShenouda"/>
              </w:rPr>
            </w:pPr>
            <w:r>
              <w:rPr>
                <w:rFonts w:eastAsia="Arial Unicode MS" w:cs="FreeSerifAvvaShenouda"/>
              </w:rPr>
              <w:t>Ⲱ ⲡⲓⲠⲉϥⲑⲁⲙⲓⲟ:</w:t>
            </w:r>
          </w:p>
          <w:p w14:paraId="73E9C7FE" w14:textId="77777777" w:rsidR="005C7FAD" w:rsidRDefault="005C7FAD" w:rsidP="009905E2">
            <w:pPr>
              <w:pStyle w:val="CopticVersemulti-line"/>
              <w:rPr>
                <w:rFonts w:eastAsia="Arial Unicode MS" w:cs="FreeSerifAvvaShenouda"/>
              </w:rPr>
            </w:pPr>
            <w:r>
              <w:rPr>
                <w:rFonts w:eastAsia="Arial Unicode MS" w:cs="FreeSerifAvvaShenouda"/>
              </w:rPr>
              <w:t>ⲛⲁⲓ ϧⲁ ⲧⲁⲙⲉⲧⲉ̀ⲗⲁⲭⲓⲥⲧⲟⲥ:</w:t>
            </w:r>
          </w:p>
          <w:p w14:paraId="6AAA630B" w14:textId="77777777" w:rsidR="005C7FAD" w:rsidRDefault="005C7FAD" w:rsidP="009905E2">
            <w:pPr>
              <w:pStyle w:val="CopticVersemulti-line"/>
              <w:rPr>
                <w:rFonts w:eastAsia="Arial Unicode MS" w:cs="FreeSerifAvvaShenouda"/>
              </w:rPr>
            </w:pPr>
            <w:r>
              <w:rPr>
                <w:rFonts w:eastAsia="Arial Unicode MS" w:cs="FreeSerifAvvaShenouda"/>
              </w:rPr>
              <w:t xml:space="preserve">ϩⲓⲧⲉⲛ </w:t>
            </w:r>
            <w:commentRangeStart w:id="1430"/>
            <w:r>
              <w:rPr>
                <w:rFonts w:eastAsia="Arial Unicode MS" w:cs="FreeSerifAvvaShenouda"/>
              </w:rPr>
              <w:t>ⲛⲓϯϩⲟ</w:t>
            </w:r>
            <w:commentRangeEnd w:id="1430"/>
            <w:r>
              <w:rPr>
                <w:rStyle w:val="CommentReference"/>
                <w:rFonts w:ascii="Times New Roman" w:hAnsi="Times New Roman"/>
              </w:rPr>
              <w:commentReference w:id="1430"/>
            </w:r>
            <w:r>
              <w:rPr>
                <w:rFonts w:eastAsia="Arial Unicode MS" w:cs="FreeSerifAvvaShenouda"/>
              </w:rPr>
              <w:t>:</w:t>
            </w:r>
          </w:p>
          <w:p w14:paraId="25A67BEF" w14:textId="77777777" w:rsidR="005C7FAD" w:rsidRPr="00384F62" w:rsidRDefault="005C7FAD" w:rsidP="009905E2">
            <w:pPr>
              <w:pStyle w:val="CopticVerse"/>
            </w:pPr>
            <w:r>
              <w:t>ⲛ̀ⲧⲉ ⲡⲉⲕⲡ̀ⲣⲟⲇⲣⲟⲙⲟⲥ.</w:t>
            </w:r>
          </w:p>
        </w:tc>
      </w:tr>
    </w:tbl>
    <w:p w14:paraId="6DA1F976" w14:textId="77777777" w:rsidR="00FF5FF3" w:rsidRDefault="00FF5FF3" w:rsidP="00FF5FF3">
      <w:pPr>
        <w:pStyle w:val="Heading4"/>
      </w:pPr>
      <w:bookmarkStart w:id="1431" w:name="_Ref434475331"/>
      <w:r>
        <w:t>The Tuesday Psali Adam</w:t>
      </w:r>
      <w:r w:rsidR="006C1B94">
        <w:t xml:space="preserve"> for Theophany</w:t>
      </w:r>
      <w:bookmarkEnd w:id="14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666" w14:paraId="17737A15" w14:textId="77777777" w:rsidTr="00E12666">
        <w:trPr>
          <w:cantSplit/>
          <w:jc w:val="center"/>
        </w:trPr>
        <w:tc>
          <w:tcPr>
            <w:tcW w:w="288" w:type="dxa"/>
          </w:tcPr>
          <w:p w14:paraId="79EC0BA4" w14:textId="77777777" w:rsidR="00E12666" w:rsidRDefault="00E12666" w:rsidP="00E12666">
            <w:pPr>
              <w:pStyle w:val="CopticCross"/>
            </w:pPr>
          </w:p>
        </w:tc>
        <w:tc>
          <w:tcPr>
            <w:tcW w:w="3960" w:type="dxa"/>
          </w:tcPr>
          <w:p w14:paraId="6F878272" w14:textId="77777777" w:rsidR="00E12666" w:rsidRDefault="00E12666" w:rsidP="006F2203">
            <w:pPr>
              <w:pStyle w:val="EngHang"/>
            </w:pPr>
            <w:r>
              <w:t>You are truly exalted,</w:t>
            </w:r>
          </w:p>
          <w:p w14:paraId="3CA43099" w14:textId="77777777" w:rsidR="00E12666" w:rsidRDefault="00E12666" w:rsidP="006F2203">
            <w:pPr>
              <w:pStyle w:val="EngHang"/>
            </w:pPr>
            <w:r>
              <w:t>O John the Baptist,</w:t>
            </w:r>
          </w:p>
          <w:p w14:paraId="01E927B1" w14:textId="77777777" w:rsidR="00E12666" w:rsidRDefault="00E12666" w:rsidP="006F2203">
            <w:pPr>
              <w:pStyle w:val="EngHang"/>
            </w:pPr>
            <w:r>
              <w:t>The Forerunner</w:t>
            </w:r>
          </w:p>
          <w:p w14:paraId="68A45710" w14:textId="77777777" w:rsidR="00E12666" w:rsidRDefault="00E12666" w:rsidP="006F2203">
            <w:pPr>
              <w:pStyle w:val="EngHangEnd"/>
            </w:pPr>
            <w:r>
              <w:t>Above all the righteous.</w:t>
            </w:r>
          </w:p>
        </w:tc>
        <w:tc>
          <w:tcPr>
            <w:tcW w:w="288" w:type="dxa"/>
          </w:tcPr>
          <w:p w14:paraId="03ACEFA3" w14:textId="77777777" w:rsidR="00E12666" w:rsidRDefault="00E12666" w:rsidP="00E12666"/>
        </w:tc>
        <w:tc>
          <w:tcPr>
            <w:tcW w:w="288" w:type="dxa"/>
          </w:tcPr>
          <w:p w14:paraId="1C71FD22" w14:textId="77777777" w:rsidR="00E12666" w:rsidRDefault="00E12666" w:rsidP="00E12666">
            <w:pPr>
              <w:pStyle w:val="CopticCross"/>
            </w:pPr>
          </w:p>
        </w:tc>
        <w:tc>
          <w:tcPr>
            <w:tcW w:w="3960" w:type="dxa"/>
          </w:tcPr>
          <w:p w14:paraId="5C08CEAD" w14:textId="77777777" w:rsidR="00E12666" w:rsidRDefault="00E12666" w:rsidP="00E12666">
            <w:pPr>
              <w:pStyle w:val="CopticVersemulti-line"/>
            </w:pPr>
            <w:r>
              <w:t>Ⲁⲕϭⲓⲥⲓ ⲁ̀ⲗⲏⲑⲟⲥ:</w:t>
            </w:r>
          </w:p>
          <w:p w14:paraId="58EDAE12" w14:textId="77777777" w:rsidR="00E12666" w:rsidRDefault="00E12666" w:rsidP="00E12666">
            <w:pPr>
              <w:pStyle w:val="CopticVersemulti-line"/>
            </w:pPr>
            <w:r>
              <w:t>ⲱ̀ ⲡⲓⲡ̀ⲣⲟⲇⲣⲟⲙⲟⲥ:</w:t>
            </w:r>
          </w:p>
          <w:p w14:paraId="313BBF9B" w14:textId="77777777" w:rsidR="00E12666" w:rsidRDefault="00E12666" w:rsidP="00E12666">
            <w:pPr>
              <w:pStyle w:val="CopticVersemulti-line"/>
            </w:pPr>
            <w:r>
              <w:t>Ⲓⲱⲁⲛⲛⲏⲥ ⲡⲓⲣⲉϥϯⲱⲙⲥ:</w:t>
            </w:r>
          </w:p>
          <w:p w14:paraId="5C3279B2" w14:textId="77777777" w:rsidR="00E12666" w:rsidRPr="00C35319" w:rsidRDefault="00E12666" w:rsidP="00E12666">
            <w:pPr>
              <w:pStyle w:val="CopticVerse"/>
            </w:pPr>
            <w:r>
              <w:t>ⲉ̀ϩⲟⲧⲉ ⲛⲓⲇⲓⲕⲉⲟⲥ.</w:t>
            </w:r>
          </w:p>
        </w:tc>
      </w:tr>
      <w:tr w:rsidR="00E12666" w14:paraId="6D80C77D" w14:textId="77777777" w:rsidTr="00E12666">
        <w:trPr>
          <w:cantSplit/>
          <w:jc w:val="center"/>
        </w:trPr>
        <w:tc>
          <w:tcPr>
            <w:tcW w:w="288" w:type="dxa"/>
          </w:tcPr>
          <w:p w14:paraId="441F37FE" w14:textId="77777777" w:rsidR="00E12666" w:rsidRDefault="00E12666" w:rsidP="00E12666">
            <w:pPr>
              <w:pStyle w:val="CopticCross"/>
            </w:pPr>
          </w:p>
        </w:tc>
        <w:tc>
          <w:tcPr>
            <w:tcW w:w="3960" w:type="dxa"/>
          </w:tcPr>
          <w:p w14:paraId="7CB3E63C" w14:textId="77777777" w:rsidR="00E12666" w:rsidRDefault="00E12666" w:rsidP="006F2203">
            <w:pPr>
              <w:pStyle w:val="EngHang"/>
            </w:pPr>
            <w:r>
              <w:t>Help us, O our Lord,</w:t>
            </w:r>
          </w:p>
          <w:p w14:paraId="1C947945" w14:textId="77777777" w:rsidR="00E12666" w:rsidRDefault="00E12666" w:rsidP="006F2203">
            <w:pPr>
              <w:pStyle w:val="EngHang"/>
            </w:pPr>
            <w:r>
              <w:t>And confirm us,</w:t>
            </w:r>
          </w:p>
          <w:p w14:paraId="06FD0E15" w14:textId="77777777" w:rsidR="00E12666" w:rsidRDefault="00E12666" w:rsidP="006F2203">
            <w:pPr>
              <w:pStyle w:val="EngHang"/>
            </w:pPr>
            <w:r>
              <w:t>For the sake of the Theotokos,</w:t>
            </w:r>
          </w:p>
          <w:p w14:paraId="3511F014" w14:textId="77777777" w:rsidR="00E12666" w:rsidRDefault="00E12666" w:rsidP="006F2203">
            <w:pPr>
              <w:pStyle w:val="EngHangEnd"/>
            </w:pPr>
            <w:r>
              <w:t>And John the Prophet.</w:t>
            </w:r>
          </w:p>
        </w:tc>
        <w:tc>
          <w:tcPr>
            <w:tcW w:w="288" w:type="dxa"/>
          </w:tcPr>
          <w:p w14:paraId="0C340ECD" w14:textId="77777777" w:rsidR="00E12666" w:rsidRDefault="00E12666" w:rsidP="00E12666"/>
        </w:tc>
        <w:tc>
          <w:tcPr>
            <w:tcW w:w="288" w:type="dxa"/>
          </w:tcPr>
          <w:p w14:paraId="442898A7" w14:textId="77777777" w:rsidR="00E12666" w:rsidRDefault="00E12666" w:rsidP="00E12666">
            <w:pPr>
              <w:pStyle w:val="CopticCross"/>
            </w:pPr>
          </w:p>
        </w:tc>
        <w:tc>
          <w:tcPr>
            <w:tcW w:w="3960" w:type="dxa"/>
          </w:tcPr>
          <w:p w14:paraId="647511C3" w14:textId="77777777" w:rsidR="00E12666" w:rsidRDefault="00E12666" w:rsidP="00E12666">
            <w:pPr>
              <w:pStyle w:val="CopticVersemulti-line"/>
            </w:pPr>
            <w:r>
              <w:t>Ⲃⲟⲏ̀ⲑⲓⲛ ⲉ̀ⲣⲟⲛ ⲡⲉⲛⲟ̄ⲥ̄:</w:t>
            </w:r>
          </w:p>
          <w:p w14:paraId="7A375089" w14:textId="77777777" w:rsidR="00E12666" w:rsidRDefault="00E12666" w:rsidP="00E12666">
            <w:pPr>
              <w:pStyle w:val="CopticVersemulti-line"/>
            </w:pPr>
            <w:r>
              <w:t>ⲟⲩⲟϩ ⲙⲁⲧⲁϫⲣⲟⲛ:</w:t>
            </w:r>
          </w:p>
          <w:p w14:paraId="37198AC9" w14:textId="77777777" w:rsidR="00E12666" w:rsidRDefault="00E12666" w:rsidP="00E12666">
            <w:pPr>
              <w:pStyle w:val="CopticVersemulti-line"/>
            </w:pPr>
            <w:r>
              <w:t>ⲉⲑⲃⲉ ϯⲐⲉⲟ̀ⲧⲟⲕⲟⲥ:</w:t>
            </w:r>
          </w:p>
          <w:p w14:paraId="69EE13F7" w14:textId="77777777" w:rsidR="00E12666" w:rsidRDefault="00E12666" w:rsidP="00E12666">
            <w:pPr>
              <w:pStyle w:val="CopticVerse"/>
            </w:pPr>
            <w:r>
              <w:t>ⲛⲉⲙ Ⲓⲱⲁⲛⲛⲏⲥ ⲧⲟⲩⲡ̀ⲣⲟⲫⲏⲧⲟⲛ.</w:t>
            </w:r>
          </w:p>
        </w:tc>
      </w:tr>
      <w:tr w:rsidR="00E12666" w14:paraId="0F92CE77" w14:textId="77777777" w:rsidTr="00E12666">
        <w:trPr>
          <w:cantSplit/>
          <w:jc w:val="center"/>
        </w:trPr>
        <w:tc>
          <w:tcPr>
            <w:tcW w:w="288" w:type="dxa"/>
          </w:tcPr>
          <w:p w14:paraId="007201AC" w14:textId="77777777" w:rsidR="00E12666" w:rsidRDefault="00E12666" w:rsidP="00E12666">
            <w:pPr>
              <w:pStyle w:val="CopticCross"/>
            </w:pPr>
            <w:r w:rsidRPr="00FB5ACB">
              <w:t>¿</w:t>
            </w:r>
          </w:p>
        </w:tc>
        <w:tc>
          <w:tcPr>
            <w:tcW w:w="3960" w:type="dxa"/>
          </w:tcPr>
          <w:p w14:paraId="30B6CF52" w14:textId="77777777" w:rsidR="00E12666" w:rsidRDefault="00E12666" w:rsidP="006F2203">
            <w:pPr>
              <w:pStyle w:val="EngHang"/>
            </w:pPr>
            <w:r>
              <w:t>The faithful people,</w:t>
            </w:r>
          </w:p>
          <w:p w14:paraId="703C3A3B" w14:textId="77777777" w:rsidR="00E12666" w:rsidRDefault="00E12666" w:rsidP="006F2203">
            <w:pPr>
              <w:pStyle w:val="EngHang"/>
            </w:pPr>
            <w:r>
              <w:t>Keep a feast for you today,</w:t>
            </w:r>
          </w:p>
          <w:p w14:paraId="5192CCAD" w14:textId="77777777" w:rsidR="00E12666" w:rsidRDefault="00E12666" w:rsidP="006F2203">
            <w:pPr>
              <w:pStyle w:val="EngHang"/>
            </w:pPr>
            <w:r>
              <w:t>O priest of the Lord,</w:t>
            </w:r>
          </w:p>
          <w:p w14:paraId="07C2E5FD" w14:textId="77777777" w:rsidR="00E12666" w:rsidRDefault="00E12666" w:rsidP="006F2203">
            <w:pPr>
              <w:pStyle w:val="EngHangEnd"/>
            </w:pPr>
            <w:r>
              <w:t>John, who overcame.</w:t>
            </w:r>
          </w:p>
        </w:tc>
        <w:tc>
          <w:tcPr>
            <w:tcW w:w="288" w:type="dxa"/>
          </w:tcPr>
          <w:p w14:paraId="5AFDC5EB" w14:textId="77777777" w:rsidR="00E12666" w:rsidRDefault="00E12666" w:rsidP="00E12666"/>
        </w:tc>
        <w:tc>
          <w:tcPr>
            <w:tcW w:w="288" w:type="dxa"/>
          </w:tcPr>
          <w:p w14:paraId="549EAC40" w14:textId="77777777" w:rsidR="00E12666" w:rsidRDefault="00E12666" w:rsidP="00E12666">
            <w:pPr>
              <w:pStyle w:val="CopticCross"/>
            </w:pPr>
            <w:r w:rsidRPr="00FB5ACB">
              <w:t>¿</w:t>
            </w:r>
          </w:p>
        </w:tc>
        <w:tc>
          <w:tcPr>
            <w:tcW w:w="3960" w:type="dxa"/>
          </w:tcPr>
          <w:p w14:paraId="6642F1F5" w14:textId="77777777" w:rsidR="00E12666" w:rsidRDefault="00E12666" w:rsidP="00E12666">
            <w:pPr>
              <w:pStyle w:val="CopticVersemulti-line"/>
            </w:pPr>
            <w:r>
              <w:t>Ⲅⲉⲛⲟⲥ ⲛ̀ⲛⲓⲡⲓⲥⲧⲟⲥ:</w:t>
            </w:r>
          </w:p>
          <w:p w14:paraId="3149349F" w14:textId="77777777" w:rsidR="00E12666" w:rsidRDefault="00E12666" w:rsidP="00E12666">
            <w:pPr>
              <w:pStyle w:val="CopticVersemulti-line"/>
            </w:pPr>
            <w:r>
              <w:t>ⲥⲉⲉⲣϣⲁⲓ ⲛⲁⲕ ⲙ̀ⲫⲟⲟⲩ:</w:t>
            </w:r>
          </w:p>
          <w:p w14:paraId="607491D3" w14:textId="77777777" w:rsidR="00E12666" w:rsidRDefault="00E12666" w:rsidP="00E12666">
            <w:pPr>
              <w:pStyle w:val="CopticVersemulti-line"/>
            </w:pPr>
            <w:r>
              <w:t>ⲱ̀ ⲡⲓⲟⲩⲏⲃ ⲛ̀ⲧⲉ Ⲡⲟ̄ⲥ̄:</w:t>
            </w:r>
          </w:p>
          <w:p w14:paraId="730B323A" w14:textId="77777777" w:rsidR="00E12666" w:rsidRDefault="00E12666" w:rsidP="00E12666">
            <w:pPr>
              <w:pStyle w:val="CopticVerse"/>
            </w:pPr>
            <w:r>
              <w:t>Ⲓⲱⲁⲛⲛⲏⲥ ⲡⲓⲣⲉϥϭⲣⲟ.</w:t>
            </w:r>
          </w:p>
        </w:tc>
      </w:tr>
      <w:tr w:rsidR="00E12666" w14:paraId="51F9E155" w14:textId="77777777" w:rsidTr="00E12666">
        <w:trPr>
          <w:cantSplit/>
          <w:jc w:val="center"/>
        </w:trPr>
        <w:tc>
          <w:tcPr>
            <w:tcW w:w="288" w:type="dxa"/>
          </w:tcPr>
          <w:p w14:paraId="0E075438" w14:textId="77777777" w:rsidR="00E12666" w:rsidRDefault="00E12666" w:rsidP="00E12666">
            <w:pPr>
              <w:pStyle w:val="CopticCross"/>
            </w:pPr>
            <w:r w:rsidRPr="00FB5ACB">
              <w:t>¿</w:t>
            </w:r>
          </w:p>
        </w:tc>
        <w:tc>
          <w:tcPr>
            <w:tcW w:w="3960" w:type="dxa"/>
          </w:tcPr>
          <w:p w14:paraId="4A36A988" w14:textId="77777777" w:rsidR="00E12666" w:rsidRDefault="00E12666" w:rsidP="006F2203">
            <w:pPr>
              <w:pStyle w:val="EngHang"/>
            </w:pPr>
            <w:r>
              <w:t>David, come among us</w:t>
            </w:r>
          </w:p>
          <w:p w14:paraId="2E12A14C" w14:textId="77777777" w:rsidR="00E12666" w:rsidRDefault="00E12666" w:rsidP="006F2203">
            <w:pPr>
              <w:pStyle w:val="EngHang"/>
            </w:pPr>
            <w:r>
              <w:t>O psalmist,</w:t>
            </w:r>
          </w:p>
          <w:p w14:paraId="1BC2A0C0" w14:textId="77777777" w:rsidR="00E12666" w:rsidRDefault="00E12666" w:rsidP="006F2203">
            <w:pPr>
              <w:pStyle w:val="EngHang"/>
            </w:pPr>
            <w:r>
              <w:t>For the sake of the great honour</w:t>
            </w:r>
          </w:p>
          <w:p w14:paraId="149DABD0" w14:textId="77777777" w:rsidR="00E12666" w:rsidRDefault="00E12666" w:rsidP="006F2203">
            <w:pPr>
              <w:pStyle w:val="EngHangEnd"/>
            </w:pPr>
            <w:r>
              <w:t>Of John the Baptist.</w:t>
            </w:r>
          </w:p>
        </w:tc>
        <w:tc>
          <w:tcPr>
            <w:tcW w:w="288" w:type="dxa"/>
          </w:tcPr>
          <w:p w14:paraId="7FD4F7AA" w14:textId="77777777" w:rsidR="00E12666" w:rsidRDefault="00E12666" w:rsidP="00E12666"/>
        </w:tc>
        <w:tc>
          <w:tcPr>
            <w:tcW w:w="288" w:type="dxa"/>
          </w:tcPr>
          <w:p w14:paraId="282E424D" w14:textId="77777777" w:rsidR="00E12666" w:rsidRDefault="00E12666" w:rsidP="00E12666">
            <w:pPr>
              <w:pStyle w:val="CopticCross"/>
            </w:pPr>
            <w:r w:rsidRPr="00FB5ACB">
              <w:t>¿</w:t>
            </w:r>
          </w:p>
        </w:tc>
        <w:tc>
          <w:tcPr>
            <w:tcW w:w="3960" w:type="dxa"/>
          </w:tcPr>
          <w:p w14:paraId="11B23C19" w14:textId="77777777" w:rsidR="00E12666" w:rsidRDefault="00E12666" w:rsidP="00E12666">
            <w:pPr>
              <w:pStyle w:val="CopticVersemulti-line"/>
            </w:pPr>
            <w:r>
              <w:t>Ⲇⲁⲩⲓⲇ ⲁ̀ⲙⲟⲩ ⲛ̀ⲧⲉⲛⲙⲏϯ:</w:t>
            </w:r>
          </w:p>
          <w:p w14:paraId="7DB8406D" w14:textId="77777777" w:rsidR="00E12666" w:rsidRDefault="00E12666" w:rsidP="00E12666">
            <w:pPr>
              <w:pStyle w:val="CopticVersemulti-line"/>
            </w:pPr>
            <w:r>
              <w:t>ⲱ̀ ⲡⲓⲓⲉⲣⲟⲯⲁⲗⲧⲏⲥ:</w:t>
            </w:r>
          </w:p>
          <w:p w14:paraId="208CA264" w14:textId="77777777" w:rsidR="00E12666" w:rsidRDefault="00E12666" w:rsidP="00E12666">
            <w:pPr>
              <w:pStyle w:val="CopticVersemulti-line"/>
            </w:pPr>
            <w:r>
              <w:t>ⲉⲑⲃⲉ ⲡ̀ⲧⲁⲓⲟ ⲙ̀ⲡⲓⲛⲓϣϯ:</w:t>
            </w:r>
          </w:p>
          <w:p w14:paraId="4E3E957E" w14:textId="77777777" w:rsidR="00E12666" w:rsidRDefault="00E12666" w:rsidP="00E12666">
            <w:pPr>
              <w:pStyle w:val="CopticVerse"/>
            </w:pPr>
            <w:r>
              <w:t>Ⲓⲱⲁⲛⲛⲏⲥ ⲡⲓⲣⲉϥϯⲱⲙⲥ.</w:t>
            </w:r>
          </w:p>
        </w:tc>
      </w:tr>
      <w:tr w:rsidR="00E12666" w14:paraId="6B0DF62E" w14:textId="77777777" w:rsidTr="00E12666">
        <w:trPr>
          <w:cantSplit/>
          <w:jc w:val="center"/>
        </w:trPr>
        <w:tc>
          <w:tcPr>
            <w:tcW w:w="288" w:type="dxa"/>
          </w:tcPr>
          <w:p w14:paraId="7A465C8E" w14:textId="77777777" w:rsidR="00E12666" w:rsidRDefault="00E12666" w:rsidP="00E12666">
            <w:pPr>
              <w:pStyle w:val="CopticCross"/>
            </w:pPr>
          </w:p>
        </w:tc>
        <w:tc>
          <w:tcPr>
            <w:tcW w:w="3960" w:type="dxa"/>
          </w:tcPr>
          <w:p w14:paraId="7859BC41" w14:textId="77777777" w:rsidR="00E12666" w:rsidRDefault="00E12666" w:rsidP="006F2203">
            <w:pPr>
              <w:pStyle w:val="EngHang"/>
            </w:pPr>
            <w:r>
              <w:t>Have mercy upon us,</w:t>
            </w:r>
          </w:p>
          <w:p w14:paraId="2597EF71" w14:textId="77777777" w:rsidR="00E12666" w:rsidRDefault="00E12666" w:rsidP="006F2203">
            <w:pPr>
              <w:pStyle w:val="EngHang"/>
            </w:pPr>
            <w:r>
              <w:t>O Jesus Christ,</w:t>
            </w:r>
          </w:p>
          <w:p w14:paraId="50C99632" w14:textId="77777777" w:rsidR="00E12666" w:rsidRDefault="00E12666" w:rsidP="006F2203">
            <w:pPr>
              <w:pStyle w:val="EngHang"/>
            </w:pPr>
            <w:r>
              <w:t>On account of Your mother, Mary,</w:t>
            </w:r>
          </w:p>
          <w:p w14:paraId="6093D554" w14:textId="77777777" w:rsidR="00E12666" w:rsidRDefault="00E12666" w:rsidP="006F2203">
            <w:pPr>
              <w:pStyle w:val="EngHangEnd"/>
            </w:pPr>
            <w:r>
              <w:t>And your cousin, John.</w:t>
            </w:r>
          </w:p>
        </w:tc>
        <w:tc>
          <w:tcPr>
            <w:tcW w:w="288" w:type="dxa"/>
          </w:tcPr>
          <w:p w14:paraId="226BD734" w14:textId="77777777" w:rsidR="00E12666" w:rsidRDefault="00E12666" w:rsidP="00E12666"/>
        </w:tc>
        <w:tc>
          <w:tcPr>
            <w:tcW w:w="288" w:type="dxa"/>
          </w:tcPr>
          <w:p w14:paraId="1E2B97A5" w14:textId="77777777" w:rsidR="00E12666" w:rsidRDefault="00E12666" w:rsidP="00E12666">
            <w:pPr>
              <w:pStyle w:val="CopticCross"/>
            </w:pPr>
          </w:p>
        </w:tc>
        <w:tc>
          <w:tcPr>
            <w:tcW w:w="3960" w:type="dxa"/>
          </w:tcPr>
          <w:p w14:paraId="09655FCC" w14:textId="77777777" w:rsidR="00E12666" w:rsidRDefault="00E12666" w:rsidP="00E12666">
            <w:pPr>
              <w:pStyle w:val="CopticVersemulti-line"/>
            </w:pPr>
            <w:r>
              <w:t>Ⲉⲗⲉⲏ̀ⲥⲟⲛ ⲏ̀ⲙⲁⲥ:</w:t>
            </w:r>
          </w:p>
          <w:p w14:paraId="1118DA32" w14:textId="77777777" w:rsidR="00E12666" w:rsidRDefault="00E12666" w:rsidP="00E12666">
            <w:pPr>
              <w:pStyle w:val="CopticVersemulti-line"/>
            </w:pPr>
            <w:r>
              <w:t>ⲱ̀ Ⲓⲏ̄ⲥ̄ Ⲡⲭ̄ⲥ̄:</w:t>
            </w:r>
          </w:p>
          <w:p w14:paraId="017775C7" w14:textId="77777777" w:rsidR="00E12666" w:rsidRDefault="00E12666" w:rsidP="00E12666">
            <w:pPr>
              <w:pStyle w:val="CopticVersemulti-line"/>
            </w:pPr>
            <w:r>
              <w:t>ⲉⲑⲃⲉ Ⲧⲉⲕⲙⲁⲩ Ⲙⲁⲣⲓⲁ:</w:t>
            </w:r>
          </w:p>
          <w:p w14:paraId="5EEDFCF4" w14:textId="77777777" w:rsidR="00E12666" w:rsidRDefault="00E12666" w:rsidP="00E12666">
            <w:pPr>
              <w:pStyle w:val="CopticVerse"/>
            </w:pPr>
            <w:r>
              <w:t>ⲛⲉⲙ Ⲓⲱⲁⲛⲛⲏⲥ ⲡⲉⲕⲥⲩⲅⲅⲉⲛⲏⲥ.</w:t>
            </w:r>
          </w:p>
        </w:tc>
      </w:tr>
      <w:tr w:rsidR="00E12666" w14:paraId="79E4661C" w14:textId="77777777" w:rsidTr="00E12666">
        <w:trPr>
          <w:cantSplit/>
          <w:jc w:val="center"/>
        </w:trPr>
        <w:tc>
          <w:tcPr>
            <w:tcW w:w="288" w:type="dxa"/>
          </w:tcPr>
          <w:p w14:paraId="11AA2A57" w14:textId="77777777" w:rsidR="00E12666" w:rsidRDefault="00E12666" w:rsidP="00E12666">
            <w:pPr>
              <w:pStyle w:val="CopticCross"/>
            </w:pPr>
          </w:p>
        </w:tc>
        <w:tc>
          <w:tcPr>
            <w:tcW w:w="3960" w:type="dxa"/>
          </w:tcPr>
          <w:p w14:paraId="4827072C" w14:textId="77777777" w:rsidR="00E12666" w:rsidRDefault="00E12666" w:rsidP="006F2203">
            <w:pPr>
              <w:pStyle w:val="EngHang"/>
            </w:pPr>
            <w:r>
              <w:t>All the seven orders</w:t>
            </w:r>
          </w:p>
          <w:p w14:paraId="1C4B0C56" w14:textId="77777777" w:rsidR="00E12666" w:rsidRDefault="00E12666" w:rsidP="006F2203">
            <w:pPr>
              <w:pStyle w:val="EngHang"/>
            </w:pPr>
            <w:r>
              <w:t>Of the Church</w:t>
            </w:r>
          </w:p>
          <w:p w14:paraId="0625018F" w14:textId="77777777" w:rsidR="00E12666" w:rsidRDefault="00E12666" w:rsidP="006F2203">
            <w:pPr>
              <w:pStyle w:val="EngHang"/>
            </w:pPr>
            <w:r>
              <w:t>Honour John the wise</w:t>
            </w:r>
          </w:p>
          <w:p w14:paraId="54B974E8" w14:textId="77777777" w:rsidR="00E12666" w:rsidRDefault="00E12666" w:rsidP="006F2203">
            <w:pPr>
              <w:pStyle w:val="EngHangEnd"/>
            </w:pPr>
            <w:r>
              <w:t>At all times.</w:t>
            </w:r>
          </w:p>
        </w:tc>
        <w:tc>
          <w:tcPr>
            <w:tcW w:w="288" w:type="dxa"/>
          </w:tcPr>
          <w:p w14:paraId="69C6DDB1" w14:textId="77777777" w:rsidR="00E12666" w:rsidRDefault="00E12666" w:rsidP="00E12666"/>
        </w:tc>
        <w:tc>
          <w:tcPr>
            <w:tcW w:w="288" w:type="dxa"/>
          </w:tcPr>
          <w:p w14:paraId="0D33C158" w14:textId="77777777" w:rsidR="00E12666" w:rsidRDefault="00E12666" w:rsidP="00E12666">
            <w:pPr>
              <w:pStyle w:val="CopticCross"/>
            </w:pPr>
          </w:p>
        </w:tc>
        <w:tc>
          <w:tcPr>
            <w:tcW w:w="3960" w:type="dxa"/>
          </w:tcPr>
          <w:p w14:paraId="158D11FB" w14:textId="77777777" w:rsidR="00E12666" w:rsidRDefault="00E12666" w:rsidP="00E12666">
            <w:pPr>
              <w:pStyle w:val="CopticVersemulti-line"/>
            </w:pPr>
            <w:r>
              <w:t>Ϣⲁϣϥ (ⲍ̄) ⲛ̀ⲧⲁⲅⲙⲁ ⲛⲓⲃⲉⲛ:</w:t>
            </w:r>
          </w:p>
          <w:p w14:paraId="5FF788D2" w14:textId="77777777" w:rsidR="00E12666" w:rsidRDefault="00E12666" w:rsidP="00E12666">
            <w:pPr>
              <w:pStyle w:val="CopticVersemulti-line"/>
            </w:pPr>
            <w:r>
              <w:t xml:space="preserve">ⲛ̀ⲧⲉ ϯⲈⲕⲕⲗⲏⲥⲓⲁ: </w:t>
            </w:r>
          </w:p>
          <w:p w14:paraId="3648DACC" w14:textId="77777777" w:rsidR="00E12666" w:rsidRDefault="00E12666" w:rsidP="00E12666">
            <w:pPr>
              <w:pStyle w:val="CopticVersemulti-line"/>
            </w:pPr>
            <w:r>
              <w:t>ⲉⲩⲧⲁⲓⲟ ⲛ̀ⲥⲏⲟⲩ ⲛⲓⲃⲉⲛ:</w:t>
            </w:r>
          </w:p>
          <w:p w14:paraId="23FE9D47" w14:textId="77777777" w:rsidR="00E12666" w:rsidRDefault="00E12666" w:rsidP="00E12666">
            <w:pPr>
              <w:pStyle w:val="CopticVerse"/>
            </w:pPr>
            <w:r>
              <w:t>Ⲓⲱⲁⲛⲛⲏⲥ ⲫⲁ ϯⲥⲟⲫⲓⲁ.</w:t>
            </w:r>
          </w:p>
        </w:tc>
      </w:tr>
      <w:tr w:rsidR="00E12666" w14:paraId="6D86F8BE" w14:textId="77777777" w:rsidTr="00E12666">
        <w:trPr>
          <w:cantSplit/>
          <w:jc w:val="center"/>
        </w:trPr>
        <w:tc>
          <w:tcPr>
            <w:tcW w:w="288" w:type="dxa"/>
          </w:tcPr>
          <w:p w14:paraId="4A2E3EA7" w14:textId="77777777" w:rsidR="00E12666" w:rsidRDefault="00E12666" w:rsidP="00E12666">
            <w:pPr>
              <w:pStyle w:val="CopticCross"/>
            </w:pPr>
            <w:r w:rsidRPr="00FB5ACB">
              <w:t>¿</w:t>
            </w:r>
          </w:p>
        </w:tc>
        <w:tc>
          <w:tcPr>
            <w:tcW w:w="3960" w:type="dxa"/>
          </w:tcPr>
          <w:p w14:paraId="6B265785" w14:textId="77777777" w:rsidR="00E12666" w:rsidRDefault="00E12666" w:rsidP="006F2203">
            <w:pPr>
              <w:pStyle w:val="EngHang"/>
            </w:pPr>
            <w:r>
              <w:t>Behold, John the Baptist,</w:t>
            </w:r>
          </w:p>
          <w:p w14:paraId="38F874C4" w14:textId="77777777" w:rsidR="00E12666" w:rsidRDefault="00E12666" w:rsidP="006F2203">
            <w:pPr>
              <w:pStyle w:val="EngHang"/>
            </w:pPr>
            <w:r>
              <w:t>Taught us well,</w:t>
            </w:r>
          </w:p>
          <w:p w14:paraId="2EA448F6" w14:textId="77777777" w:rsidR="00E12666" w:rsidRDefault="00E12666" w:rsidP="006F2203">
            <w:pPr>
              <w:pStyle w:val="EngHang"/>
            </w:pPr>
            <w:r>
              <w:t>Baptising the Lord</w:t>
            </w:r>
          </w:p>
          <w:p w14:paraId="6F8FE353" w14:textId="77777777" w:rsidR="00E12666" w:rsidRDefault="00E12666" w:rsidP="006F2203">
            <w:pPr>
              <w:pStyle w:val="EngHangEnd"/>
            </w:pPr>
            <w:r>
              <w:t>In the waters of the Jordan.</w:t>
            </w:r>
          </w:p>
        </w:tc>
        <w:tc>
          <w:tcPr>
            <w:tcW w:w="288" w:type="dxa"/>
          </w:tcPr>
          <w:p w14:paraId="7E10DECF" w14:textId="77777777" w:rsidR="00E12666" w:rsidRDefault="00E12666" w:rsidP="00E12666"/>
        </w:tc>
        <w:tc>
          <w:tcPr>
            <w:tcW w:w="288" w:type="dxa"/>
          </w:tcPr>
          <w:p w14:paraId="6840AE8C" w14:textId="77777777" w:rsidR="00E12666" w:rsidRDefault="00E12666" w:rsidP="00E12666">
            <w:pPr>
              <w:pStyle w:val="CopticCross"/>
            </w:pPr>
            <w:r w:rsidRPr="00FB5ACB">
              <w:t>¿</w:t>
            </w:r>
          </w:p>
        </w:tc>
        <w:tc>
          <w:tcPr>
            <w:tcW w:w="3960" w:type="dxa"/>
          </w:tcPr>
          <w:p w14:paraId="14751ABC" w14:textId="77777777" w:rsidR="00E12666" w:rsidRDefault="00E12666" w:rsidP="00E12666">
            <w:pPr>
              <w:pStyle w:val="CopticVersemulti-line"/>
            </w:pPr>
            <w:r>
              <w:t>Ⲏⲡⲡⲉ ⲁϥⲧⲁⲙⲟⲛ ⲕⲁⲗⲱⲥ:</w:t>
            </w:r>
          </w:p>
          <w:p w14:paraId="6B8F6B05" w14:textId="77777777" w:rsidR="00E12666" w:rsidRDefault="00E12666" w:rsidP="00E12666">
            <w:pPr>
              <w:pStyle w:val="CopticVersemulti-line"/>
            </w:pPr>
            <w:r>
              <w:t>Ⲓⲱⲁⲛⲛⲏⲥ ⲡⲓⲃⲁⲡⲧⲓⲥⲧⲏⲥ:</w:t>
            </w:r>
          </w:p>
          <w:p w14:paraId="78099F04" w14:textId="77777777" w:rsidR="00E12666" w:rsidRDefault="00E12666" w:rsidP="00E12666">
            <w:pPr>
              <w:pStyle w:val="CopticVersemulti-line"/>
            </w:pPr>
            <w:r>
              <w:t>ϫⲉ ⲁⲓϯⲱⲙⲥ ⲉ̀Ⲡⲟ̄ⲥ̄:</w:t>
            </w:r>
          </w:p>
          <w:p w14:paraId="24265491" w14:textId="77777777" w:rsidR="00E12666" w:rsidRDefault="00E12666" w:rsidP="00E12666">
            <w:pPr>
              <w:pStyle w:val="CopticVerse"/>
            </w:pPr>
            <w:r>
              <w:t>ϧⲉⲛ ⲛⲓⲙⲱⲟⲩ ⲛ̀ⲧⲉ ⲡⲓⲓⲟⲣⲇⲁⲛⲏⲥ.</w:t>
            </w:r>
          </w:p>
        </w:tc>
      </w:tr>
      <w:tr w:rsidR="00E12666" w14:paraId="12F28CFA" w14:textId="77777777" w:rsidTr="00E12666">
        <w:trPr>
          <w:cantSplit/>
          <w:jc w:val="center"/>
        </w:trPr>
        <w:tc>
          <w:tcPr>
            <w:tcW w:w="288" w:type="dxa"/>
          </w:tcPr>
          <w:p w14:paraId="6E018875" w14:textId="77777777" w:rsidR="00E12666" w:rsidRDefault="00E12666" w:rsidP="00E12666">
            <w:pPr>
              <w:pStyle w:val="CopticCross"/>
            </w:pPr>
            <w:r w:rsidRPr="00FB5ACB">
              <w:lastRenderedPageBreak/>
              <w:t>¿</w:t>
            </w:r>
          </w:p>
        </w:tc>
        <w:tc>
          <w:tcPr>
            <w:tcW w:w="3960" w:type="dxa"/>
          </w:tcPr>
          <w:p w14:paraId="4BDCDF06" w14:textId="77777777" w:rsidR="00E12666" w:rsidRDefault="00E12666" w:rsidP="006F2203">
            <w:pPr>
              <w:pStyle w:val="EngHang"/>
            </w:pPr>
            <w:r>
              <w:t>Rejoice, O John,</w:t>
            </w:r>
          </w:p>
          <w:p w14:paraId="7364C005" w14:textId="77777777" w:rsidR="00E12666" w:rsidRDefault="00E12666" w:rsidP="006F2203">
            <w:pPr>
              <w:pStyle w:val="EngHang"/>
            </w:pPr>
            <w:r>
              <w:t>The son of Zacherias,</w:t>
            </w:r>
          </w:p>
          <w:p w14:paraId="7B276DA8" w14:textId="77777777" w:rsidR="00E12666" w:rsidRDefault="00E12666" w:rsidP="006F2203">
            <w:pPr>
              <w:pStyle w:val="EngHang"/>
            </w:pPr>
            <w:r>
              <w:t>The forefunner</w:t>
            </w:r>
          </w:p>
          <w:p w14:paraId="32A6D153" w14:textId="77777777" w:rsidR="00E12666" w:rsidRDefault="00E12666" w:rsidP="006F2203">
            <w:pPr>
              <w:pStyle w:val="EngHangEnd"/>
            </w:pPr>
            <w:r>
              <w:t>Of the Messiah.</w:t>
            </w:r>
          </w:p>
        </w:tc>
        <w:tc>
          <w:tcPr>
            <w:tcW w:w="288" w:type="dxa"/>
          </w:tcPr>
          <w:p w14:paraId="44B92A67" w14:textId="77777777" w:rsidR="00E12666" w:rsidRDefault="00E12666" w:rsidP="00E12666"/>
        </w:tc>
        <w:tc>
          <w:tcPr>
            <w:tcW w:w="288" w:type="dxa"/>
          </w:tcPr>
          <w:p w14:paraId="0E9C95AD" w14:textId="77777777" w:rsidR="00E12666" w:rsidRDefault="00E12666" w:rsidP="00E12666">
            <w:pPr>
              <w:pStyle w:val="CopticCross"/>
            </w:pPr>
            <w:r w:rsidRPr="00FB5ACB">
              <w:t>¿</w:t>
            </w:r>
          </w:p>
        </w:tc>
        <w:tc>
          <w:tcPr>
            <w:tcW w:w="3960" w:type="dxa"/>
          </w:tcPr>
          <w:p w14:paraId="2826C2AD" w14:textId="77777777" w:rsidR="00E12666" w:rsidRDefault="00E12666" w:rsidP="00E12666">
            <w:pPr>
              <w:pStyle w:val="CopticVersemulti-line"/>
            </w:pPr>
            <w:r>
              <w:t>Ⲑⲉⲗⲏⲗ ⲱ̀ Ⲓⲱⲁⲛⲛⲏⲥ:</w:t>
            </w:r>
          </w:p>
          <w:p w14:paraId="72071C7E" w14:textId="77777777" w:rsidR="00E12666" w:rsidRDefault="00E12666" w:rsidP="00E12666">
            <w:pPr>
              <w:pStyle w:val="CopticVersemulti-line"/>
            </w:pPr>
            <w:r>
              <w:t>ⲡ̀ϣⲏⲣⲓ ⲛ̀Ⲍⲁⲭⲁⲣⲓⲁⲥ:</w:t>
            </w:r>
          </w:p>
          <w:p w14:paraId="15DD1014" w14:textId="77777777" w:rsidR="00E12666" w:rsidRDefault="00E12666" w:rsidP="00E12666">
            <w:pPr>
              <w:pStyle w:val="CopticVersemulti-line"/>
            </w:pPr>
            <w:r>
              <w:t>ⲟⲩⲟϩ ⲡⲓⲡ̀ⲣⲟⲇⲣⲟⲙⲟ:</w:t>
            </w:r>
          </w:p>
          <w:p w14:paraId="5CBE7DF2" w14:textId="77777777" w:rsidR="00E12666" w:rsidRPr="005130A7" w:rsidRDefault="00E12666" w:rsidP="00E12666">
            <w:pPr>
              <w:pStyle w:val="CopticVerse"/>
            </w:pPr>
            <w:r>
              <w:t>ⲛ̀ⲧⲉ Ⲙⲁⲥⲓⲁⲥ.</w:t>
            </w:r>
          </w:p>
        </w:tc>
      </w:tr>
      <w:tr w:rsidR="00E12666" w14:paraId="4223E420" w14:textId="77777777" w:rsidTr="00E12666">
        <w:trPr>
          <w:cantSplit/>
          <w:jc w:val="center"/>
        </w:trPr>
        <w:tc>
          <w:tcPr>
            <w:tcW w:w="288" w:type="dxa"/>
          </w:tcPr>
          <w:p w14:paraId="7E17010C" w14:textId="77777777" w:rsidR="00E12666" w:rsidRDefault="00E12666" w:rsidP="00E12666">
            <w:pPr>
              <w:pStyle w:val="CopticCross"/>
            </w:pPr>
          </w:p>
        </w:tc>
        <w:tc>
          <w:tcPr>
            <w:tcW w:w="3960" w:type="dxa"/>
          </w:tcPr>
          <w:p w14:paraId="53902C55" w14:textId="77777777" w:rsidR="00E12666" w:rsidRDefault="00E12666" w:rsidP="006F2203">
            <w:pPr>
              <w:pStyle w:val="EngHang"/>
            </w:pPr>
            <w:r>
              <w:t>John was greatly blessed,</w:t>
            </w:r>
          </w:p>
          <w:p w14:paraId="5D01A633" w14:textId="77777777" w:rsidR="00E12666" w:rsidRDefault="00E12666" w:rsidP="006F2203">
            <w:pPr>
              <w:pStyle w:val="EngHang"/>
            </w:pPr>
            <w:r>
              <w:t>For he witnessed and said,</w:t>
            </w:r>
          </w:p>
          <w:p w14:paraId="2351CCE5" w14:textId="77777777" w:rsidR="00E12666" w:rsidRDefault="00E12666" w:rsidP="006F2203">
            <w:pPr>
              <w:pStyle w:val="EngHang"/>
            </w:pPr>
            <w:r>
              <w:t>“I saw the Holy Spirit</w:t>
            </w:r>
          </w:p>
          <w:p w14:paraId="142E22EB" w14:textId="77777777" w:rsidR="00E12666" w:rsidRDefault="00E12666" w:rsidP="006F2203">
            <w:pPr>
              <w:pStyle w:val="EngHangEnd"/>
            </w:pPr>
            <w:r>
              <w:t>Descending from Heaven.</w:t>
            </w:r>
          </w:p>
        </w:tc>
        <w:tc>
          <w:tcPr>
            <w:tcW w:w="288" w:type="dxa"/>
          </w:tcPr>
          <w:p w14:paraId="48FE4DEA" w14:textId="77777777" w:rsidR="00E12666" w:rsidRDefault="00E12666" w:rsidP="00E12666"/>
        </w:tc>
        <w:tc>
          <w:tcPr>
            <w:tcW w:w="288" w:type="dxa"/>
          </w:tcPr>
          <w:p w14:paraId="5EFFDADB" w14:textId="77777777" w:rsidR="00E12666" w:rsidRDefault="00E12666" w:rsidP="00E12666">
            <w:pPr>
              <w:pStyle w:val="CopticCross"/>
            </w:pPr>
          </w:p>
        </w:tc>
        <w:tc>
          <w:tcPr>
            <w:tcW w:w="3960" w:type="dxa"/>
          </w:tcPr>
          <w:p w14:paraId="187BDD07" w14:textId="77777777" w:rsidR="00E12666" w:rsidRDefault="00E12666" w:rsidP="00E12666">
            <w:pPr>
              <w:pStyle w:val="CopticVersemulti-line"/>
            </w:pPr>
            <w:r>
              <w:t>Ⲓⲱⲁⲛⲛⲏⲥ ⲁϥⲉⲣⲙⲉⲑⲣⲉ:</w:t>
            </w:r>
          </w:p>
          <w:p w14:paraId="62DB045F" w14:textId="77777777" w:rsidR="00E12666" w:rsidRDefault="00E12666" w:rsidP="00E12666">
            <w:pPr>
              <w:pStyle w:val="CopticVersemulti-line"/>
            </w:pPr>
            <w:r>
              <w:t>ϫⲉ ⲁⲓⲛⲁⲩ ⲉ̀ⲡⲓⲠⲉⲛⲁⲩⲙⲁ ⲉ̄ⲑ̄ⲩ̄:</w:t>
            </w:r>
          </w:p>
          <w:p w14:paraId="07439E83" w14:textId="77777777" w:rsidR="00E12666" w:rsidRDefault="00E12666" w:rsidP="00E12666">
            <w:pPr>
              <w:pStyle w:val="CopticVersemulti-line"/>
            </w:pPr>
            <w:r>
              <w:t>ⲉ̀ⲧⲁϥⲓ̀ ⲉ̀ⲃⲟⲗϧⲉⲛ ⲧ̀ⲫⲉ:</w:t>
            </w:r>
          </w:p>
          <w:p w14:paraId="4824AD94" w14:textId="77777777" w:rsidR="00E12666" w:rsidRPr="005130A7" w:rsidRDefault="00E12666" w:rsidP="00E12666">
            <w:pPr>
              <w:pStyle w:val="CopticVerse"/>
            </w:pPr>
            <w:r>
              <w:t>ⲱ̀ⲟⲩⲛⲓⲁⲧϥ ⲛ̀ⲑ̀ⲃⲁ ⲛ̀ⲕⲱⲃ.</w:t>
            </w:r>
          </w:p>
        </w:tc>
      </w:tr>
      <w:tr w:rsidR="00E12666" w14:paraId="7C820137" w14:textId="77777777" w:rsidTr="00E12666">
        <w:trPr>
          <w:cantSplit/>
          <w:jc w:val="center"/>
        </w:trPr>
        <w:tc>
          <w:tcPr>
            <w:tcW w:w="288" w:type="dxa"/>
          </w:tcPr>
          <w:p w14:paraId="75F385E6" w14:textId="77777777" w:rsidR="00E12666" w:rsidRDefault="00E12666" w:rsidP="00E12666">
            <w:pPr>
              <w:pStyle w:val="CopticCross"/>
            </w:pPr>
          </w:p>
        </w:tc>
        <w:tc>
          <w:tcPr>
            <w:tcW w:w="3960" w:type="dxa"/>
          </w:tcPr>
          <w:p w14:paraId="1A64C670" w14:textId="77777777" w:rsidR="00E12666" w:rsidRDefault="00E12666" w:rsidP="006F2203">
            <w:pPr>
              <w:pStyle w:val="EngHang"/>
            </w:pPr>
            <w:r>
              <w:t>And the voice of</w:t>
            </w:r>
          </w:p>
          <w:p w14:paraId="271D7029" w14:textId="77777777" w:rsidR="00E12666" w:rsidRDefault="00E12666" w:rsidP="006F2203">
            <w:pPr>
              <w:pStyle w:val="EngHang"/>
            </w:pPr>
            <w:r>
              <w:t>God the Father saying,</w:t>
            </w:r>
          </w:p>
          <w:p w14:paraId="2F649496" w14:textId="77777777" w:rsidR="00E12666" w:rsidRDefault="00E12666" w:rsidP="006F2203">
            <w:pPr>
              <w:pStyle w:val="EngHang"/>
            </w:pPr>
            <w:r>
              <w:t>‘This is my beloved</w:t>
            </w:r>
          </w:p>
          <w:p w14:paraId="40A5011B" w14:textId="77777777" w:rsidR="00E12666" w:rsidRDefault="00E12666" w:rsidP="006F2203">
            <w:pPr>
              <w:pStyle w:val="EngHangEnd"/>
            </w:pPr>
            <w:r>
              <w:t>Son, hear Him.’”</w:t>
            </w:r>
          </w:p>
        </w:tc>
        <w:tc>
          <w:tcPr>
            <w:tcW w:w="288" w:type="dxa"/>
          </w:tcPr>
          <w:p w14:paraId="15282EA5" w14:textId="77777777" w:rsidR="00E12666" w:rsidRDefault="00E12666" w:rsidP="00E12666"/>
        </w:tc>
        <w:tc>
          <w:tcPr>
            <w:tcW w:w="288" w:type="dxa"/>
          </w:tcPr>
          <w:p w14:paraId="41922E82" w14:textId="77777777" w:rsidR="00E12666" w:rsidRDefault="00E12666" w:rsidP="00E12666">
            <w:pPr>
              <w:pStyle w:val="CopticCross"/>
            </w:pPr>
          </w:p>
        </w:tc>
        <w:tc>
          <w:tcPr>
            <w:tcW w:w="3960" w:type="dxa"/>
          </w:tcPr>
          <w:p w14:paraId="200EFE68" w14:textId="77777777" w:rsidR="00E12666" w:rsidRDefault="00E12666" w:rsidP="00E12666">
            <w:pPr>
              <w:pStyle w:val="CopticVersemulti-line"/>
            </w:pPr>
            <w:r>
              <w:t>Ⲕⲉ ⲡⲁⲗⲓⲛ ⲛⲉⲙ ⲧ̀ⲥ̀ⲙⲉ:</w:t>
            </w:r>
          </w:p>
          <w:p w14:paraId="7A4292B3" w14:textId="77777777" w:rsidR="00E12666" w:rsidRDefault="00E12666" w:rsidP="00E12666">
            <w:pPr>
              <w:pStyle w:val="CopticVersemulti-line"/>
            </w:pPr>
            <w:r>
              <w:t>ⲛ̀ⲧⲉ Ⲫϯ ⲫ̀Ⲓⲱⲧ:</w:t>
            </w:r>
          </w:p>
          <w:p w14:paraId="6702E2B3" w14:textId="77777777" w:rsidR="00E12666" w:rsidRDefault="00E12666" w:rsidP="00E12666">
            <w:pPr>
              <w:pStyle w:val="CopticVersemulti-line"/>
            </w:pPr>
            <w:r>
              <w:t>ϫⲉ ⲫⲁⲓ ⲡⲉ Ⲡⲁϣⲏⲣⲓ:</w:t>
            </w:r>
          </w:p>
          <w:p w14:paraId="74BFC8A9" w14:textId="77777777" w:rsidR="00E12666" w:rsidRPr="005130A7" w:rsidRDefault="00E12666" w:rsidP="00E12666">
            <w:pPr>
              <w:pStyle w:val="CopticVerse"/>
            </w:pPr>
            <w:r>
              <w:t>Ⲡⲁⲙⲉⲛⲣⲓⲧ ⲥⲱⲧⲉⲙ Ⲛⲥⲱϥ.</w:t>
            </w:r>
          </w:p>
        </w:tc>
      </w:tr>
      <w:tr w:rsidR="00E12666" w14:paraId="4F86DC1E" w14:textId="77777777" w:rsidTr="00E12666">
        <w:trPr>
          <w:cantSplit/>
          <w:jc w:val="center"/>
        </w:trPr>
        <w:tc>
          <w:tcPr>
            <w:tcW w:w="288" w:type="dxa"/>
          </w:tcPr>
          <w:p w14:paraId="227584B5" w14:textId="77777777" w:rsidR="00E12666" w:rsidRDefault="00E12666" w:rsidP="00E12666">
            <w:pPr>
              <w:pStyle w:val="CopticCross"/>
            </w:pPr>
            <w:r w:rsidRPr="00FB5ACB">
              <w:t>¿</w:t>
            </w:r>
          </w:p>
        </w:tc>
        <w:tc>
          <w:tcPr>
            <w:tcW w:w="3960" w:type="dxa"/>
          </w:tcPr>
          <w:p w14:paraId="1170D29F" w14:textId="77777777" w:rsidR="00E12666" w:rsidRDefault="00E12666" w:rsidP="006F2203">
            <w:pPr>
              <w:pStyle w:val="EngHang"/>
            </w:pPr>
            <w:r>
              <w:t xml:space="preserve">Rejoice O you </w:t>
            </w:r>
          </w:p>
          <w:p w14:paraId="304CE073" w14:textId="77777777" w:rsidR="00E12666" w:rsidRDefault="00E12666" w:rsidP="006F2203">
            <w:pPr>
              <w:pStyle w:val="EngHang"/>
            </w:pPr>
            <w:r>
              <w:t>Christian people</w:t>
            </w:r>
          </w:p>
          <w:p w14:paraId="104B6895" w14:textId="77777777" w:rsidR="00E12666" w:rsidRDefault="00E12666" w:rsidP="006F2203">
            <w:pPr>
              <w:pStyle w:val="EngHang"/>
            </w:pPr>
            <w:r>
              <w:t>At the fast of the martyr,</w:t>
            </w:r>
          </w:p>
          <w:p w14:paraId="37F7D693" w14:textId="77777777" w:rsidR="00E12666" w:rsidRDefault="00E12666" w:rsidP="006F2203">
            <w:pPr>
              <w:pStyle w:val="EngHangEnd"/>
            </w:pPr>
            <w:r>
              <w:t>John the Baptist.</w:t>
            </w:r>
          </w:p>
        </w:tc>
        <w:tc>
          <w:tcPr>
            <w:tcW w:w="288" w:type="dxa"/>
          </w:tcPr>
          <w:p w14:paraId="39EF92F4" w14:textId="77777777" w:rsidR="00E12666" w:rsidRDefault="00E12666" w:rsidP="00E12666"/>
        </w:tc>
        <w:tc>
          <w:tcPr>
            <w:tcW w:w="288" w:type="dxa"/>
          </w:tcPr>
          <w:p w14:paraId="36E57468" w14:textId="77777777" w:rsidR="00E12666" w:rsidRDefault="00E12666" w:rsidP="00E12666">
            <w:pPr>
              <w:pStyle w:val="CopticCross"/>
            </w:pPr>
            <w:r w:rsidRPr="00FB5ACB">
              <w:t>¿</w:t>
            </w:r>
          </w:p>
        </w:tc>
        <w:tc>
          <w:tcPr>
            <w:tcW w:w="3960" w:type="dxa"/>
          </w:tcPr>
          <w:p w14:paraId="1BAF847D" w14:textId="77777777" w:rsidR="00E12666" w:rsidRDefault="00E12666" w:rsidP="00E12666">
            <w:pPr>
              <w:pStyle w:val="CopticVersemulti-line"/>
            </w:pPr>
            <w:r>
              <w:t>Ⲗⲉⲗⲓ ⲱ̀ ⲛⲓⲗⲁⲟⲥ:</w:t>
            </w:r>
          </w:p>
          <w:p w14:paraId="377A668F" w14:textId="77777777" w:rsidR="00E12666" w:rsidRDefault="00E12666" w:rsidP="00E12666">
            <w:pPr>
              <w:pStyle w:val="CopticVersemulti-line"/>
            </w:pPr>
            <w:r>
              <w:t>ⲛ̀ⲛⲓⲬⲣⲓⲥⲧⲓⲁⲛⲟⲥ:</w:t>
            </w:r>
          </w:p>
          <w:p w14:paraId="6DBD49CC" w14:textId="77777777" w:rsidR="00E12666" w:rsidRDefault="00E12666" w:rsidP="00E12666">
            <w:pPr>
              <w:pStyle w:val="CopticVersemulti-line"/>
            </w:pPr>
            <w:r>
              <w:t>ϧⲉⲛ ⲡ̀ϣⲁⲓ ⲙ̀ⲡⲓⲙⲁⲣⲧⲩⲣⲟⲥ:</w:t>
            </w:r>
          </w:p>
          <w:p w14:paraId="11C50CC0" w14:textId="77777777" w:rsidR="00E12666" w:rsidRPr="005130A7" w:rsidRDefault="00E12666" w:rsidP="00E12666">
            <w:pPr>
              <w:pStyle w:val="CopticVerse"/>
            </w:pPr>
            <w:r>
              <w:t>Ⲓⲱⲁⲛⲛⲏⲥ ⲡⲓⲡ̀ⲣⲟⲇⲣⲟⲙⲟⲥ.</w:t>
            </w:r>
          </w:p>
        </w:tc>
      </w:tr>
      <w:tr w:rsidR="00E12666" w14:paraId="48E69971" w14:textId="77777777" w:rsidTr="00E12666">
        <w:trPr>
          <w:cantSplit/>
          <w:jc w:val="center"/>
        </w:trPr>
        <w:tc>
          <w:tcPr>
            <w:tcW w:w="288" w:type="dxa"/>
          </w:tcPr>
          <w:p w14:paraId="03B757D9" w14:textId="77777777" w:rsidR="00E12666" w:rsidRDefault="00E12666" w:rsidP="00E12666">
            <w:pPr>
              <w:pStyle w:val="CopticCross"/>
            </w:pPr>
            <w:r w:rsidRPr="00FB5ACB">
              <w:t>¿</w:t>
            </w:r>
          </w:p>
        </w:tc>
        <w:tc>
          <w:tcPr>
            <w:tcW w:w="3960" w:type="dxa"/>
          </w:tcPr>
          <w:p w14:paraId="2BB1D75B" w14:textId="77777777" w:rsidR="00E12666" w:rsidRDefault="00E12666" w:rsidP="006F2203">
            <w:pPr>
              <w:pStyle w:val="EngHang"/>
            </w:pPr>
            <w:r>
              <w:t>Grant us Your peace,</w:t>
            </w:r>
          </w:p>
          <w:p w14:paraId="609F8863" w14:textId="77777777" w:rsidR="00E12666" w:rsidRDefault="00E12666" w:rsidP="006F2203">
            <w:pPr>
              <w:pStyle w:val="EngHang"/>
            </w:pPr>
            <w:r>
              <w:t>O Only-Begotten,</w:t>
            </w:r>
          </w:p>
          <w:p w14:paraId="63401EFF" w14:textId="77777777" w:rsidR="00E12666" w:rsidRDefault="00E12666" w:rsidP="006F2203">
            <w:pPr>
              <w:pStyle w:val="EngHang"/>
            </w:pPr>
            <w:r>
              <w:t>Heal our sicknesses,</w:t>
            </w:r>
          </w:p>
          <w:p w14:paraId="2DF1FF18" w14:textId="77777777" w:rsidR="00E12666" w:rsidRDefault="00E12666" w:rsidP="006F2203">
            <w:pPr>
              <w:pStyle w:val="EngHangEnd"/>
            </w:pPr>
            <w:r>
              <w:t>For the sake of St. John.</w:t>
            </w:r>
          </w:p>
        </w:tc>
        <w:tc>
          <w:tcPr>
            <w:tcW w:w="288" w:type="dxa"/>
          </w:tcPr>
          <w:p w14:paraId="37D4091F" w14:textId="77777777" w:rsidR="00E12666" w:rsidRDefault="00E12666" w:rsidP="00E12666"/>
        </w:tc>
        <w:tc>
          <w:tcPr>
            <w:tcW w:w="288" w:type="dxa"/>
          </w:tcPr>
          <w:p w14:paraId="5C6EB616" w14:textId="77777777" w:rsidR="00E12666" w:rsidRDefault="00E12666" w:rsidP="00E12666">
            <w:pPr>
              <w:pStyle w:val="CopticCross"/>
            </w:pPr>
            <w:r w:rsidRPr="00FB5ACB">
              <w:t>¿</w:t>
            </w:r>
          </w:p>
        </w:tc>
        <w:tc>
          <w:tcPr>
            <w:tcW w:w="3960" w:type="dxa"/>
          </w:tcPr>
          <w:p w14:paraId="1E4C634E" w14:textId="77777777" w:rsidR="00E12666" w:rsidRDefault="00E12666" w:rsidP="00E12666">
            <w:pPr>
              <w:pStyle w:val="CopticVersemulti-line"/>
            </w:pPr>
            <w:r>
              <w:t>Ⲙⲟⲓ ⲛⲁⲙ ⲛ̀ⲧⲉⲕϩⲓⲣⲏⲛⲏ:</w:t>
            </w:r>
          </w:p>
          <w:p w14:paraId="738A5DBB" w14:textId="77777777" w:rsidR="00E12666" w:rsidRDefault="00E12666" w:rsidP="00E12666">
            <w:pPr>
              <w:pStyle w:val="CopticVersemulti-line"/>
            </w:pPr>
            <w:r>
              <w:t>ⲱ̀ ⲡⲓⲙⲟⲛⲟⲅⲉⲛⲏⲥ:</w:t>
            </w:r>
          </w:p>
          <w:p w14:paraId="1E3ACA31" w14:textId="77777777" w:rsidR="00E12666" w:rsidRDefault="00E12666" w:rsidP="00E12666">
            <w:pPr>
              <w:pStyle w:val="CopticVersemulti-line"/>
            </w:pPr>
            <w:r>
              <w:t>ⲙⲁⲧⲁⲗϭⲟ ⲛ̀ⲛⲉⲛϣⲱⲛⲓ:</w:t>
            </w:r>
          </w:p>
          <w:p w14:paraId="506B8BFF" w14:textId="77777777" w:rsidR="00E12666" w:rsidRPr="005130A7" w:rsidRDefault="00E12666" w:rsidP="00E12666">
            <w:pPr>
              <w:pStyle w:val="CopticVerse"/>
            </w:pPr>
            <w:r>
              <w:t xml:space="preserve">ⲉⲑⲃⲉ </w:t>
            </w:r>
            <w:commentRangeStart w:id="1432"/>
            <w:r>
              <w:t>ⲫⲏ</w:t>
            </w:r>
            <w:commentRangeEnd w:id="1432"/>
            <w:r>
              <w:rPr>
                <w:rStyle w:val="CommentReference"/>
                <w:rFonts w:ascii="Times New Roman" w:hAnsi="Times New Roman"/>
              </w:rPr>
              <w:commentReference w:id="1432"/>
            </w:r>
            <w:r>
              <w:t>ⲉ̄ⲑ̄ⲩ̄ Ⲓⲱⲁⲛⲛⲏⲥ.</w:t>
            </w:r>
          </w:p>
        </w:tc>
      </w:tr>
      <w:tr w:rsidR="00E12666" w14:paraId="0A1FEC94" w14:textId="77777777" w:rsidTr="00E12666">
        <w:trPr>
          <w:cantSplit/>
          <w:jc w:val="center"/>
        </w:trPr>
        <w:tc>
          <w:tcPr>
            <w:tcW w:w="288" w:type="dxa"/>
          </w:tcPr>
          <w:p w14:paraId="51995BCB" w14:textId="77777777" w:rsidR="00E12666" w:rsidRDefault="00E12666" w:rsidP="00E12666">
            <w:pPr>
              <w:pStyle w:val="CopticCross"/>
            </w:pPr>
          </w:p>
        </w:tc>
        <w:tc>
          <w:tcPr>
            <w:tcW w:w="3960" w:type="dxa"/>
          </w:tcPr>
          <w:p w14:paraId="03634920" w14:textId="77777777" w:rsidR="00E12666" w:rsidRDefault="00E12666" w:rsidP="006F2203">
            <w:pPr>
              <w:pStyle w:val="EngHang"/>
            </w:pPr>
            <w:r>
              <w:t>Hear us and have mercy on us,</w:t>
            </w:r>
          </w:p>
          <w:p w14:paraId="12F903F4" w14:textId="77777777" w:rsidR="00E12666" w:rsidRDefault="00E12666" w:rsidP="006F2203">
            <w:pPr>
              <w:pStyle w:val="EngHang"/>
            </w:pPr>
            <w:r>
              <w:t>Take away your wrath from us,</w:t>
            </w:r>
          </w:p>
          <w:p w14:paraId="76196B5F" w14:textId="77777777" w:rsidR="00E12666" w:rsidRDefault="00E12666" w:rsidP="006F2203">
            <w:pPr>
              <w:pStyle w:val="EngHang"/>
            </w:pPr>
            <w:r>
              <w:t>O Christ, for the sake</w:t>
            </w:r>
          </w:p>
          <w:p w14:paraId="48392382" w14:textId="77777777" w:rsidR="00E12666" w:rsidRDefault="00E12666" w:rsidP="006F2203">
            <w:pPr>
              <w:pStyle w:val="EngHangEnd"/>
            </w:pPr>
            <w:r>
              <w:t>Of the blessed John.</w:t>
            </w:r>
          </w:p>
        </w:tc>
        <w:tc>
          <w:tcPr>
            <w:tcW w:w="288" w:type="dxa"/>
          </w:tcPr>
          <w:p w14:paraId="5313FFC7" w14:textId="77777777" w:rsidR="00E12666" w:rsidRDefault="00E12666" w:rsidP="00E12666"/>
        </w:tc>
        <w:tc>
          <w:tcPr>
            <w:tcW w:w="288" w:type="dxa"/>
          </w:tcPr>
          <w:p w14:paraId="41484F0F" w14:textId="77777777" w:rsidR="00E12666" w:rsidRDefault="00E12666" w:rsidP="00E12666">
            <w:pPr>
              <w:pStyle w:val="CopticCross"/>
            </w:pPr>
          </w:p>
        </w:tc>
        <w:tc>
          <w:tcPr>
            <w:tcW w:w="3960" w:type="dxa"/>
          </w:tcPr>
          <w:p w14:paraId="0E0DBD28" w14:textId="77777777" w:rsidR="00E12666" w:rsidRDefault="00E12666" w:rsidP="00E12666">
            <w:pPr>
              <w:pStyle w:val="CopticVersemulti-line"/>
            </w:pPr>
            <w:r>
              <w:t>Ⲛⲁⲓ ⲛⲁⲛ ⲥⲱⲧⲉⲛ ⲉ̀ⲣⲟⲛ:</w:t>
            </w:r>
          </w:p>
          <w:p w14:paraId="401E5EAE" w14:textId="77777777" w:rsidR="00E12666" w:rsidRDefault="00E12666" w:rsidP="00E12666">
            <w:pPr>
              <w:pStyle w:val="CopticVersemulti-line"/>
            </w:pPr>
            <w:r>
              <w:t>ⲟⲩⲟϩ ⲱ̀ⲗⲓ ⲙ̀ⲡⲉⲕϫⲱⲛⲧ:</w:t>
            </w:r>
          </w:p>
          <w:p w14:paraId="6823070F" w14:textId="77777777" w:rsidR="00E12666" w:rsidRDefault="00E12666" w:rsidP="00E12666">
            <w:pPr>
              <w:pStyle w:val="CopticVersemulti-line"/>
            </w:pPr>
            <w:r>
              <w:t>ⲱ̀Ⲡⲭ̄ⲥ̄ ⲉ̀ⲃⲟⲗϩⲁⲣⲟⲛ:</w:t>
            </w:r>
          </w:p>
          <w:p w14:paraId="22D2C017" w14:textId="77777777" w:rsidR="00E12666" w:rsidRPr="005130A7" w:rsidRDefault="00E12666" w:rsidP="00E12666">
            <w:pPr>
              <w:pStyle w:val="CopticVerse"/>
            </w:pPr>
            <w:r>
              <w:t>ⲉⲑⲃⲉ Ⲓⲱⲁⲛⲛⲏⲥ ⲫⲏⲉⲧⲥ̀ⲙⲁⲣⲱⲟⲩⲧ.</w:t>
            </w:r>
          </w:p>
        </w:tc>
      </w:tr>
      <w:tr w:rsidR="00E12666" w14:paraId="2F40DB09" w14:textId="77777777" w:rsidTr="00E12666">
        <w:trPr>
          <w:cantSplit/>
          <w:jc w:val="center"/>
        </w:trPr>
        <w:tc>
          <w:tcPr>
            <w:tcW w:w="288" w:type="dxa"/>
          </w:tcPr>
          <w:p w14:paraId="05C3A26A" w14:textId="77777777" w:rsidR="00E12666" w:rsidRDefault="00E12666" w:rsidP="00E12666">
            <w:pPr>
              <w:pStyle w:val="CopticCross"/>
            </w:pPr>
          </w:p>
        </w:tc>
        <w:tc>
          <w:tcPr>
            <w:tcW w:w="3960" w:type="dxa"/>
          </w:tcPr>
          <w:p w14:paraId="3D3A7C46" w14:textId="77777777" w:rsidR="00E12666" w:rsidRDefault="00E12666" w:rsidP="006F2203">
            <w:pPr>
              <w:pStyle w:val="EngHang"/>
            </w:pPr>
            <w:r>
              <w:t>Blessed are You, O Christ,</w:t>
            </w:r>
          </w:p>
          <w:p w14:paraId="07BE5303" w14:textId="77777777" w:rsidR="00E12666" w:rsidRDefault="00E12666" w:rsidP="006F2203">
            <w:pPr>
              <w:pStyle w:val="EngHang"/>
            </w:pPr>
            <w:r>
              <w:t>With Your good Father,</w:t>
            </w:r>
          </w:p>
          <w:p w14:paraId="2B835BCE" w14:textId="77777777" w:rsidR="00E12666" w:rsidRDefault="00E12666" w:rsidP="006F2203">
            <w:pPr>
              <w:pStyle w:val="EngHang"/>
            </w:pPr>
            <w:r>
              <w:t>And the Holy Spirit,</w:t>
            </w:r>
          </w:p>
          <w:p w14:paraId="6965ACC6" w14:textId="77777777" w:rsidR="00E12666" w:rsidRDefault="00E12666" w:rsidP="006F2203">
            <w:pPr>
              <w:pStyle w:val="EngHangEnd"/>
            </w:pPr>
            <w:r>
              <w:t>One in essence with You.</w:t>
            </w:r>
          </w:p>
        </w:tc>
        <w:tc>
          <w:tcPr>
            <w:tcW w:w="288" w:type="dxa"/>
          </w:tcPr>
          <w:p w14:paraId="7CA217F2" w14:textId="77777777" w:rsidR="00E12666" w:rsidRDefault="00E12666" w:rsidP="00E12666"/>
        </w:tc>
        <w:tc>
          <w:tcPr>
            <w:tcW w:w="288" w:type="dxa"/>
          </w:tcPr>
          <w:p w14:paraId="717D8DF5" w14:textId="77777777" w:rsidR="00E12666" w:rsidRDefault="00E12666" w:rsidP="00E12666">
            <w:pPr>
              <w:pStyle w:val="CopticCross"/>
            </w:pPr>
          </w:p>
        </w:tc>
        <w:tc>
          <w:tcPr>
            <w:tcW w:w="3960" w:type="dxa"/>
          </w:tcPr>
          <w:p w14:paraId="78BBD155" w14:textId="77777777" w:rsidR="00E12666" w:rsidRDefault="00E12666" w:rsidP="00E12666">
            <w:pPr>
              <w:pStyle w:val="CopticVersemulti-line"/>
            </w:pPr>
            <w:r>
              <w:t>Ⲝⲙⲁⲣⲱⲟⲩⲧ ⲱ̀Ⲡⲭ̄ⲥ̄:</w:t>
            </w:r>
          </w:p>
          <w:p w14:paraId="585AA848" w14:textId="77777777" w:rsidR="00E12666" w:rsidRDefault="00E12666" w:rsidP="00E12666">
            <w:pPr>
              <w:pStyle w:val="CopticVersemulti-line"/>
            </w:pPr>
            <w:r>
              <w:t>ⲛⲉⲙ Ⲡⲉⲕⲓⲱⲧ ⲛ̀ⲁⲅⲁⲱⲟⲥ:</w:t>
            </w:r>
          </w:p>
          <w:p w14:paraId="28F6BC7B" w14:textId="77777777" w:rsidR="00E12666" w:rsidRDefault="00E12666" w:rsidP="00E12666">
            <w:pPr>
              <w:pStyle w:val="CopticVersemulti-line"/>
            </w:pPr>
            <w:r>
              <w:t>ⲛⲉⲙ ⲡⲓⲠⲛⲉⲩⲙⲁ ⲙ̀Ⲡⲁⲣⲁⲕⲗⲓⲧⲟⲥ:</w:t>
            </w:r>
          </w:p>
          <w:p w14:paraId="1CA98ADC" w14:textId="77777777" w:rsidR="00E12666" w:rsidRPr="005130A7" w:rsidRDefault="00E12666" w:rsidP="00E12666">
            <w:pPr>
              <w:pStyle w:val="CopticVerse"/>
            </w:pPr>
            <w:r>
              <w:t>ⲛ̀ⲟ̀ⲙⲟⲟⲩⲥⲓⲟⲥ.</w:t>
            </w:r>
          </w:p>
        </w:tc>
      </w:tr>
      <w:tr w:rsidR="00E12666" w14:paraId="25B20C13" w14:textId="77777777" w:rsidTr="00E12666">
        <w:trPr>
          <w:cantSplit/>
          <w:jc w:val="center"/>
        </w:trPr>
        <w:tc>
          <w:tcPr>
            <w:tcW w:w="288" w:type="dxa"/>
          </w:tcPr>
          <w:p w14:paraId="661FBC30" w14:textId="77777777" w:rsidR="00E12666" w:rsidRDefault="00E12666" w:rsidP="00E12666">
            <w:pPr>
              <w:pStyle w:val="CopticCross"/>
            </w:pPr>
            <w:r w:rsidRPr="00FB5ACB">
              <w:lastRenderedPageBreak/>
              <w:t>¿</w:t>
            </w:r>
          </w:p>
        </w:tc>
        <w:tc>
          <w:tcPr>
            <w:tcW w:w="3960" w:type="dxa"/>
          </w:tcPr>
          <w:p w14:paraId="6A83680F" w14:textId="77777777" w:rsidR="00E12666" w:rsidRDefault="00E12666" w:rsidP="006F2203">
            <w:pPr>
              <w:pStyle w:val="EngHang"/>
            </w:pPr>
            <w:r>
              <w:t xml:space="preserve">Your name is great </w:t>
            </w:r>
          </w:p>
          <w:p w14:paraId="4E3BF37F" w14:textId="77777777" w:rsidR="00E12666" w:rsidRDefault="00E12666" w:rsidP="006F2203">
            <w:pPr>
              <w:pStyle w:val="EngHang"/>
            </w:pPr>
            <w:r>
              <w:t>Among the angels,</w:t>
            </w:r>
          </w:p>
          <w:p w14:paraId="6CF92620" w14:textId="77777777" w:rsidR="00E12666" w:rsidRDefault="00E12666" w:rsidP="006F2203">
            <w:pPr>
              <w:pStyle w:val="EngHang"/>
            </w:pPr>
            <w:r>
              <w:t>Ask Christ to have mercy,</w:t>
            </w:r>
          </w:p>
          <w:p w14:paraId="2D389568" w14:textId="77777777" w:rsidR="00E12666" w:rsidRDefault="00E12666" w:rsidP="006F2203">
            <w:pPr>
              <w:pStyle w:val="EngHangEnd"/>
            </w:pPr>
            <w:r>
              <w:t>O St. John.</w:t>
            </w:r>
          </w:p>
        </w:tc>
        <w:tc>
          <w:tcPr>
            <w:tcW w:w="288" w:type="dxa"/>
          </w:tcPr>
          <w:p w14:paraId="6EC89351" w14:textId="77777777" w:rsidR="00E12666" w:rsidRDefault="00E12666" w:rsidP="00E12666"/>
        </w:tc>
        <w:tc>
          <w:tcPr>
            <w:tcW w:w="288" w:type="dxa"/>
          </w:tcPr>
          <w:p w14:paraId="1FC870C8" w14:textId="77777777" w:rsidR="00E12666" w:rsidRDefault="00E12666" w:rsidP="00E12666">
            <w:pPr>
              <w:pStyle w:val="CopticCross"/>
            </w:pPr>
            <w:r w:rsidRPr="00FB5ACB">
              <w:t>¿</w:t>
            </w:r>
          </w:p>
        </w:tc>
        <w:tc>
          <w:tcPr>
            <w:tcW w:w="3960" w:type="dxa"/>
          </w:tcPr>
          <w:p w14:paraId="679B60ED" w14:textId="77777777" w:rsidR="00E12666" w:rsidRDefault="00E12666" w:rsidP="00E12666">
            <w:pPr>
              <w:pStyle w:val="CopticVersemulti-line"/>
            </w:pPr>
            <w:r>
              <w:t>Ⲟⲩⲛⲓϣϯ ⲡⲉ ⲡⲉⲕⲣⲁⲛ:</w:t>
            </w:r>
          </w:p>
          <w:p w14:paraId="4EE24DBF" w14:textId="77777777" w:rsidR="00E12666" w:rsidRDefault="00E12666" w:rsidP="00E12666">
            <w:pPr>
              <w:pStyle w:val="CopticVersemulti-line"/>
            </w:pPr>
            <w:r>
              <w:t>ϧⲉⲛ ⲑ̀ⲙⲏϯ ⲛ̀ⲛⲓⲁⲅⲅⲉⲗⲟⲥ:</w:t>
            </w:r>
          </w:p>
          <w:p w14:paraId="5ACD7692" w14:textId="77777777" w:rsidR="00E12666" w:rsidRDefault="00E12666" w:rsidP="00E12666">
            <w:pPr>
              <w:pStyle w:val="CopticVersemulti-line"/>
            </w:pPr>
            <w:r>
              <w:t>ⲙⲁϯϩⲟ ⲉ̀Ⲡⲭ̄ⲥ̄ ⲉ̀ⲛⲁⲓ ⲛⲁⲛ:</w:t>
            </w:r>
          </w:p>
          <w:p w14:paraId="174AA53E" w14:textId="77777777" w:rsidR="00E12666" w:rsidRPr="005130A7" w:rsidRDefault="00E12666" w:rsidP="00E12666">
            <w:pPr>
              <w:pStyle w:val="CopticVerse"/>
            </w:pPr>
            <w:r>
              <w:t>ⲱ̀ ⲫⲏⲉ̄ⲑ̄ⲩ̄ Ⲓⲱⲁⲛⲛⲏⲥ.</w:t>
            </w:r>
          </w:p>
        </w:tc>
      </w:tr>
      <w:tr w:rsidR="00E12666" w14:paraId="38D82E34" w14:textId="77777777" w:rsidTr="00E12666">
        <w:trPr>
          <w:cantSplit/>
          <w:jc w:val="center"/>
        </w:trPr>
        <w:tc>
          <w:tcPr>
            <w:tcW w:w="288" w:type="dxa"/>
          </w:tcPr>
          <w:p w14:paraId="3A85F27E" w14:textId="77777777" w:rsidR="00E12666" w:rsidRDefault="00E12666" w:rsidP="00E12666">
            <w:pPr>
              <w:pStyle w:val="CopticCross"/>
            </w:pPr>
            <w:r w:rsidRPr="00FB5ACB">
              <w:t>¿</w:t>
            </w:r>
          </w:p>
        </w:tc>
        <w:tc>
          <w:tcPr>
            <w:tcW w:w="3960" w:type="dxa"/>
          </w:tcPr>
          <w:p w14:paraId="3FB4B174" w14:textId="77777777" w:rsidR="00E12666" w:rsidRDefault="00E12666" w:rsidP="006F2203">
            <w:pPr>
              <w:pStyle w:val="EngHang"/>
            </w:pPr>
            <w:r>
              <w:t>O our God, disperse</w:t>
            </w:r>
          </w:p>
          <w:p w14:paraId="12087547" w14:textId="77777777" w:rsidR="00E12666" w:rsidRDefault="00E12666" w:rsidP="006F2203">
            <w:pPr>
              <w:pStyle w:val="EngHang"/>
            </w:pPr>
            <w:r>
              <w:t>The enemies of the Church,</w:t>
            </w:r>
          </w:p>
          <w:p w14:paraId="6987D8DE" w14:textId="77777777" w:rsidR="00E12666" w:rsidRDefault="00E12666" w:rsidP="006F2203">
            <w:pPr>
              <w:pStyle w:val="EngHang"/>
            </w:pPr>
            <w:r>
              <w:t>Trample them</w:t>
            </w:r>
          </w:p>
          <w:p w14:paraId="1B979FB5" w14:textId="77777777" w:rsidR="00E12666" w:rsidRDefault="00E12666" w:rsidP="006F2203">
            <w:pPr>
              <w:pStyle w:val="EngHangEnd"/>
            </w:pPr>
            <w:r>
              <w:t>Until the end.</w:t>
            </w:r>
          </w:p>
        </w:tc>
        <w:tc>
          <w:tcPr>
            <w:tcW w:w="288" w:type="dxa"/>
          </w:tcPr>
          <w:p w14:paraId="22D69B2D" w14:textId="77777777" w:rsidR="00E12666" w:rsidRDefault="00E12666" w:rsidP="00E12666"/>
        </w:tc>
        <w:tc>
          <w:tcPr>
            <w:tcW w:w="288" w:type="dxa"/>
          </w:tcPr>
          <w:p w14:paraId="1E0BDE93" w14:textId="77777777" w:rsidR="00E12666" w:rsidRDefault="00E12666" w:rsidP="00E12666">
            <w:pPr>
              <w:pStyle w:val="CopticCross"/>
            </w:pPr>
            <w:r w:rsidRPr="00FB5ACB">
              <w:t>¿</w:t>
            </w:r>
          </w:p>
        </w:tc>
        <w:tc>
          <w:tcPr>
            <w:tcW w:w="3960" w:type="dxa"/>
          </w:tcPr>
          <w:p w14:paraId="48665CFB" w14:textId="77777777" w:rsidR="00E12666" w:rsidRDefault="00E12666" w:rsidP="00E12666">
            <w:pPr>
              <w:pStyle w:val="CopticVersemulti-line"/>
            </w:pPr>
            <w:r>
              <w:t>Ⲡⲉⲛⲛⲟⲩϯ ϫⲱⲣ ⲉ̀ⲃⲟⲗ:</w:t>
            </w:r>
          </w:p>
          <w:p w14:paraId="1A09F023" w14:textId="77777777" w:rsidR="00E12666" w:rsidRDefault="00E12666" w:rsidP="00E12666">
            <w:pPr>
              <w:pStyle w:val="CopticVersemulti-line"/>
            </w:pPr>
            <w:r>
              <w:t>ⲉ̀ⲛⲓϫⲁϫⲓ ⲛ̀ⲧⲉ ϯⲈⲕⲕⲗⲏⲥⲓⲁ:</w:t>
            </w:r>
          </w:p>
          <w:p w14:paraId="0A4E3839" w14:textId="77777777" w:rsidR="00E12666" w:rsidRDefault="00E12666" w:rsidP="00E12666">
            <w:pPr>
              <w:pStyle w:val="CopticVersemulti-line"/>
            </w:pPr>
            <w:r>
              <w:t>ⲟⲩⲟϩ ϧⲉⲙϧⲟⲙⲟⲩ ⲉ̀ⲃⲟⲗ:</w:t>
            </w:r>
          </w:p>
          <w:p w14:paraId="75CF9D73" w14:textId="77777777" w:rsidR="00E12666" w:rsidRPr="005130A7" w:rsidRDefault="00E12666" w:rsidP="00E12666">
            <w:pPr>
              <w:pStyle w:val="CopticVerse"/>
            </w:pPr>
            <w:r>
              <w:t xml:space="preserve">ϣⲁ </w:t>
            </w:r>
            <w:commentRangeStart w:id="1433"/>
            <w:r>
              <w:t>ϯⲥⲩⲛⲧⲉⲗⲓⲁ</w:t>
            </w:r>
            <w:commentRangeEnd w:id="1433"/>
            <w:r>
              <w:rPr>
                <w:rStyle w:val="CommentReference"/>
                <w:rFonts w:ascii="Times New Roman" w:hAnsi="Times New Roman"/>
              </w:rPr>
              <w:commentReference w:id="1433"/>
            </w:r>
            <w:r>
              <w:t>.</w:t>
            </w:r>
          </w:p>
        </w:tc>
      </w:tr>
      <w:tr w:rsidR="00E12666" w14:paraId="28B68421" w14:textId="77777777" w:rsidTr="00E12666">
        <w:trPr>
          <w:cantSplit/>
          <w:jc w:val="center"/>
        </w:trPr>
        <w:tc>
          <w:tcPr>
            <w:tcW w:w="288" w:type="dxa"/>
          </w:tcPr>
          <w:p w14:paraId="58714A3F" w14:textId="77777777" w:rsidR="00E12666" w:rsidRDefault="00E12666" w:rsidP="00E12666">
            <w:pPr>
              <w:pStyle w:val="CopticCross"/>
            </w:pPr>
          </w:p>
        </w:tc>
        <w:tc>
          <w:tcPr>
            <w:tcW w:w="3960" w:type="dxa"/>
          </w:tcPr>
          <w:p w14:paraId="0D3A2610" w14:textId="77777777" w:rsidR="00E12666" w:rsidRDefault="00E12666" w:rsidP="006F2203">
            <w:pPr>
              <w:pStyle w:val="EngHang"/>
            </w:pPr>
            <w:r>
              <w:t>Guard us, O Christ,</w:t>
            </w:r>
          </w:p>
          <w:p w14:paraId="0AD2D8C1" w14:textId="77777777" w:rsidR="00E12666" w:rsidRDefault="00E12666" w:rsidP="006F2203">
            <w:pPr>
              <w:pStyle w:val="EngHang"/>
            </w:pPr>
            <w:r>
              <w:t xml:space="preserve">From evil doers, </w:t>
            </w:r>
          </w:p>
          <w:p w14:paraId="55D22CA5" w14:textId="77777777" w:rsidR="00E12666" w:rsidRDefault="00E12666" w:rsidP="006F2203">
            <w:pPr>
              <w:pStyle w:val="EngHang"/>
            </w:pPr>
            <w:r>
              <w:t>From deceivers, and from pains,</w:t>
            </w:r>
          </w:p>
          <w:p w14:paraId="7B07892F" w14:textId="77777777" w:rsidR="00E12666" w:rsidRDefault="00E12666" w:rsidP="006F2203">
            <w:pPr>
              <w:pStyle w:val="EngHangEnd"/>
            </w:pPr>
            <w:r>
              <w:t>For the sake of Mary the Queen.</w:t>
            </w:r>
          </w:p>
        </w:tc>
        <w:tc>
          <w:tcPr>
            <w:tcW w:w="288" w:type="dxa"/>
          </w:tcPr>
          <w:p w14:paraId="6B26C8B5" w14:textId="77777777" w:rsidR="00E12666" w:rsidRDefault="00E12666" w:rsidP="00E12666"/>
        </w:tc>
        <w:tc>
          <w:tcPr>
            <w:tcW w:w="288" w:type="dxa"/>
          </w:tcPr>
          <w:p w14:paraId="49EEB2AD" w14:textId="77777777" w:rsidR="00E12666" w:rsidRDefault="00E12666" w:rsidP="00E12666">
            <w:pPr>
              <w:pStyle w:val="CopticCross"/>
            </w:pPr>
          </w:p>
        </w:tc>
        <w:tc>
          <w:tcPr>
            <w:tcW w:w="3960" w:type="dxa"/>
          </w:tcPr>
          <w:p w14:paraId="6549787A" w14:textId="77777777" w:rsidR="00E12666" w:rsidRDefault="00E12666" w:rsidP="00E12666">
            <w:pPr>
              <w:pStyle w:val="CopticVersemulti-line"/>
            </w:pPr>
            <w:r>
              <w:t>Ⲣⲱⲓⲥ ⲉ̀ⲣⲟⲛ ⲱ̀Ⲡⲭ̄ⲥ̄:</w:t>
            </w:r>
          </w:p>
          <w:p w14:paraId="4E9FD429" w14:textId="77777777" w:rsidR="00E12666" w:rsidRDefault="00E12666" w:rsidP="00E12666">
            <w:pPr>
              <w:pStyle w:val="CopticVersemulti-line"/>
            </w:pPr>
            <w:r>
              <w:t>ⲉ̀ⲃⲟⲗϧⲉⲛ ⲛⲓⲣⲱⲙⲓ ⲉⲩϩⲱⲟⲩ: ⲛⲓⲭ̀ⲣⲟϥ ⲛⲉⲙ ⲛⲓⲡⲁⲑⲟⲥ:</w:t>
            </w:r>
          </w:p>
          <w:p w14:paraId="649AFBB0" w14:textId="77777777" w:rsidR="00E12666" w:rsidRPr="005130A7" w:rsidRDefault="00E12666" w:rsidP="00E12666">
            <w:pPr>
              <w:pStyle w:val="CopticVerse"/>
            </w:pPr>
            <w:r>
              <w:t>ⲉⲑⲃⲉ Ⲙⲁⲣⲓⲁ ϯⲟⲩⲣⲱ.</w:t>
            </w:r>
          </w:p>
        </w:tc>
      </w:tr>
      <w:tr w:rsidR="00E12666" w14:paraId="529AF976" w14:textId="77777777" w:rsidTr="00E12666">
        <w:trPr>
          <w:cantSplit/>
          <w:jc w:val="center"/>
        </w:trPr>
        <w:tc>
          <w:tcPr>
            <w:tcW w:w="288" w:type="dxa"/>
          </w:tcPr>
          <w:p w14:paraId="7CF79CC2" w14:textId="77777777" w:rsidR="00E12666" w:rsidRDefault="00E12666" w:rsidP="00E12666">
            <w:pPr>
              <w:pStyle w:val="CopticCross"/>
            </w:pPr>
          </w:p>
        </w:tc>
        <w:tc>
          <w:tcPr>
            <w:tcW w:w="3960" w:type="dxa"/>
          </w:tcPr>
          <w:p w14:paraId="4245B636" w14:textId="77777777" w:rsidR="00E12666" w:rsidRDefault="00E12666" w:rsidP="006F2203">
            <w:pPr>
              <w:pStyle w:val="EngHang"/>
            </w:pPr>
            <w:r>
              <w:t>Bless the rivers,</w:t>
            </w:r>
          </w:p>
          <w:p w14:paraId="076C19A6" w14:textId="77777777" w:rsidR="00E12666" w:rsidRDefault="00E12666" w:rsidP="006F2203">
            <w:pPr>
              <w:pStyle w:val="EngHang"/>
            </w:pPr>
            <w:r>
              <w:t>The plants and the fruits,</w:t>
            </w:r>
          </w:p>
          <w:p w14:paraId="5920BB96" w14:textId="77777777" w:rsidR="00E12666" w:rsidRDefault="00E12666" w:rsidP="006F2203">
            <w:pPr>
              <w:pStyle w:val="EngHang"/>
            </w:pPr>
            <w:r>
              <w:t>Through the prayers</w:t>
            </w:r>
          </w:p>
          <w:p w14:paraId="57C951DE" w14:textId="77777777" w:rsidR="00E12666" w:rsidRDefault="00E12666" w:rsidP="006F2203">
            <w:pPr>
              <w:pStyle w:val="EngHangEnd"/>
            </w:pPr>
            <w:r>
              <w:t>Of John the Baptist.</w:t>
            </w:r>
          </w:p>
        </w:tc>
        <w:tc>
          <w:tcPr>
            <w:tcW w:w="288" w:type="dxa"/>
          </w:tcPr>
          <w:p w14:paraId="61568C76" w14:textId="77777777" w:rsidR="00E12666" w:rsidRDefault="00E12666" w:rsidP="00E12666"/>
        </w:tc>
        <w:tc>
          <w:tcPr>
            <w:tcW w:w="288" w:type="dxa"/>
          </w:tcPr>
          <w:p w14:paraId="50576A66" w14:textId="77777777" w:rsidR="00E12666" w:rsidRDefault="00E12666" w:rsidP="00E12666">
            <w:pPr>
              <w:pStyle w:val="CopticCross"/>
            </w:pPr>
          </w:p>
        </w:tc>
        <w:tc>
          <w:tcPr>
            <w:tcW w:w="3960" w:type="dxa"/>
          </w:tcPr>
          <w:p w14:paraId="4499BB99" w14:textId="77777777" w:rsidR="00E12666" w:rsidRDefault="00E12666" w:rsidP="00E12666">
            <w:pPr>
              <w:pStyle w:val="CopticVersemulti-line"/>
            </w:pPr>
            <w:r>
              <w:t>Ⲉⲙⲟⲩ ⲉ̀ⲛⲓⲓⲁⲣⲱⲟⲩ:</w:t>
            </w:r>
          </w:p>
          <w:p w14:paraId="58BEAFAD" w14:textId="77777777" w:rsidR="00E12666" w:rsidRDefault="00E12666" w:rsidP="00E12666">
            <w:pPr>
              <w:pStyle w:val="CopticVersemulti-line"/>
            </w:pPr>
            <w:r>
              <w:t>ⲛⲉⲙ ⲛⲓⲥⲓϯ ⲛⲉⲙ ⲛⲓⲕⲁⲣⲡⲟⲥ:</w:t>
            </w:r>
          </w:p>
          <w:p w14:paraId="26666A8C" w14:textId="77777777" w:rsidR="00E12666" w:rsidRDefault="00E12666" w:rsidP="00E12666">
            <w:pPr>
              <w:pStyle w:val="CopticVersemulti-line"/>
            </w:pPr>
            <w:r>
              <w:t>ⲉⲑⲃⲉ ⲛⲓϯϩⲟ:</w:t>
            </w:r>
          </w:p>
          <w:p w14:paraId="42124983" w14:textId="77777777" w:rsidR="00E12666" w:rsidRPr="005130A7" w:rsidRDefault="00E12666" w:rsidP="00E12666">
            <w:pPr>
              <w:pStyle w:val="CopticVerse"/>
            </w:pPr>
            <w:r>
              <w:t>ⲛ̀ⲧⲉ Ⲓⲱⲁⲛⲛⲏⲥ ⲡⲓⲣⲉϥϯⲱⲙⲥ.</w:t>
            </w:r>
          </w:p>
        </w:tc>
      </w:tr>
      <w:tr w:rsidR="00E12666" w14:paraId="7595F660" w14:textId="77777777" w:rsidTr="00E12666">
        <w:trPr>
          <w:cantSplit/>
          <w:jc w:val="center"/>
        </w:trPr>
        <w:tc>
          <w:tcPr>
            <w:tcW w:w="288" w:type="dxa"/>
          </w:tcPr>
          <w:p w14:paraId="1E60F9AA" w14:textId="77777777" w:rsidR="00E12666" w:rsidRDefault="00E12666" w:rsidP="00E12666">
            <w:pPr>
              <w:pStyle w:val="CopticCross"/>
            </w:pPr>
            <w:r w:rsidRPr="00FB5ACB">
              <w:t>¿</w:t>
            </w:r>
          </w:p>
        </w:tc>
        <w:tc>
          <w:tcPr>
            <w:tcW w:w="3960" w:type="dxa"/>
          </w:tcPr>
          <w:p w14:paraId="0956A16A" w14:textId="77777777" w:rsidR="00E12666" w:rsidRDefault="00E12666" w:rsidP="006F2203">
            <w:pPr>
              <w:pStyle w:val="EngHang"/>
            </w:pPr>
            <w:r>
              <w:t>You ask you O our Master,</w:t>
            </w:r>
          </w:p>
          <w:p w14:paraId="5B7B0AE4" w14:textId="77777777" w:rsidR="00E12666" w:rsidRDefault="00E12666" w:rsidP="006F2203">
            <w:pPr>
              <w:pStyle w:val="EngHang"/>
            </w:pPr>
            <w:r>
              <w:t>Keep the priests,</w:t>
            </w:r>
          </w:p>
          <w:p w14:paraId="1A5DAD30" w14:textId="77777777" w:rsidR="00E12666" w:rsidRDefault="00E12666" w:rsidP="006F2203">
            <w:pPr>
              <w:pStyle w:val="EngHang"/>
            </w:pPr>
            <w:r>
              <w:t>And the deacons,</w:t>
            </w:r>
          </w:p>
          <w:p w14:paraId="16C9D48B" w14:textId="77777777" w:rsidR="00E12666" w:rsidRPr="0078672A" w:rsidRDefault="00E12666" w:rsidP="006F2203">
            <w:pPr>
              <w:pStyle w:val="EngHangEnd"/>
            </w:pPr>
            <w:r>
              <w:t>And all of the faithful.</w:t>
            </w:r>
          </w:p>
        </w:tc>
        <w:tc>
          <w:tcPr>
            <w:tcW w:w="288" w:type="dxa"/>
          </w:tcPr>
          <w:p w14:paraId="57EBA49F" w14:textId="77777777" w:rsidR="00E12666" w:rsidRDefault="00E12666" w:rsidP="00E12666"/>
        </w:tc>
        <w:tc>
          <w:tcPr>
            <w:tcW w:w="288" w:type="dxa"/>
          </w:tcPr>
          <w:p w14:paraId="06175696" w14:textId="77777777" w:rsidR="00E12666" w:rsidRDefault="00E12666" w:rsidP="00E12666">
            <w:pPr>
              <w:pStyle w:val="CopticCross"/>
            </w:pPr>
            <w:r w:rsidRPr="00FB5ACB">
              <w:t>¿</w:t>
            </w:r>
          </w:p>
        </w:tc>
        <w:tc>
          <w:tcPr>
            <w:tcW w:w="3960" w:type="dxa"/>
          </w:tcPr>
          <w:p w14:paraId="48615E68" w14:textId="77777777" w:rsidR="00E12666" w:rsidRDefault="00E12666" w:rsidP="00E12666">
            <w:pPr>
              <w:pStyle w:val="CopticVersemulti-line"/>
            </w:pPr>
            <w:r>
              <w:t>Ⲧⲉⲛϯϩⲟ ⲉⲑⲃⲉ ⲛⲓⲟⲩⲏⲃ:</w:t>
            </w:r>
          </w:p>
          <w:p w14:paraId="5A6F922C" w14:textId="77777777" w:rsidR="00E12666" w:rsidRDefault="00E12666" w:rsidP="00E12666">
            <w:pPr>
              <w:pStyle w:val="CopticVersemulti-line"/>
            </w:pPr>
            <w:r>
              <w:t>ⲛⲉⲙ ⲛⲓⲇⲓⲁⲕⲟⲛⲟⲥ:</w:t>
            </w:r>
          </w:p>
          <w:p w14:paraId="05478C63" w14:textId="77777777" w:rsidR="00E12666" w:rsidRDefault="00E12666" w:rsidP="00E12666">
            <w:pPr>
              <w:pStyle w:val="CopticVersemulti-line"/>
            </w:pPr>
            <w:r>
              <w:t>ⲁ̀ⲣⲉϥ ⲉ̀ⲣⲱⲟⲩ ⲡⲉⲛⲚⲏⲃ:</w:t>
            </w:r>
          </w:p>
          <w:p w14:paraId="24E162BF" w14:textId="77777777" w:rsidR="00E12666" w:rsidRPr="005130A7" w:rsidRDefault="00E12666" w:rsidP="00E12666">
            <w:pPr>
              <w:pStyle w:val="CopticVerse"/>
            </w:pPr>
            <w:r>
              <w:t>ⲛⲉⲙ ⲡ̀ⲥⲉⲡⲓ ⲛⲛⲓⲡⲓⲥⲧⲟⲥ.</w:t>
            </w:r>
          </w:p>
        </w:tc>
      </w:tr>
      <w:tr w:rsidR="00E12666" w14:paraId="26AABBD9" w14:textId="77777777" w:rsidTr="00E12666">
        <w:trPr>
          <w:cantSplit/>
          <w:jc w:val="center"/>
        </w:trPr>
        <w:tc>
          <w:tcPr>
            <w:tcW w:w="288" w:type="dxa"/>
          </w:tcPr>
          <w:p w14:paraId="1519BB89" w14:textId="77777777" w:rsidR="00E12666" w:rsidRDefault="00E12666" w:rsidP="00E12666">
            <w:pPr>
              <w:pStyle w:val="CopticCross"/>
            </w:pPr>
            <w:r w:rsidRPr="00FB5ACB">
              <w:t>¿</w:t>
            </w:r>
          </w:p>
        </w:tc>
        <w:tc>
          <w:tcPr>
            <w:tcW w:w="3960" w:type="dxa"/>
          </w:tcPr>
          <w:p w14:paraId="173C3796" w14:textId="77777777" w:rsidR="00E12666" w:rsidRDefault="00E12666" w:rsidP="006F2203">
            <w:pPr>
              <w:pStyle w:val="EngHang"/>
            </w:pPr>
            <w:r>
              <w:t>O Son of God, save us</w:t>
            </w:r>
          </w:p>
          <w:p w14:paraId="7C2D2D89" w14:textId="77777777" w:rsidR="00E12666" w:rsidRDefault="00E12666" w:rsidP="006F2203">
            <w:pPr>
              <w:pStyle w:val="EngHang"/>
            </w:pPr>
            <w:r>
              <w:t>From tribulations.</w:t>
            </w:r>
          </w:p>
          <w:p w14:paraId="6C38DBE0" w14:textId="77777777" w:rsidR="00E12666" w:rsidRDefault="00E12666" w:rsidP="006F2203">
            <w:pPr>
              <w:pStyle w:val="EngHang"/>
            </w:pPr>
            <w:r>
              <w:t>Confirm us in Your Name</w:t>
            </w:r>
          </w:p>
          <w:p w14:paraId="5C580AFF" w14:textId="77777777" w:rsidR="00E12666" w:rsidRDefault="00E12666" w:rsidP="006F2203">
            <w:pPr>
              <w:pStyle w:val="EngHangEnd"/>
            </w:pPr>
            <w:r>
              <w:t>For the sake of St. John.</w:t>
            </w:r>
          </w:p>
        </w:tc>
        <w:tc>
          <w:tcPr>
            <w:tcW w:w="288" w:type="dxa"/>
          </w:tcPr>
          <w:p w14:paraId="38AAC4C2" w14:textId="77777777" w:rsidR="00E12666" w:rsidRDefault="00E12666" w:rsidP="00E12666"/>
        </w:tc>
        <w:tc>
          <w:tcPr>
            <w:tcW w:w="288" w:type="dxa"/>
          </w:tcPr>
          <w:p w14:paraId="0A4B2471" w14:textId="77777777" w:rsidR="00E12666" w:rsidRDefault="00E12666" w:rsidP="00E12666">
            <w:pPr>
              <w:pStyle w:val="CopticCross"/>
            </w:pPr>
            <w:r w:rsidRPr="00FB5ACB">
              <w:t>¿</w:t>
            </w:r>
          </w:p>
        </w:tc>
        <w:tc>
          <w:tcPr>
            <w:tcW w:w="3960" w:type="dxa"/>
          </w:tcPr>
          <w:p w14:paraId="7FC1ADFB" w14:textId="77777777" w:rsidR="00E12666" w:rsidRDefault="00E12666" w:rsidP="00E12666">
            <w:pPr>
              <w:pStyle w:val="CopticVersemulti-line"/>
            </w:pPr>
            <w:r>
              <w:t>Ⲩⲓⲟⲥ Ⲑⲉⲟⲥ ⲛⲁϩⲙⲉⲛ:</w:t>
            </w:r>
          </w:p>
          <w:p w14:paraId="443C7975" w14:textId="77777777" w:rsidR="00E12666" w:rsidRDefault="00E12666" w:rsidP="00E12666">
            <w:pPr>
              <w:pStyle w:val="CopticVersemulti-line"/>
            </w:pPr>
            <w:r>
              <w:t>ⲉ̀ⲃⲟⲗϧⲉⲛ ⲛⲓⲑ̀ⲗⲩⲯⲓⲥ:</w:t>
            </w:r>
          </w:p>
          <w:p w14:paraId="5F0C6055" w14:textId="77777777" w:rsidR="00E12666" w:rsidRDefault="00E12666" w:rsidP="00E12666">
            <w:pPr>
              <w:pStyle w:val="CopticVersemulti-line"/>
            </w:pPr>
            <w:r>
              <w:t>ⲟⲩⲟϩ ϧⲉⲛ ⲡⲉⲕⲣⲁⲛ ⲙⲁⲧⲁϫⲣⲟⲛ:</w:t>
            </w:r>
          </w:p>
          <w:p w14:paraId="78D88D1E" w14:textId="77777777" w:rsidR="00E12666" w:rsidRPr="005130A7" w:rsidRDefault="00E12666" w:rsidP="00E12666">
            <w:pPr>
              <w:pStyle w:val="CopticVerse"/>
            </w:pPr>
            <w:r>
              <w:t>ⲉⲑⲃⲉ ⲫⲏⲉ̄ⲑ̄ⲩ̄ Ⲓⲱⲁⲛⲛⲏⲥ.</w:t>
            </w:r>
          </w:p>
        </w:tc>
      </w:tr>
      <w:tr w:rsidR="00E12666" w14:paraId="7ED51A55" w14:textId="77777777" w:rsidTr="00E12666">
        <w:trPr>
          <w:cantSplit/>
          <w:jc w:val="center"/>
        </w:trPr>
        <w:tc>
          <w:tcPr>
            <w:tcW w:w="288" w:type="dxa"/>
          </w:tcPr>
          <w:p w14:paraId="7EF548B9" w14:textId="77777777" w:rsidR="00E12666" w:rsidRDefault="00E12666" w:rsidP="00E12666">
            <w:pPr>
              <w:pStyle w:val="CopticCross"/>
            </w:pPr>
          </w:p>
        </w:tc>
        <w:tc>
          <w:tcPr>
            <w:tcW w:w="3960" w:type="dxa"/>
          </w:tcPr>
          <w:p w14:paraId="22F3D9B2" w14:textId="77777777" w:rsidR="00E12666" w:rsidRDefault="00E12666" w:rsidP="006F2203">
            <w:pPr>
              <w:pStyle w:val="EngHang"/>
            </w:pPr>
            <w:r>
              <w:t>O God, raise the horn</w:t>
            </w:r>
          </w:p>
          <w:p w14:paraId="7FF33822" w14:textId="77777777" w:rsidR="00E12666" w:rsidRDefault="00E12666" w:rsidP="006F2203">
            <w:pPr>
              <w:pStyle w:val="EngHang"/>
            </w:pPr>
            <w:r>
              <w:t>Of the Christians</w:t>
            </w:r>
          </w:p>
          <w:p w14:paraId="30BD7294" w14:textId="77777777" w:rsidR="00E12666" w:rsidRDefault="00E12666" w:rsidP="006F2203">
            <w:pPr>
              <w:pStyle w:val="EngHang"/>
            </w:pPr>
            <w:r>
              <w:t>For the sake of our lady</w:t>
            </w:r>
          </w:p>
          <w:p w14:paraId="6EE165EA" w14:textId="77777777" w:rsidR="00E12666" w:rsidRDefault="00E12666" w:rsidP="006F2203">
            <w:pPr>
              <w:pStyle w:val="EngHangEnd"/>
            </w:pPr>
            <w:r>
              <w:t>The Virgin Mary.</w:t>
            </w:r>
          </w:p>
        </w:tc>
        <w:tc>
          <w:tcPr>
            <w:tcW w:w="288" w:type="dxa"/>
          </w:tcPr>
          <w:p w14:paraId="580FAD27" w14:textId="77777777" w:rsidR="00E12666" w:rsidRDefault="00E12666" w:rsidP="00E12666"/>
        </w:tc>
        <w:tc>
          <w:tcPr>
            <w:tcW w:w="288" w:type="dxa"/>
          </w:tcPr>
          <w:p w14:paraId="6C72A7C7" w14:textId="77777777" w:rsidR="00E12666" w:rsidRDefault="00E12666" w:rsidP="00E12666">
            <w:pPr>
              <w:pStyle w:val="CopticCross"/>
            </w:pPr>
          </w:p>
        </w:tc>
        <w:tc>
          <w:tcPr>
            <w:tcW w:w="3960" w:type="dxa"/>
          </w:tcPr>
          <w:p w14:paraId="059B6BBE" w14:textId="77777777" w:rsidR="00E12666" w:rsidRDefault="00E12666" w:rsidP="00E12666">
            <w:pPr>
              <w:pStyle w:val="CopticVersemulti-line"/>
            </w:pPr>
            <w:r>
              <w:t>Ⲫϯ ϭⲓⲥⲓ ⲙ̀ⲡ̀ⲧⲁⲡ:</w:t>
            </w:r>
          </w:p>
          <w:p w14:paraId="3681019C" w14:textId="77777777" w:rsidR="00E12666" w:rsidRDefault="00E12666" w:rsidP="00E12666">
            <w:pPr>
              <w:pStyle w:val="CopticVersemulti-line"/>
            </w:pPr>
            <w:r>
              <w:t>ⲛ̀ⲛⲓⲬⲣⲓⲥⲧⲓⲁⲛⲟⲥ:</w:t>
            </w:r>
          </w:p>
          <w:p w14:paraId="0E27903F" w14:textId="77777777" w:rsidR="00E12666" w:rsidRDefault="00E12666" w:rsidP="00E12666">
            <w:pPr>
              <w:pStyle w:val="CopticVersemulti-line"/>
            </w:pPr>
            <w:r>
              <w:t>ⲉⲑⲃⲉ ⲧⲉⲛⲟ̄ⲥ̄ ⲛ̀ⲛⲏⲃ:</w:t>
            </w:r>
          </w:p>
          <w:p w14:paraId="1ED57ACF" w14:textId="77777777" w:rsidR="00E12666" w:rsidRPr="005130A7" w:rsidRDefault="00E12666" w:rsidP="00E12666">
            <w:pPr>
              <w:pStyle w:val="CopticVerse"/>
            </w:pPr>
            <w:r>
              <w:t>Ⲙⲁⲣⲓⲁ ϯⲠⲁⲣⲑⲉⲛⲟⲥ.</w:t>
            </w:r>
          </w:p>
        </w:tc>
      </w:tr>
      <w:tr w:rsidR="00E12666" w14:paraId="10F390C9" w14:textId="77777777" w:rsidTr="00E12666">
        <w:trPr>
          <w:cantSplit/>
          <w:jc w:val="center"/>
        </w:trPr>
        <w:tc>
          <w:tcPr>
            <w:tcW w:w="288" w:type="dxa"/>
          </w:tcPr>
          <w:p w14:paraId="5060257D" w14:textId="77777777" w:rsidR="00E12666" w:rsidRDefault="00E12666" w:rsidP="00E12666">
            <w:pPr>
              <w:pStyle w:val="CopticCross"/>
            </w:pPr>
          </w:p>
        </w:tc>
        <w:tc>
          <w:tcPr>
            <w:tcW w:w="3960" w:type="dxa"/>
          </w:tcPr>
          <w:p w14:paraId="138B1AEF" w14:textId="77777777" w:rsidR="00E12666" w:rsidRDefault="00E12666" w:rsidP="006F2203">
            <w:pPr>
              <w:pStyle w:val="EngHang"/>
            </w:pPr>
            <w:r>
              <w:t>Hail to the Theotokos,</w:t>
            </w:r>
          </w:p>
          <w:p w14:paraId="5A94F33A" w14:textId="77777777" w:rsidR="00E12666" w:rsidRDefault="00E12666" w:rsidP="006F2203">
            <w:pPr>
              <w:pStyle w:val="EngHang"/>
            </w:pPr>
            <w:r>
              <w:t>The mother of Jesus Christ.</w:t>
            </w:r>
          </w:p>
          <w:p w14:paraId="1F43DEF3" w14:textId="77777777" w:rsidR="00E12666" w:rsidRDefault="00E12666" w:rsidP="006F2203">
            <w:pPr>
              <w:pStyle w:val="EngHang"/>
            </w:pPr>
            <w:r>
              <w:t>Hail to the forerunner,</w:t>
            </w:r>
          </w:p>
          <w:p w14:paraId="09CCD2D1" w14:textId="77777777" w:rsidR="00E12666" w:rsidRDefault="00E12666" w:rsidP="006F2203">
            <w:pPr>
              <w:pStyle w:val="EngHangEnd"/>
            </w:pPr>
            <w:r>
              <w:t>John the Baptist.</w:t>
            </w:r>
          </w:p>
        </w:tc>
        <w:tc>
          <w:tcPr>
            <w:tcW w:w="288" w:type="dxa"/>
          </w:tcPr>
          <w:p w14:paraId="11C05ACB" w14:textId="77777777" w:rsidR="00E12666" w:rsidRDefault="00E12666" w:rsidP="00E12666"/>
        </w:tc>
        <w:tc>
          <w:tcPr>
            <w:tcW w:w="288" w:type="dxa"/>
          </w:tcPr>
          <w:p w14:paraId="1B67E06F" w14:textId="77777777" w:rsidR="00E12666" w:rsidRDefault="00E12666" w:rsidP="00E12666">
            <w:pPr>
              <w:pStyle w:val="CopticCross"/>
            </w:pPr>
          </w:p>
        </w:tc>
        <w:tc>
          <w:tcPr>
            <w:tcW w:w="3960" w:type="dxa"/>
          </w:tcPr>
          <w:p w14:paraId="7B19CF1F" w14:textId="77777777" w:rsidR="00E12666" w:rsidRDefault="00E12666" w:rsidP="00E12666">
            <w:pPr>
              <w:pStyle w:val="CopticVersemulti-line"/>
            </w:pPr>
            <w:r>
              <w:t>Ⲭⲉⲣⲉ ϯⲐⲉⲟ̀ⲧⲟⲕⲟⲥ:</w:t>
            </w:r>
          </w:p>
          <w:p w14:paraId="282BDF6F" w14:textId="77777777" w:rsidR="00E12666" w:rsidRDefault="00E12666" w:rsidP="00E12666">
            <w:pPr>
              <w:pStyle w:val="CopticVersemulti-line"/>
            </w:pPr>
            <w:r>
              <w:t>Ⲑⲙⲁⲩ ⲛ̀Ⲓⲏ̄ⲥ̄ Ⲡⲭ̄ⲥ̄:</w:t>
            </w:r>
          </w:p>
          <w:p w14:paraId="362772E0" w14:textId="77777777" w:rsidR="00E12666" w:rsidRDefault="00E12666" w:rsidP="00E12666">
            <w:pPr>
              <w:pStyle w:val="CopticVersemulti-line"/>
            </w:pPr>
            <w:r>
              <w:t>ⲭⲉⲣⲉ ⲡⲓⲡ̀ⲣⲟⲇⲣⲟⲙⲟⲥ:</w:t>
            </w:r>
          </w:p>
          <w:p w14:paraId="226ED524" w14:textId="77777777" w:rsidR="00E12666" w:rsidRPr="005130A7" w:rsidRDefault="00E12666" w:rsidP="00E12666">
            <w:pPr>
              <w:pStyle w:val="CopticVerse"/>
            </w:pPr>
            <w:r>
              <w:t>Ⲓⲱⲁⲛⲛⲏⲥ ⲡⲓⲣⲉϥϯⲱⲙⲥ.</w:t>
            </w:r>
          </w:p>
        </w:tc>
      </w:tr>
      <w:tr w:rsidR="00E12666" w14:paraId="0A57E9BB" w14:textId="77777777" w:rsidTr="00E12666">
        <w:trPr>
          <w:cantSplit/>
          <w:jc w:val="center"/>
        </w:trPr>
        <w:tc>
          <w:tcPr>
            <w:tcW w:w="288" w:type="dxa"/>
          </w:tcPr>
          <w:p w14:paraId="6B06262A" w14:textId="77777777" w:rsidR="00E12666" w:rsidRPr="003209AF" w:rsidRDefault="00E12666" w:rsidP="00E12666">
            <w:pPr>
              <w:pStyle w:val="CopticCross"/>
              <w:rPr>
                <w:b/>
              </w:rPr>
            </w:pPr>
            <w:r w:rsidRPr="00FB5ACB">
              <w:t>¿</w:t>
            </w:r>
          </w:p>
        </w:tc>
        <w:tc>
          <w:tcPr>
            <w:tcW w:w="3960" w:type="dxa"/>
          </w:tcPr>
          <w:p w14:paraId="65F30D78" w14:textId="77777777" w:rsidR="00E12666" w:rsidRDefault="00E12666" w:rsidP="006F2203">
            <w:pPr>
              <w:pStyle w:val="EngHang"/>
            </w:pPr>
            <w:r>
              <w:t>Grant coolness</w:t>
            </w:r>
          </w:p>
          <w:p w14:paraId="3858AA4F" w14:textId="77777777" w:rsidR="00E12666" w:rsidRDefault="00E12666" w:rsidP="006F2203">
            <w:pPr>
              <w:pStyle w:val="EngHang"/>
            </w:pPr>
            <w:r>
              <w:t>To the souls of our fathers</w:t>
            </w:r>
          </w:p>
          <w:p w14:paraId="3C8A59E3" w14:textId="77777777" w:rsidR="00E12666" w:rsidRDefault="00E12666" w:rsidP="006F2203">
            <w:pPr>
              <w:pStyle w:val="EngHang"/>
            </w:pPr>
            <w:r>
              <w:t>In the bosom of our fathers,</w:t>
            </w:r>
          </w:p>
          <w:p w14:paraId="22A7345B" w14:textId="77777777" w:rsidR="00E12666" w:rsidRDefault="00E12666" w:rsidP="006F2203">
            <w:pPr>
              <w:pStyle w:val="EngHangEnd"/>
            </w:pPr>
            <w:r>
              <w:t>Abraham, Isaac and Jacob.</w:t>
            </w:r>
          </w:p>
        </w:tc>
        <w:tc>
          <w:tcPr>
            <w:tcW w:w="288" w:type="dxa"/>
          </w:tcPr>
          <w:p w14:paraId="03904734" w14:textId="77777777" w:rsidR="00E12666" w:rsidRDefault="00E12666" w:rsidP="00E12666"/>
        </w:tc>
        <w:tc>
          <w:tcPr>
            <w:tcW w:w="288" w:type="dxa"/>
          </w:tcPr>
          <w:p w14:paraId="51083596" w14:textId="77777777" w:rsidR="00E12666" w:rsidRDefault="00E12666" w:rsidP="00E12666">
            <w:pPr>
              <w:pStyle w:val="CopticCross"/>
            </w:pPr>
            <w:r w:rsidRPr="00FB5ACB">
              <w:t>¿</w:t>
            </w:r>
          </w:p>
        </w:tc>
        <w:tc>
          <w:tcPr>
            <w:tcW w:w="3960" w:type="dxa"/>
          </w:tcPr>
          <w:p w14:paraId="42FC8EF6" w14:textId="77777777" w:rsidR="00E12666" w:rsidRDefault="00E12666" w:rsidP="00E12666">
            <w:pPr>
              <w:pStyle w:val="CopticVersemulti-line"/>
            </w:pPr>
            <w:r>
              <w:t>Ⲯⲩⲭⲏ ⲛ̀ⲛⲉⲛⲓⲟϯ:</w:t>
            </w:r>
          </w:p>
          <w:p w14:paraId="6E055A8A" w14:textId="77777777" w:rsidR="00E12666" w:rsidRDefault="00E12666" w:rsidP="00E12666">
            <w:pPr>
              <w:pStyle w:val="CopticVersemulti-line"/>
            </w:pPr>
            <w:r>
              <w:t>ⲙⲟⲓ ⲛⲱⲟⲩ ⲛ̀ⲟⲩⲭ̀ⲃⲟⲃ:</w:t>
            </w:r>
          </w:p>
          <w:p w14:paraId="5E6F64E7" w14:textId="77777777" w:rsidR="00E12666" w:rsidRDefault="00E12666" w:rsidP="00E12666">
            <w:pPr>
              <w:pStyle w:val="CopticVersemulti-line"/>
            </w:pPr>
            <w:r>
              <w:t>ϧⲉⲛ ⲕⲉⲛϥ ⲛ̀ⲛⲉⲛⲓⲟϯ:</w:t>
            </w:r>
          </w:p>
          <w:p w14:paraId="727EED06" w14:textId="77777777" w:rsidR="00E12666" w:rsidRPr="005130A7" w:rsidRDefault="00E12666" w:rsidP="00E12666">
            <w:pPr>
              <w:pStyle w:val="CopticVerse"/>
            </w:pPr>
            <w:r>
              <w:t>Ⲁⲃⲣⲁⲁⲙ</w:t>
            </w:r>
            <w:r w:rsidRPr="00E12666">
              <w:rPr>
                <w:rStyle w:val="CopticVerseChar"/>
              </w:rPr>
              <w:t xml:space="preserve"> </w:t>
            </w:r>
            <w:r>
              <w:t>Ⲓⲥⲁⲁⲕ Ⲓⲁⲕⲱⲃ.</w:t>
            </w:r>
          </w:p>
        </w:tc>
      </w:tr>
      <w:tr w:rsidR="00E12666" w14:paraId="0C8E7B1E" w14:textId="77777777" w:rsidTr="00E12666">
        <w:trPr>
          <w:cantSplit/>
          <w:jc w:val="center"/>
        </w:trPr>
        <w:tc>
          <w:tcPr>
            <w:tcW w:w="288" w:type="dxa"/>
          </w:tcPr>
          <w:p w14:paraId="69AE69CC" w14:textId="77777777" w:rsidR="00E12666" w:rsidRDefault="00E12666" w:rsidP="00E12666">
            <w:pPr>
              <w:pStyle w:val="CopticCross"/>
            </w:pPr>
            <w:r w:rsidRPr="00FB5ACB">
              <w:t>¿</w:t>
            </w:r>
          </w:p>
        </w:tc>
        <w:tc>
          <w:tcPr>
            <w:tcW w:w="3960" w:type="dxa"/>
          </w:tcPr>
          <w:p w14:paraId="631DA028" w14:textId="77777777" w:rsidR="00E12666" w:rsidRDefault="00E12666" w:rsidP="006F2203">
            <w:pPr>
              <w:pStyle w:val="EngHang"/>
            </w:pPr>
            <w:r>
              <w:t>O our Saviour, remember</w:t>
            </w:r>
          </w:p>
          <w:p w14:paraId="029611B3" w14:textId="77777777" w:rsidR="00E12666" w:rsidRDefault="00E12666" w:rsidP="006F2203">
            <w:pPr>
              <w:pStyle w:val="EngHang"/>
            </w:pPr>
            <w:r>
              <w:t>Your servant Nicodemous;</w:t>
            </w:r>
          </w:p>
          <w:p w14:paraId="5231BA78" w14:textId="77777777" w:rsidR="00E12666" w:rsidRDefault="00E12666" w:rsidP="006F2203">
            <w:pPr>
              <w:pStyle w:val="EngHang"/>
            </w:pPr>
            <w:r>
              <w:t>Forgive him his sins,</w:t>
            </w:r>
          </w:p>
          <w:p w14:paraId="58CB8182" w14:textId="77777777" w:rsidR="00E12666" w:rsidRDefault="00E12666" w:rsidP="006F2203">
            <w:pPr>
              <w:pStyle w:val="EngHangEnd"/>
            </w:pPr>
            <w:r>
              <w:t>With the rest of the Christians.</w:t>
            </w:r>
          </w:p>
        </w:tc>
        <w:tc>
          <w:tcPr>
            <w:tcW w:w="288" w:type="dxa"/>
          </w:tcPr>
          <w:p w14:paraId="123448FF" w14:textId="77777777" w:rsidR="00E12666" w:rsidRDefault="00E12666" w:rsidP="00E12666"/>
        </w:tc>
        <w:tc>
          <w:tcPr>
            <w:tcW w:w="288" w:type="dxa"/>
          </w:tcPr>
          <w:p w14:paraId="7AE12045" w14:textId="77777777" w:rsidR="00E12666" w:rsidRDefault="00E12666" w:rsidP="00E12666">
            <w:pPr>
              <w:pStyle w:val="CopticCross"/>
            </w:pPr>
            <w:r w:rsidRPr="00FB5ACB">
              <w:t>¿</w:t>
            </w:r>
          </w:p>
        </w:tc>
        <w:tc>
          <w:tcPr>
            <w:tcW w:w="3960" w:type="dxa"/>
          </w:tcPr>
          <w:p w14:paraId="299FFBC4" w14:textId="77777777" w:rsidR="00E12666" w:rsidRDefault="00E12666" w:rsidP="00E12666">
            <w:pPr>
              <w:pStyle w:val="CopticVersemulti-line"/>
              <w:rPr>
                <w:rFonts w:eastAsia="Arial Unicode MS" w:cs="FreeSerifAvvaShenouda"/>
              </w:rPr>
            </w:pPr>
            <w:r>
              <w:rPr>
                <w:rFonts w:eastAsia="Arial Unicode MS" w:cs="FreeSerifAvvaShenouda"/>
              </w:rPr>
              <w:t>Ⲱ ⲡⲉⲛⲤⲱⲧⲏⲣ ⲁ̀ⲣⲓⲫ̀ⲙⲉⲩⲓ:</w:t>
            </w:r>
          </w:p>
          <w:p w14:paraId="798A5C0D" w14:textId="77777777" w:rsidR="00E12666" w:rsidRDefault="00E12666" w:rsidP="00E12666">
            <w:pPr>
              <w:pStyle w:val="CopticVersemulti-line"/>
              <w:rPr>
                <w:rFonts w:eastAsia="Arial Unicode MS" w:cs="FreeSerifAvvaShenouda"/>
              </w:rPr>
            </w:pPr>
            <w:r>
              <w:rPr>
                <w:rFonts w:eastAsia="Arial Unicode MS" w:cs="FreeSerifAvvaShenouda"/>
              </w:rPr>
              <w:t>ⲙ̀ⲡⲉⲕⲃⲱⲕ Ⲡⲓⲕⲟⲩⲇⲓⲙⲟⲥ:</w:t>
            </w:r>
          </w:p>
          <w:p w14:paraId="4BFA545C" w14:textId="77777777" w:rsidR="00E12666" w:rsidRDefault="00E12666" w:rsidP="00E12666">
            <w:pPr>
              <w:pStyle w:val="CopticVersemulti-line"/>
              <w:rPr>
                <w:rFonts w:eastAsia="Arial Unicode MS" w:cs="FreeSerifAvvaShenouda"/>
              </w:rPr>
            </w:pPr>
            <w:r>
              <w:rPr>
                <w:rFonts w:eastAsia="Arial Unicode MS" w:cs="FreeSerifAvvaShenouda"/>
              </w:rPr>
              <w:t>ⲭⲱ ⲛⲁϥ ⲛ̀ⲛⲉϥⲛⲟⲃⲓ:</w:t>
            </w:r>
          </w:p>
          <w:p w14:paraId="5D832E27" w14:textId="77777777" w:rsidR="00E12666" w:rsidRPr="00384F62" w:rsidRDefault="00E12666" w:rsidP="00E12666">
            <w:pPr>
              <w:pStyle w:val="CopticVerse"/>
            </w:pPr>
            <w:r>
              <w:t>ⲛⲉⲛ ⲡ̀ⲥⲉⲡⲓ ⲛ̀ⲛⲓⲬ̀ⲣⲓⲥⲧⲓⲁⲛⲟⲥ.</w:t>
            </w:r>
          </w:p>
        </w:tc>
      </w:tr>
    </w:tbl>
    <w:p w14:paraId="5115E56B" w14:textId="77777777" w:rsidR="00FF5FF3" w:rsidRDefault="00FF5FF3" w:rsidP="00FF5FF3">
      <w:pPr>
        <w:pStyle w:val="Heading4"/>
      </w:pPr>
      <w:bookmarkStart w:id="1434" w:name="_Ref434475362"/>
      <w:r>
        <w:t>The Wednesday Psali Batos</w:t>
      </w:r>
      <w:r w:rsidR="006C1B94">
        <w:t xml:space="preserve"> for Theophany</w:t>
      </w:r>
      <w:bookmarkEnd w:id="14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34D41" w14:paraId="17337FF2" w14:textId="77777777" w:rsidTr="00B12824">
        <w:trPr>
          <w:cantSplit/>
          <w:jc w:val="center"/>
        </w:trPr>
        <w:tc>
          <w:tcPr>
            <w:tcW w:w="288" w:type="dxa"/>
          </w:tcPr>
          <w:p w14:paraId="500F2A90" w14:textId="77777777" w:rsidR="00534D41" w:rsidRDefault="00534D41" w:rsidP="00B12824">
            <w:pPr>
              <w:pStyle w:val="CopticCross"/>
            </w:pPr>
          </w:p>
        </w:tc>
        <w:tc>
          <w:tcPr>
            <w:tcW w:w="3960" w:type="dxa"/>
          </w:tcPr>
          <w:p w14:paraId="70E0B758" w14:textId="77777777" w:rsidR="00534D41" w:rsidRDefault="00534D41" w:rsidP="00534D41">
            <w:pPr>
              <w:pStyle w:val="EngHang"/>
            </w:pPr>
            <w:r>
              <w:t>I begin to speak with longing,</w:t>
            </w:r>
          </w:p>
          <w:p w14:paraId="77E68D6C" w14:textId="77777777" w:rsidR="00534D41" w:rsidRDefault="00534D41" w:rsidP="00534D41">
            <w:pPr>
              <w:pStyle w:val="EngHang"/>
            </w:pPr>
            <w:r>
              <w:t>Before Christ, the King of glory,</w:t>
            </w:r>
          </w:p>
          <w:p w14:paraId="62CC5C26" w14:textId="77777777" w:rsidR="00534D41" w:rsidRDefault="00534D41" w:rsidP="00534D41">
            <w:pPr>
              <w:pStyle w:val="EngHang"/>
            </w:pPr>
            <w:r>
              <w:t>Of the honour of the forerunner,</w:t>
            </w:r>
          </w:p>
          <w:p w14:paraId="54F7F7A5" w14:textId="77777777" w:rsidR="00534D41" w:rsidRDefault="00534D41" w:rsidP="00534D41">
            <w:pPr>
              <w:pStyle w:val="EngHangEnd"/>
            </w:pPr>
            <w:r>
              <w:t>John the Baptist.</w:t>
            </w:r>
          </w:p>
        </w:tc>
        <w:tc>
          <w:tcPr>
            <w:tcW w:w="288" w:type="dxa"/>
          </w:tcPr>
          <w:p w14:paraId="47E4469D" w14:textId="77777777" w:rsidR="00534D41" w:rsidRDefault="00534D41" w:rsidP="00B12824"/>
        </w:tc>
        <w:tc>
          <w:tcPr>
            <w:tcW w:w="288" w:type="dxa"/>
          </w:tcPr>
          <w:p w14:paraId="1B75CE6D" w14:textId="77777777" w:rsidR="00534D41" w:rsidRDefault="00534D41" w:rsidP="00B12824">
            <w:pPr>
              <w:pStyle w:val="CopticCross"/>
            </w:pPr>
          </w:p>
        </w:tc>
        <w:tc>
          <w:tcPr>
            <w:tcW w:w="3960" w:type="dxa"/>
          </w:tcPr>
          <w:p w14:paraId="117CF9D3" w14:textId="77777777" w:rsidR="00534D41" w:rsidRDefault="00534D41" w:rsidP="00B12824">
            <w:pPr>
              <w:pStyle w:val="CopticVersemulti-line"/>
            </w:pPr>
            <w:r>
              <w:t>Ⲁⲓⲛⲁⲉⲣϩⲏⲧⲥ ϧⲉⲛ ⲟⲩϭⲓϣϣⲱⲟⲩ:</w:t>
            </w:r>
          </w:p>
          <w:p w14:paraId="0288DF69" w14:textId="77777777" w:rsidR="00534D41" w:rsidRDefault="00534D41" w:rsidP="00B12824">
            <w:pPr>
              <w:pStyle w:val="CopticVersemulti-line"/>
            </w:pPr>
            <w:r>
              <w:t>ⲛ̀ⲧⲁϫⲱ ⲙ̀ⲡ̀ⲧⲁⲓⲟ ⲙ̀ⲡⲓⲡ̀ⲣⲟⲇⲣⲟⲙⲟⲥ:</w:t>
            </w:r>
          </w:p>
          <w:p w14:paraId="57EF64C2" w14:textId="77777777" w:rsidR="00534D41" w:rsidRDefault="00534D41" w:rsidP="00B12824">
            <w:pPr>
              <w:pStyle w:val="CopticVersemulti-line"/>
            </w:pPr>
            <w:r>
              <w:t>ⲙ̀ⲡⲉⲙ̀ⲑⲟ ⲙ̀Ⲡⲭ̄ⲥ̄ ⲡ̀Ⲟⲩⲣⲟ ⲛ̀ⲧⲉ ⲡ̀ⲱ̀ⲟⲩ:</w:t>
            </w:r>
          </w:p>
          <w:p w14:paraId="15F9475D" w14:textId="77777777" w:rsidR="00534D41" w:rsidRPr="00C35319" w:rsidRDefault="00534D41" w:rsidP="00B12824">
            <w:pPr>
              <w:pStyle w:val="CopticVerse"/>
            </w:pPr>
            <w:r>
              <w:t>Ⲓⲱⲁⲛⲛⲏⲥ ⲡⲓⲣⲉϥϯⲱⲙⲥ.</w:t>
            </w:r>
          </w:p>
        </w:tc>
      </w:tr>
      <w:tr w:rsidR="00534D41" w14:paraId="1409D8F6" w14:textId="77777777" w:rsidTr="00B12824">
        <w:trPr>
          <w:cantSplit/>
          <w:jc w:val="center"/>
        </w:trPr>
        <w:tc>
          <w:tcPr>
            <w:tcW w:w="288" w:type="dxa"/>
          </w:tcPr>
          <w:p w14:paraId="2DC0337E" w14:textId="77777777" w:rsidR="00534D41" w:rsidRDefault="00534D41" w:rsidP="00B12824">
            <w:pPr>
              <w:pStyle w:val="CopticCross"/>
            </w:pPr>
          </w:p>
        </w:tc>
        <w:tc>
          <w:tcPr>
            <w:tcW w:w="3960" w:type="dxa"/>
          </w:tcPr>
          <w:p w14:paraId="418434AD" w14:textId="77777777" w:rsidR="00534D41" w:rsidRDefault="00534D41" w:rsidP="00534D41">
            <w:pPr>
              <w:pStyle w:val="EngHang"/>
            </w:pPr>
            <w:r>
              <w:t>All of the tribes,</w:t>
            </w:r>
          </w:p>
          <w:p w14:paraId="07E5AAC4" w14:textId="77777777" w:rsidR="00534D41" w:rsidRDefault="00534D41" w:rsidP="00534D41">
            <w:pPr>
              <w:pStyle w:val="EngHang"/>
            </w:pPr>
            <w:r>
              <w:t>All those on earth,</w:t>
            </w:r>
          </w:p>
          <w:p w14:paraId="10D4D37C" w14:textId="77777777" w:rsidR="00534D41" w:rsidRDefault="00534D41" w:rsidP="00534D41">
            <w:pPr>
              <w:pStyle w:val="EngHang"/>
            </w:pPr>
            <w:r>
              <w:t>All tongues feast today,</w:t>
            </w:r>
          </w:p>
          <w:p w14:paraId="4FC1EAF4" w14:textId="77777777" w:rsidR="00534D41" w:rsidRDefault="00534D41" w:rsidP="00534D41">
            <w:pPr>
              <w:pStyle w:val="EngHangEnd"/>
            </w:pPr>
            <w:r>
              <w:t>For John the Baptist.</w:t>
            </w:r>
          </w:p>
        </w:tc>
        <w:tc>
          <w:tcPr>
            <w:tcW w:w="288" w:type="dxa"/>
          </w:tcPr>
          <w:p w14:paraId="5D5F613D" w14:textId="77777777" w:rsidR="00534D41" w:rsidRDefault="00534D41" w:rsidP="00B12824"/>
        </w:tc>
        <w:tc>
          <w:tcPr>
            <w:tcW w:w="288" w:type="dxa"/>
          </w:tcPr>
          <w:p w14:paraId="2F224FC1" w14:textId="77777777" w:rsidR="00534D41" w:rsidRDefault="00534D41" w:rsidP="00B12824">
            <w:pPr>
              <w:pStyle w:val="CopticCross"/>
            </w:pPr>
          </w:p>
        </w:tc>
        <w:tc>
          <w:tcPr>
            <w:tcW w:w="3960" w:type="dxa"/>
          </w:tcPr>
          <w:p w14:paraId="525A7CD9" w14:textId="77777777" w:rsidR="00534D41" w:rsidRDefault="00534D41" w:rsidP="00B12824">
            <w:pPr>
              <w:pStyle w:val="CopticVersemulti-line"/>
            </w:pPr>
            <w:r>
              <w:t>Ⲃⲟⲛ ⲛⲓⲃⲉⲛ ⲉⲧϩⲓϫⲉⲛ ⲡⲓⲕⲁϩⲓ:</w:t>
            </w:r>
          </w:p>
          <w:p w14:paraId="74747396" w14:textId="77777777" w:rsidR="00534D41" w:rsidRDefault="00534D41" w:rsidP="00B12824">
            <w:pPr>
              <w:pStyle w:val="CopticVersemulti-line"/>
            </w:pPr>
            <w:r>
              <w:t>ⲛⲓⲫⲩⲗⲏ ⲛⲉⲙ ⲛⲓⲗⲁⲟⲥ:</w:t>
            </w:r>
          </w:p>
          <w:p w14:paraId="32832AC5" w14:textId="77777777" w:rsidR="00534D41" w:rsidRDefault="00534D41" w:rsidP="00B12824">
            <w:pPr>
              <w:pStyle w:val="CopticVersemulti-line"/>
            </w:pPr>
            <w:r>
              <w:t>ⲉⲩⲉⲣϣⲁⲓ ⲙ̀ⲫⲟⲟⲩ ⲛⲉⲙ ⲡⲓⲁⲥⲡⲓ:</w:t>
            </w:r>
          </w:p>
          <w:p w14:paraId="6D0C82FB" w14:textId="77777777" w:rsidR="00534D41" w:rsidRDefault="00534D41" w:rsidP="00B12824">
            <w:pPr>
              <w:pStyle w:val="CopticVerse"/>
            </w:pPr>
            <w:r>
              <w:t>ⲉⲑⲃⲉ Ⲓⲱⲁⲛⲛⲏⲥ ⲡⲓⲣⲉϥϯⲱⲛⲥ.</w:t>
            </w:r>
          </w:p>
        </w:tc>
      </w:tr>
      <w:tr w:rsidR="00534D41" w14:paraId="4D3B27E2" w14:textId="77777777" w:rsidTr="00B12824">
        <w:trPr>
          <w:cantSplit/>
          <w:jc w:val="center"/>
        </w:trPr>
        <w:tc>
          <w:tcPr>
            <w:tcW w:w="288" w:type="dxa"/>
          </w:tcPr>
          <w:p w14:paraId="58D51FEB" w14:textId="77777777" w:rsidR="00534D41" w:rsidRDefault="00534D41" w:rsidP="00B12824">
            <w:pPr>
              <w:pStyle w:val="CopticCross"/>
            </w:pPr>
            <w:r w:rsidRPr="00FB5ACB">
              <w:lastRenderedPageBreak/>
              <w:t>¿</w:t>
            </w:r>
          </w:p>
        </w:tc>
        <w:tc>
          <w:tcPr>
            <w:tcW w:w="3960" w:type="dxa"/>
          </w:tcPr>
          <w:p w14:paraId="03367050" w14:textId="77777777" w:rsidR="00534D41" w:rsidRDefault="00534D41" w:rsidP="00534D41">
            <w:pPr>
              <w:pStyle w:val="EngHang"/>
            </w:pPr>
            <w:r>
              <w:t>Gabriel the angel</w:t>
            </w:r>
          </w:p>
          <w:p w14:paraId="5A7F5CCA" w14:textId="77777777" w:rsidR="00534D41" w:rsidRDefault="00534D41" w:rsidP="00534D41">
            <w:pPr>
              <w:pStyle w:val="EngHang"/>
            </w:pPr>
            <w:r>
              <w:t>Evangelized Zachariah</w:t>
            </w:r>
          </w:p>
          <w:p w14:paraId="6317A645" w14:textId="77777777" w:rsidR="00534D41" w:rsidRDefault="00534D41" w:rsidP="00534D41">
            <w:pPr>
              <w:pStyle w:val="EngHang"/>
            </w:pPr>
            <w:r>
              <w:t>Of the birth of the Baptist,</w:t>
            </w:r>
          </w:p>
          <w:p w14:paraId="1D52A3B3" w14:textId="77777777" w:rsidR="00534D41" w:rsidRDefault="00534D41" w:rsidP="00534D41">
            <w:pPr>
              <w:pStyle w:val="EngHangEnd"/>
            </w:pPr>
            <w:r>
              <w:t>Of John the Baptizer.</w:t>
            </w:r>
          </w:p>
        </w:tc>
        <w:tc>
          <w:tcPr>
            <w:tcW w:w="288" w:type="dxa"/>
          </w:tcPr>
          <w:p w14:paraId="065EBC75" w14:textId="77777777" w:rsidR="00534D41" w:rsidRDefault="00534D41" w:rsidP="00B12824"/>
        </w:tc>
        <w:tc>
          <w:tcPr>
            <w:tcW w:w="288" w:type="dxa"/>
          </w:tcPr>
          <w:p w14:paraId="7B709158" w14:textId="77777777" w:rsidR="00534D41" w:rsidRDefault="00534D41" w:rsidP="00B12824">
            <w:pPr>
              <w:pStyle w:val="CopticCross"/>
            </w:pPr>
            <w:r w:rsidRPr="00FB5ACB">
              <w:t>¿</w:t>
            </w:r>
          </w:p>
        </w:tc>
        <w:tc>
          <w:tcPr>
            <w:tcW w:w="3960" w:type="dxa"/>
          </w:tcPr>
          <w:p w14:paraId="2884C9B1" w14:textId="77777777" w:rsidR="00534D41" w:rsidRDefault="00534D41" w:rsidP="00B12824">
            <w:pPr>
              <w:pStyle w:val="CopticVersemulti-line"/>
            </w:pPr>
            <w:r>
              <w:t>Ⲅⲁⲃⲓⲏⲗ ⲛⲓⲁⲅⲅⲉⲗⲟⲥ:</w:t>
            </w:r>
          </w:p>
          <w:p w14:paraId="093A545C" w14:textId="77777777" w:rsidR="00534D41" w:rsidRDefault="00534D41" w:rsidP="00B12824">
            <w:pPr>
              <w:pStyle w:val="CopticVersemulti-line"/>
            </w:pPr>
            <w:r>
              <w:t>ⲁϥϩⲓϣⲉⲛⲛⲟⲩϥⲓ ⲛ̀Ⲍⲁⲭⲁⲣⲓⲁⲥ:</w:t>
            </w:r>
          </w:p>
          <w:p w14:paraId="1DC304B9" w14:textId="77777777" w:rsidR="00534D41" w:rsidRDefault="00534D41" w:rsidP="00B12824">
            <w:pPr>
              <w:pStyle w:val="CopticVersemulti-line"/>
            </w:pPr>
            <w:r>
              <w:t>ⲉⲑⲃⲉ ⲡⲓϫ̀ⲫⲟ ⲙ̀ⲡⲓⲡ̀ⲣⲟⲇⲣⲟⲙⲟⲥ:</w:t>
            </w:r>
          </w:p>
          <w:p w14:paraId="5D98E2A1" w14:textId="77777777" w:rsidR="00534D41" w:rsidRDefault="00534D41" w:rsidP="00B12824">
            <w:pPr>
              <w:pStyle w:val="CopticVerse"/>
            </w:pPr>
            <w:r>
              <w:t>Ⲓⲱⲁⲛⲛⲏⲥ ⲡⲓⲣⲉϥϯⲱⲙⲥ.</w:t>
            </w:r>
          </w:p>
        </w:tc>
      </w:tr>
      <w:tr w:rsidR="00534D41" w14:paraId="154A39C1" w14:textId="77777777" w:rsidTr="00B12824">
        <w:trPr>
          <w:cantSplit/>
          <w:jc w:val="center"/>
        </w:trPr>
        <w:tc>
          <w:tcPr>
            <w:tcW w:w="288" w:type="dxa"/>
          </w:tcPr>
          <w:p w14:paraId="7175EA6E" w14:textId="77777777" w:rsidR="00534D41" w:rsidRDefault="00534D41" w:rsidP="00B12824">
            <w:pPr>
              <w:pStyle w:val="CopticCross"/>
            </w:pPr>
            <w:r w:rsidRPr="00FB5ACB">
              <w:t>¿</w:t>
            </w:r>
          </w:p>
        </w:tc>
        <w:tc>
          <w:tcPr>
            <w:tcW w:w="3960" w:type="dxa"/>
          </w:tcPr>
          <w:p w14:paraId="53AF7C4A" w14:textId="77777777" w:rsidR="00534D41" w:rsidRDefault="00534D41" w:rsidP="00534D41">
            <w:pPr>
              <w:pStyle w:val="EngHang"/>
            </w:pPr>
            <w:r>
              <w:t>David the Psalmist,</w:t>
            </w:r>
          </w:p>
          <w:p w14:paraId="0E400651" w14:textId="77777777" w:rsidR="00534D41" w:rsidRDefault="00534D41" w:rsidP="00534D41">
            <w:pPr>
              <w:pStyle w:val="EngHang"/>
            </w:pPr>
            <w:r>
              <w:t>Spoke in the book of Psalms,</w:t>
            </w:r>
          </w:p>
          <w:p w14:paraId="493F0653" w14:textId="26365931" w:rsidR="00534D41" w:rsidRDefault="00534D41" w:rsidP="00534D41">
            <w:pPr>
              <w:pStyle w:val="EngHang"/>
            </w:pPr>
            <w:r>
              <w:t>About the morning star</w:t>
            </w:r>
            <w:r w:rsidR="008A378B">
              <w:rPr>
                <w:rStyle w:val="FootnoteReference"/>
              </w:rPr>
              <w:footnoteReference w:id="956"/>
            </w:r>
            <w:r>
              <w:t>:</w:t>
            </w:r>
          </w:p>
          <w:p w14:paraId="11E28123" w14:textId="77777777" w:rsidR="00534D41" w:rsidRDefault="00534D41" w:rsidP="00534D41">
            <w:pPr>
              <w:pStyle w:val="EngHangEnd"/>
            </w:pPr>
            <w:r>
              <w:t>John the Baptist.</w:t>
            </w:r>
          </w:p>
        </w:tc>
        <w:tc>
          <w:tcPr>
            <w:tcW w:w="288" w:type="dxa"/>
          </w:tcPr>
          <w:p w14:paraId="3980CD2B" w14:textId="77777777" w:rsidR="00534D41" w:rsidRDefault="00534D41" w:rsidP="00B12824"/>
        </w:tc>
        <w:tc>
          <w:tcPr>
            <w:tcW w:w="288" w:type="dxa"/>
          </w:tcPr>
          <w:p w14:paraId="1D4BBFF8" w14:textId="77777777" w:rsidR="00534D41" w:rsidRDefault="00534D41" w:rsidP="00B12824">
            <w:pPr>
              <w:pStyle w:val="CopticCross"/>
            </w:pPr>
            <w:r w:rsidRPr="00FB5ACB">
              <w:t>¿</w:t>
            </w:r>
          </w:p>
        </w:tc>
        <w:tc>
          <w:tcPr>
            <w:tcW w:w="3960" w:type="dxa"/>
          </w:tcPr>
          <w:p w14:paraId="7E103C4C" w14:textId="77777777" w:rsidR="00534D41" w:rsidRDefault="00534D41" w:rsidP="00B12824">
            <w:pPr>
              <w:pStyle w:val="CopticVersemulti-line"/>
            </w:pPr>
            <w:r>
              <w:t>Ⲇⲁⲩⲓⲇ ⲡⲓϩⲩⲙⲛⲟⲇⲟⲥ:</w:t>
            </w:r>
          </w:p>
          <w:p w14:paraId="4FE61A15" w14:textId="77777777" w:rsidR="00534D41" w:rsidRDefault="00534D41" w:rsidP="00B12824">
            <w:pPr>
              <w:pStyle w:val="CopticVersemulti-line"/>
            </w:pPr>
            <w:r>
              <w:t>ⲁϥⲥⲁϫⲓ ϧⲉⲛ ⲡ̀ϫⲱⲙ ⲙ̀ⲡⲉϥⲯⲁⲗⲙⲟⲥ:</w:t>
            </w:r>
          </w:p>
          <w:p w14:paraId="498375D0" w14:textId="77777777" w:rsidR="00534D41" w:rsidRDefault="00534D41" w:rsidP="00B12824">
            <w:pPr>
              <w:pStyle w:val="CopticVersemulti-line"/>
            </w:pPr>
            <w:r>
              <w:t>ⲉⲑⲃⲉ ⲡⲓⲥⲓⲟⲩ ⲛ̀ⲧⲉ ϩⲁⲛⲁ̀ⲧⲟⲟⲩⲓ̀:</w:t>
            </w:r>
          </w:p>
          <w:p w14:paraId="534B92C4" w14:textId="77777777" w:rsidR="00534D41" w:rsidRDefault="00534D41" w:rsidP="00B12824">
            <w:pPr>
              <w:pStyle w:val="CopticVerse"/>
            </w:pPr>
            <w:r>
              <w:t>Ⲓⲱⲁⲛⲛⲏⲥ ⲡⲓⲣⲉⲫϯⲱⲙⲥ.</w:t>
            </w:r>
          </w:p>
        </w:tc>
      </w:tr>
      <w:tr w:rsidR="00534D41" w14:paraId="3E1DE0AC" w14:textId="77777777" w:rsidTr="00B12824">
        <w:trPr>
          <w:cantSplit/>
          <w:jc w:val="center"/>
        </w:trPr>
        <w:tc>
          <w:tcPr>
            <w:tcW w:w="288" w:type="dxa"/>
          </w:tcPr>
          <w:p w14:paraId="5B965EB4" w14:textId="77777777" w:rsidR="00534D41" w:rsidRDefault="00534D41" w:rsidP="00B12824">
            <w:pPr>
              <w:pStyle w:val="CopticCross"/>
            </w:pPr>
          </w:p>
        </w:tc>
        <w:tc>
          <w:tcPr>
            <w:tcW w:w="3960" w:type="dxa"/>
          </w:tcPr>
          <w:p w14:paraId="32BC0512" w14:textId="77777777" w:rsidR="00534D41" w:rsidRDefault="00534D41" w:rsidP="00534D41">
            <w:pPr>
              <w:pStyle w:val="EngHang"/>
            </w:pPr>
            <w:r>
              <w:t>Through John the Baptist</w:t>
            </w:r>
          </w:p>
          <w:p w14:paraId="721B49AB" w14:textId="77777777" w:rsidR="00534D41" w:rsidRDefault="00534D41" w:rsidP="00534D41">
            <w:pPr>
              <w:pStyle w:val="EngHang"/>
            </w:pPr>
            <w:r>
              <w:t>We learned of our Lord Jesus Christ,</w:t>
            </w:r>
          </w:p>
          <w:p w14:paraId="1BE625ED" w14:textId="77777777" w:rsidR="00534D41" w:rsidRDefault="00534D41" w:rsidP="00534D41">
            <w:pPr>
              <w:pStyle w:val="EngHang"/>
            </w:pPr>
            <w:r>
              <w:t>And His Good Father,</w:t>
            </w:r>
          </w:p>
          <w:p w14:paraId="6749B1DD" w14:textId="77777777" w:rsidR="00534D41" w:rsidRDefault="00534D41" w:rsidP="00534D41">
            <w:pPr>
              <w:pStyle w:val="EngHangEnd"/>
            </w:pPr>
            <w:r>
              <w:t>And the Holy Spirit, One in essence.</w:t>
            </w:r>
          </w:p>
        </w:tc>
        <w:tc>
          <w:tcPr>
            <w:tcW w:w="288" w:type="dxa"/>
          </w:tcPr>
          <w:p w14:paraId="1139510A" w14:textId="77777777" w:rsidR="00534D41" w:rsidRDefault="00534D41" w:rsidP="00B12824"/>
        </w:tc>
        <w:tc>
          <w:tcPr>
            <w:tcW w:w="288" w:type="dxa"/>
          </w:tcPr>
          <w:p w14:paraId="5EE6B9BC" w14:textId="77777777" w:rsidR="00534D41" w:rsidRDefault="00534D41" w:rsidP="00B12824">
            <w:pPr>
              <w:pStyle w:val="CopticCross"/>
            </w:pPr>
          </w:p>
        </w:tc>
        <w:tc>
          <w:tcPr>
            <w:tcW w:w="3960" w:type="dxa"/>
          </w:tcPr>
          <w:p w14:paraId="5470379D" w14:textId="77777777" w:rsidR="00534D41" w:rsidRDefault="00534D41" w:rsidP="00B12824">
            <w:pPr>
              <w:pStyle w:val="CopticVersemulti-line"/>
            </w:pPr>
            <w:r>
              <w:t>Ⲉⲑⲃⲉ Ⲓⲱⲁⲛⲛⲏⲥ ⲡⲉⲣⲉϥϯⲱⲙⲥ:</w:t>
            </w:r>
          </w:p>
          <w:p w14:paraId="70126576" w14:textId="77777777" w:rsidR="00534D41" w:rsidRDefault="00534D41" w:rsidP="00B12824">
            <w:pPr>
              <w:pStyle w:val="CopticVersemulti-line"/>
            </w:pPr>
            <w:r>
              <w:t>ⲁⲛⲥⲟⲩⲉⲛ ⲡⲉⲛⲟ̄ⲥ̄ Ⲓⲏ̄ⲥ̄ Ⲡⲭ̄ⲥ̄:</w:t>
            </w:r>
          </w:p>
          <w:p w14:paraId="0CCB617F" w14:textId="77777777" w:rsidR="00534D41" w:rsidRDefault="00534D41" w:rsidP="00B12824">
            <w:pPr>
              <w:pStyle w:val="CopticVersemulti-line"/>
            </w:pPr>
            <w:r>
              <w:t>ⲛⲉⲙ Ⲡⲉϥⲓⲱⲧ ⲛ̀ⲁⲅⲁⲑⲟⲥ:</w:t>
            </w:r>
          </w:p>
          <w:p w14:paraId="716801E7" w14:textId="77777777" w:rsidR="00534D41" w:rsidRDefault="00534D41" w:rsidP="00B12824">
            <w:pPr>
              <w:pStyle w:val="CopticVerse"/>
            </w:pPr>
            <w:r>
              <w:t>ⲛⲉⲙ ⲡⲓⲠⲉⲩⲙⲁ ⲉ̄ⲑ̄ⲩ̄ ⲛ̀ⲟⲙⲟⲟⲩⲥⲓⲟⲥ.</w:t>
            </w:r>
          </w:p>
        </w:tc>
      </w:tr>
      <w:tr w:rsidR="00534D41" w14:paraId="0D2F7B0D" w14:textId="77777777" w:rsidTr="00B12824">
        <w:trPr>
          <w:cantSplit/>
          <w:jc w:val="center"/>
        </w:trPr>
        <w:tc>
          <w:tcPr>
            <w:tcW w:w="288" w:type="dxa"/>
          </w:tcPr>
          <w:p w14:paraId="1B40F3BD" w14:textId="77777777" w:rsidR="00534D41" w:rsidRDefault="00534D41" w:rsidP="00B12824">
            <w:pPr>
              <w:pStyle w:val="CopticCross"/>
            </w:pPr>
          </w:p>
        </w:tc>
        <w:tc>
          <w:tcPr>
            <w:tcW w:w="3960" w:type="dxa"/>
          </w:tcPr>
          <w:p w14:paraId="25D3578E" w14:textId="77777777" w:rsidR="00534D41" w:rsidRDefault="00534D41" w:rsidP="00534D41">
            <w:pPr>
              <w:pStyle w:val="EngHang"/>
            </w:pPr>
            <w:r>
              <w:t>The seven orders of the Church</w:t>
            </w:r>
          </w:p>
          <w:p w14:paraId="37D29769" w14:textId="77777777" w:rsidR="00534D41" w:rsidRDefault="00534D41" w:rsidP="00534D41">
            <w:pPr>
              <w:pStyle w:val="EngHang"/>
            </w:pPr>
            <w:r>
              <w:t>Honour you, O forerunner,</w:t>
            </w:r>
          </w:p>
          <w:p w14:paraId="25077329" w14:textId="77777777" w:rsidR="00534D41" w:rsidRDefault="00534D41" w:rsidP="00534D41">
            <w:pPr>
              <w:pStyle w:val="EngHang"/>
            </w:pPr>
            <w:r>
              <w:t>Before Christ the majestic,</w:t>
            </w:r>
          </w:p>
          <w:p w14:paraId="29D9A178" w14:textId="77777777" w:rsidR="00534D41" w:rsidRDefault="00534D41" w:rsidP="00534D41">
            <w:pPr>
              <w:pStyle w:val="EngHangEnd"/>
            </w:pPr>
            <w:r>
              <w:t>O John, the priest of the Lord.</w:t>
            </w:r>
          </w:p>
        </w:tc>
        <w:tc>
          <w:tcPr>
            <w:tcW w:w="288" w:type="dxa"/>
          </w:tcPr>
          <w:p w14:paraId="1D144D91" w14:textId="77777777" w:rsidR="00534D41" w:rsidRDefault="00534D41" w:rsidP="00B12824"/>
        </w:tc>
        <w:tc>
          <w:tcPr>
            <w:tcW w:w="288" w:type="dxa"/>
          </w:tcPr>
          <w:p w14:paraId="2EF06667" w14:textId="77777777" w:rsidR="00534D41" w:rsidRDefault="00534D41" w:rsidP="00B12824">
            <w:pPr>
              <w:pStyle w:val="CopticCross"/>
            </w:pPr>
          </w:p>
        </w:tc>
        <w:tc>
          <w:tcPr>
            <w:tcW w:w="3960" w:type="dxa"/>
          </w:tcPr>
          <w:p w14:paraId="57955622" w14:textId="77777777" w:rsidR="00534D41" w:rsidRDefault="00534D41" w:rsidP="00B12824">
            <w:pPr>
              <w:pStyle w:val="CopticVersemulti-line"/>
            </w:pPr>
            <w:r>
              <w:t>Ϣⲁϣϥ (ⲍ̄) ⲛ̀ⲧⲁⲅⲙⲁ ⲛ̀Ⲉⲕⲕⲗⲏⲥⲓⲁ:</w:t>
            </w:r>
          </w:p>
          <w:p w14:paraId="17163297" w14:textId="77777777" w:rsidR="00534D41" w:rsidRDefault="00534D41" w:rsidP="00B12824">
            <w:pPr>
              <w:pStyle w:val="CopticVersemulti-line"/>
            </w:pPr>
            <w:r>
              <w:t>ⲉⲩϯⲧⲁⲓⲟ ⲛⲁⲕ ⲱ̀ ⲡⲓⲡ̀ⲣⲟⲇⲣⲟⲙⲟⲥ:</w:t>
            </w:r>
          </w:p>
          <w:p w14:paraId="499F9555" w14:textId="77777777" w:rsidR="00534D41" w:rsidRDefault="00534D41" w:rsidP="00B12824">
            <w:pPr>
              <w:pStyle w:val="CopticVersemulti-line"/>
            </w:pPr>
            <w:r>
              <w:t>ⲙ̀ⲡⲉⲙ̀ⲑⲟ ⲙ̀Ⲡⲭ̄ⲥ̄ ⲫⲁ ϯⲉⲝⲟⲩⲥⲓⲁ:</w:t>
            </w:r>
          </w:p>
          <w:p w14:paraId="0A30CCDA" w14:textId="77777777" w:rsidR="00534D41" w:rsidRDefault="00534D41" w:rsidP="00B12824">
            <w:pPr>
              <w:pStyle w:val="CopticVerse"/>
            </w:pPr>
            <w:r>
              <w:t>Ⲓⲱⲁⲛⲛⲏⲥ ⲡⲓⲟⲩⲏⲃ ⲛ̀ⲧⲉ Ⲡⲟ̄ⲥ̄.</w:t>
            </w:r>
          </w:p>
        </w:tc>
      </w:tr>
      <w:tr w:rsidR="00534D41" w14:paraId="6BB3E22D" w14:textId="77777777" w:rsidTr="00B12824">
        <w:trPr>
          <w:cantSplit/>
          <w:jc w:val="center"/>
        </w:trPr>
        <w:tc>
          <w:tcPr>
            <w:tcW w:w="288" w:type="dxa"/>
          </w:tcPr>
          <w:p w14:paraId="71904982" w14:textId="77777777" w:rsidR="00534D41" w:rsidRDefault="00534D41" w:rsidP="00B12824">
            <w:pPr>
              <w:pStyle w:val="CopticCross"/>
            </w:pPr>
            <w:r w:rsidRPr="00FB5ACB">
              <w:t>¿</w:t>
            </w:r>
          </w:p>
        </w:tc>
        <w:tc>
          <w:tcPr>
            <w:tcW w:w="3960" w:type="dxa"/>
          </w:tcPr>
          <w:p w14:paraId="4760EB60" w14:textId="77777777" w:rsidR="00534D41" w:rsidRDefault="00534D41" w:rsidP="00534D41">
            <w:pPr>
              <w:pStyle w:val="EngHang"/>
            </w:pPr>
            <w:r>
              <w:t>Isaiah cries out</w:t>
            </w:r>
          </w:p>
          <w:p w14:paraId="6C32921F" w14:textId="77777777" w:rsidR="00534D41" w:rsidRDefault="00534D41" w:rsidP="00534D41">
            <w:pPr>
              <w:pStyle w:val="EngHang"/>
            </w:pPr>
            <w:r>
              <w:t>With true prophecy,</w:t>
            </w:r>
          </w:p>
          <w:p w14:paraId="6B1C9DB4" w14:textId="77777777" w:rsidR="00534D41" w:rsidRDefault="00534D41" w:rsidP="00534D41">
            <w:pPr>
              <w:pStyle w:val="EngHang"/>
            </w:pPr>
            <w:r>
              <w:t>“You are the voice crying out</w:t>
            </w:r>
          </w:p>
          <w:p w14:paraId="43DAF8B4" w14:textId="77777777" w:rsidR="00534D41" w:rsidRDefault="00534D41" w:rsidP="00534D41">
            <w:pPr>
              <w:pStyle w:val="EngHangEnd"/>
            </w:pPr>
            <w:r>
              <w:t>In the wilderness in truth.”</w:t>
            </w:r>
          </w:p>
        </w:tc>
        <w:tc>
          <w:tcPr>
            <w:tcW w:w="288" w:type="dxa"/>
          </w:tcPr>
          <w:p w14:paraId="4283E409" w14:textId="77777777" w:rsidR="00534D41" w:rsidRDefault="00534D41" w:rsidP="00B12824"/>
        </w:tc>
        <w:tc>
          <w:tcPr>
            <w:tcW w:w="288" w:type="dxa"/>
          </w:tcPr>
          <w:p w14:paraId="58D01485" w14:textId="77777777" w:rsidR="00534D41" w:rsidRDefault="00534D41" w:rsidP="00B12824">
            <w:pPr>
              <w:pStyle w:val="CopticCross"/>
            </w:pPr>
            <w:r w:rsidRPr="00FB5ACB">
              <w:t>¿</w:t>
            </w:r>
          </w:p>
        </w:tc>
        <w:tc>
          <w:tcPr>
            <w:tcW w:w="3960" w:type="dxa"/>
          </w:tcPr>
          <w:p w14:paraId="41B017B2" w14:textId="77777777" w:rsidR="00534D41" w:rsidRDefault="00534D41" w:rsidP="00B12824">
            <w:pPr>
              <w:pStyle w:val="CopticVersemulti-line"/>
            </w:pPr>
            <w:r>
              <w:t>Ⲏⲥⲁⲏ̀ⲁⲥ ⲁϥⲱϣ ⲉ̀ⲃⲟⲗ:</w:t>
            </w:r>
          </w:p>
          <w:p w14:paraId="1B89D84A" w14:textId="77777777" w:rsidR="00534D41" w:rsidRDefault="00534D41" w:rsidP="00B12824">
            <w:pPr>
              <w:pStyle w:val="CopticVersemulti-line"/>
            </w:pPr>
            <w:r>
              <w:t>ϧⲉⲛ ⲧⲉϥⲡⲣⲟⲫⲏⲧⲓⲁ ⲙ̀ⲙⲏⲓ:</w:t>
            </w:r>
          </w:p>
          <w:p w14:paraId="123B5372" w14:textId="77777777" w:rsidR="00534D41" w:rsidRDefault="00534D41" w:rsidP="00B12824">
            <w:pPr>
              <w:pStyle w:val="CopticVersemulti-line"/>
            </w:pPr>
            <w:r>
              <w:t>ϫⲉ ⲛ̀ⲑⲟⲕ ⲡⲉ ⲡ̀ϧ̀ⲣⲱⲟⲩ ⲉⲧⲱϣ ⲉ̀ⲃⲟⲗ:</w:t>
            </w:r>
          </w:p>
          <w:p w14:paraId="08FCF79C" w14:textId="77777777" w:rsidR="00534D41" w:rsidRDefault="00534D41" w:rsidP="00B12824">
            <w:pPr>
              <w:pStyle w:val="CopticVerse"/>
            </w:pPr>
            <w:r>
              <w:t>ϩⲓⲡ̀ϣⲁϥⲉ ϧⲉⲛ ⲟⲩⲙⲉⲑⲙⲏⲓ.</w:t>
            </w:r>
          </w:p>
        </w:tc>
      </w:tr>
      <w:tr w:rsidR="00534D41" w14:paraId="04C2AC1D" w14:textId="77777777" w:rsidTr="00B12824">
        <w:trPr>
          <w:cantSplit/>
          <w:jc w:val="center"/>
        </w:trPr>
        <w:tc>
          <w:tcPr>
            <w:tcW w:w="288" w:type="dxa"/>
          </w:tcPr>
          <w:p w14:paraId="6EF8D5A0" w14:textId="77777777" w:rsidR="00534D41" w:rsidRDefault="00534D41" w:rsidP="00B12824">
            <w:pPr>
              <w:pStyle w:val="CopticCross"/>
            </w:pPr>
            <w:r w:rsidRPr="00FB5ACB">
              <w:t>¿</w:t>
            </w:r>
          </w:p>
        </w:tc>
        <w:tc>
          <w:tcPr>
            <w:tcW w:w="3960" w:type="dxa"/>
          </w:tcPr>
          <w:p w14:paraId="5B284FF0" w14:textId="77777777" w:rsidR="00534D41" w:rsidRDefault="00534D41" w:rsidP="00534D41">
            <w:pPr>
              <w:pStyle w:val="EngHang"/>
            </w:pPr>
            <w:r>
              <w:t>Rejoice and be glad, O you faithful,</w:t>
            </w:r>
          </w:p>
          <w:p w14:paraId="348F8AEC" w14:textId="77777777" w:rsidR="00534D41" w:rsidRDefault="00534D41" w:rsidP="00534D41">
            <w:pPr>
              <w:pStyle w:val="EngHang"/>
            </w:pPr>
            <w:r>
              <w:t>Sing praises and songs:</w:t>
            </w:r>
          </w:p>
          <w:p w14:paraId="01D14652" w14:textId="77777777" w:rsidR="00534D41" w:rsidRDefault="00534D41" w:rsidP="00534D41">
            <w:pPr>
              <w:pStyle w:val="EngHang"/>
            </w:pPr>
            <w:r>
              <w:t>Hail to you, O John,</w:t>
            </w:r>
          </w:p>
          <w:p w14:paraId="54836F4F" w14:textId="77777777" w:rsidR="00534D41" w:rsidRDefault="00534D41" w:rsidP="00534D41">
            <w:pPr>
              <w:pStyle w:val="EngHangEnd"/>
            </w:pPr>
            <w:r>
              <w:t>The Son of the promise.</w:t>
            </w:r>
          </w:p>
        </w:tc>
        <w:tc>
          <w:tcPr>
            <w:tcW w:w="288" w:type="dxa"/>
          </w:tcPr>
          <w:p w14:paraId="51521A65" w14:textId="77777777" w:rsidR="00534D41" w:rsidRDefault="00534D41" w:rsidP="00B12824"/>
        </w:tc>
        <w:tc>
          <w:tcPr>
            <w:tcW w:w="288" w:type="dxa"/>
          </w:tcPr>
          <w:p w14:paraId="55CB665D" w14:textId="77777777" w:rsidR="00534D41" w:rsidRDefault="00534D41" w:rsidP="00B12824">
            <w:pPr>
              <w:pStyle w:val="CopticCross"/>
            </w:pPr>
            <w:r w:rsidRPr="00FB5ACB">
              <w:t>¿</w:t>
            </w:r>
          </w:p>
        </w:tc>
        <w:tc>
          <w:tcPr>
            <w:tcW w:w="3960" w:type="dxa"/>
          </w:tcPr>
          <w:p w14:paraId="7722D72C" w14:textId="77777777" w:rsidR="00534D41" w:rsidRDefault="00534D41" w:rsidP="00B12824">
            <w:pPr>
              <w:pStyle w:val="CopticVersemulti-line"/>
            </w:pPr>
            <w:r>
              <w:t>Ⲑⲉⲗⲏⲗ ⲣⲁϣⲓ ⲱ̀ ⲛⲓⲡⲓⲥⲧⲟⲥ:</w:t>
            </w:r>
          </w:p>
          <w:p w14:paraId="0EA5A793" w14:textId="77777777" w:rsidR="00534D41" w:rsidRDefault="00534D41" w:rsidP="00B12824">
            <w:pPr>
              <w:pStyle w:val="CopticVersemulti-line"/>
            </w:pPr>
            <w:r>
              <w:t>ϧⲉⲛ ϩⲁⲛϩⲱⲇⲏ ⲛⲉⲙ ϩⲁⲛⲯⲁⲗⲓⲁ:</w:t>
            </w:r>
          </w:p>
          <w:p w14:paraId="041A7E29" w14:textId="77777777" w:rsidR="00534D41" w:rsidRDefault="00534D41" w:rsidP="00B12824">
            <w:pPr>
              <w:pStyle w:val="CopticVersemulti-line"/>
            </w:pPr>
            <w:r>
              <w:t>ϫⲉ ⲭⲉⲣⲉ ⲛⲁⲕ ⲱ̀ Ⲓⲱⲁⲛⲛⲏⲥ:</w:t>
            </w:r>
          </w:p>
          <w:p w14:paraId="07669083" w14:textId="77777777" w:rsidR="00534D41" w:rsidRPr="005130A7" w:rsidRDefault="00534D41" w:rsidP="00B12824">
            <w:pPr>
              <w:pStyle w:val="CopticVerse"/>
            </w:pPr>
            <w:r>
              <w:t>ⲡ̀ϣⲏⲣⲓ ⲛ̀ϯⲉⲡⲁⲅⲅⲉⲗⲓⲁ.</w:t>
            </w:r>
          </w:p>
        </w:tc>
      </w:tr>
      <w:tr w:rsidR="00534D41" w14:paraId="09811722" w14:textId="77777777" w:rsidTr="00B12824">
        <w:trPr>
          <w:cantSplit/>
          <w:jc w:val="center"/>
        </w:trPr>
        <w:tc>
          <w:tcPr>
            <w:tcW w:w="288" w:type="dxa"/>
          </w:tcPr>
          <w:p w14:paraId="3B5182B1" w14:textId="77777777" w:rsidR="00534D41" w:rsidRDefault="00534D41" w:rsidP="00B12824">
            <w:pPr>
              <w:pStyle w:val="CopticCross"/>
            </w:pPr>
          </w:p>
        </w:tc>
        <w:tc>
          <w:tcPr>
            <w:tcW w:w="3960" w:type="dxa"/>
          </w:tcPr>
          <w:p w14:paraId="410F95F2" w14:textId="77777777" w:rsidR="00534D41" w:rsidRDefault="00534D41" w:rsidP="00534D41">
            <w:pPr>
              <w:pStyle w:val="EngHang"/>
            </w:pPr>
            <w:r>
              <w:t>John was worthy</w:t>
            </w:r>
          </w:p>
          <w:p w14:paraId="0DF82FFF" w14:textId="77777777" w:rsidR="00534D41" w:rsidRDefault="00534D41" w:rsidP="00534D41">
            <w:pPr>
              <w:pStyle w:val="EngHang"/>
            </w:pPr>
            <w:r>
              <w:t>To Baptise our Saviour,</w:t>
            </w:r>
          </w:p>
          <w:p w14:paraId="0555FD44" w14:textId="77777777" w:rsidR="00534D41" w:rsidRDefault="00534D41" w:rsidP="00534D41">
            <w:pPr>
              <w:pStyle w:val="EngHang"/>
            </w:pPr>
            <w:r>
              <w:t>And heard the voice</w:t>
            </w:r>
          </w:p>
          <w:p w14:paraId="4EE1D2F3" w14:textId="77777777" w:rsidR="00534D41" w:rsidRDefault="00534D41" w:rsidP="00534D41">
            <w:pPr>
              <w:pStyle w:val="EngHangEnd"/>
            </w:pPr>
            <w:r>
              <w:t>Of His good Father.</w:t>
            </w:r>
          </w:p>
        </w:tc>
        <w:tc>
          <w:tcPr>
            <w:tcW w:w="288" w:type="dxa"/>
          </w:tcPr>
          <w:p w14:paraId="4866856D" w14:textId="77777777" w:rsidR="00534D41" w:rsidRDefault="00534D41" w:rsidP="00B12824"/>
        </w:tc>
        <w:tc>
          <w:tcPr>
            <w:tcW w:w="288" w:type="dxa"/>
          </w:tcPr>
          <w:p w14:paraId="20197593" w14:textId="77777777" w:rsidR="00534D41" w:rsidRDefault="00534D41" w:rsidP="00B12824">
            <w:pPr>
              <w:pStyle w:val="CopticCross"/>
            </w:pPr>
          </w:p>
        </w:tc>
        <w:tc>
          <w:tcPr>
            <w:tcW w:w="3960" w:type="dxa"/>
          </w:tcPr>
          <w:p w14:paraId="0BC04D1D" w14:textId="77777777" w:rsidR="00534D41" w:rsidRDefault="00534D41" w:rsidP="00B12824">
            <w:pPr>
              <w:pStyle w:val="CopticVersemulti-line"/>
            </w:pPr>
            <w:r>
              <w:t>Ⲓⲱⲁⲛⲛⲏⲥ ⲁϥⲉⲣⲡ̀ⲉⲙⲡ̀ϣⲁ:</w:t>
            </w:r>
          </w:p>
          <w:p w14:paraId="6B5B1AAA" w14:textId="77777777" w:rsidR="00534D41" w:rsidRDefault="00534D41" w:rsidP="00B12824">
            <w:pPr>
              <w:pStyle w:val="CopticVersemulti-line"/>
            </w:pPr>
            <w:r>
              <w:t>ⲉⲑⲣⲉϥϯⲱⲙⲥ ⲙ̀ⲡⲉⲛⲤⲱⲧⲏⲣ:</w:t>
            </w:r>
          </w:p>
          <w:p w14:paraId="211AD064" w14:textId="77777777" w:rsidR="00534D41" w:rsidRDefault="00534D41" w:rsidP="00B12824">
            <w:pPr>
              <w:pStyle w:val="CopticVersemulti-line"/>
            </w:pPr>
            <w:r>
              <w:t>ⲟⲩⲟϩ ⲁϥⲥⲱⲧⲉⲙ ϧⲉⲛ ⲟⲩⲡⲁⲣⲣⲏⲥⲓⲁ:</w:t>
            </w:r>
          </w:p>
          <w:p w14:paraId="1CB93DB5" w14:textId="77777777" w:rsidR="00534D41" w:rsidRPr="005130A7" w:rsidRDefault="00534D41" w:rsidP="00B12824">
            <w:pPr>
              <w:pStyle w:val="CopticVerse"/>
            </w:pPr>
            <w:r>
              <w:t>ⲉ̀ⲧ̀ⲥ̀ⲙⲏ ⲙ̀Ⲡⲉϥⲓⲱⲧ ⲛ̀ⲁ̀ⲅⲁⲑⲟⲥ.</w:t>
            </w:r>
          </w:p>
        </w:tc>
      </w:tr>
      <w:tr w:rsidR="00534D41" w14:paraId="29AD170E" w14:textId="77777777" w:rsidTr="00B12824">
        <w:trPr>
          <w:cantSplit/>
          <w:jc w:val="center"/>
        </w:trPr>
        <w:tc>
          <w:tcPr>
            <w:tcW w:w="288" w:type="dxa"/>
          </w:tcPr>
          <w:p w14:paraId="386126AE" w14:textId="77777777" w:rsidR="00534D41" w:rsidRDefault="00534D41" w:rsidP="00B12824">
            <w:pPr>
              <w:pStyle w:val="CopticCross"/>
            </w:pPr>
          </w:p>
        </w:tc>
        <w:tc>
          <w:tcPr>
            <w:tcW w:w="3960" w:type="dxa"/>
          </w:tcPr>
          <w:p w14:paraId="0215A4F3" w14:textId="77777777" w:rsidR="00534D41" w:rsidRDefault="00534D41" w:rsidP="00534D41">
            <w:pPr>
              <w:pStyle w:val="EngHang"/>
            </w:pPr>
            <w:r>
              <w:t>He rose from the water,</w:t>
            </w:r>
          </w:p>
          <w:p w14:paraId="1365B98C" w14:textId="77777777" w:rsidR="00534D41" w:rsidRDefault="00534D41" w:rsidP="00534D41">
            <w:pPr>
              <w:pStyle w:val="EngHang"/>
            </w:pPr>
            <w:r>
              <w:t>After the Baptism,</w:t>
            </w:r>
          </w:p>
          <w:p w14:paraId="408BFD56" w14:textId="77777777" w:rsidR="00534D41" w:rsidRDefault="00534D41" w:rsidP="00534D41">
            <w:pPr>
              <w:pStyle w:val="EngHang"/>
            </w:pPr>
            <w:r>
              <w:t>And heard the great voice</w:t>
            </w:r>
          </w:p>
          <w:p w14:paraId="5582B60A" w14:textId="77777777" w:rsidR="00534D41" w:rsidRDefault="00534D41" w:rsidP="00534D41">
            <w:pPr>
              <w:pStyle w:val="EngHangEnd"/>
            </w:pPr>
            <w:r>
              <w:t>Of the Father crying out,</w:t>
            </w:r>
          </w:p>
        </w:tc>
        <w:tc>
          <w:tcPr>
            <w:tcW w:w="288" w:type="dxa"/>
          </w:tcPr>
          <w:p w14:paraId="128E89C2" w14:textId="77777777" w:rsidR="00534D41" w:rsidRDefault="00534D41" w:rsidP="00B12824"/>
        </w:tc>
        <w:tc>
          <w:tcPr>
            <w:tcW w:w="288" w:type="dxa"/>
          </w:tcPr>
          <w:p w14:paraId="01478F14" w14:textId="77777777" w:rsidR="00534D41" w:rsidRDefault="00534D41" w:rsidP="00B12824">
            <w:pPr>
              <w:pStyle w:val="CopticCross"/>
            </w:pPr>
          </w:p>
        </w:tc>
        <w:tc>
          <w:tcPr>
            <w:tcW w:w="3960" w:type="dxa"/>
          </w:tcPr>
          <w:p w14:paraId="31489D33" w14:textId="77777777" w:rsidR="00534D41" w:rsidRDefault="00534D41" w:rsidP="00B12824">
            <w:pPr>
              <w:pStyle w:val="CopticVersemulti-line"/>
            </w:pPr>
            <w:r>
              <w:t>Ⲕⲁⲗⲱⲥ ⲁϥϣⲉ ⲉ̀ⲃⲟⲗϧⲉⲛ ⲡⲓⲙⲱⲟⲩ:</w:t>
            </w:r>
          </w:p>
          <w:p w14:paraId="49C38A70" w14:textId="77777777" w:rsidR="00534D41" w:rsidRDefault="00534D41" w:rsidP="00B12824">
            <w:pPr>
              <w:pStyle w:val="CopticVersemulti-line"/>
            </w:pPr>
            <w:r>
              <w:t>ⲙⲉⲛⲉⲛⲥⲁ ⲡⲉϥϫⲓⲛⲱⲙⲥ ⲉ̀ⲃⲟⲗ:</w:t>
            </w:r>
          </w:p>
          <w:p w14:paraId="6DA2D904" w14:textId="77777777" w:rsidR="00534D41" w:rsidRDefault="00534D41" w:rsidP="00B12824">
            <w:pPr>
              <w:pStyle w:val="CopticVersemulti-line"/>
            </w:pPr>
            <w:r>
              <w:t>ⲁϥⲥⲱⲧⲉⲙ ⲉ̀ⲟⲩⲛⲓϣϯ ⲛ̀ϧ̀ⲣⲱⲟⲩ:</w:t>
            </w:r>
          </w:p>
          <w:p w14:paraId="1B6C6D62" w14:textId="77777777" w:rsidR="00534D41" w:rsidRPr="005130A7" w:rsidRDefault="00534D41" w:rsidP="00B12824">
            <w:pPr>
              <w:pStyle w:val="CopticVerse"/>
            </w:pPr>
            <w:r>
              <w:t>ⲛ̀ⲧⲉ ⲫ̀Ⲓⲱⲧ ⲉϥⲱϣ ⲉ̀ⲃⲟⲗ.</w:t>
            </w:r>
          </w:p>
        </w:tc>
      </w:tr>
      <w:tr w:rsidR="00534D41" w14:paraId="5218CB5E" w14:textId="77777777" w:rsidTr="00B12824">
        <w:trPr>
          <w:cantSplit/>
          <w:jc w:val="center"/>
        </w:trPr>
        <w:tc>
          <w:tcPr>
            <w:tcW w:w="288" w:type="dxa"/>
          </w:tcPr>
          <w:p w14:paraId="705A2E61" w14:textId="77777777" w:rsidR="00534D41" w:rsidRDefault="00534D41" w:rsidP="00B12824">
            <w:pPr>
              <w:pStyle w:val="CopticCross"/>
            </w:pPr>
            <w:r w:rsidRPr="00FB5ACB">
              <w:t>¿</w:t>
            </w:r>
          </w:p>
        </w:tc>
        <w:tc>
          <w:tcPr>
            <w:tcW w:w="3960" w:type="dxa"/>
          </w:tcPr>
          <w:p w14:paraId="4EB22537" w14:textId="77777777" w:rsidR="00534D41" w:rsidRDefault="00534D41" w:rsidP="00534D41">
            <w:pPr>
              <w:pStyle w:val="EngHang"/>
            </w:pPr>
            <w:r>
              <w:t>“This is my Son</w:t>
            </w:r>
          </w:p>
          <w:p w14:paraId="234A9110" w14:textId="77777777" w:rsidR="00534D41" w:rsidRDefault="00534D41" w:rsidP="00534D41">
            <w:pPr>
              <w:pStyle w:val="EngHang"/>
            </w:pPr>
            <w:r>
              <w:t>In whom I am well pleased,”</w:t>
            </w:r>
          </w:p>
          <w:p w14:paraId="7EABE3BB" w14:textId="77777777" w:rsidR="00534D41" w:rsidRDefault="00534D41" w:rsidP="00534D41">
            <w:pPr>
              <w:pStyle w:val="EngHang"/>
            </w:pPr>
            <w:r>
              <w:t>And he saw the Holy Spirit</w:t>
            </w:r>
          </w:p>
          <w:p w14:paraId="234C83BB" w14:textId="77777777" w:rsidR="00534D41" w:rsidRDefault="00534D41" w:rsidP="00534D41">
            <w:pPr>
              <w:pStyle w:val="EngHangEnd"/>
            </w:pPr>
            <w:r>
              <w:t>Descend from Heaven.</w:t>
            </w:r>
          </w:p>
        </w:tc>
        <w:tc>
          <w:tcPr>
            <w:tcW w:w="288" w:type="dxa"/>
          </w:tcPr>
          <w:p w14:paraId="49666E15" w14:textId="77777777" w:rsidR="00534D41" w:rsidRDefault="00534D41" w:rsidP="00B12824"/>
        </w:tc>
        <w:tc>
          <w:tcPr>
            <w:tcW w:w="288" w:type="dxa"/>
          </w:tcPr>
          <w:p w14:paraId="7999EA9A" w14:textId="77777777" w:rsidR="00534D41" w:rsidRDefault="00534D41" w:rsidP="00B12824">
            <w:pPr>
              <w:pStyle w:val="CopticCross"/>
            </w:pPr>
            <w:r w:rsidRPr="00FB5ACB">
              <w:t>¿</w:t>
            </w:r>
          </w:p>
        </w:tc>
        <w:tc>
          <w:tcPr>
            <w:tcW w:w="3960" w:type="dxa"/>
          </w:tcPr>
          <w:p w14:paraId="20CA0105" w14:textId="77777777" w:rsidR="00534D41" w:rsidRDefault="00534D41" w:rsidP="00B12824">
            <w:pPr>
              <w:pStyle w:val="CopticVersemulti-line"/>
            </w:pPr>
            <w:r>
              <w:t>Ⲗⲟⲓⲡⲟⲛ ϫⲉ ⲫⲁⲓ ⲡⲉ Ⲡⲁϣⲏⲣⲓ:</w:t>
            </w:r>
          </w:p>
          <w:p w14:paraId="0095E607" w14:textId="77777777" w:rsidR="00534D41" w:rsidRDefault="00534D41" w:rsidP="00B12824">
            <w:pPr>
              <w:pStyle w:val="CopticVersemulti-line"/>
            </w:pPr>
            <w:r>
              <w:t>ⲉ̀ⲧⲁⲓϯⲙⲁϯ ⲛ̀ϧⲏⲧϥ:</w:t>
            </w:r>
          </w:p>
          <w:p w14:paraId="11A6396B" w14:textId="77777777" w:rsidR="00534D41" w:rsidRDefault="00534D41" w:rsidP="00B12824">
            <w:pPr>
              <w:pStyle w:val="CopticVersemulti-line"/>
            </w:pPr>
            <w:r>
              <w:t>ⲛⲉⲙ ⲡⲓⲠⲉⲛⲉⲩⲙⲁ ⲉ̄ⲑ̄ⲩ̄:</w:t>
            </w:r>
          </w:p>
          <w:p w14:paraId="30F56B0E" w14:textId="77777777" w:rsidR="00534D41" w:rsidRPr="005130A7" w:rsidRDefault="00534D41" w:rsidP="00B12824">
            <w:pPr>
              <w:pStyle w:val="CopticVerse"/>
            </w:pPr>
            <w:r>
              <w:t>ⲉ̀ⲧⲁϥ̀ⲓ ⲉ̀ⲃⲟⲗϧⲉⲛ ⲧ̀ⲫⲉ ⲁϥⲛⲁⲩ ⲉ̀ⲣⲟϥ.</w:t>
            </w:r>
          </w:p>
        </w:tc>
      </w:tr>
      <w:tr w:rsidR="00534D41" w14:paraId="51892208" w14:textId="77777777" w:rsidTr="00B12824">
        <w:trPr>
          <w:cantSplit/>
          <w:jc w:val="center"/>
        </w:trPr>
        <w:tc>
          <w:tcPr>
            <w:tcW w:w="288" w:type="dxa"/>
          </w:tcPr>
          <w:p w14:paraId="1C3EBE17" w14:textId="77777777" w:rsidR="00534D41" w:rsidRDefault="00534D41" w:rsidP="00B12824">
            <w:pPr>
              <w:pStyle w:val="CopticCross"/>
            </w:pPr>
            <w:r w:rsidRPr="00FB5ACB">
              <w:t>¿</w:t>
            </w:r>
          </w:p>
        </w:tc>
        <w:tc>
          <w:tcPr>
            <w:tcW w:w="3960" w:type="dxa"/>
          </w:tcPr>
          <w:p w14:paraId="2E0F2790" w14:textId="77777777" w:rsidR="00534D41" w:rsidRDefault="00534D41" w:rsidP="00534D41">
            <w:pPr>
              <w:pStyle w:val="EngHang"/>
            </w:pPr>
            <w:r>
              <w:t>O Lord, grant us Your peace,</w:t>
            </w:r>
          </w:p>
          <w:p w14:paraId="166D836D" w14:textId="77777777" w:rsidR="00534D41" w:rsidRDefault="00534D41" w:rsidP="00534D41">
            <w:pPr>
              <w:pStyle w:val="EngHang"/>
            </w:pPr>
            <w:r>
              <w:t>O our good Saviour.</w:t>
            </w:r>
          </w:p>
          <w:p w14:paraId="0257A459" w14:textId="77777777" w:rsidR="00534D41" w:rsidRDefault="00534D41" w:rsidP="00534D41">
            <w:pPr>
              <w:pStyle w:val="EngHang"/>
            </w:pPr>
            <w:r>
              <w:t>Bless the crown of the year,</w:t>
            </w:r>
          </w:p>
          <w:p w14:paraId="7748A333" w14:textId="77777777" w:rsidR="00534D41" w:rsidRDefault="00534D41" w:rsidP="00534D41">
            <w:pPr>
              <w:pStyle w:val="EngHangEnd"/>
            </w:pPr>
            <w:r>
              <w:t>With your goodness, O Lord.</w:t>
            </w:r>
          </w:p>
        </w:tc>
        <w:tc>
          <w:tcPr>
            <w:tcW w:w="288" w:type="dxa"/>
          </w:tcPr>
          <w:p w14:paraId="38A9D690" w14:textId="77777777" w:rsidR="00534D41" w:rsidRDefault="00534D41" w:rsidP="00B12824"/>
        </w:tc>
        <w:tc>
          <w:tcPr>
            <w:tcW w:w="288" w:type="dxa"/>
          </w:tcPr>
          <w:p w14:paraId="6699269B" w14:textId="77777777" w:rsidR="00534D41" w:rsidRDefault="00534D41" w:rsidP="00B12824">
            <w:pPr>
              <w:pStyle w:val="CopticCross"/>
            </w:pPr>
            <w:r w:rsidRPr="00FB5ACB">
              <w:t>¿</w:t>
            </w:r>
          </w:p>
        </w:tc>
        <w:tc>
          <w:tcPr>
            <w:tcW w:w="3960" w:type="dxa"/>
          </w:tcPr>
          <w:p w14:paraId="1C6AEF6A" w14:textId="77777777" w:rsidR="00534D41" w:rsidRDefault="00534D41" w:rsidP="00B12824">
            <w:pPr>
              <w:pStyle w:val="CopticVersemulti-line"/>
            </w:pPr>
            <w:r>
              <w:t>Ⲙⲟⲓ ⲛⲁⲙ Ⲡⲟ̄ⲥ̄ ⲛ̀ⲧⲉⲕϩⲓⲣⲏⲛⲏ:</w:t>
            </w:r>
          </w:p>
          <w:p w14:paraId="4D6F6696" w14:textId="77777777" w:rsidR="00534D41" w:rsidRDefault="00534D41" w:rsidP="00B12824">
            <w:pPr>
              <w:pStyle w:val="CopticVersemulti-line"/>
            </w:pPr>
            <w:r>
              <w:t>ⲱ̀ ⲡⲉⲛⲤⲱⲧⲏⲣ ⲛ̀ⲁ̀ⲅⲁⲑⲟⲥ:</w:t>
            </w:r>
          </w:p>
          <w:p w14:paraId="45BF615B" w14:textId="77777777" w:rsidR="00534D41" w:rsidRDefault="00534D41" w:rsidP="00B12824">
            <w:pPr>
              <w:pStyle w:val="CopticVersemulti-line"/>
            </w:pPr>
            <w:r>
              <w:t>ⲥ̀ⲙⲟⲩ ⲉ̀ⲡⲓⲭ̀ⲗⲟⲙ ⲛ̀ⲧⲉ ϯⲣⲟⲙⲡⲓ:</w:t>
            </w:r>
          </w:p>
          <w:p w14:paraId="5A06CA3B" w14:textId="77777777" w:rsidR="00534D41" w:rsidRPr="005130A7" w:rsidRDefault="00534D41" w:rsidP="00B12824">
            <w:pPr>
              <w:pStyle w:val="CopticVerse"/>
            </w:pPr>
            <w:r>
              <w:t>ϩⲓⲧⲉⲛ ⲧⲉⲕⲙⲉⲧⲭ̀ⲣⲏⲥⲧⲟⲥ Ⲡⲟ̄ⲥ̄.</w:t>
            </w:r>
          </w:p>
        </w:tc>
      </w:tr>
      <w:tr w:rsidR="00534D41" w14:paraId="3F3CAA99" w14:textId="77777777" w:rsidTr="00B12824">
        <w:trPr>
          <w:cantSplit/>
          <w:jc w:val="center"/>
        </w:trPr>
        <w:tc>
          <w:tcPr>
            <w:tcW w:w="288" w:type="dxa"/>
          </w:tcPr>
          <w:p w14:paraId="14EB7CA1" w14:textId="77777777" w:rsidR="00534D41" w:rsidRDefault="00534D41" w:rsidP="00B12824">
            <w:pPr>
              <w:pStyle w:val="CopticCross"/>
            </w:pPr>
          </w:p>
        </w:tc>
        <w:tc>
          <w:tcPr>
            <w:tcW w:w="3960" w:type="dxa"/>
          </w:tcPr>
          <w:p w14:paraId="2918D94C" w14:textId="77777777" w:rsidR="00534D41" w:rsidRDefault="00534D41" w:rsidP="00534D41">
            <w:pPr>
              <w:pStyle w:val="EngHang"/>
            </w:pPr>
            <w:r>
              <w:t>Raise the waters</w:t>
            </w:r>
          </w:p>
          <w:p w14:paraId="395503EA" w14:textId="77777777" w:rsidR="00534D41" w:rsidRDefault="00534D41" w:rsidP="00534D41">
            <w:pPr>
              <w:pStyle w:val="EngHang"/>
            </w:pPr>
            <w:r>
              <w:t>Of the rivers through Your grace,</w:t>
            </w:r>
          </w:p>
          <w:p w14:paraId="0D83F08B" w14:textId="77777777" w:rsidR="00534D41" w:rsidRDefault="00534D41" w:rsidP="00534D41">
            <w:pPr>
              <w:pStyle w:val="EngHang"/>
            </w:pPr>
            <w:r>
              <w:t>And through the intercession and prayers</w:t>
            </w:r>
          </w:p>
          <w:p w14:paraId="19AFB161" w14:textId="77777777" w:rsidR="00534D41" w:rsidRDefault="00534D41" w:rsidP="00534D41">
            <w:pPr>
              <w:pStyle w:val="EngHangEnd"/>
            </w:pPr>
            <w:r>
              <w:t>Of John son of Blessing.</w:t>
            </w:r>
          </w:p>
        </w:tc>
        <w:tc>
          <w:tcPr>
            <w:tcW w:w="288" w:type="dxa"/>
          </w:tcPr>
          <w:p w14:paraId="0434A883" w14:textId="77777777" w:rsidR="00534D41" w:rsidRDefault="00534D41" w:rsidP="00B12824"/>
        </w:tc>
        <w:tc>
          <w:tcPr>
            <w:tcW w:w="288" w:type="dxa"/>
          </w:tcPr>
          <w:p w14:paraId="73316DFF" w14:textId="77777777" w:rsidR="00534D41" w:rsidRDefault="00534D41" w:rsidP="00B12824">
            <w:pPr>
              <w:pStyle w:val="CopticCross"/>
            </w:pPr>
          </w:p>
        </w:tc>
        <w:tc>
          <w:tcPr>
            <w:tcW w:w="3960" w:type="dxa"/>
          </w:tcPr>
          <w:p w14:paraId="4A55C99F" w14:textId="77777777" w:rsidR="00534D41" w:rsidRDefault="00534D41" w:rsidP="00B12824">
            <w:pPr>
              <w:pStyle w:val="CopticVersemulti-line"/>
            </w:pPr>
            <w:r>
              <w:t>Ⲛⲓⲙⲱⲟⲩ ⲉ̀ⲧⲉ ⲫ̀ⲓⲁⲣⲟ:</w:t>
            </w:r>
          </w:p>
          <w:p w14:paraId="5824A783" w14:textId="77777777" w:rsidR="00534D41" w:rsidRDefault="00534D41" w:rsidP="00B12824">
            <w:pPr>
              <w:pStyle w:val="CopticVersemulti-line"/>
            </w:pPr>
            <w:r>
              <w:t>ⲁ̀ⲛⲓⲧⲟⲩ ⲉ̀ⲡ̀ϣⲱⲓ ⲕⲁⲧⲁ ⲡⲉⲕϩ̀ⲙⲟⲧ:</w:t>
            </w:r>
          </w:p>
          <w:p w14:paraId="113B22C3" w14:textId="77777777" w:rsidR="00534D41" w:rsidRDefault="00534D41" w:rsidP="00B12824">
            <w:pPr>
              <w:pStyle w:val="CopticVersemulti-line"/>
            </w:pPr>
            <w:r>
              <w:t>ϩⲓⲧⲉⲛ ⲛⲓⲡ̀ⲣⲉⲥⲃⲓⲁ ⲛⲉⲙ ⲛⲓϯϩⲟ:</w:t>
            </w:r>
          </w:p>
          <w:p w14:paraId="24B141F9" w14:textId="77777777" w:rsidR="00534D41" w:rsidRPr="005130A7" w:rsidRDefault="00534D41" w:rsidP="00B12824">
            <w:pPr>
              <w:pStyle w:val="CopticVerse"/>
            </w:pPr>
            <w:r>
              <w:t>ⲛ̀ⲧⲉ Ⲓⲱⲁⲛⲛⲏⲥ ⲡ̀ϣⲏⲣⲓ ⲉⲧⲥ̀ⲙⲁⲣⲱⲟⲩⲧ.</w:t>
            </w:r>
          </w:p>
        </w:tc>
      </w:tr>
      <w:tr w:rsidR="00534D41" w14:paraId="3C20F472" w14:textId="77777777" w:rsidTr="00B12824">
        <w:trPr>
          <w:cantSplit/>
          <w:jc w:val="center"/>
        </w:trPr>
        <w:tc>
          <w:tcPr>
            <w:tcW w:w="288" w:type="dxa"/>
          </w:tcPr>
          <w:p w14:paraId="156991D1" w14:textId="77777777" w:rsidR="00534D41" w:rsidRDefault="00534D41" w:rsidP="00B12824">
            <w:pPr>
              <w:pStyle w:val="CopticCross"/>
            </w:pPr>
          </w:p>
        </w:tc>
        <w:tc>
          <w:tcPr>
            <w:tcW w:w="3960" w:type="dxa"/>
          </w:tcPr>
          <w:p w14:paraId="0E0BB76D" w14:textId="77777777" w:rsidR="00534D41" w:rsidRDefault="00534D41" w:rsidP="00534D41">
            <w:pPr>
              <w:pStyle w:val="EngHang"/>
            </w:pPr>
            <w:r>
              <w:t>You are blessed, O our Master Christ.</w:t>
            </w:r>
          </w:p>
          <w:p w14:paraId="7288826C" w14:textId="77777777" w:rsidR="00534D41" w:rsidRDefault="00534D41" w:rsidP="00534D41">
            <w:pPr>
              <w:pStyle w:val="EngHang"/>
            </w:pPr>
            <w:r>
              <w:t>Behold, save Your people</w:t>
            </w:r>
          </w:p>
          <w:p w14:paraId="7A00616B" w14:textId="77777777" w:rsidR="00534D41" w:rsidRDefault="00534D41" w:rsidP="00534D41">
            <w:pPr>
              <w:pStyle w:val="EngHang"/>
            </w:pPr>
            <w:r>
              <w:t>From their enemies and temptations,</w:t>
            </w:r>
          </w:p>
          <w:p w14:paraId="7BA62D32" w14:textId="77777777" w:rsidR="00534D41" w:rsidRDefault="00534D41" w:rsidP="00534D41">
            <w:pPr>
              <w:pStyle w:val="EngHangEnd"/>
            </w:pPr>
            <w:r>
              <w:t>And from evil men.</w:t>
            </w:r>
          </w:p>
        </w:tc>
        <w:tc>
          <w:tcPr>
            <w:tcW w:w="288" w:type="dxa"/>
          </w:tcPr>
          <w:p w14:paraId="3120C396" w14:textId="77777777" w:rsidR="00534D41" w:rsidRDefault="00534D41" w:rsidP="00B12824"/>
        </w:tc>
        <w:tc>
          <w:tcPr>
            <w:tcW w:w="288" w:type="dxa"/>
          </w:tcPr>
          <w:p w14:paraId="50FC2509" w14:textId="77777777" w:rsidR="00534D41" w:rsidRDefault="00534D41" w:rsidP="00B12824">
            <w:pPr>
              <w:pStyle w:val="CopticCross"/>
            </w:pPr>
          </w:p>
        </w:tc>
        <w:tc>
          <w:tcPr>
            <w:tcW w:w="3960" w:type="dxa"/>
          </w:tcPr>
          <w:p w14:paraId="7425B869" w14:textId="77777777" w:rsidR="00534D41" w:rsidRDefault="00534D41" w:rsidP="00B12824">
            <w:pPr>
              <w:pStyle w:val="CopticVersemulti-line"/>
            </w:pPr>
            <w:r>
              <w:t>Ⲝⲙⲁⲣⲱⲟⲩⲧ ⲱ̀ ⲡⲉⲛⲚⲏⲃ Ⲡⲭ̄ⲥ̄:</w:t>
            </w:r>
          </w:p>
          <w:p w14:paraId="662094CB" w14:textId="77777777" w:rsidR="00534D41" w:rsidRDefault="00534D41" w:rsidP="00B12824">
            <w:pPr>
              <w:pStyle w:val="CopticVersemulti-line"/>
            </w:pPr>
            <w:r>
              <w:t>ⲁ̀ⲛⲁⲩ ⲉ̀ⲡⲉⲕⲗⲁⲟⲥ ⲛⲁϩⲙⲟⲩ:</w:t>
            </w:r>
          </w:p>
          <w:p w14:paraId="0AF92B4E" w14:textId="77777777" w:rsidR="00534D41" w:rsidRDefault="00534D41" w:rsidP="00B12824">
            <w:pPr>
              <w:pStyle w:val="CopticVersemulti-line"/>
            </w:pPr>
            <w:r>
              <w:t>ⲉ̀ⲃⲟⲗϧⲉⲛ ⲛⲟⲩϫⲁϫⲓ ⲛⲉⲙ ⲛⲓⲡⲓⲣⲁⲥⲙⲟⲥ:</w:t>
            </w:r>
          </w:p>
          <w:p w14:paraId="13FF16F8" w14:textId="77777777" w:rsidR="00534D41" w:rsidRPr="005130A7" w:rsidRDefault="00534D41" w:rsidP="00B12824">
            <w:pPr>
              <w:pStyle w:val="CopticVerse"/>
            </w:pPr>
            <w:r>
              <w:t>ⲛⲉⲙ ⲉ̀ⲃⲟⲗϧⲉⲛ ⲛⲓⲣⲱⲙⲓ ⲉⲧϩⲱⲟⲩ.</w:t>
            </w:r>
          </w:p>
        </w:tc>
      </w:tr>
      <w:tr w:rsidR="00534D41" w14:paraId="472BC70F" w14:textId="77777777" w:rsidTr="00B12824">
        <w:trPr>
          <w:cantSplit/>
          <w:jc w:val="center"/>
        </w:trPr>
        <w:tc>
          <w:tcPr>
            <w:tcW w:w="288" w:type="dxa"/>
          </w:tcPr>
          <w:p w14:paraId="574E96C6" w14:textId="77777777" w:rsidR="00534D41" w:rsidRDefault="00534D41" w:rsidP="00B12824">
            <w:pPr>
              <w:pStyle w:val="CopticCross"/>
            </w:pPr>
            <w:r w:rsidRPr="00FB5ACB">
              <w:t>¿</w:t>
            </w:r>
          </w:p>
        </w:tc>
        <w:tc>
          <w:tcPr>
            <w:tcW w:w="3960" w:type="dxa"/>
          </w:tcPr>
          <w:p w14:paraId="7CFB1034" w14:textId="77777777" w:rsidR="00534D41" w:rsidRDefault="00534D41" w:rsidP="00534D41">
            <w:pPr>
              <w:pStyle w:val="EngHang"/>
            </w:pPr>
            <w:r>
              <w:t>Disperse the enemies</w:t>
            </w:r>
          </w:p>
          <w:p w14:paraId="46A998C5" w14:textId="77777777" w:rsidR="00534D41" w:rsidRDefault="00534D41" w:rsidP="00534D41">
            <w:pPr>
              <w:pStyle w:val="EngHang"/>
            </w:pPr>
            <w:r>
              <w:t>Of the Christ, O Christ</w:t>
            </w:r>
          </w:p>
          <w:p w14:paraId="73569D66" w14:textId="77777777" w:rsidR="00534D41" w:rsidRDefault="00534D41" w:rsidP="00534D41">
            <w:pPr>
              <w:pStyle w:val="EngHang"/>
            </w:pPr>
            <w:r>
              <w:t>Humiliate their council</w:t>
            </w:r>
          </w:p>
          <w:p w14:paraId="5CE1381B" w14:textId="77777777" w:rsidR="00534D41" w:rsidRDefault="00534D41" w:rsidP="00534D41">
            <w:pPr>
              <w:pStyle w:val="EngHangEnd"/>
            </w:pPr>
            <w:r>
              <w:t>For the sake of John the forerunner.</w:t>
            </w:r>
          </w:p>
        </w:tc>
        <w:tc>
          <w:tcPr>
            <w:tcW w:w="288" w:type="dxa"/>
          </w:tcPr>
          <w:p w14:paraId="47324CEF" w14:textId="77777777" w:rsidR="00534D41" w:rsidRDefault="00534D41" w:rsidP="00B12824"/>
        </w:tc>
        <w:tc>
          <w:tcPr>
            <w:tcW w:w="288" w:type="dxa"/>
          </w:tcPr>
          <w:p w14:paraId="6FBE4097" w14:textId="77777777" w:rsidR="00534D41" w:rsidRDefault="00534D41" w:rsidP="00B12824">
            <w:pPr>
              <w:pStyle w:val="CopticCross"/>
            </w:pPr>
            <w:r w:rsidRPr="00FB5ACB">
              <w:t>¿</w:t>
            </w:r>
          </w:p>
        </w:tc>
        <w:tc>
          <w:tcPr>
            <w:tcW w:w="3960" w:type="dxa"/>
          </w:tcPr>
          <w:p w14:paraId="70C0E3E7" w14:textId="77777777" w:rsidR="00534D41" w:rsidRDefault="00534D41" w:rsidP="00B12824">
            <w:pPr>
              <w:pStyle w:val="CopticVersemulti-line"/>
            </w:pPr>
            <w:r>
              <w:t>Ⲟⲩⲟϩ ϫⲱⲣ ⲉ̀ⲃⲟⲗ ⲛ̀ⲛⲓϫⲁϫⲓ:</w:t>
            </w:r>
          </w:p>
          <w:p w14:paraId="32F40948" w14:textId="77777777" w:rsidR="00534D41" w:rsidRDefault="00534D41" w:rsidP="00B12824">
            <w:pPr>
              <w:pStyle w:val="CopticVersemulti-line"/>
            </w:pPr>
            <w:r>
              <w:t>ⲛ̀ⲧⲉ ϯⲈⲕⲕⲗⲏⲥⲓⲁ ⲱ̀ Ⲡⲭ̄ⲥ̄:</w:t>
            </w:r>
          </w:p>
          <w:p w14:paraId="5714EC71" w14:textId="77777777" w:rsidR="00534D41" w:rsidRDefault="00534D41" w:rsidP="00B12824">
            <w:pPr>
              <w:pStyle w:val="CopticVersemulti-line"/>
            </w:pPr>
            <w:r>
              <w:t>ⲙⲁⲣⲑⲉⲃⲓⲟ ⲙ̀ⲡⲟⲩⲥⲟϭⲛⲓ:</w:t>
            </w:r>
          </w:p>
          <w:p w14:paraId="58BF8A5C" w14:textId="77777777" w:rsidR="00534D41" w:rsidRPr="005130A7" w:rsidRDefault="00534D41" w:rsidP="00B12824">
            <w:pPr>
              <w:pStyle w:val="CopticVerse"/>
            </w:pPr>
            <w:r>
              <w:t>ⲉⲑⲃⲉ Ⲓⲱⲁⲛⲛⲏⲥ ⲡⲓⲡ̀ⲣⲟⲇⲣⲟⲙⲟⲥ.</w:t>
            </w:r>
          </w:p>
        </w:tc>
      </w:tr>
      <w:tr w:rsidR="00534D41" w14:paraId="2ED9F177" w14:textId="77777777" w:rsidTr="00B12824">
        <w:trPr>
          <w:cantSplit/>
          <w:jc w:val="center"/>
        </w:trPr>
        <w:tc>
          <w:tcPr>
            <w:tcW w:w="288" w:type="dxa"/>
          </w:tcPr>
          <w:p w14:paraId="758069E8" w14:textId="77777777" w:rsidR="00534D41" w:rsidRDefault="00534D41" w:rsidP="00B12824">
            <w:pPr>
              <w:pStyle w:val="CopticCross"/>
            </w:pPr>
            <w:r w:rsidRPr="00FB5ACB">
              <w:lastRenderedPageBreak/>
              <w:t>¿</w:t>
            </w:r>
          </w:p>
        </w:tc>
        <w:tc>
          <w:tcPr>
            <w:tcW w:w="3960" w:type="dxa"/>
          </w:tcPr>
          <w:p w14:paraId="5A6BD2DB" w14:textId="77777777" w:rsidR="00534D41" w:rsidRDefault="00534D41" w:rsidP="00534D41">
            <w:pPr>
              <w:pStyle w:val="EngHang"/>
            </w:pPr>
            <w:r>
              <w:t>The Jordan rejoices today</w:t>
            </w:r>
          </w:p>
          <w:p w14:paraId="7584F2D9" w14:textId="77777777" w:rsidR="00534D41" w:rsidRDefault="00534D41" w:rsidP="00534D41">
            <w:pPr>
              <w:pStyle w:val="EngHang"/>
            </w:pPr>
            <w:r>
              <w:t xml:space="preserve">In the feast of John, </w:t>
            </w:r>
          </w:p>
          <w:p w14:paraId="08656021" w14:textId="77777777" w:rsidR="00534D41" w:rsidRDefault="00534D41" w:rsidP="00534D41">
            <w:pPr>
              <w:pStyle w:val="EngHang"/>
            </w:pPr>
            <w:r>
              <w:t>Son of Zachariah the priest,</w:t>
            </w:r>
          </w:p>
          <w:p w14:paraId="342577AE" w14:textId="77777777" w:rsidR="00534D41" w:rsidRDefault="00534D41" w:rsidP="00534D41">
            <w:pPr>
              <w:pStyle w:val="EngHangEnd"/>
            </w:pPr>
            <w:r>
              <w:t>The priest of Christ, the King of glory,</w:t>
            </w:r>
          </w:p>
          <w:p w14:paraId="1C6D0FB3" w14:textId="77777777" w:rsidR="00534D41" w:rsidRDefault="00534D41" w:rsidP="00534D41">
            <w:pPr>
              <w:pStyle w:val="EngHang"/>
            </w:pPr>
          </w:p>
        </w:tc>
        <w:tc>
          <w:tcPr>
            <w:tcW w:w="288" w:type="dxa"/>
          </w:tcPr>
          <w:p w14:paraId="1F00166E" w14:textId="77777777" w:rsidR="00534D41" w:rsidRDefault="00534D41" w:rsidP="00B12824"/>
        </w:tc>
        <w:tc>
          <w:tcPr>
            <w:tcW w:w="288" w:type="dxa"/>
          </w:tcPr>
          <w:p w14:paraId="6169299D" w14:textId="77777777" w:rsidR="00534D41" w:rsidRDefault="00534D41" w:rsidP="00B12824">
            <w:pPr>
              <w:pStyle w:val="CopticCross"/>
            </w:pPr>
            <w:r w:rsidRPr="00FB5ACB">
              <w:t>¿</w:t>
            </w:r>
          </w:p>
        </w:tc>
        <w:tc>
          <w:tcPr>
            <w:tcW w:w="3960" w:type="dxa"/>
          </w:tcPr>
          <w:p w14:paraId="1A6E59F5" w14:textId="77777777" w:rsidR="00534D41" w:rsidRDefault="00534D41" w:rsidP="00B12824">
            <w:pPr>
              <w:pStyle w:val="CopticVersemulti-line"/>
            </w:pPr>
            <w:r>
              <w:t>Ⲡⲓⲓⲟⲣⲇⲁⲛⲏⲥ ⲣⲁϣⲓ ⲙ̀ⲫⲟⲟⲩ:</w:t>
            </w:r>
          </w:p>
          <w:p w14:paraId="167DD164" w14:textId="77777777" w:rsidR="00534D41" w:rsidRDefault="00534D41" w:rsidP="00B12824">
            <w:pPr>
              <w:pStyle w:val="CopticVersemulti-line"/>
            </w:pPr>
            <w:r>
              <w:t>ϧⲉⲛ ⲡ̀ϣⲁⲓ ⲛ̀Ⲓⲱⲁⲛⲛⲏⲥ ⲡⲓⲟⲩⲏⲃ:</w:t>
            </w:r>
          </w:p>
          <w:p w14:paraId="73D6A472" w14:textId="77777777" w:rsidR="00534D41" w:rsidRDefault="00534D41" w:rsidP="00B12824">
            <w:pPr>
              <w:pStyle w:val="CopticVersemulti-line"/>
            </w:pPr>
            <w:r>
              <w:t>ⲛ̀ⲧⲉ Ⲡⲭ̄ⲥ̄ ⲡ̀Ⲟⲩⲣⲟ ⲛ̀ⲧⲉ ⲡ̀ⲱ̀ⲟⲩ:</w:t>
            </w:r>
          </w:p>
          <w:p w14:paraId="0C6F8F52" w14:textId="77777777" w:rsidR="00534D41" w:rsidRPr="005130A7" w:rsidRDefault="00534D41" w:rsidP="00B12824">
            <w:pPr>
              <w:pStyle w:val="CopticVerse"/>
            </w:pPr>
            <w:r>
              <w:t>ⲡ̀ϣⲏⲣⲓ ⲛ̀Ⲍⲁⲭⲁⲣⲓⲁⲥ ⲡⲓⲟⲩⲏⲃ.</w:t>
            </w:r>
          </w:p>
        </w:tc>
      </w:tr>
      <w:tr w:rsidR="00534D41" w14:paraId="1F986BC7" w14:textId="77777777" w:rsidTr="00B12824">
        <w:trPr>
          <w:cantSplit/>
          <w:jc w:val="center"/>
        </w:trPr>
        <w:tc>
          <w:tcPr>
            <w:tcW w:w="288" w:type="dxa"/>
          </w:tcPr>
          <w:p w14:paraId="7A11304D" w14:textId="77777777" w:rsidR="00534D41" w:rsidRDefault="00534D41" w:rsidP="00B12824">
            <w:pPr>
              <w:pStyle w:val="CopticCross"/>
            </w:pPr>
          </w:p>
        </w:tc>
        <w:tc>
          <w:tcPr>
            <w:tcW w:w="3960" w:type="dxa"/>
          </w:tcPr>
          <w:p w14:paraId="00770485" w14:textId="77777777" w:rsidR="00534D41" w:rsidRDefault="00534D41" w:rsidP="00534D41">
            <w:pPr>
              <w:pStyle w:val="EngHang"/>
            </w:pPr>
            <w:r>
              <w:t>Guard us, O Christ our Master,</w:t>
            </w:r>
          </w:p>
          <w:p w14:paraId="70F5103F" w14:textId="77777777" w:rsidR="00534D41" w:rsidRDefault="00534D41" w:rsidP="00534D41">
            <w:pPr>
              <w:pStyle w:val="EngHang"/>
            </w:pPr>
            <w:r>
              <w:t>From the deceitful and envious,</w:t>
            </w:r>
          </w:p>
          <w:p w14:paraId="047D27FE" w14:textId="77777777" w:rsidR="00534D41" w:rsidRDefault="00534D41" w:rsidP="00534D41">
            <w:pPr>
              <w:pStyle w:val="EngHang"/>
            </w:pPr>
            <w:r>
              <w:t>Through the intercessions of the Virgin,</w:t>
            </w:r>
          </w:p>
          <w:p w14:paraId="5073F7E4" w14:textId="77777777" w:rsidR="00534D41" w:rsidRDefault="00534D41" w:rsidP="00534D41">
            <w:pPr>
              <w:pStyle w:val="EngHangEnd"/>
            </w:pPr>
            <w:r>
              <w:t>And John the Baptist.</w:t>
            </w:r>
          </w:p>
        </w:tc>
        <w:tc>
          <w:tcPr>
            <w:tcW w:w="288" w:type="dxa"/>
          </w:tcPr>
          <w:p w14:paraId="0BF9BDA6" w14:textId="77777777" w:rsidR="00534D41" w:rsidRDefault="00534D41" w:rsidP="00B12824"/>
        </w:tc>
        <w:tc>
          <w:tcPr>
            <w:tcW w:w="288" w:type="dxa"/>
          </w:tcPr>
          <w:p w14:paraId="06ED384A" w14:textId="77777777" w:rsidR="00534D41" w:rsidRDefault="00534D41" w:rsidP="00B12824">
            <w:pPr>
              <w:pStyle w:val="CopticCross"/>
            </w:pPr>
          </w:p>
        </w:tc>
        <w:tc>
          <w:tcPr>
            <w:tcW w:w="3960" w:type="dxa"/>
          </w:tcPr>
          <w:p w14:paraId="55951E16" w14:textId="77777777" w:rsidR="00534D41" w:rsidRDefault="00534D41" w:rsidP="00B12824">
            <w:pPr>
              <w:pStyle w:val="CopticVersemulti-line"/>
            </w:pPr>
            <w:r>
              <w:t>Ⲣⲱⲓⲥ ⲉ̀ⲣⲟⲛ ⲱ̀ ⲡⲉⲛⲚⲏⲃ Ⲡⲭ̄ⲥ̄:</w:t>
            </w:r>
          </w:p>
          <w:p w14:paraId="54B01C77" w14:textId="77777777" w:rsidR="00534D41" w:rsidRDefault="00534D41" w:rsidP="00B12824">
            <w:pPr>
              <w:pStyle w:val="CopticVersemulti-line"/>
            </w:pPr>
            <w:r>
              <w:t>ⲉ̀ⲃⲟⲗϧⲉⲛ ⲛⲓⲭ̀ⲣⲟϥ ⲛⲉⲙ ⲛⲓⲫ̀ⲑⲟⲛⲟⲥ:</w:t>
            </w:r>
          </w:p>
          <w:p w14:paraId="0340DF58" w14:textId="77777777" w:rsidR="00534D41" w:rsidRDefault="00534D41" w:rsidP="00B12824">
            <w:pPr>
              <w:pStyle w:val="CopticVersemulti-line"/>
            </w:pPr>
            <w:r>
              <w:t>ϩⲓⲧⲉⲛ ⲛⲓⲡ̀ⲣⲉⲥⲃⲓⲁ̀ ⲛ̀ⲧⲉ ϯⲠⲁⲣⲑⲉⲛⲟⲥ:</w:t>
            </w:r>
          </w:p>
          <w:p w14:paraId="6AC4EBD6" w14:textId="77777777" w:rsidR="00534D41" w:rsidRPr="005130A7" w:rsidRDefault="00534D41" w:rsidP="00B12824">
            <w:pPr>
              <w:pStyle w:val="CopticVerse"/>
            </w:pPr>
            <w:r>
              <w:t>ⲛⲉⲙ Ⲓⲱⲁⲛⲛⲏⲥ ⲡⲓⲣⲉϥϯⲱⲙⲥ.</w:t>
            </w:r>
          </w:p>
        </w:tc>
      </w:tr>
      <w:tr w:rsidR="00534D41" w14:paraId="049F1976" w14:textId="77777777" w:rsidTr="00B12824">
        <w:trPr>
          <w:cantSplit/>
          <w:jc w:val="center"/>
        </w:trPr>
        <w:tc>
          <w:tcPr>
            <w:tcW w:w="288" w:type="dxa"/>
          </w:tcPr>
          <w:p w14:paraId="356B8597" w14:textId="77777777" w:rsidR="00534D41" w:rsidRDefault="00534D41" w:rsidP="00B12824">
            <w:pPr>
              <w:pStyle w:val="CopticCross"/>
            </w:pPr>
          </w:p>
        </w:tc>
        <w:tc>
          <w:tcPr>
            <w:tcW w:w="3960" w:type="dxa"/>
          </w:tcPr>
          <w:p w14:paraId="78F0B297" w14:textId="77777777" w:rsidR="00534D41" w:rsidRDefault="00534D41" w:rsidP="00534D41">
            <w:pPr>
              <w:pStyle w:val="EngHang"/>
            </w:pPr>
            <w:r>
              <w:t>Bless with Your blessing</w:t>
            </w:r>
          </w:p>
          <w:p w14:paraId="450048A9" w14:textId="77777777" w:rsidR="00534D41" w:rsidRDefault="00534D41" w:rsidP="00534D41">
            <w:pPr>
              <w:pStyle w:val="EngHang"/>
            </w:pPr>
            <w:r>
              <w:t>Our deeds, O Good One,</w:t>
            </w:r>
          </w:p>
          <w:p w14:paraId="36F05456" w14:textId="77777777" w:rsidR="00534D41" w:rsidRDefault="00534D41" w:rsidP="00534D41">
            <w:pPr>
              <w:pStyle w:val="EngHang"/>
            </w:pPr>
            <w:r>
              <w:t>Jesus Christ, the King of glory.</w:t>
            </w:r>
          </w:p>
          <w:p w14:paraId="3CE03205" w14:textId="77777777" w:rsidR="00534D41" w:rsidRDefault="00534D41" w:rsidP="00534D41">
            <w:pPr>
              <w:pStyle w:val="EngHangEnd"/>
            </w:pPr>
            <w:r>
              <w:t>Save us from the hand of the tyrant.</w:t>
            </w:r>
          </w:p>
        </w:tc>
        <w:tc>
          <w:tcPr>
            <w:tcW w:w="288" w:type="dxa"/>
          </w:tcPr>
          <w:p w14:paraId="7FEBCE4B" w14:textId="77777777" w:rsidR="00534D41" w:rsidRDefault="00534D41" w:rsidP="00B12824"/>
        </w:tc>
        <w:tc>
          <w:tcPr>
            <w:tcW w:w="288" w:type="dxa"/>
          </w:tcPr>
          <w:p w14:paraId="14560358" w14:textId="77777777" w:rsidR="00534D41" w:rsidRDefault="00534D41" w:rsidP="00B12824">
            <w:pPr>
              <w:pStyle w:val="CopticCross"/>
            </w:pPr>
          </w:p>
        </w:tc>
        <w:tc>
          <w:tcPr>
            <w:tcW w:w="3960" w:type="dxa"/>
          </w:tcPr>
          <w:p w14:paraId="42CAF041" w14:textId="77777777" w:rsidR="00534D41" w:rsidRDefault="00534D41" w:rsidP="00B12824">
            <w:pPr>
              <w:pStyle w:val="CopticVersemulti-line"/>
            </w:pPr>
            <w:r>
              <w:t>Ⲥⲟⲙⲥ ⲉ̀ⲣⲟⲛ ϧⲉⲛ ⲡⲉⲕⲥ̀ⲙⲟⲩ:</w:t>
            </w:r>
          </w:p>
          <w:p w14:paraId="7E6FCAAC" w14:textId="77777777" w:rsidR="00534D41" w:rsidRDefault="00534D41" w:rsidP="00B12824">
            <w:pPr>
              <w:pStyle w:val="CopticVersemulti-line"/>
            </w:pPr>
            <w:r>
              <w:t>ϧⲉⲛ ⲛⲉⲛϩ̀ⲃⲏⲟⲩⲓ̀ ⲱ̀ ⲛⲓⲁ̀ⲅⲁⲑⲟⲥ:</w:t>
            </w:r>
          </w:p>
          <w:p w14:paraId="21BF1941" w14:textId="77777777" w:rsidR="00534D41" w:rsidRDefault="00534D41" w:rsidP="00B12824">
            <w:pPr>
              <w:pStyle w:val="CopticVersemulti-line"/>
            </w:pPr>
            <w:r>
              <w:t>ⲱ̀ Ⲓⲏ̄ⲥ̄ Ⲡⲭ̄ⲥ̄ ⲡ̀Ⲟⲩⲣⲟ ⲛ̀ⲧⲉ ⲡ̀ⲱ̀ⲟⲩ:</w:t>
            </w:r>
          </w:p>
          <w:p w14:paraId="3B389453" w14:textId="77777777" w:rsidR="00534D41" w:rsidRPr="005130A7" w:rsidRDefault="00534D41" w:rsidP="00B12824">
            <w:pPr>
              <w:pStyle w:val="CopticVerse"/>
            </w:pPr>
            <w:r>
              <w:t>ⲛⲁϩⲙⲉⲛ ϧⲉⲛ ⲧ̀ϫⲓϫ ⲙ̀ⲡⲓⲧⲩⲣⲁⲛⲛⲟⲥ.</w:t>
            </w:r>
          </w:p>
        </w:tc>
      </w:tr>
      <w:tr w:rsidR="00534D41" w14:paraId="66553E47" w14:textId="77777777" w:rsidTr="00B12824">
        <w:trPr>
          <w:cantSplit/>
          <w:jc w:val="center"/>
        </w:trPr>
        <w:tc>
          <w:tcPr>
            <w:tcW w:w="288" w:type="dxa"/>
          </w:tcPr>
          <w:p w14:paraId="66A06728" w14:textId="77777777" w:rsidR="00534D41" w:rsidRDefault="00534D41" w:rsidP="00B12824">
            <w:pPr>
              <w:pStyle w:val="CopticCross"/>
            </w:pPr>
            <w:r w:rsidRPr="00FB5ACB">
              <w:t>¿</w:t>
            </w:r>
          </w:p>
        </w:tc>
        <w:tc>
          <w:tcPr>
            <w:tcW w:w="3960" w:type="dxa"/>
          </w:tcPr>
          <w:p w14:paraId="32A25893" w14:textId="77777777" w:rsidR="00534D41" w:rsidRDefault="00534D41" w:rsidP="00534D41">
            <w:pPr>
              <w:pStyle w:val="EngHang"/>
            </w:pPr>
            <w:r>
              <w:t>We ask You for the priests,</w:t>
            </w:r>
          </w:p>
          <w:p w14:paraId="192CE096" w14:textId="77777777" w:rsidR="00534D41" w:rsidRDefault="00534D41" w:rsidP="00534D41">
            <w:pPr>
              <w:pStyle w:val="EngHang"/>
            </w:pPr>
            <w:r>
              <w:t>The deacons, and the laymen,</w:t>
            </w:r>
          </w:p>
          <w:p w14:paraId="69B0A485" w14:textId="77777777" w:rsidR="00534D41" w:rsidRDefault="00534D41" w:rsidP="00534D41">
            <w:pPr>
              <w:pStyle w:val="EngHang"/>
            </w:pPr>
            <w:r>
              <w:t>Save them, O Christ our Master,</w:t>
            </w:r>
          </w:p>
          <w:p w14:paraId="38A46DD7" w14:textId="77777777" w:rsidR="00534D41" w:rsidRPr="0078672A" w:rsidRDefault="00534D41" w:rsidP="00534D41">
            <w:pPr>
              <w:pStyle w:val="EngHangEnd"/>
            </w:pPr>
            <w:r>
              <w:t>For the sake of the Virgin and the Forerunner.</w:t>
            </w:r>
          </w:p>
        </w:tc>
        <w:tc>
          <w:tcPr>
            <w:tcW w:w="288" w:type="dxa"/>
          </w:tcPr>
          <w:p w14:paraId="17169DAF" w14:textId="77777777" w:rsidR="00534D41" w:rsidRDefault="00534D41" w:rsidP="00B12824"/>
        </w:tc>
        <w:tc>
          <w:tcPr>
            <w:tcW w:w="288" w:type="dxa"/>
          </w:tcPr>
          <w:p w14:paraId="59AC0E7A" w14:textId="77777777" w:rsidR="00534D41" w:rsidRDefault="00534D41" w:rsidP="00B12824">
            <w:pPr>
              <w:pStyle w:val="CopticCross"/>
            </w:pPr>
            <w:r w:rsidRPr="00FB5ACB">
              <w:t>¿</w:t>
            </w:r>
          </w:p>
        </w:tc>
        <w:tc>
          <w:tcPr>
            <w:tcW w:w="3960" w:type="dxa"/>
          </w:tcPr>
          <w:p w14:paraId="38B4383C" w14:textId="77777777" w:rsidR="00534D41" w:rsidRDefault="00534D41" w:rsidP="00B12824">
            <w:pPr>
              <w:pStyle w:val="CopticVersemulti-line"/>
            </w:pPr>
            <w:r>
              <w:t>Ⲧⲉⲛϯϩⲟ ⲉ̀ⲣⲟⲕ ⲉⲑⲃⲉ ⲛⲓⲟⲩⲏⲃ:</w:t>
            </w:r>
          </w:p>
          <w:p w14:paraId="74DE2E6F" w14:textId="77777777" w:rsidR="00534D41" w:rsidRDefault="00534D41" w:rsidP="00B12824">
            <w:pPr>
              <w:pStyle w:val="CopticVersemulti-line"/>
            </w:pPr>
            <w:r>
              <w:t>ⲛⲉⲙ ⲛⲓⲇⲓⲁⲕⲱⲛ ⲛⲉⲙ ⲛⲓⲕⲁⲓⲕⲟⲥ:</w:t>
            </w:r>
          </w:p>
          <w:p w14:paraId="0AA853F6" w14:textId="77777777" w:rsidR="00534D41" w:rsidRDefault="00534D41" w:rsidP="00B12824">
            <w:pPr>
              <w:pStyle w:val="CopticVersemulti-line"/>
            </w:pPr>
            <w:r>
              <w:t>ⲛⲁϩⲙⲟⲩ ⲱ̀ Ⲡⲭ̄ⲥ̄ ⲡⲉⲛⲚⲏⲃ:</w:t>
            </w:r>
          </w:p>
          <w:p w14:paraId="76A9ACC0" w14:textId="77777777" w:rsidR="00534D41" w:rsidRPr="005130A7" w:rsidRDefault="00534D41" w:rsidP="00B12824">
            <w:pPr>
              <w:pStyle w:val="CopticVerse"/>
            </w:pPr>
            <w:r>
              <w:t xml:space="preserve">ⲉⲑⲃⲉ </w:t>
            </w:r>
            <w:r w:rsidRPr="00B12824">
              <w:t>ϯⲠⲁⲣⲑⲉⲛⲟⲥ</w:t>
            </w:r>
            <w:r>
              <w:t xml:space="preserve"> ⲛⲉⲙ ⲡⲓⲡ̀ⲣⲟⲇⲣⲟⲙⲟⲥ.</w:t>
            </w:r>
          </w:p>
        </w:tc>
      </w:tr>
      <w:tr w:rsidR="00534D41" w14:paraId="05AE03EE" w14:textId="77777777" w:rsidTr="00B12824">
        <w:trPr>
          <w:cantSplit/>
          <w:jc w:val="center"/>
        </w:trPr>
        <w:tc>
          <w:tcPr>
            <w:tcW w:w="288" w:type="dxa"/>
          </w:tcPr>
          <w:p w14:paraId="6F4325CC" w14:textId="77777777" w:rsidR="00534D41" w:rsidRDefault="00534D41" w:rsidP="00B12824">
            <w:pPr>
              <w:pStyle w:val="CopticCross"/>
            </w:pPr>
            <w:r w:rsidRPr="00FB5ACB">
              <w:t>¿</w:t>
            </w:r>
          </w:p>
        </w:tc>
        <w:tc>
          <w:tcPr>
            <w:tcW w:w="3960" w:type="dxa"/>
          </w:tcPr>
          <w:p w14:paraId="7E0DF48C" w14:textId="77777777" w:rsidR="00534D41" w:rsidRDefault="00534D41" w:rsidP="00534D41">
            <w:pPr>
              <w:pStyle w:val="EngHang"/>
            </w:pPr>
            <w:r>
              <w:t>O Son of God, the Creator,</w:t>
            </w:r>
          </w:p>
          <w:p w14:paraId="786B9F5C" w14:textId="77777777" w:rsidR="00534D41" w:rsidRDefault="00534D41" w:rsidP="00534D41">
            <w:pPr>
              <w:pStyle w:val="EngHang"/>
            </w:pPr>
            <w:r>
              <w:t>Grant us to complete our Christianity</w:t>
            </w:r>
          </w:p>
          <w:p w14:paraId="53CD7A0B" w14:textId="77777777" w:rsidR="00534D41" w:rsidRDefault="00534D41" w:rsidP="00534D41">
            <w:pPr>
              <w:pStyle w:val="EngHang"/>
            </w:pPr>
            <w:r>
              <w:t>For the sake of the Virgin</w:t>
            </w:r>
          </w:p>
          <w:p w14:paraId="0CCFC7F3" w14:textId="77777777" w:rsidR="00534D41" w:rsidRDefault="00534D41" w:rsidP="00534D41">
            <w:pPr>
              <w:pStyle w:val="EngHangEnd"/>
            </w:pPr>
            <w:r>
              <w:t>And the Forerunner, John the Baptist.</w:t>
            </w:r>
          </w:p>
        </w:tc>
        <w:tc>
          <w:tcPr>
            <w:tcW w:w="288" w:type="dxa"/>
          </w:tcPr>
          <w:p w14:paraId="1A36617D" w14:textId="77777777" w:rsidR="00534D41" w:rsidRDefault="00534D41" w:rsidP="00B12824"/>
        </w:tc>
        <w:tc>
          <w:tcPr>
            <w:tcW w:w="288" w:type="dxa"/>
          </w:tcPr>
          <w:p w14:paraId="3346B255" w14:textId="77777777" w:rsidR="00534D41" w:rsidRDefault="00534D41" w:rsidP="00B12824">
            <w:pPr>
              <w:pStyle w:val="CopticCross"/>
            </w:pPr>
            <w:r w:rsidRPr="00FB5ACB">
              <w:t>¿</w:t>
            </w:r>
          </w:p>
        </w:tc>
        <w:tc>
          <w:tcPr>
            <w:tcW w:w="3960" w:type="dxa"/>
          </w:tcPr>
          <w:p w14:paraId="3A342A04" w14:textId="77777777" w:rsidR="00534D41" w:rsidRDefault="00534D41" w:rsidP="00B12824">
            <w:pPr>
              <w:pStyle w:val="CopticVersemulti-line"/>
            </w:pPr>
            <w:r>
              <w:t>Ⲩⲓⲟⲥ Ⲑⲉⲟⲥ ⲡⲓⲇⲩⲙⲓⲩⲣⲅⲟⲥ:</w:t>
            </w:r>
          </w:p>
          <w:p w14:paraId="7E3CABB3" w14:textId="77777777" w:rsidR="00534D41" w:rsidRDefault="00534D41" w:rsidP="00B12824">
            <w:pPr>
              <w:pStyle w:val="CopticVersemulti-line"/>
            </w:pPr>
            <w:r>
              <w:t>ⲙⲟⲓ ⲛⲁⲛ ⲙ̀ⲡⲉⲛϫⲱⲕ ⲛ̀ Ⲭⲣⲓⲥⲧⲓⲁⲛⲟⲥ:</w:t>
            </w:r>
          </w:p>
          <w:p w14:paraId="7893E078" w14:textId="77777777" w:rsidR="00534D41" w:rsidRDefault="00534D41" w:rsidP="00B12824">
            <w:pPr>
              <w:pStyle w:val="CopticVersemulti-line"/>
            </w:pPr>
            <w:r>
              <w:t>ⲉⲑⲃⲉ ϯⲠⲁⲣⲑⲉⲛⲟⲥ ⲛⲉⲙ ⲡⲓⲡ̀ⲣⲟⲇⲣⲟⲙⲟⲥ:</w:t>
            </w:r>
          </w:p>
          <w:p w14:paraId="5C1751E7" w14:textId="77777777" w:rsidR="00534D41" w:rsidRPr="005130A7" w:rsidRDefault="00534D41" w:rsidP="00B12824">
            <w:pPr>
              <w:pStyle w:val="CopticVerse"/>
            </w:pPr>
            <w:r>
              <w:t>Ⲓⲱⲁⲛⲛⲏⲥ ⲡⲓⲣⲉϥϯⲱⲛⲥ.</w:t>
            </w:r>
          </w:p>
        </w:tc>
      </w:tr>
      <w:tr w:rsidR="00534D41" w14:paraId="11DD19E1" w14:textId="77777777" w:rsidTr="00B12824">
        <w:trPr>
          <w:cantSplit/>
          <w:jc w:val="center"/>
        </w:trPr>
        <w:tc>
          <w:tcPr>
            <w:tcW w:w="288" w:type="dxa"/>
          </w:tcPr>
          <w:p w14:paraId="7FD98258" w14:textId="77777777" w:rsidR="00534D41" w:rsidRDefault="00534D41" w:rsidP="00B12824">
            <w:pPr>
              <w:pStyle w:val="CopticCross"/>
            </w:pPr>
          </w:p>
        </w:tc>
        <w:tc>
          <w:tcPr>
            <w:tcW w:w="3960" w:type="dxa"/>
          </w:tcPr>
          <w:p w14:paraId="566A75B5" w14:textId="77777777" w:rsidR="00534D41" w:rsidRDefault="00534D41" w:rsidP="00534D41">
            <w:pPr>
              <w:pStyle w:val="EngHang"/>
            </w:pPr>
            <w:r>
              <w:t>O our Master, God, our Help,</w:t>
            </w:r>
          </w:p>
          <w:p w14:paraId="4D3297D1" w14:textId="77777777" w:rsidR="00534D41" w:rsidRDefault="00534D41" w:rsidP="00534D41">
            <w:pPr>
              <w:pStyle w:val="EngHang"/>
            </w:pPr>
            <w:r>
              <w:t>Raise the heads of the Christians</w:t>
            </w:r>
          </w:p>
          <w:p w14:paraId="28F6F875" w14:textId="77777777" w:rsidR="00534D41" w:rsidRDefault="00534D41" w:rsidP="00534D41">
            <w:pPr>
              <w:pStyle w:val="EngHang"/>
            </w:pPr>
            <w:r>
              <w:t>Through the intercessions of the Virgin</w:t>
            </w:r>
          </w:p>
          <w:p w14:paraId="25A65794" w14:textId="77777777" w:rsidR="00534D41" w:rsidRDefault="00534D41" w:rsidP="00534D41">
            <w:pPr>
              <w:pStyle w:val="EngHangEnd"/>
            </w:pPr>
            <w:r>
              <w:t>And John the Baptist.</w:t>
            </w:r>
          </w:p>
        </w:tc>
        <w:tc>
          <w:tcPr>
            <w:tcW w:w="288" w:type="dxa"/>
          </w:tcPr>
          <w:p w14:paraId="797A8FA5" w14:textId="77777777" w:rsidR="00534D41" w:rsidRDefault="00534D41" w:rsidP="00B12824"/>
        </w:tc>
        <w:tc>
          <w:tcPr>
            <w:tcW w:w="288" w:type="dxa"/>
          </w:tcPr>
          <w:p w14:paraId="6DE5A6B3" w14:textId="77777777" w:rsidR="00534D41" w:rsidRDefault="00534D41" w:rsidP="00B12824">
            <w:pPr>
              <w:pStyle w:val="CopticCross"/>
            </w:pPr>
          </w:p>
        </w:tc>
        <w:tc>
          <w:tcPr>
            <w:tcW w:w="3960" w:type="dxa"/>
          </w:tcPr>
          <w:p w14:paraId="1E390150" w14:textId="77777777" w:rsidR="00534D41" w:rsidRDefault="00534D41" w:rsidP="00B12824">
            <w:pPr>
              <w:pStyle w:val="CopticVersemulti-line"/>
            </w:pPr>
            <w:r>
              <w:t>Ⲫⲛⲏⲃ Ⲫϯ ⲛⲉⲛⲂⲟⲏ̀ⲑⲟⲥ:</w:t>
            </w:r>
          </w:p>
          <w:p w14:paraId="0BF41D47" w14:textId="77777777" w:rsidR="00534D41" w:rsidRDefault="00534D41" w:rsidP="00B12824">
            <w:pPr>
              <w:pStyle w:val="CopticVersemulti-line"/>
            </w:pPr>
            <w:r>
              <w:t>ϭⲓⲥⲓ ⲙ̀ⲡ̀ⲧⲁⲡ ⲛ̀ⲛⲓⲬ̀ⲣⲓⲥⲧⲓⲁⲛⲟⲥ:</w:t>
            </w:r>
          </w:p>
          <w:p w14:paraId="2F13DDA6" w14:textId="77777777" w:rsidR="00534D41" w:rsidRDefault="00534D41" w:rsidP="00B12824">
            <w:pPr>
              <w:pStyle w:val="CopticVersemulti-line"/>
            </w:pPr>
            <w:r>
              <w:t>ϩⲓⲧⲉⲛ ⲛⲓⲡ̀ⲣⲉⲥⲃⲓⲁ ⲛ̀ⲧⲉ ϯⲠⲁⲣⲑⲉⲛⲟⲥ:</w:t>
            </w:r>
          </w:p>
          <w:p w14:paraId="282AED44" w14:textId="77777777" w:rsidR="00534D41" w:rsidRPr="005130A7" w:rsidRDefault="00534D41" w:rsidP="00B12824">
            <w:pPr>
              <w:pStyle w:val="CopticVerse"/>
            </w:pPr>
            <w:r>
              <w:t>ⲛⲉⲙ Ⲓⲱⲁⲛⲛⲏⲥ ⲡⲓⲣⲉϥϯⲱⲙⲥ.</w:t>
            </w:r>
          </w:p>
        </w:tc>
      </w:tr>
      <w:tr w:rsidR="00534D41" w14:paraId="129F500C" w14:textId="77777777" w:rsidTr="00B12824">
        <w:trPr>
          <w:cantSplit/>
          <w:jc w:val="center"/>
        </w:trPr>
        <w:tc>
          <w:tcPr>
            <w:tcW w:w="288" w:type="dxa"/>
          </w:tcPr>
          <w:p w14:paraId="6A368DD9" w14:textId="77777777" w:rsidR="00534D41" w:rsidRDefault="00534D41" w:rsidP="00B12824">
            <w:pPr>
              <w:pStyle w:val="CopticCross"/>
            </w:pPr>
          </w:p>
        </w:tc>
        <w:tc>
          <w:tcPr>
            <w:tcW w:w="3960" w:type="dxa"/>
          </w:tcPr>
          <w:p w14:paraId="49ECB81D" w14:textId="77777777" w:rsidR="00534D41" w:rsidRDefault="00534D41" w:rsidP="00534D41">
            <w:pPr>
              <w:pStyle w:val="EngHang"/>
            </w:pPr>
            <w:r>
              <w:t>Hail to you, O Virgin,</w:t>
            </w:r>
          </w:p>
          <w:p w14:paraId="19601B29" w14:textId="77777777" w:rsidR="00534D41" w:rsidRDefault="00534D41" w:rsidP="00534D41">
            <w:pPr>
              <w:pStyle w:val="EngHang"/>
            </w:pPr>
            <w:r>
              <w:t>Mary the fair dove.</w:t>
            </w:r>
          </w:p>
          <w:p w14:paraId="16FEB995" w14:textId="77777777" w:rsidR="00534D41" w:rsidRDefault="00534D41" w:rsidP="00534D41">
            <w:pPr>
              <w:pStyle w:val="EngHang"/>
            </w:pPr>
            <w:r>
              <w:t>Hail to the cousin of Christ,</w:t>
            </w:r>
          </w:p>
          <w:p w14:paraId="452239C2" w14:textId="77777777" w:rsidR="00534D41" w:rsidRDefault="00534D41" w:rsidP="00534D41">
            <w:pPr>
              <w:pStyle w:val="EngHangEnd"/>
            </w:pPr>
            <w:r>
              <w:t>John the Baptist.</w:t>
            </w:r>
          </w:p>
        </w:tc>
        <w:tc>
          <w:tcPr>
            <w:tcW w:w="288" w:type="dxa"/>
          </w:tcPr>
          <w:p w14:paraId="4D0E9CE5" w14:textId="77777777" w:rsidR="00534D41" w:rsidRDefault="00534D41" w:rsidP="00B12824"/>
        </w:tc>
        <w:tc>
          <w:tcPr>
            <w:tcW w:w="288" w:type="dxa"/>
          </w:tcPr>
          <w:p w14:paraId="44A5D9BA" w14:textId="77777777" w:rsidR="00534D41" w:rsidRDefault="00534D41" w:rsidP="00B12824">
            <w:pPr>
              <w:pStyle w:val="CopticCross"/>
            </w:pPr>
          </w:p>
        </w:tc>
        <w:tc>
          <w:tcPr>
            <w:tcW w:w="3960" w:type="dxa"/>
          </w:tcPr>
          <w:p w14:paraId="299E9AED" w14:textId="77777777" w:rsidR="00534D41" w:rsidRDefault="00534D41" w:rsidP="00B12824">
            <w:pPr>
              <w:pStyle w:val="CopticVersemulti-line"/>
            </w:pPr>
            <w:r>
              <w:t>Ⲭⲉⲣⲉ ⲛⲉ ⲱ̀ ϯⲠⲁⲣⲑⲉⲛⲟⲥ:</w:t>
            </w:r>
          </w:p>
          <w:p w14:paraId="44AA2E38" w14:textId="77777777" w:rsidR="00534D41" w:rsidRDefault="00534D41" w:rsidP="00B12824">
            <w:pPr>
              <w:pStyle w:val="CopticVersemulti-line"/>
            </w:pPr>
            <w:r>
              <w:t>Ⲙⲁⲣⲓⲁ ϯϭⲣⲟⲙⲡⲓ ⲉⲑⲛⲉⲑⲱⲥ:</w:t>
            </w:r>
          </w:p>
          <w:p w14:paraId="4FBBF60E" w14:textId="77777777" w:rsidR="00534D41" w:rsidRDefault="00534D41" w:rsidP="00B12824">
            <w:pPr>
              <w:pStyle w:val="CopticVersemulti-line"/>
            </w:pPr>
            <w:r>
              <w:t>ⲭⲉⲣⲉ ⲡⲓⲥⲩⲅⲅⲉⲛⲏⲥ ⲉ̀ⲧⲉ Ⲡⲭ̄ⲥ̄:</w:t>
            </w:r>
          </w:p>
          <w:p w14:paraId="78DB5D83" w14:textId="77777777" w:rsidR="00534D41" w:rsidRPr="005130A7" w:rsidRDefault="00534D41" w:rsidP="00B12824">
            <w:pPr>
              <w:pStyle w:val="CopticVerse"/>
            </w:pPr>
            <w:r>
              <w:t>Ⲓⲱⲁⲛⲛⲏⲥ ⲡⲓⲣⲉϥϯⲱⲙⲥ.</w:t>
            </w:r>
          </w:p>
        </w:tc>
      </w:tr>
      <w:tr w:rsidR="00534D41" w14:paraId="75A50D04" w14:textId="77777777" w:rsidTr="00B12824">
        <w:trPr>
          <w:cantSplit/>
          <w:jc w:val="center"/>
        </w:trPr>
        <w:tc>
          <w:tcPr>
            <w:tcW w:w="288" w:type="dxa"/>
          </w:tcPr>
          <w:p w14:paraId="04CE8DBE" w14:textId="77777777" w:rsidR="00534D41" w:rsidRPr="003209AF" w:rsidRDefault="00534D41" w:rsidP="00B12824">
            <w:pPr>
              <w:pStyle w:val="CopticCross"/>
              <w:rPr>
                <w:b/>
              </w:rPr>
            </w:pPr>
            <w:r w:rsidRPr="00FB5ACB">
              <w:t>¿</w:t>
            </w:r>
          </w:p>
        </w:tc>
        <w:tc>
          <w:tcPr>
            <w:tcW w:w="3960" w:type="dxa"/>
          </w:tcPr>
          <w:p w14:paraId="03205A0A" w14:textId="77777777" w:rsidR="00534D41" w:rsidRDefault="00534D41" w:rsidP="00534D41">
            <w:pPr>
              <w:pStyle w:val="EngHang"/>
            </w:pPr>
            <w:r>
              <w:t>Grant coolness to all the souls,</w:t>
            </w:r>
          </w:p>
          <w:p w14:paraId="0B2AE4F6" w14:textId="77777777" w:rsidR="00534D41" w:rsidRDefault="00534D41" w:rsidP="00534D41">
            <w:pPr>
              <w:pStyle w:val="EngHang"/>
            </w:pPr>
            <w:r>
              <w:t>In the bosom of the righteous fathers,</w:t>
            </w:r>
          </w:p>
          <w:p w14:paraId="079E751C" w14:textId="77777777" w:rsidR="00534D41" w:rsidRDefault="00534D41" w:rsidP="00534D41">
            <w:pPr>
              <w:pStyle w:val="EngHang"/>
            </w:pPr>
            <w:r>
              <w:t>Abraham, Isaac, and Jacob,</w:t>
            </w:r>
          </w:p>
          <w:p w14:paraId="64FF5F12" w14:textId="77777777" w:rsidR="00534D41" w:rsidRDefault="00534D41" w:rsidP="00534D41">
            <w:pPr>
              <w:pStyle w:val="EngHangEnd"/>
            </w:pPr>
            <w:r>
              <w:t>For the sake of Mary and the Forerunner.</w:t>
            </w:r>
          </w:p>
        </w:tc>
        <w:tc>
          <w:tcPr>
            <w:tcW w:w="288" w:type="dxa"/>
          </w:tcPr>
          <w:p w14:paraId="33EF110E" w14:textId="77777777" w:rsidR="00534D41" w:rsidRDefault="00534D41" w:rsidP="00B12824"/>
        </w:tc>
        <w:tc>
          <w:tcPr>
            <w:tcW w:w="288" w:type="dxa"/>
          </w:tcPr>
          <w:p w14:paraId="756E1F06" w14:textId="77777777" w:rsidR="00534D41" w:rsidRDefault="00534D41" w:rsidP="00B12824">
            <w:pPr>
              <w:pStyle w:val="CopticCross"/>
            </w:pPr>
            <w:r w:rsidRPr="00FB5ACB">
              <w:t>¿</w:t>
            </w:r>
          </w:p>
        </w:tc>
        <w:tc>
          <w:tcPr>
            <w:tcW w:w="3960" w:type="dxa"/>
          </w:tcPr>
          <w:p w14:paraId="1CA91A53" w14:textId="77777777" w:rsidR="00534D41" w:rsidRDefault="00534D41" w:rsidP="00B12824">
            <w:pPr>
              <w:pStyle w:val="CopticVersemulti-line"/>
            </w:pPr>
            <w:r>
              <w:t>Ⲯⲩⲭⲏ ⲛⲓⲃⲉⲛ ⲙⲟⲓ ⲛⲱⲟⲩ ⲛ̀ⲟⲩⲭ̀ⲃⲟⲃ:</w:t>
            </w:r>
          </w:p>
          <w:p w14:paraId="1E63A06C" w14:textId="77777777" w:rsidR="00534D41" w:rsidRDefault="00534D41" w:rsidP="00B12824">
            <w:pPr>
              <w:pStyle w:val="CopticVersemulti-line"/>
            </w:pPr>
            <w:r>
              <w:t>ϧⲉⲛ ⲕⲉⲛϥ ⲛ̀ⲛⲉⲛⲓⲟϯ ⲛ̀ⲇⲓⲕⲉⲟⲥ:</w:t>
            </w:r>
          </w:p>
          <w:p w14:paraId="6F0E0089" w14:textId="77777777" w:rsidR="00534D41" w:rsidRDefault="00534D41" w:rsidP="00B12824">
            <w:pPr>
              <w:pStyle w:val="CopticVersemulti-line"/>
            </w:pPr>
            <w:r>
              <w:t>Ⲁⲃⲣⲁⲁⲙ Ⲓⲥⲁⲁⲕ Ⲓⲁⲕⲱⲃ:</w:t>
            </w:r>
          </w:p>
          <w:p w14:paraId="0737758B" w14:textId="77777777" w:rsidR="00534D41" w:rsidRPr="005130A7" w:rsidRDefault="00534D41" w:rsidP="00B12824">
            <w:pPr>
              <w:pStyle w:val="CopticVerse"/>
            </w:pPr>
            <w:r>
              <w:t>ⲉⲑⲃⲉ Ⲙⲁⲣⲓⲁ ⲛⲉⲙ ⲡⲓⲡ̀ⲣⲟⲇⲣⲟⲙⲟⲥ.</w:t>
            </w:r>
          </w:p>
        </w:tc>
      </w:tr>
      <w:tr w:rsidR="00534D41" w14:paraId="5AFB3CF5" w14:textId="77777777" w:rsidTr="00B12824">
        <w:trPr>
          <w:cantSplit/>
          <w:jc w:val="center"/>
        </w:trPr>
        <w:tc>
          <w:tcPr>
            <w:tcW w:w="288" w:type="dxa"/>
          </w:tcPr>
          <w:p w14:paraId="57F14325" w14:textId="77777777" w:rsidR="00534D41" w:rsidRDefault="00534D41" w:rsidP="00B12824">
            <w:pPr>
              <w:pStyle w:val="CopticCross"/>
            </w:pPr>
            <w:r w:rsidRPr="00FB5ACB">
              <w:t>¿</w:t>
            </w:r>
          </w:p>
        </w:tc>
        <w:tc>
          <w:tcPr>
            <w:tcW w:w="3960" w:type="dxa"/>
          </w:tcPr>
          <w:p w14:paraId="5DA9C379" w14:textId="77777777" w:rsidR="00534D41" w:rsidRDefault="00534D41" w:rsidP="00534D41">
            <w:pPr>
              <w:pStyle w:val="EngHang"/>
            </w:pPr>
            <w:r>
              <w:t>O Our Saviour, remember me,</w:t>
            </w:r>
          </w:p>
          <w:p w14:paraId="54BCDB69" w14:textId="77777777" w:rsidR="00534D41" w:rsidRDefault="00534D41" w:rsidP="00534D41">
            <w:pPr>
              <w:pStyle w:val="EngHang"/>
            </w:pPr>
            <w:r>
              <w:t>I, Nicodemus, the dust,</w:t>
            </w:r>
          </w:p>
          <w:p w14:paraId="6C3A3EE8" w14:textId="77777777" w:rsidR="00534D41" w:rsidRDefault="00534D41" w:rsidP="00534D41">
            <w:pPr>
              <w:pStyle w:val="EngHang"/>
            </w:pPr>
            <w:r>
              <w:t>And forgive me my sins</w:t>
            </w:r>
          </w:p>
          <w:p w14:paraId="118C3C7A" w14:textId="77777777" w:rsidR="00534D41" w:rsidRDefault="00534D41" w:rsidP="00534D41">
            <w:pPr>
              <w:pStyle w:val="EngHangEnd"/>
            </w:pPr>
            <w:r>
              <w:t>With the rest of the Christians.</w:t>
            </w:r>
          </w:p>
        </w:tc>
        <w:tc>
          <w:tcPr>
            <w:tcW w:w="288" w:type="dxa"/>
          </w:tcPr>
          <w:p w14:paraId="4BF8C0E7" w14:textId="77777777" w:rsidR="00534D41" w:rsidRDefault="00534D41" w:rsidP="00B12824"/>
        </w:tc>
        <w:tc>
          <w:tcPr>
            <w:tcW w:w="288" w:type="dxa"/>
          </w:tcPr>
          <w:p w14:paraId="210D3AAE" w14:textId="77777777" w:rsidR="00534D41" w:rsidRDefault="00534D41" w:rsidP="00B12824">
            <w:pPr>
              <w:pStyle w:val="CopticCross"/>
            </w:pPr>
            <w:r w:rsidRPr="00FB5ACB">
              <w:t>¿</w:t>
            </w:r>
          </w:p>
        </w:tc>
        <w:tc>
          <w:tcPr>
            <w:tcW w:w="3960" w:type="dxa"/>
          </w:tcPr>
          <w:p w14:paraId="1390FA1C" w14:textId="77777777" w:rsidR="00534D41" w:rsidRDefault="00534D41" w:rsidP="00B12824">
            <w:pPr>
              <w:pStyle w:val="CopticVersemulti-line"/>
              <w:rPr>
                <w:rFonts w:eastAsia="Arial Unicode MS" w:cs="FreeSerifAvvaShenouda"/>
              </w:rPr>
            </w:pPr>
            <w:r>
              <w:rPr>
                <w:rFonts w:eastAsia="Arial Unicode MS" w:cs="FreeSerifAvvaShenouda"/>
              </w:rPr>
              <w:t>Ⲱ ⲡⲉⲛⲤⲱⲧⲏⲣ ⲁ̀ⲣⲓⲡⲁⲙⲉⲩⲓ̀:</w:t>
            </w:r>
          </w:p>
          <w:p w14:paraId="3BD7AFEE" w14:textId="77777777" w:rsidR="00534D41" w:rsidRDefault="00534D41" w:rsidP="00B12824">
            <w:pPr>
              <w:pStyle w:val="CopticVersemulti-line"/>
              <w:rPr>
                <w:rFonts w:eastAsia="Arial Unicode MS" w:cs="FreeSerifAvvaShenouda"/>
              </w:rPr>
            </w:pPr>
            <w:r>
              <w:rPr>
                <w:rFonts w:eastAsia="Arial Unicode MS" w:cs="FreeSerifAvvaShenouda"/>
              </w:rPr>
              <w:t>ⲁ̀ⲛⲟⲕ ⲡⲓⲕⲉⲣⲙⲓ Ⲛⲓⲕⲟⲩⲇⲓⲙⲟⲥ:</w:t>
            </w:r>
          </w:p>
          <w:p w14:paraId="5C851A4C" w14:textId="77777777" w:rsidR="00534D41" w:rsidRDefault="00534D41" w:rsidP="00B12824">
            <w:pPr>
              <w:pStyle w:val="CopticVersemulti-line"/>
              <w:rPr>
                <w:rFonts w:eastAsia="Arial Unicode MS" w:cs="FreeSerifAvvaShenouda"/>
              </w:rPr>
            </w:pPr>
            <w:r>
              <w:rPr>
                <w:rFonts w:eastAsia="Arial Unicode MS" w:cs="FreeSerifAvvaShenouda"/>
              </w:rPr>
              <w:t>ⲟⲩⲟϩ ⲭⲱ ⲛⲏⲓ ⲉ̀ⲃⲟⲗ ⲛ̀ⲛⲁⲛⲟⲃⲓ:</w:t>
            </w:r>
          </w:p>
          <w:p w14:paraId="794EB178" w14:textId="77777777" w:rsidR="00534D41" w:rsidRPr="00384F62" w:rsidRDefault="00534D41" w:rsidP="00B12824">
            <w:pPr>
              <w:pStyle w:val="CopticVerse"/>
            </w:pPr>
            <w:r>
              <w:t>ⲛⲉⲙ ⲡ̀ⲥⲉⲡⲓ ⲛ̀ⲛⲓⲬ̀ⲣⲓⲥⲧⲓⲁⲛⲟⲥ.</w:t>
            </w:r>
          </w:p>
        </w:tc>
      </w:tr>
    </w:tbl>
    <w:p w14:paraId="735E6049" w14:textId="77777777" w:rsidR="006F2203" w:rsidRPr="006F2203" w:rsidRDefault="006F2203" w:rsidP="006F2203"/>
    <w:p w14:paraId="06A0D632" w14:textId="77777777" w:rsidR="00FF5FF3" w:rsidRDefault="00FF5FF3" w:rsidP="00FF5FF3">
      <w:pPr>
        <w:pStyle w:val="Heading4"/>
      </w:pPr>
      <w:bookmarkStart w:id="1435" w:name="_Ref434475388"/>
      <w:r>
        <w:t>The Thursday Psali Batos</w:t>
      </w:r>
      <w:r w:rsidR="006C1B94">
        <w:t xml:space="preserve"> for Theophany</w:t>
      </w:r>
      <w:bookmarkEnd w:id="14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74BAE" w14:paraId="5F89708F" w14:textId="77777777" w:rsidTr="00C74BAE">
        <w:trPr>
          <w:cantSplit/>
          <w:jc w:val="center"/>
        </w:trPr>
        <w:tc>
          <w:tcPr>
            <w:tcW w:w="288" w:type="dxa"/>
          </w:tcPr>
          <w:p w14:paraId="6345F170" w14:textId="77777777" w:rsidR="00C74BAE" w:rsidRDefault="00C74BAE" w:rsidP="00C74BAE">
            <w:pPr>
              <w:pStyle w:val="CopticCross"/>
            </w:pPr>
          </w:p>
        </w:tc>
        <w:tc>
          <w:tcPr>
            <w:tcW w:w="3960" w:type="dxa"/>
          </w:tcPr>
          <w:p w14:paraId="0D4C3526" w14:textId="77777777" w:rsidR="00C74BAE" w:rsidRDefault="00C74BAE" w:rsidP="00C74BAE">
            <w:pPr>
              <w:pStyle w:val="EngHang"/>
            </w:pPr>
            <w:r>
              <w:t>Keep me, O Lord my God,</w:t>
            </w:r>
          </w:p>
          <w:p w14:paraId="3F9FB604" w14:textId="77777777" w:rsidR="00C74BAE" w:rsidRDefault="00C74BAE" w:rsidP="00C74BAE">
            <w:pPr>
              <w:pStyle w:val="EngHang"/>
            </w:pPr>
            <w:r>
              <w:t>For a reply on You.</w:t>
            </w:r>
          </w:p>
          <w:p w14:paraId="6D168EAB" w14:textId="77777777" w:rsidR="00C74BAE" w:rsidRDefault="00C74BAE" w:rsidP="00C74BAE">
            <w:pPr>
              <w:pStyle w:val="EngHang"/>
            </w:pPr>
            <w:r>
              <w:t>Grant me grace and salvation,</w:t>
            </w:r>
          </w:p>
          <w:p w14:paraId="156C2073" w14:textId="77777777" w:rsidR="00C74BAE" w:rsidRDefault="00C74BAE" w:rsidP="00C74BAE">
            <w:pPr>
              <w:pStyle w:val="EngHangEnd"/>
            </w:pPr>
            <w:r>
              <w:t>That I may praise You.</w:t>
            </w:r>
          </w:p>
        </w:tc>
        <w:tc>
          <w:tcPr>
            <w:tcW w:w="288" w:type="dxa"/>
          </w:tcPr>
          <w:p w14:paraId="702585A9" w14:textId="77777777" w:rsidR="00C74BAE" w:rsidRDefault="00C74BAE" w:rsidP="00C74BAE"/>
        </w:tc>
        <w:tc>
          <w:tcPr>
            <w:tcW w:w="288" w:type="dxa"/>
          </w:tcPr>
          <w:p w14:paraId="6A8592D6" w14:textId="77777777" w:rsidR="00C74BAE" w:rsidRDefault="00C74BAE" w:rsidP="00C74BAE">
            <w:pPr>
              <w:pStyle w:val="CopticCross"/>
            </w:pPr>
          </w:p>
        </w:tc>
        <w:tc>
          <w:tcPr>
            <w:tcW w:w="3960" w:type="dxa"/>
          </w:tcPr>
          <w:p w14:paraId="215F120E" w14:textId="77777777" w:rsidR="00C74BAE" w:rsidRDefault="00C74BAE" w:rsidP="00C74BAE">
            <w:pPr>
              <w:pStyle w:val="CopticVersemulti-line"/>
            </w:pPr>
            <w:r>
              <w:t>Ⲁⲣⲉϩ ⲉ̀ⲣⲟⲓ Ⲡⲟ̄ⲥ̄ ⲡⲁⲚⲟⲩϯ:</w:t>
            </w:r>
          </w:p>
          <w:p w14:paraId="574475A8" w14:textId="77777777" w:rsidR="00C74BAE" w:rsidRDefault="00C74BAE" w:rsidP="00C74BAE">
            <w:pPr>
              <w:pStyle w:val="CopticVersemulti-line"/>
            </w:pPr>
            <w:r>
              <w:t>ϫⲉ ⲁⲓⲉⲣϩⲉⲗⲡⲓⲥ ⲉ̀ⲣⲟⲕ:</w:t>
            </w:r>
          </w:p>
          <w:p w14:paraId="78628E50" w14:textId="77777777" w:rsidR="00C74BAE" w:rsidRDefault="00C74BAE" w:rsidP="00C74BAE">
            <w:pPr>
              <w:pStyle w:val="CopticVersemulti-line"/>
            </w:pPr>
            <w:r>
              <w:t>ⲙⲟⲓ ⲛⲏⲓ ⲛ̀ⲟⲩϩ̀ⲙⲟⲧ ⲛⲉⲙ ⲟⲩⲥⲱϯ:</w:t>
            </w:r>
          </w:p>
          <w:p w14:paraId="77FA7C8F" w14:textId="77777777" w:rsidR="00C74BAE" w:rsidRPr="00C35319" w:rsidRDefault="00C74BAE" w:rsidP="00C74BAE">
            <w:pPr>
              <w:pStyle w:val="CopticVerse"/>
            </w:pPr>
            <w:r>
              <w:t>ϩⲓⲛⲁ ⲛ̀ⲧⲁⲥ̀ⲙⲟⲓ ⲉ̀ⲣⲟⲕ.</w:t>
            </w:r>
          </w:p>
        </w:tc>
      </w:tr>
      <w:tr w:rsidR="00C74BAE" w14:paraId="62C684A1" w14:textId="77777777" w:rsidTr="00C74BAE">
        <w:trPr>
          <w:cantSplit/>
          <w:jc w:val="center"/>
        </w:trPr>
        <w:tc>
          <w:tcPr>
            <w:tcW w:w="288" w:type="dxa"/>
          </w:tcPr>
          <w:p w14:paraId="36B00C78" w14:textId="77777777" w:rsidR="00C74BAE" w:rsidRDefault="00C74BAE" w:rsidP="00C74BAE">
            <w:pPr>
              <w:pStyle w:val="CopticCross"/>
            </w:pPr>
          </w:p>
        </w:tc>
        <w:tc>
          <w:tcPr>
            <w:tcW w:w="3960" w:type="dxa"/>
          </w:tcPr>
          <w:p w14:paraId="1ADB2E5D" w14:textId="77777777" w:rsidR="00C74BAE" w:rsidRDefault="00C74BAE" w:rsidP="00C74BAE">
            <w:pPr>
              <w:pStyle w:val="EngHang"/>
            </w:pPr>
            <w:r>
              <w:t>Loosen from me my evils.</w:t>
            </w:r>
          </w:p>
          <w:p w14:paraId="658E664C" w14:textId="77777777" w:rsidR="00C74BAE" w:rsidRDefault="00C74BAE" w:rsidP="00C74BAE">
            <w:pPr>
              <w:pStyle w:val="EngHang"/>
            </w:pPr>
            <w:r>
              <w:t>Keep me by Your power,</w:t>
            </w:r>
          </w:p>
          <w:p w14:paraId="22F75A83" w14:textId="77777777" w:rsidR="00C74BAE" w:rsidRDefault="00C74BAE" w:rsidP="00C74BAE">
            <w:pPr>
              <w:pStyle w:val="EngHang"/>
            </w:pPr>
            <w:r>
              <w:t>That I may begin with longing</w:t>
            </w:r>
          </w:p>
          <w:p w14:paraId="06581275" w14:textId="77777777" w:rsidR="00C74BAE" w:rsidRDefault="00C74BAE" w:rsidP="00C74BAE">
            <w:pPr>
              <w:pStyle w:val="EngHangEnd"/>
            </w:pPr>
            <w:r>
              <w:t>And open my mouth.</w:t>
            </w:r>
          </w:p>
        </w:tc>
        <w:tc>
          <w:tcPr>
            <w:tcW w:w="288" w:type="dxa"/>
          </w:tcPr>
          <w:p w14:paraId="7BC8D530" w14:textId="77777777" w:rsidR="00C74BAE" w:rsidRDefault="00C74BAE" w:rsidP="00C74BAE"/>
        </w:tc>
        <w:tc>
          <w:tcPr>
            <w:tcW w:w="288" w:type="dxa"/>
          </w:tcPr>
          <w:p w14:paraId="62A7859A" w14:textId="77777777" w:rsidR="00C74BAE" w:rsidRDefault="00C74BAE" w:rsidP="00C74BAE">
            <w:pPr>
              <w:pStyle w:val="CopticCross"/>
            </w:pPr>
          </w:p>
        </w:tc>
        <w:tc>
          <w:tcPr>
            <w:tcW w:w="3960" w:type="dxa"/>
          </w:tcPr>
          <w:p w14:paraId="4FBD45D4" w14:textId="77777777" w:rsidR="00C74BAE" w:rsidRDefault="00C74BAE" w:rsidP="00C74BAE">
            <w:pPr>
              <w:pStyle w:val="CopticVersemulti-line"/>
            </w:pPr>
            <w:r>
              <w:t>Ⲃⲱⲗ ⲉ̀ⲃⲟⲗϧⲉⲛ ⲛⲁⲡⲉⲧϩⲱⲟⲩ:</w:t>
            </w:r>
          </w:p>
          <w:p w14:paraId="2B2CAA89" w14:textId="77777777" w:rsidR="00C74BAE" w:rsidRDefault="00C74BAE" w:rsidP="00C74BAE">
            <w:pPr>
              <w:pStyle w:val="CopticVersemulti-line"/>
            </w:pPr>
            <w:r>
              <w:t>ϧⲉⲛ ⲧⲉⲕϫⲟⲙ ⲁ̀ⲣⲉϩ ⲉ̀ⲣⲟⲓ:</w:t>
            </w:r>
          </w:p>
          <w:p w14:paraId="6B971F69" w14:textId="77777777" w:rsidR="00C74BAE" w:rsidRDefault="00C74BAE" w:rsidP="00C74BAE">
            <w:pPr>
              <w:pStyle w:val="CopticVersemulti-line"/>
            </w:pPr>
            <w:r>
              <w:t>ⲉⲑⲣⲓⲉⲣϩⲏⲧⲥ ⲛ̀ⲟⲩϭⲓϣϣⲱⲟⲩ:</w:t>
            </w:r>
          </w:p>
          <w:p w14:paraId="1F9CF097" w14:textId="77777777" w:rsidR="00C74BAE" w:rsidRDefault="00C74BAE" w:rsidP="00C74BAE">
            <w:pPr>
              <w:pStyle w:val="CopticVerse"/>
            </w:pPr>
            <w:r>
              <w:t>ⲟⲩⲟϩ ⲛ̀ⲧⲁⲟⲩⲱⲛ ⲛ̀ⲣⲱⲓ.</w:t>
            </w:r>
          </w:p>
        </w:tc>
      </w:tr>
      <w:tr w:rsidR="00C74BAE" w14:paraId="28E31891" w14:textId="77777777" w:rsidTr="00C74BAE">
        <w:trPr>
          <w:cantSplit/>
          <w:jc w:val="center"/>
        </w:trPr>
        <w:tc>
          <w:tcPr>
            <w:tcW w:w="288" w:type="dxa"/>
          </w:tcPr>
          <w:p w14:paraId="74DB0208" w14:textId="77777777" w:rsidR="00C74BAE" w:rsidRDefault="00C74BAE" w:rsidP="00C74BAE">
            <w:pPr>
              <w:pStyle w:val="CopticCross"/>
            </w:pPr>
            <w:r w:rsidRPr="00FB5ACB">
              <w:t>¿</w:t>
            </w:r>
          </w:p>
        </w:tc>
        <w:tc>
          <w:tcPr>
            <w:tcW w:w="3960" w:type="dxa"/>
          </w:tcPr>
          <w:p w14:paraId="10E9DC2E" w14:textId="77777777" w:rsidR="00C74BAE" w:rsidRDefault="00C74BAE" w:rsidP="00C74BAE">
            <w:pPr>
              <w:pStyle w:val="EngHang"/>
            </w:pPr>
            <w:r>
              <w:t>I speak of your virtues,</w:t>
            </w:r>
          </w:p>
          <w:p w14:paraId="76B07A25" w14:textId="77777777" w:rsidR="00C74BAE" w:rsidRDefault="00C74BAE" w:rsidP="00C74BAE">
            <w:pPr>
              <w:pStyle w:val="EngHang"/>
            </w:pPr>
            <w:r>
              <w:t>O great forerunner,</w:t>
            </w:r>
          </w:p>
          <w:p w14:paraId="6B4AC870" w14:textId="77777777" w:rsidR="00C74BAE" w:rsidRDefault="00C74BAE" w:rsidP="00C74BAE">
            <w:pPr>
              <w:pStyle w:val="EngHang"/>
            </w:pPr>
            <w:r>
              <w:t>The favoured John,</w:t>
            </w:r>
          </w:p>
          <w:p w14:paraId="2EF85937" w14:textId="77777777" w:rsidR="00C74BAE" w:rsidRDefault="00C74BAE" w:rsidP="00C74BAE">
            <w:pPr>
              <w:pStyle w:val="EngHangEnd"/>
            </w:pPr>
            <w:r>
              <w:t>The cousin of Christ.</w:t>
            </w:r>
          </w:p>
        </w:tc>
        <w:tc>
          <w:tcPr>
            <w:tcW w:w="288" w:type="dxa"/>
          </w:tcPr>
          <w:p w14:paraId="08835572" w14:textId="77777777" w:rsidR="00C74BAE" w:rsidRDefault="00C74BAE" w:rsidP="00C74BAE"/>
        </w:tc>
        <w:tc>
          <w:tcPr>
            <w:tcW w:w="288" w:type="dxa"/>
          </w:tcPr>
          <w:p w14:paraId="3171AE50" w14:textId="77777777" w:rsidR="00C74BAE" w:rsidRDefault="00C74BAE" w:rsidP="00C74BAE">
            <w:pPr>
              <w:pStyle w:val="CopticCross"/>
            </w:pPr>
            <w:r w:rsidRPr="00FB5ACB">
              <w:t>¿</w:t>
            </w:r>
          </w:p>
        </w:tc>
        <w:tc>
          <w:tcPr>
            <w:tcW w:w="3960" w:type="dxa"/>
          </w:tcPr>
          <w:p w14:paraId="7138F9DE" w14:textId="77777777" w:rsidR="00C74BAE" w:rsidRDefault="00C74BAE" w:rsidP="00C74BAE">
            <w:pPr>
              <w:pStyle w:val="CopticVersemulti-line"/>
            </w:pPr>
            <w:r>
              <w:t>Ⲅⲉ ⲅⲁⲣ ϯϫⲱ ⲛ̀ⲛⲓⲕⲁⲑⲁⲣⲧⲱⲙⲁ:</w:t>
            </w:r>
          </w:p>
          <w:p w14:paraId="31D6AC71" w14:textId="77777777" w:rsidR="00C74BAE" w:rsidRDefault="00C74BAE" w:rsidP="00C74BAE">
            <w:pPr>
              <w:pStyle w:val="CopticVersemulti-line"/>
            </w:pPr>
            <w:r>
              <w:t>ⲱ̀ ⲡⲓⲛⲓϣϯ ⲙ̀ⲡ̀ⲣⲟⲇⲟⲙⲟⲥ:</w:t>
            </w:r>
          </w:p>
          <w:p w14:paraId="13A22905" w14:textId="77777777" w:rsidR="00C74BAE" w:rsidRDefault="00C74BAE" w:rsidP="00C74BAE">
            <w:pPr>
              <w:pStyle w:val="CopticVersemulti-line"/>
            </w:pPr>
            <w:r>
              <w:t>Ⲓⲱⲁⲛⲛⲏⲥ ⲫⲁ ⲡⲓⲁⲝⲓⲱⲙⲁ:</w:t>
            </w:r>
          </w:p>
          <w:p w14:paraId="4F0C609C" w14:textId="77777777" w:rsidR="00C74BAE" w:rsidRDefault="00C74BAE" w:rsidP="00C74BAE">
            <w:pPr>
              <w:pStyle w:val="CopticVerse"/>
            </w:pPr>
            <w:r>
              <w:t>ⲡⲓⲥⲩⲅⲅⲉⲛⲏⲥ ⲛ̀ⲧⲉ Ⲡⲭ̄ⲥ̄.</w:t>
            </w:r>
          </w:p>
        </w:tc>
      </w:tr>
      <w:tr w:rsidR="00C74BAE" w14:paraId="2640CA5E" w14:textId="77777777" w:rsidTr="00C74BAE">
        <w:trPr>
          <w:cantSplit/>
          <w:jc w:val="center"/>
        </w:trPr>
        <w:tc>
          <w:tcPr>
            <w:tcW w:w="288" w:type="dxa"/>
          </w:tcPr>
          <w:p w14:paraId="2B3228A0" w14:textId="77777777" w:rsidR="00C74BAE" w:rsidRDefault="00C74BAE" w:rsidP="00C74BAE">
            <w:pPr>
              <w:pStyle w:val="CopticCross"/>
            </w:pPr>
            <w:r w:rsidRPr="00FB5ACB">
              <w:lastRenderedPageBreak/>
              <w:t>¿</w:t>
            </w:r>
          </w:p>
        </w:tc>
        <w:tc>
          <w:tcPr>
            <w:tcW w:w="3960" w:type="dxa"/>
          </w:tcPr>
          <w:p w14:paraId="3E4D5393" w14:textId="77777777" w:rsidR="00C74BAE" w:rsidRDefault="00C74BAE" w:rsidP="00C74BAE">
            <w:pPr>
              <w:pStyle w:val="EngHang"/>
            </w:pPr>
            <w:r>
              <w:t>David revealed to us</w:t>
            </w:r>
          </w:p>
          <w:p w14:paraId="378BF2E3" w14:textId="77777777" w:rsidR="00C74BAE" w:rsidRDefault="00C74BAE" w:rsidP="00C74BAE">
            <w:pPr>
              <w:pStyle w:val="EngHang"/>
            </w:pPr>
            <w:r>
              <w:t>That truth sprang from the earth,</w:t>
            </w:r>
          </w:p>
          <w:p w14:paraId="0EF1C90E" w14:textId="77777777" w:rsidR="00C74BAE" w:rsidRDefault="00C74BAE" w:rsidP="00C74BAE">
            <w:pPr>
              <w:pStyle w:val="EngHang"/>
            </w:pPr>
            <w:r>
              <w:t>And justice shone</w:t>
            </w:r>
          </w:p>
          <w:p w14:paraId="6CBAE8B6" w14:textId="77777777" w:rsidR="00C74BAE" w:rsidRDefault="00C74BAE" w:rsidP="00C74BAE">
            <w:pPr>
              <w:pStyle w:val="EngHangEnd"/>
            </w:pPr>
            <w:r>
              <w:t>From heaven majestically.</w:t>
            </w:r>
          </w:p>
        </w:tc>
        <w:tc>
          <w:tcPr>
            <w:tcW w:w="288" w:type="dxa"/>
          </w:tcPr>
          <w:p w14:paraId="597E8B05" w14:textId="77777777" w:rsidR="00C74BAE" w:rsidRDefault="00C74BAE" w:rsidP="00C74BAE"/>
        </w:tc>
        <w:tc>
          <w:tcPr>
            <w:tcW w:w="288" w:type="dxa"/>
          </w:tcPr>
          <w:p w14:paraId="66A83739" w14:textId="77777777" w:rsidR="00C74BAE" w:rsidRDefault="00C74BAE" w:rsidP="00C74BAE">
            <w:pPr>
              <w:pStyle w:val="CopticCross"/>
            </w:pPr>
            <w:r w:rsidRPr="00FB5ACB">
              <w:t>¿</w:t>
            </w:r>
          </w:p>
        </w:tc>
        <w:tc>
          <w:tcPr>
            <w:tcW w:w="3960" w:type="dxa"/>
          </w:tcPr>
          <w:p w14:paraId="5E5B81F0" w14:textId="77777777" w:rsidR="00C74BAE" w:rsidRDefault="00C74BAE" w:rsidP="00C74BAE">
            <w:pPr>
              <w:pStyle w:val="CopticVersemulti-line"/>
            </w:pPr>
            <w:r>
              <w:t>Ⲇϣⲓⲇ ⲁϥⲟⲩⲱⲛϩ ⲛⲁⲛ ⲉ̀ⲃⲟⲗ:</w:t>
            </w:r>
          </w:p>
          <w:p w14:paraId="7794B42B" w14:textId="77777777" w:rsidR="00C74BAE" w:rsidRDefault="00C74BAE" w:rsidP="00C74BAE">
            <w:pPr>
              <w:pStyle w:val="CopticVersemulti-line"/>
            </w:pPr>
            <w:r>
              <w:t>ϫⲉ ϯⲙⲉⲑⲙⲏⲓ ⲁⲥϣⲁⲓ ⲉ̀ⲃⲟⲗ:</w:t>
            </w:r>
          </w:p>
          <w:p w14:paraId="1ED0C99D" w14:textId="77777777" w:rsidR="00C74BAE" w:rsidRDefault="00C74BAE" w:rsidP="00C74BAE">
            <w:pPr>
              <w:pStyle w:val="CopticVersemulti-line"/>
            </w:pPr>
            <w:r>
              <w:t>ϧⲉⲛ ⲡ̀ⲕⲁϩⲓ ϯⲇⲓⲕⲉⲟ̀ⲥⲩⲛⲁⲏⲁⲥ ϫⲟⲩϣⲧ:</w:t>
            </w:r>
          </w:p>
          <w:p w14:paraId="4AD34667" w14:textId="77777777" w:rsidR="00C74BAE" w:rsidRDefault="00C74BAE" w:rsidP="00C74BAE">
            <w:pPr>
              <w:pStyle w:val="CopticVerse"/>
            </w:pPr>
            <w:r>
              <w:t>ⲉ̀ⲃⲟⲗϧⲉⲛ ⲧ̀ⲫⲉ ϧⲉⲛ ⲟⲩⲁ̀ⲙⲁϩⲓ.</w:t>
            </w:r>
          </w:p>
        </w:tc>
      </w:tr>
      <w:tr w:rsidR="00C74BAE" w14:paraId="7CEFE7DE" w14:textId="77777777" w:rsidTr="00C74BAE">
        <w:trPr>
          <w:cantSplit/>
          <w:jc w:val="center"/>
        </w:trPr>
        <w:tc>
          <w:tcPr>
            <w:tcW w:w="288" w:type="dxa"/>
          </w:tcPr>
          <w:p w14:paraId="1EA02FAC" w14:textId="77777777" w:rsidR="00C74BAE" w:rsidRDefault="00C74BAE" w:rsidP="00C74BAE">
            <w:pPr>
              <w:pStyle w:val="CopticCross"/>
            </w:pPr>
          </w:p>
        </w:tc>
        <w:tc>
          <w:tcPr>
            <w:tcW w:w="3960" w:type="dxa"/>
          </w:tcPr>
          <w:p w14:paraId="0251A3D1" w14:textId="77777777" w:rsidR="00C74BAE" w:rsidRDefault="00C74BAE" w:rsidP="00C74BAE">
            <w:pPr>
              <w:pStyle w:val="EngHang"/>
            </w:pPr>
            <w:r>
              <w:t>This is the Bridegroom,</w:t>
            </w:r>
          </w:p>
          <w:p w14:paraId="11064399" w14:textId="77777777" w:rsidR="00C74BAE" w:rsidRDefault="00C74BAE" w:rsidP="00C74BAE">
            <w:pPr>
              <w:pStyle w:val="EngHang"/>
            </w:pPr>
            <w:r>
              <w:t>Jesus, the sun of righteousness;</w:t>
            </w:r>
          </w:p>
          <w:p w14:paraId="385C00AD" w14:textId="77777777" w:rsidR="00C74BAE" w:rsidRDefault="00C74BAE" w:rsidP="00C74BAE">
            <w:pPr>
              <w:pStyle w:val="EngHang"/>
            </w:pPr>
            <w:r>
              <w:t>And John the forerunner</w:t>
            </w:r>
          </w:p>
          <w:p w14:paraId="3C92D141" w14:textId="77777777" w:rsidR="00C74BAE" w:rsidRDefault="00C74BAE" w:rsidP="00C74BAE">
            <w:pPr>
              <w:pStyle w:val="EngHangEnd"/>
            </w:pPr>
            <w:r>
              <w:t>Is truly the shining moon.</w:t>
            </w:r>
          </w:p>
        </w:tc>
        <w:tc>
          <w:tcPr>
            <w:tcW w:w="288" w:type="dxa"/>
          </w:tcPr>
          <w:p w14:paraId="67726D5F" w14:textId="77777777" w:rsidR="00C74BAE" w:rsidRDefault="00C74BAE" w:rsidP="00C74BAE"/>
        </w:tc>
        <w:tc>
          <w:tcPr>
            <w:tcW w:w="288" w:type="dxa"/>
          </w:tcPr>
          <w:p w14:paraId="2BDACFA5" w14:textId="77777777" w:rsidR="00C74BAE" w:rsidRDefault="00C74BAE" w:rsidP="00C74BAE">
            <w:pPr>
              <w:pStyle w:val="CopticCross"/>
            </w:pPr>
          </w:p>
        </w:tc>
        <w:tc>
          <w:tcPr>
            <w:tcW w:w="3960" w:type="dxa"/>
          </w:tcPr>
          <w:p w14:paraId="045CC9A2" w14:textId="77777777" w:rsidR="00C74BAE" w:rsidRDefault="00C74BAE" w:rsidP="00C74BAE">
            <w:pPr>
              <w:pStyle w:val="CopticVersemulti-line"/>
            </w:pPr>
            <w:r>
              <w:t>Ⲉⲧⲉ ⲫⲁⲓ ⲡⲉ ⲡⲓⲚⲩⲙⲫⲓⲟⲥ:</w:t>
            </w:r>
          </w:p>
          <w:p w14:paraId="76AFF369" w14:textId="77777777" w:rsidR="00C74BAE" w:rsidRDefault="00C74BAE" w:rsidP="00C74BAE">
            <w:pPr>
              <w:pStyle w:val="CopticVersemulti-line"/>
            </w:pPr>
            <w:r>
              <w:t>Ⲓⲏ̄ⲥ̄ Ⲡⲓⲣⲏ ⲛ̀ⲧⲉ ϯⲙⲉⲑⲙⲏ:</w:t>
            </w:r>
          </w:p>
          <w:p w14:paraId="5719FFC0" w14:textId="77777777" w:rsidR="00C74BAE" w:rsidRDefault="00C74BAE" w:rsidP="00C74BAE">
            <w:pPr>
              <w:pStyle w:val="CopticVersemulti-line"/>
            </w:pPr>
            <w:r>
              <w:t>ⲛⲉⲙ Ⲓⲱⲁⲛⲛⲏⲥ ⲡⲓⲡ̀ⲣⲟⲇⲣⲟⲙⲟⲥ:</w:t>
            </w:r>
          </w:p>
          <w:p w14:paraId="1B75454A" w14:textId="77777777" w:rsidR="00C74BAE" w:rsidRDefault="00C74BAE" w:rsidP="00C74BAE">
            <w:pPr>
              <w:pStyle w:val="CopticVerse"/>
            </w:pPr>
            <w:r>
              <w:t>ⲡⲓⲓⲟϩ ⲙ̀ⲫ̀ⲟⲩⲱⲓⲛⲓ ⲙ̀ⲙⲏⲓ.</w:t>
            </w:r>
          </w:p>
        </w:tc>
      </w:tr>
      <w:tr w:rsidR="00C74BAE" w14:paraId="478C8375" w14:textId="77777777" w:rsidTr="00C74BAE">
        <w:trPr>
          <w:cantSplit/>
          <w:jc w:val="center"/>
        </w:trPr>
        <w:tc>
          <w:tcPr>
            <w:tcW w:w="288" w:type="dxa"/>
          </w:tcPr>
          <w:p w14:paraId="1A9F3480" w14:textId="77777777" w:rsidR="00C74BAE" w:rsidRDefault="00C74BAE" w:rsidP="00C74BAE">
            <w:pPr>
              <w:pStyle w:val="CopticCross"/>
            </w:pPr>
          </w:p>
        </w:tc>
        <w:tc>
          <w:tcPr>
            <w:tcW w:w="3960" w:type="dxa"/>
          </w:tcPr>
          <w:p w14:paraId="68ADC7EC" w14:textId="77777777" w:rsidR="00C74BAE" w:rsidRDefault="00C74BAE" w:rsidP="00C74BAE">
            <w:pPr>
              <w:pStyle w:val="EngHang"/>
            </w:pPr>
            <w:r>
              <w:t>Your father, Zacharias,</w:t>
            </w:r>
          </w:p>
          <w:p w14:paraId="6DDB9621" w14:textId="77777777" w:rsidR="00C74BAE" w:rsidRDefault="00C74BAE" w:rsidP="00C74BAE">
            <w:pPr>
              <w:pStyle w:val="EngHang"/>
            </w:pPr>
            <w:r>
              <w:t>Called you the prophet</w:t>
            </w:r>
          </w:p>
          <w:p w14:paraId="1C1B5153" w14:textId="77777777" w:rsidR="00C74BAE" w:rsidRDefault="00C74BAE" w:rsidP="00C74BAE">
            <w:pPr>
              <w:pStyle w:val="EngHang"/>
            </w:pPr>
            <w:r>
              <w:t>And the witness</w:t>
            </w:r>
          </w:p>
          <w:p w14:paraId="5F0B8ED4" w14:textId="77777777" w:rsidR="00C74BAE" w:rsidRDefault="00C74BAE" w:rsidP="00C74BAE">
            <w:pPr>
              <w:pStyle w:val="EngHangEnd"/>
            </w:pPr>
            <w:r>
              <w:t>Of Christ the Creator.</w:t>
            </w:r>
          </w:p>
        </w:tc>
        <w:tc>
          <w:tcPr>
            <w:tcW w:w="288" w:type="dxa"/>
          </w:tcPr>
          <w:p w14:paraId="59734543" w14:textId="77777777" w:rsidR="00C74BAE" w:rsidRDefault="00C74BAE" w:rsidP="00C74BAE"/>
        </w:tc>
        <w:tc>
          <w:tcPr>
            <w:tcW w:w="288" w:type="dxa"/>
          </w:tcPr>
          <w:p w14:paraId="36350AE9" w14:textId="77777777" w:rsidR="00C74BAE" w:rsidRDefault="00C74BAE" w:rsidP="00C74BAE">
            <w:pPr>
              <w:pStyle w:val="CopticCross"/>
            </w:pPr>
          </w:p>
        </w:tc>
        <w:tc>
          <w:tcPr>
            <w:tcW w:w="3960" w:type="dxa"/>
          </w:tcPr>
          <w:p w14:paraId="2BF051E1" w14:textId="77777777" w:rsidR="00C74BAE" w:rsidRDefault="00C74BAE" w:rsidP="00C74BAE">
            <w:pPr>
              <w:pStyle w:val="CopticVersemulti-line"/>
            </w:pPr>
            <w:r>
              <w:t>Ⲍⲁⲭⲁⲣⲓⲁⲥ ⲅⲁⲣ ⲡⲉⲕⲓⲱⲧ:</w:t>
            </w:r>
          </w:p>
          <w:p w14:paraId="3D81F849" w14:textId="77777777" w:rsidR="00C74BAE" w:rsidRDefault="00C74BAE" w:rsidP="00C74BAE">
            <w:pPr>
              <w:pStyle w:val="CopticVersemulti-line"/>
            </w:pPr>
            <w:r>
              <w:t>ⲁϥⲙⲟⲩϯ ⲉ̀ⲣⲟⲕ ϫⲉ ⲡⲓⲡ̀ⲣⲟⲫⲏⲧⲏⲥ:</w:t>
            </w:r>
          </w:p>
          <w:p w14:paraId="3E1ED04D" w14:textId="77777777" w:rsidR="00C74BAE" w:rsidRDefault="00C74BAE" w:rsidP="00C74BAE">
            <w:pPr>
              <w:pStyle w:val="CopticVersemulti-line"/>
            </w:pPr>
            <w:r>
              <w:t>ⲟⲩⲟϩ ⲡⲓⲙⲉⲑⲣⲉ ⲉ̀ⲧⲉⲛϩⲟⲧ:</w:t>
            </w:r>
          </w:p>
          <w:p w14:paraId="3F29F443" w14:textId="77777777" w:rsidR="00C74BAE" w:rsidRDefault="00C74BAE" w:rsidP="00C74BAE">
            <w:pPr>
              <w:pStyle w:val="CopticVerse"/>
            </w:pPr>
            <w:r>
              <w:t>ⲛ̀ⲧⲉ Ⲡⲭ̄ⲥ̄ ⲡⲓⲦⲉⲛϫⲛⲓⲧⲏⲥ.</w:t>
            </w:r>
          </w:p>
        </w:tc>
      </w:tr>
      <w:tr w:rsidR="00C74BAE" w14:paraId="205DF0E2" w14:textId="77777777" w:rsidTr="00C74BAE">
        <w:trPr>
          <w:cantSplit/>
          <w:jc w:val="center"/>
        </w:trPr>
        <w:tc>
          <w:tcPr>
            <w:tcW w:w="288" w:type="dxa"/>
          </w:tcPr>
          <w:p w14:paraId="749C0687" w14:textId="77777777" w:rsidR="00C74BAE" w:rsidRDefault="00C74BAE" w:rsidP="00C74BAE">
            <w:pPr>
              <w:pStyle w:val="CopticCross"/>
            </w:pPr>
            <w:r w:rsidRPr="00FB5ACB">
              <w:t>¿</w:t>
            </w:r>
          </w:p>
        </w:tc>
        <w:tc>
          <w:tcPr>
            <w:tcW w:w="3960" w:type="dxa"/>
          </w:tcPr>
          <w:p w14:paraId="20B35FE2" w14:textId="77777777" w:rsidR="00C74BAE" w:rsidRDefault="00C74BAE" w:rsidP="00C74BAE">
            <w:pPr>
              <w:pStyle w:val="EngHang"/>
            </w:pPr>
            <w:r>
              <w:t>Isaiah proclaimed</w:t>
            </w:r>
          </w:p>
          <w:p w14:paraId="1C7217E0" w14:textId="77777777" w:rsidR="00C74BAE" w:rsidRDefault="00C74BAE" w:rsidP="00C74BAE">
            <w:pPr>
              <w:pStyle w:val="EngHang"/>
            </w:pPr>
            <w:r>
              <w:t>Eloquently calling you</w:t>
            </w:r>
          </w:p>
          <w:p w14:paraId="600ABDBF" w14:textId="77777777" w:rsidR="00C74BAE" w:rsidRDefault="00C74BAE" w:rsidP="00C74BAE">
            <w:pPr>
              <w:pStyle w:val="EngHang"/>
            </w:pPr>
            <w:r>
              <w:t>“the voice crying out</w:t>
            </w:r>
          </w:p>
          <w:p w14:paraId="171E2C45" w14:textId="77777777" w:rsidR="00C74BAE" w:rsidRDefault="00C74BAE" w:rsidP="00C74BAE">
            <w:pPr>
              <w:pStyle w:val="EngHangEnd"/>
            </w:pPr>
            <w:r>
              <w:t>In the wilderness.”</w:t>
            </w:r>
          </w:p>
        </w:tc>
        <w:tc>
          <w:tcPr>
            <w:tcW w:w="288" w:type="dxa"/>
          </w:tcPr>
          <w:p w14:paraId="7B950B69" w14:textId="77777777" w:rsidR="00C74BAE" w:rsidRDefault="00C74BAE" w:rsidP="00C74BAE"/>
        </w:tc>
        <w:tc>
          <w:tcPr>
            <w:tcW w:w="288" w:type="dxa"/>
          </w:tcPr>
          <w:p w14:paraId="1FE3ABC4" w14:textId="77777777" w:rsidR="00C74BAE" w:rsidRDefault="00C74BAE" w:rsidP="00C74BAE">
            <w:pPr>
              <w:pStyle w:val="CopticCross"/>
            </w:pPr>
            <w:r w:rsidRPr="00FB5ACB">
              <w:t>¿</w:t>
            </w:r>
          </w:p>
        </w:tc>
        <w:tc>
          <w:tcPr>
            <w:tcW w:w="3960" w:type="dxa"/>
          </w:tcPr>
          <w:p w14:paraId="7C4131FA" w14:textId="77777777" w:rsidR="00C74BAE" w:rsidRDefault="00C74BAE" w:rsidP="00C74BAE">
            <w:pPr>
              <w:pStyle w:val="CopticVersemulti-line"/>
            </w:pPr>
            <w:r>
              <w:t>Ⲏⲥⲁⲏ̀ⲁⲥ ϧⲉⲛ ⲛⲉϥϧ̀ⲣⲱⲟⲩ:</w:t>
            </w:r>
          </w:p>
          <w:p w14:paraId="6C27315D" w14:textId="77777777" w:rsidR="00C74BAE" w:rsidRDefault="00C74BAE" w:rsidP="00C74BAE">
            <w:pPr>
              <w:pStyle w:val="CopticVersemulti-line"/>
            </w:pPr>
            <w:r>
              <w:t>ⲛⲉⲙ ⲡⲉϥⲏ̀ⲙⲁ ⲉ̀ⲧⲉⲣⲁϣⲁⲩ:</w:t>
            </w:r>
          </w:p>
          <w:p w14:paraId="369DAC34" w14:textId="77777777" w:rsidR="00C74BAE" w:rsidRDefault="00C74BAE" w:rsidP="00C74BAE">
            <w:pPr>
              <w:pStyle w:val="CopticVersemulti-line"/>
            </w:pPr>
            <w:r>
              <w:t>ⲁϥⲙⲟⲩϯ ⲉ̀ⲣⲟⲕ ϫⲉ ⲛ̀ϧ̀ⲣⲱⲟⲩ:</w:t>
            </w:r>
          </w:p>
          <w:p w14:paraId="59E424A0" w14:textId="77777777" w:rsidR="00C74BAE" w:rsidRDefault="00C74BAE" w:rsidP="00C74BAE">
            <w:pPr>
              <w:pStyle w:val="CopticVerse"/>
            </w:pPr>
            <w:r>
              <w:t>ⲉⲧⲱϣ ⲉ̀ⲃⲟⲗϧⲉⲛ ⲛⲓϣⲁϥⲉⲩ.</w:t>
            </w:r>
          </w:p>
        </w:tc>
      </w:tr>
      <w:tr w:rsidR="00C74BAE" w14:paraId="060D1982" w14:textId="77777777" w:rsidTr="00C74BAE">
        <w:trPr>
          <w:cantSplit/>
          <w:jc w:val="center"/>
        </w:trPr>
        <w:tc>
          <w:tcPr>
            <w:tcW w:w="288" w:type="dxa"/>
          </w:tcPr>
          <w:p w14:paraId="4EEED103" w14:textId="77777777" w:rsidR="00C74BAE" w:rsidRDefault="00C74BAE" w:rsidP="00C74BAE">
            <w:pPr>
              <w:pStyle w:val="CopticCross"/>
            </w:pPr>
            <w:r w:rsidRPr="00FB5ACB">
              <w:t>¿</w:t>
            </w:r>
          </w:p>
        </w:tc>
        <w:tc>
          <w:tcPr>
            <w:tcW w:w="3960" w:type="dxa"/>
          </w:tcPr>
          <w:p w14:paraId="3AD541CC" w14:textId="77777777" w:rsidR="00C74BAE" w:rsidRDefault="00C74BAE" w:rsidP="00C74BAE">
            <w:pPr>
              <w:pStyle w:val="EngHang"/>
            </w:pPr>
            <w:r>
              <w:t>You became the servant of</w:t>
            </w:r>
          </w:p>
          <w:p w14:paraId="224A038E" w14:textId="77777777" w:rsidR="00C74BAE" w:rsidRDefault="00C74BAE" w:rsidP="00C74BAE">
            <w:pPr>
              <w:pStyle w:val="EngHang"/>
            </w:pPr>
            <w:r>
              <w:t>The lake of Zebulon</w:t>
            </w:r>
          </w:p>
          <w:p w14:paraId="0C772D44" w14:textId="77777777" w:rsidR="00C74BAE" w:rsidRDefault="00C74BAE" w:rsidP="00C74BAE">
            <w:pPr>
              <w:pStyle w:val="EngHang"/>
            </w:pPr>
            <w:r>
              <w:t>And land of Nephtali,</w:t>
            </w:r>
          </w:p>
          <w:p w14:paraId="5310328A" w14:textId="77777777" w:rsidR="00C74BAE" w:rsidRDefault="00C74BAE" w:rsidP="00C74BAE">
            <w:pPr>
              <w:pStyle w:val="EngHangEnd"/>
            </w:pPr>
            <w:r>
              <w:t>O unwavering struggler.</w:t>
            </w:r>
          </w:p>
        </w:tc>
        <w:tc>
          <w:tcPr>
            <w:tcW w:w="288" w:type="dxa"/>
          </w:tcPr>
          <w:p w14:paraId="2F6FB1C0" w14:textId="77777777" w:rsidR="00C74BAE" w:rsidRDefault="00C74BAE" w:rsidP="00C74BAE"/>
        </w:tc>
        <w:tc>
          <w:tcPr>
            <w:tcW w:w="288" w:type="dxa"/>
          </w:tcPr>
          <w:p w14:paraId="6B02CF84" w14:textId="77777777" w:rsidR="00C74BAE" w:rsidRDefault="00C74BAE" w:rsidP="00C74BAE">
            <w:pPr>
              <w:pStyle w:val="CopticCross"/>
            </w:pPr>
            <w:r w:rsidRPr="00FB5ACB">
              <w:t>¿</w:t>
            </w:r>
          </w:p>
        </w:tc>
        <w:tc>
          <w:tcPr>
            <w:tcW w:w="3960" w:type="dxa"/>
          </w:tcPr>
          <w:p w14:paraId="65DFE0B4" w14:textId="77777777" w:rsidR="00C74BAE" w:rsidRDefault="00C74BAE" w:rsidP="00C74BAE">
            <w:pPr>
              <w:pStyle w:val="CopticVersemulti-line"/>
            </w:pPr>
            <w:r>
              <w:t>Ⲑⲁⲗⲁⲥⲥⲁ ⲧⲟⲩ Ⲍⲁⲃⲟⲗⲟⲛ:</w:t>
            </w:r>
          </w:p>
          <w:p w14:paraId="58BC4D01" w14:textId="77777777" w:rsidR="00C74BAE" w:rsidRDefault="00C74BAE" w:rsidP="00C74BAE">
            <w:pPr>
              <w:pStyle w:val="CopticVersemulti-line"/>
            </w:pPr>
            <w:r>
              <w:t>ⲛⲉⲙ ⲡ̀ⲕⲁϩⲓ ⲛ̀Ⲛⲉⲫⲑⲁⲗⲓⲙ:</w:t>
            </w:r>
          </w:p>
          <w:p w14:paraId="4AE3039E" w14:textId="77777777" w:rsidR="00C74BAE" w:rsidRDefault="00C74BAE" w:rsidP="00C74BAE">
            <w:pPr>
              <w:pStyle w:val="CopticVersemulti-line"/>
            </w:pPr>
            <w:r>
              <w:t>ⲁⲕϣⲱⲡⲓ ⲛⲱⲟⲩ ⲛ̀ⲟⲩⲇⲓⲁⲕⲱⲛ:</w:t>
            </w:r>
          </w:p>
          <w:p w14:paraId="020E9F97" w14:textId="77777777" w:rsidR="00C74BAE" w:rsidRPr="005130A7" w:rsidRDefault="00C74BAE" w:rsidP="00C74BAE">
            <w:pPr>
              <w:pStyle w:val="CopticVerse"/>
            </w:pPr>
            <w:r>
              <w:t>ⲱ̀ ⲡⲓⲁⲑⲗⲓⲧⲏⲥ ⲛ̀ⲁⲧⲕⲓⲙ.</w:t>
            </w:r>
          </w:p>
        </w:tc>
      </w:tr>
      <w:tr w:rsidR="00C74BAE" w14:paraId="6CE69968" w14:textId="77777777" w:rsidTr="00C74BAE">
        <w:trPr>
          <w:cantSplit/>
          <w:jc w:val="center"/>
        </w:trPr>
        <w:tc>
          <w:tcPr>
            <w:tcW w:w="288" w:type="dxa"/>
          </w:tcPr>
          <w:p w14:paraId="3F9845CE" w14:textId="77777777" w:rsidR="00C74BAE" w:rsidRDefault="00C74BAE" w:rsidP="00C74BAE">
            <w:pPr>
              <w:pStyle w:val="CopticCross"/>
            </w:pPr>
          </w:p>
        </w:tc>
        <w:tc>
          <w:tcPr>
            <w:tcW w:w="3960" w:type="dxa"/>
          </w:tcPr>
          <w:p w14:paraId="4FBAB56F" w14:textId="77777777" w:rsidR="00C74BAE" w:rsidRDefault="00C74BAE" w:rsidP="00C74BAE">
            <w:pPr>
              <w:pStyle w:val="EngHang"/>
            </w:pPr>
            <w:r>
              <w:t>Jesus Christ chose you</w:t>
            </w:r>
          </w:p>
          <w:p w14:paraId="48CF4A6D" w14:textId="77777777" w:rsidR="00C74BAE" w:rsidRDefault="00C74BAE" w:rsidP="00C74BAE">
            <w:pPr>
              <w:pStyle w:val="EngHang"/>
            </w:pPr>
            <w:r>
              <w:t>From the tribe of Levi.</w:t>
            </w:r>
          </w:p>
          <w:p w14:paraId="53670F0A" w14:textId="77777777" w:rsidR="00C74BAE" w:rsidRDefault="00C74BAE" w:rsidP="00C74BAE">
            <w:pPr>
              <w:pStyle w:val="EngHang"/>
            </w:pPr>
            <w:r>
              <w:t>He sanctified you</w:t>
            </w:r>
          </w:p>
          <w:p w14:paraId="33B8CB80" w14:textId="77777777" w:rsidR="00C74BAE" w:rsidRDefault="00C74BAE" w:rsidP="00C74BAE">
            <w:pPr>
              <w:pStyle w:val="EngHangEnd"/>
            </w:pPr>
            <w:r>
              <w:t>And baptized you in the womb.</w:t>
            </w:r>
          </w:p>
        </w:tc>
        <w:tc>
          <w:tcPr>
            <w:tcW w:w="288" w:type="dxa"/>
          </w:tcPr>
          <w:p w14:paraId="5363B14F" w14:textId="77777777" w:rsidR="00C74BAE" w:rsidRDefault="00C74BAE" w:rsidP="00C74BAE"/>
        </w:tc>
        <w:tc>
          <w:tcPr>
            <w:tcW w:w="288" w:type="dxa"/>
          </w:tcPr>
          <w:p w14:paraId="32960C4D" w14:textId="77777777" w:rsidR="00C74BAE" w:rsidRDefault="00C74BAE" w:rsidP="00C74BAE">
            <w:pPr>
              <w:pStyle w:val="CopticCross"/>
            </w:pPr>
          </w:p>
        </w:tc>
        <w:tc>
          <w:tcPr>
            <w:tcW w:w="3960" w:type="dxa"/>
          </w:tcPr>
          <w:p w14:paraId="4162AF54" w14:textId="77777777" w:rsidR="00C74BAE" w:rsidRDefault="00C74BAE" w:rsidP="00C74BAE">
            <w:pPr>
              <w:pStyle w:val="CopticVersemulti-line"/>
            </w:pPr>
            <w:r>
              <w:t>Ⲓⲏ̄ⲥ̄ Ⲡⲭ̄ⲥ̄ ⲁϥⲥⲱⲧⲡ ⲙ̀ⲙⲟⲕ:</w:t>
            </w:r>
          </w:p>
          <w:p w14:paraId="01ECFCB1" w14:textId="77777777" w:rsidR="00C74BAE" w:rsidRDefault="00C74BAE" w:rsidP="00C74BAE">
            <w:pPr>
              <w:pStyle w:val="CopticVersemulti-line"/>
            </w:pPr>
            <w:r>
              <w:t>ⲉ̀ⲃⲟⲗϧⲉⲛ ⲧ̀ⲫⲩⲗⲏ ⲛ̀Ⲗⲉⲩⲓ:</w:t>
            </w:r>
          </w:p>
          <w:p w14:paraId="7BA6B73D" w14:textId="77777777" w:rsidR="00C74BAE" w:rsidRDefault="00C74BAE" w:rsidP="00C74BAE">
            <w:pPr>
              <w:pStyle w:val="CopticVersemulti-line"/>
            </w:pPr>
            <w:r>
              <w:t>ⲁϥⲉⲣⲁⲅⲓⲁⲍⲓⲛ ⲙ̀ⲙⲟⲕ:</w:t>
            </w:r>
          </w:p>
          <w:p w14:paraId="45D08E0E" w14:textId="77777777" w:rsidR="00C74BAE" w:rsidRPr="005130A7" w:rsidRDefault="00C74BAE" w:rsidP="00C74BAE">
            <w:pPr>
              <w:pStyle w:val="CopticVerse"/>
            </w:pPr>
            <w:r>
              <w:t>ⲟⲩⲟϩ ⲁϥϯⲱⲙⲥ ⲙ̀ⲙⲟⲕ ϧⲉⲛ ⲑ̀ⲛⲉϫⲓ.</w:t>
            </w:r>
          </w:p>
        </w:tc>
      </w:tr>
      <w:tr w:rsidR="00C74BAE" w14:paraId="1745E057" w14:textId="77777777" w:rsidTr="00C74BAE">
        <w:trPr>
          <w:cantSplit/>
          <w:jc w:val="center"/>
        </w:trPr>
        <w:tc>
          <w:tcPr>
            <w:tcW w:w="288" w:type="dxa"/>
          </w:tcPr>
          <w:p w14:paraId="65982151" w14:textId="77777777" w:rsidR="00C74BAE" w:rsidRDefault="00C74BAE" w:rsidP="00C74BAE">
            <w:pPr>
              <w:pStyle w:val="CopticCross"/>
            </w:pPr>
          </w:p>
        </w:tc>
        <w:tc>
          <w:tcPr>
            <w:tcW w:w="3960" w:type="dxa"/>
          </w:tcPr>
          <w:p w14:paraId="1843080E" w14:textId="77777777" w:rsidR="00C74BAE" w:rsidRDefault="00C74BAE" w:rsidP="00C74BAE">
            <w:pPr>
              <w:pStyle w:val="EngHang"/>
            </w:pPr>
            <w:r>
              <w:t>You are exalted more than the patriarchs</w:t>
            </w:r>
          </w:p>
          <w:p w14:paraId="5E98BC94" w14:textId="77777777" w:rsidR="00C74BAE" w:rsidRDefault="00C74BAE" w:rsidP="00C74BAE">
            <w:pPr>
              <w:pStyle w:val="EngHang"/>
            </w:pPr>
            <w:r>
              <w:t>And honoured more than the prophets,</w:t>
            </w:r>
          </w:p>
          <w:p w14:paraId="24875C26" w14:textId="77777777" w:rsidR="00C74BAE" w:rsidRDefault="00C74BAE" w:rsidP="00C74BAE">
            <w:pPr>
              <w:pStyle w:val="EngHang"/>
            </w:pPr>
            <w:r>
              <w:t>For you became the baptizer</w:t>
            </w:r>
          </w:p>
          <w:p w14:paraId="77E6E43C" w14:textId="77777777" w:rsidR="00C74BAE" w:rsidRDefault="00C74BAE" w:rsidP="00C74BAE">
            <w:pPr>
              <w:pStyle w:val="EngHangEnd"/>
            </w:pPr>
            <w:r>
              <w:t>Of Jesus, the Messiah.</w:t>
            </w:r>
          </w:p>
        </w:tc>
        <w:tc>
          <w:tcPr>
            <w:tcW w:w="288" w:type="dxa"/>
          </w:tcPr>
          <w:p w14:paraId="6FCEC81B" w14:textId="77777777" w:rsidR="00C74BAE" w:rsidRDefault="00C74BAE" w:rsidP="00C74BAE"/>
        </w:tc>
        <w:tc>
          <w:tcPr>
            <w:tcW w:w="288" w:type="dxa"/>
          </w:tcPr>
          <w:p w14:paraId="6ADFACD1" w14:textId="77777777" w:rsidR="00C74BAE" w:rsidRDefault="00C74BAE" w:rsidP="00C74BAE">
            <w:pPr>
              <w:pStyle w:val="CopticCross"/>
            </w:pPr>
          </w:p>
        </w:tc>
        <w:tc>
          <w:tcPr>
            <w:tcW w:w="3960" w:type="dxa"/>
          </w:tcPr>
          <w:p w14:paraId="21F5B541" w14:textId="77777777" w:rsidR="00C74BAE" w:rsidRDefault="00C74BAE" w:rsidP="00C74BAE">
            <w:pPr>
              <w:pStyle w:val="CopticVersemulti-line"/>
            </w:pPr>
            <w:r>
              <w:t>Ⲕϭⲟⲓⲥ ⲉ̀ⲛⲓⲡⲁⲧⲣⲓⲁⲣⲭⲏⲥ:</w:t>
            </w:r>
          </w:p>
          <w:p w14:paraId="6A3744AB" w14:textId="77777777" w:rsidR="00C74BAE" w:rsidRDefault="00C74BAE" w:rsidP="00C74BAE">
            <w:pPr>
              <w:pStyle w:val="CopticVersemulti-line"/>
            </w:pPr>
            <w:r>
              <w:t>ⲕ̀ⲧⲁⲓⲏ̀ⲟⲩⲧ ⲉ̀ⲛⲓⲡ̀ⲣⲟⲫⲏⲧⲏⲥ:</w:t>
            </w:r>
          </w:p>
          <w:p w14:paraId="65524DF4" w14:textId="77777777" w:rsidR="00C74BAE" w:rsidRDefault="00C74BAE" w:rsidP="00C74BAE">
            <w:pPr>
              <w:pStyle w:val="CopticVersemulti-line"/>
            </w:pPr>
            <w:r>
              <w:t>ϫⲉ ⲁⲕϣⲱⲡⲓ ⲙ̀ⲡⲓⲃⲁⲡⲧⲓⲥⲧⲏⲥ:</w:t>
            </w:r>
          </w:p>
          <w:p w14:paraId="218570D2" w14:textId="77777777" w:rsidR="00C74BAE" w:rsidRPr="005130A7" w:rsidRDefault="00C74BAE" w:rsidP="00C74BAE">
            <w:pPr>
              <w:pStyle w:val="CopticVerse"/>
            </w:pPr>
            <w:r>
              <w:t>ⲛ̀ⲧⲉ Ⲓⲏ̄ⲥ̄ ⲡⲓⲘⲁⲥⲓⲁⲥ.</w:t>
            </w:r>
          </w:p>
        </w:tc>
      </w:tr>
      <w:tr w:rsidR="00C74BAE" w14:paraId="1605FCCB" w14:textId="77777777" w:rsidTr="00C74BAE">
        <w:trPr>
          <w:cantSplit/>
          <w:jc w:val="center"/>
        </w:trPr>
        <w:tc>
          <w:tcPr>
            <w:tcW w:w="288" w:type="dxa"/>
          </w:tcPr>
          <w:p w14:paraId="6EBC17FC" w14:textId="77777777" w:rsidR="00C74BAE" w:rsidRDefault="00C74BAE" w:rsidP="00C74BAE">
            <w:pPr>
              <w:pStyle w:val="CopticCross"/>
            </w:pPr>
            <w:r w:rsidRPr="00FB5ACB">
              <w:t>¿</w:t>
            </w:r>
          </w:p>
        </w:tc>
        <w:tc>
          <w:tcPr>
            <w:tcW w:w="3960" w:type="dxa"/>
          </w:tcPr>
          <w:p w14:paraId="40F10918" w14:textId="77777777" w:rsidR="00C74BAE" w:rsidRDefault="00C74BAE" w:rsidP="00C74BAE">
            <w:pPr>
              <w:pStyle w:val="EngHang"/>
            </w:pPr>
            <w:r>
              <w:t>He also witnessed of you</w:t>
            </w:r>
          </w:p>
          <w:p w14:paraId="79F6C2F2" w14:textId="77777777" w:rsidR="00C74BAE" w:rsidRDefault="00C74BAE" w:rsidP="00C74BAE">
            <w:pPr>
              <w:pStyle w:val="EngHang"/>
            </w:pPr>
            <w:r>
              <w:t>Before the multitudes,</w:t>
            </w:r>
          </w:p>
          <w:p w14:paraId="0AA1A6F8" w14:textId="77777777" w:rsidR="00C74BAE" w:rsidRDefault="00C74BAE" w:rsidP="00C74BAE">
            <w:pPr>
              <w:pStyle w:val="EngHang"/>
            </w:pPr>
            <w:r>
              <w:t>Therefore they came to you</w:t>
            </w:r>
          </w:p>
          <w:p w14:paraId="768F1EAE" w14:textId="77777777" w:rsidR="00C74BAE" w:rsidRDefault="00C74BAE" w:rsidP="00C74BAE">
            <w:pPr>
              <w:pStyle w:val="EngHangEnd"/>
            </w:pPr>
            <w:r>
              <w:t>And were baptized of you.</w:t>
            </w:r>
          </w:p>
        </w:tc>
        <w:tc>
          <w:tcPr>
            <w:tcW w:w="288" w:type="dxa"/>
          </w:tcPr>
          <w:p w14:paraId="6B98E7F4" w14:textId="77777777" w:rsidR="00C74BAE" w:rsidRDefault="00C74BAE" w:rsidP="00C74BAE"/>
        </w:tc>
        <w:tc>
          <w:tcPr>
            <w:tcW w:w="288" w:type="dxa"/>
          </w:tcPr>
          <w:p w14:paraId="64076776" w14:textId="77777777" w:rsidR="00C74BAE" w:rsidRDefault="00C74BAE" w:rsidP="00C74BAE">
            <w:pPr>
              <w:pStyle w:val="CopticCross"/>
            </w:pPr>
            <w:r w:rsidRPr="00FB5ACB">
              <w:t>¿</w:t>
            </w:r>
          </w:p>
        </w:tc>
        <w:tc>
          <w:tcPr>
            <w:tcW w:w="3960" w:type="dxa"/>
          </w:tcPr>
          <w:p w14:paraId="0B190265" w14:textId="77777777" w:rsidR="00C74BAE" w:rsidRDefault="00C74BAE" w:rsidP="00C74BAE">
            <w:pPr>
              <w:pStyle w:val="CopticVersemulti-line"/>
            </w:pPr>
            <w:r>
              <w:t>Ⲗⲟⲓⲡⲟⲛ ⲁϥⲉⲣⲙⲉⲑⲡⲉ ϧⲁⲣⲟⲕ:</w:t>
            </w:r>
          </w:p>
          <w:p w14:paraId="597D9F14" w14:textId="77777777" w:rsidR="00C74BAE" w:rsidRDefault="00C74BAE" w:rsidP="00C74BAE">
            <w:pPr>
              <w:pStyle w:val="CopticVersemulti-line"/>
            </w:pPr>
            <w:r>
              <w:t>ⲙ̀ⲡⲉⲙ̀ⲑⲟ ⲛ̀ⲛⲓⲙⲏϣ ⲟⲩⲟϩ ⲑϥϣⲟⲡⲕ:</w:t>
            </w:r>
          </w:p>
          <w:p w14:paraId="434C998F" w14:textId="77777777" w:rsidR="00C74BAE" w:rsidRDefault="00C74BAE" w:rsidP="00C74BAE">
            <w:pPr>
              <w:pStyle w:val="CopticVersemulti-line"/>
            </w:pPr>
            <w:r>
              <w:t>ⲉⲑⲃⲉ ⲫⲁⲓ ⲁⲩⲓ̀ ϣⲁⲣⲟⲕ:</w:t>
            </w:r>
          </w:p>
          <w:p w14:paraId="6CABCDE0" w14:textId="77777777" w:rsidR="00C74BAE" w:rsidRPr="005130A7" w:rsidRDefault="00C74BAE" w:rsidP="00C74BAE">
            <w:pPr>
              <w:pStyle w:val="CopticVerse"/>
            </w:pPr>
            <w:r>
              <w:t>ⲉ̀ϭⲓⲱⲙⲥ ⲉ̀ⲃⲟⲗ ϩⲓⲧⲟⲧⲕ.</w:t>
            </w:r>
          </w:p>
        </w:tc>
      </w:tr>
      <w:tr w:rsidR="00C74BAE" w14:paraId="42C4BC70" w14:textId="77777777" w:rsidTr="00C74BAE">
        <w:trPr>
          <w:cantSplit/>
          <w:jc w:val="center"/>
        </w:trPr>
        <w:tc>
          <w:tcPr>
            <w:tcW w:w="288" w:type="dxa"/>
          </w:tcPr>
          <w:p w14:paraId="7EBFB94E" w14:textId="77777777" w:rsidR="00C74BAE" w:rsidRDefault="00C74BAE" w:rsidP="00C74BAE">
            <w:pPr>
              <w:pStyle w:val="CopticCross"/>
            </w:pPr>
            <w:r w:rsidRPr="00FB5ACB">
              <w:t>¿</w:t>
            </w:r>
          </w:p>
        </w:tc>
        <w:tc>
          <w:tcPr>
            <w:tcW w:w="3960" w:type="dxa"/>
          </w:tcPr>
          <w:p w14:paraId="1C34E311" w14:textId="77777777" w:rsidR="00C74BAE" w:rsidRDefault="00C74BAE" w:rsidP="00C74BAE">
            <w:pPr>
              <w:pStyle w:val="EngHang"/>
            </w:pPr>
            <w:r>
              <w:t>None among those born</w:t>
            </w:r>
          </w:p>
          <w:p w14:paraId="33F7D539" w14:textId="77777777" w:rsidR="00C74BAE" w:rsidRDefault="00C74BAE" w:rsidP="00C74BAE">
            <w:pPr>
              <w:pStyle w:val="EngHang"/>
            </w:pPr>
            <w:r>
              <w:t>Of women is like unto you,</w:t>
            </w:r>
          </w:p>
          <w:p w14:paraId="45BBC193" w14:textId="77777777" w:rsidR="00C74BAE" w:rsidRDefault="00C74BAE" w:rsidP="00C74BAE">
            <w:pPr>
              <w:pStyle w:val="EngHang"/>
            </w:pPr>
            <w:r>
              <w:t>You struggled and were exalted,</w:t>
            </w:r>
          </w:p>
          <w:p w14:paraId="4EFE0463" w14:textId="77777777" w:rsidR="00C74BAE" w:rsidRDefault="00C74BAE" w:rsidP="00C74BAE">
            <w:pPr>
              <w:pStyle w:val="EngHangEnd"/>
            </w:pPr>
            <w:r>
              <w:t>You spoke truth from your lips.</w:t>
            </w:r>
          </w:p>
        </w:tc>
        <w:tc>
          <w:tcPr>
            <w:tcW w:w="288" w:type="dxa"/>
          </w:tcPr>
          <w:p w14:paraId="01FB1798" w14:textId="77777777" w:rsidR="00C74BAE" w:rsidRDefault="00C74BAE" w:rsidP="00C74BAE"/>
        </w:tc>
        <w:tc>
          <w:tcPr>
            <w:tcW w:w="288" w:type="dxa"/>
          </w:tcPr>
          <w:p w14:paraId="18C4DC97" w14:textId="77777777" w:rsidR="00C74BAE" w:rsidRDefault="00C74BAE" w:rsidP="00C74BAE">
            <w:pPr>
              <w:pStyle w:val="CopticCross"/>
            </w:pPr>
            <w:r w:rsidRPr="00FB5ACB">
              <w:t>¿</w:t>
            </w:r>
          </w:p>
        </w:tc>
        <w:tc>
          <w:tcPr>
            <w:tcW w:w="3960" w:type="dxa"/>
          </w:tcPr>
          <w:p w14:paraId="534F5370" w14:textId="77777777" w:rsidR="00C74BAE" w:rsidRDefault="00C74BAE" w:rsidP="00C74BAE">
            <w:pPr>
              <w:pStyle w:val="CopticVersemulti-line"/>
            </w:pPr>
            <w:r>
              <w:t>Ⲙⲡⲉ ⲟⲩⲟⲛ ⲧⲱⲛϥ ϧⲉⲛ ⲛⲓϫⲓⲛⲙⲓⲥⲓ:</w:t>
            </w:r>
          </w:p>
          <w:p w14:paraId="2540E494" w14:textId="77777777" w:rsidR="00C74BAE" w:rsidRDefault="00C74BAE" w:rsidP="00C74BAE">
            <w:pPr>
              <w:pStyle w:val="CopticVersemulti-line"/>
            </w:pPr>
            <w:r>
              <w:t>ⲛ̀ⲧⲉ ⲛⲓϩⲓⲟⲙⲓ ⲉϥⲟ̀ⲛⲓ ⲙ̀ⲙⲟⲕ:</w:t>
            </w:r>
          </w:p>
          <w:p w14:paraId="458DC307" w14:textId="77777777" w:rsidR="00C74BAE" w:rsidRDefault="00C74BAE" w:rsidP="00C74BAE">
            <w:pPr>
              <w:pStyle w:val="CopticVersemulti-line"/>
            </w:pPr>
            <w:r>
              <w:t>ϫⲉ ⲁⲕⲙⲓϣⲓ ⲟⲩⲟϩ ⲁⲕϭⲓⲥⲓ:</w:t>
            </w:r>
          </w:p>
          <w:p w14:paraId="6A7FC566" w14:textId="77777777" w:rsidR="00C74BAE" w:rsidRPr="005130A7" w:rsidRDefault="00C74BAE" w:rsidP="00C74BAE">
            <w:pPr>
              <w:pStyle w:val="CopticVerse"/>
            </w:pPr>
            <w:r>
              <w:t>ⲁⲕϫⲉ ϯⲙⲉⲑⲙⲏⲓ ϧⲉⲛ ⲣⲱⲕ.</w:t>
            </w:r>
          </w:p>
        </w:tc>
      </w:tr>
      <w:tr w:rsidR="00C74BAE" w14:paraId="0EA05511" w14:textId="77777777" w:rsidTr="00C74BAE">
        <w:trPr>
          <w:cantSplit/>
          <w:jc w:val="center"/>
        </w:trPr>
        <w:tc>
          <w:tcPr>
            <w:tcW w:w="288" w:type="dxa"/>
          </w:tcPr>
          <w:p w14:paraId="107DDB20" w14:textId="77777777" w:rsidR="00C74BAE" w:rsidRDefault="00C74BAE" w:rsidP="00C74BAE">
            <w:pPr>
              <w:pStyle w:val="CopticCross"/>
            </w:pPr>
          </w:p>
        </w:tc>
        <w:tc>
          <w:tcPr>
            <w:tcW w:w="3960" w:type="dxa"/>
          </w:tcPr>
          <w:p w14:paraId="474C0436" w14:textId="77777777" w:rsidR="00C74BAE" w:rsidRDefault="00C74BAE" w:rsidP="00C74BAE">
            <w:pPr>
              <w:pStyle w:val="EngHang"/>
            </w:pPr>
            <w:r>
              <w:t>You are greater than a prophet,</w:t>
            </w:r>
          </w:p>
          <w:p w14:paraId="4A4A5E30" w14:textId="77777777" w:rsidR="00C74BAE" w:rsidRDefault="00C74BAE" w:rsidP="00C74BAE">
            <w:pPr>
              <w:pStyle w:val="EngHang"/>
            </w:pPr>
            <w:r>
              <w:t>You were truly exalted,</w:t>
            </w:r>
          </w:p>
          <w:p w14:paraId="220C37B9" w14:textId="77777777" w:rsidR="00C74BAE" w:rsidRDefault="00C74BAE" w:rsidP="00C74BAE">
            <w:pPr>
              <w:pStyle w:val="EngHang"/>
            </w:pPr>
            <w:r>
              <w:t>You are the friend of the Master,</w:t>
            </w:r>
          </w:p>
          <w:p w14:paraId="49C27758" w14:textId="77777777" w:rsidR="00C74BAE" w:rsidRDefault="00C74BAE" w:rsidP="00C74BAE">
            <w:pPr>
              <w:pStyle w:val="EngHangEnd"/>
            </w:pPr>
            <w:r>
              <w:t>The true Lamb of God.</w:t>
            </w:r>
          </w:p>
        </w:tc>
        <w:tc>
          <w:tcPr>
            <w:tcW w:w="288" w:type="dxa"/>
          </w:tcPr>
          <w:p w14:paraId="44693B38" w14:textId="77777777" w:rsidR="00C74BAE" w:rsidRDefault="00C74BAE" w:rsidP="00C74BAE"/>
        </w:tc>
        <w:tc>
          <w:tcPr>
            <w:tcW w:w="288" w:type="dxa"/>
          </w:tcPr>
          <w:p w14:paraId="14119B6E" w14:textId="77777777" w:rsidR="00C74BAE" w:rsidRDefault="00C74BAE" w:rsidP="00C74BAE">
            <w:pPr>
              <w:pStyle w:val="CopticCross"/>
            </w:pPr>
          </w:p>
        </w:tc>
        <w:tc>
          <w:tcPr>
            <w:tcW w:w="3960" w:type="dxa"/>
          </w:tcPr>
          <w:p w14:paraId="02847466" w14:textId="77777777" w:rsidR="00C74BAE" w:rsidRDefault="00C74BAE" w:rsidP="00C74BAE">
            <w:pPr>
              <w:pStyle w:val="CopticVersemulti-line"/>
            </w:pPr>
            <w:r>
              <w:t>Ⲛⲑⲟⲕ ⲟⲩϩⲩⲟ̀ ⲙ̀ⲡ̀ⲣⲟⲫⲏⲧⲏⲥ:</w:t>
            </w:r>
          </w:p>
          <w:p w14:paraId="2E7231B1" w14:textId="77777777" w:rsidR="00C74BAE" w:rsidRDefault="00C74BAE" w:rsidP="00C74BAE">
            <w:pPr>
              <w:pStyle w:val="CopticVersemulti-line"/>
            </w:pPr>
            <w:r>
              <w:t>ⲁⲕϭⲓⲥⲓ ϧⲉⲛ ϯⲙⲉⲑⲙⲏⲓ:</w:t>
            </w:r>
          </w:p>
          <w:p w14:paraId="6DE91576" w14:textId="77777777" w:rsidR="00C74BAE" w:rsidRDefault="00C74BAE" w:rsidP="00C74BAE">
            <w:pPr>
              <w:pStyle w:val="CopticVersemulti-line"/>
            </w:pPr>
            <w:r>
              <w:t>ⲛ̀ⲑⲟⲕ ⲡⲉ ⲡ̀ϣ̀ⲫⲏⲣ ⲙ̀ⲡⲓⲇⲉⲥⲡⲟⲧⲏⲥ:</w:t>
            </w:r>
          </w:p>
          <w:p w14:paraId="21E94F9F" w14:textId="77777777" w:rsidR="00C74BAE" w:rsidRPr="005130A7" w:rsidRDefault="00C74BAE" w:rsidP="00C74BAE">
            <w:pPr>
              <w:pStyle w:val="CopticVerse"/>
            </w:pPr>
            <w:r>
              <w:t>ⲛⲓϨⲓⲏⲃ ⲛ̀ⲧⲉ Ⲫϯ ⲙ̀ⲙⲏⲓ.</w:t>
            </w:r>
          </w:p>
        </w:tc>
      </w:tr>
      <w:tr w:rsidR="00C74BAE" w14:paraId="47C8BF32" w14:textId="77777777" w:rsidTr="00C74BAE">
        <w:trPr>
          <w:cantSplit/>
          <w:jc w:val="center"/>
        </w:trPr>
        <w:tc>
          <w:tcPr>
            <w:tcW w:w="288" w:type="dxa"/>
          </w:tcPr>
          <w:p w14:paraId="37EC1989" w14:textId="77777777" w:rsidR="00C74BAE" w:rsidRDefault="00C74BAE" w:rsidP="00C74BAE">
            <w:pPr>
              <w:pStyle w:val="CopticCross"/>
            </w:pPr>
          </w:p>
        </w:tc>
        <w:tc>
          <w:tcPr>
            <w:tcW w:w="3960" w:type="dxa"/>
          </w:tcPr>
          <w:p w14:paraId="779C649F" w14:textId="77777777" w:rsidR="00C74BAE" w:rsidRDefault="00C74BAE" w:rsidP="00C74BAE">
            <w:pPr>
              <w:pStyle w:val="EngHang"/>
            </w:pPr>
            <w:r>
              <w:t>You were adorned by your deeds,</w:t>
            </w:r>
          </w:p>
          <w:p w14:paraId="45CD2F62" w14:textId="77777777" w:rsidR="00C74BAE" w:rsidRDefault="00C74BAE" w:rsidP="00C74BAE">
            <w:pPr>
              <w:pStyle w:val="EngHang"/>
            </w:pPr>
            <w:r>
              <w:t>You witnessed to the light,</w:t>
            </w:r>
          </w:p>
          <w:p w14:paraId="6B9F93BF" w14:textId="77777777" w:rsidR="00C74BAE" w:rsidRDefault="00C74BAE" w:rsidP="00C74BAE">
            <w:pPr>
              <w:pStyle w:val="EngHang"/>
            </w:pPr>
            <w:r>
              <w:t>Which came down from heaven,</w:t>
            </w:r>
          </w:p>
          <w:p w14:paraId="63F3FBB9" w14:textId="77777777" w:rsidR="00C74BAE" w:rsidRDefault="00C74BAE" w:rsidP="00C74BAE">
            <w:pPr>
              <w:pStyle w:val="EngHangEnd"/>
            </w:pPr>
            <w:r>
              <w:t>True Light of True Light.</w:t>
            </w:r>
          </w:p>
        </w:tc>
        <w:tc>
          <w:tcPr>
            <w:tcW w:w="288" w:type="dxa"/>
          </w:tcPr>
          <w:p w14:paraId="220CD36E" w14:textId="77777777" w:rsidR="00C74BAE" w:rsidRDefault="00C74BAE" w:rsidP="00C74BAE"/>
        </w:tc>
        <w:tc>
          <w:tcPr>
            <w:tcW w:w="288" w:type="dxa"/>
          </w:tcPr>
          <w:p w14:paraId="6117FA07" w14:textId="77777777" w:rsidR="00C74BAE" w:rsidRDefault="00C74BAE" w:rsidP="00C74BAE">
            <w:pPr>
              <w:pStyle w:val="CopticCross"/>
            </w:pPr>
          </w:p>
        </w:tc>
        <w:tc>
          <w:tcPr>
            <w:tcW w:w="3960" w:type="dxa"/>
          </w:tcPr>
          <w:p w14:paraId="6FDFBAED" w14:textId="77777777" w:rsidR="00C74BAE" w:rsidRDefault="00C74BAE" w:rsidP="00C74BAE">
            <w:pPr>
              <w:pStyle w:val="CopticVersemulti-line"/>
            </w:pPr>
            <w:r>
              <w:t>Ⲝⲥⲟⲗⲥⲉⲗ ϧⲉⲛ ⲛⲉⲕϩ̀ⲃⲏⲟⲩⲓ̀:</w:t>
            </w:r>
          </w:p>
          <w:p w14:paraId="751314E0" w14:textId="77777777" w:rsidR="00C74BAE" w:rsidRDefault="00C74BAE" w:rsidP="00C74BAE">
            <w:pPr>
              <w:pStyle w:val="CopticVersemulti-line"/>
            </w:pPr>
            <w:r>
              <w:t>ⲁⲕⲉⲣⲙⲉⲑⲡⲉ ϧⲁ ⲡⲓⲞⲩⲱⲓⲛⲓ:</w:t>
            </w:r>
          </w:p>
          <w:p w14:paraId="7814BC19" w14:textId="77777777" w:rsidR="00C74BAE" w:rsidRDefault="00C74BAE" w:rsidP="00C74BAE">
            <w:pPr>
              <w:pStyle w:val="CopticVersemulti-line"/>
            </w:pPr>
            <w:r>
              <w:t>ⲉ̀ⲧⲁϥⲓ̀ ⲉ̀ⲡⲉⲥⲏⲧ ⲉ̀ⲃⲟⲗ ϧⲉⲛ ⲛⲓⲫⲏⲟⲩⲓ̀:</w:t>
            </w:r>
          </w:p>
          <w:p w14:paraId="4E810C7C" w14:textId="77777777" w:rsidR="00C74BAE" w:rsidRPr="005130A7" w:rsidRDefault="00C74BAE" w:rsidP="00C74BAE">
            <w:pPr>
              <w:pStyle w:val="CopticVerse"/>
            </w:pPr>
            <w:r>
              <w:t>Ⲟⲩⲱⲓⲛⲓ ⲡⲉ ⲉ̀ⲃⲟⲗϧⲉⲛ ⲟⲩⲞⲩⲱⲓⲛⲓ.</w:t>
            </w:r>
          </w:p>
        </w:tc>
      </w:tr>
      <w:tr w:rsidR="00C74BAE" w14:paraId="31B04B25" w14:textId="77777777" w:rsidTr="00C74BAE">
        <w:trPr>
          <w:cantSplit/>
          <w:jc w:val="center"/>
        </w:trPr>
        <w:tc>
          <w:tcPr>
            <w:tcW w:w="288" w:type="dxa"/>
          </w:tcPr>
          <w:p w14:paraId="7B5BCC4F" w14:textId="77777777" w:rsidR="00C74BAE" w:rsidRDefault="00C74BAE" w:rsidP="00C74BAE">
            <w:pPr>
              <w:pStyle w:val="CopticCross"/>
            </w:pPr>
            <w:r w:rsidRPr="00FB5ACB">
              <w:t>¿</w:t>
            </w:r>
          </w:p>
        </w:tc>
        <w:tc>
          <w:tcPr>
            <w:tcW w:w="3960" w:type="dxa"/>
          </w:tcPr>
          <w:p w14:paraId="0BB9E92A" w14:textId="77777777" w:rsidR="00C74BAE" w:rsidRDefault="00C74BAE" w:rsidP="00C74BAE">
            <w:pPr>
              <w:pStyle w:val="EngHang"/>
            </w:pPr>
            <w:r>
              <w:t>Yours is a proud name,</w:t>
            </w:r>
          </w:p>
          <w:p w14:paraId="7632AA79" w14:textId="77777777" w:rsidR="00C74BAE" w:rsidRDefault="00C74BAE" w:rsidP="00C74BAE">
            <w:pPr>
              <w:pStyle w:val="EngHang"/>
            </w:pPr>
            <w:r>
              <w:t>O cousin of Immanuel,</w:t>
            </w:r>
          </w:p>
          <w:p w14:paraId="10C2E955" w14:textId="77777777" w:rsidR="00C74BAE" w:rsidRDefault="00C74BAE" w:rsidP="00C74BAE">
            <w:pPr>
              <w:pStyle w:val="EngHang"/>
            </w:pPr>
            <w:r>
              <w:t>For you disciplined us and</w:t>
            </w:r>
          </w:p>
          <w:p w14:paraId="207E21A5" w14:textId="77777777" w:rsidR="00C74BAE" w:rsidRDefault="00C74BAE" w:rsidP="00C74BAE">
            <w:pPr>
              <w:pStyle w:val="EngHangEnd"/>
            </w:pPr>
            <w:r>
              <w:t>Became the chariot of Israel.</w:t>
            </w:r>
          </w:p>
        </w:tc>
        <w:tc>
          <w:tcPr>
            <w:tcW w:w="288" w:type="dxa"/>
          </w:tcPr>
          <w:p w14:paraId="21DD8086" w14:textId="77777777" w:rsidR="00C74BAE" w:rsidRDefault="00C74BAE" w:rsidP="00C74BAE"/>
        </w:tc>
        <w:tc>
          <w:tcPr>
            <w:tcW w:w="288" w:type="dxa"/>
          </w:tcPr>
          <w:p w14:paraId="49985664" w14:textId="77777777" w:rsidR="00C74BAE" w:rsidRDefault="00C74BAE" w:rsidP="00C74BAE">
            <w:pPr>
              <w:pStyle w:val="CopticCross"/>
            </w:pPr>
            <w:r w:rsidRPr="00FB5ACB">
              <w:t>¿</w:t>
            </w:r>
          </w:p>
        </w:tc>
        <w:tc>
          <w:tcPr>
            <w:tcW w:w="3960" w:type="dxa"/>
          </w:tcPr>
          <w:p w14:paraId="74371FA1" w14:textId="77777777" w:rsidR="00C74BAE" w:rsidRDefault="00C74BAE" w:rsidP="00C74BAE">
            <w:pPr>
              <w:pStyle w:val="CopticVersemulti-line"/>
            </w:pPr>
            <w:r>
              <w:t>Ⲟⲩⲣⲁⲛ ⲛ̀ϣⲟⲩϣⲟⲩ ⲡⲉ ⲡⲉⲕⲣⲁⲛ :</w:t>
            </w:r>
          </w:p>
          <w:p w14:paraId="01C55383" w14:textId="77777777" w:rsidR="00C74BAE" w:rsidRDefault="00C74BAE" w:rsidP="00C74BAE">
            <w:pPr>
              <w:pStyle w:val="CopticVersemulti-line"/>
            </w:pPr>
            <w:r>
              <w:t>ⲱ̀ ⲡⲓⲥⲩⲅⲅⲉⲛⲏⲥ ⲛ̀Ⲉⲙⲙⲁⲛⲟⲩⲏⲗ:</w:t>
            </w:r>
          </w:p>
          <w:p w14:paraId="0A216AFC" w14:textId="77777777" w:rsidR="00C74BAE" w:rsidRDefault="00C74BAE" w:rsidP="00C74BAE">
            <w:pPr>
              <w:pStyle w:val="CopticVersemulti-line"/>
            </w:pPr>
            <w:r>
              <w:t>ⲁⲕϣⲱⲡⲓ ⲛ̀ⲟⲩϩⲩⲡⲉⲩⲥ ⲛⲁⲛ:</w:t>
            </w:r>
          </w:p>
          <w:p w14:paraId="3F120756" w14:textId="77777777" w:rsidR="00C74BAE" w:rsidRPr="005130A7" w:rsidRDefault="00C74BAE" w:rsidP="00C74BAE">
            <w:pPr>
              <w:pStyle w:val="CopticVerse"/>
            </w:pPr>
            <w:r>
              <w:t>ⲛⲉⲙ ⲟⲩϩⲁⲣⲙⲁ ⲙ̀ⲡⲒⲥⲣⲁⲏ̀ⲗ.</w:t>
            </w:r>
          </w:p>
        </w:tc>
      </w:tr>
      <w:tr w:rsidR="00C74BAE" w14:paraId="48C340EB" w14:textId="77777777" w:rsidTr="00C74BAE">
        <w:trPr>
          <w:cantSplit/>
          <w:jc w:val="center"/>
        </w:trPr>
        <w:tc>
          <w:tcPr>
            <w:tcW w:w="288" w:type="dxa"/>
          </w:tcPr>
          <w:p w14:paraId="533F9DFC" w14:textId="77777777" w:rsidR="00C74BAE" w:rsidRDefault="00C74BAE" w:rsidP="00C74BAE">
            <w:pPr>
              <w:pStyle w:val="CopticCross"/>
            </w:pPr>
            <w:r w:rsidRPr="00FB5ACB">
              <w:t>¿</w:t>
            </w:r>
          </w:p>
        </w:tc>
        <w:tc>
          <w:tcPr>
            <w:tcW w:w="3960" w:type="dxa"/>
          </w:tcPr>
          <w:p w14:paraId="4A9CBAB1" w14:textId="77777777" w:rsidR="00C74BAE" w:rsidRDefault="00C74BAE" w:rsidP="00C74BAE">
            <w:pPr>
              <w:pStyle w:val="EngHang"/>
            </w:pPr>
            <w:r>
              <w:t>Also, he was worthy</w:t>
            </w:r>
          </w:p>
          <w:p w14:paraId="79B2F296" w14:textId="77777777" w:rsidR="00C74BAE" w:rsidRDefault="00C74BAE" w:rsidP="00C74BAE">
            <w:pPr>
              <w:pStyle w:val="EngHang"/>
            </w:pPr>
            <w:r>
              <w:t>To behold the Mystery:</w:t>
            </w:r>
          </w:p>
          <w:p w14:paraId="61115FF9" w14:textId="77777777" w:rsidR="00C74BAE" w:rsidRDefault="00C74BAE" w:rsidP="00C74BAE">
            <w:pPr>
              <w:pStyle w:val="EngHang"/>
            </w:pPr>
            <w:r>
              <w:t>The life-giving Trinity</w:t>
            </w:r>
          </w:p>
          <w:p w14:paraId="729BBA7B" w14:textId="77777777" w:rsidR="00C74BAE" w:rsidRDefault="00C74BAE" w:rsidP="00C74BAE">
            <w:pPr>
              <w:pStyle w:val="EngHangEnd"/>
            </w:pPr>
            <w:r>
              <w:t>Who abides forever.</w:t>
            </w:r>
          </w:p>
        </w:tc>
        <w:tc>
          <w:tcPr>
            <w:tcW w:w="288" w:type="dxa"/>
          </w:tcPr>
          <w:p w14:paraId="5B4DF785" w14:textId="77777777" w:rsidR="00C74BAE" w:rsidRDefault="00C74BAE" w:rsidP="00C74BAE"/>
        </w:tc>
        <w:tc>
          <w:tcPr>
            <w:tcW w:w="288" w:type="dxa"/>
          </w:tcPr>
          <w:p w14:paraId="591D8673" w14:textId="77777777" w:rsidR="00C74BAE" w:rsidRDefault="00C74BAE" w:rsidP="00C74BAE">
            <w:pPr>
              <w:pStyle w:val="CopticCross"/>
            </w:pPr>
            <w:r w:rsidRPr="00FB5ACB">
              <w:t>¿</w:t>
            </w:r>
          </w:p>
        </w:tc>
        <w:tc>
          <w:tcPr>
            <w:tcW w:w="3960" w:type="dxa"/>
          </w:tcPr>
          <w:p w14:paraId="5CBBE183" w14:textId="77777777" w:rsidR="00C74BAE" w:rsidRDefault="00C74BAE" w:rsidP="00C74BAE">
            <w:pPr>
              <w:pStyle w:val="CopticVersemulti-line"/>
            </w:pPr>
            <w:r>
              <w:t>Ⲡⲁⲗⲓⲛ ⲟⲛ ⲁϥⲉⲣⲡ̀ⲉⲙⲡ̀ϣⲁ:</w:t>
            </w:r>
          </w:p>
          <w:p w14:paraId="2EC74278" w14:textId="77777777" w:rsidR="00C74BAE" w:rsidRDefault="00C74BAE" w:rsidP="00C74BAE">
            <w:pPr>
              <w:pStyle w:val="CopticVersemulti-line"/>
            </w:pPr>
            <w:r>
              <w:t>ⲉ̀ⲛⲁⲩ ⲉ̀ⲡⲓⲙⲩⲥⲧⲏⲣⲓⲟⲛ:</w:t>
            </w:r>
          </w:p>
          <w:p w14:paraId="2D4DD44E" w14:textId="77777777" w:rsidR="00C74BAE" w:rsidRDefault="00C74BAE" w:rsidP="00C74BAE">
            <w:pPr>
              <w:pStyle w:val="CopticVersemulti-line"/>
            </w:pPr>
            <w:r>
              <w:t>ⲛ̀ϯⲦⲣⲓⲁⲥ ⲛ̀ⲣⲉϥⲧⲁⲛϧⲟ:</w:t>
            </w:r>
          </w:p>
          <w:p w14:paraId="1DD67E98" w14:textId="77777777" w:rsidR="00C74BAE" w:rsidRPr="005130A7" w:rsidRDefault="00C74BAE" w:rsidP="00C74BAE">
            <w:pPr>
              <w:pStyle w:val="CopticVerse"/>
            </w:pPr>
            <w:r>
              <w:t>ⲉⲑⲙⲏⲛ ⲉ̀ⲃⲟⲗ ϣⲁ ⲉ̀ⲛ̀ϩ.</w:t>
            </w:r>
          </w:p>
        </w:tc>
      </w:tr>
      <w:tr w:rsidR="00C74BAE" w14:paraId="60686998" w14:textId="77777777" w:rsidTr="00C74BAE">
        <w:trPr>
          <w:cantSplit/>
          <w:jc w:val="center"/>
        </w:trPr>
        <w:tc>
          <w:tcPr>
            <w:tcW w:w="288" w:type="dxa"/>
          </w:tcPr>
          <w:p w14:paraId="059E5DF4" w14:textId="77777777" w:rsidR="00C74BAE" w:rsidRDefault="00C74BAE" w:rsidP="00C74BAE">
            <w:pPr>
              <w:pStyle w:val="CopticCross"/>
            </w:pPr>
          </w:p>
        </w:tc>
        <w:tc>
          <w:tcPr>
            <w:tcW w:w="3960" w:type="dxa"/>
          </w:tcPr>
          <w:p w14:paraId="2787004E" w14:textId="77777777" w:rsidR="00C74BAE" w:rsidRDefault="00C74BAE" w:rsidP="00C74BAE">
            <w:pPr>
              <w:pStyle w:val="EngHang"/>
            </w:pPr>
            <w:r>
              <w:t>Truly, you spoke with your tongue</w:t>
            </w:r>
          </w:p>
          <w:p w14:paraId="01237FB0" w14:textId="77777777" w:rsidR="00C74BAE" w:rsidRDefault="00C74BAE" w:rsidP="00C74BAE">
            <w:pPr>
              <w:pStyle w:val="EngHang"/>
            </w:pPr>
            <w:r>
              <w:t>And reprimanded the opposers,</w:t>
            </w:r>
          </w:p>
          <w:p w14:paraId="49E64420" w14:textId="77777777" w:rsidR="00C74BAE" w:rsidRDefault="00C74BAE" w:rsidP="00C74BAE">
            <w:pPr>
              <w:pStyle w:val="EngHang"/>
            </w:pPr>
            <w:r>
              <w:t>Herod and Herodia,</w:t>
            </w:r>
          </w:p>
          <w:p w14:paraId="21D05A84" w14:textId="77777777" w:rsidR="00C74BAE" w:rsidRDefault="00C74BAE" w:rsidP="00C74BAE">
            <w:pPr>
              <w:pStyle w:val="EngHangEnd"/>
            </w:pPr>
            <w:r>
              <w:t>Before the people.</w:t>
            </w:r>
          </w:p>
        </w:tc>
        <w:tc>
          <w:tcPr>
            <w:tcW w:w="288" w:type="dxa"/>
          </w:tcPr>
          <w:p w14:paraId="512D458E" w14:textId="77777777" w:rsidR="00C74BAE" w:rsidRDefault="00C74BAE" w:rsidP="00C74BAE"/>
        </w:tc>
        <w:tc>
          <w:tcPr>
            <w:tcW w:w="288" w:type="dxa"/>
          </w:tcPr>
          <w:p w14:paraId="50D23CFD" w14:textId="77777777" w:rsidR="00C74BAE" w:rsidRDefault="00C74BAE" w:rsidP="00C74BAE">
            <w:pPr>
              <w:pStyle w:val="CopticCross"/>
            </w:pPr>
          </w:p>
        </w:tc>
        <w:tc>
          <w:tcPr>
            <w:tcW w:w="3960" w:type="dxa"/>
          </w:tcPr>
          <w:p w14:paraId="2C7A9F09" w14:textId="77777777" w:rsidR="00C74BAE" w:rsidRDefault="00C74BAE" w:rsidP="00C74BAE">
            <w:pPr>
              <w:pStyle w:val="CopticVersemulti-line"/>
            </w:pPr>
            <w:r>
              <w:t>Ⲣⲏⲧⲟⲥ ⲁⲕⲁⲥϫⲓ ϧⲉⲛ ⲡⲉⲕⲗⲁⲥ:</w:t>
            </w:r>
          </w:p>
          <w:p w14:paraId="7733F009" w14:textId="77777777" w:rsidR="00C74BAE" w:rsidRDefault="00C74BAE" w:rsidP="00C74BAE">
            <w:pPr>
              <w:pStyle w:val="CopticVersemulti-line"/>
            </w:pPr>
            <w:r>
              <w:t>ⲁⲕⲥⲟϩⲓ ⲛ̀ⲛⲓⲁ̀ⲛⲟⲙⲟⲥ:</w:t>
            </w:r>
          </w:p>
          <w:p w14:paraId="1E8C8C52" w14:textId="77777777" w:rsidR="00C74BAE" w:rsidRDefault="00C74BAE" w:rsidP="00C74BAE">
            <w:pPr>
              <w:pStyle w:val="CopticVersemulti-line"/>
            </w:pPr>
            <w:r>
              <w:t>Ⲏⲣⲱⲇⲏⲥ ⲛⲉⲙ Ⲏⲣⲱⲇⲓⲁⲥ:</w:t>
            </w:r>
          </w:p>
          <w:p w14:paraId="10EFF3CB" w14:textId="77777777" w:rsidR="00C74BAE" w:rsidRPr="005130A7" w:rsidRDefault="00C74BAE" w:rsidP="00C74BAE">
            <w:pPr>
              <w:pStyle w:val="CopticVerse"/>
            </w:pPr>
            <w:r>
              <w:t>ⲙ̀ⲡⲉⲙ̀ⲑⲟ ⲙ̀ⲡⲓⲗⲁⲟⲥ.</w:t>
            </w:r>
          </w:p>
        </w:tc>
      </w:tr>
      <w:tr w:rsidR="00C74BAE" w14:paraId="2EF7CBFD" w14:textId="77777777" w:rsidTr="00C74BAE">
        <w:trPr>
          <w:cantSplit/>
          <w:jc w:val="center"/>
        </w:trPr>
        <w:tc>
          <w:tcPr>
            <w:tcW w:w="288" w:type="dxa"/>
          </w:tcPr>
          <w:p w14:paraId="20A7C490" w14:textId="77777777" w:rsidR="00C74BAE" w:rsidRDefault="00C74BAE" w:rsidP="00C74BAE">
            <w:pPr>
              <w:pStyle w:val="CopticCross"/>
            </w:pPr>
          </w:p>
        </w:tc>
        <w:tc>
          <w:tcPr>
            <w:tcW w:w="3960" w:type="dxa"/>
          </w:tcPr>
          <w:p w14:paraId="5F2C81B5" w14:textId="77777777" w:rsidR="00C74BAE" w:rsidRDefault="00C74BAE" w:rsidP="00C74BAE">
            <w:pPr>
              <w:pStyle w:val="EngHang"/>
            </w:pPr>
            <w:r>
              <w:t>You were truly beheaded,</w:t>
            </w:r>
          </w:p>
          <w:p w14:paraId="4978DBD6" w14:textId="77777777" w:rsidR="00C74BAE" w:rsidRDefault="00C74BAE" w:rsidP="00C74BAE">
            <w:pPr>
              <w:pStyle w:val="EngHang"/>
            </w:pPr>
            <w:r>
              <w:t>And died for the truth.</w:t>
            </w:r>
          </w:p>
          <w:p w14:paraId="3C968DD7" w14:textId="77777777" w:rsidR="00C74BAE" w:rsidRDefault="00C74BAE" w:rsidP="00C74BAE">
            <w:pPr>
              <w:pStyle w:val="EngHang"/>
            </w:pPr>
            <w:r>
              <w:t>You were taken to heaven,</w:t>
            </w:r>
          </w:p>
          <w:p w14:paraId="76CC3690" w14:textId="77777777" w:rsidR="00C74BAE" w:rsidRDefault="00C74BAE" w:rsidP="00C74BAE">
            <w:pPr>
              <w:pStyle w:val="EngHangEnd"/>
            </w:pPr>
            <w:r>
              <w:t>O unfailing and humble one.</w:t>
            </w:r>
          </w:p>
        </w:tc>
        <w:tc>
          <w:tcPr>
            <w:tcW w:w="288" w:type="dxa"/>
          </w:tcPr>
          <w:p w14:paraId="13561AC4" w14:textId="77777777" w:rsidR="00C74BAE" w:rsidRDefault="00C74BAE" w:rsidP="00C74BAE"/>
        </w:tc>
        <w:tc>
          <w:tcPr>
            <w:tcW w:w="288" w:type="dxa"/>
          </w:tcPr>
          <w:p w14:paraId="694D8CC5" w14:textId="77777777" w:rsidR="00C74BAE" w:rsidRDefault="00C74BAE" w:rsidP="00C74BAE">
            <w:pPr>
              <w:pStyle w:val="CopticCross"/>
            </w:pPr>
          </w:p>
        </w:tc>
        <w:tc>
          <w:tcPr>
            <w:tcW w:w="3960" w:type="dxa"/>
          </w:tcPr>
          <w:p w14:paraId="5F1E4AEA" w14:textId="77777777" w:rsidR="00C74BAE" w:rsidRDefault="00C74BAE" w:rsidP="00C74BAE">
            <w:pPr>
              <w:pStyle w:val="CopticVersemulti-line"/>
            </w:pPr>
            <w:r>
              <w:t>Ⲥⲉ ⲟⲛⲧⲱⲥ ⲁⲩⲱ̀ⲗⲓ ⲛ̀ⲧⲉⲕⲁ̀ⲫⲉ:</w:t>
            </w:r>
          </w:p>
          <w:p w14:paraId="282CDBAF" w14:textId="77777777" w:rsidR="00C74BAE" w:rsidRDefault="00C74BAE" w:rsidP="00C74BAE">
            <w:pPr>
              <w:pStyle w:val="CopticVersemulti-line"/>
            </w:pPr>
            <w:r>
              <w:t>ⲟⲩⲟϩ ⲁⲕⲙⲟⲩ ⲉ̀ϫⲉⲛ ϯⲙⲉⲑⲙⲏⲓ:</w:t>
            </w:r>
          </w:p>
          <w:p w14:paraId="5BF498E5" w14:textId="77777777" w:rsidR="00C74BAE" w:rsidRDefault="00C74BAE" w:rsidP="00C74BAE">
            <w:pPr>
              <w:pStyle w:val="CopticVersemulti-line"/>
            </w:pPr>
            <w:r>
              <w:t>ⲁⲩⲱ̀ⲗⲓ ⲙ̀ⲙⲟⲕ ⲉ̀ⲡ̀ϣⲱⲓ ⲉ̀ⲧ̀ⲫⲉ:</w:t>
            </w:r>
          </w:p>
          <w:p w14:paraId="519A7E9A" w14:textId="77777777" w:rsidR="00C74BAE" w:rsidRPr="005130A7" w:rsidRDefault="00C74BAE" w:rsidP="00C74BAE">
            <w:pPr>
              <w:pStyle w:val="CopticVerse"/>
            </w:pPr>
            <w:r>
              <w:t>ⲱ̀ ⲡⲓⲑⲉⲃⲓⲏ̀ⲟⲩⲧ ⲉⲧⲛ̀ⲁⲧϩⲉⲓ.</w:t>
            </w:r>
          </w:p>
        </w:tc>
      </w:tr>
      <w:tr w:rsidR="00C74BAE" w14:paraId="4F6FCB4E" w14:textId="77777777" w:rsidTr="00C74BAE">
        <w:trPr>
          <w:cantSplit/>
          <w:jc w:val="center"/>
        </w:trPr>
        <w:tc>
          <w:tcPr>
            <w:tcW w:w="288" w:type="dxa"/>
          </w:tcPr>
          <w:p w14:paraId="73596DEB" w14:textId="77777777" w:rsidR="00C74BAE" w:rsidRDefault="00C74BAE" w:rsidP="00C74BAE">
            <w:pPr>
              <w:pStyle w:val="CopticCross"/>
            </w:pPr>
            <w:r w:rsidRPr="00FB5ACB">
              <w:t>¿</w:t>
            </w:r>
          </w:p>
        </w:tc>
        <w:tc>
          <w:tcPr>
            <w:tcW w:w="3960" w:type="dxa"/>
          </w:tcPr>
          <w:p w14:paraId="48DAB560" w14:textId="77777777" w:rsidR="00C74BAE" w:rsidRDefault="00C74BAE" w:rsidP="00C74BAE">
            <w:pPr>
              <w:pStyle w:val="EngHang"/>
            </w:pPr>
            <w:r>
              <w:t>We do not weary</w:t>
            </w:r>
          </w:p>
          <w:p w14:paraId="096CF806" w14:textId="77777777" w:rsidR="00C74BAE" w:rsidRDefault="00C74BAE" w:rsidP="00C74BAE">
            <w:pPr>
              <w:pStyle w:val="EngHang"/>
            </w:pPr>
            <w:r>
              <w:t xml:space="preserve">Of blessing </w:t>
            </w:r>
          </w:p>
          <w:p w14:paraId="3473B0FB" w14:textId="77777777" w:rsidR="00C74BAE" w:rsidRDefault="00C74BAE" w:rsidP="00C74BAE">
            <w:pPr>
              <w:pStyle w:val="EngHang"/>
            </w:pPr>
            <w:r>
              <w:t>And praising you</w:t>
            </w:r>
          </w:p>
          <w:p w14:paraId="55596CDE" w14:textId="56C5A505" w:rsidR="00C74BAE" w:rsidRPr="0078672A" w:rsidRDefault="009043B3" w:rsidP="00C74BAE">
            <w:pPr>
              <w:pStyle w:val="EngHangEnd"/>
            </w:pPr>
            <w:r>
              <w:t>Forever</w:t>
            </w:r>
            <w:r w:rsidR="00C74BAE">
              <w:t xml:space="preserve"> and ever.</w:t>
            </w:r>
          </w:p>
        </w:tc>
        <w:tc>
          <w:tcPr>
            <w:tcW w:w="288" w:type="dxa"/>
          </w:tcPr>
          <w:p w14:paraId="62B258C3" w14:textId="77777777" w:rsidR="00C74BAE" w:rsidRDefault="00C74BAE" w:rsidP="00C74BAE"/>
        </w:tc>
        <w:tc>
          <w:tcPr>
            <w:tcW w:w="288" w:type="dxa"/>
          </w:tcPr>
          <w:p w14:paraId="6F04220E" w14:textId="77777777" w:rsidR="00C74BAE" w:rsidRDefault="00C74BAE" w:rsidP="00C74BAE">
            <w:pPr>
              <w:pStyle w:val="CopticCross"/>
            </w:pPr>
            <w:r w:rsidRPr="00FB5ACB">
              <w:t>¿</w:t>
            </w:r>
          </w:p>
        </w:tc>
        <w:tc>
          <w:tcPr>
            <w:tcW w:w="3960" w:type="dxa"/>
          </w:tcPr>
          <w:p w14:paraId="0C9B5E89" w14:textId="77777777" w:rsidR="00C74BAE" w:rsidRDefault="00C74BAE" w:rsidP="00C74BAE">
            <w:pPr>
              <w:pStyle w:val="CopticVersemulti-line"/>
            </w:pPr>
            <w:r>
              <w:t>Ⲧⲉⲛⲛⲁϧⲓⲥⲓ ⲁⲛ ⲉ̀ⲛⲉϩ:</w:t>
            </w:r>
          </w:p>
          <w:p w14:paraId="3F867387" w14:textId="77777777" w:rsidR="00C74BAE" w:rsidRDefault="00C74BAE" w:rsidP="00C74BAE">
            <w:pPr>
              <w:pStyle w:val="CopticVersemulti-line"/>
            </w:pPr>
            <w:r>
              <w:t>ⲧⲉⲛⲉⲣⲙⲁⲕⲁⲣⲓⲍⲓⲛ ⲙ̀ⲙⲟⲕ:</w:t>
            </w:r>
          </w:p>
          <w:p w14:paraId="240AE001" w14:textId="77777777" w:rsidR="00C74BAE" w:rsidRDefault="00C74BAE" w:rsidP="00C74BAE">
            <w:pPr>
              <w:pStyle w:val="CopticVersemulti-line"/>
            </w:pPr>
            <w:r>
              <w:t>ϣⲁ ⲉ̀ⲛⲉϩ ⲛ̀ⲧⲉ ⲡⲓⲉ̀ⲛⲉϩ:</w:t>
            </w:r>
          </w:p>
          <w:p w14:paraId="504057A9" w14:textId="77777777" w:rsidR="00C74BAE" w:rsidRPr="005130A7" w:rsidRDefault="00C74BAE" w:rsidP="00C74BAE">
            <w:pPr>
              <w:pStyle w:val="CopticVerse"/>
            </w:pPr>
            <w:r>
              <w:t>ⲧⲉⲛⲉⲣⲉⲩⲫⲟⲙⲓⲛ ⲙ̀ⲙⲟⲕ.</w:t>
            </w:r>
          </w:p>
        </w:tc>
      </w:tr>
      <w:tr w:rsidR="00C74BAE" w14:paraId="65D28CCC" w14:textId="77777777" w:rsidTr="00C74BAE">
        <w:trPr>
          <w:cantSplit/>
          <w:jc w:val="center"/>
        </w:trPr>
        <w:tc>
          <w:tcPr>
            <w:tcW w:w="288" w:type="dxa"/>
          </w:tcPr>
          <w:p w14:paraId="0ED7522B" w14:textId="77777777" w:rsidR="00C74BAE" w:rsidRDefault="00C74BAE" w:rsidP="00C74BAE">
            <w:pPr>
              <w:pStyle w:val="CopticCross"/>
            </w:pPr>
            <w:r w:rsidRPr="00FB5ACB">
              <w:t>¿</w:t>
            </w:r>
          </w:p>
        </w:tc>
        <w:tc>
          <w:tcPr>
            <w:tcW w:w="3960" w:type="dxa"/>
          </w:tcPr>
          <w:p w14:paraId="7578057F" w14:textId="77777777" w:rsidR="00C74BAE" w:rsidRDefault="00C74BAE" w:rsidP="00C74BAE">
            <w:pPr>
              <w:pStyle w:val="EngHang"/>
            </w:pPr>
            <w:r>
              <w:t>Behold, your intercession</w:t>
            </w:r>
          </w:p>
          <w:p w14:paraId="1877DD17" w14:textId="77777777" w:rsidR="00C74BAE" w:rsidRDefault="00C74BAE" w:rsidP="00C74BAE">
            <w:pPr>
              <w:pStyle w:val="EngHang"/>
            </w:pPr>
            <w:r>
              <w:t>Is acceptable before your King,</w:t>
            </w:r>
          </w:p>
          <w:p w14:paraId="496969E3" w14:textId="77777777" w:rsidR="00C74BAE" w:rsidRDefault="00C74BAE" w:rsidP="00C74BAE">
            <w:pPr>
              <w:pStyle w:val="EngHang"/>
            </w:pPr>
            <w:r>
              <w:t>For you have favour</w:t>
            </w:r>
          </w:p>
          <w:p w14:paraId="6C0FFB95" w14:textId="77777777" w:rsidR="00C74BAE" w:rsidRDefault="00C74BAE" w:rsidP="00C74BAE">
            <w:pPr>
              <w:pStyle w:val="EngHangEnd"/>
            </w:pPr>
            <w:r>
              <w:t>Before the Creator.</w:t>
            </w:r>
          </w:p>
        </w:tc>
        <w:tc>
          <w:tcPr>
            <w:tcW w:w="288" w:type="dxa"/>
          </w:tcPr>
          <w:p w14:paraId="3C338654" w14:textId="77777777" w:rsidR="00C74BAE" w:rsidRDefault="00C74BAE" w:rsidP="00C74BAE"/>
        </w:tc>
        <w:tc>
          <w:tcPr>
            <w:tcW w:w="288" w:type="dxa"/>
          </w:tcPr>
          <w:p w14:paraId="1FB52074" w14:textId="77777777" w:rsidR="00C74BAE" w:rsidRDefault="00C74BAE" w:rsidP="00C74BAE">
            <w:pPr>
              <w:pStyle w:val="CopticCross"/>
            </w:pPr>
            <w:r w:rsidRPr="00FB5ACB">
              <w:t>¿</w:t>
            </w:r>
          </w:p>
        </w:tc>
        <w:tc>
          <w:tcPr>
            <w:tcW w:w="3960" w:type="dxa"/>
          </w:tcPr>
          <w:p w14:paraId="02AAD71D" w14:textId="77777777" w:rsidR="00C74BAE" w:rsidRDefault="00C74BAE" w:rsidP="00C74BAE">
            <w:pPr>
              <w:pStyle w:val="CopticVersemulti-line"/>
            </w:pPr>
            <w:r>
              <w:t>Ⲩⲡⲡⲉ ⲓⲥ ⲛⲉⲕⲡ̀ⲣⲉⲥⲃⲓⲁ:</w:t>
            </w:r>
          </w:p>
          <w:p w14:paraId="6F0B2642" w14:textId="77777777" w:rsidR="00C74BAE" w:rsidRDefault="00C74BAE" w:rsidP="00C74BAE">
            <w:pPr>
              <w:pStyle w:val="CopticVersemulti-line"/>
            </w:pPr>
            <w:r>
              <w:t>ⲉⲥϣⲏⲡ ⲛⲁϩⲣⲉⲛ ⲡⲉⲕⲞⲩⲣⲟ:</w:t>
            </w:r>
          </w:p>
          <w:p w14:paraId="19C7B10F" w14:textId="77777777" w:rsidR="00C74BAE" w:rsidRDefault="00C74BAE" w:rsidP="00C74BAE">
            <w:pPr>
              <w:pStyle w:val="CopticVersemulti-line"/>
            </w:pPr>
            <w:r>
              <w:t>ⲟⲩⲟⲛ ⲛ̀ⲧⲁⲕ ⲙ̀ⲙⲁⲩ ⲛ̀ⲟⲩⲡⲁⲣⲣⲏⲥⲓⲁ:</w:t>
            </w:r>
          </w:p>
          <w:p w14:paraId="1CE05967" w14:textId="77777777" w:rsidR="00C74BAE" w:rsidRPr="005130A7" w:rsidRDefault="00C74BAE" w:rsidP="00C74BAE">
            <w:pPr>
              <w:pStyle w:val="CopticVerse"/>
            </w:pPr>
            <w:r>
              <w:t>ⲙ̀ⲡⲉⲙ̀ⲑⲟ ⲙ̀ⲡⲓⲢⲉϥⲑⲁⲙⲓⲟ.</w:t>
            </w:r>
          </w:p>
        </w:tc>
      </w:tr>
      <w:tr w:rsidR="00C74BAE" w14:paraId="6C80377A" w14:textId="77777777" w:rsidTr="00C74BAE">
        <w:trPr>
          <w:cantSplit/>
          <w:jc w:val="center"/>
        </w:trPr>
        <w:tc>
          <w:tcPr>
            <w:tcW w:w="288" w:type="dxa"/>
          </w:tcPr>
          <w:p w14:paraId="597059C8" w14:textId="77777777" w:rsidR="00C74BAE" w:rsidRDefault="00C74BAE" w:rsidP="00C74BAE">
            <w:pPr>
              <w:pStyle w:val="CopticCross"/>
            </w:pPr>
          </w:p>
        </w:tc>
        <w:tc>
          <w:tcPr>
            <w:tcW w:w="3960" w:type="dxa"/>
          </w:tcPr>
          <w:p w14:paraId="4631282B" w14:textId="77777777" w:rsidR="00C74BAE" w:rsidRDefault="00C74BAE" w:rsidP="00C74BAE">
            <w:pPr>
              <w:pStyle w:val="EngHang"/>
            </w:pPr>
            <w:r>
              <w:t>O wonderful God,</w:t>
            </w:r>
          </w:p>
          <w:p w14:paraId="66DEE3A5" w14:textId="77777777" w:rsidR="00C74BAE" w:rsidRDefault="00C74BAE" w:rsidP="00C74BAE">
            <w:pPr>
              <w:pStyle w:val="EngHang"/>
            </w:pPr>
            <w:r>
              <w:t>In the highest,</w:t>
            </w:r>
          </w:p>
          <w:p w14:paraId="0FD00B9C" w14:textId="77777777" w:rsidR="00C74BAE" w:rsidRDefault="00C74BAE" w:rsidP="00C74BAE">
            <w:pPr>
              <w:pStyle w:val="EngHang"/>
            </w:pPr>
            <w:r>
              <w:t>Came and became Man</w:t>
            </w:r>
          </w:p>
          <w:p w14:paraId="3B5A0AE8" w14:textId="77777777" w:rsidR="00C74BAE" w:rsidRDefault="00C74BAE" w:rsidP="00C74BAE">
            <w:pPr>
              <w:pStyle w:val="EngHangEnd"/>
            </w:pPr>
            <w:r>
              <w:t>And made us His people.</w:t>
            </w:r>
          </w:p>
        </w:tc>
        <w:tc>
          <w:tcPr>
            <w:tcW w:w="288" w:type="dxa"/>
          </w:tcPr>
          <w:p w14:paraId="086138B5" w14:textId="77777777" w:rsidR="00C74BAE" w:rsidRDefault="00C74BAE" w:rsidP="00C74BAE"/>
        </w:tc>
        <w:tc>
          <w:tcPr>
            <w:tcW w:w="288" w:type="dxa"/>
          </w:tcPr>
          <w:p w14:paraId="14C923BD" w14:textId="77777777" w:rsidR="00C74BAE" w:rsidRDefault="00C74BAE" w:rsidP="00C74BAE">
            <w:pPr>
              <w:pStyle w:val="CopticCross"/>
            </w:pPr>
          </w:p>
        </w:tc>
        <w:tc>
          <w:tcPr>
            <w:tcW w:w="3960" w:type="dxa"/>
          </w:tcPr>
          <w:p w14:paraId="036CD50B" w14:textId="77777777" w:rsidR="00C74BAE" w:rsidRDefault="00C74BAE" w:rsidP="00C74BAE">
            <w:pPr>
              <w:pStyle w:val="CopticVersemulti-line"/>
            </w:pPr>
            <w:r>
              <w:t>Ⲫϯ ⲫⲏⲉⲧⲟⲓ ⲛ̀ϣ̀ⲫⲏⲣⲓ:</w:t>
            </w:r>
          </w:p>
          <w:p w14:paraId="0135B023" w14:textId="77777777" w:rsidR="00C74BAE" w:rsidRDefault="00C74BAE" w:rsidP="00C74BAE">
            <w:pPr>
              <w:pStyle w:val="CopticVersemulti-line"/>
            </w:pPr>
            <w:r>
              <w:t>ϧⲉⲛ ⲛⲏⲉⲧϭⲟⲥⲓ ⲛ̀ⲧⲁϥ:</w:t>
            </w:r>
          </w:p>
          <w:p w14:paraId="03B2D77B" w14:textId="77777777" w:rsidR="00C74BAE" w:rsidRDefault="00C74BAE" w:rsidP="00C74BAE">
            <w:pPr>
              <w:pStyle w:val="CopticVersemulti-line"/>
            </w:pPr>
            <w:r>
              <w:t>ⲫⲏⲉ̀ⲧⲁϥ̀ⲓ ⲟⲩⲟϩ ⲁϥⲉⲣⲣⲱⲙⲓ:</w:t>
            </w:r>
          </w:p>
          <w:p w14:paraId="7F0135F7" w14:textId="77777777" w:rsidR="00C74BAE" w:rsidRPr="005130A7" w:rsidRDefault="00C74BAE" w:rsidP="00C74BAE">
            <w:pPr>
              <w:pStyle w:val="CopticVerse"/>
            </w:pPr>
            <w:r>
              <w:t>ⲁϥⲁⲓⲧⲉⲛ ⲛ̀ⲟⲩⲗⲁⲟⲥ ⲛⲁϥ.</w:t>
            </w:r>
          </w:p>
        </w:tc>
      </w:tr>
      <w:tr w:rsidR="00C74BAE" w14:paraId="7904F0DE" w14:textId="77777777" w:rsidTr="00C74BAE">
        <w:trPr>
          <w:cantSplit/>
          <w:jc w:val="center"/>
        </w:trPr>
        <w:tc>
          <w:tcPr>
            <w:tcW w:w="288" w:type="dxa"/>
          </w:tcPr>
          <w:p w14:paraId="0DDD2FBF" w14:textId="77777777" w:rsidR="00C74BAE" w:rsidRDefault="00C74BAE" w:rsidP="00C74BAE">
            <w:pPr>
              <w:pStyle w:val="CopticCross"/>
            </w:pPr>
          </w:p>
        </w:tc>
        <w:tc>
          <w:tcPr>
            <w:tcW w:w="3960" w:type="dxa"/>
          </w:tcPr>
          <w:p w14:paraId="797D5F91" w14:textId="77777777" w:rsidR="00C74BAE" w:rsidRDefault="00C74BAE" w:rsidP="00C74BAE">
            <w:pPr>
              <w:pStyle w:val="EngHang"/>
            </w:pPr>
            <w:r>
              <w:t>Forgive our transgresses,</w:t>
            </w:r>
          </w:p>
          <w:p w14:paraId="59C82BD2" w14:textId="77777777" w:rsidR="00C74BAE" w:rsidRDefault="00C74BAE" w:rsidP="00C74BAE">
            <w:pPr>
              <w:pStyle w:val="EngHang"/>
            </w:pPr>
            <w:r>
              <w:t>O good lover of mankind,</w:t>
            </w:r>
          </w:p>
          <w:p w14:paraId="6F45F1BA" w14:textId="77777777" w:rsidR="00C74BAE" w:rsidRDefault="00C74BAE" w:rsidP="00C74BAE">
            <w:pPr>
              <w:pStyle w:val="EngHang"/>
            </w:pPr>
            <w:r>
              <w:t>Through the mediations</w:t>
            </w:r>
          </w:p>
          <w:p w14:paraId="69574FA0" w14:textId="77777777" w:rsidR="00C74BAE" w:rsidRDefault="00C74BAE" w:rsidP="00C74BAE">
            <w:pPr>
              <w:pStyle w:val="EngHangEnd"/>
            </w:pPr>
            <w:r>
              <w:t>Of Your forerunner.</w:t>
            </w:r>
          </w:p>
        </w:tc>
        <w:tc>
          <w:tcPr>
            <w:tcW w:w="288" w:type="dxa"/>
          </w:tcPr>
          <w:p w14:paraId="55968C0F" w14:textId="77777777" w:rsidR="00C74BAE" w:rsidRDefault="00C74BAE" w:rsidP="00C74BAE"/>
        </w:tc>
        <w:tc>
          <w:tcPr>
            <w:tcW w:w="288" w:type="dxa"/>
          </w:tcPr>
          <w:p w14:paraId="0B87FA9D" w14:textId="77777777" w:rsidR="00C74BAE" w:rsidRDefault="00C74BAE" w:rsidP="00C74BAE">
            <w:pPr>
              <w:pStyle w:val="CopticCross"/>
            </w:pPr>
          </w:p>
        </w:tc>
        <w:tc>
          <w:tcPr>
            <w:tcW w:w="3960" w:type="dxa"/>
          </w:tcPr>
          <w:p w14:paraId="7AA6005F" w14:textId="77777777" w:rsidR="00C74BAE" w:rsidRDefault="00C74BAE" w:rsidP="00C74BAE">
            <w:pPr>
              <w:pStyle w:val="CopticVersemulti-line"/>
            </w:pPr>
            <w:r>
              <w:t>Ⲭⲱ ⲛⲁⲛ ⲉ̀ⲃⲟⲗ ⲛ̀ⲛⲉⲛⲁ̀ⲛⲟⲙⲓⲁ:</w:t>
            </w:r>
          </w:p>
          <w:p w14:paraId="4D692436" w14:textId="77777777" w:rsidR="00C74BAE" w:rsidRDefault="00C74BAE" w:rsidP="00C74BAE">
            <w:pPr>
              <w:pStyle w:val="CopticVersemulti-line"/>
            </w:pPr>
            <w:r>
              <w:t>ⲱ̀ ⲡⲓⲘⲁⲓⲣⲱⲙⲓ ⲛ̀ⲁ̀ⲅⲁⲑⲟⲥ:</w:t>
            </w:r>
          </w:p>
          <w:p w14:paraId="559F1471" w14:textId="77777777" w:rsidR="00C74BAE" w:rsidRDefault="00C74BAE" w:rsidP="00C74BAE">
            <w:pPr>
              <w:pStyle w:val="CopticVersemulti-line"/>
            </w:pPr>
            <w:r>
              <w:t>ϩⲓⲧⲉⲛ ϯⲙⲉⲧⲙⲉⲥⲓⲧⲓⲁ:</w:t>
            </w:r>
          </w:p>
          <w:p w14:paraId="52E0114F" w14:textId="77777777" w:rsidR="00C74BAE" w:rsidRPr="005130A7" w:rsidRDefault="00C74BAE" w:rsidP="00C74BAE">
            <w:pPr>
              <w:pStyle w:val="CopticVerse"/>
            </w:pPr>
            <w:r>
              <w:t>ⲛ̀ⲧⲉ ⲡⲉⲕⲡ̀ⲣⲟⲇⲣⲟⲙⲟⲥ.</w:t>
            </w:r>
          </w:p>
        </w:tc>
      </w:tr>
      <w:tr w:rsidR="00C74BAE" w14:paraId="2FAEA912" w14:textId="77777777" w:rsidTr="00C74BAE">
        <w:trPr>
          <w:cantSplit/>
          <w:jc w:val="center"/>
        </w:trPr>
        <w:tc>
          <w:tcPr>
            <w:tcW w:w="288" w:type="dxa"/>
          </w:tcPr>
          <w:p w14:paraId="4D996770" w14:textId="77777777" w:rsidR="00C74BAE" w:rsidRPr="003209AF" w:rsidRDefault="00C74BAE" w:rsidP="00C74BAE">
            <w:pPr>
              <w:pStyle w:val="CopticCross"/>
              <w:rPr>
                <w:b/>
              </w:rPr>
            </w:pPr>
            <w:r w:rsidRPr="00FB5ACB">
              <w:lastRenderedPageBreak/>
              <w:t>¿</w:t>
            </w:r>
          </w:p>
        </w:tc>
        <w:tc>
          <w:tcPr>
            <w:tcW w:w="3960" w:type="dxa"/>
          </w:tcPr>
          <w:p w14:paraId="11221805" w14:textId="77777777" w:rsidR="00C74BAE" w:rsidRDefault="00C74BAE" w:rsidP="00C74BAE">
            <w:pPr>
              <w:pStyle w:val="EngHang"/>
            </w:pPr>
            <w:r>
              <w:t>Repose in the bosom of Abraham,</w:t>
            </w:r>
          </w:p>
          <w:p w14:paraId="6400339B" w14:textId="77777777" w:rsidR="00C74BAE" w:rsidRDefault="00C74BAE" w:rsidP="00C74BAE">
            <w:pPr>
              <w:pStyle w:val="EngHang"/>
            </w:pPr>
            <w:r>
              <w:t>All souls who have</w:t>
            </w:r>
          </w:p>
          <w:p w14:paraId="76C8BF8F" w14:textId="77777777" w:rsidR="00C74BAE" w:rsidRDefault="00C74BAE" w:rsidP="00C74BAE">
            <w:pPr>
              <w:pStyle w:val="EngHang"/>
            </w:pPr>
            <w:r>
              <w:t>Departed from this life,</w:t>
            </w:r>
          </w:p>
          <w:p w14:paraId="0E69D3A1" w14:textId="77777777" w:rsidR="00C74BAE" w:rsidRDefault="00C74BAE" w:rsidP="00C74BAE">
            <w:pPr>
              <w:pStyle w:val="EngHangEnd"/>
            </w:pPr>
            <w:r>
              <w:t>In newness and mercy.</w:t>
            </w:r>
          </w:p>
        </w:tc>
        <w:tc>
          <w:tcPr>
            <w:tcW w:w="288" w:type="dxa"/>
          </w:tcPr>
          <w:p w14:paraId="0CE87293" w14:textId="77777777" w:rsidR="00C74BAE" w:rsidRDefault="00C74BAE" w:rsidP="00C74BAE"/>
        </w:tc>
        <w:tc>
          <w:tcPr>
            <w:tcW w:w="288" w:type="dxa"/>
          </w:tcPr>
          <w:p w14:paraId="4C8035E3" w14:textId="77777777" w:rsidR="00C74BAE" w:rsidRDefault="00C74BAE" w:rsidP="00C74BAE">
            <w:pPr>
              <w:pStyle w:val="CopticCross"/>
            </w:pPr>
            <w:r w:rsidRPr="00FB5ACB">
              <w:t>¿</w:t>
            </w:r>
          </w:p>
        </w:tc>
        <w:tc>
          <w:tcPr>
            <w:tcW w:w="3960" w:type="dxa"/>
          </w:tcPr>
          <w:p w14:paraId="6DA0200D" w14:textId="77777777" w:rsidR="00C74BAE" w:rsidRDefault="00C74BAE" w:rsidP="00C74BAE">
            <w:pPr>
              <w:pStyle w:val="CopticVersemulti-line"/>
            </w:pPr>
            <w:r>
              <w:t>Ⲯⲩⲭⲏ ⲛⲓⲃⲉⲛ ⲉ̀ⲧⲁⲩⲫⲟⲣϫⲟⲩ:</w:t>
            </w:r>
          </w:p>
          <w:p w14:paraId="32FA83B7" w14:textId="77777777" w:rsidR="00C74BAE" w:rsidRDefault="00C74BAE" w:rsidP="00C74BAE">
            <w:pPr>
              <w:pStyle w:val="CopticVersemulti-line"/>
            </w:pPr>
            <w:r>
              <w:t>ⲉ̀ⲃⲟⲗϧⲉⲛ ⲡⲁⲓⲃⲓⲟⲥ ⲫⲁⲓ:</w:t>
            </w:r>
          </w:p>
          <w:p w14:paraId="4F9BDA06" w14:textId="77777777" w:rsidR="00C74BAE" w:rsidRDefault="00C74BAE" w:rsidP="00C74BAE">
            <w:pPr>
              <w:pStyle w:val="CopticVersemulti-line"/>
            </w:pPr>
            <w:r>
              <w:t>ϧⲉⲛ ⲕⲉⲛϧ ⲛ̀Ⲁⲃⲣⲁⲁⲙ ⲣⲟⲑⲃⲟⲩ:</w:t>
            </w:r>
          </w:p>
          <w:p w14:paraId="2907EA27" w14:textId="77777777" w:rsidR="00C74BAE" w:rsidRPr="005130A7" w:rsidRDefault="00C74BAE" w:rsidP="00C74BAE">
            <w:pPr>
              <w:pStyle w:val="CopticVerse"/>
            </w:pPr>
            <w:r>
              <w:t>ϧⲉⲛ ⲟⲩⲙⲉⲧⲃⲉⲣⲓ ⲛⲉⲙ ⲟⲩⲛⲁⲓ.</w:t>
            </w:r>
          </w:p>
        </w:tc>
      </w:tr>
      <w:tr w:rsidR="00C74BAE" w14:paraId="554EDB44" w14:textId="77777777" w:rsidTr="00C74BAE">
        <w:trPr>
          <w:cantSplit/>
          <w:jc w:val="center"/>
        </w:trPr>
        <w:tc>
          <w:tcPr>
            <w:tcW w:w="288" w:type="dxa"/>
          </w:tcPr>
          <w:p w14:paraId="5A98D547" w14:textId="77777777" w:rsidR="00C74BAE" w:rsidRDefault="00C74BAE" w:rsidP="00C74BAE">
            <w:pPr>
              <w:pStyle w:val="CopticCross"/>
            </w:pPr>
            <w:r w:rsidRPr="00FB5ACB">
              <w:t>¿</w:t>
            </w:r>
          </w:p>
        </w:tc>
        <w:tc>
          <w:tcPr>
            <w:tcW w:w="3960" w:type="dxa"/>
          </w:tcPr>
          <w:p w14:paraId="343AF869" w14:textId="77777777" w:rsidR="00C74BAE" w:rsidRDefault="00C74BAE" w:rsidP="00C74BAE">
            <w:pPr>
              <w:pStyle w:val="EngHang"/>
            </w:pPr>
            <w:r>
              <w:t>O Holy and long-suffering,</w:t>
            </w:r>
          </w:p>
          <w:p w14:paraId="55589209" w14:textId="77777777" w:rsidR="00C74BAE" w:rsidRDefault="00C74BAE" w:rsidP="00C74BAE">
            <w:pPr>
              <w:pStyle w:val="EngHang"/>
            </w:pPr>
            <w:r>
              <w:t>Forgive me my sins</w:t>
            </w:r>
          </w:p>
          <w:p w14:paraId="41E73E75" w14:textId="77777777" w:rsidR="00C74BAE" w:rsidRDefault="00C74BAE" w:rsidP="00C74BAE">
            <w:pPr>
              <w:pStyle w:val="EngHang"/>
            </w:pPr>
            <w:r>
              <w:t>For the sake of Your saint,</w:t>
            </w:r>
          </w:p>
          <w:p w14:paraId="5F53EA84" w14:textId="77777777" w:rsidR="00C74BAE" w:rsidRDefault="00C74BAE" w:rsidP="00C74BAE">
            <w:pPr>
              <w:pStyle w:val="EngHangEnd"/>
            </w:pPr>
            <w:r>
              <w:t>John the Baptist.</w:t>
            </w:r>
          </w:p>
        </w:tc>
        <w:tc>
          <w:tcPr>
            <w:tcW w:w="288" w:type="dxa"/>
          </w:tcPr>
          <w:p w14:paraId="3158A5E4" w14:textId="77777777" w:rsidR="00C74BAE" w:rsidRDefault="00C74BAE" w:rsidP="00C74BAE"/>
        </w:tc>
        <w:tc>
          <w:tcPr>
            <w:tcW w:w="288" w:type="dxa"/>
          </w:tcPr>
          <w:p w14:paraId="30E0F0CC" w14:textId="77777777" w:rsidR="00C74BAE" w:rsidRDefault="00C74BAE" w:rsidP="00C74BAE">
            <w:pPr>
              <w:pStyle w:val="CopticCross"/>
            </w:pPr>
            <w:r w:rsidRPr="00FB5ACB">
              <w:t>¿</w:t>
            </w:r>
          </w:p>
        </w:tc>
        <w:tc>
          <w:tcPr>
            <w:tcW w:w="3960" w:type="dxa"/>
          </w:tcPr>
          <w:p w14:paraId="40829B33" w14:textId="77777777" w:rsidR="00C74BAE" w:rsidRDefault="00C74BAE" w:rsidP="00C74BAE">
            <w:pPr>
              <w:pStyle w:val="CopticVersemulti-line"/>
              <w:rPr>
                <w:rFonts w:eastAsia="Arial Unicode MS" w:cs="FreeSerifAvvaShenouda"/>
              </w:rPr>
            </w:pPr>
            <w:r>
              <w:rPr>
                <w:rFonts w:eastAsia="Arial Unicode MS" w:cs="FreeSerifAvvaShenouda"/>
              </w:rPr>
              <w:t>Ⲱⲟⲩⲛ̀ϩⲏⲧ ⲱ̀ ⲫⲏⲉ̄ⲑ̄ⲩ̄.</w:t>
            </w:r>
          </w:p>
          <w:p w14:paraId="6D88CC3D" w14:textId="77777777" w:rsidR="00C74BAE" w:rsidRDefault="00C74BAE" w:rsidP="00C74BAE">
            <w:pPr>
              <w:pStyle w:val="CopticVersemulti-line"/>
              <w:rPr>
                <w:rFonts w:eastAsia="Arial Unicode MS" w:cs="FreeSerifAvvaShenouda"/>
              </w:rPr>
            </w:pPr>
            <w:r>
              <w:rPr>
                <w:rFonts w:eastAsia="Arial Unicode MS" w:cs="FreeSerifAvvaShenouda"/>
              </w:rPr>
              <w:t>ⲭⲱ ⲛⲏⲓ ⲉ̀ⲃⲟⲗ ⲛ̀ⲛⲁⲁ̀ⲛⲟⲙⲓⲁ:</w:t>
            </w:r>
          </w:p>
          <w:p w14:paraId="341042C3" w14:textId="77777777" w:rsidR="00C74BAE" w:rsidRDefault="00C74BAE" w:rsidP="00C74BAE">
            <w:pPr>
              <w:pStyle w:val="CopticVersemulti-line"/>
              <w:rPr>
                <w:rFonts w:eastAsia="Arial Unicode MS" w:cs="FreeSerifAvvaShenouda"/>
              </w:rPr>
            </w:pPr>
            <w:r>
              <w:rPr>
                <w:rFonts w:eastAsia="Arial Unicode MS" w:cs="FreeSerifAvvaShenouda"/>
              </w:rPr>
              <w:t>ⲉⲑⲃⲉ ⲡⲉⲕⲃⲱⲕ ⲉ̄ⲑ̄ⲩ̄:</w:t>
            </w:r>
          </w:p>
          <w:p w14:paraId="6EDDFD64" w14:textId="77777777" w:rsidR="00C74BAE" w:rsidRPr="00384F62" w:rsidRDefault="00C74BAE" w:rsidP="00C74BAE">
            <w:pPr>
              <w:pStyle w:val="CopticVerse"/>
            </w:pPr>
            <w:r>
              <w:t>Ⲓⲱⲁⲛⲛⲏⲥ ⲫⲁ ϯⲡⲁⲣⲑⲉⲛⲓⲁ.</w:t>
            </w:r>
          </w:p>
        </w:tc>
      </w:tr>
    </w:tbl>
    <w:p w14:paraId="4D3E95F2" w14:textId="77777777" w:rsidR="00C74BAE" w:rsidRPr="00C74BAE" w:rsidRDefault="00C74BAE" w:rsidP="00C74BAE"/>
    <w:p w14:paraId="750B415F" w14:textId="77777777" w:rsidR="00FF5FF3" w:rsidRDefault="00FF5FF3" w:rsidP="00FF5FF3">
      <w:pPr>
        <w:pStyle w:val="Heading4"/>
      </w:pPr>
      <w:bookmarkStart w:id="1436" w:name="_Ref434475411"/>
      <w:r>
        <w:t>The Friday Psali Batos</w:t>
      </w:r>
      <w:r w:rsidR="006C1B94">
        <w:t xml:space="preserve"> for Theophany</w:t>
      </w:r>
      <w:bookmarkEnd w:id="143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B50F9" w14:paraId="47BAAA28" w14:textId="77777777" w:rsidTr="00BB50F9">
        <w:trPr>
          <w:cantSplit/>
          <w:jc w:val="center"/>
        </w:trPr>
        <w:tc>
          <w:tcPr>
            <w:tcW w:w="288" w:type="dxa"/>
          </w:tcPr>
          <w:p w14:paraId="4BD7DF42" w14:textId="77777777" w:rsidR="00BB50F9" w:rsidRDefault="00BB50F9" w:rsidP="00BB50F9">
            <w:pPr>
              <w:pStyle w:val="CopticCross"/>
            </w:pPr>
          </w:p>
        </w:tc>
        <w:tc>
          <w:tcPr>
            <w:tcW w:w="3960" w:type="dxa"/>
          </w:tcPr>
          <w:p w14:paraId="339CC9A9" w14:textId="77777777" w:rsidR="00BB50F9" w:rsidRDefault="00BB50F9" w:rsidP="00BB50F9">
            <w:pPr>
              <w:pStyle w:val="EngHang"/>
            </w:pPr>
            <w:r>
              <w:t>The forerunner,</w:t>
            </w:r>
          </w:p>
          <w:p w14:paraId="20F11457" w14:textId="77777777" w:rsidR="00BB50F9" w:rsidRDefault="00BB50F9" w:rsidP="00BB50F9">
            <w:pPr>
              <w:pStyle w:val="EngHang"/>
            </w:pPr>
            <w:r>
              <w:t>The cousin of Immanuel,</w:t>
            </w:r>
          </w:p>
          <w:p w14:paraId="5BA60D12" w14:textId="77777777" w:rsidR="00BB50F9" w:rsidRDefault="00BB50F9" w:rsidP="00BB50F9">
            <w:pPr>
              <w:pStyle w:val="EngHang"/>
            </w:pPr>
            <w:r>
              <w:t>John the Baptist</w:t>
            </w:r>
          </w:p>
          <w:p w14:paraId="0C503F9D" w14:textId="77777777" w:rsidR="00BB50F9" w:rsidRDefault="00BB50F9" w:rsidP="00BB50F9">
            <w:pPr>
              <w:pStyle w:val="EngHangEnd"/>
            </w:pPr>
            <w:r>
              <w:t>Came to the land of Israel,</w:t>
            </w:r>
          </w:p>
        </w:tc>
        <w:tc>
          <w:tcPr>
            <w:tcW w:w="288" w:type="dxa"/>
          </w:tcPr>
          <w:p w14:paraId="7DA515DD" w14:textId="77777777" w:rsidR="00BB50F9" w:rsidRDefault="00BB50F9" w:rsidP="00BB50F9"/>
        </w:tc>
        <w:tc>
          <w:tcPr>
            <w:tcW w:w="288" w:type="dxa"/>
          </w:tcPr>
          <w:p w14:paraId="4144C974" w14:textId="77777777" w:rsidR="00BB50F9" w:rsidRDefault="00BB50F9" w:rsidP="00BB50F9">
            <w:pPr>
              <w:pStyle w:val="CopticCross"/>
            </w:pPr>
          </w:p>
        </w:tc>
        <w:tc>
          <w:tcPr>
            <w:tcW w:w="3960" w:type="dxa"/>
          </w:tcPr>
          <w:p w14:paraId="06F13EE3" w14:textId="77777777" w:rsidR="00BB50F9" w:rsidRDefault="00BB50F9" w:rsidP="00BB50F9">
            <w:pPr>
              <w:pStyle w:val="CopticVersemulti-line"/>
            </w:pPr>
            <w:r>
              <w:t>Ⲁϥ̀ⲓ ⲛ̀ϫⲉ ⲡⲓⲡ̀ⲣⲟⲇⲣⲟⲙⲟⲥ:</w:t>
            </w:r>
          </w:p>
          <w:p w14:paraId="70063279" w14:textId="77777777" w:rsidR="00BB50F9" w:rsidRDefault="00BB50F9" w:rsidP="00BB50F9">
            <w:pPr>
              <w:pStyle w:val="CopticVersemulti-line"/>
            </w:pPr>
            <w:r>
              <w:t>ⲡⲓⲥⲉⲩⲅⲅⲉⲛⲏⲥ ⲛ̀Ⲉⲙⲙⲁⲛⲟⲩⲏⲗ:</w:t>
            </w:r>
          </w:p>
          <w:p w14:paraId="38CB4C03" w14:textId="77777777" w:rsidR="00BB50F9" w:rsidRDefault="00BB50F9" w:rsidP="00BB50F9">
            <w:pPr>
              <w:pStyle w:val="CopticVersemulti-line"/>
            </w:pPr>
            <w:r>
              <w:t>Ⲓⲱⲁⲛⲛⲏⲥ ⲡⲓⲣⲉϥϯⲱⲙⲥ:</w:t>
            </w:r>
          </w:p>
          <w:p w14:paraId="6A2FD2E6" w14:textId="77777777" w:rsidR="00BB50F9" w:rsidRPr="00C35319" w:rsidRDefault="00BB50F9" w:rsidP="00BB50F9">
            <w:pPr>
              <w:pStyle w:val="CopticVerse"/>
            </w:pPr>
            <w:r>
              <w:t>ⲉ̀ⲡ̀ⲕⲁϩⲓ ⲛ̀ⲧⲉ ⲡⲒⲥⲣⲁⲏⲗ.</w:t>
            </w:r>
          </w:p>
        </w:tc>
      </w:tr>
      <w:tr w:rsidR="00BB50F9" w14:paraId="6902D887" w14:textId="77777777" w:rsidTr="00BB50F9">
        <w:trPr>
          <w:cantSplit/>
          <w:jc w:val="center"/>
        </w:trPr>
        <w:tc>
          <w:tcPr>
            <w:tcW w:w="288" w:type="dxa"/>
          </w:tcPr>
          <w:p w14:paraId="5F1E89E2" w14:textId="77777777" w:rsidR="00BB50F9" w:rsidRDefault="00BB50F9" w:rsidP="00BB50F9">
            <w:pPr>
              <w:pStyle w:val="CopticCross"/>
            </w:pPr>
          </w:p>
        </w:tc>
        <w:tc>
          <w:tcPr>
            <w:tcW w:w="3960" w:type="dxa"/>
          </w:tcPr>
          <w:p w14:paraId="319C9CA3" w14:textId="77777777" w:rsidR="00BB50F9" w:rsidRDefault="00BB50F9" w:rsidP="00BB50F9">
            <w:pPr>
              <w:pStyle w:val="EngHang"/>
            </w:pPr>
            <w:r>
              <w:t>Baptising in the waters</w:t>
            </w:r>
          </w:p>
          <w:p w14:paraId="6031E484" w14:textId="77777777" w:rsidR="00BB50F9" w:rsidRDefault="00BB50F9" w:rsidP="00BB50F9">
            <w:pPr>
              <w:pStyle w:val="EngHang"/>
            </w:pPr>
            <w:r>
              <w:t>Of the river Jordan, saying,</w:t>
            </w:r>
          </w:p>
          <w:p w14:paraId="75188AD8" w14:textId="77777777" w:rsidR="00BB50F9" w:rsidRDefault="00BB50F9" w:rsidP="00BB50F9">
            <w:pPr>
              <w:pStyle w:val="EngHang"/>
            </w:pPr>
            <w:r>
              <w:t>“The Kingdom of Heaven</w:t>
            </w:r>
          </w:p>
          <w:p w14:paraId="49937A14" w14:textId="77777777" w:rsidR="00BB50F9" w:rsidRDefault="00BB50F9" w:rsidP="00BB50F9">
            <w:pPr>
              <w:pStyle w:val="EngHangEnd"/>
            </w:pPr>
            <w:r>
              <w:t>Is at hand.</w:t>
            </w:r>
          </w:p>
        </w:tc>
        <w:tc>
          <w:tcPr>
            <w:tcW w:w="288" w:type="dxa"/>
          </w:tcPr>
          <w:p w14:paraId="39BF239D" w14:textId="77777777" w:rsidR="00BB50F9" w:rsidRDefault="00BB50F9" w:rsidP="00BB50F9"/>
        </w:tc>
        <w:tc>
          <w:tcPr>
            <w:tcW w:w="288" w:type="dxa"/>
          </w:tcPr>
          <w:p w14:paraId="74C60969" w14:textId="77777777" w:rsidR="00BB50F9" w:rsidRDefault="00BB50F9" w:rsidP="00BB50F9">
            <w:pPr>
              <w:pStyle w:val="CopticCross"/>
            </w:pPr>
          </w:p>
        </w:tc>
        <w:tc>
          <w:tcPr>
            <w:tcW w:w="3960" w:type="dxa"/>
          </w:tcPr>
          <w:p w14:paraId="6C63F701" w14:textId="77777777" w:rsidR="00BB50F9" w:rsidRDefault="00BB50F9" w:rsidP="00BB50F9">
            <w:pPr>
              <w:pStyle w:val="CopticVersemulti-line"/>
            </w:pPr>
            <w:r>
              <w:t>Ⲃⲁⲡⲧⲓⲥⲓⲛ ϧⲉⲛ ⲫ̀ⲁⲓⲣⲟ:</w:t>
            </w:r>
          </w:p>
          <w:p w14:paraId="5207D6ED" w14:textId="77777777" w:rsidR="00BB50F9" w:rsidRDefault="00BB50F9" w:rsidP="00BB50F9">
            <w:pPr>
              <w:pStyle w:val="CopticVersemulti-line"/>
            </w:pPr>
            <w:r>
              <w:t>ⲙ̀ⲡⲓⲙⲱⲟⲩ ⲛ̀ⲧⲉ ⲡⲓⲒⲟⲣⲇⲁⲛⲏⲥ:</w:t>
            </w:r>
          </w:p>
          <w:p w14:paraId="11CD1BCA" w14:textId="77777777" w:rsidR="00BB50F9" w:rsidRDefault="00BB50F9" w:rsidP="00BB50F9">
            <w:pPr>
              <w:pStyle w:val="CopticVersemulti-line"/>
            </w:pPr>
            <w:r>
              <w:t>ϫⲉ ⲁⲥϧⲱⲛⲧ ⲛ̀ϫⲉ ϯⲙⲉⲧⲟⲩⲣⲟ:</w:t>
            </w:r>
          </w:p>
          <w:p w14:paraId="04AFD81F" w14:textId="77777777" w:rsidR="00BB50F9" w:rsidRDefault="00BB50F9" w:rsidP="00BB50F9">
            <w:pPr>
              <w:pStyle w:val="CopticVerse"/>
            </w:pPr>
            <w:r>
              <w:t>ⲛ̀ⲧⲉ ⲛⲓⲫⲏⲟⲩⲓ̀ ϧⲉⲛ ⲟⲩⲓⲏⲥ.</w:t>
            </w:r>
          </w:p>
        </w:tc>
      </w:tr>
      <w:tr w:rsidR="00BB50F9" w14:paraId="5F511203" w14:textId="77777777" w:rsidTr="00BB50F9">
        <w:trPr>
          <w:cantSplit/>
          <w:jc w:val="center"/>
        </w:trPr>
        <w:tc>
          <w:tcPr>
            <w:tcW w:w="288" w:type="dxa"/>
          </w:tcPr>
          <w:p w14:paraId="2D39A6E2" w14:textId="77777777" w:rsidR="00BB50F9" w:rsidRDefault="00BB50F9" w:rsidP="00BB50F9">
            <w:pPr>
              <w:pStyle w:val="CopticCross"/>
            </w:pPr>
            <w:r w:rsidRPr="00FB5ACB">
              <w:t>¿</w:t>
            </w:r>
          </w:p>
        </w:tc>
        <w:tc>
          <w:tcPr>
            <w:tcW w:w="3960" w:type="dxa"/>
          </w:tcPr>
          <w:p w14:paraId="17C3FEE6" w14:textId="77777777" w:rsidR="00BB50F9" w:rsidRDefault="00BB50F9" w:rsidP="00BB50F9">
            <w:pPr>
              <w:pStyle w:val="EngHang"/>
            </w:pPr>
            <w:r>
              <w:t>O men of the house of Israel,</w:t>
            </w:r>
          </w:p>
          <w:p w14:paraId="55168C61" w14:textId="77777777" w:rsidR="00BB50F9" w:rsidRDefault="00BB50F9" w:rsidP="00BB50F9">
            <w:pPr>
              <w:pStyle w:val="EngHang"/>
            </w:pPr>
            <w:r>
              <w:t>Bring forth fruit</w:t>
            </w:r>
          </w:p>
          <w:p w14:paraId="5D14425F" w14:textId="77777777" w:rsidR="00BB50F9" w:rsidRDefault="00BB50F9" w:rsidP="00BB50F9">
            <w:pPr>
              <w:pStyle w:val="EngHang"/>
            </w:pPr>
            <w:r>
              <w:t>Of repentance</w:t>
            </w:r>
          </w:p>
          <w:p w14:paraId="6D432E3F" w14:textId="77777777" w:rsidR="00BB50F9" w:rsidRDefault="00BB50F9" w:rsidP="00BB50F9">
            <w:pPr>
              <w:pStyle w:val="EngHangEnd"/>
            </w:pPr>
            <w:r>
              <w:t>Joyfully and without despair.</w:t>
            </w:r>
          </w:p>
        </w:tc>
        <w:tc>
          <w:tcPr>
            <w:tcW w:w="288" w:type="dxa"/>
          </w:tcPr>
          <w:p w14:paraId="45520AC4" w14:textId="77777777" w:rsidR="00BB50F9" w:rsidRDefault="00BB50F9" w:rsidP="00BB50F9"/>
        </w:tc>
        <w:tc>
          <w:tcPr>
            <w:tcW w:w="288" w:type="dxa"/>
          </w:tcPr>
          <w:p w14:paraId="7773DFFC" w14:textId="77777777" w:rsidR="00BB50F9" w:rsidRDefault="00BB50F9" w:rsidP="00BB50F9">
            <w:pPr>
              <w:pStyle w:val="CopticCross"/>
            </w:pPr>
            <w:r w:rsidRPr="00FB5ACB">
              <w:t>¿</w:t>
            </w:r>
          </w:p>
        </w:tc>
        <w:tc>
          <w:tcPr>
            <w:tcW w:w="3960" w:type="dxa"/>
          </w:tcPr>
          <w:p w14:paraId="3364BE22" w14:textId="77777777" w:rsidR="00BB50F9" w:rsidRDefault="00BB50F9" w:rsidP="00BB50F9">
            <w:pPr>
              <w:pStyle w:val="CopticVersemulti-line"/>
            </w:pPr>
            <w:r>
              <w:t>Ⲅⲉⲛⲟⲥ ⲛⲓⲃⲉⲛ ⲡ̀ⲏⲓ ⲛ̀Ⲓⲟⲩⲇⲁ:</w:t>
            </w:r>
          </w:p>
          <w:p w14:paraId="3ADEF44C" w14:textId="77777777" w:rsidR="00BB50F9" w:rsidRDefault="00BB50F9" w:rsidP="00BB50F9">
            <w:pPr>
              <w:pStyle w:val="CopticVersemulti-line"/>
            </w:pPr>
            <w:r>
              <w:t>ⲁ̀ⲣⲓⲟⲩⲓ̀ ⲛ̀ⲟⲩⲟⲩⲧⲁϩ:</w:t>
            </w:r>
          </w:p>
          <w:p w14:paraId="164EC833" w14:textId="77777777" w:rsidR="00BB50F9" w:rsidRDefault="00BB50F9" w:rsidP="00BB50F9">
            <w:pPr>
              <w:pStyle w:val="CopticVersemulti-line"/>
            </w:pPr>
            <w:r>
              <w:t>ϥ̀ⲉⲙⲡ̀ϣⲁ ⲛ̀ϯⲙⲉⲧⲁⲛⲓⲁ:</w:t>
            </w:r>
          </w:p>
          <w:p w14:paraId="67631608" w14:textId="77777777" w:rsidR="00BB50F9" w:rsidRDefault="00BB50F9" w:rsidP="00BB50F9">
            <w:pPr>
              <w:pStyle w:val="CopticVerse"/>
            </w:pPr>
            <w:r>
              <w:t>ϧⲉⲛ ⲟⲩⲟⲩⲛⲟϥ ⲛ̀ⲁⲧⲙ̀ⲕⲁϩ.</w:t>
            </w:r>
          </w:p>
        </w:tc>
      </w:tr>
      <w:tr w:rsidR="00BB50F9" w14:paraId="1A027F7C" w14:textId="77777777" w:rsidTr="00BB50F9">
        <w:trPr>
          <w:cantSplit/>
          <w:jc w:val="center"/>
        </w:trPr>
        <w:tc>
          <w:tcPr>
            <w:tcW w:w="288" w:type="dxa"/>
          </w:tcPr>
          <w:p w14:paraId="442CE684" w14:textId="77777777" w:rsidR="00BB50F9" w:rsidRDefault="00BB50F9" w:rsidP="00BB50F9">
            <w:pPr>
              <w:pStyle w:val="CopticCross"/>
            </w:pPr>
            <w:r w:rsidRPr="00FB5ACB">
              <w:t>¿</w:t>
            </w:r>
          </w:p>
        </w:tc>
        <w:tc>
          <w:tcPr>
            <w:tcW w:w="3960" w:type="dxa"/>
          </w:tcPr>
          <w:p w14:paraId="09941F3D" w14:textId="77777777" w:rsidR="00BB50F9" w:rsidRDefault="00BB50F9" w:rsidP="00BB50F9">
            <w:pPr>
              <w:pStyle w:val="EngHang"/>
            </w:pPr>
            <w:r>
              <w:t>Truly, I baptize you</w:t>
            </w:r>
          </w:p>
          <w:p w14:paraId="127F0D01" w14:textId="77777777" w:rsidR="00BB50F9" w:rsidRDefault="00BB50F9" w:rsidP="00BB50F9">
            <w:pPr>
              <w:pStyle w:val="EngHang"/>
            </w:pPr>
            <w:r>
              <w:t>With the water of repentance, but</w:t>
            </w:r>
          </w:p>
          <w:p w14:paraId="2F22886D" w14:textId="77777777" w:rsidR="00BB50F9" w:rsidRDefault="00BB50F9" w:rsidP="00BB50F9">
            <w:pPr>
              <w:pStyle w:val="EngHang"/>
            </w:pPr>
            <w:r>
              <w:t>He Who is coming will baptize</w:t>
            </w:r>
          </w:p>
          <w:p w14:paraId="5AD885C1" w14:textId="77777777" w:rsidR="00BB50F9" w:rsidRDefault="00BB50F9" w:rsidP="00BB50F9">
            <w:pPr>
              <w:pStyle w:val="EngHangEnd"/>
            </w:pPr>
            <w:r>
              <w:t>With the Spirit of purity.”</w:t>
            </w:r>
          </w:p>
        </w:tc>
        <w:tc>
          <w:tcPr>
            <w:tcW w:w="288" w:type="dxa"/>
          </w:tcPr>
          <w:p w14:paraId="3F9013E1" w14:textId="77777777" w:rsidR="00BB50F9" w:rsidRDefault="00BB50F9" w:rsidP="00BB50F9"/>
        </w:tc>
        <w:tc>
          <w:tcPr>
            <w:tcW w:w="288" w:type="dxa"/>
          </w:tcPr>
          <w:p w14:paraId="1557859E" w14:textId="77777777" w:rsidR="00BB50F9" w:rsidRDefault="00BB50F9" w:rsidP="00BB50F9">
            <w:pPr>
              <w:pStyle w:val="CopticCross"/>
            </w:pPr>
            <w:r w:rsidRPr="00FB5ACB">
              <w:t>¿</w:t>
            </w:r>
          </w:p>
        </w:tc>
        <w:tc>
          <w:tcPr>
            <w:tcW w:w="3960" w:type="dxa"/>
          </w:tcPr>
          <w:p w14:paraId="59ADC0EF" w14:textId="77777777" w:rsidR="00BB50F9" w:rsidRDefault="00BB50F9" w:rsidP="00BB50F9">
            <w:pPr>
              <w:pStyle w:val="CopticVersemulti-line"/>
            </w:pPr>
            <w:r>
              <w:t>Ⲇⲓⲕⲉⲱⲥ ⲁ̀ⲛⲟⲕ ϯⲱⲙⲥ ⲙ̀ⲙⲱⲧⲉⲛ:</w:t>
            </w:r>
          </w:p>
          <w:p w14:paraId="79CF760D" w14:textId="77777777" w:rsidR="00BB50F9" w:rsidRDefault="00BB50F9" w:rsidP="00BB50F9">
            <w:pPr>
              <w:pStyle w:val="CopticVersemulti-line"/>
            </w:pPr>
            <w:r>
              <w:t>ϧⲉⲛ ⲟⲩⲙⲱⲟⲩ ⲛ̀ϯⲙⲉⲧⲁⲛⲟⲓⲁ:</w:t>
            </w:r>
          </w:p>
          <w:p w14:paraId="26F0B9C6" w14:textId="77777777" w:rsidR="00BB50F9" w:rsidRDefault="00BB50F9" w:rsidP="00BB50F9">
            <w:pPr>
              <w:pStyle w:val="CopticVersemulti-line"/>
            </w:pPr>
            <w:r>
              <w:t>ⲫⲏⲉⲑⲛⲏⲟⲩ ϥ̀ⲛⲁϯⲱⲙⲥ ⲙ̀ⲙⲱⲧⲉⲛ:</w:t>
            </w:r>
          </w:p>
          <w:p w14:paraId="7C13ADE1" w14:textId="77777777" w:rsidR="00BB50F9" w:rsidRDefault="00BB50F9" w:rsidP="00BB50F9">
            <w:pPr>
              <w:pStyle w:val="CopticVerse"/>
            </w:pPr>
            <w:r>
              <w:t>ϧⲉⲛ ⲟⲩⲡ̄ⲛ̄ⲁ̄</w:t>
            </w:r>
            <w:r w:rsidR="00FE0AE4">
              <w:t xml:space="preserve"> </w:t>
            </w:r>
            <w:r>
              <w:t>ⲛ̀ⲧⲉ ϯⲁⲅⲛⲓⲁ.</w:t>
            </w:r>
          </w:p>
        </w:tc>
      </w:tr>
      <w:tr w:rsidR="00BB50F9" w14:paraId="750D1EA8" w14:textId="77777777" w:rsidTr="00BB50F9">
        <w:trPr>
          <w:cantSplit/>
          <w:jc w:val="center"/>
        </w:trPr>
        <w:tc>
          <w:tcPr>
            <w:tcW w:w="288" w:type="dxa"/>
          </w:tcPr>
          <w:p w14:paraId="6CE17D81" w14:textId="77777777" w:rsidR="00BB50F9" w:rsidRDefault="00BB50F9" w:rsidP="00BB50F9">
            <w:pPr>
              <w:pStyle w:val="CopticCross"/>
            </w:pPr>
          </w:p>
        </w:tc>
        <w:tc>
          <w:tcPr>
            <w:tcW w:w="3960" w:type="dxa"/>
          </w:tcPr>
          <w:p w14:paraId="2198A651" w14:textId="77777777" w:rsidR="00BB50F9" w:rsidRDefault="00BB50F9" w:rsidP="00BB50F9">
            <w:pPr>
              <w:pStyle w:val="EngHang"/>
            </w:pPr>
            <w:r>
              <w:t>Therefore the blessed Isaiah</w:t>
            </w:r>
          </w:p>
          <w:p w14:paraId="78312CFE" w14:textId="77777777" w:rsidR="00BB50F9" w:rsidRDefault="00BB50F9" w:rsidP="00BB50F9">
            <w:pPr>
              <w:pStyle w:val="EngHang"/>
            </w:pPr>
            <w:r>
              <w:t>Cried out, saying,</w:t>
            </w:r>
          </w:p>
          <w:p w14:paraId="1197F5A0" w14:textId="77777777" w:rsidR="00BB50F9" w:rsidRDefault="00BB50F9" w:rsidP="00BB50F9">
            <w:pPr>
              <w:pStyle w:val="EngHang"/>
            </w:pPr>
            <w:r>
              <w:t>“The voice of one crying in the wilderness,</w:t>
            </w:r>
          </w:p>
          <w:p w14:paraId="0DB6BD97" w14:textId="77777777" w:rsidR="00BB50F9" w:rsidRDefault="00BB50F9" w:rsidP="00BB50F9">
            <w:pPr>
              <w:pStyle w:val="EngHangEnd"/>
            </w:pPr>
            <w:r>
              <w:t>Make straight the way of</w:t>
            </w:r>
          </w:p>
        </w:tc>
        <w:tc>
          <w:tcPr>
            <w:tcW w:w="288" w:type="dxa"/>
          </w:tcPr>
          <w:p w14:paraId="369401C1" w14:textId="77777777" w:rsidR="00BB50F9" w:rsidRDefault="00BB50F9" w:rsidP="00BB50F9"/>
        </w:tc>
        <w:tc>
          <w:tcPr>
            <w:tcW w:w="288" w:type="dxa"/>
          </w:tcPr>
          <w:p w14:paraId="67140FEB" w14:textId="77777777" w:rsidR="00BB50F9" w:rsidRDefault="00BB50F9" w:rsidP="00BB50F9">
            <w:pPr>
              <w:pStyle w:val="CopticCross"/>
            </w:pPr>
          </w:p>
        </w:tc>
        <w:tc>
          <w:tcPr>
            <w:tcW w:w="3960" w:type="dxa"/>
          </w:tcPr>
          <w:p w14:paraId="07B39D2A" w14:textId="77777777" w:rsidR="00BB50F9" w:rsidRDefault="00BB50F9" w:rsidP="00BB50F9">
            <w:pPr>
              <w:pStyle w:val="CopticVersemulti-line"/>
            </w:pPr>
            <w:r>
              <w:t>Ⲉⲑⲃⲉ ⲫⲁⲓ ⲁϥⲱϣ ⲉ̀ⲃⲟⲗ:</w:t>
            </w:r>
          </w:p>
          <w:p w14:paraId="10A1123A" w14:textId="77777777" w:rsidR="00BB50F9" w:rsidRDefault="00BB50F9" w:rsidP="00BB50F9">
            <w:pPr>
              <w:pStyle w:val="CopticVersemulti-line"/>
            </w:pPr>
            <w:r>
              <w:t>ⲛ̀ϫⲉ Ⲏⲥⲁⲏ̀ⲁⲥ ⲫⲏⲉⲧⲥ̀ⲙⲁⲣⲱⲟⲩⲧ:</w:t>
            </w:r>
          </w:p>
          <w:p w14:paraId="0E44F6DE" w14:textId="77777777" w:rsidR="00BB50F9" w:rsidRDefault="00BB50F9" w:rsidP="00BB50F9">
            <w:pPr>
              <w:pStyle w:val="CopticVersemulti-line"/>
            </w:pPr>
            <w:r>
              <w:t>ϫⲉ ⲧ̀ⲥ̀ⲙⲏ ⲡⲉⲧⲱϣ ⲉ̀ⲃⲟⲗ:</w:t>
            </w:r>
          </w:p>
          <w:p w14:paraId="06BF542E" w14:textId="77777777" w:rsidR="00BB50F9" w:rsidRDefault="00BB50F9" w:rsidP="00BB50F9">
            <w:pPr>
              <w:pStyle w:val="CopticVerse"/>
            </w:pPr>
            <w:r>
              <w:t>ϩⲓⲡ̀ϣⲁϥⲉ ϫⲉ ⲥⲉⲃⲧⲉ ⲫ̀ⲙⲱⲓⲧ.</w:t>
            </w:r>
          </w:p>
        </w:tc>
      </w:tr>
      <w:tr w:rsidR="00BB50F9" w14:paraId="3449147F" w14:textId="77777777" w:rsidTr="00BB50F9">
        <w:trPr>
          <w:cantSplit/>
          <w:jc w:val="center"/>
        </w:trPr>
        <w:tc>
          <w:tcPr>
            <w:tcW w:w="288" w:type="dxa"/>
          </w:tcPr>
          <w:p w14:paraId="135E0AD8" w14:textId="77777777" w:rsidR="00BB50F9" w:rsidRDefault="00BB50F9" w:rsidP="00BB50F9">
            <w:pPr>
              <w:pStyle w:val="CopticCross"/>
            </w:pPr>
          </w:p>
        </w:tc>
        <w:tc>
          <w:tcPr>
            <w:tcW w:w="3960" w:type="dxa"/>
          </w:tcPr>
          <w:p w14:paraId="19D2C508" w14:textId="77777777" w:rsidR="00BB50F9" w:rsidRDefault="00BB50F9" w:rsidP="00BB50F9">
            <w:pPr>
              <w:pStyle w:val="EngHang"/>
            </w:pPr>
            <w:r>
              <w:t>The life-giver, the Lord our God;</w:t>
            </w:r>
          </w:p>
          <w:p w14:paraId="45DD7F19" w14:textId="77777777" w:rsidR="00BB50F9" w:rsidRDefault="00BB50F9" w:rsidP="00BB50F9">
            <w:pPr>
              <w:pStyle w:val="EngHang"/>
            </w:pPr>
            <w:r>
              <w:t>Make His paths straight,</w:t>
            </w:r>
          </w:p>
          <w:p w14:paraId="5D61CEF4" w14:textId="77777777" w:rsidR="00BB50F9" w:rsidRDefault="00BB50F9" w:rsidP="00BB50F9">
            <w:pPr>
              <w:pStyle w:val="EngHang"/>
            </w:pPr>
            <w:r>
              <w:t>All vallies and fields</w:t>
            </w:r>
          </w:p>
          <w:p w14:paraId="0C4D3D90" w14:textId="77777777" w:rsidR="00BB50F9" w:rsidRDefault="00BB50F9" w:rsidP="00BB50F9">
            <w:pPr>
              <w:pStyle w:val="EngHangEnd"/>
            </w:pPr>
            <w:r>
              <w:t>Rejoice with joy.”</w:t>
            </w:r>
          </w:p>
        </w:tc>
        <w:tc>
          <w:tcPr>
            <w:tcW w:w="288" w:type="dxa"/>
          </w:tcPr>
          <w:p w14:paraId="0A3F6567" w14:textId="77777777" w:rsidR="00BB50F9" w:rsidRDefault="00BB50F9" w:rsidP="00BB50F9"/>
        </w:tc>
        <w:tc>
          <w:tcPr>
            <w:tcW w:w="288" w:type="dxa"/>
          </w:tcPr>
          <w:p w14:paraId="3D21DAB6" w14:textId="77777777" w:rsidR="00BB50F9" w:rsidRDefault="00BB50F9" w:rsidP="00BB50F9">
            <w:pPr>
              <w:pStyle w:val="CopticCross"/>
            </w:pPr>
          </w:p>
        </w:tc>
        <w:tc>
          <w:tcPr>
            <w:tcW w:w="3960" w:type="dxa"/>
          </w:tcPr>
          <w:p w14:paraId="56D05E18" w14:textId="77777777" w:rsidR="00BB50F9" w:rsidRDefault="00BB50F9" w:rsidP="00BB50F9">
            <w:pPr>
              <w:pStyle w:val="CopticVersemulti-line"/>
            </w:pPr>
            <w:r>
              <w:t>Ⲍⲱⲏ̀ ⲫⲟⲣⲟⲥ Ⲡⲟ̄ⲥ̄ ⲛⲉⲛⲚⲟⲩϯ:</w:t>
            </w:r>
          </w:p>
          <w:p w14:paraId="12B6A0BA" w14:textId="77777777" w:rsidR="00BB50F9" w:rsidRDefault="00BB50F9" w:rsidP="00BB50F9">
            <w:pPr>
              <w:pStyle w:val="CopticVersemulti-line"/>
            </w:pPr>
            <w:r>
              <w:t>ⲟⲩⲟϩ ⲥⲟⲩⲧⲉⲛ ⲛⲉϥⲙⲁⲙ̀ⲙⲱϣⲓ:</w:t>
            </w:r>
          </w:p>
          <w:p w14:paraId="0340C987" w14:textId="77777777" w:rsidR="00BB50F9" w:rsidRDefault="00BB50F9" w:rsidP="00BB50F9">
            <w:pPr>
              <w:pStyle w:val="CopticVersemulti-line"/>
            </w:pPr>
            <w:r>
              <w:t>ϧⲉⲗⲗⲟⲧ ⲛⲓⲃⲉⲛ ⲛⲉⲛ ⲙⲉϣϣⲟϯ:</w:t>
            </w:r>
          </w:p>
          <w:p w14:paraId="677FFE3B" w14:textId="77777777" w:rsidR="00BB50F9" w:rsidRDefault="00BB50F9" w:rsidP="00BB50F9">
            <w:pPr>
              <w:pStyle w:val="CopticVerse"/>
            </w:pPr>
            <w:r>
              <w:t>ⲉⲩⲉ̀ⲑⲗⲏⲗ ϧⲉⲛ ⲟⲩⲣⲁϣⲓ.</w:t>
            </w:r>
          </w:p>
        </w:tc>
      </w:tr>
      <w:tr w:rsidR="00BB50F9" w14:paraId="0E3FEAE9" w14:textId="77777777" w:rsidTr="00BB50F9">
        <w:trPr>
          <w:cantSplit/>
          <w:jc w:val="center"/>
        </w:trPr>
        <w:tc>
          <w:tcPr>
            <w:tcW w:w="288" w:type="dxa"/>
          </w:tcPr>
          <w:p w14:paraId="72A42EAA" w14:textId="77777777" w:rsidR="00BB50F9" w:rsidRDefault="00BB50F9" w:rsidP="00BB50F9">
            <w:pPr>
              <w:pStyle w:val="CopticCross"/>
            </w:pPr>
            <w:r w:rsidRPr="00FB5ACB">
              <w:t>¿</w:t>
            </w:r>
          </w:p>
        </w:tc>
        <w:tc>
          <w:tcPr>
            <w:tcW w:w="3960" w:type="dxa"/>
          </w:tcPr>
          <w:p w14:paraId="1F9F2A7E" w14:textId="77777777" w:rsidR="00BB50F9" w:rsidRDefault="00BB50F9" w:rsidP="00BB50F9">
            <w:pPr>
              <w:pStyle w:val="EngHang"/>
            </w:pPr>
            <w:r>
              <w:t>Behold, Jesus the merciful</w:t>
            </w:r>
          </w:p>
          <w:p w14:paraId="382DEBA1" w14:textId="77777777" w:rsidR="00BB50F9" w:rsidRDefault="00BB50F9" w:rsidP="00BB50F9">
            <w:pPr>
              <w:pStyle w:val="EngHang"/>
            </w:pPr>
            <w:r>
              <w:t>Came to the Jordan</w:t>
            </w:r>
          </w:p>
          <w:p w14:paraId="54B560BF" w14:textId="77777777" w:rsidR="00BB50F9" w:rsidRDefault="00BB50F9" w:rsidP="00BB50F9">
            <w:pPr>
              <w:pStyle w:val="EngHang"/>
            </w:pPr>
            <w:r>
              <w:t>On this night,</w:t>
            </w:r>
          </w:p>
          <w:p w14:paraId="4D4D5062" w14:textId="77777777" w:rsidR="00BB50F9" w:rsidRDefault="00BB50F9" w:rsidP="00BB50F9">
            <w:pPr>
              <w:pStyle w:val="EngHangEnd"/>
            </w:pPr>
            <w:r>
              <w:t>And was baptised by John.</w:t>
            </w:r>
          </w:p>
        </w:tc>
        <w:tc>
          <w:tcPr>
            <w:tcW w:w="288" w:type="dxa"/>
          </w:tcPr>
          <w:p w14:paraId="2A11A701" w14:textId="77777777" w:rsidR="00BB50F9" w:rsidRDefault="00BB50F9" w:rsidP="00BB50F9"/>
        </w:tc>
        <w:tc>
          <w:tcPr>
            <w:tcW w:w="288" w:type="dxa"/>
          </w:tcPr>
          <w:p w14:paraId="02409E52" w14:textId="77777777" w:rsidR="00BB50F9" w:rsidRDefault="00BB50F9" w:rsidP="00BB50F9">
            <w:pPr>
              <w:pStyle w:val="CopticCross"/>
            </w:pPr>
            <w:r w:rsidRPr="00FB5ACB">
              <w:t>¿</w:t>
            </w:r>
          </w:p>
        </w:tc>
        <w:tc>
          <w:tcPr>
            <w:tcW w:w="3960" w:type="dxa"/>
          </w:tcPr>
          <w:p w14:paraId="040651CF" w14:textId="77777777" w:rsidR="00BB50F9" w:rsidRDefault="00BB50F9" w:rsidP="00BB50F9">
            <w:pPr>
              <w:pStyle w:val="CopticVersemulti-line"/>
            </w:pPr>
            <w:r>
              <w:t>Ⲏⲡⲡⲉ ⲅⲁⲣ Ⲓⲏ̄ⲥ̄ ⲡⲓⲢⲉϥⲛⲁⲓ:</w:t>
            </w:r>
          </w:p>
          <w:p w14:paraId="017D3784" w14:textId="77777777" w:rsidR="00BB50F9" w:rsidRDefault="00BB50F9" w:rsidP="00BB50F9">
            <w:pPr>
              <w:pStyle w:val="CopticVersemulti-line"/>
            </w:pPr>
            <w:r>
              <w:t>ⲁϥ̀ⲓ ⲉ̀ϫⲉⲛ ⲡⲓⲒⲟⲣⲇⲁⲛⲏⲥ:</w:t>
            </w:r>
          </w:p>
          <w:p w14:paraId="3BC767BC" w14:textId="77777777" w:rsidR="00BB50F9" w:rsidRDefault="00BB50F9" w:rsidP="00BB50F9">
            <w:pPr>
              <w:pStyle w:val="CopticVersemulti-line"/>
            </w:pPr>
            <w:r>
              <w:t>ⲙ̀ⲫ̀ⲣⲏϯ ⲙ̀ⲡⲁⲓⲉ̀ϫⲱⲣϩ ⲫⲁⲓ:</w:t>
            </w:r>
          </w:p>
          <w:p w14:paraId="6BE368FF" w14:textId="77777777" w:rsidR="00BB50F9" w:rsidRDefault="00BB50F9" w:rsidP="00BB50F9">
            <w:pPr>
              <w:pStyle w:val="CopticVerse"/>
            </w:pPr>
            <w:r>
              <w:t>ⲁϥϭⲓⲱⲙⲥ ⲉ̀ⲃⲟⲗϧⲉⲛ Ⲓⲱⲁⲛⲛⲏⲥ.</w:t>
            </w:r>
          </w:p>
        </w:tc>
      </w:tr>
      <w:tr w:rsidR="00BB50F9" w14:paraId="4FCBFD5F" w14:textId="77777777" w:rsidTr="00BB50F9">
        <w:trPr>
          <w:cantSplit/>
          <w:jc w:val="center"/>
        </w:trPr>
        <w:tc>
          <w:tcPr>
            <w:tcW w:w="288" w:type="dxa"/>
          </w:tcPr>
          <w:p w14:paraId="4523B241" w14:textId="77777777" w:rsidR="00BB50F9" w:rsidRDefault="00BB50F9" w:rsidP="00BB50F9">
            <w:pPr>
              <w:pStyle w:val="CopticCross"/>
            </w:pPr>
            <w:r w:rsidRPr="00FB5ACB">
              <w:t>¿</w:t>
            </w:r>
          </w:p>
        </w:tc>
        <w:tc>
          <w:tcPr>
            <w:tcW w:w="3960" w:type="dxa"/>
          </w:tcPr>
          <w:p w14:paraId="057A37A4" w14:textId="77777777" w:rsidR="00BB50F9" w:rsidRDefault="00BB50F9" w:rsidP="00BB50F9">
            <w:pPr>
              <w:pStyle w:val="EngHang"/>
            </w:pPr>
            <w:r>
              <w:t>The holy worshipper</w:t>
            </w:r>
          </w:p>
          <w:p w14:paraId="3CB541C1" w14:textId="77777777" w:rsidR="00BB50F9" w:rsidRDefault="00BB50F9" w:rsidP="00BB50F9">
            <w:pPr>
              <w:pStyle w:val="EngHang"/>
            </w:pPr>
            <w:r>
              <w:t>Witnessed and said,</w:t>
            </w:r>
          </w:p>
          <w:p w14:paraId="10A86547" w14:textId="77777777" w:rsidR="00BB50F9" w:rsidRDefault="00BB50F9" w:rsidP="00BB50F9">
            <w:pPr>
              <w:pStyle w:val="EngHang"/>
            </w:pPr>
            <w:r>
              <w:t>“I saw the Holy Spirit</w:t>
            </w:r>
          </w:p>
          <w:p w14:paraId="2742184E" w14:textId="77777777" w:rsidR="00BB50F9" w:rsidRDefault="00BB50F9" w:rsidP="00BB50F9">
            <w:pPr>
              <w:pStyle w:val="EngHangEnd"/>
            </w:pPr>
            <w:r>
              <w:t>Coming upon Him.”</w:t>
            </w:r>
          </w:p>
        </w:tc>
        <w:tc>
          <w:tcPr>
            <w:tcW w:w="288" w:type="dxa"/>
          </w:tcPr>
          <w:p w14:paraId="2DAB3510" w14:textId="77777777" w:rsidR="00BB50F9" w:rsidRDefault="00BB50F9" w:rsidP="00BB50F9"/>
        </w:tc>
        <w:tc>
          <w:tcPr>
            <w:tcW w:w="288" w:type="dxa"/>
          </w:tcPr>
          <w:p w14:paraId="1C1F80A7" w14:textId="77777777" w:rsidR="00BB50F9" w:rsidRDefault="00BB50F9" w:rsidP="00BB50F9">
            <w:pPr>
              <w:pStyle w:val="CopticCross"/>
            </w:pPr>
            <w:r w:rsidRPr="00FB5ACB">
              <w:t>¿</w:t>
            </w:r>
          </w:p>
        </w:tc>
        <w:tc>
          <w:tcPr>
            <w:tcW w:w="3960" w:type="dxa"/>
          </w:tcPr>
          <w:p w14:paraId="7F975856" w14:textId="77777777" w:rsidR="00BB50F9" w:rsidRDefault="00BB50F9" w:rsidP="00BB50F9">
            <w:pPr>
              <w:pStyle w:val="CopticVersemulti-line"/>
            </w:pPr>
            <w:r>
              <w:t>Ⲑⲉⲟ̀ⲥⲉⲃⲏⲥ ⲫⲏⲉ̄ⲑ̄ⲩ̄:</w:t>
            </w:r>
          </w:p>
          <w:p w14:paraId="6C24DAFE" w14:textId="77777777" w:rsidR="00BB50F9" w:rsidRDefault="00BB50F9" w:rsidP="00BB50F9">
            <w:pPr>
              <w:pStyle w:val="CopticVersemulti-line"/>
            </w:pPr>
            <w:r>
              <w:t>ⲁϥⲉⲣⲙⲉⲑⲣⲉ ⲟⲩⲟϩ ⲡⲉϫⲁϥ:</w:t>
            </w:r>
          </w:p>
          <w:p w14:paraId="5CF236EF" w14:textId="77777777" w:rsidR="00BB50F9" w:rsidRDefault="00BB50F9" w:rsidP="00BB50F9">
            <w:pPr>
              <w:pStyle w:val="CopticVersemulti-line"/>
            </w:pPr>
            <w:r>
              <w:t>ϫⲉ ⲁⲓⲛⲁⲩ ⲉ̀ⲡⲓⲠⲛⲉⲩⲙⲁ</w:t>
            </w:r>
          </w:p>
          <w:p w14:paraId="533267FB" w14:textId="77777777" w:rsidR="00BB50F9" w:rsidRPr="005130A7" w:rsidRDefault="00BB50F9" w:rsidP="00BB50F9">
            <w:pPr>
              <w:pStyle w:val="CopticVerse"/>
            </w:pPr>
            <w:r>
              <w:t>ⲉ̄ⲑ̄ⲩ̄: ⲉϥⲛⲏⲟⲩ ⲉ̀ⲡⲉⲥⲏⲧ ⲉ̀ϫⲱϥ.</w:t>
            </w:r>
          </w:p>
        </w:tc>
      </w:tr>
      <w:tr w:rsidR="00BB50F9" w14:paraId="64E2560A" w14:textId="77777777" w:rsidTr="00BB50F9">
        <w:trPr>
          <w:cantSplit/>
          <w:jc w:val="center"/>
        </w:trPr>
        <w:tc>
          <w:tcPr>
            <w:tcW w:w="288" w:type="dxa"/>
          </w:tcPr>
          <w:p w14:paraId="5FC402A5" w14:textId="77777777" w:rsidR="00BB50F9" w:rsidRDefault="00BB50F9" w:rsidP="00BB50F9">
            <w:pPr>
              <w:pStyle w:val="CopticCross"/>
            </w:pPr>
          </w:p>
        </w:tc>
        <w:tc>
          <w:tcPr>
            <w:tcW w:w="3960" w:type="dxa"/>
          </w:tcPr>
          <w:p w14:paraId="7DA66BAC" w14:textId="77777777" w:rsidR="00BB50F9" w:rsidRDefault="00BB50F9" w:rsidP="00BB50F9">
            <w:pPr>
              <w:pStyle w:val="EngHang"/>
            </w:pPr>
            <w:r>
              <w:t>Behold the voice of the Father</w:t>
            </w:r>
          </w:p>
          <w:p w14:paraId="747DAFB9" w14:textId="77777777" w:rsidR="00BB50F9" w:rsidRDefault="00BB50F9" w:rsidP="00BB50F9">
            <w:pPr>
              <w:pStyle w:val="EngHang"/>
            </w:pPr>
            <w:r>
              <w:t>Said openly of Him,</w:t>
            </w:r>
          </w:p>
          <w:p w14:paraId="14CB515C" w14:textId="77777777" w:rsidR="00BB50F9" w:rsidRDefault="00BB50F9" w:rsidP="00BB50F9">
            <w:pPr>
              <w:pStyle w:val="EngHang"/>
            </w:pPr>
            <w:r>
              <w:t>“This is My beloved Son</w:t>
            </w:r>
          </w:p>
          <w:p w14:paraId="56FCE15B" w14:textId="77777777" w:rsidR="00BB50F9" w:rsidRDefault="00BB50F9" w:rsidP="00BB50F9">
            <w:pPr>
              <w:pStyle w:val="EngHangEnd"/>
            </w:pPr>
            <w:r>
              <w:t>In whom I am well pleased.”</w:t>
            </w:r>
          </w:p>
        </w:tc>
        <w:tc>
          <w:tcPr>
            <w:tcW w:w="288" w:type="dxa"/>
          </w:tcPr>
          <w:p w14:paraId="3E5E3CF8" w14:textId="77777777" w:rsidR="00BB50F9" w:rsidRDefault="00BB50F9" w:rsidP="00BB50F9"/>
        </w:tc>
        <w:tc>
          <w:tcPr>
            <w:tcW w:w="288" w:type="dxa"/>
          </w:tcPr>
          <w:p w14:paraId="4055D8ED" w14:textId="77777777" w:rsidR="00BB50F9" w:rsidRDefault="00BB50F9" w:rsidP="00BB50F9">
            <w:pPr>
              <w:pStyle w:val="CopticCross"/>
            </w:pPr>
          </w:p>
        </w:tc>
        <w:tc>
          <w:tcPr>
            <w:tcW w:w="3960" w:type="dxa"/>
          </w:tcPr>
          <w:p w14:paraId="386FC5FA" w14:textId="77777777" w:rsidR="00BB50F9" w:rsidRDefault="00BB50F9" w:rsidP="00BB50F9">
            <w:pPr>
              <w:pStyle w:val="CopticVersemulti-line"/>
            </w:pPr>
            <w:r>
              <w:t>Ⲓⲥ ⲟⲩⲥ̀ⲙⲏ ⲉ̀ⲃⲟⲗϧⲉⲛ ⲫ̀Ⲓⲱⲧ:</w:t>
            </w:r>
          </w:p>
          <w:p w14:paraId="330AE568" w14:textId="77777777" w:rsidR="00BB50F9" w:rsidRDefault="00BB50F9" w:rsidP="00BB50F9">
            <w:pPr>
              <w:pStyle w:val="CopticVersemulti-line"/>
            </w:pPr>
            <w:r>
              <w:t>ⲉⲥϫⲱ ⲙ̀ⲙⲟⲥ ⲣⲏⲧⲱⲥ ⲉⲑⲃⲏⲧⲉⲛ:</w:t>
            </w:r>
          </w:p>
          <w:p w14:paraId="440F9B9A" w14:textId="77777777" w:rsidR="00BB50F9" w:rsidRDefault="00BB50F9" w:rsidP="00BB50F9">
            <w:pPr>
              <w:pStyle w:val="CopticVersemulti-line"/>
            </w:pPr>
            <w:r>
              <w:t>ϫⲉ ⲫⲁⲓ ⲡⲉ Ⲡⲁϣⲏⲣⲓ Ⲡⲁⲙⲉⲛⲣⲓⲧ:</w:t>
            </w:r>
          </w:p>
          <w:p w14:paraId="25D12E1A" w14:textId="77777777" w:rsidR="00BB50F9" w:rsidRPr="005130A7" w:rsidRDefault="00BB50F9" w:rsidP="00BB50F9">
            <w:pPr>
              <w:pStyle w:val="CopticVerse"/>
            </w:pPr>
            <w:r>
              <w:t>ⲉ̀ⲧⲁⲓϯⲙⲁϯ ⲛ̀ϧⲏⲧϥ.</w:t>
            </w:r>
          </w:p>
        </w:tc>
      </w:tr>
      <w:tr w:rsidR="00BB50F9" w14:paraId="3D9B0A06" w14:textId="77777777" w:rsidTr="00BB50F9">
        <w:trPr>
          <w:cantSplit/>
          <w:jc w:val="center"/>
        </w:trPr>
        <w:tc>
          <w:tcPr>
            <w:tcW w:w="288" w:type="dxa"/>
          </w:tcPr>
          <w:p w14:paraId="5A0B991E" w14:textId="77777777" w:rsidR="00BB50F9" w:rsidRDefault="00BB50F9" w:rsidP="00BB50F9">
            <w:pPr>
              <w:pStyle w:val="CopticCross"/>
            </w:pPr>
          </w:p>
        </w:tc>
        <w:tc>
          <w:tcPr>
            <w:tcW w:w="3960" w:type="dxa"/>
          </w:tcPr>
          <w:p w14:paraId="09FE0BCA" w14:textId="77777777" w:rsidR="00BB50F9" w:rsidRDefault="00BB50F9" w:rsidP="00BB50F9">
            <w:pPr>
              <w:pStyle w:val="EngHang"/>
            </w:pPr>
            <w:r>
              <w:t>The sea saw and retreated and</w:t>
            </w:r>
          </w:p>
          <w:p w14:paraId="7216E978" w14:textId="77777777" w:rsidR="00BB50F9" w:rsidRDefault="00BB50F9" w:rsidP="00BB50F9">
            <w:pPr>
              <w:pStyle w:val="EngHang"/>
            </w:pPr>
            <w:r>
              <w:t>The Jordan reversed,</w:t>
            </w:r>
          </w:p>
          <w:p w14:paraId="74079D6C" w14:textId="77777777" w:rsidR="00BB50F9" w:rsidRDefault="00BB50F9" w:rsidP="00BB50F9">
            <w:pPr>
              <w:pStyle w:val="EngHang"/>
            </w:pPr>
            <w:r>
              <w:t>According to the saying of</w:t>
            </w:r>
          </w:p>
          <w:p w14:paraId="632F29C0" w14:textId="77777777" w:rsidR="00BB50F9" w:rsidRDefault="00BB50F9" w:rsidP="00BB50F9">
            <w:pPr>
              <w:pStyle w:val="EngHangEnd"/>
            </w:pPr>
            <w:r>
              <w:t>David the Spirit bearer.</w:t>
            </w:r>
          </w:p>
        </w:tc>
        <w:tc>
          <w:tcPr>
            <w:tcW w:w="288" w:type="dxa"/>
          </w:tcPr>
          <w:p w14:paraId="23618BC9" w14:textId="77777777" w:rsidR="00BB50F9" w:rsidRDefault="00BB50F9" w:rsidP="00BB50F9"/>
        </w:tc>
        <w:tc>
          <w:tcPr>
            <w:tcW w:w="288" w:type="dxa"/>
          </w:tcPr>
          <w:p w14:paraId="703C5A1C" w14:textId="77777777" w:rsidR="00BB50F9" w:rsidRDefault="00BB50F9" w:rsidP="00BB50F9">
            <w:pPr>
              <w:pStyle w:val="CopticCross"/>
            </w:pPr>
          </w:p>
        </w:tc>
        <w:tc>
          <w:tcPr>
            <w:tcW w:w="3960" w:type="dxa"/>
          </w:tcPr>
          <w:p w14:paraId="5659D7EF" w14:textId="77777777" w:rsidR="00BB50F9" w:rsidRDefault="00BB50F9" w:rsidP="00BB50F9">
            <w:pPr>
              <w:pStyle w:val="CopticVersemulti-line"/>
            </w:pPr>
            <w:r>
              <w:t>Ⲕⲉ ⲫ̀ⲓⲟⲙ ⲁϥⲛⲁⲩ ⲁϥⲫⲱⲧ:</w:t>
            </w:r>
          </w:p>
          <w:p w14:paraId="4FBDDE17" w14:textId="77777777" w:rsidR="00BB50F9" w:rsidRDefault="00BB50F9" w:rsidP="00BB50F9">
            <w:pPr>
              <w:pStyle w:val="CopticVersemulti-line"/>
            </w:pPr>
            <w:r>
              <w:t>ⲡⲓⲒⲟⲣⲇⲁⲛⲏⲥ ⲁϥⲕⲟⲧϥ ⲉ̀ⲫⲁϩⲟⲩ:</w:t>
            </w:r>
          </w:p>
          <w:p w14:paraId="41FDF245" w14:textId="77777777" w:rsidR="00BB50F9" w:rsidRDefault="00BB50F9" w:rsidP="00BB50F9">
            <w:pPr>
              <w:pStyle w:val="CopticVersemulti-line"/>
            </w:pPr>
            <w:r>
              <w:t>ⲕⲁⲧⲁ ⲡ̀ⲥⲁϫⲓ ⲉ̀ⲧⲉⲛϩⲟⲧ:</w:t>
            </w:r>
          </w:p>
          <w:p w14:paraId="464419B5" w14:textId="77777777" w:rsidR="00BB50F9" w:rsidRPr="005130A7" w:rsidRDefault="00BB50F9" w:rsidP="00BB50F9">
            <w:pPr>
              <w:pStyle w:val="CopticVerse"/>
            </w:pPr>
            <w:r>
              <w:t>ⲛ̀Ⲇⲁⲩⲓⲇ ⲡⲓⲡ̀ⲛⲉⲩⲙⲁⲧⲟⲩⲫⲟⲣⲟⲥ.</w:t>
            </w:r>
          </w:p>
        </w:tc>
      </w:tr>
      <w:tr w:rsidR="00BB50F9" w14:paraId="0992E3EC" w14:textId="77777777" w:rsidTr="00BB50F9">
        <w:trPr>
          <w:cantSplit/>
          <w:jc w:val="center"/>
        </w:trPr>
        <w:tc>
          <w:tcPr>
            <w:tcW w:w="288" w:type="dxa"/>
          </w:tcPr>
          <w:p w14:paraId="7FDC56C7" w14:textId="77777777" w:rsidR="00BB50F9" w:rsidRDefault="00BB50F9" w:rsidP="00BB50F9">
            <w:pPr>
              <w:pStyle w:val="CopticCross"/>
            </w:pPr>
            <w:r w:rsidRPr="00FB5ACB">
              <w:lastRenderedPageBreak/>
              <w:t>¿</w:t>
            </w:r>
          </w:p>
        </w:tc>
        <w:tc>
          <w:tcPr>
            <w:tcW w:w="3960" w:type="dxa"/>
          </w:tcPr>
          <w:p w14:paraId="42F9FEE3" w14:textId="77777777" w:rsidR="00BB50F9" w:rsidRDefault="00BB50F9" w:rsidP="00BB50F9">
            <w:pPr>
              <w:pStyle w:val="EngHang"/>
            </w:pPr>
            <w:r>
              <w:t>As he said in the Psalm,</w:t>
            </w:r>
          </w:p>
          <w:p w14:paraId="0BB42834" w14:textId="77777777" w:rsidR="00BB50F9" w:rsidRDefault="00BB50F9" w:rsidP="00BB50F9">
            <w:pPr>
              <w:pStyle w:val="EngHang"/>
            </w:pPr>
            <w:r>
              <w:t>“The waters say you,</w:t>
            </w:r>
          </w:p>
          <w:p w14:paraId="19770F49" w14:textId="77777777" w:rsidR="00BB50F9" w:rsidRDefault="00BB50F9" w:rsidP="00BB50F9">
            <w:pPr>
              <w:pStyle w:val="EngHang"/>
            </w:pPr>
            <w:r>
              <w:t>The depths were afraid,</w:t>
            </w:r>
          </w:p>
          <w:p w14:paraId="0792266F" w14:textId="77777777" w:rsidR="00BB50F9" w:rsidRDefault="00BB50F9" w:rsidP="00BB50F9">
            <w:pPr>
              <w:pStyle w:val="EngHangEnd"/>
            </w:pPr>
            <w:r>
              <w:t>And the mountains trembled.”</w:t>
            </w:r>
          </w:p>
        </w:tc>
        <w:tc>
          <w:tcPr>
            <w:tcW w:w="288" w:type="dxa"/>
          </w:tcPr>
          <w:p w14:paraId="0CD92BAC" w14:textId="77777777" w:rsidR="00BB50F9" w:rsidRDefault="00BB50F9" w:rsidP="00BB50F9"/>
        </w:tc>
        <w:tc>
          <w:tcPr>
            <w:tcW w:w="288" w:type="dxa"/>
          </w:tcPr>
          <w:p w14:paraId="026D1392" w14:textId="77777777" w:rsidR="00BB50F9" w:rsidRDefault="00BB50F9" w:rsidP="00BB50F9">
            <w:pPr>
              <w:pStyle w:val="CopticCross"/>
            </w:pPr>
            <w:r w:rsidRPr="00FB5ACB">
              <w:t>¿</w:t>
            </w:r>
          </w:p>
        </w:tc>
        <w:tc>
          <w:tcPr>
            <w:tcW w:w="3960" w:type="dxa"/>
          </w:tcPr>
          <w:p w14:paraId="2D94705A" w14:textId="77777777" w:rsidR="00BB50F9" w:rsidRDefault="00BB50F9" w:rsidP="00BB50F9">
            <w:pPr>
              <w:pStyle w:val="CopticVersemulti-line"/>
            </w:pPr>
            <w:r>
              <w:t>Ⲗⲟⲓⲡⲟⲛ ⲡⲉϫⲁϥ ϧⲉⲛ ⲡⲓⲯⲁⲗⲙⲟⲥ:</w:t>
            </w:r>
          </w:p>
          <w:p w14:paraId="32A6FBE6" w14:textId="77777777" w:rsidR="00BB50F9" w:rsidRDefault="00BB50F9" w:rsidP="00BB50F9">
            <w:pPr>
              <w:pStyle w:val="CopticVersemulti-line"/>
            </w:pPr>
            <w:r>
              <w:t>ⲁⲩⲛⲁⲩ ⲉ̀ⲣⲟⲕ ⲛ̀ϫⲉ ϩⲁⲛⲙⲱⲟⲩ:</w:t>
            </w:r>
          </w:p>
          <w:p w14:paraId="4B1A70CF" w14:textId="77777777" w:rsidR="00BB50F9" w:rsidRDefault="00BB50F9" w:rsidP="00BB50F9">
            <w:pPr>
              <w:pStyle w:val="CopticVersemulti-line"/>
            </w:pPr>
            <w:r>
              <w:t>ⲁⲩⲉⲣϩⲟϯ ⲛⲉⲙ ⲛⲓⲡⲉⲗⲁⲅⲟⲥ:</w:t>
            </w:r>
          </w:p>
          <w:p w14:paraId="50668F43" w14:textId="77777777" w:rsidR="00BB50F9" w:rsidRPr="005130A7" w:rsidRDefault="00BB50F9" w:rsidP="00BB50F9">
            <w:pPr>
              <w:pStyle w:val="CopticVerse"/>
            </w:pPr>
            <w:r>
              <w:t>ⲁⲩϣ̀ⲑⲟⲣⲧⲉⲣ ⲛ̀ϫⲉ ⲛⲓⲧⲱⲟⲩ.</w:t>
            </w:r>
          </w:p>
        </w:tc>
      </w:tr>
      <w:tr w:rsidR="00BB50F9" w14:paraId="471363CA" w14:textId="77777777" w:rsidTr="00BB50F9">
        <w:trPr>
          <w:cantSplit/>
          <w:jc w:val="center"/>
        </w:trPr>
        <w:tc>
          <w:tcPr>
            <w:tcW w:w="288" w:type="dxa"/>
          </w:tcPr>
          <w:p w14:paraId="633E7B65" w14:textId="77777777" w:rsidR="00BB50F9" w:rsidRDefault="00BB50F9" w:rsidP="00BB50F9">
            <w:pPr>
              <w:pStyle w:val="CopticCross"/>
            </w:pPr>
            <w:r w:rsidRPr="00FB5ACB">
              <w:t>¿</w:t>
            </w:r>
          </w:p>
        </w:tc>
        <w:tc>
          <w:tcPr>
            <w:tcW w:w="3960" w:type="dxa"/>
          </w:tcPr>
          <w:p w14:paraId="6F10C767" w14:textId="77777777" w:rsidR="00BB50F9" w:rsidRDefault="00BB50F9" w:rsidP="00BB50F9">
            <w:pPr>
              <w:pStyle w:val="EngHang"/>
            </w:pPr>
            <w:r>
              <w:t>The heavens rejoice,</w:t>
            </w:r>
          </w:p>
          <w:p w14:paraId="71BEA1F7" w14:textId="77777777" w:rsidR="00BB50F9" w:rsidRDefault="00BB50F9" w:rsidP="00BB50F9">
            <w:pPr>
              <w:pStyle w:val="EngHang"/>
            </w:pPr>
            <w:r>
              <w:t>And the earth exalts,</w:t>
            </w:r>
          </w:p>
          <w:p w14:paraId="39588222" w14:textId="77777777" w:rsidR="00BB50F9" w:rsidRDefault="00BB50F9" w:rsidP="00BB50F9">
            <w:pPr>
              <w:pStyle w:val="EngHang"/>
            </w:pPr>
            <w:r>
              <w:t>At the baptism of the sinless One,</w:t>
            </w:r>
          </w:p>
          <w:p w14:paraId="13852081" w14:textId="77777777" w:rsidR="00BB50F9" w:rsidRDefault="00BB50F9" w:rsidP="00BB50F9">
            <w:pPr>
              <w:pStyle w:val="EngHangEnd"/>
            </w:pPr>
            <w:r>
              <w:t>The majestic Jesus Christ.</w:t>
            </w:r>
          </w:p>
        </w:tc>
        <w:tc>
          <w:tcPr>
            <w:tcW w:w="288" w:type="dxa"/>
          </w:tcPr>
          <w:p w14:paraId="753CB9A5" w14:textId="77777777" w:rsidR="00BB50F9" w:rsidRDefault="00BB50F9" w:rsidP="00BB50F9"/>
        </w:tc>
        <w:tc>
          <w:tcPr>
            <w:tcW w:w="288" w:type="dxa"/>
          </w:tcPr>
          <w:p w14:paraId="35AAE567" w14:textId="77777777" w:rsidR="00BB50F9" w:rsidRDefault="00BB50F9" w:rsidP="00BB50F9">
            <w:pPr>
              <w:pStyle w:val="CopticCross"/>
            </w:pPr>
            <w:r w:rsidRPr="00FB5ACB">
              <w:t>¿</w:t>
            </w:r>
          </w:p>
        </w:tc>
        <w:tc>
          <w:tcPr>
            <w:tcW w:w="3960" w:type="dxa"/>
          </w:tcPr>
          <w:p w14:paraId="782F80FF" w14:textId="77777777" w:rsidR="00BB50F9" w:rsidRDefault="00BB50F9" w:rsidP="00BB50F9">
            <w:pPr>
              <w:pStyle w:val="CopticVersemulti-line"/>
            </w:pPr>
            <w:r>
              <w:t>Ⲙⲁⲣⲟⲩⲟⲩⲛⲟϥ ⲛ̀ϫⲉ ⲛⲓⲫⲏⲟⲩⲓ̀:</w:t>
            </w:r>
          </w:p>
          <w:p w14:paraId="5174BC02" w14:textId="77777777" w:rsidR="00BB50F9" w:rsidRDefault="00BB50F9" w:rsidP="00BB50F9">
            <w:pPr>
              <w:pStyle w:val="CopticVersemulti-line"/>
            </w:pPr>
            <w:r>
              <w:t>ⲟⲩⲟϩ ⲙⲁⲣⲉϥⲑⲉⲗⲏⲗ ⲛ̀ϫⲉ ⲡ̀ⲕⲁϩⲓ:</w:t>
            </w:r>
          </w:p>
          <w:p w14:paraId="065D7EDC" w14:textId="77777777" w:rsidR="00BB50F9" w:rsidRDefault="00BB50F9" w:rsidP="00BB50F9">
            <w:pPr>
              <w:pStyle w:val="CopticVersemulti-line"/>
            </w:pPr>
            <w:r>
              <w:t>ⲉⲑⲃⲉ ⲡⲓⲱⲙⲥ ⲙ̀ⲡⲓⲀⲑⲛⲟⲃⲓ:</w:t>
            </w:r>
          </w:p>
          <w:p w14:paraId="4BD86123" w14:textId="77777777" w:rsidR="00BB50F9" w:rsidRPr="005130A7" w:rsidRDefault="00BB50F9" w:rsidP="00BB50F9">
            <w:pPr>
              <w:pStyle w:val="CopticVerse"/>
            </w:pPr>
            <w:r>
              <w:t>Ⲓⲏ̄ⲥ̄ Ⲡⲭ̄ⲥ̄ ⲫⲁ ⲡⲓⲁ̀ⲙⲁϩⲓ.</w:t>
            </w:r>
          </w:p>
        </w:tc>
      </w:tr>
      <w:tr w:rsidR="00BB50F9" w14:paraId="5DAF84D0" w14:textId="77777777" w:rsidTr="00BB50F9">
        <w:trPr>
          <w:cantSplit/>
          <w:jc w:val="center"/>
        </w:trPr>
        <w:tc>
          <w:tcPr>
            <w:tcW w:w="288" w:type="dxa"/>
          </w:tcPr>
          <w:p w14:paraId="4DE821AF" w14:textId="77777777" w:rsidR="00BB50F9" w:rsidRDefault="00BB50F9" w:rsidP="00BB50F9">
            <w:pPr>
              <w:pStyle w:val="CopticCross"/>
            </w:pPr>
          </w:p>
        </w:tc>
        <w:tc>
          <w:tcPr>
            <w:tcW w:w="3960" w:type="dxa"/>
          </w:tcPr>
          <w:p w14:paraId="5D612697" w14:textId="77777777" w:rsidR="00BB50F9" w:rsidRDefault="00BB50F9" w:rsidP="00BB50F9">
            <w:pPr>
              <w:pStyle w:val="EngHang"/>
            </w:pPr>
            <w:r>
              <w:t>O you faithful, the new Israel</w:t>
            </w:r>
          </w:p>
          <w:p w14:paraId="73125DE5" w14:textId="77777777" w:rsidR="00BB50F9" w:rsidRDefault="00BB50F9" w:rsidP="00BB50F9">
            <w:pPr>
              <w:pStyle w:val="EngHang"/>
            </w:pPr>
            <w:r>
              <w:t>Come to the Holy baptism</w:t>
            </w:r>
          </w:p>
          <w:p w14:paraId="22A921BD" w14:textId="77777777" w:rsidR="00BB50F9" w:rsidRDefault="00BB50F9" w:rsidP="00BB50F9">
            <w:pPr>
              <w:pStyle w:val="EngHang"/>
            </w:pPr>
            <w:r>
              <w:t>In the Name of the Father and the Son</w:t>
            </w:r>
          </w:p>
          <w:p w14:paraId="4D8019C4" w14:textId="77777777" w:rsidR="00BB50F9" w:rsidRDefault="00BB50F9" w:rsidP="00BB50F9">
            <w:pPr>
              <w:pStyle w:val="EngHangEnd"/>
            </w:pPr>
            <w:r>
              <w:t>And the Holy Spirit.</w:t>
            </w:r>
          </w:p>
        </w:tc>
        <w:tc>
          <w:tcPr>
            <w:tcW w:w="288" w:type="dxa"/>
          </w:tcPr>
          <w:p w14:paraId="46694055" w14:textId="77777777" w:rsidR="00BB50F9" w:rsidRDefault="00BB50F9" w:rsidP="00BB50F9"/>
        </w:tc>
        <w:tc>
          <w:tcPr>
            <w:tcW w:w="288" w:type="dxa"/>
          </w:tcPr>
          <w:p w14:paraId="4ED5C556" w14:textId="77777777" w:rsidR="00BB50F9" w:rsidRDefault="00BB50F9" w:rsidP="00BB50F9">
            <w:pPr>
              <w:pStyle w:val="CopticCross"/>
            </w:pPr>
          </w:p>
        </w:tc>
        <w:tc>
          <w:tcPr>
            <w:tcW w:w="3960" w:type="dxa"/>
          </w:tcPr>
          <w:p w14:paraId="7A004084" w14:textId="77777777" w:rsidR="00BB50F9" w:rsidRDefault="00BB50F9" w:rsidP="00BB50F9">
            <w:pPr>
              <w:pStyle w:val="CopticVersemulti-line"/>
            </w:pPr>
            <w:r>
              <w:t>Ⲛⲓⲡⲓⲥⲧⲟⲥ ⲙ̀ⲡ̀Ⲓⲥⲣⲁⲏⲗ ⲙ̀ⲃⲉⲣⲓ:</w:t>
            </w:r>
          </w:p>
          <w:p w14:paraId="76B804B5" w14:textId="77777777" w:rsidR="00BB50F9" w:rsidRDefault="00BB50F9" w:rsidP="00BB50F9">
            <w:pPr>
              <w:pStyle w:val="CopticVersemulti-line"/>
            </w:pPr>
            <w:r>
              <w:t>ⲁ̀ⲙⲱⲓⲛⲓ ⲉ̀ⲡⲓⲱⲙⲥ ⲉ̄ⲑ̄ⲩ̄:</w:t>
            </w:r>
          </w:p>
          <w:p w14:paraId="0C997E3B" w14:textId="77777777" w:rsidR="00BB50F9" w:rsidRDefault="00BB50F9" w:rsidP="00BB50F9">
            <w:pPr>
              <w:pStyle w:val="CopticVersemulti-line"/>
            </w:pPr>
            <w:r>
              <w:t>ϧⲉⲛ ⲫ̀ⲣⲁⲛ ⲙ̀ⲫ̀Ⲓⲱⲧ ⲛⲉⲙ ⲡ̀Ϣⲏⲣⲓ:</w:t>
            </w:r>
          </w:p>
          <w:p w14:paraId="778C5541" w14:textId="77777777" w:rsidR="00BB50F9" w:rsidRPr="005130A7" w:rsidRDefault="00BB50F9" w:rsidP="00BB50F9">
            <w:pPr>
              <w:pStyle w:val="CopticVerse"/>
            </w:pPr>
            <w:r>
              <w:t>ⲛⲉⲙ ⲡⲓⲠⲛⲉⲩⲙⲁ ⲉ̄ⲑ̄ⲩ̄.</w:t>
            </w:r>
          </w:p>
        </w:tc>
      </w:tr>
      <w:tr w:rsidR="00BB50F9" w14:paraId="0123D928" w14:textId="77777777" w:rsidTr="00BB50F9">
        <w:trPr>
          <w:cantSplit/>
          <w:jc w:val="center"/>
        </w:trPr>
        <w:tc>
          <w:tcPr>
            <w:tcW w:w="288" w:type="dxa"/>
          </w:tcPr>
          <w:p w14:paraId="3187167A" w14:textId="77777777" w:rsidR="00BB50F9" w:rsidRDefault="00BB50F9" w:rsidP="00BB50F9">
            <w:pPr>
              <w:pStyle w:val="CopticCross"/>
            </w:pPr>
          </w:p>
        </w:tc>
        <w:tc>
          <w:tcPr>
            <w:tcW w:w="3960" w:type="dxa"/>
          </w:tcPr>
          <w:p w14:paraId="267603EA" w14:textId="77777777" w:rsidR="00BB50F9" w:rsidRDefault="00BB50F9" w:rsidP="00BB50F9">
            <w:pPr>
              <w:pStyle w:val="EngHang"/>
            </w:pPr>
            <w:r>
              <w:t>Truly Ezekiel said,</w:t>
            </w:r>
          </w:p>
          <w:p w14:paraId="1880E753" w14:textId="77777777" w:rsidR="00BB50F9" w:rsidRDefault="00BB50F9" w:rsidP="00BB50F9">
            <w:pPr>
              <w:pStyle w:val="EngHang"/>
            </w:pPr>
            <w:r>
              <w:t>“I will wash you joyfully</w:t>
            </w:r>
          </w:p>
          <w:p w14:paraId="2437214A" w14:textId="77777777" w:rsidR="00BB50F9" w:rsidRDefault="00BB50F9" w:rsidP="00BB50F9">
            <w:pPr>
              <w:pStyle w:val="EngHang"/>
            </w:pPr>
            <w:r>
              <w:t>With elect water</w:t>
            </w:r>
          </w:p>
          <w:p w14:paraId="7204C7F5" w14:textId="77777777" w:rsidR="00BB50F9" w:rsidRDefault="00BB50F9" w:rsidP="00BB50F9">
            <w:pPr>
              <w:pStyle w:val="EngHangEnd"/>
            </w:pPr>
            <w:r>
              <w:t>And purify you.</w:t>
            </w:r>
          </w:p>
        </w:tc>
        <w:tc>
          <w:tcPr>
            <w:tcW w:w="288" w:type="dxa"/>
          </w:tcPr>
          <w:p w14:paraId="3C77E50F" w14:textId="77777777" w:rsidR="00BB50F9" w:rsidRDefault="00BB50F9" w:rsidP="00BB50F9"/>
        </w:tc>
        <w:tc>
          <w:tcPr>
            <w:tcW w:w="288" w:type="dxa"/>
          </w:tcPr>
          <w:p w14:paraId="5E9B4F62" w14:textId="77777777" w:rsidR="00BB50F9" w:rsidRDefault="00BB50F9" w:rsidP="00BB50F9">
            <w:pPr>
              <w:pStyle w:val="CopticCross"/>
            </w:pPr>
          </w:p>
        </w:tc>
        <w:tc>
          <w:tcPr>
            <w:tcW w:w="3960" w:type="dxa"/>
          </w:tcPr>
          <w:p w14:paraId="074141C4" w14:textId="77777777" w:rsidR="00BB50F9" w:rsidRDefault="00BB50F9" w:rsidP="00BB50F9">
            <w:pPr>
              <w:pStyle w:val="CopticVersemulti-line"/>
            </w:pPr>
            <w:r>
              <w:t>Ⲝⲁⲡⲓⲛⲁ ⲁϥϫⲟⲥ Ⲓⲉⲍⲉⲕⲓⲏⲗ:</w:t>
            </w:r>
          </w:p>
          <w:p w14:paraId="6D84A38A" w14:textId="77777777" w:rsidR="00BB50F9" w:rsidRDefault="00BB50F9" w:rsidP="00BB50F9">
            <w:pPr>
              <w:pStyle w:val="CopticVersemulti-line"/>
            </w:pPr>
            <w:r>
              <w:t>ϫⲉ ϯⲛⲁⲛⲟⲩϫϧ ⲉ̀ϫⲉⲛ ⲑⲏⲛⲟⲩ:</w:t>
            </w:r>
          </w:p>
          <w:p w14:paraId="1482CCD6" w14:textId="77777777" w:rsidR="00BB50F9" w:rsidRDefault="00BB50F9" w:rsidP="00BB50F9">
            <w:pPr>
              <w:pStyle w:val="CopticVersemulti-line"/>
            </w:pPr>
            <w:r>
              <w:t>ⲛ̀ⲟⲩⲙⲱⲟⲩ ⲉϥⲥⲱⲧⲡ ϧⲉⲛ ⲟⲩⲑⲉⲗⲏⲗ:</w:t>
            </w:r>
          </w:p>
          <w:p w14:paraId="78F8F033" w14:textId="77777777" w:rsidR="00BB50F9" w:rsidRPr="005130A7" w:rsidRDefault="00BB50F9" w:rsidP="00BB50F9">
            <w:pPr>
              <w:pStyle w:val="CopticVerse"/>
            </w:pPr>
            <w:r>
              <w:t>ⲟⲩⲟϩ ⲛ̀ⲧⲁⲧⲟⲩⲃⲉⲑⲏⲛⲟⲩ.</w:t>
            </w:r>
          </w:p>
        </w:tc>
      </w:tr>
      <w:tr w:rsidR="00BB50F9" w14:paraId="33E7604B" w14:textId="77777777" w:rsidTr="00BB50F9">
        <w:trPr>
          <w:cantSplit/>
          <w:jc w:val="center"/>
        </w:trPr>
        <w:tc>
          <w:tcPr>
            <w:tcW w:w="288" w:type="dxa"/>
          </w:tcPr>
          <w:p w14:paraId="574E7420" w14:textId="77777777" w:rsidR="00BB50F9" w:rsidRDefault="00BB50F9" w:rsidP="00BB50F9">
            <w:pPr>
              <w:pStyle w:val="CopticCross"/>
            </w:pPr>
            <w:r w:rsidRPr="00FB5ACB">
              <w:t>¿</w:t>
            </w:r>
          </w:p>
        </w:tc>
        <w:tc>
          <w:tcPr>
            <w:tcW w:w="3960" w:type="dxa"/>
          </w:tcPr>
          <w:p w14:paraId="77C9C9FD" w14:textId="77777777" w:rsidR="00BB50F9" w:rsidRDefault="00BB50F9" w:rsidP="00BB50F9">
            <w:pPr>
              <w:pStyle w:val="EngHang"/>
            </w:pPr>
            <w:r>
              <w:t>A new heart and spirit,</w:t>
            </w:r>
          </w:p>
          <w:p w14:paraId="1356D677" w14:textId="77777777" w:rsidR="00BB50F9" w:rsidRDefault="00BB50F9" w:rsidP="00BB50F9">
            <w:pPr>
              <w:pStyle w:val="EngHang"/>
            </w:pPr>
            <w:r>
              <w:t>I will make within you,</w:t>
            </w:r>
          </w:p>
          <w:p w14:paraId="056E47E9" w14:textId="77777777" w:rsidR="00BB50F9" w:rsidRDefault="00BB50F9" w:rsidP="00BB50F9">
            <w:pPr>
              <w:pStyle w:val="EngHang"/>
            </w:pPr>
            <w:r>
              <w:t>And I will remove the stony heart</w:t>
            </w:r>
          </w:p>
          <w:p w14:paraId="72C95D5B" w14:textId="77777777" w:rsidR="00BB50F9" w:rsidRDefault="00BB50F9" w:rsidP="00BB50F9">
            <w:pPr>
              <w:pStyle w:val="EngHangEnd"/>
            </w:pPr>
            <w:r>
              <w:t>From you at all times.”</w:t>
            </w:r>
          </w:p>
        </w:tc>
        <w:tc>
          <w:tcPr>
            <w:tcW w:w="288" w:type="dxa"/>
          </w:tcPr>
          <w:p w14:paraId="320F503D" w14:textId="77777777" w:rsidR="00BB50F9" w:rsidRDefault="00BB50F9" w:rsidP="00BB50F9"/>
        </w:tc>
        <w:tc>
          <w:tcPr>
            <w:tcW w:w="288" w:type="dxa"/>
          </w:tcPr>
          <w:p w14:paraId="10860875" w14:textId="77777777" w:rsidR="00BB50F9" w:rsidRDefault="00BB50F9" w:rsidP="00BB50F9">
            <w:pPr>
              <w:pStyle w:val="CopticCross"/>
            </w:pPr>
            <w:r w:rsidRPr="00FB5ACB">
              <w:t>¿</w:t>
            </w:r>
          </w:p>
        </w:tc>
        <w:tc>
          <w:tcPr>
            <w:tcW w:w="3960" w:type="dxa"/>
          </w:tcPr>
          <w:p w14:paraId="00FF313F" w14:textId="77777777" w:rsidR="00BB50F9" w:rsidRDefault="00BB50F9" w:rsidP="00BB50F9">
            <w:pPr>
              <w:pStyle w:val="CopticVersemulti-line"/>
            </w:pPr>
            <w:r>
              <w:t>Ⲟⲩϩⲏⲧ ⲛⲉⲙ ⲟⲩⲠⲛⲉⲩⲙⲁ ⲙ̀ⲃⲉⲣⲓ:</w:t>
            </w:r>
          </w:p>
          <w:p w14:paraId="5910EEF7" w14:textId="77777777" w:rsidR="00BB50F9" w:rsidRDefault="00BB50F9" w:rsidP="00BB50F9">
            <w:pPr>
              <w:pStyle w:val="CopticVersemulti-line"/>
            </w:pPr>
            <w:r>
              <w:t>ϯⲛⲁⲁⲓϥ ⲥⲁϧⲟⲩⲛ ⲙ̀ⲙⲱⲧⲉⲛ:</w:t>
            </w:r>
          </w:p>
          <w:p w14:paraId="79AC5298" w14:textId="77777777" w:rsidR="00BB50F9" w:rsidRDefault="00BB50F9" w:rsidP="00BB50F9">
            <w:pPr>
              <w:pStyle w:val="CopticVersemulti-line"/>
            </w:pPr>
            <w:r>
              <w:t>ϯⲛⲁⲱ̀ⲗⲓ ⲙ̀ⲡⲓϩⲏⲧ ⲛ̀ⲱ̀ⲛⲓ:</w:t>
            </w:r>
          </w:p>
          <w:p w14:paraId="62E986DB" w14:textId="77777777" w:rsidR="00BB50F9" w:rsidRPr="005130A7" w:rsidRDefault="00BB50F9" w:rsidP="00BB50F9">
            <w:pPr>
              <w:pStyle w:val="CopticVerse"/>
            </w:pPr>
            <w:r>
              <w:t>ⲉ̀ⲃⲟⲗϧⲉⲛ ⲛⲉⲧⲉⲛⲥⲁⲣⲝ ⲛ̀ⲥⲏⲟⲩ ⲛⲓⲃⲉⲛ.</w:t>
            </w:r>
          </w:p>
        </w:tc>
      </w:tr>
      <w:tr w:rsidR="00BB50F9" w14:paraId="63D12855" w14:textId="77777777" w:rsidTr="00BB50F9">
        <w:trPr>
          <w:cantSplit/>
          <w:jc w:val="center"/>
        </w:trPr>
        <w:tc>
          <w:tcPr>
            <w:tcW w:w="288" w:type="dxa"/>
          </w:tcPr>
          <w:p w14:paraId="4E65E3D4" w14:textId="77777777" w:rsidR="00BB50F9" w:rsidRDefault="00BB50F9" w:rsidP="00BB50F9">
            <w:pPr>
              <w:pStyle w:val="CopticCross"/>
            </w:pPr>
            <w:r w:rsidRPr="00FB5ACB">
              <w:t>¿</w:t>
            </w:r>
          </w:p>
        </w:tc>
        <w:tc>
          <w:tcPr>
            <w:tcW w:w="3960" w:type="dxa"/>
          </w:tcPr>
          <w:p w14:paraId="35E219E7" w14:textId="77777777" w:rsidR="00BB50F9" w:rsidRDefault="00BB50F9" w:rsidP="00BB50F9">
            <w:pPr>
              <w:pStyle w:val="EngHang"/>
            </w:pPr>
            <w:r>
              <w:t>This pure one also said</w:t>
            </w:r>
          </w:p>
          <w:p w14:paraId="3E087D3F" w14:textId="77777777" w:rsidR="00BB50F9" w:rsidRDefault="00BB50F9" w:rsidP="00BB50F9">
            <w:pPr>
              <w:pStyle w:val="EngHang"/>
            </w:pPr>
            <w:r>
              <w:t>That every living soul</w:t>
            </w:r>
          </w:p>
          <w:p w14:paraId="66B9BAEB" w14:textId="77777777" w:rsidR="00BB50F9" w:rsidRDefault="00BB50F9" w:rsidP="00BB50F9">
            <w:pPr>
              <w:pStyle w:val="EngHang"/>
            </w:pPr>
            <w:r>
              <w:t>Upon which the water of the river</w:t>
            </w:r>
          </w:p>
          <w:p w14:paraId="7E44ABD3" w14:textId="77777777" w:rsidR="00BB50F9" w:rsidRDefault="00BB50F9" w:rsidP="00BB50F9">
            <w:pPr>
              <w:pStyle w:val="EngHangEnd"/>
            </w:pPr>
            <w:r>
              <w:t>Is cast shall live.</w:t>
            </w:r>
          </w:p>
        </w:tc>
        <w:tc>
          <w:tcPr>
            <w:tcW w:w="288" w:type="dxa"/>
          </w:tcPr>
          <w:p w14:paraId="2B80B16B" w14:textId="77777777" w:rsidR="00BB50F9" w:rsidRDefault="00BB50F9" w:rsidP="00BB50F9"/>
        </w:tc>
        <w:tc>
          <w:tcPr>
            <w:tcW w:w="288" w:type="dxa"/>
          </w:tcPr>
          <w:p w14:paraId="032321C7" w14:textId="77777777" w:rsidR="00BB50F9" w:rsidRDefault="00BB50F9" w:rsidP="00BB50F9">
            <w:pPr>
              <w:pStyle w:val="CopticCross"/>
            </w:pPr>
            <w:r w:rsidRPr="00FB5ACB">
              <w:t>¿</w:t>
            </w:r>
          </w:p>
        </w:tc>
        <w:tc>
          <w:tcPr>
            <w:tcW w:w="3960" w:type="dxa"/>
          </w:tcPr>
          <w:p w14:paraId="75D382D7" w14:textId="77777777" w:rsidR="00BB50F9" w:rsidRDefault="00BB50F9" w:rsidP="00BB50F9">
            <w:pPr>
              <w:pStyle w:val="CopticVersemulti-line"/>
            </w:pPr>
            <w:r>
              <w:t>Ⲡⲉϫⲁϥ ⲟⲛ ⲛ̀ϫⲉ ⲡⲓⲑ̀ⲙⲏⲓ ⲫⲁⲓ:</w:t>
            </w:r>
          </w:p>
          <w:p w14:paraId="4E4F711C" w14:textId="77777777" w:rsidR="00BB50F9" w:rsidRDefault="00BB50F9" w:rsidP="00BB50F9">
            <w:pPr>
              <w:pStyle w:val="CopticVersemulti-line"/>
            </w:pPr>
            <w:r>
              <w:t>ϫⲉ ⲯⲩⲭⲏ ⲛⲓⲃⲉⲛ ⲉⲧⲟⲛϧ:</w:t>
            </w:r>
          </w:p>
          <w:p w14:paraId="58B32B71" w14:textId="77777777" w:rsidR="00BB50F9" w:rsidRDefault="00BB50F9" w:rsidP="00BB50F9">
            <w:pPr>
              <w:pStyle w:val="CopticVersemulti-line"/>
            </w:pPr>
            <w:r>
              <w:t>ⲉⲧⲃⲉⲣⲃⲉⲣ ⲉ̀ϫⲱⲟⲩ ⲛ̀ϫⲉ ⲡⲁⲓⲙⲱⲟⲩ ⲫⲁⲓ:</w:t>
            </w:r>
          </w:p>
          <w:p w14:paraId="6C9679F2" w14:textId="77777777" w:rsidR="00BB50F9" w:rsidRPr="005130A7" w:rsidRDefault="00BB50F9" w:rsidP="00BB50F9">
            <w:pPr>
              <w:pStyle w:val="CopticVerse"/>
            </w:pPr>
            <w:r>
              <w:t>ⲛ̀ⲧⲉ ⲡⲁⲓⲓⲁⲣⲟ ⲥⲉⲛⲁⲱⲛϧ.</w:t>
            </w:r>
          </w:p>
        </w:tc>
      </w:tr>
      <w:tr w:rsidR="00BB50F9" w14:paraId="6A85F071" w14:textId="77777777" w:rsidTr="00BB50F9">
        <w:trPr>
          <w:cantSplit/>
          <w:jc w:val="center"/>
        </w:trPr>
        <w:tc>
          <w:tcPr>
            <w:tcW w:w="288" w:type="dxa"/>
          </w:tcPr>
          <w:p w14:paraId="6A05229D" w14:textId="77777777" w:rsidR="00BB50F9" w:rsidRDefault="00BB50F9" w:rsidP="00BB50F9">
            <w:pPr>
              <w:pStyle w:val="CopticCross"/>
            </w:pPr>
          </w:p>
        </w:tc>
        <w:tc>
          <w:tcPr>
            <w:tcW w:w="3960" w:type="dxa"/>
          </w:tcPr>
          <w:p w14:paraId="620DC3CA" w14:textId="77777777" w:rsidR="00BB50F9" w:rsidRDefault="00BB50F9" w:rsidP="00BB50F9">
            <w:pPr>
              <w:pStyle w:val="EngHang"/>
            </w:pPr>
            <w:r>
              <w:t>Rejoice, O Christians,</w:t>
            </w:r>
          </w:p>
          <w:p w14:paraId="451D05A8" w14:textId="77777777" w:rsidR="00BB50F9" w:rsidRDefault="00BB50F9" w:rsidP="00BB50F9">
            <w:pPr>
              <w:pStyle w:val="EngHang"/>
            </w:pPr>
            <w:r>
              <w:t>For Christ chose you</w:t>
            </w:r>
          </w:p>
          <w:p w14:paraId="056EDFBE" w14:textId="77777777" w:rsidR="00BB50F9" w:rsidRDefault="00BB50F9" w:rsidP="00BB50F9">
            <w:pPr>
              <w:pStyle w:val="EngHang"/>
            </w:pPr>
            <w:r>
              <w:t>And delivered sweet</w:t>
            </w:r>
          </w:p>
          <w:p w14:paraId="098A2A1C" w14:textId="77777777" w:rsidR="00BB50F9" w:rsidRDefault="00BB50F9" w:rsidP="00BB50F9">
            <w:pPr>
              <w:pStyle w:val="EngHangEnd"/>
            </w:pPr>
            <w:r>
              <w:t xml:space="preserve">Salvation, filling all. </w:t>
            </w:r>
          </w:p>
        </w:tc>
        <w:tc>
          <w:tcPr>
            <w:tcW w:w="288" w:type="dxa"/>
          </w:tcPr>
          <w:p w14:paraId="147E1C7C" w14:textId="77777777" w:rsidR="00BB50F9" w:rsidRDefault="00BB50F9" w:rsidP="00BB50F9"/>
        </w:tc>
        <w:tc>
          <w:tcPr>
            <w:tcW w:w="288" w:type="dxa"/>
          </w:tcPr>
          <w:p w14:paraId="4517903F" w14:textId="77777777" w:rsidR="00BB50F9" w:rsidRDefault="00BB50F9" w:rsidP="00BB50F9">
            <w:pPr>
              <w:pStyle w:val="CopticCross"/>
            </w:pPr>
          </w:p>
        </w:tc>
        <w:tc>
          <w:tcPr>
            <w:tcW w:w="3960" w:type="dxa"/>
          </w:tcPr>
          <w:p w14:paraId="34059A81" w14:textId="77777777" w:rsidR="00BB50F9" w:rsidRDefault="00BB50F9" w:rsidP="00BB50F9">
            <w:pPr>
              <w:pStyle w:val="CopticVersemulti-line"/>
            </w:pPr>
            <w:r>
              <w:t>Ⲣⲁϣⲓ ⲱ̀ ⲛⲓⲬ̀ⲣⲓⲥⲧⲓⲁⲛⲟⲥ:</w:t>
            </w:r>
          </w:p>
          <w:p w14:paraId="560503A1" w14:textId="77777777" w:rsidR="00BB50F9" w:rsidRDefault="00BB50F9" w:rsidP="00BB50F9">
            <w:pPr>
              <w:pStyle w:val="CopticVersemulti-line"/>
            </w:pPr>
            <w:r>
              <w:t>ϫⲉ Ⲡⲭ̄ⲥ̄ ⲁϥⲥⲱⲧⲡ ⲙ̀ⲙⲱⲧⲉⲛ:</w:t>
            </w:r>
          </w:p>
          <w:p w14:paraId="19691D3E" w14:textId="77777777" w:rsidR="00BB50F9" w:rsidRDefault="00BB50F9" w:rsidP="00BB50F9">
            <w:pPr>
              <w:pStyle w:val="CopticVersemulti-line"/>
              <w:rPr>
                <w:b/>
              </w:rPr>
            </w:pPr>
            <w:r>
              <w:t xml:space="preserve">ⲟⲩⲟϩ </w:t>
            </w:r>
            <w:r w:rsidRPr="00BB50F9">
              <w:t>ⲙⲏⲓⲥ ⲛⲱⲧⲉⲛ ϯⲛⲟⲩ</w:t>
            </w:r>
            <w:r>
              <w:rPr>
                <w:b/>
              </w:rPr>
              <w:t>:</w:t>
            </w:r>
          </w:p>
          <w:p w14:paraId="7093A09F" w14:textId="77777777" w:rsidR="00BB50F9" w:rsidRPr="005130A7" w:rsidRDefault="00BB50F9" w:rsidP="00BB50F9">
            <w:pPr>
              <w:pStyle w:val="CopticVerse"/>
            </w:pPr>
            <w:r w:rsidRPr="00DD69E5">
              <w:t>ⲙ̀ⲡⲓⲟⲩϫⲁⲓ ⲛ̀ⲥⲏⲟⲩ ⲛⲓⲃⲉⲛ.</w:t>
            </w:r>
          </w:p>
        </w:tc>
      </w:tr>
      <w:tr w:rsidR="00BB50F9" w14:paraId="78D006B5" w14:textId="77777777" w:rsidTr="00BB50F9">
        <w:trPr>
          <w:cantSplit/>
          <w:jc w:val="center"/>
        </w:trPr>
        <w:tc>
          <w:tcPr>
            <w:tcW w:w="288" w:type="dxa"/>
          </w:tcPr>
          <w:p w14:paraId="2F66027B" w14:textId="77777777" w:rsidR="00BB50F9" w:rsidRDefault="00BB50F9" w:rsidP="00BB50F9">
            <w:pPr>
              <w:pStyle w:val="CopticCross"/>
            </w:pPr>
          </w:p>
        </w:tc>
        <w:tc>
          <w:tcPr>
            <w:tcW w:w="3960" w:type="dxa"/>
          </w:tcPr>
          <w:p w14:paraId="777A03F1" w14:textId="77777777" w:rsidR="00BB50F9" w:rsidRDefault="00BB50F9" w:rsidP="00BB50F9">
            <w:pPr>
              <w:pStyle w:val="EngHang"/>
            </w:pPr>
            <w:r>
              <w:t>Give ear, all peoples,</w:t>
            </w:r>
          </w:p>
          <w:p w14:paraId="1EF63DE6" w14:textId="77777777" w:rsidR="00BB50F9" w:rsidRDefault="00BB50F9" w:rsidP="00BB50F9">
            <w:pPr>
              <w:pStyle w:val="EngHang"/>
            </w:pPr>
            <w:r>
              <w:t>The tribes and all tongues,</w:t>
            </w:r>
          </w:p>
          <w:p w14:paraId="67B15215" w14:textId="77777777" w:rsidR="00BB50F9" w:rsidRDefault="00BB50F9" w:rsidP="00BB50F9">
            <w:pPr>
              <w:pStyle w:val="EngHang"/>
            </w:pPr>
            <w:r>
              <w:t>Rush to the glorious baptism</w:t>
            </w:r>
          </w:p>
          <w:p w14:paraId="18A6CBF1" w14:textId="77777777" w:rsidR="00BB50F9" w:rsidRDefault="00BB50F9" w:rsidP="00BB50F9">
            <w:pPr>
              <w:pStyle w:val="EngHangEnd"/>
            </w:pPr>
            <w:r>
              <w:t>And receive eternal life.</w:t>
            </w:r>
          </w:p>
        </w:tc>
        <w:tc>
          <w:tcPr>
            <w:tcW w:w="288" w:type="dxa"/>
          </w:tcPr>
          <w:p w14:paraId="51EAADFF" w14:textId="77777777" w:rsidR="00BB50F9" w:rsidRDefault="00BB50F9" w:rsidP="00BB50F9"/>
        </w:tc>
        <w:tc>
          <w:tcPr>
            <w:tcW w:w="288" w:type="dxa"/>
          </w:tcPr>
          <w:p w14:paraId="3321FA7C" w14:textId="77777777" w:rsidR="00BB50F9" w:rsidRDefault="00BB50F9" w:rsidP="00BB50F9">
            <w:pPr>
              <w:pStyle w:val="CopticCross"/>
            </w:pPr>
          </w:p>
        </w:tc>
        <w:tc>
          <w:tcPr>
            <w:tcW w:w="3960" w:type="dxa"/>
          </w:tcPr>
          <w:p w14:paraId="399341A3" w14:textId="77777777" w:rsidR="00BB50F9" w:rsidRDefault="00BB50F9" w:rsidP="00BB50F9">
            <w:pPr>
              <w:pStyle w:val="CopticVersemulti-line"/>
            </w:pPr>
            <w:r>
              <w:t>Ⲥⲱⲧⲉⲙ ⲱ̀ ⲛⲓⲗⲁⲟⲥ ⲧⲏⲣⲟⲩ:</w:t>
            </w:r>
          </w:p>
          <w:p w14:paraId="6149D4D7" w14:textId="77777777" w:rsidR="00BB50F9" w:rsidRDefault="00BB50F9" w:rsidP="00BB50F9">
            <w:pPr>
              <w:pStyle w:val="CopticVersemulti-line"/>
            </w:pPr>
            <w:r>
              <w:t>ⲛⲓⲅⲩⲗⲏ ⲛⲉⲙ ⲛⲓⲁⲥⲡⲓ ⲛ̀ⲗⲁⲥ:</w:t>
            </w:r>
          </w:p>
          <w:p w14:paraId="68773902" w14:textId="77777777" w:rsidR="00BB50F9" w:rsidRDefault="00BB50F9" w:rsidP="00BB50F9">
            <w:pPr>
              <w:pStyle w:val="CopticVersemulti-line"/>
            </w:pPr>
            <w:r>
              <w:t>ⲭⲱⲗⲉⲙ ⲉ̀ⲡⲓⲱⲙⲥ ⲉⲧϣⲟⲩϣⲟⲩ:</w:t>
            </w:r>
          </w:p>
          <w:p w14:paraId="40D2FA10" w14:textId="77777777" w:rsidR="00BB50F9" w:rsidRPr="005130A7" w:rsidRDefault="00BB50F9" w:rsidP="00BB50F9">
            <w:pPr>
              <w:pStyle w:val="CopticVerse"/>
            </w:pPr>
            <w:r>
              <w:t>ⲉⲑⲣⲉⲛϭⲓ ⲙ̀ⲡⲓⲱⲛϧ ⲉ̀ⲱ̀ⲛⲁⲥ.</w:t>
            </w:r>
          </w:p>
        </w:tc>
      </w:tr>
      <w:tr w:rsidR="00BB50F9" w14:paraId="31359B2C" w14:textId="77777777" w:rsidTr="00BB50F9">
        <w:trPr>
          <w:cantSplit/>
          <w:jc w:val="center"/>
        </w:trPr>
        <w:tc>
          <w:tcPr>
            <w:tcW w:w="288" w:type="dxa"/>
          </w:tcPr>
          <w:p w14:paraId="5F9E5838" w14:textId="77777777" w:rsidR="00BB50F9" w:rsidRDefault="00BB50F9" w:rsidP="00BB50F9">
            <w:pPr>
              <w:pStyle w:val="CopticCross"/>
            </w:pPr>
            <w:r w:rsidRPr="00FB5ACB">
              <w:t>¿</w:t>
            </w:r>
          </w:p>
        </w:tc>
        <w:tc>
          <w:tcPr>
            <w:tcW w:w="3960" w:type="dxa"/>
          </w:tcPr>
          <w:p w14:paraId="58AB4FF5" w14:textId="77777777" w:rsidR="00BB50F9" w:rsidRDefault="00BB50F9" w:rsidP="00BB50F9">
            <w:pPr>
              <w:pStyle w:val="EngHang"/>
            </w:pPr>
            <w:r>
              <w:t>Ask the Lord without malice,</w:t>
            </w:r>
          </w:p>
          <w:p w14:paraId="3F274E42" w14:textId="77777777" w:rsidR="00BB50F9" w:rsidRDefault="00BB50F9" w:rsidP="00BB50F9">
            <w:pPr>
              <w:pStyle w:val="EngHang"/>
            </w:pPr>
            <w:r>
              <w:t>With a humble heart,</w:t>
            </w:r>
          </w:p>
          <w:p w14:paraId="61F2152A" w14:textId="77777777" w:rsidR="00BB50F9" w:rsidRDefault="00BB50F9" w:rsidP="00BB50F9">
            <w:pPr>
              <w:pStyle w:val="EngHang"/>
            </w:pPr>
            <w:r>
              <w:t>Come to be illuminated</w:t>
            </w:r>
          </w:p>
          <w:p w14:paraId="1F22C846" w14:textId="77777777" w:rsidR="00BB50F9" w:rsidRPr="0078672A" w:rsidRDefault="00BB50F9" w:rsidP="00BB50F9">
            <w:pPr>
              <w:pStyle w:val="EngHangEnd"/>
            </w:pPr>
            <w:r>
              <w:t>And your faces made unashamed.</w:t>
            </w:r>
          </w:p>
        </w:tc>
        <w:tc>
          <w:tcPr>
            <w:tcW w:w="288" w:type="dxa"/>
          </w:tcPr>
          <w:p w14:paraId="1469DB02" w14:textId="77777777" w:rsidR="00BB50F9" w:rsidRDefault="00BB50F9" w:rsidP="00BB50F9"/>
        </w:tc>
        <w:tc>
          <w:tcPr>
            <w:tcW w:w="288" w:type="dxa"/>
          </w:tcPr>
          <w:p w14:paraId="3C038A55" w14:textId="77777777" w:rsidR="00BB50F9" w:rsidRDefault="00BB50F9" w:rsidP="00BB50F9">
            <w:pPr>
              <w:pStyle w:val="CopticCross"/>
            </w:pPr>
            <w:r w:rsidRPr="00FB5ACB">
              <w:t>¿</w:t>
            </w:r>
          </w:p>
        </w:tc>
        <w:tc>
          <w:tcPr>
            <w:tcW w:w="3960" w:type="dxa"/>
          </w:tcPr>
          <w:p w14:paraId="6EDEB7F7" w14:textId="77777777" w:rsidR="00BB50F9" w:rsidRDefault="00BB50F9" w:rsidP="00BB50F9">
            <w:pPr>
              <w:pStyle w:val="CopticVersemulti-line"/>
            </w:pPr>
            <w:r>
              <w:t>Ⲧⲱⲃϩ ⲙ̀Ⲡⲟ̄ⲥ̄ ϧⲉⲛ ⲟⲩⲙⲉⲧⲁⲧϣⲟⲃⲓ:</w:t>
            </w:r>
          </w:p>
          <w:p w14:paraId="71447DCE" w14:textId="77777777" w:rsidR="00BB50F9" w:rsidRDefault="00BB50F9" w:rsidP="00BB50F9">
            <w:pPr>
              <w:pStyle w:val="CopticVersemulti-line"/>
            </w:pPr>
            <w:r>
              <w:t>ϧⲉⲏⲛ ⲟⲩϩⲏⲧ ⲉϥⲑⲉⲃⲓⲟ:</w:t>
            </w:r>
          </w:p>
          <w:p w14:paraId="6B9B4A6F" w14:textId="77777777" w:rsidR="00BB50F9" w:rsidRDefault="00BB50F9" w:rsidP="00BB50F9">
            <w:pPr>
              <w:pStyle w:val="CopticVersemulti-line"/>
            </w:pPr>
            <w:r>
              <w:t>ⲁ̀ⲙⲱⲓⲛⲓ ⲉⲑⲣⲉⲧⲉⲛ ⲉⲣⲟⲩⲱⲓⲛⲓ:</w:t>
            </w:r>
          </w:p>
          <w:p w14:paraId="3F83753E" w14:textId="77777777" w:rsidR="00BB50F9" w:rsidRPr="005130A7" w:rsidRDefault="00BB50F9" w:rsidP="00BB50F9">
            <w:pPr>
              <w:pStyle w:val="CopticVerse"/>
            </w:pPr>
            <w:r>
              <w:t>ⲛ̀ⲛⲟⲩϭⲓϣⲓⲡⲓ ⲛ̀ϫⲉ ⲛⲉⲧⲉⲛϩⲟ.</w:t>
            </w:r>
          </w:p>
        </w:tc>
      </w:tr>
      <w:tr w:rsidR="00BB50F9" w14:paraId="4D3D201E" w14:textId="77777777" w:rsidTr="00BB50F9">
        <w:trPr>
          <w:cantSplit/>
          <w:jc w:val="center"/>
        </w:trPr>
        <w:tc>
          <w:tcPr>
            <w:tcW w:w="288" w:type="dxa"/>
          </w:tcPr>
          <w:p w14:paraId="708EC40B" w14:textId="77777777" w:rsidR="00BB50F9" w:rsidRDefault="00BB50F9" w:rsidP="00BB50F9">
            <w:pPr>
              <w:pStyle w:val="CopticCross"/>
            </w:pPr>
            <w:r w:rsidRPr="00FB5ACB">
              <w:t>¿</w:t>
            </w:r>
          </w:p>
        </w:tc>
        <w:tc>
          <w:tcPr>
            <w:tcW w:w="3960" w:type="dxa"/>
          </w:tcPr>
          <w:p w14:paraId="3003CAC4" w14:textId="77777777" w:rsidR="00BB50F9" w:rsidRDefault="00BB50F9" w:rsidP="00BB50F9">
            <w:pPr>
              <w:pStyle w:val="EngHang"/>
            </w:pPr>
            <w:r>
              <w:t>The Son of God, the lover of mankind,</w:t>
            </w:r>
          </w:p>
          <w:p w14:paraId="1C8682EB" w14:textId="77777777" w:rsidR="00BB50F9" w:rsidRDefault="00BB50F9" w:rsidP="00BB50F9">
            <w:pPr>
              <w:pStyle w:val="EngHang"/>
            </w:pPr>
            <w:r>
              <w:t>Said in His authority,</w:t>
            </w:r>
          </w:p>
          <w:p w14:paraId="6F59304F" w14:textId="77777777" w:rsidR="00BB50F9" w:rsidRDefault="00BB50F9" w:rsidP="00BB50F9">
            <w:pPr>
              <w:pStyle w:val="EngHang"/>
            </w:pPr>
            <w:r>
              <w:t>“If a man is not born</w:t>
            </w:r>
          </w:p>
          <w:p w14:paraId="4B9F36B7" w14:textId="77777777" w:rsidR="00BB50F9" w:rsidRDefault="00BB50F9" w:rsidP="00BB50F9">
            <w:pPr>
              <w:pStyle w:val="EngHangEnd"/>
            </w:pPr>
            <w:r>
              <w:t>Of water and the Spirit,</w:t>
            </w:r>
          </w:p>
        </w:tc>
        <w:tc>
          <w:tcPr>
            <w:tcW w:w="288" w:type="dxa"/>
          </w:tcPr>
          <w:p w14:paraId="3602F99A" w14:textId="77777777" w:rsidR="00BB50F9" w:rsidRDefault="00BB50F9" w:rsidP="00BB50F9"/>
        </w:tc>
        <w:tc>
          <w:tcPr>
            <w:tcW w:w="288" w:type="dxa"/>
          </w:tcPr>
          <w:p w14:paraId="2B2E4ABC" w14:textId="77777777" w:rsidR="00BB50F9" w:rsidRDefault="00BB50F9" w:rsidP="00BB50F9">
            <w:pPr>
              <w:pStyle w:val="CopticCross"/>
            </w:pPr>
            <w:r w:rsidRPr="00FB5ACB">
              <w:t>¿</w:t>
            </w:r>
          </w:p>
        </w:tc>
        <w:tc>
          <w:tcPr>
            <w:tcW w:w="3960" w:type="dxa"/>
          </w:tcPr>
          <w:p w14:paraId="29F5D435" w14:textId="77777777" w:rsidR="00BB50F9" w:rsidRDefault="00BB50F9" w:rsidP="00BB50F9">
            <w:pPr>
              <w:pStyle w:val="CopticVersemulti-line"/>
            </w:pPr>
            <w:r>
              <w:t>Ⲩⲓⲟⲥ Ⲑⲉⲟⲥ ⲡⲓⲘⲁⲓⲣⲱⲙⲓ:</w:t>
            </w:r>
          </w:p>
          <w:p w14:paraId="56DABAC9" w14:textId="77777777" w:rsidR="00BB50F9" w:rsidRDefault="00BB50F9" w:rsidP="00BB50F9">
            <w:pPr>
              <w:pStyle w:val="CopticVersemulti-line"/>
            </w:pPr>
            <w:r>
              <w:t>ⲡⲉϫⲁϥ ϧⲉⲛ ⲧⲉϥⲉⲝⲟⲩⲥⲓⲁ:</w:t>
            </w:r>
          </w:p>
          <w:p w14:paraId="203CA071" w14:textId="77777777" w:rsidR="00BB50F9" w:rsidRDefault="00BB50F9" w:rsidP="00BB50F9">
            <w:pPr>
              <w:pStyle w:val="CopticVersemulti-line"/>
            </w:pPr>
            <w:r>
              <w:t>ϫⲉ ⲁⲩϣ̀ⲧⲉⲙⲙⲉⲥ ⲟⲩⲣⲱⲙⲓ:</w:t>
            </w:r>
          </w:p>
          <w:p w14:paraId="50E3C659" w14:textId="77777777" w:rsidR="00BB50F9" w:rsidRPr="005130A7" w:rsidRDefault="00BB50F9" w:rsidP="00BB50F9">
            <w:pPr>
              <w:pStyle w:val="CopticHangingVerse"/>
            </w:pPr>
            <w:r>
              <w:t>ⲉ̀ⲃⲟⲗϧⲉⲛ ⲟⲩⲙⲱⲟⲩ ⲛⲉⲙ ⲟⲩⲡ̀ⲛⲉⲩⲙⲁ.</w:t>
            </w:r>
          </w:p>
        </w:tc>
      </w:tr>
      <w:tr w:rsidR="00BB50F9" w14:paraId="52912579" w14:textId="77777777" w:rsidTr="00BB50F9">
        <w:trPr>
          <w:cantSplit/>
          <w:jc w:val="center"/>
        </w:trPr>
        <w:tc>
          <w:tcPr>
            <w:tcW w:w="288" w:type="dxa"/>
          </w:tcPr>
          <w:p w14:paraId="3D060C4B" w14:textId="77777777" w:rsidR="00BB50F9" w:rsidRDefault="00BB50F9" w:rsidP="00BB50F9">
            <w:pPr>
              <w:pStyle w:val="CopticCross"/>
            </w:pPr>
          </w:p>
        </w:tc>
        <w:tc>
          <w:tcPr>
            <w:tcW w:w="3960" w:type="dxa"/>
          </w:tcPr>
          <w:p w14:paraId="2C127A94" w14:textId="77777777" w:rsidR="00BB50F9" w:rsidRDefault="00BB50F9" w:rsidP="00BB50F9">
            <w:pPr>
              <w:pStyle w:val="EngHang"/>
            </w:pPr>
            <w:r>
              <w:t>He cannot</w:t>
            </w:r>
          </w:p>
          <w:p w14:paraId="5BF557BB" w14:textId="77777777" w:rsidR="00BB50F9" w:rsidRDefault="00BB50F9" w:rsidP="00BB50F9">
            <w:pPr>
              <w:pStyle w:val="EngHang"/>
            </w:pPr>
            <w:r>
              <w:t>Enter the Kingdom</w:t>
            </w:r>
          </w:p>
          <w:p w14:paraId="6E338436" w14:textId="77777777" w:rsidR="00BB50F9" w:rsidRDefault="00BB50F9" w:rsidP="00BB50F9">
            <w:pPr>
              <w:pStyle w:val="EngHang"/>
            </w:pPr>
            <w:r>
              <w:t>Of God and joy</w:t>
            </w:r>
          </w:p>
          <w:p w14:paraId="4963FF4E" w14:textId="77777777" w:rsidR="00BB50F9" w:rsidRDefault="00BB50F9" w:rsidP="00BB50F9">
            <w:pPr>
              <w:pStyle w:val="EngHangEnd"/>
            </w:pPr>
            <w:r>
              <w:t>Eternal and incorruptible.”</w:t>
            </w:r>
          </w:p>
        </w:tc>
        <w:tc>
          <w:tcPr>
            <w:tcW w:w="288" w:type="dxa"/>
          </w:tcPr>
          <w:p w14:paraId="1C463E90" w14:textId="77777777" w:rsidR="00BB50F9" w:rsidRDefault="00BB50F9" w:rsidP="00BB50F9"/>
        </w:tc>
        <w:tc>
          <w:tcPr>
            <w:tcW w:w="288" w:type="dxa"/>
          </w:tcPr>
          <w:p w14:paraId="4DDACB04" w14:textId="77777777" w:rsidR="00BB50F9" w:rsidRDefault="00BB50F9" w:rsidP="00BB50F9">
            <w:pPr>
              <w:pStyle w:val="CopticCross"/>
            </w:pPr>
          </w:p>
        </w:tc>
        <w:tc>
          <w:tcPr>
            <w:tcW w:w="3960" w:type="dxa"/>
          </w:tcPr>
          <w:p w14:paraId="5DAB34D7" w14:textId="77777777" w:rsidR="00BB50F9" w:rsidRDefault="00BB50F9" w:rsidP="00BB50F9">
            <w:pPr>
              <w:pStyle w:val="CopticVersemulti-line"/>
            </w:pPr>
            <w:r>
              <w:t>Ⲫⲁⲓ ⲙ̀ⲙⲟⲛ ϣ̀ϫⲟⲙ ⲙ̀ⲙⲟϥ:</w:t>
            </w:r>
          </w:p>
          <w:p w14:paraId="0C16F486" w14:textId="77777777" w:rsidR="00BB50F9" w:rsidRDefault="00BB50F9" w:rsidP="00BB50F9">
            <w:pPr>
              <w:pStyle w:val="CopticVersemulti-line"/>
            </w:pPr>
            <w:r>
              <w:t>ⲉ̀ⲓ̀ ⲉ̀ϧⲟⲩⲛ ⲉ̀ϯⲙⲉⲧⲟⲩⲣⲟ:</w:t>
            </w:r>
          </w:p>
          <w:p w14:paraId="67AF790A" w14:textId="77777777" w:rsidR="00BB50F9" w:rsidRDefault="00BB50F9" w:rsidP="00BB50F9">
            <w:pPr>
              <w:pStyle w:val="CopticVersemulti-line"/>
            </w:pPr>
            <w:r>
              <w:t>ⲛ̀ⲧⲉ Ⲫϯ ⲛⲉⲙ ⲡⲓⲟⲩⲛⲟϥ:</w:t>
            </w:r>
          </w:p>
          <w:p w14:paraId="51C375F5" w14:textId="77777777" w:rsidR="00BB50F9" w:rsidRPr="005130A7" w:rsidRDefault="00BB50F9" w:rsidP="00BB50F9">
            <w:pPr>
              <w:pStyle w:val="CopticVerse"/>
            </w:pPr>
            <w:r>
              <w:t>ⲉⲑⲙⲏⲛ ⲉ̀ⲃⲟⲗ ⲛ̀ⲁⲧⲧⲁⲕⲟ.</w:t>
            </w:r>
          </w:p>
        </w:tc>
      </w:tr>
      <w:tr w:rsidR="00BB50F9" w14:paraId="2DF7035D" w14:textId="77777777" w:rsidTr="00BB50F9">
        <w:trPr>
          <w:cantSplit/>
          <w:jc w:val="center"/>
        </w:trPr>
        <w:tc>
          <w:tcPr>
            <w:tcW w:w="288" w:type="dxa"/>
          </w:tcPr>
          <w:p w14:paraId="25577B42" w14:textId="77777777" w:rsidR="00BB50F9" w:rsidRDefault="00BB50F9" w:rsidP="00BB50F9">
            <w:pPr>
              <w:pStyle w:val="CopticCross"/>
            </w:pPr>
          </w:p>
        </w:tc>
        <w:tc>
          <w:tcPr>
            <w:tcW w:w="3960" w:type="dxa"/>
          </w:tcPr>
          <w:p w14:paraId="282066D3" w14:textId="77777777" w:rsidR="00BB50F9" w:rsidRDefault="00BB50F9" w:rsidP="00BB50F9">
            <w:pPr>
              <w:pStyle w:val="EngHang"/>
            </w:pPr>
            <w:r>
              <w:t>Forgive our trespasses</w:t>
            </w:r>
          </w:p>
          <w:p w14:paraId="7E1569F1" w14:textId="77777777" w:rsidR="00BB50F9" w:rsidRDefault="00BB50F9" w:rsidP="00BB50F9">
            <w:pPr>
              <w:pStyle w:val="EngHang"/>
            </w:pPr>
            <w:r>
              <w:t>Through the prayers of the advocate</w:t>
            </w:r>
          </w:p>
          <w:p w14:paraId="168E32B9" w14:textId="77777777" w:rsidR="00BB50F9" w:rsidRDefault="00BB50F9" w:rsidP="00BB50F9">
            <w:pPr>
              <w:pStyle w:val="EngHang"/>
            </w:pPr>
            <w:r>
              <w:t>The lady uf us all, Mary</w:t>
            </w:r>
          </w:p>
          <w:p w14:paraId="683C9389" w14:textId="77777777" w:rsidR="00BB50F9" w:rsidRDefault="00BB50F9" w:rsidP="00BB50F9">
            <w:pPr>
              <w:pStyle w:val="EngHangEnd"/>
            </w:pPr>
            <w:r>
              <w:t>And John the Baptist.</w:t>
            </w:r>
          </w:p>
        </w:tc>
        <w:tc>
          <w:tcPr>
            <w:tcW w:w="288" w:type="dxa"/>
          </w:tcPr>
          <w:p w14:paraId="76F4CEAD" w14:textId="77777777" w:rsidR="00BB50F9" w:rsidRDefault="00BB50F9" w:rsidP="00BB50F9"/>
        </w:tc>
        <w:tc>
          <w:tcPr>
            <w:tcW w:w="288" w:type="dxa"/>
          </w:tcPr>
          <w:p w14:paraId="28A9AFDF" w14:textId="77777777" w:rsidR="00BB50F9" w:rsidRDefault="00BB50F9" w:rsidP="00BB50F9">
            <w:pPr>
              <w:pStyle w:val="CopticCross"/>
            </w:pPr>
          </w:p>
        </w:tc>
        <w:tc>
          <w:tcPr>
            <w:tcW w:w="3960" w:type="dxa"/>
          </w:tcPr>
          <w:p w14:paraId="10CCBC94" w14:textId="77777777" w:rsidR="00BB50F9" w:rsidRDefault="00BB50F9" w:rsidP="00BB50F9">
            <w:pPr>
              <w:pStyle w:val="CopticVersemulti-line"/>
            </w:pPr>
            <w:r>
              <w:t>Ⲭⲱ ⲛⲁⲛ ⲉ̀ⲃⲟⲗ ⲛ̀ⲛⲉⲛⲁ̀ⲛⲟⲙⲓⲁ:</w:t>
            </w:r>
          </w:p>
          <w:p w14:paraId="196B46F2" w14:textId="77777777" w:rsidR="00BB50F9" w:rsidRDefault="00BB50F9" w:rsidP="00BB50F9">
            <w:pPr>
              <w:pStyle w:val="CopticVersemulti-line"/>
            </w:pPr>
            <w:r>
              <w:t>ϩⲓⲧⲉⲛ ⲛⲓⲧⲱⲃϩ ⲛ̀ⲧⲉ ϯⲡ̀ⲣⲟⲥⲧⲁⲧⲏⲥ:</w:t>
            </w:r>
          </w:p>
          <w:p w14:paraId="438D68D6" w14:textId="77777777" w:rsidR="00BB50F9" w:rsidRDefault="00BB50F9" w:rsidP="00BB50F9">
            <w:pPr>
              <w:pStyle w:val="CopticVersemulti-line"/>
            </w:pPr>
            <w:r>
              <w:t>ⲧⲉⲛⲟ̄ⲥ̄ ⲛ̀ⲛⲏⲃ ⲧⲏⲣⲉⲛ Ⲙⲁⲣⲓⲁ:</w:t>
            </w:r>
          </w:p>
          <w:p w14:paraId="22FBB90E" w14:textId="77777777" w:rsidR="00BB50F9" w:rsidRPr="005130A7" w:rsidRDefault="00BB50F9" w:rsidP="00BB50F9">
            <w:pPr>
              <w:pStyle w:val="CopticVerse"/>
            </w:pPr>
            <w:r>
              <w:t>ⲛⲉⲙ Ⲓⲱⲁⲛⲛⲏⲥ ⲡⲓⲂⲁⲡⲧⲓⲥⲏⲥ.</w:t>
            </w:r>
          </w:p>
        </w:tc>
      </w:tr>
      <w:tr w:rsidR="00BB50F9" w14:paraId="502B9E9E" w14:textId="77777777" w:rsidTr="00BB50F9">
        <w:trPr>
          <w:cantSplit/>
          <w:jc w:val="center"/>
        </w:trPr>
        <w:tc>
          <w:tcPr>
            <w:tcW w:w="288" w:type="dxa"/>
          </w:tcPr>
          <w:p w14:paraId="7848BFE1" w14:textId="77777777" w:rsidR="00BB50F9" w:rsidRPr="003209AF" w:rsidRDefault="00BB50F9" w:rsidP="00BB50F9">
            <w:pPr>
              <w:pStyle w:val="CopticCross"/>
              <w:rPr>
                <w:b/>
              </w:rPr>
            </w:pPr>
            <w:r w:rsidRPr="00FB5ACB">
              <w:t>¿</w:t>
            </w:r>
          </w:p>
        </w:tc>
        <w:tc>
          <w:tcPr>
            <w:tcW w:w="3960" w:type="dxa"/>
          </w:tcPr>
          <w:p w14:paraId="19F60451" w14:textId="77777777" w:rsidR="00BB50F9" w:rsidRDefault="00BB50F9" w:rsidP="00BB50F9">
            <w:pPr>
              <w:pStyle w:val="EngHang"/>
            </w:pPr>
            <w:r>
              <w:t>All the souls of the faithful</w:t>
            </w:r>
          </w:p>
          <w:p w14:paraId="0E10485B" w14:textId="77777777" w:rsidR="00BB50F9" w:rsidRDefault="00BB50F9" w:rsidP="00BB50F9">
            <w:pPr>
              <w:pStyle w:val="EngHang"/>
            </w:pPr>
            <w:r>
              <w:t>Who have departed, repose them.</w:t>
            </w:r>
          </w:p>
          <w:p w14:paraId="21B495FD" w14:textId="77777777" w:rsidR="00BB50F9" w:rsidRDefault="00BB50F9" w:rsidP="00BB50F9">
            <w:pPr>
              <w:pStyle w:val="EngHang"/>
            </w:pPr>
            <w:r>
              <w:t>Prefect we, the Christians</w:t>
            </w:r>
          </w:p>
          <w:p w14:paraId="27EAD6F7" w14:textId="77777777" w:rsidR="00BB50F9" w:rsidRDefault="00BB50F9" w:rsidP="00BB50F9">
            <w:pPr>
              <w:pStyle w:val="EngHangEnd"/>
            </w:pPr>
            <w:r>
              <w:t>From now till eternity.</w:t>
            </w:r>
          </w:p>
        </w:tc>
        <w:tc>
          <w:tcPr>
            <w:tcW w:w="288" w:type="dxa"/>
          </w:tcPr>
          <w:p w14:paraId="77458337" w14:textId="77777777" w:rsidR="00BB50F9" w:rsidRDefault="00BB50F9" w:rsidP="00BB50F9"/>
        </w:tc>
        <w:tc>
          <w:tcPr>
            <w:tcW w:w="288" w:type="dxa"/>
          </w:tcPr>
          <w:p w14:paraId="40C7CBBE" w14:textId="77777777" w:rsidR="00BB50F9" w:rsidRDefault="00BB50F9" w:rsidP="00BB50F9">
            <w:pPr>
              <w:pStyle w:val="CopticCross"/>
            </w:pPr>
            <w:r w:rsidRPr="00FB5ACB">
              <w:t>¿</w:t>
            </w:r>
          </w:p>
        </w:tc>
        <w:tc>
          <w:tcPr>
            <w:tcW w:w="3960" w:type="dxa"/>
          </w:tcPr>
          <w:p w14:paraId="4BE00E1E" w14:textId="77777777" w:rsidR="00BB50F9" w:rsidRDefault="00BB50F9" w:rsidP="00BB50F9">
            <w:pPr>
              <w:pStyle w:val="CopticVersemulti-line"/>
            </w:pPr>
            <w:r>
              <w:t>Ⲯⲩⲭⲏ ⲛⲓⲃⲉⲛ ⲛ̀ⲛⲓⲡⲓⲥⲧⲟⲥ:</w:t>
            </w:r>
          </w:p>
          <w:p w14:paraId="6D8A636C" w14:textId="77777777" w:rsidR="00BB50F9" w:rsidRDefault="00BB50F9" w:rsidP="00BB50F9">
            <w:pPr>
              <w:pStyle w:val="CopticVersemulti-line"/>
            </w:pPr>
            <w:r>
              <w:t>ⲛⲏⲉ̀ⲧⲁⲩⲉⲛⲕⲟⲧ ⲙⲁⲙ̀ⲧⲟⲛ ⲛⲱⲟⲩ:</w:t>
            </w:r>
          </w:p>
          <w:p w14:paraId="71150DDC" w14:textId="77777777" w:rsidR="00BB50F9" w:rsidRDefault="00BB50F9" w:rsidP="00BB50F9">
            <w:pPr>
              <w:pStyle w:val="CopticVersemulti-line"/>
            </w:pPr>
            <w:r>
              <w:t>ϫⲱⲕⲧⲉⲛ ⲉ̀ⲃⲟⲗ ⲛ̀ Ⲭ̀ⲣⲓⲥⲧⲓⲁⲛⲟⲥ:</w:t>
            </w:r>
          </w:p>
          <w:p w14:paraId="4FC192DA" w14:textId="77777777" w:rsidR="00BB50F9" w:rsidRPr="005130A7" w:rsidRDefault="00BB50F9" w:rsidP="00BB50F9">
            <w:pPr>
              <w:pStyle w:val="CopticVerse"/>
            </w:pPr>
            <w:r>
              <w:t>ⲓⲥϫⲉⲛ ϯⲛⲟⲩ ϣⲁ ⲡ̀ϫⲱⲕ ⲉ̀ⲃⲟⲗ.</w:t>
            </w:r>
          </w:p>
        </w:tc>
      </w:tr>
      <w:tr w:rsidR="00BB50F9" w14:paraId="03EAB06B" w14:textId="77777777" w:rsidTr="00BB50F9">
        <w:trPr>
          <w:cantSplit/>
          <w:jc w:val="center"/>
        </w:trPr>
        <w:tc>
          <w:tcPr>
            <w:tcW w:w="288" w:type="dxa"/>
          </w:tcPr>
          <w:p w14:paraId="3471030B" w14:textId="77777777" w:rsidR="00BB50F9" w:rsidRDefault="00BB50F9" w:rsidP="00BB50F9">
            <w:pPr>
              <w:pStyle w:val="CopticCross"/>
            </w:pPr>
            <w:r w:rsidRPr="00FB5ACB">
              <w:lastRenderedPageBreak/>
              <w:t>¿</w:t>
            </w:r>
          </w:p>
        </w:tc>
        <w:tc>
          <w:tcPr>
            <w:tcW w:w="3960" w:type="dxa"/>
          </w:tcPr>
          <w:p w14:paraId="6E8E8932" w14:textId="77777777" w:rsidR="00BB50F9" w:rsidRDefault="00BB50F9" w:rsidP="00BB50F9">
            <w:pPr>
              <w:pStyle w:val="EngHang"/>
            </w:pPr>
            <w:r>
              <w:t>Be patient O my Master.</w:t>
            </w:r>
          </w:p>
          <w:p w14:paraId="6D3238F3" w14:textId="77777777" w:rsidR="00BB50F9" w:rsidRDefault="00BB50F9" w:rsidP="00BB50F9">
            <w:pPr>
              <w:pStyle w:val="EngHang"/>
            </w:pPr>
            <w:r>
              <w:t>Save me from my enemies,</w:t>
            </w:r>
          </w:p>
          <w:p w14:paraId="3ABFB0CC" w14:textId="77777777" w:rsidR="00BB50F9" w:rsidRDefault="00BB50F9" w:rsidP="00BB50F9">
            <w:pPr>
              <w:pStyle w:val="EngHang"/>
            </w:pPr>
            <w:r>
              <w:t>The hidden and the manifest,</w:t>
            </w:r>
          </w:p>
          <w:p w14:paraId="66EE58F3" w14:textId="77777777" w:rsidR="00BB50F9" w:rsidRDefault="00BB50F9" w:rsidP="00BB50F9">
            <w:pPr>
              <w:pStyle w:val="EngHangEnd"/>
            </w:pPr>
            <w:r>
              <w:t>Disperse their council and cast them out.</w:t>
            </w:r>
          </w:p>
        </w:tc>
        <w:tc>
          <w:tcPr>
            <w:tcW w:w="288" w:type="dxa"/>
          </w:tcPr>
          <w:p w14:paraId="60D7501F" w14:textId="77777777" w:rsidR="00BB50F9" w:rsidRDefault="00BB50F9" w:rsidP="00BB50F9"/>
        </w:tc>
        <w:tc>
          <w:tcPr>
            <w:tcW w:w="288" w:type="dxa"/>
          </w:tcPr>
          <w:p w14:paraId="3F299A0A" w14:textId="77777777" w:rsidR="00BB50F9" w:rsidRDefault="00BB50F9" w:rsidP="00BB50F9">
            <w:pPr>
              <w:pStyle w:val="CopticCross"/>
            </w:pPr>
            <w:r w:rsidRPr="00FB5ACB">
              <w:t>¿</w:t>
            </w:r>
          </w:p>
        </w:tc>
        <w:tc>
          <w:tcPr>
            <w:tcW w:w="3960" w:type="dxa"/>
          </w:tcPr>
          <w:p w14:paraId="3A07573C" w14:textId="77777777" w:rsidR="00BB50F9" w:rsidRDefault="00BB50F9" w:rsidP="00BB50F9">
            <w:pPr>
              <w:pStyle w:val="CopticVersemulti-line"/>
              <w:rPr>
                <w:rFonts w:eastAsia="Arial Unicode MS" w:cs="FreeSerifAvvaShenouda"/>
              </w:rPr>
            </w:pPr>
            <w:r>
              <w:rPr>
                <w:rFonts w:eastAsia="Arial Unicode MS" w:cs="FreeSerifAvvaShenouda"/>
              </w:rPr>
              <w:t>Ⲱⲟⲩⲛ̀ϩⲏⲧ ⲉ̀ϫⲱⲓ ⲡⲁⲚⲏⲃ:</w:t>
            </w:r>
          </w:p>
          <w:p w14:paraId="46AA7E53" w14:textId="77777777" w:rsidR="00BB50F9" w:rsidRDefault="00BB50F9" w:rsidP="00BB50F9">
            <w:pPr>
              <w:pStyle w:val="CopticVersemulti-line"/>
              <w:rPr>
                <w:rFonts w:eastAsia="Arial Unicode MS" w:cs="FreeSerifAvvaShenouda"/>
              </w:rPr>
            </w:pPr>
            <w:r>
              <w:rPr>
                <w:rFonts w:eastAsia="Arial Unicode MS" w:cs="FreeSerifAvvaShenouda"/>
              </w:rPr>
              <w:t>ⲛⲁϩⲙⲉⲧ ⲉ̀ⲃⲟⲗϧⲉⲛ ⲛⲁϫⲁϫⲓ:</w:t>
            </w:r>
          </w:p>
          <w:p w14:paraId="15BD14B7" w14:textId="77777777" w:rsidR="00BB50F9" w:rsidRDefault="00BB50F9" w:rsidP="00BB50F9">
            <w:pPr>
              <w:pStyle w:val="CopticVersemulti-line"/>
              <w:rPr>
                <w:rFonts w:eastAsia="Arial Unicode MS" w:cs="FreeSerifAvvaShenouda"/>
              </w:rPr>
            </w:pPr>
            <w:r>
              <w:rPr>
                <w:rFonts w:eastAsia="Arial Unicode MS" w:cs="FreeSerifAvvaShenouda"/>
              </w:rPr>
              <w:t>ⲛⲏⲉⲑⲟⲩⲱⲛϩ ⲉ̀ⲃⲟⲗ ⲛⲉⲙ ⲛⲏⲧϩⲏⲡ:</w:t>
            </w:r>
          </w:p>
          <w:p w14:paraId="11D06CCD" w14:textId="77777777" w:rsidR="00BB50F9" w:rsidRPr="00384F62" w:rsidRDefault="00BB50F9" w:rsidP="00BB50F9">
            <w:pPr>
              <w:pStyle w:val="CopticVerse"/>
            </w:pPr>
            <w:r>
              <w:t>ϫⲱⲣ ⲙ̀ⲡⲟⲩⲥⲟϭⲓⲛⲓ ϧⲉⲛ ⲟⲩϭⲟϫⲓ.</w:t>
            </w:r>
          </w:p>
        </w:tc>
      </w:tr>
    </w:tbl>
    <w:p w14:paraId="5D7EB855" w14:textId="77777777" w:rsidR="00BB50F9" w:rsidRPr="00BB50F9" w:rsidRDefault="00BB50F9" w:rsidP="00BB50F9"/>
    <w:p w14:paraId="61728F4F" w14:textId="77777777" w:rsidR="00FF5FF3" w:rsidRDefault="00FF5FF3" w:rsidP="00FF5FF3">
      <w:pPr>
        <w:pStyle w:val="Heading4"/>
      </w:pPr>
      <w:bookmarkStart w:id="1437" w:name="_Ref434475434"/>
      <w:r>
        <w:t>The Saturday Psali Batos</w:t>
      </w:r>
      <w:r w:rsidR="006C1B94">
        <w:t xml:space="preserve"> for Theophany</w:t>
      </w:r>
      <w:bookmarkEnd w:id="143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009C" w14:paraId="65AFB496" w14:textId="77777777" w:rsidTr="00BB50F9">
        <w:trPr>
          <w:cantSplit/>
          <w:jc w:val="center"/>
        </w:trPr>
        <w:tc>
          <w:tcPr>
            <w:tcW w:w="288" w:type="dxa"/>
          </w:tcPr>
          <w:p w14:paraId="02F0C243" w14:textId="77777777" w:rsidR="00E6009C" w:rsidRDefault="00E6009C" w:rsidP="00BB50F9">
            <w:pPr>
              <w:pStyle w:val="CopticCross"/>
            </w:pPr>
          </w:p>
        </w:tc>
        <w:tc>
          <w:tcPr>
            <w:tcW w:w="3960" w:type="dxa"/>
          </w:tcPr>
          <w:p w14:paraId="695941C7" w14:textId="77777777" w:rsidR="00E6009C" w:rsidRDefault="00E6009C" w:rsidP="00E6009C">
            <w:pPr>
              <w:pStyle w:val="EngHang"/>
            </w:pPr>
            <w:r>
              <w:t>O King of all creation,</w:t>
            </w:r>
          </w:p>
          <w:p w14:paraId="203D6D67" w14:textId="77777777" w:rsidR="00E6009C" w:rsidRDefault="00E6009C" w:rsidP="00E6009C">
            <w:pPr>
              <w:pStyle w:val="EngHang"/>
            </w:pPr>
            <w:r>
              <w:t>And creator of the springs,</w:t>
            </w:r>
          </w:p>
          <w:p w14:paraId="6F9AC76E" w14:textId="77777777" w:rsidR="00E6009C" w:rsidRDefault="00E6009C" w:rsidP="00E6009C">
            <w:pPr>
              <w:pStyle w:val="EngHang"/>
            </w:pPr>
            <w:r>
              <w:t>God by His nature,</w:t>
            </w:r>
          </w:p>
          <w:p w14:paraId="1FE1BDF3" w14:textId="77777777" w:rsidR="00E6009C" w:rsidRDefault="00E6009C" w:rsidP="00E6009C">
            <w:pPr>
              <w:pStyle w:val="EngHangEnd"/>
            </w:pPr>
            <w:r>
              <w:t>O Lord God, Lover of mankind,</w:t>
            </w:r>
          </w:p>
        </w:tc>
        <w:tc>
          <w:tcPr>
            <w:tcW w:w="288" w:type="dxa"/>
          </w:tcPr>
          <w:p w14:paraId="3240D7D7" w14:textId="77777777" w:rsidR="00E6009C" w:rsidRDefault="00E6009C" w:rsidP="00BB50F9"/>
        </w:tc>
        <w:tc>
          <w:tcPr>
            <w:tcW w:w="288" w:type="dxa"/>
          </w:tcPr>
          <w:p w14:paraId="7CA50E4C" w14:textId="77777777" w:rsidR="00E6009C" w:rsidRDefault="00E6009C" w:rsidP="00BB50F9">
            <w:pPr>
              <w:pStyle w:val="CopticCross"/>
            </w:pPr>
          </w:p>
        </w:tc>
        <w:tc>
          <w:tcPr>
            <w:tcW w:w="3960" w:type="dxa"/>
          </w:tcPr>
          <w:p w14:paraId="6322667A" w14:textId="77777777" w:rsidR="00E6009C" w:rsidRDefault="00E6009C" w:rsidP="00E6009C">
            <w:pPr>
              <w:pStyle w:val="CopticVersemulti-line"/>
            </w:pPr>
            <w:r>
              <w:t>ⲀⲡⲓⲞⲩⲣⲟ ⲛ̀ϯⲕ̀ⲯⲏⲥⲓⲥ ⲧⲏⲣⲥ:</w:t>
            </w:r>
          </w:p>
          <w:p w14:paraId="39C253AD" w14:textId="77777777" w:rsidR="00E6009C" w:rsidRDefault="00E6009C" w:rsidP="00E6009C">
            <w:pPr>
              <w:pStyle w:val="CopticVersemulti-line"/>
            </w:pPr>
            <w:r>
              <w:t>ⲟⲩⲟϩ ⲫ̀Ⲡⲉϥⲑⲁⲙⲓⲟ ⲛ̀ⲛⲓⲙⲟⲩⲙⲓ:</w:t>
            </w:r>
          </w:p>
          <w:p w14:paraId="6F10E943" w14:textId="77777777" w:rsidR="00E6009C" w:rsidRDefault="00E6009C" w:rsidP="00E6009C">
            <w:pPr>
              <w:pStyle w:val="CopticVersemulti-line"/>
            </w:pPr>
            <w:r>
              <w:t>ⲫⲏⲉⲧⲟⲓ ⲛ̀Ⲛⲟⲩϯ:</w:t>
            </w:r>
          </w:p>
          <w:p w14:paraId="76D1B23D" w14:textId="77777777" w:rsidR="00E6009C" w:rsidRPr="00C35319" w:rsidRDefault="00E6009C" w:rsidP="00E6009C">
            <w:pPr>
              <w:pStyle w:val="CopticVerse"/>
            </w:pPr>
            <w:r>
              <w:t>Ⲡⲟ̄ⲥ̄ Ⲫϯ ⲡⲓⲘⲁⲓⲣⲱⲙⲓ.</w:t>
            </w:r>
          </w:p>
        </w:tc>
      </w:tr>
      <w:tr w:rsidR="00E6009C" w14:paraId="682DC3F2" w14:textId="77777777" w:rsidTr="00BB50F9">
        <w:trPr>
          <w:cantSplit/>
          <w:jc w:val="center"/>
        </w:trPr>
        <w:tc>
          <w:tcPr>
            <w:tcW w:w="288" w:type="dxa"/>
          </w:tcPr>
          <w:p w14:paraId="20AFC406" w14:textId="77777777" w:rsidR="00E6009C" w:rsidRDefault="00E6009C" w:rsidP="00BB50F9">
            <w:pPr>
              <w:pStyle w:val="CopticCross"/>
            </w:pPr>
          </w:p>
        </w:tc>
        <w:tc>
          <w:tcPr>
            <w:tcW w:w="3960" w:type="dxa"/>
          </w:tcPr>
          <w:p w14:paraId="11FFD261" w14:textId="77777777" w:rsidR="00E6009C" w:rsidRDefault="00E6009C" w:rsidP="00E6009C">
            <w:pPr>
              <w:pStyle w:val="EngHang"/>
            </w:pPr>
            <w:r>
              <w:t>Help us, O Helper</w:t>
            </w:r>
          </w:p>
          <w:p w14:paraId="1E368F8F" w14:textId="77777777" w:rsidR="00E6009C" w:rsidRDefault="00E6009C" w:rsidP="00E6009C">
            <w:pPr>
              <w:pStyle w:val="EngHang"/>
            </w:pPr>
            <w:r>
              <w:t>Of those who have no help,</w:t>
            </w:r>
          </w:p>
          <w:p w14:paraId="2E2E1CE5" w14:textId="77777777" w:rsidR="00E6009C" w:rsidRDefault="00E6009C" w:rsidP="00E6009C">
            <w:pPr>
              <w:pStyle w:val="EngHang"/>
            </w:pPr>
            <w:r>
              <w:t>And wash our transgressions,</w:t>
            </w:r>
          </w:p>
          <w:p w14:paraId="3A173CA8" w14:textId="77777777" w:rsidR="00E6009C" w:rsidRDefault="00E6009C" w:rsidP="00E6009C">
            <w:pPr>
              <w:pStyle w:val="EngHangEnd"/>
            </w:pPr>
            <w:r>
              <w:t>O establisher of the Christians.</w:t>
            </w:r>
          </w:p>
        </w:tc>
        <w:tc>
          <w:tcPr>
            <w:tcW w:w="288" w:type="dxa"/>
          </w:tcPr>
          <w:p w14:paraId="287ECD1A" w14:textId="77777777" w:rsidR="00E6009C" w:rsidRDefault="00E6009C" w:rsidP="00BB50F9"/>
        </w:tc>
        <w:tc>
          <w:tcPr>
            <w:tcW w:w="288" w:type="dxa"/>
          </w:tcPr>
          <w:p w14:paraId="238F30A5" w14:textId="77777777" w:rsidR="00E6009C" w:rsidRDefault="00E6009C" w:rsidP="00BB50F9">
            <w:pPr>
              <w:pStyle w:val="CopticCross"/>
            </w:pPr>
          </w:p>
        </w:tc>
        <w:tc>
          <w:tcPr>
            <w:tcW w:w="3960" w:type="dxa"/>
          </w:tcPr>
          <w:p w14:paraId="4749E762" w14:textId="77777777" w:rsidR="00E6009C" w:rsidRDefault="00E6009C" w:rsidP="00E6009C">
            <w:pPr>
              <w:pStyle w:val="CopticVersemulti-line"/>
            </w:pPr>
            <w:r>
              <w:t>Ⲃⲟⲏ̀ⲑⲓⲛⲓ ⲉ̀ⲣⲟⲛ ⲱ̀ ϯⲃⲟⲏ̀ⲑⲓⲁ:</w:t>
            </w:r>
          </w:p>
          <w:p w14:paraId="793E7257" w14:textId="77777777" w:rsidR="00E6009C" w:rsidRDefault="00E6009C" w:rsidP="00E6009C">
            <w:pPr>
              <w:pStyle w:val="CopticVersemulti-line"/>
            </w:pPr>
            <w:r>
              <w:t>ⲛ̀ⲛⲏⲉ̀ⲧⲉ ⲙ̀ⲙⲟⲛ ⲧⲟⲩⲃⲟⲏ̀ⲑⲟⲥ:</w:t>
            </w:r>
          </w:p>
          <w:p w14:paraId="6BB56857" w14:textId="77777777" w:rsidR="00E6009C" w:rsidRDefault="00E6009C" w:rsidP="00E6009C">
            <w:pPr>
              <w:pStyle w:val="CopticVersemulti-line"/>
            </w:pPr>
            <w:r>
              <w:t>ⲟⲩⲟϩ ⲓⲱⲓ ⲛ̀ⲛⲉⲛⲁ̀ⲛⲟⲙⲓⲁ:</w:t>
            </w:r>
          </w:p>
          <w:p w14:paraId="2970D1CF" w14:textId="77777777" w:rsidR="00E6009C" w:rsidRDefault="00E6009C" w:rsidP="00E6009C">
            <w:pPr>
              <w:pStyle w:val="CopticVerse"/>
            </w:pPr>
            <w:r>
              <w:t>ⲱ̀ ⲡⲓⲢⲉϥⲉⲣϩⲓⲥⲉⲛϯ ⲛ̀ⲛⲓⲬ̀ⲣⲓⲥⲧⲓⲁⲛⲟⲥ.</w:t>
            </w:r>
          </w:p>
        </w:tc>
      </w:tr>
      <w:tr w:rsidR="00E6009C" w14:paraId="6F9792F0" w14:textId="77777777" w:rsidTr="00BB50F9">
        <w:trPr>
          <w:cantSplit/>
          <w:jc w:val="center"/>
        </w:trPr>
        <w:tc>
          <w:tcPr>
            <w:tcW w:w="288" w:type="dxa"/>
          </w:tcPr>
          <w:p w14:paraId="3EC2FB46" w14:textId="77777777" w:rsidR="00E6009C" w:rsidRDefault="00E6009C" w:rsidP="00BB50F9">
            <w:pPr>
              <w:pStyle w:val="CopticCross"/>
            </w:pPr>
            <w:r w:rsidRPr="00FB5ACB">
              <w:t>¿</w:t>
            </w:r>
          </w:p>
        </w:tc>
        <w:tc>
          <w:tcPr>
            <w:tcW w:w="3960" w:type="dxa"/>
          </w:tcPr>
          <w:p w14:paraId="592E7688" w14:textId="77777777" w:rsidR="00E6009C" w:rsidRDefault="00E6009C" w:rsidP="00E6009C">
            <w:pPr>
              <w:pStyle w:val="EngHang"/>
            </w:pPr>
            <w:r>
              <w:t>For the son of Levi,</w:t>
            </w:r>
          </w:p>
          <w:p w14:paraId="668631E5" w14:textId="77777777" w:rsidR="00E6009C" w:rsidRDefault="00E6009C" w:rsidP="00E6009C">
            <w:pPr>
              <w:pStyle w:val="EngHang"/>
            </w:pPr>
            <w:r>
              <w:t>John the Baptist,</w:t>
            </w:r>
          </w:p>
          <w:p w14:paraId="45350D03" w14:textId="77777777" w:rsidR="00E6009C" w:rsidRDefault="00E6009C" w:rsidP="00E6009C">
            <w:pPr>
              <w:pStyle w:val="EngHang"/>
            </w:pPr>
            <w:r>
              <w:t>Who was in the wilderness,</w:t>
            </w:r>
          </w:p>
          <w:p w14:paraId="1F40F85F" w14:textId="77777777" w:rsidR="00E6009C" w:rsidRDefault="00E6009C" w:rsidP="00E6009C">
            <w:pPr>
              <w:pStyle w:val="EngHangEnd"/>
            </w:pPr>
            <w:r>
              <w:t>Of the Jordan,</w:t>
            </w:r>
          </w:p>
        </w:tc>
        <w:tc>
          <w:tcPr>
            <w:tcW w:w="288" w:type="dxa"/>
          </w:tcPr>
          <w:p w14:paraId="1A85048B" w14:textId="77777777" w:rsidR="00E6009C" w:rsidRDefault="00E6009C" w:rsidP="00BB50F9"/>
        </w:tc>
        <w:tc>
          <w:tcPr>
            <w:tcW w:w="288" w:type="dxa"/>
          </w:tcPr>
          <w:p w14:paraId="7C0C0C87" w14:textId="77777777" w:rsidR="00E6009C" w:rsidRDefault="00E6009C" w:rsidP="00BB50F9">
            <w:pPr>
              <w:pStyle w:val="CopticCross"/>
            </w:pPr>
            <w:r w:rsidRPr="00FB5ACB">
              <w:t>¿</w:t>
            </w:r>
          </w:p>
        </w:tc>
        <w:tc>
          <w:tcPr>
            <w:tcW w:w="3960" w:type="dxa"/>
          </w:tcPr>
          <w:p w14:paraId="7549948C" w14:textId="77777777" w:rsidR="00E6009C" w:rsidRDefault="00E6009C" w:rsidP="00E6009C">
            <w:pPr>
              <w:pStyle w:val="CopticVersemulti-line"/>
            </w:pPr>
            <w:r>
              <w:t>Ⲅⲉ ⲅⲁⲣ ⲡ̀ϣⲏⲉⲣⲓ ⲙ̀ⲡⲓⲖⲉⲩⲧⲏⲥ:</w:t>
            </w:r>
          </w:p>
          <w:p w14:paraId="22D4A24B" w14:textId="77777777" w:rsidR="00E6009C" w:rsidRDefault="00E6009C" w:rsidP="00E6009C">
            <w:pPr>
              <w:pStyle w:val="CopticVersemulti-line"/>
            </w:pPr>
            <w:r>
              <w:t>ⲁϥⲭⲁ ⲧⲉϥϫⲓϫ ⲉ̀ϫⲉⲛ ⲧⲉⲕⲁ̀ⲫⲉ:</w:t>
            </w:r>
          </w:p>
          <w:p w14:paraId="5262CC38" w14:textId="77777777" w:rsidR="00E6009C" w:rsidRDefault="00E6009C" w:rsidP="00E6009C">
            <w:pPr>
              <w:pStyle w:val="CopticVersemulti-line"/>
            </w:pPr>
            <w:r>
              <w:t>ⲉ̀ⲧⲉ Ⲓⲱⲁⲛⲏⲏⲥ ⲡⲓⲂⲁⲡⲧⲓⲥⲧⲏⲥ:</w:t>
            </w:r>
          </w:p>
          <w:p w14:paraId="33416A4B" w14:textId="77777777" w:rsidR="00E6009C" w:rsidRDefault="00E6009C" w:rsidP="00E6009C">
            <w:pPr>
              <w:pStyle w:val="CopticVerse"/>
            </w:pPr>
            <w:r>
              <w:t>ⲫⲏⲉ̀ⲧⲁϥϣⲱⲡⲓ ϩⲓⲡ̀ϣⲁϥⲉ.</w:t>
            </w:r>
          </w:p>
        </w:tc>
      </w:tr>
      <w:tr w:rsidR="00E6009C" w14:paraId="41143D43" w14:textId="77777777" w:rsidTr="00BB50F9">
        <w:trPr>
          <w:cantSplit/>
          <w:jc w:val="center"/>
        </w:trPr>
        <w:tc>
          <w:tcPr>
            <w:tcW w:w="288" w:type="dxa"/>
          </w:tcPr>
          <w:p w14:paraId="24ECFD45" w14:textId="77777777" w:rsidR="00E6009C" w:rsidRDefault="00E6009C" w:rsidP="00BB50F9">
            <w:pPr>
              <w:pStyle w:val="CopticCross"/>
            </w:pPr>
            <w:r w:rsidRPr="00FB5ACB">
              <w:t>¿</w:t>
            </w:r>
          </w:p>
        </w:tc>
        <w:tc>
          <w:tcPr>
            <w:tcW w:w="3960" w:type="dxa"/>
          </w:tcPr>
          <w:p w14:paraId="32BD121D" w14:textId="77777777" w:rsidR="00E6009C" w:rsidRDefault="00E6009C" w:rsidP="00E6009C">
            <w:pPr>
              <w:pStyle w:val="EngHang"/>
            </w:pPr>
            <w:r>
              <w:t>Whom Elizabeth, who was</w:t>
            </w:r>
          </w:p>
          <w:p w14:paraId="1A6CB868" w14:textId="77777777" w:rsidR="00E6009C" w:rsidRDefault="00E6009C" w:rsidP="00E6009C">
            <w:pPr>
              <w:pStyle w:val="EngHang"/>
            </w:pPr>
            <w:r>
              <w:t>Previously barren bore,</w:t>
            </w:r>
          </w:p>
          <w:p w14:paraId="57EB2766" w14:textId="77777777" w:rsidR="00E6009C" w:rsidRDefault="00E6009C" w:rsidP="00E6009C">
            <w:pPr>
              <w:pStyle w:val="EngHang"/>
            </w:pPr>
            <w:r>
              <w:t>Placed his hand on Your head and</w:t>
            </w:r>
          </w:p>
          <w:p w14:paraId="7353680A" w14:textId="77777777" w:rsidR="00E6009C" w:rsidRDefault="00E6009C" w:rsidP="00E6009C">
            <w:pPr>
              <w:pStyle w:val="EngHangEnd"/>
            </w:pPr>
            <w:r>
              <w:t>Baptised You like the rest, O Chosen one.</w:t>
            </w:r>
          </w:p>
        </w:tc>
        <w:tc>
          <w:tcPr>
            <w:tcW w:w="288" w:type="dxa"/>
          </w:tcPr>
          <w:p w14:paraId="61CB4EBA" w14:textId="77777777" w:rsidR="00E6009C" w:rsidRDefault="00E6009C" w:rsidP="00BB50F9"/>
        </w:tc>
        <w:tc>
          <w:tcPr>
            <w:tcW w:w="288" w:type="dxa"/>
          </w:tcPr>
          <w:p w14:paraId="4F982297" w14:textId="77777777" w:rsidR="00E6009C" w:rsidRDefault="00E6009C" w:rsidP="00BB50F9">
            <w:pPr>
              <w:pStyle w:val="CopticCross"/>
            </w:pPr>
            <w:r w:rsidRPr="00FB5ACB">
              <w:t>¿</w:t>
            </w:r>
          </w:p>
        </w:tc>
        <w:tc>
          <w:tcPr>
            <w:tcW w:w="3960" w:type="dxa"/>
          </w:tcPr>
          <w:p w14:paraId="1A73DFB6" w14:textId="77777777" w:rsidR="00E6009C" w:rsidRDefault="00E6009C" w:rsidP="00E6009C">
            <w:pPr>
              <w:pStyle w:val="CopticVersemulti-line"/>
            </w:pPr>
            <w:r>
              <w:t>Ⲇⲓ Ⲓⲟⲣⲇⲁⲛⲏⲥ ⲁϥϯⲱⲙⲥ ⲙ̀ⲙⲟⲕ:</w:t>
            </w:r>
          </w:p>
          <w:p w14:paraId="6A5A0F53" w14:textId="77777777" w:rsidR="00E6009C" w:rsidRDefault="00E6009C" w:rsidP="00E6009C">
            <w:pPr>
              <w:pStyle w:val="CopticVersemulti-line"/>
            </w:pPr>
            <w:r>
              <w:t>ⲙ̀ⲫ̀ⲙϯ ⲛ̀ⲟⲩⲭ̀ⲣⲟⲛⲓⲟⲛ ⲡⲓⲥⲱⲧⲡ:</w:t>
            </w:r>
          </w:p>
          <w:p w14:paraId="1C0AC490" w14:textId="77777777" w:rsidR="00E6009C" w:rsidRDefault="00E6009C" w:rsidP="00E6009C">
            <w:pPr>
              <w:pStyle w:val="CopticVersemulti-line"/>
            </w:pPr>
            <w:r>
              <w:t>ⲉ̀ⲧⲉ Ⲉⲗⲓⲥⲁⲃⲉⲧ ⲁⲥⲙⲓⲥⲓ ⲙ̀ⲙⲟⲕ:</w:t>
            </w:r>
          </w:p>
          <w:p w14:paraId="642380E2" w14:textId="77777777" w:rsidR="00E6009C" w:rsidRDefault="00E6009C" w:rsidP="00E6009C">
            <w:pPr>
              <w:pStyle w:val="CopticVerse"/>
            </w:pPr>
            <w:r>
              <w:t>ⲑⲏⲉ̀ⲛⲁⲥⲟⲓ ⲛ̀ⲁϭⲣⲏⲛ ⲛ̀ϣⲟⲡ.</w:t>
            </w:r>
          </w:p>
        </w:tc>
      </w:tr>
      <w:tr w:rsidR="00E6009C" w14:paraId="08C54F9B" w14:textId="77777777" w:rsidTr="00BB50F9">
        <w:trPr>
          <w:cantSplit/>
          <w:jc w:val="center"/>
        </w:trPr>
        <w:tc>
          <w:tcPr>
            <w:tcW w:w="288" w:type="dxa"/>
          </w:tcPr>
          <w:p w14:paraId="407F010A" w14:textId="77777777" w:rsidR="00E6009C" w:rsidRDefault="00E6009C" w:rsidP="00BB50F9">
            <w:pPr>
              <w:pStyle w:val="CopticCross"/>
            </w:pPr>
          </w:p>
        </w:tc>
        <w:tc>
          <w:tcPr>
            <w:tcW w:w="3960" w:type="dxa"/>
          </w:tcPr>
          <w:p w14:paraId="6357C455" w14:textId="77777777" w:rsidR="00E6009C" w:rsidRDefault="00E6009C" w:rsidP="00E6009C">
            <w:pPr>
              <w:pStyle w:val="EngHang"/>
            </w:pPr>
            <w:r>
              <w:t>The Son of the Father</w:t>
            </w:r>
          </w:p>
          <w:p w14:paraId="3913D9B4" w14:textId="77777777" w:rsidR="00E6009C" w:rsidRDefault="00E6009C" w:rsidP="00E6009C">
            <w:pPr>
              <w:pStyle w:val="EngHang"/>
            </w:pPr>
            <w:r>
              <w:t>Who comes in His great glory</w:t>
            </w:r>
          </w:p>
          <w:p w14:paraId="4993ACA6" w14:textId="77777777" w:rsidR="00E6009C" w:rsidRDefault="00E6009C" w:rsidP="00E6009C">
            <w:pPr>
              <w:pStyle w:val="EngHang"/>
            </w:pPr>
            <w:r>
              <w:t>Is baptised in the Jordan today,</w:t>
            </w:r>
          </w:p>
          <w:p w14:paraId="4153497A" w14:textId="77777777" w:rsidR="00E6009C" w:rsidRDefault="00E6009C" w:rsidP="00E6009C">
            <w:pPr>
              <w:pStyle w:val="EngHangEnd"/>
            </w:pPr>
            <w:r>
              <w:t>And has become a refuge for us.</w:t>
            </w:r>
          </w:p>
        </w:tc>
        <w:tc>
          <w:tcPr>
            <w:tcW w:w="288" w:type="dxa"/>
          </w:tcPr>
          <w:p w14:paraId="333699C0" w14:textId="77777777" w:rsidR="00E6009C" w:rsidRDefault="00E6009C" w:rsidP="00BB50F9"/>
        </w:tc>
        <w:tc>
          <w:tcPr>
            <w:tcW w:w="288" w:type="dxa"/>
          </w:tcPr>
          <w:p w14:paraId="50B518B7" w14:textId="77777777" w:rsidR="00E6009C" w:rsidRDefault="00E6009C" w:rsidP="00BB50F9">
            <w:pPr>
              <w:pStyle w:val="CopticCross"/>
            </w:pPr>
          </w:p>
        </w:tc>
        <w:tc>
          <w:tcPr>
            <w:tcW w:w="3960" w:type="dxa"/>
          </w:tcPr>
          <w:p w14:paraId="4E8206A3" w14:textId="77777777" w:rsidR="00E6009C" w:rsidRDefault="00E6009C" w:rsidP="00E6009C">
            <w:pPr>
              <w:pStyle w:val="CopticVersemulti-line"/>
            </w:pPr>
            <w:r>
              <w:t>Ⲉϥⲉ̀ⲓ̀ ϧⲉⲛ ⲡⲉϥⲛⲓϣϯ ⲛ̀ⲱ̀ⲟⲩ:</w:t>
            </w:r>
          </w:p>
          <w:p w14:paraId="6D45731A" w14:textId="77777777" w:rsidR="00E6009C" w:rsidRDefault="00E6009C" w:rsidP="00E6009C">
            <w:pPr>
              <w:pStyle w:val="CopticVersemulti-line"/>
            </w:pPr>
            <w:r>
              <w:t>ⲛ̀ϫⲉ ⲡ̀Ϣⲏⲣⲓ ⲛ̀ⲧⲉ ⲫ̀Ⲓⲱⲧ:</w:t>
            </w:r>
          </w:p>
          <w:p w14:paraId="1C5DAF1F" w14:textId="77777777" w:rsidR="00E6009C" w:rsidRDefault="00E6009C" w:rsidP="00E6009C">
            <w:pPr>
              <w:pStyle w:val="CopticVersemulti-line"/>
            </w:pPr>
            <w:r>
              <w:t>ⲉ̀ⲧⲁϥϭⲓⲱⲙⲥ ϧⲉⲛ ⲛⲓⲙⲱⲟⲩ ⲙ̀ⲫⲟⲟⲩ:</w:t>
            </w:r>
          </w:p>
          <w:p w14:paraId="511409B5" w14:textId="77777777" w:rsidR="00E6009C" w:rsidRDefault="00E6009C" w:rsidP="00E6009C">
            <w:pPr>
              <w:pStyle w:val="CopticVerse"/>
            </w:pPr>
            <w:r>
              <w:t>ⲁϥϣⲱⲡⲓ ⲛⲁⲛ ⲛ̀ⲟⲩⲙⲁⲙ̀ⲫⲱⲧ.</w:t>
            </w:r>
          </w:p>
        </w:tc>
      </w:tr>
      <w:tr w:rsidR="00E6009C" w14:paraId="1CF51894" w14:textId="77777777" w:rsidTr="00BB50F9">
        <w:trPr>
          <w:cantSplit/>
          <w:jc w:val="center"/>
        </w:trPr>
        <w:tc>
          <w:tcPr>
            <w:tcW w:w="288" w:type="dxa"/>
          </w:tcPr>
          <w:p w14:paraId="148BA189" w14:textId="77777777" w:rsidR="00E6009C" w:rsidRDefault="00E6009C" w:rsidP="00BB50F9">
            <w:pPr>
              <w:pStyle w:val="CopticCross"/>
            </w:pPr>
          </w:p>
        </w:tc>
        <w:tc>
          <w:tcPr>
            <w:tcW w:w="3960" w:type="dxa"/>
          </w:tcPr>
          <w:p w14:paraId="4BC0CF66" w14:textId="77777777" w:rsidR="00E6009C" w:rsidRDefault="00E6009C" w:rsidP="00E6009C">
            <w:pPr>
              <w:pStyle w:val="EngHang"/>
            </w:pPr>
            <w:r>
              <w:t>Zebulun and its region,</w:t>
            </w:r>
          </w:p>
          <w:p w14:paraId="3EE15299" w14:textId="77777777" w:rsidR="00E6009C" w:rsidRDefault="00E6009C" w:rsidP="00E6009C">
            <w:pPr>
              <w:pStyle w:val="EngHang"/>
            </w:pPr>
            <w:r>
              <w:t>With the banks of the Jordan</w:t>
            </w:r>
          </w:p>
          <w:p w14:paraId="652A898D" w14:textId="77777777" w:rsidR="00E6009C" w:rsidRDefault="00E6009C" w:rsidP="00E6009C">
            <w:pPr>
              <w:pStyle w:val="EngHang"/>
            </w:pPr>
            <w:r>
              <w:t>Were filled with your voice,</w:t>
            </w:r>
          </w:p>
          <w:p w14:paraId="2BEBDB7D" w14:textId="77777777" w:rsidR="00E6009C" w:rsidRDefault="00E6009C" w:rsidP="00E6009C">
            <w:pPr>
              <w:pStyle w:val="EngHangEnd"/>
            </w:pPr>
            <w:r>
              <w:t>O preacher of righteousness.</w:t>
            </w:r>
          </w:p>
        </w:tc>
        <w:tc>
          <w:tcPr>
            <w:tcW w:w="288" w:type="dxa"/>
          </w:tcPr>
          <w:p w14:paraId="12500827" w14:textId="77777777" w:rsidR="00E6009C" w:rsidRDefault="00E6009C" w:rsidP="00BB50F9"/>
        </w:tc>
        <w:tc>
          <w:tcPr>
            <w:tcW w:w="288" w:type="dxa"/>
          </w:tcPr>
          <w:p w14:paraId="23558D6C" w14:textId="77777777" w:rsidR="00E6009C" w:rsidRDefault="00E6009C" w:rsidP="00BB50F9">
            <w:pPr>
              <w:pStyle w:val="CopticCross"/>
            </w:pPr>
          </w:p>
        </w:tc>
        <w:tc>
          <w:tcPr>
            <w:tcW w:w="3960" w:type="dxa"/>
          </w:tcPr>
          <w:p w14:paraId="241F2621" w14:textId="77777777" w:rsidR="00E6009C" w:rsidRDefault="00E6009C" w:rsidP="00E6009C">
            <w:pPr>
              <w:pStyle w:val="CopticVersemulti-line"/>
            </w:pPr>
            <w:r>
              <w:t>Ⲍⲁⲃⲟⲗⲟⲛ ⲛⲉⲙ ⲛⲉⲥϭⲓⲏ̀:</w:t>
            </w:r>
          </w:p>
          <w:p w14:paraId="5A0674D0" w14:textId="77777777" w:rsidR="00E6009C" w:rsidRDefault="00E6009C" w:rsidP="00E6009C">
            <w:pPr>
              <w:pStyle w:val="CopticVersemulti-line"/>
            </w:pPr>
            <w:r>
              <w:t>ⲛⲉⲙ ϩⲓⲙⲏⲣ ⲛ̀ⲧⲉ ⲡⲓⲒⲟⲣⲇⲁⲛⲏⲥ:</w:t>
            </w:r>
          </w:p>
          <w:p w14:paraId="44BC2B93" w14:textId="77777777" w:rsidR="00E6009C" w:rsidRDefault="00E6009C" w:rsidP="00E6009C">
            <w:pPr>
              <w:pStyle w:val="CopticVersemulti-line"/>
            </w:pPr>
            <w:r>
              <w:t>ⲁⲩⲙⲟϩ ⲉ̀ⲃⲟⲗϧⲉⲛ ⲧⲉⲕⲥ̀ⲙⲏ:</w:t>
            </w:r>
          </w:p>
          <w:p w14:paraId="01E08258" w14:textId="77777777" w:rsidR="00E6009C" w:rsidRDefault="00E6009C" w:rsidP="00E6009C">
            <w:pPr>
              <w:pStyle w:val="CopticVerse"/>
            </w:pPr>
            <w:r>
              <w:t>ⲱ̀ ⲡⲓⲕⲩⲣⲝ ⲛ̀ⲧⲉ ϯⲙⲉⲧⲉⲩⲥⲉⲃⲏⲥ.</w:t>
            </w:r>
          </w:p>
        </w:tc>
      </w:tr>
      <w:tr w:rsidR="00E6009C" w14:paraId="4FF856F5" w14:textId="77777777" w:rsidTr="00BB50F9">
        <w:trPr>
          <w:cantSplit/>
          <w:jc w:val="center"/>
        </w:trPr>
        <w:tc>
          <w:tcPr>
            <w:tcW w:w="288" w:type="dxa"/>
          </w:tcPr>
          <w:p w14:paraId="01BC9880" w14:textId="77777777" w:rsidR="00E6009C" w:rsidRDefault="00E6009C" w:rsidP="00BB50F9">
            <w:pPr>
              <w:pStyle w:val="CopticCross"/>
            </w:pPr>
            <w:r w:rsidRPr="00FB5ACB">
              <w:t>¿</w:t>
            </w:r>
          </w:p>
        </w:tc>
        <w:tc>
          <w:tcPr>
            <w:tcW w:w="3960" w:type="dxa"/>
          </w:tcPr>
          <w:p w14:paraId="3B33097E" w14:textId="77777777" w:rsidR="00E6009C" w:rsidRDefault="00E6009C" w:rsidP="00E6009C">
            <w:pPr>
              <w:pStyle w:val="EngHang"/>
            </w:pPr>
            <w:r>
              <w:t>With a true prophecy,</w:t>
            </w:r>
          </w:p>
          <w:p w14:paraId="2FFFF9F3" w14:textId="77777777" w:rsidR="00E6009C" w:rsidRDefault="00E6009C" w:rsidP="00E6009C">
            <w:pPr>
              <w:pStyle w:val="EngHang"/>
            </w:pPr>
            <w:r>
              <w:t>Isaiah cries out, saying,</w:t>
            </w:r>
          </w:p>
          <w:p w14:paraId="0A249B39" w14:textId="77777777" w:rsidR="00E6009C" w:rsidRDefault="00E6009C" w:rsidP="00E6009C">
            <w:pPr>
              <w:pStyle w:val="EngHang"/>
            </w:pPr>
            <w:r>
              <w:t>“You are the voice of one</w:t>
            </w:r>
          </w:p>
          <w:p w14:paraId="3963992C" w14:textId="77777777" w:rsidR="00E6009C" w:rsidRDefault="00E6009C" w:rsidP="00E6009C">
            <w:pPr>
              <w:pStyle w:val="EngHangEnd"/>
            </w:pPr>
            <w:r>
              <w:t>Crying out in the wilderness.”</w:t>
            </w:r>
          </w:p>
        </w:tc>
        <w:tc>
          <w:tcPr>
            <w:tcW w:w="288" w:type="dxa"/>
          </w:tcPr>
          <w:p w14:paraId="3CF8010E" w14:textId="77777777" w:rsidR="00E6009C" w:rsidRDefault="00E6009C" w:rsidP="00BB50F9"/>
        </w:tc>
        <w:tc>
          <w:tcPr>
            <w:tcW w:w="288" w:type="dxa"/>
          </w:tcPr>
          <w:p w14:paraId="114D4849" w14:textId="77777777" w:rsidR="00E6009C" w:rsidRDefault="00E6009C" w:rsidP="00BB50F9">
            <w:pPr>
              <w:pStyle w:val="CopticCross"/>
            </w:pPr>
            <w:r w:rsidRPr="00FB5ACB">
              <w:t>¿</w:t>
            </w:r>
          </w:p>
        </w:tc>
        <w:tc>
          <w:tcPr>
            <w:tcW w:w="3960" w:type="dxa"/>
          </w:tcPr>
          <w:p w14:paraId="5CDAD5F6" w14:textId="77777777" w:rsidR="00E6009C" w:rsidRDefault="00E6009C" w:rsidP="00E6009C">
            <w:pPr>
              <w:pStyle w:val="CopticVersemulti-line"/>
            </w:pPr>
            <w:r>
              <w:t>Ⲏⲥⲁⲏ̀ⲁⲥ ⲁϥⲱϣ ⲉ̀ⲃⲟⲗ:</w:t>
            </w:r>
          </w:p>
          <w:p w14:paraId="524F161C" w14:textId="77777777" w:rsidR="00E6009C" w:rsidRDefault="00E6009C" w:rsidP="00E6009C">
            <w:pPr>
              <w:pStyle w:val="CopticVersemulti-line"/>
            </w:pPr>
            <w:r>
              <w:t>ϧⲉⲛ ⲧⲉϥⲡ̀ⲣⲟⲫⲏⲧⲓⲁ ⲙ̀ⲙⲏⲓ:</w:t>
            </w:r>
          </w:p>
          <w:p w14:paraId="3F0FFE8C" w14:textId="77777777" w:rsidR="00E6009C" w:rsidRDefault="00E6009C" w:rsidP="00E6009C">
            <w:pPr>
              <w:pStyle w:val="CopticVersemulti-line"/>
            </w:pPr>
            <w:r>
              <w:t>ϫⲉ ⲛ̀ⲑⲟⲕ ⲡⲉ ⲛ̀ϧ̀ⲣⲱⲟⲩ ⲉ̀ⲧⲱϣ ⲉ̀ⲃⲟⲗ:</w:t>
            </w:r>
          </w:p>
          <w:p w14:paraId="63A51A8C" w14:textId="77777777" w:rsidR="00E6009C" w:rsidRDefault="00E6009C" w:rsidP="00E6009C">
            <w:pPr>
              <w:pStyle w:val="CopticVerse"/>
            </w:pPr>
            <w:r>
              <w:t>ϩⲓ ⲛⲓϣⲁϥⲉⲩ ϧⲉⲛ ⲟⲩⲙⲉⲑⲙⲏⲓ.</w:t>
            </w:r>
          </w:p>
        </w:tc>
      </w:tr>
      <w:tr w:rsidR="00E6009C" w14:paraId="619A0961" w14:textId="77777777" w:rsidTr="00BB50F9">
        <w:trPr>
          <w:cantSplit/>
          <w:jc w:val="center"/>
        </w:trPr>
        <w:tc>
          <w:tcPr>
            <w:tcW w:w="288" w:type="dxa"/>
          </w:tcPr>
          <w:p w14:paraId="052CD6A4" w14:textId="77777777" w:rsidR="00E6009C" w:rsidRDefault="00E6009C" w:rsidP="00BB50F9">
            <w:pPr>
              <w:pStyle w:val="CopticCross"/>
            </w:pPr>
            <w:r w:rsidRPr="00FB5ACB">
              <w:t>¿</w:t>
            </w:r>
          </w:p>
        </w:tc>
        <w:tc>
          <w:tcPr>
            <w:tcW w:w="3960" w:type="dxa"/>
          </w:tcPr>
          <w:p w14:paraId="2432F8B1" w14:textId="77777777" w:rsidR="00E6009C" w:rsidRDefault="00E6009C" w:rsidP="00E6009C">
            <w:pPr>
              <w:pStyle w:val="EngHang"/>
            </w:pPr>
            <w:r>
              <w:t>Rejoice like lambs,</w:t>
            </w:r>
          </w:p>
          <w:p w14:paraId="527B7119" w14:textId="77777777" w:rsidR="00E6009C" w:rsidRDefault="00E6009C" w:rsidP="00E6009C">
            <w:pPr>
              <w:pStyle w:val="EngHang"/>
            </w:pPr>
            <w:r>
              <w:t>O Jordan and your wilderness,</w:t>
            </w:r>
          </w:p>
          <w:p w14:paraId="64AE9AE8" w14:textId="77777777" w:rsidR="00E6009C" w:rsidRDefault="00E6009C" w:rsidP="00E6009C">
            <w:pPr>
              <w:pStyle w:val="EngHang"/>
            </w:pPr>
            <w:r>
              <w:t>For to you came the Lamb</w:t>
            </w:r>
          </w:p>
          <w:p w14:paraId="1979936B" w14:textId="77777777" w:rsidR="00E6009C" w:rsidRDefault="00E6009C" w:rsidP="00E6009C">
            <w:pPr>
              <w:pStyle w:val="EngHangEnd"/>
            </w:pPr>
            <w:r>
              <w:t>Who lifts the sin of the world.</w:t>
            </w:r>
          </w:p>
        </w:tc>
        <w:tc>
          <w:tcPr>
            <w:tcW w:w="288" w:type="dxa"/>
          </w:tcPr>
          <w:p w14:paraId="6819413E" w14:textId="77777777" w:rsidR="00E6009C" w:rsidRDefault="00E6009C" w:rsidP="00BB50F9"/>
        </w:tc>
        <w:tc>
          <w:tcPr>
            <w:tcW w:w="288" w:type="dxa"/>
          </w:tcPr>
          <w:p w14:paraId="2BE8CB68" w14:textId="77777777" w:rsidR="00E6009C" w:rsidRDefault="00E6009C" w:rsidP="00BB50F9">
            <w:pPr>
              <w:pStyle w:val="CopticCross"/>
            </w:pPr>
            <w:r w:rsidRPr="00FB5ACB">
              <w:t>¿</w:t>
            </w:r>
          </w:p>
        </w:tc>
        <w:tc>
          <w:tcPr>
            <w:tcW w:w="3960" w:type="dxa"/>
          </w:tcPr>
          <w:p w14:paraId="1CD00D21" w14:textId="77777777" w:rsidR="00E6009C" w:rsidRDefault="00E6009C" w:rsidP="00E6009C">
            <w:pPr>
              <w:pStyle w:val="CopticVersemulti-line"/>
            </w:pPr>
            <w:r>
              <w:t>Ⲑⲉⲗⲏⲗ ⲙ̀ⲫ̀ⲣⲏϯ ⲛ̀ϩⲁⲛϩⲓⲏⲃ:</w:t>
            </w:r>
          </w:p>
          <w:p w14:paraId="7494753D" w14:textId="77777777" w:rsidR="00E6009C" w:rsidRDefault="00E6009C" w:rsidP="00E6009C">
            <w:pPr>
              <w:pStyle w:val="CopticVersemulti-line"/>
            </w:pPr>
            <w:r>
              <w:t>ⲱ̀ ⲡⲓⲒⲟⲣⲇⲁⲛⲏⲥ ⲛⲉⲙ ⲡⲉϥⲇ̀ⲣⲓⲙⲟⲥ:</w:t>
            </w:r>
          </w:p>
          <w:p w14:paraId="7E62A595" w14:textId="77777777" w:rsidR="00E6009C" w:rsidRDefault="00E6009C" w:rsidP="00E6009C">
            <w:pPr>
              <w:pStyle w:val="CopticVersemulti-line"/>
            </w:pPr>
            <w:r>
              <w:t>ϫⲉ ⲁϥⲓ̀ ϣⲁⲣⲟⲕ ⲛ̀ϫⲉ ⲛⲓϨⲓⲏⲃ:</w:t>
            </w:r>
          </w:p>
          <w:p w14:paraId="29775238" w14:textId="77777777" w:rsidR="00E6009C" w:rsidRPr="005130A7" w:rsidRDefault="00E6009C" w:rsidP="00E6009C">
            <w:pPr>
              <w:pStyle w:val="CopticVerse"/>
            </w:pPr>
            <w:r>
              <w:t>ⲫⲏⲉⲧⲱ̀ⲗⲓ ⲙ̀ⲫ̀ⲛⲟⲃⲓ ⲙ̀ⲡⲓⲕⲟⲥⲙⲟⲥ.</w:t>
            </w:r>
          </w:p>
        </w:tc>
      </w:tr>
      <w:tr w:rsidR="00E6009C" w14:paraId="44536A17" w14:textId="77777777" w:rsidTr="00BB50F9">
        <w:trPr>
          <w:cantSplit/>
          <w:jc w:val="center"/>
        </w:trPr>
        <w:tc>
          <w:tcPr>
            <w:tcW w:w="288" w:type="dxa"/>
          </w:tcPr>
          <w:p w14:paraId="6D66C2AD" w14:textId="77777777" w:rsidR="00E6009C" w:rsidRDefault="00E6009C" w:rsidP="00BB50F9">
            <w:pPr>
              <w:pStyle w:val="CopticCross"/>
            </w:pPr>
          </w:p>
        </w:tc>
        <w:tc>
          <w:tcPr>
            <w:tcW w:w="3960" w:type="dxa"/>
          </w:tcPr>
          <w:p w14:paraId="1A474B08" w14:textId="77777777" w:rsidR="00E6009C" w:rsidRDefault="00E6009C" w:rsidP="00E6009C">
            <w:pPr>
              <w:pStyle w:val="EngHang"/>
            </w:pPr>
            <w:r>
              <w:t>John confirmed</w:t>
            </w:r>
          </w:p>
          <w:p w14:paraId="3C161FD6" w14:textId="77777777" w:rsidR="00E6009C" w:rsidRDefault="00E6009C" w:rsidP="00E6009C">
            <w:pPr>
              <w:pStyle w:val="EngHang"/>
            </w:pPr>
            <w:r>
              <w:t>In the four Gospels,</w:t>
            </w:r>
          </w:p>
          <w:p w14:paraId="37D03BD8" w14:textId="77777777" w:rsidR="00E6009C" w:rsidRDefault="00E6009C" w:rsidP="00E6009C">
            <w:pPr>
              <w:pStyle w:val="EngHang"/>
            </w:pPr>
            <w:r>
              <w:t>“I baptized my King</w:t>
            </w:r>
          </w:p>
          <w:p w14:paraId="4A94A4E9" w14:textId="77777777" w:rsidR="00E6009C" w:rsidRDefault="00E6009C" w:rsidP="00E6009C">
            <w:pPr>
              <w:pStyle w:val="EngHangEnd"/>
            </w:pPr>
            <w:r>
              <w:t>In a great mystery.</w:t>
            </w:r>
          </w:p>
        </w:tc>
        <w:tc>
          <w:tcPr>
            <w:tcW w:w="288" w:type="dxa"/>
          </w:tcPr>
          <w:p w14:paraId="43875782" w14:textId="77777777" w:rsidR="00E6009C" w:rsidRDefault="00E6009C" w:rsidP="00BB50F9"/>
        </w:tc>
        <w:tc>
          <w:tcPr>
            <w:tcW w:w="288" w:type="dxa"/>
          </w:tcPr>
          <w:p w14:paraId="3A350067" w14:textId="77777777" w:rsidR="00E6009C" w:rsidRDefault="00E6009C" w:rsidP="00BB50F9">
            <w:pPr>
              <w:pStyle w:val="CopticCross"/>
            </w:pPr>
          </w:p>
        </w:tc>
        <w:tc>
          <w:tcPr>
            <w:tcW w:w="3960" w:type="dxa"/>
          </w:tcPr>
          <w:p w14:paraId="1E5D31A8" w14:textId="77777777" w:rsidR="00E6009C" w:rsidRDefault="00E6009C" w:rsidP="00E6009C">
            <w:pPr>
              <w:pStyle w:val="CopticVersemulti-line"/>
            </w:pPr>
            <w:r>
              <w:t>Ⲓⲱⲁⲛⲛⲏⲥ ⲁϥϫⲟⲥ ϧⲉⲛ ⲟⲩⲧⲁϫⲣⲟ:</w:t>
            </w:r>
          </w:p>
          <w:p w14:paraId="7846C362" w14:textId="77777777" w:rsidR="00E6009C" w:rsidRDefault="00E6009C" w:rsidP="00E6009C">
            <w:pPr>
              <w:pStyle w:val="CopticVersemulti-line"/>
            </w:pPr>
            <w:r>
              <w:t>ϧⲉⲛ ⲡⲓⲫ̀ⲧⲟⲟⲩ (ⲇ̄) ⲛ̀ⲉⲩⲁⲅⲅⲉⲗⲓⲟⲛ:</w:t>
            </w:r>
          </w:p>
          <w:p w14:paraId="4DC28022" w14:textId="77777777" w:rsidR="00E6009C" w:rsidRDefault="00E6009C" w:rsidP="00E6009C">
            <w:pPr>
              <w:pStyle w:val="CopticVersemulti-line"/>
            </w:pPr>
            <w:r>
              <w:t>ϫⲉ ⲁⲓϯⲱⲙⲥ ⲙ̀ⲡⲁⲞⲩⲣⲟ:</w:t>
            </w:r>
          </w:p>
          <w:p w14:paraId="39BA8A2B" w14:textId="77777777" w:rsidR="00E6009C" w:rsidRPr="005130A7" w:rsidRDefault="00E6009C" w:rsidP="00E6009C">
            <w:pPr>
              <w:pStyle w:val="CopticVerse"/>
            </w:pPr>
            <w:r>
              <w:t>ϧⲉⲛ ⲟⲩⲛⲓϣϯ ⲙ̀ⲙⲩⲥⲧⲏⲣⲓⲟⲛ.</w:t>
            </w:r>
          </w:p>
        </w:tc>
      </w:tr>
      <w:tr w:rsidR="00E6009C" w14:paraId="3305D1C2" w14:textId="77777777" w:rsidTr="00BB50F9">
        <w:trPr>
          <w:cantSplit/>
          <w:jc w:val="center"/>
        </w:trPr>
        <w:tc>
          <w:tcPr>
            <w:tcW w:w="288" w:type="dxa"/>
          </w:tcPr>
          <w:p w14:paraId="4F19BF5C" w14:textId="77777777" w:rsidR="00E6009C" w:rsidRDefault="00E6009C" w:rsidP="00BB50F9">
            <w:pPr>
              <w:pStyle w:val="CopticCross"/>
            </w:pPr>
          </w:p>
        </w:tc>
        <w:tc>
          <w:tcPr>
            <w:tcW w:w="3960" w:type="dxa"/>
          </w:tcPr>
          <w:p w14:paraId="29CEFF72" w14:textId="77777777" w:rsidR="00E6009C" w:rsidRDefault="00E6009C" w:rsidP="00E6009C">
            <w:pPr>
              <w:pStyle w:val="EngHang"/>
            </w:pPr>
            <w:r>
              <w:t>When he ascended from the water</w:t>
            </w:r>
          </w:p>
          <w:p w14:paraId="052A75C9" w14:textId="77777777" w:rsidR="00E6009C" w:rsidRDefault="00E6009C" w:rsidP="00E6009C">
            <w:pPr>
              <w:pStyle w:val="EngHang"/>
            </w:pPr>
            <w:r>
              <w:t>After His baptism,</w:t>
            </w:r>
          </w:p>
          <w:p w14:paraId="48F54A6E" w14:textId="77777777" w:rsidR="00E6009C" w:rsidRDefault="00E6009C" w:rsidP="00E6009C">
            <w:pPr>
              <w:pStyle w:val="EngHang"/>
            </w:pPr>
            <w:r>
              <w:t>I hears a great voice,</w:t>
            </w:r>
          </w:p>
          <w:p w14:paraId="05353076" w14:textId="77777777" w:rsidR="00E6009C" w:rsidRDefault="00E6009C" w:rsidP="00E6009C">
            <w:pPr>
              <w:pStyle w:val="EngHangEnd"/>
            </w:pPr>
            <w:r>
              <w:t>The voice of the Father saying,</w:t>
            </w:r>
          </w:p>
        </w:tc>
        <w:tc>
          <w:tcPr>
            <w:tcW w:w="288" w:type="dxa"/>
          </w:tcPr>
          <w:p w14:paraId="6490D1D1" w14:textId="77777777" w:rsidR="00E6009C" w:rsidRDefault="00E6009C" w:rsidP="00BB50F9"/>
        </w:tc>
        <w:tc>
          <w:tcPr>
            <w:tcW w:w="288" w:type="dxa"/>
          </w:tcPr>
          <w:p w14:paraId="22CE2C8C" w14:textId="77777777" w:rsidR="00E6009C" w:rsidRDefault="00E6009C" w:rsidP="00BB50F9">
            <w:pPr>
              <w:pStyle w:val="CopticCross"/>
            </w:pPr>
          </w:p>
        </w:tc>
        <w:tc>
          <w:tcPr>
            <w:tcW w:w="3960" w:type="dxa"/>
          </w:tcPr>
          <w:p w14:paraId="5A8FC6BB" w14:textId="77777777" w:rsidR="00E6009C" w:rsidRDefault="00E6009C" w:rsidP="00E6009C">
            <w:pPr>
              <w:pStyle w:val="CopticVersemulti-line"/>
            </w:pPr>
            <w:r>
              <w:t>Ⲕⲉ ⲅⲁⲣ ⲉ̀ⲧⲁϥϣⲉ ⲉ̀ⲃⲟⲗϧⲉⲛ ⲡⲓⲙⲱⲟⲩ:</w:t>
            </w:r>
          </w:p>
          <w:p w14:paraId="58C7E5E6" w14:textId="77777777" w:rsidR="00E6009C" w:rsidRDefault="00E6009C" w:rsidP="00E6009C">
            <w:pPr>
              <w:pStyle w:val="CopticVersemulti-line"/>
            </w:pPr>
            <w:r>
              <w:t>ⲙⲉⲛⲉⲥⲁ ⲡⲉϥϫⲓⲛⲱⲙⲥ ⲉ̀ⲃⲟⲗ:</w:t>
            </w:r>
          </w:p>
          <w:p w14:paraId="07CB8CF6" w14:textId="77777777" w:rsidR="00E6009C" w:rsidRDefault="00E6009C" w:rsidP="00E6009C">
            <w:pPr>
              <w:pStyle w:val="CopticVersemulti-line"/>
            </w:pPr>
            <w:r>
              <w:t>ⲁⲕⲥⲱⲧⲉⲙ ⲉ̀ⲟⲩⲛⲓϣϯ ⲛ̀ϧ̀ⲣⲱⲟⲩ:</w:t>
            </w:r>
          </w:p>
          <w:p w14:paraId="26EB7C21" w14:textId="77777777" w:rsidR="00E6009C" w:rsidRPr="005130A7" w:rsidRDefault="00E6009C" w:rsidP="00E6009C">
            <w:pPr>
              <w:pStyle w:val="CopticVerse"/>
            </w:pPr>
            <w:r>
              <w:t>ⲛ̀ⲧⲉ ⲫ̀Ⲓⲱⲧ ⲉϥⲱϣ ⲉ̀ⲃⲟⲗ.</w:t>
            </w:r>
          </w:p>
        </w:tc>
      </w:tr>
      <w:tr w:rsidR="00E6009C" w14:paraId="71299DDE" w14:textId="77777777" w:rsidTr="00BB50F9">
        <w:trPr>
          <w:cantSplit/>
          <w:jc w:val="center"/>
        </w:trPr>
        <w:tc>
          <w:tcPr>
            <w:tcW w:w="288" w:type="dxa"/>
          </w:tcPr>
          <w:p w14:paraId="014CDC2B" w14:textId="77777777" w:rsidR="00E6009C" w:rsidRDefault="00E6009C" w:rsidP="00BB50F9">
            <w:pPr>
              <w:pStyle w:val="CopticCross"/>
            </w:pPr>
            <w:r w:rsidRPr="00FB5ACB">
              <w:t>¿</w:t>
            </w:r>
          </w:p>
        </w:tc>
        <w:tc>
          <w:tcPr>
            <w:tcW w:w="3960" w:type="dxa"/>
          </w:tcPr>
          <w:p w14:paraId="7CA7052E" w14:textId="77777777" w:rsidR="00E6009C" w:rsidRDefault="00E6009C" w:rsidP="00E6009C">
            <w:pPr>
              <w:pStyle w:val="EngHang"/>
            </w:pPr>
            <w:r>
              <w:t>This is my Beloved Son</w:t>
            </w:r>
          </w:p>
          <w:p w14:paraId="2E7EB252" w14:textId="77777777" w:rsidR="00E6009C" w:rsidRDefault="00E6009C" w:rsidP="00E6009C">
            <w:pPr>
              <w:pStyle w:val="EngHang"/>
            </w:pPr>
            <w:r>
              <w:t>In Whom I am well pleased,</w:t>
            </w:r>
          </w:p>
          <w:p w14:paraId="4D8BB580" w14:textId="77777777" w:rsidR="00E6009C" w:rsidRDefault="00E6009C" w:rsidP="00E6009C">
            <w:pPr>
              <w:pStyle w:val="EngHang"/>
            </w:pPr>
            <w:r>
              <w:t>My Only-Begotten,</w:t>
            </w:r>
          </w:p>
          <w:p w14:paraId="03BED4CF" w14:textId="77777777" w:rsidR="00E6009C" w:rsidRDefault="00E6009C" w:rsidP="00E6009C">
            <w:pPr>
              <w:pStyle w:val="EngHangEnd"/>
            </w:pPr>
            <w:r>
              <w:t>Whom I declared.”</w:t>
            </w:r>
          </w:p>
        </w:tc>
        <w:tc>
          <w:tcPr>
            <w:tcW w:w="288" w:type="dxa"/>
          </w:tcPr>
          <w:p w14:paraId="4AF6AC7D" w14:textId="77777777" w:rsidR="00E6009C" w:rsidRDefault="00E6009C" w:rsidP="00BB50F9"/>
        </w:tc>
        <w:tc>
          <w:tcPr>
            <w:tcW w:w="288" w:type="dxa"/>
          </w:tcPr>
          <w:p w14:paraId="74442673" w14:textId="77777777" w:rsidR="00E6009C" w:rsidRDefault="00E6009C" w:rsidP="00BB50F9">
            <w:pPr>
              <w:pStyle w:val="CopticCross"/>
            </w:pPr>
            <w:r w:rsidRPr="00FB5ACB">
              <w:t>¿</w:t>
            </w:r>
          </w:p>
        </w:tc>
        <w:tc>
          <w:tcPr>
            <w:tcW w:w="3960" w:type="dxa"/>
          </w:tcPr>
          <w:p w14:paraId="75841152" w14:textId="77777777" w:rsidR="00E6009C" w:rsidRDefault="00E6009C" w:rsidP="00E6009C">
            <w:pPr>
              <w:pStyle w:val="CopticVersemulti-line"/>
            </w:pPr>
            <w:r>
              <w:t>Ⲗⲟⲓⲡⲟⲛ ϫⲉ ⲫⲁⲓ ⲡⲉ Ⲡⲁϣⲏⲣⲓ Ⲡⲁⲛⲉⲛⲣⲓⲧ:</w:t>
            </w:r>
          </w:p>
          <w:p w14:paraId="66996741" w14:textId="77777777" w:rsidR="00E6009C" w:rsidRDefault="00E6009C" w:rsidP="00E6009C">
            <w:pPr>
              <w:pStyle w:val="CopticVersemulti-line"/>
            </w:pPr>
            <w:r>
              <w:t>ⲫⲏⲉ̀ⲧⲁⲓϯⲙⲁϯ ⲛ̀ϧⲏⲧϥ:</w:t>
            </w:r>
          </w:p>
          <w:p w14:paraId="261B1B2E" w14:textId="77777777" w:rsidR="00E6009C" w:rsidRDefault="00E6009C" w:rsidP="00E6009C">
            <w:pPr>
              <w:pStyle w:val="CopticVersemulti-line"/>
            </w:pPr>
            <w:r>
              <w:t>ⲟⲩⲟϩ Ⲡⲁϣⲏⲣⲓ ⲛ̀ϩⲟⲩⲓⲧ:</w:t>
            </w:r>
          </w:p>
          <w:p w14:paraId="78EE8322" w14:textId="77777777" w:rsidR="00E6009C" w:rsidRPr="005130A7" w:rsidRDefault="00E6009C" w:rsidP="00E6009C">
            <w:pPr>
              <w:pStyle w:val="CopticVerse"/>
            </w:pPr>
            <w:r>
              <w:t>ⲉ̀ⲧⲁ ⲛⲓⲡ̀ⲣⲟⲫⲏⲧⲏⲥ ⲥⲁϫⲓ ⲉⲑⲃⲏⲧϥ.</w:t>
            </w:r>
          </w:p>
        </w:tc>
      </w:tr>
      <w:tr w:rsidR="00E6009C" w14:paraId="7ADA462C" w14:textId="77777777" w:rsidTr="00BB50F9">
        <w:trPr>
          <w:cantSplit/>
          <w:jc w:val="center"/>
        </w:trPr>
        <w:tc>
          <w:tcPr>
            <w:tcW w:w="288" w:type="dxa"/>
          </w:tcPr>
          <w:p w14:paraId="649A4ADA" w14:textId="77777777" w:rsidR="00E6009C" w:rsidRDefault="00E6009C" w:rsidP="00BB50F9">
            <w:pPr>
              <w:pStyle w:val="CopticCross"/>
            </w:pPr>
            <w:r w:rsidRPr="00FB5ACB">
              <w:lastRenderedPageBreak/>
              <w:t>¿</w:t>
            </w:r>
          </w:p>
        </w:tc>
        <w:tc>
          <w:tcPr>
            <w:tcW w:w="3960" w:type="dxa"/>
          </w:tcPr>
          <w:p w14:paraId="0E367B1E" w14:textId="77777777" w:rsidR="00E6009C" w:rsidRDefault="00E6009C" w:rsidP="00E6009C">
            <w:pPr>
              <w:pStyle w:val="EngHang"/>
            </w:pPr>
            <w:r>
              <w:t>May the sea move,</w:t>
            </w:r>
          </w:p>
          <w:p w14:paraId="5B1DF348" w14:textId="77777777" w:rsidR="00E6009C" w:rsidRDefault="00E6009C" w:rsidP="00E6009C">
            <w:pPr>
              <w:pStyle w:val="EngHang"/>
            </w:pPr>
            <w:r>
              <w:t>And the fields rejoice,</w:t>
            </w:r>
          </w:p>
          <w:p w14:paraId="270AF2A4" w14:textId="77777777" w:rsidR="00E6009C" w:rsidRDefault="00E6009C" w:rsidP="00E6009C">
            <w:pPr>
              <w:pStyle w:val="EngHang"/>
            </w:pPr>
            <w:r>
              <w:t>Trembling before</w:t>
            </w:r>
          </w:p>
          <w:p w14:paraId="6A0B3D1D" w14:textId="77777777" w:rsidR="00E6009C" w:rsidRDefault="00E6009C" w:rsidP="00E6009C">
            <w:pPr>
              <w:pStyle w:val="EngHangEnd"/>
            </w:pPr>
            <w:r>
              <w:t>The Lord God of powers.</w:t>
            </w:r>
          </w:p>
        </w:tc>
        <w:tc>
          <w:tcPr>
            <w:tcW w:w="288" w:type="dxa"/>
          </w:tcPr>
          <w:p w14:paraId="4C3482F0" w14:textId="77777777" w:rsidR="00E6009C" w:rsidRDefault="00E6009C" w:rsidP="00BB50F9"/>
        </w:tc>
        <w:tc>
          <w:tcPr>
            <w:tcW w:w="288" w:type="dxa"/>
          </w:tcPr>
          <w:p w14:paraId="158FFF44" w14:textId="77777777" w:rsidR="00E6009C" w:rsidRDefault="00E6009C" w:rsidP="00BB50F9">
            <w:pPr>
              <w:pStyle w:val="CopticCross"/>
            </w:pPr>
            <w:r w:rsidRPr="00FB5ACB">
              <w:t>¿</w:t>
            </w:r>
          </w:p>
        </w:tc>
        <w:tc>
          <w:tcPr>
            <w:tcW w:w="3960" w:type="dxa"/>
          </w:tcPr>
          <w:p w14:paraId="50409185" w14:textId="77777777" w:rsidR="00E6009C" w:rsidRDefault="00E6009C" w:rsidP="00E6009C">
            <w:pPr>
              <w:pStyle w:val="CopticVersemulti-line"/>
            </w:pPr>
            <w:r>
              <w:t>Ⲙⲁⲣⲉϥⲕⲓⲙ ⲛ̀ϫⲉ ⲫ̀ⲓⲟⲙ:</w:t>
            </w:r>
          </w:p>
          <w:p w14:paraId="581B6F89" w14:textId="77777777" w:rsidR="00E6009C" w:rsidRDefault="00E6009C" w:rsidP="00E6009C">
            <w:pPr>
              <w:pStyle w:val="CopticVersemulti-line"/>
            </w:pPr>
            <w:r>
              <w:t>ⲛ̀ⲧⲟⲩⲣⲁϣⲓ ⲛ̀ϫⲉ ⲛⲓⲙⲉϣϣⲟϯ:</w:t>
            </w:r>
          </w:p>
          <w:p w14:paraId="2F92BAE7" w14:textId="77777777" w:rsidR="00E6009C" w:rsidRDefault="00E6009C" w:rsidP="00E6009C">
            <w:pPr>
              <w:pStyle w:val="CopticVersemulti-line"/>
            </w:pPr>
            <w:r>
              <w:t>ϫⲉ Ⲡⲟ̄ⲥ̄ Ⲫϯ ⲛ̀ⲧⲉ ⲛⲓϫⲟⲙ:</w:t>
            </w:r>
          </w:p>
          <w:p w14:paraId="2B190B7B" w14:textId="77777777" w:rsidR="00E6009C" w:rsidRPr="005130A7" w:rsidRDefault="00E6009C" w:rsidP="00E6009C">
            <w:pPr>
              <w:pStyle w:val="CopticVerse"/>
            </w:pPr>
            <w:r>
              <w:t>ⲁϥϣ̀ⲑⲉⲣⲧⲱⲣⲟⲩ ϧⲉⲛ ⲟⲩⲛⲓϣϯ ⲛ̀ϩⲟϯ.</w:t>
            </w:r>
          </w:p>
        </w:tc>
      </w:tr>
      <w:tr w:rsidR="00E6009C" w14:paraId="6ABC55E7" w14:textId="77777777" w:rsidTr="00BB50F9">
        <w:trPr>
          <w:cantSplit/>
          <w:jc w:val="center"/>
        </w:trPr>
        <w:tc>
          <w:tcPr>
            <w:tcW w:w="288" w:type="dxa"/>
          </w:tcPr>
          <w:p w14:paraId="22C2F3AE" w14:textId="77777777" w:rsidR="00E6009C" w:rsidRDefault="00E6009C" w:rsidP="00BB50F9">
            <w:pPr>
              <w:pStyle w:val="CopticCross"/>
            </w:pPr>
          </w:p>
        </w:tc>
        <w:tc>
          <w:tcPr>
            <w:tcW w:w="3960" w:type="dxa"/>
          </w:tcPr>
          <w:p w14:paraId="2C0B310E" w14:textId="77777777" w:rsidR="00E6009C" w:rsidRDefault="00E6009C" w:rsidP="00E6009C">
            <w:pPr>
              <w:pStyle w:val="EngHang"/>
            </w:pPr>
            <w:r>
              <w:t>All trees and fields</w:t>
            </w:r>
          </w:p>
          <w:p w14:paraId="4465AD91" w14:textId="77777777" w:rsidR="00E6009C" w:rsidRDefault="00E6009C" w:rsidP="00E6009C">
            <w:pPr>
              <w:pStyle w:val="EngHang"/>
            </w:pPr>
            <w:r>
              <w:t>Rejoice, and exalt</w:t>
            </w:r>
          </w:p>
          <w:p w14:paraId="0BC07875" w14:textId="77777777" w:rsidR="00E6009C" w:rsidRDefault="00E6009C" w:rsidP="00E6009C">
            <w:pPr>
              <w:pStyle w:val="EngHang"/>
            </w:pPr>
            <w:r>
              <w:t>Before the Face of Jesus,</w:t>
            </w:r>
          </w:p>
          <w:p w14:paraId="71D9DFBE" w14:textId="77777777" w:rsidR="00E6009C" w:rsidRDefault="00E6009C" w:rsidP="00E6009C">
            <w:pPr>
              <w:pStyle w:val="EngHangEnd"/>
            </w:pPr>
            <w:r>
              <w:t>King of Israel.</w:t>
            </w:r>
          </w:p>
        </w:tc>
        <w:tc>
          <w:tcPr>
            <w:tcW w:w="288" w:type="dxa"/>
          </w:tcPr>
          <w:p w14:paraId="4E69618D" w14:textId="77777777" w:rsidR="00E6009C" w:rsidRDefault="00E6009C" w:rsidP="00BB50F9"/>
        </w:tc>
        <w:tc>
          <w:tcPr>
            <w:tcW w:w="288" w:type="dxa"/>
          </w:tcPr>
          <w:p w14:paraId="3BD03CDC" w14:textId="77777777" w:rsidR="00E6009C" w:rsidRDefault="00E6009C" w:rsidP="00BB50F9">
            <w:pPr>
              <w:pStyle w:val="CopticCross"/>
            </w:pPr>
          </w:p>
        </w:tc>
        <w:tc>
          <w:tcPr>
            <w:tcW w:w="3960" w:type="dxa"/>
          </w:tcPr>
          <w:p w14:paraId="3EBB8735" w14:textId="77777777" w:rsidR="00E6009C" w:rsidRDefault="00E6009C" w:rsidP="00E6009C">
            <w:pPr>
              <w:pStyle w:val="CopticVersemulti-line"/>
            </w:pPr>
            <w:r>
              <w:t>Ⲛⲓϣ̀ϣⲏⲛ ⲧⲏⲣⲟⲩ ⲛ̀ⲧⲉ ⲡⲓⲁϩϣ̀ϣⲏⲛ:</w:t>
            </w:r>
          </w:p>
          <w:p w14:paraId="3B3EDA70" w14:textId="77777777" w:rsidR="00E6009C" w:rsidRDefault="00E6009C" w:rsidP="00E6009C">
            <w:pPr>
              <w:pStyle w:val="CopticVersemulti-line"/>
            </w:pPr>
            <w:r>
              <w:t>ⲉⲩⲉ̀ⲣⲁϣⲓ ⲉⲩⲉ̀ⲑⲉⲗⲏⲗ:</w:t>
            </w:r>
          </w:p>
          <w:p w14:paraId="754EE0E3" w14:textId="77777777" w:rsidR="00E6009C" w:rsidRDefault="00E6009C" w:rsidP="00E6009C">
            <w:pPr>
              <w:pStyle w:val="CopticVersemulti-line"/>
            </w:pPr>
            <w:r>
              <w:t>ⲉ̀ⲃⲟⲗ ϧⲁ ⲧ̀ϩⲏ ⲙ̀ⲡ̀ϩⲟ ⲙ̀ⲫⲏⲉⲑⲛⲏⲟⲩ:</w:t>
            </w:r>
          </w:p>
          <w:p w14:paraId="6E165B60" w14:textId="77777777" w:rsidR="00E6009C" w:rsidRPr="005130A7" w:rsidRDefault="00E6009C" w:rsidP="00E6009C">
            <w:pPr>
              <w:pStyle w:val="CopticVerse"/>
            </w:pPr>
            <w:r>
              <w:t>Ⲓⲏ̄ⲥ̄ ⲡ̀Ⲟⲩⲣⲟ ⲙ̀ⲡⲒⲥⲣⲁⲏⲗ.</w:t>
            </w:r>
          </w:p>
        </w:tc>
      </w:tr>
      <w:tr w:rsidR="00E6009C" w14:paraId="1249D0B7" w14:textId="77777777" w:rsidTr="00BB50F9">
        <w:trPr>
          <w:cantSplit/>
          <w:jc w:val="center"/>
        </w:trPr>
        <w:tc>
          <w:tcPr>
            <w:tcW w:w="288" w:type="dxa"/>
          </w:tcPr>
          <w:p w14:paraId="56386BA3" w14:textId="77777777" w:rsidR="00E6009C" w:rsidRDefault="00E6009C" w:rsidP="00BB50F9">
            <w:pPr>
              <w:pStyle w:val="CopticCross"/>
            </w:pPr>
          </w:p>
        </w:tc>
        <w:tc>
          <w:tcPr>
            <w:tcW w:w="3960" w:type="dxa"/>
          </w:tcPr>
          <w:p w14:paraId="4D863B8F" w14:textId="77777777" w:rsidR="00E6009C" w:rsidRDefault="00E6009C" w:rsidP="00E6009C">
            <w:pPr>
              <w:pStyle w:val="EngHang"/>
            </w:pPr>
            <w:r>
              <w:t>Blessed are You, O Christ our Master,</w:t>
            </w:r>
          </w:p>
          <w:p w14:paraId="31A7B3A4" w14:textId="77777777" w:rsidR="00E6009C" w:rsidRDefault="00E6009C" w:rsidP="00E6009C">
            <w:pPr>
              <w:pStyle w:val="EngHang"/>
            </w:pPr>
            <w:r>
              <w:t>The Only-Begotten Son,</w:t>
            </w:r>
          </w:p>
          <w:p w14:paraId="09A37A7D" w14:textId="77777777" w:rsidR="00E6009C" w:rsidRDefault="00E6009C" w:rsidP="00E6009C">
            <w:pPr>
              <w:pStyle w:val="EngHang"/>
            </w:pPr>
            <w:r>
              <w:t>Who was incarnate of the Virgin</w:t>
            </w:r>
          </w:p>
          <w:p w14:paraId="5F9ED411" w14:textId="77777777" w:rsidR="00E6009C" w:rsidRDefault="00E6009C" w:rsidP="00E6009C">
            <w:pPr>
              <w:pStyle w:val="EngHangEnd"/>
            </w:pPr>
            <w:r>
              <w:t>And baptised in the Jordan.</w:t>
            </w:r>
          </w:p>
        </w:tc>
        <w:tc>
          <w:tcPr>
            <w:tcW w:w="288" w:type="dxa"/>
          </w:tcPr>
          <w:p w14:paraId="6B3A7507" w14:textId="77777777" w:rsidR="00E6009C" w:rsidRDefault="00E6009C" w:rsidP="00BB50F9"/>
        </w:tc>
        <w:tc>
          <w:tcPr>
            <w:tcW w:w="288" w:type="dxa"/>
          </w:tcPr>
          <w:p w14:paraId="3CA87A1D" w14:textId="77777777" w:rsidR="00E6009C" w:rsidRDefault="00E6009C" w:rsidP="00BB50F9">
            <w:pPr>
              <w:pStyle w:val="CopticCross"/>
            </w:pPr>
          </w:p>
        </w:tc>
        <w:tc>
          <w:tcPr>
            <w:tcW w:w="3960" w:type="dxa"/>
          </w:tcPr>
          <w:p w14:paraId="26618C05" w14:textId="77777777" w:rsidR="00E6009C" w:rsidRDefault="00E6009C" w:rsidP="00E6009C">
            <w:pPr>
              <w:pStyle w:val="CopticVersemulti-line"/>
            </w:pPr>
            <w:r>
              <w:t>Ⲝⲙⲁⲣⲱⲟⲩⲧ ⲱ̀ ⲡⲉⲛⲚⲏⲃ Ⲡⲭ̄ⲥ̄:</w:t>
            </w:r>
          </w:p>
          <w:p w14:paraId="07455B5C" w14:textId="77777777" w:rsidR="00E6009C" w:rsidRDefault="00E6009C" w:rsidP="00E6009C">
            <w:pPr>
              <w:pStyle w:val="CopticVersemulti-line"/>
            </w:pPr>
            <w:r>
              <w:t>ⲡ̀Ϣⲏⲣⲓ ⲙ̀ⲙⲟⲛⲟⲅⲉⲛⲏⲥ:</w:t>
            </w:r>
          </w:p>
          <w:p w14:paraId="0ACE8D1A" w14:textId="77777777" w:rsidR="00E6009C" w:rsidRDefault="00E6009C" w:rsidP="00E6009C">
            <w:pPr>
              <w:pStyle w:val="CopticVersemulti-line"/>
            </w:pPr>
            <w:r>
              <w:t>ⲫⲏⲉ̀ⲧⲁϥϭⲓⲥⲁⲣⲝ ϧⲉⲛ ϯⲠⲁⲣⲑⲉⲛⲟⲥ:</w:t>
            </w:r>
          </w:p>
          <w:p w14:paraId="3107C629" w14:textId="77777777" w:rsidR="00E6009C" w:rsidRPr="005130A7" w:rsidRDefault="00E6009C" w:rsidP="00E6009C">
            <w:pPr>
              <w:pStyle w:val="CopticVerse"/>
            </w:pPr>
            <w:r>
              <w:t>ⲟⲩⲟϩ ⲁϥϭⲓⲱⲙⲥ ϧⲉⲛ ⲡⲓⲞⲟⲣⲇⲁⲛⲏⲥ.</w:t>
            </w:r>
          </w:p>
        </w:tc>
      </w:tr>
      <w:tr w:rsidR="00E6009C" w14:paraId="25DD98E7" w14:textId="77777777" w:rsidTr="00BB50F9">
        <w:trPr>
          <w:cantSplit/>
          <w:jc w:val="center"/>
        </w:trPr>
        <w:tc>
          <w:tcPr>
            <w:tcW w:w="288" w:type="dxa"/>
          </w:tcPr>
          <w:p w14:paraId="34D8AA56" w14:textId="77777777" w:rsidR="00E6009C" w:rsidRDefault="00E6009C" w:rsidP="00BB50F9">
            <w:pPr>
              <w:pStyle w:val="CopticCross"/>
            </w:pPr>
            <w:r w:rsidRPr="00FB5ACB">
              <w:t>¿</w:t>
            </w:r>
          </w:p>
        </w:tc>
        <w:tc>
          <w:tcPr>
            <w:tcW w:w="3960" w:type="dxa"/>
          </w:tcPr>
          <w:p w14:paraId="770B855F" w14:textId="77777777" w:rsidR="00E6009C" w:rsidRDefault="00E6009C" w:rsidP="00E6009C">
            <w:pPr>
              <w:pStyle w:val="EngHang"/>
            </w:pPr>
            <w:r>
              <w:t>We glorify You with thanksgiving,</w:t>
            </w:r>
          </w:p>
          <w:p w14:paraId="10088F71" w14:textId="77777777" w:rsidR="00E6009C" w:rsidRDefault="00E6009C" w:rsidP="00E6009C">
            <w:pPr>
              <w:pStyle w:val="EngHang"/>
            </w:pPr>
            <w:r>
              <w:t>O our good Good,</w:t>
            </w:r>
          </w:p>
          <w:p w14:paraId="33739454" w14:textId="77777777" w:rsidR="00E6009C" w:rsidRDefault="00E6009C" w:rsidP="00E6009C">
            <w:pPr>
              <w:pStyle w:val="EngHang"/>
            </w:pPr>
            <w:r>
              <w:t>For you granted us Your grace</w:t>
            </w:r>
          </w:p>
          <w:p w14:paraId="740E2FC8" w14:textId="77777777" w:rsidR="00E6009C" w:rsidRDefault="00E6009C" w:rsidP="00E6009C">
            <w:pPr>
              <w:pStyle w:val="EngHangEnd"/>
            </w:pPr>
            <w:r>
              <w:t xml:space="preserve">Of </w:t>
            </w:r>
            <w:commentRangeStart w:id="1438"/>
            <w:r>
              <w:t>liberty</w:t>
            </w:r>
            <w:commentRangeEnd w:id="1438"/>
            <w:r>
              <w:rPr>
                <w:rStyle w:val="CommentReference"/>
              </w:rPr>
              <w:commentReference w:id="1438"/>
            </w:r>
            <w:r>
              <w:t>.</w:t>
            </w:r>
          </w:p>
        </w:tc>
        <w:tc>
          <w:tcPr>
            <w:tcW w:w="288" w:type="dxa"/>
          </w:tcPr>
          <w:p w14:paraId="5F4C009E" w14:textId="77777777" w:rsidR="00E6009C" w:rsidRDefault="00E6009C" w:rsidP="00BB50F9"/>
        </w:tc>
        <w:tc>
          <w:tcPr>
            <w:tcW w:w="288" w:type="dxa"/>
          </w:tcPr>
          <w:p w14:paraId="01C09C12" w14:textId="77777777" w:rsidR="00E6009C" w:rsidRDefault="00E6009C" w:rsidP="00BB50F9">
            <w:pPr>
              <w:pStyle w:val="CopticCross"/>
            </w:pPr>
            <w:r w:rsidRPr="00FB5ACB">
              <w:t>¿</w:t>
            </w:r>
          </w:p>
        </w:tc>
        <w:tc>
          <w:tcPr>
            <w:tcW w:w="3960" w:type="dxa"/>
          </w:tcPr>
          <w:p w14:paraId="55301CE1" w14:textId="77777777" w:rsidR="00E6009C" w:rsidRDefault="00E6009C" w:rsidP="00E6009C">
            <w:pPr>
              <w:pStyle w:val="CopticVersemulti-line"/>
            </w:pPr>
            <w:r>
              <w:t>Ⲟⲩⲱ̀ⲟⲩ ⲛⲁⲕ ϧⲉⲛ ⲟⲩϣⲉⲡϩ̀ⲙⲟⲧ:</w:t>
            </w:r>
          </w:p>
          <w:p w14:paraId="31D0C260" w14:textId="77777777" w:rsidR="00E6009C" w:rsidRDefault="00E6009C" w:rsidP="00E6009C">
            <w:pPr>
              <w:pStyle w:val="CopticVersemulti-line"/>
            </w:pPr>
            <w:r>
              <w:t>ⲱ̀ ⲡⲉⲛⲚⲟⲩϯ ⲛ̀ⲁ̀ⲅⲁⲑⲟⲥ:</w:t>
            </w:r>
          </w:p>
          <w:p w14:paraId="30BDB72A" w14:textId="77777777" w:rsidR="00E6009C" w:rsidRDefault="00E6009C" w:rsidP="00E6009C">
            <w:pPr>
              <w:pStyle w:val="CopticVersemulti-line"/>
            </w:pPr>
            <w:r>
              <w:t>ϫⲉ ⲁⲕϯ ⲛⲁⲛ ⲙ̀ⲡⲉⲕϩ̀ⲙⲟⲧ:</w:t>
            </w:r>
          </w:p>
          <w:p w14:paraId="79289B60" w14:textId="77777777" w:rsidR="00E6009C" w:rsidRPr="005130A7" w:rsidRDefault="00E6009C" w:rsidP="00E6009C">
            <w:pPr>
              <w:pStyle w:val="CopticVerse"/>
            </w:pPr>
            <w:r>
              <w:t>ⲛ̀ⲧⲉ ϯⲙⲉⲧⲉ̀ⲗⲉⲩⲑⲉⲣⲟⲥ.</w:t>
            </w:r>
          </w:p>
        </w:tc>
      </w:tr>
      <w:tr w:rsidR="00E6009C" w14:paraId="209966D0" w14:textId="77777777" w:rsidTr="00BB50F9">
        <w:trPr>
          <w:cantSplit/>
          <w:jc w:val="center"/>
        </w:trPr>
        <w:tc>
          <w:tcPr>
            <w:tcW w:w="288" w:type="dxa"/>
          </w:tcPr>
          <w:p w14:paraId="413FA677" w14:textId="77777777" w:rsidR="00E6009C" w:rsidRDefault="00E6009C" w:rsidP="00BB50F9">
            <w:pPr>
              <w:pStyle w:val="CopticCross"/>
            </w:pPr>
            <w:r w:rsidRPr="00FB5ACB">
              <w:t>¿</w:t>
            </w:r>
          </w:p>
        </w:tc>
        <w:tc>
          <w:tcPr>
            <w:tcW w:w="3960" w:type="dxa"/>
          </w:tcPr>
          <w:p w14:paraId="41E2072F" w14:textId="77777777" w:rsidR="00E6009C" w:rsidRDefault="00E6009C" w:rsidP="00E6009C">
            <w:pPr>
              <w:pStyle w:val="EngHang"/>
            </w:pPr>
            <w:r>
              <w:t>The Spirit of Truth,</w:t>
            </w:r>
          </w:p>
          <w:p w14:paraId="173A7BC1" w14:textId="77777777" w:rsidR="00E6009C" w:rsidRDefault="00E6009C" w:rsidP="00E6009C">
            <w:pPr>
              <w:pStyle w:val="EngHang"/>
            </w:pPr>
            <w:r>
              <w:t>Came in the likeness of a dove,</w:t>
            </w:r>
          </w:p>
          <w:p w14:paraId="39AA613F" w14:textId="77777777" w:rsidR="00E6009C" w:rsidRDefault="00E6009C" w:rsidP="00E6009C">
            <w:pPr>
              <w:pStyle w:val="EngHang"/>
            </w:pPr>
            <w:r>
              <w:t>And truly rested upon</w:t>
            </w:r>
          </w:p>
          <w:p w14:paraId="58618853" w14:textId="77777777" w:rsidR="00E6009C" w:rsidRDefault="00E6009C" w:rsidP="00E6009C">
            <w:pPr>
              <w:pStyle w:val="EngHangEnd"/>
            </w:pPr>
            <w:r>
              <w:t>He who took our form.</w:t>
            </w:r>
          </w:p>
        </w:tc>
        <w:tc>
          <w:tcPr>
            <w:tcW w:w="288" w:type="dxa"/>
          </w:tcPr>
          <w:p w14:paraId="30B7BB35" w14:textId="77777777" w:rsidR="00E6009C" w:rsidRDefault="00E6009C" w:rsidP="00BB50F9"/>
        </w:tc>
        <w:tc>
          <w:tcPr>
            <w:tcW w:w="288" w:type="dxa"/>
          </w:tcPr>
          <w:p w14:paraId="1395BF0B" w14:textId="77777777" w:rsidR="00E6009C" w:rsidRDefault="00E6009C" w:rsidP="00BB50F9">
            <w:pPr>
              <w:pStyle w:val="CopticCross"/>
            </w:pPr>
            <w:r w:rsidRPr="00FB5ACB">
              <w:t>¿</w:t>
            </w:r>
          </w:p>
        </w:tc>
        <w:tc>
          <w:tcPr>
            <w:tcW w:w="3960" w:type="dxa"/>
          </w:tcPr>
          <w:p w14:paraId="72CEB3DA" w14:textId="77777777" w:rsidR="00E6009C" w:rsidRDefault="00E6009C" w:rsidP="00E6009C">
            <w:pPr>
              <w:pStyle w:val="CopticVersemulti-line"/>
            </w:pPr>
            <w:r>
              <w:t>Ⲡⲓⲡ̀ⲛⲉⲩⲙⲁ ⲛ̀ⲧⲉ ϯⲙⲉⲑⲙⲏⲓ:</w:t>
            </w:r>
          </w:p>
          <w:p w14:paraId="7ED6AE7F" w14:textId="77777777" w:rsidR="00E6009C" w:rsidRDefault="00E6009C" w:rsidP="00E6009C">
            <w:pPr>
              <w:pStyle w:val="CopticVersemulti-line"/>
            </w:pPr>
            <w:r>
              <w:t>ⲁϥⲓ̀ ⲙ̀ⲫ̀ⲡⲏϯ ⲛ̀ⲟⲩϭⲣⲟⲙⲡⲓ:</w:t>
            </w:r>
          </w:p>
          <w:p w14:paraId="0CF14B88" w14:textId="77777777" w:rsidR="00E6009C" w:rsidRDefault="00E6009C" w:rsidP="00E6009C">
            <w:pPr>
              <w:pStyle w:val="CopticVersemulti-line"/>
            </w:pPr>
            <w:r>
              <w:t>ⲟⲩⲟϩ ⲁϥⲟ̀ϩⲓ ϧⲉⲛ ⲟⲩⲙⲉⲑⲑⲙⲏⲓ:</w:t>
            </w:r>
          </w:p>
          <w:p w14:paraId="1FEB4A98" w14:textId="77777777" w:rsidR="00E6009C" w:rsidRPr="005130A7" w:rsidRDefault="00E6009C" w:rsidP="00E6009C">
            <w:pPr>
              <w:pStyle w:val="CopticVerse"/>
            </w:pPr>
            <w:r>
              <w:t>ⲉ̀ϫⲉⲛ ⲫⲏⲉ̀ⲧⲁϥϭⲓ ⲛ̀ⲧⲉⲛⲙⲟⲣⲫⲏ.</w:t>
            </w:r>
          </w:p>
        </w:tc>
      </w:tr>
      <w:tr w:rsidR="00E6009C" w14:paraId="49517D60" w14:textId="77777777" w:rsidTr="00BB50F9">
        <w:trPr>
          <w:cantSplit/>
          <w:jc w:val="center"/>
        </w:trPr>
        <w:tc>
          <w:tcPr>
            <w:tcW w:w="288" w:type="dxa"/>
          </w:tcPr>
          <w:p w14:paraId="3809F8E1" w14:textId="77777777" w:rsidR="00E6009C" w:rsidRDefault="00E6009C" w:rsidP="00BB50F9">
            <w:pPr>
              <w:pStyle w:val="CopticCross"/>
            </w:pPr>
          </w:p>
        </w:tc>
        <w:tc>
          <w:tcPr>
            <w:tcW w:w="3960" w:type="dxa"/>
          </w:tcPr>
          <w:p w14:paraId="719D95DE" w14:textId="77777777" w:rsidR="00E6009C" w:rsidRDefault="00E6009C" w:rsidP="00E6009C">
            <w:pPr>
              <w:pStyle w:val="EngHang"/>
            </w:pPr>
            <w:r>
              <w:t>The lips of the righteous prophets</w:t>
            </w:r>
          </w:p>
          <w:p w14:paraId="458B6673" w14:textId="77777777" w:rsidR="00E6009C" w:rsidRDefault="00E6009C" w:rsidP="00E6009C">
            <w:pPr>
              <w:pStyle w:val="EngHang"/>
            </w:pPr>
            <w:r>
              <w:t>Spoke openly, saying,</w:t>
            </w:r>
          </w:p>
          <w:p w14:paraId="0FE62CE9" w14:textId="77777777" w:rsidR="00E6009C" w:rsidRDefault="00E6009C" w:rsidP="00E6009C">
            <w:pPr>
              <w:pStyle w:val="EngHang"/>
            </w:pPr>
            <w:r>
              <w:t>“The Lord will in truth be</w:t>
            </w:r>
          </w:p>
          <w:p w14:paraId="0C55A60A" w14:textId="77777777" w:rsidR="00E6009C" w:rsidRDefault="00E6009C" w:rsidP="00E6009C">
            <w:pPr>
              <w:pStyle w:val="EngHangEnd"/>
            </w:pPr>
            <w:r>
              <w:t>Baptised and wash away our sins.”</w:t>
            </w:r>
          </w:p>
        </w:tc>
        <w:tc>
          <w:tcPr>
            <w:tcW w:w="288" w:type="dxa"/>
          </w:tcPr>
          <w:p w14:paraId="4CCF745F" w14:textId="77777777" w:rsidR="00E6009C" w:rsidRDefault="00E6009C" w:rsidP="00BB50F9"/>
        </w:tc>
        <w:tc>
          <w:tcPr>
            <w:tcW w:w="288" w:type="dxa"/>
          </w:tcPr>
          <w:p w14:paraId="4DB036D4" w14:textId="77777777" w:rsidR="00E6009C" w:rsidRDefault="00E6009C" w:rsidP="00BB50F9">
            <w:pPr>
              <w:pStyle w:val="CopticCross"/>
            </w:pPr>
          </w:p>
        </w:tc>
        <w:tc>
          <w:tcPr>
            <w:tcW w:w="3960" w:type="dxa"/>
          </w:tcPr>
          <w:p w14:paraId="7C344671" w14:textId="77777777" w:rsidR="00E6009C" w:rsidRDefault="00E6009C" w:rsidP="00E6009C">
            <w:pPr>
              <w:pStyle w:val="CopticVersemulti-line"/>
            </w:pPr>
            <w:r>
              <w:t>Ⲣⲱⲟⲩ ⲛ̀ⲛⲓⲡ̀ⲣⲟⲫⲏⲧⲏⲥ ⲛ̀ⲑ̀ⲙⲏⲓ:</w:t>
            </w:r>
          </w:p>
          <w:p w14:paraId="7C7F5EAC" w14:textId="77777777" w:rsidR="00E6009C" w:rsidRDefault="00E6009C" w:rsidP="00E6009C">
            <w:pPr>
              <w:pStyle w:val="CopticVersemulti-line"/>
            </w:pPr>
            <w:r>
              <w:t>ⲁⲩⲥⲁϫⲓ ϧⲉⲛ ⲟⲩⲡⲁⲣⲣⲏⲫⲓⲁ:</w:t>
            </w:r>
          </w:p>
          <w:p w14:paraId="3D5FF5FA" w14:textId="77777777" w:rsidR="00E6009C" w:rsidRDefault="00E6009C" w:rsidP="00E6009C">
            <w:pPr>
              <w:pStyle w:val="CopticVersemulti-line"/>
            </w:pPr>
            <w:r>
              <w:t>ϫⲉ Ⲡⲟ̄ⲥ̄ ⲛⲁϧⲓⲱⲙⲥ ϧⲉⲛ ⲟⲩⲙⲉⲑⲙⲏⲓ:</w:t>
            </w:r>
          </w:p>
          <w:p w14:paraId="256C5DA6" w14:textId="77777777" w:rsidR="00E6009C" w:rsidRPr="005130A7" w:rsidRDefault="00E6009C" w:rsidP="00E6009C">
            <w:pPr>
              <w:pStyle w:val="CopticVerse"/>
            </w:pPr>
            <w:r>
              <w:t>ⲟⲩⲟϧ ⲛ̀ⲧⲉϥⲓⲱⲓ ⲛ̀ⲛⲉⲛⲁ̀ⲛⲟⲙⲓⲁ.</w:t>
            </w:r>
          </w:p>
        </w:tc>
      </w:tr>
      <w:tr w:rsidR="00E6009C" w14:paraId="00D23B71" w14:textId="77777777" w:rsidTr="00BB50F9">
        <w:trPr>
          <w:cantSplit/>
          <w:jc w:val="center"/>
        </w:trPr>
        <w:tc>
          <w:tcPr>
            <w:tcW w:w="288" w:type="dxa"/>
          </w:tcPr>
          <w:p w14:paraId="56439E12" w14:textId="77777777" w:rsidR="00E6009C" w:rsidRDefault="00E6009C" w:rsidP="00BB50F9">
            <w:pPr>
              <w:pStyle w:val="CopticCross"/>
            </w:pPr>
          </w:p>
        </w:tc>
        <w:tc>
          <w:tcPr>
            <w:tcW w:w="3960" w:type="dxa"/>
          </w:tcPr>
          <w:p w14:paraId="7B13FC57" w14:textId="77777777" w:rsidR="00E6009C" w:rsidRDefault="00E6009C" w:rsidP="00E6009C">
            <w:pPr>
              <w:pStyle w:val="EngHang"/>
            </w:pPr>
            <w:r>
              <w:t>Look and contemplate</w:t>
            </w:r>
          </w:p>
          <w:p w14:paraId="48C493B6" w14:textId="77777777" w:rsidR="00E6009C" w:rsidRDefault="00E6009C" w:rsidP="00E6009C">
            <w:pPr>
              <w:pStyle w:val="EngHang"/>
            </w:pPr>
            <w:r>
              <w:t>On these hidden mysteries,</w:t>
            </w:r>
          </w:p>
          <w:p w14:paraId="38637B91" w14:textId="77777777" w:rsidR="00E6009C" w:rsidRDefault="00E6009C" w:rsidP="00E6009C">
            <w:pPr>
              <w:pStyle w:val="EngHang"/>
            </w:pPr>
            <w:r>
              <w:t>See the forerunner’s</w:t>
            </w:r>
          </w:p>
          <w:p w14:paraId="5B884A55" w14:textId="77777777" w:rsidR="00E6009C" w:rsidRDefault="00E6009C" w:rsidP="00E6009C">
            <w:pPr>
              <w:pStyle w:val="EngHangEnd"/>
            </w:pPr>
            <w:r>
              <w:t>Witness of the Lamb.</w:t>
            </w:r>
          </w:p>
        </w:tc>
        <w:tc>
          <w:tcPr>
            <w:tcW w:w="288" w:type="dxa"/>
          </w:tcPr>
          <w:p w14:paraId="169884DC" w14:textId="77777777" w:rsidR="00E6009C" w:rsidRDefault="00E6009C" w:rsidP="00BB50F9"/>
        </w:tc>
        <w:tc>
          <w:tcPr>
            <w:tcW w:w="288" w:type="dxa"/>
          </w:tcPr>
          <w:p w14:paraId="742DA790" w14:textId="77777777" w:rsidR="00E6009C" w:rsidRDefault="00E6009C" w:rsidP="00BB50F9">
            <w:pPr>
              <w:pStyle w:val="CopticCross"/>
            </w:pPr>
          </w:p>
        </w:tc>
        <w:tc>
          <w:tcPr>
            <w:tcW w:w="3960" w:type="dxa"/>
          </w:tcPr>
          <w:p w14:paraId="16822FA2" w14:textId="77777777" w:rsidR="00E6009C" w:rsidRDefault="00E6009C" w:rsidP="00E6009C">
            <w:pPr>
              <w:pStyle w:val="CopticVersemulti-line"/>
            </w:pPr>
            <w:r>
              <w:t>Ⲥⲟⲙⲥ ⲟⲩⲟϩ ⲙⲁⲓⲁ̀ⲧⲉⲛⲑⲏⲛⲟⲩ:</w:t>
            </w:r>
          </w:p>
          <w:p w14:paraId="1B6A181F" w14:textId="77777777" w:rsidR="00E6009C" w:rsidRDefault="00E6009C" w:rsidP="00E6009C">
            <w:pPr>
              <w:pStyle w:val="CopticVersemulti-line"/>
            </w:pPr>
            <w:r>
              <w:t>ϧⲉⲛ ⲛⲁⲓⲙⲩⲥⲧⲏⲣⲓⲟⲛ ⲉⲧϩⲏⲡ:</w:t>
            </w:r>
          </w:p>
          <w:p w14:paraId="502C0E90" w14:textId="77777777" w:rsidR="00E6009C" w:rsidRDefault="00E6009C" w:rsidP="00E6009C">
            <w:pPr>
              <w:pStyle w:val="CopticVersemulti-line"/>
            </w:pPr>
            <w:r>
              <w:t>ⲛ̀ⲧⲉⲧⲉⲛⲛⲁⲩ ⲉ̀ⲡⲁⲓⲡ̀ⲣⲟⲇⲣⲟⲙⲟⲥ:</w:t>
            </w:r>
          </w:p>
          <w:p w14:paraId="45379815" w14:textId="77777777" w:rsidR="00E6009C" w:rsidRPr="005130A7" w:rsidRDefault="00E6009C" w:rsidP="00E6009C">
            <w:pPr>
              <w:pStyle w:val="CopticVerse"/>
            </w:pPr>
            <w:r>
              <w:t>ⲉϥⲉⲣⲙⲉⲑⲣⲉ ϧⲁ ⲡⲓϨⲓⲏⲃ.</w:t>
            </w:r>
          </w:p>
        </w:tc>
      </w:tr>
      <w:tr w:rsidR="00E6009C" w14:paraId="06448D3E" w14:textId="77777777" w:rsidTr="00BB50F9">
        <w:trPr>
          <w:cantSplit/>
          <w:jc w:val="center"/>
        </w:trPr>
        <w:tc>
          <w:tcPr>
            <w:tcW w:w="288" w:type="dxa"/>
          </w:tcPr>
          <w:p w14:paraId="1C3F216A" w14:textId="77777777" w:rsidR="00E6009C" w:rsidRDefault="00E6009C" w:rsidP="00BB50F9">
            <w:pPr>
              <w:pStyle w:val="CopticCross"/>
            </w:pPr>
            <w:r w:rsidRPr="00FB5ACB">
              <w:lastRenderedPageBreak/>
              <w:t>¿</w:t>
            </w:r>
          </w:p>
        </w:tc>
        <w:tc>
          <w:tcPr>
            <w:tcW w:w="3960" w:type="dxa"/>
          </w:tcPr>
          <w:p w14:paraId="3CF19E4D" w14:textId="77777777" w:rsidR="00E6009C" w:rsidRDefault="00E6009C" w:rsidP="00E6009C">
            <w:pPr>
              <w:pStyle w:val="EngHang"/>
            </w:pPr>
            <w:r>
              <w:t>This is the Lamb of God</w:t>
            </w:r>
          </w:p>
          <w:p w14:paraId="1C52B732" w14:textId="77777777" w:rsidR="00E6009C" w:rsidRDefault="00E6009C" w:rsidP="00E6009C">
            <w:pPr>
              <w:pStyle w:val="EngHang"/>
            </w:pPr>
            <w:r>
              <w:t>Who takes away the sin of the world,</w:t>
            </w:r>
          </w:p>
          <w:p w14:paraId="2C4AB269" w14:textId="77777777" w:rsidR="00E6009C" w:rsidRDefault="00E6009C" w:rsidP="00E6009C">
            <w:pPr>
              <w:pStyle w:val="EngHang"/>
            </w:pPr>
            <w:r>
              <w:t>Who brought a trumpet of salvation</w:t>
            </w:r>
          </w:p>
          <w:p w14:paraId="48AB374B" w14:textId="77777777" w:rsidR="00E6009C" w:rsidRPr="0078672A" w:rsidRDefault="00E6009C" w:rsidP="00E6009C">
            <w:pPr>
              <w:pStyle w:val="EngHangEnd"/>
            </w:pPr>
            <w:r>
              <w:t>In order to save His people.</w:t>
            </w:r>
          </w:p>
        </w:tc>
        <w:tc>
          <w:tcPr>
            <w:tcW w:w="288" w:type="dxa"/>
          </w:tcPr>
          <w:p w14:paraId="6B750738" w14:textId="77777777" w:rsidR="00E6009C" w:rsidRDefault="00E6009C" w:rsidP="00BB50F9"/>
        </w:tc>
        <w:tc>
          <w:tcPr>
            <w:tcW w:w="288" w:type="dxa"/>
          </w:tcPr>
          <w:p w14:paraId="03A2DA6C" w14:textId="77777777" w:rsidR="00E6009C" w:rsidRDefault="00E6009C" w:rsidP="00BB50F9">
            <w:pPr>
              <w:pStyle w:val="CopticCross"/>
            </w:pPr>
            <w:r w:rsidRPr="00FB5ACB">
              <w:t>¿</w:t>
            </w:r>
          </w:p>
        </w:tc>
        <w:tc>
          <w:tcPr>
            <w:tcW w:w="3960" w:type="dxa"/>
          </w:tcPr>
          <w:p w14:paraId="19A20414" w14:textId="77777777" w:rsidR="00E6009C" w:rsidRDefault="00E6009C" w:rsidP="00E6009C">
            <w:pPr>
              <w:pStyle w:val="CopticVersemulti-line"/>
            </w:pPr>
            <w:r>
              <w:t>Ⲧⲟⲧⲉ ⲓⲥ ⲡⲓϨⲓⲏⲃ ⲛ̀ⲧⲉ Ⲫϯ:</w:t>
            </w:r>
          </w:p>
          <w:p w14:paraId="7783387F" w14:textId="77777777" w:rsidR="00E6009C" w:rsidRDefault="00E6009C" w:rsidP="00E6009C">
            <w:pPr>
              <w:pStyle w:val="CopticVersemulti-line"/>
            </w:pPr>
            <w:r>
              <w:t>ⲫⲏⲉⲧⲱ̀ⲗⲓ ⲙ̀ⲫ̀ⲛⲟⲃⲓ ⲙ̀ⲡⲓⲕⲟⲥⲙⲟⲥ:</w:t>
            </w:r>
          </w:p>
          <w:p w14:paraId="001B5A0D" w14:textId="77777777" w:rsidR="00E6009C" w:rsidRDefault="00E6009C" w:rsidP="00E6009C">
            <w:pPr>
              <w:pStyle w:val="CopticVersemulti-line"/>
            </w:pPr>
            <w:r>
              <w:t>ⲫⲏⲉ̀ⲧⲁϥ̀ⲓⲛⲓ ⲛ̀ⲟⲩⲧⲁⲡ ⲛ̀ⲥⲱϯ:</w:t>
            </w:r>
          </w:p>
          <w:p w14:paraId="345A4637" w14:textId="77777777" w:rsidR="00E6009C" w:rsidRPr="005130A7" w:rsidRDefault="00E6009C" w:rsidP="00E6009C">
            <w:pPr>
              <w:pStyle w:val="CopticVerse"/>
            </w:pPr>
            <w:r>
              <w:t>ⲉⲑⲣⲉϥⲛⲟϩⲉⲙ ⲙ̀ⲡⲉϥⲗⲁⲟⲥ.</w:t>
            </w:r>
          </w:p>
        </w:tc>
      </w:tr>
      <w:tr w:rsidR="00E6009C" w14:paraId="1787ADA1" w14:textId="77777777" w:rsidTr="00BB50F9">
        <w:trPr>
          <w:cantSplit/>
          <w:jc w:val="center"/>
        </w:trPr>
        <w:tc>
          <w:tcPr>
            <w:tcW w:w="288" w:type="dxa"/>
          </w:tcPr>
          <w:p w14:paraId="0EEB3C8C" w14:textId="77777777" w:rsidR="00E6009C" w:rsidRDefault="00E6009C" w:rsidP="00BB50F9">
            <w:pPr>
              <w:pStyle w:val="CopticCross"/>
            </w:pPr>
            <w:r w:rsidRPr="00FB5ACB">
              <w:t>¿</w:t>
            </w:r>
          </w:p>
        </w:tc>
        <w:tc>
          <w:tcPr>
            <w:tcW w:w="3960" w:type="dxa"/>
          </w:tcPr>
          <w:p w14:paraId="717E8319" w14:textId="77777777" w:rsidR="00E6009C" w:rsidRDefault="00E6009C" w:rsidP="00E6009C">
            <w:pPr>
              <w:pStyle w:val="EngHang"/>
            </w:pPr>
            <w:r>
              <w:t>The Son of God shined forth</w:t>
            </w:r>
          </w:p>
          <w:p w14:paraId="1D7857C9" w14:textId="77777777" w:rsidR="00E6009C" w:rsidRDefault="00E6009C" w:rsidP="00E6009C">
            <w:pPr>
              <w:pStyle w:val="EngHang"/>
            </w:pPr>
            <w:r>
              <w:t>In the lands around the Jordan,</w:t>
            </w:r>
          </w:p>
          <w:p w14:paraId="2CCC7DAE" w14:textId="77777777" w:rsidR="00E6009C" w:rsidRDefault="00E6009C" w:rsidP="00E6009C">
            <w:pPr>
              <w:pStyle w:val="EngHang"/>
            </w:pPr>
            <w:r>
              <w:t>And loosened the paralyzed,</w:t>
            </w:r>
          </w:p>
          <w:p w14:paraId="3BFE56E0" w14:textId="77777777" w:rsidR="00E6009C" w:rsidRDefault="00E6009C" w:rsidP="00E6009C">
            <w:pPr>
              <w:pStyle w:val="EngHangEnd"/>
            </w:pPr>
            <w:r>
              <w:t>And made them firm after weakness.</w:t>
            </w:r>
          </w:p>
        </w:tc>
        <w:tc>
          <w:tcPr>
            <w:tcW w:w="288" w:type="dxa"/>
          </w:tcPr>
          <w:p w14:paraId="2757A0F9" w14:textId="77777777" w:rsidR="00E6009C" w:rsidRDefault="00E6009C" w:rsidP="00BB50F9"/>
        </w:tc>
        <w:tc>
          <w:tcPr>
            <w:tcW w:w="288" w:type="dxa"/>
          </w:tcPr>
          <w:p w14:paraId="67C742E0" w14:textId="77777777" w:rsidR="00E6009C" w:rsidRDefault="00E6009C" w:rsidP="00BB50F9">
            <w:pPr>
              <w:pStyle w:val="CopticCross"/>
            </w:pPr>
            <w:r w:rsidRPr="00FB5ACB">
              <w:t>¿</w:t>
            </w:r>
          </w:p>
        </w:tc>
        <w:tc>
          <w:tcPr>
            <w:tcW w:w="3960" w:type="dxa"/>
          </w:tcPr>
          <w:p w14:paraId="625D8415" w14:textId="77777777" w:rsidR="00E6009C" w:rsidRDefault="00E6009C" w:rsidP="00E6009C">
            <w:pPr>
              <w:pStyle w:val="CopticVersemulti-line"/>
            </w:pPr>
            <w:r>
              <w:t>Ⲩⲓⲟⲥ Ⲑⲉⲟⲥ ⲁϥⲟⲩⲱⲛϩ ⲉ̀ⲃⲟⲗ:</w:t>
            </w:r>
          </w:p>
          <w:p w14:paraId="38A10B5F" w14:textId="77777777" w:rsidR="00E6009C" w:rsidRDefault="00E6009C" w:rsidP="00E6009C">
            <w:pPr>
              <w:pStyle w:val="CopticVersemulti-line"/>
            </w:pPr>
            <w:r>
              <w:t>ϧⲉⲛ ⲡ̀ⲕⲁϩⲓ ⲙ̀ⲡⲓⲒⲟⲣⲇⲁⲛⲏⲥ:</w:t>
            </w:r>
          </w:p>
          <w:p w14:paraId="153E0B03" w14:textId="77777777" w:rsidR="00E6009C" w:rsidRDefault="00E6009C" w:rsidP="00E6009C">
            <w:pPr>
              <w:pStyle w:val="CopticVersemulti-line"/>
            </w:pPr>
            <w:r>
              <w:t>ⲛⲓϭⲁⲗⲉⲩ ⲁϥⲃⲱⲗⲟⲩ ⲉ̀ⲃⲟⲗ:</w:t>
            </w:r>
          </w:p>
          <w:p w14:paraId="08394138" w14:textId="77777777" w:rsidR="00E6009C" w:rsidRPr="005130A7" w:rsidRDefault="00E6009C" w:rsidP="00E6009C">
            <w:pPr>
              <w:pStyle w:val="CopticVerse"/>
            </w:pPr>
            <w:r>
              <w:t>ⲁϥⲧⲁϫⲣⲱⲟⲩ ⲙⲉⲛⲉⲥⲁ ⲧⲟⲩⲁⲥⲑⲉⲛⲏⲥ.</w:t>
            </w:r>
          </w:p>
        </w:tc>
      </w:tr>
      <w:tr w:rsidR="00E6009C" w14:paraId="1866C082" w14:textId="77777777" w:rsidTr="00BB50F9">
        <w:trPr>
          <w:cantSplit/>
          <w:jc w:val="center"/>
        </w:trPr>
        <w:tc>
          <w:tcPr>
            <w:tcW w:w="288" w:type="dxa"/>
          </w:tcPr>
          <w:p w14:paraId="4B1CBA60" w14:textId="77777777" w:rsidR="00E6009C" w:rsidRDefault="00E6009C" w:rsidP="00BB50F9">
            <w:pPr>
              <w:pStyle w:val="CopticCross"/>
            </w:pPr>
          </w:p>
        </w:tc>
        <w:tc>
          <w:tcPr>
            <w:tcW w:w="3960" w:type="dxa"/>
          </w:tcPr>
          <w:p w14:paraId="2826DA41" w14:textId="77777777" w:rsidR="00E6009C" w:rsidRDefault="00E6009C" w:rsidP="00E6009C">
            <w:pPr>
              <w:pStyle w:val="EngHang"/>
            </w:pPr>
            <w:r>
              <w:t>The sea retreated;</w:t>
            </w:r>
          </w:p>
          <w:p w14:paraId="758FC03C" w14:textId="77777777" w:rsidR="00E6009C" w:rsidRDefault="00E6009C" w:rsidP="00E6009C">
            <w:pPr>
              <w:pStyle w:val="EngHang"/>
            </w:pPr>
            <w:r>
              <w:t>The Jordan reversed course with haste.</w:t>
            </w:r>
          </w:p>
          <w:p w14:paraId="26CEA8B9" w14:textId="77777777" w:rsidR="00E6009C" w:rsidRDefault="00E6009C" w:rsidP="00E6009C">
            <w:pPr>
              <w:pStyle w:val="EngHang"/>
            </w:pPr>
            <w:r>
              <w:t>Why did you retreat O sea,</w:t>
            </w:r>
          </w:p>
          <w:p w14:paraId="612B7C79" w14:textId="77777777" w:rsidR="00E6009C" w:rsidRDefault="00E6009C" w:rsidP="00E6009C">
            <w:pPr>
              <w:pStyle w:val="EngHangEnd"/>
            </w:pPr>
            <w:r>
              <w:t>From side to side?</w:t>
            </w:r>
          </w:p>
        </w:tc>
        <w:tc>
          <w:tcPr>
            <w:tcW w:w="288" w:type="dxa"/>
          </w:tcPr>
          <w:p w14:paraId="5C5321CB" w14:textId="77777777" w:rsidR="00E6009C" w:rsidRDefault="00E6009C" w:rsidP="00BB50F9"/>
        </w:tc>
        <w:tc>
          <w:tcPr>
            <w:tcW w:w="288" w:type="dxa"/>
          </w:tcPr>
          <w:p w14:paraId="7C4461E7" w14:textId="77777777" w:rsidR="00E6009C" w:rsidRDefault="00E6009C" w:rsidP="00BB50F9">
            <w:pPr>
              <w:pStyle w:val="CopticCross"/>
            </w:pPr>
          </w:p>
        </w:tc>
        <w:tc>
          <w:tcPr>
            <w:tcW w:w="3960" w:type="dxa"/>
          </w:tcPr>
          <w:p w14:paraId="666CD01B" w14:textId="77777777" w:rsidR="00E6009C" w:rsidRDefault="00E6009C" w:rsidP="00E6009C">
            <w:pPr>
              <w:pStyle w:val="CopticVersemulti-line"/>
            </w:pPr>
            <w:r>
              <w:t>Ⲫⲓⲟⲙ ⲁϥⲛⲁⲩ ⲟⲩⲟϩ ⲁϥⲫⲱⲧ:</w:t>
            </w:r>
          </w:p>
          <w:p w14:paraId="777878F1" w14:textId="77777777" w:rsidR="00E6009C" w:rsidRDefault="00E6009C" w:rsidP="00E6009C">
            <w:pPr>
              <w:pStyle w:val="CopticVersemulti-line"/>
            </w:pPr>
            <w:r>
              <w:t>ⲁ̀ⲡⲓⲒⲟⲣⲇⲁⲛⲏⲥ ⲕⲟⲧϥ ⲉ̀ⲫⲁϩⲟ ϧⲉⲛ ⲟⲩⲓⲏⲥ:</w:t>
            </w:r>
          </w:p>
          <w:p w14:paraId="63C4AD49" w14:textId="77777777" w:rsidR="00E6009C" w:rsidRDefault="00E6009C" w:rsidP="00E6009C">
            <w:pPr>
              <w:pStyle w:val="CopticVersemulti-line"/>
            </w:pPr>
            <w:r>
              <w:t>ⲟⲩⲡⲉⲧϣⲟⲡ ⲫ̀ⲓⲟⲙ ϫⲉ ⲁⲕⲫⲱⲧ:</w:t>
            </w:r>
          </w:p>
          <w:p w14:paraId="0B38AD8D" w14:textId="77777777" w:rsidR="00E6009C" w:rsidRPr="005130A7" w:rsidRDefault="00E6009C" w:rsidP="00E6009C">
            <w:pPr>
              <w:pStyle w:val="CopticVerse"/>
            </w:pPr>
            <w:r>
              <w:t>ⲓⲥϫⲉⲛ ⲛⲓⲥⲁ ⲡⲉⲙϩⲓⲧ ϣⲁ ⲫ̀ⲣⲏⲥ.</w:t>
            </w:r>
          </w:p>
        </w:tc>
      </w:tr>
      <w:tr w:rsidR="00E6009C" w14:paraId="2B64EE50" w14:textId="77777777" w:rsidTr="00BB50F9">
        <w:trPr>
          <w:cantSplit/>
          <w:jc w:val="center"/>
        </w:trPr>
        <w:tc>
          <w:tcPr>
            <w:tcW w:w="288" w:type="dxa"/>
          </w:tcPr>
          <w:p w14:paraId="38F3FD3D" w14:textId="77777777" w:rsidR="00E6009C" w:rsidRDefault="00E6009C" w:rsidP="00BB50F9">
            <w:pPr>
              <w:pStyle w:val="CopticCross"/>
            </w:pPr>
          </w:p>
        </w:tc>
        <w:tc>
          <w:tcPr>
            <w:tcW w:w="3960" w:type="dxa"/>
          </w:tcPr>
          <w:p w14:paraId="0346E7FA" w14:textId="77777777" w:rsidR="00E6009C" w:rsidRDefault="00E6009C" w:rsidP="00E6009C">
            <w:pPr>
              <w:pStyle w:val="EngHang"/>
            </w:pPr>
            <w:r>
              <w:t>Arise from the water and</w:t>
            </w:r>
          </w:p>
          <w:p w14:paraId="523E1AFD" w14:textId="77777777" w:rsidR="00E6009C" w:rsidRDefault="00E6009C" w:rsidP="00E6009C">
            <w:pPr>
              <w:pStyle w:val="EngHang"/>
            </w:pPr>
            <w:r>
              <w:t>Work according to Your Word,</w:t>
            </w:r>
          </w:p>
          <w:p w14:paraId="339E4C75" w14:textId="77777777" w:rsidR="00E6009C" w:rsidRDefault="00E6009C" w:rsidP="00E6009C">
            <w:pPr>
              <w:pStyle w:val="EngHang"/>
            </w:pPr>
            <w:r>
              <w:t>Ascend to the mountain</w:t>
            </w:r>
          </w:p>
          <w:p w14:paraId="5AE7E83D" w14:textId="77777777" w:rsidR="00E6009C" w:rsidRDefault="00E6009C" w:rsidP="00E6009C">
            <w:pPr>
              <w:pStyle w:val="EngEnd"/>
            </w:pPr>
            <w:r>
              <w:t>To destroy the enemy’s power.</w:t>
            </w:r>
          </w:p>
        </w:tc>
        <w:tc>
          <w:tcPr>
            <w:tcW w:w="288" w:type="dxa"/>
          </w:tcPr>
          <w:p w14:paraId="0DC54DCC" w14:textId="77777777" w:rsidR="00E6009C" w:rsidRDefault="00E6009C" w:rsidP="00BB50F9"/>
        </w:tc>
        <w:tc>
          <w:tcPr>
            <w:tcW w:w="288" w:type="dxa"/>
          </w:tcPr>
          <w:p w14:paraId="65463238" w14:textId="77777777" w:rsidR="00E6009C" w:rsidRDefault="00E6009C" w:rsidP="00BB50F9">
            <w:pPr>
              <w:pStyle w:val="CopticCross"/>
            </w:pPr>
          </w:p>
        </w:tc>
        <w:tc>
          <w:tcPr>
            <w:tcW w:w="3960" w:type="dxa"/>
          </w:tcPr>
          <w:p w14:paraId="51018781" w14:textId="77777777" w:rsidR="00E6009C" w:rsidRDefault="00E6009C" w:rsidP="00E6009C">
            <w:pPr>
              <w:pStyle w:val="CopticVersemulti-line"/>
            </w:pPr>
            <w:r>
              <w:t>Ⲭⲱⲗⲉⲙ ⲁ̀ⲙⲟⲩ ⲉ̀ⲃⲟⲗϧⲉⲛ ⲛⲓⲙⲱⲟⲩ:</w:t>
            </w:r>
          </w:p>
          <w:p w14:paraId="42B82EB0" w14:textId="77777777" w:rsidR="00E6009C" w:rsidRDefault="00E6009C" w:rsidP="00E6009C">
            <w:pPr>
              <w:pStyle w:val="CopticVersemulti-line"/>
            </w:pPr>
            <w:r>
              <w:t>ⲁ̀ⲣⲓⲟⲩⲓ̀ ⲛⲉⲙⲁⲛ ⲕⲁⲧⲁ ⲡⲉⲕⲥⲁϫⲓ:</w:t>
            </w:r>
          </w:p>
          <w:p w14:paraId="2EE3F313" w14:textId="77777777" w:rsidR="00E6009C" w:rsidRDefault="00E6009C" w:rsidP="00E6009C">
            <w:pPr>
              <w:pStyle w:val="CopticVersemulti-line"/>
            </w:pPr>
            <w:r>
              <w:t>ⲙⲁϣⲉⲛⲁⲕ ⲉ̀ⲡ̀ϣⲱⲓ ϩⲓϫⲉⲛ ⲡⲓⲧⲱⲟⲩ:</w:t>
            </w:r>
          </w:p>
          <w:p w14:paraId="79F0F145" w14:textId="77777777" w:rsidR="00E6009C" w:rsidRPr="005130A7" w:rsidRDefault="00E6009C" w:rsidP="00E6009C">
            <w:pPr>
              <w:pStyle w:val="CopticVerse"/>
            </w:pPr>
            <w:r>
              <w:t>ⲛ̀ⲧⲉⲕⲕⲱⲣϥ ⲛ̀ⲧ̀ϫⲟⲙ ⲛ̀ⲡⲓϫⲁϫⲓ.</w:t>
            </w:r>
          </w:p>
        </w:tc>
      </w:tr>
      <w:tr w:rsidR="00E6009C" w14:paraId="22930F7F" w14:textId="77777777" w:rsidTr="00BB50F9">
        <w:trPr>
          <w:cantSplit/>
          <w:jc w:val="center"/>
        </w:trPr>
        <w:tc>
          <w:tcPr>
            <w:tcW w:w="288" w:type="dxa"/>
          </w:tcPr>
          <w:p w14:paraId="5A172B7B" w14:textId="77777777" w:rsidR="00E6009C" w:rsidRPr="003209AF" w:rsidRDefault="00E6009C" w:rsidP="00BB50F9">
            <w:pPr>
              <w:pStyle w:val="CopticCross"/>
              <w:rPr>
                <w:b/>
              </w:rPr>
            </w:pPr>
            <w:r w:rsidRPr="00FB5ACB">
              <w:t>¿</w:t>
            </w:r>
          </w:p>
        </w:tc>
        <w:tc>
          <w:tcPr>
            <w:tcW w:w="3960" w:type="dxa"/>
          </w:tcPr>
          <w:p w14:paraId="45EC0545" w14:textId="77777777" w:rsidR="00E6009C" w:rsidRDefault="00E6009C" w:rsidP="00E6009C">
            <w:pPr>
              <w:pStyle w:val="EngHang"/>
            </w:pPr>
            <w:r>
              <w:t>O Saviour of our souls,</w:t>
            </w:r>
          </w:p>
          <w:p w14:paraId="0A92FE03" w14:textId="77777777" w:rsidR="00E6009C" w:rsidRDefault="00E6009C" w:rsidP="00E6009C">
            <w:pPr>
              <w:pStyle w:val="EngHang"/>
            </w:pPr>
            <w:r>
              <w:t>Purify us from our sins,</w:t>
            </w:r>
          </w:p>
          <w:p w14:paraId="442779AE" w14:textId="77777777" w:rsidR="00E6009C" w:rsidRDefault="00E6009C" w:rsidP="00E6009C">
            <w:pPr>
              <w:pStyle w:val="EngHang"/>
            </w:pPr>
            <w:r>
              <w:t>Accept to Yourself our prayers,</w:t>
            </w:r>
          </w:p>
          <w:p w14:paraId="3973D1B7" w14:textId="77777777" w:rsidR="00E6009C" w:rsidRDefault="00E6009C" w:rsidP="00E6009C">
            <w:pPr>
              <w:pStyle w:val="EngEnd"/>
            </w:pPr>
            <w:r>
              <w:t>Remember us with Your mercy.</w:t>
            </w:r>
          </w:p>
        </w:tc>
        <w:tc>
          <w:tcPr>
            <w:tcW w:w="288" w:type="dxa"/>
          </w:tcPr>
          <w:p w14:paraId="2B413A97" w14:textId="77777777" w:rsidR="00E6009C" w:rsidRDefault="00E6009C" w:rsidP="00BB50F9"/>
        </w:tc>
        <w:tc>
          <w:tcPr>
            <w:tcW w:w="288" w:type="dxa"/>
          </w:tcPr>
          <w:p w14:paraId="007175EC" w14:textId="77777777" w:rsidR="00E6009C" w:rsidRDefault="00E6009C" w:rsidP="00BB50F9">
            <w:pPr>
              <w:pStyle w:val="CopticCross"/>
            </w:pPr>
            <w:r w:rsidRPr="00FB5ACB">
              <w:t>¿</w:t>
            </w:r>
          </w:p>
        </w:tc>
        <w:tc>
          <w:tcPr>
            <w:tcW w:w="3960" w:type="dxa"/>
          </w:tcPr>
          <w:p w14:paraId="1BC581A7" w14:textId="77777777" w:rsidR="00E6009C" w:rsidRDefault="00E6009C" w:rsidP="00E6009C">
            <w:pPr>
              <w:pStyle w:val="CopticVersemulti-line"/>
            </w:pPr>
            <w:r>
              <w:t>Ⲯⲱⲧⲏⲣ ⲛ̀ⲧⲉ ⲛⲉⲛⲯⲩⲭⲏ:</w:t>
            </w:r>
          </w:p>
          <w:p w14:paraId="030BAFE0" w14:textId="77777777" w:rsidR="00E6009C" w:rsidRDefault="00E6009C" w:rsidP="00E6009C">
            <w:pPr>
              <w:pStyle w:val="CopticVersemulti-line"/>
            </w:pPr>
            <w:r>
              <w:t>ⲙⲁⲧⲟⲩⲃⲟⲛ ⲉ̀ⲃⲟⲗϧⲉⲛ ⲛⲉⲛⲛⲟⲃⲓ:</w:t>
            </w:r>
          </w:p>
          <w:p w14:paraId="7266D8EF" w14:textId="77777777" w:rsidR="00E6009C" w:rsidRDefault="00E6009C" w:rsidP="00E6009C">
            <w:pPr>
              <w:pStyle w:val="CopticVersemulti-line"/>
            </w:pPr>
            <w:r>
              <w:t>ϣⲟⲡ ⲉ̀ⲣⲟⲕ ⲛ̀ⲛⲉⲛⲉⲩⲭⲏ:</w:t>
            </w:r>
          </w:p>
          <w:p w14:paraId="6E9D45FE" w14:textId="77777777" w:rsidR="00E6009C" w:rsidRPr="005130A7" w:rsidRDefault="00E6009C" w:rsidP="00E6009C">
            <w:pPr>
              <w:pStyle w:val="CopticVerse"/>
            </w:pPr>
            <w:r>
              <w:t>ϧⲉⲛ ⲡⲉⲕⲛⲁⲓ ⲁ̀ⲣⲓⲡⲉⲛⲙⲉⲩⲓ̀.</w:t>
            </w:r>
          </w:p>
        </w:tc>
      </w:tr>
      <w:tr w:rsidR="00E6009C" w14:paraId="2A19C3B9" w14:textId="77777777" w:rsidTr="00BB50F9">
        <w:trPr>
          <w:cantSplit/>
          <w:jc w:val="center"/>
        </w:trPr>
        <w:tc>
          <w:tcPr>
            <w:tcW w:w="288" w:type="dxa"/>
          </w:tcPr>
          <w:p w14:paraId="7EC6361A" w14:textId="77777777" w:rsidR="00E6009C" w:rsidRDefault="00E6009C" w:rsidP="00BB50F9">
            <w:pPr>
              <w:pStyle w:val="CopticCross"/>
            </w:pPr>
            <w:r w:rsidRPr="00FB5ACB">
              <w:t>¿</w:t>
            </w:r>
          </w:p>
        </w:tc>
        <w:tc>
          <w:tcPr>
            <w:tcW w:w="3960" w:type="dxa"/>
          </w:tcPr>
          <w:p w14:paraId="151681C7" w14:textId="77777777" w:rsidR="00E6009C" w:rsidRDefault="00E6009C" w:rsidP="00E6009C">
            <w:pPr>
              <w:pStyle w:val="EngHang"/>
            </w:pPr>
            <w:r>
              <w:t>O You who were baptised in the water,</w:t>
            </w:r>
          </w:p>
          <w:p w14:paraId="1B7D6C5D" w14:textId="77777777" w:rsidR="00E6009C" w:rsidRDefault="00E6009C" w:rsidP="00E6009C">
            <w:pPr>
              <w:pStyle w:val="EngHang"/>
            </w:pPr>
            <w:r>
              <w:t>According to the great economy,</w:t>
            </w:r>
          </w:p>
          <w:p w14:paraId="35B2E0AF" w14:textId="77777777" w:rsidR="00E6009C" w:rsidRDefault="00E6009C" w:rsidP="00E6009C">
            <w:pPr>
              <w:pStyle w:val="EngHang"/>
            </w:pPr>
            <w:r>
              <w:t>Keep Your servant from evil thoughts,</w:t>
            </w:r>
          </w:p>
          <w:p w14:paraId="2A627C8E" w14:textId="77777777" w:rsidR="00E6009C" w:rsidRDefault="00E6009C" w:rsidP="00E6009C">
            <w:pPr>
              <w:pStyle w:val="EngEnd"/>
            </w:pPr>
            <w:r>
              <w:t xml:space="preserve">And </w:t>
            </w:r>
            <w:commentRangeStart w:id="1439"/>
            <w:r>
              <w:t xml:space="preserve">confirm </w:t>
            </w:r>
            <w:commentRangeEnd w:id="1439"/>
            <w:r>
              <w:rPr>
                <w:rStyle w:val="CommentReference"/>
              </w:rPr>
              <w:commentReference w:id="1439"/>
            </w:r>
            <w:r>
              <w:t>him until the end.</w:t>
            </w:r>
          </w:p>
        </w:tc>
        <w:tc>
          <w:tcPr>
            <w:tcW w:w="288" w:type="dxa"/>
          </w:tcPr>
          <w:p w14:paraId="1F512B67" w14:textId="77777777" w:rsidR="00E6009C" w:rsidRDefault="00E6009C" w:rsidP="00BB50F9"/>
        </w:tc>
        <w:tc>
          <w:tcPr>
            <w:tcW w:w="288" w:type="dxa"/>
          </w:tcPr>
          <w:p w14:paraId="07FAE3C4" w14:textId="77777777" w:rsidR="00E6009C" w:rsidRDefault="00E6009C" w:rsidP="00BB50F9">
            <w:pPr>
              <w:pStyle w:val="CopticCross"/>
            </w:pPr>
            <w:r w:rsidRPr="00FB5ACB">
              <w:t>¿</w:t>
            </w:r>
          </w:p>
        </w:tc>
        <w:tc>
          <w:tcPr>
            <w:tcW w:w="3960" w:type="dxa"/>
          </w:tcPr>
          <w:p w14:paraId="3F008569" w14:textId="77777777" w:rsidR="00E6009C" w:rsidRDefault="00E6009C" w:rsidP="00E6009C">
            <w:pPr>
              <w:pStyle w:val="CopticVersemulti-line"/>
              <w:rPr>
                <w:rFonts w:eastAsia="Arial Unicode MS" w:cs="FreeSerifAvvaShenouda"/>
              </w:rPr>
            </w:pPr>
            <w:r>
              <w:rPr>
                <w:rFonts w:eastAsia="Arial Unicode MS" w:cs="FreeSerifAvvaShenouda"/>
              </w:rPr>
              <w:t>Ⲱ ⲫⲏⲉ̀ⲧⲁϥϭⲓⲱⲙⲥ ϧⲉⲛ ⲛⲓⲙⲱⲟⲩ:</w:t>
            </w:r>
          </w:p>
          <w:p w14:paraId="120AD142" w14:textId="77777777" w:rsidR="00E6009C" w:rsidRDefault="00E6009C" w:rsidP="00E6009C">
            <w:pPr>
              <w:pStyle w:val="CopticVersemulti-line"/>
              <w:rPr>
                <w:rFonts w:eastAsia="Arial Unicode MS" w:cs="FreeSerifAvvaShenouda"/>
              </w:rPr>
            </w:pPr>
            <w:r>
              <w:rPr>
                <w:rFonts w:eastAsia="Arial Unicode MS" w:cs="FreeSerifAvvaShenouda"/>
              </w:rPr>
              <w:t>ϧⲉⲛ ⲧⲉϥⲛⲓϣϯ ⲛ̀ⲟⲓⲕⲟⲛⲟⲙⲓⲁ:</w:t>
            </w:r>
          </w:p>
          <w:p w14:paraId="440A88B9" w14:textId="77777777" w:rsidR="00E6009C" w:rsidRDefault="00E6009C" w:rsidP="00E6009C">
            <w:pPr>
              <w:pStyle w:val="CopticVersemulti-line"/>
              <w:rPr>
                <w:rFonts w:eastAsia="Arial Unicode MS" w:cs="FreeSerifAvvaShenouda"/>
              </w:rPr>
            </w:pPr>
            <w:r>
              <w:rPr>
                <w:rFonts w:eastAsia="Arial Unicode MS" w:cs="FreeSerifAvvaShenouda"/>
              </w:rPr>
              <w:t>ⲁ̀ⲣⲉϩ ⲉ̀ⲡⲉⲕⲃⲟⲕ ⲉ̀ⲃⲟⲗϧⲉⲛ ⲛⲓⲙⲉⲩⲓ ⲉⲧϩⲱⲟⲩ:</w:t>
            </w:r>
          </w:p>
          <w:p w14:paraId="632C0070" w14:textId="77777777" w:rsidR="00E6009C" w:rsidRPr="00384F62" w:rsidRDefault="00E6009C" w:rsidP="00E6009C">
            <w:pPr>
              <w:pStyle w:val="CopticVerse"/>
            </w:pPr>
            <w:r>
              <w:t>ⲟⲩⲟϩ ⲙⲁⲧⲁϫⲣⲟϥ ϣⲁ ϯⲥⲩⲛⲧⲉⲗⲓⲁ.</w:t>
            </w:r>
          </w:p>
        </w:tc>
      </w:tr>
    </w:tbl>
    <w:p w14:paraId="39764D6D" w14:textId="77777777" w:rsidR="00BB50F9" w:rsidRPr="00BB50F9" w:rsidRDefault="00BB50F9" w:rsidP="00BB50F9"/>
    <w:p w14:paraId="0A851170" w14:textId="77777777" w:rsidR="00FF5FF3" w:rsidRDefault="00FF5FF3" w:rsidP="00FF5FF3">
      <w:pPr>
        <w:pStyle w:val="Heading3"/>
      </w:pPr>
      <w:bookmarkStart w:id="1440" w:name="_Toc448227538"/>
      <w:r>
        <w:t>January 7 (8) / Tobi 12</w:t>
      </w:r>
      <w:r w:rsidR="001225FA">
        <w:t xml:space="preserve">: </w:t>
      </w:r>
      <w:r>
        <w:t>The Second Day of the Feast of Theophany</w:t>
      </w:r>
      <w:bookmarkEnd w:id="1440"/>
    </w:p>
    <w:p w14:paraId="2DFAAA10" w14:textId="77777777" w:rsidR="00FF5FF3" w:rsidRDefault="00FF5FF3" w:rsidP="00FF5FF3">
      <w:pPr>
        <w:pStyle w:val="Rubric"/>
      </w:pPr>
      <w:r>
        <w:t>See The Feast on the preceding day.</w:t>
      </w:r>
    </w:p>
    <w:p w14:paraId="045B0062" w14:textId="77777777" w:rsidR="006B44CE" w:rsidRDefault="006B44CE" w:rsidP="006B44CE">
      <w:pPr>
        <w:pStyle w:val="Heading3"/>
      </w:pPr>
      <w:bookmarkStart w:id="1441" w:name="_Toc448227539"/>
      <w:r>
        <w:lastRenderedPageBreak/>
        <w:t>January 7 (8) / Tobi 12</w:t>
      </w:r>
      <w:r w:rsidR="001225FA">
        <w:t xml:space="preserve">: </w:t>
      </w:r>
      <w:r>
        <w:t>Also the Commemoration of Archangel Michael</w:t>
      </w:r>
      <w:bookmarkEnd w:id="1441"/>
    </w:p>
    <w:p w14:paraId="65389993" w14:textId="77777777" w:rsidR="000C7DE2" w:rsidRDefault="00191A26" w:rsidP="0082304E">
      <w:pPr>
        <w:pStyle w:val="Heading4"/>
      </w:pPr>
      <w:bookmarkStart w:id="1442" w:name="_Toc410196207"/>
      <w:bookmarkStart w:id="1443" w:name="_Toc410196449"/>
      <w:bookmarkStart w:id="1444" w:name="_Toc410196951"/>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76F89E" w14:textId="77777777" w:rsidTr="0082304E">
        <w:trPr>
          <w:cantSplit/>
          <w:jc w:val="center"/>
        </w:trPr>
        <w:tc>
          <w:tcPr>
            <w:tcW w:w="288" w:type="dxa"/>
          </w:tcPr>
          <w:p w14:paraId="47687B09" w14:textId="77777777" w:rsidR="000C7DE2" w:rsidRDefault="000C7DE2" w:rsidP="0082304E">
            <w:pPr>
              <w:pStyle w:val="CopticCross"/>
            </w:pPr>
          </w:p>
        </w:tc>
        <w:tc>
          <w:tcPr>
            <w:tcW w:w="3960" w:type="dxa"/>
          </w:tcPr>
          <w:p w14:paraId="0E44F1EC" w14:textId="77777777" w:rsidR="000C7DE2" w:rsidRDefault="000C7DE2" w:rsidP="00C83ECE">
            <w:pPr>
              <w:pStyle w:val="EngHang"/>
            </w:pPr>
            <w:r>
              <w:t>Through the intercessions</w:t>
            </w:r>
          </w:p>
          <w:p w14:paraId="0601A28F" w14:textId="77777777" w:rsidR="000C7DE2" w:rsidRDefault="000C7DE2" w:rsidP="00C83ECE">
            <w:pPr>
              <w:pStyle w:val="EngHang"/>
            </w:pPr>
            <w:r>
              <w:t>Of the Four Incorporeal Beasts,</w:t>
            </w:r>
          </w:p>
          <w:p w14:paraId="07C607CB" w14:textId="77777777" w:rsidR="000C7DE2" w:rsidRDefault="000C7DE2" w:rsidP="00C83ECE">
            <w:pPr>
              <w:pStyle w:val="EngHang"/>
            </w:pPr>
            <w:r>
              <w:t>The ministering flames of fire,</w:t>
            </w:r>
          </w:p>
          <w:p w14:paraId="5325A0EE" w14:textId="77777777" w:rsidR="000C7DE2" w:rsidRDefault="000C7DE2" w:rsidP="0082304E">
            <w:pPr>
              <w:pStyle w:val="EngHangEnd"/>
            </w:pPr>
            <w:r>
              <w:t>O Lord, grant us the forgiveness of our sins.</w:t>
            </w:r>
          </w:p>
        </w:tc>
        <w:tc>
          <w:tcPr>
            <w:tcW w:w="288" w:type="dxa"/>
          </w:tcPr>
          <w:p w14:paraId="659BAE6A" w14:textId="77777777" w:rsidR="000C7DE2" w:rsidRDefault="000C7DE2" w:rsidP="0082304E"/>
        </w:tc>
        <w:tc>
          <w:tcPr>
            <w:tcW w:w="288" w:type="dxa"/>
          </w:tcPr>
          <w:p w14:paraId="207EFE30" w14:textId="77777777" w:rsidR="000C7DE2" w:rsidRDefault="000C7DE2" w:rsidP="0082304E">
            <w:pPr>
              <w:pStyle w:val="CopticCross"/>
            </w:pPr>
          </w:p>
        </w:tc>
        <w:tc>
          <w:tcPr>
            <w:tcW w:w="3960" w:type="dxa"/>
          </w:tcPr>
          <w:p w14:paraId="42EA3D92" w14:textId="77777777" w:rsidR="000C7DE2" w:rsidRDefault="000C7DE2" w:rsidP="00C83ECE">
            <w:pPr>
              <w:pStyle w:val="CopticVersemulti-line"/>
            </w:pPr>
            <w:r>
              <w:t>Ϩⲓⲧⲉⲛ ⲛⲓⲡ̀ⲣⲉⲥⲃⲓⲁ̀</w:t>
            </w:r>
          </w:p>
          <w:p w14:paraId="2F48E47B" w14:textId="77777777" w:rsidR="000C7DE2" w:rsidRDefault="000C7DE2" w:rsidP="00C83ECE">
            <w:pPr>
              <w:pStyle w:val="CopticVersemulti-line"/>
            </w:pPr>
            <w:r>
              <w:t>ⲛ̀ⲧⲉ ⲡⲓϥ̀ⲧⲟⲩ ⲛ̀ⲍⲱⲟⲛ ⲛ̀ⲁⲥⲱⲙⲁⲧⲟⲥ</w:t>
            </w:r>
          </w:p>
          <w:p w14:paraId="1A71FF61" w14:textId="77777777" w:rsidR="000C7DE2" w:rsidRDefault="000C7DE2" w:rsidP="00C83ECE">
            <w:pPr>
              <w:pStyle w:val="CopticVersemulti-line"/>
            </w:pPr>
            <w:r>
              <w:t>ⲛ̀ⲗⲓⲧⲟⲩⲣⲅⲟⲥ ⲛ̀ϣⲁϩ ⲛ̀ⲭ̀ⲣⲟⲙ:</w:t>
            </w:r>
          </w:p>
          <w:p w14:paraId="225EE4A9" w14:textId="77777777" w:rsidR="000C7DE2" w:rsidRPr="00C35319" w:rsidRDefault="000C7DE2" w:rsidP="00C83ECE">
            <w:pPr>
              <w:pStyle w:val="CopticHangingVerse"/>
            </w:pPr>
            <w:r>
              <w:t>Ⲡϭⲟⲓⲥ ⲁⲣⲓϩ̀ⲙⲟⲧ ⲛⲁⲛ ⲙ̀ⲡⲓⲭⲱ ⲉ̀ⲃⲟⲗ ⲛ̀ⲧⲉ ⲛⲉⲛⲛⲟⲃⲓ.</w:t>
            </w:r>
          </w:p>
        </w:tc>
      </w:tr>
    </w:tbl>
    <w:p w14:paraId="482C9B57"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4455692" w14:textId="77777777" w:rsidTr="00C83ECE">
        <w:trPr>
          <w:cantSplit/>
          <w:jc w:val="center"/>
        </w:trPr>
        <w:tc>
          <w:tcPr>
            <w:tcW w:w="288" w:type="dxa"/>
          </w:tcPr>
          <w:p w14:paraId="72503F8E" w14:textId="77777777" w:rsidR="000C7DE2" w:rsidRDefault="000C7DE2" w:rsidP="00C83ECE">
            <w:pPr>
              <w:pStyle w:val="CopticCross"/>
            </w:pPr>
          </w:p>
        </w:tc>
        <w:tc>
          <w:tcPr>
            <w:tcW w:w="3960" w:type="dxa"/>
          </w:tcPr>
          <w:p w14:paraId="0BA31A75" w14:textId="77777777" w:rsidR="000C7DE2" w:rsidRDefault="000C7DE2" w:rsidP="00C83ECE">
            <w:pPr>
              <w:pStyle w:val="EngHang"/>
            </w:pPr>
            <w:r>
              <w:t>Hail to the four incorporeal living beasts,</w:t>
            </w:r>
          </w:p>
          <w:p w14:paraId="0B3AB553" w14:textId="77777777" w:rsidR="000C7DE2" w:rsidRDefault="000C7DE2" w:rsidP="00C83ECE">
            <w:pPr>
              <w:pStyle w:val="EngHang"/>
            </w:pPr>
            <w:r>
              <w:t>Carrying the throne of God,</w:t>
            </w:r>
          </w:p>
          <w:p w14:paraId="664AFB2E" w14:textId="77777777" w:rsidR="000C7DE2" w:rsidRDefault="000C7DE2" w:rsidP="00C83ECE">
            <w:pPr>
              <w:pStyle w:val="EngHang"/>
            </w:pPr>
            <w:r>
              <w:t>A lion’s face, and a calf’s face,</w:t>
            </w:r>
          </w:p>
          <w:p w14:paraId="6592FF3B" w14:textId="77777777" w:rsidR="000C7DE2" w:rsidRDefault="000C7DE2" w:rsidP="00C83ECE">
            <w:pPr>
              <w:pStyle w:val="EngHangEnd"/>
            </w:pPr>
            <w:r>
              <w:t>A man’s face, and an eagle’s face.</w:t>
            </w:r>
          </w:p>
        </w:tc>
        <w:tc>
          <w:tcPr>
            <w:tcW w:w="288" w:type="dxa"/>
          </w:tcPr>
          <w:p w14:paraId="53566D5F" w14:textId="77777777" w:rsidR="000C7DE2" w:rsidRDefault="000C7DE2" w:rsidP="00C83ECE"/>
        </w:tc>
        <w:tc>
          <w:tcPr>
            <w:tcW w:w="288" w:type="dxa"/>
          </w:tcPr>
          <w:p w14:paraId="35AEC7C7" w14:textId="77777777" w:rsidR="000C7DE2" w:rsidRDefault="000C7DE2" w:rsidP="00C83ECE">
            <w:pPr>
              <w:pStyle w:val="CopticCross"/>
            </w:pPr>
          </w:p>
        </w:tc>
        <w:tc>
          <w:tcPr>
            <w:tcW w:w="3960" w:type="dxa"/>
          </w:tcPr>
          <w:p w14:paraId="0D32F736" w14:textId="77777777" w:rsidR="000C7DE2" w:rsidRDefault="000C7DE2" w:rsidP="00C83ECE">
            <w:pPr>
              <w:pStyle w:val="CopticVersemulti-line"/>
            </w:pPr>
            <w:r>
              <w:t>Ⲭⲉⲣⲉ ⲡⲓϥ̀ⲧⲟⲩ ⲛ̀ⲍⲱⲟⲛ ⲛ̀ⲁ̀ⲥⲱⲙⲁⲧⲟⲥ:</w:t>
            </w:r>
          </w:p>
          <w:p w14:paraId="774284E4" w14:textId="77777777" w:rsidR="000C7DE2" w:rsidRDefault="000C7DE2" w:rsidP="00C83ECE">
            <w:pPr>
              <w:pStyle w:val="CopticVersemulti-line"/>
            </w:pPr>
            <w:r>
              <w:t>ⲉⲧϥⲁⲓ ϧⲁ ⲡⲓϩⲁⲣⲙⲁ ⲛ̀ⲧⲉ Ⲫϯ:</w:t>
            </w:r>
          </w:p>
          <w:p w14:paraId="4DF11A76" w14:textId="77777777" w:rsidR="000C7DE2" w:rsidRDefault="000C7DE2" w:rsidP="00C83ECE">
            <w:pPr>
              <w:pStyle w:val="CopticVersemulti-line"/>
            </w:pPr>
            <w:r>
              <w:t>ⲟⲩϩⲟ ⲙ̀ⲙⲟⲩⲓ̀ ⲛⲉⲙ ⲟⲩϩⲟ ⲙ̀ⲙⲁⲥⲓ:</w:t>
            </w:r>
          </w:p>
          <w:p w14:paraId="3590EF9E" w14:textId="77777777" w:rsidR="000C7DE2" w:rsidRPr="00C35319" w:rsidRDefault="000C7DE2" w:rsidP="00C83ECE">
            <w:pPr>
              <w:pStyle w:val="CopticHangingVerse"/>
            </w:pPr>
            <w:r>
              <w:t>ⲛⲉⲙ ⲟⲩϩⲟ ⲛ̀ⲣⲱⲙⲓ ⲛⲉⲙ ⲟⲩϩⲟ ⲛ̀ⲁ̀ⲏ̀ⲧⲟⲥ.</w:t>
            </w:r>
          </w:p>
        </w:tc>
      </w:tr>
    </w:tbl>
    <w:p w14:paraId="4316CE2B" w14:textId="77777777" w:rsidR="000C7DE2" w:rsidRDefault="000C7DE2" w:rsidP="0082304E">
      <w:pPr>
        <w:pStyle w:val="Heading4"/>
      </w:pPr>
      <w:r>
        <w:t>The Gospel Response for the Four Incorporeal Beasts</w:t>
      </w:r>
    </w:p>
    <w:p w14:paraId="5CF02B20" w14:textId="77777777" w:rsidR="000C7DE2" w:rsidRPr="00C14556" w:rsidRDefault="000C7DE2" w:rsidP="00C14556">
      <w:pPr>
        <w:pStyle w:val="Rubric"/>
      </w:pPr>
      <w:r>
        <w:t>The last verse of the Doxology may be inserted into the Annual Gospel Response.</w:t>
      </w:r>
    </w:p>
    <w:p w14:paraId="322A578A" w14:textId="6EA2A0B5"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6D1BDB" w14:textId="77777777" w:rsidR="006B44CE" w:rsidRDefault="006B44CE" w:rsidP="006B44CE">
      <w:pPr>
        <w:pStyle w:val="Heading3"/>
      </w:pPr>
      <w:bookmarkStart w:id="1445" w:name="_Ref434562461"/>
      <w:bookmarkStart w:id="1446" w:name="_Toc448227540"/>
      <w:r>
        <w:t>January 7 (8) / Tobi 12</w:t>
      </w:r>
      <w:r w:rsidR="001225FA">
        <w:t xml:space="preserve">: </w:t>
      </w:r>
      <w:commentRangeStart w:id="1447"/>
      <w:r>
        <w:t>Also St. Theodore Anatoly</w:t>
      </w:r>
      <w:commentRangeEnd w:id="1447"/>
      <w:r>
        <w:rPr>
          <w:rStyle w:val="CommentReference"/>
          <w:rFonts w:eastAsiaTheme="minorHAnsi" w:cstheme="minorBidi"/>
          <w:b w:val="0"/>
          <w:bCs w:val="0"/>
        </w:rPr>
        <w:commentReference w:id="1447"/>
      </w:r>
      <w:bookmarkEnd w:id="1445"/>
      <w:bookmarkEnd w:id="1446"/>
    </w:p>
    <w:p w14:paraId="7DD26869" w14:textId="77777777" w:rsidR="006B44CE" w:rsidRDefault="006B44CE" w:rsidP="006B44CE">
      <w:pPr>
        <w:pStyle w:val="Heading4"/>
      </w:pPr>
      <w:bookmarkStart w:id="1448" w:name="_Ref434477694"/>
      <w:bookmarkStart w:id="1449" w:name="_Ref434489376"/>
      <w:r>
        <w:t>The Doxology</w:t>
      </w:r>
      <w:bookmarkEnd w:id="1448"/>
      <w:r w:rsidR="00B46E6E">
        <w:t xml:space="preserve"> for St. Theodore Anatoly</w:t>
      </w:r>
      <w:bookmarkEnd w:id="144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B44CE" w14:paraId="1538AF3C" w14:textId="77777777" w:rsidTr="000C3062">
        <w:trPr>
          <w:cantSplit/>
          <w:jc w:val="center"/>
        </w:trPr>
        <w:tc>
          <w:tcPr>
            <w:tcW w:w="288" w:type="dxa"/>
          </w:tcPr>
          <w:p w14:paraId="0BFC8BC5" w14:textId="77777777" w:rsidR="006B44CE" w:rsidRDefault="006B44CE" w:rsidP="000C3062">
            <w:pPr>
              <w:pStyle w:val="CopticCross"/>
            </w:pPr>
          </w:p>
        </w:tc>
        <w:tc>
          <w:tcPr>
            <w:tcW w:w="3960" w:type="dxa"/>
          </w:tcPr>
          <w:p w14:paraId="728AAF59" w14:textId="77777777" w:rsidR="006B44CE" w:rsidRDefault="006B44CE" w:rsidP="006B44CE">
            <w:pPr>
              <w:pStyle w:val="EngHang"/>
            </w:pPr>
            <w:r>
              <w:t>You are a roaring lion,</w:t>
            </w:r>
          </w:p>
          <w:p w14:paraId="4D75DEAB" w14:textId="77777777" w:rsidR="006B44CE" w:rsidRDefault="006B44CE" w:rsidP="006B44CE">
            <w:pPr>
              <w:pStyle w:val="EngHang"/>
            </w:pPr>
            <w:r>
              <w:t>In the mist of wars,</w:t>
            </w:r>
          </w:p>
          <w:p w14:paraId="3DEC3158" w14:textId="77777777" w:rsidR="006B44CE" w:rsidRDefault="006B44CE" w:rsidP="006B44CE">
            <w:pPr>
              <w:pStyle w:val="EngHang"/>
            </w:pPr>
            <w:r>
              <w:t>Upon a neighing horse,</w:t>
            </w:r>
          </w:p>
          <w:p w14:paraId="292DD40A" w14:textId="77777777" w:rsidR="006B44CE" w:rsidRDefault="006B44CE" w:rsidP="006B44CE">
            <w:pPr>
              <w:pStyle w:val="EngHangEnd"/>
            </w:pPr>
            <w:r>
              <w:t>O Theodore Anatoly.</w:t>
            </w:r>
          </w:p>
        </w:tc>
        <w:tc>
          <w:tcPr>
            <w:tcW w:w="288" w:type="dxa"/>
          </w:tcPr>
          <w:p w14:paraId="5E2C39A8" w14:textId="77777777" w:rsidR="006B44CE" w:rsidRDefault="006B44CE" w:rsidP="000C3062"/>
        </w:tc>
        <w:tc>
          <w:tcPr>
            <w:tcW w:w="288" w:type="dxa"/>
          </w:tcPr>
          <w:p w14:paraId="61ACBA72" w14:textId="77777777" w:rsidR="006B44CE" w:rsidRDefault="006B44CE" w:rsidP="000C3062">
            <w:pPr>
              <w:pStyle w:val="CopticCross"/>
            </w:pPr>
          </w:p>
        </w:tc>
        <w:tc>
          <w:tcPr>
            <w:tcW w:w="3960" w:type="dxa"/>
          </w:tcPr>
          <w:p w14:paraId="3A798E24" w14:textId="77777777" w:rsidR="006B44CE" w:rsidRDefault="006B44CE" w:rsidP="006B44CE">
            <w:pPr>
              <w:pStyle w:val="CopticVersemulti-line"/>
            </w:pPr>
            <w:r>
              <w:t>Ⲛⲑⲟⲕ ⲟⲩⲙⲟⲩⲓ̀ ⲉϥϩⲉⲗϩⲉⲙ:</w:t>
            </w:r>
          </w:p>
          <w:p w14:paraId="644ED60A" w14:textId="77777777" w:rsidR="006B44CE" w:rsidRDefault="006B44CE" w:rsidP="006B44CE">
            <w:pPr>
              <w:pStyle w:val="CopticVersemulti-line"/>
            </w:pPr>
            <w:r>
              <w:t>Ϧⲉⲛ ⲑ̀ⲙⲏϯ ⲛ̀ⲛⲓⲡⲟⲗⲉⲙⲟⲥ:</w:t>
            </w:r>
          </w:p>
          <w:p w14:paraId="3F762B1A" w14:textId="77777777" w:rsidR="006B44CE" w:rsidRDefault="006B44CE" w:rsidP="006B44CE">
            <w:pPr>
              <w:pStyle w:val="CopticVersemulti-line"/>
            </w:pPr>
            <w:r>
              <w:t>ⲉ̀ϫⲉⲛ ⲟⲩϩ̀ⲑⲟ ⲉϥϩⲉⲙϩⲉⲙ:</w:t>
            </w:r>
          </w:p>
          <w:p w14:paraId="33606CBF" w14:textId="77777777" w:rsidR="006B44CE" w:rsidRPr="00C35319" w:rsidRDefault="006B44CE" w:rsidP="006B44CE">
            <w:pPr>
              <w:pStyle w:val="CopticHangingVerse"/>
            </w:pPr>
            <w:r>
              <w:t>Ⲑⲉⲟⲇⲱⲣⲟⲥ ⲡⲓⲁ̀ⲛⲁⲧⲟⲗⲉⲟⲥ.</w:t>
            </w:r>
          </w:p>
        </w:tc>
      </w:tr>
      <w:tr w:rsidR="006B44CE" w14:paraId="19E822F0" w14:textId="77777777" w:rsidTr="000C3062">
        <w:trPr>
          <w:cantSplit/>
          <w:jc w:val="center"/>
        </w:trPr>
        <w:tc>
          <w:tcPr>
            <w:tcW w:w="288" w:type="dxa"/>
          </w:tcPr>
          <w:p w14:paraId="3AA74E17" w14:textId="77777777" w:rsidR="006B44CE" w:rsidRDefault="006B44CE" w:rsidP="000C3062">
            <w:pPr>
              <w:pStyle w:val="CopticCross"/>
            </w:pPr>
            <w:r w:rsidRPr="00FB5ACB">
              <w:t>¿</w:t>
            </w:r>
          </w:p>
        </w:tc>
        <w:tc>
          <w:tcPr>
            <w:tcW w:w="3960" w:type="dxa"/>
          </w:tcPr>
          <w:p w14:paraId="3F6B9229" w14:textId="77777777" w:rsidR="006B44CE" w:rsidRDefault="006B44CE" w:rsidP="006B44CE">
            <w:pPr>
              <w:pStyle w:val="EngHang"/>
            </w:pPr>
            <w:r>
              <w:t>And at your voice,</w:t>
            </w:r>
          </w:p>
          <w:p w14:paraId="1CD30584" w14:textId="77777777" w:rsidR="006B44CE" w:rsidRDefault="006B44CE" w:rsidP="006B44CE">
            <w:pPr>
              <w:pStyle w:val="EngHang"/>
            </w:pPr>
            <w:r>
              <w:t>The barbarians fall silent,</w:t>
            </w:r>
          </w:p>
          <w:p w14:paraId="66874B87" w14:textId="77777777" w:rsidR="006B44CE" w:rsidRDefault="006B44CE" w:rsidP="006B44CE">
            <w:pPr>
              <w:pStyle w:val="EngHang"/>
            </w:pPr>
            <w:r>
              <w:t>And your wicked enemies,</w:t>
            </w:r>
          </w:p>
          <w:p w14:paraId="6F696B2F" w14:textId="77777777" w:rsidR="006B44CE" w:rsidRDefault="006B44CE" w:rsidP="006B44CE">
            <w:pPr>
              <w:pStyle w:val="EngHangEnd"/>
            </w:pPr>
            <w:r>
              <w:t>The devils, flee.</w:t>
            </w:r>
          </w:p>
        </w:tc>
        <w:tc>
          <w:tcPr>
            <w:tcW w:w="288" w:type="dxa"/>
          </w:tcPr>
          <w:p w14:paraId="3A41CE8E" w14:textId="77777777" w:rsidR="006B44CE" w:rsidRDefault="006B44CE" w:rsidP="000C3062"/>
        </w:tc>
        <w:tc>
          <w:tcPr>
            <w:tcW w:w="288" w:type="dxa"/>
          </w:tcPr>
          <w:p w14:paraId="099DE765" w14:textId="77777777" w:rsidR="006B44CE" w:rsidRDefault="006B44CE" w:rsidP="000C3062">
            <w:pPr>
              <w:pStyle w:val="CopticCross"/>
            </w:pPr>
            <w:r w:rsidRPr="00FB5ACB">
              <w:t>¿</w:t>
            </w:r>
          </w:p>
        </w:tc>
        <w:tc>
          <w:tcPr>
            <w:tcW w:w="3960" w:type="dxa"/>
          </w:tcPr>
          <w:p w14:paraId="09C2BDF3" w14:textId="77777777" w:rsidR="006B44CE" w:rsidRDefault="006B44CE" w:rsidP="006B44CE">
            <w:pPr>
              <w:pStyle w:val="CopticVersemulti-line"/>
            </w:pPr>
            <w:r>
              <w:t>Ⲟⲩⲟϩ ⲁⲕϣⲁⲛϯ ⲙ̀ⲡⲉⲕϧ̀ⲣⲱⲟⲩ:</w:t>
            </w:r>
          </w:p>
          <w:p w14:paraId="0EFDC5DB" w14:textId="77777777" w:rsidR="006B44CE" w:rsidRDefault="006B44CE" w:rsidP="006B44CE">
            <w:pPr>
              <w:pStyle w:val="CopticVersemulti-line"/>
            </w:pPr>
            <w:r>
              <w:t>Ϣⲁⲩϩⲉⲓ ⲛ̀ϫⲉ ⲛⲓⲃⲁⲣⲃⲁⲣⲟⲥ:</w:t>
            </w:r>
          </w:p>
          <w:p w14:paraId="389C2D56" w14:textId="77777777" w:rsidR="006B44CE" w:rsidRDefault="006B44CE" w:rsidP="006B44CE">
            <w:pPr>
              <w:pStyle w:val="CopticVersemulti-line"/>
            </w:pPr>
            <w:r>
              <w:t>Ϣⲁⲩϩⲉⲓ ⲛ̀ϫⲉ ⲛⲉⲕϫⲁϫⲓ ⲉⲧϩⲱⲟⲩⲓ:</w:t>
            </w:r>
          </w:p>
          <w:p w14:paraId="5A8420B8" w14:textId="77777777" w:rsidR="006B44CE" w:rsidRPr="00CF5919" w:rsidRDefault="006B44CE" w:rsidP="006B44CE">
            <w:pPr>
              <w:pStyle w:val="CopticHangingVerse"/>
            </w:pPr>
            <w:r>
              <w:t>ⲉ̀ⲧⲉ ⲛⲁⲓ ⲛⲉ ⲛⲓⲇⲓⲁⲃⲟⲗⲟⲥ.</w:t>
            </w:r>
          </w:p>
        </w:tc>
      </w:tr>
      <w:tr w:rsidR="006B44CE" w14:paraId="5A1DF00E" w14:textId="77777777" w:rsidTr="000C3062">
        <w:trPr>
          <w:cantSplit/>
          <w:jc w:val="center"/>
        </w:trPr>
        <w:tc>
          <w:tcPr>
            <w:tcW w:w="288" w:type="dxa"/>
          </w:tcPr>
          <w:p w14:paraId="799120D5" w14:textId="77777777" w:rsidR="006B44CE" w:rsidRDefault="006B44CE" w:rsidP="000C3062">
            <w:pPr>
              <w:pStyle w:val="CopticCross"/>
            </w:pPr>
          </w:p>
        </w:tc>
        <w:tc>
          <w:tcPr>
            <w:tcW w:w="3960" w:type="dxa"/>
          </w:tcPr>
          <w:p w14:paraId="4FA58ECD" w14:textId="77777777" w:rsidR="006B44CE" w:rsidRDefault="006B44CE" w:rsidP="006B44CE">
            <w:pPr>
              <w:pStyle w:val="EngHang"/>
            </w:pPr>
            <w:r>
              <w:t>You slew the dragon</w:t>
            </w:r>
          </w:p>
          <w:p w14:paraId="1D643F64" w14:textId="77777777" w:rsidR="006B44CE" w:rsidRDefault="006B44CE" w:rsidP="006B44CE">
            <w:pPr>
              <w:pStyle w:val="EngHang"/>
            </w:pPr>
            <w:r>
              <w:t>Beneath the ladder,</w:t>
            </w:r>
          </w:p>
          <w:p w14:paraId="29E0AEE7" w14:textId="77777777" w:rsidR="006B44CE" w:rsidRDefault="006B44CE" w:rsidP="006B44CE">
            <w:pPr>
              <w:pStyle w:val="EngHang"/>
            </w:pPr>
            <w:r>
              <w:t>You completed your struggle</w:t>
            </w:r>
          </w:p>
          <w:p w14:paraId="2BA2AA03" w14:textId="77777777" w:rsidR="006B44CE" w:rsidRDefault="006B44CE" w:rsidP="006B44CE">
            <w:pPr>
              <w:pStyle w:val="EngHangEnd"/>
            </w:pPr>
            <w:r>
              <w:t>In unwavering uprightness.</w:t>
            </w:r>
          </w:p>
        </w:tc>
        <w:tc>
          <w:tcPr>
            <w:tcW w:w="288" w:type="dxa"/>
          </w:tcPr>
          <w:p w14:paraId="1A61039E" w14:textId="77777777" w:rsidR="006B44CE" w:rsidRDefault="006B44CE" w:rsidP="000C3062"/>
        </w:tc>
        <w:tc>
          <w:tcPr>
            <w:tcW w:w="288" w:type="dxa"/>
          </w:tcPr>
          <w:p w14:paraId="16D485AA" w14:textId="77777777" w:rsidR="006B44CE" w:rsidRDefault="006B44CE" w:rsidP="000C3062">
            <w:pPr>
              <w:pStyle w:val="CopticCross"/>
            </w:pPr>
          </w:p>
        </w:tc>
        <w:tc>
          <w:tcPr>
            <w:tcW w:w="3960" w:type="dxa"/>
          </w:tcPr>
          <w:p w14:paraId="72188640" w14:textId="77777777" w:rsidR="006B44CE" w:rsidRDefault="006B44CE" w:rsidP="006B44CE">
            <w:pPr>
              <w:pStyle w:val="CopticVersemulti-line"/>
            </w:pPr>
            <w:r>
              <w:t>Ⲁⲕϧⲱⲧⲉⲃ ⲙ̀ⲡⲓⲇ̀ⲣⲁⲕⲟⲛ:</w:t>
            </w:r>
          </w:p>
          <w:p w14:paraId="31E327A2" w14:textId="77777777" w:rsidR="006B44CE" w:rsidRDefault="006B44CE" w:rsidP="006B44CE">
            <w:pPr>
              <w:pStyle w:val="CopticVersemulti-line"/>
            </w:pPr>
            <w:r>
              <w:t>ⲉⲧⲥⲁⲡⲉⲥⲏⲧ ⲛ̀ϯⲙⲟⲩⲕⲓ:</w:t>
            </w:r>
          </w:p>
          <w:p w14:paraId="7274385B" w14:textId="77777777" w:rsidR="006B44CE" w:rsidRDefault="006B44CE" w:rsidP="006B44CE">
            <w:pPr>
              <w:pStyle w:val="CopticVersemulti-line"/>
            </w:pPr>
            <w:r>
              <w:t>ⲁⲕϫⲱⲕ ⲉ̀ⲃⲟⲗ ⲙ̀ⲡⲉⲕⲁ̀ⲅⲱⲛ:</w:t>
            </w:r>
          </w:p>
          <w:p w14:paraId="6FA2F856" w14:textId="77777777" w:rsidR="006B44CE" w:rsidRDefault="006B44CE" w:rsidP="006B44CE">
            <w:pPr>
              <w:pStyle w:val="CopticHangingVerse"/>
            </w:pPr>
            <w:r>
              <w:t>ϧⲉⲛ ⲟⲩⲥⲱⲟⲩⲧⲉⲛ ⲛ̀ⲁⲧⲣⲓⲕⲓ.</w:t>
            </w:r>
          </w:p>
        </w:tc>
      </w:tr>
      <w:tr w:rsidR="006B44CE" w14:paraId="534449D5" w14:textId="77777777" w:rsidTr="000C3062">
        <w:trPr>
          <w:cantSplit/>
          <w:jc w:val="center"/>
        </w:trPr>
        <w:tc>
          <w:tcPr>
            <w:tcW w:w="288" w:type="dxa"/>
          </w:tcPr>
          <w:p w14:paraId="498F29D1" w14:textId="77777777" w:rsidR="006B44CE" w:rsidRDefault="006B44CE" w:rsidP="000C3062">
            <w:pPr>
              <w:pStyle w:val="CopticCross"/>
            </w:pPr>
            <w:r w:rsidRPr="00FB5ACB">
              <w:t>¿</w:t>
            </w:r>
          </w:p>
        </w:tc>
        <w:tc>
          <w:tcPr>
            <w:tcW w:w="3960" w:type="dxa"/>
          </w:tcPr>
          <w:p w14:paraId="144423E0" w14:textId="77777777" w:rsidR="006B44CE" w:rsidRDefault="006B44CE" w:rsidP="006B44CE">
            <w:pPr>
              <w:pStyle w:val="EngHang"/>
            </w:pPr>
            <w:r>
              <w:t>You were baptised for the sake of God,</w:t>
            </w:r>
          </w:p>
          <w:p w14:paraId="1520FFE6" w14:textId="77777777" w:rsidR="006B44CE" w:rsidRDefault="006B44CE" w:rsidP="006B44CE">
            <w:pPr>
              <w:pStyle w:val="EngHang"/>
            </w:pPr>
            <w:r>
              <w:t>In the lake of fire,</w:t>
            </w:r>
          </w:p>
          <w:p w14:paraId="2E05E4E3" w14:textId="77777777" w:rsidR="006B44CE" w:rsidRDefault="006B44CE" w:rsidP="006B44CE">
            <w:pPr>
              <w:pStyle w:val="EngHang"/>
            </w:pPr>
            <w:r>
              <w:t>Truly with your two friends,</w:t>
            </w:r>
          </w:p>
          <w:p w14:paraId="332A9323" w14:textId="77777777" w:rsidR="006B44CE" w:rsidRDefault="006B44CE" w:rsidP="006B44CE">
            <w:pPr>
              <w:pStyle w:val="EngHangEnd"/>
            </w:pPr>
            <w:r>
              <w:t>Leontius and Panicharus.</w:t>
            </w:r>
          </w:p>
        </w:tc>
        <w:tc>
          <w:tcPr>
            <w:tcW w:w="288" w:type="dxa"/>
          </w:tcPr>
          <w:p w14:paraId="035B61D0" w14:textId="77777777" w:rsidR="006B44CE" w:rsidRDefault="006B44CE" w:rsidP="000C3062"/>
        </w:tc>
        <w:tc>
          <w:tcPr>
            <w:tcW w:w="288" w:type="dxa"/>
          </w:tcPr>
          <w:p w14:paraId="63C40F99" w14:textId="77777777" w:rsidR="006B44CE" w:rsidRDefault="006B44CE" w:rsidP="000C3062">
            <w:pPr>
              <w:pStyle w:val="CopticCross"/>
            </w:pPr>
            <w:r w:rsidRPr="00FB5ACB">
              <w:t>¿</w:t>
            </w:r>
          </w:p>
        </w:tc>
        <w:tc>
          <w:tcPr>
            <w:tcW w:w="3960" w:type="dxa"/>
          </w:tcPr>
          <w:p w14:paraId="739752C5" w14:textId="77777777" w:rsidR="006B44CE" w:rsidRDefault="006B44CE" w:rsidP="006B44CE">
            <w:pPr>
              <w:pStyle w:val="CopticVersemulti-line"/>
            </w:pPr>
            <w:r>
              <w:t>Ⲁⲕϭⲓⲱⲙⲥ ⲛⲁⲕ ⲉⲑⲃⲉ Ⲫϯ:</w:t>
            </w:r>
          </w:p>
          <w:p w14:paraId="0F4F48E1" w14:textId="77777777" w:rsidR="006B44CE" w:rsidRDefault="006B44CE" w:rsidP="006B44CE">
            <w:pPr>
              <w:pStyle w:val="CopticVersemulti-line"/>
            </w:pPr>
            <w:r>
              <w:t>ϧⲉⲛ ϯⲗⲩⲙⲛⲏ ⲛ̀ⲭ̀ⲣⲱⲙ:</w:t>
            </w:r>
          </w:p>
          <w:p w14:paraId="6FAB9635" w14:textId="77777777" w:rsidR="006B44CE" w:rsidRDefault="006B44CE" w:rsidP="006B44CE">
            <w:pPr>
              <w:pStyle w:val="CopticVersemulti-line"/>
            </w:pPr>
            <w:r>
              <w:t>ⲁⲗⲏⲑⲱⲥ ⲛ̀ⲑⲟⲕ ⲛⲉⲙ ⲛⲉⲕϣ̀ⲫⲏⲣ ⲥ̀ⲛⲁⲩ:</w:t>
            </w:r>
          </w:p>
          <w:p w14:paraId="24AE717B" w14:textId="77777777" w:rsidR="006B44CE" w:rsidRDefault="006B44CE" w:rsidP="006B44CE">
            <w:pPr>
              <w:pStyle w:val="CopticHangingVerse"/>
            </w:pPr>
            <w:r>
              <w:t>Ⲗⲉⲟⲛⲧⲓⲟⲥ ⲛⲉⲙ Ⲡⲁⲛⲓⲕⲁⲣⲟⲥ.</w:t>
            </w:r>
          </w:p>
        </w:tc>
      </w:tr>
      <w:tr w:rsidR="006B44CE" w14:paraId="7D532235" w14:textId="77777777" w:rsidTr="000C3062">
        <w:trPr>
          <w:cantSplit/>
          <w:jc w:val="center"/>
        </w:trPr>
        <w:tc>
          <w:tcPr>
            <w:tcW w:w="288" w:type="dxa"/>
          </w:tcPr>
          <w:p w14:paraId="7DD15B86" w14:textId="77777777" w:rsidR="006B44CE" w:rsidRDefault="006B44CE" w:rsidP="000C3062">
            <w:pPr>
              <w:pStyle w:val="CopticCross"/>
            </w:pPr>
          </w:p>
        </w:tc>
        <w:tc>
          <w:tcPr>
            <w:tcW w:w="3960" w:type="dxa"/>
          </w:tcPr>
          <w:p w14:paraId="63B11A24" w14:textId="77777777" w:rsidR="006B44CE" w:rsidRDefault="006B44CE" w:rsidP="006B44CE">
            <w:pPr>
              <w:pStyle w:val="EngHang"/>
            </w:pPr>
            <w:r>
              <w:t>Therefore David joyfully</w:t>
            </w:r>
          </w:p>
          <w:p w14:paraId="1C44B7AA" w14:textId="77777777" w:rsidR="006B44CE" w:rsidRDefault="006B44CE" w:rsidP="006B44CE">
            <w:pPr>
              <w:pStyle w:val="EngHang"/>
            </w:pPr>
            <w:r>
              <w:t>Honoured you saying,</w:t>
            </w:r>
          </w:p>
          <w:p w14:paraId="1346AD68" w14:textId="77777777" w:rsidR="006B44CE" w:rsidRDefault="006B44CE" w:rsidP="006B44CE">
            <w:pPr>
              <w:pStyle w:val="EngHang"/>
            </w:pPr>
            <w:r>
              <w:t>“Gird your sword</w:t>
            </w:r>
          </w:p>
          <w:p w14:paraId="19772E8C" w14:textId="77777777" w:rsidR="006B44CE" w:rsidRPr="004764BD" w:rsidRDefault="006B44CE" w:rsidP="006B44CE">
            <w:pPr>
              <w:pStyle w:val="EngHangEnd"/>
            </w:pPr>
            <w:r>
              <w:t>Upon your thigh O mighty one.”</w:t>
            </w:r>
          </w:p>
        </w:tc>
        <w:tc>
          <w:tcPr>
            <w:tcW w:w="288" w:type="dxa"/>
          </w:tcPr>
          <w:p w14:paraId="0C417A71" w14:textId="77777777" w:rsidR="006B44CE" w:rsidRDefault="006B44CE" w:rsidP="000C3062"/>
        </w:tc>
        <w:tc>
          <w:tcPr>
            <w:tcW w:w="288" w:type="dxa"/>
          </w:tcPr>
          <w:p w14:paraId="470302C3" w14:textId="77777777" w:rsidR="006B44CE" w:rsidRDefault="006B44CE" w:rsidP="000C3062">
            <w:pPr>
              <w:pStyle w:val="CopticCross"/>
            </w:pPr>
          </w:p>
        </w:tc>
        <w:tc>
          <w:tcPr>
            <w:tcW w:w="3960" w:type="dxa"/>
          </w:tcPr>
          <w:p w14:paraId="598DD824" w14:textId="77777777" w:rsidR="006B44CE" w:rsidRDefault="006B44CE" w:rsidP="006B44CE">
            <w:pPr>
              <w:pStyle w:val="CopticVersemulti-line"/>
            </w:pPr>
            <w:r>
              <w:t>Ⲉⲑⲃⲉ ⲫⲁⲓ ⲁϥⲧⲁⲓⲟ̀ ⲙ̀ⲙⲟⲕ:</w:t>
            </w:r>
          </w:p>
          <w:p w14:paraId="31A9CD19" w14:textId="77777777" w:rsidR="006B44CE" w:rsidRDefault="006B44CE" w:rsidP="006B44CE">
            <w:pPr>
              <w:pStyle w:val="CopticVersemulti-line"/>
            </w:pPr>
            <w:r>
              <w:t>ⲛ̀ϫⲉ Ⲇⲁⲩⲓⲇ ϧⲉⲛ ⲟⲩⲟⲩⲛⲟϥ:</w:t>
            </w:r>
          </w:p>
          <w:p w14:paraId="5A2E00C3" w14:textId="77777777" w:rsidR="006B44CE" w:rsidRDefault="006B44CE" w:rsidP="006B44CE">
            <w:pPr>
              <w:pStyle w:val="CopticVersemulti-line"/>
            </w:pPr>
            <w:r>
              <w:t>ϫⲉ ⲙⲟⲩⲣ ⲛ̀ⲧⲉⲕⲥⲏϥⲓ ⲉ̀ⲡⲉⲕⲁ̀ⲗⲟϫ:</w:t>
            </w:r>
          </w:p>
          <w:p w14:paraId="31E01A06" w14:textId="77777777" w:rsidR="006B44CE" w:rsidRDefault="006B44CE" w:rsidP="006B44CE">
            <w:pPr>
              <w:pStyle w:val="CopticHangingVerse"/>
            </w:pPr>
            <w:r>
              <w:t>ⲫⲏⲉ̀ⲧⲉ ⲟⲩⲟⲛ ϣ̀ϫⲟⲙ ⲙ̀ⲙⲟϥ.</w:t>
            </w:r>
          </w:p>
        </w:tc>
      </w:tr>
      <w:tr w:rsidR="006B44CE" w14:paraId="4714942D" w14:textId="77777777" w:rsidTr="000C3062">
        <w:trPr>
          <w:cantSplit/>
          <w:jc w:val="center"/>
        </w:trPr>
        <w:tc>
          <w:tcPr>
            <w:tcW w:w="288" w:type="dxa"/>
          </w:tcPr>
          <w:p w14:paraId="795436C6" w14:textId="77777777" w:rsidR="006B44CE" w:rsidRDefault="006B44CE" w:rsidP="000C3062">
            <w:pPr>
              <w:pStyle w:val="CopticCross"/>
            </w:pPr>
            <w:r w:rsidRPr="00FB5ACB">
              <w:t>¿</w:t>
            </w:r>
          </w:p>
        </w:tc>
        <w:tc>
          <w:tcPr>
            <w:tcW w:w="3960" w:type="dxa"/>
          </w:tcPr>
          <w:p w14:paraId="2EC63CF2" w14:textId="77777777" w:rsidR="006B44CE" w:rsidRDefault="006B44CE" w:rsidP="006B44CE">
            <w:pPr>
              <w:pStyle w:val="EngHang"/>
            </w:pPr>
            <w:r>
              <w:t>Pray to the Lord on our behalf,</w:t>
            </w:r>
          </w:p>
          <w:p w14:paraId="061CE2DD" w14:textId="77777777" w:rsidR="006B44CE" w:rsidRDefault="006B44CE" w:rsidP="006B44CE">
            <w:pPr>
              <w:pStyle w:val="EngHang"/>
            </w:pPr>
            <w:r>
              <w:t>O Theodore Anatoly,</w:t>
            </w:r>
          </w:p>
          <w:p w14:paraId="1D37EEB0" w14:textId="77777777" w:rsidR="006B44CE" w:rsidRDefault="006B44CE" w:rsidP="006B44CE">
            <w:pPr>
              <w:pStyle w:val="EngHang"/>
            </w:pPr>
            <w:r>
              <w:t>Leontius and Panicharus,</w:t>
            </w:r>
          </w:p>
          <w:p w14:paraId="05CC8479" w14:textId="77777777" w:rsidR="006B44CE" w:rsidRDefault="006B44CE" w:rsidP="006B44CE">
            <w:pPr>
              <w:pStyle w:val="EngHangEnd"/>
            </w:pPr>
            <w:r>
              <w:t>That He may forgive us our sins.</w:t>
            </w:r>
          </w:p>
        </w:tc>
        <w:tc>
          <w:tcPr>
            <w:tcW w:w="288" w:type="dxa"/>
          </w:tcPr>
          <w:p w14:paraId="1202C1B8" w14:textId="77777777" w:rsidR="006B44CE" w:rsidRDefault="006B44CE" w:rsidP="000C3062"/>
        </w:tc>
        <w:tc>
          <w:tcPr>
            <w:tcW w:w="288" w:type="dxa"/>
          </w:tcPr>
          <w:p w14:paraId="0ECE6652" w14:textId="77777777" w:rsidR="006B44CE" w:rsidRDefault="006B44CE" w:rsidP="000C3062">
            <w:pPr>
              <w:pStyle w:val="CopticCross"/>
            </w:pPr>
            <w:r w:rsidRPr="00FB5ACB">
              <w:t>¿</w:t>
            </w:r>
          </w:p>
        </w:tc>
        <w:tc>
          <w:tcPr>
            <w:tcW w:w="3960" w:type="dxa"/>
          </w:tcPr>
          <w:p w14:paraId="1F380D4A" w14:textId="77777777" w:rsidR="006B44CE" w:rsidRDefault="006B44CE" w:rsidP="006B44CE">
            <w:pPr>
              <w:pStyle w:val="CopticVersemulti-line"/>
            </w:pPr>
            <w:r>
              <w:t>Ⲧⲱⲃϩ ⲙ̀Ⲡⲟ̄ⲥ̄ ⲉ̀ϩ̀ⲣⲏⲓ ⲉ̀ϫⲱⲛ:</w:t>
            </w:r>
          </w:p>
          <w:p w14:paraId="44629DE2" w14:textId="77777777" w:rsidR="006B44CE" w:rsidRDefault="006B44CE" w:rsidP="006B44CE">
            <w:pPr>
              <w:pStyle w:val="CopticVersemulti-line"/>
            </w:pPr>
            <w:r>
              <w:t>Ⲑⲉⲟⲇⲱⲣⲟⲥ ⲡⲓⲁ̀ⲛⲁⲧⲟⲗⲉⲟⲥ:</w:t>
            </w:r>
          </w:p>
          <w:p w14:paraId="164FC451" w14:textId="77777777" w:rsidR="006B44CE" w:rsidRDefault="006B44CE" w:rsidP="006B44CE">
            <w:pPr>
              <w:pStyle w:val="CopticVersemulti-line"/>
            </w:pPr>
            <w:r>
              <w:t>ⲛⲉⲙ Ⲗⲉⲟⲛⲧⲓⲟⲥ ⲛⲉⲙ Ⲡⲁⲛⲓⲕⲁⲣⲟⲥ:</w:t>
            </w:r>
          </w:p>
          <w:p w14:paraId="0D2B0968" w14:textId="77777777" w:rsidR="006B44CE" w:rsidRDefault="006B44CE" w:rsidP="006B44CE">
            <w:pPr>
              <w:pStyle w:val="CopticHangingVerse"/>
            </w:pPr>
            <w:r>
              <w:t>ⲛ̀ⲧⲉϥⲭⲁ ⲛⲉⲛⲛⲟⲃⲓ ⲛⲁⲛ ⲉ̀ⲃⲟⲗ.</w:t>
            </w:r>
          </w:p>
        </w:tc>
      </w:tr>
    </w:tbl>
    <w:p w14:paraId="7B85616E" w14:textId="77777777" w:rsidR="00495F1A" w:rsidRDefault="00FF5FF3" w:rsidP="00B637D8">
      <w:pPr>
        <w:pStyle w:val="Heading3"/>
      </w:pPr>
      <w:bookmarkStart w:id="1450" w:name="_Toc448227541"/>
      <w:r>
        <w:t>January 8 (9) / Tobi 13: The Feast of T</w:t>
      </w:r>
      <w:r w:rsidR="00495F1A">
        <w:t>he Wedding of Cana of Galilee</w:t>
      </w:r>
      <w:bookmarkEnd w:id="1442"/>
      <w:bookmarkEnd w:id="1443"/>
      <w:bookmarkEnd w:id="1444"/>
      <w:bookmarkEnd w:id="1450"/>
    </w:p>
    <w:p w14:paraId="46F7A60E" w14:textId="77777777" w:rsidR="00A37BB6" w:rsidRDefault="00A37BB6" w:rsidP="00A37BB6">
      <w:pPr>
        <w:pStyle w:val="Heading4"/>
      </w:pPr>
      <w:bookmarkStart w:id="1451" w:name="_Ref434477774"/>
      <w:r>
        <w:t>The Doxology</w:t>
      </w:r>
      <w:r w:rsidR="00E21EA3">
        <w:t xml:space="preserve"> for the Wedding of Cana</w:t>
      </w:r>
      <w:bookmarkEnd w:id="145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18FC1045" w14:textId="77777777" w:rsidTr="00430630">
        <w:trPr>
          <w:cantSplit/>
          <w:jc w:val="center"/>
        </w:trPr>
        <w:tc>
          <w:tcPr>
            <w:tcW w:w="288" w:type="dxa"/>
          </w:tcPr>
          <w:p w14:paraId="25AA52E9" w14:textId="77777777" w:rsidR="00124408" w:rsidRDefault="00124408" w:rsidP="00430630">
            <w:pPr>
              <w:pStyle w:val="CopticCross"/>
            </w:pPr>
          </w:p>
        </w:tc>
        <w:tc>
          <w:tcPr>
            <w:tcW w:w="3960" w:type="dxa"/>
          </w:tcPr>
          <w:p w14:paraId="123B76BC" w14:textId="77777777" w:rsidR="00124408" w:rsidRDefault="00124408" w:rsidP="00124408">
            <w:pPr>
              <w:pStyle w:val="EngHang"/>
            </w:pPr>
            <w:r>
              <w:t>O people who love Christ,</w:t>
            </w:r>
          </w:p>
          <w:p w14:paraId="0E46C5B8" w14:textId="77777777" w:rsidR="00124408" w:rsidRDefault="00124408" w:rsidP="00124408">
            <w:pPr>
              <w:pStyle w:val="EngHang"/>
            </w:pPr>
            <w:r>
              <w:t>Come see and wonder</w:t>
            </w:r>
          </w:p>
          <w:p w14:paraId="4C1BD8E4" w14:textId="77777777" w:rsidR="00124408" w:rsidRDefault="00124408" w:rsidP="00124408">
            <w:pPr>
              <w:pStyle w:val="EngHang"/>
            </w:pPr>
            <w:r>
              <w:t>At this Mystery</w:t>
            </w:r>
          </w:p>
          <w:p w14:paraId="635C93BE" w14:textId="77777777" w:rsidR="00124408" w:rsidRDefault="00124408" w:rsidP="00124408">
            <w:pPr>
              <w:pStyle w:val="EngHangEnd"/>
            </w:pPr>
            <w:r>
              <w:t>That was revealed to us today.</w:t>
            </w:r>
          </w:p>
        </w:tc>
        <w:tc>
          <w:tcPr>
            <w:tcW w:w="288" w:type="dxa"/>
          </w:tcPr>
          <w:p w14:paraId="719CD5F5" w14:textId="77777777" w:rsidR="00124408" w:rsidRDefault="00124408" w:rsidP="00430630"/>
        </w:tc>
        <w:tc>
          <w:tcPr>
            <w:tcW w:w="288" w:type="dxa"/>
          </w:tcPr>
          <w:p w14:paraId="28C91476" w14:textId="77777777" w:rsidR="00124408" w:rsidRDefault="00124408" w:rsidP="00430630">
            <w:pPr>
              <w:pStyle w:val="CopticCross"/>
            </w:pPr>
          </w:p>
        </w:tc>
        <w:tc>
          <w:tcPr>
            <w:tcW w:w="3960" w:type="dxa"/>
          </w:tcPr>
          <w:p w14:paraId="4522C178" w14:textId="77777777" w:rsidR="00124408" w:rsidRDefault="00124408" w:rsidP="00124408">
            <w:pPr>
              <w:pStyle w:val="CopticVersemulti-line"/>
            </w:pPr>
            <w:r>
              <w:t>Ⲁⲙⲱⲓⲛⲓ ⲁ̀ⲙⲁⲩ ⲁ̀ⲣⲓϣ̀ⲫⲏⲣⲓ:</w:t>
            </w:r>
          </w:p>
          <w:p w14:paraId="6164E0D3" w14:textId="77777777" w:rsidR="00124408" w:rsidRDefault="00124408" w:rsidP="00124408">
            <w:pPr>
              <w:pStyle w:val="CopticVersemulti-line"/>
            </w:pPr>
            <w:r>
              <w:t>ⲱ̀ ⲛⲓⲗⲁⲟⲥ ⲙ̀ⲙⲁⲓ Ⲡⲭ̄ⲥ̄:</w:t>
            </w:r>
          </w:p>
          <w:p w14:paraId="7611DC62" w14:textId="77777777" w:rsidR="00124408" w:rsidRDefault="00124408" w:rsidP="00124408">
            <w:pPr>
              <w:pStyle w:val="CopticVersemulti-line"/>
            </w:pPr>
            <w:r>
              <w:t>ϩⲓϫⲉⲛ ⲡⲁⲓⲙⲩⲥⲧⲏⲣⲓⲟⲛ:</w:t>
            </w:r>
          </w:p>
          <w:p w14:paraId="2640A4B9" w14:textId="77777777" w:rsidR="00124408" w:rsidRPr="00C35319" w:rsidRDefault="00124408" w:rsidP="00124408">
            <w:pPr>
              <w:pStyle w:val="CopticHangingVerse"/>
            </w:pPr>
            <w:r>
              <w:t>ⲉ̀ⲧⲁϥⲟⲩⲱⲛϩ ⲛⲁⲛ ⲙ̀ⲫⲟⲟⲩ.</w:t>
            </w:r>
          </w:p>
        </w:tc>
      </w:tr>
      <w:tr w:rsidR="00124408" w14:paraId="7B610D8B" w14:textId="77777777" w:rsidTr="00430630">
        <w:trPr>
          <w:cantSplit/>
          <w:jc w:val="center"/>
        </w:trPr>
        <w:tc>
          <w:tcPr>
            <w:tcW w:w="288" w:type="dxa"/>
          </w:tcPr>
          <w:p w14:paraId="1908F059" w14:textId="77777777" w:rsidR="00124408" w:rsidRDefault="00124408" w:rsidP="00430630">
            <w:pPr>
              <w:pStyle w:val="CopticCross"/>
            </w:pPr>
            <w:r w:rsidRPr="00FB5ACB">
              <w:t>¿</w:t>
            </w:r>
          </w:p>
        </w:tc>
        <w:tc>
          <w:tcPr>
            <w:tcW w:w="3960" w:type="dxa"/>
          </w:tcPr>
          <w:p w14:paraId="06F9528A" w14:textId="77777777" w:rsidR="00124408" w:rsidRDefault="00124408" w:rsidP="00124408">
            <w:pPr>
              <w:pStyle w:val="EngHang"/>
            </w:pPr>
            <w:r>
              <w:t>For our Lord, Jesus Christ,</w:t>
            </w:r>
          </w:p>
          <w:p w14:paraId="25E02132" w14:textId="77777777" w:rsidR="00124408" w:rsidRDefault="00124408" w:rsidP="00124408">
            <w:pPr>
              <w:pStyle w:val="EngHang"/>
            </w:pPr>
            <w:r>
              <w:t>Took His Virgin Mother,</w:t>
            </w:r>
          </w:p>
          <w:p w14:paraId="22664352" w14:textId="77777777" w:rsidR="00124408" w:rsidRDefault="00124408" w:rsidP="00124408">
            <w:pPr>
              <w:pStyle w:val="EngHang"/>
            </w:pPr>
            <w:r>
              <w:t>And our fathers the Apostles,</w:t>
            </w:r>
          </w:p>
          <w:p w14:paraId="4831778E" w14:textId="77777777" w:rsidR="00124408" w:rsidRDefault="00124408" w:rsidP="00124408">
            <w:pPr>
              <w:pStyle w:val="EngHangEnd"/>
            </w:pPr>
            <w:r>
              <w:t>And revealed His Divinity to them.</w:t>
            </w:r>
          </w:p>
        </w:tc>
        <w:tc>
          <w:tcPr>
            <w:tcW w:w="288" w:type="dxa"/>
          </w:tcPr>
          <w:p w14:paraId="2CC46977" w14:textId="77777777" w:rsidR="00124408" w:rsidRDefault="00124408" w:rsidP="00430630"/>
        </w:tc>
        <w:tc>
          <w:tcPr>
            <w:tcW w:w="288" w:type="dxa"/>
          </w:tcPr>
          <w:p w14:paraId="060EBCC5" w14:textId="77777777" w:rsidR="00124408" w:rsidRDefault="00124408" w:rsidP="00430630">
            <w:pPr>
              <w:pStyle w:val="CopticCross"/>
            </w:pPr>
            <w:r w:rsidRPr="00FB5ACB">
              <w:t>¿</w:t>
            </w:r>
          </w:p>
        </w:tc>
        <w:tc>
          <w:tcPr>
            <w:tcW w:w="3960" w:type="dxa"/>
          </w:tcPr>
          <w:p w14:paraId="7E6C906E" w14:textId="77777777" w:rsidR="00124408" w:rsidRDefault="00124408" w:rsidP="00124408">
            <w:pPr>
              <w:pStyle w:val="CopticVersemulti-line"/>
            </w:pPr>
            <w:r>
              <w:t>Ϫⲉ ⲁ̀Ⲡⲉⲛⲟ̄ⲥ̄ Ⲓⲏ̄ⲥ̄ Ⲡⲭ̄ⲥ̄:</w:t>
            </w:r>
          </w:p>
          <w:p w14:paraId="25EDB503" w14:textId="77777777" w:rsidR="00124408" w:rsidRDefault="00124408" w:rsidP="00124408">
            <w:pPr>
              <w:pStyle w:val="CopticVersemulti-line"/>
            </w:pPr>
            <w:r>
              <w:t>ⲁϥⲑⲱⲟⲩϯ ⲛⲉⲙ ⲧⲉϥⲙⲁⲩ ⲙ̀ⲡⲁⲣⲑⲉⲛⲟⲥ:</w:t>
            </w:r>
          </w:p>
          <w:p w14:paraId="2B46010B" w14:textId="77777777" w:rsidR="00124408" w:rsidRDefault="00124408" w:rsidP="00124408">
            <w:pPr>
              <w:pStyle w:val="CopticVersemulti-line"/>
            </w:pPr>
            <w:r>
              <w:t>ⲛⲉⲙ ⲛⲉⲛⲓⲟϯ ⲛ̀ⲁ̀ⲡⲟⲥⲧⲟⲗⲟⲥ:</w:t>
            </w:r>
          </w:p>
          <w:p w14:paraId="37A2CB61" w14:textId="77777777" w:rsidR="00124408" w:rsidRDefault="00124408" w:rsidP="00124408">
            <w:pPr>
              <w:pStyle w:val="CopticHangingVerse"/>
            </w:pPr>
            <w:r>
              <w:t>ⲟⲩⲟϩ ⲁϥⲟⲩⲱⲛϩ ⲛⲱⲟⲩ ⲛ̀ⲧⲉϥⲙⲉⲑⲛⲟⲩϯ.</w:t>
            </w:r>
          </w:p>
        </w:tc>
      </w:tr>
      <w:tr w:rsidR="00124408" w14:paraId="652D8313" w14:textId="77777777" w:rsidTr="00430630">
        <w:trPr>
          <w:cantSplit/>
          <w:jc w:val="center"/>
        </w:trPr>
        <w:tc>
          <w:tcPr>
            <w:tcW w:w="288" w:type="dxa"/>
          </w:tcPr>
          <w:p w14:paraId="55518E5F" w14:textId="77777777" w:rsidR="00124408" w:rsidRDefault="00124408" w:rsidP="00430630">
            <w:pPr>
              <w:pStyle w:val="CopticCross"/>
            </w:pPr>
          </w:p>
        </w:tc>
        <w:tc>
          <w:tcPr>
            <w:tcW w:w="3960" w:type="dxa"/>
          </w:tcPr>
          <w:p w14:paraId="34CFBC89" w14:textId="77777777" w:rsidR="00124408" w:rsidRDefault="00124408" w:rsidP="00124408">
            <w:pPr>
              <w:pStyle w:val="EngHang"/>
            </w:pPr>
            <w:r>
              <w:t>By His great glory</w:t>
            </w:r>
          </w:p>
          <w:p w14:paraId="2080AE6F" w14:textId="77777777" w:rsidR="00124408" w:rsidRDefault="00124408" w:rsidP="00124408">
            <w:pPr>
              <w:pStyle w:val="EngHang"/>
            </w:pPr>
            <w:r>
              <w:t>Six pots of water</w:t>
            </w:r>
          </w:p>
          <w:p w14:paraId="03B0A9ED" w14:textId="77777777" w:rsidR="00124408" w:rsidRDefault="00124408" w:rsidP="00124408">
            <w:pPr>
              <w:pStyle w:val="EngHang"/>
            </w:pPr>
            <w:r>
              <w:t>Were changed to fine wine</w:t>
            </w:r>
          </w:p>
          <w:p w14:paraId="2B739528" w14:textId="77777777" w:rsidR="00124408" w:rsidRDefault="00124408" w:rsidP="00124408">
            <w:pPr>
              <w:pStyle w:val="EngHangEnd"/>
            </w:pPr>
            <w:r>
              <w:t>At the Wedding of Cana of Galilee.</w:t>
            </w:r>
          </w:p>
        </w:tc>
        <w:tc>
          <w:tcPr>
            <w:tcW w:w="288" w:type="dxa"/>
          </w:tcPr>
          <w:p w14:paraId="0C2DF1E2" w14:textId="77777777" w:rsidR="00124408" w:rsidRDefault="00124408" w:rsidP="00430630"/>
        </w:tc>
        <w:tc>
          <w:tcPr>
            <w:tcW w:w="288" w:type="dxa"/>
          </w:tcPr>
          <w:p w14:paraId="59A5101D" w14:textId="77777777" w:rsidR="00124408" w:rsidRDefault="00124408" w:rsidP="00430630">
            <w:pPr>
              <w:pStyle w:val="CopticCross"/>
            </w:pPr>
          </w:p>
        </w:tc>
        <w:tc>
          <w:tcPr>
            <w:tcW w:w="3960" w:type="dxa"/>
          </w:tcPr>
          <w:p w14:paraId="2C681E66" w14:textId="77777777" w:rsidR="00124408" w:rsidRDefault="00124408" w:rsidP="00124408">
            <w:pPr>
              <w:pStyle w:val="CopticVersemulti-line"/>
            </w:pPr>
            <w:r>
              <w:t>Ⲥⲟⲟⲩ ⲛ̀ϩⲩⲇⲣⲓⲁ̀ ⲙ̀ⲙⲱⲟⲩ:</w:t>
            </w:r>
          </w:p>
          <w:p w14:paraId="3162FE2E" w14:textId="77777777" w:rsidR="00124408" w:rsidRDefault="00124408" w:rsidP="00124408">
            <w:pPr>
              <w:pStyle w:val="CopticVersemulti-line"/>
            </w:pPr>
            <w:r>
              <w:t>ⲉⲩⲏⲣⲡ ⲉϥⲥⲱⲧⲡ ⲁϥⲟⲩⲱ̀ⲧⲉⲃ ⲙ̀ⲙⲱⲟⲩ:</w:t>
            </w:r>
          </w:p>
          <w:p w14:paraId="3DBDFD5B" w14:textId="77777777" w:rsidR="00124408" w:rsidRDefault="00124408" w:rsidP="00124408">
            <w:pPr>
              <w:pStyle w:val="CopticVersemulti-line"/>
            </w:pPr>
            <w:r>
              <w:t>ⲉ̀ⲃⲟⲗ ϩⲓⲧⲉⲛ ⲛⲉϥⲛⲓϣϯ ⲛ̀ⲱⲟⲩ:</w:t>
            </w:r>
          </w:p>
          <w:p w14:paraId="3CAD734F" w14:textId="77777777" w:rsidR="00124408" w:rsidRDefault="00124408" w:rsidP="00124408">
            <w:pPr>
              <w:pStyle w:val="CopticHangingVerse"/>
            </w:pPr>
            <w:r>
              <w:t>ϧⲉⲛ ⲡ̀ϩⲟⲡ ⲛ̀ⲧ̀Ⲕⲁⲛⲁ ⲛ̀ⲧⲉ ϯⲄⲁⲗⲓⲗⲉⲁ̀.</w:t>
            </w:r>
          </w:p>
        </w:tc>
      </w:tr>
      <w:tr w:rsidR="00124408" w14:paraId="0C9E863C" w14:textId="77777777" w:rsidTr="00430630">
        <w:trPr>
          <w:cantSplit/>
          <w:jc w:val="center"/>
        </w:trPr>
        <w:tc>
          <w:tcPr>
            <w:tcW w:w="288" w:type="dxa"/>
          </w:tcPr>
          <w:p w14:paraId="1E0A66E4" w14:textId="77777777" w:rsidR="00124408" w:rsidRDefault="00124408" w:rsidP="00430630">
            <w:pPr>
              <w:pStyle w:val="CopticCross"/>
            </w:pPr>
            <w:r w:rsidRPr="00FB5ACB">
              <w:t>¿</w:t>
            </w:r>
          </w:p>
        </w:tc>
        <w:tc>
          <w:tcPr>
            <w:tcW w:w="3960" w:type="dxa"/>
          </w:tcPr>
          <w:p w14:paraId="1019FD64" w14:textId="77777777" w:rsidR="00124408" w:rsidRDefault="00124408" w:rsidP="00124408">
            <w:pPr>
              <w:pStyle w:val="EngHang"/>
            </w:pPr>
            <w:r>
              <w:t>He who sits upon the Cherubim</w:t>
            </w:r>
          </w:p>
          <w:p w14:paraId="501AA085" w14:textId="77777777" w:rsidR="00124408" w:rsidRDefault="00124408" w:rsidP="00124408">
            <w:pPr>
              <w:pStyle w:val="EngHang"/>
            </w:pPr>
            <w:r>
              <w:t>Revealed His divinity.</w:t>
            </w:r>
          </w:p>
          <w:p w14:paraId="288CFB30" w14:textId="77777777" w:rsidR="00124408" w:rsidRDefault="00124408" w:rsidP="00124408">
            <w:pPr>
              <w:pStyle w:val="EngHang"/>
            </w:pPr>
            <w:r>
              <w:t>He worked signs and wonders,</w:t>
            </w:r>
          </w:p>
          <w:p w14:paraId="438D375B" w14:textId="77777777" w:rsidR="00124408" w:rsidRDefault="00124408" w:rsidP="00124408">
            <w:pPr>
              <w:pStyle w:val="EngHangEnd"/>
            </w:pPr>
            <w:r>
              <w:t>And being God, sat with men.</w:t>
            </w:r>
          </w:p>
        </w:tc>
        <w:tc>
          <w:tcPr>
            <w:tcW w:w="288" w:type="dxa"/>
          </w:tcPr>
          <w:p w14:paraId="1B916C83" w14:textId="77777777" w:rsidR="00124408" w:rsidRDefault="00124408" w:rsidP="00430630"/>
        </w:tc>
        <w:tc>
          <w:tcPr>
            <w:tcW w:w="288" w:type="dxa"/>
          </w:tcPr>
          <w:p w14:paraId="34FC97E3" w14:textId="77777777" w:rsidR="00124408" w:rsidRDefault="00124408" w:rsidP="00430630">
            <w:pPr>
              <w:pStyle w:val="CopticCross"/>
            </w:pPr>
            <w:r w:rsidRPr="00FB5ACB">
              <w:t>¿</w:t>
            </w:r>
          </w:p>
        </w:tc>
        <w:tc>
          <w:tcPr>
            <w:tcW w:w="3960" w:type="dxa"/>
          </w:tcPr>
          <w:p w14:paraId="595B9F14" w14:textId="77777777" w:rsidR="00124408" w:rsidRDefault="00124408" w:rsidP="00124408">
            <w:pPr>
              <w:pStyle w:val="CopticVersemulti-line"/>
            </w:pPr>
            <w:r>
              <w:t>Ⲫⲏⲉⲧϩⲉⲙⲥⲓ ϩⲓϫⲉⲛ ⲛⲓⲭⲉⲣⲟⲩⲃⲓⲙ:</w:t>
            </w:r>
          </w:p>
          <w:p w14:paraId="2AF2A446" w14:textId="77777777" w:rsidR="00124408" w:rsidRDefault="00124408" w:rsidP="00124408">
            <w:pPr>
              <w:pStyle w:val="CopticVersemulti-line"/>
            </w:pPr>
            <w:r>
              <w:t>ⲁϥⲟⲩⲱⲛϩ ⲛ̀ⲧⲉϥⲙⲉⲑⲛⲟⲩϯ:</w:t>
            </w:r>
          </w:p>
          <w:p w14:paraId="3994DB62" w14:textId="77777777" w:rsidR="00124408" w:rsidRDefault="00124408" w:rsidP="00124408">
            <w:pPr>
              <w:pStyle w:val="CopticVersemulti-line"/>
            </w:pPr>
            <w:r>
              <w:t>ⲁϥⲓ̀ⲣⲓ ⲛ̀ϩⲁⲛⲙⲏⲓⲛⲓ ⲛⲉⲙ ϩⲁⲛϫⲟⲙ:</w:t>
            </w:r>
          </w:p>
          <w:p w14:paraId="1EB12328" w14:textId="77777777" w:rsidR="00124408" w:rsidRDefault="00124408" w:rsidP="00124408">
            <w:pPr>
              <w:pStyle w:val="CopticHangingVerse"/>
            </w:pPr>
            <w:r>
              <w:t>ⲟⲩⲟϩ ⲁϥϩⲉⲙⲥⲓ ⲛⲉⲙ ⲛⲓⲣⲱⲙⲓ ϩⲱⲥ ⲛⲟⲩϯ.</w:t>
            </w:r>
          </w:p>
        </w:tc>
      </w:tr>
      <w:tr w:rsidR="00124408" w14:paraId="50B56E4A" w14:textId="77777777" w:rsidTr="00430630">
        <w:trPr>
          <w:cantSplit/>
          <w:jc w:val="center"/>
        </w:trPr>
        <w:tc>
          <w:tcPr>
            <w:tcW w:w="288" w:type="dxa"/>
          </w:tcPr>
          <w:p w14:paraId="389050F6" w14:textId="77777777" w:rsidR="00124408" w:rsidRDefault="00124408" w:rsidP="00430630">
            <w:pPr>
              <w:pStyle w:val="CopticCross"/>
            </w:pPr>
          </w:p>
        </w:tc>
        <w:tc>
          <w:tcPr>
            <w:tcW w:w="3960" w:type="dxa"/>
          </w:tcPr>
          <w:p w14:paraId="137ECACE" w14:textId="77777777" w:rsidR="00124408" w:rsidRDefault="00124408" w:rsidP="00124408">
            <w:pPr>
              <w:pStyle w:val="EngHang"/>
            </w:pPr>
            <w:r>
              <w:t>The coessential of the Father,</w:t>
            </w:r>
          </w:p>
          <w:p w14:paraId="023707B9" w14:textId="77777777" w:rsidR="00124408" w:rsidRDefault="00124408" w:rsidP="00124408">
            <w:pPr>
              <w:pStyle w:val="EngHang"/>
            </w:pPr>
            <w:r>
              <w:t>Who IS before all ages,</w:t>
            </w:r>
          </w:p>
          <w:p w14:paraId="142FF13E" w14:textId="77777777" w:rsidR="00124408" w:rsidRDefault="00124408" w:rsidP="00124408">
            <w:pPr>
              <w:pStyle w:val="EngHang"/>
            </w:pPr>
            <w:r>
              <w:t>Today attended the Wedding</w:t>
            </w:r>
          </w:p>
          <w:p w14:paraId="0E469160" w14:textId="77777777" w:rsidR="00124408" w:rsidRPr="0097766E" w:rsidRDefault="00124408" w:rsidP="00124408">
            <w:pPr>
              <w:pStyle w:val="EngHangEnd"/>
            </w:pPr>
            <w:r>
              <w:t>Of Cana of Galilee.</w:t>
            </w:r>
          </w:p>
        </w:tc>
        <w:tc>
          <w:tcPr>
            <w:tcW w:w="288" w:type="dxa"/>
          </w:tcPr>
          <w:p w14:paraId="4443BCAF" w14:textId="77777777" w:rsidR="00124408" w:rsidRDefault="00124408" w:rsidP="00430630"/>
        </w:tc>
        <w:tc>
          <w:tcPr>
            <w:tcW w:w="288" w:type="dxa"/>
          </w:tcPr>
          <w:p w14:paraId="75AA50E0" w14:textId="77777777" w:rsidR="00124408" w:rsidRDefault="00124408" w:rsidP="00430630">
            <w:pPr>
              <w:pStyle w:val="CopticCross"/>
            </w:pPr>
          </w:p>
        </w:tc>
        <w:tc>
          <w:tcPr>
            <w:tcW w:w="3960" w:type="dxa"/>
          </w:tcPr>
          <w:p w14:paraId="21ED9045" w14:textId="77777777" w:rsidR="00124408" w:rsidRDefault="00124408" w:rsidP="00124408">
            <w:pPr>
              <w:pStyle w:val="CopticVersemulti-line"/>
            </w:pPr>
            <w:r>
              <w:t>Ⲡⲓⲟ̀ⲙⲟⲟⲩⲥⲓⲟⲥ ⲛⲉⲙ Ⲫⲓⲱⲧ:</w:t>
            </w:r>
          </w:p>
          <w:p w14:paraId="31C47A50" w14:textId="77777777" w:rsidR="00124408" w:rsidRDefault="00124408" w:rsidP="00124408">
            <w:pPr>
              <w:pStyle w:val="CopticVersemulti-line"/>
            </w:pPr>
            <w:r>
              <w:t>ⲫⲏⲉⲧϣⲟⲡ ϧⲁϫⲱⲟⲩ ⲛ̀ⲛⲓⲉ̀ⲱⲛ ⲧⲏⲣⲟⲩ:</w:t>
            </w:r>
          </w:p>
          <w:p w14:paraId="59952155" w14:textId="77777777" w:rsidR="00124408" w:rsidRDefault="00124408" w:rsidP="00124408">
            <w:pPr>
              <w:pStyle w:val="CopticVersemulti-line"/>
            </w:pPr>
            <w:r>
              <w:t>ⲙ̀ⲫⲟⲟⲩ ϧⲉⲛ ⲑ̀ⲙⲏϯ ⲙ̀ⲡⲓϩⲟⲡ:</w:t>
            </w:r>
          </w:p>
          <w:p w14:paraId="492CA4A7" w14:textId="77777777" w:rsidR="00124408" w:rsidRDefault="00124408" w:rsidP="00124408">
            <w:pPr>
              <w:pStyle w:val="CopticHangingVerse"/>
            </w:pPr>
            <w:r>
              <w:t>ⲛ̀ⲧ̀Ⲕⲁⲛⲁ ⲛ̀ⲧⲉ ϯⲄⲁⲗⲓⲗⲁ̀.</w:t>
            </w:r>
          </w:p>
        </w:tc>
      </w:tr>
      <w:tr w:rsidR="00124408" w14:paraId="23FE5423" w14:textId="77777777" w:rsidTr="00430630">
        <w:trPr>
          <w:cantSplit/>
          <w:jc w:val="center"/>
        </w:trPr>
        <w:tc>
          <w:tcPr>
            <w:tcW w:w="288" w:type="dxa"/>
          </w:tcPr>
          <w:p w14:paraId="5B54DBA2" w14:textId="77777777" w:rsidR="00124408" w:rsidRDefault="00124408" w:rsidP="00430630">
            <w:pPr>
              <w:pStyle w:val="CopticCross"/>
            </w:pPr>
            <w:r w:rsidRPr="00FB5ACB">
              <w:t>¿</w:t>
            </w:r>
          </w:p>
        </w:tc>
        <w:tc>
          <w:tcPr>
            <w:tcW w:w="3960" w:type="dxa"/>
          </w:tcPr>
          <w:p w14:paraId="617AAC04" w14:textId="77777777" w:rsidR="00124408" w:rsidRDefault="00124408" w:rsidP="00124408">
            <w:pPr>
              <w:pStyle w:val="EngHang"/>
            </w:pPr>
            <w:r>
              <w:t>We praise Him and glorify Him,</w:t>
            </w:r>
          </w:p>
          <w:p w14:paraId="3A26114F" w14:textId="77777777" w:rsidR="00124408" w:rsidRDefault="00124408" w:rsidP="00124408">
            <w:pPr>
              <w:pStyle w:val="EngHang"/>
            </w:pPr>
            <w:r>
              <w:t>And exalt Him above all,</w:t>
            </w:r>
          </w:p>
          <w:p w14:paraId="6172E734" w14:textId="77777777" w:rsidR="00124408" w:rsidRDefault="00124408" w:rsidP="00124408">
            <w:pPr>
              <w:pStyle w:val="EngHang"/>
            </w:pPr>
            <w:r>
              <w:t>As a Good One and a lover of mankind,</w:t>
            </w:r>
          </w:p>
          <w:p w14:paraId="101C9820" w14:textId="77777777" w:rsidR="00124408" w:rsidRDefault="00124408" w:rsidP="00124408">
            <w:pPr>
              <w:pStyle w:val="EngHangEnd"/>
            </w:pPr>
            <w:r>
              <w:t>Have mercy on us according to Your great mercy.</w:t>
            </w:r>
          </w:p>
        </w:tc>
        <w:tc>
          <w:tcPr>
            <w:tcW w:w="288" w:type="dxa"/>
          </w:tcPr>
          <w:p w14:paraId="3404BC1F" w14:textId="77777777" w:rsidR="00124408" w:rsidRDefault="00124408" w:rsidP="00430630"/>
        </w:tc>
        <w:tc>
          <w:tcPr>
            <w:tcW w:w="288" w:type="dxa"/>
          </w:tcPr>
          <w:p w14:paraId="34B1C974" w14:textId="77777777" w:rsidR="00124408" w:rsidRDefault="00124408" w:rsidP="00430630">
            <w:pPr>
              <w:pStyle w:val="CopticCross"/>
            </w:pPr>
            <w:r w:rsidRPr="00FB5ACB">
              <w:t>¿</w:t>
            </w:r>
          </w:p>
        </w:tc>
        <w:tc>
          <w:tcPr>
            <w:tcW w:w="3960" w:type="dxa"/>
          </w:tcPr>
          <w:p w14:paraId="238A38F7" w14:textId="77777777" w:rsidR="00124408" w:rsidRDefault="00124408" w:rsidP="00124408">
            <w:pPr>
              <w:pStyle w:val="CopticVersemulti-line"/>
            </w:pPr>
            <w:r>
              <w:t>Ⲧⲉⲛϩⲱⲥ ⲉ̀ⲣⲟϥ ⲧⲉⲛϯⲱ̀ⲟⲩ ⲛⲁϥ:</w:t>
            </w:r>
          </w:p>
          <w:p w14:paraId="08B81CB2" w14:textId="77777777" w:rsidR="00124408" w:rsidRDefault="00124408" w:rsidP="00124408">
            <w:pPr>
              <w:pStyle w:val="CopticVersemulti-line"/>
            </w:pPr>
            <w:r>
              <w:t>ⲧⲉⲛⲉⲣϩⲟⲩⲟ̀ ϭⲓⲥⲓ ⲙ̀ⲙⲟϥ:</w:t>
            </w:r>
          </w:p>
          <w:p w14:paraId="1A319EA6" w14:textId="77777777" w:rsidR="00124408" w:rsidRDefault="00124408" w:rsidP="00124408">
            <w:pPr>
              <w:pStyle w:val="CopticVersemulti-line"/>
            </w:pPr>
            <w:r>
              <w:t>ϩⲱⲥ ⲁ̀ⲅⲁⲑⲟⲥ ⲟⲩⲟϩ ⲙ̀ⲙⲁⲓⲣⲱⲙⲓ:</w:t>
            </w:r>
          </w:p>
          <w:p w14:paraId="7CA012CE" w14:textId="77777777" w:rsidR="00124408" w:rsidRDefault="00124408" w:rsidP="00124408">
            <w:pPr>
              <w:pStyle w:val="CopticHangingVerse"/>
            </w:pPr>
            <w:r>
              <w:t>ⲛⲁⲓ ⲛⲁⲛ ⲕⲁⲧⲁ ⲡⲉⲕⲛⲓϣϯ ⲛ̀ⲛⲁⲓ.</w:t>
            </w:r>
          </w:p>
        </w:tc>
      </w:tr>
    </w:tbl>
    <w:p w14:paraId="6EEE7A62" w14:textId="77777777" w:rsidR="00430630" w:rsidRPr="00430630" w:rsidRDefault="00430630" w:rsidP="00430630"/>
    <w:p w14:paraId="4DDA003B" w14:textId="77777777" w:rsidR="00E6009C" w:rsidRDefault="00E6009C" w:rsidP="00E6009C">
      <w:pPr>
        <w:pStyle w:val="Heading4"/>
      </w:pPr>
      <w:bookmarkStart w:id="1452" w:name="_Ref434475472"/>
      <w:r>
        <w:t>The Psali Adam</w:t>
      </w:r>
      <w:r w:rsidR="006C1B94">
        <w:t xml:space="preserve"> for the Wedding of Cana</w:t>
      </w:r>
      <w:bookmarkEnd w:id="14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2EB26BBF" w14:textId="77777777" w:rsidTr="00E6009C">
        <w:trPr>
          <w:cantSplit/>
          <w:jc w:val="center"/>
        </w:trPr>
        <w:tc>
          <w:tcPr>
            <w:tcW w:w="288" w:type="dxa"/>
          </w:tcPr>
          <w:p w14:paraId="3F47B060" w14:textId="77777777" w:rsidR="000847B6" w:rsidRDefault="000847B6" w:rsidP="00E6009C">
            <w:pPr>
              <w:pStyle w:val="CopticCross"/>
            </w:pPr>
          </w:p>
        </w:tc>
        <w:tc>
          <w:tcPr>
            <w:tcW w:w="3960" w:type="dxa"/>
          </w:tcPr>
          <w:p w14:paraId="3C461DA7" w14:textId="77777777" w:rsidR="000847B6" w:rsidRDefault="000847B6" w:rsidP="00E6009C">
            <w:pPr>
              <w:pStyle w:val="EngHangEnd"/>
            </w:pPr>
          </w:p>
        </w:tc>
        <w:tc>
          <w:tcPr>
            <w:tcW w:w="288" w:type="dxa"/>
          </w:tcPr>
          <w:p w14:paraId="68EC7425" w14:textId="77777777" w:rsidR="000847B6" w:rsidRDefault="000847B6" w:rsidP="00E6009C"/>
        </w:tc>
        <w:tc>
          <w:tcPr>
            <w:tcW w:w="288" w:type="dxa"/>
          </w:tcPr>
          <w:p w14:paraId="52309F89" w14:textId="77777777" w:rsidR="000847B6" w:rsidRDefault="000847B6" w:rsidP="00E6009C">
            <w:pPr>
              <w:pStyle w:val="CopticCross"/>
            </w:pPr>
          </w:p>
        </w:tc>
        <w:tc>
          <w:tcPr>
            <w:tcW w:w="3960" w:type="dxa"/>
          </w:tcPr>
          <w:p w14:paraId="2E651A6B" w14:textId="77777777" w:rsidR="000847B6" w:rsidRDefault="000847B6" w:rsidP="000847B6">
            <w:pPr>
              <w:pStyle w:val="CopticVersemulti-line"/>
            </w:pPr>
            <w:r>
              <w:t>Ⲁⲓⲉⲣϩⲉⲗⲡⲓⲥ ⲉ̀ⲣⲟⲕ:</w:t>
            </w:r>
          </w:p>
          <w:p w14:paraId="77B357EE" w14:textId="77777777" w:rsidR="000847B6" w:rsidRDefault="000847B6" w:rsidP="000847B6">
            <w:pPr>
              <w:pStyle w:val="CopticVersemulti-line"/>
            </w:pPr>
            <w:r>
              <w:t>Ⲡⲁⲟ̄ⲥ̄ Ⲓⲏ̄ⲥ̄ ⲡⲁⲛⲟⲩϯ:</w:t>
            </w:r>
          </w:p>
          <w:p w14:paraId="3641363B" w14:textId="77777777" w:rsidR="000847B6" w:rsidRDefault="000847B6" w:rsidP="000847B6">
            <w:pPr>
              <w:pStyle w:val="CopticVersemulti-line"/>
            </w:pPr>
            <w:r>
              <w:t>ⲙ̀ⲡⲉⲣⲭⲁⲧ ⲛ̀ⲥⲱⲕ:</w:t>
            </w:r>
          </w:p>
          <w:p w14:paraId="7ECA3724" w14:textId="77777777" w:rsidR="000847B6" w:rsidRPr="00C35319" w:rsidRDefault="000847B6" w:rsidP="000847B6">
            <w:pPr>
              <w:pStyle w:val="CopticVerse"/>
            </w:pPr>
            <w:r>
              <w:t>ϫⲉ ⲛ̀ⲑⲟⲕ ⲅⲁⲣ ⲡⲓ Ⲫϯ</w:t>
            </w:r>
          </w:p>
        </w:tc>
      </w:tr>
      <w:tr w:rsidR="000847B6" w14:paraId="33D74C92" w14:textId="77777777" w:rsidTr="00E6009C">
        <w:trPr>
          <w:cantSplit/>
          <w:jc w:val="center"/>
        </w:trPr>
        <w:tc>
          <w:tcPr>
            <w:tcW w:w="288" w:type="dxa"/>
          </w:tcPr>
          <w:p w14:paraId="0DDC480B" w14:textId="77777777" w:rsidR="000847B6" w:rsidRDefault="000847B6" w:rsidP="00E6009C">
            <w:pPr>
              <w:pStyle w:val="CopticCross"/>
            </w:pPr>
          </w:p>
        </w:tc>
        <w:tc>
          <w:tcPr>
            <w:tcW w:w="3960" w:type="dxa"/>
          </w:tcPr>
          <w:p w14:paraId="56C496AD" w14:textId="77777777" w:rsidR="000847B6" w:rsidRDefault="000847B6" w:rsidP="00E6009C">
            <w:pPr>
              <w:pStyle w:val="EngHangEnd"/>
            </w:pPr>
          </w:p>
        </w:tc>
        <w:tc>
          <w:tcPr>
            <w:tcW w:w="288" w:type="dxa"/>
          </w:tcPr>
          <w:p w14:paraId="4ED54C07" w14:textId="77777777" w:rsidR="000847B6" w:rsidRDefault="000847B6" w:rsidP="00E6009C"/>
        </w:tc>
        <w:tc>
          <w:tcPr>
            <w:tcW w:w="288" w:type="dxa"/>
          </w:tcPr>
          <w:p w14:paraId="67D298EF" w14:textId="77777777" w:rsidR="000847B6" w:rsidRDefault="000847B6" w:rsidP="00E6009C">
            <w:pPr>
              <w:pStyle w:val="CopticCross"/>
            </w:pPr>
          </w:p>
        </w:tc>
        <w:tc>
          <w:tcPr>
            <w:tcW w:w="3960" w:type="dxa"/>
          </w:tcPr>
          <w:p w14:paraId="1541F459" w14:textId="77777777" w:rsidR="000847B6" w:rsidRDefault="000847B6" w:rsidP="000847B6">
            <w:pPr>
              <w:pStyle w:val="CopticVersemulti-line"/>
            </w:pPr>
            <w:r>
              <w:t>Ⲃⲱⲗ ⲉ̀ⲃⲟⲗ ϩⲁⲣⲟⲓ:</w:t>
            </w:r>
          </w:p>
          <w:p w14:paraId="1E47C6E9" w14:textId="77777777" w:rsidR="000847B6" w:rsidRDefault="000847B6" w:rsidP="000847B6">
            <w:pPr>
              <w:pStyle w:val="CopticVersemulti-line"/>
            </w:pPr>
            <w:r>
              <w:t>ⲛ̀ⲛⲓϩ̀ⲃⲏⲟⲩⲓ̀ ⲛ̀ⲧⲉ ⲛⲁⲛⲟⲃⲓ:</w:t>
            </w:r>
          </w:p>
          <w:p w14:paraId="42A6A48C" w14:textId="77777777" w:rsidR="000847B6" w:rsidRDefault="000847B6" w:rsidP="000847B6">
            <w:pPr>
              <w:pStyle w:val="CopticVersemulti-line"/>
            </w:pPr>
            <w:r>
              <w:t>ⲙ̀ⲡⲉⲣϩⲓ ⲡ̀ϩⲟ ⲙ̀ⲙⲟⲓ:</w:t>
            </w:r>
          </w:p>
          <w:p w14:paraId="0E0368C7" w14:textId="77777777" w:rsidR="000847B6" w:rsidRDefault="000847B6" w:rsidP="000847B6">
            <w:pPr>
              <w:pStyle w:val="CopticVerse"/>
            </w:pPr>
            <w:r>
              <w:t>ⲉⲑⲃⲉ ϫⲉ ⲁⲓⲉⲣⲛⲟⲃⲓ.</w:t>
            </w:r>
          </w:p>
        </w:tc>
      </w:tr>
      <w:tr w:rsidR="000847B6" w14:paraId="1EE67E43" w14:textId="77777777" w:rsidTr="00E6009C">
        <w:trPr>
          <w:cantSplit/>
          <w:jc w:val="center"/>
        </w:trPr>
        <w:tc>
          <w:tcPr>
            <w:tcW w:w="288" w:type="dxa"/>
          </w:tcPr>
          <w:p w14:paraId="65A1524E" w14:textId="77777777" w:rsidR="000847B6" w:rsidRDefault="000847B6" w:rsidP="00E6009C">
            <w:pPr>
              <w:pStyle w:val="CopticCross"/>
            </w:pPr>
            <w:r w:rsidRPr="00FB5ACB">
              <w:lastRenderedPageBreak/>
              <w:t>¿</w:t>
            </w:r>
          </w:p>
        </w:tc>
        <w:tc>
          <w:tcPr>
            <w:tcW w:w="3960" w:type="dxa"/>
          </w:tcPr>
          <w:p w14:paraId="78DF6F4C" w14:textId="77777777" w:rsidR="000847B6" w:rsidRDefault="000847B6" w:rsidP="00E6009C">
            <w:pPr>
              <w:pStyle w:val="EngHangEnd"/>
            </w:pPr>
          </w:p>
        </w:tc>
        <w:tc>
          <w:tcPr>
            <w:tcW w:w="288" w:type="dxa"/>
          </w:tcPr>
          <w:p w14:paraId="2EBDA534" w14:textId="77777777" w:rsidR="000847B6" w:rsidRDefault="000847B6" w:rsidP="00E6009C"/>
        </w:tc>
        <w:tc>
          <w:tcPr>
            <w:tcW w:w="288" w:type="dxa"/>
          </w:tcPr>
          <w:p w14:paraId="3C7799A0" w14:textId="77777777" w:rsidR="000847B6" w:rsidRDefault="000847B6" w:rsidP="00E6009C">
            <w:pPr>
              <w:pStyle w:val="CopticCross"/>
            </w:pPr>
            <w:r w:rsidRPr="00FB5ACB">
              <w:t>¿</w:t>
            </w:r>
          </w:p>
        </w:tc>
        <w:tc>
          <w:tcPr>
            <w:tcW w:w="3960" w:type="dxa"/>
          </w:tcPr>
          <w:p w14:paraId="534D71E1" w14:textId="77777777" w:rsidR="000847B6" w:rsidRDefault="000847B6" w:rsidP="000847B6">
            <w:pPr>
              <w:pStyle w:val="CopticVersemulti-line"/>
            </w:pPr>
            <w:r>
              <w:t>Ⲅⲉ ⲅⲁⲣ ⲁ̀ⲛⲟⲕ ⲡⲉ ⲡⲉⲕⲃⲱⲕ:</w:t>
            </w:r>
          </w:p>
          <w:p w14:paraId="5D16AE03" w14:textId="77777777" w:rsidR="000847B6" w:rsidRDefault="000847B6" w:rsidP="000847B6">
            <w:pPr>
              <w:pStyle w:val="CopticVersemulti-line"/>
            </w:pPr>
            <w:r>
              <w:t>ⲁ̀ⲣⲓⲃⲟⲏ̀ⲑⲓⲛ ⲉ̀ⲣⲟⲓ:</w:t>
            </w:r>
          </w:p>
          <w:p w14:paraId="4A1E8ACC" w14:textId="77777777" w:rsidR="000847B6" w:rsidRDefault="000847B6" w:rsidP="000847B6">
            <w:pPr>
              <w:pStyle w:val="CopticVersemulti-line"/>
            </w:pPr>
            <w:r>
              <w:t>ϯϯϩⲟ ⲉ̀ⲣⲟⲕ:</w:t>
            </w:r>
          </w:p>
          <w:p w14:paraId="10BF888F" w14:textId="77777777" w:rsidR="000847B6" w:rsidRDefault="000847B6" w:rsidP="000847B6">
            <w:pPr>
              <w:pStyle w:val="CopticVerse"/>
            </w:pPr>
            <w:r>
              <w:t>ⲉⲑⲣⲉⲕ ϣⲉⲛϩⲏⲧ ϧⲁⲣⲟⲓ.</w:t>
            </w:r>
          </w:p>
        </w:tc>
      </w:tr>
      <w:tr w:rsidR="000847B6" w14:paraId="7E651315" w14:textId="77777777" w:rsidTr="00E6009C">
        <w:trPr>
          <w:cantSplit/>
          <w:jc w:val="center"/>
        </w:trPr>
        <w:tc>
          <w:tcPr>
            <w:tcW w:w="288" w:type="dxa"/>
          </w:tcPr>
          <w:p w14:paraId="0B869F8B" w14:textId="77777777" w:rsidR="000847B6" w:rsidRDefault="000847B6" w:rsidP="00E6009C">
            <w:pPr>
              <w:pStyle w:val="CopticCross"/>
            </w:pPr>
            <w:r w:rsidRPr="00FB5ACB">
              <w:t>¿</w:t>
            </w:r>
          </w:p>
        </w:tc>
        <w:tc>
          <w:tcPr>
            <w:tcW w:w="3960" w:type="dxa"/>
          </w:tcPr>
          <w:p w14:paraId="46A34ABF" w14:textId="77777777" w:rsidR="000847B6" w:rsidRDefault="000847B6" w:rsidP="00E6009C">
            <w:pPr>
              <w:pStyle w:val="EngHangEnd"/>
            </w:pPr>
          </w:p>
        </w:tc>
        <w:tc>
          <w:tcPr>
            <w:tcW w:w="288" w:type="dxa"/>
          </w:tcPr>
          <w:p w14:paraId="01776485" w14:textId="77777777" w:rsidR="000847B6" w:rsidRDefault="000847B6" w:rsidP="00E6009C"/>
        </w:tc>
        <w:tc>
          <w:tcPr>
            <w:tcW w:w="288" w:type="dxa"/>
          </w:tcPr>
          <w:p w14:paraId="5C5801B4" w14:textId="77777777" w:rsidR="000847B6" w:rsidRDefault="000847B6" w:rsidP="00E6009C">
            <w:pPr>
              <w:pStyle w:val="CopticCross"/>
            </w:pPr>
            <w:r w:rsidRPr="00FB5ACB">
              <w:t>¿</w:t>
            </w:r>
          </w:p>
        </w:tc>
        <w:tc>
          <w:tcPr>
            <w:tcW w:w="3960" w:type="dxa"/>
          </w:tcPr>
          <w:p w14:paraId="374649DB" w14:textId="77777777" w:rsidR="000847B6" w:rsidRDefault="000847B6" w:rsidP="000847B6">
            <w:pPr>
              <w:pStyle w:val="CopticVersemulti-line"/>
            </w:pPr>
            <w:r>
              <w:t>Ⲇⲓⲧⲱⲃϩ ⲙ̀ⲙⲟⲕ Ⲡⲟ̄ⲥ̄:</w:t>
            </w:r>
          </w:p>
          <w:p w14:paraId="1E8C3858" w14:textId="77777777" w:rsidR="000847B6" w:rsidRDefault="000847B6" w:rsidP="000847B6">
            <w:pPr>
              <w:pStyle w:val="CopticVersemulti-line"/>
            </w:pPr>
            <w:r>
              <w:t>Ⲡⲭ̄ⲥ̄ ⲡⲁⲟⲩⲣⲟ ⲙ̀ⲙⲏ:</w:t>
            </w:r>
          </w:p>
          <w:p w14:paraId="045A3D06" w14:textId="77777777" w:rsidR="000847B6" w:rsidRDefault="000847B6" w:rsidP="000847B6">
            <w:pPr>
              <w:pStyle w:val="CopticVersemulti-line"/>
            </w:pPr>
            <w:r>
              <w:t>ⲉⲑⲃⲉ ⲧⲉⲕⲙⲉⲧⲁ̀ⲅⲁⲑⲟⲥ:</w:t>
            </w:r>
          </w:p>
          <w:p w14:paraId="14E3B35F" w14:textId="77777777" w:rsidR="000847B6" w:rsidRDefault="000847B6" w:rsidP="000847B6">
            <w:pPr>
              <w:pStyle w:val="CopticVerse"/>
            </w:pPr>
            <w:r>
              <w:t>ⲁ̀ⲣⲓⲟⲩⲛⲁⲓ ⲛⲉⲙⲏⲓ.</w:t>
            </w:r>
          </w:p>
        </w:tc>
      </w:tr>
      <w:tr w:rsidR="000847B6" w14:paraId="605930C8" w14:textId="77777777" w:rsidTr="00E6009C">
        <w:trPr>
          <w:cantSplit/>
          <w:jc w:val="center"/>
        </w:trPr>
        <w:tc>
          <w:tcPr>
            <w:tcW w:w="288" w:type="dxa"/>
          </w:tcPr>
          <w:p w14:paraId="069A0917" w14:textId="77777777" w:rsidR="000847B6" w:rsidRDefault="000847B6" w:rsidP="00E6009C">
            <w:pPr>
              <w:pStyle w:val="CopticCross"/>
            </w:pPr>
          </w:p>
        </w:tc>
        <w:tc>
          <w:tcPr>
            <w:tcW w:w="3960" w:type="dxa"/>
          </w:tcPr>
          <w:p w14:paraId="5E5B5F97" w14:textId="77777777" w:rsidR="000847B6" w:rsidRDefault="000847B6" w:rsidP="00E6009C">
            <w:pPr>
              <w:pStyle w:val="EngHangEnd"/>
            </w:pPr>
          </w:p>
        </w:tc>
        <w:tc>
          <w:tcPr>
            <w:tcW w:w="288" w:type="dxa"/>
          </w:tcPr>
          <w:p w14:paraId="726F1272" w14:textId="77777777" w:rsidR="000847B6" w:rsidRDefault="000847B6" w:rsidP="00E6009C"/>
        </w:tc>
        <w:tc>
          <w:tcPr>
            <w:tcW w:w="288" w:type="dxa"/>
          </w:tcPr>
          <w:p w14:paraId="2A23A384" w14:textId="77777777" w:rsidR="000847B6" w:rsidRDefault="000847B6" w:rsidP="00E6009C">
            <w:pPr>
              <w:pStyle w:val="CopticCross"/>
            </w:pPr>
          </w:p>
        </w:tc>
        <w:tc>
          <w:tcPr>
            <w:tcW w:w="3960" w:type="dxa"/>
          </w:tcPr>
          <w:p w14:paraId="3444BB6C" w14:textId="77777777" w:rsidR="000847B6" w:rsidRDefault="000847B6" w:rsidP="000847B6">
            <w:pPr>
              <w:pStyle w:val="CopticVersemulti-line"/>
            </w:pPr>
            <w:r>
              <w:t>Ⲉⲑⲃⲉ ⲛⲉⲕⲙⲉⲧϣⲉⲛϩⲏⲧ:</w:t>
            </w:r>
          </w:p>
          <w:p w14:paraId="4BD6E81D" w14:textId="77777777" w:rsidR="000847B6" w:rsidRDefault="000847B6" w:rsidP="000847B6">
            <w:pPr>
              <w:pStyle w:val="CopticVersemulti-line"/>
            </w:pPr>
            <w:r>
              <w:t>ⲛⲉⲙ ⲡⲉⲕⲣⲁⲛ ⲉ̄ⲑ̄ⲩ̄:</w:t>
            </w:r>
          </w:p>
          <w:p w14:paraId="0E937E20" w14:textId="77777777" w:rsidR="000847B6" w:rsidRDefault="000847B6" w:rsidP="000847B6">
            <w:pPr>
              <w:pStyle w:val="CopticVersemulti-line"/>
            </w:pPr>
            <w:r>
              <w:t>ⲙⲁⲧⲟⲩⲃⲟ ⲙ̀ⲡⲁϩⲏⲧ:</w:t>
            </w:r>
          </w:p>
          <w:p w14:paraId="4B5A4015" w14:textId="77777777" w:rsidR="000847B6" w:rsidRDefault="000847B6" w:rsidP="000847B6">
            <w:pPr>
              <w:pStyle w:val="CopticVerse"/>
            </w:pPr>
            <w:r>
              <w:t>ϩⲓⲧⲉⲛ ⲡⲉⲕⲡ̄ⲛ̄ⲁ̄ ⲉ̄ⲑ̄ⲩ̄.</w:t>
            </w:r>
          </w:p>
        </w:tc>
      </w:tr>
      <w:tr w:rsidR="000847B6" w14:paraId="4F410517" w14:textId="77777777" w:rsidTr="00E6009C">
        <w:trPr>
          <w:cantSplit/>
          <w:jc w:val="center"/>
        </w:trPr>
        <w:tc>
          <w:tcPr>
            <w:tcW w:w="288" w:type="dxa"/>
          </w:tcPr>
          <w:p w14:paraId="58B1499D" w14:textId="77777777" w:rsidR="000847B6" w:rsidRDefault="000847B6" w:rsidP="00E6009C">
            <w:pPr>
              <w:pStyle w:val="CopticCross"/>
            </w:pPr>
          </w:p>
        </w:tc>
        <w:tc>
          <w:tcPr>
            <w:tcW w:w="3960" w:type="dxa"/>
          </w:tcPr>
          <w:p w14:paraId="2461E786" w14:textId="77777777" w:rsidR="000847B6" w:rsidRDefault="000847B6" w:rsidP="00E6009C">
            <w:pPr>
              <w:pStyle w:val="EngHangEnd"/>
            </w:pPr>
          </w:p>
        </w:tc>
        <w:tc>
          <w:tcPr>
            <w:tcW w:w="288" w:type="dxa"/>
          </w:tcPr>
          <w:p w14:paraId="5AFBD133" w14:textId="77777777" w:rsidR="000847B6" w:rsidRDefault="000847B6" w:rsidP="00E6009C"/>
        </w:tc>
        <w:tc>
          <w:tcPr>
            <w:tcW w:w="288" w:type="dxa"/>
          </w:tcPr>
          <w:p w14:paraId="09958359" w14:textId="77777777" w:rsidR="000847B6" w:rsidRDefault="000847B6" w:rsidP="00E6009C">
            <w:pPr>
              <w:pStyle w:val="CopticCross"/>
            </w:pPr>
          </w:p>
        </w:tc>
        <w:tc>
          <w:tcPr>
            <w:tcW w:w="3960" w:type="dxa"/>
          </w:tcPr>
          <w:p w14:paraId="47DC9D70" w14:textId="77777777" w:rsidR="000847B6" w:rsidRDefault="000847B6" w:rsidP="000847B6">
            <w:pPr>
              <w:pStyle w:val="CopticVersemulti-line"/>
            </w:pPr>
            <w:r>
              <w:t>(ⲋ) ⲛ̀ϩⲩⲇⲣⲓⲁ̀ ⲙ̀ⲙⲟⲱⲟⲩ:</w:t>
            </w:r>
          </w:p>
          <w:p w14:paraId="75909CB0" w14:textId="77777777" w:rsidR="000847B6" w:rsidRDefault="000847B6" w:rsidP="000847B6">
            <w:pPr>
              <w:pStyle w:val="CopticVersemulti-line"/>
            </w:pPr>
            <w:r>
              <w:t>ϧⲉⲛ Ⲧⲕⲁⲛⲁ ⲛ̀ⲧⲉ ϯⲄⲁⲗⲓⲗⲉⲁ̀:</w:t>
            </w:r>
          </w:p>
          <w:p w14:paraId="47D80552" w14:textId="77777777" w:rsidR="000847B6" w:rsidRDefault="000847B6" w:rsidP="000847B6">
            <w:pPr>
              <w:pStyle w:val="CopticVersemulti-line"/>
            </w:pPr>
            <w:r>
              <w:t>ⲟⲩⲏⲣⲡ ⲁ̀ⲕⲟⲩⲱⲧⲉⲃ ⲙ̀ⲙⲱⲟⲩ:</w:t>
            </w:r>
          </w:p>
          <w:p w14:paraId="4550FE85" w14:textId="77777777" w:rsidR="000847B6" w:rsidRPr="008D6BED" w:rsidRDefault="000847B6" w:rsidP="000847B6">
            <w:pPr>
              <w:pStyle w:val="CopticVerse"/>
              <w:rPr>
                <w:rFonts w:ascii="Arial Unicode MS" w:eastAsia="Arial Unicode MS" w:hAnsi="Arial Unicode MS" w:cs="Arial Unicode MS"/>
              </w:rPr>
            </w:pPr>
            <w:r>
              <w:t>ϩⲓⲧⲉⲛ ⲧⲉⲕⲥⲟⲫⲓⲁ̀.</w:t>
            </w:r>
          </w:p>
        </w:tc>
      </w:tr>
      <w:tr w:rsidR="000847B6" w14:paraId="336AA8F6" w14:textId="77777777" w:rsidTr="00E6009C">
        <w:trPr>
          <w:cantSplit/>
          <w:jc w:val="center"/>
        </w:trPr>
        <w:tc>
          <w:tcPr>
            <w:tcW w:w="288" w:type="dxa"/>
          </w:tcPr>
          <w:p w14:paraId="0C6D15DB" w14:textId="77777777" w:rsidR="000847B6" w:rsidRDefault="000847B6" w:rsidP="00E6009C">
            <w:pPr>
              <w:pStyle w:val="CopticCross"/>
            </w:pPr>
            <w:r w:rsidRPr="00FB5ACB">
              <w:t>¿</w:t>
            </w:r>
          </w:p>
        </w:tc>
        <w:tc>
          <w:tcPr>
            <w:tcW w:w="3960" w:type="dxa"/>
          </w:tcPr>
          <w:p w14:paraId="4FEC2582" w14:textId="77777777" w:rsidR="000847B6" w:rsidRDefault="000847B6" w:rsidP="00E6009C">
            <w:pPr>
              <w:pStyle w:val="EngHangEnd"/>
            </w:pPr>
          </w:p>
        </w:tc>
        <w:tc>
          <w:tcPr>
            <w:tcW w:w="288" w:type="dxa"/>
          </w:tcPr>
          <w:p w14:paraId="3167D9D9" w14:textId="77777777" w:rsidR="000847B6" w:rsidRDefault="000847B6" w:rsidP="00E6009C"/>
        </w:tc>
        <w:tc>
          <w:tcPr>
            <w:tcW w:w="288" w:type="dxa"/>
          </w:tcPr>
          <w:p w14:paraId="781D29B4" w14:textId="77777777" w:rsidR="000847B6" w:rsidRDefault="000847B6" w:rsidP="00E6009C">
            <w:pPr>
              <w:pStyle w:val="CopticCross"/>
            </w:pPr>
            <w:r w:rsidRPr="00FB5ACB">
              <w:t>¿</w:t>
            </w:r>
          </w:p>
        </w:tc>
        <w:tc>
          <w:tcPr>
            <w:tcW w:w="3960" w:type="dxa"/>
          </w:tcPr>
          <w:p w14:paraId="11D5D05C" w14:textId="77777777" w:rsidR="000847B6" w:rsidRDefault="000847B6" w:rsidP="000847B6">
            <w:pPr>
              <w:pStyle w:val="CopticVersemulti-line"/>
            </w:pPr>
            <w:r>
              <w:t>Ⲍ ⲛ̀ⲥⲟⲡ ⲙ̀ⲙⲏⲛⲓ:</w:t>
            </w:r>
          </w:p>
          <w:p w14:paraId="52A71789" w14:textId="77777777" w:rsidR="000847B6" w:rsidRDefault="000847B6" w:rsidP="000847B6">
            <w:pPr>
              <w:pStyle w:val="CopticVersemulti-line"/>
            </w:pPr>
            <w:r>
              <w:t>ϯⲛⲁⲟⲩⲱϣⲧ ⲙ̀ⲙⲟⲕ ⲡⲁⲛⲟⲩϯ:</w:t>
            </w:r>
          </w:p>
          <w:p w14:paraId="6F3ED2DC" w14:textId="77777777" w:rsidR="000847B6" w:rsidRDefault="000847B6" w:rsidP="000847B6">
            <w:pPr>
              <w:pStyle w:val="CopticVersemulti-line"/>
            </w:pPr>
            <w:r>
              <w:t>ⲙⲟⲓ ⲛⲁⲛ ⲛ̀ⲧⲉⲕϩⲓⲣⲏⲛⲓ:</w:t>
            </w:r>
          </w:p>
          <w:p w14:paraId="582C37EF" w14:textId="77777777" w:rsidR="000847B6" w:rsidRDefault="000847B6" w:rsidP="000847B6">
            <w:pPr>
              <w:pStyle w:val="CopticVerse"/>
            </w:pPr>
            <w:r>
              <w:t>ⲛⲉⲙ ⲧⲉⲕⲙⲉⲧⲟⲩⲣⲟ.</w:t>
            </w:r>
          </w:p>
        </w:tc>
      </w:tr>
      <w:tr w:rsidR="000847B6" w14:paraId="6B69B77D" w14:textId="77777777" w:rsidTr="00E6009C">
        <w:trPr>
          <w:cantSplit/>
          <w:jc w:val="center"/>
        </w:trPr>
        <w:tc>
          <w:tcPr>
            <w:tcW w:w="288" w:type="dxa"/>
          </w:tcPr>
          <w:p w14:paraId="1DE0B6BE" w14:textId="77777777" w:rsidR="000847B6" w:rsidRDefault="000847B6" w:rsidP="00E6009C">
            <w:pPr>
              <w:pStyle w:val="CopticCross"/>
            </w:pPr>
            <w:r w:rsidRPr="00FB5ACB">
              <w:t>¿</w:t>
            </w:r>
          </w:p>
        </w:tc>
        <w:tc>
          <w:tcPr>
            <w:tcW w:w="3960" w:type="dxa"/>
          </w:tcPr>
          <w:p w14:paraId="50CF548A" w14:textId="77777777" w:rsidR="000847B6" w:rsidRDefault="000847B6" w:rsidP="00E6009C">
            <w:pPr>
              <w:pStyle w:val="EngHangEnd"/>
            </w:pPr>
          </w:p>
        </w:tc>
        <w:tc>
          <w:tcPr>
            <w:tcW w:w="288" w:type="dxa"/>
          </w:tcPr>
          <w:p w14:paraId="3CEB10D8" w14:textId="77777777" w:rsidR="000847B6" w:rsidRDefault="000847B6" w:rsidP="00E6009C"/>
        </w:tc>
        <w:tc>
          <w:tcPr>
            <w:tcW w:w="288" w:type="dxa"/>
          </w:tcPr>
          <w:p w14:paraId="20F1F8BA" w14:textId="77777777" w:rsidR="000847B6" w:rsidRDefault="000847B6" w:rsidP="00E6009C">
            <w:pPr>
              <w:pStyle w:val="CopticCross"/>
            </w:pPr>
            <w:r w:rsidRPr="00FB5ACB">
              <w:t>¿</w:t>
            </w:r>
          </w:p>
        </w:tc>
        <w:tc>
          <w:tcPr>
            <w:tcW w:w="3960" w:type="dxa"/>
          </w:tcPr>
          <w:p w14:paraId="7DDFAB44" w14:textId="77777777" w:rsidR="000847B6" w:rsidRDefault="000847B6" w:rsidP="000847B6">
            <w:pPr>
              <w:pStyle w:val="CopticVersemulti-line"/>
            </w:pPr>
            <w:r>
              <w:t>Ⲏⲥ ⲛⲏⲉ̄ⲑ̄ⲩ̄:</w:t>
            </w:r>
          </w:p>
          <w:p w14:paraId="08BA5CA6" w14:textId="77777777" w:rsidR="000847B6" w:rsidRDefault="000847B6" w:rsidP="000847B6">
            <w:pPr>
              <w:pStyle w:val="CopticVersemulti-line"/>
            </w:pPr>
            <w:r>
              <w:t>ⲉⲩϩⲱⲥ ⲙ̀ⲙⲟⲕ Ⲡⲁⲟ̄ⲥ̄:</w:t>
            </w:r>
          </w:p>
          <w:p w14:paraId="7080F30A" w14:textId="77777777" w:rsidR="000847B6" w:rsidRDefault="000847B6" w:rsidP="000847B6">
            <w:pPr>
              <w:pStyle w:val="CopticVersemulti-line"/>
            </w:pPr>
            <w:r>
              <w:t>ⲉⲩϫⲟⲥ ϫⲉ ⲭ̀ⲟⲩⲁⲃ:</w:t>
            </w:r>
          </w:p>
          <w:p w14:paraId="1DF8C351" w14:textId="77777777" w:rsidR="000847B6" w:rsidRPr="005130A7" w:rsidRDefault="000847B6" w:rsidP="000847B6">
            <w:pPr>
              <w:pStyle w:val="CopticVerse"/>
            </w:pPr>
            <w:r>
              <w:t>Ⲓⲏ̄ⲥ̄ Ⲡⲭ̄ⲥ̄ Ⲡⲉⲛⲟ̄ⲥ̄.</w:t>
            </w:r>
          </w:p>
        </w:tc>
      </w:tr>
      <w:tr w:rsidR="000847B6" w14:paraId="2772670F" w14:textId="77777777" w:rsidTr="00E6009C">
        <w:trPr>
          <w:cantSplit/>
          <w:jc w:val="center"/>
        </w:trPr>
        <w:tc>
          <w:tcPr>
            <w:tcW w:w="288" w:type="dxa"/>
          </w:tcPr>
          <w:p w14:paraId="51B13809" w14:textId="77777777" w:rsidR="000847B6" w:rsidRDefault="000847B6" w:rsidP="00E6009C">
            <w:pPr>
              <w:pStyle w:val="CopticCross"/>
            </w:pPr>
          </w:p>
        </w:tc>
        <w:tc>
          <w:tcPr>
            <w:tcW w:w="3960" w:type="dxa"/>
          </w:tcPr>
          <w:p w14:paraId="16BF9467" w14:textId="77777777" w:rsidR="000847B6" w:rsidRDefault="000847B6" w:rsidP="00E6009C">
            <w:pPr>
              <w:pStyle w:val="EngHangEnd"/>
            </w:pPr>
          </w:p>
        </w:tc>
        <w:tc>
          <w:tcPr>
            <w:tcW w:w="288" w:type="dxa"/>
          </w:tcPr>
          <w:p w14:paraId="4EACF2CF" w14:textId="77777777" w:rsidR="000847B6" w:rsidRDefault="000847B6" w:rsidP="00E6009C"/>
        </w:tc>
        <w:tc>
          <w:tcPr>
            <w:tcW w:w="288" w:type="dxa"/>
          </w:tcPr>
          <w:p w14:paraId="5BEBBC4D" w14:textId="77777777" w:rsidR="000847B6" w:rsidRDefault="000847B6" w:rsidP="00E6009C">
            <w:pPr>
              <w:pStyle w:val="CopticCross"/>
            </w:pPr>
          </w:p>
        </w:tc>
        <w:tc>
          <w:tcPr>
            <w:tcW w:w="3960" w:type="dxa"/>
          </w:tcPr>
          <w:p w14:paraId="7DA3AC49" w14:textId="77777777" w:rsidR="000847B6" w:rsidRDefault="000847B6" w:rsidP="000847B6">
            <w:pPr>
              <w:pStyle w:val="CopticVersemulti-line"/>
            </w:pPr>
            <w:r>
              <w:t>Ⲑⲱⲕ ⲧⲉ ϯϫⲟⲙ ⲛⲉⲙ ⲡⲓⲁ̀ⲙⲁϩⲓ:</w:t>
            </w:r>
          </w:p>
          <w:p w14:paraId="0B157651" w14:textId="77777777" w:rsidR="000847B6" w:rsidRDefault="000847B6" w:rsidP="000847B6">
            <w:pPr>
              <w:pStyle w:val="CopticVersemulti-line"/>
            </w:pPr>
            <w:r>
              <w:t>ⲛⲉⲙ ⲡⲓⲱ̀ⲟⲩ ⲓⲥϫⲉⲛ ⲡ̀ⲉ̀ⲛϩ:</w:t>
            </w:r>
          </w:p>
          <w:p w14:paraId="5168B666" w14:textId="77777777" w:rsidR="000847B6" w:rsidRDefault="000847B6" w:rsidP="000847B6">
            <w:pPr>
              <w:pStyle w:val="CopticVersemulti-line"/>
            </w:pPr>
            <w:r>
              <w:t>ϧⲉⲛ ⲧ̀ⲫⲉ ⲛⲉⲙ ϩⲓⲧⲉⲛ ⲡⲓⲕⲁϩⲓ:</w:t>
            </w:r>
          </w:p>
          <w:p w14:paraId="392A5101" w14:textId="77777777" w:rsidR="000847B6" w:rsidRPr="005130A7" w:rsidRDefault="000847B6" w:rsidP="000847B6">
            <w:pPr>
              <w:pStyle w:val="CopticVerse"/>
            </w:pPr>
            <w:r>
              <w:t>ϯⲛⲟⲩ ⲛⲉⲙ ϣⲁ ̀ⲛⲉⲛϩ.</w:t>
            </w:r>
          </w:p>
        </w:tc>
      </w:tr>
      <w:tr w:rsidR="000847B6" w14:paraId="55240B25" w14:textId="77777777" w:rsidTr="00E6009C">
        <w:trPr>
          <w:cantSplit/>
          <w:jc w:val="center"/>
        </w:trPr>
        <w:tc>
          <w:tcPr>
            <w:tcW w:w="288" w:type="dxa"/>
          </w:tcPr>
          <w:p w14:paraId="6AE8802A" w14:textId="77777777" w:rsidR="000847B6" w:rsidRDefault="000847B6" w:rsidP="00E6009C">
            <w:pPr>
              <w:pStyle w:val="CopticCross"/>
            </w:pPr>
          </w:p>
        </w:tc>
        <w:tc>
          <w:tcPr>
            <w:tcW w:w="3960" w:type="dxa"/>
          </w:tcPr>
          <w:p w14:paraId="7489C3AA" w14:textId="77777777" w:rsidR="000847B6" w:rsidRDefault="000847B6" w:rsidP="00E6009C">
            <w:pPr>
              <w:pStyle w:val="EngHangEnd"/>
            </w:pPr>
          </w:p>
        </w:tc>
        <w:tc>
          <w:tcPr>
            <w:tcW w:w="288" w:type="dxa"/>
          </w:tcPr>
          <w:p w14:paraId="64244D10" w14:textId="77777777" w:rsidR="000847B6" w:rsidRDefault="000847B6" w:rsidP="00E6009C"/>
        </w:tc>
        <w:tc>
          <w:tcPr>
            <w:tcW w:w="288" w:type="dxa"/>
          </w:tcPr>
          <w:p w14:paraId="5FAD45D6" w14:textId="77777777" w:rsidR="000847B6" w:rsidRDefault="000847B6" w:rsidP="00E6009C">
            <w:pPr>
              <w:pStyle w:val="CopticCross"/>
            </w:pPr>
          </w:p>
        </w:tc>
        <w:tc>
          <w:tcPr>
            <w:tcW w:w="3960" w:type="dxa"/>
          </w:tcPr>
          <w:p w14:paraId="155D1995" w14:textId="77777777" w:rsidR="000847B6" w:rsidRDefault="000847B6" w:rsidP="000847B6">
            <w:pPr>
              <w:pStyle w:val="CopticVersemulti-line"/>
            </w:pPr>
            <w:r>
              <w:t>Ⲓⲏ̄ⲥ̄ ⲡ̀ⲟⲩⲣⲟ ⲛ̀ⲧⲉ ⲡ̀ⲱ̀ⲟⲩ:</w:t>
            </w:r>
          </w:p>
          <w:p w14:paraId="2FAB1FC1" w14:textId="77777777" w:rsidR="000847B6" w:rsidRDefault="000847B6" w:rsidP="000847B6">
            <w:pPr>
              <w:pStyle w:val="CopticVersemulti-line"/>
            </w:pPr>
            <w:r>
              <w:t>ⲫⲏⲉ̀ⲧⲉⲛ ⲧⲱⲃϩ ⲙ̀ⲙⲟⲕ:</w:t>
            </w:r>
          </w:p>
          <w:p w14:paraId="52EDF28C" w14:textId="77777777" w:rsidR="000847B6" w:rsidRDefault="000847B6" w:rsidP="000847B6">
            <w:pPr>
              <w:pStyle w:val="CopticVersemulti-line"/>
            </w:pPr>
            <w:r>
              <w:t>ⲛ̀ⲑⲟⲕ ⲡⲉ ⲛ̀ⲥⲁϥ ⲛⲉⲙ ⲙ̀ⲫⲟⲟⲩ:</w:t>
            </w:r>
          </w:p>
          <w:p w14:paraId="0D7ED0FC" w14:textId="77777777" w:rsidR="000847B6" w:rsidRPr="005130A7" w:rsidRDefault="000847B6" w:rsidP="000847B6">
            <w:pPr>
              <w:pStyle w:val="CopticVerse"/>
            </w:pPr>
            <w:r>
              <w:t>ⲛ̀ⲑⲟⲕ ⲛⲓⲙ ⲡⲉⲧⲟ̀ⲛⲓ ⲙ̀ⲙⲟⲕ.</w:t>
            </w:r>
          </w:p>
        </w:tc>
      </w:tr>
      <w:tr w:rsidR="000847B6" w14:paraId="7AD555D0" w14:textId="77777777" w:rsidTr="00E6009C">
        <w:trPr>
          <w:cantSplit/>
          <w:jc w:val="center"/>
        </w:trPr>
        <w:tc>
          <w:tcPr>
            <w:tcW w:w="288" w:type="dxa"/>
          </w:tcPr>
          <w:p w14:paraId="62CC5BBD" w14:textId="77777777" w:rsidR="000847B6" w:rsidRDefault="000847B6" w:rsidP="00E6009C">
            <w:pPr>
              <w:pStyle w:val="CopticCross"/>
            </w:pPr>
            <w:r w:rsidRPr="00FB5ACB">
              <w:t>¿</w:t>
            </w:r>
          </w:p>
        </w:tc>
        <w:tc>
          <w:tcPr>
            <w:tcW w:w="3960" w:type="dxa"/>
          </w:tcPr>
          <w:p w14:paraId="54E83E92" w14:textId="77777777" w:rsidR="000847B6" w:rsidRDefault="000847B6" w:rsidP="00E6009C">
            <w:pPr>
              <w:pStyle w:val="EngHangEnd"/>
            </w:pPr>
          </w:p>
        </w:tc>
        <w:tc>
          <w:tcPr>
            <w:tcW w:w="288" w:type="dxa"/>
          </w:tcPr>
          <w:p w14:paraId="6CB549DE" w14:textId="77777777" w:rsidR="000847B6" w:rsidRDefault="000847B6" w:rsidP="00E6009C"/>
        </w:tc>
        <w:tc>
          <w:tcPr>
            <w:tcW w:w="288" w:type="dxa"/>
          </w:tcPr>
          <w:p w14:paraId="01DFB9E5" w14:textId="77777777" w:rsidR="000847B6" w:rsidRDefault="000847B6" w:rsidP="00E6009C">
            <w:pPr>
              <w:pStyle w:val="CopticCross"/>
            </w:pPr>
            <w:r w:rsidRPr="00FB5ACB">
              <w:t>¿</w:t>
            </w:r>
          </w:p>
        </w:tc>
        <w:tc>
          <w:tcPr>
            <w:tcW w:w="3960" w:type="dxa"/>
          </w:tcPr>
          <w:p w14:paraId="7EEB3D8F" w14:textId="77777777" w:rsidR="000847B6" w:rsidRDefault="000847B6" w:rsidP="000847B6">
            <w:pPr>
              <w:pStyle w:val="CopticVersemulti-line"/>
            </w:pPr>
            <w:r>
              <w:t>Ⲕⲁⲗⲱⲥ ϧⲉⲛ ⲟⲩⲙⲉⲑⲙⲏⲓ:</w:t>
            </w:r>
          </w:p>
          <w:p w14:paraId="21A5A013" w14:textId="77777777" w:rsidR="000847B6" w:rsidRDefault="000847B6" w:rsidP="000847B6">
            <w:pPr>
              <w:pStyle w:val="CopticVersemulti-line"/>
            </w:pPr>
            <w:r>
              <w:t>ⲧⲉⲛⲟⲩⲱϣⲧ ⲙ̀ⲡⲓⲙⲁⲓⲣⲱⲙⲓ:</w:t>
            </w:r>
          </w:p>
          <w:p w14:paraId="69FAAC87" w14:textId="77777777" w:rsidR="000847B6" w:rsidRDefault="000847B6" w:rsidP="000847B6">
            <w:pPr>
              <w:pStyle w:val="CopticVersemulti-line"/>
            </w:pPr>
            <w:r>
              <w:t>ⲡⲓⲛⲟⲩϯ ⲛ̀ⲧⲁⲫ̀ⲙⲏⲓ:</w:t>
            </w:r>
          </w:p>
          <w:p w14:paraId="50B996A7" w14:textId="77777777" w:rsidR="000847B6" w:rsidRPr="005130A7" w:rsidRDefault="000847B6" w:rsidP="000847B6">
            <w:pPr>
              <w:pStyle w:val="CopticVerse"/>
            </w:pPr>
            <w:r>
              <w:t>ⲉ̀ⲧⲁϥϣⲱⲡⲓ ⲛ̀ⲣⲱⲙⲓ.</w:t>
            </w:r>
          </w:p>
        </w:tc>
      </w:tr>
      <w:tr w:rsidR="000847B6" w14:paraId="18A83FB0" w14:textId="77777777" w:rsidTr="00E6009C">
        <w:trPr>
          <w:cantSplit/>
          <w:jc w:val="center"/>
        </w:trPr>
        <w:tc>
          <w:tcPr>
            <w:tcW w:w="288" w:type="dxa"/>
          </w:tcPr>
          <w:p w14:paraId="654A01E6" w14:textId="77777777" w:rsidR="000847B6" w:rsidRDefault="000847B6" w:rsidP="00E6009C">
            <w:pPr>
              <w:pStyle w:val="CopticCross"/>
            </w:pPr>
            <w:r w:rsidRPr="00FB5ACB">
              <w:t>¿</w:t>
            </w:r>
          </w:p>
        </w:tc>
        <w:tc>
          <w:tcPr>
            <w:tcW w:w="3960" w:type="dxa"/>
          </w:tcPr>
          <w:p w14:paraId="6337BFC6" w14:textId="77777777" w:rsidR="000847B6" w:rsidRDefault="000847B6" w:rsidP="00E6009C">
            <w:pPr>
              <w:pStyle w:val="EngHangEnd"/>
            </w:pPr>
          </w:p>
        </w:tc>
        <w:tc>
          <w:tcPr>
            <w:tcW w:w="288" w:type="dxa"/>
          </w:tcPr>
          <w:p w14:paraId="6CC50C5B" w14:textId="77777777" w:rsidR="000847B6" w:rsidRDefault="000847B6" w:rsidP="00E6009C"/>
        </w:tc>
        <w:tc>
          <w:tcPr>
            <w:tcW w:w="288" w:type="dxa"/>
          </w:tcPr>
          <w:p w14:paraId="5E7801CF" w14:textId="77777777" w:rsidR="000847B6" w:rsidRDefault="000847B6" w:rsidP="00E6009C">
            <w:pPr>
              <w:pStyle w:val="CopticCross"/>
            </w:pPr>
            <w:r w:rsidRPr="00FB5ACB">
              <w:t>¿</w:t>
            </w:r>
          </w:p>
        </w:tc>
        <w:tc>
          <w:tcPr>
            <w:tcW w:w="3960" w:type="dxa"/>
          </w:tcPr>
          <w:p w14:paraId="3CEA3AB1" w14:textId="77777777" w:rsidR="000847B6" w:rsidRDefault="000847B6" w:rsidP="000847B6">
            <w:pPr>
              <w:pStyle w:val="CopticVersemulti-line"/>
            </w:pPr>
            <w:r>
              <w:t>Ⲗⲁⲟⲥ ⲛⲓⲃⲉⲛ ⲉⲩϩⲱⲥ:</w:t>
            </w:r>
          </w:p>
          <w:p w14:paraId="00DA5FA3" w14:textId="77777777" w:rsidR="000847B6" w:rsidRDefault="000847B6" w:rsidP="000847B6">
            <w:pPr>
              <w:pStyle w:val="CopticVersemulti-line"/>
            </w:pPr>
            <w:r>
              <w:t>ⲉ̀ⲫ̀ⲣⲁⲛ ⲛ̀Ⲉⲙⲙⲁⲛⲟⲩⲏⲗ:</w:t>
            </w:r>
          </w:p>
          <w:p w14:paraId="5493A0B1" w14:textId="77777777" w:rsidR="000847B6" w:rsidRDefault="000847B6" w:rsidP="000847B6">
            <w:pPr>
              <w:pStyle w:val="CopticVersemulti-line"/>
            </w:pPr>
            <w:r>
              <w:t>ϫⲉ ⲛ̀ⲑⲟⲕ ⲁ̀ⲗⲏⲑⲱⲥ:</w:t>
            </w:r>
          </w:p>
          <w:p w14:paraId="3E889426" w14:textId="77777777" w:rsidR="000847B6" w:rsidRPr="005130A7" w:rsidRDefault="000847B6" w:rsidP="000847B6">
            <w:pPr>
              <w:pStyle w:val="CopticVerse"/>
            </w:pPr>
            <w:r>
              <w:t>ⲡⲉ Ⲫϯ ⲙ̀Ⲡⲓ̄ⲥ̄ⲗ̄.</w:t>
            </w:r>
          </w:p>
        </w:tc>
      </w:tr>
      <w:tr w:rsidR="000847B6" w14:paraId="43CEBDB8" w14:textId="77777777" w:rsidTr="00E6009C">
        <w:trPr>
          <w:cantSplit/>
          <w:jc w:val="center"/>
        </w:trPr>
        <w:tc>
          <w:tcPr>
            <w:tcW w:w="288" w:type="dxa"/>
          </w:tcPr>
          <w:p w14:paraId="099FFA2A" w14:textId="77777777" w:rsidR="000847B6" w:rsidRDefault="000847B6" w:rsidP="00E6009C">
            <w:pPr>
              <w:pStyle w:val="CopticCross"/>
            </w:pPr>
          </w:p>
        </w:tc>
        <w:tc>
          <w:tcPr>
            <w:tcW w:w="3960" w:type="dxa"/>
          </w:tcPr>
          <w:p w14:paraId="594CCBB6" w14:textId="77777777" w:rsidR="000847B6" w:rsidRDefault="000847B6" w:rsidP="00E6009C">
            <w:pPr>
              <w:pStyle w:val="EngHangEnd"/>
            </w:pPr>
          </w:p>
        </w:tc>
        <w:tc>
          <w:tcPr>
            <w:tcW w:w="288" w:type="dxa"/>
          </w:tcPr>
          <w:p w14:paraId="722FF6A1" w14:textId="77777777" w:rsidR="000847B6" w:rsidRDefault="000847B6" w:rsidP="00E6009C"/>
        </w:tc>
        <w:tc>
          <w:tcPr>
            <w:tcW w:w="288" w:type="dxa"/>
          </w:tcPr>
          <w:p w14:paraId="351585CF" w14:textId="77777777" w:rsidR="000847B6" w:rsidRDefault="000847B6" w:rsidP="00E6009C">
            <w:pPr>
              <w:pStyle w:val="CopticCross"/>
            </w:pPr>
          </w:p>
        </w:tc>
        <w:tc>
          <w:tcPr>
            <w:tcW w:w="3960" w:type="dxa"/>
          </w:tcPr>
          <w:p w14:paraId="15BB31D7" w14:textId="77777777" w:rsidR="000847B6" w:rsidRDefault="000847B6" w:rsidP="000847B6">
            <w:pPr>
              <w:pStyle w:val="CopticVersemulti-line"/>
            </w:pPr>
            <w:r>
              <w:t>Ⲙⲡⲉⲣⲫⲱⲛϩ ⲙ̀ⲡⲉⲕϩⲟ:</w:t>
            </w:r>
          </w:p>
          <w:p w14:paraId="4973BE33" w14:textId="77777777" w:rsidR="000847B6" w:rsidRDefault="000847B6" w:rsidP="000847B6">
            <w:pPr>
              <w:pStyle w:val="CopticVersemulti-line"/>
            </w:pPr>
            <w:r>
              <w:t>ⲥⲁⲃⲟⲗ ⲙ̀ⲡⲉⲕⲃⲱⲕ:</w:t>
            </w:r>
          </w:p>
          <w:p w14:paraId="78549419" w14:textId="77777777" w:rsidR="000847B6" w:rsidRDefault="000847B6" w:rsidP="000847B6">
            <w:pPr>
              <w:pStyle w:val="CopticVersemulti-line"/>
            </w:pPr>
            <w:r>
              <w:t>ⲥⲱⲧⲉⲙ ⲉ̀ⲡⲁϯϩⲟ:</w:t>
            </w:r>
          </w:p>
          <w:p w14:paraId="5FC280A9" w14:textId="77777777" w:rsidR="000847B6" w:rsidRPr="005130A7" w:rsidRDefault="000847B6" w:rsidP="000847B6">
            <w:pPr>
              <w:pStyle w:val="CopticVerse"/>
            </w:pPr>
            <w:r>
              <w:t>ϫⲉ ϯϯϩⲟ ⲉ̀ⲣⲟⲕ.</w:t>
            </w:r>
          </w:p>
        </w:tc>
      </w:tr>
      <w:tr w:rsidR="000847B6" w14:paraId="077103B9" w14:textId="77777777" w:rsidTr="00E6009C">
        <w:trPr>
          <w:cantSplit/>
          <w:jc w:val="center"/>
        </w:trPr>
        <w:tc>
          <w:tcPr>
            <w:tcW w:w="288" w:type="dxa"/>
          </w:tcPr>
          <w:p w14:paraId="6D510C04" w14:textId="77777777" w:rsidR="000847B6" w:rsidRDefault="000847B6" w:rsidP="00E6009C">
            <w:pPr>
              <w:pStyle w:val="CopticCross"/>
            </w:pPr>
          </w:p>
        </w:tc>
        <w:tc>
          <w:tcPr>
            <w:tcW w:w="3960" w:type="dxa"/>
          </w:tcPr>
          <w:p w14:paraId="5946DCEE" w14:textId="77777777" w:rsidR="000847B6" w:rsidRDefault="000847B6" w:rsidP="00E6009C">
            <w:pPr>
              <w:pStyle w:val="EngHangEnd"/>
            </w:pPr>
          </w:p>
        </w:tc>
        <w:tc>
          <w:tcPr>
            <w:tcW w:w="288" w:type="dxa"/>
          </w:tcPr>
          <w:p w14:paraId="0E966A75" w14:textId="77777777" w:rsidR="000847B6" w:rsidRDefault="000847B6" w:rsidP="00E6009C"/>
        </w:tc>
        <w:tc>
          <w:tcPr>
            <w:tcW w:w="288" w:type="dxa"/>
          </w:tcPr>
          <w:p w14:paraId="3B7ED5BC" w14:textId="77777777" w:rsidR="000847B6" w:rsidRDefault="000847B6" w:rsidP="00E6009C">
            <w:pPr>
              <w:pStyle w:val="CopticCross"/>
            </w:pPr>
          </w:p>
        </w:tc>
        <w:tc>
          <w:tcPr>
            <w:tcW w:w="3960" w:type="dxa"/>
          </w:tcPr>
          <w:p w14:paraId="0BDA4EDD" w14:textId="77777777" w:rsidR="000847B6" w:rsidRDefault="000847B6" w:rsidP="000847B6">
            <w:pPr>
              <w:pStyle w:val="CopticVersemulti-line"/>
            </w:pPr>
            <w:r>
              <w:t>Ⲛⲓⲙ ⲅⲁⲣ ϧⲉⲛ ⲛⲓⲛⲟⲩϯ:</w:t>
            </w:r>
          </w:p>
          <w:p w14:paraId="5110254A" w14:textId="77777777" w:rsidR="000847B6" w:rsidRDefault="000847B6" w:rsidP="000847B6">
            <w:pPr>
              <w:pStyle w:val="CopticVersemulti-line"/>
            </w:pPr>
            <w:r>
              <w:t>ⲉⲧⲟ̀ⲛⲓ ⲙ̀ⲙⲟⲕ Ⲡⲟ̄ⲥ̄:</w:t>
            </w:r>
          </w:p>
          <w:p w14:paraId="737359C7" w14:textId="77777777" w:rsidR="000847B6" w:rsidRDefault="000847B6" w:rsidP="000847B6">
            <w:pPr>
              <w:pStyle w:val="CopticVersemulti-line"/>
            </w:pPr>
            <w:r>
              <w:t>ϫⲉ ⲛ̀ⲑⲟⲕ ⲡⲉ ⲡ̀ϣⲏⲣⲓ:</w:t>
            </w:r>
          </w:p>
          <w:p w14:paraId="2B481597" w14:textId="77777777" w:rsidR="000847B6" w:rsidRPr="005130A7" w:rsidRDefault="000847B6" w:rsidP="000847B6">
            <w:pPr>
              <w:pStyle w:val="CopticVerse"/>
            </w:pPr>
            <w:r>
              <w:t>ⲙ̀Ⲫϯ ⲡⲓⲁ̀ⲭⲱⲣⲓⲧⲟⲥ.</w:t>
            </w:r>
          </w:p>
        </w:tc>
      </w:tr>
      <w:tr w:rsidR="000847B6" w14:paraId="44C992DD" w14:textId="77777777" w:rsidTr="00E6009C">
        <w:trPr>
          <w:cantSplit/>
          <w:jc w:val="center"/>
        </w:trPr>
        <w:tc>
          <w:tcPr>
            <w:tcW w:w="288" w:type="dxa"/>
          </w:tcPr>
          <w:p w14:paraId="15A876B9" w14:textId="77777777" w:rsidR="000847B6" w:rsidRDefault="000847B6" w:rsidP="00E6009C">
            <w:pPr>
              <w:pStyle w:val="CopticCross"/>
            </w:pPr>
            <w:r w:rsidRPr="00FB5ACB">
              <w:t>¿</w:t>
            </w:r>
          </w:p>
        </w:tc>
        <w:tc>
          <w:tcPr>
            <w:tcW w:w="3960" w:type="dxa"/>
          </w:tcPr>
          <w:p w14:paraId="7ADF589E" w14:textId="77777777" w:rsidR="000847B6" w:rsidRDefault="000847B6" w:rsidP="00E6009C">
            <w:pPr>
              <w:pStyle w:val="EngHangEnd"/>
            </w:pPr>
          </w:p>
        </w:tc>
        <w:tc>
          <w:tcPr>
            <w:tcW w:w="288" w:type="dxa"/>
          </w:tcPr>
          <w:p w14:paraId="65579531" w14:textId="77777777" w:rsidR="000847B6" w:rsidRDefault="000847B6" w:rsidP="00E6009C"/>
        </w:tc>
        <w:tc>
          <w:tcPr>
            <w:tcW w:w="288" w:type="dxa"/>
          </w:tcPr>
          <w:p w14:paraId="6C0352F0" w14:textId="77777777" w:rsidR="000847B6" w:rsidRDefault="000847B6" w:rsidP="00E6009C">
            <w:pPr>
              <w:pStyle w:val="CopticCross"/>
            </w:pPr>
            <w:r w:rsidRPr="00FB5ACB">
              <w:t>¿</w:t>
            </w:r>
          </w:p>
        </w:tc>
        <w:tc>
          <w:tcPr>
            <w:tcW w:w="3960" w:type="dxa"/>
          </w:tcPr>
          <w:p w14:paraId="5691AEBB" w14:textId="77777777" w:rsidR="000847B6" w:rsidRDefault="000847B6" w:rsidP="000847B6">
            <w:pPr>
              <w:pStyle w:val="CopticVersemulti-line"/>
            </w:pPr>
            <w:r>
              <w:t>Ⲝⲱ̀̀ⲟⲩⲛ ⲛ̀ⲛⲁⲙⲉⲩ̀:</w:t>
            </w:r>
          </w:p>
          <w:p w14:paraId="2DE92B5A" w14:textId="77777777" w:rsidR="000847B6" w:rsidRDefault="000847B6" w:rsidP="000847B6">
            <w:pPr>
              <w:pStyle w:val="CopticVersemulti-line"/>
            </w:pPr>
            <w:r>
              <w:t>ⲛⲉⲙ ⲡⲉⲧⲥⲁϧⲟⲩⲛ ⲙ̀ⲙⲟⲓ:</w:t>
            </w:r>
          </w:p>
          <w:p w14:paraId="6530F95B" w14:textId="77777777" w:rsidR="000847B6" w:rsidRDefault="000847B6" w:rsidP="000847B6">
            <w:pPr>
              <w:pStyle w:val="CopticVersemulti-line"/>
            </w:pPr>
            <w:r>
              <w:t>ϧⲉⲛ ⲡⲉⲕⲛⲁⲓ ⲁ̀ⲣⲓⲡⲁⲙⲉⲩⲓ̀:</w:t>
            </w:r>
          </w:p>
          <w:p w14:paraId="22DAF3D9" w14:textId="77777777" w:rsidR="000847B6" w:rsidRPr="005130A7" w:rsidRDefault="000847B6" w:rsidP="000847B6">
            <w:pPr>
              <w:pStyle w:val="CopticVerse"/>
            </w:pPr>
            <w:r>
              <w:t>ⲛⲉⲙ ⲡⲉⲕ ⲟⲩϫⲁⲓ ⲙⲁⲧⲁϩⲟⲓ.</w:t>
            </w:r>
          </w:p>
        </w:tc>
      </w:tr>
      <w:tr w:rsidR="000847B6" w14:paraId="5E61B21D" w14:textId="77777777" w:rsidTr="00E6009C">
        <w:trPr>
          <w:cantSplit/>
          <w:jc w:val="center"/>
        </w:trPr>
        <w:tc>
          <w:tcPr>
            <w:tcW w:w="288" w:type="dxa"/>
          </w:tcPr>
          <w:p w14:paraId="0414099F" w14:textId="77777777" w:rsidR="000847B6" w:rsidRDefault="000847B6" w:rsidP="00E6009C">
            <w:pPr>
              <w:pStyle w:val="CopticCross"/>
            </w:pPr>
            <w:r w:rsidRPr="00FB5ACB">
              <w:t>¿</w:t>
            </w:r>
          </w:p>
        </w:tc>
        <w:tc>
          <w:tcPr>
            <w:tcW w:w="3960" w:type="dxa"/>
          </w:tcPr>
          <w:p w14:paraId="0FC1CA5E" w14:textId="77777777" w:rsidR="000847B6" w:rsidRDefault="000847B6" w:rsidP="00E6009C">
            <w:pPr>
              <w:pStyle w:val="EngHangEnd"/>
            </w:pPr>
          </w:p>
        </w:tc>
        <w:tc>
          <w:tcPr>
            <w:tcW w:w="288" w:type="dxa"/>
          </w:tcPr>
          <w:p w14:paraId="187D3511" w14:textId="77777777" w:rsidR="000847B6" w:rsidRDefault="000847B6" w:rsidP="00E6009C"/>
        </w:tc>
        <w:tc>
          <w:tcPr>
            <w:tcW w:w="288" w:type="dxa"/>
          </w:tcPr>
          <w:p w14:paraId="16699A81" w14:textId="77777777" w:rsidR="000847B6" w:rsidRDefault="000847B6" w:rsidP="00E6009C">
            <w:pPr>
              <w:pStyle w:val="CopticCross"/>
            </w:pPr>
            <w:r w:rsidRPr="00FB5ACB">
              <w:t>¿</w:t>
            </w:r>
          </w:p>
        </w:tc>
        <w:tc>
          <w:tcPr>
            <w:tcW w:w="3960" w:type="dxa"/>
          </w:tcPr>
          <w:p w14:paraId="6C590BB8" w14:textId="77777777" w:rsidR="000847B6" w:rsidRDefault="000847B6" w:rsidP="000847B6">
            <w:pPr>
              <w:pStyle w:val="CopticVersemulti-line"/>
            </w:pPr>
            <w:r>
              <w:t>Ⲟⲩⲙⲩⲥⲧⲏⲣⲓⲟⲛ</w:t>
            </w:r>
          </w:p>
          <w:p w14:paraId="2F238F46" w14:textId="77777777" w:rsidR="000847B6" w:rsidRDefault="000847B6" w:rsidP="000847B6">
            <w:pPr>
              <w:pStyle w:val="CopticVersemulti-line"/>
            </w:pPr>
            <w:r>
              <w:t xml:space="preserve"> ⲙ̀Ⲫϯ ⲡⲓⲗⲟⲅⲟⲥ:</w:t>
            </w:r>
          </w:p>
          <w:p w14:paraId="023C4CF8" w14:textId="77777777" w:rsidR="000847B6" w:rsidRDefault="000847B6" w:rsidP="000847B6">
            <w:pPr>
              <w:pStyle w:val="CopticVersemulti-line"/>
            </w:pPr>
            <w:r>
              <w:t>ⲁϥⲟⲩⲱⲛϩ ⲉ̀ⲣⲟⲛ:</w:t>
            </w:r>
          </w:p>
          <w:p w14:paraId="5E618615" w14:textId="77777777" w:rsidR="000847B6" w:rsidRPr="005130A7" w:rsidRDefault="000847B6" w:rsidP="000847B6">
            <w:pPr>
              <w:pStyle w:val="CopticVerse"/>
            </w:pPr>
            <w:r>
              <w:t>ⲉ̀ⲃⲟⲗϧⲉⲛ ϯⲡⲁⲣⲑⲉⲛⲟⲥ.</w:t>
            </w:r>
          </w:p>
        </w:tc>
      </w:tr>
      <w:tr w:rsidR="000847B6" w14:paraId="6F9A61AD" w14:textId="77777777" w:rsidTr="00E6009C">
        <w:trPr>
          <w:cantSplit/>
          <w:jc w:val="center"/>
        </w:trPr>
        <w:tc>
          <w:tcPr>
            <w:tcW w:w="288" w:type="dxa"/>
          </w:tcPr>
          <w:p w14:paraId="64FAF540" w14:textId="77777777" w:rsidR="000847B6" w:rsidRDefault="000847B6" w:rsidP="00E6009C">
            <w:pPr>
              <w:pStyle w:val="CopticCross"/>
            </w:pPr>
          </w:p>
        </w:tc>
        <w:tc>
          <w:tcPr>
            <w:tcW w:w="3960" w:type="dxa"/>
          </w:tcPr>
          <w:p w14:paraId="0A9F759D" w14:textId="77777777" w:rsidR="000847B6" w:rsidRDefault="000847B6" w:rsidP="00E6009C">
            <w:pPr>
              <w:pStyle w:val="EngHangEnd"/>
            </w:pPr>
          </w:p>
        </w:tc>
        <w:tc>
          <w:tcPr>
            <w:tcW w:w="288" w:type="dxa"/>
          </w:tcPr>
          <w:p w14:paraId="226FC7F3" w14:textId="77777777" w:rsidR="000847B6" w:rsidRDefault="000847B6" w:rsidP="00E6009C"/>
        </w:tc>
        <w:tc>
          <w:tcPr>
            <w:tcW w:w="288" w:type="dxa"/>
          </w:tcPr>
          <w:p w14:paraId="35568CCB" w14:textId="77777777" w:rsidR="000847B6" w:rsidRDefault="000847B6" w:rsidP="00E6009C">
            <w:pPr>
              <w:pStyle w:val="CopticCross"/>
            </w:pPr>
          </w:p>
        </w:tc>
        <w:tc>
          <w:tcPr>
            <w:tcW w:w="3960" w:type="dxa"/>
          </w:tcPr>
          <w:p w14:paraId="54642794" w14:textId="77777777" w:rsidR="000847B6" w:rsidRDefault="000847B6" w:rsidP="000847B6">
            <w:pPr>
              <w:pStyle w:val="CopticVersemulti-line"/>
            </w:pPr>
            <w:r>
              <w:t>Ⲡⲓⲟⲩⲁⲓ ⲉ̀ⲃⲟⲗ:</w:t>
            </w:r>
          </w:p>
          <w:p w14:paraId="214F3ED2" w14:textId="77777777" w:rsidR="000847B6" w:rsidRDefault="000847B6" w:rsidP="000847B6">
            <w:pPr>
              <w:pStyle w:val="CopticVersemulti-line"/>
            </w:pPr>
            <w:r>
              <w:t>ϧⲉⲛ ϯⲧ̀ⲣⲓⲁⲥ ⲉ̄ⲑ̄ⲩ̄:</w:t>
            </w:r>
          </w:p>
          <w:p w14:paraId="7829C0E6" w14:textId="77777777" w:rsidR="000847B6" w:rsidRDefault="000847B6" w:rsidP="000847B6">
            <w:pPr>
              <w:pStyle w:val="CopticVersemulti-line"/>
            </w:pPr>
            <w:r>
              <w:t>ⲁϥϭⲓⲥⲁⲣⲝ ⲉ̀ⲃⲟⲗ:</w:t>
            </w:r>
          </w:p>
          <w:p w14:paraId="74DA23C0" w14:textId="77777777" w:rsidR="000847B6" w:rsidRPr="005130A7" w:rsidRDefault="000847B6" w:rsidP="000847B6">
            <w:pPr>
              <w:pStyle w:val="CopticVerse"/>
            </w:pPr>
            <w:r>
              <w:t>ϧⲉⲛ ⲑ̀ⲛⲉϫⲓ ⲛ̀ⲑⲏⲉ̄ⲑ̄ⲩ̄.</w:t>
            </w:r>
          </w:p>
        </w:tc>
      </w:tr>
      <w:tr w:rsidR="000847B6" w14:paraId="37200D7D" w14:textId="77777777" w:rsidTr="00E6009C">
        <w:trPr>
          <w:cantSplit/>
          <w:jc w:val="center"/>
        </w:trPr>
        <w:tc>
          <w:tcPr>
            <w:tcW w:w="288" w:type="dxa"/>
          </w:tcPr>
          <w:p w14:paraId="10A21D77" w14:textId="77777777" w:rsidR="000847B6" w:rsidRDefault="000847B6" w:rsidP="00E6009C">
            <w:pPr>
              <w:pStyle w:val="CopticCross"/>
            </w:pPr>
          </w:p>
        </w:tc>
        <w:tc>
          <w:tcPr>
            <w:tcW w:w="3960" w:type="dxa"/>
          </w:tcPr>
          <w:p w14:paraId="36511C32" w14:textId="77777777" w:rsidR="000847B6" w:rsidRDefault="000847B6" w:rsidP="00E6009C">
            <w:pPr>
              <w:pStyle w:val="EngHangEnd"/>
            </w:pPr>
          </w:p>
        </w:tc>
        <w:tc>
          <w:tcPr>
            <w:tcW w:w="288" w:type="dxa"/>
          </w:tcPr>
          <w:p w14:paraId="60B38C52" w14:textId="77777777" w:rsidR="000847B6" w:rsidRDefault="000847B6" w:rsidP="00E6009C"/>
        </w:tc>
        <w:tc>
          <w:tcPr>
            <w:tcW w:w="288" w:type="dxa"/>
          </w:tcPr>
          <w:p w14:paraId="631AFDAE" w14:textId="77777777" w:rsidR="000847B6" w:rsidRDefault="000847B6" w:rsidP="00E6009C">
            <w:pPr>
              <w:pStyle w:val="CopticCross"/>
            </w:pPr>
          </w:p>
        </w:tc>
        <w:tc>
          <w:tcPr>
            <w:tcW w:w="3960" w:type="dxa"/>
          </w:tcPr>
          <w:p w14:paraId="1D82D886" w14:textId="77777777" w:rsidR="000847B6" w:rsidRDefault="000847B6" w:rsidP="000847B6">
            <w:pPr>
              <w:pStyle w:val="CopticVersemulti-line"/>
            </w:pPr>
            <w:r>
              <w:t>Ⲣⲱⲥ ⲁϥⲙⲟϩ ⲛ̀ⲣⲁϣⲓ:</w:t>
            </w:r>
          </w:p>
          <w:p w14:paraId="3FB95E21" w14:textId="77777777" w:rsidR="000847B6" w:rsidRDefault="000847B6" w:rsidP="000847B6">
            <w:pPr>
              <w:pStyle w:val="CopticVersemulti-line"/>
            </w:pPr>
            <w:r>
              <w:t>ϫⲉ ⲡⲓⲟⲩϫⲁⲓ ⲁϥⲓ̀ ϣⲁⲣⲟⲛ:</w:t>
            </w:r>
          </w:p>
          <w:p w14:paraId="455CDC79" w14:textId="77777777" w:rsidR="000847B6" w:rsidRDefault="000847B6" w:rsidP="000847B6">
            <w:pPr>
              <w:pStyle w:val="CopticVersemulti-line"/>
            </w:pPr>
            <w:r>
              <w:t>ⲧⲉⲛⲙⲉⲧⲃⲱⲕ ⲉⲥⲉⲛϣⲁϣⲓ:</w:t>
            </w:r>
          </w:p>
          <w:p w14:paraId="1682E88C" w14:textId="77777777" w:rsidR="000847B6" w:rsidRPr="005130A7" w:rsidRDefault="000847B6" w:rsidP="000847B6">
            <w:pPr>
              <w:pStyle w:val="CopticVerse"/>
            </w:pPr>
            <w:r>
              <w:t>ⲁϥⲃⲟⲗⲥ ⲉ̀ⲃⲟⲗ ϩⲁⲣⲟⲛ.</w:t>
            </w:r>
          </w:p>
        </w:tc>
      </w:tr>
      <w:tr w:rsidR="000847B6" w14:paraId="577C7B92" w14:textId="77777777" w:rsidTr="00E6009C">
        <w:trPr>
          <w:cantSplit/>
          <w:jc w:val="center"/>
        </w:trPr>
        <w:tc>
          <w:tcPr>
            <w:tcW w:w="288" w:type="dxa"/>
          </w:tcPr>
          <w:p w14:paraId="63B24AF3" w14:textId="77777777" w:rsidR="000847B6" w:rsidRDefault="000847B6" w:rsidP="00E6009C">
            <w:pPr>
              <w:pStyle w:val="CopticCross"/>
            </w:pPr>
            <w:r w:rsidRPr="00FB5ACB">
              <w:t>¿</w:t>
            </w:r>
          </w:p>
        </w:tc>
        <w:tc>
          <w:tcPr>
            <w:tcW w:w="3960" w:type="dxa"/>
          </w:tcPr>
          <w:p w14:paraId="49F2449D" w14:textId="77777777" w:rsidR="000847B6" w:rsidRPr="0078672A" w:rsidRDefault="000847B6" w:rsidP="00E6009C">
            <w:pPr>
              <w:pStyle w:val="EngHangEnd"/>
            </w:pPr>
          </w:p>
        </w:tc>
        <w:tc>
          <w:tcPr>
            <w:tcW w:w="288" w:type="dxa"/>
          </w:tcPr>
          <w:p w14:paraId="6E3F09EF" w14:textId="77777777" w:rsidR="000847B6" w:rsidRDefault="000847B6" w:rsidP="00E6009C"/>
        </w:tc>
        <w:tc>
          <w:tcPr>
            <w:tcW w:w="288" w:type="dxa"/>
          </w:tcPr>
          <w:p w14:paraId="036CF9EF" w14:textId="77777777" w:rsidR="000847B6" w:rsidRDefault="000847B6" w:rsidP="00E6009C">
            <w:pPr>
              <w:pStyle w:val="CopticCross"/>
            </w:pPr>
            <w:r w:rsidRPr="00FB5ACB">
              <w:t>¿</w:t>
            </w:r>
          </w:p>
        </w:tc>
        <w:tc>
          <w:tcPr>
            <w:tcW w:w="3960" w:type="dxa"/>
          </w:tcPr>
          <w:p w14:paraId="06BCECB7" w14:textId="77777777" w:rsidR="000847B6" w:rsidRDefault="000847B6" w:rsidP="000847B6">
            <w:pPr>
              <w:pStyle w:val="CopticVersemulti-line"/>
            </w:pPr>
            <w:r>
              <w:t>Ⲥⲱⲧⲉⲙ ⲁ̀ⲣⲉϩ ⲉ̀ⲣⲟⲛ:</w:t>
            </w:r>
          </w:p>
          <w:p w14:paraId="18D1E660" w14:textId="77777777" w:rsidR="000847B6" w:rsidRDefault="000847B6" w:rsidP="000847B6">
            <w:pPr>
              <w:pStyle w:val="CopticVersemulti-line"/>
            </w:pPr>
            <w:r>
              <w:t>ⲱ̀ ⲡⲓⲁ̀ⲅⲁⲑⲟⲥ:</w:t>
            </w:r>
          </w:p>
          <w:p w14:paraId="477FA5B3" w14:textId="77777777" w:rsidR="000847B6" w:rsidRDefault="000847B6" w:rsidP="000847B6">
            <w:pPr>
              <w:pStyle w:val="CopticVersemulti-line"/>
            </w:pPr>
            <w:r>
              <w:t>ⲉⲕⲉ̀ϣⲱⲡⲓ ⲛⲉⲙⲁⲛ:</w:t>
            </w:r>
          </w:p>
          <w:p w14:paraId="0704A00B" w14:textId="77777777" w:rsidR="000847B6" w:rsidRPr="005130A7" w:rsidRDefault="000847B6" w:rsidP="000847B6">
            <w:pPr>
              <w:pStyle w:val="CopticVerse"/>
            </w:pPr>
            <w:r>
              <w:t>ϫⲉ ⲛ̀ⲑⲟⲕ ⲡⲉ ⲡⲉⲛⲃⲟⲏ̀ⲑⲟⲥ.</w:t>
            </w:r>
          </w:p>
        </w:tc>
      </w:tr>
      <w:tr w:rsidR="000847B6" w14:paraId="61308538" w14:textId="77777777" w:rsidTr="00E6009C">
        <w:trPr>
          <w:cantSplit/>
          <w:jc w:val="center"/>
        </w:trPr>
        <w:tc>
          <w:tcPr>
            <w:tcW w:w="288" w:type="dxa"/>
          </w:tcPr>
          <w:p w14:paraId="5D9D6502" w14:textId="77777777" w:rsidR="000847B6" w:rsidRDefault="000847B6" w:rsidP="00E6009C">
            <w:pPr>
              <w:pStyle w:val="CopticCross"/>
            </w:pPr>
            <w:r w:rsidRPr="00FB5ACB">
              <w:t>¿</w:t>
            </w:r>
          </w:p>
        </w:tc>
        <w:tc>
          <w:tcPr>
            <w:tcW w:w="3960" w:type="dxa"/>
          </w:tcPr>
          <w:p w14:paraId="7A38D6D0" w14:textId="77777777" w:rsidR="000847B6" w:rsidRDefault="000847B6" w:rsidP="00E6009C">
            <w:pPr>
              <w:pStyle w:val="EngHangEnd"/>
            </w:pPr>
          </w:p>
        </w:tc>
        <w:tc>
          <w:tcPr>
            <w:tcW w:w="288" w:type="dxa"/>
          </w:tcPr>
          <w:p w14:paraId="7195E8A3" w14:textId="77777777" w:rsidR="000847B6" w:rsidRDefault="000847B6" w:rsidP="00E6009C"/>
        </w:tc>
        <w:tc>
          <w:tcPr>
            <w:tcW w:w="288" w:type="dxa"/>
          </w:tcPr>
          <w:p w14:paraId="1F0AB7D1" w14:textId="77777777" w:rsidR="000847B6" w:rsidRDefault="000847B6" w:rsidP="00E6009C">
            <w:pPr>
              <w:pStyle w:val="CopticCross"/>
            </w:pPr>
            <w:r w:rsidRPr="00FB5ACB">
              <w:t>¿</w:t>
            </w:r>
          </w:p>
        </w:tc>
        <w:tc>
          <w:tcPr>
            <w:tcW w:w="3960" w:type="dxa"/>
          </w:tcPr>
          <w:p w14:paraId="793A977A" w14:textId="77777777" w:rsidR="000847B6" w:rsidRDefault="000847B6" w:rsidP="000847B6">
            <w:pPr>
              <w:pStyle w:val="CopticVersemulti-line"/>
            </w:pPr>
            <w:r>
              <w:t>Ⲧⲉⲛⲟⲩⲱϣⲧ ⲙ̀ⲙⲟⲕ ⲱ̀ ⲡⲓⲛⲁⲏⲧ:</w:t>
            </w:r>
          </w:p>
          <w:p w14:paraId="57D21942" w14:textId="77777777" w:rsidR="000847B6" w:rsidRDefault="000847B6" w:rsidP="000847B6">
            <w:pPr>
              <w:pStyle w:val="CopticVersemulti-line"/>
            </w:pPr>
            <w:r>
              <w:t>ⲫⲁ ⲡⲓⲣⲁⲛ ⲉⲧϩⲟⲗϫ:</w:t>
            </w:r>
          </w:p>
          <w:p w14:paraId="321FCF38" w14:textId="77777777" w:rsidR="000847B6" w:rsidRDefault="000847B6" w:rsidP="000847B6">
            <w:pPr>
              <w:pStyle w:val="CopticVersemulti-line"/>
            </w:pPr>
            <w:r>
              <w:t>ϧⲉⲛ ⲟⲩⲑⲉⲃⲓⲟ̀ ⲛ̀ϩⲏⲧ:</w:t>
            </w:r>
          </w:p>
          <w:p w14:paraId="095D73CF" w14:textId="77777777" w:rsidR="000847B6" w:rsidRPr="005130A7" w:rsidRDefault="000847B6" w:rsidP="000847B6">
            <w:pPr>
              <w:pStyle w:val="CopticVerse"/>
            </w:pPr>
            <w:r>
              <w:t>ⲛⲉⲙ ⲟⲩⲕⲉⲗⲓ ⲉⲧⲕⲱⲗϫ.</w:t>
            </w:r>
          </w:p>
        </w:tc>
      </w:tr>
      <w:tr w:rsidR="000847B6" w14:paraId="2A0D2CCA" w14:textId="77777777" w:rsidTr="00E6009C">
        <w:trPr>
          <w:cantSplit/>
          <w:jc w:val="center"/>
        </w:trPr>
        <w:tc>
          <w:tcPr>
            <w:tcW w:w="288" w:type="dxa"/>
          </w:tcPr>
          <w:p w14:paraId="1D7397F4" w14:textId="77777777" w:rsidR="000847B6" w:rsidRDefault="000847B6" w:rsidP="00E6009C">
            <w:pPr>
              <w:pStyle w:val="CopticCross"/>
            </w:pPr>
          </w:p>
        </w:tc>
        <w:tc>
          <w:tcPr>
            <w:tcW w:w="3960" w:type="dxa"/>
          </w:tcPr>
          <w:p w14:paraId="7699209D" w14:textId="77777777" w:rsidR="000847B6" w:rsidRDefault="000847B6" w:rsidP="00E6009C">
            <w:pPr>
              <w:pStyle w:val="EngHangEnd"/>
            </w:pPr>
          </w:p>
        </w:tc>
        <w:tc>
          <w:tcPr>
            <w:tcW w:w="288" w:type="dxa"/>
          </w:tcPr>
          <w:p w14:paraId="6B8510FB" w14:textId="77777777" w:rsidR="000847B6" w:rsidRDefault="000847B6" w:rsidP="00E6009C"/>
        </w:tc>
        <w:tc>
          <w:tcPr>
            <w:tcW w:w="288" w:type="dxa"/>
          </w:tcPr>
          <w:p w14:paraId="6AE96764" w14:textId="77777777" w:rsidR="000847B6" w:rsidRDefault="000847B6" w:rsidP="00E6009C">
            <w:pPr>
              <w:pStyle w:val="CopticCross"/>
            </w:pPr>
          </w:p>
        </w:tc>
        <w:tc>
          <w:tcPr>
            <w:tcW w:w="3960" w:type="dxa"/>
          </w:tcPr>
          <w:p w14:paraId="17304B0F" w14:textId="77777777" w:rsidR="000847B6" w:rsidRDefault="000847B6" w:rsidP="000847B6">
            <w:pPr>
              <w:pStyle w:val="CopticVersemulti-line"/>
            </w:pPr>
            <w:r>
              <w:t>Ⲩⲥ̄ Ⲑⲥ̄ Ⲕⲥ̄:</w:t>
            </w:r>
          </w:p>
          <w:p w14:paraId="32BC4F4C" w14:textId="77777777" w:rsidR="000847B6" w:rsidRDefault="000847B6" w:rsidP="000847B6">
            <w:pPr>
              <w:pStyle w:val="CopticVersemulti-line"/>
            </w:pPr>
            <w:r>
              <w:t>ⲛⲁⲓ ϧⲁ ⲡⲓⲣⲉϥⲉⲣⲛⲟⲃⲓ:</w:t>
            </w:r>
          </w:p>
          <w:p w14:paraId="7D3AF012" w14:textId="77777777" w:rsidR="000847B6" w:rsidRDefault="000847B6" w:rsidP="000847B6">
            <w:pPr>
              <w:pStyle w:val="CopticVersemulti-line"/>
            </w:pPr>
            <w:r>
              <w:t>ⲁ̀ⲛⲟⲕ ϧⲁ ⲡⲓⲉ̀ⲗⲁⲭⲓⲥⲧⲟⲥ:</w:t>
            </w:r>
          </w:p>
          <w:p w14:paraId="5918DE18" w14:textId="77777777" w:rsidR="000847B6" w:rsidRPr="005130A7" w:rsidRDefault="000847B6" w:rsidP="000847B6">
            <w:pPr>
              <w:pStyle w:val="CopticVerse"/>
            </w:pPr>
            <w:r>
              <w:t>ϫⲉ ⲁⲩϫⲱⲕ ⲛ̀ϫⲉ ⲛⲁⲛⲟⲃⲓ.</w:t>
            </w:r>
          </w:p>
        </w:tc>
      </w:tr>
      <w:tr w:rsidR="000847B6" w14:paraId="36B40915" w14:textId="77777777" w:rsidTr="00E6009C">
        <w:trPr>
          <w:cantSplit/>
          <w:jc w:val="center"/>
        </w:trPr>
        <w:tc>
          <w:tcPr>
            <w:tcW w:w="288" w:type="dxa"/>
          </w:tcPr>
          <w:p w14:paraId="567C14B4" w14:textId="77777777" w:rsidR="000847B6" w:rsidRDefault="000847B6" w:rsidP="00E6009C">
            <w:pPr>
              <w:pStyle w:val="CopticCross"/>
            </w:pPr>
          </w:p>
        </w:tc>
        <w:tc>
          <w:tcPr>
            <w:tcW w:w="3960" w:type="dxa"/>
          </w:tcPr>
          <w:p w14:paraId="713316A1" w14:textId="77777777" w:rsidR="000847B6" w:rsidRDefault="000847B6" w:rsidP="00E6009C">
            <w:pPr>
              <w:pStyle w:val="EngHangEnd"/>
            </w:pPr>
          </w:p>
        </w:tc>
        <w:tc>
          <w:tcPr>
            <w:tcW w:w="288" w:type="dxa"/>
          </w:tcPr>
          <w:p w14:paraId="4FF80524" w14:textId="77777777" w:rsidR="000847B6" w:rsidRDefault="000847B6" w:rsidP="00E6009C"/>
        </w:tc>
        <w:tc>
          <w:tcPr>
            <w:tcW w:w="288" w:type="dxa"/>
          </w:tcPr>
          <w:p w14:paraId="78EA0A38" w14:textId="77777777" w:rsidR="000847B6" w:rsidRDefault="000847B6" w:rsidP="00E6009C">
            <w:pPr>
              <w:pStyle w:val="CopticCross"/>
            </w:pPr>
          </w:p>
        </w:tc>
        <w:tc>
          <w:tcPr>
            <w:tcW w:w="3960" w:type="dxa"/>
          </w:tcPr>
          <w:p w14:paraId="459705DF" w14:textId="77777777" w:rsidR="000847B6" w:rsidRDefault="000847B6" w:rsidP="000847B6">
            <w:pPr>
              <w:pStyle w:val="CopticVersemulti-line"/>
            </w:pPr>
            <w:r>
              <w:t>Ⲫϯ ⲡⲓⲙⲁⲓⲣⲱⲙⲓ:</w:t>
            </w:r>
          </w:p>
          <w:p w14:paraId="4DC91BD8" w14:textId="77777777" w:rsidR="000847B6" w:rsidRDefault="000847B6" w:rsidP="000847B6">
            <w:pPr>
              <w:pStyle w:val="CopticVersemulti-line"/>
            </w:pPr>
            <w:r>
              <w:t>ⲡⲓⲣⲉϥⲱ̀ⲟⲩ ⲛ̀ϩⲏⲧ:</w:t>
            </w:r>
          </w:p>
          <w:p w14:paraId="373E1386" w14:textId="77777777" w:rsidR="000847B6" w:rsidRDefault="000847B6" w:rsidP="000847B6">
            <w:pPr>
              <w:pStyle w:val="CopticVersemulti-line"/>
            </w:pPr>
            <w:r>
              <w:t>ⲫⲏⲉ̀ⲧⲁϥϣⲱⲡⲓ ⲛ̀ⲣⲱⲙⲓ:</w:t>
            </w:r>
          </w:p>
          <w:p w14:paraId="637FBE4A" w14:textId="77777777" w:rsidR="000847B6" w:rsidRPr="005130A7" w:rsidRDefault="000847B6" w:rsidP="000847B6">
            <w:pPr>
              <w:pStyle w:val="CopticVerse"/>
            </w:pPr>
            <w:r>
              <w:t>ⲉⲑⲃⲉ ⲛⲉϥⲙⲉⲧϣⲉⲛϩⲏⲧ.</w:t>
            </w:r>
          </w:p>
        </w:tc>
      </w:tr>
      <w:tr w:rsidR="000847B6" w14:paraId="6589557B" w14:textId="77777777" w:rsidTr="00E6009C">
        <w:trPr>
          <w:cantSplit/>
          <w:jc w:val="center"/>
        </w:trPr>
        <w:tc>
          <w:tcPr>
            <w:tcW w:w="288" w:type="dxa"/>
          </w:tcPr>
          <w:p w14:paraId="33CD2932" w14:textId="77777777" w:rsidR="000847B6" w:rsidRPr="003209AF" w:rsidRDefault="000847B6" w:rsidP="00E6009C">
            <w:pPr>
              <w:pStyle w:val="CopticCross"/>
              <w:rPr>
                <w:b/>
              </w:rPr>
            </w:pPr>
            <w:r w:rsidRPr="00FB5ACB">
              <w:t>¿</w:t>
            </w:r>
          </w:p>
        </w:tc>
        <w:tc>
          <w:tcPr>
            <w:tcW w:w="3960" w:type="dxa"/>
          </w:tcPr>
          <w:p w14:paraId="60B23057" w14:textId="77777777" w:rsidR="000847B6" w:rsidRDefault="000847B6" w:rsidP="00E6009C">
            <w:pPr>
              <w:pStyle w:val="EngHangEnd"/>
            </w:pPr>
          </w:p>
        </w:tc>
        <w:tc>
          <w:tcPr>
            <w:tcW w:w="288" w:type="dxa"/>
          </w:tcPr>
          <w:p w14:paraId="2EF556E4" w14:textId="77777777" w:rsidR="000847B6" w:rsidRDefault="000847B6" w:rsidP="00E6009C"/>
        </w:tc>
        <w:tc>
          <w:tcPr>
            <w:tcW w:w="288" w:type="dxa"/>
          </w:tcPr>
          <w:p w14:paraId="15134824" w14:textId="77777777" w:rsidR="000847B6" w:rsidRDefault="000847B6" w:rsidP="00E6009C">
            <w:pPr>
              <w:pStyle w:val="CopticCross"/>
            </w:pPr>
            <w:r w:rsidRPr="00FB5ACB">
              <w:t>¿</w:t>
            </w:r>
          </w:p>
        </w:tc>
        <w:tc>
          <w:tcPr>
            <w:tcW w:w="3960" w:type="dxa"/>
          </w:tcPr>
          <w:p w14:paraId="1FC3425B" w14:textId="77777777" w:rsidR="000847B6" w:rsidRDefault="000847B6" w:rsidP="000847B6">
            <w:pPr>
              <w:pStyle w:val="CopticVersemulti-line"/>
            </w:pPr>
            <w:r>
              <w:t>Ⲭⲱ ⲛⲏⲓ ⲉ̀ⲃⲟⲗ ⲡⲁⲛⲟⲩϯ:</w:t>
            </w:r>
          </w:p>
          <w:p w14:paraId="20D55628" w14:textId="77777777" w:rsidR="000847B6" w:rsidRDefault="000847B6" w:rsidP="000847B6">
            <w:pPr>
              <w:pStyle w:val="CopticVersemulti-line"/>
            </w:pPr>
            <w:r>
              <w:t>ⲛ̀ⲛⲁⲛⲟⲃⲓ ⲛ̀ⲁⲣⲭⲉⲟⲥ:</w:t>
            </w:r>
          </w:p>
          <w:p w14:paraId="3356FFBE" w14:textId="77777777" w:rsidR="000847B6" w:rsidRDefault="000847B6" w:rsidP="000847B6">
            <w:pPr>
              <w:pStyle w:val="CopticVersemulti-line"/>
            </w:pPr>
            <w:r>
              <w:t>ⲉⲑⲃⲉ ⲛⲓϯⲏⲟ ⲙ̀ⲙⲁⲥⲛⲟⲩϯ:</w:t>
            </w:r>
          </w:p>
          <w:p w14:paraId="2B9DF33E" w14:textId="77777777" w:rsidR="000847B6" w:rsidRPr="005130A7" w:rsidRDefault="000847B6" w:rsidP="000847B6">
            <w:pPr>
              <w:pStyle w:val="CopticVerse"/>
            </w:pPr>
            <w:r>
              <w:t>Ⲙⲁⲣⲓⲁ̀ ϯⲡⲁⲣⲑⲉⲛⲟⲥ.</w:t>
            </w:r>
          </w:p>
        </w:tc>
      </w:tr>
      <w:tr w:rsidR="000847B6" w14:paraId="4B00BE44" w14:textId="77777777" w:rsidTr="00E6009C">
        <w:trPr>
          <w:cantSplit/>
          <w:jc w:val="center"/>
        </w:trPr>
        <w:tc>
          <w:tcPr>
            <w:tcW w:w="288" w:type="dxa"/>
          </w:tcPr>
          <w:p w14:paraId="60A14638" w14:textId="77777777" w:rsidR="000847B6" w:rsidRDefault="000847B6" w:rsidP="00E6009C">
            <w:pPr>
              <w:pStyle w:val="CopticCross"/>
            </w:pPr>
            <w:r w:rsidRPr="00FB5ACB">
              <w:lastRenderedPageBreak/>
              <w:t>¿</w:t>
            </w:r>
          </w:p>
        </w:tc>
        <w:tc>
          <w:tcPr>
            <w:tcW w:w="3960" w:type="dxa"/>
          </w:tcPr>
          <w:p w14:paraId="260FB9D2" w14:textId="77777777" w:rsidR="000847B6" w:rsidRDefault="000847B6" w:rsidP="00E6009C">
            <w:pPr>
              <w:pStyle w:val="EngHangEnd"/>
            </w:pPr>
          </w:p>
        </w:tc>
        <w:tc>
          <w:tcPr>
            <w:tcW w:w="288" w:type="dxa"/>
          </w:tcPr>
          <w:p w14:paraId="44588135" w14:textId="77777777" w:rsidR="000847B6" w:rsidRDefault="000847B6" w:rsidP="00E6009C"/>
        </w:tc>
        <w:tc>
          <w:tcPr>
            <w:tcW w:w="288" w:type="dxa"/>
          </w:tcPr>
          <w:p w14:paraId="1261B8E1" w14:textId="77777777" w:rsidR="000847B6" w:rsidRDefault="000847B6" w:rsidP="00E6009C">
            <w:pPr>
              <w:pStyle w:val="CopticCross"/>
            </w:pPr>
            <w:r w:rsidRPr="00FB5ACB">
              <w:t>¿</w:t>
            </w:r>
          </w:p>
        </w:tc>
        <w:tc>
          <w:tcPr>
            <w:tcW w:w="3960" w:type="dxa"/>
          </w:tcPr>
          <w:p w14:paraId="49FE556C" w14:textId="77777777" w:rsidR="000847B6" w:rsidRDefault="000847B6" w:rsidP="000847B6">
            <w:pPr>
              <w:pStyle w:val="CopticVersemulti-line"/>
              <w:rPr>
                <w:rFonts w:eastAsia="Arial Unicode MS" w:cs="FreeSerifAvvaShenouda"/>
              </w:rPr>
            </w:pPr>
            <w:r>
              <w:rPr>
                <w:rFonts w:eastAsia="Arial Unicode MS" w:cs="FreeSerifAvvaShenouda"/>
              </w:rPr>
              <w:t>Ⲯⲩⲭⲏ ⲛⲓⲃⲉⲛ ⲥⲉϩⲱⲥ:</w:t>
            </w:r>
          </w:p>
          <w:p w14:paraId="3D1FE73A" w14:textId="77777777" w:rsidR="000847B6" w:rsidRDefault="000847B6" w:rsidP="000847B6">
            <w:pPr>
              <w:pStyle w:val="CopticVersemulti-line"/>
              <w:rPr>
                <w:rFonts w:eastAsia="Arial Unicode MS" w:cs="FreeSerifAvvaShenouda"/>
              </w:rPr>
            </w:pPr>
            <w:r>
              <w:rPr>
                <w:rFonts w:eastAsia="Arial Unicode MS" w:cs="FreeSerifAvvaShenouda"/>
              </w:rPr>
              <w:t>ⲉ̀Ⲫϯ ⲡⲓⲣⲉϥⲑⲁⲙⲓⲟ̀:</w:t>
            </w:r>
          </w:p>
          <w:p w14:paraId="0BF6717E" w14:textId="77777777" w:rsidR="000847B6" w:rsidRDefault="000847B6" w:rsidP="000847B6">
            <w:pPr>
              <w:pStyle w:val="CopticVersemulti-line"/>
              <w:rPr>
                <w:rFonts w:eastAsia="Arial Unicode MS" w:cs="FreeSerifAvvaShenouda"/>
              </w:rPr>
            </w:pPr>
            <w:r>
              <w:rPr>
                <w:rFonts w:eastAsia="Arial Unicode MS" w:cs="FreeSerifAvvaShenouda"/>
              </w:rPr>
              <w:t>ⲥⲉ ⲟⲩⲱⲣⲡ ⲙ̀ⲡⲓϩⲩⲙⲛⲟⲥ:</w:t>
            </w:r>
          </w:p>
          <w:p w14:paraId="086CA4F3" w14:textId="77777777" w:rsidR="000847B6" w:rsidRPr="00384F62" w:rsidRDefault="000847B6" w:rsidP="000847B6">
            <w:pPr>
              <w:pStyle w:val="CopticVerse"/>
            </w:pPr>
            <w:r>
              <w:t>ⲙ̀ⲫⲁ ⲡⲓⲧⲁⲓⲟ̀.</w:t>
            </w:r>
          </w:p>
        </w:tc>
      </w:tr>
      <w:tr w:rsidR="000847B6" w14:paraId="086FFB42" w14:textId="77777777" w:rsidTr="00E6009C">
        <w:trPr>
          <w:cantSplit/>
          <w:jc w:val="center"/>
        </w:trPr>
        <w:tc>
          <w:tcPr>
            <w:tcW w:w="288" w:type="dxa"/>
          </w:tcPr>
          <w:p w14:paraId="7690152F" w14:textId="77777777" w:rsidR="000847B6" w:rsidRPr="00FB5ACB" w:rsidRDefault="000847B6" w:rsidP="00E6009C">
            <w:pPr>
              <w:pStyle w:val="CopticCross"/>
            </w:pPr>
          </w:p>
        </w:tc>
        <w:tc>
          <w:tcPr>
            <w:tcW w:w="3960" w:type="dxa"/>
          </w:tcPr>
          <w:p w14:paraId="1089AE27" w14:textId="77777777" w:rsidR="000847B6" w:rsidRDefault="000847B6" w:rsidP="00E6009C">
            <w:pPr>
              <w:pStyle w:val="EngHangEnd"/>
            </w:pPr>
          </w:p>
        </w:tc>
        <w:tc>
          <w:tcPr>
            <w:tcW w:w="288" w:type="dxa"/>
          </w:tcPr>
          <w:p w14:paraId="0CEACE3C" w14:textId="77777777" w:rsidR="000847B6" w:rsidRDefault="000847B6" w:rsidP="00E6009C"/>
        </w:tc>
        <w:tc>
          <w:tcPr>
            <w:tcW w:w="288" w:type="dxa"/>
          </w:tcPr>
          <w:p w14:paraId="26F692E3" w14:textId="77777777" w:rsidR="000847B6" w:rsidRPr="00FB5ACB" w:rsidRDefault="000847B6" w:rsidP="00E6009C">
            <w:pPr>
              <w:pStyle w:val="CopticCross"/>
            </w:pPr>
          </w:p>
        </w:tc>
        <w:tc>
          <w:tcPr>
            <w:tcW w:w="3960" w:type="dxa"/>
          </w:tcPr>
          <w:p w14:paraId="5C6DE60E" w14:textId="77777777" w:rsidR="000847B6" w:rsidRDefault="000847B6" w:rsidP="000847B6">
            <w:pPr>
              <w:pStyle w:val="CopticVersemulti-line"/>
              <w:rPr>
                <w:rFonts w:eastAsia="Arial Unicode MS" w:cs="FreeSerifAvvaShenouda"/>
              </w:rPr>
            </w:pPr>
            <w:r>
              <w:rPr>
                <w:rFonts w:eastAsia="Arial Unicode MS" w:cs="FreeSerifAvvaShenouda"/>
              </w:rPr>
              <w:t>Ⲱⲟⲩⲛ1ϩⲏⲧ ⲉ̀ϫⲱⲓ:</w:t>
            </w:r>
          </w:p>
          <w:p w14:paraId="7F1F8DE2" w14:textId="77777777" w:rsidR="000847B6" w:rsidRDefault="000847B6" w:rsidP="000847B6">
            <w:pPr>
              <w:pStyle w:val="CopticVersemulti-line"/>
              <w:rPr>
                <w:rFonts w:eastAsia="Arial Unicode MS" w:cs="FreeSerifAvvaShenouda"/>
              </w:rPr>
            </w:pPr>
            <w:r>
              <w:rPr>
                <w:rFonts w:eastAsia="Arial Unicode MS" w:cs="FreeSerifAvvaShenouda"/>
              </w:rPr>
              <w:t>ⲥⲱⲧⲉⲙ ⲉ̀ⲛⲁ ⲉⲩⲭⲏ:</w:t>
            </w:r>
          </w:p>
          <w:p w14:paraId="78931F65" w14:textId="77777777" w:rsidR="000847B6" w:rsidRDefault="000847B6" w:rsidP="000847B6">
            <w:pPr>
              <w:pStyle w:val="CopticVersemulti-line"/>
              <w:rPr>
                <w:rFonts w:eastAsia="Arial Unicode MS" w:cs="FreeSerifAvvaShenouda"/>
              </w:rPr>
            </w:pPr>
            <w:r>
              <w:rPr>
                <w:rFonts w:eastAsia="Arial Unicode MS" w:cs="FreeSerifAvvaShenouda"/>
              </w:rPr>
              <w:t>Ⲡⲟ̄ⲥ̄ ⲁ̀ⲣⲉϩ ⲉ̀ⲣⲟⲓ:</w:t>
            </w:r>
          </w:p>
          <w:p w14:paraId="3F284F1E" w14:textId="77777777" w:rsidR="000847B6" w:rsidRDefault="000847B6" w:rsidP="000847B6">
            <w:pPr>
              <w:pStyle w:val="CopticVerse"/>
            </w:pPr>
            <w:r>
              <w:t>ⲉ̀ⲃⲟⲗϩⲁ ⲡⲓⲫⲁϣ ⲉⲧⲭⲏ.</w:t>
            </w:r>
          </w:p>
        </w:tc>
      </w:tr>
    </w:tbl>
    <w:p w14:paraId="4B06BFC9" w14:textId="77777777" w:rsidR="00E6009C" w:rsidRPr="00B84B62" w:rsidRDefault="00E6009C" w:rsidP="00E6009C"/>
    <w:p w14:paraId="5CF84D52" w14:textId="77777777" w:rsidR="00E6009C" w:rsidRDefault="00E6009C" w:rsidP="00E6009C">
      <w:pPr>
        <w:pStyle w:val="Heading4"/>
      </w:pPr>
      <w:bookmarkStart w:id="1453" w:name="_Ref434475500"/>
      <w:r>
        <w:t>The Psali Batos</w:t>
      </w:r>
      <w:r w:rsidR="006C1B94">
        <w:t xml:space="preserve"> for the Wedding of Cana</w:t>
      </w:r>
      <w:bookmarkEnd w:id="14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847B6" w14:paraId="0D7861C6" w14:textId="77777777" w:rsidTr="00E6009C">
        <w:trPr>
          <w:cantSplit/>
          <w:jc w:val="center"/>
        </w:trPr>
        <w:tc>
          <w:tcPr>
            <w:tcW w:w="288" w:type="dxa"/>
          </w:tcPr>
          <w:p w14:paraId="3CBB31AF" w14:textId="77777777" w:rsidR="000847B6" w:rsidRDefault="000847B6" w:rsidP="00E6009C">
            <w:pPr>
              <w:pStyle w:val="CopticCross"/>
            </w:pPr>
          </w:p>
        </w:tc>
        <w:tc>
          <w:tcPr>
            <w:tcW w:w="3960" w:type="dxa"/>
          </w:tcPr>
          <w:p w14:paraId="746DD9D1" w14:textId="77777777" w:rsidR="000847B6" w:rsidRDefault="000847B6" w:rsidP="000847B6">
            <w:pPr>
              <w:pStyle w:val="EngHang"/>
            </w:pPr>
            <w:r>
              <w:t>I cried to You,</w:t>
            </w:r>
          </w:p>
          <w:p w14:paraId="354A1F90" w14:textId="77777777" w:rsidR="000847B6" w:rsidRDefault="000847B6" w:rsidP="000847B6">
            <w:pPr>
              <w:pStyle w:val="EngHang"/>
            </w:pPr>
            <w:r>
              <w:t>Entreating with all my heart:</w:t>
            </w:r>
          </w:p>
          <w:p w14:paraId="77A99BDE" w14:textId="77777777" w:rsidR="000847B6" w:rsidRDefault="000847B6" w:rsidP="000847B6">
            <w:pPr>
              <w:pStyle w:val="EngHang"/>
            </w:pPr>
            <w:r>
              <w:t>Grant comfort to Your servants,</w:t>
            </w:r>
          </w:p>
          <w:p w14:paraId="40CD9B92" w14:textId="77777777" w:rsidR="000847B6" w:rsidRDefault="000847B6" w:rsidP="000847B6">
            <w:pPr>
              <w:pStyle w:val="EngHangEnd"/>
            </w:pPr>
            <w:r>
              <w:t>And save the children of Your handmaidens.</w:t>
            </w:r>
          </w:p>
        </w:tc>
        <w:tc>
          <w:tcPr>
            <w:tcW w:w="288" w:type="dxa"/>
          </w:tcPr>
          <w:p w14:paraId="2AD5F6B3" w14:textId="77777777" w:rsidR="000847B6" w:rsidRDefault="000847B6" w:rsidP="00E6009C"/>
        </w:tc>
        <w:tc>
          <w:tcPr>
            <w:tcW w:w="288" w:type="dxa"/>
          </w:tcPr>
          <w:p w14:paraId="6D65EF84" w14:textId="77777777" w:rsidR="000847B6" w:rsidRDefault="000847B6" w:rsidP="00E6009C">
            <w:pPr>
              <w:pStyle w:val="CopticCross"/>
            </w:pPr>
          </w:p>
        </w:tc>
        <w:tc>
          <w:tcPr>
            <w:tcW w:w="3960" w:type="dxa"/>
          </w:tcPr>
          <w:p w14:paraId="7AA28785" w14:textId="77777777" w:rsidR="000847B6" w:rsidRDefault="000847B6" w:rsidP="000847B6">
            <w:pPr>
              <w:pStyle w:val="CopticVersemulti-line"/>
            </w:pPr>
            <w:r>
              <w:t>Ⲁⲓⲱϣ ⲛ̀ⲧⲁⲥ̀ⲙⲏ ⲉ̀ⲡ̀ϣⲱⲓ ϩⲁⲣⲟⲕ:</w:t>
            </w:r>
          </w:p>
          <w:p w14:paraId="48360129" w14:textId="77777777" w:rsidR="000847B6" w:rsidRDefault="000847B6" w:rsidP="000847B6">
            <w:pPr>
              <w:pStyle w:val="CopticVersemulti-line"/>
            </w:pPr>
            <w:r>
              <w:t>ϧⲉⲛ ⲡⲁϩⲏⲧ ⲧⲏⲣϥ ⲁⲓⲕⲱϯ ⲛ̀ⲥⲱⲕ:</w:t>
            </w:r>
          </w:p>
          <w:p w14:paraId="5AD767DF" w14:textId="77777777" w:rsidR="000847B6" w:rsidRDefault="000847B6" w:rsidP="000847B6">
            <w:pPr>
              <w:pStyle w:val="CopticVersemulti-line"/>
            </w:pPr>
            <w:r>
              <w:t>ⲙⲁⲡ̀ⲁ̀ⲙⲁϩⲓ ⲙ̀ⲡⲉⲕⲃⲱⲕ:</w:t>
            </w:r>
          </w:p>
          <w:p w14:paraId="14B8B805" w14:textId="77777777" w:rsidR="000847B6" w:rsidRPr="00C35319" w:rsidRDefault="000847B6" w:rsidP="000847B6">
            <w:pPr>
              <w:pStyle w:val="CopticHangingVerse"/>
            </w:pPr>
            <w:r>
              <w:t>ⲛⲟϩⲉⲙ ⲡ̀ϣⲏⲣⲓ ⲛ̀ⲧⲉⲕⲃⲱⲕⲓ.</w:t>
            </w:r>
          </w:p>
        </w:tc>
      </w:tr>
      <w:tr w:rsidR="000847B6" w14:paraId="1351D2C1" w14:textId="77777777" w:rsidTr="00E6009C">
        <w:trPr>
          <w:cantSplit/>
          <w:jc w:val="center"/>
        </w:trPr>
        <w:tc>
          <w:tcPr>
            <w:tcW w:w="288" w:type="dxa"/>
          </w:tcPr>
          <w:p w14:paraId="5E4BA71E" w14:textId="77777777" w:rsidR="000847B6" w:rsidRDefault="000847B6" w:rsidP="00E6009C">
            <w:pPr>
              <w:pStyle w:val="CopticCross"/>
            </w:pPr>
          </w:p>
        </w:tc>
        <w:tc>
          <w:tcPr>
            <w:tcW w:w="3960" w:type="dxa"/>
          </w:tcPr>
          <w:p w14:paraId="175720F6" w14:textId="77777777" w:rsidR="000847B6" w:rsidRDefault="000847B6" w:rsidP="000847B6">
            <w:pPr>
              <w:pStyle w:val="EngHang"/>
            </w:pPr>
            <w:r>
              <w:t>Everyone looks to You,</w:t>
            </w:r>
          </w:p>
          <w:p w14:paraId="049848E6" w14:textId="77777777" w:rsidR="000847B6" w:rsidRDefault="000847B6" w:rsidP="000847B6">
            <w:pPr>
              <w:pStyle w:val="EngHang"/>
            </w:pPr>
            <w:r>
              <w:t>O lover of mankind,</w:t>
            </w:r>
          </w:p>
          <w:p w14:paraId="613156A0" w14:textId="77777777" w:rsidR="000847B6" w:rsidRDefault="000847B6" w:rsidP="000847B6">
            <w:pPr>
              <w:pStyle w:val="EngHang"/>
            </w:pPr>
            <w:r>
              <w:t>Even the animals,</w:t>
            </w:r>
          </w:p>
          <w:p w14:paraId="3CD5255F" w14:textId="77777777" w:rsidR="000847B6" w:rsidRDefault="000847B6" w:rsidP="000847B6">
            <w:pPr>
              <w:pStyle w:val="EngHangEnd"/>
            </w:pPr>
            <w:r>
              <w:t>As you give feed them.</w:t>
            </w:r>
          </w:p>
        </w:tc>
        <w:tc>
          <w:tcPr>
            <w:tcW w:w="288" w:type="dxa"/>
          </w:tcPr>
          <w:p w14:paraId="580780E8" w14:textId="77777777" w:rsidR="000847B6" w:rsidRDefault="000847B6" w:rsidP="00E6009C"/>
        </w:tc>
        <w:tc>
          <w:tcPr>
            <w:tcW w:w="288" w:type="dxa"/>
          </w:tcPr>
          <w:p w14:paraId="32E9247E" w14:textId="77777777" w:rsidR="000847B6" w:rsidRDefault="000847B6" w:rsidP="00E6009C">
            <w:pPr>
              <w:pStyle w:val="CopticCross"/>
            </w:pPr>
          </w:p>
        </w:tc>
        <w:tc>
          <w:tcPr>
            <w:tcW w:w="3960" w:type="dxa"/>
          </w:tcPr>
          <w:p w14:paraId="3529B1F1" w14:textId="77777777" w:rsidR="000847B6" w:rsidRDefault="000847B6" w:rsidP="000847B6">
            <w:pPr>
              <w:pStyle w:val="CopticVersemulti-line"/>
            </w:pPr>
            <w:r>
              <w:t>Ⲃⲟⲛ ⲛⲓⲃⲉⲛ ⲛ̀ⲧⲉ ϯⲙⲉⲧⲣⲱⲙⲓ:</w:t>
            </w:r>
          </w:p>
          <w:p w14:paraId="1B9C3EEC" w14:textId="77777777" w:rsidR="000847B6" w:rsidRDefault="000847B6" w:rsidP="000847B6">
            <w:pPr>
              <w:pStyle w:val="CopticVersemulti-line"/>
            </w:pPr>
            <w:r>
              <w:t>ⲥⲉⲛⲁⲩ ⲉ̀ⲣⲟⲕ ⲱ̀ ⲡⲓⲙⲁⲓⲣⲱⲙⲓ:</w:t>
            </w:r>
          </w:p>
          <w:p w14:paraId="5426AB71" w14:textId="77777777" w:rsidR="000847B6" w:rsidRDefault="000847B6" w:rsidP="000847B6">
            <w:pPr>
              <w:pStyle w:val="CopticVersemulti-line"/>
            </w:pPr>
            <w:r>
              <w:t>ⲉ̀ⲧⲓ ⲇⲉ ⲛⲉⲙ ⲛⲓⲧⲉⲛⲃⲉⲛⲱⲟⲩⲓ̀:</w:t>
            </w:r>
          </w:p>
          <w:p w14:paraId="6A8BE15E" w14:textId="77777777" w:rsidR="000847B6" w:rsidRDefault="000847B6" w:rsidP="000847B6">
            <w:pPr>
              <w:pStyle w:val="CopticHangingVerse"/>
            </w:pPr>
            <w:r>
              <w:t>ϫⲉ ⲛ̀ⲑⲟⲕ ⲉⲑⲛⲁϯⲛ̀ⲧⲟⲩ ϧ̀ⲣⲉⲛⲱⲟⲩ.</w:t>
            </w:r>
          </w:p>
        </w:tc>
      </w:tr>
      <w:tr w:rsidR="000847B6" w14:paraId="0F6D195B" w14:textId="77777777" w:rsidTr="00E6009C">
        <w:trPr>
          <w:cantSplit/>
          <w:jc w:val="center"/>
        </w:trPr>
        <w:tc>
          <w:tcPr>
            <w:tcW w:w="288" w:type="dxa"/>
          </w:tcPr>
          <w:p w14:paraId="450EF667" w14:textId="77777777" w:rsidR="000847B6" w:rsidRDefault="000847B6" w:rsidP="00E6009C">
            <w:pPr>
              <w:pStyle w:val="CopticCross"/>
            </w:pPr>
            <w:r w:rsidRPr="00FB5ACB">
              <w:t>¿</w:t>
            </w:r>
          </w:p>
        </w:tc>
        <w:tc>
          <w:tcPr>
            <w:tcW w:w="3960" w:type="dxa"/>
          </w:tcPr>
          <w:p w14:paraId="6A0FA169" w14:textId="77777777" w:rsidR="000847B6" w:rsidRDefault="000847B6" w:rsidP="000847B6">
            <w:pPr>
              <w:pStyle w:val="EngHang"/>
            </w:pPr>
            <w:r>
              <w:t>For You are our hope</w:t>
            </w:r>
          </w:p>
          <w:p w14:paraId="74B02ABC" w14:textId="77777777" w:rsidR="000847B6" w:rsidRDefault="000847B6" w:rsidP="000847B6">
            <w:pPr>
              <w:pStyle w:val="EngHang"/>
            </w:pPr>
            <w:r>
              <w:t>On the day of judgment,</w:t>
            </w:r>
          </w:p>
          <w:p w14:paraId="25645639" w14:textId="77777777" w:rsidR="000847B6" w:rsidRDefault="000847B6" w:rsidP="000847B6">
            <w:pPr>
              <w:pStyle w:val="EngHang"/>
            </w:pPr>
            <w:r>
              <w:t>And our help in tribulations</w:t>
            </w:r>
          </w:p>
          <w:p w14:paraId="154CA027" w14:textId="77777777" w:rsidR="000847B6" w:rsidRDefault="000847B6" w:rsidP="000847B6">
            <w:pPr>
              <w:pStyle w:val="EngHangEnd"/>
            </w:pPr>
            <w:r>
              <w:t>That press hard upon us.</w:t>
            </w:r>
          </w:p>
        </w:tc>
        <w:tc>
          <w:tcPr>
            <w:tcW w:w="288" w:type="dxa"/>
          </w:tcPr>
          <w:p w14:paraId="37A8AAAC" w14:textId="77777777" w:rsidR="000847B6" w:rsidRDefault="000847B6" w:rsidP="00E6009C"/>
        </w:tc>
        <w:tc>
          <w:tcPr>
            <w:tcW w:w="288" w:type="dxa"/>
          </w:tcPr>
          <w:p w14:paraId="5CA84C4B" w14:textId="77777777" w:rsidR="000847B6" w:rsidRDefault="000847B6" w:rsidP="00E6009C">
            <w:pPr>
              <w:pStyle w:val="CopticCross"/>
            </w:pPr>
            <w:r w:rsidRPr="00FB5ACB">
              <w:t>¿</w:t>
            </w:r>
          </w:p>
        </w:tc>
        <w:tc>
          <w:tcPr>
            <w:tcW w:w="3960" w:type="dxa"/>
          </w:tcPr>
          <w:p w14:paraId="3F83C1D9" w14:textId="77777777" w:rsidR="000847B6" w:rsidRDefault="000847B6" w:rsidP="000847B6">
            <w:pPr>
              <w:pStyle w:val="CopticVersemulti-line"/>
            </w:pPr>
            <w:r>
              <w:t>Ⲅⲉ ⲅⲁⲣ ⲛ̀ⲑⲟⲕ ⲡⲉⲧⲉⲛϩⲉⲗⲡⲓⲥ:</w:t>
            </w:r>
          </w:p>
          <w:p w14:paraId="3CB06B30" w14:textId="77777777" w:rsidR="000847B6" w:rsidRDefault="000847B6" w:rsidP="000847B6">
            <w:pPr>
              <w:pStyle w:val="CopticVersemulti-line"/>
            </w:pPr>
            <w:r>
              <w:t>ϧⲉⲛ ⲡⲓⲉ̀ϩⲟⲟⲩ ⲛ̀ⲧⲉ ϯⲕ̀ⲣⲓⲥⲓⲥ:</w:t>
            </w:r>
          </w:p>
          <w:p w14:paraId="570CE39B" w14:textId="77777777" w:rsidR="000847B6" w:rsidRDefault="000847B6" w:rsidP="000847B6">
            <w:pPr>
              <w:pStyle w:val="CopticVersemulti-line"/>
            </w:pPr>
            <w:r>
              <w:t>ⲡⲉⲛⲃⲟⲏ̀ⲑⲟⲥ ϧⲉⲛ ⲛⲉⲛⲑ̀ⲗⲩⲯⲓⲥ:</w:t>
            </w:r>
          </w:p>
          <w:p w14:paraId="2484A2FA" w14:textId="77777777" w:rsidR="000847B6" w:rsidRDefault="000847B6" w:rsidP="000847B6">
            <w:pPr>
              <w:pStyle w:val="CopticHangingVerse"/>
            </w:pPr>
            <w:r>
              <w:t>ⲉ̀ⲧⲁⲩϫⲉⲙⲧⲉⲛ ⲉ̀ⲙⲁϣⲱ.</w:t>
            </w:r>
          </w:p>
        </w:tc>
      </w:tr>
      <w:tr w:rsidR="000847B6" w14:paraId="395F053C" w14:textId="77777777" w:rsidTr="00E6009C">
        <w:trPr>
          <w:cantSplit/>
          <w:jc w:val="center"/>
        </w:trPr>
        <w:tc>
          <w:tcPr>
            <w:tcW w:w="288" w:type="dxa"/>
          </w:tcPr>
          <w:p w14:paraId="677264F0" w14:textId="77777777" w:rsidR="000847B6" w:rsidRDefault="000847B6" w:rsidP="00E6009C">
            <w:pPr>
              <w:pStyle w:val="CopticCross"/>
            </w:pPr>
            <w:r w:rsidRPr="00FB5ACB">
              <w:t>¿</w:t>
            </w:r>
          </w:p>
        </w:tc>
        <w:tc>
          <w:tcPr>
            <w:tcW w:w="3960" w:type="dxa"/>
          </w:tcPr>
          <w:p w14:paraId="2A9743D3" w14:textId="77777777" w:rsidR="000847B6" w:rsidRDefault="000847B6" w:rsidP="000847B6">
            <w:pPr>
              <w:pStyle w:val="EngHang"/>
            </w:pPr>
            <w:r>
              <w:t>O Master Jesus Christ,</w:t>
            </w:r>
          </w:p>
          <w:p w14:paraId="0811BA11" w14:textId="77777777" w:rsidR="000847B6" w:rsidRDefault="000847B6" w:rsidP="000847B6">
            <w:pPr>
              <w:pStyle w:val="EngHang"/>
            </w:pPr>
            <w:r>
              <w:t>You are One in truth</w:t>
            </w:r>
          </w:p>
          <w:p w14:paraId="2B1BCB6F" w14:textId="77777777" w:rsidR="000847B6" w:rsidRDefault="000847B6" w:rsidP="000847B6">
            <w:pPr>
              <w:pStyle w:val="EngHang"/>
            </w:pPr>
            <w:r>
              <w:t>With Your good Father</w:t>
            </w:r>
          </w:p>
          <w:p w14:paraId="64583012" w14:textId="77777777" w:rsidR="000847B6" w:rsidRDefault="000847B6" w:rsidP="000847B6">
            <w:pPr>
              <w:pStyle w:val="EngHangEnd"/>
            </w:pPr>
            <w:r>
              <w:t>And the Spirit, the Paraclete.</w:t>
            </w:r>
          </w:p>
        </w:tc>
        <w:tc>
          <w:tcPr>
            <w:tcW w:w="288" w:type="dxa"/>
          </w:tcPr>
          <w:p w14:paraId="26391F12" w14:textId="77777777" w:rsidR="000847B6" w:rsidRDefault="000847B6" w:rsidP="00E6009C"/>
        </w:tc>
        <w:tc>
          <w:tcPr>
            <w:tcW w:w="288" w:type="dxa"/>
          </w:tcPr>
          <w:p w14:paraId="7869CB07" w14:textId="77777777" w:rsidR="000847B6" w:rsidRDefault="000847B6" w:rsidP="00E6009C">
            <w:pPr>
              <w:pStyle w:val="CopticCross"/>
            </w:pPr>
            <w:r w:rsidRPr="00FB5ACB">
              <w:t>¿</w:t>
            </w:r>
          </w:p>
        </w:tc>
        <w:tc>
          <w:tcPr>
            <w:tcW w:w="3960" w:type="dxa"/>
          </w:tcPr>
          <w:p w14:paraId="0D9ED56A" w14:textId="77777777" w:rsidR="000847B6" w:rsidRDefault="000847B6" w:rsidP="000847B6">
            <w:pPr>
              <w:pStyle w:val="CopticVersemulti-line"/>
            </w:pPr>
            <w:r>
              <w:t>Ⲇⲉⲥⲡⲟⲧⲁ Ⲓⲏ̄ⲥ̄ Ⲡⲭ̄ⲥ̄:</w:t>
            </w:r>
          </w:p>
          <w:p w14:paraId="216DFF61" w14:textId="77777777" w:rsidR="000847B6" w:rsidRDefault="000847B6" w:rsidP="000847B6">
            <w:pPr>
              <w:pStyle w:val="CopticVersemulti-line"/>
            </w:pPr>
            <w:r>
              <w:t>ⲡⲓⲟ̀ⲙⲟⲟⲩⲥⲓⲟⲥ ⲁ̀ⲗⲏⲑⲟⲥ:</w:t>
            </w:r>
          </w:p>
          <w:p w14:paraId="13EAE4BD" w14:textId="77777777" w:rsidR="000847B6" w:rsidRDefault="000847B6" w:rsidP="000847B6">
            <w:pPr>
              <w:pStyle w:val="CopticVersemulti-line"/>
            </w:pPr>
            <w:r>
              <w:t>ⲛⲉⲙ Ⲡⲉⲕⲓⲱⲧ ⲛ̀ⲛⲁ̀ⲅⲁⲑⲟⲥ:</w:t>
            </w:r>
          </w:p>
          <w:p w14:paraId="3555D87D" w14:textId="77777777" w:rsidR="000847B6" w:rsidRDefault="000847B6" w:rsidP="000847B6">
            <w:pPr>
              <w:pStyle w:val="CopticHangingVerse"/>
            </w:pPr>
            <w:r>
              <w:t>ⲛⲉⲙ ⲡⲓⲡ̄ⲛ̄ⲁ̄ ⲙ̀ⲡⲁⲣⲁⲕⲗⲏⲧⲟⲥ.</w:t>
            </w:r>
          </w:p>
        </w:tc>
      </w:tr>
      <w:tr w:rsidR="000847B6" w14:paraId="41E37DF2" w14:textId="77777777" w:rsidTr="00E6009C">
        <w:trPr>
          <w:cantSplit/>
          <w:jc w:val="center"/>
        </w:trPr>
        <w:tc>
          <w:tcPr>
            <w:tcW w:w="288" w:type="dxa"/>
          </w:tcPr>
          <w:p w14:paraId="0D588FC3" w14:textId="77777777" w:rsidR="000847B6" w:rsidRDefault="000847B6" w:rsidP="00E6009C">
            <w:pPr>
              <w:pStyle w:val="CopticCross"/>
            </w:pPr>
          </w:p>
        </w:tc>
        <w:tc>
          <w:tcPr>
            <w:tcW w:w="3960" w:type="dxa"/>
          </w:tcPr>
          <w:p w14:paraId="198FF1D3" w14:textId="77777777" w:rsidR="000847B6" w:rsidRDefault="000847B6" w:rsidP="000847B6">
            <w:pPr>
              <w:pStyle w:val="EngHang"/>
            </w:pPr>
            <w:r>
              <w:t>The heavens witness</w:t>
            </w:r>
          </w:p>
          <w:p w14:paraId="423CF828" w14:textId="77777777" w:rsidR="000847B6" w:rsidRDefault="000847B6" w:rsidP="000847B6">
            <w:pPr>
              <w:pStyle w:val="EngHang"/>
            </w:pPr>
            <w:r>
              <w:t>To His wonders and powers.</w:t>
            </w:r>
          </w:p>
          <w:p w14:paraId="3808DB77" w14:textId="77777777" w:rsidR="000847B6" w:rsidRDefault="000847B6" w:rsidP="000847B6">
            <w:pPr>
              <w:pStyle w:val="EngHang"/>
            </w:pPr>
            <w:r>
              <w:t>Praise the Lord with a new song,</w:t>
            </w:r>
          </w:p>
          <w:p w14:paraId="46D84244" w14:textId="77777777" w:rsidR="000847B6" w:rsidRDefault="000847B6" w:rsidP="000847B6">
            <w:pPr>
              <w:pStyle w:val="EngHangEnd"/>
            </w:pPr>
            <w:r>
              <w:t>Praise the Lord, all the Earth.</w:t>
            </w:r>
          </w:p>
        </w:tc>
        <w:tc>
          <w:tcPr>
            <w:tcW w:w="288" w:type="dxa"/>
          </w:tcPr>
          <w:p w14:paraId="717302F7" w14:textId="77777777" w:rsidR="000847B6" w:rsidRDefault="000847B6" w:rsidP="00E6009C"/>
        </w:tc>
        <w:tc>
          <w:tcPr>
            <w:tcW w:w="288" w:type="dxa"/>
          </w:tcPr>
          <w:p w14:paraId="6445BCE2" w14:textId="77777777" w:rsidR="000847B6" w:rsidRDefault="000847B6" w:rsidP="00E6009C">
            <w:pPr>
              <w:pStyle w:val="CopticCross"/>
            </w:pPr>
          </w:p>
        </w:tc>
        <w:tc>
          <w:tcPr>
            <w:tcW w:w="3960" w:type="dxa"/>
          </w:tcPr>
          <w:p w14:paraId="626C0D61" w14:textId="77777777" w:rsidR="000847B6" w:rsidRDefault="000847B6" w:rsidP="000847B6">
            <w:pPr>
              <w:pStyle w:val="CopticVersemulti-line"/>
            </w:pPr>
            <w:r>
              <w:t>Ⲉⲩⲟⲩⲱⲛϩ ⲛ̀ⲛⲉϥϣ̀ⲫⲏⲣⲓ:</w:t>
            </w:r>
          </w:p>
          <w:p w14:paraId="664A35ED" w14:textId="77777777" w:rsidR="000847B6" w:rsidRDefault="000847B6" w:rsidP="000847B6">
            <w:pPr>
              <w:pStyle w:val="CopticVersemulti-line"/>
            </w:pPr>
            <w:r>
              <w:t>ⲛ̀ϫⲉ ⲛⲓⲫⲏⲟⲩⲓ̀ ⲛⲉⲙ ⲧⲉϥⲙⲉⲧϫⲱⲣⲓ:</w:t>
            </w:r>
          </w:p>
          <w:p w14:paraId="4803B052" w14:textId="77777777" w:rsidR="000847B6" w:rsidRDefault="000847B6" w:rsidP="000847B6">
            <w:pPr>
              <w:pStyle w:val="CopticVersemulti-line"/>
            </w:pPr>
            <w:r>
              <w:t>ϩⲱⲥ ⲉ̀Ⲡⲟ̄ⲥ̄ ϧⲉⲛ ⲟⲩϩⲱⲥ ⲙ̀ⲃⲉⲣⲓ:</w:t>
            </w:r>
          </w:p>
          <w:p w14:paraId="509010DB" w14:textId="77777777" w:rsidR="000847B6" w:rsidRDefault="000847B6" w:rsidP="000847B6">
            <w:pPr>
              <w:pStyle w:val="CopticHangingVerse"/>
            </w:pPr>
            <w:r>
              <w:t>ϩⲱⲥ ⲉ̀Ⲡⲟ̄ⲥ̄ ⲡ̀ⲕⲁϩⲓ ⲧⲏⲣϥ.</w:t>
            </w:r>
          </w:p>
        </w:tc>
      </w:tr>
      <w:tr w:rsidR="000847B6" w14:paraId="29D9C33D" w14:textId="77777777" w:rsidTr="00E6009C">
        <w:trPr>
          <w:cantSplit/>
          <w:jc w:val="center"/>
        </w:trPr>
        <w:tc>
          <w:tcPr>
            <w:tcW w:w="288" w:type="dxa"/>
          </w:tcPr>
          <w:p w14:paraId="4F638554" w14:textId="77777777" w:rsidR="000847B6" w:rsidRDefault="000847B6" w:rsidP="00E6009C">
            <w:pPr>
              <w:pStyle w:val="CopticCross"/>
            </w:pPr>
          </w:p>
        </w:tc>
        <w:tc>
          <w:tcPr>
            <w:tcW w:w="3960" w:type="dxa"/>
          </w:tcPr>
          <w:p w14:paraId="37FECE3E" w14:textId="77777777" w:rsidR="000847B6" w:rsidRDefault="000847B6" w:rsidP="000847B6">
            <w:pPr>
              <w:pStyle w:val="EngHang"/>
            </w:pPr>
            <w:r>
              <w:t>You have changed</w:t>
            </w:r>
          </w:p>
          <w:p w14:paraId="453AFB7D" w14:textId="77777777" w:rsidR="000847B6" w:rsidRDefault="000847B6" w:rsidP="000847B6">
            <w:pPr>
              <w:pStyle w:val="EngHang"/>
            </w:pPr>
            <w:r>
              <w:t>Six pots of water into fine wine,</w:t>
            </w:r>
          </w:p>
          <w:p w14:paraId="02CEB185" w14:textId="77777777" w:rsidR="000847B6" w:rsidRDefault="000847B6" w:rsidP="000847B6">
            <w:pPr>
              <w:pStyle w:val="EngHang"/>
            </w:pPr>
            <w:r>
              <w:t>Revealing Your great glory,</w:t>
            </w:r>
          </w:p>
          <w:p w14:paraId="4E7CFD41" w14:textId="77777777" w:rsidR="000847B6" w:rsidRDefault="000847B6" w:rsidP="000847B6">
            <w:pPr>
              <w:pStyle w:val="EngHangEnd"/>
            </w:pPr>
            <w:r>
              <w:t>In Cana of Galilee.</w:t>
            </w:r>
          </w:p>
        </w:tc>
        <w:tc>
          <w:tcPr>
            <w:tcW w:w="288" w:type="dxa"/>
          </w:tcPr>
          <w:p w14:paraId="2C0C7A76" w14:textId="77777777" w:rsidR="000847B6" w:rsidRDefault="000847B6" w:rsidP="00E6009C"/>
        </w:tc>
        <w:tc>
          <w:tcPr>
            <w:tcW w:w="288" w:type="dxa"/>
          </w:tcPr>
          <w:p w14:paraId="75C2D529" w14:textId="77777777" w:rsidR="000847B6" w:rsidRDefault="000847B6" w:rsidP="00E6009C">
            <w:pPr>
              <w:pStyle w:val="CopticCross"/>
            </w:pPr>
          </w:p>
        </w:tc>
        <w:tc>
          <w:tcPr>
            <w:tcW w:w="3960" w:type="dxa"/>
          </w:tcPr>
          <w:p w14:paraId="4E786CFF" w14:textId="77777777" w:rsidR="000847B6" w:rsidRDefault="000847B6" w:rsidP="000847B6">
            <w:pPr>
              <w:pStyle w:val="CopticVersemulti-line"/>
            </w:pPr>
            <w:r>
              <w:t>Ⲥⲟⲟⲩ (ⲋ) ⲛ̀ϩⲩⲇⲣⲓⲁ̀ ⲙ̀ⲙⲱⲟⲩ:</w:t>
            </w:r>
          </w:p>
          <w:p w14:paraId="7CFA4A13" w14:textId="77777777" w:rsidR="000847B6" w:rsidRDefault="000847B6" w:rsidP="000847B6">
            <w:pPr>
              <w:pStyle w:val="CopticVersemulti-line"/>
            </w:pPr>
            <w:r>
              <w:t>ⲟⲩⲏⲣⲡ ⲉⲧⲥⲱⲧⲡ ⲁⲕⲟⲩⲱ̀ⲧⲉⲃ ⲙ̀ⲙⲱⲟⲩ:</w:t>
            </w:r>
          </w:p>
          <w:p w14:paraId="28F8BA22" w14:textId="77777777" w:rsidR="000847B6" w:rsidRDefault="000847B6" w:rsidP="000847B6">
            <w:pPr>
              <w:pStyle w:val="CopticVersemulti-line"/>
            </w:pPr>
            <w:r>
              <w:t>ⲉ̀ⲃⲟⲗϩⲓⲧⲉⲛ ⲡⲉⲕⲛⲓϣϯ ⲛ̀ⲱⲟⲩ:</w:t>
            </w:r>
          </w:p>
          <w:p w14:paraId="69096E4F" w14:textId="77777777" w:rsidR="000847B6" w:rsidRDefault="000847B6" w:rsidP="000847B6">
            <w:pPr>
              <w:pStyle w:val="CopticHangingVerse"/>
            </w:pPr>
            <w:r>
              <w:t>ϧⲉⲛ Ⲕⲁⲛⲁ ⲛ̀ⲧⲉ ϯⲄⲁⲗⲓⲗⲉⲁ̀.</w:t>
            </w:r>
          </w:p>
        </w:tc>
      </w:tr>
      <w:tr w:rsidR="000847B6" w14:paraId="2CD0B38B" w14:textId="77777777" w:rsidTr="00E6009C">
        <w:trPr>
          <w:cantSplit/>
          <w:jc w:val="center"/>
        </w:trPr>
        <w:tc>
          <w:tcPr>
            <w:tcW w:w="288" w:type="dxa"/>
          </w:tcPr>
          <w:p w14:paraId="2223BC46" w14:textId="77777777" w:rsidR="000847B6" w:rsidRDefault="000847B6" w:rsidP="00E6009C">
            <w:pPr>
              <w:pStyle w:val="CopticCross"/>
            </w:pPr>
            <w:r w:rsidRPr="00FB5ACB">
              <w:t>¿</w:t>
            </w:r>
          </w:p>
        </w:tc>
        <w:tc>
          <w:tcPr>
            <w:tcW w:w="3960" w:type="dxa"/>
          </w:tcPr>
          <w:p w14:paraId="4FFA9D59" w14:textId="77777777" w:rsidR="000847B6" w:rsidRDefault="000847B6" w:rsidP="000847B6">
            <w:pPr>
              <w:pStyle w:val="EngHang"/>
            </w:pPr>
            <w:r>
              <w:t>Many are Your Powers,</w:t>
            </w:r>
          </w:p>
          <w:p w14:paraId="5C7349F4" w14:textId="77777777" w:rsidR="000847B6" w:rsidRDefault="000847B6" w:rsidP="000847B6">
            <w:pPr>
              <w:pStyle w:val="EngHang"/>
            </w:pPr>
            <w:r>
              <w:t>Which you made in your power,</w:t>
            </w:r>
          </w:p>
          <w:p w14:paraId="4DE901B0" w14:textId="77777777" w:rsidR="000847B6" w:rsidRDefault="000847B6" w:rsidP="000847B6">
            <w:pPr>
              <w:pStyle w:val="EngHang"/>
            </w:pPr>
            <w:r>
              <w:t>For You hard the cry of</w:t>
            </w:r>
          </w:p>
          <w:p w14:paraId="7EF293ED" w14:textId="77777777" w:rsidR="000847B6" w:rsidRDefault="000847B6" w:rsidP="000847B6">
            <w:pPr>
              <w:pStyle w:val="EngHangEnd"/>
            </w:pPr>
            <w:r>
              <w:t>Those in bondage.</w:t>
            </w:r>
          </w:p>
        </w:tc>
        <w:tc>
          <w:tcPr>
            <w:tcW w:w="288" w:type="dxa"/>
          </w:tcPr>
          <w:p w14:paraId="3B21E6E1" w14:textId="77777777" w:rsidR="000847B6" w:rsidRDefault="000847B6" w:rsidP="00E6009C"/>
        </w:tc>
        <w:tc>
          <w:tcPr>
            <w:tcW w:w="288" w:type="dxa"/>
          </w:tcPr>
          <w:p w14:paraId="1EA32247" w14:textId="77777777" w:rsidR="000847B6" w:rsidRDefault="000847B6" w:rsidP="00E6009C">
            <w:pPr>
              <w:pStyle w:val="CopticCross"/>
            </w:pPr>
            <w:r w:rsidRPr="00FB5ACB">
              <w:t>¿</w:t>
            </w:r>
          </w:p>
        </w:tc>
        <w:tc>
          <w:tcPr>
            <w:tcW w:w="3960" w:type="dxa"/>
          </w:tcPr>
          <w:p w14:paraId="7366BDC7" w14:textId="77777777" w:rsidR="000847B6" w:rsidRDefault="000847B6" w:rsidP="000847B6">
            <w:pPr>
              <w:pStyle w:val="CopticVersemulti-line"/>
            </w:pPr>
            <w:r>
              <w:t>Ⲍⲉⲟϣ ⲅⲁⲣ ⲛⲉ ⲛⲓⲏⲟⲙ:</w:t>
            </w:r>
          </w:p>
          <w:p w14:paraId="478B8024" w14:textId="77777777" w:rsidR="000847B6" w:rsidRDefault="000847B6" w:rsidP="000847B6">
            <w:pPr>
              <w:pStyle w:val="CopticVersemulti-line"/>
            </w:pPr>
            <w:r>
              <w:t>ⲛⲏⲉ̀ⲧⲁⲕⲁⲓⲧⲟⲓⲩ ϧⲉⲛ ⲧⲉⲕϫⲟⲙ:</w:t>
            </w:r>
          </w:p>
          <w:p w14:paraId="4DBFC0DD" w14:textId="77777777" w:rsidR="000847B6" w:rsidRDefault="000847B6" w:rsidP="000847B6">
            <w:pPr>
              <w:pStyle w:val="CopticVersemulti-line"/>
            </w:pPr>
            <w:r>
              <w:t>ϫⲉ ⲁ̀ⲕⲥⲱⲧⲉⲙ ⲉ̀ⲡⲓϥⲓⲁ̀ϩⲟⲙ:</w:t>
            </w:r>
          </w:p>
          <w:p w14:paraId="5056CBAE" w14:textId="77777777" w:rsidR="000847B6" w:rsidRDefault="000847B6" w:rsidP="000847B6">
            <w:pPr>
              <w:pStyle w:val="CopticHangingVerse"/>
            </w:pPr>
            <w:r>
              <w:t>ⲛ̀ⲧⲉ ⲛⲏⲉⲧϩⲱⲟⲩⲓ̀ ⲙ̀ⲡⲉⲇⲏⲥ.</w:t>
            </w:r>
          </w:p>
        </w:tc>
      </w:tr>
      <w:tr w:rsidR="000847B6" w14:paraId="77A3C30C" w14:textId="77777777" w:rsidTr="00E6009C">
        <w:trPr>
          <w:cantSplit/>
          <w:jc w:val="center"/>
        </w:trPr>
        <w:tc>
          <w:tcPr>
            <w:tcW w:w="288" w:type="dxa"/>
          </w:tcPr>
          <w:p w14:paraId="5D84B376" w14:textId="77777777" w:rsidR="000847B6" w:rsidRDefault="000847B6" w:rsidP="00E6009C">
            <w:pPr>
              <w:pStyle w:val="CopticCross"/>
            </w:pPr>
            <w:r w:rsidRPr="00FB5ACB">
              <w:t>¿</w:t>
            </w:r>
          </w:p>
        </w:tc>
        <w:tc>
          <w:tcPr>
            <w:tcW w:w="3960" w:type="dxa"/>
          </w:tcPr>
          <w:p w14:paraId="46E59926" w14:textId="77777777" w:rsidR="000847B6" w:rsidRDefault="000847B6" w:rsidP="000847B6">
            <w:pPr>
              <w:pStyle w:val="EngHang"/>
            </w:pPr>
            <w:r>
              <w:t>Isaiah, Elijah,</w:t>
            </w:r>
          </w:p>
          <w:p w14:paraId="71311421" w14:textId="77777777" w:rsidR="000847B6" w:rsidRDefault="000847B6" w:rsidP="000847B6">
            <w:pPr>
              <w:pStyle w:val="EngHang"/>
            </w:pPr>
            <w:r>
              <w:t>Moses, and Jeremiah</w:t>
            </w:r>
          </w:p>
          <w:p w14:paraId="02DE2137" w14:textId="77777777" w:rsidR="000847B6" w:rsidRDefault="000847B6" w:rsidP="000847B6">
            <w:pPr>
              <w:pStyle w:val="EngHang"/>
            </w:pPr>
            <w:r>
              <w:t>Have called You the Messiah,</w:t>
            </w:r>
          </w:p>
          <w:p w14:paraId="1EACEBC3" w14:textId="77777777" w:rsidR="000847B6" w:rsidRDefault="000847B6" w:rsidP="000847B6">
            <w:pPr>
              <w:pStyle w:val="EngHangEnd"/>
            </w:pPr>
            <w:r>
              <w:t>Which means, the Christ.</w:t>
            </w:r>
          </w:p>
        </w:tc>
        <w:tc>
          <w:tcPr>
            <w:tcW w:w="288" w:type="dxa"/>
          </w:tcPr>
          <w:p w14:paraId="6ADD54D5" w14:textId="77777777" w:rsidR="000847B6" w:rsidRDefault="000847B6" w:rsidP="00E6009C"/>
        </w:tc>
        <w:tc>
          <w:tcPr>
            <w:tcW w:w="288" w:type="dxa"/>
          </w:tcPr>
          <w:p w14:paraId="480C5AAD" w14:textId="77777777" w:rsidR="000847B6" w:rsidRDefault="000847B6" w:rsidP="00E6009C">
            <w:pPr>
              <w:pStyle w:val="CopticCross"/>
            </w:pPr>
            <w:r w:rsidRPr="00FB5ACB">
              <w:t>¿</w:t>
            </w:r>
          </w:p>
        </w:tc>
        <w:tc>
          <w:tcPr>
            <w:tcW w:w="3960" w:type="dxa"/>
          </w:tcPr>
          <w:p w14:paraId="1CFF7CE3" w14:textId="77777777" w:rsidR="000847B6" w:rsidRDefault="000847B6" w:rsidP="000847B6">
            <w:pPr>
              <w:pStyle w:val="CopticVersemulti-line"/>
            </w:pPr>
            <w:r>
              <w:t>Ⲏⲥⲁⲏ̀ⲁⲥ ⲛⲉⲙ Ⲏⲗⲓⲁⲥ:</w:t>
            </w:r>
          </w:p>
          <w:p w14:paraId="1066C25F" w14:textId="77777777" w:rsidR="000847B6" w:rsidRDefault="000847B6" w:rsidP="000847B6">
            <w:pPr>
              <w:pStyle w:val="CopticVersemulti-line"/>
            </w:pPr>
            <w:r>
              <w:t>ⲛⲉⲙ Ⲙⲱⲩ̀ⲥⲏⲥ ⲛⲉⲙ Ⲓⲉⲣⲉⲙⲓⲁⲥ:</w:t>
            </w:r>
          </w:p>
          <w:p w14:paraId="513B68F0" w14:textId="77777777" w:rsidR="000847B6" w:rsidRDefault="000847B6" w:rsidP="000847B6">
            <w:pPr>
              <w:pStyle w:val="CopticVersemulti-line"/>
            </w:pPr>
            <w:r>
              <w:t>ⲁⲩⲙⲟⲩϯ ⲉ̀ⲣⲟⲕ ϫⲉ Ⲙⲁⲥⲓⲁⲥ:</w:t>
            </w:r>
          </w:p>
          <w:p w14:paraId="6F35A264" w14:textId="77777777" w:rsidR="000847B6" w:rsidRPr="005130A7" w:rsidRDefault="000847B6" w:rsidP="000847B6">
            <w:pPr>
              <w:pStyle w:val="CopticHangingVerse"/>
            </w:pPr>
            <w:r>
              <w:t>ⲫⲏⲉ̀ϣⲁⲩ ⲟⲩⲁϩ ⲙⲉϥϫⲉ Ⲡⲭ̄ⲥ̄.</w:t>
            </w:r>
          </w:p>
        </w:tc>
      </w:tr>
      <w:tr w:rsidR="000847B6" w14:paraId="6F91A8FD" w14:textId="77777777" w:rsidTr="00E6009C">
        <w:trPr>
          <w:cantSplit/>
          <w:jc w:val="center"/>
        </w:trPr>
        <w:tc>
          <w:tcPr>
            <w:tcW w:w="288" w:type="dxa"/>
          </w:tcPr>
          <w:p w14:paraId="607E92C7" w14:textId="77777777" w:rsidR="000847B6" w:rsidRDefault="000847B6" w:rsidP="00E6009C">
            <w:pPr>
              <w:pStyle w:val="CopticCross"/>
            </w:pPr>
          </w:p>
        </w:tc>
        <w:tc>
          <w:tcPr>
            <w:tcW w:w="3960" w:type="dxa"/>
          </w:tcPr>
          <w:p w14:paraId="72D1BA07" w14:textId="77777777" w:rsidR="000847B6" w:rsidRDefault="000847B6" w:rsidP="000847B6">
            <w:pPr>
              <w:pStyle w:val="EngHang"/>
            </w:pPr>
            <w:r>
              <w:t>Assemble now, all you people,</w:t>
            </w:r>
          </w:p>
          <w:p w14:paraId="72DA814C" w14:textId="77777777" w:rsidR="000847B6" w:rsidRDefault="000847B6" w:rsidP="000847B6">
            <w:pPr>
              <w:pStyle w:val="EngHang"/>
            </w:pPr>
            <w:r>
              <w:t>The children of Orthodoxy,</w:t>
            </w:r>
          </w:p>
          <w:p w14:paraId="439F2A09" w14:textId="77777777" w:rsidR="000847B6" w:rsidRDefault="000847B6" w:rsidP="000847B6">
            <w:pPr>
              <w:pStyle w:val="EngHang"/>
            </w:pPr>
            <w:r>
              <w:t>To praise Christ,</w:t>
            </w:r>
          </w:p>
          <w:p w14:paraId="4C1C64A0" w14:textId="77777777" w:rsidR="000847B6" w:rsidRDefault="000847B6" w:rsidP="000847B6">
            <w:pPr>
              <w:pStyle w:val="EngHangEnd"/>
            </w:pPr>
            <w:r>
              <w:t>The Son of God in truth.</w:t>
            </w:r>
          </w:p>
        </w:tc>
        <w:tc>
          <w:tcPr>
            <w:tcW w:w="288" w:type="dxa"/>
          </w:tcPr>
          <w:p w14:paraId="784D214B" w14:textId="77777777" w:rsidR="000847B6" w:rsidRDefault="000847B6" w:rsidP="00E6009C"/>
        </w:tc>
        <w:tc>
          <w:tcPr>
            <w:tcW w:w="288" w:type="dxa"/>
          </w:tcPr>
          <w:p w14:paraId="42032BEA" w14:textId="77777777" w:rsidR="000847B6" w:rsidRDefault="000847B6" w:rsidP="00E6009C">
            <w:pPr>
              <w:pStyle w:val="CopticCross"/>
            </w:pPr>
          </w:p>
        </w:tc>
        <w:tc>
          <w:tcPr>
            <w:tcW w:w="3960" w:type="dxa"/>
          </w:tcPr>
          <w:p w14:paraId="0EB8789E" w14:textId="77777777" w:rsidR="000847B6" w:rsidRDefault="000847B6" w:rsidP="000847B6">
            <w:pPr>
              <w:pStyle w:val="CopticVersemulti-line"/>
            </w:pPr>
            <w:r>
              <w:t>Ⲑⲱⲟⲩϯ ⲧⲏⲣⲟⲩ ⲱ̀ ⲛⲓⲗⲁⲟⲥ:</w:t>
            </w:r>
          </w:p>
          <w:p w14:paraId="55F7F93F" w14:textId="77777777" w:rsidR="000847B6" w:rsidRDefault="000847B6" w:rsidP="000847B6">
            <w:pPr>
              <w:pStyle w:val="CopticVersemulti-line"/>
            </w:pPr>
            <w:r>
              <w:t>ⲛⲓϣⲏⲣⲓ ⲛ̀ⲟⲣⲉⲑⲟⲇⲟⲝⲟⲥ</w:t>
            </w:r>
          </w:p>
          <w:p w14:paraId="2521DA67" w14:textId="77777777" w:rsidR="000847B6" w:rsidRDefault="000847B6" w:rsidP="000847B6">
            <w:pPr>
              <w:pStyle w:val="CopticVersemulti-line"/>
            </w:pPr>
            <w:r>
              <w:t xml:space="preserve"> ⲛ̀ⲧⲉⲛϩⲱⲥ ⲉ̀Ⲓⲏ̄ⲥ̄ Ⲡⲭ̄ⲥ̄:</w:t>
            </w:r>
          </w:p>
          <w:p w14:paraId="1EC46634" w14:textId="77777777" w:rsidR="000847B6" w:rsidRPr="005130A7" w:rsidRDefault="000847B6" w:rsidP="000847B6">
            <w:pPr>
              <w:pStyle w:val="CopticHangingVerse"/>
            </w:pPr>
            <w:r>
              <w:t>ⲡ̀ϣⲏⲣⲓ ⲙ̀Ⲫϯ ϧⲉⲛ ⲟⲩⲙⲉⲑⲙⲏⲓ.</w:t>
            </w:r>
          </w:p>
        </w:tc>
      </w:tr>
      <w:tr w:rsidR="000847B6" w14:paraId="029D6494" w14:textId="77777777" w:rsidTr="00E6009C">
        <w:trPr>
          <w:cantSplit/>
          <w:jc w:val="center"/>
        </w:trPr>
        <w:tc>
          <w:tcPr>
            <w:tcW w:w="288" w:type="dxa"/>
          </w:tcPr>
          <w:p w14:paraId="420CD26B" w14:textId="77777777" w:rsidR="000847B6" w:rsidRDefault="000847B6" w:rsidP="00E6009C">
            <w:pPr>
              <w:pStyle w:val="CopticCross"/>
            </w:pPr>
          </w:p>
        </w:tc>
        <w:tc>
          <w:tcPr>
            <w:tcW w:w="3960" w:type="dxa"/>
          </w:tcPr>
          <w:p w14:paraId="00F12AEA" w14:textId="77777777" w:rsidR="000847B6" w:rsidRDefault="000847B6" w:rsidP="000847B6">
            <w:pPr>
              <w:pStyle w:val="EngHang"/>
            </w:pPr>
            <w:r>
              <w:t>From the ages and forever,</w:t>
            </w:r>
          </w:p>
          <w:p w14:paraId="3F0816E5" w14:textId="77777777" w:rsidR="000847B6" w:rsidRDefault="000847B6" w:rsidP="000847B6">
            <w:pPr>
              <w:pStyle w:val="EngHang"/>
            </w:pPr>
            <w:r>
              <w:t>You are the King of the ages;</w:t>
            </w:r>
          </w:p>
          <w:p w14:paraId="34631866" w14:textId="77777777" w:rsidR="000847B6" w:rsidRDefault="000847B6" w:rsidP="000847B6">
            <w:pPr>
              <w:pStyle w:val="EngHang"/>
            </w:pPr>
            <w:r>
              <w:t>Be with us until the end of days,</w:t>
            </w:r>
          </w:p>
          <w:p w14:paraId="58ABD1C0" w14:textId="77777777" w:rsidR="000847B6" w:rsidRDefault="000847B6" w:rsidP="000847B6">
            <w:pPr>
              <w:pStyle w:val="EngHangEnd"/>
            </w:pPr>
            <w:r>
              <w:t>For Your is the glory.</w:t>
            </w:r>
          </w:p>
        </w:tc>
        <w:tc>
          <w:tcPr>
            <w:tcW w:w="288" w:type="dxa"/>
          </w:tcPr>
          <w:p w14:paraId="529AA4A4" w14:textId="77777777" w:rsidR="000847B6" w:rsidRDefault="000847B6" w:rsidP="00E6009C"/>
        </w:tc>
        <w:tc>
          <w:tcPr>
            <w:tcW w:w="288" w:type="dxa"/>
          </w:tcPr>
          <w:p w14:paraId="11AB0504" w14:textId="77777777" w:rsidR="000847B6" w:rsidRDefault="000847B6" w:rsidP="00E6009C">
            <w:pPr>
              <w:pStyle w:val="CopticCross"/>
            </w:pPr>
          </w:p>
        </w:tc>
        <w:tc>
          <w:tcPr>
            <w:tcW w:w="3960" w:type="dxa"/>
          </w:tcPr>
          <w:p w14:paraId="68EC3155" w14:textId="77777777" w:rsidR="000847B6" w:rsidRDefault="000847B6" w:rsidP="000847B6">
            <w:pPr>
              <w:pStyle w:val="CopticVersemulti-line"/>
            </w:pPr>
            <w:r>
              <w:t>Ⲓⲥϫⲉⲛ ⲡ̀ⲉ̀ⲛⲉϩ ⲛⲉⲙ ϣⲁ ⲉ̀ⲛⲉϩ:</w:t>
            </w:r>
          </w:p>
          <w:p w14:paraId="482D83A3" w14:textId="77777777" w:rsidR="000847B6" w:rsidRDefault="000847B6" w:rsidP="000847B6">
            <w:pPr>
              <w:pStyle w:val="CopticVersemulti-line"/>
            </w:pPr>
            <w:r>
              <w:t>ⲛ̀ⲑⲟⲕ ⲡⲉ ⲡ̀ⲟⲩⲣⲟ ⲛ̀ⲧⲉ ⲛⲓⲉ̀ⲛⲉϩ:</w:t>
            </w:r>
          </w:p>
          <w:p w14:paraId="151FE46D" w14:textId="77777777" w:rsidR="000847B6" w:rsidRDefault="000847B6" w:rsidP="000847B6">
            <w:pPr>
              <w:pStyle w:val="CopticVersemulti-line"/>
            </w:pPr>
            <w:r>
              <w:t>ϣⲱⲡⲓ ⲛⲉⲙⲁⲛ ϣⲁ ⲛⲓⲉ̀ⲛⲉϩ:</w:t>
            </w:r>
          </w:p>
          <w:p w14:paraId="038AE5C5" w14:textId="77777777" w:rsidR="000847B6" w:rsidRPr="005130A7" w:rsidRDefault="000847B6" w:rsidP="000847B6">
            <w:pPr>
              <w:pStyle w:val="CopticHangingVerse"/>
            </w:pPr>
            <w:r>
              <w:t>ⲉ̀ⲣⲉ ⲡⲓⲱ̀ⲟⲩ ⲉⲣⲡⲣⲉⲡⲓ ⲛⲁⲕ.</w:t>
            </w:r>
          </w:p>
        </w:tc>
      </w:tr>
      <w:tr w:rsidR="000847B6" w14:paraId="5FD2C530" w14:textId="77777777" w:rsidTr="00E6009C">
        <w:trPr>
          <w:cantSplit/>
          <w:jc w:val="center"/>
        </w:trPr>
        <w:tc>
          <w:tcPr>
            <w:tcW w:w="288" w:type="dxa"/>
          </w:tcPr>
          <w:p w14:paraId="6B28231B" w14:textId="77777777" w:rsidR="000847B6" w:rsidRDefault="000847B6" w:rsidP="00E6009C">
            <w:pPr>
              <w:pStyle w:val="CopticCross"/>
            </w:pPr>
            <w:r w:rsidRPr="00FB5ACB">
              <w:lastRenderedPageBreak/>
              <w:t>¿</w:t>
            </w:r>
          </w:p>
        </w:tc>
        <w:tc>
          <w:tcPr>
            <w:tcW w:w="3960" w:type="dxa"/>
          </w:tcPr>
          <w:p w14:paraId="7DD7BC7E" w14:textId="77777777" w:rsidR="000847B6" w:rsidRDefault="000847B6" w:rsidP="000847B6">
            <w:pPr>
              <w:pStyle w:val="EngHang"/>
            </w:pPr>
            <w:r>
              <w:t>Have mercy on my according to Your mercy.</w:t>
            </w:r>
          </w:p>
          <w:p w14:paraId="58671E17" w14:textId="77777777" w:rsidR="000847B6" w:rsidRDefault="000847B6" w:rsidP="000847B6">
            <w:pPr>
              <w:pStyle w:val="EngHang"/>
            </w:pPr>
            <w:r>
              <w:t>Teach me with Your knowledge.</w:t>
            </w:r>
          </w:p>
          <w:p w14:paraId="06FA3CFD" w14:textId="77777777" w:rsidR="000847B6" w:rsidRDefault="000847B6" w:rsidP="000847B6">
            <w:pPr>
              <w:pStyle w:val="EngHang"/>
            </w:pPr>
            <w:r>
              <w:t>Have mercy on me, O God, and have mercy,</w:t>
            </w:r>
          </w:p>
          <w:p w14:paraId="49026736" w14:textId="77777777" w:rsidR="000847B6" w:rsidRDefault="000847B6" w:rsidP="000847B6">
            <w:pPr>
              <w:pStyle w:val="EngHangEnd"/>
            </w:pPr>
            <w:r>
              <w:t>For my soul has entreated You.</w:t>
            </w:r>
          </w:p>
        </w:tc>
        <w:tc>
          <w:tcPr>
            <w:tcW w:w="288" w:type="dxa"/>
          </w:tcPr>
          <w:p w14:paraId="7C3E7062" w14:textId="77777777" w:rsidR="000847B6" w:rsidRDefault="000847B6" w:rsidP="00E6009C"/>
        </w:tc>
        <w:tc>
          <w:tcPr>
            <w:tcW w:w="288" w:type="dxa"/>
          </w:tcPr>
          <w:p w14:paraId="026A63C7" w14:textId="77777777" w:rsidR="000847B6" w:rsidRDefault="000847B6" w:rsidP="00E6009C">
            <w:pPr>
              <w:pStyle w:val="CopticCross"/>
            </w:pPr>
            <w:r w:rsidRPr="00FB5ACB">
              <w:t>¿</w:t>
            </w:r>
          </w:p>
        </w:tc>
        <w:tc>
          <w:tcPr>
            <w:tcW w:w="3960" w:type="dxa"/>
          </w:tcPr>
          <w:p w14:paraId="46828CA7" w14:textId="77777777" w:rsidR="000847B6" w:rsidRDefault="000847B6" w:rsidP="000847B6">
            <w:pPr>
              <w:pStyle w:val="CopticVersemulti-line"/>
            </w:pPr>
            <w:r>
              <w:t>Ⲕⲁⲧⲁ ⲡⲉⲕⲛⲁⲓ Ⲡⲟ̄ⲥ̄ ⲛⲁⲓ ⲛⲏⲓ:</w:t>
            </w:r>
          </w:p>
          <w:p w14:paraId="195AC7D4" w14:textId="77777777" w:rsidR="000847B6" w:rsidRDefault="000847B6" w:rsidP="000847B6">
            <w:pPr>
              <w:pStyle w:val="CopticVersemulti-line"/>
            </w:pPr>
            <w:r>
              <w:t>ϧⲉⲛ ⲡⲉⲕⲉⲙⲓ ⲙⲁⲥ̀ⲃⲱⲛⲏⲓ:</w:t>
            </w:r>
          </w:p>
          <w:p w14:paraId="4AB0BC5F" w14:textId="77777777" w:rsidR="000847B6" w:rsidRDefault="000847B6" w:rsidP="000847B6">
            <w:pPr>
              <w:pStyle w:val="CopticVersemulti-line"/>
            </w:pPr>
            <w:r>
              <w:t>ⲛⲁⲓ ⲛⲏⲓ Ⲫϯ ⲟⲩⲟϩ ⲛⲁⲓ ⲛⲏⲓ:</w:t>
            </w:r>
          </w:p>
          <w:p w14:paraId="793776BA" w14:textId="77777777" w:rsidR="000847B6" w:rsidRPr="005130A7" w:rsidRDefault="000847B6" w:rsidP="000847B6">
            <w:pPr>
              <w:pStyle w:val="CopticHangingVerse"/>
            </w:pPr>
            <w:r>
              <w:t>ϫⲉ ⲁⲥⲭⲁ ϩ̀ⲑⲏⲥ ⲉ̀ⲣⲟⲕ ⲛ̀ϫⲉ ⲧⲁⲯⲩⲭⲏ.</w:t>
            </w:r>
          </w:p>
        </w:tc>
      </w:tr>
      <w:tr w:rsidR="000847B6" w14:paraId="32967224" w14:textId="77777777" w:rsidTr="00E6009C">
        <w:trPr>
          <w:cantSplit/>
          <w:jc w:val="center"/>
        </w:trPr>
        <w:tc>
          <w:tcPr>
            <w:tcW w:w="288" w:type="dxa"/>
          </w:tcPr>
          <w:p w14:paraId="33E3B9F3" w14:textId="77777777" w:rsidR="000847B6" w:rsidRDefault="000847B6" w:rsidP="00E6009C">
            <w:pPr>
              <w:pStyle w:val="CopticCross"/>
            </w:pPr>
            <w:r w:rsidRPr="00FB5ACB">
              <w:t>¿</w:t>
            </w:r>
          </w:p>
        </w:tc>
        <w:tc>
          <w:tcPr>
            <w:tcW w:w="3960" w:type="dxa"/>
          </w:tcPr>
          <w:p w14:paraId="42616E40" w14:textId="77777777" w:rsidR="000847B6" w:rsidRDefault="000847B6" w:rsidP="000847B6">
            <w:pPr>
              <w:pStyle w:val="EngHang"/>
            </w:pPr>
            <w:r>
              <w:t>All the nations speak of</w:t>
            </w:r>
          </w:p>
          <w:p w14:paraId="2ECF7853" w14:textId="77777777" w:rsidR="000847B6" w:rsidRDefault="000847B6" w:rsidP="000847B6">
            <w:pPr>
              <w:pStyle w:val="EngHang"/>
            </w:pPr>
            <w:r>
              <w:t>Your great humility,</w:t>
            </w:r>
          </w:p>
          <w:p w14:paraId="6847D148" w14:textId="77777777" w:rsidR="000847B6" w:rsidRDefault="000847B6" w:rsidP="000847B6">
            <w:pPr>
              <w:pStyle w:val="EngHang"/>
            </w:pPr>
            <w:r>
              <w:t>For Your commandments</w:t>
            </w:r>
          </w:p>
          <w:p w14:paraId="26349BC9" w14:textId="77777777" w:rsidR="000847B6" w:rsidRDefault="000847B6" w:rsidP="000847B6">
            <w:pPr>
              <w:pStyle w:val="EngHangEnd"/>
            </w:pPr>
            <w:r>
              <w:t>Are sweeter than honey.</w:t>
            </w:r>
          </w:p>
        </w:tc>
        <w:tc>
          <w:tcPr>
            <w:tcW w:w="288" w:type="dxa"/>
          </w:tcPr>
          <w:p w14:paraId="4B4945AF" w14:textId="77777777" w:rsidR="000847B6" w:rsidRDefault="000847B6" w:rsidP="00E6009C"/>
        </w:tc>
        <w:tc>
          <w:tcPr>
            <w:tcW w:w="288" w:type="dxa"/>
          </w:tcPr>
          <w:p w14:paraId="55033858" w14:textId="77777777" w:rsidR="000847B6" w:rsidRDefault="000847B6" w:rsidP="00E6009C">
            <w:pPr>
              <w:pStyle w:val="CopticCross"/>
            </w:pPr>
            <w:r w:rsidRPr="00FB5ACB">
              <w:t>¿</w:t>
            </w:r>
          </w:p>
        </w:tc>
        <w:tc>
          <w:tcPr>
            <w:tcW w:w="3960" w:type="dxa"/>
          </w:tcPr>
          <w:p w14:paraId="779565C7" w14:textId="77777777" w:rsidR="000847B6" w:rsidRDefault="000847B6" w:rsidP="000847B6">
            <w:pPr>
              <w:pStyle w:val="CopticVersemulti-line"/>
            </w:pPr>
            <w:r>
              <w:t>Ⲗⲁⲟⲥ ⲛⲓⲃⲉⲛ ⲉⲩⲉⲣⲟⲩⲱ̀:</w:t>
            </w:r>
          </w:p>
          <w:p w14:paraId="396E6D04" w14:textId="77777777" w:rsidR="000847B6" w:rsidRDefault="000847B6" w:rsidP="000847B6">
            <w:pPr>
              <w:pStyle w:val="CopticVersemulti-line"/>
            </w:pPr>
            <w:r>
              <w:t>ϧⲉⲛ ⲡⲉⲕⲛⲓϣϯ ⲛ̀ⲑⲉⲃⲓⲟ̀:</w:t>
            </w:r>
          </w:p>
          <w:p w14:paraId="5C5917AE" w14:textId="77777777" w:rsidR="000847B6" w:rsidRDefault="000847B6" w:rsidP="000847B6">
            <w:pPr>
              <w:pStyle w:val="CopticVersemulti-line"/>
            </w:pPr>
            <w:r>
              <w:t>ⲥⲉϩⲟⲗϫ ϩ̀ⲟⲧⲉ ⲛⲓⲉ̀ⲃⲓⲱ̀:</w:t>
            </w:r>
          </w:p>
          <w:p w14:paraId="60EE5742" w14:textId="77777777" w:rsidR="000847B6" w:rsidRPr="005130A7" w:rsidRDefault="000847B6" w:rsidP="000847B6">
            <w:pPr>
              <w:pStyle w:val="CopticHangingVerse"/>
            </w:pPr>
            <w:r>
              <w:t>ⲛⲉⲙ ⲡⲓⲛⲏⲛⲓ ⲛ̀ϫⲉ ⲛⲉⲕⲉⲛⲧⲟⲗⲏ.</w:t>
            </w:r>
          </w:p>
        </w:tc>
      </w:tr>
      <w:tr w:rsidR="000847B6" w14:paraId="1CBDA290" w14:textId="77777777" w:rsidTr="00E6009C">
        <w:trPr>
          <w:cantSplit/>
          <w:jc w:val="center"/>
        </w:trPr>
        <w:tc>
          <w:tcPr>
            <w:tcW w:w="288" w:type="dxa"/>
          </w:tcPr>
          <w:p w14:paraId="50A5AFE3" w14:textId="77777777" w:rsidR="000847B6" w:rsidRDefault="000847B6" w:rsidP="00E6009C">
            <w:pPr>
              <w:pStyle w:val="CopticCross"/>
            </w:pPr>
          </w:p>
        </w:tc>
        <w:tc>
          <w:tcPr>
            <w:tcW w:w="3960" w:type="dxa"/>
          </w:tcPr>
          <w:p w14:paraId="7F596503" w14:textId="77777777" w:rsidR="000847B6" w:rsidRDefault="000847B6" w:rsidP="000847B6">
            <w:pPr>
              <w:pStyle w:val="EngHang"/>
            </w:pPr>
            <w:r>
              <w:t>Let my heard rejoice in Your Name,</w:t>
            </w:r>
          </w:p>
          <w:p w14:paraId="23852438" w14:textId="77777777" w:rsidR="000847B6" w:rsidRDefault="000847B6" w:rsidP="000847B6">
            <w:pPr>
              <w:pStyle w:val="EngHang"/>
            </w:pPr>
            <w:r>
              <w:t>For You are merciful,</w:t>
            </w:r>
          </w:p>
          <w:p w14:paraId="45CB4332" w14:textId="77777777" w:rsidR="000847B6" w:rsidRDefault="000847B6" w:rsidP="000847B6">
            <w:pPr>
              <w:pStyle w:val="EngHang"/>
            </w:pPr>
            <w:r>
              <w:t>O God of compassion and mercy,</w:t>
            </w:r>
          </w:p>
          <w:p w14:paraId="21DDC09D" w14:textId="77777777" w:rsidR="000847B6" w:rsidRDefault="000847B6" w:rsidP="000847B6">
            <w:pPr>
              <w:pStyle w:val="EngHangEnd"/>
            </w:pPr>
            <w:r>
              <w:t>O righteous One.</w:t>
            </w:r>
          </w:p>
        </w:tc>
        <w:tc>
          <w:tcPr>
            <w:tcW w:w="288" w:type="dxa"/>
          </w:tcPr>
          <w:p w14:paraId="53330CA5" w14:textId="77777777" w:rsidR="000847B6" w:rsidRDefault="000847B6" w:rsidP="00E6009C"/>
        </w:tc>
        <w:tc>
          <w:tcPr>
            <w:tcW w:w="288" w:type="dxa"/>
          </w:tcPr>
          <w:p w14:paraId="6878E5F6" w14:textId="77777777" w:rsidR="000847B6" w:rsidRDefault="000847B6" w:rsidP="00E6009C">
            <w:pPr>
              <w:pStyle w:val="CopticCross"/>
            </w:pPr>
          </w:p>
        </w:tc>
        <w:tc>
          <w:tcPr>
            <w:tcW w:w="3960" w:type="dxa"/>
          </w:tcPr>
          <w:p w14:paraId="011B0E46" w14:textId="77777777" w:rsidR="000847B6" w:rsidRDefault="000847B6" w:rsidP="000847B6">
            <w:pPr>
              <w:pStyle w:val="CopticVersemulti-line"/>
            </w:pPr>
            <w:r>
              <w:t>Ⲙⲁⲣⲉϥⲟⲩⲛⲟϥ ⲛ̀ϫⲉ ⲡⲁϩⲏⲧ:</w:t>
            </w:r>
          </w:p>
          <w:p w14:paraId="05FF493B" w14:textId="77777777" w:rsidR="000847B6" w:rsidRDefault="000847B6" w:rsidP="000847B6">
            <w:pPr>
              <w:pStyle w:val="CopticVersemulti-line"/>
            </w:pPr>
            <w:r>
              <w:t>ϧⲁⲧ̀ϩⲏ ⲙ̀ⲡⲉⲕⲣⲁⲛ ⲱ̀ ⲡⲓⲛⲁⲏⲧ:</w:t>
            </w:r>
          </w:p>
          <w:p w14:paraId="2DA91FF2" w14:textId="77777777" w:rsidR="000847B6" w:rsidRDefault="000847B6" w:rsidP="000847B6">
            <w:pPr>
              <w:pStyle w:val="CopticVersemulti-line"/>
            </w:pPr>
            <w:r>
              <w:t>ϫⲉ ⲛ̀ⲑⲟⲕ ⲟⲩⲛⲟⲩϯ ⲛ̀ⲣⲉϥϣⲉⲛϩⲏⲧ:</w:t>
            </w:r>
          </w:p>
          <w:p w14:paraId="4C3B5F23" w14:textId="77777777" w:rsidR="000847B6" w:rsidRPr="005130A7" w:rsidRDefault="000847B6" w:rsidP="000847B6">
            <w:pPr>
              <w:pStyle w:val="CopticHangingVerse"/>
            </w:pPr>
            <w:r>
              <w:t>ⲛⲁϣⲉ ⲡⲉⲕⲛⲁⲓ ⲱ̀ⲡⲓⲑ̀ⲙⲏⲓ.</w:t>
            </w:r>
          </w:p>
        </w:tc>
      </w:tr>
      <w:tr w:rsidR="000847B6" w14:paraId="21A73D8E" w14:textId="77777777" w:rsidTr="00E6009C">
        <w:trPr>
          <w:cantSplit/>
          <w:jc w:val="center"/>
        </w:trPr>
        <w:tc>
          <w:tcPr>
            <w:tcW w:w="288" w:type="dxa"/>
          </w:tcPr>
          <w:p w14:paraId="32122C34" w14:textId="77777777" w:rsidR="000847B6" w:rsidRDefault="000847B6" w:rsidP="00E6009C">
            <w:pPr>
              <w:pStyle w:val="CopticCross"/>
            </w:pPr>
          </w:p>
        </w:tc>
        <w:tc>
          <w:tcPr>
            <w:tcW w:w="3960" w:type="dxa"/>
          </w:tcPr>
          <w:p w14:paraId="7E36A213" w14:textId="77777777" w:rsidR="000847B6" w:rsidRDefault="000847B6" w:rsidP="000847B6">
            <w:pPr>
              <w:pStyle w:val="EngHang"/>
            </w:pPr>
            <w:r>
              <w:t>You have created all the peoples,</w:t>
            </w:r>
          </w:p>
          <w:p w14:paraId="10F4B548" w14:textId="77777777" w:rsidR="000847B6" w:rsidRDefault="000847B6" w:rsidP="000847B6">
            <w:pPr>
              <w:pStyle w:val="EngHang"/>
            </w:pPr>
            <w:r>
              <w:t>They worship Your glory,</w:t>
            </w:r>
          </w:p>
          <w:p w14:paraId="16DB40BC" w14:textId="77777777" w:rsidR="000847B6" w:rsidRDefault="000847B6" w:rsidP="000847B6">
            <w:pPr>
              <w:pStyle w:val="EngHang"/>
            </w:pPr>
            <w:r>
              <w:t>O my Lord Jesus, comfort them,</w:t>
            </w:r>
          </w:p>
          <w:p w14:paraId="744F1AE6" w14:textId="77777777" w:rsidR="000847B6" w:rsidRDefault="000847B6" w:rsidP="000847B6">
            <w:pPr>
              <w:pStyle w:val="EngHangEnd"/>
            </w:pPr>
            <w:r>
              <w:t>For You are our helper.</w:t>
            </w:r>
          </w:p>
        </w:tc>
        <w:tc>
          <w:tcPr>
            <w:tcW w:w="288" w:type="dxa"/>
          </w:tcPr>
          <w:p w14:paraId="19C7E903" w14:textId="77777777" w:rsidR="000847B6" w:rsidRDefault="000847B6" w:rsidP="00E6009C"/>
        </w:tc>
        <w:tc>
          <w:tcPr>
            <w:tcW w:w="288" w:type="dxa"/>
          </w:tcPr>
          <w:p w14:paraId="2542CA85" w14:textId="77777777" w:rsidR="000847B6" w:rsidRDefault="000847B6" w:rsidP="00E6009C">
            <w:pPr>
              <w:pStyle w:val="CopticCross"/>
            </w:pPr>
          </w:p>
        </w:tc>
        <w:tc>
          <w:tcPr>
            <w:tcW w:w="3960" w:type="dxa"/>
          </w:tcPr>
          <w:p w14:paraId="0E600D29" w14:textId="77777777" w:rsidR="000847B6" w:rsidRDefault="000847B6" w:rsidP="000847B6">
            <w:pPr>
              <w:pStyle w:val="CopticVersemulti-line"/>
            </w:pPr>
            <w:r>
              <w:t>Ⲛⲏⲉⲑⲛⲟⲥ ⲧⲏⲣⲟⲩ ⲉ̀ⲧⲁⲕⲑⲁⲙⲓⲱ̀ⲟⲩ:</w:t>
            </w:r>
          </w:p>
          <w:p w14:paraId="15E5A441" w14:textId="77777777" w:rsidR="000847B6" w:rsidRDefault="000847B6" w:rsidP="000847B6">
            <w:pPr>
              <w:pStyle w:val="CopticVersemulti-line"/>
            </w:pPr>
            <w:r>
              <w:t>ⲉⲩⲉⲟⲩⲱϣⲧ ⲛⲁϩⲣⲉⲛ ⲡⲉⲕⲱ̀ⲟⲩ:</w:t>
            </w:r>
          </w:p>
          <w:p w14:paraId="25DB1A98" w14:textId="77777777" w:rsidR="000847B6" w:rsidRDefault="000847B6" w:rsidP="000847B6">
            <w:pPr>
              <w:pStyle w:val="CopticVersemulti-line"/>
            </w:pPr>
            <w:r>
              <w:t>Ⲡⲁⲟ̄ⲥ̄ Ⲓⲏ̄ⲥ̄ ⲙⲁⲛⲟⲙϯ ⲛⲱⲟⲩ:</w:t>
            </w:r>
          </w:p>
          <w:p w14:paraId="61980FE9" w14:textId="77777777" w:rsidR="000847B6" w:rsidRPr="005130A7" w:rsidRDefault="000847B6" w:rsidP="000847B6">
            <w:pPr>
              <w:pStyle w:val="CopticHangingVerse"/>
            </w:pPr>
            <w:r>
              <w:t>ϫⲉ ⲛ̀ⲑⲟⲕ ⲡⲉ ⲡⲉⲛⲃⲟⲏ̀ⲑⲟⲥ.</w:t>
            </w:r>
          </w:p>
        </w:tc>
      </w:tr>
      <w:tr w:rsidR="000847B6" w14:paraId="4A35B396" w14:textId="77777777" w:rsidTr="00E6009C">
        <w:trPr>
          <w:cantSplit/>
          <w:jc w:val="center"/>
        </w:trPr>
        <w:tc>
          <w:tcPr>
            <w:tcW w:w="288" w:type="dxa"/>
          </w:tcPr>
          <w:p w14:paraId="27F1373F" w14:textId="77777777" w:rsidR="000847B6" w:rsidRDefault="000847B6" w:rsidP="00E6009C">
            <w:pPr>
              <w:pStyle w:val="CopticCross"/>
            </w:pPr>
            <w:r w:rsidRPr="00FB5ACB">
              <w:t>¿</w:t>
            </w:r>
          </w:p>
        </w:tc>
        <w:tc>
          <w:tcPr>
            <w:tcW w:w="3960" w:type="dxa"/>
          </w:tcPr>
          <w:p w14:paraId="6BE12A60" w14:textId="77777777" w:rsidR="000847B6" w:rsidRDefault="000847B6" w:rsidP="000847B6">
            <w:pPr>
              <w:pStyle w:val="EngHang"/>
            </w:pPr>
            <w:r>
              <w:t>Blessed are You, O Jesus Christ,</w:t>
            </w:r>
          </w:p>
          <w:p w14:paraId="38239172" w14:textId="77777777" w:rsidR="000847B6" w:rsidRDefault="000847B6" w:rsidP="000847B6">
            <w:pPr>
              <w:pStyle w:val="EngHang"/>
            </w:pPr>
            <w:r>
              <w:t>With Your good Father,</w:t>
            </w:r>
          </w:p>
          <w:p w14:paraId="478FA3E5" w14:textId="77777777" w:rsidR="000847B6" w:rsidRDefault="000847B6" w:rsidP="000847B6">
            <w:pPr>
              <w:pStyle w:val="EngHang"/>
            </w:pPr>
            <w:r>
              <w:t>And the Spirit, the Paraclete,</w:t>
            </w:r>
          </w:p>
          <w:p w14:paraId="6C8F6E17" w14:textId="77777777" w:rsidR="000847B6" w:rsidRDefault="000847B6" w:rsidP="000847B6">
            <w:pPr>
              <w:pStyle w:val="EngHangEnd"/>
            </w:pPr>
            <w:r>
              <w:t>Who is One with You.</w:t>
            </w:r>
          </w:p>
        </w:tc>
        <w:tc>
          <w:tcPr>
            <w:tcW w:w="288" w:type="dxa"/>
          </w:tcPr>
          <w:p w14:paraId="557F69C1" w14:textId="77777777" w:rsidR="000847B6" w:rsidRDefault="000847B6" w:rsidP="00E6009C"/>
        </w:tc>
        <w:tc>
          <w:tcPr>
            <w:tcW w:w="288" w:type="dxa"/>
          </w:tcPr>
          <w:p w14:paraId="140905A1" w14:textId="77777777" w:rsidR="000847B6" w:rsidRDefault="000847B6" w:rsidP="00E6009C">
            <w:pPr>
              <w:pStyle w:val="CopticCross"/>
            </w:pPr>
            <w:r w:rsidRPr="00FB5ACB">
              <w:t>¿</w:t>
            </w:r>
          </w:p>
        </w:tc>
        <w:tc>
          <w:tcPr>
            <w:tcW w:w="3960" w:type="dxa"/>
          </w:tcPr>
          <w:p w14:paraId="3929B646" w14:textId="77777777" w:rsidR="000847B6" w:rsidRDefault="000847B6" w:rsidP="000847B6">
            <w:pPr>
              <w:pStyle w:val="CopticVersemulti-line"/>
            </w:pPr>
            <w:r>
              <w:t>Ⲝⲙⲁⲣⲱⲟⲩⲧ ⲱ̀ Ⲓⲏ̄ⲥ̄ Ⲡⲭ̄ⲥ̄:</w:t>
            </w:r>
          </w:p>
          <w:p w14:paraId="10426B88" w14:textId="77777777" w:rsidR="000847B6" w:rsidRDefault="000847B6" w:rsidP="000847B6">
            <w:pPr>
              <w:pStyle w:val="CopticVersemulti-line"/>
            </w:pPr>
            <w:r>
              <w:t>ⲛⲉⲙ Ⲡⲉⲕⲓⲱⲧ ⲛ̀ⲁ̀ⲅⲁⲑⲟⲥ:</w:t>
            </w:r>
          </w:p>
          <w:p w14:paraId="5F23FA8D" w14:textId="77777777" w:rsidR="000847B6" w:rsidRDefault="000847B6" w:rsidP="000847B6">
            <w:pPr>
              <w:pStyle w:val="CopticVersemulti-line"/>
            </w:pPr>
            <w:r>
              <w:t>ⲛⲉⲙ ⲡⲓⲡ̄ⲛ̄ⲁ̄ ⲙ̀ⲡⲁⲣⲁⲕⲗⲏⲧⲟⲥ:</w:t>
            </w:r>
          </w:p>
          <w:p w14:paraId="024FCB44" w14:textId="77777777" w:rsidR="000847B6" w:rsidRPr="005130A7" w:rsidRDefault="000847B6" w:rsidP="000847B6">
            <w:pPr>
              <w:pStyle w:val="CopticHangingVerse"/>
            </w:pPr>
            <w:r>
              <w:t>ⲛ̀ⲟ̀ⲙⲟⲟⲩⲥⲓⲟⲥ ⲛⲉⲙⲁⲕ.</w:t>
            </w:r>
          </w:p>
        </w:tc>
      </w:tr>
      <w:tr w:rsidR="000847B6" w14:paraId="6523E307" w14:textId="77777777" w:rsidTr="00E6009C">
        <w:trPr>
          <w:cantSplit/>
          <w:jc w:val="center"/>
        </w:trPr>
        <w:tc>
          <w:tcPr>
            <w:tcW w:w="288" w:type="dxa"/>
          </w:tcPr>
          <w:p w14:paraId="09377111" w14:textId="77777777" w:rsidR="000847B6" w:rsidRDefault="000847B6" w:rsidP="00E6009C">
            <w:pPr>
              <w:pStyle w:val="CopticCross"/>
            </w:pPr>
            <w:r w:rsidRPr="00FB5ACB">
              <w:t>¿</w:t>
            </w:r>
          </w:p>
        </w:tc>
        <w:tc>
          <w:tcPr>
            <w:tcW w:w="3960" w:type="dxa"/>
          </w:tcPr>
          <w:p w14:paraId="2EF94F0D" w14:textId="77777777" w:rsidR="000847B6" w:rsidRDefault="000847B6" w:rsidP="000847B6">
            <w:pPr>
              <w:pStyle w:val="EngHang"/>
            </w:pPr>
            <w:r>
              <w:t>For Yours is the power,</w:t>
            </w:r>
          </w:p>
          <w:p w14:paraId="2D5A7034" w14:textId="77777777" w:rsidR="000847B6" w:rsidRDefault="000847B6" w:rsidP="000847B6">
            <w:pPr>
              <w:pStyle w:val="EngHang"/>
            </w:pPr>
            <w:r>
              <w:t>And the glory.</w:t>
            </w:r>
          </w:p>
          <w:p w14:paraId="018F4380" w14:textId="77777777" w:rsidR="000847B6" w:rsidRDefault="000847B6" w:rsidP="000847B6">
            <w:pPr>
              <w:pStyle w:val="EngHang"/>
            </w:pPr>
            <w:r>
              <w:t>Let us say, “Amen: Alleulia,”</w:t>
            </w:r>
          </w:p>
          <w:p w14:paraId="701D3959" w14:textId="77777777" w:rsidR="000847B6" w:rsidRDefault="000847B6" w:rsidP="000847B6">
            <w:pPr>
              <w:pStyle w:val="EngHangEnd"/>
            </w:pPr>
            <w:r>
              <w:t>For glory is due to our Lord.</w:t>
            </w:r>
          </w:p>
        </w:tc>
        <w:tc>
          <w:tcPr>
            <w:tcW w:w="288" w:type="dxa"/>
          </w:tcPr>
          <w:p w14:paraId="2C2DFFD9" w14:textId="77777777" w:rsidR="000847B6" w:rsidRDefault="000847B6" w:rsidP="00E6009C"/>
        </w:tc>
        <w:tc>
          <w:tcPr>
            <w:tcW w:w="288" w:type="dxa"/>
          </w:tcPr>
          <w:p w14:paraId="7BBCF83A" w14:textId="77777777" w:rsidR="000847B6" w:rsidRDefault="000847B6" w:rsidP="00E6009C">
            <w:pPr>
              <w:pStyle w:val="CopticCross"/>
            </w:pPr>
            <w:r w:rsidRPr="00FB5ACB">
              <w:t>¿</w:t>
            </w:r>
          </w:p>
        </w:tc>
        <w:tc>
          <w:tcPr>
            <w:tcW w:w="3960" w:type="dxa"/>
          </w:tcPr>
          <w:p w14:paraId="1B8BC574" w14:textId="77777777" w:rsidR="000847B6" w:rsidRDefault="000847B6" w:rsidP="000847B6">
            <w:pPr>
              <w:pStyle w:val="CopticVersemulti-line"/>
            </w:pPr>
            <w:r>
              <w:t>Ⲟⲩⲟϩ ⲉⲥⲉⲣⲡ̀ⲣⲉⲡⲓ ⲛⲁⲕ ⲛ̀ϫⲉ ϯⲝⲟⲩⲥⲓⲁ̀:</w:t>
            </w:r>
          </w:p>
          <w:p w14:paraId="5C22BAB2" w14:textId="77777777" w:rsidR="000847B6" w:rsidRDefault="000847B6" w:rsidP="000847B6">
            <w:pPr>
              <w:pStyle w:val="CopticVersemulti-line"/>
            </w:pPr>
            <w:r>
              <w:t>ⲛⲉⲙ ϩⲁⲛⲙⲏϣ ⲛ̀ⲇⲟⲝⲟⲗⲟⲅⲓⲁ̀:</w:t>
            </w:r>
          </w:p>
          <w:p w14:paraId="3B612A69" w14:textId="77777777" w:rsidR="000847B6" w:rsidRDefault="000847B6" w:rsidP="000847B6">
            <w:pPr>
              <w:pStyle w:val="CopticVersemulti-line"/>
            </w:pPr>
            <w:r>
              <w:t>ⲙⲁⲣⲉⲛϫⲟⲥ ϫⲉ ⲁ̀ⲙⲏⲛ ⲁ̄ⲗ̄:</w:t>
            </w:r>
          </w:p>
          <w:p w14:paraId="19A4DFA1" w14:textId="77777777" w:rsidR="000847B6" w:rsidRPr="005130A7" w:rsidRDefault="000847B6" w:rsidP="000847B6">
            <w:pPr>
              <w:pStyle w:val="CopticHangingVerse"/>
            </w:pPr>
            <w:r>
              <w:t>ϫⲉ ⲡⲓⲱ̀ⲟⲩ ⲫⲁ ⲡⲉⲛⲛⲟⲩϯ ⲡⲉ.</w:t>
            </w:r>
          </w:p>
        </w:tc>
      </w:tr>
      <w:tr w:rsidR="000847B6" w14:paraId="1CAA8D98" w14:textId="77777777" w:rsidTr="00E6009C">
        <w:trPr>
          <w:cantSplit/>
          <w:jc w:val="center"/>
        </w:trPr>
        <w:tc>
          <w:tcPr>
            <w:tcW w:w="288" w:type="dxa"/>
          </w:tcPr>
          <w:p w14:paraId="2CC95E95" w14:textId="77777777" w:rsidR="000847B6" w:rsidRDefault="000847B6" w:rsidP="00E6009C">
            <w:pPr>
              <w:pStyle w:val="CopticCross"/>
            </w:pPr>
          </w:p>
        </w:tc>
        <w:tc>
          <w:tcPr>
            <w:tcW w:w="3960" w:type="dxa"/>
          </w:tcPr>
          <w:p w14:paraId="443E4834" w14:textId="77777777" w:rsidR="000847B6" w:rsidRDefault="000847B6" w:rsidP="000847B6">
            <w:pPr>
              <w:pStyle w:val="EngHang"/>
            </w:pPr>
            <w:r>
              <w:t>Grant salvation to Your people,</w:t>
            </w:r>
          </w:p>
          <w:p w14:paraId="2464D712" w14:textId="77777777" w:rsidR="000847B6" w:rsidRDefault="000847B6" w:rsidP="000847B6">
            <w:pPr>
              <w:pStyle w:val="EngHang"/>
            </w:pPr>
            <w:r>
              <w:t>And to Your Church.</w:t>
            </w:r>
          </w:p>
          <w:p w14:paraId="4B9BA1C2" w14:textId="77777777" w:rsidR="000847B6" w:rsidRDefault="000847B6" w:rsidP="000847B6">
            <w:pPr>
              <w:pStyle w:val="EngHang"/>
            </w:pPr>
            <w:r>
              <w:t>Bless Your inheritance,</w:t>
            </w:r>
          </w:p>
          <w:p w14:paraId="2C996F9C" w14:textId="77777777" w:rsidR="000847B6" w:rsidRDefault="000847B6" w:rsidP="000847B6">
            <w:pPr>
              <w:pStyle w:val="EngHangEnd"/>
            </w:pPr>
            <w:r>
              <w:t>And shepherd them until the end.</w:t>
            </w:r>
          </w:p>
        </w:tc>
        <w:tc>
          <w:tcPr>
            <w:tcW w:w="288" w:type="dxa"/>
          </w:tcPr>
          <w:p w14:paraId="155B8F3D" w14:textId="77777777" w:rsidR="000847B6" w:rsidRDefault="000847B6" w:rsidP="00E6009C"/>
        </w:tc>
        <w:tc>
          <w:tcPr>
            <w:tcW w:w="288" w:type="dxa"/>
          </w:tcPr>
          <w:p w14:paraId="7492C949" w14:textId="77777777" w:rsidR="000847B6" w:rsidRDefault="000847B6" w:rsidP="00E6009C">
            <w:pPr>
              <w:pStyle w:val="CopticCross"/>
            </w:pPr>
          </w:p>
        </w:tc>
        <w:tc>
          <w:tcPr>
            <w:tcW w:w="3960" w:type="dxa"/>
          </w:tcPr>
          <w:p w14:paraId="3E40E337" w14:textId="77777777" w:rsidR="000847B6" w:rsidRDefault="000847B6" w:rsidP="000847B6">
            <w:pPr>
              <w:pStyle w:val="CopticVersemulti-line"/>
            </w:pPr>
            <w:r>
              <w:t>Ⲡⲉⲗⲗⲁⲟⲥ ⲛⲉⲙ ⲧⲉⲕⲉⲕⲕⲗⲏⲥⲓⲁ̀:</w:t>
            </w:r>
          </w:p>
          <w:p w14:paraId="5A598BD2" w14:textId="77777777" w:rsidR="000847B6" w:rsidRDefault="000847B6" w:rsidP="000847B6">
            <w:pPr>
              <w:pStyle w:val="CopticVersemulti-line"/>
            </w:pPr>
            <w:r>
              <w:t>ⲙⲟⲓ ⲛⲱⲟⲩ ⲛ̀ⲟⲩⲥⲱⲧⲏⲣⲓⲁ̀:</w:t>
            </w:r>
          </w:p>
          <w:p w14:paraId="3855E522" w14:textId="77777777" w:rsidR="000847B6" w:rsidRDefault="000847B6" w:rsidP="000847B6">
            <w:pPr>
              <w:pStyle w:val="CopticVersemulti-line"/>
            </w:pPr>
            <w:r>
              <w:t>ⲥ̀ⲙⲟⲩ ⲉ̀ⲧⲉⲕⲕ̀ⲗⲏⲣⲟⲛⲟⲙⲓⲁ̀:</w:t>
            </w:r>
          </w:p>
          <w:p w14:paraId="52442E21" w14:textId="77777777" w:rsidR="000847B6" w:rsidRPr="005130A7" w:rsidRDefault="000847B6" w:rsidP="000847B6">
            <w:pPr>
              <w:pStyle w:val="CopticHangingVerse"/>
            </w:pPr>
            <w:r>
              <w:t>ⲟⲩⲟϩ ⲁ̀ⲙⲟⲛⲓ ⲙ̀ⲙⲱⲟⲩ ϣⲁ ϯⲥⲩⲛⲧⲉⲗⲓⲁ̀.</w:t>
            </w:r>
          </w:p>
        </w:tc>
      </w:tr>
      <w:tr w:rsidR="000847B6" w14:paraId="77566F91" w14:textId="77777777" w:rsidTr="00E6009C">
        <w:trPr>
          <w:cantSplit/>
          <w:jc w:val="center"/>
        </w:trPr>
        <w:tc>
          <w:tcPr>
            <w:tcW w:w="288" w:type="dxa"/>
          </w:tcPr>
          <w:p w14:paraId="5606BF62" w14:textId="77777777" w:rsidR="000847B6" w:rsidRDefault="000847B6" w:rsidP="00E6009C">
            <w:pPr>
              <w:pStyle w:val="CopticCross"/>
            </w:pPr>
          </w:p>
        </w:tc>
        <w:tc>
          <w:tcPr>
            <w:tcW w:w="3960" w:type="dxa"/>
          </w:tcPr>
          <w:p w14:paraId="5BE8F129" w14:textId="77777777" w:rsidR="000847B6" w:rsidRDefault="000847B6" w:rsidP="000847B6">
            <w:pPr>
              <w:pStyle w:val="EngHang"/>
            </w:pPr>
            <w:r>
              <w:t>Hear us and keep us.</w:t>
            </w:r>
          </w:p>
          <w:p w14:paraId="12789494" w14:textId="77777777" w:rsidR="000847B6" w:rsidRDefault="000847B6" w:rsidP="000847B6">
            <w:pPr>
              <w:pStyle w:val="EngHang"/>
            </w:pPr>
            <w:r>
              <w:t xml:space="preserve">Bless us and have compassion on us. </w:t>
            </w:r>
          </w:p>
          <w:p w14:paraId="36E8ADB6" w14:textId="77777777" w:rsidR="000847B6" w:rsidRDefault="000847B6" w:rsidP="000847B6">
            <w:pPr>
              <w:pStyle w:val="EngHang"/>
            </w:pPr>
            <w:r>
              <w:t>Overshadow us with</w:t>
            </w:r>
          </w:p>
          <w:p w14:paraId="175CDE96" w14:textId="77777777" w:rsidR="000847B6" w:rsidRDefault="000847B6" w:rsidP="000847B6">
            <w:pPr>
              <w:pStyle w:val="EngHangEnd"/>
            </w:pPr>
            <w:r>
              <w:t>The shadow of Your wings.</w:t>
            </w:r>
          </w:p>
        </w:tc>
        <w:tc>
          <w:tcPr>
            <w:tcW w:w="288" w:type="dxa"/>
          </w:tcPr>
          <w:p w14:paraId="60D3CE32" w14:textId="77777777" w:rsidR="000847B6" w:rsidRDefault="000847B6" w:rsidP="00E6009C"/>
        </w:tc>
        <w:tc>
          <w:tcPr>
            <w:tcW w:w="288" w:type="dxa"/>
          </w:tcPr>
          <w:p w14:paraId="389A4CB9" w14:textId="77777777" w:rsidR="000847B6" w:rsidRDefault="000847B6" w:rsidP="00E6009C">
            <w:pPr>
              <w:pStyle w:val="CopticCross"/>
            </w:pPr>
          </w:p>
        </w:tc>
        <w:tc>
          <w:tcPr>
            <w:tcW w:w="3960" w:type="dxa"/>
          </w:tcPr>
          <w:p w14:paraId="127E3904" w14:textId="77777777" w:rsidR="000847B6" w:rsidRDefault="000847B6" w:rsidP="000847B6">
            <w:pPr>
              <w:pStyle w:val="CopticVersemulti-line"/>
            </w:pPr>
            <w:r>
              <w:t>Ⲥⲱⲧⲉⲙ ⲉ̀ⲣⲟⲛ ⲁ̀ⲣⲉϩ ⲉ̀ⲣⲟⲛ:</w:t>
            </w:r>
          </w:p>
          <w:p w14:paraId="0F5DFFD6" w14:textId="77777777" w:rsidR="000847B6" w:rsidRDefault="000847B6" w:rsidP="000847B6">
            <w:pPr>
              <w:pStyle w:val="CopticVersemulti-line"/>
            </w:pPr>
            <w:r>
              <w:t>ⲥ̀ⲙⲟⲩ ⲉ̀ⲣⲟⲛ ϣⲉⲛϩⲏⲧ ϧⲁⲣⲟⲛ:</w:t>
            </w:r>
          </w:p>
          <w:p w14:paraId="242C5CC2" w14:textId="77777777" w:rsidR="000847B6" w:rsidRDefault="000847B6" w:rsidP="000847B6">
            <w:pPr>
              <w:pStyle w:val="CopticVersemulti-line"/>
            </w:pPr>
            <w:r>
              <w:t>ⲉⲕⲉⲣϧⲏⲓⲃⲓ̀ ⲉϩ̀ⲣⲏⲓ ⲉ̀ϫⲱⲛ:</w:t>
            </w:r>
          </w:p>
          <w:p w14:paraId="54EF31CD" w14:textId="77777777" w:rsidR="000847B6" w:rsidRPr="005130A7" w:rsidRDefault="000847B6" w:rsidP="000847B6">
            <w:pPr>
              <w:pStyle w:val="CopticHangingVerse"/>
            </w:pPr>
            <w:r>
              <w:t>ϧⲁ ϯⲥ̀ⲕⲉⲡⲏ ⲉ̀ⲧⲉ ⲛⲉⲕⲧⲉⲛϩ.</w:t>
            </w:r>
          </w:p>
        </w:tc>
      </w:tr>
      <w:tr w:rsidR="000847B6" w14:paraId="1CE2D484" w14:textId="77777777" w:rsidTr="00E6009C">
        <w:trPr>
          <w:cantSplit/>
          <w:jc w:val="center"/>
        </w:trPr>
        <w:tc>
          <w:tcPr>
            <w:tcW w:w="288" w:type="dxa"/>
          </w:tcPr>
          <w:p w14:paraId="4A0315AC" w14:textId="77777777" w:rsidR="000847B6" w:rsidRDefault="000847B6" w:rsidP="00E6009C">
            <w:pPr>
              <w:pStyle w:val="CopticCross"/>
            </w:pPr>
            <w:r w:rsidRPr="00FB5ACB">
              <w:t>¿</w:t>
            </w:r>
          </w:p>
        </w:tc>
        <w:tc>
          <w:tcPr>
            <w:tcW w:w="3960" w:type="dxa"/>
          </w:tcPr>
          <w:p w14:paraId="73633508" w14:textId="77777777" w:rsidR="000847B6" w:rsidRDefault="000847B6" w:rsidP="000847B6">
            <w:pPr>
              <w:pStyle w:val="EngHang"/>
            </w:pPr>
            <w:r>
              <w:t>We entreat of Your kindness,</w:t>
            </w:r>
          </w:p>
          <w:p w14:paraId="3FF67409" w14:textId="77777777" w:rsidR="000847B6" w:rsidRDefault="000847B6" w:rsidP="000847B6">
            <w:pPr>
              <w:pStyle w:val="EngHang"/>
            </w:pPr>
            <w:r>
              <w:t>O Only-Begotten Son,</w:t>
            </w:r>
          </w:p>
          <w:p w14:paraId="6CCE481F" w14:textId="77777777" w:rsidR="000847B6" w:rsidRDefault="000847B6" w:rsidP="000847B6">
            <w:pPr>
              <w:pStyle w:val="EngHang"/>
            </w:pPr>
            <w:r>
              <w:t>For we are weak,</w:t>
            </w:r>
          </w:p>
          <w:p w14:paraId="40B1B8B6" w14:textId="77777777" w:rsidR="000847B6" w:rsidRPr="0078672A" w:rsidRDefault="000847B6" w:rsidP="000847B6">
            <w:pPr>
              <w:pStyle w:val="EngHangEnd"/>
            </w:pPr>
            <w:r>
              <w:t>Sustain us in Your mercy.</w:t>
            </w:r>
          </w:p>
        </w:tc>
        <w:tc>
          <w:tcPr>
            <w:tcW w:w="288" w:type="dxa"/>
          </w:tcPr>
          <w:p w14:paraId="7D07E3DF" w14:textId="77777777" w:rsidR="000847B6" w:rsidRDefault="000847B6" w:rsidP="00E6009C"/>
        </w:tc>
        <w:tc>
          <w:tcPr>
            <w:tcW w:w="288" w:type="dxa"/>
          </w:tcPr>
          <w:p w14:paraId="32BDE656" w14:textId="77777777" w:rsidR="000847B6" w:rsidRDefault="000847B6" w:rsidP="00E6009C">
            <w:pPr>
              <w:pStyle w:val="CopticCross"/>
            </w:pPr>
            <w:r w:rsidRPr="00FB5ACB">
              <w:t>¿</w:t>
            </w:r>
          </w:p>
        </w:tc>
        <w:tc>
          <w:tcPr>
            <w:tcW w:w="3960" w:type="dxa"/>
          </w:tcPr>
          <w:p w14:paraId="3A3A42B1" w14:textId="77777777" w:rsidR="000847B6" w:rsidRDefault="000847B6" w:rsidP="000847B6">
            <w:pPr>
              <w:pStyle w:val="CopticVersemulti-line"/>
            </w:pPr>
            <w:r>
              <w:t>Ⲧⲉⲛⲧⲱⲃϩ ⲛ̀ⲧⲉⲕⲙⲉⲧⲉ̀ⲡⲓⲕⲏⲥ:</w:t>
            </w:r>
          </w:p>
          <w:p w14:paraId="681D44C8" w14:textId="77777777" w:rsidR="000847B6" w:rsidRDefault="000847B6" w:rsidP="000847B6">
            <w:pPr>
              <w:pStyle w:val="CopticVersemulti-line"/>
            </w:pPr>
            <w:r>
              <w:t>ⲱ̀ ⲡ̀ϣⲏⲣⲓ ⲙ̀ⲙⲟⲛⲟⲅⲉⲛⲏⲥ:</w:t>
            </w:r>
          </w:p>
          <w:p w14:paraId="45E4AD9C" w14:textId="77777777" w:rsidR="000847B6" w:rsidRDefault="000847B6" w:rsidP="000847B6">
            <w:pPr>
              <w:pStyle w:val="CopticVersemulti-line"/>
            </w:pPr>
            <w:r>
              <w:t>ϫⲉ ⲁ̀ⲛⲟⲛ ⲉⲛⲟⲓ ⲛ̀ⲁⲥⲑⲉⲛⲏⲥ:</w:t>
            </w:r>
          </w:p>
          <w:p w14:paraId="70E5044C" w14:textId="77777777" w:rsidR="000847B6" w:rsidRPr="005130A7" w:rsidRDefault="000847B6" w:rsidP="000847B6">
            <w:pPr>
              <w:pStyle w:val="CopticHangingVerse"/>
            </w:pPr>
            <w:r>
              <w:t>ⲙⲁⲧⲁⲛϧⲟⲛ ⲉⲑⲃⲉ ⲡⲉⲕⲛⲁⲓ.</w:t>
            </w:r>
          </w:p>
        </w:tc>
      </w:tr>
      <w:tr w:rsidR="000847B6" w14:paraId="668221B1" w14:textId="77777777" w:rsidTr="00E6009C">
        <w:trPr>
          <w:cantSplit/>
          <w:jc w:val="center"/>
        </w:trPr>
        <w:tc>
          <w:tcPr>
            <w:tcW w:w="288" w:type="dxa"/>
          </w:tcPr>
          <w:p w14:paraId="44FF9E00" w14:textId="77777777" w:rsidR="000847B6" w:rsidRDefault="000847B6" w:rsidP="00E6009C">
            <w:pPr>
              <w:pStyle w:val="CopticCross"/>
            </w:pPr>
            <w:r w:rsidRPr="00FB5ACB">
              <w:t>¿</w:t>
            </w:r>
          </w:p>
        </w:tc>
        <w:tc>
          <w:tcPr>
            <w:tcW w:w="3960" w:type="dxa"/>
          </w:tcPr>
          <w:p w14:paraId="1D5D3BDF" w14:textId="77777777" w:rsidR="000847B6" w:rsidRDefault="000847B6" w:rsidP="000847B6">
            <w:pPr>
              <w:pStyle w:val="EngHang"/>
            </w:pPr>
            <w:r>
              <w:t>O Son of God,</w:t>
            </w:r>
          </w:p>
          <w:p w14:paraId="1CCE93A2" w14:textId="77777777" w:rsidR="000847B6" w:rsidRDefault="000847B6" w:rsidP="000847B6">
            <w:pPr>
              <w:pStyle w:val="EngHang"/>
            </w:pPr>
            <w:r>
              <w:t>Jesus Christ have mercy on</w:t>
            </w:r>
          </w:p>
          <w:p w14:paraId="3C027B7A" w14:textId="77777777" w:rsidR="000847B6" w:rsidRDefault="000847B6" w:rsidP="000847B6">
            <w:pPr>
              <w:pStyle w:val="EngHang"/>
            </w:pPr>
            <w:r>
              <w:t>Your people, and my weakness,</w:t>
            </w:r>
          </w:p>
          <w:p w14:paraId="4647D80D" w14:textId="77777777" w:rsidR="000847B6" w:rsidRDefault="000847B6" w:rsidP="000847B6">
            <w:pPr>
              <w:pStyle w:val="EngHangEnd"/>
            </w:pPr>
            <w:r>
              <w:t>For I am poor and needy.</w:t>
            </w:r>
          </w:p>
        </w:tc>
        <w:tc>
          <w:tcPr>
            <w:tcW w:w="288" w:type="dxa"/>
          </w:tcPr>
          <w:p w14:paraId="4D3857AB" w14:textId="77777777" w:rsidR="000847B6" w:rsidRDefault="000847B6" w:rsidP="00E6009C"/>
        </w:tc>
        <w:tc>
          <w:tcPr>
            <w:tcW w:w="288" w:type="dxa"/>
          </w:tcPr>
          <w:p w14:paraId="05881903" w14:textId="77777777" w:rsidR="000847B6" w:rsidRDefault="000847B6" w:rsidP="00E6009C">
            <w:pPr>
              <w:pStyle w:val="CopticCross"/>
            </w:pPr>
            <w:r w:rsidRPr="00FB5ACB">
              <w:t>¿</w:t>
            </w:r>
          </w:p>
        </w:tc>
        <w:tc>
          <w:tcPr>
            <w:tcW w:w="3960" w:type="dxa"/>
          </w:tcPr>
          <w:p w14:paraId="51342C0E" w14:textId="77777777" w:rsidR="000847B6" w:rsidRDefault="000847B6" w:rsidP="000847B6">
            <w:pPr>
              <w:pStyle w:val="CopticVersemulti-line"/>
            </w:pPr>
            <w:r>
              <w:t>Ⲩⲓⲟⲥ Ⲑⲉⲟⲥ Ⲓⲏ̄ⲥ̄ Ⲡⲭ̄ⲥ̄:</w:t>
            </w:r>
          </w:p>
          <w:p w14:paraId="598AF61E" w14:textId="77777777" w:rsidR="000847B6" w:rsidRDefault="000847B6" w:rsidP="000847B6">
            <w:pPr>
              <w:pStyle w:val="CopticVersemulti-line"/>
            </w:pPr>
            <w:r>
              <w:t>ⲁ̀ⲣⲓⲟⲩⲛⲁⲓ ⲛⲉⲙ ⲡⲉⲕⲗⲁⲟⲥ:</w:t>
            </w:r>
          </w:p>
          <w:p w14:paraId="4310BF5B" w14:textId="77777777" w:rsidR="000847B6" w:rsidRDefault="000847B6" w:rsidP="000847B6">
            <w:pPr>
              <w:pStyle w:val="CopticVersemulti-line"/>
            </w:pPr>
            <w:r>
              <w:t>ⲛⲉⲙ ⲧⲁⲙⲉⲧⲉ̀ⲗⲁϫⲓⲥⲧⲟⲥ:</w:t>
            </w:r>
          </w:p>
          <w:p w14:paraId="7489D375" w14:textId="77777777" w:rsidR="000847B6" w:rsidRPr="005130A7" w:rsidRDefault="000847B6" w:rsidP="000847B6">
            <w:pPr>
              <w:pStyle w:val="CopticHangingVerse"/>
            </w:pPr>
            <w:r>
              <w:t>ϫⲉ ⲁ̀ⲛⲟⲕ ⲟⲩϩⲏⲕⲓ ⲟⲩⲟϩ ⲟⲩϫⲱⲃ.</w:t>
            </w:r>
          </w:p>
        </w:tc>
      </w:tr>
      <w:tr w:rsidR="000847B6" w14:paraId="264E74E3" w14:textId="77777777" w:rsidTr="00E6009C">
        <w:trPr>
          <w:cantSplit/>
          <w:jc w:val="center"/>
        </w:trPr>
        <w:tc>
          <w:tcPr>
            <w:tcW w:w="288" w:type="dxa"/>
          </w:tcPr>
          <w:p w14:paraId="29537C9D" w14:textId="77777777" w:rsidR="000847B6" w:rsidRDefault="000847B6" w:rsidP="00E6009C">
            <w:pPr>
              <w:pStyle w:val="CopticCross"/>
            </w:pPr>
          </w:p>
        </w:tc>
        <w:tc>
          <w:tcPr>
            <w:tcW w:w="3960" w:type="dxa"/>
          </w:tcPr>
          <w:p w14:paraId="02E04970" w14:textId="77777777" w:rsidR="000847B6" w:rsidRDefault="000847B6" w:rsidP="000847B6">
            <w:pPr>
              <w:pStyle w:val="EngHang"/>
            </w:pPr>
            <w:r>
              <w:t>Deliver us, O Lord, by Your Name.</w:t>
            </w:r>
          </w:p>
          <w:p w14:paraId="716DFC37" w14:textId="77777777" w:rsidR="000847B6" w:rsidRDefault="000847B6" w:rsidP="000847B6">
            <w:pPr>
              <w:pStyle w:val="EngHang"/>
            </w:pPr>
            <w:r>
              <w:t>Hear us and have mercy on us.</w:t>
            </w:r>
          </w:p>
          <w:p w14:paraId="2371C278" w14:textId="77777777" w:rsidR="000847B6" w:rsidRDefault="000847B6" w:rsidP="000847B6">
            <w:pPr>
              <w:pStyle w:val="EngHang"/>
            </w:pPr>
            <w:r>
              <w:t>Comfort us by Your will,</w:t>
            </w:r>
          </w:p>
          <w:p w14:paraId="5E3E4325" w14:textId="77777777" w:rsidR="000847B6" w:rsidRDefault="000847B6" w:rsidP="000847B6">
            <w:pPr>
              <w:pStyle w:val="EngHangEnd"/>
            </w:pPr>
            <w:r>
              <w:t>And remember those who have slept.</w:t>
            </w:r>
          </w:p>
        </w:tc>
        <w:tc>
          <w:tcPr>
            <w:tcW w:w="288" w:type="dxa"/>
          </w:tcPr>
          <w:p w14:paraId="15A2BC35" w14:textId="77777777" w:rsidR="000847B6" w:rsidRDefault="000847B6" w:rsidP="00E6009C"/>
        </w:tc>
        <w:tc>
          <w:tcPr>
            <w:tcW w:w="288" w:type="dxa"/>
          </w:tcPr>
          <w:p w14:paraId="1F1B07F6" w14:textId="77777777" w:rsidR="000847B6" w:rsidRDefault="000847B6" w:rsidP="00E6009C">
            <w:pPr>
              <w:pStyle w:val="CopticCross"/>
            </w:pPr>
          </w:p>
        </w:tc>
        <w:tc>
          <w:tcPr>
            <w:tcW w:w="3960" w:type="dxa"/>
          </w:tcPr>
          <w:p w14:paraId="6B0D1F83" w14:textId="77777777" w:rsidR="000847B6" w:rsidRDefault="000847B6" w:rsidP="000847B6">
            <w:pPr>
              <w:pStyle w:val="CopticVersemulti-line"/>
            </w:pPr>
            <w:r>
              <w:t>Ⲫϯ ⲛⲁϩⲙⲉⲛ ϧⲉⲛ ⲡⲉⲕⲣⲁⲛ:</w:t>
            </w:r>
          </w:p>
          <w:p w14:paraId="717ED8CD" w14:textId="77777777" w:rsidR="000847B6" w:rsidRDefault="000847B6" w:rsidP="000847B6">
            <w:pPr>
              <w:pStyle w:val="CopticVersemulti-line"/>
            </w:pPr>
            <w:r>
              <w:t>ⲥⲱⲧⲉⲙ ⲉ̀ⲣⲟⲛ ⲟⲩⲟϩ ⲛⲁⲓ ⲛⲁⲛ:</w:t>
            </w:r>
          </w:p>
          <w:p w14:paraId="2A502630" w14:textId="77777777" w:rsidR="000847B6" w:rsidRDefault="000847B6" w:rsidP="000847B6">
            <w:pPr>
              <w:pStyle w:val="CopticVersemulti-line"/>
            </w:pPr>
            <w:r>
              <w:t>ϧⲉⲛ ⲡⲉⲕⲟⲩⲱϣ ⲙⲁⲛⲟⲙϯ ⲛⲁⲛ:</w:t>
            </w:r>
          </w:p>
          <w:p w14:paraId="5FD5C0B3" w14:textId="77777777" w:rsidR="000847B6" w:rsidRPr="005130A7" w:rsidRDefault="000847B6" w:rsidP="000847B6">
            <w:pPr>
              <w:pStyle w:val="CopticHangingVerse"/>
            </w:pPr>
            <w:r>
              <w:t>ⲛⲏⲉ̀ⲧⲁⲩⲉⲛⲕⲟⲧ ⲁ̀ⲣⲓⲡⲟⲩⲙⲉⲩⲓ̀.</w:t>
            </w:r>
          </w:p>
        </w:tc>
      </w:tr>
      <w:tr w:rsidR="000847B6" w14:paraId="4E08EC05" w14:textId="77777777" w:rsidTr="00E6009C">
        <w:trPr>
          <w:cantSplit/>
          <w:jc w:val="center"/>
        </w:trPr>
        <w:tc>
          <w:tcPr>
            <w:tcW w:w="288" w:type="dxa"/>
          </w:tcPr>
          <w:p w14:paraId="2AE6E47C" w14:textId="77777777" w:rsidR="000847B6" w:rsidRDefault="000847B6" w:rsidP="00E6009C">
            <w:pPr>
              <w:pStyle w:val="CopticCross"/>
            </w:pPr>
          </w:p>
        </w:tc>
        <w:tc>
          <w:tcPr>
            <w:tcW w:w="3960" w:type="dxa"/>
          </w:tcPr>
          <w:p w14:paraId="76D82F7A" w14:textId="77777777" w:rsidR="000847B6" w:rsidRDefault="000847B6" w:rsidP="000847B6">
            <w:pPr>
              <w:pStyle w:val="EngHang"/>
            </w:pPr>
            <w:r>
              <w:t>Forgive me, a sinner,</w:t>
            </w:r>
          </w:p>
          <w:p w14:paraId="5EA251A1" w14:textId="77777777" w:rsidR="000847B6" w:rsidRDefault="000847B6" w:rsidP="000847B6">
            <w:pPr>
              <w:pStyle w:val="EngHang"/>
            </w:pPr>
            <w:r>
              <w:t>And teach my Your ways.</w:t>
            </w:r>
          </w:p>
          <w:p w14:paraId="14228680" w14:textId="77777777" w:rsidR="000847B6" w:rsidRDefault="000847B6" w:rsidP="000847B6">
            <w:pPr>
              <w:pStyle w:val="EngHang"/>
            </w:pPr>
            <w:r>
              <w:t>Attend, O Lord, to my tears,</w:t>
            </w:r>
          </w:p>
          <w:p w14:paraId="0B8E9D64" w14:textId="77777777" w:rsidR="000847B6" w:rsidRDefault="000847B6" w:rsidP="000847B6">
            <w:pPr>
              <w:pStyle w:val="EngHangEnd"/>
            </w:pPr>
            <w:r>
              <w:t>And grant healing to the sick.</w:t>
            </w:r>
          </w:p>
        </w:tc>
        <w:tc>
          <w:tcPr>
            <w:tcW w:w="288" w:type="dxa"/>
          </w:tcPr>
          <w:p w14:paraId="7938C457" w14:textId="77777777" w:rsidR="000847B6" w:rsidRDefault="000847B6" w:rsidP="00E6009C"/>
        </w:tc>
        <w:tc>
          <w:tcPr>
            <w:tcW w:w="288" w:type="dxa"/>
          </w:tcPr>
          <w:p w14:paraId="11D13498" w14:textId="77777777" w:rsidR="000847B6" w:rsidRDefault="000847B6" w:rsidP="00E6009C">
            <w:pPr>
              <w:pStyle w:val="CopticCross"/>
            </w:pPr>
          </w:p>
        </w:tc>
        <w:tc>
          <w:tcPr>
            <w:tcW w:w="3960" w:type="dxa"/>
          </w:tcPr>
          <w:p w14:paraId="21DB6FC8" w14:textId="77777777" w:rsidR="000847B6" w:rsidRDefault="000847B6" w:rsidP="000847B6">
            <w:pPr>
              <w:pStyle w:val="CopticVersemulti-line"/>
            </w:pPr>
            <w:r>
              <w:t>Ⲭⲱ ⲛⲏⲓ ⲉ̀ⲃⲟⲗ ϫⲉ ⲁ̀ⲛⲟⲕ ⲟⲩⲣⲉϥⲉⲣⲛⲟⲃⲓ:</w:t>
            </w:r>
          </w:p>
          <w:p w14:paraId="7A5C06D9" w14:textId="77777777" w:rsidR="000847B6" w:rsidRDefault="000847B6" w:rsidP="000847B6">
            <w:pPr>
              <w:pStyle w:val="CopticVersemulti-line"/>
            </w:pPr>
            <w:r>
              <w:t>ⲙⲁⲥ̀ⲃⲱⲛⲏⲓ ⲉ̀ⲛⲉⲕⲙⲓⲧⲱⲟⲩⲓ̀:</w:t>
            </w:r>
          </w:p>
          <w:p w14:paraId="377F9FB4" w14:textId="77777777" w:rsidR="000847B6" w:rsidRDefault="000847B6" w:rsidP="000847B6">
            <w:pPr>
              <w:pStyle w:val="CopticVersemulti-line"/>
            </w:pPr>
            <w:r>
              <w:t>ϭⲓ ⲥ̀ⲙⲏ Ⲫϯ ⲉ̀ⲛⲁⲉⲣⲙⲱⲟⲩⲓ̀:</w:t>
            </w:r>
          </w:p>
          <w:p w14:paraId="361E9362" w14:textId="77777777" w:rsidR="000847B6" w:rsidRPr="005130A7" w:rsidRDefault="000847B6" w:rsidP="000847B6">
            <w:pPr>
              <w:pStyle w:val="CopticHangingVerse"/>
            </w:pPr>
            <w:r>
              <w:t>ⲛⲏⲉⲧϣⲱⲛⲓ ⲙⲁⲧⲁⲗϭⲱⲟⲩ.</w:t>
            </w:r>
          </w:p>
        </w:tc>
      </w:tr>
      <w:tr w:rsidR="000847B6" w14:paraId="567F9C0D" w14:textId="77777777" w:rsidTr="00E6009C">
        <w:trPr>
          <w:cantSplit/>
          <w:jc w:val="center"/>
        </w:trPr>
        <w:tc>
          <w:tcPr>
            <w:tcW w:w="288" w:type="dxa"/>
          </w:tcPr>
          <w:p w14:paraId="4753585A" w14:textId="77777777" w:rsidR="000847B6" w:rsidRPr="003209AF" w:rsidRDefault="000847B6" w:rsidP="00E6009C">
            <w:pPr>
              <w:pStyle w:val="CopticCross"/>
              <w:rPr>
                <w:b/>
              </w:rPr>
            </w:pPr>
            <w:r w:rsidRPr="00FB5ACB">
              <w:t>¿</w:t>
            </w:r>
          </w:p>
        </w:tc>
        <w:tc>
          <w:tcPr>
            <w:tcW w:w="3960" w:type="dxa"/>
          </w:tcPr>
          <w:p w14:paraId="63715B0C" w14:textId="77777777" w:rsidR="000847B6" w:rsidRDefault="000847B6" w:rsidP="000847B6">
            <w:pPr>
              <w:pStyle w:val="EngHang"/>
            </w:pPr>
            <w:r>
              <w:t>O Saviour of the world,</w:t>
            </w:r>
          </w:p>
          <w:p w14:paraId="0EBEB9D9" w14:textId="77777777" w:rsidR="000847B6" w:rsidRDefault="000847B6" w:rsidP="000847B6">
            <w:pPr>
              <w:pStyle w:val="EngHang"/>
            </w:pPr>
            <w:r>
              <w:t>Jesus ,the King of peace,</w:t>
            </w:r>
          </w:p>
          <w:p w14:paraId="45EC6F2E" w14:textId="77777777" w:rsidR="000847B6" w:rsidRDefault="000847B6" w:rsidP="000847B6">
            <w:pPr>
              <w:pStyle w:val="EngHang"/>
            </w:pPr>
            <w:r>
              <w:t>I praise You at all times,</w:t>
            </w:r>
          </w:p>
          <w:p w14:paraId="1A721E24" w14:textId="77777777" w:rsidR="000847B6" w:rsidRDefault="000847B6" w:rsidP="000847B6">
            <w:pPr>
              <w:pStyle w:val="EngHangEnd"/>
            </w:pPr>
            <w:r>
              <w:t>And praise Your Holy Name.</w:t>
            </w:r>
          </w:p>
        </w:tc>
        <w:tc>
          <w:tcPr>
            <w:tcW w:w="288" w:type="dxa"/>
          </w:tcPr>
          <w:p w14:paraId="26FB0A2B" w14:textId="77777777" w:rsidR="000847B6" w:rsidRDefault="000847B6" w:rsidP="00E6009C"/>
        </w:tc>
        <w:tc>
          <w:tcPr>
            <w:tcW w:w="288" w:type="dxa"/>
          </w:tcPr>
          <w:p w14:paraId="07C1EB37" w14:textId="77777777" w:rsidR="000847B6" w:rsidRDefault="000847B6" w:rsidP="00E6009C">
            <w:pPr>
              <w:pStyle w:val="CopticCross"/>
            </w:pPr>
            <w:r w:rsidRPr="00FB5ACB">
              <w:t>¿</w:t>
            </w:r>
          </w:p>
        </w:tc>
        <w:tc>
          <w:tcPr>
            <w:tcW w:w="3960" w:type="dxa"/>
          </w:tcPr>
          <w:p w14:paraId="35695D6B" w14:textId="77777777" w:rsidR="000847B6" w:rsidRDefault="000847B6" w:rsidP="000847B6">
            <w:pPr>
              <w:pStyle w:val="CopticVersemulti-line"/>
            </w:pPr>
            <w:r>
              <w:t>Ⲯⲱⲧⲏⲣ ⲛ̀ϯⲟⲓⲕⲟⲩⲙⲉⲛⲏ:</w:t>
            </w:r>
          </w:p>
          <w:p w14:paraId="2631B3CE" w14:textId="77777777" w:rsidR="000847B6" w:rsidRDefault="000847B6" w:rsidP="000847B6">
            <w:pPr>
              <w:pStyle w:val="CopticVersemulti-line"/>
            </w:pPr>
            <w:r>
              <w:t>Ⲓⲏ̄ⲥ̄ ⲡ̀ⲟⲩⲣⲟ ⲛ̀ⲧⲉ ϯϩⲓⲣⲏⲛⲏ:</w:t>
            </w:r>
          </w:p>
          <w:p w14:paraId="5BCBA8D2" w14:textId="77777777" w:rsidR="000847B6" w:rsidRDefault="000847B6" w:rsidP="000847B6">
            <w:pPr>
              <w:pStyle w:val="CopticVersemulti-line"/>
            </w:pPr>
            <w:r>
              <w:t>ϯⲛⲁⲥ̀ⲙⲟⲩ ⲉ̀ⲣⲟⲕ ⲙ̀ⲙⲏⲛⲓ:</w:t>
            </w:r>
          </w:p>
          <w:p w14:paraId="2F1868F7" w14:textId="77777777" w:rsidR="000847B6" w:rsidRPr="005130A7" w:rsidRDefault="000847B6" w:rsidP="000847B6">
            <w:pPr>
              <w:pStyle w:val="CopticHangingVerse"/>
            </w:pPr>
            <w:r>
              <w:t>ⲙ̀ⲙⲏⲛⲓ ϯⲛⲁⲥ̀ⲙⲟⲩ ⲉ̀ⲡⲉⲕⲣⲁⲛ ⲉ̄ⲑ̄ⲩ̄.</w:t>
            </w:r>
          </w:p>
        </w:tc>
      </w:tr>
      <w:tr w:rsidR="000847B6" w14:paraId="2F9C87DF" w14:textId="77777777" w:rsidTr="00E6009C">
        <w:trPr>
          <w:cantSplit/>
          <w:jc w:val="center"/>
        </w:trPr>
        <w:tc>
          <w:tcPr>
            <w:tcW w:w="288" w:type="dxa"/>
          </w:tcPr>
          <w:p w14:paraId="78929422" w14:textId="77777777" w:rsidR="000847B6" w:rsidRDefault="000847B6" w:rsidP="00E6009C">
            <w:pPr>
              <w:pStyle w:val="CopticCross"/>
            </w:pPr>
            <w:r w:rsidRPr="00FB5ACB">
              <w:lastRenderedPageBreak/>
              <w:t>¿</w:t>
            </w:r>
          </w:p>
        </w:tc>
        <w:tc>
          <w:tcPr>
            <w:tcW w:w="3960" w:type="dxa"/>
          </w:tcPr>
          <w:p w14:paraId="2A49CE65" w14:textId="77777777" w:rsidR="000847B6" w:rsidRDefault="000847B6" w:rsidP="000847B6">
            <w:pPr>
              <w:pStyle w:val="EngHang"/>
            </w:pPr>
            <w:r>
              <w:t>O King of all kings,</w:t>
            </w:r>
          </w:p>
          <w:p w14:paraId="6C7FBDD9" w14:textId="77777777" w:rsidR="000847B6" w:rsidRDefault="000847B6" w:rsidP="000847B6">
            <w:pPr>
              <w:pStyle w:val="EngHang"/>
            </w:pPr>
            <w:r>
              <w:t>O great Shepherd,</w:t>
            </w:r>
          </w:p>
          <w:p w14:paraId="7BA320C5" w14:textId="77777777" w:rsidR="000847B6" w:rsidRDefault="000847B6" w:rsidP="000847B6">
            <w:pPr>
              <w:pStyle w:val="EngHang"/>
            </w:pPr>
            <w:r>
              <w:t>O Name full of glory,</w:t>
            </w:r>
          </w:p>
          <w:p w14:paraId="3C2D17FC" w14:textId="77777777" w:rsidR="000847B6" w:rsidRDefault="000847B6" w:rsidP="000847B6">
            <w:pPr>
              <w:pStyle w:val="EngHangEnd"/>
            </w:pPr>
            <w:r>
              <w:t>Keep the rulers (kings) of the earth.</w:t>
            </w:r>
          </w:p>
        </w:tc>
        <w:tc>
          <w:tcPr>
            <w:tcW w:w="288" w:type="dxa"/>
          </w:tcPr>
          <w:p w14:paraId="28FDE01C" w14:textId="77777777" w:rsidR="000847B6" w:rsidRDefault="000847B6" w:rsidP="00E6009C"/>
        </w:tc>
        <w:tc>
          <w:tcPr>
            <w:tcW w:w="288" w:type="dxa"/>
          </w:tcPr>
          <w:p w14:paraId="2E8B698A" w14:textId="77777777" w:rsidR="000847B6" w:rsidRDefault="000847B6" w:rsidP="00E6009C">
            <w:pPr>
              <w:pStyle w:val="CopticCross"/>
            </w:pPr>
            <w:r w:rsidRPr="00FB5ACB">
              <w:t>¿</w:t>
            </w:r>
          </w:p>
        </w:tc>
        <w:tc>
          <w:tcPr>
            <w:tcW w:w="3960" w:type="dxa"/>
          </w:tcPr>
          <w:p w14:paraId="355CA508" w14:textId="77777777" w:rsidR="000847B6" w:rsidRDefault="000847B6" w:rsidP="000847B6">
            <w:pPr>
              <w:pStyle w:val="CopticVersemulti-line"/>
              <w:rPr>
                <w:rFonts w:eastAsia="Arial Unicode MS" w:cs="FreeSerifAvvaShenouda"/>
              </w:rPr>
            </w:pPr>
            <w:r>
              <w:rPr>
                <w:rFonts w:eastAsia="Arial Unicode MS" w:cs="FreeSerifAvvaShenouda"/>
              </w:rPr>
              <w:t>Ⲱ ⲡ̀ⲟⲩⲣⲟ ⲛ̀ⲧⲉ ⲛⲓⲟⲩⲣⲱⲟⲩ:</w:t>
            </w:r>
          </w:p>
          <w:p w14:paraId="3E33EBD6" w14:textId="77777777" w:rsidR="000847B6" w:rsidRDefault="000847B6" w:rsidP="000847B6">
            <w:pPr>
              <w:pStyle w:val="CopticVersemulti-line"/>
              <w:rPr>
                <w:rFonts w:eastAsia="Arial Unicode MS" w:cs="FreeSerifAvvaShenouda"/>
              </w:rPr>
            </w:pPr>
            <w:r>
              <w:rPr>
                <w:rFonts w:eastAsia="Arial Unicode MS" w:cs="FreeSerifAvvaShenouda"/>
              </w:rPr>
              <w:t>ⲱ̀ ⲡⲓⲛⲓϣϯ ⲙ̀ⲙⲁⲛⲉ̀ⲥⲱⲟⲩ:</w:t>
            </w:r>
          </w:p>
          <w:p w14:paraId="68EB58F7" w14:textId="77777777" w:rsidR="000847B6" w:rsidRDefault="000847B6" w:rsidP="000847B6">
            <w:pPr>
              <w:pStyle w:val="CopticVersemulti-line"/>
              <w:rPr>
                <w:rFonts w:eastAsia="Arial Unicode MS" w:cs="FreeSerifAvvaShenouda"/>
              </w:rPr>
            </w:pPr>
            <w:r>
              <w:rPr>
                <w:rFonts w:eastAsia="Arial Unicode MS" w:cs="FreeSerifAvvaShenouda"/>
              </w:rPr>
              <w:t>ⲱ̀ ⲡⲓⲣⲁⲛ ⲉⲑⲙⲉϩ ⲛ̀ⲱ̀ⲟⲩ:</w:t>
            </w:r>
          </w:p>
          <w:p w14:paraId="27C0EEF9" w14:textId="77777777" w:rsidR="000847B6" w:rsidRPr="00384F62" w:rsidRDefault="000847B6" w:rsidP="000847B6">
            <w:pPr>
              <w:pStyle w:val="CopticHangingVerse"/>
            </w:pPr>
            <w:r>
              <w:t>ⲛⲓⲟⲩⲣⲱⲟⲩ (ⲛⲁⲓⲣⲭⲏ) ⲛ̀ⲧⲉ ⲛ̀ⲕⲁϩⲓ ⲁ̀ⲣⲉϩ ⲉ̀ⲣⲱⲟⲩ.</w:t>
            </w:r>
          </w:p>
        </w:tc>
      </w:tr>
    </w:tbl>
    <w:p w14:paraId="23153F72" w14:textId="77777777" w:rsidR="00E6009C" w:rsidRPr="00382A9C" w:rsidRDefault="00E6009C" w:rsidP="00E6009C"/>
    <w:p w14:paraId="012FAC32" w14:textId="77777777" w:rsidR="00B53E05" w:rsidRDefault="00B53E05" w:rsidP="00B53E05">
      <w:pPr>
        <w:pStyle w:val="Heading3"/>
      </w:pPr>
      <w:bookmarkStart w:id="1454" w:name="_Ref434560112"/>
      <w:bookmarkStart w:id="1455" w:name="_Toc448227542"/>
      <w:r>
        <w:t>January 8 (9) / Tobi 13: Also the Martyrdom of St. Demiana</w:t>
      </w:r>
      <w:bookmarkEnd w:id="1454"/>
      <w:bookmarkEnd w:id="1455"/>
    </w:p>
    <w:p w14:paraId="1CED9AFC" w14:textId="6234F062" w:rsidR="00B53E05" w:rsidRDefault="00B53E05" w:rsidP="00B53E05">
      <w:pPr>
        <w:pStyle w:val="Rubric"/>
      </w:pPr>
      <w:r>
        <w:t xml:space="preserve">See </w:t>
      </w:r>
      <w:r w:rsidR="002409EF">
        <w:fldChar w:fldCharType="begin"/>
      </w:r>
      <w:r w:rsidR="002409EF">
        <w:instrText xml:space="preserve"> REF _Ref434490082 \h </w:instrText>
      </w:r>
      <w:r w:rsidR="002409EF">
        <w:fldChar w:fldCharType="separate"/>
      </w:r>
      <w:r w:rsidR="000C7DE2">
        <w:t>The Doxology of St. Demiana</w:t>
      </w:r>
      <w:r w:rsidR="002409EF">
        <w:fldChar w:fldCharType="end"/>
      </w:r>
      <w:r w:rsidR="002409EF">
        <w:t xml:space="preserve">, </w:t>
      </w:r>
      <w:r>
        <w:t>pa</w:t>
      </w:r>
      <w:r w:rsidR="002409EF">
        <w:t xml:space="preserve">ge </w:t>
      </w:r>
      <w:r w:rsidR="002409EF">
        <w:fldChar w:fldCharType="begin"/>
      </w:r>
      <w:r w:rsidR="002409EF">
        <w:instrText xml:space="preserve"> PAGEREF _Ref434490082 \h </w:instrText>
      </w:r>
      <w:r w:rsidR="002409EF">
        <w:fldChar w:fldCharType="separate"/>
      </w:r>
      <w:r w:rsidR="000C7DE2">
        <w:rPr>
          <w:noProof/>
        </w:rPr>
        <w:t>613</w:t>
      </w:r>
      <w:r w:rsidR="002409EF">
        <w:fldChar w:fldCharType="end"/>
      </w:r>
      <w:r>
        <w:t>.</w:t>
      </w:r>
    </w:p>
    <w:p w14:paraId="625F7E74" w14:textId="77777777" w:rsidR="00B53E05" w:rsidRDefault="00B53E05" w:rsidP="00B53E05">
      <w:pPr>
        <w:pStyle w:val="Heading4"/>
      </w:pPr>
      <w:bookmarkStart w:id="1456" w:name="_Ref434490124"/>
      <w:r>
        <w:t>Another Doxology of St. Demiana</w:t>
      </w:r>
      <w:bookmarkEnd w:id="145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53E05" w14:paraId="1045AEF0" w14:textId="77777777" w:rsidTr="00751B8B">
        <w:trPr>
          <w:cantSplit/>
          <w:jc w:val="center"/>
        </w:trPr>
        <w:tc>
          <w:tcPr>
            <w:tcW w:w="288" w:type="dxa"/>
          </w:tcPr>
          <w:p w14:paraId="0483035F" w14:textId="77777777" w:rsidR="00B53E05" w:rsidRDefault="00B53E05" w:rsidP="00751B8B">
            <w:pPr>
              <w:pStyle w:val="CopticCross"/>
            </w:pPr>
          </w:p>
        </w:tc>
        <w:tc>
          <w:tcPr>
            <w:tcW w:w="3960" w:type="dxa"/>
          </w:tcPr>
          <w:p w14:paraId="3124F96D" w14:textId="77777777" w:rsidR="00B53E05" w:rsidRDefault="00B53E05" w:rsidP="00B53E05">
            <w:pPr>
              <w:pStyle w:val="EngHang"/>
            </w:pPr>
            <w:r>
              <w:t>This wise virgin</w:t>
            </w:r>
          </w:p>
          <w:p w14:paraId="7281A0FD" w14:textId="77777777" w:rsidR="00B53E05" w:rsidRDefault="00B53E05" w:rsidP="00B53E05">
            <w:pPr>
              <w:pStyle w:val="EngHang"/>
            </w:pPr>
            <w:r>
              <w:t>Was adorned by</w:t>
            </w:r>
          </w:p>
          <w:p w14:paraId="7209F44E" w14:textId="77777777" w:rsidR="00B53E05" w:rsidRDefault="00B53E05" w:rsidP="00B53E05">
            <w:pPr>
              <w:pStyle w:val="EngHang"/>
            </w:pPr>
            <w:r>
              <w:t>Truly great</w:t>
            </w:r>
          </w:p>
          <w:p w14:paraId="02EE51D8" w14:textId="77777777" w:rsidR="00B53E05" w:rsidRDefault="00B53E05" w:rsidP="00B53E05">
            <w:pPr>
              <w:pStyle w:val="EngHangEnd"/>
            </w:pPr>
            <w:r>
              <w:t>Glory and honour.</w:t>
            </w:r>
          </w:p>
        </w:tc>
        <w:tc>
          <w:tcPr>
            <w:tcW w:w="288" w:type="dxa"/>
          </w:tcPr>
          <w:p w14:paraId="0BC6888A" w14:textId="77777777" w:rsidR="00B53E05" w:rsidRDefault="00B53E05" w:rsidP="00751B8B"/>
        </w:tc>
        <w:tc>
          <w:tcPr>
            <w:tcW w:w="288" w:type="dxa"/>
          </w:tcPr>
          <w:p w14:paraId="5A70CB09" w14:textId="77777777" w:rsidR="00B53E05" w:rsidRDefault="00B53E05" w:rsidP="00751B8B">
            <w:pPr>
              <w:pStyle w:val="CopticCross"/>
            </w:pPr>
          </w:p>
        </w:tc>
        <w:tc>
          <w:tcPr>
            <w:tcW w:w="3960" w:type="dxa"/>
          </w:tcPr>
          <w:p w14:paraId="3429EBE2" w14:textId="77777777" w:rsidR="00B53E05" w:rsidRDefault="00B53E05" w:rsidP="00B53E05">
            <w:pPr>
              <w:pStyle w:val="CopticVersemulti-line"/>
            </w:pPr>
            <w:r>
              <w:t>Ⲟⲩⲛⲓϣϯ ⲁ̀ⲗⲏⲑⲟⲥ:</w:t>
            </w:r>
          </w:p>
          <w:p w14:paraId="474AFC91" w14:textId="77777777" w:rsidR="00B53E05" w:rsidRDefault="00B53E05" w:rsidP="00B53E05">
            <w:pPr>
              <w:pStyle w:val="CopticVersemulti-line"/>
            </w:pPr>
            <w:r>
              <w:t>ⲡⲉ ⲡⲓⲱ̀ⲟⲩ ⲛⲉⲙ ⲛⲓⲧⲁⲓⲟ:</w:t>
            </w:r>
          </w:p>
          <w:p w14:paraId="22C81ABF" w14:textId="77777777" w:rsidR="00B53E05" w:rsidRDefault="00B53E05" w:rsidP="00B53E05">
            <w:pPr>
              <w:pStyle w:val="CopticVersemulti-line"/>
            </w:pPr>
            <w:r>
              <w:t>ⲉⲧⲁⲥϫⲱⲗϩ ⲙ̀ⲙⲱⲟⲩ ⲉ̀ⲃⲟⲗ:</w:t>
            </w:r>
          </w:p>
          <w:p w14:paraId="71B6E395" w14:textId="77777777" w:rsidR="00B53E05" w:rsidRDefault="00B53E05" w:rsidP="00B53E05">
            <w:pPr>
              <w:pStyle w:val="CopticHangingVerse"/>
            </w:pPr>
            <w:r>
              <w:t>ⲛ̀ϫⲉ ϯⲥⲁⲃⲏ ⲙ̀ⲡⲁⲣⲑⲉⲛⲟⲥ.</w:t>
            </w:r>
          </w:p>
        </w:tc>
      </w:tr>
      <w:tr w:rsidR="00B53E05" w14:paraId="0E9FCEEE" w14:textId="77777777" w:rsidTr="00751B8B">
        <w:trPr>
          <w:cantSplit/>
          <w:jc w:val="center"/>
        </w:trPr>
        <w:tc>
          <w:tcPr>
            <w:tcW w:w="288" w:type="dxa"/>
          </w:tcPr>
          <w:p w14:paraId="5C54DE90" w14:textId="77777777" w:rsidR="00B53E05" w:rsidRDefault="00B53E05" w:rsidP="00751B8B">
            <w:pPr>
              <w:pStyle w:val="CopticCross"/>
            </w:pPr>
            <w:r w:rsidRPr="00FB5ACB">
              <w:t>¿</w:t>
            </w:r>
          </w:p>
        </w:tc>
        <w:tc>
          <w:tcPr>
            <w:tcW w:w="3960" w:type="dxa"/>
          </w:tcPr>
          <w:p w14:paraId="3EEB2F0D" w14:textId="77777777" w:rsidR="00B53E05" w:rsidRDefault="00B53E05" w:rsidP="00B53E05">
            <w:pPr>
              <w:pStyle w:val="EngHang"/>
            </w:pPr>
            <w:r>
              <w:t>The elect lady,</w:t>
            </w:r>
          </w:p>
          <w:p w14:paraId="5F78DF69" w14:textId="77777777" w:rsidR="00B53E05" w:rsidRDefault="00B53E05" w:rsidP="00B53E05">
            <w:pPr>
              <w:pStyle w:val="EngHang"/>
            </w:pPr>
            <w:r>
              <w:t>The dignified,</w:t>
            </w:r>
          </w:p>
          <w:p w14:paraId="3B1FA93E" w14:textId="77777777" w:rsidR="00B53E05" w:rsidRDefault="00B53E05" w:rsidP="00B53E05">
            <w:pPr>
              <w:pStyle w:val="EngHang"/>
            </w:pPr>
            <w:r>
              <w:t>The chaste martyr,</w:t>
            </w:r>
          </w:p>
          <w:p w14:paraId="48AC9128" w14:textId="77777777" w:rsidR="00B53E05" w:rsidRDefault="00B53E05" w:rsidP="00B53E05">
            <w:pPr>
              <w:pStyle w:val="EngHangEnd"/>
            </w:pPr>
            <w:r>
              <w:t>St. Demiana.</w:t>
            </w:r>
          </w:p>
        </w:tc>
        <w:tc>
          <w:tcPr>
            <w:tcW w:w="288" w:type="dxa"/>
          </w:tcPr>
          <w:p w14:paraId="1F497902" w14:textId="77777777" w:rsidR="00B53E05" w:rsidRDefault="00B53E05" w:rsidP="00751B8B"/>
        </w:tc>
        <w:tc>
          <w:tcPr>
            <w:tcW w:w="288" w:type="dxa"/>
          </w:tcPr>
          <w:p w14:paraId="60B41485" w14:textId="77777777" w:rsidR="00B53E05" w:rsidRDefault="00B53E05" w:rsidP="00751B8B">
            <w:pPr>
              <w:pStyle w:val="CopticCross"/>
            </w:pPr>
            <w:r w:rsidRPr="00FB5ACB">
              <w:t>¿</w:t>
            </w:r>
          </w:p>
        </w:tc>
        <w:tc>
          <w:tcPr>
            <w:tcW w:w="3960" w:type="dxa"/>
          </w:tcPr>
          <w:p w14:paraId="77842780" w14:textId="77777777" w:rsidR="00B53E05" w:rsidRDefault="00B53E05" w:rsidP="00B53E05">
            <w:pPr>
              <w:pStyle w:val="CopticVersemulti-line"/>
            </w:pPr>
            <w:r>
              <w:t>Ϯⲥⲱⲧⲡ ⲛ̀ⲕⲩⲣⲓⲁ:</w:t>
            </w:r>
          </w:p>
          <w:p w14:paraId="23EC5D00" w14:textId="77777777" w:rsidR="00B53E05" w:rsidRDefault="00B53E05" w:rsidP="00B53E05">
            <w:pPr>
              <w:pStyle w:val="CopticVersemulti-line"/>
            </w:pPr>
            <w:r>
              <w:t>ϯⲙⲁⲥⲓ ⲉⲑⲛⲁⲛⲉⲥ:</w:t>
            </w:r>
          </w:p>
          <w:p w14:paraId="3DB89A73" w14:textId="77777777" w:rsidR="00B53E05" w:rsidRDefault="00B53E05" w:rsidP="00B53E05">
            <w:pPr>
              <w:pStyle w:val="CopticVersemulti-line"/>
            </w:pPr>
            <w:r>
              <w:t>ϯⲙⲁⲣⲧⲩⲣⲟⲥ ⲛ̀ⲁ̀ⲅⲛⲓⲁ:</w:t>
            </w:r>
          </w:p>
          <w:p w14:paraId="6E09F242" w14:textId="77777777" w:rsidR="00B53E05" w:rsidRDefault="00B53E05" w:rsidP="00B53E05">
            <w:pPr>
              <w:pStyle w:val="CopticHangingVerse"/>
            </w:pPr>
            <w:r>
              <w:t>ϯⲁ̀ⲅⲓⲁ Ⲇⲩⲙⲓⲁⲛⲏ.</w:t>
            </w:r>
          </w:p>
        </w:tc>
      </w:tr>
      <w:tr w:rsidR="00B53E05" w14:paraId="42EF6727" w14:textId="77777777" w:rsidTr="00751B8B">
        <w:trPr>
          <w:cantSplit/>
          <w:jc w:val="center"/>
        </w:trPr>
        <w:tc>
          <w:tcPr>
            <w:tcW w:w="288" w:type="dxa"/>
          </w:tcPr>
          <w:p w14:paraId="23D24B2B" w14:textId="77777777" w:rsidR="00B53E05" w:rsidRDefault="00B53E05" w:rsidP="00751B8B">
            <w:pPr>
              <w:pStyle w:val="CopticCross"/>
            </w:pPr>
          </w:p>
        </w:tc>
        <w:tc>
          <w:tcPr>
            <w:tcW w:w="3960" w:type="dxa"/>
          </w:tcPr>
          <w:p w14:paraId="559A67C4" w14:textId="77777777" w:rsidR="00B53E05" w:rsidRDefault="00B53E05" w:rsidP="00B53E05">
            <w:pPr>
              <w:pStyle w:val="EngHang"/>
            </w:pPr>
            <w:r>
              <w:t>She was chosen</w:t>
            </w:r>
          </w:p>
          <w:p w14:paraId="1F8BBE6B" w14:textId="77777777" w:rsidR="00B53E05" w:rsidRDefault="00B53E05" w:rsidP="00B53E05">
            <w:pPr>
              <w:pStyle w:val="EngHang"/>
            </w:pPr>
            <w:r>
              <w:t>By Christ the King,</w:t>
            </w:r>
          </w:p>
          <w:p w14:paraId="4F14DE25" w14:textId="77777777" w:rsidR="00B53E05" w:rsidRDefault="00B53E05" w:rsidP="00B53E05">
            <w:pPr>
              <w:pStyle w:val="EngHang"/>
            </w:pPr>
            <w:r>
              <w:t>With the forty virgins</w:t>
            </w:r>
          </w:p>
          <w:p w14:paraId="6E9B1205" w14:textId="77777777" w:rsidR="00B53E05" w:rsidRDefault="00B53E05" w:rsidP="00B53E05">
            <w:pPr>
              <w:pStyle w:val="EngHangEnd"/>
            </w:pPr>
            <w:r>
              <w:t>Who were with her.</w:t>
            </w:r>
          </w:p>
        </w:tc>
        <w:tc>
          <w:tcPr>
            <w:tcW w:w="288" w:type="dxa"/>
          </w:tcPr>
          <w:p w14:paraId="4E0F4F30" w14:textId="77777777" w:rsidR="00B53E05" w:rsidRDefault="00B53E05" w:rsidP="00751B8B"/>
        </w:tc>
        <w:tc>
          <w:tcPr>
            <w:tcW w:w="288" w:type="dxa"/>
          </w:tcPr>
          <w:p w14:paraId="3C5DCA91" w14:textId="77777777" w:rsidR="00B53E05" w:rsidRDefault="00B53E05" w:rsidP="00751B8B">
            <w:pPr>
              <w:pStyle w:val="CopticCross"/>
            </w:pPr>
          </w:p>
        </w:tc>
        <w:tc>
          <w:tcPr>
            <w:tcW w:w="3960" w:type="dxa"/>
          </w:tcPr>
          <w:p w14:paraId="7530E641" w14:textId="77777777" w:rsidR="00B53E05" w:rsidRDefault="00B53E05" w:rsidP="00B53E05">
            <w:pPr>
              <w:pStyle w:val="CopticVersemulti-line"/>
            </w:pPr>
            <w:r>
              <w:t>Ⲑⲁⲓ ⲉ̀ⲧⲁϥⲥⲱⲧⲡ ⲙ̀ⲙⲟⲥ:</w:t>
            </w:r>
          </w:p>
          <w:p w14:paraId="6FFE33B0" w14:textId="77777777" w:rsidR="00B53E05" w:rsidRDefault="00B53E05" w:rsidP="00B53E05">
            <w:pPr>
              <w:pStyle w:val="CopticVersemulti-line"/>
            </w:pPr>
            <w:r>
              <w:t>ⲛ̀ϫⲉ ⲡ̀ⲟⲩⲣⲟ Ⲡⲭ̄ⲥ̄:</w:t>
            </w:r>
          </w:p>
          <w:p w14:paraId="0611CC52" w14:textId="77777777" w:rsidR="00B53E05" w:rsidRDefault="00B53E05" w:rsidP="00B53E05">
            <w:pPr>
              <w:pStyle w:val="CopticVersemulti-line"/>
            </w:pPr>
            <w:r>
              <w:t>ⲛⲉⲙ ϩ̀ⲙⲉ ⲙ̀ⲡⲁⲣⲑⲉⲛⲟⲥ:</w:t>
            </w:r>
          </w:p>
          <w:p w14:paraId="73D8101F" w14:textId="77777777" w:rsidR="00B53E05" w:rsidRDefault="00B53E05" w:rsidP="00B53E05">
            <w:pPr>
              <w:pStyle w:val="CopticHangingVerse"/>
            </w:pPr>
            <w:r>
              <w:t>ⲉ̀ⲛⲁⲩϣⲱⲡⲓ ⲛⲉⲙⲁⲥ.</w:t>
            </w:r>
          </w:p>
        </w:tc>
      </w:tr>
      <w:tr w:rsidR="00B53E05" w14:paraId="1CC5E2D2" w14:textId="77777777" w:rsidTr="00751B8B">
        <w:trPr>
          <w:cantSplit/>
          <w:jc w:val="center"/>
        </w:trPr>
        <w:tc>
          <w:tcPr>
            <w:tcW w:w="288" w:type="dxa"/>
          </w:tcPr>
          <w:p w14:paraId="7555209A" w14:textId="77777777" w:rsidR="00B53E05" w:rsidRDefault="00B53E05" w:rsidP="00751B8B">
            <w:pPr>
              <w:pStyle w:val="CopticCross"/>
            </w:pPr>
            <w:r w:rsidRPr="00FB5ACB">
              <w:t>¿</w:t>
            </w:r>
          </w:p>
        </w:tc>
        <w:tc>
          <w:tcPr>
            <w:tcW w:w="3960" w:type="dxa"/>
          </w:tcPr>
          <w:p w14:paraId="5DD0A130" w14:textId="77777777" w:rsidR="00B53E05" w:rsidRDefault="00B53E05" w:rsidP="00B53E05">
            <w:pPr>
              <w:pStyle w:val="EngHang"/>
            </w:pPr>
            <w:r>
              <w:t>Who can speak of</w:t>
            </w:r>
          </w:p>
          <w:p w14:paraId="27C4A859" w14:textId="77777777" w:rsidR="00B53E05" w:rsidRDefault="00B53E05" w:rsidP="00B53E05">
            <w:pPr>
              <w:pStyle w:val="EngHang"/>
            </w:pPr>
            <w:r>
              <w:t>Your great honour,</w:t>
            </w:r>
          </w:p>
          <w:p w14:paraId="3E7B261D" w14:textId="77777777" w:rsidR="00B53E05" w:rsidRDefault="00B53E05" w:rsidP="00B53E05">
            <w:pPr>
              <w:pStyle w:val="EngHang"/>
            </w:pPr>
            <w:r>
              <w:t>O elect bride,</w:t>
            </w:r>
          </w:p>
          <w:p w14:paraId="157200D4" w14:textId="77777777" w:rsidR="00B53E05" w:rsidRDefault="00B53E05" w:rsidP="00B53E05">
            <w:pPr>
              <w:pStyle w:val="EngHangEnd"/>
            </w:pPr>
            <w:r>
              <w:t>St. Demiana?</w:t>
            </w:r>
          </w:p>
        </w:tc>
        <w:tc>
          <w:tcPr>
            <w:tcW w:w="288" w:type="dxa"/>
          </w:tcPr>
          <w:p w14:paraId="519673C5" w14:textId="77777777" w:rsidR="00B53E05" w:rsidRDefault="00B53E05" w:rsidP="00751B8B"/>
        </w:tc>
        <w:tc>
          <w:tcPr>
            <w:tcW w:w="288" w:type="dxa"/>
          </w:tcPr>
          <w:p w14:paraId="13E43399" w14:textId="77777777" w:rsidR="00B53E05" w:rsidRDefault="00B53E05" w:rsidP="00751B8B">
            <w:pPr>
              <w:pStyle w:val="CopticCross"/>
            </w:pPr>
            <w:r w:rsidRPr="00FB5ACB">
              <w:t>¿</w:t>
            </w:r>
          </w:p>
        </w:tc>
        <w:tc>
          <w:tcPr>
            <w:tcW w:w="3960" w:type="dxa"/>
          </w:tcPr>
          <w:p w14:paraId="349C1EB1" w14:textId="77777777" w:rsidR="00B53E05" w:rsidRDefault="00B53E05" w:rsidP="00B53E05">
            <w:pPr>
              <w:pStyle w:val="CopticVersemulti-line"/>
            </w:pPr>
            <w:r>
              <w:t>Ⲛⲓⲙ ⲫⲏⲉⲑⲛⲁϣ̀ⲥⲁϫⲓ:</w:t>
            </w:r>
          </w:p>
          <w:p w14:paraId="64524949" w14:textId="77777777" w:rsidR="00B53E05" w:rsidRDefault="00B53E05" w:rsidP="00B53E05">
            <w:pPr>
              <w:pStyle w:val="CopticVersemulti-line"/>
            </w:pPr>
            <w:r>
              <w:t>ϧⲉⲛ ⲡⲉⲧⲁⲓⲟ ⲛ̀ⲛⲓϣϯ:</w:t>
            </w:r>
          </w:p>
          <w:p w14:paraId="43D25F52" w14:textId="77777777" w:rsidR="00B53E05" w:rsidRDefault="00B53E05" w:rsidP="00B53E05">
            <w:pPr>
              <w:pStyle w:val="CopticVersemulti-line"/>
            </w:pPr>
            <w:r>
              <w:t>ⲱ̀ ϯϣⲉⲗⲉⲧ ⲉⲧⲥⲱⲧⲡ:</w:t>
            </w:r>
          </w:p>
          <w:p w14:paraId="789F928B" w14:textId="77777777" w:rsidR="00B53E05" w:rsidRDefault="00B53E05" w:rsidP="00B53E05">
            <w:pPr>
              <w:pStyle w:val="CopticHangingVerse"/>
            </w:pPr>
            <w:r>
              <w:t>ϯⲁ̀ⲅⲓⲁ Ⲇⲩⲙⲓⲁⲛⲏ.</w:t>
            </w:r>
          </w:p>
        </w:tc>
      </w:tr>
      <w:tr w:rsidR="00B53E05" w14:paraId="4E55A046" w14:textId="77777777" w:rsidTr="00751B8B">
        <w:trPr>
          <w:cantSplit/>
          <w:jc w:val="center"/>
        </w:trPr>
        <w:tc>
          <w:tcPr>
            <w:tcW w:w="288" w:type="dxa"/>
          </w:tcPr>
          <w:p w14:paraId="6E9B63BC" w14:textId="77777777" w:rsidR="00B53E05" w:rsidRDefault="00B53E05" w:rsidP="00751B8B">
            <w:pPr>
              <w:pStyle w:val="CopticCross"/>
            </w:pPr>
          </w:p>
        </w:tc>
        <w:tc>
          <w:tcPr>
            <w:tcW w:w="3960" w:type="dxa"/>
          </w:tcPr>
          <w:p w14:paraId="5A4E0E25" w14:textId="77777777" w:rsidR="00B53E05" w:rsidRDefault="00B53E05" w:rsidP="00B53E05">
            <w:pPr>
              <w:pStyle w:val="EngHang"/>
            </w:pPr>
            <w:r>
              <w:t>Hail to the chaste,</w:t>
            </w:r>
          </w:p>
          <w:p w14:paraId="7F817C2D" w14:textId="77777777" w:rsidR="00B53E05" w:rsidRDefault="00B53E05" w:rsidP="00B53E05">
            <w:pPr>
              <w:pStyle w:val="EngHang"/>
            </w:pPr>
            <w:r>
              <w:t>Hail to the beautiful one,</w:t>
            </w:r>
          </w:p>
          <w:p w14:paraId="2585C947" w14:textId="77777777" w:rsidR="00B53E05" w:rsidRDefault="00B53E05" w:rsidP="00B53E05">
            <w:pPr>
              <w:pStyle w:val="EngHang"/>
            </w:pPr>
            <w:r>
              <w:t>Hail to the saint,</w:t>
            </w:r>
          </w:p>
          <w:p w14:paraId="1887773F" w14:textId="77777777" w:rsidR="00B53E05" w:rsidRDefault="00B53E05" w:rsidP="00B53E05">
            <w:pPr>
              <w:pStyle w:val="EngHangEnd"/>
            </w:pPr>
            <w:r>
              <w:t>The elect Demiana.</w:t>
            </w:r>
          </w:p>
        </w:tc>
        <w:tc>
          <w:tcPr>
            <w:tcW w:w="288" w:type="dxa"/>
          </w:tcPr>
          <w:p w14:paraId="1FF6662F" w14:textId="77777777" w:rsidR="00B53E05" w:rsidRDefault="00B53E05" w:rsidP="00751B8B"/>
        </w:tc>
        <w:tc>
          <w:tcPr>
            <w:tcW w:w="288" w:type="dxa"/>
          </w:tcPr>
          <w:p w14:paraId="4ABAD8B0" w14:textId="77777777" w:rsidR="00B53E05" w:rsidRDefault="00B53E05" w:rsidP="00751B8B">
            <w:pPr>
              <w:pStyle w:val="CopticCross"/>
            </w:pPr>
          </w:p>
        </w:tc>
        <w:tc>
          <w:tcPr>
            <w:tcW w:w="3960" w:type="dxa"/>
          </w:tcPr>
          <w:p w14:paraId="7D17B9F1" w14:textId="77777777" w:rsidR="00B53E05" w:rsidRDefault="00B53E05" w:rsidP="00B53E05">
            <w:pPr>
              <w:pStyle w:val="CopticVersemulti-line"/>
            </w:pPr>
            <w:r>
              <w:t>Ⲭⲉⲣⲉ ϯⲁ̀ⲅⲛⲓⲁ:</w:t>
            </w:r>
          </w:p>
          <w:p w14:paraId="124542DF" w14:textId="77777777" w:rsidR="00B53E05" w:rsidRDefault="00B53E05" w:rsidP="00B53E05">
            <w:pPr>
              <w:pStyle w:val="CopticVersemulti-line"/>
            </w:pPr>
            <w:r>
              <w:t>ⲭⲉⲣⲉ ⲑⲉⲉ̀ⲑⲛⲁⲛⲉⲥ:</w:t>
            </w:r>
          </w:p>
          <w:p w14:paraId="06232348" w14:textId="77777777" w:rsidR="00B53E05" w:rsidRDefault="00B53E05" w:rsidP="00B53E05">
            <w:pPr>
              <w:pStyle w:val="CopticVersemulti-line"/>
            </w:pPr>
            <w:r>
              <w:t>ⲭⲉⲣⲉ ϯⲁ̀ⲅⲓⲁ̀:</w:t>
            </w:r>
          </w:p>
          <w:p w14:paraId="0D0D3276" w14:textId="77777777" w:rsidR="00B53E05" w:rsidRPr="003032D8" w:rsidRDefault="00B53E05" w:rsidP="00B53E05">
            <w:pPr>
              <w:pStyle w:val="CopticHangingVerse"/>
            </w:pPr>
            <w:r>
              <w:t>ϯⲥⲱⲧⲡ ⲛ̀Ⲇⲩⲙⲓⲁⲛⲏ.</w:t>
            </w:r>
          </w:p>
        </w:tc>
      </w:tr>
      <w:tr w:rsidR="00B53E05" w14:paraId="1C91549C" w14:textId="77777777" w:rsidTr="00751B8B">
        <w:trPr>
          <w:cantSplit/>
          <w:jc w:val="center"/>
        </w:trPr>
        <w:tc>
          <w:tcPr>
            <w:tcW w:w="288" w:type="dxa"/>
          </w:tcPr>
          <w:p w14:paraId="45F27B3D" w14:textId="77777777" w:rsidR="00B53E05" w:rsidRDefault="00B53E05" w:rsidP="00751B8B">
            <w:pPr>
              <w:pStyle w:val="CopticCross"/>
            </w:pPr>
            <w:r w:rsidRPr="00FB5ACB">
              <w:t>¿</w:t>
            </w:r>
          </w:p>
        </w:tc>
        <w:tc>
          <w:tcPr>
            <w:tcW w:w="3960" w:type="dxa"/>
          </w:tcPr>
          <w:p w14:paraId="026EBCE3" w14:textId="77777777" w:rsidR="00B53E05" w:rsidRDefault="00B53E05" w:rsidP="00B53E05">
            <w:pPr>
              <w:pStyle w:val="EngHang"/>
            </w:pPr>
            <w:r>
              <w:t>Hail to the martyr,</w:t>
            </w:r>
          </w:p>
          <w:p w14:paraId="6D510F41" w14:textId="77777777" w:rsidR="00B53E05" w:rsidRDefault="00B53E05" w:rsidP="00B53E05">
            <w:pPr>
              <w:pStyle w:val="EngHang"/>
            </w:pPr>
            <w:r>
              <w:t>Hail to the pure one,</w:t>
            </w:r>
          </w:p>
          <w:p w14:paraId="59C312B2" w14:textId="77777777" w:rsidR="00B53E05" w:rsidRDefault="00B53E05" w:rsidP="00B53E05">
            <w:pPr>
              <w:pStyle w:val="EngHang"/>
            </w:pPr>
            <w:r>
              <w:t>Hail to the all-holy</w:t>
            </w:r>
            <w:r>
              <w:rPr>
                <w:rStyle w:val="FootnoteReference"/>
              </w:rPr>
              <w:footnoteReference w:id="957"/>
            </w:r>
            <w:r>
              <w:t>,</w:t>
            </w:r>
          </w:p>
          <w:p w14:paraId="2BB11E97" w14:textId="77777777" w:rsidR="00B53E05" w:rsidRDefault="00B53E05" w:rsidP="00B53E05">
            <w:pPr>
              <w:pStyle w:val="EngHangEnd"/>
            </w:pPr>
            <w:r>
              <w:t>The elect virgin.</w:t>
            </w:r>
          </w:p>
        </w:tc>
        <w:tc>
          <w:tcPr>
            <w:tcW w:w="288" w:type="dxa"/>
          </w:tcPr>
          <w:p w14:paraId="44EF5E39" w14:textId="77777777" w:rsidR="00B53E05" w:rsidRDefault="00B53E05" w:rsidP="00751B8B"/>
        </w:tc>
        <w:tc>
          <w:tcPr>
            <w:tcW w:w="288" w:type="dxa"/>
          </w:tcPr>
          <w:p w14:paraId="2DFE829B" w14:textId="77777777" w:rsidR="00B53E05" w:rsidRDefault="00B53E05" w:rsidP="00751B8B">
            <w:pPr>
              <w:pStyle w:val="CopticCross"/>
            </w:pPr>
            <w:r w:rsidRPr="00FB5ACB">
              <w:t>¿</w:t>
            </w:r>
          </w:p>
        </w:tc>
        <w:tc>
          <w:tcPr>
            <w:tcW w:w="3960" w:type="dxa"/>
          </w:tcPr>
          <w:p w14:paraId="17E53C3E" w14:textId="77777777" w:rsidR="00B53E05" w:rsidRDefault="00B53E05" w:rsidP="00B53E05">
            <w:pPr>
              <w:pStyle w:val="CopticVersemulti-line"/>
            </w:pPr>
            <w:r>
              <w:t>Ⲭⲉⲣⲉ ϯⲙⲁⲣⲧⲩⲣⲟⲥ:</w:t>
            </w:r>
          </w:p>
          <w:p w14:paraId="5044D862" w14:textId="77777777" w:rsidR="00B53E05" w:rsidRDefault="00B53E05" w:rsidP="00B53E05">
            <w:pPr>
              <w:pStyle w:val="CopticVersemulti-line"/>
            </w:pPr>
            <w:r>
              <w:t>ⲭⲉⲣⲉ ϯⲕⲁⲑⲁⲣⲟⲥ:</w:t>
            </w:r>
          </w:p>
          <w:p w14:paraId="7C2E1AD7" w14:textId="77777777" w:rsidR="00B53E05" w:rsidRDefault="00B53E05" w:rsidP="00B53E05">
            <w:pPr>
              <w:pStyle w:val="CopticVersemulti-line"/>
            </w:pPr>
            <w:r>
              <w:t>ⲭⲉⲣⲉ ϯⲡⲁⲛⲁ̀ⲅⲓⲁ:</w:t>
            </w:r>
          </w:p>
          <w:p w14:paraId="0FC891E2" w14:textId="77777777" w:rsidR="00B53E05" w:rsidRDefault="00B53E05" w:rsidP="00B53E05">
            <w:pPr>
              <w:pStyle w:val="CopticHangingVerse"/>
            </w:pPr>
            <w:r>
              <w:t>ϯⲥⲱⲧⲡ ⲙ̀ⲡⲁⲣⲑⲉⲛⲟⲥ.</w:t>
            </w:r>
          </w:p>
        </w:tc>
      </w:tr>
      <w:tr w:rsidR="00B53E05" w14:paraId="699C52C4" w14:textId="77777777" w:rsidTr="00751B8B">
        <w:trPr>
          <w:cantSplit/>
          <w:jc w:val="center"/>
        </w:trPr>
        <w:tc>
          <w:tcPr>
            <w:tcW w:w="288" w:type="dxa"/>
          </w:tcPr>
          <w:p w14:paraId="0E679F6B" w14:textId="77777777" w:rsidR="00B53E05" w:rsidRPr="00FB5ACB" w:rsidRDefault="00B53E05" w:rsidP="00751B8B">
            <w:pPr>
              <w:pStyle w:val="CopticCross"/>
            </w:pPr>
          </w:p>
        </w:tc>
        <w:tc>
          <w:tcPr>
            <w:tcW w:w="3960" w:type="dxa"/>
          </w:tcPr>
          <w:p w14:paraId="385B8EEF" w14:textId="77777777" w:rsidR="00B53E05" w:rsidRDefault="00B53E05" w:rsidP="00B53E05">
            <w:pPr>
              <w:pStyle w:val="EngHang"/>
            </w:pPr>
            <w:r>
              <w:t>Hail to the martyr,</w:t>
            </w:r>
          </w:p>
          <w:p w14:paraId="2B87301B" w14:textId="77777777" w:rsidR="00B53E05" w:rsidRDefault="00B53E05" w:rsidP="00B53E05">
            <w:pPr>
              <w:pStyle w:val="EngHang"/>
            </w:pPr>
            <w:r>
              <w:t>Hail to the unblemished,</w:t>
            </w:r>
          </w:p>
          <w:p w14:paraId="7C4D4802" w14:textId="77777777" w:rsidR="00B53E05" w:rsidRDefault="00B53E05" w:rsidP="00B53E05">
            <w:pPr>
              <w:pStyle w:val="EngHang"/>
            </w:pPr>
            <w:r>
              <w:t>Hail to the full of blessing,</w:t>
            </w:r>
          </w:p>
          <w:p w14:paraId="3BD06A84" w14:textId="77777777" w:rsidR="00B53E05" w:rsidRDefault="00B53E05" w:rsidP="00B53E05">
            <w:pPr>
              <w:pStyle w:val="EngHangEnd"/>
            </w:pPr>
            <w:r>
              <w:t>The bride of the Lamb.</w:t>
            </w:r>
          </w:p>
        </w:tc>
        <w:tc>
          <w:tcPr>
            <w:tcW w:w="288" w:type="dxa"/>
          </w:tcPr>
          <w:p w14:paraId="4593121C" w14:textId="77777777" w:rsidR="00B53E05" w:rsidRDefault="00B53E05" w:rsidP="00751B8B"/>
        </w:tc>
        <w:tc>
          <w:tcPr>
            <w:tcW w:w="288" w:type="dxa"/>
          </w:tcPr>
          <w:p w14:paraId="362A92F1" w14:textId="77777777" w:rsidR="00B53E05" w:rsidRPr="00FB5ACB" w:rsidRDefault="00B53E05" w:rsidP="00751B8B">
            <w:pPr>
              <w:pStyle w:val="CopticCross"/>
            </w:pPr>
          </w:p>
        </w:tc>
        <w:tc>
          <w:tcPr>
            <w:tcW w:w="3960" w:type="dxa"/>
          </w:tcPr>
          <w:p w14:paraId="1A53E811" w14:textId="77777777" w:rsidR="00B53E05" w:rsidRDefault="00B53E05" w:rsidP="00B53E05">
            <w:pPr>
              <w:pStyle w:val="CopticVersemulti-line"/>
            </w:pPr>
            <w:r>
              <w:t>Ⲭⲉⲣⲉ ϯⲡⲁⲣⲑⲉⲛⲟⲥ:</w:t>
            </w:r>
          </w:p>
          <w:p w14:paraId="1FFA96B7" w14:textId="77777777" w:rsidR="00B53E05" w:rsidRDefault="00B53E05" w:rsidP="00B53E05">
            <w:pPr>
              <w:pStyle w:val="CopticVersemulti-line"/>
            </w:pPr>
            <w:r>
              <w:t>ⲭⲉⲣⲉ ϯⲁ̀ⲧⲑⲱⲗⲉⲃ:</w:t>
            </w:r>
          </w:p>
          <w:p w14:paraId="6B74A958" w14:textId="77777777" w:rsidR="00B53E05" w:rsidRDefault="00B53E05" w:rsidP="00B53E05">
            <w:pPr>
              <w:pStyle w:val="CopticVersemulti-line"/>
            </w:pPr>
            <w:r>
              <w:t>ⲉⲑⲙⲉϩ ⲛ̀ⲉ̀ⲩⲗⲟⲅⲓⲁ:</w:t>
            </w:r>
          </w:p>
          <w:p w14:paraId="75917E04" w14:textId="77777777" w:rsidR="00B53E05" w:rsidRDefault="00B53E05" w:rsidP="00B53E05">
            <w:pPr>
              <w:pStyle w:val="CopticHangingVerse"/>
            </w:pPr>
            <w:r>
              <w:t>ϯϣⲉⲗⲉⲧ ⲙ̀ⲡⲓϩⲓⲏⲃ.</w:t>
            </w:r>
          </w:p>
        </w:tc>
      </w:tr>
      <w:tr w:rsidR="00B53E05" w14:paraId="772155C6" w14:textId="77777777" w:rsidTr="00751B8B">
        <w:trPr>
          <w:cantSplit/>
          <w:jc w:val="center"/>
        </w:trPr>
        <w:tc>
          <w:tcPr>
            <w:tcW w:w="288" w:type="dxa"/>
          </w:tcPr>
          <w:p w14:paraId="2D201806" w14:textId="77777777" w:rsidR="00B53E05" w:rsidRPr="00FB5ACB" w:rsidRDefault="00B53E05" w:rsidP="00751B8B">
            <w:pPr>
              <w:pStyle w:val="CopticCross"/>
            </w:pPr>
          </w:p>
        </w:tc>
        <w:tc>
          <w:tcPr>
            <w:tcW w:w="3960" w:type="dxa"/>
          </w:tcPr>
          <w:p w14:paraId="43466A75" w14:textId="77777777" w:rsidR="00B53E05" w:rsidRDefault="00B53E05" w:rsidP="00B53E05">
            <w:pPr>
              <w:pStyle w:val="EngHang"/>
            </w:pPr>
            <w:r>
              <w:t>Hail to her who is</w:t>
            </w:r>
          </w:p>
          <w:p w14:paraId="7F6EE0E5" w14:textId="77777777" w:rsidR="00B53E05" w:rsidRDefault="00B53E05" w:rsidP="00B53E05">
            <w:pPr>
              <w:pStyle w:val="EngHang"/>
            </w:pPr>
            <w:r>
              <w:t>Full of grace since her childhood.</w:t>
            </w:r>
          </w:p>
          <w:p w14:paraId="5BB69B97" w14:textId="77777777" w:rsidR="00B53E05" w:rsidRDefault="00B53E05" w:rsidP="00B53E05">
            <w:pPr>
              <w:pStyle w:val="EngHang"/>
            </w:pPr>
            <w:r>
              <w:t>Hail to the blessed one</w:t>
            </w:r>
          </w:p>
          <w:p w14:paraId="077BC700" w14:textId="77777777" w:rsidR="00B53E05" w:rsidRDefault="00B53E05" w:rsidP="00B53E05">
            <w:pPr>
              <w:pStyle w:val="EngHangEnd"/>
            </w:pPr>
            <w:r>
              <w:t>Among the virgins.</w:t>
            </w:r>
          </w:p>
        </w:tc>
        <w:tc>
          <w:tcPr>
            <w:tcW w:w="288" w:type="dxa"/>
          </w:tcPr>
          <w:p w14:paraId="328E07FE" w14:textId="77777777" w:rsidR="00B53E05" w:rsidRDefault="00B53E05" w:rsidP="00751B8B"/>
        </w:tc>
        <w:tc>
          <w:tcPr>
            <w:tcW w:w="288" w:type="dxa"/>
          </w:tcPr>
          <w:p w14:paraId="0DD56F92" w14:textId="77777777" w:rsidR="00B53E05" w:rsidRPr="00FB5ACB" w:rsidRDefault="00B53E05" w:rsidP="00751B8B">
            <w:pPr>
              <w:pStyle w:val="CopticCross"/>
            </w:pPr>
          </w:p>
        </w:tc>
        <w:tc>
          <w:tcPr>
            <w:tcW w:w="3960" w:type="dxa"/>
          </w:tcPr>
          <w:p w14:paraId="5025F4C7" w14:textId="77777777" w:rsidR="00B53E05" w:rsidRDefault="00B53E05" w:rsidP="00B53E05">
            <w:pPr>
              <w:pStyle w:val="CopticVersemulti-line"/>
            </w:pPr>
            <w:r>
              <w:t>Ⲭⲉⲣⲉ ⲑⲏⲉⲑⲙⲉϩ ⲛ̀ϩ̀ⲙⲟⲧ:</w:t>
            </w:r>
          </w:p>
          <w:p w14:paraId="5B2C4DBC" w14:textId="77777777" w:rsidR="00B53E05" w:rsidRDefault="00B53E05" w:rsidP="00B53E05">
            <w:pPr>
              <w:pStyle w:val="CopticVersemulti-line"/>
            </w:pPr>
            <w:r>
              <w:t>ⲓⲥϫⲉⲛ ⲧⲉⲥⲙⲉⲧⲁϧⲗⲟⲩ:</w:t>
            </w:r>
          </w:p>
          <w:p w14:paraId="4DAEFE29" w14:textId="77777777" w:rsidR="00B53E05" w:rsidRDefault="00B53E05" w:rsidP="00B53E05">
            <w:pPr>
              <w:pStyle w:val="CopticVersemulti-line"/>
            </w:pPr>
            <w:r>
              <w:t>ⲭⲉⲣⲉ ⲑⲏⲉⲧⲥ̀ⲙⲁⲣⲱⲟⲩⲧ:</w:t>
            </w:r>
          </w:p>
          <w:p w14:paraId="4D595511" w14:textId="77777777" w:rsidR="00B53E05" w:rsidRDefault="00B53E05" w:rsidP="00B53E05">
            <w:pPr>
              <w:pStyle w:val="CopticHangingVerse"/>
            </w:pPr>
            <w:r>
              <w:t>ϧⲉⲛ ⲛⲓⲡⲁⲣⲑⲉⲛⲟⲥ ⲧⲏⲣⲟⲩ.</w:t>
            </w:r>
          </w:p>
        </w:tc>
      </w:tr>
      <w:tr w:rsidR="00B53E05" w14:paraId="43A8C365" w14:textId="77777777" w:rsidTr="00751B8B">
        <w:trPr>
          <w:cantSplit/>
          <w:jc w:val="center"/>
        </w:trPr>
        <w:tc>
          <w:tcPr>
            <w:tcW w:w="288" w:type="dxa"/>
          </w:tcPr>
          <w:p w14:paraId="54E47CA6" w14:textId="77777777" w:rsidR="00B53E05" w:rsidRPr="00FB5ACB" w:rsidRDefault="00B53E05" w:rsidP="00751B8B">
            <w:pPr>
              <w:pStyle w:val="CopticCross"/>
            </w:pPr>
          </w:p>
        </w:tc>
        <w:tc>
          <w:tcPr>
            <w:tcW w:w="3960" w:type="dxa"/>
          </w:tcPr>
          <w:p w14:paraId="5C8EBF8C" w14:textId="77777777" w:rsidR="00B53E05" w:rsidRDefault="00B53E05" w:rsidP="00B53E05">
            <w:pPr>
              <w:pStyle w:val="EngHang"/>
            </w:pPr>
            <w:r>
              <w:t>Hail to the virgin</w:t>
            </w:r>
          </w:p>
          <w:p w14:paraId="6B57567E" w14:textId="77777777" w:rsidR="00B53E05" w:rsidRDefault="00B53E05" w:rsidP="00B53E05">
            <w:pPr>
              <w:pStyle w:val="EngHang"/>
            </w:pPr>
            <w:r>
              <w:t>Who fulfilled the law</w:t>
            </w:r>
            <w:r>
              <w:rPr>
                <w:rStyle w:val="FootnoteReference"/>
              </w:rPr>
              <w:footnoteReference w:id="958"/>
            </w:r>
          </w:p>
          <w:p w14:paraId="109E0A8D" w14:textId="77777777" w:rsidR="00B53E05" w:rsidRDefault="00B53E05" w:rsidP="00B53E05">
            <w:pPr>
              <w:pStyle w:val="EngHang"/>
            </w:pPr>
            <w:r>
              <w:t>Through her asceticism</w:t>
            </w:r>
          </w:p>
          <w:p w14:paraId="1A07708F" w14:textId="77777777" w:rsidR="00B53E05" w:rsidRDefault="00B53E05" w:rsidP="00B53E05">
            <w:pPr>
              <w:pStyle w:val="EngHangEnd"/>
            </w:pPr>
            <w:r>
              <w:t>And martyrdom.</w:t>
            </w:r>
          </w:p>
        </w:tc>
        <w:tc>
          <w:tcPr>
            <w:tcW w:w="288" w:type="dxa"/>
          </w:tcPr>
          <w:p w14:paraId="2A75CD4E" w14:textId="77777777" w:rsidR="00B53E05" w:rsidRDefault="00B53E05" w:rsidP="00751B8B"/>
        </w:tc>
        <w:tc>
          <w:tcPr>
            <w:tcW w:w="288" w:type="dxa"/>
          </w:tcPr>
          <w:p w14:paraId="0451FB63" w14:textId="77777777" w:rsidR="00B53E05" w:rsidRPr="00FB5ACB" w:rsidRDefault="00B53E05" w:rsidP="00751B8B">
            <w:pPr>
              <w:pStyle w:val="CopticCross"/>
            </w:pPr>
          </w:p>
        </w:tc>
        <w:tc>
          <w:tcPr>
            <w:tcW w:w="3960" w:type="dxa"/>
          </w:tcPr>
          <w:p w14:paraId="5825B478" w14:textId="77777777" w:rsidR="00B53E05" w:rsidRDefault="00B53E05" w:rsidP="00B53E05">
            <w:pPr>
              <w:pStyle w:val="CopticVersemulti-line"/>
            </w:pPr>
            <w:r>
              <w:t>Ⲭⲉⲣⲉ ϯⲙⲟⲩⲛⲁⲭⲏ:</w:t>
            </w:r>
          </w:p>
          <w:p w14:paraId="39893F94" w14:textId="77777777" w:rsidR="00B53E05" w:rsidRDefault="00B53E05" w:rsidP="00B53E05">
            <w:pPr>
              <w:pStyle w:val="CopticVersemulti-line"/>
            </w:pPr>
            <w:r>
              <w:t>ⲉⲧⲁⲥⲇⲱⲕ ⲙ̀ⲡⲓⲛⲟⲙⲟⲥ:</w:t>
            </w:r>
          </w:p>
          <w:p w14:paraId="6158DE64" w14:textId="77777777" w:rsidR="00B53E05" w:rsidRDefault="00B53E05" w:rsidP="00B53E05">
            <w:pPr>
              <w:pStyle w:val="CopticVersemulti-line"/>
            </w:pPr>
            <w:r>
              <w:t>ϧⲉⲛ ϯⲙⲉⲧⲁⲥⲕⲩⲧⲏⲥ:</w:t>
            </w:r>
          </w:p>
          <w:p w14:paraId="29588310" w14:textId="77777777" w:rsidR="00B53E05" w:rsidRDefault="00B53E05" w:rsidP="00B53E05">
            <w:pPr>
              <w:pStyle w:val="CopticHangingVerse"/>
            </w:pPr>
            <w:r>
              <w:t>ⲛⲉⲙ ϯⲙⲉⲧⲙⲁⲣⲧⲩⲣⲓⲁ.</w:t>
            </w:r>
          </w:p>
        </w:tc>
      </w:tr>
      <w:tr w:rsidR="00B53E05" w14:paraId="51DE56BB" w14:textId="77777777" w:rsidTr="00751B8B">
        <w:trPr>
          <w:cantSplit/>
          <w:jc w:val="center"/>
        </w:trPr>
        <w:tc>
          <w:tcPr>
            <w:tcW w:w="288" w:type="dxa"/>
          </w:tcPr>
          <w:p w14:paraId="3C5CD794" w14:textId="77777777" w:rsidR="00B53E05" w:rsidRPr="00FB5ACB" w:rsidRDefault="00B53E05" w:rsidP="00751B8B">
            <w:pPr>
              <w:pStyle w:val="CopticCross"/>
            </w:pPr>
          </w:p>
        </w:tc>
        <w:tc>
          <w:tcPr>
            <w:tcW w:w="3960" w:type="dxa"/>
          </w:tcPr>
          <w:p w14:paraId="50C71318" w14:textId="77777777" w:rsidR="00B53E05" w:rsidRDefault="00B53E05" w:rsidP="00B53E05">
            <w:pPr>
              <w:pStyle w:val="EngHang"/>
            </w:pPr>
            <w:r>
              <w:t>Hail to the beloved</w:t>
            </w:r>
          </w:p>
          <w:p w14:paraId="003460C1" w14:textId="77777777" w:rsidR="00B53E05" w:rsidRDefault="00B53E05" w:rsidP="00B53E05">
            <w:pPr>
              <w:pStyle w:val="EngHang"/>
            </w:pPr>
            <w:r>
              <w:t>Of her father Mark,</w:t>
            </w:r>
          </w:p>
          <w:p w14:paraId="74708834" w14:textId="77777777" w:rsidR="00B53E05" w:rsidRDefault="00B53E05" w:rsidP="00B53E05">
            <w:pPr>
              <w:pStyle w:val="EngHang"/>
            </w:pPr>
            <w:r>
              <w:t>Who became an elect martyr</w:t>
            </w:r>
          </w:p>
          <w:p w14:paraId="1C2626A9" w14:textId="77777777" w:rsidR="00B53E05" w:rsidRDefault="00B53E05" w:rsidP="00B53E05">
            <w:pPr>
              <w:pStyle w:val="EngHangEnd"/>
            </w:pPr>
            <w:r>
              <w:t>Because of her.</w:t>
            </w:r>
          </w:p>
        </w:tc>
        <w:tc>
          <w:tcPr>
            <w:tcW w:w="288" w:type="dxa"/>
          </w:tcPr>
          <w:p w14:paraId="7EA5D551" w14:textId="77777777" w:rsidR="00B53E05" w:rsidRDefault="00B53E05" w:rsidP="00751B8B"/>
        </w:tc>
        <w:tc>
          <w:tcPr>
            <w:tcW w:w="288" w:type="dxa"/>
          </w:tcPr>
          <w:p w14:paraId="3AF57FE9" w14:textId="77777777" w:rsidR="00B53E05" w:rsidRPr="00FB5ACB" w:rsidRDefault="00B53E05" w:rsidP="00751B8B">
            <w:pPr>
              <w:pStyle w:val="CopticCross"/>
            </w:pPr>
          </w:p>
        </w:tc>
        <w:tc>
          <w:tcPr>
            <w:tcW w:w="3960" w:type="dxa"/>
          </w:tcPr>
          <w:p w14:paraId="7738CE4E" w14:textId="77777777" w:rsidR="00B53E05" w:rsidRDefault="00B53E05" w:rsidP="00B53E05">
            <w:pPr>
              <w:pStyle w:val="CopticVersemulti-line"/>
            </w:pPr>
            <w:r>
              <w:t>Ⲭⲉⲣⲉ ⲑⲏⲉ̀ⲧⲁϥⲙⲉⲛⲣⲓⲧⲟⲥ:</w:t>
            </w:r>
          </w:p>
          <w:p w14:paraId="594F7D2C" w14:textId="77777777" w:rsidR="00B53E05" w:rsidRDefault="00B53E05" w:rsidP="00B53E05">
            <w:pPr>
              <w:pStyle w:val="CopticVersemulti-line"/>
            </w:pPr>
            <w:r>
              <w:t>ⲛ̀ϫⲉ ⲡⲉⲥⲓⲱⲧ Ⲙⲁⲣⲕⲟⲥ:</w:t>
            </w:r>
          </w:p>
          <w:p w14:paraId="5981DE1E" w14:textId="77777777" w:rsidR="00B53E05" w:rsidRDefault="00B53E05" w:rsidP="00B53E05">
            <w:pPr>
              <w:pStyle w:val="CopticVersemulti-line"/>
            </w:pPr>
            <w:r>
              <w:t>ⲉ̀ⲧⲁϥϣⲱⲡⲓ ⲉ̀ⲃⲟⲗϩⲓⲧⲟⲧⲥ:</w:t>
            </w:r>
          </w:p>
          <w:p w14:paraId="66331CA2" w14:textId="77777777" w:rsidR="00B53E05" w:rsidRDefault="00B53E05" w:rsidP="00B53E05">
            <w:pPr>
              <w:pStyle w:val="CopticHangingVerse"/>
            </w:pPr>
            <w:r>
              <w:t>ⲛ̀ⲟⲩⲥⲱⲧⲡ ⲙ̀ⲙⲁⲣⲧⲩⲣⲟⲥ.</w:t>
            </w:r>
          </w:p>
        </w:tc>
      </w:tr>
      <w:tr w:rsidR="00B53E05" w14:paraId="38805897" w14:textId="77777777" w:rsidTr="00751B8B">
        <w:trPr>
          <w:cantSplit/>
          <w:jc w:val="center"/>
        </w:trPr>
        <w:tc>
          <w:tcPr>
            <w:tcW w:w="288" w:type="dxa"/>
          </w:tcPr>
          <w:p w14:paraId="59B222A4" w14:textId="77777777" w:rsidR="00B53E05" w:rsidRPr="00FB5ACB" w:rsidRDefault="00B53E05" w:rsidP="00751B8B">
            <w:pPr>
              <w:pStyle w:val="CopticCross"/>
            </w:pPr>
          </w:p>
        </w:tc>
        <w:tc>
          <w:tcPr>
            <w:tcW w:w="3960" w:type="dxa"/>
          </w:tcPr>
          <w:p w14:paraId="21E7DE33" w14:textId="77777777" w:rsidR="00B53E05" w:rsidRDefault="00B53E05" w:rsidP="00B53E05">
            <w:pPr>
              <w:pStyle w:val="EngHang"/>
            </w:pPr>
            <w:r>
              <w:t>Hail to you, O mother</w:t>
            </w:r>
          </w:p>
          <w:p w14:paraId="5743FE3A" w14:textId="77777777" w:rsidR="00B53E05" w:rsidRDefault="00B53E05" w:rsidP="00B53E05">
            <w:pPr>
              <w:pStyle w:val="EngHang"/>
            </w:pPr>
            <w:r>
              <w:t>Of forty virgins,</w:t>
            </w:r>
          </w:p>
          <w:p w14:paraId="667CDDA5" w14:textId="77777777" w:rsidR="00B53E05" w:rsidRDefault="00B53E05" w:rsidP="00B53E05">
            <w:pPr>
              <w:pStyle w:val="EngHang"/>
            </w:pPr>
            <w:r>
              <w:t>Who became martyrs</w:t>
            </w:r>
          </w:p>
          <w:p w14:paraId="5F4FF654" w14:textId="77777777" w:rsidR="00B53E05" w:rsidRDefault="00B53E05" w:rsidP="00B53E05">
            <w:pPr>
              <w:pStyle w:val="EngHangEnd"/>
            </w:pPr>
            <w:r>
              <w:t>Along with you.</w:t>
            </w:r>
          </w:p>
        </w:tc>
        <w:tc>
          <w:tcPr>
            <w:tcW w:w="288" w:type="dxa"/>
          </w:tcPr>
          <w:p w14:paraId="19A9EA3B" w14:textId="77777777" w:rsidR="00B53E05" w:rsidRDefault="00B53E05" w:rsidP="00751B8B"/>
        </w:tc>
        <w:tc>
          <w:tcPr>
            <w:tcW w:w="288" w:type="dxa"/>
          </w:tcPr>
          <w:p w14:paraId="268B9AA0" w14:textId="77777777" w:rsidR="00B53E05" w:rsidRPr="00FB5ACB" w:rsidRDefault="00B53E05" w:rsidP="00751B8B">
            <w:pPr>
              <w:pStyle w:val="CopticCross"/>
            </w:pPr>
          </w:p>
        </w:tc>
        <w:tc>
          <w:tcPr>
            <w:tcW w:w="3960" w:type="dxa"/>
          </w:tcPr>
          <w:p w14:paraId="54B7A0A6" w14:textId="77777777" w:rsidR="00B53E05" w:rsidRDefault="00B53E05" w:rsidP="00B53E05">
            <w:pPr>
              <w:pStyle w:val="CopticVersemulti-line"/>
            </w:pPr>
            <w:r>
              <w:t>Ⲭⲉⲣⲉ ⲛⲉ ⲱ̀ ϯⲙⲁⲩ:</w:t>
            </w:r>
          </w:p>
          <w:p w14:paraId="239AE6CF" w14:textId="77777777" w:rsidR="00B53E05" w:rsidRDefault="00B53E05" w:rsidP="00B53E05">
            <w:pPr>
              <w:pStyle w:val="CopticVersemulti-line"/>
            </w:pPr>
            <w:r>
              <w:t>ⲙ̀ⲡⲁⲣⲑⲉⲛⲟⲥ:</w:t>
            </w:r>
          </w:p>
          <w:p w14:paraId="08955943" w14:textId="77777777" w:rsidR="00B53E05" w:rsidRDefault="00B53E05" w:rsidP="00B53E05">
            <w:pPr>
              <w:pStyle w:val="CopticVersemulti-line"/>
            </w:pPr>
            <w:r>
              <w:t>ⲉ̀ⲧⲁⲩϣⲱⲡⲓ ⲉ̀ⲧⲉⲙ̀ⲙⲁⲩ:</w:t>
            </w:r>
          </w:p>
          <w:p w14:paraId="648E0C72" w14:textId="77777777" w:rsidR="00B53E05" w:rsidRDefault="00B53E05" w:rsidP="00B53E05">
            <w:pPr>
              <w:pStyle w:val="CopticHangingVerse"/>
            </w:pPr>
            <w:r>
              <w:t>ⲛⲉⲙⲉ ⲙ̀ⲙⲁⲣⲧⲩⲣⲟⲥ.</w:t>
            </w:r>
          </w:p>
        </w:tc>
      </w:tr>
      <w:tr w:rsidR="00B53E05" w14:paraId="7457BEC8" w14:textId="77777777" w:rsidTr="00751B8B">
        <w:trPr>
          <w:cantSplit/>
          <w:jc w:val="center"/>
        </w:trPr>
        <w:tc>
          <w:tcPr>
            <w:tcW w:w="288" w:type="dxa"/>
          </w:tcPr>
          <w:p w14:paraId="2ED37744" w14:textId="77777777" w:rsidR="00B53E05" w:rsidRPr="00FB5ACB" w:rsidRDefault="00B53E05" w:rsidP="00751B8B">
            <w:pPr>
              <w:pStyle w:val="CopticCross"/>
            </w:pPr>
          </w:p>
        </w:tc>
        <w:tc>
          <w:tcPr>
            <w:tcW w:w="3960" w:type="dxa"/>
          </w:tcPr>
          <w:p w14:paraId="01934073" w14:textId="77777777" w:rsidR="00B53E05" w:rsidRDefault="00B53E05" w:rsidP="00B53E05">
            <w:pPr>
              <w:pStyle w:val="EngHang"/>
            </w:pPr>
            <w:r>
              <w:t>Blessed are you,</w:t>
            </w:r>
          </w:p>
          <w:p w14:paraId="091C3FF7" w14:textId="77777777" w:rsidR="00B53E05" w:rsidRDefault="00B53E05" w:rsidP="00B53E05">
            <w:pPr>
              <w:pStyle w:val="EngHang"/>
            </w:pPr>
            <w:r>
              <w:t>O elect Demiana.</w:t>
            </w:r>
          </w:p>
          <w:p w14:paraId="1BCEA573" w14:textId="77777777" w:rsidR="00B53E05" w:rsidRDefault="00B53E05" w:rsidP="00B53E05">
            <w:pPr>
              <w:pStyle w:val="EngHang"/>
            </w:pPr>
            <w:r>
              <w:t>No one is like you</w:t>
            </w:r>
          </w:p>
          <w:p w14:paraId="61ADED07" w14:textId="77777777" w:rsidR="00B53E05" w:rsidRDefault="00B53E05" w:rsidP="00B53E05">
            <w:pPr>
              <w:pStyle w:val="EngHangEnd"/>
            </w:pPr>
            <w:r>
              <w:t>In your generation.</w:t>
            </w:r>
          </w:p>
        </w:tc>
        <w:tc>
          <w:tcPr>
            <w:tcW w:w="288" w:type="dxa"/>
          </w:tcPr>
          <w:p w14:paraId="686B093C" w14:textId="77777777" w:rsidR="00B53E05" w:rsidRDefault="00B53E05" w:rsidP="00751B8B"/>
        </w:tc>
        <w:tc>
          <w:tcPr>
            <w:tcW w:w="288" w:type="dxa"/>
          </w:tcPr>
          <w:p w14:paraId="6D4E234D" w14:textId="77777777" w:rsidR="00B53E05" w:rsidRPr="00FB5ACB" w:rsidRDefault="00B53E05" w:rsidP="00751B8B">
            <w:pPr>
              <w:pStyle w:val="CopticCross"/>
            </w:pPr>
          </w:p>
        </w:tc>
        <w:tc>
          <w:tcPr>
            <w:tcW w:w="3960" w:type="dxa"/>
          </w:tcPr>
          <w:p w14:paraId="69AD3F60" w14:textId="77777777" w:rsidR="00B53E05" w:rsidRDefault="00B53E05" w:rsidP="00B53E05">
            <w:pPr>
              <w:pStyle w:val="CopticVersemulti-line"/>
            </w:pPr>
            <w:r>
              <w:t>Ⲱⲟⲩⲛⲓⲁϯ ⲛ̀ⲑⲟ:</w:t>
            </w:r>
          </w:p>
          <w:p w14:paraId="36653033" w14:textId="77777777" w:rsidR="00B53E05" w:rsidRDefault="00B53E05" w:rsidP="00B53E05">
            <w:pPr>
              <w:pStyle w:val="CopticVersemulti-line"/>
            </w:pPr>
            <w:r>
              <w:t>ϯⲥⲱⲧⲡ ⲛ̀Ⲇⲩⲙⲓⲁⲛⲏ:</w:t>
            </w:r>
          </w:p>
          <w:p w14:paraId="62F6E4B3" w14:textId="77777777" w:rsidR="00B53E05" w:rsidRDefault="00B53E05" w:rsidP="00B53E05">
            <w:pPr>
              <w:pStyle w:val="CopticVersemulti-line"/>
            </w:pPr>
            <w:r>
              <w:t>ϫⲉ ⲙ̀ⲙⲟⲛ ⲑⲏⲉⲧⲟ̀ⲛⲓ ⲙ̀ⲙⲟⲥ:</w:t>
            </w:r>
          </w:p>
          <w:p w14:paraId="34B08E81" w14:textId="77777777" w:rsidR="00B53E05" w:rsidRDefault="00B53E05" w:rsidP="00B53E05">
            <w:pPr>
              <w:pStyle w:val="CopticHangingVerse"/>
            </w:pPr>
            <w:r>
              <w:t>ϧⲉⲛ ⲧⲉⲅⲉⲛⲉⲁ̀.</w:t>
            </w:r>
          </w:p>
        </w:tc>
      </w:tr>
      <w:tr w:rsidR="00B53E05" w14:paraId="697A1AC7" w14:textId="77777777" w:rsidTr="00751B8B">
        <w:trPr>
          <w:cantSplit/>
          <w:jc w:val="center"/>
        </w:trPr>
        <w:tc>
          <w:tcPr>
            <w:tcW w:w="288" w:type="dxa"/>
          </w:tcPr>
          <w:p w14:paraId="653EE947" w14:textId="77777777" w:rsidR="00B53E05" w:rsidRPr="00FB5ACB" w:rsidRDefault="00B53E05" w:rsidP="00751B8B">
            <w:pPr>
              <w:pStyle w:val="CopticCross"/>
            </w:pPr>
          </w:p>
        </w:tc>
        <w:tc>
          <w:tcPr>
            <w:tcW w:w="3960" w:type="dxa"/>
          </w:tcPr>
          <w:p w14:paraId="398834EA" w14:textId="77777777" w:rsidR="00B53E05" w:rsidRDefault="00B53E05" w:rsidP="00B53E05">
            <w:pPr>
              <w:pStyle w:val="EngHang"/>
            </w:pPr>
            <w:r>
              <w:t>Rejoice, you</w:t>
            </w:r>
          </w:p>
          <w:p w14:paraId="3962D2F8" w14:textId="77777777" w:rsidR="00B53E05" w:rsidRDefault="00B53E05" w:rsidP="00B53E05">
            <w:pPr>
              <w:pStyle w:val="EngHang"/>
            </w:pPr>
            <w:r>
              <w:t>Who are adored in paradise</w:t>
            </w:r>
          </w:p>
          <w:p w14:paraId="1F444565" w14:textId="77777777" w:rsidR="00B53E05" w:rsidRDefault="00B53E05" w:rsidP="00B53E05">
            <w:pPr>
              <w:pStyle w:val="EngHang"/>
            </w:pPr>
            <w:r>
              <w:t>With glory and joy,</w:t>
            </w:r>
          </w:p>
          <w:p w14:paraId="1926EA3E" w14:textId="77777777" w:rsidR="00B53E05" w:rsidRDefault="00B53E05" w:rsidP="00B53E05">
            <w:pPr>
              <w:pStyle w:val="EngHangEnd"/>
            </w:pPr>
            <w:r>
              <w:t>Before Christ.</w:t>
            </w:r>
          </w:p>
        </w:tc>
        <w:tc>
          <w:tcPr>
            <w:tcW w:w="288" w:type="dxa"/>
          </w:tcPr>
          <w:p w14:paraId="04F508FF" w14:textId="77777777" w:rsidR="00B53E05" w:rsidRDefault="00B53E05" w:rsidP="00751B8B"/>
        </w:tc>
        <w:tc>
          <w:tcPr>
            <w:tcW w:w="288" w:type="dxa"/>
          </w:tcPr>
          <w:p w14:paraId="4766C227" w14:textId="77777777" w:rsidR="00B53E05" w:rsidRPr="00FB5ACB" w:rsidRDefault="00B53E05" w:rsidP="00751B8B">
            <w:pPr>
              <w:pStyle w:val="CopticCross"/>
            </w:pPr>
          </w:p>
        </w:tc>
        <w:tc>
          <w:tcPr>
            <w:tcW w:w="3960" w:type="dxa"/>
          </w:tcPr>
          <w:p w14:paraId="4C332FC1" w14:textId="77777777" w:rsidR="00B53E05" w:rsidRDefault="00B53E05" w:rsidP="00B53E05">
            <w:pPr>
              <w:pStyle w:val="CopticVersemulti-line"/>
            </w:pPr>
            <w:r>
              <w:t>Ⲣⲁϣⲓ ⲑⲏⲉⲧⲥⲟⲗⲥⲉⲗ:</w:t>
            </w:r>
          </w:p>
          <w:p w14:paraId="62BBD3EE" w14:textId="77777777" w:rsidR="00B53E05" w:rsidRDefault="00B53E05" w:rsidP="00B53E05">
            <w:pPr>
              <w:pStyle w:val="CopticVersemulti-line"/>
            </w:pPr>
            <w:r>
              <w:t>ϧⲉⲛ ⲡⲓⲡⲁⲣⲁⲇⲓⲥⲟⲥ:</w:t>
            </w:r>
          </w:p>
          <w:p w14:paraId="5ABE42FA" w14:textId="77777777" w:rsidR="00B53E05" w:rsidRDefault="00B53E05" w:rsidP="00B53E05">
            <w:pPr>
              <w:pStyle w:val="CopticVersemulti-line"/>
            </w:pPr>
            <w:r>
              <w:t>ϧⲉⲛ ⲟⲩⲱ̀ⲟⲩ ⲛⲉⲙ ⲟⲩⲑⲉⲗⲏⲗ:</w:t>
            </w:r>
          </w:p>
          <w:p w14:paraId="501C51C7" w14:textId="77777777" w:rsidR="00B53E05" w:rsidRDefault="00B53E05" w:rsidP="00B53E05">
            <w:pPr>
              <w:pStyle w:val="CopticHangingVerse"/>
            </w:pPr>
            <w:r>
              <w:t>ⲛⲁϩⲣⲉⲛ Ⲡⲭ̄ⲥ̄.</w:t>
            </w:r>
          </w:p>
        </w:tc>
      </w:tr>
      <w:tr w:rsidR="00B53E05" w14:paraId="66B8347D" w14:textId="77777777" w:rsidTr="00751B8B">
        <w:trPr>
          <w:cantSplit/>
          <w:jc w:val="center"/>
        </w:trPr>
        <w:tc>
          <w:tcPr>
            <w:tcW w:w="288" w:type="dxa"/>
          </w:tcPr>
          <w:p w14:paraId="0C623C2F" w14:textId="77777777" w:rsidR="00B53E05" w:rsidRPr="00FB5ACB" w:rsidRDefault="00B53E05" w:rsidP="00751B8B">
            <w:pPr>
              <w:pStyle w:val="CopticCross"/>
            </w:pPr>
          </w:p>
        </w:tc>
        <w:tc>
          <w:tcPr>
            <w:tcW w:w="3960" w:type="dxa"/>
          </w:tcPr>
          <w:p w14:paraId="2FAB7C2A" w14:textId="77777777" w:rsidR="00B53E05" w:rsidRDefault="00B53E05" w:rsidP="00B53E05">
            <w:pPr>
              <w:pStyle w:val="EngHang"/>
            </w:pPr>
            <w:r>
              <w:t>Through the prayers</w:t>
            </w:r>
          </w:p>
          <w:p w14:paraId="60C72DB9" w14:textId="77777777" w:rsidR="00B53E05" w:rsidRDefault="00B53E05" w:rsidP="00B53E05">
            <w:pPr>
              <w:pStyle w:val="EngHang"/>
            </w:pPr>
            <w:r>
              <w:t>Of the elect Lady,</w:t>
            </w:r>
          </w:p>
          <w:p w14:paraId="54320393" w14:textId="77777777" w:rsidR="00B53E05" w:rsidRDefault="00B53E05" w:rsidP="00B53E05">
            <w:pPr>
              <w:pStyle w:val="EngHang"/>
            </w:pPr>
            <w:r>
              <w:t>The holy Demiana,</w:t>
            </w:r>
          </w:p>
          <w:p w14:paraId="1DBFF16D" w14:textId="77777777" w:rsidR="00B53E05" w:rsidRDefault="00B53E05" w:rsidP="00B53E05">
            <w:pPr>
              <w:pStyle w:val="EngHangEnd"/>
            </w:pPr>
            <w:r>
              <w:t>O Lord, forgive us our sins.</w:t>
            </w:r>
          </w:p>
        </w:tc>
        <w:tc>
          <w:tcPr>
            <w:tcW w:w="288" w:type="dxa"/>
          </w:tcPr>
          <w:p w14:paraId="679D9FF6" w14:textId="77777777" w:rsidR="00B53E05" w:rsidRDefault="00B53E05" w:rsidP="00751B8B"/>
        </w:tc>
        <w:tc>
          <w:tcPr>
            <w:tcW w:w="288" w:type="dxa"/>
          </w:tcPr>
          <w:p w14:paraId="250E9781" w14:textId="77777777" w:rsidR="00B53E05" w:rsidRPr="00FB5ACB" w:rsidRDefault="00B53E05" w:rsidP="00751B8B">
            <w:pPr>
              <w:pStyle w:val="CopticCross"/>
            </w:pPr>
          </w:p>
        </w:tc>
        <w:tc>
          <w:tcPr>
            <w:tcW w:w="3960" w:type="dxa"/>
          </w:tcPr>
          <w:p w14:paraId="3BD7025C" w14:textId="77777777" w:rsidR="00B53E05" w:rsidRDefault="00B53E05" w:rsidP="00B53E05">
            <w:pPr>
              <w:pStyle w:val="CopticVersemulti-line"/>
            </w:pPr>
            <w:r>
              <w:t>Ϩⲓⲧⲉⲛ ⲛⲓⲉⲩⲝⲏ:</w:t>
            </w:r>
          </w:p>
          <w:p w14:paraId="42825CBD" w14:textId="77777777" w:rsidR="00B53E05" w:rsidRDefault="00B53E05" w:rsidP="00B53E05">
            <w:pPr>
              <w:pStyle w:val="CopticVersemulti-line"/>
            </w:pPr>
            <w:r>
              <w:t>ⲛ̀ⲧⲉ ϯⲥⲱⲧⲡ ⲛ̀ⲕⲩⲣⲓⲁ:</w:t>
            </w:r>
          </w:p>
          <w:p w14:paraId="1E2C85EB" w14:textId="77777777" w:rsidR="00B53E05" w:rsidRDefault="00B53E05" w:rsidP="00B53E05">
            <w:pPr>
              <w:pStyle w:val="CopticVersemulti-line"/>
            </w:pPr>
            <w:r>
              <w:t>ϯⲁ̀ⲅⲓⲁ Ⲇⲩⲙⲓⲁⲛⲏ:</w:t>
            </w:r>
          </w:p>
          <w:p w14:paraId="2D1A583F" w14:textId="77777777" w:rsidR="00B53E05" w:rsidRDefault="00B53E05" w:rsidP="00B53E05">
            <w:pPr>
              <w:pStyle w:val="CopticHangingVerse"/>
            </w:pPr>
            <w:r>
              <w:t>ⲱ̀ Ⲡⲟ̄ⲥ̄ ⲭⲁ ⲛ̀ⲛⲉⲛⲛⲟⲃⲓ ⲛⲁⲛ ⲉ̀ⲃⲟⲗ.</w:t>
            </w:r>
          </w:p>
        </w:tc>
      </w:tr>
    </w:tbl>
    <w:p w14:paraId="43C283D0" w14:textId="77777777" w:rsidR="00FF5FF3" w:rsidRDefault="00FF5FF3" w:rsidP="00FF5FF3">
      <w:pPr>
        <w:pStyle w:val="Heading3"/>
      </w:pPr>
      <w:bookmarkStart w:id="1457" w:name="_Ref434563224"/>
      <w:bookmarkStart w:id="1458" w:name="_Toc448227543"/>
      <w:r>
        <w:t>January 9 (10) / Tobi 14: St. Maximus</w:t>
      </w:r>
      <w:bookmarkEnd w:id="1457"/>
      <w:bookmarkEnd w:id="1458"/>
    </w:p>
    <w:p w14:paraId="1847ABB1" w14:textId="77777777" w:rsidR="00662600" w:rsidRDefault="00810F04" w:rsidP="00810F04">
      <w:pPr>
        <w:pStyle w:val="Heading4"/>
      </w:pPr>
      <w:bookmarkStart w:id="1459" w:name="_Ref434490957"/>
      <w:r>
        <w:t>The Doxology for</w:t>
      </w:r>
      <w:r w:rsidR="00662600">
        <w:t xml:space="preserve"> Sts. Maximus and Dometius</w:t>
      </w:r>
      <w:bookmarkEnd w:id="145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600" w14:paraId="3764D2ED" w14:textId="77777777" w:rsidTr="00662600">
        <w:trPr>
          <w:cantSplit/>
          <w:jc w:val="center"/>
        </w:trPr>
        <w:tc>
          <w:tcPr>
            <w:tcW w:w="288" w:type="dxa"/>
          </w:tcPr>
          <w:p w14:paraId="109252B6" w14:textId="77777777" w:rsidR="00662600" w:rsidRDefault="00662600" w:rsidP="00662600">
            <w:pPr>
              <w:pStyle w:val="CopticCross"/>
            </w:pPr>
          </w:p>
        </w:tc>
        <w:tc>
          <w:tcPr>
            <w:tcW w:w="3960" w:type="dxa"/>
          </w:tcPr>
          <w:p w14:paraId="587BC670" w14:textId="77777777" w:rsidR="00662600" w:rsidRPr="004764BD" w:rsidRDefault="00662600" w:rsidP="00662600">
            <w:pPr>
              <w:pStyle w:val="EngHang"/>
            </w:pPr>
            <w:r w:rsidRPr="004764BD">
              <w:t>The stars of</w:t>
            </w:r>
            <w:r>
              <w:rPr>
                <w:rStyle w:val="FootnoteReference"/>
              </w:rPr>
              <w:t xml:space="preserve"> </w:t>
            </w:r>
            <w:r>
              <w:t>righteousness</w:t>
            </w:r>
            <w:r w:rsidRPr="004764BD">
              <w:t>,</w:t>
            </w:r>
          </w:p>
          <w:p w14:paraId="1F78AAFB" w14:textId="77777777" w:rsidR="00662600" w:rsidRPr="004764BD" w:rsidRDefault="00662600" w:rsidP="00662600">
            <w:pPr>
              <w:pStyle w:val="EngHang"/>
            </w:pPr>
            <w:r w:rsidRPr="004764BD">
              <w:t>And the great princes,</w:t>
            </w:r>
          </w:p>
          <w:p w14:paraId="73440F0F" w14:textId="77777777" w:rsidR="00662600" w:rsidRPr="004764BD" w:rsidRDefault="00662600" w:rsidP="00662600">
            <w:pPr>
              <w:pStyle w:val="EngHang"/>
            </w:pPr>
            <w:r w:rsidRPr="004764BD">
              <w:t>Of our holy synod,</w:t>
            </w:r>
          </w:p>
          <w:p w14:paraId="1502B547" w14:textId="77777777" w:rsidR="00662600" w:rsidRDefault="00662600" w:rsidP="00662600">
            <w:pPr>
              <w:pStyle w:val="EngHangEnd"/>
            </w:pPr>
            <w:r w:rsidRPr="004764BD">
              <w:t xml:space="preserve">Maximus and </w:t>
            </w:r>
            <w:r>
              <w:t>Dometius</w:t>
            </w:r>
            <w:r w:rsidRPr="004764BD">
              <w:t>.</w:t>
            </w:r>
          </w:p>
        </w:tc>
        <w:tc>
          <w:tcPr>
            <w:tcW w:w="288" w:type="dxa"/>
          </w:tcPr>
          <w:p w14:paraId="23F11DF7" w14:textId="77777777" w:rsidR="00662600" w:rsidRDefault="00662600" w:rsidP="00662600"/>
        </w:tc>
        <w:tc>
          <w:tcPr>
            <w:tcW w:w="288" w:type="dxa"/>
          </w:tcPr>
          <w:p w14:paraId="741756E8" w14:textId="77777777" w:rsidR="00662600" w:rsidRDefault="00662600" w:rsidP="00662600">
            <w:pPr>
              <w:pStyle w:val="CopticCross"/>
            </w:pPr>
          </w:p>
        </w:tc>
        <w:tc>
          <w:tcPr>
            <w:tcW w:w="3960" w:type="dxa"/>
          </w:tcPr>
          <w:p w14:paraId="3E6DFBBE" w14:textId="77777777" w:rsidR="00662600" w:rsidRDefault="00662600" w:rsidP="00662600">
            <w:pPr>
              <w:pStyle w:val="CopticVersemulti-line"/>
            </w:pPr>
            <w:r>
              <w:t>Ⲛⲓⲫⲱⲥⲧⲏⲣ ⲛ̀ⲧⲉ ϯⲙⲉⲑⲙⲏⲓ:</w:t>
            </w:r>
          </w:p>
          <w:p w14:paraId="1C5F6C6F" w14:textId="77777777" w:rsidR="00662600" w:rsidRDefault="00662600" w:rsidP="00662600">
            <w:pPr>
              <w:pStyle w:val="CopticVersemulti-line"/>
            </w:pPr>
            <w:r>
              <w:t>ⲟⲩⲟϩ ⲛⲓⲛⲓϣϯ ⲛ̀ⲁⲣⲭⲏⲅⲟⲥ:</w:t>
            </w:r>
          </w:p>
          <w:p w14:paraId="13CFB1F2" w14:textId="77777777" w:rsidR="00662600" w:rsidRDefault="00662600" w:rsidP="00662600">
            <w:pPr>
              <w:pStyle w:val="CopticVersemulti-line"/>
            </w:pPr>
            <w:r>
              <w:t>ⲛ̀ⲧⲉ ⲧⲉⲛⲥⲩⲛⲟⲩⲇⲓⲁ̀ ⲉ̄ⲑ̄ⲩ̄:</w:t>
            </w:r>
          </w:p>
          <w:p w14:paraId="21EA5FAA" w14:textId="77777777" w:rsidR="00662600" w:rsidRPr="00C35319" w:rsidRDefault="00662600" w:rsidP="00662600">
            <w:pPr>
              <w:pStyle w:val="CopticHangingVerse"/>
            </w:pPr>
            <w:r>
              <w:t>Ⲙⲁⲝⲓⲙⲟⲥ ⲛⲉⲙ Ⲇⲟⲙⲉⲧⲓⲟⲥ.</w:t>
            </w:r>
          </w:p>
        </w:tc>
      </w:tr>
      <w:tr w:rsidR="00662600" w14:paraId="10425CC9" w14:textId="77777777" w:rsidTr="00662600">
        <w:trPr>
          <w:cantSplit/>
          <w:jc w:val="center"/>
        </w:trPr>
        <w:tc>
          <w:tcPr>
            <w:tcW w:w="288" w:type="dxa"/>
          </w:tcPr>
          <w:p w14:paraId="31FCA398" w14:textId="77777777" w:rsidR="00662600" w:rsidRDefault="00662600" w:rsidP="00662600">
            <w:pPr>
              <w:pStyle w:val="CopticCross"/>
            </w:pPr>
            <w:r w:rsidRPr="00FB5ACB">
              <w:t>¿</w:t>
            </w:r>
          </w:p>
        </w:tc>
        <w:tc>
          <w:tcPr>
            <w:tcW w:w="3960" w:type="dxa"/>
          </w:tcPr>
          <w:p w14:paraId="441CBB5C" w14:textId="77777777" w:rsidR="00662600" w:rsidRPr="004764BD" w:rsidRDefault="00662600" w:rsidP="00662600">
            <w:pPr>
              <w:pStyle w:val="EngHang"/>
            </w:pPr>
            <w:r>
              <w:t>I</w:t>
            </w:r>
            <w:r w:rsidRPr="004764BD">
              <w:t>n whose name we have been gathered,</w:t>
            </w:r>
          </w:p>
          <w:p w14:paraId="1D4C9AA8" w14:textId="77777777" w:rsidR="00662600" w:rsidRPr="004764BD" w:rsidRDefault="00662600" w:rsidP="00662600">
            <w:pPr>
              <w:pStyle w:val="EngHang"/>
            </w:pPr>
            <w:r w:rsidRPr="004764BD">
              <w:t>By the Life-giving Trinity,</w:t>
            </w:r>
          </w:p>
          <w:p w14:paraId="1ED5D788" w14:textId="77777777" w:rsidR="00662600" w:rsidRPr="004764BD" w:rsidRDefault="00662600" w:rsidP="00662600">
            <w:pPr>
              <w:pStyle w:val="EngHang"/>
            </w:pPr>
            <w:r w:rsidRPr="004764BD">
              <w:t>Th</w:t>
            </w:r>
            <w:r>
              <w:t>at we may follow their footsteps</w:t>
            </w:r>
            <w:r w:rsidRPr="004764BD">
              <w:t>,</w:t>
            </w:r>
          </w:p>
          <w:p w14:paraId="0CBA2E3D" w14:textId="77777777" w:rsidR="00662600" w:rsidRDefault="00662600" w:rsidP="00662600">
            <w:pPr>
              <w:pStyle w:val="EngHangEnd"/>
            </w:pPr>
            <w:r w:rsidRPr="004764BD">
              <w:t>And wear their holy schema</w:t>
            </w:r>
            <w:r>
              <w:rPr>
                <w:rStyle w:val="FootnoteReference"/>
              </w:rPr>
              <w:footnoteReference w:id="959"/>
            </w:r>
            <w:r w:rsidRPr="004764BD">
              <w:t>.</w:t>
            </w:r>
          </w:p>
        </w:tc>
        <w:tc>
          <w:tcPr>
            <w:tcW w:w="288" w:type="dxa"/>
          </w:tcPr>
          <w:p w14:paraId="5D8C859E" w14:textId="77777777" w:rsidR="00662600" w:rsidRDefault="00662600" w:rsidP="00662600"/>
        </w:tc>
        <w:tc>
          <w:tcPr>
            <w:tcW w:w="288" w:type="dxa"/>
          </w:tcPr>
          <w:p w14:paraId="72EEE5B9" w14:textId="77777777" w:rsidR="00662600" w:rsidRDefault="00662600" w:rsidP="00662600">
            <w:pPr>
              <w:pStyle w:val="CopticCross"/>
            </w:pPr>
            <w:r w:rsidRPr="00FB5ACB">
              <w:t>¿</w:t>
            </w:r>
          </w:p>
        </w:tc>
        <w:tc>
          <w:tcPr>
            <w:tcW w:w="3960" w:type="dxa"/>
          </w:tcPr>
          <w:p w14:paraId="51EFD68D" w14:textId="77777777" w:rsidR="00662600" w:rsidRDefault="00662600" w:rsidP="00662600">
            <w:pPr>
              <w:pStyle w:val="CopticVersemulti-line"/>
            </w:pPr>
            <w:r>
              <w:t>Ⲛⲁⲓ ⲉ̀ⲧⲁⲥⲑⲟⲩⲱⲧⲉⲛ ϧⲉⲛ ⲛⲟⲩⲣⲁⲛ:</w:t>
            </w:r>
          </w:p>
          <w:p w14:paraId="7906D23C" w14:textId="77777777" w:rsidR="00662600" w:rsidRDefault="00662600" w:rsidP="00662600">
            <w:pPr>
              <w:pStyle w:val="CopticVersemulti-line"/>
            </w:pPr>
            <w:r>
              <w:t>ⲛ̀ϫⲉ Ϯⲧ̀ⲣⲓⲁⲥ ⲛ̀ⲣⲉϥⲧⲁⲛϧⲟ:</w:t>
            </w:r>
          </w:p>
          <w:p w14:paraId="15BC4109" w14:textId="77777777" w:rsidR="00662600" w:rsidRDefault="00662600" w:rsidP="00662600">
            <w:pPr>
              <w:pStyle w:val="CopticVersemulti-line"/>
            </w:pPr>
            <w:r>
              <w:t>ⲉⲑⲣⲉⲛⲙⲟϣⲓ ⲛ̀ⲥⲁ ⲛⲟⲩϣⲉⲛⲧⲁⲧⲥⲓ:</w:t>
            </w:r>
          </w:p>
          <w:p w14:paraId="7217A5D9" w14:textId="77777777" w:rsidR="00662600" w:rsidRPr="00CF5919" w:rsidRDefault="00662600" w:rsidP="00662600">
            <w:pPr>
              <w:pStyle w:val="CopticHangingVerse"/>
            </w:pPr>
            <w:r>
              <w:t>ⲛ̀ⲧⲉⲛⲉⲣⲫⲟⲣⲓⲛ ⲙ̀ⲡⲟⲩⲥ̀ⲭⲏⲙⲁ ⲉ̄ⲑ̄ⲩ̄.</w:t>
            </w:r>
          </w:p>
        </w:tc>
      </w:tr>
      <w:tr w:rsidR="00662600" w14:paraId="37EFE46E" w14:textId="77777777" w:rsidTr="00662600">
        <w:trPr>
          <w:cantSplit/>
          <w:jc w:val="center"/>
        </w:trPr>
        <w:tc>
          <w:tcPr>
            <w:tcW w:w="288" w:type="dxa"/>
          </w:tcPr>
          <w:p w14:paraId="5CEE54AC" w14:textId="77777777" w:rsidR="00662600" w:rsidRDefault="00662600" w:rsidP="00662600">
            <w:pPr>
              <w:pStyle w:val="CopticCross"/>
            </w:pPr>
          </w:p>
        </w:tc>
        <w:tc>
          <w:tcPr>
            <w:tcW w:w="3960" w:type="dxa"/>
          </w:tcPr>
          <w:p w14:paraId="3E333987" w14:textId="77777777" w:rsidR="00662600" w:rsidRPr="004764BD" w:rsidRDefault="00662600" w:rsidP="00662600">
            <w:pPr>
              <w:pStyle w:val="EngHang"/>
            </w:pPr>
            <w:r w:rsidRPr="004764BD">
              <w:t>They gave us the promises,</w:t>
            </w:r>
          </w:p>
          <w:p w14:paraId="4E32D139" w14:textId="77777777" w:rsidR="00662600" w:rsidRPr="004764BD" w:rsidRDefault="00662600" w:rsidP="00662600">
            <w:pPr>
              <w:pStyle w:val="EngHang"/>
            </w:pPr>
            <w:r w:rsidRPr="004764BD">
              <w:t>Written in the Gospel:</w:t>
            </w:r>
          </w:p>
          <w:p w14:paraId="0E91681A" w14:textId="77777777" w:rsidR="00662600" w:rsidRPr="004764BD" w:rsidRDefault="00662600" w:rsidP="00662600">
            <w:pPr>
              <w:pStyle w:val="EngHang"/>
            </w:pPr>
            <w:r>
              <w:t>B</w:t>
            </w:r>
            <w:r w:rsidRPr="004764BD">
              <w:t>rotherly love,</w:t>
            </w:r>
          </w:p>
          <w:p w14:paraId="7B53729A" w14:textId="77777777" w:rsidR="00662600" w:rsidRDefault="00662600" w:rsidP="00662600">
            <w:pPr>
              <w:pStyle w:val="EngHangEnd"/>
            </w:pPr>
            <w:r w:rsidRPr="004764BD">
              <w:t>The perfection of all virtues</w:t>
            </w:r>
            <w:r w:rsidRPr="004764BD">
              <w:rPr>
                <w:rStyle w:val="FootnoteReference"/>
              </w:rPr>
              <w:footnoteReference w:id="960"/>
            </w:r>
            <w:r w:rsidRPr="004764BD">
              <w:t>.</w:t>
            </w:r>
          </w:p>
        </w:tc>
        <w:tc>
          <w:tcPr>
            <w:tcW w:w="288" w:type="dxa"/>
          </w:tcPr>
          <w:p w14:paraId="4B6070E3" w14:textId="77777777" w:rsidR="00662600" w:rsidRDefault="00662600" w:rsidP="00662600"/>
        </w:tc>
        <w:tc>
          <w:tcPr>
            <w:tcW w:w="288" w:type="dxa"/>
          </w:tcPr>
          <w:p w14:paraId="4DD78084" w14:textId="77777777" w:rsidR="00662600" w:rsidRDefault="00662600" w:rsidP="00662600">
            <w:pPr>
              <w:pStyle w:val="CopticCross"/>
            </w:pPr>
          </w:p>
        </w:tc>
        <w:tc>
          <w:tcPr>
            <w:tcW w:w="3960" w:type="dxa"/>
          </w:tcPr>
          <w:p w14:paraId="5F6A2FCD" w14:textId="77777777" w:rsidR="00662600" w:rsidRDefault="00662600" w:rsidP="00662600">
            <w:pPr>
              <w:pStyle w:val="CopticVersemulti-line"/>
            </w:pPr>
            <w:r>
              <w:t>Ⲁⲩϯ ⲉ̀ⲧⲟⲧⲉⲛ ⲛ̀ⲛⲓⲱϣ:</w:t>
            </w:r>
          </w:p>
          <w:p w14:paraId="07B8C23D" w14:textId="77777777" w:rsidR="00662600" w:rsidRDefault="00662600" w:rsidP="00662600">
            <w:pPr>
              <w:pStyle w:val="CopticVersemulti-line"/>
            </w:pPr>
            <w:r>
              <w:t>ⲉⲧⲉ̀ϧⲏⲟⲩⲧ ϧⲉⲛ ⲛⲓⲉⲩⲁⲅⲅⲉⲗⲓⲟⲛ:</w:t>
            </w:r>
          </w:p>
          <w:p w14:paraId="56004DD0" w14:textId="77777777" w:rsidR="00662600" w:rsidRDefault="00662600" w:rsidP="00662600">
            <w:pPr>
              <w:pStyle w:val="CopticVersemulti-line"/>
            </w:pPr>
            <w:r>
              <w:t>ⲉ̀ⲧⲉ ⲑⲁⲓ ⲧⲉ ϯⲙⲉⲧⲙⲁⲓⲥⲟⲛ:</w:t>
            </w:r>
          </w:p>
          <w:p w14:paraId="64B6127B" w14:textId="77777777" w:rsidR="00662600" w:rsidRDefault="00662600" w:rsidP="00662600">
            <w:pPr>
              <w:pStyle w:val="CopticHangingVerse"/>
            </w:pPr>
            <w:r>
              <w:t>ⲡ̀ϫⲱⲕ ⲉ̀ⲃⲟⲗ ⲛ̀ⲛⲓⲁⲣⲉ̀ⲧⲏ ⲧⲏⲣⲟⲩ.</w:t>
            </w:r>
          </w:p>
        </w:tc>
      </w:tr>
      <w:tr w:rsidR="00662600" w14:paraId="481B2B6A" w14:textId="77777777" w:rsidTr="00662600">
        <w:trPr>
          <w:cantSplit/>
          <w:jc w:val="center"/>
        </w:trPr>
        <w:tc>
          <w:tcPr>
            <w:tcW w:w="288" w:type="dxa"/>
          </w:tcPr>
          <w:p w14:paraId="091B3172" w14:textId="77777777" w:rsidR="00662600" w:rsidRDefault="00662600" w:rsidP="00662600">
            <w:pPr>
              <w:pStyle w:val="CopticCross"/>
            </w:pPr>
            <w:r w:rsidRPr="00FB5ACB">
              <w:t>¿</w:t>
            </w:r>
          </w:p>
        </w:tc>
        <w:tc>
          <w:tcPr>
            <w:tcW w:w="3960" w:type="dxa"/>
          </w:tcPr>
          <w:p w14:paraId="7344A1F3" w14:textId="77777777" w:rsidR="00662600" w:rsidRPr="004764BD" w:rsidRDefault="00662600" w:rsidP="00662600">
            <w:pPr>
              <w:pStyle w:val="EngHang"/>
            </w:pPr>
            <w:r w:rsidRPr="004764BD">
              <w:t>We keep a feast in their church,</w:t>
            </w:r>
          </w:p>
          <w:p w14:paraId="2B05E8AE" w14:textId="77777777" w:rsidR="00662600" w:rsidRPr="004764BD" w:rsidRDefault="00662600" w:rsidP="00662600">
            <w:pPr>
              <w:pStyle w:val="EngHang"/>
            </w:pPr>
            <w:r w:rsidRPr="004764BD">
              <w:t>And complete their remembrance,</w:t>
            </w:r>
          </w:p>
          <w:p w14:paraId="1CBC295D" w14:textId="77777777" w:rsidR="00662600" w:rsidRPr="004764BD" w:rsidRDefault="00662600" w:rsidP="00662600">
            <w:pPr>
              <w:pStyle w:val="EngHang"/>
            </w:pPr>
            <w:r w:rsidRPr="004764BD">
              <w:t>We glorify the Trinity,</w:t>
            </w:r>
          </w:p>
          <w:p w14:paraId="798B9991" w14:textId="77777777" w:rsidR="00662600" w:rsidRDefault="00662600" w:rsidP="00662600">
            <w:pPr>
              <w:pStyle w:val="EngHangEnd"/>
            </w:pPr>
            <w:r w:rsidRPr="004764BD">
              <w:t>By day and by night.</w:t>
            </w:r>
          </w:p>
        </w:tc>
        <w:tc>
          <w:tcPr>
            <w:tcW w:w="288" w:type="dxa"/>
          </w:tcPr>
          <w:p w14:paraId="7B8F4622" w14:textId="77777777" w:rsidR="00662600" w:rsidRDefault="00662600" w:rsidP="00662600"/>
        </w:tc>
        <w:tc>
          <w:tcPr>
            <w:tcW w:w="288" w:type="dxa"/>
          </w:tcPr>
          <w:p w14:paraId="42828D4C" w14:textId="77777777" w:rsidR="00662600" w:rsidRDefault="00662600" w:rsidP="00662600">
            <w:pPr>
              <w:pStyle w:val="CopticCross"/>
            </w:pPr>
            <w:r w:rsidRPr="00FB5ACB">
              <w:t>¿</w:t>
            </w:r>
          </w:p>
        </w:tc>
        <w:tc>
          <w:tcPr>
            <w:tcW w:w="3960" w:type="dxa"/>
          </w:tcPr>
          <w:p w14:paraId="25737BB2" w14:textId="77777777" w:rsidR="00662600" w:rsidRDefault="00662600" w:rsidP="00662600">
            <w:pPr>
              <w:pStyle w:val="CopticVersemulti-line"/>
            </w:pPr>
            <w:r>
              <w:t>Ⲉⲛⲉⲣϣⲁⲓ ϧⲉⲛ ⲧⲟⲩⲉⲕⲕ̀ⲗⲏⲥⲓⲁ̀:</w:t>
            </w:r>
          </w:p>
          <w:p w14:paraId="5A5D2265" w14:textId="77777777" w:rsidR="00662600" w:rsidRDefault="00662600" w:rsidP="00662600">
            <w:pPr>
              <w:pStyle w:val="CopticVersemulti-line"/>
            </w:pPr>
            <w:r>
              <w:t>ⲉⲛϫⲱⲕ ⲙ̀ⲡⲟⲩⲉⲣⲫ̀ⲙⲉⲩⲓ̀ ⲉ̀ⲃⲟⲗ:</w:t>
            </w:r>
          </w:p>
          <w:p w14:paraId="41FD6883" w14:textId="77777777" w:rsidR="00662600" w:rsidRDefault="00662600" w:rsidP="00662600">
            <w:pPr>
              <w:pStyle w:val="CopticVersemulti-line"/>
            </w:pPr>
            <w:r>
              <w:t>ⲉⲛϯⲱ̀ⲟⲩ ⲛ̀Ϯⲧ̀ⲣⲓⲁⲥ:</w:t>
            </w:r>
          </w:p>
          <w:p w14:paraId="319F520B" w14:textId="77777777" w:rsidR="00662600" w:rsidRDefault="00662600" w:rsidP="00662600">
            <w:pPr>
              <w:pStyle w:val="CopticHangingVerse"/>
            </w:pPr>
            <w:r>
              <w:t>ⲙ̀ⲡⲓⲉ̀ϩⲟⲟⲩ ⲛⲉⲙ ⲡⲓⲉ̀ϫⲱⲣϩ.</w:t>
            </w:r>
          </w:p>
        </w:tc>
      </w:tr>
      <w:tr w:rsidR="00662600" w14:paraId="36D6A96B" w14:textId="77777777" w:rsidTr="00662600">
        <w:trPr>
          <w:cantSplit/>
          <w:jc w:val="center"/>
        </w:trPr>
        <w:tc>
          <w:tcPr>
            <w:tcW w:w="288" w:type="dxa"/>
          </w:tcPr>
          <w:p w14:paraId="555D5CEB" w14:textId="77777777" w:rsidR="00662600" w:rsidRDefault="00662600" w:rsidP="00662600">
            <w:pPr>
              <w:pStyle w:val="CopticCross"/>
            </w:pPr>
          </w:p>
        </w:tc>
        <w:tc>
          <w:tcPr>
            <w:tcW w:w="3960" w:type="dxa"/>
          </w:tcPr>
          <w:p w14:paraId="79C29449" w14:textId="77777777" w:rsidR="00662600" w:rsidRPr="004764BD" w:rsidRDefault="00662600" w:rsidP="00662600">
            <w:pPr>
              <w:pStyle w:val="EngHang"/>
            </w:pPr>
            <w:r w:rsidRPr="004764BD">
              <w:t>Hail to you O righteous ones,</w:t>
            </w:r>
          </w:p>
          <w:p w14:paraId="38BFAA75" w14:textId="77777777" w:rsidR="00662600" w:rsidRPr="004764BD" w:rsidRDefault="00662600" w:rsidP="00662600">
            <w:pPr>
              <w:pStyle w:val="EngHang"/>
            </w:pPr>
            <w:r w:rsidRPr="004764BD">
              <w:t>Hail to the Spirit-bearers,</w:t>
            </w:r>
          </w:p>
          <w:p w14:paraId="2BFB20BF" w14:textId="77777777" w:rsidR="00662600" w:rsidRPr="004764BD" w:rsidRDefault="00662600" w:rsidP="00662600">
            <w:pPr>
              <w:pStyle w:val="EngHang"/>
            </w:pPr>
            <w:r w:rsidRPr="004764BD">
              <w:t>Hail to our holy Roman fathers,</w:t>
            </w:r>
          </w:p>
          <w:p w14:paraId="5C241BD9" w14:textId="77777777" w:rsidR="00662600" w:rsidRDefault="00662600" w:rsidP="00662600">
            <w:pPr>
              <w:pStyle w:val="EngHangEnd"/>
            </w:pPr>
            <w:r w:rsidRPr="004764BD">
              <w:t xml:space="preserve">Maximus and </w:t>
            </w:r>
            <w:r>
              <w:t>Dometius</w:t>
            </w:r>
            <w:r w:rsidRPr="004764BD">
              <w:t>.</w:t>
            </w:r>
          </w:p>
        </w:tc>
        <w:tc>
          <w:tcPr>
            <w:tcW w:w="288" w:type="dxa"/>
          </w:tcPr>
          <w:p w14:paraId="704D3337" w14:textId="77777777" w:rsidR="00662600" w:rsidRDefault="00662600" w:rsidP="00662600"/>
        </w:tc>
        <w:tc>
          <w:tcPr>
            <w:tcW w:w="288" w:type="dxa"/>
          </w:tcPr>
          <w:p w14:paraId="5CB2A796" w14:textId="77777777" w:rsidR="00662600" w:rsidRDefault="00662600" w:rsidP="00662600">
            <w:pPr>
              <w:pStyle w:val="CopticCross"/>
            </w:pPr>
          </w:p>
        </w:tc>
        <w:tc>
          <w:tcPr>
            <w:tcW w:w="3960" w:type="dxa"/>
          </w:tcPr>
          <w:p w14:paraId="4CD400D4" w14:textId="77777777" w:rsidR="00662600" w:rsidRDefault="00662600" w:rsidP="00662600">
            <w:pPr>
              <w:pStyle w:val="CopticVersemulti-line"/>
            </w:pPr>
            <w:r>
              <w:t>Ⲭⲉⲣⲉ ⲛⲱⲧⲉⲛ ⲱ̀ ⲛⲓⲇⲓⲕⲱⲟⲥ:</w:t>
            </w:r>
          </w:p>
          <w:p w14:paraId="7C30AEF6" w14:textId="77777777" w:rsidR="00662600" w:rsidRDefault="00662600" w:rsidP="00662600">
            <w:pPr>
              <w:pStyle w:val="CopticVersemulti-line"/>
            </w:pPr>
            <w:r>
              <w:t>ⲭⲉⲣⲉ ⲛⲓⲡ̄ⲛ̄ⲁ̄ⲧⲟⲫⲟⲣⲟⲥ:</w:t>
            </w:r>
          </w:p>
          <w:p w14:paraId="72B50D6C" w14:textId="77777777" w:rsidR="00662600" w:rsidRDefault="00662600" w:rsidP="00662600">
            <w:pPr>
              <w:pStyle w:val="CopticVersemulti-line"/>
            </w:pPr>
            <w:r>
              <w:t>ⲭⲉⲣⲉ ⲛⲉⲛⲓⲟϯ ⲉ̄ⲑ̄ⲩ̄ ⲛ̀ⲣⲱⲙⲉⲟⲥ:</w:t>
            </w:r>
          </w:p>
          <w:p w14:paraId="26D0E464" w14:textId="77777777" w:rsidR="00662600" w:rsidRDefault="00662600" w:rsidP="00662600">
            <w:pPr>
              <w:pStyle w:val="CopticHangingVerse"/>
            </w:pPr>
            <w:r>
              <w:t>Ⲙⲁⲝⲓⲙⲟⲥ ⲛⲉⲙ Ⲇⲟⲙⲉⲧⲓⲟⲥ.</w:t>
            </w:r>
          </w:p>
        </w:tc>
      </w:tr>
      <w:tr w:rsidR="00662600" w14:paraId="7492CEE5" w14:textId="77777777" w:rsidTr="00662600">
        <w:trPr>
          <w:cantSplit/>
          <w:jc w:val="center"/>
        </w:trPr>
        <w:tc>
          <w:tcPr>
            <w:tcW w:w="288" w:type="dxa"/>
          </w:tcPr>
          <w:p w14:paraId="642E4696" w14:textId="77777777" w:rsidR="00662600" w:rsidRDefault="00662600" w:rsidP="00662600">
            <w:pPr>
              <w:pStyle w:val="CopticCross"/>
            </w:pPr>
            <w:r w:rsidRPr="00FB5ACB">
              <w:t>¿</w:t>
            </w:r>
          </w:p>
        </w:tc>
        <w:tc>
          <w:tcPr>
            <w:tcW w:w="3960" w:type="dxa"/>
          </w:tcPr>
          <w:p w14:paraId="5E56C4BA" w14:textId="77777777" w:rsidR="00662600" w:rsidRPr="004764BD" w:rsidRDefault="00662600" w:rsidP="00662600">
            <w:pPr>
              <w:pStyle w:val="EngHang"/>
            </w:pPr>
            <w:r w:rsidRPr="004764BD">
              <w:t>Pray to the Lord on our behalf,</w:t>
            </w:r>
          </w:p>
          <w:p w14:paraId="41C6046A" w14:textId="77777777" w:rsidR="00662600" w:rsidRPr="004764BD" w:rsidRDefault="00662600" w:rsidP="00662600">
            <w:pPr>
              <w:pStyle w:val="EngHang"/>
            </w:pPr>
            <w:r w:rsidRPr="004764BD">
              <w:t>O our holy Roman fathers,</w:t>
            </w:r>
          </w:p>
          <w:p w14:paraId="64A41F1D" w14:textId="77777777" w:rsidR="00662600" w:rsidRPr="004764BD" w:rsidRDefault="00662600" w:rsidP="00662600">
            <w:pPr>
              <w:pStyle w:val="EngHang"/>
            </w:pPr>
            <w:r w:rsidRPr="004764BD">
              <w:t xml:space="preserve">Maximus and </w:t>
            </w:r>
            <w:r>
              <w:t>Dometius</w:t>
            </w:r>
            <w:r w:rsidRPr="004764BD">
              <w:t>,</w:t>
            </w:r>
          </w:p>
          <w:p w14:paraId="074A75C1" w14:textId="77777777" w:rsidR="00662600" w:rsidRDefault="00662600" w:rsidP="00662600">
            <w:pPr>
              <w:pStyle w:val="EngHangEnd"/>
            </w:pPr>
            <w:r w:rsidRPr="004764BD">
              <w:t>That He</w:t>
            </w:r>
            <w:r>
              <w:t xml:space="preserve"> may forgive us our sins.</w:t>
            </w:r>
          </w:p>
        </w:tc>
        <w:tc>
          <w:tcPr>
            <w:tcW w:w="288" w:type="dxa"/>
          </w:tcPr>
          <w:p w14:paraId="4E9414E6" w14:textId="77777777" w:rsidR="00662600" w:rsidRDefault="00662600" w:rsidP="00662600"/>
        </w:tc>
        <w:tc>
          <w:tcPr>
            <w:tcW w:w="288" w:type="dxa"/>
          </w:tcPr>
          <w:p w14:paraId="21F2A6B4" w14:textId="77777777" w:rsidR="00662600" w:rsidRDefault="00662600" w:rsidP="00662600">
            <w:pPr>
              <w:pStyle w:val="CopticCross"/>
            </w:pPr>
            <w:r w:rsidRPr="00FB5ACB">
              <w:t>¿</w:t>
            </w:r>
          </w:p>
        </w:tc>
        <w:tc>
          <w:tcPr>
            <w:tcW w:w="3960" w:type="dxa"/>
          </w:tcPr>
          <w:p w14:paraId="74F2177C" w14:textId="77777777" w:rsidR="00662600" w:rsidRDefault="00662600" w:rsidP="00662600">
            <w:pPr>
              <w:pStyle w:val="CopticVersemulti-line"/>
            </w:pPr>
            <w:r>
              <w:t>Ⲧⲟⲃϩ ⲙ̀Ⲡⲟ̄ⲥ̄ ⲉ̀ϩ̀ⲣⲏⲓ ⲉ̀ϫⲱⲛ:</w:t>
            </w:r>
          </w:p>
          <w:p w14:paraId="067BF6EC" w14:textId="77777777" w:rsidR="00662600" w:rsidRDefault="00662600" w:rsidP="00662600">
            <w:pPr>
              <w:pStyle w:val="CopticVersemulti-line"/>
            </w:pPr>
            <w:r>
              <w:t>ⲱ̀ ⲛⲉⲛⲓⲟϯ ⲉ̄ⲑ̄ⲩ̄ ⲛ̀ⲣⲱⲙⲉⲟⲥ:</w:t>
            </w:r>
          </w:p>
          <w:p w14:paraId="5CBC6D69" w14:textId="77777777" w:rsidR="00662600" w:rsidRDefault="00662600" w:rsidP="00662600">
            <w:pPr>
              <w:pStyle w:val="CopticVersemulti-line"/>
            </w:pPr>
            <w:r>
              <w:t>Ⲙⲁⲝⲓⲙⲟⲥ ⲛⲉⲙ Ⲇⲟⲙⲉⲧⲓⲟⲥ:</w:t>
            </w:r>
          </w:p>
          <w:p w14:paraId="43BE3F65" w14:textId="77777777" w:rsidR="00662600" w:rsidRDefault="00662600" w:rsidP="00662600">
            <w:pPr>
              <w:pStyle w:val="CopticHangingVerse"/>
            </w:pPr>
            <w:r>
              <w:t>ⲛ̀ⲧⲉϥⲭⲁ ⲛⲉⲛⲛⲟⲃⲓ ⲛⲁⲛ ⲉ̀ⲃⲟⲗ.</w:t>
            </w:r>
          </w:p>
        </w:tc>
      </w:tr>
    </w:tbl>
    <w:p w14:paraId="3F1812CA" w14:textId="77777777" w:rsidR="00FF5FF3" w:rsidRDefault="00FF5FF3" w:rsidP="00FF5FF3">
      <w:pPr>
        <w:pStyle w:val="Heading3"/>
      </w:pPr>
      <w:bookmarkStart w:id="1463" w:name="_Toc448227544"/>
      <w:r>
        <w:t>Jan</w:t>
      </w:r>
      <w:r w:rsidR="00662600">
        <w:t>uary 12 (13) / Tobi 17: St. Dome</w:t>
      </w:r>
      <w:r>
        <w:t>tius</w:t>
      </w:r>
      <w:bookmarkEnd w:id="1463"/>
    </w:p>
    <w:p w14:paraId="1995A2EE" w14:textId="2B0B1269" w:rsidR="00FF5FF3" w:rsidRDefault="00FF5FF3" w:rsidP="00FF5FF3">
      <w:pPr>
        <w:pStyle w:val="Rubric"/>
      </w:pPr>
      <w:r>
        <w:t>See the</w:t>
      </w:r>
      <w:r w:rsidR="002409EF">
        <w:t xml:space="preserve"> </w:t>
      </w:r>
      <w:r w:rsidR="002409EF">
        <w:fldChar w:fldCharType="begin"/>
      </w:r>
      <w:r w:rsidR="002409EF">
        <w:instrText xml:space="preserve"> REF _Ref434563224 \h </w:instrText>
      </w:r>
      <w:r w:rsidR="002409EF">
        <w:fldChar w:fldCharType="separate"/>
      </w:r>
      <w:r w:rsidR="000C7DE2">
        <w:t>January 9 (10) / Tobi 14: St. Maximus</w:t>
      </w:r>
      <w:r w:rsidR="002409EF">
        <w:fldChar w:fldCharType="end"/>
      </w:r>
      <w:r w:rsidR="002409EF">
        <w:t xml:space="preserve">, page </w:t>
      </w:r>
      <w:r w:rsidR="002409EF">
        <w:fldChar w:fldCharType="begin"/>
      </w:r>
      <w:r w:rsidR="002409EF">
        <w:instrText xml:space="preserve"> PAGEREF _Ref434563224 \h </w:instrText>
      </w:r>
      <w:r w:rsidR="002409EF">
        <w:fldChar w:fldCharType="separate"/>
      </w:r>
      <w:r w:rsidR="000C7DE2">
        <w:rPr>
          <w:noProof/>
        </w:rPr>
        <w:t>826</w:t>
      </w:r>
      <w:r w:rsidR="002409EF">
        <w:fldChar w:fldCharType="end"/>
      </w:r>
      <w:r>
        <w:t>.</w:t>
      </w:r>
    </w:p>
    <w:p w14:paraId="31A975E9" w14:textId="2AC36875" w:rsidR="00740C6C" w:rsidRDefault="00740C6C" w:rsidP="00740C6C">
      <w:pPr>
        <w:pStyle w:val="Heading3"/>
      </w:pPr>
      <w:bookmarkStart w:id="1464" w:name="_Toc448227545"/>
      <w:r>
        <w:lastRenderedPageBreak/>
        <w:t>January 13 (14) / Tobi 18: St. Hilary of Poitiers</w:t>
      </w:r>
      <w:bookmarkEnd w:id="1464"/>
    </w:p>
    <w:p w14:paraId="17E429FC" w14:textId="7FC8029F" w:rsidR="00A96087" w:rsidRDefault="00A96087" w:rsidP="00A96087">
      <w:pPr>
        <w:pStyle w:val="Heading4"/>
      </w:pPr>
      <w:r>
        <w:t>The Doxology for St. Hilary of Poitiers</w:t>
      </w:r>
      <w:r w:rsidR="006035EE">
        <w:rPr>
          <w:rStyle w:val="FootnoteReference"/>
        </w:rPr>
        <w:footnoteReference w:id="961"/>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A96087" w14:paraId="1C9287ED" w14:textId="77777777" w:rsidTr="00BA48D1">
        <w:trPr>
          <w:cantSplit/>
          <w:jc w:val="center"/>
        </w:trPr>
        <w:tc>
          <w:tcPr>
            <w:tcW w:w="288" w:type="dxa"/>
          </w:tcPr>
          <w:p w14:paraId="272B58A7" w14:textId="77777777" w:rsidR="00A96087" w:rsidRDefault="00A96087" w:rsidP="00A96087">
            <w:pPr>
              <w:pStyle w:val="CopticCross"/>
            </w:pPr>
          </w:p>
        </w:tc>
        <w:tc>
          <w:tcPr>
            <w:tcW w:w="3960" w:type="dxa"/>
          </w:tcPr>
          <w:p w14:paraId="704A3F5B" w14:textId="77777777" w:rsidR="00A96087" w:rsidRPr="00A96087" w:rsidRDefault="00A96087" w:rsidP="00A96087">
            <w:pPr>
              <w:pStyle w:val="EngHang"/>
              <w:rPr>
                <w:szCs w:val="22"/>
              </w:rPr>
            </w:pPr>
            <w:r w:rsidRPr="00A96087">
              <w:rPr>
                <w:szCs w:val="22"/>
              </w:rPr>
              <w:t>You were educated in</w:t>
            </w:r>
          </w:p>
          <w:p w14:paraId="6B6D6C7C" w14:textId="77777777" w:rsidR="00A96087" w:rsidRPr="00A96087" w:rsidRDefault="00A96087" w:rsidP="00A96087">
            <w:pPr>
              <w:pStyle w:val="EngHang"/>
              <w:rPr>
                <w:szCs w:val="22"/>
              </w:rPr>
            </w:pPr>
            <w:r w:rsidRPr="00A96087">
              <w:rPr>
                <w:szCs w:val="22"/>
              </w:rPr>
              <w:t>The wisdom of this world,</w:t>
            </w:r>
          </w:p>
          <w:p w14:paraId="5FE7B693" w14:textId="77777777" w:rsidR="00A96087" w:rsidRPr="00A96087" w:rsidRDefault="00A96087" w:rsidP="00A96087">
            <w:pPr>
              <w:pStyle w:val="EngHang"/>
              <w:rPr>
                <w:szCs w:val="22"/>
              </w:rPr>
            </w:pPr>
            <w:r w:rsidRPr="00A96087">
              <w:rPr>
                <w:szCs w:val="22"/>
              </w:rPr>
              <w:t>But when you studied</w:t>
            </w:r>
          </w:p>
          <w:p w14:paraId="763AFE10" w14:textId="57540409" w:rsidR="00A96087" w:rsidRPr="00A96087" w:rsidRDefault="00A96087" w:rsidP="00A96087">
            <w:pPr>
              <w:pStyle w:val="EngHangEnd"/>
              <w:rPr>
                <w:szCs w:val="22"/>
              </w:rPr>
            </w:pPr>
            <w:r w:rsidRPr="00A96087">
              <w:rPr>
                <w:szCs w:val="22"/>
              </w:rPr>
              <w:t>The Old and New Testaments,</w:t>
            </w:r>
          </w:p>
        </w:tc>
        <w:tc>
          <w:tcPr>
            <w:tcW w:w="288" w:type="dxa"/>
          </w:tcPr>
          <w:p w14:paraId="5031ABA4" w14:textId="77777777" w:rsidR="00A96087" w:rsidRDefault="00A96087" w:rsidP="00A96087"/>
        </w:tc>
      </w:tr>
      <w:tr w:rsidR="00A96087" w14:paraId="2C1E2FCC" w14:textId="77777777" w:rsidTr="00BA48D1">
        <w:trPr>
          <w:cantSplit/>
          <w:jc w:val="center"/>
        </w:trPr>
        <w:tc>
          <w:tcPr>
            <w:tcW w:w="288" w:type="dxa"/>
          </w:tcPr>
          <w:p w14:paraId="3C753E4E" w14:textId="77777777" w:rsidR="00A96087" w:rsidRDefault="00A96087" w:rsidP="00A96087">
            <w:pPr>
              <w:pStyle w:val="CopticCross"/>
            </w:pPr>
            <w:r w:rsidRPr="00FB5ACB">
              <w:t>¿</w:t>
            </w:r>
          </w:p>
        </w:tc>
        <w:tc>
          <w:tcPr>
            <w:tcW w:w="3960" w:type="dxa"/>
          </w:tcPr>
          <w:p w14:paraId="2115338F" w14:textId="77777777" w:rsidR="00A96087" w:rsidRPr="00A96087" w:rsidRDefault="00A96087" w:rsidP="00A96087">
            <w:pPr>
              <w:pStyle w:val="EngHang"/>
              <w:rPr>
                <w:szCs w:val="22"/>
              </w:rPr>
            </w:pPr>
            <w:r w:rsidRPr="00A96087">
              <w:rPr>
                <w:szCs w:val="22"/>
              </w:rPr>
              <w:t>You read the words to Moses,</w:t>
            </w:r>
          </w:p>
          <w:p w14:paraId="4567B4CA" w14:textId="77777777" w:rsidR="00A96087" w:rsidRPr="00A96087" w:rsidRDefault="00A96087" w:rsidP="00A96087">
            <w:pPr>
              <w:pStyle w:val="EngHang"/>
              <w:rPr>
                <w:szCs w:val="22"/>
              </w:rPr>
            </w:pPr>
            <w:r w:rsidRPr="00A96087">
              <w:rPr>
                <w:szCs w:val="22"/>
              </w:rPr>
              <w:t>“I AM WHO I AM,”</w:t>
            </w:r>
          </w:p>
          <w:p w14:paraId="368F79EE" w14:textId="77777777" w:rsidR="00A96087" w:rsidRPr="00A96087" w:rsidRDefault="00A96087" w:rsidP="00A96087">
            <w:pPr>
              <w:pStyle w:val="EngHang"/>
              <w:rPr>
                <w:szCs w:val="22"/>
              </w:rPr>
            </w:pPr>
            <w:r w:rsidRPr="00A96087">
              <w:rPr>
                <w:szCs w:val="22"/>
              </w:rPr>
              <w:t>You marveled and said,</w:t>
            </w:r>
          </w:p>
          <w:p w14:paraId="13E8D9AE" w14:textId="3945836A" w:rsidR="00A96087" w:rsidRPr="00A96087" w:rsidRDefault="00A96087" w:rsidP="00A96087">
            <w:pPr>
              <w:pStyle w:val="EngHangEnd"/>
              <w:rPr>
                <w:szCs w:val="22"/>
              </w:rPr>
            </w:pPr>
            <w:r w:rsidRPr="00A96087">
              <w:rPr>
                <w:szCs w:val="22"/>
              </w:rPr>
              <w:t>“I was frankly amazed.”</w:t>
            </w:r>
          </w:p>
        </w:tc>
        <w:tc>
          <w:tcPr>
            <w:tcW w:w="288" w:type="dxa"/>
          </w:tcPr>
          <w:p w14:paraId="66F3A56D" w14:textId="77777777" w:rsidR="00A96087" w:rsidRDefault="00A96087" w:rsidP="00A96087"/>
        </w:tc>
      </w:tr>
      <w:tr w:rsidR="00A96087" w14:paraId="07F8DFD5" w14:textId="77777777" w:rsidTr="00BA48D1">
        <w:trPr>
          <w:cantSplit/>
          <w:jc w:val="center"/>
        </w:trPr>
        <w:tc>
          <w:tcPr>
            <w:tcW w:w="288" w:type="dxa"/>
          </w:tcPr>
          <w:p w14:paraId="1D1C7FDA" w14:textId="77777777" w:rsidR="00A96087" w:rsidRDefault="00A96087" w:rsidP="00A96087">
            <w:pPr>
              <w:pStyle w:val="CopticCross"/>
            </w:pPr>
          </w:p>
        </w:tc>
        <w:tc>
          <w:tcPr>
            <w:tcW w:w="3960" w:type="dxa"/>
          </w:tcPr>
          <w:p w14:paraId="40837A92" w14:textId="77777777" w:rsidR="00A96087" w:rsidRPr="00A96087" w:rsidRDefault="00A96087" w:rsidP="00A96087">
            <w:pPr>
              <w:pStyle w:val="EngHang"/>
              <w:rPr>
                <w:szCs w:val="22"/>
              </w:rPr>
            </w:pPr>
            <w:r w:rsidRPr="00A96087">
              <w:rPr>
                <w:szCs w:val="22"/>
              </w:rPr>
              <w:t>You read from St. John,</w:t>
            </w:r>
          </w:p>
          <w:p w14:paraId="0F020D7B" w14:textId="77777777" w:rsidR="00A96087" w:rsidRPr="00A96087" w:rsidRDefault="00A96087" w:rsidP="00A96087">
            <w:pPr>
              <w:pStyle w:val="EngHang"/>
              <w:rPr>
                <w:szCs w:val="22"/>
              </w:rPr>
            </w:pPr>
            <w:r w:rsidRPr="00A96087">
              <w:rPr>
                <w:szCs w:val="22"/>
              </w:rPr>
              <w:t>“In the beginning was the Logos;”</w:t>
            </w:r>
          </w:p>
          <w:p w14:paraId="5CCBE460" w14:textId="77777777" w:rsidR="00A96087" w:rsidRPr="00A96087" w:rsidRDefault="00A96087" w:rsidP="00A96087">
            <w:pPr>
              <w:pStyle w:val="EngHang"/>
              <w:rPr>
                <w:szCs w:val="22"/>
              </w:rPr>
            </w:pPr>
            <w:r w:rsidRPr="00A96087">
              <w:rPr>
                <w:szCs w:val="22"/>
              </w:rPr>
              <w:t>You learned of the Son of God,</w:t>
            </w:r>
          </w:p>
          <w:p w14:paraId="4B15D083" w14:textId="150515AA" w:rsidR="00A96087" w:rsidRPr="00A96087" w:rsidRDefault="00A96087" w:rsidP="00A96087">
            <w:pPr>
              <w:pStyle w:val="EngHangEnd"/>
              <w:rPr>
                <w:szCs w:val="22"/>
              </w:rPr>
            </w:pPr>
            <w:r w:rsidRPr="00A96087">
              <w:rPr>
                <w:szCs w:val="22"/>
              </w:rPr>
              <w:t>Of the LORD, Jesus Christ.</w:t>
            </w:r>
          </w:p>
        </w:tc>
        <w:tc>
          <w:tcPr>
            <w:tcW w:w="288" w:type="dxa"/>
          </w:tcPr>
          <w:p w14:paraId="1EED12D9" w14:textId="77777777" w:rsidR="00A96087" w:rsidRDefault="00A96087" w:rsidP="00A96087"/>
        </w:tc>
      </w:tr>
      <w:tr w:rsidR="00A96087" w14:paraId="23DBCA2A" w14:textId="77777777" w:rsidTr="00BA48D1">
        <w:trPr>
          <w:cantSplit/>
          <w:jc w:val="center"/>
        </w:trPr>
        <w:tc>
          <w:tcPr>
            <w:tcW w:w="288" w:type="dxa"/>
          </w:tcPr>
          <w:p w14:paraId="71AFAF6A" w14:textId="77777777" w:rsidR="00A96087" w:rsidRDefault="00A96087" w:rsidP="00A96087">
            <w:pPr>
              <w:pStyle w:val="CopticCross"/>
            </w:pPr>
            <w:r w:rsidRPr="00FB5ACB">
              <w:t>¿</w:t>
            </w:r>
          </w:p>
        </w:tc>
        <w:tc>
          <w:tcPr>
            <w:tcW w:w="3960" w:type="dxa"/>
          </w:tcPr>
          <w:p w14:paraId="0DD61458" w14:textId="77777777" w:rsidR="00A96087" w:rsidRPr="00A96087" w:rsidRDefault="00A96087" w:rsidP="00A96087">
            <w:pPr>
              <w:pStyle w:val="EngHang"/>
              <w:rPr>
                <w:szCs w:val="22"/>
              </w:rPr>
            </w:pPr>
            <w:r w:rsidRPr="00A96087">
              <w:rPr>
                <w:szCs w:val="22"/>
              </w:rPr>
              <w:t>You were baptized,</w:t>
            </w:r>
          </w:p>
          <w:p w14:paraId="68D734A1" w14:textId="77777777" w:rsidR="00A96087" w:rsidRPr="00A96087" w:rsidRDefault="00A96087" w:rsidP="00A96087">
            <w:pPr>
              <w:pStyle w:val="EngHang"/>
              <w:rPr>
                <w:szCs w:val="22"/>
              </w:rPr>
            </w:pPr>
            <w:r w:rsidRPr="00A96087">
              <w:rPr>
                <w:szCs w:val="22"/>
              </w:rPr>
              <w:t>With your pious wife,</w:t>
            </w:r>
          </w:p>
          <w:p w14:paraId="230AFB54" w14:textId="77777777" w:rsidR="00A96087" w:rsidRPr="00A96087" w:rsidRDefault="00A96087" w:rsidP="00A96087">
            <w:pPr>
              <w:pStyle w:val="EngHang"/>
              <w:rPr>
                <w:szCs w:val="22"/>
              </w:rPr>
            </w:pPr>
            <w:r w:rsidRPr="00A96087">
              <w:rPr>
                <w:szCs w:val="22"/>
              </w:rPr>
              <w:t>And your daughter,</w:t>
            </w:r>
          </w:p>
          <w:p w14:paraId="69B81F0A" w14:textId="77587C23" w:rsidR="00A96087" w:rsidRPr="00A96087" w:rsidRDefault="00A96087" w:rsidP="00A96087">
            <w:pPr>
              <w:pStyle w:val="EngHangEnd"/>
              <w:rPr>
                <w:szCs w:val="22"/>
              </w:rPr>
            </w:pPr>
            <w:r w:rsidRPr="00A96087">
              <w:rPr>
                <w:szCs w:val="22"/>
              </w:rPr>
              <w:t>Saint Apra.</w:t>
            </w:r>
          </w:p>
        </w:tc>
        <w:tc>
          <w:tcPr>
            <w:tcW w:w="288" w:type="dxa"/>
          </w:tcPr>
          <w:p w14:paraId="578BA8E9" w14:textId="77777777" w:rsidR="00A96087" w:rsidRDefault="00A96087" w:rsidP="00A96087"/>
        </w:tc>
      </w:tr>
      <w:tr w:rsidR="00A96087" w14:paraId="222F26D6" w14:textId="77777777" w:rsidTr="00BA48D1">
        <w:trPr>
          <w:cantSplit/>
          <w:jc w:val="center"/>
        </w:trPr>
        <w:tc>
          <w:tcPr>
            <w:tcW w:w="288" w:type="dxa"/>
          </w:tcPr>
          <w:p w14:paraId="41E766BA" w14:textId="77777777" w:rsidR="00A96087" w:rsidRDefault="00A96087" w:rsidP="00A96087">
            <w:pPr>
              <w:pStyle w:val="CopticCross"/>
            </w:pPr>
          </w:p>
        </w:tc>
        <w:tc>
          <w:tcPr>
            <w:tcW w:w="3960" w:type="dxa"/>
          </w:tcPr>
          <w:p w14:paraId="2EAE71B6" w14:textId="77777777" w:rsidR="00A96087" w:rsidRPr="00A96087" w:rsidRDefault="00A96087" w:rsidP="00A96087">
            <w:pPr>
              <w:pStyle w:val="EngHang"/>
              <w:rPr>
                <w:szCs w:val="22"/>
              </w:rPr>
            </w:pPr>
            <w:r w:rsidRPr="00A96087">
              <w:rPr>
                <w:szCs w:val="22"/>
              </w:rPr>
              <w:t>Because of your virtue,</w:t>
            </w:r>
          </w:p>
          <w:p w14:paraId="754D3113" w14:textId="77777777" w:rsidR="00A96087" w:rsidRPr="00A96087" w:rsidRDefault="00A96087" w:rsidP="00A96087">
            <w:pPr>
              <w:pStyle w:val="EngHang"/>
              <w:rPr>
                <w:szCs w:val="22"/>
              </w:rPr>
            </w:pPr>
            <w:r w:rsidRPr="00A96087">
              <w:rPr>
                <w:szCs w:val="22"/>
              </w:rPr>
              <w:t>The people cried with one voice,</w:t>
            </w:r>
          </w:p>
          <w:p w14:paraId="2D609D90" w14:textId="77777777" w:rsidR="00A96087" w:rsidRPr="00A96087" w:rsidRDefault="00A96087" w:rsidP="00A96087">
            <w:pPr>
              <w:pStyle w:val="EngHang"/>
              <w:rPr>
                <w:szCs w:val="22"/>
              </w:rPr>
            </w:pPr>
            <w:r w:rsidRPr="00A96087">
              <w:rPr>
                <w:szCs w:val="22"/>
              </w:rPr>
              <w:t>“Axios, Axios, Axios,</w:t>
            </w:r>
          </w:p>
          <w:p w14:paraId="6E897A4C" w14:textId="77777777" w:rsidR="00A96087" w:rsidRPr="00A96087" w:rsidRDefault="00A96087" w:rsidP="00A96087">
            <w:pPr>
              <w:pStyle w:val="EngHang"/>
              <w:rPr>
                <w:szCs w:val="22"/>
              </w:rPr>
            </w:pPr>
            <w:r w:rsidRPr="00A96087">
              <w:rPr>
                <w:szCs w:val="22"/>
              </w:rPr>
              <w:t>Hilary will be our bishop.”</w:t>
            </w:r>
          </w:p>
          <w:p w14:paraId="2DE939B4" w14:textId="189F3484" w:rsidR="00A96087" w:rsidRPr="00A96087" w:rsidRDefault="00A96087" w:rsidP="00A96087">
            <w:pPr>
              <w:pStyle w:val="EngHang"/>
              <w:rPr>
                <w:szCs w:val="22"/>
              </w:rPr>
            </w:pPr>
          </w:p>
        </w:tc>
        <w:tc>
          <w:tcPr>
            <w:tcW w:w="288" w:type="dxa"/>
          </w:tcPr>
          <w:p w14:paraId="67577BA4" w14:textId="77777777" w:rsidR="00A96087" w:rsidRDefault="00A96087" w:rsidP="00A96087"/>
        </w:tc>
      </w:tr>
      <w:tr w:rsidR="00A96087" w14:paraId="4B956B7F" w14:textId="77777777" w:rsidTr="00BA48D1">
        <w:trPr>
          <w:cantSplit/>
          <w:jc w:val="center"/>
        </w:trPr>
        <w:tc>
          <w:tcPr>
            <w:tcW w:w="288" w:type="dxa"/>
          </w:tcPr>
          <w:p w14:paraId="05F19492" w14:textId="77777777" w:rsidR="00A96087" w:rsidRDefault="00A96087" w:rsidP="00A96087">
            <w:pPr>
              <w:pStyle w:val="CopticCross"/>
            </w:pPr>
            <w:r w:rsidRPr="00FB5ACB">
              <w:t>¿</w:t>
            </w:r>
          </w:p>
        </w:tc>
        <w:tc>
          <w:tcPr>
            <w:tcW w:w="3960" w:type="dxa"/>
          </w:tcPr>
          <w:p w14:paraId="5D6144E7" w14:textId="77777777" w:rsidR="00A96087" w:rsidRPr="00A96087" w:rsidRDefault="00A96087" w:rsidP="00A96087">
            <w:pPr>
              <w:pStyle w:val="EngHang"/>
              <w:rPr>
                <w:szCs w:val="22"/>
              </w:rPr>
            </w:pPr>
            <w:r w:rsidRPr="00A96087">
              <w:rPr>
                <w:szCs w:val="22"/>
              </w:rPr>
              <w:t>When the impious teaching</w:t>
            </w:r>
          </w:p>
          <w:p w14:paraId="779D2FE0" w14:textId="77777777" w:rsidR="00A96087" w:rsidRPr="00A96087" w:rsidRDefault="00A96087" w:rsidP="00A96087">
            <w:pPr>
              <w:pStyle w:val="EngHang"/>
              <w:rPr>
                <w:szCs w:val="22"/>
              </w:rPr>
            </w:pPr>
            <w:r w:rsidRPr="00A96087">
              <w:rPr>
                <w:szCs w:val="22"/>
              </w:rPr>
              <w:t>Of Arius arose,</w:t>
            </w:r>
          </w:p>
          <w:p w14:paraId="64429C09" w14:textId="77777777" w:rsidR="00A96087" w:rsidRPr="00A96087" w:rsidRDefault="00A96087" w:rsidP="00A96087">
            <w:pPr>
              <w:pStyle w:val="EngHang"/>
              <w:rPr>
                <w:szCs w:val="22"/>
              </w:rPr>
            </w:pPr>
            <w:r w:rsidRPr="00A96087">
              <w:rPr>
                <w:szCs w:val="22"/>
              </w:rPr>
              <w:t>You fought without tiring,</w:t>
            </w:r>
          </w:p>
          <w:p w14:paraId="67182C0E" w14:textId="6A68E241" w:rsidR="00A96087" w:rsidRPr="00A96087" w:rsidRDefault="00A96087" w:rsidP="00A96087">
            <w:pPr>
              <w:pStyle w:val="EngHangEnd"/>
              <w:rPr>
                <w:szCs w:val="22"/>
              </w:rPr>
            </w:pPr>
            <w:r w:rsidRPr="00A96087">
              <w:rPr>
                <w:szCs w:val="22"/>
              </w:rPr>
              <w:t>Excommunicating your foes.</w:t>
            </w:r>
          </w:p>
        </w:tc>
        <w:tc>
          <w:tcPr>
            <w:tcW w:w="288" w:type="dxa"/>
          </w:tcPr>
          <w:p w14:paraId="255F142B" w14:textId="77777777" w:rsidR="00A96087" w:rsidRDefault="00A96087" w:rsidP="00A96087"/>
        </w:tc>
      </w:tr>
      <w:tr w:rsidR="00A96087" w14:paraId="18162100" w14:textId="77777777" w:rsidTr="00BA48D1">
        <w:trPr>
          <w:cantSplit/>
          <w:jc w:val="center"/>
        </w:trPr>
        <w:tc>
          <w:tcPr>
            <w:tcW w:w="288" w:type="dxa"/>
          </w:tcPr>
          <w:p w14:paraId="3E49B19E" w14:textId="77777777" w:rsidR="00A96087" w:rsidRDefault="00A96087" w:rsidP="00A96087">
            <w:pPr>
              <w:pStyle w:val="CopticCross"/>
            </w:pPr>
          </w:p>
        </w:tc>
        <w:tc>
          <w:tcPr>
            <w:tcW w:w="3960" w:type="dxa"/>
          </w:tcPr>
          <w:p w14:paraId="6854C544" w14:textId="77777777" w:rsidR="00A96087" w:rsidRPr="00A96087" w:rsidRDefault="00A96087" w:rsidP="00A96087">
            <w:pPr>
              <w:pStyle w:val="EngHang"/>
              <w:rPr>
                <w:szCs w:val="22"/>
              </w:rPr>
            </w:pPr>
            <w:r w:rsidRPr="00A96087">
              <w:rPr>
                <w:szCs w:val="22"/>
              </w:rPr>
              <w:t>You refused to condemn,</w:t>
            </w:r>
          </w:p>
          <w:p w14:paraId="17209FAB" w14:textId="77777777" w:rsidR="00A96087" w:rsidRPr="00A96087" w:rsidRDefault="00A96087" w:rsidP="00A96087">
            <w:pPr>
              <w:pStyle w:val="EngHang"/>
              <w:rPr>
                <w:szCs w:val="22"/>
              </w:rPr>
            </w:pPr>
            <w:r w:rsidRPr="00A96087">
              <w:rPr>
                <w:szCs w:val="22"/>
              </w:rPr>
              <w:t>Athanasius the Apostolic,</w:t>
            </w:r>
          </w:p>
          <w:p w14:paraId="599A0E0E" w14:textId="77777777" w:rsidR="00A96087" w:rsidRPr="00A96087" w:rsidRDefault="00A96087" w:rsidP="00A96087">
            <w:pPr>
              <w:pStyle w:val="EngHang"/>
              <w:rPr>
                <w:szCs w:val="22"/>
              </w:rPr>
            </w:pPr>
            <w:r w:rsidRPr="00A96087">
              <w:rPr>
                <w:szCs w:val="22"/>
              </w:rPr>
              <w:t>And so like him,</w:t>
            </w:r>
          </w:p>
          <w:p w14:paraId="64A2FA27" w14:textId="061A0C00" w:rsidR="00A96087" w:rsidRPr="00A96087" w:rsidRDefault="00A96087" w:rsidP="00A96087">
            <w:pPr>
              <w:pStyle w:val="EngHangEnd"/>
              <w:rPr>
                <w:szCs w:val="22"/>
              </w:rPr>
            </w:pPr>
            <w:r w:rsidRPr="00A96087">
              <w:rPr>
                <w:szCs w:val="22"/>
              </w:rPr>
              <w:t>You endured exile.</w:t>
            </w:r>
          </w:p>
        </w:tc>
        <w:tc>
          <w:tcPr>
            <w:tcW w:w="288" w:type="dxa"/>
          </w:tcPr>
          <w:p w14:paraId="5B63A0A1" w14:textId="77777777" w:rsidR="00A96087" w:rsidRDefault="00A96087" w:rsidP="00A96087"/>
        </w:tc>
      </w:tr>
      <w:tr w:rsidR="00A96087" w14:paraId="5C536074" w14:textId="77777777" w:rsidTr="00BA48D1">
        <w:trPr>
          <w:cantSplit/>
          <w:jc w:val="center"/>
        </w:trPr>
        <w:tc>
          <w:tcPr>
            <w:tcW w:w="288" w:type="dxa"/>
          </w:tcPr>
          <w:p w14:paraId="23FCAEAE" w14:textId="77777777" w:rsidR="00A96087" w:rsidRDefault="00A96087" w:rsidP="00A96087">
            <w:pPr>
              <w:pStyle w:val="CopticCross"/>
            </w:pPr>
            <w:r w:rsidRPr="00FB5ACB">
              <w:t>¿</w:t>
            </w:r>
          </w:p>
        </w:tc>
        <w:tc>
          <w:tcPr>
            <w:tcW w:w="3960" w:type="dxa"/>
          </w:tcPr>
          <w:p w14:paraId="4BF67D79" w14:textId="77777777" w:rsidR="00A96087" w:rsidRPr="00A96087" w:rsidRDefault="00A96087" w:rsidP="00A96087">
            <w:pPr>
              <w:pStyle w:val="EngHang"/>
              <w:rPr>
                <w:szCs w:val="22"/>
              </w:rPr>
            </w:pPr>
            <w:r w:rsidRPr="00A96087">
              <w:rPr>
                <w:szCs w:val="22"/>
              </w:rPr>
              <w:t>You studied diligently,</w:t>
            </w:r>
          </w:p>
          <w:p w14:paraId="4A38688B" w14:textId="77777777" w:rsidR="00A96087" w:rsidRPr="00A96087" w:rsidRDefault="00A96087" w:rsidP="00A96087">
            <w:pPr>
              <w:pStyle w:val="EngHang"/>
              <w:rPr>
                <w:szCs w:val="22"/>
              </w:rPr>
            </w:pPr>
            <w:r w:rsidRPr="00A96087">
              <w:rPr>
                <w:szCs w:val="22"/>
              </w:rPr>
              <w:t>You wrote prolifically,</w:t>
            </w:r>
          </w:p>
          <w:p w14:paraId="710F7150" w14:textId="77777777" w:rsidR="00A96087" w:rsidRPr="00A96087" w:rsidRDefault="00A96087" w:rsidP="00A96087">
            <w:pPr>
              <w:pStyle w:val="EngHang"/>
              <w:rPr>
                <w:szCs w:val="22"/>
              </w:rPr>
            </w:pPr>
            <w:r w:rsidRPr="00A96087">
              <w:rPr>
                <w:szCs w:val="22"/>
              </w:rPr>
              <w:t>Until the emperor was wearied,</w:t>
            </w:r>
          </w:p>
          <w:p w14:paraId="49CD4771" w14:textId="787AFB93" w:rsidR="00A96087" w:rsidRPr="00A96087" w:rsidRDefault="00A96087" w:rsidP="00A96087">
            <w:pPr>
              <w:pStyle w:val="EngHangEnd"/>
              <w:rPr>
                <w:szCs w:val="22"/>
              </w:rPr>
            </w:pPr>
            <w:r w:rsidRPr="00A96087">
              <w:rPr>
                <w:szCs w:val="22"/>
              </w:rPr>
              <w:t>And returned you to your flock.</w:t>
            </w:r>
          </w:p>
        </w:tc>
        <w:tc>
          <w:tcPr>
            <w:tcW w:w="288" w:type="dxa"/>
          </w:tcPr>
          <w:p w14:paraId="633AA832" w14:textId="77777777" w:rsidR="00A96087" w:rsidRDefault="00A96087" w:rsidP="00A96087"/>
        </w:tc>
      </w:tr>
      <w:tr w:rsidR="00A96087" w14:paraId="13456A08" w14:textId="77777777" w:rsidTr="00BA48D1">
        <w:trPr>
          <w:cantSplit/>
          <w:jc w:val="center"/>
        </w:trPr>
        <w:tc>
          <w:tcPr>
            <w:tcW w:w="288" w:type="dxa"/>
          </w:tcPr>
          <w:p w14:paraId="05A81743" w14:textId="77777777" w:rsidR="00A96087" w:rsidRPr="00FB5ACB" w:rsidRDefault="00A96087" w:rsidP="00A96087">
            <w:pPr>
              <w:pStyle w:val="CopticCross"/>
            </w:pPr>
          </w:p>
        </w:tc>
        <w:tc>
          <w:tcPr>
            <w:tcW w:w="3960" w:type="dxa"/>
          </w:tcPr>
          <w:p w14:paraId="53D99DA4" w14:textId="77777777" w:rsidR="00A96087" w:rsidRPr="00A96087" w:rsidRDefault="00A96087" w:rsidP="00A96087">
            <w:pPr>
              <w:pStyle w:val="EngHang"/>
              <w:rPr>
                <w:szCs w:val="22"/>
              </w:rPr>
            </w:pPr>
            <w:r w:rsidRPr="00A96087">
              <w:rPr>
                <w:szCs w:val="22"/>
              </w:rPr>
              <w:t>Restored to your episcopate,</w:t>
            </w:r>
          </w:p>
          <w:p w14:paraId="5E8170F2" w14:textId="77777777" w:rsidR="00A96087" w:rsidRPr="00A96087" w:rsidRDefault="00A96087" w:rsidP="00A96087">
            <w:pPr>
              <w:pStyle w:val="EngHang"/>
              <w:rPr>
                <w:szCs w:val="22"/>
              </w:rPr>
            </w:pPr>
            <w:r w:rsidRPr="00A96087">
              <w:rPr>
                <w:szCs w:val="22"/>
              </w:rPr>
              <w:t>You cared for your flock.</w:t>
            </w:r>
          </w:p>
          <w:p w14:paraId="26D6E1FC" w14:textId="77777777" w:rsidR="00A96087" w:rsidRPr="00A96087" w:rsidRDefault="00A96087" w:rsidP="00A96087">
            <w:pPr>
              <w:pStyle w:val="EngHang"/>
              <w:rPr>
                <w:szCs w:val="22"/>
              </w:rPr>
            </w:pPr>
            <w:r w:rsidRPr="00A96087">
              <w:rPr>
                <w:szCs w:val="22"/>
              </w:rPr>
              <w:t>You did bless St. Martin</w:t>
            </w:r>
          </w:p>
          <w:p w14:paraId="4520235E" w14:textId="1CA853DF" w:rsidR="00A96087" w:rsidRPr="00A96087" w:rsidRDefault="00A96087" w:rsidP="00A96087">
            <w:pPr>
              <w:pStyle w:val="EngHangEnd"/>
              <w:rPr>
                <w:szCs w:val="22"/>
              </w:rPr>
            </w:pPr>
            <w:r w:rsidRPr="00A96087">
              <w:rPr>
                <w:szCs w:val="22"/>
              </w:rPr>
              <w:t>To become an abbot.</w:t>
            </w:r>
          </w:p>
        </w:tc>
        <w:tc>
          <w:tcPr>
            <w:tcW w:w="288" w:type="dxa"/>
          </w:tcPr>
          <w:p w14:paraId="7CF9B944" w14:textId="77777777" w:rsidR="00A96087" w:rsidRDefault="00A96087" w:rsidP="00A96087"/>
        </w:tc>
      </w:tr>
      <w:tr w:rsidR="00A96087" w14:paraId="70E79001" w14:textId="77777777" w:rsidTr="00BA48D1">
        <w:trPr>
          <w:cantSplit/>
          <w:jc w:val="center"/>
        </w:trPr>
        <w:tc>
          <w:tcPr>
            <w:tcW w:w="288" w:type="dxa"/>
          </w:tcPr>
          <w:p w14:paraId="3EDD1B61" w14:textId="7E54BAE6" w:rsidR="00A96087" w:rsidRPr="00FB5ACB" w:rsidRDefault="00A96087" w:rsidP="00A96087">
            <w:pPr>
              <w:pStyle w:val="CopticCross"/>
            </w:pPr>
            <w:r w:rsidRPr="00FB5ACB">
              <w:t>¿</w:t>
            </w:r>
          </w:p>
        </w:tc>
        <w:tc>
          <w:tcPr>
            <w:tcW w:w="3960" w:type="dxa"/>
          </w:tcPr>
          <w:p w14:paraId="341FA6EC" w14:textId="77777777" w:rsidR="00A96087" w:rsidRPr="00A96087" w:rsidRDefault="00A96087" w:rsidP="00A96087">
            <w:pPr>
              <w:pStyle w:val="EngHang"/>
              <w:rPr>
                <w:szCs w:val="22"/>
              </w:rPr>
            </w:pPr>
            <w:r w:rsidRPr="00A96087">
              <w:rPr>
                <w:szCs w:val="22"/>
              </w:rPr>
              <w:t>You penned many works,</w:t>
            </w:r>
          </w:p>
          <w:p w14:paraId="3D538473" w14:textId="77777777" w:rsidR="00A96087" w:rsidRPr="00A96087" w:rsidRDefault="00A96087" w:rsidP="00A96087">
            <w:pPr>
              <w:pStyle w:val="EngHang"/>
              <w:rPr>
                <w:szCs w:val="22"/>
              </w:rPr>
            </w:pPr>
            <w:r w:rsidRPr="00A96087">
              <w:rPr>
                <w:szCs w:val="22"/>
              </w:rPr>
              <w:t>Refuting the heretics,</w:t>
            </w:r>
          </w:p>
          <w:p w14:paraId="480D0C04" w14:textId="77777777" w:rsidR="00A96087" w:rsidRPr="00A96087" w:rsidRDefault="00A96087" w:rsidP="00A96087">
            <w:pPr>
              <w:pStyle w:val="EngHang"/>
              <w:rPr>
                <w:szCs w:val="22"/>
              </w:rPr>
            </w:pPr>
            <w:r w:rsidRPr="00A96087">
              <w:rPr>
                <w:szCs w:val="22"/>
              </w:rPr>
              <w:t>And explaining the Scriptures,</w:t>
            </w:r>
          </w:p>
          <w:p w14:paraId="43702364" w14:textId="3792BFEF" w:rsidR="00A96087" w:rsidRPr="00A96087" w:rsidRDefault="00A96087" w:rsidP="00A96087">
            <w:pPr>
              <w:pStyle w:val="EngHangEnd"/>
              <w:rPr>
                <w:szCs w:val="22"/>
              </w:rPr>
            </w:pPr>
            <w:r w:rsidRPr="00A96087">
              <w:rPr>
                <w:szCs w:val="22"/>
              </w:rPr>
              <w:t>Uncovering their meaning.</w:t>
            </w:r>
          </w:p>
        </w:tc>
        <w:tc>
          <w:tcPr>
            <w:tcW w:w="288" w:type="dxa"/>
          </w:tcPr>
          <w:p w14:paraId="400A9449" w14:textId="77777777" w:rsidR="00A96087" w:rsidRDefault="00A96087" w:rsidP="00A96087"/>
        </w:tc>
      </w:tr>
      <w:tr w:rsidR="00A96087" w14:paraId="23B506E7" w14:textId="77777777" w:rsidTr="00BA48D1">
        <w:trPr>
          <w:cantSplit/>
          <w:jc w:val="center"/>
        </w:trPr>
        <w:tc>
          <w:tcPr>
            <w:tcW w:w="288" w:type="dxa"/>
          </w:tcPr>
          <w:p w14:paraId="007B16AE" w14:textId="77777777" w:rsidR="00A96087" w:rsidRPr="00FB5ACB" w:rsidRDefault="00A96087" w:rsidP="00A96087">
            <w:pPr>
              <w:pStyle w:val="CopticCross"/>
            </w:pPr>
          </w:p>
        </w:tc>
        <w:tc>
          <w:tcPr>
            <w:tcW w:w="3960" w:type="dxa"/>
          </w:tcPr>
          <w:p w14:paraId="13D9FC6F" w14:textId="77777777" w:rsidR="00A96087" w:rsidRPr="00A96087" w:rsidRDefault="00A96087" w:rsidP="00A96087">
            <w:pPr>
              <w:pStyle w:val="EngHang"/>
              <w:rPr>
                <w:szCs w:val="22"/>
              </w:rPr>
            </w:pPr>
            <w:r w:rsidRPr="00A96087">
              <w:rPr>
                <w:szCs w:val="22"/>
              </w:rPr>
              <w:t>Hail to the Athansius of the West;</w:t>
            </w:r>
          </w:p>
          <w:p w14:paraId="2CB5E22D" w14:textId="77777777" w:rsidR="00A96087" w:rsidRPr="00A96087" w:rsidRDefault="00A96087" w:rsidP="00A96087">
            <w:pPr>
              <w:pStyle w:val="EngHang"/>
              <w:rPr>
                <w:szCs w:val="22"/>
              </w:rPr>
            </w:pPr>
            <w:r w:rsidRPr="00A96087">
              <w:rPr>
                <w:szCs w:val="22"/>
              </w:rPr>
              <w:t>Hail to the hammer of the Arians;</w:t>
            </w:r>
          </w:p>
          <w:p w14:paraId="58B2A67F" w14:textId="77777777" w:rsidR="00A96087" w:rsidRPr="00A96087" w:rsidRDefault="00A96087" w:rsidP="00A96087">
            <w:pPr>
              <w:pStyle w:val="EngHang"/>
              <w:rPr>
                <w:szCs w:val="22"/>
              </w:rPr>
            </w:pPr>
            <w:r w:rsidRPr="00A96087">
              <w:rPr>
                <w:szCs w:val="22"/>
              </w:rPr>
              <w:t>Hail to pious bishop,</w:t>
            </w:r>
          </w:p>
          <w:p w14:paraId="0D21B6C1" w14:textId="58AA4148" w:rsidR="00A96087" w:rsidRPr="00A96087" w:rsidRDefault="00A96087" w:rsidP="00A96087">
            <w:pPr>
              <w:pStyle w:val="EngHangEnd"/>
              <w:rPr>
                <w:szCs w:val="22"/>
              </w:rPr>
            </w:pPr>
            <w:r w:rsidRPr="00A96087">
              <w:rPr>
                <w:szCs w:val="22"/>
              </w:rPr>
              <w:t>Hilary of Poitiers.</w:t>
            </w:r>
          </w:p>
        </w:tc>
        <w:tc>
          <w:tcPr>
            <w:tcW w:w="288" w:type="dxa"/>
          </w:tcPr>
          <w:p w14:paraId="616CBDAA" w14:textId="77777777" w:rsidR="00A96087" w:rsidRDefault="00A96087" w:rsidP="00A96087"/>
        </w:tc>
      </w:tr>
      <w:tr w:rsidR="00A96087" w14:paraId="438DF4E8" w14:textId="77777777" w:rsidTr="00BA48D1">
        <w:trPr>
          <w:cantSplit/>
          <w:jc w:val="center"/>
        </w:trPr>
        <w:tc>
          <w:tcPr>
            <w:tcW w:w="288" w:type="dxa"/>
          </w:tcPr>
          <w:p w14:paraId="6EAA7B5C" w14:textId="0A68394E" w:rsidR="00A96087" w:rsidRPr="00FB5ACB" w:rsidRDefault="00A96087" w:rsidP="00A96087">
            <w:pPr>
              <w:pStyle w:val="CopticCross"/>
            </w:pPr>
            <w:r w:rsidRPr="00FB5ACB">
              <w:t>¿</w:t>
            </w:r>
          </w:p>
        </w:tc>
        <w:tc>
          <w:tcPr>
            <w:tcW w:w="3960" w:type="dxa"/>
          </w:tcPr>
          <w:p w14:paraId="16975D9F" w14:textId="77777777" w:rsidR="00A96087" w:rsidRPr="00A96087" w:rsidRDefault="00A96087" w:rsidP="00A96087">
            <w:pPr>
              <w:pStyle w:val="EngHang"/>
              <w:rPr>
                <w:szCs w:val="22"/>
              </w:rPr>
            </w:pPr>
            <w:r w:rsidRPr="00A96087">
              <w:rPr>
                <w:szCs w:val="22"/>
              </w:rPr>
              <w:t>Pray to the Lord on our behalf,</w:t>
            </w:r>
          </w:p>
          <w:p w14:paraId="47EF56E8" w14:textId="77777777" w:rsidR="00A96087" w:rsidRPr="00A96087" w:rsidRDefault="00A96087" w:rsidP="00A96087">
            <w:pPr>
              <w:pStyle w:val="EngHang"/>
              <w:rPr>
                <w:szCs w:val="22"/>
              </w:rPr>
            </w:pPr>
            <w:r w:rsidRPr="00A96087">
              <w:rPr>
                <w:szCs w:val="22"/>
              </w:rPr>
              <w:t>Our saintly father, the bishop,</w:t>
            </w:r>
          </w:p>
          <w:p w14:paraId="43E5DA52" w14:textId="77777777" w:rsidR="00A96087" w:rsidRPr="00A96087" w:rsidRDefault="00A96087" w:rsidP="00A96087">
            <w:pPr>
              <w:pStyle w:val="EngHang"/>
              <w:rPr>
                <w:szCs w:val="22"/>
              </w:rPr>
            </w:pPr>
            <w:r w:rsidRPr="00A96087">
              <w:rPr>
                <w:szCs w:val="22"/>
              </w:rPr>
              <w:t>St. Hilary of Poitiers,</w:t>
            </w:r>
          </w:p>
          <w:p w14:paraId="1D4B6A77" w14:textId="63F56609" w:rsidR="00A96087" w:rsidRPr="00A96087" w:rsidRDefault="00A96087" w:rsidP="00A96087">
            <w:pPr>
              <w:pStyle w:val="EngHangEnd"/>
              <w:rPr>
                <w:szCs w:val="22"/>
              </w:rPr>
            </w:pPr>
            <w:r w:rsidRPr="00A96087">
              <w:rPr>
                <w:szCs w:val="22"/>
              </w:rPr>
              <w:t xml:space="preserve">That He may forgive us our sins. </w:t>
            </w:r>
          </w:p>
        </w:tc>
        <w:tc>
          <w:tcPr>
            <w:tcW w:w="288" w:type="dxa"/>
          </w:tcPr>
          <w:p w14:paraId="71401C63" w14:textId="77777777" w:rsidR="00A96087" w:rsidRDefault="00A96087" w:rsidP="00A96087"/>
        </w:tc>
      </w:tr>
    </w:tbl>
    <w:p w14:paraId="1C984C3F" w14:textId="77777777" w:rsidR="00160DE3" w:rsidRDefault="00160DE3" w:rsidP="00160DE3">
      <w:pPr>
        <w:pStyle w:val="Heading3"/>
      </w:pPr>
      <w:bookmarkStart w:id="1465" w:name="_Toc448227546"/>
      <w:bookmarkStart w:id="1466" w:name="_Toc410196208"/>
      <w:bookmarkStart w:id="1467" w:name="_Toc410196450"/>
      <w:bookmarkStart w:id="1468" w:name="_Toc410196952"/>
      <w:r>
        <w:t>January 15 (16) / Tobi 20: Departure of St. Prochorus the Disciple</w:t>
      </w:r>
      <w:bookmarkEnd w:id="1465"/>
    </w:p>
    <w:p w14:paraId="19B1C0D1" w14:textId="04E5DF02"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33EC0AE" w14:textId="77777777" w:rsidR="00495F1A" w:rsidRDefault="00FF5FF3" w:rsidP="00495F1A">
      <w:pPr>
        <w:pStyle w:val="Heading3"/>
      </w:pPr>
      <w:bookmarkStart w:id="1469" w:name="_Toc448227547"/>
      <w:r>
        <w:lastRenderedPageBreak/>
        <w:t xml:space="preserve">January 16 (17) / Tobi 21: </w:t>
      </w:r>
      <w:r w:rsidR="00495F1A">
        <w:t>The Dormition of the Virgin</w:t>
      </w:r>
      <w:bookmarkEnd w:id="1466"/>
      <w:bookmarkEnd w:id="1467"/>
      <w:bookmarkEnd w:id="1468"/>
      <w:bookmarkEnd w:id="1469"/>
    </w:p>
    <w:p w14:paraId="2972BA3D" w14:textId="43030B42"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315F86A2" w14:textId="77777777" w:rsidR="00FF5FF3" w:rsidRDefault="00FF5FF3" w:rsidP="00FF5FF3">
      <w:pPr>
        <w:pStyle w:val="Heading3"/>
      </w:pPr>
      <w:bookmarkStart w:id="1470" w:name="_Ref434560171"/>
      <w:bookmarkStart w:id="1471" w:name="_Toc448227548"/>
      <w:r>
        <w:t>January 17 (18) / Tobi 22: St. Anthony the Great</w:t>
      </w:r>
      <w:bookmarkEnd w:id="1470"/>
      <w:bookmarkEnd w:id="1471"/>
    </w:p>
    <w:p w14:paraId="38BCD1D7" w14:textId="77777777" w:rsidR="00FF5FF3" w:rsidRDefault="00FF5FF3" w:rsidP="00FF5FF3">
      <w:pPr>
        <w:pStyle w:val="Heading4"/>
      </w:pPr>
      <w:bookmarkStart w:id="1472" w:name="_Ref434490340"/>
      <w:r>
        <w:t>The Doxology</w:t>
      </w:r>
      <w:r w:rsidR="00B46E6E">
        <w:t xml:space="preserve"> for St. Anthony the Great</w:t>
      </w:r>
      <w:bookmarkEnd w:id="1472"/>
    </w:p>
    <w:p w14:paraId="3ECAE88B" w14:textId="75D52113" w:rsidR="00751B8B" w:rsidRPr="00751B8B" w:rsidRDefault="00751B8B" w:rsidP="00751B8B">
      <w:pPr>
        <w:pStyle w:val="Rubric"/>
      </w:pPr>
      <w:r>
        <w:t>See also</w:t>
      </w:r>
      <w:r w:rsidR="002409EF">
        <w:t xml:space="preserve">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page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83964" w14:paraId="029C4EC2" w14:textId="77777777" w:rsidTr="00751B8B">
        <w:trPr>
          <w:cantSplit/>
          <w:jc w:val="center"/>
        </w:trPr>
        <w:tc>
          <w:tcPr>
            <w:tcW w:w="288" w:type="dxa"/>
          </w:tcPr>
          <w:p w14:paraId="0947E242" w14:textId="77777777" w:rsidR="00B83964" w:rsidRDefault="00B83964" w:rsidP="00751B8B">
            <w:pPr>
              <w:pStyle w:val="CopticCross"/>
            </w:pPr>
          </w:p>
        </w:tc>
        <w:tc>
          <w:tcPr>
            <w:tcW w:w="3960" w:type="dxa"/>
          </w:tcPr>
          <w:p w14:paraId="25BFB593" w14:textId="77777777" w:rsidR="00B83964" w:rsidRPr="00735DD6" w:rsidRDefault="00B83964" w:rsidP="00751B8B">
            <w:pPr>
              <w:pStyle w:val="EngHang"/>
            </w:pPr>
            <w:r w:rsidRPr="00735DD6">
              <w:t>Chase away from your hearts</w:t>
            </w:r>
          </w:p>
          <w:p w14:paraId="46A599B3" w14:textId="77777777" w:rsidR="00B83964" w:rsidRPr="00735DD6" w:rsidRDefault="00B83964" w:rsidP="00751B8B">
            <w:pPr>
              <w:pStyle w:val="EngHang"/>
            </w:pPr>
            <w:r w:rsidRPr="00735DD6">
              <w:t>The thoughts of darkness,</w:t>
            </w:r>
          </w:p>
          <w:p w14:paraId="5A0644F0" w14:textId="77777777" w:rsidR="00B83964" w:rsidRPr="00735DD6" w:rsidRDefault="00B83964" w:rsidP="00751B8B">
            <w:pPr>
              <w:pStyle w:val="EngHang"/>
            </w:pPr>
            <w:r w:rsidRPr="00735DD6">
              <w:t>And the memories that deceive</w:t>
            </w:r>
          </w:p>
          <w:p w14:paraId="3D8F8E05" w14:textId="77777777" w:rsidR="00B83964" w:rsidRDefault="00B83964" w:rsidP="00751B8B">
            <w:pPr>
              <w:pStyle w:val="EngHangEnd"/>
            </w:pPr>
            <w:r w:rsidRPr="00735DD6">
              <w:t>And darken the mind.</w:t>
            </w:r>
          </w:p>
        </w:tc>
        <w:tc>
          <w:tcPr>
            <w:tcW w:w="288" w:type="dxa"/>
          </w:tcPr>
          <w:p w14:paraId="47481FB2" w14:textId="77777777" w:rsidR="00B83964" w:rsidRDefault="00B83964" w:rsidP="00751B8B"/>
        </w:tc>
        <w:tc>
          <w:tcPr>
            <w:tcW w:w="288" w:type="dxa"/>
          </w:tcPr>
          <w:p w14:paraId="34F4CD40" w14:textId="77777777" w:rsidR="00B83964" w:rsidRDefault="00B83964" w:rsidP="00751B8B">
            <w:pPr>
              <w:pStyle w:val="CopticCross"/>
            </w:pPr>
          </w:p>
        </w:tc>
        <w:tc>
          <w:tcPr>
            <w:tcW w:w="3960" w:type="dxa"/>
          </w:tcPr>
          <w:p w14:paraId="2E72E512" w14:textId="77777777" w:rsidR="00B83964" w:rsidRDefault="00B83964" w:rsidP="00B83964">
            <w:pPr>
              <w:pStyle w:val="CopticVersemulti-line"/>
            </w:pPr>
            <w:r>
              <w:t>Ⲃⲱⲗ ⲉ̀ⲃⲟⲗ ϧⲉⲛ ⲛⲉⲧⲉⲛϩⲏⲧ:</w:t>
            </w:r>
          </w:p>
          <w:p w14:paraId="08CAAEB2" w14:textId="77777777" w:rsidR="00B83964" w:rsidRDefault="00B83964" w:rsidP="00B83964">
            <w:pPr>
              <w:pStyle w:val="CopticVersemulti-line"/>
            </w:pPr>
            <w:r>
              <w:t>ⲛ̀ⲛⲓⲙⲟⲕⲙⲉⲕ ⲛ̀ⲧⲉ ϯⲕⲁⲕⲓⲁ̀:</w:t>
            </w:r>
          </w:p>
          <w:p w14:paraId="629C9D42" w14:textId="77777777" w:rsidR="00B83964" w:rsidRDefault="00B83964" w:rsidP="00B83964">
            <w:pPr>
              <w:pStyle w:val="CopticVersemulti-line"/>
            </w:pPr>
            <w:r>
              <w:t>ⲛⲉⲙ ⲛⲓⲙⲉⲩⲓ̀ ⲉⲧϣⲉⲃϣⲱⲃ:</w:t>
            </w:r>
          </w:p>
          <w:p w14:paraId="2D49C877" w14:textId="77777777" w:rsidR="00B83964" w:rsidRDefault="00B83964" w:rsidP="00B83964">
            <w:pPr>
              <w:pStyle w:val="CopticHangingVerse"/>
            </w:pPr>
            <w:r>
              <w:t>ⲉⲧⲓ̀ⲣⲓ ⲙ̀ⲡⲓⲛⲟⲩⲥ ⲛ̀ⲭⲁⲕⲓ.</w:t>
            </w:r>
          </w:p>
        </w:tc>
      </w:tr>
      <w:tr w:rsidR="00B83964" w14:paraId="0C41F2A8" w14:textId="77777777" w:rsidTr="00751B8B">
        <w:trPr>
          <w:cantSplit/>
          <w:jc w:val="center"/>
        </w:trPr>
        <w:tc>
          <w:tcPr>
            <w:tcW w:w="288" w:type="dxa"/>
          </w:tcPr>
          <w:p w14:paraId="41860D91" w14:textId="77777777" w:rsidR="00B83964" w:rsidRDefault="00B83964" w:rsidP="00751B8B">
            <w:pPr>
              <w:pStyle w:val="CopticCross"/>
            </w:pPr>
            <w:r w:rsidRPr="00FB5ACB">
              <w:t>¿</w:t>
            </w:r>
          </w:p>
        </w:tc>
        <w:tc>
          <w:tcPr>
            <w:tcW w:w="3960" w:type="dxa"/>
          </w:tcPr>
          <w:p w14:paraId="4EC34A25" w14:textId="77777777" w:rsidR="00B83964" w:rsidRPr="00735DD6" w:rsidRDefault="00B83964" w:rsidP="00751B8B">
            <w:pPr>
              <w:pStyle w:val="EngHang"/>
            </w:pPr>
            <w:r w:rsidRPr="00735DD6">
              <w:t xml:space="preserve">Consider </w:t>
            </w:r>
            <w:r>
              <w:t>attentively,</w:t>
            </w:r>
          </w:p>
          <w:p w14:paraId="35004F73" w14:textId="77777777" w:rsidR="00B83964" w:rsidRPr="00735DD6" w:rsidRDefault="00B83964" w:rsidP="00751B8B">
            <w:pPr>
              <w:pStyle w:val="EngHang"/>
            </w:pPr>
            <w:r w:rsidRPr="00735DD6">
              <w:t>The exalted righteousness</w:t>
            </w:r>
          </w:p>
          <w:p w14:paraId="67F4B8BB" w14:textId="77777777" w:rsidR="00B83964" w:rsidRPr="00735DD6" w:rsidRDefault="00B83964" w:rsidP="00751B8B">
            <w:pPr>
              <w:pStyle w:val="EngHang"/>
            </w:pPr>
            <w:r w:rsidRPr="00735DD6">
              <w:t>Of our blessed father</w:t>
            </w:r>
            <w:r>
              <w:t>,</w:t>
            </w:r>
          </w:p>
          <w:p w14:paraId="325FC27D" w14:textId="77777777" w:rsidR="00B83964" w:rsidRDefault="00B83964" w:rsidP="00751B8B">
            <w:pPr>
              <w:pStyle w:val="EngHangEnd"/>
            </w:pPr>
            <w:r w:rsidRPr="00735DD6">
              <w:t>My lord</w:t>
            </w:r>
            <w:r>
              <w:t>,</w:t>
            </w:r>
            <w:r w:rsidRPr="00735DD6">
              <w:t xml:space="preserve"> the great Abba Ant</w:t>
            </w:r>
            <w:r>
              <w:t>h</w:t>
            </w:r>
            <w:r w:rsidRPr="00735DD6">
              <w:t>ony.</w:t>
            </w:r>
          </w:p>
        </w:tc>
        <w:tc>
          <w:tcPr>
            <w:tcW w:w="288" w:type="dxa"/>
          </w:tcPr>
          <w:p w14:paraId="1EB5061C" w14:textId="77777777" w:rsidR="00B83964" w:rsidRDefault="00B83964" w:rsidP="00751B8B"/>
        </w:tc>
        <w:tc>
          <w:tcPr>
            <w:tcW w:w="288" w:type="dxa"/>
          </w:tcPr>
          <w:p w14:paraId="21B82BB4" w14:textId="77777777" w:rsidR="00B83964" w:rsidRDefault="00B83964" w:rsidP="00751B8B">
            <w:pPr>
              <w:pStyle w:val="CopticCross"/>
            </w:pPr>
            <w:r w:rsidRPr="00FB5ACB">
              <w:t>¿</w:t>
            </w:r>
          </w:p>
        </w:tc>
        <w:tc>
          <w:tcPr>
            <w:tcW w:w="3960" w:type="dxa"/>
          </w:tcPr>
          <w:p w14:paraId="31714F77" w14:textId="77777777" w:rsidR="00B83964" w:rsidRDefault="00B83964" w:rsidP="00B83964">
            <w:pPr>
              <w:pStyle w:val="CopticVersemulti-line"/>
            </w:pPr>
            <w:r>
              <w:t>Ⲁⲣⲓⲛⲟⲓⲛ ϧⲉⲛ ⲟⲩϯϩ̀ⲑⲏϥ:</w:t>
            </w:r>
          </w:p>
          <w:p w14:paraId="63024F1C" w14:textId="77777777" w:rsidR="00B83964" w:rsidRDefault="00B83964" w:rsidP="00B83964">
            <w:pPr>
              <w:pStyle w:val="CopticVersemulti-line"/>
            </w:pPr>
            <w:r>
              <w:t>ⲛ̀ⲛⲓⲕⲁⲑⲁⲣⲧⲱⲙⲁ ⲉⲧϭⲟⲥⲓ:</w:t>
            </w:r>
          </w:p>
          <w:p w14:paraId="6AA1DEEE" w14:textId="77777777" w:rsidR="00B83964" w:rsidRDefault="00B83964" w:rsidP="00B83964">
            <w:pPr>
              <w:pStyle w:val="CopticVersemulti-line"/>
            </w:pPr>
            <w:r>
              <w:t>ⲛ̀ⲧⲉ ⲡⲉⲛⲙⲁⲕⲁⲣⲓⲟⲥ ⲛ̀ⲓⲱⲧ:</w:t>
            </w:r>
          </w:p>
          <w:p w14:paraId="5EF230AB" w14:textId="77777777" w:rsidR="00B83964" w:rsidRDefault="00B83964" w:rsidP="00B83964">
            <w:pPr>
              <w:pStyle w:val="CopticHangingVerse"/>
            </w:pPr>
            <w:r>
              <w:t>ⲡⲁⲟ̄ⲥ̄ ⲡⲓⲛⲓϣϯ Ⲁⲃⲃⲁ Ⲁⲛⲧⲱⲛⲓ.</w:t>
            </w:r>
          </w:p>
        </w:tc>
      </w:tr>
      <w:tr w:rsidR="00B83964" w14:paraId="572F9B0E" w14:textId="77777777" w:rsidTr="00751B8B">
        <w:trPr>
          <w:cantSplit/>
          <w:jc w:val="center"/>
        </w:trPr>
        <w:tc>
          <w:tcPr>
            <w:tcW w:w="288" w:type="dxa"/>
          </w:tcPr>
          <w:p w14:paraId="5906C509" w14:textId="77777777" w:rsidR="00B83964" w:rsidRDefault="00B83964" w:rsidP="00751B8B">
            <w:pPr>
              <w:pStyle w:val="CopticCross"/>
            </w:pPr>
          </w:p>
        </w:tc>
        <w:tc>
          <w:tcPr>
            <w:tcW w:w="3960" w:type="dxa"/>
          </w:tcPr>
          <w:p w14:paraId="73C1D856" w14:textId="77777777" w:rsidR="00B83964" w:rsidRPr="00735DD6" w:rsidRDefault="00B83964" w:rsidP="00751B8B">
            <w:pPr>
              <w:pStyle w:val="EngHang"/>
              <w:rPr>
                <w:rFonts w:cs="Antonious Normal"/>
                <w:szCs w:val="28"/>
              </w:rPr>
            </w:pPr>
            <w:r>
              <w:rPr>
                <w:rFonts w:cs="Antonious Normal"/>
                <w:szCs w:val="28"/>
              </w:rPr>
              <w:t>He became our guide, and</w:t>
            </w:r>
          </w:p>
          <w:p w14:paraId="6E9554EC" w14:textId="77777777" w:rsidR="00B83964" w:rsidRPr="00735DD6" w:rsidRDefault="00B83964" w:rsidP="00751B8B">
            <w:pPr>
              <w:pStyle w:val="EngHang"/>
              <w:rPr>
                <w:rFonts w:cs="Antonious Normal"/>
                <w:szCs w:val="28"/>
              </w:rPr>
            </w:pPr>
            <w:r>
              <w:rPr>
                <w:rFonts w:cs="Antonious Normal"/>
                <w:szCs w:val="28"/>
              </w:rPr>
              <w:t>A harbour of salvation;</w:t>
            </w:r>
          </w:p>
          <w:p w14:paraId="71E7E156" w14:textId="77777777" w:rsidR="00B83964" w:rsidRPr="00735DD6" w:rsidRDefault="00B83964" w:rsidP="00751B8B">
            <w:pPr>
              <w:pStyle w:val="EngHang"/>
              <w:rPr>
                <w:rFonts w:cs="Antonious Normal"/>
                <w:szCs w:val="28"/>
              </w:rPr>
            </w:pPr>
            <w:r w:rsidRPr="00735DD6">
              <w:rPr>
                <w:rFonts w:cs="Antonious Normal"/>
                <w:szCs w:val="28"/>
              </w:rPr>
              <w:t>He called us all gladly,</w:t>
            </w:r>
          </w:p>
          <w:p w14:paraId="67BC86F7" w14:textId="77777777" w:rsidR="00B83964" w:rsidRDefault="00B83964" w:rsidP="00751B8B">
            <w:pPr>
              <w:pStyle w:val="EngHangEnd"/>
            </w:pPr>
            <w:r w:rsidRPr="00735DD6">
              <w:t>To enter into eternal life</w:t>
            </w:r>
            <w:r>
              <w:t>.</w:t>
            </w:r>
          </w:p>
        </w:tc>
        <w:tc>
          <w:tcPr>
            <w:tcW w:w="288" w:type="dxa"/>
          </w:tcPr>
          <w:p w14:paraId="4692B322" w14:textId="77777777" w:rsidR="00B83964" w:rsidRDefault="00B83964" w:rsidP="00751B8B"/>
        </w:tc>
        <w:tc>
          <w:tcPr>
            <w:tcW w:w="288" w:type="dxa"/>
          </w:tcPr>
          <w:p w14:paraId="04EEED6E" w14:textId="77777777" w:rsidR="00B83964" w:rsidRDefault="00B83964" w:rsidP="00751B8B">
            <w:pPr>
              <w:pStyle w:val="CopticCross"/>
            </w:pPr>
          </w:p>
        </w:tc>
        <w:tc>
          <w:tcPr>
            <w:tcW w:w="3960" w:type="dxa"/>
          </w:tcPr>
          <w:p w14:paraId="5D1752C6" w14:textId="77777777" w:rsidR="00B83964" w:rsidRDefault="00B83964" w:rsidP="00B83964">
            <w:pPr>
              <w:pStyle w:val="CopticVersemulti-line"/>
            </w:pPr>
            <w:r>
              <w:t>Ⲫⲁⲓ ⲉ̀ⲧⲁϥϣⲱⲡⲓ ⲛⲁⲛ ⲛ̀ Ϭⲁⲩⲙⲱⲓⲧ:</w:t>
            </w:r>
          </w:p>
          <w:p w14:paraId="62CF7083" w14:textId="77777777" w:rsidR="00B83964" w:rsidRDefault="00B83964" w:rsidP="00B83964">
            <w:pPr>
              <w:pStyle w:val="CopticVersemulti-line"/>
            </w:pPr>
            <w:r>
              <w:t>ⲛ̀ⲗⲩⲙⲏⲛ ⲛ̀ⲧⲉ ⲡⲓⲟⲩϫⲁⲓ:</w:t>
            </w:r>
          </w:p>
          <w:p w14:paraId="4B1C31B9" w14:textId="77777777" w:rsidR="00B83964" w:rsidRDefault="00B83964" w:rsidP="00B83964">
            <w:pPr>
              <w:pStyle w:val="CopticVersemulti-line"/>
            </w:pPr>
            <w:r>
              <w:t>ⲁϥⲑⲱϩⲉⲙ ⲙ̀ⲙⲟⲛ ϧⲉⲛ ⲟⲩⲉ̀ⲣⲟⲩⲱⲧ:</w:t>
            </w:r>
          </w:p>
          <w:p w14:paraId="13AC61C6" w14:textId="77777777" w:rsidR="00B83964" w:rsidRDefault="00B83964" w:rsidP="00B83964">
            <w:pPr>
              <w:pStyle w:val="CopticHangingVerse"/>
            </w:pPr>
            <w:r>
              <w:t>ⲉ̀ϧⲟⲩⲛ ⲉ̀ⲡⲓⲱⲛϧ ⲛ̀ⲉ̀ⲛⲉϩ.</w:t>
            </w:r>
          </w:p>
        </w:tc>
      </w:tr>
      <w:tr w:rsidR="00B83964" w14:paraId="3FBB8EAE" w14:textId="77777777" w:rsidTr="00751B8B">
        <w:trPr>
          <w:cantSplit/>
          <w:jc w:val="center"/>
        </w:trPr>
        <w:tc>
          <w:tcPr>
            <w:tcW w:w="288" w:type="dxa"/>
          </w:tcPr>
          <w:p w14:paraId="585C55C8" w14:textId="77777777" w:rsidR="00B83964" w:rsidRDefault="00B83964" w:rsidP="00751B8B">
            <w:pPr>
              <w:pStyle w:val="CopticCross"/>
            </w:pPr>
            <w:r w:rsidRPr="00FB5ACB">
              <w:t>¿</w:t>
            </w:r>
          </w:p>
        </w:tc>
        <w:tc>
          <w:tcPr>
            <w:tcW w:w="3960" w:type="dxa"/>
          </w:tcPr>
          <w:p w14:paraId="6953B07F" w14:textId="77777777" w:rsidR="00B83964" w:rsidRPr="00735DD6" w:rsidRDefault="00B83964" w:rsidP="00751B8B">
            <w:pPr>
              <w:pStyle w:val="EngHang"/>
              <w:rPr>
                <w:rFonts w:cs="Antonious"/>
                <w:szCs w:val="28"/>
              </w:rPr>
            </w:pPr>
            <w:r w:rsidRPr="00735DD6">
              <w:rPr>
                <w:rFonts w:cs="Antonious"/>
                <w:szCs w:val="28"/>
              </w:rPr>
              <w:t>The fragrance of his virtues,</w:t>
            </w:r>
          </w:p>
          <w:p w14:paraId="4AA6E5FB" w14:textId="77777777" w:rsidR="00B83964" w:rsidRPr="00735DD6" w:rsidRDefault="00B83964" w:rsidP="00751B8B">
            <w:pPr>
              <w:pStyle w:val="EngHang"/>
              <w:rPr>
                <w:rFonts w:cs="Antonious"/>
                <w:szCs w:val="28"/>
              </w:rPr>
            </w:pPr>
            <w:r w:rsidRPr="00735DD6">
              <w:rPr>
                <w:rFonts w:cs="Antonious"/>
                <w:szCs w:val="28"/>
              </w:rPr>
              <w:t>Gave joy to our souls,</w:t>
            </w:r>
          </w:p>
          <w:p w14:paraId="7FD1B2F5" w14:textId="77777777" w:rsidR="00B83964" w:rsidRPr="00735DD6" w:rsidRDefault="00B83964" w:rsidP="00751B8B">
            <w:pPr>
              <w:pStyle w:val="EngHang"/>
              <w:rPr>
                <w:rFonts w:cs="Antonious"/>
                <w:szCs w:val="28"/>
              </w:rPr>
            </w:pPr>
            <w:r w:rsidRPr="00735DD6">
              <w:rPr>
                <w:rFonts w:cs="Antonious"/>
                <w:szCs w:val="28"/>
              </w:rPr>
              <w:t>Like the aroma</w:t>
            </w:r>
          </w:p>
          <w:p w14:paraId="2ACB6CF9" w14:textId="77777777" w:rsidR="00B83964" w:rsidRDefault="00B83964" w:rsidP="00751B8B">
            <w:pPr>
              <w:pStyle w:val="EngHangEnd"/>
            </w:pPr>
            <w:r w:rsidRPr="00735DD6">
              <w:t>That blossoms in paradise.</w:t>
            </w:r>
          </w:p>
        </w:tc>
        <w:tc>
          <w:tcPr>
            <w:tcW w:w="288" w:type="dxa"/>
          </w:tcPr>
          <w:p w14:paraId="59204B9F" w14:textId="77777777" w:rsidR="00B83964" w:rsidRDefault="00B83964" w:rsidP="00751B8B"/>
        </w:tc>
        <w:tc>
          <w:tcPr>
            <w:tcW w:w="288" w:type="dxa"/>
          </w:tcPr>
          <w:p w14:paraId="4701F152" w14:textId="77777777" w:rsidR="00B83964" w:rsidRDefault="00B83964" w:rsidP="00751B8B">
            <w:pPr>
              <w:pStyle w:val="CopticCross"/>
            </w:pPr>
            <w:r w:rsidRPr="00FB5ACB">
              <w:t>¿</w:t>
            </w:r>
          </w:p>
        </w:tc>
        <w:tc>
          <w:tcPr>
            <w:tcW w:w="3960" w:type="dxa"/>
          </w:tcPr>
          <w:p w14:paraId="3093B979" w14:textId="77777777" w:rsidR="00B83964" w:rsidRDefault="00B83964" w:rsidP="00B83964">
            <w:pPr>
              <w:pStyle w:val="CopticVersemulti-line"/>
            </w:pPr>
            <w:r>
              <w:t>Ⲁⲡⲓⲥ̀ⲑⲟⲓⲛⲟⲩϥⲓ ⲛ̀ⲧⲉ ⲛⲉϥⲁⲣⲉⲧⲏ:</w:t>
            </w:r>
          </w:p>
          <w:p w14:paraId="2E3F12E7" w14:textId="77777777" w:rsidR="00B83964" w:rsidRDefault="00B83964" w:rsidP="00B83964">
            <w:pPr>
              <w:pStyle w:val="CopticVersemulti-line"/>
            </w:pPr>
            <w:r>
              <w:t>ϯ ⲙ̀ⲡ̀ⲟⲩⲛⲟϥ ⲛ̀ⲛⲉⲛⲯⲩⲭⲏ:</w:t>
            </w:r>
          </w:p>
          <w:p w14:paraId="44C4E762" w14:textId="77777777" w:rsidR="00B83964" w:rsidRDefault="00B83964" w:rsidP="00B83964">
            <w:pPr>
              <w:pStyle w:val="CopticVersemulti-line"/>
            </w:pPr>
            <w:r>
              <w:t>ⲙ̀ⲫ̀ⲣⲏϯ ⲙ̀ⲡⲓⲁⲣⲱⲙⲁⲧⲁ:</w:t>
            </w:r>
          </w:p>
          <w:p w14:paraId="50ED6EAC" w14:textId="77777777" w:rsidR="00B83964" w:rsidRDefault="00B83964" w:rsidP="00B83964">
            <w:pPr>
              <w:pStyle w:val="CopticHangingVerse"/>
            </w:pPr>
            <w:r>
              <w:t>ⲉⲧⲣⲏⲧ ϧⲉⲛ ⲡⲓⲡⲁⲣⲁⲇⲓⲥⲟⲥ.</w:t>
            </w:r>
          </w:p>
        </w:tc>
      </w:tr>
      <w:tr w:rsidR="00B83964" w14:paraId="496EA6F1" w14:textId="77777777" w:rsidTr="00751B8B">
        <w:trPr>
          <w:cantSplit/>
          <w:jc w:val="center"/>
        </w:trPr>
        <w:tc>
          <w:tcPr>
            <w:tcW w:w="288" w:type="dxa"/>
          </w:tcPr>
          <w:p w14:paraId="195D8D05" w14:textId="77777777" w:rsidR="00B83964" w:rsidRPr="00FB5ACB" w:rsidRDefault="00B83964" w:rsidP="00751B8B">
            <w:pPr>
              <w:pStyle w:val="CopticCross"/>
            </w:pPr>
          </w:p>
        </w:tc>
        <w:tc>
          <w:tcPr>
            <w:tcW w:w="3960" w:type="dxa"/>
          </w:tcPr>
          <w:p w14:paraId="34F7AA32" w14:textId="77777777" w:rsidR="00B83964" w:rsidRPr="00735DD6" w:rsidRDefault="00B83964" w:rsidP="00751B8B">
            <w:pPr>
              <w:pStyle w:val="EngHang"/>
              <w:rPr>
                <w:rFonts w:cs="Antonious Normal"/>
                <w:szCs w:val="28"/>
              </w:rPr>
            </w:pPr>
            <w:r w:rsidRPr="00735DD6">
              <w:rPr>
                <w:rFonts w:cs="Antonious Normal"/>
                <w:szCs w:val="28"/>
              </w:rPr>
              <w:t xml:space="preserve">Let be </w:t>
            </w:r>
            <w:r>
              <w:rPr>
                <w:rFonts w:cs="Antonious Normal"/>
                <w:szCs w:val="28"/>
              </w:rPr>
              <w:t xml:space="preserve">truly </w:t>
            </w:r>
            <w:r w:rsidRPr="00735DD6">
              <w:rPr>
                <w:rFonts w:cs="Antonious Normal"/>
                <w:szCs w:val="28"/>
              </w:rPr>
              <w:t xml:space="preserve">confirmed </w:t>
            </w:r>
          </w:p>
          <w:p w14:paraId="1C490E8B" w14:textId="77777777" w:rsidR="00B83964" w:rsidRPr="00735DD6" w:rsidRDefault="00B83964" w:rsidP="00751B8B">
            <w:pPr>
              <w:pStyle w:val="EngHang"/>
              <w:rPr>
                <w:rFonts w:cs="Antonious Normal"/>
                <w:szCs w:val="28"/>
              </w:rPr>
            </w:pPr>
            <w:r w:rsidRPr="00735DD6">
              <w:rPr>
                <w:rFonts w:cs="Antonious Normal"/>
                <w:szCs w:val="28"/>
              </w:rPr>
              <w:t>In the upright faith,</w:t>
            </w:r>
          </w:p>
          <w:p w14:paraId="39BF9DD3" w14:textId="77777777" w:rsidR="00B83964" w:rsidRPr="00735DD6" w:rsidRDefault="00B83964" w:rsidP="00751B8B">
            <w:pPr>
              <w:pStyle w:val="EngHang"/>
              <w:rPr>
                <w:rFonts w:cs="Antonious Normal"/>
                <w:szCs w:val="28"/>
              </w:rPr>
            </w:pPr>
            <w:r w:rsidRPr="00735DD6">
              <w:rPr>
                <w:rFonts w:cs="Antonious Normal"/>
                <w:szCs w:val="28"/>
              </w:rPr>
              <w:t>Of the great Ant</w:t>
            </w:r>
            <w:r>
              <w:rPr>
                <w:rFonts w:cs="Antonious Normal"/>
                <w:szCs w:val="28"/>
              </w:rPr>
              <w:t>h</w:t>
            </w:r>
            <w:r w:rsidRPr="00735DD6">
              <w:rPr>
                <w:rFonts w:cs="Antonious Normal"/>
                <w:szCs w:val="28"/>
              </w:rPr>
              <w:t>ony,</w:t>
            </w:r>
          </w:p>
          <w:p w14:paraId="07166B64" w14:textId="77777777" w:rsidR="00B83964" w:rsidRDefault="00B83964" w:rsidP="00751B8B">
            <w:pPr>
              <w:pStyle w:val="EngHangEnd"/>
            </w:pPr>
            <w:r w:rsidRPr="00735DD6">
              <w:t>Proclaiming and saying:</w:t>
            </w:r>
          </w:p>
        </w:tc>
        <w:tc>
          <w:tcPr>
            <w:tcW w:w="288" w:type="dxa"/>
          </w:tcPr>
          <w:p w14:paraId="0222969A" w14:textId="77777777" w:rsidR="00B83964" w:rsidRDefault="00B83964" w:rsidP="00751B8B"/>
        </w:tc>
        <w:tc>
          <w:tcPr>
            <w:tcW w:w="288" w:type="dxa"/>
          </w:tcPr>
          <w:p w14:paraId="03F83910" w14:textId="77777777" w:rsidR="00B83964" w:rsidRPr="00FB5ACB" w:rsidRDefault="00B83964" w:rsidP="00751B8B">
            <w:pPr>
              <w:pStyle w:val="CopticCross"/>
            </w:pPr>
          </w:p>
        </w:tc>
        <w:tc>
          <w:tcPr>
            <w:tcW w:w="3960" w:type="dxa"/>
          </w:tcPr>
          <w:p w14:paraId="64B1C73F" w14:textId="77777777" w:rsidR="00B83964" w:rsidRDefault="00B83964" w:rsidP="00B83964">
            <w:pPr>
              <w:pStyle w:val="CopticVersemulti-line"/>
            </w:pPr>
            <w:r>
              <w:t>Ⲙⲁⲣⲉⲛⲧⲁϫⲣⲟⲛ ϧⲉⲛ ⲡⲓⲛⲁϩϯ:</w:t>
            </w:r>
          </w:p>
          <w:p w14:paraId="1335A1B5" w14:textId="77777777" w:rsidR="00B83964" w:rsidRDefault="00B83964" w:rsidP="00B83964">
            <w:pPr>
              <w:pStyle w:val="CopticVersemulti-line"/>
            </w:pPr>
            <w:r>
              <w:t>ⲉⲧⲥⲟⲩⲧⲱⲛ ϧⲉⲛ ⲟⲩⲙⲉⲑⲙⲏⲓ:</w:t>
            </w:r>
          </w:p>
          <w:p w14:paraId="0B89618B" w14:textId="77777777" w:rsidR="00B83964" w:rsidRDefault="00B83964" w:rsidP="00B83964">
            <w:pPr>
              <w:pStyle w:val="CopticVersemulti-line"/>
            </w:pPr>
            <w:r>
              <w:t>ⲛ̀ⲧⲉ ⲡⲓⲛⲓϣϯ Ⲁⲛⲧⲱⲛⲓⲟⲥ:</w:t>
            </w:r>
          </w:p>
          <w:p w14:paraId="306FBB3C" w14:textId="77777777" w:rsidR="00B83964" w:rsidRPr="003032D8" w:rsidRDefault="00B83964" w:rsidP="00B83964">
            <w:pPr>
              <w:pStyle w:val="CopticHangingVerse"/>
            </w:pPr>
            <w:r>
              <w:t>ⲉⲛⲱϣ ⲉ̀ⲃⲟⲗ ⲉ̀ⲛϫⲱ ⲙ̀ⲙⲟⲥ.</w:t>
            </w:r>
          </w:p>
        </w:tc>
      </w:tr>
      <w:tr w:rsidR="00B83964" w14:paraId="0CCAB778" w14:textId="77777777" w:rsidTr="00751B8B">
        <w:trPr>
          <w:cantSplit/>
          <w:jc w:val="center"/>
        </w:trPr>
        <w:tc>
          <w:tcPr>
            <w:tcW w:w="288" w:type="dxa"/>
          </w:tcPr>
          <w:p w14:paraId="35074398" w14:textId="77777777" w:rsidR="00B83964" w:rsidRPr="00FB5ACB" w:rsidRDefault="002D09C5" w:rsidP="00751B8B">
            <w:pPr>
              <w:pStyle w:val="CopticCross"/>
            </w:pPr>
            <w:r w:rsidRPr="00FB5ACB">
              <w:lastRenderedPageBreak/>
              <w:t>¿</w:t>
            </w:r>
          </w:p>
        </w:tc>
        <w:tc>
          <w:tcPr>
            <w:tcW w:w="3960" w:type="dxa"/>
          </w:tcPr>
          <w:p w14:paraId="72B8E21A" w14:textId="77777777" w:rsidR="00B83964" w:rsidRPr="00735DD6" w:rsidRDefault="00B83964" w:rsidP="00751B8B">
            <w:pPr>
              <w:pStyle w:val="EngHang"/>
              <w:rPr>
                <w:rFonts w:cs="Antonious Normal"/>
                <w:szCs w:val="28"/>
              </w:rPr>
            </w:pPr>
            <w:r w:rsidRPr="00735DD6">
              <w:rPr>
                <w:szCs w:val="28"/>
              </w:rPr>
              <w:t>“</w:t>
            </w:r>
            <w:r w:rsidRPr="00735DD6">
              <w:rPr>
                <w:rFonts w:cs="Antonious Normal"/>
                <w:szCs w:val="28"/>
              </w:rPr>
              <w:t>I sought and I found,</w:t>
            </w:r>
          </w:p>
          <w:p w14:paraId="39C6EF04" w14:textId="77777777" w:rsidR="00B83964" w:rsidRPr="00735DD6" w:rsidRDefault="00B83964" w:rsidP="00751B8B">
            <w:pPr>
              <w:pStyle w:val="EngHang"/>
              <w:rPr>
                <w:rFonts w:cs="Antonious Normal"/>
                <w:szCs w:val="28"/>
              </w:rPr>
            </w:pPr>
            <w:r w:rsidRPr="00735DD6">
              <w:rPr>
                <w:rFonts w:cs="Antonious Normal"/>
                <w:szCs w:val="28"/>
              </w:rPr>
              <w:t>I asked and I received,</w:t>
            </w:r>
          </w:p>
          <w:p w14:paraId="1FCC31C4" w14:textId="77777777" w:rsidR="00B83964" w:rsidRPr="00735DD6" w:rsidRDefault="00B83964" w:rsidP="00751B8B">
            <w:pPr>
              <w:pStyle w:val="EngHang"/>
              <w:rPr>
                <w:rFonts w:cs="Antonious Normal"/>
                <w:szCs w:val="28"/>
              </w:rPr>
            </w:pPr>
            <w:r w:rsidRPr="00735DD6">
              <w:rPr>
                <w:rFonts w:cs="Antonious Normal"/>
                <w:szCs w:val="28"/>
              </w:rPr>
              <w:t>I knocked</w:t>
            </w:r>
            <w:r>
              <w:rPr>
                <w:rFonts w:cs="Antonious Normal"/>
                <w:szCs w:val="28"/>
              </w:rPr>
              <w:t>, and I believe</w:t>
            </w:r>
          </w:p>
          <w:p w14:paraId="779DE05A" w14:textId="77777777" w:rsidR="00B83964" w:rsidRDefault="00B83964" w:rsidP="00751B8B">
            <w:pPr>
              <w:pStyle w:val="EngHangEnd"/>
            </w:pPr>
            <w:r w:rsidRPr="00735DD6">
              <w:t>That it will be opened for me.”</w:t>
            </w:r>
          </w:p>
        </w:tc>
        <w:tc>
          <w:tcPr>
            <w:tcW w:w="288" w:type="dxa"/>
          </w:tcPr>
          <w:p w14:paraId="7EB4C6B7" w14:textId="77777777" w:rsidR="00B83964" w:rsidRDefault="00B83964" w:rsidP="00751B8B"/>
        </w:tc>
        <w:tc>
          <w:tcPr>
            <w:tcW w:w="288" w:type="dxa"/>
          </w:tcPr>
          <w:p w14:paraId="78385B94" w14:textId="77777777" w:rsidR="00B83964" w:rsidRPr="00FB5ACB" w:rsidRDefault="002D09C5" w:rsidP="00751B8B">
            <w:pPr>
              <w:pStyle w:val="CopticCross"/>
            </w:pPr>
            <w:r w:rsidRPr="00FB5ACB">
              <w:t>¿</w:t>
            </w:r>
          </w:p>
        </w:tc>
        <w:tc>
          <w:tcPr>
            <w:tcW w:w="3960" w:type="dxa"/>
          </w:tcPr>
          <w:p w14:paraId="251E3BC5" w14:textId="77777777" w:rsidR="00B83964" w:rsidRDefault="00B83964" w:rsidP="00B83964">
            <w:pPr>
              <w:pStyle w:val="CopticVersemulti-line"/>
            </w:pPr>
            <w:r>
              <w:t>Ϫⲉ ⲁⲓⲕⲱϯ ⲟⲩⲟϩ ⲁⲓϫⲓⲙⲓ:</w:t>
            </w:r>
          </w:p>
          <w:p w14:paraId="13E7C9EA" w14:textId="77777777" w:rsidR="00B83964" w:rsidRDefault="00B83964" w:rsidP="00B83964">
            <w:pPr>
              <w:pStyle w:val="CopticVersemulti-line"/>
            </w:pPr>
            <w:r>
              <w:t>ⲁⲓⲉ̀ⲣⲉⲧⲓⲛ ⲟⲩⲟϩ ⲁⲓϭⲓ:</w:t>
            </w:r>
          </w:p>
          <w:p w14:paraId="3E39C537" w14:textId="77777777" w:rsidR="00B83964" w:rsidRDefault="00B83964" w:rsidP="00B83964">
            <w:pPr>
              <w:pStyle w:val="CopticVersemulti-line"/>
            </w:pPr>
            <w:r>
              <w:t>ⲁⲓⲕⲱⲗϩ ⲟⲩⲟϩ ϯⲛⲁϩϯ:</w:t>
            </w:r>
          </w:p>
          <w:p w14:paraId="494F9317" w14:textId="77777777" w:rsidR="00B83964" w:rsidRDefault="00B83964" w:rsidP="00B83964">
            <w:pPr>
              <w:pStyle w:val="CopticHangingVerse"/>
            </w:pPr>
            <w:r>
              <w:t>ϫⲉ ⲥⲉⲛⲁⲁ̀ⲟⲩⲱⲛ ⲛⲏⲓ.</w:t>
            </w:r>
          </w:p>
        </w:tc>
      </w:tr>
      <w:tr w:rsidR="00B83964" w14:paraId="0DB8B40A" w14:textId="77777777" w:rsidTr="00751B8B">
        <w:trPr>
          <w:cantSplit/>
          <w:jc w:val="center"/>
        </w:trPr>
        <w:tc>
          <w:tcPr>
            <w:tcW w:w="288" w:type="dxa"/>
          </w:tcPr>
          <w:p w14:paraId="57ED2F77" w14:textId="77777777" w:rsidR="00B83964" w:rsidRPr="00FB5ACB" w:rsidRDefault="00B83964" w:rsidP="00751B8B">
            <w:pPr>
              <w:pStyle w:val="CopticCross"/>
            </w:pPr>
          </w:p>
        </w:tc>
        <w:tc>
          <w:tcPr>
            <w:tcW w:w="3960" w:type="dxa"/>
          </w:tcPr>
          <w:p w14:paraId="4142BCE6" w14:textId="77777777" w:rsidR="00B83964" w:rsidRPr="00735DD6" w:rsidRDefault="00B83964" w:rsidP="00751B8B">
            <w:pPr>
              <w:pStyle w:val="EngHang"/>
              <w:rPr>
                <w:rFonts w:cs="Antonious Normal"/>
                <w:szCs w:val="28"/>
              </w:rPr>
            </w:pPr>
            <w:r w:rsidRPr="00735DD6">
              <w:rPr>
                <w:rFonts w:cs="Antonious Normal"/>
                <w:szCs w:val="28"/>
              </w:rPr>
              <w:t>Hail to our father, Ant</w:t>
            </w:r>
            <w:r>
              <w:rPr>
                <w:rFonts w:cs="Antonious Normal"/>
                <w:szCs w:val="28"/>
              </w:rPr>
              <w:t>h</w:t>
            </w:r>
            <w:r w:rsidRPr="00735DD6">
              <w:rPr>
                <w:rFonts w:cs="Antonious Normal"/>
                <w:szCs w:val="28"/>
              </w:rPr>
              <w:t>ony,</w:t>
            </w:r>
          </w:p>
          <w:p w14:paraId="3855A723" w14:textId="77777777" w:rsidR="00B83964" w:rsidRPr="00735DD6" w:rsidRDefault="00B83964" w:rsidP="00751B8B">
            <w:pPr>
              <w:pStyle w:val="EngHang"/>
              <w:rPr>
                <w:rFonts w:cs="Antonious Normal"/>
                <w:szCs w:val="28"/>
              </w:rPr>
            </w:pPr>
            <w:r w:rsidRPr="00735DD6">
              <w:rPr>
                <w:rFonts w:cs="Antonious Normal"/>
                <w:szCs w:val="28"/>
              </w:rPr>
              <w:t>The lamp of monasticism;</w:t>
            </w:r>
          </w:p>
          <w:p w14:paraId="48F9AC8D" w14:textId="77777777" w:rsidR="00B83964" w:rsidRPr="00735DD6" w:rsidRDefault="00B83964" w:rsidP="00751B8B">
            <w:pPr>
              <w:pStyle w:val="EngHang"/>
              <w:rPr>
                <w:rFonts w:cs="Antonious Normal"/>
                <w:szCs w:val="28"/>
              </w:rPr>
            </w:pPr>
            <w:r w:rsidRPr="00735DD6">
              <w:rPr>
                <w:rFonts w:cs="Antonious Normal"/>
                <w:szCs w:val="28"/>
              </w:rPr>
              <w:t>Hail to our father Abba Paul,</w:t>
            </w:r>
          </w:p>
          <w:p w14:paraId="2D5D77F6" w14:textId="77777777" w:rsidR="00B83964" w:rsidRDefault="00B83964" w:rsidP="00751B8B">
            <w:pPr>
              <w:pStyle w:val="EngHangEnd"/>
            </w:pPr>
            <w:r w:rsidRPr="00735DD6">
              <w:t>The beloved of Christ.</w:t>
            </w:r>
          </w:p>
        </w:tc>
        <w:tc>
          <w:tcPr>
            <w:tcW w:w="288" w:type="dxa"/>
          </w:tcPr>
          <w:p w14:paraId="75CFF0EE" w14:textId="77777777" w:rsidR="00B83964" w:rsidRDefault="00B83964" w:rsidP="00751B8B"/>
        </w:tc>
        <w:tc>
          <w:tcPr>
            <w:tcW w:w="288" w:type="dxa"/>
          </w:tcPr>
          <w:p w14:paraId="455ACF20" w14:textId="77777777" w:rsidR="00B83964" w:rsidRPr="00FB5ACB" w:rsidRDefault="00B83964" w:rsidP="00751B8B">
            <w:pPr>
              <w:pStyle w:val="CopticCross"/>
            </w:pPr>
          </w:p>
        </w:tc>
        <w:tc>
          <w:tcPr>
            <w:tcW w:w="3960" w:type="dxa"/>
          </w:tcPr>
          <w:p w14:paraId="47C8D16C" w14:textId="77777777" w:rsidR="00B83964" w:rsidRDefault="00B83964" w:rsidP="00B83964">
            <w:pPr>
              <w:pStyle w:val="CopticVersemulti-line"/>
            </w:pPr>
            <w:r>
              <w:t>Ⲭⲉⲣⲉ ⲡⲉⲛⲓⲱⲧ Ⲁⲛⲧⲱⲛⲓⲟⲥ:</w:t>
            </w:r>
          </w:p>
          <w:p w14:paraId="7E16EB0E" w14:textId="77777777" w:rsidR="00B83964" w:rsidRDefault="00B83964" w:rsidP="00B83964">
            <w:pPr>
              <w:pStyle w:val="CopticVersemulti-line"/>
            </w:pPr>
            <w:r>
              <w:t>ⲡⲓϧⲏⲃⲥ ⲛ̀ⲧⲉ ϯⲙⲉⲧⲙⲟⲛⲁⲭⲟⲥ:</w:t>
            </w:r>
          </w:p>
          <w:p w14:paraId="50447B96" w14:textId="77777777" w:rsidR="00B83964" w:rsidRDefault="00B83964" w:rsidP="00B83964">
            <w:pPr>
              <w:pStyle w:val="CopticVersemulti-line"/>
            </w:pPr>
            <w:r>
              <w:t>ⲭⲉⲣⲉ ⲡⲉⲛⲓⲱⲧ ⲁⲃⲃⲁ Ⲡⲁⲩⲗⲉ:</w:t>
            </w:r>
          </w:p>
          <w:p w14:paraId="6E45FAF0" w14:textId="77777777" w:rsidR="00B83964" w:rsidRDefault="00B83964" w:rsidP="00B83964">
            <w:pPr>
              <w:pStyle w:val="CopticHangingVerse"/>
            </w:pPr>
            <w:r>
              <w:t>ⲡⲓⲙⲉⲛⲣⲓⲧ ⲛ̀ⲧⲉ Ⲡⲭ̄ⲥ̄.</w:t>
            </w:r>
          </w:p>
        </w:tc>
      </w:tr>
      <w:tr w:rsidR="00B83964" w14:paraId="252820DE" w14:textId="77777777" w:rsidTr="00751B8B">
        <w:trPr>
          <w:cantSplit/>
          <w:jc w:val="center"/>
        </w:trPr>
        <w:tc>
          <w:tcPr>
            <w:tcW w:w="288" w:type="dxa"/>
          </w:tcPr>
          <w:p w14:paraId="01DF9803" w14:textId="77777777" w:rsidR="00B83964" w:rsidRPr="00FB5ACB" w:rsidRDefault="002D09C5" w:rsidP="00751B8B">
            <w:pPr>
              <w:pStyle w:val="CopticCross"/>
            </w:pPr>
            <w:r w:rsidRPr="00FB5ACB">
              <w:t>¿</w:t>
            </w:r>
          </w:p>
        </w:tc>
        <w:tc>
          <w:tcPr>
            <w:tcW w:w="3960" w:type="dxa"/>
          </w:tcPr>
          <w:p w14:paraId="79D75D4A" w14:textId="77777777" w:rsidR="00B83964" w:rsidRPr="00735DD6" w:rsidRDefault="00B83964" w:rsidP="00751B8B">
            <w:pPr>
              <w:pStyle w:val="EngHang"/>
              <w:rPr>
                <w:rFonts w:cs="Antonious Normal"/>
                <w:szCs w:val="28"/>
              </w:rPr>
            </w:pPr>
            <w:r w:rsidRPr="00735DD6">
              <w:rPr>
                <w:rFonts w:cs="Antonious Normal"/>
                <w:szCs w:val="28"/>
              </w:rPr>
              <w:t>Pray to the Lord on our behalf,</w:t>
            </w:r>
          </w:p>
          <w:p w14:paraId="5622D48C" w14:textId="77777777" w:rsidR="00B83964" w:rsidRPr="00735DD6" w:rsidRDefault="00B83964" w:rsidP="00751B8B">
            <w:pPr>
              <w:pStyle w:val="EngHang"/>
              <w:rPr>
                <w:rFonts w:cs="Antonious Normal"/>
                <w:szCs w:val="28"/>
              </w:rPr>
            </w:pPr>
            <w:r w:rsidRPr="00735DD6">
              <w:rPr>
                <w:rFonts w:cs="Antonious Normal"/>
                <w:szCs w:val="28"/>
              </w:rPr>
              <w:t>My lords and fathers who love their children,</w:t>
            </w:r>
          </w:p>
          <w:p w14:paraId="1140E896" w14:textId="77777777" w:rsidR="00B83964" w:rsidRPr="00735DD6" w:rsidRDefault="00B83964" w:rsidP="00B83964">
            <w:pPr>
              <w:pStyle w:val="EngHang"/>
            </w:pPr>
            <w:r w:rsidRPr="00735DD6">
              <w:t>Abba Antony and Abba Paul,</w:t>
            </w:r>
          </w:p>
          <w:p w14:paraId="02278149" w14:textId="77777777" w:rsidR="00B83964" w:rsidRDefault="00B83964" w:rsidP="00751B8B">
            <w:pPr>
              <w:pStyle w:val="EngHangEnd"/>
            </w:pPr>
            <w:r w:rsidRPr="00735DD6">
              <w:t>That he may forgive us our sins.</w:t>
            </w:r>
          </w:p>
        </w:tc>
        <w:tc>
          <w:tcPr>
            <w:tcW w:w="288" w:type="dxa"/>
          </w:tcPr>
          <w:p w14:paraId="4097893D" w14:textId="77777777" w:rsidR="00B83964" w:rsidRDefault="00B83964" w:rsidP="00751B8B"/>
        </w:tc>
        <w:tc>
          <w:tcPr>
            <w:tcW w:w="288" w:type="dxa"/>
          </w:tcPr>
          <w:p w14:paraId="1078BA17" w14:textId="77777777" w:rsidR="00B83964" w:rsidRPr="00FB5ACB" w:rsidRDefault="002D09C5" w:rsidP="00751B8B">
            <w:pPr>
              <w:pStyle w:val="CopticCross"/>
            </w:pPr>
            <w:r w:rsidRPr="00FB5ACB">
              <w:t>¿</w:t>
            </w:r>
          </w:p>
        </w:tc>
        <w:tc>
          <w:tcPr>
            <w:tcW w:w="3960" w:type="dxa"/>
          </w:tcPr>
          <w:p w14:paraId="0287AF12" w14:textId="77777777" w:rsidR="00B83964" w:rsidRDefault="00B83964" w:rsidP="00B83964">
            <w:pPr>
              <w:pStyle w:val="CopticVersemulti-line"/>
            </w:pPr>
            <w:r>
              <w:t>Ⲧⲱⲃϩ ⲙ̀Ⲡⲟ̄ⲥ̄ ⲉ̀ϩ̀ⲣⲏⲓ ⲉ̀ϫⲱⲛ:</w:t>
            </w:r>
          </w:p>
          <w:p w14:paraId="2A53E72F" w14:textId="77777777" w:rsidR="00B83964" w:rsidRDefault="00B83964" w:rsidP="00B83964">
            <w:pPr>
              <w:pStyle w:val="CopticVersemulti-line"/>
            </w:pPr>
            <w:r>
              <w:t>ⲛⲁⲟ̄ⲥ̄ ⲛ̀ⲓⲟϯ ⲙ̀ⲙⲁⲓⲛⲟⲩϣⲏⲣⲓ:</w:t>
            </w:r>
          </w:p>
          <w:p w14:paraId="6FD8BEE7" w14:textId="77777777" w:rsidR="00B83964" w:rsidRDefault="00B83964" w:rsidP="00B83964">
            <w:pPr>
              <w:pStyle w:val="CopticVersemulti-line"/>
            </w:pPr>
            <w:r>
              <w:t>ⲁⲃⲃⲁ Ⲁⲛⲧⲱⲛⲓⲟⲥ ⲛⲉⲙ ⲁⲃⲃⲁ ⲡⲁⲩⲗⲉ:</w:t>
            </w:r>
          </w:p>
          <w:p w14:paraId="6920AA0A" w14:textId="77777777" w:rsidR="00B83964" w:rsidRDefault="00B83964" w:rsidP="00B83964">
            <w:pPr>
              <w:pStyle w:val="CopticHangingVerse"/>
            </w:pPr>
            <w:r>
              <w:t>ⲛ̀ⲧⲉϥⲭⲁ ⲛⲉⲛⲛⲟⲃⲓ ⲛⲁⲛ ⲉ̀ⲃⲟⲗ.</w:t>
            </w:r>
          </w:p>
        </w:tc>
      </w:tr>
    </w:tbl>
    <w:p w14:paraId="0F81B952" w14:textId="77777777" w:rsidR="00FF5FF3" w:rsidRDefault="00FF5FF3" w:rsidP="00FF5FF3">
      <w:pPr>
        <w:pStyle w:val="Heading3"/>
      </w:pPr>
      <w:bookmarkStart w:id="1473" w:name="_Toc448227549"/>
      <w:r>
        <w:t>January 18 (19) / Tobi 23: St. Timothy the Apostle</w:t>
      </w:r>
      <w:bookmarkEnd w:id="1473"/>
    </w:p>
    <w:p w14:paraId="7EAF3C01" w14:textId="62184FE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239DDB91" w14:textId="77777777" w:rsidR="00596AC8" w:rsidRDefault="00596AC8" w:rsidP="00596AC8">
      <w:pPr>
        <w:pStyle w:val="Heading3"/>
      </w:pPr>
      <w:bookmarkStart w:id="1474" w:name="_Toc448227550"/>
      <w:r>
        <w:t>January 22 (23) / Tobi 27: Archangel Suriel</w:t>
      </w:r>
      <w:bookmarkEnd w:id="1474"/>
    </w:p>
    <w:p w14:paraId="79FCFE0C" w14:textId="77777777" w:rsidR="00596AC8" w:rsidRDefault="00596AC8" w:rsidP="00596AC8">
      <w:pPr>
        <w:pStyle w:val="Heading4"/>
      </w:pPr>
      <w:bookmarkStart w:id="1475" w:name="_Ref434488250"/>
      <w:r>
        <w:t>The Doxology</w:t>
      </w:r>
      <w:r w:rsidR="00B46E6E">
        <w:t xml:space="preserve"> for Archangel Suriel</w:t>
      </w:r>
      <w:bookmarkEnd w:id="147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C781B" w14:paraId="4ED62083" w14:textId="77777777" w:rsidTr="00596AC8">
        <w:trPr>
          <w:cantSplit/>
          <w:jc w:val="center"/>
        </w:trPr>
        <w:tc>
          <w:tcPr>
            <w:tcW w:w="288" w:type="dxa"/>
          </w:tcPr>
          <w:p w14:paraId="79AB1149" w14:textId="77777777" w:rsidR="006C781B" w:rsidRDefault="006C781B" w:rsidP="00596AC8">
            <w:pPr>
              <w:pStyle w:val="CopticCross"/>
            </w:pPr>
          </w:p>
        </w:tc>
        <w:tc>
          <w:tcPr>
            <w:tcW w:w="3960" w:type="dxa"/>
          </w:tcPr>
          <w:p w14:paraId="32C31255" w14:textId="77777777" w:rsidR="006C781B" w:rsidRDefault="006C781B" w:rsidP="006C781B">
            <w:pPr>
              <w:pStyle w:val="EngHang"/>
            </w:pPr>
            <w:r>
              <w:t>Let us worship the Father, and the Son,</w:t>
            </w:r>
          </w:p>
          <w:p w14:paraId="00A3279E" w14:textId="77777777" w:rsidR="006C781B" w:rsidRDefault="006C781B" w:rsidP="006C781B">
            <w:pPr>
              <w:pStyle w:val="EngHang"/>
            </w:pPr>
            <w:r>
              <w:t>And the Holy Spirit,</w:t>
            </w:r>
          </w:p>
          <w:p w14:paraId="0E33789F" w14:textId="77777777" w:rsidR="006C781B" w:rsidRDefault="006C781B" w:rsidP="006C781B">
            <w:pPr>
              <w:pStyle w:val="EngHang"/>
            </w:pPr>
            <w:r>
              <w:t>And honour Suriel,</w:t>
            </w:r>
          </w:p>
          <w:p w14:paraId="67A72348" w14:textId="77777777" w:rsidR="006C781B" w:rsidRDefault="006C781B" w:rsidP="006C781B">
            <w:pPr>
              <w:pStyle w:val="EngHangEnd"/>
            </w:pPr>
            <w:r>
              <w:t>The fourth archangel.</w:t>
            </w:r>
          </w:p>
        </w:tc>
        <w:tc>
          <w:tcPr>
            <w:tcW w:w="288" w:type="dxa"/>
          </w:tcPr>
          <w:p w14:paraId="12017D5A" w14:textId="77777777" w:rsidR="006C781B" w:rsidRDefault="006C781B" w:rsidP="00596AC8"/>
        </w:tc>
        <w:tc>
          <w:tcPr>
            <w:tcW w:w="288" w:type="dxa"/>
          </w:tcPr>
          <w:p w14:paraId="5E32AEF9" w14:textId="77777777" w:rsidR="006C781B" w:rsidRDefault="006C781B" w:rsidP="00596AC8">
            <w:pPr>
              <w:pStyle w:val="CopticCross"/>
            </w:pPr>
          </w:p>
        </w:tc>
        <w:tc>
          <w:tcPr>
            <w:tcW w:w="3960" w:type="dxa"/>
          </w:tcPr>
          <w:p w14:paraId="596F7905" w14:textId="77777777" w:rsidR="006C781B" w:rsidRDefault="006C781B" w:rsidP="006C781B">
            <w:pPr>
              <w:pStyle w:val="CopticVersemulti-line"/>
            </w:pPr>
            <w:r>
              <w:t>Ⲙⲁⲣⲉⲛⲟⲩⲱϣⲧ ⲙ̀Ⲫⲓⲱⲧ ⲛⲉⲙ Ⲡϣⲏⲣⲓ:</w:t>
            </w:r>
          </w:p>
          <w:p w14:paraId="2482AA9B" w14:textId="77777777" w:rsidR="006C781B" w:rsidRDefault="006C781B" w:rsidP="006C781B">
            <w:pPr>
              <w:pStyle w:val="CopticVersemulti-line"/>
            </w:pPr>
            <w:r>
              <w:t>ⲛⲉⲙ Ⲡⲓⲡ̄ⲛ̄ⲁ̄ ⲉ̄ⲑ̄ⲩ̄:</w:t>
            </w:r>
          </w:p>
          <w:p w14:paraId="43D7C477" w14:textId="77777777" w:rsidR="006C781B" w:rsidRDefault="006C781B" w:rsidP="006C781B">
            <w:pPr>
              <w:pStyle w:val="CopticVersemulti-line"/>
            </w:pPr>
            <w:r>
              <w:t>ⲛ̀ⲧⲉⲛⲧⲁⲓⲟ̀ ⲛ̀Ⲥⲟⲩⲣⲓⲏⲗ:</w:t>
            </w:r>
          </w:p>
          <w:p w14:paraId="4798DFFF" w14:textId="77777777" w:rsidR="006C781B" w:rsidRPr="00C35319" w:rsidRDefault="006C781B" w:rsidP="006C781B">
            <w:pPr>
              <w:pStyle w:val="CopticHangingVerse"/>
            </w:pPr>
            <w:r>
              <w:t>ⲡⲓⲙⲁϩ ϥ̀ⲧⲟⲩ ⲛ̀ⲁⲣⲭⲏⲁⲅⲅⲉⲗⲟⲥ.</w:t>
            </w:r>
          </w:p>
        </w:tc>
      </w:tr>
      <w:tr w:rsidR="006C781B" w14:paraId="323C6FED" w14:textId="77777777" w:rsidTr="00596AC8">
        <w:trPr>
          <w:cantSplit/>
          <w:jc w:val="center"/>
        </w:trPr>
        <w:tc>
          <w:tcPr>
            <w:tcW w:w="288" w:type="dxa"/>
          </w:tcPr>
          <w:p w14:paraId="07AA2A7E" w14:textId="77777777" w:rsidR="006C781B" w:rsidRDefault="006C781B" w:rsidP="00596AC8">
            <w:pPr>
              <w:pStyle w:val="CopticCross"/>
            </w:pPr>
            <w:r w:rsidRPr="00FB5ACB">
              <w:t>¿</w:t>
            </w:r>
          </w:p>
        </w:tc>
        <w:tc>
          <w:tcPr>
            <w:tcW w:w="3960" w:type="dxa"/>
          </w:tcPr>
          <w:p w14:paraId="262CE2A4" w14:textId="77777777" w:rsidR="006C781B" w:rsidRDefault="006C781B" w:rsidP="006C781B">
            <w:pPr>
              <w:pStyle w:val="EngHang"/>
            </w:pPr>
            <w:r>
              <w:t>In the churches, we proclaim</w:t>
            </w:r>
          </w:p>
          <w:p w14:paraId="22FF7044" w14:textId="77777777" w:rsidR="006C781B" w:rsidRDefault="006C781B" w:rsidP="006C781B">
            <w:pPr>
              <w:pStyle w:val="EngHang"/>
            </w:pPr>
            <w:r>
              <w:t>Suriel’s good joy,</w:t>
            </w:r>
          </w:p>
          <w:p w14:paraId="3C82AD81" w14:textId="77777777" w:rsidR="006C781B" w:rsidRDefault="006C781B" w:rsidP="00A96087">
            <w:pPr>
              <w:pStyle w:val="EngHang"/>
            </w:pPr>
            <w:r>
              <w:t>Which is greater than the joy</w:t>
            </w:r>
          </w:p>
          <w:p w14:paraId="7C470EAB" w14:textId="77777777" w:rsidR="006C781B" w:rsidRPr="00AB2F8A" w:rsidRDefault="006C781B" w:rsidP="006C781B">
            <w:pPr>
              <w:pStyle w:val="EngHangEnd"/>
            </w:pPr>
            <w:r>
              <w:t>Of a bridegroom in this passing world.</w:t>
            </w:r>
          </w:p>
        </w:tc>
        <w:tc>
          <w:tcPr>
            <w:tcW w:w="288" w:type="dxa"/>
          </w:tcPr>
          <w:p w14:paraId="4D0AAA09" w14:textId="77777777" w:rsidR="006C781B" w:rsidRDefault="006C781B" w:rsidP="00596AC8"/>
        </w:tc>
        <w:tc>
          <w:tcPr>
            <w:tcW w:w="288" w:type="dxa"/>
          </w:tcPr>
          <w:p w14:paraId="2D29F51C" w14:textId="77777777" w:rsidR="006C781B" w:rsidRDefault="006C781B" w:rsidP="00596AC8">
            <w:pPr>
              <w:pStyle w:val="CopticCross"/>
            </w:pPr>
            <w:r w:rsidRPr="00FB5ACB">
              <w:t>¿</w:t>
            </w:r>
          </w:p>
        </w:tc>
        <w:tc>
          <w:tcPr>
            <w:tcW w:w="3960" w:type="dxa"/>
          </w:tcPr>
          <w:p w14:paraId="3DAD04D8" w14:textId="77777777" w:rsidR="006C781B" w:rsidRDefault="006C781B" w:rsidP="006C781B">
            <w:pPr>
              <w:pStyle w:val="CopticVersemulti-line"/>
            </w:pPr>
            <w:r>
              <w:t>Ⲛⲁⲛⲉ ⲫ̀ⲣⲁϣⲓ ⲛ̀Ⲥⲟⲩⲣⲓⲏⲗ:</w:t>
            </w:r>
          </w:p>
          <w:p w14:paraId="319FABDC" w14:textId="77777777" w:rsidR="006C781B" w:rsidRDefault="006C781B" w:rsidP="006C781B">
            <w:pPr>
              <w:pStyle w:val="CopticVersemulti-line"/>
            </w:pPr>
            <w:r>
              <w:t>ⲉⲛⲓ̀ⲣⲓ ⲙ̀ⲙⲟϥ ϧⲉⲛ ⲛⲓⲉⲕⲕ̀ⲗⲏⲥⲓⲁ̀:</w:t>
            </w:r>
          </w:p>
          <w:p w14:paraId="5590E525" w14:textId="77777777" w:rsidR="006C781B" w:rsidRDefault="006C781B" w:rsidP="006C781B">
            <w:pPr>
              <w:pStyle w:val="CopticVersemulti-line"/>
            </w:pPr>
            <w:r>
              <w:t>ⲉ̀ϩⲟⲧⲉ ⲫ̀ⲣⲁϣⲓ ⲛ̀ⲟⲩⲡⲁⲧϣⲉⲗⲉⲧ:</w:t>
            </w:r>
          </w:p>
          <w:p w14:paraId="32B3AE8F" w14:textId="77777777" w:rsidR="006C781B" w:rsidRDefault="006C781B" w:rsidP="006C781B">
            <w:pPr>
              <w:pStyle w:val="CopticHangingVerse"/>
            </w:pPr>
            <w:r>
              <w:t>ⲛ̀ⲧⲉ ⲡⲁⲓⲕⲟⲥⲙⲟⲥ ⲉⲑⲛⲁⲥⲓⲛⲓ.</w:t>
            </w:r>
          </w:p>
        </w:tc>
      </w:tr>
      <w:tr w:rsidR="006C781B" w14:paraId="31B891DD" w14:textId="77777777" w:rsidTr="00596AC8">
        <w:trPr>
          <w:cantSplit/>
          <w:jc w:val="center"/>
        </w:trPr>
        <w:tc>
          <w:tcPr>
            <w:tcW w:w="288" w:type="dxa"/>
          </w:tcPr>
          <w:p w14:paraId="539EB7FB" w14:textId="77777777" w:rsidR="006C781B" w:rsidRDefault="006C781B" w:rsidP="00596AC8">
            <w:pPr>
              <w:pStyle w:val="CopticCross"/>
            </w:pPr>
          </w:p>
        </w:tc>
        <w:tc>
          <w:tcPr>
            <w:tcW w:w="3960" w:type="dxa"/>
          </w:tcPr>
          <w:p w14:paraId="0B04ECB5" w14:textId="77777777" w:rsidR="006C781B" w:rsidRDefault="006C781B" w:rsidP="006C781B">
            <w:pPr>
              <w:pStyle w:val="EngHang"/>
            </w:pPr>
            <w:r>
              <w:t>Be certain, beloved,</w:t>
            </w:r>
          </w:p>
          <w:p w14:paraId="56F98B08" w14:textId="77777777" w:rsidR="006C781B" w:rsidRDefault="006C781B" w:rsidP="006C781B">
            <w:pPr>
              <w:pStyle w:val="EngHang"/>
            </w:pPr>
            <w:r>
              <w:t>That the joy of this world passes,</w:t>
            </w:r>
          </w:p>
          <w:p w14:paraId="3E57A359" w14:textId="77777777" w:rsidR="006C781B" w:rsidRDefault="006C781B" w:rsidP="006C781B">
            <w:pPr>
              <w:pStyle w:val="EngHang"/>
            </w:pPr>
            <w:r>
              <w:t>But Suriel’s joy</w:t>
            </w:r>
          </w:p>
          <w:p w14:paraId="43226752" w14:textId="77777777" w:rsidR="006C781B" w:rsidRPr="004B35B0" w:rsidRDefault="006C781B" w:rsidP="006C781B">
            <w:pPr>
              <w:pStyle w:val="EngHangEnd"/>
            </w:pPr>
            <w:r>
              <w:t>Endures forever.</w:t>
            </w:r>
          </w:p>
        </w:tc>
        <w:tc>
          <w:tcPr>
            <w:tcW w:w="288" w:type="dxa"/>
          </w:tcPr>
          <w:p w14:paraId="19E29466" w14:textId="77777777" w:rsidR="006C781B" w:rsidRDefault="006C781B" w:rsidP="00596AC8"/>
        </w:tc>
        <w:tc>
          <w:tcPr>
            <w:tcW w:w="288" w:type="dxa"/>
          </w:tcPr>
          <w:p w14:paraId="2463DE34" w14:textId="77777777" w:rsidR="006C781B" w:rsidRDefault="006C781B" w:rsidP="00596AC8">
            <w:pPr>
              <w:pStyle w:val="CopticCross"/>
            </w:pPr>
          </w:p>
        </w:tc>
        <w:tc>
          <w:tcPr>
            <w:tcW w:w="3960" w:type="dxa"/>
          </w:tcPr>
          <w:p w14:paraId="26503FDE" w14:textId="77777777" w:rsidR="006C781B" w:rsidRDefault="006C781B" w:rsidP="006C781B">
            <w:pPr>
              <w:pStyle w:val="CopticVersemulti-line"/>
            </w:pPr>
            <w:r>
              <w:t>Ⲝⲱⲟⲩⲛ ϩⲱⲕ ⲱ̀ ⲡⲁⲙⲉⲛⲣⲓⲧ:</w:t>
            </w:r>
          </w:p>
          <w:p w14:paraId="6FAEEC5B" w14:textId="77777777" w:rsidR="006C781B" w:rsidRDefault="006C781B" w:rsidP="006C781B">
            <w:pPr>
              <w:pStyle w:val="CopticVersemulti-line"/>
            </w:pPr>
            <w:r>
              <w:t>Ϫⲉ ⲫ̀ⲣⲁϣⲓ ⲙ̀ⲡⲓⲕⲟⲥⲙⲟⲥ ϥ̀ⲛⲁⲥⲓⲛⲓ:</w:t>
            </w:r>
          </w:p>
          <w:p w14:paraId="24AE4E8E" w14:textId="77777777" w:rsidR="006C781B" w:rsidRDefault="006C781B" w:rsidP="006C781B">
            <w:pPr>
              <w:pStyle w:val="CopticVersemulti-line"/>
            </w:pPr>
            <w:r>
              <w:t>ⲟⲩⲟϩ ⲫ̀ⲣⲁϣⲓ ⲛ̀Ⲥⲟⲩⲣⲓⲏⲗ:</w:t>
            </w:r>
          </w:p>
          <w:p w14:paraId="4E085BDA" w14:textId="77777777" w:rsidR="006C781B" w:rsidRDefault="006C781B" w:rsidP="007F571C">
            <w:pPr>
              <w:pStyle w:val="CopticHangingVerse"/>
            </w:pPr>
            <w:r>
              <w:rPr>
                <w:rFonts w:ascii="Times New Roman" w:hAnsi="Times New Roman"/>
              </w:rPr>
              <w:t>ϥ</w:t>
            </w:r>
            <w:r>
              <w:t>̀</w:t>
            </w:r>
            <w:r>
              <w:rPr>
                <w:rFonts w:cs="Garamond"/>
              </w:rPr>
              <w:t>ⲙⲏⲛ</w:t>
            </w:r>
            <w:r>
              <w:t xml:space="preserve"> </w:t>
            </w:r>
            <w:r>
              <w:rPr>
                <w:rFonts w:cs="Garamond"/>
              </w:rPr>
              <w:t>ⲉ</w:t>
            </w:r>
            <w:r>
              <w:t>̀</w:t>
            </w:r>
            <w:r>
              <w:rPr>
                <w:rFonts w:cs="Garamond"/>
              </w:rPr>
              <w:t>ⲃⲟⲗ</w:t>
            </w:r>
            <w:r>
              <w:t xml:space="preserve"> </w:t>
            </w:r>
            <w:r>
              <w:rPr>
                <w:rFonts w:ascii="Times New Roman" w:hAnsi="Times New Roman"/>
              </w:rPr>
              <w:t>ϣ</w:t>
            </w:r>
            <w:r>
              <w:rPr>
                <w:rFonts w:cs="Garamond"/>
              </w:rPr>
              <w:t>ⲁ</w:t>
            </w:r>
            <w:r>
              <w:t xml:space="preserve"> </w:t>
            </w:r>
            <w:r>
              <w:rPr>
                <w:rFonts w:cs="Garamond"/>
              </w:rPr>
              <w:t>ⲉ</w:t>
            </w:r>
            <w:r>
              <w:t>̀</w:t>
            </w:r>
            <w:r>
              <w:rPr>
                <w:rFonts w:cs="Garamond"/>
              </w:rPr>
              <w:t>ⲛⲉ</w:t>
            </w:r>
            <w:r>
              <w:rPr>
                <w:rFonts w:ascii="Times New Roman" w:hAnsi="Times New Roman"/>
              </w:rPr>
              <w:t>ϩ</w:t>
            </w:r>
            <w:r>
              <w:t>.</w:t>
            </w:r>
          </w:p>
        </w:tc>
      </w:tr>
      <w:tr w:rsidR="006C781B" w14:paraId="00986CEF" w14:textId="77777777" w:rsidTr="00596AC8">
        <w:trPr>
          <w:cantSplit/>
          <w:jc w:val="center"/>
        </w:trPr>
        <w:tc>
          <w:tcPr>
            <w:tcW w:w="288" w:type="dxa"/>
          </w:tcPr>
          <w:p w14:paraId="10C092B2" w14:textId="77777777" w:rsidR="006C781B" w:rsidRDefault="006C781B" w:rsidP="00596AC8">
            <w:pPr>
              <w:pStyle w:val="CopticCross"/>
            </w:pPr>
            <w:r w:rsidRPr="00FB5ACB">
              <w:t>¿</w:t>
            </w:r>
          </w:p>
        </w:tc>
        <w:tc>
          <w:tcPr>
            <w:tcW w:w="3960" w:type="dxa"/>
          </w:tcPr>
          <w:p w14:paraId="46C86E1C" w14:textId="77777777" w:rsidR="006C781B" w:rsidRDefault="006C781B" w:rsidP="006C781B">
            <w:pPr>
              <w:pStyle w:val="EngHang"/>
            </w:pPr>
            <w:r>
              <w:t>Intercede on our behalf,</w:t>
            </w:r>
          </w:p>
          <w:p w14:paraId="123511E6" w14:textId="77777777" w:rsidR="006C781B" w:rsidRDefault="006C781B" w:rsidP="006C781B">
            <w:pPr>
              <w:pStyle w:val="EngHang"/>
            </w:pPr>
            <w:r>
              <w:t>O holy archangel,</w:t>
            </w:r>
          </w:p>
          <w:p w14:paraId="18FC6359" w14:textId="77777777" w:rsidR="006C781B" w:rsidRDefault="006C781B" w:rsidP="006C781B">
            <w:pPr>
              <w:pStyle w:val="EngHang"/>
            </w:pPr>
            <w:r>
              <w:t>Suriel, the Trumpeter,</w:t>
            </w:r>
          </w:p>
          <w:p w14:paraId="257C090D" w14:textId="77777777" w:rsidR="006C781B" w:rsidRDefault="006C781B" w:rsidP="006C781B">
            <w:pPr>
              <w:pStyle w:val="EngHangEnd"/>
            </w:pPr>
            <w:r>
              <w:t>That He may forgive us our sins.</w:t>
            </w:r>
          </w:p>
        </w:tc>
        <w:tc>
          <w:tcPr>
            <w:tcW w:w="288" w:type="dxa"/>
          </w:tcPr>
          <w:p w14:paraId="227408A6" w14:textId="77777777" w:rsidR="006C781B" w:rsidRDefault="006C781B" w:rsidP="00596AC8"/>
        </w:tc>
        <w:tc>
          <w:tcPr>
            <w:tcW w:w="288" w:type="dxa"/>
          </w:tcPr>
          <w:p w14:paraId="587C825F" w14:textId="77777777" w:rsidR="006C781B" w:rsidRDefault="006C781B" w:rsidP="00596AC8">
            <w:pPr>
              <w:pStyle w:val="CopticCross"/>
            </w:pPr>
            <w:r w:rsidRPr="00FB5ACB">
              <w:t>¿</w:t>
            </w:r>
          </w:p>
        </w:tc>
        <w:tc>
          <w:tcPr>
            <w:tcW w:w="3960" w:type="dxa"/>
          </w:tcPr>
          <w:p w14:paraId="3BA26DF3" w14:textId="77777777" w:rsidR="006C781B" w:rsidRDefault="006C781B" w:rsidP="006C781B">
            <w:pPr>
              <w:pStyle w:val="CopticVersemulti-line"/>
            </w:pPr>
            <w:r>
              <w:t>Ⲁⲣⲓⲡ̀ⲣⲉⲥϣⲉⲩⲓⲛ ⲉ̀ϩ̀ⲣⲏⲓ ⲉ̀ϫⲱⲛ:</w:t>
            </w:r>
          </w:p>
          <w:p w14:paraId="6160CB48" w14:textId="77777777" w:rsidR="006C781B" w:rsidRDefault="006C781B" w:rsidP="006C781B">
            <w:pPr>
              <w:pStyle w:val="CopticVersemulti-line"/>
            </w:pPr>
            <w:r>
              <w:t>ⲱ̀ ⲡⲓⲁⲣⲭⲏⲁⲅⲅⲉⲗⲟⲥ ⲉ̄ⲑ̄ⲩ̄:</w:t>
            </w:r>
          </w:p>
          <w:p w14:paraId="59637859" w14:textId="77777777" w:rsidR="006C781B" w:rsidRDefault="006C781B" w:rsidP="006C781B">
            <w:pPr>
              <w:pStyle w:val="CopticVersemulti-line"/>
            </w:pPr>
            <w:r>
              <w:t>Ⲥⲟⲩⲣⲓⲏⲗ ⲡⲓⲥⲁⲗⲡⲓⲥⲧⲏⲥ:</w:t>
            </w:r>
          </w:p>
          <w:p w14:paraId="580CDD73" w14:textId="77777777" w:rsidR="006C781B" w:rsidRDefault="006C781B" w:rsidP="006C781B">
            <w:pPr>
              <w:pStyle w:val="CopticHangingVerse"/>
            </w:pPr>
            <w:r>
              <w:t>ⲛ̀ⲧⲉϥⲭⲁ ⲛⲉⲛⲛⲟⲃⲓ ⲛⲁⲛ ⲉ̀ⲃⲟⲗ.</w:t>
            </w:r>
          </w:p>
        </w:tc>
      </w:tr>
    </w:tbl>
    <w:p w14:paraId="7297AC5E" w14:textId="77777777" w:rsidR="007F571C" w:rsidRDefault="007F571C" w:rsidP="007F571C">
      <w:pPr>
        <w:pStyle w:val="Heading3"/>
      </w:pPr>
      <w:bookmarkStart w:id="1476" w:name="_Toc448227551"/>
      <w:r>
        <w:t>January 22 (23) / Tobi 27: Also Relocation of St. Timothy the Apostle’s Relics</w:t>
      </w:r>
      <w:bookmarkEnd w:id="1476"/>
    </w:p>
    <w:p w14:paraId="3FBC7E0C" w14:textId="388EE5BC" w:rsidR="00191A26" w:rsidRDefault="00191A26" w:rsidP="00191A26">
      <w:pPr>
        <w:pStyle w:val="Rubric"/>
      </w:pPr>
      <w:bookmarkStart w:id="1477" w:name="_Ref434560218"/>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D3C66F4" w14:textId="77777777" w:rsidR="00B52D77" w:rsidRDefault="00B52D77" w:rsidP="00B52D77">
      <w:pPr>
        <w:pStyle w:val="Heading3"/>
      </w:pPr>
      <w:bookmarkStart w:id="1478" w:name="_Toc448227552"/>
      <w:r>
        <w:t>January 24 (25) / Tobi 29: Commemoration of the Annunciation, Nativity, and Resurrection on the 29</w:t>
      </w:r>
      <w:r w:rsidRPr="00C0205C">
        <w:rPr>
          <w:vertAlign w:val="superscript"/>
        </w:rPr>
        <w:t>th</w:t>
      </w:r>
      <w:r>
        <w:t xml:space="preserve"> of Every Month</w:t>
      </w:r>
      <w:bookmarkEnd w:id="1478"/>
    </w:p>
    <w:p w14:paraId="51467B40" w14:textId="186D80E9"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17F33393" w14:textId="77777777" w:rsidR="00C30529" w:rsidRDefault="00C30529" w:rsidP="00C30529">
      <w:pPr>
        <w:pStyle w:val="Heading3"/>
      </w:pPr>
      <w:bookmarkStart w:id="1479" w:name="_Toc448227553"/>
      <w:r>
        <w:t>January 27 (28) / Meshir 2: St. Paul the Anchorite</w:t>
      </w:r>
      <w:bookmarkEnd w:id="1477"/>
      <w:bookmarkEnd w:id="1479"/>
    </w:p>
    <w:p w14:paraId="680E4267" w14:textId="77777777" w:rsidR="00C30529" w:rsidRDefault="00C30529" w:rsidP="00C30529">
      <w:pPr>
        <w:pStyle w:val="Heading4"/>
      </w:pPr>
      <w:bookmarkStart w:id="1480" w:name="_Ref434490368"/>
      <w:r>
        <w:t>The Doxology</w:t>
      </w:r>
      <w:r w:rsidR="00B46E6E">
        <w:t xml:space="preserve"> for St. Paul the Anchorite</w:t>
      </w:r>
      <w:bookmarkEnd w:id="1480"/>
    </w:p>
    <w:p w14:paraId="06164582" w14:textId="29A726FB" w:rsidR="00E22010" w:rsidRPr="00E22010" w:rsidRDefault="00E22010" w:rsidP="00E22010">
      <w:pPr>
        <w:pStyle w:val="Rubric"/>
      </w:pPr>
      <w:r>
        <w:t xml:space="preserve">See also </w:t>
      </w:r>
      <w:r w:rsidR="002409EF">
        <w:fldChar w:fldCharType="begin"/>
      </w:r>
      <w:r w:rsidR="002409EF">
        <w:instrText xml:space="preserve"> REF _Ref434490311 \h </w:instrText>
      </w:r>
      <w:r w:rsidR="002409EF">
        <w:fldChar w:fldCharType="separate"/>
      </w:r>
      <w:r w:rsidR="000C7DE2">
        <w:t>The Doxology of St. Anthony and St. Paul</w:t>
      </w:r>
      <w:r w:rsidR="002409EF">
        <w:fldChar w:fldCharType="end"/>
      </w:r>
      <w:r w:rsidR="002409EF">
        <w:t xml:space="preserve">, </w:t>
      </w:r>
      <w:r>
        <w:t>page</w:t>
      </w:r>
      <w:r w:rsidR="002409EF">
        <w:t xml:space="preserve"> </w:t>
      </w:r>
      <w:r w:rsidR="002409EF">
        <w:fldChar w:fldCharType="begin"/>
      </w:r>
      <w:r w:rsidR="002409EF">
        <w:instrText xml:space="preserve"> PAGEREF _Ref434490311 \h </w:instrText>
      </w:r>
      <w:r w:rsidR="002409EF">
        <w:fldChar w:fldCharType="separate"/>
      </w:r>
      <w:r w:rsidR="000C7DE2">
        <w:rPr>
          <w:noProof/>
        </w:rPr>
        <w:t>619</w:t>
      </w:r>
      <w:r w:rsidR="002409EF">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22010" w14:paraId="03C79F5B" w14:textId="77777777" w:rsidTr="006F2298">
        <w:trPr>
          <w:cantSplit/>
          <w:jc w:val="center"/>
        </w:trPr>
        <w:tc>
          <w:tcPr>
            <w:tcW w:w="288" w:type="dxa"/>
          </w:tcPr>
          <w:p w14:paraId="1F7548C5" w14:textId="77777777" w:rsidR="00E22010" w:rsidRDefault="00E22010" w:rsidP="006F2298">
            <w:pPr>
              <w:pStyle w:val="CopticCross"/>
            </w:pPr>
          </w:p>
        </w:tc>
        <w:tc>
          <w:tcPr>
            <w:tcW w:w="3960" w:type="dxa"/>
          </w:tcPr>
          <w:p w14:paraId="71757E69" w14:textId="77777777" w:rsidR="00E22010" w:rsidRDefault="00E22010" w:rsidP="00E22010">
            <w:pPr>
              <w:pStyle w:val="EngHang"/>
            </w:pPr>
            <w:r>
              <w:t>Our holy father Abba Paul</w:t>
            </w:r>
          </w:p>
          <w:p w14:paraId="437F81F9" w14:textId="77777777" w:rsidR="00E22010" w:rsidRDefault="00E22010" w:rsidP="00E22010">
            <w:pPr>
              <w:pStyle w:val="EngHang"/>
            </w:pPr>
            <w:r>
              <w:t>Was the first in the wilderness,</w:t>
            </w:r>
          </w:p>
          <w:p w14:paraId="0DAA02CE" w14:textId="77777777" w:rsidR="00E22010" w:rsidRDefault="00E22010" w:rsidP="00E22010">
            <w:pPr>
              <w:pStyle w:val="EngHang"/>
            </w:pPr>
            <w:r>
              <w:t>Striving unceasingly</w:t>
            </w:r>
          </w:p>
          <w:p w14:paraId="4E3A480A" w14:textId="77777777" w:rsidR="00E22010" w:rsidRDefault="00E22010" w:rsidP="00E22010">
            <w:pPr>
              <w:pStyle w:val="EngHangEnd"/>
            </w:pPr>
            <w:r>
              <w:t>By day and by night.</w:t>
            </w:r>
          </w:p>
        </w:tc>
        <w:tc>
          <w:tcPr>
            <w:tcW w:w="288" w:type="dxa"/>
          </w:tcPr>
          <w:p w14:paraId="2CEA921B" w14:textId="77777777" w:rsidR="00E22010" w:rsidRDefault="00E22010" w:rsidP="006F2298"/>
        </w:tc>
        <w:tc>
          <w:tcPr>
            <w:tcW w:w="288" w:type="dxa"/>
          </w:tcPr>
          <w:p w14:paraId="3DF3F3EB" w14:textId="77777777" w:rsidR="00E22010" w:rsidRDefault="00E22010" w:rsidP="006F2298">
            <w:pPr>
              <w:pStyle w:val="CopticCross"/>
            </w:pPr>
          </w:p>
        </w:tc>
        <w:tc>
          <w:tcPr>
            <w:tcW w:w="3960" w:type="dxa"/>
          </w:tcPr>
          <w:p w14:paraId="52E15D9B" w14:textId="77777777" w:rsidR="00E22010" w:rsidRDefault="00E22010" w:rsidP="00E22010">
            <w:pPr>
              <w:pStyle w:val="CopticVersemulti-line"/>
            </w:pPr>
            <w:r>
              <w:t>Ⲡⲉⲛⲓⲱⲧ ⲉ̄ⲑ̄ⲩ̄ ⲁⲃⲃⲁ Ⲡⲁⲩⲗⲉ:</w:t>
            </w:r>
          </w:p>
          <w:p w14:paraId="2AD0D7FB" w14:textId="77777777" w:rsidR="00E22010" w:rsidRDefault="00E22010" w:rsidP="00E22010">
            <w:pPr>
              <w:pStyle w:val="CopticVersemulti-line"/>
            </w:pPr>
            <w:r>
              <w:t>ⲁϥϣⲱⲡⲓ ⲛ̀ϩⲟⲩⲓⲧ ϩⲓ ⲡ̀ϣⲁϥⲉ:</w:t>
            </w:r>
          </w:p>
          <w:p w14:paraId="28FA7567" w14:textId="77777777" w:rsidR="00E22010" w:rsidRDefault="00E22010" w:rsidP="00E22010">
            <w:pPr>
              <w:pStyle w:val="CopticVersemulti-line"/>
            </w:pPr>
            <w:r>
              <w:t>ⲁϥⲉⲣⲥⲕⲓⲛ ϧⲉⲛ ⲟⲩⲙⲉⲧⲁⲑⲙⲟⲩⲛⲕ:</w:t>
            </w:r>
          </w:p>
          <w:p w14:paraId="2B76B341" w14:textId="77777777" w:rsidR="00E22010" w:rsidRDefault="00E22010" w:rsidP="00E22010">
            <w:pPr>
              <w:pStyle w:val="CopticHangingVerse"/>
            </w:pPr>
            <w:r>
              <w:t>ⲙ̀ⲡⲓⲉ̀ϩⲟⲟⲩ ⲛⲉⲙ ⲡⲓⲉ̀ϫⲱⲣϩ.</w:t>
            </w:r>
          </w:p>
        </w:tc>
      </w:tr>
      <w:tr w:rsidR="00E22010" w14:paraId="6526A882" w14:textId="77777777" w:rsidTr="006F2298">
        <w:trPr>
          <w:cantSplit/>
          <w:jc w:val="center"/>
        </w:trPr>
        <w:tc>
          <w:tcPr>
            <w:tcW w:w="288" w:type="dxa"/>
          </w:tcPr>
          <w:p w14:paraId="1C391843" w14:textId="77777777" w:rsidR="00E22010" w:rsidRDefault="00E22010" w:rsidP="006F2298">
            <w:pPr>
              <w:pStyle w:val="CopticCross"/>
            </w:pPr>
            <w:r w:rsidRPr="00FB5ACB">
              <w:t>¿</w:t>
            </w:r>
          </w:p>
        </w:tc>
        <w:tc>
          <w:tcPr>
            <w:tcW w:w="3960" w:type="dxa"/>
          </w:tcPr>
          <w:p w14:paraId="556490A4" w14:textId="77777777" w:rsidR="00E22010" w:rsidRDefault="00E22010" w:rsidP="00E22010">
            <w:pPr>
              <w:pStyle w:val="EngHang"/>
            </w:pPr>
            <w:r>
              <w:t>He fought in the arena</w:t>
            </w:r>
          </w:p>
          <w:p w14:paraId="0E0DB64D" w14:textId="77777777" w:rsidR="00E22010" w:rsidRDefault="00E22010" w:rsidP="00E22010">
            <w:pPr>
              <w:pStyle w:val="EngHang"/>
            </w:pPr>
            <w:r>
              <w:t>Of godliness,</w:t>
            </w:r>
          </w:p>
          <w:p w14:paraId="3F176FD4" w14:textId="77777777" w:rsidR="00E22010" w:rsidRDefault="00E22010" w:rsidP="00E22010">
            <w:pPr>
              <w:pStyle w:val="EngHang"/>
            </w:pPr>
            <w:r>
              <w:t>He received the prize of victory,</w:t>
            </w:r>
          </w:p>
          <w:p w14:paraId="0129F947" w14:textId="77777777" w:rsidR="00E22010" w:rsidRDefault="00E22010" w:rsidP="00E22010">
            <w:pPr>
              <w:pStyle w:val="EngHangEnd"/>
            </w:pPr>
            <w:r>
              <w:t>Through the power of Christ.</w:t>
            </w:r>
          </w:p>
        </w:tc>
        <w:tc>
          <w:tcPr>
            <w:tcW w:w="288" w:type="dxa"/>
          </w:tcPr>
          <w:p w14:paraId="424CC36D" w14:textId="77777777" w:rsidR="00E22010" w:rsidRDefault="00E22010" w:rsidP="006F2298"/>
        </w:tc>
        <w:tc>
          <w:tcPr>
            <w:tcW w:w="288" w:type="dxa"/>
          </w:tcPr>
          <w:p w14:paraId="15F21401" w14:textId="77777777" w:rsidR="00E22010" w:rsidRDefault="00E22010" w:rsidP="006F2298">
            <w:pPr>
              <w:pStyle w:val="CopticCross"/>
            </w:pPr>
            <w:r w:rsidRPr="00FB5ACB">
              <w:t>¿</w:t>
            </w:r>
          </w:p>
        </w:tc>
        <w:tc>
          <w:tcPr>
            <w:tcW w:w="3960" w:type="dxa"/>
          </w:tcPr>
          <w:p w14:paraId="02F61C6B" w14:textId="77777777" w:rsidR="00E22010" w:rsidRDefault="00E22010" w:rsidP="00E22010">
            <w:pPr>
              <w:pStyle w:val="CopticVersemulti-line"/>
            </w:pPr>
            <w:r>
              <w:t>Ⲁϥϭⲟϫⲓ ϧⲉⲛ ⲡⲓⲥ̀ⲧⲁⲇⲓⲟⲛ:</w:t>
            </w:r>
          </w:p>
          <w:p w14:paraId="36ACF53C" w14:textId="77777777" w:rsidR="00E22010" w:rsidRDefault="00E22010" w:rsidP="00E22010">
            <w:pPr>
              <w:pStyle w:val="CopticVersemulti-line"/>
            </w:pPr>
            <w:r>
              <w:t>ⲛ̀ⲧⲉ ϯⲙⲉⲧⲉⲩⲥⲉⲃⲏⲥ:</w:t>
            </w:r>
          </w:p>
          <w:p w14:paraId="2448D9C4" w14:textId="77777777" w:rsidR="00E22010" w:rsidRDefault="00E22010" w:rsidP="00E22010">
            <w:pPr>
              <w:pStyle w:val="CopticVersemulti-line"/>
            </w:pPr>
            <w:r>
              <w:t>ⲁϥϭⲓ ⲙ̀ⲡⲓⲃⲁⲓ ⲛ̀ⲧⲉ ⲡⲓϭⲣⲟ:</w:t>
            </w:r>
          </w:p>
          <w:p w14:paraId="19D6EBF4" w14:textId="77777777" w:rsidR="00E22010" w:rsidRDefault="00E22010" w:rsidP="00E22010">
            <w:pPr>
              <w:pStyle w:val="CopticHangingVerse"/>
            </w:pPr>
            <w:r>
              <w:t>ϩⲓⲧⲉⲛ ⲧ̀ϫⲱⲙ ⲛ̀ⲧⲉ Ⲡⲭ̄ⲥ̄.</w:t>
            </w:r>
          </w:p>
        </w:tc>
      </w:tr>
      <w:tr w:rsidR="00E22010" w14:paraId="57C2F15B" w14:textId="77777777" w:rsidTr="006F2298">
        <w:trPr>
          <w:cantSplit/>
          <w:jc w:val="center"/>
        </w:trPr>
        <w:tc>
          <w:tcPr>
            <w:tcW w:w="288" w:type="dxa"/>
          </w:tcPr>
          <w:p w14:paraId="171B7E43" w14:textId="77777777" w:rsidR="00E22010" w:rsidRDefault="00E22010" w:rsidP="006F2298">
            <w:pPr>
              <w:pStyle w:val="CopticCross"/>
            </w:pPr>
          </w:p>
        </w:tc>
        <w:tc>
          <w:tcPr>
            <w:tcW w:w="3960" w:type="dxa"/>
          </w:tcPr>
          <w:p w14:paraId="14C78D8F" w14:textId="77777777" w:rsidR="00E22010" w:rsidRDefault="00E22010" w:rsidP="00E22010">
            <w:pPr>
              <w:pStyle w:val="EngHang"/>
            </w:pPr>
            <w:r>
              <w:t>He proclaimed and said,</w:t>
            </w:r>
          </w:p>
          <w:p w14:paraId="468E69C9" w14:textId="77777777" w:rsidR="00E22010" w:rsidRDefault="00E22010" w:rsidP="00E22010">
            <w:pPr>
              <w:pStyle w:val="EngHang"/>
            </w:pPr>
            <w:r>
              <w:t>To our righteous father,</w:t>
            </w:r>
          </w:p>
          <w:p w14:paraId="607D1EC2" w14:textId="77777777" w:rsidR="00E22010" w:rsidRDefault="00E22010" w:rsidP="00E22010">
            <w:pPr>
              <w:pStyle w:val="EngHang"/>
            </w:pPr>
            <w:r>
              <w:t>The holy Anthony the Great,</w:t>
            </w:r>
          </w:p>
          <w:p w14:paraId="3B11D10B" w14:textId="77777777" w:rsidR="00E22010" w:rsidRDefault="00E22010" w:rsidP="00E22010">
            <w:pPr>
              <w:pStyle w:val="EngHangEnd"/>
            </w:pPr>
            <w:r>
              <w:t>These words of the wise Paul,</w:t>
            </w:r>
          </w:p>
        </w:tc>
        <w:tc>
          <w:tcPr>
            <w:tcW w:w="288" w:type="dxa"/>
          </w:tcPr>
          <w:p w14:paraId="358D614C" w14:textId="77777777" w:rsidR="00E22010" w:rsidRDefault="00E22010" w:rsidP="006F2298"/>
        </w:tc>
        <w:tc>
          <w:tcPr>
            <w:tcW w:w="288" w:type="dxa"/>
          </w:tcPr>
          <w:p w14:paraId="0BDA7355" w14:textId="77777777" w:rsidR="00E22010" w:rsidRDefault="00E22010" w:rsidP="006F2298">
            <w:pPr>
              <w:pStyle w:val="CopticCross"/>
            </w:pPr>
          </w:p>
        </w:tc>
        <w:tc>
          <w:tcPr>
            <w:tcW w:w="3960" w:type="dxa"/>
          </w:tcPr>
          <w:p w14:paraId="56874BBC" w14:textId="77777777" w:rsidR="00E22010" w:rsidRDefault="00E22010" w:rsidP="00E22010">
            <w:pPr>
              <w:pStyle w:val="CopticVersemulti-line"/>
            </w:pPr>
            <w:r>
              <w:t>Ⲉϥⲱϣ ⲉ̀ⲃⲟⲗ ⲉϥϫⲱ ⲙ̀ⲙⲟⲥ:</w:t>
            </w:r>
          </w:p>
          <w:p w14:paraId="1F714C8E" w14:textId="77777777" w:rsidR="00E22010" w:rsidRDefault="00E22010" w:rsidP="00E22010">
            <w:pPr>
              <w:pStyle w:val="CopticVersemulti-line"/>
            </w:pPr>
            <w:r>
              <w:t>ⲙ̀ⲫ̀ⲣⲏϯ ⲙ̀ⲡⲓⲥⲟⲫⲟⲥ Ⲡⲁⲩⲗⲟⲥ:</w:t>
            </w:r>
          </w:p>
          <w:p w14:paraId="5892B495" w14:textId="77777777" w:rsidR="00E22010" w:rsidRDefault="00E22010" w:rsidP="00E22010">
            <w:pPr>
              <w:pStyle w:val="CopticVersemulti-line"/>
            </w:pPr>
            <w:r>
              <w:t>ⲙ̀ⲡⲉⲙ̀ⲑⲟ ⲙ̀ⲡⲉⲛⲓⲱⲧ ⲡⲓⲑ̀ⲙⲏⲓ:</w:t>
            </w:r>
          </w:p>
          <w:p w14:paraId="0F269F89" w14:textId="77777777" w:rsidR="00E22010" w:rsidRDefault="00E22010" w:rsidP="00E22010">
            <w:pPr>
              <w:pStyle w:val="CopticHangingVerse"/>
            </w:pPr>
            <w:r>
              <w:t>ⲡⲓⲛⲓϣϯ ⲉ̄ⲑ̄ⲩ̄ Ⲁⲛⲧⲱⲛⲓⲟⲥ.</w:t>
            </w:r>
          </w:p>
        </w:tc>
      </w:tr>
      <w:tr w:rsidR="00E22010" w14:paraId="2A951F96" w14:textId="77777777" w:rsidTr="006F2298">
        <w:trPr>
          <w:cantSplit/>
          <w:jc w:val="center"/>
        </w:trPr>
        <w:tc>
          <w:tcPr>
            <w:tcW w:w="288" w:type="dxa"/>
          </w:tcPr>
          <w:p w14:paraId="6CB21ECD" w14:textId="77777777" w:rsidR="00E22010" w:rsidRDefault="00E22010" w:rsidP="006F2298">
            <w:pPr>
              <w:pStyle w:val="CopticCross"/>
            </w:pPr>
            <w:r w:rsidRPr="00FB5ACB">
              <w:t>¿</w:t>
            </w:r>
          </w:p>
        </w:tc>
        <w:tc>
          <w:tcPr>
            <w:tcW w:w="3960" w:type="dxa"/>
          </w:tcPr>
          <w:p w14:paraId="08548A26" w14:textId="77777777" w:rsidR="00E22010" w:rsidRDefault="00E22010" w:rsidP="00E22010">
            <w:pPr>
              <w:pStyle w:val="EngHang"/>
            </w:pPr>
            <w:r>
              <w:t>“I have fought</w:t>
            </w:r>
          </w:p>
          <w:p w14:paraId="2E448808" w14:textId="77777777" w:rsidR="00E22010" w:rsidRDefault="00E22010" w:rsidP="00E22010">
            <w:pPr>
              <w:pStyle w:val="EngHang"/>
            </w:pPr>
            <w:r>
              <w:t>The good fight,</w:t>
            </w:r>
          </w:p>
          <w:p w14:paraId="1623658A" w14:textId="77777777" w:rsidR="00E22010" w:rsidRDefault="00E22010" w:rsidP="00E22010">
            <w:pPr>
              <w:pStyle w:val="EngHang"/>
            </w:pPr>
            <w:r>
              <w:t>I have finished the race,</w:t>
            </w:r>
          </w:p>
          <w:p w14:paraId="66FB0F4F" w14:textId="77777777" w:rsidR="00E22010" w:rsidRDefault="00E22010" w:rsidP="00E22010">
            <w:pPr>
              <w:pStyle w:val="EngHangEnd"/>
            </w:pPr>
            <w:r>
              <w:t>I have kept the faith.</w:t>
            </w:r>
            <w:r>
              <w:rPr>
                <w:rStyle w:val="FootnoteReference"/>
              </w:rPr>
              <w:footnoteReference w:id="962"/>
            </w:r>
          </w:p>
        </w:tc>
        <w:tc>
          <w:tcPr>
            <w:tcW w:w="288" w:type="dxa"/>
          </w:tcPr>
          <w:p w14:paraId="48874209" w14:textId="77777777" w:rsidR="00E22010" w:rsidRDefault="00E22010" w:rsidP="006F2298"/>
        </w:tc>
        <w:tc>
          <w:tcPr>
            <w:tcW w:w="288" w:type="dxa"/>
          </w:tcPr>
          <w:p w14:paraId="07FD222C" w14:textId="77777777" w:rsidR="00E22010" w:rsidRDefault="00E22010" w:rsidP="006F2298">
            <w:pPr>
              <w:pStyle w:val="CopticCross"/>
            </w:pPr>
            <w:r w:rsidRPr="00FB5ACB">
              <w:t>¿</w:t>
            </w:r>
          </w:p>
        </w:tc>
        <w:tc>
          <w:tcPr>
            <w:tcW w:w="3960" w:type="dxa"/>
          </w:tcPr>
          <w:p w14:paraId="1514AFBA" w14:textId="77777777" w:rsidR="00E22010" w:rsidRDefault="00E22010" w:rsidP="00E22010">
            <w:pPr>
              <w:pStyle w:val="CopticVersemulti-line"/>
            </w:pPr>
            <w:r>
              <w:t>Ⲁⲛⲟⲕ ⲡⲓⲁ̀ⲅⲱⲛ ⲉⲑⲛⲁⲛⲉϥ:</w:t>
            </w:r>
          </w:p>
          <w:p w14:paraId="55A63FD2" w14:textId="77777777" w:rsidR="00E22010" w:rsidRDefault="00E22010" w:rsidP="00E22010">
            <w:pPr>
              <w:pStyle w:val="CopticVersemulti-line"/>
            </w:pPr>
            <w:r>
              <w:t>ⲁⲓⲉⲣⲁ̀ⲅⲱⲛⲓⲍⲉⲥⲑⲉ ⲙ̀ⲙⲟϥ:</w:t>
            </w:r>
          </w:p>
          <w:p w14:paraId="65EB3F8B" w14:textId="77777777" w:rsidR="00E22010" w:rsidRDefault="00E22010" w:rsidP="00E22010">
            <w:pPr>
              <w:pStyle w:val="CopticVersemulti-line"/>
            </w:pPr>
            <w:r>
              <w:t>ⲡⲓⲇ̀ⲣⲟⲙⲟⲥ ⲁⲓϫⲟⲕϥ ⲉ̀ⲃⲟⲗ:</w:t>
            </w:r>
          </w:p>
          <w:p w14:paraId="0CF192B0" w14:textId="77777777" w:rsidR="00E22010" w:rsidRDefault="00E22010" w:rsidP="00E22010">
            <w:pPr>
              <w:pStyle w:val="CopticHangingVerse"/>
            </w:pPr>
            <w:r>
              <w:t>ⲡⲓϣⲁϩϯ ⲁⲓⲁ̀ⲣⲉϩ ⲉ̀ⲣⲟϥ.</w:t>
            </w:r>
          </w:p>
        </w:tc>
      </w:tr>
      <w:tr w:rsidR="00E22010" w14:paraId="416E6DAD" w14:textId="77777777" w:rsidTr="006F2298">
        <w:trPr>
          <w:cantSplit/>
          <w:jc w:val="center"/>
        </w:trPr>
        <w:tc>
          <w:tcPr>
            <w:tcW w:w="288" w:type="dxa"/>
          </w:tcPr>
          <w:p w14:paraId="35E9996E" w14:textId="77777777" w:rsidR="00E22010" w:rsidRPr="00FB5ACB" w:rsidRDefault="00E22010" w:rsidP="006F2298">
            <w:pPr>
              <w:pStyle w:val="CopticCross"/>
            </w:pPr>
          </w:p>
        </w:tc>
        <w:tc>
          <w:tcPr>
            <w:tcW w:w="3960" w:type="dxa"/>
          </w:tcPr>
          <w:p w14:paraId="5DAFE5EE" w14:textId="77777777" w:rsidR="00E22010" w:rsidRDefault="00E22010" w:rsidP="00E22010">
            <w:pPr>
              <w:pStyle w:val="EngHang"/>
            </w:pPr>
            <w:r>
              <w:t>Henceforth there is laid up for me,</w:t>
            </w:r>
          </w:p>
          <w:p w14:paraId="4014B48D" w14:textId="77777777" w:rsidR="00E22010" w:rsidRDefault="00E22010" w:rsidP="00E22010">
            <w:pPr>
              <w:pStyle w:val="EngHang"/>
            </w:pPr>
            <w:r>
              <w:t>The crown of righteousness,</w:t>
            </w:r>
          </w:p>
          <w:p w14:paraId="755F5DEF" w14:textId="77777777" w:rsidR="00E22010" w:rsidRDefault="00E22010" w:rsidP="00E22010">
            <w:pPr>
              <w:pStyle w:val="EngHang"/>
            </w:pPr>
            <w:r>
              <w:t>Which the Lord, the righteous judge,</w:t>
            </w:r>
          </w:p>
          <w:p w14:paraId="66A39C6C" w14:textId="77777777" w:rsidR="00E22010" w:rsidRDefault="00E22010" w:rsidP="00E22010">
            <w:pPr>
              <w:pStyle w:val="EngHangEnd"/>
            </w:pPr>
            <w:r>
              <w:t>Will award me on that Day</w:t>
            </w:r>
            <w:r>
              <w:rPr>
                <w:rStyle w:val="FootnoteReference"/>
              </w:rPr>
              <w:footnoteReference w:id="963"/>
            </w:r>
            <w:r>
              <w:t>.”</w:t>
            </w:r>
          </w:p>
        </w:tc>
        <w:tc>
          <w:tcPr>
            <w:tcW w:w="288" w:type="dxa"/>
          </w:tcPr>
          <w:p w14:paraId="2DB4CC27" w14:textId="77777777" w:rsidR="00E22010" w:rsidRDefault="00E22010" w:rsidP="006F2298"/>
        </w:tc>
        <w:tc>
          <w:tcPr>
            <w:tcW w:w="288" w:type="dxa"/>
          </w:tcPr>
          <w:p w14:paraId="0C08C3BF" w14:textId="77777777" w:rsidR="00E22010" w:rsidRPr="00FB5ACB" w:rsidRDefault="00E22010" w:rsidP="006F2298">
            <w:pPr>
              <w:pStyle w:val="CopticCross"/>
            </w:pPr>
          </w:p>
        </w:tc>
        <w:tc>
          <w:tcPr>
            <w:tcW w:w="3960" w:type="dxa"/>
          </w:tcPr>
          <w:p w14:paraId="474A261E" w14:textId="77777777" w:rsidR="00E22010" w:rsidRDefault="00E22010" w:rsidP="00E22010">
            <w:pPr>
              <w:pStyle w:val="CopticVersemulti-line"/>
            </w:pPr>
            <w:r>
              <w:t>Ⲡⲁⲗⲓⲛ ϥ̀ⲭⲏ ⲛⲏⲓ ⲛ̀ϫⲉ ⲡⲓⲭ̀ⲗⲟⲙ:</w:t>
            </w:r>
          </w:p>
          <w:p w14:paraId="02A51B6D" w14:textId="77777777" w:rsidR="00E22010" w:rsidRDefault="00E22010" w:rsidP="00E22010">
            <w:pPr>
              <w:pStyle w:val="CopticVersemulti-line"/>
            </w:pPr>
            <w:r>
              <w:t>ⲛ̀ⲧⲉ ϯⲇⲓⲕⲉⲥⲩⲛⲏ:</w:t>
            </w:r>
          </w:p>
          <w:p w14:paraId="1319E5DD" w14:textId="77777777" w:rsidR="00E22010" w:rsidRDefault="00E22010" w:rsidP="00E22010">
            <w:pPr>
              <w:pStyle w:val="CopticVersemulti-line"/>
            </w:pPr>
            <w:r>
              <w:t>ⲫⲁⲓ ⲉ̀ⲧⲉ Ⲡⲟ̄ⲥ̄ ⲛⲁϯⲏⲓϥ ⲛⲏⲓ:</w:t>
            </w:r>
          </w:p>
          <w:p w14:paraId="63940AC7" w14:textId="77777777" w:rsidR="00E22010" w:rsidRPr="003032D8" w:rsidRDefault="00E22010" w:rsidP="00E22010">
            <w:pPr>
              <w:pStyle w:val="CopticHangingVerse"/>
            </w:pPr>
            <w:r>
              <w:t>ϧⲉⲛ ⲡⲓⲉ̀ϩⲟⲟⲩ ⲉ̀ⲧⲉ ⲙ̀ⲙⲁⲩ.</w:t>
            </w:r>
          </w:p>
        </w:tc>
      </w:tr>
      <w:tr w:rsidR="00E22010" w14:paraId="5E1D8B77" w14:textId="77777777" w:rsidTr="006F2298">
        <w:trPr>
          <w:cantSplit/>
          <w:jc w:val="center"/>
        </w:trPr>
        <w:tc>
          <w:tcPr>
            <w:tcW w:w="288" w:type="dxa"/>
          </w:tcPr>
          <w:p w14:paraId="44726994" w14:textId="77777777" w:rsidR="00E22010" w:rsidRPr="00FB5ACB" w:rsidRDefault="00E22010" w:rsidP="006F2298">
            <w:pPr>
              <w:pStyle w:val="CopticCross"/>
            </w:pPr>
            <w:r w:rsidRPr="00FB5ACB">
              <w:t>¿</w:t>
            </w:r>
          </w:p>
        </w:tc>
        <w:tc>
          <w:tcPr>
            <w:tcW w:w="3960" w:type="dxa"/>
          </w:tcPr>
          <w:p w14:paraId="74492389" w14:textId="77777777" w:rsidR="00E22010" w:rsidRDefault="00E22010" w:rsidP="00E22010">
            <w:pPr>
              <w:pStyle w:val="EngHang"/>
            </w:pPr>
            <w:r>
              <w:t>Pray to the Lord on our behalf,</w:t>
            </w:r>
          </w:p>
          <w:p w14:paraId="34E537A1" w14:textId="77777777" w:rsidR="00E22010" w:rsidRDefault="00E22010" w:rsidP="00E22010">
            <w:pPr>
              <w:pStyle w:val="EngHang"/>
            </w:pPr>
            <w:r>
              <w:t>O great and holy Abba Paul,</w:t>
            </w:r>
          </w:p>
          <w:p w14:paraId="5893F4E0" w14:textId="77777777" w:rsidR="00E22010" w:rsidRDefault="00E22010" w:rsidP="00E22010">
            <w:pPr>
              <w:pStyle w:val="EngHang"/>
            </w:pPr>
            <w:r>
              <w:t>That your beloved Lord,</w:t>
            </w:r>
          </w:p>
          <w:p w14:paraId="3F2629F7" w14:textId="77777777" w:rsidR="00E22010" w:rsidRDefault="00E22010" w:rsidP="00E22010">
            <w:pPr>
              <w:pStyle w:val="EngHangEnd"/>
            </w:pPr>
            <w:r>
              <w:t>May forgive us our sins.</w:t>
            </w:r>
          </w:p>
        </w:tc>
        <w:tc>
          <w:tcPr>
            <w:tcW w:w="288" w:type="dxa"/>
          </w:tcPr>
          <w:p w14:paraId="3624B47C" w14:textId="77777777" w:rsidR="00E22010" w:rsidRDefault="00E22010" w:rsidP="006F2298"/>
        </w:tc>
        <w:tc>
          <w:tcPr>
            <w:tcW w:w="288" w:type="dxa"/>
          </w:tcPr>
          <w:p w14:paraId="392CC506" w14:textId="77777777" w:rsidR="00E22010" w:rsidRPr="00FB5ACB" w:rsidRDefault="00E22010" w:rsidP="006F2298">
            <w:pPr>
              <w:pStyle w:val="CopticCross"/>
            </w:pPr>
            <w:r w:rsidRPr="00FB5ACB">
              <w:t>¿</w:t>
            </w:r>
          </w:p>
        </w:tc>
        <w:tc>
          <w:tcPr>
            <w:tcW w:w="3960" w:type="dxa"/>
          </w:tcPr>
          <w:p w14:paraId="058F5811" w14:textId="77777777" w:rsidR="00E22010" w:rsidRDefault="00E22010" w:rsidP="00E22010">
            <w:pPr>
              <w:pStyle w:val="CopticVersemulti-line"/>
            </w:pPr>
            <w:r>
              <w:t>Ⲧⲱⲃϩ ⲙ̀Ⲡⲟ̄ⲥ̄ ⲉ̀ϩ̀ⲣⲏⲓ ⲉ̀ϫⲱⲛ:</w:t>
            </w:r>
          </w:p>
          <w:p w14:paraId="67323254" w14:textId="77777777" w:rsidR="00E22010" w:rsidRDefault="00E22010" w:rsidP="00E22010">
            <w:pPr>
              <w:pStyle w:val="CopticVersemulti-line"/>
            </w:pPr>
            <w:r>
              <w:t>ⲱ̀ ⲡⲓⲛⲓϣϯ ⲉ̄ⲑ̄ⲩ̄ ⲁⲃⲃⲁ Ⲡⲁⲩⲗⲉ:</w:t>
            </w:r>
          </w:p>
          <w:p w14:paraId="0BC1BC87" w14:textId="77777777" w:rsidR="00E22010" w:rsidRDefault="00E22010" w:rsidP="00E22010">
            <w:pPr>
              <w:pStyle w:val="CopticVersemulti-line"/>
            </w:pPr>
            <w:r>
              <w:t>ϩⲓⲛⲁ ⲛ̀ⲧⲉ Ⲡⲟ̄ⲥ̄ ⲫⲏⲉ̀ⲧⲁⲕⲙⲉⲛⲣⲓⲧϥ:</w:t>
            </w:r>
          </w:p>
          <w:p w14:paraId="226A2BC3" w14:textId="77777777" w:rsidR="00E22010" w:rsidRDefault="00E22010" w:rsidP="00E22010">
            <w:pPr>
              <w:pStyle w:val="CopticHangingVerse"/>
            </w:pPr>
            <w:r>
              <w:t>ⲭⲁ ⲛⲉⲛⲛⲟⲃⲓ ⲛⲁⲛ ⲉ̀ⲃⲟⲗ.</w:t>
            </w:r>
          </w:p>
        </w:tc>
      </w:tr>
    </w:tbl>
    <w:p w14:paraId="2E7C33D7" w14:textId="77777777" w:rsidR="00160DE3" w:rsidRDefault="00160DE3" w:rsidP="00160DE3">
      <w:pPr>
        <w:pStyle w:val="Heading3"/>
      </w:pPr>
      <w:bookmarkStart w:id="1481" w:name="_Toc448227554"/>
      <w:r>
        <w:t>January 29 (30) / Meshir 4: Martyrdom of St. Agabus the Disciple</w:t>
      </w:r>
      <w:bookmarkEnd w:id="1481"/>
    </w:p>
    <w:p w14:paraId="6DDD9040" w14:textId="529F75F9" w:rsidR="00191A26" w:rsidRDefault="00191A26" w:rsidP="00191A26">
      <w:pPr>
        <w:pStyle w:val="Rubric"/>
      </w:pPr>
      <w:bookmarkStart w:id="1482" w:name="_Toc410196209"/>
      <w:bookmarkStart w:id="1483" w:name="_Toc410196451"/>
      <w:bookmarkStart w:id="1484" w:name="_Toc410196953"/>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7F3DC96" w14:textId="77777777" w:rsidR="00E30E2D" w:rsidRDefault="00E30E2D" w:rsidP="00E30E2D">
      <w:pPr>
        <w:pStyle w:val="Heading3"/>
      </w:pPr>
      <w:bookmarkStart w:id="1485" w:name="_Toc448227555"/>
      <w:r>
        <w:lastRenderedPageBreak/>
        <w:t>January 21 (31) / Meshir 5: St. Apollo the Friend of St. Apip</w:t>
      </w:r>
      <w:bookmarkEnd w:id="1485"/>
    </w:p>
    <w:p w14:paraId="73E46BB1" w14:textId="77777777" w:rsidR="000C7DE2" w:rsidRPr="00137929" w:rsidRDefault="00E30E2D" w:rsidP="002A21FB">
      <w:pPr>
        <w:pStyle w:val="Heading4"/>
      </w:pPr>
      <w:r>
        <w:t>See</w:t>
      </w:r>
      <w:r w:rsidR="002409EF">
        <w:t xml:space="preserve"> </w:t>
      </w:r>
      <w:r w:rsidR="002409EF">
        <w:fldChar w:fldCharType="begin"/>
      </w:r>
      <w:r w:rsidR="002409EF">
        <w:instrText xml:space="preserve"> REF _Ref434563347 \h </w:instrText>
      </w:r>
      <w:r w:rsidR="002409EF">
        <w:fldChar w:fldCharType="separate"/>
      </w:r>
      <w:r w:rsidR="000C7DE2">
        <w:t>The Hymn of the Intercessions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A497556" w14:textId="77777777" w:rsidTr="00C14556">
        <w:trPr>
          <w:cantSplit/>
          <w:jc w:val="center"/>
        </w:trPr>
        <w:tc>
          <w:tcPr>
            <w:tcW w:w="288" w:type="dxa"/>
          </w:tcPr>
          <w:p w14:paraId="1D044BA8" w14:textId="77777777" w:rsidR="000C7DE2" w:rsidRDefault="000C7DE2" w:rsidP="00C14556">
            <w:pPr>
              <w:pStyle w:val="CopticCross"/>
            </w:pPr>
          </w:p>
        </w:tc>
        <w:tc>
          <w:tcPr>
            <w:tcW w:w="3960" w:type="dxa"/>
          </w:tcPr>
          <w:p w14:paraId="48D7244D" w14:textId="77777777" w:rsidR="000C7DE2" w:rsidRDefault="000C7DE2" w:rsidP="002A21FB">
            <w:pPr>
              <w:pStyle w:val="EngHang"/>
            </w:pPr>
            <w:r>
              <w:t>Through the prayers</w:t>
            </w:r>
          </w:p>
          <w:p w14:paraId="009887A0" w14:textId="77777777" w:rsidR="000C7DE2" w:rsidRDefault="000C7DE2" w:rsidP="002A21FB">
            <w:pPr>
              <w:pStyle w:val="EngHang"/>
            </w:pPr>
            <w:r>
              <w:t>Of our saintly and righteous father</w:t>
            </w:r>
          </w:p>
          <w:p w14:paraId="7697BCF2" w14:textId="77777777" w:rsidR="000C7DE2" w:rsidRDefault="000C7DE2" w:rsidP="002A21FB">
            <w:pPr>
              <w:pStyle w:val="EngHang"/>
            </w:pPr>
            <w:r>
              <w:t>Abba Teji, the beholder of God,</w:t>
            </w:r>
          </w:p>
          <w:p w14:paraId="3638761E" w14:textId="77777777" w:rsidR="000C7DE2" w:rsidRDefault="000C7DE2" w:rsidP="00C14556">
            <w:pPr>
              <w:pStyle w:val="EngHangEnd"/>
            </w:pPr>
            <w:r>
              <w:t>O Lord, grant us the forgiveness of our sins.</w:t>
            </w:r>
          </w:p>
        </w:tc>
        <w:tc>
          <w:tcPr>
            <w:tcW w:w="288" w:type="dxa"/>
          </w:tcPr>
          <w:p w14:paraId="2F1838FD" w14:textId="77777777" w:rsidR="000C7DE2" w:rsidRDefault="000C7DE2" w:rsidP="00C14556"/>
        </w:tc>
        <w:tc>
          <w:tcPr>
            <w:tcW w:w="288" w:type="dxa"/>
          </w:tcPr>
          <w:p w14:paraId="4F4EFE74" w14:textId="77777777" w:rsidR="000C7DE2" w:rsidRDefault="000C7DE2" w:rsidP="00C14556">
            <w:pPr>
              <w:pStyle w:val="CopticCross"/>
            </w:pPr>
          </w:p>
        </w:tc>
        <w:tc>
          <w:tcPr>
            <w:tcW w:w="3960" w:type="dxa"/>
          </w:tcPr>
          <w:p w14:paraId="248478FE" w14:textId="77777777" w:rsidR="000C7DE2" w:rsidRDefault="000C7DE2" w:rsidP="002A21FB">
            <w:pPr>
              <w:pStyle w:val="CopticVersemulti-line"/>
            </w:pPr>
            <w:r>
              <w:t>Ϩⲓⲧⲉⲛ ⲛⲓⲉⲩⲭⲏ</w:t>
            </w:r>
          </w:p>
          <w:p w14:paraId="09225B61" w14:textId="77777777" w:rsidR="000C7DE2" w:rsidRDefault="000C7DE2" w:rsidP="002A21FB">
            <w:pPr>
              <w:pStyle w:val="CopticVersemulti-line"/>
            </w:pPr>
            <w:r>
              <w:t>ⲛ̀ⲧⲉ ⲡⲉⲛⲓⲱⲧ ⲉⲑⲟⲩⲁⲃ ⲛ̀ⲇⲓⲕⲉⲟⲥ</w:t>
            </w:r>
          </w:p>
          <w:p w14:paraId="06184713" w14:textId="77777777" w:rsidR="000C7DE2" w:rsidRDefault="000C7DE2" w:rsidP="002A21FB">
            <w:pPr>
              <w:pStyle w:val="CopticVersemulti-line"/>
            </w:pPr>
            <w:r>
              <w:t>ⲁⲃⲃⲁ Ⲧⲉϫⲓ ⲑⲉⲟⲩⲫⲁⲛⲓⲟⲥ</w:t>
            </w:r>
          </w:p>
          <w:p w14:paraId="6C6B452B" w14:textId="77777777" w:rsidR="000C7DE2" w:rsidRPr="00C35319" w:rsidRDefault="000C7DE2" w:rsidP="002A21FB">
            <w:pPr>
              <w:pStyle w:val="CopticHangingVerse"/>
            </w:pPr>
            <w:r>
              <w:t>Ⲡⲟ̄ⲥ̄ ⲁⲣⲓϩ̀ⲙⲟⲧ ⲛⲁⲛ ⲙ̀ⲡⲓⲭⲱ ⲉ̀ⲃⲟⲗ ⲛ̀ⲧⲉ ⲛⲉⲛⲛⲟⲃⲓ.</w:t>
            </w:r>
          </w:p>
        </w:tc>
      </w:tr>
    </w:tbl>
    <w:p w14:paraId="1F2741AE" w14:textId="77777777" w:rsidR="000C7DE2" w:rsidRPr="00137929" w:rsidRDefault="000C7DE2" w:rsidP="002A21FB">
      <w:pPr>
        <w:pStyle w:val="Heading4"/>
      </w:pPr>
      <w:r>
        <w:t>The Praxis Response for St. Teji (Reweiss)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7B5A12A" w14:textId="77777777" w:rsidTr="00C14556">
        <w:trPr>
          <w:cantSplit/>
          <w:jc w:val="center"/>
        </w:trPr>
        <w:tc>
          <w:tcPr>
            <w:tcW w:w="288" w:type="dxa"/>
          </w:tcPr>
          <w:p w14:paraId="400F7718" w14:textId="77777777" w:rsidR="000C7DE2" w:rsidRDefault="000C7DE2" w:rsidP="00C14556">
            <w:pPr>
              <w:pStyle w:val="CopticCross"/>
            </w:pPr>
          </w:p>
        </w:tc>
        <w:tc>
          <w:tcPr>
            <w:tcW w:w="3960" w:type="dxa"/>
          </w:tcPr>
          <w:p w14:paraId="2C58A71E" w14:textId="77777777" w:rsidR="000C7DE2" w:rsidRDefault="000C7DE2" w:rsidP="002A21FB">
            <w:pPr>
              <w:pStyle w:val="EngHang"/>
            </w:pPr>
            <w:r>
              <w:t>Hail to our saintly and righteous father,</w:t>
            </w:r>
          </w:p>
          <w:p w14:paraId="600FE3BE" w14:textId="77777777" w:rsidR="000C7DE2" w:rsidRDefault="000C7DE2" w:rsidP="002A21FB">
            <w:pPr>
              <w:pStyle w:val="EngHang"/>
            </w:pPr>
            <w:r>
              <w:t>The great ascetic,</w:t>
            </w:r>
          </w:p>
          <w:p w14:paraId="5CA0D28D" w14:textId="77777777" w:rsidR="000C7DE2" w:rsidRDefault="000C7DE2" w:rsidP="002A21FB">
            <w:pPr>
              <w:pStyle w:val="EngHang"/>
            </w:pPr>
            <w:r>
              <w:t>Abba Teji the Beholder of God,</w:t>
            </w:r>
          </w:p>
          <w:p w14:paraId="20BA65F5" w14:textId="77777777" w:rsidR="000C7DE2" w:rsidRDefault="000C7DE2" w:rsidP="00C14556">
            <w:pPr>
              <w:pStyle w:val="EngHangEnd"/>
            </w:pPr>
            <w:r>
              <w:t>The beloved of Christ.</w:t>
            </w:r>
          </w:p>
        </w:tc>
        <w:tc>
          <w:tcPr>
            <w:tcW w:w="288" w:type="dxa"/>
          </w:tcPr>
          <w:p w14:paraId="29E62FB6" w14:textId="77777777" w:rsidR="000C7DE2" w:rsidRDefault="000C7DE2" w:rsidP="00C14556"/>
        </w:tc>
        <w:tc>
          <w:tcPr>
            <w:tcW w:w="288" w:type="dxa"/>
          </w:tcPr>
          <w:p w14:paraId="7EC12C6F" w14:textId="77777777" w:rsidR="000C7DE2" w:rsidRDefault="000C7DE2" w:rsidP="00C14556">
            <w:pPr>
              <w:pStyle w:val="CopticCross"/>
            </w:pPr>
          </w:p>
        </w:tc>
        <w:tc>
          <w:tcPr>
            <w:tcW w:w="3960" w:type="dxa"/>
          </w:tcPr>
          <w:p w14:paraId="53D29DED" w14:textId="77777777" w:rsidR="000C7DE2" w:rsidRDefault="000C7DE2" w:rsidP="002A21FB">
            <w:pPr>
              <w:pStyle w:val="CopticVersemulti-line"/>
            </w:pPr>
            <w:r>
              <w:t>Ⲭⲉⲣⲉ ⲡⲉⲛⲓⲱⲧ ⲉⲑⲟⲩⲁⲃ ⲛ̀ⲇⲓⲕⲉⲟⲥ:</w:t>
            </w:r>
          </w:p>
          <w:p w14:paraId="520173D3" w14:textId="77777777" w:rsidR="000C7DE2" w:rsidRDefault="000C7DE2" w:rsidP="002A21FB">
            <w:pPr>
              <w:pStyle w:val="CopticVersemulti-line"/>
            </w:pPr>
            <w:r>
              <w:t>ⲡⲓⲛⲓϣϯ ϧⲉⲛ ⲛⲓⲁⲥⲕⲏⲧⲏⲥ:</w:t>
            </w:r>
          </w:p>
          <w:p w14:paraId="1CC5409E" w14:textId="77777777" w:rsidR="000C7DE2" w:rsidRDefault="000C7DE2" w:rsidP="002A21FB">
            <w:pPr>
              <w:pStyle w:val="CopticVersemulti-line"/>
            </w:pPr>
            <w:r>
              <w:t>ⲁⲃⲃⲁ Ⲧⲉϫⲓ Ⲑⲉⲟⲩⲫⲁⲛⲓⲟⲥ:</w:t>
            </w:r>
          </w:p>
          <w:p w14:paraId="564CB481" w14:textId="77777777" w:rsidR="000C7DE2" w:rsidRPr="00C35319" w:rsidRDefault="000C7DE2" w:rsidP="00C14556">
            <w:pPr>
              <w:pStyle w:val="CopticHangingVerse"/>
            </w:pPr>
            <w:r>
              <w:t>ⲡⲓⲙⲉⲛⲣⲓⲧ ⲛ̀ⲧⲉ Ⲡⲭ̄ⲥ̄.</w:t>
            </w:r>
          </w:p>
        </w:tc>
      </w:tr>
    </w:tbl>
    <w:p w14:paraId="6DF49C1A" w14:textId="77777777" w:rsidR="000C7DE2" w:rsidRPr="00137929" w:rsidRDefault="000C7DE2" w:rsidP="002A21FB">
      <w:pPr>
        <w:pStyle w:val="Heading4"/>
      </w:pPr>
      <w:r>
        <w:t>The Gospel Response for St. Teji (Reweiss)</w:t>
      </w:r>
    </w:p>
    <w:p w14:paraId="5C157519" w14:textId="77777777" w:rsidR="000C7DE2" w:rsidRDefault="000C7DE2" w:rsidP="002A21FB">
      <w:pPr>
        <w:pStyle w:val="Rubric"/>
      </w:pPr>
      <w:r>
        <w:t>The last verse of the Doxology may be inserted into the Annual Gospel Response.</w:t>
      </w:r>
    </w:p>
    <w:p w14:paraId="116251B8" w14:textId="3C821A0A" w:rsidR="00E30E2D" w:rsidRDefault="000C7DE2" w:rsidP="002409EF">
      <w:pPr>
        <w:pStyle w:val="Rubric"/>
        <w:tabs>
          <w:tab w:val="left" w:pos="6840"/>
        </w:tabs>
      </w:pPr>
      <w:r>
        <w:t>October 23 (24) / Paopi 26: St. Apip the Friend of St. Apollo</w:t>
      </w:r>
      <w:r w:rsidR="002409EF">
        <w:fldChar w:fldCharType="end"/>
      </w:r>
      <w:r w:rsidR="002409EF">
        <w:t xml:space="preserve">, page </w:t>
      </w:r>
      <w:r w:rsidR="002409EF">
        <w:fldChar w:fldCharType="begin"/>
      </w:r>
      <w:r w:rsidR="002409EF">
        <w:instrText xml:space="preserve"> PAGEREF _Ref434563347 \h </w:instrText>
      </w:r>
      <w:r w:rsidR="002409EF">
        <w:fldChar w:fldCharType="separate"/>
      </w:r>
      <w:r>
        <w:rPr>
          <w:noProof/>
        </w:rPr>
        <w:t>682</w:t>
      </w:r>
      <w:r w:rsidR="002409EF">
        <w:fldChar w:fldCharType="end"/>
      </w:r>
      <w:r w:rsidR="00E30E2D">
        <w:t>.</w:t>
      </w:r>
    </w:p>
    <w:p w14:paraId="03E5B08D" w14:textId="77777777" w:rsidR="00495F1A" w:rsidRDefault="00495F1A" w:rsidP="00495F1A">
      <w:pPr>
        <w:pStyle w:val="Heading2"/>
      </w:pPr>
      <w:bookmarkStart w:id="1486" w:name="_Toc448696650"/>
      <w:bookmarkStart w:id="1487" w:name="February"/>
      <w:bookmarkEnd w:id="1405"/>
      <w:r>
        <w:lastRenderedPageBreak/>
        <w:t>February</w:t>
      </w:r>
      <w:bookmarkEnd w:id="1482"/>
      <w:bookmarkEnd w:id="1483"/>
      <w:bookmarkEnd w:id="1484"/>
      <w:r w:rsidR="00C30529">
        <w:t xml:space="preserve"> or </w:t>
      </w:r>
      <w:r w:rsidR="00C30529">
        <w:rPr>
          <w:rFonts w:ascii="FreeSerifAvvaShenouda" w:hAnsi="FreeSerifAvvaShenouda" w:cs="FreeSerifAvvaShenouda"/>
        </w:rPr>
        <w:t>Ⲙϣⲓⲣ</w:t>
      </w:r>
      <w:bookmarkEnd w:id="1486"/>
    </w:p>
    <w:bookmarkStart w:id="1488" w:name="_Toc410196210" w:displacedByCustomXml="next"/>
    <w:bookmarkStart w:id="1489" w:name="_Toc410196452" w:displacedByCustomXml="next"/>
    <w:bookmarkStart w:id="1490" w:name="_Toc410196954" w:displacedByCustomXml="next"/>
    <w:sdt>
      <w:sdtPr>
        <w:id w:val="603392108"/>
        <w:docPartObj>
          <w:docPartGallery w:val="Table of Contents"/>
          <w:docPartUnique/>
        </w:docPartObj>
      </w:sdtPr>
      <w:sdtEndPr>
        <w:rPr>
          <w:b/>
          <w:bCs/>
          <w:noProof/>
        </w:rPr>
      </w:sdtEndPr>
      <w:sdtContent>
        <w:p w14:paraId="6D50D9BB" w14:textId="066DAC6D"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February</w:instrText>
          </w:r>
          <w:r>
            <w:rPr>
              <w:noProof/>
            </w:rPr>
            <w:fldChar w:fldCharType="separate"/>
          </w:r>
          <w:hyperlink w:anchor="_Toc448227556" w:history="1">
            <w:r w:rsidR="00E35F1F" w:rsidRPr="005C3341">
              <w:rPr>
                <w:rStyle w:val="Hyperlink"/>
                <w:noProof/>
              </w:rPr>
              <w:t>February 2 (3): Meshir 8: The Entrance into the Temple</w:t>
            </w:r>
            <w:r w:rsidR="00E35F1F">
              <w:rPr>
                <w:noProof/>
                <w:webHidden/>
              </w:rPr>
              <w:tab/>
            </w:r>
            <w:r w:rsidR="00E35F1F">
              <w:rPr>
                <w:noProof/>
                <w:webHidden/>
              </w:rPr>
              <w:fldChar w:fldCharType="begin"/>
            </w:r>
            <w:r w:rsidR="00E35F1F">
              <w:rPr>
                <w:noProof/>
                <w:webHidden/>
              </w:rPr>
              <w:instrText xml:space="preserve"> PAGEREF _Toc448227556 \h </w:instrText>
            </w:r>
            <w:r w:rsidR="00E35F1F">
              <w:rPr>
                <w:noProof/>
                <w:webHidden/>
              </w:rPr>
            </w:r>
            <w:r w:rsidR="00E35F1F">
              <w:rPr>
                <w:noProof/>
                <w:webHidden/>
              </w:rPr>
              <w:fldChar w:fldCharType="separate"/>
            </w:r>
            <w:r w:rsidR="000C7DE2">
              <w:rPr>
                <w:noProof/>
                <w:webHidden/>
              </w:rPr>
              <w:t>836</w:t>
            </w:r>
            <w:r w:rsidR="00E35F1F">
              <w:rPr>
                <w:noProof/>
                <w:webHidden/>
              </w:rPr>
              <w:fldChar w:fldCharType="end"/>
            </w:r>
          </w:hyperlink>
        </w:p>
        <w:p w14:paraId="51BDD704" w14:textId="1B12C6B3" w:rsidR="00E35F1F" w:rsidRDefault="00BF6550">
          <w:pPr>
            <w:pStyle w:val="TOC3"/>
            <w:tabs>
              <w:tab w:val="right" w:leader="dot" w:pos="8846"/>
            </w:tabs>
            <w:rPr>
              <w:rFonts w:asciiTheme="minorHAnsi" w:eastAsiaTheme="minorEastAsia" w:hAnsiTheme="minorHAnsi"/>
              <w:noProof/>
              <w:sz w:val="22"/>
              <w:lang w:val="en-US"/>
            </w:rPr>
          </w:pPr>
          <w:hyperlink w:anchor="_Toc448227557" w:history="1">
            <w:r w:rsidR="00E35F1F" w:rsidRPr="005C3341">
              <w:rPr>
                <w:rStyle w:val="Hyperlink"/>
                <w:noProof/>
              </w:rPr>
              <w:t>February 4 (5) / Meshir 10: Martyrdom of St. James the Son of Alphaeus</w:t>
            </w:r>
            <w:r w:rsidR="00E35F1F">
              <w:rPr>
                <w:noProof/>
                <w:webHidden/>
              </w:rPr>
              <w:tab/>
            </w:r>
            <w:r w:rsidR="00E35F1F">
              <w:rPr>
                <w:noProof/>
                <w:webHidden/>
              </w:rPr>
              <w:fldChar w:fldCharType="begin"/>
            </w:r>
            <w:r w:rsidR="00E35F1F">
              <w:rPr>
                <w:noProof/>
                <w:webHidden/>
              </w:rPr>
              <w:instrText xml:space="preserve"> PAGEREF _Toc448227557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7AEE9209" w14:textId="2F98BB89" w:rsidR="00E35F1F" w:rsidRDefault="00BF6550">
          <w:pPr>
            <w:pStyle w:val="TOC3"/>
            <w:tabs>
              <w:tab w:val="right" w:leader="dot" w:pos="8846"/>
            </w:tabs>
            <w:rPr>
              <w:rFonts w:asciiTheme="minorHAnsi" w:eastAsiaTheme="minorEastAsia" w:hAnsiTheme="minorHAnsi"/>
              <w:noProof/>
              <w:sz w:val="22"/>
              <w:lang w:val="en-US"/>
            </w:rPr>
          </w:pPr>
          <w:hyperlink w:anchor="_Toc448227558" w:history="1">
            <w:r w:rsidR="00E35F1F" w:rsidRPr="005C3341">
              <w:rPr>
                <w:rStyle w:val="Hyperlink"/>
                <w:noProof/>
              </w:rPr>
              <w:t>February 6 (7) / Meshir 12: Commemoration of Archangel Michael</w:t>
            </w:r>
            <w:r w:rsidR="00E35F1F">
              <w:rPr>
                <w:noProof/>
                <w:webHidden/>
              </w:rPr>
              <w:tab/>
            </w:r>
            <w:r w:rsidR="00E35F1F">
              <w:rPr>
                <w:noProof/>
                <w:webHidden/>
              </w:rPr>
              <w:fldChar w:fldCharType="begin"/>
            </w:r>
            <w:r w:rsidR="00E35F1F">
              <w:rPr>
                <w:noProof/>
                <w:webHidden/>
              </w:rPr>
              <w:instrText xml:space="preserve"> PAGEREF _Toc448227558 \h </w:instrText>
            </w:r>
            <w:r w:rsidR="00E35F1F">
              <w:rPr>
                <w:noProof/>
                <w:webHidden/>
              </w:rPr>
            </w:r>
            <w:r w:rsidR="00E35F1F">
              <w:rPr>
                <w:noProof/>
                <w:webHidden/>
              </w:rPr>
              <w:fldChar w:fldCharType="separate"/>
            </w:r>
            <w:r w:rsidR="000C7DE2">
              <w:rPr>
                <w:noProof/>
                <w:webHidden/>
              </w:rPr>
              <w:t>837</w:t>
            </w:r>
            <w:r w:rsidR="00E35F1F">
              <w:rPr>
                <w:noProof/>
                <w:webHidden/>
              </w:rPr>
              <w:fldChar w:fldCharType="end"/>
            </w:r>
          </w:hyperlink>
        </w:p>
        <w:p w14:paraId="2D655E74" w14:textId="0DECA1A5" w:rsidR="00E35F1F" w:rsidRDefault="00BF6550">
          <w:pPr>
            <w:pStyle w:val="TOC3"/>
            <w:tabs>
              <w:tab w:val="right" w:leader="dot" w:pos="8846"/>
            </w:tabs>
            <w:rPr>
              <w:rFonts w:asciiTheme="minorHAnsi" w:eastAsiaTheme="minorEastAsia" w:hAnsiTheme="minorHAnsi"/>
              <w:noProof/>
              <w:sz w:val="22"/>
              <w:lang w:val="en-US"/>
            </w:rPr>
          </w:pPr>
          <w:hyperlink w:anchor="_Toc448227559" w:history="1">
            <w:r w:rsidR="00E35F1F" w:rsidRPr="005C3341">
              <w:rPr>
                <w:rStyle w:val="Hyperlink"/>
                <w:noProof/>
              </w:rPr>
              <w:t>February 8 (9) / Meshir 14: The Departure of St. Severus</w:t>
            </w:r>
            <w:r w:rsidR="00E35F1F">
              <w:rPr>
                <w:noProof/>
                <w:webHidden/>
              </w:rPr>
              <w:tab/>
            </w:r>
            <w:r w:rsidR="00E35F1F">
              <w:rPr>
                <w:noProof/>
                <w:webHidden/>
              </w:rPr>
              <w:fldChar w:fldCharType="begin"/>
            </w:r>
            <w:r w:rsidR="00E35F1F">
              <w:rPr>
                <w:noProof/>
                <w:webHidden/>
              </w:rPr>
              <w:instrText xml:space="preserve"> PAGEREF _Toc448227559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24E5534C" w14:textId="4673DD94" w:rsidR="00E35F1F" w:rsidRDefault="00BF6550">
          <w:pPr>
            <w:pStyle w:val="TOC3"/>
            <w:tabs>
              <w:tab w:val="right" w:leader="dot" w:pos="8846"/>
            </w:tabs>
            <w:rPr>
              <w:rFonts w:asciiTheme="minorHAnsi" w:eastAsiaTheme="minorEastAsia" w:hAnsiTheme="minorHAnsi"/>
              <w:noProof/>
              <w:sz w:val="22"/>
              <w:lang w:val="en-US"/>
            </w:rPr>
          </w:pPr>
          <w:hyperlink w:anchor="_Toc448227560" w:history="1">
            <w:r w:rsidR="00E35F1F" w:rsidRPr="005C3341">
              <w:rPr>
                <w:rStyle w:val="Hyperlink"/>
                <w:noProof/>
              </w:rPr>
              <w:t>February 10 (11) / Meshir 16: Isaac the Syrian</w:t>
            </w:r>
            <w:r w:rsidR="00E35F1F">
              <w:rPr>
                <w:noProof/>
                <w:webHidden/>
              </w:rPr>
              <w:tab/>
            </w:r>
            <w:r w:rsidR="00E35F1F">
              <w:rPr>
                <w:noProof/>
                <w:webHidden/>
              </w:rPr>
              <w:fldChar w:fldCharType="begin"/>
            </w:r>
            <w:r w:rsidR="00E35F1F">
              <w:rPr>
                <w:noProof/>
                <w:webHidden/>
              </w:rPr>
              <w:instrText xml:space="preserve"> PAGEREF _Toc448227560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0CB94535" w14:textId="6728E611" w:rsidR="00E35F1F" w:rsidRDefault="00BF6550">
          <w:pPr>
            <w:pStyle w:val="TOC3"/>
            <w:tabs>
              <w:tab w:val="right" w:leader="dot" w:pos="8846"/>
            </w:tabs>
            <w:rPr>
              <w:rFonts w:asciiTheme="minorHAnsi" w:eastAsiaTheme="minorEastAsia" w:hAnsiTheme="minorHAnsi"/>
              <w:noProof/>
              <w:sz w:val="22"/>
              <w:lang w:val="en-US"/>
            </w:rPr>
          </w:pPr>
          <w:hyperlink w:anchor="_Toc448227561" w:history="1">
            <w:r w:rsidR="00E35F1F" w:rsidRPr="005C3341">
              <w:rPr>
                <w:rStyle w:val="Hyperlink"/>
                <w:noProof/>
              </w:rPr>
              <w:t>February 15 (16) / Meshir 21: Commemoration of the Theotokos</w:t>
            </w:r>
            <w:r w:rsidR="00E35F1F">
              <w:rPr>
                <w:noProof/>
                <w:webHidden/>
              </w:rPr>
              <w:tab/>
            </w:r>
            <w:r w:rsidR="00E35F1F">
              <w:rPr>
                <w:noProof/>
                <w:webHidden/>
              </w:rPr>
              <w:fldChar w:fldCharType="begin"/>
            </w:r>
            <w:r w:rsidR="00E35F1F">
              <w:rPr>
                <w:noProof/>
                <w:webHidden/>
              </w:rPr>
              <w:instrText xml:space="preserve"> PAGEREF _Toc448227561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AA0B761" w14:textId="05D076D1" w:rsidR="00E35F1F" w:rsidRDefault="00BF6550">
          <w:pPr>
            <w:pStyle w:val="TOC3"/>
            <w:tabs>
              <w:tab w:val="right" w:leader="dot" w:pos="8846"/>
            </w:tabs>
            <w:rPr>
              <w:rFonts w:asciiTheme="minorHAnsi" w:eastAsiaTheme="minorEastAsia" w:hAnsiTheme="minorHAnsi"/>
              <w:noProof/>
              <w:sz w:val="22"/>
              <w:lang w:val="en-US"/>
            </w:rPr>
          </w:pPr>
          <w:hyperlink w:anchor="_Toc448227562" w:history="1">
            <w:r w:rsidR="00E35F1F" w:rsidRPr="005C3341">
              <w:rPr>
                <w:rStyle w:val="Hyperlink"/>
                <w:noProof/>
              </w:rPr>
              <w:t>February 15 (16) / Meshir 21: Also Martyrdom of St. Onesimus, the Disciple of St. Paul</w:t>
            </w:r>
            <w:r w:rsidR="00E35F1F">
              <w:rPr>
                <w:noProof/>
                <w:webHidden/>
              </w:rPr>
              <w:tab/>
            </w:r>
            <w:r w:rsidR="00E35F1F">
              <w:rPr>
                <w:noProof/>
                <w:webHidden/>
              </w:rPr>
              <w:fldChar w:fldCharType="begin"/>
            </w:r>
            <w:r w:rsidR="00E35F1F">
              <w:rPr>
                <w:noProof/>
                <w:webHidden/>
              </w:rPr>
              <w:instrText xml:space="preserve"> PAGEREF _Toc448227562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2A7D5C3" w14:textId="037205CD" w:rsidR="00E35F1F" w:rsidRDefault="00BF6550">
          <w:pPr>
            <w:pStyle w:val="TOC3"/>
            <w:tabs>
              <w:tab w:val="right" w:leader="dot" w:pos="8846"/>
            </w:tabs>
            <w:rPr>
              <w:rFonts w:asciiTheme="minorHAnsi" w:eastAsiaTheme="minorEastAsia" w:hAnsiTheme="minorHAnsi"/>
              <w:noProof/>
              <w:sz w:val="22"/>
              <w:lang w:val="en-US"/>
            </w:rPr>
          </w:pPr>
          <w:hyperlink w:anchor="_Toc448227563" w:history="1">
            <w:r w:rsidR="00E35F1F" w:rsidRPr="005C3341">
              <w:rPr>
                <w:rStyle w:val="Hyperlink"/>
                <w:noProof/>
              </w:rPr>
              <w:t>February 23 (24) / Meshir 29: Commemoration of the Annunciation, Nativity, and Resurrection on the 29</w:t>
            </w:r>
            <w:r w:rsidR="00E35F1F" w:rsidRPr="005C3341">
              <w:rPr>
                <w:rStyle w:val="Hyperlink"/>
                <w:noProof/>
                <w:vertAlign w:val="superscript"/>
              </w:rPr>
              <w:t>th</w:t>
            </w:r>
            <w:r w:rsidR="00E35F1F" w:rsidRPr="005C3341">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_Toc448227563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3BC0654B" w14:textId="0B37EF1F" w:rsidR="00E35F1F" w:rsidRDefault="00BF6550">
          <w:pPr>
            <w:pStyle w:val="TOC3"/>
            <w:tabs>
              <w:tab w:val="right" w:leader="dot" w:pos="8846"/>
            </w:tabs>
            <w:rPr>
              <w:rFonts w:asciiTheme="minorHAnsi" w:eastAsiaTheme="minorEastAsia" w:hAnsiTheme="minorHAnsi"/>
              <w:noProof/>
              <w:sz w:val="22"/>
              <w:lang w:val="en-US"/>
            </w:rPr>
          </w:pPr>
          <w:hyperlink w:anchor="_Toc448227564" w:history="1">
            <w:r w:rsidR="00E35F1F" w:rsidRPr="005C3341">
              <w:rPr>
                <w:rStyle w:val="Hyperlink"/>
                <w:noProof/>
              </w:rPr>
              <w:t>February 24 (25) / Meshir 30: Appearance of the Head of St. John the Baptist</w:t>
            </w:r>
            <w:r w:rsidR="00E35F1F">
              <w:rPr>
                <w:noProof/>
                <w:webHidden/>
              </w:rPr>
              <w:tab/>
            </w:r>
            <w:r w:rsidR="00E35F1F">
              <w:rPr>
                <w:noProof/>
                <w:webHidden/>
              </w:rPr>
              <w:fldChar w:fldCharType="begin"/>
            </w:r>
            <w:r w:rsidR="00E35F1F">
              <w:rPr>
                <w:noProof/>
                <w:webHidden/>
              </w:rPr>
              <w:instrText xml:space="preserve"> PAGEREF _Toc448227564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5EFAC4B6" w14:textId="70FA6B46" w:rsidR="00E35F1F" w:rsidRDefault="00BF6550">
          <w:pPr>
            <w:pStyle w:val="TOC3"/>
            <w:tabs>
              <w:tab w:val="right" w:leader="dot" w:pos="8846"/>
            </w:tabs>
            <w:rPr>
              <w:rFonts w:asciiTheme="minorHAnsi" w:eastAsiaTheme="minorEastAsia" w:hAnsiTheme="minorHAnsi"/>
              <w:noProof/>
              <w:sz w:val="22"/>
              <w:lang w:val="en-US"/>
            </w:rPr>
          </w:pPr>
          <w:hyperlink w:anchor="_Toc448227565" w:history="1">
            <w:r w:rsidR="00E35F1F" w:rsidRPr="005C3341">
              <w:rPr>
                <w:rStyle w:val="Hyperlink"/>
                <w:noProof/>
              </w:rPr>
              <w:t>February 24 (25) / Meshir 30: Also St. Cyril VI</w:t>
            </w:r>
            <w:r w:rsidR="00E35F1F">
              <w:rPr>
                <w:noProof/>
                <w:webHidden/>
              </w:rPr>
              <w:tab/>
            </w:r>
            <w:r w:rsidR="00E35F1F">
              <w:rPr>
                <w:noProof/>
                <w:webHidden/>
              </w:rPr>
              <w:fldChar w:fldCharType="begin"/>
            </w:r>
            <w:r w:rsidR="00E35F1F">
              <w:rPr>
                <w:noProof/>
                <w:webHidden/>
              </w:rPr>
              <w:instrText xml:space="preserve"> PAGEREF _Toc448227565 \h </w:instrText>
            </w:r>
            <w:r w:rsidR="00E35F1F">
              <w:rPr>
                <w:noProof/>
                <w:webHidden/>
              </w:rPr>
            </w:r>
            <w:r w:rsidR="00E35F1F">
              <w:rPr>
                <w:noProof/>
                <w:webHidden/>
              </w:rPr>
              <w:fldChar w:fldCharType="separate"/>
            </w:r>
            <w:r w:rsidR="000C7DE2">
              <w:rPr>
                <w:noProof/>
                <w:webHidden/>
              </w:rPr>
              <w:t>838</w:t>
            </w:r>
            <w:r w:rsidR="00E35F1F">
              <w:rPr>
                <w:noProof/>
                <w:webHidden/>
              </w:rPr>
              <w:fldChar w:fldCharType="end"/>
            </w:r>
          </w:hyperlink>
        </w:p>
        <w:p w14:paraId="460A3E10" w14:textId="011A6993" w:rsidR="009E261C" w:rsidRDefault="009E261C" w:rsidP="009E261C">
          <w:r>
            <w:rPr>
              <w:b/>
              <w:bCs/>
              <w:noProof/>
            </w:rPr>
            <w:fldChar w:fldCharType="end"/>
          </w:r>
        </w:p>
      </w:sdtContent>
    </w:sdt>
    <w:p w14:paraId="39B59DD7" w14:textId="77777777" w:rsidR="009E261C" w:rsidRDefault="009E261C" w:rsidP="00BF77D7">
      <w:r>
        <w:br w:type="page"/>
      </w:r>
    </w:p>
    <w:p w14:paraId="1DB2C740" w14:textId="19D273EA" w:rsidR="00495F1A" w:rsidRDefault="00C30529" w:rsidP="00495F1A">
      <w:pPr>
        <w:pStyle w:val="Heading3"/>
      </w:pPr>
      <w:bookmarkStart w:id="1491" w:name="_Toc448227556"/>
      <w:r>
        <w:lastRenderedPageBreak/>
        <w:t xml:space="preserve">February 2 (3): Meshir 8: </w:t>
      </w:r>
      <w:r w:rsidR="00495F1A">
        <w:t>The Entrance into the Temple</w:t>
      </w:r>
      <w:bookmarkEnd w:id="1490"/>
      <w:bookmarkEnd w:id="1489"/>
      <w:bookmarkEnd w:id="1488"/>
      <w:bookmarkEnd w:id="1491"/>
    </w:p>
    <w:p w14:paraId="6E92944D" w14:textId="77777777" w:rsidR="00C30529" w:rsidRDefault="00C30529" w:rsidP="00124ADD">
      <w:pPr>
        <w:pStyle w:val="Heading4"/>
      </w:pPr>
      <w:bookmarkStart w:id="1492" w:name="_Ref434477815"/>
      <w:r>
        <w:t>The Doxology</w:t>
      </w:r>
      <w:r w:rsidR="00E21EA3">
        <w:t xml:space="preserve"> for the Entrance into the Temple</w:t>
      </w:r>
      <w:bookmarkEnd w:id="14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24408" w14:paraId="37BEFD83" w14:textId="77777777" w:rsidTr="00124408">
        <w:trPr>
          <w:cantSplit/>
          <w:jc w:val="center"/>
        </w:trPr>
        <w:tc>
          <w:tcPr>
            <w:tcW w:w="288" w:type="dxa"/>
          </w:tcPr>
          <w:p w14:paraId="085034B4" w14:textId="77777777" w:rsidR="00124408" w:rsidRDefault="00124408" w:rsidP="00124408">
            <w:pPr>
              <w:pStyle w:val="CopticCross"/>
            </w:pPr>
          </w:p>
        </w:tc>
        <w:tc>
          <w:tcPr>
            <w:tcW w:w="3960" w:type="dxa"/>
          </w:tcPr>
          <w:p w14:paraId="08029212" w14:textId="77777777" w:rsidR="00124408" w:rsidRDefault="00124408" w:rsidP="00124408">
            <w:pPr>
              <w:pStyle w:val="EngHang"/>
            </w:pPr>
            <w:r>
              <w:t>Glory and praise to</w:t>
            </w:r>
          </w:p>
          <w:p w14:paraId="65AA6440" w14:textId="77777777" w:rsidR="00124408" w:rsidRDefault="00124408" w:rsidP="00124408">
            <w:pPr>
              <w:pStyle w:val="EngHang"/>
            </w:pPr>
            <w:r>
              <w:t>Our Lord Jesus Christ,</w:t>
            </w:r>
          </w:p>
          <w:p w14:paraId="54D4CF6E" w14:textId="77777777" w:rsidR="00124408" w:rsidRDefault="00124408" w:rsidP="00124408">
            <w:pPr>
              <w:pStyle w:val="EngHang"/>
            </w:pPr>
            <w:r>
              <w:t>And His good Father,</w:t>
            </w:r>
          </w:p>
          <w:p w14:paraId="0326832F" w14:textId="77777777" w:rsidR="00124408" w:rsidRDefault="00124408" w:rsidP="00124408">
            <w:pPr>
              <w:pStyle w:val="EngHangEnd"/>
            </w:pPr>
            <w:r>
              <w:t>And the Spirit, the Paraclete.</w:t>
            </w:r>
          </w:p>
        </w:tc>
        <w:tc>
          <w:tcPr>
            <w:tcW w:w="288" w:type="dxa"/>
          </w:tcPr>
          <w:p w14:paraId="77835BD7" w14:textId="77777777" w:rsidR="00124408" w:rsidRDefault="00124408" w:rsidP="00124408"/>
        </w:tc>
        <w:tc>
          <w:tcPr>
            <w:tcW w:w="288" w:type="dxa"/>
          </w:tcPr>
          <w:p w14:paraId="0567490A" w14:textId="77777777" w:rsidR="00124408" w:rsidRDefault="00124408" w:rsidP="00124408">
            <w:pPr>
              <w:pStyle w:val="CopticCross"/>
            </w:pPr>
          </w:p>
        </w:tc>
        <w:tc>
          <w:tcPr>
            <w:tcW w:w="3960" w:type="dxa"/>
          </w:tcPr>
          <w:p w14:paraId="6669A779" w14:textId="77777777" w:rsidR="00124408" w:rsidRDefault="00124408" w:rsidP="00124408">
            <w:pPr>
              <w:pStyle w:val="CopticVersemulti-line"/>
            </w:pPr>
            <w:r>
              <w:t>Ⲁⲡⲉⲛⲟ̄ⲥ̄ Ⲓⲏ̄ⲥ̄ Ⲡⲭ̄ⲥ̄:</w:t>
            </w:r>
          </w:p>
          <w:p w14:paraId="7E4AB88D" w14:textId="77777777" w:rsidR="00124408" w:rsidRDefault="00124408" w:rsidP="00124408">
            <w:pPr>
              <w:pStyle w:val="CopticVersemulti-line"/>
            </w:pPr>
            <w:r>
              <w:t>ⲡⲓⲱⲟⲩ ⲫⲱϥ ⲛⲉⲙ ⲡⲓϩⲯⲙⲛⲟⲥ:</w:t>
            </w:r>
          </w:p>
          <w:p w14:paraId="1396F322" w14:textId="77777777" w:rsidR="00124408" w:rsidRDefault="00124408" w:rsidP="00124408">
            <w:pPr>
              <w:pStyle w:val="CopticVersemulti-line"/>
            </w:pPr>
            <w:r>
              <w:t>ⲛⲉⲙ Ⲡⲉϥⲓⲱⲧ ⲛ̀ⲁ̀ⲅⲁⲱⲟⲥ:</w:t>
            </w:r>
          </w:p>
          <w:p w14:paraId="20FA2736" w14:textId="77777777" w:rsidR="00124408" w:rsidRPr="00C35319" w:rsidRDefault="00124408" w:rsidP="00124408">
            <w:pPr>
              <w:pStyle w:val="CopticHangingVerse"/>
            </w:pPr>
            <w:r>
              <w:t>ⲛⲉⲙ Ⲡⲓⲡ̄ⲛ̄ⲁ̄ ⲙ̀ⲡⲁⲣⲁⲕⲗⲏⲧⲟⲛ.</w:t>
            </w:r>
          </w:p>
        </w:tc>
      </w:tr>
      <w:tr w:rsidR="00124408" w14:paraId="24A80FB4" w14:textId="77777777" w:rsidTr="00124408">
        <w:trPr>
          <w:cantSplit/>
          <w:jc w:val="center"/>
        </w:trPr>
        <w:tc>
          <w:tcPr>
            <w:tcW w:w="288" w:type="dxa"/>
          </w:tcPr>
          <w:p w14:paraId="35105B97" w14:textId="77777777" w:rsidR="00124408" w:rsidRDefault="00124408" w:rsidP="00124408">
            <w:pPr>
              <w:pStyle w:val="CopticCross"/>
            </w:pPr>
            <w:r w:rsidRPr="00FB5ACB">
              <w:t>¿</w:t>
            </w:r>
          </w:p>
        </w:tc>
        <w:tc>
          <w:tcPr>
            <w:tcW w:w="3960" w:type="dxa"/>
          </w:tcPr>
          <w:p w14:paraId="4F9670E5" w14:textId="77777777" w:rsidR="00124408" w:rsidRDefault="00124408" w:rsidP="00124408">
            <w:pPr>
              <w:pStyle w:val="EngHang"/>
            </w:pPr>
            <w:r>
              <w:t>He entered the holy Temple</w:t>
            </w:r>
          </w:p>
          <w:p w14:paraId="5975CE24" w14:textId="77777777" w:rsidR="00124408" w:rsidRDefault="00124408" w:rsidP="00124408">
            <w:pPr>
              <w:pStyle w:val="EngHang"/>
            </w:pPr>
            <w:r>
              <w:t>In His mother’s arms</w:t>
            </w:r>
          </w:p>
          <w:p w14:paraId="177229D3" w14:textId="77777777" w:rsidR="00124408" w:rsidRDefault="00124408" w:rsidP="00124408">
            <w:pPr>
              <w:pStyle w:val="EngHang"/>
            </w:pPr>
            <w:r>
              <w:t>Forty days</w:t>
            </w:r>
          </w:p>
          <w:p w14:paraId="11BB48F7" w14:textId="77777777" w:rsidR="00124408" w:rsidRDefault="00124408" w:rsidP="00124408">
            <w:pPr>
              <w:pStyle w:val="EngHangEnd"/>
            </w:pPr>
            <w:r>
              <w:t>After His holy birth.</w:t>
            </w:r>
          </w:p>
        </w:tc>
        <w:tc>
          <w:tcPr>
            <w:tcW w:w="288" w:type="dxa"/>
          </w:tcPr>
          <w:p w14:paraId="58EADFE1" w14:textId="77777777" w:rsidR="00124408" w:rsidRDefault="00124408" w:rsidP="00124408"/>
        </w:tc>
        <w:tc>
          <w:tcPr>
            <w:tcW w:w="288" w:type="dxa"/>
          </w:tcPr>
          <w:p w14:paraId="459BA4C3" w14:textId="77777777" w:rsidR="00124408" w:rsidRDefault="00124408" w:rsidP="00124408">
            <w:pPr>
              <w:pStyle w:val="CopticCross"/>
            </w:pPr>
            <w:r w:rsidRPr="00FB5ACB">
              <w:t>¿</w:t>
            </w:r>
          </w:p>
        </w:tc>
        <w:tc>
          <w:tcPr>
            <w:tcW w:w="3960" w:type="dxa"/>
          </w:tcPr>
          <w:p w14:paraId="7F0CA780" w14:textId="77777777" w:rsidR="00124408" w:rsidRDefault="00124408" w:rsidP="00124408">
            <w:pPr>
              <w:pStyle w:val="CopticVersemulti-line"/>
            </w:pPr>
            <w:r>
              <w:t>Ⲓ̀</w:t>
            </w:r>
            <w:r w:rsidR="00FE0AE4">
              <w:t xml:space="preserve"> </w:t>
            </w:r>
            <w:r>
              <w:t>ⲉ̀ϧⲟⲩⲛ ⲉ̀ⲡⲓⲉⲣⲫⲉⲓ ⲉ̄ⲑ̄ⲩ̄:</w:t>
            </w:r>
          </w:p>
          <w:p w14:paraId="2382D176" w14:textId="77777777" w:rsidR="00124408" w:rsidRDefault="00124408" w:rsidP="00124408">
            <w:pPr>
              <w:pStyle w:val="CopticVersemulti-line"/>
            </w:pPr>
            <w:r>
              <w:t>ⲉ̀ϫⲉⲛ ⲛⲉⲛϫⲓϫ ⲛ̀ⲧⲉϥⲙⲁⲩ:</w:t>
            </w:r>
          </w:p>
          <w:p w14:paraId="6CAA6E5C" w14:textId="77777777" w:rsidR="00124408" w:rsidRDefault="00124408" w:rsidP="00124408">
            <w:pPr>
              <w:pStyle w:val="CopticVersemulti-line"/>
            </w:pPr>
            <w:r>
              <w:t>ⲙⲉⲛⲉⲛⲥⲁ ϩ̀ⲙⲉ ⲛ̀ⲉ̀ϩⲟⲟⲩ:</w:t>
            </w:r>
          </w:p>
          <w:p w14:paraId="6158BF19" w14:textId="77777777" w:rsidR="00124408" w:rsidRDefault="00124408" w:rsidP="008D6DBB">
            <w:pPr>
              <w:pStyle w:val="CopticHangingVerse"/>
            </w:pPr>
            <w:r>
              <w:t>ⲙ̀ⲡⲉϥϫⲓⲛⲙⲓⲥⲓ ⲉ̄ⲑ̄ⲩ̄.</w:t>
            </w:r>
          </w:p>
        </w:tc>
      </w:tr>
      <w:tr w:rsidR="00124408" w14:paraId="556BAABC" w14:textId="77777777" w:rsidTr="00124408">
        <w:trPr>
          <w:cantSplit/>
          <w:jc w:val="center"/>
        </w:trPr>
        <w:tc>
          <w:tcPr>
            <w:tcW w:w="288" w:type="dxa"/>
          </w:tcPr>
          <w:p w14:paraId="5E6F3C43" w14:textId="77777777" w:rsidR="00124408" w:rsidRDefault="00124408" w:rsidP="00124408">
            <w:pPr>
              <w:pStyle w:val="CopticCross"/>
            </w:pPr>
          </w:p>
        </w:tc>
        <w:tc>
          <w:tcPr>
            <w:tcW w:w="3960" w:type="dxa"/>
          </w:tcPr>
          <w:p w14:paraId="6C67C84E" w14:textId="77777777" w:rsidR="00124408" w:rsidRDefault="00124408" w:rsidP="00124408">
            <w:pPr>
              <w:pStyle w:val="EngHang"/>
            </w:pPr>
            <w:r>
              <w:t>The righteous Joseph came</w:t>
            </w:r>
          </w:p>
          <w:p w14:paraId="647C3CBD" w14:textId="77777777" w:rsidR="00124408" w:rsidRDefault="00124408" w:rsidP="00124408">
            <w:pPr>
              <w:pStyle w:val="EngHang"/>
            </w:pPr>
            <w:r>
              <w:t>With Mary the Mother of Christ.</w:t>
            </w:r>
          </w:p>
          <w:p w14:paraId="0D3307CA" w14:textId="77777777" w:rsidR="00124408" w:rsidRDefault="00124408" w:rsidP="00124408">
            <w:pPr>
              <w:pStyle w:val="EngHang"/>
            </w:pPr>
            <w:r>
              <w:t>They fulfilled the Law</w:t>
            </w:r>
          </w:p>
          <w:p w14:paraId="79BE7DC9" w14:textId="77777777" w:rsidR="00124408" w:rsidRDefault="00124408" w:rsidP="00124408">
            <w:pPr>
              <w:pStyle w:val="EngHangEnd"/>
            </w:pPr>
            <w:r>
              <w:t xml:space="preserve">For the </w:t>
            </w:r>
            <w:r w:rsidRPr="00124408">
              <w:t>child</w:t>
            </w:r>
            <w:r>
              <w:t xml:space="preserve"> Jesus, the Saviour.</w:t>
            </w:r>
          </w:p>
        </w:tc>
        <w:tc>
          <w:tcPr>
            <w:tcW w:w="288" w:type="dxa"/>
          </w:tcPr>
          <w:p w14:paraId="1BEC8B12" w14:textId="77777777" w:rsidR="00124408" w:rsidRDefault="00124408" w:rsidP="00124408"/>
        </w:tc>
        <w:tc>
          <w:tcPr>
            <w:tcW w:w="288" w:type="dxa"/>
          </w:tcPr>
          <w:p w14:paraId="5C9FFF8A" w14:textId="77777777" w:rsidR="00124408" w:rsidRDefault="00124408" w:rsidP="00124408">
            <w:pPr>
              <w:pStyle w:val="CopticCross"/>
            </w:pPr>
          </w:p>
        </w:tc>
        <w:tc>
          <w:tcPr>
            <w:tcW w:w="3960" w:type="dxa"/>
          </w:tcPr>
          <w:p w14:paraId="011B2E59" w14:textId="77777777" w:rsidR="00124408" w:rsidRDefault="00124408" w:rsidP="00124408">
            <w:pPr>
              <w:pStyle w:val="CopticVersemulti-line"/>
            </w:pPr>
            <w:r>
              <w:t>Ⲁϥⲓ̀ ⲛ̀ϫⲉ Ⲓⲱⲥⲏⲫ ⲡⲓⲇⲓⲕⲉⲟⲥ:</w:t>
            </w:r>
          </w:p>
          <w:p w14:paraId="0ACDBE50" w14:textId="77777777" w:rsidR="00124408" w:rsidRDefault="00124408" w:rsidP="00124408">
            <w:pPr>
              <w:pStyle w:val="CopticVersemulti-line"/>
            </w:pPr>
            <w:r>
              <w:t>ⲛⲉⲙ Ⲙⲁⲣⲓⲁ ⲑ̀ⲙⲁⲩ ⲙ̀Ⲡⲭ̄ⲥ̄:</w:t>
            </w:r>
          </w:p>
          <w:p w14:paraId="120ABC76" w14:textId="77777777" w:rsidR="00124408" w:rsidRDefault="00124408" w:rsidP="00124408">
            <w:pPr>
              <w:pStyle w:val="CopticVersemulti-line"/>
            </w:pPr>
            <w:r>
              <w:t>ⲁⲩⲑⲁⲙⲓⲟ̀ ⲙ̀ⲡ̀ϫⲱⲕ ⲙ̀ⲡⲓⲛⲟⲙⲟⲥ:</w:t>
            </w:r>
          </w:p>
          <w:p w14:paraId="40ECBF17" w14:textId="77777777" w:rsidR="00124408" w:rsidRDefault="00124408" w:rsidP="008D6DBB">
            <w:pPr>
              <w:pStyle w:val="CopticHangingVerse"/>
            </w:pPr>
            <w:r>
              <w:t>ⲉⲑⲃⲉ ⲡⲓⲁ̀ⲗⲟⲩ ⲛ̀ⲥⲱⲧⲏⲣ Ⲓⲏ̄ⲥ̄.</w:t>
            </w:r>
          </w:p>
        </w:tc>
      </w:tr>
      <w:tr w:rsidR="00124408" w14:paraId="67B82202" w14:textId="77777777" w:rsidTr="00124408">
        <w:trPr>
          <w:cantSplit/>
          <w:jc w:val="center"/>
        </w:trPr>
        <w:tc>
          <w:tcPr>
            <w:tcW w:w="288" w:type="dxa"/>
          </w:tcPr>
          <w:p w14:paraId="1E81DA7F" w14:textId="77777777" w:rsidR="00124408" w:rsidRDefault="00124408" w:rsidP="00124408">
            <w:pPr>
              <w:pStyle w:val="CopticCross"/>
            </w:pPr>
            <w:r w:rsidRPr="00FB5ACB">
              <w:t>¿</w:t>
            </w:r>
          </w:p>
        </w:tc>
        <w:tc>
          <w:tcPr>
            <w:tcW w:w="3960" w:type="dxa"/>
          </w:tcPr>
          <w:p w14:paraId="76A7F8B3" w14:textId="77777777" w:rsidR="00124408" w:rsidRDefault="00124408" w:rsidP="00124408">
            <w:pPr>
              <w:pStyle w:val="EngHang"/>
            </w:pPr>
            <w:r>
              <w:t>Simeon the priest carried Him</w:t>
            </w:r>
          </w:p>
          <w:p w14:paraId="24FCDE92" w14:textId="77777777" w:rsidR="00124408" w:rsidRDefault="00124408" w:rsidP="00124408">
            <w:pPr>
              <w:pStyle w:val="EngHang"/>
            </w:pPr>
            <w:r>
              <w:t>In his holy hands,</w:t>
            </w:r>
          </w:p>
          <w:p w14:paraId="13F33E1D" w14:textId="77777777" w:rsidR="00124408" w:rsidRDefault="00124408" w:rsidP="00124408">
            <w:pPr>
              <w:pStyle w:val="EngHang"/>
            </w:pPr>
            <w:r>
              <w:t>And praised Christ the King,</w:t>
            </w:r>
          </w:p>
          <w:p w14:paraId="75A2A56A" w14:textId="77777777" w:rsidR="00124408" w:rsidRDefault="00124408" w:rsidP="00124408">
            <w:pPr>
              <w:pStyle w:val="EngHangEnd"/>
            </w:pPr>
            <w:r>
              <w:t>Likewise saying,</w:t>
            </w:r>
          </w:p>
        </w:tc>
        <w:tc>
          <w:tcPr>
            <w:tcW w:w="288" w:type="dxa"/>
          </w:tcPr>
          <w:p w14:paraId="7BB0CD43" w14:textId="77777777" w:rsidR="00124408" w:rsidRDefault="00124408" w:rsidP="00124408"/>
        </w:tc>
        <w:tc>
          <w:tcPr>
            <w:tcW w:w="288" w:type="dxa"/>
          </w:tcPr>
          <w:p w14:paraId="48BF89FC" w14:textId="77777777" w:rsidR="00124408" w:rsidRDefault="00124408" w:rsidP="00124408">
            <w:pPr>
              <w:pStyle w:val="CopticCross"/>
            </w:pPr>
            <w:r w:rsidRPr="00FB5ACB">
              <w:t>¿</w:t>
            </w:r>
          </w:p>
        </w:tc>
        <w:tc>
          <w:tcPr>
            <w:tcW w:w="3960" w:type="dxa"/>
          </w:tcPr>
          <w:p w14:paraId="771D721E" w14:textId="77777777" w:rsidR="00124408" w:rsidRDefault="00124408" w:rsidP="00124408">
            <w:pPr>
              <w:pStyle w:val="CopticVersemulti-line"/>
            </w:pPr>
            <w:r>
              <w:t>Ⲁϥⲟⲗϥ ⲛ̀ϫⲉ Ⲥⲩⲙⲉⲱⲛ ⲡⲓⲟⲩⲏⲃ:</w:t>
            </w:r>
          </w:p>
          <w:p w14:paraId="3FAFE67B" w14:textId="77777777" w:rsidR="00124408" w:rsidRDefault="00124408" w:rsidP="00124408">
            <w:pPr>
              <w:pStyle w:val="CopticVersemulti-line"/>
            </w:pPr>
            <w:r>
              <w:t>ⲉ̀ϫⲉⲛ ⲛⲉϥϫⲓϫ ⲉ̄ⲑ̄ⲩ̄:</w:t>
            </w:r>
          </w:p>
          <w:p w14:paraId="5A29C0A4" w14:textId="77777777" w:rsidR="00124408" w:rsidRDefault="00124408" w:rsidP="00124408">
            <w:pPr>
              <w:pStyle w:val="CopticVersemulti-line"/>
            </w:pPr>
            <w:r>
              <w:t>ⲟⲩⲟϩ ⲁϥϩⲱⲥ ⲉ̀ⲡ̀ⲟⲩⲣⲟ Ⲡⲭ̄ⲥ̄:</w:t>
            </w:r>
          </w:p>
          <w:p w14:paraId="0ED04A1E" w14:textId="77777777" w:rsidR="00124408" w:rsidRDefault="00124408" w:rsidP="008D6DBB">
            <w:pPr>
              <w:pStyle w:val="CopticHangingVerse"/>
            </w:pPr>
            <w:r>
              <w:t>ⲙ̀ⲡⲁⲓⲡⲏϯ ⲉϥϫⲱ ⲙ̀ⲙⲟⲥ.</w:t>
            </w:r>
          </w:p>
        </w:tc>
      </w:tr>
      <w:tr w:rsidR="00124408" w14:paraId="1A2FD093" w14:textId="77777777" w:rsidTr="00124408">
        <w:trPr>
          <w:cantSplit/>
          <w:jc w:val="center"/>
        </w:trPr>
        <w:tc>
          <w:tcPr>
            <w:tcW w:w="288" w:type="dxa"/>
          </w:tcPr>
          <w:p w14:paraId="1DFDA103" w14:textId="77777777" w:rsidR="00124408" w:rsidRDefault="00124408" w:rsidP="00124408">
            <w:pPr>
              <w:pStyle w:val="CopticCross"/>
            </w:pPr>
          </w:p>
        </w:tc>
        <w:tc>
          <w:tcPr>
            <w:tcW w:w="3960" w:type="dxa"/>
          </w:tcPr>
          <w:p w14:paraId="2616B45A" w14:textId="77777777" w:rsidR="00124408" w:rsidRDefault="00124408" w:rsidP="00124408">
            <w:pPr>
              <w:pStyle w:val="EngHang"/>
            </w:pPr>
            <w:r>
              <w:t>“Lord, now you are letting Your servant depart</w:t>
            </w:r>
          </w:p>
          <w:p w14:paraId="5011A661" w14:textId="77777777" w:rsidR="00124408" w:rsidRDefault="00124408" w:rsidP="00124408">
            <w:pPr>
              <w:pStyle w:val="EngHang"/>
            </w:pPr>
            <w:r>
              <w:t>In peace according to Your word,</w:t>
            </w:r>
          </w:p>
          <w:p w14:paraId="5028AE3B" w14:textId="77777777" w:rsidR="00124408" w:rsidRDefault="00124408" w:rsidP="00124408">
            <w:pPr>
              <w:pStyle w:val="EngHang"/>
            </w:pPr>
            <w:r>
              <w:t>For my eyes have seen Your salvation,</w:t>
            </w:r>
          </w:p>
          <w:p w14:paraId="43B0E2DA" w14:textId="77777777" w:rsidR="00124408" w:rsidRPr="0097766E" w:rsidRDefault="00124408" w:rsidP="00124408">
            <w:pPr>
              <w:pStyle w:val="EngHangEnd"/>
            </w:pPr>
            <w:r>
              <w:t>Which You have prepared before the face of all people.</w:t>
            </w:r>
          </w:p>
        </w:tc>
        <w:tc>
          <w:tcPr>
            <w:tcW w:w="288" w:type="dxa"/>
          </w:tcPr>
          <w:p w14:paraId="73FBA1BB" w14:textId="77777777" w:rsidR="00124408" w:rsidRDefault="00124408" w:rsidP="00124408"/>
        </w:tc>
        <w:tc>
          <w:tcPr>
            <w:tcW w:w="288" w:type="dxa"/>
          </w:tcPr>
          <w:p w14:paraId="1778694A" w14:textId="77777777" w:rsidR="00124408" w:rsidRDefault="00124408" w:rsidP="00124408">
            <w:pPr>
              <w:pStyle w:val="CopticCross"/>
            </w:pPr>
          </w:p>
        </w:tc>
        <w:tc>
          <w:tcPr>
            <w:tcW w:w="3960" w:type="dxa"/>
          </w:tcPr>
          <w:p w14:paraId="016BF428" w14:textId="77777777" w:rsidR="00124408" w:rsidRDefault="00124408" w:rsidP="00124408">
            <w:pPr>
              <w:pStyle w:val="CopticVersemulti-line"/>
            </w:pPr>
            <w:r>
              <w:t>Ϯⲛⲟⲩ ⲛⲁⲛⲏⲃ ⲭ̀ⲛⲁⲭⲁ ⲡⲉⲕⲃⲱⲕ:</w:t>
            </w:r>
          </w:p>
          <w:p w14:paraId="258265D2" w14:textId="77777777" w:rsidR="00124408" w:rsidRDefault="00124408" w:rsidP="00124408">
            <w:pPr>
              <w:pStyle w:val="CopticVersemulti-line"/>
            </w:pPr>
            <w:r>
              <w:t>ⲉ̀ⲃⲟⲗ ϧⲉⲛ ⲟⲩϩⲓⲣⲏⲛⲏ ⲕⲁⲧⲁ ⲡⲉⲕⲥⲁϫⲓ:</w:t>
            </w:r>
          </w:p>
          <w:p w14:paraId="1688E11D" w14:textId="77777777" w:rsidR="00124408" w:rsidRDefault="00124408" w:rsidP="00124408">
            <w:pPr>
              <w:pStyle w:val="CopticVersemulti-line"/>
            </w:pPr>
            <w:r>
              <w:t>ϫⲉ ⲁⲩⲛⲁⲩ ⲛ̀ϫⲉ ⲛⲁⲃⲁⲗ ⲉ̀ⲡⲉⲕⲛⲟⲏⲉⲙ:</w:t>
            </w:r>
          </w:p>
          <w:p w14:paraId="1C30E0E1" w14:textId="77777777" w:rsidR="00124408" w:rsidRDefault="00124408" w:rsidP="008D6DBB">
            <w:pPr>
              <w:pStyle w:val="CopticHangingVerse"/>
            </w:pPr>
            <w:r>
              <w:t>ⲫⲏⲉ̀ⲧⲁⲕⲥⲉⲃⲧⲱⲧϥ ⲙ̀ⲡⲉⲙ̀ⲑⲟ ⲛ̀ⲛⲓⲗⲁⲟⲥ.</w:t>
            </w:r>
          </w:p>
        </w:tc>
      </w:tr>
      <w:tr w:rsidR="00124408" w14:paraId="1DBB8700" w14:textId="77777777" w:rsidTr="00124408">
        <w:trPr>
          <w:cantSplit/>
          <w:jc w:val="center"/>
        </w:trPr>
        <w:tc>
          <w:tcPr>
            <w:tcW w:w="288" w:type="dxa"/>
          </w:tcPr>
          <w:p w14:paraId="37615568" w14:textId="77777777" w:rsidR="00124408" w:rsidRDefault="00124408" w:rsidP="00124408">
            <w:pPr>
              <w:pStyle w:val="CopticCross"/>
            </w:pPr>
            <w:r w:rsidRPr="00FB5ACB">
              <w:lastRenderedPageBreak/>
              <w:t>¿</w:t>
            </w:r>
          </w:p>
        </w:tc>
        <w:tc>
          <w:tcPr>
            <w:tcW w:w="3960" w:type="dxa"/>
          </w:tcPr>
          <w:p w14:paraId="2C16493E" w14:textId="77777777" w:rsidR="00124408" w:rsidRDefault="00124408" w:rsidP="00124408">
            <w:pPr>
              <w:pStyle w:val="EngHang"/>
            </w:pPr>
            <w:r>
              <w:t>We praise Him and glorify Him,</w:t>
            </w:r>
          </w:p>
          <w:p w14:paraId="6E049235" w14:textId="77777777" w:rsidR="00124408" w:rsidRDefault="00124408" w:rsidP="00124408">
            <w:pPr>
              <w:pStyle w:val="EngHang"/>
            </w:pPr>
            <w:r>
              <w:t>And exalt Him above all</w:t>
            </w:r>
          </w:p>
          <w:p w14:paraId="4069EE6B" w14:textId="77777777" w:rsidR="00124408" w:rsidRDefault="00124408" w:rsidP="00124408">
            <w:pPr>
              <w:pStyle w:val="EngHang"/>
            </w:pPr>
            <w:r>
              <w:t>As a Good One and a Lover of mankind.</w:t>
            </w:r>
          </w:p>
          <w:p w14:paraId="3AEC5FC1" w14:textId="77777777" w:rsidR="00124408" w:rsidRDefault="00124408" w:rsidP="00124408">
            <w:pPr>
              <w:pStyle w:val="EngHangEnd"/>
            </w:pPr>
            <w:r>
              <w:t>Have mercy on us according to Your great mercy.</w:t>
            </w:r>
          </w:p>
        </w:tc>
        <w:tc>
          <w:tcPr>
            <w:tcW w:w="288" w:type="dxa"/>
          </w:tcPr>
          <w:p w14:paraId="192243A3" w14:textId="77777777" w:rsidR="00124408" w:rsidRDefault="00124408" w:rsidP="00124408"/>
        </w:tc>
        <w:tc>
          <w:tcPr>
            <w:tcW w:w="288" w:type="dxa"/>
          </w:tcPr>
          <w:p w14:paraId="5289737E" w14:textId="77777777" w:rsidR="00124408" w:rsidRDefault="00124408" w:rsidP="00124408">
            <w:pPr>
              <w:pStyle w:val="CopticCross"/>
            </w:pPr>
            <w:r w:rsidRPr="00FB5ACB">
              <w:t>¿</w:t>
            </w:r>
          </w:p>
        </w:tc>
        <w:tc>
          <w:tcPr>
            <w:tcW w:w="3960" w:type="dxa"/>
          </w:tcPr>
          <w:p w14:paraId="7E209A36" w14:textId="77777777" w:rsidR="00124408" w:rsidRDefault="00124408" w:rsidP="00124408">
            <w:pPr>
              <w:pStyle w:val="CopticVersemulti-line"/>
            </w:pPr>
            <w:r>
              <w:t>Ⲧⲉⲛϩⲱⲥ ⲉ̀ⲣⲟϥ ⲧⲉⲛϯⲱ̀ⲟⲩ ⲛⲁϥ:</w:t>
            </w:r>
          </w:p>
          <w:p w14:paraId="43C909F8" w14:textId="77777777" w:rsidR="00124408" w:rsidRDefault="00124408" w:rsidP="00124408">
            <w:pPr>
              <w:pStyle w:val="CopticVersemulti-line"/>
            </w:pPr>
            <w:r>
              <w:t>ⲧⲉⲛⲉⲣϩⲟⲩⲟ̀ ϭⲓⲥⲓ ⲙ̀ⲙⲟϥ:</w:t>
            </w:r>
          </w:p>
          <w:p w14:paraId="12904EC8" w14:textId="77777777" w:rsidR="00124408" w:rsidRDefault="00124408" w:rsidP="00124408">
            <w:pPr>
              <w:pStyle w:val="CopticVersemulti-line"/>
            </w:pPr>
            <w:r>
              <w:t>ϩⲱⲥ ⲁ̀ⲅⲁⲑⲟⲥ ⲟⲩⲟϩ ⲙ̀ⲙⲁⲓⲣⲱⲙⲓ:</w:t>
            </w:r>
          </w:p>
          <w:p w14:paraId="452B0069" w14:textId="77777777" w:rsidR="00124408" w:rsidRDefault="00124408" w:rsidP="008D6DBB">
            <w:pPr>
              <w:pStyle w:val="CopticHangingVerse"/>
            </w:pPr>
            <w:r>
              <w:t>ⲛⲁⲓ ⲛⲁⲛ ⲕⲁⲧⲁ ⲡⲉⲕⲛⲓϣϯ ⲛ̀ⲛⲁⲓ.</w:t>
            </w:r>
          </w:p>
        </w:tc>
      </w:tr>
    </w:tbl>
    <w:p w14:paraId="3E36D016" w14:textId="77777777" w:rsidR="00C30529" w:rsidRDefault="00C30529" w:rsidP="008D6DBB">
      <w:pPr>
        <w:pStyle w:val="Heading4"/>
      </w:pPr>
      <w:r>
        <w:t>The Psali Adam</w:t>
      </w:r>
      <w:r w:rsidR="008D6DBB">
        <w:t xml:space="preserve"> and Batos</w:t>
      </w:r>
    </w:p>
    <w:p w14:paraId="57D9A199" w14:textId="4B2A49A6" w:rsidR="008D6DBB" w:rsidRDefault="008D6DBB" w:rsidP="008D6DBB">
      <w:r>
        <w:t xml:space="preserve">See the </w:t>
      </w:r>
      <w:r w:rsidR="002409EF">
        <w:fldChar w:fldCharType="begin"/>
      </w:r>
      <w:r w:rsidR="002409EF">
        <w:instrText xml:space="preserve"> REF _Ref434475229 \h </w:instrText>
      </w:r>
      <w:r w:rsidR="002409EF">
        <w:fldChar w:fldCharType="separate"/>
      </w:r>
      <w:r w:rsidR="000C7DE2">
        <w:t>The Psali Adam for the Circumcision</w:t>
      </w:r>
      <w:r w:rsidR="002409EF">
        <w:fldChar w:fldCharType="end"/>
      </w:r>
      <w:r w:rsidR="002409EF">
        <w:t xml:space="preserve">, page </w:t>
      </w:r>
      <w:r w:rsidR="002409EF">
        <w:fldChar w:fldCharType="begin"/>
      </w:r>
      <w:r w:rsidR="002409EF">
        <w:instrText xml:space="preserve"> PAGEREF _Ref434475229 \h </w:instrText>
      </w:r>
      <w:r w:rsidR="002409EF">
        <w:fldChar w:fldCharType="separate"/>
      </w:r>
      <w:r w:rsidR="000C7DE2">
        <w:rPr>
          <w:noProof/>
        </w:rPr>
        <w:t>773</w:t>
      </w:r>
      <w:r w:rsidR="002409EF">
        <w:fldChar w:fldCharType="end"/>
      </w:r>
      <w:r w:rsidR="002409EF">
        <w:t xml:space="preserve">, and </w:t>
      </w:r>
      <w:r w:rsidR="002409EF">
        <w:fldChar w:fldCharType="begin"/>
      </w:r>
      <w:r w:rsidR="002409EF">
        <w:instrText xml:space="preserve"> REF _Ref434475252 \h </w:instrText>
      </w:r>
      <w:r w:rsidR="002409EF">
        <w:fldChar w:fldCharType="separate"/>
      </w:r>
      <w:r w:rsidR="000C7DE2">
        <w:t>The Psali Batos for the Circumcision</w:t>
      </w:r>
      <w:r w:rsidR="002409EF">
        <w:fldChar w:fldCharType="end"/>
      </w:r>
      <w:r w:rsidR="002409EF">
        <w:t xml:space="preserve">, page </w:t>
      </w:r>
      <w:r w:rsidR="002409EF">
        <w:fldChar w:fldCharType="begin"/>
      </w:r>
      <w:r w:rsidR="002409EF">
        <w:instrText xml:space="preserve"> PAGEREF _Ref434475252 \h </w:instrText>
      </w:r>
      <w:r w:rsidR="002409EF">
        <w:fldChar w:fldCharType="separate"/>
      </w:r>
      <w:r w:rsidR="000C7DE2">
        <w:rPr>
          <w:noProof/>
        </w:rPr>
        <w:t>777</w:t>
      </w:r>
      <w:r w:rsidR="002409EF">
        <w:fldChar w:fldCharType="end"/>
      </w:r>
      <w:r w:rsidR="002409EF">
        <w:t>.</w:t>
      </w:r>
    </w:p>
    <w:p w14:paraId="531960F8" w14:textId="77777777" w:rsidR="007F571C" w:rsidRDefault="007F571C" w:rsidP="007F571C">
      <w:pPr>
        <w:pStyle w:val="Heading3"/>
      </w:pPr>
      <w:bookmarkStart w:id="1493" w:name="_Toc448227557"/>
      <w:r>
        <w:t>February 4 (5) / Meshir 10: Martyrdom of St. James the Son of Alphaeus</w:t>
      </w:r>
      <w:bookmarkEnd w:id="1493"/>
    </w:p>
    <w:p w14:paraId="0FA9E3A3" w14:textId="5AA54D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38E9A04" w14:textId="77777777" w:rsidR="00DD5136" w:rsidRDefault="00DD5136" w:rsidP="00DD5136">
      <w:pPr>
        <w:pStyle w:val="Heading3"/>
      </w:pPr>
      <w:bookmarkStart w:id="1494" w:name="_Toc448227558"/>
      <w:r>
        <w:t>February 6 (7) / Meshir 12: Commemoration of Archangel Michael</w:t>
      </w:r>
      <w:bookmarkEnd w:id="1494"/>
    </w:p>
    <w:p w14:paraId="5C928959"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2D53214" w14:textId="77777777" w:rsidTr="0082304E">
        <w:trPr>
          <w:cantSplit/>
          <w:jc w:val="center"/>
        </w:trPr>
        <w:tc>
          <w:tcPr>
            <w:tcW w:w="288" w:type="dxa"/>
          </w:tcPr>
          <w:p w14:paraId="7CAC0521" w14:textId="77777777" w:rsidR="000C7DE2" w:rsidRDefault="000C7DE2" w:rsidP="0082304E">
            <w:pPr>
              <w:pStyle w:val="CopticCross"/>
            </w:pPr>
          </w:p>
        </w:tc>
        <w:tc>
          <w:tcPr>
            <w:tcW w:w="3960" w:type="dxa"/>
          </w:tcPr>
          <w:p w14:paraId="6E4DAF1B" w14:textId="77777777" w:rsidR="000C7DE2" w:rsidRDefault="000C7DE2" w:rsidP="00C83ECE">
            <w:pPr>
              <w:pStyle w:val="EngHang"/>
            </w:pPr>
            <w:r>
              <w:t>Through the intercessions</w:t>
            </w:r>
          </w:p>
          <w:p w14:paraId="3543A335" w14:textId="77777777" w:rsidR="000C7DE2" w:rsidRDefault="000C7DE2" w:rsidP="00C83ECE">
            <w:pPr>
              <w:pStyle w:val="EngHang"/>
            </w:pPr>
            <w:r>
              <w:t>Of the Four Incorporeal Beasts,</w:t>
            </w:r>
          </w:p>
          <w:p w14:paraId="7ED90097" w14:textId="77777777" w:rsidR="000C7DE2" w:rsidRDefault="000C7DE2" w:rsidP="00C83ECE">
            <w:pPr>
              <w:pStyle w:val="EngHang"/>
            </w:pPr>
            <w:r>
              <w:t>The ministering flames of fire,</w:t>
            </w:r>
          </w:p>
          <w:p w14:paraId="65F8A6FA" w14:textId="77777777" w:rsidR="000C7DE2" w:rsidRDefault="000C7DE2" w:rsidP="0082304E">
            <w:pPr>
              <w:pStyle w:val="EngHangEnd"/>
            </w:pPr>
            <w:r>
              <w:t>O Lord, grant us the forgiveness of our sins.</w:t>
            </w:r>
          </w:p>
        </w:tc>
        <w:tc>
          <w:tcPr>
            <w:tcW w:w="288" w:type="dxa"/>
          </w:tcPr>
          <w:p w14:paraId="0F2AA40F" w14:textId="77777777" w:rsidR="000C7DE2" w:rsidRDefault="000C7DE2" w:rsidP="0082304E"/>
        </w:tc>
        <w:tc>
          <w:tcPr>
            <w:tcW w:w="288" w:type="dxa"/>
          </w:tcPr>
          <w:p w14:paraId="71E481C1" w14:textId="77777777" w:rsidR="000C7DE2" w:rsidRDefault="000C7DE2" w:rsidP="0082304E">
            <w:pPr>
              <w:pStyle w:val="CopticCross"/>
            </w:pPr>
          </w:p>
        </w:tc>
        <w:tc>
          <w:tcPr>
            <w:tcW w:w="3960" w:type="dxa"/>
          </w:tcPr>
          <w:p w14:paraId="6652ACB1" w14:textId="77777777" w:rsidR="000C7DE2" w:rsidRDefault="000C7DE2" w:rsidP="00C83ECE">
            <w:pPr>
              <w:pStyle w:val="CopticVersemulti-line"/>
            </w:pPr>
            <w:r>
              <w:t>Ϩⲓⲧⲉⲛ ⲛⲓⲡ̀ⲣⲉⲥⲃⲓⲁ̀</w:t>
            </w:r>
          </w:p>
          <w:p w14:paraId="0CB7EB94" w14:textId="77777777" w:rsidR="000C7DE2" w:rsidRDefault="000C7DE2" w:rsidP="00C83ECE">
            <w:pPr>
              <w:pStyle w:val="CopticVersemulti-line"/>
            </w:pPr>
            <w:r>
              <w:t>ⲛ̀ⲧⲉ ⲡⲓϥ̀ⲧⲟⲩ ⲛ̀ⲍⲱⲟⲛ ⲛ̀ⲁⲥⲱⲙⲁⲧⲟⲥ</w:t>
            </w:r>
          </w:p>
          <w:p w14:paraId="06D5481D" w14:textId="77777777" w:rsidR="000C7DE2" w:rsidRDefault="000C7DE2" w:rsidP="00C83ECE">
            <w:pPr>
              <w:pStyle w:val="CopticVersemulti-line"/>
            </w:pPr>
            <w:r>
              <w:t>ⲛ̀ⲗⲓⲧⲟⲩⲣⲅⲟⲥ ⲛ̀ϣⲁϩ ⲛ̀ⲭ̀ⲣⲟⲙ:</w:t>
            </w:r>
          </w:p>
          <w:p w14:paraId="3F3C2E9E" w14:textId="77777777" w:rsidR="000C7DE2" w:rsidRPr="00C35319" w:rsidRDefault="000C7DE2" w:rsidP="00C83ECE">
            <w:pPr>
              <w:pStyle w:val="CopticHangingVerse"/>
            </w:pPr>
            <w:r>
              <w:t>Ⲡϭⲟⲓⲥ ⲁⲣⲓϩ̀ⲙⲟⲧ ⲛⲁⲛ ⲙ̀ⲡⲓⲭⲱ ⲉ̀ⲃⲟⲗ ⲛ̀ⲧⲉ ⲛⲉⲛⲛⲟⲃⲓ.</w:t>
            </w:r>
          </w:p>
        </w:tc>
      </w:tr>
    </w:tbl>
    <w:p w14:paraId="47EED21A"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A9AF4DE" w14:textId="77777777" w:rsidTr="00C83ECE">
        <w:trPr>
          <w:cantSplit/>
          <w:jc w:val="center"/>
        </w:trPr>
        <w:tc>
          <w:tcPr>
            <w:tcW w:w="288" w:type="dxa"/>
          </w:tcPr>
          <w:p w14:paraId="2FFF0910" w14:textId="77777777" w:rsidR="000C7DE2" w:rsidRDefault="000C7DE2" w:rsidP="00C83ECE">
            <w:pPr>
              <w:pStyle w:val="CopticCross"/>
            </w:pPr>
          </w:p>
        </w:tc>
        <w:tc>
          <w:tcPr>
            <w:tcW w:w="3960" w:type="dxa"/>
          </w:tcPr>
          <w:p w14:paraId="660B7E95" w14:textId="77777777" w:rsidR="000C7DE2" w:rsidRDefault="000C7DE2" w:rsidP="00C83ECE">
            <w:pPr>
              <w:pStyle w:val="EngHang"/>
            </w:pPr>
            <w:r>
              <w:t>Hail to the four incorporeal living beasts,</w:t>
            </w:r>
          </w:p>
          <w:p w14:paraId="6203F6D0" w14:textId="77777777" w:rsidR="000C7DE2" w:rsidRDefault="000C7DE2" w:rsidP="00C83ECE">
            <w:pPr>
              <w:pStyle w:val="EngHang"/>
            </w:pPr>
            <w:r>
              <w:t>Carrying the throne of God,</w:t>
            </w:r>
          </w:p>
          <w:p w14:paraId="4D207DDA" w14:textId="77777777" w:rsidR="000C7DE2" w:rsidRDefault="000C7DE2" w:rsidP="00C83ECE">
            <w:pPr>
              <w:pStyle w:val="EngHang"/>
            </w:pPr>
            <w:r>
              <w:t>A lion’s face, and a calf’s face,</w:t>
            </w:r>
          </w:p>
          <w:p w14:paraId="7288EA6F" w14:textId="77777777" w:rsidR="000C7DE2" w:rsidRDefault="000C7DE2" w:rsidP="00C83ECE">
            <w:pPr>
              <w:pStyle w:val="EngHangEnd"/>
            </w:pPr>
            <w:r>
              <w:t>A man’s face, and an eagle’s face.</w:t>
            </w:r>
          </w:p>
        </w:tc>
        <w:tc>
          <w:tcPr>
            <w:tcW w:w="288" w:type="dxa"/>
          </w:tcPr>
          <w:p w14:paraId="0996A727" w14:textId="77777777" w:rsidR="000C7DE2" w:rsidRDefault="000C7DE2" w:rsidP="00C83ECE"/>
        </w:tc>
        <w:tc>
          <w:tcPr>
            <w:tcW w:w="288" w:type="dxa"/>
          </w:tcPr>
          <w:p w14:paraId="73973C56" w14:textId="77777777" w:rsidR="000C7DE2" w:rsidRDefault="000C7DE2" w:rsidP="00C83ECE">
            <w:pPr>
              <w:pStyle w:val="CopticCross"/>
            </w:pPr>
          </w:p>
        </w:tc>
        <w:tc>
          <w:tcPr>
            <w:tcW w:w="3960" w:type="dxa"/>
          </w:tcPr>
          <w:p w14:paraId="0BF29FCA" w14:textId="77777777" w:rsidR="000C7DE2" w:rsidRDefault="000C7DE2" w:rsidP="00C83ECE">
            <w:pPr>
              <w:pStyle w:val="CopticVersemulti-line"/>
            </w:pPr>
            <w:r>
              <w:t>Ⲭⲉⲣⲉ ⲡⲓϥ̀ⲧⲟⲩ ⲛ̀ⲍⲱⲟⲛ ⲛ̀ⲁ̀ⲥⲱⲙⲁⲧⲟⲥ:</w:t>
            </w:r>
          </w:p>
          <w:p w14:paraId="75E8B543" w14:textId="77777777" w:rsidR="000C7DE2" w:rsidRDefault="000C7DE2" w:rsidP="00C83ECE">
            <w:pPr>
              <w:pStyle w:val="CopticVersemulti-line"/>
            </w:pPr>
            <w:r>
              <w:t>ⲉⲧϥⲁⲓ ϧⲁ ⲡⲓϩⲁⲣⲙⲁ ⲛ̀ⲧⲉ Ⲫϯ:</w:t>
            </w:r>
          </w:p>
          <w:p w14:paraId="7B7EC3F9" w14:textId="77777777" w:rsidR="000C7DE2" w:rsidRDefault="000C7DE2" w:rsidP="00C83ECE">
            <w:pPr>
              <w:pStyle w:val="CopticVersemulti-line"/>
            </w:pPr>
            <w:r>
              <w:t>ⲟⲩϩⲟ ⲙ̀ⲙⲟⲩⲓ̀ ⲛⲉⲙ ⲟⲩϩⲟ ⲙ̀ⲙⲁⲥⲓ:</w:t>
            </w:r>
          </w:p>
          <w:p w14:paraId="49311261" w14:textId="77777777" w:rsidR="000C7DE2" w:rsidRPr="00C35319" w:rsidRDefault="000C7DE2" w:rsidP="00C83ECE">
            <w:pPr>
              <w:pStyle w:val="CopticHangingVerse"/>
            </w:pPr>
            <w:r>
              <w:t>ⲛⲉⲙ ⲟⲩϩⲟ ⲛ̀ⲣⲱⲙⲓ ⲛⲉⲙ ⲟⲩϩⲟ ⲛ̀ⲁ̀ⲏ̀ⲧⲟⲥ.</w:t>
            </w:r>
          </w:p>
        </w:tc>
      </w:tr>
    </w:tbl>
    <w:p w14:paraId="25B0DC7D" w14:textId="77777777" w:rsidR="000C7DE2" w:rsidRDefault="000C7DE2" w:rsidP="0082304E">
      <w:pPr>
        <w:pStyle w:val="Heading4"/>
      </w:pPr>
      <w:r>
        <w:t>The Gospel Response for the Four Incorporeal Beasts</w:t>
      </w:r>
    </w:p>
    <w:p w14:paraId="0D077A5C" w14:textId="77777777" w:rsidR="000C7DE2" w:rsidRPr="00C14556" w:rsidRDefault="000C7DE2" w:rsidP="00C14556">
      <w:pPr>
        <w:pStyle w:val="Rubric"/>
      </w:pPr>
      <w:r>
        <w:t>The last verse of the Doxology may be inserted into the Annual Gospel Response.</w:t>
      </w:r>
    </w:p>
    <w:p w14:paraId="10B74EF7" w14:textId="2EAB0DDF" w:rsidR="00191A26" w:rsidRPr="00B637D8" w:rsidRDefault="000C7DE2" w:rsidP="00191A26">
      <w:pPr>
        <w:pStyle w:val="Rubric"/>
      </w:pPr>
      <w:r>
        <w:lastRenderedPageBreak/>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5D2675" w14:textId="77777777" w:rsidR="000274A5" w:rsidRDefault="000274A5" w:rsidP="000274A5">
      <w:pPr>
        <w:pStyle w:val="Heading3"/>
      </w:pPr>
      <w:bookmarkStart w:id="1495" w:name="_Toc448227559"/>
      <w:r>
        <w:t>February 8 (9) / Meshir 14: The Departure of St. Severus</w:t>
      </w:r>
      <w:bookmarkEnd w:id="1495"/>
      <w:r>
        <w:t xml:space="preserve"> </w:t>
      </w:r>
    </w:p>
    <w:p w14:paraId="07993059" w14:textId="7BE1C8BD" w:rsidR="000274A5" w:rsidRDefault="000274A5" w:rsidP="000274A5">
      <w:pPr>
        <w:pStyle w:val="Rubric"/>
      </w:pPr>
      <w:r>
        <w:t xml:space="preserve">See </w:t>
      </w:r>
      <w:r w:rsidR="002409EF">
        <w:fldChar w:fldCharType="begin"/>
      </w:r>
      <w:r w:rsidR="002409EF">
        <w:instrText xml:space="preserve"> REF _Ref434561058 \h </w:instrText>
      </w:r>
      <w:r w:rsidR="002409EF">
        <w:fldChar w:fldCharType="separate"/>
      </w:r>
      <w:r w:rsidR="000C7DE2">
        <w:t>September 29 (30) / Paopi 2: The Coming of St. Severus to Egypt</w:t>
      </w:r>
      <w:r w:rsidR="002409EF">
        <w:fldChar w:fldCharType="end"/>
      </w:r>
      <w:r w:rsidR="002409EF">
        <w:t xml:space="preserve">, page </w:t>
      </w:r>
      <w:r w:rsidR="002409EF">
        <w:fldChar w:fldCharType="begin"/>
      </w:r>
      <w:r w:rsidR="002409EF">
        <w:instrText xml:space="preserve"> PAGEREF _Ref434561058 \h </w:instrText>
      </w:r>
      <w:r w:rsidR="002409EF">
        <w:fldChar w:fldCharType="separate"/>
      </w:r>
      <w:r w:rsidR="000C7DE2">
        <w:rPr>
          <w:noProof/>
        </w:rPr>
        <w:t>673</w:t>
      </w:r>
      <w:r w:rsidR="002409EF">
        <w:fldChar w:fldCharType="end"/>
      </w:r>
      <w:r>
        <w:t>.</w:t>
      </w:r>
    </w:p>
    <w:p w14:paraId="1AE071A5" w14:textId="77777777" w:rsidR="00420011" w:rsidRDefault="00420011" w:rsidP="00420011">
      <w:pPr>
        <w:pStyle w:val="Heading3"/>
      </w:pPr>
      <w:bookmarkStart w:id="1496" w:name="_Toc448227560"/>
      <w:r>
        <w:t>February 10 (11) / Meshir 16: Isaac the Syrian</w:t>
      </w:r>
      <w:bookmarkEnd w:id="1496"/>
    </w:p>
    <w:p w14:paraId="2F7479F8" w14:textId="77777777" w:rsidR="005329C1" w:rsidRDefault="005242D1" w:rsidP="005329C1">
      <w:pPr>
        <w:pStyle w:val="Heading3"/>
      </w:pPr>
      <w:bookmarkStart w:id="1497" w:name="_Toc448227561"/>
      <w:r>
        <w:t>February</w:t>
      </w:r>
      <w:r w:rsidR="005329C1">
        <w:t xml:space="preserve"> 15 (16) / Meshir 21: Commemoration of the Theotokos</w:t>
      </w:r>
      <w:bookmarkEnd w:id="1497"/>
    </w:p>
    <w:p w14:paraId="2277ED52" w14:textId="7D20ABB8"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6DD82E8A" w14:textId="77777777" w:rsidR="00160DE3" w:rsidRDefault="00160DE3" w:rsidP="00160DE3">
      <w:pPr>
        <w:pStyle w:val="Heading3"/>
      </w:pPr>
      <w:bookmarkStart w:id="1498" w:name="_Toc448227562"/>
      <w:r>
        <w:t>February 15 (16) / Meshir 21: Also Martyrdom of St. Onesimus, the Disciple of St. Paul</w:t>
      </w:r>
      <w:bookmarkEnd w:id="1498"/>
    </w:p>
    <w:p w14:paraId="197E567A" w14:textId="77777777" w:rsidR="00B52D77" w:rsidRDefault="00B52D77" w:rsidP="00B52D77">
      <w:pPr>
        <w:pStyle w:val="Heading3"/>
      </w:pPr>
      <w:bookmarkStart w:id="1499" w:name="_Toc448227563"/>
      <w:r>
        <w:t>February 23 (24) / Meshir 29: Commemoration of the Annunciation, Nativity, and Resurrection on the 29</w:t>
      </w:r>
      <w:r w:rsidRPr="00C0205C">
        <w:rPr>
          <w:vertAlign w:val="superscript"/>
        </w:rPr>
        <w:t>th</w:t>
      </w:r>
      <w:r>
        <w:t xml:space="preserve"> of Every Month</w:t>
      </w:r>
      <w:bookmarkEnd w:id="1499"/>
    </w:p>
    <w:p w14:paraId="1EC840FE" w14:textId="3ABB4DE7"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720C5F" w14:textId="77777777" w:rsidR="005242D1" w:rsidRDefault="005242D1" w:rsidP="005242D1">
      <w:pPr>
        <w:pStyle w:val="Heading3"/>
      </w:pPr>
      <w:bookmarkStart w:id="1500" w:name="_Toc448227564"/>
      <w:r>
        <w:t>February 24 (25) / Meshir 30: Appearance of the Head of St. John the Baptist</w:t>
      </w:r>
      <w:bookmarkEnd w:id="1500"/>
    </w:p>
    <w:p w14:paraId="49513F8D" w14:textId="62F03E64" w:rsidR="00191A26" w:rsidRDefault="00191A26" w:rsidP="00191A26">
      <w:pPr>
        <w:pStyle w:val="Rubric"/>
      </w:pPr>
      <w:bookmarkStart w:id="1501" w:name="_Toc410196211"/>
      <w:bookmarkStart w:id="1502" w:name="_Toc410196453"/>
      <w:bookmarkStart w:id="1503" w:name="_Toc410196955"/>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4CFFD00D" w14:textId="77777777" w:rsidR="001779C0" w:rsidRDefault="001779C0" w:rsidP="001779C0">
      <w:pPr>
        <w:pStyle w:val="Heading3"/>
      </w:pPr>
      <w:bookmarkStart w:id="1504" w:name="_Toc448227565"/>
      <w:r>
        <w:t>February 24 (25) / Meshir 30: Also St. Cyril VI</w:t>
      </w:r>
      <w:bookmarkEnd w:id="1504"/>
    </w:p>
    <w:p w14:paraId="0CDD55AC" w14:textId="77777777" w:rsidR="001779C0" w:rsidRDefault="001779C0" w:rsidP="001779C0">
      <w:pPr>
        <w:pStyle w:val="Heading4"/>
      </w:pPr>
      <w:bookmarkStart w:id="1505" w:name="_Ref434492506"/>
      <w:r>
        <w:t>The Doxology</w:t>
      </w:r>
      <w:r w:rsidR="00B82753">
        <w:t xml:space="preserve"> for St. Cyril VI</w:t>
      </w:r>
      <w:r>
        <w:rPr>
          <w:rStyle w:val="FootnoteReference"/>
        </w:rPr>
        <w:footnoteReference w:id="964"/>
      </w:r>
      <w:bookmarkEnd w:id="150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779C0" w14:paraId="5DC4DE26" w14:textId="77777777" w:rsidTr="00727B3C">
        <w:trPr>
          <w:cantSplit/>
          <w:jc w:val="center"/>
        </w:trPr>
        <w:tc>
          <w:tcPr>
            <w:tcW w:w="288" w:type="dxa"/>
          </w:tcPr>
          <w:p w14:paraId="222C5DE2" w14:textId="77777777" w:rsidR="001779C0" w:rsidRDefault="001779C0" w:rsidP="00727B3C">
            <w:pPr>
              <w:pStyle w:val="CopticCross"/>
            </w:pPr>
          </w:p>
        </w:tc>
        <w:tc>
          <w:tcPr>
            <w:tcW w:w="3960" w:type="dxa"/>
          </w:tcPr>
          <w:p w14:paraId="1B1A7BFF" w14:textId="77777777" w:rsidR="001779C0" w:rsidRDefault="001779C0" w:rsidP="001779C0">
            <w:pPr>
              <w:pStyle w:val="EngHang"/>
            </w:pPr>
            <w:r>
              <w:t>Papa Abba Cyril VI,</w:t>
            </w:r>
          </w:p>
          <w:p w14:paraId="6213B7C2" w14:textId="77777777" w:rsidR="001779C0" w:rsidRDefault="001779C0" w:rsidP="001779C0">
            <w:pPr>
              <w:pStyle w:val="EngHang"/>
            </w:pPr>
            <w:r>
              <w:t>Is truly honoured;</w:t>
            </w:r>
          </w:p>
          <w:p w14:paraId="297D6A50" w14:textId="77777777" w:rsidR="001779C0" w:rsidRDefault="001779C0" w:rsidP="001779C0">
            <w:pPr>
              <w:pStyle w:val="EngHang"/>
            </w:pPr>
            <w:r>
              <w:t>He confirmed us in</w:t>
            </w:r>
          </w:p>
          <w:p w14:paraId="4B645AED" w14:textId="77777777" w:rsidR="001779C0" w:rsidRDefault="001779C0" w:rsidP="001779C0">
            <w:pPr>
              <w:pStyle w:val="EngHangEnd"/>
            </w:pPr>
            <w:r>
              <w:t>The true Orthodox faith.</w:t>
            </w:r>
          </w:p>
        </w:tc>
        <w:tc>
          <w:tcPr>
            <w:tcW w:w="288" w:type="dxa"/>
          </w:tcPr>
          <w:p w14:paraId="64010419" w14:textId="77777777" w:rsidR="001779C0" w:rsidRDefault="001779C0" w:rsidP="00727B3C"/>
        </w:tc>
        <w:tc>
          <w:tcPr>
            <w:tcW w:w="288" w:type="dxa"/>
          </w:tcPr>
          <w:p w14:paraId="1607104C" w14:textId="77777777" w:rsidR="001779C0" w:rsidRDefault="001779C0" w:rsidP="00727B3C">
            <w:pPr>
              <w:pStyle w:val="CopticCross"/>
            </w:pPr>
          </w:p>
        </w:tc>
        <w:tc>
          <w:tcPr>
            <w:tcW w:w="3960" w:type="dxa"/>
          </w:tcPr>
          <w:p w14:paraId="2808E597" w14:textId="77777777" w:rsidR="001779C0" w:rsidRDefault="001779C0" w:rsidP="001779C0">
            <w:pPr>
              <w:pStyle w:val="CopticVersemulti-line"/>
            </w:pPr>
            <w:r>
              <w:t>Ⲡⲁⲡⲁ Ⲁⲃⲃⲁ Ⲕⲩⲣⲓⲗⲗⲟⲥ ⲡⲓⲙⲁϩ ⲋ:</w:t>
            </w:r>
          </w:p>
          <w:p w14:paraId="785C8B3F" w14:textId="77777777" w:rsidR="001779C0" w:rsidRDefault="001779C0" w:rsidP="001779C0">
            <w:pPr>
              <w:pStyle w:val="CopticVersemulti-line"/>
            </w:pPr>
            <w:r>
              <w:t>ⲡⲓⲙ̀ⲁⲕⲁⲣⲓⲟⲥ ϧⲉⲛ ⲟⲩⲙⲉⲑⲙⲏⲓ:</w:t>
            </w:r>
          </w:p>
          <w:p w14:paraId="1156F556" w14:textId="77777777" w:rsidR="001779C0" w:rsidRDefault="001779C0" w:rsidP="001779C0">
            <w:pPr>
              <w:pStyle w:val="CopticVersemulti-line"/>
            </w:pPr>
            <w:r>
              <w:t>ⲫⲏⲉⲧⲁϥ ⲧⲁϫⲣⲟⲛ ϧⲉⲛ ⲡⲓⲛⲁϩϯ:</w:t>
            </w:r>
          </w:p>
          <w:p w14:paraId="500EAB0C" w14:textId="77777777" w:rsidR="001779C0" w:rsidRDefault="001779C0" w:rsidP="001779C0">
            <w:pPr>
              <w:pStyle w:val="CopticHangingVerse"/>
            </w:pPr>
            <w:r>
              <w:t>ⲛ̀ⲟⲣⲑⲟⲍⲟⲝⲟⲥ ⲛ̀ⲧⲁⲫ̀ⲙⲏⲓ.</w:t>
            </w:r>
          </w:p>
        </w:tc>
      </w:tr>
      <w:tr w:rsidR="001779C0" w14:paraId="01C595A8" w14:textId="77777777" w:rsidTr="00727B3C">
        <w:trPr>
          <w:cantSplit/>
          <w:jc w:val="center"/>
        </w:trPr>
        <w:tc>
          <w:tcPr>
            <w:tcW w:w="288" w:type="dxa"/>
          </w:tcPr>
          <w:p w14:paraId="648B3C22" w14:textId="77777777" w:rsidR="001779C0" w:rsidRDefault="001779C0" w:rsidP="00727B3C">
            <w:pPr>
              <w:pStyle w:val="CopticCross"/>
            </w:pPr>
            <w:r w:rsidRPr="00FB5ACB">
              <w:lastRenderedPageBreak/>
              <w:t>¿</w:t>
            </w:r>
          </w:p>
        </w:tc>
        <w:tc>
          <w:tcPr>
            <w:tcW w:w="3960" w:type="dxa"/>
          </w:tcPr>
          <w:p w14:paraId="4C8EC682" w14:textId="77777777" w:rsidR="001779C0" w:rsidRDefault="001779C0" w:rsidP="001779C0">
            <w:pPr>
              <w:pStyle w:val="EngHang"/>
            </w:pPr>
            <w:r>
              <w:t>Your name is full of pride,</w:t>
            </w:r>
          </w:p>
          <w:p w14:paraId="1C62411F" w14:textId="77777777" w:rsidR="001779C0" w:rsidRDefault="001779C0" w:rsidP="001779C0">
            <w:pPr>
              <w:pStyle w:val="EngHang"/>
            </w:pPr>
            <w:r>
              <w:t>O pure monk,</w:t>
            </w:r>
          </w:p>
          <w:p w14:paraId="0068F837" w14:textId="77777777" w:rsidR="001779C0" w:rsidRDefault="001779C0" w:rsidP="001779C0">
            <w:pPr>
              <w:pStyle w:val="EngHang"/>
            </w:pPr>
            <w:r>
              <w:t>The strong hermit,</w:t>
            </w:r>
          </w:p>
          <w:p w14:paraId="56070110" w14:textId="77777777" w:rsidR="001779C0" w:rsidRDefault="001779C0" w:rsidP="001779C0">
            <w:pPr>
              <w:pStyle w:val="EngHangEnd"/>
            </w:pPr>
            <w:r>
              <w:t>The friend of the anchorites,</w:t>
            </w:r>
          </w:p>
        </w:tc>
        <w:tc>
          <w:tcPr>
            <w:tcW w:w="288" w:type="dxa"/>
          </w:tcPr>
          <w:p w14:paraId="65C0ADA9" w14:textId="77777777" w:rsidR="001779C0" w:rsidRDefault="001779C0" w:rsidP="00727B3C"/>
        </w:tc>
        <w:tc>
          <w:tcPr>
            <w:tcW w:w="288" w:type="dxa"/>
          </w:tcPr>
          <w:p w14:paraId="2BD3155F" w14:textId="77777777" w:rsidR="001779C0" w:rsidRDefault="001779C0" w:rsidP="00727B3C">
            <w:pPr>
              <w:pStyle w:val="CopticCross"/>
            </w:pPr>
            <w:r w:rsidRPr="00FB5ACB">
              <w:t>¿</w:t>
            </w:r>
          </w:p>
        </w:tc>
        <w:tc>
          <w:tcPr>
            <w:tcW w:w="3960" w:type="dxa"/>
          </w:tcPr>
          <w:p w14:paraId="5BE7A358" w14:textId="77777777" w:rsidR="001779C0" w:rsidRDefault="001779C0" w:rsidP="001779C0">
            <w:pPr>
              <w:pStyle w:val="CopticVersemulti-line"/>
            </w:pPr>
            <w:r>
              <w:t>Ⲟⲩⲣⲁⲛ ⲛ̀ϣⲟⲩϣⲟⲩ ⲡⲉ ⲡⲉⲕⲣⲁⲛ:</w:t>
            </w:r>
          </w:p>
          <w:p w14:paraId="60724BE5" w14:textId="77777777" w:rsidR="001779C0" w:rsidRDefault="001779C0" w:rsidP="001779C0">
            <w:pPr>
              <w:pStyle w:val="CopticVersemulti-line"/>
            </w:pPr>
            <w:r>
              <w:t>ⲱ̀ ⲡⲓⲙⲟⲛⲁⲭⲟⲥ ⲉⲧⲧⲟⲩⲃⲏⲟⲩⲧ:</w:t>
            </w:r>
          </w:p>
          <w:p w14:paraId="1BD683BC" w14:textId="77777777" w:rsidR="001779C0" w:rsidRDefault="001779C0" w:rsidP="001779C0">
            <w:pPr>
              <w:pStyle w:val="CopticVersemulti-line"/>
            </w:pPr>
            <w:r>
              <w:t>ⲡⲓⲙⲁⲛⲇ̀ⲣⲓⲧⲏⲥ ⲉⲧⲧⲁϫⲣⲏⲟⲩⲧ:</w:t>
            </w:r>
          </w:p>
          <w:p w14:paraId="0F887A39" w14:textId="77777777" w:rsidR="001779C0" w:rsidRDefault="001779C0" w:rsidP="001779C0">
            <w:pPr>
              <w:pStyle w:val="CopticHangingVerse"/>
            </w:pPr>
            <w:r>
              <w:t>ⲡⲓϣ̀ⲫⲏⲣ ⲛ̀ⲛⲓⲁⲛⲁⲭⲱⲣⲓⲧⲏⲥ.</w:t>
            </w:r>
          </w:p>
        </w:tc>
      </w:tr>
      <w:tr w:rsidR="001779C0" w14:paraId="0D4C3738" w14:textId="77777777" w:rsidTr="00727B3C">
        <w:trPr>
          <w:cantSplit/>
          <w:jc w:val="center"/>
        </w:trPr>
        <w:tc>
          <w:tcPr>
            <w:tcW w:w="288" w:type="dxa"/>
          </w:tcPr>
          <w:p w14:paraId="140B034F" w14:textId="77777777" w:rsidR="001779C0" w:rsidRDefault="001779C0" w:rsidP="00727B3C">
            <w:pPr>
              <w:pStyle w:val="CopticCross"/>
            </w:pPr>
          </w:p>
        </w:tc>
        <w:tc>
          <w:tcPr>
            <w:tcW w:w="3960" w:type="dxa"/>
          </w:tcPr>
          <w:p w14:paraId="058AA6CD" w14:textId="77777777" w:rsidR="001779C0" w:rsidRDefault="001779C0" w:rsidP="001779C0">
            <w:pPr>
              <w:pStyle w:val="EngHang"/>
            </w:pPr>
            <w:r>
              <w:t>For you have become</w:t>
            </w:r>
          </w:p>
          <w:p w14:paraId="332DBA53" w14:textId="77777777" w:rsidR="001779C0" w:rsidRDefault="001779C0" w:rsidP="001779C0">
            <w:pPr>
              <w:pStyle w:val="EngHang"/>
            </w:pPr>
            <w:r>
              <w:t>A prime example,</w:t>
            </w:r>
          </w:p>
          <w:p w14:paraId="7C51D04D" w14:textId="77777777" w:rsidR="001779C0" w:rsidRDefault="001779C0" w:rsidP="001779C0">
            <w:pPr>
              <w:pStyle w:val="EngHang"/>
            </w:pPr>
            <w:r>
              <w:t>Of words, love, deeds,</w:t>
            </w:r>
          </w:p>
          <w:p w14:paraId="69B1051E" w14:textId="77777777" w:rsidR="001779C0" w:rsidRDefault="001779C0" w:rsidP="001779C0">
            <w:pPr>
              <w:pStyle w:val="EngHangEnd"/>
            </w:pPr>
            <w:r>
              <w:t>And purity in faith.</w:t>
            </w:r>
          </w:p>
        </w:tc>
        <w:tc>
          <w:tcPr>
            <w:tcW w:w="288" w:type="dxa"/>
          </w:tcPr>
          <w:p w14:paraId="471E4683" w14:textId="77777777" w:rsidR="001779C0" w:rsidRDefault="001779C0" w:rsidP="00727B3C"/>
        </w:tc>
        <w:tc>
          <w:tcPr>
            <w:tcW w:w="288" w:type="dxa"/>
          </w:tcPr>
          <w:p w14:paraId="6F83D7AB" w14:textId="77777777" w:rsidR="001779C0" w:rsidRDefault="001779C0" w:rsidP="00727B3C">
            <w:pPr>
              <w:pStyle w:val="CopticCross"/>
            </w:pPr>
          </w:p>
        </w:tc>
        <w:tc>
          <w:tcPr>
            <w:tcW w:w="3960" w:type="dxa"/>
          </w:tcPr>
          <w:p w14:paraId="2FF5B149" w14:textId="77777777" w:rsidR="001779C0" w:rsidRDefault="001779C0" w:rsidP="001779C0">
            <w:pPr>
              <w:pStyle w:val="CopticVersemulti-line"/>
            </w:pPr>
            <w:r>
              <w:t>Ⲉⲑⲃⲉ ⲫⲁⲓ ⲁⲕϣⲱⲡⲓ ⲛⲁⲛ:</w:t>
            </w:r>
          </w:p>
          <w:p w14:paraId="7F9F023A" w14:textId="77777777" w:rsidR="001779C0" w:rsidRDefault="001779C0" w:rsidP="001779C0">
            <w:pPr>
              <w:pStyle w:val="CopticVersemulti-line"/>
            </w:pPr>
            <w:r>
              <w:t>ⲛ̀ⲟⲩⲧⲩⲡⲟⲥ ϧⲉⲛ ⲡ̀ⲥⲁϫⲓ:</w:t>
            </w:r>
          </w:p>
          <w:p w14:paraId="12255A91" w14:textId="77777777" w:rsidR="001779C0" w:rsidRDefault="001779C0" w:rsidP="001779C0">
            <w:pPr>
              <w:pStyle w:val="CopticVersemulti-line"/>
            </w:pPr>
            <w:r>
              <w:t>ϧⲉⲛ ϯⲁⲅⲁⲡⲏ: ϧⲉⲛ ⲡⲓϫⲓⲛⲙⲟϣⲓ:</w:t>
            </w:r>
          </w:p>
          <w:p w14:paraId="3E102AF1" w14:textId="77777777" w:rsidR="001779C0" w:rsidRDefault="001779C0" w:rsidP="001779C0">
            <w:pPr>
              <w:pStyle w:val="CopticHangingVerse"/>
            </w:pPr>
            <w:r>
              <w:t>ϧⲉⲛ ⲡⲓⲧⲟⲩⲃⲟ ϧⲉⲛ ⲫ̀ⲛⲁϩϯ.</w:t>
            </w:r>
          </w:p>
        </w:tc>
      </w:tr>
      <w:tr w:rsidR="001779C0" w14:paraId="511ED777" w14:textId="77777777" w:rsidTr="00727B3C">
        <w:trPr>
          <w:cantSplit/>
          <w:jc w:val="center"/>
        </w:trPr>
        <w:tc>
          <w:tcPr>
            <w:tcW w:w="288" w:type="dxa"/>
          </w:tcPr>
          <w:p w14:paraId="3FEF26C0" w14:textId="77777777" w:rsidR="001779C0" w:rsidRDefault="001779C0" w:rsidP="00727B3C">
            <w:pPr>
              <w:pStyle w:val="CopticCross"/>
            </w:pPr>
            <w:r w:rsidRPr="00FB5ACB">
              <w:t>¿</w:t>
            </w:r>
          </w:p>
        </w:tc>
        <w:tc>
          <w:tcPr>
            <w:tcW w:w="3960" w:type="dxa"/>
          </w:tcPr>
          <w:p w14:paraId="54AE718F" w14:textId="77777777" w:rsidR="001779C0" w:rsidRDefault="001779C0" w:rsidP="001779C0">
            <w:pPr>
              <w:pStyle w:val="EngHang"/>
            </w:pPr>
            <w:r>
              <w:t>Hail to you, O loving father</w:t>
            </w:r>
          </w:p>
          <w:p w14:paraId="434764AC" w14:textId="77777777" w:rsidR="001779C0" w:rsidRDefault="001779C0" w:rsidP="001779C0">
            <w:pPr>
              <w:pStyle w:val="EngHang"/>
            </w:pPr>
            <w:r>
              <w:t>Who healed the sick,</w:t>
            </w:r>
          </w:p>
          <w:p w14:paraId="24EDFFA4" w14:textId="77777777" w:rsidR="001779C0" w:rsidRDefault="001779C0" w:rsidP="001779C0">
            <w:pPr>
              <w:pStyle w:val="EngHang"/>
            </w:pPr>
            <w:r>
              <w:t>And worked miracles,</w:t>
            </w:r>
          </w:p>
          <w:p w14:paraId="5974F24B" w14:textId="77777777" w:rsidR="001779C0" w:rsidRDefault="001779C0" w:rsidP="001779C0">
            <w:pPr>
              <w:pStyle w:val="EngHangEnd"/>
            </w:pPr>
            <w:r>
              <w:t>And cast out demons.</w:t>
            </w:r>
          </w:p>
        </w:tc>
        <w:tc>
          <w:tcPr>
            <w:tcW w:w="288" w:type="dxa"/>
          </w:tcPr>
          <w:p w14:paraId="76801E87" w14:textId="77777777" w:rsidR="001779C0" w:rsidRDefault="001779C0" w:rsidP="00727B3C"/>
        </w:tc>
        <w:tc>
          <w:tcPr>
            <w:tcW w:w="288" w:type="dxa"/>
          </w:tcPr>
          <w:p w14:paraId="2C2027D7" w14:textId="77777777" w:rsidR="001779C0" w:rsidRDefault="001779C0" w:rsidP="00727B3C">
            <w:pPr>
              <w:pStyle w:val="CopticCross"/>
            </w:pPr>
            <w:r w:rsidRPr="00FB5ACB">
              <w:t>¿</w:t>
            </w:r>
          </w:p>
        </w:tc>
        <w:tc>
          <w:tcPr>
            <w:tcW w:w="3960" w:type="dxa"/>
          </w:tcPr>
          <w:p w14:paraId="68A53440" w14:textId="77777777" w:rsidR="001779C0" w:rsidRDefault="001779C0" w:rsidP="001779C0">
            <w:pPr>
              <w:pStyle w:val="CopticVersemulti-line"/>
            </w:pPr>
            <w:r>
              <w:t>Ⲭⲉⲣⲉ ⲡⲓⲙⲁⲓⲛⲉϥϣⲏⲣⲓ:</w:t>
            </w:r>
          </w:p>
          <w:p w14:paraId="24D27097" w14:textId="77777777" w:rsidR="001779C0" w:rsidRDefault="001779C0" w:rsidP="001779C0">
            <w:pPr>
              <w:pStyle w:val="CopticVersemulti-line"/>
            </w:pPr>
            <w:r>
              <w:t>ⲫⲏⲉⲧⲁϥⲧⲁⲗϭⲟ ⲛ̀ⲛⲏⲉⲧϣⲱⲛⲓ:</w:t>
            </w:r>
          </w:p>
          <w:p w14:paraId="38361591" w14:textId="77777777" w:rsidR="001779C0" w:rsidRDefault="001779C0" w:rsidP="001779C0">
            <w:pPr>
              <w:pStyle w:val="CopticVersemulti-line"/>
            </w:pPr>
            <w:r>
              <w:t>ⲁϥⲉⲣ ⲡ̀ⲣⲟⲫⲏⲧⲉⲩⲓⲛ ⲛ̀ⲛⲓϣ̀ⲫⲏⲣⲓ:</w:t>
            </w:r>
          </w:p>
          <w:p w14:paraId="0DE624CF" w14:textId="77777777" w:rsidR="001779C0" w:rsidRDefault="001779C0" w:rsidP="001779C0">
            <w:pPr>
              <w:pStyle w:val="CopticHangingVerse"/>
            </w:pPr>
            <w:r>
              <w:t>ⲟⲩⲟϩ ⲛⲓⲇⲩⲙⲱⲛ ⲁϥϩⲓⲧⲟⲩ ⲉⲃⲟⲗ.</w:t>
            </w:r>
          </w:p>
        </w:tc>
      </w:tr>
      <w:tr w:rsidR="001779C0" w14:paraId="090CC7C1" w14:textId="77777777" w:rsidTr="00727B3C">
        <w:trPr>
          <w:cantSplit/>
          <w:jc w:val="center"/>
        </w:trPr>
        <w:tc>
          <w:tcPr>
            <w:tcW w:w="288" w:type="dxa"/>
          </w:tcPr>
          <w:p w14:paraId="273CC7E6" w14:textId="77777777" w:rsidR="001779C0" w:rsidRDefault="001779C0" w:rsidP="00727B3C">
            <w:pPr>
              <w:pStyle w:val="CopticCross"/>
            </w:pPr>
          </w:p>
        </w:tc>
        <w:tc>
          <w:tcPr>
            <w:tcW w:w="3960" w:type="dxa"/>
          </w:tcPr>
          <w:p w14:paraId="61CD89F6" w14:textId="77777777" w:rsidR="001779C0" w:rsidRDefault="001779C0" w:rsidP="001779C0">
            <w:pPr>
              <w:pStyle w:val="EngHang"/>
            </w:pPr>
            <w:r>
              <w:t>Your era was blessed,</w:t>
            </w:r>
          </w:p>
          <w:p w14:paraId="2532802E" w14:textId="77777777" w:rsidR="001779C0" w:rsidRDefault="001779C0" w:rsidP="001779C0">
            <w:pPr>
              <w:pStyle w:val="EngHang"/>
            </w:pPr>
            <w:r>
              <w:t>O our honoured father,</w:t>
            </w:r>
          </w:p>
          <w:p w14:paraId="1D6C2813" w14:textId="77777777" w:rsidR="001779C0" w:rsidRDefault="001779C0" w:rsidP="001779C0">
            <w:pPr>
              <w:pStyle w:val="EngHang"/>
            </w:pPr>
            <w:r>
              <w:t>You received St. Mark’s relics,</w:t>
            </w:r>
          </w:p>
          <w:p w14:paraId="594A1FB1" w14:textId="77777777" w:rsidR="001779C0" w:rsidRDefault="001779C0" w:rsidP="001779C0">
            <w:pPr>
              <w:pStyle w:val="EngHangEnd"/>
            </w:pPr>
            <w:r>
              <w:t>And consecrated the holy Myron.</w:t>
            </w:r>
          </w:p>
        </w:tc>
        <w:tc>
          <w:tcPr>
            <w:tcW w:w="288" w:type="dxa"/>
          </w:tcPr>
          <w:p w14:paraId="0BAEAB63" w14:textId="77777777" w:rsidR="001779C0" w:rsidRDefault="001779C0" w:rsidP="00727B3C"/>
        </w:tc>
        <w:tc>
          <w:tcPr>
            <w:tcW w:w="288" w:type="dxa"/>
          </w:tcPr>
          <w:p w14:paraId="46F19F86" w14:textId="77777777" w:rsidR="001779C0" w:rsidRDefault="001779C0" w:rsidP="00727B3C">
            <w:pPr>
              <w:pStyle w:val="CopticCross"/>
            </w:pPr>
          </w:p>
        </w:tc>
        <w:tc>
          <w:tcPr>
            <w:tcW w:w="3960" w:type="dxa"/>
          </w:tcPr>
          <w:p w14:paraId="3E81B81D" w14:textId="77777777" w:rsidR="001779C0" w:rsidRDefault="001779C0" w:rsidP="001779C0">
            <w:pPr>
              <w:pStyle w:val="CopticVersemulti-line"/>
            </w:pPr>
            <w:r>
              <w:t>Ϥⲥ̀ⲙⲁⲣⲱⲟⲩⲧ ⲛ̀ϫⲉ ⲡⲉⲕⲃⲓⲟⲥ:</w:t>
            </w:r>
          </w:p>
          <w:p w14:paraId="1181019C" w14:textId="77777777" w:rsidR="001779C0" w:rsidRDefault="001779C0" w:rsidP="001779C0">
            <w:pPr>
              <w:pStyle w:val="CopticVersemulti-line"/>
            </w:pPr>
            <w:r>
              <w:t>ⲱ̀ ⲡⲉⲛⲓⲱⲧ ⲙ̀ⲙⲁⲕⲁⲣⲓⲟⲥ:</w:t>
            </w:r>
          </w:p>
          <w:p w14:paraId="1D2785AE" w14:textId="77777777" w:rsidR="001779C0" w:rsidRDefault="001779C0" w:rsidP="001779C0">
            <w:pPr>
              <w:pStyle w:val="CopticVersemulti-line"/>
            </w:pPr>
            <w:r>
              <w:t>ⲁⲕⲧⲁⲭⲑⲟ ⲛⲁⲛ ⲙ̀ⲡⲓⲥⲱⲙⲁ ⲛ̀ⲁⲃⲃⲁ Ⲙⲁⲣⲕⲟⲥ:</w:t>
            </w:r>
          </w:p>
          <w:p w14:paraId="10402D0B" w14:textId="77777777" w:rsidR="001779C0" w:rsidRPr="003032D8" w:rsidRDefault="001779C0" w:rsidP="001779C0">
            <w:pPr>
              <w:pStyle w:val="CopticHangingVerse"/>
            </w:pPr>
            <w:r>
              <w:t>ⲟⲩⲟϩ ⲁⲕⲓ̀ⲣⲓ ⲙ̀ⲡⲓⲙⲩⲣⲟⲛ ⲉⲑⲟⲩⲁⲃ.</w:t>
            </w:r>
          </w:p>
        </w:tc>
      </w:tr>
      <w:tr w:rsidR="001779C0" w14:paraId="563CEBC6" w14:textId="77777777" w:rsidTr="00727B3C">
        <w:trPr>
          <w:cantSplit/>
          <w:jc w:val="center"/>
        </w:trPr>
        <w:tc>
          <w:tcPr>
            <w:tcW w:w="288" w:type="dxa"/>
          </w:tcPr>
          <w:p w14:paraId="4A57F8E6" w14:textId="77777777" w:rsidR="001779C0" w:rsidRDefault="001779C0" w:rsidP="00727B3C">
            <w:pPr>
              <w:pStyle w:val="CopticCross"/>
            </w:pPr>
            <w:r w:rsidRPr="00FB5ACB">
              <w:t>¿</w:t>
            </w:r>
          </w:p>
        </w:tc>
        <w:tc>
          <w:tcPr>
            <w:tcW w:w="3960" w:type="dxa"/>
          </w:tcPr>
          <w:p w14:paraId="2BF47BD4" w14:textId="77777777" w:rsidR="001779C0" w:rsidRDefault="001779C0" w:rsidP="001779C0">
            <w:pPr>
              <w:pStyle w:val="EngHang"/>
            </w:pPr>
            <w:r>
              <w:t>Mary the Mother of God</w:t>
            </w:r>
          </w:p>
          <w:p w14:paraId="5D3F398C" w14:textId="77777777" w:rsidR="001779C0" w:rsidRDefault="001779C0" w:rsidP="001779C0">
            <w:pPr>
              <w:pStyle w:val="EngHang"/>
            </w:pPr>
            <w:r>
              <w:t>Appeared miraculously,</w:t>
            </w:r>
          </w:p>
          <w:p w14:paraId="5D8F9F47" w14:textId="77777777" w:rsidR="001779C0" w:rsidRDefault="001779C0" w:rsidP="001779C0">
            <w:pPr>
              <w:pStyle w:val="EngHang"/>
            </w:pPr>
            <w:r>
              <w:t>With doves and incense,</w:t>
            </w:r>
          </w:p>
          <w:p w14:paraId="69DE4473" w14:textId="77777777" w:rsidR="001779C0" w:rsidRDefault="001779C0" w:rsidP="001779C0">
            <w:pPr>
              <w:pStyle w:val="EngHangEnd"/>
            </w:pPr>
            <w:r>
              <w:t>Above her church in Zeitoun.</w:t>
            </w:r>
          </w:p>
        </w:tc>
        <w:tc>
          <w:tcPr>
            <w:tcW w:w="288" w:type="dxa"/>
          </w:tcPr>
          <w:p w14:paraId="0EF4F1EE" w14:textId="77777777" w:rsidR="001779C0" w:rsidRDefault="001779C0" w:rsidP="00727B3C"/>
        </w:tc>
        <w:tc>
          <w:tcPr>
            <w:tcW w:w="288" w:type="dxa"/>
          </w:tcPr>
          <w:p w14:paraId="65F1FE7E" w14:textId="77777777" w:rsidR="001779C0" w:rsidRDefault="001779C0" w:rsidP="00727B3C">
            <w:pPr>
              <w:pStyle w:val="CopticCross"/>
            </w:pPr>
            <w:r w:rsidRPr="00FB5ACB">
              <w:t>¿</w:t>
            </w:r>
          </w:p>
        </w:tc>
        <w:tc>
          <w:tcPr>
            <w:tcW w:w="3960" w:type="dxa"/>
          </w:tcPr>
          <w:p w14:paraId="0FBD091C" w14:textId="77777777" w:rsidR="001779C0" w:rsidRDefault="001779C0" w:rsidP="001779C0">
            <w:pPr>
              <w:pStyle w:val="CopticVersemulti-line"/>
            </w:pPr>
            <w:r>
              <w:t>Ⲙⲁⲣⲓⲁ̀ ϯⲙⲁⲥⲛⲟⲩϯ:</w:t>
            </w:r>
          </w:p>
          <w:p w14:paraId="621328C6" w14:textId="77777777" w:rsidR="001779C0" w:rsidRDefault="001779C0" w:rsidP="001779C0">
            <w:pPr>
              <w:pStyle w:val="CopticVersemulti-line"/>
            </w:pPr>
            <w:r>
              <w:t>ⲁⲥⲟⲩⲱⲛϩ ϧⲉⲛ ⲟⲩⲛⲓϣⲧ ⲛ̀ϣ̀ⲫⲏⲣⲓ:</w:t>
            </w:r>
          </w:p>
          <w:p w14:paraId="14101736" w14:textId="77777777" w:rsidR="001779C0" w:rsidRDefault="001779C0" w:rsidP="001779C0">
            <w:pPr>
              <w:pStyle w:val="CopticVersemulti-line"/>
            </w:pPr>
            <w:r>
              <w:t>ⲛⲉⲙ ⲛⲓϭⲣⲟⲙⲡⲓ ⲛⲉⲙ ⲛⲓⲥ̀ⲑⲟⲓⲛⲟⲩϥⲓ:</w:t>
            </w:r>
          </w:p>
          <w:p w14:paraId="48573FF1" w14:textId="77777777" w:rsidR="001779C0" w:rsidRDefault="001779C0" w:rsidP="001779C0">
            <w:pPr>
              <w:pStyle w:val="CopticHangingVerse"/>
            </w:pPr>
            <w:r>
              <w:t>ϧⲉⲛ ⲧⲉⲥⲉⲕⲕ̀ⲗⲏⲥⲓⲁ ϧⲉⲛ Ⲍⲁⲓⲧⲟⲩⲛ.</w:t>
            </w:r>
          </w:p>
        </w:tc>
      </w:tr>
      <w:tr w:rsidR="001779C0" w14:paraId="789AFEA2" w14:textId="77777777" w:rsidTr="00727B3C">
        <w:trPr>
          <w:cantSplit/>
          <w:jc w:val="center"/>
        </w:trPr>
        <w:tc>
          <w:tcPr>
            <w:tcW w:w="288" w:type="dxa"/>
          </w:tcPr>
          <w:p w14:paraId="7A2DE1FE" w14:textId="77777777" w:rsidR="001779C0" w:rsidRPr="00FB5ACB" w:rsidRDefault="001779C0" w:rsidP="00727B3C">
            <w:pPr>
              <w:pStyle w:val="CopticCross"/>
            </w:pPr>
          </w:p>
        </w:tc>
        <w:tc>
          <w:tcPr>
            <w:tcW w:w="3960" w:type="dxa"/>
          </w:tcPr>
          <w:p w14:paraId="4D43D006" w14:textId="77777777" w:rsidR="001779C0" w:rsidRDefault="001779C0" w:rsidP="001779C0">
            <w:pPr>
              <w:pStyle w:val="EngHang"/>
            </w:pPr>
            <w:r>
              <w:t>You built a new cathedral,</w:t>
            </w:r>
          </w:p>
          <w:p w14:paraId="3D904EAC" w14:textId="77777777" w:rsidR="001779C0" w:rsidRDefault="001779C0" w:rsidP="001779C0">
            <w:pPr>
              <w:pStyle w:val="EngHang"/>
            </w:pPr>
            <w:r>
              <w:t>As well as St. Mina’s great monastery,</w:t>
            </w:r>
          </w:p>
          <w:p w14:paraId="6426E3D0" w14:textId="77777777" w:rsidR="001779C0" w:rsidRDefault="001779C0" w:rsidP="001779C0">
            <w:pPr>
              <w:pStyle w:val="EngHang"/>
            </w:pPr>
            <w:r>
              <w:t>And many more churches,</w:t>
            </w:r>
          </w:p>
          <w:p w14:paraId="42FE9FC5" w14:textId="77777777" w:rsidR="001779C0" w:rsidRDefault="001779C0" w:rsidP="001779C0">
            <w:pPr>
              <w:pStyle w:val="EngHangEnd"/>
            </w:pPr>
            <w:r>
              <w:t>But you remained humble.</w:t>
            </w:r>
          </w:p>
        </w:tc>
        <w:tc>
          <w:tcPr>
            <w:tcW w:w="288" w:type="dxa"/>
          </w:tcPr>
          <w:p w14:paraId="3D44100C" w14:textId="77777777" w:rsidR="001779C0" w:rsidRDefault="001779C0" w:rsidP="00727B3C"/>
        </w:tc>
        <w:tc>
          <w:tcPr>
            <w:tcW w:w="288" w:type="dxa"/>
          </w:tcPr>
          <w:p w14:paraId="77288123" w14:textId="77777777" w:rsidR="001779C0" w:rsidRPr="00FB5ACB" w:rsidRDefault="001779C0" w:rsidP="00727B3C">
            <w:pPr>
              <w:pStyle w:val="CopticCross"/>
            </w:pPr>
          </w:p>
        </w:tc>
        <w:tc>
          <w:tcPr>
            <w:tcW w:w="3960" w:type="dxa"/>
          </w:tcPr>
          <w:p w14:paraId="67EF0151" w14:textId="77777777" w:rsidR="001779C0" w:rsidRDefault="001779C0" w:rsidP="001779C0">
            <w:pPr>
              <w:pStyle w:val="CopticVersemulti-line"/>
            </w:pPr>
            <w:r>
              <w:t>Ⲁⲕⲕⲱⲧ ⲛ̀ⲟⲩⲙⲁⲛⲕⲁⲑⲉⲇⲣⲁ ⲙ̀ⲃⲉⲣⲓ:</w:t>
            </w:r>
          </w:p>
          <w:p w14:paraId="571265F4" w14:textId="77777777" w:rsidR="001779C0" w:rsidRDefault="001779C0" w:rsidP="001779C0">
            <w:pPr>
              <w:pStyle w:val="CopticVersemulti-line"/>
            </w:pPr>
            <w:r>
              <w:t>ⲛⲉⲙ ⲡⲓⲛⲓϣϯ ⲛ̀ⲁ̀ⲃⲏⲧ ⲛ̀ⲁⲃⲃⲁ Ⲙⲏⲛⲁ:</w:t>
            </w:r>
          </w:p>
          <w:p w14:paraId="77DE2032" w14:textId="77777777" w:rsidR="001779C0" w:rsidRDefault="001779C0" w:rsidP="001779C0">
            <w:pPr>
              <w:pStyle w:val="CopticVersemulti-line"/>
            </w:pPr>
            <w:r>
              <w:t>ⲛⲉⲙ ϩⲁⲛⲙⲏϣ ⲛ̀ⲉⲕⲕ̀ⲗⲏⲥⲓⲁ:</w:t>
            </w:r>
          </w:p>
          <w:p w14:paraId="1F862736" w14:textId="77777777" w:rsidR="001779C0" w:rsidRDefault="001779C0" w:rsidP="001779C0">
            <w:pPr>
              <w:pStyle w:val="CopticHangingVerse"/>
            </w:pPr>
            <w:r>
              <w:t>ⲡⲉⲕϩⲏⲧ ⲙ̀ⲡⲉϥϭⲁⲥ ⲛⲁϩⲃⲓ ⲉ̀ⲡ̀ⲧⲏⲣϥ.</w:t>
            </w:r>
          </w:p>
        </w:tc>
      </w:tr>
      <w:tr w:rsidR="001779C0" w14:paraId="0F5BE7D6" w14:textId="77777777" w:rsidTr="00727B3C">
        <w:trPr>
          <w:cantSplit/>
          <w:jc w:val="center"/>
        </w:trPr>
        <w:tc>
          <w:tcPr>
            <w:tcW w:w="288" w:type="dxa"/>
          </w:tcPr>
          <w:p w14:paraId="6D2779A5" w14:textId="77777777" w:rsidR="001779C0" w:rsidRPr="00FB5ACB" w:rsidRDefault="001779C0" w:rsidP="00727B3C">
            <w:pPr>
              <w:pStyle w:val="CopticCross"/>
            </w:pPr>
            <w:r w:rsidRPr="00FB5ACB">
              <w:lastRenderedPageBreak/>
              <w:t>¿</w:t>
            </w:r>
          </w:p>
        </w:tc>
        <w:tc>
          <w:tcPr>
            <w:tcW w:w="3960" w:type="dxa"/>
          </w:tcPr>
          <w:p w14:paraId="1E72A541" w14:textId="77777777" w:rsidR="001779C0" w:rsidRDefault="001779C0" w:rsidP="001779C0">
            <w:pPr>
              <w:pStyle w:val="EngHang"/>
            </w:pPr>
            <w:r>
              <w:t>You rose at dawn,</w:t>
            </w:r>
          </w:p>
          <w:p w14:paraId="2F3A8143" w14:textId="77777777" w:rsidR="001779C0" w:rsidRDefault="001779C0" w:rsidP="001779C0">
            <w:pPr>
              <w:pStyle w:val="EngHang"/>
            </w:pPr>
            <w:r>
              <w:t>In health and in sickness,</w:t>
            </w:r>
          </w:p>
          <w:p w14:paraId="727DA83A" w14:textId="77777777" w:rsidR="001779C0" w:rsidRDefault="001779C0" w:rsidP="001779C0">
            <w:pPr>
              <w:pStyle w:val="EngHang"/>
            </w:pPr>
            <w:r>
              <w:t>To praise with the angels,</w:t>
            </w:r>
          </w:p>
          <w:p w14:paraId="59AB9E72" w14:textId="77777777" w:rsidR="001779C0" w:rsidRDefault="001779C0" w:rsidP="001779C0">
            <w:pPr>
              <w:pStyle w:val="EngHangEnd"/>
            </w:pPr>
            <w:r>
              <w:t>And your beloved saints.</w:t>
            </w:r>
          </w:p>
        </w:tc>
        <w:tc>
          <w:tcPr>
            <w:tcW w:w="288" w:type="dxa"/>
          </w:tcPr>
          <w:p w14:paraId="27EA727A" w14:textId="77777777" w:rsidR="001779C0" w:rsidRDefault="001779C0" w:rsidP="00727B3C"/>
        </w:tc>
        <w:tc>
          <w:tcPr>
            <w:tcW w:w="288" w:type="dxa"/>
          </w:tcPr>
          <w:p w14:paraId="68367DD9" w14:textId="77777777" w:rsidR="001779C0" w:rsidRPr="00FB5ACB" w:rsidRDefault="001779C0" w:rsidP="00727B3C">
            <w:pPr>
              <w:pStyle w:val="CopticCross"/>
            </w:pPr>
            <w:r w:rsidRPr="00FB5ACB">
              <w:t>¿</w:t>
            </w:r>
          </w:p>
        </w:tc>
        <w:tc>
          <w:tcPr>
            <w:tcW w:w="3960" w:type="dxa"/>
          </w:tcPr>
          <w:p w14:paraId="0D86CB45" w14:textId="77777777" w:rsidR="001779C0" w:rsidRDefault="001779C0" w:rsidP="001779C0">
            <w:pPr>
              <w:pStyle w:val="CopticVersemulti-line"/>
            </w:pPr>
            <w:r>
              <w:t>Ϣⲁⲕⲧⲱⲛⲕ ⲙ̀ⲃ̀ⲛⲁⲩ ⲛ̀ϣⲟⲣⲡ:</w:t>
            </w:r>
          </w:p>
          <w:p w14:paraId="0730DCF4" w14:textId="77777777" w:rsidR="001779C0" w:rsidRDefault="001779C0" w:rsidP="001779C0">
            <w:pPr>
              <w:pStyle w:val="CopticVersemulti-line"/>
            </w:pPr>
            <w:r>
              <w:t>ϧⲉⲛ ⲧⲉⲕϫⲟⲙ ⲛⲉⲙ ⲛⲉⲕϣⲱⲛⲓ:</w:t>
            </w:r>
          </w:p>
          <w:p w14:paraId="789929AB" w14:textId="77777777" w:rsidR="001779C0" w:rsidRDefault="001779C0" w:rsidP="001779C0">
            <w:pPr>
              <w:pStyle w:val="CopticVersemulti-line"/>
            </w:pPr>
            <w:r>
              <w:t>ⲉⲑⲣⲉⲕ ϩⲱⲥ ⲛⲉⲙ ⲛⲓⲁⲅⲅⲓⲗⲟⲥ:</w:t>
            </w:r>
          </w:p>
          <w:p w14:paraId="26E08BB2" w14:textId="77777777" w:rsidR="001779C0" w:rsidRDefault="001779C0" w:rsidP="001779C0">
            <w:pPr>
              <w:pStyle w:val="CopticHangingVerse"/>
            </w:pPr>
            <w:r>
              <w:t>ⲛⲉⲙ ⲛⲏⲉⲑⲟⲩⲁⲃ ⲉⲧⲉⲕⲙⲉⲛⲣⲓⲧⲟⲩ.</w:t>
            </w:r>
          </w:p>
        </w:tc>
      </w:tr>
      <w:tr w:rsidR="001779C0" w14:paraId="1BBAB2DC" w14:textId="77777777" w:rsidTr="00727B3C">
        <w:trPr>
          <w:cantSplit/>
          <w:jc w:val="center"/>
        </w:trPr>
        <w:tc>
          <w:tcPr>
            <w:tcW w:w="288" w:type="dxa"/>
          </w:tcPr>
          <w:p w14:paraId="53D9AABF" w14:textId="77777777" w:rsidR="001779C0" w:rsidRPr="00FB5ACB" w:rsidRDefault="001779C0" w:rsidP="00727B3C">
            <w:pPr>
              <w:pStyle w:val="CopticCross"/>
            </w:pPr>
          </w:p>
        </w:tc>
        <w:tc>
          <w:tcPr>
            <w:tcW w:w="3960" w:type="dxa"/>
          </w:tcPr>
          <w:p w14:paraId="60784F74" w14:textId="77777777" w:rsidR="001779C0" w:rsidRDefault="001779C0" w:rsidP="001779C0">
            <w:pPr>
              <w:pStyle w:val="EngHang"/>
            </w:pPr>
            <w:r>
              <w:t>Now remember us,</w:t>
            </w:r>
          </w:p>
          <w:p w14:paraId="028D0ED4" w14:textId="77777777" w:rsidR="001779C0" w:rsidRDefault="001779C0" w:rsidP="001779C0">
            <w:pPr>
              <w:pStyle w:val="EngHang"/>
            </w:pPr>
            <w:r>
              <w:t>Before our God,</w:t>
            </w:r>
          </w:p>
          <w:p w14:paraId="787E8DE4" w14:textId="77777777" w:rsidR="001779C0" w:rsidRDefault="001779C0" w:rsidP="001779C0">
            <w:pPr>
              <w:pStyle w:val="EngHang"/>
            </w:pPr>
            <w:r>
              <w:t>That He may keep us</w:t>
            </w:r>
          </w:p>
          <w:p w14:paraId="2A164A7C" w14:textId="77777777" w:rsidR="001779C0" w:rsidRPr="004764BD" w:rsidRDefault="001779C0" w:rsidP="001779C0">
            <w:pPr>
              <w:pStyle w:val="EngHangEnd"/>
            </w:pPr>
            <w:r>
              <w:t>In His love and His faith.</w:t>
            </w:r>
          </w:p>
        </w:tc>
        <w:tc>
          <w:tcPr>
            <w:tcW w:w="288" w:type="dxa"/>
          </w:tcPr>
          <w:p w14:paraId="34343BC2" w14:textId="77777777" w:rsidR="001779C0" w:rsidRDefault="001779C0" w:rsidP="00727B3C"/>
        </w:tc>
        <w:tc>
          <w:tcPr>
            <w:tcW w:w="288" w:type="dxa"/>
          </w:tcPr>
          <w:p w14:paraId="52E54A9B" w14:textId="77777777" w:rsidR="001779C0" w:rsidRPr="00FB5ACB" w:rsidRDefault="001779C0" w:rsidP="00727B3C">
            <w:pPr>
              <w:pStyle w:val="CopticCross"/>
            </w:pPr>
          </w:p>
        </w:tc>
        <w:tc>
          <w:tcPr>
            <w:tcW w:w="3960" w:type="dxa"/>
          </w:tcPr>
          <w:p w14:paraId="416C00F0" w14:textId="77777777" w:rsidR="001779C0" w:rsidRDefault="001779C0" w:rsidP="001779C0">
            <w:pPr>
              <w:pStyle w:val="CopticVersemulti-line"/>
            </w:pPr>
            <w:r>
              <w:t>Ϯⲛⲟⲩ ⲁⲣⲓⲡⲉⲛⲙⲉⲩⲓ̀:</w:t>
            </w:r>
          </w:p>
          <w:p w14:paraId="676CCEDA" w14:textId="77777777" w:rsidR="001779C0" w:rsidRDefault="001779C0" w:rsidP="001779C0">
            <w:pPr>
              <w:pStyle w:val="CopticVersemulti-line"/>
            </w:pPr>
            <w:r>
              <w:t>ⲛⲁϩⲣⲉⲛ ⲡⲉⲛⲛⲟⲩϯ:</w:t>
            </w:r>
          </w:p>
          <w:p w14:paraId="54486EF7" w14:textId="77777777" w:rsidR="001779C0" w:rsidRDefault="001779C0" w:rsidP="001779C0">
            <w:pPr>
              <w:pStyle w:val="CopticVersemulti-line"/>
            </w:pPr>
            <w:r>
              <w:t>ⲉⲑⲣⲉϥϫⲱⲕ ⲛⲁⲛ ⲉ̀ⲃⲟⲗ ⲙ̀ⲡⲉⲕⲣⲏϯ:</w:t>
            </w:r>
          </w:p>
          <w:p w14:paraId="79D5D78A" w14:textId="77777777" w:rsidR="001779C0" w:rsidRDefault="001779C0" w:rsidP="001779C0">
            <w:pPr>
              <w:pStyle w:val="CopticHangingVerse"/>
            </w:pPr>
            <w:r>
              <w:t>ϧⲉⲛ ϯⲁⲅⲁⲡⲏ ϧⲉⲛ ⲫ̀ⲛⲁϩϯ.</w:t>
            </w:r>
          </w:p>
        </w:tc>
      </w:tr>
      <w:tr w:rsidR="001779C0" w14:paraId="70A3650E" w14:textId="77777777" w:rsidTr="00727B3C">
        <w:trPr>
          <w:cantSplit/>
          <w:jc w:val="center"/>
        </w:trPr>
        <w:tc>
          <w:tcPr>
            <w:tcW w:w="288" w:type="dxa"/>
          </w:tcPr>
          <w:p w14:paraId="646C60C9" w14:textId="77777777" w:rsidR="001779C0" w:rsidRPr="00FB5ACB" w:rsidRDefault="001779C0" w:rsidP="00727B3C">
            <w:pPr>
              <w:pStyle w:val="CopticCross"/>
            </w:pPr>
            <w:r w:rsidRPr="00FB5ACB">
              <w:t>¿</w:t>
            </w:r>
          </w:p>
        </w:tc>
        <w:tc>
          <w:tcPr>
            <w:tcW w:w="3960" w:type="dxa"/>
          </w:tcPr>
          <w:p w14:paraId="2CC9E812" w14:textId="77777777" w:rsidR="001779C0" w:rsidRDefault="001779C0" w:rsidP="001779C0">
            <w:pPr>
              <w:pStyle w:val="EngHang"/>
            </w:pPr>
            <w:r>
              <w:t>Pray to the Lord on our behalf,</w:t>
            </w:r>
          </w:p>
          <w:p w14:paraId="58D8C757" w14:textId="77777777" w:rsidR="001779C0" w:rsidRDefault="001779C0" w:rsidP="001779C0">
            <w:pPr>
              <w:pStyle w:val="EngHang"/>
            </w:pPr>
            <w:r>
              <w:t>O Our holy father, the patriarch,</w:t>
            </w:r>
          </w:p>
          <w:p w14:paraId="0F64356B" w14:textId="77777777" w:rsidR="001779C0" w:rsidRDefault="001779C0" w:rsidP="001779C0">
            <w:pPr>
              <w:pStyle w:val="EngHang"/>
            </w:pPr>
            <w:r>
              <w:t>Abba Cyril VI,</w:t>
            </w:r>
          </w:p>
          <w:p w14:paraId="1261F110" w14:textId="77777777" w:rsidR="001779C0" w:rsidRPr="004764BD" w:rsidRDefault="001779C0" w:rsidP="001779C0">
            <w:pPr>
              <w:pStyle w:val="EngHangEnd"/>
            </w:pPr>
            <w:r>
              <w:t>That He may forgive us our sins.</w:t>
            </w:r>
          </w:p>
        </w:tc>
        <w:tc>
          <w:tcPr>
            <w:tcW w:w="288" w:type="dxa"/>
          </w:tcPr>
          <w:p w14:paraId="5269A636" w14:textId="77777777" w:rsidR="001779C0" w:rsidRDefault="001779C0" w:rsidP="00727B3C"/>
        </w:tc>
        <w:tc>
          <w:tcPr>
            <w:tcW w:w="288" w:type="dxa"/>
          </w:tcPr>
          <w:p w14:paraId="3A1A56AF" w14:textId="77777777" w:rsidR="001779C0" w:rsidRPr="00FB5ACB" w:rsidRDefault="001779C0" w:rsidP="00727B3C">
            <w:pPr>
              <w:pStyle w:val="CopticCross"/>
            </w:pPr>
            <w:r w:rsidRPr="00FB5ACB">
              <w:t>¿</w:t>
            </w:r>
          </w:p>
        </w:tc>
        <w:tc>
          <w:tcPr>
            <w:tcW w:w="3960" w:type="dxa"/>
          </w:tcPr>
          <w:p w14:paraId="1F7C5516" w14:textId="77777777" w:rsidR="001779C0" w:rsidRDefault="001779C0" w:rsidP="001779C0">
            <w:pPr>
              <w:pStyle w:val="CopticVersemulti-line"/>
            </w:pPr>
            <w:r>
              <w:t>Ⲧⲱⲃϩ ⲙ̀Ⲡϭⲟⲓⲥ ⲉ̀ϩ̀ⲣⲏⲓ ⲉ̀ϫⲱⲛ:</w:t>
            </w:r>
          </w:p>
          <w:p w14:paraId="7FD8FAD7" w14:textId="77777777" w:rsidR="001779C0" w:rsidRDefault="001779C0" w:rsidP="001779C0">
            <w:pPr>
              <w:pStyle w:val="CopticVersemulti-line"/>
            </w:pPr>
            <w:r>
              <w:t>ⲡⲉⲛⲓⲱⲧ ⲉⲑⲟⲩⲁⲃ ⲙ̀ⲡⲁⲧⲣⲓⲁⲣⲭⲏⲥ:</w:t>
            </w:r>
          </w:p>
          <w:p w14:paraId="421BFFBE" w14:textId="77777777" w:rsidR="001779C0" w:rsidRDefault="001779C0" w:rsidP="001779C0">
            <w:pPr>
              <w:pStyle w:val="CopticVersemulti-line"/>
            </w:pPr>
            <w:r>
              <w:t>Ⲁⲃⲃⲁ Ⲕⲩⲣⲓⲗⲗⲟⲥ ⲠⲓⲙⲁϩⲤⲟⲟⲩ:</w:t>
            </w:r>
          </w:p>
          <w:p w14:paraId="472EFCC1" w14:textId="77777777" w:rsidR="001779C0" w:rsidRDefault="001779C0" w:rsidP="001779C0">
            <w:pPr>
              <w:pStyle w:val="CopticHangingVerse"/>
            </w:pPr>
            <w:r>
              <w:t>ⲛ̀ⲧⲉϥⲭⲁ ⲛⲉⲛⲛⲟⲃⲓ ⲛⲁⲛ ⲉ̀ⲃⲟⲗ.</w:t>
            </w:r>
          </w:p>
        </w:tc>
      </w:tr>
    </w:tbl>
    <w:p w14:paraId="4768CE56" w14:textId="77777777" w:rsidR="00495F1A" w:rsidRPr="00C30529" w:rsidRDefault="00495F1A" w:rsidP="00495F1A">
      <w:pPr>
        <w:pStyle w:val="Heading2"/>
        <w:rPr>
          <w:lang w:val="en-US"/>
        </w:rPr>
      </w:pPr>
      <w:bookmarkStart w:id="1506" w:name="_Toc448696651"/>
      <w:bookmarkStart w:id="1507" w:name="March"/>
      <w:bookmarkEnd w:id="1487"/>
      <w:r>
        <w:lastRenderedPageBreak/>
        <w:t>March</w:t>
      </w:r>
      <w:bookmarkEnd w:id="1501"/>
      <w:bookmarkEnd w:id="1502"/>
      <w:bookmarkEnd w:id="1503"/>
      <w:r w:rsidR="00C30529">
        <w:t xml:space="preserve"> or </w:t>
      </w:r>
      <w:r w:rsidR="00C30529">
        <w:rPr>
          <w:rFonts w:ascii="FreeSerifAvvaShenouda" w:hAnsi="FreeSerifAvvaShenouda" w:cs="FreeSerifAvvaShenouda"/>
        </w:rPr>
        <w:t>Ⲡⲁⲣⲙϩⲟⲧⲡ</w:t>
      </w:r>
      <w:bookmarkEnd w:id="1506"/>
    </w:p>
    <w:bookmarkStart w:id="1508" w:name="_Toc410196212" w:displacedByCustomXml="next"/>
    <w:bookmarkStart w:id="1509" w:name="_Toc410196454" w:displacedByCustomXml="next"/>
    <w:bookmarkStart w:id="1510" w:name="_Toc410196956" w:displacedByCustomXml="next"/>
    <w:sdt>
      <w:sdtPr>
        <w:id w:val="-1351720020"/>
        <w:docPartObj>
          <w:docPartGallery w:val="Table of Contents"/>
          <w:docPartUnique/>
        </w:docPartObj>
      </w:sdtPr>
      <w:sdtEndPr>
        <w:rPr>
          <w:b/>
          <w:bCs/>
          <w:noProof/>
        </w:rPr>
      </w:sdtEndPr>
      <w:sdtContent>
        <w:p w14:paraId="7AE7EA5B" w14:textId="675A2CC3"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March</w:instrText>
          </w:r>
          <w:r>
            <w:rPr>
              <w:noProof/>
            </w:rPr>
            <w:fldChar w:fldCharType="separate"/>
          </w:r>
          <w:hyperlink w:anchor="_Toc448227566" w:history="1">
            <w:r w:rsidR="00E35F1F" w:rsidRPr="00CD7D57">
              <w:rPr>
                <w:rStyle w:val="Hyperlink"/>
                <w:noProof/>
              </w:rPr>
              <w:t>March 2: Departure of St. Chad of Mercia</w:t>
            </w:r>
            <w:r w:rsidR="00E35F1F">
              <w:rPr>
                <w:noProof/>
                <w:webHidden/>
              </w:rPr>
              <w:tab/>
            </w:r>
            <w:r w:rsidR="00E35F1F">
              <w:rPr>
                <w:noProof/>
                <w:webHidden/>
              </w:rPr>
              <w:fldChar w:fldCharType="begin"/>
            </w:r>
            <w:r w:rsidR="00E35F1F">
              <w:rPr>
                <w:noProof/>
                <w:webHidden/>
              </w:rPr>
              <w:instrText xml:space="preserve"> PAGEREF _Toc448227566 \h </w:instrText>
            </w:r>
            <w:r w:rsidR="00E35F1F">
              <w:rPr>
                <w:noProof/>
                <w:webHidden/>
              </w:rPr>
            </w:r>
            <w:r w:rsidR="00E35F1F">
              <w:rPr>
                <w:noProof/>
                <w:webHidden/>
              </w:rPr>
              <w:fldChar w:fldCharType="separate"/>
            </w:r>
            <w:r w:rsidR="000C7DE2">
              <w:rPr>
                <w:noProof/>
                <w:webHidden/>
              </w:rPr>
              <w:t>842</w:t>
            </w:r>
            <w:r w:rsidR="00E35F1F">
              <w:rPr>
                <w:noProof/>
                <w:webHidden/>
              </w:rPr>
              <w:fldChar w:fldCharType="end"/>
            </w:r>
          </w:hyperlink>
        </w:p>
        <w:p w14:paraId="2E169AD9" w14:textId="46274694" w:rsidR="00E35F1F" w:rsidRDefault="00BF6550">
          <w:pPr>
            <w:pStyle w:val="TOC3"/>
            <w:tabs>
              <w:tab w:val="right" w:leader="dot" w:pos="8846"/>
            </w:tabs>
            <w:rPr>
              <w:rFonts w:asciiTheme="minorHAnsi" w:eastAsiaTheme="minorEastAsia" w:hAnsiTheme="minorHAnsi"/>
              <w:noProof/>
              <w:sz w:val="22"/>
              <w:lang w:val="en-US"/>
            </w:rPr>
          </w:pPr>
          <w:hyperlink w:anchor="_Toc448227567" w:history="1">
            <w:r w:rsidR="00E35F1F" w:rsidRPr="00CD7D57">
              <w:rPr>
                <w:rStyle w:val="Hyperlink"/>
                <w:noProof/>
              </w:rPr>
              <w:t>March 4 / Phamenoth 8: Martyrdom of St. Matthias the Apostle</w:t>
            </w:r>
            <w:r w:rsidR="00E35F1F">
              <w:rPr>
                <w:noProof/>
                <w:webHidden/>
              </w:rPr>
              <w:tab/>
            </w:r>
            <w:r w:rsidR="00E35F1F">
              <w:rPr>
                <w:noProof/>
                <w:webHidden/>
              </w:rPr>
              <w:fldChar w:fldCharType="begin"/>
            </w:r>
            <w:r w:rsidR="00E35F1F">
              <w:rPr>
                <w:noProof/>
                <w:webHidden/>
              </w:rPr>
              <w:instrText xml:space="preserve"> PAGEREF _Toc448227567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343F3EFD" w14:textId="7820A4D4" w:rsidR="00E35F1F" w:rsidRDefault="00BF6550">
          <w:pPr>
            <w:pStyle w:val="TOC3"/>
            <w:tabs>
              <w:tab w:val="right" w:leader="dot" w:pos="8846"/>
            </w:tabs>
            <w:rPr>
              <w:rFonts w:asciiTheme="minorHAnsi" w:eastAsiaTheme="minorEastAsia" w:hAnsiTheme="minorHAnsi"/>
              <w:noProof/>
              <w:sz w:val="22"/>
              <w:lang w:val="en-US"/>
            </w:rPr>
          </w:pPr>
          <w:hyperlink w:anchor="_Toc448227568" w:history="1">
            <w:r w:rsidR="00E35F1F" w:rsidRPr="00CD7D57">
              <w:rPr>
                <w:rStyle w:val="Hyperlink"/>
                <w:noProof/>
              </w:rPr>
              <w:t>March 6 / Phamenoth 10: The Finding of the Holy Cross</w:t>
            </w:r>
            <w:r w:rsidR="00E35F1F">
              <w:rPr>
                <w:noProof/>
                <w:webHidden/>
              </w:rPr>
              <w:tab/>
            </w:r>
            <w:r w:rsidR="00E35F1F">
              <w:rPr>
                <w:noProof/>
                <w:webHidden/>
              </w:rPr>
              <w:fldChar w:fldCharType="begin"/>
            </w:r>
            <w:r w:rsidR="00E35F1F">
              <w:rPr>
                <w:noProof/>
                <w:webHidden/>
              </w:rPr>
              <w:instrText xml:space="preserve"> PAGEREF _Toc448227568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96046AD" w14:textId="67933C58" w:rsidR="00E35F1F" w:rsidRDefault="00BF6550">
          <w:pPr>
            <w:pStyle w:val="TOC3"/>
            <w:tabs>
              <w:tab w:val="right" w:leader="dot" w:pos="8846"/>
            </w:tabs>
            <w:rPr>
              <w:rFonts w:asciiTheme="minorHAnsi" w:eastAsiaTheme="minorEastAsia" w:hAnsiTheme="minorHAnsi"/>
              <w:noProof/>
              <w:sz w:val="22"/>
              <w:lang w:val="en-US"/>
            </w:rPr>
          </w:pPr>
          <w:hyperlink w:anchor="_Toc448227569" w:history="1">
            <w:r w:rsidR="00E35F1F" w:rsidRPr="00CD7D57">
              <w:rPr>
                <w:rStyle w:val="Hyperlink"/>
                <w:noProof/>
              </w:rPr>
              <w:t>March 8 / Phamenoth 12: Commemoration of Archangel Michael</w:t>
            </w:r>
            <w:r w:rsidR="00E35F1F">
              <w:rPr>
                <w:noProof/>
                <w:webHidden/>
              </w:rPr>
              <w:tab/>
            </w:r>
            <w:r w:rsidR="00E35F1F">
              <w:rPr>
                <w:noProof/>
                <w:webHidden/>
              </w:rPr>
              <w:fldChar w:fldCharType="begin"/>
            </w:r>
            <w:r w:rsidR="00E35F1F">
              <w:rPr>
                <w:noProof/>
                <w:webHidden/>
              </w:rPr>
              <w:instrText xml:space="preserve"> PAGEREF _Toc448227569 \h </w:instrText>
            </w:r>
            <w:r w:rsidR="00E35F1F">
              <w:rPr>
                <w:noProof/>
                <w:webHidden/>
              </w:rPr>
            </w:r>
            <w:r w:rsidR="00E35F1F">
              <w:rPr>
                <w:noProof/>
                <w:webHidden/>
              </w:rPr>
              <w:fldChar w:fldCharType="separate"/>
            </w:r>
            <w:r w:rsidR="000C7DE2">
              <w:rPr>
                <w:noProof/>
                <w:webHidden/>
              </w:rPr>
              <w:t>843</w:t>
            </w:r>
            <w:r w:rsidR="00E35F1F">
              <w:rPr>
                <w:noProof/>
                <w:webHidden/>
              </w:rPr>
              <w:fldChar w:fldCharType="end"/>
            </w:r>
          </w:hyperlink>
        </w:p>
        <w:p w14:paraId="7D8441B9" w14:textId="202CDAB4" w:rsidR="00E35F1F" w:rsidRDefault="00BF6550">
          <w:pPr>
            <w:pStyle w:val="TOC3"/>
            <w:tabs>
              <w:tab w:val="right" w:leader="dot" w:pos="8846"/>
            </w:tabs>
            <w:rPr>
              <w:rFonts w:asciiTheme="minorHAnsi" w:eastAsiaTheme="minorEastAsia" w:hAnsiTheme="minorHAnsi"/>
              <w:noProof/>
              <w:sz w:val="22"/>
              <w:lang w:val="en-US"/>
            </w:rPr>
          </w:pPr>
          <w:hyperlink w:anchor="_Toc448227570" w:history="1">
            <w:r w:rsidR="00E35F1F" w:rsidRPr="00CD7D57">
              <w:rPr>
                <w:rStyle w:val="Hyperlink"/>
                <w:noProof/>
              </w:rPr>
              <w:t>March 9 / Phamenoth 13: Return of St. Macarius the Great and St. Macarius of Alexandria from Exile</w:t>
            </w:r>
            <w:r w:rsidR="00E35F1F">
              <w:rPr>
                <w:noProof/>
                <w:webHidden/>
              </w:rPr>
              <w:tab/>
            </w:r>
            <w:r w:rsidR="00E35F1F">
              <w:rPr>
                <w:noProof/>
                <w:webHidden/>
              </w:rPr>
              <w:fldChar w:fldCharType="begin"/>
            </w:r>
            <w:r w:rsidR="00E35F1F">
              <w:rPr>
                <w:noProof/>
                <w:webHidden/>
              </w:rPr>
              <w:instrText xml:space="preserve"> PAGEREF _Toc448227570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55DA3F2E" w14:textId="634E508D" w:rsidR="00E35F1F" w:rsidRDefault="00BF6550">
          <w:pPr>
            <w:pStyle w:val="TOC3"/>
            <w:tabs>
              <w:tab w:val="right" w:leader="dot" w:pos="8846"/>
            </w:tabs>
            <w:rPr>
              <w:rFonts w:asciiTheme="minorHAnsi" w:eastAsiaTheme="minorEastAsia" w:hAnsiTheme="minorHAnsi"/>
              <w:noProof/>
              <w:sz w:val="22"/>
              <w:lang w:val="en-US"/>
            </w:rPr>
          </w:pPr>
          <w:hyperlink w:anchor="_Toc448227571" w:history="1">
            <w:r w:rsidR="00E35F1F" w:rsidRPr="00CD7D57">
              <w:rPr>
                <w:rStyle w:val="Hyperlink"/>
                <w:noProof/>
              </w:rPr>
              <w:t>March 15 / Phamenoth 19: Martyrdom of St. Aristobulus the Apostle</w:t>
            </w:r>
            <w:r w:rsidR="00E35F1F">
              <w:rPr>
                <w:noProof/>
                <w:webHidden/>
              </w:rPr>
              <w:tab/>
            </w:r>
            <w:r w:rsidR="00E35F1F">
              <w:rPr>
                <w:noProof/>
                <w:webHidden/>
              </w:rPr>
              <w:fldChar w:fldCharType="begin"/>
            </w:r>
            <w:r w:rsidR="00E35F1F">
              <w:rPr>
                <w:noProof/>
                <w:webHidden/>
              </w:rPr>
              <w:instrText xml:space="preserve"> PAGEREF _Toc448227571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30B6B3FC" w14:textId="7C726841" w:rsidR="00E35F1F" w:rsidRDefault="00BF6550">
          <w:pPr>
            <w:pStyle w:val="TOC3"/>
            <w:tabs>
              <w:tab w:val="right" w:leader="dot" w:pos="8846"/>
            </w:tabs>
            <w:rPr>
              <w:rFonts w:asciiTheme="minorHAnsi" w:eastAsiaTheme="minorEastAsia" w:hAnsiTheme="minorHAnsi"/>
              <w:noProof/>
              <w:sz w:val="22"/>
              <w:lang w:val="en-US"/>
            </w:rPr>
          </w:pPr>
          <w:hyperlink w:anchor="_Toc448227572" w:history="1">
            <w:r w:rsidR="00E35F1F" w:rsidRPr="00CD7D57">
              <w:rPr>
                <w:rStyle w:val="Hyperlink"/>
                <w:noProof/>
              </w:rPr>
              <w:t>March 17 / Phamenoth 21: Commemoration of the Theotokos</w:t>
            </w:r>
            <w:r w:rsidR="00E35F1F">
              <w:rPr>
                <w:noProof/>
                <w:webHidden/>
              </w:rPr>
              <w:tab/>
            </w:r>
            <w:r w:rsidR="00E35F1F">
              <w:rPr>
                <w:noProof/>
                <w:webHidden/>
              </w:rPr>
              <w:fldChar w:fldCharType="begin"/>
            </w:r>
            <w:r w:rsidR="00E35F1F">
              <w:rPr>
                <w:noProof/>
                <w:webHidden/>
              </w:rPr>
              <w:instrText xml:space="preserve"> PAGEREF _Toc448227572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6C239014" w14:textId="1815694B" w:rsidR="00E35F1F" w:rsidRDefault="00BF6550">
          <w:pPr>
            <w:pStyle w:val="TOC3"/>
            <w:tabs>
              <w:tab w:val="right" w:leader="dot" w:pos="8846"/>
            </w:tabs>
            <w:rPr>
              <w:rFonts w:asciiTheme="minorHAnsi" w:eastAsiaTheme="minorEastAsia" w:hAnsiTheme="minorHAnsi"/>
              <w:noProof/>
              <w:sz w:val="22"/>
              <w:lang w:val="en-US"/>
            </w:rPr>
          </w:pPr>
          <w:hyperlink w:anchor="_Toc448227573" w:history="1">
            <w:r w:rsidR="00E35F1F" w:rsidRPr="00CD7D57">
              <w:rPr>
                <w:rStyle w:val="Hyperlink"/>
                <w:noProof/>
              </w:rPr>
              <w:t>March 23 / Phamenoth 27: St. Macarius the Great</w:t>
            </w:r>
            <w:r w:rsidR="00E35F1F">
              <w:rPr>
                <w:noProof/>
                <w:webHidden/>
              </w:rPr>
              <w:tab/>
            </w:r>
            <w:r w:rsidR="00E35F1F">
              <w:rPr>
                <w:noProof/>
                <w:webHidden/>
              </w:rPr>
              <w:fldChar w:fldCharType="begin"/>
            </w:r>
            <w:r w:rsidR="00E35F1F">
              <w:rPr>
                <w:noProof/>
                <w:webHidden/>
              </w:rPr>
              <w:instrText xml:space="preserve"> PAGEREF _Toc448227573 \h </w:instrText>
            </w:r>
            <w:r w:rsidR="00E35F1F">
              <w:rPr>
                <w:noProof/>
                <w:webHidden/>
              </w:rPr>
            </w:r>
            <w:r w:rsidR="00E35F1F">
              <w:rPr>
                <w:noProof/>
                <w:webHidden/>
              </w:rPr>
              <w:fldChar w:fldCharType="separate"/>
            </w:r>
            <w:r w:rsidR="000C7DE2">
              <w:rPr>
                <w:noProof/>
                <w:webHidden/>
              </w:rPr>
              <w:t>844</w:t>
            </w:r>
            <w:r w:rsidR="00E35F1F">
              <w:rPr>
                <w:noProof/>
                <w:webHidden/>
              </w:rPr>
              <w:fldChar w:fldCharType="end"/>
            </w:r>
          </w:hyperlink>
        </w:p>
        <w:p w14:paraId="2B5B3EB0" w14:textId="12EE1C6B" w:rsidR="00E35F1F" w:rsidRDefault="00BF6550">
          <w:pPr>
            <w:pStyle w:val="TOC3"/>
            <w:tabs>
              <w:tab w:val="right" w:leader="dot" w:pos="8846"/>
            </w:tabs>
            <w:rPr>
              <w:rFonts w:asciiTheme="minorHAnsi" w:eastAsiaTheme="minorEastAsia" w:hAnsiTheme="minorHAnsi"/>
              <w:noProof/>
              <w:sz w:val="22"/>
              <w:lang w:val="en-US"/>
            </w:rPr>
          </w:pPr>
          <w:hyperlink w:anchor="_Toc448227574" w:history="1">
            <w:r w:rsidR="00E35F1F" w:rsidRPr="00CD7D57">
              <w:rPr>
                <w:rStyle w:val="Hyperlink"/>
                <w:noProof/>
              </w:rPr>
              <w:t>March 25 / Phamenoth 29: Annunciation</w:t>
            </w:r>
            <w:r w:rsidR="00E35F1F">
              <w:rPr>
                <w:noProof/>
                <w:webHidden/>
              </w:rPr>
              <w:tab/>
            </w:r>
            <w:r w:rsidR="00E35F1F">
              <w:rPr>
                <w:noProof/>
                <w:webHidden/>
              </w:rPr>
              <w:fldChar w:fldCharType="begin"/>
            </w:r>
            <w:r w:rsidR="00E35F1F">
              <w:rPr>
                <w:noProof/>
                <w:webHidden/>
              </w:rPr>
              <w:instrText xml:space="preserve"> PAGEREF _Toc448227574 \h </w:instrText>
            </w:r>
            <w:r w:rsidR="00E35F1F">
              <w:rPr>
                <w:noProof/>
                <w:webHidden/>
              </w:rPr>
            </w:r>
            <w:r w:rsidR="00E35F1F">
              <w:rPr>
                <w:noProof/>
                <w:webHidden/>
              </w:rPr>
              <w:fldChar w:fldCharType="separate"/>
            </w:r>
            <w:r w:rsidR="000C7DE2">
              <w:rPr>
                <w:noProof/>
                <w:webHidden/>
              </w:rPr>
              <w:t>848</w:t>
            </w:r>
            <w:r w:rsidR="00E35F1F">
              <w:rPr>
                <w:noProof/>
                <w:webHidden/>
              </w:rPr>
              <w:fldChar w:fldCharType="end"/>
            </w:r>
          </w:hyperlink>
        </w:p>
        <w:p w14:paraId="66809D4F" w14:textId="47512AA1" w:rsidR="00E35F1F" w:rsidRDefault="00BF6550">
          <w:pPr>
            <w:pStyle w:val="TOC3"/>
            <w:tabs>
              <w:tab w:val="right" w:leader="dot" w:pos="8846"/>
            </w:tabs>
            <w:rPr>
              <w:rFonts w:asciiTheme="minorHAnsi" w:eastAsiaTheme="minorEastAsia" w:hAnsiTheme="minorHAnsi"/>
              <w:noProof/>
              <w:sz w:val="22"/>
              <w:lang w:val="en-US"/>
            </w:rPr>
          </w:pPr>
          <w:hyperlink w:anchor="_Toc448227575" w:history="1">
            <w:r w:rsidR="00E35F1F" w:rsidRPr="00CD7D57">
              <w:rPr>
                <w:rStyle w:val="Hyperlink"/>
                <w:noProof/>
              </w:rPr>
              <w:t>March 26 / Phamenoth 30: Archangel Gabriel</w:t>
            </w:r>
            <w:r w:rsidR="00E35F1F">
              <w:rPr>
                <w:noProof/>
                <w:webHidden/>
              </w:rPr>
              <w:tab/>
            </w:r>
            <w:r w:rsidR="00E35F1F">
              <w:rPr>
                <w:noProof/>
                <w:webHidden/>
              </w:rPr>
              <w:fldChar w:fldCharType="begin"/>
            </w:r>
            <w:r w:rsidR="00E35F1F">
              <w:rPr>
                <w:noProof/>
                <w:webHidden/>
              </w:rPr>
              <w:instrText xml:space="preserve"> PAGEREF _Toc448227575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6F1FC274" w14:textId="350CD7F0" w:rsidR="00E35F1F" w:rsidRDefault="00BF6550">
          <w:pPr>
            <w:pStyle w:val="TOC3"/>
            <w:tabs>
              <w:tab w:val="right" w:leader="dot" w:pos="8846"/>
            </w:tabs>
            <w:rPr>
              <w:rFonts w:asciiTheme="minorHAnsi" w:eastAsiaTheme="minorEastAsia" w:hAnsiTheme="minorHAnsi"/>
              <w:noProof/>
              <w:sz w:val="22"/>
              <w:lang w:val="en-US"/>
            </w:rPr>
          </w:pPr>
          <w:hyperlink w:anchor="_Toc448227576" w:history="1">
            <w:r w:rsidR="00E35F1F" w:rsidRPr="00CD7D57">
              <w:rPr>
                <w:rStyle w:val="Hyperlink"/>
                <w:noProof/>
              </w:rPr>
              <w:t>March 28 / Pharamuthi 2: Martyrdom of St. James the son of Zebedee, the Apostles</w:t>
            </w:r>
            <w:r w:rsidR="00E35F1F">
              <w:rPr>
                <w:noProof/>
                <w:webHidden/>
              </w:rPr>
              <w:tab/>
            </w:r>
            <w:r w:rsidR="00E35F1F">
              <w:rPr>
                <w:noProof/>
                <w:webHidden/>
              </w:rPr>
              <w:fldChar w:fldCharType="begin"/>
            </w:r>
            <w:r w:rsidR="00E35F1F">
              <w:rPr>
                <w:noProof/>
                <w:webHidden/>
              </w:rPr>
              <w:instrText xml:space="preserve"> PAGEREF _Toc448227576 \h </w:instrText>
            </w:r>
            <w:r w:rsidR="00E35F1F">
              <w:rPr>
                <w:noProof/>
                <w:webHidden/>
              </w:rPr>
            </w:r>
            <w:r w:rsidR="00E35F1F">
              <w:rPr>
                <w:noProof/>
                <w:webHidden/>
              </w:rPr>
              <w:fldChar w:fldCharType="separate"/>
            </w:r>
            <w:r w:rsidR="000C7DE2">
              <w:rPr>
                <w:noProof/>
                <w:webHidden/>
              </w:rPr>
              <w:t>858</w:t>
            </w:r>
            <w:r w:rsidR="00E35F1F">
              <w:rPr>
                <w:noProof/>
                <w:webHidden/>
              </w:rPr>
              <w:fldChar w:fldCharType="end"/>
            </w:r>
          </w:hyperlink>
        </w:p>
        <w:p w14:paraId="3B5219DF" w14:textId="5EE46447" w:rsidR="009E261C" w:rsidRDefault="009E261C" w:rsidP="009E261C">
          <w:r>
            <w:rPr>
              <w:b/>
              <w:bCs/>
              <w:noProof/>
            </w:rPr>
            <w:fldChar w:fldCharType="end"/>
          </w:r>
        </w:p>
      </w:sdtContent>
    </w:sdt>
    <w:p w14:paraId="3AEE96B3" w14:textId="77777777" w:rsidR="009E261C" w:rsidRDefault="009E261C" w:rsidP="00BF77D7">
      <w:r>
        <w:br w:type="page"/>
      </w:r>
    </w:p>
    <w:p w14:paraId="1AC083A6" w14:textId="3440F472" w:rsidR="006A140A" w:rsidRDefault="006A140A" w:rsidP="007F571C">
      <w:pPr>
        <w:pStyle w:val="Heading3"/>
      </w:pPr>
      <w:bookmarkStart w:id="1511" w:name="_Toc448227566"/>
      <w:r>
        <w:lastRenderedPageBreak/>
        <w:t>March 2: Departure of St. Chad of Mercia</w:t>
      </w:r>
      <w:r w:rsidR="00377E51">
        <w:rPr>
          <w:rStyle w:val="FootnoteReference"/>
        </w:rPr>
        <w:footnoteReference w:id="965"/>
      </w:r>
      <w:bookmarkEnd w:id="1511"/>
    </w:p>
    <w:p w14:paraId="668738F1" w14:textId="77777777" w:rsidR="006A140A" w:rsidRDefault="006A140A" w:rsidP="006A140A">
      <w:pPr>
        <w:pStyle w:val="Heading4"/>
      </w:pPr>
      <w:bookmarkStart w:id="1512" w:name="_Ref434492702"/>
      <w:r>
        <w:t>The Doxology</w:t>
      </w:r>
      <w:r w:rsidR="00B82753">
        <w:t xml:space="preserve"> for St. Chad of Mercia</w:t>
      </w:r>
      <w:bookmarkEnd w:id="151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tblGrid>
      <w:tr w:rsidR="006A140A" w14:paraId="60813950" w14:textId="77777777" w:rsidTr="00377E51">
        <w:trPr>
          <w:cantSplit/>
          <w:jc w:val="center"/>
        </w:trPr>
        <w:tc>
          <w:tcPr>
            <w:tcW w:w="288" w:type="dxa"/>
          </w:tcPr>
          <w:p w14:paraId="6CA053E2" w14:textId="77777777" w:rsidR="006A140A" w:rsidRDefault="006A140A" w:rsidP="00377E51">
            <w:pPr>
              <w:pStyle w:val="CopticCross"/>
            </w:pPr>
          </w:p>
        </w:tc>
        <w:tc>
          <w:tcPr>
            <w:tcW w:w="3960" w:type="dxa"/>
          </w:tcPr>
          <w:p w14:paraId="5DBEF93D" w14:textId="77777777" w:rsidR="006A140A" w:rsidRDefault="006A140A" w:rsidP="006A140A">
            <w:pPr>
              <w:pStyle w:val="EngHang"/>
            </w:pPr>
            <w:r>
              <w:rPr>
                <w:shd w:val="clear" w:color="auto" w:fill="FFFFFF"/>
              </w:rPr>
              <w:t>Educated by Saint Aidan</w:t>
            </w:r>
          </w:p>
          <w:p w14:paraId="026C87FC" w14:textId="77777777" w:rsidR="006A140A" w:rsidRDefault="006A140A" w:rsidP="006A140A">
            <w:pPr>
              <w:pStyle w:val="EngHang"/>
              <w:rPr>
                <w:shd w:val="clear" w:color="auto" w:fill="FFFFFF"/>
              </w:rPr>
            </w:pPr>
            <w:r>
              <w:rPr>
                <w:shd w:val="clear" w:color="auto" w:fill="FFFFFF"/>
              </w:rPr>
              <w:t>In the monastery of Lindisfarne,</w:t>
            </w:r>
          </w:p>
          <w:p w14:paraId="18A97477" w14:textId="77777777" w:rsidR="006A140A" w:rsidRDefault="006A140A" w:rsidP="006A140A">
            <w:pPr>
              <w:pStyle w:val="EngHang"/>
              <w:rPr>
                <w:shd w:val="clear" w:color="auto" w:fill="FFFFFF"/>
              </w:rPr>
            </w:pPr>
            <w:r>
              <w:rPr>
                <w:shd w:val="clear" w:color="auto" w:fill="FFFFFF"/>
              </w:rPr>
              <w:t>Following his brother Cedd,</w:t>
            </w:r>
          </w:p>
          <w:p w14:paraId="37E5A943" w14:textId="77777777" w:rsidR="006A140A" w:rsidRDefault="006A140A" w:rsidP="006A140A">
            <w:pPr>
              <w:pStyle w:val="EngHangEnd"/>
            </w:pPr>
            <w:r>
              <w:rPr>
                <w:shd w:val="clear" w:color="auto" w:fill="FFFFFF"/>
              </w:rPr>
              <w:t>He forsook the sins of youth,</w:t>
            </w:r>
          </w:p>
        </w:tc>
        <w:tc>
          <w:tcPr>
            <w:tcW w:w="288" w:type="dxa"/>
          </w:tcPr>
          <w:p w14:paraId="009B4A62" w14:textId="77777777" w:rsidR="006A140A" w:rsidRDefault="006A140A" w:rsidP="00377E51"/>
        </w:tc>
      </w:tr>
      <w:tr w:rsidR="006A140A" w14:paraId="235CF3CF" w14:textId="77777777" w:rsidTr="00377E51">
        <w:trPr>
          <w:cantSplit/>
          <w:jc w:val="center"/>
        </w:trPr>
        <w:tc>
          <w:tcPr>
            <w:tcW w:w="288" w:type="dxa"/>
          </w:tcPr>
          <w:p w14:paraId="5880963E" w14:textId="77777777" w:rsidR="006A140A" w:rsidRDefault="006A140A" w:rsidP="00377E51">
            <w:pPr>
              <w:pStyle w:val="CopticCross"/>
            </w:pPr>
            <w:r w:rsidRPr="00FB5ACB">
              <w:t>¿</w:t>
            </w:r>
          </w:p>
        </w:tc>
        <w:tc>
          <w:tcPr>
            <w:tcW w:w="3960" w:type="dxa"/>
          </w:tcPr>
          <w:p w14:paraId="5810A835" w14:textId="77777777" w:rsidR="006A140A" w:rsidRDefault="006A140A" w:rsidP="006A140A">
            <w:pPr>
              <w:pStyle w:val="EngHang"/>
              <w:rPr>
                <w:shd w:val="clear" w:color="auto" w:fill="FFFFFF"/>
              </w:rPr>
            </w:pPr>
            <w:r>
              <w:rPr>
                <w:shd w:val="clear" w:color="auto" w:fill="FFFFFF"/>
              </w:rPr>
              <w:t>And subdued his body</w:t>
            </w:r>
          </w:p>
          <w:p w14:paraId="1211D15F" w14:textId="77777777" w:rsidR="006A140A" w:rsidRDefault="006A140A" w:rsidP="006A140A">
            <w:pPr>
              <w:pStyle w:val="EngHang"/>
              <w:rPr>
                <w:shd w:val="clear" w:color="auto" w:fill="FFFFFF"/>
              </w:rPr>
            </w:pPr>
            <w:r>
              <w:rPr>
                <w:shd w:val="clear" w:color="auto" w:fill="FFFFFF"/>
              </w:rPr>
              <w:t>With many ascetic pains,</w:t>
            </w:r>
          </w:p>
          <w:p w14:paraId="5099F45D" w14:textId="77777777" w:rsidR="006A140A" w:rsidRDefault="006A140A" w:rsidP="006A140A">
            <w:pPr>
              <w:pStyle w:val="EngHang"/>
              <w:rPr>
                <w:shd w:val="clear" w:color="auto" w:fill="FFFFFF"/>
              </w:rPr>
            </w:pPr>
            <w:r>
              <w:rPr>
                <w:shd w:val="clear" w:color="auto" w:fill="FFFFFF"/>
              </w:rPr>
              <w:t>So that he might be blameless</w:t>
            </w:r>
          </w:p>
          <w:p w14:paraId="3D407F3C" w14:textId="77777777" w:rsidR="006A140A" w:rsidRDefault="006A140A" w:rsidP="006A140A">
            <w:pPr>
              <w:pStyle w:val="EngHangEnd"/>
            </w:pPr>
            <w:r>
              <w:rPr>
                <w:shd w:val="clear" w:color="auto" w:fill="FFFFFF"/>
              </w:rPr>
              <w:t>On the day of judgement.</w:t>
            </w:r>
          </w:p>
        </w:tc>
        <w:tc>
          <w:tcPr>
            <w:tcW w:w="288" w:type="dxa"/>
          </w:tcPr>
          <w:p w14:paraId="6E5DE667" w14:textId="77777777" w:rsidR="006A140A" w:rsidRDefault="006A140A" w:rsidP="00377E51"/>
        </w:tc>
      </w:tr>
      <w:tr w:rsidR="006A140A" w14:paraId="50526F64" w14:textId="77777777" w:rsidTr="00377E51">
        <w:trPr>
          <w:cantSplit/>
          <w:jc w:val="center"/>
        </w:trPr>
        <w:tc>
          <w:tcPr>
            <w:tcW w:w="288" w:type="dxa"/>
          </w:tcPr>
          <w:p w14:paraId="4001FF60" w14:textId="77777777" w:rsidR="006A140A" w:rsidRDefault="006A140A" w:rsidP="00377E51">
            <w:pPr>
              <w:pStyle w:val="CopticCross"/>
            </w:pPr>
          </w:p>
        </w:tc>
        <w:tc>
          <w:tcPr>
            <w:tcW w:w="3960" w:type="dxa"/>
          </w:tcPr>
          <w:p w14:paraId="27AEE20A" w14:textId="77777777" w:rsidR="006A140A" w:rsidRDefault="006A140A" w:rsidP="006A140A">
            <w:pPr>
              <w:pStyle w:val="EngHang"/>
              <w:rPr>
                <w:shd w:val="clear" w:color="auto" w:fill="FFFFFF"/>
              </w:rPr>
            </w:pPr>
            <w:r>
              <w:rPr>
                <w:shd w:val="clear" w:color="auto" w:fill="FFFFFF"/>
              </w:rPr>
              <w:t>He fought in the arena</w:t>
            </w:r>
          </w:p>
          <w:p w14:paraId="7B225D24" w14:textId="77777777" w:rsidR="006A140A" w:rsidRDefault="006A140A" w:rsidP="006A140A">
            <w:pPr>
              <w:pStyle w:val="EngHang"/>
              <w:rPr>
                <w:shd w:val="clear" w:color="auto" w:fill="FFFFFF"/>
              </w:rPr>
            </w:pPr>
            <w:r>
              <w:rPr>
                <w:shd w:val="clear" w:color="auto" w:fill="FFFFFF"/>
              </w:rPr>
              <w:t>Of piety, and he received,</w:t>
            </w:r>
          </w:p>
          <w:p w14:paraId="705C212A" w14:textId="77777777" w:rsidR="006A140A" w:rsidRDefault="006A140A" w:rsidP="006A140A">
            <w:pPr>
              <w:pStyle w:val="EngHang"/>
              <w:rPr>
                <w:shd w:val="clear" w:color="auto" w:fill="FFFFFF"/>
              </w:rPr>
            </w:pPr>
            <w:r>
              <w:rPr>
                <w:shd w:val="clear" w:color="auto" w:fill="FFFFFF"/>
              </w:rPr>
              <w:t>The honourable gift of victory,</w:t>
            </w:r>
          </w:p>
          <w:p w14:paraId="19714876" w14:textId="77777777" w:rsidR="006A140A" w:rsidRDefault="006A140A" w:rsidP="006A140A">
            <w:pPr>
              <w:pStyle w:val="EngHangEnd"/>
              <w:ind w:left="0" w:firstLine="0"/>
            </w:pPr>
            <w:r>
              <w:rPr>
                <w:shd w:val="clear" w:color="auto" w:fill="FFFFFF"/>
              </w:rPr>
              <w:t>Through the strength of Jesus Christ.</w:t>
            </w:r>
          </w:p>
        </w:tc>
        <w:tc>
          <w:tcPr>
            <w:tcW w:w="288" w:type="dxa"/>
          </w:tcPr>
          <w:p w14:paraId="29F5A89E" w14:textId="77777777" w:rsidR="006A140A" w:rsidRDefault="006A140A" w:rsidP="00377E51"/>
        </w:tc>
      </w:tr>
      <w:tr w:rsidR="006A140A" w14:paraId="3163AC18" w14:textId="77777777" w:rsidTr="00377E51">
        <w:trPr>
          <w:cantSplit/>
          <w:jc w:val="center"/>
        </w:trPr>
        <w:tc>
          <w:tcPr>
            <w:tcW w:w="288" w:type="dxa"/>
          </w:tcPr>
          <w:p w14:paraId="05883FCD" w14:textId="77777777" w:rsidR="006A140A" w:rsidRDefault="006A140A" w:rsidP="00377E51">
            <w:pPr>
              <w:pStyle w:val="CopticCross"/>
            </w:pPr>
            <w:r w:rsidRPr="00FB5ACB">
              <w:t>¿</w:t>
            </w:r>
          </w:p>
        </w:tc>
        <w:tc>
          <w:tcPr>
            <w:tcW w:w="3960" w:type="dxa"/>
          </w:tcPr>
          <w:p w14:paraId="5704413C" w14:textId="77777777" w:rsidR="006A140A" w:rsidRDefault="006A140A" w:rsidP="006A140A">
            <w:pPr>
              <w:pStyle w:val="EngHang"/>
              <w:rPr>
                <w:shd w:val="clear" w:color="auto" w:fill="FFFFFF"/>
              </w:rPr>
            </w:pPr>
            <w:r>
              <w:rPr>
                <w:shd w:val="clear" w:color="auto" w:fill="FFFFFF"/>
              </w:rPr>
              <w:t>He embraced with steadfast courage</w:t>
            </w:r>
          </w:p>
          <w:p w14:paraId="5947899D" w14:textId="77777777" w:rsidR="006A140A" w:rsidRDefault="006A140A" w:rsidP="006A140A">
            <w:pPr>
              <w:pStyle w:val="EngHang"/>
              <w:rPr>
                <w:shd w:val="clear" w:color="auto" w:fill="FFFFFF"/>
              </w:rPr>
            </w:pPr>
            <w:r>
              <w:rPr>
                <w:shd w:val="clear" w:color="auto" w:fill="FFFFFF"/>
              </w:rPr>
              <w:t>The rigours of the ascetic life,</w:t>
            </w:r>
          </w:p>
          <w:p w14:paraId="28773EAD" w14:textId="77777777" w:rsidR="006A140A" w:rsidRDefault="006A140A" w:rsidP="006A140A">
            <w:pPr>
              <w:pStyle w:val="EngHang"/>
              <w:rPr>
                <w:shd w:val="clear" w:color="auto" w:fill="FFFFFF"/>
              </w:rPr>
            </w:pPr>
            <w:r>
              <w:rPr>
                <w:shd w:val="clear" w:color="auto" w:fill="FFFFFF"/>
              </w:rPr>
              <w:t>Devoted to the discipline</w:t>
            </w:r>
          </w:p>
          <w:p w14:paraId="01AC493E" w14:textId="77777777" w:rsidR="006A140A" w:rsidRDefault="006A140A" w:rsidP="006A140A">
            <w:pPr>
              <w:pStyle w:val="EngHangEnd"/>
            </w:pPr>
            <w:r>
              <w:rPr>
                <w:shd w:val="clear" w:color="auto" w:fill="FFFFFF"/>
              </w:rPr>
              <w:t>Of Saint Martin, Bishop of Tours</w:t>
            </w:r>
          </w:p>
        </w:tc>
        <w:tc>
          <w:tcPr>
            <w:tcW w:w="288" w:type="dxa"/>
          </w:tcPr>
          <w:p w14:paraId="4982938F" w14:textId="77777777" w:rsidR="006A140A" w:rsidRDefault="006A140A" w:rsidP="00377E51"/>
        </w:tc>
      </w:tr>
      <w:tr w:rsidR="006A140A" w14:paraId="5148CBF1" w14:textId="77777777" w:rsidTr="00377E51">
        <w:trPr>
          <w:cantSplit/>
          <w:jc w:val="center"/>
        </w:trPr>
        <w:tc>
          <w:tcPr>
            <w:tcW w:w="288" w:type="dxa"/>
          </w:tcPr>
          <w:p w14:paraId="57CDE8B6" w14:textId="77777777" w:rsidR="006A140A" w:rsidRDefault="006A140A" w:rsidP="00377E51">
            <w:pPr>
              <w:pStyle w:val="CopticCross"/>
            </w:pPr>
          </w:p>
        </w:tc>
        <w:tc>
          <w:tcPr>
            <w:tcW w:w="3960" w:type="dxa"/>
          </w:tcPr>
          <w:p w14:paraId="11657FB6" w14:textId="77777777" w:rsidR="006A140A" w:rsidRDefault="006A140A" w:rsidP="006A140A">
            <w:pPr>
              <w:pStyle w:val="EngHang"/>
              <w:rPr>
                <w:shd w:val="clear" w:color="auto" w:fill="FFFFFF"/>
              </w:rPr>
            </w:pPr>
            <w:r>
              <w:rPr>
                <w:shd w:val="clear" w:color="auto" w:fill="FFFFFF"/>
              </w:rPr>
              <w:t>Both He and Saint Egbert</w:t>
            </w:r>
          </w:p>
          <w:p w14:paraId="7DE12AAD" w14:textId="77777777" w:rsidR="006A140A" w:rsidRDefault="006A140A" w:rsidP="006A140A">
            <w:pPr>
              <w:pStyle w:val="EngHang"/>
              <w:rPr>
                <w:shd w:val="clear" w:color="auto" w:fill="FFFFFF"/>
              </w:rPr>
            </w:pPr>
            <w:r>
              <w:rPr>
                <w:shd w:val="clear" w:color="auto" w:fill="FFFFFF"/>
              </w:rPr>
              <w:t>Followed the monastic life</w:t>
            </w:r>
          </w:p>
          <w:p w14:paraId="422F2C94" w14:textId="77777777" w:rsidR="006A140A" w:rsidRDefault="006A140A" w:rsidP="006A140A">
            <w:pPr>
              <w:pStyle w:val="EngHang"/>
              <w:rPr>
                <w:shd w:val="clear" w:color="auto" w:fill="FFFFFF"/>
              </w:rPr>
            </w:pPr>
            <w:r>
              <w:rPr>
                <w:shd w:val="clear" w:color="auto" w:fill="FFFFFF"/>
              </w:rPr>
              <w:t>In prayers and with continence</w:t>
            </w:r>
          </w:p>
          <w:p w14:paraId="26CDFBD0" w14:textId="77777777" w:rsidR="006A140A" w:rsidRPr="00A40E4E" w:rsidRDefault="006A140A" w:rsidP="006A140A">
            <w:pPr>
              <w:pStyle w:val="EngHangEnd"/>
            </w:pPr>
            <w:r>
              <w:rPr>
                <w:shd w:val="clear" w:color="auto" w:fill="FFFFFF"/>
              </w:rPr>
              <w:t>And meditation on Scripture.</w:t>
            </w:r>
          </w:p>
        </w:tc>
        <w:tc>
          <w:tcPr>
            <w:tcW w:w="288" w:type="dxa"/>
          </w:tcPr>
          <w:p w14:paraId="4742306E" w14:textId="77777777" w:rsidR="006A140A" w:rsidRDefault="006A140A" w:rsidP="00377E51"/>
        </w:tc>
      </w:tr>
      <w:tr w:rsidR="006A140A" w14:paraId="23A5B912" w14:textId="77777777" w:rsidTr="00377E51">
        <w:trPr>
          <w:cantSplit/>
          <w:jc w:val="center"/>
        </w:trPr>
        <w:tc>
          <w:tcPr>
            <w:tcW w:w="288" w:type="dxa"/>
          </w:tcPr>
          <w:p w14:paraId="70C4D08A" w14:textId="77777777" w:rsidR="006A140A" w:rsidRDefault="006A140A" w:rsidP="00377E51">
            <w:pPr>
              <w:pStyle w:val="CopticCross"/>
            </w:pPr>
            <w:r w:rsidRPr="00FB5ACB">
              <w:t>¿</w:t>
            </w:r>
          </w:p>
        </w:tc>
        <w:tc>
          <w:tcPr>
            <w:tcW w:w="3960" w:type="dxa"/>
          </w:tcPr>
          <w:p w14:paraId="49811EDD" w14:textId="77777777" w:rsidR="006A140A" w:rsidRDefault="006A140A" w:rsidP="006A140A">
            <w:pPr>
              <w:pStyle w:val="EngHang"/>
              <w:rPr>
                <w:shd w:val="clear" w:color="auto" w:fill="FFFFFF"/>
              </w:rPr>
            </w:pPr>
            <w:r>
              <w:rPr>
                <w:shd w:val="clear" w:color="auto" w:fill="FFFFFF"/>
              </w:rPr>
              <w:t>He became a brilliant lamp,</w:t>
            </w:r>
          </w:p>
          <w:p w14:paraId="7989F14D" w14:textId="77777777" w:rsidR="006A140A" w:rsidRDefault="006A140A" w:rsidP="006A140A">
            <w:pPr>
              <w:pStyle w:val="EngHang"/>
              <w:rPr>
                <w:shd w:val="clear" w:color="auto" w:fill="FFFFFF"/>
              </w:rPr>
            </w:pPr>
            <w:r>
              <w:rPr>
                <w:shd w:val="clear" w:color="auto" w:fill="FFFFFF"/>
              </w:rPr>
              <w:t>Illuminating the British Isles,</w:t>
            </w:r>
          </w:p>
          <w:p w14:paraId="3BFB2231" w14:textId="77777777" w:rsidR="006A140A" w:rsidRDefault="006A140A" w:rsidP="006A140A">
            <w:pPr>
              <w:pStyle w:val="EngHang"/>
              <w:rPr>
                <w:shd w:val="clear" w:color="auto" w:fill="FFFFFF"/>
              </w:rPr>
            </w:pPr>
            <w:r>
              <w:rPr>
                <w:shd w:val="clear" w:color="auto" w:fill="FFFFFF"/>
              </w:rPr>
              <w:t>By his holy example</w:t>
            </w:r>
            <w:r>
              <w:rPr>
                <w:rStyle w:val="apple-converted-space"/>
                <w:rFonts w:ascii="Arial" w:hAnsi="Arial" w:cs="Arial"/>
                <w:color w:val="222222"/>
                <w:sz w:val="19"/>
                <w:szCs w:val="19"/>
                <w:shd w:val="clear" w:color="auto" w:fill="FFFFFF"/>
              </w:rPr>
              <w:t> </w:t>
            </w:r>
          </w:p>
          <w:p w14:paraId="2C5B7829" w14:textId="77777777" w:rsidR="006A140A" w:rsidRDefault="006A140A" w:rsidP="006A140A">
            <w:pPr>
              <w:pStyle w:val="EngHangEnd"/>
            </w:pPr>
            <w:r>
              <w:rPr>
                <w:shd w:val="clear" w:color="auto" w:fill="FFFFFF"/>
              </w:rPr>
              <w:t>Purging the darkness of the land.</w:t>
            </w:r>
          </w:p>
        </w:tc>
        <w:tc>
          <w:tcPr>
            <w:tcW w:w="288" w:type="dxa"/>
          </w:tcPr>
          <w:p w14:paraId="4C1D85E0" w14:textId="77777777" w:rsidR="006A140A" w:rsidRDefault="006A140A" w:rsidP="00377E51"/>
        </w:tc>
      </w:tr>
      <w:tr w:rsidR="006A140A" w14:paraId="058B3827" w14:textId="77777777" w:rsidTr="00377E51">
        <w:trPr>
          <w:cantSplit/>
          <w:jc w:val="center"/>
        </w:trPr>
        <w:tc>
          <w:tcPr>
            <w:tcW w:w="288" w:type="dxa"/>
          </w:tcPr>
          <w:p w14:paraId="27B9A116" w14:textId="77777777" w:rsidR="006A140A" w:rsidRDefault="006A140A" w:rsidP="00377E51">
            <w:pPr>
              <w:pStyle w:val="CopticCross"/>
            </w:pPr>
          </w:p>
        </w:tc>
        <w:tc>
          <w:tcPr>
            <w:tcW w:w="3960" w:type="dxa"/>
          </w:tcPr>
          <w:p w14:paraId="17658FA7" w14:textId="77777777" w:rsidR="006A140A" w:rsidRDefault="006A140A" w:rsidP="006A140A">
            <w:pPr>
              <w:pStyle w:val="EngHang"/>
              <w:rPr>
                <w:shd w:val="clear" w:color="auto" w:fill="FFFFFF"/>
              </w:rPr>
            </w:pPr>
            <w:r>
              <w:rPr>
                <w:shd w:val="clear" w:color="auto" w:fill="FFFFFF"/>
              </w:rPr>
              <w:t>He fought against the pagans,</w:t>
            </w:r>
          </w:p>
          <w:p w14:paraId="2E44B829" w14:textId="77777777" w:rsidR="006A140A" w:rsidRDefault="006A140A" w:rsidP="006A140A">
            <w:pPr>
              <w:pStyle w:val="EngHang"/>
              <w:rPr>
                <w:shd w:val="clear" w:color="auto" w:fill="FFFFFF"/>
              </w:rPr>
            </w:pPr>
            <w:r>
              <w:rPr>
                <w:shd w:val="clear" w:color="auto" w:fill="FFFFFF"/>
              </w:rPr>
              <w:t>Drawing them unto the faith,</w:t>
            </w:r>
          </w:p>
          <w:p w14:paraId="1D59C31B" w14:textId="77777777" w:rsidR="006A140A" w:rsidRDefault="006A140A" w:rsidP="006A140A">
            <w:pPr>
              <w:pStyle w:val="EngHang"/>
              <w:rPr>
                <w:shd w:val="clear" w:color="auto" w:fill="FFFFFF"/>
              </w:rPr>
            </w:pPr>
            <w:r>
              <w:rPr>
                <w:shd w:val="clear" w:color="auto" w:fill="FFFFFF"/>
              </w:rPr>
              <w:t>Fortifying his own people,</w:t>
            </w:r>
          </w:p>
          <w:p w14:paraId="179E9DDB" w14:textId="77777777" w:rsidR="006A140A" w:rsidRDefault="006A140A" w:rsidP="006A140A">
            <w:pPr>
              <w:pStyle w:val="EngHangEnd"/>
            </w:pPr>
            <w:r>
              <w:rPr>
                <w:shd w:val="clear" w:color="auto" w:fill="FFFFFF"/>
              </w:rPr>
              <w:t>The faithful Orthodox of these isles.</w:t>
            </w:r>
          </w:p>
        </w:tc>
        <w:tc>
          <w:tcPr>
            <w:tcW w:w="288" w:type="dxa"/>
          </w:tcPr>
          <w:p w14:paraId="3B1A9321" w14:textId="77777777" w:rsidR="006A140A" w:rsidRDefault="006A140A" w:rsidP="00377E51"/>
        </w:tc>
      </w:tr>
      <w:tr w:rsidR="006A140A" w14:paraId="4EF08E1E" w14:textId="77777777" w:rsidTr="00377E51">
        <w:trPr>
          <w:cantSplit/>
          <w:jc w:val="center"/>
        </w:trPr>
        <w:tc>
          <w:tcPr>
            <w:tcW w:w="288" w:type="dxa"/>
          </w:tcPr>
          <w:p w14:paraId="48F5D781" w14:textId="77777777" w:rsidR="006A140A" w:rsidRDefault="006A140A" w:rsidP="00377E51">
            <w:pPr>
              <w:pStyle w:val="CopticCross"/>
            </w:pPr>
            <w:r w:rsidRPr="00FB5ACB">
              <w:t>¿</w:t>
            </w:r>
          </w:p>
        </w:tc>
        <w:tc>
          <w:tcPr>
            <w:tcW w:w="3960" w:type="dxa"/>
          </w:tcPr>
          <w:p w14:paraId="1A595791" w14:textId="77777777" w:rsidR="006A140A" w:rsidRDefault="006A140A" w:rsidP="006A140A">
            <w:pPr>
              <w:pStyle w:val="EngHang"/>
              <w:rPr>
                <w:shd w:val="clear" w:color="auto" w:fill="FFFFFF"/>
              </w:rPr>
            </w:pPr>
            <w:r>
              <w:rPr>
                <w:shd w:val="clear" w:color="auto" w:fill="FFFFFF"/>
              </w:rPr>
              <w:t>Hail unto the abbot,</w:t>
            </w:r>
          </w:p>
          <w:p w14:paraId="70811822" w14:textId="77777777" w:rsidR="006A140A" w:rsidRDefault="006A140A" w:rsidP="006A140A">
            <w:pPr>
              <w:pStyle w:val="EngHang"/>
              <w:rPr>
                <w:shd w:val="clear" w:color="auto" w:fill="FFFFFF"/>
              </w:rPr>
            </w:pPr>
            <w:r>
              <w:rPr>
                <w:shd w:val="clear" w:color="auto" w:fill="FFFFFF"/>
              </w:rPr>
              <w:t>Hail unto the bishop,</w:t>
            </w:r>
          </w:p>
          <w:p w14:paraId="2387D4FA" w14:textId="77777777" w:rsidR="006A140A" w:rsidRDefault="006A140A" w:rsidP="006A140A">
            <w:pPr>
              <w:pStyle w:val="EngHang"/>
              <w:rPr>
                <w:shd w:val="clear" w:color="auto" w:fill="FFFFFF"/>
              </w:rPr>
            </w:pPr>
            <w:r>
              <w:rPr>
                <w:shd w:val="clear" w:color="auto" w:fill="FFFFFF"/>
              </w:rPr>
              <w:t>Hail unto the blessed fount</w:t>
            </w:r>
          </w:p>
          <w:p w14:paraId="2D0241C7" w14:textId="77777777" w:rsidR="006A140A" w:rsidRDefault="006A140A" w:rsidP="006A140A">
            <w:pPr>
              <w:pStyle w:val="EngHangEnd"/>
            </w:pPr>
            <w:r>
              <w:rPr>
                <w:shd w:val="clear" w:color="auto" w:fill="FFFFFF"/>
              </w:rPr>
              <w:t>Of Orthodoxy in Mercia.</w:t>
            </w:r>
          </w:p>
        </w:tc>
        <w:tc>
          <w:tcPr>
            <w:tcW w:w="288" w:type="dxa"/>
          </w:tcPr>
          <w:p w14:paraId="4AA249A8" w14:textId="77777777" w:rsidR="006A140A" w:rsidRDefault="006A140A" w:rsidP="00377E51"/>
        </w:tc>
      </w:tr>
      <w:tr w:rsidR="006A140A" w14:paraId="645C4669" w14:textId="77777777" w:rsidTr="00377E51">
        <w:trPr>
          <w:cantSplit/>
          <w:jc w:val="center"/>
        </w:trPr>
        <w:tc>
          <w:tcPr>
            <w:tcW w:w="288" w:type="dxa"/>
          </w:tcPr>
          <w:p w14:paraId="7D88F7CD" w14:textId="77777777" w:rsidR="006A140A" w:rsidRPr="00FB5ACB" w:rsidRDefault="006A140A" w:rsidP="00377E51">
            <w:pPr>
              <w:pStyle w:val="CopticCross"/>
            </w:pPr>
          </w:p>
        </w:tc>
        <w:tc>
          <w:tcPr>
            <w:tcW w:w="3960" w:type="dxa"/>
          </w:tcPr>
          <w:p w14:paraId="0A976AB0" w14:textId="77777777" w:rsidR="006A140A" w:rsidRDefault="006A140A" w:rsidP="006A140A">
            <w:pPr>
              <w:pStyle w:val="EngHang"/>
            </w:pPr>
            <w:r>
              <w:rPr>
                <w:shd w:val="clear" w:color="auto" w:fill="FFFFFF"/>
              </w:rPr>
              <w:t>Pray to the Lord on our behalf,</w:t>
            </w:r>
          </w:p>
          <w:p w14:paraId="6DE4951C" w14:textId="5D57338F" w:rsidR="006A140A" w:rsidRDefault="006A140A" w:rsidP="006A140A">
            <w:pPr>
              <w:pStyle w:val="EngHang"/>
            </w:pPr>
            <w:r>
              <w:rPr>
                <w:shd w:val="clear" w:color="auto" w:fill="FFFFFF"/>
              </w:rPr>
              <w:t xml:space="preserve">Our </w:t>
            </w:r>
            <w:r w:rsidR="00A75BD4">
              <w:rPr>
                <w:shd w:val="clear" w:color="auto" w:fill="FFFFFF"/>
              </w:rPr>
              <w:t xml:space="preserve">saintly and righteous </w:t>
            </w:r>
            <w:r>
              <w:rPr>
                <w:shd w:val="clear" w:color="auto" w:fill="FFFFFF"/>
              </w:rPr>
              <w:t>father,</w:t>
            </w:r>
          </w:p>
          <w:p w14:paraId="753955B2" w14:textId="77777777" w:rsidR="006A140A" w:rsidRDefault="006A140A" w:rsidP="006A140A">
            <w:pPr>
              <w:pStyle w:val="EngHang"/>
            </w:pPr>
            <w:r>
              <w:rPr>
                <w:shd w:val="clear" w:color="auto" w:fill="FFFFFF"/>
              </w:rPr>
              <w:t>Holy Chad, the Bishop,</w:t>
            </w:r>
          </w:p>
          <w:p w14:paraId="339977B0" w14:textId="77777777" w:rsidR="006A140A" w:rsidRDefault="006A140A" w:rsidP="006A140A">
            <w:pPr>
              <w:pStyle w:val="EngHangEnd"/>
            </w:pPr>
            <w:r>
              <w:rPr>
                <w:shd w:val="clear" w:color="auto" w:fill="FFFFFF"/>
              </w:rPr>
              <w:t>That He may forgive us our sins</w:t>
            </w:r>
          </w:p>
        </w:tc>
        <w:tc>
          <w:tcPr>
            <w:tcW w:w="288" w:type="dxa"/>
          </w:tcPr>
          <w:p w14:paraId="219175AE" w14:textId="77777777" w:rsidR="006A140A" w:rsidRDefault="006A140A" w:rsidP="00377E51"/>
        </w:tc>
      </w:tr>
    </w:tbl>
    <w:p w14:paraId="43061ECF" w14:textId="77777777" w:rsidR="007F571C" w:rsidRDefault="007F571C" w:rsidP="007F571C">
      <w:pPr>
        <w:pStyle w:val="Heading3"/>
      </w:pPr>
      <w:bookmarkStart w:id="1513" w:name="_Toc448227567"/>
      <w:r>
        <w:t>March 4 / Phamenoth 8: Martyrdom of St. Matthias the Apostle</w:t>
      </w:r>
      <w:bookmarkEnd w:id="1513"/>
    </w:p>
    <w:p w14:paraId="5CD8BDEB" w14:textId="0FDE543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1FACE98" w14:textId="77777777" w:rsidR="00495F1A" w:rsidRDefault="00C30529" w:rsidP="00495F1A">
      <w:pPr>
        <w:pStyle w:val="Heading3"/>
      </w:pPr>
      <w:bookmarkStart w:id="1514" w:name="_Toc448227568"/>
      <w:r>
        <w:t xml:space="preserve">March 6 / Phamenoth 10: </w:t>
      </w:r>
      <w:r w:rsidR="00495F1A">
        <w:t>The Finding of the Holy Cross</w:t>
      </w:r>
      <w:bookmarkEnd w:id="1510"/>
      <w:bookmarkEnd w:id="1509"/>
      <w:bookmarkEnd w:id="1508"/>
      <w:bookmarkEnd w:id="1514"/>
    </w:p>
    <w:p w14:paraId="0DD4581E" w14:textId="5CBED1B8" w:rsidR="00C30529" w:rsidRDefault="00C30529" w:rsidP="00C30529">
      <w:pPr>
        <w:pStyle w:val="Rubric"/>
      </w:pPr>
      <w:r>
        <w:t>See</w:t>
      </w:r>
      <w:r w:rsidR="002409EF">
        <w:t xml:space="preserve"> </w:t>
      </w:r>
      <w:r w:rsidR="002409EF">
        <w:fldChar w:fldCharType="begin"/>
      </w:r>
      <w:r w:rsidR="002409EF">
        <w:instrText xml:space="preserve"> REF _Ref434563524 \h </w:instrText>
      </w:r>
      <w:r w:rsidR="002409EF">
        <w:fldChar w:fldCharType="separate"/>
      </w:r>
      <w:r w:rsidR="000C7DE2">
        <w:t>September 14 (15) / Tho-out 17: The Dedication of the Church of the Holy Cross</w:t>
      </w:r>
      <w:r w:rsidR="002409EF">
        <w:fldChar w:fldCharType="end"/>
      </w:r>
      <w:r w:rsidR="002409EF">
        <w:t xml:space="preserve">, page </w:t>
      </w:r>
      <w:r w:rsidR="002409EF">
        <w:fldChar w:fldCharType="begin"/>
      </w:r>
      <w:r w:rsidR="002409EF">
        <w:instrText xml:space="preserve"> PAGEREF _Ref434563530 \h </w:instrText>
      </w:r>
      <w:r w:rsidR="002409EF">
        <w:fldChar w:fldCharType="separate"/>
      </w:r>
      <w:r w:rsidR="000C7DE2">
        <w:rPr>
          <w:noProof/>
        </w:rPr>
        <w:t>645</w:t>
      </w:r>
      <w:r w:rsidR="002409EF">
        <w:fldChar w:fldCharType="end"/>
      </w:r>
      <w:r>
        <w:t>.</w:t>
      </w:r>
    </w:p>
    <w:p w14:paraId="26452189" w14:textId="77777777" w:rsidR="00DD5136" w:rsidRDefault="00DD5136" w:rsidP="00DD5136">
      <w:pPr>
        <w:pStyle w:val="Heading3"/>
      </w:pPr>
      <w:bookmarkStart w:id="1515" w:name="_Toc448227569"/>
      <w:r>
        <w:t>March 8 / Phamenoth</w:t>
      </w:r>
      <w:r w:rsidR="005329C1">
        <w:t xml:space="preserve"> 12</w:t>
      </w:r>
      <w:r>
        <w:t>: Commemoration of Archangel Michael</w:t>
      </w:r>
      <w:bookmarkEnd w:id="1515"/>
    </w:p>
    <w:p w14:paraId="10A7B8B2"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100182C" w14:textId="77777777" w:rsidTr="0082304E">
        <w:trPr>
          <w:cantSplit/>
          <w:jc w:val="center"/>
        </w:trPr>
        <w:tc>
          <w:tcPr>
            <w:tcW w:w="288" w:type="dxa"/>
          </w:tcPr>
          <w:p w14:paraId="0D654B06" w14:textId="77777777" w:rsidR="000C7DE2" w:rsidRDefault="000C7DE2" w:rsidP="0082304E">
            <w:pPr>
              <w:pStyle w:val="CopticCross"/>
            </w:pPr>
          </w:p>
        </w:tc>
        <w:tc>
          <w:tcPr>
            <w:tcW w:w="3960" w:type="dxa"/>
          </w:tcPr>
          <w:p w14:paraId="01FBEE2A" w14:textId="77777777" w:rsidR="000C7DE2" w:rsidRDefault="000C7DE2" w:rsidP="00C83ECE">
            <w:pPr>
              <w:pStyle w:val="EngHang"/>
            </w:pPr>
            <w:r>
              <w:t>Through the intercessions</w:t>
            </w:r>
          </w:p>
          <w:p w14:paraId="38EC7196" w14:textId="77777777" w:rsidR="000C7DE2" w:rsidRDefault="000C7DE2" w:rsidP="00C83ECE">
            <w:pPr>
              <w:pStyle w:val="EngHang"/>
            </w:pPr>
            <w:r>
              <w:t>Of the Four Incorporeal Beasts,</w:t>
            </w:r>
          </w:p>
          <w:p w14:paraId="61CE6767" w14:textId="77777777" w:rsidR="000C7DE2" w:rsidRDefault="000C7DE2" w:rsidP="00C83ECE">
            <w:pPr>
              <w:pStyle w:val="EngHang"/>
            </w:pPr>
            <w:r>
              <w:t>The ministering flames of fire,</w:t>
            </w:r>
          </w:p>
          <w:p w14:paraId="4661B814" w14:textId="77777777" w:rsidR="000C7DE2" w:rsidRDefault="000C7DE2" w:rsidP="0082304E">
            <w:pPr>
              <w:pStyle w:val="EngHangEnd"/>
            </w:pPr>
            <w:r>
              <w:t>O Lord, grant us the forgiveness of our sins.</w:t>
            </w:r>
          </w:p>
        </w:tc>
        <w:tc>
          <w:tcPr>
            <w:tcW w:w="288" w:type="dxa"/>
          </w:tcPr>
          <w:p w14:paraId="2DDFB30E" w14:textId="77777777" w:rsidR="000C7DE2" w:rsidRDefault="000C7DE2" w:rsidP="0082304E"/>
        </w:tc>
        <w:tc>
          <w:tcPr>
            <w:tcW w:w="288" w:type="dxa"/>
          </w:tcPr>
          <w:p w14:paraId="79E4E71D" w14:textId="77777777" w:rsidR="000C7DE2" w:rsidRDefault="000C7DE2" w:rsidP="0082304E">
            <w:pPr>
              <w:pStyle w:val="CopticCross"/>
            </w:pPr>
          </w:p>
        </w:tc>
        <w:tc>
          <w:tcPr>
            <w:tcW w:w="3960" w:type="dxa"/>
          </w:tcPr>
          <w:p w14:paraId="5D834B3B" w14:textId="77777777" w:rsidR="000C7DE2" w:rsidRDefault="000C7DE2" w:rsidP="00C83ECE">
            <w:pPr>
              <w:pStyle w:val="CopticVersemulti-line"/>
            </w:pPr>
            <w:r>
              <w:t>Ϩⲓⲧⲉⲛ ⲛⲓⲡ̀ⲣⲉⲥⲃⲓⲁ̀</w:t>
            </w:r>
          </w:p>
          <w:p w14:paraId="10E9EE7A" w14:textId="77777777" w:rsidR="000C7DE2" w:rsidRDefault="000C7DE2" w:rsidP="00C83ECE">
            <w:pPr>
              <w:pStyle w:val="CopticVersemulti-line"/>
            </w:pPr>
            <w:r>
              <w:t>ⲛ̀ⲧⲉ ⲡⲓϥ̀ⲧⲟⲩ ⲛ̀ⲍⲱⲟⲛ ⲛ̀ⲁⲥⲱⲙⲁⲧⲟⲥ</w:t>
            </w:r>
          </w:p>
          <w:p w14:paraId="796E8234" w14:textId="77777777" w:rsidR="000C7DE2" w:rsidRDefault="000C7DE2" w:rsidP="00C83ECE">
            <w:pPr>
              <w:pStyle w:val="CopticVersemulti-line"/>
            </w:pPr>
            <w:r>
              <w:t>ⲛ̀ⲗⲓⲧⲟⲩⲣⲅⲟⲥ ⲛ̀ϣⲁϩ ⲛ̀ⲭ̀ⲣⲟⲙ:</w:t>
            </w:r>
          </w:p>
          <w:p w14:paraId="1F85F476" w14:textId="77777777" w:rsidR="000C7DE2" w:rsidRPr="00C35319" w:rsidRDefault="000C7DE2" w:rsidP="00C83ECE">
            <w:pPr>
              <w:pStyle w:val="CopticHangingVerse"/>
            </w:pPr>
            <w:r>
              <w:t>Ⲡϭⲟⲓⲥ ⲁⲣⲓϩ̀ⲙⲟⲧ ⲛⲁⲛ ⲙ̀ⲡⲓⲭⲱ ⲉ̀ⲃⲟⲗ ⲛ̀ⲧⲉ ⲛⲉⲛⲛⲟⲃⲓ.</w:t>
            </w:r>
          </w:p>
        </w:tc>
      </w:tr>
    </w:tbl>
    <w:p w14:paraId="2BAC50DD" w14:textId="77777777" w:rsidR="000C7DE2" w:rsidRDefault="000C7DE2" w:rsidP="00C83ECE">
      <w:pPr>
        <w:pStyle w:val="Heading4"/>
      </w:pPr>
      <w:r>
        <w:lastRenderedPageBreak/>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67243FDC" w14:textId="77777777" w:rsidTr="00C83ECE">
        <w:trPr>
          <w:cantSplit/>
          <w:jc w:val="center"/>
        </w:trPr>
        <w:tc>
          <w:tcPr>
            <w:tcW w:w="288" w:type="dxa"/>
          </w:tcPr>
          <w:p w14:paraId="0CA6F1F3" w14:textId="77777777" w:rsidR="000C7DE2" w:rsidRDefault="000C7DE2" w:rsidP="00C83ECE">
            <w:pPr>
              <w:pStyle w:val="CopticCross"/>
            </w:pPr>
          </w:p>
        </w:tc>
        <w:tc>
          <w:tcPr>
            <w:tcW w:w="3960" w:type="dxa"/>
          </w:tcPr>
          <w:p w14:paraId="7B9CAB93" w14:textId="77777777" w:rsidR="000C7DE2" w:rsidRDefault="000C7DE2" w:rsidP="00C83ECE">
            <w:pPr>
              <w:pStyle w:val="EngHang"/>
            </w:pPr>
            <w:r>
              <w:t>Hail to the four incorporeal living beasts,</w:t>
            </w:r>
          </w:p>
          <w:p w14:paraId="446F1E5D" w14:textId="77777777" w:rsidR="000C7DE2" w:rsidRDefault="000C7DE2" w:rsidP="00C83ECE">
            <w:pPr>
              <w:pStyle w:val="EngHang"/>
            </w:pPr>
            <w:r>
              <w:t>Carrying the throne of God,</w:t>
            </w:r>
          </w:p>
          <w:p w14:paraId="75ECA847" w14:textId="77777777" w:rsidR="000C7DE2" w:rsidRDefault="000C7DE2" w:rsidP="00C83ECE">
            <w:pPr>
              <w:pStyle w:val="EngHang"/>
            </w:pPr>
            <w:r>
              <w:t>A lion’s face, and a calf’s face,</w:t>
            </w:r>
          </w:p>
          <w:p w14:paraId="1300AB79" w14:textId="77777777" w:rsidR="000C7DE2" w:rsidRDefault="000C7DE2" w:rsidP="00C83ECE">
            <w:pPr>
              <w:pStyle w:val="EngHangEnd"/>
            </w:pPr>
            <w:r>
              <w:t>A man’s face, and an eagle’s face.</w:t>
            </w:r>
          </w:p>
        </w:tc>
        <w:tc>
          <w:tcPr>
            <w:tcW w:w="288" w:type="dxa"/>
          </w:tcPr>
          <w:p w14:paraId="1BBF0837" w14:textId="77777777" w:rsidR="000C7DE2" w:rsidRDefault="000C7DE2" w:rsidP="00C83ECE"/>
        </w:tc>
        <w:tc>
          <w:tcPr>
            <w:tcW w:w="288" w:type="dxa"/>
          </w:tcPr>
          <w:p w14:paraId="0AAAF5DC" w14:textId="77777777" w:rsidR="000C7DE2" w:rsidRDefault="000C7DE2" w:rsidP="00C83ECE">
            <w:pPr>
              <w:pStyle w:val="CopticCross"/>
            </w:pPr>
          </w:p>
        </w:tc>
        <w:tc>
          <w:tcPr>
            <w:tcW w:w="3960" w:type="dxa"/>
          </w:tcPr>
          <w:p w14:paraId="5BA69E29" w14:textId="77777777" w:rsidR="000C7DE2" w:rsidRDefault="000C7DE2" w:rsidP="00C83ECE">
            <w:pPr>
              <w:pStyle w:val="CopticVersemulti-line"/>
            </w:pPr>
            <w:r>
              <w:t>Ⲭⲉⲣⲉ ⲡⲓϥ̀ⲧⲟⲩ ⲛ̀ⲍⲱⲟⲛ ⲛ̀ⲁ̀ⲥⲱⲙⲁⲧⲟⲥ:</w:t>
            </w:r>
          </w:p>
          <w:p w14:paraId="220E6F4D" w14:textId="77777777" w:rsidR="000C7DE2" w:rsidRDefault="000C7DE2" w:rsidP="00C83ECE">
            <w:pPr>
              <w:pStyle w:val="CopticVersemulti-line"/>
            </w:pPr>
            <w:r>
              <w:t>ⲉⲧϥⲁⲓ ϧⲁ ⲡⲓϩⲁⲣⲙⲁ ⲛ̀ⲧⲉ Ⲫϯ:</w:t>
            </w:r>
          </w:p>
          <w:p w14:paraId="1ED09FBC" w14:textId="77777777" w:rsidR="000C7DE2" w:rsidRDefault="000C7DE2" w:rsidP="00C83ECE">
            <w:pPr>
              <w:pStyle w:val="CopticVersemulti-line"/>
            </w:pPr>
            <w:r>
              <w:t>ⲟⲩϩⲟ ⲙ̀ⲙⲟⲩⲓ̀ ⲛⲉⲙ ⲟⲩϩⲟ ⲙ̀ⲙⲁⲥⲓ:</w:t>
            </w:r>
          </w:p>
          <w:p w14:paraId="448CC311" w14:textId="77777777" w:rsidR="000C7DE2" w:rsidRPr="00C35319" w:rsidRDefault="000C7DE2" w:rsidP="00C83ECE">
            <w:pPr>
              <w:pStyle w:val="CopticHangingVerse"/>
            </w:pPr>
            <w:r>
              <w:t>ⲛⲉⲙ ⲟⲩϩⲟ ⲛ̀ⲣⲱⲙⲓ ⲛⲉⲙ ⲟⲩϩⲟ ⲛ̀ⲁ̀ⲏ̀ⲧⲟⲥ.</w:t>
            </w:r>
          </w:p>
        </w:tc>
      </w:tr>
    </w:tbl>
    <w:p w14:paraId="74B2CF35" w14:textId="77777777" w:rsidR="000C7DE2" w:rsidRDefault="000C7DE2" w:rsidP="0082304E">
      <w:pPr>
        <w:pStyle w:val="Heading4"/>
      </w:pPr>
      <w:r>
        <w:t>The Gospel Response for the Four Incorporeal Beasts</w:t>
      </w:r>
    </w:p>
    <w:p w14:paraId="0AC420DD" w14:textId="77777777" w:rsidR="000C7DE2" w:rsidRPr="00C14556" w:rsidRDefault="000C7DE2" w:rsidP="00C14556">
      <w:pPr>
        <w:pStyle w:val="Rubric"/>
      </w:pPr>
      <w:r>
        <w:t>The last verse of the Doxology may be inserted into the Annual Gospel Response.</w:t>
      </w:r>
    </w:p>
    <w:p w14:paraId="45245CCF" w14:textId="5B6513B5" w:rsidR="00DD5136" w:rsidRDefault="000C7DE2" w:rsidP="00C30529">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F095B73" w14:textId="77777777" w:rsidR="00494FE4" w:rsidRDefault="00494FE4" w:rsidP="00494FE4">
      <w:pPr>
        <w:pStyle w:val="Heading3"/>
      </w:pPr>
      <w:bookmarkStart w:id="1516" w:name="_Toc448227570"/>
      <w:r>
        <w:t>March 9 / Phamenoth 13: Return of St. Macarius the Great and St. Macarius of Alexandria from Exile</w:t>
      </w:r>
      <w:bookmarkEnd w:id="1516"/>
    </w:p>
    <w:p w14:paraId="450613FB" w14:textId="6A880327" w:rsidR="00494FE4" w:rsidRPr="00494FE4" w:rsidRDefault="00494FE4" w:rsidP="00BF77D7">
      <w:pPr>
        <w:pStyle w:val="Rubric"/>
      </w:pPr>
      <w:r>
        <w:t>See</w:t>
      </w:r>
      <w:r w:rsidR="002409EF">
        <w:t xml:space="preserve"> </w:t>
      </w:r>
      <w:r w:rsidR="002409EF">
        <w:fldChar w:fldCharType="begin"/>
      </w:r>
      <w:r w:rsidR="002409EF">
        <w:instrText xml:space="preserve"> REF _Ref434563557 \h </w:instrText>
      </w:r>
      <w:r w:rsidR="002409EF">
        <w:fldChar w:fldCharType="separate"/>
      </w:r>
      <w:r w:rsidR="000C7DE2">
        <w:t>March 23 / Phamenoth 27: St. Macarius the Great</w:t>
      </w:r>
      <w:r w:rsidR="002409EF">
        <w:fldChar w:fldCharType="end"/>
      </w:r>
      <w:r>
        <w:t>,</w:t>
      </w:r>
      <w:r w:rsidR="002409EF">
        <w:t xml:space="preserve"> page </w:t>
      </w:r>
      <w:r w:rsidR="002409EF">
        <w:fldChar w:fldCharType="begin"/>
      </w:r>
      <w:r w:rsidR="002409EF">
        <w:instrText xml:space="preserve"> PAGEREF _Ref434563557 \h </w:instrText>
      </w:r>
      <w:r w:rsidR="002409EF">
        <w:fldChar w:fldCharType="separate"/>
      </w:r>
      <w:r w:rsidR="000C7DE2">
        <w:rPr>
          <w:noProof/>
        </w:rPr>
        <w:t>844</w:t>
      </w:r>
      <w:r w:rsidR="002409EF">
        <w:fldChar w:fldCharType="end"/>
      </w:r>
      <w:r w:rsidR="00BF77D7">
        <w:t xml:space="preserve">, and </w:t>
      </w:r>
      <w:r w:rsidR="00BF77D7">
        <w:fldChar w:fldCharType="begin"/>
      </w:r>
      <w:r w:rsidR="00BF77D7">
        <w:instrText xml:space="preserve"> REF _Ref436250616 \h </w:instrText>
      </w:r>
      <w:r w:rsidR="00BF77D7">
        <w:fldChar w:fldCharType="separate"/>
      </w:r>
      <w:r w:rsidR="000C7DE2">
        <w:t>May 1 / Pashons 6: St. Macarius of Alexandria, the Presbyter</w:t>
      </w:r>
      <w:r w:rsidR="00BF77D7">
        <w:fldChar w:fldCharType="end"/>
      </w:r>
      <w:r w:rsidR="002409EF">
        <w:t xml:space="preserve">, page </w:t>
      </w:r>
      <w:r w:rsidR="002409EF">
        <w:fldChar w:fldCharType="begin"/>
      </w:r>
      <w:r w:rsidR="002409EF">
        <w:instrText xml:space="preserve"> PAGEREF _Ref434563583 \h </w:instrText>
      </w:r>
      <w:r w:rsidR="002409EF">
        <w:fldChar w:fldCharType="separate"/>
      </w:r>
      <w:r w:rsidR="000C7DE2">
        <w:rPr>
          <w:noProof/>
        </w:rPr>
        <w:t>866</w:t>
      </w:r>
      <w:r w:rsidR="002409EF">
        <w:fldChar w:fldCharType="end"/>
      </w:r>
      <w:r>
        <w:t>.</w:t>
      </w:r>
    </w:p>
    <w:p w14:paraId="15396FC9" w14:textId="77777777" w:rsidR="007F571C" w:rsidRDefault="007F571C" w:rsidP="007F571C">
      <w:pPr>
        <w:pStyle w:val="Heading3"/>
      </w:pPr>
      <w:bookmarkStart w:id="1517" w:name="_Toc448227571"/>
      <w:r>
        <w:t>March 15 / Phamenoth 19: Martyrdom of St. Aristobulus the Apostle</w:t>
      </w:r>
      <w:bookmarkEnd w:id="1517"/>
    </w:p>
    <w:p w14:paraId="57821F33" w14:textId="2A2E8D9E" w:rsidR="00191A26" w:rsidRDefault="00191A26" w:rsidP="00191A26">
      <w:pPr>
        <w:pStyle w:val="Rubric"/>
      </w:pPr>
      <w:bookmarkStart w:id="1518" w:name="_Toc410196213"/>
      <w:bookmarkStart w:id="1519" w:name="_Toc410196455"/>
      <w:bookmarkStart w:id="1520" w:name="_Toc410196957"/>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5F3D5AC" w14:textId="77777777" w:rsidR="005329C1" w:rsidRDefault="005329C1" w:rsidP="005329C1">
      <w:pPr>
        <w:pStyle w:val="Heading3"/>
      </w:pPr>
      <w:bookmarkStart w:id="1521" w:name="_Toc448227572"/>
      <w:r>
        <w:t>March 17 / Phamenoth 21: Commemoration of the Theotokos</w:t>
      </w:r>
      <w:bookmarkEnd w:id="1521"/>
    </w:p>
    <w:p w14:paraId="665901C5" w14:textId="32B674E4"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FA5DE0B" w14:textId="77777777" w:rsidR="00C30529" w:rsidRDefault="00C30529" w:rsidP="00C30529">
      <w:pPr>
        <w:pStyle w:val="Heading3"/>
      </w:pPr>
      <w:bookmarkStart w:id="1522" w:name="_Ref434563557"/>
      <w:bookmarkStart w:id="1523" w:name="_Toc448227573"/>
      <w:r>
        <w:t>March 23 / Phamenoth 27: St. Macarius the Great</w:t>
      </w:r>
      <w:bookmarkEnd w:id="1522"/>
      <w:bookmarkEnd w:id="1523"/>
    </w:p>
    <w:p w14:paraId="19445963" w14:textId="77777777" w:rsidR="003E7329" w:rsidRDefault="003E7329" w:rsidP="003E7329">
      <w:pPr>
        <w:pStyle w:val="Heading4"/>
      </w:pPr>
      <w:bookmarkStart w:id="1524" w:name="_Ref434490507"/>
      <w:r>
        <w:t>The Doxology of St. Macarius the Great</w:t>
      </w:r>
      <w:bookmarkEnd w:id="152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14A924D0" w14:textId="77777777" w:rsidTr="00220DFD">
        <w:trPr>
          <w:cantSplit/>
          <w:jc w:val="center"/>
        </w:trPr>
        <w:tc>
          <w:tcPr>
            <w:tcW w:w="288" w:type="dxa"/>
          </w:tcPr>
          <w:p w14:paraId="6E25FB83" w14:textId="77777777" w:rsidR="003E7329" w:rsidRDefault="003E7329" w:rsidP="00220DFD">
            <w:pPr>
              <w:pStyle w:val="CopticCross"/>
            </w:pPr>
          </w:p>
        </w:tc>
        <w:tc>
          <w:tcPr>
            <w:tcW w:w="3960" w:type="dxa"/>
          </w:tcPr>
          <w:p w14:paraId="422EB48B" w14:textId="77777777" w:rsidR="003E7329" w:rsidRPr="004764BD" w:rsidRDefault="003E7329" w:rsidP="003E7329">
            <w:pPr>
              <w:pStyle w:val="EngHang"/>
            </w:pPr>
            <w:r w:rsidRPr="004764BD">
              <w:t>Hail to the Great Abba Macarius,</w:t>
            </w:r>
          </w:p>
          <w:p w14:paraId="14D11E54" w14:textId="77777777" w:rsidR="003E7329" w:rsidRPr="004764BD" w:rsidRDefault="003E7329" w:rsidP="003E7329">
            <w:pPr>
              <w:pStyle w:val="EngHang"/>
            </w:pPr>
            <w:r w:rsidRPr="004764BD">
              <w:t>The lamp of monasticism,</w:t>
            </w:r>
          </w:p>
          <w:p w14:paraId="35852A39" w14:textId="77777777" w:rsidR="003E7329" w:rsidRPr="004764BD" w:rsidRDefault="003E7329" w:rsidP="003E7329">
            <w:pPr>
              <w:pStyle w:val="EngHang"/>
            </w:pPr>
            <w:r w:rsidRPr="004764BD">
              <w:t>Who became a golden candlestick,</w:t>
            </w:r>
          </w:p>
          <w:p w14:paraId="50B19EE7" w14:textId="77777777" w:rsidR="003E7329" w:rsidRDefault="003E7329" w:rsidP="003E7329">
            <w:pPr>
              <w:pStyle w:val="EngHangEnd"/>
            </w:pPr>
            <w:r>
              <w:t>Shining</w:t>
            </w:r>
            <w:r w:rsidRPr="004764BD">
              <w:t xml:space="preserve"> than the sun.</w:t>
            </w:r>
          </w:p>
        </w:tc>
        <w:tc>
          <w:tcPr>
            <w:tcW w:w="288" w:type="dxa"/>
          </w:tcPr>
          <w:p w14:paraId="4929E7B9" w14:textId="77777777" w:rsidR="003E7329" w:rsidRDefault="003E7329" w:rsidP="00220DFD"/>
        </w:tc>
        <w:tc>
          <w:tcPr>
            <w:tcW w:w="288" w:type="dxa"/>
          </w:tcPr>
          <w:p w14:paraId="67AB7BF2" w14:textId="77777777" w:rsidR="003E7329" w:rsidRDefault="003E7329" w:rsidP="00220DFD">
            <w:pPr>
              <w:pStyle w:val="CopticCross"/>
            </w:pPr>
          </w:p>
        </w:tc>
        <w:tc>
          <w:tcPr>
            <w:tcW w:w="3960" w:type="dxa"/>
          </w:tcPr>
          <w:p w14:paraId="38BEE7A7" w14:textId="77777777" w:rsidR="003E7329" w:rsidRDefault="003E7329" w:rsidP="003E7329">
            <w:pPr>
              <w:pStyle w:val="CopticVersemulti-line"/>
            </w:pPr>
            <w:r>
              <w:t>Ⲭⲉⲣⲉ ⲡⲓⲛⲓϣϯ ⲁⲃⲃⲁ Ⲙⲁⲕⲁⲣⲓ:</w:t>
            </w:r>
          </w:p>
          <w:p w14:paraId="0EC9CB5C" w14:textId="77777777" w:rsidR="003E7329" w:rsidRDefault="003E7329" w:rsidP="003E7329">
            <w:pPr>
              <w:pStyle w:val="CopticVersemulti-line"/>
            </w:pPr>
            <w:r>
              <w:t>ⲡⲓϧⲏⲃⲥ ⲛ̀ⲧⲉ ϯⲙⲉⲧⲙⲟⲛⲁⲭⲟⲥ:</w:t>
            </w:r>
          </w:p>
          <w:p w14:paraId="6E8B4C28" w14:textId="77777777" w:rsidR="003E7329" w:rsidRDefault="003E7329" w:rsidP="003E7329">
            <w:pPr>
              <w:pStyle w:val="CopticVersemulti-line"/>
            </w:pPr>
            <w:r>
              <w:t>ⲫⲏⲉⲧⲁϥϣⲱⲡⲓ ⲛ̀ⲟⲩⲗⲩⲭⲛⲓⲁ̀ ⲛ̀ⲛⲟⲩⲃ:</w:t>
            </w:r>
          </w:p>
          <w:p w14:paraId="70F57C29" w14:textId="77777777" w:rsidR="003E7329" w:rsidRDefault="003E7329" w:rsidP="003E7329">
            <w:pPr>
              <w:pStyle w:val="CopticHangingVerse"/>
            </w:pPr>
            <w:r>
              <w:t>ⲉⲥⲉⲣⲗⲁⲙⲡⲓⲛ ⲉ̀ϩⲟⲧⲉ ⲫ̀ⲣⲏ.</w:t>
            </w:r>
          </w:p>
        </w:tc>
      </w:tr>
      <w:tr w:rsidR="003E7329" w14:paraId="72FF7A1C" w14:textId="77777777" w:rsidTr="00220DFD">
        <w:trPr>
          <w:cantSplit/>
          <w:jc w:val="center"/>
        </w:trPr>
        <w:tc>
          <w:tcPr>
            <w:tcW w:w="288" w:type="dxa"/>
          </w:tcPr>
          <w:p w14:paraId="37F5F30A" w14:textId="77777777" w:rsidR="003E7329" w:rsidRDefault="003E7329" w:rsidP="00220DFD">
            <w:pPr>
              <w:pStyle w:val="CopticCross"/>
            </w:pPr>
            <w:r w:rsidRPr="00FB5ACB">
              <w:lastRenderedPageBreak/>
              <w:t>¿</w:t>
            </w:r>
          </w:p>
        </w:tc>
        <w:tc>
          <w:tcPr>
            <w:tcW w:w="3960" w:type="dxa"/>
          </w:tcPr>
          <w:p w14:paraId="7179984D" w14:textId="77777777" w:rsidR="003E7329" w:rsidRPr="004764BD" w:rsidRDefault="003E7329" w:rsidP="003E7329">
            <w:pPr>
              <w:pStyle w:val="EngHang"/>
            </w:pPr>
            <w:r w:rsidRPr="004764BD">
              <w:t xml:space="preserve">For your soul is </w:t>
            </w:r>
            <w:r>
              <w:t>illuminated</w:t>
            </w:r>
          </w:p>
          <w:p w14:paraId="60D4C1B9" w14:textId="77777777" w:rsidR="003E7329" w:rsidRPr="004764BD" w:rsidRDefault="003E7329" w:rsidP="003E7329">
            <w:pPr>
              <w:pStyle w:val="EngHang"/>
            </w:pPr>
            <w:r w:rsidRPr="004764BD">
              <w:t>In the heavenly Jerusalem</w:t>
            </w:r>
            <w:r w:rsidRPr="004764BD">
              <w:rPr>
                <w:rStyle w:val="FootnoteReference"/>
              </w:rPr>
              <w:footnoteReference w:id="966"/>
            </w:r>
            <w:r w:rsidRPr="004764BD">
              <w:t>,</w:t>
            </w:r>
          </w:p>
          <w:p w14:paraId="5D18CADE" w14:textId="77777777" w:rsidR="003E7329" w:rsidRPr="004764BD" w:rsidRDefault="003E7329" w:rsidP="003E7329">
            <w:pPr>
              <w:pStyle w:val="EngHang"/>
            </w:pPr>
            <w:r w:rsidRPr="004764BD">
              <w:t>And your body is shining,</w:t>
            </w:r>
          </w:p>
          <w:p w14:paraId="1B2B9FBC" w14:textId="77777777" w:rsidR="003E7329" w:rsidRDefault="003E7329" w:rsidP="003E7329">
            <w:pPr>
              <w:pStyle w:val="EngHangEnd"/>
            </w:pPr>
            <w:r w:rsidRPr="004764BD">
              <w:t>In your church.</w:t>
            </w:r>
          </w:p>
        </w:tc>
        <w:tc>
          <w:tcPr>
            <w:tcW w:w="288" w:type="dxa"/>
          </w:tcPr>
          <w:p w14:paraId="739BB726" w14:textId="77777777" w:rsidR="003E7329" w:rsidRDefault="003E7329" w:rsidP="00220DFD"/>
        </w:tc>
        <w:tc>
          <w:tcPr>
            <w:tcW w:w="288" w:type="dxa"/>
          </w:tcPr>
          <w:p w14:paraId="37CE346D" w14:textId="77777777" w:rsidR="003E7329" w:rsidRDefault="003E7329" w:rsidP="00220DFD">
            <w:pPr>
              <w:pStyle w:val="CopticCross"/>
            </w:pPr>
            <w:r w:rsidRPr="00FB5ACB">
              <w:t>¿</w:t>
            </w:r>
          </w:p>
        </w:tc>
        <w:tc>
          <w:tcPr>
            <w:tcW w:w="3960" w:type="dxa"/>
          </w:tcPr>
          <w:p w14:paraId="7CBE0ABE" w14:textId="77777777" w:rsidR="003E7329" w:rsidRDefault="003E7329" w:rsidP="003E7329">
            <w:pPr>
              <w:pStyle w:val="CopticVersemulti-line"/>
            </w:pPr>
            <w:r>
              <w:t>Ⲥⲉⲣⲟⲩⲱⲓⲛⲓ ⲅⲁⲣ ⲛ̀ϫⲉ ⲧⲉⲕⲯⲩⲭⲏ:</w:t>
            </w:r>
          </w:p>
          <w:p w14:paraId="21AF105D" w14:textId="77777777" w:rsidR="003E7329" w:rsidRDefault="003E7329" w:rsidP="003E7329">
            <w:pPr>
              <w:pStyle w:val="CopticVersemulti-line"/>
            </w:pPr>
            <w:r>
              <w:t>Ϧⲉⲛ Ⲓⲉⲣⲟⲩⲥⲁⲗⲓⲙ ⲛ̀ⲧⲉ ⲧ̀ⲫⲉ:</w:t>
            </w:r>
          </w:p>
          <w:p w14:paraId="541384A5" w14:textId="77777777" w:rsidR="003E7329" w:rsidRDefault="003E7329" w:rsidP="003E7329">
            <w:pPr>
              <w:pStyle w:val="CopticVersemulti-line"/>
            </w:pPr>
            <w:r>
              <w:t>Ϥ̀ϯⲙⲟⲩⲉ̀ ⲛ̀ϫⲉ ⲡⲉⲕⲥⲱⲙⲁ:</w:t>
            </w:r>
          </w:p>
          <w:p w14:paraId="0BD48503" w14:textId="77777777" w:rsidR="003E7329" w:rsidRDefault="003E7329" w:rsidP="003E7329">
            <w:pPr>
              <w:pStyle w:val="CopticHangingVerse"/>
            </w:pPr>
            <w:r>
              <w:t>ϧⲉⲛ ⲑⲏⲉⲧⲉ ⲑⲱⲕ ⲛ̀ⲉⲕⲕ̀ⲗⲏⲥⲓⲁ̀.</w:t>
            </w:r>
          </w:p>
        </w:tc>
      </w:tr>
      <w:tr w:rsidR="003E7329" w14:paraId="17B664BF" w14:textId="77777777" w:rsidTr="00220DFD">
        <w:trPr>
          <w:cantSplit/>
          <w:jc w:val="center"/>
        </w:trPr>
        <w:tc>
          <w:tcPr>
            <w:tcW w:w="288" w:type="dxa"/>
          </w:tcPr>
          <w:p w14:paraId="4DFC82F3" w14:textId="77777777" w:rsidR="003E7329" w:rsidRDefault="003E7329" w:rsidP="00220DFD">
            <w:pPr>
              <w:pStyle w:val="CopticCross"/>
            </w:pPr>
          </w:p>
        </w:tc>
        <w:tc>
          <w:tcPr>
            <w:tcW w:w="3960" w:type="dxa"/>
          </w:tcPr>
          <w:p w14:paraId="6B388B00" w14:textId="77777777" w:rsidR="003E7329" w:rsidRPr="004764BD" w:rsidRDefault="003E7329" w:rsidP="003E7329">
            <w:pPr>
              <w:pStyle w:val="EngHang"/>
            </w:pPr>
            <w:r w:rsidRPr="004764BD">
              <w:t>Yes, we believe that you are with us:</w:t>
            </w:r>
          </w:p>
          <w:p w14:paraId="73398053" w14:textId="77777777" w:rsidR="003E7329" w:rsidRPr="004764BD" w:rsidRDefault="003E7329" w:rsidP="003E7329">
            <w:pPr>
              <w:pStyle w:val="EngHang"/>
            </w:pPr>
            <w:r>
              <w:t>Soul, body, and spirit;</w:t>
            </w:r>
          </w:p>
          <w:p w14:paraId="7FFCDDC5" w14:textId="77777777" w:rsidR="003E7329" w:rsidRPr="004764BD" w:rsidRDefault="003E7329" w:rsidP="003E7329">
            <w:pPr>
              <w:pStyle w:val="EngHang"/>
            </w:pPr>
            <w:r w:rsidRPr="004764BD">
              <w:t>You became for us a comforter,</w:t>
            </w:r>
          </w:p>
          <w:p w14:paraId="22D4C4E1" w14:textId="77777777" w:rsidR="003E7329" w:rsidRDefault="003E7329" w:rsidP="003E7329">
            <w:pPr>
              <w:pStyle w:val="EngHangEnd"/>
            </w:pPr>
            <w:r w:rsidRPr="004764BD">
              <w:t>And consolation to our souls.</w:t>
            </w:r>
          </w:p>
        </w:tc>
        <w:tc>
          <w:tcPr>
            <w:tcW w:w="288" w:type="dxa"/>
          </w:tcPr>
          <w:p w14:paraId="5791BE62" w14:textId="77777777" w:rsidR="003E7329" w:rsidRDefault="003E7329" w:rsidP="00220DFD"/>
        </w:tc>
        <w:tc>
          <w:tcPr>
            <w:tcW w:w="288" w:type="dxa"/>
          </w:tcPr>
          <w:p w14:paraId="0D419CDB" w14:textId="77777777" w:rsidR="003E7329" w:rsidRDefault="003E7329" w:rsidP="00220DFD">
            <w:pPr>
              <w:pStyle w:val="CopticCross"/>
            </w:pPr>
          </w:p>
        </w:tc>
        <w:tc>
          <w:tcPr>
            <w:tcW w:w="3960" w:type="dxa"/>
          </w:tcPr>
          <w:p w14:paraId="292B3C93" w14:textId="77777777" w:rsidR="003E7329" w:rsidRDefault="003E7329" w:rsidP="003E7329">
            <w:pPr>
              <w:pStyle w:val="CopticVersemulti-line"/>
            </w:pPr>
            <w:r>
              <w:t>Ⲥⲉ ⲧⲉⲛⲛⲁϩϯ ϫⲉ ⲕ̀ⲭⲏ ⲛⲉⲙⲁⲛ:</w:t>
            </w:r>
          </w:p>
          <w:p w14:paraId="7ABFA406" w14:textId="77777777" w:rsidR="003E7329" w:rsidRDefault="003E7329" w:rsidP="003E7329">
            <w:pPr>
              <w:pStyle w:val="CopticVersemulti-line"/>
            </w:pPr>
            <w:r>
              <w:t>ⲯⲩⲭⲏ ⲛⲉⲙ ⲥⲱⲙⲁ ⲛⲉⲙ ⲡ̄ⲛ̄ⲁ̄:</w:t>
            </w:r>
          </w:p>
          <w:p w14:paraId="2504651B" w14:textId="77777777" w:rsidR="003E7329" w:rsidRDefault="003E7329" w:rsidP="003E7329">
            <w:pPr>
              <w:pStyle w:val="CopticVersemulti-line"/>
            </w:pPr>
            <w:r>
              <w:t>ⲕ̀ϣⲟⲡ ⲛⲁⲛ ⲙ̀ⲡⲁⲣⲁⲕⲗⲏⲥⲓⲥ:</w:t>
            </w:r>
          </w:p>
          <w:p w14:paraId="34A77814" w14:textId="77777777" w:rsidR="003E7329" w:rsidRDefault="003E7329" w:rsidP="003E7329">
            <w:pPr>
              <w:pStyle w:val="CopticHangingVerse"/>
            </w:pPr>
            <w:r>
              <w:t>ⲟⲩⲟϩ ⲛ̀ⲥⲟⲗⲥⲉⲗ ⲛ̀ⲛⲉⲛⲯⲩⲭⲏ.</w:t>
            </w:r>
          </w:p>
        </w:tc>
      </w:tr>
      <w:tr w:rsidR="003E7329" w14:paraId="3DE4F236" w14:textId="77777777" w:rsidTr="00220DFD">
        <w:trPr>
          <w:cantSplit/>
          <w:jc w:val="center"/>
        </w:trPr>
        <w:tc>
          <w:tcPr>
            <w:tcW w:w="288" w:type="dxa"/>
          </w:tcPr>
          <w:p w14:paraId="4B439FD2" w14:textId="77777777" w:rsidR="003E7329" w:rsidRDefault="003E7329" w:rsidP="00220DFD">
            <w:pPr>
              <w:pStyle w:val="CopticCross"/>
            </w:pPr>
            <w:r w:rsidRPr="00FB5ACB">
              <w:t>¿</w:t>
            </w:r>
          </w:p>
        </w:tc>
        <w:tc>
          <w:tcPr>
            <w:tcW w:w="3960" w:type="dxa"/>
          </w:tcPr>
          <w:p w14:paraId="7C570A1C" w14:textId="77777777" w:rsidR="003E7329" w:rsidRPr="004764BD" w:rsidRDefault="003E7329" w:rsidP="003E7329">
            <w:pPr>
              <w:pStyle w:val="EngHang"/>
            </w:pPr>
            <w:r w:rsidRPr="004764BD">
              <w:t xml:space="preserve">All the </w:t>
            </w:r>
            <w:r>
              <w:t>ascetics</w:t>
            </w:r>
            <w:r w:rsidRPr="004764BD">
              <w:rPr>
                <w:rStyle w:val="FootnoteReference"/>
              </w:rPr>
              <w:footnoteReference w:id="967"/>
            </w:r>
            <w:r w:rsidRPr="004764BD">
              <w:t>,</w:t>
            </w:r>
          </w:p>
          <w:p w14:paraId="322BD7AC" w14:textId="77777777" w:rsidR="003E7329" w:rsidRPr="004764BD" w:rsidRDefault="003E7329" w:rsidP="003E7329">
            <w:pPr>
              <w:pStyle w:val="EngHang"/>
            </w:pPr>
            <w:r w:rsidRPr="004764BD">
              <w:t>Praise and bless God,</w:t>
            </w:r>
          </w:p>
          <w:p w14:paraId="56FDB2EE" w14:textId="77777777" w:rsidR="003E7329" w:rsidRPr="004764BD" w:rsidRDefault="003E7329" w:rsidP="003E7329">
            <w:pPr>
              <w:pStyle w:val="EngHang"/>
            </w:pPr>
            <w:r w:rsidRPr="004764BD">
              <w:t>For your coming to us,</w:t>
            </w:r>
          </w:p>
          <w:p w14:paraId="5DC63F4F" w14:textId="77777777" w:rsidR="003E7329" w:rsidRDefault="003E7329" w:rsidP="003E7329">
            <w:pPr>
              <w:pStyle w:val="EngHangEnd"/>
            </w:pPr>
            <w:r w:rsidRPr="004764BD">
              <w:t>Our holy father Abba Macarius.</w:t>
            </w:r>
          </w:p>
        </w:tc>
        <w:tc>
          <w:tcPr>
            <w:tcW w:w="288" w:type="dxa"/>
          </w:tcPr>
          <w:p w14:paraId="1977944A" w14:textId="77777777" w:rsidR="003E7329" w:rsidRDefault="003E7329" w:rsidP="00220DFD"/>
        </w:tc>
        <w:tc>
          <w:tcPr>
            <w:tcW w:w="288" w:type="dxa"/>
          </w:tcPr>
          <w:p w14:paraId="1B80A584" w14:textId="77777777" w:rsidR="003E7329" w:rsidRDefault="003E7329" w:rsidP="00220DFD">
            <w:pPr>
              <w:pStyle w:val="CopticCross"/>
            </w:pPr>
            <w:r w:rsidRPr="00FB5ACB">
              <w:t>¿</w:t>
            </w:r>
          </w:p>
        </w:tc>
        <w:tc>
          <w:tcPr>
            <w:tcW w:w="3960" w:type="dxa"/>
          </w:tcPr>
          <w:p w14:paraId="315A6922" w14:textId="77777777" w:rsidR="003E7329" w:rsidRDefault="003E7329" w:rsidP="003E7329">
            <w:pPr>
              <w:pStyle w:val="CopticVersemulti-line"/>
            </w:pPr>
            <w:r>
              <w:t>Ϥ̀ϩⲱⲥ ⲟⲩⲟϩ ϥ̀ⲥ̀ⲙⲟⲩ ⲉ̀Ⲫϯ:</w:t>
            </w:r>
          </w:p>
          <w:p w14:paraId="74800F52" w14:textId="77777777" w:rsidR="003E7329" w:rsidRDefault="003E7329" w:rsidP="003E7329">
            <w:pPr>
              <w:pStyle w:val="CopticVersemulti-line"/>
            </w:pPr>
            <w:r>
              <w:t>ⲛ̀ϫⲉ ⲡⲓϣ̀ⲗⲟⲗ ⲧⲏⲣϥ ⲛ̀ⲧⲉ ⲛⲓⲙⲟⲛⲁⲭⲟⲥ:</w:t>
            </w:r>
          </w:p>
          <w:p w14:paraId="6FD8B20D" w14:textId="77777777" w:rsidR="003E7329" w:rsidRDefault="003E7329" w:rsidP="003E7329">
            <w:pPr>
              <w:pStyle w:val="CopticVersemulti-line"/>
            </w:pPr>
            <w:r>
              <w:t>ⲉ̀ϩ̀ⲣⲏⲓ ⲉ̀ϫⲉⲛ ⲡⲉⲕϫⲓⲛⲓ̀ ϣⲁⲣⲟⲛ:</w:t>
            </w:r>
          </w:p>
          <w:p w14:paraId="673380E6" w14:textId="77777777" w:rsidR="003E7329" w:rsidRDefault="003E7329" w:rsidP="003E7329">
            <w:pPr>
              <w:pStyle w:val="CopticHangingVerse"/>
            </w:pPr>
            <w:r>
              <w:t>ⲡⲉⲛⲓⲱⲧ ⲉ̄ⲑ̄ⲩ̄ ⲁⲃⲃⲁ Ⲙⲁⲕⲁⲣⲓ.</w:t>
            </w:r>
          </w:p>
        </w:tc>
      </w:tr>
      <w:tr w:rsidR="003E7329" w14:paraId="43561228" w14:textId="77777777" w:rsidTr="00220DFD">
        <w:trPr>
          <w:cantSplit/>
          <w:jc w:val="center"/>
        </w:trPr>
        <w:tc>
          <w:tcPr>
            <w:tcW w:w="288" w:type="dxa"/>
          </w:tcPr>
          <w:p w14:paraId="132CE8B9" w14:textId="77777777" w:rsidR="003E7329" w:rsidRDefault="003E7329" w:rsidP="00220DFD">
            <w:pPr>
              <w:pStyle w:val="CopticCross"/>
            </w:pPr>
          </w:p>
        </w:tc>
        <w:tc>
          <w:tcPr>
            <w:tcW w:w="3960" w:type="dxa"/>
          </w:tcPr>
          <w:p w14:paraId="3CE8B249" w14:textId="77777777" w:rsidR="003E7329" w:rsidRPr="004764BD" w:rsidRDefault="003E7329" w:rsidP="003E7329">
            <w:pPr>
              <w:pStyle w:val="EngHang"/>
            </w:pPr>
            <w:r>
              <w:t>So we entreat you</w:t>
            </w:r>
          </w:p>
          <w:p w14:paraId="460C7362" w14:textId="77777777" w:rsidR="003E7329" w:rsidRPr="004764BD" w:rsidRDefault="003E7329" w:rsidP="003E7329">
            <w:pPr>
              <w:pStyle w:val="EngHang"/>
            </w:pPr>
            <w:r w:rsidRPr="004764BD">
              <w:t>As sons of your prayers,</w:t>
            </w:r>
          </w:p>
          <w:p w14:paraId="66B360C6" w14:textId="77777777" w:rsidR="003E7329" w:rsidRPr="004764BD" w:rsidRDefault="003E7329" w:rsidP="003E7329">
            <w:pPr>
              <w:pStyle w:val="EngHang"/>
            </w:pPr>
            <w:r w:rsidRPr="004764BD">
              <w:t>Ask the Lord on our behalf,</w:t>
            </w:r>
          </w:p>
          <w:p w14:paraId="0A947488" w14:textId="77777777" w:rsidR="003E7329" w:rsidRDefault="003E7329" w:rsidP="003E7329">
            <w:pPr>
              <w:pStyle w:val="EngHangEnd"/>
            </w:pPr>
            <w:r w:rsidRPr="004764BD">
              <w:t>That He may have mercy on our souls.</w:t>
            </w:r>
          </w:p>
        </w:tc>
        <w:tc>
          <w:tcPr>
            <w:tcW w:w="288" w:type="dxa"/>
          </w:tcPr>
          <w:p w14:paraId="7C474EC2" w14:textId="77777777" w:rsidR="003E7329" w:rsidRDefault="003E7329" w:rsidP="00220DFD"/>
        </w:tc>
        <w:tc>
          <w:tcPr>
            <w:tcW w:w="288" w:type="dxa"/>
          </w:tcPr>
          <w:p w14:paraId="56A56202" w14:textId="77777777" w:rsidR="003E7329" w:rsidRDefault="003E7329" w:rsidP="00220DFD">
            <w:pPr>
              <w:pStyle w:val="CopticCross"/>
            </w:pPr>
          </w:p>
        </w:tc>
        <w:tc>
          <w:tcPr>
            <w:tcW w:w="3960" w:type="dxa"/>
          </w:tcPr>
          <w:p w14:paraId="21ADD88B" w14:textId="77777777" w:rsidR="003E7329" w:rsidRDefault="003E7329" w:rsidP="003E7329">
            <w:pPr>
              <w:pStyle w:val="CopticVersemulti-line"/>
            </w:pPr>
            <w:r>
              <w:t>Ⲟⲑⲉⲛ ⲧⲉⲛϯϩⲟ ⲉ̀ⲣⲟⲕ:</w:t>
            </w:r>
          </w:p>
          <w:p w14:paraId="255922F7" w14:textId="77777777" w:rsidR="003E7329" w:rsidRDefault="003E7329" w:rsidP="003E7329">
            <w:pPr>
              <w:pStyle w:val="CopticVersemulti-line"/>
            </w:pPr>
            <w:r>
              <w:t>ϩⲱⲥ ϣⲏⲣⲓ ⲛ̀ⲧⲉ ⲛⲉⲕⲉⲩⲭⲏ:</w:t>
            </w:r>
          </w:p>
          <w:p w14:paraId="679F28BB" w14:textId="77777777" w:rsidR="003E7329" w:rsidRDefault="003E7329" w:rsidP="003E7329">
            <w:pPr>
              <w:pStyle w:val="CopticVersemulti-line"/>
            </w:pPr>
            <w:r>
              <w:t>ⲙⲁϯϩⲟ ⲉ̀Ⲡⲟ̄ⲥ̄ ⲉ̀ϩ̀ⲣⲏⲓ ⲉ̀ϫⲱⲛ:</w:t>
            </w:r>
          </w:p>
          <w:p w14:paraId="5FEA8751" w14:textId="77777777" w:rsidR="003E7329" w:rsidRPr="003032D8" w:rsidRDefault="003E7329" w:rsidP="003E7329">
            <w:pPr>
              <w:pStyle w:val="CopticHangingVerse"/>
            </w:pPr>
            <w:r>
              <w:t>ⲛ̀ⲧⲉϥⲉⲣⲟⲩⲛⲁⲓ ⲛⲉⲙ ⲛⲉⲛⲯⲩⲭⲏ.</w:t>
            </w:r>
          </w:p>
        </w:tc>
      </w:tr>
      <w:tr w:rsidR="003E7329" w14:paraId="1D7378B2" w14:textId="77777777" w:rsidTr="00220DFD">
        <w:trPr>
          <w:cantSplit/>
          <w:jc w:val="center"/>
        </w:trPr>
        <w:tc>
          <w:tcPr>
            <w:tcW w:w="288" w:type="dxa"/>
          </w:tcPr>
          <w:p w14:paraId="5803594E" w14:textId="77777777" w:rsidR="003E7329" w:rsidRDefault="003E7329" w:rsidP="00220DFD">
            <w:pPr>
              <w:pStyle w:val="CopticCross"/>
            </w:pPr>
            <w:r w:rsidRPr="00FB5ACB">
              <w:t>¿</w:t>
            </w:r>
          </w:p>
        </w:tc>
        <w:tc>
          <w:tcPr>
            <w:tcW w:w="3960" w:type="dxa"/>
          </w:tcPr>
          <w:p w14:paraId="1385D7D6" w14:textId="77777777" w:rsidR="003E7329" w:rsidRPr="004764BD" w:rsidRDefault="003E7329" w:rsidP="003E7329">
            <w:pPr>
              <w:pStyle w:val="EngHang"/>
            </w:pPr>
            <w:r w:rsidRPr="004764BD">
              <w:t>Pray to the Lord on our behalf,</w:t>
            </w:r>
          </w:p>
          <w:p w14:paraId="10B5DFB2" w14:textId="77777777" w:rsidR="003E7329" w:rsidRPr="004764BD" w:rsidRDefault="003E7329" w:rsidP="003E7329">
            <w:pPr>
              <w:pStyle w:val="EngHang"/>
            </w:pPr>
            <w:r w:rsidRPr="004764BD">
              <w:t>O my lord and father Abba Macarius,</w:t>
            </w:r>
          </w:p>
          <w:p w14:paraId="2C5376EC" w14:textId="77777777" w:rsidR="003E7329" w:rsidRPr="004764BD" w:rsidRDefault="003E7329" w:rsidP="003E7329">
            <w:pPr>
              <w:pStyle w:val="EngHang"/>
            </w:pPr>
            <w:r w:rsidRPr="004764BD">
              <w:t>And his children the crossbearers,</w:t>
            </w:r>
          </w:p>
          <w:p w14:paraId="19060B9C" w14:textId="77777777" w:rsidR="003E7329" w:rsidRDefault="003E7329" w:rsidP="003E7329">
            <w:pPr>
              <w:pStyle w:val="EngHangEnd"/>
            </w:pPr>
            <w:r w:rsidRPr="004764BD">
              <w:t>That He may</w:t>
            </w:r>
            <w:r>
              <w:t xml:space="preserve"> forgive us our sins.</w:t>
            </w:r>
          </w:p>
        </w:tc>
        <w:tc>
          <w:tcPr>
            <w:tcW w:w="288" w:type="dxa"/>
          </w:tcPr>
          <w:p w14:paraId="17F82B47" w14:textId="77777777" w:rsidR="003E7329" w:rsidRDefault="003E7329" w:rsidP="00220DFD"/>
        </w:tc>
        <w:tc>
          <w:tcPr>
            <w:tcW w:w="288" w:type="dxa"/>
          </w:tcPr>
          <w:p w14:paraId="26A100D6" w14:textId="77777777" w:rsidR="003E7329" w:rsidRDefault="003E7329" w:rsidP="00220DFD">
            <w:pPr>
              <w:pStyle w:val="CopticCross"/>
            </w:pPr>
            <w:r w:rsidRPr="00FB5ACB">
              <w:t>¿</w:t>
            </w:r>
          </w:p>
        </w:tc>
        <w:tc>
          <w:tcPr>
            <w:tcW w:w="3960" w:type="dxa"/>
          </w:tcPr>
          <w:p w14:paraId="09A9D482" w14:textId="77777777" w:rsidR="003E7329" w:rsidRDefault="003E7329" w:rsidP="003E7329">
            <w:pPr>
              <w:pStyle w:val="CopticVersemulti-line"/>
            </w:pPr>
            <w:r>
              <w:t>Ⲧⲱϣϩ ⲙ̀Ⲡⲟ̄ⲥ̄ ⲉ̀ϩ̀ⲣⲏⲓ ⲉ̀ϫⲱⲛ:</w:t>
            </w:r>
          </w:p>
          <w:p w14:paraId="534A2CA2" w14:textId="77777777" w:rsidR="003E7329" w:rsidRDefault="003E7329" w:rsidP="003E7329">
            <w:pPr>
              <w:pStyle w:val="CopticVersemulti-line"/>
            </w:pPr>
            <w:r>
              <w:t>ⲱ̀ ⲡⲁⲟ̄ⲥ̄ ⲛ̀ⲓⲱⲧ ⲁⲃⲃⲁ Ⲙⲁⲕⲁⲣⲓ:</w:t>
            </w:r>
          </w:p>
          <w:p w14:paraId="5F9F1F89" w14:textId="77777777" w:rsidR="003E7329" w:rsidRDefault="003E7329" w:rsidP="003E7329">
            <w:pPr>
              <w:pStyle w:val="CopticVersemulti-line"/>
            </w:pPr>
            <w:r>
              <w:t>ⲛⲉⲙ ⲛⲉϥϣⲏⲣⲓ ⲛ̀ⲥ̀ⲁⲩⲣⲟⲫⲟⲣⲟⲥ:</w:t>
            </w:r>
          </w:p>
          <w:p w14:paraId="7689BF0E" w14:textId="77777777" w:rsidR="003E7329" w:rsidRDefault="003E7329" w:rsidP="003E7329">
            <w:pPr>
              <w:pStyle w:val="CopticHangingVerse"/>
            </w:pPr>
            <w:r>
              <w:t>ⲛ̀ⲧⲉϥⲭⲁ ⲛⲉⲛⲛⲟⲃⲓ ⲛⲁⲛ ⲉ̀ⲃⲟⲗ.</w:t>
            </w:r>
          </w:p>
        </w:tc>
      </w:tr>
    </w:tbl>
    <w:p w14:paraId="71E9FAD6" w14:textId="77777777" w:rsidR="003E7329" w:rsidRDefault="003E7329" w:rsidP="003E7329">
      <w:pPr>
        <w:pStyle w:val="Heading4"/>
      </w:pPr>
      <w:bookmarkStart w:id="1531" w:name="_Ref434490525"/>
      <w:r>
        <w:lastRenderedPageBreak/>
        <w:t>Another Doxology of St. Macarius the Great</w:t>
      </w:r>
      <w:bookmarkEnd w:id="15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7329" w14:paraId="0EC17709" w14:textId="77777777" w:rsidTr="00220DFD">
        <w:trPr>
          <w:cantSplit/>
          <w:jc w:val="center"/>
        </w:trPr>
        <w:tc>
          <w:tcPr>
            <w:tcW w:w="288" w:type="dxa"/>
          </w:tcPr>
          <w:p w14:paraId="3848CA18" w14:textId="77777777" w:rsidR="003E7329" w:rsidRDefault="003E7329" w:rsidP="00220DFD">
            <w:pPr>
              <w:pStyle w:val="CopticCross"/>
            </w:pPr>
          </w:p>
        </w:tc>
        <w:tc>
          <w:tcPr>
            <w:tcW w:w="3960" w:type="dxa"/>
          </w:tcPr>
          <w:p w14:paraId="5B7DD95A" w14:textId="77777777" w:rsidR="003E7329" w:rsidRDefault="003E7329" w:rsidP="003E7329">
            <w:pPr>
              <w:pStyle w:val="EngHang"/>
            </w:pPr>
            <w:r>
              <w:t>What tongue can speak of,</w:t>
            </w:r>
          </w:p>
          <w:p w14:paraId="06083B59" w14:textId="77777777" w:rsidR="003E7329" w:rsidRDefault="003E7329" w:rsidP="003E7329">
            <w:pPr>
              <w:pStyle w:val="EngHang"/>
            </w:pPr>
            <w:r>
              <w:t>The signs and wonders,</w:t>
            </w:r>
          </w:p>
          <w:p w14:paraId="04D97D28" w14:textId="77777777" w:rsidR="003E7329" w:rsidRDefault="003E7329" w:rsidP="003E7329">
            <w:pPr>
              <w:pStyle w:val="EngHang"/>
            </w:pPr>
            <w:r>
              <w:t>Which were worked through you,</w:t>
            </w:r>
          </w:p>
          <w:p w14:paraId="26A3275F" w14:textId="77777777" w:rsidR="003E7329" w:rsidRDefault="003E7329" w:rsidP="003E7329">
            <w:pPr>
              <w:pStyle w:val="EngHangEnd"/>
            </w:pPr>
            <w:r>
              <w:t>O my lord and father, Abba Macarius?</w:t>
            </w:r>
          </w:p>
        </w:tc>
        <w:tc>
          <w:tcPr>
            <w:tcW w:w="288" w:type="dxa"/>
          </w:tcPr>
          <w:p w14:paraId="5C2A380F" w14:textId="77777777" w:rsidR="003E7329" w:rsidRDefault="003E7329" w:rsidP="00220DFD"/>
        </w:tc>
        <w:tc>
          <w:tcPr>
            <w:tcW w:w="288" w:type="dxa"/>
          </w:tcPr>
          <w:p w14:paraId="5AB57B67" w14:textId="77777777" w:rsidR="003E7329" w:rsidRDefault="003E7329" w:rsidP="00220DFD">
            <w:pPr>
              <w:pStyle w:val="CopticCross"/>
            </w:pPr>
          </w:p>
        </w:tc>
        <w:tc>
          <w:tcPr>
            <w:tcW w:w="3960" w:type="dxa"/>
          </w:tcPr>
          <w:p w14:paraId="7F4C0418" w14:textId="77777777" w:rsidR="003E7329" w:rsidRDefault="003E7329" w:rsidP="003E7329">
            <w:pPr>
              <w:pStyle w:val="CopticVersemulti-line"/>
            </w:pPr>
            <w:r>
              <w:t>Ⲗⲁⲥ ⲛⲓⲃⲉⲛ ⲛⲁϣ̀ϫⲱ ⲁⲛ:</w:t>
            </w:r>
          </w:p>
          <w:p w14:paraId="2245F938" w14:textId="77777777" w:rsidR="003E7329" w:rsidRDefault="003E7329" w:rsidP="003E7329">
            <w:pPr>
              <w:pStyle w:val="CopticVersemulti-line"/>
            </w:pPr>
            <w:r>
              <w:t>ⲛ̀ⲛⲓⲙⲏⲓⲛⲓ ⲛⲉⲙ ⲛⲓϣ̀ⲫⲏⲣⲓ:</w:t>
            </w:r>
          </w:p>
          <w:p w14:paraId="71768D6B" w14:textId="77777777" w:rsidR="003E7329" w:rsidRDefault="003E7329" w:rsidP="003E7329">
            <w:pPr>
              <w:pStyle w:val="CopticVersemulti-line"/>
            </w:pPr>
            <w:r>
              <w:t>ⲛⲁⲓ ⲉ̀ⲧⲁⲩϣⲱⲡⲓ ⲉ̀ⲃⲟⲗϩⲓⲧⲟⲧⲕ:</w:t>
            </w:r>
          </w:p>
          <w:p w14:paraId="6C1C24ED" w14:textId="77777777" w:rsidR="003E7329" w:rsidRDefault="003E7329" w:rsidP="003E7329">
            <w:pPr>
              <w:pStyle w:val="CopticHangingVerse"/>
            </w:pPr>
            <w:r>
              <w:t>ⲡⲁⲟ̄ⲥ̄ ⲛ̀ⲓⲱⲧ ⲁⲃⲃⲁ Ⲙⲁⲕⲁⲣⲓ.</w:t>
            </w:r>
          </w:p>
        </w:tc>
      </w:tr>
      <w:tr w:rsidR="003E7329" w14:paraId="61900DF4" w14:textId="77777777" w:rsidTr="00220DFD">
        <w:trPr>
          <w:cantSplit/>
          <w:jc w:val="center"/>
        </w:trPr>
        <w:tc>
          <w:tcPr>
            <w:tcW w:w="288" w:type="dxa"/>
          </w:tcPr>
          <w:p w14:paraId="2F004D24" w14:textId="77777777" w:rsidR="003E7329" w:rsidRDefault="003E7329" w:rsidP="00220DFD">
            <w:pPr>
              <w:pStyle w:val="CopticCross"/>
            </w:pPr>
            <w:r w:rsidRPr="00FB5ACB">
              <w:t>¿</w:t>
            </w:r>
          </w:p>
        </w:tc>
        <w:tc>
          <w:tcPr>
            <w:tcW w:w="3960" w:type="dxa"/>
          </w:tcPr>
          <w:p w14:paraId="399C32BF" w14:textId="77777777" w:rsidR="003E7329" w:rsidRDefault="003E7329" w:rsidP="003E7329">
            <w:pPr>
              <w:pStyle w:val="EngHang"/>
            </w:pPr>
            <w:r>
              <w:t>You raised the dead,</w:t>
            </w:r>
          </w:p>
          <w:p w14:paraId="3853ACF8" w14:textId="77777777" w:rsidR="003E7329" w:rsidRDefault="003E7329" w:rsidP="003E7329">
            <w:pPr>
              <w:pStyle w:val="EngHang"/>
            </w:pPr>
            <w:r>
              <w:t>You cast out demons,</w:t>
            </w:r>
          </w:p>
          <w:p w14:paraId="7D1F68ED" w14:textId="77777777" w:rsidR="003E7329" w:rsidRDefault="003E7329" w:rsidP="003E7329">
            <w:pPr>
              <w:pStyle w:val="EngHang"/>
            </w:pPr>
            <w:r>
              <w:t>You healed divers sicknesses</w:t>
            </w:r>
          </w:p>
          <w:p w14:paraId="39094D33" w14:textId="77777777" w:rsidR="003E7329" w:rsidRDefault="003E7329" w:rsidP="003E7329">
            <w:pPr>
              <w:pStyle w:val="EngHangEnd"/>
            </w:pPr>
            <w:r>
              <w:t>In the Name of the Lord.</w:t>
            </w:r>
          </w:p>
        </w:tc>
        <w:tc>
          <w:tcPr>
            <w:tcW w:w="288" w:type="dxa"/>
          </w:tcPr>
          <w:p w14:paraId="34E3762B" w14:textId="77777777" w:rsidR="003E7329" w:rsidRDefault="003E7329" w:rsidP="00220DFD"/>
        </w:tc>
        <w:tc>
          <w:tcPr>
            <w:tcW w:w="288" w:type="dxa"/>
          </w:tcPr>
          <w:p w14:paraId="153924E4" w14:textId="77777777" w:rsidR="003E7329" w:rsidRDefault="003E7329" w:rsidP="00220DFD">
            <w:pPr>
              <w:pStyle w:val="CopticCross"/>
            </w:pPr>
            <w:r w:rsidRPr="00FB5ACB">
              <w:t>¿</w:t>
            </w:r>
          </w:p>
        </w:tc>
        <w:tc>
          <w:tcPr>
            <w:tcW w:w="3960" w:type="dxa"/>
          </w:tcPr>
          <w:p w14:paraId="4C490D6D" w14:textId="77777777" w:rsidR="003E7329" w:rsidRDefault="003E7329" w:rsidP="003E7329">
            <w:pPr>
              <w:pStyle w:val="CopticVersemulti-line"/>
            </w:pPr>
            <w:r>
              <w:t>Ⲛⲓⲣⲉϥⲙⲱⲟⲩⲧ ⲁⲕⲧⲟⲩⲛⲟⲥⲟⲩ:</w:t>
            </w:r>
          </w:p>
          <w:p w14:paraId="2994FD32" w14:textId="77777777" w:rsidR="003E7329" w:rsidRDefault="003E7329" w:rsidP="003E7329">
            <w:pPr>
              <w:pStyle w:val="CopticVersemulti-line"/>
            </w:pPr>
            <w:r>
              <w:t>ⲛⲓⲇⲉⲙⲱⲛ ⲁⲕϩⲓⲧⲟⲩ ⲉ̀ⲃⲟⲗ:</w:t>
            </w:r>
          </w:p>
          <w:p w14:paraId="53C21E89" w14:textId="77777777" w:rsidR="003E7329" w:rsidRDefault="003E7329" w:rsidP="003E7329">
            <w:pPr>
              <w:pStyle w:val="CopticVersemulti-line"/>
            </w:pPr>
            <w:r>
              <w:t>ⲛⲏⲉⲧϣⲱⲛⲓ ϧⲉⲛ ⲟⲩⲙⲏϣ ⲛ̀ⲥ̀ⲙⲟⲧ:</w:t>
            </w:r>
          </w:p>
          <w:p w14:paraId="591A5086" w14:textId="77777777" w:rsidR="003E7329" w:rsidRDefault="003E7329" w:rsidP="003E7329">
            <w:pPr>
              <w:pStyle w:val="CopticHangingVerse"/>
            </w:pPr>
            <w:r>
              <w:t>ⲁⲕⲧⲁⲗϭⲱⲟⲩ ϧⲉⲛ ⲫ̀ⲣⲁⲛ ⲙ̀Ⲡⲟ̄ⲥ̄.</w:t>
            </w:r>
          </w:p>
        </w:tc>
      </w:tr>
      <w:tr w:rsidR="003E7329" w14:paraId="534DB1B7" w14:textId="77777777" w:rsidTr="00220DFD">
        <w:trPr>
          <w:cantSplit/>
          <w:jc w:val="center"/>
        </w:trPr>
        <w:tc>
          <w:tcPr>
            <w:tcW w:w="288" w:type="dxa"/>
          </w:tcPr>
          <w:p w14:paraId="6E742B58" w14:textId="77777777" w:rsidR="003E7329" w:rsidRDefault="003E7329" w:rsidP="00220DFD">
            <w:pPr>
              <w:pStyle w:val="CopticCross"/>
            </w:pPr>
          </w:p>
        </w:tc>
        <w:tc>
          <w:tcPr>
            <w:tcW w:w="3960" w:type="dxa"/>
          </w:tcPr>
          <w:p w14:paraId="79AFC9C6" w14:textId="77777777" w:rsidR="003E7329" w:rsidRDefault="003E7329" w:rsidP="003E7329">
            <w:pPr>
              <w:pStyle w:val="EngHang"/>
            </w:pPr>
            <w:r>
              <w:t>Therefore, many came to you,</w:t>
            </w:r>
          </w:p>
          <w:p w14:paraId="67DCA60A" w14:textId="77777777" w:rsidR="003E7329" w:rsidRDefault="003E7329" w:rsidP="003E7329">
            <w:pPr>
              <w:pStyle w:val="EngHang"/>
            </w:pPr>
            <w:r>
              <w:t>From the ends of the Earth,</w:t>
            </w:r>
          </w:p>
          <w:p w14:paraId="16DACA3E" w14:textId="77777777" w:rsidR="003E7329" w:rsidRDefault="003E7329" w:rsidP="003E7329">
            <w:pPr>
              <w:pStyle w:val="EngHang"/>
            </w:pPr>
            <w:r>
              <w:t>From Romania to Syria,</w:t>
            </w:r>
          </w:p>
          <w:p w14:paraId="628D629F" w14:textId="77777777" w:rsidR="003E7329" w:rsidRDefault="003E7329" w:rsidP="003E7329">
            <w:pPr>
              <w:pStyle w:val="EngHangEnd"/>
            </w:pPr>
            <w:r>
              <w:t>And from Anatole to Spain.</w:t>
            </w:r>
          </w:p>
        </w:tc>
        <w:tc>
          <w:tcPr>
            <w:tcW w:w="288" w:type="dxa"/>
          </w:tcPr>
          <w:p w14:paraId="650D4D25" w14:textId="77777777" w:rsidR="003E7329" w:rsidRDefault="003E7329" w:rsidP="00220DFD"/>
        </w:tc>
        <w:tc>
          <w:tcPr>
            <w:tcW w:w="288" w:type="dxa"/>
          </w:tcPr>
          <w:p w14:paraId="4A55670C" w14:textId="77777777" w:rsidR="003E7329" w:rsidRDefault="003E7329" w:rsidP="00220DFD">
            <w:pPr>
              <w:pStyle w:val="CopticCross"/>
            </w:pPr>
          </w:p>
        </w:tc>
        <w:tc>
          <w:tcPr>
            <w:tcW w:w="3960" w:type="dxa"/>
          </w:tcPr>
          <w:p w14:paraId="495F12B2" w14:textId="77777777" w:rsidR="003E7329" w:rsidRDefault="003E7329" w:rsidP="003E7329">
            <w:pPr>
              <w:pStyle w:val="CopticVersemulti-line"/>
            </w:pPr>
            <w:r>
              <w:t>Ⲉⲑⲃⲉ ⲫⲁⲓ ⲥⲉⲛⲏⲟⲩ ϩⲁⲣⲟⲕ:</w:t>
            </w:r>
          </w:p>
          <w:p w14:paraId="5F5D209C" w14:textId="77777777" w:rsidR="003E7329" w:rsidRDefault="003E7329" w:rsidP="003E7329">
            <w:pPr>
              <w:pStyle w:val="CopticVersemulti-line"/>
            </w:pPr>
            <w:r>
              <w:t>ⲉ̀ⲃⲟⲗ ϧⲉⲛ ⲛⲉⲁⲧ ⲙ̀ⲡ̀ⲕⲁϩⲓ:</w:t>
            </w:r>
          </w:p>
          <w:p w14:paraId="12B8FABC" w14:textId="77777777" w:rsidR="003E7329" w:rsidRDefault="003E7329" w:rsidP="003E7329">
            <w:pPr>
              <w:pStyle w:val="CopticVersemulti-line"/>
            </w:pPr>
            <w:r>
              <w:t xml:space="preserve">ϯⲢⲱⲙⲁⲛⲓⲁ̀ ⲛⲉⲙ ϯⲤⲩⲣⲓⲁ̀: </w:t>
            </w:r>
          </w:p>
          <w:p w14:paraId="5D77ADA6" w14:textId="77777777" w:rsidR="003E7329" w:rsidRDefault="003E7329" w:rsidP="003E7329">
            <w:pPr>
              <w:pStyle w:val="CopticHangingVerse"/>
            </w:pPr>
            <w:r>
              <w:t>ϯⲀⲛⲁⲧⲟⲗⲏ ⲛⲉⲙ ϯⲤⲡⲁⲛⲓⲁ̀.</w:t>
            </w:r>
          </w:p>
        </w:tc>
      </w:tr>
      <w:tr w:rsidR="003E7329" w14:paraId="2D94DE56" w14:textId="77777777" w:rsidTr="00220DFD">
        <w:trPr>
          <w:cantSplit/>
          <w:jc w:val="center"/>
        </w:trPr>
        <w:tc>
          <w:tcPr>
            <w:tcW w:w="288" w:type="dxa"/>
          </w:tcPr>
          <w:p w14:paraId="66A78F59" w14:textId="77777777" w:rsidR="003E7329" w:rsidRDefault="003E7329" w:rsidP="00220DFD">
            <w:pPr>
              <w:pStyle w:val="CopticCross"/>
            </w:pPr>
            <w:r w:rsidRPr="00FB5ACB">
              <w:t>¿</w:t>
            </w:r>
          </w:p>
        </w:tc>
        <w:tc>
          <w:tcPr>
            <w:tcW w:w="3960" w:type="dxa"/>
          </w:tcPr>
          <w:p w14:paraId="45332951" w14:textId="77777777" w:rsidR="003E7329" w:rsidRDefault="003E7329" w:rsidP="003E7329">
            <w:pPr>
              <w:pStyle w:val="EngHang"/>
            </w:pPr>
            <w:r>
              <w:t>Not only in the past,</w:t>
            </w:r>
          </w:p>
          <w:p w14:paraId="56C4D60D" w14:textId="77777777" w:rsidR="003E7329" w:rsidRDefault="003E7329" w:rsidP="003E7329">
            <w:pPr>
              <w:pStyle w:val="EngHang"/>
            </w:pPr>
            <w:r>
              <w:t>But also today,</w:t>
            </w:r>
          </w:p>
          <w:p w14:paraId="58549174" w14:textId="77777777" w:rsidR="003E7329" w:rsidRDefault="003E7329" w:rsidP="003E7329">
            <w:pPr>
              <w:pStyle w:val="EngHang"/>
            </w:pPr>
            <w:r>
              <w:t>Many from come from everywhere</w:t>
            </w:r>
          </w:p>
          <w:p w14:paraId="3F5CFC16" w14:textId="77777777" w:rsidR="003E7329" w:rsidRDefault="003E7329" w:rsidP="003E7329">
            <w:pPr>
              <w:pStyle w:val="EngHangEnd"/>
            </w:pPr>
            <w:r>
              <w:t>To venerate your holy relics.</w:t>
            </w:r>
          </w:p>
        </w:tc>
        <w:tc>
          <w:tcPr>
            <w:tcW w:w="288" w:type="dxa"/>
          </w:tcPr>
          <w:p w14:paraId="6D3FB5E0" w14:textId="77777777" w:rsidR="003E7329" w:rsidRDefault="003E7329" w:rsidP="00220DFD"/>
        </w:tc>
        <w:tc>
          <w:tcPr>
            <w:tcW w:w="288" w:type="dxa"/>
          </w:tcPr>
          <w:p w14:paraId="40314311" w14:textId="77777777" w:rsidR="003E7329" w:rsidRDefault="003E7329" w:rsidP="00220DFD">
            <w:pPr>
              <w:pStyle w:val="CopticCross"/>
            </w:pPr>
            <w:r w:rsidRPr="00FB5ACB">
              <w:t>¿</w:t>
            </w:r>
          </w:p>
        </w:tc>
        <w:tc>
          <w:tcPr>
            <w:tcW w:w="3960" w:type="dxa"/>
          </w:tcPr>
          <w:p w14:paraId="3CE6C435" w14:textId="77777777" w:rsidR="003E7329" w:rsidRDefault="003E7329" w:rsidP="003E7329">
            <w:pPr>
              <w:pStyle w:val="CopticVersemulti-line"/>
            </w:pPr>
            <w:r>
              <w:t>Ⲟⲩ ⲙⲟⲛⲟⲛ ⲙ̀ⲡⲓⲥⲏⲟⲩ ⲉ̀ⲧⲁϥⲥⲓⲛⲓ:</w:t>
            </w:r>
          </w:p>
          <w:p w14:paraId="7C0207B5" w14:textId="77777777" w:rsidR="003E7329" w:rsidRDefault="003E7329" w:rsidP="003E7329">
            <w:pPr>
              <w:pStyle w:val="CopticVersemulti-line"/>
            </w:pPr>
            <w:r>
              <w:t>ⲁⲗⲗⲁ ϩⲏⲡⲡⲉ ⲟⲛ ϯⲛⲟⲩ:</w:t>
            </w:r>
          </w:p>
          <w:p w14:paraId="74EE9E84" w14:textId="77777777" w:rsidR="003E7329" w:rsidRDefault="003E7329" w:rsidP="003E7329">
            <w:pPr>
              <w:pStyle w:val="CopticVersemulti-line"/>
            </w:pPr>
            <w:r>
              <w:t>ⲥⲉⲛⲏⲟⲩ ⲉ̀ⲃⲟⲗϧⲉⲛ ⲙⲁⲓ ⲛⲓⲃⲉⲛ:</w:t>
            </w:r>
          </w:p>
          <w:p w14:paraId="01442039" w14:textId="77777777" w:rsidR="003E7329" w:rsidRDefault="003E7329" w:rsidP="003E7329">
            <w:pPr>
              <w:pStyle w:val="CopticHangingVerse"/>
            </w:pPr>
            <w:r>
              <w:t>ⲥⲉⲟⲩⲱϣⲧ ⲉ̀ϫⲉⲛ ⲡⲉⲕⲗⲩⲙⲯⲁⲛⲟⲛ ⲉⲑⲟⲩⲁⲃ.</w:t>
            </w:r>
          </w:p>
        </w:tc>
      </w:tr>
      <w:tr w:rsidR="003E7329" w14:paraId="63F03C0D" w14:textId="77777777" w:rsidTr="00220DFD">
        <w:trPr>
          <w:cantSplit/>
          <w:jc w:val="center"/>
        </w:trPr>
        <w:tc>
          <w:tcPr>
            <w:tcW w:w="288" w:type="dxa"/>
          </w:tcPr>
          <w:p w14:paraId="4322427D" w14:textId="77777777" w:rsidR="003E7329" w:rsidRDefault="003E7329" w:rsidP="00220DFD">
            <w:pPr>
              <w:pStyle w:val="CopticCross"/>
            </w:pPr>
          </w:p>
        </w:tc>
        <w:tc>
          <w:tcPr>
            <w:tcW w:w="3960" w:type="dxa"/>
          </w:tcPr>
          <w:p w14:paraId="145D9210" w14:textId="77777777" w:rsidR="003E7329" w:rsidRDefault="003E7329" w:rsidP="003E7329">
            <w:pPr>
              <w:pStyle w:val="EngHang"/>
            </w:pPr>
            <w:r>
              <w:t>Therefore, we entreat you,</w:t>
            </w:r>
          </w:p>
          <w:p w14:paraId="64B9271C" w14:textId="77777777" w:rsidR="003E7329" w:rsidRDefault="003E7329" w:rsidP="003E7329">
            <w:pPr>
              <w:pStyle w:val="EngHang"/>
            </w:pPr>
            <w:r>
              <w:t>As sons of your prayers</w:t>
            </w:r>
          </w:p>
          <w:p w14:paraId="2E1E38F6" w14:textId="77777777" w:rsidR="003E7329" w:rsidRDefault="003E7329" w:rsidP="003E7329">
            <w:pPr>
              <w:pStyle w:val="EngHang"/>
            </w:pPr>
            <w:r>
              <w:t>To ask the Lord on our behalf,</w:t>
            </w:r>
          </w:p>
          <w:p w14:paraId="587BFC66" w14:textId="77777777" w:rsidR="003E7329" w:rsidRDefault="003E7329" w:rsidP="003E7329">
            <w:pPr>
              <w:pStyle w:val="EngHangEnd"/>
            </w:pPr>
            <w:r>
              <w:t>That He may have mercy on our souls.</w:t>
            </w:r>
          </w:p>
        </w:tc>
        <w:tc>
          <w:tcPr>
            <w:tcW w:w="288" w:type="dxa"/>
          </w:tcPr>
          <w:p w14:paraId="278EB663" w14:textId="77777777" w:rsidR="003E7329" w:rsidRDefault="003E7329" w:rsidP="00220DFD"/>
        </w:tc>
        <w:tc>
          <w:tcPr>
            <w:tcW w:w="288" w:type="dxa"/>
          </w:tcPr>
          <w:p w14:paraId="28F7CBEF" w14:textId="77777777" w:rsidR="003E7329" w:rsidRDefault="003E7329" w:rsidP="00220DFD">
            <w:pPr>
              <w:pStyle w:val="CopticCross"/>
            </w:pPr>
          </w:p>
        </w:tc>
        <w:tc>
          <w:tcPr>
            <w:tcW w:w="3960" w:type="dxa"/>
          </w:tcPr>
          <w:p w14:paraId="45574CBE" w14:textId="77777777" w:rsidR="003E7329" w:rsidRDefault="003E7329" w:rsidP="003E7329">
            <w:pPr>
              <w:pStyle w:val="CopticVersemulti-line"/>
            </w:pPr>
            <w:r>
              <w:t>Ⲟⲑⲉⲛ ⲧⲉⲛϯϩⲟ ⲉ̀ⲣⲟⲕ:</w:t>
            </w:r>
          </w:p>
          <w:p w14:paraId="4127E25A" w14:textId="77777777" w:rsidR="003E7329" w:rsidRDefault="003E7329" w:rsidP="003E7329">
            <w:pPr>
              <w:pStyle w:val="CopticVersemulti-line"/>
            </w:pPr>
            <w:r>
              <w:t>Ϩⲱⲥ ϣⲏⲣⲓ ⲛ̀ⲧⲉ ⲛⲉⲕⲉⲩⲭⲏ:</w:t>
            </w:r>
          </w:p>
          <w:p w14:paraId="32235B8E" w14:textId="77777777" w:rsidR="003E7329" w:rsidRDefault="003E7329" w:rsidP="003E7329">
            <w:pPr>
              <w:pStyle w:val="CopticVersemulti-line"/>
            </w:pPr>
            <w:r>
              <w:t>ⲙⲁϯϩⲟ ⲉ̀Ⲡⲟ̄ⲥ̄ ⲉ̀ϩ̀ⲣⲏⲓ ⲉ̀ϫⲱⲛ:</w:t>
            </w:r>
          </w:p>
          <w:p w14:paraId="117C2DA8" w14:textId="77777777" w:rsidR="003E7329" w:rsidRPr="003032D8" w:rsidRDefault="003E7329" w:rsidP="003E7329">
            <w:pPr>
              <w:pStyle w:val="CopticHangingVerse"/>
            </w:pPr>
            <w:r>
              <w:t>ⲛ̀ⲧⲉϥⲉⲣⲟⲩⲛⲁⲓ ⲛⲉⲙ ⲛⲉⲛⲯⲩⲭⲏ.</w:t>
            </w:r>
          </w:p>
        </w:tc>
      </w:tr>
      <w:tr w:rsidR="003E7329" w14:paraId="1C5D671A" w14:textId="77777777" w:rsidTr="00220DFD">
        <w:trPr>
          <w:cantSplit/>
          <w:jc w:val="center"/>
        </w:trPr>
        <w:tc>
          <w:tcPr>
            <w:tcW w:w="288" w:type="dxa"/>
          </w:tcPr>
          <w:p w14:paraId="123CBD81" w14:textId="77777777" w:rsidR="003E7329" w:rsidRDefault="003E7329" w:rsidP="00220DFD">
            <w:pPr>
              <w:pStyle w:val="CopticCross"/>
            </w:pPr>
            <w:r w:rsidRPr="00FB5ACB">
              <w:t>¿</w:t>
            </w:r>
          </w:p>
        </w:tc>
        <w:tc>
          <w:tcPr>
            <w:tcW w:w="3960" w:type="dxa"/>
          </w:tcPr>
          <w:p w14:paraId="3F3EBE3A" w14:textId="77777777" w:rsidR="003E7329" w:rsidRDefault="003E7329" w:rsidP="003E7329">
            <w:pPr>
              <w:pStyle w:val="EngHang"/>
            </w:pPr>
            <w:r>
              <w:t>Pray to the Lord on our behalf,</w:t>
            </w:r>
          </w:p>
          <w:p w14:paraId="65149208" w14:textId="77777777" w:rsidR="003E7329" w:rsidRDefault="003E7329" w:rsidP="003E7329">
            <w:pPr>
              <w:pStyle w:val="EngHang"/>
            </w:pPr>
            <w:r>
              <w:t>O my lord and father, Abba Macarius,</w:t>
            </w:r>
          </w:p>
          <w:p w14:paraId="61332A60" w14:textId="77777777" w:rsidR="003E7329" w:rsidRDefault="003E7329" w:rsidP="003E7329">
            <w:pPr>
              <w:pStyle w:val="EngHang"/>
            </w:pPr>
            <w:r>
              <w:t>And his children the cross-bearers,</w:t>
            </w:r>
          </w:p>
          <w:p w14:paraId="02ED8D2E" w14:textId="77777777" w:rsidR="003E7329" w:rsidRDefault="003E7329" w:rsidP="003E7329">
            <w:pPr>
              <w:pStyle w:val="EngHangEnd"/>
            </w:pPr>
            <w:r>
              <w:t>That He may forgive us our sins.</w:t>
            </w:r>
          </w:p>
        </w:tc>
        <w:tc>
          <w:tcPr>
            <w:tcW w:w="288" w:type="dxa"/>
          </w:tcPr>
          <w:p w14:paraId="6E4DCB31" w14:textId="77777777" w:rsidR="003E7329" w:rsidRDefault="003E7329" w:rsidP="00220DFD"/>
        </w:tc>
        <w:tc>
          <w:tcPr>
            <w:tcW w:w="288" w:type="dxa"/>
          </w:tcPr>
          <w:p w14:paraId="3978FA75" w14:textId="77777777" w:rsidR="003E7329" w:rsidRDefault="003E7329" w:rsidP="00220DFD">
            <w:pPr>
              <w:pStyle w:val="CopticCross"/>
            </w:pPr>
            <w:r w:rsidRPr="00FB5ACB">
              <w:t>¿</w:t>
            </w:r>
          </w:p>
        </w:tc>
        <w:tc>
          <w:tcPr>
            <w:tcW w:w="3960" w:type="dxa"/>
          </w:tcPr>
          <w:p w14:paraId="712D3B62" w14:textId="77777777" w:rsidR="003E7329" w:rsidRDefault="003E7329" w:rsidP="003E7329">
            <w:pPr>
              <w:pStyle w:val="CopticVersemulti-line"/>
            </w:pPr>
            <w:r>
              <w:t>Ⲧⲱⲃϩ ⲙ̀Ⲡⲟ̄ⲥ̄ ⲉ̀ϩ̀ⲣⲏⲓ ⲉ̀ϫⲱⲛ:</w:t>
            </w:r>
          </w:p>
          <w:p w14:paraId="6F4C197B" w14:textId="77777777" w:rsidR="003E7329" w:rsidRDefault="003E7329" w:rsidP="003E7329">
            <w:pPr>
              <w:pStyle w:val="CopticVersemulti-line"/>
            </w:pPr>
            <w:r>
              <w:t>ⲱ̀ ⲡⲁⲟ̄ⲥ̄ ⲛ̀ⲓⲱⲧ ⲁⲃⲃⲁ Ⲙⲁⲕⲁⲣⲓ:</w:t>
            </w:r>
          </w:p>
          <w:p w14:paraId="557A7FB0" w14:textId="77777777" w:rsidR="003E7329" w:rsidRDefault="003E7329" w:rsidP="003E7329">
            <w:pPr>
              <w:pStyle w:val="CopticVersemulti-line"/>
            </w:pPr>
            <w:r>
              <w:t>ⲛⲉⲙ ⲛⲉϥϣⲏⲉⲣⲓ ⲛ̀ⲥ̀ⲧⲁⲩⲣⲟⲫⲟⲣⲟⲥ:</w:t>
            </w:r>
          </w:p>
          <w:p w14:paraId="57817474" w14:textId="77777777" w:rsidR="003E7329" w:rsidRDefault="003E7329" w:rsidP="003E7329">
            <w:pPr>
              <w:pStyle w:val="CopticHangingVerse"/>
            </w:pPr>
            <w:r>
              <w:t>ⲛ̀ⲧⲉϥⲭⲁ ⲛⲉⲛⲛⲟⲃⲓ ⲛⲁⲛ ⲉ̀ⲃⲟⲗ.</w:t>
            </w:r>
          </w:p>
        </w:tc>
      </w:tr>
    </w:tbl>
    <w:p w14:paraId="46490592" w14:textId="77777777" w:rsidR="00C30529" w:rsidRDefault="003E7329" w:rsidP="00C30529">
      <w:pPr>
        <w:pStyle w:val="Heading4"/>
      </w:pPr>
      <w:bookmarkStart w:id="1532" w:name="_Ref434490542"/>
      <w:r>
        <w:lastRenderedPageBreak/>
        <w:t>Another</w:t>
      </w:r>
      <w:r w:rsidR="00C30529">
        <w:t xml:space="preserve"> Doxology</w:t>
      </w:r>
      <w:r>
        <w:t xml:space="preserve"> of St. Macarius the Great</w:t>
      </w:r>
      <w:r>
        <w:rPr>
          <w:rStyle w:val="FootnoteReference"/>
        </w:rPr>
        <w:footnoteReference w:id="968"/>
      </w:r>
      <w:bookmarkEnd w:id="153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4739C" w14:paraId="5A9BF46E" w14:textId="77777777" w:rsidTr="00751B8B">
        <w:trPr>
          <w:cantSplit/>
          <w:jc w:val="center"/>
        </w:trPr>
        <w:tc>
          <w:tcPr>
            <w:tcW w:w="288" w:type="dxa"/>
          </w:tcPr>
          <w:p w14:paraId="7A67838F" w14:textId="77777777" w:rsidR="00B4739C" w:rsidRDefault="00B4739C" w:rsidP="00751B8B">
            <w:pPr>
              <w:pStyle w:val="CopticCross"/>
            </w:pPr>
          </w:p>
        </w:tc>
        <w:tc>
          <w:tcPr>
            <w:tcW w:w="3960" w:type="dxa"/>
          </w:tcPr>
          <w:p w14:paraId="702EF6C3" w14:textId="77777777" w:rsidR="00B4739C" w:rsidRDefault="00B4739C" w:rsidP="00751B8B">
            <w:pPr>
              <w:pStyle w:val="EngHangEnd"/>
            </w:pPr>
          </w:p>
        </w:tc>
        <w:tc>
          <w:tcPr>
            <w:tcW w:w="288" w:type="dxa"/>
          </w:tcPr>
          <w:p w14:paraId="54BD93BF" w14:textId="77777777" w:rsidR="00B4739C" w:rsidRDefault="00B4739C" w:rsidP="00751B8B"/>
        </w:tc>
        <w:tc>
          <w:tcPr>
            <w:tcW w:w="288" w:type="dxa"/>
          </w:tcPr>
          <w:p w14:paraId="07D9D870" w14:textId="77777777" w:rsidR="00B4739C" w:rsidRDefault="00B4739C" w:rsidP="00751B8B">
            <w:pPr>
              <w:pStyle w:val="CopticCross"/>
            </w:pPr>
          </w:p>
        </w:tc>
        <w:tc>
          <w:tcPr>
            <w:tcW w:w="3960" w:type="dxa"/>
          </w:tcPr>
          <w:p w14:paraId="4B50F031" w14:textId="77777777" w:rsidR="00B4739C" w:rsidRDefault="00B4739C" w:rsidP="00B4739C">
            <w:pPr>
              <w:pStyle w:val="CopticVersemulti-line"/>
            </w:pPr>
            <w:r>
              <w:t>Ⲡⲓⲭⲉⲣⲟⲩⲃⲓⲙ ⲉⲑⲙⲏⲛ ⲉ̀ⲣⲟⲕ:</w:t>
            </w:r>
          </w:p>
          <w:p w14:paraId="7B1B67C8" w14:textId="77777777" w:rsidR="00B4739C" w:rsidRDefault="00B4739C" w:rsidP="00B4739C">
            <w:pPr>
              <w:pStyle w:val="CopticVersemulti-line"/>
            </w:pPr>
            <w:r>
              <w:t>ⲡⲁⲟ̄ⲥ̄ ⲛ̀ⲓⲱⲧ ⲁⲃⲃⲁ Ⲙⲁⲕⲁⲣⲓ:</w:t>
            </w:r>
          </w:p>
          <w:p w14:paraId="656957A5" w14:textId="77777777" w:rsidR="00B4739C" w:rsidRDefault="00B4739C" w:rsidP="00B4739C">
            <w:pPr>
              <w:pStyle w:val="CopticVersemulti-line"/>
            </w:pPr>
            <w:r>
              <w:t>ϣⲁⲛ̀ⲧⲉϥⲉⲛⲕ ⲉ̀ⲛⲓϣⲁϥⲉⲩ:</w:t>
            </w:r>
          </w:p>
          <w:p w14:paraId="155435AD" w14:textId="77777777" w:rsidR="00B4739C" w:rsidRPr="00C35319" w:rsidRDefault="00B4739C" w:rsidP="00B4739C">
            <w:pPr>
              <w:pStyle w:val="CopticHangingVerse"/>
            </w:pPr>
            <w:r>
              <w:t>ⲉϥⲟⲓ ⲛ̀ⲇ̄ ⲙ̀ⲡ̀ⲣⲟⲥⲱⲡⲟⲛ.</w:t>
            </w:r>
          </w:p>
        </w:tc>
      </w:tr>
      <w:tr w:rsidR="00B4739C" w14:paraId="59C92F4D" w14:textId="77777777" w:rsidTr="00751B8B">
        <w:trPr>
          <w:cantSplit/>
          <w:jc w:val="center"/>
        </w:trPr>
        <w:tc>
          <w:tcPr>
            <w:tcW w:w="288" w:type="dxa"/>
          </w:tcPr>
          <w:p w14:paraId="2BFCFDD9" w14:textId="77777777" w:rsidR="00B4739C" w:rsidRDefault="00B4739C" w:rsidP="00751B8B">
            <w:pPr>
              <w:pStyle w:val="CopticCross"/>
            </w:pPr>
            <w:r w:rsidRPr="00FB5ACB">
              <w:t>¿</w:t>
            </w:r>
          </w:p>
        </w:tc>
        <w:tc>
          <w:tcPr>
            <w:tcW w:w="3960" w:type="dxa"/>
          </w:tcPr>
          <w:p w14:paraId="23A3382A" w14:textId="77777777" w:rsidR="00B4739C" w:rsidRDefault="00B4739C" w:rsidP="00751B8B">
            <w:pPr>
              <w:pStyle w:val="EngHangEnd"/>
            </w:pPr>
          </w:p>
        </w:tc>
        <w:tc>
          <w:tcPr>
            <w:tcW w:w="288" w:type="dxa"/>
          </w:tcPr>
          <w:p w14:paraId="47AE5DED" w14:textId="77777777" w:rsidR="00B4739C" w:rsidRDefault="00B4739C" w:rsidP="00751B8B"/>
        </w:tc>
        <w:tc>
          <w:tcPr>
            <w:tcW w:w="288" w:type="dxa"/>
          </w:tcPr>
          <w:p w14:paraId="07562F8F" w14:textId="77777777" w:rsidR="00B4739C" w:rsidRDefault="00B4739C" w:rsidP="00751B8B">
            <w:pPr>
              <w:pStyle w:val="CopticCross"/>
            </w:pPr>
            <w:r w:rsidRPr="00FB5ACB">
              <w:t>¿</w:t>
            </w:r>
          </w:p>
        </w:tc>
        <w:tc>
          <w:tcPr>
            <w:tcW w:w="3960" w:type="dxa"/>
          </w:tcPr>
          <w:p w14:paraId="106B27FD" w14:textId="77777777" w:rsidR="00B4739C" w:rsidRDefault="00B4739C" w:rsidP="00B4739C">
            <w:pPr>
              <w:pStyle w:val="CopticVersemulti-line"/>
            </w:pPr>
            <w:r>
              <w:t>Ⲟⲩϩⲟ ⲙ̀ⲙⲟⲩⲓ̀ⲛⲉⲙ ⲟⲩϩⲟ ⲙ̀ⲙⲁⲥⲓ:</w:t>
            </w:r>
          </w:p>
          <w:p w14:paraId="79E9E0BC" w14:textId="77777777" w:rsidR="00B4739C" w:rsidRDefault="00B4739C" w:rsidP="00B4739C">
            <w:pPr>
              <w:pStyle w:val="CopticVersemulti-line"/>
            </w:pPr>
            <w:r>
              <w:t>ⲟⲩⲟϩ ⲛ̀ⲣⲱⲙⲓ ⲛⲉⲙ ⲟⲩϩⲟ ⲛ̀ⲁ̀ⲉ̀ⲧⲟⲥ:</w:t>
            </w:r>
          </w:p>
          <w:p w14:paraId="1C5F859C" w14:textId="77777777" w:rsidR="00B4739C" w:rsidRDefault="00B4739C" w:rsidP="00B4739C">
            <w:pPr>
              <w:pStyle w:val="CopticVersemulti-line"/>
            </w:pPr>
            <w:r>
              <w:t>ⲫⲁⲓ ⲡⲉ ⲡ̀ⲧⲩⲛⲟⲥ ⲙ̀ⲡⲓⲬⲉⲣⲟⲩⲃⲓⲙ</w:t>
            </w:r>
          </w:p>
          <w:p w14:paraId="17956826" w14:textId="77777777" w:rsidR="00B4739C" w:rsidRPr="00CF5919" w:rsidRDefault="00B4739C" w:rsidP="00365B9E">
            <w:pPr>
              <w:pStyle w:val="CopticHangingVerse"/>
            </w:pPr>
            <w:r>
              <w:t>ⲕⲁⲧⲁ ⲡ̀ⲥⲁϫⲓ ⲛ̀ⲛⲓⲅ̀ⲣⲁⲫⲏ.</w:t>
            </w:r>
          </w:p>
        </w:tc>
      </w:tr>
      <w:tr w:rsidR="00B4739C" w14:paraId="3082C1AB" w14:textId="77777777" w:rsidTr="00751B8B">
        <w:trPr>
          <w:cantSplit/>
          <w:jc w:val="center"/>
        </w:trPr>
        <w:tc>
          <w:tcPr>
            <w:tcW w:w="288" w:type="dxa"/>
          </w:tcPr>
          <w:p w14:paraId="16289157" w14:textId="77777777" w:rsidR="00B4739C" w:rsidRDefault="00B4739C" w:rsidP="00751B8B">
            <w:pPr>
              <w:pStyle w:val="CopticCross"/>
            </w:pPr>
          </w:p>
        </w:tc>
        <w:tc>
          <w:tcPr>
            <w:tcW w:w="3960" w:type="dxa"/>
          </w:tcPr>
          <w:p w14:paraId="2D5C6D74" w14:textId="77777777" w:rsidR="00B4739C" w:rsidRDefault="00B4739C" w:rsidP="00751B8B">
            <w:pPr>
              <w:pStyle w:val="EngHangEnd"/>
            </w:pPr>
          </w:p>
        </w:tc>
        <w:tc>
          <w:tcPr>
            <w:tcW w:w="288" w:type="dxa"/>
          </w:tcPr>
          <w:p w14:paraId="4DDFD37B" w14:textId="77777777" w:rsidR="00B4739C" w:rsidRDefault="00B4739C" w:rsidP="00751B8B"/>
        </w:tc>
        <w:tc>
          <w:tcPr>
            <w:tcW w:w="288" w:type="dxa"/>
          </w:tcPr>
          <w:p w14:paraId="1EC0F572" w14:textId="77777777" w:rsidR="00B4739C" w:rsidRDefault="00B4739C" w:rsidP="00751B8B">
            <w:pPr>
              <w:pStyle w:val="CopticCross"/>
            </w:pPr>
          </w:p>
        </w:tc>
        <w:tc>
          <w:tcPr>
            <w:tcW w:w="3960" w:type="dxa"/>
          </w:tcPr>
          <w:p w14:paraId="6B94CF22" w14:textId="77777777" w:rsidR="00B4739C" w:rsidRDefault="00B4739C" w:rsidP="00B4739C">
            <w:pPr>
              <w:pStyle w:val="CopticVersemulti-line"/>
            </w:pPr>
            <w:r>
              <w:t>Ⲉⲛⲛⲁⲓ̀ⲛⲓ ⲙ̀ⲡⲓϩⲟ ⲙ̀ⲙⲟⲩⲒ:</w:t>
            </w:r>
          </w:p>
          <w:p w14:paraId="46DB3872" w14:textId="77777777" w:rsidR="00B4739C" w:rsidRDefault="00B4739C" w:rsidP="00B4739C">
            <w:pPr>
              <w:pStyle w:val="CopticVersemulti-line"/>
            </w:pPr>
            <w:r>
              <w:t>ⲉ̀ϫⲉⲛ ⲡⲉⲛⲓⲱⲧ ⲁⲃⲃⲁ Ⲙⲁⲕⲁⲣⲓ:</w:t>
            </w:r>
          </w:p>
          <w:p w14:paraId="6311593C" w14:textId="77777777" w:rsidR="00B4739C" w:rsidRDefault="00B4739C" w:rsidP="00B4739C">
            <w:pPr>
              <w:pStyle w:val="CopticVersemulti-line"/>
            </w:pPr>
            <w:r>
              <w:t>ϫⲉ ⲛ̀ⲑⲟϥ ⲁϥϣⲱⲡⲓ ⲛ̀ⲟⲩⲙⲟⲩⲓ̀ ⲉϥϩⲉⲙϩⲉⲙ:</w:t>
            </w:r>
          </w:p>
          <w:p w14:paraId="2B993B40" w14:textId="77777777" w:rsidR="00B4739C" w:rsidRDefault="00B4739C" w:rsidP="00365B9E">
            <w:pPr>
              <w:pStyle w:val="CopticHangingVerse"/>
            </w:pPr>
            <w:r>
              <w:t>ⲟⲩⲃⲉ ⲛⲓⲡ̄ⲛ̄ⲁ̄ ⲙ̀ⲡⲟⲛⲏⲣⲟⲛ.</w:t>
            </w:r>
          </w:p>
        </w:tc>
      </w:tr>
      <w:tr w:rsidR="00B4739C" w14:paraId="05BA1EE5" w14:textId="77777777" w:rsidTr="00751B8B">
        <w:trPr>
          <w:cantSplit/>
          <w:jc w:val="center"/>
        </w:trPr>
        <w:tc>
          <w:tcPr>
            <w:tcW w:w="288" w:type="dxa"/>
          </w:tcPr>
          <w:p w14:paraId="234C9889" w14:textId="77777777" w:rsidR="00B4739C" w:rsidRDefault="00B4739C" w:rsidP="00751B8B">
            <w:pPr>
              <w:pStyle w:val="CopticCross"/>
            </w:pPr>
            <w:r w:rsidRPr="00FB5ACB">
              <w:t>¿</w:t>
            </w:r>
          </w:p>
        </w:tc>
        <w:tc>
          <w:tcPr>
            <w:tcW w:w="3960" w:type="dxa"/>
          </w:tcPr>
          <w:p w14:paraId="4C848A53" w14:textId="77777777" w:rsidR="00B4739C" w:rsidRDefault="00B4739C" w:rsidP="00751B8B">
            <w:pPr>
              <w:pStyle w:val="EngHangEnd"/>
            </w:pPr>
          </w:p>
        </w:tc>
        <w:tc>
          <w:tcPr>
            <w:tcW w:w="288" w:type="dxa"/>
          </w:tcPr>
          <w:p w14:paraId="13BB61BB" w14:textId="77777777" w:rsidR="00B4739C" w:rsidRDefault="00B4739C" w:rsidP="00751B8B"/>
        </w:tc>
        <w:tc>
          <w:tcPr>
            <w:tcW w:w="288" w:type="dxa"/>
          </w:tcPr>
          <w:p w14:paraId="16A0F2AA" w14:textId="77777777" w:rsidR="00B4739C" w:rsidRDefault="00B4739C" w:rsidP="00751B8B">
            <w:pPr>
              <w:pStyle w:val="CopticCross"/>
            </w:pPr>
            <w:r w:rsidRPr="00FB5ACB">
              <w:t>¿</w:t>
            </w:r>
          </w:p>
        </w:tc>
        <w:tc>
          <w:tcPr>
            <w:tcW w:w="3960" w:type="dxa"/>
          </w:tcPr>
          <w:p w14:paraId="378A3249" w14:textId="77777777" w:rsidR="00B4739C" w:rsidRDefault="00B4739C" w:rsidP="00B4739C">
            <w:pPr>
              <w:pStyle w:val="CopticVersemulti-line"/>
            </w:pPr>
            <w:r>
              <w:t>Ⲉⲛⲛⲁⲓ̀ⲛⲓ ⲙ̀ⲡⲓϩⲟ ⲙ̀ⲙⲁⲥⲓ:</w:t>
            </w:r>
          </w:p>
          <w:p w14:paraId="4BB7DBC8" w14:textId="77777777" w:rsidR="00B4739C" w:rsidRDefault="00B4739C" w:rsidP="00B4739C">
            <w:pPr>
              <w:pStyle w:val="CopticVersemulti-line"/>
            </w:pPr>
            <w:r>
              <w:t>ⲉ̀ϫⲉⲛ ⲡⲉⲛⲓⲱⲧ ⲁⲃⲃⲁ Ⲓⲱ̄ⲁ̄:</w:t>
            </w:r>
          </w:p>
          <w:p w14:paraId="67776983" w14:textId="77777777" w:rsidR="00B4739C" w:rsidRDefault="00B4739C" w:rsidP="00B4739C">
            <w:pPr>
              <w:pStyle w:val="CopticVersemulti-line"/>
            </w:pPr>
            <w:r>
              <w:t>ϫⲉ ⲛ̀ⲑⲟϥ ⲁϥϭⲟ ⲙ̀ⲡⲓϣⲉ ⲉⲧϣⲟⲩⲱⲟⲩ:</w:t>
            </w:r>
          </w:p>
          <w:p w14:paraId="6B17A8F8" w14:textId="77777777" w:rsidR="00B4739C" w:rsidRDefault="00B4739C" w:rsidP="00365B9E">
            <w:pPr>
              <w:pStyle w:val="CopticHangingVerse"/>
            </w:pPr>
            <w:r>
              <w:t>ⲁϥⲫⲓⲣⲓ ⲉ̀ⲃⲟⲗ ⲁϥϯⲕⲁⲣⲡⲟⲥ.</w:t>
            </w:r>
          </w:p>
        </w:tc>
      </w:tr>
      <w:tr w:rsidR="00B4739C" w14:paraId="0ECA24A8" w14:textId="77777777" w:rsidTr="00751B8B">
        <w:trPr>
          <w:cantSplit/>
          <w:jc w:val="center"/>
        </w:trPr>
        <w:tc>
          <w:tcPr>
            <w:tcW w:w="288" w:type="dxa"/>
          </w:tcPr>
          <w:p w14:paraId="503FE0C7" w14:textId="77777777" w:rsidR="00B4739C" w:rsidRDefault="00B4739C" w:rsidP="00751B8B">
            <w:pPr>
              <w:pStyle w:val="CopticCross"/>
            </w:pPr>
          </w:p>
        </w:tc>
        <w:tc>
          <w:tcPr>
            <w:tcW w:w="3960" w:type="dxa"/>
          </w:tcPr>
          <w:p w14:paraId="3D9F04DD" w14:textId="77777777" w:rsidR="00B4739C" w:rsidRPr="00A40E4E" w:rsidRDefault="00B4739C" w:rsidP="00751B8B">
            <w:pPr>
              <w:pStyle w:val="EngHangEnd"/>
            </w:pPr>
          </w:p>
        </w:tc>
        <w:tc>
          <w:tcPr>
            <w:tcW w:w="288" w:type="dxa"/>
          </w:tcPr>
          <w:p w14:paraId="188A7292" w14:textId="77777777" w:rsidR="00B4739C" w:rsidRDefault="00B4739C" w:rsidP="00751B8B"/>
        </w:tc>
        <w:tc>
          <w:tcPr>
            <w:tcW w:w="288" w:type="dxa"/>
          </w:tcPr>
          <w:p w14:paraId="125A0E2E" w14:textId="77777777" w:rsidR="00B4739C" w:rsidRDefault="00B4739C" w:rsidP="00751B8B">
            <w:pPr>
              <w:pStyle w:val="CopticCross"/>
            </w:pPr>
          </w:p>
        </w:tc>
        <w:tc>
          <w:tcPr>
            <w:tcW w:w="3960" w:type="dxa"/>
          </w:tcPr>
          <w:p w14:paraId="23DEA499" w14:textId="77777777" w:rsidR="00B4739C" w:rsidRDefault="00B4739C" w:rsidP="00B4739C">
            <w:pPr>
              <w:pStyle w:val="CopticVersemulti-line"/>
            </w:pPr>
            <w:r>
              <w:t>Ⲉⲛⲛⲁⲓ̀ⲛⲓ ⲙ̀ⲡⲓϩⲟ ⲛ̀ⲣⲱⲙⲓ:</w:t>
            </w:r>
          </w:p>
          <w:p w14:paraId="2F5D49AA" w14:textId="77777777" w:rsidR="00B4739C" w:rsidRDefault="00B4739C" w:rsidP="00B4739C">
            <w:pPr>
              <w:pStyle w:val="CopticVersemulti-line"/>
            </w:pPr>
            <w:r>
              <w:t>ⲉ̀ϫⲉⲛ ⲡⲉⲛⲓⲱⲧ ⲁⲃⲃⲁ Ⲡⲓϣⲱⲓ:</w:t>
            </w:r>
          </w:p>
          <w:p w14:paraId="28DFCE8F" w14:textId="77777777" w:rsidR="00B4739C" w:rsidRDefault="00B4739C" w:rsidP="00B4739C">
            <w:pPr>
              <w:pStyle w:val="CopticVersemulti-line"/>
            </w:pPr>
            <w:r>
              <w:t>ϫⲉ ⲛ̀ⲑⲟϥ ⲁϥⲥⲁϫⲓ ⲛⲉⲙ Ⲡⲭ̄ⲥ̄:</w:t>
            </w:r>
          </w:p>
          <w:p w14:paraId="2D040896" w14:textId="77777777" w:rsidR="00B4739C" w:rsidRDefault="00B4739C" w:rsidP="00365B9E">
            <w:pPr>
              <w:pStyle w:val="CopticHangingVerse"/>
            </w:pPr>
            <w:r>
              <w:t>ⲙ̀ⲫⲣⲏϯ ⲙ̀Ⲙⲱⲩ̀ⲥⲏⲥ ⲡⲓⲛⲟⲙⲟⲑⲉⲧⲏⲥ.</w:t>
            </w:r>
          </w:p>
        </w:tc>
      </w:tr>
      <w:tr w:rsidR="00B4739C" w14:paraId="76DB9C1A" w14:textId="77777777" w:rsidTr="00751B8B">
        <w:trPr>
          <w:cantSplit/>
          <w:jc w:val="center"/>
        </w:trPr>
        <w:tc>
          <w:tcPr>
            <w:tcW w:w="288" w:type="dxa"/>
          </w:tcPr>
          <w:p w14:paraId="7BED036A" w14:textId="77777777" w:rsidR="00B4739C" w:rsidRDefault="00B4739C" w:rsidP="00751B8B">
            <w:pPr>
              <w:pStyle w:val="CopticCross"/>
            </w:pPr>
            <w:r w:rsidRPr="00FB5ACB">
              <w:t>¿</w:t>
            </w:r>
          </w:p>
        </w:tc>
        <w:tc>
          <w:tcPr>
            <w:tcW w:w="3960" w:type="dxa"/>
          </w:tcPr>
          <w:p w14:paraId="4EA8F729" w14:textId="77777777" w:rsidR="00B4739C" w:rsidRDefault="00B4739C" w:rsidP="00751B8B">
            <w:pPr>
              <w:pStyle w:val="EngHangEnd"/>
            </w:pPr>
          </w:p>
        </w:tc>
        <w:tc>
          <w:tcPr>
            <w:tcW w:w="288" w:type="dxa"/>
          </w:tcPr>
          <w:p w14:paraId="431ED143" w14:textId="77777777" w:rsidR="00B4739C" w:rsidRDefault="00B4739C" w:rsidP="00751B8B"/>
        </w:tc>
        <w:tc>
          <w:tcPr>
            <w:tcW w:w="288" w:type="dxa"/>
          </w:tcPr>
          <w:p w14:paraId="104ECA5D" w14:textId="77777777" w:rsidR="00B4739C" w:rsidRDefault="00B4739C" w:rsidP="00751B8B">
            <w:pPr>
              <w:pStyle w:val="CopticCross"/>
            </w:pPr>
            <w:r w:rsidRPr="00FB5ACB">
              <w:t>¿</w:t>
            </w:r>
          </w:p>
        </w:tc>
        <w:tc>
          <w:tcPr>
            <w:tcW w:w="3960" w:type="dxa"/>
          </w:tcPr>
          <w:p w14:paraId="39B60F27" w14:textId="77777777" w:rsidR="00B4739C" w:rsidRDefault="00B4739C" w:rsidP="00B4739C">
            <w:pPr>
              <w:pStyle w:val="CopticVersemulti-line"/>
            </w:pPr>
            <w:r>
              <w:t>Ⲉⲛⲛⲁⲓ̀ⲛⲓ ⲙ̀ⲡⲓϩⲟ ⲛ̀ⲁ̀ⲉ̀ⲧⲟⲥ:</w:t>
            </w:r>
          </w:p>
          <w:p w14:paraId="18701BF2" w14:textId="77777777" w:rsidR="00B4739C" w:rsidRDefault="00B4739C" w:rsidP="00B4739C">
            <w:pPr>
              <w:pStyle w:val="CopticVersemulti-line"/>
            </w:pPr>
            <w:r>
              <w:t>ⲉ̀ϫⲉⲛ ⲛⲉⲛⲓⲟϯ ⲛ̀ⲣⲱⲙⲉⲟⲥ:</w:t>
            </w:r>
          </w:p>
          <w:p w14:paraId="1FECBF0D" w14:textId="77777777" w:rsidR="00B4739C" w:rsidRDefault="00B4739C" w:rsidP="00B4739C">
            <w:pPr>
              <w:pStyle w:val="CopticVersemulti-line"/>
            </w:pPr>
            <w:r>
              <w:t>ϫⲉ ⲛ̀ⲑⲱⲟⲩ ⲁⲩϭⲓ ⲛ̀ϩⲁⲛⲧⲉⲛϩ ⲛ̀ⲭ̀ⲣⲱⲙ:</w:t>
            </w:r>
          </w:p>
          <w:p w14:paraId="586A08AC" w14:textId="77777777" w:rsidR="00B4739C" w:rsidRDefault="00B4739C" w:rsidP="00365B9E">
            <w:pPr>
              <w:pStyle w:val="CopticHangingVerse"/>
            </w:pPr>
            <w:r>
              <w:t>ⲁⲩϩⲱⲗ ⲥⲁϧⲟⲩⲛ ⲉ̀ⲛⲓϣⲁϥⲉⲩ.</w:t>
            </w:r>
          </w:p>
        </w:tc>
      </w:tr>
      <w:tr w:rsidR="00B4739C" w14:paraId="35DC648F" w14:textId="77777777" w:rsidTr="00751B8B">
        <w:trPr>
          <w:cantSplit/>
          <w:jc w:val="center"/>
        </w:trPr>
        <w:tc>
          <w:tcPr>
            <w:tcW w:w="288" w:type="dxa"/>
          </w:tcPr>
          <w:p w14:paraId="620087AE" w14:textId="77777777" w:rsidR="00B4739C" w:rsidRDefault="00B4739C" w:rsidP="00751B8B">
            <w:pPr>
              <w:pStyle w:val="CopticCross"/>
            </w:pPr>
          </w:p>
        </w:tc>
        <w:tc>
          <w:tcPr>
            <w:tcW w:w="3960" w:type="dxa"/>
          </w:tcPr>
          <w:p w14:paraId="49621054" w14:textId="77777777" w:rsidR="00B4739C" w:rsidRDefault="00B4739C" w:rsidP="00751B8B">
            <w:pPr>
              <w:pStyle w:val="EngHangEnd"/>
            </w:pPr>
          </w:p>
        </w:tc>
        <w:tc>
          <w:tcPr>
            <w:tcW w:w="288" w:type="dxa"/>
          </w:tcPr>
          <w:p w14:paraId="5219327E" w14:textId="77777777" w:rsidR="00B4739C" w:rsidRDefault="00B4739C" w:rsidP="00751B8B"/>
        </w:tc>
        <w:tc>
          <w:tcPr>
            <w:tcW w:w="288" w:type="dxa"/>
          </w:tcPr>
          <w:p w14:paraId="2BB2ECA8" w14:textId="77777777" w:rsidR="00B4739C" w:rsidRDefault="00B4739C" w:rsidP="00751B8B">
            <w:pPr>
              <w:pStyle w:val="CopticCross"/>
            </w:pPr>
          </w:p>
        </w:tc>
        <w:tc>
          <w:tcPr>
            <w:tcW w:w="3960" w:type="dxa"/>
          </w:tcPr>
          <w:p w14:paraId="0A2DBD8E" w14:textId="77777777" w:rsidR="00B4739C" w:rsidRDefault="00B4739C" w:rsidP="00B4739C">
            <w:pPr>
              <w:pStyle w:val="CopticVersemulti-line"/>
            </w:pPr>
            <w:r>
              <w:t>ⲒⲥⲘⲱⲥⲏ ⲡⲓⲭⲁⲙⲉ ϩⲱϥ:</w:t>
            </w:r>
          </w:p>
          <w:p w14:paraId="17CD9FDE" w14:textId="77777777" w:rsidR="00B4739C" w:rsidRDefault="00B4739C" w:rsidP="00B4739C">
            <w:pPr>
              <w:pStyle w:val="CopticVersemulti-line"/>
            </w:pPr>
            <w:r>
              <w:t>ⲁϥⲒ ⲉ̀ϭⲟⲩⲛ ⲉ̀ⲛⲓϣⲁϥⲉⲩ:</w:t>
            </w:r>
          </w:p>
          <w:p w14:paraId="467AD2BA" w14:textId="77777777" w:rsidR="00B4739C" w:rsidRDefault="00B4739C" w:rsidP="00B4739C">
            <w:pPr>
              <w:pStyle w:val="CopticVersemulti-line"/>
            </w:pPr>
            <w:r>
              <w:t>ⲁϥⲉⲣⲫⲟⲣⲓⲛ ⲙ̀ⲡⲓⲭ̀ⲗⲟⲙ ⲛ̀ⲁⲧⲗⲱⲙ:</w:t>
            </w:r>
          </w:p>
          <w:p w14:paraId="70F3038E" w14:textId="77777777" w:rsidR="00B4739C" w:rsidRDefault="00B4739C" w:rsidP="00365B9E">
            <w:pPr>
              <w:pStyle w:val="CopticHangingVerse"/>
            </w:pPr>
            <w:r>
              <w:t>ⲛ̀ⲧⲉ ϯⲙⲉⲧⲙⲁⲣⲧⲩⲣⲟⲥ.</w:t>
            </w:r>
          </w:p>
        </w:tc>
      </w:tr>
      <w:tr w:rsidR="00B4739C" w14:paraId="21028688" w14:textId="77777777" w:rsidTr="00751B8B">
        <w:trPr>
          <w:cantSplit/>
          <w:jc w:val="center"/>
        </w:trPr>
        <w:tc>
          <w:tcPr>
            <w:tcW w:w="288" w:type="dxa"/>
          </w:tcPr>
          <w:p w14:paraId="630A9318" w14:textId="77777777" w:rsidR="00B4739C" w:rsidRDefault="00B4739C" w:rsidP="00751B8B">
            <w:pPr>
              <w:pStyle w:val="CopticCross"/>
            </w:pPr>
            <w:r w:rsidRPr="00FB5ACB">
              <w:t>¿</w:t>
            </w:r>
          </w:p>
        </w:tc>
        <w:tc>
          <w:tcPr>
            <w:tcW w:w="3960" w:type="dxa"/>
          </w:tcPr>
          <w:p w14:paraId="27B9F50F" w14:textId="77777777" w:rsidR="00B4739C" w:rsidRDefault="00B4739C" w:rsidP="00751B8B">
            <w:pPr>
              <w:pStyle w:val="EngHangEnd"/>
            </w:pPr>
          </w:p>
        </w:tc>
        <w:tc>
          <w:tcPr>
            <w:tcW w:w="288" w:type="dxa"/>
          </w:tcPr>
          <w:p w14:paraId="23FB0529" w14:textId="77777777" w:rsidR="00B4739C" w:rsidRDefault="00B4739C" w:rsidP="00751B8B"/>
        </w:tc>
        <w:tc>
          <w:tcPr>
            <w:tcW w:w="288" w:type="dxa"/>
          </w:tcPr>
          <w:p w14:paraId="7001BF06" w14:textId="77777777" w:rsidR="00B4739C" w:rsidRDefault="00B4739C" w:rsidP="00751B8B">
            <w:pPr>
              <w:pStyle w:val="CopticCross"/>
            </w:pPr>
            <w:r w:rsidRPr="00FB5ACB">
              <w:t>¿</w:t>
            </w:r>
          </w:p>
        </w:tc>
        <w:tc>
          <w:tcPr>
            <w:tcW w:w="3960" w:type="dxa"/>
          </w:tcPr>
          <w:p w14:paraId="0E0A2DD0" w14:textId="77777777" w:rsidR="00B4739C" w:rsidRDefault="00B4739C" w:rsidP="00B4739C">
            <w:pPr>
              <w:pStyle w:val="CopticVersemulti-line"/>
            </w:pPr>
            <w:r>
              <w:t>Ⲡⲓⲙ̄ⲑ̄ ⲙ̀ⲙⲁⲣⲧⲩⲣⲟⲥ:</w:t>
            </w:r>
          </w:p>
          <w:p w14:paraId="378C35F1" w14:textId="77777777" w:rsidR="00B4739C" w:rsidRDefault="00B4739C" w:rsidP="00B4739C">
            <w:pPr>
              <w:pStyle w:val="CopticVersemulti-line"/>
            </w:pPr>
            <w:r>
              <w:t>ⲛⲓϧⲉⲗⲗⲟⲓ ⲛ̀ⲧⲉ ⲛⲓϣⲁϥⲉⲩ:</w:t>
            </w:r>
          </w:p>
          <w:p w14:paraId="18FE2CEE" w14:textId="77777777" w:rsidR="00B4739C" w:rsidRDefault="00B4739C" w:rsidP="00B4739C">
            <w:pPr>
              <w:pStyle w:val="CopticVersemulti-line"/>
            </w:pPr>
            <w:r>
              <w:t>ⲁ̀ ⲛⲓⲃⲁⲣⲃⲁⲣⲟⲥ</w:t>
            </w:r>
          </w:p>
          <w:p w14:paraId="6A0E59C9" w14:textId="77777777" w:rsidR="00B4739C" w:rsidRDefault="00B4739C" w:rsidP="00B4739C">
            <w:pPr>
              <w:pStyle w:val="CopticVersemulti-line"/>
            </w:pPr>
            <w:r>
              <w:t>ϧⲱⲧⲉⲃ ⲙ̀ⲙⲱⲟⲩ:</w:t>
            </w:r>
          </w:p>
          <w:p w14:paraId="43975E1E" w14:textId="77777777" w:rsidR="00B4739C" w:rsidRDefault="00B4739C" w:rsidP="00365B9E">
            <w:pPr>
              <w:pStyle w:val="CopticHangingVerse"/>
            </w:pPr>
            <w:r>
              <w:t>ϩⲓϫⲉⲛ ϯⲡⲉⲧⲣⲁ ⲛ̀ⲧⲉ ⲡⲓⲁ̀ⲙⲟⲩⲛ.</w:t>
            </w:r>
          </w:p>
        </w:tc>
      </w:tr>
      <w:tr w:rsidR="00B4739C" w14:paraId="68D5408E" w14:textId="77777777" w:rsidTr="00751B8B">
        <w:trPr>
          <w:cantSplit/>
          <w:jc w:val="center"/>
        </w:trPr>
        <w:tc>
          <w:tcPr>
            <w:tcW w:w="288" w:type="dxa"/>
          </w:tcPr>
          <w:p w14:paraId="78EFDCE1" w14:textId="77777777" w:rsidR="00B4739C" w:rsidRPr="00FB5ACB" w:rsidRDefault="00B4739C" w:rsidP="00751B8B">
            <w:pPr>
              <w:pStyle w:val="CopticCross"/>
            </w:pPr>
          </w:p>
        </w:tc>
        <w:tc>
          <w:tcPr>
            <w:tcW w:w="3960" w:type="dxa"/>
          </w:tcPr>
          <w:p w14:paraId="24F99CE6" w14:textId="77777777" w:rsidR="00B4739C" w:rsidRDefault="00B4739C" w:rsidP="00751B8B">
            <w:pPr>
              <w:pStyle w:val="EngHangEnd"/>
            </w:pPr>
          </w:p>
        </w:tc>
        <w:tc>
          <w:tcPr>
            <w:tcW w:w="288" w:type="dxa"/>
          </w:tcPr>
          <w:p w14:paraId="1704F275" w14:textId="77777777" w:rsidR="00B4739C" w:rsidRDefault="00B4739C" w:rsidP="00751B8B"/>
        </w:tc>
        <w:tc>
          <w:tcPr>
            <w:tcW w:w="288" w:type="dxa"/>
          </w:tcPr>
          <w:p w14:paraId="33D6303F" w14:textId="77777777" w:rsidR="00B4739C" w:rsidRPr="00FB5ACB" w:rsidRDefault="00B4739C" w:rsidP="00751B8B">
            <w:pPr>
              <w:pStyle w:val="CopticCross"/>
            </w:pPr>
          </w:p>
        </w:tc>
        <w:tc>
          <w:tcPr>
            <w:tcW w:w="3960" w:type="dxa"/>
          </w:tcPr>
          <w:p w14:paraId="3B05AE23" w14:textId="77777777" w:rsidR="00B4739C" w:rsidRDefault="00B4739C" w:rsidP="00B4739C">
            <w:pPr>
              <w:pStyle w:val="CopticVersemulti-line"/>
            </w:pPr>
            <w:r>
              <w:t>Ϯⲁ̀ⲅⲓⲁ̀ Ⲉⲗⲗⲁⲣⲓⲁ̀:</w:t>
            </w:r>
          </w:p>
          <w:p w14:paraId="63F658F8" w14:textId="77777777" w:rsidR="00B4739C" w:rsidRDefault="00B4739C" w:rsidP="00B4739C">
            <w:pPr>
              <w:pStyle w:val="CopticVersemulti-line"/>
            </w:pPr>
            <w:r>
              <w:t>ϯⲁ̀ⲅⲓⲁ̀ Ⲁⲛⲁⲥⲧⲁⲥⲓⲁ̀:</w:t>
            </w:r>
          </w:p>
          <w:p w14:paraId="7CBFFD47" w14:textId="77777777" w:rsidR="00B4739C" w:rsidRDefault="00B4739C" w:rsidP="00B4739C">
            <w:pPr>
              <w:pStyle w:val="CopticVersemulti-line"/>
            </w:pPr>
            <w:r>
              <w:t>ϯⲁ̀ⲅⲓⲁ̀ Ⲁⲣⲓⲯⲩⲙⲁ̀:</w:t>
            </w:r>
          </w:p>
          <w:p w14:paraId="6C648F2A" w14:textId="77777777" w:rsidR="00B4739C" w:rsidRDefault="00B4739C" w:rsidP="00365B9E">
            <w:pPr>
              <w:pStyle w:val="CopticHangingVerse"/>
            </w:pPr>
            <w:r>
              <w:t>ⲛⲓϣⲉⲗⲁⲧⲉ ⲛ̀ⲧⲉ Ⲡⲭ̄ⲥ̄.</w:t>
            </w:r>
          </w:p>
        </w:tc>
      </w:tr>
      <w:tr w:rsidR="00B4739C" w14:paraId="4D4D2767" w14:textId="77777777" w:rsidTr="00751B8B">
        <w:trPr>
          <w:cantSplit/>
          <w:jc w:val="center"/>
        </w:trPr>
        <w:tc>
          <w:tcPr>
            <w:tcW w:w="288" w:type="dxa"/>
          </w:tcPr>
          <w:p w14:paraId="581A82FE" w14:textId="77777777" w:rsidR="00B4739C" w:rsidRPr="00FB5ACB" w:rsidRDefault="003E7329" w:rsidP="00751B8B">
            <w:pPr>
              <w:pStyle w:val="CopticCross"/>
            </w:pPr>
            <w:r w:rsidRPr="00FB5ACB">
              <w:t>¿</w:t>
            </w:r>
          </w:p>
        </w:tc>
        <w:tc>
          <w:tcPr>
            <w:tcW w:w="3960" w:type="dxa"/>
          </w:tcPr>
          <w:p w14:paraId="0C202A56" w14:textId="77777777" w:rsidR="00B4739C" w:rsidRDefault="00B4739C" w:rsidP="00751B8B">
            <w:pPr>
              <w:pStyle w:val="EngHangEnd"/>
            </w:pPr>
          </w:p>
        </w:tc>
        <w:tc>
          <w:tcPr>
            <w:tcW w:w="288" w:type="dxa"/>
          </w:tcPr>
          <w:p w14:paraId="4904D379" w14:textId="77777777" w:rsidR="00B4739C" w:rsidRDefault="00B4739C" w:rsidP="00751B8B"/>
        </w:tc>
        <w:tc>
          <w:tcPr>
            <w:tcW w:w="288" w:type="dxa"/>
          </w:tcPr>
          <w:p w14:paraId="5931A591" w14:textId="77777777" w:rsidR="00B4739C" w:rsidRPr="00FB5ACB" w:rsidRDefault="00365B9E" w:rsidP="00751B8B">
            <w:pPr>
              <w:pStyle w:val="CopticCross"/>
            </w:pPr>
            <w:r w:rsidRPr="00FB5ACB">
              <w:t>¿</w:t>
            </w:r>
          </w:p>
        </w:tc>
        <w:tc>
          <w:tcPr>
            <w:tcW w:w="3960" w:type="dxa"/>
          </w:tcPr>
          <w:p w14:paraId="60A998FF" w14:textId="77777777" w:rsidR="00B4739C" w:rsidRDefault="00B4739C" w:rsidP="00B4739C">
            <w:pPr>
              <w:pStyle w:val="CopticVersemulti-line"/>
            </w:pPr>
            <w:r>
              <w:t>Ⲛⲓⲧⲟⲡⲟⲥ ⲧⲏⲣⲟⲩ ⲉ̀ⲧⲁⲕⲥⲉⲙⲛⲏ ⲧⲟⲩ:</w:t>
            </w:r>
          </w:p>
          <w:p w14:paraId="655F4900" w14:textId="77777777" w:rsidR="00B4739C" w:rsidRDefault="00B4739C" w:rsidP="00B4739C">
            <w:pPr>
              <w:pStyle w:val="CopticVersemulti-line"/>
            </w:pPr>
            <w:r>
              <w:t>ⲡⲁⲟ̄ⲥ̄ ⲛ̀ⲓⲱⲧ ⲁⲃⲃⲁ Ⲙⲁⲕⲁⲣⲓ:</w:t>
            </w:r>
          </w:p>
          <w:p w14:paraId="13806117" w14:textId="77777777" w:rsidR="00B4739C" w:rsidRDefault="00B4739C" w:rsidP="00B4739C">
            <w:pPr>
              <w:pStyle w:val="CopticVersemulti-line"/>
            </w:pPr>
            <w:r>
              <w:t>ⲥⲉⲛⲁⲕⲏⲛⲁⲛ ⲉⲩϯⲟⲩⲧⲁϩ:</w:t>
            </w:r>
          </w:p>
          <w:p w14:paraId="3F196BE6" w14:textId="77777777" w:rsidR="00B4739C" w:rsidRDefault="00B4739C" w:rsidP="00365B9E">
            <w:pPr>
              <w:pStyle w:val="CopticHangingVerse"/>
            </w:pPr>
            <w:r>
              <w:t>ϣⲁ ⲧ̀ⲥⲩⲛⲧⲉⲗⲓⲁ̀ ⲛ̀ⲧⲉ ⲡⲁⲓⲉ̀ⲛⲉϩ.</w:t>
            </w:r>
          </w:p>
        </w:tc>
      </w:tr>
      <w:tr w:rsidR="00B4739C" w14:paraId="4F9A14F1" w14:textId="77777777" w:rsidTr="00751B8B">
        <w:trPr>
          <w:cantSplit/>
          <w:jc w:val="center"/>
        </w:trPr>
        <w:tc>
          <w:tcPr>
            <w:tcW w:w="288" w:type="dxa"/>
          </w:tcPr>
          <w:p w14:paraId="23ED73E2" w14:textId="77777777" w:rsidR="00B4739C" w:rsidRPr="00FB5ACB" w:rsidRDefault="00B4739C" w:rsidP="00751B8B">
            <w:pPr>
              <w:pStyle w:val="CopticCross"/>
            </w:pPr>
          </w:p>
        </w:tc>
        <w:tc>
          <w:tcPr>
            <w:tcW w:w="3960" w:type="dxa"/>
          </w:tcPr>
          <w:p w14:paraId="67837A4B" w14:textId="77777777" w:rsidR="00B4739C" w:rsidRDefault="00B4739C" w:rsidP="00751B8B">
            <w:pPr>
              <w:pStyle w:val="EngHangEnd"/>
            </w:pPr>
          </w:p>
        </w:tc>
        <w:tc>
          <w:tcPr>
            <w:tcW w:w="288" w:type="dxa"/>
          </w:tcPr>
          <w:p w14:paraId="39F77D3E" w14:textId="77777777" w:rsidR="00B4739C" w:rsidRDefault="00B4739C" w:rsidP="00751B8B"/>
        </w:tc>
        <w:tc>
          <w:tcPr>
            <w:tcW w:w="288" w:type="dxa"/>
          </w:tcPr>
          <w:p w14:paraId="668C7FE0" w14:textId="77777777" w:rsidR="00B4739C" w:rsidRPr="00FB5ACB" w:rsidRDefault="00B4739C" w:rsidP="00751B8B">
            <w:pPr>
              <w:pStyle w:val="CopticCross"/>
            </w:pPr>
          </w:p>
        </w:tc>
        <w:tc>
          <w:tcPr>
            <w:tcW w:w="3960" w:type="dxa"/>
          </w:tcPr>
          <w:p w14:paraId="371291BD" w14:textId="77777777" w:rsidR="00B4739C" w:rsidRDefault="00B4739C" w:rsidP="00B4739C">
            <w:pPr>
              <w:pStyle w:val="CopticVersemulti-line"/>
            </w:pPr>
            <w:r>
              <w:t>Ⲧⲱⲃϩ ⲙ̀Ⲡϭⲟⲓⲥ ⲉ̀ϩ̀ⲣⲏⲓ ⲉ̀ϫⲱⲛ:</w:t>
            </w:r>
          </w:p>
          <w:p w14:paraId="5E6DBF93" w14:textId="77777777" w:rsidR="00B4739C" w:rsidRDefault="00B4739C" w:rsidP="00B4739C">
            <w:pPr>
              <w:pStyle w:val="CopticVersemulti-line"/>
            </w:pPr>
            <w:r>
              <w:t>ⲡⲁⲟ̄ⲥ̄ ⲛ̀ⲓⲱⲧ ⲁⲃⲃⲁ Ⲙⲁⲕⲁⲣⲓ</w:t>
            </w:r>
          </w:p>
          <w:p w14:paraId="335B41EB" w14:textId="77777777" w:rsidR="00B4739C" w:rsidRDefault="00B4739C" w:rsidP="00B4739C">
            <w:pPr>
              <w:pStyle w:val="CopticVersemulti-line"/>
            </w:pPr>
            <w:r>
              <w:t>ⲛⲉⲙ ⲛⲉⲕϣⲏⲣⲓ ⲛ̀ⲥⲧⲁⲩⲣⲟⲫⲟⲣⲟⲥ:</w:t>
            </w:r>
          </w:p>
          <w:p w14:paraId="4EFCB434" w14:textId="77777777" w:rsidR="00B4739C" w:rsidRDefault="00B4739C" w:rsidP="00365B9E">
            <w:pPr>
              <w:pStyle w:val="CopticHangingVerse"/>
            </w:pPr>
            <w:r>
              <w:t>ⲛ̀ⲧⲉϥⲭⲁ ⲛⲉⲛⲛⲟⲃⲓ ⲛⲁⲛ ⲉ̀ⲃⲟⲗ.</w:t>
            </w:r>
          </w:p>
        </w:tc>
      </w:tr>
    </w:tbl>
    <w:p w14:paraId="65224A86" w14:textId="77777777" w:rsidR="00495F1A" w:rsidRDefault="00C30529" w:rsidP="00495F1A">
      <w:pPr>
        <w:pStyle w:val="Heading3"/>
      </w:pPr>
      <w:bookmarkStart w:id="1533" w:name="_Toc448227574"/>
      <w:r>
        <w:t xml:space="preserve">March 25 / Phamenoth 29: </w:t>
      </w:r>
      <w:r w:rsidR="00495F1A">
        <w:t>Annunciation</w:t>
      </w:r>
      <w:bookmarkEnd w:id="1518"/>
      <w:bookmarkEnd w:id="1519"/>
      <w:bookmarkEnd w:id="1520"/>
      <w:bookmarkEnd w:id="1533"/>
    </w:p>
    <w:p w14:paraId="2B8989CB" w14:textId="77777777" w:rsidR="004246C3" w:rsidRDefault="004246C3" w:rsidP="004246C3">
      <w:pPr>
        <w:pStyle w:val="Heading4"/>
      </w:pPr>
      <w:bookmarkStart w:id="1534" w:name="_Ref434477856"/>
      <w:r>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46C3" w14:paraId="5F03379B" w14:textId="77777777" w:rsidTr="004246C3">
        <w:trPr>
          <w:cantSplit/>
          <w:jc w:val="center"/>
        </w:trPr>
        <w:tc>
          <w:tcPr>
            <w:tcW w:w="288" w:type="dxa"/>
          </w:tcPr>
          <w:p w14:paraId="56780E1B" w14:textId="77777777" w:rsidR="004246C3" w:rsidRDefault="004246C3" w:rsidP="004246C3">
            <w:pPr>
              <w:pStyle w:val="CopticCross"/>
            </w:pPr>
          </w:p>
        </w:tc>
        <w:tc>
          <w:tcPr>
            <w:tcW w:w="3960" w:type="dxa"/>
          </w:tcPr>
          <w:p w14:paraId="56C20816" w14:textId="77777777" w:rsidR="004246C3" w:rsidRDefault="004246C3" w:rsidP="004246C3">
            <w:pPr>
              <w:pStyle w:val="EngHang"/>
            </w:pPr>
            <w:r>
              <w:t>Hail to Gabriel</w:t>
            </w:r>
          </w:p>
          <w:p w14:paraId="6CBD0B82" w14:textId="77777777" w:rsidR="004246C3" w:rsidRDefault="004246C3" w:rsidP="004246C3">
            <w:pPr>
              <w:pStyle w:val="EngHang"/>
            </w:pPr>
            <w:r>
              <w:t>The Great Archangel,</w:t>
            </w:r>
          </w:p>
          <w:p w14:paraId="2B6F5A10" w14:textId="77777777" w:rsidR="004246C3" w:rsidRDefault="004246C3" w:rsidP="004246C3">
            <w:pPr>
              <w:pStyle w:val="EngHang"/>
            </w:pPr>
            <w:r>
              <w:t>Hail to he who brought Good News</w:t>
            </w:r>
          </w:p>
          <w:p w14:paraId="69DED793" w14:textId="77777777" w:rsidR="004246C3" w:rsidRDefault="004246C3" w:rsidP="004246C3">
            <w:pPr>
              <w:pStyle w:val="EngHangEnd"/>
            </w:pPr>
            <w:r>
              <w:t>To the Virgin Mary.</w:t>
            </w:r>
          </w:p>
        </w:tc>
        <w:tc>
          <w:tcPr>
            <w:tcW w:w="288" w:type="dxa"/>
          </w:tcPr>
          <w:p w14:paraId="25011259" w14:textId="77777777" w:rsidR="004246C3" w:rsidRDefault="004246C3" w:rsidP="004246C3"/>
        </w:tc>
        <w:tc>
          <w:tcPr>
            <w:tcW w:w="288" w:type="dxa"/>
          </w:tcPr>
          <w:p w14:paraId="3529A20C" w14:textId="77777777" w:rsidR="004246C3" w:rsidRDefault="004246C3" w:rsidP="004246C3">
            <w:pPr>
              <w:pStyle w:val="CopticCross"/>
            </w:pPr>
          </w:p>
        </w:tc>
        <w:tc>
          <w:tcPr>
            <w:tcW w:w="3960" w:type="dxa"/>
          </w:tcPr>
          <w:p w14:paraId="193A654D" w14:textId="77777777" w:rsidR="004246C3" w:rsidRDefault="004246C3" w:rsidP="004246C3">
            <w:pPr>
              <w:pStyle w:val="CopticVersemulti-line"/>
            </w:pPr>
            <w:r>
              <w:t>Ⲭⲉⲣⲉ Ⲅⲁⲃⲣⲓⲏⲗ:</w:t>
            </w:r>
          </w:p>
          <w:p w14:paraId="704D04A0" w14:textId="77777777" w:rsidR="004246C3" w:rsidRDefault="004246C3" w:rsidP="004246C3">
            <w:pPr>
              <w:pStyle w:val="CopticVersemulti-line"/>
            </w:pPr>
            <w:r>
              <w:t>ⲡⲓⲛⲓϣϯ ⲛ̀ⲁⲣⲭⲏⲁⲅⲅⲉⲗⲟⲥ:</w:t>
            </w:r>
          </w:p>
          <w:p w14:paraId="55B75D2B" w14:textId="77777777" w:rsidR="004246C3" w:rsidRDefault="004246C3" w:rsidP="004246C3">
            <w:pPr>
              <w:pStyle w:val="CopticVersemulti-line"/>
            </w:pPr>
            <w:r>
              <w:t>ⲭⲉⲣⲉ ⲫⲏⲉⲧⲁϥϩⲓϣⲉⲛⲛⲟⲩϥⲓ:</w:t>
            </w:r>
          </w:p>
          <w:p w14:paraId="767E1BF3" w14:textId="77777777" w:rsidR="004246C3" w:rsidRPr="00C35319" w:rsidRDefault="004246C3" w:rsidP="004246C3">
            <w:pPr>
              <w:pStyle w:val="CopticHangingVerse"/>
            </w:pPr>
            <w:r>
              <w:t>ⲙ̀Ⲙⲁⲣⲓⲁ ϯⲡⲁⲣⲑⲉⲛⲟⲥ.</w:t>
            </w:r>
          </w:p>
        </w:tc>
      </w:tr>
      <w:tr w:rsidR="004246C3" w14:paraId="28565AE2" w14:textId="77777777" w:rsidTr="004246C3">
        <w:trPr>
          <w:cantSplit/>
          <w:jc w:val="center"/>
        </w:trPr>
        <w:tc>
          <w:tcPr>
            <w:tcW w:w="288" w:type="dxa"/>
          </w:tcPr>
          <w:p w14:paraId="197918BE" w14:textId="77777777" w:rsidR="004246C3" w:rsidRDefault="004246C3" w:rsidP="004246C3">
            <w:pPr>
              <w:pStyle w:val="CopticCross"/>
            </w:pPr>
          </w:p>
        </w:tc>
        <w:tc>
          <w:tcPr>
            <w:tcW w:w="3960" w:type="dxa"/>
          </w:tcPr>
          <w:p w14:paraId="55B6E5EC" w14:textId="77777777" w:rsidR="004246C3" w:rsidRDefault="004246C3" w:rsidP="004246C3">
            <w:pPr>
              <w:pStyle w:val="EngHang"/>
            </w:pPr>
            <w:r>
              <w:t>Hail to you who has found grace,</w:t>
            </w:r>
          </w:p>
          <w:p w14:paraId="649F71B6" w14:textId="77777777" w:rsidR="004246C3" w:rsidRDefault="004246C3" w:rsidP="004246C3">
            <w:pPr>
              <w:pStyle w:val="EngHang"/>
            </w:pPr>
            <w:r>
              <w:t>The Lord is with you;</w:t>
            </w:r>
          </w:p>
          <w:p w14:paraId="53DA514C" w14:textId="77777777" w:rsidR="004246C3" w:rsidRDefault="004246C3" w:rsidP="004246C3">
            <w:pPr>
              <w:pStyle w:val="EngHang"/>
            </w:pPr>
            <w:r>
              <w:t>Hail to you who accepted</w:t>
            </w:r>
          </w:p>
          <w:p w14:paraId="796DA5F3" w14:textId="77777777" w:rsidR="004246C3" w:rsidRDefault="004246C3" w:rsidP="004246C3">
            <w:pPr>
              <w:pStyle w:val="EngHangEnd"/>
            </w:pPr>
            <w:r>
              <w:t>The joy of the world from the angel.</w:t>
            </w:r>
          </w:p>
        </w:tc>
        <w:tc>
          <w:tcPr>
            <w:tcW w:w="288" w:type="dxa"/>
          </w:tcPr>
          <w:p w14:paraId="7E845735" w14:textId="77777777" w:rsidR="004246C3" w:rsidRDefault="004246C3" w:rsidP="004246C3"/>
        </w:tc>
        <w:tc>
          <w:tcPr>
            <w:tcW w:w="288" w:type="dxa"/>
          </w:tcPr>
          <w:p w14:paraId="361276E1" w14:textId="77777777" w:rsidR="004246C3" w:rsidRDefault="004246C3" w:rsidP="004246C3">
            <w:pPr>
              <w:pStyle w:val="CopticCross"/>
            </w:pPr>
          </w:p>
        </w:tc>
        <w:tc>
          <w:tcPr>
            <w:tcW w:w="3960" w:type="dxa"/>
          </w:tcPr>
          <w:p w14:paraId="7D675B7E" w14:textId="77777777" w:rsidR="004246C3" w:rsidRDefault="004246C3" w:rsidP="004246C3">
            <w:pPr>
              <w:pStyle w:val="CopticVersemulti-line"/>
            </w:pPr>
            <w:r>
              <w:t>Ⲭⲉⲣⲉ ⲑⲏⲉⲧⲁⲥϫⲉⲙ ϩ̀ⲙⲟⲧ Ⲡⲟⲥ ⲛⲉⲙⲉ:</w:t>
            </w:r>
          </w:p>
          <w:p w14:paraId="012DF51A" w14:textId="77777777" w:rsidR="004246C3" w:rsidRDefault="004246C3" w:rsidP="004246C3">
            <w:pPr>
              <w:pStyle w:val="CopticVersemulti-line"/>
            </w:pPr>
            <w:r>
              <w:t>ⲭⲉⲣⲉ ⲑⲏⲉⲧⲁⲥϭⲓ:</w:t>
            </w:r>
          </w:p>
          <w:p w14:paraId="5B209187" w14:textId="77777777" w:rsidR="004246C3" w:rsidRDefault="004246C3" w:rsidP="004246C3">
            <w:pPr>
              <w:pStyle w:val="CopticVersemulti-line"/>
            </w:pPr>
            <w:r>
              <w:t>ⲛ̀ⲧⲉⲛ ⲛⲓⲁⲅⲅⲉⲗⲟⲥ:</w:t>
            </w:r>
          </w:p>
          <w:p w14:paraId="0B7BD2E5" w14:textId="77777777" w:rsidR="004246C3" w:rsidRDefault="004246C3" w:rsidP="004246C3">
            <w:pPr>
              <w:pStyle w:val="CopticHangingVerse"/>
            </w:pPr>
            <w:r>
              <w:t>ⲙ̀ⲫ̀ⲣⲁϣⲓ ⲙ̀ⲡⲓⲕⲟⲥⲙⲟⲥ.</w:t>
            </w:r>
          </w:p>
        </w:tc>
      </w:tr>
      <w:tr w:rsidR="004246C3" w14:paraId="783EBCEF" w14:textId="77777777" w:rsidTr="004246C3">
        <w:trPr>
          <w:cantSplit/>
          <w:jc w:val="center"/>
        </w:trPr>
        <w:tc>
          <w:tcPr>
            <w:tcW w:w="288" w:type="dxa"/>
          </w:tcPr>
          <w:p w14:paraId="13E952B7" w14:textId="77777777" w:rsidR="004246C3" w:rsidRDefault="004246C3" w:rsidP="004246C3">
            <w:pPr>
              <w:pStyle w:val="CopticCross"/>
            </w:pPr>
          </w:p>
        </w:tc>
        <w:tc>
          <w:tcPr>
            <w:tcW w:w="3960" w:type="dxa"/>
          </w:tcPr>
          <w:p w14:paraId="7916FC4F" w14:textId="77777777" w:rsidR="004246C3" w:rsidRDefault="004246C3" w:rsidP="004246C3">
            <w:pPr>
              <w:pStyle w:val="EngHang"/>
            </w:pPr>
            <w:r>
              <w:t>He bowed down the heaven of heavens,</w:t>
            </w:r>
          </w:p>
          <w:p w14:paraId="01DA6DFF" w14:textId="77777777" w:rsidR="004246C3" w:rsidRDefault="004246C3" w:rsidP="004246C3">
            <w:pPr>
              <w:pStyle w:val="EngHang"/>
            </w:pPr>
            <w:r>
              <w:t>He came to the womb of the virgin;</w:t>
            </w:r>
          </w:p>
          <w:p w14:paraId="33BA7687" w14:textId="77777777" w:rsidR="004246C3" w:rsidRDefault="004246C3" w:rsidP="004246C3">
            <w:pPr>
              <w:pStyle w:val="EngHang"/>
            </w:pPr>
            <w:r>
              <w:t>He became man like us,</w:t>
            </w:r>
          </w:p>
          <w:p w14:paraId="1361D6F0" w14:textId="77777777" w:rsidR="004246C3" w:rsidRDefault="004246C3" w:rsidP="004246C3">
            <w:pPr>
              <w:pStyle w:val="EngHangEnd"/>
            </w:pPr>
            <w:r>
              <w:t>Save for sin only.</w:t>
            </w:r>
          </w:p>
        </w:tc>
        <w:tc>
          <w:tcPr>
            <w:tcW w:w="288" w:type="dxa"/>
          </w:tcPr>
          <w:p w14:paraId="2B7F8104" w14:textId="77777777" w:rsidR="004246C3" w:rsidRDefault="004246C3" w:rsidP="004246C3"/>
        </w:tc>
        <w:tc>
          <w:tcPr>
            <w:tcW w:w="288" w:type="dxa"/>
          </w:tcPr>
          <w:p w14:paraId="55854966" w14:textId="77777777" w:rsidR="004246C3" w:rsidRDefault="004246C3" w:rsidP="004246C3">
            <w:pPr>
              <w:pStyle w:val="CopticCross"/>
            </w:pPr>
          </w:p>
        </w:tc>
        <w:tc>
          <w:tcPr>
            <w:tcW w:w="3960" w:type="dxa"/>
          </w:tcPr>
          <w:p w14:paraId="755DAAD0" w14:textId="77777777" w:rsidR="004246C3" w:rsidRDefault="004246C3" w:rsidP="004246C3">
            <w:pPr>
              <w:pStyle w:val="CopticVersemulti-line"/>
            </w:pPr>
            <w:r>
              <w:t>Ⲁⲣⲉⲕ ⲛⲓⲫⲏⲟⲩ̀ ⲛ̀ⲧⲉ ⲛⲓⲫⲏⲉⲟⲩⲓ̀:</w:t>
            </w:r>
          </w:p>
          <w:p w14:paraId="256EE8D2" w14:textId="77777777" w:rsidR="004246C3" w:rsidRDefault="004246C3" w:rsidP="004246C3">
            <w:pPr>
              <w:pStyle w:val="CopticVersemulti-line"/>
            </w:pPr>
            <w:r>
              <w:t>ⲁϥⲓ̀ ⲉ̀ⲑ̀ⲙⲏⲧⲣⲁ ⲛ̀ϯⲡⲁⲣⲑⲉⲛⲟⲥ:</w:t>
            </w:r>
          </w:p>
          <w:p w14:paraId="2AE6927D" w14:textId="77777777" w:rsidR="004246C3" w:rsidRDefault="004246C3" w:rsidP="004246C3">
            <w:pPr>
              <w:pStyle w:val="CopticVersemulti-line"/>
            </w:pPr>
            <w:r>
              <w:t>ⲁϥⲉⲣⲣⲱⲙⲓ ⲙ̀ⲡⲉⲛⲣⲏϯ:</w:t>
            </w:r>
          </w:p>
          <w:p w14:paraId="6A8E82D9" w14:textId="77777777" w:rsidR="004246C3" w:rsidRDefault="004246C3" w:rsidP="004246C3">
            <w:pPr>
              <w:pStyle w:val="CopticHangingVerse"/>
            </w:pPr>
            <w:r>
              <w:t>ϣⲁⲧⲉⲛ ⲫ̀ⲛⲟⲃⲓ ⲙ̀ⲙⲁⲩⲁⲧϥ.</w:t>
            </w:r>
          </w:p>
        </w:tc>
      </w:tr>
    </w:tbl>
    <w:p w14:paraId="6F91E2E0" w14:textId="7B86D903" w:rsidR="00C30529" w:rsidRDefault="00C30529" w:rsidP="00C30529">
      <w:pPr>
        <w:pStyle w:val="Heading4"/>
      </w:pPr>
      <w:r>
        <w:t>The Doxology</w:t>
      </w:r>
      <w:r w:rsidR="00E21EA3">
        <w:t xml:space="preserve"> for the Annunciation</w:t>
      </w:r>
      <w:bookmarkEnd w:id="15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5A641543" w14:textId="77777777" w:rsidTr="00124408">
        <w:trPr>
          <w:cantSplit/>
          <w:jc w:val="center"/>
        </w:trPr>
        <w:tc>
          <w:tcPr>
            <w:tcW w:w="288" w:type="dxa"/>
          </w:tcPr>
          <w:p w14:paraId="4AB9904E" w14:textId="77777777" w:rsidR="008D6DBB" w:rsidRDefault="008D6DBB" w:rsidP="00124408">
            <w:pPr>
              <w:pStyle w:val="CopticCross"/>
            </w:pPr>
          </w:p>
        </w:tc>
        <w:tc>
          <w:tcPr>
            <w:tcW w:w="3960" w:type="dxa"/>
          </w:tcPr>
          <w:p w14:paraId="4BE1CD96" w14:textId="77777777" w:rsidR="008D6DBB" w:rsidRDefault="008D6DBB" w:rsidP="008D6DBB">
            <w:pPr>
              <w:pStyle w:val="EngHang"/>
            </w:pPr>
            <w:r>
              <w:t>The Father looked from heaven</w:t>
            </w:r>
          </w:p>
          <w:p w14:paraId="3098D7BF" w14:textId="77777777" w:rsidR="008D6DBB" w:rsidRDefault="008D6DBB" w:rsidP="008D6DBB">
            <w:pPr>
              <w:pStyle w:val="EngHang"/>
            </w:pPr>
            <w:r>
              <w:t>Upon the inhabitants of the earth</w:t>
            </w:r>
          </w:p>
          <w:p w14:paraId="72999592" w14:textId="77777777" w:rsidR="008D6DBB" w:rsidRDefault="008D6DBB" w:rsidP="008D6DBB">
            <w:pPr>
              <w:pStyle w:val="EngHang"/>
            </w:pPr>
            <w:r>
              <w:t>And found no one to resemble</w:t>
            </w:r>
          </w:p>
          <w:p w14:paraId="090C046B" w14:textId="77777777" w:rsidR="008D6DBB" w:rsidRDefault="008D6DBB" w:rsidP="008D6DBB">
            <w:pPr>
              <w:pStyle w:val="EngHangEnd"/>
            </w:pPr>
            <w:r>
              <w:t>The Virgin Mary.</w:t>
            </w:r>
          </w:p>
        </w:tc>
        <w:tc>
          <w:tcPr>
            <w:tcW w:w="288" w:type="dxa"/>
          </w:tcPr>
          <w:p w14:paraId="2D123272" w14:textId="77777777" w:rsidR="008D6DBB" w:rsidRDefault="008D6DBB" w:rsidP="00124408"/>
        </w:tc>
        <w:tc>
          <w:tcPr>
            <w:tcW w:w="288" w:type="dxa"/>
          </w:tcPr>
          <w:p w14:paraId="2E261462" w14:textId="77777777" w:rsidR="008D6DBB" w:rsidRDefault="008D6DBB" w:rsidP="00124408">
            <w:pPr>
              <w:pStyle w:val="CopticCross"/>
            </w:pPr>
          </w:p>
        </w:tc>
        <w:tc>
          <w:tcPr>
            <w:tcW w:w="3960" w:type="dxa"/>
          </w:tcPr>
          <w:p w14:paraId="05E8CCB2" w14:textId="77777777" w:rsidR="008D6DBB" w:rsidRDefault="008D6DBB" w:rsidP="008D6DBB">
            <w:pPr>
              <w:pStyle w:val="CopticVersemulti-line"/>
            </w:pPr>
            <w:r>
              <w:t>Ⲁⲫⲓⲱⲧ ϫⲟⲩϣⲧ ⲉ̀ⲃⲟⲗ ϧⲉⲛ ⲧ̀ⲫⲉ:</w:t>
            </w:r>
          </w:p>
          <w:p w14:paraId="4F017B04" w14:textId="77777777" w:rsidR="008D6DBB" w:rsidRDefault="008D6DBB" w:rsidP="008D6DBB">
            <w:pPr>
              <w:pStyle w:val="CopticVersemulti-line"/>
            </w:pPr>
            <w:r>
              <w:t>ⲉ̀ϫⲉⲛ ⲛⲏⲉⲧϣⲟⲡ ϩⲓϫⲉⲛ ⲡⲓⲕⲁⲏⲓ:</w:t>
            </w:r>
          </w:p>
          <w:p w14:paraId="06D924B2" w14:textId="77777777" w:rsidR="008D6DBB" w:rsidRDefault="008D6DBB" w:rsidP="008D6DBB">
            <w:pPr>
              <w:pStyle w:val="CopticVersemulti-line"/>
            </w:pPr>
            <w:r>
              <w:t>ⲙ̀ⲡⲉϥϫⲉⲙ ⲫⲏⲉⲧⲟ̀ⲛⲓ ⲙ̀ⲙⲟⲥ:</w:t>
            </w:r>
          </w:p>
          <w:p w14:paraId="536164C7" w14:textId="77777777" w:rsidR="008D6DBB" w:rsidRPr="00C35319" w:rsidRDefault="008D6DBB" w:rsidP="008D6DBB">
            <w:pPr>
              <w:pStyle w:val="CopticHangingVerse"/>
            </w:pPr>
            <w:r>
              <w:t>ⲙ̀Ⲙⲁⲣⲓⲁ ϯⲡⲁⲣⲑⲉⲛⲟⲥ.</w:t>
            </w:r>
          </w:p>
        </w:tc>
      </w:tr>
      <w:tr w:rsidR="008D6DBB" w14:paraId="4F448DDC" w14:textId="77777777" w:rsidTr="00124408">
        <w:trPr>
          <w:cantSplit/>
          <w:jc w:val="center"/>
        </w:trPr>
        <w:tc>
          <w:tcPr>
            <w:tcW w:w="288" w:type="dxa"/>
          </w:tcPr>
          <w:p w14:paraId="4C90858E" w14:textId="77777777" w:rsidR="008D6DBB" w:rsidRDefault="008D6DBB" w:rsidP="00124408">
            <w:pPr>
              <w:pStyle w:val="CopticCross"/>
            </w:pPr>
            <w:r w:rsidRPr="00FB5ACB">
              <w:t>¿</w:t>
            </w:r>
          </w:p>
        </w:tc>
        <w:tc>
          <w:tcPr>
            <w:tcW w:w="3960" w:type="dxa"/>
          </w:tcPr>
          <w:p w14:paraId="5F6066BC" w14:textId="77777777" w:rsidR="008D6DBB" w:rsidRDefault="008D6DBB" w:rsidP="008D6DBB">
            <w:pPr>
              <w:pStyle w:val="EngHang"/>
            </w:pPr>
            <w:r>
              <w:t>He the great Archangel</w:t>
            </w:r>
          </w:p>
          <w:p w14:paraId="10522573" w14:textId="77777777" w:rsidR="008D6DBB" w:rsidRDefault="008D6DBB" w:rsidP="008D6DBB">
            <w:pPr>
              <w:pStyle w:val="EngHang"/>
            </w:pPr>
            <w:r>
              <w:t>Gabriel to her.</w:t>
            </w:r>
          </w:p>
          <w:p w14:paraId="3A735683" w14:textId="77777777" w:rsidR="008D6DBB" w:rsidRDefault="008D6DBB" w:rsidP="008D6DBB">
            <w:pPr>
              <w:pStyle w:val="EngHang"/>
            </w:pPr>
            <w:r>
              <w:t>He evangelized her,</w:t>
            </w:r>
          </w:p>
          <w:p w14:paraId="75CAC018" w14:textId="77777777" w:rsidR="008D6DBB" w:rsidRDefault="008D6DBB" w:rsidP="008D6DBB">
            <w:pPr>
              <w:pStyle w:val="EngHangEnd"/>
            </w:pPr>
            <w:r>
              <w:t>Joyfully proclaiming,</w:t>
            </w:r>
          </w:p>
        </w:tc>
        <w:tc>
          <w:tcPr>
            <w:tcW w:w="288" w:type="dxa"/>
          </w:tcPr>
          <w:p w14:paraId="7E38571F" w14:textId="77777777" w:rsidR="008D6DBB" w:rsidRDefault="008D6DBB" w:rsidP="00124408"/>
        </w:tc>
        <w:tc>
          <w:tcPr>
            <w:tcW w:w="288" w:type="dxa"/>
          </w:tcPr>
          <w:p w14:paraId="52732A96" w14:textId="77777777" w:rsidR="008D6DBB" w:rsidRDefault="008D6DBB" w:rsidP="00124408">
            <w:pPr>
              <w:pStyle w:val="CopticCross"/>
            </w:pPr>
            <w:r w:rsidRPr="00FB5ACB">
              <w:t>¿</w:t>
            </w:r>
          </w:p>
        </w:tc>
        <w:tc>
          <w:tcPr>
            <w:tcW w:w="3960" w:type="dxa"/>
          </w:tcPr>
          <w:p w14:paraId="27358CBE" w14:textId="77777777" w:rsidR="008D6DBB" w:rsidRDefault="008D6DBB" w:rsidP="008D6DBB">
            <w:pPr>
              <w:pStyle w:val="CopticVersemulti-line"/>
            </w:pPr>
            <w:r>
              <w:t>Ⲁϥⲟⲩⲱⲣⲡ ϣⲁⲣⲟⲥ ⲛ̀Ⲅⲁⲃⲣⲓⲏⲗ:</w:t>
            </w:r>
          </w:p>
          <w:p w14:paraId="4C651D1B" w14:textId="77777777" w:rsidR="008D6DBB" w:rsidRDefault="008D6DBB" w:rsidP="008D6DBB">
            <w:pPr>
              <w:pStyle w:val="CopticVersemulti-line"/>
            </w:pPr>
            <w:r>
              <w:t>ⲡⲓⲛⲓϣϯ ⲛ̀ⲁⲣⲝⲏⲁⲅⲅⲉⲗⲟⲥ:</w:t>
            </w:r>
          </w:p>
          <w:p w14:paraId="5E1A649B" w14:textId="77777777" w:rsidR="008D6DBB" w:rsidRDefault="008D6DBB" w:rsidP="008D6DBB">
            <w:pPr>
              <w:pStyle w:val="CopticVersemulti-line"/>
            </w:pPr>
            <w:r>
              <w:t>ⲁϥϩⲓϣⲉⲛⲛⲟⲩϥⲓ ⲛⲁⲥ ⲛ̀ⲟⲩⲣⲁϣⲓ:</w:t>
            </w:r>
          </w:p>
          <w:p w14:paraId="3592794F" w14:textId="77777777" w:rsidR="008D6DBB" w:rsidRDefault="008D6DBB" w:rsidP="008D6DBB">
            <w:pPr>
              <w:pStyle w:val="CopticHangingVerse"/>
            </w:pPr>
            <w:r>
              <w:t>ⲙ̀ⲡⲁⲓⲣⲏϯ ⲉϥϫⲱ ⲙ̀ⲙⲟⲥ.</w:t>
            </w:r>
          </w:p>
        </w:tc>
      </w:tr>
      <w:tr w:rsidR="008D6DBB" w14:paraId="4ADDA0AC" w14:textId="77777777" w:rsidTr="00124408">
        <w:trPr>
          <w:cantSplit/>
          <w:jc w:val="center"/>
        </w:trPr>
        <w:tc>
          <w:tcPr>
            <w:tcW w:w="288" w:type="dxa"/>
          </w:tcPr>
          <w:p w14:paraId="140319AD" w14:textId="77777777" w:rsidR="008D6DBB" w:rsidRDefault="008D6DBB" w:rsidP="00124408">
            <w:pPr>
              <w:pStyle w:val="CopticCross"/>
            </w:pPr>
          </w:p>
        </w:tc>
        <w:tc>
          <w:tcPr>
            <w:tcW w:w="3960" w:type="dxa"/>
          </w:tcPr>
          <w:p w14:paraId="55FCB2C6" w14:textId="77777777" w:rsidR="008D6DBB" w:rsidRDefault="008D6DBB" w:rsidP="008D6DBB">
            <w:pPr>
              <w:pStyle w:val="EngHang"/>
            </w:pPr>
            <w:r>
              <w:t>“Hail to you, O full of grace:</w:t>
            </w:r>
          </w:p>
          <w:p w14:paraId="5A634738" w14:textId="77777777" w:rsidR="008D6DBB" w:rsidRDefault="008D6DBB" w:rsidP="008D6DBB">
            <w:pPr>
              <w:pStyle w:val="EngHang"/>
            </w:pPr>
            <w:r>
              <w:t>The Lord is with you.</w:t>
            </w:r>
          </w:p>
          <w:p w14:paraId="2DB021C3" w14:textId="77777777" w:rsidR="008D6DBB" w:rsidRDefault="008D6DBB" w:rsidP="008D6DBB">
            <w:pPr>
              <w:pStyle w:val="EngHang"/>
            </w:pPr>
            <w:r>
              <w:t>You have found grace</w:t>
            </w:r>
          </w:p>
          <w:p w14:paraId="590BF753" w14:textId="77777777" w:rsidR="008D6DBB" w:rsidRDefault="008D6DBB" w:rsidP="008D6DBB">
            <w:pPr>
              <w:pStyle w:val="EngHangEnd"/>
            </w:pPr>
            <w:r>
              <w:t>With God the Father.</w:t>
            </w:r>
          </w:p>
        </w:tc>
        <w:tc>
          <w:tcPr>
            <w:tcW w:w="288" w:type="dxa"/>
          </w:tcPr>
          <w:p w14:paraId="3B1C21EA" w14:textId="77777777" w:rsidR="008D6DBB" w:rsidRDefault="008D6DBB" w:rsidP="00124408"/>
        </w:tc>
        <w:tc>
          <w:tcPr>
            <w:tcW w:w="288" w:type="dxa"/>
          </w:tcPr>
          <w:p w14:paraId="414DE407" w14:textId="77777777" w:rsidR="008D6DBB" w:rsidRDefault="008D6DBB" w:rsidP="00124408">
            <w:pPr>
              <w:pStyle w:val="CopticCross"/>
            </w:pPr>
          </w:p>
        </w:tc>
        <w:tc>
          <w:tcPr>
            <w:tcW w:w="3960" w:type="dxa"/>
          </w:tcPr>
          <w:p w14:paraId="6431A819" w14:textId="77777777" w:rsidR="008D6DBB" w:rsidRDefault="008D6DBB" w:rsidP="008D6DBB">
            <w:pPr>
              <w:pStyle w:val="CopticVersemulti-line"/>
            </w:pPr>
            <w:r>
              <w:t>Ⲭⲉⲣⲉ ⲑⲏⲉⲑⲙⲉϩ ⲛ̀ϩ̀ⲙⲟⲧ:</w:t>
            </w:r>
          </w:p>
          <w:p w14:paraId="600AB2D4" w14:textId="77777777" w:rsidR="008D6DBB" w:rsidRDefault="008D6DBB" w:rsidP="008D6DBB">
            <w:pPr>
              <w:pStyle w:val="CopticVersemulti-line"/>
            </w:pPr>
            <w:r>
              <w:t>ⲟⲩⲟϩ Ⲡⲟ̄ⲥ̄ ϣⲟⲡ ⲛⲉⲙⲉ:</w:t>
            </w:r>
          </w:p>
          <w:p w14:paraId="157B5080" w14:textId="77777777" w:rsidR="008D6DBB" w:rsidRDefault="008D6DBB" w:rsidP="008D6DBB">
            <w:pPr>
              <w:pStyle w:val="CopticVersemulti-line"/>
            </w:pPr>
            <w:r>
              <w:t>ⲁ̀ⲣⲉϫⲓⲙⲓ ⲅⲁⲣ ⲛ̀ⲟⲩϩ̀ⲙⲟⲧ:</w:t>
            </w:r>
          </w:p>
          <w:p w14:paraId="36CBFE0A" w14:textId="77777777" w:rsidR="008D6DBB" w:rsidRDefault="008D6DBB" w:rsidP="008D6DBB">
            <w:pPr>
              <w:pStyle w:val="CopticHangingVerse"/>
            </w:pPr>
            <w:r>
              <w:t>ϧⲁⲧⲉⲛ Ⲫϯ Ⲫⲓⲱⲧ.</w:t>
            </w:r>
          </w:p>
        </w:tc>
      </w:tr>
      <w:tr w:rsidR="008D6DBB" w14:paraId="02DB5969" w14:textId="77777777" w:rsidTr="00124408">
        <w:trPr>
          <w:cantSplit/>
          <w:jc w:val="center"/>
        </w:trPr>
        <w:tc>
          <w:tcPr>
            <w:tcW w:w="288" w:type="dxa"/>
          </w:tcPr>
          <w:p w14:paraId="3369B490" w14:textId="77777777" w:rsidR="008D6DBB" w:rsidRDefault="008D6DBB" w:rsidP="00124408">
            <w:pPr>
              <w:pStyle w:val="CopticCross"/>
            </w:pPr>
            <w:r w:rsidRPr="00FB5ACB">
              <w:t>¿</w:t>
            </w:r>
          </w:p>
        </w:tc>
        <w:tc>
          <w:tcPr>
            <w:tcW w:w="3960" w:type="dxa"/>
          </w:tcPr>
          <w:p w14:paraId="7940B620" w14:textId="77777777" w:rsidR="008D6DBB" w:rsidRDefault="008D6DBB" w:rsidP="008D6DBB">
            <w:pPr>
              <w:pStyle w:val="EngHang"/>
            </w:pPr>
            <w:r>
              <w:t>Behold, you shall conceive</w:t>
            </w:r>
          </w:p>
          <w:p w14:paraId="4297E435" w14:textId="77777777" w:rsidR="008D6DBB" w:rsidRDefault="008D6DBB" w:rsidP="008D6DBB">
            <w:pPr>
              <w:pStyle w:val="EngHang"/>
            </w:pPr>
            <w:r>
              <w:t>And bring forth a son,</w:t>
            </w:r>
          </w:p>
          <w:p w14:paraId="581AA563" w14:textId="77777777" w:rsidR="008D6DBB" w:rsidRDefault="008D6DBB" w:rsidP="008D6DBB">
            <w:pPr>
              <w:pStyle w:val="EngHang"/>
            </w:pPr>
            <w:r>
              <w:t>And He shall be called Jesus,</w:t>
            </w:r>
          </w:p>
          <w:p w14:paraId="1147A288" w14:textId="77777777" w:rsidR="008D6DBB" w:rsidRDefault="008D6DBB" w:rsidP="008D6DBB">
            <w:pPr>
              <w:pStyle w:val="EngHangEnd"/>
            </w:pPr>
            <w:r>
              <w:t>The Son of the Most High.</w:t>
            </w:r>
          </w:p>
        </w:tc>
        <w:tc>
          <w:tcPr>
            <w:tcW w:w="288" w:type="dxa"/>
          </w:tcPr>
          <w:p w14:paraId="0432ED8A" w14:textId="77777777" w:rsidR="008D6DBB" w:rsidRDefault="008D6DBB" w:rsidP="00124408"/>
        </w:tc>
        <w:tc>
          <w:tcPr>
            <w:tcW w:w="288" w:type="dxa"/>
          </w:tcPr>
          <w:p w14:paraId="30CF681A" w14:textId="77777777" w:rsidR="008D6DBB" w:rsidRDefault="008D6DBB" w:rsidP="00124408">
            <w:pPr>
              <w:pStyle w:val="CopticCross"/>
            </w:pPr>
            <w:r w:rsidRPr="00FB5ACB">
              <w:t>¿</w:t>
            </w:r>
          </w:p>
        </w:tc>
        <w:tc>
          <w:tcPr>
            <w:tcW w:w="3960" w:type="dxa"/>
          </w:tcPr>
          <w:p w14:paraId="1FD9844A" w14:textId="77777777" w:rsidR="008D6DBB" w:rsidRDefault="008D6DBB" w:rsidP="008D6DBB">
            <w:pPr>
              <w:pStyle w:val="CopticVersemulti-line"/>
            </w:pPr>
            <w:r>
              <w:t>Ϩⲏⲡⲡⲉ ⲅⲁⲣ ⲧⲉⲣⲁⲉⲣⲃⲟⲕⲓ:</w:t>
            </w:r>
          </w:p>
          <w:p w14:paraId="76B4D25D" w14:textId="77777777" w:rsidR="008D6DBB" w:rsidRDefault="008D6DBB" w:rsidP="008D6DBB">
            <w:pPr>
              <w:pStyle w:val="CopticVersemulti-line"/>
            </w:pPr>
            <w:r>
              <w:t>ⲟⲩⲟϩ ⲛ̀ⲧⲉⲙⲓⲥⲓ ⲛ̀ⲟⲩϣⲏⲣⲓ:</w:t>
            </w:r>
          </w:p>
          <w:p w14:paraId="11F71E91" w14:textId="77777777" w:rsidR="008D6DBB" w:rsidRDefault="008D6DBB" w:rsidP="008D6DBB">
            <w:pPr>
              <w:pStyle w:val="CopticVersemulti-line"/>
            </w:pPr>
            <w:r>
              <w:t>ⲉⲩⲉⲙⲟⲩϯ ⲉ̀ⲡⲉϥⲣⲁⲛ ϫⲉ Ⲓⲏ̄ⲥ̄:</w:t>
            </w:r>
          </w:p>
          <w:p w14:paraId="505C5FFD" w14:textId="77777777" w:rsidR="008D6DBB" w:rsidRDefault="008D6DBB" w:rsidP="008D6DBB">
            <w:pPr>
              <w:pStyle w:val="CopticHangingVerse"/>
            </w:pPr>
            <w:r>
              <w:t>Ⲡϣⲏⲣⲓ ⲙ̀ⲫⲏⲉⲧϭⲟⲥⲓ.</w:t>
            </w:r>
          </w:p>
        </w:tc>
      </w:tr>
      <w:tr w:rsidR="008D6DBB" w14:paraId="011ADBD3" w14:textId="77777777" w:rsidTr="00124408">
        <w:trPr>
          <w:cantSplit/>
          <w:jc w:val="center"/>
        </w:trPr>
        <w:tc>
          <w:tcPr>
            <w:tcW w:w="288" w:type="dxa"/>
          </w:tcPr>
          <w:p w14:paraId="3401C539" w14:textId="77777777" w:rsidR="008D6DBB" w:rsidRDefault="008D6DBB" w:rsidP="00124408">
            <w:pPr>
              <w:pStyle w:val="CopticCross"/>
            </w:pPr>
          </w:p>
        </w:tc>
        <w:tc>
          <w:tcPr>
            <w:tcW w:w="3960" w:type="dxa"/>
          </w:tcPr>
          <w:p w14:paraId="42F7D867" w14:textId="77777777" w:rsidR="008D6DBB" w:rsidRDefault="008D6DBB" w:rsidP="008D6DBB">
            <w:pPr>
              <w:pStyle w:val="EngHang"/>
            </w:pPr>
            <w:r>
              <w:t>The Lord God will give to Him</w:t>
            </w:r>
          </w:p>
          <w:p w14:paraId="3935B6D8" w14:textId="77777777" w:rsidR="008D6DBB" w:rsidRDefault="008D6DBB" w:rsidP="008D6DBB">
            <w:pPr>
              <w:pStyle w:val="EngHang"/>
            </w:pPr>
            <w:r>
              <w:t>The throne of His father David.</w:t>
            </w:r>
          </w:p>
          <w:p w14:paraId="5CB444A0" w14:textId="77777777" w:rsidR="008D6DBB" w:rsidRDefault="008D6DBB" w:rsidP="008D6DBB">
            <w:pPr>
              <w:pStyle w:val="EngHang"/>
            </w:pPr>
            <w:r>
              <w:t>He will reign over the house of Judah</w:t>
            </w:r>
          </w:p>
          <w:p w14:paraId="0AB984E5" w14:textId="77777777" w:rsidR="008D6DBB" w:rsidRPr="00A40E4E" w:rsidRDefault="008D6DBB" w:rsidP="008D6DBB">
            <w:pPr>
              <w:pStyle w:val="EngHangEnd"/>
            </w:pPr>
            <w:r>
              <w:t xml:space="preserve">Forever and ever. </w:t>
            </w:r>
          </w:p>
        </w:tc>
        <w:tc>
          <w:tcPr>
            <w:tcW w:w="288" w:type="dxa"/>
          </w:tcPr>
          <w:p w14:paraId="0A2C05B5" w14:textId="77777777" w:rsidR="008D6DBB" w:rsidRDefault="008D6DBB" w:rsidP="00124408"/>
        </w:tc>
        <w:tc>
          <w:tcPr>
            <w:tcW w:w="288" w:type="dxa"/>
          </w:tcPr>
          <w:p w14:paraId="55E3B34A" w14:textId="77777777" w:rsidR="008D6DBB" w:rsidRDefault="008D6DBB" w:rsidP="00124408">
            <w:pPr>
              <w:pStyle w:val="CopticCross"/>
            </w:pPr>
          </w:p>
        </w:tc>
        <w:tc>
          <w:tcPr>
            <w:tcW w:w="3960" w:type="dxa"/>
          </w:tcPr>
          <w:p w14:paraId="1B62031D" w14:textId="77777777" w:rsidR="008D6DBB" w:rsidRDefault="008D6DBB" w:rsidP="008D6DBB">
            <w:pPr>
              <w:pStyle w:val="CopticVersemulti-line"/>
            </w:pPr>
            <w:r>
              <w:t>Ⲉϥⲉ̀ϯ ⲛⲁϥ ⲛ̀ϫⲉ Ⲡⲟ̄ⲥ̄ Ⲫϯ:</w:t>
            </w:r>
          </w:p>
          <w:p w14:paraId="1A1E3239" w14:textId="77777777" w:rsidR="008D6DBB" w:rsidRDefault="008D6DBB" w:rsidP="008D6DBB">
            <w:pPr>
              <w:pStyle w:val="CopticVersemulti-line"/>
            </w:pPr>
            <w:r>
              <w:t>ⲙ̀ⲡⲓⲑ̀ⲣⲟⲛⲟⲥ ⲛ̀ⲧⲉ Ⲇⲩⲓⲇ ⲡⲉϥⲓⲱⲧ:</w:t>
            </w:r>
          </w:p>
          <w:p w14:paraId="13798183" w14:textId="77777777" w:rsidR="008D6DBB" w:rsidRDefault="008D6DBB" w:rsidP="008D6DBB">
            <w:pPr>
              <w:pStyle w:val="CopticVersemulti-line"/>
            </w:pPr>
            <w:r>
              <w:t>ϥ̀ⲛⲁⲉ̀ⲣⲟⲩⲣⲟ ⲉ̀ϫⲉⲛ ⲡ̀ⲏⲓ ⲛ̀Ⲓⲁⲕⲱⲃ:</w:t>
            </w:r>
          </w:p>
          <w:p w14:paraId="376A3909" w14:textId="77777777" w:rsidR="008D6DBB" w:rsidRDefault="008D6DBB" w:rsidP="008D6DBB">
            <w:pPr>
              <w:pStyle w:val="CopticHangingVerse"/>
            </w:pPr>
            <w:r>
              <w:t>ϣⲁ ⲉ̀ⲛⲉϩ ⲛ̀ⲧⲉ ⲡⲓⲉ̀ⲛⲉϩ.</w:t>
            </w:r>
          </w:p>
        </w:tc>
      </w:tr>
      <w:tr w:rsidR="008D6DBB" w14:paraId="1D72FC7E" w14:textId="77777777" w:rsidTr="00124408">
        <w:trPr>
          <w:cantSplit/>
          <w:jc w:val="center"/>
        </w:trPr>
        <w:tc>
          <w:tcPr>
            <w:tcW w:w="288" w:type="dxa"/>
          </w:tcPr>
          <w:p w14:paraId="7E6FE10D" w14:textId="77777777" w:rsidR="008D6DBB" w:rsidRDefault="008D6DBB" w:rsidP="00124408">
            <w:pPr>
              <w:pStyle w:val="CopticCross"/>
            </w:pPr>
            <w:r w:rsidRPr="00FB5ACB">
              <w:t>¿</w:t>
            </w:r>
          </w:p>
        </w:tc>
        <w:tc>
          <w:tcPr>
            <w:tcW w:w="3960" w:type="dxa"/>
          </w:tcPr>
          <w:p w14:paraId="2519A0CB" w14:textId="77777777" w:rsidR="008D6DBB" w:rsidRDefault="008D6DBB" w:rsidP="008D6DBB">
            <w:pPr>
              <w:pStyle w:val="EngHang"/>
            </w:pPr>
            <w:r>
              <w:t>And His eternal Kingdom</w:t>
            </w:r>
          </w:p>
          <w:p w14:paraId="633A4E81" w14:textId="77777777" w:rsidR="008D6DBB" w:rsidRDefault="008D6DBB" w:rsidP="008D6DBB">
            <w:pPr>
              <w:pStyle w:val="EngHang"/>
            </w:pPr>
            <w:r>
              <w:t>Will have no end,</w:t>
            </w:r>
          </w:p>
          <w:p w14:paraId="4EE2A4FF" w14:textId="77777777" w:rsidR="008D6DBB" w:rsidRDefault="008D6DBB" w:rsidP="008D6DBB">
            <w:pPr>
              <w:pStyle w:val="EngHang"/>
            </w:pPr>
            <w:r>
              <w:t>And after you bring Him forth</w:t>
            </w:r>
          </w:p>
          <w:p w14:paraId="67E0A752" w14:textId="77777777" w:rsidR="008D6DBB" w:rsidRDefault="008D6DBB" w:rsidP="008D6DBB">
            <w:pPr>
              <w:pStyle w:val="EngHangEnd"/>
            </w:pPr>
            <w:r>
              <w:t>You will remain a virgin.”</w:t>
            </w:r>
          </w:p>
        </w:tc>
        <w:tc>
          <w:tcPr>
            <w:tcW w:w="288" w:type="dxa"/>
          </w:tcPr>
          <w:p w14:paraId="307FE914" w14:textId="77777777" w:rsidR="008D6DBB" w:rsidRDefault="008D6DBB" w:rsidP="00124408"/>
        </w:tc>
        <w:tc>
          <w:tcPr>
            <w:tcW w:w="288" w:type="dxa"/>
          </w:tcPr>
          <w:p w14:paraId="361D7A82" w14:textId="77777777" w:rsidR="008D6DBB" w:rsidRDefault="008D6DBB" w:rsidP="00124408">
            <w:pPr>
              <w:pStyle w:val="CopticCross"/>
            </w:pPr>
            <w:r w:rsidRPr="00FB5ACB">
              <w:t>¿</w:t>
            </w:r>
          </w:p>
        </w:tc>
        <w:tc>
          <w:tcPr>
            <w:tcW w:w="3960" w:type="dxa"/>
          </w:tcPr>
          <w:p w14:paraId="23F1A9B1" w14:textId="77777777" w:rsidR="008D6DBB" w:rsidRDefault="008D6DBB" w:rsidP="008D6DBB">
            <w:pPr>
              <w:pStyle w:val="CopticVersemulti-line"/>
            </w:pPr>
            <w:r>
              <w:t>Ⲟⲟⲩϩ ⲛ̀ⲛⲉ ϧⲁⲉ̀:</w:t>
            </w:r>
          </w:p>
          <w:p w14:paraId="0907A453" w14:textId="77777777" w:rsidR="008D6DBB" w:rsidRDefault="008D6DBB" w:rsidP="008D6DBB">
            <w:pPr>
              <w:pStyle w:val="CopticVersemulti-line"/>
            </w:pPr>
            <w:r>
              <w:t>Ϣⲱⲡⲓ ⲛ̀ⲧⲉ ⲧⲉϥⲙⲉⲧⲟⲩⲣⲟ:</w:t>
            </w:r>
          </w:p>
          <w:p w14:paraId="0537C066" w14:textId="77777777" w:rsidR="008D6DBB" w:rsidRDefault="008D6DBB" w:rsidP="008D6DBB">
            <w:pPr>
              <w:pStyle w:val="CopticVersemulti-line"/>
            </w:pPr>
            <w:r>
              <w:t>ⲟⲩⲟϩ ⲙⲉⲛⲉⲛⲥⲁ ⲑ̀ⲣⲉⲙⲁⲥϥ:</w:t>
            </w:r>
          </w:p>
          <w:p w14:paraId="46DCBE07" w14:textId="77777777" w:rsidR="008D6DBB" w:rsidRDefault="008D6DBB" w:rsidP="008D6DBB">
            <w:pPr>
              <w:pStyle w:val="CopticHangingVerse"/>
            </w:pPr>
            <w:r>
              <w:t>ⲉ̀ⲣⲉⲟ̀ϩⲓ ⲉ̀ⲣⲉⲟⲓ ⲙ̀ⲡⲁⲣⲑⲉⲛⲟⲥ.</w:t>
            </w:r>
          </w:p>
        </w:tc>
      </w:tr>
      <w:tr w:rsidR="008D6DBB" w14:paraId="35F4E1EB" w14:textId="77777777" w:rsidTr="00124408">
        <w:trPr>
          <w:cantSplit/>
          <w:jc w:val="center"/>
        </w:trPr>
        <w:tc>
          <w:tcPr>
            <w:tcW w:w="288" w:type="dxa"/>
          </w:tcPr>
          <w:p w14:paraId="5F4D4177" w14:textId="77777777" w:rsidR="008D6DBB" w:rsidRDefault="008D6DBB" w:rsidP="00124408">
            <w:pPr>
              <w:pStyle w:val="CopticCross"/>
            </w:pPr>
          </w:p>
        </w:tc>
        <w:tc>
          <w:tcPr>
            <w:tcW w:w="3960" w:type="dxa"/>
          </w:tcPr>
          <w:p w14:paraId="31D56E50" w14:textId="77777777" w:rsidR="008D6DBB" w:rsidRDefault="008D6DBB" w:rsidP="008D6DBB">
            <w:pPr>
              <w:pStyle w:val="EngHang"/>
            </w:pPr>
            <w:r>
              <w:t>The Virgin Mary answered,</w:t>
            </w:r>
          </w:p>
          <w:p w14:paraId="63F5C51B" w14:textId="77777777" w:rsidR="008D6DBB" w:rsidRDefault="008D6DBB" w:rsidP="008D6DBB">
            <w:pPr>
              <w:pStyle w:val="EngHang"/>
            </w:pPr>
            <w:r>
              <w:t>“I am the handmaid of the Lord,</w:t>
            </w:r>
          </w:p>
          <w:p w14:paraId="6697990A" w14:textId="77777777" w:rsidR="008D6DBB" w:rsidRDefault="008D6DBB" w:rsidP="008D6DBB">
            <w:pPr>
              <w:pStyle w:val="EngHang"/>
            </w:pPr>
            <w:r>
              <w:t>Be it to me according to your word”,</w:t>
            </w:r>
          </w:p>
          <w:p w14:paraId="60D6F49D" w14:textId="77777777" w:rsidR="008D6DBB" w:rsidRDefault="008D6DBB" w:rsidP="008D6DBB">
            <w:pPr>
              <w:pStyle w:val="EngHangEnd"/>
            </w:pPr>
            <w:r>
              <w:t>And the angel departed.</w:t>
            </w:r>
          </w:p>
        </w:tc>
        <w:tc>
          <w:tcPr>
            <w:tcW w:w="288" w:type="dxa"/>
          </w:tcPr>
          <w:p w14:paraId="31731F06" w14:textId="77777777" w:rsidR="008D6DBB" w:rsidRDefault="008D6DBB" w:rsidP="00124408"/>
        </w:tc>
        <w:tc>
          <w:tcPr>
            <w:tcW w:w="288" w:type="dxa"/>
          </w:tcPr>
          <w:p w14:paraId="287A09EA" w14:textId="77777777" w:rsidR="008D6DBB" w:rsidRDefault="008D6DBB" w:rsidP="00124408">
            <w:pPr>
              <w:pStyle w:val="CopticCross"/>
            </w:pPr>
          </w:p>
        </w:tc>
        <w:tc>
          <w:tcPr>
            <w:tcW w:w="3960" w:type="dxa"/>
          </w:tcPr>
          <w:p w14:paraId="6CDB1C96" w14:textId="77777777" w:rsidR="008D6DBB" w:rsidRDefault="008D6DBB" w:rsidP="008D6DBB">
            <w:pPr>
              <w:pStyle w:val="CopticVersemulti-line"/>
            </w:pPr>
            <w:r>
              <w:t>Ⲡⲉϫⲉ Ⲙⲁⲣⲓⲁ̀ ϯⲡⲁⲣⲑⲉⲟⲛⲥ:</w:t>
            </w:r>
          </w:p>
          <w:p w14:paraId="2CE4AABE" w14:textId="77777777" w:rsidR="008D6DBB" w:rsidRDefault="008D6DBB" w:rsidP="008D6DBB">
            <w:pPr>
              <w:pStyle w:val="CopticVersemulti-line"/>
            </w:pPr>
            <w:r>
              <w:t>Ϫⲉ ⲁ̀ⲛⲟⲕ ⲓⲥ ϯⲃⲱⲕⲓ ⲛ̀ⲧⲉ Ⲡⲟ̄ⲥ̄:</w:t>
            </w:r>
          </w:p>
          <w:p w14:paraId="5B77056D" w14:textId="77777777" w:rsidR="008D6DBB" w:rsidRDefault="008D6DBB" w:rsidP="008D6DBB">
            <w:pPr>
              <w:pStyle w:val="CopticVersemulti-line"/>
            </w:pPr>
            <w:r>
              <w:t>ⲉⲥⲉ̀ϣⲱⲡⲓ ⲕⲁⲧⲁ ⲡⲉⲕⲥⲁϫⲓ:</w:t>
            </w:r>
          </w:p>
          <w:p w14:paraId="00180E9A" w14:textId="77777777" w:rsidR="008D6DBB" w:rsidRDefault="008D6DBB" w:rsidP="008D6DBB">
            <w:pPr>
              <w:pStyle w:val="CopticHangingVerse"/>
            </w:pPr>
            <w:r>
              <w:t>ⲁϥϣⲉⲛⲁϥ ⲉ̀ⲃⲟⲗ ⲛ̀ϫⲉ ⲡⲓⲁ̀ⲅⲅⲉⲗⲟⲥ.</w:t>
            </w:r>
          </w:p>
        </w:tc>
      </w:tr>
      <w:tr w:rsidR="008D6DBB" w14:paraId="19CF2632" w14:textId="77777777" w:rsidTr="00124408">
        <w:trPr>
          <w:cantSplit/>
          <w:jc w:val="center"/>
        </w:trPr>
        <w:tc>
          <w:tcPr>
            <w:tcW w:w="288" w:type="dxa"/>
          </w:tcPr>
          <w:p w14:paraId="0E8BC227" w14:textId="77777777" w:rsidR="008D6DBB" w:rsidRDefault="008D6DBB" w:rsidP="00124408">
            <w:pPr>
              <w:pStyle w:val="CopticCross"/>
            </w:pPr>
            <w:r w:rsidRPr="00FB5ACB">
              <w:t>¿</w:t>
            </w:r>
          </w:p>
        </w:tc>
        <w:tc>
          <w:tcPr>
            <w:tcW w:w="3960" w:type="dxa"/>
          </w:tcPr>
          <w:p w14:paraId="22A401C0" w14:textId="77777777" w:rsidR="008D6DBB" w:rsidRDefault="008D6DBB" w:rsidP="008D6DBB">
            <w:pPr>
              <w:pStyle w:val="EngHang"/>
            </w:pPr>
            <w:r>
              <w:t>We worship You, O Christ,</w:t>
            </w:r>
          </w:p>
          <w:p w14:paraId="08E3E358" w14:textId="77777777" w:rsidR="008D6DBB" w:rsidRDefault="008D6DBB" w:rsidP="008D6DBB">
            <w:pPr>
              <w:pStyle w:val="EngHang"/>
            </w:pPr>
            <w:r>
              <w:t>For You have loved our race,</w:t>
            </w:r>
          </w:p>
          <w:p w14:paraId="29954A1D" w14:textId="77777777" w:rsidR="008D6DBB" w:rsidRDefault="008D6DBB" w:rsidP="008D6DBB">
            <w:pPr>
              <w:pStyle w:val="EngHang"/>
            </w:pPr>
            <w:r>
              <w:t>And came to the womb of the Virgin,</w:t>
            </w:r>
          </w:p>
          <w:p w14:paraId="5F48F547" w14:textId="77777777" w:rsidR="008D6DBB" w:rsidRDefault="008D6DBB" w:rsidP="008D6DBB">
            <w:pPr>
              <w:pStyle w:val="EngHangEnd"/>
            </w:pPr>
            <w:r>
              <w:t>And were incarnate of her.</w:t>
            </w:r>
          </w:p>
        </w:tc>
        <w:tc>
          <w:tcPr>
            <w:tcW w:w="288" w:type="dxa"/>
          </w:tcPr>
          <w:p w14:paraId="0CF68E38" w14:textId="77777777" w:rsidR="008D6DBB" w:rsidRDefault="008D6DBB" w:rsidP="00124408"/>
        </w:tc>
        <w:tc>
          <w:tcPr>
            <w:tcW w:w="288" w:type="dxa"/>
          </w:tcPr>
          <w:p w14:paraId="69BAC39F" w14:textId="77777777" w:rsidR="008D6DBB" w:rsidRDefault="008D6DBB" w:rsidP="00124408">
            <w:pPr>
              <w:pStyle w:val="CopticCross"/>
            </w:pPr>
            <w:r w:rsidRPr="00FB5ACB">
              <w:t>¿</w:t>
            </w:r>
          </w:p>
        </w:tc>
        <w:tc>
          <w:tcPr>
            <w:tcW w:w="3960" w:type="dxa"/>
          </w:tcPr>
          <w:p w14:paraId="3CEF9D54" w14:textId="77777777" w:rsidR="008D6DBB" w:rsidRDefault="008D6DBB" w:rsidP="008D6DBB">
            <w:pPr>
              <w:pStyle w:val="CopticVersemulti-line"/>
            </w:pPr>
            <w:r>
              <w:t>Ⲧⲉⲛⲟⲩⲱϣⲧ ⲙ̀ⲙⲟⲕ ⲱ̀ Ⲡⲭ̄ⲥ̄:</w:t>
            </w:r>
          </w:p>
          <w:p w14:paraId="4F736EF0" w14:textId="77777777" w:rsidR="008D6DBB" w:rsidRDefault="008D6DBB" w:rsidP="008D6DBB">
            <w:pPr>
              <w:pStyle w:val="CopticVersemulti-line"/>
            </w:pPr>
            <w:r>
              <w:t>ⲫⲏⲉⲧⲁⲕⲙⲁⲓ ⲙ̀ⲡⲉⲛⲅⲉⲛⲟⲥ:</w:t>
            </w:r>
          </w:p>
          <w:p w14:paraId="1A73DBB6" w14:textId="77777777" w:rsidR="008D6DBB" w:rsidRDefault="008D6DBB" w:rsidP="008D6DBB">
            <w:pPr>
              <w:pStyle w:val="CopticVersemulti-line"/>
            </w:pPr>
            <w:r>
              <w:t>ⲁⲕⲓ̀ ⲉ̀ⲑ̀ⲙⲏⲧⲣⲁ ⲛ̀ϯⲡⲁⲣⲑⲉⲛⲟⲥ:</w:t>
            </w:r>
          </w:p>
          <w:p w14:paraId="69C08585" w14:textId="77777777" w:rsidR="008D6DBB" w:rsidRDefault="008D6DBB" w:rsidP="008D6DBB">
            <w:pPr>
              <w:pStyle w:val="CopticHangingVerse"/>
            </w:pPr>
            <w:r>
              <w:t>ⲁⲕϭⲓⲥⲁⲣⲝ ⲉ̀ⲃⲟⲗ ⲛ̀ϧⲏⲧⲥ.</w:t>
            </w:r>
          </w:p>
        </w:tc>
      </w:tr>
      <w:tr w:rsidR="008D6DBB" w14:paraId="7695B23C" w14:textId="77777777" w:rsidTr="00124408">
        <w:trPr>
          <w:cantSplit/>
          <w:jc w:val="center"/>
        </w:trPr>
        <w:tc>
          <w:tcPr>
            <w:tcW w:w="288" w:type="dxa"/>
          </w:tcPr>
          <w:p w14:paraId="3AF90EB3" w14:textId="77777777" w:rsidR="008D6DBB" w:rsidRPr="00FB5ACB" w:rsidRDefault="008D6DBB" w:rsidP="00124408">
            <w:pPr>
              <w:pStyle w:val="CopticCross"/>
            </w:pPr>
          </w:p>
        </w:tc>
        <w:tc>
          <w:tcPr>
            <w:tcW w:w="3960" w:type="dxa"/>
          </w:tcPr>
          <w:p w14:paraId="7FB5CE40" w14:textId="77777777" w:rsidR="008D6DBB" w:rsidRDefault="008D6DBB" w:rsidP="008D6DBB">
            <w:pPr>
              <w:pStyle w:val="EngHang"/>
            </w:pPr>
            <w:r>
              <w:t>We praise and glorify You,</w:t>
            </w:r>
          </w:p>
          <w:p w14:paraId="7CB67CA9" w14:textId="77777777" w:rsidR="008D6DBB" w:rsidRDefault="008D6DBB" w:rsidP="008D6DBB">
            <w:pPr>
              <w:pStyle w:val="EngHang"/>
            </w:pPr>
            <w:r>
              <w:t>And exalt You above all,</w:t>
            </w:r>
          </w:p>
          <w:p w14:paraId="7FD952B5" w14:textId="77777777" w:rsidR="008D6DBB" w:rsidRDefault="008D6DBB" w:rsidP="008D6DBB">
            <w:pPr>
              <w:pStyle w:val="EngHang"/>
            </w:pPr>
            <w:r>
              <w:t>As a Good One and a lover of mankind,</w:t>
            </w:r>
          </w:p>
          <w:p w14:paraId="4F46D892" w14:textId="77777777" w:rsidR="008D6DBB" w:rsidRDefault="008D6DBB" w:rsidP="008D6DBB">
            <w:pPr>
              <w:pStyle w:val="EngHangEnd"/>
            </w:pPr>
            <w:r>
              <w:t>Have mercy on us according to Your great mercy.</w:t>
            </w:r>
          </w:p>
        </w:tc>
        <w:tc>
          <w:tcPr>
            <w:tcW w:w="288" w:type="dxa"/>
          </w:tcPr>
          <w:p w14:paraId="6BEF4BC0" w14:textId="77777777" w:rsidR="008D6DBB" w:rsidRDefault="008D6DBB" w:rsidP="00124408"/>
        </w:tc>
        <w:tc>
          <w:tcPr>
            <w:tcW w:w="288" w:type="dxa"/>
          </w:tcPr>
          <w:p w14:paraId="563A0879" w14:textId="77777777" w:rsidR="008D6DBB" w:rsidRPr="00FB5ACB" w:rsidRDefault="008D6DBB" w:rsidP="00124408">
            <w:pPr>
              <w:pStyle w:val="CopticCross"/>
            </w:pPr>
          </w:p>
        </w:tc>
        <w:tc>
          <w:tcPr>
            <w:tcW w:w="3960" w:type="dxa"/>
          </w:tcPr>
          <w:p w14:paraId="0B63F063" w14:textId="77777777" w:rsidR="008D6DBB" w:rsidRDefault="008D6DBB" w:rsidP="008D6DBB">
            <w:pPr>
              <w:pStyle w:val="CopticVersemulti-line"/>
            </w:pPr>
            <w:r>
              <w:t>Ⲧⲉⲛϩⲱⲥ ⲉ̀ⲣⲟⲕ ⲧⲉⲛϯⲱⲟⲩ ⲛⲁⲕ:</w:t>
            </w:r>
          </w:p>
          <w:p w14:paraId="1409C50F" w14:textId="77777777" w:rsidR="008D6DBB" w:rsidRDefault="008D6DBB" w:rsidP="008D6DBB">
            <w:pPr>
              <w:pStyle w:val="CopticVersemulti-line"/>
            </w:pPr>
            <w:r>
              <w:t>ⲧⲉⲛⲉⲣϩⲟⲩⲟ̀ ϭⲓⲥⲓ ⲙ̀ⲙⲟⲕ:</w:t>
            </w:r>
          </w:p>
          <w:p w14:paraId="55D981AD" w14:textId="77777777" w:rsidR="008D6DBB" w:rsidRDefault="008D6DBB" w:rsidP="008D6DBB">
            <w:pPr>
              <w:pStyle w:val="CopticVersemulti-line"/>
            </w:pPr>
            <w:r>
              <w:t>ϩⲱⲥ ⲁ̀ⲅⲁⲑⲟⲥ ⲟⲩⲟϩ ⲙ̀ⲙⲁⲓⲣⲱⲙⲓ:</w:t>
            </w:r>
          </w:p>
          <w:p w14:paraId="1450B0A7" w14:textId="77777777" w:rsidR="008D6DBB" w:rsidRDefault="008D6DBB" w:rsidP="008D6DBB">
            <w:pPr>
              <w:pStyle w:val="CopticHangingVerse"/>
            </w:pPr>
            <w:r>
              <w:t>ⲛⲁⲓ ⲛⲁⲛ ⲕⲁⲧⲁ ⲡⲉⲕⲛⲓϣϯ ⲛ̀ⲛⲁⲓ.</w:t>
            </w:r>
          </w:p>
        </w:tc>
      </w:tr>
    </w:tbl>
    <w:p w14:paraId="67E39125" w14:textId="77777777" w:rsidR="00751E7F" w:rsidRDefault="00751E7F" w:rsidP="00751E7F">
      <w:pPr>
        <w:pStyle w:val="Heading4"/>
      </w:pPr>
      <w:bookmarkStart w:id="1535" w:name="_Ref434475566"/>
      <w:bookmarkStart w:id="1536" w:name="_Toc410196214"/>
      <w:bookmarkStart w:id="1537" w:name="_Toc410196456"/>
      <w:bookmarkStart w:id="1538" w:name="_Toc410196958"/>
      <w:r>
        <w:t>The Psali Adam</w:t>
      </w:r>
      <w:r w:rsidR="006C1B94">
        <w:t xml:space="preserve"> for Annunciation</w:t>
      </w:r>
      <w:bookmarkEnd w:id="15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51E7F" w14:paraId="0E506BC0" w14:textId="77777777" w:rsidTr="00416092">
        <w:trPr>
          <w:cantSplit/>
          <w:jc w:val="center"/>
        </w:trPr>
        <w:tc>
          <w:tcPr>
            <w:tcW w:w="288" w:type="dxa"/>
          </w:tcPr>
          <w:p w14:paraId="20442145" w14:textId="77777777" w:rsidR="00751E7F" w:rsidRDefault="00751E7F" w:rsidP="00416092">
            <w:pPr>
              <w:pStyle w:val="CopticCross"/>
            </w:pPr>
          </w:p>
        </w:tc>
        <w:tc>
          <w:tcPr>
            <w:tcW w:w="3960" w:type="dxa"/>
          </w:tcPr>
          <w:p w14:paraId="70BD0BF6" w14:textId="77777777" w:rsidR="00751E7F" w:rsidRDefault="00751E7F" w:rsidP="00751E7F">
            <w:pPr>
              <w:pStyle w:val="EngHang"/>
            </w:pPr>
            <w:r>
              <w:t>I have hoped in You,</w:t>
            </w:r>
          </w:p>
          <w:p w14:paraId="1F80C98A" w14:textId="77777777" w:rsidR="00751E7F" w:rsidRDefault="00751E7F" w:rsidP="00751E7F">
            <w:pPr>
              <w:pStyle w:val="EngHang"/>
            </w:pPr>
            <w:r>
              <w:t>O Jesus Christ, the Son of God.</w:t>
            </w:r>
          </w:p>
          <w:p w14:paraId="2AC07FA3" w14:textId="77777777" w:rsidR="00751E7F" w:rsidRDefault="00751E7F" w:rsidP="00751E7F">
            <w:pPr>
              <w:pStyle w:val="EngHang"/>
            </w:pPr>
            <w:r>
              <w:t>I have sinned, forgive me,</w:t>
            </w:r>
          </w:p>
          <w:p w14:paraId="35ED5526" w14:textId="77777777" w:rsidR="00751E7F" w:rsidRDefault="00751E7F" w:rsidP="00751E7F">
            <w:pPr>
              <w:pStyle w:val="EngHangEnd"/>
            </w:pPr>
            <w:r>
              <w:t>For the sake of the Mother of God.</w:t>
            </w:r>
          </w:p>
        </w:tc>
        <w:tc>
          <w:tcPr>
            <w:tcW w:w="288" w:type="dxa"/>
          </w:tcPr>
          <w:p w14:paraId="6CE870D6" w14:textId="77777777" w:rsidR="00751E7F" w:rsidRDefault="00751E7F" w:rsidP="00416092"/>
        </w:tc>
        <w:tc>
          <w:tcPr>
            <w:tcW w:w="288" w:type="dxa"/>
          </w:tcPr>
          <w:p w14:paraId="2C3DC05F" w14:textId="77777777" w:rsidR="00751E7F" w:rsidRDefault="00751E7F" w:rsidP="00416092">
            <w:pPr>
              <w:pStyle w:val="CopticCross"/>
            </w:pPr>
          </w:p>
        </w:tc>
        <w:tc>
          <w:tcPr>
            <w:tcW w:w="3960" w:type="dxa"/>
          </w:tcPr>
          <w:p w14:paraId="5809D573" w14:textId="77777777" w:rsidR="00751E7F" w:rsidRDefault="00751E7F" w:rsidP="00751E7F">
            <w:pPr>
              <w:pStyle w:val="CopticVersemulti-line"/>
            </w:pPr>
            <w:r>
              <w:t>Ⲁⲓⲉⲣϩⲉⲗⲡⲓⲥ ⲉ̀ⲣⲟⲕ:</w:t>
            </w:r>
          </w:p>
          <w:p w14:paraId="0C4E8DEC" w14:textId="77777777" w:rsidR="00751E7F" w:rsidRDefault="00751E7F" w:rsidP="00751E7F">
            <w:pPr>
              <w:pStyle w:val="CopticVersemulti-line"/>
            </w:pPr>
            <w:r>
              <w:t>ⲱ̀ Ⲓⲏ̄ⲥ̄ Ⲡⲭ̄ⲥ̄ ⲡ̀ϣⲏⲣⲓ ⲙ̀Ⲫϯ:</w:t>
            </w:r>
          </w:p>
          <w:p w14:paraId="3CA754DA" w14:textId="77777777" w:rsidR="00751E7F" w:rsidRDefault="00751E7F" w:rsidP="00751E7F">
            <w:pPr>
              <w:pStyle w:val="CopticVersemulti-line"/>
            </w:pPr>
            <w:r>
              <w:t>ⲁⲓⲉⲣⲛⲟⲃⲓ ⲉ̀ⲣⲟⲕ:</w:t>
            </w:r>
          </w:p>
          <w:p w14:paraId="7A6EF8EC" w14:textId="77777777" w:rsidR="00751E7F" w:rsidRPr="00C35319" w:rsidRDefault="00751E7F" w:rsidP="00751E7F">
            <w:pPr>
              <w:pStyle w:val="CopticHangingVerse"/>
            </w:pPr>
            <w:r>
              <w:t>ⲭⲱ ⲛⲏⲓ ⲉ̀ⲃⲟⲗ ⲉⲑⲃⲉ ϯⲙⲁⲥⲛⲟⲩϯ.</w:t>
            </w:r>
          </w:p>
        </w:tc>
      </w:tr>
      <w:tr w:rsidR="00751E7F" w14:paraId="3088FB70" w14:textId="77777777" w:rsidTr="00416092">
        <w:trPr>
          <w:cantSplit/>
          <w:jc w:val="center"/>
        </w:trPr>
        <w:tc>
          <w:tcPr>
            <w:tcW w:w="288" w:type="dxa"/>
          </w:tcPr>
          <w:p w14:paraId="3E425B86" w14:textId="77777777" w:rsidR="00751E7F" w:rsidRDefault="00751E7F" w:rsidP="00416092">
            <w:pPr>
              <w:pStyle w:val="CopticCross"/>
            </w:pPr>
          </w:p>
        </w:tc>
        <w:tc>
          <w:tcPr>
            <w:tcW w:w="3960" w:type="dxa"/>
          </w:tcPr>
          <w:p w14:paraId="12BDF50E" w14:textId="77777777" w:rsidR="00751E7F" w:rsidRDefault="00751E7F" w:rsidP="00751E7F">
            <w:pPr>
              <w:pStyle w:val="EngHang"/>
            </w:pPr>
            <w:r>
              <w:t>Loosen unto me,</w:t>
            </w:r>
          </w:p>
          <w:p w14:paraId="1C6ED79B" w14:textId="77777777" w:rsidR="00751E7F" w:rsidRDefault="00751E7F" w:rsidP="00751E7F">
            <w:pPr>
              <w:pStyle w:val="EngHang"/>
            </w:pPr>
            <w:r>
              <w:t>The works of my sins.</w:t>
            </w:r>
          </w:p>
          <w:p w14:paraId="63520DA7" w14:textId="77777777" w:rsidR="00751E7F" w:rsidRDefault="00751E7F" w:rsidP="00751E7F">
            <w:pPr>
              <w:pStyle w:val="EngHang"/>
            </w:pPr>
            <w:r>
              <w:t>Hide not Your face from me,</w:t>
            </w:r>
          </w:p>
          <w:p w14:paraId="5DE2B049" w14:textId="77777777" w:rsidR="00751E7F" w:rsidRDefault="00751E7F" w:rsidP="00751E7F">
            <w:pPr>
              <w:pStyle w:val="EngHangEnd"/>
            </w:pPr>
            <w:r>
              <w:t>O Christ, the Lover of mankind.</w:t>
            </w:r>
          </w:p>
        </w:tc>
        <w:tc>
          <w:tcPr>
            <w:tcW w:w="288" w:type="dxa"/>
          </w:tcPr>
          <w:p w14:paraId="5C91BA95" w14:textId="77777777" w:rsidR="00751E7F" w:rsidRDefault="00751E7F" w:rsidP="00416092"/>
        </w:tc>
        <w:tc>
          <w:tcPr>
            <w:tcW w:w="288" w:type="dxa"/>
          </w:tcPr>
          <w:p w14:paraId="5DAFCCB4" w14:textId="77777777" w:rsidR="00751E7F" w:rsidRDefault="00751E7F" w:rsidP="00416092">
            <w:pPr>
              <w:pStyle w:val="CopticCross"/>
            </w:pPr>
          </w:p>
        </w:tc>
        <w:tc>
          <w:tcPr>
            <w:tcW w:w="3960" w:type="dxa"/>
          </w:tcPr>
          <w:p w14:paraId="3C4D08C8" w14:textId="77777777" w:rsidR="00751E7F" w:rsidRDefault="00751E7F" w:rsidP="00751E7F">
            <w:pPr>
              <w:pStyle w:val="CopticVersemulti-line"/>
            </w:pPr>
            <w:r>
              <w:t>Ⲃⲱⲗ ⲉ̀ⲃⲟⲗ ϩⲁⲣⲟⲓ:</w:t>
            </w:r>
          </w:p>
          <w:p w14:paraId="7256B001" w14:textId="77777777" w:rsidR="00751E7F" w:rsidRDefault="00751E7F" w:rsidP="00751E7F">
            <w:pPr>
              <w:pStyle w:val="CopticVersemulti-line"/>
            </w:pPr>
            <w:r>
              <w:t>ⲛ̀ⲛⲓϩ̀ⲃⲏⲟⲩⲓ̀ ⲛ̀ⲧⲉ ⲛⲁⲛⲟⲃⲓ:</w:t>
            </w:r>
          </w:p>
          <w:p w14:paraId="02AAFDEB" w14:textId="77777777" w:rsidR="00751E7F" w:rsidRDefault="00751E7F" w:rsidP="00751E7F">
            <w:pPr>
              <w:pStyle w:val="CopticVersemulti-line"/>
            </w:pPr>
            <w:r>
              <w:t>ⲙ̀ⲡ̀ⲉⲣϩⲓ ⲡϩⲟ ⲙ̀ⲙⲟⲓ:</w:t>
            </w:r>
          </w:p>
          <w:p w14:paraId="74DBD50B" w14:textId="77777777" w:rsidR="00751E7F" w:rsidRDefault="00751E7F" w:rsidP="00751E7F">
            <w:pPr>
              <w:pStyle w:val="CopticHangingVerse"/>
            </w:pPr>
            <w:r>
              <w:t>ⲱ̀ Ⲡⲭ̄ⲥ̄ ⲡⲓⲙⲁⲓⲣⲱⲙⲓ.</w:t>
            </w:r>
          </w:p>
        </w:tc>
      </w:tr>
      <w:tr w:rsidR="00751E7F" w14:paraId="164EDA55" w14:textId="77777777" w:rsidTr="00416092">
        <w:trPr>
          <w:cantSplit/>
          <w:jc w:val="center"/>
        </w:trPr>
        <w:tc>
          <w:tcPr>
            <w:tcW w:w="288" w:type="dxa"/>
          </w:tcPr>
          <w:p w14:paraId="1222CC96" w14:textId="77777777" w:rsidR="00751E7F" w:rsidRDefault="00751E7F" w:rsidP="00416092">
            <w:pPr>
              <w:pStyle w:val="CopticCross"/>
            </w:pPr>
            <w:r w:rsidRPr="00FB5ACB">
              <w:t>¿</w:t>
            </w:r>
          </w:p>
        </w:tc>
        <w:tc>
          <w:tcPr>
            <w:tcW w:w="3960" w:type="dxa"/>
          </w:tcPr>
          <w:p w14:paraId="5C0F4240" w14:textId="77777777" w:rsidR="00751E7F" w:rsidRDefault="00751E7F" w:rsidP="00751E7F">
            <w:pPr>
              <w:pStyle w:val="EngHang"/>
            </w:pPr>
            <w:r>
              <w:t>For you have truly entered,</w:t>
            </w:r>
          </w:p>
          <w:p w14:paraId="506D6E16" w14:textId="77777777" w:rsidR="00751E7F" w:rsidRDefault="00751E7F" w:rsidP="00751E7F">
            <w:pPr>
              <w:pStyle w:val="EngHang"/>
            </w:pPr>
            <w:r>
              <w:t>The womb of the Virgin.</w:t>
            </w:r>
          </w:p>
          <w:p w14:paraId="11251DDC" w14:textId="77777777" w:rsidR="00751E7F" w:rsidRDefault="00751E7F" w:rsidP="00751E7F">
            <w:pPr>
              <w:pStyle w:val="EngHang"/>
            </w:pPr>
            <w:r>
              <w:t xml:space="preserve">You are the </w:t>
            </w:r>
            <w:commentRangeStart w:id="1539"/>
            <w:r>
              <w:t>Head</w:t>
            </w:r>
            <w:commentRangeEnd w:id="1539"/>
            <w:r>
              <w:rPr>
                <w:rStyle w:val="CommentReference"/>
              </w:rPr>
              <w:commentReference w:id="1539"/>
            </w:r>
            <w:r>
              <w:t>,</w:t>
            </w:r>
          </w:p>
          <w:p w14:paraId="57F7288F" w14:textId="77777777" w:rsidR="00751E7F" w:rsidRDefault="00751E7F" w:rsidP="00751E7F">
            <w:pPr>
              <w:pStyle w:val="EngHangEnd"/>
            </w:pPr>
            <w:r>
              <w:t>And the Creator.</w:t>
            </w:r>
          </w:p>
        </w:tc>
        <w:tc>
          <w:tcPr>
            <w:tcW w:w="288" w:type="dxa"/>
          </w:tcPr>
          <w:p w14:paraId="3FDBD329" w14:textId="77777777" w:rsidR="00751E7F" w:rsidRDefault="00751E7F" w:rsidP="00416092"/>
        </w:tc>
        <w:tc>
          <w:tcPr>
            <w:tcW w:w="288" w:type="dxa"/>
          </w:tcPr>
          <w:p w14:paraId="6F40A43C" w14:textId="77777777" w:rsidR="00751E7F" w:rsidRDefault="00751E7F" w:rsidP="00416092">
            <w:pPr>
              <w:pStyle w:val="CopticCross"/>
            </w:pPr>
            <w:r w:rsidRPr="00FB5ACB">
              <w:t>¿</w:t>
            </w:r>
          </w:p>
        </w:tc>
        <w:tc>
          <w:tcPr>
            <w:tcW w:w="3960" w:type="dxa"/>
          </w:tcPr>
          <w:p w14:paraId="1DE9718F" w14:textId="77777777" w:rsidR="00751E7F" w:rsidRDefault="00751E7F" w:rsidP="00751E7F">
            <w:pPr>
              <w:pStyle w:val="CopticVersemulti-line"/>
            </w:pPr>
            <w:r>
              <w:t>Ⲅⲉ ⲅⲁⲣ ⲛ̀ⲑⲟⲕ ⲁⲕⲓ̀:</w:t>
            </w:r>
          </w:p>
          <w:p w14:paraId="1FB633D2" w14:textId="77777777" w:rsidR="00751E7F" w:rsidRDefault="00751E7F" w:rsidP="00751E7F">
            <w:pPr>
              <w:pStyle w:val="CopticVersemulti-line"/>
            </w:pPr>
            <w:r>
              <w:t>ϧⲉⲛ ⲑ̀ⲛⲉϫⲓ ⲛ̀ϯⲡⲁⲣⲑⲉⲛⲟⲥ:</w:t>
            </w:r>
          </w:p>
          <w:p w14:paraId="2BEED3F6" w14:textId="77777777" w:rsidR="00751E7F" w:rsidRDefault="00751E7F" w:rsidP="00751E7F">
            <w:pPr>
              <w:pStyle w:val="CopticVersemulti-line"/>
            </w:pPr>
            <w:r>
              <w:t>ⲛ̀ⲑⲟⲕ ⲡⲉ ⲡ̀ⲁⲣⲭⲏ:</w:t>
            </w:r>
          </w:p>
          <w:p w14:paraId="04464196" w14:textId="77777777" w:rsidR="00751E7F" w:rsidRDefault="00751E7F" w:rsidP="00751E7F">
            <w:pPr>
              <w:pStyle w:val="CopticHangingVerse"/>
            </w:pPr>
            <w:r>
              <w:t>ⲟⲩⲟϩ ⲡⲓⲇⲏⲙⲓⲟⲩⲣⲅⲟⲥ.</w:t>
            </w:r>
          </w:p>
        </w:tc>
      </w:tr>
      <w:tr w:rsidR="00751E7F" w14:paraId="06DB4462" w14:textId="77777777" w:rsidTr="00416092">
        <w:trPr>
          <w:cantSplit/>
          <w:jc w:val="center"/>
        </w:trPr>
        <w:tc>
          <w:tcPr>
            <w:tcW w:w="288" w:type="dxa"/>
          </w:tcPr>
          <w:p w14:paraId="6A1AA340" w14:textId="77777777" w:rsidR="00751E7F" w:rsidRDefault="00751E7F" w:rsidP="00416092">
            <w:pPr>
              <w:pStyle w:val="CopticCross"/>
            </w:pPr>
            <w:r w:rsidRPr="00FB5ACB">
              <w:t>¿</w:t>
            </w:r>
          </w:p>
        </w:tc>
        <w:tc>
          <w:tcPr>
            <w:tcW w:w="3960" w:type="dxa"/>
          </w:tcPr>
          <w:p w14:paraId="1AF5CD2E" w14:textId="77777777" w:rsidR="00751E7F" w:rsidRDefault="00751E7F" w:rsidP="00751E7F">
            <w:pPr>
              <w:pStyle w:val="EngHang"/>
            </w:pPr>
            <w:r>
              <w:t>Truly Luke has</w:t>
            </w:r>
          </w:p>
          <w:p w14:paraId="62CD2C02" w14:textId="77777777" w:rsidR="00751E7F" w:rsidRDefault="00751E7F" w:rsidP="00751E7F">
            <w:pPr>
              <w:pStyle w:val="EngHang"/>
            </w:pPr>
            <w:r>
              <w:t>Taught us joyfully,</w:t>
            </w:r>
          </w:p>
          <w:p w14:paraId="741E41CF" w14:textId="77777777" w:rsidR="00751E7F" w:rsidRDefault="00751E7F" w:rsidP="00751E7F">
            <w:pPr>
              <w:pStyle w:val="EngHang"/>
            </w:pPr>
            <w:r>
              <w:t>Of the Mystery</w:t>
            </w:r>
          </w:p>
          <w:p w14:paraId="47CF906B" w14:textId="77777777" w:rsidR="00751E7F" w:rsidRDefault="00751E7F" w:rsidP="00751E7F">
            <w:pPr>
              <w:pStyle w:val="EngHangEnd"/>
            </w:pPr>
            <w:r>
              <w:t>Of Emmanuel.</w:t>
            </w:r>
          </w:p>
        </w:tc>
        <w:tc>
          <w:tcPr>
            <w:tcW w:w="288" w:type="dxa"/>
          </w:tcPr>
          <w:p w14:paraId="00E43A35" w14:textId="77777777" w:rsidR="00751E7F" w:rsidRDefault="00751E7F" w:rsidP="00416092"/>
        </w:tc>
        <w:tc>
          <w:tcPr>
            <w:tcW w:w="288" w:type="dxa"/>
          </w:tcPr>
          <w:p w14:paraId="4E99B4DB" w14:textId="77777777" w:rsidR="00751E7F" w:rsidRDefault="00751E7F" w:rsidP="00416092">
            <w:pPr>
              <w:pStyle w:val="CopticCross"/>
            </w:pPr>
            <w:r w:rsidRPr="00FB5ACB">
              <w:t>¿</w:t>
            </w:r>
          </w:p>
        </w:tc>
        <w:tc>
          <w:tcPr>
            <w:tcW w:w="3960" w:type="dxa"/>
          </w:tcPr>
          <w:p w14:paraId="79BC18D6" w14:textId="77777777" w:rsidR="00751E7F" w:rsidRDefault="00751E7F" w:rsidP="00751E7F">
            <w:pPr>
              <w:pStyle w:val="CopticVersemulti-line"/>
            </w:pPr>
            <w:r>
              <w:t>Ⲇⲓⲕⲉⲟⲥ ⲁϥⲧⲁⲙⲟⲛ:</w:t>
            </w:r>
          </w:p>
          <w:p w14:paraId="4011C8E5" w14:textId="77777777" w:rsidR="00751E7F" w:rsidRDefault="00751E7F" w:rsidP="00751E7F">
            <w:pPr>
              <w:pStyle w:val="CopticVersemulti-line"/>
            </w:pPr>
            <w:r>
              <w:t>Ⲗⲟⲩⲕⲁⲥ ϧⲉⲛ ⲟⲩⲑⲉⲗⲏⲗ:</w:t>
            </w:r>
          </w:p>
          <w:p w14:paraId="0554DC7A" w14:textId="77777777" w:rsidR="00751E7F" w:rsidRDefault="00751E7F" w:rsidP="00751E7F">
            <w:pPr>
              <w:pStyle w:val="CopticVersemulti-line"/>
            </w:pPr>
            <w:r>
              <w:t>ⲉⲑⲉ ⲡⲓⲙⲯⲥⲧⲏⲣⲓⲟⲛ:</w:t>
            </w:r>
          </w:p>
          <w:p w14:paraId="239ADB49" w14:textId="77777777" w:rsidR="00751E7F" w:rsidRDefault="00751E7F" w:rsidP="00751E7F">
            <w:pPr>
              <w:pStyle w:val="CopticHangingVerse"/>
            </w:pPr>
            <w:r>
              <w:t>ⲛ̀ⲧⲉ Ⲉⲙⲙⲁⲛⲟⲩⲏⲗ.</w:t>
            </w:r>
          </w:p>
        </w:tc>
      </w:tr>
      <w:tr w:rsidR="00751E7F" w14:paraId="7F98B4B4" w14:textId="77777777" w:rsidTr="00416092">
        <w:trPr>
          <w:cantSplit/>
          <w:jc w:val="center"/>
        </w:trPr>
        <w:tc>
          <w:tcPr>
            <w:tcW w:w="288" w:type="dxa"/>
          </w:tcPr>
          <w:p w14:paraId="24DB144F" w14:textId="77777777" w:rsidR="00751E7F" w:rsidRDefault="00751E7F" w:rsidP="00416092">
            <w:pPr>
              <w:pStyle w:val="CopticCross"/>
            </w:pPr>
          </w:p>
        </w:tc>
        <w:tc>
          <w:tcPr>
            <w:tcW w:w="3960" w:type="dxa"/>
          </w:tcPr>
          <w:p w14:paraId="03A6D0BA" w14:textId="77777777" w:rsidR="00751E7F" w:rsidRDefault="00751E7F" w:rsidP="00751E7F">
            <w:pPr>
              <w:pStyle w:val="EngHang"/>
            </w:pPr>
            <w:r>
              <w:t>Therefore he spoke</w:t>
            </w:r>
          </w:p>
          <w:p w14:paraId="31A221A0" w14:textId="77777777" w:rsidR="00751E7F" w:rsidRDefault="00751E7F" w:rsidP="00751E7F">
            <w:pPr>
              <w:pStyle w:val="EngHang"/>
            </w:pPr>
            <w:r>
              <w:t>Of the servant,</w:t>
            </w:r>
          </w:p>
          <w:p w14:paraId="33F0B77D" w14:textId="77777777" w:rsidR="00751E7F" w:rsidRDefault="00751E7F" w:rsidP="00751E7F">
            <w:pPr>
              <w:pStyle w:val="EngHang"/>
            </w:pPr>
            <w:r>
              <w:t>Gabriel the heavenly evangelist</w:t>
            </w:r>
          </w:p>
          <w:p w14:paraId="34BC1160" w14:textId="77777777" w:rsidR="00751E7F" w:rsidRDefault="00751E7F" w:rsidP="00751E7F">
            <w:pPr>
              <w:pStyle w:val="EngHangEnd"/>
            </w:pPr>
            <w:r>
              <w:t>Of the Virgin.</w:t>
            </w:r>
          </w:p>
        </w:tc>
        <w:tc>
          <w:tcPr>
            <w:tcW w:w="288" w:type="dxa"/>
          </w:tcPr>
          <w:p w14:paraId="2DF356FC" w14:textId="77777777" w:rsidR="00751E7F" w:rsidRDefault="00751E7F" w:rsidP="00416092"/>
        </w:tc>
        <w:tc>
          <w:tcPr>
            <w:tcW w:w="288" w:type="dxa"/>
          </w:tcPr>
          <w:p w14:paraId="6B5CC37B" w14:textId="77777777" w:rsidR="00751E7F" w:rsidRDefault="00751E7F" w:rsidP="00416092">
            <w:pPr>
              <w:pStyle w:val="CopticCross"/>
            </w:pPr>
          </w:p>
        </w:tc>
        <w:tc>
          <w:tcPr>
            <w:tcW w:w="3960" w:type="dxa"/>
          </w:tcPr>
          <w:p w14:paraId="60C43FE4" w14:textId="77777777" w:rsidR="00751E7F" w:rsidRDefault="00751E7F" w:rsidP="00751E7F">
            <w:pPr>
              <w:pStyle w:val="CopticVersemulti-line"/>
            </w:pPr>
            <w:r>
              <w:t>Ⲉⲑⲃⲉ ⲫⲁⲓ ⲁϥⲥⲁϫⲓ:</w:t>
            </w:r>
          </w:p>
          <w:p w14:paraId="63D3F18E" w14:textId="77777777" w:rsidR="00751E7F" w:rsidRDefault="00751E7F" w:rsidP="00751E7F">
            <w:pPr>
              <w:pStyle w:val="CopticVersemulti-line"/>
            </w:pPr>
            <w:r>
              <w:t>ⲉⲑⲃⲉ ⲡⲓⲗⲟⲩⲧⲟⲩⲣⲅⲟⲥ:</w:t>
            </w:r>
          </w:p>
          <w:p w14:paraId="54E6CBB9" w14:textId="77777777" w:rsidR="00751E7F" w:rsidRDefault="00751E7F" w:rsidP="00751E7F">
            <w:pPr>
              <w:pStyle w:val="CopticVersemulti-line"/>
            </w:pPr>
            <w:r>
              <w:t>Ⲅⲁⲃⲣⲓⲉⲗ ⲡⲓⲫⲁⲓϣⲉⲛⲛⲟⲩϥⲓ:</w:t>
            </w:r>
          </w:p>
          <w:p w14:paraId="35224AB4" w14:textId="77777777" w:rsidR="00751E7F" w:rsidRDefault="00751E7F" w:rsidP="00751E7F">
            <w:pPr>
              <w:pStyle w:val="CopticHangingVerse"/>
            </w:pPr>
            <w:r>
              <w:t>ⲉ̀ϫⲉⲛ ϯⲡⲁⲣⲑⲉⲛⲟⲥ.</w:t>
            </w:r>
          </w:p>
        </w:tc>
      </w:tr>
      <w:tr w:rsidR="00751E7F" w14:paraId="0CBCB4CC" w14:textId="77777777" w:rsidTr="00416092">
        <w:trPr>
          <w:cantSplit/>
          <w:jc w:val="center"/>
        </w:trPr>
        <w:tc>
          <w:tcPr>
            <w:tcW w:w="288" w:type="dxa"/>
          </w:tcPr>
          <w:p w14:paraId="20594B03" w14:textId="77777777" w:rsidR="00751E7F" w:rsidRDefault="00751E7F" w:rsidP="00416092">
            <w:pPr>
              <w:pStyle w:val="CopticCross"/>
            </w:pPr>
          </w:p>
        </w:tc>
        <w:tc>
          <w:tcPr>
            <w:tcW w:w="3960" w:type="dxa"/>
          </w:tcPr>
          <w:p w14:paraId="1C9F820A" w14:textId="77777777" w:rsidR="00751E7F" w:rsidRDefault="00751E7F" w:rsidP="00751E7F">
            <w:pPr>
              <w:pStyle w:val="EngHang"/>
            </w:pPr>
            <w:r>
              <w:t>Truly he spoke</w:t>
            </w:r>
          </w:p>
          <w:p w14:paraId="2E4C8C35" w14:textId="77777777" w:rsidR="00751E7F" w:rsidRDefault="00751E7F" w:rsidP="00751E7F">
            <w:pPr>
              <w:pStyle w:val="EngHang"/>
            </w:pPr>
            <w:r>
              <w:t>With her, saying,</w:t>
            </w:r>
          </w:p>
          <w:p w14:paraId="49AB872C" w14:textId="77777777" w:rsidR="00751E7F" w:rsidRDefault="00751E7F" w:rsidP="00751E7F">
            <w:pPr>
              <w:pStyle w:val="EngHang"/>
            </w:pPr>
            <w:r>
              <w:t>“Hail to you o full of grace,”</w:t>
            </w:r>
          </w:p>
          <w:p w14:paraId="546D8C7C" w14:textId="77777777" w:rsidR="00751E7F" w:rsidRDefault="00751E7F" w:rsidP="00751E7F">
            <w:pPr>
              <w:pStyle w:val="EngHangEnd"/>
            </w:pPr>
            <w:r>
              <w:t>O pure one.</w:t>
            </w:r>
          </w:p>
        </w:tc>
        <w:tc>
          <w:tcPr>
            <w:tcW w:w="288" w:type="dxa"/>
          </w:tcPr>
          <w:p w14:paraId="09B3414C" w14:textId="77777777" w:rsidR="00751E7F" w:rsidRDefault="00751E7F" w:rsidP="00416092"/>
        </w:tc>
        <w:tc>
          <w:tcPr>
            <w:tcW w:w="288" w:type="dxa"/>
          </w:tcPr>
          <w:p w14:paraId="3CDCC8B1" w14:textId="77777777" w:rsidR="00751E7F" w:rsidRDefault="00751E7F" w:rsidP="00416092">
            <w:pPr>
              <w:pStyle w:val="CopticCross"/>
            </w:pPr>
          </w:p>
        </w:tc>
        <w:tc>
          <w:tcPr>
            <w:tcW w:w="3960" w:type="dxa"/>
          </w:tcPr>
          <w:p w14:paraId="7D0BFE19" w14:textId="77777777" w:rsidR="00751E7F" w:rsidRDefault="00751E7F" w:rsidP="00751E7F">
            <w:pPr>
              <w:pStyle w:val="CopticVersemulti-line"/>
            </w:pPr>
            <w:r>
              <w:t>Ⲍⲉ ⲟⲛⲧⲱⲥ ⲁϥⲥⲁϫⲓ:</w:t>
            </w:r>
          </w:p>
          <w:p w14:paraId="501FF014" w14:textId="77777777" w:rsidR="00751E7F" w:rsidRDefault="00751E7F" w:rsidP="00751E7F">
            <w:pPr>
              <w:pStyle w:val="CopticVersemulti-line"/>
            </w:pPr>
            <w:r>
              <w:t>ⲛⲉⲙⲁⲥ ⲁϥϫⲱ ⲛ̀ⲙⲟⲥ:</w:t>
            </w:r>
          </w:p>
          <w:p w14:paraId="744A17CA" w14:textId="77777777" w:rsidR="00751E7F" w:rsidRDefault="00751E7F" w:rsidP="00751E7F">
            <w:pPr>
              <w:pStyle w:val="CopticVersemulti-line"/>
            </w:pPr>
            <w:r>
              <w:t>ϫⲉ ⲭⲉⲣⲉ ⲕⲉⲭⲁⲣⲓⲧⲱⲙⲉⲛⲏ:</w:t>
            </w:r>
          </w:p>
          <w:p w14:paraId="597F8922" w14:textId="77777777" w:rsidR="00751E7F" w:rsidRDefault="00751E7F" w:rsidP="00751E7F">
            <w:pPr>
              <w:pStyle w:val="CopticHangingVerse"/>
            </w:pPr>
            <w:r>
              <w:t>ⲱ̀ ⲕⲁⲑⲁⲣⲟⲥ.</w:t>
            </w:r>
          </w:p>
        </w:tc>
      </w:tr>
      <w:tr w:rsidR="00751E7F" w14:paraId="5930B6C7" w14:textId="77777777" w:rsidTr="00416092">
        <w:trPr>
          <w:cantSplit/>
          <w:jc w:val="center"/>
        </w:trPr>
        <w:tc>
          <w:tcPr>
            <w:tcW w:w="288" w:type="dxa"/>
          </w:tcPr>
          <w:p w14:paraId="3E70A89D" w14:textId="77777777" w:rsidR="00751E7F" w:rsidRDefault="00751E7F" w:rsidP="00416092">
            <w:pPr>
              <w:pStyle w:val="CopticCross"/>
            </w:pPr>
            <w:r w:rsidRPr="00FB5ACB">
              <w:t>¿</w:t>
            </w:r>
          </w:p>
        </w:tc>
        <w:tc>
          <w:tcPr>
            <w:tcW w:w="3960" w:type="dxa"/>
          </w:tcPr>
          <w:p w14:paraId="030152D9" w14:textId="77777777" w:rsidR="00751E7F" w:rsidRDefault="00751E7F" w:rsidP="00751E7F">
            <w:pPr>
              <w:pStyle w:val="EngHang"/>
            </w:pPr>
            <w:r>
              <w:t>“Behold you shall conceive,</w:t>
            </w:r>
          </w:p>
          <w:p w14:paraId="64D41111" w14:textId="77777777" w:rsidR="00751E7F" w:rsidRDefault="00751E7F" w:rsidP="00751E7F">
            <w:pPr>
              <w:pStyle w:val="EngHang"/>
            </w:pPr>
            <w:r>
              <w:t>And bring forth a son,</w:t>
            </w:r>
          </w:p>
          <w:p w14:paraId="369FA8E6" w14:textId="77777777" w:rsidR="00751E7F" w:rsidRDefault="00751E7F" w:rsidP="00751E7F">
            <w:pPr>
              <w:pStyle w:val="EngHang"/>
            </w:pPr>
            <w:r>
              <w:t>The Son of the Highest,</w:t>
            </w:r>
          </w:p>
          <w:p w14:paraId="261F435E" w14:textId="77777777" w:rsidR="00751E7F" w:rsidRDefault="00751E7F" w:rsidP="00751E7F">
            <w:pPr>
              <w:pStyle w:val="EngHangEnd"/>
            </w:pPr>
            <w:r>
              <w:t>Jesus, the Mighty One.</w:t>
            </w:r>
          </w:p>
        </w:tc>
        <w:tc>
          <w:tcPr>
            <w:tcW w:w="288" w:type="dxa"/>
          </w:tcPr>
          <w:p w14:paraId="18682F63" w14:textId="77777777" w:rsidR="00751E7F" w:rsidRDefault="00751E7F" w:rsidP="00416092"/>
        </w:tc>
        <w:tc>
          <w:tcPr>
            <w:tcW w:w="288" w:type="dxa"/>
          </w:tcPr>
          <w:p w14:paraId="6FEEB251" w14:textId="77777777" w:rsidR="00751E7F" w:rsidRDefault="00751E7F" w:rsidP="00416092">
            <w:pPr>
              <w:pStyle w:val="CopticCross"/>
            </w:pPr>
            <w:r w:rsidRPr="00FB5ACB">
              <w:t>¿</w:t>
            </w:r>
          </w:p>
        </w:tc>
        <w:tc>
          <w:tcPr>
            <w:tcW w:w="3960" w:type="dxa"/>
          </w:tcPr>
          <w:p w14:paraId="333BC6F6" w14:textId="77777777" w:rsidR="00751E7F" w:rsidRDefault="00751E7F" w:rsidP="00751E7F">
            <w:pPr>
              <w:pStyle w:val="CopticVersemulti-line"/>
            </w:pPr>
            <w:r>
              <w:t>Ⲏⲡⲡⲉ ⲡⲉⲣⲁⲉⲣⲃⲟⲕⲓ:</w:t>
            </w:r>
          </w:p>
          <w:p w14:paraId="174C96D3" w14:textId="77777777" w:rsidR="00751E7F" w:rsidRDefault="00751E7F" w:rsidP="00751E7F">
            <w:pPr>
              <w:pStyle w:val="CopticVersemulti-line"/>
            </w:pPr>
            <w:r>
              <w:t>ⲟⲩⲟϩ ⲛ̀ⲧⲉⲙⲓⲥⲓ ⲛ̀ⲟⲩϣⲏⲣⲓ:</w:t>
            </w:r>
          </w:p>
          <w:p w14:paraId="7042CCC1" w14:textId="77777777" w:rsidR="00751E7F" w:rsidRDefault="00751E7F" w:rsidP="00751E7F">
            <w:pPr>
              <w:pStyle w:val="CopticVersemulti-line"/>
            </w:pPr>
            <w:r>
              <w:t xml:space="preserve">ⲡ̀ϣⲏⲣⲓ ⲙ̀ⲫⲏⲉⲧϭⲟⲥⲓ: </w:t>
            </w:r>
          </w:p>
          <w:p w14:paraId="4DB5F97B" w14:textId="77777777" w:rsidR="00751E7F" w:rsidRDefault="00751E7F" w:rsidP="00751E7F">
            <w:pPr>
              <w:pStyle w:val="CopticHangingVerse"/>
            </w:pPr>
            <w:r>
              <w:t>ⲏ̄ⲥ̄ ⲡⲉ ⲡⲓⲁ̀ⲙⲁϩⲓ.</w:t>
            </w:r>
          </w:p>
        </w:tc>
      </w:tr>
      <w:tr w:rsidR="00751E7F" w14:paraId="79B3FD37" w14:textId="77777777" w:rsidTr="00416092">
        <w:trPr>
          <w:cantSplit/>
          <w:jc w:val="center"/>
        </w:trPr>
        <w:tc>
          <w:tcPr>
            <w:tcW w:w="288" w:type="dxa"/>
          </w:tcPr>
          <w:p w14:paraId="3CE0DAFE" w14:textId="77777777" w:rsidR="00751E7F" w:rsidRDefault="00751E7F" w:rsidP="00416092">
            <w:pPr>
              <w:pStyle w:val="CopticCross"/>
            </w:pPr>
            <w:r w:rsidRPr="00FB5ACB">
              <w:lastRenderedPageBreak/>
              <w:t>¿</w:t>
            </w:r>
          </w:p>
        </w:tc>
        <w:tc>
          <w:tcPr>
            <w:tcW w:w="3960" w:type="dxa"/>
          </w:tcPr>
          <w:p w14:paraId="193E0EEE" w14:textId="77777777" w:rsidR="00751E7F" w:rsidRDefault="00751E7F" w:rsidP="00751E7F">
            <w:pPr>
              <w:pStyle w:val="EngHang"/>
            </w:pPr>
            <w:r>
              <w:t>Yours is the power, and the blessing,</w:t>
            </w:r>
          </w:p>
          <w:p w14:paraId="7CCF6CF7" w14:textId="77777777" w:rsidR="00751E7F" w:rsidRDefault="00751E7F" w:rsidP="00751E7F">
            <w:pPr>
              <w:pStyle w:val="EngHang"/>
            </w:pPr>
            <w:r>
              <w:t>O Christ the Eternal One,</w:t>
            </w:r>
          </w:p>
          <w:p w14:paraId="3C943BE3" w14:textId="77777777" w:rsidR="00751E7F" w:rsidRDefault="00751E7F" w:rsidP="00751E7F">
            <w:pPr>
              <w:pStyle w:val="EngHang"/>
            </w:pPr>
            <w:r>
              <w:t>Who today has shone</w:t>
            </w:r>
          </w:p>
          <w:p w14:paraId="1DCA4C8F" w14:textId="77777777" w:rsidR="00751E7F" w:rsidRDefault="00751E7F" w:rsidP="00751E7F">
            <w:pPr>
              <w:pStyle w:val="EngHangEnd"/>
            </w:pPr>
            <w:r>
              <w:t>From the womb of Mary.</w:t>
            </w:r>
          </w:p>
        </w:tc>
        <w:tc>
          <w:tcPr>
            <w:tcW w:w="288" w:type="dxa"/>
          </w:tcPr>
          <w:p w14:paraId="74E7BC4C" w14:textId="77777777" w:rsidR="00751E7F" w:rsidRDefault="00751E7F" w:rsidP="00416092"/>
        </w:tc>
        <w:tc>
          <w:tcPr>
            <w:tcW w:w="288" w:type="dxa"/>
          </w:tcPr>
          <w:p w14:paraId="792FB235" w14:textId="77777777" w:rsidR="00751E7F" w:rsidRDefault="00751E7F" w:rsidP="00416092">
            <w:pPr>
              <w:pStyle w:val="CopticCross"/>
            </w:pPr>
            <w:r w:rsidRPr="00FB5ACB">
              <w:t>¿</w:t>
            </w:r>
          </w:p>
        </w:tc>
        <w:tc>
          <w:tcPr>
            <w:tcW w:w="3960" w:type="dxa"/>
          </w:tcPr>
          <w:p w14:paraId="35D48C2C" w14:textId="77777777" w:rsidR="00751E7F" w:rsidRDefault="00751E7F" w:rsidP="00751E7F">
            <w:pPr>
              <w:pStyle w:val="CopticVersemulti-line"/>
            </w:pPr>
            <w:r>
              <w:t>Ⲑⲱⲕ ⲧⲉ ϯϫⲟⲙ ⲛⲉⲙ ⲡⲓⲥ̀ⲙⲟⲩ:</w:t>
            </w:r>
          </w:p>
          <w:p w14:paraId="361243A2" w14:textId="77777777" w:rsidR="00751E7F" w:rsidRDefault="00751E7F" w:rsidP="00751E7F">
            <w:pPr>
              <w:pStyle w:val="CopticVersemulti-line"/>
            </w:pPr>
            <w:r>
              <w:t>ⲱ̀ Ⲡⲭ̄ⲥ̄ ⲡⲓⲁⲇⲓⲁ̀:</w:t>
            </w:r>
          </w:p>
          <w:p w14:paraId="75B97AE9" w14:textId="77777777" w:rsidR="00751E7F" w:rsidRDefault="00751E7F" w:rsidP="00751E7F">
            <w:pPr>
              <w:pStyle w:val="CopticVersemulti-line"/>
            </w:pPr>
            <w:r>
              <w:t>ⲫⲏⲉⲧⲁϥϣⲁⲓ ⲙ̀ⲫⲟⲟⲩ:</w:t>
            </w:r>
          </w:p>
          <w:p w14:paraId="67AD2D69" w14:textId="77777777" w:rsidR="00751E7F" w:rsidRPr="005130A7" w:rsidRDefault="00751E7F" w:rsidP="00751E7F">
            <w:pPr>
              <w:pStyle w:val="CopticHangingVerse"/>
            </w:pPr>
            <w:r>
              <w:t>ϧⲉⲛ ⲑ̀ⲛⲉϫⲓ Ⲙⲁⲣⲓⲁ̀.</w:t>
            </w:r>
          </w:p>
        </w:tc>
      </w:tr>
      <w:tr w:rsidR="00751E7F" w14:paraId="4A809DC7" w14:textId="77777777" w:rsidTr="00416092">
        <w:trPr>
          <w:cantSplit/>
          <w:jc w:val="center"/>
        </w:trPr>
        <w:tc>
          <w:tcPr>
            <w:tcW w:w="288" w:type="dxa"/>
          </w:tcPr>
          <w:p w14:paraId="090632A7" w14:textId="77777777" w:rsidR="00751E7F" w:rsidRDefault="00751E7F" w:rsidP="00416092">
            <w:pPr>
              <w:pStyle w:val="CopticCross"/>
            </w:pPr>
          </w:p>
        </w:tc>
        <w:tc>
          <w:tcPr>
            <w:tcW w:w="3960" w:type="dxa"/>
          </w:tcPr>
          <w:p w14:paraId="4DD1D3F5" w14:textId="77777777" w:rsidR="00751E7F" w:rsidRDefault="00751E7F" w:rsidP="00751E7F">
            <w:pPr>
              <w:pStyle w:val="EngHang"/>
            </w:pPr>
            <w:r>
              <w:t>Jesus, the Lover of mankind,</w:t>
            </w:r>
          </w:p>
          <w:p w14:paraId="05BD4D0D" w14:textId="77777777" w:rsidR="00751E7F" w:rsidRDefault="00751E7F" w:rsidP="00751E7F">
            <w:pPr>
              <w:pStyle w:val="EngHang"/>
            </w:pPr>
            <w:r>
              <w:t>Has shone in the flesh,</w:t>
            </w:r>
          </w:p>
          <w:p w14:paraId="4A41A68B" w14:textId="77777777" w:rsidR="00751E7F" w:rsidRDefault="00751E7F" w:rsidP="00751E7F">
            <w:pPr>
              <w:pStyle w:val="EngHang"/>
            </w:pPr>
            <w:r>
              <w:t>According to the heavenly evangelist,</w:t>
            </w:r>
          </w:p>
          <w:p w14:paraId="539EEC86" w14:textId="77777777" w:rsidR="00751E7F" w:rsidRDefault="00751E7F" w:rsidP="00751E7F">
            <w:pPr>
              <w:pStyle w:val="EngHangEnd"/>
            </w:pPr>
            <w:r>
              <w:t>Gabriel the Angel.</w:t>
            </w:r>
          </w:p>
        </w:tc>
        <w:tc>
          <w:tcPr>
            <w:tcW w:w="288" w:type="dxa"/>
          </w:tcPr>
          <w:p w14:paraId="12E4BC34" w14:textId="77777777" w:rsidR="00751E7F" w:rsidRDefault="00751E7F" w:rsidP="00416092"/>
        </w:tc>
        <w:tc>
          <w:tcPr>
            <w:tcW w:w="288" w:type="dxa"/>
          </w:tcPr>
          <w:p w14:paraId="6C14E377" w14:textId="77777777" w:rsidR="00751E7F" w:rsidRDefault="00751E7F" w:rsidP="00416092">
            <w:pPr>
              <w:pStyle w:val="CopticCross"/>
            </w:pPr>
          </w:p>
        </w:tc>
        <w:tc>
          <w:tcPr>
            <w:tcW w:w="3960" w:type="dxa"/>
          </w:tcPr>
          <w:p w14:paraId="78673E7E" w14:textId="77777777" w:rsidR="00751E7F" w:rsidRDefault="00751E7F" w:rsidP="00751E7F">
            <w:pPr>
              <w:pStyle w:val="CopticVersemulti-line"/>
            </w:pPr>
            <w:r>
              <w:t>Ⲓⲏ̄ⲥ̄ ⲡⲓⲙⲁⲓⲣⲱⲙⲓ:</w:t>
            </w:r>
          </w:p>
          <w:p w14:paraId="2BD56821" w14:textId="77777777" w:rsidR="00751E7F" w:rsidRDefault="00751E7F" w:rsidP="00751E7F">
            <w:pPr>
              <w:pStyle w:val="CopticVersemulti-line"/>
            </w:pPr>
            <w:r>
              <w:t>ⲁϥϣⲁⲓ ⲥⲱⲙⲁⲧⲓⲕⲟⲥ:</w:t>
            </w:r>
          </w:p>
          <w:p w14:paraId="3508734F" w14:textId="77777777" w:rsidR="00751E7F" w:rsidRDefault="00751E7F" w:rsidP="00751E7F">
            <w:pPr>
              <w:pStyle w:val="CopticVersemulti-line"/>
            </w:pPr>
            <w:r>
              <w:t>ⲕⲁⲧⲁ ⲡⲓϩⲓϣⲉⲛⲛⲟⲩϥⲓ:</w:t>
            </w:r>
          </w:p>
          <w:p w14:paraId="203C75D1" w14:textId="77777777" w:rsidR="00751E7F" w:rsidRPr="005130A7" w:rsidRDefault="00751E7F" w:rsidP="00751E7F">
            <w:pPr>
              <w:pStyle w:val="CopticHangingVerse"/>
            </w:pPr>
            <w:r>
              <w:t>ⲛ̀ⲧⲉ Ⲅⲃⲣⲓⲏⲗ ⲡⲓⲁⲅⲅⲉⲗⲟⲥ.</w:t>
            </w:r>
          </w:p>
        </w:tc>
      </w:tr>
      <w:tr w:rsidR="00751E7F" w14:paraId="50380FBB" w14:textId="77777777" w:rsidTr="00416092">
        <w:trPr>
          <w:cantSplit/>
          <w:jc w:val="center"/>
        </w:trPr>
        <w:tc>
          <w:tcPr>
            <w:tcW w:w="288" w:type="dxa"/>
          </w:tcPr>
          <w:p w14:paraId="4331C6BE" w14:textId="77777777" w:rsidR="00751E7F" w:rsidRDefault="00751E7F" w:rsidP="00416092">
            <w:pPr>
              <w:pStyle w:val="CopticCross"/>
            </w:pPr>
          </w:p>
        </w:tc>
        <w:tc>
          <w:tcPr>
            <w:tcW w:w="3960" w:type="dxa"/>
          </w:tcPr>
          <w:p w14:paraId="67A22CA1" w14:textId="77777777" w:rsidR="00751E7F" w:rsidRDefault="00751E7F" w:rsidP="00751E7F">
            <w:pPr>
              <w:pStyle w:val="EngHang"/>
            </w:pPr>
            <w:r>
              <w:t>Truly He became</w:t>
            </w:r>
          </w:p>
          <w:p w14:paraId="539712E0" w14:textId="77777777" w:rsidR="00751E7F" w:rsidRDefault="00751E7F" w:rsidP="00751E7F">
            <w:pPr>
              <w:pStyle w:val="EngHang"/>
            </w:pPr>
            <w:r>
              <w:t>The Son of Man.</w:t>
            </w:r>
          </w:p>
          <w:p w14:paraId="65BBF4EA" w14:textId="77777777" w:rsidR="00751E7F" w:rsidRDefault="00751E7F" w:rsidP="00751E7F">
            <w:pPr>
              <w:pStyle w:val="EngHang"/>
            </w:pPr>
            <w:r>
              <w:t>You are the True God,</w:t>
            </w:r>
          </w:p>
          <w:p w14:paraId="76AF912B" w14:textId="77777777" w:rsidR="00751E7F" w:rsidRDefault="00751E7F" w:rsidP="00751E7F">
            <w:pPr>
              <w:pStyle w:val="EngHangEnd"/>
            </w:pPr>
            <w:r>
              <w:t>The King of Heaven and Earth.</w:t>
            </w:r>
          </w:p>
        </w:tc>
        <w:tc>
          <w:tcPr>
            <w:tcW w:w="288" w:type="dxa"/>
          </w:tcPr>
          <w:p w14:paraId="4861087F" w14:textId="77777777" w:rsidR="00751E7F" w:rsidRDefault="00751E7F" w:rsidP="00416092"/>
        </w:tc>
        <w:tc>
          <w:tcPr>
            <w:tcW w:w="288" w:type="dxa"/>
          </w:tcPr>
          <w:p w14:paraId="4D8FBCF0" w14:textId="77777777" w:rsidR="00751E7F" w:rsidRDefault="00751E7F" w:rsidP="00416092">
            <w:pPr>
              <w:pStyle w:val="CopticCross"/>
            </w:pPr>
          </w:p>
        </w:tc>
        <w:tc>
          <w:tcPr>
            <w:tcW w:w="3960" w:type="dxa"/>
          </w:tcPr>
          <w:p w14:paraId="1E5023FF" w14:textId="77777777" w:rsidR="00751E7F" w:rsidRDefault="00751E7F" w:rsidP="00751E7F">
            <w:pPr>
              <w:pStyle w:val="CopticVersemulti-line"/>
            </w:pPr>
            <w:r>
              <w:t>Ⲕⲁⲗⲱⲥ ϧⲉⲛ ⲟⲩⲙⲉⲑⲙⲏⲓ:</w:t>
            </w:r>
          </w:p>
          <w:p w14:paraId="0381BB31" w14:textId="77777777" w:rsidR="00751E7F" w:rsidRDefault="00751E7F" w:rsidP="00751E7F">
            <w:pPr>
              <w:pStyle w:val="CopticVersemulti-line"/>
            </w:pPr>
            <w:r>
              <w:t>ⲁϥϣⲱⲡⲓ ⲛ̀ϣⲏⲣⲓ ⲛ̀ⲣⲱⲙⲓ:</w:t>
            </w:r>
          </w:p>
          <w:p w14:paraId="22F6FA34" w14:textId="77777777" w:rsidR="00751E7F" w:rsidRDefault="00751E7F" w:rsidP="00751E7F">
            <w:pPr>
              <w:pStyle w:val="CopticVersemulti-line"/>
            </w:pPr>
            <w:r>
              <w:t>ⲛ̀ⲑⲟⲕ ⲡⲉ Ⲫϯ ⲙ̀ⲙⲏⲓ:</w:t>
            </w:r>
          </w:p>
          <w:p w14:paraId="77E96797" w14:textId="77777777" w:rsidR="00751E7F" w:rsidRPr="005130A7" w:rsidRDefault="00751E7F" w:rsidP="00751E7F">
            <w:pPr>
              <w:pStyle w:val="CopticHangingVerse"/>
            </w:pPr>
            <w:r>
              <w:t>ⲡ̀ⲟⲩⲣⲟ ⲛ̀ⲧⲉ ⲧ̀ⲫⲉ ⲛⲉⲙ ⲡⲓⲕⲁϩⲓ.</w:t>
            </w:r>
          </w:p>
        </w:tc>
      </w:tr>
      <w:tr w:rsidR="00751E7F" w14:paraId="38704935" w14:textId="77777777" w:rsidTr="00416092">
        <w:trPr>
          <w:cantSplit/>
          <w:jc w:val="center"/>
        </w:trPr>
        <w:tc>
          <w:tcPr>
            <w:tcW w:w="288" w:type="dxa"/>
          </w:tcPr>
          <w:p w14:paraId="11C046CA" w14:textId="77777777" w:rsidR="00751E7F" w:rsidRDefault="00751E7F" w:rsidP="00416092">
            <w:pPr>
              <w:pStyle w:val="CopticCross"/>
            </w:pPr>
            <w:r w:rsidRPr="00FB5ACB">
              <w:t>¿</w:t>
            </w:r>
          </w:p>
        </w:tc>
        <w:tc>
          <w:tcPr>
            <w:tcW w:w="3960" w:type="dxa"/>
          </w:tcPr>
          <w:p w14:paraId="18685C4C" w14:textId="77777777" w:rsidR="00751E7F" w:rsidRDefault="00751E7F" w:rsidP="00751E7F">
            <w:pPr>
              <w:pStyle w:val="EngHang"/>
            </w:pPr>
            <w:r>
              <w:t>Proclaim, O prophets,</w:t>
            </w:r>
          </w:p>
          <w:p w14:paraId="76A989D3" w14:textId="77777777" w:rsidR="00751E7F" w:rsidRDefault="00751E7F" w:rsidP="00751E7F">
            <w:pPr>
              <w:pStyle w:val="EngHang"/>
            </w:pPr>
            <w:r>
              <w:t>With the righteous:</w:t>
            </w:r>
          </w:p>
          <w:p w14:paraId="61196906" w14:textId="77777777" w:rsidR="00751E7F" w:rsidRDefault="00751E7F" w:rsidP="00751E7F">
            <w:pPr>
              <w:pStyle w:val="EngHang"/>
            </w:pPr>
            <w:r>
              <w:t>Christ the Master</w:t>
            </w:r>
          </w:p>
          <w:p w14:paraId="26DEF14F" w14:textId="77777777" w:rsidR="00751E7F" w:rsidRDefault="00751E7F" w:rsidP="00751E7F">
            <w:pPr>
              <w:pStyle w:val="EngHangEnd"/>
            </w:pPr>
            <w:r>
              <w:t>Came into the world.</w:t>
            </w:r>
          </w:p>
        </w:tc>
        <w:tc>
          <w:tcPr>
            <w:tcW w:w="288" w:type="dxa"/>
          </w:tcPr>
          <w:p w14:paraId="51DC2D47" w14:textId="77777777" w:rsidR="00751E7F" w:rsidRDefault="00751E7F" w:rsidP="00416092"/>
        </w:tc>
        <w:tc>
          <w:tcPr>
            <w:tcW w:w="288" w:type="dxa"/>
          </w:tcPr>
          <w:p w14:paraId="06C1E4DF" w14:textId="77777777" w:rsidR="00751E7F" w:rsidRDefault="00751E7F" w:rsidP="00416092">
            <w:pPr>
              <w:pStyle w:val="CopticCross"/>
            </w:pPr>
            <w:r w:rsidRPr="00FB5ACB">
              <w:t>¿</w:t>
            </w:r>
          </w:p>
        </w:tc>
        <w:tc>
          <w:tcPr>
            <w:tcW w:w="3960" w:type="dxa"/>
          </w:tcPr>
          <w:p w14:paraId="5775FDF3" w14:textId="77777777" w:rsidR="00751E7F" w:rsidRDefault="00751E7F" w:rsidP="00751E7F">
            <w:pPr>
              <w:pStyle w:val="CopticVersemulti-line"/>
            </w:pPr>
            <w:r>
              <w:t>Ⲗⲁⲗⲓ ⲱ̀ ⲛⲓⲡ̀ⲣⲟⲫⲏⲧⲏⲥ:</w:t>
            </w:r>
          </w:p>
          <w:p w14:paraId="649C434B" w14:textId="77777777" w:rsidR="00751E7F" w:rsidRDefault="00751E7F" w:rsidP="00751E7F">
            <w:pPr>
              <w:pStyle w:val="CopticVersemulti-line"/>
            </w:pPr>
            <w:r>
              <w:t>ⲛⲉⲙ ⲛⲓⲇⲓⲕⲉⲟⲥ:</w:t>
            </w:r>
          </w:p>
          <w:p w14:paraId="59CE834A" w14:textId="77777777" w:rsidR="00751E7F" w:rsidRDefault="00751E7F" w:rsidP="00751E7F">
            <w:pPr>
              <w:pStyle w:val="CopticVersemulti-line"/>
            </w:pPr>
            <w:r>
              <w:t>ϫⲉ Ⲡⲭ̄ⲥ̄ ⲡⲓⲇⲉⲥⲡⲟⲧⲏⲥ:</w:t>
            </w:r>
          </w:p>
          <w:p w14:paraId="628F8F10" w14:textId="77777777" w:rsidR="00751E7F" w:rsidRPr="005130A7" w:rsidRDefault="00751E7F" w:rsidP="00751E7F">
            <w:pPr>
              <w:pStyle w:val="CopticHangingVerse"/>
            </w:pPr>
            <w:r>
              <w:t>ⲁϥⲓ̀ ⲉ̀ⲡⲓⲕⲟⲥⲙⲟⲥ.</w:t>
            </w:r>
          </w:p>
        </w:tc>
      </w:tr>
      <w:tr w:rsidR="00751E7F" w14:paraId="351D97C7" w14:textId="77777777" w:rsidTr="00416092">
        <w:trPr>
          <w:cantSplit/>
          <w:jc w:val="center"/>
        </w:trPr>
        <w:tc>
          <w:tcPr>
            <w:tcW w:w="288" w:type="dxa"/>
          </w:tcPr>
          <w:p w14:paraId="46B53B6A" w14:textId="77777777" w:rsidR="00751E7F" w:rsidRDefault="00751E7F" w:rsidP="00416092">
            <w:pPr>
              <w:pStyle w:val="CopticCross"/>
            </w:pPr>
            <w:r w:rsidRPr="00FB5ACB">
              <w:t>¿</w:t>
            </w:r>
          </w:p>
        </w:tc>
        <w:tc>
          <w:tcPr>
            <w:tcW w:w="3960" w:type="dxa"/>
          </w:tcPr>
          <w:p w14:paraId="31B51E16" w14:textId="77777777" w:rsidR="00751E7F" w:rsidRDefault="00751E7F" w:rsidP="00751E7F">
            <w:pPr>
              <w:pStyle w:val="EngHang"/>
            </w:pPr>
            <w:r>
              <w:t>Let us be proud today,</w:t>
            </w:r>
          </w:p>
          <w:p w14:paraId="0C4FFDE6" w14:textId="77777777" w:rsidR="00751E7F" w:rsidRDefault="00751E7F" w:rsidP="00751E7F">
            <w:pPr>
              <w:pStyle w:val="EngHang"/>
            </w:pPr>
            <w:r>
              <w:t>With the great Abraham,</w:t>
            </w:r>
          </w:p>
          <w:p w14:paraId="73CC141A" w14:textId="77777777" w:rsidR="00751E7F" w:rsidRDefault="00751E7F" w:rsidP="00751E7F">
            <w:pPr>
              <w:pStyle w:val="EngHang"/>
            </w:pPr>
            <w:r>
              <w:t>And all his sons,</w:t>
            </w:r>
          </w:p>
          <w:p w14:paraId="772C2872" w14:textId="77777777" w:rsidR="00751E7F" w:rsidRDefault="00751E7F" w:rsidP="00751E7F">
            <w:pPr>
              <w:pStyle w:val="EngHangEnd"/>
            </w:pPr>
            <w:r>
              <w:t>The race of Adam.</w:t>
            </w:r>
          </w:p>
        </w:tc>
        <w:tc>
          <w:tcPr>
            <w:tcW w:w="288" w:type="dxa"/>
          </w:tcPr>
          <w:p w14:paraId="7418991E" w14:textId="77777777" w:rsidR="00751E7F" w:rsidRDefault="00751E7F" w:rsidP="00416092"/>
        </w:tc>
        <w:tc>
          <w:tcPr>
            <w:tcW w:w="288" w:type="dxa"/>
          </w:tcPr>
          <w:p w14:paraId="6EB70FE7" w14:textId="77777777" w:rsidR="00751E7F" w:rsidRDefault="00751E7F" w:rsidP="00416092">
            <w:pPr>
              <w:pStyle w:val="CopticCross"/>
            </w:pPr>
            <w:r w:rsidRPr="00FB5ACB">
              <w:t>¿</w:t>
            </w:r>
          </w:p>
        </w:tc>
        <w:tc>
          <w:tcPr>
            <w:tcW w:w="3960" w:type="dxa"/>
          </w:tcPr>
          <w:p w14:paraId="7FEA026E" w14:textId="77777777" w:rsidR="00751E7F" w:rsidRDefault="00751E7F" w:rsidP="00751E7F">
            <w:pPr>
              <w:pStyle w:val="CopticVersemulti-line"/>
            </w:pPr>
            <w:r>
              <w:t>Ⲙⲁⲣⲉϥϣⲟⲩϣⲟⲩ ⲙ̀ⲫⲟⲟⲩ:</w:t>
            </w:r>
          </w:p>
          <w:p w14:paraId="4F6C3D5B" w14:textId="77777777" w:rsidR="00751E7F" w:rsidRDefault="00751E7F" w:rsidP="00751E7F">
            <w:pPr>
              <w:pStyle w:val="CopticVersemulti-line"/>
            </w:pPr>
            <w:r>
              <w:t>ⲛⲓⲛⲓϣϯ Ⲁⲃⲣⲁⲁⲙ:</w:t>
            </w:r>
          </w:p>
          <w:p w14:paraId="067AAE98" w14:textId="77777777" w:rsidR="00751E7F" w:rsidRDefault="00751E7F" w:rsidP="00751E7F">
            <w:pPr>
              <w:pStyle w:val="CopticVersemulti-line"/>
            </w:pPr>
            <w:r>
              <w:t>ⲛⲉⲙ ⲛⲉϥϣⲏⲣⲓ ⲧⲏⲣⲟⲩ:</w:t>
            </w:r>
          </w:p>
          <w:p w14:paraId="2B88AB3A" w14:textId="77777777" w:rsidR="00751E7F" w:rsidRPr="005130A7" w:rsidRDefault="00751E7F" w:rsidP="00751E7F">
            <w:pPr>
              <w:pStyle w:val="CopticHangingVerse"/>
            </w:pPr>
            <w:r>
              <w:t>ⲛⲁⲙⲉ ⲡ̀ⲅⲉⲛⲟⲥ ⲛ̀Ⲁⲇⲁⲙ.</w:t>
            </w:r>
          </w:p>
        </w:tc>
      </w:tr>
      <w:tr w:rsidR="00751E7F" w14:paraId="52A23E88" w14:textId="77777777" w:rsidTr="00416092">
        <w:trPr>
          <w:cantSplit/>
          <w:jc w:val="center"/>
        </w:trPr>
        <w:tc>
          <w:tcPr>
            <w:tcW w:w="288" w:type="dxa"/>
          </w:tcPr>
          <w:p w14:paraId="4B54809D" w14:textId="77777777" w:rsidR="00751E7F" w:rsidRDefault="00751E7F" w:rsidP="00416092">
            <w:pPr>
              <w:pStyle w:val="CopticCross"/>
            </w:pPr>
          </w:p>
        </w:tc>
        <w:tc>
          <w:tcPr>
            <w:tcW w:w="3960" w:type="dxa"/>
          </w:tcPr>
          <w:p w14:paraId="03D6E047" w14:textId="77777777" w:rsidR="00751E7F" w:rsidRDefault="00751E7F" w:rsidP="00751E7F">
            <w:pPr>
              <w:pStyle w:val="EngHang"/>
            </w:pPr>
            <w:r>
              <w:t>Have mercy and hear us</w:t>
            </w:r>
          </w:p>
          <w:p w14:paraId="6566C414" w14:textId="77777777" w:rsidR="00751E7F" w:rsidRDefault="00751E7F" w:rsidP="00751E7F">
            <w:pPr>
              <w:pStyle w:val="EngHang"/>
            </w:pPr>
            <w:r>
              <w:t>O Only-Begotten One,</w:t>
            </w:r>
          </w:p>
          <w:p w14:paraId="327D2DA0" w14:textId="77777777" w:rsidR="00751E7F" w:rsidRDefault="00751E7F" w:rsidP="00751E7F">
            <w:pPr>
              <w:pStyle w:val="EngHang"/>
            </w:pPr>
            <w:r>
              <w:t>O King of the ages,</w:t>
            </w:r>
          </w:p>
          <w:p w14:paraId="074C1E5B" w14:textId="77777777" w:rsidR="00751E7F" w:rsidRDefault="00751E7F" w:rsidP="00751E7F">
            <w:pPr>
              <w:pStyle w:val="EngHangEnd"/>
            </w:pPr>
            <w:r>
              <w:t>Save us from our afflictions.</w:t>
            </w:r>
          </w:p>
        </w:tc>
        <w:tc>
          <w:tcPr>
            <w:tcW w:w="288" w:type="dxa"/>
          </w:tcPr>
          <w:p w14:paraId="0E354AA0" w14:textId="77777777" w:rsidR="00751E7F" w:rsidRDefault="00751E7F" w:rsidP="00416092"/>
        </w:tc>
        <w:tc>
          <w:tcPr>
            <w:tcW w:w="288" w:type="dxa"/>
          </w:tcPr>
          <w:p w14:paraId="2D7C8D21" w14:textId="77777777" w:rsidR="00751E7F" w:rsidRDefault="00751E7F" w:rsidP="00416092">
            <w:pPr>
              <w:pStyle w:val="CopticCross"/>
            </w:pPr>
          </w:p>
        </w:tc>
        <w:tc>
          <w:tcPr>
            <w:tcW w:w="3960" w:type="dxa"/>
          </w:tcPr>
          <w:p w14:paraId="1E3EFCE3" w14:textId="77777777" w:rsidR="00751E7F" w:rsidRDefault="00751E7F" w:rsidP="00751E7F">
            <w:pPr>
              <w:pStyle w:val="CopticVersemulti-line"/>
            </w:pPr>
            <w:r>
              <w:t>Ⲛⲁⲓ ⲛⲁⲛ ⲥⲱⲧⲉⲙ ⲉ̀ⲣⲟⲛ:</w:t>
            </w:r>
          </w:p>
          <w:p w14:paraId="71785865" w14:textId="77777777" w:rsidR="00751E7F" w:rsidRDefault="00751E7F" w:rsidP="00751E7F">
            <w:pPr>
              <w:pStyle w:val="CopticVersemulti-line"/>
            </w:pPr>
            <w:r>
              <w:t>ⲱ̀ ⲡⲓⲙⲟⲛⲟⲅⲉⲛⲏⲥ:</w:t>
            </w:r>
          </w:p>
          <w:p w14:paraId="30E402EB" w14:textId="77777777" w:rsidR="00751E7F" w:rsidRDefault="00751E7F" w:rsidP="00751E7F">
            <w:pPr>
              <w:pStyle w:val="CopticVersemulti-line"/>
            </w:pPr>
            <w:r>
              <w:t>ⲱ̀ ⲡ̀ⲟⲩⲣⲟ ⲛ̀ⲛⲓⲉ̀ⲱⲛ:</w:t>
            </w:r>
          </w:p>
          <w:p w14:paraId="3650BE53" w14:textId="77777777" w:rsidR="00751E7F" w:rsidRPr="005130A7" w:rsidRDefault="00751E7F" w:rsidP="00751E7F">
            <w:pPr>
              <w:pStyle w:val="CopticHangingVerse"/>
            </w:pPr>
            <w:r>
              <w:t>ⲛⲁϩⲙⲉⲛ ϧⲉⲛ ⲛⲉⲛⲑ̀ⲗⲩⲯⲓⲥ.</w:t>
            </w:r>
          </w:p>
        </w:tc>
      </w:tr>
      <w:tr w:rsidR="00751E7F" w14:paraId="519E97F7" w14:textId="77777777" w:rsidTr="00416092">
        <w:trPr>
          <w:cantSplit/>
          <w:jc w:val="center"/>
        </w:trPr>
        <w:tc>
          <w:tcPr>
            <w:tcW w:w="288" w:type="dxa"/>
          </w:tcPr>
          <w:p w14:paraId="3545D314" w14:textId="77777777" w:rsidR="00751E7F" w:rsidRDefault="00751E7F" w:rsidP="00416092">
            <w:pPr>
              <w:pStyle w:val="CopticCross"/>
            </w:pPr>
          </w:p>
        </w:tc>
        <w:tc>
          <w:tcPr>
            <w:tcW w:w="3960" w:type="dxa"/>
          </w:tcPr>
          <w:p w14:paraId="52BF80C7" w14:textId="77777777" w:rsidR="00751E7F" w:rsidRDefault="00751E7F" w:rsidP="00751E7F">
            <w:pPr>
              <w:pStyle w:val="EngHang"/>
            </w:pPr>
            <w:r>
              <w:t>You are blessed O King,</w:t>
            </w:r>
          </w:p>
          <w:p w14:paraId="17BC3C52" w14:textId="77777777" w:rsidR="00751E7F" w:rsidRDefault="00751E7F" w:rsidP="00751E7F">
            <w:pPr>
              <w:pStyle w:val="EngHang"/>
            </w:pPr>
            <w:r>
              <w:t>The Lamb of God,</w:t>
            </w:r>
          </w:p>
          <w:p w14:paraId="2B62CA17" w14:textId="77777777" w:rsidR="00751E7F" w:rsidRDefault="00751E7F" w:rsidP="00751E7F">
            <w:pPr>
              <w:pStyle w:val="EngHang"/>
            </w:pPr>
            <w:r>
              <w:t>The King of all kings,</w:t>
            </w:r>
          </w:p>
          <w:p w14:paraId="07EFA5F5" w14:textId="77777777" w:rsidR="00751E7F" w:rsidRDefault="00751E7F" w:rsidP="00751E7F">
            <w:pPr>
              <w:pStyle w:val="EngHangEnd"/>
            </w:pPr>
            <w:r>
              <w:t>Who came for our salvation.</w:t>
            </w:r>
          </w:p>
        </w:tc>
        <w:tc>
          <w:tcPr>
            <w:tcW w:w="288" w:type="dxa"/>
          </w:tcPr>
          <w:p w14:paraId="0FBE5411" w14:textId="77777777" w:rsidR="00751E7F" w:rsidRDefault="00751E7F" w:rsidP="00416092"/>
        </w:tc>
        <w:tc>
          <w:tcPr>
            <w:tcW w:w="288" w:type="dxa"/>
          </w:tcPr>
          <w:p w14:paraId="13ABBC29" w14:textId="77777777" w:rsidR="00751E7F" w:rsidRDefault="00751E7F" w:rsidP="00416092">
            <w:pPr>
              <w:pStyle w:val="CopticCross"/>
            </w:pPr>
          </w:p>
        </w:tc>
        <w:tc>
          <w:tcPr>
            <w:tcW w:w="3960" w:type="dxa"/>
          </w:tcPr>
          <w:p w14:paraId="3E5E3C46" w14:textId="77777777" w:rsidR="00751E7F" w:rsidRDefault="00751E7F" w:rsidP="00751E7F">
            <w:pPr>
              <w:pStyle w:val="CopticVersemulti-line"/>
            </w:pPr>
            <w:r>
              <w:t>Ⲝⲥ̀ⲙⲁⲣⲱⲟⲩⲧ ⲱ̀ ⲡⲉⲛⲟⲩⲣⲟ:</w:t>
            </w:r>
          </w:p>
          <w:p w14:paraId="403B18EE" w14:textId="77777777" w:rsidR="00751E7F" w:rsidRDefault="00751E7F" w:rsidP="00751E7F">
            <w:pPr>
              <w:pStyle w:val="CopticVersemulti-line"/>
            </w:pPr>
            <w:r>
              <w:t>ⲡⲓϩⲓⲏⲃ ⲉ̀ⲧⲉ Ⲫϯ:</w:t>
            </w:r>
          </w:p>
          <w:p w14:paraId="36383196" w14:textId="77777777" w:rsidR="00751E7F" w:rsidRDefault="00751E7F" w:rsidP="00751E7F">
            <w:pPr>
              <w:pStyle w:val="CopticVersemulti-line"/>
            </w:pPr>
            <w:r>
              <w:t>ⲡ̀ⲟⲩⲣⲟ ⲛ̀ⲧⲉ ⲛⲓⲟⲩⲣⲱⲟⲩ:</w:t>
            </w:r>
          </w:p>
          <w:p w14:paraId="24D31A24" w14:textId="77777777" w:rsidR="00751E7F" w:rsidRPr="005130A7" w:rsidRDefault="00751E7F" w:rsidP="00751E7F">
            <w:pPr>
              <w:pStyle w:val="CopticHangingVerse"/>
            </w:pPr>
            <w:r>
              <w:t>ⲫⲏⲉ̀ⲧⲁϥⲓ̀ ⲉⲑⲃⲉ ⲛⲉⲛⲥⲱϯ.</w:t>
            </w:r>
          </w:p>
        </w:tc>
      </w:tr>
      <w:tr w:rsidR="00751E7F" w14:paraId="110A650D" w14:textId="77777777" w:rsidTr="00416092">
        <w:trPr>
          <w:cantSplit/>
          <w:jc w:val="center"/>
        </w:trPr>
        <w:tc>
          <w:tcPr>
            <w:tcW w:w="288" w:type="dxa"/>
          </w:tcPr>
          <w:p w14:paraId="4C38C41C" w14:textId="77777777" w:rsidR="00751E7F" w:rsidRDefault="00751E7F" w:rsidP="00416092">
            <w:pPr>
              <w:pStyle w:val="CopticCross"/>
            </w:pPr>
            <w:r w:rsidRPr="00FB5ACB">
              <w:lastRenderedPageBreak/>
              <w:t>¿</w:t>
            </w:r>
          </w:p>
        </w:tc>
        <w:tc>
          <w:tcPr>
            <w:tcW w:w="3960" w:type="dxa"/>
          </w:tcPr>
          <w:p w14:paraId="38C836CC" w14:textId="77777777" w:rsidR="00751E7F" w:rsidRDefault="00751E7F" w:rsidP="00751E7F">
            <w:pPr>
              <w:pStyle w:val="EngHang"/>
            </w:pPr>
            <w:r>
              <w:t>The Mystery:</w:t>
            </w:r>
          </w:p>
          <w:p w14:paraId="73EAF4AA" w14:textId="77777777" w:rsidR="00751E7F" w:rsidRDefault="00751E7F" w:rsidP="00751E7F">
            <w:pPr>
              <w:pStyle w:val="EngHang"/>
            </w:pPr>
            <w:r>
              <w:t>God the Logos</w:t>
            </w:r>
          </w:p>
          <w:p w14:paraId="17B925AE" w14:textId="77777777" w:rsidR="00751E7F" w:rsidRDefault="00751E7F" w:rsidP="00751E7F">
            <w:pPr>
              <w:pStyle w:val="EngHang"/>
            </w:pPr>
            <w:r>
              <w:t>Appeared to us,</w:t>
            </w:r>
          </w:p>
          <w:p w14:paraId="34E74ADF" w14:textId="77777777" w:rsidR="00751E7F" w:rsidRDefault="00751E7F" w:rsidP="00751E7F">
            <w:pPr>
              <w:pStyle w:val="EngHangEnd"/>
            </w:pPr>
            <w:r>
              <w:t>From the Virgin.</w:t>
            </w:r>
          </w:p>
        </w:tc>
        <w:tc>
          <w:tcPr>
            <w:tcW w:w="288" w:type="dxa"/>
          </w:tcPr>
          <w:p w14:paraId="28300B81" w14:textId="77777777" w:rsidR="00751E7F" w:rsidRDefault="00751E7F" w:rsidP="00416092"/>
        </w:tc>
        <w:tc>
          <w:tcPr>
            <w:tcW w:w="288" w:type="dxa"/>
          </w:tcPr>
          <w:p w14:paraId="56361A12" w14:textId="77777777" w:rsidR="00751E7F" w:rsidRDefault="00751E7F" w:rsidP="00416092">
            <w:pPr>
              <w:pStyle w:val="CopticCross"/>
            </w:pPr>
            <w:r w:rsidRPr="00FB5ACB">
              <w:t>¿</w:t>
            </w:r>
          </w:p>
        </w:tc>
        <w:tc>
          <w:tcPr>
            <w:tcW w:w="3960" w:type="dxa"/>
          </w:tcPr>
          <w:p w14:paraId="749305F1" w14:textId="77777777" w:rsidR="00751E7F" w:rsidRDefault="00751E7F" w:rsidP="00751E7F">
            <w:pPr>
              <w:pStyle w:val="CopticVersemulti-line"/>
            </w:pPr>
            <w:r>
              <w:t>Ⲟⲩⲙⲩⲥⲧⲏⲣⲓⲟⲛ:</w:t>
            </w:r>
          </w:p>
          <w:p w14:paraId="4757F3D9" w14:textId="77777777" w:rsidR="00751E7F" w:rsidRDefault="00751E7F" w:rsidP="00751E7F">
            <w:pPr>
              <w:pStyle w:val="CopticVersemulti-line"/>
            </w:pPr>
            <w:r>
              <w:t>ⲙ̀Ⲫϯ ⲡⲓⲗⲟⲅⲟⲥ:</w:t>
            </w:r>
          </w:p>
          <w:p w14:paraId="1432AB12" w14:textId="77777777" w:rsidR="00751E7F" w:rsidRDefault="00751E7F" w:rsidP="00751E7F">
            <w:pPr>
              <w:pStyle w:val="CopticVersemulti-line"/>
            </w:pPr>
            <w:r>
              <w:t>ⲁϥⲟⲩⲱⲛϩ ⲉ̀ⲣⲟⲛ:</w:t>
            </w:r>
          </w:p>
          <w:p w14:paraId="76D97FD7" w14:textId="77777777" w:rsidR="00751E7F" w:rsidRPr="005130A7" w:rsidRDefault="00751E7F" w:rsidP="00751E7F">
            <w:pPr>
              <w:pStyle w:val="CopticHangingVerse"/>
            </w:pPr>
            <w:r>
              <w:t>ⲉ̀ⲃⲟⲗϧⲉⲛ ϯⲡⲁⲣⲑⲉⲛⲟⲥ.</w:t>
            </w:r>
          </w:p>
        </w:tc>
      </w:tr>
      <w:tr w:rsidR="00751E7F" w14:paraId="3A70AD52" w14:textId="77777777" w:rsidTr="00416092">
        <w:trPr>
          <w:cantSplit/>
          <w:jc w:val="center"/>
        </w:trPr>
        <w:tc>
          <w:tcPr>
            <w:tcW w:w="288" w:type="dxa"/>
          </w:tcPr>
          <w:p w14:paraId="56D366A2" w14:textId="77777777" w:rsidR="00751E7F" w:rsidRDefault="00751E7F" w:rsidP="00416092">
            <w:pPr>
              <w:pStyle w:val="CopticCross"/>
            </w:pPr>
            <w:r w:rsidRPr="00FB5ACB">
              <w:t>¿</w:t>
            </w:r>
          </w:p>
        </w:tc>
        <w:tc>
          <w:tcPr>
            <w:tcW w:w="3960" w:type="dxa"/>
          </w:tcPr>
          <w:p w14:paraId="07153690" w14:textId="77777777" w:rsidR="00751E7F" w:rsidRDefault="00751E7F" w:rsidP="00751E7F">
            <w:pPr>
              <w:pStyle w:val="EngHang"/>
            </w:pPr>
            <w:r>
              <w:t>One from the</w:t>
            </w:r>
          </w:p>
          <w:p w14:paraId="53DAE064" w14:textId="77777777" w:rsidR="00751E7F" w:rsidRDefault="00751E7F" w:rsidP="00751E7F">
            <w:pPr>
              <w:pStyle w:val="EngHang"/>
            </w:pPr>
            <w:r>
              <w:t>Holy Trinity</w:t>
            </w:r>
          </w:p>
          <w:p w14:paraId="0EDF515F" w14:textId="77777777" w:rsidR="00751E7F" w:rsidRDefault="00751E7F" w:rsidP="00751E7F">
            <w:pPr>
              <w:pStyle w:val="EngHang"/>
            </w:pPr>
            <w:r>
              <w:t>Was incarnate today</w:t>
            </w:r>
          </w:p>
          <w:p w14:paraId="28415259" w14:textId="77777777" w:rsidR="00751E7F" w:rsidRDefault="00751E7F" w:rsidP="00751E7F">
            <w:pPr>
              <w:pStyle w:val="EngHangEnd"/>
            </w:pPr>
            <w:r>
              <w:t>From the holy one.</w:t>
            </w:r>
          </w:p>
        </w:tc>
        <w:tc>
          <w:tcPr>
            <w:tcW w:w="288" w:type="dxa"/>
          </w:tcPr>
          <w:p w14:paraId="6D00F9F2" w14:textId="77777777" w:rsidR="00751E7F" w:rsidRDefault="00751E7F" w:rsidP="00416092"/>
        </w:tc>
        <w:tc>
          <w:tcPr>
            <w:tcW w:w="288" w:type="dxa"/>
          </w:tcPr>
          <w:p w14:paraId="59819C0B" w14:textId="77777777" w:rsidR="00751E7F" w:rsidRDefault="00751E7F" w:rsidP="00416092">
            <w:pPr>
              <w:pStyle w:val="CopticCross"/>
            </w:pPr>
            <w:r w:rsidRPr="00FB5ACB">
              <w:t>¿</w:t>
            </w:r>
          </w:p>
        </w:tc>
        <w:tc>
          <w:tcPr>
            <w:tcW w:w="3960" w:type="dxa"/>
          </w:tcPr>
          <w:p w14:paraId="5C4C37D2" w14:textId="77777777" w:rsidR="00751E7F" w:rsidRDefault="00751E7F" w:rsidP="00751E7F">
            <w:pPr>
              <w:pStyle w:val="CopticVersemulti-line"/>
            </w:pPr>
            <w:r>
              <w:t>Ⲡⲓⲟⲩⲁⲓ ⲉ̀ⲃⲟⲗϧⲉⲛ:</w:t>
            </w:r>
          </w:p>
          <w:p w14:paraId="73066DB8" w14:textId="77777777" w:rsidR="00751E7F" w:rsidRDefault="00751E7F" w:rsidP="00751E7F">
            <w:pPr>
              <w:pStyle w:val="CopticVersemulti-line"/>
            </w:pPr>
            <w:r>
              <w:t>Ϯⲧ̀ⲣⲓⲁⲥ ⲉ̄ⲑ̄ⲩ̄:</w:t>
            </w:r>
          </w:p>
          <w:p w14:paraId="58AC2467" w14:textId="77777777" w:rsidR="00751E7F" w:rsidRDefault="00751E7F" w:rsidP="00751E7F">
            <w:pPr>
              <w:pStyle w:val="CopticVersemulti-line"/>
            </w:pPr>
            <w:r>
              <w:t>ⲁϥϭⲓⲥⲁⲣⲝ ⲙ̀ⲫⲟⲟⲩ:</w:t>
            </w:r>
          </w:p>
          <w:p w14:paraId="5EFD674C" w14:textId="77777777" w:rsidR="00751E7F" w:rsidRPr="005130A7" w:rsidRDefault="00751E7F" w:rsidP="00751E7F">
            <w:pPr>
              <w:pStyle w:val="CopticHangingVerse"/>
            </w:pPr>
            <w:r>
              <w:t>ⲉ̀ⲃⲟⲗϧⲉⲛ ⲑⲏⲉ̄ⲑ̄ⲩ̄.</w:t>
            </w:r>
          </w:p>
        </w:tc>
      </w:tr>
      <w:tr w:rsidR="00751E7F" w14:paraId="40AA27B4" w14:textId="77777777" w:rsidTr="00416092">
        <w:trPr>
          <w:cantSplit/>
          <w:jc w:val="center"/>
        </w:trPr>
        <w:tc>
          <w:tcPr>
            <w:tcW w:w="288" w:type="dxa"/>
          </w:tcPr>
          <w:p w14:paraId="0FB5ED0C" w14:textId="77777777" w:rsidR="00751E7F" w:rsidRDefault="00751E7F" w:rsidP="00416092">
            <w:pPr>
              <w:pStyle w:val="CopticCross"/>
            </w:pPr>
          </w:p>
        </w:tc>
        <w:tc>
          <w:tcPr>
            <w:tcW w:w="3960" w:type="dxa"/>
          </w:tcPr>
          <w:p w14:paraId="5153990F" w14:textId="77777777" w:rsidR="00751E7F" w:rsidRDefault="00751E7F" w:rsidP="00751E7F">
            <w:pPr>
              <w:pStyle w:val="EngHang"/>
            </w:pPr>
            <w:r>
              <w:t>Our mouths are filled with joy,</w:t>
            </w:r>
          </w:p>
          <w:p w14:paraId="0F23BB08" w14:textId="77777777" w:rsidR="00751E7F" w:rsidRDefault="00751E7F" w:rsidP="00751E7F">
            <w:pPr>
              <w:pStyle w:val="EngHang"/>
            </w:pPr>
            <w:r>
              <w:t>For the Lord has come to us</w:t>
            </w:r>
          </w:p>
          <w:p w14:paraId="68CAC891" w14:textId="77777777" w:rsidR="00751E7F" w:rsidRDefault="00751E7F" w:rsidP="00751E7F">
            <w:pPr>
              <w:pStyle w:val="EngHang"/>
            </w:pPr>
            <w:r>
              <w:t>And abolished</w:t>
            </w:r>
          </w:p>
          <w:p w14:paraId="467D5863" w14:textId="77777777" w:rsidR="00751E7F" w:rsidRDefault="00751E7F" w:rsidP="00751E7F">
            <w:pPr>
              <w:pStyle w:val="EngHangEnd"/>
            </w:pPr>
            <w:r>
              <w:t>Our bitter bondage.</w:t>
            </w:r>
          </w:p>
        </w:tc>
        <w:tc>
          <w:tcPr>
            <w:tcW w:w="288" w:type="dxa"/>
          </w:tcPr>
          <w:p w14:paraId="51B4B584" w14:textId="77777777" w:rsidR="00751E7F" w:rsidRDefault="00751E7F" w:rsidP="00416092"/>
        </w:tc>
        <w:tc>
          <w:tcPr>
            <w:tcW w:w="288" w:type="dxa"/>
          </w:tcPr>
          <w:p w14:paraId="1CA463D8" w14:textId="77777777" w:rsidR="00751E7F" w:rsidRDefault="00751E7F" w:rsidP="00416092">
            <w:pPr>
              <w:pStyle w:val="CopticCross"/>
            </w:pPr>
          </w:p>
        </w:tc>
        <w:tc>
          <w:tcPr>
            <w:tcW w:w="3960" w:type="dxa"/>
          </w:tcPr>
          <w:p w14:paraId="6997159B" w14:textId="77777777" w:rsidR="00751E7F" w:rsidRDefault="00751E7F" w:rsidP="00751E7F">
            <w:pPr>
              <w:pStyle w:val="CopticVersemulti-line"/>
            </w:pPr>
            <w:r>
              <w:t>Ⲣⲱⲛ ⲁϥⲙⲟϩ ⲛ̀ⲣⲁϣⲓ:</w:t>
            </w:r>
          </w:p>
          <w:p w14:paraId="6424C7BA" w14:textId="77777777" w:rsidR="00751E7F" w:rsidRDefault="00751E7F" w:rsidP="00751E7F">
            <w:pPr>
              <w:pStyle w:val="CopticVersemulti-line"/>
            </w:pPr>
            <w:r>
              <w:t>Ⲡⲟ̄ⲥ̄ ⲁϥ̀ⲓ ϣⲁⲣⲟⲛ:</w:t>
            </w:r>
          </w:p>
          <w:p w14:paraId="720F2467" w14:textId="77777777" w:rsidR="00751E7F" w:rsidRDefault="00751E7F" w:rsidP="00751E7F">
            <w:pPr>
              <w:pStyle w:val="CopticVersemulti-line"/>
            </w:pPr>
            <w:r>
              <w:t>ⲧⲉⲛⲙⲉⲧⲃⲟⲕ ⲉⲥⲉⲛϣⲁϣⲛⲓ:</w:t>
            </w:r>
          </w:p>
          <w:p w14:paraId="49F46A98" w14:textId="77777777" w:rsidR="00751E7F" w:rsidRPr="005130A7" w:rsidRDefault="00751E7F" w:rsidP="00751E7F">
            <w:pPr>
              <w:pStyle w:val="CopticHangingVerse"/>
            </w:pPr>
            <w:r>
              <w:t>ⲁⲥⲃⲱⲗ ⲉ̀ⲃⲟⲗϩⲁⲣⲟⲛ.</w:t>
            </w:r>
          </w:p>
        </w:tc>
      </w:tr>
      <w:tr w:rsidR="00751E7F" w14:paraId="3C2873CF" w14:textId="77777777" w:rsidTr="00416092">
        <w:trPr>
          <w:cantSplit/>
          <w:jc w:val="center"/>
        </w:trPr>
        <w:tc>
          <w:tcPr>
            <w:tcW w:w="288" w:type="dxa"/>
          </w:tcPr>
          <w:p w14:paraId="5AC2001A" w14:textId="77777777" w:rsidR="00751E7F" w:rsidRDefault="00751E7F" w:rsidP="00416092">
            <w:pPr>
              <w:pStyle w:val="CopticCross"/>
            </w:pPr>
          </w:p>
        </w:tc>
        <w:tc>
          <w:tcPr>
            <w:tcW w:w="3960" w:type="dxa"/>
          </w:tcPr>
          <w:p w14:paraId="5F8ACBDF" w14:textId="77777777" w:rsidR="00751E7F" w:rsidRDefault="00751E7F" w:rsidP="00751E7F">
            <w:pPr>
              <w:pStyle w:val="EngHang"/>
            </w:pPr>
            <w:r>
              <w:t>Hear us and have mercy upon us,</w:t>
            </w:r>
          </w:p>
          <w:p w14:paraId="6ABC0F76" w14:textId="77777777" w:rsidR="00751E7F" w:rsidRDefault="00751E7F" w:rsidP="00751E7F">
            <w:pPr>
              <w:pStyle w:val="EngHang"/>
            </w:pPr>
            <w:r>
              <w:t>O Good One,</w:t>
            </w:r>
          </w:p>
          <w:p w14:paraId="4BAA1FD2" w14:textId="77777777" w:rsidR="00751E7F" w:rsidRDefault="00751E7F" w:rsidP="00751E7F">
            <w:pPr>
              <w:pStyle w:val="EngHang"/>
            </w:pPr>
            <w:r>
              <w:t>Be with us,</w:t>
            </w:r>
          </w:p>
          <w:p w14:paraId="5893A217" w14:textId="77777777" w:rsidR="00751E7F" w:rsidRDefault="00751E7F" w:rsidP="00751E7F">
            <w:pPr>
              <w:pStyle w:val="EngHangEnd"/>
            </w:pPr>
            <w:r>
              <w:t>For you are our help.</w:t>
            </w:r>
          </w:p>
        </w:tc>
        <w:tc>
          <w:tcPr>
            <w:tcW w:w="288" w:type="dxa"/>
          </w:tcPr>
          <w:p w14:paraId="32BE2E4A" w14:textId="77777777" w:rsidR="00751E7F" w:rsidRDefault="00751E7F" w:rsidP="00416092"/>
        </w:tc>
        <w:tc>
          <w:tcPr>
            <w:tcW w:w="288" w:type="dxa"/>
          </w:tcPr>
          <w:p w14:paraId="45028FDE" w14:textId="77777777" w:rsidR="00751E7F" w:rsidRDefault="00751E7F" w:rsidP="00416092">
            <w:pPr>
              <w:pStyle w:val="CopticCross"/>
            </w:pPr>
          </w:p>
        </w:tc>
        <w:tc>
          <w:tcPr>
            <w:tcW w:w="3960" w:type="dxa"/>
          </w:tcPr>
          <w:p w14:paraId="0E562054" w14:textId="77777777" w:rsidR="00751E7F" w:rsidRDefault="00751E7F" w:rsidP="00751E7F">
            <w:pPr>
              <w:pStyle w:val="CopticVersemulti-line"/>
            </w:pPr>
            <w:r>
              <w:t>Ⲥⲱⲧⲉⲙ ⲟⲩⲟϩ ⲛⲁⲓ ⲛⲁⲛ:</w:t>
            </w:r>
          </w:p>
          <w:p w14:paraId="1922E07A" w14:textId="77777777" w:rsidR="00751E7F" w:rsidRDefault="00751E7F" w:rsidP="00751E7F">
            <w:pPr>
              <w:pStyle w:val="CopticVersemulti-line"/>
            </w:pPr>
            <w:r>
              <w:t>ⲱ̀ ⲡⲓⲁⲅⲁⲑⲟⲥ:</w:t>
            </w:r>
          </w:p>
          <w:p w14:paraId="6A0A775E" w14:textId="77777777" w:rsidR="00751E7F" w:rsidRDefault="00751E7F" w:rsidP="00751E7F">
            <w:pPr>
              <w:pStyle w:val="CopticVersemulti-line"/>
            </w:pPr>
            <w:r>
              <w:t>ⲉⲕⲉ̀ϣⲱⲡⲓ ⲛⲉⲙⲁⲛ:</w:t>
            </w:r>
          </w:p>
          <w:p w14:paraId="2E924331" w14:textId="77777777" w:rsidR="00751E7F" w:rsidRPr="005130A7" w:rsidRDefault="00751E7F" w:rsidP="00751E7F">
            <w:pPr>
              <w:pStyle w:val="CopticHangingVerse"/>
            </w:pPr>
            <w:r>
              <w:t>ⲛ̀ⲑⲟⲕ ⲡⲉ ⲡⲉⲛⲃⲟⲏ̀ⲑⲟⲥ.</w:t>
            </w:r>
          </w:p>
        </w:tc>
      </w:tr>
      <w:tr w:rsidR="00751E7F" w14:paraId="13597FCC" w14:textId="77777777" w:rsidTr="00416092">
        <w:trPr>
          <w:cantSplit/>
          <w:jc w:val="center"/>
        </w:trPr>
        <w:tc>
          <w:tcPr>
            <w:tcW w:w="288" w:type="dxa"/>
          </w:tcPr>
          <w:p w14:paraId="76EFB133" w14:textId="77777777" w:rsidR="00751E7F" w:rsidRDefault="00751E7F" w:rsidP="00416092">
            <w:pPr>
              <w:pStyle w:val="CopticCross"/>
            </w:pPr>
            <w:r w:rsidRPr="00FB5ACB">
              <w:t>¿</w:t>
            </w:r>
          </w:p>
        </w:tc>
        <w:tc>
          <w:tcPr>
            <w:tcW w:w="3960" w:type="dxa"/>
          </w:tcPr>
          <w:p w14:paraId="646DEC09" w14:textId="77777777" w:rsidR="00751E7F" w:rsidRDefault="00751E7F" w:rsidP="00751E7F">
            <w:pPr>
              <w:pStyle w:val="EngHang"/>
            </w:pPr>
            <w:r>
              <w:t>Your Name is sweet, O merciful One.</w:t>
            </w:r>
          </w:p>
          <w:p w14:paraId="6804EE82" w14:textId="77777777" w:rsidR="00751E7F" w:rsidRDefault="00751E7F" w:rsidP="00751E7F">
            <w:pPr>
              <w:pStyle w:val="EngHang"/>
            </w:pPr>
            <w:r>
              <w:t>We worship You</w:t>
            </w:r>
          </w:p>
          <w:p w14:paraId="203ED7E1" w14:textId="77777777" w:rsidR="00751E7F" w:rsidRDefault="00751E7F" w:rsidP="00751E7F">
            <w:pPr>
              <w:pStyle w:val="EngHang"/>
            </w:pPr>
            <w:r>
              <w:t>With humble hearts</w:t>
            </w:r>
          </w:p>
          <w:p w14:paraId="25ECA6BC" w14:textId="77777777" w:rsidR="00751E7F" w:rsidRPr="0078672A" w:rsidRDefault="00751E7F" w:rsidP="00751E7F">
            <w:pPr>
              <w:pStyle w:val="EngHangEnd"/>
            </w:pPr>
            <w:r>
              <w:t>And bended knees.</w:t>
            </w:r>
          </w:p>
        </w:tc>
        <w:tc>
          <w:tcPr>
            <w:tcW w:w="288" w:type="dxa"/>
          </w:tcPr>
          <w:p w14:paraId="02C54587" w14:textId="77777777" w:rsidR="00751E7F" w:rsidRDefault="00751E7F" w:rsidP="00416092"/>
        </w:tc>
        <w:tc>
          <w:tcPr>
            <w:tcW w:w="288" w:type="dxa"/>
          </w:tcPr>
          <w:p w14:paraId="65090D9A" w14:textId="77777777" w:rsidR="00751E7F" w:rsidRDefault="00751E7F" w:rsidP="00416092">
            <w:pPr>
              <w:pStyle w:val="CopticCross"/>
            </w:pPr>
            <w:r w:rsidRPr="00FB5ACB">
              <w:t>¿</w:t>
            </w:r>
          </w:p>
        </w:tc>
        <w:tc>
          <w:tcPr>
            <w:tcW w:w="3960" w:type="dxa"/>
          </w:tcPr>
          <w:p w14:paraId="275BCAAE" w14:textId="77777777" w:rsidR="00751E7F" w:rsidRDefault="00751E7F" w:rsidP="00751E7F">
            <w:pPr>
              <w:pStyle w:val="CopticVersemulti-line"/>
            </w:pPr>
            <w:r>
              <w:t>Ⲧⲉⲛⲟⲩⲱϣⲧ ⲙ̀ⲙⲟⲕ ⲱ̀ ⲡⲓⲛⲁⲏⲧ:</w:t>
            </w:r>
          </w:p>
          <w:p w14:paraId="077B37C0" w14:textId="77777777" w:rsidR="00751E7F" w:rsidRDefault="00751E7F" w:rsidP="00751E7F">
            <w:pPr>
              <w:pStyle w:val="CopticVersemulti-line"/>
            </w:pPr>
            <w:r>
              <w:t>ⲫⲁ ⲡⲓⲣⲁⲛ ⲉⲧϩⲟⲗϫ:</w:t>
            </w:r>
          </w:p>
          <w:p w14:paraId="1D167F9E" w14:textId="77777777" w:rsidR="00751E7F" w:rsidRDefault="00751E7F" w:rsidP="00751E7F">
            <w:pPr>
              <w:pStyle w:val="CopticVersemulti-line"/>
            </w:pPr>
            <w:r>
              <w:t>ϧⲉⲛ ⲟⲩⲑⲉⲃⲓⲟ ⲛ̀ϩⲏⲧ:</w:t>
            </w:r>
          </w:p>
          <w:p w14:paraId="032A9317" w14:textId="77777777" w:rsidR="00751E7F" w:rsidRPr="005130A7" w:rsidRDefault="00751E7F" w:rsidP="00751E7F">
            <w:pPr>
              <w:pStyle w:val="CopticHangingVerse"/>
            </w:pPr>
            <w:r>
              <w:t>ⲛⲉⲙ ⲟⲩⲕⲉⲗⲓ ⲉⲧⲕⲟⲗϫ.</w:t>
            </w:r>
          </w:p>
        </w:tc>
      </w:tr>
      <w:tr w:rsidR="00751E7F" w14:paraId="62AD5029" w14:textId="77777777" w:rsidTr="00416092">
        <w:trPr>
          <w:cantSplit/>
          <w:jc w:val="center"/>
        </w:trPr>
        <w:tc>
          <w:tcPr>
            <w:tcW w:w="288" w:type="dxa"/>
          </w:tcPr>
          <w:p w14:paraId="6B886F8E" w14:textId="77777777" w:rsidR="00751E7F" w:rsidRDefault="00751E7F" w:rsidP="00416092">
            <w:pPr>
              <w:pStyle w:val="CopticCross"/>
            </w:pPr>
            <w:r w:rsidRPr="00FB5ACB">
              <w:t>¿</w:t>
            </w:r>
          </w:p>
        </w:tc>
        <w:tc>
          <w:tcPr>
            <w:tcW w:w="3960" w:type="dxa"/>
          </w:tcPr>
          <w:p w14:paraId="6C2C7F23" w14:textId="77777777" w:rsidR="00751E7F" w:rsidRDefault="00751E7F" w:rsidP="00751E7F">
            <w:pPr>
              <w:pStyle w:val="EngHang"/>
            </w:pPr>
            <w:r>
              <w:t>O Son of God have mercy on me,</w:t>
            </w:r>
          </w:p>
          <w:p w14:paraId="021658EE" w14:textId="77777777" w:rsidR="00751E7F" w:rsidRDefault="00751E7F" w:rsidP="00751E7F">
            <w:pPr>
              <w:pStyle w:val="EngHang"/>
            </w:pPr>
            <w:r>
              <w:t>The sinner,</w:t>
            </w:r>
          </w:p>
          <w:p w14:paraId="2E5E55A3" w14:textId="77777777" w:rsidR="00751E7F" w:rsidRDefault="00751E7F" w:rsidP="00751E7F">
            <w:pPr>
              <w:pStyle w:val="EngHang"/>
            </w:pPr>
            <w:r>
              <w:t>That I might be saved,</w:t>
            </w:r>
          </w:p>
          <w:p w14:paraId="74082A60" w14:textId="77777777" w:rsidR="00751E7F" w:rsidRDefault="00751E7F" w:rsidP="00751E7F">
            <w:pPr>
              <w:pStyle w:val="EngHangEnd"/>
            </w:pPr>
            <w:r>
              <w:t>For I have committed many sins.</w:t>
            </w:r>
          </w:p>
        </w:tc>
        <w:tc>
          <w:tcPr>
            <w:tcW w:w="288" w:type="dxa"/>
          </w:tcPr>
          <w:p w14:paraId="784EA5C0" w14:textId="77777777" w:rsidR="00751E7F" w:rsidRDefault="00751E7F" w:rsidP="00416092"/>
        </w:tc>
        <w:tc>
          <w:tcPr>
            <w:tcW w:w="288" w:type="dxa"/>
          </w:tcPr>
          <w:p w14:paraId="7C39A0C5" w14:textId="77777777" w:rsidR="00751E7F" w:rsidRDefault="00751E7F" w:rsidP="00416092">
            <w:pPr>
              <w:pStyle w:val="CopticCross"/>
            </w:pPr>
            <w:r w:rsidRPr="00FB5ACB">
              <w:t>¿</w:t>
            </w:r>
          </w:p>
        </w:tc>
        <w:tc>
          <w:tcPr>
            <w:tcW w:w="3960" w:type="dxa"/>
          </w:tcPr>
          <w:p w14:paraId="49D9A6AB" w14:textId="77777777" w:rsidR="00751E7F" w:rsidRDefault="00751E7F" w:rsidP="00751E7F">
            <w:pPr>
              <w:pStyle w:val="CopticVersemulti-line"/>
            </w:pPr>
            <w:r>
              <w:t>Ⲩⲥ̄ Ⲑⲥ̄ ⲛⲁⲓ ⲛⲏⲓ:</w:t>
            </w:r>
          </w:p>
          <w:p w14:paraId="3DDBC6C3" w14:textId="77777777" w:rsidR="00751E7F" w:rsidRDefault="00751E7F" w:rsidP="00751E7F">
            <w:pPr>
              <w:pStyle w:val="CopticVersemulti-line"/>
            </w:pPr>
            <w:r>
              <w:t>ⲁⲛⲟⲕ ϧⲁ ⲡⲓⲣⲉϥⲉⲣⲛⲟⲃⲓ:</w:t>
            </w:r>
          </w:p>
          <w:p w14:paraId="3364FC1C" w14:textId="77777777" w:rsidR="00751E7F" w:rsidRDefault="00751E7F" w:rsidP="00751E7F">
            <w:pPr>
              <w:pStyle w:val="CopticVersemulti-line"/>
            </w:pPr>
            <w:r>
              <w:t>ⲉ̀ⲧⲁⲙⲉⲧⲟⲩϫⲁⲓ:</w:t>
            </w:r>
          </w:p>
          <w:p w14:paraId="44288CC6" w14:textId="77777777" w:rsidR="00751E7F" w:rsidRPr="005130A7" w:rsidRDefault="00751E7F" w:rsidP="00751E7F">
            <w:pPr>
              <w:pStyle w:val="CopticHangingVerse"/>
            </w:pPr>
            <w:r>
              <w:t>ϫⲉ ⲁⲓϫⲱⲕ ⲛ̀ⲛⲓⲛⲟⲃⲓ.</w:t>
            </w:r>
          </w:p>
        </w:tc>
      </w:tr>
      <w:tr w:rsidR="00751E7F" w14:paraId="7FF638DA" w14:textId="77777777" w:rsidTr="00416092">
        <w:trPr>
          <w:cantSplit/>
          <w:jc w:val="center"/>
        </w:trPr>
        <w:tc>
          <w:tcPr>
            <w:tcW w:w="288" w:type="dxa"/>
          </w:tcPr>
          <w:p w14:paraId="2DE912A2" w14:textId="77777777" w:rsidR="00751E7F" w:rsidRDefault="00751E7F" w:rsidP="00416092">
            <w:pPr>
              <w:pStyle w:val="CopticCross"/>
            </w:pPr>
          </w:p>
        </w:tc>
        <w:tc>
          <w:tcPr>
            <w:tcW w:w="3960" w:type="dxa"/>
          </w:tcPr>
          <w:p w14:paraId="617C8D3E" w14:textId="77777777" w:rsidR="00751E7F" w:rsidRDefault="00751E7F" w:rsidP="00751E7F">
            <w:pPr>
              <w:pStyle w:val="EngHang"/>
            </w:pPr>
            <w:r>
              <w:t>God the lover of mankind,</w:t>
            </w:r>
          </w:p>
          <w:p w14:paraId="02436CCD" w14:textId="77777777" w:rsidR="00751E7F" w:rsidRDefault="00751E7F" w:rsidP="00751E7F">
            <w:pPr>
              <w:pStyle w:val="EngHang"/>
            </w:pPr>
            <w:r>
              <w:t>The longsuffering,</w:t>
            </w:r>
          </w:p>
          <w:p w14:paraId="6FB1AFD0" w14:textId="77777777" w:rsidR="00751E7F" w:rsidRDefault="00751E7F" w:rsidP="00751E7F">
            <w:pPr>
              <w:pStyle w:val="EngHang"/>
            </w:pPr>
            <w:r>
              <w:t>Who became man</w:t>
            </w:r>
          </w:p>
          <w:p w14:paraId="0EB2B960" w14:textId="77777777" w:rsidR="00751E7F" w:rsidRDefault="00751E7F" w:rsidP="00751E7F">
            <w:pPr>
              <w:pStyle w:val="EngHangEnd"/>
            </w:pPr>
            <w:r>
              <w:t>Of His compassion.</w:t>
            </w:r>
          </w:p>
        </w:tc>
        <w:tc>
          <w:tcPr>
            <w:tcW w:w="288" w:type="dxa"/>
          </w:tcPr>
          <w:p w14:paraId="797E5730" w14:textId="77777777" w:rsidR="00751E7F" w:rsidRDefault="00751E7F" w:rsidP="00416092"/>
        </w:tc>
        <w:tc>
          <w:tcPr>
            <w:tcW w:w="288" w:type="dxa"/>
          </w:tcPr>
          <w:p w14:paraId="7EE3B8EE" w14:textId="77777777" w:rsidR="00751E7F" w:rsidRDefault="00751E7F" w:rsidP="00416092">
            <w:pPr>
              <w:pStyle w:val="CopticCross"/>
            </w:pPr>
          </w:p>
        </w:tc>
        <w:tc>
          <w:tcPr>
            <w:tcW w:w="3960" w:type="dxa"/>
          </w:tcPr>
          <w:p w14:paraId="013A8344" w14:textId="77777777" w:rsidR="00751E7F" w:rsidRDefault="00751E7F" w:rsidP="00751E7F">
            <w:pPr>
              <w:pStyle w:val="CopticVersemulti-line"/>
            </w:pPr>
            <w:r>
              <w:t>Ⲫϯ ⲡⲓⲙⲁⲓⲣⲱⲙⲓ:</w:t>
            </w:r>
          </w:p>
          <w:p w14:paraId="3CCA8478" w14:textId="77777777" w:rsidR="00751E7F" w:rsidRDefault="00751E7F" w:rsidP="00751E7F">
            <w:pPr>
              <w:pStyle w:val="CopticVersemulti-line"/>
            </w:pPr>
            <w:r>
              <w:t>ⲡⲓⲣⲉϥⲱⲟⲩⲛ̀ϩⲏⲧ:</w:t>
            </w:r>
          </w:p>
          <w:p w14:paraId="4048D559" w14:textId="77777777" w:rsidR="00751E7F" w:rsidRDefault="00751E7F" w:rsidP="00751E7F">
            <w:pPr>
              <w:pStyle w:val="CopticVersemulti-line"/>
            </w:pPr>
            <w:r>
              <w:t>ⲫⲏⲉⲧⲁϥϣⲱⲡⲓ ⲛ̀ⲣⲱⲙⲓ:</w:t>
            </w:r>
          </w:p>
          <w:p w14:paraId="452D8FE6" w14:textId="77777777" w:rsidR="00751E7F" w:rsidRPr="005130A7" w:rsidRDefault="00751E7F" w:rsidP="00751E7F">
            <w:pPr>
              <w:pStyle w:val="CopticHangingVerse"/>
            </w:pPr>
            <w:r>
              <w:t>ⲉⲑⲃⲉ ⲛⲉϥⲙⲉⲧϣⲉⲛϩⲏⲧ.</w:t>
            </w:r>
          </w:p>
        </w:tc>
      </w:tr>
      <w:tr w:rsidR="00751E7F" w14:paraId="0BE895F5" w14:textId="77777777" w:rsidTr="00416092">
        <w:trPr>
          <w:cantSplit/>
          <w:jc w:val="center"/>
        </w:trPr>
        <w:tc>
          <w:tcPr>
            <w:tcW w:w="288" w:type="dxa"/>
          </w:tcPr>
          <w:p w14:paraId="23EFFC48" w14:textId="77777777" w:rsidR="00751E7F" w:rsidRDefault="00751E7F" w:rsidP="00416092">
            <w:pPr>
              <w:pStyle w:val="CopticCross"/>
            </w:pPr>
          </w:p>
        </w:tc>
        <w:tc>
          <w:tcPr>
            <w:tcW w:w="3960" w:type="dxa"/>
          </w:tcPr>
          <w:p w14:paraId="48AE1E03" w14:textId="77777777" w:rsidR="00751E7F" w:rsidRDefault="00751E7F" w:rsidP="00751E7F">
            <w:pPr>
              <w:pStyle w:val="EngHang"/>
            </w:pPr>
            <w:r>
              <w:t>Forgive me my iniquities,</w:t>
            </w:r>
          </w:p>
          <w:p w14:paraId="5AC23A58" w14:textId="77777777" w:rsidR="00751E7F" w:rsidRDefault="00751E7F" w:rsidP="00751E7F">
            <w:pPr>
              <w:pStyle w:val="EngHang"/>
            </w:pPr>
            <w:r>
              <w:t>Through the intercessions</w:t>
            </w:r>
          </w:p>
          <w:p w14:paraId="68453954" w14:textId="77777777" w:rsidR="00751E7F" w:rsidRDefault="00751E7F" w:rsidP="00751E7F">
            <w:pPr>
              <w:pStyle w:val="EngHang"/>
            </w:pPr>
            <w:r>
              <w:t>Of your mother Mary,</w:t>
            </w:r>
          </w:p>
          <w:p w14:paraId="42B532EB" w14:textId="77777777" w:rsidR="00751E7F" w:rsidRDefault="00751E7F" w:rsidP="00751E7F">
            <w:pPr>
              <w:pStyle w:val="EngHangEnd"/>
            </w:pPr>
            <w:r>
              <w:t>The great all-holy one.</w:t>
            </w:r>
          </w:p>
        </w:tc>
        <w:tc>
          <w:tcPr>
            <w:tcW w:w="288" w:type="dxa"/>
          </w:tcPr>
          <w:p w14:paraId="3C6F2E53" w14:textId="77777777" w:rsidR="00751E7F" w:rsidRDefault="00751E7F" w:rsidP="00416092"/>
        </w:tc>
        <w:tc>
          <w:tcPr>
            <w:tcW w:w="288" w:type="dxa"/>
          </w:tcPr>
          <w:p w14:paraId="1050EE89" w14:textId="77777777" w:rsidR="00751E7F" w:rsidRDefault="00751E7F" w:rsidP="00416092">
            <w:pPr>
              <w:pStyle w:val="CopticCross"/>
            </w:pPr>
          </w:p>
        </w:tc>
        <w:tc>
          <w:tcPr>
            <w:tcW w:w="3960" w:type="dxa"/>
          </w:tcPr>
          <w:p w14:paraId="0BDBC315" w14:textId="77777777" w:rsidR="00751E7F" w:rsidRDefault="00751E7F" w:rsidP="00751E7F">
            <w:pPr>
              <w:pStyle w:val="CopticVersemulti-line"/>
            </w:pPr>
            <w:r>
              <w:t>Ⲭⲱ ⲛⲁⲛ ⲛ̀ⲛⲉⲛⲁ̀ⲛⲟⲙⲓⲁ:</w:t>
            </w:r>
          </w:p>
          <w:p w14:paraId="08D7B0C8" w14:textId="77777777" w:rsidR="00751E7F" w:rsidRDefault="00751E7F" w:rsidP="00751E7F">
            <w:pPr>
              <w:pStyle w:val="CopticVersemulti-line"/>
            </w:pPr>
            <w:r>
              <w:t>ϩⲓⲧⲉⲛ ⲛⲓⲡ̀ⲣⲉⲥⲃⲓⲁ̀:</w:t>
            </w:r>
          </w:p>
          <w:p w14:paraId="55A5AC51" w14:textId="77777777" w:rsidR="00751E7F" w:rsidRDefault="00751E7F" w:rsidP="00751E7F">
            <w:pPr>
              <w:pStyle w:val="CopticVersemulti-line"/>
            </w:pPr>
            <w:r>
              <w:t>ⲛ̀ⲧⲉ ⲧⲉⲙⲁⲩ Ⲙⲣⲓⲁ̀:</w:t>
            </w:r>
          </w:p>
          <w:p w14:paraId="4FD07A17" w14:textId="77777777" w:rsidR="00751E7F" w:rsidRPr="005130A7" w:rsidRDefault="00751E7F" w:rsidP="00751E7F">
            <w:pPr>
              <w:pStyle w:val="CopticHangingVerse"/>
            </w:pPr>
            <w:r>
              <w:t>ϯⲛⲓϣϯ ⲙ̀ⲡⲁⲛⲁ̀ⲅⲓⲁ.</w:t>
            </w:r>
          </w:p>
        </w:tc>
      </w:tr>
      <w:tr w:rsidR="00751E7F" w14:paraId="0B722EC5" w14:textId="77777777" w:rsidTr="00416092">
        <w:trPr>
          <w:cantSplit/>
          <w:jc w:val="center"/>
        </w:trPr>
        <w:tc>
          <w:tcPr>
            <w:tcW w:w="288" w:type="dxa"/>
          </w:tcPr>
          <w:p w14:paraId="74CD840F" w14:textId="77777777" w:rsidR="00751E7F" w:rsidRPr="003209AF" w:rsidRDefault="00751E7F" w:rsidP="00416092">
            <w:pPr>
              <w:pStyle w:val="CopticCross"/>
              <w:rPr>
                <w:b/>
              </w:rPr>
            </w:pPr>
            <w:r w:rsidRPr="00FB5ACB">
              <w:t>¿</w:t>
            </w:r>
          </w:p>
        </w:tc>
        <w:tc>
          <w:tcPr>
            <w:tcW w:w="3960" w:type="dxa"/>
          </w:tcPr>
          <w:p w14:paraId="0B502C2A" w14:textId="77777777" w:rsidR="00751E7F" w:rsidRDefault="00751E7F" w:rsidP="00751E7F">
            <w:pPr>
              <w:pStyle w:val="EngHang"/>
            </w:pPr>
            <w:r>
              <w:t>All souls praise</w:t>
            </w:r>
          </w:p>
          <w:p w14:paraId="1DBAEC5A" w14:textId="77777777" w:rsidR="00751E7F" w:rsidRDefault="00751E7F" w:rsidP="00751E7F">
            <w:pPr>
              <w:pStyle w:val="EngHang"/>
            </w:pPr>
            <w:r>
              <w:t>God the Creator,</w:t>
            </w:r>
          </w:p>
          <w:p w14:paraId="2709E8CD" w14:textId="77777777" w:rsidR="00751E7F" w:rsidRDefault="00751E7F" w:rsidP="00751E7F">
            <w:pPr>
              <w:pStyle w:val="EngHang"/>
            </w:pPr>
            <w:r>
              <w:t>And offer the hymns</w:t>
            </w:r>
          </w:p>
          <w:p w14:paraId="4234CB7A" w14:textId="77777777" w:rsidR="00751E7F" w:rsidRDefault="00751E7F" w:rsidP="00751E7F">
            <w:pPr>
              <w:pStyle w:val="EngHangEnd"/>
            </w:pPr>
            <w:r>
              <w:t>To Him with honour.</w:t>
            </w:r>
          </w:p>
        </w:tc>
        <w:tc>
          <w:tcPr>
            <w:tcW w:w="288" w:type="dxa"/>
          </w:tcPr>
          <w:p w14:paraId="7E6EDA56" w14:textId="77777777" w:rsidR="00751E7F" w:rsidRDefault="00751E7F" w:rsidP="00416092"/>
        </w:tc>
        <w:tc>
          <w:tcPr>
            <w:tcW w:w="288" w:type="dxa"/>
          </w:tcPr>
          <w:p w14:paraId="7DBB1F55" w14:textId="77777777" w:rsidR="00751E7F" w:rsidRDefault="00751E7F" w:rsidP="00416092">
            <w:pPr>
              <w:pStyle w:val="CopticCross"/>
            </w:pPr>
            <w:r w:rsidRPr="00FB5ACB">
              <w:t>¿</w:t>
            </w:r>
          </w:p>
        </w:tc>
        <w:tc>
          <w:tcPr>
            <w:tcW w:w="3960" w:type="dxa"/>
          </w:tcPr>
          <w:p w14:paraId="0EADF718" w14:textId="77777777" w:rsidR="00751E7F" w:rsidRDefault="00751E7F" w:rsidP="00751E7F">
            <w:pPr>
              <w:pStyle w:val="CopticVersemulti-line"/>
            </w:pPr>
            <w:r>
              <w:t>Ⲯⲩⲭⲏ ⲛⲓⲃⲉⲛ ⲉⲩϩⲱⲥ:</w:t>
            </w:r>
          </w:p>
          <w:p w14:paraId="42ED06E5" w14:textId="77777777" w:rsidR="00751E7F" w:rsidRDefault="00751E7F" w:rsidP="00751E7F">
            <w:pPr>
              <w:pStyle w:val="CopticVersemulti-line"/>
            </w:pPr>
            <w:r>
              <w:t>ⲉ̀Ⲫϯ ⲡⲓⲣⲉϥⲑⲁⲙⲓⲟ:</w:t>
            </w:r>
          </w:p>
          <w:p w14:paraId="1A2E5B5B" w14:textId="77777777" w:rsidR="00751E7F" w:rsidRDefault="00751E7F" w:rsidP="00751E7F">
            <w:pPr>
              <w:pStyle w:val="CopticVersemulti-line"/>
            </w:pPr>
            <w:r>
              <w:t>ⲟⲩⲟϩ ⲉⲩⲟⲩⲱⲣⲡ ⲙ̀ⲡⲁⲓϩⲩⲙⲛⲟⲥ:</w:t>
            </w:r>
          </w:p>
          <w:p w14:paraId="7F737591" w14:textId="77777777" w:rsidR="00751E7F" w:rsidRPr="005130A7" w:rsidRDefault="00751E7F" w:rsidP="00751E7F">
            <w:pPr>
              <w:pStyle w:val="CopticHangingVerse"/>
            </w:pPr>
            <w:r>
              <w:t>ⲙ̀ⲫⲁ ⲡⲓⲧⲁⲓⲟ.</w:t>
            </w:r>
          </w:p>
        </w:tc>
      </w:tr>
      <w:tr w:rsidR="00751E7F" w14:paraId="5C7D4118" w14:textId="77777777" w:rsidTr="00416092">
        <w:trPr>
          <w:cantSplit/>
          <w:jc w:val="center"/>
        </w:trPr>
        <w:tc>
          <w:tcPr>
            <w:tcW w:w="288" w:type="dxa"/>
          </w:tcPr>
          <w:p w14:paraId="3678EF0B" w14:textId="77777777" w:rsidR="00751E7F" w:rsidRDefault="00751E7F" w:rsidP="00416092">
            <w:pPr>
              <w:pStyle w:val="CopticCross"/>
            </w:pPr>
            <w:r w:rsidRPr="00FB5ACB">
              <w:t>¿</w:t>
            </w:r>
          </w:p>
        </w:tc>
        <w:tc>
          <w:tcPr>
            <w:tcW w:w="3960" w:type="dxa"/>
          </w:tcPr>
          <w:p w14:paraId="58774AAB" w14:textId="77777777" w:rsidR="00751E7F" w:rsidRDefault="00751E7F" w:rsidP="00751E7F">
            <w:pPr>
              <w:pStyle w:val="EngHang"/>
            </w:pPr>
            <w:r>
              <w:t>Be patient with us,</w:t>
            </w:r>
          </w:p>
          <w:p w14:paraId="73785B82" w14:textId="77777777" w:rsidR="00751E7F" w:rsidRDefault="00751E7F" w:rsidP="00751E7F">
            <w:pPr>
              <w:pStyle w:val="EngHang"/>
            </w:pPr>
            <w:r>
              <w:t>Hear our prayers,</w:t>
            </w:r>
          </w:p>
          <w:p w14:paraId="6B5B7ED0" w14:textId="77777777" w:rsidR="00751E7F" w:rsidRDefault="00751E7F" w:rsidP="00751E7F">
            <w:pPr>
              <w:pStyle w:val="EngHang"/>
            </w:pPr>
            <w:r>
              <w:t>O Lord, guard us</w:t>
            </w:r>
          </w:p>
          <w:p w14:paraId="301CE3AE" w14:textId="77777777" w:rsidR="00751E7F" w:rsidRDefault="00751E7F" w:rsidP="00751E7F">
            <w:pPr>
              <w:pStyle w:val="EngHangEnd"/>
            </w:pPr>
            <w:r>
              <w:t>From the snares.</w:t>
            </w:r>
          </w:p>
        </w:tc>
        <w:tc>
          <w:tcPr>
            <w:tcW w:w="288" w:type="dxa"/>
          </w:tcPr>
          <w:p w14:paraId="5F575643" w14:textId="77777777" w:rsidR="00751E7F" w:rsidRDefault="00751E7F" w:rsidP="00416092"/>
        </w:tc>
        <w:tc>
          <w:tcPr>
            <w:tcW w:w="288" w:type="dxa"/>
          </w:tcPr>
          <w:p w14:paraId="34953031" w14:textId="77777777" w:rsidR="00751E7F" w:rsidRDefault="00751E7F" w:rsidP="00416092">
            <w:pPr>
              <w:pStyle w:val="CopticCross"/>
            </w:pPr>
            <w:r w:rsidRPr="00FB5ACB">
              <w:t>¿</w:t>
            </w:r>
          </w:p>
        </w:tc>
        <w:tc>
          <w:tcPr>
            <w:tcW w:w="3960" w:type="dxa"/>
          </w:tcPr>
          <w:p w14:paraId="5A669833" w14:textId="77777777" w:rsidR="00751E7F" w:rsidRDefault="00751E7F" w:rsidP="00751E7F">
            <w:pPr>
              <w:pStyle w:val="CopticVersemulti-line"/>
              <w:rPr>
                <w:rFonts w:eastAsia="Arial Unicode MS" w:cs="FreeSerifAvvaShenouda"/>
              </w:rPr>
            </w:pPr>
            <w:r>
              <w:rPr>
                <w:rFonts w:eastAsia="Arial Unicode MS" w:cs="FreeSerifAvvaShenouda"/>
              </w:rPr>
              <w:t>Ⲱⲟⲩⲛ̀ϩⲏⲧ ⲉ̀ϫⲱⲛ:</w:t>
            </w:r>
          </w:p>
          <w:p w14:paraId="2CE9B28C" w14:textId="77777777" w:rsidR="00751E7F" w:rsidRDefault="00751E7F" w:rsidP="00751E7F">
            <w:pPr>
              <w:pStyle w:val="CopticVersemulti-line"/>
              <w:rPr>
                <w:rFonts w:eastAsia="Arial Unicode MS" w:cs="FreeSerifAvvaShenouda"/>
              </w:rPr>
            </w:pPr>
            <w:r>
              <w:rPr>
                <w:rFonts w:eastAsia="Arial Unicode MS" w:cs="FreeSerifAvvaShenouda"/>
              </w:rPr>
              <w:t>ⲥⲱⲧⲉⲙ ⲛ̀ⲛⲉⲛⲉⲩⲭⲏ:</w:t>
            </w:r>
          </w:p>
          <w:p w14:paraId="1C736C6B" w14:textId="77777777" w:rsidR="00751E7F" w:rsidRDefault="00751E7F" w:rsidP="00751E7F">
            <w:pPr>
              <w:pStyle w:val="CopticVersemulti-line"/>
              <w:rPr>
                <w:rFonts w:eastAsia="Arial Unicode MS" w:cs="FreeSerifAvvaShenouda"/>
              </w:rPr>
            </w:pPr>
            <w:r>
              <w:rPr>
                <w:rFonts w:eastAsia="Arial Unicode MS" w:cs="FreeSerifAvvaShenouda"/>
              </w:rPr>
              <w:t>Ⲡⲟ̄ⲥ̄ ⲁⲣⲉϩ ⲉ̀ⲣⲟⲛ:</w:t>
            </w:r>
          </w:p>
          <w:p w14:paraId="13130A42" w14:textId="77777777" w:rsidR="00751E7F" w:rsidRPr="00384F62" w:rsidRDefault="00751E7F" w:rsidP="00751E7F">
            <w:pPr>
              <w:pStyle w:val="CopticHangingVerse"/>
            </w:pPr>
            <w:r>
              <w:t>ⲉ̀ⲃⲟⲗϩⲁ ⲉⲧⲭⲏ.</w:t>
            </w:r>
          </w:p>
        </w:tc>
      </w:tr>
    </w:tbl>
    <w:p w14:paraId="4C371B9F" w14:textId="77777777" w:rsidR="00751E7F" w:rsidRPr="00B84B62" w:rsidRDefault="00751E7F" w:rsidP="00751E7F"/>
    <w:p w14:paraId="792B7DCC" w14:textId="77777777" w:rsidR="00751E7F" w:rsidRDefault="00751E7F" w:rsidP="00751E7F">
      <w:pPr>
        <w:pStyle w:val="Heading4"/>
      </w:pPr>
      <w:bookmarkStart w:id="1540" w:name="_Ref434475591"/>
      <w:r>
        <w:t>The Psali Batos</w:t>
      </w:r>
      <w:r w:rsidR="006C1B94">
        <w:t xml:space="preserve"> for Annunciation</w:t>
      </w:r>
      <w:bookmarkEnd w:id="154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16092" w14:paraId="34F4C4EB" w14:textId="77777777" w:rsidTr="00416092">
        <w:trPr>
          <w:cantSplit/>
          <w:jc w:val="center"/>
        </w:trPr>
        <w:tc>
          <w:tcPr>
            <w:tcW w:w="288" w:type="dxa"/>
          </w:tcPr>
          <w:p w14:paraId="1485EF8D" w14:textId="77777777" w:rsidR="00416092" w:rsidRDefault="00416092" w:rsidP="00416092">
            <w:pPr>
              <w:pStyle w:val="CopticCross"/>
            </w:pPr>
          </w:p>
        </w:tc>
        <w:tc>
          <w:tcPr>
            <w:tcW w:w="3960" w:type="dxa"/>
          </w:tcPr>
          <w:p w14:paraId="7143B230" w14:textId="77777777" w:rsidR="00416092" w:rsidRDefault="00416092" w:rsidP="00416092">
            <w:pPr>
              <w:pStyle w:val="EngHang"/>
            </w:pPr>
            <w:r>
              <w:t xml:space="preserve">Keep us O </w:t>
            </w:r>
            <w:commentRangeStart w:id="1541"/>
            <w:r>
              <w:t>ruler</w:t>
            </w:r>
            <w:commentRangeEnd w:id="1541"/>
            <w:r>
              <w:rPr>
                <w:rStyle w:val="CommentReference"/>
              </w:rPr>
              <w:commentReference w:id="1541"/>
            </w:r>
            <w:r>
              <w:t>,</w:t>
            </w:r>
          </w:p>
          <w:p w14:paraId="4D17BD98" w14:textId="77777777" w:rsidR="00416092" w:rsidRDefault="00416092" w:rsidP="00416092">
            <w:pPr>
              <w:pStyle w:val="EngHang"/>
            </w:pPr>
            <w:r>
              <w:t>Enlighten my mind and my thoughts;</w:t>
            </w:r>
          </w:p>
          <w:p w14:paraId="22D14843" w14:textId="77777777" w:rsidR="00416092" w:rsidRDefault="00416092" w:rsidP="00416092">
            <w:pPr>
              <w:pStyle w:val="EngHang"/>
            </w:pPr>
            <w:r>
              <w:t>Make me to understand, O You who knows</w:t>
            </w:r>
          </w:p>
          <w:p w14:paraId="51CDF639" w14:textId="77777777" w:rsidR="00416092" w:rsidRDefault="00416092" w:rsidP="00416092">
            <w:pPr>
              <w:pStyle w:val="EngHangEnd"/>
            </w:pPr>
            <w:r>
              <w:t>The hidden mysteries of all the creation.</w:t>
            </w:r>
          </w:p>
        </w:tc>
        <w:tc>
          <w:tcPr>
            <w:tcW w:w="288" w:type="dxa"/>
          </w:tcPr>
          <w:p w14:paraId="656BD846" w14:textId="77777777" w:rsidR="00416092" w:rsidRDefault="00416092" w:rsidP="00416092"/>
        </w:tc>
        <w:tc>
          <w:tcPr>
            <w:tcW w:w="288" w:type="dxa"/>
          </w:tcPr>
          <w:p w14:paraId="7554E106" w14:textId="77777777" w:rsidR="00416092" w:rsidRDefault="00416092" w:rsidP="00416092">
            <w:pPr>
              <w:pStyle w:val="CopticCross"/>
            </w:pPr>
          </w:p>
        </w:tc>
        <w:tc>
          <w:tcPr>
            <w:tcW w:w="3960" w:type="dxa"/>
          </w:tcPr>
          <w:p w14:paraId="54499D16" w14:textId="77777777" w:rsidR="00416092" w:rsidRDefault="00416092" w:rsidP="00416092">
            <w:pPr>
              <w:pStyle w:val="CopticVersemulti-line"/>
            </w:pPr>
            <w:r>
              <w:t>Ⲁⲣⲉϩ ⲉ̀ⲣⲟⲛ ⲱ̀ ⲡⲓⲣⲉϥⲉⲣϩⲉⲙⲓ:</w:t>
            </w:r>
          </w:p>
          <w:p w14:paraId="271C4337" w14:textId="77777777" w:rsidR="00416092" w:rsidRDefault="00416092" w:rsidP="00416092">
            <w:pPr>
              <w:pStyle w:val="CopticVersemulti-line"/>
            </w:pPr>
            <w:r>
              <w:t>ⲁⲣⲓⲟⲩⲱⲓⲛⲓ ⲙ̀ⲡⲁⲛⲟⲩⲥ ⲛⲉⲙ ⲡⲁⲉ̀ⲙⲓ:</w:t>
            </w:r>
          </w:p>
          <w:p w14:paraId="024B4FE1" w14:textId="77777777" w:rsidR="00416092" w:rsidRDefault="00416092" w:rsidP="00416092">
            <w:pPr>
              <w:pStyle w:val="CopticVersemulti-line"/>
            </w:pPr>
            <w:r>
              <w:t>ⲙⲁⲕⲁϯ ⲛⲏⲓ ⲱ̀ ⲡⲉⲧⲉ̀ⲙⲓ:</w:t>
            </w:r>
          </w:p>
          <w:p w14:paraId="1E441560" w14:textId="77777777" w:rsidR="00416092" w:rsidRPr="00C35319" w:rsidRDefault="00416092" w:rsidP="00416092">
            <w:pPr>
              <w:pStyle w:val="CopticHangingVerse"/>
            </w:pPr>
            <w:r>
              <w:t>ⲛ̀ⲛⲉⲧϩⲏⲡ ⲛ̀ϯⲕ̀ϯⲥⲓⲥ.</w:t>
            </w:r>
          </w:p>
        </w:tc>
      </w:tr>
      <w:tr w:rsidR="00416092" w14:paraId="565A915C" w14:textId="77777777" w:rsidTr="00416092">
        <w:trPr>
          <w:cantSplit/>
          <w:jc w:val="center"/>
        </w:trPr>
        <w:tc>
          <w:tcPr>
            <w:tcW w:w="288" w:type="dxa"/>
          </w:tcPr>
          <w:p w14:paraId="2D3328F7" w14:textId="77777777" w:rsidR="00416092" w:rsidRDefault="00416092" w:rsidP="00416092">
            <w:pPr>
              <w:pStyle w:val="CopticCross"/>
            </w:pPr>
          </w:p>
        </w:tc>
        <w:tc>
          <w:tcPr>
            <w:tcW w:w="3960" w:type="dxa"/>
          </w:tcPr>
          <w:p w14:paraId="1EB74B0C" w14:textId="77777777" w:rsidR="00416092" w:rsidRDefault="00416092" w:rsidP="00416092">
            <w:pPr>
              <w:pStyle w:val="EngHang"/>
            </w:pPr>
            <w:r>
              <w:t>All mankind praises You,</w:t>
            </w:r>
          </w:p>
          <w:p w14:paraId="78C6D17D" w14:textId="77777777" w:rsidR="00416092" w:rsidRDefault="00416092" w:rsidP="00416092">
            <w:pPr>
              <w:pStyle w:val="EngHang"/>
            </w:pPr>
            <w:r>
              <w:t>O Lover of mankind,</w:t>
            </w:r>
          </w:p>
          <w:p w14:paraId="7E5FA935" w14:textId="77777777" w:rsidR="00416092" w:rsidRDefault="00416092" w:rsidP="00416092">
            <w:pPr>
              <w:pStyle w:val="EngHang"/>
            </w:pPr>
            <w:r>
              <w:t>For You are the ruler,</w:t>
            </w:r>
          </w:p>
          <w:p w14:paraId="36EB5FC0" w14:textId="77777777" w:rsidR="00416092" w:rsidRDefault="00416092" w:rsidP="00416092">
            <w:pPr>
              <w:pStyle w:val="EngHangEnd"/>
            </w:pPr>
            <w:r>
              <w:t>And the supporter of everyone.</w:t>
            </w:r>
          </w:p>
        </w:tc>
        <w:tc>
          <w:tcPr>
            <w:tcW w:w="288" w:type="dxa"/>
          </w:tcPr>
          <w:p w14:paraId="7EC50836" w14:textId="77777777" w:rsidR="00416092" w:rsidRDefault="00416092" w:rsidP="00416092"/>
        </w:tc>
        <w:tc>
          <w:tcPr>
            <w:tcW w:w="288" w:type="dxa"/>
          </w:tcPr>
          <w:p w14:paraId="67D8FA0C" w14:textId="77777777" w:rsidR="00416092" w:rsidRDefault="00416092" w:rsidP="00416092">
            <w:pPr>
              <w:pStyle w:val="CopticCross"/>
            </w:pPr>
          </w:p>
        </w:tc>
        <w:tc>
          <w:tcPr>
            <w:tcW w:w="3960" w:type="dxa"/>
          </w:tcPr>
          <w:p w14:paraId="09FD9713" w14:textId="77777777" w:rsidR="00416092" w:rsidRDefault="00416092" w:rsidP="00416092">
            <w:pPr>
              <w:pStyle w:val="CopticVersemulti-line"/>
            </w:pPr>
            <w:r>
              <w:t>Ⲃⲟⲛ ⲛⲓⲃⲉⲛ ⲛ̀ⲧⲉ ⲛⲓⲣⲱⲙⲓ:</w:t>
            </w:r>
          </w:p>
          <w:p w14:paraId="609958EA" w14:textId="77777777" w:rsidR="00416092" w:rsidRDefault="00416092" w:rsidP="00416092">
            <w:pPr>
              <w:pStyle w:val="CopticVersemulti-line"/>
            </w:pPr>
            <w:r>
              <w:t>ⲉⲩϩⲱⲥ ⲉ̀ⲣⲟⲕ ⲱ̀ ⲡⲓⲙⲁⲓⲣⲱⲙⲓ:</w:t>
            </w:r>
          </w:p>
          <w:p w14:paraId="75F4FEDE" w14:textId="77777777" w:rsidR="00416092" w:rsidRDefault="00416092" w:rsidP="00416092">
            <w:pPr>
              <w:pStyle w:val="CopticVersemulti-line"/>
            </w:pPr>
            <w:r>
              <w:t>ϫⲉ ⲛ̀ⲑⲟⲕ ⲡⲉ ⲡⲓⲣⲉϥⲉⲣϩⲉⲙⲓ:</w:t>
            </w:r>
          </w:p>
          <w:p w14:paraId="52E28023" w14:textId="77777777" w:rsidR="00416092" w:rsidRDefault="00416092" w:rsidP="00416092">
            <w:pPr>
              <w:pStyle w:val="CopticHangingVerse"/>
            </w:pPr>
            <w:r>
              <w:t>ⲟⲩⲟϩ ⲫ̀ⲣⲉⲫϣⲁⲛϣ ⲛ̀ⲟⲩⲟⲛ ⲛⲓⲃⲉⲛ.</w:t>
            </w:r>
          </w:p>
        </w:tc>
      </w:tr>
      <w:tr w:rsidR="00416092" w14:paraId="39F975AC" w14:textId="77777777" w:rsidTr="00416092">
        <w:trPr>
          <w:cantSplit/>
          <w:jc w:val="center"/>
        </w:trPr>
        <w:tc>
          <w:tcPr>
            <w:tcW w:w="288" w:type="dxa"/>
          </w:tcPr>
          <w:p w14:paraId="6B875DAC" w14:textId="77777777" w:rsidR="00416092" w:rsidRDefault="00416092" w:rsidP="00416092">
            <w:pPr>
              <w:pStyle w:val="CopticCross"/>
            </w:pPr>
            <w:r w:rsidRPr="00FB5ACB">
              <w:lastRenderedPageBreak/>
              <w:t>¿</w:t>
            </w:r>
          </w:p>
        </w:tc>
        <w:tc>
          <w:tcPr>
            <w:tcW w:w="3960" w:type="dxa"/>
          </w:tcPr>
          <w:p w14:paraId="432174DD" w14:textId="77777777" w:rsidR="00416092" w:rsidRDefault="00416092" w:rsidP="00416092">
            <w:pPr>
              <w:pStyle w:val="EngHang"/>
            </w:pPr>
            <w:r>
              <w:t>O Jesus Christ, my King,</w:t>
            </w:r>
          </w:p>
          <w:p w14:paraId="758D12FB" w14:textId="77777777" w:rsidR="00416092" w:rsidRDefault="00416092" w:rsidP="00416092">
            <w:pPr>
              <w:pStyle w:val="EngHang"/>
            </w:pPr>
            <w:r>
              <w:t>You are in truth</w:t>
            </w:r>
          </w:p>
          <w:p w14:paraId="401E1913" w14:textId="77777777" w:rsidR="00416092" w:rsidRDefault="00416092" w:rsidP="00416092">
            <w:pPr>
              <w:pStyle w:val="EngHang"/>
            </w:pPr>
            <w:r>
              <w:t>The Light who carries</w:t>
            </w:r>
          </w:p>
          <w:p w14:paraId="5DB4CB56" w14:textId="77777777" w:rsidR="00416092" w:rsidRDefault="00416092" w:rsidP="00416092">
            <w:pPr>
              <w:pStyle w:val="EngHangEnd"/>
            </w:pPr>
            <w:r>
              <w:t>The sins of the world.</w:t>
            </w:r>
          </w:p>
        </w:tc>
        <w:tc>
          <w:tcPr>
            <w:tcW w:w="288" w:type="dxa"/>
          </w:tcPr>
          <w:p w14:paraId="7BE98F7C" w14:textId="77777777" w:rsidR="00416092" w:rsidRDefault="00416092" w:rsidP="00416092"/>
        </w:tc>
        <w:tc>
          <w:tcPr>
            <w:tcW w:w="288" w:type="dxa"/>
          </w:tcPr>
          <w:p w14:paraId="4A3281CE" w14:textId="77777777" w:rsidR="00416092" w:rsidRDefault="00416092" w:rsidP="00416092">
            <w:pPr>
              <w:pStyle w:val="CopticCross"/>
            </w:pPr>
            <w:r w:rsidRPr="00FB5ACB">
              <w:t>¿</w:t>
            </w:r>
          </w:p>
        </w:tc>
        <w:tc>
          <w:tcPr>
            <w:tcW w:w="3960" w:type="dxa"/>
          </w:tcPr>
          <w:p w14:paraId="0EAA9C1F" w14:textId="77777777" w:rsidR="00416092" w:rsidRDefault="00416092" w:rsidP="00416092">
            <w:pPr>
              <w:pStyle w:val="CopticVersemulti-line"/>
            </w:pPr>
            <w:r>
              <w:t>Ⲅⲉ ⲅⲁⲣ ⲛ̀ⲑⲟⲕ ϧⲉⲛ ⲟⲩⲙⲉⲑⲙⲏⲓ:</w:t>
            </w:r>
          </w:p>
          <w:p w14:paraId="42341466" w14:textId="77777777" w:rsidR="00416092" w:rsidRDefault="00416092" w:rsidP="00416092">
            <w:pPr>
              <w:pStyle w:val="CopticVersemulti-line"/>
            </w:pPr>
            <w:r>
              <w:t>Ⲓⲏ̄ⲥ̄ Ⲡⲭ̄ⲥ̄ ⲡⲁⲟⲩⲣⲟ ⲙ̀ⲙⲏⲓ:</w:t>
            </w:r>
          </w:p>
          <w:p w14:paraId="62FF5D4D" w14:textId="77777777" w:rsidR="00416092" w:rsidRDefault="00416092" w:rsidP="00416092">
            <w:pPr>
              <w:pStyle w:val="CopticVersemulti-line"/>
            </w:pPr>
            <w:r>
              <w:t>ⲟⲩⲟϩ ⲡⲓⲟⲩⲱⲓⲛⲓ ⲛ̀ⲧⲁⲫ̀ⲙⲏⲓ:</w:t>
            </w:r>
          </w:p>
          <w:p w14:paraId="79AB416A" w14:textId="77777777" w:rsidR="00416092" w:rsidRDefault="00416092" w:rsidP="00416092">
            <w:pPr>
              <w:pStyle w:val="CopticHangingVerse"/>
            </w:pPr>
            <w:r>
              <w:t>ⲫⲏⲉⲧⲁⲱ̀ⲗⲓ ⲙⲉ̀ⲫ̀ⲛⲟⲃⲓ ⲙ̀ⲡⲓⲕⲟⲥⲙⲟⲥ.</w:t>
            </w:r>
          </w:p>
        </w:tc>
      </w:tr>
      <w:tr w:rsidR="00416092" w14:paraId="1CBB89E1" w14:textId="77777777" w:rsidTr="00416092">
        <w:trPr>
          <w:cantSplit/>
          <w:jc w:val="center"/>
        </w:trPr>
        <w:tc>
          <w:tcPr>
            <w:tcW w:w="288" w:type="dxa"/>
          </w:tcPr>
          <w:p w14:paraId="32240C32" w14:textId="77777777" w:rsidR="00416092" w:rsidRDefault="00416092" w:rsidP="00416092">
            <w:pPr>
              <w:pStyle w:val="CopticCross"/>
            </w:pPr>
            <w:r w:rsidRPr="00FB5ACB">
              <w:t>¿</w:t>
            </w:r>
          </w:p>
        </w:tc>
        <w:tc>
          <w:tcPr>
            <w:tcW w:w="3960" w:type="dxa"/>
          </w:tcPr>
          <w:p w14:paraId="2BF4A34C" w14:textId="77777777" w:rsidR="00416092" w:rsidRDefault="00416092" w:rsidP="00416092">
            <w:pPr>
              <w:pStyle w:val="EngHang"/>
            </w:pPr>
            <w:r>
              <w:t>David the king and psalmist,</w:t>
            </w:r>
          </w:p>
          <w:p w14:paraId="632958DF" w14:textId="77777777" w:rsidR="00416092" w:rsidRDefault="00416092" w:rsidP="00416092">
            <w:pPr>
              <w:pStyle w:val="EngHang"/>
            </w:pPr>
            <w:r>
              <w:t>Said in the psalms,</w:t>
            </w:r>
          </w:p>
          <w:p w14:paraId="4443610B" w14:textId="77777777" w:rsidR="00416092" w:rsidRDefault="00416092" w:rsidP="00416092">
            <w:pPr>
              <w:pStyle w:val="EngHang"/>
            </w:pPr>
            <w:r>
              <w:t>“Arise O Lord with the ark</w:t>
            </w:r>
          </w:p>
          <w:p w14:paraId="67EEAA67" w14:textId="77777777" w:rsidR="00416092" w:rsidRDefault="00416092" w:rsidP="00416092">
            <w:pPr>
              <w:pStyle w:val="EngHangEnd"/>
            </w:pPr>
            <w:r>
              <w:t>Of Your Sanctuary.”</w:t>
            </w:r>
          </w:p>
        </w:tc>
        <w:tc>
          <w:tcPr>
            <w:tcW w:w="288" w:type="dxa"/>
          </w:tcPr>
          <w:p w14:paraId="4A0C0F3A" w14:textId="77777777" w:rsidR="00416092" w:rsidRDefault="00416092" w:rsidP="00416092"/>
        </w:tc>
        <w:tc>
          <w:tcPr>
            <w:tcW w:w="288" w:type="dxa"/>
          </w:tcPr>
          <w:p w14:paraId="4BB10DCB" w14:textId="77777777" w:rsidR="00416092" w:rsidRDefault="00416092" w:rsidP="00416092">
            <w:pPr>
              <w:pStyle w:val="CopticCross"/>
            </w:pPr>
            <w:r w:rsidRPr="00FB5ACB">
              <w:t>¿</w:t>
            </w:r>
          </w:p>
        </w:tc>
        <w:tc>
          <w:tcPr>
            <w:tcW w:w="3960" w:type="dxa"/>
          </w:tcPr>
          <w:p w14:paraId="626B09E6" w14:textId="77777777" w:rsidR="00416092" w:rsidRDefault="00416092" w:rsidP="00416092">
            <w:pPr>
              <w:pStyle w:val="CopticVersemulti-line"/>
            </w:pPr>
            <w:r>
              <w:t>Ⲇⲁⲩⲓⲇ ⲡ̀ⲟⲩⲣⲟ ⲡⲓϩⲩⲙⲛⲟⲇⲟⲥ:</w:t>
            </w:r>
          </w:p>
          <w:p w14:paraId="3F679EA3" w14:textId="77777777" w:rsidR="00416092" w:rsidRDefault="00416092" w:rsidP="00416092">
            <w:pPr>
              <w:pStyle w:val="CopticVersemulti-line"/>
            </w:pPr>
            <w:r>
              <w:t>ⲁϥⲉⲣⲯⲁⲗⲓⲛ ϧⲉⲛ ⲡⲓⲯⲁⲗⲙⲟ:</w:t>
            </w:r>
          </w:p>
          <w:p w14:paraId="053DA424" w14:textId="77777777" w:rsidR="00416092" w:rsidRDefault="00416092" w:rsidP="00416092">
            <w:pPr>
              <w:pStyle w:val="CopticVersemulti-line"/>
            </w:pPr>
            <w:r>
              <w:t>ϫⲉ ⲧⲱⲛⲕ Ⲡⲟ̄ⲥ̄ ⲛⲉⲙ ϯⲕⲩⲃⲱⲧⲟⲥ:</w:t>
            </w:r>
          </w:p>
          <w:p w14:paraId="28CEB326" w14:textId="77777777" w:rsidR="00416092" w:rsidRDefault="00416092" w:rsidP="00416092">
            <w:pPr>
              <w:pStyle w:val="CopticHangingVerse"/>
            </w:pPr>
            <w:r>
              <w:t>ⲉ̀ⲧⲉ ⲡⲓⲙⲁ ⲉ̄ⲑ̄ⲩ̄ ⲛ̀ⲧⲁⲕ.</w:t>
            </w:r>
          </w:p>
        </w:tc>
      </w:tr>
      <w:tr w:rsidR="00416092" w14:paraId="614EF93B" w14:textId="77777777" w:rsidTr="00416092">
        <w:trPr>
          <w:cantSplit/>
          <w:jc w:val="center"/>
        </w:trPr>
        <w:tc>
          <w:tcPr>
            <w:tcW w:w="288" w:type="dxa"/>
          </w:tcPr>
          <w:p w14:paraId="61A544BE" w14:textId="77777777" w:rsidR="00416092" w:rsidRDefault="00416092" w:rsidP="00416092">
            <w:pPr>
              <w:pStyle w:val="CopticCross"/>
            </w:pPr>
          </w:p>
        </w:tc>
        <w:tc>
          <w:tcPr>
            <w:tcW w:w="3960" w:type="dxa"/>
          </w:tcPr>
          <w:p w14:paraId="1C4B1C38" w14:textId="77777777" w:rsidR="00416092" w:rsidRDefault="00416092" w:rsidP="00416092">
            <w:pPr>
              <w:pStyle w:val="EngHang"/>
            </w:pPr>
            <w:r>
              <w:t>This is the Virgin,</w:t>
            </w:r>
          </w:p>
          <w:p w14:paraId="0886591A" w14:textId="77777777" w:rsidR="00416092" w:rsidRDefault="00416092" w:rsidP="00416092">
            <w:pPr>
              <w:pStyle w:val="EngHang"/>
            </w:pPr>
            <w:r>
              <w:t>The daughter of the righteous,</w:t>
            </w:r>
          </w:p>
          <w:p w14:paraId="2514FC3C" w14:textId="77777777" w:rsidR="00416092" w:rsidRDefault="00416092" w:rsidP="00416092">
            <w:pPr>
              <w:pStyle w:val="EngHang"/>
            </w:pPr>
            <w:r>
              <w:t>Mary the Theotokos,</w:t>
            </w:r>
          </w:p>
          <w:p w14:paraId="311D4FB5" w14:textId="07CF1110" w:rsidR="00416092" w:rsidRDefault="00D15008" w:rsidP="00D15008">
            <w:pPr>
              <w:pStyle w:val="EngHang"/>
            </w:pPr>
            <w:r>
              <w:t>The true</w:t>
            </w:r>
            <w:r>
              <w:rPr>
                <w:rStyle w:val="FootnoteReference"/>
              </w:rPr>
              <w:footnoteReference w:id="969"/>
            </w:r>
            <w:r>
              <w:t xml:space="preserve"> Queen.</w:t>
            </w:r>
          </w:p>
        </w:tc>
        <w:tc>
          <w:tcPr>
            <w:tcW w:w="288" w:type="dxa"/>
          </w:tcPr>
          <w:p w14:paraId="4C879849" w14:textId="77777777" w:rsidR="00416092" w:rsidRDefault="00416092" w:rsidP="00416092"/>
        </w:tc>
        <w:tc>
          <w:tcPr>
            <w:tcW w:w="288" w:type="dxa"/>
          </w:tcPr>
          <w:p w14:paraId="08EA17F1" w14:textId="77777777" w:rsidR="00416092" w:rsidRDefault="00416092" w:rsidP="00416092">
            <w:pPr>
              <w:pStyle w:val="CopticCross"/>
            </w:pPr>
          </w:p>
        </w:tc>
        <w:tc>
          <w:tcPr>
            <w:tcW w:w="3960" w:type="dxa"/>
          </w:tcPr>
          <w:p w14:paraId="17A52FDA" w14:textId="77777777" w:rsidR="00416092" w:rsidRDefault="00416092" w:rsidP="00416092">
            <w:pPr>
              <w:pStyle w:val="CopticVersemulti-line"/>
            </w:pPr>
            <w:r>
              <w:t>Ⲉⲧⲉ ⲫⲁⲓ ⲧⲉ ϯⲡⲁⲣⲑⲉⲛⲟⲥ:</w:t>
            </w:r>
          </w:p>
          <w:p w14:paraId="3729739F" w14:textId="77777777" w:rsidR="00416092" w:rsidRDefault="00416092" w:rsidP="00416092">
            <w:pPr>
              <w:pStyle w:val="CopticVersemulti-line"/>
            </w:pPr>
            <w:r>
              <w:t>ⲧ̀ϣⲉⲣⲓ ⲛ̀ⲛⲓⲇⲓⲕⲉⲟⲥ:</w:t>
            </w:r>
          </w:p>
          <w:p w14:paraId="4C4561CB" w14:textId="77777777" w:rsidR="00416092" w:rsidRDefault="00416092" w:rsidP="00416092">
            <w:pPr>
              <w:pStyle w:val="CopticVersemulti-line"/>
            </w:pPr>
            <w:r>
              <w:t>Ⲙⲣⲓⲁ̀ ϯⲑⲉⲟⲧⲟⲕⲟⲥ:</w:t>
            </w:r>
          </w:p>
          <w:p w14:paraId="1CC58A15" w14:textId="77777777" w:rsidR="00416092" w:rsidRDefault="00416092" w:rsidP="00416092">
            <w:pPr>
              <w:pStyle w:val="CopticHangingVerse"/>
            </w:pPr>
            <w:r>
              <w:t>ϯⲟⲩⲣⲱ ⲙ̀ⲙⲏⲓ ⲛ̀ⲁⲗⲏⲑⲓⲛⲏ.</w:t>
            </w:r>
          </w:p>
        </w:tc>
      </w:tr>
      <w:tr w:rsidR="00416092" w14:paraId="741F1D55" w14:textId="77777777" w:rsidTr="00416092">
        <w:trPr>
          <w:cantSplit/>
          <w:jc w:val="center"/>
        </w:trPr>
        <w:tc>
          <w:tcPr>
            <w:tcW w:w="288" w:type="dxa"/>
          </w:tcPr>
          <w:p w14:paraId="2DBC2FB7" w14:textId="77777777" w:rsidR="00416092" w:rsidRDefault="00416092" w:rsidP="00416092">
            <w:pPr>
              <w:pStyle w:val="CopticCross"/>
            </w:pPr>
          </w:p>
        </w:tc>
        <w:tc>
          <w:tcPr>
            <w:tcW w:w="3960" w:type="dxa"/>
          </w:tcPr>
          <w:p w14:paraId="277F4CCF" w14:textId="77777777" w:rsidR="00416092" w:rsidRDefault="00416092" w:rsidP="00416092">
            <w:pPr>
              <w:pStyle w:val="EngHang"/>
            </w:pPr>
            <w:r>
              <w:t>The praises offered to</w:t>
            </w:r>
          </w:p>
          <w:p w14:paraId="59B2660F" w14:textId="77777777" w:rsidR="00416092" w:rsidRDefault="00416092" w:rsidP="00416092">
            <w:pPr>
              <w:pStyle w:val="EngHang"/>
            </w:pPr>
            <w:r>
              <w:t xml:space="preserve">The </w:t>
            </w:r>
            <w:r w:rsidRPr="004C7D7D">
              <w:t>all-</w:t>
            </w:r>
            <w:r>
              <w:t>holy Bride are plenteous;</w:t>
            </w:r>
          </w:p>
          <w:p w14:paraId="2C022484" w14:textId="77777777" w:rsidR="00416092" w:rsidRDefault="00416092" w:rsidP="00416092">
            <w:pPr>
              <w:pStyle w:val="EngHang"/>
            </w:pPr>
            <w:r>
              <w:t>The Pure One full of wisdom,</w:t>
            </w:r>
          </w:p>
          <w:p w14:paraId="693FB856" w14:textId="77777777" w:rsidR="00416092" w:rsidRDefault="00416092" w:rsidP="00416092">
            <w:pPr>
              <w:pStyle w:val="EngHangEnd"/>
            </w:pPr>
            <w:r>
              <w:t>The Mother of the True Light.</w:t>
            </w:r>
          </w:p>
        </w:tc>
        <w:tc>
          <w:tcPr>
            <w:tcW w:w="288" w:type="dxa"/>
          </w:tcPr>
          <w:p w14:paraId="4C8FBA05" w14:textId="77777777" w:rsidR="00416092" w:rsidRDefault="00416092" w:rsidP="00416092"/>
        </w:tc>
        <w:tc>
          <w:tcPr>
            <w:tcW w:w="288" w:type="dxa"/>
          </w:tcPr>
          <w:p w14:paraId="40E0388B" w14:textId="77777777" w:rsidR="00416092" w:rsidRDefault="00416092" w:rsidP="00416092">
            <w:pPr>
              <w:pStyle w:val="CopticCross"/>
            </w:pPr>
          </w:p>
        </w:tc>
        <w:tc>
          <w:tcPr>
            <w:tcW w:w="3960" w:type="dxa"/>
          </w:tcPr>
          <w:p w14:paraId="74E60775" w14:textId="77777777" w:rsidR="00416092" w:rsidRDefault="00416092" w:rsidP="00416092">
            <w:pPr>
              <w:pStyle w:val="CopticVersemulti-line"/>
            </w:pPr>
            <w:r>
              <w:t>Ⲍⲉⲟϣ ⲛ̀ϫⲉ ⲛⲉ ⲉⲩⲫⲟⲙⲓⲁ:</w:t>
            </w:r>
          </w:p>
          <w:p w14:paraId="37B900FA" w14:textId="77777777" w:rsidR="00416092" w:rsidRDefault="00416092" w:rsidP="00416092">
            <w:pPr>
              <w:pStyle w:val="CopticVersemulti-line"/>
            </w:pPr>
            <w:r>
              <w:t>ϯϣⲉⲗⲉⲧ ⲙ̀ⲡⲁⲛⲁ̀ⲅⲓⲁ:</w:t>
            </w:r>
          </w:p>
          <w:p w14:paraId="4F6738D5" w14:textId="77777777" w:rsidR="00416092" w:rsidRDefault="00416092" w:rsidP="00416092">
            <w:pPr>
              <w:pStyle w:val="CopticVersemulti-line"/>
            </w:pPr>
            <w:r>
              <w:t>ϯⲕⲁⲑⲁⲣⲟⲥ ⲉⲑⲙⲉϩ ⲛ̀ⲥⲟⲫⲓⲁ:</w:t>
            </w:r>
          </w:p>
          <w:p w14:paraId="45FC1E31" w14:textId="77777777" w:rsidR="00416092" w:rsidRDefault="00416092" w:rsidP="00416092">
            <w:pPr>
              <w:pStyle w:val="CopticHangingVerse"/>
            </w:pPr>
            <w:r>
              <w:t>ⲑ̀ⲙⲁⲩ ⲙ̀ⲡⲓⲟⲩⲱⲓⲛⲓ ⲙ̀ⲙⲏⲓ.</w:t>
            </w:r>
          </w:p>
        </w:tc>
      </w:tr>
      <w:tr w:rsidR="00416092" w14:paraId="0E49EEE4" w14:textId="77777777" w:rsidTr="00416092">
        <w:trPr>
          <w:cantSplit/>
          <w:jc w:val="center"/>
        </w:trPr>
        <w:tc>
          <w:tcPr>
            <w:tcW w:w="288" w:type="dxa"/>
          </w:tcPr>
          <w:p w14:paraId="68B5366B" w14:textId="77777777" w:rsidR="00416092" w:rsidRDefault="00416092" w:rsidP="00416092">
            <w:pPr>
              <w:pStyle w:val="CopticCross"/>
            </w:pPr>
            <w:r w:rsidRPr="00FB5ACB">
              <w:t>¿</w:t>
            </w:r>
          </w:p>
        </w:tc>
        <w:tc>
          <w:tcPr>
            <w:tcW w:w="3960" w:type="dxa"/>
          </w:tcPr>
          <w:p w14:paraId="0AF5A07C" w14:textId="77777777" w:rsidR="00416092" w:rsidRDefault="00416092" w:rsidP="00416092">
            <w:pPr>
              <w:pStyle w:val="EngHang"/>
            </w:pPr>
            <w:r>
              <w:t>God is the True God,</w:t>
            </w:r>
          </w:p>
          <w:p w14:paraId="0C1A60F5" w14:textId="77777777" w:rsidR="00416092" w:rsidRDefault="00416092" w:rsidP="00416092">
            <w:pPr>
              <w:pStyle w:val="EngHang"/>
            </w:pPr>
            <w:r>
              <w:t>And the patient One.</w:t>
            </w:r>
          </w:p>
          <w:p w14:paraId="6B065B69" w14:textId="77777777" w:rsidR="00416092" w:rsidRDefault="00416092" w:rsidP="00416092">
            <w:pPr>
              <w:pStyle w:val="EngHang"/>
            </w:pPr>
            <w:r>
              <w:t>He bowed down the heavens,</w:t>
            </w:r>
          </w:p>
          <w:p w14:paraId="6DEDC520" w14:textId="77777777" w:rsidR="00416092" w:rsidRDefault="00416092" w:rsidP="00416092">
            <w:pPr>
              <w:pStyle w:val="EngHangEnd"/>
            </w:pPr>
            <w:r>
              <w:t>And came and took flesh of you.</w:t>
            </w:r>
          </w:p>
        </w:tc>
        <w:tc>
          <w:tcPr>
            <w:tcW w:w="288" w:type="dxa"/>
          </w:tcPr>
          <w:p w14:paraId="55B051BD" w14:textId="77777777" w:rsidR="00416092" w:rsidRDefault="00416092" w:rsidP="00416092"/>
        </w:tc>
        <w:tc>
          <w:tcPr>
            <w:tcW w:w="288" w:type="dxa"/>
          </w:tcPr>
          <w:p w14:paraId="683C95E7" w14:textId="77777777" w:rsidR="00416092" w:rsidRDefault="00416092" w:rsidP="00416092">
            <w:pPr>
              <w:pStyle w:val="CopticCross"/>
            </w:pPr>
            <w:r w:rsidRPr="00FB5ACB">
              <w:t>¿</w:t>
            </w:r>
          </w:p>
        </w:tc>
        <w:tc>
          <w:tcPr>
            <w:tcW w:w="3960" w:type="dxa"/>
          </w:tcPr>
          <w:p w14:paraId="774F9B60" w14:textId="77777777" w:rsidR="00416092" w:rsidRDefault="00416092" w:rsidP="00416092">
            <w:pPr>
              <w:pStyle w:val="CopticVersemulti-line"/>
            </w:pPr>
            <w:r>
              <w:t>Ⲏⲗ ⲡⲉ Ⲫϯ ⲙ̀ⲙⲏⲓ:</w:t>
            </w:r>
          </w:p>
          <w:p w14:paraId="4408B79F" w14:textId="77777777" w:rsidR="00416092" w:rsidRDefault="00416092" w:rsidP="00416092">
            <w:pPr>
              <w:pStyle w:val="CopticVersemulti-line"/>
            </w:pPr>
            <w:r>
              <w:t>ⲟⲩⲟϩ ⲡⲓⲣⲉϥⲱⲟⲩⲛ̀ϩⲏⲧ:</w:t>
            </w:r>
          </w:p>
          <w:p w14:paraId="1D793172" w14:textId="77777777" w:rsidR="00416092" w:rsidRDefault="00416092" w:rsidP="00416092">
            <w:pPr>
              <w:pStyle w:val="CopticVersemulti-line"/>
            </w:pPr>
            <w:r>
              <w:t>ⲁϥⲣⲉⲕ ⲧ̀ⲫⲉ ⲁϥⲓ̀ ⲉ̀ⲡⲉⲥⲏⲧ:</w:t>
            </w:r>
          </w:p>
          <w:p w14:paraId="4D6A9E5B" w14:textId="77777777" w:rsidR="00416092" w:rsidRDefault="00416092" w:rsidP="00416092">
            <w:pPr>
              <w:pStyle w:val="CopticHangingVerse"/>
            </w:pPr>
            <w:r>
              <w:t>ⲁϥϭⲓⲥⲁⲣⲝ ⲉ̀ⲃⲟⲗ ⲛ̀ϧⲏϯ.</w:t>
            </w:r>
          </w:p>
        </w:tc>
      </w:tr>
      <w:tr w:rsidR="00416092" w14:paraId="64B13731" w14:textId="77777777" w:rsidTr="00416092">
        <w:trPr>
          <w:cantSplit/>
          <w:jc w:val="center"/>
        </w:trPr>
        <w:tc>
          <w:tcPr>
            <w:tcW w:w="288" w:type="dxa"/>
          </w:tcPr>
          <w:p w14:paraId="455E4E89" w14:textId="77777777" w:rsidR="00416092" w:rsidRDefault="00416092" w:rsidP="00416092">
            <w:pPr>
              <w:pStyle w:val="CopticCross"/>
            </w:pPr>
            <w:r w:rsidRPr="00FB5ACB">
              <w:t>¿</w:t>
            </w:r>
          </w:p>
        </w:tc>
        <w:tc>
          <w:tcPr>
            <w:tcW w:w="3960" w:type="dxa"/>
          </w:tcPr>
          <w:p w14:paraId="4DF7AFF7" w14:textId="77777777" w:rsidR="00416092" w:rsidRDefault="00416092" w:rsidP="00416092">
            <w:pPr>
              <w:pStyle w:val="EngHang"/>
            </w:pPr>
            <w:r>
              <w:t>Gather all you faithful,</w:t>
            </w:r>
          </w:p>
          <w:p w14:paraId="32267A89" w14:textId="77777777" w:rsidR="00416092" w:rsidRDefault="00416092" w:rsidP="00416092">
            <w:pPr>
              <w:pStyle w:val="EngHang"/>
            </w:pPr>
            <w:r>
              <w:t>The sons of the Orthodox,</w:t>
            </w:r>
          </w:p>
          <w:p w14:paraId="0937B184" w14:textId="77777777" w:rsidR="00416092" w:rsidRDefault="00416092" w:rsidP="00416092">
            <w:pPr>
              <w:pStyle w:val="EngHang"/>
            </w:pPr>
            <w:r>
              <w:t>That we may honour the Virgin,</w:t>
            </w:r>
          </w:p>
          <w:p w14:paraId="38A1BCF7" w14:textId="77777777" w:rsidR="00416092" w:rsidRDefault="00416092" w:rsidP="00416092">
            <w:pPr>
              <w:pStyle w:val="EngHangEnd"/>
            </w:pPr>
            <w:r>
              <w:t>The wondrous Bride.</w:t>
            </w:r>
          </w:p>
        </w:tc>
        <w:tc>
          <w:tcPr>
            <w:tcW w:w="288" w:type="dxa"/>
          </w:tcPr>
          <w:p w14:paraId="2FDB296C" w14:textId="77777777" w:rsidR="00416092" w:rsidRDefault="00416092" w:rsidP="00416092"/>
        </w:tc>
        <w:tc>
          <w:tcPr>
            <w:tcW w:w="288" w:type="dxa"/>
          </w:tcPr>
          <w:p w14:paraId="05D0D7F9" w14:textId="77777777" w:rsidR="00416092" w:rsidRDefault="00416092" w:rsidP="00416092">
            <w:pPr>
              <w:pStyle w:val="CopticCross"/>
            </w:pPr>
            <w:r w:rsidRPr="00FB5ACB">
              <w:t>¿</w:t>
            </w:r>
          </w:p>
        </w:tc>
        <w:tc>
          <w:tcPr>
            <w:tcW w:w="3960" w:type="dxa"/>
          </w:tcPr>
          <w:p w14:paraId="37FA26BA" w14:textId="77777777" w:rsidR="00416092" w:rsidRDefault="00416092" w:rsidP="00416092">
            <w:pPr>
              <w:pStyle w:val="CopticVersemulti-line"/>
            </w:pPr>
            <w:r>
              <w:t>Ⲑⲱⲟⲩϯ ⲧⲏⲣⲟⲩ ⲱ̀ ⲛⲓⲡⲓⲥⲧⲟⲥ:</w:t>
            </w:r>
          </w:p>
          <w:p w14:paraId="12AC7B0D" w14:textId="77777777" w:rsidR="00416092" w:rsidRDefault="00416092" w:rsidP="00416092">
            <w:pPr>
              <w:pStyle w:val="CopticVersemulti-line"/>
            </w:pPr>
            <w:r>
              <w:t>ⲛⲓϣⲏⲣⲓ ⲛ̀ⲟ̀ⲣⲑⲟⲇⲟⲝⲟⲥ:</w:t>
            </w:r>
          </w:p>
          <w:p w14:paraId="7DF94E27" w14:textId="77777777" w:rsidR="00416092" w:rsidRDefault="00416092" w:rsidP="00416092">
            <w:pPr>
              <w:pStyle w:val="CopticVersemulti-line"/>
            </w:pPr>
            <w:r>
              <w:t>ⲛ̀ⲧⲉⲛⲧⲁⲓ ⲛ̀ϯⲡⲁⲣⲑⲉⲛⲟⲥ:</w:t>
            </w:r>
          </w:p>
          <w:p w14:paraId="6038235B" w14:textId="77777777" w:rsidR="00416092" w:rsidRPr="005130A7" w:rsidRDefault="00416092" w:rsidP="00416092">
            <w:pPr>
              <w:pStyle w:val="CopticHangingVerse"/>
            </w:pPr>
            <w:r>
              <w:t>ϯϣⲉⲗⲉⲧ ⲙ̀ⲡⲁⲣⲁⲇⲟⲝⲟⲛ.</w:t>
            </w:r>
          </w:p>
        </w:tc>
      </w:tr>
      <w:tr w:rsidR="00416092" w14:paraId="06AC798F" w14:textId="77777777" w:rsidTr="00416092">
        <w:trPr>
          <w:cantSplit/>
          <w:jc w:val="center"/>
        </w:trPr>
        <w:tc>
          <w:tcPr>
            <w:tcW w:w="288" w:type="dxa"/>
          </w:tcPr>
          <w:p w14:paraId="7D9F4A88" w14:textId="77777777" w:rsidR="00416092" w:rsidRDefault="00416092" w:rsidP="00416092">
            <w:pPr>
              <w:pStyle w:val="CopticCross"/>
            </w:pPr>
          </w:p>
        </w:tc>
        <w:tc>
          <w:tcPr>
            <w:tcW w:w="3960" w:type="dxa"/>
          </w:tcPr>
          <w:p w14:paraId="62FB4DA6" w14:textId="77777777" w:rsidR="00416092" w:rsidRDefault="00416092" w:rsidP="00416092">
            <w:pPr>
              <w:pStyle w:val="EngHang"/>
            </w:pPr>
            <w:r>
              <w:t>Jesus Christ has chosen you,</w:t>
            </w:r>
          </w:p>
          <w:p w14:paraId="5DDEB816" w14:textId="77777777" w:rsidR="00416092" w:rsidRDefault="00416092" w:rsidP="00416092">
            <w:pPr>
              <w:pStyle w:val="EngHang"/>
            </w:pPr>
            <w:r>
              <w:t>O Mary, the Queen.</w:t>
            </w:r>
          </w:p>
          <w:p w14:paraId="44491B94" w14:textId="77777777" w:rsidR="00416092" w:rsidRDefault="00416092" w:rsidP="00416092">
            <w:pPr>
              <w:pStyle w:val="EngHang"/>
            </w:pPr>
            <w:r>
              <w:t>He found no one like you</w:t>
            </w:r>
          </w:p>
          <w:p w14:paraId="43B3D2B5" w14:textId="77777777" w:rsidR="00416092" w:rsidRDefault="00416092" w:rsidP="00416092">
            <w:pPr>
              <w:pStyle w:val="EngHangEnd"/>
            </w:pPr>
            <w:r>
              <w:t>In the whole world.</w:t>
            </w:r>
          </w:p>
        </w:tc>
        <w:tc>
          <w:tcPr>
            <w:tcW w:w="288" w:type="dxa"/>
          </w:tcPr>
          <w:p w14:paraId="64A750B4" w14:textId="77777777" w:rsidR="00416092" w:rsidRDefault="00416092" w:rsidP="00416092"/>
        </w:tc>
        <w:tc>
          <w:tcPr>
            <w:tcW w:w="288" w:type="dxa"/>
          </w:tcPr>
          <w:p w14:paraId="01CFF943" w14:textId="77777777" w:rsidR="00416092" w:rsidRDefault="00416092" w:rsidP="00416092">
            <w:pPr>
              <w:pStyle w:val="CopticCross"/>
            </w:pPr>
          </w:p>
        </w:tc>
        <w:tc>
          <w:tcPr>
            <w:tcW w:w="3960" w:type="dxa"/>
          </w:tcPr>
          <w:p w14:paraId="229A3A16" w14:textId="77777777" w:rsidR="00416092" w:rsidRDefault="00416092" w:rsidP="00416092">
            <w:pPr>
              <w:pStyle w:val="CopticVersemulti-line"/>
            </w:pPr>
            <w:r>
              <w:t>Ⲓⲏ̄ⲥ̄ Ⲡⲭ̄ⲥ̄ ⲁϥⲥⲱⲧⲡ ⲙ̀ⲙⲟ:</w:t>
            </w:r>
          </w:p>
          <w:p w14:paraId="11B3210F" w14:textId="77777777" w:rsidR="00416092" w:rsidRDefault="00416092" w:rsidP="00416092">
            <w:pPr>
              <w:pStyle w:val="CopticVersemulti-line"/>
            </w:pPr>
            <w:r>
              <w:t>ⲱ̀ Ⲙⲁⲣⲓⲁ̀ ϯⲟⲩⲣⲱ:</w:t>
            </w:r>
          </w:p>
          <w:p w14:paraId="2007F65F" w14:textId="77777777" w:rsidR="00416092" w:rsidRDefault="00416092" w:rsidP="00416092">
            <w:pPr>
              <w:pStyle w:val="CopticVersemulti-line"/>
            </w:pPr>
            <w:r>
              <w:t>ⲙ̀ⲡⲉϥϫⲉⲙ ⲫⲏⲉⲧⲟ̀ⲛⲓ ⲙ̀ⲙⲟ:</w:t>
            </w:r>
          </w:p>
          <w:p w14:paraId="6C835DA5" w14:textId="77777777" w:rsidR="00416092" w:rsidRPr="005130A7" w:rsidRDefault="00416092" w:rsidP="00416092">
            <w:pPr>
              <w:pStyle w:val="CopticHangingVerse"/>
            </w:pPr>
            <w:r>
              <w:t>ϧⲉⲛ ϯⲟⲓⲕⲟⲙⲉⲛⲏ ⲧⲏⲣⲥ.</w:t>
            </w:r>
          </w:p>
        </w:tc>
      </w:tr>
      <w:tr w:rsidR="00416092" w14:paraId="0A09613C" w14:textId="77777777" w:rsidTr="00416092">
        <w:trPr>
          <w:cantSplit/>
          <w:jc w:val="center"/>
        </w:trPr>
        <w:tc>
          <w:tcPr>
            <w:tcW w:w="288" w:type="dxa"/>
          </w:tcPr>
          <w:p w14:paraId="21C004BE" w14:textId="77777777" w:rsidR="00416092" w:rsidRDefault="00416092" w:rsidP="00416092">
            <w:pPr>
              <w:pStyle w:val="CopticCross"/>
            </w:pPr>
          </w:p>
        </w:tc>
        <w:tc>
          <w:tcPr>
            <w:tcW w:w="3960" w:type="dxa"/>
          </w:tcPr>
          <w:p w14:paraId="5E82C3CA" w14:textId="77777777" w:rsidR="00416092" w:rsidRDefault="00416092" w:rsidP="00416092">
            <w:pPr>
              <w:pStyle w:val="EngHang"/>
            </w:pPr>
            <w:r>
              <w:t>For you are the Tabernacle,</w:t>
            </w:r>
          </w:p>
          <w:p w14:paraId="599E0342" w14:textId="77777777" w:rsidR="00416092" w:rsidRDefault="00416092" w:rsidP="00416092">
            <w:pPr>
              <w:pStyle w:val="EngHang"/>
            </w:pPr>
            <w:r>
              <w:t>O chaste, and undefiled.</w:t>
            </w:r>
          </w:p>
          <w:p w14:paraId="1DEFE3E1" w14:textId="77777777" w:rsidR="00416092" w:rsidRDefault="00416092" w:rsidP="00416092">
            <w:pPr>
              <w:pStyle w:val="EngHang"/>
            </w:pPr>
            <w:r>
              <w:t>This is a great honour,</w:t>
            </w:r>
          </w:p>
          <w:p w14:paraId="1705ED9B" w14:textId="77777777" w:rsidR="00416092" w:rsidRDefault="00416092" w:rsidP="00416092">
            <w:pPr>
              <w:pStyle w:val="EngHangEnd"/>
            </w:pPr>
            <w:r>
              <w:t>Oh true vine.</w:t>
            </w:r>
          </w:p>
        </w:tc>
        <w:tc>
          <w:tcPr>
            <w:tcW w:w="288" w:type="dxa"/>
          </w:tcPr>
          <w:p w14:paraId="597915FE" w14:textId="77777777" w:rsidR="00416092" w:rsidRDefault="00416092" w:rsidP="00416092"/>
        </w:tc>
        <w:tc>
          <w:tcPr>
            <w:tcW w:w="288" w:type="dxa"/>
          </w:tcPr>
          <w:p w14:paraId="154DA471" w14:textId="77777777" w:rsidR="00416092" w:rsidRDefault="00416092" w:rsidP="00416092">
            <w:pPr>
              <w:pStyle w:val="CopticCross"/>
            </w:pPr>
          </w:p>
        </w:tc>
        <w:tc>
          <w:tcPr>
            <w:tcW w:w="3960" w:type="dxa"/>
          </w:tcPr>
          <w:p w14:paraId="5EAA3D7E" w14:textId="77777777" w:rsidR="00416092" w:rsidRDefault="00416092" w:rsidP="00416092">
            <w:pPr>
              <w:pStyle w:val="CopticVersemulti-line"/>
            </w:pPr>
            <w:r>
              <w:t>Ⲕⲉ ⲅⲁⲣ ⲛ̀ⲑⲟ ⲧⲉ ⲧⲥ̀ⲕⲏⲛⲏ:</w:t>
            </w:r>
          </w:p>
          <w:p w14:paraId="4405FEB0" w14:textId="77777777" w:rsidR="00416092" w:rsidRDefault="00416092" w:rsidP="00416092">
            <w:pPr>
              <w:pStyle w:val="CopticVersemulti-line"/>
            </w:pPr>
            <w:r>
              <w:t>ⲱ̀ ϯⲁⲧⲑⲱⲗⲉⲃ ⲛ̀ⲥⲉⲙⲛⲉ:</w:t>
            </w:r>
          </w:p>
          <w:p w14:paraId="35087FB4" w14:textId="77777777" w:rsidR="00416092" w:rsidRDefault="00416092" w:rsidP="00416092">
            <w:pPr>
              <w:pStyle w:val="CopticVersemulti-line"/>
            </w:pPr>
            <w:r>
              <w:t>ⲫⲁⲓ ⲧⲉ ϯⲛⲓϣϯ ⲛ̀ⲧⲓⲙⲏ:</w:t>
            </w:r>
          </w:p>
          <w:p w14:paraId="2217E719" w14:textId="77777777" w:rsidR="00416092" w:rsidRPr="005130A7" w:rsidRDefault="00416092" w:rsidP="00416092">
            <w:pPr>
              <w:pStyle w:val="CopticHangingVerse"/>
            </w:pPr>
            <w:r>
              <w:t>ϯⲃⲱ ⲛ̀ⲁⲗⲟⲗⲓ ⲛ̀ⲧⲁⲫ̀ⲙⲏⲓ.</w:t>
            </w:r>
          </w:p>
        </w:tc>
      </w:tr>
      <w:tr w:rsidR="00416092" w14:paraId="066842B5" w14:textId="77777777" w:rsidTr="00416092">
        <w:trPr>
          <w:cantSplit/>
          <w:jc w:val="center"/>
        </w:trPr>
        <w:tc>
          <w:tcPr>
            <w:tcW w:w="288" w:type="dxa"/>
          </w:tcPr>
          <w:p w14:paraId="24E3E249" w14:textId="77777777" w:rsidR="00416092" w:rsidRDefault="00416092" w:rsidP="00416092">
            <w:pPr>
              <w:pStyle w:val="CopticCross"/>
            </w:pPr>
            <w:r w:rsidRPr="00FB5ACB">
              <w:t>¿</w:t>
            </w:r>
          </w:p>
        </w:tc>
        <w:tc>
          <w:tcPr>
            <w:tcW w:w="3960" w:type="dxa"/>
          </w:tcPr>
          <w:p w14:paraId="556CD9CB" w14:textId="77777777" w:rsidR="00416092" w:rsidRDefault="00416092" w:rsidP="00416092">
            <w:pPr>
              <w:pStyle w:val="EngHang"/>
            </w:pPr>
            <w:r>
              <w:t xml:space="preserve">All </w:t>
            </w:r>
            <w:commentRangeStart w:id="1542"/>
            <w:r>
              <w:t xml:space="preserve">peoples </w:t>
            </w:r>
            <w:commentRangeEnd w:id="1542"/>
            <w:r>
              <w:rPr>
                <w:rStyle w:val="CommentReference"/>
              </w:rPr>
              <w:commentReference w:id="1542"/>
            </w:r>
            <w:r>
              <w:t>and all tribes</w:t>
            </w:r>
          </w:p>
          <w:p w14:paraId="4BEC2154" w14:textId="77777777" w:rsidR="00416092" w:rsidRDefault="00416092" w:rsidP="00416092">
            <w:pPr>
              <w:pStyle w:val="EngHang"/>
            </w:pPr>
            <w:r>
              <w:t>Praise you in every tongue,</w:t>
            </w:r>
          </w:p>
          <w:p w14:paraId="3CC77286" w14:textId="77777777" w:rsidR="00416092" w:rsidRDefault="00416092" w:rsidP="00416092">
            <w:pPr>
              <w:pStyle w:val="EngHang"/>
            </w:pPr>
            <w:r>
              <w:t>O our Lady the Queen,</w:t>
            </w:r>
          </w:p>
          <w:p w14:paraId="4A8164CE" w14:textId="77777777" w:rsidR="00416092" w:rsidRDefault="00416092" w:rsidP="00416092">
            <w:pPr>
              <w:pStyle w:val="EngHangEnd"/>
            </w:pPr>
            <w:r>
              <w:t>Our true treasure.</w:t>
            </w:r>
          </w:p>
        </w:tc>
        <w:tc>
          <w:tcPr>
            <w:tcW w:w="288" w:type="dxa"/>
          </w:tcPr>
          <w:p w14:paraId="610522C7" w14:textId="77777777" w:rsidR="00416092" w:rsidRDefault="00416092" w:rsidP="00416092"/>
        </w:tc>
        <w:tc>
          <w:tcPr>
            <w:tcW w:w="288" w:type="dxa"/>
          </w:tcPr>
          <w:p w14:paraId="1D14145F" w14:textId="77777777" w:rsidR="00416092" w:rsidRDefault="00416092" w:rsidP="00416092">
            <w:pPr>
              <w:pStyle w:val="CopticCross"/>
            </w:pPr>
            <w:r w:rsidRPr="00FB5ACB">
              <w:t>¿</w:t>
            </w:r>
          </w:p>
        </w:tc>
        <w:tc>
          <w:tcPr>
            <w:tcW w:w="3960" w:type="dxa"/>
          </w:tcPr>
          <w:p w14:paraId="265E3F74" w14:textId="77777777" w:rsidR="00416092" w:rsidRDefault="00416092" w:rsidP="00416092">
            <w:pPr>
              <w:pStyle w:val="CopticVersemulti-line"/>
            </w:pPr>
            <w:r>
              <w:t>Ⲗⲁⲟⲥ ⲛⲓⲃⲉⲛ ⲛⲉⲙ ⲫⲩⲗⲏ ⲛⲓⲃⲉⲛ:</w:t>
            </w:r>
          </w:p>
          <w:p w14:paraId="08B50ECD" w14:textId="77777777" w:rsidR="00416092" w:rsidRDefault="00416092" w:rsidP="00416092">
            <w:pPr>
              <w:pStyle w:val="CopticVersemulti-line"/>
            </w:pPr>
            <w:r>
              <w:t>ⲉⲩϩⲱⲥ ⲉ̀ⲣⲟ ϧⲉⲛ ⲁⲥⲡⲓ ⲛⲓⲃⲉⲛ:</w:t>
            </w:r>
          </w:p>
          <w:p w14:paraId="250570CB" w14:textId="77777777" w:rsidR="00416092" w:rsidRDefault="00416092" w:rsidP="00416092">
            <w:pPr>
              <w:pStyle w:val="CopticVersemulti-line"/>
            </w:pPr>
            <w:r>
              <w:t>ⲱ̀ ⲧⲉⲛⲟ̄ⲥ̄ ⲛ̀ⲛⲏⲃ ⲛ̀ⲥⲏⲟⲩ ⲛⲓⲃⲉⲛ:</w:t>
            </w:r>
          </w:p>
          <w:p w14:paraId="5CC4D690" w14:textId="77777777" w:rsidR="00416092" w:rsidRPr="005130A7" w:rsidRDefault="00416092" w:rsidP="00416092">
            <w:pPr>
              <w:pStyle w:val="CopticHangingVerse"/>
            </w:pPr>
            <w:r>
              <w:t>ⲡⲓⲁ̀ϩⲟ ⲛ̀ⲁⲗⲏⲑⲓⲛⲟⲥ.</w:t>
            </w:r>
          </w:p>
        </w:tc>
      </w:tr>
      <w:tr w:rsidR="00416092" w14:paraId="72C724C0" w14:textId="77777777" w:rsidTr="00416092">
        <w:trPr>
          <w:cantSplit/>
          <w:jc w:val="center"/>
        </w:trPr>
        <w:tc>
          <w:tcPr>
            <w:tcW w:w="288" w:type="dxa"/>
          </w:tcPr>
          <w:p w14:paraId="68D3DEE9" w14:textId="77777777" w:rsidR="00416092" w:rsidRDefault="00416092" w:rsidP="00416092">
            <w:pPr>
              <w:pStyle w:val="CopticCross"/>
            </w:pPr>
            <w:r w:rsidRPr="00FB5ACB">
              <w:t>¿</w:t>
            </w:r>
          </w:p>
        </w:tc>
        <w:tc>
          <w:tcPr>
            <w:tcW w:w="3960" w:type="dxa"/>
          </w:tcPr>
          <w:p w14:paraId="231B8396" w14:textId="77777777" w:rsidR="00416092" w:rsidRDefault="00416092" w:rsidP="00416092">
            <w:pPr>
              <w:pStyle w:val="EngHang"/>
            </w:pPr>
            <w:r>
              <w:t>Moses the Archprophet</w:t>
            </w:r>
          </w:p>
          <w:p w14:paraId="7193DD64" w14:textId="77777777" w:rsidR="00416092" w:rsidRDefault="00416092" w:rsidP="00416092">
            <w:pPr>
              <w:pStyle w:val="EngHang"/>
            </w:pPr>
            <w:r>
              <w:t>Saw fire in the bursh.</w:t>
            </w:r>
          </w:p>
          <w:p w14:paraId="50A1459B" w14:textId="77777777" w:rsidR="00416092" w:rsidRDefault="00416092" w:rsidP="00416092">
            <w:pPr>
              <w:pStyle w:val="EngHang"/>
            </w:pPr>
            <w:r>
              <w:t>The flames were upon it,</w:t>
            </w:r>
          </w:p>
          <w:p w14:paraId="55F823F3" w14:textId="77777777" w:rsidR="00416092" w:rsidRDefault="00416092" w:rsidP="00416092">
            <w:pPr>
              <w:pStyle w:val="EngHangEnd"/>
            </w:pPr>
            <w:r>
              <w:t xml:space="preserve">Yet its branches were not </w:t>
            </w:r>
            <w:commentRangeStart w:id="1543"/>
            <w:r>
              <w:t>burned</w:t>
            </w:r>
            <w:commentRangeEnd w:id="1543"/>
            <w:r>
              <w:rPr>
                <w:rStyle w:val="CommentReference"/>
              </w:rPr>
              <w:commentReference w:id="1543"/>
            </w:r>
            <w:r>
              <w:t>.</w:t>
            </w:r>
          </w:p>
        </w:tc>
        <w:tc>
          <w:tcPr>
            <w:tcW w:w="288" w:type="dxa"/>
          </w:tcPr>
          <w:p w14:paraId="2B87F68C" w14:textId="77777777" w:rsidR="00416092" w:rsidRDefault="00416092" w:rsidP="00416092"/>
        </w:tc>
        <w:tc>
          <w:tcPr>
            <w:tcW w:w="288" w:type="dxa"/>
          </w:tcPr>
          <w:p w14:paraId="1A0A2776" w14:textId="77777777" w:rsidR="00416092" w:rsidRDefault="00416092" w:rsidP="00416092">
            <w:pPr>
              <w:pStyle w:val="CopticCross"/>
            </w:pPr>
            <w:r w:rsidRPr="00FB5ACB">
              <w:t>¿</w:t>
            </w:r>
          </w:p>
        </w:tc>
        <w:tc>
          <w:tcPr>
            <w:tcW w:w="3960" w:type="dxa"/>
          </w:tcPr>
          <w:p w14:paraId="1298A21A" w14:textId="77777777" w:rsidR="00416092" w:rsidRDefault="00416092" w:rsidP="00416092">
            <w:pPr>
              <w:pStyle w:val="CopticVersemulti-line"/>
            </w:pPr>
            <w:r>
              <w:t>Ⲙⲱⲩⲥⲏⲥ ⲡⲓⲁⲣⲭⲏⲡ̀ⲣⲟⲫⲏⲧⲏⲥ:</w:t>
            </w:r>
          </w:p>
          <w:p w14:paraId="048F76D2" w14:textId="77777777" w:rsidR="00416092" w:rsidRDefault="00416092" w:rsidP="00416092">
            <w:pPr>
              <w:pStyle w:val="CopticVersemulti-line"/>
            </w:pPr>
            <w:r>
              <w:t>ⲁϥⲛⲁⲩ ⲉ̀ⲟⲩⲭ̀ⲣⲱⲙ ϧⲉⲛ ⲡⲓⲃⲁⲧⲟⲥ:</w:t>
            </w:r>
          </w:p>
          <w:p w14:paraId="0ECE12AF" w14:textId="77777777" w:rsidR="00416092" w:rsidRDefault="00416092" w:rsidP="00416092">
            <w:pPr>
              <w:pStyle w:val="CopticVersemulti-line"/>
            </w:pPr>
            <w:r>
              <w:t>ⲡⲓⲭ̀ⲣⲱⲙ ⲛⲁϥⲉⲣⲗⲁⲙⲡⲓⲛ ⲛ̀ϧⲏⲧⲥ:</w:t>
            </w:r>
          </w:p>
          <w:p w14:paraId="12AF867D" w14:textId="77777777" w:rsidR="00416092" w:rsidRPr="005130A7" w:rsidRDefault="00416092" w:rsidP="00416092">
            <w:pPr>
              <w:pStyle w:val="CopticHangingVerse"/>
            </w:pPr>
            <w:r>
              <w:t>ⲟⲩⲇⲉ ⲙ̀ⲡⲟⲩⲣⲱⲕϩ ⲛ̀ϫⲉ ⲛⲉϥⲕ̀ⲗⲁⲇⲟⲥ.</w:t>
            </w:r>
          </w:p>
        </w:tc>
      </w:tr>
      <w:tr w:rsidR="00416092" w14:paraId="49A5134A" w14:textId="77777777" w:rsidTr="00416092">
        <w:trPr>
          <w:cantSplit/>
          <w:jc w:val="center"/>
        </w:trPr>
        <w:tc>
          <w:tcPr>
            <w:tcW w:w="288" w:type="dxa"/>
          </w:tcPr>
          <w:p w14:paraId="5CD9D48E" w14:textId="77777777" w:rsidR="00416092" w:rsidRDefault="00416092" w:rsidP="00416092">
            <w:pPr>
              <w:pStyle w:val="CopticCross"/>
            </w:pPr>
          </w:p>
        </w:tc>
        <w:tc>
          <w:tcPr>
            <w:tcW w:w="3960" w:type="dxa"/>
          </w:tcPr>
          <w:p w14:paraId="2BBC40B3" w14:textId="77777777" w:rsidR="00416092" w:rsidRDefault="00416092" w:rsidP="00416092">
            <w:pPr>
              <w:pStyle w:val="EngHang"/>
            </w:pPr>
            <w:r>
              <w:t>O wise and inspired ones,</w:t>
            </w:r>
          </w:p>
          <w:p w14:paraId="700AE931" w14:textId="77777777" w:rsidR="00416092" w:rsidRDefault="00416092" w:rsidP="00416092">
            <w:pPr>
              <w:pStyle w:val="EngHang"/>
            </w:pPr>
            <w:r>
              <w:t>Contemplate on this Bride,</w:t>
            </w:r>
          </w:p>
          <w:p w14:paraId="6DA0F8A8" w14:textId="77777777" w:rsidR="00416092" w:rsidRDefault="00416092" w:rsidP="00416092">
            <w:pPr>
              <w:pStyle w:val="EngHang"/>
            </w:pPr>
            <w:r>
              <w:t>From whom God</w:t>
            </w:r>
          </w:p>
          <w:p w14:paraId="5370289C" w14:textId="77777777" w:rsidR="00416092" w:rsidRDefault="00416092" w:rsidP="00416092">
            <w:pPr>
              <w:pStyle w:val="EngHangEnd"/>
            </w:pPr>
            <w:r>
              <w:t>The Merciful took flesh.</w:t>
            </w:r>
          </w:p>
        </w:tc>
        <w:tc>
          <w:tcPr>
            <w:tcW w:w="288" w:type="dxa"/>
          </w:tcPr>
          <w:p w14:paraId="10D2D1F3" w14:textId="77777777" w:rsidR="00416092" w:rsidRDefault="00416092" w:rsidP="00416092"/>
        </w:tc>
        <w:tc>
          <w:tcPr>
            <w:tcW w:w="288" w:type="dxa"/>
          </w:tcPr>
          <w:p w14:paraId="02CD12A0" w14:textId="77777777" w:rsidR="00416092" w:rsidRDefault="00416092" w:rsidP="00416092">
            <w:pPr>
              <w:pStyle w:val="CopticCross"/>
            </w:pPr>
          </w:p>
        </w:tc>
        <w:tc>
          <w:tcPr>
            <w:tcW w:w="3960" w:type="dxa"/>
          </w:tcPr>
          <w:p w14:paraId="10503236" w14:textId="77777777" w:rsidR="00416092" w:rsidRDefault="00416092" w:rsidP="00416092">
            <w:pPr>
              <w:pStyle w:val="CopticVersemulti-line"/>
            </w:pPr>
            <w:r>
              <w:t>Ⲛⲓⲥⲁⲃⲉⲩ ⲟⲩⲟϩ ⲛ̀ⲕⲁⲧϩⲏⲧ:</w:t>
            </w:r>
          </w:p>
          <w:p w14:paraId="6FA2E9EE" w14:textId="77777777" w:rsidR="00416092" w:rsidRDefault="00416092" w:rsidP="00416092">
            <w:pPr>
              <w:pStyle w:val="CopticVersemulti-line"/>
            </w:pPr>
            <w:r>
              <w:t>ⲁⲣⲓⲛⲟⲓⲛ ⲛ̀ⲧⲁⲓ ϣⲉⲗⲉⲧ:</w:t>
            </w:r>
          </w:p>
          <w:p w14:paraId="57F535A9" w14:textId="77777777" w:rsidR="00416092" w:rsidRDefault="00416092" w:rsidP="00416092">
            <w:pPr>
              <w:pStyle w:val="CopticVersemulti-line"/>
            </w:pPr>
            <w:r>
              <w:t>ⲉ̀ⲧⲁ Ⲫϯ ⲡⲓⲛⲁⲏⲧ:</w:t>
            </w:r>
          </w:p>
          <w:p w14:paraId="75188B4E" w14:textId="77777777" w:rsidR="00416092" w:rsidRPr="005130A7" w:rsidRDefault="00416092" w:rsidP="00416092">
            <w:pPr>
              <w:pStyle w:val="CopticHangingVerse"/>
            </w:pPr>
            <w:r>
              <w:t>ⲁϥϭⲓⲥⲁⲣⲝ ⲉ̀ⲃⲟⲗ ⲛ̀ϧⲏⲧⲥ.</w:t>
            </w:r>
          </w:p>
        </w:tc>
      </w:tr>
      <w:tr w:rsidR="00416092" w14:paraId="50C2FEDA" w14:textId="77777777" w:rsidTr="00416092">
        <w:trPr>
          <w:cantSplit/>
          <w:jc w:val="center"/>
        </w:trPr>
        <w:tc>
          <w:tcPr>
            <w:tcW w:w="288" w:type="dxa"/>
          </w:tcPr>
          <w:p w14:paraId="5CE1E3B5" w14:textId="77777777" w:rsidR="00416092" w:rsidRDefault="00416092" w:rsidP="00416092">
            <w:pPr>
              <w:pStyle w:val="CopticCross"/>
            </w:pPr>
          </w:p>
        </w:tc>
        <w:tc>
          <w:tcPr>
            <w:tcW w:w="3960" w:type="dxa"/>
          </w:tcPr>
          <w:p w14:paraId="60E9912F" w14:textId="77777777" w:rsidR="00416092" w:rsidRDefault="00416092" w:rsidP="00416092">
            <w:pPr>
              <w:pStyle w:val="EngHang"/>
            </w:pPr>
            <w:r>
              <w:t>Gabriel the Angel</w:t>
            </w:r>
          </w:p>
          <w:p w14:paraId="7B73B0A1" w14:textId="77777777" w:rsidR="00416092" w:rsidRDefault="00416092" w:rsidP="00416092">
            <w:pPr>
              <w:pStyle w:val="EngHang"/>
            </w:pPr>
            <w:r>
              <w:t>Came to her,</w:t>
            </w:r>
          </w:p>
          <w:p w14:paraId="204C1AA9" w14:textId="77777777" w:rsidR="00416092" w:rsidRDefault="00416092" w:rsidP="00416092">
            <w:pPr>
              <w:pStyle w:val="EngHang"/>
            </w:pPr>
            <w:r>
              <w:t>And gave her salutation in peace,</w:t>
            </w:r>
          </w:p>
          <w:p w14:paraId="22A776C6" w14:textId="77777777" w:rsidR="00416092" w:rsidRDefault="00416092" w:rsidP="00416092">
            <w:pPr>
              <w:pStyle w:val="EngHangEnd"/>
            </w:pPr>
            <w:r>
              <w:t>In a joyful voice.</w:t>
            </w:r>
          </w:p>
        </w:tc>
        <w:tc>
          <w:tcPr>
            <w:tcW w:w="288" w:type="dxa"/>
          </w:tcPr>
          <w:p w14:paraId="0D84584F" w14:textId="77777777" w:rsidR="00416092" w:rsidRDefault="00416092" w:rsidP="00416092"/>
        </w:tc>
        <w:tc>
          <w:tcPr>
            <w:tcW w:w="288" w:type="dxa"/>
          </w:tcPr>
          <w:p w14:paraId="293C8207" w14:textId="77777777" w:rsidR="00416092" w:rsidRDefault="00416092" w:rsidP="00416092">
            <w:pPr>
              <w:pStyle w:val="CopticCross"/>
            </w:pPr>
          </w:p>
        </w:tc>
        <w:tc>
          <w:tcPr>
            <w:tcW w:w="3960" w:type="dxa"/>
          </w:tcPr>
          <w:p w14:paraId="11550A48" w14:textId="77777777" w:rsidR="00416092" w:rsidRDefault="00416092" w:rsidP="00416092">
            <w:pPr>
              <w:pStyle w:val="CopticVersemulti-line"/>
            </w:pPr>
            <w:r>
              <w:t>Ⲝⲁⲡⲓⲛⲁ ⲁϥⲓ̀ ϣⲁⲣⲟⲥ:</w:t>
            </w:r>
          </w:p>
          <w:p w14:paraId="0678276E" w14:textId="77777777" w:rsidR="00416092" w:rsidRDefault="00416092" w:rsidP="00416092">
            <w:pPr>
              <w:pStyle w:val="CopticVersemulti-line"/>
            </w:pPr>
            <w:r>
              <w:t>ⲛ̀ϫⲉ Ⲅⲃⲣⲓⲏⲗ ⲡⲓⲁⲅⲅⲉⲗⲟⲥ:</w:t>
            </w:r>
          </w:p>
          <w:p w14:paraId="4A8D4E13" w14:textId="77777777" w:rsidR="00416092" w:rsidRDefault="00416092" w:rsidP="00416092">
            <w:pPr>
              <w:pStyle w:val="CopticVersemulti-line"/>
            </w:pPr>
            <w:r>
              <w:t>ⲁϥⲉⲣⲭⲉⲣⲉⲧⲓⲍⲓⲛ ⲙ̀ⲙⲟⲥ:</w:t>
            </w:r>
          </w:p>
          <w:p w14:paraId="29F901B3" w14:textId="77777777" w:rsidR="00416092" w:rsidRPr="005130A7" w:rsidRDefault="00416092" w:rsidP="00416092">
            <w:pPr>
              <w:pStyle w:val="CopticHangingVerse"/>
            </w:pPr>
            <w:r>
              <w:t>ϧⲉⲛ ⲟⲩⲥ̀ⲙⲏ ⲛ̀ⲧⲉ ⲡ̀ⲑⲉⲗⲏⲗ.</w:t>
            </w:r>
          </w:p>
        </w:tc>
      </w:tr>
      <w:tr w:rsidR="00416092" w14:paraId="48C3409C" w14:textId="77777777" w:rsidTr="00416092">
        <w:trPr>
          <w:cantSplit/>
          <w:jc w:val="center"/>
        </w:trPr>
        <w:tc>
          <w:tcPr>
            <w:tcW w:w="288" w:type="dxa"/>
          </w:tcPr>
          <w:p w14:paraId="63B7CE54" w14:textId="77777777" w:rsidR="00416092" w:rsidRDefault="00416092" w:rsidP="00416092">
            <w:pPr>
              <w:pStyle w:val="CopticCross"/>
            </w:pPr>
            <w:r w:rsidRPr="00FB5ACB">
              <w:t>¿</w:t>
            </w:r>
          </w:p>
        </w:tc>
        <w:tc>
          <w:tcPr>
            <w:tcW w:w="3960" w:type="dxa"/>
          </w:tcPr>
          <w:p w14:paraId="1D736441" w14:textId="77777777" w:rsidR="00416092" w:rsidRDefault="00416092" w:rsidP="00416092">
            <w:pPr>
              <w:pStyle w:val="EngHang"/>
            </w:pPr>
            <w:r>
              <w:t>And he spoke with praises,</w:t>
            </w:r>
          </w:p>
          <w:p w14:paraId="6ED9CF20" w14:textId="77777777" w:rsidR="00416092" w:rsidRDefault="00416092" w:rsidP="00416092">
            <w:pPr>
              <w:pStyle w:val="EngHang"/>
            </w:pPr>
            <w:r>
              <w:t>Saying, “Hail to you O all-holy one,</w:t>
            </w:r>
          </w:p>
          <w:p w14:paraId="34EC03B3" w14:textId="77777777" w:rsidR="00416092" w:rsidRDefault="00416092" w:rsidP="00416092">
            <w:pPr>
              <w:pStyle w:val="EngHang"/>
            </w:pPr>
            <w:r>
              <w:t>You have found favour</w:t>
            </w:r>
          </w:p>
          <w:p w14:paraId="5D56B448" w14:textId="77777777" w:rsidR="00416092" w:rsidRDefault="00416092" w:rsidP="00416092">
            <w:pPr>
              <w:pStyle w:val="EngHangEnd"/>
            </w:pPr>
            <w:r>
              <w:t>And grace before God.</w:t>
            </w:r>
          </w:p>
        </w:tc>
        <w:tc>
          <w:tcPr>
            <w:tcW w:w="288" w:type="dxa"/>
          </w:tcPr>
          <w:p w14:paraId="624F0838" w14:textId="77777777" w:rsidR="00416092" w:rsidRDefault="00416092" w:rsidP="00416092"/>
        </w:tc>
        <w:tc>
          <w:tcPr>
            <w:tcW w:w="288" w:type="dxa"/>
          </w:tcPr>
          <w:p w14:paraId="0CFB32ED" w14:textId="77777777" w:rsidR="00416092" w:rsidRDefault="00416092" w:rsidP="00416092">
            <w:pPr>
              <w:pStyle w:val="CopticCross"/>
            </w:pPr>
            <w:r w:rsidRPr="00FB5ACB">
              <w:t>¿</w:t>
            </w:r>
          </w:p>
        </w:tc>
        <w:tc>
          <w:tcPr>
            <w:tcW w:w="3960" w:type="dxa"/>
          </w:tcPr>
          <w:p w14:paraId="1BDD54C3" w14:textId="77777777" w:rsidR="00416092" w:rsidRDefault="00416092" w:rsidP="00416092">
            <w:pPr>
              <w:pStyle w:val="CopticVersemulti-line"/>
            </w:pPr>
            <w:r>
              <w:t>Ⲟⲩⲟϩ ⲁϥϫⲟⲥ ϧⲉⲛ ⲟⲩⲥⲩⲙⲫⲱⲓⲛⲁ:</w:t>
            </w:r>
          </w:p>
          <w:p w14:paraId="15098C31" w14:textId="77777777" w:rsidR="00416092" w:rsidRDefault="00416092" w:rsidP="00416092">
            <w:pPr>
              <w:pStyle w:val="CopticVersemulti-line"/>
            </w:pPr>
            <w:r>
              <w:t>ϫⲉ ⲭⲉⲣⲉ ⲛⲉ ⲱ̀ ϯⲡⲁⲛⲁ̀ⲅⲓⲁ:</w:t>
            </w:r>
          </w:p>
          <w:p w14:paraId="2A53F4FD" w14:textId="77777777" w:rsidR="00416092" w:rsidRDefault="00416092" w:rsidP="00416092">
            <w:pPr>
              <w:pStyle w:val="CopticVersemulti-line"/>
            </w:pPr>
            <w:r>
              <w:t>ⲁⲫⲉϫⲓⲙⲓ ⲛ̀ⲟⲩⲡⲁⲣⲣⲏⲥⲓⲁ̀:</w:t>
            </w:r>
          </w:p>
          <w:p w14:paraId="71EA68CC" w14:textId="77777777" w:rsidR="00416092" w:rsidRPr="005130A7" w:rsidRDefault="00416092" w:rsidP="00416092">
            <w:pPr>
              <w:pStyle w:val="CopticHangingVerse"/>
            </w:pPr>
            <w:r>
              <w:t>ⲛⲉⲙ ⲟⲩϩ̀ⲙⲟⲧ ⲙ̀ⲡⲉⲙ̀ⲑⲟ ⲙ̀Ⲫϯ.</w:t>
            </w:r>
          </w:p>
        </w:tc>
      </w:tr>
      <w:tr w:rsidR="00416092" w14:paraId="2172F506" w14:textId="77777777" w:rsidTr="00416092">
        <w:trPr>
          <w:cantSplit/>
          <w:jc w:val="center"/>
        </w:trPr>
        <w:tc>
          <w:tcPr>
            <w:tcW w:w="288" w:type="dxa"/>
          </w:tcPr>
          <w:p w14:paraId="05928D19" w14:textId="77777777" w:rsidR="00416092" w:rsidRDefault="00416092" w:rsidP="00416092">
            <w:pPr>
              <w:pStyle w:val="CopticCross"/>
            </w:pPr>
            <w:r w:rsidRPr="00FB5ACB">
              <w:lastRenderedPageBreak/>
              <w:t>¿</w:t>
            </w:r>
          </w:p>
        </w:tc>
        <w:tc>
          <w:tcPr>
            <w:tcW w:w="3960" w:type="dxa"/>
          </w:tcPr>
          <w:p w14:paraId="623BA530" w14:textId="77777777" w:rsidR="00416092" w:rsidRDefault="00416092" w:rsidP="00416092">
            <w:pPr>
              <w:pStyle w:val="EngHang"/>
            </w:pPr>
            <w:r>
              <w:t>The Holy Spirit will come</w:t>
            </w:r>
          </w:p>
          <w:p w14:paraId="253D099E" w14:textId="77777777" w:rsidR="00416092" w:rsidRDefault="00416092" w:rsidP="00416092">
            <w:pPr>
              <w:pStyle w:val="EngHang"/>
            </w:pPr>
            <w:r>
              <w:t>Upon you, O Mary the Queen;</w:t>
            </w:r>
          </w:p>
          <w:p w14:paraId="31A6AA72" w14:textId="77777777" w:rsidR="00416092" w:rsidRDefault="00416092" w:rsidP="00416092">
            <w:pPr>
              <w:pStyle w:val="EngHang"/>
            </w:pPr>
            <w:r>
              <w:t>God saw your purity,</w:t>
            </w:r>
          </w:p>
          <w:p w14:paraId="61E5AC28" w14:textId="77777777" w:rsidR="00416092" w:rsidRDefault="00416092" w:rsidP="00416092">
            <w:pPr>
              <w:pStyle w:val="EngHangEnd"/>
            </w:pPr>
            <w:r>
              <w:t>And found no one like you.”</w:t>
            </w:r>
          </w:p>
        </w:tc>
        <w:tc>
          <w:tcPr>
            <w:tcW w:w="288" w:type="dxa"/>
          </w:tcPr>
          <w:p w14:paraId="430A6514" w14:textId="77777777" w:rsidR="00416092" w:rsidRDefault="00416092" w:rsidP="00416092"/>
        </w:tc>
        <w:tc>
          <w:tcPr>
            <w:tcW w:w="288" w:type="dxa"/>
          </w:tcPr>
          <w:p w14:paraId="00D49559" w14:textId="77777777" w:rsidR="00416092" w:rsidRDefault="00416092" w:rsidP="00416092">
            <w:pPr>
              <w:pStyle w:val="CopticCross"/>
            </w:pPr>
            <w:r w:rsidRPr="00FB5ACB">
              <w:t>¿</w:t>
            </w:r>
          </w:p>
        </w:tc>
        <w:tc>
          <w:tcPr>
            <w:tcW w:w="3960" w:type="dxa"/>
          </w:tcPr>
          <w:p w14:paraId="76722C14" w14:textId="77777777" w:rsidR="00416092" w:rsidRDefault="00416092" w:rsidP="00416092">
            <w:pPr>
              <w:pStyle w:val="CopticVersemulti-line"/>
            </w:pPr>
            <w:r>
              <w:t>Ⲡⲓⲡ̄ⲛ̄ⲁ̄ ⲉ̄ⲑ̄ⲩ̄ ⲉⲑⲛⲏ ⲉ̀ϫⲱ:</w:t>
            </w:r>
          </w:p>
          <w:p w14:paraId="1511F6AD" w14:textId="77777777" w:rsidR="00416092" w:rsidRDefault="00416092" w:rsidP="00416092">
            <w:pPr>
              <w:pStyle w:val="CopticVersemulti-line"/>
            </w:pPr>
            <w:r>
              <w:t>ⲱ̀ Ⲙⲁⲣⲓⲁ̀ ϯⲟⲩⲣⲱ:</w:t>
            </w:r>
          </w:p>
          <w:p w14:paraId="6D311027" w14:textId="77777777" w:rsidR="00416092" w:rsidRDefault="00416092" w:rsidP="00416092">
            <w:pPr>
              <w:pStyle w:val="CopticVersemulti-line"/>
            </w:pPr>
            <w:r>
              <w:t>ⲁ̀Ⲫϯ ϫⲟⲩϣⲧ ⲉ̀ⲡⲉⲧⲟⲩⲃⲟ:</w:t>
            </w:r>
          </w:p>
          <w:p w14:paraId="0E45A90C" w14:textId="77777777" w:rsidR="00416092" w:rsidRPr="005130A7" w:rsidRDefault="00416092" w:rsidP="00416092">
            <w:pPr>
              <w:pStyle w:val="CopticHangingVerse"/>
            </w:pPr>
            <w:r>
              <w:t>ⲙ̀ⲡⲉϥϫⲉⲙ ⲫⲏⲉⲧⲟ̀ⲛⲓ ⲙ̀ⲙⲟ.</w:t>
            </w:r>
          </w:p>
        </w:tc>
      </w:tr>
      <w:tr w:rsidR="00416092" w14:paraId="3EE937E7" w14:textId="77777777" w:rsidTr="00416092">
        <w:trPr>
          <w:cantSplit/>
          <w:jc w:val="center"/>
        </w:trPr>
        <w:tc>
          <w:tcPr>
            <w:tcW w:w="288" w:type="dxa"/>
          </w:tcPr>
          <w:p w14:paraId="522E9B7B" w14:textId="77777777" w:rsidR="00416092" w:rsidRDefault="00416092" w:rsidP="00416092">
            <w:pPr>
              <w:pStyle w:val="CopticCross"/>
            </w:pPr>
          </w:p>
        </w:tc>
        <w:tc>
          <w:tcPr>
            <w:tcW w:w="3960" w:type="dxa"/>
          </w:tcPr>
          <w:p w14:paraId="610F8F47" w14:textId="77777777" w:rsidR="00416092" w:rsidRDefault="00416092" w:rsidP="00416092">
            <w:pPr>
              <w:pStyle w:val="EngHang"/>
            </w:pPr>
            <w:r>
              <w:t>The mouths of the pure prophets,</w:t>
            </w:r>
          </w:p>
          <w:p w14:paraId="2CF88F94" w14:textId="77777777" w:rsidR="00416092" w:rsidRDefault="00416092" w:rsidP="00416092">
            <w:pPr>
              <w:pStyle w:val="EngHang"/>
            </w:pPr>
            <w:r>
              <w:t>Have witnessed in truth,</w:t>
            </w:r>
          </w:p>
          <w:p w14:paraId="56A8F31C" w14:textId="77777777" w:rsidR="00416092" w:rsidRDefault="00416092" w:rsidP="00416092">
            <w:pPr>
              <w:pStyle w:val="EngHang"/>
            </w:pPr>
            <w:r>
              <w:t>“You are the Ladder,</w:t>
            </w:r>
          </w:p>
          <w:p w14:paraId="2A836AEA" w14:textId="77777777" w:rsidR="00416092" w:rsidRDefault="00416092" w:rsidP="00416092">
            <w:pPr>
              <w:pStyle w:val="EngHangEnd"/>
            </w:pPr>
            <w:r>
              <w:t>Which Jacob saw.”</w:t>
            </w:r>
          </w:p>
        </w:tc>
        <w:tc>
          <w:tcPr>
            <w:tcW w:w="288" w:type="dxa"/>
          </w:tcPr>
          <w:p w14:paraId="0EA96283" w14:textId="77777777" w:rsidR="00416092" w:rsidRDefault="00416092" w:rsidP="00416092"/>
        </w:tc>
        <w:tc>
          <w:tcPr>
            <w:tcW w:w="288" w:type="dxa"/>
          </w:tcPr>
          <w:p w14:paraId="1334E45B" w14:textId="77777777" w:rsidR="00416092" w:rsidRDefault="00416092" w:rsidP="00416092">
            <w:pPr>
              <w:pStyle w:val="CopticCross"/>
            </w:pPr>
          </w:p>
        </w:tc>
        <w:tc>
          <w:tcPr>
            <w:tcW w:w="3960" w:type="dxa"/>
          </w:tcPr>
          <w:p w14:paraId="6F292357" w14:textId="77777777" w:rsidR="00416092" w:rsidRDefault="00416092" w:rsidP="00416092">
            <w:pPr>
              <w:pStyle w:val="CopticVersemulti-line"/>
            </w:pPr>
            <w:r>
              <w:t>Ⲣⲱⲟⲩ ⲛ̀ⲛⲓⲡ̀ⲣⲟⲫⲏⲧⲏⲥ ⲛ̀ⲑ̀ⲙⲏⲓ:</w:t>
            </w:r>
          </w:p>
          <w:p w14:paraId="183DA7DC" w14:textId="77777777" w:rsidR="00416092" w:rsidRDefault="00416092" w:rsidP="00416092">
            <w:pPr>
              <w:pStyle w:val="CopticVersemulti-line"/>
            </w:pPr>
            <w:r>
              <w:t>ⲁⲩⲉⲣⲙⲉⲑⲣⲉ ϧⲉⲛ ⲟⲩⲙⲉⲑⲙⲏⲓ:</w:t>
            </w:r>
          </w:p>
          <w:p w14:paraId="105D6217" w14:textId="77777777" w:rsidR="00416092" w:rsidRDefault="00416092" w:rsidP="00416092">
            <w:pPr>
              <w:pStyle w:val="CopticVersemulti-line"/>
            </w:pPr>
            <w:r>
              <w:t>ϫⲉ ⲛ̀ⲑⲟ ⲧⲉ ϯⲙⲟⲩⲕⲓ ⲛ̀ⲧⲁⲫ̀ⲙⲏⲓ:</w:t>
            </w:r>
          </w:p>
          <w:p w14:paraId="6988C48D" w14:textId="77777777" w:rsidR="00416092" w:rsidRPr="005130A7" w:rsidRDefault="00416092" w:rsidP="00416092">
            <w:pPr>
              <w:pStyle w:val="CopticHangingVerse"/>
            </w:pPr>
            <w:r>
              <w:t>ⲑⲏⲉⲧⲁ Ⲓⲁⲕⲱⲃ ⲛⲁⲩ ⲉ̀ⲣⲟⲥ.</w:t>
            </w:r>
          </w:p>
        </w:tc>
      </w:tr>
      <w:tr w:rsidR="00416092" w14:paraId="322ED464" w14:textId="77777777" w:rsidTr="00416092">
        <w:trPr>
          <w:cantSplit/>
          <w:jc w:val="center"/>
        </w:trPr>
        <w:tc>
          <w:tcPr>
            <w:tcW w:w="288" w:type="dxa"/>
          </w:tcPr>
          <w:p w14:paraId="14127B3A" w14:textId="77777777" w:rsidR="00416092" w:rsidRDefault="00416092" w:rsidP="00416092">
            <w:pPr>
              <w:pStyle w:val="CopticCross"/>
            </w:pPr>
          </w:p>
        </w:tc>
        <w:tc>
          <w:tcPr>
            <w:tcW w:w="3960" w:type="dxa"/>
          </w:tcPr>
          <w:p w14:paraId="240E1F89" w14:textId="77777777" w:rsidR="00416092" w:rsidRDefault="00416092" w:rsidP="00416092">
            <w:pPr>
              <w:pStyle w:val="EngHang"/>
            </w:pPr>
            <w:r>
              <w:t>Hear me, O my blessed daughter,</w:t>
            </w:r>
          </w:p>
          <w:p w14:paraId="4CDC9ED7" w14:textId="77777777" w:rsidR="00416092" w:rsidRDefault="00416092" w:rsidP="00416092">
            <w:pPr>
              <w:pStyle w:val="EngHang"/>
            </w:pPr>
            <w:r>
              <w:t>Look, and incline your ear.</w:t>
            </w:r>
          </w:p>
          <w:p w14:paraId="46C6704D" w14:textId="77777777" w:rsidR="00416092" w:rsidRDefault="00416092" w:rsidP="00416092">
            <w:pPr>
              <w:pStyle w:val="EngHang"/>
            </w:pPr>
            <w:r>
              <w:t>Forget your father’s house,</w:t>
            </w:r>
          </w:p>
          <w:p w14:paraId="45CF1DC7" w14:textId="77777777" w:rsidR="00416092" w:rsidRPr="0078672A" w:rsidRDefault="00416092" w:rsidP="00416092">
            <w:pPr>
              <w:pStyle w:val="EngHangEnd"/>
            </w:pPr>
            <w:r>
              <w:t>And your people, O pure one.</w:t>
            </w:r>
          </w:p>
        </w:tc>
        <w:tc>
          <w:tcPr>
            <w:tcW w:w="288" w:type="dxa"/>
          </w:tcPr>
          <w:p w14:paraId="35B63309" w14:textId="77777777" w:rsidR="00416092" w:rsidRDefault="00416092" w:rsidP="00416092"/>
        </w:tc>
        <w:tc>
          <w:tcPr>
            <w:tcW w:w="288" w:type="dxa"/>
          </w:tcPr>
          <w:p w14:paraId="29D0AEA5" w14:textId="77777777" w:rsidR="00416092" w:rsidRDefault="00416092" w:rsidP="00416092">
            <w:pPr>
              <w:pStyle w:val="CopticCross"/>
            </w:pPr>
          </w:p>
        </w:tc>
        <w:tc>
          <w:tcPr>
            <w:tcW w:w="3960" w:type="dxa"/>
          </w:tcPr>
          <w:p w14:paraId="45C8C9A1" w14:textId="77777777" w:rsidR="00416092" w:rsidRDefault="00416092" w:rsidP="00416092">
            <w:pPr>
              <w:pStyle w:val="CopticVersemulti-line"/>
            </w:pPr>
            <w:r>
              <w:t>Ⲥⲱⲧⲉⲙ ⲧⲁϣⲉⲣⲓ ⲱ̀ ⲑⲏⲉⲧⲥ̀ⲙⲁⲣⲱⲟⲩⲧ:</w:t>
            </w:r>
          </w:p>
          <w:p w14:paraId="42EC0F96" w14:textId="77777777" w:rsidR="00416092" w:rsidRDefault="00416092" w:rsidP="00416092">
            <w:pPr>
              <w:pStyle w:val="CopticVersemulti-line"/>
            </w:pPr>
            <w:r>
              <w:t>ⲁ̀ⲛⲁⲩ ⲡⲉⲕ ⲡⲉⲙⲁϣϫ ⲱ̀ ⲑⲏⲉⲧⲉⲛϩⲟⲧ:</w:t>
            </w:r>
          </w:p>
          <w:p w14:paraId="751ECF1F" w14:textId="77777777" w:rsidR="00416092" w:rsidRDefault="00416092" w:rsidP="00416092">
            <w:pPr>
              <w:pStyle w:val="CopticVersemulti-line"/>
            </w:pPr>
            <w:r>
              <w:t>ⲁⲣⲓⲡ̀ⲱⲃϣ ⲙ̀ⲡ̀ⲏⲓ ⲉ̀ⲧⲉ ⲡⲉⲓⲱⲧ:</w:t>
            </w:r>
          </w:p>
          <w:p w14:paraId="39FCCC1A" w14:textId="77777777" w:rsidR="00416092" w:rsidRPr="005130A7" w:rsidRDefault="00416092" w:rsidP="00416092">
            <w:pPr>
              <w:pStyle w:val="CopticHangingVerse"/>
            </w:pPr>
            <w:r>
              <w:t>ⲛⲉⲙ ⲡⲉⲗⲁⲟⲥ ⲱ̀ ϯⲕⲁⲑⲁⲣⲟⲥ.</w:t>
            </w:r>
          </w:p>
        </w:tc>
      </w:tr>
      <w:tr w:rsidR="00416092" w14:paraId="4B2BAE7F" w14:textId="77777777" w:rsidTr="00416092">
        <w:trPr>
          <w:cantSplit/>
          <w:jc w:val="center"/>
        </w:trPr>
        <w:tc>
          <w:tcPr>
            <w:tcW w:w="288" w:type="dxa"/>
          </w:tcPr>
          <w:p w14:paraId="4996DD17" w14:textId="77777777" w:rsidR="00416092" w:rsidRDefault="00416092" w:rsidP="00416092">
            <w:pPr>
              <w:pStyle w:val="CopticCross"/>
            </w:pPr>
            <w:r w:rsidRPr="00FB5ACB">
              <w:t>¿</w:t>
            </w:r>
          </w:p>
        </w:tc>
        <w:tc>
          <w:tcPr>
            <w:tcW w:w="3960" w:type="dxa"/>
          </w:tcPr>
          <w:p w14:paraId="3BAC9040" w14:textId="77777777" w:rsidR="00416092" w:rsidRDefault="00416092" w:rsidP="00416092">
            <w:pPr>
              <w:pStyle w:val="EngHang"/>
            </w:pPr>
            <w:r>
              <w:t>“Blessed are you among women,</w:t>
            </w:r>
          </w:p>
          <w:p w14:paraId="6626B95F" w14:textId="77777777" w:rsidR="00416092" w:rsidRDefault="00416092" w:rsidP="00416092">
            <w:pPr>
              <w:pStyle w:val="EngHang"/>
            </w:pPr>
            <w:r>
              <w:t>Do not be afraid, O holy one,</w:t>
            </w:r>
          </w:p>
          <w:p w14:paraId="76A24E58" w14:textId="77777777" w:rsidR="00416092" w:rsidRDefault="00416092" w:rsidP="00416092">
            <w:pPr>
              <w:pStyle w:val="EngHang"/>
            </w:pPr>
            <w:r>
              <w:t>Behold you will bring forth a son,</w:t>
            </w:r>
          </w:p>
          <w:p w14:paraId="4BA48832" w14:textId="77777777" w:rsidR="00416092" w:rsidRDefault="00416092" w:rsidP="00416092">
            <w:pPr>
              <w:pStyle w:val="EngHangEnd"/>
            </w:pPr>
            <w:r>
              <w:t>And He shall be called the Son of God.”</w:t>
            </w:r>
          </w:p>
        </w:tc>
        <w:tc>
          <w:tcPr>
            <w:tcW w:w="288" w:type="dxa"/>
          </w:tcPr>
          <w:p w14:paraId="0209B452" w14:textId="77777777" w:rsidR="00416092" w:rsidRDefault="00416092" w:rsidP="00416092"/>
        </w:tc>
        <w:tc>
          <w:tcPr>
            <w:tcW w:w="288" w:type="dxa"/>
          </w:tcPr>
          <w:p w14:paraId="49574C36" w14:textId="77777777" w:rsidR="00416092" w:rsidRDefault="00416092" w:rsidP="00416092">
            <w:pPr>
              <w:pStyle w:val="CopticCross"/>
            </w:pPr>
            <w:r w:rsidRPr="00FB5ACB">
              <w:t>¿</w:t>
            </w:r>
          </w:p>
        </w:tc>
        <w:tc>
          <w:tcPr>
            <w:tcW w:w="3960" w:type="dxa"/>
          </w:tcPr>
          <w:p w14:paraId="351383B8" w14:textId="77777777" w:rsidR="00416092" w:rsidRDefault="00416092" w:rsidP="00416092">
            <w:pPr>
              <w:pStyle w:val="CopticVersemulti-line"/>
            </w:pPr>
            <w:r>
              <w:t>Ⲧⲥⲙⲁⲣⲱⲟⲩⲧ ⲛ̀ⲑⲟ ϧⲉⲛ ⲛⲓϩⲓⲟⲙⲓ:</w:t>
            </w:r>
          </w:p>
          <w:p w14:paraId="48B0FAFE" w14:textId="77777777" w:rsidR="00416092" w:rsidRDefault="00416092" w:rsidP="00416092">
            <w:pPr>
              <w:pStyle w:val="CopticVersemulti-line"/>
            </w:pPr>
            <w:r>
              <w:t>ⲙ̀ⲡⲉⲣⲉⲣϩⲟϯ ⲱ̀ ϯⲁⲅⲓⲁ̀:</w:t>
            </w:r>
          </w:p>
          <w:p w14:paraId="4899B13F" w14:textId="77777777" w:rsidR="00416092" w:rsidRDefault="00416092" w:rsidP="00416092">
            <w:pPr>
              <w:pStyle w:val="CopticVersemulti-line"/>
            </w:pPr>
            <w:r>
              <w:t>ϩⲏⲡⲡⲉ ⲧⲉⲛⲁⲙⲓⲥⲓ ⲛ̀ⲟⲩϣⲏⲣⲓ:</w:t>
            </w:r>
          </w:p>
          <w:p w14:paraId="4B31A8F5" w14:textId="77777777" w:rsidR="00416092" w:rsidRPr="005130A7" w:rsidRDefault="00416092" w:rsidP="00416092">
            <w:pPr>
              <w:pStyle w:val="CopticHangingVerse"/>
            </w:pPr>
            <w:r>
              <w:t>ⲉⲩⲙⲟⲩϯ ⲉ̀ⲣⲟϥ ϫⲉ ⲡ̀ϣⲏⲣⲓ ⲙ̀Ⲫϯ.</w:t>
            </w:r>
          </w:p>
        </w:tc>
      </w:tr>
      <w:tr w:rsidR="00416092" w14:paraId="42627BFC" w14:textId="77777777" w:rsidTr="00416092">
        <w:trPr>
          <w:cantSplit/>
          <w:jc w:val="center"/>
        </w:trPr>
        <w:tc>
          <w:tcPr>
            <w:tcW w:w="288" w:type="dxa"/>
          </w:tcPr>
          <w:p w14:paraId="65D222C3" w14:textId="77777777" w:rsidR="00416092" w:rsidRDefault="00416092" w:rsidP="00416092">
            <w:pPr>
              <w:pStyle w:val="CopticCross"/>
            </w:pPr>
            <w:r w:rsidRPr="00FB5ACB">
              <w:t>¿</w:t>
            </w:r>
          </w:p>
        </w:tc>
        <w:tc>
          <w:tcPr>
            <w:tcW w:w="3960" w:type="dxa"/>
          </w:tcPr>
          <w:p w14:paraId="498C90DE" w14:textId="77777777" w:rsidR="00416092" w:rsidRDefault="00416092" w:rsidP="00416092">
            <w:pPr>
              <w:pStyle w:val="EngHang"/>
            </w:pPr>
            <w:r>
              <w:t>“Behold the handmaid of the Lord,</w:t>
            </w:r>
          </w:p>
          <w:p w14:paraId="309E826B" w14:textId="77777777" w:rsidR="00416092" w:rsidRDefault="00416092" w:rsidP="00416092">
            <w:pPr>
              <w:pStyle w:val="EngHang"/>
            </w:pPr>
            <w:r>
              <w:t>Be it unto me, O Angel,</w:t>
            </w:r>
          </w:p>
          <w:p w14:paraId="4BFE20AE" w14:textId="77777777" w:rsidR="00416092" w:rsidRDefault="00416092" w:rsidP="00416092">
            <w:pPr>
              <w:pStyle w:val="EngHang"/>
            </w:pPr>
            <w:r>
              <w:t xml:space="preserve">According to your word, O </w:t>
            </w:r>
            <w:commentRangeStart w:id="1544"/>
            <w:r>
              <w:t>Servant</w:t>
            </w:r>
            <w:commentRangeEnd w:id="1544"/>
            <w:r>
              <w:rPr>
                <w:rStyle w:val="CommentReference"/>
              </w:rPr>
              <w:commentReference w:id="1544"/>
            </w:r>
            <w:r>
              <w:t>.”</w:t>
            </w:r>
          </w:p>
          <w:p w14:paraId="6F389CEF" w14:textId="77777777" w:rsidR="00416092" w:rsidRDefault="00416092" w:rsidP="00416092">
            <w:pPr>
              <w:pStyle w:val="EngHangEnd"/>
            </w:pPr>
            <w:r>
              <w:t>Immediately He shone in the flesh.</w:t>
            </w:r>
          </w:p>
        </w:tc>
        <w:tc>
          <w:tcPr>
            <w:tcW w:w="288" w:type="dxa"/>
          </w:tcPr>
          <w:p w14:paraId="69E961FA" w14:textId="77777777" w:rsidR="00416092" w:rsidRDefault="00416092" w:rsidP="00416092"/>
        </w:tc>
        <w:tc>
          <w:tcPr>
            <w:tcW w:w="288" w:type="dxa"/>
          </w:tcPr>
          <w:p w14:paraId="3960960D" w14:textId="77777777" w:rsidR="00416092" w:rsidRDefault="00416092" w:rsidP="00416092">
            <w:pPr>
              <w:pStyle w:val="CopticCross"/>
            </w:pPr>
            <w:r w:rsidRPr="00FB5ACB">
              <w:t>¿</w:t>
            </w:r>
          </w:p>
        </w:tc>
        <w:tc>
          <w:tcPr>
            <w:tcW w:w="3960" w:type="dxa"/>
          </w:tcPr>
          <w:p w14:paraId="49694F95" w14:textId="77777777" w:rsidR="00416092" w:rsidRDefault="00416092" w:rsidP="00416092">
            <w:pPr>
              <w:pStyle w:val="CopticVersemulti-line"/>
            </w:pPr>
            <w:r>
              <w:t>Ⲩⲥ ϩⲏⲡⲡⲉ ⲁ̀ⲛⲟⲕ ϯⲃⲱⲕⲓ ⲙ̀Ⲡⲟ̄ⲥ̄:</w:t>
            </w:r>
          </w:p>
          <w:p w14:paraId="681EDF51" w14:textId="77777777" w:rsidR="00416092" w:rsidRDefault="00416092" w:rsidP="00416092">
            <w:pPr>
              <w:pStyle w:val="CopticVersemulti-line"/>
            </w:pPr>
            <w:r>
              <w:t>ⲉ̀ⲥⲉϣⲱⲡⲓ ⲛⲏⲓ ⲱ̀ ⲛⲓⲁⲅⲅⲉⲗⲟⲥ:</w:t>
            </w:r>
          </w:p>
          <w:p w14:paraId="036A1E9D" w14:textId="77777777" w:rsidR="00416092" w:rsidRDefault="00416092" w:rsidP="00416092">
            <w:pPr>
              <w:pStyle w:val="CopticVersemulti-line"/>
            </w:pPr>
            <w:r>
              <w:t>ⲕⲁⲧⲁ ⲡⲉⲕⲥⲁϫⲓ ⲱ̀ ⲡⲓⲗⲩⲧⲟⲣⲅⲟⲥ:</w:t>
            </w:r>
          </w:p>
          <w:p w14:paraId="19252E00" w14:textId="77777777" w:rsidR="00416092" w:rsidRPr="005130A7" w:rsidRDefault="00416092" w:rsidP="00416092">
            <w:pPr>
              <w:pStyle w:val="CopticHangingVerse"/>
            </w:pPr>
            <w:r>
              <w:t>ⲟⲩⲟϩ ⲥⲁⲧⲟⲧϥ ⲁϥϣⲁⲓ ⲥⲱⲙⲁⲧⲓⲕⲟⲥ.</w:t>
            </w:r>
          </w:p>
        </w:tc>
      </w:tr>
      <w:tr w:rsidR="00416092" w14:paraId="49B8FC2F" w14:textId="77777777" w:rsidTr="00416092">
        <w:trPr>
          <w:cantSplit/>
          <w:jc w:val="center"/>
        </w:trPr>
        <w:tc>
          <w:tcPr>
            <w:tcW w:w="288" w:type="dxa"/>
          </w:tcPr>
          <w:p w14:paraId="573B3F0C" w14:textId="77777777" w:rsidR="00416092" w:rsidRDefault="00416092" w:rsidP="00416092">
            <w:pPr>
              <w:pStyle w:val="CopticCross"/>
            </w:pPr>
          </w:p>
        </w:tc>
        <w:tc>
          <w:tcPr>
            <w:tcW w:w="3960" w:type="dxa"/>
          </w:tcPr>
          <w:p w14:paraId="16EE9AA9" w14:textId="77777777" w:rsidR="00416092" w:rsidRDefault="00416092" w:rsidP="00416092">
            <w:pPr>
              <w:pStyle w:val="EngHang"/>
            </w:pPr>
            <w:r>
              <w:t>Yours is the glory and the honour,</w:t>
            </w:r>
          </w:p>
          <w:p w14:paraId="5AAFFD11" w14:textId="77777777" w:rsidR="00416092" w:rsidRDefault="00416092" w:rsidP="00416092">
            <w:pPr>
              <w:pStyle w:val="EngHang"/>
            </w:pPr>
            <w:r>
              <w:t xml:space="preserve">And the thanksgiving, </w:t>
            </w:r>
          </w:p>
          <w:p w14:paraId="2C8C4D71" w14:textId="77777777" w:rsidR="00416092" w:rsidRDefault="00416092" w:rsidP="00416092">
            <w:pPr>
              <w:pStyle w:val="EngHang"/>
            </w:pPr>
            <w:r>
              <w:t>O Christ the Creator.</w:t>
            </w:r>
          </w:p>
          <w:p w14:paraId="1D83C0D8" w14:textId="77777777" w:rsidR="00416092" w:rsidRDefault="00416092" w:rsidP="00416092">
            <w:pPr>
              <w:pStyle w:val="EngHangEnd"/>
            </w:pPr>
            <w:r>
              <w:t>Save us for the sake of Your mother Mary.</w:t>
            </w:r>
          </w:p>
        </w:tc>
        <w:tc>
          <w:tcPr>
            <w:tcW w:w="288" w:type="dxa"/>
          </w:tcPr>
          <w:p w14:paraId="6289DB4F" w14:textId="77777777" w:rsidR="00416092" w:rsidRDefault="00416092" w:rsidP="00416092"/>
        </w:tc>
        <w:tc>
          <w:tcPr>
            <w:tcW w:w="288" w:type="dxa"/>
          </w:tcPr>
          <w:p w14:paraId="5DAF526B" w14:textId="77777777" w:rsidR="00416092" w:rsidRDefault="00416092" w:rsidP="00416092">
            <w:pPr>
              <w:pStyle w:val="CopticCross"/>
            </w:pPr>
          </w:p>
        </w:tc>
        <w:tc>
          <w:tcPr>
            <w:tcW w:w="3960" w:type="dxa"/>
          </w:tcPr>
          <w:p w14:paraId="29F9C237" w14:textId="77777777" w:rsidR="00416092" w:rsidRDefault="00416092" w:rsidP="00416092">
            <w:pPr>
              <w:pStyle w:val="CopticVersemulti-line"/>
            </w:pPr>
            <w:commentRangeStart w:id="1545"/>
            <w:r>
              <w:t xml:space="preserve">Ⲫⲱⲕ </w:t>
            </w:r>
            <w:commentRangeEnd w:id="1545"/>
            <w:r>
              <w:rPr>
                <w:rStyle w:val="CommentReference"/>
                <w:rFonts w:ascii="Times New Roman" w:hAnsi="Times New Roman"/>
              </w:rPr>
              <w:commentReference w:id="1545"/>
            </w:r>
            <w:r>
              <w:t>ⲡⲉ ⲡⲓ ⲱ̀ⲟⲩ ⲛⲉⲙ ⲡⲓⲧⲁⲓⲟ:</w:t>
            </w:r>
          </w:p>
          <w:p w14:paraId="6D9C8EAC" w14:textId="77777777" w:rsidR="00416092" w:rsidRDefault="00416092" w:rsidP="00416092">
            <w:pPr>
              <w:pStyle w:val="CopticVersemulti-line"/>
            </w:pPr>
            <w:r>
              <w:t>ⲛⲉⲙ ϯⲉⲩⲭⲁⲣⲓⲥⲧⲓⲁ̀:</w:t>
            </w:r>
          </w:p>
          <w:p w14:paraId="2A1A3C65" w14:textId="77777777" w:rsidR="00416092" w:rsidRDefault="00416092" w:rsidP="00416092">
            <w:pPr>
              <w:pStyle w:val="CopticVersemulti-line"/>
            </w:pPr>
            <w:r>
              <w:t>ⲱ̀ Ⲡⲭ̄ⲥ̄ ⲡⲓⲣⲉϥⲑⲁⲙⲓⲟ:</w:t>
            </w:r>
          </w:p>
          <w:p w14:paraId="4B8BB559" w14:textId="77777777" w:rsidR="00416092" w:rsidRPr="005130A7" w:rsidRDefault="00416092" w:rsidP="00416092">
            <w:pPr>
              <w:pStyle w:val="CopticHangingVerse"/>
            </w:pPr>
            <w:r>
              <w:t>ⲛⲁϩⲙⲉⲛ ⲉⲑⲃⲉ ⲧⲉⲕⲙⲁⲩ Ⲙⲁⲣⲓⲁ̀.</w:t>
            </w:r>
          </w:p>
        </w:tc>
      </w:tr>
      <w:tr w:rsidR="00416092" w14:paraId="645C2655" w14:textId="77777777" w:rsidTr="00416092">
        <w:trPr>
          <w:cantSplit/>
          <w:jc w:val="center"/>
        </w:trPr>
        <w:tc>
          <w:tcPr>
            <w:tcW w:w="288" w:type="dxa"/>
          </w:tcPr>
          <w:p w14:paraId="58AF83A5" w14:textId="77777777" w:rsidR="00416092" w:rsidRDefault="00416092" w:rsidP="00416092">
            <w:pPr>
              <w:pStyle w:val="CopticCross"/>
            </w:pPr>
          </w:p>
        </w:tc>
        <w:tc>
          <w:tcPr>
            <w:tcW w:w="3960" w:type="dxa"/>
          </w:tcPr>
          <w:p w14:paraId="605A3259" w14:textId="77777777" w:rsidR="00416092" w:rsidRDefault="00416092" w:rsidP="00416092">
            <w:pPr>
              <w:pStyle w:val="EngHang"/>
            </w:pPr>
            <w:r>
              <w:t>Hail to you, O Virgin,</w:t>
            </w:r>
          </w:p>
          <w:p w14:paraId="7F4A5F43" w14:textId="77777777" w:rsidR="00416092" w:rsidRDefault="00416092" w:rsidP="00416092">
            <w:pPr>
              <w:pStyle w:val="EngHang"/>
            </w:pPr>
            <w:r>
              <w:t>The Mother of God the Logos.</w:t>
            </w:r>
          </w:p>
          <w:p w14:paraId="633592DC" w14:textId="77777777" w:rsidR="00416092" w:rsidRDefault="00416092" w:rsidP="00416092">
            <w:pPr>
              <w:pStyle w:val="EngHang"/>
            </w:pPr>
            <w:r>
              <w:t>Hail to the joy of the angels,</w:t>
            </w:r>
          </w:p>
          <w:p w14:paraId="194FF623" w14:textId="77777777" w:rsidR="00416092" w:rsidRDefault="00416092" w:rsidP="00416092">
            <w:pPr>
              <w:pStyle w:val="EngHangEnd"/>
            </w:pPr>
            <w:r>
              <w:t>Mary the fair dove.</w:t>
            </w:r>
          </w:p>
        </w:tc>
        <w:tc>
          <w:tcPr>
            <w:tcW w:w="288" w:type="dxa"/>
          </w:tcPr>
          <w:p w14:paraId="2BA26BFE" w14:textId="77777777" w:rsidR="00416092" w:rsidRDefault="00416092" w:rsidP="00416092"/>
        </w:tc>
        <w:tc>
          <w:tcPr>
            <w:tcW w:w="288" w:type="dxa"/>
          </w:tcPr>
          <w:p w14:paraId="1115A97F" w14:textId="77777777" w:rsidR="00416092" w:rsidRDefault="00416092" w:rsidP="00416092">
            <w:pPr>
              <w:pStyle w:val="CopticCross"/>
            </w:pPr>
          </w:p>
        </w:tc>
        <w:tc>
          <w:tcPr>
            <w:tcW w:w="3960" w:type="dxa"/>
          </w:tcPr>
          <w:p w14:paraId="071425C9" w14:textId="77777777" w:rsidR="00416092" w:rsidRDefault="00416092" w:rsidP="00416092">
            <w:pPr>
              <w:pStyle w:val="CopticVersemulti-line"/>
            </w:pPr>
            <w:r>
              <w:t>Ⲭⲉⲣⲉ ⲛⲉ ⲱ̀ ϯⲡⲁⲣⲑⲉⲛⲟⲥ:</w:t>
            </w:r>
          </w:p>
          <w:p w14:paraId="2AFA4FC9" w14:textId="77777777" w:rsidR="00416092" w:rsidRDefault="00416092" w:rsidP="00416092">
            <w:pPr>
              <w:pStyle w:val="CopticVersemulti-line"/>
            </w:pPr>
            <w:r>
              <w:t>ⲑ̀ⲙⲁⲩ ⲙ̀Ⲫϯ ⲡⲓⲗⲟⲅⲟⲥ:</w:t>
            </w:r>
          </w:p>
          <w:p w14:paraId="5FD39B99" w14:textId="77777777" w:rsidR="00416092" w:rsidRDefault="00416092" w:rsidP="00416092">
            <w:pPr>
              <w:pStyle w:val="CopticVersemulti-line"/>
            </w:pPr>
            <w:r>
              <w:t>ⲭⲉⲣⲉ ⲫ̀ⲣⲁϣⲓ ⲛ̀ⲛⲓⲁⲅⲅⲉⲗⲟⲥ:</w:t>
            </w:r>
          </w:p>
          <w:p w14:paraId="540524A8" w14:textId="77777777" w:rsidR="00416092" w:rsidRPr="005130A7" w:rsidRDefault="00416092" w:rsidP="00416092">
            <w:pPr>
              <w:pStyle w:val="CopticHangingVerse"/>
            </w:pPr>
            <w:r>
              <w:t>Ⲙⲁⲣⲓⲁ̀ ϯϭⲣⲟⲙⲡⲓ ⲉⲑⲛⲉⲥⲱⲥ.</w:t>
            </w:r>
          </w:p>
        </w:tc>
      </w:tr>
      <w:tr w:rsidR="00416092" w14:paraId="01692465" w14:textId="77777777" w:rsidTr="00416092">
        <w:trPr>
          <w:cantSplit/>
          <w:jc w:val="center"/>
        </w:trPr>
        <w:tc>
          <w:tcPr>
            <w:tcW w:w="288" w:type="dxa"/>
          </w:tcPr>
          <w:p w14:paraId="3E377AE6" w14:textId="77777777" w:rsidR="00416092" w:rsidRPr="003209AF" w:rsidRDefault="00416092" w:rsidP="00416092">
            <w:pPr>
              <w:pStyle w:val="CopticCross"/>
              <w:rPr>
                <w:b/>
              </w:rPr>
            </w:pPr>
            <w:r w:rsidRPr="00FB5ACB">
              <w:t>¿</w:t>
            </w:r>
          </w:p>
        </w:tc>
        <w:tc>
          <w:tcPr>
            <w:tcW w:w="3960" w:type="dxa"/>
          </w:tcPr>
          <w:p w14:paraId="7172923C" w14:textId="77777777" w:rsidR="00416092" w:rsidRDefault="00416092" w:rsidP="00416092">
            <w:pPr>
              <w:pStyle w:val="EngHang"/>
            </w:pPr>
            <w:r>
              <w:t>O Saviour grant coolness,</w:t>
            </w:r>
          </w:p>
          <w:p w14:paraId="5360E8FA" w14:textId="77777777" w:rsidR="00416092" w:rsidRDefault="00416092" w:rsidP="00416092">
            <w:pPr>
              <w:pStyle w:val="EngHang"/>
            </w:pPr>
            <w:r>
              <w:t>To the souls of our fathers,</w:t>
            </w:r>
          </w:p>
          <w:p w14:paraId="47D6AF4A" w14:textId="77777777" w:rsidR="00416092" w:rsidRDefault="00416092" w:rsidP="00416092">
            <w:pPr>
              <w:pStyle w:val="EngHang"/>
            </w:pPr>
            <w:r>
              <w:t>Through the intercession of the Mother of God,</w:t>
            </w:r>
          </w:p>
          <w:p w14:paraId="120F7603" w14:textId="77777777" w:rsidR="00416092" w:rsidRDefault="00416092" w:rsidP="00416092">
            <w:pPr>
              <w:pStyle w:val="EngHangEnd"/>
            </w:pPr>
            <w:r>
              <w:t>And Abraham, Isaac, and Jacob.</w:t>
            </w:r>
          </w:p>
        </w:tc>
        <w:tc>
          <w:tcPr>
            <w:tcW w:w="288" w:type="dxa"/>
          </w:tcPr>
          <w:p w14:paraId="762F198B" w14:textId="77777777" w:rsidR="00416092" w:rsidRDefault="00416092" w:rsidP="00416092"/>
        </w:tc>
        <w:tc>
          <w:tcPr>
            <w:tcW w:w="288" w:type="dxa"/>
          </w:tcPr>
          <w:p w14:paraId="07F3DC24" w14:textId="77777777" w:rsidR="00416092" w:rsidRDefault="00416092" w:rsidP="00416092">
            <w:pPr>
              <w:pStyle w:val="CopticCross"/>
            </w:pPr>
            <w:r w:rsidRPr="00FB5ACB">
              <w:t>¿</w:t>
            </w:r>
          </w:p>
        </w:tc>
        <w:tc>
          <w:tcPr>
            <w:tcW w:w="3960" w:type="dxa"/>
          </w:tcPr>
          <w:p w14:paraId="31510142" w14:textId="77777777" w:rsidR="00416092" w:rsidRDefault="00416092" w:rsidP="00416092">
            <w:pPr>
              <w:pStyle w:val="CopticVersemulti-line"/>
              <w:rPr>
                <w:rFonts w:eastAsia="Arial Unicode MS" w:cs="FreeSerifAvvaShenouda"/>
              </w:rPr>
            </w:pPr>
            <w:r>
              <w:rPr>
                <w:rFonts w:eastAsia="Arial Unicode MS" w:cs="FreeSerifAvvaShenouda"/>
              </w:rPr>
              <w:t>Ⲯⲩⲭⲏ ⲛⲓⲃⲉⲛ ⲛ̀ⲧⲉ ⲛⲉⲛⲓⲟϯ:</w:t>
            </w:r>
          </w:p>
          <w:p w14:paraId="0BAA12F4" w14:textId="77777777" w:rsidR="00416092" w:rsidRDefault="00416092" w:rsidP="00416092">
            <w:pPr>
              <w:pStyle w:val="CopticVersemulti-line"/>
              <w:rPr>
                <w:rFonts w:eastAsia="Arial Unicode MS" w:cs="FreeSerifAvvaShenouda"/>
              </w:rPr>
            </w:pPr>
            <w:r>
              <w:rPr>
                <w:rFonts w:eastAsia="Arial Unicode MS" w:cs="FreeSerifAvvaShenouda"/>
              </w:rPr>
              <w:t>ⲱ̀ ⲡⲉⲛⲥ̄ⲱ̄ⲣ̄ ⲙⲟⲓ ⲛⲱⲟⲩ ⲛ̀ⲟⲩⲭ̀ⲃⲟⲃ:</w:t>
            </w:r>
          </w:p>
          <w:p w14:paraId="16A5C32E" w14:textId="77777777" w:rsidR="00416092" w:rsidRDefault="00416092" w:rsidP="00416092">
            <w:pPr>
              <w:pStyle w:val="CopticVersemulti-line"/>
              <w:rPr>
                <w:rFonts w:eastAsia="Arial Unicode MS" w:cs="FreeSerifAvvaShenouda"/>
              </w:rPr>
            </w:pPr>
            <w:r>
              <w:rPr>
                <w:rFonts w:eastAsia="Arial Unicode MS" w:cs="FreeSerifAvvaShenouda"/>
              </w:rPr>
              <w:t>ϩⲓⲧⲉⲛ ⲛⲓⲡ̀ⲣⲉⲥⲃⲓⲁ̀ ⲛ̀ϯⲙⲁⲥⲛⲟⲩϯ:</w:t>
            </w:r>
          </w:p>
          <w:p w14:paraId="703D7973" w14:textId="77777777" w:rsidR="00416092" w:rsidRPr="00384F62" w:rsidRDefault="00416092" w:rsidP="00416092">
            <w:pPr>
              <w:pStyle w:val="CopticHangingVerse"/>
            </w:pPr>
            <w:r>
              <w:t>ⲛⲉⲙ Ⲁⲃⲣⲁⲁⲙ Ⲓⲥⲁⲁⲕ Ⲓⲁⲕⲟⲃ.</w:t>
            </w:r>
          </w:p>
        </w:tc>
      </w:tr>
      <w:tr w:rsidR="00416092" w14:paraId="3CB286A5" w14:textId="77777777" w:rsidTr="00416092">
        <w:trPr>
          <w:cantSplit/>
          <w:jc w:val="center"/>
        </w:trPr>
        <w:tc>
          <w:tcPr>
            <w:tcW w:w="288" w:type="dxa"/>
          </w:tcPr>
          <w:p w14:paraId="39A5F4A8" w14:textId="77777777" w:rsidR="00416092" w:rsidRDefault="00416092" w:rsidP="00416092">
            <w:pPr>
              <w:pStyle w:val="CopticCross"/>
            </w:pPr>
            <w:r w:rsidRPr="00FB5ACB">
              <w:t>¿</w:t>
            </w:r>
          </w:p>
        </w:tc>
        <w:tc>
          <w:tcPr>
            <w:tcW w:w="3960" w:type="dxa"/>
          </w:tcPr>
          <w:p w14:paraId="2EA7B331" w14:textId="77777777" w:rsidR="00416092" w:rsidRDefault="00416092" w:rsidP="00416092">
            <w:pPr>
              <w:pStyle w:val="EngHang"/>
            </w:pPr>
            <w:r>
              <w:t>Be patient with me, remember me</w:t>
            </w:r>
          </w:p>
          <w:p w14:paraId="72921BCA" w14:textId="77777777" w:rsidR="00416092" w:rsidRDefault="00416092" w:rsidP="00416092">
            <w:pPr>
              <w:pStyle w:val="EngHang"/>
            </w:pPr>
            <w:r>
              <w:t>In Your Kingdom for the sake of the Virgin.</w:t>
            </w:r>
          </w:p>
          <w:p w14:paraId="6A410F0A" w14:textId="77777777" w:rsidR="00416092" w:rsidRDefault="00416092" w:rsidP="00416092">
            <w:pPr>
              <w:pStyle w:val="EngHang"/>
            </w:pPr>
            <w:r>
              <w:t xml:space="preserve">And forgive my sins, </w:t>
            </w:r>
          </w:p>
          <w:p w14:paraId="5CEAD9CF" w14:textId="77777777" w:rsidR="00416092" w:rsidRDefault="00416092" w:rsidP="00416092">
            <w:pPr>
              <w:pStyle w:val="EngHangEnd"/>
            </w:pPr>
            <w:r>
              <w:t xml:space="preserve">With all the </w:t>
            </w:r>
            <w:r w:rsidRPr="00416092">
              <w:t>Christians</w:t>
            </w:r>
            <w:r>
              <w:t>.</w:t>
            </w:r>
          </w:p>
        </w:tc>
        <w:tc>
          <w:tcPr>
            <w:tcW w:w="288" w:type="dxa"/>
          </w:tcPr>
          <w:p w14:paraId="38B2B89C" w14:textId="77777777" w:rsidR="00416092" w:rsidRDefault="00416092" w:rsidP="00416092"/>
        </w:tc>
        <w:tc>
          <w:tcPr>
            <w:tcW w:w="288" w:type="dxa"/>
          </w:tcPr>
          <w:p w14:paraId="3B610D6B" w14:textId="77777777" w:rsidR="00416092" w:rsidRDefault="00416092" w:rsidP="00416092">
            <w:pPr>
              <w:pStyle w:val="CopticCross"/>
            </w:pPr>
            <w:r w:rsidRPr="00FB5ACB">
              <w:t>¿</w:t>
            </w:r>
          </w:p>
        </w:tc>
        <w:tc>
          <w:tcPr>
            <w:tcW w:w="3960" w:type="dxa"/>
          </w:tcPr>
          <w:p w14:paraId="154C860F" w14:textId="77777777" w:rsidR="00416092" w:rsidRDefault="00416092" w:rsidP="00416092">
            <w:pPr>
              <w:pStyle w:val="CopticVersemulti-line"/>
              <w:rPr>
                <w:rFonts w:eastAsia="Arial Unicode MS" w:cs="FreeSerifAvvaShenouda"/>
              </w:rPr>
            </w:pPr>
            <w:r>
              <w:rPr>
                <w:rFonts w:eastAsia="Arial Unicode MS" w:cs="FreeSerifAvvaShenouda"/>
              </w:rPr>
              <w:t>Ⲱⲟⲩⲛ̀ϩⲏⲧ ⲉ̀ϫⲱⲓ ⲁ̀ⲡⲓⲡⲁⲙⲉⲩⲓ̀:</w:t>
            </w:r>
          </w:p>
          <w:p w14:paraId="33BFAC2A" w14:textId="77777777" w:rsidR="00416092" w:rsidRDefault="00416092" w:rsidP="00416092">
            <w:pPr>
              <w:pStyle w:val="CopticVersemulti-line"/>
              <w:rPr>
                <w:rFonts w:eastAsia="Arial Unicode MS" w:cs="FreeSerifAvvaShenouda"/>
              </w:rPr>
            </w:pPr>
            <w:r>
              <w:rPr>
                <w:rFonts w:eastAsia="Arial Unicode MS" w:cs="FreeSerifAvvaShenouda"/>
              </w:rPr>
              <w:t>ϧⲉⲛ ⲧⲉⲕⲙⲉⲧⲟⲩⲣⲟ ⲉⲑⲃⲉ ϯⲡⲁⲣⲑⲉⲛⲟⲥ:</w:t>
            </w:r>
          </w:p>
          <w:p w14:paraId="5B3CA25F" w14:textId="77777777" w:rsidR="00416092" w:rsidRDefault="00416092" w:rsidP="00416092">
            <w:pPr>
              <w:pStyle w:val="CopticVersemulti-line"/>
              <w:rPr>
                <w:rFonts w:eastAsia="Arial Unicode MS" w:cs="FreeSerifAvvaShenouda"/>
              </w:rPr>
            </w:pPr>
            <w:r>
              <w:rPr>
                <w:rFonts w:eastAsia="Arial Unicode MS" w:cs="FreeSerifAvvaShenouda"/>
              </w:rPr>
              <w:t>ⲟⲩⲟϩ ⲭⲱ ⲛⲏⲓ ⲉ̀ⲃⲟⲗ ⲛ̀ⲛⲁⲛⲟⲃⲓ:</w:t>
            </w:r>
          </w:p>
          <w:p w14:paraId="402DEB8E" w14:textId="77777777" w:rsidR="00416092" w:rsidRDefault="00416092" w:rsidP="00416092">
            <w:pPr>
              <w:pStyle w:val="CopticHangingVerse"/>
            </w:pPr>
            <w:r>
              <w:t>ⲛⲉⲙ ⲡ̀ⲥⲉⲡⲓ ⲛ̀ⲛⲓⲭ̀ⲣⲓⲥⲧⲓⲁⲛⲟⲥ.</w:t>
            </w:r>
          </w:p>
        </w:tc>
      </w:tr>
    </w:tbl>
    <w:p w14:paraId="27E43C8A" w14:textId="77777777" w:rsidR="00481AE5" w:rsidRDefault="00481AE5" w:rsidP="00481AE5">
      <w:pPr>
        <w:pStyle w:val="Heading3"/>
      </w:pPr>
      <w:bookmarkStart w:id="1546" w:name="_Ref434562998"/>
      <w:bookmarkStart w:id="1547" w:name="_Toc448227575"/>
      <w:r>
        <w:t xml:space="preserve">March 26 / Phamenoth 30: </w:t>
      </w:r>
      <w:r w:rsidR="00D31016">
        <w:t>Arch</w:t>
      </w:r>
      <w:r>
        <w:t>angel Gabriel</w:t>
      </w:r>
      <w:bookmarkEnd w:id="1546"/>
      <w:bookmarkEnd w:id="1547"/>
    </w:p>
    <w:p w14:paraId="79F33061" w14:textId="5AB2DEC6" w:rsidR="00481AE5" w:rsidRDefault="00481AE5" w:rsidP="00481AE5">
      <w:pPr>
        <w:pStyle w:val="Rubric"/>
      </w:pPr>
      <w:r>
        <w:t>See</w:t>
      </w:r>
      <w:r w:rsidR="002409EF">
        <w:t xml:space="preserve"> </w:t>
      </w:r>
      <w:r w:rsidR="002409EF">
        <w:fldChar w:fldCharType="begin"/>
      </w:r>
      <w:r w:rsidR="002409EF">
        <w:instrText xml:space="preserve"> REF _Ref434478922 \h </w:instrText>
      </w:r>
      <w:r w:rsidR="002409EF">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rsidR="002409EF">
        <w:fldChar w:fldCharType="end"/>
      </w:r>
      <w:r w:rsidR="002409EF">
        <w:t xml:space="preserve">, page </w:t>
      </w:r>
      <w:r w:rsidR="002409EF">
        <w:fldChar w:fldCharType="begin"/>
      </w:r>
      <w:r w:rsidR="002409EF">
        <w:instrText xml:space="preserve"> PAGEREF _Ref434478922 \h </w:instrText>
      </w:r>
      <w:r w:rsidR="002409EF">
        <w:fldChar w:fldCharType="separate"/>
      </w:r>
      <w:r w:rsidR="000C7DE2">
        <w:rPr>
          <w:noProof/>
        </w:rPr>
        <w:t>720</w:t>
      </w:r>
      <w:r w:rsidR="002409EF">
        <w:fldChar w:fldCharType="end"/>
      </w:r>
      <w:r>
        <w:t xml:space="preserve">, </w:t>
      </w:r>
      <w:r w:rsidR="002409EF">
        <w:fldChar w:fldCharType="begin"/>
      </w:r>
      <w:r w:rsidR="002409EF">
        <w:instrText xml:space="preserve"> REF _Ref434487984 \h </w:instrText>
      </w:r>
      <w:r w:rsidR="002409EF">
        <w:fldChar w:fldCharType="separate"/>
      </w:r>
      <w:r w:rsidR="000C7DE2">
        <w:t>The Doxology for Michael and Gabriel</w:t>
      </w:r>
      <w:r w:rsidR="002409EF">
        <w:fldChar w:fldCharType="end"/>
      </w:r>
      <w:r w:rsidR="002409EF">
        <w:t xml:space="preserve">, page </w:t>
      </w:r>
      <w:r w:rsidR="002409EF">
        <w:fldChar w:fldCharType="begin"/>
      </w:r>
      <w:r w:rsidR="002409EF">
        <w:instrText xml:space="preserve"> PAGEREF _Ref434487984 \h </w:instrText>
      </w:r>
      <w:r w:rsidR="002409EF">
        <w:fldChar w:fldCharType="separate"/>
      </w:r>
      <w:r w:rsidR="000C7DE2">
        <w:rPr>
          <w:noProof/>
        </w:rPr>
        <w:t>689</w:t>
      </w:r>
      <w:r w:rsidR="002409EF">
        <w:fldChar w:fldCharType="end"/>
      </w:r>
      <w:r w:rsidR="009D0B24">
        <w:t xml:space="preserve">, </w:t>
      </w:r>
      <w:r>
        <w:t xml:space="preserve">or </w:t>
      </w:r>
      <w:r w:rsidR="002409EF">
        <w:fldChar w:fldCharType="begin"/>
      </w:r>
      <w:r w:rsidR="002409EF">
        <w:instrText xml:space="preserve"> REF _Ref434488149 \h </w:instrText>
      </w:r>
      <w:r w:rsidR="002409EF">
        <w:fldChar w:fldCharType="separate"/>
      </w:r>
      <w:r w:rsidR="000C7DE2">
        <w:t>The Doxology for Archangel Gabriel, the Evangelist of Daniel</w:t>
      </w:r>
      <w:r w:rsidR="002409EF">
        <w:fldChar w:fldCharType="end"/>
      </w:r>
      <w:r w:rsidR="002409EF">
        <w:t xml:space="preserve">, page </w:t>
      </w:r>
      <w:r w:rsidR="002409EF">
        <w:fldChar w:fldCharType="begin"/>
      </w:r>
      <w:r w:rsidR="002409EF">
        <w:instrText xml:space="preserve"> PAGEREF _Ref434488149 \h </w:instrText>
      </w:r>
      <w:r w:rsidR="002409EF">
        <w:fldChar w:fldCharType="separate"/>
      </w:r>
      <w:r w:rsidR="000C7DE2">
        <w:rPr>
          <w:noProof/>
        </w:rPr>
        <w:t>898</w:t>
      </w:r>
      <w:r w:rsidR="002409EF">
        <w:fldChar w:fldCharType="end"/>
      </w:r>
      <w:r>
        <w:t>.</w:t>
      </w:r>
      <w:r w:rsidR="00D31016">
        <w:t xml:space="preserve"> For this commemoration following the day after Annunciation, the Doxology for Koiahk is likely more fitting than the Doxology for Archangel Gabriel, which focuses on the appearing to Daniel.</w:t>
      </w:r>
    </w:p>
    <w:p w14:paraId="0193E690" w14:textId="77777777" w:rsidR="00072324" w:rsidRDefault="00072324" w:rsidP="00072324">
      <w:pPr>
        <w:pStyle w:val="Heading3"/>
      </w:pPr>
      <w:bookmarkStart w:id="1548" w:name="_Toc448227576"/>
      <w:r>
        <w:t xml:space="preserve">March 28 / Pharamuthi 2: Martyrdom of St. James </w:t>
      </w:r>
      <w:r w:rsidR="008762FF">
        <w:t xml:space="preserve">the son of </w:t>
      </w:r>
      <w:r w:rsidR="002E495E">
        <w:t>Zebedee</w:t>
      </w:r>
      <w:r>
        <w:t>, the Apostles</w:t>
      </w:r>
      <w:bookmarkEnd w:id="1548"/>
    </w:p>
    <w:p w14:paraId="2200D664" w14:textId="7A614C8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152D7706" w14:textId="77777777" w:rsidR="00495F1A" w:rsidRDefault="00495F1A" w:rsidP="00495F1A">
      <w:pPr>
        <w:pStyle w:val="Heading2"/>
        <w:rPr>
          <w:rFonts w:ascii="FreeSerifAvvaShenouda" w:hAnsi="FreeSerifAvvaShenouda" w:cs="FreeSerifAvvaShenouda"/>
        </w:rPr>
      </w:pPr>
      <w:bookmarkStart w:id="1549" w:name="_Toc448696652"/>
      <w:bookmarkStart w:id="1550" w:name="April"/>
      <w:bookmarkEnd w:id="1507"/>
      <w:r>
        <w:lastRenderedPageBreak/>
        <w:t>April</w:t>
      </w:r>
      <w:bookmarkEnd w:id="1536"/>
      <w:bookmarkEnd w:id="1537"/>
      <w:bookmarkEnd w:id="1538"/>
      <w:r w:rsidR="00C30529">
        <w:rPr>
          <w:lang w:val="en-US"/>
        </w:rPr>
        <w:t xml:space="preserve"> or</w:t>
      </w:r>
      <w:r w:rsidR="00C30529">
        <w:t xml:space="preserve"> </w:t>
      </w:r>
      <w:r w:rsidR="00C30529">
        <w:rPr>
          <w:rFonts w:ascii="FreeSerifAvvaShenouda" w:hAnsi="FreeSerifAvvaShenouda" w:cs="FreeSerifAvvaShenouda"/>
        </w:rPr>
        <w:t>Ⲡⲁⲣⲙⲟⲩⲧⲉ</w:t>
      </w:r>
      <w:bookmarkEnd w:id="1549"/>
    </w:p>
    <w:sdt>
      <w:sdtPr>
        <w:id w:val="637921212"/>
        <w:docPartObj>
          <w:docPartGallery w:val="Table of Contents"/>
          <w:docPartUnique/>
        </w:docPartObj>
      </w:sdtPr>
      <w:sdtEndPr>
        <w:rPr>
          <w:b/>
          <w:bCs/>
          <w:noProof/>
        </w:rPr>
      </w:sdtEndPr>
      <w:sdtContent>
        <w:p w14:paraId="26EC470B" w14:textId="7850A90B"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April</w:instrText>
          </w:r>
          <w:r>
            <w:rPr>
              <w:noProof/>
            </w:rPr>
            <w:fldChar w:fldCharType="separate"/>
          </w:r>
          <w:hyperlink w:anchor="_Toc448227577" w:history="1">
            <w:r w:rsidR="00E35F1F" w:rsidRPr="00F93E3F">
              <w:rPr>
                <w:rStyle w:val="Hyperlink"/>
                <w:noProof/>
              </w:rPr>
              <w:t>April 1 / Pharamuthi 6: Saint Mary of Egypt</w:t>
            </w:r>
            <w:r w:rsidR="00E35F1F">
              <w:rPr>
                <w:noProof/>
                <w:webHidden/>
              </w:rPr>
              <w:tab/>
            </w:r>
            <w:r w:rsidR="00E35F1F">
              <w:rPr>
                <w:noProof/>
                <w:webHidden/>
              </w:rPr>
              <w:fldChar w:fldCharType="begin"/>
            </w:r>
            <w:r w:rsidR="00E35F1F">
              <w:rPr>
                <w:noProof/>
                <w:webHidden/>
              </w:rPr>
              <w:instrText xml:space="preserve"> PAGEREF _Toc448227577 \h </w:instrText>
            </w:r>
            <w:r w:rsidR="00E35F1F">
              <w:rPr>
                <w:noProof/>
                <w:webHidden/>
              </w:rPr>
            </w:r>
            <w:r w:rsidR="00E35F1F">
              <w:rPr>
                <w:noProof/>
                <w:webHidden/>
              </w:rPr>
              <w:fldChar w:fldCharType="separate"/>
            </w:r>
            <w:r w:rsidR="000C7DE2">
              <w:rPr>
                <w:noProof/>
                <w:webHidden/>
              </w:rPr>
              <w:t>860</w:t>
            </w:r>
            <w:r w:rsidR="00E35F1F">
              <w:rPr>
                <w:noProof/>
                <w:webHidden/>
              </w:rPr>
              <w:fldChar w:fldCharType="end"/>
            </w:r>
          </w:hyperlink>
        </w:p>
        <w:p w14:paraId="516E2DC3" w14:textId="36F96E38" w:rsidR="00E35F1F" w:rsidRDefault="00BF6550">
          <w:pPr>
            <w:pStyle w:val="TOC3"/>
            <w:tabs>
              <w:tab w:val="right" w:leader="dot" w:pos="8846"/>
            </w:tabs>
            <w:rPr>
              <w:rFonts w:asciiTheme="minorHAnsi" w:eastAsiaTheme="minorEastAsia" w:hAnsiTheme="minorHAnsi"/>
              <w:noProof/>
              <w:sz w:val="22"/>
              <w:lang w:val="en-US"/>
            </w:rPr>
          </w:pPr>
          <w:hyperlink w:anchor="_Toc448227578" w:history="1">
            <w:r w:rsidR="00E35F1F" w:rsidRPr="00F93E3F">
              <w:rPr>
                <w:rStyle w:val="Hyperlink"/>
                <w:noProof/>
              </w:rPr>
              <w:t>April 7 / Pharamuthi 12: Commemoration of Archangel Michael</w:t>
            </w:r>
            <w:r w:rsidR="00E35F1F">
              <w:rPr>
                <w:noProof/>
                <w:webHidden/>
              </w:rPr>
              <w:tab/>
            </w:r>
            <w:r w:rsidR="00E35F1F">
              <w:rPr>
                <w:noProof/>
                <w:webHidden/>
              </w:rPr>
              <w:fldChar w:fldCharType="begin"/>
            </w:r>
            <w:r w:rsidR="00E35F1F">
              <w:rPr>
                <w:noProof/>
                <w:webHidden/>
              </w:rPr>
              <w:instrText xml:space="preserve"> PAGEREF _Toc448227578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0ADE7799" w14:textId="786EFEE0" w:rsidR="00E35F1F" w:rsidRDefault="00BF6550">
          <w:pPr>
            <w:pStyle w:val="TOC3"/>
            <w:tabs>
              <w:tab w:val="right" w:leader="dot" w:pos="8846"/>
            </w:tabs>
            <w:rPr>
              <w:rFonts w:asciiTheme="minorHAnsi" w:eastAsiaTheme="minorEastAsia" w:hAnsiTheme="minorHAnsi"/>
              <w:noProof/>
              <w:sz w:val="22"/>
              <w:lang w:val="en-US"/>
            </w:rPr>
          </w:pPr>
          <w:hyperlink w:anchor="_Toc448227579" w:history="1">
            <w:r w:rsidR="00E35F1F" w:rsidRPr="00F93E3F">
              <w:rPr>
                <w:rStyle w:val="Hyperlink"/>
                <w:noProof/>
              </w:rPr>
              <w:t>April 10 / Pharamuthi 15: Consecrating of the Church of St. Agabus the Apostle</w:t>
            </w:r>
            <w:r w:rsidR="00E35F1F">
              <w:rPr>
                <w:noProof/>
                <w:webHidden/>
              </w:rPr>
              <w:tab/>
            </w:r>
            <w:r w:rsidR="00E35F1F">
              <w:rPr>
                <w:noProof/>
                <w:webHidden/>
              </w:rPr>
              <w:fldChar w:fldCharType="begin"/>
            </w:r>
            <w:r w:rsidR="00E35F1F">
              <w:rPr>
                <w:noProof/>
                <w:webHidden/>
              </w:rPr>
              <w:instrText xml:space="preserve"> PAGEREF _Toc448227579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139ECF53" w14:textId="6758F945" w:rsidR="00E35F1F" w:rsidRDefault="00BF6550">
          <w:pPr>
            <w:pStyle w:val="TOC3"/>
            <w:tabs>
              <w:tab w:val="right" w:leader="dot" w:pos="8846"/>
            </w:tabs>
            <w:rPr>
              <w:rFonts w:asciiTheme="minorHAnsi" w:eastAsiaTheme="minorEastAsia" w:hAnsiTheme="minorHAnsi"/>
              <w:noProof/>
              <w:sz w:val="22"/>
              <w:lang w:val="en-US"/>
            </w:rPr>
          </w:pPr>
          <w:hyperlink w:anchor="_Toc448227580" w:history="1">
            <w:r w:rsidR="00E35F1F" w:rsidRPr="00F93E3F">
              <w:rPr>
                <w:rStyle w:val="Hyperlink"/>
                <w:noProof/>
              </w:rPr>
              <w:t>April 12 / Pharamuthi 17: Martyrdom of St. James the brother of the Lord the bishop of Jerusalem</w:t>
            </w:r>
            <w:r w:rsidR="00E35F1F">
              <w:rPr>
                <w:noProof/>
                <w:webHidden/>
              </w:rPr>
              <w:tab/>
            </w:r>
            <w:r w:rsidR="00E35F1F">
              <w:rPr>
                <w:noProof/>
                <w:webHidden/>
              </w:rPr>
              <w:fldChar w:fldCharType="begin"/>
            </w:r>
            <w:r w:rsidR="00E35F1F">
              <w:rPr>
                <w:noProof/>
                <w:webHidden/>
              </w:rPr>
              <w:instrText xml:space="preserve"> PAGEREF _Toc448227580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E84531B" w14:textId="054BE352" w:rsidR="00E35F1F" w:rsidRDefault="00BF6550">
          <w:pPr>
            <w:pStyle w:val="TOC3"/>
            <w:tabs>
              <w:tab w:val="right" w:leader="dot" w:pos="8846"/>
            </w:tabs>
            <w:rPr>
              <w:rFonts w:asciiTheme="minorHAnsi" w:eastAsiaTheme="minorEastAsia" w:hAnsiTheme="minorHAnsi"/>
              <w:noProof/>
              <w:sz w:val="22"/>
              <w:lang w:val="en-US"/>
            </w:rPr>
          </w:pPr>
          <w:hyperlink w:anchor="_Toc448227581" w:history="1">
            <w:r w:rsidR="00E35F1F" w:rsidRPr="00F93E3F">
              <w:rPr>
                <w:rStyle w:val="Hyperlink"/>
                <w:noProof/>
              </w:rPr>
              <w:t>April 16 / Pharamuthi 21: Commemoration of the Theotokos</w:t>
            </w:r>
            <w:r w:rsidR="00E35F1F">
              <w:rPr>
                <w:noProof/>
                <w:webHidden/>
              </w:rPr>
              <w:tab/>
            </w:r>
            <w:r w:rsidR="00E35F1F">
              <w:rPr>
                <w:noProof/>
                <w:webHidden/>
              </w:rPr>
              <w:fldChar w:fldCharType="begin"/>
            </w:r>
            <w:r w:rsidR="00E35F1F">
              <w:rPr>
                <w:noProof/>
                <w:webHidden/>
              </w:rPr>
              <w:instrText xml:space="preserve"> PAGEREF _Toc448227581 \h </w:instrText>
            </w:r>
            <w:r w:rsidR="00E35F1F">
              <w:rPr>
                <w:noProof/>
                <w:webHidden/>
              </w:rPr>
            </w:r>
            <w:r w:rsidR="00E35F1F">
              <w:rPr>
                <w:noProof/>
                <w:webHidden/>
              </w:rPr>
              <w:fldChar w:fldCharType="separate"/>
            </w:r>
            <w:r w:rsidR="000C7DE2">
              <w:rPr>
                <w:noProof/>
                <w:webHidden/>
              </w:rPr>
              <w:t>861</w:t>
            </w:r>
            <w:r w:rsidR="00E35F1F">
              <w:rPr>
                <w:noProof/>
                <w:webHidden/>
              </w:rPr>
              <w:fldChar w:fldCharType="end"/>
            </w:r>
          </w:hyperlink>
        </w:p>
        <w:p w14:paraId="4575163D" w14:textId="33C8932E" w:rsidR="00E35F1F" w:rsidRDefault="00BF6550">
          <w:pPr>
            <w:pStyle w:val="TOC3"/>
            <w:tabs>
              <w:tab w:val="right" w:leader="dot" w:pos="8846"/>
            </w:tabs>
            <w:rPr>
              <w:rFonts w:asciiTheme="minorHAnsi" w:eastAsiaTheme="minorEastAsia" w:hAnsiTheme="minorHAnsi"/>
              <w:noProof/>
              <w:sz w:val="22"/>
              <w:lang w:val="en-US"/>
            </w:rPr>
          </w:pPr>
          <w:hyperlink w:anchor="_Toc448227582" w:history="1">
            <w:r w:rsidR="00E35F1F" w:rsidRPr="00F93E3F">
              <w:rPr>
                <w:rStyle w:val="Hyperlink"/>
                <w:noProof/>
              </w:rPr>
              <w:t>April 18 / Pharamuthi 23: Martyrdom of St. George the Prince of the Martyrs</w:t>
            </w:r>
            <w:r w:rsidR="00E35F1F">
              <w:rPr>
                <w:noProof/>
                <w:webHidden/>
              </w:rPr>
              <w:tab/>
            </w:r>
            <w:r w:rsidR="00E35F1F">
              <w:rPr>
                <w:noProof/>
                <w:webHidden/>
              </w:rPr>
              <w:fldChar w:fldCharType="begin"/>
            </w:r>
            <w:r w:rsidR="00E35F1F">
              <w:rPr>
                <w:noProof/>
                <w:webHidden/>
              </w:rPr>
              <w:instrText xml:space="preserve"> PAGEREF _Toc448227582 \h </w:instrText>
            </w:r>
            <w:r w:rsidR="00E35F1F">
              <w:rPr>
                <w:noProof/>
                <w:webHidden/>
              </w:rPr>
            </w:r>
            <w:r w:rsidR="00E35F1F">
              <w:rPr>
                <w:noProof/>
                <w:webHidden/>
              </w:rPr>
              <w:fldChar w:fldCharType="separate"/>
            </w:r>
            <w:r w:rsidR="000C7DE2">
              <w:rPr>
                <w:noProof/>
                <w:webHidden/>
              </w:rPr>
              <w:t>862</w:t>
            </w:r>
            <w:r w:rsidR="00E35F1F">
              <w:rPr>
                <w:noProof/>
                <w:webHidden/>
              </w:rPr>
              <w:fldChar w:fldCharType="end"/>
            </w:r>
          </w:hyperlink>
        </w:p>
        <w:p w14:paraId="37E2FD6C" w14:textId="47599CDB" w:rsidR="00E35F1F" w:rsidRDefault="00BF6550">
          <w:pPr>
            <w:pStyle w:val="TOC3"/>
            <w:tabs>
              <w:tab w:val="right" w:leader="dot" w:pos="8846"/>
            </w:tabs>
            <w:rPr>
              <w:rFonts w:asciiTheme="minorHAnsi" w:eastAsiaTheme="minorEastAsia" w:hAnsiTheme="minorHAnsi"/>
              <w:noProof/>
              <w:sz w:val="22"/>
              <w:lang w:val="en-US"/>
            </w:rPr>
          </w:pPr>
          <w:hyperlink w:anchor="_Toc448227583" w:history="1">
            <w:r w:rsidR="00E35F1F" w:rsidRPr="00F93E3F">
              <w:rPr>
                <w:rStyle w:val="Hyperlink"/>
                <w:noProof/>
              </w:rPr>
              <w:t>April 24 / Pharamuthi 29: Commemoration of the Annunciation, Nativity, and Resurrection on the 29</w:t>
            </w:r>
            <w:r w:rsidR="00E35F1F" w:rsidRPr="00F93E3F">
              <w:rPr>
                <w:rStyle w:val="Hyperlink"/>
                <w:noProof/>
                <w:vertAlign w:val="superscript"/>
              </w:rPr>
              <w:t>th</w:t>
            </w:r>
            <w:r w:rsidR="00E35F1F" w:rsidRPr="00F93E3F">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_Toc448227583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1A20FB38" w14:textId="5201A838" w:rsidR="00E35F1F" w:rsidRDefault="00BF6550">
          <w:pPr>
            <w:pStyle w:val="TOC3"/>
            <w:tabs>
              <w:tab w:val="right" w:leader="dot" w:pos="8846"/>
            </w:tabs>
            <w:rPr>
              <w:rFonts w:asciiTheme="minorHAnsi" w:eastAsiaTheme="minorEastAsia" w:hAnsiTheme="minorHAnsi"/>
              <w:noProof/>
              <w:sz w:val="22"/>
              <w:lang w:val="en-US"/>
            </w:rPr>
          </w:pPr>
          <w:hyperlink w:anchor="_Toc448227584" w:history="1">
            <w:r w:rsidR="00E35F1F" w:rsidRPr="00F93E3F">
              <w:rPr>
                <w:rStyle w:val="Hyperlink"/>
                <w:noProof/>
              </w:rPr>
              <w:t>April 24 / Pharamuthi 29: Also the Departure of St. Erastus the Apostle</w:t>
            </w:r>
            <w:r w:rsidR="00E35F1F">
              <w:rPr>
                <w:noProof/>
                <w:webHidden/>
              </w:rPr>
              <w:tab/>
            </w:r>
            <w:r w:rsidR="00E35F1F">
              <w:rPr>
                <w:noProof/>
                <w:webHidden/>
              </w:rPr>
              <w:fldChar w:fldCharType="begin"/>
            </w:r>
            <w:r w:rsidR="00E35F1F">
              <w:rPr>
                <w:noProof/>
                <w:webHidden/>
              </w:rPr>
              <w:instrText xml:space="preserve"> PAGEREF _Toc448227584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7E5244CB" w14:textId="0F56D39A" w:rsidR="00E35F1F" w:rsidRDefault="00BF6550">
          <w:pPr>
            <w:pStyle w:val="TOC3"/>
            <w:tabs>
              <w:tab w:val="right" w:leader="dot" w:pos="8846"/>
            </w:tabs>
            <w:rPr>
              <w:rFonts w:asciiTheme="minorHAnsi" w:eastAsiaTheme="minorEastAsia" w:hAnsiTheme="minorHAnsi"/>
              <w:noProof/>
              <w:sz w:val="22"/>
              <w:lang w:val="en-US"/>
            </w:rPr>
          </w:pPr>
          <w:hyperlink w:anchor="_Toc448227585" w:history="1">
            <w:r w:rsidR="00E35F1F" w:rsidRPr="00F93E3F">
              <w:rPr>
                <w:rStyle w:val="Hyperlink"/>
                <w:noProof/>
              </w:rPr>
              <w:t>April 25 / Pharamuthi 30: Martyrdom of St. Mark the Evangelist</w:t>
            </w:r>
            <w:r w:rsidR="00E35F1F">
              <w:rPr>
                <w:noProof/>
                <w:webHidden/>
              </w:rPr>
              <w:tab/>
            </w:r>
            <w:r w:rsidR="00E35F1F">
              <w:rPr>
                <w:noProof/>
                <w:webHidden/>
              </w:rPr>
              <w:fldChar w:fldCharType="begin"/>
            </w:r>
            <w:r w:rsidR="00E35F1F">
              <w:rPr>
                <w:noProof/>
                <w:webHidden/>
              </w:rPr>
              <w:instrText xml:space="preserve"> PAGEREF _Toc448227585 \h </w:instrText>
            </w:r>
            <w:r w:rsidR="00E35F1F">
              <w:rPr>
                <w:noProof/>
                <w:webHidden/>
              </w:rPr>
            </w:r>
            <w:r w:rsidR="00E35F1F">
              <w:rPr>
                <w:noProof/>
                <w:webHidden/>
              </w:rPr>
              <w:fldChar w:fldCharType="separate"/>
            </w:r>
            <w:r w:rsidR="000C7DE2">
              <w:rPr>
                <w:noProof/>
                <w:webHidden/>
              </w:rPr>
              <w:t>863</w:t>
            </w:r>
            <w:r w:rsidR="00E35F1F">
              <w:rPr>
                <w:noProof/>
                <w:webHidden/>
              </w:rPr>
              <w:fldChar w:fldCharType="end"/>
            </w:r>
          </w:hyperlink>
        </w:p>
        <w:p w14:paraId="35261B74" w14:textId="573766D0" w:rsidR="00E35F1F" w:rsidRDefault="00BF6550">
          <w:pPr>
            <w:pStyle w:val="TOC3"/>
            <w:tabs>
              <w:tab w:val="right" w:leader="dot" w:pos="8846"/>
            </w:tabs>
            <w:rPr>
              <w:rFonts w:asciiTheme="minorHAnsi" w:eastAsiaTheme="minorEastAsia" w:hAnsiTheme="minorHAnsi"/>
              <w:noProof/>
              <w:sz w:val="22"/>
              <w:lang w:val="en-US"/>
            </w:rPr>
          </w:pPr>
          <w:hyperlink w:anchor="_Toc448227586" w:history="1">
            <w:r w:rsidR="00E35F1F" w:rsidRPr="00F93E3F">
              <w:rPr>
                <w:rStyle w:val="Hyperlink"/>
                <w:noProof/>
              </w:rPr>
              <w:t>April 26 / Pashons 1: Nativity of the Theotokos</w:t>
            </w:r>
            <w:r w:rsidR="00E35F1F">
              <w:rPr>
                <w:noProof/>
                <w:webHidden/>
              </w:rPr>
              <w:tab/>
            </w:r>
            <w:r w:rsidR="00E35F1F">
              <w:rPr>
                <w:noProof/>
                <w:webHidden/>
              </w:rPr>
              <w:fldChar w:fldCharType="begin"/>
            </w:r>
            <w:r w:rsidR="00E35F1F">
              <w:rPr>
                <w:noProof/>
                <w:webHidden/>
              </w:rPr>
              <w:instrText xml:space="preserve"> PAGEREF _Toc448227586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11F806C9" w14:textId="7ECD3AC4" w:rsidR="00E35F1F" w:rsidRDefault="00BF6550">
          <w:pPr>
            <w:pStyle w:val="TOC3"/>
            <w:tabs>
              <w:tab w:val="right" w:leader="dot" w:pos="8846"/>
            </w:tabs>
            <w:rPr>
              <w:rFonts w:asciiTheme="minorHAnsi" w:eastAsiaTheme="minorEastAsia" w:hAnsiTheme="minorHAnsi"/>
              <w:noProof/>
              <w:sz w:val="22"/>
              <w:lang w:val="en-US"/>
            </w:rPr>
          </w:pPr>
          <w:hyperlink w:anchor="_Toc448227587" w:history="1">
            <w:r w:rsidR="00E35F1F" w:rsidRPr="00F93E3F">
              <w:rPr>
                <w:rStyle w:val="Hyperlink"/>
                <w:noProof/>
              </w:rPr>
              <w:t>April 28 / Pashons 3: Departure of St. Jason the Disciple</w:t>
            </w:r>
            <w:r w:rsidR="00E35F1F">
              <w:rPr>
                <w:noProof/>
                <w:webHidden/>
              </w:rPr>
              <w:tab/>
            </w:r>
            <w:r w:rsidR="00E35F1F">
              <w:rPr>
                <w:noProof/>
                <w:webHidden/>
              </w:rPr>
              <w:fldChar w:fldCharType="begin"/>
            </w:r>
            <w:r w:rsidR="00E35F1F">
              <w:rPr>
                <w:noProof/>
                <w:webHidden/>
              </w:rPr>
              <w:instrText xml:space="preserve"> PAGEREF _Toc448227587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3291818" w14:textId="1C1F5980" w:rsidR="00E35F1F" w:rsidRDefault="00BF6550">
          <w:pPr>
            <w:pStyle w:val="TOC3"/>
            <w:tabs>
              <w:tab w:val="right" w:leader="dot" w:pos="8846"/>
            </w:tabs>
            <w:rPr>
              <w:rFonts w:asciiTheme="minorHAnsi" w:eastAsiaTheme="minorEastAsia" w:hAnsiTheme="minorHAnsi"/>
              <w:noProof/>
              <w:sz w:val="22"/>
              <w:lang w:val="en-US"/>
            </w:rPr>
          </w:pPr>
          <w:hyperlink w:anchor="_Toc448227588" w:history="1">
            <w:r w:rsidR="00E35F1F" w:rsidRPr="00F93E3F">
              <w:rPr>
                <w:rStyle w:val="Hyperlink"/>
                <w:noProof/>
              </w:rPr>
              <w:t>April 28 / Pashons 3: Also St. Theodore the Disciple of St. Pachom</w:t>
            </w:r>
            <w:r w:rsidR="00E35F1F">
              <w:rPr>
                <w:noProof/>
                <w:webHidden/>
              </w:rPr>
              <w:tab/>
            </w:r>
            <w:r w:rsidR="00E35F1F">
              <w:rPr>
                <w:noProof/>
                <w:webHidden/>
              </w:rPr>
              <w:fldChar w:fldCharType="begin"/>
            </w:r>
            <w:r w:rsidR="00E35F1F">
              <w:rPr>
                <w:noProof/>
                <w:webHidden/>
              </w:rPr>
              <w:instrText xml:space="preserve"> PAGEREF _Toc448227588 \h </w:instrText>
            </w:r>
            <w:r w:rsidR="00E35F1F">
              <w:rPr>
                <w:noProof/>
                <w:webHidden/>
              </w:rPr>
            </w:r>
            <w:r w:rsidR="00E35F1F">
              <w:rPr>
                <w:noProof/>
                <w:webHidden/>
              </w:rPr>
              <w:fldChar w:fldCharType="separate"/>
            </w:r>
            <w:r w:rsidR="000C7DE2">
              <w:rPr>
                <w:noProof/>
                <w:webHidden/>
              </w:rPr>
              <w:t>864</w:t>
            </w:r>
            <w:r w:rsidR="00E35F1F">
              <w:rPr>
                <w:noProof/>
                <w:webHidden/>
              </w:rPr>
              <w:fldChar w:fldCharType="end"/>
            </w:r>
          </w:hyperlink>
        </w:p>
        <w:p w14:paraId="7037429A" w14:textId="4217D251" w:rsidR="009E261C" w:rsidRDefault="009E261C" w:rsidP="009E261C">
          <w:r>
            <w:rPr>
              <w:b/>
              <w:bCs/>
              <w:noProof/>
            </w:rPr>
            <w:fldChar w:fldCharType="end"/>
          </w:r>
        </w:p>
      </w:sdtContent>
    </w:sdt>
    <w:p w14:paraId="622A4D45" w14:textId="77777777" w:rsidR="009E261C" w:rsidRDefault="009E261C" w:rsidP="00BF77D7">
      <w:r>
        <w:br w:type="page"/>
      </w:r>
    </w:p>
    <w:p w14:paraId="0C3BE51B" w14:textId="31032EE1" w:rsidR="006E4762" w:rsidRDefault="00254945" w:rsidP="006E4762">
      <w:pPr>
        <w:pStyle w:val="Heading3"/>
      </w:pPr>
      <w:bookmarkStart w:id="1551" w:name="_Toc448227577"/>
      <w:r>
        <w:lastRenderedPageBreak/>
        <w:t>April 1 / Pharamuthi 6</w:t>
      </w:r>
      <w:r w:rsidR="006E4762">
        <w:t xml:space="preserve">: </w:t>
      </w:r>
      <w:r>
        <w:t>Saint Mary of Egypt</w:t>
      </w:r>
      <w:bookmarkEnd w:id="1551"/>
    </w:p>
    <w:p w14:paraId="70D0F650" w14:textId="77777777" w:rsidR="00254945" w:rsidRDefault="00254945" w:rsidP="00254945">
      <w:pPr>
        <w:pStyle w:val="Heading4"/>
      </w:pPr>
      <w:bookmarkStart w:id="1552" w:name="_Ref434491512"/>
      <w:r>
        <w:t>The Doxology</w:t>
      </w:r>
      <w:r w:rsidR="00810F04">
        <w:t xml:space="preserve"> for St. Mary of Egypt</w:t>
      </w:r>
      <w:bookmarkEnd w:id="155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54945" w14:paraId="36CDF070" w14:textId="77777777" w:rsidTr="00F416C6">
        <w:trPr>
          <w:cantSplit/>
          <w:jc w:val="center"/>
        </w:trPr>
        <w:tc>
          <w:tcPr>
            <w:tcW w:w="288" w:type="dxa"/>
          </w:tcPr>
          <w:p w14:paraId="1B8657C8" w14:textId="77777777" w:rsidR="00254945" w:rsidRDefault="00254945" w:rsidP="00F416C6">
            <w:pPr>
              <w:pStyle w:val="CopticCross"/>
            </w:pPr>
          </w:p>
        </w:tc>
        <w:tc>
          <w:tcPr>
            <w:tcW w:w="3960" w:type="dxa"/>
          </w:tcPr>
          <w:p w14:paraId="0BE26781" w14:textId="77777777" w:rsidR="00254945" w:rsidRDefault="00254945" w:rsidP="00254945">
            <w:pPr>
              <w:pStyle w:val="EngHang"/>
            </w:pPr>
            <w:r>
              <w:t>Blessed are you in truth,</w:t>
            </w:r>
          </w:p>
          <w:p w14:paraId="07A97D29" w14:textId="77777777" w:rsidR="00254945" w:rsidRDefault="00254945" w:rsidP="00254945">
            <w:pPr>
              <w:pStyle w:val="EngHang"/>
            </w:pPr>
            <w:r>
              <w:t>O Saint Mary of Egypt,</w:t>
            </w:r>
          </w:p>
          <w:p w14:paraId="0C333157" w14:textId="77777777" w:rsidR="00254945" w:rsidRDefault="00254945" w:rsidP="00254945">
            <w:pPr>
              <w:pStyle w:val="EngHang"/>
            </w:pPr>
            <w:r>
              <w:t>The Bride of</w:t>
            </w:r>
          </w:p>
          <w:p w14:paraId="22F886DD" w14:textId="77777777" w:rsidR="00254945" w:rsidRDefault="00254945" w:rsidP="00254945">
            <w:pPr>
              <w:pStyle w:val="EngHangEnd"/>
            </w:pPr>
            <w:r>
              <w:t>The pure Bridegroom, Christ.</w:t>
            </w:r>
          </w:p>
        </w:tc>
        <w:tc>
          <w:tcPr>
            <w:tcW w:w="288" w:type="dxa"/>
          </w:tcPr>
          <w:p w14:paraId="335A7EDD" w14:textId="77777777" w:rsidR="00254945" w:rsidRDefault="00254945" w:rsidP="00F416C6"/>
        </w:tc>
        <w:tc>
          <w:tcPr>
            <w:tcW w:w="288" w:type="dxa"/>
          </w:tcPr>
          <w:p w14:paraId="31C1AF11" w14:textId="77777777" w:rsidR="00254945" w:rsidRDefault="00254945" w:rsidP="00F416C6">
            <w:pPr>
              <w:pStyle w:val="CopticCross"/>
            </w:pPr>
          </w:p>
        </w:tc>
        <w:tc>
          <w:tcPr>
            <w:tcW w:w="3960" w:type="dxa"/>
          </w:tcPr>
          <w:p w14:paraId="6E65DD4A" w14:textId="77777777" w:rsidR="00254945" w:rsidRDefault="00254945" w:rsidP="00254945">
            <w:pPr>
              <w:pStyle w:val="CopticVersemulti-line"/>
            </w:pPr>
            <w:r>
              <w:t>Ⲱⲟⲩⲓⲛⲁϯ ⲁ̀ⲗⲏⲑⲱⲥ:</w:t>
            </w:r>
          </w:p>
          <w:p w14:paraId="54E74FF9" w14:textId="77777777" w:rsidR="00254945" w:rsidRDefault="00254945" w:rsidP="00254945">
            <w:pPr>
              <w:pStyle w:val="CopticVersemulti-line"/>
            </w:pPr>
            <w:r>
              <w:t>ⲱ̀ ϯⲁⲅⲓⲁ Ⲙⲁⲣⲓⲁ ⲛ̀ⲣⲉⲙ ⲛⲭ̀ⲉⲙⲓ:</w:t>
            </w:r>
          </w:p>
          <w:p w14:paraId="48F3F978" w14:textId="77777777" w:rsidR="00254945" w:rsidRDefault="00254945" w:rsidP="00254945">
            <w:pPr>
              <w:pStyle w:val="CopticVersemulti-line"/>
            </w:pPr>
            <w:r>
              <w:t>ϯϣⲉⲗⲉⲧ ⲛ̀ⲧⲉ Ⲡⲭ̄ⲥ̄:</w:t>
            </w:r>
          </w:p>
          <w:p w14:paraId="52B64DA7" w14:textId="77777777" w:rsidR="00254945" w:rsidRDefault="00254945" w:rsidP="00254945">
            <w:pPr>
              <w:pStyle w:val="CopticHangingVerse"/>
            </w:pPr>
            <w:r>
              <w:t>ⲡⲓⲛⲩⲙⲑⲓⲟⲥ ⲛ̀ⲕⲁⲑⲁⲣⲟⲥ.</w:t>
            </w:r>
          </w:p>
        </w:tc>
      </w:tr>
      <w:tr w:rsidR="00254945" w14:paraId="777B47FA" w14:textId="77777777" w:rsidTr="00F416C6">
        <w:trPr>
          <w:cantSplit/>
          <w:jc w:val="center"/>
        </w:trPr>
        <w:tc>
          <w:tcPr>
            <w:tcW w:w="288" w:type="dxa"/>
          </w:tcPr>
          <w:p w14:paraId="158DBA54" w14:textId="77777777" w:rsidR="00254945" w:rsidRDefault="00254945" w:rsidP="00F416C6">
            <w:pPr>
              <w:pStyle w:val="CopticCross"/>
            </w:pPr>
            <w:r w:rsidRPr="00FB5ACB">
              <w:t>¿</w:t>
            </w:r>
          </w:p>
        </w:tc>
        <w:tc>
          <w:tcPr>
            <w:tcW w:w="3960" w:type="dxa"/>
          </w:tcPr>
          <w:p w14:paraId="7931E07C" w14:textId="77777777" w:rsidR="00254945" w:rsidRDefault="00254945" w:rsidP="00254945">
            <w:pPr>
              <w:pStyle w:val="EngHang"/>
            </w:pPr>
            <w:r>
              <w:t>For you have forsaken</w:t>
            </w:r>
          </w:p>
          <w:p w14:paraId="097DE930" w14:textId="77777777" w:rsidR="00254945" w:rsidRDefault="00254945" w:rsidP="00254945">
            <w:pPr>
              <w:pStyle w:val="EngHang"/>
            </w:pPr>
            <w:r>
              <w:t>The glory of this world,</w:t>
            </w:r>
          </w:p>
          <w:p w14:paraId="3E679EE5" w14:textId="77777777" w:rsidR="00254945" w:rsidRDefault="00254945" w:rsidP="00254945">
            <w:pPr>
              <w:pStyle w:val="EngHang"/>
            </w:pPr>
            <w:r>
              <w:t>And the pride of this age,</w:t>
            </w:r>
          </w:p>
          <w:p w14:paraId="28478378" w14:textId="77777777" w:rsidR="00254945" w:rsidRDefault="00254945" w:rsidP="00254945">
            <w:pPr>
              <w:pStyle w:val="EngHangEnd"/>
            </w:pPr>
            <w:r>
              <w:t>For you have loved Christ.</w:t>
            </w:r>
          </w:p>
        </w:tc>
        <w:tc>
          <w:tcPr>
            <w:tcW w:w="288" w:type="dxa"/>
          </w:tcPr>
          <w:p w14:paraId="5A8B68FC" w14:textId="77777777" w:rsidR="00254945" w:rsidRDefault="00254945" w:rsidP="00F416C6"/>
        </w:tc>
        <w:tc>
          <w:tcPr>
            <w:tcW w:w="288" w:type="dxa"/>
          </w:tcPr>
          <w:p w14:paraId="314775F2" w14:textId="77777777" w:rsidR="00254945" w:rsidRDefault="00254945" w:rsidP="00F416C6">
            <w:pPr>
              <w:pStyle w:val="CopticCross"/>
            </w:pPr>
            <w:r w:rsidRPr="00FB5ACB">
              <w:t>¿</w:t>
            </w:r>
          </w:p>
        </w:tc>
        <w:tc>
          <w:tcPr>
            <w:tcW w:w="3960" w:type="dxa"/>
          </w:tcPr>
          <w:p w14:paraId="1D849C0F" w14:textId="77777777" w:rsidR="00254945" w:rsidRDefault="00254945" w:rsidP="00254945">
            <w:pPr>
              <w:pStyle w:val="CopticVersemulti-line"/>
            </w:pPr>
            <w:r>
              <w:t>Ϫⲉ ⲁⲣⲉⲉⲣⲕⲁⲧⲁⲑ̀ⲣⲟⲛⲓⲛ:</w:t>
            </w:r>
          </w:p>
          <w:p w14:paraId="0363A872" w14:textId="77777777" w:rsidR="00254945" w:rsidRDefault="00254945" w:rsidP="00254945">
            <w:pPr>
              <w:pStyle w:val="CopticVersemulti-line"/>
            </w:pPr>
            <w:r>
              <w:t>ⲙ̀ⲡⲓⲱ̀ⲟⲩ ⲧⲏⲩⲣϥ ⲛ̀ⲧⲉ ⲡⲁⲓⲕⲟⲥⲙⲟⲥ:</w:t>
            </w:r>
          </w:p>
          <w:p w14:paraId="2141CB59" w14:textId="77777777" w:rsidR="00254945" w:rsidRDefault="00254945" w:rsidP="00254945">
            <w:pPr>
              <w:pStyle w:val="CopticVersemulti-line"/>
            </w:pPr>
            <w:r>
              <w:t>ⲛⲉⲙ ⲡ̀ϣⲟⲩϣⲟⲩ ⲛ̀ⲧⲉ ⲡⲁⲓⲃⲓⲟⲥ:</w:t>
            </w:r>
          </w:p>
          <w:p w14:paraId="7422D611" w14:textId="77777777" w:rsidR="00254945" w:rsidRDefault="00254945" w:rsidP="00254945">
            <w:pPr>
              <w:pStyle w:val="CopticHangingVerse"/>
            </w:pPr>
            <w:r>
              <w:t>ⲁⲣⲉⲙⲉⲛⲣⲉ ⲙ̀ⲡⲓⲭ̀ⲣⲓⲥⲧⲟⲥ.</w:t>
            </w:r>
          </w:p>
        </w:tc>
      </w:tr>
      <w:tr w:rsidR="00254945" w14:paraId="267FF96B" w14:textId="77777777" w:rsidTr="00F416C6">
        <w:trPr>
          <w:cantSplit/>
          <w:jc w:val="center"/>
        </w:trPr>
        <w:tc>
          <w:tcPr>
            <w:tcW w:w="288" w:type="dxa"/>
          </w:tcPr>
          <w:p w14:paraId="4F85411F" w14:textId="77777777" w:rsidR="00254945" w:rsidRDefault="00254945" w:rsidP="00F416C6">
            <w:pPr>
              <w:pStyle w:val="CopticCross"/>
            </w:pPr>
          </w:p>
        </w:tc>
        <w:tc>
          <w:tcPr>
            <w:tcW w:w="3960" w:type="dxa"/>
          </w:tcPr>
          <w:p w14:paraId="4620337A" w14:textId="77777777" w:rsidR="00254945" w:rsidRDefault="00254945" w:rsidP="00254945">
            <w:pPr>
              <w:pStyle w:val="EngHang"/>
            </w:pPr>
            <w:r>
              <w:t>The elect struggle,</w:t>
            </w:r>
          </w:p>
          <w:p w14:paraId="5C63BAC4" w14:textId="77777777" w:rsidR="00254945" w:rsidRDefault="00254945" w:rsidP="00254945">
            <w:pPr>
              <w:pStyle w:val="EngHang"/>
            </w:pPr>
            <w:r>
              <w:t>Of Saint Mary of Egypt,</w:t>
            </w:r>
          </w:p>
          <w:p w14:paraId="7900DD2C" w14:textId="77777777" w:rsidR="00254945" w:rsidRDefault="00254945" w:rsidP="00254945">
            <w:pPr>
              <w:pStyle w:val="EngHang"/>
            </w:pPr>
            <w:r>
              <w:t>Full of holiness,</w:t>
            </w:r>
          </w:p>
          <w:p w14:paraId="3131D75F" w14:textId="77777777" w:rsidR="00254945" w:rsidRDefault="00254945" w:rsidP="00254945">
            <w:pPr>
              <w:pStyle w:val="EngHangEnd"/>
            </w:pPr>
            <w:r>
              <w:t>Is truly great.</w:t>
            </w:r>
          </w:p>
        </w:tc>
        <w:tc>
          <w:tcPr>
            <w:tcW w:w="288" w:type="dxa"/>
          </w:tcPr>
          <w:p w14:paraId="6020310D" w14:textId="77777777" w:rsidR="00254945" w:rsidRDefault="00254945" w:rsidP="00F416C6"/>
        </w:tc>
        <w:tc>
          <w:tcPr>
            <w:tcW w:w="288" w:type="dxa"/>
          </w:tcPr>
          <w:p w14:paraId="4E069BE2" w14:textId="77777777" w:rsidR="00254945" w:rsidRDefault="00254945" w:rsidP="00F416C6">
            <w:pPr>
              <w:pStyle w:val="CopticCross"/>
            </w:pPr>
          </w:p>
        </w:tc>
        <w:tc>
          <w:tcPr>
            <w:tcW w:w="3960" w:type="dxa"/>
          </w:tcPr>
          <w:p w14:paraId="6E9716F9" w14:textId="77777777" w:rsidR="00254945" w:rsidRDefault="00254945" w:rsidP="00254945">
            <w:pPr>
              <w:pStyle w:val="CopticVersemulti-line"/>
            </w:pPr>
            <w:r>
              <w:t>Ⲟⲩⲛⲓϣⲧ ⲅⲁⲣ ϧⲉⲛ ⲟⲩⲙⲉⲑⲙⲏⲓ:</w:t>
            </w:r>
          </w:p>
          <w:p w14:paraId="3559418C" w14:textId="77777777" w:rsidR="00254945" w:rsidRDefault="00254945" w:rsidP="00254945">
            <w:pPr>
              <w:pStyle w:val="CopticVersemulti-line"/>
            </w:pPr>
            <w:r>
              <w:t>ⲡⲉ ⲡⲓⲁ̀ⲅⲱⲛ ⲉⲧⲥⲱⲧⲡ:</w:t>
            </w:r>
          </w:p>
          <w:p w14:paraId="3C3471B3" w14:textId="77777777" w:rsidR="00254945" w:rsidRDefault="00254945" w:rsidP="00254945">
            <w:pPr>
              <w:pStyle w:val="CopticVersemulti-line"/>
            </w:pPr>
            <w:r>
              <w:t>ⲛ̀ⲧⲉ ϯⲁⲅⲓⲁ Ⲙⲁⲣⲓⲁ ⲛ̀ⲣⲉⲙ ⲛ̀ⲭⲏⲙⲓ:</w:t>
            </w:r>
          </w:p>
          <w:p w14:paraId="42FAB1B3" w14:textId="77777777" w:rsidR="00254945" w:rsidRDefault="00254945" w:rsidP="00254945">
            <w:pPr>
              <w:pStyle w:val="CopticHangingVerse"/>
            </w:pPr>
            <w:r>
              <w:t>ϯⲉⲑⲙⲏⲉϩ ⲛ̀ⲉⲩⲗⲟⲅⲓⲁ.</w:t>
            </w:r>
          </w:p>
        </w:tc>
      </w:tr>
      <w:tr w:rsidR="00254945" w14:paraId="0229E964" w14:textId="77777777" w:rsidTr="00F416C6">
        <w:trPr>
          <w:cantSplit/>
          <w:jc w:val="center"/>
        </w:trPr>
        <w:tc>
          <w:tcPr>
            <w:tcW w:w="288" w:type="dxa"/>
          </w:tcPr>
          <w:p w14:paraId="16904C19" w14:textId="77777777" w:rsidR="00254945" w:rsidRDefault="00254945" w:rsidP="00F416C6">
            <w:pPr>
              <w:pStyle w:val="CopticCross"/>
            </w:pPr>
            <w:r w:rsidRPr="00FB5ACB">
              <w:t>¿</w:t>
            </w:r>
          </w:p>
        </w:tc>
        <w:tc>
          <w:tcPr>
            <w:tcW w:w="3960" w:type="dxa"/>
          </w:tcPr>
          <w:p w14:paraId="38C426D6" w14:textId="77777777" w:rsidR="00254945" w:rsidRDefault="00254945" w:rsidP="00254945">
            <w:pPr>
              <w:pStyle w:val="EngHang"/>
            </w:pPr>
            <w:r>
              <w:t>She completed her life</w:t>
            </w:r>
          </w:p>
          <w:p w14:paraId="5812ABB8" w14:textId="77777777" w:rsidR="00254945" w:rsidRDefault="00254945" w:rsidP="00254945">
            <w:pPr>
              <w:pStyle w:val="EngHang"/>
            </w:pPr>
            <w:r>
              <w:t>With great humility,</w:t>
            </w:r>
          </w:p>
          <w:p w14:paraId="5F5292B9" w14:textId="77777777" w:rsidR="00254945" w:rsidRDefault="00254945" w:rsidP="00254945">
            <w:pPr>
              <w:pStyle w:val="EngHang"/>
            </w:pPr>
            <w:r>
              <w:t>And reposed with the holy</w:t>
            </w:r>
          </w:p>
          <w:p w14:paraId="7DD3BE16" w14:textId="77777777" w:rsidR="00254945" w:rsidRDefault="00254945" w:rsidP="00254945">
            <w:pPr>
              <w:pStyle w:val="EngHangEnd"/>
            </w:pPr>
            <w:r>
              <w:t>In the region of the living.</w:t>
            </w:r>
          </w:p>
        </w:tc>
        <w:tc>
          <w:tcPr>
            <w:tcW w:w="288" w:type="dxa"/>
          </w:tcPr>
          <w:p w14:paraId="3F304E00" w14:textId="77777777" w:rsidR="00254945" w:rsidRDefault="00254945" w:rsidP="00F416C6"/>
        </w:tc>
        <w:tc>
          <w:tcPr>
            <w:tcW w:w="288" w:type="dxa"/>
          </w:tcPr>
          <w:p w14:paraId="3B2D2127" w14:textId="77777777" w:rsidR="00254945" w:rsidRDefault="00254945" w:rsidP="00F416C6">
            <w:pPr>
              <w:pStyle w:val="CopticCross"/>
            </w:pPr>
            <w:r w:rsidRPr="00FB5ACB">
              <w:t>¿</w:t>
            </w:r>
          </w:p>
        </w:tc>
        <w:tc>
          <w:tcPr>
            <w:tcW w:w="3960" w:type="dxa"/>
          </w:tcPr>
          <w:p w14:paraId="4D5DB620" w14:textId="77777777" w:rsidR="00254945" w:rsidRDefault="00254945" w:rsidP="00254945">
            <w:pPr>
              <w:pStyle w:val="CopticVersemulti-line"/>
            </w:pPr>
            <w:r>
              <w:t>Ⲁⲥϫⲱⲕ ⲉ̀ⲃⲟⲗ ⲙ̀ⲡⲉⲥⲃⲓⲟⲥ:</w:t>
            </w:r>
          </w:p>
          <w:p w14:paraId="1F20C51D" w14:textId="77777777" w:rsidR="00254945" w:rsidRDefault="00254945" w:rsidP="00254945">
            <w:pPr>
              <w:pStyle w:val="CopticVersemulti-line"/>
            </w:pPr>
            <w:r>
              <w:t>ϧⲉⲛ ⲡⲉⲥⲛⲓϣϯ ⲛ̀ⲑⲉⲃⲓⲟ:</w:t>
            </w:r>
          </w:p>
          <w:p w14:paraId="4736BB0F" w14:textId="77777777" w:rsidR="00254945" w:rsidRDefault="00254945" w:rsidP="00254945">
            <w:pPr>
              <w:pStyle w:val="CopticVersemulti-line"/>
            </w:pPr>
            <w:r>
              <w:t>ⲁⲥⲙ̀ⲧⲟⲛ ⲙ̀ⲙⲟⲥ ⲛⲉⲙ ⲛⲏⲉⲑⲟⲩⲁⲃ:</w:t>
            </w:r>
          </w:p>
          <w:p w14:paraId="19B2F9E8" w14:textId="77777777" w:rsidR="00254945" w:rsidRDefault="00254945" w:rsidP="00254945">
            <w:pPr>
              <w:pStyle w:val="CopticHangingVerse"/>
            </w:pPr>
            <w:r>
              <w:t>ϧⲉⲛ ⲧ̀ⲭⲱⲣⲁ ⲛ̀ⲧⲉ ⲛⲏⲉⲧⲟⲛϧ.</w:t>
            </w:r>
          </w:p>
        </w:tc>
      </w:tr>
      <w:tr w:rsidR="00254945" w14:paraId="2B62C8A1" w14:textId="77777777" w:rsidTr="00F416C6">
        <w:trPr>
          <w:cantSplit/>
          <w:jc w:val="center"/>
        </w:trPr>
        <w:tc>
          <w:tcPr>
            <w:tcW w:w="288" w:type="dxa"/>
          </w:tcPr>
          <w:p w14:paraId="1CEB45F8" w14:textId="77777777" w:rsidR="00254945" w:rsidRDefault="00254945" w:rsidP="00F416C6">
            <w:pPr>
              <w:pStyle w:val="CopticCross"/>
            </w:pPr>
          </w:p>
        </w:tc>
        <w:tc>
          <w:tcPr>
            <w:tcW w:w="3960" w:type="dxa"/>
          </w:tcPr>
          <w:p w14:paraId="08E80E1F" w14:textId="77777777" w:rsidR="00254945" w:rsidRDefault="00254945" w:rsidP="00254945">
            <w:pPr>
              <w:pStyle w:val="EngHang"/>
            </w:pPr>
            <w:r>
              <w:t>Hail to the holy acetic,</w:t>
            </w:r>
          </w:p>
          <w:p w14:paraId="49726944" w14:textId="77777777" w:rsidR="00254945" w:rsidRDefault="00254945" w:rsidP="00254945">
            <w:pPr>
              <w:pStyle w:val="EngHang"/>
            </w:pPr>
            <w:r>
              <w:t>Hail to the truly elect,</w:t>
            </w:r>
          </w:p>
          <w:p w14:paraId="453D43C6" w14:textId="77777777" w:rsidR="00254945" w:rsidRDefault="00254945" w:rsidP="00254945">
            <w:pPr>
              <w:pStyle w:val="EngHang"/>
            </w:pPr>
            <w:r>
              <w:t>Hail to the Bride of Christ,</w:t>
            </w:r>
          </w:p>
          <w:p w14:paraId="5A5DD640" w14:textId="77777777" w:rsidR="00254945" w:rsidRDefault="00254945" w:rsidP="00254945">
            <w:pPr>
              <w:pStyle w:val="EngHangEnd"/>
            </w:pPr>
            <w:r>
              <w:t>Saint Mary of Egypt.</w:t>
            </w:r>
          </w:p>
        </w:tc>
        <w:tc>
          <w:tcPr>
            <w:tcW w:w="288" w:type="dxa"/>
          </w:tcPr>
          <w:p w14:paraId="5CF12E7D" w14:textId="77777777" w:rsidR="00254945" w:rsidRDefault="00254945" w:rsidP="00F416C6"/>
        </w:tc>
        <w:tc>
          <w:tcPr>
            <w:tcW w:w="288" w:type="dxa"/>
          </w:tcPr>
          <w:p w14:paraId="2B915810" w14:textId="77777777" w:rsidR="00254945" w:rsidRDefault="00254945" w:rsidP="00F416C6">
            <w:pPr>
              <w:pStyle w:val="CopticCross"/>
            </w:pPr>
          </w:p>
        </w:tc>
        <w:tc>
          <w:tcPr>
            <w:tcW w:w="3960" w:type="dxa"/>
          </w:tcPr>
          <w:p w14:paraId="01EC31D0" w14:textId="77777777" w:rsidR="00254945" w:rsidRDefault="00254945" w:rsidP="00254945">
            <w:pPr>
              <w:pStyle w:val="CopticVersemulti-line"/>
            </w:pPr>
            <w:r>
              <w:t>Ⲭⲉⲣⲉ ϯⲁⲥⲕⲏⲧϩⲥ ⲉⲑⲟⲩⲁⲃ:</w:t>
            </w:r>
          </w:p>
          <w:p w14:paraId="5D3F9D6D" w14:textId="77777777" w:rsidR="00254945" w:rsidRDefault="00254945" w:rsidP="00254945">
            <w:pPr>
              <w:pStyle w:val="CopticVersemulti-line"/>
            </w:pPr>
            <w:r>
              <w:t>ⲭⲉⲣⲉ ϯⲥⲱⲧⲡ ⲙ̀ⲙⲏⲓ:</w:t>
            </w:r>
          </w:p>
          <w:p w14:paraId="6C874686" w14:textId="77777777" w:rsidR="00254945" w:rsidRDefault="00254945" w:rsidP="00254945">
            <w:pPr>
              <w:pStyle w:val="CopticVersemulti-line"/>
            </w:pPr>
            <w:r>
              <w:t>ⲭⲉⲣⲉ ⲧϣⲉⲗⲉⲧ ⲛ̀ⲧⲉ Ⲡⲭ̄ⲥ̄:</w:t>
            </w:r>
          </w:p>
          <w:p w14:paraId="1CA9710D" w14:textId="77777777" w:rsidR="00254945" w:rsidRPr="003032D8" w:rsidRDefault="00254945" w:rsidP="00254945">
            <w:pPr>
              <w:pStyle w:val="CopticHangingVerse"/>
            </w:pPr>
            <w:r>
              <w:t>ϯⲁⲅⲓⲁ Ⲙⲁⲣⲓⲁ ⲛ̀ⲣⲉⲙ ⲛ̀ⲭⲏⲙⲓ.</w:t>
            </w:r>
          </w:p>
        </w:tc>
      </w:tr>
      <w:tr w:rsidR="00254945" w14:paraId="24C8F3F1" w14:textId="77777777" w:rsidTr="00F416C6">
        <w:trPr>
          <w:cantSplit/>
          <w:jc w:val="center"/>
        </w:trPr>
        <w:tc>
          <w:tcPr>
            <w:tcW w:w="288" w:type="dxa"/>
          </w:tcPr>
          <w:p w14:paraId="07B79837" w14:textId="77777777" w:rsidR="00254945" w:rsidRDefault="00254945" w:rsidP="00F416C6">
            <w:pPr>
              <w:pStyle w:val="CopticCross"/>
            </w:pPr>
            <w:r w:rsidRPr="00FB5ACB">
              <w:t>¿</w:t>
            </w:r>
          </w:p>
        </w:tc>
        <w:tc>
          <w:tcPr>
            <w:tcW w:w="3960" w:type="dxa"/>
          </w:tcPr>
          <w:p w14:paraId="295733A6" w14:textId="77777777" w:rsidR="00254945" w:rsidRDefault="00254945" w:rsidP="00254945">
            <w:pPr>
              <w:pStyle w:val="EngHang"/>
            </w:pPr>
            <w:r>
              <w:t>Pray to the Lord on our behalf,</w:t>
            </w:r>
          </w:p>
          <w:p w14:paraId="11652D97" w14:textId="77777777" w:rsidR="00254945" w:rsidRDefault="00254945" w:rsidP="00254945">
            <w:pPr>
              <w:pStyle w:val="EngHang"/>
            </w:pPr>
            <w:r>
              <w:t>O Bride of Christ,</w:t>
            </w:r>
          </w:p>
          <w:p w14:paraId="7192BBDD" w14:textId="77777777" w:rsidR="00254945" w:rsidRDefault="00254945" w:rsidP="00254945">
            <w:pPr>
              <w:pStyle w:val="EngHang"/>
            </w:pPr>
            <w:r>
              <w:t>Saint Mary of Egypt,</w:t>
            </w:r>
          </w:p>
          <w:p w14:paraId="253E0E77" w14:textId="77777777" w:rsidR="00254945" w:rsidRDefault="00254945" w:rsidP="00254945">
            <w:pPr>
              <w:pStyle w:val="EngHangEnd"/>
            </w:pPr>
            <w:r>
              <w:t>That He may forgive us our sins.</w:t>
            </w:r>
          </w:p>
        </w:tc>
        <w:tc>
          <w:tcPr>
            <w:tcW w:w="288" w:type="dxa"/>
          </w:tcPr>
          <w:p w14:paraId="58BDA466" w14:textId="77777777" w:rsidR="00254945" w:rsidRDefault="00254945" w:rsidP="00F416C6"/>
        </w:tc>
        <w:tc>
          <w:tcPr>
            <w:tcW w:w="288" w:type="dxa"/>
          </w:tcPr>
          <w:p w14:paraId="7E58CD98" w14:textId="77777777" w:rsidR="00254945" w:rsidRDefault="00254945" w:rsidP="00F416C6">
            <w:pPr>
              <w:pStyle w:val="CopticCross"/>
            </w:pPr>
            <w:r w:rsidRPr="00FB5ACB">
              <w:t>¿</w:t>
            </w:r>
          </w:p>
        </w:tc>
        <w:tc>
          <w:tcPr>
            <w:tcW w:w="3960" w:type="dxa"/>
          </w:tcPr>
          <w:p w14:paraId="2FD439AE" w14:textId="77777777" w:rsidR="00254945" w:rsidRDefault="00254945" w:rsidP="00254945">
            <w:pPr>
              <w:pStyle w:val="CopticVersemulti-line"/>
            </w:pPr>
            <w:r>
              <w:t>Ⲧⲱⲃϩ ⲙ̀Ⲡⲟ̄ⲥ̄ ⲉ̀ϩ̀ⲣⲏⲓ ⲉ̀ϫⲱⲛ:</w:t>
            </w:r>
          </w:p>
          <w:p w14:paraId="7BB58C9E" w14:textId="77777777" w:rsidR="00254945" w:rsidRDefault="00254945" w:rsidP="00254945">
            <w:pPr>
              <w:pStyle w:val="CopticVersemulti-line"/>
            </w:pPr>
            <w:r>
              <w:t>ⲱ̀ ϯϣⲉⲗⲉⲧ ⲛ̀ⲧⲉ Ⲡⲭ̄ⲥ̄:</w:t>
            </w:r>
          </w:p>
          <w:p w14:paraId="7EE08361" w14:textId="77777777" w:rsidR="00254945" w:rsidRDefault="00254945" w:rsidP="00254945">
            <w:pPr>
              <w:pStyle w:val="CopticVersemulti-line"/>
            </w:pPr>
            <w:r>
              <w:t>ϯⲁⲅⲓⲁ Ⲙⲁⲣⲓⲁ ⲛ̀ⲣⲉⲙ ⲛ̀ⲭⲏⲙⲓ:</w:t>
            </w:r>
          </w:p>
          <w:p w14:paraId="061D155B" w14:textId="77777777" w:rsidR="00254945" w:rsidRDefault="00254945" w:rsidP="00254945">
            <w:pPr>
              <w:pStyle w:val="CopticHangingVerse"/>
            </w:pPr>
            <w:r>
              <w:t>ⲛ̀ⲧⲉϥⲭⲁ ⲛⲉⲛⲛⲟⲃⲓ ⲛⲁⲛ ⲉ̀ⲃⲟⲗ.</w:t>
            </w:r>
          </w:p>
        </w:tc>
      </w:tr>
    </w:tbl>
    <w:p w14:paraId="4C431AA6" w14:textId="77777777" w:rsidR="00DD5136" w:rsidRDefault="00DD5136" w:rsidP="00DD5136">
      <w:pPr>
        <w:pStyle w:val="Heading3"/>
      </w:pPr>
      <w:bookmarkStart w:id="1553" w:name="_Toc448227578"/>
      <w:r>
        <w:lastRenderedPageBreak/>
        <w:t>April 7 / Pharamuthi 12: Commemoration of Archangel Michael</w:t>
      </w:r>
      <w:bookmarkEnd w:id="1553"/>
    </w:p>
    <w:p w14:paraId="32EF0B46"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5F309C2" w14:textId="77777777" w:rsidTr="0082304E">
        <w:trPr>
          <w:cantSplit/>
          <w:jc w:val="center"/>
        </w:trPr>
        <w:tc>
          <w:tcPr>
            <w:tcW w:w="288" w:type="dxa"/>
          </w:tcPr>
          <w:p w14:paraId="17903F1E" w14:textId="77777777" w:rsidR="000C7DE2" w:rsidRDefault="000C7DE2" w:rsidP="0082304E">
            <w:pPr>
              <w:pStyle w:val="CopticCross"/>
            </w:pPr>
          </w:p>
        </w:tc>
        <w:tc>
          <w:tcPr>
            <w:tcW w:w="3960" w:type="dxa"/>
          </w:tcPr>
          <w:p w14:paraId="13D22EB4" w14:textId="77777777" w:rsidR="000C7DE2" w:rsidRDefault="000C7DE2" w:rsidP="00C83ECE">
            <w:pPr>
              <w:pStyle w:val="EngHang"/>
            </w:pPr>
            <w:r>
              <w:t>Through the intercessions</w:t>
            </w:r>
          </w:p>
          <w:p w14:paraId="015669D7" w14:textId="77777777" w:rsidR="000C7DE2" w:rsidRDefault="000C7DE2" w:rsidP="00C83ECE">
            <w:pPr>
              <w:pStyle w:val="EngHang"/>
            </w:pPr>
            <w:r>
              <w:t>Of the Four Incorporeal Beasts,</w:t>
            </w:r>
          </w:p>
          <w:p w14:paraId="6B27044A" w14:textId="77777777" w:rsidR="000C7DE2" w:rsidRDefault="000C7DE2" w:rsidP="00C83ECE">
            <w:pPr>
              <w:pStyle w:val="EngHang"/>
            </w:pPr>
            <w:r>
              <w:t>The ministering flames of fire,</w:t>
            </w:r>
          </w:p>
          <w:p w14:paraId="52DC8B03" w14:textId="77777777" w:rsidR="000C7DE2" w:rsidRDefault="000C7DE2" w:rsidP="0082304E">
            <w:pPr>
              <w:pStyle w:val="EngHangEnd"/>
            </w:pPr>
            <w:r>
              <w:t>O Lord, grant us the forgiveness of our sins.</w:t>
            </w:r>
          </w:p>
        </w:tc>
        <w:tc>
          <w:tcPr>
            <w:tcW w:w="288" w:type="dxa"/>
          </w:tcPr>
          <w:p w14:paraId="71CDC854" w14:textId="77777777" w:rsidR="000C7DE2" w:rsidRDefault="000C7DE2" w:rsidP="0082304E"/>
        </w:tc>
        <w:tc>
          <w:tcPr>
            <w:tcW w:w="288" w:type="dxa"/>
          </w:tcPr>
          <w:p w14:paraId="7E8B4156" w14:textId="77777777" w:rsidR="000C7DE2" w:rsidRDefault="000C7DE2" w:rsidP="0082304E">
            <w:pPr>
              <w:pStyle w:val="CopticCross"/>
            </w:pPr>
          </w:p>
        </w:tc>
        <w:tc>
          <w:tcPr>
            <w:tcW w:w="3960" w:type="dxa"/>
          </w:tcPr>
          <w:p w14:paraId="3F568624" w14:textId="77777777" w:rsidR="000C7DE2" w:rsidRDefault="000C7DE2" w:rsidP="00C83ECE">
            <w:pPr>
              <w:pStyle w:val="CopticVersemulti-line"/>
            </w:pPr>
            <w:r>
              <w:t>Ϩⲓⲧⲉⲛ ⲛⲓⲡ̀ⲣⲉⲥⲃⲓⲁ̀</w:t>
            </w:r>
          </w:p>
          <w:p w14:paraId="7564DD54" w14:textId="77777777" w:rsidR="000C7DE2" w:rsidRDefault="000C7DE2" w:rsidP="00C83ECE">
            <w:pPr>
              <w:pStyle w:val="CopticVersemulti-line"/>
            </w:pPr>
            <w:r>
              <w:t>ⲛ̀ⲧⲉ ⲡⲓϥ̀ⲧⲟⲩ ⲛ̀ⲍⲱⲟⲛ ⲛ̀ⲁⲥⲱⲙⲁⲧⲟⲥ</w:t>
            </w:r>
          </w:p>
          <w:p w14:paraId="398BDFF2" w14:textId="77777777" w:rsidR="000C7DE2" w:rsidRDefault="000C7DE2" w:rsidP="00C83ECE">
            <w:pPr>
              <w:pStyle w:val="CopticVersemulti-line"/>
            </w:pPr>
            <w:r>
              <w:t>ⲛ̀ⲗⲓⲧⲟⲩⲣⲅⲟⲥ ⲛ̀ϣⲁϩ ⲛ̀ⲭ̀ⲣⲟⲙ:</w:t>
            </w:r>
          </w:p>
          <w:p w14:paraId="461B0747" w14:textId="77777777" w:rsidR="000C7DE2" w:rsidRPr="00C35319" w:rsidRDefault="000C7DE2" w:rsidP="00C83ECE">
            <w:pPr>
              <w:pStyle w:val="CopticHangingVerse"/>
            </w:pPr>
            <w:r>
              <w:t>Ⲡϭⲟⲓⲥ ⲁⲣⲓϩ̀ⲙⲟⲧ ⲛⲁⲛ ⲙ̀ⲡⲓⲭⲱ ⲉ̀ⲃⲟⲗ ⲛ̀ⲧⲉ ⲛⲉⲛⲛⲟⲃⲓ.</w:t>
            </w:r>
          </w:p>
        </w:tc>
      </w:tr>
    </w:tbl>
    <w:p w14:paraId="27CA1E96"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C82C6F" w14:textId="77777777" w:rsidTr="00C83ECE">
        <w:trPr>
          <w:cantSplit/>
          <w:jc w:val="center"/>
        </w:trPr>
        <w:tc>
          <w:tcPr>
            <w:tcW w:w="288" w:type="dxa"/>
          </w:tcPr>
          <w:p w14:paraId="1004226F" w14:textId="77777777" w:rsidR="000C7DE2" w:rsidRDefault="000C7DE2" w:rsidP="00C83ECE">
            <w:pPr>
              <w:pStyle w:val="CopticCross"/>
            </w:pPr>
          </w:p>
        </w:tc>
        <w:tc>
          <w:tcPr>
            <w:tcW w:w="3960" w:type="dxa"/>
          </w:tcPr>
          <w:p w14:paraId="09A9A9CF" w14:textId="77777777" w:rsidR="000C7DE2" w:rsidRDefault="000C7DE2" w:rsidP="00C83ECE">
            <w:pPr>
              <w:pStyle w:val="EngHang"/>
            </w:pPr>
            <w:r>
              <w:t>Hail to the four incorporeal living beasts,</w:t>
            </w:r>
          </w:p>
          <w:p w14:paraId="4CE4277D" w14:textId="77777777" w:rsidR="000C7DE2" w:rsidRDefault="000C7DE2" w:rsidP="00C83ECE">
            <w:pPr>
              <w:pStyle w:val="EngHang"/>
            </w:pPr>
            <w:r>
              <w:t>Carrying the throne of God,</w:t>
            </w:r>
          </w:p>
          <w:p w14:paraId="67CBD693" w14:textId="77777777" w:rsidR="000C7DE2" w:rsidRDefault="000C7DE2" w:rsidP="00C83ECE">
            <w:pPr>
              <w:pStyle w:val="EngHang"/>
            </w:pPr>
            <w:r>
              <w:t>A lion’s face, and a calf’s face,</w:t>
            </w:r>
          </w:p>
          <w:p w14:paraId="11F3C263" w14:textId="77777777" w:rsidR="000C7DE2" w:rsidRDefault="000C7DE2" w:rsidP="00C83ECE">
            <w:pPr>
              <w:pStyle w:val="EngHangEnd"/>
            </w:pPr>
            <w:r>
              <w:t>A man’s face, and an eagle’s face.</w:t>
            </w:r>
          </w:p>
        </w:tc>
        <w:tc>
          <w:tcPr>
            <w:tcW w:w="288" w:type="dxa"/>
          </w:tcPr>
          <w:p w14:paraId="4F75028A" w14:textId="77777777" w:rsidR="000C7DE2" w:rsidRDefault="000C7DE2" w:rsidP="00C83ECE"/>
        </w:tc>
        <w:tc>
          <w:tcPr>
            <w:tcW w:w="288" w:type="dxa"/>
          </w:tcPr>
          <w:p w14:paraId="56EF5946" w14:textId="77777777" w:rsidR="000C7DE2" w:rsidRDefault="000C7DE2" w:rsidP="00C83ECE">
            <w:pPr>
              <w:pStyle w:val="CopticCross"/>
            </w:pPr>
          </w:p>
        </w:tc>
        <w:tc>
          <w:tcPr>
            <w:tcW w:w="3960" w:type="dxa"/>
          </w:tcPr>
          <w:p w14:paraId="3740B6E9" w14:textId="77777777" w:rsidR="000C7DE2" w:rsidRDefault="000C7DE2" w:rsidP="00C83ECE">
            <w:pPr>
              <w:pStyle w:val="CopticVersemulti-line"/>
            </w:pPr>
            <w:r>
              <w:t>Ⲭⲉⲣⲉ ⲡⲓϥ̀ⲧⲟⲩ ⲛ̀ⲍⲱⲟⲛ ⲛ̀ⲁ̀ⲥⲱⲙⲁⲧⲟⲥ:</w:t>
            </w:r>
          </w:p>
          <w:p w14:paraId="48B5D260" w14:textId="77777777" w:rsidR="000C7DE2" w:rsidRDefault="000C7DE2" w:rsidP="00C83ECE">
            <w:pPr>
              <w:pStyle w:val="CopticVersemulti-line"/>
            </w:pPr>
            <w:r>
              <w:t>ⲉⲧϥⲁⲓ ϧⲁ ⲡⲓϩⲁⲣⲙⲁ ⲛ̀ⲧⲉ Ⲫϯ:</w:t>
            </w:r>
          </w:p>
          <w:p w14:paraId="02547C87" w14:textId="77777777" w:rsidR="000C7DE2" w:rsidRDefault="000C7DE2" w:rsidP="00C83ECE">
            <w:pPr>
              <w:pStyle w:val="CopticVersemulti-line"/>
            </w:pPr>
            <w:r>
              <w:t>ⲟⲩϩⲟ ⲙ̀ⲙⲟⲩⲓ̀ ⲛⲉⲙ ⲟⲩϩⲟ ⲙ̀ⲙⲁⲥⲓ:</w:t>
            </w:r>
          </w:p>
          <w:p w14:paraId="7E39FDBD" w14:textId="77777777" w:rsidR="000C7DE2" w:rsidRPr="00C35319" w:rsidRDefault="000C7DE2" w:rsidP="00C83ECE">
            <w:pPr>
              <w:pStyle w:val="CopticHangingVerse"/>
            </w:pPr>
            <w:r>
              <w:t>ⲛⲉⲙ ⲟⲩϩⲟ ⲛ̀ⲣⲱⲙⲓ ⲛⲉⲙ ⲟⲩϩⲟ ⲛ̀ⲁ̀ⲏ̀ⲧⲟⲥ.</w:t>
            </w:r>
          </w:p>
        </w:tc>
      </w:tr>
    </w:tbl>
    <w:p w14:paraId="475D509A" w14:textId="77777777" w:rsidR="000C7DE2" w:rsidRDefault="000C7DE2" w:rsidP="0082304E">
      <w:pPr>
        <w:pStyle w:val="Heading4"/>
      </w:pPr>
      <w:r>
        <w:t>The Gospel Response for the Four Incorporeal Beasts</w:t>
      </w:r>
    </w:p>
    <w:p w14:paraId="61E9F936" w14:textId="77777777" w:rsidR="000C7DE2" w:rsidRPr="00C14556" w:rsidRDefault="000C7DE2" w:rsidP="00C14556">
      <w:pPr>
        <w:pStyle w:val="Rubric"/>
      </w:pPr>
      <w:r>
        <w:t>The last verse of the Doxology may be inserted into the Annual Gospel Response.</w:t>
      </w:r>
    </w:p>
    <w:p w14:paraId="456231B0" w14:textId="16C50D5D"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3190F8B" w14:textId="77777777" w:rsidR="00072324" w:rsidRDefault="00072324" w:rsidP="00072324">
      <w:pPr>
        <w:pStyle w:val="Heading3"/>
      </w:pPr>
      <w:bookmarkStart w:id="1554" w:name="_Toc448227579"/>
      <w:r>
        <w:t>April 10 / Pharamuthi 15: Consecrating of the Church of St. Agabus the Apostle</w:t>
      </w:r>
      <w:bookmarkEnd w:id="1554"/>
    </w:p>
    <w:p w14:paraId="537622D5" w14:textId="1811FBB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232F53" w14:textId="77777777" w:rsidR="00072324" w:rsidRDefault="00072324" w:rsidP="00072324">
      <w:pPr>
        <w:pStyle w:val="Heading3"/>
      </w:pPr>
      <w:bookmarkStart w:id="1555" w:name="_Toc448227580"/>
      <w:r>
        <w:t xml:space="preserve">April 12 / Pharamuthi 17: Martyrdom of St. </w:t>
      </w:r>
      <w:commentRangeStart w:id="1556"/>
      <w:r>
        <w:t xml:space="preserve">James </w:t>
      </w:r>
      <w:commentRangeEnd w:id="1556"/>
      <w:r>
        <w:rPr>
          <w:rStyle w:val="CommentReference"/>
          <w:rFonts w:eastAsiaTheme="minorHAnsi" w:cstheme="minorBidi"/>
          <w:b w:val="0"/>
          <w:bCs w:val="0"/>
        </w:rPr>
        <w:commentReference w:id="1556"/>
      </w:r>
      <w:r>
        <w:t xml:space="preserve">the brother of </w:t>
      </w:r>
      <w:r w:rsidR="002E495E">
        <w:t>the Lord the bishop of Jerusalem</w:t>
      </w:r>
      <w:bookmarkEnd w:id="1555"/>
    </w:p>
    <w:p w14:paraId="3EDB7D36" w14:textId="709C8127"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55F566A" w14:textId="77777777" w:rsidR="005329C1" w:rsidRDefault="005329C1" w:rsidP="005329C1">
      <w:pPr>
        <w:pStyle w:val="Heading3"/>
      </w:pPr>
      <w:bookmarkStart w:id="1557" w:name="_Toc448227581"/>
      <w:r>
        <w:t>April 16 / Pharamuthi 21: Commemoration of the Theotokos</w:t>
      </w:r>
      <w:bookmarkEnd w:id="1557"/>
    </w:p>
    <w:p w14:paraId="3582D329" w14:textId="47EAC24B"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76EB9DA3" w14:textId="77777777" w:rsidR="00AF6D10" w:rsidRDefault="00AF6D10" w:rsidP="00AF6D10">
      <w:pPr>
        <w:pStyle w:val="Heading3"/>
      </w:pPr>
      <w:bookmarkStart w:id="1558" w:name="_Ref434560035"/>
      <w:bookmarkStart w:id="1559" w:name="_Toc448227582"/>
      <w:r>
        <w:lastRenderedPageBreak/>
        <w:t>April 18 / Pharamuthi 23: Martyrdom of St. George the Prince of the Martyrs</w:t>
      </w:r>
      <w:bookmarkEnd w:id="1558"/>
      <w:bookmarkEnd w:id="1559"/>
    </w:p>
    <w:p w14:paraId="480B7CF0" w14:textId="77777777" w:rsidR="00AF6D10" w:rsidRDefault="00AF6D10" w:rsidP="00AF6D10">
      <w:pPr>
        <w:pStyle w:val="Heading4"/>
      </w:pPr>
      <w:bookmarkStart w:id="1560" w:name="_Ref434489211"/>
      <w:r>
        <w:t>Another Doxology of St. George</w:t>
      </w:r>
      <w:bookmarkEnd w:id="1560"/>
    </w:p>
    <w:p w14:paraId="7BC4CD70" w14:textId="78691091" w:rsidR="00AF6D10" w:rsidRPr="00AF6D10" w:rsidRDefault="00AF6D10" w:rsidP="002409EF">
      <w:pPr>
        <w:pStyle w:val="Rubric"/>
        <w:tabs>
          <w:tab w:val="center" w:pos="4428"/>
        </w:tabs>
      </w:pPr>
      <w:r>
        <w:t>See also</w:t>
      </w:r>
      <w:r w:rsidR="002409EF">
        <w:t xml:space="preserve"> </w:t>
      </w:r>
      <w:r w:rsidR="002409EF">
        <w:fldChar w:fldCharType="begin"/>
      </w:r>
      <w:r w:rsidR="002409EF">
        <w:instrText xml:space="preserve"> REF _Ref434489170 \h </w:instrText>
      </w:r>
      <w:r w:rsidR="002409EF">
        <w:fldChar w:fldCharType="separate"/>
      </w:r>
      <w:r w:rsidR="000C7DE2">
        <w:t>The Doxology of St. George</w:t>
      </w:r>
      <w:r w:rsidR="002409EF">
        <w:fldChar w:fldCharType="end"/>
      </w:r>
      <w:r w:rsidR="002409EF">
        <w:t xml:space="preserve">, page </w:t>
      </w:r>
      <w:r w:rsidR="002409EF">
        <w:fldChar w:fldCharType="begin"/>
      </w:r>
      <w:r w:rsidR="002409EF">
        <w:instrText xml:space="preserve"> PAGEREF _Ref434489170 \h </w:instrText>
      </w:r>
      <w:r w:rsidR="002409EF">
        <w:fldChar w:fldCharType="separate"/>
      </w:r>
      <w:r w:rsidR="000C7DE2">
        <w:rPr>
          <w:noProof/>
        </w:rPr>
        <w:t>612</w:t>
      </w:r>
      <w:r w:rsidR="002409EF">
        <w:fldChar w:fldCharType="end"/>
      </w:r>
      <w:r w:rsidR="002409EF">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6D10" w14:paraId="188FBB79" w14:textId="77777777" w:rsidTr="000C3062">
        <w:trPr>
          <w:cantSplit/>
          <w:jc w:val="center"/>
        </w:trPr>
        <w:tc>
          <w:tcPr>
            <w:tcW w:w="288" w:type="dxa"/>
          </w:tcPr>
          <w:p w14:paraId="480A421D" w14:textId="77777777" w:rsidR="00AF6D10" w:rsidRDefault="00AF6D10" w:rsidP="000C3062">
            <w:pPr>
              <w:pStyle w:val="CopticCross"/>
            </w:pPr>
          </w:p>
        </w:tc>
        <w:tc>
          <w:tcPr>
            <w:tcW w:w="3960" w:type="dxa"/>
          </w:tcPr>
          <w:p w14:paraId="4C973943" w14:textId="77777777" w:rsidR="00AF6D10" w:rsidRDefault="00AF6D10" w:rsidP="00AF6D10">
            <w:pPr>
              <w:pStyle w:val="EngHang"/>
            </w:pPr>
            <w:r>
              <w:t>All of the choirs</w:t>
            </w:r>
          </w:p>
          <w:p w14:paraId="607C9A4D" w14:textId="77777777" w:rsidR="00AF6D10" w:rsidRDefault="00AF6D10" w:rsidP="00AF6D10">
            <w:pPr>
              <w:pStyle w:val="EngHang"/>
            </w:pPr>
            <w:r>
              <w:t>Of the martyrs,</w:t>
            </w:r>
          </w:p>
          <w:p w14:paraId="27386972" w14:textId="77777777" w:rsidR="00AF6D10" w:rsidRDefault="00AF6D10" w:rsidP="00AF6D10">
            <w:pPr>
              <w:pStyle w:val="EngHang"/>
            </w:pPr>
            <w:r>
              <w:t>The just, and the righteous</w:t>
            </w:r>
          </w:p>
          <w:p w14:paraId="3A31FC5A" w14:textId="77777777" w:rsidR="00AF6D10" w:rsidRDefault="00AF6D10" w:rsidP="00AF6D10">
            <w:pPr>
              <w:pStyle w:val="EngHangEnd"/>
            </w:pPr>
            <w:r>
              <w:t>Bless you, O Prince George.</w:t>
            </w:r>
          </w:p>
        </w:tc>
        <w:tc>
          <w:tcPr>
            <w:tcW w:w="288" w:type="dxa"/>
          </w:tcPr>
          <w:p w14:paraId="2AAADC8B" w14:textId="77777777" w:rsidR="00AF6D10" w:rsidRDefault="00AF6D10" w:rsidP="000C3062"/>
        </w:tc>
        <w:tc>
          <w:tcPr>
            <w:tcW w:w="288" w:type="dxa"/>
          </w:tcPr>
          <w:p w14:paraId="77DB7DC9" w14:textId="77777777" w:rsidR="00AF6D10" w:rsidRDefault="00AF6D10" w:rsidP="000C3062">
            <w:pPr>
              <w:pStyle w:val="CopticCross"/>
            </w:pPr>
          </w:p>
        </w:tc>
        <w:tc>
          <w:tcPr>
            <w:tcW w:w="3960" w:type="dxa"/>
          </w:tcPr>
          <w:p w14:paraId="3A757830" w14:textId="77777777" w:rsidR="00AF6D10" w:rsidRDefault="00AF6D10" w:rsidP="00AF6D10">
            <w:pPr>
              <w:pStyle w:val="CopticVersemulti-line"/>
            </w:pPr>
            <w:r>
              <w:t>Ⲛⲓⲭⲟⲣⲟⲥ ⲛ̀ⲧⲉ ⲛⲓⲡⲁⲣⲧⲩⲣⲟⲥ:</w:t>
            </w:r>
          </w:p>
          <w:p w14:paraId="4790A021" w14:textId="77777777" w:rsidR="00AF6D10" w:rsidRDefault="00AF6D10" w:rsidP="00AF6D10">
            <w:pPr>
              <w:pStyle w:val="CopticVersemulti-line"/>
            </w:pPr>
            <w:r>
              <w:t>ⲛⲉⲙ ⲛⲓⲑ̀ⲙⲏⲓ ⲛⲉⲙ ⲛⲓⲇⲓⲕⲉⲟⲥ:</w:t>
            </w:r>
          </w:p>
          <w:p w14:paraId="125BF1E6" w14:textId="77777777" w:rsidR="00AF6D10" w:rsidRDefault="00AF6D10" w:rsidP="00AF6D10">
            <w:pPr>
              <w:pStyle w:val="CopticVersemulti-line"/>
            </w:pPr>
            <w:r>
              <w:t>ⲉⲩⲉⲣⲙⲁⲕⲁⲣⲓⲍⲓⲛ ⲙ̀ⲙⲟⲕ:</w:t>
            </w:r>
          </w:p>
          <w:p w14:paraId="6C5BCB36" w14:textId="77777777" w:rsidR="00AF6D10" w:rsidRPr="00C35319" w:rsidRDefault="00AF6D10" w:rsidP="00AF6D10">
            <w:pPr>
              <w:pStyle w:val="CopticHangingVerse"/>
            </w:pPr>
            <w:r>
              <w:t>ⲱ̀ ⲡⲓⲟⲩⲣⲟ Ⲅⲉⲱⲣⲅⲓⲟⲥ.</w:t>
            </w:r>
          </w:p>
        </w:tc>
      </w:tr>
      <w:tr w:rsidR="00AF6D10" w14:paraId="0CDD7626" w14:textId="77777777" w:rsidTr="000C3062">
        <w:trPr>
          <w:cantSplit/>
          <w:jc w:val="center"/>
        </w:trPr>
        <w:tc>
          <w:tcPr>
            <w:tcW w:w="288" w:type="dxa"/>
          </w:tcPr>
          <w:p w14:paraId="5D17D750" w14:textId="77777777" w:rsidR="00AF6D10" w:rsidRDefault="00AF6D10" w:rsidP="000C3062">
            <w:pPr>
              <w:pStyle w:val="CopticCross"/>
            </w:pPr>
            <w:r w:rsidRPr="00FB5ACB">
              <w:t>¿</w:t>
            </w:r>
          </w:p>
        </w:tc>
        <w:tc>
          <w:tcPr>
            <w:tcW w:w="3960" w:type="dxa"/>
          </w:tcPr>
          <w:p w14:paraId="76AC0767" w14:textId="77777777" w:rsidR="00AF6D10" w:rsidRDefault="00AF6D10" w:rsidP="00AF6D10">
            <w:pPr>
              <w:pStyle w:val="EngHang"/>
            </w:pPr>
            <w:r>
              <w:t>For you are great among them,</w:t>
            </w:r>
          </w:p>
          <w:p w14:paraId="40A4F779" w14:textId="77777777" w:rsidR="00AF6D10" w:rsidRDefault="00AF6D10" w:rsidP="00AF6D10">
            <w:pPr>
              <w:pStyle w:val="EngHang"/>
            </w:pPr>
            <w:r>
              <w:t>On account of your confession,</w:t>
            </w:r>
          </w:p>
          <w:p w14:paraId="13B6BCF1" w14:textId="77777777" w:rsidR="00AF6D10" w:rsidRDefault="00AF6D10" w:rsidP="00AF6D10">
            <w:pPr>
              <w:pStyle w:val="EngHang"/>
            </w:pPr>
            <w:r>
              <w:t>When after seven years</w:t>
            </w:r>
          </w:p>
          <w:p w14:paraId="647B372D" w14:textId="77777777" w:rsidR="00AF6D10" w:rsidRDefault="00AF6D10" w:rsidP="00AF6D10">
            <w:pPr>
              <w:pStyle w:val="EngHangEnd"/>
            </w:pPr>
            <w:r>
              <w:t>No one remembered Christ.</w:t>
            </w:r>
          </w:p>
        </w:tc>
        <w:tc>
          <w:tcPr>
            <w:tcW w:w="288" w:type="dxa"/>
          </w:tcPr>
          <w:p w14:paraId="66009A14" w14:textId="77777777" w:rsidR="00AF6D10" w:rsidRDefault="00AF6D10" w:rsidP="000C3062"/>
        </w:tc>
        <w:tc>
          <w:tcPr>
            <w:tcW w:w="288" w:type="dxa"/>
          </w:tcPr>
          <w:p w14:paraId="4023DE36" w14:textId="77777777" w:rsidR="00AF6D10" w:rsidRDefault="00AF6D10" w:rsidP="000C3062">
            <w:pPr>
              <w:pStyle w:val="CopticCross"/>
            </w:pPr>
            <w:r w:rsidRPr="00FB5ACB">
              <w:t>¿</w:t>
            </w:r>
          </w:p>
        </w:tc>
        <w:tc>
          <w:tcPr>
            <w:tcW w:w="3960" w:type="dxa"/>
          </w:tcPr>
          <w:p w14:paraId="3B109B81" w14:textId="77777777" w:rsidR="00AF6D10" w:rsidRDefault="00AF6D10" w:rsidP="00AF6D10">
            <w:pPr>
              <w:pStyle w:val="CopticVersemulti-line"/>
            </w:pPr>
            <w:r>
              <w:t>Ϫⲉ ⲛ̀ⲑⲟⲕ ⲟⲩⲛⲓϣϯ ⲅⲁⲣ ⲛ̀ϧⲏⲧⲟⲩ:</w:t>
            </w:r>
          </w:p>
          <w:p w14:paraId="072A6E32" w14:textId="77777777" w:rsidR="00AF6D10" w:rsidRDefault="00AF6D10" w:rsidP="00AF6D10">
            <w:pPr>
              <w:pStyle w:val="CopticVersemulti-line"/>
            </w:pPr>
            <w:r>
              <w:t>ⲉⲑⲃⲉ ⲧⲉⲕⲟⲙⲟⲗⲟⲅⲓⲁ̀:</w:t>
            </w:r>
          </w:p>
          <w:p w14:paraId="01D22ED6" w14:textId="77777777" w:rsidR="00AF6D10" w:rsidRDefault="00AF6D10" w:rsidP="00AF6D10">
            <w:pPr>
              <w:pStyle w:val="CopticVersemulti-line"/>
            </w:pPr>
            <w:r>
              <w:t>ⲙⲉⲛⲉⲛⲥⲁ ϣⲁϣϥ ⲛ̀ⲣⲟⲙⲡⲓ ⲛ̀ⲥⲏⲟⲩ:</w:t>
            </w:r>
          </w:p>
          <w:p w14:paraId="775B83D5" w14:textId="77777777" w:rsidR="00AF6D10" w:rsidRPr="00CF5919" w:rsidRDefault="00AF6D10" w:rsidP="00AF6D10">
            <w:pPr>
              <w:pStyle w:val="CopticHangingVerse"/>
            </w:pPr>
            <w:r>
              <w:t>ⲙ̀ⲡⲉϩ̀ⲗⲓ ⲉⲣⲏ̀ⲙⲉⲩⲓ̀ ⲙ̀Ⲡⲭ̄ⲥ̄.</w:t>
            </w:r>
          </w:p>
        </w:tc>
      </w:tr>
      <w:tr w:rsidR="00AF6D10" w14:paraId="4E756A05" w14:textId="77777777" w:rsidTr="000C3062">
        <w:trPr>
          <w:cantSplit/>
          <w:jc w:val="center"/>
        </w:trPr>
        <w:tc>
          <w:tcPr>
            <w:tcW w:w="288" w:type="dxa"/>
          </w:tcPr>
          <w:p w14:paraId="270A4C46" w14:textId="77777777" w:rsidR="00AF6D10" w:rsidRDefault="00AF6D10" w:rsidP="000C3062">
            <w:pPr>
              <w:pStyle w:val="CopticCross"/>
            </w:pPr>
          </w:p>
        </w:tc>
        <w:tc>
          <w:tcPr>
            <w:tcW w:w="3960" w:type="dxa"/>
          </w:tcPr>
          <w:p w14:paraId="511CE34F" w14:textId="77777777" w:rsidR="00AF6D10" w:rsidRDefault="00AF6D10" w:rsidP="00AF6D10">
            <w:pPr>
              <w:pStyle w:val="EngHang"/>
            </w:pPr>
            <w:r>
              <w:t>But you proclaimed Christ,</w:t>
            </w:r>
          </w:p>
          <w:p w14:paraId="5C492B49" w14:textId="77777777" w:rsidR="00AF6D10" w:rsidRDefault="00AF6D10" w:rsidP="00AF6D10">
            <w:pPr>
              <w:pStyle w:val="EngHang"/>
            </w:pPr>
            <w:r>
              <w:t>Boldly and without fear;</w:t>
            </w:r>
          </w:p>
          <w:p w14:paraId="7E0E6456" w14:textId="77777777" w:rsidR="00AF6D10" w:rsidRDefault="00AF6D10" w:rsidP="00AF6D10">
            <w:pPr>
              <w:pStyle w:val="EngHang"/>
            </w:pPr>
            <w:r>
              <w:t>Seventy kings were there</w:t>
            </w:r>
          </w:p>
          <w:p w14:paraId="092C28C3" w14:textId="77777777" w:rsidR="00AF6D10" w:rsidRDefault="00AF6D10" w:rsidP="00AF6D10">
            <w:pPr>
              <w:pStyle w:val="EngHangEnd"/>
            </w:pPr>
            <w:r>
              <w:t>With their defiled idols.</w:t>
            </w:r>
          </w:p>
        </w:tc>
        <w:tc>
          <w:tcPr>
            <w:tcW w:w="288" w:type="dxa"/>
          </w:tcPr>
          <w:p w14:paraId="7E247B81" w14:textId="77777777" w:rsidR="00AF6D10" w:rsidRDefault="00AF6D10" w:rsidP="000C3062"/>
        </w:tc>
        <w:tc>
          <w:tcPr>
            <w:tcW w:w="288" w:type="dxa"/>
          </w:tcPr>
          <w:p w14:paraId="58A30CAE" w14:textId="77777777" w:rsidR="00AF6D10" w:rsidRDefault="00AF6D10" w:rsidP="000C3062">
            <w:pPr>
              <w:pStyle w:val="CopticCross"/>
            </w:pPr>
          </w:p>
        </w:tc>
        <w:tc>
          <w:tcPr>
            <w:tcW w:w="3960" w:type="dxa"/>
          </w:tcPr>
          <w:p w14:paraId="022A6321" w14:textId="77777777" w:rsidR="00AF6D10" w:rsidRDefault="00AF6D10" w:rsidP="00AF6D10">
            <w:pPr>
              <w:pStyle w:val="CopticVersemulti-line"/>
            </w:pPr>
            <w:r>
              <w:t>Ⲁⲕⲟⲩⲱⲛϩ ⲙ̀Ⲡ</w:t>
            </w:r>
            <w:r>
              <w:pgNum/>
            </w:r>
            <w:r>
              <w:t>ⲭ̄ⲥ̄ ⲉ̀ⲃⲟⲗ:</w:t>
            </w:r>
          </w:p>
          <w:p w14:paraId="2F299C64" w14:textId="77777777" w:rsidR="00AF6D10" w:rsidRDefault="00AF6D10" w:rsidP="00AF6D10">
            <w:pPr>
              <w:pStyle w:val="CopticVersemulti-line"/>
            </w:pPr>
            <w:r>
              <w:t>ϧⲉⲛ ⲟⲩⲡⲁⲣⲣⲏⲥⲓⲁ̀ ⲛ̀ⲁⲧⲉⲣϩⲟϯ:</w:t>
            </w:r>
          </w:p>
          <w:p w14:paraId="6A617308" w14:textId="77777777" w:rsidR="00AF6D10" w:rsidRDefault="00AF6D10" w:rsidP="00AF6D10">
            <w:pPr>
              <w:pStyle w:val="CopticVersemulti-line"/>
            </w:pPr>
            <w:r>
              <w:t>ⲁϥϣⲱⲡⲓ ⲛ̀ϩⲁⲛϣ̀ⲃⲉ ⲛ̀ⲟⲩⲣⲟ:</w:t>
            </w:r>
          </w:p>
          <w:p w14:paraId="3786EE6C" w14:textId="77777777" w:rsidR="00AF6D10" w:rsidRDefault="00AF6D10" w:rsidP="00AF6D10">
            <w:pPr>
              <w:pStyle w:val="CopticHangingVerse"/>
            </w:pPr>
            <w:r>
              <w:t>ⲛⲉⲙ ⲛⲟⲩⲓ̀ⲇⲱⲗⲟⲛ ⲉⲧϭⲱϧⲉⲙ.</w:t>
            </w:r>
          </w:p>
        </w:tc>
      </w:tr>
      <w:tr w:rsidR="00AF6D10" w14:paraId="255545AC" w14:textId="77777777" w:rsidTr="000C3062">
        <w:trPr>
          <w:cantSplit/>
          <w:jc w:val="center"/>
        </w:trPr>
        <w:tc>
          <w:tcPr>
            <w:tcW w:w="288" w:type="dxa"/>
          </w:tcPr>
          <w:p w14:paraId="097111EB" w14:textId="77777777" w:rsidR="00AF6D10" w:rsidRDefault="00AF6D10" w:rsidP="000C3062">
            <w:pPr>
              <w:pStyle w:val="CopticCross"/>
            </w:pPr>
            <w:r w:rsidRPr="00FB5ACB">
              <w:t>¿</w:t>
            </w:r>
          </w:p>
        </w:tc>
        <w:tc>
          <w:tcPr>
            <w:tcW w:w="3960" w:type="dxa"/>
          </w:tcPr>
          <w:p w14:paraId="51C91E84" w14:textId="77777777" w:rsidR="00AF6D10" w:rsidRDefault="00AF6D10" w:rsidP="00AF6D10">
            <w:pPr>
              <w:pStyle w:val="EngHang"/>
            </w:pPr>
            <w:r>
              <w:t>They caused you suffering</w:t>
            </w:r>
          </w:p>
          <w:p w14:paraId="2BA485FF" w14:textId="77777777" w:rsidR="00AF6D10" w:rsidRDefault="00AF6D10" w:rsidP="00AF6D10">
            <w:pPr>
              <w:pStyle w:val="EngHang"/>
            </w:pPr>
            <w:r>
              <w:t>For seven whole years,</w:t>
            </w:r>
          </w:p>
          <w:p w14:paraId="61B54B85" w14:textId="77777777" w:rsidR="00AF6D10" w:rsidRDefault="00AF6D10" w:rsidP="00AF6D10">
            <w:pPr>
              <w:pStyle w:val="EngHang"/>
            </w:pPr>
            <w:r>
              <w:t>They tortured you</w:t>
            </w:r>
          </w:p>
          <w:p w14:paraId="031F1CE4" w14:textId="77777777" w:rsidR="00AF6D10" w:rsidRDefault="00AF6D10" w:rsidP="00AF6D10">
            <w:pPr>
              <w:pStyle w:val="EngHangEnd"/>
            </w:pPr>
            <w:r>
              <w:t>With great torments.</w:t>
            </w:r>
          </w:p>
        </w:tc>
        <w:tc>
          <w:tcPr>
            <w:tcW w:w="288" w:type="dxa"/>
          </w:tcPr>
          <w:p w14:paraId="5BA3F5B2" w14:textId="77777777" w:rsidR="00AF6D10" w:rsidRDefault="00AF6D10" w:rsidP="000C3062"/>
        </w:tc>
        <w:tc>
          <w:tcPr>
            <w:tcW w:w="288" w:type="dxa"/>
          </w:tcPr>
          <w:p w14:paraId="3C15A793" w14:textId="77777777" w:rsidR="00AF6D10" w:rsidRDefault="00AF6D10" w:rsidP="000C3062">
            <w:pPr>
              <w:pStyle w:val="CopticCross"/>
            </w:pPr>
            <w:r w:rsidRPr="00FB5ACB">
              <w:t>¿</w:t>
            </w:r>
          </w:p>
        </w:tc>
        <w:tc>
          <w:tcPr>
            <w:tcW w:w="3960" w:type="dxa"/>
          </w:tcPr>
          <w:p w14:paraId="25CA9130" w14:textId="77777777" w:rsidR="00AF6D10" w:rsidRDefault="00AF6D10" w:rsidP="00AF6D10">
            <w:pPr>
              <w:pStyle w:val="CopticVersemulti-line"/>
            </w:pPr>
            <w:r>
              <w:t>Ⲁⲕϣⲉⲡⲙ̀ⲕⲁⲩϩ ⲉ̀ⲃⲟⲗϩⲓⲧⲟⲧⲟⲩ:</w:t>
            </w:r>
          </w:p>
          <w:p w14:paraId="6730AFA8" w14:textId="77777777" w:rsidR="00AF6D10" w:rsidRDefault="00AF6D10" w:rsidP="00AF6D10">
            <w:pPr>
              <w:pStyle w:val="CopticVersemulti-line"/>
            </w:pPr>
            <w:r>
              <w:t>ⲛ̀ϣⲁϣϥ ⲛ̀ⲣⲟⲙⲡⲓ ⲉⲧϫⲏⲕ ⲉ̀ⲃⲟⲗ:</w:t>
            </w:r>
          </w:p>
          <w:p w14:paraId="51CFBC56" w14:textId="77777777" w:rsidR="00AF6D10" w:rsidRDefault="00AF6D10" w:rsidP="00AF6D10">
            <w:pPr>
              <w:pStyle w:val="CopticVersemulti-line"/>
            </w:pPr>
            <w:r>
              <w:t>ⲁⲩⲉⲣⲃⲁⲥⲁⲛⲓⲍⲓⲛ ⲙ̀ⲙⲟⲕ:</w:t>
            </w:r>
          </w:p>
          <w:p w14:paraId="29791632" w14:textId="77777777" w:rsidR="00AF6D10" w:rsidRDefault="00AF6D10" w:rsidP="00AF6D10">
            <w:pPr>
              <w:pStyle w:val="CopticHangingVerse"/>
            </w:pPr>
            <w:r>
              <w:t>ϧⲉⲛ ⲟⲩⲛⲓϣϯ ⲙ̀ⲃⲁⲥⲁⲛⲟⲥ.</w:t>
            </w:r>
          </w:p>
        </w:tc>
      </w:tr>
      <w:tr w:rsidR="00AF6D10" w14:paraId="2B7FA647" w14:textId="77777777" w:rsidTr="000C3062">
        <w:trPr>
          <w:cantSplit/>
          <w:jc w:val="center"/>
        </w:trPr>
        <w:tc>
          <w:tcPr>
            <w:tcW w:w="288" w:type="dxa"/>
          </w:tcPr>
          <w:p w14:paraId="535E923A" w14:textId="77777777" w:rsidR="00AF6D10" w:rsidRDefault="00AF6D10" w:rsidP="000C3062">
            <w:pPr>
              <w:pStyle w:val="CopticCross"/>
            </w:pPr>
          </w:p>
        </w:tc>
        <w:tc>
          <w:tcPr>
            <w:tcW w:w="3960" w:type="dxa"/>
          </w:tcPr>
          <w:p w14:paraId="6E1CA47E" w14:textId="77777777" w:rsidR="00AF6D10" w:rsidRDefault="00AF6D10" w:rsidP="00AF6D10">
            <w:pPr>
              <w:pStyle w:val="EngHang"/>
            </w:pPr>
            <w:r>
              <w:t>With these, Christ the King</w:t>
            </w:r>
          </w:p>
          <w:p w14:paraId="5BDF656A" w14:textId="77777777" w:rsidR="00AF6D10" w:rsidRDefault="00AF6D10" w:rsidP="00AF6D10">
            <w:pPr>
              <w:pStyle w:val="EngHang"/>
            </w:pPr>
            <w:r>
              <w:t>Greatly honoured you</w:t>
            </w:r>
          </w:p>
          <w:p w14:paraId="2442863A" w14:textId="77777777" w:rsidR="00AF6D10" w:rsidRDefault="00AF6D10" w:rsidP="00AF6D10">
            <w:pPr>
              <w:pStyle w:val="EngHang"/>
            </w:pPr>
            <w:r>
              <w:t>Above all the martyrs,</w:t>
            </w:r>
          </w:p>
          <w:p w14:paraId="27241612" w14:textId="77777777" w:rsidR="00AF6D10" w:rsidRPr="004764BD" w:rsidRDefault="00AF6D10" w:rsidP="00AF6D10">
            <w:pPr>
              <w:pStyle w:val="EngHangEnd"/>
            </w:pPr>
            <w:r>
              <w:t>He called you great among them.</w:t>
            </w:r>
          </w:p>
        </w:tc>
        <w:tc>
          <w:tcPr>
            <w:tcW w:w="288" w:type="dxa"/>
          </w:tcPr>
          <w:p w14:paraId="2E6F7074" w14:textId="77777777" w:rsidR="00AF6D10" w:rsidRDefault="00AF6D10" w:rsidP="000C3062"/>
        </w:tc>
        <w:tc>
          <w:tcPr>
            <w:tcW w:w="288" w:type="dxa"/>
          </w:tcPr>
          <w:p w14:paraId="0439E9A9" w14:textId="77777777" w:rsidR="00AF6D10" w:rsidRDefault="00AF6D10" w:rsidP="000C3062">
            <w:pPr>
              <w:pStyle w:val="CopticCross"/>
            </w:pPr>
          </w:p>
        </w:tc>
        <w:tc>
          <w:tcPr>
            <w:tcW w:w="3960" w:type="dxa"/>
          </w:tcPr>
          <w:p w14:paraId="3CC5B1DD" w14:textId="77777777" w:rsidR="00AF6D10" w:rsidRDefault="00AF6D10" w:rsidP="00AF6D10">
            <w:pPr>
              <w:pStyle w:val="CopticVersemulti-line"/>
            </w:pPr>
            <w:r>
              <w:t>Ϧⲉⲛ ⲛⲁⲓ ⲁⲠⲭ̄ⲥ̄ ⲡⲓⲟⲩⲣⲟ:</w:t>
            </w:r>
          </w:p>
          <w:p w14:paraId="07455157" w14:textId="77777777" w:rsidR="00AF6D10" w:rsidRDefault="00AF6D10" w:rsidP="00AF6D10">
            <w:pPr>
              <w:pStyle w:val="CopticVersemulti-line"/>
            </w:pPr>
            <w:r>
              <w:t>Ϯⲧⲁⲓⲟ̀ ⲙ̀ⲙⲟⲕ ⲉ̀ⲙⲁϣⲱ:</w:t>
            </w:r>
          </w:p>
          <w:p w14:paraId="094E3938" w14:textId="77777777" w:rsidR="00AF6D10" w:rsidRDefault="00AF6D10" w:rsidP="00AF6D10">
            <w:pPr>
              <w:pStyle w:val="CopticVersemulti-line"/>
            </w:pPr>
            <w:r>
              <w:t>ⲉ̀ϩⲟⲧⲉ ⲛⲓⲙⲁⲣⲧⲩⲣⲟⲥ:</w:t>
            </w:r>
          </w:p>
          <w:p w14:paraId="18F5DF2E" w14:textId="77777777" w:rsidR="00AF6D10" w:rsidRDefault="00AF6D10" w:rsidP="00AF6D10">
            <w:pPr>
              <w:pStyle w:val="CopticHangingVerse"/>
            </w:pPr>
            <w:r>
              <w:t>ⲁϥⲙⲟⲩϯ ⲉ̀ⲣⲟⲕ ϫⲉ ⲟⲩⲛⲓϣϯ ⲛ̀ϧⲏⲧⲟⲩⲗ.</w:t>
            </w:r>
          </w:p>
        </w:tc>
      </w:tr>
      <w:tr w:rsidR="00AF6D10" w14:paraId="1A2BE612" w14:textId="77777777" w:rsidTr="000C3062">
        <w:trPr>
          <w:cantSplit/>
          <w:jc w:val="center"/>
        </w:trPr>
        <w:tc>
          <w:tcPr>
            <w:tcW w:w="288" w:type="dxa"/>
          </w:tcPr>
          <w:p w14:paraId="5B1ABEF8" w14:textId="77777777" w:rsidR="00AF6D10" w:rsidRDefault="00AF6D10" w:rsidP="000C3062">
            <w:pPr>
              <w:pStyle w:val="CopticCross"/>
            </w:pPr>
            <w:r w:rsidRPr="00FB5ACB">
              <w:t>¿</w:t>
            </w:r>
          </w:p>
        </w:tc>
        <w:tc>
          <w:tcPr>
            <w:tcW w:w="3960" w:type="dxa"/>
          </w:tcPr>
          <w:p w14:paraId="2C1D0D62" w14:textId="77777777" w:rsidR="00AF6D10" w:rsidRDefault="00AF6D10" w:rsidP="00AF6D10">
            <w:pPr>
              <w:pStyle w:val="EngHang"/>
            </w:pPr>
            <w:r>
              <w:t>With His right hand he crowned you</w:t>
            </w:r>
          </w:p>
          <w:p w14:paraId="7197218B" w14:textId="77777777" w:rsidR="00AF6D10" w:rsidRDefault="00AF6D10" w:rsidP="00AF6D10">
            <w:pPr>
              <w:pStyle w:val="EngHang"/>
            </w:pPr>
            <w:r>
              <w:t>With seven crowns.</w:t>
            </w:r>
          </w:p>
          <w:p w14:paraId="4DEED37F" w14:textId="77777777" w:rsidR="00AF6D10" w:rsidRDefault="00AF6D10" w:rsidP="00AF6D10">
            <w:pPr>
              <w:pStyle w:val="EngHang"/>
            </w:pPr>
            <w:r>
              <w:t>He lifted you to His Kingdom</w:t>
            </w:r>
          </w:p>
          <w:p w14:paraId="5E348EAB" w14:textId="77777777" w:rsidR="00AF6D10" w:rsidRDefault="00AF6D10" w:rsidP="00AF6D10">
            <w:pPr>
              <w:pStyle w:val="EngHangEnd"/>
            </w:pPr>
            <w:r>
              <w:t>In glory and honour.</w:t>
            </w:r>
          </w:p>
        </w:tc>
        <w:tc>
          <w:tcPr>
            <w:tcW w:w="288" w:type="dxa"/>
          </w:tcPr>
          <w:p w14:paraId="215226AA" w14:textId="77777777" w:rsidR="00AF6D10" w:rsidRDefault="00AF6D10" w:rsidP="000C3062"/>
        </w:tc>
        <w:tc>
          <w:tcPr>
            <w:tcW w:w="288" w:type="dxa"/>
          </w:tcPr>
          <w:p w14:paraId="67A21ADA" w14:textId="77777777" w:rsidR="00AF6D10" w:rsidRDefault="00AF6D10" w:rsidP="000C3062">
            <w:pPr>
              <w:pStyle w:val="CopticCross"/>
            </w:pPr>
            <w:r w:rsidRPr="00FB5ACB">
              <w:t>¿</w:t>
            </w:r>
          </w:p>
        </w:tc>
        <w:tc>
          <w:tcPr>
            <w:tcW w:w="3960" w:type="dxa"/>
          </w:tcPr>
          <w:p w14:paraId="50ED07E4" w14:textId="77777777" w:rsidR="00AF6D10" w:rsidRDefault="00AF6D10" w:rsidP="00AF6D10">
            <w:pPr>
              <w:pStyle w:val="CopticVersemulti-line"/>
            </w:pPr>
            <w:r>
              <w:t>Ⲁϥⲉⲣⲫⲟⲡⲓⲛ ⲙ̀ⲙⲟⲕ ϧⲉⲛ ⲧⲉϥϫⲓϫ:</w:t>
            </w:r>
          </w:p>
          <w:p w14:paraId="3054A8D8" w14:textId="77777777" w:rsidR="00AF6D10" w:rsidRDefault="00AF6D10" w:rsidP="00AF6D10">
            <w:pPr>
              <w:pStyle w:val="CopticVersemulti-line"/>
            </w:pPr>
            <w:r>
              <w:t>ⲛ̀ⲟⲩⲓ̀ⲛⲁⲙ ⲛ̀ϣⲁϣϥ ⲛ̀ⲭ̀ⲗⲟⲙ:</w:t>
            </w:r>
          </w:p>
          <w:p w14:paraId="3ADE3957" w14:textId="77777777" w:rsidR="00AF6D10" w:rsidRDefault="00AF6D10" w:rsidP="00AF6D10">
            <w:pPr>
              <w:pStyle w:val="CopticVersemulti-line"/>
            </w:pPr>
            <w:r>
              <w:t>ⲁϥⲟⲗⲕ ⲛⲉⲙⲁϥ ⲉ̀ⲧⲉϥⲙⲉⲧⲟⲩⲣⲟ:</w:t>
            </w:r>
          </w:p>
          <w:p w14:paraId="7A4A9465" w14:textId="77777777" w:rsidR="00AF6D10" w:rsidRDefault="00AF6D10" w:rsidP="00AF6D10">
            <w:pPr>
              <w:pStyle w:val="CopticHangingVerse"/>
            </w:pPr>
            <w:r>
              <w:t>ϧⲉⲛ ⲟⲩⲱ̀ⲟⲩ ⲛⲉⲙ ⲟⲩⲧⲁⲓⲟ̀.</w:t>
            </w:r>
          </w:p>
        </w:tc>
      </w:tr>
      <w:tr w:rsidR="00AF6D10" w14:paraId="0C44781C" w14:textId="77777777" w:rsidTr="000C3062">
        <w:trPr>
          <w:cantSplit/>
          <w:jc w:val="center"/>
        </w:trPr>
        <w:tc>
          <w:tcPr>
            <w:tcW w:w="288" w:type="dxa"/>
          </w:tcPr>
          <w:p w14:paraId="2126124A" w14:textId="77777777" w:rsidR="00AF6D10" w:rsidRPr="00FB5ACB" w:rsidRDefault="00AF6D10" w:rsidP="000C3062">
            <w:pPr>
              <w:pStyle w:val="CopticCross"/>
            </w:pPr>
          </w:p>
        </w:tc>
        <w:tc>
          <w:tcPr>
            <w:tcW w:w="3960" w:type="dxa"/>
          </w:tcPr>
          <w:p w14:paraId="4C985AE0" w14:textId="77777777" w:rsidR="00AF6D10" w:rsidRPr="004764BD" w:rsidRDefault="00AF6D10" w:rsidP="00AF6D10">
            <w:pPr>
              <w:pStyle w:val="EngHang"/>
            </w:pPr>
            <w:r w:rsidRPr="004764BD">
              <w:t>Hail to you, O martyr.</w:t>
            </w:r>
          </w:p>
          <w:p w14:paraId="0BE333D9" w14:textId="77777777" w:rsidR="00AF6D10" w:rsidRPr="004764BD" w:rsidRDefault="00AF6D10" w:rsidP="00AF6D10">
            <w:pPr>
              <w:pStyle w:val="EngHang"/>
            </w:pPr>
            <w:r w:rsidRPr="004764BD">
              <w:t>Hail to the courageous hero.</w:t>
            </w:r>
          </w:p>
          <w:p w14:paraId="2648B199" w14:textId="77777777" w:rsidR="00AF6D10" w:rsidRPr="004764BD" w:rsidRDefault="00AF6D10" w:rsidP="00AF6D10">
            <w:pPr>
              <w:pStyle w:val="EngHang"/>
            </w:pPr>
            <w:r w:rsidRPr="004764BD">
              <w:t xml:space="preserve">Hail to the </w:t>
            </w:r>
            <w:r>
              <w:t>struggle-bearer</w:t>
            </w:r>
            <w:r w:rsidRPr="004764BD">
              <w:t>,</w:t>
            </w:r>
          </w:p>
          <w:p w14:paraId="4DD2030A" w14:textId="77777777" w:rsidR="00AF6D10" w:rsidRDefault="00AF6D10" w:rsidP="00AF6D10">
            <w:pPr>
              <w:pStyle w:val="EngHangEnd"/>
            </w:pPr>
            <w:r w:rsidRPr="004764BD">
              <w:t>My lord the prince, George.</w:t>
            </w:r>
          </w:p>
        </w:tc>
        <w:tc>
          <w:tcPr>
            <w:tcW w:w="288" w:type="dxa"/>
          </w:tcPr>
          <w:p w14:paraId="0CCB62EA" w14:textId="77777777" w:rsidR="00AF6D10" w:rsidRDefault="00AF6D10" w:rsidP="000C3062"/>
        </w:tc>
        <w:tc>
          <w:tcPr>
            <w:tcW w:w="288" w:type="dxa"/>
          </w:tcPr>
          <w:p w14:paraId="719E5B09" w14:textId="77777777" w:rsidR="00AF6D10" w:rsidRPr="00FB5ACB" w:rsidRDefault="00AF6D10" w:rsidP="000C3062">
            <w:pPr>
              <w:pStyle w:val="CopticCross"/>
            </w:pPr>
          </w:p>
        </w:tc>
        <w:tc>
          <w:tcPr>
            <w:tcW w:w="3960" w:type="dxa"/>
          </w:tcPr>
          <w:p w14:paraId="631752AA" w14:textId="77777777" w:rsidR="00AF6D10" w:rsidRDefault="00AF6D10" w:rsidP="00AF6D10">
            <w:pPr>
              <w:pStyle w:val="CopticVersemulti-line"/>
            </w:pPr>
            <w:r>
              <w:t>Ⲭⲉⲣⲉ ⲛⲁⲕ ⲱ̀ ⲡⲓⲙⲁⲣⲧⲩⲣⲟⲥ:</w:t>
            </w:r>
          </w:p>
          <w:p w14:paraId="10CB4144" w14:textId="77777777" w:rsidR="00AF6D10" w:rsidRDefault="00AF6D10" w:rsidP="00AF6D10">
            <w:pPr>
              <w:pStyle w:val="CopticVersemulti-line"/>
            </w:pPr>
            <w:r>
              <w:t>ⲭⲉⲣⲉ ⲡⲓϣⲱⲓⲕ ⲛ̀ⲅⲉⲛⲛⲟⲥ:</w:t>
            </w:r>
          </w:p>
          <w:p w14:paraId="60938AB1" w14:textId="77777777" w:rsidR="00AF6D10" w:rsidRDefault="00AF6D10" w:rsidP="00AF6D10">
            <w:pPr>
              <w:pStyle w:val="CopticVersemulti-line"/>
            </w:pPr>
            <w:r>
              <w:t>ⲭⲉⲣⲉ ⲡⲓⲁⲑⲗⲟⲫⲟⲣⲟⲥ:</w:t>
            </w:r>
          </w:p>
          <w:p w14:paraId="173CA2F6" w14:textId="77777777" w:rsidR="00AF6D10" w:rsidRDefault="00AF6D10" w:rsidP="00AF6D10">
            <w:pPr>
              <w:pStyle w:val="CopticHangingVerse"/>
            </w:pPr>
            <w:r>
              <w:t>ⲡⲁⲟ̄ⲥ̄ ⲡ̀ⲟⲩⲣⲟ Ⲅⲉⲱⲣⲅⲓⲟⲥ.</w:t>
            </w:r>
          </w:p>
        </w:tc>
      </w:tr>
      <w:tr w:rsidR="00AF6D10" w14:paraId="104C4A02" w14:textId="77777777" w:rsidTr="000C3062">
        <w:trPr>
          <w:cantSplit/>
          <w:jc w:val="center"/>
        </w:trPr>
        <w:tc>
          <w:tcPr>
            <w:tcW w:w="288" w:type="dxa"/>
          </w:tcPr>
          <w:p w14:paraId="39C07B40" w14:textId="77777777" w:rsidR="00AF6D10" w:rsidRPr="00FB5ACB" w:rsidRDefault="00AF6D10" w:rsidP="000C3062">
            <w:pPr>
              <w:pStyle w:val="CopticCross"/>
            </w:pPr>
            <w:r w:rsidRPr="00FB5ACB">
              <w:t>¿</w:t>
            </w:r>
          </w:p>
        </w:tc>
        <w:tc>
          <w:tcPr>
            <w:tcW w:w="3960" w:type="dxa"/>
          </w:tcPr>
          <w:p w14:paraId="28451F1E" w14:textId="77777777" w:rsidR="00AF6D10" w:rsidRDefault="00AF6D10" w:rsidP="00AF6D10">
            <w:pPr>
              <w:pStyle w:val="EngHang"/>
            </w:pPr>
            <w:r>
              <w:t>Pray to the Lord on our behalf,</w:t>
            </w:r>
          </w:p>
          <w:p w14:paraId="7EC785B4" w14:textId="77777777" w:rsidR="00AF6D10" w:rsidRDefault="00AF6D10" w:rsidP="00AF6D10">
            <w:pPr>
              <w:pStyle w:val="EngHang"/>
            </w:pPr>
            <w:r>
              <w:t>O struggle-bearer, the martyr,</w:t>
            </w:r>
          </w:p>
          <w:p w14:paraId="4761595B" w14:textId="77777777" w:rsidR="00AF6D10" w:rsidRDefault="00AF6D10" w:rsidP="00AF6D10">
            <w:pPr>
              <w:pStyle w:val="EngHang"/>
            </w:pPr>
            <w:r>
              <w:t>My lord the prince, George,</w:t>
            </w:r>
          </w:p>
          <w:p w14:paraId="7CADC169" w14:textId="77777777" w:rsidR="00AF6D10" w:rsidRDefault="00AF6D10" w:rsidP="00B52D77">
            <w:pPr>
              <w:pStyle w:val="EngHangEnd"/>
            </w:pPr>
            <w:r>
              <w:t>That He may forgive us our sins.</w:t>
            </w:r>
            <w:r w:rsidR="00B52D77">
              <w:t xml:space="preserve"> </w:t>
            </w:r>
          </w:p>
        </w:tc>
        <w:tc>
          <w:tcPr>
            <w:tcW w:w="288" w:type="dxa"/>
          </w:tcPr>
          <w:p w14:paraId="30E1D2AE" w14:textId="77777777" w:rsidR="00AF6D10" w:rsidRDefault="00AF6D10" w:rsidP="000C3062"/>
        </w:tc>
        <w:tc>
          <w:tcPr>
            <w:tcW w:w="288" w:type="dxa"/>
          </w:tcPr>
          <w:p w14:paraId="625C28A9" w14:textId="77777777" w:rsidR="00AF6D10" w:rsidRPr="00FB5ACB" w:rsidRDefault="00AF6D10" w:rsidP="000C3062">
            <w:pPr>
              <w:pStyle w:val="CopticCross"/>
            </w:pPr>
            <w:r w:rsidRPr="00FB5ACB">
              <w:t>¿</w:t>
            </w:r>
          </w:p>
        </w:tc>
        <w:tc>
          <w:tcPr>
            <w:tcW w:w="3960" w:type="dxa"/>
          </w:tcPr>
          <w:p w14:paraId="0490D83B" w14:textId="77777777" w:rsidR="00AF6D10" w:rsidRDefault="00AF6D10" w:rsidP="00AF6D10">
            <w:pPr>
              <w:pStyle w:val="CopticVersemulti-line"/>
            </w:pPr>
            <w:r>
              <w:t>Ⲧⲱⲃϩ ⲙ̀Ⲡⲟ̄ⲥ̄ ⲉ̀ϩ̀ⲣⲏⲓ ⲉ̀ϫⲱⲛ:</w:t>
            </w:r>
          </w:p>
          <w:p w14:paraId="43C3F413" w14:textId="77777777" w:rsidR="00AF6D10" w:rsidRDefault="00AF6D10" w:rsidP="00AF6D10">
            <w:pPr>
              <w:pStyle w:val="CopticVersemulti-line"/>
            </w:pPr>
            <w:r>
              <w:t>ⲱ̀ ⲡⲓⲁⲑⲗⲟⲫⲟⲣⲟⲥ ⲙ̀ⲙⲁⲣⲧⲩⲣⲟⲥ:</w:t>
            </w:r>
          </w:p>
          <w:p w14:paraId="4F774FEC" w14:textId="77777777" w:rsidR="00AF6D10" w:rsidRDefault="00AF6D10" w:rsidP="00AF6D10">
            <w:pPr>
              <w:pStyle w:val="CopticVersemulti-line"/>
            </w:pPr>
            <w:r>
              <w:t>Ⲡⲁⲟ̄ⲥ̄ ⲡ̀ⲟⲩⲣⲟ Ⲅⲉⲱⲣⲅⲓⲟⲥ:</w:t>
            </w:r>
          </w:p>
          <w:p w14:paraId="2F41F477" w14:textId="77777777" w:rsidR="00AF6D10" w:rsidRDefault="00AF6D10" w:rsidP="00AF6D10">
            <w:pPr>
              <w:pStyle w:val="CopticHangingVerse"/>
            </w:pPr>
            <w:r>
              <w:t>ⲛ̀ⲧⲉϥⲭⲁ ⲛⲉⲛⲛⲟⲃⲓ ⲛⲁⲛ ⲉ̀ⲃⲟⲗ.</w:t>
            </w:r>
          </w:p>
        </w:tc>
      </w:tr>
    </w:tbl>
    <w:p w14:paraId="59BFDADC" w14:textId="77777777" w:rsidR="00B52D77" w:rsidRDefault="00B52D77" w:rsidP="00B52D77">
      <w:pPr>
        <w:pStyle w:val="Heading3"/>
      </w:pPr>
      <w:bookmarkStart w:id="1561" w:name="_Toc448227583"/>
      <w:r>
        <w:t>April 24 / Pharamuthi 29: Commemoration of the Annunciation, Nativity, and Resurrection on the 29</w:t>
      </w:r>
      <w:r w:rsidRPr="00C0205C">
        <w:rPr>
          <w:vertAlign w:val="superscript"/>
        </w:rPr>
        <w:t>th</w:t>
      </w:r>
      <w:r>
        <w:t xml:space="preserve"> of Every Month</w:t>
      </w:r>
      <w:bookmarkEnd w:id="1561"/>
    </w:p>
    <w:p w14:paraId="303C033D" w14:textId="3036D45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955026C" w14:textId="77777777" w:rsidR="00072324" w:rsidRDefault="00072324" w:rsidP="00072324">
      <w:pPr>
        <w:pStyle w:val="Heading3"/>
      </w:pPr>
      <w:bookmarkStart w:id="1562" w:name="_Toc448227584"/>
      <w:r>
        <w:t xml:space="preserve">April 24 / Pharamuthi 29: </w:t>
      </w:r>
      <w:r w:rsidR="00B52D77">
        <w:t xml:space="preserve">Also the </w:t>
      </w:r>
      <w:r>
        <w:t>Departure of St. Erastus the Apostle</w:t>
      </w:r>
      <w:bookmarkEnd w:id="1562"/>
    </w:p>
    <w:p w14:paraId="1D4A92BF" w14:textId="75BD0C4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0EC74FD" w14:textId="77777777" w:rsidR="00072324" w:rsidRDefault="00072324" w:rsidP="00072324">
      <w:pPr>
        <w:pStyle w:val="Heading3"/>
      </w:pPr>
      <w:bookmarkStart w:id="1563" w:name="_Ref434562195"/>
      <w:bookmarkStart w:id="1564" w:name="_Toc448227585"/>
      <w:r>
        <w:t>April 25 / Pharamuthi 30: Martyrdom of St. Mark the Evangelist</w:t>
      </w:r>
      <w:bookmarkEnd w:id="1563"/>
      <w:bookmarkEnd w:id="1564"/>
    </w:p>
    <w:p w14:paraId="1A50F251" w14:textId="77777777" w:rsidR="00072324" w:rsidRDefault="00B46E6E" w:rsidP="00072324">
      <w:pPr>
        <w:pStyle w:val="Heading4"/>
      </w:pPr>
      <w:bookmarkStart w:id="1565" w:name="_Ref434488936"/>
      <w:r>
        <w:t>Another</w:t>
      </w:r>
      <w:r w:rsidR="00072324">
        <w:t xml:space="preserve"> Doxology</w:t>
      </w:r>
      <w:r>
        <w:t xml:space="preserve"> of St. Mark</w:t>
      </w:r>
      <w:bookmarkEnd w:id="1565"/>
    </w:p>
    <w:p w14:paraId="2E6CD030" w14:textId="4EAE56B9" w:rsidR="00B46E6E" w:rsidRPr="00B46E6E" w:rsidRDefault="002409EF" w:rsidP="002409EF">
      <w:pPr>
        <w:pStyle w:val="Rubric"/>
      </w:pPr>
      <w:r>
        <w:t xml:space="preserve">See also </w:t>
      </w:r>
      <w:r>
        <w:fldChar w:fldCharType="begin"/>
      </w:r>
      <w:r>
        <w:instrText xml:space="preserve"> REF _Ref434488814 \h </w:instrText>
      </w:r>
      <w:r>
        <w:fldChar w:fldCharType="separate"/>
      </w:r>
      <w:r w:rsidR="000C7DE2">
        <w:t>The Doxology of St. Mark</w:t>
      </w:r>
      <w:r>
        <w:fldChar w:fldCharType="end"/>
      </w:r>
      <w:r>
        <w:t xml:space="preserve">, page </w:t>
      </w:r>
      <w:r>
        <w:fldChar w:fldCharType="begin"/>
      </w:r>
      <w:r>
        <w:instrText xml:space="preserve"> PAGEREF _Ref434488814 \h </w:instrText>
      </w:r>
      <w:r>
        <w:fldChar w:fldCharType="separate"/>
      </w:r>
      <w:r w:rsidR="000C7DE2">
        <w:rPr>
          <w:noProof/>
        </w:rPr>
        <w:t>608</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12AEC" w14:paraId="61B96F1D" w14:textId="77777777" w:rsidTr="00E12AEC">
        <w:trPr>
          <w:cantSplit/>
          <w:jc w:val="center"/>
        </w:trPr>
        <w:tc>
          <w:tcPr>
            <w:tcW w:w="288" w:type="dxa"/>
          </w:tcPr>
          <w:p w14:paraId="1F7B9536" w14:textId="77777777" w:rsidR="00E12AEC" w:rsidRDefault="00E12AEC" w:rsidP="00E12AEC">
            <w:pPr>
              <w:pStyle w:val="CopticCross"/>
            </w:pPr>
          </w:p>
        </w:tc>
        <w:tc>
          <w:tcPr>
            <w:tcW w:w="3960" w:type="dxa"/>
          </w:tcPr>
          <w:p w14:paraId="6317EEF0" w14:textId="77777777" w:rsidR="00E12AEC" w:rsidRDefault="00E12AEC" w:rsidP="00E12AEC">
            <w:pPr>
              <w:pStyle w:val="EngHang"/>
            </w:pPr>
            <w:r>
              <w:t>O Beholder of God, the Evangelist,</w:t>
            </w:r>
          </w:p>
          <w:p w14:paraId="2836617A" w14:textId="77777777" w:rsidR="00E12AEC" w:rsidRDefault="00E12AEC" w:rsidP="00E12AEC">
            <w:pPr>
              <w:pStyle w:val="EngHang"/>
            </w:pPr>
            <w:r>
              <w:t>Mark the Apostle,</w:t>
            </w:r>
          </w:p>
          <w:p w14:paraId="49465B90" w14:textId="77777777" w:rsidR="00E12AEC" w:rsidRDefault="00E12AEC" w:rsidP="00E12AEC">
            <w:pPr>
              <w:pStyle w:val="EngHang"/>
            </w:pPr>
            <w:r>
              <w:t>You bear three names</w:t>
            </w:r>
          </w:p>
          <w:p w14:paraId="2B337FC7" w14:textId="77777777" w:rsidR="00E12AEC" w:rsidRDefault="00E12AEC" w:rsidP="00C325FC">
            <w:pPr>
              <w:pStyle w:val="EngHangEnd"/>
              <w:tabs>
                <w:tab w:val="center" w:pos="1944"/>
              </w:tabs>
            </w:pPr>
            <w:r>
              <w:t>In heaven.</w:t>
            </w:r>
          </w:p>
        </w:tc>
        <w:tc>
          <w:tcPr>
            <w:tcW w:w="288" w:type="dxa"/>
          </w:tcPr>
          <w:p w14:paraId="71B9AE50" w14:textId="77777777" w:rsidR="00E12AEC" w:rsidRDefault="00E12AEC" w:rsidP="00E12AEC"/>
        </w:tc>
        <w:tc>
          <w:tcPr>
            <w:tcW w:w="288" w:type="dxa"/>
          </w:tcPr>
          <w:p w14:paraId="7B6115AA" w14:textId="77777777" w:rsidR="00E12AEC" w:rsidRDefault="00E12AEC" w:rsidP="00E12AEC">
            <w:pPr>
              <w:pStyle w:val="CopticCross"/>
            </w:pPr>
          </w:p>
        </w:tc>
        <w:tc>
          <w:tcPr>
            <w:tcW w:w="3960" w:type="dxa"/>
          </w:tcPr>
          <w:p w14:paraId="56891C75" w14:textId="77777777" w:rsidR="00E12AEC" w:rsidRDefault="00E12AEC" w:rsidP="00E12AEC">
            <w:pPr>
              <w:pStyle w:val="CopticVersemulti-line"/>
            </w:pPr>
            <w:r>
              <w:t>Ϣⲟⲙⲧ ⲛ̀ⲣⲁⲛ ⲉⲧϧⲉⲛ ⲛⲓⲫⲏⲟⲩⲓ̀:</w:t>
            </w:r>
          </w:p>
          <w:p w14:paraId="65159E87" w14:textId="77777777" w:rsidR="00E12AEC" w:rsidRDefault="00E12AEC" w:rsidP="00E12AEC">
            <w:pPr>
              <w:pStyle w:val="CopticVersemulti-line"/>
            </w:pPr>
            <w:r>
              <w:t>ⲛ̀ⲑⲟⲕ ⲁⲕⲉⲣⲫⲟⲣⲓⲛ ⲙ̀ⲙⲱⲟⲩ:</w:t>
            </w:r>
          </w:p>
          <w:p w14:paraId="096F7BB6" w14:textId="77777777" w:rsidR="00E12AEC" w:rsidRDefault="00E12AEC" w:rsidP="00E12AEC">
            <w:pPr>
              <w:pStyle w:val="CopticVersemulti-line"/>
            </w:pPr>
            <w:r>
              <w:t>ⲡⲓⲑⲉⲱⲣⲓⲙⲟⲥ ⲛ̀ⲉⲩⲁⲅⲅⲉⲗⲓⲥⲧⲏⲥ:</w:t>
            </w:r>
          </w:p>
          <w:p w14:paraId="14E9A05B" w14:textId="77777777" w:rsidR="00E12AEC" w:rsidRPr="00C35319" w:rsidRDefault="00E12AEC" w:rsidP="00E12AEC">
            <w:pPr>
              <w:pStyle w:val="CopticHangingVerse"/>
            </w:pPr>
            <w:r>
              <w:t>Ⲙⲁⲣⲕⲟⲥ ⲡⲓⲁ̀ⲡⲟⲥⲧⲟⲗⲟⲥ.</w:t>
            </w:r>
          </w:p>
        </w:tc>
      </w:tr>
      <w:tr w:rsidR="00E12AEC" w14:paraId="7B0C62E6" w14:textId="77777777" w:rsidTr="00E12AEC">
        <w:trPr>
          <w:cantSplit/>
          <w:jc w:val="center"/>
        </w:trPr>
        <w:tc>
          <w:tcPr>
            <w:tcW w:w="288" w:type="dxa"/>
          </w:tcPr>
          <w:p w14:paraId="21E8A43F" w14:textId="77777777" w:rsidR="00E12AEC" w:rsidRDefault="00E12AEC" w:rsidP="00E12AEC">
            <w:pPr>
              <w:pStyle w:val="CopticCross"/>
            </w:pPr>
            <w:r w:rsidRPr="00FB5ACB">
              <w:lastRenderedPageBreak/>
              <w:t>¿</w:t>
            </w:r>
          </w:p>
        </w:tc>
        <w:tc>
          <w:tcPr>
            <w:tcW w:w="3960" w:type="dxa"/>
          </w:tcPr>
          <w:p w14:paraId="74F1D043" w14:textId="77777777" w:rsidR="00E12AEC" w:rsidRDefault="00E12AEC" w:rsidP="00E12AEC">
            <w:pPr>
              <w:pStyle w:val="EngHang"/>
            </w:pPr>
            <w:r>
              <w:t>You wear three crowns,</w:t>
            </w:r>
          </w:p>
          <w:p w14:paraId="7BCF9033" w14:textId="77777777" w:rsidR="00E12AEC" w:rsidRDefault="00E12AEC" w:rsidP="00E12AEC">
            <w:pPr>
              <w:pStyle w:val="EngHang"/>
            </w:pPr>
            <w:r>
              <w:t>In the perfect Name of</w:t>
            </w:r>
          </w:p>
          <w:p w14:paraId="64DBEA17" w14:textId="77777777" w:rsidR="00E12AEC" w:rsidRDefault="00E12AEC" w:rsidP="00E12AEC">
            <w:pPr>
              <w:pStyle w:val="EngHang"/>
            </w:pPr>
            <w:r>
              <w:t>The Father, the Son</w:t>
            </w:r>
          </w:p>
          <w:p w14:paraId="63B04E0B" w14:textId="77777777" w:rsidR="00E12AEC" w:rsidRPr="00AB2F8A" w:rsidRDefault="00E12AEC" w:rsidP="00E12AEC">
            <w:pPr>
              <w:pStyle w:val="EngHangEnd"/>
            </w:pPr>
            <w:r>
              <w:t>And the Holy Spirit:</w:t>
            </w:r>
          </w:p>
        </w:tc>
        <w:tc>
          <w:tcPr>
            <w:tcW w:w="288" w:type="dxa"/>
          </w:tcPr>
          <w:p w14:paraId="7DAEE617" w14:textId="77777777" w:rsidR="00E12AEC" w:rsidRDefault="00E12AEC" w:rsidP="00E12AEC"/>
        </w:tc>
        <w:tc>
          <w:tcPr>
            <w:tcW w:w="288" w:type="dxa"/>
          </w:tcPr>
          <w:p w14:paraId="39BE085A" w14:textId="77777777" w:rsidR="00E12AEC" w:rsidRDefault="00E12AEC" w:rsidP="00E12AEC">
            <w:pPr>
              <w:pStyle w:val="CopticCross"/>
            </w:pPr>
            <w:r w:rsidRPr="00FB5ACB">
              <w:t>¿</w:t>
            </w:r>
          </w:p>
        </w:tc>
        <w:tc>
          <w:tcPr>
            <w:tcW w:w="3960" w:type="dxa"/>
          </w:tcPr>
          <w:p w14:paraId="4A53323F" w14:textId="77777777" w:rsidR="00E12AEC" w:rsidRDefault="00E12AEC" w:rsidP="00E12AEC">
            <w:pPr>
              <w:pStyle w:val="CopticVersemulti-line"/>
            </w:pPr>
            <w:r>
              <w:t>Ⲁⲕⲉⲣⲫⲟⲣⲓⲛ ⲙ̀ⲡⲓϣⲟⲙⲧ ⲛ̀ⲭ̀ⲗⲟⲙ:</w:t>
            </w:r>
          </w:p>
          <w:p w14:paraId="74BB74A6" w14:textId="77777777" w:rsidR="00E12AEC" w:rsidRDefault="00E12AEC" w:rsidP="00E12AEC">
            <w:pPr>
              <w:pStyle w:val="CopticVersemulti-line"/>
            </w:pPr>
            <w:r>
              <w:t>ⲡⲓϣⲟⲙⲧ ⲛ̀ⲣⲁⲛ ⲉⲧϫⲏⲕ ⲉ̀ⲃⲟⲗ:</w:t>
            </w:r>
          </w:p>
          <w:p w14:paraId="5676F55F" w14:textId="77777777" w:rsidR="00E12AEC" w:rsidRDefault="00E12AEC" w:rsidP="00E12AEC">
            <w:pPr>
              <w:pStyle w:val="CopticVersemulti-line"/>
            </w:pPr>
            <w:r>
              <w:t>ⲉ̀ⲧⲉ ⲫⲁⲓ ⲡⲉ Ⲫⲓⲱⲧ ⲛⲉ Ⲡϣⲏⲉⲣⲓ:</w:t>
            </w:r>
          </w:p>
          <w:p w14:paraId="2CB01B19" w14:textId="77777777" w:rsidR="00E12AEC" w:rsidRPr="00CF5919" w:rsidRDefault="00E12AEC" w:rsidP="00E12AEC">
            <w:pPr>
              <w:pStyle w:val="CopticHangingVerse"/>
            </w:pPr>
            <w:r>
              <w:t>ⲛⲉⲙ Ⲡⲓⲡ̀ⲛⲉⲩⲙⲁ ⲉⲑⲟⲩⲁⲃ.</w:t>
            </w:r>
          </w:p>
        </w:tc>
      </w:tr>
      <w:tr w:rsidR="00E12AEC" w14:paraId="379012FF" w14:textId="77777777" w:rsidTr="00E12AEC">
        <w:trPr>
          <w:cantSplit/>
          <w:jc w:val="center"/>
        </w:trPr>
        <w:tc>
          <w:tcPr>
            <w:tcW w:w="288" w:type="dxa"/>
          </w:tcPr>
          <w:p w14:paraId="253B0313" w14:textId="77777777" w:rsidR="00E12AEC" w:rsidRDefault="00E12AEC" w:rsidP="00E12AEC">
            <w:pPr>
              <w:pStyle w:val="CopticCross"/>
            </w:pPr>
          </w:p>
        </w:tc>
        <w:tc>
          <w:tcPr>
            <w:tcW w:w="3960" w:type="dxa"/>
          </w:tcPr>
          <w:p w14:paraId="63F1AA92" w14:textId="77777777" w:rsidR="00E12AEC" w:rsidRDefault="00E12AEC" w:rsidP="00E12AEC">
            <w:pPr>
              <w:pStyle w:val="EngHang"/>
            </w:pPr>
            <w:r>
              <w:t>You are an Apostle,</w:t>
            </w:r>
          </w:p>
          <w:p w14:paraId="4929857F" w14:textId="77777777" w:rsidR="00E12AEC" w:rsidRDefault="00E12AEC" w:rsidP="00E12AEC">
            <w:pPr>
              <w:pStyle w:val="EngHang"/>
            </w:pPr>
            <w:r>
              <w:t>You are a martyr,</w:t>
            </w:r>
          </w:p>
          <w:p w14:paraId="58F32689" w14:textId="77777777" w:rsidR="00E12AEC" w:rsidRDefault="00E12AEC" w:rsidP="00E12AEC">
            <w:pPr>
              <w:pStyle w:val="EngHang"/>
            </w:pPr>
            <w:r>
              <w:t>And you are the second</w:t>
            </w:r>
          </w:p>
          <w:p w14:paraId="031A47F7" w14:textId="77777777" w:rsidR="00E12AEC" w:rsidRPr="004B35B0" w:rsidRDefault="00E12AEC" w:rsidP="00E12AEC">
            <w:pPr>
              <w:pStyle w:val="EngHangEnd"/>
            </w:pPr>
            <w:r>
              <w:t>Elect Evangelist.</w:t>
            </w:r>
          </w:p>
        </w:tc>
        <w:tc>
          <w:tcPr>
            <w:tcW w:w="288" w:type="dxa"/>
          </w:tcPr>
          <w:p w14:paraId="22477B51" w14:textId="77777777" w:rsidR="00E12AEC" w:rsidRDefault="00E12AEC" w:rsidP="00E12AEC"/>
        </w:tc>
        <w:tc>
          <w:tcPr>
            <w:tcW w:w="288" w:type="dxa"/>
          </w:tcPr>
          <w:p w14:paraId="2B5288D4" w14:textId="77777777" w:rsidR="00E12AEC" w:rsidRDefault="00E12AEC" w:rsidP="00E12AEC">
            <w:pPr>
              <w:pStyle w:val="CopticCross"/>
            </w:pPr>
          </w:p>
        </w:tc>
        <w:tc>
          <w:tcPr>
            <w:tcW w:w="3960" w:type="dxa"/>
          </w:tcPr>
          <w:p w14:paraId="1857F28D" w14:textId="77777777" w:rsidR="00E12AEC" w:rsidRDefault="00E12AEC" w:rsidP="00E12AEC">
            <w:pPr>
              <w:pStyle w:val="CopticVersemulti-line"/>
            </w:pPr>
            <w:r>
              <w:t>Ⲛⲑⲟⲕ ⲟⲩⲁ̀ⲡⲟⲥⲧⲟⲗⲟⲥ:</w:t>
            </w:r>
          </w:p>
          <w:p w14:paraId="0100D448" w14:textId="77777777" w:rsidR="00E12AEC" w:rsidRDefault="00E12AEC" w:rsidP="00E12AEC">
            <w:pPr>
              <w:pStyle w:val="CopticVersemulti-line"/>
            </w:pPr>
            <w:r>
              <w:t>ⲛ̀ⲑⲟⲕ ⲟⲛ ⲟⲩⲙⲁⲣⲧⲩⲣⲟⲥ:</w:t>
            </w:r>
          </w:p>
          <w:p w14:paraId="17DC8575" w14:textId="77777777" w:rsidR="00E12AEC" w:rsidRDefault="00E12AEC" w:rsidP="00E12AEC">
            <w:pPr>
              <w:pStyle w:val="CopticVersemulti-line"/>
            </w:pPr>
            <w:r>
              <w:t>ⲛ̀ⲑⲟⲕ ⲟⲛ ⲡⲉ ⲛⲓⲙⲁϩ:</w:t>
            </w:r>
          </w:p>
          <w:p w14:paraId="01F88EEF" w14:textId="77777777" w:rsidR="00E12AEC" w:rsidRDefault="00E12AEC" w:rsidP="00E12AEC">
            <w:pPr>
              <w:pStyle w:val="CopticHangingVerse"/>
            </w:pPr>
            <w:r>
              <w:t>ⲥ̀ⲛⲁⲩ ⲛ̀ⲥⲱⲧⲡ ⲛ̀ⲉⲩⲁⲅⲅⲉⲗⲓⲥⲧⲏⲥ.</w:t>
            </w:r>
          </w:p>
        </w:tc>
      </w:tr>
      <w:tr w:rsidR="00E12AEC" w14:paraId="6BD325F9" w14:textId="77777777" w:rsidTr="00E12AEC">
        <w:trPr>
          <w:cantSplit/>
          <w:jc w:val="center"/>
        </w:trPr>
        <w:tc>
          <w:tcPr>
            <w:tcW w:w="288" w:type="dxa"/>
          </w:tcPr>
          <w:p w14:paraId="2D358A42" w14:textId="77777777" w:rsidR="00E12AEC" w:rsidRDefault="00E12AEC" w:rsidP="00E12AEC">
            <w:pPr>
              <w:pStyle w:val="CopticCross"/>
            </w:pPr>
            <w:r w:rsidRPr="00FB5ACB">
              <w:t>¿</w:t>
            </w:r>
          </w:p>
        </w:tc>
        <w:tc>
          <w:tcPr>
            <w:tcW w:w="3960" w:type="dxa"/>
          </w:tcPr>
          <w:p w14:paraId="7A05CEF4" w14:textId="77777777" w:rsidR="00E12AEC" w:rsidRDefault="00E12AEC" w:rsidP="00E12AEC">
            <w:pPr>
              <w:pStyle w:val="EngHang"/>
            </w:pPr>
            <w:r>
              <w:t>Your Apostolic compatriots</w:t>
            </w:r>
          </w:p>
          <w:p w14:paraId="4BE163B2" w14:textId="77777777" w:rsidR="00E12AEC" w:rsidRDefault="00E12AEC" w:rsidP="00E12AEC">
            <w:pPr>
              <w:pStyle w:val="EngHang"/>
            </w:pPr>
            <w:r>
              <w:t>Boast of you,</w:t>
            </w:r>
          </w:p>
          <w:p w14:paraId="20BA83A6" w14:textId="77777777" w:rsidR="00E12AEC" w:rsidRDefault="00E12AEC" w:rsidP="00E12AEC">
            <w:pPr>
              <w:pStyle w:val="EngHang"/>
            </w:pPr>
            <w:r>
              <w:t>For your words have reached</w:t>
            </w:r>
          </w:p>
          <w:p w14:paraId="2E5944EF" w14:textId="77777777" w:rsidR="00E12AEC" w:rsidRDefault="00E12AEC" w:rsidP="00E12AEC">
            <w:pPr>
              <w:pStyle w:val="EngHangEnd"/>
            </w:pPr>
            <w:r>
              <w:t>The ends of the world.</w:t>
            </w:r>
          </w:p>
        </w:tc>
        <w:tc>
          <w:tcPr>
            <w:tcW w:w="288" w:type="dxa"/>
          </w:tcPr>
          <w:p w14:paraId="31B63F32" w14:textId="77777777" w:rsidR="00E12AEC" w:rsidRDefault="00E12AEC" w:rsidP="00E12AEC"/>
        </w:tc>
        <w:tc>
          <w:tcPr>
            <w:tcW w:w="288" w:type="dxa"/>
          </w:tcPr>
          <w:p w14:paraId="37A327BF" w14:textId="77777777" w:rsidR="00E12AEC" w:rsidRDefault="00E12AEC" w:rsidP="00E12AEC">
            <w:pPr>
              <w:pStyle w:val="CopticCross"/>
            </w:pPr>
            <w:r w:rsidRPr="00FB5ACB">
              <w:t>¿</w:t>
            </w:r>
          </w:p>
        </w:tc>
        <w:tc>
          <w:tcPr>
            <w:tcW w:w="3960" w:type="dxa"/>
          </w:tcPr>
          <w:p w14:paraId="0938A847" w14:textId="77777777" w:rsidR="00E12AEC" w:rsidRDefault="00E12AEC" w:rsidP="00E12AEC">
            <w:pPr>
              <w:pStyle w:val="CopticVersemulti-line"/>
            </w:pPr>
            <w:r>
              <w:t>Ⲛⲉⲕⲕⲉϣ̀ⲫⲏⲣ ⲛ̀ⲁ̀ⲡⲟⲥⲧⲟⲗⲟⲥ:</w:t>
            </w:r>
          </w:p>
          <w:p w14:paraId="5D9C4FC2" w14:textId="77777777" w:rsidR="00E12AEC" w:rsidRDefault="00E12AEC" w:rsidP="00E12AEC">
            <w:pPr>
              <w:pStyle w:val="CopticVersemulti-line"/>
            </w:pPr>
            <w:r>
              <w:t>ⲥⲉϣⲟⲩϣⲟⲩ ⲙ̀ⲙⲱⲟⲩ ⲉ̀ϩ̀ⲣⲏⲓ ⲉ̀ϫⲱⲕ:</w:t>
            </w:r>
          </w:p>
          <w:p w14:paraId="50ACA682" w14:textId="77777777" w:rsidR="00E12AEC" w:rsidRDefault="00E12AEC" w:rsidP="00E12AEC">
            <w:pPr>
              <w:pStyle w:val="CopticVersemulti-line"/>
            </w:pPr>
            <w:r>
              <w:t>ⲟⲩⲟϩ ⲛⲉⲕⲥⲁϫⲓ ⲁⲩⲫⲟϩ:</w:t>
            </w:r>
          </w:p>
          <w:p w14:paraId="0A7CABB0" w14:textId="77777777" w:rsidR="00E12AEC" w:rsidRDefault="00E12AEC" w:rsidP="00E12AEC">
            <w:pPr>
              <w:pStyle w:val="CopticHangingVerse"/>
            </w:pPr>
            <w:r>
              <w:t>ϣⲁ ⲁⲩⲫⲣⲏϫⲥ ⲛ̀ϯⲟⲓⲕⲟⲙⲉⲛⲏ.</w:t>
            </w:r>
          </w:p>
        </w:tc>
      </w:tr>
      <w:tr w:rsidR="00E12AEC" w14:paraId="3BB1E18F" w14:textId="77777777" w:rsidTr="00E12AEC">
        <w:trPr>
          <w:cantSplit/>
          <w:jc w:val="center"/>
        </w:trPr>
        <w:tc>
          <w:tcPr>
            <w:tcW w:w="288" w:type="dxa"/>
          </w:tcPr>
          <w:p w14:paraId="1E64B3A6" w14:textId="77777777" w:rsidR="00E12AEC" w:rsidRDefault="00E12AEC" w:rsidP="00E12AEC">
            <w:pPr>
              <w:pStyle w:val="CopticCross"/>
            </w:pPr>
          </w:p>
        </w:tc>
        <w:tc>
          <w:tcPr>
            <w:tcW w:w="3960" w:type="dxa"/>
          </w:tcPr>
          <w:p w14:paraId="184CBA41" w14:textId="77777777" w:rsidR="00E12AEC" w:rsidRDefault="00E12AEC" w:rsidP="00E12AEC">
            <w:pPr>
              <w:pStyle w:val="EngHang"/>
            </w:pPr>
            <w:r>
              <w:t>You planted these words on earth,</w:t>
            </w:r>
          </w:p>
          <w:p w14:paraId="52920603" w14:textId="77777777" w:rsidR="00E12AEC" w:rsidRDefault="00E12AEC" w:rsidP="00E12AEC">
            <w:pPr>
              <w:pStyle w:val="EngHang"/>
            </w:pPr>
            <w:r>
              <w:t>And throughout Egypt,</w:t>
            </w:r>
          </w:p>
          <w:p w14:paraId="46FD75FC" w14:textId="77777777" w:rsidR="00E12AEC" w:rsidRDefault="00E12AEC" w:rsidP="00E12AEC">
            <w:pPr>
              <w:pStyle w:val="EngHang"/>
            </w:pPr>
            <w:r>
              <w:t>(Which takes pride in you),</w:t>
            </w:r>
          </w:p>
          <w:p w14:paraId="04A416AC" w14:textId="77777777" w:rsidR="00E12AEC" w:rsidRDefault="00E12AEC" w:rsidP="00E12AEC">
            <w:pPr>
              <w:pStyle w:val="EngHangEnd"/>
            </w:pPr>
            <w:r>
              <w:t>And they blossomed and bore fruit.</w:t>
            </w:r>
          </w:p>
        </w:tc>
        <w:tc>
          <w:tcPr>
            <w:tcW w:w="288" w:type="dxa"/>
          </w:tcPr>
          <w:p w14:paraId="26067AF6" w14:textId="77777777" w:rsidR="00E12AEC" w:rsidRDefault="00E12AEC" w:rsidP="00E12AEC"/>
        </w:tc>
        <w:tc>
          <w:tcPr>
            <w:tcW w:w="288" w:type="dxa"/>
          </w:tcPr>
          <w:p w14:paraId="61A7E4DD" w14:textId="77777777" w:rsidR="00E12AEC" w:rsidRDefault="00E12AEC" w:rsidP="00E12AEC">
            <w:pPr>
              <w:pStyle w:val="CopticCross"/>
            </w:pPr>
          </w:p>
        </w:tc>
        <w:tc>
          <w:tcPr>
            <w:tcW w:w="3960" w:type="dxa"/>
          </w:tcPr>
          <w:p w14:paraId="0103E6A7" w14:textId="77777777" w:rsidR="00E12AEC" w:rsidRDefault="00E12AEC" w:rsidP="00E12AEC">
            <w:pPr>
              <w:pStyle w:val="CopticVersemulti-line"/>
            </w:pPr>
            <w:r>
              <w:t>Ⲥⲉϣⲟⲩϣⲟⲩ ⲙ̀ⲙⲱⲟⲩ ⲛ̀ϧ̀ⲣⲏⲓ ⲛ̀ϭⲏⲧⲕ:</w:t>
            </w:r>
          </w:p>
          <w:p w14:paraId="0DB44B85" w14:textId="77777777" w:rsidR="00E12AEC" w:rsidRDefault="00E12AEC" w:rsidP="00E12AEC">
            <w:pPr>
              <w:pStyle w:val="CopticVersemulti-line"/>
            </w:pPr>
            <w:r>
              <w:t>ⲛ̀ϫⲉ ⲛⲏⲉⲧⲁⲕⲧⲟϫⲟⲩ ϩⲓϫⲉⲛ ⲡⲓⲕⲁϩⲓ:</w:t>
            </w:r>
          </w:p>
          <w:p w14:paraId="58C1DF4B" w14:textId="77777777" w:rsidR="00E12AEC" w:rsidRDefault="00E12AEC" w:rsidP="00E12AEC">
            <w:pPr>
              <w:pStyle w:val="CopticVersemulti-line"/>
            </w:pPr>
            <w:r>
              <w:t>ϧⲉⲛ ⲧ̀ⲭⲱⲣⲁ ⲧⲏⲣⲥ ⲛ̀Ⲭⲏⲙⲓ:</w:t>
            </w:r>
          </w:p>
          <w:p w14:paraId="20A02B82" w14:textId="77777777" w:rsidR="00E12AEC" w:rsidRDefault="00E12AEC" w:rsidP="00E12AEC">
            <w:pPr>
              <w:pStyle w:val="CopticHangingVerse"/>
            </w:pPr>
            <w:r>
              <w:t>ⲁⲩⲫⲓⲣⲓ ⲉ̀ⲃⲟⲗ ⲉⲩϯⲕⲁⲣⲡⲟⲥ.</w:t>
            </w:r>
          </w:p>
        </w:tc>
      </w:tr>
      <w:tr w:rsidR="00E12AEC" w14:paraId="02022DDD" w14:textId="77777777" w:rsidTr="00E12AEC">
        <w:trPr>
          <w:cantSplit/>
          <w:jc w:val="center"/>
        </w:trPr>
        <w:tc>
          <w:tcPr>
            <w:tcW w:w="288" w:type="dxa"/>
          </w:tcPr>
          <w:p w14:paraId="322701CB" w14:textId="77777777" w:rsidR="00E12AEC" w:rsidRDefault="00E12AEC" w:rsidP="00E12AEC">
            <w:pPr>
              <w:pStyle w:val="CopticCross"/>
            </w:pPr>
            <w:r w:rsidRPr="00FB5ACB">
              <w:t>¿</w:t>
            </w:r>
          </w:p>
        </w:tc>
        <w:tc>
          <w:tcPr>
            <w:tcW w:w="3960" w:type="dxa"/>
          </w:tcPr>
          <w:p w14:paraId="1D7C903B" w14:textId="77777777" w:rsidR="00E12AEC" w:rsidRDefault="00E12AEC" w:rsidP="00E12AEC">
            <w:pPr>
              <w:pStyle w:val="EngHang"/>
            </w:pPr>
            <w:r>
              <w:t>Pray to the Lord on our behalf,</w:t>
            </w:r>
          </w:p>
          <w:p w14:paraId="4EB5E5D9" w14:textId="77777777" w:rsidR="00E12AEC" w:rsidRDefault="00E12AEC" w:rsidP="00E12AEC">
            <w:pPr>
              <w:pStyle w:val="EngHang"/>
            </w:pPr>
            <w:r>
              <w:t>O Beholder of God, the Evangelist,</w:t>
            </w:r>
          </w:p>
          <w:p w14:paraId="333F9B70" w14:textId="77777777" w:rsidR="00E12AEC" w:rsidRDefault="00E12AEC" w:rsidP="00E12AEC">
            <w:pPr>
              <w:pStyle w:val="EngHang"/>
            </w:pPr>
            <w:r>
              <w:t>Mark the Apostle,</w:t>
            </w:r>
          </w:p>
          <w:p w14:paraId="2A3AD6DB" w14:textId="77777777" w:rsidR="00E12AEC" w:rsidRDefault="00E12AEC" w:rsidP="00E12AEC">
            <w:pPr>
              <w:pStyle w:val="EngHangEnd"/>
            </w:pPr>
            <w:r>
              <w:t>That He may forgive us our sins.</w:t>
            </w:r>
          </w:p>
        </w:tc>
        <w:tc>
          <w:tcPr>
            <w:tcW w:w="288" w:type="dxa"/>
          </w:tcPr>
          <w:p w14:paraId="2E5147C2" w14:textId="77777777" w:rsidR="00E12AEC" w:rsidRDefault="00E12AEC" w:rsidP="00E12AEC"/>
        </w:tc>
        <w:tc>
          <w:tcPr>
            <w:tcW w:w="288" w:type="dxa"/>
          </w:tcPr>
          <w:p w14:paraId="7F3A99CA" w14:textId="77777777" w:rsidR="00E12AEC" w:rsidRDefault="00E12AEC" w:rsidP="00E12AEC">
            <w:pPr>
              <w:pStyle w:val="CopticCross"/>
            </w:pPr>
            <w:r w:rsidRPr="00FB5ACB">
              <w:t>¿</w:t>
            </w:r>
          </w:p>
        </w:tc>
        <w:tc>
          <w:tcPr>
            <w:tcW w:w="3960" w:type="dxa"/>
          </w:tcPr>
          <w:p w14:paraId="062AE30E" w14:textId="77777777" w:rsidR="00E12AEC" w:rsidRDefault="00E12AEC" w:rsidP="00E12AEC">
            <w:pPr>
              <w:pStyle w:val="CopticVersemulti-line"/>
            </w:pPr>
            <w:r>
              <w:t>Ⲧⲱⲃϩ ⲙ̀Ⲡⲟ̄ⲥ̄ ⲉ̀ϩ̀ⲣⲏⲓ ⲉ̀ϫⲱⲛ:</w:t>
            </w:r>
          </w:p>
          <w:p w14:paraId="36554F8D" w14:textId="77777777" w:rsidR="00E12AEC" w:rsidRDefault="00E12AEC" w:rsidP="00E12AEC">
            <w:pPr>
              <w:pStyle w:val="CopticVersemulti-line"/>
            </w:pPr>
            <w:r>
              <w:t>ⲱ̀ ⲡⲓⲑⲉⲱⲣⲓⲙⲟⲥ ⲛ̀ⲉⲩⲁⲅⲅⲉⲗⲓⲥⲧⲏⲥ:</w:t>
            </w:r>
          </w:p>
          <w:p w14:paraId="01D9A84C" w14:textId="77777777" w:rsidR="00E12AEC" w:rsidRDefault="00E12AEC" w:rsidP="00E12AEC">
            <w:pPr>
              <w:pStyle w:val="CopticVersemulti-line"/>
            </w:pPr>
            <w:r>
              <w:t>Ⲙⲁⲣⲕⲟⲥ ⲡⲓⲁ̀ⲡⲟⲥⲧⲟⲗⲟⲥ:</w:t>
            </w:r>
          </w:p>
          <w:p w14:paraId="161A1772" w14:textId="77777777" w:rsidR="00E12AEC" w:rsidRDefault="00E12AEC" w:rsidP="00E12AEC">
            <w:pPr>
              <w:pStyle w:val="CopticHangingVerse"/>
            </w:pPr>
            <w:r>
              <w:t>ⲛ̀ⲧⲉⲫⲭⲁ ⲛⲉⲛⲛⲟⲃⲓ ⲛⲁⲛ ⲉ̀ⲃⲟⲗ.</w:t>
            </w:r>
          </w:p>
        </w:tc>
      </w:tr>
    </w:tbl>
    <w:p w14:paraId="28A6194E" w14:textId="77777777" w:rsidR="004C7925" w:rsidRDefault="004C7925" w:rsidP="004C7925">
      <w:pPr>
        <w:pStyle w:val="Heading3"/>
      </w:pPr>
      <w:bookmarkStart w:id="1566" w:name="_Toc448227586"/>
      <w:r>
        <w:t>April 26 / Pashons 1: Nativity of the Theotokos</w:t>
      </w:r>
      <w:bookmarkEnd w:id="1566"/>
    </w:p>
    <w:p w14:paraId="07258AA7" w14:textId="760C46B7" w:rsidR="004C7925" w:rsidRDefault="004C7925"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44CD75" w14:textId="77777777" w:rsidR="00160DE3" w:rsidRDefault="00160DE3" w:rsidP="00160DE3">
      <w:pPr>
        <w:pStyle w:val="Heading3"/>
      </w:pPr>
      <w:bookmarkStart w:id="1567" w:name="_Toc448227587"/>
      <w:r>
        <w:t>April 28 /</w:t>
      </w:r>
      <w:r w:rsidR="00F66BB3">
        <w:t xml:space="preserve"> Pashons 3: Departure of St. Jas</w:t>
      </w:r>
      <w:r>
        <w:t>on the Disciple</w:t>
      </w:r>
      <w:bookmarkEnd w:id="1567"/>
    </w:p>
    <w:p w14:paraId="588AE276" w14:textId="320C1CD5" w:rsidR="00191A26" w:rsidRDefault="00191A26" w:rsidP="00191A26">
      <w:pPr>
        <w:pStyle w:val="Rubric"/>
      </w:pPr>
      <w:bookmarkStart w:id="1568" w:name="_Toc410196215"/>
      <w:bookmarkStart w:id="1569" w:name="_Toc410196457"/>
      <w:bookmarkStart w:id="1570" w:name="_Toc410196959"/>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1EA45A" w14:textId="77777777" w:rsidR="00F66BB3" w:rsidRDefault="00F66BB3" w:rsidP="00F66BB3">
      <w:pPr>
        <w:pStyle w:val="Heading3"/>
      </w:pPr>
      <w:bookmarkStart w:id="1571" w:name="_Toc448227588"/>
      <w:r>
        <w:t>April 28 / Pashons 3: Also St. Theodore</w:t>
      </w:r>
      <w:r w:rsidR="00AF6F9B">
        <w:t xml:space="preserve"> the Disciple of St. Pachom</w:t>
      </w:r>
      <w:bookmarkEnd w:id="1571"/>
    </w:p>
    <w:p w14:paraId="29940895" w14:textId="77777777" w:rsidR="00F66BB3" w:rsidRDefault="00F66BB3" w:rsidP="00F66BB3">
      <w:pPr>
        <w:pStyle w:val="Rubric"/>
      </w:pPr>
      <w:r>
        <w:t>See May 9 / Pashons 14: St. Pachomius.</w:t>
      </w:r>
    </w:p>
    <w:p w14:paraId="2F1A0795" w14:textId="77777777" w:rsidR="00F66BB3" w:rsidRPr="00072324" w:rsidRDefault="00F66BB3" w:rsidP="00160DE3">
      <w:pPr>
        <w:pStyle w:val="Rubric"/>
      </w:pPr>
    </w:p>
    <w:p w14:paraId="14A1B599" w14:textId="77777777" w:rsidR="00495F1A" w:rsidRPr="00FB5E62" w:rsidRDefault="00FB5E62" w:rsidP="00495F1A">
      <w:pPr>
        <w:pStyle w:val="Heading2"/>
        <w:rPr>
          <w:rFonts w:ascii="Arial Unicode MS" w:eastAsia="Arial Unicode MS" w:hAnsi="Arial Unicode MS" w:cs="Arial Unicode MS"/>
          <w:lang w:val="en-US"/>
        </w:rPr>
      </w:pPr>
      <w:bookmarkStart w:id="1572" w:name="_Toc448696653"/>
      <w:bookmarkStart w:id="1573" w:name="May"/>
      <w:bookmarkEnd w:id="1550"/>
      <w:r>
        <w:lastRenderedPageBreak/>
        <w:t>May</w:t>
      </w:r>
      <w:r w:rsidR="00495F1A">
        <w:t xml:space="preserve"> or </w:t>
      </w:r>
      <w:bookmarkEnd w:id="1568"/>
      <w:bookmarkEnd w:id="1569"/>
      <w:bookmarkEnd w:id="1570"/>
      <w:r w:rsidRPr="00FB5E62">
        <w:rPr>
          <w:rFonts w:ascii="FreeSerifAvvaShenouda" w:eastAsia="Arial Unicode MS" w:hAnsi="FreeSerifAvvaShenouda" w:cs="FreeSerifAvvaShenouda"/>
          <w:lang w:val="en-US"/>
        </w:rPr>
        <w:t>Ⲡⲁϣⲁⲛⲥ</w:t>
      </w:r>
      <w:bookmarkEnd w:id="1572"/>
    </w:p>
    <w:bookmarkStart w:id="1574" w:name="_Ref434563583" w:displacedByCustomXml="next"/>
    <w:bookmarkStart w:id="1575" w:name="_Toc410196216" w:displacedByCustomXml="next"/>
    <w:bookmarkStart w:id="1576" w:name="_Toc410196458" w:displacedByCustomXml="next"/>
    <w:bookmarkStart w:id="1577" w:name="_Toc410196960" w:displacedByCustomXml="next"/>
    <w:sdt>
      <w:sdtPr>
        <w:id w:val="-252591667"/>
        <w:docPartObj>
          <w:docPartGallery w:val="Table of Contents"/>
          <w:docPartUnique/>
        </w:docPartObj>
      </w:sdtPr>
      <w:sdtEndPr>
        <w:rPr>
          <w:b/>
          <w:bCs/>
          <w:noProof/>
        </w:rPr>
      </w:sdtEndPr>
      <w:sdtContent>
        <w:p w14:paraId="0F4F800F" w14:textId="3BA2F29C"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May</w:instrText>
          </w:r>
          <w:r>
            <w:rPr>
              <w:noProof/>
            </w:rPr>
            <w:fldChar w:fldCharType="separate"/>
          </w:r>
          <w:hyperlink w:anchor="_Toc448227589" w:history="1">
            <w:r w:rsidR="00E35F1F" w:rsidRPr="00157D2E">
              <w:rPr>
                <w:rStyle w:val="Hyperlink"/>
                <w:noProof/>
              </w:rPr>
              <w:t>May 1 / Pashons 6: St. Macarius of Alexandria, the Presbyter</w:t>
            </w:r>
            <w:r w:rsidR="00E35F1F">
              <w:rPr>
                <w:noProof/>
                <w:webHidden/>
              </w:rPr>
              <w:tab/>
            </w:r>
            <w:r w:rsidR="00E35F1F">
              <w:rPr>
                <w:noProof/>
                <w:webHidden/>
              </w:rPr>
              <w:fldChar w:fldCharType="begin"/>
            </w:r>
            <w:r w:rsidR="00E35F1F">
              <w:rPr>
                <w:noProof/>
                <w:webHidden/>
              </w:rPr>
              <w:instrText xml:space="preserve"> PAGEREF _Toc448227589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77F0867A" w14:textId="02BC6714" w:rsidR="00E35F1F" w:rsidRDefault="00BF6550">
          <w:pPr>
            <w:pStyle w:val="TOC3"/>
            <w:tabs>
              <w:tab w:val="right" w:leader="dot" w:pos="8846"/>
            </w:tabs>
            <w:rPr>
              <w:rFonts w:asciiTheme="minorHAnsi" w:eastAsiaTheme="minorEastAsia" w:hAnsiTheme="minorHAnsi"/>
              <w:noProof/>
              <w:sz w:val="22"/>
              <w:lang w:val="en-US"/>
            </w:rPr>
          </w:pPr>
          <w:hyperlink w:anchor="_Toc448227590" w:history="1">
            <w:r w:rsidR="00E35F1F" w:rsidRPr="00157D2E">
              <w:rPr>
                <w:rStyle w:val="Hyperlink"/>
                <w:noProof/>
              </w:rPr>
              <w:t>May 2 / Pashons 7: St. Athanasius the Apostolic</w:t>
            </w:r>
            <w:r w:rsidR="00E35F1F">
              <w:rPr>
                <w:noProof/>
                <w:webHidden/>
              </w:rPr>
              <w:tab/>
            </w:r>
            <w:r w:rsidR="00E35F1F">
              <w:rPr>
                <w:noProof/>
                <w:webHidden/>
              </w:rPr>
              <w:fldChar w:fldCharType="begin"/>
            </w:r>
            <w:r w:rsidR="00E35F1F">
              <w:rPr>
                <w:noProof/>
                <w:webHidden/>
              </w:rPr>
              <w:instrText xml:space="preserve"> PAGEREF _Toc448227590 \h </w:instrText>
            </w:r>
            <w:r w:rsidR="00E35F1F">
              <w:rPr>
                <w:noProof/>
                <w:webHidden/>
              </w:rPr>
            </w:r>
            <w:r w:rsidR="00E35F1F">
              <w:rPr>
                <w:noProof/>
                <w:webHidden/>
              </w:rPr>
              <w:fldChar w:fldCharType="separate"/>
            </w:r>
            <w:r w:rsidR="000C7DE2">
              <w:rPr>
                <w:noProof/>
                <w:webHidden/>
              </w:rPr>
              <w:t>867</w:t>
            </w:r>
            <w:r w:rsidR="00E35F1F">
              <w:rPr>
                <w:noProof/>
                <w:webHidden/>
              </w:rPr>
              <w:fldChar w:fldCharType="end"/>
            </w:r>
          </w:hyperlink>
        </w:p>
        <w:p w14:paraId="6163FE04" w14:textId="5DA23847" w:rsidR="00E35F1F" w:rsidRDefault="00BF6550">
          <w:pPr>
            <w:pStyle w:val="TOC3"/>
            <w:tabs>
              <w:tab w:val="right" w:leader="dot" w:pos="8846"/>
            </w:tabs>
            <w:rPr>
              <w:rFonts w:asciiTheme="minorHAnsi" w:eastAsiaTheme="minorEastAsia" w:hAnsiTheme="minorHAnsi"/>
              <w:noProof/>
              <w:sz w:val="22"/>
              <w:lang w:val="en-US"/>
            </w:rPr>
          </w:pPr>
          <w:hyperlink w:anchor="_Toc448227591" w:history="1">
            <w:r w:rsidR="00E35F1F" w:rsidRPr="00157D2E">
              <w:rPr>
                <w:rStyle w:val="Hyperlink"/>
                <w:noProof/>
              </w:rPr>
              <w:t>May 7 / Pashons 12: Commemoration of Archangel Michael</w:t>
            </w:r>
            <w:r w:rsidR="00E35F1F">
              <w:rPr>
                <w:noProof/>
                <w:webHidden/>
              </w:rPr>
              <w:tab/>
            </w:r>
            <w:r w:rsidR="00E35F1F">
              <w:rPr>
                <w:noProof/>
                <w:webHidden/>
              </w:rPr>
              <w:fldChar w:fldCharType="begin"/>
            </w:r>
            <w:r w:rsidR="00E35F1F">
              <w:rPr>
                <w:noProof/>
                <w:webHidden/>
              </w:rPr>
              <w:instrText xml:space="preserve"> PAGEREF _Toc448227591 \h </w:instrText>
            </w:r>
            <w:r w:rsidR="00E35F1F">
              <w:rPr>
                <w:noProof/>
                <w:webHidden/>
              </w:rPr>
            </w:r>
            <w:r w:rsidR="00E35F1F">
              <w:rPr>
                <w:noProof/>
                <w:webHidden/>
              </w:rPr>
              <w:fldChar w:fldCharType="separate"/>
            </w:r>
            <w:r w:rsidR="000C7DE2">
              <w:rPr>
                <w:noProof/>
                <w:webHidden/>
              </w:rPr>
              <w:t>870</w:t>
            </w:r>
            <w:r w:rsidR="00E35F1F">
              <w:rPr>
                <w:noProof/>
                <w:webHidden/>
              </w:rPr>
              <w:fldChar w:fldCharType="end"/>
            </w:r>
          </w:hyperlink>
        </w:p>
        <w:p w14:paraId="5414B77E" w14:textId="03A02399" w:rsidR="00E35F1F" w:rsidRDefault="00BF6550">
          <w:pPr>
            <w:pStyle w:val="TOC3"/>
            <w:tabs>
              <w:tab w:val="right" w:leader="dot" w:pos="8846"/>
            </w:tabs>
            <w:rPr>
              <w:rFonts w:asciiTheme="minorHAnsi" w:eastAsiaTheme="minorEastAsia" w:hAnsiTheme="minorHAnsi"/>
              <w:noProof/>
              <w:sz w:val="22"/>
              <w:lang w:val="en-US"/>
            </w:rPr>
          </w:pPr>
          <w:hyperlink w:anchor="_Toc448227592" w:history="1">
            <w:r w:rsidR="00E35F1F" w:rsidRPr="00157D2E">
              <w:rPr>
                <w:rStyle w:val="Hyperlink"/>
                <w:noProof/>
              </w:rPr>
              <w:t>May 7 / Pashons 12: Also the Consecration of the Church of St. Demiana</w:t>
            </w:r>
            <w:r w:rsidR="00E35F1F">
              <w:rPr>
                <w:noProof/>
                <w:webHidden/>
              </w:rPr>
              <w:tab/>
            </w:r>
            <w:r w:rsidR="00E35F1F">
              <w:rPr>
                <w:noProof/>
                <w:webHidden/>
              </w:rPr>
              <w:fldChar w:fldCharType="begin"/>
            </w:r>
            <w:r w:rsidR="00E35F1F">
              <w:rPr>
                <w:noProof/>
                <w:webHidden/>
              </w:rPr>
              <w:instrText xml:space="preserve"> PAGEREF _Toc448227592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39D04706" w14:textId="71959C51" w:rsidR="00E35F1F" w:rsidRDefault="00BF6550">
          <w:pPr>
            <w:pStyle w:val="TOC3"/>
            <w:tabs>
              <w:tab w:val="right" w:leader="dot" w:pos="8846"/>
            </w:tabs>
            <w:rPr>
              <w:rFonts w:asciiTheme="minorHAnsi" w:eastAsiaTheme="minorEastAsia" w:hAnsiTheme="minorHAnsi"/>
              <w:noProof/>
              <w:sz w:val="22"/>
              <w:lang w:val="en-US"/>
            </w:rPr>
          </w:pPr>
          <w:hyperlink w:anchor="_Toc448227593" w:history="1">
            <w:r w:rsidR="00E35F1F" w:rsidRPr="00157D2E">
              <w:rPr>
                <w:rStyle w:val="Hyperlink"/>
                <w:noProof/>
              </w:rPr>
              <w:t>May 8 / Pashons 13 St. Junia of the Seventy Two Disciples</w:t>
            </w:r>
            <w:r w:rsidR="00E35F1F">
              <w:rPr>
                <w:noProof/>
                <w:webHidden/>
              </w:rPr>
              <w:tab/>
            </w:r>
            <w:r w:rsidR="00E35F1F">
              <w:rPr>
                <w:noProof/>
                <w:webHidden/>
              </w:rPr>
              <w:fldChar w:fldCharType="begin"/>
            </w:r>
            <w:r w:rsidR="00E35F1F">
              <w:rPr>
                <w:noProof/>
                <w:webHidden/>
              </w:rPr>
              <w:instrText xml:space="preserve"> PAGEREF _Toc448227593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06417A63" w14:textId="3164AFF8" w:rsidR="00E35F1F" w:rsidRDefault="00BF6550">
          <w:pPr>
            <w:pStyle w:val="TOC3"/>
            <w:tabs>
              <w:tab w:val="right" w:leader="dot" w:pos="8846"/>
            </w:tabs>
            <w:rPr>
              <w:rFonts w:asciiTheme="minorHAnsi" w:eastAsiaTheme="minorEastAsia" w:hAnsiTheme="minorHAnsi"/>
              <w:noProof/>
              <w:sz w:val="22"/>
              <w:lang w:val="en-US"/>
            </w:rPr>
          </w:pPr>
          <w:hyperlink w:anchor="_Toc448227594" w:history="1">
            <w:r w:rsidR="00E35F1F" w:rsidRPr="00157D2E">
              <w:rPr>
                <w:rStyle w:val="Hyperlink"/>
                <w:noProof/>
              </w:rPr>
              <w:t>May 8 / Pashons 13 Also St. Arsenius</w:t>
            </w:r>
            <w:r w:rsidR="00E35F1F">
              <w:rPr>
                <w:noProof/>
                <w:webHidden/>
              </w:rPr>
              <w:tab/>
            </w:r>
            <w:r w:rsidR="00E35F1F">
              <w:rPr>
                <w:noProof/>
                <w:webHidden/>
              </w:rPr>
              <w:fldChar w:fldCharType="begin"/>
            </w:r>
            <w:r w:rsidR="00E35F1F">
              <w:rPr>
                <w:noProof/>
                <w:webHidden/>
              </w:rPr>
              <w:instrText xml:space="preserve"> PAGEREF _Toc448227594 \h </w:instrText>
            </w:r>
            <w:r w:rsidR="00E35F1F">
              <w:rPr>
                <w:noProof/>
                <w:webHidden/>
              </w:rPr>
            </w:r>
            <w:r w:rsidR="00E35F1F">
              <w:rPr>
                <w:noProof/>
                <w:webHidden/>
              </w:rPr>
              <w:fldChar w:fldCharType="separate"/>
            </w:r>
            <w:r w:rsidR="000C7DE2">
              <w:rPr>
                <w:noProof/>
                <w:webHidden/>
              </w:rPr>
              <w:t>871</w:t>
            </w:r>
            <w:r w:rsidR="00E35F1F">
              <w:rPr>
                <w:noProof/>
                <w:webHidden/>
              </w:rPr>
              <w:fldChar w:fldCharType="end"/>
            </w:r>
          </w:hyperlink>
        </w:p>
        <w:p w14:paraId="1900ED34" w14:textId="14705EA2" w:rsidR="00E35F1F" w:rsidRDefault="00BF6550">
          <w:pPr>
            <w:pStyle w:val="TOC3"/>
            <w:tabs>
              <w:tab w:val="right" w:leader="dot" w:pos="8846"/>
            </w:tabs>
            <w:rPr>
              <w:rFonts w:asciiTheme="minorHAnsi" w:eastAsiaTheme="minorEastAsia" w:hAnsiTheme="minorHAnsi"/>
              <w:noProof/>
              <w:sz w:val="22"/>
              <w:lang w:val="en-US"/>
            </w:rPr>
          </w:pPr>
          <w:hyperlink w:anchor="_Toc448227595" w:history="1">
            <w:r w:rsidR="00E35F1F" w:rsidRPr="00157D2E">
              <w:rPr>
                <w:rStyle w:val="Hyperlink"/>
                <w:noProof/>
              </w:rPr>
              <w:t>May 9 / Pashons 14: St. Pachomius</w:t>
            </w:r>
            <w:r w:rsidR="00E35F1F">
              <w:rPr>
                <w:noProof/>
                <w:webHidden/>
              </w:rPr>
              <w:tab/>
            </w:r>
            <w:r w:rsidR="00E35F1F">
              <w:rPr>
                <w:noProof/>
                <w:webHidden/>
              </w:rPr>
              <w:fldChar w:fldCharType="begin"/>
            </w:r>
            <w:r w:rsidR="00E35F1F">
              <w:rPr>
                <w:noProof/>
                <w:webHidden/>
              </w:rPr>
              <w:instrText xml:space="preserve"> PAGEREF _Toc448227595 \h </w:instrText>
            </w:r>
            <w:r w:rsidR="00E35F1F">
              <w:rPr>
                <w:noProof/>
                <w:webHidden/>
              </w:rPr>
            </w:r>
            <w:r w:rsidR="00E35F1F">
              <w:rPr>
                <w:noProof/>
                <w:webHidden/>
              </w:rPr>
              <w:fldChar w:fldCharType="separate"/>
            </w:r>
            <w:r w:rsidR="000C7DE2">
              <w:rPr>
                <w:noProof/>
                <w:webHidden/>
              </w:rPr>
              <w:t>872</w:t>
            </w:r>
            <w:r w:rsidR="00E35F1F">
              <w:rPr>
                <w:noProof/>
                <w:webHidden/>
              </w:rPr>
              <w:fldChar w:fldCharType="end"/>
            </w:r>
          </w:hyperlink>
        </w:p>
        <w:p w14:paraId="53989112" w14:textId="1860C6E6" w:rsidR="00E35F1F" w:rsidRDefault="00BF6550">
          <w:pPr>
            <w:pStyle w:val="TOC3"/>
            <w:tabs>
              <w:tab w:val="right" w:leader="dot" w:pos="8846"/>
            </w:tabs>
            <w:rPr>
              <w:rFonts w:asciiTheme="minorHAnsi" w:eastAsiaTheme="minorEastAsia" w:hAnsiTheme="minorHAnsi"/>
              <w:noProof/>
              <w:sz w:val="22"/>
              <w:lang w:val="en-US"/>
            </w:rPr>
          </w:pPr>
          <w:hyperlink w:anchor="_Toc448227596" w:history="1">
            <w:r w:rsidR="00E35F1F" w:rsidRPr="00157D2E">
              <w:rPr>
                <w:rStyle w:val="Hyperlink"/>
                <w:noProof/>
              </w:rPr>
              <w:t>May 11 / Pashons 16: Commemoration of St. John the Evangelist</w:t>
            </w:r>
            <w:r w:rsidR="00E35F1F">
              <w:rPr>
                <w:noProof/>
                <w:webHidden/>
              </w:rPr>
              <w:tab/>
            </w:r>
            <w:r w:rsidR="00E35F1F">
              <w:rPr>
                <w:noProof/>
                <w:webHidden/>
              </w:rPr>
              <w:fldChar w:fldCharType="begin"/>
            </w:r>
            <w:r w:rsidR="00E35F1F">
              <w:rPr>
                <w:noProof/>
                <w:webHidden/>
              </w:rPr>
              <w:instrText xml:space="preserve"> PAGEREF _Toc448227596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1F024DB0" w14:textId="4B3D9F45" w:rsidR="00E35F1F" w:rsidRDefault="00BF6550">
          <w:pPr>
            <w:pStyle w:val="TOC3"/>
            <w:tabs>
              <w:tab w:val="right" w:leader="dot" w:pos="8846"/>
            </w:tabs>
            <w:rPr>
              <w:rFonts w:asciiTheme="minorHAnsi" w:eastAsiaTheme="minorEastAsia" w:hAnsiTheme="minorHAnsi"/>
              <w:noProof/>
              <w:sz w:val="22"/>
              <w:lang w:val="en-US"/>
            </w:rPr>
          </w:pPr>
          <w:hyperlink w:anchor="_Toc448227597" w:history="1">
            <w:r w:rsidR="00E35F1F" w:rsidRPr="00157D2E">
              <w:rPr>
                <w:rStyle w:val="Hyperlink"/>
                <w:noProof/>
              </w:rPr>
              <w:t>May 16 / Pashons 21: Commemoration of the Theotokos</w:t>
            </w:r>
            <w:r w:rsidR="00E35F1F">
              <w:rPr>
                <w:noProof/>
                <w:webHidden/>
              </w:rPr>
              <w:tab/>
            </w:r>
            <w:r w:rsidR="00E35F1F">
              <w:rPr>
                <w:noProof/>
                <w:webHidden/>
              </w:rPr>
              <w:fldChar w:fldCharType="begin"/>
            </w:r>
            <w:r w:rsidR="00E35F1F">
              <w:rPr>
                <w:noProof/>
                <w:webHidden/>
              </w:rPr>
              <w:instrText xml:space="preserve"> PAGEREF _Toc448227597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366B0CDD" w14:textId="14DD2FD6" w:rsidR="00E35F1F" w:rsidRDefault="00BF6550">
          <w:pPr>
            <w:pStyle w:val="TOC3"/>
            <w:tabs>
              <w:tab w:val="right" w:leader="dot" w:pos="8846"/>
            </w:tabs>
            <w:rPr>
              <w:rFonts w:asciiTheme="minorHAnsi" w:eastAsiaTheme="minorEastAsia" w:hAnsiTheme="minorHAnsi"/>
              <w:noProof/>
              <w:sz w:val="22"/>
              <w:lang w:val="en-US"/>
            </w:rPr>
          </w:pPr>
          <w:hyperlink w:anchor="_Toc448227598" w:history="1">
            <w:r w:rsidR="00E35F1F" w:rsidRPr="00157D2E">
              <w:rPr>
                <w:rStyle w:val="Hyperlink"/>
                <w:noProof/>
              </w:rPr>
              <w:t>May 17 / Pashons 22: Departure of St. Andronicus the Disciple</w:t>
            </w:r>
            <w:r w:rsidR="00E35F1F">
              <w:rPr>
                <w:noProof/>
                <w:webHidden/>
              </w:rPr>
              <w:tab/>
            </w:r>
            <w:r w:rsidR="00E35F1F">
              <w:rPr>
                <w:noProof/>
                <w:webHidden/>
              </w:rPr>
              <w:fldChar w:fldCharType="begin"/>
            </w:r>
            <w:r w:rsidR="00E35F1F">
              <w:rPr>
                <w:noProof/>
                <w:webHidden/>
              </w:rPr>
              <w:instrText xml:space="preserve"> PAGEREF _Toc448227598 \h </w:instrText>
            </w:r>
            <w:r w:rsidR="00E35F1F">
              <w:rPr>
                <w:noProof/>
                <w:webHidden/>
              </w:rPr>
            </w:r>
            <w:r w:rsidR="00E35F1F">
              <w:rPr>
                <w:noProof/>
                <w:webHidden/>
              </w:rPr>
              <w:fldChar w:fldCharType="separate"/>
            </w:r>
            <w:r w:rsidR="000C7DE2">
              <w:rPr>
                <w:noProof/>
                <w:webHidden/>
              </w:rPr>
              <w:t>873</w:t>
            </w:r>
            <w:r w:rsidR="00E35F1F">
              <w:rPr>
                <w:noProof/>
                <w:webHidden/>
              </w:rPr>
              <w:fldChar w:fldCharType="end"/>
            </w:r>
          </w:hyperlink>
        </w:p>
        <w:p w14:paraId="43D94F67" w14:textId="61D08187" w:rsidR="00E35F1F" w:rsidRDefault="00BF6550">
          <w:pPr>
            <w:pStyle w:val="TOC3"/>
            <w:tabs>
              <w:tab w:val="right" w:leader="dot" w:pos="8846"/>
            </w:tabs>
            <w:rPr>
              <w:rFonts w:asciiTheme="minorHAnsi" w:eastAsiaTheme="minorEastAsia" w:hAnsiTheme="minorHAnsi"/>
              <w:noProof/>
              <w:sz w:val="22"/>
              <w:lang w:val="en-US"/>
            </w:rPr>
          </w:pPr>
          <w:hyperlink w:anchor="_Toc448227599" w:history="1">
            <w:r w:rsidR="00E35F1F" w:rsidRPr="00157D2E">
              <w:rPr>
                <w:rStyle w:val="Hyperlink"/>
                <w:noProof/>
              </w:rPr>
              <w:t>May 19 / Pashons 24: The Entrance into Egypt</w:t>
            </w:r>
            <w:r w:rsidR="00E35F1F">
              <w:rPr>
                <w:noProof/>
                <w:webHidden/>
              </w:rPr>
              <w:tab/>
            </w:r>
            <w:r w:rsidR="00E35F1F">
              <w:rPr>
                <w:noProof/>
                <w:webHidden/>
              </w:rPr>
              <w:fldChar w:fldCharType="begin"/>
            </w:r>
            <w:r w:rsidR="00E35F1F">
              <w:rPr>
                <w:noProof/>
                <w:webHidden/>
              </w:rPr>
              <w:instrText xml:space="preserve"> PAGEREF _Toc448227599 \h </w:instrText>
            </w:r>
            <w:r w:rsidR="00E35F1F">
              <w:rPr>
                <w:noProof/>
                <w:webHidden/>
              </w:rPr>
            </w:r>
            <w:r w:rsidR="00E35F1F">
              <w:rPr>
                <w:noProof/>
                <w:webHidden/>
              </w:rPr>
              <w:fldChar w:fldCharType="separate"/>
            </w:r>
            <w:r w:rsidR="000C7DE2">
              <w:rPr>
                <w:noProof/>
                <w:webHidden/>
              </w:rPr>
              <w:t>874</w:t>
            </w:r>
            <w:r w:rsidR="00E35F1F">
              <w:rPr>
                <w:noProof/>
                <w:webHidden/>
              </w:rPr>
              <w:fldChar w:fldCharType="end"/>
            </w:r>
          </w:hyperlink>
        </w:p>
        <w:p w14:paraId="02C80973" w14:textId="5A50FA72" w:rsidR="00E35F1F" w:rsidRDefault="00BF6550">
          <w:pPr>
            <w:pStyle w:val="TOC3"/>
            <w:tabs>
              <w:tab w:val="right" w:leader="dot" w:pos="8846"/>
            </w:tabs>
            <w:rPr>
              <w:rFonts w:asciiTheme="minorHAnsi" w:eastAsiaTheme="minorEastAsia" w:hAnsiTheme="minorHAnsi"/>
              <w:noProof/>
              <w:sz w:val="22"/>
              <w:lang w:val="en-US"/>
            </w:rPr>
          </w:pPr>
          <w:hyperlink w:anchor="_Toc448227600" w:history="1">
            <w:r w:rsidR="00E35F1F" w:rsidRPr="00157D2E">
              <w:rPr>
                <w:rStyle w:val="Hyperlink"/>
                <w:noProof/>
              </w:rPr>
              <w:t>May 19 / Pashons 24: Also, St. Pashnouni, the Monk and Martyr</w:t>
            </w:r>
            <w:r w:rsidR="00E35F1F">
              <w:rPr>
                <w:noProof/>
                <w:webHidden/>
              </w:rPr>
              <w:tab/>
            </w:r>
            <w:r w:rsidR="00E35F1F">
              <w:rPr>
                <w:noProof/>
                <w:webHidden/>
              </w:rPr>
              <w:fldChar w:fldCharType="begin"/>
            </w:r>
            <w:r w:rsidR="00E35F1F">
              <w:rPr>
                <w:noProof/>
                <w:webHidden/>
              </w:rPr>
              <w:instrText xml:space="preserve"> PAGEREF _Toc448227600 \h </w:instrText>
            </w:r>
            <w:r w:rsidR="00E35F1F">
              <w:rPr>
                <w:noProof/>
                <w:webHidden/>
              </w:rPr>
            </w:r>
            <w:r w:rsidR="00E35F1F">
              <w:rPr>
                <w:noProof/>
                <w:webHidden/>
              </w:rPr>
              <w:fldChar w:fldCharType="separate"/>
            </w:r>
            <w:r w:rsidR="000C7DE2">
              <w:rPr>
                <w:noProof/>
                <w:webHidden/>
              </w:rPr>
              <w:t>882</w:t>
            </w:r>
            <w:r w:rsidR="00E35F1F">
              <w:rPr>
                <w:noProof/>
                <w:webHidden/>
              </w:rPr>
              <w:fldChar w:fldCharType="end"/>
            </w:r>
          </w:hyperlink>
        </w:p>
        <w:p w14:paraId="4F1F2AE3" w14:textId="1EE728AB" w:rsidR="00E35F1F" w:rsidRDefault="00BF6550">
          <w:pPr>
            <w:pStyle w:val="TOC3"/>
            <w:tabs>
              <w:tab w:val="right" w:leader="dot" w:pos="8846"/>
            </w:tabs>
            <w:rPr>
              <w:rFonts w:asciiTheme="minorHAnsi" w:eastAsiaTheme="minorEastAsia" w:hAnsiTheme="minorHAnsi"/>
              <w:noProof/>
              <w:sz w:val="22"/>
              <w:lang w:val="en-US"/>
            </w:rPr>
          </w:pPr>
          <w:hyperlink w:anchor="_Toc448227601" w:history="1">
            <w:r w:rsidR="00E35F1F" w:rsidRPr="00157D2E">
              <w:rPr>
                <w:rStyle w:val="Hyperlink"/>
                <w:noProof/>
              </w:rPr>
              <w:t>May 21 / Pashons 26: Martyrdom of St. Thomas the Apostle</w:t>
            </w:r>
            <w:r w:rsidR="00E35F1F">
              <w:rPr>
                <w:noProof/>
                <w:webHidden/>
              </w:rPr>
              <w:tab/>
            </w:r>
            <w:r w:rsidR="00E35F1F">
              <w:rPr>
                <w:noProof/>
                <w:webHidden/>
              </w:rPr>
              <w:fldChar w:fldCharType="begin"/>
            </w:r>
            <w:r w:rsidR="00E35F1F">
              <w:rPr>
                <w:noProof/>
                <w:webHidden/>
              </w:rPr>
              <w:instrText xml:space="preserve"> PAGEREF _Toc448227601 \h </w:instrText>
            </w:r>
            <w:r w:rsidR="00E35F1F">
              <w:rPr>
                <w:noProof/>
                <w:webHidden/>
              </w:rPr>
            </w:r>
            <w:r w:rsidR="00E35F1F">
              <w:rPr>
                <w:noProof/>
                <w:webHidden/>
              </w:rPr>
              <w:fldChar w:fldCharType="separate"/>
            </w:r>
            <w:r w:rsidR="000C7DE2">
              <w:rPr>
                <w:noProof/>
                <w:webHidden/>
              </w:rPr>
              <w:t>883</w:t>
            </w:r>
            <w:r w:rsidR="00E35F1F">
              <w:rPr>
                <w:noProof/>
                <w:webHidden/>
              </w:rPr>
              <w:fldChar w:fldCharType="end"/>
            </w:r>
          </w:hyperlink>
        </w:p>
        <w:p w14:paraId="79BD2373" w14:textId="6C514F49" w:rsidR="00E35F1F" w:rsidRDefault="00BF6550">
          <w:pPr>
            <w:pStyle w:val="TOC3"/>
            <w:tabs>
              <w:tab w:val="right" w:leader="dot" w:pos="8846"/>
            </w:tabs>
            <w:rPr>
              <w:rFonts w:asciiTheme="minorHAnsi" w:eastAsiaTheme="minorEastAsia" w:hAnsiTheme="minorHAnsi"/>
              <w:noProof/>
              <w:sz w:val="22"/>
              <w:lang w:val="en-US"/>
            </w:rPr>
          </w:pPr>
          <w:hyperlink w:anchor="_Toc448227602" w:history="1">
            <w:r w:rsidR="00E35F1F" w:rsidRPr="00157D2E">
              <w:rPr>
                <w:rStyle w:val="Hyperlink"/>
                <w:noProof/>
              </w:rPr>
              <w:t>May 22 / Pashons 27: St. Thomas the Anchorite</w:t>
            </w:r>
            <w:r w:rsidR="00E35F1F">
              <w:rPr>
                <w:noProof/>
                <w:webHidden/>
              </w:rPr>
              <w:tab/>
            </w:r>
            <w:r w:rsidR="00E35F1F">
              <w:rPr>
                <w:noProof/>
                <w:webHidden/>
              </w:rPr>
              <w:fldChar w:fldCharType="begin"/>
            </w:r>
            <w:r w:rsidR="00E35F1F">
              <w:rPr>
                <w:noProof/>
                <w:webHidden/>
              </w:rPr>
              <w:instrText xml:space="preserve"> PAGEREF _Toc448227602 \h </w:instrText>
            </w:r>
            <w:r w:rsidR="00E35F1F">
              <w:rPr>
                <w:noProof/>
                <w:webHidden/>
              </w:rPr>
            </w:r>
            <w:r w:rsidR="00E35F1F">
              <w:rPr>
                <w:noProof/>
                <w:webHidden/>
              </w:rPr>
              <w:fldChar w:fldCharType="separate"/>
            </w:r>
            <w:r w:rsidR="000C7DE2">
              <w:rPr>
                <w:noProof/>
                <w:webHidden/>
              </w:rPr>
              <w:t>884</w:t>
            </w:r>
            <w:r w:rsidR="00E35F1F">
              <w:rPr>
                <w:noProof/>
                <w:webHidden/>
              </w:rPr>
              <w:fldChar w:fldCharType="end"/>
            </w:r>
          </w:hyperlink>
        </w:p>
        <w:p w14:paraId="6805F394" w14:textId="03C48C0C" w:rsidR="00E35F1F" w:rsidRDefault="00BF6550">
          <w:pPr>
            <w:pStyle w:val="TOC3"/>
            <w:tabs>
              <w:tab w:val="right" w:leader="dot" w:pos="8846"/>
            </w:tabs>
            <w:rPr>
              <w:rFonts w:asciiTheme="minorHAnsi" w:eastAsiaTheme="minorEastAsia" w:hAnsiTheme="minorHAnsi"/>
              <w:noProof/>
              <w:sz w:val="22"/>
              <w:lang w:val="en-US"/>
            </w:rPr>
          </w:pPr>
          <w:hyperlink w:anchor="_Toc448227603" w:history="1">
            <w:r w:rsidR="00E35F1F" w:rsidRPr="00157D2E">
              <w:rPr>
                <w:rStyle w:val="Hyperlink"/>
                <w:noProof/>
              </w:rPr>
              <w:t>May 24 (25) / Pashons 29: Commemoration of the Annunciation, Nativity, and Resurrection on the 29</w:t>
            </w:r>
            <w:r w:rsidR="00E35F1F" w:rsidRPr="00157D2E">
              <w:rPr>
                <w:rStyle w:val="Hyperlink"/>
                <w:noProof/>
                <w:vertAlign w:val="superscript"/>
              </w:rPr>
              <w:t>th</w:t>
            </w:r>
            <w:r w:rsidR="00E35F1F" w:rsidRPr="00157D2E">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_Toc448227603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475E57E5" w14:textId="1860F04B" w:rsidR="00E35F1F" w:rsidRDefault="00BF6550">
          <w:pPr>
            <w:pStyle w:val="TOC3"/>
            <w:tabs>
              <w:tab w:val="right" w:leader="dot" w:pos="8846"/>
            </w:tabs>
            <w:rPr>
              <w:rFonts w:asciiTheme="minorHAnsi" w:eastAsiaTheme="minorEastAsia" w:hAnsiTheme="minorHAnsi"/>
              <w:noProof/>
              <w:sz w:val="22"/>
              <w:lang w:val="en-US"/>
            </w:rPr>
          </w:pPr>
          <w:hyperlink w:anchor="_Toc448227604" w:history="1">
            <w:r w:rsidR="00E35F1F" w:rsidRPr="00157D2E">
              <w:rPr>
                <w:rStyle w:val="Hyperlink"/>
                <w:noProof/>
              </w:rPr>
              <w:t>May 24 (25) / Pashons 29: Also St. Simeon the Stylite</w:t>
            </w:r>
            <w:r w:rsidR="00E35F1F">
              <w:rPr>
                <w:noProof/>
                <w:webHidden/>
              </w:rPr>
              <w:tab/>
            </w:r>
            <w:r w:rsidR="00E35F1F">
              <w:rPr>
                <w:noProof/>
                <w:webHidden/>
              </w:rPr>
              <w:fldChar w:fldCharType="begin"/>
            </w:r>
            <w:r w:rsidR="00E35F1F">
              <w:rPr>
                <w:noProof/>
                <w:webHidden/>
              </w:rPr>
              <w:instrText xml:space="preserve"> PAGEREF _Toc448227604 \h </w:instrText>
            </w:r>
            <w:r w:rsidR="00E35F1F">
              <w:rPr>
                <w:noProof/>
                <w:webHidden/>
              </w:rPr>
            </w:r>
            <w:r w:rsidR="00E35F1F">
              <w:rPr>
                <w:noProof/>
                <w:webHidden/>
              </w:rPr>
              <w:fldChar w:fldCharType="separate"/>
            </w:r>
            <w:r w:rsidR="000C7DE2">
              <w:rPr>
                <w:noProof/>
                <w:webHidden/>
              </w:rPr>
              <w:t>885</w:t>
            </w:r>
            <w:r w:rsidR="00E35F1F">
              <w:rPr>
                <w:noProof/>
                <w:webHidden/>
              </w:rPr>
              <w:fldChar w:fldCharType="end"/>
            </w:r>
          </w:hyperlink>
        </w:p>
        <w:p w14:paraId="095ED1F3" w14:textId="44A4D7F1" w:rsidR="00E35F1F" w:rsidRDefault="00BF6550">
          <w:pPr>
            <w:pStyle w:val="TOC3"/>
            <w:tabs>
              <w:tab w:val="right" w:leader="dot" w:pos="8846"/>
            </w:tabs>
            <w:rPr>
              <w:rFonts w:asciiTheme="minorHAnsi" w:eastAsiaTheme="minorEastAsia" w:hAnsiTheme="minorHAnsi"/>
              <w:noProof/>
              <w:sz w:val="22"/>
              <w:lang w:val="en-US"/>
            </w:rPr>
          </w:pPr>
          <w:hyperlink w:anchor="_Toc448227605" w:history="1">
            <w:r w:rsidR="00E35F1F" w:rsidRPr="00157D2E">
              <w:rPr>
                <w:rStyle w:val="Hyperlink"/>
                <w:noProof/>
              </w:rPr>
              <w:t>May 25 / Pashons 30: Departure of St. Fournous the Disciple</w:t>
            </w:r>
            <w:r w:rsidR="00E35F1F">
              <w:rPr>
                <w:noProof/>
                <w:webHidden/>
              </w:rPr>
              <w:tab/>
            </w:r>
            <w:r w:rsidR="00E35F1F">
              <w:rPr>
                <w:noProof/>
                <w:webHidden/>
              </w:rPr>
              <w:fldChar w:fldCharType="begin"/>
            </w:r>
            <w:r w:rsidR="00E35F1F">
              <w:rPr>
                <w:noProof/>
                <w:webHidden/>
              </w:rPr>
              <w:instrText xml:space="preserve"> PAGEREF _Toc448227605 \h </w:instrText>
            </w:r>
            <w:r w:rsidR="00E35F1F">
              <w:rPr>
                <w:noProof/>
                <w:webHidden/>
              </w:rPr>
            </w:r>
            <w:r w:rsidR="00E35F1F">
              <w:rPr>
                <w:noProof/>
                <w:webHidden/>
              </w:rPr>
              <w:fldChar w:fldCharType="separate"/>
            </w:r>
            <w:r w:rsidR="000C7DE2">
              <w:rPr>
                <w:noProof/>
                <w:webHidden/>
              </w:rPr>
              <w:t>886</w:t>
            </w:r>
            <w:r w:rsidR="00E35F1F">
              <w:rPr>
                <w:noProof/>
                <w:webHidden/>
              </w:rPr>
              <w:fldChar w:fldCharType="end"/>
            </w:r>
          </w:hyperlink>
        </w:p>
        <w:p w14:paraId="15A8FE05" w14:textId="40C8C2BC" w:rsidR="00E35F1F" w:rsidRDefault="00BF6550">
          <w:pPr>
            <w:pStyle w:val="TOC3"/>
            <w:tabs>
              <w:tab w:val="right" w:leader="dot" w:pos="8846"/>
            </w:tabs>
            <w:rPr>
              <w:rFonts w:asciiTheme="minorHAnsi" w:eastAsiaTheme="minorEastAsia" w:hAnsiTheme="minorHAnsi"/>
              <w:noProof/>
              <w:sz w:val="22"/>
              <w:lang w:val="en-US"/>
            </w:rPr>
          </w:pPr>
          <w:hyperlink w:anchor="_Toc448227606" w:history="1">
            <w:r w:rsidR="00E35F1F" w:rsidRPr="00157D2E">
              <w:rPr>
                <w:rStyle w:val="Hyperlink"/>
                <w:noProof/>
              </w:rPr>
              <w:t>May 27 / Paoni 2: St. Commemoration of the Appearance of the Bodies of St. John the Baptist and Elisha the Prophet</w:t>
            </w:r>
            <w:r w:rsidR="00E35F1F">
              <w:rPr>
                <w:noProof/>
                <w:webHidden/>
              </w:rPr>
              <w:tab/>
            </w:r>
            <w:r w:rsidR="00E35F1F">
              <w:rPr>
                <w:noProof/>
                <w:webHidden/>
              </w:rPr>
              <w:fldChar w:fldCharType="begin"/>
            </w:r>
            <w:r w:rsidR="00E35F1F">
              <w:rPr>
                <w:noProof/>
                <w:webHidden/>
              </w:rPr>
              <w:instrText xml:space="preserve"> PAGEREF _Toc448227606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F25B5C6" w14:textId="622ACDBA" w:rsidR="00E35F1F" w:rsidRDefault="00BF6550">
          <w:pPr>
            <w:pStyle w:val="TOC3"/>
            <w:tabs>
              <w:tab w:val="right" w:leader="dot" w:pos="8846"/>
            </w:tabs>
            <w:rPr>
              <w:rFonts w:asciiTheme="minorHAnsi" w:eastAsiaTheme="minorEastAsia" w:hAnsiTheme="minorHAnsi"/>
              <w:noProof/>
              <w:sz w:val="22"/>
              <w:lang w:val="en-US"/>
            </w:rPr>
          </w:pPr>
          <w:hyperlink w:anchor="_Toc448227607" w:history="1">
            <w:r w:rsidR="00E35F1F" w:rsidRPr="00157D2E">
              <w:rPr>
                <w:rStyle w:val="Hyperlink"/>
                <w:noProof/>
              </w:rPr>
              <w:t>May 28 / Paoni 3: Consecration of St. George’s Church</w:t>
            </w:r>
            <w:r w:rsidR="00E35F1F">
              <w:rPr>
                <w:noProof/>
                <w:webHidden/>
              </w:rPr>
              <w:tab/>
            </w:r>
            <w:r w:rsidR="00E35F1F">
              <w:rPr>
                <w:noProof/>
                <w:webHidden/>
              </w:rPr>
              <w:fldChar w:fldCharType="begin"/>
            </w:r>
            <w:r w:rsidR="00E35F1F">
              <w:rPr>
                <w:noProof/>
                <w:webHidden/>
              </w:rPr>
              <w:instrText xml:space="preserve"> PAGEREF _Toc448227607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34BB29FF" w14:textId="2468B6C9" w:rsidR="00E35F1F" w:rsidRDefault="00BF6550">
          <w:pPr>
            <w:pStyle w:val="TOC3"/>
            <w:tabs>
              <w:tab w:val="right" w:leader="dot" w:pos="8846"/>
            </w:tabs>
            <w:rPr>
              <w:rFonts w:asciiTheme="minorHAnsi" w:eastAsiaTheme="minorEastAsia" w:hAnsiTheme="minorHAnsi"/>
              <w:noProof/>
              <w:sz w:val="22"/>
              <w:lang w:val="en-US"/>
            </w:rPr>
          </w:pPr>
          <w:hyperlink w:anchor="_Toc448227608" w:history="1">
            <w:r w:rsidR="00E35F1F" w:rsidRPr="00157D2E">
              <w:rPr>
                <w:rStyle w:val="Hyperlink"/>
                <w:noProof/>
              </w:rPr>
              <w:t>May 28 / Paoni 3: Also St. Abraam of Fayyoum</w:t>
            </w:r>
            <w:r w:rsidR="00E35F1F">
              <w:rPr>
                <w:noProof/>
                <w:webHidden/>
              </w:rPr>
              <w:tab/>
            </w:r>
            <w:r w:rsidR="00E35F1F">
              <w:rPr>
                <w:noProof/>
                <w:webHidden/>
              </w:rPr>
              <w:fldChar w:fldCharType="begin"/>
            </w:r>
            <w:r w:rsidR="00E35F1F">
              <w:rPr>
                <w:noProof/>
                <w:webHidden/>
              </w:rPr>
              <w:instrText xml:space="preserve"> PAGEREF _Toc448227608 \h </w:instrText>
            </w:r>
            <w:r w:rsidR="00E35F1F">
              <w:rPr>
                <w:noProof/>
                <w:webHidden/>
              </w:rPr>
            </w:r>
            <w:r w:rsidR="00E35F1F">
              <w:rPr>
                <w:noProof/>
                <w:webHidden/>
              </w:rPr>
              <w:fldChar w:fldCharType="separate"/>
            </w:r>
            <w:r w:rsidR="000C7DE2">
              <w:rPr>
                <w:noProof/>
                <w:webHidden/>
              </w:rPr>
              <w:t>887</w:t>
            </w:r>
            <w:r w:rsidR="00E35F1F">
              <w:rPr>
                <w:noProof/>
                <w:webHidden/>
              </w:rPr>
              <w:fldChar w:fldCharType="end"/>
            </w:r>
          </w:hyperlink>
        </w:p>
        <w:p w14:paraId="0B46F6E7" w14:textId="042CC147" w:rsidR="00E35F1F" w:rsidRDefault="00BF6550">
          <w:pPr>
            <w:pStyle w:val="TOC3"/>
            <w:tabs>
              <w:tab w:val="right" w:leader="dot" w:pos="8846"/>
            </w:tabs>
            <w:rPr>
              <w:rFonts w:asciiTheme="minorHAnsi" w:eastAsiaTheme="minorEastAsia" w:hAnsiTheme="minorHAnsi"/>
              <w:noProof/>
              <w:sz w:val="22"/>
              <w:lang w:val="en-US"/>
            </w:rPr>
          </w:pPr>
          <w:hyperlink w:anchor="_Toc448227609" w:history="1">
            <w:r w:rsidR="00E35F1F" w:rsidRPr="00157D2E">
              <w:rPr>
                <w:rStyle w:val="Hyperlink"/>
                <w:noProof/>
              </w:rPr>
              <w:t>May 30 / Paoni 5: Consecration of the Church of St. Victor</w:t>
            </w:r>
            <w:r w:rsidR="00E35F1F">
              <w:rPr>
                <w:noProof/>
                <w:webHidden/>
              </w:rPr>
              <w:tab/>
            </w:r>
            <w:r w:rsidR="00E35F1F">
              <w:rPr>
                <w:noProof/>
                <w:webHidden/>
              </w:rPr>
              <w:fldChar w:fldCharType="begin"/>
            </w:r>
            <w:r w:rsidR="00E35F1F">
              <w:rPr>
                <w:noProof/>
                <w:webHidden/>
              </w:rPr>
              <w:instrText xml:space="preserve"> PAGEREF _Toc448227609 \h </w:instrText>
            </w:r>
            <w:r w:rsidR="00E35F1F">
              <w:rPr>
                <w:noProof/>
                <w:webHidden/>
              </w:rPr>
            </w:r>
            <w:r w:rsidR="00E35F1F">
              <w:rPr>
                <w:noProof/>
                <w:webHidden/>
              </w:rPr>
              <w:fldChar w:fldCharType="separate"/>
            </w:r>
            <w:r w:rsidR="000C7DE2">
              <w:rPr>
                <w:noProof/>
                <w:webHidden/>
              </w:rPr>
              <w:t>888</w:t>
            </w:r>
            <w:r w:rsidR="00E35F1F">
              <w:rPr>
                <w:noProof/>
                <w:webHidden/>
              </w:rPr>
              <w:fldChar w:fldCharType="end"/>
            </w:r>
          </w:hyperlink>
        </w:p>
        <w:p w14:paraId="69157D6B" w14:textId="0B3BC70A" w:rsidR="009E261C" w:rsidRDefault="009E261C" w:rsidP="009E261C">
          <w:r>
            <w:rPr>
              <w:b/>
              <w:bCs/>
              <w:noProof/>
            </w:rPr>
            <w:fldChar w:fldCharType="end"/>
          </w:r>
        </w:p>
      </w:sdtContent>
    </w:sdt>
    <w:p w14:paraId="1AC07996" w14:textId="77777777" w:rsidR="00137929" w:rsidRDefault="00137929" w:rsidP="00137929">
      <w:pPr>
        <w:pStyle w:val="Heading3"/>
      </w:pPr>
      <w:bookmarkStart w:id="1578" w:name="_Ref436250616"/>
      <w:bookmarkStart w:id="1579" w:name="_Toc448227589"/>
      <w:r>
        <w:lastRenderedPageBreak/>
        <w:t>May 1 / Pashons 6: St. Macarius of Alexandria, the Presbyter</w:t>
      </w:r>
      <w:bookmarkEnd w:id="1574"/>
      <w:bookmarkEnd w:id="1578"/>
      <w:bookmarkEnd w:id="1579"/>
    </w:p>
    <w:p w14:paraId="65054283" w14:textId="77777777" w:rsidR="00137929" w:rsidRDefault="00137929" w:rsidP="00137929">
      <w:pPr>
        <w:pStyle w:val="Heading4"/>
      </w:pPr>
      <w:bookmarkStart w:id="1580" w:name="_Ref434490596"/>
      <w:r>
        <w:t>The Doxology</w:t>
      </w:r>
      <w:r w:rsidR="00B46E6E">
        <w:t xml:space="preserve"> for St. Macarius of Alexandria, the Presbyter</w:t>
      </w:r>
      <w:bookmarkEnd w:id="158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37929" w14:paraId="153C89F2" w14:textId="77777777" w:rsidTr="00220DFD">
        <w:trPr>
          <w:cantSplit/>
          <w:jc w:val="center"/>
        </w:trPr>
        <w:tc>
          <w:tcPr>
            <w:tcW w:w="288" w:type="dxa"/>
          </w:tcPr>
          <w:p w14:paraId="15D57F53" w14:textId="77777777" w:rsidR="00137929" w:rsidRDefault="00137929" w:rsidP="00220DFD">
            <w:pPr>
              <w:pStyle w:val="CopticCross"/>
            </w:pPr>
          </w:p>
        </w:tc>
        <w:tc>
          <w:tcPr>
            <w:tcW w:w="3960" w:type="dxa"/>
          </w:tcPr>
          <w:p w14:paraId="3A823D90" w14:textId="77777777" w:rsidR="00137929" w:rsidRDefault="00137929" w:rsidP="00137929">
            <w:pPr>
              <w:pStyle w:val="EngHang"/>
            </w:pPr>
            <w:r>
              <w:t>The dark caves</w:t>
            </w:r>
          </w:p>
          <w:p w14:paraId="31808FCF" w14:textId="77777777" w:rsidR="00137929" w:rsidRDefault="00137929" w:rsidP="00137929">
            <w:pPr>
              <w:pStyle w:val="EngHang"/>
            </w:pPr>
            <w:r>
              <w:t>In which you dwelt</w:t>
            </w:r>
          </w:p>
          <w:p w14:paraId="2C19D184" w14:textId="77777777" w:rsidR="00137929" w:rsidRDefault="00137929" w:rsidP="00137929">
            <w:pPr>
              <w:pStyle w:val="EngHang"/>
            </w:pPr>
            <w:r>
              <w:t>Testify in truth of you,</w:t>
            </w:r>
          </w:p>
          <w:p w14:paraId="75877C35" w14:textId="77777777" w:rsidR="00137929" w:rsidRDefault="00137929" w:rsidP="00137929">
            <w:pPr>
              <w:pStyle w:val="EngHangEnd"/>
            </w:pPr>
            <w:r>
              <w:t>Abba Macarius the presbyter:</w:t>
            </w:r>
          </w:p>
        </w:tc>
        <w:tc>
          <w:tcPr>
            <w:tcW w:w="288" w:type="dxa"/>
          </w:tcPr>
          <w:p w14:paraId="69B4F37D" w14:textId="77777777" w:rsidR="00137929" w:rsidRDefault="00137929" w:rsidP="00220DFD"/>
        </w:tc>
        <w:tc>
          <w:tcPr>
            <w:tcW w:w="288" w:type="dxa"/>
          </w:tcPr>
          <w:p w14:paraId="5DEDF486" w14:textId="77777777" w:rsidR="00137929" w:rsidRDefault="00137929" w:rsidP="00220DFD">
            <w:pPr>
              <w:pStyle w:val="CopticCross"/>
            </w:pPr>
          </w:p>
        </w:tc>
        <w:tc>
          <w:tcPr>
            <w:tcW w:w="3960" w:type="dxa"/>
          </w:tcPr>
          <w:p w14:paraId="0CCAAB06" w14:textId="77777777" w:rsidR="00137929" w:rsidRDefault="00137929" w:rsidP="00137929">
            <w:pPr>
              <w:pStyle w:val="CopticVersemulti-line"/>
            </w:pPr>
            <w:r>
              <w:t>Ⲥⲉⲉⲣⲙⲉⲑⲣⲉ ϧⲁⲣⲟⲕ ϧⲉⲛ ⲟⲩⲙⲉⲑⲙⲏⲓ:</w:t>
            </w:r>
          </w:p>
          <w:p w14:paraId="560FBFB3" w14:textId="77777777" w:rsidR="00137929" w:rsidRDefault="00137929" w:rsidP="00137929">
            <w:pPr>
              <w:pStyle w:val="CopticVersemulti-line"/>
            </w:pPr>
            <w:r>
              <w:t>ⲛ̀ϫⲉ ⲛⲓⲥ̀ⲡⲏⲗⲉⲟⲛ ⲛ̀ⲭⲁⲕⲓ:</w:t>
            </w:r>
          </w:p>
          <w:p w14:paraId="353A0A8C" w14:textId="77777777" w:rsidR="00137929" w:rsidRDefault="00137929" w:rsidP="00137929">
            <w:pPr>
              <w:pStyle w:val="CopticVersemulti-line"/>
            </w:pPr>
            <w:r>
              <w:t>ⲉ̀ⲧⲁⲕϣⲱⲡⲓ ⲛ̀ϧ̀ⲣⲏⲓ ⲛ̀ϧⲏⲧⲟⲩ:</w:t>
            </w:r>
          </w:p>
          <w:p w14:paraId="0EB37281" w14:textId="77777777" w:rsidR="00137929" w:rsidRPr="00C35319" w:rsidRDefault="00137929" w:rsidP="00137929">
            <w:pPr>
              <w:pStyle w:val="CopticHangingVerse"/>
            </w:pPr>
            <w:r>
              <w:t>ⲁⲃⲃⲁ Ⲙⲁⲕⲁⲣⲓ ⲡⲓⲡ̀ⲣⲉⲥⲃⲩⲧⲉⲣⲟⲥ.</w:t>
            </w:r>
          </w:p>
        </w:tc>
      </w:tr>
      <w:tr w:rsidR="00137929" w14:paraId="76225C6F" w14:textId="77777777" w:rsidTr="00220DFD">
        <w:trPr>
          <w:cantSplit/>
          <w:jc w:val="center"/>
        </w:trPr>
        <w:tc>
          <w:tcPr>
            <w:tcW w:w="288" w:type="dxa"/>
          </w:tcPr>
          <w:p w14:paraId="4E84BC8A" w14:textId="77777777" w:rsidR="00137929" w:rsidRDefault="00137929" w:rsidP="00220DFD">
            <w:pPr>
              <w:pStyle w:val="CopticCross"/>
            </w:pPr>
            <w:r w:rsidRPr="00FB5ACB">
              <w:t>¿</w:t>
            </w:r>
          </w:p>
        </w:tc>
        <w:tc>
          <w:tcPr>
            <w:tcW w:w="3960" w:type="dxa"/>
          </w:tcPr>
          <w:p w14:paraId="5541D9BE" w14:textId="77777777" w:rsidR="00137929" w:rsidRDefault="00137929" w:rsidP="00137929">
            <w:pPr>
              <w:pStyle w:val="EngHang"/>
            </w:pPr>
            <w:r>
              <w:t>You were worthy</w:t>
            </w:r>
          </w:p>
          <w:p w14:paraId="5A4B1F2B" w14:textId="77777777" w:rsidR="00137929" w:rsidRDefault="00137929" w:rsidP="00137929">
            <w:pPr>
              <w:pStyle w:val="EngHang"/>
            </w:pPr>
            <w:r>
              <w:t>To stand before the Lord;</w:t>
            </w:r>
          </w:p>
          <w:p w14:paraId="0EF7A9F6" w14:textId="77777777" w:rsidR="00137929" w:rsidRDefault="00137929" w:rsidP="00137929">
            <w:pPr>
              <w:pStyle w:val="EngHang"/>
            </w:pPr>
            <w:r>
              <w:t>For five days and five nights,</w:t>
            </w:r>
          </w:p>
          <w:p w14:paraId="4E400713" w14:textId="77777777" w:rsidR="00137929" w:rsidRDefault="00137929" w:rsidP="00137929">
            <w:pPr>
              <w:pStyle w:val="EngHangEnd"/>
            </w:pPr>
            <w:r>
              <w:t>Your mind was in the heavens.</w:t>
            </w:r>
          </w:p>
        </w:tc>
        <w:tc>
          <w:tcPr>
            <w:tcW w:w="288" w:type="dxa"/>
          </w:tcPr>
          <w:p w14:paraId="095C5366" w14:textId="77777777" w:rsidR="00137929" w:rsidRDefault="00137929" w:rsidP="00220DFD"/>
        </w:tc>
        <w:tc>
          <w:tcPr>
            <w:tcW w:w="288" w:type="dxa"/>
          </w:tcPr>
          <w:p w14:paraId="35F82E52" w14:textId="77777777" w:rsidR="00137929" w:rsidRDefault="00137929" w:rsidP="00220DFD">
            <w:pPr>
              <w:pStyle w:val="CopticCross"/>
            </w:pPr>
            <w:r w:rsidRPr="00FB5ACB">
              <w:t>¿</w:t>
            </w:r>
          </w:p>
        </w:tc>
        <w:tc>
          <w:tcPr>
            <w:tcW w:w="3960" w:type="dxa"/>
          </w:tcPr>
          <w:p w14:paraId="0D15D775" w14:textId="77777777" w:rsidR="00137929" w:rsidRDefault="00137929" w:rsidP="00137929">
            <w:pPr>
              <w:pStyle w:val="CopticVersemulti-line"/>
            </w:pPr>
            <w:r>
              <w:t>Ϩⲱⲥⲧⲉ ⲛ̀ⲧⲉⲕⲉⲣⲡ̀ⲉⲙⲡ̀ϣⲁ:</w:t>
            </w:r>
          </w:p>
          <w:p w14:paraId="19F76AEA" w14:textId="77777777" w:rsidR="00137929" w:rsidRDefault="00137929" w:rsidP="00137929">
            <w:pPr>
              <w:pStyle w:val="CopticVersemulti-line"/>
            </w:pPr>
            <w:r>
              <w:t>ⲛ̀ⲟ̀ϩⲓ ⲉ̀ⲣⲁⲧⲕ ⲙ̀ⲡⲉⲙ̀ⲑⲟ ⲙ̀Ⲡⲟ̄ⲥ̄:</w:t>
            </w:r>
          </w:p>
          <w:p w14:paraId="43CD4A74" w14:textId="77777777" w:rsidR="00137929" w:rsidRDefault="00137929" w:rsidP="00137929">
            <w:pPr>
              <w:pStyle w:val="CopticVersemulti-line"/>
            </w:pPr>
            <w:r>
              <w:t>ⲛ̀ⲧ̀ⲓⲟⲩ ⲛ̀ⲉ̀ϩⲟⲟⲩ ⲛⲉⲙ ⲧ̀ⲓⲟⲩ ⲛ̀ⲉ̀ϫⲱⲣϩ:</w:t>
            </w:r>
          </w:p>
          <w:p w14:paraId="35AE2DDE" w14:textId="77777777" w:rsidR="00137929" w:rsidRPr="00CF5919" w:rsidRDefault="00137929" w:rsidP="00137929">
            <w:pPr>
              <w:pStyle w:val="CopticHangingVerse"/>
            </w:pPr>
            <w:r>
              <w:t>ⲉ̀ⲣⲉ ⲡⲉⲕⲛⲟⲩⲥ ⲭⲏ ϧⲛⲉ ⲛⲓⲅⲏⲟⲩⲓ̀.</w:t>
            </w:r>
          </w:p>
        </w:tc>
      </w:tr>
      <w:tr w:rsidR="00137929" w14:paraId="2F7CCC14" w14:textId="77777777" w:rsidTr="00220DFD">
        <w:trPr>
          <w:cantSplit/>
          <w:jc w:val="center"/>
        </w:trPr>
        <w:tc>
          <w:tcPr>
            <w:tcW w:w="288" w:type="dxa"/>
          </w:tcPr>
          <w:p w14:paraId="1F4116C5" w14:textId="77777777" w:rsidR="00137929" w:rsidRDefault="00137929" w:rsidP="00220DFD">
            <w:pPr>
              <w:pStyle w:val="CopticCross"/>
            </w:pPr>
          </w:p>
        </w:tc>
        <w:tc>
          <w:tcPr>
            <w:tcW w:w="3960" w:type="dxa"/>
          </w:tcPr>
          <w:p w14:paraId="1F135491" w14:textId="77777777" w:rsidR="00137929" w:rsidRDefault="00137929" w:rsidP="00137929">
            <w:pPr>
              <w:pStyle w:val="EngHang"/>
            </w:pPr>
            <w:r>
              <w:t>You praised with the angels,</w:t>
            </w:r>
          </w:p>
          <w:p w14:paraId="439FFFB7" w14:textId="77777777" w:rsidR="00137929" w:rsidRDefault="00137929" w:rsidP="00137929">
            <w:pPr>
              <w:pStyle w:val="EngHang"/>
            </w:pPr>
            <w:r>
              <w:t>And the heavenly orders,</w:t>
            </w:r>
          </w:p>
          <w:p w14:paraId="6C21DC6E" w14:textId="77777777" w:rsidR="00137929" w:rsidRDefault="00137929" w:rsidP="00137929">
            <w:pPr>
              <w:pStyle w:val="EngHang"/>
            </w:pPr>
            <w:r>
              <w:t>And all the choir of the saints;</w:t>
            </w:r>
          </w:p>
          <w:p w14:paraId="6A1256B4" w14:textId="77777777" w:rsidR="00137929" w:rsidRDefault="00137929" w:rsidP="00137929">
            <w:pPr>
              <w:pStyle w:val="EngHangEnd"/>
            </w:pPr>
            <w:r>
              <w:t>You glorified the Trinity.</w:t>
            </w:r>
          </w:p>
        </w:tc>
        <w:tc>
          <w:tcPr>
            <w:tcW w:w="288" w:type="dxa"/>
          </w:tcPr>
          <w:p w14:paraId="5C952336" w14:textId="77777777" w:rsidR="00137929" w:rsidRDefault="00137929" w:rsidP="00220DFD"/>
        </w:tc>
        <w:tc>
          <w:tcPr>
            <w:tcW w:w="288" w:type="dxa"/>
          </w:tcPr>
          <w:p w14:paraId="6074B711" w14:textId="77777777" w:rsidR="00137929" w:rsidRDefault="00137929" w:rsidP="00220DFD">
            <w:pPr>
              <w:pStyle w:val="CopticCross"/>
            </w:pPr>
          </w:p>
        </w:tc>
        <w:tc>
          <w:tcPr>
            <w:tcW w:w="3960" w:type="dxa"/>
          </w:tcPr>
          <w:p w14:paraId="789FE8F4" w14:textId="77777777" w:rsidR="00137929" w:rsidRDefault="00137929" w:rsidP="00137929">
            <w:pPr>
              <w:pStyle w:val="CopticVersemulti-line"/>
            </w:pPr>
            <w:r>
              <w:t>Ⲉⲕϩⲱⲥ ⲛⲉⲙ ⲛⲓⲁⲅⲅⲉⲗⲟⲥ:</w:t>
            </w:r>
          </w:p>
          <w:p w14:paraId="29B8DA6B" w14:textId="77777777" w:rsidR="00137929" w:rsidRDefault="00137929" w:rsidP="00137929">
            <w:pPr>
              <w:pStyle w:val="CopticVersemulti-line"/>
            </w:pPr>
            <w:r>
              <w:t>ⲛⲉⲙ ⲛⲓⲧⲁⲅⲙⲁ ⲛ̀ⲉ̀ⲡⲟⲩⲣⲁⲛⲓⲟⲛ:</w:t>
            </w:r>
          </w:p>
          <w:p w14:paraId="33A0056D" w14:textId="77777777" w:rsidR="00137929" w:rsidRDefault="00137929" w:rsidP="00137929">
            <w:pPr>
              <w:pStyle w:val="CopticVersemulti-line"/>
            </w:pPr>
            <w:r>
              <w:t>ⲛⲉⲙ ⲡ̀ⲭⲟⲣⲟⲥ ⲧⲏⲣϥ ⲛ̀ⲧⲉ ⲛⲏⲉ̄ⲑ̄ⲩ̄:</w:t>
            </w:r>
          </w:p>
          <w:p w14:paraId="1CFCF62D" w14:textId="77777777" w:rsidR="00137929" w:rsidRDefault="00137929" w:rsidP="00137929">
            <w:pPr>
              <w:pStyle w:val="CopticHangingVerse"/>
            </w:pPr>
            <w:r>
              <w:t>ⲉⲕϯⲱ̀ⲟⲩ ⲛ̀Ϯⲧ̀ⲣⲓⲁⲥ.</w:t>
            </w:r>
          </w:p>
        </w:tc>
      </w:tr>
      <w:tr w:rsidR="00137929" w14:paraId="0F93DA59" w14:textId="77777777" w:rsidTr="00220DFD">
        <w:trPr>
          <w:cantSplit/>
          <w:jc w:val="center"/>
        </w:trPr>
        <w:tc>
          <w:tcPr>
            <w:tcW w:w="288" w:type="dxa"/>
          </w:tcPr>
          <w:p w14:paraId="61ADE9CA" w14:textId="77777777" w:rsidR="00137929" w:rsidRDefault="00137929" w:rsidP="00220DFD">
            <w:pPr>
              <w:pStyle w:val="CopticCross"/>
            </w:pPr>
            <w:r w:rsidRPr="00FB5ACB">
              <w:t>¿</w:t>
            </w:r>
          </w:p>
        </w:tc>
        <w:tc>
          <w:tcPr>
            <w:tcW w:w="3960" w:type="dxa"/>
          </w:tcPr>
          <w:p w14:paraId="67EED202" w14:textId="77777777" w:rsidR="00137929" w:rsidRDefault="00137929" w:rsidP="00137929">
            <w:pPr>
              <w:pStyle w:val="EngHang"/>
            </w:pPr>
            <w:r>
              <w:t>Pray to the Lord on our behalf,</w:t>
            </w:r>
          </w:p>
          <w:p w14:paraId="4FFB7895" w14:textId="77777777" w:rsidR="00137929" w:rsidRDefault="00137929" w:rsidP="00137929">
            <w:pPr>
              <w:pStyle w:val="EngHang"/>
            </w:pPr>
            <w:r>
              <w:t>O Abba Macarius the presbyter,</w:t>
            </w:r>
          </w:p>
          <w:p w14:paraId="7D4DCE82" w14:textId="77777777" w:rsidR="00137929" w:rsidRDefault="00137929" w:rsidP="00137929">
            <w:pPr>
              <w:pStyle w:val="EngHang"/>
            </w:pPr>
            <w:r>
              <w:t>And his children the cross-bearers,</w:t>
            </w:r>
          </w:p>
          <w:p w14:paraId="2CF83E06" w14:textId="77777777" w:rsidR="00137929" w:rsidRDefault="00137929" w:rsidP="00137929">
            <w:pPr>
              <w:pStyle w:val="EngHangEnd"/>
            </w:pPr>
            <w:r>
              <w:t>That He may forgive us our sins.</w:t>
            </w:r>
          </w:p>
        </w:tc>
        <w:tc>
          <w:tcPr>
            <w:tcW w:w="288" w:type="dxa"/>
          </w:tcPr>
          <w:p w14:paraId="4A703C21" w14:textId="77777777" w:rsidR="00137929" w:rsidRDefault="00137929" w:rsidP="00220DFD"/>
        </w:tc>
        <w:tc>
          <w:tcPr>
            <w:tcW w:w="288" w:type="dxa"/>
          </w:tcPr>
          <w:p w14:paraId="4EBF908F" w14:textId="77777777" w:rsidR="00137929" w:rsidRDefault="00137929" w:rsidP="00220DFD">
            <w:pPr>
              <w:pStyle w:val="CopticCross"/>
            </w:pPr>
            <w:r w:rsidRPr="00FB5ACB">
              <w:t>¿</w:t>
            </w:r>
          </w:p>
        </w:tc>
        <w:tc>
          <w:tcPr>
            <w:tcW w:w="3960" w:type="dxa"/>
          </w:tcPr>
          <w:p w14:paraId="26199E3C" w14:textId="77777777" w:rsidR="00137929" w:rsidRDefault="00137929" w:rsidP="00137929">
            <w:pPr>
              <w:pStyle w:val="CopticVersemulti-line"/>
            </w:pPr>
            <w:r>
              <w:t>Ⲧⲱⲃϩ ⲙ̀Ⲡⲟ̄ⲥ̄ ⲉ̀ϩ̀ⲣⲏⲓ ⲉ̀ϫⲱⲛ:</w:t>
            </w:r>
          </w:p>
          <w:p w14:paraId="3FD826EF" w14:textId="77777777" w:rsidR="00137929" w:rsidRDefault="00137929" w:rsidP="00137929">
            <w:pPr>
              <w:pStyle w:val="CopticVersemulti-line"/>
            </w:pPr>
            <w:r>
              <w:t>ⲱ̀ ⲁⲃⲃⲁ Ⲙⲁⲕⲁⲣⲓ ⲡⲓⲡ̀ⲣⲉⲥⲃⲩⲧⲉⲣⲟⲥ:</w:t>
            </w:r>
          </w:p>
          <w:p w14:paraId="625A6F12" w14:textId="77777777" w:rsidR="00137929" w:rsidRDefault="00137929" w:rsidP="00137929">
            <w:pPr>
              <w:pStyle w:val="CopticVersemulti-line"/>
            </w:pPr>
            <w:r>
              <w:t>ⲛⲉⲙ ⲛⲉϥϣⲏⲣⲓ ⲛ̀ⲥ̀ⲧⲁⲩⲣⲟⲫⲟⲣⲟⲥ:</w:t>
            </w:r>
          </w:p>
          <w:p w14:paraId="4263F3FC" w14:textId="77777777" w:rsidR="00137929" w:rsidRDefault="00137929" w:rsidP="00137929">
            <w:pPr>
              <w:pStyle w:val="CopticHangingVerse"/>
            </w:pPr>
            <w:r>
              <w:t>ⲛ̀ⲧⲉϥⲭⲁ ⲛⲉⲛⲛⲟⲃⲓ ⲛⲁⲛ ⲉ̀ⲃⲟⲗ.</w:t>
            </w:r>
          </w:p>
        </w:tc>
      </w:tr>
    </w:tbl>
    <w:p w14:paraId="362C4CF8" w14:textId="77777777" w:rsidR="00EE657B" w:rsidRDefault="00EE657B" w:rsidP="00EE657B">
      <w:pPr>
        <w:pStyle w:val="Heading3"/>
      </w:pPr>
      <w:bookmarkStart w:id="1581" w:name="_Ref434560539"/>
      <w:bookmarkStart w:id="1582" w:name="_Toc448227590"/>
      <w:r>
        <w:t>May 2 / Pashons 7: St. Athanasius the Apostolic</w:t>
      </w:r>
      <w:bookmarkEnd w:id="1581"/>
      <w:bookmarkEnd w:id="1582"/>
    </w:p>
    <w:p w14:paraId="5C918841" w14:textId="77777777" w:rsidR="00EE657B" w:rsidRDefault="00EE657B" w:rsidP="00EE657B">
      <w:pPr>
        <w:pStyle w:val="Heading4"/>
      </w:pPr>
      <w:bookmarkStart w:id="1583" w:name="_Ref434492183"/>
      <w:r>
        <w:t>The Doxology</w:t>
      </w:r>
      <w:r w:rsidR="00B82753">
        <w:t xml:space="preserve"> for St. Athanasius the Apostolic</w:t>
      </w:r>
      <w:bookmarkEnd w:id="1583"/>
    </w:p>
    <w:p w14:paraId="56250E5D" w14:textId="415DADC0" w:rsidR="002409EF" w:rsidRPr="002409EF" w:rsidRDefault="002409EF" w:rsidP="002409EF">
      <w:pPr>
        <w:pStyle w:val="Rubric"/>
      </w:pPr>
      <w:r>
        <w:t xml:space="preserve">See also </w:t>
      </w:r>
      <w:r>
        <w:fldChar w:fldCharType="begin"/>
      </w:r>
      <w:r>
        <w:instrText xml:space="preserve"> REF _Ref434492161 \h </w:instrText>
      </w:r>
      <w:r>
        <w:fldChar w:fldCharType="separate"/>
      </w:r>
      <w:r w:rsidR="000C7DE2">
        <w:t>The Doxology of St. Athanasius the Apostolic</w:t>
      </w:r>
      <w:r>
        <w:fldChar w:fldCharType="end"/>
      </w:r>
      <w:r>
        <w:t xml:space="preserve">, page </w:t>
      </w:r>
      <w:r>
        <w:fldChar w:fldCharType="begin"/>
      </w:r>
      <w:r>
        <w:instrText xml:space="preserve"> PAGEREF _Ref434492161 \h </w:instrText>
      </w:r>
      <w:r>
        <w:fldChar w:fldCharType="separate"/>
      </w:r>
      <w:r w:rsidR="000C7DE2">
        <w:rPr>
          <w:noProof/>
        </w:rPr>
        <w:t>622</w:t>
      </w:r>
      <w:r>
        <w:fldChar w:fldCharType="end"/>
      </w:r>
      <w: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E657B" w14:paraId="4880E9E7" w14:textId="77777777" w:rsidTr="002B038E">
        <w:trPr>
          <w:cantSplit/>
          <w:jc w:val="center"/>
        </w:trPr>
        <w:tc>
          <w:tcPr>
            <w:tcW w:w="288" w:type="dxa"/>
          </w:tcPr>
          <w:p w14:paraId="66A4DD13" w14:textId="77777777" w:rsidR="00EE657B" w:rsidRDefault="00EE657B" w:rsidP="002B038E">
            <w:pPr>
              <w:pStyle w:val="CopticCross"/>
            </w:pPr>
          </w:p>
        </w:tc>
        <w:tc>
          <w:tcPr>
            <w:tcW w:w="3960" w:type="dxa"/>
          </w:tcPr>
          <w:p w14:paraId="5DC21331" w14:textId="77777777" w:rsidR="00EE657B" w:rsidRDefault="00EE657B" w:rsidP="00EE657B">
            <w:pPr>
              <w:pStyle w:val="EngHang"/>
            </w:pPr>
            <w:r>
              <w:t xml:space="preserve">The strong </w:t>
            </w:r>
            <w:r w:rsidR="002F106A">
              <w:t>captain</w:t>
            </w:r>
            <w:r>
              <w:t>,</w:t>
            </w:r>
          </w:p>
          <w:p w14:paraId="79673137" w14:textId="77777777" w:rsidR="00EE657B" w:rsidRDefault="00EE657B" w:rsidP="00EE657B">
            <w:pPr>
              <w:pStyle w:val="EngHang"/>
            </w:pPr>
            <w:r>
              <w:t>The distinguished fighter,</w:t>
            </w:r>
          </w:p>
          <w:p w14:paraId="06D7F2D6" w14:textId="77777777" w:rsidR="00EE657B" w:rsidRDefault="00EE657B" w:rsidP="00EE657B">
            <w:pPr>
              <w:pStyle w:val="EngHang"/>
            </w:pPr>
            <w:r>
              <w:t>Victorious in war,</w:t>
            </w:r>
          </w:p>
          <w:p w14:paraId="258BA5EE" w14:textId="77777777" w:rsidR="00EE657B" w:rsidRDefault="00EE657B" w:rsidP="00EE657B">
            <w:pPr>
              <w:pStyle w:val="EngHangEnd"/>
            </w:pPr>
            <w:r>
              <w:t>The luminous lamp,</w:t>
            </w:r>
          </w:p>
        </w:tc>
        <w:tc>
          <w:tcPr>
            <w:tcW w:w="288" w:type="dxa"/>
          </w:tcPr>
          <w:p w14:paraId="7969590C" w14:textId="77777777" w:rsidR="00EE657B" w:rsidRDefault="00EE657B" w:rsidP="002B038E"/>
        </w:tc>
        <w:tc>
          <w:tcPr>
            <w:tcW w:w="288" w:type="dxa"/>
          </w:tcPr>
          <w:p w14:paraId="598A2D66" w14:textId="77777777" w:rsidR="00EE657B" w:rsidRDefault="00EE657B" w:rsidP="002B038E">
            <w:pPr>
              <w:pStyle w:val="CopticCross"/>
            </w:pPr>
          </w:p>
        </w:tc>
        <w:tc>
          <w:tcPr>
            <w:tcW w:w="3960" w:type="dxa"/>
          </w:tcPr>
          <w:p w14:paraId="24FC8EA1" w14:textId="77777777" w:rsidR="00EE657B" w:rsidRDefault="00EE657B" w:rsidP="00EE657B">
            <w:pPr>
              <w:pStyle w:val="CopticVersemulti-line"/>
            </w:pPr>
            <w:r>
              <w:t>Ⲡⲓⲕⲉⲃⲉⲣⲛⲓⲧⲏⲥ ⲉⲧⲧⲁϫⲣⲏⲟⲩⲧ:</w:t>
            </w:r>
          </w:p>
          <w:p w14:paraId="07F87189" w14:textId="77777777" w:rsidR="00EE657B" w:rsidRDefault="00EE657B" w:rsidP="00EE657B">
            <w:pPr>
              <w:pStyle w:val="CopticVersemulti-line"/>
            </w:pPr>
            <w:r>
              <w:t>ⲡⲓⲣⲉϥⲙⲓϣⲓ ⲛ̀ⲕⲁⲗⲱⲥ:</w:t>
            </w:r>
          </w:p>
          <w:p w14:paraId="61284D57" w14:textId="77777777" w:rsidR="00EE657B" w:rsidRDefault="00EE657B" w:rsidP="00EE657B">
            <w:pPr>
              <w:pStyle w:val="CopticVersemulti-line"/>
            </w:pPr>
            <w:r>
              <w:t>ⲡⲓⲣⲉϥϭⲣⲟ ϧⲉⲛ ⲛⲓⲃⲱⲧⲥ:</w:t>
            </w:r>
          </w:p>
          <w:p w14:paraId="622BE1C3" w14:textId="77777777" w:rsidR="00EE657B" w:rsidRDefault="00EE657B" w:rsidP="00EE657B">
            <w:pPr>
              <w:pStyle w:val="CopticHangingVerse"/>
            </w:pPr>
            <w:r>
              <w:t>ⲡⲓϧⲏⲃⲥ ⲉ̀ⲧⲁϥⲉ̀ⲣⲟⲩⲱⲓⲛⲓ.</w:t>
            </w:r>
          </w:p>
        </w:tc>
      </w:tr>
      <w:tr w:rsidR="00EE657B" w14:paraId="5FD310AE" w14:textId="77777777" w:rsidTr="002B038E">
        <w:trPr>
          <w:cantSplit/>
          <w:jc w:val="center"/>
        </w:trPr>
        <w:tc>
          <w:tcPr>
            <w:tcW w:w="288" w:type="dxa"/>
          </w:tcPr>
          <w:p w14:paraId="149A2A9F" w14:textId="77777777" w:rsidR="00EE657B" w:rsidRDefault="00EE657B" w:rsidP="002B038E">
            <w:pPr>
              <w:pStyle w:val="CopticCross"/>
            </w:pPr>
            <w:r w:rsidRPr="00FB5ACB">
              <w:lastRenderedPageBreak/>
              <w:t>¿</w:t>
            </w:r>
          </w:p>
        </w:tc>
        <w:tc>
          <w:tcPr>
            <w:tcW w:w="3960" w:type="dxa"/>
          </w:tcPr>
          <w:p w14:paraId="7961D838" w14:textId="77777777" w:rsidR="00EE657B" w:rsidRDefault="00EE657B" w:rsidP="00EE657B">
            <w:pPr>
              <w:pStyle w:val="EngHang"/>
            </w:pPr>
            <w:r>
              <w:t>The leader of Orthodoxy,</w:t>
            </w:r>
          </w:p>
          <w:p w14:paraId="39B0E0F8" w14:textId="77777777" w:rsidR="00EE657B" w:rsidRDefault="00EE657B" w:rsidP="00EE657B">
            <w:pPr>
              <w:pStyle w:val="EngHang"/>
            </w:pPr>
            <w:r>
              <w:t>The eloquent instructor</w:t>
            </w:r>
          </w:p>
          <w:p w14:paraId="51B3510D" w14:textId="77777777" w:rsidR="00EE657B" w:rsidRDefault="00EE657B" w:rsidP="00EE657B">
            <w:pPr>
              <w:pStyle w:val="EngHang"/>
            </w:pPr>
            <w:r>
              <w:t>Of Christ’s sheep,</w:t>
            </w:r>
          </w:p>
          <w:p w14:paraId="67393A16" w14:textId="77777777" w:rsidR="00EE657B" w:rsidRDefault="00EE657B" w:rsidP="00EE657B">
            <w:pPr>
              <w:pStyle w:val="EngHangEnd"/>
            </w:pPr>
            <w:r>
              <w:t>St. Athanasius the Apostolic!</w:t>
            </w:r>
          </w:p>
        </w:tc>
        <w:tc>
          <w:tcPr>
            <w:tcW w:w="288" w:type="dxa"/>
          </w:tcPr>
          <w:p w14:paraId="19763A15" w14:textId="77777777" w:rsidR="00EE657B" w:rsidRDefault="00EE657B" w:rsidP="002B038E"/>
        </w:tc>
        <w:tc>
          <w:tcPr>
            <w:tcW w:w="288" w:type="dxa"/>
          </w:tcPr>
          <w:p w14:paraId="679EF42B" w14:textId="77777777" w:rsidR="00EE657B" w:rsidRDefault="00EE657B" w:rsidP="002B038E">
            <w:pPr>
              <w:pStyle w:val="CopticCross"/>
            </w:pPr>
            <w:r w:rsidRPr="00FB5ACB">
              <w:t>¿</w:t>
            </w:r>
          </w:p>
        </w:tc>
        <w:tc>
          <w:tcPr>
            <w:tcW w:w="3960" w:type="dxa"/>
          </w:tcPr>
          <w:p w14:paraId="580A0CD5" w14:textId="77777777" w:rsidR="00EE657B" w:rsidRDefault="00EE657B" w:rsidP="00EE657B">
            <w:pPr>
              <w:pStyle w:val="CopticVersemulti-line"/>
            </w:pPr>
            <w:r>
              <w:t>Ⲡⲓⲕⲩⲣⲓⲝ ⲛ̀ⲧⲉ ϯⲟⲣⲑⲟⲇⲟⲝⲓⲁ:</w:t>
            </w:r>
          </w:p>
          <w:p w14:paraId="149B20D9" w14:textId="77777777" w:rsidR="00EE657B" w:rsidRDefault="00EE657B" w:rsidP="00EE657B">
            <w:pPr>
              <w:pStyle w:val="CopticVersemulti-line"/>
            </w:pPr>
            <w:r>
              <w:t>ⲡⲉ Ⲁⲑⲁⲛⲁⲥⲓⲟⲥ ⲡⲓⲁ̀ⲡⲟⲥⲧⲟⲗⲓⲕⲟⲥ:</w:t>
            </w:r>
          </w:p>
          <w:p w14:paraId="1E47D3AA" w14:textId="77777777" w:rsidR="00EE657B" w:rsidRDefault="00EE657B" w:rsidP="00EE657B">
            <w:pPr>
              <w:pStyle w:val="CopticVersemulti-line"/>
            </w:pPr>
            <w:r>
              <w:t>ⲡⲓⲣⲉϥϯⲥ̀ⲃⲱ ⲛ̀ⲧⲉ ⲡⲓⲟ̀ϩⲓ:</w:t>
            </w:r>
          </w:p>
          <w:p w14:paraId="448FE864" w14:textId="77777777" w:rsidR="00EE657B" w:rsidRDefault="00EE657B" w:rsidP="00EE657B">
            <w:pPr>
              <w:pStyle w:val="CopticHangingVerse"/>
            </w:pPr>
            <w:r>
              <w:t>ⲛ̀ⲗⲟⲅⲓⲕⲟⲛ ⲛ̀ⲧⲉ Ⲡⲭ̄ⲥ̄.</w:t>
            </w:r>
          </w:p>
        </w:tc>
      </w:tr>
      <w:tr w:rsidR="00EE657B" w14:paraId="6AE3FB24" w14:textId="77777777" w:rsidTr="002B038E">
        <w:trPr>
          <w:cantSplit/>
          <w:jc w:val="center"/>
        </w:trPr>
        <w:tc>
          <w:tcPr>
            <w:tcW w:w="288" w:type="dxa"/>
          </w:tcPr>
          <w:p w14:paraId="3F33C092" w14:textId="77777777" w:rsidR="00EE657B" w:rsidRDefault="00EE657B" w:rsidP="002B038E">
            <w:pPr>
              <w:pStyle w:val="CopticCross"/>
            </w:pPr>
          </w:p>
        </w:tc>
        <w:tc>
          <w:tcPr>
            <w:tcW w:w="3960" w:type="dxa"/>
          </w:tcPr>
          <w:p w14:paraId="3F6F8751" w14:textId="77777777" w:rsidR="00EE657B" w:rsidRDefault="00EE657B" w:rsidP="00EE657B">
            <w:pPr>
              <w:pStyle w:val="EngHang"/>
            </w:pPr>
            <w:r>
              <w:t>Your true teachings</w:t>
            </w:r>
          </w:p>
          <w:p w14:paraId="34A705F1" w14:textId="77777777" w:rsidR="00EE657B" w:rsidRDefault="00EE657B" w:rsidP="00EE657B">
            <w:pPr>
              <w:pStyle w:val="EngHang"/>
            </w:pPr>
            <w:r>
              <w:t>Pierced the hearts of the heretics,</w:t>
            </w:r>
          </w:p>
          <w:p w14:paraId="069BCE63" w14:textId="77777777" w:rsidR="00EE657B" w:rsidRDefault="00EE657B" w:rsidP="00EE657B">
            <w:pPr>
              <w:pStyle w:val="EngHang"/>
            </w:pPr>
            <w:r>
              <w:t>As a double-edged sword,</w:t>
            </w:r>
          </w:p>
          <w:p w14:paraId="22496BA8" w14:textId="77777777" w:rsidR="00EE657B" w:rsidRDefault="00EE657B" w:rsidP="00EE657B">
            <w:pPr>
              <w:pStyle w:val="EngHangEnd"/>
            </w:pPr>
            <w:r>
              <w:t>By the power of the Trinity.</w:t>
            </w:r>
          </w:p>
        </w:tc>
        <w:tc>
          <w:tcPr>
            <w:tcW w:w="288" w:type="dxa"/>
          </w:tcPr>
          <w:p w14:paraId="75B3CEA4" w14:textId="77777777" w:rsidR="00EE657B" w:rsidRDefault="00EE657B" w:rsidP="002B038E"/>
        </w:tc>
        <w:tc>
          <w:tcPr>
            <w:tcW w:w="288" w:type="dxa"/>
          </w:tcPr>
          <w:p w14:paraId="0E0B55C7" w14:textId="77777777" w:rsidR="00EE657B" w:rsidRDefault="00EE657B" w:rsidP="002B038E">
            <w:pPr>
              <w:pStyle w:val="CopticCross"/>
            </w:pPr>
          </w:p>
        </w:tc>
        <w:tc>
          <w:tcPr>
            <w:tcW w:w="3960" w:type="dxa"/>
          </w:tcPr>
          <w:p w14:paraId="63E671DB" w14:textId="77777777" w:rsidR="00EE657B" w:rsidRDefault="00EE657B" w:rsidP="00EE657B">
            <w:pPr>
              <w:pStyle w:val="CopticVersemulti-line"/>
            </w:pPr>
            <w:r>
              <w:t>Ⲁⲛⲉⲕⲇⲟⲅⲙⲁ ⲉⲧⲥⲟⲩⲧⲱⲛ:</w:t>
            </w:r>
          </w:p>
          <w:p w14:paraId="1AAAD21A" w14:textId="77777777" w:rsidR="00EE657B" w:rsidRDefault="00EE657B" w:rsidP="00EE657B">
            <w:pPr>
              <w:pStyle w:val="CopticVersemulti-line"/>
            </w:pPr>
            <w:r>
              <w:t>ⲙⲓϣⲓ ⲙ̀ⲡ̀ϩⲏⲧ ⲛ̀ⲛⲓϩⲉⲣⲉⲧⲓⲕⲟⲥ:</w:t>
            </w:r>
          </w:p>
          <w:p w14:paraId="264AE65F" w14:textId="77777777" w:rsidR="00EE657B" w:rsidRDefault="00EE657B" w:rsidP="00EE657B">
            <w:pPr>
              <w:pStyle w:val="CopticVersemulti-line"/>
            </w:pPr>
            <w:r>
              <w:t>ⲙ̀ⲫ̀ⲣⲏϯ ⲛ̀ⲟⲩⲥⲏϥⲓ ⲛ̀ⲣⲟⲃ̄:</w:t>
            </w:r>
          </w:p>
          <w:p w14:paraId="22748376" w14:textId="77777777" w:rsidR="00EE657B" w:rsidRDefault="00EE657B" w:rsidP="00EE657B">
            <w:pPr>
              <w:pStyle w:val="CopticHangingVerse"/>
            </w:pPr>
            <w:r>
              <w:t>ϩⲓⲧⲉⲛ ⲧ̀ϫⲟⲙ ⲛ̀Ϯⲧ̀ⲣⲓⲁⲥ.</w:t>
            </w:r>
          </w:p>
        </w:tc>
      </w:tr>
      <w:tr w:rsidR="00EE657B" w14:paraId="1918690C" w14:textId="77777777" w:rsidTr="002B038E">
        <w:trPr>
          <w:cantSplit/>
          <w:jc w:val="center"/>
        </w:trPr>
        <w:tc>
          <w:tcPr>
            <w:tcW w:w="288" w:type="dxa"/>
          </w:tcPr>
          <w:p w14:paraId="47267389" w14:textId="77777777" w:rsidR="00EE657B" w:rsidRDefault="00EE657B" w:rsidP="002B038E">
            <w:pPr>
              <w:pStyle w:val="CopticCross"/>
            </w:pPr>
            <w:r w:rsidRPr="00FB5ACB">
              <w:t>¿</w:t>
            </w:r>
          </w:p>
        </w:tc>
        <w:tc>
          <w:tcPr>
            <w:tcW w:w="3960" w:type="dxa"/>
          </w:tcPr>
          <w:p w14:paraId="292B387F" w14:textId="77777777" w:rsidR="00EE657B" w:rsidRDefault="00EE657B" w:rsidP="00EE657B">
            <w:pPr>
              <w:pStyle w:val="EngHang"/>
            </w:pPr>
            <w:r>
              <w:t>Every knee worshipped the Lord,</w:t>
            </w:r>
          </w:p>
          <w:p w14:paraId="7A231EEC" w14:textId="77777777" w:rsidR="00EE657B" w:rsidRDefault="00EE657B" w:rsidP="00EE657B">
            <w:pPr>
              <w:pStyle w:val="EngHang"/>
            </w:pPr>
            <w:r>
              <w:t>Every tongue praised Him,</w:t>
            </w:r>
          </w:p>
          <w:p w14:paraId="30664C2E" w14:textId="77777777" w:rsidR="00EE657B" w:rsidRDefault="00EE657B" w:rsidP="00EE657B">
            <w:pPr>
              <w:pStyle w:val="EngHang"/>
            </w:pPr>
            <w:r>
              <w:t>The Glory of God was proclaimed,</w:t>
            </w:r>
          </w:p>
          <w:p w14:paraId="5F8551B5" w14:textId="77777777" w:rsidR="00EE657B" w:rsidRDefault="00EE657B" w:rsidP="00EE657B">
            <w:pPr>
              <w:pStyle w:val="EngHangEnd"/>
            </w:pPr>
            <w:r>
              <w:t>And filled all creation!</w:t>
            </w:r>
          </w:p>
        </w:tc>
        <w:tc>
          <w:tcPr>
            <w:tcW w:w="288" w:type="dxa"/>
          </w:tcPr>
          <w:p w14:paraId="189C7428" w14:textId="77777777" w:rsidR="00EE657B" w:rsidRDefault="00EE657B" w:rsidP="002B038E"/>
        </w:tc>
        <w:tc>
          <w:tcPr>
            <w:tcW w:w="288" w:type="dxa"/>
          </w:tcPr>
          <w:p w14:paraId="4520EF7C" w14:textId="77777777" w:rsidR="00EE657B" w:rsidRDefault="00EE657B" w:rsidP="002B038E">
            <w:pPr>
              <w:pStyle w:val="CopticCross"/>
            </w:pPr>
            <w:r w:rsidRPr="00FB5ACB">
              <w:t>¿</w:t>
            </w:r>
          </w:p>
        </w:tc>
        <w:tc>
          <w:tcPr>
            <w:tcW w:w="3960" w:type="dxa"/>
          </w:tcPr>
          <w:p w14:paraId="1B90306E" w14:textId="77777777" w:rsidR="00EE657B" w:rsidRDefault="00EE657B" w:rsidP="00EE657B">
            <w:pPr>
              <w:pStyle w:val="CopticVersemulti-line"/>
            </w:pPr>
            <w:r>
              <w:t>Ⲁⲕⲉⲗⲓ ⲛⲓⲃⲉⲛ ⲕⲱⲗϫ ⲙ̀Ⲡⲭ̄ⲥ̄:</w:t>
            </w:r>
          </w:p>
          <w:p w14:paraId="059EB146" w14:textId="77777777" w:rsidR="00EE657B" w:rsidRDefault="00EE657B" w:rsidP="00EE657B">
            <w:pPr>
              <w:pStyle w:val="CopticVersemulti-line"/>
            </w:pPr>
            <w:r>
              <w:t>ⲁ̀ⲗⲁⲥ ⲛⲓⲃⲉⲛ ⲥ1ⲙⲟⲩ ⲉ̀ⲣⲟϥ:</w:t>
            </w:r>
          </w:p>
          <w:p w14:paraId="34037E95" w14:textId="77777777" w:rsidR="00EE657B" w:rsidRDefault="00EE657B" w:rsidP="00EE657B">
            <w:pPr>
              <w:pStyle w:val="CopticVersemulti-line"/>
            </w:pPr>
            <w:r>
              <w:t>ⲁ̀ⲡ̀ⲱ̀ⲟⲩ ⲙ̀Ⲫϯ ⲟⲩⲱϣⲥ ⲉ̀ⲃⲟⲗ:</w:t>
            </w:r>
          </w:p>
          <w:p w14:paraId="051BDDCB" w14:textId="77777777" w:rsidR="00EE657B" w:rsidRDefault="00EE657B" w:rsidP="00EE657B">
            <w:pPr>
              <w:pStyle w:val="CopticHangingVerse"/>
            </w:pPr>
            <w:r>
              <w:t>ⲁϥⲙⲟϩ ⲙ̀ⲡ̀ϩⲟ ⲛ̀ϯⲟⲓⲕⲟⲩⲙⲉⲛⲏ.</w:t>
            </w:r>
          </w:p>
        </w:tc>
      </w:tr>
      <w:tr w:rsidR="00EE657B" w14:paraId="754BC3B6" w14:textId="77777777" w:rsidTr="002B038E">
        <w:trPr>
          <w:cantSplit/>
          <w:jc w:val="center"/>
        </w:trPr>
        <w:tc>
          <w:tcPr>
            <w:tcW w:w="288" w:type="dxa"/>
          </w:tcPr>
          <w:p w14:paraId="5882C2F5" w14:textId="77777777" w:rsidR="00EE657B" w:rsidRPr="00FB5ACB" w:rsidRDefault="00EE657B" w:rsidP="002B038E">
            <w:pPr>
              <w:pStyle w:val="CopticCross"/>
            </w:pPr>
          </w:p>
        </w:tc>
        <w:tc>
          <w:tcPr>
            <w:tcW w:w="3960" w:type="dxa"/>
          </w:tcPr>
          <w:p w14:paraId="2B7E036D" w14:textId="77777777" w:rsidR="00EE657B" w:rsidRDefault="00EE657B" w:rsidP="00EE657B">
            <w:pPr>
              <w:pStyle w:val="EngHang"/>
            </w:pPr>
            <w:r>
              <w:t>Therefore we magnify you,</w:t>
            </w:r>
          </w:p>
          <w:p w14:paraId="1C563EF2" w14:textId="77777777" w:rsidR="00EE657B" w:rsidRDefault="00EE657B" w:rsidP="00EE657B">
            <w:pPr>
              <w:pStyle w:val="EngHang"/>
            </w:pPr>
            <w:r>
              <w:t>With David, the prophet,</w:t>
            </w:r>
          </w:p>
          <w:p w14:paraId="33B9954B" w14:textId="77777777" w:rsidR="00EE657B" w:rsidRDefault="00EE657B" w:rsidP="00EE657B">
            <w:pPr>
              <w:pStyle w:val="EngHang"/>
            </w:pPr>
            <w:r>
              <w:t>You are a priest forever,</w:t>
            </w:r>
          </w:p>
          <w:p w14:paraId="71A12DBE" w14:textId="77777777" w:rsidR="00EE657B" w:rsidRDefault="00EE657B" w:rsidP="00EE657B">
            <w:pPr>
              <w:pStyle w:val="EngHangEnd"/>
            </w:pPr>
            <w:r>
              <w:t>After the order of Melchizedek.</w:t>
            </w:r>
          </w:p>
        </w:tc>
        <w:tc>
          <w:tcPr>
            <w:tcW w:w="288" w:type="dxa"/>
          </w:tcPr>
          <w:p w14:paraId="4F64C783" w14:textId="77777777" w:rsidR="00EE657B" w:rsidRDefault="00EE657B" w:rsidP="002B038E"/>
        </w:tc>
        <w:tc>
          <w:tcPr>
            <w:tcW w:w="288" w:type="dxa"/>
          </w:tcPr>
          <w:p w14:paraId="6846BF3C" w14:textId="77777777" w:rsidR="00EE657B" w:rsidRPr="00FB5ACB" w:rsidRDefault="00EE657B" w:rsidP="002B038E">
            <w:pPr>
              <w:pStyle w:val="CopticCross"/>
            </w:pPr>
          </w:p>
        </w:tc>
        <w:tc>
          <w:tcPr>
            <w:tcW w:w="3960" w:type="dxa"/>
          </w:tcPr>
          <w:p w14:paraId="7D23480B" w14:textId="77777777" w:rsidR="00EE657B" w:rsidRDefault="00EE657B" w:rsidP="00EE657B">
            <w:pPr>
              <w:pStyle w:val="CopticVersemulti-line"/>
            </w:pPr>
            <w:r>
              <w:t>Ⲱⲥⲁⲩⲧⲱⲥ ⲧⲉⲛϭⲓⲥⲓ ⲙ̀ⲙⲟⲕ:</w:t>
            </w:r>
          </w:p>
          <w:p w14:paraId="4D8FD9BD" w14:textId="77777777" w:rsidR="00EE657B" w:rsidRDefault="00EE657B" w:rsidP="00EE657B">
            <w:pPr>
              <w:pStyle w:val="CopticVersemulti-line"/>
            </w:pPr>
            <w:r>
              <w:t>ⲛⲉⲙ ⲡⲓϩⲩⲙⲛⲟⲇⲟⲥ Ⲇⲁⲩⲓⲇ:</w:t>
            </w:r>
          </w:p>
          <w:p w14:paraId="22A0F85C" w14:textId="77777777" w:rsidR="00EE657B" w:rsidRDefault="00EE657B" w:rsidP="00EE657B">
            <w:pPr>
              <w:pStyle w:val="CopticVersemulti-line"/>
            </w:pPr>
            <w:r>
              <w:t>ϫⲉ ⲛ̀ⲑⲟⲕ ⲡⲉ ⲡⲓⲟⲩⲏⲃ ϣⲁ ⲉ̀ⲛⲉϩ:</w:t>
            </w:r>
          </w:p>
          <w:p w14:paraId="1464ACF4" w14:textId="77777777" w:rsidR="00EE657B" w:rsidRPr="003032D8" w:rsidRDefault="00EE657B" w:rsidP="00EE657B">
            <w:pPr>
              <w:pStyle w:val="CopticHangingVerse"/>
            </w:pPr>
            <w:r>
              <w:t>ⲕⲁⲧⲁ ⲧ̀ⲧⲁⲝⲓⲥ ⲙ̀Ⲙⲉⲗⲭⲓⲥⲉⲇⲉⲕ.</w:t>
            </w:r>
          </w:p>
        </w:tc>
      </w:tr>
      <w:tr w:rsidR="00EE657B" w14:paraId="57A1CD38" w14:textId="77777777" w:rsidTr="002B038E">
        <w:trPr>
          <w:cantSplit/>
          <w:jc w:val="center"/>
        </w:trPr>
        <w:tc>
          <w:tcPr>
            <w:tcW w:w="288" w:type="dxa"/>
          </w:tcPr>
          <w:p w14:paraId="76A00A5C" w14:textId="77777777" w:rsidR="00EE657B" w:rsidRPr="00FB5ACB" w:rsidRDefault="002B038E" w:rsidP="002B038E">
            <w:pPr>
              <w:pStyle w:val="CopticCross"/>
            </w:pPr>
            <w:r w:rsidRPr="00FB5ACB">
              <w:t>¿</w:t>
            </w:r>
          </w:p>
        </w:tc>
        <w:tc>
          <w:tcPr>
            <w:tcW w:w="3960" w:type="dxa"/>
          </w:tcPr>
          <w:p w14:paraId="74BA6554" w14:textId="77777777" w:rsidR="00EE657B" w:rsidRDefault="00EE657B" w:rsidP="00EE657B">
            <w:pPr>
              <w:pStyle w:val="EngHang"/>
            </w:pPr>
            <w:r>
              <w:t>Hail to the great patriarch,</w:t>
            </w:r>
          </w:p>
          <w:p w14:paraId="2DCE35BD" w14:textId="77777777" w:rsidR="00EE657B" w:rsidRDefault="00EE657B" w:rsidP="00EE657B">
            <w:pPr>
              <w:pStyle w:val="EngHang"/>
            </w:pPr>
            <w:r>
              <w:t>Our saintly father, Abba Athanasius,</w:t>
            </w:r>
          </w:p>
          <w:p w14:paraId="5AF04EA1" w14:textId="77777777" w:rsidR="00EE657B" w:rsidRDefault="00EE657B" w:rsidP="00EE657B">
            <w:pPr>
              <w:pStyle w:val="EngHang"/>
            </w:pPr>
            <w:r>
              <w:t>Whose holy teachings</w:t>
            </w:r>
          </w:p>
          <w:p w14:paraId="50054E74" w14:textId="77777777" w:rsidR="00EE657B" w:rsidRDefault="00EE657B" w:rsidP="00EE657B">
            <w:pPr>
              <w:pStyle w:val="EngHangEnd"/>
            </w:pPr>
            <w:r>
              <w:t>Enlightened our minds.</w:t>
            </w:r>
          </w:p>
        </w:tc>
        <w:tc>
          <w:tcPr>
            <w:tcW w:w="288" w:type="dxa"/>
          </w:tcPr>
          <w:p w14:paraId="769F9B6B" w14:textId="77777777" w:rsidR="00EE657B" w:rsidRDefault="00EE657B" w:rsidP="002B038E"/>
        </w:tc>
        <w:tc>
          <w:tcPr>
            <w:tcW w:w="288" w:type="dxa"/>
          </w:tcPr>
          <w:p w14:paraId="641A4B8F" w14:textId="77777777" w:rsidR="00EE657B" w:rsidRPr="00FB5ACB" w:rsidRDefault="002B038E" w:rsidP="002B038E">
            <w:pPr>
              <w:pStyle w:val="CopticCross"/>
            </w:pPr>
            <w:r w:rsidRPr="00FB5ACB">
              <w:t>¿</w:t>
            </w:r>
          </w:p>
        </w:tc>
        <w:tc>
          <w:tcPr>
            <w:tcW w:w="3960" w:type="dxa"/>
          </w:tcPr>
          <w:p w14:paraId="5FD1982C" w14:textId="77777777" w:rsidR="00EE657B" w:rsidRDefault="00EE657B" w:rsidP="00EE657B">
            <w:pPr>
              <w:pStyle w:val="CopticVersemulti-line"/>
            </w:pPr>
            <w:r>
              <w:t>Ⲭⲉⲣⲉ ⲡⲓⲛⲓϣϯ ⲙ̀ⲡⲁⲧⲣⲓⲁⲣⲭⲏⲥ:</w:t>
            </w:r>
          </w:p>
          <w:p w14:paraId="06C7A70E" w14:textId="77777777" w:rsidR="00EE657B" w:rsidRDefault="00EE657B" w:rsidP="00EE657B">
            <w:pPr>
              <w:pStyle w:val="CopticVersemulti-line"/>
            </w:pPr>
            <w:r>
              <w:t>ⲡⲉⲛⲓⲱⲧ ⲉⲑⲟⲩⲁⲃ Ⲁⲃⲃⲁ Ⲁⲑⲁⲛⲁⲥⲓⲟⲥ:</w:t>
            </w:r>
          </w:p>
          <w:p w14:paraId="34607A1C" w14:textId="77777777" w:rsidR="00EE657B" w:rsidRDefault="00EE657B" w:rsidP="00EE657B">
            <w:pPr>
              <w:pStyle w:val="CopticVersemulti-line"/>
            </w:pPr>
            <w:r>
              <w:t>ⲫⲏⲉ̀ⲧⲁ ⲛⲉϥⲥ̀ⲃⲱⲟⲩⲓ̀ ⲉⲑⲟⲩⲁⲃ:</w:t>
            </w:r>
          </w:p>
          <w:p w14:paraId="74395C96" w14:textId="77777777" w:rsidR="00EE657B" w:rsidRDefault="00EE657B" w:rsidP="00EE657B">
            <w:pPr>
              <w:pStyle w:val="CopticHangingVerse"/>
            </w:pPr>
            <w:r>
              <w:t>ⲉⲣⲟⲩⲱⲓⲛⲓ ⲙ̀ⲡⲉⲛⲛⲟⲩⲥ.</w:t>
            </w:r>
          </w:p>
        </w:tc>
      </w:tr>
      <w:tr w:rsidR="00EE657B" w14:paraId="01AB882D" w14:textId="77777777" w:rsidTr="002B038E">
        <w:trPr>
          <w:cantSplit/>
          <w:jc w:val="center"/>
        </w:trPr>
        <w:tc>
          <w:tcPr>
            <w:tcW w:w="288" w:type="dxa"/>
          </w:tcPr>
          <w:p w14:paraId="754AB861" w14:textId="77777777" w:rsidR="00EE657B" w:rsidRPr="00FB5ACB" w:rsidRDefault="00EE657B" w:rsidP="002B038E">
            <w:pPr>
              <w:pStyle w:val="CopticCross"/>
            </w:pPr>
          </w:p>
        </w:tc>
        <w:tc>
          <w:tcPr>
            <w:tcW w:w="3960" w:type="dxa"/>
          </w:tcPr>
          <w:p w14:paraId="4E9055AD" w14:textId="77777777" w:rsidR="00EE657B" w:rsidRDefault="00EE657B" w:rsidP="00EE657B">
            <w:pPr>
              <w:pStyle w:val="EngHang"/>
            </w:pPr>
            <w:r>
              <w:t>Blessed are you indeed,</w:t>
            </w:r>
          </w:p>
          <w:p w14:paraId="1233B22E" w14:textId="77777777" w:rsidR="00EE657B" w:rsidRDefault="00EE657B" w:rsidP="00EE657B">
            <w:pPr>
              <w:pStyle w:val="EngHang"/>
            </w:pPr>
            <w:r>
              <w:t>Our saintly father, the patriarch,</w:t>
            </w:r>
          </w:p>
          <w:p w14:paraId="64474A80" w14:textId="77777777" w:rsidR="00EE657B" w:rsidRDefault="00EE657B" w:rsidP="00EE657B">
            <w:pPr>
              <w:pStyle w:val="EngHang"/>
            </w:pPr>
            <w:r>
              <w:t>Abba Athanasius the Apostolic,</w:t>
            </w:r>
          </w:p>
          <w:p w14:paraId="1E020EC2" w14:textId="77777777" w:rsidR="00EE657B" w:rsidRDefault="00EE657B" w:rsidP="00EE657B">
            <w:pPr>
              <w:pStyle w:val="EngHangEnd"/>
            </w:pPr>
            <w:r>
              <w:t>The beloved of Christ.</w:t>
            </w:r>
          </w:p>
        </w:tc>
        <w:tc>
          <w:tcPr>
            <w:tcW w:w="288" w:type="dxa"/>
          </w:tcPr>
          <w:p w14:paraId="4FFCDE6D" w14:textId="77777777" w:rsidR="00EE657B" w:rsidRDefault="00EE657B" w:rsidP="002B038E"/>
        </w:tc>
        <w:tc>
          <w:tcPr>
            <w:tcW w:w="288" w:type="dxa"/>
          </w:tcPr>
          <w:p w14:paraId="32EDCD0C" w14:textId="77777777" w:rsidR="00EE657B" w:rsidRPr="00FB5ACB" w:rsidRDefault="00EE657B" w:rsidP="002B038E">
            <w:pPr>
              <w:pStyle w:val="CopticCross"/>
            </w:pPr>
          </w:p>
        </w:tc>
        <w:tc>
          <w:tcPr>
            <w:tcW w:w="3960" w:type="dxa"/>
          </w:tcPr>
          <w:p w14:paraId="67E009D7" w14:textId="77777777" w:rsidR="00EE657B" w:rsidRDefault="00EE657B" w:rsidP="00EE657B">
            <w:pPr>
              <w:pStyle w:val="CopticVersemulti-line"/>
            </w:pPr>
            <w:r>
              <w:t>Ⲱⲟⲩⲛⲓⲁⲧⲕ ϧⲉⲛ ⲟⲩⲙⲉⲑⲙⲏⲓ:</w:t>
            </w:r>
          </w:p>
          <w:p w14:paraId="18E67E0F" w14:textId="77777777" w:rsidR="00EE657B" w:rsidRDefault="00EE657B" w:rsidP="00EE657B">
            <w:pPr>
              <w:pStyle w:val="CopticVersemulti-line"/>
            </w:pPr>
            <w:r>
              <w:t>ⲡⲉⲛⲓⲱⲧ ⲉⲑⲟⲩⲁⲃ ⲙ̀ⲡⲁⲧⲣⲓⲁⲣⲭⲏⲥ:</w:t>
            </w:r>
          </w:p>
          <w:p w14:paraId="5D7ED014" w14:textId="77777777" w:rsidR="00EE657B" w:rsidRDefault="00EE657B" w:rsidP="00EE657B">
            <w:pPr>
              <w:pStyle w:val="CopticVersemulti-line"/>
            </w:pPr>
            <w:r>
              <w:t>Ⲁⲃⲃⲁ Ⲁⲑⲁⲛⲁⲥⲓⲟⲥ ⲡⲓⲁ̀ⲡⲟⲥⲧⲟⲗⲓⲕⲟⲥ:</w:t>
            </w:r>
          </w:p>
          <w:p w14:paraId="650165CE" w14:textId="77777777" w:rsidR="00EE657B" w:rsidRDefault="00EE657B" w:rsidP="00EE657B">
            <w:pPr>
              <w:pStyle w:val="CopticHangingVerse"/>
            </w:pPr>
            <w:r>
              <w:t>ⲡⲓⲙⲉⲛⲣⲓⲧ ⲛ̀ⲧⲉ Ⲡⲓⲭ̀ⲣⲓⲥⲧⲟⲥ.</w:t>
            </w:r>
          </w:p>
        </w:tc>
      </w:tr>
      <w:tr w:rsidR="00EE657B" w14:paraId="35F20C81" w14:textId="77777777" w:rsidTr="002B038E">
        <w:trPr>
          <w:cantSplit/>
          <w:jc w:val="center"/>
        </w:trPr>
        <w:tc>
          <w:tcPr>
            <w:tcW w:w="288" w:type="dxa"/>
          </w:tcPr>
          <w:p w14:paraId="2C93CEE3" w14:textId="77777777" w:rsidR="00EE657B" w:rsidRPr="00FB5ACB" w:rsidRDefault="002B038E" w:rsidP="002B038E">
            <w:pPr>
              <w:pStyle w:val="CopticCross"/>
            </w:pPr>
            <w:r w:rsidRPr="00FB5ACB">
              <w:t>¿</w:t>
            </w:r>
          </w:p>
        </w:tc>
        <w:tc>
          <w:tcPr>
            <w:tcW w:w="3960" w:type="dxa"/>
          </w:tcPr>
          <w:p w14:paraId="3D749835" w14:textId="77777777" w:rsidR="00EE657B" w:rsidRDefault="00EE657B" w:rsidP="00EE657B">
            <w:pPr>
              <w:pStyle w:val="EngHang"/>
            </w:pPr>
            <w:r>
              <w:t>Pray to the Lord on our behalf,</w:t>
            </w:r>
          </w:p>
          <w:p w14:paraId="3D000D82" w14:textId="77777777" w:rsidR="00EE657B" w:rsidRDefault="00EE657B" w:rsidP="00EE657B">
            <w:pPr>
              <w:pStyle w:val="EngHang"/>
            </w:pPr>
            <w:r>
              <w:t>O teacher of Orthodoxy,</w:t>
            </w:r>
          </w:p>
          <w:p w14:paraId="46130F6A" w14:textId="77777777" w:rsidR="00EE657B" w:rsidRDefault="00EE657B" w:rsidP="00EE657B">
            <w:pPr>
              <w:pStyle w:val="EngHang"/>
            </w:pPr>
            <w:r>
              <w:t>Athanasius the Apostolic,</w:t>
            </w:r>
          </w:p>
          <w:p w14:paraId="64433185" w14:textId="77777777" w:rsidR="00EE657B" w:rsidRDefault="00EE657B" w:rsidP="00EE657B">
            <w:pPr>
              <w:pStyle w:val="EngHangEnd"/>
            </w:pPr>
            <w:r>
              <w:t>That He may forgive us our sins.</w:t>
            </w:r>
          </w:p>
        </w:tc>
        <w:tc>
          <w:tcPr>
            <w:tcW w:w="288" w:type="dxa"/>
          </w:tcPr>
          <w:p w14:paraId="00CF9742" w14:textId="77777777" w:rsidR="00EE657B" w:rsidRDefault="00EE657B" w:rsidP="002B038E"/>
        </w:tc>
        <w:tc>
          <w:tcPr>
            <w:tcW w:w="288" w:type="dxa"/>
          </w:tcPr>
          <w:p w14:paraId="36EA6D95" w14:textId="77777777" w:rsidR="00EE657B" w:rsidRPr="00FB5ACB" w:rsidRDefault="002B038E" w:rsidP="002B038E">
            <w:pPr>
              <w:pStyle w:val="CopticCross"/>
            </w:pPr>
            <w:r w:rsidRPr="00FB5ACB">
              <w:t>¿</w:t>
            </w:r>
          </w:p>
        </w:tc>
        <w:tc>
          <w:tcPr>
            <w:tcW w:w="3960" w:type="dxa"/>
          </w:tcPr>
          <w:p w14:paraId="5A7AC638" w14:textId="77777777" w:rsidR="00EE657B" w:rsidRDefault="00EE657B" w:rsidP="00EE657B">
            <w:pPr>
              <w:pStyle w:val="CopticVersemulti-line"/>
            </w:pPr>
            <w:r>
              <w:t>Ⲧⲱⲃϩ ⲙ̀Ⲡⲟ̄ⲥ̄ ⲉ̀ϩ̀ⲣⲏⲓ ⲉ̀ϫⲱⲛ:</w:t>
            </w:r>
          </w:p>
          <w:p w14:paraId="33133686" w14:textId="77777777" w:rsidR="00EE657B" w:rsidRDefault="00EE657B" w:rsidP="00EE657B">
            <w:pPr>
              <w:pStyle w:val="CopticVersemulti-line"/>
            </w:pPr>
            <w:r>
              <w:t>ⲱ̀ ⲡ̀ⲥⲁϧ ⲛ̀ⲧⲉ ϯⲟⲣⲑⲟⲇⲟⲝⲓⲁ̀:</w:t>
            </w:r>
          </w:p>
          <w:p w14:paraId="031F86E7" w14:textId="77777777" w:rsidR="00EE657B" w:rsidRDefault="00EE657B" w:rsidP="00EE657B">
            <w:pPr>
              <w:pStyle w:val="CopticVersemulti-line"/>
            </w:pPr>
            <w:r>
              <w:t>Ⲁⲑⲁⲛⲁⲥⲓⲟⲥ ⲡⲓⲁ̀ⲡⲟⲥⲧⲟⲗⲓⲕⲟⲥ:</w:t>
            </w:r>
          </w:p>
          <w:p w14:paraId="6B8705AF" w14:textId="77777777" w:rsidR="00EE657B" w:rsidRDefault="00EE657B" w:rsidP="00EE657B">
            <w:pPr>
              <w:pStyle w:val="CopticHangingVerse"/>
            </w:pPr>
            <w:r>
              <w:t>ⲛ̀ⲧⲉϥⲭⲁ ⲛⲉⲛⲛⲟⲃⲓ ⲛⲁⲛ ⲉ̀ⲃⲟⲗ.</w:t>
            </w:r>
          </w:p>
        </w:tc>
      </w:tr>
    </w:tbl>
    <w:p w14:paraId="21D67A12" w14:textId="77777777" w:rsidR="0047441D" w:rsidRDefault="00B82753" w:rsidP="0047441D">
      <w:pPr>
        <w:pStyle w:val="Heading4"/>
      </w:pPr>
      <w:bookmarkStart w:id="1584" w:name="_Ref434492196"/>
      <w:r>
        <w:lastRenderedPageBreak/>
        <w:t>Another</w:t>
      </w:r>
      <w:r w:rsidR="0047441D">
        <w:t xml:space="preserve"> Doxology</w:t>
      </w:r>
      <w:r>
        <w:t xml:space="preserve"> for St. Athanasius the Apostolic</w:t>
      </w:r>
      <w:bookmarkEnd w:id="158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7441D" w14:paraId="24F595C3" w14:textId="77777777" w:rsidTr="00670C79">
        <w:trPr>
          <w:cantSplit/>
          <w:jc w:val="center"/>
        </w:trPr>
        <w:tc>
          <w:tcPr>
            <w:tcW w:w="288" w:type="dxa"/>
          </w:tcPr>
          <w:p w14:paraId="3C15C9C6" w14:textId="77777777" w:rsidR="0047441D" w:rsidRDefault="0047441D" w:rsidP="00670C79">
            <w:pPr>
              <w:pStyle w:val="CopticCross"/>
            </w:pPr>
          </w:p>
        </w:tc>
        <w:tc>
          <w:tcPr>
            <w:tcW w:w="3960" w:type="dxa"/>
          </w:tcPr>
          <w:p w14:paraId="2AEA847A" w14:textId="77777777" w:rsidR="0047441D" w:rsidRDefault="0047441D" w:rsidP="0047441D">
            <w:pPr>
              <w:pStyle w:val="EngHang"/>
            </w:pPr>
            <w:r>
              <w:t>Athanasius the Apostolic,</w:t>
            </w:r>
          </w:p>
          <w:p w14:paraId="01E9041B" w14:textId="77777777" w:rsidR="0047441D" w:rsidRDefault="0047441D" w:rsidP="0047441D">
            <w:pPr>
              <w:pStyle w:val="EngHang"/>
            </w:pPr>
            <w:r>
              <w:t>The Teacher of the Church,</w:t>
            </w:r>
          </w:p>
          <w:p w14:paraId="634F33BB" w14:textId="77777777" w:rsidR="0047441D" w:rsidRDefault="0047441D" w:rsidP="0047441D">
            <w:pPr>
              <w:pStyle w:val="EngHang"/>
            </w:pPr>
            <w:r>
              <w:t>Was an athlete</w:t>
            </w:r>
          </w:p>
          <w:p w14:paraId="7080886A" w14:textId="77777777" w:rsidR="0047441D" w:rsidRDefault="0047441D" w:rsidP="0047441D">
            <w:pPr>
              <w:pStyle w:val="EngHangEnd"/>
            </w:pPr>
            <w:r>
              <w:t>On account of his Orthodoxy.</w:t>
            </w:r>
          </w:p>
        </w:tc>
        <w:tc>
          <w:tcPr>
            <w:tcW w:w="288" w:type="dxa"/>
          </w:tcPr>
          <w:p w14:paraId="0DFE488A" w14:textId="77777777" w:rsidR="0047441D" w:rsidRDefault="0047441D" w:rsidP="00670C79"/>
        </w:tc>
        <w:tc>
          <w:tcPr>
            <w:tcW w:w="288" w:type="dxa"/>
          </w:tcPr>
          <w:p w14:paraId="6F319DB0" w14:textId="77777777" w:rsidR="0047441D" w:rsidRDefault="0047441D" w:rsidP="00670C79">
            <w:pPr>
              <w:pStyle w:val="CopticCross"/>
            </w:pPr>
          </w:p>
        </w:tc>
        <w:tc>
          <w:tcPr>
            <w:tcW w:w="3960" w:type="dxa"/>
          </w:tcPr>
          <w:p w14:paraId="5D7B54AF" w14:textId="77777777" w:rsidR="0047441D" w:rsidRDefault="0047441D" w:rsidP="0047441D">
            <w:pPr>
              <w:pStyle w:val="CopticVersemulti-line"/>
            </w:pPr>
            <w:r>
              <w:t>Ⲁⲑⲁⲛⲁⲥⲓⲟⲥ ⲡⲓⲁⲡⲟⲥⲧⲟⲗⲓⲕⲟⲥ:</w:t>
            </w:r>
          </w:p>
          <w:p w14:paraId="5F6C9F34" w14:textId="77777777" w:rsidR="0047441D" w:rsidRDefault="0047441D" w:rsidP="0047441D">
            <w:pPr>
              <w:pStyle w:val="CopticVersemulti-line"/>
            </w:pPr>
            <w:r>
              <w:t>ⲡⲓⲥⲁϧ ⲛ̀ⲧⲉ ϯⲉⲕⲕⲗⲏⲥⲓⲁ:</w:t>
            </w:r>
          </w:p>
          <w:p w14:paraId="652481BA" w14:textId="77777777" w:rsidR="0047441D" w:rsidRDefault="0047441D" w:rsidP="0047441D">
            <w:pPr>
              <w:pStyle w:val="CopticVersemulti-line"/>
            </w:pPr>
            <w:r>
              <w:t>ⲉ̀ⲧⲁϥϣⲱⲡⲓ ⲙ̀ⲡⲓⲁⲑⲗⲟⲫⲟⲣⲟⲥ:</w:t>
            </w:r>
          </w:p>
          <w:p w14:paraId="4491B5BB" w14:textId="77777777" w:rsidR="0047441D" w:rsidRDefault="0047441D" w:rsidP="0047441D">
            <w:pPr>
              <w:pStyle w:val="CopticHangingVerse"/>
            </w:pPr>
            <w:r>
              <w:t>ⲉⲑⲃⲉ ⲧⲉϥⲟⲣⲑⲟⲇⲟⲝⲓⲁ̀.</w:t>
            </w:r>
          </w:p>
        </w:tc>
      </w:tr>
      <w:tr w:rsidR="0047441D" w14:paraId="35A27438" w14:textId="77777777" w:rsidTr="00670C79">
        <w:trPr>
          <w:cantSplit/>
          <w:jc w:val="center"/>
        </w:trPr>
        <w:tc>
          <w:tcPr>
            <w:tcW w:w="288" w:type="dxa"/>
          </w:tcPr>
          <w:p w14:paraId="7C7F109C" w14:textId="77777777" w:rsidR="0047441D" w:rsidRDefault="0047441D" w:rsidP="00670C79">
            <w:pPr>
              <w:pStyle w:val="CopticCross"/>
            </w:pPr>
            <w:r w:rsidRPr="00FB5ACB">
              <w:t>¿</w:t>
            </w:r>
          </w:p>
        </w:tc>
        <w:tc>
          <w:tcPr>
            <w:tcW w:w="3960" w:type="dxa"/>
          </w:tcPr>
          <w:p w14:paraId="31AD2869" w14:textId="77777777" w:rsidR="0047441D" w:rsidRDefault="0047441D" w:rsidP="0047441D">
            <w:pPr>
              <w:pStyle w:val="EngHang"/>
            </w:pPr>
            <w:r>
              <w:t>He became a lamp,</w:t>
            </w:r>
          </w:p>
          <w:p w14:paraId="5AF401CF" w14:textId="77777777" w:rsidR="0047441D" w:rsidRDefault="0047441D" w:rsidP="0047441D">
            <w:pPr>
              <w:pStyle w:val="EngHang"/>
            </w:pPr>
            <w:r>
              <w:t>Illuminating the whole world,</w:t>
            </w:r>
          </w:p>
          <w:p w14:paraId="5DF64ED8" w14:textId="77777777" w:rsidR="0047441D" w:rsidRDefault="0047441D" w:rsidP="0047441D">
            <w:pPr>
              <w:pStyle w:val="EngHang"/>
            </w:pPr>
            <w:r>
              <w:t>When he defeated Arius,</w:t>
            </w:r>
          </w:p>
          <w:p w14:paraId="4D3B9CD8" w14:textId="77777777" w:rsidR="0047441D" w:rsidRDefault="0047441D" w:rsidP="0047441D">
            <w:pPr>
              <w:pStyle w:val="EngHangEnd"/>
            </w:pPr>
            <w:r>
              <w:t>Purging his darkness.</w:t>
            </w:r>
          </w:p>
        </w:tc>
        <w:tc>
          <w:tcPr>
            <w:tcW w:w="288" w:type="dxa"/>
          </w:tcPr>
          <w:p w14:paraId="02FCE549" w14:textId="77777777" w:rsidR="0047441D" w:rsidRDefault="0047441D" w:rsidP="00670C79"/>
        </w:tc>
        <w:tc>
          <w:tcPr>
            <w:tcW w:w="288" w:type="dxa"/>
          </w:tcPr>
          <w:p w14:paraId="3AF4DAB1" w14:textId="77777777" w:rsidR="0047441D" w:rsidRDefault="0047441D" w:rsidP="00670C79">
            <w:pPr>
              <w:pStyle w:val="CopticCross"/>
            </w:pPr>
            <w:r w:rsidRPr="00FB5ACB">
              <w:t>¿</w:t>
            </w:r>
          </w:p>
        </w:tc>
        <w:tc>
          <w:tcPr>
            <w:tcW w:w="3960" w:type="dxa"/>
          </w:tcPr>
          <w:p w14:paraId="5E76827B" w14:textId="77777777" w:rsidR="0047441D" w:rsidRDefault="0047441D" w:rsidP="0047441D">
            <w:pPr>
              <w:pStyle w:val="CopticVersemulti-line"/>
            </w:pPr>
            <w:r>
              <w:t>Ϫⲉ ⲁϥϣⲱⲡⲓ ⲛ̀ⲟⲩϧⲏⲃⲥ:</w:t>
            </w:r>
          </w:p>
          <w:p w14:paraId="037892C9" w14:textId="77777777" w:rsidR="0047441D" w:rsidRDefault="0047441D" w:rsidP="0047441D">
            <w:pPr>
              <w:pStyle w:val="CopticVersemulti-line"/>
            </w:pPr>
            <w:r>
              <w:t>ⲉϥⲉⲣⲟⲩⲱⲓⲛⲓ ⲙ̀ⲡⲓⲕⲟⲥⲙⲟⲥ ⲧⲏⲣϥ:</w:t>
            </w:r>
          </w:p>
          <w:p w14:paraId="43A3E44A" w14:textId="77777777" w:rsidR="0047441D" w:rsidRDefault="0047441D" w:rsidP="0047441D">
            <w:pPr>
              <w:pStyle w:val="CopticVersemulti-line"/>
            </w:pPr>
            <w:r>
              <w:t>ⲉⲧⲁϥϭⲣⲟ ⲛ̀Ⲁⲣⲓⲟⲥ:</w:t>
            </w:r>
          </w:p>
          <w:p w14:paraId="0179B85D" w14:textId="77777777" w:rsidR="0047441D" w:rsidRDefault="0047441D" w:rsidP="0047441D">
            <w:pPr>
              <w:pStyle w:val="CopticHangingVerse"/>
            </w:pPr>
            <w:r>
              <w:t>ⲛⲉϥⲙⲉⲧⲕⲁⲕⲓⲁ̀ ⲁϥϫⲟⲣⲟⲩ ⲉ̀ⲃⲟⲗ.</w:t>
            </w:r>
          </w:p>
        </w:tc>
      </w:tr>
      <w:tr w:rsidR="0047441D" w14:paraId="2320F1DA" w14:textId="77777777" w:rsidTr="00670C79">
        <w:trPr>
          <w:cantSplit/>
          <w:jc w:val="center"/>
        </w:trPr>
        <w:tc>
          <w:tcPr>
            <w:tcW w:w="288" w:type="dxa"/>
          </w:tcPr>
          <w:p w14:paraId="3451572C" w14:textId="77777777" w:rsidR="0047441D" w:rsidRDefault="0047441D" w:rsidP="00670C79">
            <w:pPr>
              <w:pStyle w:val="CopticCross"/>
            </w:pPr>
          </w:p>
        </w:tc>
        <w:tc>
          <w:tcPr>
            <w:tcW w:w="3960" w:type="dxa"/>
          </w:tcPr>
          <w:p w14:paraId="2F89F539" w14:textId="77777777" w:rsidR="0047441D" w:rsidRDefault="0047441D" w:rsidP="0047441D">
            <w:pPr>
              <w:pStyle w:val="EngHang"/>
            </w:pPr>
            <w:r>
              <w:t>He also taught us that the Logos</w:t>
            </w:r>
          </w:p>
          <w:p w14:paraId="5A91550F" w14:textId="77777777" w:rsidR="0047441D" w:rsidRDefault="0047441D" w:rsidP="0047441D">
            <w:pPr>
              <w:pStyle w:val="EngHang"/>
            </w:pPr>
            <w:r>
              <w:t>Is coessential with the Father,</w:t>
            </w:r>
          </w:p>
          <w:p w14:paraId="147919FC" w14:textId="77777777" w:rsidR="0047441D" w:rsidRDefault="0047441D" w:rsidP="0047441D">
            <w:pPr>
              <w:pStyle w:val="EngHang"/>
            </w:pPr>
            <w:r>
              <w:t>Perfect in His divinity,</w:t>
            </w:r>
          </w:p>
          <w:p w14:paraId="04E6A3DB" w14:textId="77777777" w:rsidR="0047441D" w:rsidRDefault="0047441D" w:rsidP="0047441D">
            <w:pPr>
              <w:pStyle w:val="EngHangEnd"/>
            </w:pPr>
            <w:r>
              <w:t>With One Incarnate Nature.</w:t>
            </w:r>
          </w:p>
        </w:tc>
        <w:tc>
          <w:tcPr>
            <w:tcW w:w="288" w:type="dxa"/>
          </w:tcPr>
          <w:p w14:paraId="1F28AABA" w14:textId="77777777" w:rsidR="0047441D" w:rsidRDefault="0047441D" w:rsidP="00670C79"/>
        </w:tc>
        <w:tc>
          <w:tcPr>
            <w:tcW w:w="288" w:type="dxa"/>
          </w:tcPr>
          <w:p w14:paraId="762A74D0" w14:textId="77777777" w:rsidR="0047441D" w:rsidRDefault="0047441D" w:rsidP="00670C79">
            <w:pPr>
              <w:pStyle w:val="CopticCross"/>
            </w:pPr>
          </w:p>
        </w:tc>
        <w:tc>
          <w:tcPr>
            <w:tcW w:w="3960" w:type="dxa"/>
          </w:tcPr>
          <w:p w14:paraId="55D04832" w14:textId="77777777" w:rsidR="0047441D" w:rsidRDefault="0047441D" w:rsidP="0047441D">
            <w:pPr>
              <w:pStyle w:val="CopticVersemulti-line"/>
            </w:pPr>
            <w:r>
              <w:t>Ⲟⲩⲟϩ ⲁϥⲧ̀ⲥⲁⲃⲟⲛ ϫⲉ Ⲡⲓⲗⲟⲅⲟⲥ:</w:t>
            </w:r>
          </w:p>
          <w:p w14:paraId="326E9116" w14:textId="77777777" w:rsidR="0047441D" w:rsidRDefault="0047441D" w:rsidP="0047441D">
            <w:pPr>
              <w:pStyle w:val="CopticVersemulti-line"/>
            </w:pPr>
            <w:r>
              <w:t>ⲛ̀ⲟ̀ⲙⲟⲟⲩⲥⲓⲟⲥ ⲛⲉⲙ Ⲫⲓⲱⲧ:</w:t>
            </w:r>
          </w:p>
          <w:p w14:paraId="56C0DA8C" w14:textId="77777777" w:rsidR="0047441D" w:rsidRDefault="0047441D" w:rsidP="0047441D">
            <w:pPr>
              <w:pStyle w:val="CopticVersemulti-line"/>
            </w:pPr>
            <w:r>
              <w:t>ⲉϥϫⲏⲕ ⲉ̀ⲃⲟⲗ ϧⲉⲛ ⲧⲉϥⲙⲉⲑⲛⲟⲩϯ:</w:t>
            </w:r>
          </w:p>
          <w:p w14:paraId="3F8D19BB" w14:textId="77777777" w:rsidR="0047441D" w:rsidRDefault="0047441D" w:rsidP="0047441D">
            <w:pPr>
              <w:pStyle w:val="CopticHangingVerse"/>
            </w:pPr>
            <w:r>
              <w:t>ϧⲉⲛ ⲟⲩⲫⲩⲥⲓⲥ ⲛ̀ⲟⲩⲱⲧ.</w:t>
            </w:r>
          </w:p>
        </w:tc>
      </w:tr>
      <w:tr w:rsidR="0047441D" w14:paraId="513F558C" w14:textId="77777777" w:rsidTr="00670C79">
        <w:trPr>
          <w:cantSplit/>
          <w:jc w:val="center"/>
        </w:trPr>
        <w:tc>
          <w:tcPr>
            <w:tcW w:w="288" w:type="dxa"/>
          </w:tcPr>
          <w:p w14:paraId="41EB06A5" w14:textId="77777777" w:rsidR="0047441D" w:rsidRDefault="0047441D" w:rsidP="00670C79">
            <w:pPr>
              <w:pStyle w:val="CopticCross"/>
            </w:pPr>
            <w:r w:rsidRPr="00FB5ACB">
              <w:t>¿</w:t>
            </w:r>
          </w:p>
        </w:tc>
        <w:tc>
          <w:tcPr>
            <w:tcW w:w="3960" w:type="dxa"/>
          </w:tcPr>
          <w:p w14:paraId="706AC899" w14:textId="77777777" w:rsidR="0047441D" w:rsidRDefault="0047441D" w:rsidP="0047441D">
            <w:pPr>
              <w:pStyle w:val="EngHang"/>
            </w:pPr>
            <w:r>
              <w:t>He fought the pagans</w:t>
            </w:r>
          </w:p>
          <w:p w14:paraId="4B9E7B8F" w14:textId="77777777" w:rsidR="0047441D" w:rsidRDefault="0047441D" w:rsidP="0047441D">
            <w:pPr>
              <w:pStyle w:val="EngHang"/>
            </w:pPr>
            <w:r>
              <w:t>And the heretics,</w:t>
            </w:r>
          </w:p>
          <w:p w14:paraId="19F6FF08" w14:textId="77777777" w:rsidR="0047441D" w:rsidRDefault="0047441D" w:rsidP="0047441D">
            <w:pPr>
              <w:pStyle w:val="EngHang"/>
            </w:pPr>
            <w:r>
              <w:t>Drawing them to the faith,</w:t>
            </w:r>
          </w:p>
          <w:p w14:paraId="33A2A6D4" w14:textId="77777777" w:rsidR="0047441D" w:rsidRDefault="0047441D" w:rsidP="0047441D">
            <w:pPr>
              <w:pStyle w:val="EngHangEnd"/>
            </w:pPr>
            <w:r>
              <w:t>And fortifying his people in the faith.</w:t>
            </w:r>
          </w:p>
        </w:tc>
        <w:tc>
          <w:tcPr>
            <w:tcW w:w="288" w:type="dxa"/>
          </w:tcPr>
          <w:p w14:paraId="01E6F374" w14:textId="77777777" w:rsidR="0047441D" w:rsidRDefault="0047441D" w:rsidP="00670C79"/>
        </w:tc>
        <w:tc>
          <w:tcPr>
            <w:tcW w:w="288" w:type="dxa"/>
          </w:tcPr>
          <w:p w14:paraId="141653DA" w14:textId="77777777" w:rsidR="0047441D" w:rsidRDefault="0047441D" w:rsidP="00670C79">
            <w:pPr>
              <w:pStyle w:val="CopticCross"/>
            </w:pPr>
            <w:r w:rsidRPr="00FB5ACB">
              <w:t>¿</w:t>
            </w:r>
          </w:p>
        </w:tc>
        <w:tc>
          <w:tcPr>
            <w:tcW w:w="3960" w:type="dxa"/>
          </w:tcPr>
          <w:p w14:paraId="379B9A34" w14:textId="77777777" w:rsidR="0047441D" w:rsidRDefault="0047441D" w:rsidP="0047441D">
            <w:pPr>
              <w:pStyle w:val="CopticVersemulti-line"/>
            </w:pPr>
            <w:r>
              <w:t>Ⲁϥϯ ⲟⲩⲃⲉ ⲛⲓⲣⲉⲙⲛ̀ⲓ̀ⲇⲟⲗⲟⲛ:</w:t>
            </w:r>
          </w:p>
          <w:p w14:paraId="67779CB9" w14:textId="77777777" w:rsidR="0047441D" w:rsidRDefault="0047441D" w:rsidP="0047441D">
            <w:pPr>
              <w:pStyle w:val="CopticVersemulti-line"/>
            </w:pPr>
            <w:r>
              <w:t>ⲕⲉ ⲟⲛ ⲛⲓϩⲉⲣⲉⲧⲩⲕⲟⲥ:</w:t>
            </w:r>
          </w:p>
          <w:p w14:paraId="72C44B42" w14:textId="77777777" w:rsidR="0047441D" w:rsidRDefault="0047441D" w:rsidP="0047441D">
            <w:pPr>
              <w:pStyle w:val="CopticVersemulti-line"/>
            </w:pPr>
            <w:r>
              <w:t>ⲁϥⲥⲉⲕ ⲉⲣⲱⲟⲩ ⲉ̀ⲡⲓⲛⲁϩϯ:</w:t>
            </w:r>
          </w:p>
          <w:p w14:paraId="6F880BF3" w14:textId="77777777" w:rsidR="0047441D" w:rsidRDefault="0047441D" w:rsidP="0047441D">
            <w:pPr>
              <w:pStyle w:val="CopticHangingVerse"/>
            </w:pPr>
            <w:r>
              <w:t>ⲉϥϯ ⲧⲁϫⲣⲟ ⲙ̀ⲡⲉϥⲗⲁⲟⲥ.</w:t>
            </w:r>
          </w:p>
        </w:tc>
      </w:tr>
      <w:tr w:rsidR="0047441D" w14:paraId="23E173CD" w14:textId="77777777" w:rsidTr="00670C79">
        <w:trPr>
          <w:cantSplit/>
          <w:jc w:val="center"/>
        </w:trPr>
        <w:tc>
          <w:tcPr>
            <w:tcW w:w="288" w:type="dxa"/>
          </w:tcPr>
          <w:p w14:paraId="05C1C7D6" w14:textId="77777777" w:rsidR="0047441D" w:rsidRPr="00FB5ACB" w:rsidRDefault="0047441D" w:rsidP="00670C79">
            <w:pPr>
              <w:pStyle w:val="CopticCross"/>
            </w:pPr>
          </w:p>
        </w:tc>
        <w:tc>
          <w:tcPr>
            <w:tcW w:w="3960" w:type="dxa"/>
          </w:tcPr>
          <w:p w14:paraId="761C0666" w14:textId="77777777" w:rsidR="0047441D" w:rsidRDefault="0047441D" w:rsidP="0047441D">
            <w:pPr>
              <w:pStyle w:val="EngHang"/>
            </w:pPr>
            <w:r>
              <w:t>The father of theology spent</w:t>
            </w:r>
          </w:p>
          <w:p w14:paraId="2C2E76F5" w14:textId="77777777" w:rsidR="0047441D" w:rsidRDefault="0047441D" w:rsidP="0047441D">
            <w:pPr>
              <w:pStyle w:val="EngHang"/>
            </w:pPr>
            <w:r>
              <w:t>His whole life struggling,</w:t>
            </w:r>
          </w:p>
          <w:p w14:paraId="0D96713E" w14:textId="77777777" w:rsidR="0047441D" w:rsidRDefault="0047441D" w:rsidP="0047441D">
            <w:pPr>
              <w:pStyle w:val="EngHang"/>
            </w:pPr>
            <w:r>
              <w:t>And was against the world,</w:t>
            </w:r>
          </w:p>
          <w:p w14:paraId="5F832200" w14:textId="77777777" w:rsidR="0047441D" w:rsidRDefault="0047441D" w:rsidP="0047441D">
            <w:pPr>
              <w:pStyle w:val="EngHangEnd"/>
            </w:pPr>
            <w:r>
              <w:t>For he was with Christ.</w:t>
            </w:r>
          </w:p>
        </w:tc>
        <w:tc>
          <w:tcPr>
            <w:tcW w:w="288" w:type="dxa"/>
          </w:tcPr>
          <w:p w14:paraId="44BC48F8" w14:textId="77777777" w:rsidR="0047441D" w:rsidRDefault="0047441D" w:rsidP="00670C79"/>
        </w:tc>
        <w:tc>
          <w:tcPr>
            <w:tcW w:w="288" w:type="dxa"/>
          </w:tcPr>
          <w:p w14:paraId="06482C50" w14:textId="77777777" w:rsidR="0047441D" w:rsidRPr="00FB5ACB" w:rsidRDefault="0047441D" w:rsidP="00670C79">
            <w:pPr>
              <w:pStyle w:val="CopticCross"/>
            </w:pPr>
          </w:p>
        </w:tc>
        <w:tc>
          <w:tcPr>
            <w:tcW w:w="3960" w:type="dxa"/>
          </w:tcPr>
          <w:p w14:paraId="19D8A0DA" w14:textId="77777777" w:rsidR="0047441D" w:rsidRDefault="0047441D" w:rsidP="0047441D">
            <w:pPr>
              <w:pStyle w:val="CopticVersemulti-line"/>
            </w:pPr>
            <w:r>
              <w:t>Ⲁⲫⲁϯⲙⲉⲑⲛⲟⲩϯ ϫⲉⲕⲉ̀ⲃⲟⲗ:</w:t>
            </w:r>
          </w:p>
          <w:p w14:paraId="269F8FFB" w14:textId="77777777" w:rsidR="0047441D" w:rsidRDefault="0047441D" w:rsidP="0047441D">
            <w:pPr>
              <w:pStyle w:val="CopticVersemulti-line"/>
            </w:pPr>
            <w:r>
              <w:t>ⲡⲉϥⲥⲏⲟⲩ ⲧⲏⲣϥ ϧⲉⲛ ⲡⲓⲁⲅⲱⲛ:</w:t>
            </w:r>
          </w:p>
          <w:p w14:paraId="52636048" w14:textId="77777777" w:rsidR="0047441D" w:rsidRDefault="0047441D" w:rsidP="0047441D">
            <w:pPr>
              <w:pStyle w:val="CopticVersemulti-line"/>
            </w:pPr>
            <w:r>
              <w:t>ⲟⲩⲟϩ ⲁϥϣⲱⲡⲓ ⲟⲩⲃⲉ ⲡⲓⲕⲟⲥⲙⲟⲥ:</w:t>
            </w:r>
          </w:p>
          <w:p w14:paraId="49718AAA" w14:textId="77777777" w:rsidR="0047441D" w:rsidRPr="003032D8" w:rsidRDefault="0047441D" w:rsidP="0047441D">
            <w:pPr>
              <w:pStyle w:val="CopticHangingVerse"/>
            </w:pPr>
            <w:r>
              <w:t>ϫⲉ ⲛⲁϥⲟⲓ ⲛⲉⲙ Ⲡⲭ̄ⲥ̄.</w:t>
            </w:r>
          </w:p>
        </w:tc>
      </w:tr>
      <w:tr w:rsidR="0047441D" w14:paraId="53E006E0" w14:textId="77777777" w:rsidTr="00670C79">
        <w:trPr>
          <w:cantSplit/>
          <w:jc w:val="center"/>
        </w:trPr>
        <w:tc>
          <w:tcPr>
            <w:tcW w:w="288" w:type="dxa"/>
          </w:tcPr>
          <w:p w14:paraId="1B24435C" w14:textId="77777777" w:rsidR="0047441D" w:rsidRPr="00FB5ACB" w:rsidRDefault="0047441D" w:rsidP="00670C79">
            <w:pPr>
              <w:pStyle w:val="CopticCross"/>
            </w:pPr>
            <w:r w:rsidRPr="00FB5ACB">
              <w:t>¿</w:t>
            </w:r>
          </w:p>
        </w:tc>
        <w:tc>
          <w:tcPr>
            <w:tcW w:w="3960" w:type="dxa"/>
          </w:tcPr>
          <w:p w14:paraId="5938E9A0" w14:textId="77777777" w:rsidR="0047441D" w:rsidRDefault="0047441D" w:rsidP="0047441D">
            <w:pPr>
              <w:pStyle w:val="EngHang"/>
            </w:pPr>
            <w:r>
              <w:t>The great among the Patriarchs,</w:t>
            </w:r>
          </w:p>
          <w:p w14:paraId="77678AB8" w14:textId="77777777" w:rsidR="0047441D" w:rsidRDefault="0047441D" w:rsidP="0047441D">
            <w:pPr>
              <w:pStyle w:val="EngHang"/>
            </w:pPr>
            <w:r>
              <w:t>He was like the Apostles;</w:t>
            </w:r>
          </w:p>
          <w:p w14:paraId="5A41AEC0" w14:textId="77777777" w:rsidR="0047441D" w:rsidRDefault="0047441D" w:rsidP="0047441D">
            <w:pPr>
              <w:pStyle w:val="EngHang"/>
            </w:pPr>
            <w:r>
              <w:t>He established monasticism</w:t>
            </w:r>
          </w:p>
          <w:p w14:paraId="24D9E9F9" w14:textId="77777777" w:rsidR="0047441D" w:rsidRDefault="0047441D" w:rsidP="0047441D">
            <w:pPr>
              <w:pStyle w:val="EngHangEnd"/>
            </w:pPr>
            <w:r>
              <w:t>In the dark West.</w:t>
            </w:r>
          </w:p>
        </w:tc>
        <w:tc>
          <w:tcPr>
            <w:tcW w:w="288" w:type="dxa"/>
          </w:tcPr>
          <w:p w14:paraId="56F1B059" w14:textId="77777777" w:rsidR="0047441D" w:rsidRDefault="0047441D" w:rsidP="00670C79"/>
        </w:tc>
        <w:tc>
          <w:tcPr>
            <w:tcW w:w="288" w:type="dxa"/>
          </w:tcPr>
          <w:p w14:paraId="11073DB2" w14:textId="77777777" w:rsidR="0047441D" w:rsidRPr="00FB5ACB" w:rsidRDefault="0047441D" w:rsidP="00670C79">
            <w:pPr>
              <w:pStyle w:val="CopticCross"/>
            </w:pPr>
            <w:r w:rsidRPr="00FB5ACB">
              <w:t>¿</w:t>
            </w:r>
          </w:p>
        </w:tc>
        <w:tc>
          <w:tcPr>
            <w:tcW w:w="3960" w:type="dxa"/>
          </w:tcPr>
          <w:p w14:paraId="5DD696B3" w14:textId="77777777" w:rsidR="0047441D" w:rsidRDefault="0047441D" w:rsidP="0047441D">
            <w:pPr>
              <w:pStyle w:val="CopticVersemulti-line"/>
            </w:pPr>
            <w:r>
              <w:t>Ⲫⲏⲉⲧⲁϥϣⲱⲡⲓ ⲛⲉⲙ ⲛⲓⲁⲡⲟⲥⲧⲟⲗⲟⲥ:</w:t>
            </w:r>
          </w:p>
          <w:p w14:paraId="0C604458" w14:textId="77777777" w:rsidR="0047441D" w:rsidRDefault="0047441D" w:rsidP="0047441D">
            <w:pPr>
              <w:pStyle w:val="CopticVersemulti-line"/>
            </w:pPr>
            <w:r>
              <w:t>ⲡⲓⲛⲓϣϯ ϧⲉⲛ ⲛⲓⲡⲁⲧⲣⲓⲁⲣⲭⲏⲥ:</w:t>
            </w:r>
          </w:p>
          <w:p w14:paraId="642AAC59" w14:textId="77777777" w:rsidR="0047441D" w:rsidRDefault="0047441D" w:rsidP="0047441D">
            <w:pPr>
              <w:pStyle w:val="CopticVersemulti-line"/>
            </w:pPr>
            <w:r>
              <w:t>ⲁϥϩⲓⲥⲉⲛϯ ⲛ̀ϯⲙⲉⲧⲙⲟⲛⲁⲭⲟⲥ:</w:t>
            </w:r>
          </w:p>
          <w:p w14:paraId="5422BE01" w14:textId="77777777" w:rsidR="0047441D" w:rsidRDefault="0047441D" w:rsidP="0047441D">
            <w:pPr>
              <w:pStyle w:val="CopticHangingVerse"/>
            </w:pPr>
            <w:r>
              <w:t>ϧⲉⲛ ⲛⲉⲙϩⲏⲧ ⲉⲛⲁϥⲟⲓ ⲛ̀ⲭⲁⲕⲓ.</w:t>
            </w:r>
          </w:p>
        </w:tc>
      </w:tr>
      <w:tr w:rsidR="0047441D" w14:paraId="7A28D858" w14:textId="77777777" w:rsidTr="00670C79">
        <w:trPr>
          <w:cantSplit/>
          <w:jc w:val="center"/>
        </w:trPr>
        <w:tc>
          <w:tcPr>
            <w:tcW w:w="288" w:type="dxa"/>
          </w:tcPr>
          <w:p w14:paraId="5474A966" w14:textId="77777777" w:rsidR="0047441D" w:rsidRPr="00FB5ACB" w:rsidRDefault="0047441D" w:rsidP="00670C79">
            <w:pPr>
              <w:pStyle w:val="CopticCross"/>
            </w:pPr>
          </w:p>
        </w:tc>
        <w:tc>
          <w:tcPr>
            <w:tcW w:w="3960" w:type="dxa"/>
          </w:tcPr>
          <w:p w14:paraId="1A9388B8" w14:textId="77777777" w:rsidR="0047441D" w:rsidRDefault="0047441D" w:rsidP="0047441D">
            <w:pPr>
              <w:pStyle w:val="EngHang"/>
            </w:pPr>
            <w:r>
              <w:t>And he established the Church</w:t>
            </w:r>
          </w:p>
          <w:p w14:paraId="28F0CC71" w14:textId="77777777" w:rsidR="0047441D" w:rsidRDefault="0047441D" w:rsidP="0047441D">
            <w:pPr>
              <w:pStyle w:val="EngHang"/>
            </w:pPr>
            <w:r>
              <w:t xml:space="preserve">In the land of </w:t>
            </w:r>
            <w:r w:rsidR="00670C79" w:rsidRPr="00670C79">
              <w:t>Abyssinia</w:t>
            </w:r>
            <w:r w:rsidR="00670C79">
              <w:rPr>
                <w:rStyle w:val="FootnoteReference"/>
              </w:rPr>
              <w:footnoteReference w:id="970"/>
            </w:r>
            <w:r>
              <w:t>;</w:t>
            </w:r>
          </w:p>
          <w:p w14:paraId="38DFDD79" w14:textId="77777777" w:rsidR="0047441D" w:rsidRDefault="0047441D" w:rsidP="0047441D">
            <w:pPr>
              <w:pStyle w:val="EngHang"/>
            </w:pPr>
            <w:r>
              <w:t>He sent them “the Father of Peace</w:t>
            </w:r>
            <w:r>
              <w:rPr>
                <w:rStyle w:val="FootnoteReference"/>
              </w:rPr>
              <w:footnoteReference w:id="971"/>
            </w:r>
            <w:r>
              <w:t>,”</w:t>
            </w:r>
          </w:p>
          <w:p w14:paraId="7F403D4D" w14:textId="77777777" w:rsidR="0047441D" w:rsidRDefault="0047441D" w:rsidP="0047441D">
            <w:pPr>
              <w:pStyle w:val="EngHangEnd"/>
            </w:pPr>
            <w:r>
              <w:t>The preacher of light.</w:t>
            </w:r>
          </w:p>
        </w:tc>
        <w:tc>
          <w:tcPr>
            <w:tcW w:w="288" w:type="dxa"/>
          </w:tcPr>
          <w:p w14:paraId="5E7CA4B6" w14:textId="77777777" w:rsidR="0047441D" w:rsidRDefault="0047441D" w:rsidP="00670C79"/>
        </w:tc>
        <w:tc>
          <w:tcPr>
            <w:tcW w:w="288" w:type="dxa"/>
          </w:tcPr>
          <w:p w14:paraId="6EC7D020" w14:textId="77777777" w:rsidR="0047441D" w:rsidRPr="00FB5ACB" w:rsidRDefault="0047441D" w:rsidP="00670C79">
            <w:pPr>
              <w:pStyle w:val="CopticCross"/>
            </w:pPr>
          </w:p>
        </w:tc>
        <w:tc>
          <w:tcPr>
            <w:tcW w:w="3960" w:type="dxa"/>
          </w:tcPr>
          <w:p w14:paraId="02885F0E" w14:textId="77777777" w:rsidR="0047441D" w:rsidRDefault="0047441D" w:rsidP="0047441D">
            <w:pPr>
              <w:pStyle w:val="CopticVersemulti-line"/>
            </w:pPr>
            <w:r>
              <w:t>Ⲁϥϩⲓⲥⲉⲛϯ ⲟⲛ ⲛ̀ϯⲉⲕⲕⲗⲏⲥⲓⲁ:</w:t>
            </w:r>
          </w:p>
          <w:p w14:paraId="44B34047" w14:textId="77777777" w:rsidR="0047441D" w:rsidRDefault="0047441D" w:rsidP="0047441D">
            <w:pPr>
              <w:pStyle w:val="CopticVersemulti-line"/>
            </w:pPr>
            <w:r>
              <w:t>ϧⲉⲛ ⲧ̀ⲡⲟⲗⲓⲥ ⲛ̀ⲛⲓⲉ̀ⲑⲁⲩϣ:</w:t>
            </w:r>
          </w:p>
          <w:p w14:paraId="2BB5B35F" w14:textId="77777777" w:rsidR="0047441D" w:rsidRDefault="0047441D" w:rsidP="0047441D">
            <w:pPr>
              <w:pStyle w:val="CopticVersemulti-line"/>
            </w:pPr>
            <w:r>
              <w:t>ⲁⲕⲟⲩⲱⲣⲡⲛⲱⲟⲩ ⲛ̀ⲁⲡⲟⲩⲛⲥⲁⲗⲁⲙⲁ:</w:t>
            </w:r>
          </w:p>
          <w:p w14:paraId="74AF0A3E" w14:textId="77777777" w:rsidR="0047441D" w:rsidRDefault="0047441D" w:rsidP="0047441D">
            <w:pPr>
              <w:pStyle w:val="CopticHangingVerse"/>
            </w:pPr>
            <w:r>
              <w:t>ⲉ̀ⲧⲉ ⲡⲓϩⲓⲱⲓϣ ⲛ̀ⲧⲉ ⲡⲓⲟⲩⲱⲓⲛⲓ.</w:t>
            </w:r>
          </w:p>
        </w:tc>
      </w:tr>
      <w:tr w:rsidR="0047441D" w14:paraId="0859C3AF" w14:textId="77777777" w:rsidTr="00670C79">
        <w:trPr>
          <w:cantSplit/>
          <w:jc w:val="center"/>
        </w:trPr>
        <w:tc>
          <w:tcPr>
            <w:tcW w:w="288" w:type="dxa"/>
          </w:tcPr>
          <w:p w14:paraId="0C00907F" w14:textId="77777777" w:rsidR="0047441D" w:rsidRPr="00FB5ACB" w:rsidRDefault="0047441D" w:rsidP="00670C79">
            <w:pPr>
              <w:pStyle w:val="CopticCross"/>
            </w:pPr>
            <w:r w:rsidRPr="00FB5ACB">
              <w:t>¿</w:t>
            </w:r>
          </w:p>
        </w:tc>
        <w:tc>
          <w:tcPr>
            <w:tcW w:w="3960" w:type="dxa"/>
          </w:tcPr>
          <w:p w14:paraId="0CB41A9A" w14:textId="77777777" w:rsidR="0047441D" w:rsidRDefault="0047441D" w:rsidP="0047441D">
            <w:pPr>
              <w:pStyle w:val="EngHang"/>
            </w:pPr>
            <w:r>
              <w:t>Pray to the Lord on our behalf,</w:t>
            </w:r>
          </w:p>
          <w:p w14:paraId="746D3DD7" w14:textId="77777777" w:rsidR="0047441D" w:rsidRDefault="0047441D" w:rsidP="0047441D">
            <w:pPr>
              <w:pStyle w:val="EngHang"/>
            </w:pPr>
            <w:r>
              <w:t>O great Patriarch,</w:t>
            </w:r>
          </w:p>
          <w:p w14:paraId="1DEA4E47" w14:textId="77777777" w:rsidR="0047441D" w:rsidRDefault="0047441D" w:rsidP="0047441D">
            <w:pPr>
              <w:pStyle w:val="EngHang"/>
            </w:pPr>
            <w:r>
              <w:t>Abba Athanasius the Apostolic,</w:t>
            </w:r>
          </w:p>
          <w:p w14:paraId="40C9C64C" w14:textId="77777777" w:rsidR="0047441D" w:rsidRDefault="0047441D" w:rsidP="0047441D">
            <w:pPr>
              <w:pStyle w:val="EngHangEnd"/>
            </w:pPr>
            <w:r>
              <w:t>That He may forgive us our sins.</w:t>
            </w:r>
          </w:p>
        </w:tc>
        <w:tc>
          <w:tcPr>
            <w:tcW w:w="288" w:type="dxa"/>
          </w:tcPr>
          <w:p w14:paraId="17C9168C" w14:textId="77777777" w:rsidR="0047441D" w:rsidRDefault="0047441D" w:rsidP="00670C79"/>
        </w:tc>
        <w:tc>
          <w:tcPr>
            <w:tcW w:w="288" w:type="dxa"/>
          </w:tcPr>
          <w:p w14:paraId="1872B089" w14:textId="77777777" w:rsidR="0047441D" w:rsidRPr="00FB5ACB" w:rsidRDefault="0047441D" w:rsidP="00670C79">
            <w:pPr>
              <w:pStyle w:val="CopticCross"/>
            </w:pPr>
            <w:r w:rsidRPr="00FB5ACB">
              <w:t>¿</w:t>
            </w:r>
          </w:p>
        </w:tc>
        <w:tc>
          <w:tcPr>
            <w:tcW w:w="3960" w:type="dxa"/>
          </w:tcPr>
          <w:p w14:paraId="02EB29AD" w14:textId="77777777" w:rsidR="0047441D" w:rsidRDefault="0047441D" w:rsidP="0047441D">
            <w:pPr>
              <w:pStyle w:val="CopticVersemulti-line"/>
            </w:pPr>
            <w:r>
              <w:t>Ⲧⲱⲃϩ ⲙⲠⲟ̄ⲥ̄ ⲉ̀ϩ̀ⲣⲏⲓ ⲉ̀ϫⲱⲛ:</w:t>
            </w:r>
          </w:p>
          <w:p w14:paraId="12AA8447" w14:textId="77777777" w:rsidR="0047441D" w:rsidRDefault="0047441D" w:rsidP="0047441D">
            <w:pPr>
              <w:pStyle w:val="CopticVersemulti-line"/>
            </w:pPr>
            <w:r>
              <w:t>ⲱ̀ⲡⲓⲛⲓϣϯ ⲙ̀ⲡⲁⲧⲣⲓⲁⲣⲭⲏⲥ:</w:t>
            </w:r>
          </w:p>
          <w:p w14:paraId="32A154A3" w14:textId="77777777" w:rsidR="0047441D" w:rsidRDefault="0047441D" w:rsidP="0047441D">
            <w:pPr>
              <w:pStyle w:val="CopticVersemulti-line"/>
            </w:pPr>
            <w:r>
              <w:t>ⲁⲃⲃⲁ Ⲁⲑⲁⲛⲁⲥⲓⲟⲥ ⲡⲓⲁⲡⲟⲥⲧⲟⲗⲓⲕⲟⲥ:</w:t>
            </w:r>
          </w:p>
          <w:p w14:paraId="7238CE93" w14:textId="77777777" w:rsidR="0047441D" w:rsidRDefault="0047441D" w:rsidP="0047441D">
            <w:pPr>
              <w:pStyle w:val="CopticHangingVerse"/>
            </w:pPr>
            <w:r>
              <w:t>ⲛ̀ⲧⲉϥⲭⲁ ⲛⲉⲛⲛⲃⲟⲓ ⲛⲁⲛ ⲉ̀ⲃⲟⲗ.</w:t>
            </w:r>
          </w:p>
        </w:tc>
      </w:tr>
    </w:tbl>
    <w:p w14:paraId="76B4C1CD" w14:textId="77777777" w:rsidR="00DD5136" w:rsidRDefault="00DD5136" w:rsidP="00DD5136">
      <w:pPr>
        <w:pStyle w:val="Heading3"/>
      </w:pPr>
      <w:bookmarkStart w:id="1585" w:name="_Toc448227591"/>
      <w:r>
        <w:t>May 7 / Pashons 12: Commemoration of Archangel Michael</w:t>
      </w:r>
      <w:bookmarkEnd w:id="1585"/>
    </w:p>
    <w:p w14:paraId="127BA10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A474D7E" w14:textId="77777777" w:rsidTr="0082304E">
        <w:trPr>
          <w:cantSplit/>
          <w:jc w:val="center"/>
        </w:trPr>
        <w:tc>
          <w:tcPr>
            <w:tcW w:w="288" w:type="dxa"/>
          </w:tcPr>
          <w:p w14:paraId="2BDDC384" w14:textId="77777777" w:rsidR="000C7DE2" w:rsidRDefault="000C7DE2" w:rsidP="0082304E">
            <w:pPr>
              <w:pStyle w:val="CopticCross"/>
            </w:pPr>
          </w:p>
        </w:tc>
        <w:tc>
          <w:tcPr>
            <w:tcW w:w="3960" w:type="dxa"/>
          </w:tcPr>
          <w:p w14:paraId="75A27258" w14:textId="77777777" w:rsidR="000C7DE2" w:rsidRDefault="000C7DE2" w:rsidP="00C83ECE">
            <w:pPr>
              <w:pStyle w:val="EngHang"/>
            </w:pPr>
            <w:r>
              <w:t>Through the intercessions</w:t>
            </w:r>
          </w:p>
          <w:p w14:paraId="7409A089" w14:textId="77777777" w:rsidR="000C7DE2" w:rsidRDefault="000C7DE2" w:rsidP="00C83ECE">
            <w:pPr>
              <w:pStyle w:val="EngHang"/>
            </w:pPr>
            <w:r>
              <w:t>Of the Four Incorporeal Beasts,</w:t>
            </w:r>
          </w:p>
          <w:p w14:paraId="3060B0AA" w14:textId="77777777" w:rsidR="000C7DE2" w:rsidRDefault="000C7DE2" w:rsidP="00C83ECE">
            <w:pPr>
              <w:pStyle w:val="EngHang"/>
            </w:pPr>
            <w:r>
              <w:t>The ministering flames of fire,</w:t>
            </w:r>
          </w:p>
          <w:p w14:paraId="08663E35" w14:textId="77777777" w:rsidR="000C7DE2" w:rsidRDefault="000C7DE2" w:rsidP="0082304E">
            <w:pPr>
              <w:pStyle w:val="EngHangEnd"/>
            </w:pPr>
            <w:r>
              <w:t>O Lord, grant us the forgiveness of our sins.</w:t>
            </w:r>
          </w:p>
        </w:tc>
        <w:tc>
          <w:tcPr>
            <w:tcW w:w="288" w:type="dxa"/>
          </w:tcPr>
          <w:p w14:paraId="556D1F90" w14:textId="77777777" w:rsidR="000C7DE2" w:rsidRDefault="000C7DE2" w:rsidP="0082304E"/>
        </w:tc>
        <w:tc>
          <w:tcPr>
            <w:tcW w:w="288" w:type="dxa"/>
          </w:tcPr>
          <w:p w14:paraId="5660CCE0" w14:textId="77777777" w:rsidR="000C7DE2" w:rsidRDefault="000C7DE2" w:rsidP="0082304E">
            <w:pPr>
              <w:pStyle w:val="CopticCross"/>
            </w:pPr>
          </w:p>
        </w:tc>
        <w:tc>
          <w:tcPr>
            <w:tcW w:w="3960" w:type="dxa"/>
          </w:tcPr>
          <w:p w14:paraId="5AA086FD" w14:textId="77777777" w:rsidR="000C7DE2" w:rsidRDefault="000C7DE2" w:rsidP="00C83ECE">
            <w:pPr>
              <w:pStyle w:val="CopticVersemulti-line"/>
            </w:pPr>
            <w:r>
              <w:t>Ϩⲓⲧⲉⲛ ⲛⲓⲡ̀ⲣⲉⲥⲃⲓⲁ̀</w:t>
            </w:r>
          </w:p>
          <w:p w14:paraId="5B677B0A" w14:textId="77777777" w:rsidR="000C7DE2" w:rsidRDefault="000C7DE2" w:rsidP="00C83ECE">
            <w:pPr>
              <w:pStyle w:val="CopticVersemulti-line"/>
            </w:pPr>
            <w:r>
              <w:t>ⲛ̀ⲧⲉ ⲡⲓϥ̀ⲧⲟⲩ ⲛ̀ⲍⲱⲟⲛ ⲛ̀ⲁⲥⲱⲙⲁⲧⲟⲥ</w:t>
            </w:r>
          </w:p>
          <w:p w14:paraId="2BE81463" w14:textId="77777777" w:rsidR="000C7DE2" w:rsidRDefault="000C7DE2" w:rsidP="00C83ECE">
            <w:pPr>
              <w:pStyle w:val="CopticVersemulti-line"/>
            </w:pPr>
            <w:r>
              <w:t>ⲛ̀ⲗⲓⲧⲟⲩⲣⲅⲟⲥ ⲛ̀ϣⲁϩ ⲛ̀ⲭ̀ⲣⲟⲙ:</w:t>
            </w:r>
          </w:p>
          <w:p w14:paraId="0162E712" w14:textId="77777777" w:rsidR="000C7DE2" w:rsidRPr="00C35319" w:rsidRDefault="000C7DE2" w:rsidP="00C83ECE">
            <w:pPr>
              <w:pStyle w:val="CopticHangingVerse"/>
            </w:pPr>
            <w:r>
              <w:t>Ⲡϭⲟⲓⲥ ⲁⲣⲓϩ̀ⲙⲟⲧ ⲛⲁⲛ ⲙ̀ⲡⲓⲭⲱ ⲉ̀ⲃⲟⲗ ⲛ̀ⲧⲉ ⲛⲉⲛⲛⲟⲃⲓ.</w:t>
            </w:r>
          </w:p>
        </w:tc>
      </w:tr>
    </w:tbl>
    <w:p w14:paraId="2C74BE35"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46EE9A3B" w14:textId="77777777" w:rsidTr="00C83ECE">
        <w:trPr>
          <w:cantSplit/>
          <w:jc w:val="center"/>
        </w:trPr>
        <w:tc>
          <w:tcPr>
            <w:tcW w:w="288" w:type="dxa"/>
          </w:tcPr>
          <w:p w14:paraId="15B1B79F" w14:textId="77777777" w:rsidR="000C7DE2" w:rsidRDefault="000C7DE2" w:rsidP="00C83ECE">
            <w:pPr>
              <w:pStyle w:val="CopticCross"/>
            </w:pPr>
          </w:p>
        </w:tc>
        <w:tc>
          <w:tcPr>
            <w:tcW w:w="3960" w:type="dxa"/>
          </w:tcPr>
          <w:p w14:paraId="5DDE035C" w14:textId="77777777" w:rsidR="000C7DE2" w:rsidRDefault="000C7DE2" w:rsidP="00C83ECE">
            <w:pPr>
              <w:pStyle w:val="EngHang"/>
            </w:pPr>
            <w:r>
              <w:t>Hail to the four incorporeal living beasts,</w:t>
            </w:r>
          </w:p>
          <w:p w14:paraId="2933CDE5" w14:textId="77777777" w:rsidR="000C7DE2" w:rsidRDefault="000C7DE2" w:rsidP="00C83ECE">
            <w:pPr>
              <w:pStyle w:val="EngHang"/>
            </w:pPr>
            <w:r>
              <w:t>Carrying the throne of God,</w:t>
            </w:r>
          </w:p>
          <w:p w14:paraId="436E8C21" w14:textId="77777777" w:rsidR="000C7DE2" w:rsidRDefault="000C7DE2" w:rsidP="00C83ECE">
            <w:pPr>
              <w:pStyle w:val="EngHang"/>
            </w:pPr>
            <w:r>
              <w:t>A lion’s face, and a calf’s face,</w:t>
            </w:r>
          </w:p>
          <w:p w14:paraId="0302A1D6" w14:textId="77777777" w:rsidR="000C7DE2" w:rsidRDefault="000C7DE2" w:rsidP="00C83ECE">
            <w:pPr>
              <w:pStyle w:val="EngHangEnd"/>
            </w:pPr>
            <w:r>
              <w:t>A man’s face, and an eagle’s face.</w:t>
            </w:r>
          </w:p>
        </w:tc>
        <w:tc>
          <w:tcPr>
            <w:tcW w:w="288" w:type="dxa"/>
          </w:tcPr>
          <w:p w14:paraId="17074C09" w14:textId="77777777" w:rsidR="000C7DE2" w:rsidRDefault="000C7DE2" w:rsidP="00C83ECE"/>
        </w:tc>
        <w:tc>
          <w:tcPr>
            <w:tcW w:w="288" w:type="dxa"/>
          </w:tcPr>
          <w:p w14:paraId="0DFCBF14" w14:textId="77777777" w:rsidR="000C7DE2" w:rsidRDefault="000C7DE2" w:rsidP="00C83ECE">
            <w:pPr>
              <w:pStyle w:val="CopticCross"/>
            </w:pPr>
          </w:p>
        </w:tc>
        <w:tc>
          <w:tcPr>
            <w:tcW w:w="3960" w:type="dxa"/>
          </w:tcPr>
          <w:p w14:paraId="343B2986" w14:textId="77777777" w:rsidR="000C7DE2" w:rsidRDefault="000C7DE2" w:rsidP="00C83ECE">
            <w:pPr>
              <w:pStyle w:val="CopticVersemulti-line"/>
            </w:pPr>
            <w:r>
              <w:t>Ⲭⲉⲣⲉ ⲡⲓϥ̀ⲧⲟⲩ ⲛ̀ⲍⲱⲟⲛ ⲛ̀ⲁ̀ⲥⲱⲙⲁⲧⲟⲥ:</w:t>
            </w:r>
          </w:p>
          <w:p w14:paraId="5CB4C98D" w14:textId="77777777" w:rsidR="000C7DE2" w:rsidRDefault="000C7DE2" w:rsidP="00C83ECE">
            <w:pPr>
              <w:pStyle w:val="CopticVersemulti-line"/>
            </w:pPr>
            <w:r>
              <w:t>ⲉⲧϥⲁⲓ ϧⲁ ⲡⲓϩⲁⲣⲙⲁ ⲛ̀ⲧⲉ Ⲫϯ:</w:t>
            </w:r>
          </w:p>
          <w:p w14:paraId="1EA51831" w14:textId="77777777" w:rsidR="000C7DE2" w:rsidRDefault="000C7DE2" w:rsidP="00C83ECE">
            <w:pPr>
              <w:pStyle w:val="CopticVersemulti-line"/>
            </w:pPr>
            <w:r>
              <w:t>ⲟⲩϩⲟ ⲙ̀ⲙⲟⲩⲓ̀ ⲛⲉⲙ ⲟⲩϩⲟ ⲙ̀ⲙⲁⲥⲓ:</w:t>
            </w:r>
          </w:p>
          <w:p w14:paraId="3E9DCDD8" w14:textId="77777777" w:rsidR="000C7DE2" w:rsidRPr="00C35319" w:rsidRDefault="000C7DE2" w:rsidP="00C83ECE">
            <w:pPr>
              <w:pStyle w:val="CopticHangingVerse"/>
            </w:pPr>
            <w:r>
              <w:t>ⲛⲉⲙ ⲟⲩϩⲟ ⲛ̀ⲣⲱⲙⲓ ⲛⲉⲙ ⲟⲩϩⲟ ⲛ̀ⲁ̀ⲏ̀ⲧⲟⲥ.</w:t>
            </w:r>
          </w:p>
        </w:tc>
      </w:tr>
    </w:tbl>
    <w:p w14:paraId="4A9F9D34" w14:textId="77777777" w:rsidR="000C7DE2" w:rsidRDefault="000C7DE2" w:rsidP="0082304E">
      <w:pPr>
        <w:pStyle w:val="Heading4"/>
      </w:pPr>
      <w:r>
        <w:t>The Gospel Response for the Four Incorporeal Beasts</w:t>
      </w:r>
    </w:p>
    <w:p w14:paraId="685EB093" w14:textId="77777777" w:rsidR="000C7DE2" w:rsidRPr="00C14556" w:rsidRDefault="000C7DE2" w:rsidP="00C14556">
      <w:pPr>
        <w:pStyle w:val="Rubric"/>
      </w:pPr>
      <w:r>
        <w:t>The last verse of the Doxology may be inserted into the Annual Gospel Response.</w:t>
      </w:r>
    </w:p>
    <w:p w14:paraId="0F7BBC47" w14:textId="06465964"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8F2AB5D" w14:textId="77777777" w:rsidR="00B53E05" w:rsidRDefault="00B53E05" w:rsidP="00B53E05">
      <w:pPr>
        <w:pStyle w:val="Heading3"/>
      </w:pPr>
      <w:bookmarkStart w:id="1586" w:name="_Toc448227592"/>
      <w:r>
        <w:lastRenderedPageBreak/>
        <w:t>May 7 / Pashons 12: Also the Consecration of the Church of St. Demiana</w:t>
      </w:r>
      <w:bookmarkEnd w:id="1586"/>
    </w:p>
    <w:p w14:paraId="30A4D1C6" w14:textId="300843C5" w:rsidR="00B53E05" w:rsidRDefault="00B53E05" w:rsidP="00DD5136">
      <w:pPr>
        <w:pStyle w:val="Rubric"/>
      </w:pPr>
      <w:r>
        <w:t>See</w:t>
      </w:r>
      <w:r w:rsidR="002409EF">
        <w:t xml:space="preserve"> </w:t>
      </w:r>
      <w:r w:rsidR="002409EF">
        <w:fldChar w:fldCharType="begin"/>
      </w:r>
      <w:r w:rsidR="002409EF">
        <w:instrText xml:space="preserve"> REF _Ref434560112 \h </w:instrText>
      </w:r>
      <w:r w:rsidR="002409EF">
        <w:fldChar w:fldCharType="separate"/>
      </w:r>
      <w:r w:rsidR="000C7DE2">
        <w:t>January 8 (9) / Tobi 13: Also the Martyrdom of St. Demiana</w:t>
      </w:r>
      <w:r w:rsidR="002409EF">
        <w:fldChar w:fldCharType="end"/>
      </w:r>
      <w:r w:rsidR="002409EF">
        <w:t xml:space="preserve">, page </w:t>
      </w:r>
      <w:r w:rsidR="002409EF">
        <w:fldChar w:fldCharType="begin"/>
      </w:r>
      <w:r w:rsidR="002409EF">
        <w:instrText xml:space="preserve"> PAGEREF _Ref434560112 \h </w:instrText>
      </w:r>
      <w:r w:rsidR="002409EF">
        <w:fldChar w:fldCharType="separate"/>
      </w:r>
      <w:r w:rsidR="000C7DE2">
        <w:rPr>
          <w:noProof/>
        </w:rPr>
        <w:t>824</w:t>
      </w:r>
      <w:r w:rsidR="002409EF">
        <w:fldChar w:fldCharType="end"/>
      </w:r>
      <w:r>
        <w:t>.</w:t>
      </w:r>
    </w:p>
    <w:p w14:paraId="3E105B3E" w14:textId="77777777" w:rsidR="00220DFD" w:rsidRDefault="00220DFD" w:rsidP="00220DFD">
      <w:pPr>
        <w:pStyle w:val="Heading3"/>
      </w:pPr>
      <w:bookmarkStart w:id="1587" w:name="_Toc448227593"/>
      <w:r>
        <w:t>May 8 / Pashons 13 St. Junia of the Seventy Two Disciples</w:t>
      </w:r>
      <w:bookmarkEnd w:id="1587"/>
    </w:p>
    <w:p w14:paraId="148929D9" w14:textId="1F66B3A6"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D1738E1" w14:textId="77777777" w:rsidR="00220DFD" w:rsidRDefault="00220DFD" w:rsidP="00220DFD">
      <w:pPr>
        <w:pStyle w:val="Heading3"/>
      </w:pPr>
      <w:bookmarkStart w:id="1588" w:name="_Toc448227594"/>
      <w:r>
        <w:t xml:space="preserve">May 8 / Pashons 13 Also St. </w:t>
      </w:r>
      <w:commentRangeStart w:id="1589"/>
      <w:r>
        <w:t>Arsenius</w:t>
      </w:r>
      <w:commentRangeEnd w:id="1589"/>
      <w:r>
        <w:rPr>
          <w:rStyle w:val="CommentReference"/>
          <w:rFonts w:eastAsiaTheme="minorHAnsi" w:cstheme="minorBidi"/>
          <w:b w:val="0"/>
          <w:bCs w:val="0"/>
        </w:rPr>
        <w:commentReference w:id="1589"/>
      </w:r>
      <w:bookmarkEnd w:id="1588"/>
    </w:p>
    <w:p w14:paraId="2EEE01C8" w14:textId="77777777" w:rsidR="00220DFD" w:rsidRDefault="00220DFD" w:rsidP="00220DFD">
      <w:pPr>
        <w:pStyle w:val="Heading4"/>
      </w:pPr>
      <w:bookmarkStart w:id="1590" w:name="_Ref434490892"/>
      <w:r>
        <w:t>The Doxology</w:t>
      </w:r>
      <w:r w:rsidR="00810F04">
        <w:t xml:space="preserve"> for St. Arsenius</w:t>
      </w:r>
      <w:bookmarkEnd w:id="15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20DFD" w14:paraId="01F81B18" w14:textId="77777777" w:rsidTr="00220DFD">
        <w:trPr>
          <w:cantSplit/>
          <w:jc w:val="center"/>
        </w:trPr>
        <w:tc>
          <w:tcPr>
            <w:tcW w:w="288" w:type="dxa"/>
          </w:tcPr>
          <w:p w14:paraId="7BC71AD0" w14:textId="77777777" w:rsidR="00220DFD" w:rsidRDefault="00220DFD" w:rsidP="00220DFD">
            <w:pPr>
              <w:pStyle w:val="CopticCross"/>
            </w:pPr>
          </w:p>
        </w:tc>
        <w:tc>
          <w:tcPr>
            <w:tcW w:w="3960" w:type="dxa"/>
          </w:tcPr>
          <w:p w14:paraId="205C9081" w14:textId="77777777" w:rsidR="00220DFD" w:rsidRPr="004764BD" w:rsidRDefault="00220DFD" w:rsidP="00220DFD">
            <w:pPr>
              <w:pStyle w:val="EngHang"/>
            </w:pPr>
            <w:r w:rsidRPr="004764BD">
              <w:t>Arsenious the great teacher,</w:t>
            </w:r>
          </w:p>
          <w:p w14:paraId="1A2070EB" w14:textId="77777777" w:rsidR="00220DFD" w:rsidRPr="004764BD" w:rsidRDefault="00220DFD" w:rsidP="00220DFD">
            <w:pPr>
              <w:pStyle w:val="EngHang"/>
            </w:pPr>
            <w:r w:rsidRPr="004764BD">
              <w:t xml:space="preserve">Renounced the </w:t>
            </w:r>
            <w:r>
              <w:t>whole</w:t>
            </w:r>
            <w:r w:rsidRPr="004764BD">
              <w:t xml:space="preserve"> world,</w:t>
            </w:r>
          </w:p>
          <w:p w14:paraId="6998A8DB" w14:textId="77777777" w:rsidR="00220DFD" w:rsidRPr="004764BD" w:rsidRDefault="00220DFD" w:rsidP="00220DFD">
            <w:pPr>
              <w:pStyle w:val="EngHang"/>
            </w:pPr>
            <w:r w:rsidRPr="004764BD">
              <w:t xml:space="preserve">And </w:t>
            </w:r>
            <w:r>
              <w:t>its</w:t>
            </w:r>
            <w:r w:rsidRPr="004764BD">
              <w:t xml:space="preserve"> perishable glory,</w:t>
            </w:r>
          </w:p>
          <w:p w14:paraId="2092D052" w14:textId="77777777" w:rsidR="00220DFD" w:rsidRDefault="00220DFD" w:rsidP="00220DFD">
            <w:pPr>
              <w:pStyle w:val="EngHangEnd"/>
            </w:pPr>
            <w:r w:rsidRPr="004764BD">
              <w:t>And listened to the Divine voice:</w:t>
            </w:r>
          </w:p>
        </w:tc>
        <w:tc>
          <w:tcPr>
            <w:tcW w:w="288" w:type="dxa"/>
          </w:tcPr>
          <w:p w14:paraId="3B4EAFCF" w14:textId="77777777" w:rsidR="00220DFD" w:rsidRDefault="00220DFD" w:rsidP="00220DFD"/>
        </w:tc>
        <w:tc>
          <w:tcPr>
            <w:tcW w:w="288" w:type="dxa"/>
          </w:tcPr>
          <w:p w14:paraId="54BB5FC1" w14:textId="77777777" w:rsidR="00220DFD" w:rsidRDefault="00220DFD" w:rsidP="00220DFD">
            <w:pPr>
              <w:pStyle w:val="CopticCross"/>
            </w:pPr>
          </w:p>
        </w:tc>
        <w:tc>
          <w:tcPr>
            <w:tcW w:w="3960" w:type="dxa"/>
          </w:tcPr>
          <w:p w14:paraId="33555ADC" w14:textId="77777777" w:rsidR="00220DFD" w:rsidRDefault="00220DFD" w:rsidP="00220DFD">
            <w:pPr>
              <w:pStyle w:val="CopticVersemulti-line"/>
            </w:pPr>
            <w:r>
              <w:t>Ⲁⲣⲥⲉⲛⲓⲟⲥ ⲡⲓⲛⲓϣϯ ⲛ̀ⲥⲁϧ:</w:t>
            </w:r>
          </w:p>
          <w:p w14:paraId="6C8B8B67" w14:textId="77777777" w:rsidR="00220DFD" w:rsidRDefault="00220DFD" w:rsidP="00220DFD">
            <w:pPr>
              <w:pStyle w:val="CopticVersemulti-line"/>
            </w:pPr>
            <w:r>
              <w:t>ⲁϥⲭⲱ ⲙ̀ⲡⲓⲕⲟⲥⲙⲟⲥ ⲧⲏⲣϥ ⲛ̀ⲥⲱϥ:</w:t>
            </w:r>
          </w:p>
          <w:p w14:paraId="406FD452" w14:textId="77777777" w:rsidR="00220DFD" w:rsidRDefault="00220DFD" w:rsidP="00220DFD">
            <w:pPr>
              <w:pStyle w:val="CopticVersemulti-line"/>
            </w:pPr>
            <w:r>
              <w:t>ⲛⲉⲙ ⲡⲉϥⲱ̀ⲟⲩ ⲉⲑⲛⲁⲧⲁⲕⲟ:</w:t>
            </w:r>
          </w:p>
          <w:p w14:paraId="1D3128D4" w14:textId="77777777" w:rsidR="00220DFD" w:rsidRPr="00C35319" w:rsidRDefault="00220DFD" w:rsidP="00220DFD">
            <w:pPr>
              <w:pStyle w:val="CopticHangingVerse"/>
            </w:pPr>
            <w:r>
              <w:t>ⲁϥⲥⲱⲧⲉⲙ ⲛⲉⲙ ϯⲥ̀ⲙⲏ ⲛ̀ⲛⲟⲩϯ.</w:t>
            </w:r>
          </w:p>
        </w:tc>
      </w:tr>
      <w:tr w:rsidR="00220DFD" w14:paraId="200152BB" w14:textId="77777777" w:rsidTr="00220DFD">
        <w:trPr>
          <w:cantSplit/>
          <w:jc w:val="center"/>
        </w:trPr>
        <w:tc>
          <w:tcPr>
            <w:tcW w:w="288" w:type="dxa"/>
          </w:tcPr>
          <w:p w14:paraId="26342589" w14:textId="77777777" w:rsidR="00220DFD" w:rsidRDefault="00220DFD" w:rsidP="00220DFD">
            <w:pPr>
              <w:pStyle w:val="CopticCross"/>
            </w:pPr>
            <w:r w:rsidRPr="00FB5ACB">
              <w:t>¿</w:t>
            </w:r>
          </w:p>
        </w:tc>
        <w:tc>
          <w:tcPr>
            <w:tcW w:w="3960" w:type="dxa"/>
          </w:tcPr>
          <w:p w14:paraId="3990CCFE" w14:textId="77777777" w:rsidR="00220DFD" w:rsidRPr="004764BD" w:rsidRDefault="00220DFD" w:rsidP="00220DFD">
            <w:pPr>
              <w:pStyle w:val="EngHang"/>
            </w:pPr>
            <w:r w:rsidRPr="004764BD">
              <w:t>“Flee from men,</w:t>
            </w:r>
          </w:p>
          <w:p w14:paraId="0314FD0D" w14:textId="77777777" w:rsidR="00220DFD" w:rsidRPr="004764BD" w:rsidRDefault="00220DFD" w:rsidP="00220DFD">
            <w:pPr>
              <w:pStyle w:val="EngHang"/>
            </w:pPr>
            <w:r w:rsidRPr="004764BD">
              <w:t>And you will save your soul</w:t>
            </w:r>
            <w:r>
              <w:t>.</w:t>
            </w:r>
            <w:r w:rsidRPr="004764BD">
              <w:t>”</w:t>
            </w:r>
          </w:p>
          <w:p w14:paraId="573C87DB" w14:textId="77777777" w:rsidR="00220DFD" w:rsidRPr="004764BD" w:rsidRDefault="00220DFD" w:rsidP="00220DFD">
            <w:pPr>
              <w:pStyle w:val="EngHang"/>
            </w:pPr>
            <w:r>
              <w:t>Arsenious fled</w:t>
            </w:r>
            <w:r w:rsidRPr="004764BD">
              <w:t xml:space="preserve"> to the wilderness,</w:t>
            </w:r>
          </w:p>
          <w:p w14:paraId="4834B5E0" w14:textId="77777777" w:rsidR="00220DFD" w:rsidRDefault="00220DFD" w:rsidP="00220DFD">
            <w:pPr>
              <w:pStyle w:val="EngHangEnd"/>
            </w:pPr>
            <w:r>
              <w:t>And</w:t>
            </w:r>
            <w:r w:rsidRPr="004764BD">
              <w:t xml:space="preserve"> suffered greatly for the sake of Christ.</w:t>
            </w:r>
          </w:p>
        </w:tc>
        <w:tc>
          <w:tcPr>
            <w:tcW w:w="288" w:type="dxa"/>
          </w:tcPr>
          <w:p w14:paraId="293230A3" w14:textId="77777777" w:rsidR="00220DFD" w:rsidRDefault="00220DFD" w:rsidP="00220DFD"/>
        </w:tc>
        <w:tc>
          <w:tcPr>
            <w:tcW w:w="288" w:type="dxa"/>
          </w:tcPr>
          <w:p w14:paraId="0580A407" w14:textId="77777777" w:rsidR="00220DFD" w:rsidRDefault="00220DFD" w:rsidP="00220DFD">
            <w:pPr>
              <w:pStyle w:val="CopticCross"/>
            </w:pPr>
            <w:r w:rsidRPr="00FB5ACB">
              <w:t>¿</w:t>
            </w:r>
          </w:p>
        </w:tc>
        <w:tc>
          <w:tcPr>
            <w:tcW w:w="3960" w:type="dxa"/>
          </w:tcPr>
          <w:p w14:paraId="3321469C" w14:textId="77777777" w:rsidR="00220DFD" w:rsidRDefault="00220DFD" w:rsidP="00220DFD">
            <w:pPr>
              <w:pStyle w:val="CopticVersemulti-line"/>
            </w:pPr>
            <w:r>
              <w:t>Ϫⲉ ⲫⲱⲧ ⲉ̀ⲃⲟⲗ ϩⲁ ⲛⲓⲣⲱⲙⲓ:</w:t>
            </w:r>
          </w:p>
          <w:p w14:paraId="1E9E8CA4" w14:textId="77777777" w:rsidR="00220DFD" w:rsidRDefault="00220DFD" w:rsidP="00220DFD">
            <w:pPr>
              <w:pStyle w:val="CopticVersemulti-line"/>
            </w:pPr>
            <w:r>
              <w:t>ⲉⲕⲉ̀ⲛⲟϩⲉⲙ ⲛ̀ⲧⲉⲕⲯⲩⲭⲏ:</w:t>
            </w:r>
          </w:p>
          <w:p w14:paraId="43862B5F" w14:textId="77777777" w:rsidR="00220DFD" w:rsidRDefault="00220DFD" w:rsidP="00220DFD">
            <w:pPr>
              <w:pStyle w:val="CopticVersemulti-line"/>
            </w:pPr>
            <w:r>
              <w:t>Ⲁⲣⲉⲥⲛⲓⲟⲥ ⲁϥϩⲱⲗ ⲉ̀ⲡ̀ϣⲁϥⲉ:</w:t>
            </w:r>
          </w:p>
          <w:p w14:paraId="0D3AB368" w14:textId="77777777" w:rsidR="00220DFD" w:rsidRPr="00CF5919" w:rsidRDefault="00220DFD" w:rsidP="00220DFD">
            <w:pPr>
              <w:pStyle w:val="CopticHangingVerse"/>
            </w:pPr>
            <w:r>
              <w:t>ⲁϥϣⲉⲡϧⲓⲥⲓ ⲉ̀ⲙⲁϣⲱ ⲉⲑⲃⲉ Ⲡⲓⲭ̀ⲣⲓⲥⲧⲟⲥ.</w:t>
            </w:r>
          </w:p>
        </w:tc>
      </w:tr>
      <w:tr w:rsidR="00220DFD" w14:paraId="20994022" w14:textId="77777777" w:rsidTr="00220DFD">
        <w:trPr>
          <w:cantSplit/>
          <w:jc w:val="center"/>
        </w:trPr>
        <w:tc>
          <w:tcPr>
            <w:tcW w:w="288" w:type="dxa"/>
          </w:tcPr>
          <w:p w14:paraId="6DCFA161" w14:textId="77777777" w:rsidR="00220DFD" w:rsidRDefault="00220DFD" w:rsidP="00220DFD">
            <w:pPr>
              <w:pStyle w:val="CopticCross"/>
            </w:pPr>
          </w:p>
        </w:tc>
        <w:tc>
          <w:tcPr>
            <w:tcW w:w="3960" w:type="dxa"/>
          </w:tcPr>
          <w:p w14:paraId="516EF116" w14:textId="77777777" w:rsidR="00220DFD" w:rsidRDefault="00220DFD" w:rsidP="00220DFD">
            <w:pPr>
              <w:pStyle w:val="EngHang"/>
            </w:pPr>
            <w:r>
              <w:t>With silence and tears,</w:t>
            </w:r>
          </w:p>
          <w:p w14:paraId="2823B3BB" w14:textId="77777777" w:rsidR="00220DFD" w:rsidRDefault="00220DFD" w:rsidP="00220DFD">
            <w:pPr>
              <w:pStyle w:val="EngHang"/>
            </w:pPr>
            <w:r>
              <w:t>Your continual prayers</w:t>
            </w:r>
          </w:p>
          <w:p w14:paraId="7CB2E57F" w14:textId="77777777" w:rsidR="00220DFD" w:rsidRPr="004764BD" w:rsidRDefault="00220DFD" w:rsidP="00220DFD">
            <w:pPr>
              <w:pStyle w:val="EngHang"/>
            </w:pPr>
            <w:r>
              <w:t>Spread like fragrant incense</w:t>
            </w:r>
            <w:r w:rsidRPr="004764BD">
              <w:t xml:space="preserve">, </w:t>
            </w:r>
          </w:p>
          <w:p w14:paraId="761B2DCC" w14:textId="77777777" w:rsidR="00220DFD" w:rsidRDefault="00220DFD" w:rsidP="00220DFD">
            <w:pPr>
              <w:pStyle w:val="EngHang"/>
            </w:pPr>
            <w:r>
              <w:t>And so has your fame.</w:t>
            </w:r>
          </w:p>
          <w:p w14:paraId="0BB8E446" w14:textId="77777777" w:rsidR="00220DFD" w:rsidRDefault="00220DFD" w:rsidP="00220DFD">
            <w:pPr>
              <w:pStyle w:val="EngHangEnd"/>
            </w:pPr>
          </w:p>
        </w:tc>
        <w:tc>
          <w:tcPr>
            <w:tcW w:w="288" w:type="dxa"/>
          </w:tcPr>
          <w:p w14:paraId="4F19F9F7" w14:textId="77777777" w:rsidR="00220DFD" w:rsidRDefault="00220DFD" w:rsidP="00220DFD"/>
        </w:tc>
        <w:tc>
          <w:tcPr>
            <w:tcW w:w="288" w:type="dxa"/>
          </w:tcPr>
          <w:p w14:paraId="32975CD6" w14:textId="77777777" w:rsidR="00220DFD" w:rsidRDefault="00220DFD" w:rsidP="00220DFD">
            <w:pPr>
              <w:pStyle w:val="CopticCross"/>
            </w:pPr>
          </w:p>
        </w:tc>
        <w:tc>
          <w:tcPr>
            <w:tcW w:w="3960" w:type="dxa"/>
          </w:tcPr>
          <w:p w14:paraId="73D14AFE" w14:textId="77777777" w:rsidR="00220DFD" w:rsidRDefault="00220DFD" w:rsidP="00220DFD">
            <w:pPr>
              <w:pStyle w:val="CopticVersemulti-line"/>
            </w:pPr>
            <w:r>
              <w:t>Ⲁ ⲡⲉⲕⲥ̀ⲑⲟⲓⲛⲟⲩϥⲓ ϣⲱϣ ⲉ̀ⲃⲟⲗ:</w:t>
            </w:r>
          </w:p>
          <w:p w14:paraId="3F36D687" w14:textId="77777777" w:rsidR="00220DFD" w:rsidRDefault="00220DFD" w:rsidP="00220DFD">
            <w:pPr>
              <w:pStyle w:val="CopticVersemulti-line"/>
            </w:pPr>
            <w:r>
              <w:t>ⲁ̀ ⲡⲉⲕⲥⲱⲓⲧ ⲥⲱⲣ ⲉ̀ⲃⲟⲗ:</w:t>
            </w:r>
          </w:p>
          <w:p w14:paraId="35D0D462" w14:textId="77777777" w:rsidR="00220DFD" w:rsidRDefault="00220DFD" w:rsidP="00220DFD">
            <w:pPr>
              <w:pStyle w:val="CopticVersemulti-line"/>
            </w:pPr>
            <w:r>
              <w:t>ⲉⲑⲃⲉ ⲛⲉⲕϣ̀ⲗⲏⲗ ⲉⲑⲙⲏⲛ ⲉ̀ⲃⲟⲗ:</w:t>
            </w:r>
          </w:p>
          <w:p w14:paraId="27707730" w14:textId="77777777" w:rsidR="00220DFD" w:rsidRDefault="00220DFD" w:rsidP="00220DFD">
            <w:pPr>
              <w:pStyle w:val="CopticHangingVerse"/>
            </w:pPr>
            <w:r>
              <w:t>ⲡⲉⲕⲭⲁⲣⲱϥ ⲛⲉⲙ ⲛⲉⲕⲉⲣⲙⲱⲟⲩⲓ̀.</w:t>
            </w:r>
          </w:p>
        </w:tc>
      </w:tr>
      <w:tr w:rsidR="00220DFD" w14:paraId="75866EFB" w14:textId="77777777" w:rsidTr="00220DFD">
        <w:trPr>
          <w:cantSplit/>
          <w:jc w:val="center"/>
        </w:trPr>
        <w:tc>
          <w:tcPr>
            <w:tcW w:w="288" w:type="dxa"/>
          </w:tcPr>
          <w:p w14:paraId="323E2E12" w14:textId="77777777" w:rsidR="00220DFD" w:rsidRDefault="00220DFD" w:rsidP="00220DFD">
            <w:pPr>
              <w:pStyle w:val="CopticCross"/>
            </w:pPr>
            <w:r w:rsidRPr="00FB5ACB">
              <w:t>¿</w:t>
            </w:r>
          </w:p>
        </w:tc>
        <w:tc>
          <w:tcPr>
            <w:tcW w:w="3960" w:type="dxa"/>
          </w:tcPr>
          <w:p w14:paraId="167A3A97" w14:textId="77777777" w:rsidR="00220DFD" w:rsidRPr="004764BD" w:rsidRDefault="00220DFD" w:rsidP="00220DFD">
            <w:pPr>
              <w:pStyle w:val="EngHang"/>
            </w:pPr>
            <w:r w:rsidRPr="004764BD">
              <w:t>The choir of the monks,</w:t>
            </w:r>
          </w:p>
          <w:p w14:paraId="6A26625C" w14:textId="77777777" w:rsidR="00220DFD" w:rsidRPr="004764BD" w:rsidRDefault="00220DFD" w:rsidP="00220DFD">
            <w:pPr>
              <w:pStyle w:val="EngHang"/>
            </w:pPr>
            <w:r>
              <w:t>Along with all the saints</w:t>
            </w:r>
            <w:r w:rsidRPr="004764BD">
              <w:t>,</w:t>
            </w:r>
          </w:p>
          <w:p w14:paraId="5D984367" w14:textId="77777777" w:rsidR="00220DFD" w:rsidRPr="004764BD" w:rsidRDefault="00220DFD" w:rsidP="00220DFD">
            <w:pPr>
              <w:pStyle w:val="EngHang"/>
            </w:pPr>
            <w:r w:rsidRPr="004764BD">
              <w:t>Boast of your toils,</w:t>
            </w:r>
          </w:p>
          <w:p w14:paraId="355EBA68" w14:textId="77777777" w:rsidR="00220DFD" w:rsidRDefault="00220DFD" w:rsidP="00220DFD">
            <w:pPr>
              <w:pStyle w:val="EngHangEnd"/>
            </w:pPr>
            <w:r>
              <w:t>Which</w:t>
            </w:r>
            <w:r w:rsidRPr="004764BD">
              <w:t xml:space="preserve"> you accepted for the sake of Christ.</w:t>
            </w:r>
          </w:p>
        </w:tc>
        <w:tc>
          <w:tcPr>
            <w:tcW w:w="288" w:type="dxa"/>
          </w:tcPr>
          <w:p w14:paraId="0E220884" w14:textId="77777777" w:rsidR="00220DFD" w:rsidRDefault="00220DFD" w:rsidP="00220DFD"/>
        </w:tc>
        <w:tc>
          <w:tcPr>
            <w:tcW w:w="288" w:type="dxa"/>
          </w:tcPr>
          <w:p w14:paraId="4AAD7689" w14:textId="77777777" w:rsidR="00220DFD" w:rsidRDefault="00220DFD" w:rsidP="00220DFD">
            <w:pPr>
              <w:pStyle w:val="CopticCross"/>
            </w:pPr>
            <w:r w:rsidRPr="00FB5ACB">
              <w:t>¿</w:t>
            </w:r>
          </w:p>
        </w:tc>
        <w:tc>
          <w:tcPr>
            <w:tcW w:w="3960" w:type="dxa"/>
          </w:tcPr>
          <w:p w14:paraId="7BA943A7" w14:textId="77777777" w:rsidR="00220DFD" w:rsidRDefault="00220DFD" w:rsidP="00220DFD">
            <w:pPr>
              <w:pStyle w:val="CopticVersemulti-line"/>
            </w:pPr>
            <w:r>
              <w:t>Ⲛⲓⲭⲟⲣⲟⲥ ⲛ̀ⲛⲓⲙⲟⲛⲁⲭⲟⲥ:</w:t>
            </w:r>
          </w:p>
          <w:p w14:paraId="27954E5D" w14:textId="77777777" w:rsidR="00220DFD" w:rsidRDefault="00220DFD" w:rsidP="00220DFD">
            <w:pPr>
              <w:pStyle w:val="CopticVersemulti-line"/>
            </w:pPr>
            <w:r>
              <w:t>ⲛⲉⲙ ⲛⲏⲉⲑⲟⲩⲁⲃ ⲧⲏⲣⲟⲩ ⲉⲩⲥⲟⲡ:</w:t>
            </w:r>
          </w:p>
          <w:p w14:paraId="25EC0075" w14:textId="77777777" w:rsidR="00220DFD" w:rsidRDefault="00220DFD" w:rsidP="00220DFD">
            <w:pPr>
              <w:pStyle w:val="CopticVersemulti-line"/>
            </w:pPr>
            <w:r>
              <w:t>ⲥⲉϣⲟⲩϣⲟⲩ ⲙ̀ⲙⲱⲟⲩ ϩⲓϫⲉⲛ ⲛⲓϧⲓⲥⲓ:</w:t>
            </w:r>
          </w:p>
          <w:p w14:paraId="69DA4498" w14:textId="77777777" w:rsidR="00220DFD" w:rsidRDefault="00220DFD" w:rsidP="00220DFD">
            <w:pPr>
              <w:pStyle w:val="CopticHangingVerse"/>
            </w:pPr>
            <w:r>
              <w:t>ⲉ̀ⲧⲁⲕϣⲟⲡⲟⲩ ⲉⲑⲃⲉ Ⲡⲓⲭ̀ⲣⲓⲥⲧⲟⲥ.</w:t>
            </w:r>
          </w:p>
        </w:tc>
      </w:tr>
      <w:tr w:rsidR="00220DFD" w14:paraId="209F03BE" w14:textId="77777777" w:rsidTr="00220DFD">
        <w:trPr>
          <w:cantSplit/>
          <w:jc w:val="center"/>
        </w:trPr>
        <w:tc>
          <w:tcPr>
            <w:tcW w:w="288" w:type="dxa"/>
          </w:tcPr>
          <w:p w14:paraId="415C8560" w14:textId="77777777" w:rsidR="00220DFD" w:rsidRDefault="00220DFD" w:rsidP="00220DFD">
            <w:pPr>
              <w:pStyle w:val="CopticCross"/>
            </w:pPr>
          </w:p>
        </w:tc>
        <w:tc>
          <w:tcPr>
            <w:tcW w:w="3960" w:type="dxa"/>
          </w:tcPr>
          <w:p w14:paraId="157586D3" w14:textId="77777777" w:rsidR="00220DFD" w:rsidRPr="004764BD" w:rsidRDefault="00220DFD" w:rsidP="00220DFD">
            <w:pPr>
              <w:pStyle w:val="EngHang"/>
            </w:pPr>
            <w:r w:rsidRPr="004764BD">
              <w:t>Hail to you O cross-bearer,</w:t>
            </w:r>
          </w:p>
          <w:p w14:paraId="58C2030D" w14:textId="77777777" w:rsidR="00220DFD" w:rsidRPr="004764BD" w:rsidRDefault="00220DFD" w:rsidP="00220DFD">
            <w:pPr>
              <w:pStyle w:val="EngHang"/>
            </w:pPr>
            <w:r w:rsidRPr="004764BD">
              <w:t>Hail to the good fighter,</w:t>
            </w:r>
          </w:p>
          <w:p w14:paraId="25FBDE9E" w14:textId="77777777" w:rsidR="00220DFD" w:rsidRPr="004764BD" w:rsidRDefault="00220DFD" w:rsidP="00220DFD">
            <w:pPr>
              <w:pStyle w:val="EngHang"/>
            </w:pPr>
            <w:r w:rsidRPr="004764BD">
              <w:t>Hail to the beloved of Christ,</w:t>
            </w:r>
          </w:p>
          <w:p w14:paraId="4A982585" w14:textId="77777777" w:rsidR="00220DFD" w:rsidRDefault="00220DFD" w:rsidP="00220DFD">
            <w:pPr>
              <w:pStyle w:val="EngHangEnd"/>
            </w:pPr>
            <w:r w:rsidRPr="004764BD">
              <w:t>Our holy father Abba Arsenious.</w:t>
            </w:r>
          </w:p>
        </w:tc>
        <w:tc>
          <w:tcPr>
            <w:tcW w:w="288" w:type="dxa"/>
          </w:tcPr>
          <w:p w14:paraId="49E43C27" w14:textId="77777777" w:rsidR="00220DFD" w:rsidRDefault="00220DFD" w:rsidP="00220DFD"/>
        </w:tc>
        <w:tc>
          <w:tcPr>
            <w:tcW w:w="288" w:type="dxa"/>
          </w:tcPr>
          <w:p w14:paraId="53E48007" w14:textId="77777777" w:rsidR="00220DFD" w:rsidRDefault="00220DFD" w:rsidP="00220DFD">
            <w:pPr>
              <w:pStyle w:val="CopticCross"/>
            </w:pPr>
          </w:p>
        </w:tc>
        <w:tc>
          <w:tcPr>
            <w:tcW w:w="3960" w:type="dxa"/>
          </w:tcPr>
          <w:p w14:paraId="001080E9" w14:textId="77777777" w:rsidR="00220DFD" w:rsidRDefault="00220DFD" w:rsidP="00220DFD">
            <w:pPr>
              <w:pStyle w:val="CopticVersemulti-line"/>
            </w:pPr>
            <w:r>
              <w:t>Ⲭⲉⲣⲉ ⲛⲁⲕ ⲱ̀ ⲡⲓⲥ̀ⲧⲁⲩⲣⲟⲫⲟⲣⲟⲥ:</w:t>
            </w:r>
          </w:p>
          <w:p w14:paraId="142E217F" w14:textId="77777777" w:rsidR="00220DFD" w:rsidRDefault="00220DFD" w:rsidP="00220DFD">
            <w:pPr>
              <w:pStyle w:val="CopticVersemulti-line"/>
            </w:pPr>
            <w:r>
              <w:t>ⲭⲉⲣⲉ ⲡⲓⲣⲉϥⲙⲓϣⲓ ⲛ̀ⲕⲁⲗⲱⲥ:</w:t>
            </w:r>
          </w:p>
          <w:p w14:paraId="48C7B71D" w14:textId="77777777" w:rsidR="00220DFD" w:rsidRDefault="00220DFD" w:rsidP="00220DFD">
            <w:pPr>
              <w:pStyle w:val="CopticVersemulti-line"/>
            </w:pPr>
            <w:r>
              <w:t>ⲭⲉⲣⲉ ⲡⲓⲙⲉⲛⲣⲓⲧ ⲛ̀ⲧⲉ Ⲡⲓⲭ̀ⲣⲓⲥⲧⲟⲥ:</w:t>
            </w:r>
          </w:p>
          <w:p w14:paraId="30C8C0F3" w14:textId="77777777" w:rsidR="00220DFD" w:rsidRDefault="00220DFD" w:rsidP="00220DFD">
            <w:pPr>
              <w:pStyle w:val="CopticHangingVerse"/>
            </w:pPr>
            <w:r>
              <w:t>ⲡⲉⲛⲓⲱⲧ ⲉⲑⲟⲩⲁⲃ ⲁⲃⲃⲁ Ⲁⲣⲥⲉⲛⲓⲟⲥ.</w:t>
            </w:r>
          </w:p>
        </w:tc>
      </w:tr>
      <w:tr w:rsidR="00220DFD" w14:paraId="13B79FA0" w14:textId="77777777" w:rsidTr="00220DFD">
        <w:trPr>
          <w:cantSplit/>
          <w:jc w:val="center"/>
        </w:trPr>
        <w:tc>
          <w:tcPr>
            <w:tcW w:w="288" w:type="dxa"/>
          </w:tcPr>
          <w:p w14:paraId="0F5F6538" w14:textId="77777777" w:rsidR="00220DFD" w:rsidRDefault="00220DFD" w:rsidP="00220DFD">
            <w:pPr>
              <w:pStyle w:val="CopticCross"/>
            </w:pPr>
            <w:r w:rsidRPr="00FB5ACB">
              <w:t>¿</w:t>
            </w:r>
          </w:p>
        </w:tc>
        <w:tc>
          <w:tcPr>
            <w:tcW w:w="3960" w:type="dxa"/>
          </w:tcPr>
          <w:p w14:paraId="59BADCF9" w14:textId="77777777" w:rsidR="00220DFD" w:rsidRPr="004764BD" w:rsidRDefault="00220DFD" w:rsidP="00220DFD">
            <w:pPr>
              <w:pStyle w:val="EngHang"/>
            </w:pPr>
            <w:r w:rsidRPr="004764BD">
              <w:t>Pray to the Lord on our behalf,</w:t>
            </w:r>
          </w:p>
          <w:p w14:paraId="70BC2F2B" w14:textId="77777777" w:rsidR="00220DFD" w:rsidRPr="004764BD" w:rsidRDefault="00220DFD" w:rsidP="00220DFD">
            <w:pPr>
              <w:pStyle w:val="EngHang"/>
            </w:pPr>
            <w:r w:rsidRPr="004764BD">
              <w:t>Our holy and righteous,</w:t>
            </w:r>
          </w:p>
          <w:p w14:paraId="7E6A8857" w14:textId="77777777" w:rsidR="00220DFD" w:rsidRPr="004764BD" w:rsidRDefault="00220DFD" w:rsidP="00220DFD">
            <w:pPr>
              <w:pStyle w:val="EngHang"/>
            </w:pPr>
            <w:r w:rsidRPr="004764BD">
              <w:t xml:space="preserve">Abba Arsenious the teacher of </w:t>
            </w:r>
            <w:r>
              <w:t>princes</w:t>
            </w:r>
            <w:r w:rsidRPr="004764BD">
              <w:t>,</w:t>
            </w:r>
          </w:p>
          <w:p w14:paraId="57FD7E65" w14:textId="77777777" w:rsidR="00220DFD" w:rsidRDefault="00220DFD" w:rsidP="00220DFD">
            <w:pPr>
              <w:pStyle w:val="EngHangEnd"/>
            </w:pPr>
            <w:r w:rsidRPr="004764BD">
              <w:t>That He</w:t>
            </w:r>
            <w:r>
              <w:t xml:space="preserve"> may forgive us our sins.</w:t>
            </w:r>
          </w:p>
        </w:tc>
        <w:tc>
          <w:tcPr>
            <w:tcW w:w="288" w:type="dxa"/>
          </w:tcPr>
          <w:p w14:paraId="32E6CE38" w14:textId="77777777" w:rsidR="00220DFD" w:rsidRDefault="00220DFD" w:rsidP="00220DFD"/>
        </w:tc>
        <w:tc>
          <w:tcPr>
            <w:tcW w:w="288" w:type="dxa"/>
          </w:tcPr>
          <w:p w14:paraId="5B8218E7" w14:textId="77777777" w:rsidR="00220DFD" w:rsidRDefault="00220DFD" w:rsidP="00220DFD">
            <w:pPr>
              <w:pStyle w:val="CopticCross"/>
            </w:pPr>
            <w:r w:rsidRPr="00FB5ACB">
              <w:t>¿</w:t>
            </w:r>
          </w:p>
        </w:tc>
        <w:tc>
          <w:tcPr>
            <w:tcW w:w="3960" w:type="dxa"/>
          </w:tcPr>
          <w:p w14:paraId="2902389A" w14:textId="77777777" w:rsidR="00220DFD" w:rsidRDefault="00220DFD" w:rsidP="00220DFD">
            <w:pPr>
              <w:pStyle w:val="CopticVersemulti-line"/>
            </w:pPr>
            <w:r>
              <w:t>Ⲧⲱⲃϩ ⲙ̀Ⲡⲟ̄ⲥ̄ ⲉ̀ϩ̀ⲣⲏⲓ ⲉ̀ϫⲱⲛ:</w:t>
            </w:r>
          </w:p>
          <w:p w14:paraId="554227E3" w14:textId="77777777" w:rsidR="00220DFD" w:rsidRDefault="00220DFD" w:rsidP="00220DFD">
            <w:pPr>
              <w:pStyle w:val="CopticVersemulti-line"/>
            </w:pPr>
            <w:r>
              <w:t>ⲡⲉⲛⲓⲱⲧ ⲉⲑⲟⲩⲁⲃ ⲛ̀ⲇⲓⲕⲉⲟⲥ:</w:t>
            </w:r>
          </w:p>
          <w:p w14:paraId="6601154A" w14:textId="77777777" w:rsidR="00220DFD" w:rsidRDefault="00220DFD" w:rsidP="00220DFD">
            <w:pPr>
              <w:pStyle w:val="CopticVersemulti-line"/>
            </w:pPr>
            <w:r>
              <w:t>ⲁⲃⲃⲁ Ⲁⲣⲥⲉⲛⲓⲟⲥ ⲡ̀ⲥⲁϧ ⲛ̀ⲛⲓⲟⲩⲣⲱⲟⲩ:</w:t>
            </w:r>
          </w:p>
          <w:p w14:paraId="529AB251" w14:textId="77777777" w:rsidR="00220DFD" w:rsidRDefault="00220DFD" w:rsidP="00220DFD">
            <w:pPr>
              <w:pStyle w:val="CopticHangingVerse"/>
            </w:pPr>
            <w:r>
              <w:t>ⲛ̀ⲧⲉϥⲭⲁ ⲛⲉⲛⲛⲟⲃⲓ ⲛⲁⲛ ⲉ̀ⲃⲟⲗ.</w:t>
            </w:r>
          </w:p>
        </w:tc>
      </w:tr>
    </w:tbl>
    <w:p w14:paraId="06737A92" w14:textId="77777777" w:rsidR="00C30529" w:rsidRDefault="00C30529" w:rsidP="00495F1A">
      <w:pPr>
        <w:pStyle w:val="Heading3"/>
      </w:pPr>
      <w:bookmarkStart w:id="1591" w:name="_Toc448227595"/>
      <w:r>
        <w:t>May 9 / Pashons 14: St. Pachomius</w:t>
      </w:r>
      <w:bookmarkEnd w:id="1591"/>
    </w:p>
    <w:p w14:paraId="1731E46B" w14:textId="77777777" w:rsidR="00C30529" w:rsidRDefault="00C30529" w:rsidP="00C30529">
      <w:pPr>
        <w:pStyle w:val="Heading4"/>
      </w:pPr>
      <w:bookmarkStart w:id="1592" w:name="_Ref434491150"/>
      <w:r>
        <w:t>The Doxology</w:t>
      </w:r>
      <w:r w:rsidR="00810F04">
        <w:t xml:space="preserve"> for St. Pachomius</w:t>
      </w:r>
      <w:bookmarkEnd w:id="15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42555" w14:paraId="293A27F6" w14:textId="77777777" w:rsidTr="00E77C68">
        <w:trPr>
          <w:cantSplit/>
          <w:jc w:val="center"/>
        </w:trPr>
        <w:tc>
          <w:tcPr>
            <w:tcW w:w="288" w:type="dxa"/>
          </w:tcPr>
          <w:p w14:paraId="7014AB3E" w14:textId="77777777" w:rsidR="00042555" w:rsidRDefault="00042555" w:rsidP="00E77C68">
            <w:pPr>
              <w:pStyle w:val="CopticCross"/>
            </w:pPr>
          </w:p>
        </w:tc>
        <w:tc>
          <w:tcPr>
            <w:tcW w:w="3960" w:type="dxa"/>
          </w:tcPr>
          <w:p w14:paraId="63FA6993" w14:textId="77777777" w:rsidR="00042555" w:rsidRDefault="00042555" w:rsidP="00042555">
            <w:pPr>
              <w:pStyle w:val="EngHang"/>
            </w:pPr>
            <w:r>
              <w:t>Our holy father, Abba Pachom,</w:t>
            </w:r>
          </w:p>
          <w:p w14:paraId="18B11694" w14:textId="77777777" w:rsidR="00042555" w:rsidRDefault="00042555" w:rsidP="00042555">
            <w:pPr>
              <w:pStyle w:val="EngHang"/>
            </w:pPr>
            <w:r>
              <w:t>You are blessed,</w:t>
            </w:r>
          </w:p>
          <w:p w14:paraId="5CBBEE00" w14:textId="77777777" w:rsidR="00042555" w:rsidRPr="004764BD" w:rsidRDefault="00042555" w:rsidP="00042555">
            <w:pPr>
              <w:pStyle w:val="EngHang"/>
            </w:pPr>
            <w:r w:rsidRPr="004764BD">
              <w:t>You inherited the blessing,</w:t>
            </w:r>
          </w:p>
          <w:p w14:paraId="30A665B8" w14:textId="77777777" w:rsidR="00042555" w:rsidRDefault="00042555" w:rsidP="00042555">
            <w:pPr>
              <w:pStyle w:val="EngHangEnd"/>
            </w:pPr>
            <w:r w:rsidRPr="004764BD">
              <w:t>From the Lord God.</w:t>
            </w:r>
          </w:p>
        </w:tc>
        <w:tc>
          <w:tcPr>
            <w:tcW w:w="288" w:type="dxa"/>
          </w:tcPr>
          <w:p w14:paraId="7A991703" w14:textId="77777777" w:rsidR="00042555" w:rsidRDefault="00042555" w:rsidP="00E77C68"/>
        </w:tc>
        <w:tc>
          <w:tcPr>
            <w:tcW w:w="288" w:type="dxa"/>
          </w:tcPr>
          <w:p w14:paraId="5E14BFC1" w14:textId="77777777" w:rsidR="00042555" w:rsidRDefault="00042555" w:rsidP="00E77C68">
            <w:pPr>
              <w:pStyle w:val="CopticCross"/>
            </w:pPr>
          </w:p>
        </w:tc>
        <w:tc>
          <w:tcPr>
            <w:tcW w:w="3960" w:type="dxa"/>
          </w:tcPr>
          <w:p w14:paraId="5D0D3E15" w14:textId="77777777" w:rsidR="00042555" w:rsidRDefault="00042555" w:rsidP="00042555">
            <w:pPr>
              <w:pStyle w:val="CopticVersemulti-line"/>
            </w:pPr>
            <w:r>
              <w:t>Ⲛⲑⲟⲕ ⲟⲩⲙⲁⲕⲁⲣⲓⲟⲥ:</w:t>
            </w:r>
          </w:p>
          <w:p w14:paraId="601385D7" w14:textId="77777777" w:rsidR="00042555" w:rsidRDefault="00042555" w:rsidP="00042555">
            <w:pPr>
              <w:pStyle w:val="CopticVersemulti-line"/>
            </w:pPr>
            <w:r>
              <w:t>ⲡⲉⲛⲓⲱⲧ ⲉ̄ⲑ̄ⲩ̄ ⲁⲃⲃⲁ Ⲡⲁϧⲱⲙ:</w:t>
            </w:r>
          </w:p>
          <w:p w14:paraId="68027D9E" w14:textId="77777777" w:rsidR="00042555" w:rsidRDefault="00042555" w:rsidP="00042555">
            <w:pPr>
              <w:pStyle w:val="CopticVersemulti-line"/>
            </w:pPr>
            <w:r>
              <w:t>ⲁⲕⲉⲣⲕ̀ⲗⲏⲣⲟⲛⲟⲙⲓⲛ ⲙ̀ⲡⲓⲥ̀ⲙⲟⲩ:</w:t>
            </w:r>
          </w:p>
          <w:p w14:paraId="429A018C" w14:textId="77777777" w:rsidR="00042555" w:rsidRPr="00C35319" w:rsidRDefault="00042555" w:rsidP="00042555">
            <w:pPr>
              <w:pStyle w:val="CopticHangingVerse"/>
            </w:pPr>
            <w:r>
              <w:t>ⲉ̀ⲃⲟⲗ ϩⲓⲧⲉⲛ Ⲡⲟ̄ⲥ̄ Ⲫϯ.</w:t>
            </w:r>
          </w:p>
        </w:tc>
      </w:tr>
      <w:tr w:rsidR="00042555" w14:paraId="4C2C957D" w14:textId="77777777" w:rsidTr="00E77C68">
        <w:trPr>
          <w:cantSplit/>
          <w:jc w:val="center"/>
        </w:trPr>
        <w:tc>
          <w:tcPr>
            <w:tcW w:w="288" w:type="dxa"/>
          </w:tcPr>
          <w:p w14:paraId="371BC283" w14:textId="77777777" w:rsidR="00042555" w:rsidRDefault="00042555" w:rsidP="00E77C68">
            <w:pPr>
              <w:pStyle w:val="CopticCross"/>
            </w:pPr>
            <w:r w:rsidRPr="00FB5ACB">
              <w:t>¿</w:t>
            </w:r>
          </w:p>
        </w:tc>
        <w:tc>
          <w:tcPr>
            <w:tcW w:w="3960" w:type="dxa"/>
          </w:tcPr>
          <w:p w14:paraId="3F01F3A2" w14:textId="77777777" w:rsidR="00042555" w:rsidRPr="004764BD" w:rsidRDefault="00042555" w:rsidP="00042555">
            <w:pPr>
              <w:pStyle w:val="EngHang"/>
            </w:pPr>
            <w:r w:rsidRPr="004764BD">
              <w:t>Our holy father</w:t>
            </w:r>
            <w:r>
              <w:t>,</w:t>
            </w:r>
            <w:r w:rsidRPr="004764BD">
              <w:t xml:space="preserve"> Abba Pachom,</w:t>
            </w:r>
          </w:p>
          <w:p w14:paraId="48EC51BD" w14:textId="77777777" w:rsidR="00042555" w:rsidRPr="004764BD" w:rsidRDefault="00042555" w:rsidP="00042555">
            <w:pPr>
              <w:pStyle w:val="EngHang"/>
            </w:pPr>
            <w:r w:rsidRPr="004764BD">
              <w:t xml:space="preserve">Was worthy </w:t>
            </w:r>
            <w:r>
              <w:t>to behold</w:t>
            </w:r>
            <w:r w:rsidRPr="004764BD">
              <w:t>,</w:t>
            </w:r>
          </w:p>
          <w:p w14:paraId="2D0888DE" w14:textId="77777777" w:rsidR="00042555" w:rsidRPr="004764BD" w:rsidRDefault="00042555" w:rsidP="00042555">
            <w:pPr>
              <w:pStyle w:val="EngHang"/>
            </w:pPr>
            <w:r>
              <w:t>The Lord and His</w:t>
            </w:r>
          </w:p>
          <w:p w14:paraId="3B7771E2" w14:textId="77777777" w:rsidR="00042555" w:rsidRDefault="00042555" w:rsidP="00042555">
            <w:pPr>
              <w:pStyle w:val="EngHangEnd"/>
            </w:pPr>
            <w:r>
              <w:t>H</w:t>
            </w:r>
            <w:r w:rsidRPr="004764BD">
              <w:t>oly angels</w:t>
            </w:r>
            <w:r>
              <w:t>, many times</w:t>
            </w:r>
            <w:r w:rsidRPr="004764BD">
              <w:t>.</w:t>
            </w:r>
          </w:p>
        </w:tc>
        <w:tc>
          <w:tcPr>
            <w:tcW w:w="288" w:type="dxa"/>
          </w:tcPr>
          <w:p w14:paraId="7058BEA5" w14:textId="77777777" w:rsidR="00042555" w:rsidRDefault="00042555" w:rsidP="00E77C68"/>
        </w:tc>
        <w:tc>
          <w:tcPr>
            <w:tcW w:w="288" w:type="dxa"/>
          </w:tcPr>
          <w:p w14:paraId="1796AE17" w14:textId="77777777" w:rsidR="00042555" w:rsidRDefault="00042555" w:rsidP="00E77C68">
            <w:pPr>
              <w:pStyle w:val="CopticCross"/>
            </w:pPr>
            <w:r w:rsidRPr="00FB5ACB">
              <w:t>¿</w:t>
            </w:r>
          </w:p>
        </w:tc>
        <w:tc>
          <w:tcPr>
            <w:tcW w:w="3960" w:type="dxa"/>
          </w:tcPr>
          <w:p w14:paraId="0AA15C6F" w14:textId="77777777" w:rsidR="00042555" w:rsidRDefault="00042555" w:rsidP="00042555">
            <w:pPr>
              <w:pStyle w:val="CopticVersemulti-line"/>
            </w:pPr>
            <w:r>
              <w:t>Ⲡⲉⲛⲓⲱⲧ ⲉ̄ⲑ̄ⲩ̄ ⲁⲃⲃⲁ Ⲡⲁϧⲟⲙ:</w:t>
            </w:r>
          </w:p>
          <w:p w14:paraId="6B63CB04" w14:textId="77777777" w:rsidR="00042555" w:rsidRDefault="00042555" w:rsidP="00042555">
            <w:pPr>
              <w:pStyle w:val="CopticVersemulti-line"/>
            </w:pPr>
            <w:r>
              <w:t>ⲁⲕⲉⲣⲙ̀ⲡ̀ϣⲁ ⲛ̀ⲟⲩⲙⲏϣ ⲛ̀ⲥⲟⲡ:</w:t>
            </w:r>
          </w:p>
          <w:p w14:paraId="6E70373C" w14:textId="77777777" w:rsidR="00042555" w:rsidRDefault="00042555" w:rsidP="00042555">
            <w:pPr>
              <w:pStyle w:val="CopticVersemulti-line"/>
            </w:pPr>
            <w:r>
              <w:t>ⲁⲕⲉⲣⲑⲉⲟⲣⲓⲛ ⲙ̀Ⲡⲟ̄ⲥ̄:</w:t>
            </w:r>
          </w:p>
          <w:p w14:paraId="6203F075" w14:textId="77777777" w:rsidR="00042555" w:rsidRPr="00CF5919" w:rsidRDefault="00042555" w:rsidP="00042555">
            <w:pPr>
              <w:pStyle w:val="CopticHangingVerse"/>
            </w:pPr>
            <w:r>
              <w:t>ⲛⲉⲙ ⲛⲉϥⲁ̀ⲅⲅⲉⲗⲟⲥ ⲉ̄ⲑ̄ⲩ̄.</w:t>
            </w:r>
          </w:p>
        </w:tc>
      </w:tr>
      <w:tr w:rsidR="00042555" w14:paraId="2DF2E9FE" w14:textId="77777777" w:rsidTr="00E77C68">
        <w:trPr>
          <w:cantSplit/>
          <w:jc w:val="center"/>
        </w:trPr>
        <w:tc>
          <w:tcPr>
            <w:tcW w:w="288" w:type="dxa"/>
          </w:tcPr>
          <w:p w14:paraId="656FC635" w14:textId="77777777" w:rsidR="00042555" w:rsidRDefault="00042555" w:rsidP="00E77C68">
            <w:pPr>
              <w:pStyle w:val="CopticCross"/>
            </w:pPr>
          </w:p>
        </w:tc>
        <w:tc>
          <w:tcPr>
            <w:tcW w:w="3960" w:type="dxa"/>
          </w:tcPr>
          <w:p w14:paraId="0C13CB61" w14:textId="77777777" w:rsidR="00042555" w:rsidRPr="004764BD" w:rsidRDefault="00042555" w:rsidP="00042555">
            <w:pPr>
              <w:pStyle w:val="EngHang"/>
            </w:pPr>
            <w:r w:rsidRPr="004764BD">
              <w:t>Our holy father</w:t>
            </w:r>
            <w:r>
              <w:t>,</w:t>
            </w:r>
            <w:r w:rsidRPr="004764BD">
              <w:t xml:space="preserve"> Abba Pachom,</w:t>
            </w:r>
          </w:p>
          <w:p w14:paraId="6E6DFFD5" w14:textId="77777777" w:rsidR="00042555" w:rsidRPr="004764BD" w:rsidRDefault="00042555" w:rsidP="00042555">
            <w:pPr>
              <w:pStyle w:val="EngHang"/>
            </w:pPr>
            <w:r w:rsidRPr="004764BD">
              <w:t>You interpreted the commandments of God,</w:t>
            </w:r>
          </w:p>
          <w:p w14:paraId="0CFC860B" w14:textId="77777777" w:rsidR="00042555" w:rsidRPr="004764BD" w:rsidRDefault="00042555" w:rsidP="00042555">
            <w:pPr>
              <w:pStyle w:val="EngHang"/>
            </w:pPr>
            <w:r w:rsidRPr="004764BD">
              <w:t>You perfected all the virtues,</w:t>
            </w:r>
          </w:p>
          <w:p w14:paraId="4EAF0A9E" w14:textId="77777777" w:rsidR="00042555" w:rsidRDefault="00042555" w:rsidP="00042555">
            <w:pPr>
              <w:pStyle w:val="EngHangEnd"/>
            </w:pPr>
            <w:r w:rsidRPr="004764BD">
              <w:t>And you pleased Christ.</w:t>
            </w:r>
          </w:p>
        </w:tc>
        <w:tc>
          <w:tcPr>
            <w:tcW w:w="288" w:type="dxa"/>
          </w:tcPr>
          <w:p w14:paraId="2C373933" w14:textId="77777777" w:rsidR="00042555" w:rsidRDefault="00042555" w:rsidP="00E77C68"/>
        </w:tc>
        <w:tc>
          <w:tcPr>
            <w:tcW w:w="288" w:type="dxa"/>
          </w:tcPr>
          <w:p w14:paraId="5D9A1F49" w14:textId="77777777" w:rsidR="00042555" w:rsidRDefault="00042555" w:rsidP="00E77C68">
            <w:pPr>
              <w:pStyle w:val="CopticCross"/>
            </w:pPr>
          </w:p>
        </w:tc>
        <w:tc>
          <w:tcPr>
            <w:tcW w:w="3960" w:type="dxa"/>
          </w:tcPr>
          <w:p w14:paraId="7CAF117A" w14:textId="77777777" w:rsidR="00042555" w:rsidRDefault="00042555" w:rsidP="00042555">
            <w:pPr>
              <w:pStyle w:val="CopticVersemulti-line"/>
            </w:pPr>
            <w:r>
              <w:t>Ⲡⲉⲛⲓⲱⲧ ⲉ̄ⲑ̄ⲩ̄ ⲁⲃⲃⲁ Ⲡⲁϧⲟⲙ:</w:t>
            </w:r>
          </w:p>
          <w:p w14:paraId="633E6CFB" w14:textId="77777777" w:rsidR="00042555" w:rsidRDefault="00042555" w:rsidP="00042555">
            <w:pPr>
              <w:pStyle w:val="CopticVersemulti-line"/>
            </w:pPr>
            <w:r>
              <w:t>ⲁⲕⲉ̀ⲣⲟⲩⲁ̀ϩⲉⲙ ⲛⲓⲉⲛⲧⲟⲗⲏ ⲛ̀ⲧⲉ Ⲫϯ:</w:t>
            </w:r>
          </w:p>
          <w:p w14:paraId="6CE7B62B" w14:textId="77777777" w:rsidR="00042555" w:rsidRDefault="00042555" w:rsidP="00042555">
            <w:pPr>
              <w:pStyle w:val="CopticVersemulti-line"/>
            </w:pPr>
            <w:r>
              <w:t>ⲁⲕϫⲱⲕ ⲛ̀ⲛⲓⲁ̀ⲣⲉⲧⲏ ⲧⲏⲣⲟⲩ:</w:t>
            </w:r>
          </w:p>
          <w:p w14:paraId="1044796C" w14:textId="77777777" w:rsidR="00042555" w:rsidRPr="001B4E41" w:rsidRDefault="00042555" w:rsidP="00042555">
            <w:pPr>
              <w:pStyle w:val="CopticHangingVerse"/>
            </w:pPr>
            <w:r>
              <w:t>ⲟⲩⲟϩ ⲁⲕⲣⲁⲛⲁ ⲙ̀Ⲡⲟ̄ⲥ̄.</w:t>
            </w:r>
          </w:p>
        </w:tc>
      </w:tr>
      <w:tr w:rsidR="00042555" w14:paraId="7B5A28CD" w14:textId="77777777" w:rsidTr="00E77C68">
        <w:trPr>
          <w:cantSplit/>
          <w:jc w:val="center"/>
        </w:trPr>
        <w:tc>
          <w:tcPr>
            <w:tcW w:w="288" w:type="dxa"/>
          </w:tcPr>
          <w:p w14:paraId="5B07933B" w14:textId="77777777" w:rsidR="00042555" w:rsidRDefault="00042555" w:rsidP="00E77C68">
            <w:pPr>
              <w:pStyle w:val="CopticCross"/>
            </w:pPr>
            <w:r w:rsidRPr="00FB5ACB">
              <w:t>¿</w:t>
            </w:r>
          </w:p>
        </w:tc>
        <w:tc>
          <w:tcPr>
            <w:tcW w:w="3960" w:type="dxa"/>
          </w:tcPr>
          <w:p w14:paraId="4CA83618" w14:textId="77777777" w:rsidR="00042555" w:rsidRDefault="00042555" w:rsidP="00042555">
            <w:pPr>
              <w:pStyle w:val="EngHang"/>
            </w:pPr>
            <w:r>
              <w:t>Our holy father, Theodore</w:t>
            </w:r>
          </w:p>
          <w:p w14:paraId="6C3013A1" w14:textId="77777777" w:rsidR="00042555" w:rsidRPr="004764BD" w:rsidRDefault="00042555" w:rsidP="00042555">
            <w:pPr>
              <w:pStyle w:val="EngHang"/>
            </w:pPr>
            <w:r>
              <w:t>You are t</w:t>
            </w:r>
            <w:r w:rsidRPr="004764BD">
              <w:t>he comfort of the ascetics,</w:t>
            </w:r>
          </w:p>
          <w:p w14:paraId="0B6DEA52" w14:textId="77777777" w:rsidR="00042555" w:rsidRPr="004764BD" w:rsidRDefault="00042555" w:rsidP="00042555">
            <w:pPr>
              <w:pStyle w:val="EngHang"/>
            </w:pPr>
            <w:r w:rsidRPr="004764BD">
              <w:t>For you became the successor,</w:t>
            </w:r>
          </w:p>
          <w:p w14:paraId="12C315BF" w14:textId="77777777" w:rsidR="00042555" w:rsidRDefault="00042555" w:rsidP="00042555">
            <w:pPr>
              <w:pStyle w:val="EngHangEnd"/>
            </w:pPr>
            <w:r w:rsidRPr="004764BD">
              <w:t>Of your father</w:t>
            </w:r>
            <w:r>
              <w:t>,</w:t>
            </w:r>
            <w:r w:rsidRPr="004764BD">
              <w:t xml:space="preserve"> Pachomius.</w:t>
            </w:r>
          </w:p>
        </w:tc>
        <w:tc>
          <w:tcPr>
            <w:tcW w:w="288" w:type="dxa"/>
          </w:tcPr>
          <w:p w14:paraId="6125FE93" w14:textId="77777777" w:rsidR="00042555" w:rsidRDefault="00042555" w:rsidP="00E77C68"/>
        </w:tc>
        <w:tc>
          <w:tcPr>
            <w:tcW w:w="288" w:type="dxa"/>
          </w:tcPr>
          <w:p w14:paraId="09A44478" w14:textId="77777777" w:rsidR="00042555" w:rsidRDefault="00042555" w:rsidP="00E77C68">
            <w:pPr>
              <w:pStyle w:val="CopticCross"/>
            </w:pPr>
            <w:r w:rsidRPr="00FB5ACB">
              <w:t>¿</w:t>
            </w:r>
          </w:p>
        </w:tc>
        <w:tc>
          <w:tcPr>
            <w:tcW w:w="3960" w:type="dxa"/>
          </w:tcPr>
          <w:p w14:paraId="7DE354C1" w14:textId="77777777" w:rsidR="00042555" w:rsidRDefault="00042555" w:rsidP="00042555">
            <w:pPr>
              <w:pStyle w:val="CopticVersemulti-line"/>
            </w:pPr>
            <w:r>
              <w:t>Ⲯⲟⲗⲥⲉⲗ ⲛ̀ⲛⲓⲁ̀ⲥⲕⲏⲧⲏⲥ:</w:t>
            </w:r>
          </w:p>
          <w:p w14:paraId="153773EA" w14:textId="77777777" w:rsidR="00042555" w:rsidRDefault="00042555" w:rsidP="00042555">
            <w:pPr>
              <w:pStyle w:val="CopticVersemulti-line"/>
            </w:pPr>
            <w:r>
              <w:t>ⲡⲉⲛⲓⲱⲧ ⲉ̄ⲑ̄ⲩ̄ ⲑⲉⲟⲇⲱⲣⲟⲥ:</w:t>
            </w:r>
          </w:p>
          <w:p w14:paraId="0B669EF8" w14:textId="77777777" w:rsidR="00042555" w:rsidRDefault="00042555" w:rsidP="00042555">
            <w:pPr>
              <w:pStyle w:val="CopticVersemulti-line"/>
            </w:pPr>
            <w:r>
              <w:t>ϫⲉ ⲁⲕϣⲱⲡⲓ ⲛ̀ⲧ̀ϣⲉⲃⲓⲙ:</w:t>
            </w:r>
          </w:p>
          <w:p w14:paraId="7AED4417" w14:textId="77777777" w:rsidR="00042555" w:rsidRDefault="00042555" w:rsidP="00042555">
            <w:pPr>
              <w:pStyle w:val="CopticHangingVerse"/>
            </w:pPr>
            <w:r>
              <w:t>ⲙ̀ⲡⲉⲕⲓⲱⲧ Ⲡⲁϧⲱⲙⲓⲟⲥ.</w:t>
            </w:r>
          </w:p>
        </w:tc>
      </w:tr>
      <w:tr w:rsidR="00042555" w14:paraId="387FC3C1" w14:textId="77777777" w:rsidTr="00E77C68">
        <w:trPr>
          <w:cantSplit/>
          <w:jc w:val="center"/>
        </w:trPr>
        <w:tc>
          <w:tcPr>
            <w:tcW w:w="288" w:type="dxa"/>
          </w:tcPr>
          <w:p w14:paraId="4CDC49D1" w14:textId="77777777" w:rsidR="00042555" w:rsidRDefault="00042555" w:rsidP="00E77C68">
            <w:pPr>
              <w:pStyle w:val="CopticCross"/>
            </w:pPr>
          </w:p>
        </w:tc>
        <w:tc>
          <w:tcPr>
            <w:tcW w:w="3960" w:type="dxa"/>
          </w:tcPr>
          <w:p w14:paraId="3A08AED1" w14:textId="77777777" w:rsidR="00042555" w:rsidRPr="004764BD" w:rsidRDefault="00042555" w:rsidP="00042555">
            <w:pPr>
              <w:pStyle w:val="EngHang"/>
            </w:pPr>
            <w:r w:rsidRPr="004764BD">
              <w:t>You made the brothers zealous,</w:t>
            </w:r>
          </w:p>
          <w:p w14:paraId="7A27643C" w14:textId="77777777" w:rsidR="00042555" w:rsidRPr="004764BD" w:rsidRDefault="00042555" w:rsidP="00042555">
            <w:pPr>
              <w:pStyle w:val="EngHang"/>
            </w:pPr>
            <w:r>
              <w:t>For</w:t>
            </w:r>
            <w:r w:rsidRPr="004764BD">
              <w:t xml:space="preserve"> godliness,</w:t>
            </w:r>
          </w:p>
          <w:p w14:paraId="543D499B" w14:textId="77777777" w:rsidR="00042555" w:rsidRPr="004764BD" w:rsidRDefault="00042555" w:rsidP="00042555">
            <w:pPr>
              <w:pStyle w:val="EngHang"/>
            </w:pPr>
            <w:r w:rsidRPr="004764BD">
              <w:t>And you instructed them,</w:t>
            </w:r>
          </w:p>
          <w:p w14:paraId="4E3DAA3B" w14:textId="77777777" w:rsidR="00042555" w:rsidRDefault="00042555" w:rsidP="00042555">
            <w:pPr>
              <w:pStyle w:val="EngHangEnd"/>
            </w:pPr>
            <w:r w:rsidRPr="004764BD">
              <w:t>With your sweet words.</w:t>
            </w:r>
          </w:p>
        </w:tc>
        <w:tc>
          <w:tcPr>
            <w:tcW w:w="288" w:type="dxa"/>
          </w:tcPr>
          <w:p w14:paraId="2EB87AFE" w14:textId="77777777" w:rsidR="00042555" w:rsidRDefault="00042555" w:rsidP="00E77C68"/>
        </w:tc>
        <w:tc>
          <w:tcPr>
            <w:tcW w:w="288" w:type="dxa"/>
          </w:tcPr>
          <w:p w14:paraId="765328C7" w14:textId="77777777" w:rsidR="00042555" w:rsidRDefault="00042555" w:rsidP="00E77C68">
            <w:pPr>
              <w:pStyle w:val="CopticCross"/>
            </w:pPr>
          </w:p>
        </w:tc>
        <w:tc>
          <w:tcPr>
            <w:tcW w:w="3960" w:type="dxa"/>
          </w:tcPr>
          <w:p w14:paraId="6F505792" w14:textId="77777777" w:rsidR="00042555" w:rsidRDefault="00042555" w:rsidP="00042555">
            <w:pPr>
              <w:pStyle w:val="CopticVersemulti-line"/>
            </w:pPr>
            <w:r>
              <w:t>Ⲁⲕⲭⲟϩⲕⲁϩ ⲛ̀ⲛⲓⲥ̀ⲏⲟⲩ:</w:t>
            </w:r>
          </w:p>
          <w:p w14:paraId="783C70D9" w14:textId="77777777" w:rsidR="00042555" w:rsidRDefault="00042555" w:rsidP="00042555">
            <w:pPr>
              <w:pStyle w:val="CopticVersemulti-line"/>
            </w:pPr>
            <w:r>
              <w:t>ⲉ̀ϩ̀ⲣⲏⲓ ⲉ̀ϯⲙⲉⲧⲉⲩⲥⲉⲃⲏⲥ:</w:t>
            </w:r>
          </w:p>
          <w:p w14:paraId="41C23BEE" w14:textId="77777777" w:rsidR="00042555" w:rsidRDefault="00042555" w:rsidP="00042555">
            <w:pPr>
              <w:pStyle w:val="CopticVersemulti-line"/>
            </w:pPr>
            <w:r>
              <w:t>ⲁⲕⲉⲣⲕⲁⲑⲓⲭⲓⲛ ⲙ̀ⲙⲱⲟⲩ:</w:t>
            </w:r>
          </w:p>
          <w:p w14:paraId="5381E01E" w14:textId="77777777" w:rsidR="00042555" w:rsidRDefault="00042555" w:rsidP="00042555">
            <w:pPr>
              <w:pStyle w:val="CopticHangingVerse"/>
            </w:pPr>
            <w:r>
              <w:t>ϧⲉⲛ ⲡⲉⲕⲥⲁϫⲓ ⲅⲁⲣ ⲉⲧϩⲟⲗϫ.</w:t>
            </w:r>
          </w:p>
        </w:tc>
      </w:tr>
      <w:tr w:rsidR="00042555" w14:paraId="6A86A57D" w14:textId="77777777" w:rsidTr="00E77C68">
        <w:trPr>
          <w:cantSplit/>
          <w:jc w:val="center"/>
        </w:trPr>
        <w:tc>
          <w:tcPr>
            <w:tcW w:w="288" w:type="dxa"/>
          </w:tcPr>
          <w:p w14:paraId="18858953" w14:textId="77777777" w:rsidR="00042555" w:rsidRDefault="00042555" w:rsidP="00E77C68">
            <w:pPr>
              <w:pStyle w:val="CopticCross"/>
            </w:pPr>
            <w:r w:rsidRPr="00FB5ACB">
              <w:t>¿</w:t>
            </w:r>
          </w:p>
        </w:tc>
        <w:tc>
          <w:tcPr>
            <w:tcW w:w="3960" w:type="dxa"/>
          </w:tcPr>
          <w:p w14:paraId="55F1F032" w14:textId="77777777" w:rsidR="00042555" w:rsidRPr="004764BD" w:rsidRDefault="00042555" w:rsidP="00042555">
            <w:pPr>
              <w:pStyle w:val="EngHang"/>
            </w:pPr>
            <w:r w:rsidRPr="004764BD">
              <w:t>You comforted the weak,</w:t>
            </w:r>
          </w:p>
          <w:p w14:paraId="3D988D19" w14:textId="77777777" w:rsidR="00042555" w:rsidRPr="004764BD" w:rsidRDefault="00042555" w:rsidP="00042555">
            <w:pPr>
              <w:pStyle w:val="EngHang"/>
            </w:pPr>
            <w:r>
              <w:t>And the faint-</w:t>
            </w:r>
            <w:r w:rsidRPr="004764BD">
              <w:t>hearted,</w:t>
            </w:r>
          </w:p>
          <w:p w14:paraId="2069D73E" w14:textId="77777777" w:rsidR="00042555" w:rsidRPr="004764BD" w:rsidRDefault="00042555" w:rsidP="00042555">
            <w:pPr>
              <w:pStyle w:val="EngHang"/>
            </w:pPr>
            <w:r w:rsidRPr="004764BD">
              <w:t>In perfect love,</w:t>
            </w:r>
          </w:p>
          <w:p w14:paraId="1773333A" w14:textId="77777777" w:rsidR="00042555" w:rsidRDefault="00042555" w:rsidP="00042555">
            <w:pPr>
              <w:pStyle w:val="EngHangEnd"/>
            </w:pPr>
            <w:r w:rsidRPr="004764BD">
              <w:t>Through our Lord Jesus Christ.</w:t>
            </w:r>
          </w:p>
        </w:tc>
        <w:tc>
          <w:tcPr>
            <w:tcW w:w="288" w:type="dxa"/>
          </w:tcPr>
          <w:p w14:paraId="3980F969" w14:textId="77777777" w:rsidR="00042555" w:rsidRDefault="00042555" w:rsidP="00E77C68"/>
        </w:tc>
        <w:tc>
          <w:tcPr>
            <w:tcW w:w="288" w:type="dxa"/>
          </w:tcPr>
          <w:p w14:paraId="23ECF39C" w14:textId="77777777" w:rsidR="00042555" w:rsidRDefault="00042555" w:rsidP="00E77C68">
            <w:pPr>
              <w:pStyle w:val="CopticCross"/>
            </w:pPr>
            <w:r w:rsidRPr="00FB5ACB">
              <w:t>¿</w:t>
            </w:r>
          </w:p>
        </w:tc>
        <w:tc>
          <w:tcPr>
            <w:tcW w:w="3960" w:type="dxa"/>
          </w:tcPr>
          <w:p w14:paraId="544A5F91" w14:textId="77777777" w:rsidR="00042555" w:rsidRDefault="00042555" w:rsidP="00042555">
            <w:pPr>
              <w:pStyle w:val="CopticVersemulti-line"/>
            </w:pPr>
            <w:r>
              <w:t>Ⲁⲕϯⲛⲟⲙϯ ⲛ̀ⲛⲏⲉⲧϩⲁϣ:</w:t>
            </w:r>
          </w:p>
          <w:p w14:paraId="44412AD9" w14:textId="77777777" w:rsidR="00042555" w:rsidRDefault="00042555" w:rsidP="00042555">
            <w:pPr>
              <w:pStyle w:val="CopticVersemulti-line"/>
            </w:pPr>
            <w:r>
              <w:t>ⲛⲉⲙ ⲛⲏⲉ̀ⲧⲟⲓ ⲛ̀ⲕⲟⲩϫⲓ ⲛ̀ϩⲏⲧ:</w:t>
            </w:r>
          </w:p>
          <w:p w14:paraId="13159343" w14:textId="77777777" w:rsidR="00042555" w:rsidRDefault="00042555" w:rsidP="00042555">
            <w:pPr>
              <w:pStyle w:val="CopticVersemulti-line"/>
            </w:pPr>
            <w:r>
              <w:t>ϧⲉⲛ ϯⲁ̀ⲅⲁⲡⲏ ⲉⲧϫⲕⲏ ⲉ̀ⲃⲟⲗ:</w:t>
            </w:r>
          </w:p>
          <w:p w14:paraId="3DBF2F4E" w14:textId="77777777" w:rsidR="00042555" w:rsidRDefault="00042555" w:rsidP="00042555">
            <w:pPr>
              <w:pStyle w:val="CopticHangingVerse"/>
            </w:pPr>
            <w:r>
              <w:t>ϩⲓⲧⲉⲛ ⲡⲉⲛⲟ̄ⲥ̄ Ⲓⲏ̄ⲥ̄ Ⲡⲭ̄ⲥ̄.</w:t>
            </w:r>
          </w:p>
        </w:tc>
      </w:tr>
      <w:tr w:rsidR="00042555" w14:paraId="075E7B34" w14:textId="77777777" w:rsidTr="00E77C68">
        <w:trPr>
          <w:cantSplit/>
          <w:jc w:val="center"/>
        </w:trPr>
        <w:tc>
          <w:tcPr>
            <w:tcW w:w="288" w:type="dxa"/>
          </w:tcPr>
          <w:p w14:paraId="4A87AAAA" w14:textId="77777777" w:rsidR="00042555" w:rsidRPr="00FB5ACB" w:rsidRDefault="00042555" w:rsidP="00E77C68">
            <w:pPr>
              <w:pStyle w:val="CopticCross"/>
            </w:pPr>
          </w:p>
        </w:tc>
        <w:tc>
          <w:tcPr>
            <w:tcW w:w="3960" w:type="dxa"/>
          </w:tcPr>
          <w:p w14:paraId="51AB1812" w14:textId="77777777" w:rsidR="00042555" w:rsidRPr="004764BD" w:rsidRDefault="00042555" w:rsidP="00042555">
            <w:pPr>
              <w:pStyle w:val="EngHang"/>
            </w:pPr>
            <w:r w:rsidRPr="004764BD">
              <w:t>Hail to my lords and holy fathers,</w:t>
            </w:r>
          </w:p>
          <w:p w14:paraId="2BC73BFD" w14:textId="77777777" w:rsidR="00042555" w:rsidRPr="004764BD" w:rsidRDefault="00042555" w:rsidP="00042555">
            <w:pPr>
              <w:pStyle w:val="EngHang"/>
            </w:pPr>
            <w:r w:rsidRPr="004764BD">
              <w:t>Abba Pachom of the Koinonia,</w:t>
            </w:r>
          </w:p>
          <w:p w14:paraId="15551D66" w14:textId="77777777" w:rsidR="00042555" w:rsidRPr="004764BD" w:rsidRDefault="00042555" w:rsidP="00042555">
            <w:pPr>
              <w:pStyle w:val="EngHang"/>
            </w:pPr>
            <w:r w:rsidRPr="004764BD">
              <w:t xml:space="preserve">And </w:t>
            </w:r>
            <w:r>
              <w:t>his disciple, Theodore,</w:t>
            </w:r>
          </w:p>
          <w:p w14:paraId="7D558647" w14:textId="77777777" w:rsidR="00042555" w:rsidRPr="004764BD" w:rsidRDefault="00042555" w:rsidP="00042555">
            <w:pPr>
              <w:pStyle w:val="EngHangEnd"/>
            </w:pPr>
            <w:r w:rsidRPr="004764BD">
              <w:t>The beloved of Christ.</w:t>
            </w:r>
          </w:p>
        </w:tc>
        <w:tc>
          <w:tcPr>
            <w:tcW w:w="288" w:type="dxa"/>
          </w:tcPr>
          <w:p w14:paraId="550D42C9" w14:textId="77777777" w:rsidR="00042555" w:rsidRDefault="00042555" w:rsidP="00E77C68"/>
        </w:tc>
        <w:tc>
          <w:tcPr>
            <w:tcW w:w="288" w:type="dxa"/>
          </w:tcPr>
          <w:p w14:paraId="78C7EF8F" w14:textId="77777777" w:rsidR="00042555" w:rsidRPr="00FB5ACB" w:rsidRDefault="00042555" w:rsidP="00E77C68">
            <w:pPr>
              <w:pStyle w:val="CopticCross"/>
            </w:pPr>
          </w:p>
        </w:tc>
        <w:tc>
          <w:tcPr>
            <w:tcW w:w="3960" w:type="dxa"/>
          </w:tcPr>
          <w:p w14:paraId="293E3949" w14:textId="77777777" w:rsidR="00042555" w:rsidRDefault="00042555" w:rsidP="00042555">
            <w:pPr>
              <w:pStyle w:val="CopticVersemulti-line"/>
            </w:pPr>
            <w:r>
              <w:t>Ⲭⲉⲣⲉ ⲛⲁⲟ̄ⲥ̄ ⲛ̀ⲓⲱϯ ⲉ̄ⲑ̄ⲩ̄:</w:t>
            </w:r>
          </w:p>
          <w:p w14:paraId="53287491" w14:textId="77777777" w:rsidR="00042555" w:rsidRDefault="00042555" w:rsidP="00042555">
            <w:pPr>
              <w:pStyle w:val="CopticVersemulti-line"/>
            </w:pPr>
            <w:r>
              <w:t>ⲁⲃⲃⲁ Ⲡⲁϧⲱⲙ ⲫⲁ ϯⲕⲟⲓⲛⲱⲛⲓⲁ:</w:t>
            </w:r>
          </w:p>
          <w:p w14:paraId="520CD0B7" w14:textId="77777777" w:rsidR="00042555" w:rsidRDefault="00042555" w:rsidP="00042555">
            <w:pPr>
              <w:pStyle w:val="CopticVersemulti-line"/>
            </w:pPr>
            <w:r>
              <w:t>ⲛⲉⲙ ⲑⲉⲟⲇⲱⲣⲟⲥ ⲡⲉϥⲙⲁⲑⲏⲧⲏⲥ:</w:t>
            </w:r>
          </w:p>
          <w:p w14:paraId="50AFE7DA" w14:textId="77777777" w:rsidR="00042555" w:rsidRDefault="00042555" w:rsidP="00042555">
            <w:pPr>
              <w:pStyle w:val="CopticHangingVerse"/>
            </w:pPr>
            <w:r>
              <w:t>ⲛⲓⲙⲉⲛⲣⲁϯ ⲛ̀ⲧⲉ Ⲡⲭ̄ⲥ̄.</w:t>
            </w:r>
          </w:p>
        </w:tc>
      </w:tr>
      <w:tr w:rsidR="00042555" w14:paraId="3551C1B7" w14:textId="77777777" w:rsidTr="00E77C68">
        <w:trPr>
          <w:cantSplit/>
          <w:jc w:val="center"/>
        </w:trPr>
        <w:tc>
          <w:tcPr>
            <w:tcW w:w="288" w:type="dxa"/>
          </w:tcPr>
          <w:p w14:paraId="4EA927AC" w14:textId="77777777" w:rsidR="00042555" w:rsidRPr="00FB5ACB" w:rsidRDefault="00042555" w:rsidP="00E77C68">
            <w:pPr>
              <w:pStyle w:val="CopticCross"/>
            </w:pPr>
          </w:p>
        </w:tc>
        <w:tc>
          <w:tcPr>
            <w:tcW w:w="3960" w:type="dxa"/>
          </w:tcPr>
          <w:p w14:paraId="4A63CAA6" w14:textId="77777777" w:rsidR="00042555" w:rsidRPr="004764BD" w:rsidRDefault="00042555" w:rsidP="00042555">
            <w:pPr>
              <w:pStyle w:val="EngHang"/>
            </w:pPr>
            <w:r w:rsidRPr="004764BD">
              <w:t xml:space="preserve">Pray to the Lord on our behalf, </w:t>
            </w:r>
          </w:p>
          <w:p w14:paraId="716221FC" w14:textId="77777777" w:rsidR="00042555" w:rsidRPr="004764BD" w:rsidRDefault="00042555" w:rsidP="00042555">
            <w:pPr>
              <w:pStyle w:val="EngHang"/>
            </w:pPr>
            <w:r w:rsidRPr="004764BD">
              <w:t>Abba Pachom of the Koinonia,</w:t>
            </w:r>
          </w:p>
          <w:p w14:paraId="5CBEBF06" w14:textId="77777777" w:rsidR="00042555" w:rsidRPr="004764BD" w:rsidRDefault="00042555" w:rsidP="00042555">
            <w:pPr>
              <w:pStyle w:val="EngHang"/>
            </w:pPr>
            <w:r w:rsidRPr="004764BD">
              <w:t>And his disciple,</w:t>
            </w:r>
            <w:r>
              <w:t xml:space="preserve"> Theodore,</w:t>
            </w:r>
          </w:p>
          <w:p w14:paraId="1CB33A66" w14:textId="77777777" w:rsidR="00042555" w:rsidRDefault="00042555" w:rsidP="00042555">
            <w:pPr>
              <w:pStyle w:val="EngHangEnd"/>
            </w:pPr>
            <w:r w:rsidRPr="004764BD">
              <w:t>That He may</w:t>
            </w:r>
            <w:r>
              <w:t xml:space="preserve"> forgive us our sins.</w:t>
            </w:r>
          </w:p>
        </w:tc>
        <w:tc>
          <w:tcPr>
            <w:tcW w:w="288" w:type="dxa"/>
          </w:tcPr>
          <w:p w14:paraId="22D42024" w14:textId="77777777" w:rsidR="00042555" w:rsidRDefault="00042555" w:rsidP="00E77C68"/>
        </w:tc>
        <w:tc>
          <w:tcPr>
            <w:tcW w:w="288" w:type="dxa"/>
          </w:tcPr>
          <w:p w14:paraId="3EE1CAB0" w14:textId="77777777" w:rsidR="00042555" w:rsidRPr="00FB5ACB" w:rsidRDefault="00042555" w:rsidP="00E77C68">
            <w:pPr>
              <w:pStyle w:val="CopticCross"/>
            </w:pPr>
          </w:p>
        </w:tc>
        <w:tc>
          <w:tcPr>
            <w:tcW w:w="3960" w:type="dxa"/>
          </w:tcPr>
          <w:p w14:paraId="772991F5" w14:textId="77777777" w:rsidR="00042555" w:rsidRDefault="00042555" w:rsidP="00042555">
            <w:pPr>
              <w:pStyle w:val="CopticVersemulti-line"/>
            </w:pPr>
            <w:r>
              <w:t>Ⲧⲱⲃϩ ⲙ̀Ⲡⲟ̄ⲥ̄ ⲉ̀ϩ̀ⲣⲏⲓ ⲉ̀ⲅⲱⲛ:</w:t>
            </w:r>
          </w:p>
          <w:p w14:paraId="10D163E9" w14:textId="77777777" w:rsidR="00042555" w:rsidRDefault="00042555" w:rsidP="00042555">
            <w:pPr>
              <w:pStyle w:val="CopticVersemulti-line"/>
            </w:pPr>
            <w:r>
              <w:t>ⲁⲃⲃⲁ Ⲡⲁϧⲱⲙ ⲫⲁ ϯⲕⲟⲓⲛⲱⲛⲓⲁ:</w:t>
            </w:r>
          </w:p>
          <w:p w14:paraId="4BF29784" w14:textId="77777777" w:rsidR="00042555" w:rsidRDefault="00042555" w:rsidP="00042555">
            <w:pPr>
              <w:pStyle w:val="CopticVersemulti-line"/>
            </w:pPr>
            <w:r>
              <w:t>ⲛⲉⲙ ⲑⲉⲟⲇⲱⲣⲟⲥ ⲡⲉϥⲙⲁⲑⲏⲧⲏⲥ:</w:t>
            </w:r>
          </w:p>
          <w:p w14:paraId="34AB93CC" w14:textId="77777777" w:rsidR="00042555" w:rsidRDefault="00042555" w:rsidP="00042555">
            <w:pPr>
              <w:pStyle w:val="CopticHangingVerse"/>
            </w:pPr>
            <w:r>
              <w:t>ⲛ̀ⲧⲉϥ ⲭⲁ ⲛⲉⲛⲛⲟⲃⲓ ⲛⲁⲛ ⲉ̀ⲃⲟⲗ.</w:t>
            </w:r>
          </w:p>
        </w:tc>
      </w:tr>
    </w:tbl>
    <w:p w14:paraId="1C8163B2" w14:textId="77777777" w:rsidR="002E495E" w:rsidRDefault="002E495E" w:rsidP="002E495E">
      <w:pPr>
        <w:pStyle w:val="Heading3"/>
      </w:pPr>
      <w:bookmarkStart w:id="1593" w:name="_Toc448227596"/>
      <w:r>
        <w:t>May 11 / Pashons 16: Commemoration of St. John the Evangelist</w:t>
      </w:r>
      <w:bookmarkEnd w:id="1593"/>
    </w:p>
    <w:p w14:paraId="2ADA71D1" w14:textId="067D5683" w:rsidR="002E495E" w:rsidRDefault="002E495E" w:rsidP="002E495E">
      <w:pPr>
        <w:pStyle w:val="Rubric"/>
      </w:pPr>
      <w:r>
        <w:t xml:space="preserve">See </w:t>
      </w:r>
      <w:r w:rsidR="002409EF">
        <w:fldChar w:fldCharType="begin"/>
      </w:r>
      <w:r w:rsidR="002409EF">
        <w:instrText xml:space="preserve"> REF _Ref434564016 \h </w:instrText>
      </w:r>
      <w:r w:rsidR="002409EF">
        <w:fldChar w:fldCharType="separate"/>
      </w:r>
      <w:r w:rsidR="000C7DE2">
        <w:t>December 30 (31) / Tobi 4: St. John the Evangelist</w:t>
      </w:r>
      <w:r w:rsidR="002409EF">
        <w:fldChar w:fldCharType="end"/>
      </w:r>
      <w:r w:rsidR="002409EF">
        <w:t xml:space="preserve">, page </w:t>
      </w:r>
      <w:r w:rsidR="002409EF">
        <w:fldChar w:fldCharType="begin"/>
      </w:r>
      <w:r w:rsidR="002409EF">
        <w:instrText xml:space="preserve"> PAGEREF _Ref434564016 \h </w:instrText>
      </w:r>
      <w:r w:rsidR="002409EF">
        <w:fldChar w:fldCharType="separate"/>
      </w:r>
      <w:r w:rsidR="000C7DE2">
        <w:rPr>
          <w:noProof/>
        </w:rPr>
        <w:t>769</w:t>
      </w:r>
      <w:r w:rsidR="002409EF">
        <w:fldChar w:fldCharType="end"/>
      </w:r>
      <w:r>
        <w:t>.</w:t>
      </w:r>
    </w:p>
    <w:p w14:paraId="194D23B6" w14:textId="77777777" w:rsidR="005329C1" w:rsidRDefault="005329C1" w:rsidP="005329C1">
      <w:pPr>
        <w:pStyle w:val="Heading3"/>
      </w:pPr>
      <w:bookmarkStart w:id="1594" w:name="_Toc448227597"/>
      <w:r>
        <w:t>May 16 / Pashons 21: Commemoration of the Theotokos</w:t>
      </w:r>
      <w:bookmarkEnd w:id="1594"/>
    </w:p>
    <w:p w14:paraId="3F5FCD37" w14:textId="075EA623" w:rsidR="005329C1" w:rsidRDefault="005329C1" w:rsidP="005329C1">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950977D" w14:textId="77777777" w:rsidR="00160DE3" w:rsidRDefault="00160DE3" w:rsidP="00160DE3">
      <w:pPr>
        <w:pStyle w:val="Heading3"/>
      </w:pPr>
      <w:bookmarkStart w:id="1595" w:name="_Toc448227598"/>
      <w:r>
        <w:t xml:space="preserve">May 17 / Pashons 22: Departure of St. Andronicus the </w:t>
      </w:r>
      <w:r w:rsidR="00191A26">
        <w:t>Disciple</w:t>
      </w:r>
      <w:bookmarkEnd w:id="1595"/>
    </w:p>
    <w:p w14:paraId="03D06E74" w14:textId="1133EFEF"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E2A1C06" w14:textId="77777777" w:rsidR="00495F1A" w:rsidRDefault="00C30529" w:rsidP="00495F1A">
      <w:pPr>
        <w:pStyle w:val="Heading3"/>
      </w:pPr>
      <w:bookmarkStart w:id="1596" w:name="_Toc448227599"/>
      <w:r>
        <w:lastRenderedPageBreak/>
        <w:t xml:space="preserve">May 19 / Pashons 24: </w:t>
      </w:r>
      <w:r w:rsidR="00495F1A">
        <w:t>The Entrance into Egypt</w:t>
      </w:r>
      <w:bookmarkEnd w:id="1577"/>
      <w:bookmarkEnd w:id="1576"/>
      <w:bookmarkEnd w:id="1575"/>
      <w:bookmarkEnd w:id="1596"/>
    </w:p>
    <w:p w14:paraId="608201BF" w14:textId="77777777" w:rsidR="00C30529" w:rsidRDefault="00C30529" w:rsidP="00C30529">
      <w:pPr>
        <w:pStyle w:val="Heading4"/>
      </w:pPr>
      <w:bookmarkStart w:id="1597" w:name="_Ref434477906"/>
      <w:r>
        <w:t>The Doxology</w:t>
      </w:r>
      <w:r w:rsidR="00E21EA3">
        <w:t xml:space="preserve"> for the Entrance into Egypt</w:t>
      </w:r>
      <w:bookmarkEnd w:id="159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D6DBB" w14:paraId="2BDE488F" w14:textId="77777777" w:rsidTr="00124408">
        <w:trPr>
          <w:cantSplit/>
          <w:jc w:val="center"/>
        </w:trPr>
        <w:tc>
          <w:tcPr>
            <w:tcW w:w="288" w:type="dxa"/>
          </w:tcPr>
          <w:p w14:paraId="7689E80E" w14:textId="77777777" w:rsidR="008D6DBB" w:rsidRDefault="008D6DBB" w:rsidP="00124408">
            <w:pPr>
              <w:pStyle w:val="CopticCross"/>
            </w:pPr>
          </w:p>
        </w:tc>
        <w:tc>
          <w:tcPr>
            <w:tcW w:w="3960" w:type="dxa"/>
          </w:tcPr>
          <w:p w14:paraId="239861F7" w14:textId="77777777" w:rsidR="008D6DBB" w:rsidRPr="00B87131" w:rsidRDefault="008D6DBB" w:rsidP="008D6DBB">
            <w:pPr>
              <w:pStyle w:val="EngHang"/>
            </w:pPr>
            <w:r w:rsidRPr="00B87131">
              <w:t>God, who is glorified</w:t>
            </w:r>
          </w:p>
          <w:p w14:paraId="27F30464" w14:textId="77777777" w:rsidR="008D6DBB" w:rsidRPr="00B87131" w:rsidRDefault="008D6DBB" w:rsidP="008D6DBB">
            <w:pPr>
              <w:pStyle w:val="EngHang"/>
            </w:pPr>
            <w:r w:rsidRPr="00B87131">
              <w:t>In the council of the saints,</w:t>
            </w:r>
          </w:p>
          <w:p w14:paraId="30FC4AFE" w14:textId="77777777" w:rsidR="008D6DBB" w:rsidRPr="00B87131" w:rsidRDefault="008D6DBB" w:rsidP="008D6DBB">
            <w:pPr>
              <w:pStyle w:val="EngHang"/>
            </w:pPr>
            <w:r w:rsidRPr="00B87131">
              <w:t>Who sits upon the Cherubim,</w:t>
            </w:r>
          </w:p>
          <w:p w14:paraId="59D5C3DE" w14:textId="77777777" w:rsidR="008D6DBB" w:rsidRPr="00B87131" w:rsidRDefault="008D6DBB" w:rsidP="008D6DBB">
            <w:pPr>
              <w:pStyle w:val="EngHangEnd"/>
            </w:pPr>
            <w:r w:rsidRPr="00B87131">
              <w:t>Was seen in the land of Egypt.</w:t>
            </w:r>
          </w:p>
        </w:tc>
        <w:tc>
          <w:tcPr>
            <w:tcW w:w="288" w:type="dxa"/>
          </w:tcPr>
          <w:p w14:paraId="78C8146E" w14:textId="77777777" w:rsidR="008D6DBB" w:rsidRDefault="008D6DBB" w:rsidP="00124408"/>
        </w:tc>
        <w:tc>
          <w:tcPr>
            <w:tcW w:w="288" w:type="dxa"/>
          </w:tcPr>
          <w:p w14:paraId="2EC4B8AC" w14:textId="77777777" w:rsidR="008D6DBB" w:rsidRDefault="008D6DBB" w:rsidP="00124408">
            <w:pPr>
              <w:pStyle w:val="CopticCross"/>
            </w:pPr>
          </w:p>
        </w:tc>
        <w:tc>
          <w:tcPr>
            <w:tcW w:w="3960" w:type="dxa"/>
          </w:tcPr>
          <w:p w14:paraId="4BED69F0" w14:textId="77777777" w:rsidR="008D6DBB" w:rsidRDefault="008D6DBB" w:rsidP="008D6DBB">
            <w:pPr>
              <w:pStyle w:val="CopticVersemulti-line"/>
            </w:pPr>
            <w:r>
              <w:t>Ⲫⲛⲟⲩϯ ⲫⲏⲉ̀ⲧⲟⲩϯⲱ̀ⲟⲩ ⲛⲁϥ:</w:t>
            </w:r>
          </w:p>
          <w:p w14:paraId="6E05F2A7" w14:textId="77777777" w:rsidR="008D6DBB" w:rsidRDefault="008D6DBB" w:rsidP="008D6DBB">
            <w:pPr>
              <w:pStyle w:val="CopticVersemulti-line"/>
            </w:pPr>
            <w:r>
              <w:t>Ϧⲉⲛ ⲡ̀ⲥⲟϭⲛⲓ ⲛ̀ⲧⲉ ⲛⲏⲉ̄ⲑ̄ⲩ̄:</w:t>
            </w:r>
          </w:p>
          <w:p w14:paraId="753AE208" w14:textId="77777777" w:rsidR="008D6DBB" w:rsidRDefault="008D6DBB" w:rsidP="008D6DBB">
            <w:pPr>
              <w:pStyle w:val="CopticVersemulti-line"/>
            </w:pPr>
            <w:r>
              <w:t>ⲫⲏⲉⲧϩⲉⲙⲥⲓ ϩⲓϫⲉⲛ Ⲛⲓⲭⲉⲣⲟⲩⲃⲓⲙ:</w:t>
            </w:r>
          </w:p>
          <w:p w14:paraId="6EFE465D" w14:textId="77777777" w:rsidR="008D6DBB" w:rsidRPr="00C35319" w:rsidRDefault="008D6DBB" w:rsidP="008D6DBB">
            <w:pPr>
              <w:pStyle w:val="CopticHangingVerse"/>
            </w:pPr>
            <w:r>
              <w:t>ⲁⲩⲛⲁⲩ ⲉ̀ⲣⲟϥ ϧⲉⲛ ⲧ̀ⲭⲱⲣⲁ ⲛ̀Ⲭⲏⲙⲓ.</w:t>
            </w:r>
          </w:p>
        </w:tc>
      </w:tr>
      <w:tr w:rsidR="008D6DBB" w14:paraId="3FDD2366" w14:textId="77777777" w:rsidTr="00124408">
        <w:trPr>
          <w:cantSplit/>
          <w:jc w:val="center"/>
        </w:trPr>
        <w:tc>
          <w:tcPr>
            <w:tcW w:w="288" w:type="dxa"/>
          </w:tcPr>
          <w:p w14:paraId="099269A6" w14:textId="77777777" w:rsidR="008D6DBB" w:rsidRDefault="008D6DBB" w:rsidP="00124408">
            <w:pPr>
              <w:pStyle w:val="CopticCross"/>
            </w:pPr>
            <w:r w:rsidRPr="00FB5ACB">
              <w:t>¿</w:t>
            </w:r>
          </w:p>
        </w:tc>
        <w:tc>
          <w:tcPr>
            <w:tcW w:w="3960" w:type="dxa"/>
          </w:tcPr>
          <w:p w14:paraId="50EBB4A9" w14:textId="77777777" w:rsidR="008D6DBB" w:rsidRDefault="008D6DBB" w:rsidP="008D6DBB">
            <w:pPr>
              <w:pStyle w:val="EngHang"/>
            </w:pPr>
            <w:r>
              <w:t>We saw, as a Good One,</w:t>
            </w:r>
            <w:r>
              <w:br/>
              <w:t>He who created heaven and earth,</w:t>
            </w:r>
          </w:p>
          <w:p w14:paraId="7D7E8970" w14:textId="77777777" w:rsidR="008D6DBB" w:rsidRDefault="008D6DBB" w:rsidP="008D6DBB">
            <w:pPr>
              <w:pStyle w:val="EngHang"/>
            </w:pPr>
            <w:r>
              <w:t>On the bosom of Mary, the new heaven,</w:t>
            </w:r>
          </w:p>
          <w:p w14:paraId="7A6B89EA" w14:textId="77777777" w:rsidR="008D6DBB" w:rsidRDefault="008D6DBB" w:rsidP="008D6DBB">
            <w:pPr>
              <w:pStyle w:val="EngHangEnd"/>
            </w:pPr>
            <w:r>
              <w:t>With the righteous elder, Joseph.</w:t>
            </w:r>
          </w:p>
        </w:tc>
        <w:tc>
          <w:tcPr>
            <w:tcW w:w="288" w:type="dxa"/>
          </w:tcPr>
          <w:p w14:paraId="0A96DC82" w14:textId="77777777" w:rsidR="008D6DBB" w:rsidRDefault="008D6DBB" w:rsidP="00124408"/>
        </w:tc>
        <w:tc>
          <w:tcPr>
            <w:tcW w:w="288" w:type="dxa"/>
          </w:tcPr>
          <w:p w14:paraId="58961C80" w14:textId="77777777" w:rsidR="008D6DBB" w:rsidRDefault="008D6DBB" w:rsidP="00124408">
            <w:pPr>
              <w:pStyle w:val="CopticCross"/>
            </w:pPr>
            <w:r w:rsidRPr="00FB5ACB">
              <w:t>¿</w:t>
            </w:r>
          </w:p>
        </w:tc>
        <w:tc>
          <w:tcPr>
            <w:tcW w:w="3960" w:type="dxa"/>
          </w:tcPr>
          <w:p w14:paraId="11D039F6" w14:textId="77777777" w:rsidR="008D6DBB" w:rsidRDefault="008D6DBB" w:rsidP="008D6DBB">
            <w:pPr>
              <w:pStyle w:val="CopticVersemulti-line"/>
            </w:pPr>
            <w:r>
              <w:t>Ⲫⲏⲉⲧⲁϥⲑⲁⲙⲓⲟ̀ ⲛ̀ⲧ̀ⲫⲉ ⲛⲉⲙ ⲡ̀ⲕⲁϩⲓ:</w:t>
            </w:r>
          </w:p>
          <w:p w14:paraId="7C4C5593" w14:textId="77777777" w:rsidR="008D6DBB" w:rsidRDefault="008D6DBB" w:rsidP="008D6DBB">
            <w:pPr>
              <w:pStyle w:val="CopticVersemulti-line"/>
            </w:pPr>
            <w:r>
              <w:t>ⲁⲛⲛⲁⲩ ⲉ̀ⲣⲟϥ ϩⲱⲥ ⲁⲅⲁⲑⲟⲥ:</w:t>
            </w:r>
          </w:p>
          <w:p w14:paraId="177BE5FC" w14:textId="77777777" w:rsidR="008D6DBB" w:rsidRDefault="008D6DBB" w:rsidP="008D6DBB">
            <w:pPr>
              <w:pStyle w:val="CopticVersemulti-line"/>
            </w:pPr>
            <w:r>
              <w:t>ϧⲉⲛ ⲕⲉⲛⲥ ⲙ̀Ⲙⲁⲣⲓⲁ ϯⲫⲉ ⲙ̀ⲃⲉⲣⲓ:</w:t>
            </w:r>
          </w:p>
          <w:p w14:paraId="0732B883" w14:textId="77777777" w:rsidR="008D6DBB" w:rsidRDefault="008D6DBB" w:rsidP="008D6DBB">
            <w:pPr>
              <w:pStyle w:val="CopticHangingVerse"/>
            </w:pPr>
            <w:r>
              <w:t>ⲛⲉⲙ ⲡⲓⲑ̀ⲙⲏⲓ Ⲓⲱⲥⲉⲫ ⲡⲓⲇⲓⲕⲉⲟⲥ.</w:t>
            </w:r>
          </w:p>
        </w:tc>
      </w:tr>
      <w:tr w:rsidR="008D6DBB" w14:paraId="0C765032" w14:textId="77777777" w:rsidTr="00124408">
        <w:trPr>
          <w:cantSplit/>
          <w:jc w:val="center"/>
        </w:trPr>
        <w:tc>
          <w:tcPr>
            <w:tcW w:w="288" w:type="dxa"/>
          </w:tcPr>
          <w:p w14:paraId="21A3E788" w14:textId="77777777" w:rsidR="008D6DBB" w:rsidRDefault="008D6DBB" w:rsidP="00124408">
            <w:pPr>
              <w:pStyle w:val="CopticCross"/>
            </w:pPr>
          </w:p>
        </w:tc>
        <w:tc>
          <w:tcPr>
            <w:tcW w:w="3960" w:type="dxa"/>
          </w:tcPr>
          <w:p w14:paraId="27F62054" w14:textId="77777777" w:rsidR="008D6DBB" w:rsidRDefault="008D6DBB" w:rsidP="008D6DBB">
            <w:pPr>
              <w:pStyle w:val="EngHang"/>
            </w:pPr>
            <w:r>
              <w:t>The Ancient of Days,</w:t>
            </w:r>
          </w:p>
          <w:p w14:paraId="2842FAC7" w14:textId="77777777" w:rsidR="008D6DBB" w:rsidRDefault="008D6DBB" w:rsidP="008D6DBB">
            <w:pPr>
              <w:pStyle w:val="EngHang"/>
            </w:pPr>
            <w:r>
              <w:t>Whom the angles praise,</w:t>
            </w:r>
          </w:p>
          <w:p w14:paraId="2C9B69FA" w14:textId="77777777" w:rsidR="008D6DBB" w:rsidRDefault="008D6DBB" w:rsidP="008D6DBB">
            <w:pPr>
              <w:pStyle w:val="EngHang"/>
            </w:pPr>
            <w:r>
              <w:t>Has come to Egypt today</w:t>
            </w:r>
          </w:p>
          <w:p w14:paraId="613D72CF" w14:textId="77777777" w:rsidR="008D6DBB" w:rsidRDefault="008D6DBB" w:rsidP="008D6DBB">
            <w:pPr>
              <w:pStyle w:val="EngHangEnd"/>
            </w:pPr>
            <w:r>
              <w:t>To save us, we, His people.</w:t>
            </w:r>
          </w:p>
        </w:tc>
        <w:tc>
          <w:tcPr>
            <w:tcW w:w="288" w:type="dxa"/>
          </w:tcPr>
          <w:p w14:paraId="0D6A6AFC" w14:textId="77777777" w:rsidR="008D6DBB" w:rsidRDefault="008D6DBB" w:rsidP="00124408"/>
        </w:tc>
        <w:tc>
          <w:tcPr>
            <w:tcW w:w="288" w:type="dxa"/>
          </w:tcPr>
          <w:p w14:paraId="4696FBB8" w14:textId="77777777" w:rsidR="008D6DBB" w:rsidRDefault="008D6DBB" w:rsidP="00124408">
            <w:pPr>
              <w:pStyle w:val="CopticCross"/>
            </w:pPr>
          </w:p>
        </w:tc>
        <w:tc>
          <w:tcPr>
            <w:tcW w:w="3960" w:type="dxa"/>
          </w:tcPr>
          <w:p w14:paraId="2943A833" w14:textId="77777777" w:rsidR="008D6DBB" w:rsidRDefault="008D6DBB" w:rsidP="008D6DBB">
            <w:pPr>
              <w:pStyle w:val="CopticVersemulti-line"/>
            </w:pPr>
            <w:r>
              <w:t>Ⲡⲓⲁⲡⲁⲥ ⲛ̀ⲧⲉ ⲛⲓⲉ̀ϩⲟⲟⲩ:</w:t>
            </w:r>
          </w:p>
          <w:p w14:paraId="239864A7" w14:textId="77777777" w:rsidR="008D6DBB" w:rsidRDefault="008D6DBB" w:rsidP="008D6DBB">
            <w:pPr>
              <w:pStyle w:val="CopticVersemulti-line"/>
            </w:pPr>
            <w:r>
              <w:t>ⲫⲏⲉⲧⲟⲩϩⲱⲥ ⲉ̀ⲣⲟϥ ⲛ̀ϫⲉ ⲛⲓⲁⲅⲅⲉⲗⲟⲥ:</w:t>
            </w:r>
          </w:p>
          <w:p w14:paraId="285A1005" w14:textId="77777777" w:rsidR="008D6DBB" w:rsidRDefault="008D6DBB" w:rsidP="008D6DBB">
            <w:pPr>
              <w:pStyle w:val="CopticVersemulti-line"/>
            </w:pPr>
            <w:r>
              <w:t>ϧⲉⲛ ⲧ̀ⲭⲱⲣⲁ ⲛ̀ Ⲭⲏⲙⲓ ⲁϥⲓ̀ ⲙ̀ⲫⲟⲟⲩ:</w:t>
            </w:r>
          </w:p>
          <w:p w14:paraId="22254FE2" w14:textId="77777777" w:rsidR="008D6DBB" w:rsidRDefault="008D6DBB" w:rsidP="008D6DBB">
            <w:pPr>
              <w:pStyle w:val="CopticHangingVerse"/>
            </w:pPr>
            <w:r>
              <w:t>ϣⲁⲛ̀ⲧⲉϥⲥⲟⲧⲧⲉⲛ ⲁⲛⲟⲛ ϭⲁ ⲡⲉϥⲗⲁⲟⲥ.</w:t>
            </w:r>
          </w:p>
        </w:tc>
      </w:tr>
      <w:tr w:rsidR="008D6DBB" w14:paraId="35048E62" w14:textId="77777777" w:rsidTr="00124408">
        <w:trPr>
          <w:cantSplit/>
          <w:jc w:val="center"/>
        </w:trPr>
        <w:tc>
          <w:tcPr>
            <w:tcW w:w="288" w:type="dxa"/>
          </w:tcPr>
          <w:p w14:paraId="31EF3F65" w14:textId="77777777" w:rsidR="008D6DBB" w:rsidRDefault="008D6DBB" w:rsidP="00124408">
            <w:pPr>
              <w:pStyle w:val="CopticCross"/>
            </w:pPr>
            <w:r w:rsidRPr="00FB5ACB">
              <w:t>¿</w:t>
            </w:r>
          </w:p>
        </w:tc>
        <w:tc>
          <w:tcPr>
            <w:tcW w:w="3960" w:type="dxa"/>
          </w:tcPr>
          <w:p w14:paraId="425FC621" w14:textId="77777777" w:rsidR="008D6DBB" w:rsidRDefault="008D6DBB" w:rsidP="008D6DBB">
            <w:pPr>
              <w:pStyle w:val="EngHang"/>
            </w:pPr>
            <w:r>
              <w:t>Rejoice and be glad, O Egypt,</w:t>
            </w:r>
          </w:p>
          <w:p w14:paraId="6F40C1EB" w14:textId="77777777" w:rsidR="008D6DBB" w:rsidRDefault="008D6DBB" w:rsidP="008D6DBB">
            <w:pPr>
              <w:pStyle w:val="EngHang"/>
            </w:pPr>
            <w:r>
              <w:t>With all your children and your borders,</w:t>
            </w:r>
          </w:p>
          <w:p w14:paraId="225C3DB9" w14:textId="77777777" w:rsidR="008D6DBB" w:rsidRDefault="008D6DBB" w:rsidP="008D6DBB">
            <w:pPr>
              <w:pStyle w:val="EngHang"/>
            </w:pPr>
            <w:r>
              <w:t>For the Lover of mankind</w:t>
            </w:r>
          </w:p>
          <w:p w14:paraId="47B8A4AB" w14:textId="77777777" w:rsidR="008D6DBB" w:rsidRDefault="008D6DBB" w:rsidP="008D6DBB">
            <w:pPr>
              <w:pStyle w:val="EngHangEnd"/>
            </w:pPr>
            <w:r>
              <w:t>Who exists before all ages, has come to you.</w:t>
            </w:r>
          </w:p>
        </w:tc>
        <w:tc>
          <w:tcPr>
            <w:tcW w:w="288" w:type="dxa"/>
          </w:tcPr>
          <w:p w14:paraId="11921262" w14:textId="77777777" w:rsidR="008D6DBB" w:rsidRDefault="008D6DBB" w:rsidP="00124408"/>
        </w:tc>
        <w:tc>
          <w:tcPr>
            <w:tcW w:w="288" w:type="dxa"/>
          </w:tcPr>
          <w:p w14:paraId="2BD80069" w14:textId="77777777" w:rsidR="008D6DBB" w:rsidRDefault="008D6DBB" w:rsidP="00124408">
            <w:pPr>
              <w:pStyle w:val="CopticCross"/>
            </w:pPr>
            <w:r w:rsidRPr="00FB5ACB">
              <w:t>¿</w:t>
            </w:r>
          </w:p>
        </w:tc>
        <w:tc>
          <w:tcPr>
            <w:tcW w:w="3960" w:type="dxa"/>
          </w:tcPr>
          <w:p w14:paraId="18948893" w14:textId="77777777" w:rsidR="008D6DBB" w:rsidRDefault="008D6DBB" w:rsidP="008D6DBB">
            <w:pPr>
              <w:pStyle w:val="CopticVersemulti-line"/>
            </w:pPr>
            <w:r>
              <w:t>Ⲣⲁϣⲓ ⲑⲉⲗⲏⲗ ⲱ̀ Ⲭⲏⲙⲓ:</w:t>
            </w:r>
          </w:p>
          <w:p w14:paraId="15482D5F" w14:textId="77777777" w:rsidR="008D6DBB" w:rsidRDefault="008D6DBB" w:rsidP="008D6DBB">
            <w:pPr>
              <w:pStyle w:val="CopticVersemulti-line"/>
            </w:pPr>
            <w:r>
              <w:t>ⲛⲉⲙ ⲛⲉⲥϣⲏⲣⲓ ⲛⲉⲙ ⲛⲉⲥⲑⲱϣ ⲧⲏⲣⲟⲩ:</w:t>
            </w:r>
          </w:p>
          <w:p w14:paraId="0D01514F" w14:textId="77777777" w:rsidR="008D6DBB" w:rsidRDefault="008D6DBB" w:rsidP="008D6DBB">
            <w:pPr>
              <w:pStyle w:val="CopticVersemulti-line"/>
            </w:pPr>
            <w:r>
              <w:t>ϫⲉ ⲁϥⲓ̀ ϣⲁⲣⲟ ⲛ̀ϫⲉ ⲡⲓⲙⲁⲓⲣⲱⲙⲓ:</w:t>
            </w:r>
          </w:p>
          <w:p w14:paraId="0698F53B" w14:textId="77777777" w:rsidR="008D6DBB" w:rsidRDefault="008D6DBB" w:rsidP="008D6DBB">
            <w:pPr>
              <w:pStyle w:val="CopticHangingVerse"/>
            </w:pPr>
            <w:r>
              <w:t>ⲫⲏⲉⲧϣⲟⲡ ϧⲁϫⲱⲟⲩ ⲛ̀ⲛⲓⲉⲱⲛ ⲧⲏⲣⲟⲩ.</w:t>
            </w:r>
          </w:p>
        </w:tc>
      </w:tr>
      <w:tr w:rsidR="008D6DBB" w14:paraId="6FF2E3D1" w14:textId="77777777" w:rsidTr="00124408">
        <w:trPr>
          <w:cantSplit/>
          <w:jc w:val="center"/>
        </w:trPr>
        <w:tc>
          <w:tcPr>
            <w:tcW w:w="288" w:type="dxa"/>
          </w:tcPr>
          <w:p w14:paraId="0AD7170D" w14:textId="77777777" w:rsidR="008D6DBB" w:rsidRDefault="008D6DBB" w:rsidP="00124408">
            <w:pPr>
              <w:pStyle w:val="CopticCross"/>
            </w:pPr>
          </w:p>
        </w:tc>
        <w:tc>
          <w:tcPr>
            <w:tcW w:w="3960" w:type="dxa"/>
          </w:tcPr>
          <w:p w14:paraId="789C1234" w14:textId="77777777" w:rsidR="008D6DBB" w:rsidRDefault="008D6DBB" w:rsidP="008D6DBB">
            <w:pPr>
              <w:pStyle w:val="EngHang"/>
            </w:pPr>
            <w:r>
              <w:t>The great Isaiah has said,</w:t>
            </w:r>
          </w:p>
          <w:p w14:paraId="167355D8" w14:textId="77777777" w:rsidR="008D6DBB" w:rsidRDefault="008D6DBB" w:rsidP="008D6DBB">
            <w:pPr>
              <w:pStyle w:val="EngHang"/>
            </w:pPr>
            <w:r>
              <w:t>“The Lord will come to Egypt,</w:t>
            </w:r>
          </w:p>
          <w:p w14:paraId="61B10A2C" w14:textId="77777777" w:rsidR="008D6DBB" w:rsidRDefault="008D6DBB" w:rsidP="008D6DBB">
            <w:pPr>
              <w:pStyle w:val="EngHang"/>
            </w:pPr>
            <w:r>
              <w:t>On a light cloud.</w:t>
            </w:r>
          </w:p>
          <w:p w14:paraId="5FE0177E" w14:textId="77777777" w:rsidR="008D6DBB" w:rsidRPr="00074078" w:rsidRDefault="008D6DBB" w:rsidP="008D6DBB">
            <w:pPr>
              <w:pStyle w:val="EngHangEnd"/>
            </w:pPr>
            <w:r>
              <w:t>He is the King of heaven and earth.”</w:t>
            </w:r>
          </w:p>
        </w:tc>
        <w:tc>
          <w:tcPr>
            <w:tcW w:w="288" w:type="dxa"/>
          </w:tcPr>
          <w:p w14:paraId="32F230FD" w14:textId="77777777" w:rsidR="008D6DBB" w:rsidRDefault="008D6DBB" w:rsidP="00124408"/>
        </w:tc>
        <w:tc>
          <w:tcPr>
            <w:tcW w:w="288" w:type="dxa"/>
          </w:tcPr>
          <w:p w14:paraId="104E2930" w14:textId="77777777" w:rsidR="008D6DBB" w:rsidRDefault="008D6DBB" w:rsidP="00124408">
            <w:pPr>
              <w:pStyle w:val="CopticCross"/>
            </w:pPr>
          </w:p>
        </w:tc>
        <w:tc>
          <w:tcPr>
            <w:tcW w:w="3960" w:type="dxa"/>
          </w:tcPr>
          <w:p w14:paraId="218ED0A9" w14:textId="77777777" w:rsidR="008D6DBB" w:rsidRDefault="008D6DBB" w:rsidP="008D6DBB">
            <w:pPr>
              <w:pStyle w:val="CopticVersemulti-line"/>
            </w:pPr>
            <w:r>
              <w:t>Ⲏⲥⲁⲏⲁⲥ ⲡⲓⲛⲓϣϯ ⲁϥϫⲱ ⲙ̀ⲙⲟⲥ:</w:t>
            </w:r>
          </w:p>
          <w:p w14:paraId="7EE79C09" w14:textId="77777777" w:rsidR="008D6DBB" w:rsidRDefault="008D6DBB" w:rsidP="008D6DBB">
            <w:pPr>
              <w:pStyle w:val="CopticVersemulti-line"/>
            </w:pPr>
            <w:r>
              <w:t>Ϫⲉ ϥ̀ⲛⲏⲟⲩ ⲛ̀ϫⲉ Ⲡⲟ̄ⲥ̄ ⲉ̀Ⲭⲏⲙⲓ:</w:t>
            </w:r>
          </w:p>
          <w:p w14:paraId="165A11C3" w14:textId="77777777" w:rsidR="008D6DBB" w:rsidRDefault="008D6DBB" w:rsidP="008D6DBB">
            <w:pPr>
              <w:pStyle w:val="CopticVersemulti-line"/>
            </w:pPr>
            <w:r>
              <w:t>ⲉ̀ϫⲉⲛ ⲟⲩϭⲏⲡⲓ ⲉⲥⲁ̀ⲥⲓⲱ̀ⲟⲩ:</w:t>
            </w:r>
          </w:p>
          <w:p w14:paraId="18682F7F" w14:textId="77777777" w:rsidR="008D6DBB" w:rsidRDefault="008D6DBB" w:rsidP="008D6DBB">
            <w:pPr>
              <w:pStyle w:val="CopticHangingVerse"/>
            </w:pPr>
            <w:r>
              <w:t>ⲛ̀ⲑⲟϥ ⲡⲉ ⲡ̀ⲟⲩⲣⲟ ⲛ̀ⲧⲉ ⲧ̀ⲫⲉ ⲛⲉⲙ ⲡ̀ⲕⲁϩⲓ.</w:t>
            </w:r>
          </w:p>
        </w:tc>
      </w:tr>
      <w:tr w:rsidR="008D6DBB" w14:paraId="4C16738F" w14:textId="77777777" w:rsidTr="00124408">
        <w:trPr>
          <w:cantSplit/>
          <w:jc w:val="center"/>
        </w:trPr>
        <w:tc>
          <w:tcPr>
            <w:tcW w:w="288" w:type="dxa"/>
          </w:tcPr>
          <w:p w14:paraId="541AAA1B" w14:textId="77777777" w:rsidR="008D6DBB" w:rsidRDefault="008D6DBB" w:rsidP="00124408">
            <w:pPr>
              <w:pStyle w:val="CopticCross"/>
            </w:pPr>
            <w:r w:rsidRPr="00FB5ACB">
              <w:t>¿</w:t>
            </w:r>
          </w:p>
        </w:tc>
        <w:tc>
          <w:tcPr>
            <w:tcW w:w="3960" w:type="dxa"/>
          </w:tcPr>
          <w:p w14:paraId="1DFCBE47" w14:textId="77777777" w:rsidR="008D6DBB" w:rsidRDefault="008D6DBB" w:rsidP="008D6DBB">
            <w:pPr>
              <w:pStyle w:val="EngHang"/>
            </w:pPr>
            <w:r>
              <w:t>We praise Him and glorify Him</w:t>
            </w:r>
          </w:p>
          <w:p w14:paraId="041C75ED" w14:textId="77777777" w:rsidR="008D6DBB" w:rsidRDefault="008D6DBB" w:rsidP="008D6DBB">
            <w:pPr>
              <w:pStyle w:val="EngHang"/>
            </w:pPr>
            <w:r>
              <w:t>And exalt Him above all,</w:t>
            </w:r>
          </w:p>
          <w:p w14:paraId="52E4A730" w14:textId="77777777" w:rsidR="008D6DBB" w:rsidRDefault="008D6DBB" w:rsidP="008D6DBB">
            <w:pPr>
              <w:pStyle w:val="EngHang"/>
            </w:pPr>
            <w:r>
              <w:t>As a good One and a Lover of mankind.</w:t>
            </w:r>
          </w:p>
          <w:p w14:paraId="28EECF14" w14:textId="77777777" w:rsidR="008D6DBB" w:rsidRDefault="008D6DBB" w:rsidP="008D6DBB">
            <w:pPr>
              <w:pStyle w:val="EngHangEnd"/>
            </w:pPr>
            <w:r>
              <w:t>Have mercy on us according to Your great mercy.</w:t>
            </w:r>
          </w:p>
        </w:tc>
        <w:tc>
          <w:tcPr>
            <w:tcW w:w="288" w:type="dxa"/>
          </w:tcPr>
          <w:p w14:paraId="6C8B08A8" w14:textId="77777777" w:rsidR="008D6DBB" w:rsidRDefault="008D6DBB" w:rsidP="00124408"/>
        </w:tc>
        <w:tc>
          <w:tcPr>
            <w:tcW w:w="288" w:type="dxa"/>
          </w:tcPr>
          <w:p w14:paraId="2CD7FF6E" w14:textId="77777777" w:rsidR="008D6DBB" w:rsidRDefault="008D6DBB" w:rsidP="00124408">
            <w:pPr>
              <w:pStyle w:val="CopticCross"/>
            </w:pPr>
            <w:r w:rsidRPr="00FB5ACB">
              <w:t>¿</w:t>
            </w:r>
          </w:p>
        </w:tc>
        <w:tc>
          <w:tcPr>
            <w:tcW w:w="3960" w:type="dxa"/>
          </w:tcPr>
          <w:p w14:paraId="756EF619" w14:textId="77777777" w:rsidR="008D6DBB" w:rsidRDefault="008D6DBB" w:rsidP="008D6DBB">
            <w:pPr>
              <w:pStyle w:val="CopticVersemulti-line"/>
            </w:pPr>
            <w:r>
              <w:t>Ⲧⲉⲛϩⲱⲥ ⲉ̀ⲣⲟϥ ⲧⲉⲛϯⲱ̀ⲟⲩ ⲛⲁϥ:</w:t>
            </w:r>
          </w:p>
          <w:p w14:paraId="3CE426CD" w14:textId="77777777" w:rsidR="008D6DBB" w:rsidRDefault="008D6DBB" w:rsidP="008D6DBB">
            <w:pPr>
              <w:pStyle w:val="CopticVersemulti-line"/>
            </w:pPr>
            <w:r>
              <w:t>ⲧⲉⲛⲉⲣϩⲟⲩⲟ̀ ϭⲓⲥⲓ ⲙ̀ⲙⲟϥ:</w:t>
            </w:r>
          </w:p>
          <w:p w14:paraId="17B15AEB" w14:textId="77777777" w:rsidR="008D6DBB" w:rsidRDefault="008D6DBB" w:rsidP="008D6DBB">
            <w:pPr>
              <w:pStyle w:val="CopticVersemulti-line"/>
            </w:pPr>
            <w:r>
              <w:t>ϩⲱⲥ ⲁⲅⲁⲑⲟⲥ ⲟⲩⲟϩ ⲙ̀ⲙⲁⲓⲣⲱⲙⲓ:</w:t>
            </w:r>
          </w:p>
          <w:p w14:paraId="09F9B80D" w14:textId="77777777" w:rsidR="008D6DBB" w:rsidRDefault="008D6DBB" w:rsidP="008D6DBB">
            <w:pPr>
              <w:pStyle w:val="CopticHangingVerse"/>
            </w:pPr>
            <w:r>
              <w:t>ⲛⲁⲓ ⲛⲁⲛ ⲕⲁⲧⲁ ⲡⲉⲕⲛⲓϣϯ ⲙ̀ⲛⲁⲓ.</w:t>
            </w:r>
          </w:p>
        </w:tc>
      </w:tr>
    </w:tbl>
    <w:p w14:paraId="145C0E91" w14:textId="77777777" w:rsidR="0030497C" w:rsidRDefault="0030497C" w:rsidP="0030497C">
      <w:pPr>
        <w:pStyle w:val="Heading4"/>
      </w:pPr>
      <w:bookmarkStart w:id="1598" w:name="_Ref434476089"/>
      <w:r>
        <w:lastRenderedPageBreak/>
        <w:t>The Psali Adam</w:t>
      </w:r>
      <w:r w:rsidR="006C1B94">
        <w:t xml:space="preserve"> for the Entrance into Egypt</w:t>
      </w:r>
      <w:bookmarkEnd w:id="15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497C" w14:paraId="210AAB21" w14:textId="77777777" w:rsidTr="0030497C">
        <w:trPr>
          <w:cantSplit/>
          <w:jc w:val="center"/>
        </w:trPr>
        <w:tc>
          <w:tcPr>
            <w:tcW w:w="288" w:type="dxa"/>
          </w:tcPr>
          <w:p w14:paraId="2AA78D72" w14:textId="77777777" w:rsidR="0030497C" w:rsidRDefault="0030497C" w:rsidP="0030497C">
            <w:pPr>
              <w:pStyle w:val="CopticCross"/>
            </w:pPr>
          </w:p>
        </w:tc>
        <w:tc>
          <w:tcPr>
            <w:tcW w:w="3960" w:type="dxa"/>
          </w:tcPr>
          <w:p w14:paraId="78EA0DCD" w14:textId="77777777" w:rsidR="0030497C" w:rsidRDefault="0030497C" w:rsidP="0030497C">
            <w:pPr>
              <w:pStyle w:val="EngHang"/>
            </w:pPr>
            <w:r>
              <w:t>My soul has desired</w:t>
            </w:r>
          </w:p>
          <w:p w14:paraId="462064F0" w14:textId="77777777" w:rsidR="0030497C" w:rsidRDefault="0030497C" w:rsidP="0030497C">
            <w:pPr>
              <w:pStyle w:val="EngHang"/>
            </w:pPr>
            <w:r>
              <w:t>Your salvation,</w:t>
            </w:r>
          </w:p>
          <w:p w14:paraId="63CD2194" w14:textId="77777777" w:rsidR="0030497C" w:rsidRDefault="0030497C" w:rsidP="0030497C">
            <w:pPr>
              <w:pStyle w:val="EngHang"/>
            </w:pPr>
            <w:r>
              <w:t>That I might declare Your glory</w:t>
            </w:r>
          </w:p>
          <w:p w14:paraId="4F8E152A" w14:textId="77777777" w:rsidR="0030497C" w:rsidRDefault="0030497C" w:rsidP="0030497C">
            <w:pPr>
              <w:pStyle w:val="EngHangEnd"/>
            </w:pPr>
            <w:r>
              <w:t>And Your great mercy.</w:t>
            </w:r>
          </w:p>
        </w:tc>
        <w:tc>
          <w:tcPr>
            <w:tcW w:w="288" w:type="dxa"/>
          </w:tcPr>
          <w:p w14:paraId="18CEC367" w14:textId="77777777" w:rsidR="0030497C" w:rsidRDefault="0030497C" w:rsidP="0030497C"/>
        </w:tc>
        <w:tc>
          <w:tcPr>
            <w:tcW w:w="288" w:type="dxa"/>
          </w:tcPr>
          <w:p w14:paraId="4F2B0369" w14:textId="77777777" w:rsidR="0030497C" w:rsidRDefault="0030497C" w:rsidP="0030497C">
            <w:pPr>
              <w:pStyle w:val="CopticCross"/>
            </w:pPr>
          </w:p>
        </w:tc>
        <w:tc>
          <w:tcPr>
            <w:tcW w:w="3960" w:type="dxa"/>
          </w:tcPr>
          <w:p w14:paraId="402EA770" w14:textId="77777777" w:rsidR="0030497C" w:rsidRDefault="0030497C" w:rsidP="0030497C">
            <w:pPr>
              <w:pStyle w:val="CopticVersemulti-line"/>
            </w:pPr>
            <w:r>
              <w:t>Ⲁⲧⲁⲯⲩⲭⲏ ϭⲓϣϣⲱⲟⲩ:</w:t>
            </w:r>
          </w:p>
          <w:p w14:paraId="58DA5ACA" w14:textId="77777777" w:rsidR="0030497C" w:rsidRDefault="0030497C" w:rsidP="0030497C">
            <w:pPr>
              <w:pStyle w:val="CopticVersemulti-line"/>
            </w:pPr>
            <w:r>
              <w:t>ⲛ̀ⲥⲁ ⲡⲉⲕⲟⲩϫⲁⲓ:</w:t>
            </w:r>
          </w:p>
          <w:p w14:paraId="4BD9CED3" w14:textId="77777777" w:rsidR="0030497C" w:rsidRDefault="0030497C" w:rsidP="0030497C">
            <w:pPr>
              <w:pStyle w:val="CopticVersemulti-line"/>
            </w:pPr>
            <w:r>
              <w:t>ⲉⲑⲣⲓⲥⲁϫⲓ ϧⲉⲛ ⲡⲉⲕⲱ̀ⲟⲩ:</w:t>
            </w:r>
          </w:p>
          <w:p w14:paraId="7DE04D84" w14:textId="77777777" w:rsidR="0030497C" w:rsidRPr="00C35319" w:rsidRDefault="0030497C" w:rsidP="0030497C">
            <w:pPr>
              <w:pStyle w:val="CopticHangingVerse"/>
            </w:pPr>
            <w:r>
              <w:t>ⲛⲉⲙ ⲡⲉⲕⲛⲓϣϯ ⲛ̀ⲛⲁⲓ.</w:t>
            </w:r>
          </w:p>
        </w:tc>
      </w:tr>
      <w:tr w:rsidR="0030497C" w14:paraId="0C5FC80B" w14:textId="77777777" w:rsidTr="0030497C">
        <w:trPr>
          <w:cantSplit/>
          <w:jc w:val="center"/>
        </w:trPr>
        <w:tc>
          <w:tcPr>
            <w:tcW w:w="288" w:type="dxa"/>
          </w:tcPr>
          <w:p w14:paraId="3153D34D" w14:textId="77777777" w:rsidR="0030497C" w:rsidRDefault="0030497C" w:rsidP="0030497C">
            <w:pPr>
              <w:pStyle w:val="CopticCross"/>
            </w:pPr>
          </w:p>
        </w:tc>
        <w:tc>
          <w:tcPr>
            <w:tcW w:w="3960" w:type="dxa"/>
          </w:tcPr>
          <w:p w14:paraId="77DE014B" w14:textId="77777777" w:rsidR="0030497C" w:rsidRDefault="0030497C" w:rsidP="0030497C">
            <w:pPr>
              <w:pStyle w:val="EngHang"/>
            </w:pPr>
            <w:r>
              <w:t>Send Your help to me,</w:t>
            </w:r>
          </w:p>
          <w:p w14:paraId="1AE48FA9" w14:textId="77777777" w:rsidR="0030497C" w:rsidRDefault="0030497C" w:rsidP="0030497C">
            <w:pPr>
              <w:pStyle w:val="EngHang"/>
            </w:pPr>
            <w:r>
              <w:t>Teach me Your precepts,</w:t>
            </w:r>
          </w:p>
          <w:p w14:paraId="4D681226" w14:textId="77777777" w:rsidR="0030497C" w:rsidRDefault="0030497C" w:rsidP="0030497C">
            <w:pPr>
              <w:pStyle w:val="EngHang"/>
            </w:pPr>
            <w:r>
              <w:t>Grant me wisdom,</w:t>
            </w:r>
          </w:p>
          <w:p w14:paraId="2C8D07C9" w14:textId="77777777" w:rsidR="0030497C" w:rsidRDefault="0030497C" w:rsidP="0030497C">
            <w:pPr>
              <w:pStyle w:val="EngHangEnd"/>
            </w:pPr>
            <w:r>
              <w:t>O true God.</w:t>
            </w:r>
          </w:p>
        </w:tc>
        <w:tc>
          <w:tcPr>
            <w:tcW w:w="288" w:type="dxa"/>
          </w:tcPr>
          <w:p w14:paraId="3970648A" w14:textId="77777777" w:rsidR="0030497C" w:rsidRDefault="0030497C" w:rsidP="0030497C"/>
        </w:tc>
        <w:tc>
          <w:tcPr>
            <w:tcW w:w="288" w:type="dxa"/>
          </w:tcPr>
          <w:p w14:paraId="27CDD6A7" w14:textId="77777777" w:rsidR="0030497C" w:rsidRDefault="0030497C" w:rsidP="0030497C">
            <w:pPr>
              <w:pStyle w:val="CopticCross"/>
            </w:pPr>
          </w:p>
        </w:tc>
        <w:tc>
          <w:tcPr>
            <w:tcW w:w="3960" w:type="dxa"/>
          </w:tcPr>
          <w:p w14:paraId="1EB09A50" w14:textId="77777777" w:rsidR="0030497C" w:rsidRDefault="0030497C" w:rsidP="0030497C">
            <w:pPr>
              <w:pStyle w:val="CopticVersemulti-line"/>
            </w:pPr>
            <w:r>
              <w:t>Ⲃⲱⲣⲡ ⲛⲏⲓ ⲛ̀ⲧⲉⲕⲃⲟⲏ̀ⲑⲓⲁ:</w:t>
            </w:r>
          </w:p>
          <w:p w14:paraId="781CBA23" w14:textId="77777777" w:rsidR="0030497C" w:rsidRDefault="0030497C" w:rsidP="0030497C">
            <w:pPr>
              <w:pStyle w:val="CopticVersemulti-line"/>
            </w:pPr>
            <w:r>
              <w:t>ⲙⲁⲧ̀ⲥⲁⲃⲟⲓ ⲉ̀ⲛⲉⲕⲙⲉⲑⲙⲏⲓ:</w:t>
            </w:r>
          </w:p>
          <w:p w14:paraId="011DD112" w14:textId="77777777" w:rsidR="0030497C" w:rsidRDefault="0030497C" w:rsidP="0030497C">
            <w:pPr>
              <w:pStyle w:val="CopticVersemulti-line"/>
            </w:pPr>
            <w:r>
              <w:t>ⲙⲟⲓ ⲛⲏⲓ ⲛ̀ⲟⲩⲥⲟⲫⲓⲁ:</w:t>
            </w:r>
          </w:p>
          <w:p w14:paraId="6FEA58DB" w14:textId="77777777" w:rsidR="0030497C" w:rsidRDefault="0030497C" w:rsidP="0030497C">
            <w:pPr>
              <w:pStyle w:val="CopticHangingVerse"/>
            </w:pPr>
            <w:r>
              <w:t>ⲱ̀ ⲡⲓⲛⲟⲩϯ ⲛ̀ⲧⲁⲫ̀ⲙⲏⲓ.</w:t>
            </w:r>
          </w:p>
        </w:tc>
      </w:tr>
      <w:tr w:rsidR="0030497C" w14:paraId="72C3583E" w14:textId="77777777" w:rsidTr="0030497C">
        <w:trPr>
          <w:cantSplit/>
          <w:jc w:val="center"/>
        </w:trPr>
        <w:tc>
          <w:tcPr>
            <w:tcW w:w="288" w:type="dxa"/>
          </w:tcPr>
          <w:p w14:paraId="5189FE06" w14:textId="77777777" w:rsidR="0030497C" w:rsidRDefault="0030497C" w:rsidP="0030497C">
            <w:pPr>
              <w:pStyle w:val="CopticCross"/>
            </w:pPr>
            <w:r w:rsidRPr="00FB5ACB">
              <w:t>¿</w:t>
            </w:r>
          </w:p>
        </w:tc>
        <w:tc>
          <w:tcPr>
            <w:tcW w:w="3960" w:type="dxa"/>
          </w:tcPr>
          <w:p w14:paraId="35E31694" w14:textId="77777777" w:rsidR="0030497C" w:rsidRDefault="0030497C" w:rsidP="0030497C">
            <w:pPr>
              <w:pStyle w:val="EngHang"/>
            </w:pPr>
            <w:r>
              <w:t>For Your great works,</w:t>
            </w:r>
          </w:p>
          <w:p w14:paraId="63E602E8" w14:textId="77777777" w:rsidR="0030497C" w:rsidRDefault="0030497C" w:rsidP="0030497C">
            <w:pPr>
              <w:pStyle w:val="EngHang"/>
            </w:pPr>
            <w:r>
              <w:t>And Your humility</w:t>
            </w:r>
          </w:p>
          <w:p w14:paraId="0A0A61A4" w14:textId="77777777" w:rsidR="0030497C" w:rsidRDefault="0030497C" w:rsidP="0030497C">
            <w:pPr>
              <w:pStyle w:val="EngHang"/>
            </w:pPr>
            <w:r>
              <w:t>O Creator,</w:t>
            </w:r>
          </w:p>
          <w:p w14:paraId="4B507E82" w14:textId="77777777" w:rsidR="0030497C" w:rsidRDefault="0030497C" w:rsidP="0030497C">
            <w:pPr>
              <w:pStyle w:val="EngHangEnd"/>
            </w:pPr>
            <w:r>
              <w:t>Are truly mysterious.</w:t>
            </w:r>
          </w:p>
        </w:tc>
        <w:tc>
          <w:tcPr>
            <w:tcW w:w="288" w:type="dxa"/>
          </w:tcPr>
          <w:p w14:paraId="6A122853" w14:textId="77777777" w:rsidR="0030497C" w:rsidRDefault="0030497C" w:rsidP="0030497C"/>
        </w:tc>
        <w:tc>
          <w:tcPr>
            <w:tcW w:w="288" w:type="dxa"/>
          </w:tcPr>
          <w:p w14:paraId="55A1F5F5" w14:textId="77777777" w:rsidR="0030497C" w:rsidRDefault="0030497C" w:rsidP="0030497C">
            <w:pPr>
              <w:pStyle w:val="CopticCross"/>
            </w:pPr>
            <w:r w:rsidRPr="00FB5ACB">
              <w:t>¿</w:t>
            </w:r>
          </w:p>
        </w:tc>
        <w:tc>
          <w:tcPr>
            <w:tcW w:w="3960" w:type="dxa"/>
          </w:tcPr>
          <w:p w14:paraId="416590DE" w14:textId="77777777" w:rsidR="0030497C" w:rsidRDefault="0030497C" w:rsidP="0030497C">
            <w:pPr>
              <w:pStyle w:val="CopticVersemulti-line"/>
            </w:pPr>
            <w:r>
              <w:t>Ⲅⲉ ⲅⲁⲣ ϯⲟⲓ ⲛ̀ϣ̀ⲫⲏⲣⲓ:</w:t>
            </w:r>
          </w:p>
          <w:p w14:paraId="70737ED2" w14:textId="77777777" w:rsidR="0030497C" w:rsidRDefault="0030497C" w:rsidP="0030497C">
            <w:pPr>
              <w:pStyle w:val="CopticVersemulti-line"/>
            </w:pPr>
            <w:r>
              <w:t>ⲱ̀ ⲡⲓⲣⲉϥⲑⲁⲙⲓⲟ:</w:t>
            </w:r>
          </w:p>
          <w:p w14:paraId="19D526E4" w14:textId="77777777" w:rsidR="0030497C" w:rsidRDefault="0030497C" w:rsidP="0030497C">
            <w:pPr>
              <w:pStyle w:val="CopticVersemulti-line"/>
            </w:pPr>
            <w:r>
              <w:t>ⲉⲑⲃⲉ ⲛⲉⲕϩ̀ⲃⲏⲟⲩⲓ̀:</w:t>
            </w:r>
          </w:p>
          <w:p w14:paraId="2141C22F" w14:textId="77777777" w:rsidR="0030497C" w:rsidRDefault="0030497C" w:rsidP="0030497C">
            <w:pPr>
              <w:pStyle w:val="CopticHangingVerse"/>
            </w:pPr>
            <w:r>
              <w:t>ⲛⲉⲙ ⲡⲉⲕⲑⲉⲃⲓⲟ̀.</w:t>
            </w:r>
          </w:p>
        </w:tc>
      </w:tr>
      <w:tr w:rsidR="00B91869" w14:paraId="1DBE5129" w14:textId="77777777" w:rsidTr="0030497C">
        <w:trPr>
          <w:cantSplit/>
          <w:jc w:val="center"/>
        </w:trPr>
        <w:tc>
          <w:tcPr>
            <w:tcW w:w="288" w:type="dxa"/>
          </w:tcPr>
          <w:p w14:paraId="4B1D3430" w14:textId="77777777" w:rsidR="00B91869" w:rsidRDefault="00B91869" w:rsidP="0030497C">
            <w:pPr>
              <w:pStyle w:val="CopticCross"/>
            </w:pPr>
            <w:r w:rsidRPr="00FB5ACB">
              <w:t>¿</w:t>
            </w:r>
          </w:p>
        </w:tc>
        <w:tc>
          <w:tcPr>
            <w:tcW w:w="3960" w:type="dxa"/>
          </w:tcPr>
          <w:p w14:paraId="3A680468" w14:textId="77777777" w:rsidR="00B91869" w:rsidRPr="00B91869" w:rsidRDefault="00B91869" w:rsidP="00B91869">
            <w:pPr>
              <w:pStyle w:val="EngHang"/>
            </w:pPr>
            <w:r w:rsidRPr="00B91869">
              <w:t>Christ the Master</w:t>
            </w:r>
          </w:p>
          <w:p w14:paraId="437DE3FF" w14:textId="77777777" w:rsidR="00B91869" w:rsidRPr="00B91869" w:rsidRDefault="00B91869" w:rsidP="00B91869">
            <w:pPr>
              <w:pStyle w:val="EngHang"/>
            </w:pPr>
            <w:r w:rsidRPr="00B91869">
              <w:t>Was born of Mary.</w:t>
            </w:r>
          </w:p>
          <w:p w14:paraId="4FA07BC9" w14:textId="77777777" w:rsidR="00B91869" w:rsidRPr="00B91869" w:rsidRDefault="00B91869" w:rsidP="00B91869">
            <w:pPr>
              <w:pStyle w:val="EngHang"/>
            </w:pPr>
            <w:r w:rsidRPr="00B91869">
              <w:t>He saved the race</w:t>
            </w:r>
          </w:p>
          <w:p w14:paraId="5AB9B92A" w14:textId="77777777" w:rsidR="00B91869" w:rsidRPr="00B91869" w:rsidRDefault="00B91869" w:rsidP="00B91869">
            <w:pPr>
              <w:pStyle w:val="EngHangEnd"/>
            </w:pPr>
            <w:r w:rsidRPr="00B91869">
              <w:t>Of Adam and Eve.</w:t>
            </w:r>
          </w:p>
          <w:p w14:paraId="220176B9" w14:textId="77777777" w:rsidR="00B91869" w:rsidRPr="00B91869" w:rsidRDefault="00B91869" w:rsidP="00B91869">
            <w:pPr>
              <w:pStyle w:val="EngHang"/>
            </w:pPr>
          </w:p>
        </w:tc>
        <w:tc>
          <w:tcPr>
            <w:tcW w:w="288" w:type="dxa"/>
          </w:tcPr>
          <w:p w14:paraId="2D34515A" w14:textId="77777777" w:rsidR="00B91869" w:rsidRDefault="00B91869" w:rsidP="0030497C"/>
        </w:tc>
        <w:tc>
          <w:tcPr>
            <w:tcW w:w="288" w:type="dxa"/>
          </w:tcPr>
          <w:p w14:paraId="4B21C1BC" w14:textId="77777777" w:rsidR="00B91869" w:rsidRDefault="00B91869" w:rsidP="0030497C">
            <w:pPr>
              <w:pStyle w:val="CopticCross"/>
            </w:pPr>
            <w:r w:rsidRPr="00FB5ACB">
              <w:t>¿</w:t>
            </w:r>
          </w:p>
        </w:tc>
        <w:tc>
          <w:tcPr>
            <w:tcW w:w="3960" w:type="dxa"/>
          </w:tcPr>
          <w:p w14:paraId="6912338B" w14:textId="77777777" w:rsidR="00B91869" w:rsidRDefault="00B91869" w:rsidP="0030497C">
            <w:pPr>
              <w:pStyle w:val="CopticVersemulti-line"/>
            </w:pPr>
            <w:r>
              <w:t>Ⲇⲉⲥⲡⲟⲧⲁ Ⲡⲭ̄ⲥ̄:</w:t>
            </w:r>
          </w:p>
          <w:p w14:paraId="7A504B10" w14:textId="77777777" w:rsidR="00B91869" w:rsidRDefault="00B91869" w:rsidP="0030497C">
            <w:pPr>
              <w:pStyle w:val="CopticVersemulti-line"/>
            </w:pPr>
            <w:r>
              <w:t>ⲁⲥⲙⲁⲥϥ ⲛ̀ϫⲉ Ⲙⲁⲣⲓⲁ:</w:t>
            </w:r>
          </w:p>
          <w:p w14:paraId="755C9068" w14:textId="77777777" w:rsidR="00B91869" w:rsidRDefault="00B91869" w:rsidP="0030497C">
            <w:pPr>
              <w:pStyle w:val="CopticVersemulti-line"/>
            </w:pPr>
            <w:r>
              <w:t>ⲁϥⲥⲱϯ ⲙ̀ⲡ̀ⲅⲉⲛⲟⲥ:</w:t>
            </w:r>
          </w:p>
          <w:p w14:paraId="7B1CDFB0" w14:textId="77777777" w:rsidR="00B91869" w:rsidRDefault="00B91869" w:rsidP="0030497C">
            <w:pPr>
              <w:pStyle w:val="CopticHangingVerse"/>
            </w:pPr>
            <w:r>
              <w:t>ⲛ̀Ⲁⲇⲁⲙ ⲛⲉⲙ Ⲉⲩⲁ̀.</w:t>
            </w:r>
          </w:p>
        </w:tc>
      </w:tr>
      <w:tr w:rsidR="00B91869" w14:paraId="069BBAD0" w14:textId="77777777" w:rsidTr="0030497C">
        <w:trPr>
          <w:cantSplit/>
          <w:jc w:val="center"/>
        </w:trPr>
        <w:tc>
          <w:tcPr>
            <w:tcW w:w="288" w:type="dxa"/>
          </w:tcPr>
          <w:p w14:paraId="293C4CDD" w14:textId="77777777" w:rsidR="00B91869" w:rsidRDefault="00B91869" w:rsidP="0030497C">
            <w:pPr>
              <w:pStyle w:val="CopticCross"/>
            </w:pPr>
          </w:p>
        </w:tc>
        <w:tc>
          <w:tcPr>
            <w:tcW w:w="3960" w:type="dxa"/>
          </w:tcPr>
          <w:p w14:paraId="095D9241" w14:textId="77777777" w:rsidR="00B91869" w:rsidRPr="00B91869" w:rsidRDefault="00B91869" w:rsidP="00B91869">
            <w:pPr>
              <w:pStyle w:val="EngHang"/>
            </w:pPr>
            <w:r w:rsidRPr="00B91869">
              <w:t>He was in a manger</w:t>
            </w:r>
          </w:p>
          <w:p w14:paraId="65C08487" w14:textId="77777777" w:rsidR="00B91869" w:rsidRPr="00B91869" w:rsidRDefault="00B91869" w:rsidP="00B91869">
            <w:pPr>
              <w:pStyle w:val="EngHang"/>
            </w:pPr>
            <w:r w:rsidRPr="00B91869">
              <w:t>In Bethlehem.</w:t>
            </w:r>
          </w:p>
          <w:p w14:paraId="25A922BC" w14:textId="77777777" w:rsidR="00B91869" w:rsidRPr="00B91869" w:rsidRDefault="00B91869" w:rsidP="00B91869">
            <w:pPr>
              <w:pStyle w:val="EngHang"/>
            </w:pPr>
            <w:r w:rsidRPr="00B91869">
              <w:t>He is the Saviour,</w:t>
            </w:r>
          </w:p>
          <w:p w14:paraId="64A64B27" w14:textId="77777777" w:rsidR="00B91869" w:rsidRPr="00B91869" w:rsidRDefault="00B91869" w:rsidP="00B91869">
            <w:pPr>
              <w:pStyle w:val="EngHangEnd"/>
            </w:pPr>
            <w:r w:rsidRPr="00B91869">
              <w:t>The King of all ages.</w:t>
            </w:r>
          </w:p>
        </w:tc>
        <w:tc>
          <w:tcPr>
            <w:tcW w:w="288" w:type="dxa"/>
          </w:tcPr>
          <w:p w14:paraId="5A9E1499" w14:textId="77777777" w:rsidR="00B91869" w:rsidRDefault="00B91869" w:rsidP="0030497C"/>
        </w:tc>
        <w:tc>
          <w:tcPr>
            <w:tcW w:w="288" w:type="dxa"/>
          </w:tcPr>
          <w:p w14:paraId="7D890DF7" w14:textId="77777777" w:rsidR="00B91869" w:rsidRDefault="00B91869" w:rsidP="0030497C">
            <w:pPr>
              <w:pStyle w:val="CopticCross"/>
            </w:pPr>
          </w:p>
        </w:tc>
        <w:tc>
          <w:tcPr>
            <w:tcW w:w="3960" w:type="dxa"/>
          </w:tcPr>
          <w:p w14:paraId="0DE9BB83" w14:textId="77777777" w:rsidR="00B91869" w:rsidRDefault="00B91869" w:rsidP="0030497C">
            <w:pPr>
              <w:pStyle w:val="CopticVersemulti-line"/>
            </w:pPr>
            <w:r>
              <w:t>Ⲉϥⲭⲏ ϧⲉⲛ Ⲃⲏⲑⲗⲉⲉⲙ:</w:t>
            </w:r>
          </w:p>
          <w:p w14:paraId="5ACB50F4" w14:textId="77777777" w:rsidR="00B91869" w:rsidRDefault="00B91869" w:rsidP="0030497C">
            <w:pPr>
              <w:pStyle w:val="CopticVersemulti-line"/>
            </w:pPr>
            <w:r>
              <w:t>ϧⲉⲛ ⲡⲓⲥ̀ⲡⲉⲗⲉⲟⲛ:</w:t>
            </w:r>
          </w:p>
          <w:p w14:paraId="44ED7B9B" w14:textId="77777777" w:rsidR="00B91869" w:rsidRDefault="00B91869" w:rsidP="0030497C">
            <w:pPr>
              <w:pStyle w:val="CopticVersemulti-line"/>
            </w:pPr>
            <w:r>
              <w:t>ⲛ̀ⲑⲟϥ ⲡⲉ ⲡⲓⲣⲉϥⲛⲟϩⲉⲙ:</w:t>
            </w:r>
          </w:p>
          <w:p w14:paraId="65ABB06A" w14:textId="77777777" w:rsidR="00B91869" w:rsidRDefault="00B91869" w:rsidP="0030497C">
            <w:pPr>
              <w:pStyle w:val="CopticHangingVerse"/>
            </w:pPr>
            <w:r>
              <w:t>ⲡ̀ⲟⲩⲣⲟ ⲛ̀ⲛⲓⲉⲱⲛ.</w:t>
            </w:r>
          </w:p>
        </w:tc>
      </w:tr>
      <w:tr w:rsidR="00B91869" w14:paraId="4F81C327" w14:textId="77777777" w:rsidTr="0030497C">
        <w:trPr>
          <w:cantSplit/>
          <w:jc w:val="center"/>
        </w:trPr>
        <w:tc>
          <w:tcPr>
            <w:tcW w:w="288" w:type="dxa"/>
          </w:tcPr>
          <w:p w14:paraId="1F5A6B0C" w14:textId="77777777" w:rsidR="00B91869" w:rsidRDefault="00B91869" w:rsidP="0030497C">
            <w:pPr>
              <w:pStyle w:val="CopticCross"/>
            </w:pPr>
          </w:p>
        </w:tc>
        <w:tc>
          <w:tcPr>
            <w:tcW w:w="3960" w:type="dxa"/>
          </w:tcPr>
          <w:p w14:paraId="6AC968A6" w14:textId="77777777" w:rsidR="00B91869" w:rsidRPr="00B91869" w:rsidRDefault="00B91869" w:rsidP="00B91869">
            <w:pPr>
              <w:pStyle w:val="EngHang"/>
            </w:pPr>
            <w:r w:rsidRPr="00B91869">
              <w:t>He Who is the refuge,</w:t>
            </w:r>
          </w:p>
          <w:p w14:paraId="4BC09879" w14:textId="77777777" w:rsidR="00B91869" w:rsidRPr="00B91869" w:rsidRDefault="00B91869" w:rsidP="00B91869">
            <w:pPr>
              <w:pStyle w:val="EngHang"/>
            </w:pPr>
            <w:r w:rsidRPr="00B91869">
              <w:t>Who is the judge,</w:t>
            </w:r>
          </w:p>
          <w:p w14:paraId="36A630A6" w14:textId="77777777" w:rsidR="00B91869" w:rsidRPr="00B91869" w:rsidRDefault="00B91869" w:rsidP="00B91869">
            <w:pPr>
              <w:pStyle w:val="EngHang"/>
            </w:pPr>
            <w:r w:rsidRPr="00B91869">
              <w:t>Truly fled from</w:t>
            </w:r>
          </w:p>
          <w:p w14:paraId="20A53037" w14:textId="77777777" w:rsidR="00B91869" w:rsidRPr="00B91869" w:rsidRDefault="00B91869" w:rsidP="00B91869">
            <w:pPr>
              <w:pStyle w:val="EngHangEnd"/>
            </w:pPr>
            <w:r w:rsidRPr="00B91869">
              <w:t>The face of Herod.</w:t>
            </w:r>
          </w:p>
        </w:tc>
        <w:tc>
          <w:tcPr>
            <w:tcW w:w="288" w:type="dxa"/>
          </w:tcPr>
          <w:p w14:paraId="7C3774A2" w14:textId="77777777" w:rsidR="00B91869" w:rsidRDefault="00B91869" w:rsidP="0030497C"/>
        </w:tc>
        <w:tc>
          <w:tcPr>
            <w:tcW w:w="288" w:type="dxa"/>
          </w:tcPr>
          <w:p w14:paraId="76827611" w14:textId="77777777" w:rsidR="00B91869" w:rsidRDefault="00B91869" w:rsidP="0030497C">
            <w:pPr>
              <w:pStyle w:val="CopticCross"/>
            </w:pPr>
          </w:p>
        </w:tc>
        <w:tc>
          <w:tcPr>
            <w:tcW w:w="3960" w:type="dxa"/>
          </w:tcPr>
          <w:p w14:paraId="05F856E7" w14:textId="77777777" w:rsidR="00B91869" w:rsidRDefault="00B91869" w:rsidP="0030497C">
            <w:pPr>
              <w:pStyle w:val="CopticVersemulti-line"/>
            </w:pPr>
            <w:r>
              <w:t>Ⲍⲉ ⲟⲛⲧⲟⲥ ⲁϥⲫⲱⲧ:</w:t>
            </w:r>
          </w:p>
          <w:p w14:paraId="232A7E9D" w14:textId="77777777" w:rsidR="00B91869" w:rsidRDefault="00B91869" w:rsidP="0030497C">
            <w:pPr>
              <w:pStyle w:val="CopticVersemulti-line"/>
            </w:pPr>
            <w:r>
              <w:t>ⲉ̀ⲃⲟⲗ ϩⲁ ⲡ̀ϩⲟ ⲛ̀Ⲏⲣⲱⲇⲏⲥ:</w:t>
            </w:r>
          </w:p>
          <w:p w14:paraId="30480455" w14:textId="77777777" w:rsidR="00B91869" w:rsidRDefault="00B91869" w:rsidP="0030497C">
            <w:pPr>
              <w:pStyle w:val="CopticVersemulti-line"/>
            </w:pPr>
            <w:r>
              <w:t>ⲛ̀ⲑⲟϥ ⲡⲉ ⲡⲓⲙⲁⲙ̀ⲫⲱⲧ:</w:t>
            </w:r>
          </w:p>
          <w:p w14:paraId="55DB0CAA" w14:textId="77777777" w:rsidR="00B91869" w:rsidRDefault="00B91869" w:rsidP="0030497C">
            <w:pPr>
              <w:pStyle w:val="CopticHangingVerse"/>
            </w:pPr>
            <w:r>
              <w:t>ⲉ̀ⲑⲟϥ ⲡⲉ ⲡⲓⲕ̀ⲣⲓⲧⲏⲥ.</w:t>
            </w:r>
          </w:p>
        </w:tc>
      </w:tr>
      <w:tr w:rsidR="0030497C" w14:paraId="784EFD29" w14:textId="77777777" w:rsidTr="0030497C">
        <w:trPr>
          <w:cantSplit/>
          <w:jc w:val="center"/>
        </w:trPr>
        <w:tc>
          <w:tcPr>
            <w:tcW w:w="288" w:type="dxa"/>
          </w:tcPr>
          <w:p w14:paraId="40289080" w14:textId="77777777" w:rsidR="0030497C" w:rsidRDefault="0030497C" w:rsidP="0030497C">
            <w:pPr>
              <w:pStyle w:val="CopticCross"/>
            </w:pPr>
            <w:r w:rsidRPr="00FB5ACB">
              <w:lastRenderedPageBreak/>
              <w:t>¿</w:t>
            </w:r>
          </w:p>
        </w:tc>
        <w:tc>
          <w:tcPr>
            <w:tcW w:w="3960" w:type="dxa"/>
          </w:tcPr>
          <w:p w14:paraId="6F3C5677" w14:textId="77777777" w:rsidR="0030497C" w:rsidRDefault="0030497C" w:rsidP="0030497C">
            <w:pPr>
              <w:pStyle w:val="EngHang"/>
            </w:pPr>
            <w:r>
              <w:t>Behold, He has taught us</w:t>
            </w:r>
          </w:p>
          <w:p w14:paraId="78CDF682" w14:textId="77777777" w:rsidR="0030497C" w:rsidRDefault="0030497C" w:rsidP="0030497C">
            <w:pPr>
              <w:pStyle w:val="EngHang"/>
            </w:pPr>
            <w:r>
              <w:t>Not to return</w:t>
            </w:r>
          </w:p>
          <w:p w14:paraId="1076CCFE" w14:textId="77777777" w:rsidR="0030497C" w:rsidRDefault="0030497C" w:rsidP="0030497C">
            <w:pPr>
              <w:pStyle w:val="EngHang"/>
            </w:pPr>
            <w:r>
              <w:t>Evil for evil,</w:t>
            </w:r>
          </w:p>
          <w:p w14:paraId="38A2F82D" w14:textId="77777777" w:rsidR="0030497C" w:rsidRDefault="0030497C" w:rsidP="0030497C">
            <w:pPr>
              <w:pStyle w:val="EngHangEnd"/>
            </w:pPr>
            <w:r>
              <w:t>Till the end of our days.</w:t>
            </w:r>
          </w:p>
        </w:tc>
        <w:tc>
          <w:tcPr>
            <w:tcW w:w="288" w:type="dxa"/>
          </w:tcPr>
          <w:p w14:paraId="5F17B043" w14:textId="77777777" w:rsidR="0030497C" w:rsidRDefault="0030497C" w:rsidP="0030497C"/>
        </w:tc>
        <w:tc>
          <w:tcPr>
            <w:tcW w:w="288" w:type="dxa"/>
          </w:tcPr>
          <w:p w14:paraId="2AD1D2FB" w14:textId="77777777" w:rsidR="0030497C" w:rsidRDefault="0030497C" w:rsidP="0030497C">
            <w:pPr>
              <w:pStyle w:val="CopticCross"/>
            </w:pPr>
            <w:r w:rsidRPr="00FB5ACB">
              <w:t>¿</w:t>
            </w:r>
          </w:p>
        </w:tc>
        <w:tc>
          <w:tcPr>
            <w:tcW w:w="3960" w:type="dxa"/>
          </w:tcPr>
          <w:p w14:paraId="4E97BC74" w14:textId="77777777" w:rsidR="0030497C" w:rsidRDefault="0030497C" w:rsidP="0030497C">
            <w:pPr>
              <w:pStyle w:val="CopticVersemulti-line"/>
            </w:pPr>
            <w:r>
              <w:t>Ⲏⲡⲡⲉ ⲁϥⲧ̀ⲥⲁⲃⲟⲛ:</w:t>
            </w:r>
          </w:p>
          <w:p w14:paraId="2E257CBE" w14:textId="77777777" w:rsidR="0030497C" w:rsidRDefault="0030497C" w:rsidP="0030497C">
            <w:pPr>
              <w:pStyle w:val="CopticVersemulti-line"/>
            </w:pPr>
            <w:r>
              <w:t>ⲉ̀ϣ̀ⲧⲉⲙϯ ⲛ̀ⲟⲩⲡⲉⲧϩⲱⲟⲩ:</w:t>
            </w:r>
          </w:p>
          <w:p w14:paraId="6F2F4D40" w14:textId="77777777" w:rsidR="0030497C" w:rsidRDefault="0030497C" w:rsidP="0030497C">
            <w:pPr>
              <w:pStyle w:val="CopticVersemulti-line"/>
            </w:pPr>
            <w:r>
              <w:t>ϧⲁ ⲟⲩⲡⲟⲛⲏⲣⲟⲛ:</w:t>
            </w:r>
          </w:p>
          <w:p w14:paraId="04B3945A" w14:textId="77777777" w:rsidR="0030497C" w:rsidRDefault="0030497C" w:rsidP="0030497C">
            <w:pPr>
              <w:pStyle w:val="CopticHangingVerse"/>
            </w:pPr>
            <w:r>
              <w:t>ϣⲁ ⲡ̀ϫⲱⲕ ⲛ̀ⲛⲉⲛⲉ̀ϩⲟⲟⲩ.</w:t>
            </w:r>
          </w:p>
        </w:tc>
      </w:tr>
      <w:tr w:rsidR="0030497C" w14:paraId="2261419A" w14:textId="77777777" w:rsidTr="0030497C">
        <w:trPr>
          <w:cantSplit/>
          <w:jc w:val="center"/>
        </w:trPr>
        <w:tc>
          <w:tcPr>
            <w:tcW w:w="288" w:type="dxa"/>
          </w:tcPr>
          <w:p w14:paraId="0952FE24" w14:textId="77777777" w:rsidR="0030497C" w:rsidRDefault="0030497C" w:rsidP="0030497C">
            <w:pPr>
              <w:pStyle w:val="CopticCross"/>
            </w:pPr>
            <w:r w:rsidRPr="00FB5ACB">
              <w:t>¿</w:t>
            </w:r>
          </w:p>
        </w:tc>
        <w:tc>
          <w:tcPr>
            <w:tcW w:w="3960" w:type="dxa"/>
          </w:tcPr>
          <w:p w14:paraId="4FEC6273" w14:textId="77777777" w:rsidR="0030497C" w:rsidRDefault="0030497C" w:rsidP="0030497C">
            <w:pPr>
              <w:pStyle w:val="EngHang"/>
            </w:pPr>
            <w:r>
              <w:t>The right hand of the Lord,</w:t>
            </w:r>
          </w:p>
          <w:p w14:paraId="3A89B889" w14:textId="77777777" w:rsidR="0030497C" w:rsidRDefault="0030497C" w:rsidP="0030497C">
            <w:pPr>
              <w:pStyle w:val="EngHang"/>
            </w:pPr>
            <w:r>
              <w:t>The Logos of the Father,</w:t>
            </w:r>
          </w:p>
          <w:p w14:paraId="507922AE" w14:textId="77777777" w:rsidR="0030497C" w:rsidRDefault="0030497C" w:rsidP="0030497C">
            <w:pPr>
              <w:pStyle w:val="EngHang"/>
            </w:pPr>
            <w:r>
              <w:t>Is the unlimited power</w:t>
            </w:r>
          </w:p>
          <w:p w14:paraId="52344EEB" w14:textId="77777777" w:rsidR="0030497C" w:rsidRDefault="0030497C" w:rsidP="0030497C">
            <w:pPr>
              <w:pStyle w:val="EngHangEnd"/>
            </w:pPr>
            <w:r>
              <w:t>In the bosom of His Father.</w:t>
            </w:r>
          </w:p>
        </w:tc>
        <w:tc>
          <w:tcPr>
            <w:tcW w:w="288" w:type="dxa"/>
          </w:tcPr>
          <w:p w14:paraId="3BC461D1" w14:textId="77777777" w:rsidR="0030497C" w:rsidRDefault="0030497C" w:rsidP="0030497C"/>
        </w:tc>
        <w:tc>
          <w:tcPr>
            <w:tcW w:w="288" w:type="dxa"/>
          </w:tcPr>
          <w:p w14:paraId="77E95D99" w14:textId="77777777" w:rsidR="0030497C" w:rsidRDefault="0030497C" w:rsidP="0030497C">
            <w:pPr>
              <w:pStyle w:val="CopticCross"/>
            </w:pPr>
            <w:r w:rsidRPr="00FB5ACB">
              <w:t>¿</w:t>
            </w:r>
          </w:p>
        </w:tc>
        <w:tc>
          <w:tcPr>
            <w:tcW w:w="3960" w:type="dxa"/>
          </w:tcPr>
          <w:p w14:paraId="4EB8AC25" w14:textId="77777777" w:rsidR="0030497C" w:rsidRDefault="0030497C" w:rsidP="0030497C">
            <w:pPr>
              <w:pStyle w:val="CopticVersemulti-line"/>
            </w:pPr>
            <w:r>
              <w:t>Ⲑⲟⲩⲓⲛⲁⲙ ⲙ̀Ⲡⲟ̄ⲥ̄:</w:t>
            </w:r>
          </w:p>
          <w:p w14:paraId="1DB0E122" w14:textId="77777777" w:rsidR="0030497C" w:rsidRDefault="0030497C" w:rsidP="0030497C">
            <w:pPr>
              <w:pStyle w:val="CopticVersemulti-line"/>
            </w:pPr>
            <w:r>
              <w:t>ⲡⲓⲗⲟⲅⲟⲥ ⲛ̀ⲧⲉ Ⲫⲓⲱⲧ:</w:t>
            </w:r>
          </w:p>
          <w:p w14:paraId="25B99917" w14:textId="77777777" w:rsidR="0030497C" w:rsidRDefault="0030497C" w:rsidP="0030497C">
            <w:pPr>
              <w:pStyle w:val="CopticVersemulti-line"/>
            </w:pPr>
            <w:r>
              <w:t>ϯϫⲟⲙ ⲛ̀ⲁⲧⲁⲩⲣⲏϫⲥ:</w:t>
            </w:r>
          </w:p>
          <w:p w14:paraId="5C32C29F" w14:textId="77777777" w:rsidR="0030497C" w:rsidRPr="005130A7" w:rsidRDefault="0030497C" w:rsidP="0030497C">
            <w:pPr>
              <w:pStyle w:val="CopticHangingVerse"/>
            </w:pPr>
            <w:r>
              <w:t>ⲉⲧ ϧⲉⲛ ⲕⲉⲛϥ ⲙ̀ⲡⲉϥⲓⲱⲧ.</w:t>
            </w:r>
          </w:p>
        </w:tc>
      </w:tr>
      <w:tr w:rsidR="0030497C" w14:paraId="7F0381AD" w14:textId="77777777" w:rsidTr="0030497C">
        <w:trPr>
          <w:cantSplit/>
          <w:jc w:val="center"/>
        </w:trPr>
        <w:tc>
          <w:tcPr>
            <w:tcW w:w="288" w:type="dxa"/>
          </w:tcPr>
          <w:p w14:paraId="081E83BF" w14:textId="77777777" w:rsidR="0030497C" w:rsidRDefault="0030497C" w:rsidP="0030497C">
            <w:pPr>
              <w:pStyle w:val="CopticCross"/>
            </w:pPr>
          </w:p>
        </w:tc>
        <w:tc>
          <w:tcPr>
            <w:tcW w:w="3960" w:type="dxa"/>
          </w:tcPr>
          <w:p w14:paraId="15B0DEDA" w14:textId="77777777" w:rsidR="0030497C" w:rsidRDefault="0030497C" w:rsidP="0030497C">
            <w:pPr>
              <w:pStyle w:val="EngHang"/>
            </w:pPr>
            <w:r>
              <w:t>Jesus Christ,</w:t>
            </w:r>
          </w:p>
          <w:p w14:paraId="3D6207F8" w14:textId="77777777" w:rsidR="0030497C" w:rsidRDefault="0030497C" w:rsidP="0030497C">
            <w:pPr>
              <w:pStyle w:val="EngHang"/>
            </w:pPr>
            <w:r>
              <w:t>Our true God,</w:t>
            </w:r>
          </w:p>
          <w:p w14:paraId="74D88677" w14:textId="77777777" w:rsidR="0030497C" w:rsidRDefault="0030497C" w:rsidP="0030497C">
            <w:pPr>
              <w:pStyle w:val="EngHang"/>
            </w:pPr>
            <w:r>
              <w:t>Came and was incarnate</w:t>
            </w:r>
          </w:p>
          <w:p w14:paraId="31AB671C" w14:textId="77777777" w:rsidR="0030497C" w:rsidRDefault="0030497C" w:rsidP="0030497C">
            <w:pPr>
              <w:pStyle w:val="EngHangEnd"/>
            </w:pPr>
            <w:r>
              <w:t>For our salvation.</w:t>
            </w:r>
          </w:p>
        </w:tc>
        <w:tc>
          <w:tcPr>
            <w:tcW w:w="288" w:type="dxa"/>
          </w:tcPr>
          <w:p w14:paraId="179F7BF5" w14:textId="77777777" w:rsidR="0030497C" w:rsidRDefault="0030497C" w:rsidP="0030497C"/>
        </w:tc>
        <w:tc>
          <w:tcPr>
            <w:tcW w:w="288" w:type="dxa"/>
          </w:tcPr>
          <w:p w14:paraId="5C63373A" w14:textId="77777777" w:rsidR="0030497C" w:rsidRDefault="0030497C" w:rsidP="0030497C">
            <w:pPr>
              <w:pStyle w:val="CopticCross"/>
            </w:pPr>
          </w:p>
        </w:tc>
        <w:tc>
          <w:tcPr>
            <w:tcW w:w="3960" w:type="dxa"/>
          </w:tcPr>
          <w:p w14:paraId="654A8203" w14:textId="77777777" w:rsidR="0030497C" w:rsidRDefault="0030497C" w:rsidP="0030497C">
            <w:pPr>
              <w:pStyle w:val="CopticVersemulti-line"/>
            </w:pPr>
            <w:r>
              <w:t>Ⲓⲏ̄ⲥ̄ Ⲡⲭ̄ⲥ̄ Ⲡⲉⲛⲛⲟⲩϯ:</w:t>
            </w:r>
          </w:p>
          <w:p w14:paraId="766A940A" w14:textId="77777777" w:rsidR="0030497C" w:rsidRDefault="0030497C" w:rsidP="0030497C">
            <w:pPr>
              <w:pStyle w:val="CopticVersemulti-line"/>
            </w:pPr>
            <w:r>
              <w:t>ⲛ̀ⲁⲗⲏⲑⲓⲛⲟⲥ:</w:t>
            </w:r>
          </w:p>
          <w:p w14:paraId="71BE3380" w14:textId="77777777" w:rsidR="0030497C" w:rsidRDefault="0030497C" w:rsidP="0030497C">
            <w:pPr>
              <w:pStyle w:val="CopticVersemulti-line"/>
            </w:pPr>
            <w:r>
              <w:t>ⲉ̀ⲧⲁϥⲓ̀ ⲉⲑⲃⲉ ⲡⲉⲛⲥⲱϯ:</w:t>
            </w:r>
          </w:p>
          <w:p w14:paraId="28CA96AF" w14:textId="77777777" w:rsidR="0030497C" w:rsidRPr="005130A7" w:rsidRDefault="0030497C" w:rsidP="0030497C">
            <w:pPr>
              <w:pStyle w:val="CopticHangingVerse"/>
            </w:pPr>
            <w:r>
              <w:t>ⲁϥⲉⲣⲥⲱⲙⲁⲧⲓⲕⲟⲥ.</w:t>
            </w:r>
          </w:p>
        </w:tc>
      </w:tr>
      <w:tr w:rsidR="0030497C" w14:paraId="38B6307B" w14:textId="77777777" w:rsidTr="0030497C">
        <w:trPr>
          <w:cantSplit/>
          <w:jc w:val="center"/>
        </w:trPr>
        <w:tc>
          <w:tcPr>
            <w:tcW w:w="288" w:type="dxa"/>
          </w:tcPr>
          <w:p w14:paraId="4492BC57" w14:textId="77777777" w:rsidR="0030497C" w:rsidRDefault="0030497C" w:rsidP="0030497C">
            <w:pPr>
              <w:pStyle w:val="CopticCross"/>
            </w:pPr>
          </w:p>
        </w:tc>
        <w:tc>
          <w:tcPr>
            <w:tcW w:w="3960" w:type="dxa"/>
          </w:tcPr>
          <w:p w14:paraId="4C501E10" w14:textId="77777777" w:rsidR="0030497C" w:rsidRDefault="0030497C" w:rsidP="0030497C">
            <w:pPr>
              <w:pStyle w:val="EngHang"/>
            </w:pPr>
            <w:r>
              <w:t>Truly today</w:t>
            </w:r>
          </w:p>
          <w:p w14:paraId="389E1817" w14:textId="77777777" w:rsidR="0030497C" w:rsidRDefault="0030497C" w:rsidP="0030497C">
            <w:pPr>
              <w:pStyle w:val="EngHang"/>
            </w:pPr>
            <w:r>
              <w:t>He came to the Egyptians</w:t>
            </w:r>
          </w:p>
          <w:p w14:paraId="240F00C0" w14:textId="77777777" w:rsidR="0030497C" w:rsidRDefault="0030497C" w:rsidP="0030497C">
            <w:pPr>
              <w:pStyle w:val="EngHang"/>
            </w:pPr>
            <w:r>
              <w:t>And walked with them</w:t>
            </w:r>
          </w:p>
          <w:p w14:paraId="6E9C89C8" w14:textId="77777777" w:rsidR="0030497C" w:rsidRDefault="0030497C" w:rsidP="0030497C">
            <w:pPr>
              <w:pStyle w:val="EngHangEnd"/>
            </w:pPr>
            <w:r>
              <w:t>As a man.</w:t>
            </w:r>
          </w:p>
        </w:tc>
        <w:tc>
          <w:tcPr>
            <w:tcW w:w="288" w:type="dxa"/>
          </w:tcPr>
          <w:p w14:paraId="065EBB2A" w14:textId="77777777" w:rsidR="0030497C" w:rsidRDefault="0030497C" w:rsidP="0030497C"/>
        </w:tc>
        <w:tc>
          <w:tcPr>
            <w:tcW w:w="288" w:type="dxa"/>
          </w:tcPr>
          <w:p w14:paraId="7B3EF752" w14:textId="77777777" w:rsidR="0030497C" w:rsidRDefault="0030497C" w:rsidP="0030497C">
            <w:pPr>
              <w:pStyle w:val="CopticCross"/>
            </w:pPr>
          </w:p>
        </w:tc>
        <w:tc>
          <w:tcPr>
            <w:tcW w:w="3960" w:type="dxa"/>
          </w:tcPr>
          <w:p w14:paraId="39A3066A" w14:textId="77777777" w:rsidR="0030497C" w:rsidRDefault="0030497C" w:rsidP="0030497C">
            <w:pPr>
              <w:pStyle w:val="CopticVersemulti-line"/>
            </w:pPr>
            <w:r>
              <w:t>Ⲕⲉ ⲅⲁⲣ ϧⲉⲛ ⲡⲁⲓⲉ̀ϩⲟⲟⲩ:</w:t>
            </w:r>
          </w:p>
          <w:p w14:paraId="3E39F3A3" w14:textId="77777777" w:rsidR="0030497C" w:rsidRDefault="0030497C" w:rsidP="0030497C">
            <w:pPr>
              <w:pStyle w:val="CopticVersemulti-line"/>
            </w:pPr>
            <w:r>
              <w:t>ⲁϥⲓ̀ ϣⲁ ⲛⲓⲣⲉⲙⲛ̀Ⲭⲏⲙⲓ:</w:t>
            </w:r>
          </w:p>
          <w:p w14:paraId="504499F7" w14:textId="77777777" w:rsidR="0030497C" w:rsidRDefault="0030497C" w:rsidP="0030497C">
            <w:pPr>
              <w:pStyle w:val="CopticVersemulti-line"/>
            </w:pPr>
            <w:r>
              <w:t>ⲉϥⲙⲟϣⲓ ⲛⲉⲙⲱⲟⲩ:</w:t>
            </w:r>
          </w:p>
          <w:p w14:paraId="72D38C31" w14:textId="77777777" w:rsidR="0030497C" w:rsidRPr="005130A7" w:rsidRDefault="0030497C" w:rsidP="0030497C">
            <w:pPr>
              <w:pStyle w:val="CopticHangingVerse"/>
            </w:pPr>
            <w:r>
              <w:t>ⲙ̀ⲫ̀ⲣⲏϯ ⲛ̀ⲟⲩⲣⲱⲙⲓ.</w:t>
            </w:r>
          </w:p>
        </w:tc>
      </w:tr>
      <w:tr w:rsidR="0030497C" w14:paraId="1C5CE21C" w14:textId="77777777" w:rsidTr="0030497C">
        <w:trPr>
          <w:cantSplit/>
          <w:jc w:val="center"/>
        </w:trPr>
        <w:tc>
          <w:tcPr>
            <w:tcW w:w="288" w:type="dxa"/>
          </w:tcPr>
          <w:p w14:paraId="406EC21D" w14:textId="77777777" w:rsidR="0030497C" w:rsidRDefault="0030497C" w:rsidP="0030497C">
            <w:pPr>
              <w:pStyle w:val="CopticCross"/>
            </w:pPr>
            <w:r w:rsidRPr="00FB5ACB">
              <w:t>¿</w:t>
            </w:r>
          </w:p>
        </w:tc>
        <w:tc>
          <w:tcPr>
            <w:tcW w:w="3960" w:type="dxa"/>
          </w:tcPr>
          <w:p w14:paraId="7419ADCC" w14:textId="77777777" w:rsidR="0030497C" w:rsidRDefault="0030497C" w:rsidP="0030497C">
            <w:pPr>
              <w:pStyle w:val="EngHang"/>
            </w:pPr>
            <w:r>
              <w:t>Behold the saying</w:t>
            </w:r>
          </w:p>
          <w:p w14:paraId="182D4E18" w14:textId="77777777" w:rsidR="0030497C" w:rsidRDefault="0030497C" w:rsidP="0030497C">
            <w:pPr>
              <w:pStyle w:val="EngHang"/>
            </w:pPr>
            <w:r>
              <w:t>Of the prophet came to pass</w:t>
            </w:r>
          </w:p>
          <w:p w14:paraId="1D19A040" w14:textId="77777777" w:rsidR="0030497C" w:rsidRDefault="0030497C" w:rsidP="0030497C">
            <w:pPr>
              <w:pStyle w:val="EngHang"/>
            </w:pPr>
            <w:r>
              <w:t>Which he prophesied</w:t>
            </w:r>
          </w:p>
          <w:p w14:paraId="7B256D32" w14:textId="77777777" w:rsidR="0030497C" w:rsidRDefault="0030497C" w:rsidP="0030497C">
            <w:pPr>
              <w:pStyle w:val="EngHangEnd"/>
            </w:pPr>
            <w:r>
              <w:t>Concerning the Master:</w:t>
            </w:r>
          </w:p>
        </w:tc>
        <w:tc>
          <w:tcPr>
            <w:tcW w:w="288" w:type="dxa"/>
          </w:tcPr>
          <w:p w14:paraId="65DB0EF9" w14:textId="77777777" w:rsidR="0030497C" w:rsidRDefault="0030497C" w:rsidP="0030497C"/>
        </w:tc>
        <w:tc>
          <w:tcPr>
            <w:tcW w:w="288" w:type="dxa"/>
          </w:tcPr>
          <w:p w14:paraId="1FDA5162" w14:textId="77777777" w:rsidR="0030497C" w:rsidRDefault="0030497C" w:rsidP="0030497C">
            <w:pPr>
              <w:pStyle w:val="CopticCross"/>
            </w:pPr>
            <w:r w:rsidRPr="00FB5ACB">
              <w:t>¿</w:t>
            </w:r>
          </w:p>
        </w:tc>
        <w:tc>
          <w:tcPr>
            <w:tcW w:w="3960" w:type="dxa"/>
          </w:tcPr>
          <w:p w14:paraId="1570D7CC" w14:textId="77777777" w:rsidR="0030497C" w:rsidRDefault="0030497C" w:rsidP="0030497C">
            <w:pPr>
              <w:pStyle w:val="CopticVersemulti-line"/>
            </w:pPr>
            <w:r>
              <w:t>Ⲗⲟⲓⲡⲟⲛ ⲁϥϫⲱⲕ ⲉ̀ⲃⲟⲗ:</w:t>
            </w:r>
          </w:p>
          <w:p w14:paraId="2513739E" w14:textId="77777777" w:rsidR="0030497C" w:rsidRDefault="0030497C" w:rsidP="0030497C">
            <w:pPr>
              <w:pStyle w:val="CopticVersemulti-line"/>
            </w:pPr>
            <w:r>
              <w:t>ⲛ̀ϫⲉ ⲡ̀ⲥⲁϫⲓ ⲙ̀ⲡⲓⲡ̀ⲣⲟⲫⲏⲧⲏⲥ:</w:t>
            </w:r>
          </w:p>
          <w:p w14:paraId="76474B50" w14:textId="77777777" w:rsidR="0030497C" w:rsidRDefault="0030497C" w:rsidP="0030497C">
            <w:pPr>
              <w:pStyle w:val="CopticVersemulti-line"/>
            </w:pPr>
            <w:r>
              <w:t>ⲉ̀ⲧⲁϥϫⲟϥ ⲉ̀ⲃⲟⲗ:</w:t>
            </w:r>
          </w:p>
          <w:p w14:paraId="282130E1" w14:textId="77777777" w:rsidR="0030497C" w:rsidRPr="005130A7" w:rsidRDefault="0030497C" w:rsidP="0030497C">
            <w:pPr>
              <w:pStyle w:val="CopticHangingVerse"/>
            </w:pPr>
            <w:r>
              <w:t>ⲉⲑⲃⲉ ⲡⲓⲇⲉⲥⲡⲟⲧⲏⲥ.</w:t>
            </w:r>
          </w:p>
        </w:tc>
      </w:tr>
      <w:tr w:rsidR="0030497C" w14:paraId="3DC0783F" w14:textId="77777777" w:rsidTr="0030497C">
        <w:trPr>
          <w:cantSplit/>
          <w:jc w:val="center"/>
        </w:trPr>
        <w:tc>
          <w:tcPr>
            <w:tcW w:w="288" w:type="dxa"/>
          </w:tcPr>
          <w:p w14:paraId="325B12C1" w14:textId="77777777" w:rsidR="0030497C" w:rsidRDefault="0030497C" w:rsidP="0030497C">
            <w:pPr>
              <w:pStyle w:val="CopticCross"/>
            </w:pPr>
            <w:r w:rsidRPr="00FB5ACB">
              <w:t>¿</w:t>
            </w:r>
          </w:p>
        </w:tc>
        <w:tc>
          <w:tcPr>
            <w:tcW w:w="3960" w:type="dxa"/>
          </w:tcPr>
          <w:p w14:paraId="6AEB53FF" w14:textId="77777777" w:rsidR="0030497C" w:rsidRDefault="0030497C" w:rsidP="0030497C">
            <w:pPr>
              <w:pStyle w:val="EngHang"/>
            </w:pPr>
            <w:r>
              <w:t>The holy Mary,</w:t>
            </w:r>
          </w:p>
          <w:p w14:paraId="61024E54" w14:textId="77777777" w:rsidR="0030497C" w:rsidRDefault="0030497C" w:rsidP="0030497C">
            <w:pPr>
              <w:pStyle w:val="EngHang"/>
            </w:pPr>
            <w:r>
              <w:t>The light cloud,</w:t>
            </w:r>
          </w:p>
          <w:p w14:paraId="3083CD8D" w14:textId="77777777" w:rsidR="0030497C" w:rsidRDefault="0030497C" w:rsidP="0030497C">
            <w:pPr>
              <w:pStyle w:val="EngHang"/>
            </w:pPr>
            <w:r>
              <w:t>Carried the holy One</w:t>
            </w:r>
          </w:p>
          <w:p w14:paraId="4B715651" w14:textId="77777777" w:rsidR="0030497C" w:rsidRDefault="0030497C" w:rsidP="0030497C">
            <w:pPr>
              <w:pStyle w:val="EngHangEnd"/>
            </w:pPr>
            <w:r>
              <w:t>Today in Egypt.</w:t>
            </w:r>
          </w:p>
        </w:tc>
        <w:tc>
          <w:tcPr>
            <w:tcW w:w="288" w:type="dxa"/>
          </w:tcPr>
          <w:p w14:paraId="56092ED3" w14:textId="77777777" w:rsidR="0030497C" w:rsidRDefault="0030497C" w:rsidP="0030497C"/>
        </w:tc>
        <w:tc>
          <w:tcPr>
            <w:tcW w:w="288" w:type="dxa"/>
          </w:tcPr>
          <w:p w14:paraId="395646D8" w14:textId="77777777" w:rsidR="0030497C" w:rsidRDefault="0030497C" w:rsidP="0030497C">
            <w:pPr>
              <w:pStyle w:val="CopticCross"/>
            </w:pPr>
            <w:r w:rsidRPr="00FB5ACB">
              <w:t>¿</w:t>
            </w:r>
          </w:p>
        </w:tc>
        <w:tc>
          <w:tcPr>
            <w:tcW w:w="3960" w:type="dxa"/>
          </w:tcPr>
          <w:p w14:paraId="3DE89F6A" w14:textId="77777777" w:rsidR="0030497C" w:rsidRDefault="0030497C" w:rsidP="0030497C">
            <w:pPr>
              <w:pStyle w:val="CopticVersemulti-line"/>
            </w:pPr>
            <w:r>
              <w:t>Ⲙⲁⲣⲓⲁ ⲑⲏⲉ̄ⲟ̄ⲩ̄:</w:t>
            </w:r>
          </w:p>
          <w:p w14:paraId="20388245" w14:textId="77777777" w:rsidR="0030497C" w:rsidRDefault="0030497C" w:rsidP="0030497C">
            <w:pPr>
              <w:pStyle w:val="CopticVersemulti-line"/>
            </w:pPr>
            <w:r>
              <w:t>ϯϭⲏⲡⲓ ⲉⲧⲁⲥⲓⲱ̀ⲟⲩ:</w:t>
            </w:r>
          </w:p>
          <w:p w14:paraId="32EA65F6" w14:textId="77777777" w:rsidR="0030497C" w:rsidRDefault="0030497C" w:rsidP="0030497C">
            <w:pPr>
              <w:pStyle w:val="CopticVersemulti-line"/>
            </w:pPr>
            <w:r>
              <w:t>ⲁⲥⲱ̀ⲗⲓ ⲙ̀ⲫⲏⲉ̄ⲑ̄ⲩ̄:</w:t>
            </w:r>
          </w:p>
          <w:p w14:paraId="6556607D" w14:textId="77777777" w:rsidR="0030497C" w:rsidRPr="005130A7" w:rsidRDefault="0030497C" w:rsidP="0030497C">
            <w:pPr>
              <w:pStyle w:val="CopticHangingVerse"/>
            </w:pPr>
            <w:r>
              <w:t>ϣⲁ Ⲭⲏⲙⲓ ⲙ̀ⲫⲟⲟⲩ.</w:t>
            </w:r>
          </w:p>
        </w:tc>
      </w:tr>
      <w:tr w:rsidR="0030497C" w14:paraId="63BACD73" w14:textId="77777777" w:rsidTr="0030497C">
        <w:trPr>
          <w:cantSplit/>
          <w:jc w:val="center"/>
        </w:trPr>
        <w:tc>
          <w:tcPr>
            <w:tcW w:w="288" w:type="dxa"/>
          </w:tcPr>
          <w:p w14:paraId="1BD1E4C0" w14:textId="77777777" w:rsidR="0030497C" w:rsidRDefault="0030497C" w:rsidP="0030497C">
            <w:pPr>
              <w:pStyle w:val="CopticCross"/>
            </w:pPr>
          </w:p>
        </w:tc>
        <w:tc>
          <w:tcPr>
            <w:tcW w:w="3960" w:type="dxa"/>
          </w:tcPr>
          <w:p w14:paraId="5E4167C0" w14:textId="77777777" w:rsidR="0030497C" w:rsidRDefault="0030497C" w:rsidP="0030497C">
            <w:pPr>
              <w:pStyle w:val="EngHang"/>
            </w:pPr>
            <w:r>
              <w:t>The idols have fallen,</w:t>
            </w:r>
          </w:p>
          <w:p w14:paraId="0E360DF7" w14:textId="77777777" w:rsidR="0030497C" w:rsidRDefault="0030497C" w:rsidP="0030497C">
            <w:pPr>
              <w:pStyle w:val="EngHang"/>
            </w:pPr>
            <w:r>
              <w:t>Their demons have fled</w:t>
            </w:r>
          </w:p>
          <w:p w14:paraId="4AC26EB5" w14:textId="77777777" w:rsidR="0030497C" w:rsidRDefault="0030497C" w:rsidP="0030497C">
            <w:pPr>
              <w:pStyle w:val="EngHang"/>
            </w:pPr>
            <w:r>
              <w:t>From the true God,</w:t>
            </w:r>
          </w:p>
          <w:p w14:paraId="201DF584" w14:textId="77777777" w:rsidR="0030497C" w:rsidRDefault="0030497C" w:rsidP="0030497C">
            <w:pPr>
              <w:pStyle w:val="EngHangEnd"/>
            </w:pPr>
            <w:r>
              <w:t>The Son of the Father.</w:t>
            </w:r>
          </w:p>
        </w:tc>
        <w:tc>
          <w:tcPr>
            <w:tcW w:w="288" w:type="dxa"/>
          </w:tcPr>
          <w:p w14:paraId="386081AD" w14:textId="77777777" w:rsidR="0030497C" w:rsidRDefault="0030497C" w:rsidP="0030497C"/>
        </w:tc>
        <w:tc>
          <w:tcPr>
            <w:tcW w:w="288" w:type="dxa"/>
          </w:tcPr>
          <w:p w14:paraId="695B9094" w14:textId="77777777" w:rsidR="0030497C" w:rsidRDefault="0030497C" w:rsidP="0030497C">
            <w:pPr>
              <w:pStyle w:val="CopticCross"/>
            </w:pPr>
          </w:p>
        </w:tc>
        <w:tc>
          <w:tcPr>
            <w:tcW w:w="3960" w:type="dxa"/>
          </w:tcPr>
          <w:p w14:paraId="78C66996" w14:textId="77777777" w:rsidR="0030497C" w:rsidRDefault="0030497C" w:rsidP="0030497C">
            <w:pPr>
              <w:pStyle w:val="CopticVersemulti-line"/>
            </w:pPr>
            <w:r>
              <w:t>Ⲛⲓⲓ̀ⲇⲱⲗⲟⲛ ⲁⲩϩⲉⲓ:</w:t>
            </w:r>
          </w:p>
          <w:p w14:paraId="6ECD87F1" w14:textId="77777777" w:rsidR="0030497C" w:rsidRDefault="0030497C" w:rsidP="0030497C">
            <w:pPr>
              <w:pStyle w:val="CopticVersemulti-line"/>
            </w:pPr>
            <w:r>
              <w:t>ⲛⲉⲙ ⲛⲟⲩⲇⲉⲙⲱⲛ ⲉⲩⲫⲱⲧ:</w:t>
            </w:r>
          </w:p>
          <w:p w14:paraId="5DE50A7B" w14:textId="77777777" w:rsidR="0030497C" w:rsidRDefault="0030497C" w:rsidP="0030497C">
            <w:pPr>
              <w:pStyle w:val="CopticVersemulti-line"/>
            </w:pPr>
            <w:r>
              <w:t>ϧⲁ ⲧ̀ϩⲏ ⲙ̀Ⲫⲛⲟⲩϯ ⲙ̀ⲙⲏⲓ:</w:t>
            </w:r>
          </w:p>
          <w:p w14:paraId="36CFFA1C" w14:textId="77777777" w:rsidR="0030497C" w:rsidRPr="005130A7" w:rsidRDefault="0030497C" w:rsidP="0030497C">
            <w:pPr>
              <w:pStyle w:val="CopticHangingVerse"/>
            </w:pPr>
            <w:r>
              <w:t>ⲡ̀ϣⲏⲣⲓ ⲛ̀ⲧⲉ Ⲫⲓⲱⲧ.</w:t>
            </w:r>
          </w:p>
        </w:tc>
      </w:tr>
      <w:tr w:rsidR="0030497C" w14:paraId="6BBC9CE2" w14:textId="77777777" w:rsidTr="0030497C">
        <w:trPr>
          <w:cantSplit/>
          <w:jc w:val="center"/>
        </w:trPr>
        <w:tc>
          <w:tcPr>
            <w:tcW w:w="288" w:type="dxa"/>
          </w:tcPr>
          <w:p w14:paraId="1068A759" w14:textId="77777777" w:rsidR="0030497C" w:rsidRDefault="0030497C" w:rsidP="0030497C">
            <w:pPr>
              <w:pStyle w:val="CopticCross"/>
            </w:pPr>
          </w:p>
        </w:tc>
        <w:tc>
          <w:tcPr>
            <w:tcW w:w="3960" w:type="dxa"/>
          </w:tcPr>
          <w:p w14:paraId="19E8AA65" w14:textId="77777777" w:rsidR="0030497C" w:rsidRDefault="0030497C" w:rsidP="0030497C">
            <w:pPr>
              <w:pStyle w:val="EngHang"/>
            </w:pPr>
            <w:r>
              <w:t>Therefore He,</w:t>
            </w:r>
          </w:p>
          <w:p w14:paraId="0DDDACDA" w14:textId="77777777" w:rsidR="0030497C" w:rsidRDefault="0030497C" w:rsidP="0030497C">
            <w:pPr>
              <w:pStyle w:val="EngHang"/>
            </w:pPr>
            <w:r>
              <w:t>In His eternal</w:t>
            </w:r>
          </w:p>
          <w:p w14:paraId="0C3CD79A" w14:textId="77777777" w:rsidR="0030497C" w:rsidRDefault="0030497C" w:rsidP="0030497C">
            <w:pPr>
              <w:pStyle w:val="EngHang"/>
            </w:pPr>
            <w:r>
              <w:t>And great wisdom,</w:t>
            </w:r>
          </w:p>
          <w:p w14:paraId="1527EF76" w14:textId="77777777" w:rsidR="0030497C" w:rsidRDefault="0030497C" w:rsidP="0030497C">
            <w:pPr>
              <w:pStyle w:val="EngHangEnd"/>
            </w:pPr>
            <w:r>
              <w:t>Entered a cave.</w:t>
            </w:r>
          </w:p>
        </w:tc>
        <w:tc>
          <w:tcPr>
            <w:tcW w:w="288" w:type="dxa"/>
          </w:tcPr>
          <w:p w14:paraId="381A4468" w14:textId="77777777" w:rsidR="0030497C" w:rsidRDefault="0030497C" w:rsidP="0030497C"/>
        </w:tc>
        <w:tc>
          <w:tcPr>
            <w:tcW w:w="288" w:type="dxa"/>
          </w:tcPr>
          <w:p w14:paraId="62BF08A5" w14:textId="77777777" w:rsidR="0030497C" w:rsidRDefault="0030497C" w:rsidP="0030497C">
            <w:pPr>
              <w:pStyle w:val="CopticCross"/>
            </w:pPr>
          </w:p>
        </w:tc>
        <w:tc>
          <w:tcPr>
            <w:tcW w:w="3960" w:type="dxa"/>
          </w:tcPr>
          <w:p w14:paraId="55BB8AFD" w14:textId="77777777" w:rsidR="0030497C" w:rsidRDefault="0030497C" w:rsidP="0030497C">
            <w:pPr>
              <w:pStyle w:val="CopticVersemulti-line"/>
            </w:pPr>
            <w:r>
              <w:t>Ⲝⲁⲡⲓⲛⲁ ⲁϥϣⲉ:</w:t>
            </w:r>
          </w:p>
          <w:p w14:paraId="16CFFF14" w14:textId="77777777" w:rsidR="0030497C" w:rsidRDefault="0030497C" w:rsidP="0030497C">
            <w:pPr>
              <w:pStyle w:val="CopticVersemulti-line"/>
            </w:pPr>
            <w:r>
              <w:t>ⲉ̀ϧⲟⲩⲛ ⲡⲓⲥ̀ⲡⲉⲗⲉⲟⲛ:</w:t>
            </w:r>
          </w:p>
          <w:p w14:paraId="44795CB6" w14:textId="77777777" w:rsidR="0030497C" w:rsidRDefault="0030497C" w:rsidP="0030497C">
            <w:pPr>
              <w:pStyle w:val="CopticVersemulti-line"/>
            </w:pPr>
            <w:r>
              <w:t>ϧⲉⲛ ⲧⲉϥⲙⲉⲧⲥⲁⲃⲉ:</w:t>
            </w:r>
          </w:p>
          <w:p w14:paraId="7EE67FAA" w14:textId="77777777" w:rsidR="0030497C" w:rsidRPr="005130A7" w:rsidRDefault="0030497C" w:rsidP="0030497C">
            <w:pPr>
              <w:pStyle w:val="CopticHangingVerse"/>
            </w:pPr>
            <w:r>
              <w:t>ⲛ̀ⲉ̀ⲟⲩⲛⲱⲛ.</w:t>
            </w:r>
          </w:p>
        </w:tc>
      </w:tr>
      <w:tr w:rsidR="0030497C" w14:paraId="5B2A8C2D" w14:textId="77777777" w:rsidTr="0030497C">
        <w:trPr>
          <w:cantSplit/>
          <w:jc w:val="center"/>
        </w:trPr>
        <w:tc>
          <w:tcPr>
            <w:tcW w:w="288" w:type="dxa"/>
          </w:tcPr>
          <w:p w14:paraId="3DDB7B52" w14:textId="77777777" w:rsidR="0030497C" w:rsidRDefault="0030497C" w:rsidP="0030497C">
            <w:pPr>
              <w:pStyle w:val="CopticCross"/>
            </w:pPr>
            <w:r w:rsidRPr="00FB5ACB">
              <w:t>¿</w:t>
            </w:r>
          </w:p>
        </w:tc>
        <w:tc>
          <w:tcPr>
            <w:tcW w:w="3960" w:type="dxa"/>
          </w:tcPr>
          <w:p w14:paraId="2816BDF3" w14:textId="77777777" w:rsidR="0030497C" w:rsidRDefault="0030497C" w:rsidP="0030497C">
            <w:pPr>
              <w:pStyle w:val="EngHang"/>
            </w:pPr>
            <w:r>
              <w:t>And he likewise</w:t>
            </w:r>
          </w:p>
          <w:p w14:paraId="0B81DFDC" w14:textId="77777777" w:rsidR="0030497C" w:rsidRDefault="0030497C" w:rsidP="0030497C">
            <w:pPr>
              <w:pStyle w:val="EngHang"/>
            </w:pPr>
            <w:r>
              <w:t>Entered a house.</w:t>
            </w:r>
          </w:p>
          <w:p w14:paraId="1075A077" w14:textId="77777777" w:rsidR="0030497C" w:rsidRDefault="0030497C" w:rsidP="0030497C">
            <w:pPr>
              <w:pStyle w:val="EngHang"/>
            </w:pPr>
            <w:r>
              <w:t>Jesus placed healing</w:t>
            </w:r>
          </w:p>
          <w:p w14:paraId="0B99A8C9" w14:textId="77777777" w:rsidR="0030497C" w:rsidRDefault="0030497C" w:rsidP="0030497C">
            <w:pPr>
              <w:pStyle w:val="EngHangEnd"/>
            </w:pPr>
            <w:r>
              <w:t>In a deep well.</w:t>
            </w:r>
          </w:p>
        </w:tc>
        <w:tc>
          <w:tcPr>
            <w:tcW w:w="288" w:type="dxa"/>
          </w:tcPr>
          <w:p w14:paraId="20ECD94C" w14:textId="77777777" w:rsidR="0030497C" w:rsidRDefault="0030497C" w:rsidP="0030497C"/>
        </w:tc>
        <w:tc>
          <w:tcPr>
            <w:tcW w:w="288" w:type="dxa"/>
          </w:tcPr>
          <w:p w14:paraId="39590DE1" w14:textId="77777777" w:rsidR="0030497C" w:rsidRDefault="0030497C" w:rsidP="0030497C">
            <w:pPr>
              <w:pStyle w:val="CopticCross"/>
            </w:pPr>
            <w:r w:rsidRPr="00FB5ACB">
              <w:t>¿</w:t>
            </w:r>
          </w:p>
        </w:tc>
        <w:tc>
          <w:tcPr>
            <w:tcW w:w="3960" w:type="dxa"/>
          </w:tcPr>
          <w:p w14:paraId="28763F57" w14:textId="77777777" w:rsidR="0030497C" w:rsidRDefault="0030497C" w:rsidP="0030497C">
            <w:pPr>
              <w:pStyle w:val="CopticVersemulti-line"/>
            </w:pPr>
            <w:r>
              <w:t>Ⲟⲩⲟϩ ⲟⲛ ⲁϥⲙⲟϣⲓ:</w:t>
            </w:r>
          </w:p>
          <w:p w14:paraId="5B68B4D6" w14:textId="77777777" w:rsidR="0030497C" w:rsidRDefault="0030497C" w:rsidP="0030497C">
            <w:pPr>
              <w:pStyle w:val="CopticVersemulti-line"/>
            </w:pPr>
            <w:r>
              <w:t>ⲁϥϣⲱⲡⲓ ϧⲉⲛ ⲟⲩⲏⲓ̀:</w:t>
            </w:r>
          </w:p>
          <w:p w14:paraId="5AEE537A" w14:textId="77777777" w:rsidR="0030497C" w:rsidRDefault="0030497C" w:rsidP="0030497C">
            <w:pPr>
              <w:pStyle w:val="CopticVersemulti-line"/>
            </w:pPr>
            <w:r>
              <w:t>Ⲓⲏ̄ⲥ̄ ⲁϥⲭⲱ ⲙ̀ⲡ̀ⲫⲁϧⲣⲓ:</w:t>
            </w:r>
          </w:p>
          <w:p w14:paraId="04055214" w14:textId="77777777" w:rsidR="0030497C" w:rsidRPr="005130A7" w:rsidRDefault="0030497C" w:rsidP="0030497C">
            <w:pPr>
              <w:pStyle w:val="CopticHangingVerse"/>
            </w:pPr>
            <w:r>
              <w:t>ϧⲉⲛ ϯϣⲱϯ.</w:t>
            </w:r>
          </w:p>
        </w:tc>
      </w:tr>
      <w:tr w:rsidR="0030497C" w14:paraId="6EBBA878" w14:textId="77777777" w:rsidTr="0030497C">
        <w:trPr>
          <w:cantSplit/>
          <w:jc w:val="center"/>
        </w:trPr>
        <w:tc>
          <w:tcPr>
            <w:tcW w:w="288" w:type="dxa"/>
          </w:tcPr>
          <w:p w14:paraId="0A507C0F" w14:textId="77777777" w:rsidR="0030497C" w:rsidRDefault="0030497C" w:rsidP="0030497C">
            <w:pPr>
              <w:pStyle w:val="CopticCross"/>
            </w:pPr>
            <w:r w:rsidRPr="00FB5ACB">
              <w:t>¿</w:t>
            </w:r>
          </w:p>
        </w:tc>
        <w:tc>
          <w:tcPr>
            <w:tcW w:w="3960" w:type="dxa"/>
          </w:tcPr>
          <w:p w14:paraId="4CB3F988" w14:textId="77777777" w:rsidR="0030497C" w:rsidRDefault="0030497C" w:rsidP="0030497C">
            <w:pPr>
              <w:pStyle w:val="EngHang"/>
            </w:pPr>
            <w:r>
              <w:t>Again He went</w:t>
            </w:r>
          </w:p>
          <w:p w14:paraId="2F78A515" w14:textId="77777777" w:rsidR="0030497C" w:rsidRDefault="0030497C" w:rsidP="0030497C">
            <w:pPr>
              <w:pStyle w:val="EngHang"/>
            </w:pPr>
            <w:r>
              <w:t>To Ashmounin,</w:t>
            </w:r>
          </w:p>
          <w:p w14:paraId="4261E5D4" w14:textId="77777777" w:rsidR="0030497C" w:rsidRDefault="0030497C" w:rsidP="0030497C">
            <w:pPr>
              <w:pStyle w:val="EngHang"/>
            </w:pPr>
            <w:r>
              <w:t>And dispersed the enemies</w:t>
            </w:r>
          </w:p>
          <w:p w14:paraId="40BACFA1" w14:textId="77777777" w:rsidR="0030497C" w:rsidRDefault="0030497C" w:rsidP="0030497C">
            <w:pPr>
              <w:pStyle w:val="EngHangEnd"/>
            </w:pPr>
            <w:r>
              <w:t>In that place.</w:t>
            </w:r>
          </w:p>
        </w:tc>
        <w:tc>
          <w:tcPr>
            <w:tcW w:w="288" w:type="dxa"/>
          </w:tcPr>
          <w:p w14:paraId="59BC369E" w14:textId="77777777" w:rsidR="0030497C" w:rsidRDefault="0030497C" w:rsidP="0030497C"/>
        </w:tc>
        <w:tc>
          <w:tcPr>
            <w:tcW w:w="288" w:type="dxa"/>
          </w:tcPr>
          <w:p w14:paraId="24883127" w14:textId="77777777" w:rsidR="0030497C" w:rsidRDefault="0030497C" w:rsidP="0030497C">
            <w:pPr>
              <w:pStyle w:val="CopticCross"/>
            </w:pPr>
            <w:r w:rsidRPr="00FB5ACB">
              <w:t>¿</w:t>
            </w:r>
          </w:p>
        </w:tc>
        <w:tc>
          <w:tcPr>
            <w:tcW w:w="3960" w:type="dxa"/>
          </w:tcPr>
          <w:p w14:paraId="17D27246" w14:textId="77777777" w:rsidR="0030497C" w:rsidRDefault="0030497C" w:rsidP="0030497C">
            <w:pPr>
              <w:pStyle w:val="CopticVersemulti-line"/>
            </w:pPr>
            <w:r>
              <w:t>Ⲡⲁⲗⲓⲛ ⲟⲛ ⲁϥⲙⲟϣⲓ:</w:t>
            </w:r>
          </w:p>
          <w:p w14:paraId="7F769761" w14:textId="77777777" w:rsidR="0030497C" w:rsidRDefault="0030497C" w:rsidP="0030497C">
            <w:pPr>
              <w:pStyle w:val="CopticVersemulti-line"/>
            </w:pPr>
            <w:r>
              <w:t>ϣⲁ Ϣⲙⲟⲩⲛ ⲥ̀ⲛⲁⲩ:</w:t>
            </w:r>
          </w:p>
          <w:p w14:paraId="039A6E09" w14:textId="77777777" w:rsidR="0030497C" w:rsidRDefault="0030497C" w:rsidP="0030497C">
            <w:pPr>
              <w:pStyle w:val="CopticVersemulti-line"/>
            </w:pPr>
            <w:r>
              <w:t>ⲁϥϫⲱⲣ ⲉ̀ⲃⲟⲗ ⲛ̀ⲛⲓϫⲁϫⲓ:</w:t>
            </w:r>
          </w:p>
          <w:p w14:paraId="567C043E" w14:textId="77777777" w:rsidR="0030497C" w:rsidRPr="005130A7" w:rsidRDefault="0030497C" w:rsidP="0030497C">
            <w:pPr>
              <w:pStyle w:val="CopticHangingVerse"/>
            </w:pPr>
            <w:r>
              <w:t>ϧⲉⲛ ⲡⲓⲙⲁ ⲉ̀ⲧⲉ ⲙ̀ⲙⲁⲩ.</w:t>
            </w:r>
          </w:p>
        </w:tc>
      </w:tr>
      <w:tr w:rsidR="0030497C" w14:paraId="734A1122" w14:textId="77777777" w:rsidTr="0030497C">
        <w:trPr>
          <w:cantSplit/>
          <w:jc w:val="center"/>
        </w:trPr>
        <w:tc>
          <w:tcPr>
            <w:tcW w:w="288" w:type="dxa"/>
          </w:tcPr>
          <w:p w14:paraId="303AFDA7" w14:textId="77777777" w:rsidR="0030497C" w:rsidRDefault="0030497C" w:rsidP="0030497C">
            <w:pPr>
              <w:pStyle w:val="CopticCross"/>
            </w:pPr>
          </w:p>
        </w:tc>
        <w:tc>
          <w:tcPr>
            <w:tcW w:w="3960" w:type="dxa"/>
          </w:tcPr>
          <w:p w14:paraId="6221C576" w14:textId="77777777" w:rsidR="0030497C" w:rsidRDefault="0030497C" w:rsidP="0030497C">
            <w:pPr>
              <w:pStyle w:val="EngHang"/>
            </w:pPr>
            <w:r>
              <w:t>Rejoice and be glad</w:t>
            </w:r>
          </w:p>
          <w:p w14:paraId="44A118E2" w14:textId="77777777" w:rsidR="0030497C" w:rsidRDefault="0030497C" w:rsidP="0030497C">
            <w:pPr>
              <w:pStyle w:val="EngHang"/>
            </w:pPr>
            <w:r>
              <w:t>In Immanuel,</w:t>
            </w:r>
          </w:p>
          <w:p w14:paraId="734467D8" w14:textId="77777777" w:rsidR="0030497C" w:rsidRDefault="0030497C" w:rsidP="0030497C">
            <w:pPr>
              <w:pStyle w:val="EngHang"/>
            </w:pPr>
            <w:r>
              <w:t>The King of all creation,</w:t>
            </w:r>
          </w:p>
          <w:p w14:paraId="2250D031" w14:textId="77777777" w:rsidR="0030497C" w:rsidRDefault="0030497C" w:rsidP="0030497C">
            <w:pPr>
              <w:pStyle w:val="EngHangEnd"/>
            </w:pPr>
            <w:r>
              <w:t>O land of Egypt.</w:t>
            </w:r>
          </w:p>
        </w:tc>
        <w:tc>
          <w:tcPr>
            <w:tcW w:w="288" w:type="dxa"/>
          </w:tcPr>
          <w:p w14:paraId="114FB20F" w14:textId="77777777" w:rsidR="0030497C" w:rsidRDefault="0030497C" w:rsidP="0030497C"/>
        </w:tc>
        <w:tc>
          <w:tcPr>
            <w:tcW w:w="288" w:type="dxa"/>
          </w:tcPr>
          <w:p w14:paraId="396E9D27" w14:textId="77777777" w:rsidR="0030497C" w:rsidRDefault="0030497C" w:rsidP="0030497C">
            <w:pPr>
              <w:pStyle w:val="CopticCross"/>
            </w:pPr>
          </w:p>
        </w:tc>
        <w:tc>
          <w:tcPr>
            <w:tcW w:w="3960" w:type="dxa"/>
          </w:tcPr>
          <w:p w14:paraId="638FA161" w14:textId="77777777" w:rsidR="0030497C" w:rsidRDefault="0030497C" w:rsidP="0030497C">
            <w:pPr>
              <w:pStyle w:val="CopticVersemulti-line"/>
            </w:pPr>
            <w:r>
              <w:t>Ⲣⲁϣⲓ ⲟⲩⲟϩ ⲑⲉⲗⲏⲗ:</w:t>
            </w:r>
          </w:p>
          <w:p w14:paraId="182EF9A1" w14:textId="77777777" w:rsidR="0030497C" w:rsidRDefault="0030497C" w:rsidP="0030497C">
            <w:pPr>
              <w:pStyle w:val="CopticVersemulti-line"/>
            </w:pPr>
            <w:r>
              <w:t>ⲉ̀ⲕⲁϩⲓ ⲛ̀Ⲭⲏⲙⲓ:</w:t>
            </w:r>
          </w:p>
          <w:p w14:paraId="5D2B64D6" w14:textId="77777777" w:rsidR="0030497C" w:rsidRDefault="0030497C" w:rsidP="0030497C">
            <w:pPr>
              <w:pStyle w:val="CopticVersemulti-line"/>
            </w:pPr>
            <w:r>
              <w:t>ϧⲉⲛ Ⲉⲙⲙⲁⲛⲟⲩⲏⲗ:</w:t>
            </w:r>
          </w:p>
          <w:p w14:paraId="64C84D4B" w14:textId="77777777" w:rsidR="0030497C" w:rsidRPr="005130A7" w:rsidRDefault="0030497C" w:rsidP="0030497C">
            <w:pPr>
              <w:pStyle w:val="CopticHangingVerse"/>
            </w:pPr>
            <w:r>
              <w:t>ⲡ̀ⲟⲩⲣⲟ ⲛ̀ϯⲕ̀ⲧⲏⲥⲓⲥ.</w:t>
            </w:r>
          </w:p>
        </w:tc>
      </w:tr>
      <w:tr w:rsidR="0030497C" w14:paraId="64FC3652" w14:textId="77777777" w:rsidTr="0030497C">
        <w:trPr>
          <w:cantSplit/>
          <w:jc w:val="center"/>
        </w:trPr>
        <w:tc>
          <w:tcPr>
            <w:tcW w:w="288" w:type="dxa"/>
          </w:tcPr>
          <w:p w14:paraId="7B802BDA" w14:textId="77777777" w:rsidR="0030497C" w:rsidRDefault="0030497C" w:rsidP="0030497C">
            <w:pPr>
              <w:pStyle w:val="CopticCross"/>
            </w:pPr>
          </w:p>
        </w:tc>
        <w:tc>
          <w:tcPr>
            <w:tcW w:w="3960" w:type="dxa"/>
          </w:tcPr>
          <w:p w14:paraId="7F1F369D" w14:textId="77777777" w:rsidR="0030497C" w:rsidRDefault="0030497C" w:rsidP="0030497C">
            <w:pPr>
              <w:pStyle w:val="EngHang"/>
            </w:pPr>
            <w:r>
              <w:t xml:space="preserve">Salome, Mary, </w:t>
            </w:r>
          </w:p>
          <w:p w14:paraId="6B7F1EF1" w14:textId="77777777" w:rsidR="0030497C" w:rsidRDefault="0030497C" w:rsidP="0030497C">
            <w:pPr>
              <w:pStyle w:val="EngHang"/>
            </w:pPr>
            <w:r>
              <w:t>And the righteous Joseph</w:t>
            </w:r>
          </w:p>
          <w:p w14:paraId="06D2F1C6" w14:textId="77777777" w:rsidR="0030497C" w:rsidRDefault="0030497C" w:rsidP="0030497C">
            <w:pPr>
              <w:pStyle w:val="EngHang"/>
            </w:pPr>
            <w:r>
              <w:t>Praise before the precious One</w:t>
            </w:r>
          </w:p>
          <w:p w14:paraId="6591F3E5" w14:textId="77777777" w:rsidR="0030497C" w:rsidRDefault="0030497C" w:rsidP="0030497C">
            <w:pPr>
              <w:pStyle w:val="EngHangEnd"/>
            </w:pPr>
            <w:r>
              <w:t>With eagerness.</w:t>
            </w:r>
          </w:p>
        </w:tc>
        <w:tc>
          <w:tcPr>
            <w:tcW w:w="288" w:type="dxa"/>
          </w:tcPr>
          <w:p w14:paraId="2B469686" w14:textId="77777777" w:rsidR="0030497C" w:rsidRDefault="0030497C" w:rsidP="0030497C"/>
        </w:tc>
        <w:tc>
          <w:tcPr>
            <w:tcW w:w="288" w:type="dxa"/>
          </w:tcPr>
          <w:p w14:paraId="4E094F99" w14:textId="77777777" w:rsidR="0030497C" w:rsidRDefault="0030497C" w:rsidP="0030497C">
            <w:pPr>
              <w:pStyle w:val="CopticCross"/>
            </w:pPr>
          </w:p>
        </w:tc>
        <w:tc>
          <w:tcPr>
            <w:tcW w:w="3960" w:type="dxa"/>
          </w:tcPr>
          <w:p w14:paraId="563F6DE8" w14:textId="77777777" w:rsidR="0030497C" w:rsidRDefault="0030497C" w:rsidP="0030497C">
            <w:pPr>
              <w:pStyle w:val="CopticVersemulti-line"/>
            </w:pPr>
            <w:r>
              <w:t>Ⲥⲁⲗⲟⲙⲁ ⲛⲉⲙ Ⲙⲁⲣⲓⲁ:</w:t>
            </w:r>
          </w:p>
          <w:p w14:paraId="5A684881" w14:textId="77777777" w:rsidR="0030497C" w:rsidRDefault="0030497C" w:rsidP="0030497C">
            <w:pPr>
              <w:pStyle w:val="CopticVersemulti-line"/>
            </w:pPr>
            <w:r>
              <w:t>ⲛⲉⲙ Ⲓⲱⲥⲏⲫ ⲡⲓⲑ̀ⲙⲏⲓ:</w:t>
            </w:r>
          </w:p>
          <w:p w14:paraId="6DB253ED" w14:textId="77777777" w:rsidR="0030497C" w:rsidRDefault="0030497C" w:rsidP="0030497C">
            <w:pPr>
              <w:pStyle w:val="CopticVersemulti-line"/>
            </w:pPr>
            <w:r>
              <w:t>ⲛⲁⲩϩⲟⲥ ϧⲉⲛ ⲟⲩⲁⲕⲣⲓⲃⲓⲁ:</w:t>
            </w:r>
          </w:p>
          <w:p w14:paraId="6D4AADD8" w14:textId="77777777" w:rsidR="0030497C" w:rsidRPr="005130A7" w:rsidRDefault="0030497C" w:rsidP="0030497C">
            <w:pPr>
              <w:pStyle w:val="CopticHangingVerse"/>
            </w:pPr>
            <w:r>
              <w:t>ⲙ̀ⲡⲉⲙ̀ⲑⲟ ⲙ̀ⲡⲓⲁⲛⲁⲙⲏⲓ.</w:t>
            </w:r>
          </w:p>
        </w:tc>
      </w:tr>
      <w:tr w:rsidR="0030497C" w14:paraId="3C17B29E" w14:textId="77777777" w:rsidTr="0030497C">
        <w:trPr>
          <w:cantSplit/>
          <w:jc w:val="center"/>
        </w:trPr>
        <w:tc>
          <w:tcPr>
            <w:tcW w:w="288" w:type="dxa"/>
          </w:tcPr>
          <w:p w14:paraId="3ABCD58F" w14:textId="77777777" w:rsidR="0030497C" w:rsidRDefault="0030497C" w:rsidP="0030497C">
            <w:pPr>
              <w:pStyle w:val="CopticCross"/>
            </w:pPr>
            <w:r w:rsidRPr="00FB5ACB">
              <w:t>¿</w:t>
            </w:r>
          </w:p>
        </w:tc>
        <w:tc>
          <w:tcPr>
            <w:tcW w:w="3960" w:type="dxa"/>
          </w:tcPr>
          <w:p w14:paraId="7959ACC2" w14:textId="77777777" w:rsidR="0030497C" w:rsidRDefault="0030497C" w:rsidP="0030497C">
            <w:pPr>
              <w:pStyle w:val="EngHang"/>
            </w:pPr>
            <w:r>
              <w:t>Therefore they</w:t>
            </w:r>
          </w:p>
          <w:p w14:paraId="00457834" w14:textId="77777777" w:rsidR="0030497C" w:rsidRDefault="0030497C" w:rsidP="0030497C">
            <w:pPr>
              <w:pStyle w:val="EngHang"/>
            </w:pPr>
            <w:r>
              <w:t>Truly sang to Him</w:t>
            </w:r>
          </w:p>
          <w:p w14:paraId="042121C2" w14:textId="77777777" w:rsidR="0030497C" w:rsidRDefault="0030497C" w:rsidP="0030497C">
            <w:pPr>
              <w:pStyle w:val="EngHang"/>
            </w:pPr>
            <w:r>
              <w:t>With new songs,</w:t>
            </w:r>
          </w:p>
          <w:p w14:paraId="0618D22B" w14:textId="77777777" w:rsidR="0030497C" w:rsidRPr="0078672A" w:rsidRDefault="0030497C" w:rsidP="0030497C">
            <w:pPr>
              <w:pStyle w:val="EngHangEnd"/>
            </w:pPr>
            <w:r>
              <w:t>When they beheld the wonders.</w:t>
            </w:r>
          </w:p>
        </w:tc>
        <w:tc>
          <w:tcPr>
            <w:tcW w:w="288" w:type="dxa"/>
          </w:tcPr>
          <w:p w14:paraId="01437070" w14:textId="77777777" w:rsidR="0030497C" w:rsidRDefault="0030497C" w:rsidP="0030497C"/>
        </w:tc>
        <w:tc>
          <w:tcPr>
            <w:tcW w:w="288" w:type="dxa"/>
          </w:tcPr>
          <w:p w14:paraId="133D1774" w14:textId="77777777" w:rsidR="0030497C" w:rsidRDefault="0030497C" w:rsidP="0030497C">
            <w:pPr>
              <w:pStyle w:val="CopticCross"/>
            </w:pPr>
            <w:r w:rsidRPr="00FB5ACB">
              <w:t>¿</w:t>
            </w:r>
          </w:p>
        </w:tc>
        <w:tc>
          <w:tcPr>
            <w:tcW w:w="3960" w:type="dxa"/>
          </w:tcPr>
          <w:p w14:paraId="29B97AAF" w14:textId="77777777" w:rsidR="0030497C" w:rsidRDefault="0030497C" w:rsidP="0030497C">
            <w:pPr>
              <w:pStyle w:val="CopticVersemulti-line"/>
            </w:pPr>
            <w:r>
              <w:t>Ⲧⲟⲧⲉ ⲁⲗⲏⲑⲱⲥ:</w:t>
            </w:r>
          </w:p>
          <w:p w14:paraId="4BA44F32" w14:textId="77777777" w:rsidR="0030497C" w:rsidRDefault="0030497C" w:rsidP="0030497C">
            <w:pPr>
              <w:pStyle w:val="CopticVersemulti-line"/>
            </w:pPr>
            <w:r>
              <w:t>ϧⲉⲛ ⲟⲩϩⲱⲥ ⲙ̀ⲃⲉⲣⲓ:</w:t>
            </w:r>
          </w:p>
          <w:p w14:paraId="797F1B86" w14:textId="77777777" w:rsidR="0030497C" w:rsidRDefault="0030497C" w:rsidP="0030497C">
            <w:pPr>
              <w:pStyle w:val="CopticVersemulti-line"/>
            </w:pPr>
            <w:r>
              <w:t>ⲉⲩϩⲱⲥ ⲉ̀ⲣⲟϥ ⲣⲏⲧⲱⲥ:</w:t>
            </w:r>
          </w:p>
          <w:p w14:paraId="1C4FCA7C" w14:textId="77777777" w:rsidR="0030497C" w:rsidRPr="005130A7" w:rsidRDefault="0030497C" w:rsidP="0030497C">
            <w:pPr>
              <w:pStyle w:val="CopticHangingVerse"/>
            </w:pPr>
            <w:r>
              <w:t>ⲉ̀ⲧⲁⲩⲛⲁⲩ ⲉ̀ⲛⲓϣ̀ⲫⲏⲣⲓ.</w:t>
            </w:r>
          </w:p>
        </w:tc>
      </w:tr>
      <w:tr w:rsidR="0030497C" w14:paraId="58BD52E0" w14:textId="77777777" w:rsidTr="0030497C">
        <w:trPr>
          <w:cantSplit/>
          <w:jc w:val="center"/>
        </w:trPr>
        <w:tc>
          <w:tcPr>
            <w:tcW w:w="288" w:type="dxa"/>
          </w:tcPr>
          <w:p w14:paraId="742C1A62" w14:textId="77777777" w:rsidR="0030497C" w:rsidRDefault="0030497C" w:rsidP="0030497C">
            <w:pPr>
              <w:pStyle w:val="CopticCross"/>
            </w:pPr>
            <w:r w:rsidRPr="00FB5ACB">
              <w:lastRenderedPageBreak/>
              <w:t>¿</w:t>
            </w:r>
          </w:p>
        </w:tc>
        <w:tc>
          <w:tcPr>
            <w:tcW w:w="3960" w:type="dxa"/>
          </w:tcPr>
          <w:p w14:paraId="5AFD0A46" w14:textId="77777777" w:rsidR="0030497C" w:rsidRDefault="0030497C" w:rsidP="0030497C">
            <w:pPr>
              <w:pStyle w:val="EngHang"/>
            </w:pPr>
            <w:r>
              <w:t>The Son of God, Our Lord,</w:t>
            </w:r>
          </w:p>
          <w:p w14:paraId="38801631" w14:textId="77777777" w:rsidR="0030497C" w:rsidRDefault="0030497C" w:rsidP="0030497C">
            <w:pPr>
              <w:pStyle w:val="EngHang"/>
            </w:pPr>
            <w:r>
              <w:t>Who appeared to Abraham,</w:t>
            </w:r>
          </w:p>
          <w:p w14:paraId="24E02BD2" w14:textId="77777777" w:rsidR="0030497C" w:rsidRDefault="0030497C" w:rsidP="0030497C">
            <w:pPr>
              <w:pStyle w:val="EngHang"/>
            </w:pPr>
            <w:r>
              <w:t>Came into our midst</w:t>
            </w:r>
          </w:p>
          <w:p w14:paraId="46FDDED8" w14:textId="77777777" w:rsidR="0030497C" w:rsidRDefault="0030497C" w:rsidP="0030497C">
            <w:pPr>
              <w:pStyle w:val="EngHangEnd"/>
            </w:pPr>
            <w:r>
              <w:t>On mount Coskam.</w:t>
            </w:r>
          </w:p>
        </w:tc>
        <w:tc>
          <w:tcPr>
            <w:tcW w:w="288" w:type="dxa"/>
          </w:tcPr>
          <w:p w14:paraId="145AF038" w14:textId="77777777" w:rsidR="0030497C" w:rsidRDefault="0030497C" w:rsidP="0030497C"/>
        </w:tc>
        <w:tc>
          <w:tcPr>
            <w:tcW w:w="288" w:type="dxa"/>
          </w:tcPr>
          <w:p w14:paraId="7FBE4F75" w14:textId="77777777" w:rsidR="0030497C" w:rsidRDefault="0030497C" w:rsidP="0030497C">
            <w:pPr>
              <w:pStyle w:val="CopticCross"/>
            </w:pPr>
            <w:r w:rsidRPr="00FB5ACB">
              <w:t>¿</w:t>
            </w:r>
          </w:p>
        </w:tc>
        <w:tc>
          <w:tcPr>
            <w:tcW w:w="3960" w:type="dxa"/>
          </w:tcPr>
          <w:p w14:paraId="42FB47C5" w14:textId="77777777" w:rsidR="0030497C" w:rsidRDefault="0030497C" w:rsidP="0030497C">
            <w:pPr>
              <w:pStyle w:val="CopticVersemulti-line"/>
            </w:pPr>
            <w:r>
              <w:t>Ⲩⲓⲟⲥ Ⲑⲉⲟⲥ Ⲡⲉⲛⲛⲟⲩϯ:</w:t>
            </w:r>
          </w:p>
          <w:p w14:paraId="3CFD2B9B" w14:textId="77777777" w:rsidR="0030497C" w:rsidRDefault="0030497C" w:rsidP="0030497C">
            <w:pPr>
              <w:pStyle w:val="CopticVersemulti-line"/>
            </w:pPr>
            <w:r>
              <w:t>ⲉ̀ⲧⲁϥⲟⲩⲱⲛϩ ⲛ̀Ⲁⲃⲣⲁⲁⲙ:</w:t>
            </w:r>
          </w:p>
          <w:p w14:paraId="577EA762" w14:textId="77777777" w:rsidR="0030497C" w:rsidRDefault="0030497C" w:rsidP="0030497C">
            <w:pPr>
              <w:pStyle w:val="CopticVersemulti-line"/>
            </w:pPr>
            <w:r>
              <w:t>ⲁϥϣⲱⲡⲓ ϧⲉⲛ ⲧⲉⲛⲙⲏϯ:</w:t>
            </w:r>
          </w:p>
          <w:p w14:paraId="30E83EC8" w14:textId="77777777" w:rsidR="0030497C" w:rsidRPr="005130A7" w:rsidRDefault="0030497C" w:rsidP="0030497C">
            <w:pPr>
              <w:pStyle w:val="CopticHangingVerse"/>
            </w:pPr>
            <w:r>
              <w:t>ϧⲉⲛ ⲡ̀ⲧⲱⲟⲩ ⲛ̀Ⲕⲟⲥⲕⲁⲙ.</w:t>
            </w:r>
          </w:p>
        </w:tc>
      </w:tr>
      <w:tr w:rsidR="0030497C" w14:paraId="6FFD039F" w14:textId="77777777" w:rsidTr="0030497C">
        <w:trPr>
          <w:cantSplit/>
          <w:jc w:val="center"/>
        </w:trPr>
        <w:tc>
          <w:tcPr>
            <w:tcW w:w="288" w:type="dxa"/>
          </w:tcPr>
          <w:p w14:paraId="72213B81" w14:textId="77777777" w:rsidR="0030497C" w:rsidRDefault="0030497C" w:rsidP="0030497C">
            <w:pPr>
              <w:pStyle w:val="CopticCross"/>
            </w:pPr>
          </w:p>
        </w:tc>
        <w:tc>
          <w:tcPr>
            <w:tcW w:w="3960" w:type="dxa"/>
          </w:tcPr>
          <w:p w14:paraId="7FF4C5C9" w14:textId="77777777" w:rsidR="0030497C" w:rsidRDefault="0030497C" w:rsidP="0030497C">
            <w:pPr>
              <w:pStyle w:val="EngHang"/>
            </w:pPr>
            <w:r>
              <w:t>God the Creator,</w:t>
            </w:r>
          </w:p>
          <w:p w14:paraId="6C54AF05" w14:textId="77777777" w:rsidR="0030497C" w:rsidRDefault="0030497C" w:rsidP="0030497C">
            <w:pPr>
              <w:pStyle w:val="EngHang"/>
            </w:pPr>
            <w:r>
              <w:t>Who spoke to Moses,</w:t>
            </w:r>
          </w:p>
          <w:p w14:paraId="07CB4E87" w14:textId="77777777" w:rsidR="0030497C" w:rsidRDefault="0030497C" w:rsidP="0030497C">
            <w:pPr>
              <w:pStyle w:val="EngHang"/>
            </w:pPr>
            <w:r>
              <w:t>Has entered Egypt</w:t>
            </w:r>
          </w:p>
          <w:p w14:paraId="1D904053" w14:textId="77777777" w:rsidR="0030497C" w:rsidRDefault="0030497C" w:rsidP="0030497C">
            <w:pPr>
              <w:pStyle w:val="EngHangEnd"/>
            </w:pPr>
            <w:r>
              <w:t>With humility.</w:t>
            </w:r>
          </w:p>
        </w:tc>
        <w:tc>
          <w:tcPr>
            <w:tcW w:w="288" w:type="dxa"/>
          </w:tcPr>
          <w:p w14:paraId="42007B3B" w14:textId="77777777" w:rsidR="0030497C" w:rsidRDefault="0030497C" w:rsidP="0030497C"/>
        </w:tc>
        <w:tc>
          <w:tcPr>
            <w:tcW w:w="288" w:type="dxa"/>
          </w:tcPr>
          <w:p w14:paraId="2784606D" w14:textId="77777777" w:rsidR="0030497C" w:rsidRDefault="0030497C" w:rsidP="0030497C">
            <w:pPr>
              <w:pStyle w:val="CopticCross"/>
            </w:pPr>
          </w:p>
        </w:tc>
        <w:tc>
          <w:tcPr>
            <w:tcW w:w="3960" w:type="dxa"/>
          </w:tcPr>
          <w:p w14:paraId="1C73EED8" w14:textId="77777777" w:rsidR="0030497C" w:rsidRDefault="0030497C" w:rsidP="0030497C">
            <w:pPr>
              <w:pStyle w:val="CopticVersemulti-line"/>
            </w:pPr>
            <w:r>
              <w:t>Ⲫϯ ⲡⲓⲣⲉϥⲑⲁⲙⲓⲟ:</w:t>
            </w:r>
          </w:p>
          <w:p w14:paraId="269EA59E" w14:textId="77777777" w:rsidR="0030497C" w:rsidRDefault="0030497C" w:rsidP="0030497C">
            <w:pPr>
              <w:pStyle w:val="CopticVersemulti-line"/>
            </w:pPr>
            <w:r>
              <w:t>ⲉ̀ⲧⲁϥⲥⲁϫⲓ ⲛⲉⲙ Ⲙⲱⲩⲥⲏⲥ:</w:t>
            </w:r>
          </w:p>
          <w:p w14:paraId="2F446D60" w14:textId="77777777" w:rsidR="0030497C" w:rsidRDefault="0030497C" w:rsidP="0030497C">
            <w:pPr>
              <w:pStyle w:val="CopticVersemulti-line"/>
            </w:pPr>
            <w:r>
              <w:t>ϧⲉⲛ ⲟⲩⲑⲉⲃⲓⲟ:</w:t>
            </w:r>
          </w:p>
          <w:p w14:paraId="6F24C095" w14:textId="77777777" w:rsidR="0030497C" w:rsidRPr="005130A7" w:rsidRDefault="0030497C" w:rsidP="0030497C">
            <w:pPr>
              <w:pStyle w:val="CopticHangingVerse"/>
            </w:pPr>
            <w:r>
              <w:t>ⲁϥⲓ̀ ϣⲁ ⲡ̀ⲕⲁϩⲓ ⲛ̀Ⲭⲏⲙⲓ.</w:t>
            </w:r>
          </w:p>
        </w:tc>
      </w:tr>
      <w:tr w:rsidR="0030497C" w14:paraId="3F4E224D" w14:textId="77777777" w:rsidTr="0030497C">
        <w:trPr>
          <w:cantSplit/>
          <w:jc w:val="center"/>
        </w:trPr>
        <w:tc>
          <w:tcPr>
            <w:tcW w:w="288" w:type="dxa"/>
          </w:tcPr>
          <w:p w14:paraId="5880CF64" w14:textId="77777777" w:rsidR="0030497C" w:rsidRDefault="0030497C" w:rsidP="0030497C">
            <w:pPr>
              <w:pStyle w:val="CopticCross"/>
            </w:pPr>
          </w:p>
        </w:tc>
        <w:tc>
          <w:tcPr>
            <w:tcW w:w="3960" w:type="dxa"/>
          </w:tcPr>
          <w:p w14:paraId="60A10711" w14:textId="77777777" w:rsidR="0030497C" w:rsidRDefault="0030497C" w:rsidP="0030497C">
            <w:pPr>
              <w:pStyle w:val="EngHang"/>
            </w:pPr>
            <w:r>
              <w:t>Holy, Holy, are You</w:t>
            </w:r>
          </w:p>
          <w:p w14:paraId="1C990BEB" w14:textId="77777777" w:rsidR="0030497C" w:rsidRDefault="0030497C" w:rsidP="0030497C">
            <w:pPr>
              <w:pStyle w:val="EngHang"/>
            </w:pPr>
            <w:r>
              <w:t>In Your economy</w:t>
            </w:r>
          </w:p>
          <w:p w14:paraId="366AE9B3" w14:textId="77777777" w:rsidR="0030497C" w:rsidRDefault="0030497C" w:rsidP="0030497C">
            <w:pPr>
              <w:pStyle w:val="EngHang"/>
            </w:pPr>
            <w:r>
              <w:t>O Holy One,</w:t>
            </w:r>
          </w:p>
          <w:p w14:paraId="3E943BC3" w14:textId="77777777" w:rsidR="0030497C" w:rsidRDefault="0030497C" w:rsidP="0030497C">
            <w:pPr>
              <w:pStyle w:val="EngHangEnd"/>
            </w:pPr>
            <w:r>
              <w:t>Glory be to You. Alleliua.</w:t>
            </w:r>
          </w:p>
        </w:tc>
        <w:tc>
          <w:tcPr>
            <w:tcW w:w="288" w:type="dxa"/>
          </w:tcPr>
          <w:p w14:paraId="57C58978" w14:textId="77777777" w:rsidR="0030497C" w:rsidRDefault="0030497C" w:rsidP="0030497C"/>
        </w:tc>
        <w:tc>
          <w:tcPr>
            <w:tcW w:w="288" w:type="dxa"/>
          </w:tcPr>
          <w:p w14:paraId="5037B46F" w14:textId="77777777" w:rsidR="0030497C" w:rsidRDefault="0030497C" w:rsidP="0030497C">
            <w:pPr>
              <w:pStyle w:val="CopticCross"/>
            </w:pPr>
          </w:p>
        </w:tc>
        <w:tc>
          <w:tcPr>
            <w:tcW w:w="3960" w:type="dxa"/>
          </w:tcPr>
          <w:p w14:paraId="0411D920" w14:textId="77777777" w:rsidR="0030497C" w:rsidRDefault="0030497C" w:rsidP="0030497C">
            <w:pPr>
              <w:pStyle w:val="CopticVersemulti-line"/>
            </w:pPr>
            <w:r>
              <w:t>Ⲭⲟⲩⲁⲃ ⲭ̀ⲟⲩⲁⲃ:</w:t>
            </w:r>
          </w:p>
          <w:p w14:paraId="3BC34916" w14:textId="77777777" w:rsidR="0030497C" w:rsidRDefault="0030497C" w:rsidP="0030497C">
            <w:pPr>
              <w:pStyle w:val="CopticVersemulti-line"/>
            </w:pPr>
            <w:r>
              <w:t>ϧⲉⲛ ⲧⲉⲕⲟⲓⲕⲟⲛⲟⲙⲓⲁ:</w:t>
            </w:r>
          </w:p>
          <w:p w14:paraId="4DD7AE21" w14:textId="77777777" w:rsidR="0030497C" w:rsidRDefault="0030497C" w:rsidP="0030497C">
            <w:pPr>
              <w:pStyle w:val="CopticVersemulti-line"/>
            </w:pPr>
            <w:r>
              <w:t>ⲱ̀ ⲫⲏⲉⲑⲟⲩⲁⲃ:</w:t>
            </w:r>
          </w:p>
          <w:p w14:paraId="663FF95C" w14:textId="77777777" w:rsidR="0030497C" w:rsidRPr="005130A7" w:rsidRDefault="0030497C" w:rsidP="0030497C">
            <w:pPr>
              <w:pStyle w:val="CopticHangingVerse"/>
            </w:pPr>
            <w:r>
              <w:t>ⲡⲓⲱ̀ⲟⲩ ⲛⲁⲕ Ⲁⲗⲗⲏⲗⲟⲩⲓⲁ̀.</w:t>
            </w:r>
          </w:p>
        </w:tc>
      </w:tr>
      <w:tr w:rsidR="0030497C" w14:paraId="2E65AEDA" w14:textId="77777777" w:rsidTr="0030497C">
        <w:trPr>
          <w:cantSplit/>
          <w:jc w:val="center"/>
        </w:trPr>
        <w:tc>
          <w:tcPr>
            <w:tcW w:w="288" w:type="dxa"/>
          </w:tcPr>
          <w:p w14:paraId="3386C2AF" w14:textId="77777777" w:rsidR="0030497C" w:rsidRPr="003209AF" w:rsidRDefault="0030497C" w:rsidP="0030497C">
            <w:pPr>
              <w:pStyle w:val="CopticCross"/>
              <w:rPr>
                <w:b/>
              </w:rPr>
            </w:pPr>
            <w:r w:rsidRPr="00FB5ACB">
              <w:t>¿</w:t>
            </w:r>
          </w:p>
        </w:tc>
        <w:tc>
          <w:tcPr>
            <w:tcW w:w="3960" w:type="dxa"/>
          </w:tcPr>
          <w:p w14:paraId="53E77DD4" w14:textId="77777777" w:rsidR="0030497C" w:rsidRDefault="0030497C" w:rsidP="0030497C">
            <w:pPr>
              <w:pStyle w:val="EngHang"/>
            </w:pPr>
            <w:r>
              <w:t>O Saviour of the world,</w:t>
            </w:r>
          </w:p>
          <w:p w14:paraId="72D30814" w14:textId="77777777" w:rsidR="0030497C" w:rsidRDefault="0030497C" w:rsidP="0030497C">
            <w:pPr>
              <w:pStyle w:val="EngHang"/>
            </w:pPr>
            <w:r>
              <w:t>God the lover of mankind,</w:t>
            </w:r>
          </w:p>
          <w:p w14:paraId="24E9CDD8" w14:textId="77777777" w:rsidR="0030497C" w:rsidRDefault="0030497C" w:rsidP="0030497C">
            <w:pPr>
              <w:pStyle w:val="EngHang"/>
            </w:pPr>
            <w:r>
              <w:t>Have mercy on Your people,</w:t>
            </w:r>
          </w:p>
          <w:p w14:paraId="388AA492" w14:textId="77777777" w:rsidR="0030497C" w:rsidRDefault="0030497C" w:rsidP="0030497C">
            <w:pPr>
              <w:pStyle w:val="EngHangEnd"/>
            </w:pPr>
            <w:r>
              <w:t>And heal their sicknesses.</w:t>
            </w:r>
          </w:p>
        </w:tc>
        <w:tc>
          <w:tcPr>
            <w:tcW w:w="288" w:type="dxa"/>
          </w:tcPr>
          <w:p w14:paraId="39D84B5B" w14:textId="77777777" w:rsidR="0030497C" w:rsidRDefault="0030497C" w:rsidP="0030497C"/>
        </w:tc>
        <w:tc>
          <w:tcPr>
            <w:tcW w:w="288" w:type="dxa"/>
          </w:tcPr>
          <w:p w14:paraId="39CFC57D" w14:textId="77777777" w:rsidR="0030497C" w:rsidRDefault="0030497C" w:rsidP="0030497C">
            <w:pPr>
              <w:pStyle w:val="CopticCross"/>
            </w:pPr>
            <w:r w:rsidRPr="00FB5ACB">
              <w:t>¿</w:t>
            </w:r>
          </w:p>
        </w:tc>
        <w:tc>
          <w:tcPr>
            <w:tcW w:w="3960" w:type="dxa"/>
          </w:tcPr>
          <w:p w14:paraId="72D827AC" w14:textId="77777777" w:rsidR="0030497C" w:rsidRDefault="0030497C" w:rsidP="0030497C">
            <w:pPr>
              <w:pStyle w:val="CopticVersemulti-line"/>
            </w:pPr>
            <w:r>
              <w:t>Ⲯⲱⲧⲏⲣ ⲙ̀ⲡⲓⲕⲟⲥⲙⲟⲥ:</w:t>
            </w:r>
          </w:p>
          <w:p w14:paraId="6976D476" w14:textId="77777777" w:rsidR="0030497C" w:rsidRDefault="0030497C" w:rsidP="0030497C">
            <w:pPr>
              <w:pStyle w:val="CopticVersemulti-line"/>
            </w:pPr>
            <w:r>
              <w:t>Ⲫϯ ⲡⲓⲙⲁⲓⲣⲱⲙⲓ:</w:t>
            </w:r>
          </w:p>
          <w:p w14:paraId="0EC1B120" w14:textId="77777777" w:rsidR="0030497C" w:rsidRDefault="0030497C" w:rsidP="0030497C">
            <w:pPr>
              <w:pStyle w:val="CopticVersemulti-line"/>
            </w:pPr>
            <w:r>
              <w:t>ⲛⲁⲓ ϧⲁ ⲡⲉⲕⲗⲁⲟⲥ:</w:t>
            </w:r>
          </w:p>
          <w:p w14:paraId="37B4CE93" w14:textId="77777777" w:rsidR="0030497C" w:rsidRPr="005130A7" w:rsidRDefault="0030497C" w:rsidP="0030497C">
            <w:pPr>
              <w:pStyle w:val="CopticHangingVerse"/>
            </w:pPr>
            <w:r>
              <w:t>ⲙⲁⲧⲁϭⲱⲟⲩ ⲛ̀ⲛⲟⲩϣⲱⲛⲓ.</w:t>
            </w:r>
          </w:p>
        </w:tc>
      </w:tr>
      <w:tr w:rsidR="0030497C" w14:paraId="74C00302" w14:textId="77777777" w:rsidTr="0030497C">
        <w:trPr>
          <w:cantSplit/>
          <w:jc w:val="center"/>
        </w:trPr>
        <w:tc>
          <w:tcPr>
            <w:tcW w:w="288" w:type="dxa"/>
          </w:tcPr>
          <w:p w14:paraId="0DF1A5AF" w14:textId="77777777" w:rsidR="0030497C" w:rsidRDefault="0030497C" w:rsidP="0030497C">
            <w:pPr>
              <w:pStyle w:val="CopticCross"/>
            </w:pPr>
            <w:r w:rsidRPr="00FB5ACB">
              <w:t>¿</w:t>
            </w:r>
          </w:p>
        </w:tc>
        <w:tc>
          <w:tcPr>
            <w:tcW w:w="3960" w:type="dxa"/>
          </w:tcPr>
          <w:p w14:paraId="0A6DDECE" w14:textId="77777777" w:rsidR="0030497C" w:rsidRDefault="0030497C" w:rsidP="0030497C">
            <w:pPr>
              <w:pStyle w:val="EngHang"/>
            </w:pPr>
            <w:r>
              <w:t>Be patient with me,</w:t>
            </w:r>
          </w:p>
          <w:p w14:paraId="3409291A" w14:textId="77777777" w:rsidR="0030497C" w:rsidRDefault="0030497C" w:rsidP="0030497C">
            <w:pPr>
              <w:pStyle w:val="EngHang"/>
            </w:pPr>
            <w:r>
              <w:t>In my weakness.</w:t>
            </w:r>
          </w:p>
          <w:p w14:paraId="5E7AA0FC" w14:textId="77777777" w:rsidR="0030497C" w:rsidRDefault="0030497C" w:rsidP="0030497C">
            <w:pPr>
              <w:pStyle w:val="EngHang"/>
            </w:pPr>
            <w:r>
              <w:t>Grant mercy unto me,</w:t>
            </w:r>
          </w:p>
          <w:p w14:paraId="217EDBE2" w14:textId="77777777" w:rsidR="0030497C" w:rsidRDefault="0030497C" w:rsidP="0030497C">
            <w:pPr>
              <w:pStyle w:val="EngHangEnd"/>
            </w:pPr>
            <w:r>
              <w:t>In the day of Judgment.</w:t>
            </w:r>
          </w:p>
        </w:tc>
        <w:tc>
          <w:tcPr>
            <w:tcW w:w="288" w:type="dxa"/>
          </w:tcPr>
          <w:p w14:paraId="1AC63C01" w14:textId="77777777" w:rsidR="0030497C" w:rsidRDefault="0030497C" w:rsidP="0030497C"/>
        </w:tc>
        <w:tc>
          <w:tcPr>
            <w:tcW w:w="288" w:type="dxa"/>
          </w:tcPr>
          <w:p w14:paraId="41F8B01B" w14:textId="77777777" w:rsidR="0030497C" w:rsidRDefault="0030497C" w:rsidP="0030497C">
            <w:pPr>
              <w:pStyle w:val="CopticCross"/>
            </w:pPr>
            <w:r w:rsidRPr="00FB5ACB">
              <w:t>¿</w:t>
            </w:r>
          </w:p>
        </w:tc>
        <w:tc>
          <w:tcPr>
            <w:tcW w:w="3960" w:type="dxa"/>
          </w:tcPr>
          <w:p w14:paraId="7C88C90E" w14:textId="77777777" w:rsidR="0030497C" w:rsidRDefault="0030497C" w:rsidP="0030497C">
            <w:pPr>
              <w:pStyle w:val="CopticVersemulti-line"/>
              <w:rPr>
                <w:rFonts w:eastAsia="Arial Unicode MS" w:cs="FreeSerifAvvaShenouda"/>
              </w:rPr>
            </w:pPr>
            <w:r>
              <w:rPr>
                <w:rFonts w:eastAsia="Arial Unicode MS" w:cs="FreeSerifAvvaShenouda"/>
              </w:rPr>
              <w:t>Ⲱⲟⲩⲛ̀ϩⲏⲧ ⲉ̀ϫⲱⲓ:</w:t>
            </w:r>
          </w:p>
          <w:p w14:paraId="269628B5" w14:textId="77777777" w:rsidR="0030497C" w:rsidRDefault="0030497C" w:rsidP="0030497C">
            <w:pPr>
              <w:pStyle w:val="CopticVersemulti-line"/>
              <w:rPr>
                <w:rFonts w:eastAsia="Arial Unicode MS" w:cs="FreeSerifAvvaShenouda"/>
              </w:rPr>
            </w:pPr>
            <w:r>
              <w:rPr>
                <w:rFonts w:eastAsia="Arial Unicode MS" w:cs="FreeSerifAvvaShenouda"/>
              </w:rPr>
              <w:t>ⲁⲛⲟⲕ ⲡⲓⲁⲥⲑⲉⲛⲏⲥ:</w:t>
            </w:r>
          </w:p>
          <w:p w14:paraId="69A45CBA" w14:textId="77777777" w:rsidR="0030497C" w:rsidRDefault="0030497C" w:rsidP="0030497C">
            <w:pPr>
              <w:pStyle w:val="CopticVersemulti-line"/>
              <w:rPr>
                <w:rFonts w:eastAsia="Arial Unicode MS" w:cs="FreeSerifAvvaShenouda"/>
              </w:rPr>
            </w:pPr>
            <w:r>
              <w:rPr>
                <w:rFonts w:eastAsia="Arial Unicode MS" w:cs="FreeSerifAvvaShenouda"/>
              </w:rPr>
              <w:t>ⲙⲟⲓ ⲛⲏⲓ ⲛ̀ⲟⲩⲛⲁⲓ:</w:t>
            </w:r>
          </w:p>
          <w:p w14:paraId="61863584" w14:textId="77777777" w:rsidR="0030497C" w:rsidRPr="00384F62" w:rsidRDefault="0030497C" w:rsidP="0030497C">
            <w:pPr>
              <w:pStyle w:val="CopticHangingVerse"/>
            </w:pPr>
            <w:r>
              <w:t>ϧⲉⲛ ⲡⲓⲉ̀ⲏⲟⲟⲩ ⲛ̀ⲧⲉ ϯⲕ̀ⲣⲓⲥⲏⲥ.</w:t>
            </w:r>
          </w:p>
        </w:tc>
      </w:tr>
    </w:tbl>
    <w:p w14:paraId="05405FD0" w14:textId="77777777" w:rsidR="0030497C" w:rsidRPr="00B84B62" w:rsidRDefault="0030497C" w:rsidP="0030497C"/>
    <w:p w14:paraId="11A85A40" w14:textId="77777777" w:rsidR="0030497C" w:rsidRDefault="0030497C" w:rsidP="0030497C">
      <w:pPr>
        <w:pStyle w:val="Heading4"/>
      </w:pPr>
      <w:bookmarkStart w:id="1599" w:name="_Ref434476112"/>
      <w:r>
        <w:t>The Psali Batos</w:t>
      </w:r>
      <w:r w:rsidR="006C1B94">
        <w:t xml:space="preserve"> for the Entrance into Egypt</w:t>
      </w:r>
      <w:bookmarkEnd w:id="159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1420" w14:paraId="71FA7BC7" w14:textId="77777777" w:rsidTr="0030497C">
        <w:trPr>
          <w:cantSplit/>
          <w:jc w:val="center"/>
        </w:trPr>
        <w:tc>
          <w:tcPr>
            <w:tcW w:w="288" w:type="dxa"/>
          </w:tcPr>
          <w:p w14:paraId="029AF8C2" w14:textId="77777777" w:rsidR="00A01420" w:rsidRDefault="00A01420" w:rsidP="0030497C">
            <w:pPr>
              <w:pStyle w:val="CopticCross"/>
            </w:pPr>
          </w:p>
        </w:tc>
        <w:tc>
          <w:tcPr>
            <w:tcW w:w="3960" w:type="dxa"/>
          </w:tcPr>
          <w:p w14:paraId="0E45E41A" w14:textId="77777777" w:rsidR="00A01420" w:rsidRDefault="00A01420" w:rsidP="00A01420">
            <w:pPr>
              <w:pStyle w:val="EngHang"/>
            </w:pPr>
            <w:r>
              <w:t xml:space="preserve">Truly I </w:t>
            </w:r>
            <w:commentRangeStart w:id="1600"/>
            <w:r>
              <w:t>approached</w:t>
            </w:r>
            <w:commentRangeEnd w:id="1600"/>
            <w:r>
              <w:rPr>
                <w:rStyle w:val="CommentReference"/>
              </w:rPr>
              <w:commentReference w:id="1600"/>
            </w:r>
            <w:r>
              <w:t>,</w:t>
            </w:r>
          </w:p>
          <w:p w14:paraId="2A4C60B6" w14:textId="77777777" w:rsidR="00A01420" w:rsidRDefault="00A01420" w:rsidP="00A01420">
            <w:pPr>
              <w:pStyle w:val="EngHang"/>
            </w:pPr>
            <w:r>
              <w:t>A great ruler,</w:t>
            </w:r>
          </w:p>
          <w:p w14:paraId="4F26F77D" w14:textId="77777777" w:rsidR="00A01420" w:rsidRDefault="00A01420" w:rsidP="00A01420">
            <w:pPr>
              <w:pStyle w:val="EngHang"/>
            </w:pPr>
            <w:r>
              <w:t>The Name of salvation,</w:t>
            </w:r>
          </w:p>
          <w:p w14:paraId="24F15A4B" w14:textId="77777777" w:rsidR="00A01420" w:rsidRDefault="00A01420" w:rsidP="00A01420">
            <w:pPr>
              <w:pStyle w:val="EngHangEnd"/>
            </w:pPr>
            <w:r>
              <w:t>Of Christ the King of the ages.</w:t>
            </w:r>
          </w:p>
        </w:tc>
        <w:tc>
          <w:tcPr>
            <w:tcW w:w="288" w:type="dxa"/>
          </w:tcPr>
          <w:p w14:paraId="5A21A797" w14:textId="77777777" w:rsidR="00A01420" w:rsidRDefault="00A01420" w:rsidP="0030497C"/>
        </w:tc>
        <w:tc>
          <w:tcPr>
            <w:tcW w:w="288" w:type="dxa"/>
          </w:tcPr>
          <w:p w14:paraId="58273C79" w14:textId="77777777" w:rsidR="00A01420" w:rsidRDefault="00A01420" w:rsidP="0030497C">
            <w:pPr>
              <w:pStyle w:val="CopticCross"/>
            </w:pPr>
          </w:p>
        </w:tc>
        <w:tc>
          <w:tcPr>
            <w:tcW w:w="3960" w:type="dxa"/>
          </w:tcPr>
          <w:p w14:paraId="7447C805" w14:textId="77777777" w:rsidR="00A01420" w:rsidRDefault="00A01420" w:rsidP="00A01420">
            <w:pPr>
              <w:pStyle w:val="CopticVersemulti-line"/>
            </w:pPr>
            <w:r>
              <w:t>Ⲁⲗⲏⲑⲱⲥ ⲅⲁⲣ ⲁⲓϯ ⲙ̀ⲡⲁⲟⲩⲟⲓ:</w:t>
            </w:r>
          </w:p>
          <w:p w14:paraId="00D14E66" w14:textId="77777777" w:rsidR="00A01420" w:rsidRDefault="00A01420" w:rsidP="00A01420">
            <w:pPr>
              <w:pStyle w:val="CopticVersemulti-line"/>
            </w:pPr>
            <w:r>
              <w:t>ⲉ̀ⲟⲩⲛⲓϣϯ ⲛ̀ⲕⲉⲫⲁⲗⲉⲟⲛ:</w:t>
            </w:r>
          </w:p>
          <w:p w14:paraId="78B945CA" w14:textId="77777777" w:rsidR="00A01420" w:rsidRDefault="00A01420" w:rsidP="00A01420">
            <w:pPr>
              <w:pStyle w:val="CopticVersemulti-line"/>
            </w:pPr>
            <w:r>
              <w:t>ⲉ̀ⲧⲉ ⲫⲁⲓ ⲡⲉ ⲡⲓⲣⲁⲛ ⲛ̀ⲟⲩϫⲁⲓ:</w:t>
            </w:r>
          </w:p>
          <w:p w14:paraId="76B75310" w14:textId="77777777" w:rsidR="00A01420" w:rsidRPr="00C35319" w:rsidRDefault="00A01420" w:rsidP="00A01420">
            <w:pPr>
              <w:pStyle w:val="CopticHangingVerse"/>
            </w:pPr>
            <w:r>
              <w:t>ⲛ̀ⲧⲉ Ⲡⲭ̄ⲥ̄ ⲡ̀ⲟⲩⲣⲟ ⲛ̀ⲛⲓⲉⲱⲛ.</w:t>
            </w:r>
          </w:p>
        </w:tc>
      </w:tr>
      <w:tr w:rsidR="00A01420" w14:paraId="58B1B021" w14:textId="77777777" w:rsidTr="0030497C">
        <w:trPr>
          <w:cantSplit/>
          <w:jc w:val="center"/>
        </w:trPr>
        <w:tc>
          <w:tcPr>
            <w:tcW w:w="288" w:type="dxa"/>
          </w:tcPr>
          <w:p w14:paraId="316B81F2" w14:textId="77777777" w:rsidR="00A01420" w:rsidRDefault="00A01420" w:rsidP="0030497C">
            <w:pPr>
              <w:pStyle w:val="CopticCross"/>
            </w:pPr>
          </w:p>
        </w:tc>
        <w:tc>
          <w:tcPr>
            <w:tcW w:w="3960" w:type="dxa"/>
          </w:tcPr>
          <w:p w14:paraId="0464F61D" w14:textId="77777777" w:rsidR="00A01420" w:rsidRDefault="00A01420" w:rsidP="00A01420">
            <w:pPr>
              <w:pStyle w:val="EngHang"/>
            </w:pPr>
            <w:r>
              <w:t>Everyone in heaven</w:t>
            </w:r>
          </w:p>
          <w:p w14:paraId="304257CE" w14:textId="77777777" w:rsidR="00A01420" w:rsidRDefault="00A01420" w:rsidP="00A01420">
            <w:pPr>
              <w:pStyle w:val="EngHang"/>
            </w:pPr>
            <w:r>
              <w:t>And on earth rejoices today,</w:t>
            </w:r>
          </w:p>
          <w:p w14:paraId="7C2F462F" w14:textId="77777777" w:rsidR="00A01420" w:rsidRDefault="00A01420" w:rsidP="00A01420">
            <w:pPr>
              <w:pStyle w:val="EngHang"/>
            </w:pPr>
            <w:r>
              <w:t>For the King of kings,</w:t>
            </w:r>
          </w:p>
          <w:p w14:paraId="3CA47CCC" w14:textId="77777777" w:rsidR="00A01420" w:rsidRDefault="00A01420" w:rsidP="00A01420">
            <w:pPr>
              <w:pStyle w:val="EngHangEnd"/>
            </w:pPr>
            <w:r>
              <w:t>Has appeared on earth.</w:t>
            </w:r>
          </w:p>
        </w:tc>
        <w:tc>
          <w:tcPr>
            <w:tcW w:w="288" w:type="dxa"/>
          </w:tcPr>
          <w:p w14:paraId="0D54848A" w14:textId="77777777" w:rsidR="00A01420" w:rsidRDefault="00A01420" w:rsidP="0030497C"/>
        </w:tc>
        <w:tc>
          <w:tcPr>
            <w:tcW w:w="288" w:type="dxa"/>
          </w:tcPr>
          <w:p w14:paraId="7E6D6138" w14:textId="77777777" w:rsidR="00A01420" w:rsidRDefault="00A01420" w:rsidP="0030497C">
            <w:pPr>
              <w:pStyle w:val="CopticCross"/>
            </w:pPr>
          </w:p>
        </w:tc>
        <w:tc>
          <w:tcPr>
            <w:tcW w:w="3960" w:type="dxa"/>
          </w:tcPr>
          <w:p w14:paraId="45379F4C" w14:textId="77777777" w:rsidR="00A01420" w:rsidRDefault="00A01420" w:rsidP="00A01420">
            <w:pPr>
              <w:pStyle w:val="CopticVersemulti-line"/>
            </w:pPr>
            <w:r>
              <w:t>Ⲃⲟⲛ ⲟⲩⲣⲁϣⲓ ϣⲱⲡⲓ ⲙ̀ⲫⲟⲟⲩ:</w:t>
            </w:r>
          </w:p>
          <w:p w14:paraId="01E70D7D" w14:textId="77777777" w:rsidR="00A01420" w:rsidRDefault="00A01420" w:rsidP="00A01420">
            <w:pPr>
              <w:pStyle w:val="CopticVersemulti-line"/>
            </w:pPr>
            <w:r>
              <w:t>ϧⲉⲛ ⲧ̀ⲫⲉ ⲛⲉⲙ ϩⲓϫⲉⲛ ⲡⲓⲕⲁϩⲓ:</w:t>
            </w:r>
          </w:p>
          <w:p w14:paraId="17FD36F3" w14:textId="77777777" w:rsidR="00A01420" w:rsidRDefault="00A01420" w:rsidP="00A01420">
            <w:pPr>
              <w:pStyle w:val="CopticVersemulti-line"/>
            </w:pPr>
            <w:r>
              <w:t>ϫⲉ ⲁ̀ⲡ̀ⲟⲩⲣⲟ ⲛ̀ⲧⲉ ⲛⲓⲟⲩⲣⲱⲟⲩ:</w:t>
            </w:r>
          </w:p>
          <w:p w14:paraId="6831C724" w14:textId="77777777" w:rsidR="00A01420" w:rsidRDefault="00A01420" w:rsidP="00A01420">
            <w:pPr>
              <w:pStyle w:val="CopticHangingVerse"/>
            </w:pPr>
            <w:r>
              <w:t>ⲟⲩⲟⲛϩ ⲉ̀ⲃⲟⲗ ϩⲓϫⲉⲛ ⲡⲓⲕⲁϩⲓ.</w:t>
            </w:r>
          </w:p>
        </w:tc>
      </w:tr>
      <w:tr w:rsidR="00A01420" w14:paraId="36272F82" w14:textId="77777777" w:rsidTr="0030497C">
        <w:trPr>
          <w:cantSplit/>
          <w:jc w:val="center"/>
        </w:trPr>
        <w:tc>
          <w:tcPr>
            <w:tcW w:w="288" w:type="dxa"/>
          </w:tcPr>
          <w:p w14:paraId="33BECC16" w14:textId="77777777" w:rsidR="00A01420" w:rsidRDefault="00A01420" w:rsidP="0030497C">
            <w:pPr>
              <w:pStyle w:val="CopticCross"/>
            </w:pPr>
            <w:r w:rsidRPr="00FB5ACB">
              <w:t>¿</w:t>
            </w:r>
          </w:p>
        </w:tc>
        <w:tc>
          <w:tcPr>
            <w:tcW w:w="3960" w:type="dxa"/>
          </w:tcPr>
          <w:p w14:paraId="39A849A0" w14:textId="77777777" w:rsidR="00A01420" w:rsidRDefault="00A01420" w:rsidP="00A01420">
            <w:pPr>
              <w:pStyle w:val="EngHang"/>
            </w:pPr>
            <w:r>
              <w:t>For truly, today,</w:t>
            </w:r>
          </w:p>
          <w:p w14:paraId="081D4C9B" w14:textId="77777777" w:rsidR="00A01420" w:rsidRDefault="00A01420" w:rsidP="00A01420">
            <w:pPr>
              <w:pStyle w:val="EngHang"/>
            </w:pPr>
            <w:r>
              <w:t>He walked like any man,</w:t>
            </w:r>
          </w:p>
          <w:p w14:paraId="671082BD" w14:textId="77777777" w:rsidR="00A01420" w:rsidRDefault="00A01420" w:rsidP="00A01420">
            <w:pPr>
              <w:pStyle w:val="EngHang"/>
            </w:pPr>
            <w:r>
              <w:t>And in His great mercy,</w:t>
            </w:r>
          </w:p>
          <w:p w14:paraId="7F7481D8" w14:textId="77777777" w:rsidR="00A01420" w:rsidRDefault="00A01420" w:rsidP="00A01420">
            <w:pPr>
              <w:pStyle w:val="EngHangEnd"/>
            </w:pPr>
            <w:r>
              <w:t>He descended to Egypt.</w:t>
            </w:r>
          </w:p>
        </w:tc>
        <w:tc>
          <w:tcPr>
            <w:tcW w:w="288" w:type="dxa"/>
          </w:tcPr>
          <w:p w14:paraId="33A63EF8" w14:textId="77777777" w:rsidR="00A01420" w:rsidRDefault="00A01420" w:rsidP="0030497C"/>
        </w:tc>
        <w:tc>
          <w:tcPr>
            <w:tcW w:w="288" w:type="dxa"/>
          </w:tcPr>
          <w:p w14:paraId="0BCA818B" w14:textId="77777777" w:rsidR="00A01420" w:rsidRDefault="00A01420" w:rsidP="0030497C">
            <w:pPr>
              <w:pStyle w:val="CopticCross"/>
            </w:pPr>
            <w:r w:rsidRPr="00FB5ACB">
              <w:t>¿</w:t>
            </w:r>
          </w:p>
        </w:tc>
        <w:tc>
          <w:tcPr>
            <w:tcW w:w="3960" w:type="dxa"/>
          </w:tcPr>
          <w:p w14:paraId="72D875FA" w14:textId="77777777" w:rsidR="00A01420" w:rsidRDefault="00A01420" w:rsidP="00A01420">
            <w:pPr>
              <w:pStyle w:val="CopticVersemulti-line"/>
            </w:pPr>
            <w:r>
              <w:t>Ⲅⲉ ⲅⲁⲣ ϧⲉⲛ ⲡⲁⲓⲉ̀ϩⲟⲟⲩ ⲫⲁⲓ:</w:t>
            </w:r>
          </w:p>
          <w:p w14:paraId="7532F8C5" w14:textId="77777777" w:rsidR="00A01420" w:rsidRDefault="00A01420" w:rsidP="00A01420">
            <w:pPr>
              <w:pStyle w:val="CopticVersemulti-line"/>
            </w:pPr>
            <w:r>
              <w:t>ⲁϥⲙⲟϣⲓ ⲙ̀ⲫ̀ⲣⲏϯ ⲛ̀ⲣⲱⲙⲓ:</w:t>
            </w:r>
          </w:p>
          <w:p w14:paraId="3F7E8EA2" w14:textId="77777777" w:rsidR="00A01420" w:rsidRDefault="00A01420" w:rsidP="00A01420">
            <w:pPr>
              <w:pStyle w:val="CopticVersemulti-line"/>
            </w:pPr>
            <w:r>
              <w:t>ⲟⲩⲟϩ ϧⲉⲛ ⲡⲉϥⲛⲓϣϯ ⲛ̀ⲛⲁⲓ:</w:t>
            </w:r>
          </w:p>
          <w:p w14:paraId="7532BA6F" w14:textId="77777777" w:rsidR="00A01420" w:rsidRDefault="00A01420" w:rsidP="00A01420">
            <w:pPr>
              <w:pStyle w:val="CopticHangingVerse"/>
            </w:pPr>
            <w:r>
              <w:t>ⲁϥⲓ̀ ⲉ̀ⲡⲉⲥⲏⲧ ϣⲁ ⲡ̀ⲕⲁϩⲓ ⲛ̀ Ⲭⲏⲙⲓ.</w:t>
            </w:r>
          </w:p>
        </w:tc>
      </w:tr>
      <w:tr w:rsidR="00A01420" w14:paraId="15FFA5FF" w14:textId="77777777" w:rsidTr="0030497C">
        <w:trPr>
          <w:cantSplit/>
          <w:jc w:val="center"/>
        </w:trPr>
        <w:tc>
          <w:tcPr>
            <w:tcW w:w="288" w:type="dxa"/>
          </w:tcPr>
          <w:p w14:paraId="18565962" w14:textId="77777777" w:rsidR="00A01420" w:rsidRDefault="00A01420" w:rsidP="0030497C">
            <w:pPr>
              <w:pStyle w:val="CopticCross"/>
            </w:pPr>
            <w:r w:rsidRPr="00FB5ACB">
              <w:t>¿</w:t>
            </w:r>
          </w:p>
        </w:tc>
        <w:tc>
          <w:tcPr>
            <w:tcW w:w="3960" w:type="dxa"/>
          </w:tcPr>
          <w:p w14:paraId="43AFBF32" w14:textId="77777777" w:rsidR="00A01420" w:rsidRDefault="00A01420" w:rsidP="00A01420">
            <w:pPr>
              <w:pStyle w:val="EngHang"/>
            </w:pPr>
            <w:r>
              <w:t>David the Psalmist spoke,</w:t>
            </w:r>
          </w:p>
          <w:p w14:paraId="4846BCA7" w14:textId="77777777" w:rsidR="00A01420" w:rsidRDefault="00A01420" w:rsidP="00A01420">
            <w:pPr>
              <w:pStyle w:val="EngHang"/>
            </w:pPr>
            <w:r>
              <w:t>Glorifying His majesty,</w:t>
            </w:r>
          </w:p>
          <w:p w14:paraId="5CC02430" w14:textId="77777777" w:rsidR="00A01420" w:rsidRDefault="00A01420" w:rsidP="00A01420">
            <w:pPr>
              <w:pStyle w:val="EngHang"/>
            </w:pPr>
            <w:r>
              <w:t>“Let the heavens rejoice,</w:t>
            </w:r>
          </w:p>
          <w:p w14:paraId="52393741" w14:textId="77777777" w:rsidR="00A01420" w:rsidRDefault="00A01420" w:rsidP="00A01420">
            <w:pPr>
              <w:pStyle w:val="EngHangEnd"/>
            </w:pPr>
            <w:r>
              <w:t>And let the earth be glad.”</w:t>
            </w:r>
          </w:p>
        </w:tc>
        <w:tc>
          <w:tcPr>
            <w:tcW w:w="288" w:type="dxa"/>
          </w:tcPr>
          <w:p w14:paraId="78098F14" w14:textId="77777777" w:rsidR="00A01420" w:rsidRDefault="00A01420" w:rsidP="0030497C"/>
        </w:tc>
        <w:tc>
          <w:tcPr>
            <w:tcW w:w="288" w:type="dxa"/>
          </w:tcPr>
          <w:p w14:paraId="21C2E3A2" w14:textId="77777777" w:rsidR="00A01420" w:rsidRDefault="00A01420" w:rsidP="0030497C">
            <w:pPr>
              <w:pStyle w:val="CopticCross"/>
            </w:pPr>
            <w:r w:rsidRPr="00FB5ACB">
              <w:t>¿</w:t>
            </w:r>
          </w:p>
        </w:tc>
        <w:tc>
          <w:tcPr>
            <w:tcW w:w="3960" w:type="dxa"/>
          </w:tcPr>
          <w:p w14:paraId="4CA390F2" w14:textId="77777777" w:rsidR="00A01420" w:rsidRDefault="00A01420" w:rsidP="00A01420">
            <w:pPr>
              <w:pStyle w:val="CopticVersemulti-line"/>
            </w:pPr>
            <w:r>
              <w:t>Ⲇⲁⲩⲓⲇ ⲡⲓϩⲩⲙⲛⲟⲇⲟⲥ ⲁϥⲥⲁϫⲓ:</w:t>
            </w:r>
          </w:p>
          <w:p w14:paraId="39FC7E9D" w14:textId="77777777" w:rsidR="00A01420" w:rsidRDefault="00A01420" w:rsidP="00A01420">
            <w:pPr>
              <w:pStyle w:val="CopticVersemulti-line"/>
            </w:pPr>
            <w:r>
              <w:t>ⲁϥϯⲱ̀ⲟⲩ ⲙ̀ⲡⲉϥⲁ̀ⲙⲁϩⲓ:</w:t>
            </w:r>
          </w:p>
          <w:p w14:paraId="269219B0" w14:textId="77777777" w:rsidR="00A01420" w:rsidRDefault="00A01420" w:rsidP="00A01420">
            <w:pPr>
              <w:pStyle w:val="CopticVersemulti-line"/>
            </w:pPr>
            <w:r>
              <w:t>ϫⲉ ⲙⲁⲣⲟⲩⲟⲩⲛⲟϥ ⲛ̀ϫⲉ ⲛⲓⲫⲏⲟⲩⲓ̀:</w:t>
            </w:r>
          </w:p>
          <w:p w14:paraId="4DF047CF" w14:textId="77777777" w:rsidR="00A01420" w:rsidRDefault="00A01420" w:rsidP="00A01420">
            <w:pPr>
              <w:pStyle w:val="CopticHangingVerse"/>
            </w:pPr>
            <w:r>
              <w:t>ⲙⲁⲣⲉϥⲑⲉⲗⲏⲗ ⲛ̀ϫⲉ ⲡ̀ⲕⲁϩⲓ.</w:t>
            </w:r>
          </w:p>
        </w:tc>
      </w:tr>
      <w:tr w:rsidR="00A01420" w14:paraId="108B43FA" w14:textId="77777777" w:rsidTr="0030497C">
        <w:trPr>
          <w:cantSplit/>
          <w:jc w:val="center"/>
        </w:trPr>
        <w:tc>
          <w:tcPr>
            <w:tcW w:w="288" w:type="dxa"/>
          </w:tcPr>
          <w:p w14:paraId="0B8FDA4B" w14:textId="77777777" w:rsidR="00A01420" w:rsidRDefault="00A01420" w:rsidP="0030497C">
            <w:pPr>
              <w:pStyle w:val="CopticCross"/>
            </w:pPr>
          </w:p>
        </w:tc>
        <w:tc>
          <w:tcPr>
            <w:tcW w:w="3960" w:type="dxa"/>
          </w:tcPr>
          <w:p w14:paraId="28B61AA2" w14:textId="77777777" w:rsidR="00A01420" w:rsidRDefault="00A01420" w:rsidP="00A01420">
            <w:pPr>
              <w:pStyle w:val="EngHang"/>
            </w:pPr>
            <w:r>
              <w:t>The valleys and</w:t>
            </w:r>
          </w:p>
          <w:p w14:paraId="6D2872D8" w14:textId="77777777" w:rsidR="00A01420" w:rsidRDefault="00A01420" w:rsidP="00A01420">
            <w:pPr>
              <w:pStyle w:val="EngHang"/>
            </w:pPr>
            <w:r>
              <w:t>Everything in them rejoices,</w:t>
            </w:r>
          </w:p>
          <w:p w14:paraId="43CAB8F0" w14:textId="77777777" w:rsidR="00A01420" w:rsidRDefault="00A01420" w:rsidP="00A01420">
            <w:pPr>
              <w:pStyle w:val="EngHang"/>
            </w:pPr>
            <w:r>
              <w:t>At the coming of Christ,</w:t>
            </w:r>
          </w:p>
          <w:p w14:paraId="53259B64" w14:textId="77777777" w:rsidR="00A01420" w:rsidRDefault="00A01420" w:rsidP="00A01420">
            <w:pPr>
              <w:pStyle w:val="EngHangEnd"/>
            </w:pPr>
            <w:r>
              <w:t>As the prophets proclaimed.</w:t>
            </w:r>
          </w:p>
        </w:tc>
        <w:tc>
          <w:tcPr>
            <w:tcW w:w="288" w:type="dxa"/>
          </w:tcPr>
          <w:p w14:paraId="64C71AC0" w14:textId="77777777" w:rsidR="00A01420" w:rsidRDefault="00A01420" w:rsidP="0030497C"/>
        </w:tc>
        <w:tc>
          <w:tcPr>
            <w:tcW w:w="288" w:type="dxa"/>
          </w:tcPr>
          <w:p w14:paraId="455A2645" w14:textId="77777777" w:rsidR="00A01420" w:rsidRDefault="00A01420" w:rsidP="0030497C">
            <w:pPr>
              <w:pStyle w:val="CopticCross"/>
            </w:pPr>
          </w:p>
        </w:tc>
        <w:tc>
          <w:tcPr>
            <w:tcW w:w="3960" w:type="dxa"/>
          </w:tcPr>
          <w:p w14:paraId="2E7AFBD6" w14:textId="77777777" w:rsidR="00A01420" w:rsidRDefault="00A01420" w:rsidP="00A01420">
            <w:pPr>
              <w:pStyle w:val="CopticVersemulti-line"/>
            </w:pPr>
            <w:r>
              <w:t>Ⲥⲉⲣⲁϣⲓ ⲛ̀ϫⲉ ⲛⲓⲙⲉϣϣⲟϯ:</w:t>
            </w:r>
          </w:p>
          <w:p w14:paraId="3F1C0141" w14:textId="77777777" w:rsidR="00A01420" w:rsidRDefault="00A01420" w:rsidP="00A01420">
            <w:pPr>
              <w:pStyle w:val="CopticVersemulti-line"/>
            </w:pPr>
            <w:r>
              <w:t>ⲛⲉⲙ ϩⲱⲃ ⲛⲓⲃⲉⲛ ⲉ̀ⲧⲉ ⲛ̀ϧⲏⲧⲟⲩ:</w:t>
            </w:r>
          </w:p>
          <w:p w14:paraId="30690384" w14:textId="77777777" w:rsidR="00A01420" w:rsidRDefault="00A01420" w:rsidP="00A01420">
            <w:pPr>
              <w:pStyle w:val="CopticVersemulti-line"/>
            </w:pPr>
            <w:r>
              <w:t>ⲉⲑⲃⲉ ⲡ̀ϫⲓⲛⲓ̀ ⲙ̀Ⲡⲭ̄ⲥ̄ Ⲡⲉⲛⲛⲟⲩϯ:</w:t>
            </w:r>
          </w:p>
          <w:p w14:paraId="47B89DD1" w14:textId="77777777" w:rsidR="00A01420" w:rsidRDefault="00A01420" w:rsidP="00A01420">
            <w:pPr>
              <w:pStyle w:val="CopticHangingVerse"/>
            </w:pPr>
            <w:r>
              <w:t>ⲕⲁⲧⲁ ⲡ̀ⲥⲁϫⲓ ⲛ̀ⲛⲓⲡ̀ⲣⲟⲫⲏⲧⲏⲥ.</w:t>
            </w:r>
          </w:p>
        </w:tc>
      </w:tr>
      <w:tr w:rsidR="00A01420" w14:paraId="2C12E4FB" w14:textId="77777777" w:rsidTr="0030497C">
        <w:trPr>
          <w:cantSplit/>
          <w:jc w:val="center"/>
        </w:trPr>
        <w:tc>
          <w:tcPr>
            <w:tcW w:w="288" w:type="dxa"/>
          </w:tcPr>
          <w:p w14:paraId="49BB9A9F" w14:textId="77777777" w:rsidR="00A01420" w:rsidRDefault="00A01420" w:rsidP="0030497C">
            <w:pPr>
              <w:pStyle w:val="CopticCross"/>
            </w:pPr>
          </w:p>
        </w:tc>
        <w:tc>
          <w:tcPr>
            <w:tcW w:w="3960" w:type="dxa"/>
          </w:tcPr>
          <w:p w14:paraId="3D27A692" w14:textId="77777777" w:rsidR="00A01420" w:rsidRDefault="00A01420" w:rsidP="00A01420">
            <w:pPr>
              <w:pStyle w:val="EngHang"/>
            </w:pPr>
            <w:r>
              <w:t>Yes, indeed,</w:t>
            </w:r>
          </w:p>
          <w:p w14:paraId="352DFC97" w14:textId="77777777" w:rsidR="00A01420" w:rsidRDefault="00A01420" w:rsidP="00A01420">
            <w:pPr>
              <w:pStyle w:val="EngHang"/>
            </w:pPr>
            <w:r>
              <w:t>Matthew the Apostles,</w:t>
            </w:r>
          </w:p>
          <w:p w14:paraId="4040069F" w14:textId="77777777" w:rsidR="00A01420" w:rsidRDefault="00A01420" w:rsidP="00A01420">
            <w:pPr>
              <w:pStyle w:val="EngHang"/>
            </w:pPr>
            <w:r>
              <w:t>Told likewise,</w:t>
            </w:r>
          </w:p>
          <w:p w14:paraId="734ACC76" w14:textId="77777777" w:rsidR="00A01420" w:rsidRDefault="00A01420" w:rsidP="00A01420">
            <w:pPr>
              <w:pStyle w:val="EngHangEnd"/>
            </w:pPr>
            <w:r>
              <w:t>Saying in the Gospel,</w:t>
            </w:r>
          </w:p>
        </w:tc>
        <w:tc>
          <w:tcPr>
            <w:tcW w:w="288" w:type="dxa"/>
          </w:tcPr>
          <w:p w14:paraId="1792CEBE" w14:textId="77777777" w:rsidR="00A01420" w:rsidRDefault="00A01420" w:rsidP="0030497C"/>
        </w:tc>
        <w:tc>
          <w:tcPr>
            <w:tcW w:w="288" w:type="dxa"/>
          </w:tcPr>
          <w:p w14:paraId="76121CDF" w14:textId="77777777" w:rsidR="00A01420" w:rsidRDefault="00A01420" w:rsidP="0030497C">
            <w:pPr>
              <w:pStyle w:val="CopticCross"/>
            </w:pPr>
          </w:p>
        </w:tc>
        <w:tc>
          <w:tcPr>
            <w:tcW w:w="3960" w:type="dxa"/>
          </w:tcPr>
          <w:p w14:paraId="2FEA8CA7" w14:textId="77777777" w:rsidR="00A01420" w:rsidRDefault="00A01420" w:rsidP="00A01420">
            <w:pPr>
              <w:pStyle w:val="CopticVersemulti-line"/>
            </w:pPr>
            <w:r>
              <w:t>Ⲍⲉ ⲟⲛⲧⲟⲥ ⲅⲁⲣ ⲁϥⲧⲁⲙⲟⲛ:</w:t>
            </w:r>
          </w:p>
          <w:p w14:paraId="54229D09" w14:textId="77777777" w:rsidR="00A01420" w:rsidRDefault="00A01420" w:rsidP="00A01420">
            <w:pPr>
              <w:pStyle w:val="CopticVersemulti-line"/>
            </w:pPr>
            <w:r>
              <w:t>ⲛ̀ϫⲉ Ⲙⲁⲧⲑⲉⲟⲥ ⲡⲓⲁ̀ⲡⲟⲥⲧⲟⲗⲟⲥ:</w:t>
            </w:r>
          </w:p>
          <w:p w14:paraId="4EEF4F37" w14:textId="77777777" w:rsidR="00A01420" w:rsidRDefault="00A01420" w:rsidP="00A01420">
            <w:pPr>
              <w:pStyle w:val="CopticVersemulti-line"/>
            </w:pPr>
            <w:r>
              <w:t>ϧⲉⲛ ⲡⲓⲉ̀ⲩⲁⲅⲅⲉⲗⲓⲟⲛ:</w:t>
            </w:r>
          </w:p>
          <w:p w14:paraId="4DBECEDD" w14:textId="77777777" w:rsidR="00A01420" w:rsidRDefault="00A01420" w:rsidP="00A01420">
            <w:pPr>
              <w:pStyle w:val="CopticHangingVerse"/>
            </w:pPr>
            <w:r>
              <w:t>ⲙ̀ⲡⲁⲓⲣⲏϯ ⲉϥϫⲱ ⲙ̀ⲙⲟⲥ.</w:t>
            </w:r>
          </w:p>
        </w:tc>
      </w:tr>
      <w:tr w:rsidR="00A01420" w14:paraId="3371B0A3" w14:textId="77777777" w:rsidTr="0030497C">
        <w:trPr>
          <w:cantSplit/>
          <w:jc w:val="center"/>
        </w:trPr>
        <w:tc>
          <w:tcPr>
            <w:tcW w:w="288" w:type="dxa"/>
          </w:tcPr>
          <w:p w14:paraId="6BE72BDA" w14:textId="77777777" w:rsidR="00A01420" w:rsidRDefault="00A01420" w:rsidP="0030497C">
            <w:pPr>
              <w:pStyle w:val="CopticCross"/>
            </w:pPr>
            <w:r w:rsidRPr="00FB5ACB">
              <w:t>¿</w:t>
            </w:r>
          </w:p>
        </w:tc>
        <w:tc>
          <w:tcPr>
            <w:tcW w:w="3960" w:type="dxa"/>
          </w:tcPr>
          <w:p w14:paraId="1E8A2CA7" w14:textId="77777777" w:rsidR="00A01420" w:rsidRDefault="00A01420" w:rsidP="00A01420">
            <w:pPr>
              <w:pStyle w:val="EngHang"/>
            </w:pPr>
            <w:r>
              <w:t>“Behold an angel</w:t>
            </w:r>
          </w:p>
          <w:p w14:paraId="35DFD038" w14:textId="77777777" w:rsidR="00A01420" w:rsidRDefault="00A01420" w:rsidP="00A01420">
            <w:pPr>
              <w:pStyle w:val="EngHang"/>
            </w:pPr>
            <w:r>
              <w:t>Spoke to Joseph, saying,</w:t>
            </w:r>
          </w:p>
          <w:p w14:paraId="6643CE1B" w14:textId="77777777" w:rsidR="00A01420" w:rsidRDefault="00A01420" w:rsidP="00A01420">
            <w:pPr>
              <w:pStyle w:val="EngHang"/>
            </w:pPr>
            <w:r>
              <w:t>‘Arise, take Jesus Christ</w:t>
            </w:r>
          </w:p>
          <w:p w14:paraId="5246D2E0" w14:textId="77777777" w:rsidR="00A01420" w:rsidRDefault="00A01420" w:rsidP="00A01420">
            <w:pPr>
              <w:pStyle w:val="EngHangEnd"/>
            </w:pPr>
            <w:r>
              <w:t>And go to Egypt quickly.’”</w:t>
            </w:r>
          </w:p>
        </w:tc>
        <w:tc>
          <w:tcPr>
            <w:tcW w:w="288" w:type="dxa"/>
          </w:tcPr>
          <w:p w14:paraId="0214B8E4" w14:textId="77777777" w:rsidR="00A01420" w:rsidRDefault="00A01420" w:rsidP="0030497C"/>
        </w:tc>
        <w:tc>
          <w:tcPr>
            <w:tcW w:w="288" w:type="dxa"/>
          </w:tcPr>
          <w:p w14:paraId="7005AA50" w14:textId="77777777" w:rsidR="00A01420" w:rsidRDefault="00A01420" w:rsidP="0030497C">
            <w:pPr>
              <w:pStyle w:val="CopticCross"/>
            </w:pPr>
            <w:r w:rsidRPr="00FB5ACB">
              <w:t>¿</w:t>
            </w:r>
          </w:p>
        </w:tc>
        <w:tc>
          <w:tcPr>
            <w:tcW w:w="3960" w:type="dxa"/>
          </w:tcPr>
          <w:p w14:paraId="2463B4B4" w14:textId="77777777" w:rsidR="00A01420" w:rsidRDefault="00A01420" w:rsidP="00A01420">
            <w:pPr>
              <w:pStyle w:val="CopticVersemulti-line"/>
            </w:pPr>
            <w:r>
              <w:t>Ⲏⲡⲡⲉ ⲓⲥ ⲟⲩⲁⲅⲅⲉⲗⲟⲥ:</w:t>
            </w:r>
          </w:p>
          <w:p w14:paraId="20182EB1" w14:textId="77777777" w:rsidR="00A01420" w:rsidRDefault="00A01420" w:rsidP="00A01420">
            <w:pPr>
              <w:pStyle w:val="CopticVersemulti-line"/>
            </w:pPr>
            <w:r>
              <w:t>ⲁϥϫⲟⲥ ⲛ̀Ⲓⲱⲥⲏⲫ:</w:t>
            </w:r>
          </w:p>
          <w:p w14:paraId="5AC3F2D9" w14:textId="77777777" w:rsidR="00A01420" w:rsidRDefault="00A01420" w:rsidP="00A01420">
            <w:pPr>
              <w:pStyle w:val="CopticVersemulti-line"/>
            </w:pPr>
            <w:r>
              <w:t>ϫⲉ ⲧⲱⲛⲕ ϭⲓ ⲛ̀Ⲓⲏ̄ⲥ̄ Ⲡⲭ̄ⲥ̄:</w:t>
            </w:r>
          </w:p>
          <w:p w14:paraId="2A4851AA" w14:textId="77777777" w:rsidR="00A01420" w:rsidRDefault="00A01420" w:rsidP="00A01420">
            <w:pPr>
              <w:pStyle w:val="CopticHangingVerse"/>
            </w:pPr>
            <w:r>
              <w:t>ⲙⲁϣⲉⲛⲁⲕ ϣⲁ Ⲭⲏⲙⲓ ⲛ̀ⲭⲱⲗⲉⲙ.</w:t>
            </w:r>
          </w:p>
        </w:tc>
      </w:tr>
      <w:tr w:rsidR="00A01420" w14:paraId="6F8ABE20" w14:textId="77777777" w:rsidTr="0030497C">
        <w:trPr>
          <w:cantSplit/>
          <w:jc w:val="center"/>
        </w:trPr>
        <w:tc>
          <w:tcPr>
            <w:tcW w:w="288" w:type="dxa"/>
          </w:tcPr>
          <w:p w14:paraId="2B923ACD" w14:textId="77777777" w:rsidR="00A01420" w:rsidRDefault="00A01420" w:rsidP="0030497C">
            <w:pPr>
              <w:pStyle w:val="CopticCross"/>
            </w:pPr>
            <w:r w:rsidRPr="00FB5ACB">
              <w:lastRenderedPageBreak/>
              <w:t>¿</w:t>
            </w:r>
          </w:p>
        </w:tc>
        <w:tc>
          <w:tcPr>
            <w:tcW w:w="3960" w:type="dxa"/>
          </w:tcPr>
          <w:p w14:paraId="23E69F4B" w14:textId="77777777" w:rsidR="00A01420" w:rsidRDefault="00A01420" w:rsidP="00A01420">
            <w:pPr>
              <w:pStyle w:val="EngHang"/>
            </w:pPr>
            <w:r>
              <w:t>This is the mysterious prophecy,</w:t>
            </w:r>
          </w:p>
          <w:p w14:paraId="6179CB66" w14:textId="77777777" w:rsidR="00A01420" w:rsidRDefault="00A01420" w:rsidP="00A01420">
            <w:pPr>
              <w:pStyle w:val="EngHang"/>
            </w:pPr>
            <w:r>
              <w:t>Which appeared and has come to pass,</w:t>
            </w:r>
          </w:p>
          <w:p w14:paraId="187CE904" w14:textId="77777777" w:rsidR="00A01420" w:rsidRDefault="00A01420" w:rsidP="00A01420">
            <w:pPr>
              <w:pStyle w:val="EngHang"/>
            </w:pPr>
            <w:r>
              <w:t>“Out of the land of Egypt,</w:t>
            </w:r>
          </w:p>
          <w:p w14:paraId="0B03F395" w14:textId="77777777" w:rsidR="00A01420" w:rsidRDefault="00A01420" w:rsidP="00A01420">
            <w:pPr>
              <w:pStyle w:val="EngHangEnd"/>
            </w:pPr>
            <w:r>
              <w:t>Have I called my Son.”</w:t>
            </w:r>
          </w:p>
        </w:tc>
        <w:tc>
          <w:tcPr>
            <w:tcW w:w="288" w:type="dxa"/>
          </w:tcPr>
          <w:p w14:paraId="31A4464A" w14:textId="77777777" w:rsidR="00A01420" w:rsidRDefault="00A01420" w:rsidP="0030497C"/>
        </w:tc>
        <w:tc>
          <w:tcPr>
            <w:tcW w:w="288" w:type="dxa"/>
          </w:tcPr>
          <w:p w14:paraId="06295057" w14:textId="77777777" w:rsidR="00A01420" w:rsidRDefault="00A01420" w:rsidP="0030497C">
            <w:pPr>
              <w:pStyle w:val="CopticCross"/>
            </w:pPr>
            <w:r w:rsidRPr="00FB5ACB">
              <w:t>¿</w:t>
            </w:r>
          </w:p>
        </w:tc>
        <w:tc>
          <w:tcPr>
            <w:tcW w:w="3960" w:type="dxa"/>
          </w:tcPr>
          <w:p w14:paraId="79FBC9B5" w14:textId="77777777" w:rsidR="00A01420" w:rsidRDefault="00A01420" w:rsidP="00A01420">
            <w:pPr>
              <w:pStyle w:val="CopticVersemulti-line"/>
            </w:pPr>
            <w:r>
              <w:t>Ⲑⲁⲓ ⲧⲉ ϯⲡ̀ⲣⲟⲫⲏⲧⲓⲁ̀ ⲛ̀ϣ̀ⲫⲏⲣⲓ:</w:t>
            </w:r>
          </w:p>
          <w:p w14:paraId="4B76161F" w14:textId="77777777" w:rsidR="00A01420" w:rsidRDefault="00A01420" w:rsidP="00A01420">
            <w:pPr>
              <w:pStyle w:val="CopticVersemulti-line"/>
            </w:pPr>
            <w:r>
              <w:t>ⲉⲧⲁⲥⲟⲩⲱⲛϩ ⲟⲩⲟϩ ⲁⲥⲫⲓⲣⲓ:</w:t>
            </w:r>
          </w:p>
          <w:p w14:paraId="0C3B765C" w14:textId="77777777" w:rsidR="00A01420" w:rsidRDefault="00A01420" w:rsidP="00A01420">
            <w:pPr>
              <w:pStyle w:val="CopticVersemulti-line"/>
            </w:pPr>
            <w:r>
              <w:t>ϫⲉ ⲉ̀ⲃⲟⲗ ϧⲉⲛ ⲡ̀ⲕⲁϩⲓ ⲛ̀Ⲭⲏⲙⲓ:</w:t>
            </w:r>
          </w:p>
          <w:p w14:paraId="60386BC1" w14:textId="77777777" w:rsidR="00A01420" w:rsidRPr="005130A7" w:rsidRDefault="00A01420" w:rsidP="00A01420">
            <w:pPr>
              <w:pStyle w:val="CopticHangingVerse"/>
            </w:pPr>
            <w:r>
              <w:t>ⲁⲛⲟⲕ ⲁⲓⲙⲟⲩϯ ⲙ̀ⲡⲁϣⲏⲣⲓ.</w:t>
            </w:r>
          </w:p>
        </w:tc>
      </w:tr>
      <w:tr w:rsidR="00A01420" w14:paraId="16296487" w14:textId="77777777" w:rsidTr="0030497C">
        <w:trPr>
          <w:cantSplit/>
          <w:jc w:val="center"/>
        </w:trPr>
        <w:tc>
          <w:tcPr>
            <w:tcW w:w="288" w:type="dxa"/>
          </w:tcPr>
          <w:p w14:paraId="38ACCADC" w14:textId="77777777" w:rsidR="00A01420" w:rsidRDefault="00A01420" w:rsidP="0030497C">
            <w:pPr>
              <w:pStyle w:val="CopticCross"/>
            </w:pPr>
          </w:p>
        </w:tc>
        <w:tc>
          <w:tcPr>
            <w:tcW w:w="3960" w:type="dxa"/>
          </w:tcPr>
          <w:p w14:paraId="57EF2FDD" w14:textId="77777777" w:rsidR="00A01420" w:rsidRDefault="00A01420" w:rsidP="00A01420">
            <w:pPr>
              <w:pStyle w:val="EngHang"/>
            </w:pPr>
            <w:r>
              <w:t>Joseph wisely arose</w:t>
            </w:r>
          </w:p>
          <w:p w14:paraId="0E0C183D" w14:textId="77777777" w:rsidR="00A01420" w:rsidRDefault="00A01420" w:rsidP="00A01420">
            <w:pPr>
              <w:pStyle w:val="EngHang"/>
            </w:pPr>
            <w:r>
              <w:t>In strength and</w:t>
            </w:r>
          </w:p>
          <w:p w14:paraId="010AA5AB" w14:textId="77777777" w:rsidR="00A01420" w:rsidRDefault="00A01420" w:rsidP="00A01420">
            <w:pPr>
              <w:pStyle w:val="EngHang"/>
            </w:pPr>
            <w:r>
              <w:t>Took his Lord,</w:t>
            </w:r>
          </w:p>
          <w:p w14:paraId="10824BDE" w14:textId="77777777" w:rsidR="00A01420" w:rsidRDefault="00A01420" w:rsidP="00A01420">
            <w:pPr>
              <w:pStyle w:val="EngHangEnd"/>
            </w:pPr>
            <w:r>
              <w:t>And Mary and Salome.</w:t>
            </w:r>
          </w:p>
        </w:tc>
        <w:tc>
          <w:tcPr>
            <w:tcW w:w="288" w:type="dxa"/>
          </w:tcPr>
          <w:p w14:paraId="71A546B5" w14:textId="77777777" w:rsidR="00A01420" w:rsidRDefault="00A01420" w:rsidP="0030497C"/>
        </w:tc>
        <w:tc>
          <w:tcPr>
            <w:tcW w:w="288" w:type="dxa"/>
          </w:tcPr>
          <w:p w14:paraId="6C9688E5" w14:textId="77777777" w:rsidR="00A01420" w:rsidRDefault="00A01420" w:rsidP="0030497C">
            <w:pPr>
              <w:pStyle w:val="CopticCross"/>
            </w:pPr>
          </w:p>
        </w:tc>
        <w:tc>
          <w:tcPr>
            <w:tcW w:w="3960" w:type="dxa"/>
          </w:tcPr>
          <w:p w14:paraId="660EBA71" w14:textId="77777777" w:rsidR="00A01420" w:rsidRDefault="00A01420" w:rsidP="00A01420">
            <w:pPr>
              <w:pStyle w:val="CopticVersemulti-line"/>
            </w:pPr>
            <w:r>
              <w:t>Ⲓⲱⲥⲉⲫ ϧⲉⲛ ⲟⲩϣ̀ⲣⲱⲓⲥ:</w:t>
            </w:r>
          </w:p>
          <w:p w14:paraId="5E1367A0" w14:textId="77777777" w:rsidR="00A01420" w:rsidRDefault="00A01420" w:rsidP="00A01420">
            <w:pPr>
              <w:pStyle w:val="CopticVersemulti-line"/>
            </w:pPr>
            <w:r>
              <w:t>ⲛⲉⲙ ⲟⲩϫⲟⲙ ⲛⲉⲙ ⲟⲩⲥⲟⲫⲓⲁ̀:</w:t>
            </w:r>
          </w:p>
          <w:p w14:paraId="297B5884" w14:textId="77777777" w:rsidR="00A01420" w:rsidRDefault="00A01420" w:rsidP="00A01420">
            <w:pPr>
              <w:pStyle w:val="CopticVersemulti-line"/>
            </w:pPr>
            <w:r>
              <w:t>ⲁϥⲧⲱⲛϥ ⲁϥϭⲓ ⲙ̀ⲡⲉϥⲟ̄ⲥ̄:</w:t>
            </w:r>
          </w:p>
          <w:p w14:paraId="7BFF8F4D" w14:textId="77777777" w:rsidR="00A01420" w:rsidRPr="005130A7" w:rsidRDefault="00A01420" w:rsidP="00A01420">
            <w:pPr>
              <w:pStyle w:val="CopticHangingVerse"/>
            </w:pPr>
            <w:r>
              <w:t>ⲛⲉⲙ Ⲙⲁⲣⲓⲁ ⲛⲉⲙ Ⲥⲁⲗⲟⲩⲙⲁ.</w:t>
            </w:r>
          </w:p>
        </w:tc>
      </w:tr>
      <w:tr w:rsidR="00A01420" w14:paraId="4C45FA72" w14:textId="77777777" w:rsidTr="0030497C">
        <w:trPr>
          <w:cantSplit/>
          <w:jc w:val="center"/>
        </w:trPr>
        <w:tc>
          <w:tcPr>
            <w:tcW w:w="288" w:type="dxa"/>
          </w:tcPr>
          <w:p w14:paraId="4D0243B8" w14:textId="77777777" w:rsidR="00A01420" w:rsidRDefault="00A01420" w:rsidP="0030497C">
            <w:pPr>
              <w:pStyle w:val="CopticCross"/>
            </w:pPr>
          </w:p>
        </w:tc>
        <w:tc>
          <w:tcPr>
            <w:tcW w:w="3960" w:type="dxa"/>
          </w:tcPr>
          <w:p w14:paraId="6AECB7EB" w14:textId="77777777" w:rsidR="00A01420" w:rsidRDefault="00A01420" w:rsidP="00A01420">
            <w:pPr>
              <w:pStyle w:val="EngHang"/>
            </w:pPr>
            <w:r>
              <w:t>For truly they came</w:t>
            </w:r>
          </w:p>
          <w:p w14:paraId="1658968E" w14:textId="77777777" w:rsidR="00A01420" w:rsidRDefault="00A01420" w:rsidP="00A01420">
            <w:pPr>
              <w:pStyle w:val="EngHang"/>
            </w:pPr>
            <w:r>
              <w:t>Down with endurance,</w:t>
            </w:r>
          </w:p>
          <w:p w14:paraId="5F947384" w14:textId="77777777" w:rsidR="00A01420" w:rsidRDefault="00A01420" w:rsidP="00A01420">
            <w:pPr>
              <w:pStyle w:val="EngHang"/>
            </w:pPr>
            <w:r>
              <w:t>To the land of Egypt,</w:t>
            </w:r>
          </w:p>
          <w:p w14:paraId="5D20760E" w14:textId="77777777" w:rsidR="00A01420" w:rsidRDefault="00A01420" w:rsidP="00A01420">
            <w:pPr>
              <w:pStyle w:val="EngHangEnd"/>
            </w:pPr>
            <w:r>
              <w:t>Fleeing the face of Herod.</w:t>
            </w:r>
          </w:p>
        </w:tc>
        <w:tc>
          <w:tcPr>
            <w:tcW w:w="288" w:type="dxa"/>
          </w:tcPr>
          <w:p w14:paraId="415DCE87" w14:textId="77777777" w:rsidR="00A01420" w:rsidRDefault="00A01420" w:rsidP="0030497C"/>
        </w:tc>
        <w:tc>
          <w:tcPr>
            <w:tcW w:w="288" w:type="dxa"/>
          </w:tcPr>
          <w:p w14:paraId="46C8E9E8" w14:textId="77777777" w:rsidR="00A01420" w:rsidRDefault="00A01420" w:rsidP="0030497C">
            <w:pPr>
              <w:pStyle w:val="CopticCross"/>
            </w:pPr>
          </w:p>
        </w:tc>
        <w:tc>
          <w:tcPr>
            <w:tcW w:w="3960" w:type="dxa"/>
          </w:tcPr>
          <w:p w14:paraId="24C25375" w14:textId="77777777" w:rsidR="00A01420" w:rsidRDefault="00A01420" w:rsidP="00A01420">
            <w:pPr>
              <w:pStyle w:val="CopticVersemulti-line"/>
            </w:pPr>
            <w:r>
              <w:t>Ⲕⲉ ⲅⲁⲣ ⲁⲩⲓ̀ ⲉ̀ⲡⲉⲥⲏⲧ:</w:t>
            </w:r>
          </w:p>
          <w:p w14:paraId="4E0871BD" w14:textId="77777777" w:rsidR="00A01420" w:rsidRDefault="00A01420" w:rsidP="00A01420">
            <w:pPr>
              <w:pStyle w:val="CopticVersemulti-line"/>
            </w:pPr>
            <w:r>
              <w:t>ϣⲁ ⲧ̀ⲭⲱⲣⲁ ⲛ̀Ⲭⲏⲙⲓ:</w:t>
            </w:r>
          </w:p>
          <w:p w14:paraId="35004F61" w14:textId="77777777" w:rsidR="00A01420" w:rsidRDefault="00A01420" w:rsidP="00A01420">
            <w:pPr>
              <w:pStyle w:val="CopticVersemulti-line"/>
            </w:pPr>
            <w:r>
              <w:t>ϧⲉⲛ ⲟⲩⲙⲉⲧⲫⲉϥⲱ̀ⲟⲩⲛ̀ϩⲏⲧ:</w:t>
            </w:r>
          </w:p>
          <w:p w14:paraId="67F20F68" w14:textId="77777777" w:rsidR="00A01420" w:rsidRPr="005130A7" w:rsidRDefault="00A01420" w:rsidP="00A01420">
            <w:pPr>
              <w:pStyle w:val="CopticHangingVerse"/>
            </w:pPr>
            <w:r>
              <w:t>ⲉ̀ⲃⲟⲗϩⲁ ⲡ̀ϩⲟ ⲛ̀Ⲏⲣⲱⲇⲏⲥ.</w:t>
            </w:r>
          </w:p>
        </w:tc>
      </w:tr>
      <w:tr w:rsidR="00A01420" w14:paraId="4CD3D27E" w14:textId="77777777" w:rsidTr="0030497C">
        <w:trPr>
          <w:cantSplit/>
          <w:jc w:val="center"/>
        </w:trPr>
        <w:tc>
          <w:tcPr>
            <w:tcW w:w="288" w:type="dxa"/>
          </w:tcPr>
          <w:p w14:paraId="33A5D64F" w14:textId="77777777" w:rsidR="00A01420" w:rsidRDefault="00A01420" w:rsidP="0030497C">
            <w:pPr>
              <w:pStyle w:val="CopticCross"/>
            </w:pPr>
            <w:r w:rsidRPr="00FB5ACB">
              <w:t>¿</w:t>
            </w:r>
          </w:p>
        </w:tc>
        <w:tc>
          <w:tcPr>
            <w:tcW w:w="3960" w:type="dxa"/>
          </w:tcPr>
          <w:p w14:paraId="7C1B67F1" w14:textId="77777777" w:rsidR="00A01420" w:rsidRDefault="00A01420" w:rsidP="00A01420">
            <w:pPr>
              <w:pStyle w:val="EngHang"/>
            </w:pPr>
            <w:r>
              <w:t>And before the King of glory,</w:t>
            </w:r>
          </w:p>
          <w:p w14:paraId="426F812F" w14:textId="77777777" w:rsidR="00A01420" w:rsidRDefault="00A01420" w:rsidP="00A01420">
            <w:pPr>
              <w:pStyle w:val="EngHang"/>
            </w:pPr>
            <w:r>
              <w:t>The demons also fled,</w:t>
            </w:r>
          </w:p>
          <w:p w14:paraId="4ABBD2FF" w14:textId="77777777" w:rsidR="00A01420" w:rsidRDefault="00A01420" w:rsidP="00A01420">
            <w:pPr>
              <w:pStyle w:val="EngHang"/>
            </w:pPr>
            <w:r>
              <w:t>With all their evil hosts,</w:t>
            </w:r>
          </w:p>
          <w:p w14:paraId="229A6232" w14:textId="77777777" w:rsidR="00A01420" w:rsidRDefault="00A01420" w:rsidP="00A01420">
            <w:pPr>
              <w:pStyle w:val="EngHangEnd"/>
            </w:pPr>
            <w:r>
              <w:t>And the idols were destroyed.</w:t>
            </w:r>
          </w:p>
        </w:tc>
        <w:tc>
          <w:tcPr>
            <w:tcW w:w="288" w:type="dxa"/>
          </w:tcPr>
          <w:p w14:paraId="17B5DEAD" w14:textId="77777777" w:rsidR="00A01420" w:rsidRDefault="00A01420" w:rsidP="0030497C"/>
        </w:tc>
        <w:tc>
          <w:tcPr>
            <w:tcW w:w="288" w:type="dxa"/>
          </w:tcPr>
          <w:p w14:paraId="372C4367" w14:textId="77777777" w:rsidR="00A01420" w:rsidRDefault="00A01420" w:rsidP="0030497C">
            <w:pPr>
              <w:pStyle w:val="CopticCross"/>
            </w:pPr>
            <w:r w:rsidRPr="00FB5ACB">
              <w:t>¿</w:t>
            </w:r>
          </w:p>
        </w:tc>
        <w:tc>
          <w:tcPr>
            <w:tcW w:w="3960" w:type="dxa"/>
          </w:tcPr>
          <w:p w14:paraId="382294DE" w14:textId="77777777" w:rsidR="00A01420" w:rsidRDefault="00A01420" w:rsidP="00A01420">
            <w:pPr>
              <w:pStyle w:val="CopticVersemulti-line"/>
            </w:pPr>
            <w:r>
              <w:t>Ⲗⲟⲓⲡⲟⲛ ⲁⲩⲫⲱⲧ ⲛ̀ϫⲉ ⲛⲓⲇⲉⲙⲱⲛ:</w:t>
            </w:r>
          </w:p>
          <w:p w14:paraId="21B5E94F" w14:textId="77777777" w:rsidR="00A01420" w:rsidRDefault="00A01420" w:rsidP="00A01420">
            <w:pPr>
              <w:pStyle w:val="CopticVersemulti-line"/>
            </w:pPr>
            <w:r>
              <w:t>ⲛⲉⲙ ⲛⲟⲩⲇⲩⲛⲁⲙⲓⲥ ⲉⲧϩⲱⲟⲩ:</w:t>
            </w:r>
          </w:p>
          <w:p w14:paraId="5AC43B50" w14:textId="77777777" w:rsidR="00A01420" w:rsidRDefault="00A01420" w:rsidP="00A01420">
            <w:pPr>
              <w:pStyle w:val="CopticVersemulti-line"/>
            </w:pPr>
            <w:r>
              <w:t>ⲁⲩⲕⲱϣ ⲛ̀ϫⲉ ⲛⲓⲓ̀ⲇⲱⲗⲟⲛ:</w:t>
            </w:r>
          </w:p>
          <w:p w14:paraId="35244E12" w14:textId="77777777" w:rsidR="00A01420" w:rsidRPr="005130A7" w:rsidRDefault="00A01420" w:rsidP="00A01420">
            <w:pPr>
              <w:pStyle w:val="CopticHangingVerse"/>
            </w:pPr>
            <w:r>
              <w:t>ⲙ̀ⲡⲉⲙ̀ⲑⲟ ⲙ̀ⲡ̀ⲟⲩⲣⲟ ⲛ̀ⲧⲉ ⲡ̀ⲱⲟⲩ.</w:t>
            </w:r>
          </w:p>
        </w:tc>
      </w:tr>
      <w:tr w:rsidR="00A01420" w14:paraId="277172E4" w14:textId="77777777" w:rsidTr="0030497C">
        <w:trPr>
          <w:cantSplit/>
          <w:jc w:val="center"/>
        </w:trPr>
        <w:tc>
          <w:tcPr>
            <w:tcW w:w="288" w:type="dxa"/>
          </w:tcPr>
          <w:p w14:paraId="753F1053" w14:textId="77777777" w:rsidR="00A01420" w:rsidRDefault="00A01420" w:rsidP="0030497C">
            <w:pPr>
              <w:pStyle w:val="CopticCross"/>
            </w:pPr>
            <w:r w:rsidRPr="00FB5ACB">
              <w:t>¿</w:t>
            </w:r>
          </w:p>
        </w:tc>
        <w:tc>
          <w:tcPr>
            <w:tcW w:w="3960" w:type="dxa"/>
          </w:tcPr>
          <w:p w14:paraId="0F623737" w14:textId="77777777" w:rsidR="00A01420" w:rsidRDefault="00A01420" w:rsidP="00A01420">
            <w:pPr>
              <w:pStyle w:val="EngHang"/>
            </w:pPr>
            <w:r>
              <w:t>And afterwards the seas,</w:t>
            </w:r>
          </w:p>
          <w:p w14:paraId="45ED0495" w14:textId="77777777" w:rsidR="00A01420" w:rsidRDefault="00A01420" w:rsidP="00A01420">
            <w:pPr>
              <w:pStyle w:val="EngHang"/>
            </w:pPr>
            <w:r>
              <w:t>And the rivers praise Him,</w:t>
            </w:r>
          </w:p>
          <w:p w14:paraId="30D5AC89" w14:textId="77777777" w:rsidR="00A01420" w:rsidRDefault="00A01420" w:rsidP="00A01420">
            <w:pPr>
              <w:pStyle w:val="EngHang"/>
            </w:pPr>
            <w:r>
              <w:t>And the hills and the mountains,</w:t>
            </w:r>
          </w:p>
          <w:p w14:paraId="1048C689" w14:textId="77777777" w:rsidR="00A01420" w:rsidRDefault="00A01420" w:rsidP="00A01420">
            <w:pPr>
              <w:pStyle w:val="EngHangEnd"/>
            </w:pPr>
            <w:r>
              <w:t>Worship Him.</w:t>
            </w:r>
          </w:p>
        </w:tc>
        <w:tc>
          <w:tcPr>
            <w:tcW w:w="288" w:type="dxa"/>
          </w:tcPr>
          <w:p w14:paraId="52F5232D" w14:textId="77777777" w:rsidR="00A01420" w:rsidRDefault="00A01420" w:rsidP="0030497C"/>
        </w:tc>
        <w:tc>
          <w:tcPr>
            <w:tcW w:w="288" w:type="dxa"/>
          </w:tcPr>
          <w:p w14:paraId="21535209" w14:textId="77777777" w:rsidR="00A01420" w:rsidRDefault="00A01420" w:rsidP="0030497C">
            <w:pPr>
              <w:pStyle w:val="CopticCross"/>
            </w:pPr>
            <w:r w:rsidRPr="00FB5ACB">
              <w:t>¿</w:t>
            </w:r>
          </w:p>
        </w:tc>
        <w:tc>
          <w:tcPr>
            <w:tcW w:w="3960" w:type="dxa"/>
          </w:tcPr>
          <w:p w14:paraId="147EF133" w14:textId="77777777" w:rsidR="00A01420" w:rsidRDefault="00A01420" w:rsidP="00A01420">
            <w:pPr>
              <w:pStyle w:val="CopticVersemulti-line"/>
            </w:pPr>
            <w:r>
              <w:t>Ⲙⲉⲛⲉⲛⲥⲁ ⲛⲁⲓ ⲉⲩϩⲱⲥ ⲉ̀ⲣⲟϥ:</w:t>
            </w:r>
          </w:p>
          <w:p w14:paraId="64F7E168" w14:textId="77777777" w:rsidR="00A01420" w:rsidRDefault="00A01420" w:rsidP="00A01420">
            <w:pPr>
              <w:pStyle w:val="CopticVersemulti-line"/>
            </w:pPr>
            <w:r>
              <w:t>ⲛ̀ϫⲉ ⲛⲓⲁ̀ⲙⲁⲓⲟⲩ ⲛⲉⲙ ⲛⲓⲓⲁⲣⲱⲟⲩ:</w:t>
            </w:r>
          </w:p>
          <w:p w14:paraId="148F2F3F" w14:textId="77777777" w:rsidR="00A01420" w:rsidRDefault="00A01420" w:rsidP="00A01420">
            <w:pPr>
              <w:pStyle w:val="CopticVersemulti-line"/>
            </w:pPr>
            <w:r>
              <w:t>ⲟⲩⲟϩ ⲉⲩⲟⲩⲱϣⲧ ⲙ̀ⲙⲟϥ:</w:t>
            </w:r>
          </w:p>
          <w:p w14:paraId="54143CE8" w14:textId="77777777" w:rsidR="00A01420" w:rsidRPr="005130A7" w:rsidRDefault="00A01420" w:rsidP="00A01420">
            <w:pPr>
              <w:pStyle w:val="CopticHangingVerse"/>
            </w:pPr>
            <w:r>
              <w:t>ⲛ̀ϫⲉ ⲛⲓⲕⲁⲗⲁⲙⲫⲱⲟⲩ ⲛⲉⲙ ⲛⲓⲧⲱⲟⲩ.</w:t>
            </w:r>
          </w:p>
        </w:tc>
      </w:tr>
      <w:tr w:rsidR="00A01420" w14:paraId="389E8AF8" w14:textId="77777777" w:rsidTr="0030497C">
        <w:trPr>
          <w:cantSplit/>
          <w:jc w:val="center"/>
        </w:trPr>
        <w:tc>
          <w:tcPr>
            <w:tcW w:w="288" w:type="dxa"/>
          </w:tcPr>
          <w:p w14:paraId="465149CD" w14:textId="77777777" w:rsidR="00A01420" w:rsidRDefault="00A01420" w:rsidP="0030497C">
            <w:pPr>
              <w:pStyle w:val="CopticCross"/>
            </w:pPr>
          </w:p>
        </w:tc>
        <w:tc>
          <w:tcPr>
            <w:tcW w:w="3960" w:type="dxa"/>
          </w:tcPr>
          <w:p w14:paraId="3789276C" w14:textId="77777777" w:rsidR="00A01420" w:rsidRDefault="00A01420" w:rsidP="00A01420">
            <w:pPr>
              <w:pStyle w:val="EngHang"/>
            </w:pPr>
            <w:r>
              <w:t>All the trees and the cedars,</w:t>
            </w:r>
          </w:p>
          <w:p w14:paraId="23BA2DEE" w14:textId="77777777" w:rsidR="00A01420" w:rsidRDefault="00A01420" w:rsidP="00A01420">
            <w:pPr>
              <w:pStyle w:val="EngHang"/>
            </w:pPr>
            <w:r>
              <w:t>And the rain and dew,</w:t>
            </w:r>
          </w:p>
          <w:p w14:paraId="3880D92E" w14:textId="77777777" w:rsidR="00A01420" w:rsidRDefault="00A01420" w:rsidP="00A01420">
            <w:pPr>
              <w:pStyle w:val="EngHang"/>
            </w:pPr>
            <w:r>
              <w:t>Praise God who has come</w:t>
            </w:r>
          </w:p>
          <w:p w14:paraId="42188BC2" w14:textId="77777777" w:rsidR="00A01420" w:rsidRDefault="00A01420" w:rsidP="00A01420">
            <w:pPr>
              <w:pStyle w:val="EngHangEnd"/>
            </w:pPr>
            <w:r>
              <w:t>For our salvation.</w:t>
            </w:r>
          </w:p>
        </w:tc>
        <w:tc>
          <w:tcPr>
            <w:tcW w:w="288" w:type="dxa"/>
          </w:tcPr>
          <w:p w14:paraId="42B66758" w14:textId="77777777" w:rsidR="00A01420" w:rsidRDefault="00A01420" w:rsidP="0030497C"/>
        </w:tc>
        <w:tc>
          <w:tcPr>
            <w:tcW w:w="288" w:type="dxa"/>
          </w:tcPr>
          <w:p w14:paraId="6AA77AF3" w14:textId="77777777" w:rsidR="00A01420" w:rsidRDefault="00A01420" w:rsidP="0030497C">
            <w:pPr>
              <w:pStyle w:val="CopticCross"/>
            </w:pPr>
          </w:p>
        </w:tc>
        <w:tc>
          <w:tcPr>
            <w:tcW w:w="3960" w:type="dxa"/>
          </w:tcPr>
          <w:p w14:paraId="3624B044" w14:textId="77777777" w:rsidR="00A01420" w:rsidRDefault="00A01420" w:rsidP="00A01420">
            <w:pPr>
              <w:pStyle w:val="CopticVersemulti-line"/>
            </w:pPr>
            <w:r>
              <w:t>Ⲛⲓϣ̀ϣⲏⲛ ⲧⲏⲣⲟⲩ ⲛ̀ⲧⲉ ⲡⲓⲓⲁϩϣ̀ϣⲏⲛ:</w:t>
            </w:r>
          </w:p>
          <w:p w14:paraId="388B0170" w14:textId="77777777" w:rsidR="00A01420" w:rsidRDefault="00A01420" w:rsidP="00A01420">
            <w:pPr>
              <w:pStyle w:val="CopticVersemulti-line"/>
            </w:pPr>
            <w:r>
              <w:t>ⲛⲉⲙ ⲛⲓⲙⲟⲩⲛϩⲱⲟⲩ ⲛⲉⲙ ⲛⲓⲓⲱϯ:</w:t>
            </w:r>
          </w:p>
          <w:p w14:paraId="47C2EC45" w14:textId="77777777" w:rsidR="00A01420" w:rsidRDefault="00A01420" w:rsidP="00A01420">
            <w:pPr>
              <w:pStyle w:val="CopticVersemulti-line"/>
            </w:pPr>
            <w:r>
              <w:t>ⲉⲩϩⲱⲥ ⲉ̀Ⲫϯ ⲫⲏⲉⲑⲙⲏⲛ:</w:t>
            </w:r>
          </w:p>
          <w:p w14:paraId="1BEEF0F4" w14:textId="77777777" w:rsidR="00A01420" w:rsidRPr="005130A7" w:rsidRDefault="00A01420" w:rsidP="00A01420">
            <w:pPr>
              <w:pStyle w:val="CopticHangingVerse"/>
            </w:pPr>
            <w:r>
              <w:t>ⲉ̀ⲧⲁϥⲓ ⲉⲑⲃⲉ ⲡⲉⲛⲥⲱϯ.</w:t>
            </w:r>
          </w:p>
        </w:tc>
      </w:tr>
      <w:tr w:rsidR="00A01420" w14:paraId="0321202B" w14:textId="77777777" w:rsidTr="0030497C">
        <w:trPr>
          <w:cantSplit/>
          <w:jc w:val="center"/>
        </w:trPr>
        <w:tc>
          <w:tcPr>
            <w:tcW w:w="288" w:type="dxa"/>
          </w:tcPr>
          <w:p w14:paraId="35462D20" w14:textId="77777777" w:rsidR="00A01420" w:rsidRDefault="00A01420" w:rsidP="0030497C">
            <w:pPr>
              <w:pStyle w:val="CopticCross"/>
            </w:pPr>
          </w:p>
        </w:tc>
        <w:tc>
          <w:tcPr>
            <w:tcW w:w="3960" w:type="dxa"/>
          </w:tcPr>
          <w:p w14:paraId="603E0714" w14:textId="77777777" w:rsidR="00A01420" w:rsidRDefault="00A01420" w:rsidP="00A01420">
            <w:pPr>
              <w:pStyle w:val="EngHang"/>
            </w:pPr>
            <w:r>
              <w:t>Blessed are You indeed,</w:t>
            </w:r>
          </w:p>
          <w:p w14:paraId="46A27E08" w14:textId="77777777" w:rsidR="00A01420" w:rsidRDefault="00A01420" w:rsidP="00A01420">
            <w:pPr>
              <w:pStyle w:val="EngHang"/>
            </w:pPr>
            <w:r>
              <w:t>With Your good Father,</w:t>
            </w:r>
          </w:p>
          <w:p w14:paraId="62C9C4BB" w14:textId="77777777" w:rsidR="00A01420" w:rsidRDefault="00A01420" w:rsidP="00A01420">
            <w:pPr>
              <w:pStyle w:val="EngHang"/>
            </w:pPr>
            <w:r>
              <w:t>And the Spirit, the Comforter,</w:t>
            </w:r>
          </w:p>
          <w:p w14:paraId="718D333D" w14:textId="77777777" w:rsidR="00A01420" w:rsidRDefault="00A01420" w:rsidP="00A01420">
            <w:pPr>
              <w:pStyle w:val="EngHangEnd"/>
            </w:pPr>
            <w:r>
              <w:t>The co-essential Trinity.</w:t>
            </w:r>
          </w:p>
        </w:tc>
        <w:tc>
          <w:tcPr>
            <w:tcW w:w="288" w:type="dxa"/>
          </w:tcPr>
          <w:p w14:paraId="50F3AE49" w14:textId="77777777" w:rsidR="00A01420" w:rsidRDefault="00A01420" w:rsidP="0030497C"/>
        </w:tc>
        <w:tc>
          <w:tcPr>
            <w:tcW w:w="288" w:type="dxa"/>
          </w:tcPr>
          <w:p w14:paraId="2F71FB91" w14:textId="77777777" w:rsidR="00A01420" w:rsidRDefault="00A01420" w:rsidP="0030497C">
            <w:pPr>
              <w:pStyle w:val="CopticCross"/>
            </w:pPr>
          </w:p>
        </w:tc>
        <w:tc>
          <w:tcPr>
            <w:tcW w:w="3960" w:type="dxa"/>
          </w:tcPr>
          <w:p w14:paraId="42CCA35F" w14:textId="77777777" w:rsidR="00A01420" w:rsidRDefault="00A01420" w:rsidP="00A01420">
            <w:pPr>
              <w:pStyle w:val="CopticVersemulti-line"/>
            </w:pPr>
            <w:r>
              <w:t>Ⲝⲙⲁⲣⲱⲟⲩⲧ ⲛ̀ⲑⲟⲕ ⲁⲗⲏⲑⲱⲥ:</w:t>
            </w:r>
          </w:p>
          <w:p w14:paraId="3FA4481B" w14:textId="77777777" w:rsidR="00A01420" w:rsidRDefault="00A01420" w:rsidP="00A01420">
            <w:pPr>
              <w:pStyle w:val="CopticVersemulti-line"/>
            </w:pPr>
            <w:r>
              <w:t>ⲛⲉⲙ ⲡⲉⲕⲓⲱⲧ ⲛ̀ⲁ̀ⲅⲁⲑⲟⲥ:</w:t>
            </w:r>
          </w:p>
          <w:p w14:paraId="1C6F106C" w14:textId="77777777" w:rsidR="00A01420" w:rsidRDefault="00A01420" w:rsidP="00A01420">
            <w:pPr>
              <w:pStyle w:val="CopticVersemulti-line"/>
            </w:pPr>
            <w:r>
              <w:t>ⲛⲉⲙ Ⲡⲓⲡⲉⲛⲉⲩⲙⲁ ⲙⲡⲁⲣⲁⲕⲗⲏⲧⲟⲛ:</w:t>
            </w:r>
          </w:p>
          <w:p w14:paraId="6BD5C630" w14:textId="77777777" w:rsidR="00A01420" w:rsidRPr="005130A7" w:rsidRDefault="00A01420" w:rsidP="00A01420">
            <w:pPr>
              <w:pStyle w:val="CopticHangingVerse"/>
            </w:pPr>
            <w:r>
              <w:t>Ϯⲧ̀ⲣⲓⲁⲥ ⲛ̀ⲟⲙⲟⲟⲩⲥⲓⲟⲥ.</w:t>
            </w:r>
          </w:p>
        </w:tc>
      </w:tr>
      <w:tr w:rsidR="00A01420" w14:paraId="5629EE46" w14:textId="77777777" w:rsidTr="0030497C">
        <w:trPr>
          <w:cantSplit/>
          <w:jc w:val="center"/>
        </w:trPr>
        <w:tc>
          <w:tcPr>
            <w:tcW w:w="288" w:type="dxa"/>
          </w:tcPr>
          <w:p w14:paraId="28DBC77F" w14:textId="77777777" w:rsidR="00A01420" w:rsidRDefault="00A01420" w:rsidP="0030497C">
            <w:pPr>
              <w:pStyle w:val="CopticCross"/>
            </w:pPr>
            <w:r w:rsidRPr="00FB5ACB">
              <w:lastRenderedPageBreak/>
              <w:t>¿</w:t>
            </w:r>
          </w:p>
        </w:tc>
        <w:tc>
          <w:tcPr>
            <w:tcW w:w="3960" w:type="dxa"/>
          </w:tcPr>
          <w:p w14:paraId="12811D9F" w14:textId="77777777" w:rsidR="00A01420" w:rsidRDefault="00A01420" w:rsidP="00A01420">
            <w:pPr>
              <w:pStyle w:val="EngHang"/>
            </w:pPr>
            <w:r>
              <w:t>What a glorious mystery,</w:t>
            </w:r>
          </w:p>
          <w:p w14:paraId="7E5A1601" w14:textId="77777777" w:rsidR="00A01420" w:rsidRDefault="00A01420" w:rsidP="00A01420">
            <w:pPr>
              <w:pStyle w:val="EngHang"/>
            </w:pPr>
            <w:r>
              <w:t>He who created the heavens,</w:t>
            </w:r>
          </w:p>
          <w:p w14:paraId="610B1BDF" w14:textId="77777777" w:rsidR="00A01420" w:rsidRDefault="00A01420" w:rsidP="00A01420">
            <w:pPr>
              <w:pStyle w:val="EngHang"/>
            </w:pPr>
            <w:r>
              <w:t>Walked as all men</w:t>
            </w:r>
          </w:p>
          <w:p w14:paraId="02392F6E" w14:textId="77777777" w:rsidR="00A01420" w:rsidRDefault="00A01420" w:rsidP="00A01420">
            <w:pPr>
              <w:pStyle w:val="EngHangEnd"/>
            </w:pPr>
            <w:r>
              <w:t>On this day.</w:t>
            </w:r>
          </w:p>
        </w:tc>
        <w:tc>
          <w:tcPr>
            <w:tcW w:w="288" w:type="dxa"/>
          </w:tcPr>
          <w:p w14:paraId="66DD3446" w14:textId="77777777" w:rsidR="00A01420" w:rsidRDefault="00A01420" w:rsidP="0030497C"/>
        </w:tc>
        <w:tc>
          <w:tcPr>
            <w:tcW w:w="288" w:type="dxa"/>
          </w:tcPr>
          <w:p w14:paraId="4F2B4CCE" w14:textId="77777777" w:rsidR="00A01420" w:rsidRDefault="00A01420" w:rsidP="0030497C">
            <w:pPr>
              <w:pStyle w:val="CopticCross"/>
            </w:pPr>
            <w:r w:rsidRPr="00FB5ACB">
              <w:t>¿</w:t>
            </w:r>
          </w:p>
        </w:tc>
        <w:tc>
          <w:tcPr>
            <w:tcW w:w="3960" w:type="dxa"/>
          </w:tcPr>
          <w:p w14:paraId="4B2E507B" w14:textId="77777777" w:rsidR="00A01420" w:rsidRDefault="00A01420" w:rsidP="00A01420">
            <w:pPr>
              <w:pStyle w:val="CopticVersemulti-line"/>
            </w:pPr>
            <w:r>
              <w:t>Ⲟⲩϣ̀ⲫⲏⲣⲓ ⲉϥⲙⲉϩ ⲛ̀ⲱⲟⲩ:</w:t>
            </w:r>
          </w:p>
          <w:p w14:paraId="4AD249C3" w14:textId="77777777" w:rsidR="00A01420" w:rsidRDefault="00A01420" w:rsidP="00A01420">
            <w:pPr>
              <w:pStyle w:val="CopticVersemulti-line"/>
            </w:pPr>
            <w:r>
              <w:t>ⲫⲏⲉⲧⲁϥⲑⲁⲙⲓⲟ ⲛ̀ⲛⲓⲫⲏⲟⲩⲓ̀:</w:t>
            </w:r>
          </w:p>
          <w:p w14:paraId="006497D5" w14:textId="77777777" w:rsidR="00A01420" w:rsidRDefault="00A01420" w:rsidP="00A01420">
            <w:pPr>
              <w:pStyle w:val="CopticVersemulti-line"/>
            </w:pPr>
            <w:r>
              <w:t>ⲕⲁⲧⲁ ⲫ̀ⲣⲏϯ ⲙ̀ⲡⲁⲓⲉ̀ϩⲟⲟⲩ:</w:t>
            </w:r>
          </w:p>
          <w:p w14:paraId="2E217FA0" w14:textId="77777777" w:rsidR="00A01420" w:rsidRPr="005130A7" w:rsidRDefault="00A01420" w:rsidP="00A01420">
            <w:pPr>
              <w:pStyle w:val="CopticHangingVerse"/>
            </w:pPr>
            <w:r>
              <w:t>ⲁϥⲙⲟϣⲓ ⲙ̀ⲫ̀ⲣⲏϯ ⲛ̀ⲟⲩⲣⲱⲙⲓ.</w:t>
            </w:r>
          </w:p>
        </w:tc>
      </w:tr>
      <w:tr w:rsidR="00A01420" w14:paraId="15A5FB3D" w14:textId="77777777" w:rsidTr="0030497C">
        <w:trPr>
          <w:cantSplit/>
          <w:jc w:val="center"/>
        </w:trPr>
        <w:tc>
          <w:tcPr>
            <w:tcW w:w="288" w:type="dxa"/>
          </w:tcPr>
          <w:p w14:paraId="21A6D0CB" w14:textId="77777777" w:rsidR="00A01420" w:rsidRDefault="00A01420" w:rsidP="0030497C">
            <w:pPr>
              <w:pStyle w:val="CopticCross"/>
            </w:pPr>
            <w:r w:rsidRPr="00FB5ACB">
              <w:t>¿</w:t>
            </w:r>
          </w:p>
        </w:tc>
        <w:tc>
          <w:tcPr>
            <w:tcW w:w="3960" w:type="dxa"/>
          </w:tcPr>
          <w:p w14:paraId="17A4BBAA" w14:textId="77777777" w:rsidR="00A01420" w:rsidRDefault="00A01420" w:rsidP="00A01420">
            <w:pPr>
              <w:pStyle w:val="EngHang"/>
            </w:pPr>
            <w:r>
              <w:t>The King of all ages,</w:t>
            </w:r>
          </w:p>
          <w:p w14:paraId="25C019EA" w14:textId="77777777" w:rsidR="00A01420" w:rsidRDefault="00A01420" w:rsidP="00A01420">
            <w:pPr>
              <w:pStyle w:val="EngHang"/>
            </w:pPr>
            <w:r>
              <w:t>Took flesh and became man,</w:t>
            </w:r>
          </w:p>
          <w:p w14:paraId="55AEDF7A" w14:textId="77777777" w:rsidR="00A01420" w:rsidRDefault="00A01420" w:rsidP="00A01420">
            <w:pPr>
              <w:pStyle w:val="EngHang"/>
            </w:pPr>
            <w:r>
              <w:t>And He came to the cave,</w:t>
            </w:r>
          </w:p>
          <w:p w14:paraId="30C03160" w14:textId="77777777" w:rsidR="00A01420" w:rsidRDefault="00A01420" w:rsidP="00A01420">
            <w:pPr>
              <w:pStyle w:val="EngHangEnd"/>
            </w:pPr>
            <w:r>
              <w:t>Which is in Egypt.</w:t>
            </w:r>
          </w:p>
        </w:tc>
        <w:tc>
          <w:tcPr>
            <w:tcW w:w="288" w:type="dxa"/>
          </w:tcPr>
          <w:p w14:paraId="5832F27C" w14:textId="77777777" w:rsidR="00A01420" w:rsidRDefault="00A01420" w:rsidP="0030497C"/>
        </w:tc>
        <w:tc>
          <w:tcPr>
            <w:tcW w:w="288" w:type="dxa"/>
          </w:tcPr>
          <w:p w14:paraId="358D6B3F" w14:textId="77777777" w:rsidR="00A01420" w:rsidRDefault="00A01420" w:rsidP="0030497C">
            <w:pPr>
              <w:pStyle w:val="CopticCross"/>
            </w:pPr>
            <w:r w:rsidRPr="00FB5ACB">
              <w:t>¿</w:t>
            </w:r>
          </w:p>
        </w:tc>
        <w:tc>
          <w:tcPr>
            <w:tcW w:w="3960" w:type="dxa"/>
          </w:tcPr>
          <w:p w14:paraId="0D580E75" w14:textId="77777777" w:rsidR="00A01420" w:rsidRDefault="00A01420" w:rsidP="00A01420">
            <w:pPr>
              <w:pStyle w:val="CopticVersemulti-line"/>
            </w:pPr>
            <w:r>
              <w:t>Ⲡⲟⲩⲣⲟ ⲛ̀ⲧⲉ ⲛⲓⲉ̀ⲱⲛ:</w:t>
            </w:r>
          </w:p>
          <w:p w14:paraId="062F4552" w14:textId="77777777" w:rsidR="00A01420" w:rsidRDefault="00A01420" w:rsidP="00A01420">
            <w:pPr>
              <w:pStyle w:val="CopticVersemulti-line"/>
            </w:pPr>
            <w:r>
              <w:t>ⲁϥϭⲓⲥⲁⲣⲝ ⲟⲩⲟϩ ⲁϥⲉⲣⲣⲱⲙⲓ:</w:t>
            </w:r>
          </w:p>
          <w:p w14:paraId="5E8311B6" w14:textId="77777777" w:rsidR="00A01420" w:rsidRDefault="00A01420" w:rsidP="00A01420">
            <w:pPr>
              <w:pStyle w:val="CopticVersemulti-line"/>
            </w:pPr>
            <w:r>
              <w:t>ⲁϥϣⲉ ⲉ̀ϧⲟⲩⲛ ⲉ̀ⲧⲁⲓⲥ̀ⲡⲉⲗⲉⲟⲛ:</w:t>
            </w:r>
          </w:p>
          <w:p w14:paraId="654B526D" w14:textId="77777777" w:rsidR="00A01420" w:rsidRPr="005130A7" w:rsidRDefault="00A01420" w:rsidP="00A01420">
            <w:pPr>
              <w:pStyle w:val="CopticHangingVerse"/>
            </w:pPr>
            <w:r>
              <w:t>ⲑⲏⲉⲧⲭⲏ ϧⲉⲛ ⲑ̀ⲃⲁⲕⲓ ⲛ̀ Ⲭⲏⲙⲓ.</w:t>
            </w:r>
          </w:p>
        </w:tc>
      </w:tr>
      <w:tr w:rsidR="00A01420" w14:paraId="2E8344B5" w14:textId="77777777" w:rsidTr="0030497C">
        <w:trPr>
          <w:cantSplit/>
          <w:jc w:val="center"/>
        </w:trPr>
        <w:tc>
          <w:tcPr>
            <w:tcW w:w="288" w:type="dxa"/>
          </w:tcPr>
          <w:p w14:paraId="1BA40C42" w14:textId="77777777" w:rsidR="00A01420" w:rsidRDefault="00A01420" w:rsidP="0030497C">
            <w:pPr>
              <w:pStyle w:val="CopticCross"/>
            </w:pPr>
          </w:p>
        </w:tc>
        <w:tc>
          <w:tcPr>
            <w:tcW w:w="3960" w:type="dxa"/>
          </w:tcPr>
          <w:p w14:paraId="7F77032F" w14:textId="77777777" w:rsidR="00A01420" w:rsidRDefault="00A01420" w:rsidP="00A01420">
            <w:pPr>
              <w:pStyle w:val="EngHang"/>
            </w:pPr>
            <w:r>
              <w:t>All the names of the incorporeal</w:t>
            </w:r>
          </w:p>
          <w:p w14:paraId="13C21FA8" w14:textId="77777777" w:rsidR="00A01420" w:rsidRDefault="00A01420" w:rsidP="00A01420">
            <w:pPr>
              <w:pStyle w:val="EngHang"/>
            </w:pPr>
            <w:r>
              <w:t>Praise Him without doubt,</w:t>
            </w:r>
          </w:p>
          <w:p w14:paraId="194533FE" w14:textId="77777777" w:rsidR="00A01420" w:rsidRDefault="00A01420" w:rsidP="00A01420">
            <w:pPr>
              <w:pStyle w:val="EngHang"/>
            </w:pPr>
            <w:r>
              <w:t>With unceasing voices, saying,</w:t>
            </w:r>
          </w:p>
          <w:p w14:paraId="0EE86773" w14:textId="77777777" w:rsidR="00A01420" w:rsidRDefault="00A01420" w:rsidP="00A01420">
            <w:pPr>
              <w:pStyle w:val="EngHangEnd"/>
            </w:pPr>
            <w:r>
              <w:t>“Glory to You, O Only-Begotten.”</w:t>
            </w:r>
          </w:p>
        </w:tc>
        <w:tc>
          <w:tcPr>
            <w:tcW w:w="288" w:type="dxa"/>
          </w:tcPr>
          <w:p w14:paraId="04D567E5" w14:textId="77777777" w:rsidR="00A01420" w:rsidRDefault="00A01420" w:rsidP="0030497C"/>
        </w:tc>
        <w:tc>
          <w:tcPr>
            <w:tcW w:w="288" w:type="dxa"/>
          </w:tcPr>
          <w:p w14:paraId="09FF69C0" w14:textId="77777777" w:rsidR="00A01420" w:rsidRDefault="00A01420" w:rsidP="0030497C">
            <w:pPr>
              <w:pStyle w:val="CopticCross"/>
            </w:pPr>
          </w:p>
        </w:tc>
        <w:tc>
          <w:tcPr>
            <w:tcW w:w="3960" w:type="dxa"/>
          </w:tcPr>
          <w:p w14:paraId="2688AF03" w14:textId="77777777" w:rsidR="00A01420" w:rsidRDefault="00A01420" w:rsidP="00A01420">
            <w:pPr>
              <w:pStyle w:val="CopticVersemulti-line"/>
            </w:pPr>
            <w:r>
              <w:t>Ⲣⲁⲛ ⲛⲓⲃⲉⲛ ⲛ̀ⲁ̀ⲥⲱⲙⲁⲧⲟⲥ:</w:t>
            </w:r>
          </w:p>
          <w:p w14:paraId="64AECBC5" w14:textId="77777777" w:rsidR="00A01420" w:rsidRDefault="00A01420" w:rsidP="00A01420">
            <w:pPr>
              <w:pStyle w:val="CopticVersemulti-line"/>
            </w:pPr>
            <w:r>
              <w:t>ⲉⲩϩⲱⲥ ⲉ̀ⲣⲟϥ ⲁϭⲛⲉ ⲥⲁⲛⲓⲥ:</w:t>
            </w:r>
          </w:p>
          <w:p w14:paraId="20CC41EC" w14:textId="77777777" w:rsidR="00A01420" w:rsidRDefault="00A01420" w:rsidP="00A01420">
            <w:pPr>
              <w:pStyle w:val="CopticVersemulti-line"/>
            </w:pPr>
            <w:r>
              <w:t>ϧⲉⲛ ϩⲁⲛⲥ̀ⲙⲏ ⲛ̀ⲁⲧⲭⲁⲣⲱⲟⲩ:</w:t>
            </w:r>
          </w:p>
          <w:p w14:paraId="5709D027" w14:textId="77777777" w:rsidR="00A01420" w:rsidRPr="005130A7" w:rsidRDefault="00A01420" w:rsidP="00A01420">
            <w:pPr>
              <w:pStyle w:val="CopticHangingVerse"/>
            </w:pPr>
            <w:r>
              <w:t>ϫⲉ ⲡⲓⲱ̀ⲟⲩ ⲛⲁⲕ ⲡⲓⲙⲟⲛⲟⲅⲉⲛⲏⲥ.</w:t>
            </w:r>
          </w:p>
        </w:tc>
      </w:tr>
      <w:tr w:rsidR="00A01420" w14:paraId="1E1AA86A" w14:textId="77777777" w:rsidTr="0030497C">
        <w:trPr>
          <w:cantSplit/>
          <w:jc w:val="center"/>
        </w:trPr>
        <w:tc>
          <w:tcPr>
            <w:tcW w:w="288" w:type="dxa"/>
          </w:tcPr>
          <w:p w14:paraId="7CEF93BD" w14:textId="77777777" w:rsidR="00A01420" w:rsidRDefault="00A01420" w:rsidP="0030497C">
            <w:pPr>
              <w:pStyle w:val="CopticCross"/>
            </w:pPr>
          </w:p>
        </w:tc>
        <w:tc>
          <w:tcPr>
            <w:tcW w:w="3960" w:type="dxa"/>
          </w:tcPr>
          <w:p w14:paraId="0E03BE83" w14:textId="77777777" w:rsidR="00A01420" w:rsidRDefault="00A01420" w:rsidP="00A01420">
            <w:pPr>
              <w:pStyle w:val="EngHang"/>
            </w:pPr>
            <w:r>
              <w:t>Hear me, O my beloved,</w:t>
            </w:r>
          </w:p>
          <w:p w14:paraId="40B05D04" w14:textId="77777777" w:rsidR="00A01420" w:rsidRDefault="00A01420" w:rsidP="00A01420">
            <w:pPr>
              <w:pStyle w:val="EngHang"/>
            </w:pPr>
            <w:r>
              <w:t>In the land of Pagem.</w:t>
            </w:r>
          </w:p>
          <w:p w14:paraId="48ED297C" w14:textId="77777777" w:rsidR="00A01420" w:rsidRDefault="00A01420" w:rsidP="00A01420">
            <w:pPr>
              <w:pStyle w:val="EngHang"/>
            </w:pPr>
            <w:r>
              <w:t>He left His blessing in the well,</w:t>
            </w:r>
          </w:p>
          <w:p w14:paraId="4D5D5B61" w14:textId="77777777" w:rsidR="00A01420" w:rsidRDefault="00A01420" w:rsidP="00A01420">
            <w:pPr>
              <w:pStyle w:val="EngHangEnd"/>
            </w:pPr>
            <w:r>
              <w:t>Healing and delight.</w:t>
            </w:r>
          </w:p>
        </w:tc>
        <w:tc>
          <w:tcPr>
            <w:tcW w:w="288" w:type="dxa"/>
          </w:tcPr>
          <w:p w14:paraId="11877035" w14:textId="77777777" w:rsidR="00A01420" w:rsidRDefault="00A01420" w:rsidP="0030497C"/>
        </w:tc>
        <w:tc>
          <w:tcPr>
            <w:tcW w:w="288" w:type="dxa"/>
          </w:tcPr>
          <w:p w14:paraId="13E85E2C" w14:textId="77777777" w:rsidR="00A01420" w:rsidRDefault="00A01420" w:rsidP="0030497C">
            <w:pPr>
              <w:pStyle w:val="CopticCross"/>
            </w:pPr>
          </w:p>
        </w:tc>
        <w:tc>
          <w:tcPr>
            <w:tcW w:w="3960" w:type="dxa"/>
          </w:tcPr>
          <w:p w14:paraId="54718B4F" w14:textId="77777777" w:rsidR="00A01420" w:rsidRDefault="00A01420" w:rsidP="00A01420">
            <w:pPr>
              <w:pStyle w:val="CopticVersemulti-line"/>
            </w:pPr>
            <w:r>
              <w:t>Ⲥⲟⲧⲉⲙ ⲉ̀ⲣⲟⲓ ⲱ̀ ⲛⲁⲙⲉⲛⲣⲁϯ:</w:t>
            </w:r>
          </w:p>
          <w:p w14:paraId="22FA40EC" w14:textId="77777777" w:rsidR="00A01420" w:rsidRDefault="00A01420" w:rsidP="00A01420">
            <w:pPr>
              <w:pStyle w:val="CopticVersemulti-line"/>
            </w:pPr>
            <w:r>
              <w:t>ϧⲉⲛ ⲧ̀ⲭⲱⲣⲁ ⲙ̀Ⲡⲉⲙϫⲉ:</w:t>
            </w:r>
          </w:p>
          <w:p w14:paraId="759974CC" w14:textId="77777777" w:rsidR="00A01420" w:rsidRDefault="00A01420" w:rsidP="00A01420">
            <w:pPr>
              <w:pStyle w:val="CopticVersemulti-line"/>
            </w:pPr>
            <w:r>
              <w:t>ⲁϥⲭⲱ ⲙ̀ⲡⲉϥⲥ̀ⲙⲟⲩ ϧⲉⲛ ϯϣⲱϯ:</w:t>
            </w:r>
          </w:p>
          <w:p w14:paraId="1B22B8DD" w14:textId="77777777" w:rsidR="00A01420" w:rsidRPr="005130A7" w:rsidRDefault="00A01420" w:rsidP="00A01420">
            <w:pPr>
              <w:pStyle w:val="CopticHangingVerse"/>
            </w:pPr>
            <w:r>
              <w:t>ⲛⲉⲙ ⲡⲓⲧⲁⲗϭⲟ ⲛⲉⲙ ⲡⲓϩⲗⲟϫ.</w:t>
            </w:r>
          </w:p>
        </w:tc>
      </w:tr>
      <w:tr w:rsidR="00A01420" w14:paraId="2EE1D653" w14:textId="77777777" w:rsidTr="0030497C">
        <w:trPr>
          <w:cantSplit/>
          <w:jc w:val="center"/>
        </w:trPr>
        <w:tc>
          <w:tcPr>
            <w:tcW w:w="288" w:type="dxa"/>
          </w:tcPr>
          <w:p w14:paraId="7FBBB1D6" w14:textId="77777777" w:rsidR="00A01420" w:rsidRDefault="00A01420" w:rsidP="0030497C">
            <w:pPr>
              <w:pStyle w:val="CopticCross"/>
            </w:pPr>
            <w:r w:rsidRPr="00FB5ACB">
              <w:t>¿</w:t>
            </w:r>
          </w:p>
        </w:tc>
        <w:tc>
          <w:tcPr>
            <w:tcW w:w="3960" w:type="dxa"/>
          </w:tcPr>
          <w:p w14:paraId="5EA25BF2" w14:textId="77777777" w:rsidR="00A01420" w:rsidRDefault="00A01420" w:rsidP="00A01420">
            <w:pPr>
              <w:pStyle w:val="EngHang"/>
            </w:pPr>
            <w:r>
              <w:t>Then He came to Ashmounin,</w:t>
            </w:r>
          </w:p>
          <w:p w14:paraId="15AE40D6" w14:textId="77777777" w:rsidR="00A01420" w:rsidRDefault="00A01420" w:rsidP="00A01420">
            <w:pPr>
              <w:pStyle w:val="EngHang"/>
            </w:pPr>
            <w:r>
              <w:t>And dispersed the idols,</w:t>
            </w:r>
          </w:p>
          <w:p w14:paraId="58FA1720" w14:textId="77777777" w:rsidR="00A01420" w:rsidRDefault="00A01420" w:rsidP="00A01420">
            <w:pPr>
              <w:pStyle w:val="EngHang"/>
            </w:pPr>
            <w:r>
              <w:t>And performed miracles</w:t>
            </w:r>
          </w:p>
          <w:p w14:paraId="0D56081C" w14:textId="77777777" w:rsidR="00A01420" w:rsidRPr="0078672A" w:rsidRDefault="00A01420" w:rsidP="00A01420">
            <w:pPr>
              <w:pStyle w:val="EngHangEnd"/>
            </w:pPr>
            <w:r>
              <w:t>In that city.</w:t>
            </w:r>
          </w:p>
        </w:tc>
        <w:tc>
          <w:tcPr>
            <w:tcW w:w="288" w:type="dxa"/>
          </w:tcPr>
          <w:p w14:paraId="3881D9B6" w14:textId="77777777" w:rsidR="00A01420" w:rsidRDefault="00A01420" w:rsidP="0030497C"/>
        </w:tc>
        <w:tc>
          <w:tcPr>
            <w:tcW w:w="288" w:type="dxa"/>
          </w:tcPr>
          <w:p w14:paraId="6889F627" w14:textId="77777777" w:rsidR="00A01420" w:rsidRDefault="00A01420" w:rsidP="0030497C">
            <w:pPr>
              <w:pStyle w:val="CopticCross"/>
            </w:pPr>
            <w:r w:rsidRPr="00FB5ACB">
              <w:t>¿</w:t>
            </w:r>
          </w:p>
        </w:tc>
        <w:tc>
          <w:tcPr>
            <w:tcW w:w="3960" w:type="dxa"/>
          </w:tcPr>
          <w:p w14:paraId="0FB52A9C" w14:textId="77777777" w:rsidR="00A01420" w:rsidRDefault="00A01420" w:rsidP="00A01420">
            <w:pPr>
              <w:pStyle w:val="CopticVersemulti-line"/>
            </w:pPr>
            <w:r>
              <w:t>Ⲧⲟⲧⲉ ⲁϥⲓ̀ ϣⲁ Ϣⲙⲟⲩⲛ ⲥ̀ⲛⲁⲩ:</w:t>
            </w:r>
          </w:p>
          <w:p w14:paraId="3430607D" w14:textId="77777777" w:rsidR="00A01420" w:rsidRDefault="00A01420" w:rsidP="00A01420">
            <w:pPr>
              <w:pStyle w:val="CopticVersemulti-line"/>
            </w:pPr>
            <w:r>
              <w:t>ⲁϥϫⲱⲣ ⲉ̀ⲃⲟⲗ ⲛ̀ⲛⲓ̀ⲇⲱⲗⲟⲛ:</w:t>
            </w:r>
          </w:p>
          <w:p w14:paraId="3EF26FA1" w14:textId="77777777" w:rsidR="00A01420" w:rsidRDefault="00A01420" w:rsidP="00A01420">
            <w:pPr>
              <w:pStyle w:val="CopticVersemulti-line"/>
            </w:pPr>
            <w:r>
              <w:t>ⲟⲩⲟϩ ϧⲉⲛ ϯⲃⲁⲕⲓ ⲉ̀ⲧⲉ ⲙ̀ⲙⲁⲩ:</w:t>
            </w:r>
          </w:p>
          <w:p w14:paraId="75B1539E" w14:textId="77777777" w:rsidR="00A01420" w:rsidRPr="005130A7" w:rsidRDefault="00A01420" w:rsidP="00A01420">
            <w:pPr>
              <w:pStyle w:val="CopticHangingVerse"/>
            </w:pPr>
            <w:r>
              <w:t>ⲁϥⲓⲣⲓ̀ ⲛ̀ϩⲁⲛϫⲟⲙ.</w:t>
            </w:r>
          </w:p>
        </w:tc>
      </w:tr>
      <w:tr w:rsidR="00A01420" w14:paraId="15E49FBB" w14:textId="77777777" w:rsidTr="0030497C">
        <w:trPr>
          <w:cantSplit/>
          <w:jc w:val="center"/>
        </w:trPr>
        <w:tc>
          <w:tcPr>
            <w:tcW w:w="288" w:type="dxa"/>
          </w:tcPr>
          <w:p w14:paraId="28E806CB" w14:textId="77777777" w:rsidR="00A01420" w:rsidRDefault="00A01420" w:rsidP="0030497C">
            <w:pPr>
              <w:pStyle w:val="CopticCross"/>
            </w:pPr>
            <w:r w:rsidRPr="00FB5ACB">
              <w:t>¿</w:t>
            </w:r>
          </w:p>
        </w:tc>
        <w:tc>
          <w:tcPr>
            <w:tcW w:w="3960" w:type="dxa"/>
          </w:tcPr>
          <w:p w14:paraId="68596F03" w14:textId="77777777" w:rsidR="00A01420" w:rsidRDefault="00A01420" w:rsidP="00A01420">
            <w:pPr>
              <w:pStyle w:val="EngHang"/>
            </w:pPr>
            <w:r>
              <w:t>They walked also walked to the mountain</w:t>
            </w:r>
          </w:p>
          <w:p w14:paraId="4A04BB0D" w14:textId="77777777" w:rsidR="00A01420" w:rsidRDefault="00A01420" w:rsidP="00A01420">
            <w:pPr>
              <w:pStyle w:val="EngHang"/>
            </w:pPr>
            <w:r>
              <w:t>Of Coskam joyfully.</w:t>
            </w:r>
          </w:p>
          <w:p w14:paraId="3288D051" w14:textId="77777777" w:rsidR="00A01420" w:rsidRDefault="00A01420" w:rsidP="00A01420">
            <w:pPr>
              <w:pStyle w:val="EngHang"/>
            </w:pPr>
            <w:r>
              <w:t>They stayed there for many months</w:t>
            </w:r>
          </w:p>
          <w:p w14:paraId="45AC9129" w14:textId="77777777" w:rsidR="00A01420" w:rsidRDefault="00A01420" w:rsidP="00A01420">
            <w:pPr>
              <w:pStyle w:val="EngHangEnd"/>
            </w:pPr>
            <w:r>
              <w:t>And He blessed it with His right hand.</w:t>
            </w:r>
          </w:p>
        </w:tc>
        <w:tc>
          <w:tcPr>
            <w:tcW w:w="288" w:type="dxa"/>
          </w:tcPr>
          <w:p w14:paraId="0849B4A7" w14:textId="77777777" w:rsidR="00A01420" w:rsidRDefault="00A01420" w:rsidP="0030497C"/>
        </w:tc>
        <w:tc>
          <w:tcPr>
            <w:tcW w:w="288" w:type="dxa"/>
          </w:tcPr>
          <w:p w14:paraId="0EA42D95" w14:textId="77777777" w:rsidR="00A01420" w:rsidRDefault="00A01420" w:rsidP="0030497C">
            <w:pPr>
              <w:pStyle w:val="CopticCross"/>
            </w:pPr>
            <w:r w:rsidRPr="00FB5ACB">
              <w:t>¿</w:t>
            </w:r>
          </w:p>
        </w:tc>
        <w:tc>
          <w:tcPr>
            <w:tcW w:w="3960" w:type="dxa"/>
          </w:tcPr>
          <w:p w14:paraId="4B756879" w14:textId="77777777" w:rsidR="00A01420" w:rsidRDefault="00A01420" w:rsidP="00A01420">
            <w:pPr>
              <w:pStyle w:val="CopticVersemulti-line"/>
            </w:pPr>
            <w:r>
              <w:t>Ⲩⲇⲉⲟⲛ ϧⲉⲛ ⲟⲩⲉⲣⲟⲩⲱⲧ:</w:t>
            </w:r>
          </w:p>
          <w:p w14:paraId="7235BE66" w14:textId="77777777" w:rsidR="00A01420" w:rsidRDefault="00A01420" w:rsidP="00A01420">
            <w:pPr>
              <w:pStyle w:val="CopticVersemulti-line"/>
            </w:pPr>
            <w:r>
              <w:t>ⲁⲩⲙⲟϣⲓ ϣⲁ ⲡ̀ⲣⲱⲟⲩ Ⲕⲟⲥⲕⲁⲙ:</w:t>
            </w:r>
          </w:p>
          <w:p w14:paraId="12D64419" w14:textId="77777777" w:rsidR="00A01420" w:rsidRDefault="00A01420" w:rsidP="00A01420">
            <w:pPr>
              <w:pStyle w:val="CopticVersemulti-line"/>
            </w:pPr>
            <w:r>
              <w:t>ⲁⲩϣⲱⲡⲓ ⲛ̀ϧⲏⲧϥ ⲛ̀ϩⲁⲛⲁⲃⲟⲧ:</w:t>
            </w:r>
          </w:p>
          <w:p w14:paraId="40FF1C11" w14:textId="77777777" w:rsidR="00A01420" w:rsidRPr="005130A7" w:rsidRDefault="00A01420" w:rsidP="00A01420">
            <w:pPr>
              <w:pStyle w:val="CopticHangingVerse"/>
            </w:pPr>
            <w:r>
              <w:t>ⲁϥⲥ̀ⲙⲟⲩ ⲉ̀ⲣⲟϥ ϧⲉⲛ ⲧⲉϥⲟⲩⲓ̀ⲛⲁⲙ.</w:t>
            </w:r>
          </w:p>
        </w:tc>
      </w:tr>
      <w:tr w:rsidR="00A01420" w14:paraId="6B494736" w14:textId="77777777" w:rsidTr="0030497C">
        <w:trPr>
          <w:cantSplit/>
          <w:jc w:val="center"/>
        </w:trPr>
        <w:tc>
          <w:tcPr>
            <w:tcW w:w="288" w:type="dxa"/>
          </w:tcPr>
          <w:p w14:paraId="7ED07D74" w14:textId="77777777" w:rsidR="00A01420" w:rsidRDefault="00A01420" w:rsidP="0030497C">
            <w:pPr>
              <w:pStyle w:val="CopticCross"/>
            </w:pPr>
          </w:p>
        </w:tc>
        <w:tc>
          <w:tcPr>
            <w:tcW w:w="3960" w:type="dxa"/>
          </w:tcPr>
          <w:p w14:paraId="1F69D802" w14:textId="77777777" w:rsidR="00A01420" w:rsidRDefault="00A01420" w:rsidP="00A01420">
            <w:pPr>
              <w:pStyle w:val="EngHang"/>
            </w:pPr>
            <w:r>
              <w:t>Yours is the glory, the honour,</w:t>
            </w:r>
          </w:p>
          <w:p w14:paraId="3A908AC9" w14:textId="77777777" w:rsidR="00A01420" w:rsidRDefault="00A01420" w:rsidP="00A01420">
            <w:pPr>
              <w:pStyle w:val="EngHang"/>
            </w:pPr>
            <w:r>
              <w:t>And the thanksgiving,</w:t>
            </w:r>
          </w:p>
          <w:p w14:paraId="5629147D" w14:textId="77777777" w:rsidR="00A01420" w:rsidRDefault="00A01420" w:rsidP="00A01420">
            <w:pPr>
              <w:pStyle w:val="EngHang"/>
            </w:pPr>
            <w:r>
              <w:t>O King and Creator,</w:t>
            </w:r>
          </w:p>
          <w:p w14:paraId="0103E697" w14:textId="77777777" w:rsidR="00A01420" w:rsidRDefault="00A01420" w:rsidP="00A01420">
            <w:pPr>
              <w:pStyle w:val="EngHangEnd"/>
            </w:pPr>
            <w:r>
              <w:t>In Your great economy.</w:t>
            </w:r>
          </w:p>
        </w:tc>
        <w:tc>
          <w:tcPr>
            <w:tcW w:w="288" w:type="dxa"/>
          </w:tcPr>
          <w:p w14:paraId="0DB1E6E8" w14:textId="77777777" w:rsidR="00A01420" w:rsidRDefault="00A01420" w:rsidP="0030497C"/>
        </w:tc>
        <w:tc>
          <w:tcPr>
            <w:tcW w:w="288" w:type="dxa"/>
          </w:tcPr>
          <w:p w14:paraId="7CF400A9" w14:textId="77777777" w:rsidR="00A01420" w:rsidRDefault="00A01420" w:rsidP="0030497C">
            <w:pPr>
              <w:pStyle w:val="CopticCross"/>
            </w:pPr>
          </w:p>
        </w:tc>
        <w:tc>
          <w:tcPr>
            <w:tcW w:w="3960" w:type="dxa"/>
          </w:tcPr>
          <w:p w14:paraId="37CA4972" w14:textId="77777777" w:rsidR="00A01420" w:rsidRDefault="00A01420" w:rsidP="00A01420">
            <w:pPr>
              <w:pStyle w:val="CopticVersemulti-line"/>
            </w:pPr>
            <w:commentRangeStart w:id="1601"/>
            <w:r>
              <w:t xml:space="preserve">Ⲫⲱⲕ </w:t>
            </w:r>
            <w:commentRangeEnd w:id="1601"/>
            <w:r>
              <w:rPr>
                <w:rStyle w:val="CommentReference"/>
                <w:rFonts w:ascii="Times New Roman" w:hAnsi="Times New Roman"/>
              </w:rPr>
              <w:commentReference w:id="1601"/>
            </w:r>
            <w:r>
              <w:t>ⲡⲉ ⲡⲓⲱ̀ⲟⲩ ⲛⲉⲙ ⲡⲓⲧⲁⲓⲟ̀:</w:t>
            </w:r>
          </w:p>
          <w:p w14:paraId="667067D0" w14:textId="77777777" w:rsidR="00A01420" w:rsidRDefault="00A01420" w:rsidP="00A01420">
            <w:pPr>
              <w:pStyle w:val="CopticVersemulti-line"/>
            </w:pPr>
            <w:r>
              <w:t>ⲛⲉⲙ ϯⲉⲩⲭⲁⲣⲓⲥⲧⲓⲁ̀:</w:t>
            </w:r>
          </w:p>
          <w:p w14:paraId="014B88C2" w14:textId="77777777" w:rsidR="00A01420" w:rsidRDefault="00A01420" w:rsidP="00A01420">
            <w:pPr>
              <w:pStyle w:val="CopticVersemulti-line"/>
            </w:pPr>
            <w:r>
              <w:t>ⲱ̀ ⲡⲓⲟⲩⲣⲟ ⲛ̀ⲡⲉϥⲑⲁⲙⲓⲟ:</w:t>
            </w:r>
          </w:p>
          <w:p w14:paraId="49CA270F" w14:textId="77777777" w:rsidR="00A01420" w:rsidRPr="005130A7" w:rsidRDefault="00A01420" w:rsidP="00A01420">
            <w:pPr>
              <w:pStyle w:val="CopticHangingVerse"/>
            </w:pPr>
            <w:r>
              <w:t>ϧⲉⲛ ⲧⲉⲕⲛⲓϣϯ ⲛ̀ⲟⲓⲕⲟⲛⲟⲙⲓⲁ.</w:t>
            </w:r>
          </w:p>
        </w:tc>
      </w:tr>
      <w:tr w:rsidR="00A01420" w14:paraId="5385505A" w14:textId="77777777" w:rsidTr="0030497C">
        <w:trPr>
          <w:cantSplit/>
          <w:jc w:val="center"/>
        </w:trPr>
        <w:tc>
          <w:tcPr>
            <w:tcW w:w="288" w:type="dxa"/>
          </w:tcPr>
          <w:p w14:paraId="753DC2F9" w14:textId="77777777" w:rsidR="00A01420" w:rsidRDefault="00A01420" w:rsidP="0030497C">
            <w:pPr>
              <w:pStyle w:val="CopticCross"/>
            </w:pPr>
          </w:p>
        </w:tc>
        <w:tc>
          <w:tcPr>
            <w:tcW w:w="3960" w:type="dxa"/>
          </w:tcPr>
          <w:p w14:paraId="5D6DBB13" w14:textId="77777777" w:rsidR="00A01420" w:rsidRDefault="00A01420" w:rsidP="00A01420">
            <w:pPr>
              <w:pStyle w:val="EngHang"/>
            </w:pPr>
            <w:r>
              <w:t>You are holy, O Lover of mankind,</w:t>
            </w:r>
          </w:p>
          <w:p w14:paraId="55AEA20A" w14:textId="77777777" w:rsidR="00A01420" w:rsidRDefault="00A01420" w:rsidP="00A01420">
            <w:pPr>
              <w:pStyle w:val="EngHang"/>
            </w:pPr>
            <w:r>
              <w:t>For You have visited in Your mercy.</w:t>
            </w:r>
          </w:p>
          <w:p w14:paraId="278B472E" w14:textId="77777777" w:rsidR="00A01420" w:rsidRDefault="00A01420" w:rsidP="00A01420">
            <w:pPr>
              <w:pStyle w:val="EngHang"/>
            </w:pPr>
            <w:r>
              <w:t>You took flesh and became man,</w:t>
            </w:r>
          </w:p>
          <w:p w14:paraId="2536789E" w14:textId="77777777" w:rsidR="00A01420" w:rsidRDefault="00A01420" w:rsidP="00A01420">
            <w:pPr>
              <w:pStyle w:val="EngHangEnd"/>
            </w:pPr>
            <w:r>
              <w:t>And granted us salvation.</w:t>
            </w:r>
          </w:p>
        </w:tc>
        <w:tc>
          <w:tcPr>
            <w:tcW w:w="288" w:type="dxa"/>
          </w:tcPr>
          <w:p w14:paraId="35BE1520" w14:textId="77777777" w:rsidR="00A01420" w:rsidRDefault="00A01420" w:rsidP="0030497C"/>
        </w:tc>
        <w:tc>
          <w:tcPr>
            <w:tcW w:w="288" w:type="dxa"/>
          </w:tcPr>
          <w:p w14:paraId="583D2A4A" w14:textId="77777777" w:rsidR="00A01420" w:rsidRDefault="00A01420" w:rsidP="0030497C">
            <w:pPr>
              <w:pStyle w:val="CopticCross"/>
            </w:pPr>
          </w:p>
        </w:tc>
        <w:tc>
          <w:tcPr>
            <w:tcW w:w="3960" w:type="dxa"/>
          </w:tcPr>
          <w:p w14:paraId="3D8C4588" w14:textId="77777777" w:rsidR="00A01420" w:rsidRDefault="00A01420" w:rsidP="00A01420">
            <w:pPr>
              <w:pStyle w:val="CopticVersemulti-line"/>
            </w:pPr>
            <w:r>
              <w:t>Ⲭⲟⲩⲁⲃ ⲛ̀ⲑⲟⲕ ⲱ̀ ⲡⲓⲙⲁⲓⲣⲱⲙⲓ:</w:t>
            </w:r>
          </w:p>
          <w:p w14:paraId="4954346B" w14:textId="77777777" w:rsidR="00A01420" w:rsidRDefault="00A01420" w:rsidP="00A01420">
            <w:pPr>
              <w:pStyle w:val="CopticVersemulti-line"/>
            </w:pPr>
            <w:r>
              <w:t>ϫⲉ ⲁⲕϫⲉⲙⲡⲉⲛϣⲓⲛⲓ ϧⲉⲛ ⲡⲉⲕⲛⲁⲓ:</w:t>
            </w:r>
          </w:p>
          <w:p w14:paraId="3E6BC7AF" w14:textId="77777777" w:rsidR="00A01420" w:rsidRDefault="00A01420" w:rsidP="00A01420">
            <w:pPr>
              <w:pStyle w:val="CopticVersemulti-line"/>
            </w:pPr>
            <w:r>
              <w:t>ⲁⲕϭⲓⲥⲁⲣⲝ ⲟⲩⲟϩ ⲁⲕⲉⲣⲣⲱⲙⲓ:</w:t>
            </w:r>
          </w:p>
          <w:p w14:paraId="47D8641C" w14:textId="77777777" w:rsidR="00A01420" w:rsidRPr="005130A7" w:rsidRDefault="00A01420" w:rsidP="00A01420">
            <w:pPr>
              <w:pStyle w:val="CopticHangingVerse"/>
            </w:pPr>
            <w:r>
              <w:t>ⲁⲕϯ ⲛⲁⲛ ⲙ̀ⲡⲓⲟⲩϫⲁⲓ.</w:t>
            </w:r>
          </w:p>
        </w:tc>
      </w:tr>
      <w:tr w:rsidR="00A01420" w14:paraId="35C300F8" w14:textId="77777777" w:rsidTr="0030497C">
        <w:trPr>
          <w:cantSplit/>
          <w:jc w:val="center"/>
        </w:trPr>
        <w:tc>
          <w:tcPr>
            <w:tcW w:w="288" w:type="dxa"/>
          </w:tcPr>
          <w:p w14:paraId="3C685FCB" w14:textId="77777777" w:rsidR="00A01420" w:rsidRPr="003209AF" w:rsidRDefault="00A01420" w:rsidP="0030497C">
            <w:pPr>
              <w:pStyle w:val="CopticCross"/>
              <w:rPr>
                <w:b/>
              </w:rPr>
            </w:pPr>
            <w:r w:rsidRPr="00FB5ACB">
              <w:t>¿</w:t>
            </w:r>
          </w:p>
        </w:tc>
        <w:tc>
          <w:tcPr>
            <w:tcW w:w="3960" w:type="dxa"/>
          </w:tcPr>
          <w:p w14:paraId="0B2FB316" w14:textId="77777777" w:rsidR="00A01420" w:rsidRDefault="00A01420" w:rsidP="00A01420">
            <w:pPr>
              <w:pStyle w:val="EngHang"/>
            </w:pPr>
            <w:r>
              <w:t>O Saviour, have mercy on Your people</w:t>
            </w:r>
          </w:p>
          <w:p w14:paraId="3FF5F948" w14:textId="77777777" w:rsidR="00A01420" w:rsidRDefault="00A01420" w:rsidP="00A01420">
            <w:pPr>
              <w:pStyle w:val="EngHang"/>
            </w:pPr>
            <w:r>
              <w:t>Through the prayers and intercessions</w:t>
            </w:r>
          </w:p>
          <w:p w14:paraId="5A691207" w14:textId="77777777" w:rsidR="00A01420" w:rsidRDefault="00A01420" w:rsidP="00A01420">
            <w:pPr>
              <w:pStyle w:val="EngHang"/>
            </w:pPr>
            <w:r>
              <w:t>Of Your mother, the Virgin,</w:t>
            </w:r>
          </w:p>
          <w:p w14:paraId="0BE56C57" w14:textId="77777777" w:rsidR="00A01420" w:rsidRDefault="00A01420" w:rsidP="00A01420">
            <w:pPr>
              <w:pStyle w:val="EngHangEnd"/>
            </w:pPr>
            <w:r>
              <w:t>The holy and true Mary.</w:t>
            </w:r>
          </w:p>
        </w:tc>
        <w:tc>
          <w:tcPr>
            <w:tcW w:w="288" w:type="dxa"/>
          </w:tcPr>
          <w:p w14:paraId="7B79F841" w14:textId="77777777" w:rsidR="00A01420" w:rsidRDefault="00A01420" w:rsidP="0030497C"/>
        </w:tc>
        <w:tc>
          <w:tcPr>
            <w:tcW w:w="288" w:type="dxa"/>
          </w:tcPr>
          <w:p w14:paraId="1135CDBA" w14:textId="77777777" w:rsidR="00A01420" w:rsidRDefault="00A01420" w:rsidP="0030497C">
            <w:pPr>
              <w:pStyle w:val="CopticCross"/>
            </w:pPr>
            <w:r w:rsidRPr="00FB5ACB">
              <w:t>¿</w:t>
            </w:r>
          </w:p>
        </w:tc>
        <w:tc>
          <w:tcPr>
            <w:tcW w:w="3960" w:type="dxa"/>
          </w:tcPr>
          <w:p w14:paraId="582212A3" w14:textId="77777777" w:rsidR="00A01420" w:rsidRDefault="00A01420" w:rsidP="00A01420">
            <w:pPr>
              <w:pStyle w:val="CopticVersemulti-line"/>
            </w:pPr>
            <w:r>
              <w:t>Ⲯⲱⲧⲏⲣⲡ ⲛⲁⲓ ϧⲁ ⲡⲉⲕⲗⲁⲟⲥ:</w:t>
            </w:r>
          </w:p>
          <w:p w14:paraId="2E31EEA7" w14:textId="77777777" w:rsidR="00A01420" w:rsidRDefault="00A01420" w:rsidP="00A01420">
            <w:pPr>
              <w:pStyle w:val="CopticVersemulti-line"/>
            </w:pPr>
            <w:r>
              <w:t>ϩⲓⲧⲉⲛ ⲛⲓⲧⲱⲃϩ ⲛⲉⲙ ⲛⲓⲡ̀ⲣⲉⲥⲃⲓⲁ:</w:t>
            </w:r>
          </w:p>
          <w:p w14:paraId="4C9D44AC" w14:textId="77777777" w:rsidR="00A01420" w:rsidRDefault="00A01420" w:rsidP="00A01420">
            <w:pPr>
              <w:pStyle w:val="CopticVersemulti-line"/>
            </w:pPr>
            <w:r>
              <w:t>ⲛ̀ⲧⲉ ⲧⲉⲕⲙⲁⲩ ⲙ̀ⲡⲁⲣⲑⲉⲛⲟⲥ:</w:t>
            </w:r>
          </w:p>
          <w:p w14:paraId="486069AE" w14:textId="77777777" w:rsidR="00A01420" w:rsidRPr="005130A7" w:rsidRDefault="00A01420" w:rsidP="00A01420">
            <w:pPr>
              <w:pStyle w:val="CopticHangingVerse"/>
            </w:pPr>
            <w:r>
              <w:t>ϯⲁⲅⲓⲁ̀ ⲙ̀ⲙⲏⲓ Ⲙⲁⲣⲓⲁ.</w:t>
            </w:r>
          </w:p>
        </w:tc>
      </w:tr>
      <w:tr w:rsidR="00A01420" w14:paraId="5FDE87B7" w14:textId="77777777" w:rsidTr="0030497C">
        <w:trPr>
          <w:cantSplit/>
          <w:jc w:val="center"/>
        </w:trPr>
        <w:tc>
          <w:tcPr>
            <w:tcW w:w="288" w:type="dxa"/>
          </w:tcPr>
          <w:p w14:paraId="1508EBE2" w14:textId="77777777" w:rsidR="00A01420" w:rsidRDefault="00A01420" w:rsidP="0030497C">
            <w:pPr>
              <w:pStyle w:val="CopticCross"/>
            </w:pPr>
            <w:r w:rsidRPr="00FB5ACB">
              <w:t>¿</w:t>
            </w:r>
          </w:p>
        </w:tc>
        <w:tc>
          <w:tcPr>
            <w:tcW w:w="3960" w:type="dxa"/>
          </w:tcPr>
          <w:p w14:paraId="124E0303" w14:textId="77777777" w:rsidR="00A01420" w:rsidRDefault="00A01420" w:rsidP="00A01420">
            <w:pPr>
              <w:pStyle w:val="EngHang"/>
            </w:pPr>
            <w:r>
              <w:t>Be patient with Your servant,</w:t>
            </w:r>
          </w:p>
          <w:p w14:paraId="55D64F9F" w14:textId="77777777" w:rsidR="00A01420" w:rsidRDefault="00A01420" w:rsidP="00A01420">
            <w:pPr>
              <w:pStyle w:val="EngHang"/>
            </w:pPr>
            <w:r>
              <w:t>Forgive me my iniquities,</w:t>
            </w:r>
          </w:p>
          <w:p w14:paraId="19B9762F" w14:textId="77777777" w:rsidR="00A01420" w:rsidRDefault="00A01420" w:rsidP="00A01420">
            <w:pPr>
              <w:pStyle w:val="EngHang"/>
            </w:pPr>
            <w:r>
              <w:t>So that I may praise You, saying,</w:t>
            </w:r>
          </w:p>
          <w:p w14:paraId="7AF7A05E" w14:textId="77777777" w:rsidR="00A01420" w:rsidRDefault="00A01420" w:rsidP="00A01420">
            <w:pPr>
              <w:pStyle w:val="EngHangEnd"/>
            </w:pPr>
            <w:r>
              <w:t>“Glory to You. Alleluia.”</w:t>
            </w:r>
          </w:p>
        </w:tc>
        <w:tc>
          <w:tcPr>
            <w:tcW w:w="288" w:type="dxa"/>
          </w:tcPr>
          <w:p w14:paraId="08D0384D" w14:textId="77777777" w:rsidR="00A01420" w:rsidRDefault="00A01420" w:rsidP="0030497C"/>
        </w:tc>
        <w:tc>
          <w:tcPr>
            <w:tcW w:w="288" w:type="dxa"/>
          </w:tcPr>
          <w:p w14:paraId="370CA915" w14:textId="77777777" w:rsidR="00A01420" w:rsidRDefault="00A01420" w:rsidP="0030497C">
            <w:pPr>
              <w:pStyle w:val="CopticCross"/>
            </w:pPr>
            <w:r w:rsidRPr="00FB5ACB">
              <w:t>¿</w:t>
            </w:r>
          </w:p>
        </w:tc>
        <w:tc>
          <w:tcPr>
            <w:tcW w:w="3960" w:type="dxa"/>
          </w:tcPr>
          <w:p w14:paraId="7BBF4C90" w14:textId="77777777" w:rsidR="00A01420" w:rsidRDefault="00A01420" w:rsidP="00A01420">
            <w:pPr>
              <w:pStyle w:val="CopticVersemulti-line"/>
              <w:rPr>
                <w:rFonts w:eastAsia="Arial Unicode MS" w:cs="FreeSerifAvvaShenouda"/>
              </w:rPr>
            </w:pPr>
            <w:r>
              <w:rPr>
                <w:rFonts w:eastAsia="Arial Unicode MS" w:cs="FreeSerifAvvaShenouda"/>
              </w:rPr>
              <w:t>Ⲱⲟⲩⲛ̀ϩⲏⲧ ⲉ̀ϫⲉⲛ ⲡⲉⲕⲃⲟⲕ:</w:t>
            </w:r>
          </w:p>
          <w:p w14:paraId="74E92A85" w14:textId="77777777" w:rsidR="00A01420" w:rsidRDefault="00A01420" w:rsidP="00A01420">
            <w:pPr>
              <w:pStyle w:val="CopticVersemulti-line"/>
              <w:rPr>
                <w:rFonts w:eastAsia="Arial Unicode MS" w:cs="FreeSerifAvvaShenouda"/>
              </w:rPr>
            </w:pPr>
            <w:r>
              <w:rPr>
                <w:rFonts w:eastAsia="Arial Unicode MS" w:cs="FreeSerifAvvaShenouda"/>
              </w:rPr>
              <w:t>ⲭⲱ ⲛⲏⲓ ⲉ̀ⲃⲟⲗ ⲛ̀ⲛⲁⲁⲛⲟⲙⲓⲁ̀:</w:t>
            </w:r>
          </w:p>
          <w:p w14:paraId="3011140C" w14:textId="77777777" w:rsidR="00A01420" w:rsidRDefault="00A01420" w:rsidP="00A01420">
            <w:pPr>
              <w:pStyle w:val="CopticVersemulti-line"/>
              <w:rPr>
                <w:rFonts w:eastAsia="Arial Unicode MS" w:cs="FreeSerifAvvaShenouda"/>
              </w:rPr>
            </w:pPr>
            <w:r>
              <w:rPr>
                <w:rFonts w:eastAsia="Arial Unicode MS" w:cs="FreeSerifAvvaShenouda"/>
              </w:rPr>
              <w:t>ϩⲓⲛⲁ ⲛ̀ⲧⲁⲥ̀ⲙⲟⲩ ⲉ̀ⲣⲟⲕ:</w:t>
            </w:r>
          </w:p>
          <w:p w14:paraId="1A3AE136" w14:textId="77777777" w:rsidR="00A01420" w:rsidRPr="00384F62" w:rsidRDefault="00A01420" w:rsidP="00A01420">
            <w:pPr>
              <w:pStyle w:val="CopticHangingVerse"/>
            </w:pPr>
            <w:r>
              <w:t>ϫⲉ ⲡⲓⲱⲟⲩ ⲛⲁⲕ Ⲁⲗⲗⲉⲗⲟⲩⲓⲁ.</w:t>
            </w:r>
          </w:p>
        </w:tc>
      </w:tr>
    </w:tbl>
    <w:p w14:paraId="77097309" w14:textId="77777777" w:rsidR="00A055D8" w:rsidRDefault="00A055D8" w:rsidP="00A055D8">
      <w:pPr>
        <w:pStyle w:val="Heading3"/>
      </w:pPr>
      <w:bookmarkStart w:id="1602" w:name="_Toc448227600"/>
      <w:r>
        <w:t>May 19 / Pashons 24: Also, St. Pashnouni, the Monk and Martyr</w:t>
      </w:r>
      <w:bookmarkEnd w:id="1602"/>
    </w:p>
    <w:p w14:paraId="408F0E44" w14:textId="77777777" w:rsidR="00A055D8" w:rsidRDefault="00A055D8" w:rsidP="00A055D8">
      <w:pPr>
        <w:pStyle w:val="Heading4"/>
      </w:pPr>
      <w:bookmarkStart w:id="1603" w:name="_Ref434491429"/>
      <w:r>
        <w:t>The Doxology</w:t>
      </w:r>
      <w:r w:rsidR="00810F04">
        <w:t xml:space="preserve"> for St. Pashnouni</w:t>
      </w:r>
      <w:bookmarkEnd w:id="160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55D8" w14:paraId="7BCBFB54" w14:textId="77777777" w:rsidTr="002B038E">
        <w:trPr>
          <w:cantSplit/>
          <w:jc w:val="center"/>
        </w:trPr>
        <w:tc>
          <w:tcPr>
            <w:tcW w:w="288" w:type="dxa"/>
          </w:tcPr>
          <w:p w14:paraId="4B23130E" w14:textId="77777777" w:rsidR="00A055D8" w:rsidRDefault="00A055D8" w:rsidP="002B038E">
            <w:pPr>
              <w:pStyle w:val="CopticCross"/>
            </w:pPr>
          </w:p>
        </w:tc>
        <w:tc>
          <w:tcPr>
            <w:tcW w:w="3960" w:type="dxa"/>
          </w:tcPr>
          <w:p w14:paraId="1B9EDD73" w14:textId="77777777" w:rsidR="00A055D8" w:rsidRDefault="00A055D8" w:rsidP="00A055D8">
            <w:pPr>
              <w:pStyle w:val="EngHang"/>
            </w:pPr>
            <w:r>
              <w:t>May the Name of Jesus</w:t>
            </w:r>
          </w:p>
          <w:p w14:paraId="38A244B1" w14:textId="77777777" w:rsidR="00A055D8" w:rsidRDefault="00A055D8" w:rsidP="00A055D8">
            <w:pPr>
              <w:pStyle w:val="EngHang"/>
            </w:pPr>
            <w:r>
              <w:t>Be glorified in all His saints,</w:t>
            </w:r>
          </w:p>
          <w:p w14:paraId="443211D1" w14:textId="77777777" w:rsidR="00A055D8" w:rsidRDefault="00A055D8" w:rsidP="00A055D8">
            <w:pPr>
              <w:pStyle w:val="EngHang"/>
            </w:pPr>
            <w:r>
              <w:t>Who have pleased Him with their deeds,</w:t>
            </w:r>
          </w:p>
          <w:p w14:paraId="4FE25EC2" w14:textId="77777777" w:rsidR="00A055D8" w:rsidRDefault="00A055D8" w:rsidP="00A055D8">
            <w:pPr>
              <w:pStyle w:val="EngHangEnd"/>
            </w:pPr>
            <w:r>
              <w:t>Pashnouni among them.</w:t>
            </w:r>
          </w:p>
        </w:tc>
        <w:tc>
          <w:tcPr>
            <w:tcW w:w="288" w:type="dxa"/>
          </w:tcPr>
          <w:p w14:paraId="3A5A1E88" w14:textId="77777777" w:rsidR="00A055D8" w:rsidRDefault="00A055D8" w:rsidP="002B038E"/>
        </w:tc>
        <w:tc>
          <w:tcPr>
            <w:tcW w:w="288" w:type="dxa"/>
          </w:tcPr>
          <w:p w14:paraId="2E520A05" w14:textId="77777777" w:rsidR="00A055D8" w:rsidRDefault="00A055D8" w:rsidP="002B038E">
            <w:pPr>
              <w:pStyle w:val="CopticCross"/>
            </w:pPr>
          </w:p>
        </w:tc>
        <w:tc>
          <w:tcPr>
            <w:tcW w:w="3960" w:type="dxa"/>
          </w:tcPr>
          <w:p w14:paraId="1C5727A7" w14:textId="77777777" w:rsidR="00A055D8" w:rsidRDefault="00A055D8" w:rsidP="00A055D8">
            <w:pPr>
              <w:pStyle w:val="CopticVersemulti-line"/>
            </w:pPr>
            <w:r>
              <w:t>Ⲉϥϭⲓⲱⲟⲩ ⲛ̀ϫⲉ Ⲫⲣⲁⲛ ⲛ̀Ⲓⲏ̄ⲥ̄:</w:t>
            </w:r>
          </w:p>
          <w:p w14:paraId="5698F03B" w14:textId="77777777" w:rsidR="00A055D8" w:rsidRDefault="00A055D8" w:rsidP="00A055D8">
            <w:pPr>
              <w:pStyle w:val="CopticVersemulti-line"/>
            </w:pPr>
            <w:r>
              <w:t>ϧⲉⲛ ⲛⲓⲁⲅⲓⲟⲥ ⲧⲏⲣⲟⲩ ⲛ̀ⲧⲁϥ:</w:t>
            </w:r>
          </w:p>
          <w:p w14:paraId="4444FAF9" w14:textId="77777777" w:rsidR="00A055D8" w:rsidRDefault="00A055D8" w:rsidP="00A055D8">
            <w:pPr>
              <w:pStyle w:val="CopticVersemulti-line"/>
            </w:pPr>
            <w:r>
              <w:t>ⲉⲧⲁⲩⲣⲁⲛⲁϥ ϧⲉⲛ ⲛⲟⲩϩ̀ⲃⲏⲟⲩⲓ:</w:t>
            </w:r>
          </w:p>
          <w:p w14:paraId="255CFFBF" w14:textId="77777777" w:rsidR="00A055D8" w:rsidRPr="00C35319" w:rsidRDefault="00A055D8" w:rsidP="00A055D8">
            <w:pPr>
              <w:pStyle w:val="CopticHangingVerse"/>
            </w:pPr>
            <w:r>
              <w:t>ⲛⲉⲙⲱⲟⲩ ⲡⲓⲙⲁⲣⲧⲩⲣⲟⲥ Ⲡⲁϣⲛⲟⲩⲛⲓ.</w:t>
            </w:r>
          </w:p>
        </w:tc>
      </w:tr>
      <w:tr w:rsidR="00A055D8" w14:paraId="4F488681" w14:textId="77777777" w:rsidTr="002B038E">
        <w:trPr>
          <w:cantSplit/>
          <w:jc w:val="center"/>
        </w:trPr>
        <w:tc>
          <w:tcPr>
            <w:tcW w:w="288" w:type="dxa"/>
          </w:tcPr>
          <w:p w14:paraId="5B75C784" w14:textId="77777777" w:rsidR="00A055D8" w:rsidRDefault="00A055D8" w:rsidP="002B038E">
            <w:pPr>
              <w:pStyle w:val="CopticCross"/>
            </w:pPr>
            <w:r w:rsidRPr="00FB5ACB">
              <w:t>¿</w:t>
            </w:r>
          </w:p>
        </w:tc>
        <w:tc>
          <w:tcPr>
            <w:tcW w:w="3960" w:type="dxa"/>
          </w:tcPr>
          <w:p w14:paraId="5073F27C" w14:textId="77777777" w:rsidR="00A055D8" w:rsidRDefault="00A055D8" w:rsidP="00A055D8">
            <w:pPr>
              <w:pStyle w:val="EngHang"/>
            </w:pPr>
            <w:r>
              <w:t>He became a monk</w:t>
            </w:r>
          </w:p>
          <w:p w14:paraId="0B2A6F98" w14:textId="77777777" w:rsidR="00A055D8" w:rsidRDefault="00A055D8" w:rsidP="00A055D8">
            <w:pPr>
              <w:pStyle w:val="EngHang"/>
            </w:pPr>
            <w:r>
              <w:t>In Abba Makari’s monastery.</w:t>
            </w:r>
          </w:p>
          <w:p w14:paraId="7607C6F3" w14:textId="77777777" w:rsidR="00A055D8" w:rsidRDefault="00A055D8" w:rsidP="00A055D8">
            <w:pPr>
              <w:pStyle w:val="EngHang"/>
            </w:pPr>
            <w:r>
              <w:t>He was a righteous monk</w:t>
            </w:r>
          </w:p>
          <w:p w14:paraId="236842FA" w14:textId="77777777" w:rsidR="00A055D8" w:rsidRDefault="00A055D8" w:rsidP="00A055D8">
            <w:pPr>
              <w:pStyle w:val="EngHangEnd"/>
            </w:pPr>
            <w:r>
              <w:t>Steadfast in the true faith.</w:t>
            </w:r>
          </w:p>
        </w:tc>
        <w:tc>
          <w:tcPr>
            <w:tcW w:w="288" w:type="dxa"/>
          </w:tcPr>
          <w:p w14:paraId="71DE3D78" w14:textId="77777777" w:rsidR="00A055D8" w:rsidRDefault="00A055D8" w:rsidP="002B038E"/>
        </w:tc>
        <w:tc>
          <w:tcPr>
            <w:tcW w:w="288" w:type="dxa"/>
          </w:tcPr>
          <w:p w14:paraId="75E91DD3" w14:textId="77777777" w:rsidR="00A055D8" w:rsidRDefault="00A055D8" w:rsidP="002B038E">
            <w:pPr>
              <w:pStyle w:val="CopticCross"/>
            </w:pPr>
            <w:r w:rsidRPr="00FB5ACB">
              <w:t>¿</w:t>
            </w:r>
          </w:p>
        </w:tc>
        <w:tc>
          <w:tcPr>
            <w:tcW w:w="3960" w:type="dxa"/>
          </w:tcPr>
          <w:p w14:paraId="0B2A23F6" w14:textId="77777777" w:rsidR="00A055D8" w:rsidRDefault="00A055D8" w:rsidP="00A055D8">
            <w:pPr>
              <w:pStyle w:val="CopticVersemulti-line"/>
            </w:pPr>
            <w:r>
              <w:t>Ⲫⲁⲓ ⲉⲧⲁϥⲉⲣⲙⲟⲛⲁⲭⲟⲥ:</w:t>
            </w:r>
          </w:p>
          <w:p w14:paraId="6AB25507" w14:textId="77777777" w:rsidR="00A055D8" w:rsidRDefault="00A055D8" w:rsidP="00A055D8">
            <w:pPr>
              <w:pStyle w:val="CopticVersemulti-line"/>
            </w:pPr>
            <w:r>
              <w:t>ϧⲉⲛ ⲡⲓⲁⲃⲏⲧ ⲛ̀ⲧⲉ Ⲁⲃⲃⲁ Ⲙⲁⲕⲁⲣⲓ:</w:t>
            </w:r>
          </w:p>
          <w:p w14:paraId="5674E461" w14:textId="77777777" w:rsidR="00A055D8" w:rsidRDefault="00A055D8" w:rsidP="00A055D8">
            <w:pPr>
              <w:pStyle w:val="CopticVersemulti-line"/>
            </w:pPr>
            <w:r>
              <w:t>ⲛⲉ ⲟⲩⲙⲟⲛⲁⲭⲟⲥ ⲛ̀ⲣⲉⲙⲁⲣⲉⲧⲏ:</w:t>
            </w:r>
          </w:p>
          <w:p w14:paraId="5D6A3A39" w14:textId="77777777" w:rsidR="00A055D8" w:rsidRPr="00CF5919" w:rsidRDefault="00A055D8" w:rsidP="00A055D8">
            <w:pPr>
              <w:pStyle w:val="CopticHangingVerse"/>
            </w:pPr>
            <w:r>
              <w:t>ⲉϥⲁⲙⲟⲛⲓ ⲙⲡⲓⲛⲓⲁϩϯ ⲙ̀ⲙⲏⲓ.</w:t>
            </w:r>
          </w:p>
        </w:tc>
      </w:tr>
      <w:tr w:rsidR="00A055D8" w14:paraId="49B5C633" w14:textId="77777777" w:rsidTr="002B038E">
        <w:trPr>
          <w:cantSplit/>
          <w:jc w:val="center"/>
        </w:trPr>
        <w:tc>
          <w:tcPr>
            <w:tcW w:w="288" w:type="dxa"/>
          </w:tcPr>
          <w:p w14:paraId="2C5CEEFD" w14:textId="77777777" w:rsidR="00A055D8" w:rsidRDefault="00A055D8" w:rsidP="002B038E">
            <w:pPr>
              <w:pStyle w:val="CopticCross"/>
            </w:pPr>
          </w:p>
        </w:tc>
        <w:tc>
          <w:tcPr>
            <w:tcW w:w="3960" w:type="dxa"/>
          </w:tcPr>
          <w:p w14:paraId="04491783" w14:textId="77777777" w:rsidR="00A055D8" w:rsidRDefault="00A055D8" w:rsidP="00A055D8">
            <w:pPr>
              <w:pStyle w:val="EngHang"/>
            </w:pPr>
            <w:r>
              <w:t>When he was taken by</w:t>
            </w:r>
          </w:p>
          <w:p w14:paraId="0317A787" w14:textId="77777777" w:rsidR="00A055D8" w:rsidRDefault="00A055D8" w:rsidP="00A055D8">
            <w:pPr>
              <w:pStyle w:val="EngHang"/>
            </w:pPr>
            <w:r>
              <w:t>King Dorgam’s soldiers,</w:t>
            </w:r>
          </w:p>
          <w:p w14:paraId="3D829C97" w14:textId="77777777" w:rsidR="00A055D8" w:rsidRDefault="00A055D8" w:rsidP="00A055D8">
            <w:pPr>
              <w:pStyle w:val="EngHang"/>
            </w:pPr>
            <w:r>
              <w:t>He was pressed to deny his faith,</w:t>
            </w:r>
          </w:p>
          <w:p w14:paraId="56BE2FB0" w14:textId="77777777" w:rsidR="00A055D8" w:rsidRDefault="00A055D8" w:rsidP="00A055D8">
            <w:pPr>
              <w:pStyle w:val="EngHangEnd"/>
            </w:pPr>
            <w:r>
              <w:t>But steadfastly refused.</w:t>
            </w:r>
          </w:p>
        </w:tc>
        <w:tc>
          <w:tcPr>
            <w:tcW w:w="288" w:type="dxa"/>
          </w:tcPr>
          <w:p w14:paraId="593853D2" w14:textId="77777777" w:rsidR="00A055D8" w:rsidRDefault="00A055D8" w:rsidP="002B038E"/>
        </w:tc>
        <w:tc>
          <w:tcPr>
            <w:tcW w:w="288" w:type="dxa"/>
          </w:tcPr>
          <w:p w14:paraId="60F473CE" w14:textId="77777777" w:rsidR="00A055D8" w:rsidRDefault="00A055D8" w:rsidP="002B038E">
            <w:pPr>
              <w:pStyle w:val="CopticCross"/>
            </w:pPr>
          </w:p>
        </w:tc>
        <w:tc>
          <w:tcPr>
            <w:tcW w:w="3960" w:type="dxa"/>
          </w:tcPr>
          <w:p w14:paraId="1D0BA1D8" w14:textId="77777777" w:rsidR="00A055D8" w:rsidRDefault="00A055D8" w:rsidP="00A055D8">
            <w:pPr>
              <w:pStyle w:val="CopticVersemulti-line"/>
            </w:pPr>
            <w:r w:rsidRPr="00AD4477">
              <w:t>Ⲉ</w:t>
            </w:r>
            <w:r>
              <w:t>ⲧⲁⲩϭⲓⲧϥ ⲛ̀ϫⲉ ⲛⲓⲙⲁⲧⲟⲓ:</w:t>
            </w:r>
          </w:p>
          <w:p w14:paraId="624CA68C" w14:textId="77777777" w:rsidR="00A055D8" w:rsidRDefault="00A055D8" w:rsidP="00A055D8">
            <w:pPr>
              <w:pStyle w:val="CopticVersemulti-line"/>
            </w:pPr>
            <w:r>
              <w:t>ⲛ̀ⲧⲉ ⲡⲓⲟⲩⲣⲟ Ⲇⲟⲣⲅⲁⲙ:</w:t>
            </w:r>
          </w:p>
          <w:p w14:paraId="319E22D9" w14:textId="77777777" w:rsidR="00A055D8" w:rsidRDefault="00A055D8" w:rsidP="00A055D8">
            <w:pPr>
              <w:pStyle w:val="CopticVersemulti-line"/>
            </w:pPr>
            <w:r>
              <w:t>ⲁⲩⲕⲱϯ ⲛ̀ⲥⲱϥ ⲉⲭⲁ ⲧⲉϥⲡⲓⲥⲧⲓⲥ:</w:t>
            </w:r>
          </w:p>
          <w:p w14:paraId="1AABBE71" w14:textId="77777777" w:rsidR="00A055D8" w:rsidRPr="00CE646A" w:rsidRDefault="00A055D8" w:rsidP="00A055D8">
            <w:pPr>
              <w:pStyle w:val="CopticHangingVerse"/>
              <w:rPr>
                <w:rFonts w:ascii="Arial Unicode MS" w:eastAsia="Arial Unicode MS" w:hAnsi="Arial Unicode MS" w:cs="Arial Unicode MS"/>
              </w:rPr>
            </w:pPr>
            <w:r>
              <w:t>ⲁϥϩⲓⲡ̀ϩⲟ ϧⲉⲛ ⲟⲩⲧⲁϫⲣⲟ.</w:t>
            </w:r>
          </w:p>
        </w:tc>
      </w:tr>
      <w:tr w:rsidR="00A055D8" w14:paraId="3E9D9823" w14:textId="77777777" w:rsidTr="002B038E">
        <w:trPr>
          <w:cantSplit/>
          <w:jc w:val="center"/>
        </w:trPr>
        <w:tc>
          <w:tcPr>
            <w:tcW w:w="288" w:type="dxa"/>
          </w:tcPr>
          <w:p w14:paraId="5D816180" w14:textId="77777777" w:rsidR="00A055D8" w:rsidRDefault="00A055D8" w:rsidP="002B038E">
            <w:pPr>
              <w:pStyle w:val="CopticCross"/>
            </w:pPr>
            <w:r w:rsidRPr="00FB5ACB">
              <w:t>¿</w:t>
            </w:r>
          </w:p>
        </w:tc>
        <w:tc>
          <w:tcPr>
            <w:tcW w:w="3960" w:type="dxa"/>
          </w:tcPr>
          <w:p w14:paraId="47865693" w14:textId="77777777" w:rsidR="00A055D8" w:rsidRDefault="00A055D8" w:rsidP="00A055D8">
            <w:pPr>
              <w:pStyle w:val="EngHang"/>
            </w:pPr>
            <w:r>
              <w:t>They threw him</w:t>
            </w:r>
          </w:p>
          <w:p w14:paraId="07B40E89" w14:textId="77777777" w:rsidR="00A055D8" w:rsidRDefault="00A055D8" w:rsidP="00A055D8">
            <w:pPr>
              <w:pStyle w:val="EngHang"/>
            </w:pPr>
            <w:r>
              <w:t>In the fire to be burned.</w:t>
            </w:r>
          </w:p>
          <w:p w14:paraId="219E5C0A" w14:textId="77777777" w:rsidR="00A055D8" w:rsidRDefault="00A055D8" w:rsidP="00A055D8">
            <w:pPr>
              <w:pStyle w:val="EngHang"/>
            </w:pPr>
            <w:r>
              <w:t>He was martyred, then</w:t>
            </w:r>
          </w:p>
          <w:p w14:paraId="533D9CEF" w14:textId="77777777" w:rsidR="00A055D8" w:rsidRDefault="00A055D8" w:rsidP="00A055D8">
            <w:pPr>
              <w:pStyle w:val="EngHangEnd"/>
            </w:pPr>
            <w:r>
              <w:t>Buried in St. Sergius’ Church.</w:t>
            </w:r>
          </w:p>
        </w:tc>
        <w:tc>
          <w:tcPr>
            <w:tcW w:w="288" w:type="dxa"/>
          </w:tcPr>
          <w:p w14:paraId="7DBA6A97" w14:textId="77777777" w:rsidR="00A055D8" w:rsidRDefault="00A055D8" w:rsidP="002B038E"/>
        </w:tc>
        <w:tc>
          <w:tcPr>
            <w:tcW w:w="288" w:type="dxa"/>
          </w:tcPr>
          <w:p w14:paraId="73982707" w14:textId="77777777" w:rsidR="00A055D8" w:rsidRDefault="00A055D8" w:rsidP="002B038E">
            <w:pPr>
              <w:pStyle w:val="CopticCross"/>
            </w:pPr>
            <w:r w:rsidRPr="00FB5ACB">
              <w:t>¿</w:t>
            </w:r>
          </w:p>
        </w:tc>
        <w:tc>
          <w:tcPr>
            <w:tcW w:w="3960" w:type="dxa"/>
          </w:tcPr>
          <w:p w14:paraId="2F1E2145" w14:textId="77777777" w:rsidR="00A055D8" w:rsidRDefault="00A055D8" w:rsidP="00A055D8">
            <w:pPr>
              <w:pStyle w:val="CopticVersemulti-line"/>
            </w:pPr>
            <w:r>
              <w:t>Ⲁⲩϭⲟⲡϥ ⲇⲉ ⲟⲩⲟϩ ⲁⲩϩⲓⲧϥ:</w:t>
            </w:r>
          </w:p>
          <w:p w14:paraId="31EF12EF" w14:textId="77777777" w:rsidR="00A055D8" w:rsidRDefault="00A055D8" w:rsidP="00A055D8">
            <w:pPr>
              <w:pStyle w:val="CopticVersemulti-line"/>
            </w:pPr>
            <w:r>
              <w:t>ϧⲉⲛ ⲡⲓⲭ̀ⲣⲱⲙ ϣⲁⲧⲟⲩⲣⲟⲕϩϥ:</w:t>
            </w:r>
          </w:p>
          <w:p w14:paraId="3BB61D83" w14:textId="77777777" w:rsidR="00A055D8" w:rsidRDefault="00A055D8" w:rsidP="00A055D8">
            <w:pPr>
              <w:pStyle w:val="CopticVersemulti-line"/>
            </w:pPr>
            <w:r>
              <w:t>ⲁϥⲉⲣ ⲙⲁⲣⲧⲏⲣⲟⲥ ⲟⲩⲟϩ ⲁⲩⲕⲟⲥϥ:</w:t>
            </w:r>
          </w:p>
          <w:p w14:paraId="5496F764" w14:textId="77777777" w:rsidR="00A055D8" w:rsidRDefault="00A055D8" w:rsidP="00A055D8">
            <w:pPr>
              <w:pStyle w:val="CopticHangingVerse"/>
            </w:pPr>
            <w:r>
              <w:t>ϧⲉⲛ ϯⲉⲕⲕ̀ⲗⲏⲥⲓⲁ̀ ⲛⲤⲉⲣⲅⲓⲟⲥ.</w:t>
            </w:r>
          </w:p>
        </w:tc>
      </w:tr>
      <w:tr w:rsidR="00A055D8" w14:paraId="66B98FA7" w14:textId="77777777" w:rsidTr="002B038E">
        <w:trPr>
          <w:cantSplit/>
          <w:jc w:val="center"/>
        </w:trPr>
        <w:tc>
          <w:tcPr>
            <w:tcW w:w="288" w:type="dxa"/>
          </w:tcPr>
          <w:p w14:paraId="3EE24444" w14:textId="77777777" w:rsidR="00A055D8" w:rsidRDefault="00A055D8" w:rsidP="002B038E">
            <w:pPr>
              <w:pStyle w:val="CopticCross"/>
            </w:pPr>
          </w:p>
        </w:tc>
        <w:tc>
          <w:tcPr>
            <w:tcW w:w="3960" w:type="dxa"/>
          </w:tcPr>
          <w:p w14:paraId="0961BE79" w14:textId="77777777" w:rsidR="00A055D8" w:rsidRDefault="00A055D8" w:rsidP="00A055D8">
            <w:pPr>
              <w:pStyle w:val="EngHang"/>
            </w:pPr>
            <w:r>
              <w:t>Blessed is he</w:t>
            </w:r>
          </w:p>
          <w:p w14:paraId="05D4CC4D" w14:textId="77777777" w:rsidR="00A055D8" w:rsidRDefault="00A055D8" w:rsidP="00A055D8">
            <w:pPr>
              <w:pStyle w:val="EngHang"/>
            </w:pPr>
            <w:r>
              <w:t>Who sold is worldly possessions,</w:t>
            </w:r>
          </w:p>
          <w:p w14:paraId="4FAE5D1F" w14:textId="77777777" w:rsidR="00A055D8" w:rsidRDefault="00A055D8" w:rsidP="00A055D8">
            <w:pPr>
              <w:pStyle w:val="EngHang"/>
            </w:pPr>
            <w:r>
              <w:t>And bough the true pearl,</w:t>
            </w:r>
          </w:p>
          <w:p w14:paraId="6F373C1C" w14:textId="77777777" w:rsidR="00A055D8" w:rsidRDefault="00A055D8" w:rsidP="00A055D8">
            <w:pPr>
              <w:pStyle w:val="EngHangEnd"/>
            </w:pPr>
            <w:r>
              <w:t>The Lord Jesus Christ.</w:t>
            </w:r>
          </w:p>
        </w:tc>
        <w:tc>
          <w:tcPr>
            <w:tcW w:w="288" w:type="dxa"/>
          </w:tcPr>
          <w:p w14:paraId="3509F3CF" w14:textId="77777777" w:rsidR="00A055D8" w:rsidRDefault="00A055D8" w:rsidP="002B038E"/>
        </w:tc>
        <w:tc>
          <w:tcPr>
            <w:tcW w:w="288" w:type="dxa"/>
          </w:tcPr>
          <w:p w14:paraId="59DB2CEE" w14:textId="77777777" w:rsidR="00A055D8" w:rsidRDefault="00A055D8" w:rsidP="002B038E">
            <w:pPr>
              <w:pStyle w:val="CopticCross"/>
            </w:pPr>
          </w:p>
        </w:tc>
        <w:tc>
          <w:tcPr>
            <w:tcW w:w="3960" w:type="dxa"/>
          </w:tcPr>
          <w:p w14:paraId="48579368" w14:textId="77777777" w:rsidR="00A055D8" w:rsidRDefault="00A055D8" w:rsidP="00A055D8">
            <w:pPr>
              <w:pStyle w:val="CopticVersemulti-line"/>
            </w:pPr>
            <w:r>
              <w:t>Ⲱⲟⲩⲛⲓⲁⲧϥ ⲙ̀ⲫⲏⲉⲧⲁϥϯ:</w:t>
            </w:r>
          </w:p>
          <w:p w14:paraId="62BEDAAA" w14:textId="77777777" w:rsidR="00A055D8" w:rsidRDefault="00A055D8" w:rsidP="00A055D8">
            <w:pPr>
              <w:pStyle w:val="CopticVersemulti-line"/>
            </w:pPr>
            <w:r>
              <w:t>ⲛ̀ⲛⲏⲉⲧⲉ ⲛⲟⲩϥ ϧⲉⲛ ⲡⲓⲑⲟ ⲉⲃⲟⲗ:</w:t>
            </w:r>
          </w:p>
          <w:p w14:paraId="4ED79C73" w14:textId="77777777" w:rsidR="00A055D8" w:rsidRDefault="00A055D8" w:rsidP="00A055D8">
            <w:pPr>
              <w:pStyle w:val="CopticVersemulti-line"/>
            </w:pPr>
            <w:r>
              <w:t>ⲟⲩⲟϩ ⲁϥϣⲱⲡⲓ ⲙ̀ⲡⲓⲁⲛⲁⲙⲏⲓ ⲙ̀ⲙⲏⲓ:</w:t>
            </w:r>
          </w:p>
          <w:p w14:paraId="4099C8CF" w14:textId="77777777" w:rsidR="00A055D8" w:rsidRDefault="00A055D8" w:rsidP="00A055D8">
            <w:pPr>
              <w:pStyle w:val="CopticHangingVerse"/>
            </w:pPr>
            <w:r>
              <w:t>ⲉⲧⲉ Ⲡⲟ̄ⲥ̄ Ⲓⲏ̄ⲥ̄ Ⲡⲭ̄ⲥ̄.</w:t>
            </w:r>
          </w:p>
        </w:tc>
      </w:tr>
      <w:tr w:rsidR="00A055D8" w14:paraId="185CB906" w14:textId="77777777" w:rsidTr="002B038E">
        <w:trPr>
          <w:cantSplit/>
          <w:jc w:val="center"/>
        </w:trPr>
        <w:tc>
          <w:tcPr>
            <w:tcW w:w="288" w:type="dxa"/>
          </w:tcPr>
          <w:p w14:paraId="77C8ED6E" w14:textId="77777777" w:rsidR="00A055D8" w:rsidRDefault="00A055D8" w:rsidP="002B038E">
            <w:pPr>
              <w:pStyle w:val="CopticCross"/>
            </w:pPr>
            <w:r w:rsidRPr="00FB5ACB">
              <w:t>¿</w:t>
            </w:r>
          </w:p>
        </w:tc>
        <w:tc>
          <w:tcPr>
            <w:tcW w:w="3960" w:type="dxa"/>
          </w:tcPr>
          <w:p w14:paraId="72498726" w14:textId="77777777" w:rsidR="00A055D8" w:rsidRDefault="00A055D8" w:rsidP="00A055D8">
            <w:pPr>
              <w:pStyle w:val="EngHang"/>
            </w:pPr>
            <w:r>
              <w:t>He suffered burning,</w:t>
            </w:r>
          </w:p>
          <w:p w14:paraId="09D2B61E" w14:textId="77777777" w:rsidR="00A055D8" w:rsidRDefault="00A055D8" w:rsidP="00A055D8">
            <w:pPr>
              <w:pStyle w:val="EngHang"/>
            </w:pPr>
            <w:r>
              <w:t>To obtain the crown of martyrdom,</w:t>
            </w:r>
          </w:p>
          <w:p w14:paraId="73A1535E" w14:textId="77777777" w:rsidR="00A055D8" w:rsidRDefault="00A055D8" w:rsidP="00A055D8">
            <w:pPr>
              <w:pStyle w:val="EngHang"/>
            </w:pPr>
            <w:r>
              <w:t>And reached Paradise, where</w:t>
            </w:r>
          </w:p>
          <w:p w14:paraId="0F083F61" w14:textId="77777777" w:rsidR="00A055D8" w:rsidRDefault="00A055D8" w:rsidP="00A055D8">
            <w:pPr>
              <w:pStyle w:val="EngHangEnd"/>
            </w:pPr>
            <w:r>
              <w:t>He kept a feast with the saints.</w:t>
            </w:r>
          </w:p>
        </w:tc>
        <w:tc>
          <w:tcPr>
            <w:tcW w:w="288" w:type="dxa"/>
          </w:tcPr>
          <w:p w14:paraId="4A741406" w14:textId="77777777" w:rsidR="00A055D8" w:rsidRDefault="00A055D8" w:rsidP="002B038E"/>
        </w:tc>
        <w:tc>
          <w:tcPr>
            <w:tcW w:w="288" w:type="dxa"/>
          </w:tcPr>
          <w:p w14:paraId="62311553" w14:textId="77777777" w:rsidR="00A055D8" w:rsidRDefault="00A055D8" w:rsidP="002B038E">
            <w:pPr>
              <w:pStyle w:val="CopticCross"/>
            </w:pPr>
            <w:r w:rsidRPr="00FB5ACB">
              <w:t>¿</w:t>
            </w:r>
          </w:p>
        </w:tc>
        <w:tc>
          <w:tcPr>
            <w:tcW w:w="3960" w:type="dxa"/>
          </w:tcPr>
          <w:p w14:paraId="100C079E" w14:textId="77777777" w:rsidR="00A055D8" w:rsidRDefault="00A055D8" w:rsidP="00A055D8">
            <w:pPr>
              <w:pStyle w:val="CopticVersemulti-line"/>
            </w:pPr>
            <w:r>
              <w:t>Ⲟⲩⲟϩ ⲁϥϣⲉⲡⲙ̀ⲕⲁϩ ⲛ̀ⲣⲱⲕϩ:</w:t>
            </w:r>
          </w:p>
          <w:p w14:paraId="388CF28B" w14:textId="77777777" w:rsidR="00A055D8" w:rsidRDefault="00A055D8" w:rsidP="00A055D8">
            <w:pPr>
              <w:pStyle w:val="CopticVersemulti-line"/>
            </w:pPr>
            <w:r>
              <w:t>ⲛ̀ⲧⲉϥϭⲓ ⲡ̀ⲭ̀ⲗⲟⲙ ⲛ̀ϯⲙⲁⲣⲧⲩⲣⲓⲁ:</w:t>
            </w:r>
          </w:p>
          <w:p w14:paraId="1241968A" w14:textId="77777777" w:rsidR="00A055D8" w:rsidRDefault="00A055D8" w:rsidP="00A055D8">
            <w:pPr>
              <w:pStyle w:val="CopticVersemulti-line"/>
            </w:pPr>
            <w:r>
              <w:t>ⲁϥⲙⲁϯ ⲉⲡⲓⲡⲁⲣⲁⲇⲓⲥⲟⲥ:</w:t>
            </w:r>
          </w:p>
          <w:p w14:paraId="7938F004" w14:textId="77777777" w:rsidR="00A055D8" w:rsidRDefault="00A055D8" w:rsidP="00A055D8">
            <w:pPr>
              <w:pStyle w:val="CopticHangingVerse"/>
            </w:pPr>
            <w:r>
              <w:t>ⲁϥⲉⲣϣⲁⲓ ⲛⲉⲙ ⲛⲏⲉ̄ⲑ̄ⲩ̄ ⲙ̀ⲙⲁⲩ.</w:t>
            </w:r>
          </w:p>
        </w:tc>
      </w:tr>
      <w:tr w:rsidR="00A055D8" w14:paraId="442B1D10" w14:textId="77777777" w:rsidTr="002B038E">
        <w:trPr>
          <w:cantSplit/>
          <w:jc w:val="center"/>
        </w:trPr>
        <w:tc>
          <w:tcPr>
            <w:tcW w:w="288" w:type="dxa"/>
          </w:tcPr>
          <w:p w14:paraId="3832E07D" w14:textId="77777777" w:rsidR="00A055D8" w:rsidRPr="00FB5ACB" w:rsidRDefault="00A055D8" w:rsidP="002B038E">
            <w:pPr>
              <w:pStyle w:val="CopticCross"/>
            </w:pPr>
          </w:p>
        </w:tc>
        <w:tc>
          <w:tcPr>
            <w:tcW w:w="3960" w:type="dxa"/>
          </w:tcPr>
          <w:p w14:paraId="12DAF5ED" w14:textId="77777777" w:rsidR="00A055D8" w:rsidRDefault="00A055D8" w:rsidP="00A055D8">
            <w:pPr>
              <w:pStyle w:val="EngHang"/>
            </w:pPr>
            <w:r>
              <w:t>Hail to you, O martyr,</w:t>
            </w:r>
          </w:p>
          <w:p w14:paraId="751948C1" w14:textId="77777777" w:rsidR="00A055D8" w:rsidRDefault="00A055D8" w:rsidP="00A055D8">
            <w:pPr>
              <w:pStyle w:val="EngHang"/>
            </w:pPr>
            <w:r>
              <w:t>Who loved Christ,</w:t>
            </w:r>
          </w:p>
          <w:p w14:paraId="66091523" w14:textId="77777777" w:rsidR="00A055D8" w:rsidRDefault="00A055D8" w:rsidP="00A055D8">
            <w:pPr>
              <w:pStyle w:val="EngHang"/>
            </w:pPr>
            <w:r>
              <w:t>Whose body is in the Churches</w:t>
            </w:r>
          </w:p>
          <w:p w14:paraId="057CD7D4" w14:textId="77777777" w:rsidR="00A055D8" w:rsidRDefault="00A055D8" w:rsidP="00A055D8">
            <w:pPr>
              <w:pStyle w:val="EngHangEnd"/>
            </w:pPr>
            <w:r>
              <w:t>Of St. Sergius and St. George.</w:t>
            </w:r>
          </w:p>
        </w:tc>
        <w:tc>
          <w:tcPr>
            <w:tcW w:w="288" w:type="dxa"/>
          </w:tcPr>
          <w:p w14:paraId="21709A03" w14:textId="77777777" w:rsidR="00A055D8" w:rsidRDefault="00A055D8" w:rsidP="002B038E"/>
        </w:tc>
        <w:tc>
          <w:tcPr>
            <w:tcW w:w="288" w:type="dxa"/>
          </w:tcPr>
          <w:p w14:paraId="77D12F31" w14:textId="77777777" w:rsidR="00A055D8" w:rsidRPr="00FB5ACB" w:rsidRDefault="00A055D8" w:rsidP="002B038E">
            <w:pPr>
              <w:pStyle w:val="CopticCross"/>
            </w:pPr>
          </w:p>
        </w:tc>
        <w:tc>
          <w:tcPr>
            <w:tcW w:w="3960" w:type="dxa"/>
          </w:tcPr>
          <w:p w14:paraId="2F0C5D4B" w14:textId="77777777" w:rsidR="00A055D8" w:rsidRDefault="00A055D8" w:rsidP="00A055D8">
            <w:pPr>
              <w:pStyle w:val="CopticVersemulti-line"/>
            </w:pPr>
            <w:r>
              <w:t>Ⲭⲉⲣⲉ ⲛⲁⲕ ⲱ ⲡⲓⲙⲁⲣⲧⲏⲣⲟⲥ:</w:t>
            </w:r>
          </w:p>
          <w:p w14:paraId="0863CEB5" w14:textId="77777777" w:rsidR="00A055D8" w:rsidRDefault="00A055D8" w:rsidP="00A055D8">
            <w:pPr>
              <w:pStyle w:val="CopticVersemulti-line"/>
            </w:pPr>
            <w:r>
              <w:t>ⲫⲉⲧⲁϥⲙⲉⲓ ⲙ̀Ⲡⲭ̄ⲥ̄:</w:t>
            </w:r>
          </w:p>
          <w:p w14:paraId="77FD9BAA" w14:textId="77777777" w:rsidR="00A055D8" w:rsidRDefault="00A055D8" w:rsidP="00A055D8">
            <w:pPr>
              <w:pStyle w:val="CopticVersemulti-line"/>
            </w:pPr>
            <w:r>
              <w:t>ⲉⲧⲉ ⲡⲉϥⲥⲱⲙⲁ ϧⲉⲛ ⲛⲓⲉⲕⲕⲗⲏⲥⲓⲁ:</w:t>
            </w:r>
          </w:p>
          <w:p w14:paraId="5749C583" w14:textId="77777777" w:rsidR="00A055D8" w:rsidRDefault="00A055D8" w:rsidP="00A055D8">
            <w:pPr>
              <w:pStyle w:val="CopticHangingVerse"/>
            </w:pPr>
            <w:r>
              <w:t>ⲛ̀ⲧⲉ Ⲥⲉⲣⲅⲓⲟⲥ ⲛⲉⲙ Ⲅⲉⲱⲣⲅⲓⲟⲥ.</w:t>
            </w:r>
          </w:p>
        </w:tc>
      </w:tr>
      <w:tr w:rsidR="00A055D8" w14:paraId="49460371" w14:textId="77777777" w:rsidTr="002B038E">
        <w:trPr>
          <w:cantSplit/>
          <w:jc w:val="center"/>
        </w:trPr>
        <w:tc>
          <w:tcPr>
            <w:tcW w:w="288" w:type="dxa"/>
          </w:tcPr>
          <w:p w14:paraId="4506CCEC" w14:textId="77777777" w:rsidR="00A055D8" w:rsidRPr="00FB5ACB" w:rsidRDefault="00A055D8" w:rsidP="002B038E">
            <w:pPr>
              <w:pStyle w:val="CopticCross"/>
            </w:pPr>
          </w:p>
        </w:tc>
        <w:tc>
          <w:tcPr>
            <w:tcW w:w="3960" w:type="dxa"/>
          </w:tcPr>
          <w:p w14:paraId="30F058F8" w14:textId="77777777" w:rsidR="00A055D8" w:rsidRDefault="00A055D8" w:rsidP="00A055D8">
            <w:pPr>
              <w:pStyle w:val="EngHang"/>
            </w:pPr>
            <w:r>
              <w:t>Pray to the Lord on our behalf,</w:t>
            </w:r>
          </w:p>
          <w:p w14:paraId="0F91F6C4" w14:textId="77777777" w:rsidR="00A055D8" w:rsidRDefault="00A055D8" w:rsidP="00A055D8">
            <w:pPr>
              <w:pStyle w:val="EngHang"/>
            </w:pPr>
            <w:r>
              <w:t>Pashnouni, the pure</w:t>
            </w:r>
          </w:p>
          <w:p w14:paraId="6DB47A6B" w14:textId="77777777" w:rsidR="00A055D8" w:rsidRDefault="00A055D8" w:rsidP="00A055D8">
            <w:pPr>
              <w:pStyle w:val="EngHang"/>
            </w:pPr>
            <w:r>
              <w:t>And God-loving monk,</w:t>
            </w:r>
          </w:p>
          <w:p w14:paraId="3FC94412" w14:textId="77777777" w:rsidR="00A055D8" w:rsidRDefault="00A055D8" w:rsidP="00A055D8">
            <w:pPr>
              <w:pStyle w:val="EngHangEnd"/>
            </w:pPr>
            <w:r>
              <w:t>That He may forgive us our sins.</w:t>
            </w:r>
          </w:p>
        </w:tc>
        <w:tc>
          <w:tcPr>
            <w:tcW w:w="288" w:type="dxa"/>
          </w:tcPr>
          <w:p w14:paraId="27454147" w14:textId="77777777" w:rsidR="00A055D8" w:rsidRDefault="00A055D8" w:rsidP="002B038E"/>
        </w:tc>
        <w:tc>
          <w:tcPr>
            <w:tcW w:w="288" w:type="dxa"/>
          </w:tcPr>
          <w:p w14:paraId="26E6195C" w14:textId="77777777" w:rsidR="00A055D8" w:rsidRPr="00FB5ACB" w:rsidRDefault="00A055D8" w:rsidP="002B038E">
            <w:pPr>
              <w:pStyle w:val="CopticCross"/>
            </w:pPr>
          </w:p>
        </w:tc>
        <w:tc>
          <w:tcPr>
            <w:tcW w:w="3960" w:type="dxa"/>
          </w:tcPr>
          <w:p w14:paraId="6467ACB8" w14:textId="77777777" w:rsidR="00A055D8" w:rsidRDefault="00A055D8" w:rsidP="00A055D8">
            <w:pPr>
              <w:pStyle w:val="CopticVersemulti-line"/>
            </w:pPr>
            <w:r>
              <w:t>Ⲧⲱⲃⲩ ⲙ̀Ⲡ</w:t>
            </w:r>
            <w:r>
              <w:pgNum/>
            </w:r>
            <w:r>
              <w:pgNum/>
            </w:r>
            <w:r>
              <w:t>ⲟ̄ⲥ̄ ⲉ̀ϩ̀ⲣⲏⲓ ⲉ̀ϫⲱⲛ:</w:t>
            </w:r>
          </w:p>
          <w:p w14:paraId="785A07ED" w14:textId="77777777" w:rsidR="00A055D8" w:rsidRDefault="00A055D8" w:rsidP="00A055D8">
            <w:pPr>
              <w:pStyle w:val="CopticVersemulti-line"/>
            </w:pPr>
            <w:r>
              <w:t>ⲡⲓⲙⲁⲓⲛⲟⲩⲧ ⲉⲧⲧⲟⲩⲃⲏⲟⲩⲏⲧ:</w:t>
            </w:r>
          </w:p>
          <w:p w14:paraId="30EEFD52" w14:textId="77777777" w:rsidR="00A055D8" w:rsidRDefault="00A055D8" w:rsidP="00A055D8">
            <w:pPr>
              <w:pStyle w:val="CopticVersemulti-line"/>
            </w:pPr>
            <w:r>
              <w:t>Ⲡⲁϣⲛⲟⲩⲛⲓ ⲡⲓⲙⲟⲛⲁⲭⲟⲥ:</w:t>
            </w:r>
          </w:p>
          <w:p w14:paraId="5B78EDC2" w14:textId="77777777" w:rsidR="00A055D8" w:rsidRDefault="00A055D8" w:rsidP="00A055D8">
            <w:pPr>
              <w:pStyle w:val="CopticHangingVerse"/>
            </w:pPr>
            <w:r>
              <w:t>ⲛ̀ⲧⲉϥⲭⲁ ⲛⲉⲛⲛⲟⲃⲓ ⲛⲁⲛ ⲉⲃⲟⲗ.</w:t>
            </w:r>
          </w:p>
        </w:tc>
      </w:tr>
    </w:tbl>
    <w:p w14:paraId="1DFEE955" w14:textId="77777777" w:rsidR="004B3CE3" w:rsidRDefault="004B3CE3" w:rsidP="004B3CE3">
      <w:pPr>
        <w:pStyle w:val="Heading3"/>
      </w:pPr>
      <w:bookmarkStart w:id="1604" w:name="_Toc448227601"/>
      <w:r>
        <w:t xml:space="preserve">May 21 / Pashons 26: </w:t>
      </w:r>
      <w:r w:rsidR="00072324">
        <w:t>Martyrdom of St. Thomas the Apostle</w:t>
      </w:r>
      <w:bookmarkEnd w:id="1604"/>
    </w:p>
    <w:p w14:paraId="574A2F34" w14:textId="13F37288"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401C91D" w14:textId="77777777" w:rsidR="007A6E4F" w:rsidRDefault="007A6E4F" w:rsidP="00160DE3">
      <w:pPr>
        <w:pStyle w:val="Heading3"/>
      </w:pPr>
      <w:bookmarkStart w:id="1605" w:name="_Toc448227602"/>
      <w:r>
        <w:lastRenderedPageBreak/>
        <w:t>May 22 / Pashons 27: St. Thomas the Anchorite</w:t>
      </w:r>
      <w:bookmarkEnd w:id="1605"/>
    </w:p>
    <w:p w14:paraId="638D349A" w14:textId="77777777" w:rsidR="007A6E4F" w:rsidRDefault="007A6E4F" w:rsidP="007A6E4F">
      <w:pPr>
        <w:pStyle w:val="Heading4"/>
      </w:pPr>
      <w:bookmarkStart w:id="1606" w:name="_Ref434490403"/>
      <w:r>
        <w:t>The Doxology</w:t>
      </w:r>
      <w:r w:rsidR="00B46E6E">
        <w:t xml:space="preserve"> for St. Thomas the Anchorite</w:t>
      </w:r>
      <w:bookmarkEnd w:id="160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A6E4F" w14:paraId="52B8550B" w14:textId="77777777" w:rsidTr="00220DFD">
        <w:trPr>
          <w:cantSplit/>
          <w:jc w:val="center"/>
        </w:trPr>
        <w:tc>
          <w:tcPr>
            <w:tcW w:w="288" w:type="dxa"/>
          </w:tcPr>
          <w:p w14:paraId="3B27D455" w14:textId="77777777" w:rsidR="007A6E4F" w:rsidRDefault="007A6E4F" w:rsidP="00220DFD">
            <w:pPr>
              <w:pStyle w:val="CopticCross"/>
            </w:pPr>
          </w:p>
        </w:tc>
        <w:tc>
          <w:tcPr>
            <w:tcW w:w="3960" w:type="dxa"/>
          </w:tcPr>
          <w:p w14:paraId="0209994C" w14:textId="77777777" w:rsidR="007A6E4F" w:rsidRDefault="007A6E4F" w:rsidP="007A6E4F">
            <w:pPr>
              <w:pStyle w:val="EngHang"/>
            </w:pPr>
            <w:r>
              <w:t>Let us gather together,</w:t>
            </w:r>
          </w:p>
          <w:p w14:paraId="454AB8F9" w14:textId="77777777" w:rsidR="007A6E4F" w:rsidRDefault="007A6E4F" w:rsidP="007A6E4F">
            <w:pPr>
              <w:pStyle w:val="EngHang"/>
            </w:pPr>
            <w:r>
              <w:t>To joyfully glorify</w:t>
            </w:r>
          </w:p>
          <w:p w14:paraId="5EA7036C" w14:textId="77777777" w:rsidR="007A6E4F" w:rsidRDefault="007A6E4F" w:rsidP="007A6E4F">
            <w:pPr>
              <w:pStyle w:val="EngHang"/>
            </w:pPr>
            <w:r>
              <w:t>This righteous man,</w:t>
            </w:r>
          </w:p>
          <w:p w14:paraId="483B2458" w14:textId="77777777" w:rsidR="007A6E4F" w:rsidRDefault="007A6E4F" w:rsidP="007A6E4F">
            <w:pPr>
              <w:pStyle w:val="EngHangEnd"/>
            </w:pPr>
            <w:r>
              <w:t>Our holy father, Abba Thomas.</w:t>
            </w:r>
          </w:p>
        </w:tc>
        <w:tc>
          <w:tcPr>
            <w:tcW w:w="288" w:type="dxa"/>
          </w:tcPr>
          <w:p w14:paraId="1FEE2334" w14:textId="77777777" w:rsidR="007A6E4F" w:rsidRDefault="007A6E4F" w:rsidP="00220DFD"/>
        </w:tc>
        <w:tc>
          <w:tcPr>
            <w:tcW w:w="288" w:type="dxa"/>
          </w:tcPr>
          <w:p w14:paraId="0DC95690" w14:textId="77777777" w:rsidR="007A6E4F" w:rsidRDefault="007A6E4F" w:rsidP="00220DFD">
            <w:pPr>
              <w:pStyle w:val="CopticCross"/>
            </w:pPr>
          </w:p>
        </w:tc>
        <w:tc>
          <w:tcPr>
            <w:tcW w:w="3960" w:type="dxa"/>
          </w:tcPr>
          <w:p w14:paraId="000A8F88" w14:textId="77777777" w:rsidR="007A6E4F" w:rsidRDefault="007A6E4F" w:rsidP="007A6E4F">
            <w:pPr>
              <w:pStyle w:val="CopticVersemulti-line"/>
            </w:pPr>
            <w:r>
              <w:t>Ⲙⲁⲣⲉⲛⲑⲱⲟϯ ⲱ̀ ⲛⲁⲙⲉⲣⲁϯ:</w:t>
            </w:r>
          </w:p>
          <w:p w14:paraId="3031173E" w14:textId="77777777" w:rsidR="007A6E4F" w:rsidRDefault="007A6E4F" w:rsidP="007A6E4F">
            <w:pPr>
              <w:pStyle w:val="CopticVersemulti-line"/>
            </w:pPr>
            <w:r>
              <w:t>ⲛ̀ⲧⲉⲛⲧⲁⲓⲟ̀ ϧⲉⲛ ⲟⲩϯⲙⲁϯ:</w:t>
            </w:r>
          </w:p>
          <w:p w14:paraId="66558043" w14:textId="77777777" w:rsidR="007A6E4F" w:rsidRDefault="007A6E4F" w:rsidP="007A6E4F">
            <w:pPr>
              <w:pStyle w:val="CopticVersemulti-line"/>
            </w:pPr>
            <w:r>
              <w:t>ⲙ̀ⲡⲁⲓⲣⲱⲙⲓ ⲛ̀ⲇⲓⲕⲉⲟⲥ:</w:t>
            </w:r>
          </w:p>
          <w:p w14:paraId="7926708A" w14:textId="77777777" w:rsidR="007A6E4F" w:rsidRDefault="007A6E4F" w:rsidP="007A6E4F">
            <w:pPr>
              <w:pStyle w:val="CopticHangingVerse"/>
            </w:pPr>
            <w:r>
              <w:t>ⲡⲉⲛⲓⲱⲧ ⲉ̄ⲑ̄ⲩ̄ Ⲁⲃⲃⲁ Ⲑⲱⲙⲁⲥ.</w:t>
            </w:r>
          </w:p>
        </w:tc>
      </w:tr>
      <w:tr w:rsidR="007A6E4F" w14:paraId="03BB8782" w14:textId="77777777" w:rsidTr="00220DFD">
        <w:trPr>
          <w:cantSplit/>
          <w:jc w:val="center"/>
        </w:trPr>
        <w:tc>
          <w:tcPr>
            <w:tcW w:w="288" w:type="dxa"/>
          </w:tcPr>
          <w:p w14:paraId="04A36B08" w14:textId="77777777" w:rsidR="007A6E4F" w:rsidRDefault="007A6E4F" w:rsidP="00220DFD">
            <w:pPr>
              <w:pStyle w:val="CopticCross"/>
            </w:pPr>
            <w:r w:rsidRPr="00FB5ACB">
              <w:t>¿</w:t>
            </w:r>
          </w:p>
        </w:tc>
        <w:tc>
          <w:tcPr>
            <w:tcW w:w="3960" w:type="dxa"/>
          </w:tcPr>
          <w:p w14:paraId="0C4DB1D4" w14:textId="77777777" w:rsidR="007A6E4F" w:rsidRDefault="007A6E4F" w:rsidP="007A6E4F">
            <w:pPr>
              <w:pStyle w:val="EngHang"/>
            </w:pPr>
            <w:r>
              <w:t>On account of your humility,</w:t>
            </w:r>
          </w:p>
          <w:p w14:paraId="1BABD408" w14:textId="77777777" w:rsidR="007A6E4F" w:rsidRDefault="007A6E4F" w:rsidP="007A6E4F">
            <w:pPr>
              <w:pStyle w:val="EngHang"/>
            </w:pPr>
            <w:r>
              <w:t>And your angelic life,</w:t>
            </w:r>
          </w:p>
          <w:p w14:paraId="29F1EB5C" w14:textId="77777777" w:rsidR="007A6E4F" w:rsidRDefault="007A6E4F" w:rsidP="007A6E4F">
            <w:pPr>
              <w:pStyle w:val="EngHang"/>
            </w:pPr>
            <w:r>
              <w:t>You became a great lamp</w:t>
            </w:r>
          </w:p>
          <w:p w14:paraId="40DEE198" w14:textId="77777777" w:rsidR="007A6E4F" w:rsidRDefault="007A6E4F" w:rsidP="007A6E4F">
            <w:pPr>
              <w:pStyle w:val="EngHangEnd"/>
            </w:pPr>
            <w:r>
              <w:t>On the mount of Shensheef in Akhmim.</w:t>
            </w:r>
          </w:p>
        </w:tc>
        <w:tc>
          <w:tcPr>
            <w:tcW w:w="288" w:type="dxa"/>
          </w:tcPr>
          <w:p w14:paraId="41814E66" w14:textId="77777777" w:rsidR="007A6E4F" w:rsidRDefault="007A6E4F" w:rsidP="00220DFD"/>
        </w:tc>
        <w:tc>
          <w:tcPr>
            <w:tcW w:w="288" w:type="dxa"/>
          </w:tcPr>
          <w:p w14:paraId="18A97227" w14:textId="77777777" w:rsidR="007A6E4F" w:rsidRDefault="007A6E4F" w:rsidP="00220DFD">
            <w:pPr>
              <w:pStyle w:val="CopticCross"/>
            </w:pPr>
            <w:r w:rsidRPr="00FB5ACB">
              <w:t>¿</w:t>
            </w:r>
          </w:p>
        </w:tc>
        <w:tc>
          <w:tcPr>
            <w:tcW w:w="3960" w:type="dxa"/>
          </w:tcPr>
          <w:p w14:paraId="378D0681" w14:textId="77777777" w:rsidR="007A6E4F" w:rsidRDefault="007A6E4F" w:rsidP="007A6E4F">
            <w:pPr>
              <w:pStyle w:val="CopticVersemulti-line"/>
            </w:pPr>
            <w:r>
              <w:t>Ϩⲱⲥⲧⲉ ϩⲓϫⲉⲛ ⲡⲉⲕⲑⲉⲃⲓⲟ̀:</w:t>
            </w:r>
          </w:p>
          <w:p w14:paraId="383F4F84" w14:textId="77777777" w:rsidR="007A6E4F" w:rsidRDefault="007A6E4F" w:rsidP="007A6E4F">
            <w:pPr>
              <w:pStyle w:val="CopticVersemulti-line"/>
            </w:pPr>
            <w:r>
              <w:t>ⲛⲉⲙ ⲡⲉⲕⲃⲓⲟⲥ ⲛ̀ⲁⲅⲅⲉⲗⲓⲕⲟⲛ:</w:t>
            </w:r>
          </w:p>
          <w:p w14:paraId="6FDA4DD2" w14:textId="77777777" w:rsidR="007A6E4F" w:rsidRDefault="007A6E4F" w:rsidP="007A6E4F">
            <w:pPr>
              <w:pStyle w:val="CopticVersemulti-line"/>
            </w:pPr>
            <w:r>
              <w:t>ⲁⲕϣⲱⲡⲓ ⲛ̀ⲟⲩⲛⲓⲃϯ ⲛ̀ⲗⲁⲙⲡⲁⲥ:</w:t>
            </w:r>
          </w:p>
          <w:p w14:paraId="24E86D72" w14:textId="77777777" w:rsidR="007A6E4F" w:rsidRDefault="007A6E4F" w:rsidP="007A6E4F">
            <w:pPr>
              <w:pStyle w:val="CopticHangingVerse"/>
            </w:pPr>
            <w:r>
              <w:t>ϧⲉⲛ ⲡⲓⲧⲱⲟⲩ ⲛ̀Ϣⲉⲛⲥⲏϥⲓ ⲛ̀Ϧⲙⲏⲙ.</w:t>
            </w:r>
          </w:p>
        </w:tc>
      </w:tr>
      <w:tr w:rsidR="007A6E4F" w14:paraId="4B11A27A" w14:textId="77777777" w:rsidTr="00220DFD">
        <w:trPr>
          <w:cantSplit/>
          <w:jc w:val="center"/>
        </w:trPr>
        <w:tc>
          <w:tcPr>
            <w:tcW w:w="288" w:type="dxa"/>
          </w:tcPr>
          <w:p w14:paraId="4C4A3894" w14:textId="77777777" w:rsidR="007A6E4F" w:rsidRDefault="007A6E4F" w:rsidP="00220DFD">
            <w:pPr>
              <w:pStyle w:val="CopticCross"/>
            </w:pPr>
          </w:p>
        </w:tc>
        <w:tc>
          <w:tcPr>
            <w:tcW w:w="3960" w:type="dxa"/>
          </w:tcPr>
          <w:p w14:paraId="56696200" w14:textId="77777777" w:rsidR="007A6E4F" w:rsidRDefault="007A6E4F" w:rsidP="007A6E4F">
            <w:pPr>
              <w:pStyle w:val="EngHang"/>
            </w:pPr>
            <w:r>
              <w:t>For you have become a star</w:t>
            </w:r>
          </w:p>
          <w:p w14:paraId="23E18AD8" w14:textId="77777777" w:rsidR="007A6E4F" w:rsidRDefault="007A6E4F" w:rsidP="007A6E4F">
            <w:pPr>
              <w:pStyle w:val="EngHang"/>
            </w:pPr>
            <w:r>
              <w:t>Upon the Earth,</w:t>
            </w:r>
          </w:p>
          <w:p w14:paraId="1E984914" w14:textId="77777777" w:rsidR="007A6E4F" w:rsidRDefault="007A6E4F" w:rsidP="007A6E4F">
            <w:pPr>
              <w:pStyle w:val="EngHang"/>
            </w:pPr>
            <w:r>
              <w:t>O my lord and father,</w:t>
            </w:r>
          </w:p>
          <w:p w14:paraId="5338381D" w14:textId="77777777" w:rsidR="007A6E4F" w:rsidRDefault="007A6E4F" w:rsidP="007A6E4F">
            <w:pPr>
              <w:pStyle w:val="EngHangEnd"/>
            </w:pPr>
            <w:r>
              <w:t>The holy and blessed Abba Thomas.</w:t>
            </w:r>
          </w:p>
        </w:tc>
        <w:tc>
          <w:tcPr>
            <w:tcW w:w="288" w:type="dxa"/>
          </w:tcPr>
          <w:p w14:paraId="2ECDA50D" w14:textId="77777777" w:rsidR="007A6E4F" w:rsidRDefault="007A6E4F" w:rsidP="00220DFD"/>
        </w:tc>
        <w:tc>
          <w:tcPr>
            <w:tcW w:w="288" w:type="dxa"/>
          </w:tcPr>
          <w:p w14:paraId="2241A882" w14:textId="77777777" w:rsidR="007A6E4F" w:rsidRDefault="007A6E4F" w:rsidP="00220DFD">
            <w:pPr>
              <w:pStyle w:val="CopticCross"/>
            </w:pPr>
          </w:p>
        </w:tc>
        <w:tc>
          <w:tcPr>
            <w:tcW w:w="3960" w:type="dxa"/>
          </w:tcPr>
          <w:p w14:paraId="4BEA5353" w14:textId="77777777" w:rsidR="007A6E4F" w:rsidRDefault="007A6E4F" w:rsidP="007A6E4F">
            <w:pPr>
              <w:pStyle w:val="CopticVersemulti-line"/>
            </w:pPr>
            <w:r>
              <w:t>Ⲁⲕϣⲱⲡⲓ ⲅⲁⲣ ⲛ̀ⲟⲩⲫⲱⲥⲧⲏⲣ:</w:t>
            </w:r>
          </w:p>
          <w:p w14:paraId="778B77A8" w14:textId="77777777" w:rsidR="007A6E4F" w:rsidRDefault="007A6E4F" w:rsidP="007A6E4F">
            <w:pPr>
              <w:pStyle w:val="CopticVersemulti-line"/>
            </w:pPr>
            <w:r>
              <w:t>ⲛ̀ⲣⲉϥⲉⲣⲟⲩⲱⲛⲓ ϩⲓϫⲉⲛ ⲡⲓⲕⲁϩⲓ:</w:t>
            </w:r>
          </w:p>
          <w:p w14:paraId="3C7A6670" w14:textId="77777777" w:rsidR="007A6E4F" w:rsidRDefault="007A6E4F" w:rsidP="007A6E4F">
            <w:pPr>
              <w:pStyle w:val="CopticVersemulti-line"/>
            </w:pPr>
            <w:r>
              <w:t>ⲱ̀ ⲡⲓⲙⲁⲕⲁⲣⲓⲟⲥ ⲉⲑⲟⲩⲁⲃ:</w:t>
            </w:r>
          </w:p>
          <w:p w14:paraId="3EB89AA6" w14:textId="77777777" w:rsidR="007A6E4F" w:rsidRDefault="007A6E4F" w:rsidP="007A6E4F">
            <w:pPr>
              <w:pStyle w:val="CopticHangingVerse"/>
            </w:pPr>
            <w:r>
              <w:t>ⲡⲁϭⲟⲓⲥ ⲛ̀ⲓⲱⲧ Ⲁⲃⲃⲁ Ⲑⲱⲙⲁⲥ.</w:t>
            </w:r>
          </w:p>
        </w:tc>
      </w:tr>
      <w:tr w:rsidR="007A6E4F" w14:paraId="33B51B7C" w14:textId="77777777" w:rsidTr="00220DFD">
        <w:trPr>
          <w:cantSplit/>
          <w:jc w:val="center"/>
        </w:trPr>
        <w:tc>
          <w:tcPr>
            <w:tcW w:w="288" w:type="dxa"/>
          </w:tcPr>
          <w:p w14:paraId="7E9309CB" w14:textId="77777777" w:rsidR="007A6E4F" w:rsidRDefault="007A6E4F" w:rsidP="00220DFD">
            <w:pPr>
              <w:pStyle w:val="CopticCross"/>
            </w:pPr>
            <w:r w:rsidRPr="00FB5ACB">
              <w:t>¿</w:t>
            </w:r>
          </w:p>
        </w:tc>
        <w:tc>
          <w:tcPr>
            <w:tcW w:w="3960" w:type="dxa"/>
          </w:tcPr>
          <w:p w14:paraId="69EBAB07" w14:textId="77777777" w:rsidR="007A6E4F" w:rsidRDefault="007A6E4F" w:rsidP="007A6E4F">
            <w:pPr>
              <w:pStyle w:val="EngHang"/>
            </w:pPr>
            <w:r>
              <w:t>You subdued your body</w:t>
            </w:r>
          </w:p>
          <w:p w14:paraId="110D162B" w14:textId="77777777" w:rsidR="007A6E4F" w:rsidRDefault="007A6E4F" w:rsidP="007A6E4F">
            <w:pPr>
              <w:pStyle w:val="EngHang"/>
            </w:pPr>
            <w:r>
              <w:t>Through various ascetic pains,</w:t>
            </w:r>
          </w:p>
          <w:p w14:paraId="3E18354E" w14:textId="77777777" w:rsidR="007A6E4F" w:rsidRDefault="007A6E4F" w:rsidP="007A6E4F">
            <w:pPr>
              <w:pStyle w:val="EngHang"/>
            </w:pPr>
            <w:r>
              <w:t>That you may be blameless</w:t>
            </w:r>
          </w:p>
          <w:p w14:paraId="41C1C854" w14:textId="77777777" w:rsidR="007A6E4F" w:rsidRDefault="007A6E4F" w:rsidP="007A6E4F">
            <w:pPr>
              <w:pStyle w:val="EngHangEnd"/>
            </w:pPr>
            <w:r>
              <w:t>On the day of judgment.</w:t>
            </w:r>
          </w:p>
        </w:tc>
        <w:tc>
          <w:tcPr>
            <w:tcW w:w="288" w:type="dxa"/>
          </w:tcPr>
          <w:p w14:paraId="422F13EF" w14:textId="77777777" w:rsidR="007A6E4F" w:rsidRDefault="007A6E4F" w:rsidP="00220DFD"/>
        </w:tc>
        <w:tc>
          <w:tcPr>
            <w:tcW w:w="288" w:type="dxa"/>
          </w:tcPr>
          <w:p w14:paraId="231C945D" w14:textId="77777777" w:rsidR="007A6E4F" w:rsidRDefault="007A6E4F" w:rsidP="00220DFD">
            <w:pPr>
              <w:pStyle w:val="CopticCross"/>
            </w:pPr>
            <w:r w:rsidRPr="00FB5ACB">
              <w:t>¿</w:t>
            </w:r>
          </w:p>
        </w:tc>
        <w:tc>
          <w:tcPr>
            <w:tcW w:w="3960" w:type="dxa"/>
          </w:tcPr>
          <w:p w14:paraId="1A7473C7" w14:textId="77777777" w:rsidR="007A6E4F" w:rsidRDefault="007A6E4F" w:rsidP="007A6E4F">
            <w:pPr>
              <w:pStyle w:val="CopticVersemulti-line"/>
            </w:pPr>
            <w:r>
              <w:t>Ⲟⲩⲟϩ ⲁⲕⲱ̀ϥⲓ ⲙ̀ⲡⲉⲕⲥⲱⲙⲁ:</w:t>
            </w:r>
          </w:p>
          <w:p w14:paraId="008A516B" w14:textId="77777777" w:rsidR="007A6E4F" w:rsidRDefault="007A6E4F" w:rsidP="007A6E4F">
            <w:pPr>
              <w:pStyle w:val="CopticVersemulti-line"/>
            </w:pPr>
            <w:r>
              <w:t>ϧⲉⲛ ϩⲁⲛⲁⲥⲕⲏⲧⲏⲥ ⲉⲩϧⲟⲥⲓ:</w:t>
            </w:r>
          </w:p>
          <w:p w14:paraId="55622B38" w14:textId="77777777" w:rsidR="007A6E4F" w:rsidRDefault="007A6E4F" w:rsidP="007A6E4F">
            <w:pPr>
              <w:pStyle w:val="CopticVersemulti-line"/>
            </w:pPr>
            <w:r>
              <w:t>ϣⲁⲛ̀ⲧⲉⲕϣⲱⲡⲓ ⲛ̀ⲁⲧⲕⲩⲛⲇⲓⲛⲟⲥ:</w:t>
            </w:r>
          </w:p>
          <w:p w14:paraId="3220E9C6" w14:textId="77777777" w:rsidR="007A6E4F" w:rsidRDefault="007A6E4F" w:rsidP="007A6E4F">
            <w:pPr>
              <w:pStyle w:val="CopticHangingVerse"/>
            </w:pPr>
            <w:r>
              <w:t>ϧⲉⲛ ⲡⲓⲉ̀ϩⲟⲟⲩ ⲛ̀ⲧⲉ ϯⲕ̀ⲣⲓⲥⲓⲥ.</w:t>
            </w:r>
          </w:p>
        </w:tc>
      </w:tr>
      <w:tr w:rsidR="007A6E4F" w14:paraId="269CA9B2" w14:textId="77777777" w:rsidTr="00220DFD">
        <w:trPr>
          <w:cantSplit/>
          <w:jc w:val="center"/>
        </w:trPr>
        <w:tc>
          <w:tcPr>
            <w:tcW w:w="288" w:type="dxa"/>
          </w:tcPr>
          <w:p w14:paraId="45EC339F" w14:textId="77777777" w:rsidR="007A6E4F" w:rsidRDefault="007A6E4F" w:rsidP="00220DFD">
            <w:pPr>
              <w:pStyle w:val="CopticCross"/>
            </w:pPr>
          </w:p>
        </w:tc>
        <w:tc>
          <w:tcPr>
            <w:tcW w:w="3960" w:type="dxa"/>
          </w:tcPr>
          <w:p w14:paraId="118530DC" w14:textId="77777777" w:rsidR="007A6E4F" w:rsidRDefault="007A6E4F" w:rsidP="007A6E4F">
            <w:pPr>
              <w:pStyle w:val="EngHang"/>
            </w:pPr>
            <w:r>
              <w:t>The incense of his virtue</w:t>
            </w:r>
          </w:p>
          <w:p w14:paraId="3DB01015" w14:textId="77777777" w:rsidR="007A6E4F" w:rsidRDefault="007A6E4F" w:rsidP="007A6E4F">
            <w:pPr>
              <w:pStyle w:val="EngHang"/>
            </w:pPr>
            <w:r>
              <w:t>Gave joy to our souls,</w:t>
            </w:r>
          </w:p>
          <w:p w14:paraId="2665DD42" w14:textId="77777777" w:rsidR="007A6E4F" w:rsidRDefault="007A6E4F" w:rsidP="007A6E4F">
            <w:pPr>
              <w:pStyle w:val="EngHang"/>
            </w:pPr>
            <w:commentRangeStart w:id="1607"/>
            <w:r>
              <w:t>Like amber</w:t>
            </w:r>
          </w:p>
          <w:p w14:paraId="2CE5E879" w14:textId="77777777" w:rsidR="007A6E4F" w:rsidRDefault="007A6E4F" w:rsidP="007A6E4F">
            <w:pPr>
              <w:pStyle w:val="EngHangEnd"/>
            </w:pPr>
            <w:r>
              <w:t>Spreading in paradise.</w:t>
            </w:r>
            <w:commentRangeEnd w:id="1607"/>
            <w:r>
              <w:rPr>
                <w:rStyle w:val="CommentReference"/>
                <w:rFonts w:ascii="Times New Roman" w:eastAsiaTheme="minorHAnsi" w:hAnsi="Times New Roman" w:cstheme="minorBidi"/>
                <w:color w:val="auto"/>
              </w:rPr>
              <w:commentReference w:id="1607"/>
            </w:r>
          </w:p>
        </w:tc>
        <w:tc>
          <w:tcPr>
            <w:tcW w:w="288" w:type="dxa"/>
          </w:tcPr>
          <w:p w14:paraId="0B1425FA" w14:textId="77777777" w:rsidR="007A6E4F" w:rsidRDefault="007A6E4F" w:rsidP="00220DFD"/>
        </w:tc>
        <w:tc>
          <w:tcPr>
            <w:tcW w:w="288" w:type="dxa"/>
          </w:tcPr>
          <w:p w14:paraId="1F01AE41" w14:textId="77777777" w:rsidR="007A6E4F" w:rsidRDefault="007A6E4F" w:rsidP="00220DFD">
            <w:pPr>
              <w:pStyle w:val="CopticCross"/>
            </w:pPr>
          </w:p>
        </w:tc>
        <w:tc>
          <w:tcPr>
            <w:tcW w:w="3960" w:type="dxa"/>
          </w:tcPr>
          <w:p w14:paraId="1E86C390" w14:textId="77777777" w:rsidR="007A6E4F" w:rsidRDefault="007A6E4F" w:rsidP="007A6E4F">
            <w:pPr>
              <w:pStyle w:val="CopticVersemulti-line"/>
            </w:pPr>
            <w:r>
              <w:t>Ⲁ ⲡⲓⲥ̀ⲑⲟⲓⲛⲟⲩϥⲓ ⲛ̀ⲧⲉ ⲛⲉϥⲁ̀ⲣⲉⲧⲏ:</w:t>
            </w:r>
          </w:p>
          <w:p w14:paraId="33093DE2" w14:textId="77777777" w:rsidR="007A6E4F" w:rsidRDefault="007A6E4F" w:rsidP="007A6E4F">
            <w:pPr>
              <w:pStyle w:val="CopticVersemulti-line"/>
            </w:pPr>
            <w:r>
              <w:t>Ϯⲙ̀ⲡ̀ⲟⲩⲛⲟϥ ⲛ̀ⲛⲉⲛⲯⲩⲭⲏ:</w:t>
            </w:r>
          </w:p>
          <w:p w14:paraId="0497E763" w14:textId="77777777" w:rsidR="007A6E4F" w:rsidRDefault="007A6E4F" w:rsidP="007A6E4F">
            <w:pPr>
              <w:pStyle w:val="CopticVersemulti-line"/>
            </w:pPr>
            <w:r>
              <w:t>ⲙ̀ⲫ̀ⲣⲏϯ ⲙ̀ⲡⲓⲁ̀ⲣⲱⲙⲁⲧⲁ:</w:t>
            </w:r>
          </w:p>
          <w:p w14:paraId="5294841A" w14:textId="77777777" w:rsidR="007A6E4F" w:rsidRPr="003032D8" w:rsidRDefault="007A6E4F" w:rsidP="007A6E4F">
            <w:pPr>
              <w:pStyle w:val="CopticHangingVerse"/>
            </w:pPr>
            <w:r>
              <w:t>ⲉⲧⲣⲏⲧ ϧⲉⲛ ⲡⲓⲡⲁⲣⲁⲇⲓⲥⲟⲥ.</w:t>
            </w:r>
          </w:p>
        </w:tc>
      </w:tr>
      <w:tr w:rsidR="007A6E4F" w14:paraId="51FCABBC" w14:textId="77777777" w:rsidTr="00220DFD">
        <w:trPr>
          <w:cantSplit/>
          <w:jc w:val="center"/>
        </w:trPr>
        <w:tc>
          <w:tcPr>
            <w:tcW w:w="288" w:type="dxa"/>
          </w:tcPr>
          <w:p w14:paraId="6326D9BE" w14:textId="77777777" w:rsidR="007A6E4F" w:rsidRDefault="007A6E4F" w:rsidP="00220DFD">
            <w:pPr>
              <w:pStyle w:val="CopticCross"/>
            </w:pPr>
            <w:r w:rsidRPr="00FB5ACB">
              <w:t>¿</w:t>
            </w:r>
          </w:p>
        </w:tc>
        <w:tc>
          <w:tcPr>
            <w:tcW w:w="3960" w:type="dxa"/>
          </w:tcPr>
          <w:p w14:paraId="647C442F" w14:textId="77777777" w:rsidR="007A6E4F" w:rsidRDefault="007A6E4F" w:rsidP="007A6E4F">
            <w:pPr>
              <w:pStyle w:val="EngHang"/>
            </w:pPr>
            <w:r>
              <w:t>You were worthy to sit</w:t>
            </w:r>
          </w:p>
          <w:p w14:paraId="0E50AA13" w14:textId="77777777" w:rsidR="007A6E4F" w:rsidRDefault="007A6E4F" w:rsidP="007A6E4F">
            <w:pPr>
              <w:pStyle w:val="EngHang"/>
            </w:pPr>
            <w:r>
              <w:t>With Jesus, our God,</w:t>
            </w:r>
          </w:p>
          <w:p w14:paraId="47995D10" w14:textId="77777777" w:rsidR="007A6E4F" w:rsidRDefault="007A6E4F" w:rsidP="007A6E4F">
            <w:pPr>
              <w:pStyle w:val="EngHang"/>
            </w:pPr>
            <w:r>
              <w:t>To receive His mysteries,</w:t>
            </w:r>
          </w:p>
          <w:p w14:paraId="6194178F" w14:textId="77777777" w:rsidR="007A6E4F" w:rsidRDefault="007A6E4F" w:rsidP="007A6E4F">
            <w:pPr>
              <w:pStyle w:val="EngHangEnd"/>
            </w:pPr>
            <w:r>
              <w:t>Which no man could know.</w:t>
            </w:r>
          </w:p>
        </w:tc>
        <w:tc>
          <w:tcPr>
            <w:tcW w:w="288" w:type="dxa"/>
          </w:tcPr>
          <w:p w14:paraId="0958C69C" w14:textId="77777777" w:rsidR="007A6E4F" w:rsidRDefault="007A6E4F" w:rsidP="00220DFD"/>
        </w:tc>
        <w:tc>
          <w:tcPr>
            <w:tcW w:w="288" w:type="dxa"/>
          </w:tcPr>
          <w:p w14:paraId="2DC7F33D" w14:textId="77777777" w:rsidR="007A6E4F" w:rsidRDefault="007A6E4F" w:rsidP="00220DFD">
            <w:pPr>
              <w:pStyle w:val="CopticCross"/>
            </w:pPr>
            <w:r w:rsidRPr="00FB5ACB">
              <w:t>¿</w:t>
            </w:r>
          </w:p>
        </w:tc>
        <w:tc>
          <w:tcPr>
            <w:tcW w:w="3960" w:type="dxa"/>
          </w:tcPr>
          <w:p w14:paraId="6ACB3736" w14:textId="77777777" w:rsidR="007A6E4F" w:rsidRDefault="007A6E4F" w:rsidP="007A6E4F">
            <w:pPr>
              <w:pStyle w:val="CopticVersemulti-line"/>
            </w:pPr>
            <w:r>
              <w:t>Ⲁⲕⲉⲙⲡ̀ϣⲁ ⲛ̀ⲧⲉⲕϩⲉⲙⲥⲓ:</w:t>
            </w:r>
          </w:p>
          <w:p w14:paraId="1111FA79" w14:textId="77777777" w:rsidR="007A6E4F" w:rsidRDefault="007A6E4F" w:rsidP="007A6E4F">
            <w:pPr>
              <w:pStyle w:val="CopticVersemulti-line"/>
            </w:pPr>
            <w:r>
              <w:t>ⲛⲉⲙ Ⲡⲭ̄ⲥ̄ Ⲡⲉⲛⲛⲟⲩϯ:</w:t>
            </w:r>
          </w:p>
          <w:p w14:paraId="79C29E23" w14:textId="77777777" w:rsidR="007A6E4F" w:rsidRDefault="007A6E4F" w:rsidP="007A6E4F">
            <w:pPr>
              <w:pStyle w:val="CopticVersemulti-line"/>
            </w:pPr>
            <w:r>
              <w:t>ϩⲓⲛⲁ ⲛ̀ⲧⲉϥⲟⲩⲱⲛϩ ⲛⲁⲕ ⲛ̀ϩⲁⲛⲙⲩⲥⲧⲏⲣⲓⲟⲛ ⲉⲧϩⲏⲡ:</w:t>
            </w:r>
          </w:p>
          <w:p w14:paraId="3A39AF08" w14:textId="77777777" w:rsidR="007A6E4F" w:rsidRDefault="007A6E4F" w:rsidP="007A6E4F">
            <w:pPr>
              <w:pStyle w:val="CopticHangingVerse"/>
            </w:pPr>
            <w:r>
              <w:t>ⲛ̀ⲛⲉϥⲥⲁϫⲓ ⲛ̀ϫⲉ ⲟⲩⲛⲟⲩⲥ ⲛ̀ⲣⲱⲙⲓ.</w:t>
            </w:r>
          </w:p>
        </w:tc>
      </w:tr>
      <w:tr w:rsidR="007A6E4F" w14:paraId="44F991FA" w14:textId="77777777" w:rsidTr="00220DFD">
        <w:trPr>
          <w:cantSplit/>
          <w:jc w:val="center"/>
        </w:trPr>
        <w:tc>
          <w:tcPr>
            <w:tcW w:w="288" w:type="dxa"/>
          </w:tcPr>
          <w:p w14:paraId="65551F5D" w14:textId="77777777" w:rsidR="007A6E4F" w:rsidRPr="00FB5ACB" w:rsidRDefault="007A6E4F" w:rsidP="00220DFD">
            <w:pPr>
              <w:pStyle w:val="CopticCross"/>
            </w:pPr>
          </w:p>
        </w:tc>
        <w:tc>
          <w:tcPr>
            <w:tcW w:w="3960" w:type="dxa"/>
          </w:tcPr>
          <w:p w14:paraId="0DA12B59" w14:textId="77777777" w:rsidR="007A6E4F" w:rsidRDefault="007A6E4F" w:rsidP="007A6E4F">
            <w:pPr>
              <w:pStyle w:val="EngHang"/>
            </w:pPr>
            <w:r>
              <w:t>The light of your body</w:t>
            </w:r>
          </w:p>
          <w:p w14:paraId="7B08B2C5" w14:textId="77777777" w:rsidR="007A6E4F" w:rsidRDefault="007A6E4F" w:rsidP="007A6E4F">
            <w:pPr>
              <w:pStyle w:val="EngHang"/>
            </w:pPr>
            <w:r>
              <w:t>Has illuminated our bodies,</w:t>
            </w:r>
          </w:p>
          <w:p w14:paraId="17BF2DAC" w14:textId="77777777" w:rsidR="007A6E4F" w:rsidRDefault="007A6E4F" w:rsidP="007A6E4F">
            <w:pPr>
              <w:pStyle w:val="EngHang"/>
            </w:pPr>
            <w:r>
              <w:t>And your holy soul</w:t>
            </w:r>
          </w:p>
          <w:p w14:paraId="1C47EDF0" w14:textId="77777777" w:rsidR="007A6E4F" w:rsidRDefault="007A6E4F" w:rsidP="007A6E4F">
            <w:pPr>
              <w:pStyle w:val="EngHangEnd"/>
            </w:pPr>
            <w:r>
              <w:t>Prays on behalf of ours.</w:t>
            </w:r>
          </w:p>
        </w:tc>
        <w:tc>
          <w:tcPr>
            <w:tcW w:w="288" w:type="dxa"/>
          </w:tcPr>
          <w:p w14:paraId="0E7FCA7C" w14:textId="77777777" w:rsidR="007A6E4F" w:rsidRDefault="007A6E4F" w:rsidP="00220DFD"/>
        </w:tc>
        <w:tc>
          <w:tcPr>
            <w:tcW w:w="288" w:type="dxa"/>
          </w:tcPr>
          <w:p w14:paraId="5787B6A9" w14:textId="77777777" w:rsidR="007A6E4F" w:rsidRPr="00FB5ACB" w:rsidRDefault="007A6E4F" w:rsidP="00220DFD">
            <w:pPr>
              <w:pStyle w:val="CopticCross"/>
            </w:pPr>
          </w:p>
        </w:tc>
        <w:tc>
          <w:tcPr>
            <w:tcW w:w="3960" w:type="dxa"/>
          </w:tcPr>
          <w:p w14:paraId="0C775367" w14:textId="77777777" w:rsidR="007A6E4F" w:rsidRDefault="007A6E4F" w:rsidP="007A6E4F">
            <w:pPr>
              <w:pStyle w:val="CopticVersemulti-line"/>
            </w:pPr>
            <w:r>
              <w:t>Ⲟⲩⲟⲩⲱⲓⲛⲓ ⲅⲁⲣ ⲛ̀ⲧⲉ ⲡⲉⲕⲥⲱⲙⲁ:</w:t>
            </w:r>
          </w:p>
          <w:p w14:paraId="58C7605F" w14:textId="77777777" w:rsidR="007A6E4F" w:rsidRDefault="007A6E4F" w:rsidP="007A6E4F">
            <w:pPr>
              <w:pStyle w:val="CopticVersemulti-line"/>
            </w:pPr>
            <w:r>
              <w:t>Ϣⲁϥⲉⲣⲟⲩⲱⲓⲛⲓ ⲛ̀ⲛⲉⲛⲥⲱⲙⲁ:</w:t>
            </w:r>
          </w:p>
          <w:p w14:paraId="73C90110" w14:textId="77777777" w:rsidR="007A6E4F" w:rsidRDefault="007A6E4F" w:rsidP="007A6E4F">
            <w:pPr>
              <w:pStyle w:val="CopticVersemulti-line"/>
            </w:pPr>
            <w:r>
              <w:t>ⲟⲩⲟϩ ⲧⲉⲕⲯⲩⲭⲏ ⲉ̄ⲑ̄ⲩ̄:</w:t>
            </w:r>
          </w:p>
          <w:p w14:paraId="013AB9E1" w14:textId="77777777" w:rsidR="007A6E4F" w:rsidRDefault="007A6E4F" w:rsidP="007A6E4F">
            <w:pPr>
              <w:pStyle w:val="CopticHangingVerse"/>
            </w:pPr>
            <w:r>
              <w:t>ⲉⲥⲧⲱⲃϩ ⲉ̀ϩ̀ⲣⲏⲓ ⲉ̀ϫⲉⲛ ⲛⲉⲛⲯⲩⲭⲏ.</w:t>
            </w:r>
          </w:p>
        </w:tc>
      </w:tr>
      <w:tr w:rsidR="007A6E4F" w14:paraId="25D8B375" w14:textId="77777777" w:rsidTr="00220DFD">
        <w:trPr>
          <w:cantSplit/>
          <w:jc w:val="center"/>
        </w:trPr>
        <w:tc>
          <w:tcPr>
            <w:tcW w:w="288" w:type="dxa"/>
          </w:tcPr>
          <w:p w14:paraId="3562083A" w14:textId="77777777" w:rsidR="007A6E4F" w:rsidRPr="00FB5ACB" w:rsidRDefault="007A6E4F" w:rsidP="00220DFD">
            <w:pPr>
              <w:pStyle w:val="CopticCross"/>
            </w:pPr>
            <w:r w:rsidRPr="00FB5ACB">
              <w:t>¿</w:t>
            </w:r>
          </w:p>
        </w:tc>
        <w:tc>
          <w:tcPr>
            <w:tcW w:w="3960" w:type="dxa"/>
          </w:tcPr>
          <w:p w14:paraId="0CE2674D" w14:textId="77777777" w:rsidR="007A6E4F" w:rsidRDefault="007A6E4F" w:rsidP="007A6E4F">
            <w:pPr>
              <w:pStyle w:val="EngHang"/>
            </w:pPr>
            <w:r>
              <w:t>Pray to the Lord on our behalf,</w:t>
            </w:r>
          </w:p>
          <w:p w14:paraId="64A19A5C" w14:textId="77777777" w:rsidR="007A6E4F" w:rsidRDefault="007A6E4F" w:rsidP="007A6E4F">
            <w:pPr>
              <w:pStyle w:val="EngHang"/>
            </w:pPr>
            <w:r>
              <w:t>Our saintly and righteous father,</w:t>
            </w:r>
          </w:p>
          <w:p w14:paraId="26ABADC4" w14:textId="77777777" w:rsidR="007A6E4F" w:rsidRDefault="007A6E4F" w:rsidP="007A6E4F">
            <w:pPr>
              <w:pStyle w:val="EngHang"/>
            </w:pPr>
            <w:r>
              <w:t>Abba Thomas the Anchorite,</w:t>
            </w:r>
          </w:p>
          <w:p w14:paraId="2335F2B9" w14:textId="77777777" w:rsidR="007A6E4F" w:rsidRDefault="007A6E4F" w:rsidP="007A6E4F">
            <w:pPr>
              <w:pStyle w:val="EngHangEnd"/>
            </w:pPr>
            <w:r>
              <w:t>That He may forgive us ours sins.</w:t>
            </w:r>
          </w:p>
        </w:tc>
        <w:tc>
          <w:tcPr>
            <w:tcW w:w="288" w:type="dxa"/>
          </w:tcPr>
          <w:p w14:paraId="67AD77B9" w14:textId="77777777" w:rsidR="007A6E4F" w:rsidRDefault="007A6E4F" w:rsidP="00220DFD"/>
        </w:tc>
        <w:tc>
          <w:tcPr>
            <w:tcW w:w="288" w:type="dxa"/>
          </w:tcPr>
          <w:p w14:paraId="04D6F038" w14:textId="77777777" w:rsidR="007A6E4F" w:rsidRPr="00FB5ACB" w:rsidRDefault="007A6E4F" w:rsidP="00220DFD">
            <w:pPr>
              <w:pStyle w:val="CopticCross"/>
            </w:pPr>
            <w:r w:rsidRPr="00FB5ACB">
              <w:t>¿</w:t>
            </w:r>
          </w:p>
        </w:tc>
        <w:tc>
          <w:tcPr>
            <w:tcW w:w="3960" w:type="dxa"/>
          </w:tcPr>
          <w:p w14:paraId="44CA390F" w14:textId="77777777" w:rsidR="007A6E4F" w:rsidRDefault="007A6E4F" w:rsidP="007A6E4F">
            <w:pPr>
              <w:pStyle w:val="CopticVersemulti-line"/>
            </w:pPr>
            <w:r>
              <w:t>Ⲧⲱⲃϩ ⲙ̀Ⲡⲟ̄ⲥ̄ ⲉϩⲣⲏⲓ ⲉϫⲱⲛ:</w:t>
            </w:r>
          </w:p>
          <w:p w14:paraId="1CFBCE71" w14:textId="77777777" w:rsidR="007A6E4F" w:rsidRDefault="007A6E4F" w:rsidP="007A6E4F">
            <w:pPr>
              <w:pStyle w:val="CopticVersemulti-line"/>
            </w:pPr>
            <w:r>
              <w:t>ⲡⲉⲛⲓⲱⲧ ⲉ̄ⲑ̄ⲩ̄ ⲛ̀ⲇⲓⲕⲉⲟⲥ:</w:t>
            </w:r>
          </w:p>
          <w:p w14:paraId="032B7E4D" w14:textId="77777777" w:rsidR="007A6E4F" w:rsidRDefault="007A6E4F" w:rsidP="007A6E4F">
            <w:pPr>
              <w:pStyle w:val="CopticVersemulti-line"/>
            </w:pPr>
            <w:r>
              <w:t>Ⲁⲃⲃⲁ Ⲑⲱⲙⲁⲥ ⲡⲓⲁⲛⲁⲭⲱⲣⲓⲧⲏⲥ:</w:t>
            </w:r>
          </w:p>
          <w:p w14:paraId="3698FAC2" w14:textId="77777777" w:rsidR="007A6E4F" w:rsidRDefault="007A6E4F" w:rsidP="007A6E4F">
            <w:pPr>
              <w:pStyle w:val="CopticHangingVerse"/>
            </w:pPr>
            <w:r>
              <w:t>ⲛ̀ⲧⲉϥⲭⲁ ⲛⲉⲛⲟⲃⲓ ⲛⲁⲛ ⲉⲃⲟⲗ.</w:t>
            </w:r>
          </w:p>
        </w:tc>
      </w:tr>
    </w:tbl>
    <w:p w14:paraId="056944DB" w14:textId="77777777" w:rsidR="00B52D77" w:rsidRDefault="00B52D77" w:rsidP="00B52D77">
      <w:pPr>
        <w:pStyle w:val="Heading3"/>
      </w:pPr>
      <w:bookmarkStart w:id="1608" w:name="_Toc448227603"/>
      <w:r>
        <w:t>May 24 (25) / Pashons 29: Commemoration of the Annunciation, Nativity, and Resurrection on the 29</w:t>
      </w:r>
      <w:r w:rsidRPr="00C0205C">
        <w:rPr>
          <w:vertAlign w:val="superscript"/>
        </w:rPr>
        <w:t>th</w:t>
      </w:r>
      <w:r>
        <w:t xml:space="preserve"> of Every Month</w:t>
      </w:r>
      <w:bookmarkEnd w:id="1608"/>
    </w:p>
    <w:p w14:paraId="328345A0" w14:textId="6CED3234"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035949E7" w14:textId="702B32CB" w:rsidR="00D552F6" w:rsidRDefault="00D552F6" w:rsidP="00D552F6">
      <w:pPr>
        <w:pStyle w:val="Heading3"/>
      </w:pPr>
      <w:bookmarkStart w:id="1609" w:name="_Toc448227604"/>
      <w:r>
        <w:t xml:space="preserve">May 24 (25) / Pashons 29: Also St. </w:t>
      </w:r>
      <w:r w:rsidR="00F525F0">
        <w:t>Simeon</w:t>
      </w:r>
      <w:r>
        <w:t xml:space="preserve"> the Stylite</w:t>
      </w:r>
      <w:bookmarkEnd w:id="1609"/>
    </w:p>
    <w:p w14:paraId="6BC6625E" w14:textId="07CBC558" w:rsidR="00F525F0" w:rsidRPr="00F525F0" w:rsidRDefault="00F525F0" w:rsidP="00F525F0">
      <w:pPr>
        <w:pStyle w:val="Heading4"/>
      </w:pPr>
      <w:bookmarkStart w:id="1610" w:name="_Ref439328220"/>
      <w:r>
        <w:t>The Doxology for St. Simeon the Stylite</w:t>
      </w:r>
      <w:r w:rsidR="00BD2B3F">
        <w:rPr>
          <w:rStyle w:val="FootnoteReference"/>
        </w:rPr>
        <w:footnoteReference w:id="972"/>
      </w:r>
      <w:bookmarkEnd w:id="16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tblGrid>
      <w:tr w:rsidR="00BD2B3F" w14:paraId="7662A029" w14:textId="77777777" w:rsidTr="00F525F0">
        <w:trPr>
          <w:cantSplit/>
          <w:jc w:val="center"/>
        </w:trPr>
        <w:tc>
          <w:tcPr>
            <w:tcW w:w="288" w:type="dxa"/>
          </w:tcPr>
          <w:p w14:paraId="5DAFC08D" w14:textId="77777777" w:rsidR="00BD2B3F" w:rsidRDefault="00BD2B3F" w:rsidP="00F525F0">
            <w:pPr>
              <w:pStyle w:val="CopticCross"/>
            </w:pPr>
          </w:p>
        </w:tc>
        <w:tc>
          <w:tcPr>
            <w:tcW w:w="3960" w:type="dxa"/>
          </w:tcPr>
          <w:p w14:paraId="2E8CA117" w14:textId="77777777" w:rsidR="00BD2B3F" w:rsidRDefault="00BD2B3F" w:rsidP="00F525F0">
            <w:pPr>
              <w:pStyle w:val="EngHang"/>
            </w:pPr>
            <w:r>
              <w:t>The exalted and immense</w:t>
            </w:r>
          </w:p>
          <w:p w14:paraId="36310386" w14:textId="77777777" w:rsidR="00BD2B3F" w:rsidRDefault="00BD2B3F" w:rsidP="00F525F0">
            <w:pPr>
              <w:pStyle w:val="EngHang"/>
            </w:pPr>
            <w:r>
              <w:t>Height of the upright and just</w:t>
            </w:r>
          </w:p>
          <w:p w14:paraId="08592A3C" w14:textId="77777777" w:rsidR="00BD2B3F" w:rsidRDefault="00BD2B3F" w:rsidP="00F525F0">
            <w:pPr>
              <w:pStyle w:val="EngHang"/>
            </w:pPr>
            <w:r>
              <w:t>Simeon’s way of life brings</w:t>
            </w:r>
          </w:p>
          <w:p w14:paraId="686AFC12" w14:textId="5FF08F3C" w:rsidR="00BD2B3F" w:rsidRDefault="00BD2B3F" w:rsidP="00F525F0">
            <w:pPr>
              <w:pStyle w:val="EngHangEnd"/>
            </w:pPr>
            <w:r>
              <w:t>Into the believer’s heart:</w:t>
            </w:r>
          </w:p>
        </w:tc>
      </w:tr>
      <w:tr w:rsidR="00BD2B3F" w14:paraId="388D63AE" w14:textId="77777777" w:rsidTr="00F525F0">
        <w:trPr>
          <w:cantSplit/>
          <w:jc w:val="center"/>
        </w:trPr>
        <w:tc>
          <w:tcPr>
            <w:tcW w:w="288" w:type="dxa"/>
          </w:tcPr>
          <w:p w14:paraId="40A74ACB" w14:textId="5FB5F1B3" w:rsidR="00BD2B3F" w:rsidRDefault="00BD2B3F" w:rsidP="00F525F0">
            <w:pPr>
              <w:pStyle w:val="CopticCross"/>
            </w:pPr>
            <w:r w:rsidRPr="00FB5ACB">
              <w:t>¿</w:t>
            </w:r>
          </w:p>
        </w:tc>
        <w:tc>
          <w:tcPr>
            <w:tcW w:w="3960" w:type="dxa"/>
          </w:tcPr>
          <w:p w14:paraId="2AB3CC23" w14:textId="77777777" w:rsidR="00BD2B3F" w:rsidRDefault="00BD2B3F" w:rsidP="00F525F0">
            <w:pPr>
              <w:pStyle w:val="EngHang"/>
            </w:pPr>
            <w:r>
              <w:t>The words of the Lord,</w:t>
            </w:r>
          </w:p>
          <w:p w14:paraId="15B643AC" w14:textId="77777777" w:rsidR="00BD2B3F" w:rsidRDefault="00BD2B3F" w:rsidP="00F525F0">
            <w:pPr>
              <w:pStyle w:val="EngHang"/>
            </w:pPr>
            <w:r>
              <w:t>Which He spoke,</w:t>
            </w:r>
          </w:p>
          <w:p w14:paraId="1FF19C3E" w14:textId="77777777" w:rsidR="00BD2B3F" w:rsidRDefault="00BD2B3F" w:rsidP="00F525F0">
            <w:pPr>
              <w:pStyle w:val="EngHang"/>
            </w:pPr>
            <w:r>
              <w:t>“A city set on top a hill</w:t>
            </w:r>
          </w:p>
          <w:p w14:paraId="3862C719" w14:textId="5F7C6041" w:rsidR="00BD2B3F" w:rsidRDefault="00BD2B3F" w:rsidP="00F525F0">
            <w:pPr>
              <w:pStyle w:val="EngHangEnd"/>
            </w:pPr>
            <w:r>
              <w:t>Cannot be concealed”</w:t>
            </w:r>
          </w:p>
        </w:tc>
      </w:tr>
      <w:tr w:rsidR="00BD2B3F" w14:paraId="69E168C6" w14:textId="77777777" w:rsidTr="00F525F0">
        <w:trPr>
          <w:cantSplit/>
          <w:jc w:val="center"/>
        </w:trPr>
        <w:tc>
          <w:tcPr>
            <w:tcW w:w="288" w:type="dxa"/>
          </w:tcPr>
          <w:p w14:paraId="2335D511" w14:textId="1303B0E5" w:rsidR="00BD2B3F" w:rsidRDefault="00BD2B3F" w:rsidP="00F525F0">
            <w:pPr>
              <w:pStyle w:val="CopticCross"/>
            </w:pPr>
          </w:p>
        </w:tc>
        <w:tc>
          <w:tcPr>
            <w:tcW w:w="3960" w:type="dxa"/>
          </w:tcPr>
          <w:p w14:paraId="41857EA5" w14:textId="77777777" w:rsidR="00BD2B3F" w:rsidRDefault="00BD2B3F" w:rsidP="00F525F0">
            <w:pPr>
              <w:pStyle w:val="EngHang"/>
            </w:pPr>
            <w:r>
              <w:t>As he ascended to</w:t>
            </w:r>
          </w:p>
          <w:p w14:paraId="380CA907" w14:textId="77777777" w:rsidR="00BD2B3F" w:rsidRDefault="00BD2B3F" w:rsidP="00F525F0">
            <w:pPr>
              <w:pStyle w:val="EngHang"/>
            </w:pPr>
            <w:r>
              <w:t>The exalted</w:t>
            </w:r>
          </w:p>
          <w:p w14:paraId="0EC3B075" w14:textId="58BD4383" w:rsidR="00BD2B3F" w:rsidRDefault="00BD2B3F" w:rsidP="00F525F0">
            <w:pPr>
              <w:pStyle w:val="EngHang"/>
            </w:pPr>
            <w:r>
              <w:t xml:space="preserve"> height of virtues,</w:t>
            </w:r>
          </w:p>
          <w:p w14:paraId="208C7684" w14:textId="6FD3EDDA" w:rsidR="00BD2B3F" w:rsidRDefault="00BD2B3F" w:rsidP="00F525F0">
            <w:pPr>
              <w:pStyle w:val="EngHangEnd"/>
            </w:pPr>
            <w:r>
              <w:t>He showed this plainly,</w:t>
            </w:r>
          </w:p>
        </w:tc>
      </w:tr>
      <w:tr w:rsidR="00BD2B3F" w14:paraId="3E43306B" w14:textId="77777777" w:rsidTr="00F525F0">
        <w:trPr>
          <w:cantSplit/>
          <w:jc w:val="center"/>
        </w:trPr>
        <w:tc>
          <w:tcPr>
            <w:tcW w:w="288" w:type="dxa"/>
          </w:tcPr>
          <w:p w14:paraId="077D660D" w14:textId="75EEF0F7" w:rsidR="00BD2B3F" w:rsidRDefault="00BD2B3F" w:rsidP="00F525F0">
            <w:pPr>
              <w:pStyle w:val="CopticCross"/>
            </w:pPr>
            <w:r w:rsidRPr="00FB5ACB">
              <w:t>¿</w:t>
            </w:r>
          </w:p>
        </w:tc>
        <w:tc>
          <w:tcPr>
            <w:tcW w:w="3960" w:type="dxa"/>
          </w:tcPr>
          <w:p w14:paraId="66989CFB" w14:textId="77777777" w:rsidR="00BD2B3F" w:rsidRDefault="00BD2B3F" w:rsidP="00F525F0">
            <w:pPr>
              <w:pStyle w:val="EngHang"/>
            </w:pPr>
            <w:r>
              <w:t>And by his appearance on the column,</w:t>
            </w:r>
          </w:p>
          <w:p w14:paraId="59AB9265" w14:textId="77777777" w:rsidR="00BD2B3F" w:rsidRDefault="00BD2B3F" w:rsidP="00F525F0">
            <w:pPr>
              <w:pStyle w:val="EngHang"/>
            </w:pPr>
            <w:r>
              <w:t>He made it clear that he was</w:t>
            </w:r>
          </w:p>
          <w:p w14:paraId="3893BDB0" w14:textId="77777777" w:rsidR="00BD2B3F" w:rsidRDefault="00BD2B3F" w:rsidP="00F525F0">
            <w:pPr>
              <w:pStyle w:val="EngHang"/>
            </w:pPr>
            <w:r>
              <w:t>The pillar and foundation of truth,</w:t>
            </w:r>
          </w:p>
          <w:p w14:paraId="1E9E82F5" w14:textId="4C857CAC" w:rsidR="00BD2B3F" w:rsidRDefault="00BD2B3F" w:rsidP="00F525F0">
            <w:pPr>
              <w:pStyle w:val="EngHangEnd"/>
            </w:pPr>
            <w:r>
              <w:t>As it is written.</w:t>
            </w:r>
          </w:p>
        </w:tc>
      </w:tr>
      <w:tr w:rsidR="00BD2B3F" w14:paraId="69F93C77" w14:textId="77777777" w:rsidTr="00F525F0">
        <w:trPr>
          <w:cantSplit/>
          <w:jc w:val="center"/>
        </w:trPr>
        <w:tc>
          <w:tcPr>
            <w:tcW w:w="288" w:type="dxa"/>
          </w:tcPr>
          <w:p w14:paraId="32A54081" w14:textId="16E0E387" w:rsidR="00BD2B3F" w:rsidRDefault="00BD2B3F" w:rsidP="00F525F0">
            <w:pPr>
              <w:pStyle w:val="CopticCross"/>
            </w:pPr>
          </w:p>
        </w:tc>
        <w:tc>
          <w:tcPr>
            <w:tcW w:w="3960" w:type="dxa"/>
          </w:tcPr>
          <w:p w14:paraId="3058A84D" w14:textId="77777777" w:rsidR="00BD2B3F" w:rsidRDefault="00BD2B3F" w:rsidP="00BD2B3F">
            <w:pPr>
              <w:pStyle w:val="EngHang"/>
            </w:pPr>
            <w:r>
              <w:t>He drew both unbelievers</w:t>
            </w:r>
          </w:p>
          <w:p w14:paraId="495F7957" w14:textId="77777777" w:rsidR="00BD2B3F" w:rsidRDefault="00BD2B3F" w:rsidP="00BD2B3F">
            <w:pPr>
              <w:pStyle w:val="EngHang"/>
            </w:pPr>
            <w:r>
              <w:t>And barbarians to the fear of God.</w:t>
            </w:r>
          </w:p>
          <w:p w14:paraId="54ADF52A" w14:textId="77777777" w:rsidR="00BD2B3F" w:rsidRDefault="00BD2B3F" w:rsidP="00BD2B3F">
            <w:pPr>
              <w:pStyle w:val="EngHang"/>
            </w:pPr>
            <w:r>
              <w:t>And those who were dwelling</w:t>
            </w:r>
          </w:p>
          <w:p w14:paraId="74A7A09D" w14:textId="296DB1AF" w:rsidR="00BD2B3F" w:rsidRDefault="00BD2B3F" w:rsidP="00F525F0">
            <w:pPr>
              <w:pStyle w:val="EngHangEnd"/>
            </w:pPr>
            <w:r>
              <w:t>In the darkness of error,</w:t>
            </w:r>
          </w:p>
        </w:tc>
      </w:tr>
      <w:tr w:rsidR="00BD2B3F" w14:paraId="49A559D8" w14:textId="77777777" w:rsidTr="00F525F0">
        <w:trPr>
          <w:cantSplit/>
          <w:jc w:val="center"/>
        </w:trPr>
        <w:tc>
          <w:tcPr>
            <w:tcW w:w="288" w:type="dxa"/>
          </w:tcPr>
          <w:p w14:paraId="1991826A" w14:textId="30A33336" w:rsidR="00BD2B3F" w:rsidRDefault="00BD2B3F" w:rsidP="00F525F0">
            <w:pPr>
              <w:pStyle w:val="CopticCross"/>
            </w:pPr>
            <w:r w:rsidRPr="00FB5ACB">
              <w:t>¿</w:t>
            </w:r>
          </w:p>
        </w:tc>
        <w:tc>
          <w:tcPr>
            <w:tcW w:w="3960" w:type="dxa"/>
          </w:tcPr>
          <w:p w14:paraId="704652C6" w14:textId="77777777" w:rsidR="00BD2B3F" w:rsidRDefault="00BD2B3F" w:rsidP="00BD2B3F">
            <w:pPr>
              <w:pStyle w:val="EngHang"/>
            </w:pPr>
            <w:r>
              <w:t>He drew to the light</w:t>
            </w:r>
          </w:p>
          <w:p w14:paraId="47CB63CD" w14:textId="77777777" w:rsidR="00BD2B3F" w:rsidRDefault="00BD2B3F" w:rsidP="00BD2B3F">
            <w:pPr>
              <w:pStyle w:val="EngHang"/>
            </w:pPr>
            <w:r>
              <w:t>Of true knowledge—</w:t>
            </w:r>
          </w:p>
          <w:p w14:paraId="090CEA21" w14:textId="77777777" w:rsidR="00BD2B3F" w:rsidRDefault="00BD2B3F" w:rsidP="00BD2B3F">
            <w:pPr>
              <w:pStyle w:val="EngHang"/>
            </w:pPr>
            <w:r>
              <w:t>Like a star, which sends forth</w:t>
            </w:r>
          </w:p>
          <w:p w14:paraId="2D73586D" w14:textId="1E76CBAF" w:rsidR="00BD2B3F" w:rsidRDefault="00BD2B3F" w:rsidP="00F525F0">
            <w:pPr>
              <w:pStyle w:val="EngHangEnd"/>
            </w:pPr>
            <w:r>
              <w:t>Rays on its appearance.</w:t>
            </w:r>
          </w:p>
        </w:tc>
      </w:tr>
      <w:tr w:rsidR="00BD2B3F" w14:paraId="63416E57" w14:textId="77777777" w:rsidTr="00F525F0">
        <w:trPr>
          <w:cantSplit/>
          <w:jc w:val="center"/>
        </w:trPr>
        <w:tc>
          <w:tcPr>
            <w:tcW w:w="288" w:type="dxa"/>
          </w:tcPr>
          <w:p w14:paraId="67747FBE" w14:textId="4F7EACB5" w:rsidR="00BD2B3F" w:rsidRPr="00FB5ACB" w:rsidRDefault="00BD2B3F" w:rsidP="00F525F0">
            <w:pPr>
              <w:pStyle w:val="CopticCross"/>
            </w:pPr>
          </w:p>
        </w:tc>
        <w:tc>
          <w:tcPr>
            <w:tcW w:w="3960" w:type="dxa"/>
          </w:tcPr>
          <w:p w14:paraId="4E70AD9F" w14:textId="77777777" w:rsidR="00BD2B3F" w:rsidRDefault="00BD2B3F" w:rsidP="00BD2B3F">
            <w:pPr>
              <w:pStyle w:val="EngHang"/>
            </w:pPr>
            <w:r>
              <w:t>By his prayers,</w:t>
            </w:r>
          </w:p>
          <w:p w14:paraId="45CAEBC9" w14:textId="77777777" w:rsidR="00BD2B3F" w:rsidRDefault="00BD2B3F" w:rsidP="00BD2B3F">
            <w:pPr>
              <w:pStyle w:val="EngHang"/>
            </w:pPr>
            <w:r>
              <w:t>O Saviour of All,</w:t>
            </w:r>
          </w:p>
          <w:p w14:paraId="4ADBAB0F" w14:textId="77777777" w:rsidR="00BD2B3F" w:rsidRDefault="00BD2B3F" w:rsidP="00BD2B3F">
            <w:pPr>
              <w:pStyle w:val="EngHang"/>
            </w:pPr>
            <w:r>
              <w:t>Have pity</w:t>
            </w:r>
          </w:p>
          <w:p w14:paraId="04FE2F69" w14:textId="25A0D502" w:rsidR="00BD2B3F" w:rsidRDefault="00BD2B3F" w:rsidP="00F525F0">
            <w:pPr>
              <w:pStyle w:val="EngHangEnd"/>
            </w:pPr>
            <w:r>
              <w:t>And have mercy upon us!</w:t>
            </w:r>
          </w:p>
        </w:tc>
      </w:tr>
      <w:tr w:rsidR="00BD2B3F" w14:paraId="04E9347F" w14:textId="77777777" w:rsidTr="00F525F0">
        <w:trPr>
          <w:cantSplit/>
          <w:jc w:val="center"/>
        </w:trPr>
        <w:tc>
          <w:tcPr>
            <w:tcW w:w="288" w:type="dxa"/>
          </w:tcPr>
          <w:p w14:paraId="6032F923" w14:textId="683E4613" w:rsidR="00BD2B3F" w:rsidRPr="00FB5ACB" w:rsidRDefault="00BD2B3F" w:rsidP="00F525F0">
            <w:pPr>
              <w:pStyle w:val="CopticCross"/>
            </w:pPr>
            <w:r w:rsidRPr="00FB5ACB">
              <w:t>¿</w:t>
            </w:r>
          </w:p>
        </w:tc>
        <w:tc>
          <w:tcPr>
            <w:tcW w:w="3960" w:type="dxa"/>
          </w:tcPr>
          <w:p w14:paraId="2618804D" w14:textId="77777777" w:rsidR="00BD2B3F" w:rsidRDefault="00BD2B3F" w:rsidP="00BD2B3F">
            <w:pPr>
              <w:pStyle w:val="EngHang"/>
            </w:pPr>
            <w:r>
              <w:t>Pray to the Lord on our behalf,</w:t>
            </w:r>
          </w:p>
          <w:p w14:paraId="0B104C3B" w14:textId="77777777" w:rsidR="00BD2B3F" w:rsidRDefault="00BD2B3F" w:rsidP="00BD2B3F">
            <w:pPr>
              <w:pStyle w:val="EngHang"/>
            </w:pPr>
            <w:r>
              <w:t>Our saintly and righteous father,</w:t>
            </w:r>
          </w:p>
          <w:p w14:paraId="1004CEB7" w14:textId="77777777" w:rsidR="00BD2B3F" w:rsidRDefault="00BD2B3F" w:rsidP="00BD2B3F">
            <w:pPr>
              <w:pStyle w:val="EngHang"/>
            </w:pPr>
            <w:r>
              <w:t>Saint Simeon the Stylite,</w:t>
            </w:r>
          </w:p>
          <w:p w14:paraId="2A588FDB" w14:textId="42E95F42" w:rsidR="00BD2B3F" w:rsidRDefault="00BD2B3F" w:rsidP="00F525F0">
            <w:pPr>
              <w:pStyle w:val="EngHangEnd"/>
              <w:ind w:left="0" w:firstLine="0"/>
            </w:pPr>
            <w:r>
              <w:t>That He may forgive us ours ins.</w:t>
            </w:r>
          </w:p>
        </w:tc>
      </w:tr>
    </w:tbl>
    <w:p w14:paraId="0A258D70" w14:textId="77777777" w:rsidR="00F525F0" w:rsidRPr="00F525F0" w:rsidRDefault="00F525F0" w:rsidP="00F525F0"/>
    <w:p w14:paraId="7112CA36" w14:textId="77777777" w:rsidR="00160DE3" w:rsidRDefault="00160DE3" w:rsidP="00160DE3">
      <w:pPr>
        <w:pStyle w:val="Heading3"/>
      </w:pPr>
      <w:bookmarkStart w:id="1611" w:name="_Toc448227605"/>
      <w:r>
        <w:t>May 25 / Pashons 30: Departure of St. Fournous the Disciple</w:t>
      </w:r>
      <w:bookmarkEnd w:id="1611"/>
    </w:p>
    <w:p w14:paraId="78E47792" w14:textId="05AE8EA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FCC02EA" w14:textId="77777777" w:rsidR="00F26510" w:rsidRDefault="00F26510" w:rsidP="00F26510">
      <w:pPr>
        <w:pStyle w:val="Heading3"/>
      </w:pPr>
      <w:bookmarkStart w:id="1612" w:name="_Toc448227606"/>
      <w:r>
        <w:lastRenderedPageBreak/>
        <w:t>May 27 / Paoni 2: St. Commemoration of the Appearance of the Bodies of St. John the Baptist and Elisha the Prophet</w:t>
      </w:r>
      <w:bookmarkEnd w:id="1612"/>
    </w:p>
    <w:p w14:paraId="0098B3FD" w14:textId="235E00ED"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7D3D9074" w14:textId="77777777" w:rsidR="00601ED3" w:rsidRDefault="00601ED3" w:rsidP="00601ED3">
      <w:pPr>
        <w:pStyle w:val="Heading3"/>
      </w:pPr>
      <w:bookmarkStart w:id="1613" w:name="_Toc448227607"/>
      <w:r>
        <w:t>May 28 / Paoni 3: Consecration of St. George’s Church</w:t>
      </w:r>
      <w:bookmarkEnd w:id="1613"/>
    </w:p>
    <w:p w14:paraId="3DDB9E0A" w14:textId="1B14C6A5" w:rsidR="00601ED3" w:rsidRPr="00601ED3" w:rsidRDefault="00601ED3" w:rsidP="00601ED3">
      <w:pPr>
        <w:pStyle w:val="Rubric"/>
      </w:pPr>
      <w:r>
        <w:t xml:space="preserve">See </w:t>
      </w:r>
      <w:r w:rsidR="002409EF">
        <w:fldChar w:fldCharType="begin"/>
      </w:r>
      <w:r w:rsidR="002409EF">
        <w:instrText xml:space="preserve"> REF _Ref434560035 \h </w:instrText>
      </w:r>
      <w:r w:rsidR="002409EF">
        <w:fldChar w:fldCharType="separate"/>
      </w:r>
      <w:r w:rsidR="000C7DE2">
        <w:t>April 18 / Pharamuthi 23: Martyrdom of St. George the Prince of the Martyrs</w:t>
      </w:r>
      <w:r w:rsidR="002409EF">
        <w:fldChar w:fldCharType="end"/>
      </w:r>
      <w:r w:rsidR="002409EF">
        <w:t>,</w:t>
      </w:r>
      <w:r w:rsidR="00191A26">
        <w:t xml:space="preserve"> </w:t>
      </w:r>
      <w:r w:rsidR="002409EF">
        <w:t xml:space="preserve">page </w:t>
      </w:r>
      <w:r w:rsidR="002409EF">
        <w:fldChar w:fldCharType="begin"/>
      </w:r>
      <w:r w:rsidR="002409EF">
        <w:instrText xml:space="preserve"> PAGEREF _Ref434560035 \h </w:instrText>
      </w:r>
      <w:r w:rsidR="002409EF">
        <w:fldChar w:fldCharType="separate"/>
      </w:r>
      <w:r w:rsidR="000C7DE2">
        <w:rPr>
          <w:noProof/>
        </w:rPr>
        <w:t>862</w:t>
      </w:r>
      <w:r w:rsidR="002409EF">
        <w:fldChar w:fldCharType="end"/>
      </w:r>
      <w:r>
        <w:t>.</w:t>
      </w:r>
    </w:p>
    <w:p w14:paraId="2D4ABA3A" w14:textId="77777777" w:rsidR="00C30529" w:rsidRDefault="00C30529" w:rsidP="00C30529">
      <w:pPr>
        <w:pStyle w:val="Heading3"/>
      </w:pPr>
      <w:bookmarkStart w:id="1614" w:name="_Toc448227608"/>
      <w:r>
        <w:t xml:space="preserve">May 28 / Paoni 3: </w:t>
      </w:r>
      <w:r w:rsidR="00601ED3">
        <w:t xml:space="preserve">Also </w:t>
      </w:r>
      <w:r>
        <w:t>St. Abraam of Fayyoum</w:t>
      </w:r>
      <w:bookmarkEnd w:id="1614"/>
    </w:p>
    <w:p w14:paraId="26D71FAF" w14:textId="77777777" w:rsidR="00C30529" w:rsidRDefault="00C30529" w:rsidP="00C30529">
      <w:pPr>
        <w:pStyle w:val="Heading4"/>
      </w:pPr>
      <w:bookmarkStart w:id="1615" w:name="_Ref434492469"/>
      <w:r>
        <w:t>The Doxology</w:t>
      </w:r>
      <w:r w:rsidR="00B82753">
        <w:t xml:space="preserve"> for St. Abraam of Fayyoum</w:t>
      </w:r>
      <w:bookmarkEnd w:id="161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4A82" w14:paraId="178682B9" w14:textId="77777777" w:rsidTr="006A4A82">
        <w:trPr>
          <w:cantSplit/>
          <w:jc w:val="center"/>
        </w:trPr>
        <w:tc>
          <w:tcPr>
            <w:tcW w:w="288" w:type="dxa"/>
          </w:tcPr>
          <w:p w14:paraId="25E74389" w14:textId="77777777" w:rsidR="006A4A82" w:rsidRDefault="006A4A82" w:rsidP="006A4A82">
            <w:pPr>
              <w:pStyle w:val="CopticCross"/>
            </w:pPr>
          </w:p>
        </w:tc>
        <w:tc>
          <w:tcPr>
            <w:tcW w:w="3960" w:type="dxa"/>
          </w:tcPr>
          <w:p w14:paraId="341692C5" w14:textId="77777777" w:rsidR="006A4A82" w:rsidRDefault="006A4A82" w:rsidP="006A4A82">
            <w:pPr>
              <w:pStyle w:val="EngHang"/>
            </w:pPr>
            <w:r>
              <w:t>Because of his wonders and signs,</w:t>
            </w:r>
          </w:p>
          <w:p w14:paraId="61096BA7" w14:textId="77777777" w:rsidR="006A4A82" w:rsidRDefault="006A4A82" w:rsidP="006A4A82">
            <w:pPr>
              <w:pStyle w:val="EngHang"/>
            </w:pPr>
            <w:r>
              <w:t>And his love for Christ,</w:t>
            </w:r>
          </w:p>
          <w:p w14:paraId="4173C893" w14:textId="77777777" w:rsidR="006A4A82" w:rsidRPr="004764BD" w:rsidRDefault="006A4A82" w:rsidP="006A4A82">
            <w:pPr>
              <w:pStyle w:val="EngHang"/>
            </w:pPr>
            <w:r>
              <w:t>He is t</w:t>
            </w:r>
            <w:r w:rsidRPr="004764BD">
              <w:t>he shining lamp,</w:t>
            </w:r>
          </w:p>
          <w:p w14:paraId="11E28041" w14:textId="77777777" w:rsidR="006A4A82" w:rsidRDefault="006A4A82" w:rsidP="006A4A82">
            <w:pPr>
              <w:pStyle w:val="EngHangEnd"/>
            </w:pPr>
            <w:r w:rsidRPr="004764BD">
              <w:t>In Fayoum and all Egypt,</w:t>
            </w:r>
          </w:p>
        </w:tc>
        <w:tc>
          <w:tcPr>
            <w:tcW w:w="288" w:type="dxa"/>
          </w:tcPr>
          <w:p w14:paraId="395EF0B7" w14:textId="77777777" w:rsidR="006A4A82" w:rsidRDefault="006A4A82" w:rsidP="006A4A82"/>
        </w:tc>
        <w:tc>
          <w:tcPr>
            <w:tcW w:w="288" w:type="dxa"/>
          </w:tcPr>
          <w:p w14:paraId="0A4571AD" w14:textId="77777777" w:rsidR="006A4A82" w:rsidRDefault="006A4A82" w:rsidP="006A4A82">
            <w:pPr>
              <w:pStyle w:val="CopticCross"/>
            </w:pPr>
          </w:p>
        </w:tc>
        <w:tc>
          <w:tcPr>
            <w:tcW w:w="3960" w:type="dxa"/>
          </w:tcPr>
          <w:p w14:paraId="2526C17B" w14:textId="77777777" w:rsidR="006A4A82" w:rsidRDefault="006A4A82" w:rsidP="006A4A82">
            <w:pPr>
              <w:pStyle w:val="CopticVersemulti-line"/>
            </w:pPr>
            <w:r>
              <w:t>Ⲡⲓϧⲏⲃⲥ ⲉⲧⲉ̀ⲣⲟⲩⲱⲓⲛⲓ:</w:t>
            </w:r>
          </w:p>
          <w:p w14:paraId="5AD95809" w14:textId="77777777" w:rsidR="006A4A82" w:rsidRDefault="006A4A82" w:rsidP="006A4A82">
            <w:pPr>
              <w:pStyle w:val="CopticVersemulti-line"/>
            </w:pPr>
            <w:r>
              <w:t>ϧⲉⲛ Ⲫⲓⲟⲙ ⲛⲉⲙ Ⲭⲏⲙⲓ ⲧⲏⲣⲥ:</w:t>
            </w:r>
          </w:p>
          <w:p w14:paraId="5F132EA1" w14:textId="77777777" w:rsidR="006A4A82" w:rsidRDefault="006A4A82" w:rsidP="006A4A82">
            <w:pPr>
              <w:pStyle w:val="CopticVersemulti-line"/>
            </w:pPr>
            <w:r>
              <w:t>ⲉⲑⲃⲉ ⲛⲉϥϣ̀ⲫⲏⲣⲓ ⲛⲉⲙ ⲛⲉϥⲙⲏⲛⲓ:</w:t>
            </w:r>
          </w:p>
          <w:p w14:paraId="7DF0BCC3" w14:textId="77777777" w:rsidR="006A4A82" w:rsidRDefault="006A4A82" w:rsidP="00173F9C">
            <w:pPr>
              <w:pStyle w:val="CopticHangingVerse"/>
            </w:pPr>
            <w:r>
              <w:t>ⲛⲉⲙ ⲛⲉϥⲙⲉⲓ ⲙ̀Ⲡⲭ̄ⲥ̄.</w:t>
            </w:r>
          </w:p>
        </w:tc>
      </w:tr>
      <w:tr w:rsidR="006A4A82" w14:paraId="7B276106" w14:textId="77777777" w:rsidTr="006A4A82">
        <w:trPr>
          <w:cantSplit/>
          <w:jc w:val="center"/>
        </w:trPr>
        <w:tc>
          <w:tcPr>
            <w:tcW w:w="288" w:type="dxa"/>
          </w:tcPr>
          <w:p w14:paraId="1E51ACAE" w14:textId="77777777" w:rsidR="006A4A82" w:rsidRDefault="006A4A82" w:rsidP="006A4A82">
            <w:pPr>
              <w:pStyle w:val="CopticCross"/>
            </w:pPr>
            <w:r w:rsidRPr="00FB5ACB">
              <w:t>¿</w:t>
            </w:r>
          </w:p>
        </w:tc>
        <w:tc>
          <w:tcPr>
            <w:tcW w:w="3960" w:type="dxa"/>
          </w:tcPr>
          <w:p w14:paraId="3E5A4EE7" w14:textId="77777777" w:rsidR="006A4A82" w:rsidRPr="004764BD" w:rsidRDefault="006A4A82" w:rsidP="006A4A82">
            <w:pPr>
              <w:pStyle w:val="EngHang"/>
            </w:pPr>
            <w:r>
              <w:t>Bearing</w:t>
            </w:r>
            <w:r w:rsidRPr="004764BD">
              <w:t xml:space="preserve"> the crown of pearls,</w:t>
            </w:r>
          </w:p>
          <w:p w14:paraId="2991B688" w14:textId="77777777" w:rsidR="006A4A82" w:rsidRPr="004764BD" w:rsidRDefault="006A4A82" w:rsidP="006A4A82">
            <w:pPr>
              <w:pStyle w:val="EngHang"/>
            </w:pPr>
            <w:r w:rsidRPr="004764BD">
              <w:t>The friend of the hermits,</w:t>
            </w:r>
          </w:p>
          <w:p w14:paraId="5614453D" w14:textId="77777777" w:rsidR="006A4A82" w:rsidRPr="004764BD" w:rsidRDefault="006A4A82" w:rsidP="006A4A82">
            <w:pPr>
              <w:pStyle w:val="EngHang"/>
            </w:pPr>
            <w:r w:rsidRPr="004764BD">
              <w:t>And the righteous and the prophets,</w:t>
            </w:r>
          </w:p>
          <w:p w14:paraId="62B11A16" w14:textId="77777777" w:rsidR="006A4A82" w:rsidRDefault="006A4A82" w:rsidP="006A4A82">
            <w:pPr>
              <w:pStyle w:val="EngHangEnd"/>
            </w:pPr>
            <w:r>
              <w:t>He who followed our Master,</w:t>
            </w:r>
          </w:p>
        </w:tc>
        <w:tc>
          <w:tcPr>
            <w:tcW w:w="288" w:type="dxa"/>
          </w:tcPr>
          <w:p w14:paraId="3F42B188" w14:textId="77777777" w:rsidR="006A4A82" w:rsidRDefault="006A4A82" w:rsidP="006A4A82"/>
        </w:tc>
        <w:tc>
          <w:tcPr>
            <w:tcW w:w="288" w:type="dxa"/>
          </w:tcPr>
          <w:p w14:paraId="7CA18BB0" w14:textId="77777777" w:rsidR="006A4A82" w:rsidRDefault="006A4A82" w:rsidP="006A4A82">
            <w:pPr>
              <w:pStyle w:val="CopticCross"/>
            </w:pPr>
            <w:r w:rsidRPr="00FB5ACB">
              <w:t>¿</w:t>
            </w:r>
          </w:p>
        </w:tc>
        <w:tc>
          <w:tcPr>
            <w:tcW w:w="3960" w:type="dxa"/>
          </w:tcPr>
          <w:p w14:paraId="5C78E49C" w14:textId="77777777" w:rsidR="006A4A82" w:rsidRDefault="006A4A82" w:rsidP="006A4A82">
            <w:pPr>
              <w:pStyle w:val="CopticVersemulti-line"/>
            </w:pPr>
            <w:r>
              <w:t>Ⲫⲁ ⲡⲓⲭ̀ⲗⲟⲙ ⲙ̀ⲙⲁⲣⲅⲁⲣⲓⲧⲏⲥ:</w:t>
            </w:r>
          </w:p>
          <w:p w14:paraId="24E71050" w14:textId="77777777" w:rsidR="006A4A82" w:rsidRDefault="006A4A82" w:rsidP="006A4A82">
            <w:pPr>
              <w:pStyle w:val="CopticVersemulti-line"/>
            </w:pPr>
            <w:r>
              <w:t>ⲡⲓϣ̀ⲫⲏⲣ ⲛ̀ⲛⲓⲁ̀ⲛⲁⲭⲱⲣⲓⲧⲏⲥ:</w:t>
            </w:r>
          </w:p>
          <w:p w14:paraId="4F698628" w14:textId="77777777" w:rsidR="006A4A82" w:rsidRDefault="006A4A82" w:rsidP="006A4A82">
            <w:pPr>
              <w:pStyle w:val="CopticVersemulti-line"/>
            </w:pPr>
            <w:r>
              <w:t>ⲛⲉⲙ ⲛⲓⲑ̀ⲙⲏⲓ ⲛⲉⲙ ⲛⲓⲡ̀ⲣⲟⲫⲏⲧⲏⲥ:</w:t>
            </w:r>
          </w:p>
          <w:p w14:paraId="1E4C961C" w14:textId="77777777" w:rsidR="006A4A82" w:rsidRDefault="006A4A82" w:rsidP="00173F9C">
            <w:pPr>
              <w:pStyle w:val="CopticHangingVerse"/>
            </w:pPr>
            <w:r>
              <w:t>ⲫⲏⲉ̀ⲧⲁϥⲙⲟϣⲓ ⲛⲥⲁ ⲡⲉⲛⲆⲩⲥⲡⲟⲧⲏⲥ.</w:t>
            </w:r>
          </w:p>
        </w:tc>
      </w:tr>
      <w:tr w:rsidR="006A4A82" w14:paraId="078E8361" w14:textId="77777777" w:rsidTr="006A4A82">
        <w:trPr>
          <w:cantSplit/>
          <w:jc w:val="center"/>
        </w:trPr>
        <w:tc>
          <w:tcPr>
            <w:tcW w:w="288" w:type="dxa"/>
          </w:tcPr>
          <w:p w14:paraId="30C20D81" w14:textId="77777777" w:rsidR="006A4A82" w:rsidRDefault="006A4A82" w:rsidP="006A4A82">
            <w:pPr>
              <w:pStyle w:val="CopticCross"/>
            </w:pPr>
          </w:p>
        </w:tc>
        <w:tc>
          <w:tcPr>
            <w:tcW w:w="3960" w:type="dxa"/>
          </w:tcPr>
          <w:p w14:paraId="1F8CDE1D" w14:textId="77777777" w:rsidR="006A4A82" w:rsidRPr="004764BD" w:rsidRDefault="006A4A82" w:rsidP="006A4A82">
            <w:pPr>
              <w:pStyle w:val="EngHang"/>
            </w:pPr>
            <w:r w:rsidRPr="004764BD">
              <w:t>Abba Abraam,</w:t>
            </w:r>
          </w:p>
          <w:p w14:paraId="7A31C69D" w14:textId="77777777" w:rsidR="006A4A82" w:rsidRPr="004764BD" w:rsidRDefault="006A4A82" w:rsidP="006A4A82">
            <w:pPr>
              <w:pStyle w:val="EngHang"/>
            </w:pPr>
            <w:r w:rsidRPr="004764BD">
              <w:t>The Bishop of Fayoum,</w:t>
            </w:r>
          </w:p>
          <w:p w14:paraId="629D6B32" w14:textId="77777777" w:rsidR="006A4A82" w:rsidRPr="004764BD" w:rsidRDefault="006A4A82" w:rsidP="006A4A82">
            <w:pPr>
              <w:pStyle w:val="EngHang"/>
            </w:pPr>
            <w:r w:rsidRPr="004764BD">
              <w:t>The true shepherd,</w:t>
            </w:r>
          </w:p>
          <w:p w14:paraId="4C26483C" w14:textId="77777777" w:rsidR="006A4A82" w:rsidRDefault="006A4A82" w:rsidP="006A4A82">
            <w:pPr>
              <w:pStyle w:val="EngHangEnd"/>
            </w:pPr>
            <w:r w:rsidRPr="004764BD">
              <w:t>The teacher of virtues.</w:t>
            </w:r>
          </w:p>
        </w:tc>
        <w:tc>
          <w:tcPr>
            <w:tcW w:w="288" w:type="dxa"/>
          </w:tcPr>
          <w:p w14:paraId="73AE154A" w14:textId="77777777" w:rsidR="006A4A82" w:rsidRDefault="006A4A82" w:rsidP="006A4A82"/>
        </w:tc>
        <w:tc>
          <w:tcPr>
            <w:tcW w:w="288" w:type="dxa"/>
          </w:tcPr>
          <w:p w14:paraId="78739C82" w14:textId="77777777" w:rsidR="006A4A82" w:rsidRDefault="006A4A82" w:rsidP="006A4A82">
            <w:pPr>
              <w:pStyle w:val="CopticCross"/>
            </w:pPr>
          </w:p>
        </w:tc>
        <w:tc>
          <w:tcPr>
            <w:tcW w:w="3960" w:type="dxa"/>
          </w:tcPr>
          <w:p w14:paraId="06482556" w14:textId="77777777" w:rsidR="006A4A82" w:rsidRDefault="006A4A82" w:rsidP="006A4A82">
            <w:pPr>
              <w:pStyle w:val="CopticVersemulti-line"/>
            </w:pPr>
            <w:r>
              <w:t>Ⲛⲑⲟϥ ⲡⲉ ⲁⲃⲃⲁ Ⲁⲃⲣⲁⲁⲙ:</w:t>
            </w:r>
          </w:p>
          <w:p w14:paraId="18CCFC55" w14:textId="77777777" w:rsidR="006A4A82" w:rsidRDefault="006A4A82" w:rsidP="006A4A82">
            <w:pPr>
              <w:pStyle w:val="CopticVersemulti-line"/>
            </w:pPr>
            <w:r>
              <w:t>ⲡⲓⲉⲡⲓⲥⲕⲟⲡⲟⲥ ⲛ̀ⲧⲉ Ⲫⲓⲟⲙ:</w:t>
            </w:r>
          </w:p>
          <w:p w14:paraId="0AF9032D" w14:textId="77777777" w:rsidR="006A4A82" w:rsidRDefault="006A4A82" w:rsidP="006A4A82">
            <w:pPr>
              <w:pStyle w:val="CopticVersemulti-line"/>
            </w:pPr>
            <w:r>
              <w:t>ⲡⲓⲙⲁⲛⲉⲥⲱⲟⲩ ⲛ̀ⲧⲁⲫ̀ⲙⲏⲓ:</w:t>
            </w:r>
          </w:p>
          <w:p w14:paraId="0DFB94F7" w14:textId="77777777" w:rsidR="006A4A82" w:rsidRDefault="006A4A82" w:rsidP="00173F9C">
            <w:pPr>
              <w:pStyle w:val="CopticHangingVerse"/>
            </w:pPr>
            <w:r>
              <w:t>ⲡⲓⲥⲁϧ ⲛ̀ⲧⲉ ⲛⲓⲁ̀ⲣⲉⲧⲏ.</w:t>
            </w:r>
          </w:p>
        </w:tc>
      </w:tr>
      <w:tr w:rsidR="006A4A82" w14:paraId="61C8573D" w14:textId="77777777" w:rsidTr="006A4A82">
        <w:trPr>
          <w:cantSplit/>
          <w:jc w:val="center"/>
        </w:trPr>
        <w:tc>
          <w:tcPr>
            <w:tcW w:w="288" w:type="dxa"/>
          </w:tcPr>
          <w:p w14:paraId="0152C3D5" w14:textId="77777777" w:rsidR="006A4A82" w:rsidRDefault="006A4A82" w:rsidP="006A4A82">
            <w:pPr>
              <w:pStyle w:val="CopticCross"/>
            </w:pPr>
            <w:r w:rsidRPr="00FB5ACB">
              <w:t>¿</w:t>
            </w:r>
          </w:p>
        </w:tc>
        <w:tc>
          <w:tcPr>
            <w:tcW w:w="3960" w:type="dxa"/>
          </w:tcPr>
          <w:p w14:paraId="5F2F8091" w14:textId="77777777" w:rsidR="006A4A82" w:rsidRPr="004764BD" w:rsidRDefault="006A4A82" w:rsidP="006A4A82">
            <w:pPr>
              <w:pStyle w:val="EngHang"/>
            </w:pPr>
            <w:r w:rsidRPr="004764BD">
              <w:t>David told us in truth,</w:t>
            </w:r>
          </w:p>
          <w:p w14:paraId="3C6431BD" w14:textId="77777777" w:rsidR="006A4A82" w:rsidRPr="004764BD" w:rsidRDefault="006A4A82" w:rsidP="006A4A82">
            <w:pPr>
              <w:pStyle w:val="EngHang"/>
            </w:pPr>
            <w:r w:rsidRPr="004764BD">
              <w:t>“Blessed are they that consider,</w:t>
            </w:r>
          </w:p>
          <w:p w14:paraId="6AD4F6A6" w14:textId="77777777" w:rsidR="006A4A82" w:rsidRPr="004764BD" w:rsidRDefault="006A4A82" w:rsidP="006A4A82">
            <w:pPr>
              <w:pStyle w:val="EngHang"/>
            </w:pPr>
            <w:r w:rsidRPr="004764BD">
              <w:t>the feeble and poor:</w:t>
            </w:r>
          </w:p>
          <w:p w14:paraId="07073A17" w14:textId="77777777" w:rsidR="006A4A82" w:rsidRDefault="006A4A82" w:rsidP="006A4A82">
            <w:pPr>
              <w:pStyle w:val="EngHangEnd"/>
            </w:pPr>
            <w:r w:rsidRPr="004764BD">
              <w:t>God will deliver</w:t>
            </w:r>
            <w:r w:rsidRPr="004764BD">
              <w:rPr>
                <w:rStyle w:val="FootnoteReference"/>
              </w:rPr>
              <w:footnoteReference w:id="973"/>
            </w:r>
            <w:r w:rsidRPr="004764BD">
              <w:t xml:space="preserve"> them.</w:t>
            </w:r>
          </w:p>
        </w:tc>
        <w:tc>
          <w:tcPr>
            <w:tcW w:w="288" w:type="dxa"/>
          </w:tcPr>
          <w:p w14:paraId="3B4C3A87" w14:textId="77777777" w:rsidR="006A4A82" w:rsidRDefault="006A4A82" w:rsidP="006A4A82"/>
        </w:tc>
        <w:tc>
          <w:tcPr>
            <w:tcW w:w="288" w:type="dxa"/>
          </w:tcPr>
          <w:p w14:paraId="766E3364" w14:textId="77777777" w:rsidR="006A4A82" w:rsidRDefault="006A4A82" w:rsidP="006A4A82">
            <w:pPr>
              <w:pStyle w:val="CopticCross"/>
            </w:pPr>
            <w:r w:rsidRPr="00FB5ACB">
              <w:t>¿</w:t>
            </w:r>
          </w:p>
        </w:tc>
        <w:tc>
          <w:tcPr>
            <w:tcW w:w="3960" w:type="dxa"/>
          </w:tcPr>
          <w:p w14:paraId="7CB6882C" w14:textId="77777777" w:rsidR="006A4A82" w:rsidRDefault="006A4A82" w:rsidP="006A4A82">
            <w:pPr>
              <w:pStyle w:val="CopticVersemulti-line"/>
            </w:pPr>
            <w:r>
              <w:t>Ⲇⲁⲩⲓⲇ ⲁϥⲧⲁⲙⲟⲛ ϧⲉⲛ ⲟⲩⲙⲉⲑⲙⲏ:</w:t>
            </w:r>
          </w:p>
          <w:p w14:paraId="01930224" w14:textId="77777777" w:rsidR="006A4A82" w:rsidRDefault="006A4A82" w:rsidP="006A4A82">
            <w:pPr>
              <w:pStyle w:val="CopticVersemulti-line"/>
            </w:pPr>
            <w:r>
              <w:t>Ϫⲉ ⲱ̀ⲟⲩⲛⲓⲁⲧϥ ⲙ̀ⲫⲏⲉⲑⲛⲁⲕⲁϯ:</w:t>
            </w:r>
          </w:p>
          <w:p w14:paraId="7FC5BFD1" w14:textId="77777777" w:rsidR="006A4A82" w:rsidRDefault="006A4A82" w:rsidP="006A4A82">
            <w:pPr>
              <w:pStyle w:val="CopticVersemulti-line"/>
            </w:pPr>
            <w:r>
              <w:t>ⲉ̀ϫⲉⲛ ⲟⲩϫⲱⲃ ⲛⲉⲙ ⲟⲩϩⲏⲕⲓ:</w:t>
            </w:r>
          </w:p>
          <w:p w14:paraId="605CC397" w14:textId="77777777" w:rsidR="006A4A82" w:rsidRDefault="006A4A82" w:rsidP="00173F9C">
            <w:pPr>
              <w:pStyle w:val="CopticHangingVerse"/>
            </w:pPr>
            <w:r>
              <w:t>ⲟⲩⲟϩ ⲉϥⲉ̀ⲛⲁϩⲙⲉϥ ⲛ̀ϫⲉ ⲫϯ.</w:t>
            </w:r>
          </w:p>
        </w:tc>
      </w:tr>
      <w:tr w:rsidR="006A4A82" w14:paraId="37625A79" w14:textId="77777777" w:rsidTr="006A4A82">
        <w:trPr>
          <w:cantSplit/>
          <w:jc w:val="center"/>
        </w:trPr>
        <w:tc>
          <w:tcPr>
            <w:tcW w:w="288" w:type="dxa"/>
          </w:tcPr>
          <w:p w14:paraId="5DC7A1C4" w14:textId="77777777" w:rsidR="006A4A82" w:rsidRDefault="006A4A82" w:rsidP="006A4A82">
            <w:pPr>
              <w:pStyle w:val="CopticCross"/>
            </w:pPr>
          </w:p>
        </w:tc>
        <w:tc>
          <w:tcPr>
            <w:tcW w:w="3960" w:type="dxa"/>
          </w:tcPr>
          <w:p w14:paraId="4E95B78A" w14:textId="77777777" w:rsidR="006A4A82" w:rsidRPr="004764BD" w:rsidRDefault="006A4A82" w:rsidP="006A4A82">
            <w:pPr>
              <w:pStyle w:val="EngHang"/>
            </w:pPr>
            <w:r w:rsidRPr="004764BD">
              <w:t>Like our father Abraham,</w:t>
            </w:r>
          </w:p>
          <w:p w14:paraId="60AF1314" w14:textId="77777777" w:rsidR="006A4A82" w:rsidRPr="004764BD" w:rsidRDefault="006A4A82" w:rsidP="006A4A82">
            <w:pPr>
              <w:pStyle w:val="EngHang"/>
            </w:pPr>
            <w:r w:rsidRPr="004764BD">
              <w:t>The father of Isaac and Jacob,</w:t>
            </w:r>
          </w:p>
          <w:p w14:paraId="377BE053" w14:textId="77777777" w:rsidR="006A4A82" w:rsidRPr="004764BD" w:rsidRDefault="006A4A82" w:rsidP="006A4A82">
            <w:pPr>
              <w:pStyle w:val="EngHang"/>
            </w:pPr>
            <w:r w:rsidRPr="004764BD">
              <w:t>You loved charity,</w:t>
            </w:r>
          </w:p>
          <w:p w14:paraId="2659A5DF" w14:textId="77777777" w:rsidR="006A4A82" w:rsidRDefault="006A4A82" w:rsidP="006A4A82">
            <w:pPr>
              <w:pStyle w:val="EngHangEnd"/>
            </w:pPr>
            <w:r w:rsidRPr="004764BD">
              <w:t>And fulfilled the commandments.</w:t>
            </w:r>
          </w:p>
        </w:tc>
        <w:tc>
          <w:tcPr>
            <w:tcW w:w="288" w:type="dxa"/>
          </w:tcPr>
          <w:p w14:paraId="583D2E0F" w14:textId="77777777" w:rsidR="006A4A82" w:rsidRDefault="006A4A82" w:rsidP="006A4A82"/>
        </w:tc>
        <w:tc>
          <w:tcPr>
            <w:tcW w:w="288" w:type="dxa"/>
          </w:tcPr>
          <w:p w14:paraId="3E1CCB51" w14:textId="77777777" w:rsidR="006A4A82" w:rsidRDefault="006A4A82" w:rsidP="006A4A82">
            <w:pPr>
              <w:pStyle w:val="CopticCross"/>
            </w:pPr>
          </w:p>
        </w:tc>
        <w:tc>
          <w:tcPr>
            <w:tcW w:w="3960" w:type="dxa"/>
          </w:tcPr>
          <w:p w14:paraId="71B0C268" w14:textId="77777777" w:rsidR="006A4A82" w:rsidRDefault="006A4A82" w:rsidP="006A4A82">
            <w:pPr>
              <w:pStyle w:val="CopticVersemulti-line"/>
            </w:pPr>
            <w:r>
              <w:t>Ⲙⲫ̀ⲣⲏϯ ⲙ̀ⲡⲉⲛⲓⲱⲧ Ⲁⲃⲣⲁⲁⲙ:</w:t>
            </w:r>
          </w:p>
          <w:p w14:paraId="251F03C6" w14:textId="77777777" w:rsidR="006A4A82" w:rsidRDefault="006A4A82" w:rsidP="006A4A82">
            <w:pPr>
              <w:pStyle w:val="CopticVersemulti-line"/>
            </w:pPr>
            <w:r>
              <w:t>ⲫ̀ⲓⲱⲧ ⲛ̀Ⲓⲥⲁⲁⲕ ⲛⲉⲙ Ⲓⲁⲕⲱⲃ:</w:t>
            </w:r>
          </w:p>
          <w:p w14:paraId="31E07D4D" w14:textId="77777777" w:rsidR="006A4A82" w:rsidRDefault="006A4A82" w:rsidP="006A4A82">
            <w:pPr>
              <w:pStyle w:val="CopticVersemulti-line"/>
            </w:pPr>
            <w:r>
              <w:t>ⲁⲕⲙⲉⲛⲣⲉ ϯⲙⲉⲑⲛⲁⲏ̀ⲧ:</w:t>
            </w:r>
          </w:p>
          <w:p w14:paraId="0C33B98F" w14:textId="77777777" w:rsidR="006A4A82" w:rsidRPr="003032D8" w:rsidRDefault="006A4A82" w:rsidP="00173F9C">
            <w:pPr>
              <w:pStyle w:val="CopticHangingVerse"/>
            </w:pPr>
            <w:r>
              <w:t>ⲟⲩⲟϩ ⲁⲕϫⲱⲕ ⲉ̀ⲃⲟⲗ ⲛ̀ⲛⲓⲉ̀ⲧⲟⲗⲏ.</w:t>
            </w:r>
          </w:p>
        </w:tc>
      </w:tr>
      <w:tr w:rsidR="006A4A82" w14:paraId="2FF8B51B" w14:textId="77777777" w:rsidTr="006A4A82">
        <w:trPr>
          <w:cantSplit/>
          <w:jc w:val="center"/>
        </w:trPr>
        <w:tc>
          <w:tcPr>
            <w:tcW w:w="288" w:type="dxa"/>
          </w:tcPr>
          <w:p w14:paraId="53359E49" w14:textId="77777777" w:rsidR="006A4A82" w:rsidRDefault="006A4A82" w:rsidP="006A4A82">
            <w:pPr>
              <w:pStyle w:val="CopticCross"/>
            </w:pPr>
            <w:r w:rsidRPr="00FB5ACB">
              <w:t>¿</w:t>
            </w:r>
          </w:p>
        </w:tc>
        <w:tc>
          <w:tcPr>
            <w:tcW w:w="3960" w:type="dxa"/>
          </w:tcPr>
          <w:p w14:paraId="4B06378D" w14:textId="77777777" w:rsidR="006A4A82" w:rsidRPr="004764BD" w:rsidRDefault="006A4A82" w:rsidP="006A4A82">
            <w:pPr>
              <w:pStyle w:val="EngHang"/>
            </w:pPr>
            <w:r w:rsidRPr="004764BD">
              <w:t>You witnessed to the truth,</w:t>
            </w:r>
          </w:p>
          <w:p w14:paraId="488DFEAE" w14:textId="77777777" w:rsidR="006A4A82" w:rsidRPr="004764BD" w:rsidRDefault="006A4A82" w:rsidP="006A4A82">
            <w:pPr>
              <w:pStyle w:val="EngHang"/>
            </w:pPr>
            <w:r>
              <w:t>You ate with the poor</w:t>
            </w:r>
          </w:p>
          <w:p w14:paraId="0A70269E" w14:textId="77777777" w:rsidR="006A4A82" w:rsidRPr="004764BD" w:rsidRDefault="006A4A82" w:rsidP="006A4A82">
            <w:pPr>
              <w:pStyle w:val="EngHang"/>
            </w:pPr>
            <w:r>
              <w:t>With</w:t>
            </w:r>
            <w:r w:rsidRPr="004764BD">
              <w:t xml:space="preserve"> great humility,</w:t>
            </w:r>
          </w:p>
          <w:p w14:paraId="0B8620DE" w14:textId="77777777" w:rsidR="006A4A82" w:rsidRDefault="006A4A82" w:rsidP="006A4A82">
            <w:pPr>
              <w:pStyle w:val="EngHangEnd"/>
            </w:pPr>
            <w:r w:rsidRPr="004764BD">
              <w:t xml:space="preserve">You loved your </w:t>
            </w:r>
            <w:r>
              <w:t>flock</w:t>
            </w:r>
            <w:r w:rsidRPr="004764BD">
              <w:t>.</w:t>
            </w:r>
          </w:p>
        </w:tc>
        <w:tc>
          <w:tcPr>
            <w:tcW w:w="288" w:type="dxa"/>
          </w:tcPr>
          <w:p w14:paraId="33A7913B" w14:textId="77777777" w:rsidR="006A4A82" w:rsidRDefault="006A4A82" w:rsidP="006A4A82"/>
        </w:tc>
        <w:tc>
          <w:tcPr>
            <w:tcW w:w="288" w:type="dxa"/>
          </w:tcPr>
          <w:p w14:paraId="3E7B6132" w14:textId="77777777" w:rsidR="006A4A82" w:rsidRDefault="006A4A82" w:rsidP="006A4A82">
            <w:pPr>
              <w:pStyle w:val="CopticCross"/>
            </w:pPr>
            <w:r w:rsidRPr="00FB5ACB">
              <w:t>¿</w:t>
            </w:r>
          </w:p>
        </w:tc>
        <w:tc>
          <w:tcPr>
            <w:tcW w:w="3960" w:type="dxa"/>
          </w:tcPr>
          <w:p w14:paraId="1E4C900F" w14:textId="77777777" w:rsidR="006A4A82" w:rsidRDefault="006A4A82" w:rsidP="006A4A82">
            <w:pPr>
              <w:pStyle w:val="CopticVersemulti-line"/>
            </w:pPr>
            <w:r>
              <w:t>Ϣⲁⲕⲉⲣⲙⲉⲑⲣⲉ ⲛ̀ϯⲙⲉⲑⲙⲏⲓ:</w:t>
            </w:r>
          </w:p>
          <w:p w14:paraId="7A3F6191" w14:textId="77777777" w:rsidR="006A4A82" w:rsidRDefault="006A4A82" w:rsidP="006A4A82">
            <w:pPr>
              <w:pStyle w:val="CopticVersemulti-line"/>
            </w:pPr>
            <w:r>
              <w:t>ϣⲁⲕⲟⲩⲱⲙ ⲛⲉⲙ ⲛⲓϩⲏⲕⲓ:</w:t>
            </w:r>
          </w:p>
          <w:p w14:paraId="6C8EFADF" w14:textId="77777777" w:rsidR="006A4A82" w:rsidRDefault="006A4A82" w:rsidP="006A4A82">
            <w:pPr>
              <w:pStyle w:val="CopticVersemulti-line"/>
            </w:pPr>
            <w:r>
              <w:t>ϧⲉⲛ ⲟⲩⲛⲓϣϯ ⲛ̀ⲑⲉⲃⲓⲟ:</w:t>
            </w:r>
          </w:p>
          <w:p w14:paraId="443B3F50" w14:textId="77777777" w:rsidR="006A4A82" w:rsidRDefault="006A4A82" w:rsidP="006A4A82">
            <w:pPr>
              <w:pStyle w:val="CopticHangingVerse"/>
            </w:pPr>
            <w:r>
              <w:t>ⲁⲕⲙⲉⲣⲉ ⲛⲉⲕⲉ̀ⲥⲱⲟⲩ.</w:t>
            </w:r>
          </w:p>
        </w:tc>
      </w:tr>
      <w:tr w:rsidR="006A4A82" w14:paraId="460CC527" w14:textId="77777777" w:rsidTr="006A4A82">
        <w:trPr>
          <w:cantSplit/>
          <w:jc w:val="center"/>
        </w:trPr>
        <w:tc>
          <w:tcPr>
            <w:tcW w:w="288" w:type="dxa"/>
          </w:tcPr>
          <w:p w14:paraId="7348ACDD" w14:textId="77777777" w:rsidR="006A4A82" w:rsidRPr="00FB5ACB" w:rsidRDefault="006A4A82" w:rsidP="006A4A82">
            <w:pPr>
              <w:pStyle w:val="CopticCross"/>
            </w:pPr>
          </w:p>
        </w:tc>
        <w:tc>
          <w:tcPr>
            <w:tcW w:w="3960" w:type="dxa"/>
          </w:tcPr>
          <w:p w14:paraId="461C953E" w14:textId="77777777" w:rsidR="006A4A82" w:rsidRPr="004764BD" w:rsidRDefault="006A4A82" w:rsidP="006A4A82">
            <w:pPr>
              <w:pStyle w:val="EngHang"/>
            </w:pPr>
            <w:r w:rsidRPr="004764BD">
              <w:t>They that love the world,</w:t>
            </w:r>
          </w:p>
          <w:p w14:paraId="51964836" w14:textId="77777777" w:rsidR="006A4A82" w:rsidRPr="004764BD" w:rsidRDefault="006A4A82" w:rsidP="006A4A82">
            <w:pPr>
              <w:pStyle w:val="EngHang"/>
            </w:pPr>
            <w:r w:rsidRPr="004764BD">
              <w:t>Sought after new buildings,</w:t>
            </w:r>
          </w:p>
          <w:p w14:paraId="0D5D0D8C" w14:textId="77777777" w:rsidR="006A4A82" w:rsidRPr="004764BD" w:rsidRDefault="006A4A82" w:rsidP="006A4A82">
            <w:pPr>
              <w:pStyle w:val="EngHang"/>
            </w:pPr>
            <w:r>
              <w:t>But you built spirtual buildings</w:t>
            </w:r>
          </w:p>
          <w:p w14:paraId="45DD63BD" w14:textId="77777777" w:rsidR="006A4A82" w:rsidRDefault="006A4A82" w:rsidP="006A4A82">
            <w:pPr>
              <w:pStyle w:val="EngHangEnd"/>
            </w:pPr>
            <w:r>
              <w:t>In the heavens</w:t>
            </w:r>
            <w:r w:rsidRPr="004764BD">
              <w:t>.</w:t>
            </w:r>
          </w:p>
        </w:tc>
        <w:tc>
          <w:tcPr>
            <w:tcW w:w="288" w:type="dxa"/>
          </w:tcPr>
          <w:p w14:paraId="5948261F" w14:textId="77777777" w:rsidR="006A4A82" w:rsidRDefault="006A4A82" w:rsidP="006A4A82"/>
        </w:tc>
        <w:tc>
          <w:tcPr>
            <w:tcW w:w="288" w:type="dxa"/>
          </w:tcPr>
          <w:p w14:paraId="3FEB52A5" w14:textId="77777777" w:rsidR="006A4A82" w:rsidRPr="00FB5ACB" w:rsidRDefault="006A4A82" w:rsidP="006A4A82">
            <w:pPr>
              <w:pStyle w:val="CopticCross"/>
            </w:pPr>
          </w:p>
        </w:tc>
        <w:tc>
          <w:tcPr>
            <w:tcW w:w="3960" w:type="dxa"/>
          </w:tcPr>
          <w:p w14:paraId="41CE668C" w14:textId="77777777" w:rsidR="006A4A82" w:rsidRDefault="006A4A82" w:rsidP="006A4A82">
            <w:pPr>
              <w:pStyle w:val="CopticVersemulti-line"/>
            </w:pPr>
            <w:r>
              <w:t>Ⲛⲏⲉ̀ⲑⲙⲉⲓ ⲛ̀ⲛⲁ ⲡ̀ⲕⲁϩⲓ:</w:t>
            </w:r>
          </w:p>
          <w:p w14:paraId="2640E433" w14:textId="77777777" w:rsidR="006A4A82" w:rsidRDefault="006A4A82" w:rsidP="006A4A82">
            <w:pPr>
              <w:pStyle w:val="CopticVersemulti-line"/>
            </w:pPr>
            <w:r>
              <w:t>ⲁⲩⲕⲱϯ ⲛ̀ⲥⲁ ϩⲁⲛϫⲓⲛⲕⲱⲧ ⲙ̀ⲃⲉⲣⲓ:</w:t>
            </w:r>
          </w:p>
          <w:p w14:paraId="227F3C1D" w14:textId="77777777" w:rsidR="006A4A82" w:rsidRDefault="006A4A82" w:rsidP="006A4A82">
            <w:pPr>
              <w:pStyle w:val="CopticVersemulti-line"/>
            </w:pPr>
            <w:r>
              <w:t>ⲁⲗⲗⲁ ⲁⲕⲕⲱⲧ ϧⲉⲛ ⲛⲓⲫⲏⲟⲩⲓ̀:</w:t>
            </w:r>
          </w:p>
          <w:p w14:paraId="0631F83C" w14:textId="77777777" w:rsidR="006A4A82" w:rsidRDefault="006A4A82" w:rsidP="006A4A82">
            <w:pPr>
              <w:pStyle w:val="CopticHangingVerse"/>
            </w:pPr>
            <w:r>
              <w:t>ⲛ̀ⲛⲓϫⲓⲛⲕⲱⲧ ⲛ̀ⲛⲁ ⲛⲓⲫⲏⲟⲩⲓ̀.</w:t>
            </w:r>
          </w:p>
        </w:tc>
      </w:tr>
      <w:tr w:rsidR="006A4A82" w14:paraId="6AAA18AB" w14:textId="77777777" w:rsidTr="006A4A82">
        <w:trPr>
          <w:cantSplit/>
          <w:jc w:val="center"/>
        </w:trPr>
        <w:tc>
          <w:tcPr>
            <w:tcW w:w="288" w:type="dxa"/>
          </w:tcPr>
          <w:p w14:paraId="72F43B36" w14:textId="77777777" w:rsidR="006A4A82" w:rsidRPr="00FB5ACB" w:rsidRDefault="006A4A82" w:rsidP="006A4A82">
            <w:pPr>
              <w:pStyle w:val="CopticCross"/>
            </w:pPr>
            <w:r w:rsidRPr="00FB5ACB">
              <w:t>¿</w:t>
            </w:r>
          </w:p>
        </w:tc>
        <w:tc>
          <w:tcPr>
            <w:tcW w:w="3960" w:type="dxa"/>
          </w:tcPr>
          <w:p w14:paraId="1E9082DA" w14:textId="77777777" w:rsidR="006A4A82" w:rsidRPr="004764BD" w:rsidRDefault="006A4A82" w:rsidP="006A4A82">
            <w:pPr>
              <w:pStyle w:val="EngHang"/>
            </w:pPr>
            <w:r>
              <w:t>Your wonders are many,</w:t>
            </w:r>
          </w:p>
          <w:p w14:paraId="28F89EF7" w14:textId="77777777" w:rsidR="006A4A82" w:rsidRPr="004764BD" w:rsidRDefault="006A4A82" w:rsidP="006A4A82">
            <w:pPr>
              <w:pStyle w:val="EngHang"/>
            </w:pPr>
            <w:r w:rsidRPr="004764BD">
              <w:t>You healed the sick,</w:t>
            </w:r>
          </w:p>
          <w:p w14:paraId="64F7454A" w14:textId="77777777" w:rsidR="006A4A82" w:rsidRPr="004764BD" w:rsidRDefault="006A4A82" w:rsidP="006A4A82">
            <w:pPr>
              <w:pStyle w:val="EngHang"/>
            </w:pPr>
            <w:r w:rsidRPr="004764BD">
              <w:t>You prophesied marvels,</w:t>
            </w:r>
          </w:p>
          <w:p w14:paraId="7D2A26BC" w14:textId="77777777" w:rsidR="006A4A82" w:rsidRDefault="006A4A82" w:rsidP="006A4A82">
            <w:pPr>
              <w:pStyle w:val="EngHangEnd"/>
              <w:ind w:left="0" w:firstLine="0"/>
            </w:pPr>
            <w:r>
              <w:t>Y</w:t>
            </w:r>
            <w:r w:rsidRPr="004764BD">
              <w:t>ou cast out</w:t>
            </w:r>
            <w:r>
              <w:t xml:space="preserve"> demons</w:t>
            </w:r>
            <w:r w:rsidRPr="004764BD">
              <w:t>.</w:t>
            </w:r>
          </w:p>
        </w:tc>
        <w:tc>
          <w:tcPr>
            <w:tcW w:w="288" w:type="dxa"/>
          </w:tcPr>
          <w:p w14:paraId="551CE7FE" w14:textId="77777777" w:rsidR="006A4A82" w:rsidRDefault="006A4A82" w:rsidP="006A4A82"/>
        </w:tc>
        <w:tc>
          <w:tcPr>
            <w:tcW w:w="288" w:type="dxa"/>
          </w:tcPr>
          <w:p w14:paraId="50FCD21D" w14:textId="77777777" w:rsidR="006A4A82" w:rsidRPr="00FB5ACB" w:rsidRDefault="006A4A82" w:rsidP="006A4A82">
            <w:pPr>
              <w:pStyle w:val="CopticCross"/>
            </w:pPr>
            <w:r w:rsidRPr="00FB5ACB">
              <w:t>¿</w:t>
            </w:r>
          </w:p>
        </w:tc>
        <w:tc>
          <w:tcPr>
            <w:tcW w:w="3960" w:type="dxa"/>
          </w:tcPr>
          <w:p w14:paraId="0E159062" w14:textId="77777777" w:rsidR="006A4A82" w:rsidRDefault="006A4A82" w:rsidP="006A4A82">
            <w:pPr>
              <w:pStyle w:val="CopticVersemulti-line"/>
            </w:pPr>
            <w:r>
              <w:t>Ⲟⲩⲏ̀ⲣ ⲛⲉ ⲛⲉⲕϣ̀ⲫⲏⲣⲓ:</w:t>
            </w:r>
          </w:p>
          <w:p w14:paraId="6C50BE04" w14:textId="77777777" w:rsidR="006A4A82" w:rsidRDefault="006A4A82" w:rsidP="006A4A82">
            <w:pPr>
              <w:pStyle w:val="CopticVersemulti-line"/>
            </w:pPr>
            <w:r>
              <w:t>ⲁⲕⲧⲁⲗϭⲟ ⲛ̀ⲛⲏⲉ̀ⲧⲁϣⲱⲛⲓ:</w:t>
            </w:r>
          </w:p>
          <w:p w14:paraId="7096850E" w14:textId="77777777" w:rsidR="006A4A82" w:rsidRDefault="006A4A82" w:rsidP="006A4A82">
            <w:pPr>
              <w:pStyle w:val="CopticVersemulti-line"/>
            </w:pPr>
            <w:r>
              <w:t>ⲁⲕⲉⲣⲡ̀ⲣⲟⲥⲫⲉⲧⲉⲫⲓⲛ ⲛ̀ⲛⲓϣ̀ⲫⲏⲣⲓ:</w:t>
            </w:r>
          </w:p>
          <w:p w14:paraId="597B4F9D" w14:textId="77777777" w:rsidR="006A4A82" w:rsidRDefault="006A4A82" w:rsidP="006A4A82">
            <w:pPr>
              <w:pStyle w:val="CopticHangingVerse"/>
            </w:pPr>
            <w:r>
              <w:t>ⲛⲓⲇⲉⲙⲱⲛ ⲁⲕϩⲓⲧⲟⲩ ⲉ̀ⲃⲟⲗ.</w:t>
            </w:r>
          </w:p>
        </w:tc>
      </w:tr>
      <w:tr w:rsidR="006A4A82" w14:paraId="7F43E695" w14:textId="77777777" w:rsidTr="006A4A82">
        <w:trPr>
          <w:cantSplit/>
          <w:jc w:val="center"/>
        </w:trPr>
        <w:tc>
          <w:tcPr>
            <w:tcW w:w="288" w:type="dxa"/>
          </w:tcPr>
          <w:p w14:paraId="1A8141C6" w14:textId="77777777" w:rsidR="006A4A82" w:rsidRPr="00FB5ACB" w:rsidRDefault="006A4A82" w:rsidP="006A4A82">
            <w:pPr>
              <w:pStyle w:val="CopticCross"/>
            </w:pPr>
          </w:p>
        </w:tc>
        <w:tc>
          <w:tcPr>
            <w:tcW w:w="3960" w:type="dxa"/>
          </w:tcPr>
          <w:p w14:paraId="6BC500C0" w14:textId="77777777" w:rsidR="006A4A82" w:rsidRPr="004764BD" w:rsidRDefault="006A4A82" w:rsidP="006A4A82">
            <w:pPr>
              <w:pStyle w:val="EngHang"/>
            </w:pPr>
            <w:r w:rsidRPr="004764BD">
              <w:t xml:space="preserve">You became </w:t>
            </w:r>
            <w:r>
              <w:t>an example to us</w:t>
            </w:r>
          </w:p>
          <w:p w14:paraId="7FBAABF3" w14:textId="77777777" w:rsidR="006A4A82" w:rsidRPr="004764BD" w:rsidRDefault="006A4A82" w:rsidP="006A4A82">
            <w:pPr>
              <w:pStyle w:val="EngHang"/>
            </w:pPr>
            <w:r w:rsidRPr="004764BD">
              <w:t>In your pure conduct,</w:t>
            </w:r>
          </w:p>
          <w:p w14:paraId="37638030" w14:textId="77777777" w:rsidR="006A4A82" w:rsidRPr="004764BD" w:rsidRDefault="006A4A82" w:rsidP="006A4A82">
            <w:pPr>
              <w:pStyle w:val="EngHang"/>
            </w:pPr>
            <w:r w:rsidRPr="004764BD">
              <w:t>In love and charity,</w:t>
            </w:r>
          </w:p>
          <w:p w14:paraId="7F399577" w14:textId="77777777" w:rsidR="006A4A82" w:rsidRPr="004764BD" w:rsidRDefault="006A4A82" w:rsidP="006A4A82">
            <w:pPr>
              <w:pStyle w:val="EngHangEnd"/>
            </w:pPr>
            <w:r w:rsidRPr="004764BD">
              <w:t>And</w:t>
            </w:r>
            <w:r>
              <w:t xml:space="preserve"> in</w:t>
            </w:r>
            <w:r w:rsidRPr="004764BD">
              <w:t xml:space="preserve"> witness </w:t>
            </w:r>
            <w:r>
              <w:t>of</w:t>
            </w:r>
            <w:r w:rsidRPr="004764BD">
              <w:t xml:space="preserve"> the truth.</w:t>
            </w:r>
          </w:p>
        </w:tc>
        <w:tc>
          <w:tcPr>
            <w:tcW w:w="288" w:type="dxa"/>
          </w:tcPr>
          <w:p w14:paraId="5F27E2E0" w14:textId="77777777" w:rsidR="006A4A82" w:rsidRDefault="006A4A82" w:rsidP="006A4A82"/>
        </w:tc>
        <w:tc>
          <w:tcPr>
            <w:tcW w:w="288" w:type="dxa"/>
          </w:tcPr>
          <w:p w14:paraId="183793E7" w14:textId="77777777" w:rsidR="006A4A82" w:rsidRPr="00FB5ACB" w:rsidRDefault="006A4A82" w:rsidP="006A4A82">
            <w:pPr>
              <w:pStyle w:val="CopticCross"/>
            </w:pPr>
          </w:p>
        </w:tc>
        <w:tc>
          <w:tcPr>
            <w:tcW w:w="3960" w:type="dxa"/>
          </w:tcPr>
          <w:p w14:paraId="2731C74E" w14:textId="77777777" w:rsidR="006A4A82" w:rsidRDefault="006A4A82" w:rsidP="006A4A82">
            <w:pPr>
              <w:pStyle w:val="CopticVersemulti-line"/>
            </w:pPr>
            <w:r>
              <w:t>Ⲁⲕϣⲱⲡⲓ ⲛⲁⲛ ⲛ̀ⲟⲩⲧⲩⲡⲟⲥ:</w:t>
            </w:r>
          </w:p>
          <w:p w14:paraId="3BB7D2A1" w14:textId="77777777" w:rsidR="006A4A82" w:rsidRDefault="006A4A82" w:rsidP="006A4A82">
            <w:pPr>
              <w:pStyle w:val="CopticVersemulti-line"/>
            </w:pPr>
            <w:r>
              <w:t>ϧⲉⲛ ⲡⲉⲕϫⲓⲛⲙⲟϣⲓ ⲉⲧⲧⲟⲩⲃⲏⲟⲩⲧ:</w:t>
            </w:r>
          </w:p>
          <w:p w14:paraId="1618356B" w14:textId="77777777" w:rsidR="006A4A82" w:rsidRDefault="006A4A82" w:rsidP="006A4A82">
            <w:pPr>
              <w:pStyle w:val="CopticVersemulti-line"/>
            </w:pPr>
            <w:r>
              <w:t>ϧⲉⲛ ϯⲁ̀ⲅⲁⲡⲏ ⲛⲉⲙ ϯⲙⲉⲑⲛⲁⲏⲧ:</w:t>
            </w:r>
          </w:p>
          <w:p w14:paraId="39C615ED" w14:textId="77777777" w:rsidR="006A4A82" w:rsidRDefault="006A4A82" w:rsidP="006A4A82">
            <w:pPr>
              <w:pStyle w:val="CopticHangingVerse"/>
            </w:pPr>
            <w:r>
              <w:t>ⲛⲉⲙ ϯⲙⲉⲧⲙⲉⲑⲣⲉ ⲛ̀ϯⲙⲉⲑⲙⲏⲓ.</w:t>
            </w:r>
          </w:p>
        </w:tc>
      </w:tr>
      <w:tr w:rsidR="006A4A82" w14:paraId="1D332825" w14:textId="77777777" w:rsidTr="006A4A82">
        <w:trPr>
          <w:cantSplit/>
          <w:jc w:val="center"/>
        </w:trPr>
        <w:tc>
          <w:tcPr>
            <w:tcW w:w="288" w:type="dxa"/>
          </w:tcPr>
          <w:p w14:paraId="6AF1D8E3" w14:textId="77777777" w:rsidR="006A4A82" w:rsidRPr="00FB5ACB" w:rsidRDefault="006A4A82" w:rsidP="006A4A82">
            <w:pPr>
              <w:pStyle w:val="CopticCross"/>
            </w:pPr>
            <w:r w:rsidRPr="00FB5ACB">
              <w:t>¿</w:t>
            </w:r>
          </w:p>
        </w:tc>
        <w:tc>
          <w:tcPr>
            <w:tcW w:w="3960" w:type="dxa"/>
          </w:tcPr>
          <w:p w14:paraId="5B1A78EB" w14:textId="77777777" w:rsidR="006A4A82" w:rsidRPr="004764BD" w:rsidRDefault="006A4A82" w:rsidP="006A4A82">
            <w:pPr>
              <w:pStyle w:val="EngHang"/>
            </w:pPr>
            <w:r w:rsidRPr="004764BD">
              <w:t>Pray to the Lord on our behalf,</w:t>
            </w:r>
          </w:p>
          <w:p w14:paraId="219DC456" w14:textId="77777777" w:rsidR="006A4A82" w:rsidRPr="004764BD" w:rsidRDefault="006A4A82" w:rsidP="006A4A82">
            <w:pPr>
              <w:pStyle w:val="EngHang"/>
            </w:pPr>
            <w:r w:rsidRPr="004764BD">
              <w:t>Our holy father Abba Abraam,</w:t>
            </w:r>
          </w:p>
          <w:p w14:paraId="3C81DF79" w14:textId="77777777" w:rsidR="006A4A82" w:rsidRPr="004764BD" w:rsidRDefault="006A4A82" w:rsidP="006A4A82">
            <w:pPr>
              <w:pStyle w:val="EngHang"/>
            </w:pPr>
            <w:r w:rsidRPr="004764BD">
              <w:t>The Bishop of Fayoum,</w:t>
            </w:r>
          </w:p>
          <w:p w14:paraId="5D6702B1" w14:textId="77777777" w:rsidR="006A4A82" w:rsidRPr="004764BD" w:rsidRDefault="006A4A82" w:rsidP="006A4A82">
            <w:pPr>
              <w:pStyle w:val="EngHangEnd"/>
            </w:pPr>
            <w:r w:rsidRPr="004764BD">
              <w:t>That He</w:t>
            </w:r>
            <w:r>
              <w:t xml:space="preserve"> may forgive us our sins.</w:t>
            </w:r>
          </w:p>
        </w:tc>
        <w:tc>
          <w:tcPr>
            <w:tcW w:w="288" w:type="dxa"/>
          </w:tcPr>
          <w:p w14:paraId="53DF230E" w14:textId="77777777" w:rsidR="006A4A82" w:rsidRDefault="006A4A82" w:rsidP="006A4A82"/>
        </w:tc>
        <w:tc>
          <w:tcPr>
            <w:tcW w:w="288" w:type="dxa"/>
          </w:tcPr>
          <w:p w14:paraId="3250B95D" w14:textId="77777777" w:rsidR="006A4A82" w:rsidRPr="00FB5ACB" w:rsidRDefault="006A4A82" w:rsidP="006A4A82">
            <w:pPr>
              <w:pStyle w:val="CopticCross"/>
            </w:pPr>
            <w:r w:rsidRPr="00FB5ACB">
              <w:t>¿</w:t>
            </w:r>
          </w:p>
        </w:tc>
        <w:tc>
          <w:tcPr>
            <w:tcW w:w="3960" w:type="dxa"/>
          </w:tcPr>
          <w:p w14:paraId="5DE3E020" w14:textId="77777777" w:rsidR="006A4A82" w:rsidRDefault="006A4A82" w:rsidP="006A4A82">
            <w:pPr>
              <w:pStyle w:val="CopticVersemulti-line"/>
            </w:pPr>
            <w:r>
              <w:t>Ⲧⲱⲃϩ ⲙ̀Ⲡⲟ̄ⲥ̄ ⲉ̀ϩ̀ⲣⲏⲓ ⲉ̀ϫⲱⲛ:</w:t>
            </w:r>
          </w:p>
          <w:p w14:paraId="0A1A2670" w14:textId="77777777" w:rsidR="006A4A82" w:rsidRDefault="006A4A82" w:rsidP="006A4A82">
            <w:pPr>
              <w:pStyle w:val="CopticVersemulti-line"/>
            </w:pPr>
            <w:r>
              <w:t>ⲡⲉⲛⲓⲱⲧ ⲉ̄ⲑ̄ⲩ̄ Ⲁⲃⲃⲁ Ⲁⲃⲣⲁⲁⲙ:</w:t>
            </w:r>
          </w:p>
          <w:p w14:paraId="28413F00" w14:textId="77777777" w:rsidR="006A4A82" w:rsidRDefault="006A4A82" w:rsidP="006A4A82">
            <w:pPr>
              <w:pStyle w:val="CopticVersemulti-line"/>
            </w:pPr>
            <w:r>
              <w:t>ⲡⲓⲉ̀ⲡⲓⲥⲕⲟⲡⲟⲥ ⲛ̀ⲧⲉ Ⲫⲓⲟⲙ:</w:t>
            </w:r>
          </w:p>
          <w:p w14:paraId="6A1AB232" w14:textId="77777777" w:rsidR="006A4A82" w:rsidRDefault="006A4A82" w:rsidP="006A4A82">
            <w:pPr>
              <w:pStyle w:val="CopticHangingVerse"/>
            </w:pPr>
            <w:r>
              <w:t>ⲛ̀ⲧⲉϥ ⲭⲁ ⲛⲉⲛⲛⲟⲃⲓ ⲛⲁⲛ ⲉ̀ⲃⲟⲗ.</w:t>
            </w:r>
          </w:p>
        </w:tc>
      </w:tr>
    </w:tbl>
    <w:p w14:paraId="4E97D035" w14:textId="77777777" w:rsidR="00253C5F" w:rsidRDefault="00253C5F" w:rsidP="00253C5F">
      <w:pPr>
        <w:pStyle w:val="Heading3"/>
      </w:pPr>
      <w:bookmarkStart w:id="1619" w:name="_Toc448227609"/>
      <w:r>
        <w:t>May 30 / Paoni 5: Consecration of the Church of St. Victor</w:t>
      </w:r>
      <w:bookmarkEnd w:id="1619"/>
    </w:p>
    <w:p w14:paraId="311B6702" w14:textId="6485E1FE" w:rsidR="00253C5F" w:rsidRPr="00253C5F" w:rsidRDefault="00253C5F" w:rsidP="00253C5F">
      <w:pPr>
        <w:pStyle w:val="Rubric"/>
      </w:pPr>
      <w:r>
        <w:t>See</w:t>
      </w:r>
      <w:r w:rsidR="002409EF">
        <w:t xml:space="preserve"> </w:t>
      </w:r>
      <w:r w:rsidR="002409EF">
        <w:fldChar w:fldCharType="begin"/>
      </w:r>
      <w:r w:rsidR="002409EF">
        <w:instrText xml:space="preserve"> REF _Ref434564112 \h </w:instrText>
      </w:r>
      <w:r w:rsidR="002409EF">
        <w:fldChar w:fldCharType="separate"/>
      </w:r>
      <w:r w:rsidR="000C7DE2">
        <w:t>December 1 (2) / Koiak 5: Martyrdom of St. Victor</w:t>
      </w:r>
      <w:r w:rsidR="002409EF">
        <w:fldChar w:fldCharType="end"/>
      </w:r>
      <w:r w:rsidR="002409EF">
        <w:t xml:space="preserve">, page </w:t>
      </w:r>
      <w:r w:rsidR="002409EF">
        <w:fldChar w:fldCharType="begin"/>
      </w:r>
      <w:r w:rsidR="002409EF">
        <w:instrText xml:space="preserve"> PAGEREF _Ref434564112 \h </w:instrText>
      </w:r>
      <w:r w:rsidR="002409EF">
        <w:fldChar w:fldCharType="separate"/>
      </w:r>
      <w:r w:rsidR="000C7DE2">
        <w:rPr>
          <w:noProof/>
        </w:rPr>
        <w:t>721</w:t>
      </w:r>
      <w:r w:rsidR="002409EF">
        <w:fldChar w:fldCharType="end"/>
      </w:r>
      <w:r w:rsidR="002409EF">
        <w:t>.</w:t>
      </w:r>
    </w:p>
    <w:p w14:paraId="034B84D5" w14:textId="77777777" w:rsidR="00253C5F" w:rsidRPr="00253C5F" w:rsidRDefault="00253C5F" w:rsidP="00253C5F"/>
    <w:p w14:paraId="03338F56" w14:textId="77777777" w:rsidR="00495F1A" w:rsidRDefault="00495F1A" w:rsidP="00495F1A">
      <w:pPr>
        <w:pStyle w:val="Heading2"/>
        <w:rPr>
          <w:rFonts w:ascii="FreeSerifAvvaShenouda" w:hAnsi="FreeSerifAvvaShenouda" w:cs="FreeSerifAvvaShenouda"/>
        </w:rPr>
      </w:pPr>
      <w:bookmarkStart w:id="1620" w:name="_Toc410196217"/>
      <w:bookmarkStart w:id="1621" w:name="_Toc410196459"/>
      <w:bookmarkStart w:id="1622" w:name="_Toc410196961"/>
      <w:bookmarkStart w:id="1623" w:name="_Toc448696654"/>
      <w:bookmarkStart w:id="1624" w:name="June"/>
      <w:bookmarkEnd w:id="1573"/>
      <w:r>
        <w:lastRenderedPageBreak/>
        <w:t>June</w:t>
      </w:r>
      <w:bookmarkEnd w:id="1620"/>
      <w:bookmarkEnd w:id="1621"/>
      <w:bookmarkEnd w:id="1622"/>
      <w:r w:rsidR="00C30529">
        <w:t xml:space="preserve"> or </w:t>
      </w:r>
      <w:r w:rsidR="00C30529">
        <w:rPr>
          <w:rFonts w:ascii="FreeSerifAvvaShenouda" w:hAnsi="FreeSerifAvvaShenouda" w:cs="FreeSerifAvvaShenouda"/>
        </w:rPr>
        <w:t>Ⲡⲁⲱⲛⲉ</w:t>
      </w:r>
      <w:bookmarkEnd w:id="1623"/>
    </w:p>
    <w:sdt>
      <w:sdtPr>
        <w:id w:val="-1182355935"/>
        <w:docPartObj>
          <w:docPartGallery w:val="Table of Contents"/>
          <w:docPartUnique/>
        </w:docPartObj>
      </w:sdtPr>
      <w:sdtEndPr>
        <w:rPr>
          <w:b/>
          <w:bCs/>
          <w:noProof/>
        </w:rPr>
      </w:sdtEndPr>
      <w:sdtContent>
        <w:p w14:paraId="188AD747" w14:textId="314CEC4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June</w:instrText>
          </w:r>
          <w:r>
            <w:rPr>
              <w:noProof/>
            </w:rPr>
            <w:fldChar w:fldCharType="separate"/>
          </w:r>
          <w:hyperlink w:anchor="_Toc448227610" w:history="1">
            <w:r w:rsidR="00E35F1F" w:rsidRPr="00EE09E5">
              <w:rPr>
                <w:rStyle w:val="Hyperlink"/>
                <w:noProof/>
              </w:rPr>
              <w:t>The Apostles' Fast</w:t>
            </w:r>
            <w:r w:rsidR="00E35F1F">
              <w:rPr>
                <w:noProof/>
                <w:webHidden/>
              </w:rPr>
              <w:tab/>
            </w:r>
            <w:r w:rsidR="00E35F1F">
              <w:rPr>
                <w:noProof/>
                <w:webHidden/>
              </w:rPr>
              <w:fldChar w:fldCharType="begin"/>
            </w:r>
            <w:r w:rsidR="00E35F1F">
              <w:rPr>
                <w:noProof/>
                <w:webHidden/>
              </w:rPr>
              <w:instrText xml:space="preserve"> PAGEREF _Toc448227610 \h </w:instrText>
            </w:r>
            <w:r w:rsidR="00E35F1F">
              <w:rPr>
                <w:noProof/>
                <w:webHidden/>
              </w:rPr>
            </w:r>
            <w:r w:rsidR="00E35F1F">
              <w:rPr>
                <w:noProof/>
                <w:webHidden/>
              </w:rPr>
              <w:fldChar w:fldCharType="separate"/>
            </w:r>
            <w:r w:rsidR="000C7DE2">
              <w:rPr>
                <w:noProof/>
                <w:webHidden/>
              </w:rPr>
              <w:t>890</w:t>
            </w:r>
            <w:r w:rsidR="00E35F1F">
              <w:rPr>
                <w:noProof/>
                <w:webHidden/>
              </w:rPr>
              <w:fldChar w:fldCharType="end"/>
            </w:r>
          </w:hyperlink>
        </w:p>
        <w:p w14:paraId="21716B4D" w14:textId="72DF85AE" w:rsidR="00E35F1F" w:rsidRDefault="00BF6550">
          <w:pPr>
            <w:pStyle w:val="TOC3"/>
            <w:tabs>
              <w:tab w:val="right" w:leader="dot" w:pos="8846"/>
            </w:tabs>
            <w:rPr>
              <w:rFonts w:asciiTheme="minorHAnsi" w:eastAsiaTheme="minorEastAsia" w:hAnsiTheme="minorHAnsi"/>
              <w:noProof/>
              <w:sz w:val="22"/>
              <w:lang w:val="en-US"/>
            </w:rPr>
          </w:pPr>
          <w:hyperlink w:anchor="_Toc448227611" w:history="1">
            <w:r w:rsidR="00E35F1F" w:rsidRPr="00EE09E5">
              <w:rPr>
                <w:rStyle w:val="Hyperlink"/>
                <w:noProof/>
              </w:rPr>
              <w:t>June 6 / Paoni 12: Commemoration of Archangel Michael</w:t>
            </w:r>
            <w:r w:rsidR="00E35F1F">
              <w:rPr>
                <w:noProof/>
                <w:webHidden/>
              </w:rPr>
              <w:tab/>
            </w:r>
            <w:r w:rsidR="00E35F1F">
              <w:rPr>
                <w:noProof/>
                <w:webHidden/>
              </w:rPr>
              <w:fldChar w:fldCharType="begin"/>
            </w:r>
            <w:r w:rsidR="00E35F1F">
              <w:rPr>
                <w:noProof/>
                <w:webHidden/>
              </w:rPr>
              <w:instrText xml:space="preserve"> PAGEREF _Toc448227611 \h </w:instrText>
            </w:r>
            <w:r w:rsidR="00E35F1F">
              <w:rPr>
                <w:noProof/>
                <w:webHidden/>
              </w:rPr>
            </w:r>
            <w:r w:rsidR="00E35F1F">
              <w:rPr>
                <w:noProof/>
                <w:webHidden/>
              </w:rPr>
              <w:fldChar w:fldCharType="separate"/>
            </w:r>
            <w:r w:rsidR="000C7DE2">
              <w:rPr>
                <w:noProof/>
                <w:webHidden/>
              </w:rPr>
              <w:t>897</w:t>
            </w:r>
            <w:r w:rsidR="00E35F1F">
              <w:rPr>
                <w:noProof/>
                <w:webHidden/>
              </w:rPr>
              <w:fldChar w:fldCharType="end"/>
            </w:r>
          </w:hyperlink>
        </w:p>
        <w:p w14:paraId="172E3EC5" w14:textId="36978AD8" w:rsidR="00E35F1F" w:rsidRDefault="00BF6550">
          <w:pPr>
            <w:pStyle w:val="TOC3"/>
            <w:tabs>
              <w:tab w:val="right" w:leader="dot" w:pos="8846"/>
            </w:tabs>
            <w:rPr>
              <w:rFonts w:asciiTheme="minorHAnsi" w:eastAsiaTheme="minorEastAsia" w:hAnsiTheme="minorHAnsi"/>
              <w:noProof/>
              <w:sz w:val="22"/>
              <w:lang w:val="en-US"/>
            </w:rPr>
          </w:pPr>
          <w:hyperlink w:anchor="_Toc448227612" w:history="1">
            <w:r w:rsidR="00E35F1F" w:rsidRPr="00EE09E5">
              <w:rPr>
                <w:rStyle w:val="Hyperlink"/>
                <w:noProof/>
              </w:rPr>
              <w:t>June 7 / Paoni 13: Archangel Gabriel, the Evangelist of Daniel</w:t>
            </w:r>
            <w:r w:rsidR="00E35F1F">
              <w:rPr>
                <w:noProof/>
                <w:webHidden/>
              </w:rPr>
              <w:tab/>
            </w:r>
            <w:r w:rsidR="00E35F1F">
              <w:rPr>
                <w:noProof/>
                <w:webHidden/>
              </w:rPr>
              <w:fldChar w:fldCharType="begin"/>
            </w:r>
            <w:r w:rsidR="00E35F1F">
              <w:rPr>
                <w:noProof/>
                <w:webHidden/>
              </w:rPr>
              <w:instrText xml:space="preserve"> PAGEREF _Toc448227612 \h </w:instrText>
            </w:r>
            <w:r w:rsidR="00E35F1F">
              <w:rPr>
                <w:noProof/>
                <w:webHidden/>
              </w:rPr>
            </w:r>
            <w:r w:rsidR="00E35F1F">
              <w:rPr>
                <w:noProof/>
                <w:webHidden/>
              </w:rPr>
              <w:fldChar w:fldCharType="separate"/>
            </w:r>
            <w:r w:rsidR="000C7DE2">
              <w:rPr>
                <w:noProof/>
                <w:webHidden/>
              </w:rPr>
              <w:t>898</w:t>
            </w:r>
            <w:r w:rsidR="00E35F1F">
              <w:rPr>
                <w:noProof/>
                <w:webHidden/>
              </w:rPr>
              <w:fldChar w:fldCharType="end"/>
            </w:r>
          </w:hyperlink>
        </w:p>
        <w:p w14:paraId="642ABE37" w14:textId="60C82781" w:rsidR="00E35F1F" w:rsidRDefault="00BF6550">
          <w:pPr>
            <w:pStyle w:val="TOC3"/>
            <w:tabs>
              <w:tab w:val="right" w:leader="dot" w:pos="8846"/>
            </w:tabs>
            <w:rPr>
              <w:rFonts w:asciiTheme="minorHAnsi" w:eastAsiaTheme="minorEastAsia" w:hAnsiTheme="minorHAnsi"/>
              <w:noProof/>
              <w:sz w:val="22"/>
              <w:lang w:val="en-US"/>
            </w:rPr>
          </w:pPr>
          <w:hyperlink w:anchor="_Toc448227613" w:history="1">
            <w:r w:rsidR="00E35F1F" w:rsidRPr="00EE09E5">
              <w:rPr>
                <w:rStyle w:val="Hyperlink"/>
                <w:noProof/>
              </w:rPr>
              <w:t>June 8 / Paoni 14: Sts. Apakir and John</w:t>
            </w:r>
            <w:r w:rsidR="00E35F1F">
              <w:rPr>
                <w:noProof/>
                <w:webHidden/>
              </w:rPr>
              <w:tab/>
            </w:r>
            <w:r w:rsidR="00E35F1F">
              <w:rPr>
                <w:noProof/>
                <w:webHidden/>
              </w:rPr>
              <w:fldChar w:fldCharType="begin"/>
            </w:r>
            <w:r w:rsidR="00E35F1F">
              <w:rPr>
                <w:noProof/>
                <w:webHidden/>
              </w:rPr>
              <w:instrText xml:space="preserve"> PAGEREF _Toc448227613 \h </w:instrText>
            </w:r>
            <w:r w:rsidR="00E35F1F">
              <w:rPr>
                <w:noProof/>
                <w:webHidden/>
              </w:rPr>
            </w:r>
            <w:r w:rsidR="00E35F1F">
              <w:rPr>
                <w:noProof/>
                <w:webHidden/>
              </w:rPr>
              <w:fldChar w:fldCharType="separate"/>
            </w:r>
            <w:r w:rsidR="000C7DE2">
              <w:rPr>
                <w:noProof/>
                <w:webHidden/>
              </w:rPr>
              <w:t>899</w:t>
            </w:r>
            <w:r w:rsidR="00E35F1F">
              <w:rPr>
                <w:noProof/>
                <w:webHidden/>
              </w:rPr>
              <w:fldChar w:fldCharType="end"/>
            </w:r>
          </w:hyperlink>
        </w:p>
        <w:p w14:paraId="56D03C17" w14:textId="1A614040" w:rsidR="00E35F1F" w:rsidRDefault="00BF6550">
          <w:pPr>
            <w:pStyle w:val="TOC3"/>
            <w:tabs>
              <w:tab w:val="right" w:leader="dot" w:pos="8846"/>
            </w:tabs>
            <w:rPr>
              <w:rFonts w:asciiTheme="minorHAnsi" w:eastAsiaTheme="minorEastAsia" w:hAnsiTheme="minorHAnsi"/>
              <w:noProof/>
              <w:sz w:val="22"/>
              <w:lang w:val="en-US"/>
            </w:rPr>
          </w:pPr>
          <w:hyperlink w:anchor="_Toc448227614" w:history="1">
            <w:r w:rsidR="00E35F1F" w:rsidRPr="00EE09E5">
              <w:rPr>
                <w:rStyle w:val="Hyperlink"/>
                <w:noProof/>
                <w:lang w:val="en-US"/>
              </w:rPr>
              <w:t>June 9 / Paoni 15: Handing over of St. Mark's Relics</w:t>
            </w:r>
            <w:r w:rsidR="00E35F1F">
              <w:rPr>
                <w:noProof/>
                <w:webHidden/>
              </w:rPr>
              <w:tab/>
            </w:r>
            <w:r w:rsidR="00E35F1F">
              <w:rPr>
                <w:noProof/>
                <w:webHidden/>
              </w:rPr>
              <w:fldChar w:fldCharType="begin"/>
            </w:r>
            <w:r w:rsidR="00E35F1F">
              <w:rPr>
                <w:noProof/>
                <w:webHidden/>
              </w:rPr>
              <w:instrText xml:space="preserve"> PAGEREF _Toc448227614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D9E1EB7" w14:textId="0714AE00" w:rsidR="00E35F1F" w:rsidRDefault="00BF6550">
          <w:pPr>
            <w:pStyle w:val="TOC3"/>
            <w:tabs>
              <w:tab w:val="right" w:leader="dot" w:pos="8846"/>
            </w:tabs>
            <w:rPr>
              <w:rFonts w:asciiTheme="minorHAnsi" w:eastAsiaTheme="minorEastAsia" w:hAnsiTheme="minorHAnsi"/>
              <w:noProof/>
              <w:sz w:val="22"/>
              <w:lang w:val="en-US"/>
            </w:rPr>
          </w:pPr>
          <w:hyperlink w:anchor="_Toc448227615" w:history="1">
            <w:r w:rsidR="00E35F1F" w:rsidRPr="00EE09E5">
              <w:rPr>
                <w:rStyle w:val="Hyperlink"/>
                <w:noProof/>
                <w:lang w:val="en-US"/>
              </w:rPr>
              <w:t>June 11 / Paoni 17: Return of St. Mark's Relics</w:t>
            </w:r>
            <w:r w:rsidR="00E35F1F">
              <w:rPr>
                <w:noProof/>
                <w:webHidden/>
              </w:rPr>
              <w:tab/>
            </w:r>
            <w:r w:rsidR="00E35F1F">
              <w:rPr>
                <w:noProof/>
                <w:webHidden/>
              </w:rPr>
              <w:fldChar w:fldCharType="begin"/>
            </w:r>
            <w:r w:rsidR="00E35F1F">
              <w:rPr>
                <w:noProof/>
                <w:webHidden/>
              </w:rPr>
              <w:instrText xml:space="preserve"> PAGEREF _Toc448227615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060D1C97" w14:textId="774B7BA0" w:rsidR="00E35F1F" w:rsidRDefault="00BF6550">
          <w:pPr>
            <w:pStyle w:val="TOC3"/>
            <w:tabs>
              <w:tab w:val="right" w:leader="dot" w:pos="8846"/>
            </w:tabs>
            <w:rPr>
              <w:rFonts w:asciiTheme="minorHAnsi" w:eastAsiaTheme="minorEastAsia" w:hAnsiTheme="minorHAnsi"/>
              <w:noProof/>
              <w:sz w:val="22"/>
              <w:lang w:val="en-US"/>
            </w:rPr>
          </w:pPr>
          <w:hyperlink w:anchor="_Toc448227616" w:history="1">
            <w:r w:rsidR="00E35F1F" w:rsidRPr="00EE09E5">
              <w:rPr>
                <w:rStyle w:val="Hyperlink"/>
                <w:noProof/>
                <w:lang w:val="en-US"/>
              </w:rPr>
              <w:t>June 13 / Paoni 19: Martyrdom of St. George of Zahim</w:t>
            </w:r>
            <w:r w:rsidR="00E35F1F">
              <w:rPr>
                <w:noProof/>
                <w:webHidden/>
              </w:rPr>
              <w:tab/>
            </w:r>
            <w:r w:rsidR="00E35F1F">
              <w:rPr>
                <w:noProof/>
                <w:webHidden/>
              </w:rPr>
              <w:fldChar w:fldCharType="begin"/>
            </w:r>
            <w:r w:rsidR="00E35F1F">
              <w:rPr>
                <w:noProof/>
                <w:webHidden/>
              </w:rPr>
              <w:instrText xml:space="preserve"> PAGEREF _Toc448227616 \h </w:instrText>
            </w:r>
            <w:r w:rsidR="00E35F1F">
              <w:rPr>
                <w:noProof/>
                <w:webHidden/>
              </w:rPr>
            </w:r>
            <w:r w:rsidR="00E35F1F">
              <w:rPr>
                <w:noProof/>
                <w:webHidden/>
              </w:rPr>
              <w:fldChar w:fldCharType="separate"/>
            </w:r>
            <w:r w:rsidR="000C7DE2">
              <w:rPr>
                <w:noProof/>
                <w:webHidden/>
              </w:rPr>
              <w:t>900</w:t>
            </w:r>
            <w:r w:rsidR="00E35F1F">
              <w:rPr>
                <w:noProof/>
                <w:webHidden/>
              </w:rPr>
              <w:fldChar w:fldCharType="end"/>
            </w:r>
          </w:hyperlink>
        </w:p>
        <w:p w14:paraId="400E729F" w14:textId="1ED64055" w:rsidR="00E35F1F" w:rsidRDefault="00BF6550">
          <w:pPr>
            <w:pStyle w:val="TOC3"/>
            <w:tabs>
              <w:tab w:val="right" w:leader="dot" w:pos="8846"/>
            </w:tabs>
            <w:rPr>
              <w:rFonts w:asciiTheme="minorHAnsi" w:eastAsiaTheme="minorEastAsia" w:hAnsiTheme="minorHAnsi"/>
              <w:noProof/>
              <w:sz w:val="22"/>
              <w:lang w:val="en-US"/>
            </w:rPr>
          </w:pPr>
          <w:hyperlink w:anchor="_Toc448227617" w:history="1">
            <w:r w:rsidR="00E35F1F" w:rsidRPr="00EE09E5">
              <w:rPr>
                <w:rStyle w:val="Hyperlink"/>
                <w:noProof/>
              </w:rPr>
              <w:t>June 15 / Paoni 21: Commemoration of the Theotokos</w:t>
            </w:r>
            <w:r w:rsidR="00E35F1F">
              <w:rPr>
                <w:noProof/>
                <w:webHidden/>
              </w:rPr>
              <w:tab/>
            </w:r>
            <w:r w:rsidR="00E35F1F">
              <w:rPr>
                <w:noProof/>
                <w:webHidden/>
              </w:rPr>
              <w:fldChar w:fldCharType="begin"/>
            </w:r>
            <w:r w:rsidR="00E35F1F">
              <w:rPr>
                <w:noProof/>
                <w:webHidden/>
              </w:rPr>
              <w:instrText xml:space="preserve"> PAGEREF _Toc448227617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05500639" w14:textId="5FE5E868" w:rsidR="00E35F1F" w:rsidRDefault="00BF6550">
          <w:pPr>
            <w:pStyle w:val="TOC3"/>
            <w:tabs>
              <w:tab w:val="right" w:leader="dot" w:pos="8846"/>
            </w:tabs>
            <w:rPr>
              <w:rFonts w:asciiTheme="minorHAnsi" w:eastAsiaTheme="minorEastAsia" w:hAnsiTheme="minorHAnsi"/>
              <w:noProof/>
              <w:sz w:val="22"/>
              <w:lang w:val="en-US"/>
            </w:rPr>
          </w:pPr>
          <w:hyperlink w:anchor="_Toc448227618" w:history="1">
            <w:r w:rsidR="00E35F1F" w:rsidRPr="00EE09E5">
              <w:rPr>
                <w:rStyle w:val="Hyperlink"/>
                <w:noProof/>
              </w:rPr>
              <w:t>June 16 / Paoni 22: Consecration of a Church of St. Cosmas and Damian, Their Brothers and Their Mother</w:t>
            </w:r>
            <w:r w:rsidR="00E35F1F">
              <w:rPr>
                <w:noProof/>
                <w:webHidden/>
              </w:rPr>
              <w:tab/>
            </w:r>
            <w:r w:rsidR="00E35F1F">
              <w:rPr>
                <w:noProof/>
                <w:webHidden/>
              </w:rPr>
              <w:fldChar w:fldCharType="begin"/>
            </w:r>
            <w:r w:rsidR="00E35F1F">
              <w:rPr>
                <w:noProof/>
                <w:webHidden/>
              </w:rPr>
              <w:instrText xml:space="preserve"> PAGEREF _Toc448227618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6A0B5E9E" w14:textId="4F6761C8" w:rsidR="00E35F1F" w:rsidRDefault="00BF6550">
          <w:pPr>
            <w:pStyle w:val="TOC3"/>
            <w:tabs>
              <w:tab w:val="right" w:leader="dot" w:pos="8846"/>
            </w:tabs>
            <w:rPr>
              <w:rFonts w:asciiTheme="minorHAnsi" w:eastAsiaTheme="minorEastAsia" w:hAnsiTheme="minorHAnsi"/>
              <w:noProof/>
              <w:sz w:val="22"/>
              <w:lang w:val="en-US"/>
            </w:rPr>
          </w:pPr>
          <w:hyperlink w:anchor="_Toc448227619" w:history="1">
            <w:r w:rsidR="00E35F1F" w:rsidRPr="00EE09E5">
              <w:rPr>
                <w:rStyle w:val="Hyperlink"/>
                <w:noProof/>
                <w:lang w:val="en-US"/>
              </w:rPr>
              <w:t>June 18 / Paoni 24: The Strong St. Moses</w:t>
            </w:r>
            <w:r w:rsidR="00E35F1F">
              <w:rPr>
                <w:noProof/>
                <w:webHidden/>
              </w:rPr>
              <w:tab/>
            </w:r>
            <w:r w:rsidR="00E35F1F">
              <w:rPr>
                <w:noProof/>
                <w:webHidden/>
              </w:rPr>
              <w:fldChar w:fldCharType="begin"/>
            </w:r>
            <w:r w:rsidR="00E35F1F">
              <w:rPr>
                <w:noProof/>
                <w:webHidden/>
              </w:rPr>
              <w:instrText xml:space="preserve"> PAGEREF _Toc448227619 \h </w:instrText>
            </w:r>
            <w:r w:rsidR="00E35F1F">
              <w:rPr>
                <w:noProof/>
                <w:webHidden/>
              </w:rPr>
            </w:r>
            <w:r w:rsidR="00E35F1F">
              <w:rPr>
                <w:noProof/>
                <w:webHidden/>
              </w:rPr>
              <w:fldChar w:fldCharType="separate"/>
            </w:r>
            <w:r w:rsidR="000C7DE2">
              <w:rPr>
                <w:noProof/>
                <w:webHidden/>
              </w:rPr>
              <w:t>901</w:t>
            </w:r>
            <w:r w:rsidR="00E35F1F">
              <w:rPr>
                <w:noProof/>
                <w:webHidden/>
              </w:rPr>
              <w:fldChar w:fldCharType="end"/>
            </w:r>
          </w:hyperlink>
        </w:p>
        <w:p w14:paraId="5139D027" w14:textId="61AD49C2" w:rsidR="00E35F1F" w:rsidRDefault="00BF6550">
          <w:pPr>
            <w:pStyle w:val="TOC3"/>
            <w:tabs>
              <w:tab w:val="right" w:leader="dot" w:pos="8846"/>
            </w:tabs>
            <w:rPr>
              <w:rFonts w:asciiTheme="minorHAnsi" w:eastAsiaTheme="minorEastAsia" w:hAnsiTheme="minorHAnsi"/>
              <w:noProof/>
              <w:sz w:val="22"/>
              <w:lang w:val="en-US"/>
            </w:rPr>
          </w:pPr>
          <w:hyperlink w:anchor="_Toc448227620" w:history="1">
            <w:r w:rsidR="00E35F1F" w:rsidRPr="00EE09E5">
              <w:rPr>
                <w:rStyle w:val="Hyperlink"/>
                <w:noProof/>
                <w:lang w:val="en-US"/>
              </w:rPr>
              <w:t>June 19 / Paoni 25: Martyrdom of St. Jude the Disciple and Epistle-Writer</w:t>
            </w:r>
            <w:r w:rsidR="00E35F1F">
              <w:rPr>
                <w:noProof/>
                <w:webHidden/>
              </w:rPr>
              <w:tab/>
            </w:r>
            <w:r w:rsidR="00E35F1F">
              <w:rPr>
                <w:noProof/>
                <w:webHidden/>
              </w:rPr>
              <w:fldChar w:fldCharType="begin"/>
            </w:r>
            <w:r w:rsidR="00E35F1F">
              <w:rPr>
                <w:noProof/>
                <w:webHidden/>
              </w:rPr>
              <w:instrText xml:space="preserve"> PAGEREF _Toc448227620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1F35291" w14:textId="4E59A808" w:rsidR="00E35F1F" w:rsidRDefault="00BF6550">
          <w:pPr>
            <w:pStyle w:val="TOC3"/>
            <w:tabs>
              <w:tab w:val="right" w:leader="dot" w:pos="8846"/>
            </w:tabs>
            <w:rPr>
              <w:rFonts w:asciiTheme="minorHAnsi" w:eastAsiaTheme="minorEastAsia" w:hAnsiTheme="minorHAnsi"/>
              <w:noProof/>
              <w:sz w:val="22"/>
              <w:lang w:val="en-US"/>
            </w:rPr>
          </w:pPr>
          <w:hyperlink w:anchor="_Toc448227621" w:history="1">
            <w:r w:rsidR="00E35F1F" w:rsidRPr="00EE09E5">
              <w:rPr>
                <w:rStyle w:val="Hyperlink"/>
                <w:noProof/>
              </w:rPr>
              <w:t>June 20 / Paoni 26: Consecration of the Church of Archangel Gabriel</w:t>
            </w:r>
            <w:r w:rsidR="00E35F1F">
              <w:rPr>
                <w:noProof/>
                <w:webHidden/>
              </w:rPr>
              <w:tab/>
            </w:r>
            <w:r w:rsidR="00E35F1F">
              <w:rPr>
                <w:noProof/>
                <w:webHidden/>
              </w:rPr>
              <w:fldChar w:fldCharType="begin"/>
            </w:r>
            <w:r w:rsidR="00E35F1F">
              <w:rPr>
                <w:noProof/>
                <w:webHidden/>
              </w:rPr>
              <w:instrText xml:space="preserve"> PAGEREF _Toc448227621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EB35BD1" w14:textId="1111653A" w:rsidR="00E35F1F" w:rsidRDefault="00BF6550">
          <w:pPr>
            <w:pStyle w:val="TOC3"/>
            <w:tabs>
              <w:tab w:val="right" w:leader="dot" w:pos="8846"/>
            </w:tabs>
            <w:rPr>
              <w:rFonts w:asciiTheme="minorHAnsi" w:eastAsiaTheme="minorEastAsia" w:hAnsiTheme="minorHAnsi"/>
              <w:noProof/>
              <w:sz w:val="22"/>
              <w:lang w:val="en-US"/>
            </w:rPr>
          </w:pPr>
          <w:hyperlink w:anchor="_Toc448227622" w:history="1">
            <w:r w:rsidR="00E35F1F" w:rsidRPr="00EE09E5">
              <w:rPr>
                <w:rStyle w:val="Hyperlink"/>
                <w:noProof/>
                <w:lang w:val="en-US"/>
              </w:rPr>
              <w:t>June 21 / Paoni 27: Martyrdom of St. Ananias the Apostle</w:t>
            </w:r>
            <w:r w:rsidR="00E35F1F">
              <w:rPr>
                <w:noProof/>
                <w:webHidden/>
              </w:rPr>
              <w:tab/>
            </w:r>
            <w:r w:rsidR="00E35F1F">
              <w:rPr>
                <w:noProof/>
                <w:webHidden/>
              </w:rPr>
              <w:fldChar w:fldCharType="begin"/>
            </w:r>
            <w:r w:rsidR="00E35F1F">
              <w:rPr>
                <w:noProof/>
                <w:webHidden/>
              </w:rPr>
              <w:instrText xml:space="preserve"> PAGEREF _Toc448227622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1D64448" w14:textId="3A5CB1FC" w:rsidR="00E35F1F" w:rsidRDefault="00BF6550">
          <w:pPr>
            <w:pStyle w:val="TOC3"/>
            <w:tabs>
              <w:tab w:val="right" w:leader="dot" w:pos="8846"/>
            </w:tabs>
            <w:rPr>
              <w:rFonts w:asciiTheme="minorHAnsi" w:eastAsiaTheme="minorEastAsia" w:hAnsiTheme="minorHAnsi"/>
              <w:noProof/>
              <w:sz w:val="22"/>
              <w:lang w:val="en-US"/>
            </w:rPr>
          </w:pPr>
          <w:hyperlink w:anchor="_Toc448227623" w:history="1">
            <w:r w:rsidR="00E35F1F" w:rsidRPr="00EE09E5">
              <w:rPr>
                <w:rStyle w:val="Hyperlink"/>
                <w:noProof/>
              </w:rPr>
              <w:t>June 23 / Paoni 29: Commemoration of the Annunciation, Nativity, and Resurrection on the 29</w:t>
            </w:r>
            <w:r w:rsidR="00E35F1F" w:rsidRPr="00EE09E5">
              <w:rPr>
                <w:rStyle w:val="Hyperlink"/>
                <w:noProof/>
                <w:vertAlign w:val="superscript"/>
              </w:rPr>
              <w:t>th</w:t>
            </w:r>
            <w:r w:rsidR="00E35F1F" w:rsidRPr="00EE09E5">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_Toc448227623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4065274" w14:textId="50DEC286" w:rsidR="00E35F1F" w:rsidRDefault="00BF6550">
          <w:pPr>
            <w:pStyle w:val="TOC3"/>
            <w:tabs>
              <w:tab w:val="right" w:leader="dot" w:pos="8846"/>
            </w:tabs>
            <w:rPr>
              <w:rFonts w:asciiTheme="minorHAnsi" w:eastAsiaTheme="minorEastAsia" w:hAnsiTheme="minorHAnsi"/>
              <w:noProof/>
              <w:sz w:val="22"/>
              <w:lang w:val="en-US"/>
            </w:rPr>
          </w:pPr>
          <w:hyperlink w:anchor="_Toc448227624" w:history="1">
            <w:r w:rsidR="00E35F1F" w:rsidRPr="00EE09E5">
              <w:rPr>
                <w:rStyle w:val="Hyperlink"/>
                <w:noProof/>
                <w:lang w:val="en-US"/>
              </w:rPr>
              <w:t>June 24 / Paoni 30: The Nativity of St. John the Baptist</w:t>
            </w:r>
            <w:r w:rsidR="00E35F1F">
              <w:rPr>
                <w:noProof/>
                <w:webHidden/>
              </w:rPr>
              <w:tab/>
            </w:r>
            <w:r w:rsidR="00E35F1F">
              <w:rPr>
                <w:noProof/>
                <w:webHidden/>
              </w:rPr>
              <w:fldChar w:fldCharType="begin"/>
            </w:r>
            <w:r w:rsidR="00E35F1F">
              <w:rPr>
                <w:noProof/>
                <w:webHidden/>
              </w:rPr>
              <w:instrText xml:space="preserve"> PAGEREF _Toc448227624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7195ECE0" w14:textId="0C0162B0" w:rsidR="00E35F1F" w:rsidRDefault="00BF6550">
          <w:pPr>
            <w:pStyle w:val="TOC3"/>
            <w:tabs>
              <w:tab w:val="right" w:leader="dot" w:pos="8846"/>
            </w:tabs>
            <w:rPr>
              <w:rFonts w:asciiTheme="minorHAnsi" w:eastAsiaTheme="minorEastAsia" w:hAnsiTheme="minorHAnsi"/>
              <w:noProof/>
              <w:sz w:val="22"/>
              <w:lang w:val="en-US"/>
            </w:rPr>
          </w:pPr>
          <w:hyperlink w:anchor="_Toc448227625" w:history="1">
            <w:r w:rsidR="00E35F1F" w:rsidRPr="00EE09E5">
              <w:rPr>
                <w:rStyle w:val="Hyperlink"/>
                <w:noProof/>
              </w:rPr>
              <w:t>June 26 / Epip 2: Departure of St. Thaddaeus the Apostle</w:t>
            </w:r>
            <w:r w:rsidR="00E35F1F">
              <w:rPr>
                <w:noProof/>
                <w:webHidden/>
              </w:rPr>
              <w:tab/>
            </w:r>
            <w:r w:rsidR="00E35F1F">
              <w:rPr>
                <w:noProof/>
                <w:webHidden/>
              </w:rPr>
              <w:fldChar w:fldCharType="begin"/>
            </w:r>
            <w:r w:rsidR="00E35F1F">
              <w:rPr>
                <w:noProof/>
                <w:webHidden/>
              </w:rPr>
              <w:instrText xml:space="preserve"> PAGEREF _Toc448227625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1FAD4B2F" w14:textId="58EC0683" w:rsidR="00E35F1F" w:rsidRDefault="00BF6550">
          <w:pPr>
            <w:pStyle w:val="TOC3"/>
            <w:tabs>
              <w:tab w:val="right" w:leader="dot" w:pos="8846"/>
            </w:tabs>
            <w:rPr>
              <w:rFonts w:asciiTheme="minorHAnsi" w:eastAsiaTheme="minorEastAsia" w:hAnsiTheme="minorHAnsi"/>
              <w:noProof/>
              <w:sz w:val="22"/>
              <w:lang w:val="en-US"/>
            </w:rPr>
          </w:pPr>
          <w:hyperlink w:anchor="_Toc448227626" w:history="1">
            <w:r w:rsidR="00E35F1F" w:rsidRPr="00EE09E5">
              <w:rPr>
                <w:rStyle w:val="Hyperlink"/>
                <w:noProof/>
              </w:rPr>
              <w:t>June 27 / Epip 3: St. Cyril of Alexandria</w:t>
            </w:r>
            <w:r w:rsidR="00E35F1F">
              <w:rPr>
                <w:noProof/>
                <w:webHidden/>
              </w:rPr>
              <w:tab/>
            </w:r>
            <w:r w:rsidR="00E35F1F">
              <w:rPr>
                <w:noProof/>
                <w:webHidden/>
              </w:rPr>
              <w:fldChar w:fldCharType="begin"/>
            </w:r>
            <w:r w:rsidR="00E35F1F">
              <w:rPr>
                <w:noProof/>
                <w:webHidden/>
              </w:rPr>
              <w:instrText xml:space="preserve"> PAGEREF _Toc448227626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5629FCA6" w14:textId="532A1B4C" w:rsidR="00E35F1F" w:rsidRDefault="00BF6550">
          <w:pPr>
            <w:pStyle w:val="TOC3"/>
            <w:tabs>
              <w:tab w:val="right" w:leader="dot" w:pos="8846"/>
            </w:tabs>
            <w:rPr>
              <w:rFonts w:asciiTheme="minorHAnsi" w:eastAsiaTheme="minorEastAsia" w:hAnsiTheme="minorHAnsi"/>
              <w:noProof/>
              <w:sz w:val="22"/>
              <w:lang w:val="en-US"/>
            </w:rPr>
          </w:pPr>
          <w:hyperlink w:anchor="_Toc448227627" w:history="1">
            <w:r w:rsidR="00E35F1F" w:rsidRPr="00EE09E5">
              <w:rPr>
                <w:rStyle w:val="Hyperlink"/>
                <w:noProof/>
              </w:rPr>
              <w:t>June 28 / Epip 4: Sts. Apakir and John</w:t>
            </w:r>
            <w:r w:rsidR="00E35F1F">
              <w:rPr>
                <w:noProof/>
                <w:webHidden/>
              </w:rPr>
              <w:tab/>
            </w:r>
            <w:r w:rsidR="00E35F1F">
              <w:rPr>
                <w:noProof/>
                <w:webHidden/>
              </w:rPr>
              <w:fldChar w:fldCharType="begin"/>
            </w:r>
            <w:r w:rsidR="00E35F1F">
              <w:rPr>
                <w:noProof/>
                <w:webHidden/>
              </w:rPr>
              <w:instrText xml:space="preserve"> PAGEREF _Toc448227627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23CE5D73" w14:textId="140C5D09" w:rsidR="00E35F1F" w:rsidRDefault="00BF6550">
          <w:pPr>
            <w:pStyle w:val="TOC3"/>
            <w:tabs>
              <w:tab w:val="right" w:leader="dot" w:pos="8846"/>
            </w:tabs>
            <w:rPr>
              <w:rFonts w:asciiTheme="minorHAnsi" w:eastAsiaTheme="minorEastAsia" w:hAnsiTheme="minorHAnsi"/>
              <w:noProof/>
              <w:sz w:val="22"/>
              <w:lang w:val="en-US"/>
            </w:rPr>
          </w:pPr>
          <w:hyperlink w:anchor="_Toc448227628" w:history="1">
            <w:r w:rsidR="00E35F1F" w:rsidRPr="00EE09E5">
              <w:rPr>
                <w:rStyle w:val="Hyperlink"/>
                <w:noProof/>
                <w:lang w:val="en-US"/>
              </w:rPr>
              <w:t>June 29 / Epip 5: The Apostles’ Feast</w:t>
            </w:r>
            <w:r w:rsidR="00E35F1F">
              <w:rPr>
                <w:noProof/>
                <w:webHidden/>
              </w:rPr>
              <w:tab/>
            </w:r>
            <w:r w:rsidR="00E35F1F">
              <w:rPr>
                <w:noProof/>
                <w:webHidden/>
              </w:rPr>
              <w:fldChar w:fldCharType="begin"/>
            </w:r>
            <w:r w:rsidR="00E35F1F">
              <w:rPr>
                <w:noProof/>
                <w:webHidden/>
              </w:rPr>
              <w:instrText xml:space="preserve"> PAGEREF _Toc448227628 \h </w:instrText>
            </w:r>
            <w:r w:rsidR="00E35F1F">
              <w:rPr>
                <w:noProof/>
                <w:webHidden/>
              </w:rPr>
            </w:r>
            <w:r w:rsidR="00E35F1F">
              <w:rPr>
                <w:noProof/>
                <w:webHidden/>
              </w:rPr>
              <w:fldChar w:fldCharType="separate"/>
            </w:r>
            <w:r w:rsidR="000C7DE2">
              <w:rPr>
                <w:noProof/>
                <w:webHidden/>
              </w:rPr>
              <w:t>904</w:t>
            </w:r>
            <w:r w:rsidR="00E35F1F">
              <w:rPr>
                <w:noProof/>
                <w:webHidden/>
              </w:rPr>
              <w:fldChar w:fldCharType="end"/>
            </w:r>
          </w:hyperlink>
        </w:p>
        <w:p w14:paraId="3EE3C2E5" w14:textId="4A4C6550" w:rsidR="00E35F1F" w:rsidRDefault="00BF6550">
          <w:pPr>
            <w:pStyle w:val="TOC3"/>
            <w:tabs>
              <w:tab w:val="right" w:leader="dot" w:pos="8846"/>
            </w:tabs>
            <w:rPr>
              <w:rFonts w:asciiTheme="minorHAnsi" w:eastAsiaTheme="minorEastAsia" w:hAnsiTheme="minorHAnsi"/>
              <w:noProof/>
              <w:sz w:val="22"/>
              <w:lang w:val="en-US"/>
            </w:rPr>
          </w:pPr>
          <w:hyperlink w:anchor="_Toc448227629" w:history="1">
            <w:r w:rsidR="00E35F1F" w:rsidRPr="00EE09E5">
              <w:rPr>
                <w:rStyle w:val="Hyperlink"/>
                <w:noProof/>
                <w:lang w:val="en-US"/>
              </w:rPr>
              <w:t>June 30 / Epip 6: Martyrdom of St. Aoulimpas the Apostle</w:t>
            </w:r>
            <w:r w:rsidR="00E35F1F">
              <w:rPr>
                <w:noProof/>
                <w:webHidden/>
              </w:rPr>
              <w:tab/>
            </w:r>
            <w:r w:rsidR="00E35F1F">
              <w:rPr>
                <w:noProof/>
                <w:webHidden/>
              </w:rPr>
              <w:fldChar w:fldCharType="begin"/>
            </w:r>
            <w:r w:rsidR="00E35F1F">
              <w:rPr>
                <w:noProof/>
                <w:webHidden/>
              </w:rPr>
              <w:instrText xml:space="preserve"> PAGEREF _Toc448227629 \h </w:instrText>
            </w:r>
            <w:r w:rsidR="00E35F1F">
              <w:rPr>
                <w:noProof/>
                <w:webHidden/>
              </w:rPr>
            </w:r>
            <w:r w:rsidR="00E35F1F">
              <w:rPr>
                <w:noProof/>
                <w:webHidden/>
              </w:rPr>
              <w:fldChar w:fldCharType="separate"/>
            </w:r>
            <w:r w:rsidR="000C7DE2">
              <w:rPr>
                <w:noProof/>
                <w:webHidden/>
              </w:rPr>
              <w:t>915</w:t>
            </w:r>
            <w:r w:rsidR="00E35F1F">
              <w:rPr>
                <w:noProof/>
                <w:webHidden/>
              </w:rPr>
              <w:fldChar w:fldCharType="end"/>
            </w:r>
          </w:hyperlink>
        </w:p>
        <w:p w14:paraId="79195AF6" w14:textId="5D1F65A2" w:rsidR="009E261C" w:rsidRDefault="009E261C" w:rsidP="009E261C">
          <w:r>
            <w:rPr>
              <w:b/>
              <w:bCs/>
              <w:noProof/>
            </w:rPr>
            <w:fldChar w:fldCharType="end"/>
          </w:r>
        </w:p>
      </w:sdtContent>
    </w:sdt>
    <w:p w14:paraId="6C0E934F" w14:textId="77777777" w:rsidR="00980D99" w:rsidRDefault="00980D99" w:rsidP="00980D99">
      <w:pPr>
        <w:pStyle w:val="Heading3"/>
      </w:pPr>
      <w:bookmarkStart w:id="1625" w:name="_Toc448227610"/>
      <w:r>
        <w:lastRenderedPageBreak/>
        <w:t>The Apostles' Fast</w:t>
      </w:r>
      <w:bookmarkEnd w:id="1625"/>
    </w:p>
    <w:p w14:paraId="06362FF7" w14:textId="77777777" w:rsidR="00654C55" w:rsidRDefault="00654C55" w:rsidP="00654C55">
      <w:pPr>
        <w:pStyle w:val="Heading4"/>
      </w:pPr>
      <w:bookmarkStart w:id="1626" w:name="_Ref434476183"/>
      <w:r>
        <w:t>The Psali Adam</w:t>
      </w:r>
      <w:r w:rsidR="006C1B94">
        <w:t xml:space="preserve"> for the Apostles’ Fast</w:t>
      </w:r>
      <w:bookmarkEnd w:id="16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54C55" w14:paraId="02C5E85D" w14:textId="77777777" w:rsidTr="00654C55">
        <w:trPr>
          <w:cantSplit/>
          <w:jc w:val="center"/>
        </w:trPr>
        <w:tc>
          <w:tcPr>
            <w:tcW w:w="288" w:type="dxa"/>
          </w:tcPr>
          <w:p w14:paraId="67DAC2B6" w14:textId="77777777" w:rsidR="00654C55" w:rsidRDefault="00654C55" w:rsidP="00654C55">
            <w:pPr>
              <w:pStyle w:val="CopticCross"/>
            </w:pPr>
          </w:p>
        </w:tc>
        <w:tc>
          <w:tcPr>
            <w:tcW w:w="3960" w:type="dxa"/>
          </w:tcPr>
          <w:p w14:paraId="4E6CB1DC" w14:textId="77777777" w:rsidR="00654C55" w:rsidRDefault="00654C55" w:rsidP="00654C55">
            <w:pPr>
              <w:pStyle w:val="EngHang"/>
            </w:pPr>
            <w:r>
              <w:t>I cried to You, O Lord,</w:t>
            </w:r>
          </w:p>
          <w:p w14:paraId="3AF0146C" w14:textId="77777777" w:rsidR="00654C55" w:rsidRDefault="00654C55" w:rsidP="00654C55">
            <w:pPr>
              <w:pStyle w:val="EngHang"/>
            </w:pPr>
            <w:r>
              <w:t>Forget me not,</w:t>
            </w:r>
          </w:p>
          <w:p w14:paraId="274C425C" w14:textId="77777777" w:rsidR="00654C55" w:rsidRDefault="00654C55" w:rsidP="00654C55">
            <w:pPr>
              <w:pStyle w:val="EngHang"/>
            </w:pPr>
            <w:r>
              <w:t>Be a guard to me,</w:t>
            </w:r>
          </w:p>
          <w:p w14:paraId="339A9612" w14:textId="77777777" w:rsidR="00654C55" w:rsidRDefault="00654C55" w:rsidP="00654C55">
            <w:pPr>
              <w:pStyle w:val="EngHangEnd"/>
            </w:pPr>
            <w:r>
              <w:t>And hear me.</w:t>
            </w:r>
          </w:p>
        </w:tc>
        <w:tc>
          <w:tcPr>
            <w:tcW w:w="288" w:type="dxa"/>
          </w:tcPr>
          <w:p w14:paraId="4C7BF16D" w14:textId="77777777" w:rsidR="00654C55" w:rsidRDefault="00654C55" w:rsidP="00654C55"/>
        </w:tc>
        <w:tc>
          <w:tcPr>
            <w:tcW w:w="288" w:type="dxa"/>
          </w:tcPr>
          <w:p w14:paraId="49E9C7FA" w14:textId="77777777" w:rsidR="00654C55" w:rsidRDefault="00654C55" w:rsidP="00654C55">
            <w:pPr>
              <w:pStyle w:val="CopticCross"/>
            </w:pPr>
          </w:p>
        </w:tc>
        <w:tc>
          <w:tcPr>
            <w:tcW w:w="3960" w:type="dxa"/>
          </w:tcPr>
          <w:p w14:paraId="28A99272" w14:textId="77777777" w:rsidR="00654C55" w:rsidRDefault="00654C55" w:rsidP="00654C55">
            <w:pPr>
              <w:pStyle w:val="CopticVersemulti-line"/>
            </w:pPr>
            <w:r>
              <w:t>Ⲁⲓⲱϣ ⲟⲩⲃⲏⲕ Ⲡⲟ̄ⲥ̄:</w:t>
            </w:r>
          </w:p>
          <w:p w14:paraId="0C63E3FA" w14:textId="77777777" w:rsidR="00654C55" w:rsidRDefault="00654C55" w:rsidP="00654C55">
            <w:pPr>
              <w:pStyle w:val="CopticVersemulti-line"/>
            </w:pPr>
            <w:r>
              <w:t>ⲙ̀ⲡⲉⲣⲭⲁⲣⲱⲕ ⲉ̀ⲣⲟⲓ:</w:t>
            </w:r>
          </w:p>
          <w:p w14:paraId="6F2DA903" w14:textId="77777777" w:rsidR="00654C55" w:rsidRDefault="00654C55" w:rsidP="00654C55">
            <w:pPr>
              <w:pStyle w:val="CopticVersemulti-line"/>
            </w:pPr>
            <w:r>
              <w:t>ϣⲱⲡⲓ ⲛⲏⲓ ⲛ̀ⲟⲩⲣⲉϥⲣⲱⲓⲥ:</w:t>
            </w:r>
          </w:p>
          <w:p w14:paraId="45B9C4F6" w14:textId="77777777" w:rsidR="00654C55" w:rsidRPr="00C35319" w:rsidRDefault="00654C55" w:rsidP="00654C55">
            <w:pPr>
              <w:pStyle w:val="CopticHangingVerse"/>
            </w:pPr>
            <w:r>
              <w:t>ⲟⲩⲟϩ ⲙⲁϩ̀ⲑⲏⲕ ⲉ̀ⲣⲟⲓ.</w:t>
            </w:r>
          </w:p>
        </w:tc>
      </w:tr>
      <w:tr w:rsidR="00654C55" w14:paraId="50855544" w14:textId="77777777" w:rsidTr="00654C55">
        <w:trPr>
          <w:cantSplit/>
          <w:jc w:val="center"/>
        </w:trPr>
        <w:tc>
          <w:tcPr>
            <w:tcW w:w="288" w:type="dxa"/>
          </w:tcPr>
          <w:p w14:paraId="7D6FE6D6" w14:textId="77777777" w:rsidR="00654C55" w:rsidRDefault="00654C55" w:rsidP="00654C55">
            <w:pPr>
              <w:pStyle w:val="CopticCross"/>
            </w:pPr>
          </w:p>
        </w:tc>
        <w:tc>
          <w:tcPr>
            <w:tcW w:w="3960" w:type="dxa"/>
          </w:tcPr>
          <w:p w14:paraId="48F7A2A5" w14:textId="77777777" w:rsidR="00654C55" w:rsidRDefault="00654C55" w:rsidP="00654C55">
            <w:pPr>
              <w:pStyle w:val="EngHang"/>
            </w:pPr>
            <w:r>
              <w:t>Send to me Your help,</w:t>
            </w:r>
          </w:p>
          <w:p w14:paraId="5F276AEE" w14:textId="77777777" w:rsidR="00654C55" w:rsidRDefault="00654C55" w:rsidP="00654C55">
            <w:pPr>
              <w:pStyle w:val="EngHang"/>
            </w:pPr>
            <w:r>
              <w:t>From the highest.</w:t>
            </w:r>
          </w:p>
          <w:p w14:paraId="063E283F" w14:textId="77777777" w:rsidR="00654C55" w:rsidRDefault="00654C55" w:rsidP="00654C55">
            <w:pPr>
              <w:pStyle w:val="EngHang"/>
            </w:pPr>
            <w:r>
              <w:t>Lift away my afflictions,</w:t>
            </w:r>
          </w:p>
          <w:p w14:paraId="199AAF10" w14:textId="77777777" w:rsidR="00654C55" w:rsidRDefault="00654C55" w:rsidP="00654C55">
            <w:pPr>
              <w:pStyle w:val="EngHangEnd"/>
            </w:pPr>
            <w:r>
              <w:t>And my iniquities.</w:t>
            </w:r>
          </w:p>
        </w:tc>
        <w:tc>
          <w:tcPr>
            <w:tcW w:w="288" w:type="dxa"/>
          </w:tcPr>
          <w:p w14:paraId="5E3AB8CD" w14:textId="77777777" w:rsidR="00654C55" w:rsidRDefault="00654C55" w:rsidP="00654C55"/>
        </w:tc>
        <w:tc>
          <w:tcPr>
            <w:tcW w:w="288" w:type="dxa"/>
          </w:tcPr>
          <w:p w14:paraId="0DD06EF6" w14:textId="77777777" w:rsidR="00654C55" w:rsidRDefault="00654C55" w:rsidP="00654C55">
            <w:pPr>
              <w:pStyle w:val="CopticCross"/>
            </w:pPr>
          </w:p>
        </w:tc>
        <w:tc>
          <w:tcPr>
            <w:tcW w:w="3960" w:type="dxa"/>
          </w:tcPr>
          <w:p w14:paraId="103D88B8" w14:textId="77777777" w:rsidR="00654C55" w:rsidRDefault="00654C55" w:rsidP="00654C55">
            <w:pPr>
              <w:pStyle w:val="CopticVersemulti-line"/>
            </w:pPr>
            <w:r>
              <w:t>Ⲃⲱⲣⲡ ⲛⲏⲓ ⲉ̀ⲃⲟⲗϧⲉⲛ ⲛ̀ϭⲓⲥⲓ:</w:t>
            </w:r>
          </w:p>
          <w:p w14:paraId="23B2BAE9" w14:textId="77777777" w:rsidR="00654C55" w:rsidRDefault="00654C55" w:rsidP="00654C55">
            <w:pPr>
              <w:pStyle w:val="CopticVersemulti-line"/>
            </w:pPr>
            <w:r>
              <w:t>ⲛ̀ⲧⲉⲕⲃⲟⲏ̀ⲑⲓⲁ̀:</w:t>
            </w:r>
          </w:p>
          <w:p w14:paraId="1AB93BBD" w14:textId="77777777" w:rsidR="00654C55" w:rsidRDefault="00654C55" w:rsidP="00654C55">
            <w:pPr>
              <w:pStyle w:val="CopticVersemulti-line"/>
            </w:pPr>
            <w:r>
              <w:t>ⲱ̀ⲗⲓ ⲛ̀ⲛⲁϧⲓⲥⲓ:</w:t>
            </w:r>
          </w:p>
          <w:p w14:paraId="4F3572E3" w14:textId="77777777" w:rsidR="00654C55" w:rsidRDefault="00654C55" w:rsidP="00654C55">
            <w:pPr>
              <w:pStyle w:val="CopticHangingVerse"/>
            </w:pPr>
            <w:r>
              <w:t>ⲛⲉⲙ ⲛⲁⲁ̀ⲛⲟⲙⲓⲁ̀.</w:t>
            </w:r>
          </w:p>
        </w:tc>
      </w:tr>
      <w:tr w:rsidR="00654C55" w14:paraId="635C03B4" w14:textId="77777777" w:rsidTr="00654C55">
        <w:trPr>
          <w:cantSplit/>
          <w:jc w:val="center"/>
        </w:trPr>
        <w:tc>
          <w:tcPr>
            <w:tcW w:w="288" w:type="dxa"/>
          </w:tcPr>
          <w:p w14:paraId="2624F3A3" w14:textId="77777777" w:rsidR="00654C55" w:rsidRDefault="00654C55" w:rsidP="00654C55">
            <w:pPr>
              <w:pStyle w:val="CopticCross"/>
            </w:pPr>
            <w:r w:rsidRPr="00FB5ACB">
              <w:t>¿</w:t>
            </w:r>
          </w:p>
        </w:tc>
        <w:tc>
          <w:tcPr>
            <w:tcW w:w="3960" w:type="dxa"/>
          </w:tcPr>
          <w:p w14:paraId="72A37733" w14:textId="77777777" w:rsidR="00654C55" w:rsidRDefault="00654C55" w:rsidP="00654C55">
            <w:pPr>
              <w:pStyle w:val="EngHang"/>
            </w:pPr>
            <w:r>
              <w:t>For I will joyfully</w:t>
            </w:r>
          </w:p>
          <w:p w14:paraId="0420C835" w14:textId="77777777" w:rsidR="00654C55" w:rsidRDefault="00654C55" w:rsidP="00654C55">
            <w:pPr>
              <w:pStyle w:val="EngHang"/>
            </w:pPr>
            <w:r>
              <w:t>Declare the words,</w:t>
            </w:r>
          </w:p>
          <w:p w14:paraId="78AD4349" w14:textId="77777777" w:rsidR="00654C55" w:rsidRDefault="00654C55" w:rsidP="00654C55">
            <w:pPr>
              <w:pStyle w:val="EngHang"/>
            </w:pPr>
            <w:r>
              <w:t>Of my lords</w:t>
            </w:r>
          </w:p>
          <w:p w14:paraId="29FB43E7" w14:textId="77777777" w:rsidR="00654C55" w:rsidRDefault="00654C55" w:rsidP="00654C55">
            <w:pPr>
              <w:pStyle w:val="EngHangEnd"/>
            </w:pPr>
            <w:r>
              <w:t>And fathers the Apostles.</w:t>
            </w:r>
          </w:p>
        </w:tc>
        <w:tc>
          <w:tcPr>
            <w:tcW w:w="288" w:type="dxa"/>
          </w:tcPr>
          <w:p w14:paraId="2768BC7A" w14:textId="77777777" w:rsidR="00654C55" w:rsidRDefault="00654C55" w:rsidP="00654C55"/>
        </w:tc>
        <w:tc>
          <w:tcPr>
            <w:tcW w:w="288" w:type="dxa"/>
          </w:tcPr>
          <w:p w14:paraId="781359B3" w14:textId="77777777" w:rsidR="00654C55" w:rsidRDefault="00654C55" w:rsidP="00654C55">
            <w:pPr>
              <w:pStyle w:val="CopticCross"/>
            </w:pPr>
            <w:r w:rsidRPr="00FB5ACB">
              <w:t>¿</w:t>
            </w:r>
          </w:p>
        </w:tc>
        <w:tc>
          <w:tcPr>
            <w:tcW w:w="3960" w:type="dxa"/>
          </w:tcPr>
          <w:p w14:paraId="19652FE0" w14:textId="77777777" w:rsidR="00654C55" w:rsidRDefault="00654C55" w:rsidP="00654C55">
            <w:pPr>
              <w:pStyle w:val="CopticVersemulti-line"/>
            </w:pPr>
            <w:r>
              <w:t>Ⲅⲉ ⲅⲁⲣ ϧⲉⲛ ⲟⲩϯⲙⲁϯ:</w:t>
            </w:r>
          </w:p>
          <w:p w14:paraId="59EA63FD" w14:textId="77777777" w:rsidR="00654C55" w:rsidRDefault="00654C55" w:rsidP="00654C55">
            <w:pPr>
              <w:pStyle w:val="CopticVersemulti-line"/>
            </w:pPr>
            <w:r>
              <w:t>ϯⲛⲁϫⲱ ⲛ̀ϩⲁⲛⲗⲟⲅⲟⲥ:</w:t>
            </w:r>
          </w:p>
          <w:p w14:paraId="100AC2EB" w14:textId="77777777" w:rsidR="00654C55" w:rsidRDefault="00654C55" w:rsidP="00654C55">
            <w:pPr>
              <w:pStyle w:val="CopticVersemulti-line"/>
            </w:pPr>
            <w:r>
              <w:t>ⲉⲑⲃⲉ ⲛⲁⲟ̄ⲥ̄ ⲛ̀ⲓⲟϯ:</w:t>
            </w:r>
          </w:p>
          <w:p w14:paraId="07E47B54" w14:textId="77777777" w:rsidR="00654C55" w:rsidRDefault="00654C55" w:rsidP="00654C55">
            <w:pPr>
              <w:pStyle w:val="CopticHangingVerse"/>
            </w:pPr>
            <w:r>
              <w:t>ⲛ̀ⲁ̀ⲡⲟⲥⲧⲟⲗⲟⲥ.</w:t>
            </w:r>
          </w:p>
        </w:tc>
      </w:tr>
      <w:tr w:rsidR="00654C55" w14:paraId="2EA9CAE9" w14:textId="77777777" w:rsidTr="00654C55">
        <w:trPr>
          <w:cantSplit/>
          <w:jc w:val="center"/>
        </w:trPr>
        <w:tc>
          <w:tcPr>
            <w:tcW w:w="288" w:type="dxa"/>
          </w:tcPr>
          <w:p w14:paraId="5C070773" w14:textId="77777777" w:rsidR="00654C55" w:rsidRDefault="00654C55" w:rsidP="00654C55">
            <w:pPr>
              <w:pStyle w:val="CopticCross"/>
            </w:pPr>
            <w:r w:rsidRPr="00FB5ACB">
              <w:t>¿</w:t>
            </w:r>
          </w:p>
        </w:tc>
        <w:tc>
          <w:tcPr>
            <w:tcW w:w="3960" w:type="dxa"/>
          </w:tcPr>
          <w:p w14:paraId="14B5B8AC" w14:textId="77777777" w:rsidR="00654C55" w:rsidRDefault="00654C55" w:rsidP="00654C55">
            <w:pPr>
              <w:pStyle w:val="EngHang"/>
            </w:pPr>
            <w:r>
              <w:t>David the fair,</w:t>
            </w:r>
          </w:p>
          <w:p w14:paraId="1A7A558F" w14:textId="77777777" w:rsidR="00654C55" w:rsidRDefault="00654C55" w:rsidP="00654C55">
            <w:pPr>
              <w:pStyle w:val="EngHang"/>
            </w:pPr>
            <w:r>
              <w:t>Said in the Spirit,</w:t>
            </w:r>
          </w:p>
          <w:p w14:paraId="623115D4" w14:textId="77777777" w:rsidR="00654C55" w:rsidRDefault="00654C55" w:rsidP="00654C55">
            <w:pPr>
              <w:pStyle w:val="EngHang"/>
            </w:pPr>
            <w:r>
              <w:t>“Their voices went forth</w:t>
            </w:r>
          </w:p>
          <w:p w14:paraId="101F5FC7" w14:textId="77777777" w:rsidR="00654C55" w:rsidRDefault="00654C55" w:rsidP="00654C55">
            <w:pPr>
              <w:pStyle w:val="EngHangEnd"/>
            </w:pPr>
            <w:r>
              <w:t>To all the earth.”</w:t>
            </w:r>
          </w:p>
        </w:tc>
        <w:tc>
          <w:tcPr>
            <w:tcW w:w="288" w:type="dxa"/>
          </w:tcPr>
          <w:p w14:paraId="1EAA0F24" w14:textId="77777777" w:rsidR="00654C55" w:rsidRDefault="00654C55" w:rsidP="00654C55"/>
        </w:tc>
        <w:tc>
          <w:tcPr>
            <w:tcW w:w="288" w:type="dxa"/>
          </w:tcPr>
          <w:p w14:paraId="7D13943E" w14:textId="77777777" w:rsidR="00654C55" w:rsidRDefault="00654C55" w:rsidP="00654C55">
            <w:pPr>
              <w:pStyle w:val="CopticCross"/>
            </w:pPr>
            <w:r w:rsidRPr="00FB5ACB">
              <w:t>¿</w:t>
            </w:r>
          </w:p>
        </w:tc>
        <w:tc>
          <w:tcPr>
            <w:tcW w:w="3960" w:type="dxa"/>
          </w:tcPr>
          <w:p w14:paraId="732B0941" w14:textId="77777777" w:rsidR="00654C55" w:rsidRDefault="00654C55" w:rsidP="00654C55">
            <w:pPr>
              <w:pStyle w:val="CopticVersemulti-line"/>
            </w:pPr>
            <w:r>
              <w:t>Ⲇⲁⲩⲓⲇ ⲡⲉⲑⲛⲁⲛⲉϥ:</w:t>
            </w:r>
          </w:p>
          <w:p w14:paraId="550EF0D5" w14:textId="77777777" w:rsidR="00654C55" w:rsidRDefault="00654C55" w:rsidP="00654C55">
            <w:pPr>
              <w:pStyle w:val="CopticVersemulti-line"/>
            </w:pPr>
            <w:r>
              <w:t>ϧⲉⲛ ⲡⲓⲡⲛⲉⲩⲙⲁ ⲉ̀ⲧⲉ ⲛ̀ϧⲏⲧϥ:</w:t>
            </w:r>
          </w:p>
          <w:p w14:paraId="3939FCB6" w14:textId="77777777" w:rsidR="00654C55" w:rsidRDefault="00654C55" w:rsidP="00654C55">
            <w:pPr>
              <w:pStyle w:val="CopticVersemulti-line"/>
            </w:pPr>
            <w:r>
              <w:t>ϫⲉ ⲁ̀ⲡⲟⲩϧ̀ⲣⲱⲟⲩ ϣⲉⲛⲁϥ:</w:t>
            </w:r>
          </w:p>
          <w:p w14:paraId="00A0AA16" w14:textId="77777777" w:rsidR="00654C55" w:rsidRDefault="00654C55" w:rsidP="00654C55">
            <w:pPr>
              <w:pStyle w:val="CopticHangingVerse"/>
            </w:pPr>
            <w:r>
              <w:t>ϩⲓϫⲉⲛ ⲡⲓⲕⲁϩⲓ ⲧⲏⲣϥ.</w:t>
            </w:r>
          </w:p>
        </w:tc>
      </w:tr>
      <w:tr w:rsidR="00654C55" w14:paraId="205BCFF9" w14:textId="77777777" w:rsidTr="00654C55">
        <w:trPr>
          <w:cantSplit/>
          <w:jc w:val="center"/>
        </w:trPr>
        <w:tc>
          <w:tcPr>
            <w:tcW w:w="288" w:type="dxa"/>
          </w:tcPr>
          <w:p w14:paraId="42DA19F9" w14:textId="77777777" w:rsidR="00654C55" w:rsidRDefault="00654C55" w:rsidP="00654C55">
            <w:pPr>
              <w:pStyle w:val="CopticCross"/>
            </w:pPr>
          </w:p>
        </w:tc>
        <w:tc>
          <w:tcPr>
            <w:tcW w:w="3960" w:type="dxa"/>
          </w:tcPr>
          <w:p w14:paraId="442335D1" w14:textId="77777777" w:rsidR="00654C55" w:rsidRDefault="00654C55" w:rsidP="00654C55">
            <w:pPr>
              <w:pStyle w:val="EngHang"/>
            </w:pPr>
            <w:r>
              <w:t>These are the foundations</w:t>
            </w:r>
          </w:p>
          <w:p w14:paraId="15D478AE" w14:textId="77777777" w:rsidR="00654C55" w:rsidRDefault="00654C55" w:rsidP="00654C55">
            <w:pPr>
              <w:pStyle w:val="EngHang"/>
            </w:pPr>
            <w:r>
              <w:t>Of Orthodoxy,</w:t>
            </w:r>
          </w:p>
          <w:p w14:paraId="13267851" w14:textId="77777777" w:rsidR="00654C55" w:rsidRDefault="00654C55" w:rsidP="00654C55">
            <w:pPr>
              <w:pStyle w:val="EngHang"/>
            </w:pPr>
            <w:r>
              <w:t>Who established the faith</w:t>
            </w:r>
          </w:p>
          <w:p w14:paraId="45E26B61" w14:textId="77777777" w:rsidR="00654C55" w:rsidRDefault="00654C55" w:rsidP="00654C55">
            <w:pPr>
              <w:pStyle w:val="EngHangEnd"/>
            </w:pPr>
            <w:r>
              <w:t>In the Church.</w:t>
            </w:r>
          </w:p>
        </w:tc>
        <w:tc>
          <w:tcPr>
            <w:tcW w:w="288" w:type="dxa"/>
          </w:tcPr>
          <w:p w14:paraId="1A3E4BAC" w14:textId="77777777" w:rsidR="00654C55" w:rsidRDefault="00654C55" w:rsidP="00654C55"/>
        </w:tc>
        <w:tc>
          <w:tcPr>
            <w:tcW w:w="288" w:type="dxa"/>
          </w:tcPr>
          <w:p w14:paraId="62E9BA62" w14:textId="77777777" w:rsidR="00654C55" w:rsidRDefault="00654C55" w:rsidP="00654C55">
            <w:pPr>
              <w:pStyle w:val="CopticCross"/>
            </w:pPr>
          </w:p>
        </w:tc>
        <w:tc>
          <w:tcPr>
            <w:tcW w:w="3960" w:type="dxa"/>
          </w:tcPr>
          <w:p w14:paraId="3BA02495" w14:textId="77777777" w:rsidR="00654C55" w:rsidRDefault="00654C55" w:rsidP="00654C55">
            <w:pPr>
              <w:pStyle w:val="CopticVersemulti-line"/>
            </w:pPr>
            <w:r>
              <w:t>Ⲉⲧⲉ ⲛⲁⲓ ⲛⲉ ⲛⲓⲥⲉⲛϯ:</w:t>
            </w:r>
          </w:p>
          <w:p w14:paraId="09A83FF3" w14:textId="77777777" w:rsidR="00654C55" w:rsidRDefault="00654C55" w:rsidP="00654C55">
            <w:pPr>
              <w:pStyle w:val="CopticVersemulti-line"/>
            </w:pPr>
            <w:r>
              <w:t>ⲛ̀ⲧⲉ ϯⲟⲣⲑⲟⲇⲟⲝⲓⲁ:</w:t>
            </w:r>
          </w:p>
          <w:p w14:paraId="16A9FC43" w14:textId="77777777" w:rsidR="00654C55" w:rsidRDefault="00654C55" w:rsidP="00654C55">
            <w:pPr>
              <w:pStyle w:val="CopticVersemulti-line"/>
            </w:pPr>
            <w:r>
              <w:t>ⲉ̀ⲧⲁⲩⲭⲱ ⲙ̀ⲡⲓⲛⲁϩϯ:</w:t>
            </w:r>
          </w:p>
          <w:p w14:paraId="123F458C" w14:textId="77777777" w:rsidR="00654C55" w:rsidRDefault="00654C55" w:rsidP="00654C55">
            <w:pPr>
              <w:pStyle w:val="CopticHangingVerse"/>
            </w:pPr>
            <w:r>
              <w:t>ϧⲉⲛ ϯⲉⲕⲕ̀ⲗⲏⲥⲓⲁ.</w:t>
            </w:r>
          </w:p>
        </w:tc>
      </w:tr>
      <w:tr w:rsidR="00654C55" w14:paraId="2AA4B874" w14:textId="77777777" w:rsidTr="00654C55">
        <w:trPr>
          <w:cantSplit/>
          <w:jc w:val="center"/>
        </w:trPr>
        <w:tc>
          <w:tcPr>
            <w:tcW w:w="288" w:type="dxa"/>
          </w:tcPr>
          <w:p w14:paraId="7D463B33" w14:textId="77777777" w:rsidR="00654C55" w:rsidRDefault="00654C55" w:rsidP="00654C55">
            <w:pPr>
              <w:pStyle w:val="CopticCross"/>
            </w:pPr>
          </w:p>
        </w:tc>
        <w:tc>
          <w:tcPr>
            <w:tcW w:w="3960" w:type="dxa"/>
          </w:tcPr>
          <w:p w14:paraId="0A5A1921" w14:textId="77777777" w:rsidR="00654C55" w:rsidRDefault="00654C55" w:rsidP="00654C55">
            <w:pPr>
              <w:pStyle w:val="EngHang"/>
            </w:pPr>
            <w:r>
              <w:t>Therefore they are</w:t>
            </w:r>
          </w:p>
          <w:p w14:paraId="3D82B55F" w14:textId="77777777" w:rsidR="00654C55" w:rsidRDefault="00654C55" w:rsidP="00654C55">
            <w:pPr>
              <w:pStyle w:val="EngHang"/>
            </w:pPr>
            <w:r>
              <w:t>In truth our guides</w:t>
            </w:r>
          </w:p>
          <w:p w14:paraId="5A74C1B2" w14:textId="77777777" w:rsidR="00654C55" w:rsidRDefault="00654C55" w:rsidP="00654C55">
            <w:pPr>
              <w:pStyle w:val="EngHang"/>
            </w:pPr>
            <w:r>
              <w:t>Unto salvation.</w:t>
            </w:r>
          </w:p>
          <w:p w14:paraId="4C37AEBE" w14:textId="77777777" w:rsidR="00654C55" w:rsidRDefault="00654C55" w:rsidP="00654C55">
            <w:pPr>
              <w:pStyle w:val="EngHangEnd"/>
            </w:pPr>
            <w:r>
              <w:t>These are their names:</w:t>
            </w:r>
          </w:p>
        </w:tc>
        <w:tc>
          <w:tcPr>
            <w:tcW w:w="288" w:type="dxa"/>
          </w:tcPr>
          <w:p w14:paraId="0F378A24" w14:textId="77777777" w:rsidR="00654C55" w:rsidRDefault="00654C55" w:rsidP="00654C55"/>
        </w:tc>
        <w:tc>
          <w:tcPr>
            <w:tcW w:w="288" w:type="dxa"/>
          </w:tcPr>
          <w:p w14:paraId="60BB35C2" w14:textId="77777777" w:rsidR="00654C55" w:rsidRDefault="00654C55" w:rsidP="00654C55">
            <w:pPr>
              <w:pStyle w:val="CopticCross"/>
            </w:pPr>
          </w:p>
        </w:tc>
        <w:tc>
          <w:tcPr>
            <w:tcW w:w="3960" w:type="dxa"/>
          </w:tcPr>
          <w:p w14:paraId="090A338A" w14:textId="77777777" w:rsidR="00654C55" w:rsidRDefault="00654C55" w:rsidP="00654C55">
            <w:pPr>
              <w:pStyle w:val="CopticVersemulti-line"/>
            </w:pPr>
            <w:r>
              <w:t>Ⲍⲉ ⲟⲛⲧⲱⲥ ⲉⲑⲃⲉ ⲫⲁⲓ:</w:t>
            </w:r>
          </w:p>
          <w:p w14:paraId="6767E35D" w14:textId="77777777" w:rsidR="00654C55" w:rsidRDefault="00654C55" w:rsidP="00654C55">
            <w:pPr>
              <w:pStyle w:val="CopticVersemulti-line"/>
            </w:pPr>
            <w:r>
              <w:t>ⲛ̀ⲑⲱⲟⲩ ⲡⲉ ⲉ̀ⲧⲁⲩϭⲓⲙⲱⲓⲧ ⲛⲁⲛ:</w:t>
            </w:r>
          </w:p>
          <w:p w14:paraId="178A4366" w14:textId="77777777" w:rsidR="00654C55" w:rsidRDefault="00654C55" w:rsidP="00654C55">
            <w:pPr>
              <w:pStyle w:val="CopticVersemulti-line"/>
            </w:pPr>
            <w:r>
              <w:t>ⲉ̀ϧⲟⲩⲛ ⲉ̀ⲡⲓⲟⲩϫⲁⲓ:</w:t>
            </w:r>
          </w:p>
          <w:p w14:paraId="2E486703" w14:textId="77777777" w:rsidR="00654C55" w:rsidRDefault="00654C55" w:rsidP="00654C55">
            <w:pPr>
              <w:pStyle w:val="CopticHangingVerse"/>
            </w:pPr>
            <w:r>
              <w:t>ⲛⲁⲓ ⲅⲁⲣ ⲛⲉ ⲛⲟⲩⲣⲁⲛ.</w:t>
            </w:r>
          </w:p>
        </w:tc>
      </w:tr>
      <w:tr w:rsidR="00654C55" w14:paraId="5D2FAF25" w14:textId="77777777" w:rsidTr="00654C55">
        <w:trPr>
          <w:cantSplit/>
          <w:jc w:val="center"/>
        </w:trPr>
        <w:tc>
          <w:tcPr>
            <w:tcW w:w="288" w:type="dxa"/>
          </w:tcPr>
          <w:p w14:paraId="0C45163B" w14:textId="77777777" w:rsidR="00654C55" w:rsidRDefault="00654C55" w:rsidP="00654C55">
            <w:pPr>
              <w:pStyle w:val="CopticCross"/>
            </w:pPr>
            <w:r w:rsidRPr="00FB5ACB">
              <w:lastRenderedPageBreak/>
              <w:t>¿</w:t>
            </w:r>
          </w:p>
        </w:tc>
        <w:tc>
          <w:tcPr>
            <w:tcW w:w="3960" w:type="dxa"/>
          </w:tcPr>
          <w:p w14:paraId="517291FA" w14:textId="77777777" w:rsidR="00654C55" w:rsidRDefault="00654C55" w:rsidP="00654C55">
            <w:pPr>
              <w:pStyle w:val="EngHang"/>
            </w:pPr>
            <w:r>
              <w:t>Behold, Peter and Andrew,</w:t>
            </w:r>
          </w:p>
          <w:p w14:paraId="3356F4AB" w14:textId="77777777" w:rsidR="00654C55" w:rsidRDefault="00654C55" w:rsidP="00654C55">
            <w:pPr>
              <w:pStyle w:val="EngHang"/>
            </w:pPr>
            <w:r>
              <w:t>John and James,</w:t>
            </w:r>
          </w:p>
          <w:p w14:paraId="29F51D96" w14:textId="77777777" w:rsidR="00654C55" w:rsidRDefault="00654C55" w:rsidP="00654C55">
            <w:pPr>
              <w:pStyle w:val="EngHang"/>
            </w:pPr>
            <w:r>
              <w:t xml:space="preserve">Philip and Matthew, </w:t>
            </w:r>
          </w:p>
          <w:p w14:paraId="3B7CD8B0" w14:textId="77777777" w:rsidR="00654C55" w:rsidRDefault="00654C55" w:rsidP="00654C55">
            <w:pPr>
              <w:pStyle w:val="EngHangEnd"/>
            </w:pPr>
            <w:r>
              <w:t>and Bartholomew,</w:t>
            </w:r>
          </w:p>
        </w:tc>
        <w:tc>
          <w:tcPr>
            <w:tcW w:w="288" w:type="dxa"/>
          </w:tcPr>
          <w:p w14:paraId="3F919F92" w14:textId="77777777" w:rsidR="00654C55" w:rsidRDefault="00654C55" w:rsidP="00654C55"/>
        </w:tc>
        <w:tc>
          <w:tcPr>
            <w:tcW w:w="288" w:type="dxa"/>
          </w:tcPr>
          <w:p w14:paraId="50A37064" w14:textId="77777777" w:rsidR="00654C55" w:rsidRDefault="00654C55" w:rsidP="00654C55">
            <w:pPr>
              <w:pStyle w:val="CopticCross"/>
            </w:pPr>
            <w:r w:rsidRPr="00FB5ACB">
              <w:t>¿</w:t>
            </w:r>
          </w:p>
        </w:tc>
        <w:tc>
          <w:tcPr>
            <w:tcW w:w="3960" w:type="dxa"/>
          </w:tcPr>
          <w:p w14:paraId="291B89B1" w14:textId="77777777" w:rsidR="00654C55" w:rsidRDefault="00654C55" w:rsidP="00654C55">
            <w:pPr>
              <w:pStyle w:val="CopticVersemulti-line"/>
            </w:pPr>
            <w:r>
              <w:t>Ⲏⲡⲡⲉ Ⲡⲉⲧⲣⲟⲥ ⲛⲉⲙ Ⲁⲛⲇⲣⲉⲁⲥ:</w:t>
            </w:r>
          </w:p>
          <w:p w14:paraId="207E0B38" w14:textId="77777777" w:rsidR="00654C55" w:rsidRDefault="00654C55" w:rsidP="00654C55">
            <w:pPr>
              <w:pStyle w:val="CopticVersemulti-line"/>
            </w:pPr>
            <w:r>
              <w:t>Ⲓⲱⲁⲛⲛⲏⲥ ⲛⲉⲙ Ⲓⲁⲕⲱⲃⲟⲥ:</w:t>
            </w:r>
          </w:p>
          <w:p w14:paraId="1E811480" w14:textId="77777777" w:rsidR="00654C55" w:rsidRDefault="00654C55" w:rsidP="00654C55">
            <w:pPr>
              <w:pStyle w:val="CopticVersemulti-line"/>
            </w:pPr>
            <w:r>
              <w:t>Ⲫⲓⲗⲓⲡⲡⲟⲥ ⲛⲉⲙ Ⲙⲁⲧⲑⲉⲟⲥ:</w:t>
            </w:r>
          </w:p>
          <w:p w14:paraId="58FC2BF8" w14:textId="77777777" w:rsidR="00654C55" w:rsidRDefault="00654C55" w:rsidP="00654C55">
            <w:pPr>
              <w:pStyle w:val="CopticHangingVerse"/>
            </w:pPr>
            <w:r>
              <w:t>ⲛⲉⲙ Ⲃⲁⲣⲑⲟⲗⲟⲙⲉⲟⲥ.</w:t>
            </w:r>
          </w:p>
        </w:tc>
      </w:tr>
      <w:tr w:rsidR="00654C55" w14:paraId="2CC26910" w14:textId="77777777" w:rsidTr="00654C55">
        <w:trPr>
          <w:cantSplit/>
          <w:jc w:val="center"/>
        </w:trPr>
        <w:tc>
          <w:tcPr>
            <w:tcW w:w="288" w:type="dxa"/>
          </w:tcPr>
          <w:p w14:paraId="095F076B" w14:textId="77777777" w:rsidR="00654C55" w:rsidRDefault="00654C55" w:rsidP="00654C55">
            <w:pPr>
              <w:pStyle w:val="CopticCross"/>
            </w:pPr>
            <w:r w:rsidRPr="00FB5ACB">
              <w:t>¿</w:t>
            </w:r>
          </w:p>
        </w:tc>
        <w:tc>
          <w:tcPr>
            <w:tcW w:w="3960" w:type="dxa"/>
          </w:tcPr>
          <w:p w14:paraId="1DAC59B5" w14:textId="77777777" w:rsidR="00654C55" w:rsidRDefault="00654C55" w:rsidP="00654C55">
            <w:pPr>
              <w:pStyle w:val="EngHang"/>
            </w:pPr>
            <w:r>
              <w:t>Thomas and James,</w:t>
            </w:r>
          </w:p>
          <w:p w14:paraId="77FA3351" w14:textId="77777777" w:rsidR="00654C55" w:rsidRDefault="00654C55" w:rsidP="00654C55">
            <w:pPr>
              <w:pStyle w:val="EngHang"/>
            </w:pPr>
            <w:r>
              <w:t>Simon the Zealot,</w:t>
            </w:r>
          </w:p>
          <w:p w14:paraId="548F9DF7" w14:textId="77777777" w:rsidR="00654C55" w:rsidRDefault="00654C55" w:rsidP="00654C55">
            <w:pPr>
              <w:pStyle w:val="EngHang"/>
            </w:pPr>
            <w:r>
              <w:t>The wise Thaddeus,</w:t>
            </w:r>
          </w:p>
          <w:p w14:paraId="24ABEA2B" w14:textId="77777777" w:rsidR="00654C55" w:rsidRDefault="00654C55" w:rsidP="00654C55">
            <w:pPr>
              <w:pStyle w:val="EngHangEnd"/>
            </w:pPr>
            <w:r>
              <w:t>And Matthias who completed them.</w:t>
            </w:r>
          </w:p>
        </w:tc>
        <w:tc>
          <w:tcPr>
            <w:tcW w:w="288" w:type="dxa"/>
          </w:tcPr>
          <w:p w14:paraId="72433A80" w14:textId="77777777" w:rsidR="00654C55" w:rsidRDefault="00654C55" w:rsidP="00654C55"/>
        </w:tc>
        <w:tc>
          <w:tcPr>
            <w:tcW w:w="288" w:type="dxa"/>
          </w:tcPr>
          <w:p w14:paraId="18283A43" w14:textId="77777777" w:rsidR="00654C55" w:rsidRDefault="00654C55" w:rsidP="00654C55">
            <w:pPr>
              <w:pStyle w:val="CopticCross"/>
            </w:pPr>
            <w:r w:rsidRPr="00FB5ACB">
              <w:t>¿</w:t>
            </w:r>
          </w:p>
        </w:tc>
        <w:tc>
          <w:tcPr>
            <w:tcW w:w="3960" w:type="dxa"/>
          </w:tcPr>
          <w:p w14:paraId="5A4FD642" w14:textId="77777777" w:rsidR="00654C55" w:rsidRDefault="00654C55" w:rsidP="00654C55">
            <w:pPr>
              <w:pStyle w:val="CopticVersemulti-line"/>
            </w:pPr>
            <w:r>
              <w:t>Ⲑⲱⲙⲁⲥ ⲛⲉⲙ Ⲓⲁⲕⲱⲃⲟⲥ:</w:t>
            </w:r>
          </w:p>
          <w:p w14:paraId="43DB8B7A" w14:textId="77777777" w:rsidR="00654C55" w:rsidRDefault="00654C55" w:rsidP="00654C55">
            <w:pPr>
              <w:pStyle w:val="CopticVersemulti-line"/>
            </w:pPr>
            <w:r>
              <w:t>ⲛⲉⲙ Ⲥⲓⲙⲱⲛ ⲡⲓⲣⲉϥⲭⲟⲥ:</w:t>
            </w:r>
          </w:p>
          <w:p w14:paraId="58829791" w14:textId="77777777" w:rsidR="00654C55" w:rsidRDefault="00654C55" w:rsidP="00654C55">
            <w:pPr>
              <w:pStyle w:val="CopticVersemulti-line"/>
            </w:pPr>
            <w:r>
              <w:t>ⲛⲉⲙ Ⲑⲁⲇⲇⲉⲟⲥ ⲡⲓⲥⲟⲫⲟⲥ:</w:t>
            </w:r>
          </w:p>
          <w:p w14:paraId="24FD841F" w14:textId="77777777" w:rsidR="00654C55" w:rsidRPr="005130A7" w:rsidRDefault="00654C55" w:rsidP="00654C55">
            <w:pPr>
              <w:pStyle w:val="CopticHangingVerse"/>
            </w:pPr>
            <w:r>
              <w:t>ϧⲉⲛ Ⲙⲁⲧⲑⲓⲁⲥ ⲁⲩⲙⲟϩ.</w:t>
            </w:r>
          </w:p>
        </w:tc>
      </w:tr>
      <w:tr w:rsidR="00654C55" w14:paraId="3EEE5CB3" w14:textId="77777777" w:rsidTr="00654C55">
        <w:trPr>
          <w:cantSplit/>
          <w:jc w:val="center"/>
        </w:trPr>
        <w:tc>
          <w:tcPr>
            <w:tcW w:w="288" w:type="dxa"/>
          </w:tcPr>
          <w:p w14:paraId="39454F73" w14:textId="77777777" w:rsidR="00654C55" w:rsidRDefault="00654C55" w:rsidP="00654C55">
            <w:pPr>
              <w:pStyle w:val="CopticCross"/>
            </w:pPr>
          </w:p>
        </w:tc>
        <w:tc>
          <w:tcPr>
            <w:tcW w:w="3960" w:type="dxa"/>
          </w:tcPr>
          <w:p w14:paraId="3305B0F1" w14:textId="77777777" w:rsidR="00654C55" w:rsidRDefault="00654C55" w:rsidP="00654C55">
            <w:pPr>
              <w:pStyle w:val="EngHang"/>
            </w:pPr>
            <w:r>
              <w:t>Behold, these twelve</w:t>
            </w:r>
          </w:p>
          <w:p w14:paraId="7C61CFEF" w14:textId="77777777" w:rsidR="00654C55" w:rsidRDefault="00654C55" w:rsidP="00654C55">
            <w:pPr>
              <w:pStyle w:val="EngHang"/>
            </w:pPr>
            <w:r>
              <w:t>Are precious pearls,</w:t>
            </w:r>
          </w:p>
          <w:p w14:paraId="4F73017A" w14:textId="77777777" w:rsidR="00654C55" w:rsidRDefault="00654C55" w:rsidP="00654C55">
            <w:pPr>
              <w:pStyle w:val="EngHang"/>
            </w:pPr>
            <w:r>
              <w:t>Along with the other</w:t>
            </w:r>
          </w:p>
          <w:p w14:paraId="0A0C96B1" w14:textId="77777777" w:rsidR="00654C55" w:rsidRDefault="00654C55" w:rsidP="00654C55">
            <w:pPr>
              <w:pStyle w:val="EngHangEnd"/>
            </w:pPr>
            <w:r>
              <w:t>Seventy-two chosen Disciples.</w:t>
            </w:r>
          </w:p>
        </w:tc>
        <w:tc>
          <w:tcPr>
            <w:tcW w:w="288" w:type="dxa"/>
          </w:tcPr>
          <w:p w14:paraId="1FFDB0F6" w14:textId="77777777" w:rsidR="00654C55" w:rsidRDefault="00654C55" w:rsidP="00654C55"/>
        </w:tc>
        <w:tc>
          <w:tcPr>
            <w:tcW w:w="288" w:type="dxa"/>
          </w:tcPr>
          <w:p w14:paraId="627A8ABB" w14:textId="77777777" w:rsidR="00654C55" w:rsidRDefault="00654C55" w:rsidP="00654C55">
            <w:pPr>
              <w:pStyle w:val="CopticCross"/>
            </w:pPr>
          </w:p>
        </w:tc>
        <w:tc>
          <w:tcPr>
            <w:tcW w:w="3960" w:type="dxa"/>
          </w:tcPr>
          <w:p w14:paraId="12291F13" w14:textId="77777777" w:rsidR="00654C55" w:rsidRDefault="00654C55" w:rsidP="00654C55">
            <w:pPr>
              <w:pStyle w:val="CopticVersemulti-line"/>
            </w:pPr>
            <w:r>
              <w:t>Ⲙⲏⲧ ⲥ̀ⲛⲁⲩ ⲉ̀ⲧⲉ ⲙ̀ⲙⲁⲩ:</w:t>
            </w:r>
          </w:p>
          <w:p w14:paraId="4E99C809" w14:textId="77777777" w:rsidR="00654C55" w:rsidRDefault="00654C55" w:rsidP="00654C55">
            <w:pPr>
              <w:pStyle w:val="CopticVersemulti-line"/>
            </w:pPr>
            <w:r>
              <w:t>ⲛ̀ⲱ̀ⲛⲓ ⲙ̀ⲙⲁⲣⲅⲁⲣⲓⲧⲏⲥ:</w:t>
            </w:r>
          </w:p>
          <w:p w14:paraId="7C9BDA95" w14:textId="77777777" w:rsidR="00654C55" w:rsidRDefault="00654C55" w:rsidP="00654C55">
            <w:pPr>
              <w:pStyle w:val="CopticVersemulti-line"/>
            </w:pPr>
            <w:r>
              <w:t>ⲛⲉⲙ ⲡⲓⲕⲉϣ̀ⲃⲉ ⲥ̀ⲛⲁⲩ:</w:t>
            </w:r>
          </w:p>
          <w:p w14:paraId="021D73C1" w14:textId="77777777" w:rsidR="00654C55" w:rsidRPr="005130A7" w:rsidRDefault="00654C55" w:rsidP="00654C55">
            <w:pPr>
              <w:pStyle w:val="CopticHangingVerse"/>
            </w:pPr>
            <w:r>
              <w:t>ⲛ̀ⲥⲱⲧⲡ ⲙ̀ⲙⲁⲑⲧⲏⲥ.</w:t>
            </w:r>
          </w:p>
        </w:tc>
      </w:tr>
      <w:tr w:rsidR="00654C55" w14:paraId="31A7B28C" w14:textId="77777777" w:rsidTr="00654C55">
        <w:trPr>
          <w:cantSplit/>
          <w:jc w:val="center"/>
        </w:trPr>
        <w:tc>
          <w:tcPr>
            <w:tcW w:w="288" w:type="dxa"/>
          </w:tcPr>
          <w:p w14:paraId="59671199" w14:textId="77777777" w:rsidR="00654C55" w:rsidRDefault="00654C55" w:rsidP="00654C55">
            <w:pPr>
              <w:pStyle w:val="CopticCross"/>
            </w:pPr>
          </w:p>
        </w:tc>
        <w:tc>
          <w:tcPr>
            <w:tcW w:w="3960" w:type="dxa"/>
          </w:tcPr>
          <w:p w14:paraId="621B11DE" w14:textId="77777777" w:rsidR="00654C55" w:rsidRDefault="00654C55" w:rsidP="00654C55">
            <w:pPr>
              <w:pStyle w:val="EngHang"/>
            </w:pPr>
            <w:r>
              <w:t>They went into</w:t>
            </w:r>
          </w:p>
          <w:p w14:paraId="43895215" w14:textId="77777777" w:rsidR="00654C55" w:rsidRDefault="00654C55" w:rsidP="00654C55">
            <w:pPr>
              <w:pStyle w:val="EngHang"/>
            </w:pPr>
            <w:r>
              <w:t>Every land, city and village,</w:t>
            </w:r>
          </w:p>
          <w:p w14:paraId="061EC0B5" w14:textId="77777777" w:rsidR="00654C55" w:rsidRDefault="00654C55" w:rsidP="00654C55">
            <w:pPr>
              <w:pStyle w:val="EngHang"/>
            </w:pPr>
            <w:r>
              <w:t>And continually</w:t>
            </w:r>
          </w:p>
          <w:p w14:paraId="64D38165" w14:textId="77777777" w:rsidR="00654C55" w:rsidRDefault="00654C55" w:rsidP="00654C55">
            <w:pPr>
              <w:pStyle w:val="EngHangEnd"/>
            </w:pPr>
            <w:r>
              <w:t>Performed miracles.</w:t>
            </w:r>
          </w:p>
        </w:tc>
        <w:tc>
          <w:tcPr>
            <w:tcW w:w="288" w:type="dxa"/>
          </w:tcPr>
          <w:p w14:paraId="2117EEE3" w14:textId="77777777" w:rsidR="00654C55" w:rsidRDefault="00654C55" w:rsidP="00654C55"/>
        </w:tc>
        <w:tc>
          <w:tcPr>
            <w:tcW w:w="288" w:type="dxa"/>
          </w:tcPr>
          <w:p w14:paraId="2E344339" w14:textId="77777777" w:rsidR="00654C55" w:rsidRDefault="00654C55" w:rsidP="00654C55">
            <w:pPr>
              <w:pStyle w:val="CopticCross"/>
            </w:pPr>
          </w:p>
        </w:tc>
        <w:tc>
          <w:tcPr>
            <w:tcW w:w="3960" w:type="dxa"/>
          </w:tcPr>
          <w:p w14:paraId="2603A37F" w14:textId="77777777" w:rsidR="00654C55" w:rsidRDefault="00654C55" w:rsidP="00654C55">
            <w:pPr>
              <w:pStyle w:val="CopticVersemulti-line"/>
            </w:pPr>
            <w:r>
              <w:t>Ⲕⲁⲧⲁ ⲭⲱⲣⲁ ⲛⲓⲃⲉⲛ:</w:t>
            </w:r>
          </w:p>
          <w:p w14:paraId="74A4050B" w14:textId="77777777" w:rsidR="00654C55" w:rsidRDefault="00654C55" w:rsidP="00654C55">
            <w:pPr>
              <w:pStyle w:val="CopticVersemulti-line"/>
            </w:pPr>
            <w:r>
              <w:t>ⲛⲉⲙ ⲡⲟⲗⲓⲥ ⲛⲉⲙ ϯⲙⲓ:</w:t>
            </w:r>
          </w:p>
          <w:p w14:paraId="536262E4" w14:textId="77777777" w:rsidR="00654C55" w:rsidRDefault="00654C55" w:rsidP="00654C55">
            <w:pPr>
              <w:pStyle w:val="CopticVersemulti-line"/>
            </w:pPr>
            <w:r>
              <w:t>ⲁⲩⲙⲟϣⲓ ⲛ̀ⲥⲏⲟⲩ ⲛⲓⲃⲉⲛ:</w:t>
            </w:r>
          </w:p>
          <w:p w14:paraId="0078B440" w14:textId="77777777" w:rsidR="00654C55" w:rsidRPr="005130A7" w:rsidRDefault="00654C55" w:rsidP="00654C55">
            <w:pPr>
              <w:pStyle w:val="CopticHangingVerse"/>
            </w:pPr>
            <w:r>
              <w:t>ⲁⲩⲓ̀ⲣⲓ ⲛ̀ϩⲁⲛⲙⲏⲓⲛⲓ.</w:t>
            </w:r>
          </w:p>
        </w:tc>
      </w:tr>
      <w:tr w:rsidR="00654C55" w14:paraId="62513CFD" w14:textId="77777777" w:rsidTr="00654C55">
        <w:trPr>
          <w:cantSplit/>
          <w:jc w:val="center"/>
        </w:trPr>
        <w:tc>
          <w:tcPr>
            <w:tcW w:w="288" w:type="dxa"/>
          </w:tcPr>
          <w:p w14:paraId="097980A7" w14:textId="77777777" w:rsidR="00654C55" w:rsidRDefault="00654C55" w:rsidP="00654C55">
            <w:pPr>
              <w:pStyle w:val="CopticCross"/>
            </w:pPr>
            <w:r w:rsidRPr="00FB5ACB">
              <w:t>¿</w:t>
            </w:r>
          </w:p>
        </w:tc>
        <w:tc>
          <w:tcPr>
            <w:tcW w:w="3960" w:type="dxa"/>
          </w:tcPr>
          <w:p w14:paraId="154932D7" w14:textId="77777777" w:rsidR="00654C55" w:rsidRDefault="00654C55" w:rsidP="00654C55">
            <w:pPr>
              <w:pStyle w:val="EngHang"/>
            </w:pPr>
            <w:r>
              <w:t>They also truly</w:t>
            </w:r>
          </w:p>
          <w:p w14:paraId="34302BB9" w14:textId="77777777" w:rsidR="00654C55" w:rsidRDefault="00654C55" w:rsidP="00654C55">
            <w:pPr>
              <w:pStyle w:val="EngHang"/>
            </w:pPr>
            <w:r>
              <w:t>Restored the world</w:t>
            </w:r>
          </w:p>
          <w:p w14:paraId="370A3096" w14:textId="77777777" w:rsidR="00654C55" w:rsidRDefault="00654C55" w:rsidP="00654C55">
            <w:pPr>
              <w:pStyle w:val="EngHang"/>
            </w:pPr>
            <w:r>
              <w:t>To the knowledge of the Truth,</w:t>
            </w:r>
          </w:p>
          <w:p w14:paraId="1CF6BA8E" w14:textId="77777777" w:rsidR="00654C55" w:rsidRDefault="00654C55" w:rsidP="00654C55">
            <w:pPr>
              <w:pStyle w:val="EngHangEnd"/>
            </w:pPr>
            <w:r>
              <w:t>By their many wonders.</w:t>
            </w:r>
          </w:p>
        </w:tc>
        <w:tc>
          <w:tcPr>
            <w:tcW w:w="288" w:type="dxa"/>
          </w:tcPr>
          <w:p w14:paraId="405FA377" w14:textId="77777777" w:rsidR="00654C55" w:rsidRDefault="00654C55" w:rsidP="00654C55"/>
        </w:tc>
        <w:tc>
          <w:tcPr>
            <w:tcW w:w="288" w:type="dxa"/>
          </w:tcPr>
          <w:p w14:paraId="300EE9D1" w14:textId="77777777" w:rsidR="00654C55" w:rsidRDefault="00654C55" w:rsidP="00654C55">
            <w:pPr>
              <w:pStyle w:val="CopticCross"/>
            </w:pPr>
            <w:r w:rsidRPr="00FB5ACB">
              <w:t>¿</w:t>
            </w:r>
          </w:p>
        </w:tc>
        <w:tc>
          <w:tcPr>
            <w:tcW w:w="3960" w:type="dxa"/>
          </w:tcPr>
          <w:p w14:paraId="472CCBBF" w14:textId="77777777" w:rsidR="00654C55" w:rsidRDefault="00654C55" w:rsidP="00654C55">
            <w:pPr>
              <w:pStyle w:val="CopticVersemulti-line"/>
            </w:pPr>
            <w:r>
              <w:t>Ⲗⲟⲓⲡⲟⲛ ϧⲉⲛ ⲟⲩⲙⲉⲑⲙⲏⲓ:</w:t>
            </w:r>
          </w:p>
          <w:p w14:paraId="1C91298B" w14:textId="77777777" w:rsidR="00654C55" w:rsidRDefault="00654C55" w:rsidP="00654C55">
            <w:pPr>
              <w:pStyle w:val="CopticVersemulti-line"/>
            </w:pPr>
            <w:r>
              <w:t>ⲁⲩⲧⲁⲥⲑⲟ ⲛ̀ϯⲟⲓⲕⲟⲩⲙⲉⲛⲏ:</w:t>
            </w:r>
          </w:p>
          <w:p w14:paraId="07F37418" w14:textId="77777777" w:rsidR="00654C55" w:rsidRDefault="00654C55" w:rsidP="00654C55">
            <w:pPr>
              <w:pStyle w:val="CopticVersemulti-line"/>
            </w:pPr>
            <w:r>
              <w:t>ⲉ̀ⲡ̀ⲥⲟⲩⲉⲛ ϯⲙⲉⲑⲙⲏⲓ:</w:t>
            </w:r>
          </w:p>
          <w:p w14:paraId="21B971D8" w14:textId="77777777" w:rsidR="00654C55" w:rsidRPr="005130A7" w:rsidRDefault="00654C55" w:rsidP="00654C55">
            <w:pPr>
              <w:pStyle w:val="CopticHangingVerse"/>
            </w:pPr>
            <w:r>
              <w:t>ⲉⲑⲃⲉ ⲡ̀ⲁ̀ϣⲁⲓ ⲛ̀ⲛⲓϣⲫⲏⲣⲓ.</w:t>
            </w:r>
          </w:p>
        </w:tc>
      </w:tr>
      <w:tr w:rsidR="00654C55" w14:paraId="14C26594" w14:textId="77777777" w:rsidTr="00654C55">
        <w:trPr>
          <w:cantSplit/>
          <w:jc w:val="center"/>
        </w:trPr>
        <w:tc>
          <w:tcPr>
            <w:tcW w:w="288" w:type="dxa"/>
          </w:tcPr>
          <w:p w14:paraId="619DA7B9" w14:textId="77777777" w:rsidR="00654C55" w:rsidRDefault="00654C55" w:rsidP="00654C55">
            <w:pPr>
              <w:pStyle w:val="CopticCross"/>
            </w:pPr>
            <w:r w:rsidRPr="00FB5ACB">
              <w:t>¿</w:t>
            </w:r>
          </w:p>
        </w:tc>
        <w:tc>
          <w:tcPr>
            <w:tcW w:w="3960" w:type="dxa"/>
          </w:tcPr>
          <w:p w14:paraId="78386109" w14:textId="77777777" w:rsidR="00654C55" w:rsidRDefault="00654C55" w:rsidP="00654C55">
            <w:pPr>
              <w:pStyle w:val="EngHang"/>
            </w:pPr>
            <w:r>
              <w:t>Moses had brought</w:t>
            </w:r>
          </w:p>
          <w:p w14:paraId="25EF87A3" w14:textId="77777777" w:rsidR="00654C55" w:rsidRDefault="00654C55" w:rsidP="00654C55">
            <w:pPr>
              <w:pStyle w:val="EngHang"/>
            </w:pPr>
            <w:r>
              <w:t>Forth twelve fountains</w:t>
            </w:r>
          </w:p>
          <w:p w14:paraId="71334B4F" w14:textId="77777777" w:rsidR="00654C55" w:rsidRDefault="00654C55" w:rsidP="00654C55">
            <w:pPr>
              <w:pStyle w:val="EngHang"/>
            </w:pPr>
            <w:r>
              <w:t>From a rock,</w:t>
            </w:r>
          </w:p>
          <w:p w14:paraId="57DD0065" w14:textId="77777777" w:rsidR="00654C55" w:rsidRDefault="00654C55" w:rsidP="00654C55">
            <w:pPr>
              <w:pStyle w:val="EngHangEnd"/>
            </w:pPr>
            <w:r>
              <w:t>Flowing and gushing.</w:t>
            </w:r>
          </w:p>
        </w:tc>
        <w:tc>
          <w:tcPr>
            <w:tcW w:w="288" w:type="dxa"/>
          </w:tcPr>
          <w:p w14:paraId="546515B5" w14:textId="77777777" w:rsidR="00654C55" w:rsidRDefault="00654C55" w:rsidP="00654C55"/>
        </w:tc>
        <w:tc>
          <w:tcPr>
            <w:tcW w:w="288" w:type="dxa"/>
          </w:tcPr>
          <w:p w14:paraId="44FE93A0" w14:textId="77777777" w:rsidR="00654C55" w:rsidRDefault="00654C55" w:rsidP="00654C55">
            <w:pPr>
              <w:pStyle w:val="CopticCross"/>
            </w:pPr>
            <w:r w:rsidRPr="00FB5ACB">
              <w:t>¿</w:t>
            </w:r>
          </w:p>
        </w:tc>
        <w:tc>
          <w:tcPr>
            <w:tcW w:w="3960" w:type="dxa"/>
          </w:tcPr>
          <w:p w14:paraId="757236EA" w14:textId="77777777" w:rsidR="00654C55" w:rsidRDefault="00654C55" w:rsidP="00654C55">
            <w:pPr>
              <w:pStyle w:val="CopticVersemulti-line"/>
            </w:pPr>
            <w:r>
              <w:t>Ⲙⲱⲩⲥⲏⲥ ⲅⲁⲣ ⲁϥⲓ̀ⲛⲓ:</w:t>
            </w:r>
          </w:p>
          <w:p w14:paraId="39B1AE63" w14:textId="77777777" w:rsidR="00654C55" w:rsidRDefault="00654C55" w:rsidP="00654C55">
            <w:pPr>
              <w:pStyle w:val="CopticVersemulti-line"/>
            </w:pPr>
            <w:r>
              <w:t>ⲉ̀ⲃⲟⲗϧⲉⲛ ⲟⲩⲡⲉⲧⲣⲁ ⲛ̀ⲱ̀ⲛⲓ:</w:t>
            </w:r>
          </w:p>
          <w:p w14:paraId="707BDDB5" w14:textId="77777777" w:rsidR="00654C55" w:rsidRDefault="00654C55" w:rsidP="00654C55">
            <w:pPr>
              <w:pStyle w:val="CopticVersemulti-line"/>
            </w:pPr>
            <w:r>
              <w:t>ⲙ̀ⲡⲓⲙⲏⲧ ⲥ̀ⲛⲁⲩ ⲙ̀ⲡⲉⲏⲅⲏ:</w:t>
            </w:r>
          </w:p>
          <w:p w14:paraId="5AF56F79" w14:textId="77777777" w:rsidR="00654C55" w:rsidRPr="005130A7" w:rsidRDefault="00654C55" w:rsidP="00654C55">
            <w:pPr>
              <w:pStyle w:val="CopticHangingVerse"/>
            </w:pPr>
            <w:r>
              <w:t>ⲉⲩϧⲁϯ ⲉ̀ⲃⲟⲗ ⲉⲩⲃⲉⲃⲓ.</w:t>
            </w:r>
          </w:p>
        </w:tc>
      </w:tr>
      <w:tr w:rsidR="00654C55" w14:paraId="5E335B5B" w14:textId="77777777" w:rsidTr="00654C55">
        <w:trPr>
          <w:cantSplit/>
          <w:jc w:val="center"/>
        </w:trPr>
        <w:tc>
          <w:tcPr>
            <w:tcW w:w="288" w:type="dxa"/>
          </w:tcPr>
          <w:p w14:paraId="00BF9278" w14:textId="77777777" w:rsidR="00654C55" w:rsidRDefault="00654C55" w:rsidP="00654C55">
            <w:pPr>
              <w:pStyle w:val="CopticCross"/>
            </w:pPr>
          </w:p>
        </w:tc>
        <w:tc>
          <w:tcPr>
            <w:tcW w:w="3960" w:type="dxa"/>
          </w:tcPr>
          <w:p w14:paraId="5062C5CE" w14:textId="77777777" w:rsidR="00654C55" w:rsidRDefault="00654C55" w:rsidP="00654C55">
            <w:pPr>
              <w:pStyle w:val="EngHang"/>
            </w:pPr>
            <w:r>
              <w:t>In Elim there were</w:t>
            </w:r>
          </w:p>
          <w:p w14:paraId="784B6339" w14:textId="77777777" w:rsidR="00654C55" w:rsidRDefault="00654C55" w:rsidP="00654C55">
            <w:pPr>
              <w:pStyle w:val="EngHang"/>
            </w:pPr>
            <w:r>
              <w:t>Twelve fountains,</w:t>
            </w:r>
          </w:p>
          <w:p w14:paraId="7F2A82E1" w14:textId="77777777" w:rsidR="00654C55" w:rsidRDefault="00654C55" w:rsidP="00654C55">
            <w:pPr>
              <w:pStyle w:val="EngHang"/>
            </w:pPr>
            <w:r>
              <w:t>Many herbs,</w:t>
            </w:r>
          </w:p>
          <w:p w14:paraId="1CEBF7A3" w14:textId="77777777" w:rsidR="00654C55" w:rsidRDefault="00654C55" w:rsidP="00654C55">
            <w:pPr>
              <w:pStyle w:val="EngHangEnd"/>
            </w:pPr>
            <w:r>
              <w:t>And seventy palm trees.</w:t>
            </w:r>
          </w:p>
        </w:tc>
        <w:tc>
          <w:tcPr>
            <w:tcW w:w="288" w:type="dxa"/>
          </w:tcPr>
          <w:p w14:paraId="2387F279" w14:textId="77777777" w:rsidR="00654C55" w:rsidRDefault="00654C55" w:rsidP="00654C55"/>
        </w:tc>
        <w:tc>
          <w:tcPr>
            <w:tcW w:w="288" w:type="dxa"/>
          </w:tcPr>
          <w:p w14:paraId="316DBFA9" w14:textId="77777777" w:rsidR="00654C55" w:rsidRDefault="00654C55" w:rsidP="00654C55">
            <w:pPr>
              <w:pStyle w:val="CopticCross"/>
            </w:pPr>
          </w:p>
        </w:tc>
        <w:tc>
          <w:tcPr>
            <w:tcW w:w="3960" w:type="dxa"/>
          </w:tcPr>
          <w:p w14:paraId="5A5E769B" w14:textId="77777777" w:rsidR="00654C55" w:rsidRDefault="00654C55" w:rsidP="00654C55">
            <w:pPr>
              <w:pStyle w:val="CopticVersemulti-line"/>
            </w:pPr>
            <w:r>
              <w:t>Ⲛⲁϥϣⲟⲡ ϧⲉⲛ Ⲁⲓⲗⲓⲙ:</w:t>
            </w:r>
          </w:p>
          <w:p w14:paraId="74F90BB2" w14:textId="77777777" w:rsidR="00654C55" w:rsidRDefault="00654C55" w:rsidP="00654C55">
            <w:pPr>
              <w:pStyle w:val="CopticVersemulti-line"/>
            </w:pPr>
            <w:r>
              <w:t>ⲛ̀ϫⲉ ⲙⲏⲧ ⲥ̀ⲛⲁⲩ ⲙ̀ⲡⲏⲅⲏ:</w:t>
            </w:r>
          </w:p>
          <w:p w14:paraId="1142A161" w14:textId="77777777" w:rsidR="00654C55" w:rsidRDefault="00654C55" w:rsidP="00654C55">
            <w:pPr>
              <w:pStyle w:val="CopticVersemulti-line"/>
            </w:pPr>
            <w:r>
              <w:t>ⲛⲉⲙ ϩⲁⲛⲙⲏϣ ⲛ̀ⲥⲓⲙ:</w:t>
            </w:r>
          </w:p>
          <w:p w14:paraId="4435C780" w14:textId="77777777" w:rsidR="00654C55" w:rsidRPr="005130A7" w:rsidRDefault="00654C55" w:rsidP="00654C55">
            <w:pPr>
              <w:pStyle w:val="CopticHangingVerse"/>
            </w:pPr>
            <w:r>
              <w:t>ⲛⲉⲙ ϣ̀ⲃⲉ ⲙ̀ⲃⲉⲛⲓ.</w:t>
            </w:r>
          </w:p>
        </w:tc>
      </w:tr>
      <w:tr w:rsidR="00654C55" w14:paraId="50BCCD9B" w14:textId="77777777" w:rsidTr="00654C55">
        <w:trPr>
          <w:cantSplit/>
          <w:jc w:val="center"/>
        </w:trPr>
        <w:tc>
          <w:tcPr>
            <w:tcW w:w="288" w:type="dxa"/>
          </w:tcPr>
          <w:p w14:paraId="73449470" w14:textId="77777777" w:rsidR="00654C55" w:rsidRDefault="00654C55" w:rsidP="00654C55">
            <w:pPr>
              <w:pStyle w:val="CopticCross"/>
            </w:pPr>
          </w:p>
        </w:tc>
        <w:tc>
          <w:tcPr>
            <w:tcW w:w="3960" w:type="dxa"/>
          </w:tcPr>
          <w:p w14:paraId="28FF797C" w14:textId="77777777" w:rsidR="00654C55" w:rsidRDefault="00654C55" w:rsidP="00654C55">
            <w:pPr>
              <w:pStyle w:val="EngHang"/>
            </w:pPr>
            <w:r>
              <w:t>The prophet has said,</w:t>
            </w:r>
          </w:p>
          <w:p w14:paraId="6BE459FE" w14:textId="77777777" w:rsidR="00654C55" w:rsidRDefault="00654C55" w:rsidP="00654C55">
            <w:pPr>
              <w:pStyle w:val="EngHang"/>
            </w:pPr>
            <w:r>
              <w:t>“An olive tree</w:t>
            </w:r>
          </w:p>
          <w:p w14:paraId="325D5E35" w14:textId="77777777" w:rsidR="00654C55" w:rsidRDefault="00654C55" w:rsidP="00654C55">
            <w:pPr>
              <w:pStyle w:val="EngHang"/>
            </w:pPr>
            <w:r>
              <w:t>Has blossomed and budded</w:t>
            </w:r>
          </w:p>
          <w:p w14:paraId="42F3F7B0" w14:textId="77777777" w:rsidR="00654C55" w:rsidRDefault="00654C55" w:rsidP="00654C55">
            <w:pPr>
              <w:pStyle w:val="EngHangEnd"/>
            </w:pPr>
            <w:r>
              <w:t>Into twelve branches.”</w:t>
            </w:r>
          </w:p>
        </w:tc>
        <w:tc>
          <w:tcPr>
            <w:tcW w:w="288" w:type="dxa"/>
          </w:tcPr>
          <w:p w14:paraId="2471EC03" w14:textId="77777777" w:rsidR="00654C55" w:rsidRDefault="00654C55" w:rsidP="00654C55"/>
        </w:tc>
        <w:tc>
          <w:tcPr>
            <w:tcW w:w="288" w:type="dxa"/>
          </w:tcPr>
          <w:p w14:paraId="4177F719" w14:textId="77777777" w:rsidR="00654C55" w:rsidRDefault="00654C55" w:rsidP="00654C55">
            <w:pPr>
              <w:pStyle w:val="CopticCross"/>
            </w:pPr>
          </w:p>
        </w:tc>
        <w:tc>
          <w:tcPr>
            <w:tcW w:w="3960" w:type="dxa"/>
          </w:tcPr>
          <w:p w14:paraId="324F42EA" w14:textId="77777777" w:rsidR="00654C55" w:rsidRDefault="00654C55" w:rsidP="00654C55">
            <w:pPr>
              <w:pStyle w:val="CopticVersemulti-line"/>
            </w:pPr>
            <w:r>
              <w:t>Ⲝⲩⲗⲟⲛ ⲛ̀ϯϫⲱⲓⲧ:</w:t>
            </w:r>
          </w:p>
          <w:p w14:paraId="25C6D3C4" w14:textId="77777777" w:rsidR="00654C55" w:rsidRDefault="00654C55" w:rsidP="00654C55">
            <w:pPr>
              <w:pStyle w:val="CopticVersemulti-line"/>
            </w:pPr>
            <w:r>
              <w:t>ⲡⲉϫⲉ ⲡⲓⲡ̀ⲣⲟⲫⲏⲧⲏⲥ:</w:t>
            </w:r>
          </w:p>
          <w:p w14:paraId="57B6C7FD" w14:textId="77777777" w:rsidR="00654C55" w:rsidRDefault="00654C55" w:rsidP="00654C55">
            <w:pPr>
              <w:pStyle w:val="CopticVersemulti-line"/>
            </w:pPr>
            <w:r>
              <w:t>ⲁϥⲫⲓⲣⲓ ⲉ̀ⲃⲟⲗ ⲁϥⲣⲱⲧ:</w:t>
            </w:r>
          </w:p>
          <w:p w14:paraId="1A23212F" w14:textId="77777777" w:rsidR="00654C55" w:rsidRPr="005130A7" w:rsidRDefault="00654C55" w:rsidP="00654C55">
            <w:pPr>
              <w:pStyle w:val="CopticHangingVerse"/>
            </w:pPr>
            <w:r>
              <w:t>ⲙ̀ⲡⲓⲙⲏⲧ ⲥ̀ⲛⲁⲩ ⲛ̀ⲕ̀ⲗⲁⲇⲟⲥ.</w:t>
            </w:r>
          </w:p>
        </w:tc>
      </w:tr>
      <w:tr w:rsidR="00654C55" w14:paraId="4E30C6AC" w14:textId="77777777" w:rsidTr="00654C55">
        <w:trPr>
          <w:cantSplit/>
          <w:jc w:val="center"/>
        </w:trPr>
        <w:tc>
          <w:tcPr>
            <w:tcW w:w="288" w:type="dxa"/>
          </w:tcPr>
          <w:p w14:paraId="7628A2B9" w14:textId="77777777" w:rsidR="00654C55" w:rsidRDefault="00654C55" w:rsidP="00654C55">
            <w:pPr>
              <w:pStyle w:val="CopticCross"/>
            </w:pPr>
            <w:r w:rsidRPr="00FB5ACB">
              <w:t>¿</w:t>
            </w:r>
          </w:p>
        </w:tc>
        <w:tc>
          <w:tcPr>
            <w:tcW w:w="3960" w:type="dxa"/>
          </w:tcPr>
          <w:p w14:paraId="0FF7973C" w14:textId="77777777" w:rsidR="00654C55" w:rsidRDefault="00654C55" w:rsidP="00654C55">
            <w:pPr>
              <w:pStyle w:val="EngHang"/>
            </w:pPr>
            <w:r>
              <w:t>These are indeed,</w:t>
            </w:r>
          </w:p>
          <w:p w14:paraId="28718E5F" w14:textId="77777777" w:rsidR="00654C55" w:rsidRDefault="00654C55" w:rsidP="00654C55">
            <w:pPr>
              <w:pStyle w:val="EngHang"/>
            </w:pPr>
            <w:r>
              <w:t>The parables,</w:t>
            </w:r>
          </w:p>
          <w:p w14:paraId="276FA77B" w14:textId="77777777" w:rsidR="00654C55" w:rsidRDefault="00654C55" w:rsidP="00654C55">
            <w:pPr>
              <w:pStyle w:val="EngHang"/>
            </w:pPr>
            <w:r>
              <w:t>Of the Apostles,</w:t>
            </w:r>
          </w:p>
          <w:p w14:paraId="0178F2C7" w14:textId="77777777" w:rsidR="00654C55" w:rsidRDefault="00654C55" w:rsidP="00654C55">
            <w:pPr>
              <w:pStyle w:val="EngHangEnd"/>
            </w:pPr>
            <w:r>
              <w:t xml:space="preserve">Who passed on the commandments. </w:t>
            </w:r>
          </w:p>
        </w:tc>
        <w:tc>
          <w:tcPr>
            <w:tcW w:w="288" w:type="dxa"/>
          </w:tcPr>
          <w:p w14:paraId="18066EA6" w14:textId="77777777" w:rsidR="00654C55" w:rsidRDefault="00654C55" w:rsidP="00654C55"/>
        </w:tc>
        <w:tc>
          <w:tcPr>
            <w:tcW w:w="288" w:type="dxa"/>
          </w:tcPr>
          <w:p w14:paraId="49CF8C2E" w14:textId="77777777" w:rsidR="00654C55" w:rsidRDefault="00654C55" w:rsidP="00654C55">
            <w:pPr>
              <w:pStyle w:val="CopticCross"/>
            </w:pPr>
            <w:r w:rsidRPr="00FB5ACB">
              <w:t>¿</w:t>
            </w:r>
          </w:p>
        </w:tc>
        <w:tc>
          <w:tcPr>
            <w:tcW w:w="3960" w:type="dxa"/>
          </w:tcPr>
          <w:p w14:paraId="3A4196B1" w14:textId="77777777" w:rsidR="00654C55" w:rsidRDefault="00654C55" w:rsidP="00654C55">
            <w:pPr>
              <w:pStyle w:val="CopticVersemulti-line"/>
            </w:pPr>
            <w:r>
              <w:t>Ⲟⲩⲙⲏⲓ ⲁ̀ⲗⲏⲑⲱⲥ:</w:t>
            </w:r>
          </w:p>
          <w:p w14:paraId="013EDB85" w14:textId="77777777" w:rsidR="00654C55" w:rsidRDefault="00654C55" w:rsidP="00654C55">
            <w:pPr>
              <w:pStyle w:val="CopticVersemulti-line"/>
            </w:pPr>
            <w:r>
              <w:t>ⲛⲉ ⲛⲁⲓ ⲡⲁⲣⲁⲃⲟⲗⲏ:</w:t>
            </w:r>
          </w:p>
          <w:p w14:paraId="63784146" w14:textId="77777777" w:rsidR="00654C55" w:rsidRDefault="00654C55" w:rsidP="00654C55">
            <w:pPr>
              <w:pStyle w:val="CopticVersemulti-line"/>
            </w:pPr>
            <w:r>
              <w:t>ⲉ̀ϫⲉⲛ ⲛⲓⲁ̀ⲡⲟⲥⲧⲟⲗⲟⲥ:</w:t>
            </w:r>
          </w:p>
          <w:p w14:paraId="176D10F8" w14:textId="77777777" w:rsidR="00654C55" w:rsidRPr="005130A7" w:rsidRDefault="00654C55" w:rsidP="00654C55">
            <w:pPr>
              <w:pStyle w:val="CopticHangingVerse"/>
            </w:pPr>
            <w:r>
              <w:t>ⲉ̀ⲧⲁⲩⲭⲱ ⲛ̀ⲛⲓⲉⲛⲧⲟⲗⲏ.</w:t>
            </w:r>
          </w:p>
        </w:tc>
      </w:tr>
      <w:tr w:rsidR="00654C55" w14:paraId="261FA0B5" w14:textId="77777777" w:rsidTr="00654C55">
        <w:trPr>
          <w:cantSplit/>
          <w:jc w:val="center"/>
        </w:trPr>
        <w:tc>
          <w:tcPr>
            <w:tcW w:w="288" w:type="dxa"/>
          </w:tcPr>
          <w:p w14:paraId="40428063" w14:textId="77777777" w:rsidR="00654C55" w:rsidRDefault="00654C55" w:rsidP="00654C55">
            <w:pPr>
              <w:pStyle w:val="CopticCross"/>
            </w:pPr>
            <w:r w:rsidRPr="00FB5ACB">
              <w:t>¿</w:t>
            </w:r>
          </w:p>
        </w:tc>
        <w:tc>
          <w:tcPr>
            <w:tcW w:w="3960" w:type="dxa"/>
          </w:tcPr>
          <w:p w14:paraId="52442FE1" w14:textId="77777777" w:rsidR="00654C55" w:rsidRDefault="00654C55" w:rsidP="00654C55">
            <w:pPr>
              <w:pStyle w:val="EngHang"/>
            </w:pPr>
            <w:r>
              <w:t>These twelve were chosen</w:t>
            </w:r>
          </w:p>
          <w:p w14:paraId="1CEDA362" w14:textId="77777777" w:rsidR="00654C55" w:rsidRDefault="00654C55" w:rsidP="00654C55">
            <w:pPr>
              <w:pStyle w:val="EngHang"/>
            </w:pPr>
            <w:r>
              <w:t>By our Saviour.</w:t>
            </w:r>
          </w:p>
          <w:p w14:paraId="63A19581" w14:textId="77777777" w:rsidR="00654C55" w:rsidRDefault="00654C55" w:rsidP="00654C55">
            <w:pPr>
              <w:pStyle w:val="EngHang"/>
            </w:pPr>
            <w:r>
              <w:t>He sent them everywhere,</w:t>
            </w:r>
          </w:p>
          <w:p w14:paraId="48F16AD3" w14:textId="77777777" w:rsidR="00654C55" w:rsidRDefault="00654C55" w:rsidP="00654C55">
            <w:pPr>
              <w:pStyle w:val="EngHangEnd"/>
            </w:pPr>
            <w:r>
              <w:t>Like the stars.</w:t>
            </w:r>
          </w:p>
        </w:tc>
        <w:tc>
          <w:tcPr>
            <w:tcW w:w="288" w:type="dxa"/>
          </w:tcPr>
          <w:p w14:paraId="709C0F3E" w14:textId="77777777" w:rsidR="00654C55" w:rsidRDefault="00654C55" w:rsidP="00654C55"/>
        </w:tc>
        <w:tc>
          <w:tcPr>
            <w:tcW w:w="288" w:type="dxa"/>
          </w:tcPr>
          <w:p w14:paraId="2E01C1A0" w14:textId="77777777" w:rsidR="00654C55" w:rsidRDefault="00654C55" w:rsidP="00654C55">
            <w:pPr>
              <w:pStyle w:val="CopticCross"/>
            </w:pPr>
            <w:r w:rsidRPr="00FB5ACB">
              <w:t>¿</w:t>
            </w:r>
          </w:p>
        </w:tc>
        <w:tc>
          <w:tcPr>
            <w:tcW w:w="3960" w:type="dxa"/>
          </w:tcPr>
          <w:p w14:paraId="146DD398" w14:textId="77777777" w:rsidR="00654C55" w:rsidRDefault="00654C55" w:rsidP="00654C55">
            <w:pPr>
              <w:pStyle w:val="CopticVersemulti-line"/>
            </w:pPr>
            <w:r>
              <w:t>Ⲡⲁⲓⲙⲏⲧ ⲥ̀ⲛⲁⲩ ⲁϥⲥⲟⲧⲡⲟⲩ:</w:t>
            </w:r>
          </w:p>
          <w:p w14:paraId="545B3819" w14:textId="77777777" w:rsidR="00654C55" w:rsidRDefault="00654C55" w:rsidP="00654C55">
            <w:pPr>
              <w:pStyle w:val="CopticVersemulti-line"/>
            </w:pPr>
            <w:r>
              <w:t>ⲛ̀ϫⲉ Ⲡⲉⲛⲥⲱⲧⲏⲣ:</w:t>
            </w:r>
          </w:p>
          <w:p w14:paraId="4A83F4AB" w14:textId="77777777" w:rsidR="00654C55" w:rsidRDefault="00654C55" w:rsidP="00654C55">
            <w:pPr>
              <w:pStyle w:val="CopticVersemulti-line"/>
            </w:pPr>
            <w:r>
              <w:t>ⲟⲩⲟϩ ⲁϥⲟⲩⲟⲣⲡⲟⲩ:</w:t>
            </w:r>
          </w:p>
          <w:p w14:paraId="434E18F1" w14:textId="77777777" w:rsidR="00654C55" w:rsidRPr="005130A7" w:rsidRDefault="00654C55" w:rsidP="00654C55">
            <w:pPr>
              <w:pStyle w:val="CopticHangingVerse"/>
            </w:pPr>
            <w:r>
              <w:t>ⲙ̀ⲫ̀ⲣⲏϯ ⲛ̀ϩⲁⲛⲫⲱⲥⲧⲏⲣ.</w:t>
            </w:r>
          </w:p>
        </w:tc>
      </w:tr>
      <w:tr w:rsidR="00654C55" w14:paraId="39E6D36C" w14:textId="77777777" w:rsidTr="00654C55">
        <w:trPr>
          <w:cantSplit/>
          <w:jc w:val="center"/>
        </w:trPr>
        <w:tc>
          <w:tcPr>
            <w:tcW w:w="288" w:type="dxa"/>
          </w:tcPr>
          <w:p w14:paraId="2664FA5A" w14:textId="77777777" w:rsidR="00654C55" w:rsidRDefault="00654C55" w:rsidP="00654C55">
            <w:pPr>
              <w:pStyle w:val="CopticCross"/>
            </w:pPr>
          </w:p>
        </w:tc>
        <w:tc>
          <w:tcPr>
            <w:tcW w:w="3960" w:type="dxa"/>
          </w:tcPr>
          <w:p w14:paraId="0AE503D3" w14:textId="77777777" w:rsidR="00654C55" w:rsidRDefault="00654C55" w:rsidP="00654C55">
            <w:pPr>
              <w:pStyle w:val="EngHang"/>
            </w:pPr>
            <w:r>
              <w:t>The names of</w:t>
            </w:r>
          </w:p>
          <w:p w14:paraId="0ED060D0" w14:textId="77777777" w:rsidR="00654C55" w:rsidRDefault="00654C55" w:rsidP="00654C55">
            <w:pPr>
              <w:pStyle w:val="EngHang"/>
            </w:pPr>
            <w:r>
              <w:t>The twelve tribes,</w:t>
            </w:r>
          </w:p>
          <w:p w14:paraId="6B1ED703" w14:textId="77777777" w:rsidR="00654C55" w:rsidRDefault="00654C55" w:rsidP="00654C55">
            <w:pPr>
              <w:pStyle w:val="EngHang"/>
            </w:pPr>
            <w:r>
              <w:t>And the twelve gates,</w:t>
            </w:r>
          </w:p>
          <w:p w14:paraId="192B8AEC" w14:textId="77777777" w:rsidR="00654C55" w:rsidRDefault="00654C55" w:rsidP="00654C55">
            <w:pPr>
              <w:pStyle w:val="EngHangEnd"/>
            </w:pPr>
            <w:r>
              <w:t>Of that City.</w:t>
            </w:r>
          </w:p>
        </w:tc>
        <w:tc>
          <w:tcPr>
            <w:tcW w:w="288" w:type="dxa"/>
          </w:tcPr>
          <w:p w14:paraId="367D4AE3" w14:textId="77777777" w:rsidR="00654C55" w:rsidRDefault="00654C55" w:rsidP="00654C55"/>
        </w:tc>
        <w:tc>
          <w:tcPr>
            <w:tcW w:w="288" w:type="dxa"/>
          </w:tcPr>
          <w:p w14:paraId="7FAEC76B" w14:textId="77777777" w:rsidR="00654C55" w:rsidRDefault="00654C55" w:rsidP="00654C55">
            <w:pPr>
              <w:pStyle w:val="CopticCross"/>
            </w:pPr>
          </w:p>
        </w:tc>
        <w:tc>
          <w:tcPr>
            <w:tcW w:w="3960" w:type="dxa"/>
          </w:tcPr>
          <w:p w14:paraId="6F2555B8" w14:textId="77777777" w:rsidR="00654C55" w:rsidRDefault="00654C55" w:rsidP="00654C55">
            <w:pPr>
              <w:pStyle w:val="CopticVersemulti-line"/>
            </w:pPr>
            <w:r>
              <w:t>Ⲣⲁⲛ ⲛ̀ⲛⲓⲫⲩⲗⲏ:</w:t>
            </w:r>
          </w:p>
          <w:p w14:paraId="06566BCF" w14:textId="77777777" w:rsidR="00654C55" w:rsidRDefault="00654C55" w:rsidP="00654C55">
            <w:pPr>
              <w:pStyle w:val="CopticVersemulti-line"/>
            </w:pPr>
            <w:r>
              <w:t>ⲁⲩⲓ̀ⲣⲓ ⲙ̀ⲡⲓⲙⲏⲧ ⲥ̀ⲛⲁⲩ:</w:t>
            </w:r>
          </w:p>
          <w:p w14:paraId="3C729055" w14:textId="77777777" w:rsidR="00654C55" w:rsidRDefault="00654C55" w:rsidP="00654C55">
            <w:pPr>
              <w:pStyle w:val="CopticVersemulti-line"/>
            </w:pPr>
            <w:r>
              <w:t>ⲛⲉⲙ ⲙⲏⲧ ⲥ̀ⲛⲁⲩ ⲙ̀ⲡⲩⲗⲏ:</w:t>
            </w:r>
          </w:p>
          <w:p w14:paraId="1217E632" w14:textId="77777777" w:rsidR="00654C55" w:rsidRPr="005130A7" w:rsidRDefault="00654C55" w:rsidP="00654C55">
            <w:pPr>
              <w:pStyle w:val="CopticHangingVerse"/>
            </w:pPr>
            <w:r>
              <w:t>ⲛ̀ⲧⲉ ⲑ̀ⲃⲁⲕⲓ ⲉ̀ⲧⲉ ⲙ̀ⲙⲁⲩ.</w:t>
            </w:r>
          </w:p>
        </w:tc>
      </w:tr>
      <w:tr w:rsidR="00654C55" w14:paraId="59521A2D" w14:textId="77777777" w:rsidTr="00654C55">
        <w:trPr>
          <w:cantSplit/>
          <w:jc w:val="center"/>
        </w:trPr>
        <w:tc>
          <w:tcPr>
            <w:tcW w:w="288" w:type="dxa"/>
          </w:tcPr>
          <w:p w14:paraId="6749A61B" w14:textId="77777777" w:rsidR="00654C55" w:rsidRDefault="00654C55" w:rsidP="00654C55">
            <w:pPr>
              <w:pStyle w:val="CopticCross"/>
            </w:pPr>
          </w:p>
        </w:tc>
        <w:tc>
          <w:tcPr>
            <w:tcW w:w="3960" w:type="dxa"/>
          </w:tcPr>
          <w:p w14:paraId="0F764BC7" w14:textId="77777777" w:rsidR="00654C55" w:rsidRDefault="00654C55" w:rsidP="00654C55">
            <w:pPr>
              <w:pStyle w:val="EngHang"/>
            </w:pPr>
            <w:r>
              <w:t>Look and learn,</w:t>
            </w:r>
          </w:p>
          <w:p w14:paraId="4845CF55" w14:textId="77777777" w:rsidR="00654C55" w:rsidRDefault="00654C55" w:rsidP="00654C55">
            <w:pPr>
              <w:pStyle w:val="EngHang"/>
            </w:pPr>
            <w:r>
              <w:t>There are</w:t>
            </w:r>
          </w:p>
          <w:p w14:paraId="392FD901" w14:textId="77777777" w:rsidR="00654C55" w:rsidRDefault="00654C55" w:rsidP="00654C55">
            <w:pPr>
              <w:pStyle w:val="EngHang"/>
            </w:pPr>
            <w:r>
              <w:t>Twelve hours,</w:t>
            </w:r>
          </w:p>
          <w:p w14:paraId="7BA4CF21" w14:textId="77777777" w:rsidR="00654C55" w:rsidRDefault="00654C55" w:rsidP="00654C55">
            <w:pPr>
              <w:pStyle w:val="EngHangEnd"/>
            </w:pPr>
            <w:r>
              <w:t>Passing by every day.</w:t>
            </w:r>
          </w:p>
        </w:tc>
        <w:tc>
          <w:tcPr>
            <w:tcW w:w="288" w:type="dxa"/>
          </w:tcPr>
          <w:p w14:paraId="7CAB2809" w14:textId="77777777" w:rsidR="00654C55" w:rsidRDefault="00654C55" w:rsidP="00654C55"/>
        </w:tc>
        <w:tc>
          <w:tcPr>
            <w:tcW w:w="288" w:type="dxa"/>
          </w:tcPr>
          <w:p w14:paraId="4D2BD5A2" w14:textId="77777777" w:rsidR="00654C55" w:rsidRDefault="00654C55" w:rsidP="00654C55">
            <w:pPr>
              <w:pStyle w:val="CopticCross"/>
            </w:pPr>
          </w:p>
        </w:tc>
        <w:tc>
          <w:tcPr>
            <w:tcW w:w="3960" w:type="dxa"/>
          </w:tcPr>
          <w:p w14:paraId="25AF8524" w14:textId="77777777" w:rsidR="00654C55" w:rsidRDefault="00654C55" w:rsidP="00654C55">
            <w:pPr>
              <w:pStyle w:val="CopticVersemulti-line"/>
            </w:pPr>
            <w:r>
              <w:t>Ⲥⲟⲙⲥ ⲛ̀ⲑⲱⲧⲉⲛ ϯⲛⲟⲩ:</w:t>
            </w:r>
          </w:p>
          <w:p w14:paraId="59936F06" w14:textId="77777777" w:rsidR="00654C55" w:rsidRDefault="00654C55" w:rsidP="00654C55">
            <w:pPr>
              <w:pStyle w:val="CopticVersemulti-line"/>
            </w:pPr>
            <w:r>
              <w:t>ϫⲉ ϧⲉⲛ ⲛⲓⲉ̀ϩⲟⲟⲩ:</w:t>
            </w:r>
          </w:p>
          <w:p w14:paraId="081714D2" w14:textId="77777777" w:rsidR="00654C55" w:rsidRDefault="00654C55" w:rsidP="00654C55">
            <w:pPr>
              <w:pStyle w:val="CopticVersemulti-line"/>
            </w:pPr>
            <w:r>
              <w:t>ⲙⲏⲧ ⲥ̀ⲛⲁⲩ ⲛ̀ⲟⲩⲛⲟⲩ:</w:t>
            </w:r>
          </w:p>
          <w:p w14:paraId="78867562" w14:textId="77777777" w:rsidR="00654C55" w:rsidRPr="005130A7" w:rsidRDefault="00654C55" w:rsidP="00654C55">
            <w:pPr>
              <w:pStyle w:val="CopticHangingVerse"/>
            </w:pPr>
            <w:r>
              <w:t>ϣⲁⲩⲥⲓⲛⲓ ⲕⲁⲧⲁ ⲉ̀ϩⲟⲟⲩ.</w:t>
            </w:r>
          </w:p>
        </w:tc>
      </w:tr>
      <w:tr w:rsidR="00654C55" w14:paraId="0F422579" w14:textId="77777777" w:rsidTr="00654C55">
        <w:trPr>
          <w:cantSplit/>
          <w:jc w:val="center"/>
        </w:trPr>
        <w:tc>
          <w:tcPr>
            <w:tcW w:w="288" w:type="dxa"/>
          </w:tcPr>
          <w:p w14:paraId="3DC307A4" w14:textId="77777777" w:rsidR="00654C55" w:rsidRDefault="00654C55" w:rsidP="00654C55">
            <w:pPr>
              <w:pStyle w:val="CopticCross"/>
            </w:pPr>
            <w:r w:rsidRPr="00FB5ACB">
              <w:t>¿</w:t>
            </w:r>
          </w:p>
        </w:tc>
        <w:tc>
          <w:tcPr>
            <w:tcW w:w="3960" w:type="dxa"/>
          </w:tcPr>
          <w:p w14:paraId="7E08E981" w14:textId="77777777" w:rsidR="00654C55" w:rsidRDefault="00654C55" w:rsidP="00654C55">
            <w:pPr>
              <w:pStyle w:val="EngHang"/>
            </w:pPr>
            <w:r>
              <w:t>And also there are</w:t>
            </w:r>
          </w:p>
          <w:p w14:paraId="36F2EC48" w14:textId="77777777" w:rsidR="00654C55" w:rsidRDefault="00654C55" w:rsidP="00654C55">
            <w:pPr>
              <w:pStyle w:val="EngHang"/>
            </w:pPr>
            <w:r>
              <w:t>Twelve months in a year.</w:t>
            </w:r>
          </w:p>
          <w:p w14:paraId="205F47B9" w14:textId="77777777" w:rsidR="00654C55" w:rsidRDefault="00654C55" w:rsidP="00654C55">
            <w:pPr>
              <w:pStyle w:val="EngHang"/>
            </w:pPr>
            <w:r>
              <w:t>And our daily works,</w:t>
            </w:r>
          </w:p>
          <w:p w14:paraId="024F3537" w14:textId="77777777" w:rsidR="00654C55" w:rsidRPr="0078672A" w:rsidRDefault="00654C55" w:rsidP="00654C55">
            <w:pPr>
              <w:pStyle w:val="EngHangEnd"/>
            </w:pPr>
            <w:r>
              <w:t>Are twelve in number.</w:t>
            </w:r>
          </w:p>
        </w:tc>
        <w:tc>
          <w:tcPr>
            <w:tcW w:w="288" w:type="dxa"/>
          </w:tcPr>
          <w:p w14:paraId="33B92A84" w14:textId="77777777" w:rsidR="00654C55" w:rsidRDefault="00654C55" w:rsidP="00654C55"/>
        </w:tc>
        <w:tc>
          <w:tcPr>
            <w:tcW w:w="288" w:type="dxa"/>
          </w:tcPr>
          <w:p w14:paraId="61A0D1E3" w14:textId="77777777" w:rsidR="00654C55" w:rsidRDefault="00654C55" w:rsidP="00654C55">
            <w:pPr>
              <w:pStyle w:val="CopticCross"/>
            </w:pPr>
            <w:r w:rsidRPr="00FB5ACB">
              <w:t>¿</w:t>
            </w:r>
          </w:p>
        </w:tc>
        <w:tc>
          <w:tcPr>
            <w:tcW w:w="3960" w:type="dxa"/>
          </w:tcPr>
          <w:p w14:paraId="71A0CA54" w14:textId="77777777" w:rsidR="00654C55" w:rsidRDefault="00654C55" w:rsidP="00654C55">
            <w:pPr>
              <w:pStyle w:val="CopticVersemulti-line"/>
            </w:pPr>
            <w:r>
              <w:t>Ⲧⲟⲧⲉ ⲛⲓⲁ̀ⲃⲟⲧ ⲟⲛ:</w:t>
            </w:r>
          </w:p>
          <w:p w14:paraId="407EE2B0" w14:textId="77777777" w:rsidR="00654C55" w:rsidRDefault="00654C55" w:rsidP="00654C55">
            <w:pPr>
              <w:pStyle w:val="CopticVersemulti-line"/>
            </w:pPr>
            <w:r>
              <w:t>ⲙⲏⲧ ⲥ̀ⲛⲁⲩ ϧⲉⲛ ϯⲣⲟⲙⲡⲓ:</w:t>
            </w:r>
          </w:p>
          <w:p w14:paraId="5ECB629C" w14:textId="77777777" w:rsidR="00654C55" w:rsidRDefault="00654C55" w:rsidP="00654C55">
            <w:pPr>
              <w:pStyle w:val="CopticVersemulti-line"/>
            </w:pPr>
            <w:r>
              <w:t>ⲟⲩⲟϩ ⲛⲉⲛⲍⲱⲧⲉ ⲟⲛ:</w:t>
            </w:r>
          </w:p>
          <w:p w14:paraId="3B92F15C" w14:textId="77777777" w:rsidR="00654C55" w:rsidRPr="005130A7" w:rsidRDefault="00654C55" w:rsidP="00654C55">
            <w:pPr>
              <w:pStyle w:val="CopticHangingVerse"/>
            </w:pPr>
            <w:r>
              <w:t>ⲙⲏⲧ ⲥ̀ⲛⲁⲩ ϧⲉⲛ ⲧⲟⲩⲏ̀ⲡⲓ.</w:t>
            </w:r>
          </w:p>
        </w:tc>
      </w:tr>
      <w:tr w:rsidR="00654C55" w14:paraId="52015A25" w14:textId="77777777" w:rsidTr="00654C55">
        <w:trPr>
          <w:cantSplit/>
          <w:jc w:val="center"/>
        </w:trPr>
        <w:tc>
          <w:tcPr>
            <w:tcW w:w="288" w:type="dxa"/>
          </w:tcPr>
          <w:p w14:paraId="77A45EA2" w14:textId="77777777" w:rsidR="00654C55" w:rsidRDefault="00654C55" w:rsidP="00654C55">
            <w:pPr>
              <w:pStyle w:val="CopticCross"/>
            </w:pPr>
            <w:r w:rsidRPr="00FB5ACB">
              <w:lastRenderedPageBreak/>
              <w:t>¿</w:t>
            </w:r>
          </w:p>
        </w:tc>
        <w:tc>
          <w:tcPr>
            <w:tcW w:w="3960" w:type="dxa"/>
          </w:tcPr>
          <w:p w14:paraId="77CF5839" w14:textId="77777777" w:rsidR="00654C55" w:rsidRDefault="00654C55" w:rsidP="00654C55">
            <w:pPr>
              <w:pStyle w:val="EngHang"/>
            </w:pPr>
            <w:r>
              <w:t>Behold, all these symbols</w:t>
            </w:r>
          </w:p>
          <w:p w14:paraId="687867C8" w14:textId="77777777" w:rsidR="00654C55" w:rsidRDefault="00654C55" w:rsidP="00654C55">
            <w:pPr>
              <w:pStyle w:val="EngHang"/>
            </w:pPr>
            <w:r>
              <w:t>Direct us to</w:t>
            </w:r>
          </w:p>
          <w:p w14:paraId="6E326534" w14:textId="77777777" w:rsidR="00654C55" w:rsidRDefault="00654C55" w:rsidP="00654C55">
            <w:pPr>
              <w:pStyle w:val="EngHang"/>
            </w:pPr>
            <w:r>
              <w:t>The Apostles,</w:t>
            </w:r>
          </w:p>
          <w:p w14:paraId="1E617E45" w14:textId="77777777" w:rsidR="00654C55" w:rsidRDefault="00654C55" w:rsidP="00654C55">
            <w:pPr>
              <w:pStyle w:val="EngHangEnd"/>
            </w:pPr>
            <w:r>
              <w:t>Who preached to us.</w:t>
            </w:r>
          </w:p>
        </w:tc>
        <w:tc>
          <w:tcPr>
            <w:tcW w:w="288" w:type="dxa"/>
          </w:tcPr>
          <w:p w14:paraId="1D35D2A5" w14:textId="77777777" w:rsidR="00654C55" w:rsidRDefault="00654C55" w:rsidP="00654C55"/>
        </w:tc>
        <w:tc>
          <w:tcPr>
            <w:tcW w:w="288" w:type="dxa"/>
          </w:tcPr>
          <w:p w14:paraId="34DEB28C" w14:textId="77777777" w:rsidR="00654C55" w:rsidRDefault="00654C55" w:rsidP="00654C55">
            <w:pPr>
              <w:pStyle w:val="CopticCross"/>
            </w:pPr>
            <w:r w:rsidRPr="00FB5ACB">
              <w:t>¿</w:t>
            </w:r>
          </w:p>
        </w:tc>
        <w:tc>
          <w:tcPr>
            <w:tcW w:w="3960" w:type="dxa"/>
          </w:tcPr>
          <w:p w14:paraId="5E747DF3" w14:textId="77777777" w:rsidR="00654C55" w:rsidRDefault="00654C55" w:rsidP="00654C55">
            <w:pPr>
              <w:pStyle w:val="CopticVersemulti-line"/>
            </w:pPr>
            <w:r>
              <w:t>Ⲩⲡⲡⲉ ⲛⲁⲓ ⲧⲉⲩⲡⲟⲥ:</w:t>
            </w:r>
          </w:p>
          <w:p w14:paraId="3610ABFE" w14:textId="77777777" w:rsidR="00654C55" w:rsidRDefault="00654C55" w:rsidP="00654C55">
            <w:pPr>
              <w:pStyle w:val="CopticVersemulti-line"/>
            </w:pPr>
            <w:r>
              <w:t>ⲥⲉⲉⲣⲥⲩⲙⲙⲉⲛⲓⲛ ⲛⲁⲛ:</w:t>
            </w:r>
          </w:p>
          <w:p w14:paraId="38A30B83" w14:textId="77777777" w:rsidR="00654C55" w:rsidRDefault="00654C55" w:rsidP="00654C55">
            <w:pPr>
              <w:pStyle w:val="CopticVersemulti-line"/>
            </w:pPr>
            <w:r>
              <w:t>ⲉ̀ϫⲉⲛ ⲛⲓⲁ̀ⲡⲟⲥⲧⲟⲗⲟⲥ:</w:t>
            </w:r>
          </w:p>
          <w:p w14:paraId="61FD6B11" w14:textId="77777777" w:rsidR="00654C55" w:rsidRPr="005130A7" w:rsidRDefault="00654C55" w:rsidP="00654C55">
            <w:pPr>
              <w:pStyle w:val="CopticHangingVerse"/>
            </w:pPr>
            <w:r>
              <w:t>ⲉ̀ⲧⲁⲩϩⲓϣⲉⲛⲛⲟⲩϥⲓ ⲛⲁⲛ.</w:t>
            </w:r>
          </w:p>
        </w:tc>
      </w:tr>
      <w:tr w:rsidR="00654C55" w14:paraId="0E43DF59" w14:textId="77777777" w:rsidTr="00654C55">
        <w:trPr>
          <w:cantSplit/>
          <w:jc w:val="center"/>
        </w:trPr>
        <w:tc>
          <w:tcPr>
            <w:tcW w:w="288" w:type="dxa"/>
          </w:tcPr>
          <w:p w14:paraId="18EC17A8" w14:textId="77777777" w:rsidR="00654C55" w:rsidRDefault="00654C55" w:rsidP="00654C55">
            <w:pPr>
              <w:pStyle w:val="CopticCross"/>
            </w:pPr>
          </w:p>
        </w:tc>
        <w:tc>
          <w:tcPr>
            <w:tcW w:w="3960" w:type="dxa"/>
          </w:tcPr>
          <w:p w14:paraId="3454562F" w14:textId="77777777" w:rsidR="00654C55" w:rsidRDefault="00654C55" w:rsidP="00654C55">
            <w:pPr>
              <w:pStyle w:val="EngHang"/>
            </w:pPr>
            <w:r>
              <w:t>O God of refuge,</w:t>
            </w:r>
          </w:p>
          <w:p w14:paraId="227B0DDC" w14:textId="77777777" w:rsidR="00654C55" w:rsidRDefault="00654C55" w:rsidP="00654C55">
            <w:pPr>
              <w:pStyle w:val="EngHang"/>
            </w:pPr>
            <w:r>
              <w:t>Through their prayers,</w:t>
            </w:r>
          </w:p>
          <w:p w14:paraId="65CF8105" w14:textId="77777777" w:rsidR="00654C55" w:rsidRDefault="00654C55" w:rsidP="00654C55">
            <w:pPr>
              <w:pStyle w:val="EngHang"/>
            </w:pPr>
            <w:r>
              <w:t>Repose all the souls</w:t>
            </w:r>
          </w:p>
          <w:p w14:paraId="64957D52" w14:textId="77777777" w:rsidR="00654C55" w:rsidRDefault="00654C55" w:rsidP="00654C55">
            <w:pPr>
              <w:pStyle w:val="EngHangEnd"/>
            </w:pPr>
            <w:r>
              <w:t>Of those who have fallen asleep.</w:t>
            </w:r>
          </w:p>
        </w:tc>
        <w:tc>
          <w:tcPr>
            <w:tcW w:w="288" w:type="dxa"/>
          </w:tcPr>
          <w:p w14:paraId="55F5B131" w14:textId="77777777" w:rsidR="00654C55" w:rsidRDefault="00654C55" w:rsidP="00654C55"/>
        </w:tc>
        <w:tc>
          <w:tcPr>
            <w:tcW w:w="288" w:type="dxa"/>
          </w:tcPr>
          <w:p w14:paraId="4D9B8F0C" w14:textId="77777777" w:rsidR="00654C55" w:rsidRDefault="00654C55" w:rsidP="00654C55">
            <w:pPr>
              <w:pStyle w:val="CopticCross"/>
            </w:pPr>
          </w:p>
        </w:tc>
        <w:tc>
          <w:tcPr>
            <w:tcW w:w="3960" w:type="dxa"/>
          </w:tcPr>
          <w:p w14:paraId="63CBAEED" w14:textId="77777777" w:rsidR="00654C55" w:rsidRDefault="00654C55" w:rsidP="00654C55">
            <w:pPr>
              <w:pStyle w:val="CopticVersemulti-line"/>
            </w:pPr>
            <w:r>
              <w:t>Ⲫⲛⲟⲩϯ ⲡⲓⲙⲁⲙ̀ⲫⲱⲧ:</w:t>
            </w:r>
          </w:p>
          <w:p w14:paraId="1802A5B3" w14:textId="77777777" w:rsidR="00654C55" w:rsidRDefault="00654C55" w:rsidP="00654C55">
            <w:pPr>
              <w:pStyle w:val="CopticVersemulti-line"/>
            </w:pPr>
            <w:r>
              <w:t>ϩⲓⲧⲉⲛ ⲛⲟⲩⲉⲩⲭⲏ:</w:t>
            </w:r>
          </w:p>
          <w:p w14:paraId="389B7136" w14:textId="77777777" w:rsidR="00654C55" w:rsidRDefault="00654C55" w:rsidP="00654C55">
            <w:pPr>
              <w:pStyle w:val="CopticVersemulti-line"/>
            </w:pPr>
            <w:r>
              <w:t>ⲛⲏⲉⲧⲁⲩⲉⲛⲕⲟⲧ:</w:t>
            </w:r>
          </w:p>
          <w:p w14:paraId="3E52EC66" w14:textId="77777777" w:rsidR="00654C55" w:rsidRPr="005130A7" w:rsidRDefault="00654C55" w:rsidP="00654C55">
            <w:pPr>
              <w:pStyle w:val="CopticHangingVerse"/>
            </w:pPr>
            <w:r>
              <w:t>ⲙⲁⲙ̀ⲧⲟⲛ ⲛ̀ⲛⲟⲯⲩⲭⲏ.</w:t>
            </w:r>
          </w:p>
        </w:tc>
      </w:tr>
      <w:tr w:rsidR="00654C55" w14:paraId="1380AEB0" w14:textId="77777777" w:rsidTr="00654C55">
        <w:trPr>
          <w:cantSplit/>
          <w:jc w:val="center"/>
        </w:trPr>
        <w:tc>
          <w:tcPr>
            <w:tcW w:w="288" w:type="dxa"/>
          </w:tcPr>
          <w:p w14:paraId="5CDC0816" w14:textId="77777777" w:rsidR="00654C55" w:rsidRDefault="00654C55" w:rsidP="00654C55">
            <w:pPr>
              <w:pStyle w:val="CopticCross"/>
            </w:pPr>
          </w:p>
        </w:tc>
        <w:tc>
          <w:tcPr>
            <w:tcW w:w="3960" w:type="dxa"/>
          </w:tcPr>
          <w:p w14:paraId="002F1B06" w14:textId="77777777" w:rsidR="00654C55" w:rsidRDefault="00654C55" w:rsidP="00654C55">
            <w:pPr>
              <w:pStyle w:val="EngHang"/>
            </w:pPr>
            <w:r>
              <w:t>Forgive us our sins,</w:t>
            </w:r>
          </w:p>
          <w:p w14:paraId="2A2C5F4B" w14:textId="77777777" w:rsidR="00654C55" w:rsidRDefault="00654C55" w:rsidP="00654C55">
            <w:pPr>
              <w:pStyle w:val="EngHang"/>
            </w:pPr>
            <w:r>
              <w:t>And our iniquities,</w:t>
            </w:r>
          </w:p>
          <w:p w14:paraId="035076E0" w14:textId="77777777" w:rsidR="00654C55" w:rsidRDefault="00654C55" w:rsidP="00654C55">
            <w:pPr>
              <w:pStyle w:val="EngHang"/>
            </w:pPr>
            <w:r>
              <w:t>Through Your love for mankind,</w:t>
            </w:r>
          </w:p>
          <w:p w14:paraId="40ED1AD5" w14:textId="77777777" w:rsidR="00654C55" w:rsidRDefault="00654C55" w:rsidP="00654C55">
            <w:pPr>
              <w:pStyle w:val="EngHangEnd"/>
            </w:pPr>
            <w:r>
              <w:t>And through their intercessions.</w:t>
            </w:r>
          </w:p>
        </w:tc>
        <w:tc>
          <w:tcPr>
            <w:tcW w:w="288" w:type="dxa"/>
          </w:tcPr>
          <w:p w14:paraId="632B44B5" w14:textId="77777777" w:rsidR="00654C55" w:rsidRDefault="00654C55" w:rsidP="00654C55"/>
        </w:tc>
        <w:tc>
          <w:tcPr>
            <w:tcW w:w="288" w:type="dxa"/>
          </w:tcPr>
          <w:p w14:paraId="0DF7B0BE" w14:textId="77777777" w:rsidR="00654C55" w:rsidRDefault="00654C55" w:rsidP="00654C55">
            <w:pPr>
              <w:pStyle w:val="CopticCross"/>
            </w:pPr>
          </w:p>
        </w:tc>
        <w:tc>
          <w:tcPr>
            <w:tcW w:w="3960" w:type="dxa"/>
          </w:tcPr>
          <w:p w14:paraId="72442C75" w14:textId="77777777" w:rsidR="00654C55" w:rsidRDefault="00654C55" w:rsidP="00654C55">
            <w:pPr>
              <w:pStyle w:val="CopticVersemulti-line"/>
            </w:pPr>
            <w:r>
              <w:t>Ⲭⲱ ⲛⲁⲛ ⲉ̀ⲃⲟⲗ ⲛ̀ⲛⲉⲛⲛⲟⲃⲓ:</w:t>
            </w:r>
          </w:p>
          <w:p w14:paraId="3C6A70A0" w14:textId="77777777" w:rsidR="00654C55" w:rsidRDefault="00654C55" w:rsidP="00654C55">
            <w:pPr>
              <w:pStyle w:val="CopticVersemulti-line"/>
            </w:pPr>
            <w:r>
              <w:t>ⲛⲉⲙ ⲛⲉⲛⲁ̀ⲛⲟⲙⲓⲁ̀:</w:t>
            </w:r>
          </w:p>
          <w:p w14:paraId="5A6F8829" w14:textId="77777777" w:rsidR="00654C55" w:rsidRDefault="00654C55" w:rsidP="00654C55">
            <w:pPr>
              <w:pStyle w:val="CopticVersemulti-line"/>
            </w:pPr>
            <w:r>
              <w:t>ϧⲉⲛ ⲧⲉⲕⲙⲉⲧⲙⲁⲓⲣⲱⲙⲓ:</w:t>
            </w:r>
          </w:p>
          <w:p w14:paraId="03C7652A" w14:textId="77777777" w:rsidR="00654C55" w:rsidRPr="005130A7" w:rsidRDefault="00654C55" w:rsidP="00654C55">
            <w:pPr>
              <w:pStyle w:val="CopticHangingVerse"/>
            </w:pPr>
            <w:r>
              <w:t>ϩⲓⲧⲉⲛ ⲛⲟⲩⲡ̀ⲣⲉⲥⲃⲓⲁ̀.</w:t>
            </w:r>
          </w:p>
        </w:tc>
      </w:tr>
      <w:tr w:rsidR="00654C55" w14:paraId="1B27A255" w14:textId="77777777" w:rsidTr="00654C55">
        <w:trPr>
          <w:cantSplit/>
          <w:jc w:val="center"/>
        </w:trPr>
        <w:tc>
          <w:tcPr>
            <w:tcW w:w="288" w:type="dxa"/>
          </w:tcPr>
          <w:p w14:paraId="4ABA52C7" w14:textId="77777777" w:rsidR="00654C55" w:rsidRPr="003209AF" w:rsidRDefault="00654C55" w:rsidP="00654C55">
            <w:pPr>
              <w:pStyle w:val="CopticCross"/>
              <w:rPr>
                <w:b/>
              </w:rPr>
            </w:pPr>
            <w:r w:rsidRPr="00FB5ACB">
              <w:t>¿</w:t>
            </w:r>
          </w:p>
        </w:tc>
        <w:tc>
          <w:tcPr>
            <w:tcW w:w="3960" w:type="dxa"/>
          </w:tcPr>
          <w:p w14:paraId="69068903" w14:textId="77777777" w:rsidR="00654C55" w:rsidRDefault="00654C55" w:rsidP="00654C55">
            <w:pPr>
              <w:pStyle w:val="EngHang"/>
            </w:pPr>
            <w:r>
              <w:t>And the rest of Your people,</w:t>
            </w:r>
          </w:p>
          <w:p w14:paraId="3AC3276F" w14:textId="77777777" w:rsidR="00654C55" w:rsidRDefault="00654C55" w:rsidP="00654C55">
            <w:pPr>
              <w:pStyle w:val="EngHang"/>
            </w:pPr>
            <w:r>
              <w:t>Those who are Your vessels,</w:t>
            </w:r>
          </w:p>
          <w:p w14:paraId="6BCCA404" w14:textId="77777777" w:rsidR="00654C55" w:rsidRDefault="00654C55" w:rsidP="00654C55">
            <w:pPr>
              <w:pStyle w:val="EngHang"/>
            </w:pPr>
            <w:r>
              <w:t>Guard them, O Lord,</w:t>
            </w:r>
          </w:p>
          <w:p w14:paraId="24BD0D5D" w14:textId="77777777" w:rsidR="00654C55" w:rsidRDefault="00654C55" w:rsidP="00654C55">
            <w:pPr>
              <w:pStyle w:val="EngHangEnd"/>
            </w:pPr>
            <w:r>
              <w:t>O God our guardian.</w:t>
            </w:r>
          </w:p>
        </w:tc>
        <w:tc>
          <w:tcPr>
            <w:tcW w:w="288" w:type="dxa"/>
          </w:tcPr>
          <w:p w14:paraId="03B66F72" w14:textId="77777777" w:rsidR="00654C55" w:rsidRDefault="00654C55" w:rsidP="00654C55"/>
        </w:tc>
        <w:tc>
          <w:tcPr>
            <w:tcW w:w="288" w:type="dxa"/>
          </w:tcPr>
          <w:p w14:paraId="08DE26E8" w14:textId="77777777" w:rsidR="00654C55" w:rsidRDefault="00654C55" w:rsidP="00654C55">
            <w:pPr>
              <w:pStyle w:val="CopticCross"/>
            </w:pPr>
            <w:r w:rsidRPr="00FB5ACB">
              <w:t>¿</w:t>
            </w:r>
          </w:p>
        </w:tc>
        <w:tc>
          <w:tcPr>
            <w:tcW w:w="3960" w:type="dxa"/>
          </w:tcPr>
          <w:p w14:paraId="4D87587D" w14:textId="77777777" w:rsidR="00654C55" w:rsidRDefault="00654C55" w:rsidP="00654C55">
            <w:pPr>
              <w:pStyle w:val="CopticVersemulti-line"/>
            </w:pPr>
            <w:r>
              <w:t>Ⲯⲉⲡⲓ ⲙ̀ⲡⲉⲕⲗⲁⲟⲥ:</w:t>
            </w:r>
          </w:p>
          <w:p w14:paraId="5C5A94D1" w14:textId="77777777" w:rsidR="00654C55" w:rsidRDefault="00654C55" w:rsidP="00654C55">
            <w:pPr>
              <w:pStyle w:val="CopticVersemulti-line"/>
            </w:pPr>
            <w:r>
              <w:t>ⲁ̀ⲣⲉϩ ⲉ̀ⲣⲱⲟⲩ Ⲡϭⲟⲓⲥ:</w:t>
            </w:r>
          </w:p>
          <w:p w14:paraId="1A0BF4DD" w14:textId="77777777" w:rsidR="00654C55" w:rsidRDefault="00654C55" w:rsidP="00654C55">
            <w:pPr>
              <w:pStyle w:val="CopticVersemulti-line"/>
            </w:pPr>
            <w:r>
              <w:t>ⲛⲏⲉⲧⲉ ⲛⲟⲩⲕ ⲛ̀ⲥ̀ⲕⲉⲩⲟⲥ:</w:t>
            </w:r>
          </w:p>
          <w:p w14:paraId="57BD7B14" w14:textId="77777777" w:rsidR="00654C55" w:rsidRPr="005130A7" w:rsidRDefault="00654C55" w:rsidP="00654C55">
            <w:pPr>
              <w:pStyle w:val="CopticHangingVerse"/>
            </w:pPr>
            <w:r>
              <w:t>ⲱ̀ ⲡⲓⲛⲟⲩϯ ⲛ̀ⲣⲉϥⲣⲱⲓⲥ.</w:t>
            </w:r>
          </w:p>
        </w:tc>
      </w:tr>
      <w:tr w:rsidR="00654C55" w14:paraId="562155EF" w14:textId="77777777" w:rsidTr="00654C55">
        <w:trPr>
          <w:cantSplit/>
          <w:jc w:val="center"/>
        </w:trPr>
        <w:tc>
          <w:tcPr>
            <w:tcW w:w="288" w:type="dxa"/>
          </w:tcPr>
          <w:p w14:paraId="5A8B5837" w14:textId="77777777" w:rsidR="00654C55" w:rsidRDefault="00654C55" w:rsidP="00654C55">
            <w:pPr>
              <w:pStyle w:val="CopticCross"/>
            </w:pPr>
            <w:r w:rsidRPr="00FB5ACB">
              <w:t>¿</w:t>
            </w:r>
          </w:p>
        </w:tc>
        <w:tc>
          <w:tcPr>
            <w:tcW w:w="3960" w:type="dxa"/>
          </w:tcPr>
          <w:p w14:paraId="2EC41ECE" w14:textId="77777777" w:rsidR="00654C55" w:rsidRDefault="00654C55" w:rsidP="00654C55">
            <w:pPr>
              <w:pStyle w:val="EngHang"/>
            </w:pPr>
            <w:r>
              <w:t>O You who was,</w:t>
            </w:r>
          </w:p>
          <w:p w14:paraId="34DEA319" w14:textId="77777777" w:rsidR="00654C55" w:rsidRDefault="00654C55" w:rsidP="00654C55">
            <w:pPr>
              <w:pStyle w:val="EngHang"/>
            </w:pPr>
            <w:r>
              <w:t>With Your Apostles,</w:t>
            </w:r>
          </w:p>
          <w:p w14:paraId="5C23BCE3" w14:textId="77777777" w:rsidR="00654C55" w:rsidRDefault="00654C55" w:rsidP="00654C55">
            <w:pPr>
              <w:pStyle w:val="EngHang"/>
            </w:pPr>
            <w:r>
              <w:t>Forgive us our sins,</w:t>
            </w:r>
          </w:p>
          <w:p w14:paraId="62124341" w14:textId="77777777" w:rsidR="00654C55" w:rsidRDefault="00654C55" w:rsidP="00654C55">
            <w:pPr>
              <w:pStyle w:val="EngHangEnd"/>
            </w:pPr>
            <w:r>
              <w:t>We Your people.</w:t>
            </w:r>
          </w:p>
        </w:tc>
        <w:tc>
          <w:tcPr>
            <w:tcW w:w="288" w:type="dxa"/>
          </w:tcPr>
          <w:p w14:paraId="71AAF8F1" w14:textId="77777777" w:rsidR="00654C55" w:rsidRDefault="00654C55" w:rsidP="00654C55"/>
        </w:tc>
        <w:tc>
          <w:tcPr>
            <w:tcW w:w="288" w:type="dxa"/>
          </w:tcPr>
          <w:p w14:paraId="471D17B5" w14:textId="77777777" w:rsidR="00654C55" w:rsidRDefault="00654C55" w:rsidP="00654C55">
            <w:pPr>
              <w:pStyle w:val="CopticCross"/>
            </w:pPr>
            <w:r w:rsidRPr="00FB5ACB">
              <w:t>¿</w:t>
            </w:r>
          </w:p>
        </w:tc>
        <w:tc>
          <w:tcPr>
            <w:tcW w:w="3960" w:type="dxa"/>
          </w:tcPr>
          <w:p w14:paraId="422352CB" w14:textId="77777777" w:rsidR="00654C55" w:rsidRDefault="00654C55" w:rsidP="00654C55">
            <w:pPr>
              <w:pStyle w:val="CopticVersemulti-line"/>
              <w:rPr>
                <w:rFonts w:eastAsia="Arial Unicode MS" w:cs="FreeSerifAvvaShenouda"/>
              </w:rPr>
            </w:pPr>
            <w:r>
              <w:rPr>
                <w:rFonts w:eastAsia="Arial Unicode MS" w:cs="FreeSerifAvvaShenouda"/>
              </w:rPr>
              <w:t>Ⲱ ⲫⲏⲉⲧⲁϥϣⲱⲡⲓ:</w:t>
            </w:r>
          </w:p>
          <w:p w14:paraId="602C1FFE" w14:textId="77777777" w:rsidR="00654C55" w:rsidRDefault="00654C55" w:rsidP="00654C55">
            <w:pPr>
              <w:pStyle w:val="CopticVersemulti-line"/>
              <w:rPr>
                <w:rFonts w:eastAsia="Arial Unicode MS" w:cs="FreeSerifAvvaShenouda"/>
              </w:rPr>
            </w:pPr>
            <w:r>
              <w:rPr>
                <w:rFonts w:eastAsia="Arial Unicode MS" w:cs="FreeSerifAvvaShenouda"/>
              </w:rPr>
              <w:t>ⲛⲉⲙ ⲛⲉϥⲁ̀ⲡⲟⲥⲧⲟⲗⲟⲥ:</w:t>
            </w:r>
          </w:p>
          <w:p w14:paraId="17D442D8" w14:textId="77777777" w:rsidR="00654C55" w:rsidRDefault="00654C55" w:rsidP="00654C55">
            <w:pPr>
              <w:pStyle w:val="CopticVersemulti-line"/>
              <w:rPr>
                <w:rFonts w:eastAsia="Arial Unicode MS" w:cs="FreeSerifAvvaShenouda"/>
              </w:rPr>
            </w:pPr>
            <w:r>
              <w:rPr>
                <w:rFonts w:eastAsia="Arial Unicode MS" w:cs="FreeSerifAvvaShenouda"/>
              </w:rPr>
              <w:t>ⲭⲱ ⲛⲁⲛ ⲉ̀ⲃⲟⲗ ⲛ̀ⲛⲉⲛⲛⲟⲃⲓ:</w:t>
            </w:r>
          </w:p>
          <w:p w14:paraId="45151DB4" w14:textId="77777777" w:rsidR="00654C55" w:rsidRPr="00384F62" w:rsidRDefault="00654C55" w:rsidP="00654C55">
            <w:pPr>
              <w:pStyle w:val="CopticHangingVerse"/>
            </w:pPr>
            <w:r>
              <w:t>ⲁ̀ⲛⲟⲛ ϧⲁ ⲡⲉⲕⲗⲁⲟⲥ.</w:t>
            </w:r>
          </w:p>
        </w:tc>
      </w:tr>
    </w:tbl>
    <w:p w14:paraId="57EA9FF8" w14:textId="77777777" w:rsidR="00654C55" w:rsidRPr="00B84B62" w:rsidRDefault="00654C55" w:rsidP="00654C55"/>
    <w:p w14:paraId="5F07C761" w14:textId="77777777" w:rsidR="00654C55" w:rsidRDefault="00654C55" w:rsidP="00654C55">
      <w:pPr>
        <w:pStyle w:val="Heading4"/>
      </w:pPr>
      <w:bookmarkStart w:id="1627" w:name="_Ref434476204"/>
      <w:r>
        <w:t>The Psali Batos</w:t>
      </w:r>
      <w:r w:rsidR="006C1B94">
        <w:t xml:space="preserve"> for the Apostles’ Fast</w:t>
      </w:r>
      <w:bookmarkEnd w:id="162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46A59" w14:paraId="2F48A5C1" w14:textId="77777777" w:rsidTr="00654C55">
        <w:trPr>
          <w:cantSplit/>
          <w:jc w:val="center"/>
        </w:trPr>
        <w:tc>
          <w:tcPr>
            <w:tcW w:w="288" w:type="dxa"/>
          </w:tcPr>
          <w:p w14:paraId="4878CFB8" w14:textId="77777777" w:rsidR="00646A59" w:rsidRDefault="00646A59" w:rsidP="00654C55">
            <w:pPr>
              <w:pStyle w:val="CopticCross"/>
            </w:pPr>
          </w:p>
        </w:tc>
        <w:tc>
          <w:tcPr>
            <w:tcW w:w="3960" w:type="dxa"/>
          </w:tcPr>
          <w:p w14:paraId="5DC5ACDE" w14:textId="77777777" w:rsidR="00646A59" w:rsidRDefault="00646A59" w:rsidP="00646A59">
            <w:pPr>
              <w:pStyle w:val="EngHang"/>
            </w:pPr>
            <w:r>
              <w:t>Our Lord Jesus Christ,</w:t>
            </w:r>
          </w:p>
          <w:p w14:paraId="0385B77D" w14:textId="77777777" w:rsidR="00646A59" w:rsidRDefault="00646A59" w:rsidP="00646A59">
            <w:pPr>
              <w:pStyle w:val="EngHang"/>
            </w:pPr>
            <w:r>
              <w:t>Our God in truth,</w:t>
            </w:r>
          </w:p>
          <w:p w14:paraId="3BDCED09" w14:textId="77777777" w:rsidR="00646A59" w:rsidRDefault="00646A59" w:rsidP="00646A59">
            <w:pPr>
              <w:pStyle w:val="EngHang"/>
            </w:pPr>
            <w:r>
              <w:t>Gave a sign to His servants,</w:t>
            </w:r>
          </w:p>
          <w:p w14:paraId="257E35B5" w14:textId="77777777" w:rsidR="00646A59" w:rsidRDefault="00646A59" w:rsidP="00646A59">
            <w:pPr>
              <w:pStyle w:val="EngHangEnd"/>
            </w:pPr>
            <w:r>
              <w:t>My lords and fathers, the Apostles.</w:t>
            </w:r>
          </w:p>
        </w:tc>
        <w:tc>
          <w:tcPr>
            <w:tcW w:w="288" w:type="dxa"/>
          </w:tcPr>
          <w:p w14:paraId="75DF2682" w14:textId="77777777" w:rsidR="00646A59" w:rsidRDefault="00646A59" w:rsidP="00654C55"/>
        </w:tc>
        <w:tc>
          <w:tcPr>
            <w:tcW w:w="288" w:type="dxa"/>
          </w:tcPr>
          <w:p w14:paraId="0CD54D8E" w14:textId="77777777" w:rsidR="00646A59" w:rsidRDefault="00646A59" w:rsidP="00654C55">
            <w:pPr>
              <w:pStyle w:val="CopticCross"/>
            </w:pPr>
          </w:p>
        </w:tc>
        <w:tc>
          <w:tcPr>
            <w:tcW w:w="3960" w:type="dxa"/>
          </w:tcPr>
          <w:p w14:paraId="6E0CEBAB" w14:textId="77777777" w:rsidR="00646A59" w:rsidRDefault="00646A59" w:rsidP="00646A59">
            <w:pPr>
              <w:pStyle w:val="CopticVersemulti-line"/>
            </w:pPr>
            <w:r>
              <w:t>ⲀⲠⲉⲛⲟ̄ⲥ̄ Ⲓⲏ̄ⲥ̄ Ⲡⲭ̄ⲥ̄:</w:t>
            </w:r>
          </w:p>
          <w:p w14:paraId="00B9E9F9" w14:textId="77777777" w:rsidR="00646A59" w:rsidRDefault="00646A59" w:rsidP="00646A59">
            <w:pPr>
              <w:pStyle w:val="CopticVersemulti-line"/>
            </w:pPr>
            <w:r>
              <w:t>Ⲡⲉⲛⲛⲟⲩϯ ⲛ̀ⲁⲗⲏⲑⲓⲛⲟⲥ:</w:t>
            </w:r>
          </w:p>
          <w:p w14:paraId="7751A9D4" w14:textId="77777777" w:rsidR="00646A59" w:rsidRDefault="00646A59" w:rsidP="00646A59">
            <w:pPr>
              <w:pStyle w:val="CopticVersemulti-line"/>
            </w:pPr>
            <w:r>
              <w:t>ϯ ⲛ̀ⲟⲩⲙⲏⲓⲛⲓ ⲛ̀ⲛⲉϥⲉ̀ⲃⲓⲁⲓⲕ:</w:t>
            </w:r>
          </w:p>
          <w:p w14:paraId="12ED28F3" w14:textId="77777777" w:rsidR="00646A59" w:rsidRPr="00C35319" w:rsidRDefault="00646A59" w:rsidP="00646A59">
            <w:pPr>
              <w:pStyle w:val="CopticHangingVerse"/>
            </w:pPr>
            <w:r>
              <w:t>ⲛⲁϭⲟ̄ⲥ̄ ⲛ̀ⲓⲟϯ ⲛ̀ⲁ̀ⲡⲟⲥⲧⲟⲗⲟⲥ.</w:t>
            </w:r>
          </w:p>
        </w:tc>
      </w:tr>
      <w:tr w:rsidR="00646A59" w14:paraId="6E34FB20" w14:textId="77777777" w:rsidTr="00654C55">
        <w:trPr>
          <w:cantSplit/>
          <w:jc w:val="center"/>
        </w:trPr>
        <w:tc>
          <w:tcPr>
            <w:tcW w:w="288" w:type="dxa"/>
          </w:tcPr>
          <w:p w14:paraId="110BAECA" w14:textId="77777777" w:rsidR="00646A59" w:rsidRDefault="00646A59" w:rsidP="00654C55">
            <w:pPr>
              <w:pStyle w:val="CopticCross"/>
            </w:pPr>
          </w:p>
        </w:tc>
        <w:tc>
          <w:tcPr>
            <w:tcW w:w="3960" w:type="dxa"/>
          </w:tcPr>
          <w:p w14:paraId="083D2E6A" w14:textId="77777777" w:rsidR="00646A59" w:rsidRDefault="00646A59" w:rsidP="00646A59">
            <w:pPr>
              <w:pStyle w:val="EngHang"/>
            </w:pPr>
            <w:r>
              <w:t>By His strength He bound them with</w:t>
            </w:r>
          </w:p>
          <w:p w14:paraId="2E2A405F" w14:textId="77777777" w:rsidR="00646A59" w:rsidRDefault="00646A59" w:rsidP="00646A59">
            <w:pPr>
              <w:pStyle w:val="EngHang"/>
            </w:pPr>
            <w:r>
              <w:t>All perfect help.</w:t>
            </w:r>
          </w:p>
          <w:p w14:paraId="25F44844" w14:textId="77777777" w:rsidR="00646A59" w:rsidRDefault="00646A59" w:rsidP="00646A59">
            <w:pPr>
              <w:pStyle w:val="EngHang"/>
            </w:pPr>
            <w:r>
              <w:t>He gave them authority</w:t>
            </w:r>
          </w:p>
          <w:p w14:paraId="278524AF" w14:textId="77777777" w:rsidR="00646A59" w:rsidRDefault="00646A59" w:rsidP="00646A59">
            <w:pPr>
              <w:pStyle w:val="EngHangEnd"/>
            </w:pPr>
            <w:r>
              <w:t>To preach throughout the world.</w:t>
            </w:r>
          </w:p>
        </w:tc>
        <w:tc>
          <w:tcPr>
            <w:tcW w:w="288" w:type="dxa"/>
          </w:tcPr>
          <w:p w14:paraId="39DD0818" w14:textId="77777777" w:rsidR="00646A59" w:rsidRDefault="00646A59" w:rsidP="00654C55"/>
        </w:tc>
        <w:tc>
          <w:tcPr>
            <w:tcW w:w="288" w:type="dxa"/>
          </w:tcPr>
          <w:p w14:paraId="6F8C553C" w14:textId="77777777" w:rsidR="00646A59" w:rsidRDefault="00646A59" w:rsidP="00654C55">
            <w:pPr>
              <w:pStyle w:val="CopticCross"/>
            </w:pPr>
          </w:p>
        </w:tc>
        <w:tc>
          <w:tcPr>
            <w:tcW w:w="3960" w:type="dxa"/>
          </w:tcPr>
          <w:p w14:paraId="75AEDACD" w14:textId="77777777" w:rsidR="00646A59" w:rsidRDefault="00646A59" w:rsidP="00646A59">
            <w:pPr>
              <w:pStyle w:val="CopticVersemulti-line"/>
            </w:pPr>
            <w:r>
              <w:t>Ⲃⲟⲏ̀ⲑⲓⲁ̀ ⲛⲓⲃⲉⲛ ⲉⲧϫⲏⲕ ⲉ̀ⲃⲟⲗ:</w:t>
            </w:r>
          </w:p>
          <w:p w14:paraId="500CDBFD" w14:textId="77777777" w:rsidR="00646A59" w:rsidRDefault="00646A59" w:rsidP="00646A59">
            <w:pPr>
              <w:pStyle w:val="CopticVersemulti-line"/>
            </w:pPr>
            <w:r>
              <w:t>ϧⲉⲛ ⲧⲉϥϫⲟⲙ ⲁϥⲙⲟⲣⲟⲩ ⲙ̀ⲙⲟⲥ:</w:t>
            </w:r>
          </w:p>
          <w:p w14:paraId="186059F2" w14:textId="77777777" w:rsidR="00646A59" w:rsidRDefault="00646A59" w:rsidP="00646A59">
            <w:pPr>
              <w:pStyle w:val="CopticVersemulti-line"/>
            </w:pPr>
            <w:r>
              <w:t>ⲁϥϯ ⲉⲣϣⲓϣⲓ ⲛⲱⲟⲩ ⲉ̀ⲃⲟⲗ:</w:t>
            </w:r>
          </w:p>
          <w:p w14:paraId="43675502" w14:textId="77777777" w:rsidR="00646A59" w:rsidRDefault="00646A59" w:rsidP="00646A59">
            <w:pPr>
              <w:pStyle w:val="CopticHangingVerse"/>
            </w:pPr>
            <w:r>
              <w:t>ⲉⲑⲣⲟⲩϩⲓⲱⲓϣ ϧⲉⲛ ⲡⲓⲕⲟⲥⲙⲟⲥ.</w:t>
            </w:r>
          </w:p>
        </w:tc>
      </w:tr>
      <w:tr w:rsidR="00646A59" w14:paraId="1A4426D7" w14:textId="77777777" w:rsidTr="00654C55">
        <w:trPr>
          <w:cantSplit/>
          <w:jc w:val="center"/>
        </w:trPr>
        <w:tc>
          <w:tcPr>
            <w:tcW w:w="288" w:type="dxa"/>
          </w:tcPr>
          <w:p w14:paraId="0192ECD2" w14:textId="77777777" w:rsidR="00646A59" w:rsidRDefault="00646A59" w:rsidP="00654C55">
            <w:pPr>
              <w:pStyle w:val="CopticCross"/>
            </w:pPr>
            <w:r w:rsidRPr="00FB5ACB">
              <w:t>¿</w:t>
            </w:r>
          </w:p>
        </w:tc>
        <w:tc>
          <w:tcPr>
            <w:tcW w:w="3960" w:type="dxa"/>
          </w:tcPr>
          <w:p w14:paraId="7C93E0DE" w14:textId="77777777" w:rsidR="00646A59" w:rsidRDefault="00646A59" w:rsidP="00646A59">
            <w:pPr>
              <w:pStyle w:val="EngHang"/>
            </w:pPr>
            <w:r>
              <w:t>For He has chosen them,</w:t>
            </w:r>
          </w:p>
          <w:p w14:paraId="5026A7C6" w14:textId="77777777" w:rsidR="00646A59" w:rsidRDefault="00646A59" w:rsidP="00646A59">
            <w:pPr>
              <w:pStyle w:val="EngHang"/>
            </w:pPr>
            <w:r>
              <w:t>And filled them with all understanding.</w:t>
            </w:r>
          </w:p>
          <w:p w14:paraId="75FF375C" w14:textId="77777777" w:rsidR="00646A59" w:rsidRDefault="00646A59" w:rsidP="00646A59">
            <w:pPr>
              <w:pStyle w:val="EngHang"/>
            </w:pPr>
            <w:r>
              <w:t>He send them, commanding,</w:t>
            </w:r>
          </w:p>
          <w:p w14:paraId="5AFBBBDB" w14:textId="77777777" w:rsidR="00646A59" w:rsidRDefault="00646A59" w:rsidP="00646A59">
            <w:pPr>
              <w:pStyle w:val="EngHangEnd"/>
            </w:pPr>
            <w:r>
              <w:t>“Go to all regions.”</w:t>
            </w:r>
          </w:p>
        </w:tc>
        <w:tc>
          <w:tcPr>
            <w:tcW w:w="288" w:type="dxa"/>
          </w:tcPr>
          <w:p w14:paraId="0662AF15" w14:textId="77777777" w:rsidR="00646A59" w:rsidRDefault="00646A59" w:rsidP="00654C55"/>
        </w:tc>
        <w:tc>
          <w:tcPr>
            <w:tcW w:w="288" w:type="dxa"/>
          </w:tcPr>
          <w:p w14:paraId="12E36909" w14:textId="77777777" w:rsidR="00646A59" w:rsidRDefault="00646A59" w:rsidP="00654C55">
            <w:pPr>
              <w:pStyle w:val="CopticCross"/>
            </w:pPr>
            <w:r w:rsidRPr="00FB5ACB">
              <w:t>¿</w:t>
            </w:r>
          </w:p>
        </w:tc>
        <w:tc>
          <w:tcPr>
            <w:tcW w:w="3960" w:type="dxa"/>
          </w:tcPr>
          <w:p w14:paraId="39413EC9" w14:textId="77777777" w:rsidR="00646A59" w:rsidRDefault="00646A59" w:rsidP="00646A59">
            <w:pPr>
              <w:pStyle w:val="CopticVersemulti-line"/>
            </w:pPr>
            <w:r>
              <w:t>Ⲅⲉ ⲁⲣ ⲛ̀ⲑⲟϥ ⲁϥⲥⲱⲧⲡ ⲙ̀ⲙⲟⲱⲟⲩ:</w:t>
            </w:r>
          </w:p>
          <w:p w14:paraId="1712678F" w14:textId="77777777" w:rsidR="00646A59" w:rsidRDefault="00646A59" w:rsidP="00646A59">
            <w:pPr>
              <w:pStyle w:val="CopticVersemulti-line"/>
            </w:pPr>
            <w:r>
              <w:t>ⲁϥⲙⲁϩⲱⲟⲩ ⲉ̀ⲃⲟⲗ ϧⲉⲛ ⲕⲁϯ ⲛⲓⲃⲉⲛ:</w:t>
            </w:r>
          </w:p>
          <w:p w14:paraId="381B97D1" w14:textId="77777777" w:rsidR="00646A59" w:rsidRDefault="00646A59" w:rsidP="00646A59">
            <w:pPr>
              <w:pStyle w:val="CopticVersemulti-line"/>
            </w:pPr>
            <w:r>
              <w:t>ⲁϥⲟⲩⲟⲣⲡⲟⲩ ⲁϥϩⲟⲛϩⲉⲛ ⲛⲱⲟⲩ:</w:t>
            </w:r>
          </w:p>
          <w:p w14:paraId="159BEF9D" w14:textId="77777777" w:rsidR="00646A59" w:rsidRDefault="00646A59" w:rsidP="00646A59">
            <w:pPr>
              <w:pStyle w:val="CopticHangingVerse"/>
            </w:pPr>
            <w:r>
              <w:t>ϫⲉ ⲙⲁϣⲉⲛⲱⲧⲉⲛ ϧⲉⲛ ⲙⲁⲓ ⲛⲓⲃⲉⲛ.</w:t>
            </w:r>
          </w:p>
        </w:tc>
      </w:tr>
      <w:tr w:rsidR="00646A59" w14:paraId="4A49F398" w14:textId="77777777" w:rsidTr="00654C55">
        <w:trPr>
          <w:cantSplit/>
          <w:jc w:val="center"/>
        </w:trPr>
        <w:tc>
          <w:tcPr>
            <w:tcW w:w="288" w:type="dxa"/>
          </w:tcPr>
          <w:p w14:paraId="4392C08D" w14:textId="77777777" w:rsidR="00646A59" w:rsidRDefault="00646A59" w:rsidP="00654C55">
            <w:pPr>
              <w:pStyle w:val="CopticCross"/>
            </w:pPr>
            <w:r w:rsidRPr="00FB5ACB">
              <w:t>¿</w:t>
            </w:r>
          </w:p>
        </w:tc>
        <w:tc>
          <w:tcPr>
            <w:tcW w:w="3960" w:type="dxa"/>
          </w:tcPr>
          <w:p w14:paraId="6FF1AEC5" w14:textId="77777777" w:rsidR="00646A59" w:rsidRDefault="00646A59" w:rsidP="00646A59">
            <w:pPr>
              <w:pStyle w:val="EngHang"/>
            </w:pPr>
            <w:r>
              <w:t xml:space="preserve">David taught </w:t>
            </w:r>
          </w:p>
          <w:p w14:paraId="25CABBB2" w14:textId="77777777" w:rsidR="00646A59" w:rsidRDefault="00646A59" w:rsidP="00646A59">
            <w:pPr>
              <w:pStyle w:val="EngHang"/>
            </w:pPr>
            <w:r>
              <w:t>Testifying in his book:</w:t>
            </w:r>
          </w:p>
          <w:p w14:paraId="6D8F6684" w14:textId="77777777" w:rsidR="00646A59" w:rsidRDefault="00646A59" w:rsidP="00646A59">
            <w:pPr>
              <w:pStyle w:val="EngHang"/>
            </w:pPr>
            <w:r>
              <w:t>“The Lord gives strength</w:t>
            </w:r>
          </w:p>
          <w:p w14:paraId="315CC167" w14:textId="77777777" w:rsidR="00646A59" w:rsidRDefault="00646A59" w:rsidP="00646A59">
            <w:pPr>
              <w:pStyle w:val="EngHangEnd"/>
            </w:pPr>
            <w:r>
              <w:t>To those who preach His Name.”</w:t>
            </w:r>
          </w:p>
        </w:tc>
        <w:tc>
          <w:tcPr>
            <w:tcW w:w="288" w:type="dxa"/>
          </w:tcPr>
          <w:p w14:paraId="4E74522D" w14:textId="77777777" w:rsidR="00646A59" w:rsidRDefault="00646A59" w:rsidP="00654C55"/>
        </w:tc>
        <w:tc>
          <w:tcPr>
            <w:tcW w:w="288" w:type="dxa"/>
          </w:tcPr>
          <w:p w14:paraId="5F81664E" w14:textId="77777777" w:rsidR="00646A59" w:rsidRDefault="00646A59" w:rsidP="00654C55">
            <w:pPr>
              <w:pStyle w:val="CopticCross"/>
            </w:pPr>
            <w:r w:rsidRPr="00FB5ACB">
              <w:t>¿</w:t>
            </w:r>
          </w:p>
        </w:tc>
        <w:tc>
          <w:tcPr>
            <w:tcW w:w="3960" w:type="dxa"/>
          </w:tcPr>
          <w:p w14:paraId="023EB600" w14:textId="77777777" w:rsidR="00646A59" w:rsidRDefault="00646A59" w:rsidP="00646A59">
            <w:pPr>
              <w:pStyle w:val="CopticVersemulti-line"/>
            </w:pPr>
            <w:r>
              <w:t>Ⲇⲁⲩⲓⲇ ⲁϥⲧⲁⲙⲟⲛ ϧⲉⲛ ⲡⲉϥϫⲱⲙ:</w:t>
            </w:r>
          </w:p>
          <w:p w14:paraId="3AD8D48C" w14:textId="77777777" w:rsidR="00646A59" w:rsidRDefault="00646A59" w:rsidP="00646A59">
            <w:pPr>
              <w:pStyle w:val="CopticVersemulti-line"/>
            </w:pPr>
            <w:r>
              <w:t>ⲛⲉϥⲙⲉⲧⲙⲉⲑⲣⲉⲩ ⲁϥϯ ⲛⲁⲛ:</w:t>
            </w:r>
          </w:p>
          <w:p w14:paraId="2B5EE1B2" w14:textId="77777777" w:rsidR="00646A59" w:rsidRDefault="00646A59" w:rsidP="00646A59">
            <w:pPr>
              <w:pStyle w:val="CopticVersemulti-line"/>
            </w:pPr>
            <w:r>
              <w:t>ϫⲉ Ⲡⲟ̄ⲥ̄ ⲉϥⲉ̀ϯ ⲛ̀ⲟⲩϫⲟⲙ:</w:t>
            </w:r>
          </w:p>
          <w:p w14:paraId="7205242E" w14:textId="77777777" w:rsidR="00646A59" w:rsidRDefault="00646A59" w:rsidP="00646A59">
            <w:pPr>
              <w:pStyle w:val="CopticHangingVerse"/>
            </w:pPr>
            <w:r>
              <w:t>ⲛ̀ⲛⲏⲉⲧϩⲓϣⲉⲛⲛⲟⲩϥⲓ ⲙ̀ⲡⲉϥⲣⲁⲛ.</w:t>
            </w:r>
          </w:p>
        </w:tc>
      </w:tr>
      <w:tr w:rsidR="00646A59" w14:paraId="39A7E975" w14:textId="77777777" w:rsidTr="00654C55">
        <w:trPr>
          <w:cantSplit/>
          <w:jc w:val="center"/>
        </w:trPr>
        <w:tc>
          <w:tcPr>
            <w:tcW w:w="288" w:type="dxa"/>
          </w:tcPr>
          <w:p w14:paraId="1212E3DD" w14:textId="77777777" w:rsidR="00646A59" w:rsidRDefault="00646A59" w:rsidP="00654C55">
            <w:pPr>
              <w:pStyle w:val="CopticCross"/>
            </w:pPr>
          </w:p>
        </w:tc>
        <w:tc>
          <w:tcPr>
            <w:tcW w:w="3960" w:type="dxa"/>
          </w:tcPr>
          <w:p w14:paraId="79BC605C" w14:textId="77777777" w:rsidR="00646A59" w:rsidRDefault="00646A59" w:rsidP="00646A59">
            <w:pPr>
              <w:pStyle w:val="EngHang"/>
            </w:pPr>
            <w:r>
              <w:t>Who among the wise</w:t>
            </w:r>
          </w:p>
          <w:p w14:paraId="4AC9A9C6" w14:textId="77777777" w:rsidR="00646A59" w:rsidRDefault="00646A59" w:rsidP="00646A59">
            <w:pPr>
              <w:pStyle w:val="EngHang"/>
            </w:pPr>
            <w:r>
              <w:t>Have fully explained</w:t>
            </w:r>
          </w:p>
          <w:p w14:paraId="3582F09D" w14:textId="77777777" w:rsidR="00646A59" w:rsidRDefault="00646A59" w:rsidP="00646A59">
            <w:pPr>
              <w:pStyle w:val="EngHang"/>
            </w:pPr>
            <w:r>
              <w:t>The mystery of your blessedness,</w:t>
            </w:r>
          </w:p>
          <w:p w14:paraId="7B558F26" w14:textId="77777777" w:rsidR="00646A59" w:rsidRDefault="00646A59" w:rsidP="00646A59">
            <w:pPr>
              <w:pStyle w:val="EngHangEnd"/>
            </w:pPr>
            <w:r>
              <w:t>O my lords and fathers, the Apostles?</w:t>
            </w:r>
          </w:p>
        </w:tc>
        <w:tc>
          <w:tcPr>
            <w:tcW w:w="288" w:type="dxa"/>
          </w:tcPr>
          <w:p w14:paraId="1C619606" w14:textId="77777777" w:rsidR="00646A59" w:rsidRDefault="00646A59" w:rsidP="00654C55"/>
        </w:tc>
        <w:tc>
          <w:tcPr>
            <w:tcW w:w="288" w:type="dxa"/>
          </w:tcPr>
          <w:p w14:paraId="66C52956" w14:textId="77777777" w:rsidR="00646A59" w:rsidRDefault="00646A59" w:rsidP="00654C55">
            <w:pPr>
              <w:pStyle w:val="CopticCross"/>
            </w:pPr>
          </w:p>
        </w:tc>
        <w:tc>
          <w:tcPr>
            <w:tcW w:w="3960" w:type="dxa"/>
          </w:tcPr>
          <w:p w14:paraId="34CFBB2F" w14:textId="77777777" w:rsidR="00646A59" w:rsidRDefault="00646A59" w:rsidP="00646A59">
            <w:pPr>
              <w:pStyle w:val="CopticVersemulti-line"/>
            </w:pPr>
            <w:r>
              <w:t>Ⲉⲣⲉ ⲛⲓⲙ ϧⲉⲛ ⲛⲓⲥⲟⲫⲟⲥ:</w:t>
            </w:r>
          </w:p>
          <w:p w14:paraId="204CC5FB" w14:textId="77777777" w:rsidR="00646A59" w:rsidRDefault="00646A59" w:rsidP="00646A59">
            <w:pPr>
              <w:pStyle w:val="CopticVersemulti-line"/>
            </w:pPr>
            <w:r>
              <w:t>ⲛⲏⲉⲣⲙⲏⲛⲉⲩⲧⲏⲥ ⲕⲁⲗⲱⲥ:</w:t>
            </w:r>
          </w:p>
          <w:p w14:paraId="3C53E1BC" w14:textId="77777777" w:rsidR="00646A59" w:rsidRDefault="00646A59" w:rsidP="00646A59">
            <w:pPr>
              <w:pStyle w:val="CopticVersemulti-line"/>
            </w:pPr>
            <w:r>
              <w:t>ⲛⲁⲥⲁϫⲓ ⲛ̀ⲛⲉⲧⲉⲛⲙⲁⲕⲁⲣⲓⲥⲙⲟⲥ:</w:t>
            </w:r>
          </w:p>
          <w:p w14:paraId="7907C1EF" w14:textId="77777777" w:rsidR="00646A59" w:rsidRDefault="00646A59" w:rsidP="00646A59">
            <w:pPr>
              <w:pStyle w:val="CopticHangingVerse"/>
            </w:pPr>
            <w:r>
              <w:t>ⲛⲁϭⲟⲓⲥ ⲛ̀ⲓⲟϯ ⲛ̀ⲁ̀ⲡⲟⲥⲧⲟⲗⲟⲥ.</w:t>
            </w:r>
          </w:p>
        </w:tc>
      </w:tr>
      <w:tr w:rsidR="00646A59" w14:paraId="75658110" w14:textId="77777777" w:rsidTr="00654C55">
        <w:trPr>
          <w:cantSplit/>
          <w:jc w:val="center"/>
        </w:trPr>
        <w:tc>
          <w:tcPr>
            <w:tcW w:w="288" w:type="dxa"/>
          </w:tcPr>
          <w:p w14:paraId="79B3FC40" w14:textId="77777777" w:rsidR="00646A59" w:rsidRDefault="00646A59" w:rsidP="00654C55">
            <w:pPr>
              <w:pStyle w:val="CopticCross"/>
            </w:pPr>
          </w:p>
        </w:tc>
        <w:tc>
          <w:tcPr>
            <w:tcW w:w="3960" w:type="dxa"/>
          </w:tcPr>
          <w:p w14:paraId="08E11FC9" w14:textId="77777777" w:rsidR="00646A59" w:rsidRDefault="00646A59" w:rsidP="00646A59">
            <w:pPr>
              <w:pStyle w:val="EngHang"/>
            </w:pPr>
            <w:r>
              <w:t>Truly the Lord spoke in truth,</w:t>
            </w:r>
          </w:p>
          <w:p w14:paraId="3F8D114D" w14:textId="77777777" w:rsidR="00646A59" w:rsidRDefault="00646A59" w:rsidP="00646A59">
            <w:pPr>
              <w:pStyle w:val="EngHang"/>
            </w:pPr>
            <w:r>
              <w:t>When He promised,</w:t>
            </w:r>
          </w:p>
          <w:p w14:paraId="21DD820E" w14:textId="77777777" w:rsidR="00646A59" w:rsidRDefault="00646A59" w:rsidP="00646A59">
            <w:pPr>
              <w:pStyle w:val="EngHang"/>
            </w:pPr>
            <w:r>
              <w:t>“O you who endured with me</w:t>
            </w:r>
          </w:p>
          <w:p w14:paraId="49D306B6" w14:textId="77777777" w:rsidR="00646A59" w:rsidRDefault="00646A59" w:rsidP="00646A59">
            <w:pPr>
              <w:pStyle w:val="EngHangEnd"/>
            </w:pPr>
            <w:r>
              <w:t>In my tribulations,</w:t>
            </w:r>
          </w:p>
        </w:tc>
        <w:tc>
          <w:tcPr>
            <w:tcW w:w="288" w:type="dxa"/>
          </w:tcPr>
          <w:p w14:paraId="3FB553BA" w14:textId="77777777" w:rsidR="00646A59" w:rsidRDefault="00646A59" w:rsidP="00654C55"/>
        </w:tc>
        <w:tc>
          <w:tcPr>
            <w:tcW w:w="288" w:type="dxa"/>
          </w:tcPr>
          <w:p w14:paraId="2A59D7B8" w14:textId="77777777" w:rsidR="00646A59" w:rsidRDefault="00646A59" w:rsidP="00654C55">
            <w:pPr>
              <w:pStyle w:val="CopticCross"/>
            </w:pPr>
          </w:p>
        </w:tc>
        <w:tc>
          <w:tcPr>
            <w:tcW w:w="3960" w:type="dxa"/>
          </w:tcPr>
          <w:p w14:paraId="53B57CD1" w14:textId="77777777" w:rsidR="00646A59" w:rsidRDefault="00646A59" w:rsidP="00646A59">
            <w:pPr>
              <w:pStyle w:val="CopticVersemulti-line"/>
            </w:pPr>
            <w:r>
              <w:t>Ⲍⲉ ⲟⲛⲧⲱⲥ ⲁϥⲥⲁϫⲓ ϧⲉⲛ ⲟⲩⲙⲉⲑⲙⲏⲓ:</w:t>
            </w:r>
          </w:p>
          <w:p w14:paraId="748248FF" w14:textId="77777777" w:rsidR="00646A59" w:rsidRDefault="00646A59" w:rsidP="00646A59">
            <w:pPr>
              <w:pStyle w:val="CopticVersemulti-line"/>
            </w:pPr>
            <w:r>
              <w:t>ⲁϥⲱϣ ⲛⲱⲧⲉⲛ ⲛ̀ϫⲉ Ⲡϭⲟⲓⲥ ⲉϥϫⲱ ⲙ̀ⲙⲟⲥ:</w:t>
            </w:r>
          </w:p>
          <w:p w14:paraId="45374E21" w14:textId="77777777" w:rsidR="00646A59" w:rsidRDefault="00646A59" w:rsidP="00646A59">
            <w:pPr>
              <w:pStyle w:val="CopticVersemulti-line"/>
            </w:pPr>
            <w:r>
              <w:t>ϫⲉ ⲛⲏⲉⲧⲉⲣϩⲩⲡⲟⲙⲟⲛⲓⲛ ⲛⲉⲙⲏⲓ:</w:t>
            </w:r>
          </w:p>
          <w:p w14:paraId="75BD2C9D" w14:textId="77777777" w:rsidR="00646A59" w:rsidRDefault="00646A59" w:rsidP="00646A59">
            <w:pPr>
              <w:pStyle w:val="CopticHangingVerse"/>
            </w:pPr>
            <w:r>
              <w:t>ⲛ̀ϩ̀ⲣⲏⲓ ϧⲉⲛ ⲛⲁⲡⲓⲣⲁⲥⲙⲟⲥ.</w:t>
            </w:r>
          </w:p>
        </w:tc>
      </w:tr>
      <w:tr w:rsidR="00646A59" w14:paraId="3C331372" w14:textId="77777777" w:rsidTr="00654C55">
        <w:trPr>
          <w:cantSplit/>
          <w:jc w:val="center"/>
        </w:trPr>
        <w:tc>
          <w:tcPr>
            <w:tcW w:w="288" w:type="dxa"/>
          </w:tcPr>
          <w:p w14:paraId="521530BB" w14:textId="77777777" w:rsidR="00646A59" w:rsidRDefault="00646A59" w:rsidP="00654C55">
            <w:pPr>
              <w:pStyle w:val="CopticCross"/>
            </w:pPr>
            <w:r w:rsidRPr="00FB5ACB">
              <w:t>¿</w:t>
            </w:r>
          </w:p>
        </w:tc>
        <w:tc>
          <w:tcPr>
            <w:tcW w:w="3960" w:type="dxa"/>
          </w:tcPr>
          <w:p w14:paraId="11FB61C2" w14:textId="77777777" w:rsidR="00646A59" w:rsidRDefault="00646A59" w:rsidP="00646A59">
            <w:pPr>
              <w:pStyle w:val="EngHang"/>
            </w:pPr>
            <w:r>
              <w:t>Behold, I surely establish</w:t>
            </w:r>
          </w:p>
          <w:p w14:paraId="73E2118F" w14:textId="77777777" w:rsidR="00646A59" w:rsidRDefault="00646A59" w:rsidP="00646A59">
            <w:pPr>
              <w:pStyle w:val="EngHang"/>
            </w:pPr>
            <w:r>
              <w:t>A covenant with you,</w:t>
            </w:r>
          </w:p>
          <w:p w14:paraId="42C8A318" w14:textId="77777777" w:rsidR="00646A59" w:rsidRDefault="00646A59" w:rsidP="00646A59">
            <w:pPr>
              <w:pStyle w:val="EngHang"/>
            </w:pPr>
            <w:r>
              <w:t>You will sit</w:t>
            </w:r>
          </w:p>
          <w:p w14:paraId="2625AB35" w14:textId="77777777" w:rsidR="00646A59" w:rsidRDefault="00646A59" w:rsidP="00646A59">
            <w:pPr>
              <w:pStyle w:val="EngHangEnd"/>
            </w:pPr>
            <w:r>
              <w:t>In My Kingdom.</w:t>
            </w:r>
          </w:p>
        </w:tc>
        <w:tc>
          <w:tcPr>
            <w:tcW w:w="288" w:type="dxa"/>
          </w:tcPr>
          <w:p w14:paraId="0E25E1C7" w14:textId="77777777" w:rsidR="00646A59" w:rsidRDefault="00646A59" w:rsidP="00654C55"/>
        </w:tc>
        <w:tc>
          <w:tcPr>
            <w:tcW w:w="288" w:type="dxa"/>
          </w:tcPr>
          <w:p w14:paraId="5E535ABF" w14:textId="77777777" w:rsidR="00646A59" w:rsidRDefault="00646A59" w:rsidP="00654C55">
            <w:pPr>
              <w:pStyle w:val="CopticCross"/>
            </w:pPr>
            <w:r w:rsidRPr="00FB5ACB">
              <w:t>¿</w:t>
            </w:r>
          </w:p>
        </w:tc>
        <w:tc>
          <w:tcPr>
            <w:tcW w:w="3960" w:type="dxa"/>
          </w:tcPr>
          <w:p w14:paraId="3ECD27DB" w14:textId="77777777" w:rsidR="00646A59" w:rsidRDefault="00646A59" w:rsidP="00646A59">
            <w:pPr>
              <w:pStyle w:val="CopticVersemulti-line"/>
            </w:pPr>
            <w:r>
              <w:t>Ⲏⲡⲡⲉ ⲁ̀ⲛⲟⲕ ϯⲥⲉⲙⲛⲓ ⲛⲉⲙⲱⲧⲉⲛ:</w:t>
            </w:r>
          </w:p>
          <w:p w14:paraId="5F7EC78F" w14:textId="77777777" w:rsidR="00646A59" w:rsidRDefault="00646A59" w:rsidP="00646A59">
            <w:pPr>
              <w:pStyle w:val="CopticVersemulti-line"/>
            </w:pPr>
            <w:r>
              <w:t>ⲛ̀ⲟⲩⲇⲓⲁ̀ⲑⲏⲕⲏ ϧⲉⲛ ⲟⲩⲧⲁϫⲣⲟ:</w:t>
            </w:r>
          </w:p>
          <w:p w14:paraId="1DBAB256" w14:textId="77777777" w:rsidR="00646A59" w:rsidRDefault="00646A59" w:rsidP="00646A59">
            <w:pPr>
              <w:pStyle w:val="CopticVersemulti-line"/>
            </w:pPr>
            <w:r>
              <w:t>ϫⲉ ⲧⲉⲧⲉⲛⲛⲁϩⲉⲙⲥⲓ ⲛ̀ⲑⲱⲧⲉⲙ:</w:t>
            </w:r>
          </w:p>
          <w:p w14:paraId="1E584A9C" w14:textId="77777777" w:rsidR="00646A59" w:rsidRDefault="00646A59" w:rsidP="00646A59">
            <w:pPr>
              <w:pStyle w:val="CopticHangingVerse"/>
            </w:pPr>
            <w:r>
              <w:t>ⲛ̀ϩ̀ⲣⲏⲓ ϧⲉⲛ ⲧⲉⲙⲉⲧⲟⲩⲣⲟ.</w:t>
            </w:r>
          </w:p>
        </w:tc>
      </w:tr>
      <w:tr w:rsidR="00646A59" w14:paraId="638DECA7" w14:textId="77777777" w:rsidTr="00654C55">
        <w:trPr>
          <w:cantSplit/>
          <w:jc w:val="center"/>
        </w:trPr>
        <w:tc>
          <w:tcPr>
            <w:tcW w:w="288" w:type="dxa"/>
          </w:tcPr>
          <w:p w14:paraId="0E7DCEEA" w14:textId="77777777" w:rsidR="00646A59" w:rsidRDefault="00646A59" w:rsidP="00654C55">
            <w:pPr>
              <w:pStyle w:val="CopticCross"/>
            </w:pPr>
            <w:r w:rsidRPr="00FB5ACB">
              <w:t>¿</w:t>
            </w:r>
          </w:p>
        </w:tc>
        <w:tc>
          <w:tcPr>
            <w:tcW w:w="3960" w:type="dxa"/>
          </w:tcPr>
          <w:p w14:paraId="0B7799F6" w14:textId="77777777" w:rsidR="00646A59" w:rsidRDefault="00646A59" w:rsidP="00646A59">
            <w:pPr>
              <w:pStyle w:val="EngHang"/>
            </w:pPr>
            <w:r>
              <w:t>And you will truly</w:t>
            </w:r>
          </w:p>
          <w:p w14:paraId="065A39A1" w14:textId="77777777" w:rsidR="00646A59" w:rsidRDefault="00646A59" w:rsidP="00646A59">
            <w:pPr>
              <w:pStyle w:val="EngHang"/>
            </w:pPr>
            <w:r>
              <w:t>Sit upon holy thrones.</w:t>
            </w:r>
          </w:p>
          <w:p w14:paraId="4E617EFF" w14:textId="77777777" w:rsidR="00646A59" w:rsidRDefault="00646A59" w:rsidP="00646A59">
            <w:pPr>
              <w:pStyle w:val="EngHang"/>
            </w:pPr>
            <w:r>
              <w:t>You will judge</w:t>
            </w:r>
          </w:p>
          <w:p w14:paraId="0D51EE9B" w14:textId="77777777" w:rsidR="00646A59" w:rsidRDefault="00646A59" w:rsidP="00646A59">
            <w:pPr>
              <w:pStyle w:val="EngHangEnd"/>
            </w:pPr>
            <w:r>
              <w:t>All generations.”</w:t>
            </w:r>
          </w:p>
        </w:tc>
        <w:tc>
          <w:tcPr>
            <w:tcW w:w="288" w:type="dxa"/>
          </w:tcPr>
          <w:p w14:paraId="1B3B6E5A" w14:textId="77777777" w:rsidR="00646A59" w:rsidRDefault="00646A59" w:rsidP="00654C55"/>
        </w:tc>
        <w:tc>
          <w:tcPr>
            <w:tcW w:w="288" w:type="dxa"/>
          </w:tcPr>
          <w:p w14:paraId="52053575" w14:textId="77777777" w:rsidR="00646A59" w:rsidRDefault="00646A59" w:rsidP="00654C55">
            <w:pPr>
              <w:pStyle w:val="CopticCross"/>
            </w:pPr>
            <w:r w:rsidRPr="00FB5ACB">
              <w:t>¿</w:t>
            </w:r>
          </w:p>
        </w:tc>
        <w:tc>
          <w:tcPr>
            <w:tcW w:w="3960" w:type="dxa"/>
          </w:tcPr>
          <w:p w14:paraId="2CE09D46" w14:textId="77777777" w:rsidR="00646A59" w:rsidRDefault="00646A59" w:rsidP="00646A59">
            <w:pPr>
              <w:pStyle w:val="CopticVersemulti-line"/>
            </w:pPr>
            <w:r>
              <w:t>Ⲑⲣⲟⲛⲟⲥ ⲙⲙⲏⲓ ⲉ̄ⲟ̄ⲩ̄:</w:t>
            </w:r>
          </w:p>
          <w:p w14:paraId="3FFE631E" w14:textId="77777777" w:rsidR="00646A59" w:rsidRDefault="00646A59" w:rsidP="00646A59">
            <w:pPr>
              <w:pStyle w:val="CopticVersemulti-line"/>
            </w:pPr>
            <w:r>
              <w:t>ⲉⲣⲉⲧⲉⲛⲉ̀ϩⲉⲙⲥⲓ ⲉ̀ϩ̀ⲣⲏⲓ ⲉ̀ϫⲱⲟⲩ:</w:t>
            </w:r>
          </w:p>
          <w:p w14:paraId="1D2D43D4" w14:textId="77777777" w:rsidR="00646A59" w:rsidRDefault="00646A59" w:rsidP="00646A59">
            <w:pPr>
              <w:pStyle w:val="CopticVersemulti-line"/>
            </w:pPr>
            <w:r>
              <w:t>ⲟⲩⲟϩ ⲉⲣⲉⲧⲉⲛⲉ̀ϯϩⲁⲡ:</w:t>
            </w:r>
          </w:p>
          <w:p w14:paraId="6C8FCBE4" w14:textId="77777777" w:rsidR="00646A59" w:rsidRPr="005130A7" w:rsidRDefault="00646A59" w:rsidP="00646A59">
            <w:pPr>
              <w:pStyle w:val="CopticHangingVerse"/>
            </w:pPr>
            <w:r>
              <w:t>ⲛ̀ⲛⲓⲣⲱⲙⲓ ⲛ̀ⲧⲉ ⲛⲓϫⲱⲟⲩ.</w:t>
            </w:r>
          </w:p>
        </w:tc>
      </w:tr>
      <w:tr w:rsidR="00646A59" w14:paraId="69D2DC68" w14:textId="77777777" w:rsidTr="00654C55">
        <w:trPr>
          <w:cantSplit/>
          <w:jc w:val="center"/>
        </w:trPr>
        <w:tc>
          <w:tcPr>
            <w:tcW w:w="288" w:type="dxa"/>
          </w:tcPr>
          <w:p w14:paraId="56BCA233" w14:textId="77777777" w:rsidR="00646A59" w:rsidRDefault="00646A59" w:rsidP="00654C55">
            <w:pPr>
              <w:pStyle w:val="CopticCross"/>
            </w:pPr>
          </w:p>
        </w:tc>
        <w:tc>
          <w:tcPr>
            <w:tcW w:w="3960" w:type="dxa"/>
          </w:tcPr>
          <w:p w14:paraId="1DA76F12" w14:textId="77777777" w:rsidR="00646A59" w:rsidRDefault="00646A59" w:rsidP="00646A59">
            <w:pPr>
              <w:pStyle w:val="EngHang"/>
            </w:pPr>
            <w:r>
              <w:t>From the East to the West</w:t>
            </w:r>
          </w:p>
          <w:p w14:paraId="3B5CD8A3" w14:textId="77777777" w:rsidR="00646A59" w:rsidRDefault="00646A59" w:rsidP="00646A59">
            <w:pPr>
              <w:pStyle w:val="EngHang"/>
            </w:pPr>
            <w:r>
              <w:t>And the North to the South,</w:t>
            </w:r>
          </w:p>
          <w:p w14:paraId="73EFA98C" w14:textId="77777777" w:rsidR="00646A59" w:rsidRDefault="00646A59" w:rsidP="00646A59">
            <w:pPr>
              <w:pStyle w:val="EngHang"/>
            </w:pPr>
            <w:r>
              <w:t>Confirm the elect,</w:t>
            </w:r>
          </w:p>
          <w:p w14:paraId="4C4852E0" w14:textId="77777777" w:rsidR="00646A59" w:rsidRDefault="00646A59" w:rsidP="00646A59">
            <w:pPr>
              <w:pStyle w:val="EngHangEnd"/>
            </w:pPr>
            <w:r>
              <w:t>And restore the impious.</w:t>
            </w:r>
          </w:p>
        </w:tc>
        <w:tc>
          <w:tcPr>
            <w:tcW w:w="288" w:type="dxa"/>
          </w:tcPr>
          <w:p w14:paraId="0DA02E53" w14:textId="77777777" w:rsidR="00646A59" w:rsidRDefault="00646A59" w:rsidP="00654C55"/>
        </w:tc>
        <w:tc>
          <w:tcPr>
            <w:tcW w:w="288" w:type="dxa"/>
          </w:tcPr>
          <w:p w14:paraId="551DDC8D" w14:textId="77777777" w:rsidR="00646A59" w:rsidRDefault="00646A59" w:rsidP="00654C55">
            <w:pPr>
              <w:pStyle w:val="CopticCross"/>
            </w:pPr>
          </w:p>
        </w:tc>
        <w:tc>
          <w:tcPr>
            <w:tcW w:w="3960" w:type="dxa"/>
          </w:tcPr>
          <w:p w14:paraId="75A2E21D" w14:textId="77777777" w:rsidR="00646A59" w:rsidRDefault="00646A59" w:rsidP="00646A59">
            <w:pPr>
              <w:pStyle w:val="CopticVersemulti-line"/>
            </w:pPr>
            <w:r>
              <w:t>Ⲓⲥϫⲉⲛ ⲛⲓⲙⲁⲛ̀ϣⲁⲓ ϣⲁ ⲛⲓⲙⲁⲛ̀ϩⲱⲧⲡ:</w:t>
            </w:r>
          </w:p>
          <w:p w14:paraId="04C96B06" w14:textId="77777777" w:rsidR="00646A59" w:rsidRDefault="00646A59" w:rsidP="00646A59">
            <w:pPr>
              <w:pStyle w:val="CopticVersemulti-line"/>
            </w:pPr>
            <w:r>
              <w:t>ⲛⲉⲙ ⲓⲥϫⲉⲛ ⲡ̀ⲉⲙϩⲓⲧ ϣⲁ ⲫ̀ⲣⲏⲥ:</w:t>
            </w:r>
          </w:p>
          <w:p w14:paraId="3E1B7BA7" w14:textId="77777777" w:rsidR="00646A59" w:rsidRDefault="00646A59" w:rsidP="00646A59">
            <w:pPr>
              <w:pStyle w:val="CopticVersemulti-line"/>
            </w:pPr>
            <w:r>
              <w:t>ⲙⲁⲧⲁϫⲣⲟ ⲛ̀ⲛⲏⲉⲧⲥⲱⲧⲡ:</w:t>
            </w:r>
          </w:p>
          <w:p w14:paraId="3F639188" w14:textId="77777777" w:rsidR="00646A59" w:rsidRPr="005130A7" w:rsidRDefault="00646A59" w:rsidP="00646A59">
            <w:pPr>
              <w:pStyle w:val="CopticHangingVerse"/>
            </w:pPr>
            <w:r>
              <w:t>ⲙⲁⲧⲁⲥⲑⲟ ⲛ̀ⲛⲓⲁ̀ⲥⲉⲃⲏⲥ.</w:t>
            </w:r>
          </w:p>
        </w:tc>
      </w:tr>
      <w:tr w:rsidR="00646A59" w14:paraId="4EC6C2E1" w14:textId="77777777" w:rsidTr="00654C55">
        <w:trPr>
          <w:cantSplit/>
          <w:jc w:val="center"/>
        </w:trPr>
        <w:tc>
          <w:tcPr>
            <w:tcW w:w="288" w:type="dxa"/>
          </w:tcPr>
          <w:p w14:paraId="595E5EFE" w14:textId="77777777" w:rsidR="00646A59" w:rsidRDefault="00646A59" w:rsidP="00654C55">
            <w:pPr>
              <w:pStyle w:val="CopticCross"/>
            </w:pPr>
          </w:p>
        </w:tc>
        <w:tc>
          <w:tcPr>
            <w:tcW w:w="3960" w:type="dxa"/>
          </w:tcPr>
          <w:p w14:paraId="146F0E9E" w14:textId="77777777" w:rsidR="00646A59" w:rsidRDefault="00646A59" w:rsidP="00646A59">
            <w:pPr>
              <w:pStyle w:val="EngHang"/>
            </w:pPr>
            <w:r>
              <w:t>The Lord is the Messiah.</w:t>
            </w:r>
          </w:p>
          <w:p w14:paraId="03907CCC" w14:textId="77777777" w:rsidR="00646A59" w:rsidRDefault="00646A59" w:rsidP="00646A59">
            <w:pPr>
              <w:pStyle w:val="EngHang"/>
            </w:pPr>
            <w:r>
              <w:t>He has chosen His Apostles:</w:t>
            </w:r>
          </w:p>
          <w:p w14:paraId="591056D4" w14:textId="77777777" w:rsidR="00646A59" w:rsidRDefault="00646A59" w:rsidP="00646A59">
            <w:pPr>
              <w:pStyle w:val="EngHang"/>
            </w:pPr>
            <w:r>
              <w:t>Peter and Andrew,</w:t>
            </w:r>
          </w:p>
          <w:p w14:paraId="62DFF01C" w14:textId="77777777" w:rsidR="00646A59" w:rsidRDefault="00646A59" w:rsidP="00646A59">
            <w:pPr>
              <w:pStyle w:val="EngHangEnd"/>
            </w:pPr>
            <w:r>
              <w:t>John and James,</w:t>
            </w:r>
          </w:p>
        </w:tc>
        <w:tc>
          <w:tcPr>
            <w:tcW w:w="288" w:type="dxa"/>
          </w:tcPr>
          <w:p w14:paraId="440B4DFE" w14:textId="77777777" w:rsidR="00646A59" w:rsidRDefault="00646A59" w:rsidP="00654C55"/>
        </w:tc>
        <w:tc>
          <w:tcPr>
            <w:tcW w:w="288" w:type="dxa"/>
          </w:tcPr>
          <w:p w14:paraId="00BBF1BA" w14:textId="77777777" w:rsidR="00646A59" w:rsidRDefault="00646A59" w:rsidP="00654C55">
            <w:pPr>
              <w:pStyle w:val="CopticCross"/>
            </w:pPr>
          </w:p>
        </w:tc>
        <w:tc>
          <w:tcPr>
            <w:tcW w:w="3960" w:type="dxa"/>
          </w:tcPr>
          <w:p w14:paraId="453527FD" w14:textId="77777777" w:rsidR="00646A59" w:rsidRDefault="00646A59" w:rsidP="00646A59">
            <w:pPr>
              <w:pStyle w:val="CopticVersemulti-line"/>
            </w:pPr>
            <w:r>
              <w:t>Ⲕⲩⲣⲓⲟⲥ ⲡⲉ Ⲙⲁⲥⲓⲁⲥ:</w:t>
            </w:r>
          </w:p>
          <w:p w14:paraId="234BF053" w14:textId="77777777" w:rsidR="00646A59" w:rsidRDefault="00646A59" w:rsidP="00646A59">
            <w:pPr>
              <w:pStyle w:val="CopticVersemulti-line"/>
            </w:pPr>
            <w:r>
              <w:t>ⲁϥⲥⲱⲧⲡ ⲛ̀ⲛⲉϥⲁ̀ⲡⲟⲥⲧⲟⲗⲟⲥ:</w:t>
            </w:r>
          </w:p>
          <w:p w14:paraId="334F762C" w14:textId="77777777" w:rsidR="00646A59" w:rsidRDefault="00646A59" w:rsidP="00646A59">
            <w:pPr>
              <w:pStyle w:val="CopticVersemulti-line"/>
            </w:pPr>
            <w:r>
              <w:t>ⲉ̀ⲧⲉ Ⲡⲉⲧⲣⲟⲥ ⲛⲉⲙ Ⲁⲛⲇⲣⲉⲁⲥ:</w:t>
            </w:r>
          </w:p>
          <w:p w14:paraId="0A753D8B" w14:textId="77777777" w:rsidR="00646A59" w:rsidRPr="005130A7" w:rsidRDefault="00646A59" w:rsidP="00646A59">
            <w:pPr>
              <w:pStyle w:val="CopticHangingVerse"/>
            </w:pPr>
            <w:r>
              <w:t>Ⲓⲱⲁⲛⲛⲏⲥ ⲛⲉⲙ Ⲓⲁⲕⲱⲃⲟⲥ.</w:t>
            </w:r>
          </w:p>
        </w:tc>
      </w:tr>
      <w:tr w:rsidR="00646A59" w14:paraId="7A9A222D" w14:textId="77777777" w:rsidTr="00654C55">
        <w:trPr>
          <w:cantSplit/>
          <w:jc w:val="center"/>
        </w:trPr>
        <w:tc>
          <w:tcPr>
            <w:tcW w:w="288" w:type="dxa"/>
          </w:tcPr>
          <w:p w14:paraId="3A2F1338" w14:textId="77777777" w:rsidR="00646A59" w:rsidRDefault="00646A59" w:rsidP="00654C55">
            <w:pPr>
              <w:pStyle w:val="CopticCross"/>
            </w:pPr>
            <w:r w:rsidRPr="00FB5ACB">
              <w:t>¿</w:t>
            </w:r>
          </w:p>
        </w:tc>
        <w:tc>
          <w:tcPr>
            <w:tcW w:w="3960" w:type="dxa"/>
          </w:tcPr>
          <w:p w14:paraId="3B01313F" w14:textId="77777777" w:rsidR="00646A59" w:rsidRDefault="00646A59" w:rsidP="00646A59">
            <w:pPr>
              <w:pStyle w:val="EngHang"/>
            </w:pPr>
            <w:r>
              <w:t>Philip and Matthew,</w:t>
            </w:r>
          </w:p>
          <w:p w14:paraId="37CB18ED" w14:textId="77777777" w:rsidR="00646A59" w:rsidRDefault="00646A59" w:rsidP="00646A59">
            <w:pPr>
              <w:pStyle w:val="EngHang"/>
            </w:pPr>
            <w:r>
              <w:t>Bartholomew and Thomas,</w:t>
            </w:r>
          </w:p>
          <w:p w14:paraId="05880A2D" w14:textId="77777777" w:rsidR="00646A59" w:rsidRDefault="00646A59" w:rsidP="00646A59">
            <w:pPr>
              <w:pStyle w:val="EngHang"/>
            </w:pPr>
            <w:r>
              <w:t>James the Son of Alphaeus,</w:t>
            </w:r>
          </w:p>
          <w:p w14:paraId="4EFB1E2A" w14:textId="77777777" w:rsidR="00646A59" w:rsidRDefault="00646A59" w:rsidP="00646A59">
            <w:pPr>
              <w:pStyle w:val="EngHangEnd"/>
            </w:pPr>
            <w:r>
              <w:t>And Simon the Canaanite.</w:t>
            </w:r>
          </w:p>
        </w:tc>
        <w:tc>
          <w:tcPr>
            <w:tcW w:w="288" w:type="dxa"/>
          </w:tcPr>
          <w:p w14:paraId="12C1057B" w14:textId="77777777" w:rsidR="00646A59" w:rsidRDefault="00646A59" w:rsidP="00654C55"/>
        </w:tc>
        <w:tc>
          <w:tcPr>
            <w:tcW w:w="288" w:type="dxa"/>
          </w:tcPr>
          <w:p w14:paraId="11FBF975" w14:textId="77777777" w:rsidR="00646A59" w:rsidRDefault="00646A59" w:rsidP="00654C55">
            <w:pPr>
              <w:pStyle w:val="CopticCross"/>
            </w:pPr>
            <w:r w:rsidRPr="00FB5ACB">
              <w:t>¿</w:t>
            </w:r>
          </w:p>
        </w:tc>
        <w:tc>
          <w:tcPr>
            <w:tcW w:w="3960" w:type="dxa"/>
          </w:tcPr>
          <w:p w14:paraId="0A9DB2B5" w14:textId="77777777" w:rsidR="00646A59" w:rsidRDefault="00646A59" w:rsidP="00646A59">
            <w:pPr>
              <w:pStyle w:val="CopticVersemulti-line"/>
            </w:pPr>
            <w:r>
              <w:t>Ⲗⲟⲓⲡⲟⲛ Ⲫⲓⲗⲓⲡⲡⲟⲥ ⲛⲉⲙ Ⲙⲁⲧⲑⲉⲟⲥ:</w:t>
            </w:r>
          </w:p>
          <w:p w14:paraId="5EDD7BE1" w14:textId="77777777" w:rsidR="00646A59" w:rsidRDefault="00646A59" w:rsidP="00646A59">
            <w:pPr>
              <w:pStyle w:val="CopticVersemulti-line"/>
            </w:pPr>
            <w:r>
              <w:t>Ⲃⲁⲣⲑⲟⲗⲟⲙⲉⲟⲥ ⲛⲉⲙ Ⲑⲱⲙⲁⲥ:</w:t>
            </w:r>
          </w:p>
          <w:p w14:paraId="71E6546E" w14:textId="77777777" w:rsidR="00646A59" w:rsidRDefault="00646A59" w:rsidP="00646A59">
            <w:pPr>
              <w:pStyle w:val="CopticVersemulti-line"/>
            </w:pPr>
            <w:r>
              <w:t>Ⲓⲁⲕⲱⲃⲟⲥ ⲛ̀ⲧⲉ Ⲁⲗⲫⲉⲟⲥ:</w:t>
            </w:r>
          </w:p>
          <w:p w14:paraId="2C41FD2B" w14:textId="77777777" w:rsidR="00646A59" w:rsidRPr="005130A7" w:rsidRDefault="00646A59" w:rsidP="00646A59">
            <w:pPr>
              <w:pStyle w:val="CopticHangingVerse"/>
            </w:pPr>
            <w:r>
              <w:t>ⲛⲉⲙ Ⲥⲓⲙⲱⲛ ⲡⲓⲕⲁⲛⲁⲛⲉⲟⲥ.</w:t>
            </w:r>
          </w:p>
        </w:tc>
      </w:tr>
      <w:tr w:rsidR="00646A59" w14:paraId="4F886FDD" w14:textId="77777777" w:rsidTr="00654C55">
        <w:trPr>
          <w:cantSplit/>
          <w:jc w:val="center"/>
        </w:trPr>
        <w:tc>
          <w:tcPr>
            <w:tcW w:w="288" w:type="dxa"/>
          </w:tcPr>
          <w:p w14:paraId="061E0419" w14:textId="77777777" w:rsidR="00646A59" w:rsidRDefault="00646A59" w:rsidP="00654C55">
            <w:pPr>
              <w:pStyle w:val="CopticCross"/>
            </w:pPr>
            <w:r w:rsidRPr="00FB5ACB">
              <w:t>¿</w:t>
            </w:r>
          </w:p>
        </w:tc>
        <w:tc>
          <w:tcPr>
            <w:tcW w:w="3960" w:type="dxa"/>
          </w:tcPr>
          <w:p w14:paraId="488FEE5A" w14:textId="77777777" w:rsidR="00646A59" w:rsidRDefault="00646A59" w:rsidP="00646A59">
            <w:pPr>
              <w:pStyle w:val="EngHang"/>
            </w:pPr>
            <w:r>
              <w:t>Matthias was chosen</w:t>
            </w:r>
          </w:p>
          <w:p w14:paraId="54B7C02C" w14:textId="77777777" w:rsidR="00646A59" w:rsidRDefault="00646A59" w:rsidP="00646A59">
            <w:pPr>
              <w:pStyle w:val="EngHang"/>
            </w:pPr>
            <w:r>
              <w:t>Instead of Judas,</w:t>
            </w:r>
          </w:p>
          <w:p w14:paraId="28542AC8" w14:textId="77777777" w:rsidR="00646A59" w:rsidRDefault="00646A59" w:rsidP="00646A59">
            <w:pPr>
              <w:pStyle w:val="EngHang"/>
            </w:pPr>
            <w:r>
              <w:t>And was numbered with the rest,</w:t>
            </w:r>
          </w:p>
          <w:p w14:paraId="3FFA097B" w14:textId="77777777" w:rsidR="00646A59" w:rsidRDefault="00646A59" w:rsidP="00646A59">
            <w:pPr>
              <w:pStyle w:val="EngHangEnd"/>
            </w:pPr>
            <w:r>
              <w:t>Who followed the Master.</w:t>
            </w:r>
          </w:p>
        </w:tc>
        <w:tc>
          <w:tcPr>
            <w:tcW w:w="288" w:type="dxa"/>
          </w:tcPr>
          <w:p w14:paraId="764A90D1" w14:textId="77777777" w:rsidR="00646A59" w:rsidRDefault="00646A59" w:rsidP="00654C55"/>
        </w:tc>
        <w:tc>
          <w:tcPr>
            <w:tcW w:w="288" w:type="dxa"/>
          </w:tcPr>
          <w:p w14:paraId="25A299AA" w14:textId="77777777" w:rsidR="00646A59" w:rsidRDefault="00646A59" w:rsidP="00654C55">
            <w:pPr>
              <w:pStyle w:val="CopticCross"/>
            </w:pPr>
            <w:r w:rsidRPr="00FB5ACB">
              <w:t>¿</w:t>
            </w:r>
          </w:p>
        </w:tc>
        <w:tc>
          <w:tcPr>
            <w:tcW w:w="3960" w:type="dxa"/>
          </w:tcPr>
          <w:p w14:paraId="69EDCC6C" w14:textId="77777777" w:rsidR="00646A59" w:rsidRDefault="00646A59" w:rsidP="00646A59">
            <w:pPr>
              <w:pStyle w:val="CopticVersemulti-line"/>
            </w:pPr>
            <w:r>
              <w:t>Ⲙⲁⲧⲑⲓⲁⲥ ⲫⲏⲉⲧⲁϥϣⲱⲡⲓ:</w:t>
            </w:r>
          </w:p>
          <w:p w14:paraId="62C837E1" w14:textId="77777777" w:rsidR="00646A59" w:rsidRDefault="00646A59" w:rsidP="00646A59">
            <w:pPr>
              <w:pStyle w:val="CopticVersemulti-line"/>
            </w:pPr>
            <w:r>
              <w:t>ⲛ̀ⲧ̀ϣⲉⲃⲓⲱ ⲛ̀Ⲓⲟⲩⲇⲁⲥ:</w:t>
            </w:r>
          </w:p>
          <w:p w14:paraId="36149B1D" w14:textId="77777777" w:rsidR="00646A59" w:rsidRDefault="00646A59" w:rsidP="00646A59">
            <w:pPr>
              <w:pStyle w:val="CopticVersemulti-line"/>
            </w:pPr>
            <w:r>
              <w:t>ⲛⲉⲙ ⲡ̀ϫⲱⲕ ⲉ̀ⲃⲟⲗ ⲛⲉⲙ ⲡ̀ⲥⲉⲡⲓ:</w:t>
            </w:r>
          </w:p>
          <w:p w14:paraId="4F8F8259" w14:textId="77777777" w:rsidR="00646A59" w:rsidRPr="005130A7" w:rsidRDefault="00646A59" w:rsidP="00646A59">
            <w:pPr>
              <w:pStyle w:val="CopticHangingVerse"/>
            </w:pPr>
            <w:r>
              <w:t>ⲛⲏⲉⲧⲁⲩⲙⲟϣⲓ ⲛ̀ⲥⲁ ⲇⲉⲥⲡⲟⲧⲁ.</w:t>
            </w:r>
          </w:p>
        </w:tc>
      </w:tr>
      <w:tr w:rsidR="00646A59" w14:paraId="1215595A" w14:textId="77777777" w:rsidTr="00654C55">
        <w:trPr>
          <w:cantSplit/>
          <w:jc w:val="center"/>
        </w:trPr>
        <w:tc>
          <w:tcPr>
            <w:tcW w:w="288" w:type="dxa"/>
          </w:tcPr>
          <w:p w14:paraId="403861D4" w14:textId="77777777" w:rsidR="00646A59" w:rsidRDefault="00646A59" w:rsidP="00654C55">
            <w:pPr>
              <w:pStyle w:val="CopticCross"/>
            </w:pPr>
          </w:p>
        </w:tc>
        <w:tc>
          <w:tcPr>
            <w:tcW w:w="3960" w:type="dxa"/>
          </w:tcPr>
          <w:p w14:paraId="4E0DD51C" w14:textId="77777777" w:rsidR="00646A59" w:rsidRDefault="00646A59" w:rsidP="00646A59">
            <w:pPr>
              <w:pStyle w:val="EngHang"/>
            </w:pPr>
            <w:r>
              <w:t>These Christ, Immanuel,</w:t>
            </w:r>
          </w:p>
          <w:p w14:paraId="03B57DE0" w14:textId="77777777" w:rsidR="00646A59" w:rsidRDefault="00646A59" w:rsidP="00646A59">
            <w:pPr>
              <w:pStyle w:val="EngHang"/>
            </w:pPr>
            <w:r>
              <w:t>Has chosen and commanded,</w:t>
            </w:r>
          </w:p>
          <w:p w14:paraId="64AAA0A9" w14:textId="77777777" w:rsidR="00646A59" w:rsidRDefault="00646A59" w:rsidP="00646A59">
            <w:pPr>
              <w:pStyle w:val="EngHang"/>
            </w:pPr>
            <w:r>
              <w:t>“go to the sheep,</w:t>
            </w:r>
          </w:p>
          <w:p w14:paraId="00E26CA2" w14:textId="77777777" w:rsidR="00646A59" w:rsidRDefault="00646A59" w:rsidP="00646A59">
            <w:pPr>
              <w:pStyle w:val="EngHangEnd"/>
            </w:pPr>
            <w:r>
              <w:t>The lost of Israel.</w:t>
            </w:r>
          </w:p>
        </w:tc>
        <w:tc>
          <w:tcPr>
            <w:tcW w:w="288" w:type="dxa"/>
          </w:tcPr>
          <w:p w14:paraId="096E3249" w14:textId="77777777" w:rsidR="00646A59" w:rsidRDefault="00646A59" w:rsidP="00654C55"/>
        </w:tc>
        <w:tc>
          <w:tcPr>
            <w:tcW w:w="288" w:type="dxa"/>
          </w:tcPr>
          <w:p w14:paraId="638BCD2C" w14:textId="77777777" w:rsidR="00646A59" w:rsidRDefault="00646A59" w:rsidP="00654C55">
            <w:pPr>
              <w:pStyle w:val="CopticCross"/>
            </w:pPr>
          </w:p>
        </w:tc>
        <w:tc>
          <w:tcPr>
            <w:tcW w:w="3960" w:type="dxa"/>
          </w:tcPr>
          <w:p w14:paraId="054AEE3D" w14:textId="77777777" w:rsidR="00646A59" w:rsidRDefault="00646A59" w:rsidP="00646A59">
            <w:pPr>
              <w:pStyle w:val="CopticVersemulti-line"/>
            </w:pPr>
            <w:r>
              <w:t>Ⲛⲁⲓ ⲁϥⲥⲟⲧⲡⲟⲩ ⲁϥϩⲟⲛϩⲉⲛ ⲛⲱⲟⲩ:</w:t>
            </w:r>
          </w:p>
          <w:p w14:paraId="26A23C7B" w14:textId="77777777" w:rsidR="00646A59" w:rsidRDefault="00646A59" w:rsidP="00646A59">
            <w:pPr>
              <w:pStyle w:val="CopticVersemulti-line"/>
            </w:pPr>
            <w:r>
              <w:t>ⲛ̀ϫⲉ Ⲡⲭ̄ⲥ̄ Ⲉⲙⲙⲁⲛⲟⲩⲏⲗ:</w:t>
            </w:r>
          </w:p>
          <w:p w14:paraId="38F6F581" w14:textId="77777777" w:rsidR="00646A59" w:rsidRDefault="00646A59" w:rsidP="00646A59">
            <w:pPr>
              <w:pStyle w:val="CopticVersemulti-line"/>
            </w:pPr>
            <w:r>
              <w:t>ϫⲉ ⲙⲁϣⲉⲛⲱⲧⲉⲛ ϩⲁ ⲛⲓⲉ̀ⲥⲱⲟⲩ:</w:t>
            </w:r>
          </w:p>
          <w:p w14:paraId="75351FE4" w14:textId="77777777" w:rsidR="00646A59" w:rsidRPr="005130A7" w:rsidRDefault="00646A59" w:rsidP="00646A59">
            <w:pPr>
              <w:pStyle w:val="CopticHangingVerse"/>
            </w:pPr>
            <w:r>
              <w:t>ⲛⲏⲉⲧⲥⲱⲣⲉⲙ ϧⲉⲛ Ⲡⲓⲥ̀ⲣⲁⲏⲗ.</w:t>
            </w:r>
          </w:p>
        </w:tc>
      </w:tr>
      <w:tr w:rsidR="00646A59" w14:paraId="789A28D4" w14:textId="77777777" w:rsidTr="00654C55">
        <w:trPr>
          <w:cantSplit/>
          <w:jc w:val="center"/>
        </w:trPr>
        <w:tc>
          <w:tcPr>
            <w:tcW w:w="288" w:type="dxa"/>
          </w:tcPr>
          <w:p w14:paraId="58119E59" w14:textId="77777777" w:rsidR="00646A59" w:rsidRDefault="00646A59" w:rsidP="00654C55">
            <w:pPr>
              <w:pStyle w:val="CopticCross"/>
            </w:pPr>
          </w:p>
        </w:tc>
        <w:tc>
          <w:tcPr>
            <w:tcW w:w="3960" w:type="dxa"/>
          </w:tcPr>
          <w:p w14:paraId="36F48F34" w14:textId="77777777" w:rsidR="00646A59" w:rsidRDefault="00646A59" w:rsidP="00646A59">
            <w:pPr>
              <w:pStyle w:val="EngHang"/>
            </w:pPr>
            <w:r>
              <w:t>Adorn them with the adornment</w:t>
            </w:r>
          </w:p>
          <w:p w14:paraId="5F2693AF" w14:textId="77777777" w:rsidR="00646A59" w:rsidRDefault="00646A59" w:rsidP="00646A59">
            <w:pPr>
              <w:pStyle w:val="EngHang"/>
            </w:pPr>
            <w:r>
              <w:t>Of Holy Baptism,</w:t>
            </w:r>
          </w:p>
          <w:p w14:paraId="65FC7996" w14:textId="77777777" w:rsidR="00646A59" w:rsidRDefault="00646A59" w:rsidP="00646A59">
            <w:pPr>
              <w:pStyle w:val="EngHang"/>
            </w:pPr>
            <w:r>
              <w:t>In the Name of God the Father,</w:t>
            </w:r>
          </w:p>
          <w:p w14:paraId="21D1679B" w14:textId="77777777" w:rsidR="00646A59" w:rsidRDefault="00646A59" w:rsidP="00646A59">
            <w:pPr>
              <w:pStyle w:val="EngHangEnd"/>
            </w:pPr>
            <w:r>
              <w:t>The Son, and the Holy Spirit.</w:t>
            </w:r>
          </w:p>
        </w:tc>
        <w:tc>
          <w:tcPr>
            <w:tcW w:w="288" w:type="dxa"/>
          </w:tcPr>
          <w:p w14:paraId="79805F4D" w14:textId="77777777" w:rsidR="00646A59" w:rsidRDefault="00646A59" w:rsidP="00654C55"/>
        </w:tc>
        <w:tc>
          <w:tcPr>
            <w:tcW w:w="288" w:type="dxa"/>
          </w:tcPr>
          <w:p w14:paraId="4CD4FD71" w14:textId="77777777" w:rsidR="00646A59" w:rsidRDefault="00646A59" w:rsidP="00654C55">
            <w:pPr>
              <w:pStyle w:val="CopticCross"/>
            </w:pPr>
          </w:p>
        </w:tc>
        <w:tc>
          <w:tcPr>
            <w:tcW w:w="3960" w:type="dxa"/>
          </w:tcPr>
          <w:p w14:paraId="220BA441" w14:textId="77777777" w:rsidR="00646A59" w:rsidRDefault="00646A59" w:rsidP="00646A59">
            <w:pPr>
              <w:pStyle w:val="CopticVersemulti-line"/>
            </w:pPr>
            <w:r>
              <w:t>Ⲝⲉⲗⲥⲱⲗⲟⲩ ϧⲉⲛ ⲟⲩⲙⲉⲧⲗⲁⲙⲡ̀ⲣⲟⲥ:</w:t>
            </w:r>
          </w:p>
          <w:p w14:paraId="33A9210A" w14:textId="77777777" w:rsidR="00646A59" w:rsidRDefault="00646A59" w:rsidP="00646A59">
            <w:pPr>
              <w:pStyle w:val="CopticVersemulti-line"/>
            </w:pPr>
            <w:r>
              <w:t>ⲛ̀ⲧⲉ ⲡⲓⲱⲙⲥ ⲉ̄ⲑ̄ⲩ̄:</w:t>
            </w:r>
          </w:p>
          <w:p w14:paraId="7A6544C9" w14:textId="77777777" w:rsidR="00646A59" w:rsidRDefault="00646A59" w:rsidP="00646A59">
            <w:pPr>
              <w:pStyle w:val="CopticVersemulti-line"/>
            </w:pPr>
            <w:r>
              <w:t>ⲉⲛ ⲟⲛⲟⲙⲁⲧⲓ ⲧⲟⲩ Ⲑⲉⲟⲩ Ⲡⲁⲧⲣⲟⲥ:</w:t>
            </w:r>
          </w:p>
          <w:p w14:paraId="1A0CD027" w14:textId="77777777" w:rsidR="00646A59" w:rsidRPr="005130A7" w:rsidRDefault="00646A59" w:rsidP="00646A59">
            <w:pPr>
              <w:pStyle w:val="CopticHangingVerse"/>
            </w:pPr>
            <w:r>
              <w:t>ⲛⲉⲙ Ⲡϣⲏⲣⲓ ⲛⲉⲙ Ⲡⲓⲡⲛⲉⲩⲙⲁ ⲉ̄ⲑ̄ⲩ̄.</w:t>
            </w:r>
          </w:p>
        </w:tc>
      </w:tr>
      <w:tr w:rsidR="00646A59" w14:paraId="247F2D65" w14:textId="77777777" w:rsidTr="00654C55">
        <w:trPr>
          <w:cantSplit/>
          <w:jc w:val="center"/>
        </w:trPr>
        <w:tc>
          <w:tcPr>
            <w:tcW w:w="288" w:type="dxa"/>
          </w:tcPr>
          <w:p w14:paraId="4D1D43DA" w14:textId="77777777" w:rsidR="00646A59" w:rsidRDefault="00646A59" w:rsidP="00654C55">
            <w:pPr>
              <w:pStyle w:val="CopticCross"/>
            </w:pPr>
            <w:r w:rsidRPr="00FB5ACB">
              <w:lastRenderedPageBreak/>
              <w:t>¿</w:t>
            </w:r>
          </w:p>
        </w:tc>
        <w:tc>
          <w:tcPr>
            <w:tcW w:w="3960" w:type="dxa"/>
          </w:tcPr>
          <w:p w14:paraId="76C0DF54" w14:textId="77777777" w:rsidR="00646A59" w:rsidRDefault="00646A59" w:rsidP="00646A59">
            <w:pPr>
              <w:pStyle w:val="EngHang"/>
            </w:pPr>
            <w:r>
              <w:t>Heal the sick,</w:t>
            </w:r>
          </w:p>
          <w:p w14:paraId="60449140" w14:textId="77777777" w:rsidR="00646A59" w:rsidRDefault="00646A59" w:rsidP="00646A59">
            <w:pPr>
              <w:pStyle w:val="EngHang"/>
            </w:pPr>
            <w:r>
              <w:t>Cast out demons,</w:t>
            </w:r>
          </w:p>
          <w:p w14:paraId="41852848" w14:textId="77777777" w:rsidR="00646A59" w:rsidRDefault="00646A59" w:rsidP="00646A59">
            <w:pPr>
              <w:pStyle w:val="EngHang"/>
            </w:pPr>
            <w:r>
              <w:t>Remedy illnesses,</w:t>
            </w:r>
          </w:p>
          <w:p w14:paraId="2C671871" w14:textId="77777777" w:rsidR="00646A59" w:rsidRDefault="00646A59" w:rsidP="00646A59">
            <w:pPr>
              <w:pStyle w:val="EngHangEnd"/>
            </w:pPr>
            <w:r>
              <w:t>In perfect strength.</w:t>
            </w:r>
          </w:p>
        </w:tc>
        <w:tc>
          <w:tcPr>
            <w:tcW w:w="288" w:type="dxa"/>
          </w:tcPr>
          <w:p w14:paraId="0A216911" w14:textId="77777777" w:rsidR="00646A59" w:rsidRDefault="00646A59" w:rsidP="00654C55"/>
        </w:tc>
        <w:tc>
          <w:tcPr>
            <w:tcW w:w="288" w:type="dxa"/>
          </w:tcPr>
          <w:p w14:paraId="3EC865A0" w14:textId="77777777" w:rsidR="00646A59" w:rsidRDefault="00646A59" w:rsidP="00654C55">
            <w:pPr>
              <w:pStyle w:val="CopticCross"/>
            </w:pPr>
            <w:r w:rsidRPr="00FB5ACB">
              <w:t>¿</w:t>
            </w:r>
          </w:p>
        </w:tc>
        <w:tc>
          <w:tcPr>
            <w:tcW w:w="3960" w:type="dxa"/>
          </w:tcPr>
          <w:p w14:paraId="28EF8AA9" w14:textId="77777777" w:rsidR="00646A59" w:rsidRDefault="00646A59" w:rsidP="00646A59">
            <w:pPr>
              <w:pStyle w:val="CopticVersemulti-line"/>
            </w:pPr>
            <w:r>
              <w:t>Ⲟⲩⲟϩ ⲙⲁⲧⲁⲗϭⲟ ⲛ̀ⲛⲏⲉⲧϣⲱⲛⲓ:</w:t>
            </w:r>
          </w:p>
          <w:p w14:paraId="08A73F94" w14:textId="77777777" w:rsidR="00646A59" w:rsidRDefault="00646A59" w:rsidP="00646A59">
            <w:pPr>
              <w:pStyle w:val="CopticVersemulti-line"/>
            </w:pPr>
            <w:r>
              <w:t>ⲛⲓⲇⲉⲙⲱⲛ ϩⲓⲧⲟⲩ ⲉ̀ⲃⲟⲗ:</w:t>
            </w:r>
          </w:p>
          <w:p w14:paraId="133EBD80" w14:textId="77777777" w:rsidR="00646A59" w:rsidRDefault="00646A59" w:rsidP="00646A59">
            <w:pPr>
              <w:pStyle w:val="CopticVersemulti-line"/>
            </w:pPr>
            <w:r>
              <w:t>ⲁ̀ⲣⲓⲫⲁϧⲣⲓ ⲛ̀ⲛⲓⲓⲁⲃⲓ:</w:t>
            </w:r>
          </w:p>
          <w:p w14:paraId="68F89BD5" w14:textId="77777777" w:rsidR="00646A59" w:rsidRPr="005130A7" w:rsidRDefault="00646A59" w:rsidP="00646A59">
            <w:pPr>
              <w:pStyle w:val="CopticHangingVerse"/>
            </w:pPr>
            <w:r>
              <w:t>ϧⲉⲛ ⲟⲩϫⲟⲙ ⲉⲥϫⲏⲕ ⲉ̀ⲃⲟⲗ.</w:t>
            </w:r>
          </w:p>
        </w:tc>
      </w:tr>
      <w:tr w:rsidR="00646A59" w14:paraId="3507303D" w14:textId="77777777" w:rsidTr="00654C55">
        <w:trPr>
          <w:cantSplit/>
          <w:jc w:val="center"/>
        </w:trPr>
        <w:tc>
          <w:tcPr>
            <w:tcW w:w="288" w:type="dxa"/>
          </w:tcPr>
          <w:p w14:paraId="3DFD4E90" w14:textId="77777777" w:rsidR="00646A59" w:rsidRDefault="00646A59" w:rsidP="00654C55">
            <w:pPr>
              <w:pStyle w:val="CopticCross"/>
            </w:pPr>
            <w:r w:rsidRPr="00FB5ACB">
              <w:t>¿</w:t>
            </w:r>
          </w:p>
        </w:tc>
        <w:tc>
          <w:tcPr>
            <w:tcW w:w="3960" w:type="dxa"/>
          </w:tcPr>
          <w:p w14:paraId="39BBC01B" w14:textId="77777777" w:rsidR="00646A59" w:rsidRDefault="00646A59" w:rsidP="00646A59">
            <w:pPr>
              <w:pStyle w:val="EngHang"/>
            </w:pPr>
            <w:r>
              <w:t>I shall give you with power,</w:t>
            </w:r>
          </w:p>
          <w:p w14:paraId="72C5A4D2" w14:textId="77777777" w:rsidR="00646A59" w:rsidRDefault="00646A59" w:rsidP="00646A59">
            <w:pPr>
              <w:pStyle w:val="EngHang"/>
            </w:pPr>
            <w:r>
              <w:t>The eternal authority,</w:t>
            </w:r>
          </w:p>
          <w:p w14:paraId="23510467" w14:textId="77777777" w:rsidR="00646A59" w:rsidRDefault="00646A59" w:rsidP="00646A59">
            <w:pPr>
              <w:pStyle w:val="EngHang"/>
            </w:pPr>
            <w:r>
              <w:t>In heaven and on earth,</w:t>
            </w:r>
          </w:p>
          <w:p w14:paraId="76229D7C" w14:textId="77777777" w:rsidR="00646A59" w:rsidRDefault="00646A59" w:rsidP="00646A59">
            <w:pPr>
              <w:pStyle w:val="EngHangEnd"/>
            </w:pPr>
            <w:r>
              <w:t>To loose and to bind.</w:t>
            </w:r>
          </w:p>
        </w:tc>
        <w:tc>
          <w:tcPr>
            <w:tcW w:w="288" w:type="dxa"/>
          </w:tcPr>
          <w:p w14:paraId="2900957C" w14:textId="77777777" w:rsidR="00646A59" w:rsidRDefault="00646A59" w:rsidP="00654C55"/>
        </w:tc>
        <w:tc>
          <w:tcPr>
            <w:tcW w:w="288" w:type="dxa"/>
          </w:tcPr>
          <w:p w14:paraId="16737E35" w14:textId="77777777" w:rsidR="00646A59" w:rsidRDefault="00646A59" w:rsidP="00654C55">
            <w:pPr>
              <w:pStyle w:val="CopticCross"/>
            </w:pPr>
            <w:r w:rsidRPr="00FB5ACB">
              <w:t>¿</w:t>
            </w:r>
          </w:p>
        </w:tc>
        <w:tc>
          <w:tcPr>
            <w:tcW w:w="3960" w:type="dxa"/>
          </w:tcPr>
          <w:p w14:paraId="67BD67A8" w14:textId="77777777" w:rsidR="00646A59" w:rsidRDefault="00646A59" w:rsidP="00646A59">
            <w:pPr>
              <w:pStyle w:val="CopticVersemulti-line"/>
            </w:pPr>
            <w:r>
              <w:t>Ⲡⲓⲉⲣϣⲓϣⲓ ⲉⲑⲙⲏⲛ ⲉ̀ⲃⲟⲗ:</w:t>
            </w:r>
          </w:p>
          <w:p w14:paraId="683E7EE8" w14:textId="77777777" w:rsidR="00646A59" w:rsidRDefault="00646A59" w:rsidP="00646A59">
            <w:pPr>
              <w:pStyle w:val="CopticVersemulti-line"/>
            </w:pPr>
            <w:r>
              <w:t>ϧⲉⲛ ⲧ̀ⲫⲉ ⲛⲉⲙ ϩⲓϫⲉⲛ ⲡⲓⲕⲁϩⲓ:</w:t>
            </w:r>
          </w:p>
          <w:p w14:paraId="4097732E" w14:textId="77777777" w:rsidR="00646A59" w:rsidRDefault="00646A59" w:rsidP="00646A59">
            <w:pPr>
              <w:pStyle w:val="CopticVersemulti-line"/>
            </w:pPr>
            <w:r>
              <w:t>ⲉ̀ⲧⲉ ⲡⲓⲥⲱⲛϩ ⲛⲉⲙ ⲡⲓⲃⲱⲗ ⲉ̀ⲃⲟⲗ:</w:t>
            </w:r>
          </w:p>
          <w:p w14:paraId="0D2A90F1" w14:textId="77777777" w:rsidR="00646A59" w:rsidRPr="005130A7" w:rsidRDefault="00646A59" w:rsidP="00646A59">
            <w:pPr>
              <w:pStyle w:val="CopticHangingVerse"/>
            </w:pPr>
            <w:r>
              <w:t>ϯⲛⲁⲧⲏⲓϥ ⲛⲱⲧⲉⲛ ϧⲉⲛ ⲟⲩⲁ̀ⲙⲁϩⲓ.</w:t>
            </w:r>
          </w:p>
        </w:tc>
      </w:tr>
      <w:tr w:rsidR="00646A59" w14:paraId="727FADB9" w14:textId="77777777" w:rsidTr="00654C55">
        <w:trPr>
          <w:cantSplit/>
          <w:jc w:val="center"/>
        </w:trPr>
        <w:tc>
          <w:tcPr>
            <w:tcW w:w="288" w:type="dxa"/>
          </w:tcPr>
          <w:p w14:paraId="6FD260F6" w14:textId="77777777" w:rsidR="00646A59" w:rsidRDefault="00646A59" w:rsidP="00654C55">
            <w:pPr>
              <w:pStyle w:val="CopticCross"/>
            </w:pPr>
          </w:p>
        </w:tc>
        <w:tc>
          <w:tcPr>
            <w:tcW w:w="3960" w:type="dxa"/>
          </w:tcPr>
          <w:p w14:paraId="74DE9E2C" w14:textId="77777777" w:rsidR="00646A59" w:rsidRDefault="00646A59" w:rsidP="00646A59">
            <w:pPr>
              <w:pStyle w:val="EngHang"/>
            </w:pPr>
            <w:r>
              <w:t>Incline your ears strongly,</w:t>
            </w:r>
          </w:p>
          <w:p w14:paraId="1B66F1E7" w14:textId="77777777" w:rsidR="00646A59" w:rsidRDefault="00646A59" w:rsidP="00646A59">
            <w:pPr>
              <w:pStyle w:val="EngHang"/>
            </w:pPr>
            <w:r>
              <w:t>To these meek men,</w:t>
            </w:r>
          </w:p>
          <w:p w14:paraId="575ADE65" w14:textId="77777777" w:rsidR="00646A59" w:rsidRDefault="00646A59" w:rsidP="00646A59">
            <w:pPr>
              <w:pStyle w:val="EngHang"/>
            </w:pPr>
            <w:r>
              <w:t>Whom the King has granted,</w:t>
            </w:r>
          </w:p>
          <w:p w14:paraId="54129A5D" w14:textId="77777777" w:rsidR="00646A59" w:rsidRDefault="00646A59" w:rsidP="00646A59">
            <w:pPr>
              <w:pStyle w:val="EngHangEnd"/>
            </w:pPr>
            <w:r>
              <w:t>To judge in retribution.</w:t>
            </w:r>
          </w:p>
        </w:tc>
        <w:tc>
          <w:tcPr>
            <w:tcW w:w="288" w:type="dxa"/>
          </w:tcPr>
          <w:p w14:paraId="68B8BB2C" w14:textId="77777777" w:rsidR="00646A59" w:rsidRDefault="00646A59" w:rsidP="00654C55"/>
        </w:tc>
        <w:tc>
          <w:tcPr>
            <w:tcW w:w="288" w:type="dxa"/>
          </w:tcPr>
          <w:p w14:paraId="11F17B93" w14:textId="77777777" w:rsidR="00646A59" w:rsidRDefault="00646A59" w:rsidP="00654C55">
            <w:pPr>
              <w:pStyle w:val="CopticCross"/>
            </w:pPr>
          </w:p>
        </w:tc>
        <w:tc>
          <w:tcPr>
            <w:tcW w:w="3960" w:type="dxa"/>
          </w:tcPr>
          <w:p w14:paraId="781E8227" w14:textId="77777777" w:rsidR="00646A59" w:rsidRDefault="00646A59" w:rsidP="00646A59">
            <w:pPr>
              <w:pStyle w:val="CopticVersemulti-line"/>
            </w:pPr>
            <w:r>
              <w:t>Ⲣⲉⲕ ⲡⲉⲧⲉⲛⲙⲁϣϫ ϧⲉⲛ ⲟⲩⲧⲁϫⲣⲟ:</w:t>
            </w:r>
          </w:p>
          <w:p w14:paraId="45740482" w14:textId="77777777" w:rsidR="00646A59" w:rsidRDefault="00646A59" w:rsidP="00646A59">
            <w:pPr>
              <w:pStyle w:val="CopticVersemulti-line"/>
            </w:pPr>
            <w:r>
              <w:t>ⲛ̀ⲛⲓⲣⲱⲙⲓ ⲛ̀ⲁⲥⲑⲉⲛⲏⲥ:</w:t>
            </w:r>
          </w:p>
          <w:p w14:paraId="0EDDD043" w14:textId="77777777" w:rsidR="00646A59" w:rsidRDefault="00646A59" w:rsidP="00646A59">
            <w:pPr>
              <w:pStyle w:val="CopticVersemulti-line"/>
            </w:pPr>
            <w:r>
              <w:t>ⲉ̀ⲧⲁϥⲉⲣϩ̀ⲙⲟⲧ ⲛⲱⲟⲩ ⲛ̀ϫⲉ ⲡ̀ⲟⲩⲣⲟ:</w:t>
            </w:r>
          </w:p>
          <w:p w14:paraId="6E8B566E" w14:textId="77777777" w:rsidR="00646A59" w:rsidRPr="005130A7" w:rsidRDefault="00646A59" w:rsidP="00646A59">
            <w:pPr>
              <w:pStyle w:val="CopticHangingVerse"/>
            </w:pPr>
            <w:r>
              <w:t>ⲉⲑⲣⲟⲩϯϩⲁⲡ ϧⲉⲛ ϯⲕ̀ⲣⲓⲥⲓⲥ.</w:t>
            </w:r>
          </w:p>
        </w:tc>
      </w:tr>
      <w:tr w:rsidR="00646A59" w14:paraId="6428BEBC" w14:textId="77777777" w:rsidTr="00654C55">
        <w:trPr>
          <w:cantSplit/>
          <w:jc w:val="center"/>
        </w:trPr>
        <w:tc>
          <w:tcPr>
            <w:tcW w:w="288" w:type="dxa"/>
          </w:tcPr>
          <w:p w14:paraId="27388479" w14:textId="77777777" w:rsidR="00646A59" w:rsidRDefault="00646A59" w:rsidP="00654C55">
            <w:pPr>
              <w:pStyle w:val="CopticCross"/>
            </w:pPr>
          </w:p>
        </w:tc>
        <w:tc>
          <w:tcPr>
            <w:tcW w:w="3960" w:type="dxa"/>
          </w:tcPr>
          <w:p w14:paraId="3E3EEFF2" w14:textId="77777777" w:rsidR="00646A59" w:rsidRDefault="00646A59" w:rsidP="00646A59">
            <w:pPr>
              <w:pStyle w:val="EngHang"/>
            </w:pPr>
            <w:r>
              <w:t>Listen, for their voices went out</w:t>
            </w:r>
          </w:p>
          <w:p w14:paraId="0F87F687" w14:textId="77777777" w:rsidR="00646A59" w:rsidRDefault="00646A59" w:rsidP="00646A59">
            <w:pPr>
              <w:pStyle w:val="EngHang"/>
            </w:pPr>
            <w:r>
              <w:t>Into all the world,</w:t>
            </w:r>
          </w:p>
          <w:p w14:paraId="6E0943D3" w14:textId="77777777" w:rsidR="00646A59" w:rsidRDefault="00646A59" w:rsidP="00646A59">
            <w:pPr>
              <w:pStyle w:val="EngHang"/>
            </w:pPr>
            <w:r>
              <w:t>And their words have reached</w:t>
            </w:r>
          </w:p>
          <w:p w14:paraId="747BEAFD" w14:textId="77777777" w:rsidR="00646A59" w:rsidRDefault="00646A59" w:rsidP="00646A59">
            <w:pPr>
              <w:pStyle w:val="EngHangEnd"/>
            </w:pPr>
            <w:r>
              <w:t>The hearts of all.</w:t>
            </w:r>
          </w:p>
        </w:tc>
        <w:tc>
          <w:tcPr>
            <w:tcW w:w="288" w:type="dxa"/>
          </w:tcPr>
          <w:p w14:paraId="50F2D722" w14:textId="77777777" w:rsidR="00646A59" w:rsidRDefault="00646A59" w:rsidP="00654C55"/>
        </w:tc>
        <w:tc>
          <w:tcPr>
            <w:tcW w:w="288" w:type="dxa"/>
          </w:tcPr>
          <w:p w14:paraId="0F340A7F" w14:textId="77777777" w:rsidR="00646A59" w:rsidRDefault="00646A59" w:rsidP="00654C55">
            <w:pPr>
              <w:pStyle w:val="CopticCross"/>
            </w:pPr>
          </w:p>
        </w:tc>
        <w:tc>
          <w:tcPr>
            <w:tcW w:w="3960" w:type="dxa"/>
          </w:tcPr>
          <w:p w14:paraId="5A836721" w14:textId="77777777" w:rsidR="00646A59" w:rsidRDefault="00646A59" w:rsidP="00646A59">
            <w:pPr>
              <w:pStyle w:val="CopticVersemulti-line"/>
            </w:pPr>
            <w:r>
              <w:t>Ⲥⲱⲧⲉⲙ ϫⲉ ⲁ̀ⲡⲟⲩϧ̀ⲣⲱⲟⲩ ϣⲉⲛⲁϥ:</w:t>
            </w:r>
          </w:p>
          <w:p w14:paraId="7E183147" w14:textId="77777777" w:rsidR="00646A59" w:rsidRDefault="00646A59" w:rsidP="00646A59">
            <w:pPr>
              <w:pStyle w:val="CopticVersemulti-line"/>
            </w:pPr>
            <w:r>
              <w:t>ⲉ̀ⲃⲟⲗ ϩⲓϫⲉⲛ ⲡ̀ϩⲟ ⲙ̀ⲡ̀ⲕⲁϩⲓ ⲧⲏⲣϥ:</w:t>
            </w:r>
          </w:p>
          <w:p w14:paraId="01277E43" w14:textId="77777777" w:rsidR="00646A59" w:rsidRDefault="00646A59" w:rsidP="00646A59">
            <w:pPr>
              <w:pStyle w:val="CopticVersemulti-line"/>
            </w:pPr>
            <w:r>
              <w:t>ⲟⲩⲟϩ ⲛⲟⲩⲥⲁϫⲓ ⲁⲩⲫⲟϩ:</w:t>
            </w:r>
          </w:p>
          <w:p w14:paraId="6323816B" w14:textId="77777777" w:rsidR="00646A59" w:rsidRPr="005130A7" w:rsidRDefault="00646A59" w:rsidP="00646A59">
            <w:pPr>
              <w:pStyle w:val="CopticHangingVerse"/>
            </w:pPr>
            <w:r>
              <w:t>ϧⲉⲛ ⲡ̀ϩⲏⲧ ⲛ̀ⲧⲉ ⲡⲓⲉ̀ⲡ̀ⲧⲏⲣϥ.</w:t>
            </w:r>
          </w:p>
        </w:tc>
      </w:tr>
      <w:tr w:rsidR="00646A59" w14:paraId="6D22961D" w14:textId="77777777" w:rsidTr="00654C55">
        <w:trPr>
          <w:cantSplit/>
          <w:jc w:val="center"/>
        </w:trPr>
        <w:tc>
          <w:tcPr>
            <w:tcW w:w="288" w:type="dxa"/>
          </w:tcPr>
          <w:p w14:paraId="0A2A27F0" w14:textId="77777777" w:rsidR="00646A59" w:rsidRDefault="00646A59" w:rsidP="00654C55">
            <w:pPr>
              <w:pStyle w:val="CopticCross"/>
            </w:pPr>
            <w:r w:rsidRPr="00FB5ACB">
              <w:t>¿</w:t>
            </w:r>
          </w:p>
        </w:tc>
        <w:tc>
          <w:tcPr>
            <w:tcW w:w="3960" w:type="dxa"/>
          </w:tcPr>
          <w:p w14:paraId="0E4ADC69" w14:textId="77777777" w:rsidR="00646A59" w:rsidRDefault="00646A59" w:rsidP="00646A59">
            <w:pPr>
              <w:pStyle w:val="EngHang"/>
            </w:pPr>
            <w:r>
              <w:t>And so our mouths shall not weary</w:t>
            </w:r>
          </w:p>
          <w:p w14:paraId="68F660CA" w14:textId="77777777" w:rsidR="00646A59" w:rsidRDefault="00646A59" w:rsidP="00646A59">
            <w:pPr>
              <w:pStyle w:val="EngHang"/>
            </w:pPr>
            <w:r>
              <w:t>Of praising you,</w:t>
            </w:r>
          </w:p>
          <w:p w14:paraId="4EEC0B82" w14:textId="77777777" w:rsidR="00646A59" w:rsidRDefault="00646A59" w:rsidP="00646A59">
            <w:pPr>
              <w:pStyle w:val="EngHang"/>
            </w:pPr>
            <w:r>
              <w:t>And our tongues will not cease</w:t>
            </w:r>
          </w:p>
          <w:p w14:paraId="50826A2B" w14:textId="77777777" w:rsidR="00646A59" w:rsidRPr="0078672A" w:rsidRDefault="00646A59" w:rsidP="00646A59">
            <w:pPr>
              <w:pStyle w:val="EngHangEnd"/>
            </w:pPr>
            <w:r>
              <w:t>Magnifying you.</w:t>
            </w:r>
          </w:p>
        </w:tc>
        <w:tc>
          <w:tcPr>
            <w:tcW w:w="288" w:type="dxa"/>
          </w:tcPr>
          <w:p w14:paraId="362FDBB3" w14:textId="77777777" w:rsidR="00646A59" w:rsidRDefault="00646A59" w:rsidP="00654C55"/>
        </w:tc>
        <w:tc>
          <w:tcPr>
            <w:tcW w:w="288" w:type="dxa"/>
          </w:tcPr>
          <w:p w14:paraId="650C20F7" w14:textId="77777777" w:rsidR="00646A59" w:rsidRDefault="00646A59" w:rsidP="00654C55">
            <w:pPr>
              <w:pStyle w:val="CopticCross"/>
            </w:pPr>
            <w:r w:rsidRPr="00FB5ACB">
              <w:t>¿</w:t>
            </w:r>
          </w:p>
        </w:tc>
        <w:tc>
          <w:tcPr>
            <w:tcW w:w="3960" w:type="dxa"/>
          </w:tcPr>
          <w:p w14:paraId="1D5993C0" w14:textId="77777777" w:rsidR="00646A59" w:rsidRDefault="00646A59" w:rsidP="00646A59">
            <w:pPr>
              <w:pStyle w:val="CopticVersemulti-line"/>
            </w:pPr>
            <w:r>
              <w:t>Ⲧⲟⲧⲉ ⲣⲱⲛ ⲛⲁϧⲓⲥⲓ ⲁⲛ:</w:t>
            </w:r>
          </w:p>
          <w:p w14:paraId="1085F56F" w14:textId="77777777" w:rsidR="00646A59" w:rsidRDefault="00646A59" w:rsidP="00646A59">
            <w:pPr>
              <w:pStyle w:val="CopticVersemulti-line"/>
            </w:pPr>
            <w:r>
              <w:t>ⲛ̀ⲧⲉⲛⲉⲣⲉⲩⲫⲟⲙⲓⲛ ⲙ̀ⲙⲱⲧⲉⲛ:</w:t>
            </w:r>
          </w:p>
          <w:p w14:paraId="7E255E24" w14:textId="77777777" w:rsidR="00646A59" w:rsidRDefault="00646A59" w:rsidP="00646A59">
            <w:pPr>
              <w:pStyle w:val="CopticVersemulti-line"/>
            </w:pPr>
            <w:r>
              <w:t>ⲟⲩⲟϩ ⲡⲉⲛⲗⲁⲥ ⲛⲁⲭⲁⲣⲱϥ ⲁⲛ:</w:t>
            </w:r>
          </w:p>
          <w:p w14:paraId="7A997B78" w14:textId="77777777" w:rsidR="00646A59" w:rsidRPr="005130A7" w:rsidRDefault="00646A59" w:rsidP="00646A59">
            <w:pPr>
              <w:pStyle w:val="CopticHangingVerse"/>
            </w:pPr>
            <w:r>
              <w:t>ⲛ̀ⲧⲉⲛⲉⲣϩⲟⲩⲟ̀ ϭⲓⲥⲓ ⲙ̀ⲙⲱⲧⲉⲛ.</w:t>
            </w:r>
          </w:p>
        </w:tc>
      </w:tr>
      <w:tr w:rsidR="00646A59" w14:paraId="688084D5" w14:textId="77777777" w:rsidTr="00654C55">
        <w:trPr>
          <w:cantSplit/>
          <w:jc w:val="center"/>
        </w:trPr>
        <w:tc>
          <w:tcPr>
            <w:tcW w:w="288" w:type="dxa"/>
          </w:tcPr>
          <w:p w14:paraId="62E5C98C" w14:textId="77777777" w:rsidR="00646A59" w:rsidRDefault="00646A59" w:rsidP="00654C55">
            <w:pPr>
              <w:pStyle w:val="CopticCross"/>
            </w:pPr>
            <w:r w:rsidRPr="00FB5ACB">
              <w:t>¿</w:t>
            </w:r>
          </w:p>
        </w:tc>
        <w:tc>
          <w:tcPr>
            <w:tcW w:w="3960" w:type="dxa"/>
          </w:tcPr>
          <w:p w14:paraId="2471F92C" w14:textId="77777777" w:rsidR="00646A59" w:rsidRDefault="00646A59" w:rsidP="00646A59">
            <w:pPr>
              <w:pStyle w:val="EngHang"/>
            </w:pPr>
            <w:r>
              <w:t>Your names and remembrance</w:t>
            </w:r>
          </w:p>
          <w:p w14:paraId="4370C362" w14:textId="77777777" w:rsidR="00646A59" w:rsidRDefault="00646A59" w:rsidP="00646A59">
            <w:pPr>
              <w:pStyle w:val="EngHang"/>
            </w:pPr>
            <w:r>
              <w:t>Is on the lips of the faithful,</w:t>
            </w:r>
          </w:p>
          <w:p w14:paraId="58045B7F" w14:textId="77777777" w:rsidR="00646A59" w:rsidRDefault="00646A59" w:rsidP="00646A59">
            <w:pPr>
              <w:pStyle w:val="EngHang"/>
            </w:pPr>
            <w:r>
              <w:t>For you saved them from</w:t>
            </w:r>
          </w:p>
          <w:p w14:paraId="3A36E942" w14:textId="77777777" w:rsidR="00646A59" w:rsidRDefault="00646A59" w:rsidP="00646A59">
            <w:pPr>
              <w:pStyle w:val="EngHangEnd"/>
            </w:pPr>
            <w:r>
              <w:t>The thoughts of the devil.</w:t>
            </w:r>
          </w:p>
        </w:tc>
        <w:tc>
          <w:tcPr>
            <w:tcW w:w="288" w:type="dxa"/>
          </w:tcPr>
          <w:p w14:paraId="679F65D0" w14:textId="77777777" w:rsidR="00646A59" w:rsidRDefault="00646A59" w:rsidP="00654C55"/>
        </w:tc>
        <w:tc>
          <w:tcPr>
            <w:tcW w:w="288" w:type="dxa"/>
          </w:tcPr>
          <w:p w14:paraId="6911B86C" w14:textId="77777777" w:rsidR="00646A59" w:rsidRDefault="00646A59" w:rsidP="00654C55">
            <w:pPr>
              <w:pStyle w:val="CopticCross"/>
            </w:pPr>
            <w:r w:rsidRPr="00FB5ACB">
              <w:t>¿</w:t>
            </w:r>
          </w:p>
        </w:tc>
        <w:tc>
          <w:tcPr>
            <w:tcW w:w="3960" w:type="dxa"/>
          </w:tcPr>
          <w:p w14:paraId="67DCFB99" w14:textId="77777777" w:rsidR="00646A59" w:rsidRDefault="00646A59" w:rsidP="00646A59">
            <w:pPr>
              <w:pStyle w:val="CopticVersemulti-line"/>
            </w:pPr>
            <w:r>
              <w:t>Ⲩⲥ ⲛⲉⲧⲉⲛⲣⲁⲛ ⲛⲉⲙ ⲛⲉⲧⲉⲛⲉⲣⲫ̀ⲙⲉⲩⲓ̀:</w:t>
            </w:r>
          </w:p>
          <w:p w14:paraId="23ACF9CB" w14:textId="77777777" w:rsidR="00646A59" w:rsidRDefault="00646A59" w:rsidP="00646A59">
            <w:pPr>
              <w:pStyle w:val="CopticVersemulti-line"/>
            </w:pPr>
            <w:r>
              <w:t>ⲉⲩⲙⲏⲛ ϧⲉⲛ ⲣⲱⲟⲩ ⲛ̀ⲛⲓⲡⲓⲥⲧⲟⲥ:</w:t>
            </w:r>
          </w:p>
          <w:p w14:paraId="3DF7B916" w14:textId="77777777" w:rsidR="00646A59" w:rsidRDefault="00646A59" w:rsidP="00646A59">
            <w:pPr>
              <w:pStyle w:val="CopticVersemulti-line"/>
            </w:pPr>
            <w:r>
              <w:t>ⲉⲩⲛⲟϩⲉⲙ ⲙ̀ⲙⲱⲟⲩ ⲉ̀ⲃⲟⲗ ϧⲉⲛ ⲛⲓⲙⲉⲩⲓ̀:</w:t>
            </w:r>
          </w:p>
          <w:p w14:paraId="638460C0" w14:textId="77777777" w:rsidR="00646A59" w:rsidRPr="005130A7" w:rsidRDefault="00646A59" w:rsidP="00646A59">
            <w:pPr>
              <w:pStyle w:val="CopticHangingVerse"/>
            </w:pPr>
            <w:r>
              <w:t>ⲛ̀ⲧⲉ ⲡⲓⲇⲓⲁ̀ⲃⲟⲗⲟⲥ.</w:t>
            </w:r>
          </w:p>
        </w:tc>
      </w:tr>
      <w:tr w:rsidR="00646A59" w14:paraId="1AE422FC" w14:textId="77777777" w:rsidTr="00654C55">
        <w:trPr>
          <w:cantSplit/>
          <w:jc w:val="center"/>
        </w:trPr>
        <w:tc>
          <w:tcPr>
            <w:tcW w:w="288" w:type="dxa"/>
          </w:tcPr>
          <w:p w14:paraId="2574CC7A" w14:textId="77777777" w:rsidR="00646A59" w:rsidRDefault="00646A59" w:rsidP="00654C55">
            <w:pPr>
              <w:pStyle w:val="CopticCross"/>
            </w:pPr>
          </w:p>
        </w:tc>
        <w:tc>
          <w:tcPr>
            <w:tcW w:w="3960" w:type="dxa"/>
          </w:tcPr>
          <w:p w14:paraId="0CD529C8" w14:textId="77777777" w:rsidR="00646A59" w:rsidRDefault="00646A59" w:rsidP="00646A59">
            <w:pPr>
              <w:pStyle w:val="EngHang"/>
            </w:pPr>
            <w:r>
              <w:t>O Father of compassion,</w:t>
            </w:r>
          </w:p>
          <w:p w14:paraId="68B09FBE" w14:textId="77777777" w:rsidR="00646A59" w:rsidRDefault="00646A59" w:rsidP="00646A59">
            <w:pPr>
              <w:pStyle w:val="EngHang"/>
            </w:pPr>
            <w:r>
              <w:t>Have mercy through their prayers,</w:t>
            </w:r>
          </w:p>
          <w:p w14:paraId="5AED1DCE" w14:textId="77777777" w:rsidR="00646A59" w:rsidRDefault="00646A59" w:rsidP="00646A59">
            <w:pPr>
              <w:pStyle w:val="EngHang"/>
            </w:pPr>
            <w:r>
              <w:t>And through Your patience,</w:t>
            </w:r>
          </w:p>
          <w:p w14:paraId="559D433F" w14:textId="77777777" w:rsidR="00646A59" w:rsidRDefault="00646A59" w:rsidP="00646A59">
            <w:pPr>
              <w:pStyle w:val="EngHangEnd"/>
            </w:pPr>
            <w:r>
              <w:t>Save us from the snares.</w:t>
            </w:r>
          </w:p>
        </w:tc>
        <w:tc>
          <w:tcPr>
            <w:tcW w:w="288" w:type="dxa"/>
          </w:tcPr>
          <w:p w14:paraId="0D29B8CF" w14:textId="77777777" w:rsidR="00646A59" w:rsidRDefault="00646A59" w:rsidP="00654C55"/>
        </w:tc>
        <w:tc>
          <w:tcPr>
            <w:tcW w:w="288" w:type="dxa"/>
          </w:tcPr>
          <w:p w14:paraId="14A3866A" w14:textId="77777777" w:rsidR="00646A59" w:rsidRDefault="00646A59" w:rsidP="00654C55">
            <w:pPr>
              <w:pStyle w:val="CopticCross"/>
            </w:pPr>
          </w:p>
        </w:tc>
        <w:tc>
          <w:tcPr>
            <w:tcW w:w="3960" w:type="dxa"/>
          </w:tcPr>
          <w:p w14:paraId="6068403C" w14:textId="77777777" w:rsidR="00646A59" w:rsidRDefault="00646A59" w:rsidP="00646A59">
            <w:pPr>
              <w:pStyle w:val="CopticVersemulti-line"/>
            </w:pPr>
            <w:r>
              <w:t>Ⲫⲓⲱⲧ ⲛ̀ⲧⲉ ⲛⲓⲙⲉⲧϣⲉⲛϩⲏⲧ:</w:t>
            </w:r>
          </w:p>
          <w:p w14:paraId="1A7532B0" w14:textId="77777777" w:rsidR="00646A59" w:rsidRDefault="00646A59" w:rsidP="00646A59">
            <w:pPr>
              <w:pStyle w:val="CopticVersemulti-line"/>
            </w:pPr>
            <w:r>
              <w:t>ⲛⲁⲓ ⲛⲁⲛ ϩⲓⲧⲉⲛ ⲛⲟⲩⲉⲩⲭⲏ:</w:t>
            </w:r>
          </w:p>
          <w:p w14:paraId="1D264B34" w14:textId="77777777" w:rsidR="00646A59" w:rsidRDefault="00646A59" w:rsidP="00646A59">
            <w:pPr>
              <w:pStyle w:val="CopticVersemulti-line"/>
            </w:pPr>
            <w:r>
              <w:t>ϩⲓⲧⲉⲛ ⲧⲉⲕⲙⲉⲧⲣⲉϥⲱ̀ⲟⲩⲛ̀ϩⲏⲧ:</w:t>
            </w:r>
          </w:p>
          <w:p w14:paraId="611FC562" w14:textId="77777777" w:rsidR="00646A59" w:rsidRPr="005130A7" w:rsidRDefault="00646A59" w:rsidP="00646A59">
            <w:pPr>
              <w:pStyle w:val="CopticHangingVerse"/>
            </w:pPr>
            <w:r>
              <w:t>ⲛⲁϩⲙⲉⲛ ⲉ̀ⲃⲟⲗϩⲁ ⲡⲓⲫⲁϣ ⲉⲧⲭⲏ.</w:t>
            </w:r>
          </w:p>
        </w:tc>
      </w:tr>
      <w:tr w:rsidR="00646A59" w14:paraId="3286B87D" w14:textId="77777777" w:rsidTr="00654C55">
        <w:trPr>
          <w:cantSplit/>
          <w:jc w:val="center"/>
        </w:trPr>
        <w:tc>
          <w:tcPr>
            <w:tcW w:w="288" w:type="dxa"/>
          </w:tcPr>
          <w:p w14:paraId="3D1EE3FB" w14:textId="77777777" w:rsidR="00646A59" w:rsidRDefault="00646A59" w:rsidP="00654C55">
            <w:pPr>
              <w:pStyle w:val="CopticCross"/>
            </w:pPr>
          </w:p>
        </w:tc>
        <w:tc>
          <w:tcPr>
            <w:tcW w:w="3960" w:type="dxa"/>
          </w:tcPr>
          <w:p w14:paraId="651CE421" w14:textId="77777777" w:rsidR="00646A59" w:rsidRDefault="00646A59" w:rsidP="00646A59">
            <w:pPr>
              <w:pStyle w:val="EngHang"/>
            </w:pPr>
            <w:r>
              <w:t>Forgive us our iniquities,</w:t>
            </w:r>
          </w:p>
          <w:p w14:paraId="2068BEED" w14:textId="77777777" w:rsidR="00646A59" w:rsidRDefault="00646A59" w:rsidP="00646A59">
            <w:pPr>
              <w:pStyle w:val="EngHang"/>
            </w:pPr>
            <w:r>
              <w:t>Through their intercessions,</w:t>
            </w:r>
          </w:p>
          <w:p w14:paraId="6D714404" w14:textId="77777777" w:rsidR="00646A59" w:rsidRDefault="00646A59" w:rsidP="00646A59">
            <w:pPr>
              <w:pStyle w:val="EngHang"/>
            </w:pPr>
            <w:r>
              <w:t>O eternal One without beginning,</w:t>
            </w:r>
          </w:p>
          <w:p w14:paraId="2D4B36F4" w14:textId="77777777" w:rsidR="00646A59" w:rsidRDefault="00646A59" w:rsidP="00646A59">
            <w:pPr>
              <w:pStyle w:val="EngHangEnd"/>
            </w:pPr>
            <w:r>
              <w:t>Now and forever.</w:t>
            </w:r>
          </w:p>
        </w:tc>
        <w:tc>
          <w:tcPr>
            <w:tcW w:w="288" w:type="dxa"/>
          </w:tcPr>
          <w:p w14:paraId="3987FEE4" w14:textId="77777777" w:rsidR="00646A59" w:rsidRDefault="00646A59" w:rsidP="00654C55"/>
        </w:tc>
        <w:tc>
          <w:tcPr>
            <w:tcW w:w="288" w:type="dxa"/>
          </w:tcPr>
          <w:p w14:paraId="314A38E9" w14:textId="77777777" w:rsidR="00646A59" w:rsidRDefault="00646A59" w:rsidP="00654C55">
            <w:pPr>
              <w:pStyle w:val="CopticCross"/>
            </w:pPr>
          </w:p>
        </w:tc>
        <w:tc>
          <w:tcPr>
            <w:tcW w:w="3960" w:type="dxa"/>
          </w:tcPr>
          <w:p w14:paraId="07761272" w14:textId="77777777" w:rsidR="00646A59" w:rsidRDefault="00646A59" w:rsidP="00646A59">
            <w:pPr>
              <w:pStyle w:val="CopticVersemulti-line"/>
            </w:pPr>
            <w:r>
              <w:t>Ⲭⲱ ⲛⲁⲛ ⲉ̀ⲃⲟⲗ ⲛ̀ⲛⲉⲛⲁ̀ⲛⲟⲙⲓⲁ̀:</w:t>
            </w:r>
          </w:p>
          <w:p w14:paraId="57AE640C" w14:textId="77777777" w:rsidR="00646A59" w:rsidRDefault="00646A59" w:rsidP="00646A59">
            <w:pPr>
              <w:pStyle w:val="CopticVersemulti-line"/>
            </w:pPr>
            <w:r>
              <w:t>ⲱ̀ ⲡⲓⲁⲧⲁⲣⲭⲏ ⲡⲓϣⲁ ⲉ̀ⲛⲉϩ:</w:t>
            </w:r>
          </w:p>
          <w:p w14:paraId="584108E2" w14:textId="77777777" w:rsidR="00646A59" w:rsidRDefault="00646A59" w:rsidP="00646A59">
            <w:pPr>
              <w:pStyle w:val="CopticVersemulti-line"/>
            </w:pPr>
            <w:r>
              <w:t>ϩⲓⲧⲉⲛ ⲛⲟⲩⲧⲱϣϩ ⲛⲉⲙ ⲛⲟⲩⲡ̀ⲣⲉⲥⲃⲓⲁ̀:</w:t>
            </w:r>
          </w:p>
          <w:p w14:paraId="51FEAEDA" w14:textId="77777777" w:rsidR="00646A59" w:rsidRPr="005130A7" w:rsidRDefault="00646A59" w:rsidP="00646A59">
            <w:pPr>
              <w:pStyle w:val="CopticHangingVerse"/>
            </w:pPr>
            <w:r>
              <w:t>ⲓⲥϫⲉⲛ ϯⲛⲟⲩ ⲛⲉⲙ ϣⲁ ⲉ̀ⲛⲉϩ.</w:t>
            </w:r>
          </w:p>
        </w:tc>
      </w:tr>
      <w:tr w:rsidR="00646A59" w14:paraId="5973C7E0" w14:textId="77777777" w:rsidTr="00654C55">
        <w:trPr>
          <w:cantSplit/>
          <w:jc w:val="center"/>
        </w:trPr>
        <w:tc>
          <w:tcPr>
            <w:tcW w:w="288" w:type="dxa"/>
          </w:tcPr>
          <w:p w14:paraId="75605E56" w14:textId="77777777" w:rsidR="00646A59" w:rsidRPr="003209AF" w:rsidRDefault="00646A59" w:rsidP="00654C55">
            <w:pPr>
              <w:pStyle w:val="CopticCross"/>
              <w:rPr>
                <w:b/>
              </w:rPr>
            </w:pPr>
            <w:r w:rsidRPr="00FB5ACB">
              <w:t>¿</w:t>
            </w:r>
          </w:p>
        </w:tc>
        <w:tc>
          <w:tcPr>
            <w:tcW w:w="3960" w:type="dxa"/>
          </w:tcPr>
          <w:p w14:paraId="0D0FFBA9" w14:textId="77777777" w:rsidR="00646A59" w:rsidRDefault="00646A59" w:rsidP="00646A59">
            <w:pPr>
              <w:pStyle w:val="EngHang"/>
            </w:pPr>
            <w:r>
              <w:t>Guard us in Your strength,</w:t>
            </w:r>
          </w:p>
          <w:p w14:paraId="393643F5" w14:textId="77777777" w:rsidR="00646A59" w:rsidRDefault="00646A59" w:rsidP="00646A59">
            <w:pPr>
              <w:pStyle w:val="EngHang"/>
            </w:pPr>
            <w:r>
              <w:t>The rest of our days,</w:t>
            </w:r>
          </w:p>
          <w:p w14:paraId="71D9E55E" w14:textId="77777777" w:rsidR="00646A59" w:rsidRDefault="00646A59" w:rsidP="00646A59">
            <w:pPr>
              <w:pStyle w:val="EngHang"/>
            </w:pPr>
            <w:r>
              <w:t>Deliver us from evil,</w:t>
            </w:r>
          </w:p>
          <w:p w14:paraId="4F413F68" w14:textId="77777777" w:rsidR="00646A59" w:rsidRDefault="00646A59" w:rsidP="00646A59">
            <w:pPr>
              <w:pStyle w:val="EngHangEnd"/>
            </w:pPr>
            <w:r>
              <w:t>And confirm us in Your faith.</w:t>
            </w:r>
          </w:p>
        </w:tc>
        <w:tc>
          <w:tcPr>
            <w:tcW w:w="288" w:type="dxa"/>
          </w:tcPr>
          <w:p w14:paraId="152A6727" w14:textId="77777777" w:rsidR="00646A59" w:rsidRDefault="00646A59" w:rsidP="00654C55"/>
        </w:tc>
        <w:tc>
          <w:tcPr>
            <w:tcW w:w="288" w:type="dxa"/>
          </w:tcPr>
          <w:p w14:paraId="16C40C00" w14:textId="77777777" w:rsidR="00646A59" w:rsidRDefault="00646A59" w:rsidP="00654C55">
            <w:pPr>
              <w:pStyle w:val="CopticCross"/>
            </w:pPr>
            <w:r w:rsidRPr="00FB5ACB">
              <w:t>¿</w:t>
            </w:r>
          </w:p>
        </w:tc>
        <w:tc>
          <w:tcPr>
            <w:tcW w:w="3960" w:type="dxa"/>
          </w:tcPr>
          <w:p w14:paraId="7A0D24C1" w14:textId="77777777" w:rsidR="00646A59" w:rsidRDefault="00646A59" w:rsidP="00646A59">
            <w:pPr>
              <w:pStyle w:val="CopticVersemulti-line"/>
            </w:pPr>
            <w:r>
              <w:t>Ⲯⲉⲡⲓ ⲉ̀ⲧⲉ ⲛⲉⲛⲉ̀ϩⲟⲟⲩ:</w:t>
            </w:r>
          </w:p>
          <w:p w14:paraId="6547E843" w14:textId="77777777" w:rsidR="00646A59" w:rsidRDefault="00646A59" w:rsidP="00646A59">
            <w:pPr>
              <w:pStyle w:val="CopticVersemulti-line"/>
            </w:pPr>
            <w:r>
              <w:t>ϧⲉⲛ ⲧⲉⲕϫⲟⲙ ⲁ̀ⲣⲉϩ ⲉ̀ⲣⲟⲛ:</w:t>
            </w:r>
          </w:p>
          <w:p w14:paraId="12A63EC4" w14:textId="77777777" w:rsidR="00646A59" w:rsidRDefault="00646A59" w:rsidP="00646A59">
            <w:pPr>
              <w:pStyle w:val="CopticVersemulti-line"/>
            </w:pPr>
            <w:r>
              <w:t>ⲛⲁϩⲙⲉⲛ ⲉⲃⲟⲗϩⲁ ⲡⲓⲡⲉⲧϩⲱⲟⲩ:</w:t>
            </w:r>
          </w:p>
          <w:p w14:paraId="0EC29250" w14:textId="77777777" w:rsidR="00646A59" w:rsidRPr="005130A7" w:rsidRDefault="00646A59" w:rsidP="00646A59">
            <w:pPr>
              <w:pStyle w:val="CopticHangingVerse"/>
            </w:pPr>
            <w:r>
              <w:t>ϧⲉⲛ ⲡⲉⲕⲛⲁϩϯ ⲙⲁⲧⲁϫⲣⲟⲛ.</w:t>
            </w:r>
          </w:p>
        </w:tc>
      </w:tr>
      <w:tr w:rsidR="00646A59" w14:paraId="5766DE12" w14:textId="77777777" w:rsidTr="00654C55">
        <w:trPr>
          <w:cantSplit/>
          <w:jc w:val="center"/>
        </w:trPr>
        <w:tc>
          <w:tcPr>
            <w:tcW w:w="288" w:type="dxa"/>
          </w:tcPr>
          <w:p w14:paraId="49C7BAC9" w14:textId="77777777" w:rsidR="00646A59" w:rsidRDefault="00646A59" w:rsidP="00654C55">
            <w:pPr>
              <w:pStyle w:val="CopticCross"/>
            </w:pPr>
            <w:r w:rsidRPr="00FB5ACB">
              <w:t>¿</w:t>
            </w:r>
          </w:p>
        </w:tc>
        <w:tc>
          <w:tcPr>
            <w:tcW w:w="3960" w:type="dxa"/>
          </w:tcPr>
          <w:p w14:paraId="0E5585C4" w14:textId="77777777" w:rsidR="00646A59" w:rsidRDefault="00646A59" w:rsidP="00646A59">
            <w:pPr>
              <w:pStyle w:val="EngHang"/>
            </w:pPr>
            <w:r>
              <w:t>O our Lord Jesus Christ,</w:t>
            </w:r>
          </w:p>
          <w:p w14:paraId="01F97464" w14:textId="77777777" w:rsidR="00646A59" w:rsidRDefault="00646A59" w:rsidP="00646A59">
            <w:pPr>
              <w:pStyle w:val="EngHang"/>
            </w:pPr>
            <w:r>
              <w:t>With Your chosen Apostles,</w:t>
            </w:r>
          </w:p>
          <w:p w14:paraId="59F2DF0B" w14:textId="77777777" w:rsidR="00646A59" w:rsidRDefault="00646A59" w:rsidP="00646A59">
            <w:pPr>
              <w:pStyle w:val="EngHang"/>
            </w:pPr>
            <w:r>
              <w:t xml:space="preserve">Remember </w:t>
            </w:r>
            <w:commentRangeStart w:id="1628"/>
            <w:r>
              <w:t xml:space="preserve">the </w:t>
            </w:r>
            <w:commentRangeEnd w:id="1628"/>
            <w:r>
              <w:rPr>
                <w:rStyle w:val="CommentReference"/>
              </w:rPr>
              <w:commentReference w:id="1628"/>
            </w:r>
            <w:r>
              <w:t>poor,</w:t>
            </w:r>
          </w:p>
          <w:p w14:paraId="5563841C" w14:textId="77777777" w:rsidR="00646A59" w:rsidRDefault="00646A59" w:rsidP="00646A59">
            <w:pPr>
              <w:pStyle w:val="EngHangEnd"/>
            </w:pPr>
            <w:r>
              <w:t>And count us with Your faithful.</w:t>
            </w:r>
          </w:p>
        </w:tc>
        <w:tc>
          <w:tcPr>
            <w:tcW w:w="288" w:type="dxa"/>
          </w:tcPr>
          <w:p w14:paraId="65D01237" w14:textId="77777777" w:rsidR="00646A59" w:rsidRDefault="00646A59" w:rsidP="00654C55"/>
        </w:tc>
        <w:tc>
          <w:tcPr>
            <w:tcW w:w="288" w:type="dxa"/>
          </w:tcPr>
          <w:p w14:paraId="7A57C555" w14:textId="77777777" w:rsidR="00646A59" w:rsidRDefault="00646A59" w:rsidP="00654C55">
            <w:pPr>
              <w:pStyle w:val="CopticCross"/>
            </w:pPr>
            <w:r w:rsidRPr="00FB5ACB">
              <w:t>¿</w:t>
            </w:r>
          </w:p>
        </w:tc>
        <w:tc>
          <w:tcPr>
            <w:tcW w:w="3960" w:type="dxa"/>
          </w:tcPr>
          <w:p w14:paraId="143A49AA" w14:textId="77777777" w:rsidR="00646A59" w:rsidRDefault="00646A59" w:rsidP="00646A59">
            <w:pPr>
              <w:pStyle w:val="CopticVersemulti-line"/>
              <w:rPr>
                <w:rFonts w:eastAsia="Arial Unicode MS" w:cs="FreeSerifAvvaShenouda"/>
              </w:rPr>
            </w:pPr>
            <w:r>
              <w:rPr>
                <w:rFonts w:eastAsia="Arial Unicode MS" w:cs="FreeSerifAvvaShenouda"/>
              </w:rPr>
              <w:t>Ⲱ Ⲡⲉⲛⲟ̄ⲥ̄ Ⲓⲏ̄ⲥ̄ Ⲡⲭ̄ⲥ̄:</w:t>
            </w:r>
          </w:p>
          <w:p w14:paraId="1B28B4EF" w14:textId="77777777" w:rsidR="00646A59" w:rsidRDefault="00646A59" w:rsidP="00646A59">
            <w:pPr>
              <w:pStyle w:val="CopticVersemulti-line"/>
              <w:rPr>
                <w:rFonts w:eastAsia="Arial Unicode MS" w:cs="FreeSerifAvvaShenouda"/>
              </w:rPr>
            </w:pPr>
            <w:r>
              <w:rPr>
                <w:rFonts w:eastAsia="Arial Unicode MS" w:cs="FreeSerifAvvaShenouda"/>
              </w:rPr>
              <w:t>ⲛⲉⲙ ⲛⲉⲕⲥⲱⲧⲡ ⲛ̀ⲁ̀ⲡⲟⲥⲧⲟⲗⲟⲥ:</w:t>
            </w:r>
          </w:p>
          <w:p w14:paraId="03B1F4D1" w14:textId="77777777" w:rsidR="00646A59" w:rsidRDefault="00646A59" w:rsidP="00646A59">
            <w:pPr>
              <w:pStyle w:val="CopticVersemulti-line"/>
              <w:rPr>
                <w:rFonts w:eastAsia="Arial Unicode MS" w:cs="FreeSerifAvvaShenouda"/>
              </w:rPr>
            </w:pPr>
            <w:r>
              <w:rPr>
                <w:rFonts w:eastAsia="Arial Unicode MS" w:cs="FreeSerifAvvaShenouda"/>
              </w:rPr>
              <w:t>ⲁ̀ⲣⲓⲫ̀ⲙⲉⲩⲓ̀ ⲙ̀ⲡⲓⲉ̀ⲗⲁⲭⲓⲥⲧⲟⲥ:</w:t>
            </w:r>
          </w:p>
          <w:p w14:paraId="5D09AE0C" w14:textId="77777777" w:rsidR="00646A59" w:rsidRPr="00384F62" w:rsidRDefault="00646A59" w:rsidP="00646A59">
            <w:pPr>
              <w:pStyle w:val="CopticHangingVerse"/>
            </w:pPr>
            <w:r>
              <w:t>ⲟⲩⲟϩ ⲟⲡⲧⲉⲛ ϩⲱⲛ ⲛⲉⲙ ⲛⲉⲕⲡⲓⲥⲧⲟⲥ.</w:t>
            </w:r>
          </w:p>
        </w:tc>
      </w:tr>
    </w:tbl>
    <w:p w14:paraId="20623EF8" w14:textId="77777777" w:rsidR="00654C55" w:rsidRPr="00382A9C" w:rsidRDefault="00654C55" w:rsidP="00654C55"/>
    <w:p w14:paraId="74166F2E" w14:textId="77777777" w:rsidR="00DD5136" w:rsidRDefault="00DD5136" w:rsidP="00DD5136">
      <w:pPr>
        <w:pStyle w:val="Heading3"/>
      </w:pPr>
      <w:bookmarkStart w:id="1629" w:name="_Toc448227611"/>
      <w:r>
        <w:t>June 6 / Paoni 12: Commemoration of Archangel Michael</w:t>
      </w:r>
      <w:bookmarkEnd w:id="1629"/>
    </w:p>
    <w:p w14:paraId="7B5AEE5A"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3D87A8D" w14:textId="77777777" w:rsidTr="0082304E">
        <w:trPr>
          <w:cantSplit/>
          <w:jc w:val="center"/>
        </w:trPr>
        <w:tc>
          <w:tcPr>
            <w:tcW w:w="288" w:type="dxa"/>
          </w:tcPr>
          <w:p w14:paraId="6A76F3A5" w14:textId="77777777" w:rsidR="000C7DE2" w:rsidRDefault="000C7DE2" w:rsidP="0082304E">
            <w:pPr>
              <w:pStyle w:val="CopticCross"/>
            </w:pPr>
          </w:p>
        </w:tc>
        <w:tc>
          <w:tcPr>
            <w:tcW w:w="3960" w:type="dxa"/>
          </w:tcPr>
          <w:p w14:paraId="706DF201" w14:textId="77777777" w:rsidR="000C7DE2" w:rsidRDefault="000C7DE2" w:rsidP="00C83ECE">
            <w:pPr>
              <w:pStyle w:val="EngHang"/>
            </w:pPr>
            <w:r>
              <w:t>Through the intercessions</w:t>
            </w:r>
          </w:p>
          <w:p w14:paraId="44EA143D" w14:textId="77777777" w:rsidR="000C7DE2" w:rsidRDefault="000C7DE2" w:rsidP="00C83ECE">
            <w:pPr>
              <w:pStyle w:val="EngHang"/>
            </w:pPr>
            <w:r>
              <w:t>Of the Four Incorporeal Beasts,</w:t>
            </w:r>
          </w:p>
          <w:p w14:paraId="63173602" w14:textId="77777777" w:rsidR="000C7DE2" w:rsidRDefault="000C7DE2" w:rsidP="00C83ECE">
            <w:pPr>
              <w:pStyle w:val="EngHang"/>
            </w:pPr>
            <w:r>
              <w:t>The ministering flames of fire,</w:t>
            </w:r>
          </w:p>
          <w:p w14:paraId="0C7FE05E" w14:textId="77777777" w:rsidR="000C7DE2" w:rsidRDefault="000C7DE2" w:rsidP="0082304E">
            <w:pPr>
              <w:pStyle w:val="EngHangEnd"/>
            </w:pPr>
            <w:r>
              <w:t>O Lord, grant us the forgiveness of our sins.</w:t>
            </w:r>
          </w:p>
        </w:tc>
        <w:tc>
          <w:tcPr>
            <w:tcW w:w="288" w:type="dxa"/>
          </w:tcPr>
          <w:p w14:paraId="20CF305F" w14:textId="77777777" w:rsidR="000C7DE2" w:rsidRDefault="000C7DE2" w:rsidP="0082304E"/>
        </w:tc>
        <w:tc>
          <w:tcPr>
            <w:tcW w:w="288" w:type="dxa"/>
          </w:tcPr>
          <w:p w14:paraId="477F6528" w14:textId="77777777" w:rsidR="000C7DE2" w:rsidRDefault="000C7DE2" w:rsidP="0082304E">
            <w:pPr>
              <w:pStyle w:val="CopticCross"/>
            </w:pPr>
          </w:p>
        </w:tc>
        <w:tc>
          <w:tcPr>
            <w:tcW w:w="3960" w:type="dxa"/>
          </w:tcPr>
          <w:p w14:paraId="7D5895A8" w14:textId="77777777" w:rsidR="000C7DE2" w:rsidRDefault="000C7DE2" w:rsidP="00C83ECE">
            <w:pPr>
              <w:pStyle w:val="CopticVersemulti-line"/>
            </w:pPr>
            <w:r>
              <w:t>Ϩⲓⲧⲉⲛ ⲛⲓⲡ̀ⲣⲉⲥⲃⲓⲁ̀</w:t>
            </w:r>
          </w:p>
          <w:p w14:paraId="4A723DF9" w14:textId="77777777" w:rsidR="000C7DE2" w:rsidRDefault="000C7DE2" w:rsidP="00C83ECE">
            <w:pPr>
              <w:pStyle w:val="CopticVersemulti-line"/>
            </w:pPr>
            <w:r>
              <w:t>ⲛ̀ⲧⲉ ⲡⲓϥ̀ⲧⲟⲩ ⲛ̀ⲍⲱⲟⲛ ⲛ̀ⲁⲥⲱⲙⲁⲧⲟⲥ</w:t>
            </w:r>
          </w:p>
          <w:p w14:paraId="1BC061AF" w14:textId="77777777" w:rsidR="000C7DE2" w:rsidRDefault="000C7DE2" w:rsidP="00C83ECE">
            <w:pPr>
              <w:pStyle w:val="CopticVersemulti-line"/>
            </w:pPr>
            <w:r>
              <w:t>ⲛ̀ⲗⲓⲧⲟⲩⲣⲅⲟⲥ ⲛ̀ϣⲁϩ ⲛ̀ⲭ̀ⲣⲟⲙ:</w:t>
            </w:r>
          </w:p>
          <w:p w14:paraId="3E704373" w14:textId="77777777" w:rsidR="000C7DE2" w:rsidRPr="00C35319" w:rsidRDefault="000C7DE2" w:rsidP="00C83ECE">
            <w:pPr>
              <w:pStyle w:val="CopticHangingVerse"/>
            </w:pPr>
            <w:r>
              <w:t>Ⲡϭⲟⲓⲥ ⲁⲣⲓϩ̀ⲙⲟⲧ ⲛⲁⲛ ⲙ̀ⲡⲓⲭⲱ ⲉ̀ⲃⲟⲗ ⲛ̀ⲧⲉ ⲛⲉⲛⲛⲟⲃⲓ.</w:t>
            </w:r>
          </w:p>
        </w:tc>
      </w:tr>
    </w:tbl>
    <w:p w14:paraId="52E26304"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2C2B5DB" w14:textId="77777777" w:rsidTr="00C83ECE">
        <w:trPr>
          <w:cantSplit/>
          <w:jc w:val="center"/>
        </w:trPr>
        <w:tc>
          <w:tcPr>
            <w:tcW w:w="288" w:type="dxa"/>
          </w:tcPr>
          <w:p w14:paraId="51FD6A97" w14:textId="77777777" w:rsidR="000C7DE2" w:rsidRDefault="000C7DE2" w:rsidP="00C83ECE">
            <w:pPr>
              <w:pStyle w:val="CopticCross"/>
            </w:pPr>
          </w:p>
        </w:tc>
        <w:tc>
          <w:tcPr>
            <w:tcW w:w="3960" w:type="dxa"/>
          </w:tcPr>
          <w:p w14:paraId="01EF1068" w14:textId="77777777" w:rsidR="000C7DE2" w:rsidRDefault="000C7DE2" w:rsidP="00C83ECE">
            <w:pPr>
              <w:pStyle w:val="EngHang"/>
            </w:pPr>
            <w:r>
              <w:t>Hail to the four incorporeal living beasts,</w:t>
            </w:r>
          </w:p>
          <w:p w14:paraId="4B550853" w14:textId="77777777" w:rsidR="000C7DE2" w:rsidRDefault="000C7DE2" w:rsidP="00C83ECE">
            <w:pPr>
              <w:pStyle w:val="EngHang"/>
            </w:pPr>
            <w:r>
              <w:t>Carrying the throne of God,</w:t>
            </w:r>
          </w:p>
          <w:p w14:paraId="182D27E2" w14:textId="77777777" w:rsidR="000C7DE2" w:rsidRDefault="000C7DE2" w:rsidP="00C83ECE">
            <w:pPr>
              <w:pStyle w:val="EngHang"/>
            </w:pPr>
            <w:r>
              <w:t>A lion’s face, and a calf’s face,</w:t>
            </w:r>
          </w:p>
          <w:p w14:paraId="175FB769" w14:textId="77777777" w:rsidR="000C7DE2" w:rsidRDefault="000C7DE2" w:rsidP="00C83ECE">
            <w:pPr>
              <w:pStyle w:val="EngHangEnd"/>
            </w:pPr>
            <w:r>
              <w:t>A man’s face, and an eagle’s face.</w:t>
            </w:r>
          </w:p>
        </w:tc>
        <w:tc>
          <w:tcPr>
            <w:tcW w:w="288" w:type="dxa"/>
          </w:tcPr>
          <w:p w14:paraId="4E0BF45C" w14:textId="77777777" w:rsidR="000C7DE2" w:rsidRDefault="000C7DE2" w:rsidP="00C83ECE"/>
        </w:tc>
        <w:tc>
          <w:tcPr>
            <w:tcW w:w="288" w:type="dxa"/>
          </w:tcPr>
          <w:p w14:paraId="3BAA569F" w14:textId="77777777" w:rsidR="000C7DE2" w:rsidRDefault="000C7DE2" w:rsidP="00C83ECE">
            <w:pPr>
              <w:pStyle w:val="CopticCross"/>
            </w:pPr>
          </w:p>
        </w:tc>
        <w:tc>
          <w:tcPr>
            <w:tcW w:w="3960" w:type="dxa"/>
          </w:tcPr>
          <w:p w14:paraId="10C9EC81" w14:textId="77777777" w:rsidR="000C7DE2" w:rsidRDefault="000C7DE2" w:rsidP="00C83ECE">
            <w:pPr>
              <w:pStyle w:val="CopticVersemulti-line"/>
            </w:pPr>
            <w:r>
              <w:t>Ⲭⲉⲣⲉ ⲡⲓϥ̀ⲧⲟⲩ ⲛ̀ⲍⲱⲟⲛ ⲛ̀ⲁ̀ⲥⲱⲙⲁⲧⲟⲥ:</w:t>
            </w:r>
          </w:p>
          <w:p w14:paraId="2D82C311" w14:textId="77777777" w:rsidR="000C7DE2" w:rsidRDefault="000C7DE2" w:rsidP="00C83ECE">
            <w:pPr>
              <w:pStyle w:val="CopticVersemulti-line"/>
            </w:pPr>
            <w:r>
              <w:t>ⲉⲧϥⲁⲓ ϧⲁ ⲡⲓϩⲁⲣⲙⲁ ⲛ̀ⲧⲉ Ⲫϯ:</w:t>
            </w:r>
          </w:p>
          <w:p w14:paraId="0C82317B" w14:textId="77777777" w:rsidR="000C7DE2" w:rsidRDefault="000C7DE2" w:rsidP="00C83ECE">
            <w:pPr>
              <w:pStyle w:val="CopticVersemulti-line"/>
            </w:pPr>
            <w:r>
              <w:t>ⲟⲩϩⲟ ⲙ̀ⲙⲟⲩⲓ̀ ⲛⲉⲙ ⲟⲩϩⲟ ⲙ̀ⲙⲁⲥⲓ:</w:t>
            </w:r>
          </w:p>
          <w:p w14:paraId="79B0E80A" w14:textId="77777777" w:rsidR="000C7DE2" w:rsidRPr="00C35319" w:rsidRDefault="000C7DE2" w:rsidP="00C83ECE">
            <w:pPr>
              <w:pStyle w:val="CopticHangingVerse"/>
            </w:pPr>
            <w:r>
              <w:t>ⲛⲉⲙ ⲟⲩϩⲟ ⲛ̀ⲣⲱⲙⲓ ⲛⲉⲙ ⲟⲩϩⲟ ⲛ̀ⲁ̀ⲏ̀ⲧⲟⲥ.</w:t>
            </w:r>
          </w:p>
        </w:tc>
      </w:tr>
    </w:tbl>
    <w:p w14:paraId="52C74D87" w14:textId="77777777" w:rsidR="000C7DE2" w:rsidRDefault="000C7DE2" w:rsidP="0082304E">
      <w:pPr>
        <w:pStyle w:val="Heading4"/>
      </w:pPr>
      <w:r>
        <w:lastRenderedPageBreak/>
        <w:t>The Gospel Response for the Four Incorporeal Beasts</w:t>
      </w:r>
    </w:p>
    <w:p w14:paraId="42F60C02" w14:textId="77777777" w:rsidR="000C7DE2" w:rsidRPr="00C14556" w:rsidRDefault="000C7DE2" w:rsidP="00C14556">
      <w:pPr>
        <w:pStyle w:val="Rubric"/>
      </w:pPr>
      <w:r>
        <w:t>The last verse of the Doxology may be inserted into the Annual Gospel Response.</w:t>
      </w:r>
    </w:p>
    <w:p w14:paraId="1BB435AB" w14:textId="025689FC"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6B7BA1A2" w14:textId="77777777" w:rsidR="00595AF3" w:rsidRDefault="00595AF3" w:rsidP="00595AF3">
      <w:pPr>
        <w:pStyle w:val="Heading3"/>
      </w:pPr>
      <w:bookmarkStart w:id="1630" w:name="_Toc448227612"/>
      <w:r>
        <w:t>June 7 / Paoni 13: Archangel Gabriel</w:t>
      </w:r>
      <w:r w:rsidR="00D31016">
        <w:t>, the Evangelist of Daniel</w:t>
      </w:r>
      <w:bookmarkEnd w:id="1630"/>
    </w:p>
    <w:p w14:paraId="00F4ACC1" w14:textId="77777777" w:rsidR="00595AF3" w:rsidRPr="00980D99" w:rsidRDefault="00595AF3" w:rsidP="00595AF3">
      <w:pPr>
        <w:pStyle w:val="Heading4"/>
      </w:pPr>
      <w:bookmarkStart w:id="1631" w:name="_Ref434488149"/>
      <w:r>
        <w:t>The Doxology</w:t>
      </w:r>
      <w:r w:rsidR="00B46E6E">
        <w:t xml:space="preserve"> for Archangel Gabriel, the Evangelist of Daniel</w:t>
      </w:r>
      <w:bookmarkEnd w:id="163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A0AB7" w14:paraId="54579051" w14:textId="77777777" w:rsidTr="00481AE5">
        <w:trPr>
          <w:cantSplit/>
          <w:jc w:val="center"/>
        </w:trPr>
        <w:tc>
          <w:tcPr>
            <w:tcW w:w="288" w:type="dxa"/>
          </w:tcPr>
          <w:p w14:paraId="459426FA" w14:textId="77777777" w:rsidR="00CA0AB7" w:rsidRDefault="00CA0AB7" w:rsidP="00481AE5">
            <w:pPr>
              <w:pStyle w:val="CopticCross"/>
            </w:pPr>
          </w:p>
        </w:tc>
        <w:tc>
          <w:tcPr>
            <w:tcW w:w="3960" w:type="dxa"/>
          </w:tcPr>
          <w:p w14:paraId="5FA82DDF" w14:textId="77777777" w:rsidR="00CA0AB7" w:rsidRDefault="00CA0AB7" w:rsidP="00CA0AB7">
            <w:pPr>
              <w:pStyle w:val="EngHang"/>
            </w:pPr>
            <w:r>
              <w:t>Gabriel the angel</w:t>
            </w:r>
          </w:p>
          <w:p w14:paraId="51F49C47" w14:textId="77777777" w:rsidR="00CA0AB7" w:rsidRDefault="00CA0AB7" w:rsidP="00CA0AB7">
            <w:pPr>
              <w:pStyle w:val="EngHang"/>
            </w:pPr>
            <w:r>
              <w:t>Was seen by Daniel,</w:t>
            </w:r>
          </w:p>
          <w:p w14:paraId="301C2896" w14:textId="77777777" w:rsidR="00CA0AB7" w:rsidRDefault="00CA0AB7" w:rsidP="00CA0AB7">
            <w:pPr>
              <w:pStyle w:val="EngHang"/>
            </w:pPr>
            <w:r>
              <w:t>Standing upright</w:t>
            </w:r>
          </w:p>
          <w:p w14:paraId="434DBF56" w14:textId="77777777" w:rsidR="00CA0AB7" w:rsidRDefault="00CA0AB7" w:rsidP="00CA0AB7">
            <w:pPr>
              <w:pStyle w:val="EngHangEnd"/>
            </w:pPr>
            <w:r>
              <w:t>On the shores of the river.</w:t>
            </w:r>
            <w:r w:rsidR="00D31016">
              <w:rPr>
                <w:rStyle w:val="FootnoteReference"/>
              </w:rPr>
              <w:footnoteReference w:id="974"/>
            </w:r>
          </w:p>
        </w:tc>
        <w:tc>
          <w:tcPr>
            <w:tcW w:w="288" w:type="dxa"/>
          </w:tcPr>
          <w:p w14:paraId="18B20C9A" w14:textId="77777777" w:rsidR="00CA0AB7" w:rsidRDefault="00CA0AB7" w:rsidP="00481AE5"/>
        </w:tc>
        <w:tc>
          <w:tcPr>
            <w:tcW w:w="288" w:type="dxa"/>
          </w:tcPr>
          <w:p w14:paraId="019A38EE" w14:textId="77777777" w:rsidR="00CA0AB7" w:rsidRDefault="00CA0AB7" w:rsidP="00481AE5">
            <w:pPr>
              <w:pStyle w:val="CopticCross"/>
            </w:pPr>
          </w:p>
        </w:tc>
        <w:tc>
          <w:tcPr>
            <w:tcW w:w="3960" w:type="dxa"/>
          </w:tcPr>
          <w:p w14:paraId="1486B2CB" w14:textId="77777777" w:rsidR="00CA0AB7" w:rsidRDefault="00CA0AB7" w:rsidP="00CA0AB7">
            <w:pPr>
              <w:pStyle w:val="CopticVersemulti-line"/>
            </w:pPr>
            <w:r>
              <w:t>Ⲅⲁⲃⲣⲓⲏⲗ ⲡⲓⲁⲅⲅⲉⲗⲟⲥ:</w:t>
            </w:r>
          </w:p>
          <w:p w14:paraId="0E85CF4C" w14:textId="77777777" w:rsidR="00CA0AB7" w:rsidRDefault="00CA0AB7" w:rsidP="00CA0AB7">
            <w:pPr>
              <w:pStyle w:val="CopticVersemulti-line"/>
            </w:pPr>
            <w:r>
              <w:t>ⲁϥⲛⲁⲩ ⲉ̀ⲣⲟϥ ⲛ̀ϫⲉ Ⲇⲁⲛⲓⲏⲗ:</w:t>
            </w:r>
          </w:p>
          <w:p w14:paraId="3E6E4268" w14:textId="77777777" w:rsidR="00CA0AB7" w:rsidRDefault="00CA0AB7" w:rsidP="00CA0AB7">
            <w:pPr>
              <w:pStyle w:val="CopticVersemulti-line"/>
            </w:pPr>
            <w:r>
              <w:t>ⲉϥⲟϩⲓ̀ ⲉ̀ⲣⲁⲧϥ ϩⲓϫⲉⲛ ⲛⲉϥⲫⲁⲧ:</w:t>
            </w:r>
          </w:p>
          <w:p w14:paraId="26F65CEC" w14:textId="77777777" w:rsidR="00CA0AB7" w:rsidRPr="00C35319" w:rsidRDefault="00CA0AB7" w:rsidP="00CA0AB7">
            <w:pPr>
              <w:pStyle w:val="CopticHangingVerse"/>
            </w:pPr>
            <w:r>
              <w:t>ϩⲓϫⲉⲛ ⲛⲉⲛⲥ̀ⲫⲟⲧⲟⲩ ⲙ̀ⲫ̀ⲓⲁⲣⲟ.</w:t>
            </w:r>
          </w:p>
        </w:tc>
      </w:tr>
      <w:tr w:rsidR="00CA0AB7" w14:paraId="5937571C" w14:textId="77777777" w:rsidTr="00481AE5">
        <w:trPr>
          <w:cantSplit/>
          <w:jc w:val="center"/>
        </w:trPr>
        <w:tc>
          <w:tcPr>
            <w:tcW w:w="288" w:type="dxa"/>
          </w:tcPr>
          <w:p w14:paraId="3E485150" w14:textId="77777777" w:rsidR="00CA0AB7" w:rsidRDefault="00CA0AB7" w:rsidP="00481AE5">
            <w:pPr>
              <w:pStyle w:val="CopticCross"/>
            </w:pPr>
            <w:r w:rsidRPr="00FB5ACB">
              <w:t>¿</w:t>
            </w:r>
          </w:p>
        </w:tc>
        <w:tc>
          <w:tcPr>
            <w:tcW w:w="3960" w:type="dxa"/>
          </w:tcPr>
          <w:p w14:paraId="77643463" w14:textId="77777777" w:rsidR="00CA0AB7" w:rsidRDefault="00CA0AB7" w:rsidP="00CA0AB7">
            <w:pPr>
              <w:pStyle w:val="EngHang"/>
            </w:pPr>
            <w:r>
              <w:t>He stretched out his right hand</w:t>
            </w:r>
          </w:p>
          <w:p w14:paraId="5A3AC15C" w14:textId="77777777" w:rsidR="00CA0AB7" w:rsidRDefault="00CA0AB7" w:rsidP="00CA0AB7">
            <w:pPr>
              <w:pStyle w:val="EngHang"/>
            </w:pPr>
            <w:r>
              <w:t>Towards heaven,</w:t>
            </w:r>
          </w:p>
          <w:p w14:paraId="1B18C8F5" w14:textId="77777777" w:rsidR="00CA0AB7" w:rsidRDefault="00CA0AB7" w:rsidP="00CA0AB7">
            <w:pPr>
              <w:pStyle w:val="EngHang"/>
            </w:pPr>
            <w:r>
              <w:t>And swore to the Highest,</w:t>
            </w:r>
          </w:p>
          <w:p w14:paraId="20E20D03" w14:textId="77777777" w:rsidR="00CA0AB7" w:rsidRDefault="00CA0AB7" w:rsidP="00CA0AB7">
            <w:pPr>
              <w:pStyle w:val="EngHangEnd"/>
            </w:pPr>
            <w:r>
              <w:t>Who lives forever.</w:t>
            </w:r>
            <w:r w:rsidR="00D31016">
              <w:rPr>
                <w:rStyle w:val="FootnoteReference"/>
              </w:rPr>
              <w:footnoteReference w:id="975"/>
            </w:r>
          </w:p>
        </w:tc>
        <w:tc>
          <w:tcPr>
            <w:tcW w:w="288" w:type="dxa"/>
          </w:tcPr>
          <w:p w14:paraId="1B19F3CC" w14:textId="77777777" w:rsidR="00CA0AB7" w:rsidRDefault="00CA0AB7" w:rsidP="00481AE5"/>
        </w:tc>
        <w:tc>
          <w:tcPr>
            <w:tcW w:w="288" w:type="dxa"/>
          </w:tcPr>
          <w:p w14:paraId="4DAAAC6E" w14:textId="77777777" w:rsidR="00CA0AB7" w:rsidRDefault="00CA0AB7" w:rsidP="00481AE5">
            <w:pPr>
              <w:pStyle w:val="CopticCross"/>
            </w:pPr>
            <w:r w:rsidRPr="00FB5ACB">
              <w:t>¿</w:t>
            </w:r>
          </w:p>
        </w:tc>
        <w:tc>
          <w:tcPr>
            <w:tcW w:w="3960" w:type="dxa"/>
          </w:tcPr>
          <w:p w14:paraId="27A5D134" w14:textId="77777777" w:rsidR="00CA0AB7" w:rsidRDefault="00CA0AB7" w:rsidP="00CA0AB7">
            <w:pPr>
              <w:pStyle w:val="CopticVersemulti-line"/>
            </w:pPr>
            <w:r>
              <w:t>Ⲁϥⲥⲟⲩⲧⲉⲛ ⲧⲉϥϫⲓϫ ⲉ̀ⲃⲟⲗ:</w:t>
            </w:r>
          </w:p>
          <w:p w14:paraId="1F57782E" w14:textId="77777777" w:rsidR="00CA0AB7" w:rsidRDefault="00CA0AB7" w:rsidP="00CA0AB7">
            <w:pPr>
              <w:pStyle w:val="CopticVersemulti-line"/>
            </w:pPr>
            <w:r>
              <w:t>ⲛ̀ⲟⲩⲓ̀ⲛⲁⲙ ϣⲁ ⲉ̀ϩ̀ⲣⲏⲓ ⲉ̀ⲧ̀ⲫⲉ:</w:t>
            </w:r>
          </w:p>
          <w:p w14:paraId="79AA50B4" w14:textId="77777777" w:rsidR="00CA0AB7" w:rsidRDefault="00CA0AB7" w:rsidP="00CA0AB7">
            <w:pPr>
              <w:pStyle w:val="CopticVersemulti-line"/>
            </w:pPr>
            <w:r>
              <w:t>ⲉ̀ⲧⲁϥⲱⲣⲕ ⲙ̀ⲫⲏⲉⲧϭⲟⲥⲓ:</w:t>
            </w:r>
          </w:p>
          <w:p w14:paraId="15E6FAFC" w14:textId="77777777" w:rsidR="00CA0AB7" w:rsidRDefault="00CA0AB7" w:rsidP="00CA0AB7">
            <w:pPr>
              <w:pStyle w:val="CopticHangingVerse"/>
            </w:pPr>
            <w:r>
              <w:t>ⲫⲏⲉⲧϣⲟⲡ ϣⲁ ⲉ̀ⲛⲉϩ.</w:t>
            </w:r>
          </w:p>
        </w:tc>
      </w:tr>
      <w:tr w:rsidR="00CA0AB7" w14:paraId="24174451" w14:textId="77777777" w:rsidTr="00481AE5">
        <w:trPr>
          <w:cantSplit/>
          <w:jc w:val="center"/>
        </w:trPr>
        <w:tc>
          <w:tcPr>
            <w:tcW w:w="288" w:type="dxa"/>
          </w:tcPr>
          <w:p w14:paraId="3B15A48A" w14:textId="77777777" w:rsidR="00CA0AB7" w:rsidRDefault="00CA0AB7" w:rsidP="00481AE5">
            <w:pPr>
              <w:pStyle w:val="CopticCross"/>
            </w:pPr>
          </w:p>
        </w:tc>
        <w:tc>
          <w:tcPr>
            <w:tcW w:w="3960" w:type="dxa"/>
          </w:tcPr>
          <w:p w14:paraId="48561407" w14:textId="77777777" w:rsidR="00CA0AB7" w:rsidRDefault="00CA0AB7" w:rsidP="00CA0AB7">
            <w:pPr>
              <w:pStyle w:val="EngHang"/>
            </w:pPr>
            <w:r>
              <w:t>“A time and times</w:t>
            </w:r>
          </w:p>
          <w:p w14:paraId="294B3ED7" w14:textId="77777777" w:rsidR="00CA0AB7" w:rsidRDefault="00CA0AB7" w:rsidP="00CA0AB7">
            <w:pPr>
              <w:pStyle w:val="EngHang"/>
            </w:pPr>
            <w:r>
              <w:t>And half a time</w:t>
            </w:r>
          </w:p>
          <w:p w14:paraId="46B67FF8" w14:textId="77777777" w:rsidR="00CA0AB7" w:rsidRDefault="00CA0AB7" w:rsidP="00CA0AB7">
            <w:pPr>
              <w:pStyle w:val="EngHang"/>
            </w:pPr>
            <w:r>
              <w:t>And all this things will be accomplished,</w:t>
            </w:r>
          </w:p>
          <w:p w14:paraId="625819F8" w14:textId="77777777" w:rsidR="00CA0AB7" w:rsidRDefault="00CA0AB7" w:rsidP="00CA0AB7">
            <w:pPr>
              <w:pStyle w:val="EngHangEnd"/>
            </w:pPr>
            <w:r>
              <w:t>The visions I will show you”</w:t>
            </w:r>
            <w:r w:rsidR="00D31016">
              <w:rPr>
                <w:rStyle w:val="FootnoteReference"/>
              </w:rPr>
              <w:footnoteReference w:id="976"/>
            </w:r>
          </w:p>
        </w:tc>
        <w:tc>
          <w:tcPr>
            <w:tcW w:w="288" w:type="dxa"/>
          </w:tcPr>
          <w:p w14:paraId="68E926DE" w14:textId="77777777" w:rsidR="00CA0AB7" w:rsidRDefault="00CA0AB7" w:rsidP="00481AE5"/>
        </w:tc>
        <w:tc>
          <w:tcPr>
            <w:tcW w:w="288" w:type="dxa"/>
          </w:tcPr>
          <w:p w14:paraId="53850271" w14:textId="77777777" w:rsidR="00CA0AB7" w:rsidRDefault="00CA0AB7" w:rsidP="00481AE5">
            <w:pPr>
              <w:pStyle w:val="CopticCross"/>
            </w:pPr>
          </w:p>
        </w:tc>
        <w:tc>
          <w:tcPr>
            <w:tcW w:w="3960" w:type="dxa"/>
          </w:tcPr>
          <w:p w14:paraId="30BB8331" w14:textId="77777777" w:rsidR="00CA0AB7" w:rsidRDefault="00CA0AB7" w:rsidP="00CA0AB7">
            <w:pPr>
              <w:pStyle w:val="CopticVersemulti-line"/>
            </w:pPr>
            <w:r>
              <w:t>Ϫⲉ ⲓⲥϫⲉⲛ ⲟⲩⲥⲏⲟⲩ ϣⲁ ⲟⲩⲥⲏⲟⲩ:</w:t>
            </w:r>
          </w:p>
          <w:p w14:paraId="24A4B5FC" w14:textId="77777777" w:rsidR="00CA0AB7" w:rsidRDefault="00CA0AB7" w:rsidP="00CA0AB7">
            <w:pPr>
              <w:pStyle w:val="CopticVersemulti-line"/>
            </w:pPr>
            <w:r>
              <w:t>Ϣⲁ ⲧ̀ⲕⲉⲫⲁϣⲓ ⲛ̀ⲧⲉ ⲟⲩⲥⲏⲟⲩ:</w:t>
            </w:r>
          </w:p>
          <w:p w14:paraId="5DE64D73" w14:textId="77777777" w:rsidR="00CA0AB7" w:rsidRDefault="00CA0AB7" w:rsidP="00CA0AB7">
            <w:pPr>
              <w:pStyle w:val="CopticVersemulti-line"/>
            </w:pPr>
            <w:r>
              <w:t>Ϣⲁ ⲡ̀ϫⲱⲕ ⲉ̀ⲃⲟⲗ ⲛ̀ⲧⲉ ⲛⲓϩⲟⲣⲁⲥⲓⲥ:</w:t>
            </w:r>
          </w:p>
          <w:p w14:paraId="67362ADD" w14:textId="77777777" w:rsidR="00CA0AB7" w:rsidRDefault="00CA0AB7" w:rsidP="00CA0AB7">
            <w:pPr>
              <w:pStyle w:val="CopticHangingVerse"/>
            </w:pPr>
            <w:r>
              <w:t>ⲁⲛⲟⲕ ϯⲛⲁⲧⲁⲙⲟⲕ ⲉ̀ⲣⲱⲟⲩ.</w:t>
            </w:r>
          </w:p>
        </w:tc>
      </w:tr>
      <w:tr w:rsidR="00CA0AB7" w14:paraId="3025595B" w14:textId="77777777" w:rsidTr="00481AE5">
        <w:trPr>
          <w:cantSplit/>
          <w:jc w:val="center"/>
        </w:trPr>
        <w:tc>
          <w:tcPr>
            <w:tcW w:w="288" w:type="dxa"/>
          </w:tcPr>
          <w:p w14:paraId="2BA49DB6" w14:textId="77777777" w:rsidR="00CA0AB7" w:rsidRDefault="00CA0AB7" w:rsidP="00481AE5">
            <w:pPr>
              <w:pStyle w:val="CopticCross"/>
            </w:pPr>
            <w:r w:rsidRPr="00FB5ACB">
              <w:t>¿</w:t>
            </w:r>
          </w:p>
        </w:tc>
        <w:tc>
          <w:tcPr>
            <w:tcW w:w="3960" w:type="dxa"/>
          </w:tcPr>
          <w:p w14:paraId="65431121" w14:textId="77777777" w:rsidR="00CA0AB7" w:rsidRPr="004764BD" w:rsidRDefault="00CA0AB7" w:rsidP="00CA0AB7">
            <w:pPr>
              <w:pStyle w:val="EngHang"/>
            </w:pPr>
            <w:r w:rsidRPr="004764BD">
              <w:t>Intercede on our behalf,</w:t>
            </w:r>
          </w:p>
          <w:p w14:paraId="58F4F9CD" w14:textId="77777777" w:rsidR="00CA0AB7" w:rsidRPr="004764BD" w:rsidRDefault="00CA0AB7" w:rsidP="00CA0AB7">
            <w:pPr>
              <w:pStyle w:val="EngHang"/>
            </w:pPr>
            <w:r w:rsidRPr="004764BD">
              <w:t>O Holy Archangel,</w:t>
            </w:r>
          </w:p>
          <w:p w14:paraId="49200D02" w14:textId="77777777" w:rsidR="00CA0AB7" w:rsidRPr="004764BD" w:rsidRDefault="00CA0AB7" w:rsidP="00CA0AB7">
            <w:pPr>
              <w:pStyle w:val="EngHang"/>
            </w:pPr>
            <w:r w:rsidRPr="004764BD">
              <w:t>Gabriel the Angel-Evangel</w:t>
            </w:r>
          </w:p>
          <w:p w14:paraId="6D9FCFE7" w14:textId="77777777" w:rsidR="00CA0AB7" w:rsidRDefault="00CA0AB7" w:rsidP="00CA0AB7">
            <w:pPr>
              <w:pStyle w:val="EngHangEnd"/>
            </w:pPr>
            <w:r w:rsidRPr="004764BD">
              <w:t>That He may forgive us our sins.</w:t>
            </w:r>
          </w:p>
        </w:tc>
        <w:tc>
          <w:tcPr>
            <w:tcW w:w="288" w:type="dxa"/>
          </w:tcPr>
          <w:p w14:paraId="26F7CA61" w14:textId="77777777" w:rsidR="00CA0AB7" w:rsidRDefault="00CA0AB7" w:rsidP="00481AE5"/>
        </w:tc>
        <w:tc>
          <w:tcPr>
            <w:tcW w:w="288" w:type="dxa"/>
          </w:tcPr>
          <w:p w14:paraId="0B1BAFA7" w14:textId="77777777" w:rsidR="00CA0AB7" w:rsidRDefault="00CA0AB7" w:rsidP="00481AE5">
            <w:pPr>
              <w:pStyle w:val="CopticCross"/>
            </w:pPr>
            <w:r w:rsidRPr="00FB5ACB">
              <w:t>¿</w:t>
            </w:r>
          </w:p>
        </w:tc>
        <w:tc>
          <w:tcPr>
            <w:tcW w:w="3960" w:type="dxa"/>
          </w:tcPr>
          <w:p w14:paraId="402E46ED" w14:textId="77777777" w:rsidR="00CA0AB7" w:rsidRDefault="00CA0AB7" w:rsidP="00CA0AB7">
            <w:pPr>
              <w:pStyle w:val="CopticVersemulti-line"/>
            </w:pPr>
            <w:r>
              <w:t>Ⲁⲣⲓⲡ̀ⲣⲉⲥⲃⲉⲩⲓⲛ ⲉ̀ϩ̀ⲣⲏⲓ ⲉ̀ϫⲱⲛ:</w:t>
            </w:r>
          </w:p>
          <w:p w14:paraId="4A63C0D9" w14:textId="77777777" w:rsidR="00CA0AB7" w:rsidRDefault="00CA0AB7" w:rsidP="00CA0AB7">
            <w:pPr>
              <w:pStyle w:val="CopticVersemulti-line"/>
            </w:pPr>
            <w:r>
              <w:t>ⲱ̀ ⲡⲓⲁⲣⲭⲏⲁⲅⲅⲉⲗⲟⲥ ⲉ̄ⲑ̄ⲩ̄:</w:t>
            </w:r>
          </w:p>
          <w:p w14:paraId="6FEA1AFF" w14:textId="77777777" w:rsidR="00CA0AB7" w:rsidRDefault="00CA0AB7" w:rsidP="00CA0AB7">
            <w:pPr>
              <w:pStyle w:val="CopticVersemulti-line"/>
            </w:pPr>
            <w:r>
              <w:t>Ⲅⲁⲃⲣⲓⲏⲗ ⲡⲓϥⲁⲓϣⲉⲛⲛⲟⲩϥⲓ:</w:t>
            </w:r>
          </w:p>
          <w:p w14:paraId="031AA47F" w14:textId="77777777" w:rsidR="00CA0AB7" w:rsidRDefault="00CA0AB7" w:rsidP="00CA0AB7">
            <w:pPr>
              <w:pStyle w:val="CopticHangingVerse"/>
            </w:pPr>
            <w:r>
              <w:t>ⲛ̀ⲧⲉϥⲭⲁ ⲛⲉⲛⲛⲟⲃⲓ ⲛⲁⲛ ⲉ̀ⲃⲟⲗ.</w:t>
            </w:r>
          </w:p>
        </w:tc>
      </w:tr>
    </w:tbl>
    <w:p w14:paraId="23E1BAE6" w14:textId="5594A763" w:rsidR="006A0D7C" w:rsidRDefault="006A0D7C" w:rsidP="006A0D7C">
      <w:pPr>
        <w:pStyle w:val="Heading3"/>
      </w:pPr>
      <w:bookmarkStart w:id="1632" w:name="_Ref434564551"/>
      <w:bookmarkStart w:id="1633" w:name="_Toc448227613"/>
      <w:r>
        <w:lastRenderedPageBreak/>
        <w:t>June 8 / Paoni 14: Sts. Apakir and John</w:t>
      </w:r>
      <w:bookmarkEnd w:id="1632"/>
      <w:bookmarkEnd w:id="1633"/>
    </w:p>
    <w:p w14:paraId="25CBD4EF" w14:textId="77777777" w:rsidR="006A0D7C" w:rsidRPr="00980D99" w:rsidRDefault="006A0D7C" w:rsidP="006A0D7C">
      <w:pPr>
        <w:pStyle w:val="Heading4"/>
      </w:pPr>
      <w:bookmarkStart w:id="1634" w:name="_Ref434489722"/>
      <w:r>
        <w:t>The Doxology</w:t>
      </w:r>
      <w:r w:rsidR="00B46E6E">
        <w:t xml:space="preserve"> for Sts. Apakir and John</w:t>
      </w:r>
      <w:bookmarkEnd w:id="163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0D7C" w14:paraId="2967BA24" w14:textId="77777777" w:rsidTr="00DF43CA">
        <w:trPr>
          <w:cantSplit/>
          <w:jc w:val="center"/>
        </w:trPr>
        <w:tc>
          <w:tcPr>
            <w:tcW w:w="288" w:type="dxa"/>
          </w:tcPr>
          <w:p w14:paraId="17B4A453" w14:textId="77777777" w:rsidR="006A0D7C" w:rsidRDefault="006A0D7C" w:rsidP="00DF43CA">
            <w:pPr>
              <w:pStyle w:val="CopticCross"/>
            </w:pPr>
          </w:p>
        </w:tc>
        <w:tc>
          <w:tcPr>
            <w:tcW w:w="3960" w:type="dxa"/>
          </w:tcPr>
          <w:p w14:paraId="0810D348" w14:textId="77777777" w:rsidR="006A0D7C" w:rsidRDefault="006A0D7C" w:rsidP="00DF43CA">
            <w:pPr>
              <w:pStyle w:val="EngHang"/>
            </w:pPr>
            <w:r>
              <w:t>Apakir and his brother John,</w:t>
            </w:r>
          </w:p>
          <w:p w14:paraId="08861D71" w14:textId="77777777" w:rsidR="006A0D7C" w:rsidRDefault="006A0D7C" w:rsidP="00DF43CA">
            <w:pPr>
              <w:pStyle w:val="EngHang"/>
            </w:pPr>
            <w:r>
              <w:t>The soldiers of Christ,</w:t>
            </w:r>
          </w:p>
          <w:p w14:paraId="1C2438F1" w14:textId="77777777" w:rsidR="006A0D7C" w:rsidRDefault="006A0D7C" w:rsidP="00DF43CA">
            <w:pPr>
              <w:pStyle w:val="EngHang"/>
            </w:pPr>
            <w:r>
              <w:t>Loved him greatly,</w:t>
            </w:r>
          </w:p>
          <w:p w14:paraId="34A93491" w14:textId="77777777" w:rsidR="006A0D7C" w:rsidRDefault="006A0D7C" w:rsidP="00DF43CA">
            <w:pPr>
              <w:pStyle w:val="EngHangEnd"/>
            </w:pPr>
            <w:r>
              <w:t>With their two blessed sisters.</w:t>
            </w:r>
          </w:p>
        </w:tc>
        <w:tc>
          <w:tcPr>
            <w:tcW w:w="288" w:type="dxa"/>
          </w:tcPr>
          <w:p w14:paraId="5A526F4C" w14:textId="77777777" w:rsidR="006A0D7C" w:rsidRDefault="006A0D7C" w:rsidP="00DF43CA"/>
        </w:tc>
        <w:tc>
          <w:tcPr>
            <w:tcW w:w="288" w:type="dxa"/>
          </w:tcPr>
          <w:p w14:paraId="2784A189" w14:textId="77777777" w:rsidR="006A0D7C" w:rsidRDefault="006A0D7C" w:rsidP="00DF43CA">
            <w:pPr>
              <w:pStyle w:val="CopticCross"/>
            </w:pPr>
          </w:p>
        </w:tc>
        <w:tc>
          <w:tcPr>
            <w:tcW w:w="3960" w:type="dxa"/>
          </w:tcPr>
          <w:p w14:paraId="2635BFF7" w14:textId="77777777" w:rsidR="006A0D7C" w:rsidRDefault="006A0D7C" w:rsidP="00DF43CA">
            <w:pPr>
              <w:pStyle w:val="CopticVersemulti-line"/>
            </w:pPr>
            <w:r>
              <w:t>Ⲁⲡⲁⲕⲓⲣ ⲛⲉⲙ Ⲓⲱⲁⲛⲛⲏⲥ ⲛⲉϥⲥⲟⲛ:</w:t>
            </w:r>
          </w:p>
          <w:p w14:paraId="77122D3C" w14:textId="77777777" w:rsidR="006A0D7C" w:rsidRDefault="006A0D7C" w:rsidP="00DF43CA">
            <w:pPr>
              <w:pStyle w:val="CopticVersemulti-line"/>
            </w:pPr>
            <w:r>
              <w:t>ⲛⲉⲙ ⲥⲱⲛⲓ ⲥ̀ⲛⲁⲩ (ⲃ̄) ⲉⲧⲥ̀ⲙⲁⲣⲱⲟⲩⲧ:</w:t>
            </w:r>
          </w:p>
          <w:p w14:paraId="0F5E5415" w14:textId="77777777" w:rsidR="006A0D7C" w:rsidRDefault="006A0D7C" w:rsidP="00DF43CA">
            <w:pPr>
              <w:pStyle w:val="CopticVersemulti-line"/>
            </w:pPr>
            <w:r>
              <w:t>ⲛⲓⲙⲁⲧⲟⲓ ⲛ̀ⲧⲉ Ⲡⲭ̄ⲥ̄:</w:t>
            </w:r>
          </w:p>
          <w:p w14:paraId="30CC51B8" w14:textId="77777777" w:rsidR="006A0D7C" w:rsidRDefault="006A0D7C" w:rsidP="00DF43CA">
            <w:pPr>
              <w:pStyle w:val="CopticHangingVerse"/>
            </w:pPr>
            <w:r>
              <w:t>ⲛⲁⲩⲙⲉⲓ ⲙ̀ⲙⲟϥ ⲉ̀ⲙⲁϣⲱ.</w:t>
            </w:r>
          </w:p>
        </w:tc>
      </w:tr>
      <w:tr w:rsidR="006A0D7C" w14:paraId="7A86F5C0" w14:textId="77777777" w:rsidTr="00DF43CA">
        <w:trPr>
          <w:cantSplit/>
          <w:jc w:val="center"/>
        </w:trPr>
        <w:tc>
          <w:tcPr>
            <w:tcW w:w="288" w:type="dxa"/>
          </w:tcPr>
          <w:p w14:paraId="0B5CB6B2" w14:textId="77777777" w:rsidR="006A0D7C" w:rsidRDefault="006A0D7C" w:rsidP="00DF43CA">
            <w:pPr>
              <w:pStyle w:val="CopticCross"/>
            </w:pPr>
            <w:r w:rsidRPr="00FB5ACB">
              <w:t>¿</w:t>
            </w:r>
          </w:p>
        </w:tc>
        <w:tc>
          <w:tcPr>
            <w:tcW w:w="3960" w:type="dxa"/>
          </w:tcPr>
          <w:p w14:paraId="7ED9864E" w14:textId="77777777" w:rsidR="006A0D7C" w:rsidRDefault="006A0D7C" w:rsidP="00DF43CA">
            <w:pPr>
              <w:pStyle w:val="EngHang"/>
            </w:pPr>
            <w:r>
              <w:t>They hated the whole world,</w:t>
            </w:r>
          </w:p>
          <w:p w14:paraId="7A024EA6" w14:textId="77777777" w:rsidR="006A0D7C" w:rsidRDefault="006A0D7C" w:rsidP="00DF43CA">
            <w:pPr>
              <w:pStyle w:val="EngHang"/>
            </w:pPr>
            <w:r>
              <w:t>Its wealth, and all that is in it,</w:t>
            </w:r>
          </w:p>
          <w:p w14:paraId="4590414C" w14:textId="77777777" w:rsidR="006A0D7C" w:rsidRDefault="006A0D7C" w:rsidP="00DF43CA">
            <w:pPr>
              <w:pStyle w:val="EngHang"/>
            </w:pPr>
            <w:r>
              <w:t>Because of their constant love</w:t>
            </w:r>
          </w:p>
          <w:p w14:paraId="4A25D85A" w14:textId="77777777" w:rsidR="006A0D7C" w:rsidRDefault="006A0D7C" w:rsidP="00DF43CA">
            <w:pPr>
              <w:pStyle w:val="EngHangEnd"/>
            </w:pPr>
            <w:r>
              <w:t>And their faith in Christ.</w:t>
            </w:r>
          </w:p>
        </w:tc>
        <w:tc>
          <w:tcPr>
            <w:tcW w:w="288" w:type="dxa"/>
          </w:tcPr>
          <w:p w14:paraId="28E9C312" w14:textId="77777777" w:rsidR="006A0D7C" w:rsidRDefault="006A0D7C" w:rsidP="00DF43CA"/>
        </w:tc>
        <w:tc>
          <w:tcPr>
            <w:tcW w:w="288" w:type="dxa"/>
          </w:tcPr>
          <w:p w14:paraId="2AED633B" w14:textId="77777777" w:rsidR="006A0D7C" w:rsidRDefault="006A0D7C" w:rsidP="00DF43CA">
            <w:pPr>
              <w:pStyle w:val="CopticCross"/>
            </w:pPr>
            <w:r w:rsidRPr="00FB5ACB">
              <w:t>¿</w:t>
            </w:r>
          </w:p>
        </w:tc>
        <w:tc>
          <w:tcPr>
            <w:tcW w:w="3960" w:type="dxa"/>
          </w:tcPr>
          <w:p w14:paraId="7004922B" w14:textId="77777777" w:rsidR="006A0D7C" w:rsidRDefault="006A0D7C" w:rsidP="00DF43CA">
            <w:pPr>
              <w:pStyle w:val="CopticVersemulti-line"/>
            </w:pPr>
            <w:r>
              <w:t>Ⲁⲩⲙⲟⲥϯ ⲙ̀ⲡⲓⲕⲟⲥⲙⲟⲥ ⲧⲏⲣϥ:</w:t>
            </w:r>
          </w:p>
          <w:p w14:paraId="7A685D40" w14:textId="77777777" w:rsidR="006A0D7C" w:rsidRDefault="006A0D7C" w:rsidP="00DF43CA">
            <w:pPr>
              <w:pStyle w:val="CopticVersemulti-line"/>
            </w:pPr>
            <w:r>
              <w:t>ⲛⲉⲙ ⲛⲉϥⲭ̀ⲣⲏⲙⲁ ⲛⲉⲙ ⲡⲓⲡ̀ⲧⲏⲣϥ:</w:t>
            </w:r>
          </w:p>
          <w:p w14:paraId="10CE542B" w14:textId="77777777" w:rsidR="006A0D7C" w:rsidRDefault="006A0D7C" w:rsidP="00DF43CA">
            <w:pPr>
              <w:pStyle w:val="CopticVersemulti-line"/>
            </w:pPr>
            <w:r>
              <w:t>ⲉⲑⲃⲉ ⲧⲟⲩⲁ̀ⲅⲁⲡⲏ ⲉ̀ⲧⲉⲛϩⲟⲧ:</w:t>
            </w:r>
          </w:p>
          <w:p w14:paraId="567FA919" w14:textId="77777777" w:rsidR="006A0D7C" w:rsidRDefault="006A0D7C" w:rsidP="00DF43CA">
            <w:pPr>
              <w:pStyle w:val="CopticHangingVerse"/>
            </w:pPr>
            <w:r>
              <w:t>ⲛⲉⲙ ⲛⲟⲩⲛⲁϩϯ ϧⲉⲛ Ⲡⲭ̄ⲥ̄.</w:t>
            </w:r>
          </w:p>
        </w:tc>
      </w:tr>
      <w:tr w:rsidR="006A0D7C" w14:paraId="461C61B8" w14:textId="77777777" w:rsidTr="00DF43CA">
        <w:trPr>
          <w:cantSplit/>
          <w:jc w:val="center"/>
        </w:trPr>
        <w:tc>
          <w:tcPr>
            <w:tcW w:w="288" w:type="dxa"/>
          </w:tcPr>
          <w:p w14:paraId="268EC681" w14:textId="77777777" w:rsidR="006A0D7C" w:rsidRDefault="006A0D7C" w:rsidP="00DF43CA">
            <w:pPr>
              <w:pStyle w:val="CopticCross"/>
            </w:pPr>
          </w:p>
        </w:tc>
        <w:tc>
          <w:tcPr>
            <w:tcW w:w="3960" w:type="dxa"/>
          </w:tcPr>
          <w:p w14:paraId="4E62112A" w14:textId="77777777" w:rsidR="006A0D7C" w:rsidRDefault="006A0D7C" w:rsidP="00DF43CA">
            <w:pPr>
              <w:pStyle w:val="EngHang"/>
            </w:pPr>
            <w:r>
              <w:t>They suffered great tortures</w:t>
            </w:r>
          </w:p>
          <w:p w14:paraId="23394AFB" w14:textId="77777777" w:rsidR="006A0D7C" w:rsidRDefault="006A0D7C" w:rsidP="00DF43CA">
            <w:pPr>
              <w:pStyle w:val="EngHang"/>
            </w:pPr>
            <w:r>
              <w:t>In their bodies,</w:t>
            </w:r>
          </w:p>
          <w:p w14:paraId="67FE470A" w14:textId="77777777" w:rsidR="006A0D7C" w:rsidRDefault="006A0D7C" w:rsidP="00DF43CA">
            <w:pPr>
              <w:pStyle w:val="EngHang"/>
            </w:pPr>
            <w:r>
              <w:t>But for the faith of Christ</w:t>
            </w:r>
          </w:p>
          <w:p w14:paraId="20F82BE4" w14:textId="77777777" w:rsidR="006A0D7C" w:rsidRDefault="006A0D7C" w:rsidP="00DF43CA">
            <w:pPr>
              <w:pStyle w:val="EngHangEnd"/>
            </w:pPr>
            <w:r>
              <w:t>They did not give in to them.</w:t>
            </w:r>
          </w:p>
        </w:tc>
        <w:tc>
          <w:tcPr>
            <w:tcW w:w="288" w:type="dxa"/>
          </w:tcPr>
          <w:p w14:paraId="6BB89AD3" w14:textId="77777777" w:rsidR="006A0D7C" w:rsidRDefault="006A0D7C" w:rsidP="00DF43CA"/>
        </w:tc>
        <w:tc>
          <w:tcPr>
            <w:tcW w:w="288" w:type="dxa"/>
          </w:tcPr>
          <w:p w14:paraId="2418780E" w14:textId="77777777" w:rsidR="006A0D7C" w:rsidRDefault="006A0D7C" w:rsidP="00DF43CA">
            <w:pPr>
              <w:pStyle w:val="CopticCross"/>
            </w:pPr>
          </w:p>
        </w:tc>
        <w:tc>
          <w:tcPr>
            <w:tcW w:w="3960" w:type="dxa"/>
          </w:tcPr>
          <w:p w14:paraId="59C27E09" w14:textId="77777777" w:rsidR="006A0D7C" w:rsidRDefault="006A0D7C" w:rsidP="00DF43CA">
            <w:pPr>
              <w:pStyle w:val="CopticVersemulti-line"/>
            </w:pPr>
            <w:r>
              <w:t>Ⲁⲩϣⲉⲡⲙ̀ⲕⲁϩ ϧⲉⲛ ⲛ̀ⲟⲩⲥⲱⲙⲁ:</w:t>
            </w:r>
          </w:p>
          <w:p w14:paraId="156A0E04" w14:textId="77777777" w:rsidR="006A0D7C" w:rsidRDefault="006A0D7C" w:rsidP="00DF43CA">
            <w:pPr>
              <w:pStyle w:val="CopticVersemulti-line"/>
            </w:pPr>
            <w:r>
              <w:t>Ϩⲓⲧⲉⲛ ϩⲁⲛⲛⲓϣϯ ⲙ̀ⲃⲁⲥⲁⲛⲟⲥ:</w:t>
            </w:r>
          </w:p>
          <w:p w14:paraId="20A874C4" w14:textId="77777777" w:rsidR="006A0D7C" w:rsidRDefault="006A0D7C" w:rsidP="00DF43CA">
            <w:pPr>
              <w:pStyle w:val="CopticVersemulti-line"/>
            </w:pPr>
            <w:r>
              <w:t>ⲉⲑⲃⲉ ⲫ̀ⲛⲁϩϯ ⲙ̀Ⲡⲭ̄ⲥ̄:</w:t>
            </w:r>
          </w:p>
          <w:p w14:paraId="7994375A" w14:textId="77777777" w:rsidR="006A0D7C" w:rsidRDefault="006A0D7C" w:rsidP="00DF43CA">
            <w:pPr>
              <w:pStyle w:val="CopticHangingVerse"/>
            </w:pPr>
            <w:r>
              <w:t>ⲙ̀ⲙⲟⲛ ⲧⲟⲩⲭⲁⲩⲁ̀ⲣⲟⲥ ⲙ̀ⲙⲱⲟⲩ.</w:t>
            </w:r>
          </w:p>
        </w:tc>
      </w:tr>
      <w:tr w:rsidR="006A0D7C" w14:paraId="55923673" w14:textId="77777777" w:rsidTr="00DF43CA">
        <w:trPr>
          <w:cantSplit/>
          <w:jc w:val="center"/>
        </w:trPr>
        <w:tc>
          <w:tcPr>
            <w:tcW w:w="288" w:type="dxa"/>
          </w:tcPr>
          <w:p w14:paraId="49DDAA95" w14:textId="77777777" w:rsidR="006A0D7C" w:rsidRDefault="006A0D7C" w:rsidP="00DF43CA">
            <w:pPr>
              <w:pStyle w:val="CopticCross"/>
            </w:pPr>
            <w:r w:rsidRPr="00FB5ACB">
              <w:t>¿</w:t>
            </w:r>
          </w:p>
        </w:tc>
        <w:tc>
          <w:tcPr>
            <w:tcW w:w="3960" w:type="dxa"/>
          </w:tcPr>
          <w:p w14:paraId="57E5EEB1" w14:textId="77777777" w:rsidR="006A0D7C" w:rsidRDefault="006A0D7C" w:rsidP="00DF43CA">
            <w:pPr>
              <w:pStyle w:val="EngHang"/>
            </w:pPr>
            <w:r>
              <w:t>They received unfading crowns</w:t>
            </w:r>
          </w:p>
          <w:p w14:paraId="2B02F0F7" w14:textId="77777777" w:rsidR="006A0D7C" w:rsidRDefault="006A0D7C" w:rsidP="00DF43CA">
            <w:pPr>
              <w:pStyle w:val="EngHang"/>
            </w:pPr>
            <w:r>
              <w:t>Of martyrdom,</w:t>
            </w:r>
          </w:p>
          <w:p w14:paraId="2AE30674" w14:textId="77777777" w:rsidR="006A0D7C" w:rsidRDefault="006A0D7C" w:rsidP="00DF43CA">
            <w:pPr>
              <w:pStyle w:val="EngHang"/>
            </w:pPr>
            <w:r>
              <w:t>And they kept a feast with the holy ones,</w:t>
            </w:r>
          </w:p>
          <w:p w14:paraId="627B57FF" w14:textId="77777777" w:rsidR="006A0D7C" w:rsidRDefault="006A0D7C" w:rsidP="00DF43CA">
            <w:pPr>
              <w:pStyle w:val="EngHangEnd"/>
            </w:pPr>
            <w:r>
              <w:t>In the region of the living.</w:t>
            </w:r>
          </w:p>
        </w:tc>
        <w:tc>
          <w:tcPr>
            <w:tcW w:w="288" w:type="dxa"/>
          </w:tcPr>
          <w:p w14:paraId="30EBB2E5" w14:textId="77777777" w:rsidR="006A0D7C" w:rsidRDefault="006A0D7C" w:rsidP="00DF43CA"/>
        </w:tc>
        <w:tc>
          <w:tcPr>
            <w:tcW w:w="288" w:type="dxa"/>
          </w:tcPr>
          <w:p w14:paraId="5D3ACC30" w14:textId="77777777" w:rsidR="006A0D7C" w:rsidRDefault="006A0D7C" w:rsidP="00DF43CA">
            <w:pPr>
              <w:pStyle w:val="CopticCross"/>
            </w:pPr>
            <w:r w:rsidRPr="00FB5ACB">
              <w:t>¿</w:t>
            </w:r>
          </w:p>
        </w:tc>
        <w:tc>
          <w:tcPr>
            <w:tcW w:w="3960" w:type="dxa"/>
          </w:tcPr>
          <w:p w14:paraId="33B834D7" w14:textId="77777777" w:rsidR="006A0D7C" w:rsidRDefault="006A0D7C" w:rsidP="00DF43CA">
            <w:pPr>
              <w:pStyle w:val="CopticVersemulti-line"/>
            </w:pPr>
            <w:r>
              <w:t>Ⲁⲩϭⲓ ⲛ̀ϩⲁⲛⲭ̀ⲗⲟⲙ ⲛ̀ⲁ̀ⲧⲗⲱⲙ:</w:t>
            </w:r>
          </w:p>
          <w:p w14:paraId="3CCFE90F" w14:textId="77777777" w:rsidR="006A0D7C" w:rsidRDefault="006A0D7C" w:rsidP="00DF43CA">
            <w:pPr>
              <w:pStyle w:val="CopticVersemulti-line"/>
            </w:pPr>
            <w:r>
              <w:t>ⲛ̀ⲧⲉ ϯⲙⲉⲧⲙⲁⲣⲧⲩⲣⲟⲥ:</w:t>
            </w:r>
          </w:p>
          <w:p w14:paraId="0F2CACD5" w14:textId="77777777" w:rsidR="006A0D7C" w:rsidRDefault="006A0D7C" w:rsidP="00DF43CA">
            <w:pPr>
              <w:pStyle w:val="CopticVersemulti-line"/>
            </w:pPr>
            <w:r>
              <w:t>ⲁⲩⲉ̀ⲣϣⲁⲓ ⲛⲉⲙ ⲛⲏⲉ̄ⲑ̄ⲩ̄ ⲧⲏⲣⲟⲩ:</w:t>
            </w:r>
          </w:p>
          <w:p w14:paraId="3FEF2CB0" w14:textId="77777777" w:rsidR="006A0D7C" w:rsidRDefault="006A0D7C" w:rsidP="00DF43CA">
            <w:pPr>
              <w:pStyle w:val="CopticHangingVerse"/>
            </w:pPr>
            <w:r>
              <w:t>ϧⲉⲛ ⲧ̀ⲭⲱⲣⲁ ⲛ̀ⲧⲉ ⲛⲏⲉ̀ⲧⲱ̀ⲛϧ.</w:t>
            </w:r>
          </w:p>
        </w:tc>
      </w:tr>
      <w:tr w:rsidR="006A0D7C" w14:paraId="2302F739" w14:textId="77777777" w:rsidTr="00DF43CA">
        <w:trPr>
          <w:cantSplit/>
          <w:jc w:val="center"/>
        </w:trPr>
        <w:tc>
          <w:tcPr>
            <w:tcW w:w="288" w:type="dxa"/>
          </w:tcPr>
          <w:p w14:paraId="653FC3CD" w14:textId="77777777" w:rsidR="006A0D7C" w:rsidRPr="00FB5ACB" w:rsidRDefault="006A0D7C" w:rsidP="00DF43CA">
            <w:pPr>
              <w:pStyle w:val="CopticCross"/>
            </w:pPr>
          </w:p>
        </w:tc>
        <w:tc>
          <w:tcPr>
            <w:tcW w:w="3960" w:type="dxa"/>
          </w:tcPr>
          <w:p w14:paraId="5A476A22" w14:textId="77777777" w:rsidR="006A0D7C" w:rsidRDefault="006A0D7C" w:rsidP="00DF43CA">
            <w:pPr>
              <w:pStyle w:val="EngHang"/>
            </w:pPr>
            <w:r>
              <w:t>Hail to the two holy brothres,</w:t>
            </w:r>
          </w:p>
          <w:p w14:paraId="00BF9251" w14:textId="77777777" w:rsidR="006A0D7C" w:rsidRDefault="006A0D7C" w:rsidP="00DF43CA">
            <w:pPr>
              <w:pStyle w:val="EngHang"/>
            </w:pPr>
            <w:r>
              <w:t>Apakir, and his brother John;</w:t>
            </w:r>
          </w:p>
          <w:p w14:paraId="505CD97C" w14:textId="77777777" w:rsidR="006A0D7C" w:rsidRDefault="006A0D7C" w:rsidP="00DF43CA">
            <w:pPr>
              <w:pStyle w:val="EngHang"/>
            </w:pPr>
            <w:r>
              <w:t>Hail to the two martyrs,</w:t>
            </w:r>
          </w:p>
          <w:p w14:paraId="15103C66" w14:textId="77777777" w:rsidR="006A0D7C" w:rsidRPr="004764BD" w:rsidRDefault="006A0D7C" w:rsidP="00DF43CA">
            <w:pPr>
              <w:pStyle w:val="EngHangEnd"/>
            </w:pPr>
            <w:r>
              <w:t>The spiritual physicians.</w:t>
            </w:r>
          </w:p>
        </w:tc>
        <w:tc>
          <w:tcPr>
            <w:tcW w:w="288" w:type="dxa"/>
          </w:tcPr>
          <w:p w14:paraId="2AE9C589" w14:textId="77777777" w:rsidR="006A0D7C" w:rsidRDefault="006A0D7C" w:rsidP="00DF43CA"/>
        </w:tc>
        <w:tc>
          <w:tcPr>
            <w:tcW w:w="288" w:type="dxa"/>
          </w:tcPr>
          <w:p w14:paraId="654BE040" w14:textId="77777777" w:rsidR="006A0D7C" w:rsidRPr="00FB5ACB" w:rsidRDefault="006A0D7C" w:rsidP="00DF43CA">
            <w:pPr>
              <w:pStyle w:val="CopticCross"/>
            </w:pPr>
          </w:p>
        </w:tc>
        <w:tc>
          <w:tcPr>
            <w:tcW w:w="3960" w:type="dxa"/>
          </w:tcPr>
          <w:p w14:paraId="2AE6DC08" w14:textId="77777777" w:rsidR="006A0D7C" w:rsidRDefault="006A0D7C" w:rsidP="00DF43CA">
            <w:pPr>
              <w:pStyle w:val="CopticVersemulti-line"/>
            </w:pPr>
            <w:r>
              <w:t>Ⲭⲉⲣⲉ ⲛⲓⲥⲟⲛ ⲥ̀ⲛⲁⲩ (ⲃ̄) ⲉ̄ⲑ̄ⲩ̄:</w:t>
            </w:r>
          </w:p>
          <w:p w14:paraId="7593DE25" w14:textId="77777777" w:rsidR="006A0D7C" w:rsidRDefault="006A0D7C" w:rsidP="00DF43CA">
            <w:pPr>
              <w:pStyle w:val="CopticVersemulti-line"/>
            </w:pPr>
            <w:r>
              <w:t>Ⲁⲡⲁⲕⲓⲣ ⲛⲉⲙ Ⲓⲱⲁⲛⲛⲏⲥ ⲛⲉϥⲥⲟⲛ:</w:t>
            </w:r>
          </w:p>
          <w:p w14:paraId="44BE16F8" w14:textId="77777777" w:rsidR="006A0D7C" w:rsidRDefault="006A0D7C" w:rsidP="00DF43CA">
            <w:pPr>
              <w:pStyle w:val="CopticVersemulti-line"/>
            </w:pPr>
            <w:r>
              <w:t>ⲭⲉⲣⲉ ⲥ̀ⲛⲁⲫ ⲙ̀ⲙⲁⲣⲧⲩⲣⲟⲥ:</w:t>
            </w:r>
          </w:p>
          <w:p w14:paraId="4B8406BA" w14:textId="77777777" w:rsidR="006A0D7C" w:rsidRPr="003032D8" w:rsidRDefault="006A0D7C" w:rsidP="00DF43CA">
            <w:pPr>
              <w:pStyle w:val="CopticHangingVerse"/>
            </w:pPr>
            <w:r>
              <w:t>ⲛⲓⲥⲏⲓⲛⲓ ⲙ̀ⲡ̀ⲛⲩⲙⲁⲧⲓⲕⲟⲛ.</w:t>
            </w:r>
          </w:p>
        </w:tc>
      </w:tr>
      <w:tr w:rsidR="006A0D7C" w14:paraId="0B392CDA" w14:textId="77777777" w:rsidTr="00DF43CA">
        <w:trPr>
          <w:cantSplit/>
          <w:jc w:val="center"/>
        </w:trPr>
        <w:tc>
          <w:tcPr>
            <w:tcW w:w="288" w:type="dxa"/>
          </w:tcPr>
          <w:p w14:paraId="43D2FD87" w14:textId="77777777" w:rsidR="006A0D7C" w:rsidRPr="00FB5ACB" w:rsidRDefault="006A0D7C" w:rsidP="00DF43CA">
            <w:pPr>
              <w:pStyle w:val="CopticCross"/>
            </w:pPr>
            <w:r w:rsidRPr="00FB5ACB">
              <w:t>¿</w:t>
            </w:r>
          </w:p>
        </w:tc>
        <w:tc>
          <w:tcPr>
            <w:tcW w:w="3960" w:type="dxa"/>
          </w:tcPr>
          <w:p w14:paraId="10550A40" w14:textId="77777777" w:rsidR="006A0D7C" w:rsidRDefault="006A0D7C" w:rsidP="00DF43CA">
            <w:pPr>
              <w:pStyle w:val="EngHang"/>
            </w:pPr>
            <w:r>
              <w:t>Pray to the Lord on our behalf,</w:t>
            </w:r>
          </w:p>
          <w:p w14:paraId="2976E370" w14:textId="77777777" w:rsidR="006A0D7C" w:rsidRDefault="006A0D7C" w:rsidP="00DF43CA">
            <w:pPr>
              <w:pStyle w:val="EngHang"/>
            </w:pPr>
            <w:r>
              <w:t>O struggle-bearers, the martyrs,</w:t>
            </w:r>
          </w:p>
          <w:p w14:paraId="50FFFD47" w14:textId="77777777" w:rsidR="006A0D7C" w:rsidRDefault="006A0D7C" w:rsidP="00DF43CA">
            <w:pPr>
              <w:pStyle w:val="EngHang"/>
            </w:pPr>
            <w:r>
              <w:t>Apakir and his brother John,</w:t>
            </w:r>
          </w:p>
          <w:p w14:paraId="07A47279" w14:textId="77777777" w:rsidR="006A0D7C" w:rsidRDefault="006A0D7C" w:rsidP="00DF43CA">
            <w:pPr>
              <w:pStyle w:val="EngHangEnd"/>
            </w:pPr>
            <w:r>
              <w:t>That He may forgive us our sins.</w:t>
            </w:r>
          </w:p>
        </w:tc>
        <w:tc>
          <w:tcPr>
            <w:tcW w:w="288" w:type="dxa"/>
          </w:tcPr>
          <w:p w14:paraId="4AC85217" w14:textId="77777777" w:rsidR="006A0D7C" w:rsidRDefault="006A0D7C" w:rsidP="00DF43CA"/>
        </w:tc>
        <w:tc>
          <w:tcPr>
            <w:tcW w:w="288" w:type="dxa"/>
          </w:tcPr>
          <w:p w14:paraId="020216CC" w14:textId="77777777" w:rsidR="006A0D7C" w:rsidRPr="00FB5ACB" w:rsidRDefault="006A0D7C" w:rsidP="00DF43CA">
            <w:pPr>
              <w:pStyle w:val="CopticCross"/>
            </w:pPr>
            <w:r w:rsidRPr="00FB5ACB">
              <w:t>¿</w:t>
            </w:r>
          </w:p>
        </w:tc>
        <w:tc>
          <w:tcPr>
            <w:tcW w:w="3960" w:type="dxa"/>
          </w:tcPr>
          <w:p w14:paraId="25314CCE" w14:textId="77777777" w:rsidR="006A0D7C" w:rsidRDefault="006A0D7C" w:rsidP="00DF43CA">
            <w:pPr>
              <w:pStyle w:val="CopticVersemulti-line"/>
            </w:pPr>
            <w:r>
              <w:t>Ⲧⲱⲃϭ ⲙ̀Ⲡⲟ̄ⲥ̄ ⲉ̀ϩ̀ⲣⲏⲓ ⲉ̀ϫⲱⲛ:</w:t>
            </w:r>
          </w:p>
          <w:p w14:paraId="6F5C3342" w14:textId="77777777" w:rsidR="006A0D7C" w:rsidRDefault="006A0D7C" w:rsidP="00DF43CA">
            <w:pPr>
              <w:pStyle w:val="CopticVersemulti-line"/>
            </w:pPr>
            <w:r>
              <w:t>ⲱ̀ ⲛⲓⲁⲑⲗⲟⲫⲟⲣⲟⲥ ⲙ̀ⲙⲁⲣⲧⲩⲣⲟⲥ:</w:t>
            </w:r>
          </w:p>
          <w:p w14:paraId="3F275334" w14:textId="77777777" w:rsidR="006A0D7C" w:rsidRDefault="006A0D7C" w:rsidP="00DF43CA">
            <w:pPr>
              <w:pStyle w:val="CopticVersemulti-line"/>
            </w:pPr>
            <w:r>
              <w:t>Ⲁⲡⲁ Ⲕⲓⲣ ⲛⲉⲙ Ⲓⲱⲁⲛⲛⲏⲥ ⲡⲉϥⲥⲟⲛ:</w:t>
            </w:r>
          </w:p>
          <w:p w14:paraId="62AFBED7" w14:textId="77777777" w:rsidR="006A0D7C" w:rsidRDefault="006A0D7C" w:rsidP="00DF43CA">
            <w:pPr>
              <w:pStyle w:val="CopticHangingVerse"/>
            </w:pPr>
            <w:r>
              <w:t>ⲛ̀ⲧⲉϥⲭⲁ ⲛⲉⲛⲛⲟⲃⲓ ⲛⲁⲛ ⲉ̀ⲃⲟⲗ.</w:t>
            </w:r>
          </w:p>
        </w:tc>
      </w:tr>
    </w:tbl>
    <w:p w14:paraId="2B7A6C81" w14:textId="13615652" w:rsidR="00072324" w:rsidRDefault="00072324" w:rsidP="00072324">
      <w:pPr>
        <w:pStyle w:val="Heading3"/>
        <w:rPr>
          <w:lang w:val="en-US"/>
        </w:rPr>
      </w:pPr>
      <w:bookmarkStart w:id="1635" w:name="_Toc448227614"/>
      <w:r>
        <w:rPr>
          <w:lang w:val="en-US"/>
        </w:rPr>
        <w:lastRenderedPageBreak/>
        <w:t>June 9 / Paoni 15: Handing over of St. Mark's Relics</w:t>
      </w:r>
      <w:bookmarkEnd w:id="1635"/>
    </w:p>
    <w:p w14:paraId="12A16B61" w14:textId="77777777" w:rsidR="00980D99" w:rsidRDefault="00980D99" w:rsidP="00980D99">
      <w:pPr>
        <w:pStyle w:val="Heading3"/>
        <w:rPr>
          <w:lang w:val="en-US"/>
        </w:rPr>
      </w:pPr>
      <w:bookmarkStart w:id="1636" w:name="_Toc448227615"/>
      <w:r>
        <w:rPr>
          <w:lang w:val="en-US"/>
        </w:rPr>
        <w:t>June 11 / Paoni 17: Return of St. Mark's Relics</w:t>
      </w:r>
      <w:bookmarkEnd w:id="1636"/>
    </w:p>
    <w:p w14:paraId="55A12BE6" w14:textId="4F6CFFA1" w:rsidR="00980D99" w:rsidRDefault="00980D99" w:rsidP="00980D99">
      <w:pPr>
        <w:pStyle w:val="Rubric"/>
        <w:rPr>
          <w:lang w:val="en-US"/>
        </w:rPr>
      </w:pPr>
      <w:r>
        <w:rPr>
          <w:lang w:val="en-US"/>
        </w:rPr>
        <w:t>See</w:t>
      </w:r>
      <w:r w:rsidR="002409EF">
        <w:rPr>
          <w:lang w:val="en-US"/>
        </w:rPr>
        <w:t xml:space="preserve"> </w:t>
      </w:r>
      <w:r w:rsidR="002409EF">
        <w:rPr>
          <w:lang w:val="en-US"/>
        </w:rPr>
        <w:fldChar w:fldCharType="begin"/>
      </w:r>
      <w:r w:rsidR="002409EF">
        <w:rPr>
          <w:lang w:val="en-US"/>
        </w:rPr>
        <w:instrText xml:space="preserve"> REF _Ref434562195 \h </w:instrText>
      </w:r>
      <w:r w:rsidR="002409EF">
        <w:rPr>
          <w:lang w:val="en-US"/>
        </w:rPr>
      </w:r>
      <w:r w:rsidR="002409EF">
        <w:rPr>
          <w:lang w:val="en-US"/>
        </w:rPr>
        <w:fldChar w:fldCharType="separate"/>
      </w:r>
      <w:r w:rsidR="000C7DE2">
        <w:t>April 25 / Pharamuthi 30: Martyrdom of St. Mark the Evangelist</w:t>
      </w:r>
      <w:r w:rsidR="002409EF">
        <w:rPr>
          <w:lang w:val="en-US"/>
        </w:rPr>
        <w:fldChar w:fldCharType="end"/>
      </w:r>
      <w:r w:rsidR="002409EF">
        <w:rPr>
          <w:lang w:val="en-US"/>
        </w:rPr>
        <w:t xml:space="preserve">, page </w:t>
      </w:r>
      <w:r w:rsidR="002409EF">
        <w:rPr>
          <w:lang w:val="en-US"/>
        </w:rPr>
        <w:fldChar w:fldCharType="begin"/>
      </w:r>
      <w:r w:rsidR="002409EF">
        <w:rPr>
          <w:lang w:val="en-US"/>
        </w:rPr>
        <w:instrText xml:space="preserve"> PAGEREF _Ref434562195 \h </w:instrText>
      </w:r>
      <w:r w:rsidR="002409EF">
        <w:rPr>
          <w:lang w:val="en-US"/>
        </w:rPr>
      </w:r>
      <w:r w:rsidR="002409EF">
        <w:rPr>
          <w:lang w:val="en-US"/>
        </w:rPr>
        <w:fldChar w:fldCharType="separate"/>
      </w:r>
      <w:r w:rsidR="000C7DE2">
        <w:rPr>
          <w:noProof/>
          <w:lang w:val="en-US"/>
        </w:rPr>
        <w:t>863</w:t>
      </w:r>
      <w:r w:rsidR="002409EF">
        <w:rPr>
          <w:lang w:val="en-US"/>
        </w:rPr>
        <w:fldChar w:fldCharType="end"/>
      </w:r>
      <w:r w:rsidR="002409EF">
        <w:rPr>
          <w:lang w:val="en-US"/>
        </w:rPr>
        <w:t>.</w:t>
      </w:r>
    </w:p>
    <w:p w14:paraId="231DF138" w14:textId="77777777" w:rsidR="006D27E4" w:rsidRDefault="006D27E4" w:rsidP="006D27E4">
      <w:pPr>
        <w:pStyle w:val="Heading3"/>
        <w:rPr>
          <w:lang w:val="en-US"/>
        </w:rPr>
      </w:pPr>
      <w:bookmarkStart w:id="1637" w:name="_Toc448227616"/>
      <w:r>
        <w:rPr>
          <w:lang w:val="en-US"/>
        </w:rPr>
        <w:t>June 13 / Paoni 19: Martyrdom of St. George of Zahim</w:t>
      </w:r>
      <w:bookmarkEnd w:id="1637"/>
    </w:p>
    <w:p w14:paraId="4EBBC2F1" w14:textId="77777777" w:rsidR="006D27E4" w:rsidRPr="00980D99" w:rsidRDefault="006D27E4" w:rsidP="006D27E4">
      <w:pPr>
        <w:pStyle w:val="Heading4"/>
      </w:pPr>
      <w:bookmarkStart w:id="1638" w:name="_Ref434489925"/>
      <w:r>
        <w:t>The Doxology</w:t>
      </w:r>
      <w:r w:rsidR="00B46E6E">
        <w:t xml:space="preserve"> for St. George of Zahim</w:t>
      </w:r>
      <w:bookmarkEnd w:id="163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D27E4" w14:paraId="51EF0FA3" w14:textId="77777777" w:rsidTr="00023E8D">
        <w:trPr>
          <w:cantSplit/>
          <w:jc w:val="center"/>
        </w:trPr>
        <w:tc>
          <w:tcPr>
            <w:tcW w:w="288" w:type="dxa"/>
          </w:tcPr>
          <w:p w14:paraId="143269FA" w14:textId="77777777" w:rsidR="006D27E4" w:rsidRDefault="006D27E4" w:rsidP="00023E8D">
            <w:pPr>
              <w:pStyle w:val="CopticCross"/>
            </w:pPr>
          </w:p>
        </w:tc>
        <w:tc>
          <w:tcPr>
            <w:tcW w:w="3960" w:type="dxa"/>
          </w:tcPr>
          <w:p w14:paraId="6D1847CD" w14:textId="77777777" w:rsidR="006D27E4" w:rsidRDefault="006D27E4" w:rsidP="006D27E4">
            <w:pPr>
              <w:pStyle w:val="EngHang"/>
            </w:pPr>
            <w:r>
              <w:t>George of the land of Zahim</w:t>
            </w:r>
            <w:r>
              <w:rPr>
                <w:rStyle w:val="FootnoteReference"/>
              </w:rPr>
              <w:footnoteReference w:id="977"/>
            </w:r>
          </w:p>
          <w:p w14:paraId="57877536" w14:textId="77777777" w:rsidR="006D27E4" w:rsidRDefault="006D27E4" w:rsidP="006D27E4">
            <w:pPr>
              <w:pStyle w:val="EngHang"/>
            </w:pPr>
            <w:r>
              <w:t>Accepted great sufferings,</w:t>
            </w:r>
          </w:p>
          <w:p w14:paraId="02A88EA2" w14:textId="77777777" w:rsidR="006D27E4" w:rsidRDefault="006D27E4" w:rsidP="006D27E4">
            <w:pPr>
              <w:pStyle w:val="EngHang"/>
            </w:pPr>
            <w:r>
              <w:t>Because of his love for Christ,</w:t>
            </w:r>
          </w:p>
          <w:p w14:paraId="1774938D" w14:textId="77777777" w:rsidR="006D27E4" w:rsidRDefault="006D27E4" w:rsidP="006D27E4">
            <w:pPr>
              <w:pStyle w:val="EngHangEnd"/>
            </w:pPr>
            <w:r>
              <w:t>He received martyrdom.</w:t>
            </w:r>
          </w:p>
        </w:tc>
        <w:tc>
          <w:tcPr>
            <w:tcW w:w="288" w:type="dxa"/>
          </w:tcPr>
          <w:p w14:paraId="6E4D52A0" w14:textId="77777777" w:rsidR="006D27E4" w:rsidRDefault="006D27E4" w:rsidP="00023E8D"/>
        </w:tc>
        <w:tc>
          <w:tcPr>
            <w:tcW w:w="288" w:type="dxa"/>
          </w:tcPr>
          <w:p w14:paraId="2767C321" w14:textId="77777777" w:rsidR="006D27E4" w:rsidRDefault="006D27E4" w:rsidP="00023E8D">
            <w:pPr>
              <w:pStyle w:val="CopticCross"/>
            </w:pPr>
          </w:p>
        </w:tc>
        <w:tc>
          <w:tcPr>
            <w:tcW w:w="3960" w:type="dxa"/>
          </w:tcPr>
          <w:p w14:paraId="52B59E55" w14:textId="77777777" w:rsidR="006D27E4" w:rsidRDefault="006D27E4" w:rsidP="006D27E4">
            <w:pPr>
              <w:pStyle w:val="CopticVersemulti-line"/>
            </w:pPr>
            <w:r>
              <w:t>Ⲅⲉⲱⲣⲅⲓⲟⲥ ⲡⲓⲣⲉⲙⲍⲁϩⲓⲙ:</w:t>
            </w:r>
          </w:p>
          <w:p w14:paraId="1C87F873" w14:textId="77777777" w:rsidR="006D27E4" w:rsidRDefault="006D27E4" w:rsidP="006D27E4">
            <w:pPr>
              <w:pStyle w:val="CopticVersemulti-line"/>
            </w:pPr>
            <w:r>
              <w:t>ⲉ̀ⲧⲁϥϣⲉⲡ ϩⲁⲛⲛⲓϣϯ ⲛ̀ϧⲓⲥⲓ:</w:t>
            </w:r>
          </w:p>
          <w:p w14:paraId="275317E4" w14:textId="77777777" w:rsidR="006D27E4" w:rsidRDefault="006D27E4" w:rsidP="006D27E4">
            <w:pPr>
              <w:pStyle w:val="CopticVersemulti-line"/>
            </w:pPr>
            <w:r>
              <w:t>ⲉⲑⲃⲉ ⲡⲉϥⲙⲉⲓ ⲙ̀Ⲡⲭ̄ⲥ̄:</w:t>
            </w:r>
          </w:p>
          <w:p w14:paraId="39C83D93" w14:textId="77777777" w:rsidR="006D27E4" w:rsidRDefault="006D27E4" w:rsidP="006D27E4">
            <w:pPr>
              <w:pStyle w:val="CopticHangingVerse"/>
            </w:pPr>
            <w:r>
              <w:t>ⲁϥϭⲓ ⲛ̀ϯⲙⲉⲧⲙⲁⲣⲧⲩⲣⲓⲁ̀.</w:t>
            </w:r>
          </w:p>
        </w:tc>
      </w:tr>
      <w:tr w:rsidR="006D27E4" w14:paraId="438715E0" w14:textId="77777777" w:rsidTr="00023E8D">
        <w:trPr>
          <w:cantSplit/>
          <w:jc w:val="center"/>
        </w:trPr>
        <w:tc>
          <w:tcPr>
            <w:tcW w:w="288" w:type="dxa"/>
          </w:tcPr>
          <w:p w14:paraId="5B37B4E2" w14:textId="77777777" w:rsidR="006D27E4" w:rsidRDefault="006D27E4" w:rsidP="00023E8D">
            <w:pPr>
              <w:pStyle w:val="CopticCross"/>
            </w:pPr>
            <w:r w:rsidRPr="00FB5ACB">
              <w:t>¿</w:t>
            </w:r>
          </w:p>
        </w:tc>
        <w:tc>
          <w:tcPr>
            <w:tcW w:w="3960" w:type="dxa"/>
          </w:tcPr>
          <w:p w14:paraId="032325AF" w14:textId="77777777" w:rsidR="006D27E4" w:rsidRDefault="006D27E4" w:rsidP="006D27E4">
            <w:pPr>
              <w:pStyle w:val="EngHang"/>
            </w:pPr>
            <w:r>
              <w:t>His father was pagan,</w:t>
            </w:r>
          </w:p>
          <w:p w14:paraId="76696D68" w14:textId="77777777" w:rsidR="006D27E4" w:rsidRDefault="006D27E4" w:rsidP="006D27E4">
            <w:pPr>
              <w:pStyle w:val="EngHang"/>
            </w:pPr>
            <w:r>
              <w:t>And took his mother against her will.</w:t>
            </w:r>
          </w:p>
          <w:p w14:paraId="45972FE3" w14:textId="77777777" w:rsidR="006D27E4" w:rsidRDefault="006D27E4" w:rsidP="006D27E4">
            <w:pPr>
              <w:pStyle w:val="EngHang"/>
            </w:pPr>
            <w:r>
              <w:t>She taught him great virtues</w:t>
            </w:r>
          </w:p>
          <w:p w14:paraId="5414E0AB" w14:textId="77777777" w:rsidR="006D27E4" w:rsidRDefault="006D27E4" w:rsidP="006D27E4">
            <w:pPr>
              <w:pStyle w:val="EngHangEnd"/>
            </w:pPr>
            <w:r>
              <w:t>Because she was a Christian.</w:t>
            </w:r>
          </w:p>
        </w:tc>
        <w:tc>
          <w:tcPr>
            <w:tcW w:w="288" w:type="dxa"/>
          </w:tcPr>
          <w:p w14:paraId="3FFBEBB8" w14:textId="77777777" w:rsidR="006D27E4" w:rsidRDefault="006D27E4" w:rsidP="00023E8D"/>
        </w:tc>
        <w:tc>
          <w:tcPr>
            <w:tcW w:w="288" w:type="dxa"/>
          </w:tcPr>
          <w:p w14:paraId="3E8EC564" w14:textId="77777777" w:rsidR="006D27E4" w:rsidRDefault="006D27E4" w:rsidP="00023E8D">
            <w:pPr>
              <w:pStyle w:val="CopticCross"/>
            </w:pPr>
            <w:r w:rsidRPr="00FB5ACB">
              <w:t>¿</w:t>
            </w:r>
          </w:p>
        </w:tc>
        <w:tc>
          <w:tcPr>
            <w:tcW w:w="3960" w:type="dxa"/>
          </w:tcPr>
          <w:p w14:paraId="0637551D" w14:textId="77777777" w:rsidR="006D27E4" w:rsidRDefault="006D27E4" w:rsidP="006D27E4">
            <w:pPr>
              <w:pStyle w:val="CopticVersemulti-line"/>
            </w:pPr>
            <w:r>
              <w:t>Ⲡⲉϥⲓⲱⲧ ⲛⲉ ⲟⲩⲗⲁⲙⲓⲧⲏⲥ ⲡⲉ:</w:t>
            </w:r>
          </w:p>
          <w:p w14:paraId="13C8ED77" w14:textId="77777777" w:rsidR="006D27E4" w:rsidRDefault="006D27E4" w:rsidP="006D27E4">
            <w:pPr>
              <w:pStyle w:val="CopticVersemulti-line"/>
            </w:pPr>
            <w:r>
              <w:t>ⲁϥϭⲓ ⲧⲉϥⲙⲁⲩ ⲛ̀ⲭ̀ⲃⲁ ⲙ̀ⲙⲟⲥ:</w:t>
            </w:r>
          </w:p>
          <w:p w14:paraId="1E4A9CFD" w14:textId="77777777" w:rsidR="006D27E4" w:rsidRDefault="006D27E4" w:rsidP="006D27E4">
            <w:pPr>
              <w:pStyle w:val="CopticVersemulti-line"/>
            </w:pPr>
            <w:r>
              <w:t>ϫⲉ ⲛ̀ⲑⲟⲥ ⲟⲩⲭ̀ⲣⲓⲥⲧⲓⲁⲛⲟⲥ ⲧⲉ:</w:t>
            </w:r>
          </w:p>
          <w:p w14:paraId="2F755693" w14:textId="77777777" w:rsidR="006D27E4" w:rsidRDefault="006D27E4" w:rsidP="006D27E4">
            <w:pPr>
              <w:pStyle w:val="CopticHangingVerse"/>
            </w:pPr>
            <w:r>
              <w:t>ⲁⲥϯⲥ̀ⲃⲱ ⲛⲁϥ ⲛ̀ⲛⲓϣϯ ⲛ̀ⲁⲣⲉⲧⲏ.</w:t>
            </w:r>
          </w:p>
        </w:tc>
      </w:tr>
      <w:tr w:rsidR="006D27E4" w14:paraId="459273C6" w14:textId="77777777" w:rsidTr="00023E8D">
        <w:trPr>
          <w:cantSplit/>
          <w:jc w:val="center"/>
        </w:trPr>
        <w:tc>
          <w:tcPr>
            <w:tcW w:w="288" w:type="dxa"/>
          </w:tcPr>
          <w:p w14:paraId="305F0F5D" w14:textId="77777777" w:rsidR="006D27E4" w:rsidRDefault="006D27E4" w:rsidP="00023E8D">
            <w:pPr>
              <w:pStyle w:val="CopticCross"/>
            </w:pPr>
          </w:p>
        </w:tc>
        <w:tc>
          <w:tcPr>
            <w:tcW w:w="3960" w:type="dxa"/>
          </w:tcPr>
          <w:p w14:paraId="49DD2638" w14:textId="77777777" w:rsidR="006D27E4" w:rsidRDefault="006D27E4" w:rsidP="006D27E4">
            <w:pPr>
              <w:pStyle w:val="EngHang"/>
            </w:pPr>
            <w:r>
              <w:t>He desired to become Christian</w:t>
            </w:r>
          </w:p>
          <w:p w14:paraId="44101E77" w14:textId="77777777" w:rsidR="006D27E4" w:rsidRDefault="006D27E4" w:rsidP="006D27E4">
            <w:pPr>
              <w:pStyle w:val="EngHang"/>
            </w:pPr>
            <w:r>
              <w:t>And left his father’s religion.</w:t>
            </w:r>
          </w:p>
          <w:p w14:paraId="396D9931" w14:textId="77777777" w:rsidR="006D27E4" w:rsidRDefault="006D27E4" w:rsidP="006D27E4">
            <w:pPr>
              <w:pStyle w:val="EngHang"/>
            </w:pPr>
            <w:r>
              <w:t>His father swore to kill him,</w:t>
            </w:r>
          </w:p>
          <w:p w14:paraId="3C9ABE19" w14:textId="77777777" w:rsidR="006D27E4" w:rsidRDefault="006D27E4" w:rsidP="006D27E4">
            <w:pPr>
              <w:pStyle w:val="EngHangEnd"/>
            </w:pPr>
            <w:r>
              <w:t>So he fled and suffered to obtain baptism.</w:t>
            </w:r>
          </w:p>
        </w:tc>
        <w:tc>
          <w:tcPr>
            <w:tcW w:w="288" w:type="dxa"/>
          </w:tcPr>
          <w:p w14:paraId="177BA1FF" w14:textId="77777777" w:rsidR="006D27E4" w:rsidRDefault="006D27E4" w:rsidP="00023E8D"/>
        </w:tc>
        <w:tc>
          <w:tcPr>
            <w:tcW w:w="288" w:type="dxa"/>
          </w:tcPr>
          <w:p w14:paraId="7D02701A" w14:textId="77777777" w:rsidR="006D27E4" w:rsidRDefault="006D27E4" w:rsidP="00023E8D">
            <w:pPr>
              <w:pStyle w:val="CopticCross"/>
            </w:pPr>
          </w:p>
        </w:tc>
        <w:tc>
          <w:tcPr>
            <w:tcW w:w="3960" w:type="dxa"/>
          </w:tcPr>
          <w:p w14:paraId="619385B0" w14:textId="77777777" w:rsidR="006D27E4" w:rsidRDefault="006D27E4" w:rsidP="006D27E4">
            <w:pPr>
              <w:pStyle w:val="CopticVersemulti-line"/>
            </w:pPr>
            <w:r>
              <w:t>Ⲁϥⲟⲩⲱϣ ⲛ̀ⲧⲉϥⲉⲣⲭ̀ⲣⲓⲥⲧⲓⲁⲛⲟⲥ:</w:t>
            </w:r>
          </w:p>
          <w:p w14:paraId="737C8EAC" w14:textId="77777777" w:rsidR="006D27E4" w:rsidRDefault="006D27E4" w:rsidP="006D27E4">
            <w:pPr>
              <w:pStyle w:val="CopticVersemulti-line"/>
            </w:pPr>
            <w:r>
              <w:t>ⲁϥⲭⲱ ⲛ̀ⲛⲉⲛⲓ̀ⲣⲓ ⲛ̀ⲛⲓⲗⲁⲙⲓⲧⲏⲥ:</w:t>
            </w:r>
          </w:p>
          <w:p w14:paraId="0C7A3F3E" w14:textId="77777777" w:rsidR="006D27E4" w:rsidRDefault="006D27E4" w:rsidP="006D27E4">
            <w:pPr>
              <w:pStyle w:val="CopticVersemulti-line"/>
            </w:pPr>
            <w:r>
              <w:t>ⲡⲉϥⲓⲱⲧ ⲁϥⲱⲣⲕ ⲛ̀ⲧⲉϥϧⲟⲑⲃⲉϥ:</w:t>
            </w:r>
          </w:p>
          <w:p w14:paraId="48D8F096" w14:textId="77777777" w:rsidR="006D27E4" w:rsidRDefault="006D27E4" w:rsidP="006D27E4">
            <w:pPr>
              <w:pStyle w:val="CopticHangingVerse"/>
            </w:pPr>
            <w:r>
              <w:t>ⲁϥⲫⲱⲧ ⲁϥϧⲓⲥⲓ ⲛ̀ⲧⲉϥⲭⲓⲱⲙⲥ.</w:t>
            </w:r>
          </w:p>
        </w:tc>
      </w:tr>
      <w:tr w:rsidR="006D27E4" w14:paraId="1010EB29" w14:textId="77777777" w:rsidTr="00023E8D">
        <w:trPr>
          <w:cantSplit/>
          <w:jc w:val="center"/>
        </w:trPr>
        <w:tc>
          <w:tcPr>
            <w:tcW w:w="288" w:type="dxa"/>
          </w:tcPr>
          <w:p w14:paraId="1E703F22" w14:textId="77777777" w:rsidR="006D27E4" w:rsidRDefault="006D27E4" w:rsidP="00023E8D">
            <w:pPr>
              <w:pStyle w:val="CopticCross"/>
            </w:pPr>
            <w:r w:rsidRPr="00FB5ACB">
              <w:t>¿</w:t>
            </w:r>
          </w:p>
        </w:tc>
        <w:tc>
          <w:tcPr>
            <w:tcW w:w="3960" w:type="dxa"/>
          </w:tcPr>
          <w:p w14:paraId="5332CAC6" w14:textId="77777777" w:rsidR="006D27E4" w:rsidRDefault="006D27E4" w:rsidP="006D27E4">
            <w:pPr>
              <w:pStyle w:val="EngHang"/>
            </w:pPr>
            <w:r>
              <w:t>He took a priest’s daughter as his wife.</w:t>
            </w:r>
          </w:p>
          <w:p w14:paraId="5E99FC73" w14:textId="77777777" w:rsidR="006D27E4" w:rsidRDefault="006D27E4" w:rsidP="006D27E4">
            <w:pPr>
              <w:pStyle w:val="EngHang"/>
            </w:pPr>
            <w:r>
              <w:t>She directed him to the true baptism.</w:t>
            </w:r>
          </w:p>
          <w:p w14:paraId="54769E8B" w14:textId="77777777" w:rsidR="006D27E4" w:rsidRDefault="006D27E4" w:rsidP="006D27E4">
            <w:pPr>
              <w:pStyle w:val="EngHang"/>
            </w:pPr>
            <w:r>
              <w:t>He endured tortures with his wife,</w:t>
            </w:r>
          </w:p>
          <w:p w14:paraId="65AD215F" w14:textId="77777777" w:rsidR="006D27E4" w:rsidRDefault="006D27E4" w:rsidP="006D27E4">
            <w:pPr>
              <w:pStyle w:val="EngHangEnd"/>
            </w:pPr>
            <w:r>
              <w:t>Because he manifested Christ.</w:t>
            </w:r>
          </w:p>
        </w:tc>
        <w:tc>
          <w:tcPr>
            <w:tcW w:w="288" w:type="dxa"/>
          </w:tcPr>
          <w:p w14:paraId="3DE62269" w14:textId="77777777" w:rsidR="006D27E4" w:rsidRDefault="006D27E4" w:rsidP="00023E8D"/>
        </w:tc>
        <w:tc>
          <w:tcPr>
            <w:tcW w:w="288" w:type="dxa"/>
          </w:tcPr>
          <w:p w14:paraId="40C2FB5F" w14:textId="77777777" w:rsidR="006D27E4" w:rsidRDefault="006D27E4" w:rsidP="00023E8D">
            <w:pPr>
              <w:pStyle w:val="CopticCross"/>
            </w:pPr>
            <w:r w:rsidRPr="00FB5ACB">
              <w:t>¿</w:t>
            </w:r>
          </w:p>
        </w:tc>
        <w:tc>
          <w:tcPr>
            <w:tcW w:w="3960" w:type="dxa"/>
          </w:tcPr>
          <w:p w14:paraId="13325490" w14:textId="77777777" w:rsidR="006D27E4" w:rsidRDefault="006D27E4" w:rsidP="006D27E4">
            <w:pPr>
              <w:pStyle w:val="CopticVersemulti-line"/>
            </w:pPr>
            <w:r>
              <w:t>Ⲁϥϭⲓ ⲥ̀ϩⲓⲙⲓ ⲛ̀ⲟⲩϣⲉⲣⲓ ⲛ̀ⲟⲩⲏⲃ:</w:t>
            </w:r>
          </w:p>
          <w:p w14:paraId="0CE2E51E" w14:textId="77777777" w:rsidR="006D27E4" w:rsidRDefault="006D27E4" w:rsidP="006D27E4">
            <w:pPr>
              <w:pStyle w:val="CopticVersemulti-line"/>
            </w:pPr>
            <w:r>
              <w:t>ⲁⲥⲑ̀ⲣⲉϥϭⲓ ⲙ̀ⲡⲓⲱⲙⲥ ⲙ̀ⲙⲏⲓ:</w:t>
            </w:r>
          </w:p>
          <w:p w14:paraId="777C6A57" w14:textId="77777777" w:rsidR="006D27E4" w:rsidRDefault="006D27E4" w:rsidP="006D27E4">
            <w:pPr>
              <w:pStyle w:val="CopticVersemulti-line"/>
            </w:pPr>
            <w:r>
              <w:t>ⲁϥϣⲉⲡ ⲛⲓⲃⲁⲥⲁⲛⲟⲥ ⲛⲉⲙ ⲧⲉϥⲥ̀ϩⲓⲙⲓ:</w:t>
            </w:r>
          </w:p>
          <w:p w14:paraId="7B087F84" w14:textId="77777777" w:rsidR="006D27E4" w:rsidRDefault="006D27E4" w:rsidP="006D27E4">
            <w:pPr>
              <w:pStyle w:val="CopticHangingVerse"/>
            </w:pPr>
            <w:r>
              <w:t>ϫⲉ ⲁϥⲟⲩⲱⲛϩ ϧⲉⲛ Ⲡⲭ̄ⲥ̄ ⲉ̀ⲃⲟⲗ.</w:t>
            </w:r>
          </w:p>
        </w:tc>
      </w:tr>
      <w:tr w:rsidR="006D27E4" w14:paraId="2056959E" w14:textId="77777777" w:rsidTr="00023E8D">
        <w:trPr>
          <w:cantSplit/>
          <w:jc w:val="center"/>
        </w:trPr>
        <w:tc>
          <w:tcPr>
            <w:tcW w:w="288" w:type="dxa"/>
          </w:tcPr>
          <w:p w14:paraId="741A2F46" w14:textId="77777777" w:rsidR="006D27E4" w:rsidRPr="00FB5ACB" w:rsidRDefault="006D27E4" w:rsidP="00023E8D">
            <w:pPr>
              <w:pStyle w:val="CopticCross"/>
            </w:pPr>
          </w:p>
        </w:tc>
        <w:tc>
          <w:tcPr>
            <w:tcW w:w="3960" w:type="dxa"/>
          </w:tcPr>
          <w:p w14:paraId="2B949727" w14:textId="77777777" w:rsidR="006D27E4" w:rsidRDefault="006D27E4" w:rsidP="006D27E4">
            <w:pPr>
              <w:pStyle w:val="EngHang"/>
            </w:pPr>
            <w:r>
              <w:t>Hail to he who was beheaded,</w:t>
            </w:r>
          </w:p>
          <w:p w14:paraId="7E777D6B" w14:textId="77777777" w:rsidR="006D27E4" w:rsidRDefault="006D27E4" w:rsidP="006D27E4">
            <w:pPr>
              <w:pStyle w:val="EngHang"/>
            </w:pPr>
            <w:r>
              <w:t>Cut in pieces, and martyred.</w:t>
            </w:r>
          </w:p>
          <w:p w14:paraId="4913724C" w14:textId="77777777" w:rsidR="006D27E4" w:rsidRDefault="006D27E4" w:rsidP="006D27E4">
            <w:pPr>
              <w:pStyle w:val="EngHang"/>
            </w:pPr>
            <w:r>
              <w:t>Fire did not affect him,</w:t>
            </w:r>
          </w:p>
          <w:p w14:paraId="0A14B457" w14:textId="77777777" w:rsidR="006D27E4" w:rsidRPr="004764BD" w:rsidRDefault="006D27E4" w:rsidP="006D27E4">
            <w:pPr>
              <w:pStyle w:val="EngHangEnd"/>
            </w:pPr>
            <w:r>
              <w:t>He joyfully received glory.</w:t>
            </w:r>
          </w:p>
        </w:tc>
        <w:tc>
          <w:tcPr>
            <w:tcW w:w="288" w:type="dxa"/>
          </w:tcPr>
          <w:p w14:paraId="57572234" w14:textId="77777777" w:rsidR="006D27E4" w:rsidRDefault="006D27E4" w:rsidP="00023E8D"/>
        </w:tc>
        <w:tc>
          <w:tcPr>
            <w:tcW w:w="288" w:type="dxa"/>
          </w:tcPr>
          <w:p w14:paraId="44C8125C" w14:textId="77777777" w:rsidR="006D27E4" w:rsidRPr="00FB5ACB" w:rsidRDefault="006D27E4" w:rsidP="00023E8D">
            <w:pPr>
              <w:pStyle w:val="CopticCross"/>
            </w:pPr>
          </w:p>
        </w:tc>
        <w:tc>
          <w:tcPr>
            <w:tcW w:w="3960" w:type="dxa"/>
          </w:tcPr>
          <w:p w14:paraId="4A753BB9" w14:textId="77777777" w:rsidR="006D27E4" w:rsidRDefault="006D27E4" w:rsidP="006D27E4">
            <w:pPr>
              <w:pStyle w:val="CopticVersemulti-line"/>
            </w:pPr>
            <w:r>
              <w:t>Ⲭⲉⲣⲉ ⲛⲁϥ ⲁⲩⲫⲉϭ ⲧⲉϥⲁ̀ⲫⲉ:</w:t>
            </w:r>
          </w:p>
          <w:p w14:paraId="0E80FC0E" w14:textId="77777777" w:rsidR="006D27E4" w:rsidRDefault="006D27E4" w:rsidP="006D27E4">
            <w:pPr>
              <w:pStyle w:val="CopticVersemulti-line"/>
            </w:pPr>
            <w:r>
              <w:t>ⲁⲩⲫⲉⲧⲫⲱⲧϥ ⲁϥⲉⲣⲙⲁⲣⲧⲩⲣⲟⲥ:</w:t>
            </w:r>
          </w:p>
          <w:p w14:paraId="05526262" w14:textId="77777777" w:rsidR="006D27E4" w:rsidRDefault="006D27E4" w:rsidP="006D27E4">
            <w:pPr>
              <w:pStyle w:val="CopticVersemulti-line"/>
            </w:pPr>
            <w:r>
              <w:t>ⲡⲓⲭ̀ⲣⲱⲙ ⲙ̀ⲡⲉϥϯⲑⲱⲃϣ ⲛ̀ϧⲏⲧϥ:</w:t>
            </w:r>
          </w:p>
          <w:p w14:paraId="4494ED0B" w14:textId="77777777" w:rsidR="006D27E4" w:rsidRPr="003032D8" w:rsidRDefault="006D27E4" w:rsidP="006D27E4">
            <w:pPr>
              <w:pStyle w:val="CopticHangingVerse"/>
            </w:pPr>
            <w:r>
              <w:t>ⲁϥⲙⲁϯ ⲉ̀ⲡ̀ⲱⲟⲩ ⲙ̀ⲡ̀ⲟⲩⲛⲟϥ.</w:t>
            </w:r>
          </w:p>
        </w:tc>
      </w:tr>
      <w:tr w:rsidR="006D27E4" w14:paraId="0C2BC61B" w14:textId="77777777" w:rsidTr="00023E8D">
        <w:trPr>
          <w:cantSplit/>
          <w:jc w:val="center"/>
        </w:trPr>
        <w:tc>
          <w:tcPr>
            <w:tcW w:w="288" w:type="dxa"/>
          </w:tcPr>
          <w:p w14:paraId="34B680FA" w14:textId="77777777" w:rsidR="006D27E4" w:rsidRPr="00FB5ACB" w:rsidRDefault="006D27E4" w:rsidP="00023E8D">
            <w:pPr>
              <w:pStyle w:val="CopticCross"/>
            </w:pPr>
            <w:r w:rsidRPr="00FB5ACB">
              <w:lastRenderedPageBreak/>
              <w:t>¿</w:t>
            </w:r>
          </w:p>
        </w:tc>
        <w:tc>
          <w:tcPr>
            <w:tcW w:w="3960" w:type="dxa"/>
          </w:tcPr>
          <w:p w14:paraId="587EC199" w14:textId="77777777" w:rsidR="006D27E4" w:rsidRDefault="006D27E4" w:rsidP="006D27E4">
            <w:pPr>
              <w:pStyle w:val="EngHang"/>
            </w:pPr>
            <w:r>
              <w:t>Pray to the Lord on our behalf,</w:t>
            </w:r>
          </w:p>
          <w:p w14:paraId="11D5EF10" w14:textId="77777777" w:rsidR="006D27E4" w:rsidRDefault="006D27E4" w:rsidP="006D27E4">
            <w:pPr>
              <w:pStyle w:val="EngHang"/>
            </w:pPr>
            <w:r>
              <w:t>O athelete, the martyr,</w:t>
            </w:r>
          </w:p>
          <w:p w14:paraId="5741028A" w14:textId="77777777" w:rsidR="006D27E4" w:rsidRDefault="006D27E4" w:rsidP="006D27E4">
            <w:pPr>
              <w:pStyle w:val="EngHang"/>
            </w:pPr>
            <w:r>
              <w:t>George of the land of Zahim,</w:t>
            </w:r>
          </w:p>
          <w:p w14:paraId="740B5E24" w14:textId="77777777" w:rsidR="006D27E4" w:rsidRDefault="006D27E4" w:rsidP="006D27E4">
            <w:pPr>
              <w:pStyle w:val="EngHangEnd"/>
            </w:pPr>
            <w:r>
              <w:t>That He may forgive us our sins.</w:t>
            </w:r>
          </w:p>
        </w:tc>
        <w:tc>
          <w:tcPr>
            <w:tcW w:w="288" w:type="dxa"/>
          </w:tcPr>
          <w:p w14:paraId="73278E80" w14:textId="77777777" w:rsidR="006D27E4" w:rsidRDefault="006D27E4" w:rsidP="00023E8D"/>
        </w:tc>
        <w:tc>
          <w:tcPr>
            <w:tcW w:w="288" w:type="dxa"/>
          </w:tcPr>
          <w:p w14:paraId="4F92B56B" w14:textId="77777777" w:rsidR="006D27E4" w:rsidRPr="00FB5ACB" w:rsidRDefault="006D27E4" w:rsidP="00023E8D">
            <w:pPr>
              <w:pStyle w:val="CopticCross"/>
            </w:pPr>
            <w:r w:rsidRPr="00FB5ACB">
              <w:t>¿</w:t>
            </w:r>
          </w:p>
        </w:tc>
        <w:tc>
          <w:tcPr>
            <w:tcW w:w="3960" w:type="dxa"/>
          </w:tcPr>
          <w:p w14:paraId="4A469985" w14:textId="77777777" w:rsidR="006D27E4" w:rsidRDefault="006D27E4" w:rsidP="006D27E4">
            <w:pPr>
              <w:pStyle w:val="CopticVersemulti-line"/>
            </w:pPr>
            <w:r>
              <w:t>Ⲧⲱⲃϩ ⲙ̀Ⲡ</w:t>
            </w:r>
            <w:r>
              <w:pgNum/>
            </w:r>
            <w:r>
              <w:pgNum/>
            </w:r>
            <w:r>
              <w:t>ⲟ̄ⲥ̄ ⲉ̀ϩ̀ⲣⲏⲓ ⲉ̀ϫⲱⲛ:</w:t>
            </w:r>
          </w:p>
          <w:p w14:paraId="117C6061" w14:textId="77777777" w:rsidR="006D27E4" w:rsidRDefault="006D27E4" w:rsidP="006D27E4">
            <w:pPr>
              <w:pStyle w:val="CopticVersemulti-line"/>
            </w:pPr>
            <w:r>
              <w:t>ⲡⲓⲁⲑⲗⲓⲧⲏⲥ ⲡⲓⲙⲁⲣⲧⲩⲣⲟⲥ:</w:t>
            </w:r>
          </w:p>
          <w:p w14:paraId="6B8A33A4" w14:textId="77777777" w:rsidR="006D27E4" w:rsidRDefault="006D27E4" w:rsidP="006D27E4">
            <w:pPr>
              <w:pStyle w:val="CopticVersemulti-line"/>
            </w:pPr>
            <w:r>
              <w:t>Ⲅⲉⲱⲣⲅⲓⲟⲥ ⲡⲓⲣⲉⲙⲍⲁϩⲓⲙ:</w:t>
            </w:r>
          </w:p>
          <w:p w14:paraId="2FEC0294" w14:textId="77777777" w:rsidR="006D27E4" w:rsidRDefault="006D27E4" w:rsidP="006D27E4">
            <w:pPr>
              <w:pStyle w:val="CopticHangingVerse"/>
            </w:pPr>
            <w:r>
              <w:t>ⲛ̀ⲧⲉϥⲭⲁ ⲛⲉⲛⲛⲟⲃⲓ ⲛⲁⲛ ⲉ̀ⲃⲟⲗ.</w:t>
            </w:r>
          </w:p>
        </w:tc>
      </w:tr>
    </w:tbl>
    <w:p w14:paraId="065BA13A" w14:textId="65287E7F" w:rsidR="005329C1" w:rsidRDefault="005329C1" w:rsidP="005329C1">
      <w:pPr>
        <w:pStyle w:val="Heading3"/>
      </w:pPr>
      <w:bookmarkStart w:id="1639" w:name="_Toc448227617"/>
      <w:r>
        <w:t>June 15 / Paoni 21: Commemoration of the Theotokos</w:t>
      </w:r>
      <w:bookmarkEnd w:id="1639"/>
    </w:p>
    <w:p w14:paraId="0444D004" w14:textId="7E3F14F4" w:rsidR="005329C1" w:rsidRDefault="005329C1" w:rsidP="00980D99">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EECE7CB" w14:textId="77777777" w:rsidR="00027E5B" w:rsidRDefault="00027E5B" w:rsidP="00027E5B">
      <w:pPr>
        <w:pStyle w:val="Heading3"/>
      </w:pPr>
      <w:bookmarkStart w:id="1640" w:name="_Toc448227618"/>
      <w:r>
        <w:t>June 16 / Paoni 22: Consecration of a Church of St. Cosmas and Damian, Their Brothers and Their Mother</w:t>
      </w:r>
      <w:bookmarkEnd w:id="1640"/>
    </w:p>
    <w:p w14:paraId="41853561" w14:textId="62762C62" w:rsidR="00027E5B" w:rsidRPr="005329C1" w:rsidRDefault="00027E5B" w:rsidP="00980D99">
      <w:pPr>
        <w:pStyle w:val="Rubric"/>
      </w:pPr>
      <w:r>
        <w:t>See</w:t>
      </w:r>
      <w:r w:rsidR="002409EF">
        <w:t xml:space="preserve"> </w:t>
      </w:r>
      <w:r w:rsidR="002409EF">
        <w:fldChar w:fldCharType="begin"/>
      </w:r>
      <w:r w:rsidR="002409EF">
        <w:instrText xml:space="preserve"> REF _Ref434562715 \h </w:instrText>
      </w:r>
      <w:r w:rsidR="002409EF">
        <w:fldChar w:fldCharType="separate"/>
      </w:r>
      <w:r w:rsidR="000C7DE2">
        <w:t>November 18 (19) / Athor 22: Martyrdom of Sts. Cosmas, Damian, and their Brothers</w:t>
      </w:r>
      <w:r w:rsidR="002409EF">
        <w:fldChar w:fldCharType="end"/>
      </w:r>
      <w:r w:rsidR="002409EF">
        <w:t xml:space="preserve">, page </w:t>
      </w:r>
      <w:r w:rsidR="002409EF">
        <w:fldChar w:fldCharType="begin"/>
      </w:r>
      <w:r w:rsidR="002409EF">
        <w:instrText xml:space="preserve"> PAGEREF _Ref434562715 \h </w:instrText>
      </w:r>
      <w:r w:rsidR="002409EF">
        <w:fldChar w:fldCharType="separate"/>
      </w:r>
      <w:r w:rsidR="000C7DE2">
        <w:rPr>
          <w:noProof/>
        </w:rPr>
        <w:t>696</w:t>
      </w:r>
      <w:r w:rsidR="002409EF">
        <w:fldChar w:fldCharType="end"/>
      </w:r>
      <w:r>
        <w:t>.</w:t>
      </w:r>
    </w:p>
    <w:p w14:paraId="2E5DB3E3" w14:textId="77777777" w:rsidR="00980D99" w:rsidRDefault="00980D99" w:rsidP="00980D99">
      <w:pPr>
        <w:pStyle w:val="Heading3"/>
        <w:rPr>
          <w:lang w:val="en-US"/>
        </w:rPr>
      </w:pPr>
      <w:bookmarkStart w:id="1641" w:name="_Toc448227619"/>
      <w:r>
        <w:rPr>
          <w:lang w:val="en-US"/>
        </w:rPr>
        <w:t xml:space="preserve">June 18 / Paoni 24: </w:t>
      </w:r>
      <w:r w:rsidR="001B4E41">
        <w:rPr>
          <w:lang w:val="en-US"/>
        </w:rPr>
        <w:t xml:space="preserve">The Strong </w:t>
      </w:r>
      <w:r>
        <w:rPr>
          <w:lang w:val="en-US"/>
        </w:rPr>
        <w:t>St. Moses</w:t>
      </w:r>
      <w:bookmarkEnd w:id="1641"/>
    </w:p>
    <w:p w14:paraId="5BCAE9A6" w14:textId="77777777" w:rsidR="00980D99" w:rsidRDefault="00980D99" w:rsidP="00980D99">
      <w:pPr>
        <w:pStyle w:val="Heading4"/>
        <w:rPr>
          <w:lang w:val="en-US"/>
        </w:rPr>
      </w:pPr>
      <w:bookmarkStart w:id="1642" w:name="_Ref434491006"/>
      <w:r>
        <w:rPr>
          <w:lang w:val="en-US"/>
        </w:rPr>
        <w:t>The Doxology</w:t>
      </w:r>
      <w:r w:rsidR="00810F04">
        <w:rPr>
          <w:lang w:val="en-US"/>
        </w:rPr>
        <w:t xml:space="preserve"> for the Strong St. Moses</w:t>
      </w:r>
      <w:bookmarkEnd w:id="16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B4E41" w14:paraId="7EDD2977" w14:textId="77777777" w:rsidTr="00E77C68">
        <w:trPr>
          <w:cantSplit/>
          <w:jc w:val="center"/>
        </w:trPr>
        <w:tc>
          <w:tcPr>
            <w:tcW w:w="288" w:type="dxa"/>
          </w:tcPr>
          <w:p w14:paraId="12726B83" w14:textId="77777777" w:rsidR="001B4E41" w:rsidRDefault="001B4E41" w:rsidP="00E77C68">
            <w:pPr>
              <w:pStyle w:val="CopticCross"/>
            </w:pPr>
          </w:p>
        </w:tc>
        <w:tc>
          <w:tcPr>
            <w:tcW w:w="3960" w:type="dxa"/>
          </w:tcPr>
          <w:p w14:paraId="4A932AC6" w14:textId="77777777" w:rsidR="001B4E41" w:rsidRDefault="001B4E41" w:rsidP="00E77C68">
            <w:pPr>
              <w:pStyle w:val="EngHang"/>
            </w:pPr>
            <w:r>
              <w:t>Our father the holy Abba Moses,</w:t>
            </w:r>
          </w:p>
          <w:p w14:paraId="0ADCD1E3" w14:textId="77777777" w:rsidR="001B4E41" w:rsidRPr="004764BD" w:rsidRDefault="001B4E41" w:rsidP="00E77C68">
            <w:pPr>
              <w:pStyle w:val="EngHang"/>
            </w:pPr>
            <w:r>
              <w:t>Is t</w:t>
            </w:r>
            <w:r w:rsidRPr="004764BD">
              <w:t>he first holy martyr,</w:t>
            </w:r>
          </w:p>
          <w:p w14:paraId="546CB0C7" w14:textId="77777777" w:rsidR="001B4E41" w:rsidRPr="004764BD" w:rsidRDefault="001B4E41" w:rsidP="00E77C68">
            <w:pPr>
              <w:pStyle w:val="EngHang"/>
            </w:pPr>
            <w:r w:rsidRPr="004764BD">
              <w:t>Who was truly perfected,</w:t>
            </w:r>
          </w:p>
          <w:p w14:paraId="68C6AEC9" w14:textId="77777777" w:rsidR="001B4E41" w:rsidRPr="004764BD" w:rsidRDefault="001B4E41" w:rsidP="00E77C68">
            <w:pPr>
              <w:pStyle w:val="EngHang"/>
            </w:pPr>
            <w:r w:rsidRPr="004764BD">
              <w:t>In the desert</w:t>
            </w:r>
            <w:r w:rsidRPr="004764BD">
              <w:rPr>
                <w:rStyle w:val="FootnoteReference"/>
              </w:rPr>
              <w:footnoteReference w:id="978"/>
            </w:r>
            <w:r w:rsidRPr="004764BD">
              <w:t xml:space="preserve"> of </w:t>
            </w:r>
            <w:r>
              <w:t>Shiheet.</w:t>
            </w:r>
          </w:p>
          <w:p w14:paraId="292C55D3" w14:textId="77777777" w:rsidR="001B4E41" w:rsidRDefault="001B4E41" w:rsidP="00E77C68">
            <w:pPr>
              <w:pStyle w:val="EngHangEnd"/>
            </w:pPr>
          </w:p>
        </w:tc>
        <w:tc>
          <w:tcPr>
            <w:tcW w:w="288" w:type="dxa"/>
          </w:tcPr>
          <w:p w14:paraId="24E53C59" w14:textId="77777777" w:rsidR="001B4E41" w:rsidRDefault="001B4E41" w:rsidP="00E77C68"/>
        </w:tc>
        <w:tc>
          <w:tcPr>
            <w:tcW w:w="288" w:type="dxa"/>
          </w:tcPr>
          <w:p w14:paraId="0948DAC2" w14:textId="77777777" w:rsidR="001B4E41" w:rsidRDefault="001B4E41" w:rsidP="00E77C68">
            <w:pPr>
              <w:pStyle w:val="CopticCross"/>
            </w:pPr>
          </w:p>
        </w:tc>
        <w:tc>
          <w:tcPr>
            <w:tcW w:w="3960" w:type="dxa"/>
          </w:tcPr>
          <w:p w14:paraId="4AFCEF56" w14:textId="77777777" w:rsidR="001B4E41" w:rsidRDefault="001B4E41" w:rsidP="001B4E41">
            <w:pPr>
              <w:pStyle w:val="CopticVersemulti-line"/>
            </w:pPr>
            <w:r>
              <w:t>Ⲡⲓϣⲟⲣⲡ ⲙ̀ⲙⲁⲣⲧⲩⲣⲟⲥ ⲉ̄ⲑ̄ⲩ̄:</w:t>
            </w:r>
          </w:p>
          <w:p w14:paraId="64768C2F" w14:textId="77777777" w:rsidR="001B4E41" w:rsidRDefault="001B4E41" w:rsidP="001B4E41">
            <w:pPr>
              <w:pStyle w:val="CopticVersemulti-line"/>
            </w:pPr>
            <w:r>
              <w:t>ⲉ̀ⲧⲁϥϫⲱⲕ ⲉ̀ⲃⲟⲗ ⲛ̀ⲕⲁⲗⲱⲥ:</w:t>
            </w:r>
          </w:p>
          <w:p w14:paraId="32ECCE07" w14:textId="77777777" w:rsidR="001B4E41" w:rsidRDefault="001B4E41" w:rsidP="001B4E41">
            <w:pPr>
              <w:pStyle w:val="CopticVersemulti-line"/>
            </w:pPr>
            <w:r>
              <w:t>ϧⲉⲛ ⲡⲓⲧⲱⲟⲩ ⲛ̀ⲧⲉ Ϣⲓϩⲏⲧ:</w:t>
            </w:r>
          </w:p>
          <w:p w14:paraId="41A8AC0C" w14:textId="77777777" w:rsidR="001B4E41" w:rsidRPr="00C35319" w:rsidRDefault="001B4E41" w:rsidP="001B4E41">
            <w:pPr>
              <w:pStyle w:val="CopticHangingVerse"/>
            </w:pPr>
            <w:r>
              <w:t>ⲡⲉ ⲡⲉⲛⲓⲱⲧ ⲉ̄ⲑ̄ⲩ̄ ⲁⲃⲃⲁ Ⲙⲱⲥⲏ.</w:t>
            </w:r>
          </w:p>
        </w:tc>
      </w:tr>
      <w:tr w:rsidR="001B4E41" w14:paraId="5EFFA68B" w14:textId="77777777" w:rsidTr="00E77C68">
        <w:trPr>
          <w:cantSplit/>
          <w:jc w:val="center"/>
        </w:trPr>
        <w:tc>
          <w:tcPr>
            <w:tcW w:w="288" w:type="dxa"/>
          </w:tcPr>
          <w:p w14:paraId="058CA3A9" w14:textId="77777777" w:rsidR="001B4E41" w:rsidRDefault="001B4E41" w:rsidP="00E77C68">
            <w:pPr>
              <w:pStyle w:val="CopticCross"/>
            </w:pPr>
            <w:r w:rsidRPr="00FB5ACB">
              <w:t>¿</w:t>
            </w:r>
          </w:p>
        </w:tc>
        <w:tc>
          <w:tcPr>
            <w:tcW w:w="3960" w:type="dxa"/>
          </w:tcPr>
          <w:p w14:paraId="7F6F2D62" w14:textId="77777777" w:rsidR="001B4E41" w:rsidRPr="004764BD" w:rsidRDefault="001B4E41" w:rsidP="00E77C68">
            <w:pPr>
              <w:pStyle w:val="EngHang"/>
            </w:pPr>
            <w:r w:rsidRPr="004764BD">
              <w:t>He became a fighter,</w:t>
            </w:r>
          </w:p>
          <w:p w14:paraId="672D0222" w14:textId="77777777" w:rsidR="001B4E41" w:rsidRPr="004764BD" w:rsidRDefault="001B4E41" w:rsidP="00E77C68">
            <w:pPr>
              <w:pStyle w:val="EngHang"/>
            </w:pPr>
            <w:r w:rsidRPr="004764BD">
              <w:t>Whom the</w:t>
            </w:r>
            <w:r>
              <w:t xml:space="preserve"> demons fear.</w:t>
            </w:r>
          </w:p>
          <w:p w14:paraId="44B7C42B" w14:textId="77777777" w:rsidR="001B4E41" w:rsidRPr="004764BD" w:rsidRDefault="001B4E41" w:rsidP="00E77C68">
            <w:pPr>
              <w:pStyle w:val="EngHang"/>
            </w:pPr>
            <w:r w:rsidRPr="004764BD">
              <w:t>He stood upon the rock,</w:t>
            </w:r>
          </w:p>
          <w:p w14:paraId="58ED7C16" w14:textId="77777777" w:rsidR="001B4E41" w:rsidRDefault="001B4E41" w:rsidP="00E77C68">
            <w:pPr>
              <w:pStyle w:val="EngHangEnd"/>
            </w:pPr>
            <w:r>
              <w:t>As a type of the cross.</w:t>
            </w:r>
          </w:p>
        </w:tc>
        <w:tc>
          <w:tcPr>
            <w:tcW w:w="288" w:type="dxa"/>
          </w:tcPr>
          <w:p w14:paraId="29BE495C" w14:textId="77777777" w:rsidR="001B4E41" w:rsidRDefault="001B4E41" w:rsidP="00E77C68"/>
        </w:tc>
        <w:tc>
          <w:tcPr>
            <w:tcW w:w="288" w:type="dxa"/>
          </w:tcPr>
          <w:p w14:paraId="04112172" w14:textId="77777777" w:rsidR="001B4E41" w:rsidRDefault="001B4E41" w:rsidP="00E77C68">
            <w:pPr>
              <w:pStyle w:val="CopticCross"/>
            </w:pPr>
            <w:r w:rsidRPr="00FB5ACB">
              <w:t>¿</w:t>
            </w:r>
          </w:p>
        </w:tc>
        <w:tc>
          <w:tcPr>
            <w:tcW w:w="3960" w:type="dxa"/>
          </w:tcPr>
          <w:p w14:paraId="203CCFC8" w14:textId="77777777" w:rsidR="001B4E41" w:rsidRDefault="001B4E41" w:rsidP="001B4E41">
            <w:pPr>
              <w:pStyle w:val="CopticVersemulti-line"/>
            </w:pPr>
            <w:r>
              <w:t>Ⲁϥϣⲱⲡⲓ ⲅⲁⲣ ⲛ̀ⲟⲩⲣⲉϥϯ:</w:t>
            </w:r>
          </w:p>
          <w:p w14:paraId="57FBFC6E" w14:textId="77777777" w:rsidR="001B4E41" w:rsidRDefault="001B4E41" w:rsidP="001B4E41">
            <w:pPr>
              <w:pStyle w:val="CopticVersemulti-line"/>
            </w:pPr>
            <w:r>
              <w:t>ⲉϥⲟⲓ ⲛ̀ϩⲟϯ ⲟⲩⲃⲉ ⲛⲓⲇⲉⲙⲱⲛ:</w:t>
            </w:r>
          </w:p>
          <w:p w14:paraId="790FDA74" w14:textId="77777777" w:rsidR="001B4E41" w:rsidRDefault="001B4E41" w:rsidP="001B4E41">
            <w:pPr>
              <w:pStyle w:val="CopticVersemulti-line"/>
            </w:pPr>
            <w:r>
              <w:t>ⲁϥⲟ̀ϩⲓ ⲉ̀ⲣⲁⲧϥ ϩⲓϫⲉⲛ ϯⲡⲉⲧⲣⲁ:</w:t>
            </w:r>
          </w:p>
          <w:p w14:paraId="703C93D1" w14:textId="77777777" w:rsidR="001B4E41" w:rsidRPr="00CF5919" w:rsidRDefault="001B4E41" w:rsidP="001B4E41">
            <w:pPr>
              <w:pStyle w:val="CopticHangingVerse"/>
            </w:pPr>
            <w:r>
              <w:t>ⲕⲁⲧⲁ ⲡ̀ⲧⲩⲡⲟⲥ ⲙ̀ⲡⲓⲥ̀ⲧⲁⲩⲣⲟⲥ.</w:t>
            </w:r>
          </w:p>
        </w:tc>
      </w:tr>
      <w:tr w:rsidR="001B4E41" w14:paraId="620FA25E" w14:textId="77777777" w:rsidTr="00E77C68">
        <w:trPr>
          <w:cantSplit/>
          <w:jc w:val="center"/>
        </w:trPr>
        <w:tc>
          <w:tcPr>
            <w:tcW w:w="288" w:type="dxa"/>
          </w:tcPr>
          <w:p w14:paraId="10A518D0" w14:textId="77777777" w:rsidR="001B4E41" w:rsidRDefault="001B4E41" w:rsidP="00E77C68">
            <w:pPr>
              <w:pStyle w:val="CopticCross"/>
            </w:pPr>
          </w:p>
        </w:tc>
        <w:tc>
          <w:tcPr>
            <w:tcW w:w="3960" w:type="dxa"/>
          </w:tcPr>
          <w:p w14:paraId="28B58FC6" w14:textId="77777777" w:rsidR="001B4E41" w:rsidRPr="004764BD" w:rsidRDefault="001B4E41" w:rsidP="00E77C68">
            <w:pPr>
              <w:pStyle w:val="EngHang"/>
            </w:pPr>
            <w:r w:rsidRPr="004764BD">
              <w:t>Through his great patience,</w:t>
            </w:r>
          </w:p>
          <w:p w14:paraId="585958D9" w14:textId="77777777" w:rsidR="001B4E41" w:rsidRPr="004764BD" w:rsidRDefault="001B4E41" w:rsidP="00E77C68">
            <w:pPr>
              <w:pStyle w:val="EngHang"/>
            </w:pPr>
            <w:r w:rsidRPr="004764BD">
              <w:t xml:space="preserve">And the suffering of </w:t>
            </w:r>
            <w:r>
              <w:t>torments</w:t>
            </w:r>
            <w:r w:rsidRPr="004764BD">
              <w:rPr>
                <w:rStyle w:val="FootnoteReference"/>
              </w:rPr>
              <w:footnoteReference w:id="979"/>
            </w:r>
            <w:r w:rsidRPr="004764BD">
              <w:t>,</w:t>
            </w:r>
          </w:p>
          <w:p w14:paraId="76B26654" w14:textId="77777777" w:rsidR="001B4E41" w:rsidRPr="004764BD" w:rsidRDefault="001B4E41" w:rsidP="00E77C68">
            <w:pPr>
              <w:pStyle w:val="EngHang"/>
            </w:pPr>
            <w:r w:rsidRPr="004764BD">
              <w:t>He wore the crown,</w:t>
            </w:r>
          </w:p>
          <w:p w14:paraId="350C9B21" w14:textId="77777777" w:rsidR="001B4E41" w:rsidRDefault="001B4E41" w:rsidP="00E77C68">
            <w:pPr>
              <w:pStyle w:val="EngHangEnd"/>
            </w:pPr>
            <w:r w:rsidRPr="004764BD">
              <w:t>Of martyrdom.</w:t>
            </w:r>
          </w:p>
        </w:tc>
        <w:tc>
          <w:tcPr>
            <w:tcW w:w="288" w:type="dxa"/>
          </w:tcPr>
          <w:p w14:paraId="3FA80925" w14:textId="77777777" w:rsidR="001B4E41" w:rsidRDefault="001B4E41" w:rsidP="00E77C68"/>
        </w:tc>
        <w:tc>
          <w:tcPr>
            <w:tcW w:w="288" w:type="dxa"/>
          </w:tcPr>
          <w:p w14:paraId="2C73A736" w14:textId="77777777" w:rsidR="001B4E41" w:rsidRDefault="001B4E41" w:rsidP="00E77C68">
            <w:pPr>
              <w:pStyle w:val="CopticCross"/>
            </w:pPr>
          </w:p>
        </w:tc>
        <w:tc>
          <w:tcPr>
            <w:tcW w:w="3960" w:type="dxa"/>
          </w:tcPr>
          <w:p w14:paraId="6BE28321" w14:textId="77777777" w:rsidR="001B4E41" w:rsidRDefault="001B4E41" w:rsidP="001B4E41">
            <w:pPr>
              <w:pStyle w:val="CopticVersemulti-line"/>
            </w:pPr>
            <w:r>
              <w:t>Ϩⲓⲧⲉⲛ ⲧⲉϥⲛⲓϣϯ ⲛ̀ϩⲩⲡⲟⲙⲟⲛⲏ:</w:t>
            </w:r>
          </w:p>
          <w:p w14:paraId="6BCD71E3" w14:textId="77777777" w:rsidR="001B4E41" w:rsidRDefault="001B4E41" w:rsidP="001B4E41">
            <w:pPr>
              <w:pStyle w:val="CopticVersemulti-line"/>
            </w:pPr>
            <w:r>
              <w:t>ⲛⲉⲙ ⲡⲓϧⲓⲥⲓ ⲛ̀ⲧⲉ ⲛⲓⲃⲁⲥⲁⲛⲟⲥ:</w:t>
            </w:r>
          </w:p>
          <w:p w14:paraId="4396F6B1" w14:textId="77777777" w:rsidR="001B4E41" w:rsidRDefault="001B4E41" w:rsidP="001B4E41">
            <w:pPr>
              <w:pStyle w:val="CopticVersemulti-line"/>
            </w:pPr>
            <w:r>
              <w:t>ⲁϥⲉⲣⲫⲟⲣⲓⲛ ⲙ̀ⲡⲓⲭ̀ⲗⲟⲙ:</w:t>
            </w:r>
          </w:p>
          <w:p w14:paraId="1182CD6E" w14:textId="77777777" w:rsidR="001B4E41" w:rsidRPr="001B4E41" w:rsidRDefault="001B4E41" w:rsidP="001B4E41">
            <w:pPr>
              <w:pStyle w:val="CopticHangingVerse"/>
            </w:pPr>
            <w:r w:rsidRPr="001B4E41">
              <w:t>ⲛ̀ⲧⲉ ϯⲙⲉⲧⲙⲁⲣⲧⲩⲣⲟⲥ.</w:t>
            </w:r>
          </w:p>
        </w:tc>
      </w:tr>
      <w:tr w:rsidR="001B4E41" w14:paraId="61678DF9" w14:textId="77777777" w:rsidTr="00E77C68">
        <w:trPr>
          <w:cantSplit/>
          <w:jc w:val="center"/>
        </w:trPr>
        <w:tc>
          <w:tcPr>
            <w:tcW w:w="288" w:type="dxa"/>
          </w:tcPr>
          <w:p w14:paraId="0CD4CCD7" w14:textId="77777777" w:rsidR="001B4E41" w:rsidRDefault="001B4E41" w:rsidP="00E77C68">
            <w:pPr>
              <w:pStyle w:val="CopticCross"/>
            </w:pPr>
            <w:r w:rsidRPr="00FB5ACB">
              <w:t>¿</w:t>
            </w:r>
          </w:p>
        </w:tc>
        <w:tc>
          <w:tcPr>
            <w:tcW w:w="3960" w:type="dxa"/>
          </w:tcPr>
          <w:p w14:paraId="5AC2FBAB" w14:textId="77777777" w:rsidR="001B4E41" w:rsidRPr="004764BD" w:rsidRDefault="001B4E41" w:rsidP="00E77C68">
            <w:pPr>
              <w:pStyle w:val="EngHang"/>
            </w:pPr>
            <w:r>
              <w:t>He soared</w:t>
            </w:r>
            <w:r w:rsidRPr="004764BD">
              <w:t xml:space="preserve"> to the heights in the spirit,</w:t>
            </w:r>
          </w:p>
          <w:p w14:paraId="053DA55E" w14:textId="77777777" w:rsidR="001B4E41" w:rsidRPr="004764BD" w:rsidRDefault="001B4E41" w:rsidP="00E77C68">
            <w:pPr>
              <w:pStyle w:val="EngHang"/>
            </w:pPr>
            <w:r w:rsidRPr="004764BD">
              <w:t>To his place of rest,</w:t>
            </w:r>
          </w:p>
          <w:p w14:paraId="28FDBD40" w14:textId="77777777" w:rsidR="001B4E41" w:rsidRPr="004764BD" w:rsidRDefault="001B4E41" w:rsidP="00E77C68">
            <w:pPr>
              <w:pStyle w:val="EngHang"/>
            </w:pPr>
            <w:r w:rsidRPr="004764BD">
              <w:t>Which the Lord has prepared,</w:t>
            </w:r>
          </w:p>
          <w:p w14:paraId="2951F946" w14:textId="77777777" w:rsidR="001B4E41" w:rsidRDefault="001B4E41" w:rsidP="00E77C68">
            <w:pPr>
              <w:pStyle w:val="EngHangEnd"/>
            </w:pPr>
            <w:r w:rsidRPr="004764BD">
              <w:t>For those who love His Holy Name.</w:t>
            </w:r>
          </w:p>
        </w:tc>
        <w:tc>
          <w:tcPr>
            <w:tcW w:w="288" w:type="dxa"/>
          </w:tcPr>
          <w:p w14:paraId="48D4AEAC" w14:textId="77777777" w:rsidR="001B4E41" w:rsidRDefault="001B4E41" w:rsidP="00E77C68"/>
        </w:tc>
        <w:tc>
          <w:tcPr>
            <w:tcW w:w="288" w:type="dxa"/>
          </w:tcPr>
          <w:p w14:paraId="223DD7D3" w14:textId="77777777" w:rsidR="001B4E41" w:rsidRDefault="001B4E41" w:rsidP="00E77C68">
            <w:pPr>
              <w:pStyle w:val="CopticCross"/>
            </w:pPr>
            <w:r w:rsidRPr="00FB5ACB">
              <w:t>¿</w:t>
            </w:r>
          </w:p>
        </w:tc>
        <w:tc>
          <w:tcPr>
            <w:tcW w:w="3960" w:type="dxa"/>
          </w:tcPr>
          <w:p w14:paraId="398D7D3D" w14:textId="77777777" w:rsidR="001B4E41" w:rsidRDefault="001B4E41" w:rsidP="001B4E41">
            <w:pPr>
              <w:pStyle w:val="CopticVersemulti-line"/>
            </w:pPr>
            <w:r>
              <w:t>Ⲁϥϩⲱⲗ ⲉ̀ⲡ̀ϭⲓⲥⲓ ϧⲉⲛ ⲡⲓⲡ̄ⲛ̄ⲁ̄:</w:t>
            </w:r>
          </w:p>
          <w:p w14:paraId="040A60DC" w14:textId="77777777" w:rsidR="001B4E41" w:rsidRDefault="001B4E41" w:rsidP="001B4E41">
            <w:pPr>
              <w:pStyle w:val="CopticVersemulti-line"/>
            </w:pPr>
            <w:r>
              <w:t>ⲉ̀ϧⲟⲩⲛ ⲉ̀ⲛⲉϥⲙⲁⲛ̀ⲉⲙⲧⲟⲛ:</w:t>
            </w:r>
          </w:p>
          <w:p w14:paraId="1D328747" w14:textId="77777777" w:rsidR="001B4E41" w:rsidRDefault="001B4E41" w:rsidP="001B4E41">
            <w:pPr>
              <w:pStyle w:val="CopticVersemulti-line"/>
            </w:pPr>
            <w:r>
              <w:t>ⲉ̀ⲧⲁϥⲥⲉⲃⲧⲱⲧⲟⲩ ⲛ̀ϫⲉ Ⲡⲟ̄ⲥ̄:</w:t>
            </w:r>
          </w:p>
          <w:p w14:paraId="367C80D7" w14:textId="77777777" w:rsidR="001B4E41" w:rsidRDefault="001B4E41" w:rsidP="001B4E41">
            <w:pPr>
              <w:pStyle w:val="CopticHangingVerse"/>
            </w:pPr>
            <w:r>
              <w:t xml:space="preserve">ⲛ̀ⲛⲏⲉⲑⲙⲉⲓ ⲙ̀ⲡⲉϥⲣⲁⲛ ⲉ̄ⲑ̄ⲩ̄. </w:t>
            </w:r>
          </w:p>
        </w:tc>
      </w:tr>
      <w:tr w:rsidR="001B4E41" w14:paraId="3A97FD80" w14:textId="77777777" w:rsidTr="00E77C68">
        <w:trPr>
          <w:cantSplit/>
          <w:jc w:val="center"/>
        </w:trPr>
        <w:tc>
          <w:tcPr>
            <w:tcW w:w="288" w:type="dxa"/>
          </w:tcPr>
          <w:p w14:paraId="5CBE6970" w14:textId="77777777" w:rsidR="001B4E41" w:rsidRPr="00FB5ACB" w:rsidRDefault="001B4E41" w:rsidP="00E77C68">
            <w:pPr>
              <w:pStyle w:val="CopticCross"/>
            </w:pPr>
          </w:p>
        </w:tc>
        <w:tc>
          <w:tcPr>
            <w:tcW w:w="3960" w:type="dxa"/>
          </w:tcPr>
          <w:p w14:paraId="0FDFE1AE" w14:textId="77777777" w:rsidR="001B4E41" w:rsidRPr="004764BD" w:rsidRDefault="001B4E41" w:rsidP="00E77C68">
            <w:pPr>
              <w:pStyle w:val="EngHang"/>
            </w:pPr>
            <w:r w:rsidRPr="004764BD">
              <w:t>He bequeathed to us his body,</w:t>
            </w:r>
          </w:p>
          <w:p w14:paraId="1AE18A95" w14:textId="77777777" w:rsidR="001B4E41" w:rsidRPr="004764BD" w:rsidRDefault="001B4E41" w:rsidP="00E77C68">
            <w:pPr>
              <w:pStyle w:val="EngHang"/>
            </w:pPr>
            <w:r w:rsidRPr="004764BD">
              <w:t>And his holy cave,</w:t>
            </w:r>
          </w:p>
          <w:p w14:paraId="598E3CB6" w14:textId="77777777" w:rsidR="001B4E41" w:rsidRPr="004764BD" w:rsidRDefault="001B4E41" w:rsidP="00E77C68">
            <w:pPr>
              <w:pStyle w:val="EngHang"/>
            </w:pPr>
            <w:r w:rsidRPr="004764BD">
              <w:t>That we may fulfill in it,</w:t>
            </w:r>
          </w:p>
          <w:p w14:paraId="40BBF001" w14:textId="77777777" w:rsidR="001B4E41" w:rsidRDefault="001B4E41" w:rsidP="00E77C68">
            <w:pPr>
              <w:pStyle w:val="EngHangEnd"/>
            </w:pPr>
            <w:r>
              <w:t>His honoured remembrance,</w:t>
            </w:r>
          </w:p>
        </w:tc>
        <w:tc>
          <w:tcPr>
            <w:tcW w:w="288" w:type="dxa"/>
          </w:tcPr>
          <w:p w14:paraId="04F320B2" w14:textId="77777777" w:rsidR="001B4E41" w:rsidRDefault="001B4E41" w:rsidP="00E77C68"/>
        </w:tc>
        <w:tc>
          <w:tcPr>
            <w:tcW w:w="288" w:type="dxa"/>
          </w:tcPr>
          <w:p w14:paraId="7E3A0754" w14:textId="77777777" w:rsidR="001B4E41" w:rsidRPr="00FB5ACB" w:rsidRDefault="001B4E41" w:rsidP="00E77C68">
            <w:pPr>
              <w:pStyle w:val="CopticCross"/>
            </w:pPr>
          </w:p>
        </w:tc>
        <w:tc>
          <w:tcPr>
            <w:tcW w:w="3960" w:type="dxa"/>
          </w:tcPr>
          <w:p w14:paraId="13382A56" w14:textId="77777777" w:rsidR="001B4E41" w:rsidRDefault="001B4E41" w:rsidP="001B4E41">
            <w:pPr>
              <w:pStyle w:val="CopticVersemulti-line"/>
            </w:pPr>
            <w:r>
              <w:t>Ⲁϥⲥⲱϫⲡ ⲛⲁⲛ ⲙ̀ⲡⲉϥⲥⲱⲙⲁ:</w:t>
            </w:r>
          </w:p>
          <w:p w14:paraId="6CBCF2CA" w14:textId="77777777" w:rsidR="001B4E41" w:rsidRDefault="001B4E41" w:rsidP="001B4E41">
            <w:pPr>
              <w:pStyle w:val="CopticVersemulti-line"/>
            </w:pPr>
            <w:r>
              <w:t>ⲛⲉⲙ ⲡⲉϥⲥ̀ⲡⲏⲗⲉⲟⲛ ⲉ̄ⲑ̄ⲩ̄:</w:t>
            </w:r>
          </w:p>
          <w:p w14:paraId="27BB2F83" w14:textId="77777777" w:rsidR="001B4E41" w:rsidRDefault="001B4E41" w:rsidP="001B4E41">
            <w:pPr>
              <w:pStyle w:val="CopticVersemulti-line"/>
            </w:pPr>
            <w:r>
              <w:t>ⲉⲑⲣⲉⲛϫⲱⲕ ⲉ̀ⲃⲟⲗ ⲛ̀ϧⲏⲧϥ:</w:t>
            </w:r>
          </w:p>
          <w:p w14:paraId="531A7F71" w14:textId="77777777" w:rsidR="001B4E41" w:rsidRDefault="001B4E41" w:rsidP="001B4E41">
            <w:pPr>
              <w:pStyle w:val="CopticHangingVerse"/>
            </w:pPr>
            <w:r>
              <w:t>ⲙ̀ⲡⲉϥⲉⲣⲫ̀ⲙⲉⲩⲓ̀ ⲉⲧⲧⲁⲓⲏⲟⲩⲧ.</w:t>
            </w:r>
          </w:p>
        </w:tc>
      </w:tr>
      <w:tr w:rsidR="001B4E41" w14:paraId="7049366A" w14:textId="77777777" w:rsidTr="00E77C68">
        <w:trPr>
          <w:cantSplit/>
          <w:jc w:val="center"/>
        </w:trPr>
        <w:tc>
          <w:tcPr>
            <w:tcW w:w="288" w:type="dxa"/>
          </w:tcPr>
          <w:p w14:paraId="73E4DD1B" w14:textId="77777777" w:rsidR="001B4E41" w:rsidRPr="00FB5ACB" w:rsidRDefault="001B4E41" w:rsidP="00E77C68">
            <w:pPr>
              <w:pStyle w:val="CopticCross"/>
            </w:pPr>
            <w:r w:rsidRPr="00FB5ACB">
              <w:t>¿</w:t>
            </w:r>
          </w:p>
        </w:tc>
        <w:tc>
          <w:tcPr>
            <w:tcW w:w="3960" w:type="dxa"/>
          </w:tcPr>
          <w:p w14:paraId="2E034B32" w14:textId="77777777" w:rsidR="001B4E41" w:rsidRPr="004764BD" w:rsidRDefault="001B4E41" w:rsidP="00E77C68">
            <w:pPr>
              <w:pStyle w:val="EngHang"/>
            </w:pPr>
            <w:r w:rsidRPr="004764BD">
              <w:t>Proclaiming and saying,</w:t>
            </w:r>
          </w:p>
          <w:p w14:paraId="4F6896B4" w14:textId="77777777" w:rsidR="001B4E41" w:rsidRPr="004764BD" w:rsidRDefault="001B4E41" w:rsidP="00E77C68">
            <w:pPr>
              <w:pStyle w:val="EngHang"/>
            </w:pPr>
            <w:r>
              <w:t>“</w:t>
            </w:r>
            <w:r w:rsidRPr="004764BD">
              <w:t>O God of Abba Moses,</w:t>
            </w:r>
          </w:p>
          <w:p w14:paraId="7A6A538D" w14:textId="77777777" w:rsidR="001B4E41" w:rsidRPr="004764BD" w:rsidRDefault="001B4E41" w:rsidP="00E77C68">
            <w:pPr>
              <w:pStyle w:val="EngHang"/>
            </w:pPr>
            <w:r w:rsidRPr="004764BD">
              <w:t>And those who were perfected with him,</w:t>
            </w:r>
          </w:p>
          <w:p w14:paraId="5C143218" w14:textId="77777777" w:rsidR="001B4E41" w:rsidRDefault="001B4E41" w:rsidP="00E77C68">
            <w:pPr>
              <w:pStyle w:val="EngHangEnd"/>
            </w:pPr>
            <w:r w:rsidRPr="004764BD">
              <w:t xml:space="preserve">Have mercy </w:t>
            </w:r>
            <w:r>
              <w:t>on</w:t>
            </w:r>
            <w:r w:rsidRPr="004764BD">
              <w:t xml:space="preserve"> our souls</w:t>
            </w:r>
            <w:r>
              <w:t>.”</w:t>
            </w:r>
          </w:p>
        </w:tc>
        <w:tc>
          <w:tcPr>
            <w:tcW w:w="288" w:type="dxa"/>
          </w:tcPr>
          <w:p w14:paraId="0DD2B5E3" w14:textId="77777777" w:rsidR="001B4E41" w:rsidRDefault="001B4E41" w:rsidP="00E77C68"/>
        </w:tc>
        <w:tc>
          <w:tcPr>
            <w:tcW w:w="288" w:type="dxa"/>
          </w:tcPr>
          <w:p w14:paraId="67987FE8" w14:textId="77777777" w:rsidR="001B4E41" w:rsidRPr="00FB5ACB" w:rsidRDefault="001B4E41" w:rsidP="00E77C68">
            <w:pPr>
              <w:pStyle w:val="CopticCross"/>
            </w:pPr>
            <w:r w:rsidRPr="00FB5ACB">
              <w:t>¿</w:t>
            </w:r>
          </w:p>
        </w:tc>
        <w:tc>
          <w:tcPr>
            <w:tcW w:w="3960" w:type="dxa"/>
          </w:tcPr>
          <w:p w14:paraId="606FDB32" w14:textId="77777777" w:rsidR="001B4E41" w:rsidRDefault="001B4E41" w:rsidP="001B4E41">
            <w:pPr>
              <w:pStyle w:val="CopticVersemulti-line"/>
            </w:pPr>
            <w:r>
              <w:t>Ⲉⲛⲱϣ ⲉ̀ⲃⲟⲗ ⲉⲛϫⲱ ⲙ̀ⲙⲟⲥ:</w:t>
            </w:r>
          </w:p>
          <w:p w14:paraId="3E38E6EE" w14:textId="77777777" w:rsidR="001B4E41" w:rsidRDefault="001B4E41" w:rsidP="001B4E41">
            <w:pPr>
              <w:pStyle w:val="CopticVersemulti-line"/>
            </w:pPr>
            <w:r>
              <w:t>Ϫⲉ Ⲫϯ ⲛ̀ⲁⲃⲃⲁ Ⲙⲱⲥⲏ:</w:t>
            </w:r>
          </w:p>
          <w:p w14:paraId="2800032B" w14:textId="77777777" w:rsidR="001B4E41" w:rsidRDefault="001B4E41" w:rsidP="001B4E41">
            <w:pPr>
              <w:pStyle w:val="CopticVersemulti-line"/>
            </w:pPr>
            <w:r>
              <w:t>ⲛⲉⲙ ⲛⲏⲉ̀ⲧⲁⲩϫⲱⲕ ⲉ̀ⲃⲟⲗ ⲛⲉⲙⲁϥ:</w:t>
            </w:r>
          </w:p>
          <w:p w14:paraId="23863FC5" w14:textId="77777777" w:rsidR="001B4E41" w:rsidRDefault="001B4E41" w:rsidP="001B4E41">
            <w:pPr>
              <w:pStyle w:val="CopticHangingVerse"/>
            </w:pPr>
            <w:r>
              <w:t>ⲁ̀ⲡⲓⲟⲩⲛⲁⲓ ⲛⲉⲙ ⲛⲉⲛⲯⲩⲭⲏ.</w:t>
            </w:r>
          </w:p>
        </w:tc>
      </w:tr>
      <w:tr w:rsidR="001B4E41" w14:paraId="691C7AE9" w14:textId="77777777" w:rsidTr="00E77C68">
        <w:trPr>
          <w:cantSplit/>
          <w:jc w:val="center"/>
        </w:trPr>
        <w:tc>
          <w:tcPr>
            <w:tcW w:w="288" w:type="dxa"/>
          </w:tcPr>
          <w:p w14:paraId="43B97625" w14:textId="77777777" w:rsidR="001B4E41" w:rsidRPr="00FB5ACB" w:rsidRDefault="001B4E41" w:rsidP="00E77C68">
            <w:pPr>
              <w:pStyle w:val="CopticCross"/>
            </w:pPr>
          </w:p>
        </w:tc>
        <w:tc>
          <w:tcPr>
            <w:tcW w:w="3960" w:type="dxa"/>
          </w:tcPr>
          <w:p w14:paraId="3CF64A2D" w14:textId="77777777" w:rsidR="001B4E41" w:rsidRPr="004764BD" w:rsidRDefault="001B4E41" w:rsidP="00E77C68">
            <w:pPr>
              <w:pStyle w:val="EngHang"/>
            </w:pPr>
            <w:r w:rsidRPr="004764BD">
              <w:t>That we may obtain the promises,</w:t>
            </w:r>
          </w:p>
          <w:p w14:paraId="4F8866EE" w14:textId="77777777" w:rsidR="001B4E41" w:rsidRPr="004764BD" w:rsidRDefault="001B4E41" w:rsidP="00E77C68">
            <w:pPr>
              <w:pStyle w:val="EngHang"/>
            </w:pPr>
            <w:r w:rsidRPr="004764BD">
              <w:t>That He prepared for the holy,</w:t>
            </w:r>
          </w:p>
          <w:p w14:paraId="3EE19659" w14:textId="77777777" w:rsidR="001B4E41" w:rsidRPr="004764BD" w:rsidRDefault="001B4E41" w:rsidP="00E77C68">
            <w:pPr>
              <w:pStyle w:val="EngHang"/>
            </w:pPr>
            <w:r w:rsidRPr="004764BD">
              <w:t>Who have pleased him since the beginning,</w:t>
            </w:r>
          </w:p>
          <w:p w14:paraId="6F519EA9" w14:textId="77777777" w:rsidR="001B4E41" w:rsidRDefault="001B4E41" w:rsidP="00E77C68">
            <w:pPr>
              <w:pStyle w:val="EngHangEnd"/>
            </w:pPr>
            <w:r w:rsidRPr="004764BD">
              <w:t>Because of their love for Him.</w:t>
            </w:r>
          </w:p>
        </w:tc>
        <w:tc>
          <w:tcPr>
            <w:tcW w:w="288" w:type="dxa"/>
          </w:tcPr>
          <w:p w14:paraId="29409A6E" w14:textId="77777777" w:rsidR="001B4E41" w:rsidRDefault="001B4E41" w:rsidP="00E77C68"/>
        </w:tc>
        <w:tc>
          <w:tcPr>
            <w:tcW w:w="288" w:type="dxa"/>
          </w:tcPr>
          <w:p w14:paraId="2E712A21" w14:textId="77777777" w:rsidR="001B4E41" w:rsidRPr="00FB5ACB" w:rsidRDefault="001B4E41" w:rsidP="00E77C68">
            <w:pPr>
              <w:pStyle w:val="CopticCross"/>
            </w:pPr>
          </w:p>
        </w:tc>
        <w:tc>
          <w:tcPr>
            <w:tcW w:w="3960" w:type="dxa"/>
          </w:tcPr>
          <w:p w14:paraId="466A085C" w14:textId="77777777" w:rsidR="001B4E41" w:rsidRDefault="001B4E41" w:rsidP="001B4E41">
            <w:pPr>
              <w:pStyle w:val="CopticVersemulti-line"/>
            </w:pPr>
            <w:r>
              <w:t>Ⲟⲩⲟϩ ⲛ̀ⲧⲉⲛϣⲁϣⲛⲓ ⲉ̀ⲛⲓⲱϣ:</w:t>
            </w:r>
          </w:p>
          <w:p w14:paraId="6CCF7920" w14:textId="77777777" w:rsidR="001B4E41" w:rsidRDefault="001B4E41" w:rsidP="001B4E41">
            <w:pPr>
              <w:pStyle w:val="CopticVersemulti-line"/>
            </w:pPr>
            <w:r>
              <w:t>ⲉ̀ⲧⲁϥⲥⲁⲃⲧⲱⲧⲟⲩ ⲛ̀ⲛⲏⲉ̄ⲑ̄ⲩ̄:</w:t>
            </w:r>
          </w:p>
          <w:p w14:paraId="6E66BA4E" w14:textId="77777777" w:rsidR="001B4E41" w:rsidRDefault="001B4E41" w:rsidP="001B4E41">
            <w:pPr>
              <w:pStyle w:val="CopticVersemulti-line"/>
            </w:pPr>
            <w:r>
              <w:t>ⲉ̀ⲧⲁⲩⲣⲁⲛⲁϥ ⲓⲥϫⲉⲛ ⲡ̀ⲉ̀ⲛⲉϩ:</w:t>
            </w:r>
          </w:p>
          <w:p w14:paraId="760641F0" w14:textId="77777777" w:rsidR="001B4E41" w:rsidRDefault="001B4E41" w:rsidP="001B4E41">
            <w:pPr>
              <w:pStyle w:val="CopticHangingVerse"/>
            </w:pPr>
            <w:r>
              <w:t>ⲉⲑⲃⲉ ⲧⲟⲩⲁ̀ⲅⲁⲡⲏ ⲉ̀ϧⲟⲩⲛ ⲉ̀ⲣⲟϥ.</w:t>
            </w:r>
          </w:p>
        </w:tc>
      </w:tr>
      <w:tr w:rsidR="001B4E41" w14:paraId="2AA93ECB" w14:textId="77777777" w:rsidTr="00E77C68">
        <w:trPr>
          <w:cantSplit/>
          <w:jc w:val="center"/>
        </w:trPr>
        <w:tc>
          <w:tcPr>
            <w:tcW w:w="288" w:type="dxa"/>
          </w:tcPr>
          <w:p w14:paraId="04A43E0D" w14:textId="77777777" w:rsidR="001B4E41" w:rsidRPr="00FB5ACB" w:rsidRDefault="00AD65EF" w:rsidP="00E77C68">
            <w:pPr>
              <w:pStyle w:val="CopticCross"/>
            </w:pPr>
            <w:r w:rsidRPr="00FB5ACB">
              <w:t>¿</w:t>
            </w:r>
          </w:p>
        </w:tc>
        <w:tc>
          <w:tcPr>
            <w:tcW w:w="3960" w:type="dxa"/>
          </w:tcPr>
          <w:p w14:paraId="2BED2070" w14:textId="77777777" w:rsidR="001B4E41" w:rsidRPr="004764BD" w:rsidRDefault="001B4E41" w:rsidP="00E77C68">
            <w:pPr>
              <w:pStyle w:val="EngHang"/>
            </w:pPr>
            <w:r w:rsidRPr="004764BD">
              <w:t>Pray to the Lord on our behalf,</w:t>
            </w:r>
          </w:p>
          <w:p w14:paraId="43022681" w14:textId="77777777" w:rsidR="001B4E41" w:rsidRPr="004764BD" w:rsidRDefault="001B4E41" w:rsidP="00E77C68">
            <w:pPr>
              <w:pStyle w:val="EngHang"/>
            </w:pPr>
            <w:r w:rsidRPr="004764BD">
              <w:t xml:space="preserve">O My lord and father Abba Moses, </w:t>
            </w:r>
          </w:p>
          <w:p w14:paraId="448BF715" w14:textId="77777777" w:rsidR="001B4E41" w:rsidRPr="004764BD" w:rsidRDefault="001B4E41" w:rsidP="00E77C68">
            <w:pPr>
              <w:pStyle w:val="EngHang"/>
            </w:pPr>
            <w:r w:rsidRPr="004764BD">
              <w:t>And his children the cross-bearers,</w:t>
            </w:r>
          </w:p>
          <w:p w14:paraId="4892C0C3" w14:textId="77777777" w:rsidR="001B4E41" w:rsidRDefault="001B4E41" w:rsidP="00E77C68">
            <w:pPr>
              <w:pStyle w:val="EngHangEnd"/>
            </w:pPr>
            <w:r w:rsidRPr="004764BD">
              <w:t>That He may</w:t>
            </w:r>
            <w:r>
              <w:t xml:space="preserve"> forgive us our sins.</w:t>
            </w:r>
          </w:p>
        </w:tc>
        <w:tc>
          <w:tcPr>
            <w:tcW w:w="288" w:type="dxa"/>
          </w:tcPr>
          <w:p w14:paraId="40F9D467" w14:textId="77777777" w:rsidR="001B4E41" w:rsidRDefault="001B4E41" w:rsidP="00E77C68"/>
        </w:tc>
        <w:tc>
          <w:tcPr>
            <w:tcW w:w="288" w:type="dxa"/>
          </w:tcPr>
          <w:p w14:paraId="4B564BE8" w14:textId="77777777" w:rsidR="001B4E41" w:rsidRPr="00FB5ACB" w:rsidRDefault="00AD65EF" w:rsidP="00E77C68">
            <w:pPr>
              <w:pStyle w:val="CopticCross"/>
            </w:pPr>
            <w:r w:rsidRPr="00FB5ACB">
              <w:t>¿</w:t>
            </w:r>
          </w:p>
        </w:tc>
        <w:tc>
          <w:tcPr>
            <w:tcW w:w="3960" w:type="dxa"/>
          </w:tcPr>
          <w:p w14:paraId="48AAF0FA" w14:textId="77777777" w:rsidR="001B4E41" w:rsidRDefault="001B4E41" w:rsidP="001B4E41">
            <w:pPr>
              <w:pStyle w:val="CopticVersemulti-line"/>
            </w:pPr>
            <w:r>
              <w:t>Ⲧⲱⲃϩ ⲙ̀Ⲡⲟ̄ⲥ̄ ⲉ̀ϩ̀ⲣⲏⲓ ⲉ̀ϫⲱⲛ:</w:t>
            </w:r>
          </w:p>
          <w:p w14:paraId="60EB7DA9" w14:textId="77777777" w:rsidR="001B4E41" w:rsidRDefault="001B4E41" w:rsidP="001B4E41">
            <w:pPr>
              <w:pStyle w:val="CopticVersemulti-line"/>
            </w:pPr>
            <w:r>
              <w:t>ⲱ̀ ⲡⲁⲟ̄ⲥ̄ ⲛ̀ⲓⲱⲧ ⲁⲃⲃⲁ Ⲙⲱⲥⲏ:</w:t>
            </w:r>
          </w:p>
          <w:p w14:paraId="4540AA3D" w14:textId="77777777" w:rsidR="001B4E41" w:rsidRDefault="001B4E41" w:rsidP="001B4E41">
            <w:pPr>
              <w:pStyle w:val="CopticVersemulti-line"/>
            </w:pPr>
            <w:r>
              <w:t>ⲛⲉⲙ ⲛⲉϥϣⲏⲣⲓ ⲛ̀ⲥ̀ⲧⲁⲩⲣⲟⲫⲟⲣⲟⲥ:</w:t>
            </w:r>
          </w:p>
          <w:p w14:paraId="5CCFCAF0" w14:textId="77777777" w:rsidR="001B4E41" w:rsidRDefault="001B4E41" w:rsidP="001B4E41">
            <w:pPr>
              <w:pStyle w:val="CopticHangingVerse"/>
            </w:pPr>
            <w:r>
              <w:t>ⲛ̀ⲧⲉϥⲭⲁ ⲛⲉⲛⲛⲟⲃⲓ ⲛⲁⲛ ⲉ̀ⲃⲟⲗ.</w:t>
            </w:r>
          </w:p>
        </w:tc>
      </w:tr>
    </w:tbl>
    <w:p w14:paraId="39DAB0E9" w14:textId="58978C80" w:rsidR="00AD65EF" w:rsidRDefault="00AD65EF" w:rsidP="00AD65EF">
      <w:pPr>
        <w:pStyle w:val="Heading4"/>
        <w:rPr>
          <w:lang w:val="en-US"/>
        </w:rPr>
      </w:pPr>
      <w:r>
        <w:rPr>
          <w:lang w:val="en-US"/>
        </w:rPr>
        <w:lastRenderedPageBreak/>
        <w:t>A Doxology for St. Isa</w:t>
      </w:r>
      <w:r w:rsidR="002629AC">
        <w:rPr>
          <w:lang w:val="en-US"/>
        </w:rPr>
        <w:t>i</w:t>
      </w:r>
      <w:r>
        <w:rPr>
          <w:lang w:val="en-US"/>
        </w:rPr>
        <w:t>dore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55B71414" w14:textId="77777777" w:rsidTr="002B038E">
        <w:trPr>
          <w:cantSplit/>
          <w:jc w:val="center"/>
        </w:trPr>
        <w:tc>
          <w:tcPr>
            <w:tcW w:w="288" w:type="dxa"/>
          </w:tcPr>
          <w:p w14:paraId="15C1B935" w14:textId="77777777" w:rsidR="00AD65EF" w:rsidRDefault="00AD65EF" w:rsidP="002B038E">
            <w:pPr>
              <w:pStyle w:val="CopticCross"/>
            </w:pPr>
          </w:p>
        </w:tc>
        <w:tc>
          <w:tcPr>
            <w:tcW w:w="3960" w:type="dxa"/>
          </w:tcPr>
          <w:p w14:paraId="43EAE292" w14:textId="77777777" w:rsidR="00AD65EF" w:rsidRPr="004764BD" w:rsidRDefault="00AD65EF" w:rsidP="002B038E">
            <w:pPr>
              <w:pStyle w:val="EngHang"/>
            </w:pPr>
            <w:r w:rsidRPr="004764BD">
              <w:t>You are a servant,</w:t>
            </w:r>
          </w:p>
          <w:p w14:paraId="2502DD59" w14:textId="09283443" w:rsidR="00AD65EF" w:rsidRPr="004764BD" w:rsidRDefault="002629AC" w:rsidP="002B038E">
            <w:pPr>
              <w:pStyle w:val="EngHang"/>
            </w:pPr>
            <w:r>
              <w:t>Our holy father Abba Isi</w:t>
            </w:r>
            <w:r w:rsidR="00AD65EF" w:rsidRPr="004764BD">
              <w:t>dore,</w:t>
            </w:r>
          </w:p>
          <w:p w14:paraId="79F25ECB" w14:textId="77777777" w:rsidR="00AD65EF" w:rsidRPr="004764BD" w:rsidRDefault="00AD65EF" w:rsidP="002B038E">
            <w:pPr>
              <w:pStyle w:val="EngHang"/>
            </w:pPr>
            <w:r w:rsidRPr="004764BD">
              <w:t>You received honour and blessing,</w:t>
            </w:r>
          </w:p>
          <w:p w14:paraId="622B8C2D" w14:textId="77777777" w:rsidR="00AD65EF" w:rsidRDefault="00AD65EF" w:rsidP="002B038E">
            <w:pPr>
              <w:pStyle w:val="EngHangEnd"/>
            </w:pPr>
            <w:r w:rsidRPr="004764BD">
              <w:t>From our Lord Jesus.</w:t>
            </w:r>
          </w:p>
        </w:tc>
        <w:tc>
          <w:tcPr>
            <w:tcW w:w="288" w:type="dxa"/>
          </w:tcPr>
          <w:p w14:paraId="3BAD930F" w14:textId="77777777" w:rsidR="00AD65EF" w:rsidRDefault="00AD65EF" w:rsidP="002B038E"/>
        </w:tc>
        <w:tc>
          <w:tcPr>
            <w:tcW w:w="288" w:type="dxa"/>
          </w:tcPr>
          <w:p w14:paraId="0CEF71D5" w14:textId="77777777" w:rsidR="00AD65EF" w:rsidRDefault="00AD65EF" w:rsidP="002B038E">
            <w:pPr>
              <w:pStyle w:val="CopticCross"/>
            </w:pPr>
          </w:p>
        </w:tc>
        <w:tc>
          <w:tcPr>
            <w:tcW w:w="3960" w:type="dxa"/>
          </w:tcPr>
          <w:p w14:paraId="58EEA183" w14:textId="77777777" w:rsidR="00AD65EF" w:rsidRPr="00C35319" w:rsidRDefault="00AD65EF" w:rsidP="002B038E">
            <w:pPr>
              <w:pStyle w:val="CopticHangingVerse"/>
            </w:pPr>
          </w:p>
        </w:tc>
      </w:tr>
      <w:tr w:rsidR="00AD65EF" w14:paraId="4F2C2E45" w14:textId="77777777" w:rsidTr="002B038E">
        <w:trPr>
          <w:cantSplit/>
          <w:jc w:val="center"/>
        </w:trPr>
        <w:tc>
          <w:tcPr>
            <w:tcW w:w="288" w:type="dxa"/>
          </w:tcPr>
          <w:p w14:paraId="6B8A15E9" w14:textId="77777777" w:rsidR="00AD65EF" w:rsidRDefault="00AD65EF" w:rsidP="002B038E">
            <w:pPr>
              <w:pStyle w:val="CopticCross"/>
            </w:pPr>
            <w:r w:rsidRPr="00FB5ACB">
              <w:t>¿</w:t>
            </w:r>
          </w:p>
        </w:tc>
        <w:tc>
          <w:tcPr>
            <w:tcW w:w="3960" w:type="dxa"/>
          </w:tcPr>
          <w:p w14:paraId="2B7772E6" w14:textId="77777777" w:rsidR="00AD65EF" w:rsidRPr="004764BD" w:rsidRDefault="00AD65EF" w:rsidP="002B038E">
            <w:pPr>
              <w:pStyle w:val="EngHang"/>
            </w:pPr>
            <w:r w:rsidRPr="004764BD">
              <w:t>Your remembrance, O holy one,</w:t>
            </w:r>
          </w:p>
          <w:p w14:paraId="207FA0B9" w14:textId="77777777" w:rsidR="00AD65EF" w:rsidRPr="004764BD" w:rsidRDefault="00AD65EF" w:rsidP="002B038E">
            <w:pPr>
              <w:pStyle w:val="EngHang"/>
            </w:pPr>
            <w:r w:rsidRPr="004764BD">
              <w:t>And our holy and righteous father,</w:t>
            </w:r>
          </w:p>
          <w:p w14:paraId="5B459167" w14:textId="77777777" w:rsidR="00AD65EF" w:rsidRPr="004764BD" w:rsidRDefault="00AD65EF" w:rsidP="002B038E">
            <w:pPr>
              <w:pStyle w:val="EngHang"/>
            </w:pPr>
            <w:r w:rsidRPr="004764BD">
              <w:t>The strong Abba Moses the martyr,</w:t>
            </w:r>
          </w:p>
          <w:p w14:paraId="16E7FF1A" w14:textId="77777777" w:rsidR="00AD65EF" w:rsidRDefault="00AD65EF" w:rsidP="002B038E">
            <w:pPr>
              <w:pStyle w:val="EngHangEnd"/>
            </w:pPr>
            <w:r w:rsidRPr="004764BD">
              <w:t>Has spread throughout the whole world.</w:t>
            </w:r>
          </w:p>
        </w:tc>
        <w:tc>
          <w:tcPr>
            <w:tcW w:w="288" w:type="dxa"/>
          </w:tcPr>
          <w:p w14:paraId="5D324463" w14:textId="77777777" w:rsidR="00AD65EF" w:rsidRDefault="00AD65EF" w:rsidP="002B038E"/>
        </w:tc>
        <w:tc>
          <w:tcPr>
            <w:tcW w:w="288" w:type="dxa"/>
          </w:tcPr>
          <w:p w14:paraId="6C766FCA" w14:textId="77777777" w:rsidR="00AD65EF" w:rsidRDefault="00AD65EF" w:rsidP="002B038E">
            <w:pPr>
              <w:pStyle w:val="CopticCross"/>
            </w:pPr>
            <w:r w:rsidRPr="00FB5ACB">
              <w:t>¿</w:t>
            </w:r>
          </w:p>
        </w:tc>
        <w:tc>
          <w:tcPr>
            <w:tcW w:w="3960" w:type="dxa"/>
          </w:tcPr>
          <w:p w14:paraId="16AB92D2" w14:textId="77777777" w:rsidR="00AD65EF" w:rsidRPr="00CF5919" w:rsidRDefault="00AD65EF" w:rsidP="002B038E">
            <w:pPr>
              <w:pStyle w:val="CopticHangingVerse"/>
            </w:pPr>
          </w:p>
        </w:tc>
      </w:tr>
      <w:tr w:rsidR="00AD65EF" w14:paraId="14A97171" w14:textId="77777777" w:rsidTr="002B038E">
        <w:trPr>
          <w:cantSplit/>
          <w:jc w:val="center"/>
        </w:trPr>
        <w:tc>
          <w:tcPr>
            <w:tcW w:w="288" w:type="dxa"/>
          </w:tcPr>
          <w:p w14:paraId="6CF7FECE" w14:textId="77777777" w:rsidR="00AD65EF" w:rsidRDefault="00AD65EF" w:rsidP="002B038E">
            <w:pPr>
              <w:pStyle w:val="CopticCross"/>
            </w:pPr>
          </w:p>
        </w:tc>
        <w:tc>
          <w:tcPr>
            <w:tcW w:w="3960" w:type="dxa"/>
          </w:tcPr>
          <w:p w14:paraId="00F71AB4" w14:textId="77777777" w:rsidR="00AD65EF" w:rsidRPr="004764BD" w:rsidRDefault="00AD65EF" w:rsidP="002B038E">
            <w:pPr>
              <w:pStyle w:val="EngHang"/>
            </w:pPr>
            <w:r w:rsidRPr="004764BD">
              <w:t>Great is your inheritance,</w:t>
            </w:r>
          </w:p>
          <w:p w14:paraId="22C8143B" w14:textId="77777777" w:rsidR="00AD65EF" w:rsidRPr="004764BD" w:rsidRDefault="00AD65EF" w:rsidP="002B038E">
            <w:pPr>
              <w:pStyle w:val="EngHang"/>
            </w:pPr>
            <w:r>
              <w:t>Our holy father Abba Isa</w:t>
            </w:r>
            <w:r w:rsidRPr="004764BD">
              <w:t>dore,</w:t>
            </w:r>
          </w:p>
          <w:p w14:paraId="70BCCEAF" w14:textId="77777777" w:rsidR="00AD65EF" w:rsidRPr="004764BD" w:rsidRDefault="00AD65EF" w:rsidP="002B038E">
            <w:pPr>
              <w:pStyle w:val="EngHang"/>
            </w:pPr>
            <w:r w:rsidRPr="004764BD">
              <w:t>For you rejoice with Christ,</w:t>
            </w:r>
          </w:p>
          <w:p w14:paraId="1651FE35" w14:textId="77777777" w:rsidR="00AD65EF" w:rsidRDefault="00AD65EF" w:rsidP="002B038E">
            <w:pPr>
              <w:pStyle w:val="EngHangEnd"/>
            </w:pPr>
            <w:r w:rsidRPr="004764BD">
              <w:t>In the region of the holy</w:t>
            </w:r>
            <w:r w:rsidRPr="004764BD">
              <w:rPr>
                <w:rStyle w:val="FootnoteReference"/>
              </w:rPr>
              <w:footnoteReference w:id="980"/>
            </w:r>
            <w:r w:rsidRPr="004764BD">
              <w:t>.</w:t>
            </w:r>
          </w:p>
        </w:tc>
        <w:tc>
          <w:tcPr>
            <w:tcW w:w="288" w:type="dxa"/>
          </w:tcPr>
          <w:p w14:paraId="62920567" w14:textId="77777777" w:rsidR="00AD65EF" w:rsidRDefault="00AD65EF" w:rsidP="002B038E"/>
        </w:tc>
        <w:tc>
          <w:tcPr>
            <w:tcW w:w="288" w:type="dxa"/>
          </w:tcPr>
          <w:p w14:paraId="16E62B91" w14:textId="77777777" w:rsidR="00AD65EF" w:rsidRDefault="00AD65EF" w:rsidP="002B038E">
            <w:pPr>
              <w:pStyle w:val="CopticCross"/>
            </w:pPr>
          </w:p>
        </w:tc>
        <w:tc>
          <w:tcPr>
            <w:tcW w:w="3960" w:type="dxa"/>
          </w:tcPr>
          <w:p w14:paraId="172229C7" w14:textId="77777777" w:rsidR="00AD65EF" w:rsidRPr="001B4E41" w:rsidRDefault="00AD65EF" w:rsidP="002B038E">
            <w:pPr>
              <w:pStyle w:val="CopticHangingVerse"/>
            </w:pPr>
          </w:p>
        </w:tc>
      </w:tr>
      <w:tr w:rsidR="00AD65EF" w14:paraId="29E49F75" w14:textId="77777777" w:rsidTr="002B038E">
        <w:trPr>
          <w:cantSplit/>
          <w:jc w:val="center"/>
        </w:trPr>
        <w:tc>
          <w:tcPr>
            <w:tcW w:w="288" w:type="dxa"/>
          </w:tcPr>
          <w:p w14:paraId="4371ADBA" w14:textId="77777777" w:rsidR="00AD65EF" w:rsidRDefault="00AD65EF" w:rsidP="002B038E">
            <w:pPr>
              <w:pStyle w:val="CopticCross"/>
            </w:pPr>
            <w:r w:rsidRPr="00FB5ACB">
              <w:t>¿</w:t>
            </w:r>
          </w:p>
        </w:tc>
        <w:tc>
          <w:tcPr>
            <w:tcW w:w="3960" w:type="dxa"/>
          </w:tcPr>
          <w:p w14:paraId="7B22A2D1" w14:textId="77777777" w:rsidR="00AD65EF" w:rsidRPr="004764BD" w:rsidRDefault="00AD65EF" w:rsidP="002B038E">
            <w:pPr>
              <w:pStyle w:val="EngHang"/>
            </w:pPr>
            <w:r w:rsidRPr="004764BD">
              <w:t>Blessed are you, truly,</w:t>
            </w:r>
          </w:p>
          <w:p w14:paraId="7ACD1B7E" w14:textId="77777777" w:rsidR="00AD65EF" w:rsidRPr="004764BD" w:rsidRDefault="00AD65EF" w:rsidP="002B038E">
            <w:pPr>
              <w:pStyle w:val="EngHang"/>
            </w:pPr>
            <w:r w:rsidRPr="004764BD">
              <w:t>Our holy and wise father,</w:t>
            </w:r>
          </w:p>
          <w:p w14:paraId="29A49C72" w14:textId="673B4653" w:rsidR="00AD65EF" w:rsidRPr="004764BD" w:rsidRDefault="002629AC" w:rsidP="002B038E">
            <w:pPr>
              <w:pStyle w:val="EngHang"/>
            </w:pPr>
            <w:r>
              <w:t>Abba Isi</w:t>
            </w:r>
            <w:r w:rsidR="00AD65EF" w:rsidRPr="004764BD">
              <w:t>dore the Priest,</w:t>
            </w:r>
          </w:p>
          <w:p w14:paraId="2B129C01" w14:textId="77777777" w:rsidR="00AD65EF" w:rsidRDefault="00AD65EF" w:rsidP="002B038E">
            <w:pPr>
              <w:pStyle w:val="EngHangEnd"/>
            </w:pPr>
            <w:r w:rsidRPr="004764BD">
              <w:t>The beloved of Christ.</w:t>
            </w:r>
          </w:p>
        </w:tc>
        <w:tc>
          <w:tcPr>
            <w:tcW w:w="288" w:type="dxa"/>
          </w:tcPr>
          <w:p w14:paraId="03F79CFF" w14:textId="77777777" w:rsidR="00AD65EF" w:rsidRDefault="00AD65EF" w:rsidP="002B038E"/>
        </w:tc>
        <w:tc>
          <w:tcPr>
            <w:tcW w:w="288" w:type="dxa"/>
          </w:tcPr>
          <w:p w14:paraId="4D4E92D1" w14:textId="77777777" w:rsidR="00AD65EF" w:rsidRDefault="00AD65EF" w:rsidP="002B038E">
            <w:pPr>
              <w:pStyle w:val="CopticCross"/>
            </w:pPr>
            <w:r w:rsidRPr="00FB5ACB">
              <w:t>¿</w:t>
            </w:r>
          </w:p>
        </w:tc>
        <w:tc>
          <w:tcPr>
            <w:tcW w:w="3960" w:type="dxa"/>
          </w:tcPr>
          <w:p w14:paraId="5A632DE5" w14:textId="77777777" w:rsidR="00AD65EF" w:rsidRDefault="00AD65EF" w:rsidP="002B038E">
            <w:pPr>
              <w:pStyle w:val="CopticHangingVerse"/>
            </w:pPr>
          </w:p>
        </w:tc>
      </w:tr>
      <w:tr w:rsidR="00AD65EF" w14:paraId="0FADE2A9" w14:textId="77777777" w:rsidTr="002B038E">
        <w:trPr>
          <w:cantSplit/>
          <w:jc w:val="center"/>
        </w:trPr>
        <w:tc>
          <w:tcPr>
            <w:tcW w:w="288" w:type="dxa"/>
          </w:tcPr>
          <w:p w14:paraId="42C6093F" w14:textId="77777777" w:rsidR="00AD65EF" w:rsidRPr="00FB5ACB" w:rsidRDefault="00AD65EF" w:rsidP="002B038E">
            <w:pPr>
              <w:pStyle w:val="CopticCross"/>
            </w:pPr>
          </w:p>
        </w:tc>
        <w:tc>
          <w:tcPr>
            <w:tcW w:w="3960" w:type="dxa"/>
          </w:tcPr>
          <w:p w14:paraId="425D8323" w14:textId="77777777" w:rsidR="00AD65EF" w:rsidRPr="004764BD" w:rsidRDefault="00AD65EF" w:rsidP="002B038E">
            <w:pPr>
              <w:pStyle w:val="EngHang"/>
            </w:pPr>
            <w:r w:rsidRPr="004764BD">
              <w:t>Hail to you, O holy one,</w:t>
            </w:r>
          </w:p>
          <w:p w14:paraId="187CB9F9" w14:textId="77777777" w:rsidR="00AD65EF" w:rsidRPr="004764BD" w:rsidRDefault="00AD65EF" w:rsidP="002B038E">
            <w:pPr>
              <w:pStyle w:val="EngHang"/>
            </w:pPr>
            <w:r w:rsidRPr="004764BD">
              <w:t>Of our Lord Jesus Christ,</w:t>
            </w:r>
          </w:p>
          <w:p w14:paraId="03F73A49" w14:textId="77777777" w:rsidR="00AD65EF" w:rsidRPr="004764BD" w:rsidRDefault="00AD65EF" w:rsidP="002B038E">
            <w:pPr>
              <w:pStyle w:val="EngHang"/>
            </w:pPr>
            <w:r w:rsidRPr="004764BD">
              <w:t>Hail to the great presbyter,</w:t>
            </w:r>
          </w:p>
          <w:p w14:paraId="3E83B82B" w14:textId="67DAA026" w:rsidR="00AD65EF" w:rsidRDefault="002629AC" w:rsidP="002B038E">
            <w:pPr>
              <w:pStyle w:val="EngHangEnd"/>
            </w:pPr>
            <w:r>
              <w:t>Our holy father Abba Isi</w:t>
            </w:r>
            <w:r w:rsidR="00AD65EF" w:rsidRPr="004764BD">
              <w:t>dore.</w:t>
            </w:r>
          </w:p>
        </w:tc>
        <w:tc>
          <w:tcPr>
            <w:tcW w:w="288" w:type="dxa"/>
          </w:tcPr>
          <w:p w14:paraId="5E3D258E" w14:textId="77777777" w:rsidR="00AD65EF" w:rsidRDefault="00AD65EF" w:rsidP="002B038E"/>
        </w:tc>
        <w:tc>
          <w:tcPr>
            <w:tcW w:w="288" w:type="dxa"/>
          </w:tcPr>
          <w:p w14:paraId="6AD6B3EA" w14:textId="77777777" w:rsidR="00AD65EF" w:rsidRPr="00FB5ACB" w:rsidRDefault="00AD65EF" w:rsidP="002B038E">
            <w:pPr>
              <w:pStyle w:val="CopticCross"/>
            </w:pPr>
          </w:p>
        </w:tc>
        <w:tc>
          <w:tcPr>
            <w:tcW w:w="3960" w:type="dxa"/>
          </w:tcPr>
          <w:p w14:paraId="49C11776" w14:textId="77777777" w:rsidR="00AD65EF" w:rsidRDefault="00AD65EF" w:rsidP="002B038E">
            <w:pPr>
              <w:pStyle w:val="CopticHangingVerse"/>
            </w:pPr>
          </w:p>
        </w:tc>
      </w:tr>
      <w:tr w:rsidR="00AD65EF" w14:paraId="14292A95" w14:textId="77777777" w:rsidTr="002B038E">
        <w:trPr>
          <w:cantSplit/>
          <w:jc w:val="center"/>
        </w:trPr>
        <w:tc>
          <w:tcPr>
            <w:tcW w:w="288" w:type="dxa"/>
          </w:tcPr>
          <w:p w14:paraId="1CDD2A3D" w14:textId="77777777" w:rsidR="00AD65EF" w:rsidRPr="00FB5ACB" w:rsidRDefault="00AD65EF" w:rsidP="002B038E">
            <w:pPr>
              <w:pStyle w:val="CopticCross"/>
            </w:pPr>
            <w:r w:rsidRPr="00FB5ACB">
              <w:t>¿</w:t>
            </w:r>
          </w:p>
        </w:tc>
        <w:tc>
          <w:tcPr>
            <w:tcW w:w="3960" w:type="dxa"/>
          </w:tcPr>
          <w:p w14:paraId="6BAA2C84" w14:textId="77777777" w:rsidR="00AD65EF" w:rsidRPr="004764BD" w:rsidRDefault="00AD65EF" w:rsidP="002B038E">
            <w:pPr>
              <w:pStyle w:val="EngHang"/>
            </w:pPr>
            <w:r w:rsidRPr="004764BD">
              <w:t>Pray to the Lord on our behalf,</w:t>
            </w:r>
          </w:p>
          <w:p w14:paraId="7A7AB34B" w14:textId="77777777" w:rsidR="00AD65EF" w:rsidRPr="004764BD" w:rsidRDefault="00AD65EF" w:rsidP="002B038E">
            <w:pPr>
              <w:pStyle w:val="EngHang"/>
            </w:pPr>
            <w:r w:rsidRPr="004764BD">
              <w:t>Our holy and righteous father,</w:t>
            </w:r>
          </w:p>
          <w:p w14:paraId="503D4173" w14:textId="6F5F96BE" w:rsidR="00AD65EF" w:rsidRPr="004764BD" w:rsidRDefault="002629AC" w:rsidP="002B038E">
            <w:pPr>
              <w:pStyle w:val="EngHang"/>
            </w:pPr>
            <w:r>
              <w:t>Abba Isi</w:t>
            </w:r>
            <w:r w:rsidR="00AD65EF" w:rsidRPr="004764BD">
              <w:t>dore the presbyter,</w:t>
            </w:r>
          </w:p>
          <w:p w14:paraId="5904C6B2" w14:textId="77777777" w:rsidR="00AD65EF" w:rsidRDefault="00AD65EF" w:rsidP="002B038E">
            <w:pPr>
              <w:pStyle w:val="EngHangEnd"/>
            </w:pPr>
            <w:r w:rsidRPr="004764BD">
              <w:t>That He</w:t>
            </w:r>
            <w:r>
              <w:t xml:space="preserve"> may forgive us our sins.</w:t>
            </w:r>
          </w:p>
        </w:tc>
        <w:tc>
          <w:tcPr>
            <w:tcW w:w="288" w:type="dxa"/>
          </w:tcPr>
          <w:p w14:paraId="2747866A" w14:textId="77777777" w:rsidR="00AD65EF" w:rsidRDefault="00AD65EF" w:rsidP="002B038E"/>
        </w:tc>
        <w:tc>
          <w:tcPr>
            <w:tcW w:w="288" w:type="dxa"/>
          </w:tcPr>
          <w:p w14:paraId="7DFC4B9F" w14:textId="77777777" w:rsidR="00AD65EF" w:rsidRPr="00FB5ACB" w:rsidRDefault="00AD65EF" w:rsidP="002B038E">
            <w:pPr>
              <w:pStyle w:val="CopticCross"/>
            </w:pPr>
            <w:r w:rsidRPr="00FB5ACB">
              <w:t>¿</w:t>
            </w:r>
          </w:p>
        </w:tc>
        <w:tc>
          <w:tcPr>
            <w:tcW w:w="3960" w:type="dxa"/>
          </w:tcPr>
          <w:p w14:paraId="52EE1F07" w14:textId="77777777" w:rsidR="00AD65EF" w:rsidRDefault="00AD65EF" w:rsidP="002B038E">
            <w:pPr>
              <w:pStyle w:val="CopticHangingVerse"/>
            </w:pPr>
          </w:p>
        </w:tc>
      </w:tr>
    </w:tbl>
    <w:p w14:paraId="0A536435" w14:textId="0D8635CA" w:rsidR="00160DE3" w:rsidRDefault="00160DE3" w:rsidP="00160DE3">
      <w:pPr>
        <w:pStyle w:val="Heading3"/>
        <w:rPr>
          <w:lang w:val="en-US"/>
        </w:rPr>
      </w:pPr>
      <w:bookmarkStart w:id="1653" w:name="_Toc448227620"/>
      <w:r>
        <w:rPr>
          <w:lang w:val="en-US"/>
        </w:rPr>
        <w:lastRenderedPageBreak/>
        <w:t>June 19 / Paoni 25: Martyrdom of St</w:t>
      </w:r>
      <w:r w:rsidR="00191A26">
        <w:rPr>
          <w:lang w:val="en-US"/>
        </w:rPr>
        <w:t>. Jude the Disciple and Epistle-</w:t>
      </w:r>
      <w:r>
        <w:rPr>
          <w:lang w:val="en-US"/>
        </w:rPr>
        <w:t>Writer</w:t>
      </w:r>
      <w:bookmarkEnd w:id="1653"/>
    </w:p>
    <w:p w14:paraId="3C380312" w14:textId="732AC4B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BDA9DC2" w14:textId="77777777" w:rsidR="00980D99" w:rsidRDefault="00980D99" w:rsidP="00980D99">
      <w:pPr>
        <w:pStyle w:val="Heading3"/>
      </w:pPr>
      <w:bookmarkStart w:id="1654" w:name="_Toc448227621"/>
      <w:r>
        <w:t xml:space="preserve">June 20 / Paoni 26: </w:t>
      </w:r>
      <w:r w:rsidR="00237D47">
        <w:t xml:space="preserve">Consecration of the Church of </w:t>
      </w:r>
      <w:r>
        <w:t>Archangel Gabriel</w:t>
      </w:r>
      <w:bookmarkEnd w:id="1654"/>
    </w:p>
    <w:p w14:paraId="1CE2FB9D" w14:textId="476487C3" w:rsidR="00980D99" w:rsidRPr="00980D99" w:rsidRDefault="00237D47" w:rsidP="00D31016">
      <w:pPr>
        <w:pStyle w:val="Rubric"/>
      </w:pPr>
      <w:r>
        <w:t xml:space="preserve">See </w:t>
      </w:r>
      <w:r>
        <w:fldChar w:fldCharType="begin"/>
      </w:r>
      <w:r>
        <w:instrText xml:space="preserve"> REF _Ref434562998 \h </w:instrText>
      </w:r>
      <w:r>
        <w:fldChar w:fldCharType="separate"/>
      </w:r>
      <w:r w:rsidR="000C7DE2">
        <w:t>March 26 / Phamenoth 30: Archangel Gabriel</w:t>
      </w:r>
      <w:r>
        <w:fldChar w:fldCharType="end"/>
      </w:r>
      <w:r>
        <w:t xml:space="preserve">, page </w:t>
      </w:r>
      <w:r>
        <w:fldChar w:fldCharType="begin"/>
      </w:r>
      <w:r>
        <w:instrText xml:space="preserve"> PAGEREF _Ref434562998 \h </w:instrText>
      </w:r>
      <w:r>
        <w:fldChar w:fldCharType="separate"/>
      </w:r>
      <w:r w:rsidR="000C7DE2">
        <w:rPr>
          <w:noProof/>
        </w:rPr>
        <w:t>858</w:t>
      </w:r>
      <w:r>
        <w:fldChar w:fldCharType="end"/>
      </w:r>
      <w:r>
        <w:t>.</w:t>
      </w:r>
    </w:p>
    <w:p w14:paraId="4ADB6B3C" w14:textId="77777777" w:rsidR="00072324" w:rsidRDefault="00072324" w:rsidP="00072324">
      <w:pPr>
        <w:pStyle w:val="Heading3"/>
        <w:rPr>
          <w:lang w:val="en-US"/>
        </w:rPr>
      </w:pPr>
      <w:bookmarkStart w:id="1655" w:name="_Toc448227622"/>
      <w:r>
        <w:rPr>
          <w:lang w:val="en-US"/>
        </w:rPr>
        <w:t>June 21 / Paoni 27: Martyrdom of St. Ananias the Apostle</w:t>
      </w:r>
      <w:bookmarkEnd w:id="1655"/>
    </w:p>
    <w:p w14:paraId="5EADB549" w14:textId="265F4645"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49109F37" w14:textId="77777777" w:rsidR="00B52D77" w:rsidRDefault="00B52D77" w:rsidP="00B52D77">
      <w:pPr>
        <w:pStyle w:val="Heading3"/>
      </w:pPr>
      <w:bookmarkStart w:id="1656" w:name="_Toc448227623"/>
      <w:r>
        <w:t>June 23 / Paoni 29: Commemoration of the Annunciation, Nativity, and Resurrection on the 29</w:t>
      </w:r>
      <w:r w:rsidRPr="00C0205C">
        <w:rPr>
          <w:vertAlign w:val="superscript"/>
        </w:rPr>
        <w:t>th</w:t>
      </w:r>
      <w:r>
        <w:t xml:space="preserve"> of Every Month</w:t>
      </w:r>
      <w:bookmarkEnd w:id="1656"/>
    </w:p>
    <w:p w14:paraId="1DB8D7D3" w14:textId="61AE77F2" w:rsidR="00B52D77" w:rsidRP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573C8122" w14:textId="77777777" w:rsidR="00980D99" w:rsidRDefault="00980D99" w:rsidP="00980D99">
      <w:pPr>
        <w:pStyle w:val="Heading3"/>
        <w:rPr>
          <w:lang w:val="en-US"/>
        </w:rPr>
      </w:pPr>
      <w:bookmarkStart w:id="1657" w:name="_Toc448227624"/>
      <w:r>
        <w:rPr>
          <w:lang w:val="en-US"/>
        </w:rPr>
        <w:t>June 24 / Paoni 30: The Nativity of St. John the Baptist</w:t>
      </w:r>
      <w:bookmarkEnd w:id="1657"/>
    </w:p>
    <w:p w14:paraId="4732DA21" w14:textId="17C8A524" w:rsidR="00191A26" w:rsidRDefault="00191A26" w:rsidP="00191A26">
      <w:pPr>
        <w:pStyle w:val="Rubric"/>
      </w:pPr>
      <w:r>
        <w:t xml:space="preserve">See </w:t>
      </w:r>
      <w:r>
        <w:fldChar w:fldCharType="begin"/>
      </w:r>
      <w:r>
        <w:instrText xml:space="preserve"> REF _Ref434488524 \h </w:instrText>
      </w:r>
      <w:r>
        <w:fldChar w:fldCharType="separate"/>
      </w:r>
      <w:r w:rsidR="000C7DE2">
        <w:t>The Doxology of St. John the Baptist</w:t>
      </w:r>
      <w:r>
        <w:fldChar w:fldCharType="end"/>
      </w:r>
      <w:r>
        <w:t xml:space="preserve"> on pages </w:t>
      </w:r>
      <w:r>
        <w:fldChar w:fldCharType="begin"/>
      </w:r>
      <w:r>
        <w:instrText xml:space="preserve"> PAGEREF _Ref434488524 \h </w:instrText>
      </w:r>
      <w:r>
        <w:fldChar w:fldCharType="separate"/>
      </w:r>
      <w:r w:rsidR="000C7DE2">
        <w:rPr>
          <w:noProof/>
        </w:rPr>
        <w:t>605</w:t>
      </w:r>
      <w:r>
        <w:fldChar w:fldCharType="end"/>
      </w:r>
      <w:r>
        <w:t xml:space="preserve"> and </w:t>
      </w:r>
      <w:r>
        <w:fldChar w:fldCharType="begin"/>
      </w:r>
      <w:r>
        <w:instrText xml:space="preserve"> PAGEREF _Ref434488546 \h </w:instrText>
      </w:r>
      <w:r>
        <w:fldChar w:fldCharType="separate"/>
      </w:r>
      <w:r w:rsidR="000C7DE2">
        <w:rPr>
          <w:noProof/>
        </w:rPr>
        <w:t>606</w:t>
      </w:r>
      <w:r>
        <w:fldChar w:fldCharType="end"/>
      </w:r>
      <w:r>
        <w:t>.</w:t>
      </w:r>
    </w:p>
    <w:p w14:paraId="04E70998" w14:textId="77777777" w:rsidR="005B716A" w:rsidRDefault="005B716A" w:rsidP="005B716A">
      <w:pPr>
        <w:pStyle w:val="Heading3"/>
      </w:pPr>
      <w:bookmarkStart w:id="1658" w:name="_Toc448227625"/>
      <w:r>
        <w:t>June 26 / Epip 2: Departure of St. Thaddaeus the Apostle</w:t>
      </w:r>
      <w:bookmarkEnd w:id="1658"/>
    </w:p>
    <w:p w14:paraId="2E67CB62" w14:textId="1E1AFA4E"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5EF24D29" w14:textId="77777777" w:rsidR="00980D99" w:rsidRDefault="00980D99" w:rsidP="00980D99">
      <w:pPr>
        <w:pStyle w:val="Heading3"/>
      </w:pPr>
      <w:bookmarkStart w:id="1659" w:name="_Toc448227626"/>
      <w:r>
        <w:t>June 27 / Epip 3: St. Cyril of Alexandria</w:t>
      </w:r>
      <w:bookmarkEnd w:id="1659"/>
    </w:p>
    <w:p w14:paraId="10870094" w14:textId="77777777" w:rsidR="00980D99" w:rsidRPr="00980D99" w:rsidRDefault="00980D99" w:rsidP="00980D99">
      <w:pPr>
        <w:pStyle w:val="Heading4"/>
      </w:pPr>
      <w:r>
        <w:t>The Doxology</w:t>
      </w:r>
    </w:p>
    <w:p w14:paraId="262DE9B6" w14:textId="77777777" w:rsidR="006A0D7C" w:rsidRDefault="006A0D7C" w:rsidP="006A0D7C">
      <w:pPr>
        <w:pStyle w:val="Heading3"/>
      </w:pPr>
      <w:bookmarkStart w:id="1660" w:name="_Toc448227627"/>
      <w:r>
        <w:t>June 28 / Epip 4: Sts. Apakir and John</w:t>
      </w:r>
      <w:bookmarkEnd w:id="1660"/>
    </w:p>
    <w:p w14:paraId="4A6BAA95" w14:textId="128A0937" w:rsidR="006A0D7C" w:rsidRPr="006A0D7C" w:rsidRDefault="006A0D7C" w:rsidP="006A0D7C">
      <w:pPr>
        <w:pStyle w:val="Rubric"/>
      </w:pPr>
      <w:r>
        <w:t>See</w:t>
      </w:r>
      <w:r w:rsidR="00237D47">
        <w:t xml:space="preserve"> </w:t>
      </w:r>
      <w:r w:rsidR="00237D47">
        <w:fldChar w:fldCharType="begin"/>
      </w:r>
      <w:r w:rsidR="00237D47">
        <w:instrText xml:space="preserve"> REF _Ref434564551 \h </w:instrText>
      </w:r>
      <w:r w:rsidR="00237D47">
        <w:fldChar w:fldCharType="separate"/>
      </w:r>
      <w:r w:rsidR="000C7DE2">
        <w:t>June 8 / Paoni 14: Sts. Apakir and John</w:t>
      </w:r>
      <w:r w:rsidR="00237D47">
        <w:fldChar w:fldCharType="end"/>
      </w:r>
      <w:r w:rsidR="00237D47">
        <w:t xml:space="preserve">, on page </w:t>
      </w:r>
      <w:r w:rsidR="00237D47">
        <w:fldChar w:fldCharType="begin"/>
      </w:r>
      <w:r w:rsidR="00237D47">
        <w:instrText xml:space="preserve"> PAGEREF _Ref434564551 \h </w:instrText>
      </w:r>
      <w:r w:rsidR="00237D47">
        <w:fldChar w:fldCharType="separate"/>
      </w:r>
      <w:r w:rsidR="000C7DE2">
        <w:rPr>
          <w:noProof/>
        </w:rPr>
        <w:t>899</w:t>
      </w:r>
      <w:r w:rsidR="00237D47">
        <w:fldChar w:fldCharType="end"/>
      </w:r>
      <w:r>
        <w:t>.</w:t>
      </w:r>
    </w:p>
    <w:p w14:paraId="1F7BEA33" w14:textId="77777777" w:rsidR="00980D99" w:rsidRDefault="00980D99" w:rsidP="00980D99">
      <w:pPr>
        <w:pStyle w:val="Heading3"/>
        <w:rPr>
          <w:lang w:val="en-US"/>
        </w:rPr>
      </w:pPr>
      <w:bookmarkStart w:id="1661" w:name="_Toc448227628"/>
      <w:r>
        <w:rPr>
          <w:lang w:val="en-US"/>
        </w:rPr>
        <w:t>June 29 / Epip 5: The Apos</w:t>
      </w:r>
      <w:r w:rsidR="005B716A">
        <w:rPr>
          <w:lang w:val="en-US"/>
        </w:rPr>
        <w:t>tle</w:t>
      </w:r>
      <w:r>
        <w:rPr>
          <w:lang w:val="en-US"/>
        </w:rPr>
        <w:t>s</w:t>
      </w:r>
      <w:r w:rsidR="005B716A">
        <w:rPr>
          <w:lang w:val="en-US"/>
        </w:rPr>
        <w:t>’</w:t>
      </w:r>
      <w:r>
        <w:rPr>
          <w:lang w:val="en-US"/>
        </w:rPr>
        <w:t xml:space="preserve"> Feast</w:t>
      </w:r>
      <w:bookmarkEnd w:id="1661"/>
    </w:p>
    <w:p w14:paraId="6FD478B9" w14:textId="77777777" w:rsidR="004C7F73" w:rsidRDefault="004C7F73" w:rsidP="004C7F73">
      <w:pPr>
        <w:pStyle w:val="Heading4"/>
      </w:pPr>
      <w:bookmarkStart w:id="1662" w:name="_Ref434477973"/>
      <w:r>
        <w:t>The Doxology of Sts. Peter and Paul</w:t>
      </w:r>
      <w:bookmarkEnd w:id="16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C7F73" w14:paraId="374E5C35" w14:textId="77777777" w:rsidTr="004C7F73">
        <w:trPr>
          <w:cantSplit/>
          <w:jc w:val="center"/>
        </w:trPr>
        <w:tc>
          <w:tcPr>
            <w:tcW w:w="288" w:type="dxa"/>
          </w:tcPr>
          <w:p w14:paraId="45283503" w14:textId="77777777" w:rsidR="004C7F73" w:rsidRDefault="004C7F73" w:rsidP="004C7F73">
            <w:pPr>
              <w:pStyle w:val="CopticCross"/>
            </w:pPr>
          </w:p>
        </w:tc>
        <w:tc>
          <w:tcPr>
            <w:tcW w:w="3960" w:type="dxa"/>
          </w:tcPr>
          <w:p w14:paraId="32868BD5" w14:textId="77777777" w:rsidR="004C7F73" w:rsidRDefault="004C7F73" w:rsidP="004C7F73">
            <w:pPr>
              <w:pStyle w:val="EngHang"/>
            </w:pPr>
            <w:r>
              <w:t>Peter the Apostle,</w:t>
            </w:r>
          </w:p>
          <w:p w14:paraId="6EAF38C0" w14:textId="77777777" w:rsidR="004C7F73" w:rsidRDefault="004C7F73" w:rsidP="004C7F73">
            <w:pPr>
              <w:pStyle w:val="EngHang"/>
            </w:pPr>
            <w:r>
              <w:t>And the wise Paul,</w:t>
            </w:r>
          </w:p>
          <w:p w14:paraId="53211DCD" w14:textId="77777777" w:rsidR="004C7F73" w:rsidRDefault="004C7F73" w:rsidP="004C7F73">
            <w:pPr>
              <w:pStyle w:val="EngHang"/>
            </w:pPr>
            <w:r>
              <w:t>The foremost among the disciples</w:t>
            </w:r>
          </w:p>
          <w:p w14:paraId="38812BA6" w14:textId="77777777" w:rsidR="004C7F73" w:rsidRDefault="004C7F73" w:rsidP="004C7F73">
            <w:pPr>
              <w:pStyle w:val="EngHangEnd"/>
            </w:pPr>
            <w:r>
              <w:t>Of our Lord Jesus Christ.</w:t>
            </w:r>
          </w:p>
        </w:tc>
        <w:tc>
          <w:tcPr>
            <w:tcW w:w="288" w:type="dxa"/>
          </w:tcPr>
          <w:p w14:paraId="4E74418A" w14:textId="77777777" w:rsidR="004C7F73" w:rsidRDefault="004C7F73" w:rsidP="004C7F73"/>
        </w:tc>
        <w:tc>
          <w:tcPr>
            <w:tcW w:w="288" w:type="dxa"/>
          </w:tcPr>
          <w:p w14:paraId="5D033AD9" w14:textId="77777777" w:rsidR="004C7F73" w:rsidRDefault="004C7F73" w:rsidP="004C7F73">
            <w:pPr>
              <w:pStyle w:val="CopticCross"/>
            </w:pPr>
          </w:p>
        </w:tc>
        <w:tc>
          <w:tcPr>
            <w:tcW w:w="3960" w:type="dxa"/>
          </w:tcPr>
          <w:p w14:paraId="5FF5905D" w14:textId="77777777" w:rsidR="004C7F73" w:rsidRDefault="004C7F73" w:rsidP="004C7F73">
            <w:pPr>
              <w:pStyle w:val="CopticVersemulti-line"/>
            </w:pPr>
            <w:r>
              <w:t>Ⲡⲉⲧⲣⲟⲥ ⲡⲓⲁ̀ⲡⲟⲥⲧⲟⲗⲟⲥ:</w:t>
            </w:r>
          </w:p>
          <w:p w14:paraId="6AB03173" w14:textId="77777777" w:rsidR="004C7F73" w:rsidRDefault="004C7F73" w:rsidP="004C7F73">
            <w:pPr>
              <w:pStyle w:val="CopticVersemulti-line"/>
            </w:pPr>
            <w:r>
              <w:t>ⲛⲉⲙ Ⲡⲁⲩⲗⲟⲥ ⲡⲓⲥⲟⲫⲟⲥ:</w:t>
            </w:r>
          </w:p>
          <w:p w14:paraId="0465F7AD" w14:textId="77777777" w:rsidR="004C7F73" w:rsidRDefault="004C7F73" w:rsidP="004C7F73">
            <w:pPr>
              <w:pStyle w:val="CopticVersemulti-line"/>
            </w:pPr>
            <w:r>
              <w:t>ⲛⲓⲁⲣⲭⲏ ⲙ̀ⲙⲁⲑⲏⲧⲏⲥ:</w:t>
            </w:r>
          </w:p>
          <w:p w14:paraId="56DB54BB" w14:textId="77777777" w:rsidR="004C7F73" w:rsidRPr="00C35319" w:rsidRDefault="004C7F73" w:rsidP="00306181">
            <w:pPr>
              <w:pStyle w:val="CopticHangingVerse"/>
            </w:pPr>
            <w:r>
              <w:t>ⲛ̀ⲧⲉ Ⲡⲉⲛⲟ̄ⲥ̄ Ⲓⲏ̄ⲥ̄ Ⲡⲭ̄ⲥ̄.</w:t>
            </w:r>
          </w:p>
        </w:tc>
      </w:tr>
      <w:tr w:rsidR="004C7F73" w14:paraId="5BBD72A9" w14:textId="77777777" w:rsidTr="004C7F73">
        <w:trPr>
          <w:cantSplit/>
          <w:jc w:val="center"/>
        </w:trPr>
        <w:tc>
          <w:tcPr>
            <w:tcW w:w="288" w:type="dxa"/>
          </w:tcPr>
          <w:p w14:paraId="543421AA" w14:textId="77777777" w:rsidR="004C7F73" w:rsidRDefault="004C7F73" w:rsidP="004C7F73">
            <w:pPr>
              <w:pStyle w:val="CopticCross"/>
            </w:pPr>
            <w:r w:rsidRPr="00FB5ACB">
              <w:lastRenderedPageBreak/>
              <w:t>¿</w:t>
            </w:r>
          </w:p>
        </w:tc>
        <w:tc>
          <w:tcPr>
            <w:tcW w:w="3960" w:type="dxa"/>
          </w:tcPr>
          <w:p w14:paraId="6EFC4A60" w14:textId="77777777" w:rsidR="004C7F73" w:rsidRDefault="004C7F73" w:rsidP="004C7F73">
            <w:pPr>
              <w:pStyle w:val="EngHang"/>
            </w:pPr>
            <w:r>
              <w:t>Peter and Paul</w:t>
            </w:r>
          </w:p>
          <w:p w14:paraId="5FBE39FC" w14:textId="77777777" w:rsidR="004C7F73" w:rsidRDefault="004C7F73" w:rsidP="004C7F73">
            <w:pPr>
              <w:pStyle w:val="EngHang"/>
            </w:pPr>
            <w:r>
              <w:t>Trampled the power of Satan,</w:t>
            </w:r>
          </w:p>
          <w:p w14:paraId="1FC37528" w14:textId="77777777" w:rsidR="004C7F73" w:rsidRDefault="004C7F73" w:rsidP="004C7F73">
            <w:pPr>
              <w:pStyle w:val="EngHang"/>
            </w:pPr>
            <w:r>
              <w:t>And restored the nations</w:t>
            </w:r>
          </w:p>
          <w:p w14:paraId="287235A2" w14:textId="77777777" w:rsidR="004C7F73" w:rsidRPr="00AB2F8A" w:rsidRDefault="004C7F73" w:rsidP="004C7F73">
            <w:pPr>
              <w:pStyle w:val="EngHangEnd"/>
            </w:pPr>
            <w:r>
              <w:t>To the faith of the Trinity.</w:t>
            </w:r>
          </w:p>
        </w:tc>
        <w:tc>
          <w:tcPr>
            <w:tcW w:w="288" w:type="dxa"/>
          </w:tcPr>
          <w:p w14:paraId="408040DF" w14:textId="77777777" w:rsidR="004C7F73" w:rsidRDefault="004C7F73" w:rsidP="004C7F73"/>
        </w:tc>
        <w:tc>
          <w:tcPr>
            <w:tcW w:w="288" w:type="dxa"/>
          </w:tcPr>
          <w:p w14:paraId="13458D9F" w14:textId="77777777" w:rsidR="004C7F73" w:rsidRDefault="004C7F73" w:rsidP="004C7F73">
            <w:pPr>
              <w:pStyle w:val="CopticCross"/>
            </w:pPr>
            <w:r w:rsidRPr="00FB5ACB">
              <w:t>¿</w:t>
            </w:r>
          </w:p>
        </w:tc>
        <w:tc>
          <w:tcPr>
            <w:tcW w:w="3960" w:type="dxa"/>
          </w:tcPr>
          <w:p w14:paraId="6E56C1BC" w14:textId="77777777" w:rsidR="004C7F73" w:rsidRDefault="004C7F73" w:rsidP="004C7F73">
            <w:pPr>
              <w:pStyle w:val="CopticVersemulti-line"/>
            </w:pPr>
            <w:r>
              <w:t>Ⲡⲉⲧⲣⲟⲥ ⲛⲉⲙ Ⲡⲁⲩⲗⲟⲥ:</w:t>
            </w:r>
          </w:p>
          <w:p w14:paraId="11533340" w14:textId="77777777" w:rsidR="004C7F73" w:rsidRDefault="004C7F73" w:rsidP="004C7F73">
            <w:pPr>
              <w:pStyle w:val="CopticVersemulti-line"/>
            </w:pPr>
            <w:r>
              <w:t>ⲁⲩⲕⲱⲣϥ ⲛ̀ⲧ̀ϫⲟⲙ ⲛ̀ⲧⲉ ⲡ̀ⲥⲁⲧⲁⲛⲁⲥ:</w:t>
            </w:r>
          </w:p>
          <w:p w14:paraId="3FE1CBBB" w14:textId="77777777" w:rsidR="004C7F73" w:rsidRDefault="004C7F73" w:rsidP="004C7F73">
            <w:pPr>
              <w:pStyle w:val="CopticVersemulti-line"/>
            </w:pPr>
            <w:r>
              <w:t>ⲟⲩⲟϩ ⲁⲩⲧⲁⲥⲑⲟ ⲛ̀ⲛⲓⲉⲑⲛⲟⲥ:</w:t>
            </w:r>
          </w:p>
          <w:p w14:paraId="5451A896" w14:textId="77777777" w:rsidR="004C7F73" w:rsidRPr="00CF5919" w:rsidRDefault="004C7F73" w:rsidP="00306181">
            <w:pPr>
              <w:pStyle w:val="CopticHangingVerse"/>
            </w:pPr>
            <w:r>
              <w:t>ⲉ̀ϧⲟⲩⲛ ⲉ̀ⲫ̀ⲛⲁϩϯ ⲛ̀Ϯⲧ̀ⲣⲓⲁⲥ.</w:t>
            </w:r>
          </w:p>
        </w:tc>
      </w:tr>
      <w:tr w:rsidR="004C7F73" w14:paraId="777B7EAB" w14:textId="77777777" w:rsidTr="004C7F73">
        <w:trPr>
          <w:cantSplit/>
          <w:jc w:val="center"/>
        </w:trPr>
        <w:tc>
          <w:tcPr>
            <w:tcW w:w="288" w:type="dxa"/>
          </w:tcPr>
          <w:p w14:paraId="0DE49404" w14:textId="77777777" w:rsidR="004C7F73" w:rsidRDefault="004C7F73" w:rsidP="004C7F73">
            <w:pPr>
              <w:pStyle w:val="CopticCross"/>
            </w:pPr>
          </w:p>
        </w:tc>
        <w:tc>
          <w:tcPr>
            <w:tcW w:w="3960" w:type="dxa"/>
          </w:tcPr>
          <w:p w14:paraId="150F1008" w14:textId="77777777" w:rsidR="004C7F73" w:rsidRDefault="004C7F73" w:rsidP="004C7F73">
            <w:pPr>
              <w:pStyle w:val="EngHang"/>
            </w:pPr>
            <w:r>
              <w:t>Peter and Paul</w:t>
            </w:r>
          </w:p>
          <w:p w14:paraId="7DE6CDAE" w14:textId="77777777" w:rsidR="004C7F73" w:rsidRDefault="004C7F73" w:rsidP="004C7F73">
            <w:pPr>
              <w:pStyle w:val="EngHang"/>
            </w:pPr>
            <w:r>
              <w:t>Are the spiritual priests.</w:t>
            </w:r>
          </w:p>
          <w:p w14:paraId="1A6D970E" w14:textId="77777777" w:rsidR="004C7F73" w:rsidRDefault="004C7F73" w:rsidP="004C7F73">
            <w:pPr>
              <w:pStyle w:val="EngHang"/>
            </w:pPr>
            <w:r>
              <w:t>They destroyed the temples,</w:t>
            </w:r>
          </w:p>
          <w:p w14:paraId="7948BDE3" w14:textId="77777777" w:rsidR="004C7F73" w:rsidRPr="004B35B0" w:rsidRDefault="004C7F73" w:rsidP="004C7F73">
            <w:pPr>
              <w:pStyle w:val="EngHangEnd"/>
            </w:pPr>
            <w:r>
              <w:t>And the worship of idols.</w:t>
            </w:r>
          </w:p>
        </w:tc>
        <w:tc>
          <w:tcPr>
            <w:tcW w:w="288" w:type="dxa"/>
          </w:tcPr>
          <w:p w14:paraId="76A9AA71" w14:textId="77777777" w:rsidR="004C7F73" w:rsidRDefault="004C7F73" w:rsidP="004C7F73"/>
        </w:tc>
        <w:tc>
          <w:tcPr>
            <w:tcW w:w="288" w:type="dxa"/>
          </w:tcPr>
          <w:p w14:paraId="65FCB05A" w14:textId="77777777" w:rsidR="004C7F73" w:rsidRDefault="004C7F73" w:rsidP="004C7F73">
            <w:pPr>
              <w:pStyle w:val="CopticCross"/>
            </w:pPr>
          </w:p>
        </w:tc>
        <w:tc>
          <w:tcPr>
            <w:tcW w:w="3960" w:type="dxa"/>
          </w:tcPr>
          <w:p w14:paraId="2A065DEA" w14:textId="77777777" w:rsidR="004C7F73" w:rsidRDefault="004C7F73" w:rsidP="004C7F73">
            <w:pPr>
              <w:pStyle w:val="CopticVersemulti-line"/>
            </w:pPr>
            <w:r>
              <w:t>Ⲡⲉⲧⲣⲟⲥ ⲛⲉⲙ Ⲡⲁⲩⲗⲟⲥ:</w:t>
            </w:r>
          </w:p>
          <w:p w14:paraId="514D9F17" w14:textId="77777777" w:rsidR="004C7F73" w:rsidRDefault="004C7F73" w:rsidP="004C7F73">
            <w:pPr>
              <w:pStyle w:val="CopticVersemulti-line"/>
            </w:pPr>
            <w:r>
              <w:t>ⲇⲉ ⲟⲛ ⲛⲓⲟⲩⲏⲃ ⲙ̀ⲡ̄ⲛ̄ⲁ̄ⲧⲓⲕⲟⲛ:</w:t>
            </w:r>
          </w:p>
          <w:p w14:paraId="29DD2154" w14:textId="77777777" w:rsidR="004C7F73" w:rsidRDefault="004C7F73" w:rsidP="004C7F73">
            <w:pPr>
              <w:pStyle w:val="CopticVersemulti-line"/>
            </w:pPr>
            <w:r>
              <w:t>ⲁⲩϣⲟⲣϣⲉⲡ ⲛ̀ⲛⲓⲉⲣⲫⲏⲟⲩⲓ̀:</w:t>
            </w:r>
          </w:p>
          <w:p w14:paraId="2354638B" w14:textId="77777777" w:rsidR="004C7F73" w:rsidRDefault="004C7F73" w:rsidP="00306181">
            <w:pPr>
              <w:pStyle w:val="CopticHangingVerse"/>
            </w:pPr>
            <w:r>
              <w:t>ⲛⲉⲙ ⲡ̀ϣⲉⲙϣⲓ ⲛ̀ⲛⲓ̀ⲓⲇⲱⲗⲟⲛ.</w:t>
            </w:r>
          </w:p>
        </w:tc>
      </w:tr>
      <w:tr w:rsidR="004C7F73" w14:paraId="69C92E85" w14:textId="77777777" w:rsidTr="004C7F73">
        <w:trPr>
          <w:cantSplit/>
          <w:jc w:val="center"/>
        </w:trPr>
        <w:tc>
          <w:tcPr>
            <w:tcW w:w="288" w:type="dxa"/>
          </w:tcPr>
          <w:p w14:paraId="57B768A5" w14:textId="77777777" w:rsidR="004C7F73" w:rsidRDefault="004C7F73" w:rsidP="004C7F73">
            <w:pPr>
              <w:pStyle w:val="CopticCross"/>
            </w:pPr>
            <w:r w:rsidRPr="00FB5ACB">
              <w:t>¿</w:t>
            </w:r>
          </w:p>
        </w:tc>
        <w:tc>
          <w:tcPr>
            <w:tcW w:w="3960" w:type="dxa"/>
          </w:tcPr>
          <w:p w14:paraId="32366BF7" w14:textId="77777777" w:rsidR="004C7F73" w:rsidRDefault="004C7F73" w:rsidP="004C7F73">
            <w:pPr>
              <w:pStyle w:val="EngHang"/>
            </w:pPr>
            <w:r>
              <w:t>Peter and Paul</w:t>
            </w:r>
          </w:p>
          <w:p w14:paraId="6CD8BD64" w14:textId="77777777" w:rsidR="004C7F73" w:rsidRDefault="004C7F73" w:rsidP="004C7F73">
            <w:pPr>
              <w:pStyle w:val="EngHang"/>
            </w:pPr>
            <w:commentRangeStart w:id="1663"/>
            <w:r>
              <w:t>Are the working husbandmen</w:t>
            </w:r>
            <w:commentRangeEnd w:id="1663"/>
            <w:r>
              <w:rPr>
                <w:rStyle w:val="CommentReference"/>
                <w:rFonts w:ascii="Times New Roman" w:eastAsiaTheme="minorHAnsi" w:hAnsi="Times New Roman" w:cstheme="minorBidi"/>
                <w:color w:val="auto"/>
              </w:rPr>
              <w:commentReference w:id="1663"/>
            </w:r>
            <w:r>
              <w:t>.</w:t>
            </w:r>
          </w:p>
          <w:p w14:paraId="51E69D4A" w14:textId="77777777" w:rsidR="004C7F73" w:rsidRDefault="004C7F73" w:rsidP="004C7F73">
            <w:pPr>
              <w:pStyle w:val="EngHang"/>
            </w:pPr>
            <w:r>
              <w:t>They returned all the nations</w:t>
            </w:r>
          </w:p>
          <w:p w14:paraId="172CF262" w14:textId="77777777" w:rsidR="004C7F73" w:rsidRDefault="004C7F73" w:rsidP="004C7F73">
            <w:pPr>
              <w:pStyle w:val="EngHangEnd"/>
            </w:pPr>
            <w:r>
              <w:t>Once more to the Creator.</w:t>
            </w:r>
          </w:p>
        </w:tc>
        <w:tc>
          <w:tcPr>
            <w:tcW w:w="288" w:type="dxa"/>
          </w:tcPr>
          <w:p w14:paraId="325B4C8E" w14:textId="77777777" w:rsidR="004C7F73" w:rsidRDefault="004C7F73" w:rsidP="004C7F73"/>
        </w:tc>
        <w:tc>
          <w:tcPr>
            <w:tcW w:w="288" w:type="dxa"/>
          </w:tcPr>
          <w:p w14:paraId="7394AAD7" w14:textId="77777777" w:rsidR="004C7F73" w:rsidRDefault="004C7F73" w:rsidP="004C7F73">
            <w:pPr>
              <w:pStyle w:val="CopticCross"/>
            </w:pPr>
            <w:r w:rsidRPr="00FB5ACB">
              <w:t>¿</w:t>
            </w:r>
          </w:p>
        </w:tc>
        <w:tc>
          <w:tcPr>
            <w:tcW w:w="3960" w:type="dxa"/>
          </w:tcPr>
          <w:p w14:paraId="296AF058" w14:textId="77777777" w:rsidR="004C7F73" w:rsidRDefault="004C7F73" w:rsidP="004C7F73">
            <w:pPr>
              <w:pStyle w:val="CopticVersemulti-line"/>
            </w:pPr>
            <w:r>
              <w:t>Ⲡⲉⲧⲣⲟⲥ ⲛⲉⲙ Ⲡⲁⲩⲗⲟⲥ:</w:t>
            </w:r>
          </w:p>
          <w:p w14:paraId="06932BBA" w14:textId="77777777" w:rsidR="004C7F73" w:rsidRDefault="004C7F73" w:rsidP="004C7F73">
            <w:pPr>
              <w:pStyle w:val="CopticVersemulti-line"/>
            </w:pPr>
            <w:r>
              <w:t>ⲉⲩⲥⲟⲡ ⲛⲓⲉⲣⲅⲁⲧⲏⲥ ⲛ̀ⲣⲉϥⲉⲣϩⲱⲃ:</w:t>
            </w:r>
          </w:p>
          <w:p w14:paraId="5701242F" w14:textId="77777777" w:rsidR="004C7F73" w:rsidRDefault="004C7F73" w:rsidP="004C7F73">
            <w:pPr>
              <w:pStyle w:val="CopticVersemulti-line"/>
            </w:pPr>
            <w:r>
              <w:t>ⲁⲩⲧⲁⲥⲑⲟ ⲛ̀ⲛⲓⲉⲑⲛⲟⲥ ⲧⲏⲣⲟⲩ:</w:t>
            </w:r>
          </w:p>
          <w:p w14:paraId="61D5FFF4" w14:textId="77777777" w:rsidR="004C7F73" w:rsidRDefault="004C7F73" w:rsidP="004C7F73">
            <w:pPr>
              <w:pStyle w:val="CopticHangingVerse"/>
            </w:pPr>
            <w:r>
              <w:t>ⲉ̀ⲡⲓⲣⲉϥⲑⲁⲙⲓⲟ ⲛ̀ⲕⲉⲥⲟⲡ.</w:t>
            </w:r>
          </w:p>
        </w:tc>
      </w:tr>
      <w:tr w:rsidR="004C7F73" w14:paraId="70F45FCE" w14:textId="77777777" w:rsidTr="004C7F73">
        <w:trPr>
          <w:cantSplit/>
          <w:jc w:val="center"/>
        </w:trPr>
        <w:tc>
          <w:tcPr>
            <w:tcW w:w="288" w:type="dxa"/>
          </w:tcPr>
          <w:p w14:paraId="660AA052" w14:textId="77777777" w:rsidR="004C7F73" w:rsidRDefault="004C7F73" w:rsidP="004C7F73">
            <w:pPr>
              <w:pStyle w:val="CopticCross"/>
            </w:pPr>
          </w:p>
        </w:tc>
        <w:tc>
          <w:tcPr>
            <w:tcW w:w="3960" w:type="dxa"/>
          </w:tcPr>
          <w:p w14:paraId="40B55B3B" w14:textId="77777777" w:rsidR="004C7F73" w:rsidRDefault="004C7F73" w:rsidP="004C7F73">
            <w:pPr>
              <w:pStyle w:val="EngHang"/>
            </w:pPr>
            <w:r>
              <w:t>Peter and our teacher, Paul</w:t>
            </w:r>
          </w:p>
          <w:p w14:paraId="0879C06D" w14:textId="77777777" w:rsidR="004C7F73" w:rsidRDefault="004C7F73" w:rsidP="004C7F73">
            <w:pPr>
              <w:pStyle w:val="EngHang"/>
            </w:pPr>
            <w:r>
              <w:t>Were in the arena</w:t>
            </w:r>
          </w:p>
          <w:p w14:paraId="41D7CED8" w14:textId="77777777" w:rsidR="004C7F73" w:rsidRDefault="004C7F73" w:rsidP="004C7F73">
            <w:pPr>
              <w:pStyle w:val="EngHang"/>
            </w:pPr>
            <w:r>
              <w:t>Of Apostleship</w:t>
            </w:r>
          </w:p>
          <w:p w14:paraId="0F27059F" w14:textId="77777777" w:rsidR="004C7F73" w:rsidRDefault="004C7F73" w:rsidP="004C7F73">
            <w:pPr>
              <w:pStyle w:val="EngHangEnd"/>
            </w:pPr>
            <w:r>
              <w:t>Struggling greatly.</w:t>
            </w:r>
          </w:p>
        </w:tc>
        <w:tc>
          <w:tcPr>
            <w:tcW w:w="288" w:type="dxa"/>
          </w:tcPr>
          <w:p w14:paraId="670F4D5F" w14:textId="77777777" w:rsidR="004C7F73" w:rsidRDefault="004C7F73" w:rsidP="004C7F73"/>
        </w:tc>
        <w:tc>
          <w:tcPr>
            <w:tcW w:w="288" w:type="dxa"/>
          </w:tcPr>
          <w:p w14:paraId="51182095" w14:textId="77777777" w:rsidR="004C7F73" w:rsidRDefault="004C7F73" w:rsidP="004C7F73">
            <w:pPr>
              <w:pStyle w:val="CopticCross"/>
            </w:pPr>
          </w:p>
        </w:tc>
        <w:tc>
          <w:tcPr>
            <w:tcW w:w="3960" w:type="dxa"/>
          </w:tcPr>
          <w:p w14:paraId="25A6E3A0" w14:textId="77777777" w:rsidR="004C7F73" w:rsidRDefault="004C7F73" w:rsidP="004C7F73">
            <w:pPr>
              <w:pStyle w:val="CopticVersemulti-line"/>
            </w:pPr>
            <w:r>
              <w:t>Ⲡⲉⲧⲣⲟⲥ ⲛⲉⲙ ⲡⲉⲛⲥⲁϧ Ⲡⲁⲩⲗⲟⲥ:</w:t>
            </w:r>
          </w:p>
          <w:p w14:paraId="0E772F65" w14:textId="77777777" w:rsidR="004C7F73" w:rsidRDefault="004C7F73" w:rsidP="004C7F73">
            <w:pPr>
              <w:pStyle w:val="CopticVersemulti-line"/>
            </w:pPr>
            <w:r>
              <w:t>ⲁⲩϣⲱⲡⲓ ϧⲉⲛ ⲡⲓⲥ̀ⲧⲁⲇⲓⲟⲛ:</w:t>
            </w:r>
          </w:p>
          <w:p w14:paraId="0D61E6FF" w14:textId="77777777" w:rsidR="004C7F73" w:rsidRDefault="004C7F73" w:rsidP="004C7F73">
            <w:pPr>
              <w:pStyle w:val="CopticVersemulti-line"/>
            </w:pPr>
            <w:r>
              <w:t>ⲛ̀ⲧⲉ ϯⲙⲉⲧⲁ̀ⲡⲟⲥⲧⲟⲗⲟⲥ:</w:t>
            </w:r>
          </w:p>
          <w:p w14:paraId="7FE78C0A" w14:textId="77777777" w:rsidR="004C7F73" w:rsidRDefault="004C7F73" w:rsidP="004C7F73">
            <w:pPr>
              <w:pStyle w:val="CopticHangingVerse"/>
            </w:pPr>
            <w:r>
              <w:t>ϧⲉⲛ ⲟⲩⲛⲓϣϯ ⲛ̀ⲁⲅⲱⲛ.</w:t>
            </w:r>
          </w:p>
        </w:tc>
      </w:tr>
      <w:tr w:rsidR="004C7F73" w14:paraId="19CF7687" w14:textId="77777777" w:rsidTr="004C7F73">
        <w:trPr>
          <w:cantSplit/>
          <w:jc w:val="center"/>
        </w:trPr>
        <w:tc>
          <w:tcPr>
            <w:tcW w:w="288" w:type="dxa"/>
          </w:tcPr>
          <w:p w14:paraId="6A0C4B8F" w14:textId="77777777" w:rsidR="004C7F73" w:rsidRDefault="004C7F73" w:rsidP="004C7F73">
            <w:pPr>
              <w:pStyle w:val="CopticCross"/>
            </w:pPr>
            <w:r w:rsidRPr="00FB5ACB">
              <w:t>¿</w:t>
            </w:r>
          </w:p>
        </w:tc>
        <w:tc>
          <w:tcPr>
            <w:tcW w:w="3960" w:type="dxa"/>
          </w:tcPr>
          <w:p w14:paraId="74BB922D" w14:textId="77777777" w:rsidR="004C7F73" w:rsidRDefault="004C7F73" w:rsidP="004C7F73">
            <w:pPr>
              <w:pStyle w:val="EngHang"/>
            </w:pPr>
            <w:r>
              <w:t>Our father Peter was perfected</w:t>
            </w:r>
          </w:p>
          <w:p w14:paraId="5AE3B165" w14:textId="77777777" w:rsidR="004C7F73" w:rsidRDefault="004C7F73" w:rsidP="004C7F73">
            <w:pPr>
              <w:pStyle w:val="EngHang"/>
            </w:pPr>
            <w:r>
              <w:t>In his death on a the cross,</w:t>
            </w:r>
          </w:p>
          <w:p w14:paraId="6C196301" w14:textId="77777777" w:rsidR="004C7F73" w:rsidRDefault="004C7F73" w:rsidP="004C7F73">
            <w:pPr>
              <w:pStyle w:val="EngHang"/>
            </w:pPr>
            <w:r>
              <w:t>In the great city of Rome,</w:t>
            </w:r>
          </w:p>
          <w:p w14:paraId="24F80C1C" w14:textId="77777777" w:rsidR="004C7F73" w:rsidRDefault="004C7F73" w:rsidP="004C7F73">
            <w:pPr>
              <w:pStyle w:val="EngHangEnd"/>
            </w:pPr>
            <w:r>
              <w:t>For the Name of Jesus Christ.</w:t>
            </w:r>
          </w:p>
        </w:tc>
        <w:tc>
          <w:tcPr>
            <w:tcW w:w="288" w:type="dxa"/>
          </w:tcPr>
          <w:p w14:paraId="5AF553A1" w14:textId="77777777" w:rsidR="004C7F73" w:rsidRDefault="004C7F73" w:rsidP="004C7F73"/>
        </w:tc>
        <w:tc>
          <w:tcPr>
            <w:tcW w:w="288" w:type="dxa"/>
          </w:tcPr>
          <w:p w14:paraId="10962FF1" w14:textId="77777777" w:rsidR="004C7F73" w:rsidRDefault="004C7F73" w:rsidP="004C7F73">
            <w:pPr>
              <w:pStyle w:val="CopticCross"/>
            </w:pPr>
            <w:r w:rsidRPr="00FB5ACB">
              <w:t>¿</w:t>
            </w:r>
          </w:p>
        </w:tc>
        <w:tc>
          <w:tcPr>
            <w:tcW w:w="3960" w:type="dxa"/>
          </w:tcPr>
          <w:p w14:paraId="6CB9EBF7" w14:textId="77777777" w:rsidR="004C7F73" w:rsidRDefault="004C7F73" w:rsidP="004C7F73">
            <w:pPr>
              <w:pStyle w:val="CopticVersemulti-line"/>
            </w:pPr>
            <w:r>
              <w:t>Ⲡⲉⲛⲓⲱⲧ Ⲡⲉⲧⲣⲟⲥ ϫⲱⲕ ⲉ̀ⲃⲟⲗ:</w:t>
            </w:r>
          </w:p>
          <w:p w14:paraId="339E6482" w14:textId="77777777" w:rsidR="004C7F73" w:rsidRDefault="004C7F73" w:rsidP="004C7F73">
            <w:pPr>
              <w:pStyle w:val="CopticVersemulti-line"/>
            </w:pPr>
            <w:r>
              <w:t>ϧⲉⲛ ⲟⲩⲙⲟⲩ ⲛ̀ⲧⲉ ⲡⲓⲥ̀ⲧⲁⲩⲣⲟⲥ:</w:t>
            </w:r>
          </w:p>
          <w:p w14:paraId="5E8299C7" w14:textId="77777777" w:rsidR="004C7F73" w:rsidRDefault="004C7F73" w:rsidP="004C7F73">
            <w:pPr>
              <w:pStyle w:val="CopticVersemulti-line"/>
            </w:pPr>
            <w:r>
              <w:t>ϧⲉⲛ ϯⲛⲓϣϯ ⲙ̀ⲡⲟⲗⲓⲥ Ⲣⲱⲙⲉ:</w:t>
            </w:r>
          </w:p>
          <w:p w14:paraId="53525D3B" w14:textId="77777777" w:rsidR="004C7F73" w:rsidRDefault="004C7F73" w:rsidP="004C7F73">
            <w:pPr>
              <w:pStyle w:val="CopticHangingVerse"/>
            </w:pPr>
            <w:r>
              <w:t>ⲉⲑⲃⲉ ⲫ̀ⲣⲁⲛ ⲛ̀Ⲓⲏ̄ⲥ̄ Ⲡⲭ̄ⲥ̄.</w:t>
            </w:r>
          </w:p>
        </w:tc>
      </w:tr>
      <w:tr w:rsidR="004C7F73" w14:paraId="7233DD1B" w14:textId="77777777" w:rsidTr="004C7F73">
        <w:trPr>
          <w:cantSplit/>
          <w:jc w:val="center"/>
        </w:trPr>
        <w:tc>
          <w:tcPr>
            <w:tcW w:w="288" w:type="dxa"/>
          </w:tcPr>
          <w:p w14:paraId="4702E791" w14:textId="77777777" w:rsidR="004C7F73" w:rsidRDefault="004C7F73" w:rsidP="004C7F73">
            <w:pPr>
              <w:pStyle w:val="CopticCross"/>
            </w:pPr>
          </w:p>
        </w:tc>
        <w:tc>
          <w:tcPr>
            <w:tcW w:w="3960" w:type="dxa"/>
          </w:tcPr>
          <w:p w14:paraId="557A8D4D" w14:textId="77777777" w:rsidR="004C7F73" w:rsidRDefault="004C7F73" w:rsidP="004C7F73">
            <w:pPr>
              <w:pStyle w:val="EngHang"/>
            </w:pPr>
            <w:r>
              <w:t>And also Paul</w:t>
            </w:r>
          </w:p>
          <w:p w14:paraId="598BA4D4" w14:textId="77777777" w:rsidR="004C7F73" w:rsidRDefault="004C7F73" w:rsidP="004C7F73">
            <w:pPr>
              <w:pStyle w:val="EngHang"/>
            </w:pPr>
            <w:r>
              <w:t>Was beheaded there,</w:t>
            </w:r>
          </w:p>
          <w:p w14:paraId="5D3F3B65" w14:textId="77777777" w:rsidR="004C7F73" w:rsidRDefault="004C7F73" w:rsidP="004C7F73">
            <w:pPr>
              <w:pStyle w:val="EngHang"/>
            </w:pPr>
            <w:r>
              <w:t>By Emperor Nero,</w:t>
            </w:r>
          </w:p>
          <w:p w14:paraId="5DD67E7C" w14:textId="77777777" w:rsidR="004C7F73" w:rsidRDefault="004C7F73" w:rsidP="004C7F73">
            <w:pPr>
              <w:pStyle w:val="EngHangEnd"/>
            </w:pPr>
            <w:r>
              <w:t>In the same day.</w:t>
            </w:r>
          </w:p>
        </w:tc>
        <w:tc>
          <w:tcPr>
            <w:tcW w:w="288" w:type="dxa"/>
          </w:tcPr>
          <w:p w14:paraId="08BF515D" w14:textId="77777777" w:rsidR="004C7F73" w:rsidRDefault="004C7F73" w:rsidP="004C7F73"/>
        </w:tc>
        <w:tc>
          <w:tcPr>
            <w:tcW w:w="288" w:type="dxa"/>
          </w:tcPr>
          <w:p w14:paraId="2EA108FF" w14:textId="77777777" w:rsidR="004C7F73" w:rsidRDefault="004C7F73" w:rsidP="004C7F73">
            <w:pPr>
              <w:pStyle w:val="CopticCross"/>
            </w:pPr>
          </w:p>
        </w:tc>
        <w:tc>
          <w:tcPr>
            <w:tcW w:w="3960" w:type="dxa"/>
          </w:tcPr>
          <w:p w14:paraId="72E2D88E" w14:textId="77777777" w:rsidR="004C7F73" w:rsidRDefault="004C7F73" w:rsidP="004C7F73">
            <w:pPr>
              <w:pStyle w:val="CopticVersemulti-line"/>
            </w:pPr>
            <w:r>
              <w:t>Ⲡⲁⲩⲗⲟⲥ ⲇⲉ ⲟⲛ ⲙ̀ⲡⲁⲓⲣⲏϯ:</w:t>
            </w:r>
          </w:p>
          <w:p w14:paraId="039AA917" w14:textId="77777777" w:rsidR="004C7F73" w:rsidRDefault="004C7F73" w:rsidP="004C7F73">
            <w:pPr>
              <w:pStyle w:val="CopticVersemulti-line"/>
            </w:pPr>
            <w:r>
              <w:t>ⲑⲩⲱ̀ⲗⲓ ⲛ̀ⲧⲉϥⲁ̀ⲫⲉ ⲙ̀ⲙⲁⲩ:</w:t>
            </w:r>
          </w:p>
          <w:p w14:paraId="5F55813D" w14:textId="77777777" w:rsidR="004C7F73" w:rsidRDefault="004C7F73" w:rsidP="004C7F73">
            <w:pPr>
              <w:pStyle w:val="CopticVersemulti-line"/>
            </w:pPr>
            <w:r>
              <w:t>ⲉ̀ⲃⲟⲗϩⲓⲧⲉⲛ ⲡ̀ⲟⲩⲣⲟ Ⲛⲓⲣⲟⲛ:</w:t>
            </w:r>
          </w:p>
          <w:p w14:paraId="6E4BEF9A" w14:textId="77777777" w:rsidR="004C7F73" w:rsidRDefault="004C7F73" w:rsidP="004C7F73">
            <w:pPr>
              <w:pStyle w:val="CopticHangingVerse"/>
            </w:pPr>
            <w:r>
              <w:t>ϧⲉⲛ ⲡⲓⲉ̀ϩⲟⲟⲩ ⲛ̀ⲟⲩⲱⲧ.</w:t>
            </w:r>
          </w:p>
        </w:tc>
      </w:tr>
      <w:tr w:rsidR="004C7F73" w14:paraId="180B6B53" w14:textId="77777777" w:rsidTr="004C7F73">
        <w:trPr>
          <w:cantSplit/>
          <w:jc w:val="center"/>
        </w:trPr>
        <w:tc>
          <w:tcPr>
            <w:tcW w:w="288" w:type="dxa"/>
          </w:tcPr>
          <w:p w14:paraId="4AB63FE1" w14:textId="77777777" w:rsidR="004C7F73" w:rsidRDefault="004C7F73" w:rsidP="004C7F73">
            <w:pPr>
              <w:pStyle w:val="CopticCross"/>
            </w:pPr>
            <w:r w:rsidRPr="00FB5ACB">
              <w:lastRenderedPageBreak/>
              <w:t>¿</w:t>
            </w:r>
          </w:p>
        </w:tc>
        <w:tc>
          <w:tcPr>
            <w:tcW w:w="3960" w:type="dxa"/>
          </w:tcPr>
          <w:p w14:paraId="4CBD8A4E" w14:textId="77777777" w:rsidR="004C7F73" w:rsidRDefault="004C7F73" w:rsidP="004C7F73">
            <w:pPr>
              <w:pStyle w:val="EngHang"/>
            </w:pPr>
            <w:r>
              <w:t>They received glory from Christ the King,</w:t>
            </w:r>
          </w:p>
          <w:p w14:paraId="1E6FBDEF" w14:textId="77777777" w:rsidR="004C7F73" w:rsidRDefault="004C7F73" w:rsidP="004C7F73">
            <w:pPr>
              <w:pStyle w:val="EngHang"/>
            </w:pPr>
            <w:r>
              <w:t>And rested with Him</w:t>
            </w:r>
          </w:p>
          <w:p w14:paraId="3FD64D5F" w14:textId="77777777" w:rsidR="004C7F73" w:rsidRDefault="004C7F73" w:rsidP="004C7F73">
            <w:pPr>
              <w:pStyle w:val="EngHang"/>
            </w:pPr>
            <w:r>
              <w:t>In His eternal Kingdom,</w:t>
            </w:r>
          </w:p>
          <w:p w14:paraId="1B62FD4C" w14:textId="77777777" w:rsidR="004C7F73" w:rsidRDefault="004C7F73" w:rsidP="004C7F73">
            <w:pPr>
              <w:pStyle w:val="EngHangEnd"/>
            </w:pPr>
            <w:commentRangeStart w:id="1664"/>
            <w:r>
              <w:t xml:space="preserve">With </w:t>
            </w:r>
            <w:commentRangeEnd w:id="1664"/>
            <w:r>
              <w:rPr>
                <w:rStyle w:val="CommentReference"/>
                <w:rFonts w:ascii="Times New Roman" w:eastAsiaTheme="minorHAnsi" w:hAnsi="Times New Roman" w:cstheme="minorBidi"/>
                <w:color w:val="auto"/>
              </w:rPr>
              <w:commentReference w:id="1664"/>
            </w:r>
            <w:r>
              <w:t>everlasting life.</w:t>
            </w:r>
          </w:p>
        </w:tc>
        <w:tc>
          <w:tcPr>
            <w:tcW w:w="288" w:type="dxa"/>
          </w:tcPr>
          <w:p w14:paraId="3F9C0089" w14:textId="77777777" w:rsidR="004C7F73" w:rsidRDefault="004C7F73" w:rsidP="004C7F73"/>
        </w:tc>
        <w:tc>
          <w:tcPr>
            <w:tcW w:w="288" w:type="dxa"/>
          </w:tcPr>
          <w:p w14:paraId="5ECD5CE3" w14:textId="77777777" w:rsidR="004C7F73" w:rsidRDefault="004C7F73" w:rsidP="004C7F73">
            <w:pPr>
              <w:pStyle w:val="CopticCross"/>
            </w:pPr>
            <w:r w:rsidRPr="00FB5ACB">
              <w:t>¿</w:t>
            </w:r>
          </w:p>
        </w:tc>
        <w:tc>
          <w:tcPr>
            <w:tcW w:w="3960" w:type="dxa"/>
          </w:tcPr>
          <w:p w14:paraId="0771577F" w14:textId="77777777" w:rsidR="004C7F73" w:rsidRDefault="004C7F73" w:rsidP="004C7F73">
            <w:pPr>
              <w:pStyle w:val="CopticVersemulti-line"/>
            </w:pPr>
            <w:r>
              <w:t>Ⲁⲩϣⲉⲡ ⲱ̀ⲟⲩ ϩⲁ ⲡ̀ⲟⲩⲣⲟ Ⲡⲭ̄ⲥ̄:</w:t>
            </w:r>
          </w:p>
          <w:p w14:paraId="22364D40" w14:textId="77777777" w:rsidR="004C7F73" w:rsidRDefault="004C7F73" w:rsidP="004C7F73">
            <w:pPr>
              <w:pStyle w:val="CopticVersemulti-line"/>
            </w:pPr>
            <w:r>
              <w:t>ⲟⲩⲟϩ ⲁⲩⲙ̀ⲧⲟⲛ ⲙ̀ⲙⲱⲟⲩ ⲛⲉⲙⲁϥ:</w:t>
            </w:r>
          </w:p>
          <w:p w14:paraId="183E46E0" w14:textId="77777777" w:rsidR="004C7F73" w:rsidRDefault="004C7F73" w:rsidP="004C7F73">
            <w:pPr>
              <w:pStyle w:val="CopticVersemulti-line"/>
            </w:pPr>
            <w:r>
              <w:t>ϧⲉⲛ ⲧⲉϥⲙⲉⲧⲟⲩⲣⲟ ⲛ̀ⲉ̀ⲛⲉϩ:</w:t>
            </w:r>
          </w:p>
          <w:p w14:paraId="2831C2D0" w14:textId="77777777" w:rsidR="004C7F73" w:rsidRDefault="004C7F73" w:rsidP="004C7F73">
            <w:pPr>
              <w:pStyle w:val="CopticHangingVerse"/>
            </w:pPr>
            <w:r>
              <w:t>ⲛⲉⲙ ⲡⲓⲱⲛϧ ⲉϥⲙⲏⲛ ⲉ̀ⲃⲟⲗ.</w:t>
            </w:r>
          </w:p>
        </w:tc>
      </w:tr>
      <w:tr w:rsidR="004C7F73" w14:paraId="28931892" w14:textId="77777777" w:rsidTr="004C7F73">
        <w:trPr>
          <w:cantSplit/>
          <w:jc w:val="center"/>
        </w:trPr>
        <w:tc>
          <w:tcPr>
            <w:tcW w:w="288" w:type="dxa"/>
          </w:tcPr>
          <w:p w14:paraId="092106C1" w14:textId="77777777" w:rsidR="004C7F73" w:rsidRPr="00FB5ACB" w:rsidRDefault="004C7F73" w:rsidP="004C7F73">
            <w:pPr>
              <w:pStyle w:val="CopticCross"/>
            </w:pPr>
          </w:p>
        </w:tc>
        <w:tc>
          <w:tcPr>
            <w:tcW w:w="3960" w:type="dxa"/>
          </w:tcPr>
          <w:p w14:paraId="530CC50C" w14:textId="77777777" w:rsidR="004C7F73" w:rsidRDefault="004C7F73" w:rsidP="004C7F73">
            <w:pPr>
              <w:pStyle w:val="EngHang"/>
            </w:pPr>
            <w:r>
              <w:t>And we, too, honour them,</w:t>
            </w:r>
          </w:p>
          <w:p w14:paraId="2BF03A46" w14:textId="77777777" w:rsidR="004C7F73" w:rsidRDefault="004C7F73" w:rsidP="004C7F73">
            <w:pPr>
              <w:pStyle w:val="EngHang"/>
            </w:pPr>
            <w:r>
              <w:t>With David the King and Psalmist,</w:t>
            </w:r>
          </w:p>
          <w:p w14:paraId="39F84BE6" w14:textId="77777777" w:rsidR="004C7F73" w:rsidRDefault="004C7F73" w:rsidP="004C7F73">
            <w:pPr>
              <w:pStyle w:val="EngHang"/>
            </w:pPr>
            <w:r>
              <w:t xml:space="preserve">“Their </w:t>
            </w:r>
            <w:commentRangeStart w:id="1665"/>
            <w:commentRangeStart w:id="1666"/>
            <w:r>
              <w:t xml:space="preserve">sound </w:t>
            </w:r>
            <w:commentRangeEnd w:id="1665"/>
            <w:r>
              <w:rPr>
                <w:rStyle w:val="CommentReference"/>
                <w:rFonts w:ascii="Times New Roman" w:eastAsiaTheme="minorHAnsi" w:hAnsi="Times New Roman" w:cstheme="minorBidi"/>
                <w:color w:val="auto"/>
              </w:rPr>
              <w:commentReference w:id="1665"/>
            </w:r>
            <w:commentRangeEnd w:id="1666"/>
            <w:r>
              <w:rPr>
                <w:rStyle w:val="CommentReference"/>
                <w:rFonts w:ascii="Times New Roman" w:eastAsiaTheme="minorHAnsi" w:hAnsi="Times New Roman" w:cstheme="minorBidi"/>
                <w:color w:val="auto"/>
              </w:rPr>
              <w:commentReference w:id="1666"/>
            </w:r>
            <w:r>
              <w:t>went forth</w:t>
            </w:r>
          </w:p>
          <w:p w14:paraId="05848070" w14:textId="77777777" w:rsidR="004C7F73" w:rsidRDefault="004C7F73" w:rsidP="004C7F73">
            <w:pPr>
              <w:pStyle w:val="EngHangEnd"/>
            </w:pPr>
            <w:r>
              <w:t>Into all the earth.”</w:t>
            </w:r>
          </w:p>
        </w:tc>
        <w:tc>
          <w:tcPr>
            <w:tcW w:w="288" w:type="dxa"/>
          </w:tcPr>
          <w:p w14:paraId="473FFFE9" w14:textId="77777777" w:rsidR="004C7F73" w:rsidRDefault="004C7F73" w:rsidP="004C7F73"/>
        </w:tc>
        <w:tc>
          <w:tcPr>
            <w:tcW w:w="288" w:type="dxa"/>
          </w:tcPr>
          <w:p w14:paraId="7D496276" w14:textId="77777777" w:rsidR="004C7F73" w:rsidRPr="00FB5ACB" w:rsidRDefault="004C7F73" w:rsidP="004C7F73">
            <w:pPr>
              <w:pStyle w:val="CopticCross"/>
            </w:pPr>
          </w:p>
        </w:tc>
        <w:tc>
          <w:tcPr>
            <w:tcW w:w="3960" w:type="dxa"/>
          </w:tcPr>
          <w:p w14:paraId="03533A63" w14:textId="77777777" w:rsidR="004C7F73" w:rsidRDefault="004C7F73" w:rsidP="004C7F73">
            <w:pPr>
              <w:pStyle w:val="CopticVersemulti-line"/>
            </w:pPr>
            <w:r>
              <w:t>Ⲁⲛⲟⲛ ⲇⲉ ϩⲱⲛ ⲧⲉⲛⲧⲁⲓⲟ̀ ⲙ̀ⲙⲱⲟⲩ:</w:t>
            </w:r>
          </w:p>
          <w:p w14:paraId="2AF3A2A3" w14:textId="77777777" w:rsidR="004C7F73" w:rsidRDefault="004C7F73" w:rsidP="004C7F73">
            <w:pPr>
              <w:pStyle w:val="CopticVersemulti-line"/>
            </w:pPr>
            <w:r>
              <w:t>ⲛⲉⲙ Ⲇⲁⲩⲓⲇ ⲡ̀ⲟⲩⲣⲟ ⲡⲓϩⲩⲙⲛⲟⲇⲟⲥ:</w:t>
            </w:r>
          </w:p>
          <w:p w14:paraId="5FB3034F" w14:textId="77777777" w:rsidR="004C7F73" w:rsidRDefault="004C7F73" w:rsidP="004C7F73">
            <w:pPr>
              <w:pStyle w:val="CopticVersemulti-line"/>
            </w:pPr>
            <w:r>
              <w:t>ϫⲉ ⲁ̀ⲡⲟⲩϧ̀ⲣⲱⲟⲩ ϣⲉⲛⲁϥ ⲉ̀ⲃⲟⲗ:</w:t>
            </w:r>
          </w:p>
          <w:p w14:paraId="7192D21A" w14:textId="77777777" w:rsidR="004C7F73" w:rsidRDefault="004C7F73" w:rsidP="004C7F73">
            <w:pPr>
              <w:pStyle w:val="CopticHangingVerse"/>
            </w:pPr>
            <w:r>
              <w:t>ϩⲓϫⲉⲛ ⲡ̀ϩⲟ ⲙ̀ⲡ̀ⲕⲁϩⲓ ⲧⲏⲣϥ.</w:t>
            </w:r>
          </w:p>
        </w:tc>
      </w:tr>
      <w:tr w:rsidR="004C7F73" w14:paraId="73C5D031" w14:textId="77777777" w:rsidTr="004C7F73">
        <w:trPr>
          <w:cantSplit/>
          <w:jc w:val="center"/>
        </w:trPr>
        <w:tc>
          <w:tcPr>
            <w:tcW w:w="288" w:type="dxa"/>
          </w:tcPr>
          <w:p w14:paraId="2E226CE3" w14:textId="77777777" w:rsidR="004C7F73" w:rsidRPr="00FB5ACB" w:rsidRDefault="00306181" w:rsidP="004C7F73">
            <w:pPr>
              <w:pStyle w:val="CopticCross"/>
            </w:pPr>
            <w:r w:rsidRPr="00FB5ACB">
              <w:t>¿</w:t>
            </w:r>
          </w:p>
        </w:tc>
        <w:tc>
          <w:tcPr>
            <w:tcW w:w="3960" w:type="dxa"/>
          </w:tcPr>
          <w:p w14:paraId="79B7FDC1" w14:textId="77777777" w:rsidR="004C7F73" w:rsidRDefault="004C7F73" w:rsidP="004C7F73">
            <w:pPr>
              <w:pStyle w:val="EngHang"/>
            </w:pPr>
            <w:r>
              <w:t>Pray to the Lord on our behalf,</w:t>
            </w:r>
          </w:p>
          <w:p w14:paraId="228EC548" w14:textId="77777777" w:rsidR="004C7F73" w:rsidRDefault="004C7F73" w:rsidP="004C7F73">
            <w:pPr>
              <w:pStyle w:val="EngHang"/>
            </w:pPr>
            <w:r>
              <w:t>O my lords and fathers, the Apostles,</w:t>
            </w:r>
          </w:p>
          <w:p w14:paraId="5A3331D9" w14:textId="77777777" w:rsidR="004C7F73" w:rsidRDefault="004C7F73" w:rsidP="004C7F73">
            <w:pPr>
              <w:pStyle w:val="EngHang"/>
            </w:pPr>
            <w:r>
              <w:t>Our father Peter and our teacher Paul,</w:t>
            </w:r>
          </w:p>
          <w:p w14:paraId="790C31BD" w14:textId="77777777" w:rsidR="004C7F73" w:rsidRDefault="004C7F73" w:rsidP="004C7F73">
            <w:pPr>
              <w:pStyle w:val="EngHangEnd"/>
            </w:pPr>
            <w:r>
              <w:t>That He may forgive us our sins.</w:t>
            </w:r>
          </w:p>
        </w:tc>
        <w:tc>
          <w:tcPr>
            <w:tcW w:w="288" w:type="dxa"/>
          </w:tcPr>
          <w:p w14:paraId="63DD0CAE" w14:textId="77777777" w:rsidR="004C7F73" w:rsidRDefault="004C7F73" w:rsidP="004C7F73"/>
        </w:tc>
        <w:tc>
          <w:tcPr>
            <w:tcW w:w="288" w:type="dxa"/>
          </w:tcPr>
          <w:p w14:paraId="323C5424" w14:textId="77777777" w:rsidR="004C7F73" w:rsidRPr="00FB5ACB" w:rsidRDefault="00306181" w:rsidP="004C7F73">
            <w:pPr>
              <w:pStyle w:val="CopticCross"/>
            </w:pPr>
            <w:r w:rsidRPr="00FB5ACB">
              <w:t>¿</w:t>
            </w:r>
          </w:p>
        </w:tc>
        <w:tc>
          <w:tcPr>
            <w:tcW w:w="3960" w:type="dxa"/>
          </w:tcPr>
          <w:p w14:paraId="4F74B641" w14:textId="77777777" w:rsidR="004C7F73" w:rsidRDefault="004C7F73" w:rsidP="004C7F73">
            <w:pPr>
              <w:pStyle w:val="CopticVersemulti-line"/>
            </w:pPr>
            <w:r>
              <w:t>Ⲧⲱⲃϩ ⲙ̀Ⲡⲟ̄ⲥ̄ ⲉ̀ϩ̀ⲣⲏⲓ ⲉ̀ϫⲱⲛ:</w:t>
            </w:r>
          </w:p>
          <w:p w14:paraId="4B80B8E6" w14:textId="77777777" w:rsidR="004C7F73" w:rsidRDefault="004C7F73" w:rsidP="004C7F73">
            <w:pPr>
              <w:pStyle w:val="CopticVersemulti-line"/>
            </w:pPr>
            <w:r>
              <w:t>ⲱ̀ ⲛⲁⲟ̄ⲥ̄ ⲛ̀ⲓⲟϯ ⲛ̀ⲁ̀ⲡⲟⲥⲧⲟⲗⲟⲥ:</w:t>
            </w:r>
          </w:p>
          <w:p w14:paraId="24422EDE" w14:textId="77777777" w:rsidR="004C7F73" w:rsidRDefault="004C7F73" w:rsidP="004C7F73">
            <w:pPr>
              <w:pStyle w:val="CopticVersemulti-line"/>
            </w:pPr>
            <w:r>
              <w:t>ⲡⲉⲛⲓⲱⲧ Ⲡⲉⲧⲣⲟⲥ ⲛⲉⲙ ⲡⲉⲛⲥⲁϧ Ⲡⲁⲩⲗⲟⲥ:</w:t>
            </w:r>
          </w:p>
          <w:p w14:paraId="1A0CAFED" w14:textId="77777777" w:rsidR="004C7F73" w:rsidRDefault="004C7F73" w:rsidP="004C7F73">
            <w:pPr>
              <w:pStyle w:val="CopticHangingVerse"/>
            </w:pPr>
            <w:r>
              <w:t>ⲛ̀ⲧⲉϥⲭⲁ ⲛⲉⲛⲛⲟⲃⲓ ⲛⲁⲛ ⲉ̀ⲃⲟⲗ.</w:t>
            </w:r>
          </w:p>
        </w:tc>
      </w:tr>
    </w:tbl>
    <w:p w14:paraId="06D0D161" w14:textId="77777777" w:rsidR="00306181" w:rsidRDefault="00306181" w:rsidP="00306181">
      <w:pPr>
        <w:pStyle w:val="Heading4"/>
      </w:pPr>
      <w:bookmarkStart w:id="1667" w:name="_Ref434488724"/>
      <w:r>
        <w:t>The Doxology of St. Paul</w:t>
      </w:r>
      <w:bookmarkEnd w:id="16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06181" w14:paraId="5A6D1D1B" w14:textId="77777777" w:rsidTr="00BC160E">
        <w:trPr>
          <w:cantSplit/>
          <w:jc w:val="center"/>
        </w:trPr>
        <w:tc>
          <w:tcPr>
            <w:tcW w:w="288" w:type="dxa"/>
          </w:tcPr>
          <w:p w14:paraId="13FD272B" w14:textId="77777777" w:rsidR="00306181" w:rsidRDefault="00306181" w:rsidP="00BC160E">
            <w:pPr>
              <w:pStyle w:val="CopticCross"/>
            </w:pPr>
          </w:p>
        </w:tc>
        <w:tc>
          <w:tcPr>
            <w:tcW w:w="3960" w:type="dxa"/>
          </w:tcPr>
          <w:p w14:paraId="71D4678C" w14:textId="77777777" w:rsidR="00306181" w:rsidRDefault="00306181" w:rsidP="00306181">
            <w:pPr>
              <w:pStyle w:val="EngHang"/>
            </w:pPr>
            <w:r>
              <w:t>O blessed and holy one,</w:t>
            </w:r>
          </w:p>
          <w:p w14:paraId="7C955846" w14:textId="77777777" w:rsidR="00306181" w:rsidRDefault="00306181" w:rsidP="00306181">
            <w:pPr>
              <w:pStyle w:val="EngHang"/>
            </w:pPr>
            <w:r>
              <w:t>The Teacher of the world,</w:t>
            </w:r>
          </w:p>
          <w:p w14:paraId="08685D5C" w14:textId="77777777" w:rsidR="00306181" w:rsidRDefault="00306181" w:rsidP="00306181">
            <w:pPr>
              <w:pStyle w:val="EngHang"/>
            </w:pPr>
            <w:r>
              <w:t>Our wise teacher, Paul,</w:t>
            </w:r>
          </w:p>
          <w:p w14:paraId="26D24380" w14:textId="77777777" w:rsidR="00306181" w:rsidRDefault="00306181" w:rsidP="00306181">
            <w:pPr>
              <w:pStyle w:val="EngHangEnd"/>
            </w:pPr>
            <w:r>
              <w:t>Whose voice is sweet.</w:t>
            </w:r>
            <w:r>
              <w:rPr>
                <w:rStyle w:val="CommentReference"/>
                <w:rFonts w:ascii="Times New Roman" w:eastAsiaTheme="minorHAnsi" w:hAnsi="Times New Roman" w:cstheme="minorBidi"/>
                <w:color w:val="auto"/>
              </w:rPr>
              <w:commentReference w:id="1668"/>
            </w:r>
          </w:p>
        </w:tc>
        <w:tc>
          <w:tcPr>
            <w:tcW w:w="288" w:type="dxa"/>
          </w:tcPr>
          <w:p w14:paraId="6B745E5D" w14:textId="77777777" w:rsidR="00306181" w:rsidRDefault="00306181" w:rsidP="00BC160E"/>
        </w:tc>
        <w:tc>
          <w:tcPr>
            <w:tcW w:w="288" w:type="dxa"/>
          </w:tcPr>
          <w:p w14:paraId="6A54FFF5" w14:textId="77777777" w:rsidR="00306181" w:rsidRDefault="00306181" w:rsidP="00BC160E">
            <w:pPr>
              <w:pStyle w:val="CopticCross"/>
            </w:pPr>
          </w:p>
        </w:tc>
        <w:tc>
          <w:tcPr>
            <w:tcW w:w="3960" w:type="dxa"/>
          </w:tcPr>
          <w:p w14:paraId="59EC42AD" w14:textId="77777777" w:rsidR="00306181" w:rsidRDefault="00306181" w:rsidP="00306181">
            <w:pPr>
              <w:pStyle w:val="CopticVersemulti-line"/>
            </w:pPr>
            <w:r>
              <w:t>Ⲱⲫⲏⲉⲑⲟⲩⲁⲃ ⲙ̀ⲙⲁⲕⲁⲣⲓⲟⲩⲥ:</w:t>
            </w:r>
          </w:p>
          <w:p w14:paraId="57C6DD88" w14:textId="77777777" w:rsidR="00306181" w:rsidRDefault="00306181" w:rsidP="00306181">
            <w:pPr>
              <w:pStyle w:val="CopticVersemulti-line"/>
            </w:pPr>
            <w:r>
              <w:t>ⲡ̀ⲥⲁϧ ⲛ̀ϯⲟⲓⲕⲟⲩⲙⲉⲛⲏ:</w:t>
            </w:r>
          </w:p>
          <w:p w14:paraId="032D9FD3" w14:textId="77777777" w:rsidR="00306181" w:rsidRDefault="00306181" w:rsidP="00306181">
            <w:pPr>
              <w:pStyle w:val="CopticVersemulti-line"/>
            </w:pPr>
            <w:r>
              <w:t>ⲡⲉⲛⲥϧ Ⲡⲁⲩⲗⲟⲥ ⲫⲁ ⲡⲓⲥⲟⲫⲟⲥ:</w:t>
            </w:r>
          </w:p>
          <w:p w14:paraId="085906F8" w14:textId="77777777" w:rsidR="00306181" w:rsidRPr="00C35319" w:rsidRDefault="00306181" w:rsidP="00306181">
            <w:pPr>
              <w:pStyle w:val="CopticHangingVerse"/>
            </w:pPr>
            <w:r>
              <w:t>ⲫ̀ⲗⲁⲥ ⲛ̀ⲧⲉ ⲡⲓⲥ̀ⲏⲟⲓⲛⲟⲩϥⲓ.</w:t>
            </w:r>
          </w:p>
        </w:tc>
      </w:tr>
      <w:tr w:rsidR="00306181" w14:paraId="27D7D9D7" w14:textId="77777777" w:rsidTr="00BC160E">
        <w:trPr>
          <w:cantSplit/>
          <w:jc w:val="center"/>
        </w:trPr>
        <w:tc>
          <w:tcPr>
            <w:tcW w:w="288" w:type="dxa"/>
          </w:tcPr>
          <w:p w14:paraId="27026A72" w14:textId="77777777" w:rsidR="00306181" w:rsidRDefault="00306181" w:rsidP="00BC160E">
            <w:pPr>
              <w:pStyle w:val="CopticCross"/>
            </w:pPr>
            <w:r w:rsidRPr="00FB5ACB">
              <w:t>¿</w:t>
            </w:r>
          </w:p>
        </w:tc>
        <w:tc>
          <w:tcPr>
            <w:tcW w:w="3960" w:type="dxa"/>
          </w:tcPr>
          <w:p w14:paraId="22BA5335" w14:textId="77777777" w:rsidR="00306181" w:rsidRDefault="00306181" w:rsidP="00306181">
            <w:pPr>
              <w:pStyle w:val="EngHang"/>
            </w:pPr>
            <w:r>
              <w:t>You were persecuting the Church,</w:t>
            </w:r>
          </w:p>
          <w:p w14:paraId="6116F025" w14:textId="77777777" w:rsidR="00306181" w:rsidRDefault="00306181" w:rsidP="00306181">
            <w:pPr>
              <w:pStyle w:val="EngHang"/>
            </w:pPr>
            <w:r>
              <w:t>Trying to destroy her;</w:t>
            </w:r>
          </w:p>
          <w:p w14:paraId="480797C1" w14:textId="77777777" w:rsidR="00306181" w:rsidRDefault="00306181" w:rsidP="00306181">
            <w:pPr>
              <w:pStyle w:val="EngHang"/>
            </w:pPr>
            <w:r>
              <w:t>But then it pleased God</w:t>
            </w:r>
          </w:p>
          <w:p w14:paraId="6655988F" w14:textId="77777777" w:rsidR="00306181" w:rsidRPr="00AB2F8A" w:rsidRDefault="00306181" w:rsidP="00306181">
            <w:pPr>
              <w:pStyle w:val="EngHangEnd"/>
            </w:pPr>
            <w:r>
              <w:t>To reveal His Son in you,</w:t>
            </w:r>
          </w:p>
        </w:tc>
        <w:tc>
          <w:tcPr>
            <w:tcW w:w="288" w:type="dxa"/>
          </w:tcPr>
          <w:p w14:paraId="7CCA90CB" w14:textId="77777777" w:rsidR="00306181" w:rsidRDefault="00306181" w:rsidP="00BC160E"/>
        </w:tc>
        <w:tc>
          <w:tcPr>
            <w:tcW w:w="288" w:type="dxa"/>
          </w:tcPr>
          <w:p w14:paraId="0221BCB4" w14:textId="77777777" w:rsidR="00306181" w:rsidRDefault="00306181" w:rsidP="00BC160E">
            <w:pPr>
              <w:pStyle w:val="CopticCross"/>
            </w:pPr>
            <w:r w:rsidRPr="00FB5ACB">
              <w:t>¿</w:t>
            </w:r>
          </w:p>
        </w:tc>
        <w:tc>
          <w:tcPr>
            <w:tcW w:w="3960" w:type="dxa"/>
          </w:tcPr>
          <w:p w14:paraId="6350E9BB" w14:textId="77777777" w:rsidR="00306181" w:rsidRDefault="00306181" w:rsidP="00306181">
            <w:pPr>
              <w:pStyle w:val="CopticVersemulti-line"/>
            </w:pPr>
            <w:r>
              <w:t>Ⲛⲁⲕϭⲟϫⲓ ⲛ̀ⲥⲁ ϯⲉⲕⲕⲗⲏⲥⲓⲁ̀:</w:t>
            </w:r>
          </w:p>
          <w:p w14:paraId="32238873" w14:textId="77777777" w:rsidR="00306181" w:rsidRDefault="00306181" w:rsidP="00306181">
            <w:pPr>
              <w:pStyle w:val="CopticVersemulti-line"/>
            </w:pPr>
            <w:r>
              <w:t>ⲛⲁⲕϣⲱϥ ⲙ̀ⲙⲟⲥ ϧⲉⲛ ⲟⲩⲙⲉⲧϩⲟⲩⲟ:</w:t>
            </w:r>
          </w:p>
          <w:p w14:paraId="18366245" w14:textId="77777777" w:rsidR="00306181" w:rsidRDefault="00306181" w:rsidP="00306181">
            <w:pPr>
              <w:pStyle w:val="CopticVersemulti-line"/>
            </w:pPr>
            <w:r>
              <w:t>ⲁⲗⲗⲁ ⲁϥϯⲙⲁϯ ⲛ̀ϫⲉ ⲫϯ:</w:t>
            </w:r>
          </w:p>
          <w:p w14:paraId="7964B745" w14:textId="77777777" w:rsidR="00306181" w:rsidRPr="00CF5919" w:rsidRDefault="00306181" w:rsidP="00306181">
            <w:pPr>
              <w:pStyle w:val="CopticHangingVerse"/>
            </w:pPr>
            <w:r>
              <w:t>ⲉ̀ϭⲱⲣⲡ ⲙ̀ⲡⲉϥϣⲏⲣⲓ ⲉ̀ⲃⲟⲗ ⲛ̀ϧⲏⲧⲕ.</w:t>
            </w:r>
          </w:p>
        </w:tc>
      </w:tr>
      <w:tr w:rsidR="00306181" w14:paraId="44DDC19D" w14:textId="77777777" w:rsidTr="00BC160E">
        <w:trPr>
          <w:cantSplit/>
          <w:jc w:val="center"/>
        </w:trPr>
        <w:tc>
          <w:tcPr>
            <w:tcW w:w="288" w:type="dxa"/>
          </w:tcPr>
          <w:p w14:paraId="1ECCC5AE" w14:textId="77777777" w:rsidR="00306181" w:rsidRDefault="00306181" w:rsidP="00BC160E">
            <w:pPr>
              <w:pStyle w:val="CopticCross"/>
            </w:pPr>
          </w:p>
        </w:tc>
        <w:tc>
          <w:tcPr>
            <w:tcW w:w="3960" w:type="dxa"/>
          </w:tcPr>
          <w:p w14:paraId="30C85D02" w14:textId="77777777" w:rsidR="00306181" w:rsidRDefault="00306181" w:rsidP="00306181">
            <w:pPr>
              <w:pStyle w:val="EngHang"/>
            </w:pPr>
            <w:r>
              <w:t>That you may be an elect vessel</w:t>
            </w:r>
          </w:p>
          <w:p w14:paraId="11A4E36E" w14:textId="77777777" w:rsidR="00306181" w:rsidRDefault="00306181" w:rsidP="00306181">
            <w:pPr>
              <w:pStyle w:val="EngHang"/>
            </w:pPr>
            <w:r>
              <w:t>Of our Lord Jesus Christ,</w:t>
            </w:r>
          </w:p>
          <w:p w14:paraId="7DB5B44C" w14:textId="77777777" w:rsidR="00306181" w:rsidRDefault="00306181" w:rsidP="00306181">
            <w:pPr>
              <w:pStyle w:val="EngHang"/>
            </w:pPr>
            <w:r>
              <w:t>To bear His Name</w:t>
            </w:r>
          </w:p>
          <w:p w14:paraId="3ED2B06F" w14:textId="77777777" w:rsidR="00306181" w:rsidRPr="004B35B0" w:rsidRDefault="00306181" w:rsidP="00306181">
            <w:pPr>
              <w:pStyle w:val="EngHangEnd"/>
            </w:pPr>
            <w:commentRangeStart w:id="1669"/>
            <w:r>
              <w:t xml:space="preserve">To </w:t>
            </w:r>
            <w:commentRangeEnd w:id="1669"/>
            <w:r>
              <w:rPr>
                <w:rStyle w:val="CommentReference"/>
                <w:rFonts w:ascii="Times New Roman" w:eastAsiaTheme="minorHAnsi" w:hAnsi="Times New Roman" w:cstheme="minorBidi"/>
                <w:color w:val="auto"/>
              </w:rPr>
              <w:commentReference w:id="1669"/>
            </w:r>
            <w:r>
              <w:t xml:space="preserve">all the </w:t>
            </w:r>
            <w:commentRangeStart w:id="1670"/>
            <w:r>
              <w:t>Gentiles</w:t>
            </w:r>
            <w:commentRangeEnd w:id="1670"/>
            <w:r>
              <w:rPr>
                <w:rStyle w:val="CommentReference"/>
                <w:rFonts w:ascii="Times New Roman" w:eastAsiaTheme="minorHAnsi" w:hAnsi="Times New Roman" w:cstheme="minorBidi"/>
                <w:color w:val="auto"/>
              </w:rPr>
              <w:commentReference w:id="1670"/>
            </w:r>
            <w:r>
              <w:t>.</w:t>
            </w:r>
          </w:p>
        </w:tc>
        <w:tc>
          <w:tcPr>
            <w:tcW w:w="288" w:type="dxa"/>
          </w:tcPr>
          <w:p w14:paraId="33C770A9" w14:textId="77777777" w:rsidR="00306181" w:rsidRDefault="00306181" w:rsidP="00BC160E"/>
        </w:tc>
        <w:tc>
          <w:tcPr>
            <w:tcW w:w="288" w:type="dxa"/>
          </w:tcPr>
          <w:p w14:paraId="0539D12D" w14:textId="77777777" w:rsidR="00306181" w:rsidRDefault="00306181" w:rsidP="00BC160E">
            <w:pPr>
              <w:pStyle w:val="CopticCross"/>
            </w:pPr>
          </w:p>
        </w:tc>
        <w:tc>
          <w:tcPr>
            <w:tcW w:w="3960" w:type="dxa"/>
          </w:tcPr>
          <w:p w14:paraId="161A4D4B" w14:textId="77777777" w:rsidR="00306181" w:rsidRDefault="00306181" w:rsidP="00306181">
            <w:pPr>
              <w:pStyle w:val="CopticVersemulti-line"/>
            </w:pPr>
            <w:r>
              <w:t>Ⲛⲧⲉⲕⲉⲣ ⲟⲩⲥ̀ⲕⲉⲩⲟⲥ ⲉϥⲥⲱⲧⲡ:</w:t>
            </w:r>
          </w:p>
          <w:p w14:paraId="0A13F497" w14:textId="77777777" w:rsidR="00306181" w:rsidRDefault="00306181" w:rsidP="00306181">
            <w:pPr>
              <w:pStyle w:val="CopticVersemulti-line"/>
            </w:pPr>
            <w:r>
              <w:t>ⲙ̀Ⲡⲉⲛⲟⲥ Ⲓⲏ̄ⲥ̄ Ⲡⲭ̄ⲥ̄:</w:t>
            </w:r>
          </w:p>
          <w:p w14:paraId="3A9AFD21" w14:textId="77777777" w:rsidR="00306181" w:rsidRDefault="00306181" w:rsidP="00306181">
            <w:pPr>
              <w:pStyle w:val="CopticVersemulti-line"/>
            </w:pPr>
            <w:r>
              <w:t>ⲉⲑⲣⲉⲕⲧⲁⲱⲟⲩⲛ ϧⲁ ⲡⲉϥⲣⲁⲛ:</w:t>
            </w:r>
          </w:p>
          <w:p w14:paraId="66ED9E46" w14:textId="77777777" w:rsidR="00306181" w:rsidRDefault="00306181" w:rsidP="00306181">
            <w:pPr>
              <w:pStyle w:val="CopticHangingVerse"/>
            </w:pPr>
            <w:r>
              <w:t>ⲙ̀ⲡⲉⲙ̀ⲑⲟ ⲛ̀ⲛⲓⲉⲑⲛⲟⲥ ⲧⲏⲣⲟⲩ.</w:t>
            </w:r>
          </w:p>
        </w:tc>
      </w:tr>
      <w:tr w:rsidR="00306181" w14:paraId="2EE46A66" w14:textId="77777777" w:rsidTr="00BC160E">
        <w:trPr>
          <w:cantSplit/>
          <w:jc w:val="center"/>
        </w:trPr>
        <w:tc>
          <w:tcPr>
            <w:tcW w:w="288" w:type="dxa"/>
          </w:tcPr>
          <w:p w14:paraId="0A598A3E" w14:textId="77777777" w:rsidR="00306181" w:rsidRDefault="00306181" w:rsidP="00BC160E">
            <w:pPr>
              <w:pStyle w:val="CopticCross"/>
            </w:pPr>
            <w:r w:rsidRPr="00FB5ACB">
              <w:lastRenderedPageBreak/>
              <w:t>¿</w:t>
            </w:r>
          </w:p>
        </w:tc>
        <w:tc>
          <w:tcPr>
            <w:tcW w:w="3960" w:type="dxa"/>
          </w:tcPr>
          <w:p w14:paraId="281916B6" w14:textId="77777777" w:rsidR="00306181" w:rsidRDefault="00306181" w:rsidP="00306181">
            <w:pPr>
              <w:pStyle w:val="EngHang"/>
            </w:pPr>
            <w:r>
              <w:t>You saw the Lord in the way,</w:t>
            </w:r>
          </w:p>
          <w:p w14:paraId="658901B5" w14:textId="77777777" w:rsidR="00306181" w:rsidRDefault="00306181" w:rsidP="00306181">
            <w:pPr>
              <w:pStyle w:val="EngHang"/>
            </w:pPr>
            <w:r>
              <w:t>And He spoke with you,</w:t>
            </w:r>
          </w:p>
          <w:p w14:paraId="5413626E" w14:textId="77777777" w:rsidR="00306181" w:rsidRDefault="00306181" w:rsidP="00306181">
            <w:pPr>
              <w:pStyle w:val="EngHang"/>
            </w:pPr>
            <w:r>
              <w:t>Then worked unique miracles</w:t>
            </w:r>
          </w:p>
          <w:p w14:paraId="06B40276" w14:textId="77777777" w:rsidR="00306181" w:rsidRDefault="00306181" w:rsidP="00306181">
            <w:pPr>
              <w:pStyle w:val="EngHangEnd"/>
            </w:pPr>
            <w:r>
              <w:t>By your hands.</w:t>
            </w:r>
          </w:p>
        </w:tc>
        <w:tc>
          <w:tcPr>
            <w:tcW w:w="288" w:type="dxa"/>
          </w:tcPr>
          <w:p w14:paraId="42CF1CF1" w14:textId="77777777" w:rsidR="00306181" w:rsidRDefault="00306181" w:rsidP="00BC160E"/>
        </w:tc>
        <w:tc>
          <w:tcPr>
            <w:tcW w:w="288" w:type="dxa"/>
          </w:tcPr>
          <w:p w14:paraId="1E962C9C" w14:textId="77777777" w:rsidR="00306181" w:rsidRDefault="00306181" w:rsidP="00BC160E">
            <w:pPr>
              <w:pStyle w:val="CopticCross"/>
            </w:pPr>
            <w:r w:rsidRPr="00FB5ACB">
              <w:t>¿</w:t>
            </w:r>
          </w:p>
        </w:tc>
        <w:tc>
          <w:tcPr>
            <w:tcW w:w="3960" w:type="dxa"/>
          </w:tcPr>
          <w:p w14:paraId="023A1519" w14:textId="77777777" w:rsidR="00306181" w:rsidRDefault="00306181" w:rsidP="00306181">
            <w:pPr>
              <w:pStyle w:val="CopticVersemulti-line"/>
            </w:pPr>
            <w:r>
              <w:t>Ϩ̀ⲓ ⲡⲓⲙⲱⲓⲧ ⲁⲕⲛⲁⲩ ⲉ̀Ⲡⲟ̄ⲥ̄:</w:t>
            </w:r>
          </w:p>
          <w:p w14:paraId="09480AF2" w14:textId="77777777" w:rsidR="00306181" w:rsidRDefault="00306181" w:rsidP="00306181">
            <w:pPr>
              <w:pStyle w:val="CopticVersemulti-line"/>
            </w:pPr>
            <w:r>
              <w:t>ⲟⲩⲟϩ ⲁϥⲥⲁϫⲓ ⲛⲉⲙⲁⲕ:</w:t>
            </w:r>
          </w:p>
          <w:p w14:paraId="2BD8957F" w14:textId="77777777" w:rsidR="00306181" w:rsidRDefault="00306181" w:rsidP="00306181">
            <w:pPr>
              <w:pStyle w:val="CopticVersemulti-line"/>
            </w:pPr>
            <w:r>
              <w:t>ⲛⲁϥⲓ̀ⲣⲓ ⲉ̀ⲃⲟⲗϩⲓⲧⲉⲛ ⲛⲉⲕϫⲓϫ:</w:t>
            </w:r>
          </w:p>
          <w:p w14:paraId="2EEC00B8" w14:textId="77777777" w:rsidR="00306181" w:rsidRDefault="00306181" w:rsidP="00306181">
            <w:pPr>
              <w:pStyle w:val="CopticHangingVerse"/>
            </w:pPr>
            <w:r>
              <w:t>ⲛ̀ϩⲁⲛϫⲟⲙ ⲛ̀ϩⲁⲛⲕⲟⲩϫⲓ ⲁⲛ.</w:t>
            </w:r>
          </w:p>
        </w:tc>
      </w:tr>
      <w:tr w:rsidR="00306181" w14:paraId="1A14FF1C" w14:textId="77777777" w:rsidTr="00BC160E">
        <w:trPr>
          <w:cantSplit/>
          <w:jc w:val="center"/>
        </w:trPr>
        <w:tc>
          <w:tcPr>
            <w:tcW w:w="288" w:type="dxa"/>
          </w:tcPr>
          <w:p w14:paraId="0BD29B32" w14:textId="77777777" w:rsidR="00306181" w:rsidRDefault="00306181" w:rsidP="00BC160E">
            <w:pPr>
              <w:pStyle w:val="CopticCross"/>
            </w:pPr>
          </w:p>
        </w:tc>
        <w:tc>
          <w:tcPr>
            <w:tcW w:w="3960" w:type="dxa"/>
          </w:tcPr>
          <w:p w14:paraId="2998779D" w14:textId="77777777" w:rsidR="00306181" w:rsidRDefault="00306181" w:rsidP="00306181">
            <w:pPr>
              <w:pStyle w:val="EngHang"/>
            </w:pPr>
            <w:r>
              <w:t>Your labours were abundant,</w:t>
            </w:r>
          </w:p>
          <w:p w14:paraId="593184D5" w14:textId="77777777" w:rsidR="00306181" w:rsidRDefault="00306181" w:rsidP="00306181">
            <w:pPr>
              <w:pStyle w:val="EngHang"/>
            </w:pPr>
            <w:r>
              <w:t>Exceeding all the Apostles,</w:t>
            </w:r>
          </w:p>
          <w:p w14:paraId="5BC1C9D0" w14:textId="77777777" w:rsidR="00306181" w:rsidRDefault="00306181" w:rsidP="00306181">
            <w:pPr>
              <w:pStyle w:val="EngHang"/>
            </w:pPr>
            <w:r>
              <w:t>And you bore the marks</w:t>
            </w:r>
          </w:p>
          <w:p w14:paraId="34681E69" w14:textId="77777777" w:rsidR="00306181" w:rsidRDefault="00306181" w:rsidP="00306181">
            <w:pPr>
              <w:pStyle w:val="EngHangEnd"/>
            </w:pPr>
            <w:r>
              <w:t>Of the Lord Jesus in your body.</w:t>
            </w:r>
          </w:p>
        </w:tc>
        <w:tc>
          <w:tcPr>
            <w:tcW w:w="288" w:type="dxa"/>
          </w:tcPr>
          <w:p w14:paraId="19636090" w14:textId="77777777" w:rsidR="00306181" w:rsidRDefault="00306181" w:rsidP="00BC160E"/>
        </w:tc>
        <w:tc>
          <w:tcPr>
            <w:tcW w:w="288" w:type="dxa"/>
          </w:tcPr>
          <w:p w14:paraId="147C338E" w14:textId="77777777" w:rsidR="00306181" w:rsidRDefault="00306181" w:rsidP="00BC160E">
            <w:pPr>
              <w:pStyle w:val="CopticCross"/>
            </w:pPr>
          </w:p>
        </w:tc>
        <w:tc>
          <w:tcPr>
            <w:tcW w:w="3960" w:type="dxa"/>
          </w:tcPr>
          <w:p w14:paraId="7BD28DBF" w14:textId="77777777" w:rsidR="00306181" w:rsidRDefault="00306181" w:rsidP="00306181">
            <w:pPr>
              <w:pStyle w:val="CopticVersemulti-line"/>
            </w:pPr>
            <w:r>
              <w:t>Ⲁⲕϭⲓϧⲓⲥⲓ ⲟⲛ ⲉ̀ⲙⲁϣⲱ:</w:t>
            </w:r>
          </w:p>
          <w:p w14:paraId="5794DD4F" w14:textId="77777777" w:rsidR="00306181" w:rsidRDefault="00306181" w:rsidP="00306181">
            <w:pPr>
              <w:pStyle w:val="CopticVersemulti-line"/>
            </w:pPr>
            <w:r>
              <w:t>ⲉ̀ϩⲟⲧⲉ ⲛⲓⲁⲡⲟⲥⲧⲟⲗⲟⲥ ⲧⲏⲣⲟ:</w:t>
            </w:r>
          </w:p>
          <w:p w14:paraId="04FB0289" w14:textId="77777777" w:rsidR="00306181" w:rsidRDefault="00306181" w:rsidP="00306181">
            <w:pPr>
              <w:pStyle w:val="CopticVersemulti-line"/>
            </w:pPr>
            <w:r>
              <w:t>ⲟⲩⲟϩ ⲁⲕϥⲁⲓ ϧⲉⲛ ⲡⲉⲕⲥⲱⲙⲁ:</w:t>
            </w:r>
          </w:p>
          <w:p w14:paraId="2C9CE549" w14:textId="77777777" w:rsidR="00306181" w:rsidRDefault="00306181" w:rsidP="00306181">
            <w:pPr>
              <w:pStyle w:val="CopticHangingVerse"/>
            </w:pPr>
            <w:r>
              <w:t>ϧⲁ ⲛⲓϣⲱⲗϩ ⲛ̀ⲧⲉ Ⲡⲟ̄ⲥ̄ Ⲓⲏ̄ⲥ̄.</w:t>
            </w:r>
          </w:p>
        </w:tc>
      </w:tr>
      <w:tr w:rsidR="00306181" w14:paraId="49AE7D16" w14:textId="77777777" w:rsidTr="00BC160E">
        <w:trPr>
          <w:cantSplit/>
          <w:jc w:val="center"/>
        </w:trPr>
        <w:tc>
          <w:tcPr>
            <w:tcW w:w="288" w:type="dxa"/>
          </w:tcPr>
          <w:p w14:paraId="328B83A1" w14:textId="77777777" w:rsidR="00306181" w:rsidRDefault="00306181" w:rsidP="00BC160E">
            <w:pPr>
              <w:pStyle w:val="CopticCross"/>
            </w:pPr>
            <w:r w:rsidRPr="00FB5ACB">
              <w:t>¿</w:t>
            </w:r>
          </w:p>
        </w:tc>
        <w:tc>
          <w:tcPr>
            <w:tcW w:w="3960" w:type="dxa"/>
          </w:tcPr>
          <w:p w14:paraId="2D4582A5" w14:textId="77777777" w:rsidR="00306181" w:rsidRDefault="00306181" w:rsidP="00306181">
            <w:pPr>
              <w:pStyle w:val="EngHang"/>
            </w:pPr>
            <w:r>
              <w:t>You were entrusted with the Gospel;</w:t>
            </w:r>
          </w:p>
          <w:p w14:paraId="5EB1AE89" w14:textId="77777777" w:rsidR="00306181" w:rsidRDefault="00306181" w:rsidP="00306181">
            <w:pPr>
              <w:pStyle w:val="EngHang"/>
            </w:pPr>
            <w:r>
              <w:t>You wrote the epistles;</w:t>
            </w:r>
          </w:p>
          <w:p w14:paraId="61819941" w14:textId="77777777" w:rsidR="00306181" w:rsidRDefault="00306181" w:rsidP="00306181">
            <w:pPr>
              <w:pStyle w:val="EngHang"/>
            </w:pPr>
            <w:r>
              <w:t>You heard inexpressible words</w:t>
            </w:r>
          </w:p>
          <w:p w14:paraId="43E14A80" w14:textId="77777777" w:rsidR="00306181" w:rsidRDefault="00306181" w:rsidP="00306181">
            <w:pPr>
              <w:pStyle w:val="EngHangEnd"/>
            </w:pPr>
            <w:r>
              <w:t>In Paradise.</w:t>
            </w:r>
          </w:p>
        </w:tc>
        <w:tc>
          <w:tcPr>
            <w:tcW w:w="288" w:type="dxa"/>
          </w:tcPr>
          <w:p w14:paraId="34F3DBF4" w14:textId="77777777" w:rsidR="00306181" w:rsidRDefault="00306181" w:rsidP="00BC160E"/>
        </w:tc>
        <w:tc>
          <w:tcPr>
            <w:tcW w:w="288" w:type="dxa"/>
          </w:tcPr>
          <w:p w14:paraId="0A49F61D" w14:textId="77777777" w:rsidR="00306181" w:rsidRDefault="00306181" w:rsidP="00BC160E">
            <w:pPr>
              <w:pStyle w:val="CopticCross"/>
            </w:pPr>
            <w:r w:rsidRPr="00FB5ACB">
              <w:t>¿</w:t>
            </w:r>
          </w:p>
        </w:tc>
        <w:tc>
          <w:tcPr>
            <w:tcW w:w="3960" w:type="dxa"/>
          </w:tcPr>
          <w:p w14:paraId="52735B2D" w14:textId="77777777" w:rsidR="00306181" w:rsidRDefault="00306181" w:rsidP="00306181">
            <w:pPr>
              <w:pStyle w:val="CopticVersemulti-line"/>
            </w:pPr>
            <w:r>
              <w:t>Ⲁⲩⲧⲉⲛϩⲟⲩⲧⲕ ⲉ̀ⲡⲓⲉⲩⲁⲅⲅⲉⲗⲓⲟⲛ:</w:t>
            </w:r>
          </w:p>
          <w:p w14:paraId="2E7DA05F" w14:textId="77777777" w:rsidR="00306181" w:rsidRDefault="00306181" w:rsidP="00306181">
            <w:pPr>
              <w:pStyle w:val="CopticVersemulti-line"/>
            </w:pPr>
            <w:r>
              <w:t>ⲁⲕⲥ̀ϧⲁⲓ ⲛ̀ⲛⲓⲉ̀ⲡⲓⲥⲧⲟⲗⲏ:</w:t>
            </w:r>
          </w:p>
          <w:p w14:paraId="247E19E1" w14:textId="77777777" w:rsidR="00306181" w:rsidRDefault="00306181" w:rsidP="00306181">
            <w:pPr>
              <w:pStyle w:val="CopticVersemulti-line"/>
            </w:pPr>
            <w:r>
              <w:t>ⲁⲕⲥⲱⲧⲉⲙ ϧⲉⲛ ⲡⲓⲡⲁⲣⲁⲇⲓⲥⲏⲥ:</w:t>
            </w:r>
          </w:p>
          <w:p w14:paraId="14B39D84" w14:textId="77777777" w:rsidR="00306181" w:rsidRDefault="00306181" w:rsidP="00306181">
            <w:pPr>
              <w:pStyle w:val="CopticHangingVerse"/>
            </w:pPr>
            <w:r>
              <w:t>ⲉ̀ϩⲁⲛⲥⲁϫⲓ ⲛ̀ⲁⲧⲥⲁϫⲓ ⲙ̀ⲙⲱⲟⲩ.</w:t>
            </w:r>
          </w:p>
        </w:tc>
      </w:tr>
      <w:tr w:rsidR="00306181" w14:paraId="07710FB8" w14:textId="77777777" w:rsidTr="00BC160E">
        <w:trPr>
          <w:cantSplit/>
          <w:jc w:val="center"/>
        </w:trPr>
        <w:tc>
          <w:tcPr>
            <w:tcW w:w="288" w:type="dxa"/>
          </w:tcPr>
          <w:p w14:paraId="46018E4F" w14:textId="77777777" w:rsidR="00306181" w:rsidRDefault="00306181" w:rsidP="00BC160E">
            <w:pPr>
              <w:pStyle w:val="CopticCross"/>
            </w:pPr>
          </w:p>
        </w:tc>
        <w:tc>
          <w:tcPr>
            <w:tcW w:w="3960" w:type="dxa"/>
          </w:tcPr>
          <w:p w14:paraId="44BD33F5" w14:textId="77777777" w:rsidR="00306181" w:rsidRDefault="00306181" w:rsidP="00306181">
            <w:pPr>
              <w:pStyle w:val="EngHang"/>
            </w:pPr>
            <w:r>
              <w:t>Who can describe your virtues,</w:t>
            </w:r>
          </w:p>
          <w:p w14:paraId="297F0DE1" w14:textId="77777777" w:rsidR="00306181" w:rsidRDefault="00306181" w:rsidP="00306181">
            <w:pPr>
              <w:pStyle w:val="EngHang"/>
            </w:pPr>
            <w:r>
              <w:t>Your faith, your humility,</w:t>
            </w:r>
          </w:p>
          <w:p w14:paraId="0A443C58" w14:textId="77777777" w:rsidR="00306181" w:rsidRDefault="00306181" w:rsidP="00306181">
            <w:pPr>
              <w:pStyle w:val="EngHang"/>
            </w:pPr>
            <w:r>
              <w:t>Your zeal, your virginity,</w:t>
            </w:r>
          </w:p>
          <w:p w14:paraId="76CBBA02" w14:textId="77777777" w:rsidR="00306181" w:rsidRDefault="00306181" w:rsidP="00306181">
            <w:pPr>
              <w:pStyle w:val="EngHangEnd"/>
            </w:pPr>
            <w:r>
              <w:t>And your love for Jesus Christ?</w:t>
            </w:r>
          </w:p>
        </w:tc>
        <w:tc>
          <w:tcPr>
            <w:tcW w:w="288" w:type="dxa"/>
          </w:tcPr>
          <w:p w14:paraId="00ABC7DB" w14:textId="77777777" w:rsidR="00306181" w:rsidRDefault="00306181" w:rsidP="00BC160E"/>
        </w:tc>
        <w:tc>
          <w:tcPr>
            <w:tcW w:w="288" w:type="dxa"/>
          </w:tcPr>
          <w:p w14:paraId="591ECA0A" w14:textId="77777777" w:rsidR="00306181" w:rsidRDefault="00306181" w:rsidP="00BC160E">
            <w:pPr>
              <w:pStyle w:val="CopticCross"/>
            </w:pPr>
          </w:p>
        </w:tc>
        <w:tc>
          <w:tcPr>
            <w:tcW w:w="3960" w:type="dxa"/>
          </w:tcPr>
          <w:p w14:paraId="0D39C54B" w14:textId="77777777" w:rsidR="00306181" w:rsidRDefault="00306181" w:rsidP="00306181">
            <w:pPr>
              <w:pStyle w:val="CopticVersemulti-line"/>
            </w:pPr>
            <w:r>
              <w:t>Ⲛⲓⲙ ⲡⲉⲑⲛⲁϣ̀ⲥⲁϫⲓ ⲛ̀ⲛⲉⲕⲁⲣⲉⲧⲏ:</w:t>
            </w:r>
          </w:p>
          <w:p w14:paraId="7C527D26" w14:textId="77777777" w:rsidR="00306181" w:rsidRDefault="00306181" w:rsidP="00306181">
            <w:pPr>
              <w:pStyle w:val="CopticVersemulti-line"/>
            </w:pPr>
            <w:r>
              <w:t>ⲡⲉⲕⲛⲁϩϯ ⲛⲉⲙ ⲡⲉⲕⲑⲉⲃⲓⲟ̀:</w:t>
            </w:r>
          </w:p>
          <w:p w14:paraId="03980FC6" w14:textId="77777777" w:rsidR="00306181" w:rsidRDefault="00306181" w:rsidP="00306181">
            <w:pPr>
              <w:pStyle w:val="CopticVersemulti-line"/>
            </w:pPr>
            <w:r>
              <w:t>ⲡⲉⲕⲭⲟϩ ⲛⲉⲙ ⲧⲉⲕⲡⲁⲣⲏⲉⲛⲓⲁ̀:</w:t>
            </w:r>
          </w:p>
          <w:p w14:paraId="7BA1C0DE" w14:textId="77777777" w:rsidR="00306181" w:rsidRDefault="00306181" w:rsidP="00306181">
            <w:pPr>
              <w:pStyle w:val="CopticHangingVerse"/>
            </w:pPr>
            <w:r>
              <w:t>ⲛⲉⲙ ⲧⲉⲕⲁⲅⲁⲡⲏ ⲙ̀Ⲡⲭ̄ⲥ̄.</w:t>
            </w:r>
          </w:p>
        </w:tc>
      </w:tr>
      <w:tr w:rsidR="00306181" w14:paraId="184ACC4F" w14:textId="77777777" w:rsidTr="00BC160E">
        <w:trPr>
          <w:cantSplit/>
          <w:jc w:val="center"/>
        </w:trPr>
        <w:tc>
          <w:tcPr>
            <w:tcW w:w="288" w:type="dxa"/>
          </w:tcPr>
          <w:p w14:paraId="1774BE1E" w14:textId="77777777" w:rsidR="00306181" w:rsidRDefault="00306181" w:rsidP="00BC160E">
            <w:pPr>
              <w:pStyle w:val="CopticCross"/>
            </w:pPr>
            <w:r w:rsidRPr="00FB5ACB">
              <w:t>¿</w:t>
            </w:r>
          </w:p>
        </w:tc>
        <w:tc>
          <w:tcPr>
            <w:tcW w:w="3960" w:type="dxa"/>
          </w:tcPr>
          <w:p w14:paraId="74AE482E" w14:textId="77777777" w:rsidR="00306181" w:rsidRDefault="00306181" w:rsidP="00306181">
            <w:pPr>
              <w:pStyle w:val="EngHang"/>
            </w:pPr>
            <w:r>
              <w:t>You struggled greatly</w:t>
            </w:r>
          </w:p>
          <w:p w14:paraId="5D141142" w14:textId="77777777" w:rsidR="00306181" w:rsidRDefault="00306181" w:rsidP="00306181">
            <w:pPr>
              <w:pStyle w:val="EngHang"/>
            </w:pPr>
            <w:r>
              <w:t>To invite everyone</w:t>
            </w:r>
          </w:p>
          <w:p w14:paraId="65E6F740" w14:textId="77777777" w:rsidR="00306181" w:rsidRDefault="00306181" w:rsidP="00306181">
            <w:pPr>
              <w:pStyle w:val="EngHang"/>
            </w:pPr>
            <w:commentRangeStart w:id="1671"/>
            <w:r>
              <w:t>To be completely filled</w:t>
            </w:r>
          </w:p>
          <w:p w14:paraId="68A85021" w14:textId="77777777" w:rsidR="00306181" w:rsidRDefault="00306181" w:rsidP="00306181">
            <w:pPr>
              <w:pStyle w:val="EngHangEnd"/>
            </w:pPr>
            <w:r>
              <w:t>With God in love.</w:t>
            </w:r>
            <w:commentRangeEnd w:id="1671"/>
            <w:r>
              <w:rPr>
                <w:rStyle w:val="CommentReference"/>
                <w:rFonts w:ascii="Times New Roman" w:eastAsiaTheme="minorHAnsi" w:hAnsi="Times New Roman" w:cstheme="minorBidi"/>
                <w:color w:val="auto"/>
              </w:rPr>
              <w:commentReference w:id="1671"/>
            </w:r>
          </w:p>
        </w:tc>
        <w:tc>
          <w:tcPr>
            <w:tcW w:w="288" w:type="dxa"/>
          </w:tcPr>
          <w:p w14:paraId="1C16E1D3" w14:textId="77777777" w:rsidR="00306181" w:rsidRDefault="00306181" w:rsidP="00BC160E"/>
        </w:tc>
        <w:tc>
          <w:tcPr>
            <w:tcW w:w="288" w:type="dxa"/>
          </w:tcPr>
          <w:p w14:paraId="34E21B58" w14:textId="77777777" w:rsidR="00306181" w:rsidRDefault="00306181" w:rsidP="00BC160E">
            <w:pPr>
              <w:pStyle w:val="CopticCross"/>
            </w:pPr>
            <w:r w:rsidRPr="00FB5ACB">
              <w:t>¿</w:t>
            </w:r>
          </w:p>
        </w:tc>
        <w:tc>
          <w:tcPr>
            <w:tcW w:w="3960" w:type="dxa"/>
          </w:tcPr>
          <w:p w14:paraId="613FC194" w14:textId="77777777" w:rsidR="00306181" w:rsidRDefault="00306181" w:rsidP="00306181">
            <w:pPr>
              <w:pStyle w:val="CopticVersemulti-line"/>
            </w:pPr>
            <w:r>
              <w:t>Ϧⲉⲛ ⲟⲩⲛⲓ̀ϣϯ ⲛ̀ⲁⲅⲱⲛ:</w:t>
            </w:r>
          </w:p>
          <w:p w14:paraId="65F236F6" w14:textId="77777777" w:rsidR="00306181" w:rsidRDefault="00306181" w:rsidP="00306181">
            <w:pPr>
              <w:pStyle w:val="CopticVersemulti-line"/>
            </w:pPr>
            <w:r>
              <w:t>ⲁⲕⲙⲟⲩϯ ⲉ̀ⲣⲱⲙⲓ ⲛⲓⲃⲉⲛ:</w:t>
            </w:r>
          </w:p>
          <w:p w14:paraId="1833604C" w14:textId="77777777" w:rsidR="00306181" w:rsidRDefault="00306181" w:rsidP="00306181">
            <w:pPr>
              <w:pStyle w:val="CopticVersemulti-line"/>
            </w:pPr>
            <w:r>
              <w:t>ⲉ̀ⲙⲟϩ ϣⲁ ⲫ̀ⲙⲟϩ ⲧⲏⲣϥ:</w:t>
            </w:r>
          </w:p>
          <w:p w14:paraId="060210CA" w14:textId="77777777" w:rsidR="00306181" w:rsidRDefault="00306181" w:rsidP="00306181">
            <w:pPr>
              <w:pStyle w:val="CopticHangingVerse"/>
            </w:pPr>
            <w:r>
              <w:t>ⲛ̀ⲧⲉ ⲫϯ ϧⲉⲛ ⲫ̀ⲙⲉⲓ.</w:t>
            </w:r>
          </w:p>
        </w:tc>
      </w:tr>
      <w:tr w:rsidR="00306181" w14:paraId="5639CF04" w14:textId="77777777" w:rsidTr="00BC160E">
        <w:trPr>
          <w:cantSplit/>
          <w:jc w:val="center"/>
        </w:trPr>
        <w:tc>
          <w:tcPr>
            <w:tcW w:w="288" w:type="dxa"/>
          </w:tcPr>
          <w:p w14:paraId="088CABA6" w14:textId="77777777" w:rsidR="00306181" w:rsidRPr="00FB5ACB" w:rsidRDefault="00306181" w:rsidP="00BC160E">
            <w:pPr>
              <w:pStyle w:val="CopticCross"/>
            </w:pPr>
          </w:p>
        </w:tc>
        <w:tc>
          <w:tcPr>
            <w:tcW w:w="3960" w:type="dxa"/>
          </w:tcPr>
          <w:p w14:paraId="17A1B495" w14:textId="77777777" w:rsidR="00306181" w:rsidRDefault="00306181" w:rsidP="00306181">
            <w:pPr>
              <w:pStyle w:val="EngHang"/>
            </w:pPr>
            <w:r>
              <w:t>Finally, you gave up your life,</w:t>
            </w:r>
          </w:p>
          <w:p w14:paraId="3199713A" w14:textId="77777777" w:rsidR="00306181" w:rsidRDefault="00306181" w:rsidP="00306181">
            <w:pPr>
              <w:pStyle w:val="EngHang"/>
            </w:pPr>
            <w:r>
              <w:t>And shed your holy blood,</w:t>
            </w:r>
          </w:p>
          <w:p w14:paraId="66998147" w14:textId="77777777" w:rsidR="00306181" w:rsidRDefault="00306181" w:rsidP="00306181">
            <w:pPr>
              <w:pStyle w:val="EngHang"/>
            </w:pPr>
            <w:r>
              <w:t>An offering of love to your Saviour,</w:t>
            </w:r>
          </w:p>
          <w:p w14:paraId="2A017E60" w14:textId="77777777" w:rsidR="00306181" w:rsidRDefault="00306181" w:rsidP="00306181">
            <w:pPr>
              <w:pStyle w:val="EngHangEnd"/>
            </w:pPr>
            <w:r>
              <w:t>Repaying your debt of blood.</w:t>
            </w:r>
          </w:p>
        </w:tc>
        <w:tc>
          <w:tcPr>
            <w:tcW w:w="288" w:type="dxa"/>
          </w:tcPr>
          <w:p w14:paraId="1659ECD6" w14:textId="77777777" w:rsidR="00306181" w:rsidRDefault="00306181" w:rsidP="00BC160E"/>
        </w:tc>
        <w:tc>
          <w:tcPr>
            <w:tcW w:w="288" w:type="dxa"/>
          </w:tcPr>
          <w:p w14:paraId="12DF9DEB" w14:textId="77777777" w:rsidR="00306181" w:rsidRPr="00FB5ACB" w:rsidRDefault="00306181" w:rsidP="00BC160E">
            <w:pPr>
              <w:pStyle w:val="CopticCross"/>
            </w:pPr>
          </w:p>
        </w:tc>
        <w:tc>
          <w:tcPr>
            <w:tcW w:w="3960" w:type="dxa"/>
          </w:tcPr>
          <w:p w14:paraId="27BA017C" w14:textId="77777777" w:rsidR="00306181" w:rsidRDefault="00306181" w:rsidP="00306181">
            <w:pPr>
              <w:pStyle w:val="CopticVersemulti-line"/>
            </w:pPr>
            <w:r>
              <w:t>Ⲉⲡ̀ϧⲁⲉ̀ ⲁⲕϯ ⲛⲉⲕⲱⲛϩ:</w:t>
            </w:r>
          </w:p>
          <w:p w14:paraId="25D7C5F8" w14:textId="77777777" w:rsidR="00306181" w:rsidRDefault="00306181" w:rsidP="00306181">
            <w:pPr>
              <w:pStyle w:val="CopticVersemulti-line"/>
            </w:pPr>
            <w:r>
              <w:t>ⲁⲕⲫⲱⲛ ⲙ̀ⲡⲉⲕⲥ̀ⲛⲟϥ ⲉ̄ⲑ̄ⲩ̄:</w:t>
            </w:r>
          </w:p>
          <w:p w14:paraId="61D27F5A" w14:textId="77777777" w:rsidR="00306181" w:rsidRDefault="00306181" w:rsidP="00306181">
            <w:pPr>
              <w:pStyle w:val="CopticVersemulti-line"/>
            </w:pPr>
            <w:r>
              <w:t>ⲉⲩⲧⲓⲙⲏ̀ ⲉ̀ⲡⲉⲕⲙⲉⲓ ⲙ̀ⲡⲉⲕⲥⲱⲧⲏⲣ:</w:t>
            </w:r>
          </w:p>
          <w:p w14:paraId="636C8BBD" w14:textId="77777777" w:rsidR="00306181" w:rsidRDefault="00306181" w:rsidP="00306181">
            <w:pPr>
              <w:pStyle w:val="CopticHangingVerse"/>
            </w:pPr>
            <w:r>
              <w:t>ⲛⲉⲙ ⲉⲩϯ ⲛⲁϥ ⲙ̀ⲡⲉⲧⲉⲣⲟⲕ.</w:t>
            </w:r>
          </w:p>
        </w:tc>
      </w:tr>
      <w:tr w:rsidR="00306181" w14:paraId="7E0C3D71" w14:textId="77777777" w:rsidTr="00BC160E">
        <w:trPr>
          <w:cantSplit/>
          <w:jc w:val="center"/>
        </w:trPr>
        <w:tc>
          <w:tcPr>
            <w:tcW w:w="288" w:type="dxa"/>
          </w:tcPr>
          <w:p w14:paraId="02C7A1E0" w14:textId="77777777" w:rsidR="00306181" w:rsidRPr="00FB5ACB" w:rsidRDefault="00306181" w:rsidP="00BC160E">
            <w:pPr>
              <w:pStyle w:val="CopticCross"/>
            </w:pPr>
            <w:r w:rsidRPr="00FB5ACB">
              <w:lastRenderedPageBreak/>
              <w:t>¿</w:t>
            </w:r>
          </w:p>
        </w:tc>
        <w:tc>
          <w:tcPr>
            <w:tcW w:w="3960" w:type="dxa"/>
          </w:tcPr>
          <w:p w14:paraId="3F99C48C" w14:textId="77777777" w:rsidR="00306181" w:rsidRDefault="00306181" w:rsidP="00306181">
            <w:pPr>
              <w:pStyle w:val="EngHang"/>
            </w:pPr>
            <w:r>
              <w:t>O God, Author of life,</w:t>
            </w:r>
          </w:p>
          <w:p w14:paraId="09161538" w14:textId="77777777" w:rsidR="00306181" w:rsidRDefault="00306181" w:rsidP="00306181">
            <w:pPr>
              <w:pStyle w:val="EngHang"/>
            </w:pPr>
            <w:r>
              <w:t>As St. Paul followed your example,</w:t>
            </w:r>
          </w:p>
          <w:p w14:paraId="2F38AE1B" w14:textId="77777777" w:rsidR="00306181" w:rsidRDefault="00306181" w:rsidP="00306181">
            <w:pPr>
              <w:pStyle w:val="EngHang"/>
            </w:pPr>
            <w:r>
              <w:t>Make us also worthy to be</w:t>
            </w:r>
          </w:p>
          <w:p w14:paraId="2C7C1475" w14:textId="77777777" w:rsidR="00306181" w:rsidRDefault="00306181" w:rsidP="00306181">
            <w:pPr>
              <w:pStyle w:val="EngHangEnd"/>
            </w:pPr>
            <w:r>
              <w:t>Like him in faith and works.</w:t>
            </w:r>
          </w:p>
        </w:tc>
        <w:tc>
          <w:tcPr>
            <w:tcW w:w="288" w:type="dxa"/>
          </w:tcPr>
          <w:p w14:paraId="2F298D65" w14:textId="77777777" w:rsidR="00306181" w:rsidRDefault="00306181" w:rsidP="00BC160E"/>
        </w:tc>
        <w:tc>
          <w:tcPr>
            <w:tcW w:w="288" w:type="dxa"/>
          </w:tcPr>
          <w:p w14:paraId="68221AB4" w14:textId="77777777" w:rsidR="00306181" w:rsidRPr="00FB5ACB" w:rsidRDefault="00306181" w:rsidP="00BC160E">
            <w:pPr>
              <w:pStyle w:val="CopticCross"/>
            </w:pPr>
            <w:r w:rsidRPr="00FB5ACB">
              <w:t>¿</w:t>
            </w:r>
          </w:p>
        </w:tc>
        <w:tc>
          <w:tcPr>
            <w:tcW w:w="3960" w:type="dxa"/>
          </w:tcPr>
          <w:p w14:paraId="7F676260" w14:textId="77777777" w:rsidR="00306181" w:rsidRDefault="00306181" w:rsidP="00306181">
            <w:pPr>
              <w:pStyle w:val="CopticVersemulti-line"/>
            </w:pPr>
            <w:r>
              <w:t>Ⲱⲡⲁⲓⲣⲭⲏⲅⲟⲥ ⲛ̀ⲧⲉ ⲡ̀ⲱⲛϧ:</w:t>
            </w:r>
          </w:p>
          <w:p w14:paraId="3C35E7CC" w14:textId="77777777" w:rsidR="00306181" w:rsidRDefault="00306181" w:rsidP="00306181">
            <w:pPr>
              <w:pStyle w:val="CopticVersemulti-line"/>
            </w:pPr>
            <w:r>
              <w:t>ⲙ̀ⲫ̀ⲣⲏϯ ⲉ̀ⲧⲁϥ̀ⲓⲛⲓ ⲙ̀ⲙⲟⲕ:</w:t>
            </w:r>
          </w:p>
          <w:p w14:paraId="7B0A5EBD" w14:textId="77777777" w:rsidR="00306181" w:rsidRDefault="00306181" w:rsidP="00306181">
            <w:pPr>
              <w:pStyle w:val="CopticVersemulti-line"/>
            </w:pPr>
            <w:r>
              <w:t>ⲕ̀ⲑⲣⲉⲛϣⲱⲡⲓ ⲉⲛⲟ̀ⲛⲓ ⲙ̀ⲙⲟϥ:</w:t>
            </w:r>
          </w:p>
          <w:p w14:paraId="57E16C80" w14:textId="77777777" w:rsidR="00306181" w:rsidRDefault="00306181" w:rsidP="00306181">
            <w:pPr>
              <w:pStyle w:val="CopticHangingVerse"/>
            </w:pPr>
            <w:r>
              <w:t>ϧⲉⲛ ⲡ̀ϩⲱⲃ ⲛⲉⲙ ⲫ̀ⲛⲁϩϯ.</w:t>
            </w:r>
          </w:p>
        </w:tc>
      </w:tr>
      <w:tr w:rsidR="00306181" w14:paraId="75F6ED21" w14:textId="77777777" w:rsidTr="00BC160E">
        <w:trPr>
          <w:cantSplit/>
          <w:jc w:val="center"/>
        </w:trPr>
        <w:tc>
          <w:tcPr>
            <w:tcW w:w="288" w:type="dxa"/>
          </w:tcPr>
          <w:p w14:paraId="369E1B2D" w14:textId="77777777" w:rsidR="00306181" w:rsidRPr="00FB5ACB" w:rsidRDefault="00306181" w:rsidP="00BC160E">
            <w:pPr>
              <w:pStyle w:val="CopticCross"/>
            </w:pPr>
          </w:p>
        </w:tc>
        <w:tc>
          <w:tcPr>
            <w:tcW w:w="3960" w:type="dxa"/>
          </w:tcPr>
          <w:p w14:paraId="6A856264" w14:textId="77777777" w:rsidR="00306181" w:rsidRDefault="00306181" w:rsidP="00306181">
            <w:pPr>
              <w:pStyle w:val="EngHang"/>
            </w:pPr>
            <w:r>
              <w:t>Hail to our father Paul,</w:t>
            </w:r>
          </w:p>
          <w:p w14:paraId="1A1C7664" w14:textId="77777777" w:rsidR="00306181" w:rsidRDefault="00306181" w:rsidP="00306181">
            <w:pPr>
              <w:pStyle w:val="EngHang"/>
            </w:pPr>
            <w:r>
              <w:t>The Teacher of the world.</w:t>
            </w:r>
          </w:p>
          <w:p w14:paraId="50F6888F" w14:textId="77777777" w:rsidR="00306181" w:rsidRDefault="00306181" w:rsidP="00306181">
            <w:pPr>
              <w:pStyle w:val="EngHang"/>
            </w:pPr>
            <w:r>
              <w:t>Hail to the elect vessel</w:t>
            </w:r>
          </w:p>
          <w:p w14:paraId="1CE1B290" w14:textId="77777777" w:rsidR="00306181" w:rsidRDefault="00306181" w:rsidP="00306181">
            <w:pPr>
              <w:pStyle w:val="EngHangEnd"/>
            </w:pPr>
            <w:r>
              <w:t>Of our Saviour.</w:t>
            </w:r>
          </w:p>
        </w:tc>
        <w:tc>
          <w:tcPr>
            <w:tcW w:w="288" w:type="dxa"/>
          </w:tcPr>
          <w:p w14:paraId="198C0546" w14:textId="77777777" w:rsidR="00306181" w:rsidRDefault="00306181" w:rsidP="00BC160E"/>
        </w:tc>
        <w:tc>
          <w:tcPr>
            <w:tcW w:w="288" w:type="dxa"/>
          </w:tcPr>
          <w:p w14:paraId="2BB3026E" w14:textId="77777777" w:rsidR="00306181" w:rsidRPr="00FB5ACB" w:rsidRDefault="00306181" w:rsidP="00BC160E">
            <w:pPr>
              <w:pStyle w:val="CopticCross"/>
            </w:pPr>
          </w:p>
        </w:tc>
        <w:tc>
          <w:tcPr>
            <w:tcW w:w="3960" w:type="dxa"/>
          </w:tcPr>
          <w:p w14:paraId="0D71120D" w14:textId="77777777" w:rsidR="00306181" w:rsidRDefault="00306181" w:rsidP="00306181">
            <w:pPr>
              <w:pStyle w:val="CopticVersemulti-line"/>
            </w:pPr>
            <w:r>
              <w:t>Ⲭⲉⲣⲉ ⲡⲉⲛⲓⲱⲧ Ⲡⲁⲩⲗⲟⲥ:</w:t>
            </w:r>
          </w:p>
          <w:p w14:paraId="45CE3944" w14:textId="77777777" w:rsidR="00306181" w:rsidRDefault="00306181" w:rsidP="00306181">
            <w:pPr>
              <w:pStyle w:val="CopticVersemulti-line"/>
            </w:pPr>
            <w:r>
              <w:t>ⲛ̀ⲥⲁϧ ⲛ̀ϯⲟⲓⲕⲟⲩⲙⲉⲛⲏ:</w:t>
            </w:r>
          </w:p>
          <w:p w14:paraId="1377B68E" w14:textId="77777777" w:rsidR="00306181" w:rsidRDefault="00306181" w:rsidP="00306181">
            <w:pPr>
              <w:pStyle w:val="CopticVersemulti-line"/>
            </w:pPr>
            <w:r>
              <w:t>ⲭⲉⲣⲉ ⲡⲓⲥ̀ⲕⲉⲩⲟⲥ ⲉⲧⲥⲱⲧⲡ;</w:t>
            </w:r>
          </w:p>
          <w:p w14:paraId="72A318AF" w14:textId="77777777" w:rsidR="00306181" w:rsidRDefault="00306181" w:rsidP="00306181">
            <w:pPr>
              <w:pStyle w:val="CopticHangingVerse"/>
            </w:pPr>
            <w:r>
              <w:t>ⲛ̀ⲧⲉ ⲡⲉⲛⲥⲱⲧⲏⲣ.</w:t>
            </w:r>
          </w:p>
        </w:tc>
      </w:tr>
      <w:tr w:rsidR="00306181" w14:paraId="386D3ACF" w14:textId="77777777" w:rsidTr="00BC160E">
        <w:trPr>
          <w:cantSplit/>
          <w:jc w:val="center"/>
        </w:trPr>
        <w:tc>
          <w:tcPr>
            <w:tcW w:w="288" w:type="dxa"/>
          </w:tcPr>
          <w:p w14:paraId="1CF3F90F" w14:textId="77777777" w:rsidR="00306181" w:rsidRPr="00FB5ACB" w:rsidRDefault="00306181" w:rsidP="00BC160E">
            <w:pPr>
              <w:pStyle w:val="CopticCross"/>
            </w:pPr>
            <w:r w:rsidRPr="00FB5ACB">
              <w:t>¿</w:t>
            </w:r>
          </w:p>
        </w:tc>
        <w:tc>
          <w:tcPr>
            <w:tcW w:w="3960" w:type="dxa"/>
          </w:tcPr>
          <w:p w14:paraId="56A687D8" w14:textId="77777777" w:rsidR="00306181" w:rsidRDefault="00306181" w:rsidP="00306181">
            <w:pPr>
              <w:pStyle w:val="EngHang"/>
            </w:pPr>
            <w:r>
              <w:t>Ask the Lord on our behalf,</w:t>
            </w:r>
          </w:p>
          <w:p w14:paraId="4DB649AD" w14:textId="77777777" w:rsidR="00306181" w:rsidRDefault="00306181" w:rsidP="00306181">
            <w:pPr>
              <w:pStyle w:val="EngHang"/>
            </w:pPr>
            <w:r>
              <w:t>O blessed holy one,</w:t>
            </w:r>
          </w:p>
          <w:p w14:paraId="65355460" w14:textId="77777777" w:rsidR="00306181" w:rsidRDefault="00306181" w:rsidP="00306181">
            <w:pPr>
              <w:pStyle w:val="EngHang"/>
            </w:pPr>
            <w:r>
              <w:t>Our Teacher Paul the Apostle,</w:t>
            </w:r>
          </w:p>
          <w:p w14:paraId="49F2E19B" w14:textId="77777777" w:rsidR="00306181" w:rsidRDefault="00306181" w:rsidP="00306181">
            <w:pPr>
              <w:pStyle w:val="EngHangEnd"/>
            </w:pPr>
            <w:r>
              <w:t>That He may forgive us our sins.</w:t>
            </w:r>
          </w:p>
        </w:tc>
        <w:tc>
          <w:tcPr>
            <w:tcW w:w="288" w:type="dxa"/>
          </w:tcPr>
          <w:p w14:paraId="05C5E562" w14:textId="77777777" w:rsidR="00306181" w:rsidRDefault="00306181" w:rsidP="00BC160E"/>
        </w:tc>
        <w:tc>
          <w:tcPr>
            <w:tcW w:w="288" w:type="dxa"/>
          </w:tcPr>
          <w:p w14:paraId="13FD8D90" w14:textId="77777777" w:rsidR="00306181" w:rsidRPr="00FB5ACB" w:rsidRDefault="00306181" w:rsidP="00BC160E">
            <w:pPr>
              <w:pStyle w:val="CopticCross"/>
            </w:pPr>
            <w:r w:rsidRPr="00FB5ACB">
              <w:t>¿</w:t>
            </w:r>
          </w:p>
        </w:tc>
        <w:tc>
          <w:tcPr>
            <w:tcW w:w="3960" w:type="dxa"/>
          </w:tcPr>
          <w:p w14:paraId="012C8031" w14:textId="77777777" w:rsidR="00306181" w:rsidRDefault="00306181" w:rsidP="00306181">
            <w:pPr>
              <w:pStyle w:val="CopticVersemulti-line"/>
            </w:pPr>
            <w:r>
              <w:t>Ⲧⲱ̄:</w:t>
            </w:r>
          </w:p>
          <w:p w14:paraId="233E9817" w14:textId="77777777" w:rsidR="00306181" w:rsidRDefault="00306181" w:rsidP="00306181">
            <w:pPr>
              <w:pStyle w:val="CopticVersemulti-line"/>
            </w:pPr>
            <w:r>
              <w:t>ⲱ̀ⲫⲏⲉ̄ⲑ̄ⲩ̄ ⲙ̀ⲙⲁⲕⲁⲣⲓⲟⲥ:</w:t>
            </w:r>
          </w:p>
          <w:p w14:paraId="335D7E5A" w14:textId="77777777" w:rsidR="00306181" w:rsidRDefault="00306181" w:rsidP="00306181">
            <w:pPr>
              <w:pStyle w:val="CopticVersemulti-line"/>
            </w:pPr>
            <w:r>
              <w:t>ⲡⲉⲛⲥⲁϭ Ⲡⲁⲩⲗⲟⲥ ⲡⲓⲁⲡⲟⲥⲧⲟⲗⲟⲥ:</w:t>
            </w:r>
          </w:p>
          <w:p w14:paraId="24C5196D" w14:textId="77777777" w:rsidR="00306181" w:rsidRDefault="00306181" w:rsidP="00306181">
            <w:pPr>
              <w:pStyle w:val="CopticHangingVerse"/>
            </w:pPr>
            <w:r>
              <w:t>ⲛ̀ⲧⲉϥⲭⲁ ⲛⲉⲛⲛⲟⲃⲓ ⲛⲁⲛ ⲉ̀ⲃⲟⲗ.</w:t>
            </w:r>
          </w:p>
        </w:tc>
      </w:tr>
    </w:tbl>
    <w:p w14:paraId="5175EEFA" w14:textId="77777777" w:rsidR="00646A59" w:rsidRDefault="00646A59" w:rsidP="00646A59">
      <w:pPr>
        <w:pStyle w:val="Heading4"/>
      </w:pPr>
      <w:bookmarkStart w:id="1672" w:name="_Ref434476236"/>
      <w:r>
        <w:t>The Psali Adam</w:t>
      </w:r>
      <w:r w:rsidR="006C1B94">
        <w:t xml:space="preserve"> for the Apostles’ Feast</w:t>
      </w:r>
      <w:bookmarkEnd w:id="167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20BC76A1" w14:textId="77777777" w:rsidTr="00235C40">
        <w:trPr>
          <w:cantSplit/>
          <w:jc w:val="center"/>
        </w:trPr>
        <w:tc>
          <w:tcPr>
            <w:tcW w:w="288" w:type="dxa"/>
          </w:tcPr>
          <w:p w14:paraId="345DD1D3" w14:textId="77777777" w:rsidR="00554484" w:rsidRDefault="00554484" w:rsidP="00235C40">
            <w:pPr>
              <w:pStyle w:val="CopticCross"/>
            </w:pPr>
          </w:p>
        </w:tc>
        <w:tc>
          <w:tcPr>
            <w:tcW w:w="3960" w:type="dxa"/>
          </w:tcPr>
          <w:p w14:paraId="0E475FCD" w14:textId="77777777" w:rsidR="00554484" w:rsidRDefault="00554484" w:rsidP="00235C40">
            <w:pPr>
              <w:pStyle w:val="EngHangEnd"/>
            </w:pPr>
          </w:p>
        </w:tc>
        <w:tc>
          <w:tcPr>
            <w:tcW w:w="288" w:type="dxa"/>
          </w:tcPr>
          <w:p w14:paraId="6332EE46" w14:textId="77777777" w:rsidR="00554484" w:rsidRDefault="00554484" w:rsidP="00235C40"/>
        </w:tc>
        <w:tc>
          <w:tcPr>
            <w:tcW w:w="288" w:type="dxa"/>
          </w:tcPr>
          <w:p w14:paraId="33EBD31D" w14:textId="77777777" w:rsidR="00554484" w:rsidRDefault="00554484" w:rsidP="00235C40">
            <w:pPr>
              <w:pStyle w:val="CopticCross"/>
            </w:pPr>
          </w:p>
        </w:tc>
        <w:tc>
          <w:tcPr>
            <w:tcW w:w="3960" w:type="dxa"/>
          </w:tcPr>
          <w:p w14:paraId="790ED7A6" w14:textId="77777777" w:rsidR="00554484" w:rsidRDefault="00554484" w:rsidP="00554484">
            <w:pPr>
              <w:pStyle w:val="CopticVersemulti-line"/>
            </w:pPr>
            <w:r>
              <w:t>Ⲁⲓⲧⲱⲃϩ ⲙ̀ⲙⲟⲕ Ⲡⲁⲛⲟⲩϯ:</w:t>
            </w:r>
          </w:p>
          <w:p w14:paraId="4973EC85" w14:textId="77777777" w:rsidR="00554484" w:rsidRDefault="00554484" w:rsidP="00554484">
            <w:pPr>
              <w:pStyle w:val="CopticVersemulti-line"/>
            </w:pPr>
            <w:r>
              <w:t>ⲭⲱ ⲛⲏⲓ ⲱ̀ ⲠⲁϬⲟⲓⲥ Ⲓⲏ̄ⲥ̄ⲟ̄ⲩ̄ⲥ̄:</w:t>
            </w:r>
          </w:p>
          <w:p w14:paraId="7F4595D6" w14:textId="77777777" w:rsidR="00554484" w:rsidRDefault="00554484" w:rsidP="00554484">
            <w:pPr>
              <w:pStyle w:val="CopticVersemulti-line"/>
            </w:pPr>
            <w:r>
              <w:t>ⲉⲑⲃⲉ ⲛⲁϭⲟⲓⲥ ⲛ</w:t>
            </w:r>
            <w:r w:rsidR="00345FE6">
              <w:t>̀</w:t>
            </w:r>
            <w:r>
              <w:t>ⲓⲟϯ:</w:t>
            </w:r>
          </w:p>
          <w:p w14:paraId="2B9225AF" w14:textId="77777777" w:rsidR="00554484" w:rsidRPr="00C35319" w:rsidRDefault="00554484" w:rsidP="00554484">
            <w:pPr>
              <w:pStyle w:val="CopticHangingVerse"/>
            </w:pPr>
            <w:r>
              <w:t>Ⲡⲉⲧⲣⲟⲥ ⲛⲉⲙ Ⲡⲁⲩⲗⲟⲥ.</w:t>
            </w:r>
          </w:p>
        </w:tc>
      </w:tr>
      <w:tr w:rsidR="00554484" w14:paraId="447E890B" w14:textId="77777777" w:rsidTr="00235C40">
        <w:trPr>
          <w:cantSplit/>
          <w:jc w:val="center"/>
        </w:trPr>
        <w:tc>
          <w:tcPr>
            <w:tcW w:w="288" w:type="dxa"/>
          </w:tcPr>
          <w:p w14:paraId="791FBFF9" w14:textId="77777777" w:rsidR="00554484" w:rsidRDefault="00554484" w:rsidP="00235C40">
            <w:pPr>
              <w:pStyle w:val="CopticCross"/>
            </w:pPr>
          </w:p>
        </w:tc>
        <w:tc>
          <w:tcPr>
            <w:tcW w:w="3960" w:type="dxa"/>
          </w:tcPr>
          <w:p w14:paraId="5214AA38" w14:textId="77777777" w:rsidR="00554484" w:rsidRDefault="00554484" w:rsidP="00235C40">
            <w:pPr>
              <w:pStyle w:val="EngHangEnd"/>
            </w:pPr>
          </w:p>
        </w:tc>
        <w:tc>
          <w:tcPr>
            <w:tcW w:w="288" w:type="dxa"/>
          </w:tcPr>
          <w:p w14:paraId="7DD2FC6F" w14:textId="77777777" w:rsidR="00554484" w:rsidRDefault="00554484" w:rsidP="00235C40"/>
        </w:tc>
        <w:tc>
          <w:tcPr>
            <w:tcW w:w="288" w:type="dxa"/>
          </w:tcPr>
          <w:p w14:paraId="222B2337" w14:textId="77777777" w:rsidR="00554484" w:rsidRDefault="00554484" w:rsidP="00235C40">
            <w:pPr>
              <w:pStyle w:val="CopticCross"/>
            </w:pPr>
          </w:p>
        </w:tc>
        <w:tc>
          <w:tcPr>
            <w:tcW w:w="3960" w:type="dxa"/>
          </w:tcPr>
          <w:p w14:paraId="6BF2B63E" w14:textId="77777777" w:rsidR="00554484" w:rsidRDefault="00554484" w:rsidP="00554484">
            <w:pPr>
              <w:pStyle w:val="CopticVersemulti-line"/>
            </w:pPr>
            <w:r>
              <w:t>Ⲃⲟⲏ̀ⲑⲓⲛ ⲉ̀ⲣⲟⲓ Ⲡⲁϭⲟⲓⲥ:</w:t>
            </w:r>
          </w:p>
          <w:p w14:paraId="59464A61" w14:textId="77777777" w:rsidR="00554484" w:rsidRDefault="00554484" w:rsidP="00554484">
            <w:pPr>
              <w:pStyle w:val="CopticVersemulti-line"/>
            </w:pPr>
            <w:r>
              <w:t>ⲉⲑⲃⲉ Ϯⲑⲉⲟ̀ⲧⲟⲕⲟⲥ:</w:t>
            </w:r>
          </w:p>
          <w:p w14:paraId="78A04DC4" w14:textId="77777777" w:rsidR="00554484" w:rsidRDefault="00554484" w:rsidP="00554484">
            <w:pPr>
              <w:pStyle w:val="CopticVersemulti-line"/>
            </w:pPr>
            <w:r>
              <w:t>ⲛⲉⲙ ⲛⲓⲁ̀ⲡⲟⲥⲧⲟⲗⲟⲥ:</w:t>
            </w:r>
          </w:p>
          <w:p w14:paraId="38D452F0" w14:textId="77777777" w:rsidR="00554484" w:rsidRDefault="00554484" w:rsidP="00554484">
            <w:pPr>
              <w:pStyle w:val="CopticHangingVerse"/>
            </w:pPr>
            <w:r>
              <w:t>Ⲡⲉⲧⲣⲟⲥ ⲛⲉⲙ Ⲡⲁⲩⲗⲟⲥ.</w:t>
            </w:r>
          </w:p>
        </w:tc>
      </w:tr>
      <w:tr w:rsidR="00554484" w14:paraId="634757FA" w14:textId="77777777" w:rsidTr="00235C40">
        <w:trPr>
          <w:cantSplit/>
          <w:jc w:val="center"/>
        </w:trPr>
        <w:tc>
          <w:tcPr>
            <w:tcW w:w="288" w:type="dxa"/>
          </w:tcPr>
          <w:p w14:paraId="455C4C41" w14:textId="77777777" w:rsidR="00554484" w:rsidRDefault="00554484" w:rsidP="00235C40">
            <w:pPr>
              <w:pStyle w:val="CopticCross"/>
            </w:pPr>
            <w:r w:rsidRPr="00FB5ACB">
              <w:t>¿</w:t>
            </w:r>
          </w:p>
        </w:tc>
        <w:tc>
          <w:tcPr>
            <w:tcW w:w="3960" w:type="dxa"/>
          </w:tcPr>
          <w:p w14:paraId="00E62A9D" w14:textId="77777777" w:rsidR="00554484" w:rsidRDefault="00554484" w:rsidP="00235C40">
            <w:pPr>
              <w:pStyle w:val="EngHangEnd"/>
            </w:pPr>
          </w:p>
        </w:tc>
        <w:tc>
          <w:tcPr>
            <w:tcW w:w="288" w:type="dxa"/>
          </w:tcPr>
          <w:p w14:paraId="18FD8A13" w14:textId="77777777" w:rsidR="00554484" w:rsidRDefault="00554484" w:rsidP="00235C40"/>
        </w:tc>
        <w:tc>
          <w:tcPr>
            <w:tcW w:w="288" w:type="dxa"/>
          </w:tcPr>
          <w:p w14:paraId="51A6C7DB" w14:textId="77777777" w:rsidR="00554484" w:rsidRDefault="00554484" w:rsidP="00235C40">
            <w:pPr>
              <w:pStyle w:val="CopticCross"/>
            </w:pPr>
            <w:r w:rsidRPr="00FB5ACB">
              <w:t>¿</w:t>
            </w:r>
          </w:p>
        </w:tc>
        <w:tc>
          <w:tcPr>
            <w:tcW w:w="3960" w:type="dxa"/>
          </w:tcPr>
          <w:p w14:paraId="064DF072" w14:textId="77777777" w:rsidR="00554484" w:rsidRDefault="00554484" w:rsidP="00554484">
            <w:pPr>
              <w:pStyle w:val="CopticVersemulti-line"/>
            </w:pPr>
            <w:r>
              <w:t>Ⲅⲉ ⲅⲁⲣ ⲛ̀ⲑⲱⲟⲩ ⲁⲩϭⲓⲥⲓ:</w:t>
            </w:r>
          </w:p>
          <w:p w14:paraId="770DF2F8" w14:textId="77777777" w:rsidR="00554484" w:rsidRDefault="00554484" w:rsidP="00554484">
            <w:pPr>
              <w:pStyle w:val="CopticVersemulti-line"/>
            </w:pPr>
            <w:r>
              <w:t>ⲉ̀ϩⲟⲧⲉ ⲛⲓⲇⲓⲕⲉⲟⲥ:</w:t>
            </w:r>
          </w:p>
          <w:p w14:paraId="6D2EFEB7" w14:textId="77777777" w:rsidR="00554484" w:rsidRDefault="00554484" w:rsidP="00554484">
            <w:pPr>
              <w:pStyle w:val="CopticVersemulti-line"/>
            </w:pPr>
            <w:r>
              <w:t>ⲛⲓⲥ̀ⲧⲁⲩⲗⲟⲥ ⲛ̀ⲣⲉϥⲟⲩⲱⲓⲛⲓ:</w:t>
            </w:r>
          </w:p>
          <w:p w14:paraId="3EEE9E9A" w14:textId="77777777" w:rsidR="00554484" w:rsidRDefault="00554484" w:rsidP="00554484">
            <w:pPr>
              <w:pStyle w:val="CopticHangingVerse"/>
            </w:pPr>
            <w:r>
              <w:t>Ⲡⲉⲧⲣⲟⲥ ⲛⲉⲙ Ⲡⲁⲩⲗⲟⲥ.</w:t>
            </w:r>
          </w:p>
        </w:tc>
      </w:tr>
      <w:tr w:rsidR="00554484" w14:paraId="2A06F24B" w14:textId="77777777" w:rsidTr="00235C40">
        <w:trPr>
          <w:cantSplit/>
          <w:jc w:val="center"/>
        </w:trPr>
        <w:tc>
          <w:tcPr>
            <w:tcW w:w="288" w:type="dxa"/>
          </w:tcPr>
          <w:p w14:paraId="43071073" w14:textId="77777777" w:rsidR="00554484" w:rsidRDefault="00554484" w:rsidP="00235C40">
            <w:pPr>
              <w:pStyle w:val="CopticCross"/>
            </w:pPr>
            <w:r w:rsidRPr="00FB5ACB">
              <w:lastRenderedPageBreak/>
              <w:t>¿</w:t>
            </w:r>
          </w:p>
        </w:tc>
        <w:tc>
          <w:tcPr>
            <w:tcW w:w="3960" w:type="dxa"/>
          </w:tcPr>
          <w:p w14:paraId="010EE492" w14:textId="77777777" w:rsidR="00554484" w:rsidRDefault="00554484" w:rsidP="00235C40">
            <w:pPr>
              <w:pStyle w:val="EngHangEnd"/>
            </w:pPr>
          </w:p>
        </w:tc>
        <w:tc>
          <w:tcPr>
            <w:tcW w:w="288" w:type="dxa"/>
          </w:tcPr>
          <w:p w14:paraId="336371E2" w14:textId="77777777" w:rsidR="00554484" w:rsidRDefault="00554484" w:rsidP="00235C40"/>
        </w:tc>
        <w:tc>
          <w:tcPr>
            <w:tcW w:w="288" w:type="dxa"/>
          </w:tcPr>
          <w:p w14:paraId="0914B177" w14:textId="77777777" w:rsidR="00554484" w:rsidRDefault="00554484" w:rsidP="00235C40">
            <w:pPr>
              <w:pStyle w:val="CopticCross"/>
            </w:pPr>
            <w:r w:rsidRPr="00FB5ACB">
              <w:t>¿</w:t>
            </w:r>
          </w:p>
        </w:tc>
        <w:tc>
          <w:tcPr>
            <w:tcW w:w="3960" w:type="dxa"/>
          </w:tcPr>
          <w:p w14:paraId="79E8D058" w14:textId="77777777" w:rsidR="00554484" w:rsidRDefault="00554484" w:rsidP="00554484">
            <w:pPr>
              <w:pStyle w:val="CopticVersemulti-line"/>
            </w:pPr>
            <w:r>
              <w:t>Ⲇⲁⲩⲓⲇ ⲡ̀ⲟⲩⲣⲟ ⲛⲉϫⲁϥ:</w:t>
            </w:r>
          </w:p>
          <w:p w14:paraId="738DCBAB" w14:textId="77777777" w:rsidR="00554484" w:rsidRDefault="00554484" w:rsidP="00554484">
            <w:pPr>
              <w:pStyle w:val="CopticVersemulti-line"/>
            </w:pPr>
            <w:r>
              <w:t>ϧⲉⲛ ⲡ̀ϫⲱⲙ ⲙ̀ⲡⲉϥⲯⲁⲗⲙⲟⲥ:</w:t>
            </w:r>
          </w:p>
          <w:p w14:paraId="21CB65EB" w14:textId="77777777" w:rsidR="00554484" w:rsidRDefault="00554484" w:rsidP="00554484">
            <w:pPr>
              <w:pStyle w:val="CopticVersemulti-line"/>
            </w:pPr>
            <w:r>
              <w:t>ϫⲉ ⲁ̀ ⲛⲟⲩϧ̀ⲣⲱⲟⲩ ϣⲉⲛⲁϥ:</w:t>
            </w:r>
          </w:p>
          <w:p w14:paraId="1311B986" w14:textId="77777777" w:rsidR="00554484" w:rsidRDefault="00554484" w:rsidP="00554484">
            <w:pPr>
              <w:pStyle w:val="CopticHangingVerse"/>
            </w:pPr>
            <w:r>
              <w:t>ⲉ̀ⲃⲟⲗ ⲉ̀ⲡⲓⲕⲟⲥⲙⲟⲥ.</w:t>
            </w:r>
          </w:p>
        </w:tc>
      </w:tr>
      <w:tr w:rsidR="00554484" w14:paraId="345D308D" w14:textId="77777777" w:rsidTr="00235C40">
        <w:trPr>
          <w:cantSplit/>
          <w:jc w:val="center"/>
        </w:trPr>
        <w:tc>
          <w:tcPr>
            <w:tcW w:w="288" w:type="dxa"/>
          </w:tcPr>
          <w:p w14:paraId="6789EBF4" w14:textId="77777777" w:rsidR="00554484" w:rsidRDefault="00554484" w:rsidP="00235C40">
            <w:pPr>
              <w:pStyle w:val="CopticCross"/>
            </w:pPr>
          </w:p>
        </w:tc>
        <w:tc>
          <w:tcPr>
            <w:tcW w:w="3960" w:type="dxa"/>
          </w:tcPr>
          <w:p w14:paraId="312DDF23" w14:textId="77777777" w:rsidR="00554484" w:rsidRDefault="00554484" w:rsidP="00235C40">
            <w:pPr>
              <w:pStyle w:val="EngHangEnd"/>
            </w:pPr>
          </w:p>
        </w:tc>
        <w:tc>
          <w:tcPr>
            <w:tcW w:w="288" w:type="dxa"/>
          </w:tcPr>
          <w:p w14:paraId="47D5FFFB" w14:textId="77777777" w:rsidR="00554484" w:rsidRDefault="00554484" w:rsidP="00235C40"/>
        </w:tc>
        <w:tc>
          <w:tcPr>
            <w:tcW w:w="288" w:type="dxa"/>
          </w:tcPr>
          <w:p w14:paraId="77CA17D9" w14:textId="77777777" w:rsidR="00554484" w:rsidRDefault="00554484" w:rsidP="00235C40">
            <w:pPr>
              <w:pStyle w:val="CopticCross"/>
            </w:pPr>
          </w:p>
        </w:tc>
        <w:tc>
          <w:tcPr>
            <w:tcW w:w="3960" w:type="dxa"/>
          </w:tcPr>
          <w:p w14:paraId="1F01CD9B" w14:textId="77777777" w:rsidR="00554484" w:rsidRDefault="00554484" w:rsidP="00554484">
            <w:pPr>
              <w:pStyle w:val="CopticVersemulti-line"/>
            </w:pPr>
            <w:r>
              <w:t>Ⲉⲑⲃⲉ ⲛⲁϭⲟⲓⲥ ⲛ̀ⲓⲟϯ:</w:t>
            </w:r>
          </w:p>
          <w:p w14:paraId="23396AD5" w14:textId="77777777" w:rsidR="00554484" w:rsidRDefault="00554484" w:rsidP="00554484">
            <w:pPr>
              <w:pStyle w:val="CopticVersemulti-line"/>
            </w:pPr>
            <w:r>
              <w:t>ⲛ̀ⲁ̀ⲡⲟⲥⲧⲟⲗⲟⲥ:</w:t>
            </w:r>
          </w:p>
          <w:p w14:paraId="6CC437B5" w14:textId="77777777" w:rsidR="00554484" w:rsidRDefault="00554484" w:rsidP="00554484">
            <w:pPr>
              <w:pStyle w:val="CopticVersemulti-line"/>
            </w:pPr>
            <w:r>
              <w:t>ⲁⲛⲥⲟⲩⲧⲉⲛ Ⲫⲛⲟⲩϯ:</w:t>
            </w:r>
          </w:p>
          <w:p w14:paraId="3E99FBC9" w14:textId="77777777" w:rsidR="00554484" w:rsidRDefault="00554484" w:rsidP="00554484">
            <w:pPr>
              <w:pStyle w:val="CopticHangingVerse"/>
            </w:pPr>
            <w:r>
              <w:t>Ⲡⲉⲛϭⲟⲓⲥ Ⲓⲏⲥⲟⲩⲥ Ⲡⲓⲭ̀ⲣⲓⲥⲧⲟⲥ.</w:t>
            </w:r>
          </w:p>
        </w:tc>
      </w:tr>
      <w:tr w:rsidR="00554484" w14:paraId="3DF3A62E" w14:textId="77777777" w:rsidTr="00235C40">
        <w:trPr>
          <w:cantSplit/>
          <w:jc w:val="center"/>
        </w:trPr>
        <w:tc>
          <w:tcPr>
            <w:tcW w:w="288" w:type="dxa"/>
          </w:tcPr>
          <w:p w14:paraId="761C6597" w14:textId="77777777" w:rsidR="00554484" w:rsidRDefault="00554484" w:rsidP="00235C40">
            <w:pPr>
              <w:pStyle w:val="CopticCross"/>
            </w:pPr>
          </w:p>
        </w:tc>
        <w:tc>
          <w:tcPr>
            <w:tcW w:w="3960" w:type="dxa"/>
          </w:tcPr>
          <w:p w14:paraId="3A723FED" w14:textId="77777777" w:rsidR="00554484" w:rsidRDefault="00554484" w:rsidP="00235C40">
            <w:pPr>
              <w:pStyle w:val="EngHangEnd"/>
            </w:pPr>
          </w:p>
        </w:tc>
        <w:tc>
          <w:tcPr>
            <w:tcW w:w="288" w:type="dxa"/>
          </w:tcPr>
          <w:p w14:paraId="4C0B3A7E" w14:textId="77777777" w:rsidR="00554484" w:rsidRDefault="00554484" w:rsidP="00235C40"/>
        </w:tc>
        <w:tc>
          <w:tcPr>
            <w:tcW w:w="288" w:type="dxa"/>
          </w:tcPr>
          <w:p w14:paraId="65CFD3FB" w14:textId="77777777" w:rsidR="00554484" w:rsidRDefault="00554484" w:rsidP="00235C40">
            <w:pPr>
              <w:pStyle w:val="CopticCross"/>
            </w:pPr>
          </w:p>
        </w:tc>
        <w:tc>
          <w:tcPr>
            <w:tcW w:w="3960" w:type="dxa"/>
          </w:tcPr>
          <w:p w14:paraId="710426B6" w14:textId="77777777" w:rsidR="00554484" w:rsidRDefault="00554484" w:rsidP="00554484">
            <w:pPr>
              <w:pStyle w:val="CopticVersemulti-line"/>
            </w:pPr>
            <w:r>
              <w:t>Ⲍⲉⲟϣ ⲉ̀ⲙⲁϣⲱ:</w:t>
            </w:r>
          </w:p>
          <w:p w14:paraId="474E0EDA" w14:textId="77777777" w:rsidR="00554484" w:rsidRDefault="00554484" w:rsidP="00554484">
            <w:pPr>
              <w:pStyle w:val="CopticVersemulti-line"/>
            </w:pPr>
            <w:r>
              <w:t>ⲛ̀ϫⲉ ⲛⲓϫⲟⲙ ⲛⲉⲙ ⲛⲓϣ̀ⲫⲏⲣⲓ:</w:t>
            </w:r>
          </w:p>
          <w:p w14:paraId="189C890E" w14:textId="77777777" w:rsidR="00554484" w:rsidRDefault="00554484" w:rsidP="00554484">
            <w:pPr>
              <w:pStyle w:val="CopticVersemulti-line"/>
            </w:pPr>
            <w:r>
              <w:t>ⲉ̀ⲧⲁⲩⲓ̀ⲣⲓ ⲙ̀ⲙⲱⲟⲩ:</w:t>
            </w:r>
          </w:p>
          <w:p w14:paraId="484298FB" w14:textId="77777777" w:rsidR="00554484" w:rsidRDefault="00554484" w:rsidP="00554484">
            <w:pPr>
              <w:pStyle w:val="CopticHangingVerse"/>
            </w:pPr>
            <w:r>
              <w:t>ϧⲉⲛ ⲫⲣⲁⲛ ⲙ̀Ⲡⲓⲭ̀ⲣⲓⲥⲧⲟⲥ Ⲡⲓϫⲱⲣⲓ.</w:t>
            </w:r>
          </w:p>
        </w:tc>
      </w:tr>
      <w:tr w:rsidR="00554484" w14:paraId="3D18F207" w14:textId="77777777" w:rsidTr="00235C40">
        <w:trPr>
          <w:cantSplit/>
          <w:jc w:val="center"/>
        </w:trPr>
        <w:tc>
          <w:tcPr>
            <w:tcW w:w="288" w:type="dxa"/>
          </w:tcPr>
          <w:p w14:paraId="473B1A1D" w14:textId="77777777" w:rsidR="00554484" w:rsidRDefault="00554484" w:rsidP="00235C40">
            <w:pPr>
              <w:pStyle w:val="CopticCross"/>
            </w:pPr>
            <w:r w:rsidRPr="00FB5ACB">
              <w:t>¿</w:t>
            </w:r>
          </w:p>
        </w:tc>
        <w:tc>
          <w:tcPr>
            <w:tcW w:w="3960" w:type="dxa"/>
          </w:tcPr>
          <w:p w14:paraId="4165977D" w14:textId="77777777" w:rsidR="00554484" w:rsidRDefault="00554484" w:rsidP="00235C40">
            <w:pPr>
              <w:pStyle w:val="EngHangEnd"/>
            </w:pPr>
          </w:p>
        </w:tc>
        <w:tc>
          <w:tcPr>
            <w:tcW w:w="288" w:type="dxa"/>
          </w:tcPr>
          <w:p w14:paraId="71715ECA" w14:textId="77777777" w:rsidR="00554484" w:rsidRDefault="00554484" w:rsidP="00235C40"/>
        </w:tc>
        <w:tc>
          <w:tcPr>
            <w:tcW w:w="288" w:type="dxa"/>
          </w:tcPr>
          <w:p w14:paraId="254E570F" w14:textId="77777777" w:rsidR="00554484" w:rsidRDefault="00554484" w:rsidP="00235C40">
            <w:pPr>
              <w:pStyle w:val="CopticCross"/>
            </w:pPr>
            <w:r w:rsidRPr="00FB5ACB">
              <w:t>¿</w:t>
            </w:r>
          </w:p>
        </w:tc>
        <w:tc>
          <w:tcPr>
            <w:tcW w:w="3960" w:type="dxa"/>
          </w:tcPr>
          <w:p w14:paraId="496E8EAD" w14:textId="77777777" w:rsidR="00554484" w:rsidRDefault="00554484" w:rsidP="00554484">
            <w:pPr>
              <w:pStyle w:val="CopticVersemulti-line"/>
            </w:pPr>
            <w:r>
              <w:t>Ⲏⲡⲡⲉ Ⲡⲟⲩⲣⲟ ⲛ̀ⲧⲉ ⲡ̀ⲱ̀ⲟⲩ:</w:t>
            </w:r>
          </w:p>
          <w:p w14:paraId="31644D7A" w14:textId="77777777" w:rsidR="00554484" w:rsidRDefault="00554484" w:rsidP="00554484">
            <w:pPr>
              <w:pStyle w:val="CopticVersemulti-line"/>
            </w:pPr>
            <w:r>
              <w:t>ⲁϥⲟⲩⲱⲣⲡⲟⲩ ⲉ̀ⲡⲓⲕⲟⲥⲙⲟⲥ:</w:t>
            </w:r>
          </w:p>
          <w:p w14:paraId="6FFD17DC" w14:textId="77777777" w:rsidR="00554484" w:rsidRDefault="00554484" w:rsidP="00554484">
            <w:pPr>
              <w:pStyle w:val="CopticVersemulti-line"/>
            </w:pPr>
            <w:r>
              <w:t>ϩⲓⲛⲁ ⲛ̀ⲧⲟⲩϩⲓⲱⲓϣ ⲛⲱⲟⲩ:</w:t>
            </w:r>
          </w:p>
          <w:p w14:paraId="5B894B41" w14:textId="77777777" w:rsidR="00554484" w:rsidRDefault="00554484" w:rsidP="00554484">
            <w:pPr>
              <w:pStyle w:val="CopticHangingVerse"/>
            </w:pPr>
            <w:r>
              <w:t>ϧⲁ Ϯⲁⲛⲁⲥⲧⲁⲥⲓⲥ ⲙ̀ⲠϬⲟⲓⲥ.</w:t>
            </w:r>
          </w:p>
        </w:tc>
      </w:tr>
      <w:tr w:rsidR="00554484" w14:paraId="2C53639F" w14:textId="77777777" w:rsidTr="00235C40">
        <w:trPr>
          <w:cantSplit/>
          <w:jc w:val="center"/>
        </w:trPr>
        <w:tc>
          <w:tcPr>
            <w:tcW w:w="288" w:type="dxa"/>
          </w:tcPr>
          <w:p w14:paraId="0109C23A" w14:textId="77777777" w:rsidR="00554484" w:rsidRDefault="00554484" w:rsidP="00235C40">
            <w:pPr>
              <w:pStyle w:val="CopticCross"/>
            </w:pPr>
            <w:r w:rsidRPr="00FB5ACB">
              <w:t>¿</w:t>
            </w:r>
          </w:p>
        </w:tc>
        <w:tc>
          <w:tcPr>
            <w:tcW w:w="3960" w:type="dxa"/>
          </w:tcPr>
          <w:p w14:paraId="6E6CC9B7" w14:textId="77777777" w:rsidR="00554484" w:rsidRDefault="00554484" w:rsidP="00235C40">
            <w:pPr>
              <w:pStyle w:val="EngHangEnd"/>
            </w:pPr>
          </w:p>
        </w:tc>
        <w:tc>
          <w:tcPr>
            <w:tcW w:w="288" w:type="dxa"/>
          </w:tcPr>
          <w:p w14:paraId="5E83567C" w14:textId="77777777" w:rsidR="00554484" w:rsidRDefault="00554484" w:rsidP="00235C40"/>
        </w:tc>
        <w:tc>
          <w:tcPr>
            <w:tcW w:w="288" w:type="dxa"/>
          </w:tcPr>
          <w:p w14:paraId="6F99B2BA" w14:textId="77777777" w:rsidR="00554484" w:rsidRDefault="00554484" w:rsidP="00235C40">
            <w:pPr>
              <w:pStyle w:val="CopticCross"/>
            </w:pPr>
            <w:r w:rsidRPr="00FB5ACB">
              <w:t>¿</w:t>
            </w:r>
          </w:p>
        </w:tc>
        <w:tc>
          <w:tcPr>
            <w:tcW w:w="3960" w:type="dxa"/>
          </w:tcPr>
          <w:p w14:paraId="766A880C" w14:textId="77777777" w:rsidR="00554484" w:rsidRDefault="00554484" w:rsidP="00554484">
            <w:pPr>
              <w:pStyle w:val="CopticVersemulti-line"/>
            </w:pPr>
            <w:r>
              <w:t>Ⲑⲱⲟⲩϯ ⲱ̀ ⲛⲁⲙⲉⲛⲣⲁϯ:</w:t>
            </w:r>
          </w:p>
          <w:p w14:paraId="6FF22593" w14:textId="77777777" w:rsidR="00554484" w:rsidRDefault="00554484" w:rsidP="00554484">
            <w:pPr>
              <w:pStyle w:val="CopticVersemulti-line"/>
            </w:pPr>
            <w:r>
              <w:t>ⲛ̀ⲧⲉⲛⲉⲣϣⲁⲓ ⲙ̀ⲫⲟⲟⲩ ⲕⲁⲗⲱⲥ:</w:t>
            </w:r>
          </w:p>
          <w:p w14:paraId="379863ED" w14:textId="77777777" w:rsidR="00554484" w:rsidRDefault="00554484" w:rsidP="00554484">
            <w:pPr>
              <w:pStyle w:val="CopticVersemulti-line"/>
            </w:pPr>
            <w:r>
              <w:t>ⲉⲑⲃⲉ ⲛⲁϭⲟⲓⲥ ⲛ̀ⲓⲟϯ:</w:t>
            </w:r>
          </w:p>
          <w:p w14:paraId="6C3E47BF" w14:textId="77777777" w:rsidR="00554484" w:rsidRPr="005130A7" w:rsidRDefault="00554484" w:rsidP="00554484">
            <w:pPr>
              <w:pStyle w:val="CopticHangingVerse"/>
            </w:pPr>
            <w:r>
              <w:t>Ⲡⲉⲧⲣⲟⲥ ⲛⲉⲙ Ⲡⲁϣⲗⲟⲥ.</w:t>
            </w:r>
          </w:p>
        </w:tc>
      </w:tr>
      <w:tr w:rsidR="00554484" w14:paraId="28C08BCA" w14:textId="77777777" w:rsidTr="00235C40">
        <w:trPr>
          <w:cantSplit/>
          <w:jc w:val="center"/>
        </w:trPr>
        <w:tc>
          <w:tcPr>
            <w:tcW w:w="288" w:type="dxa"/>
          </w:tcPr>
          <w:p w14:paraId="1621A0B5" w14:textId="77777777" w:rsidR="00554484" w:rsidRDefault="00554484" w:rsidP="00235C40">
            <w:pPr>
              <w:pStyle w:val="CopticCross"/>
            </w:pPr>
          </w:p>
        </w:tc>
        <w:tc>
          <w:tcPr>
            <w:tcW w:w="3960" w:type="dxa"/>
          </w:tcPr>
          <w:p w14:paraId="231F0058" w14:textId="77777777" w:rsidR="00554484" w:rsidRDefault="00554484" w:rsidP="00235C40">
            <w:pPr>
              <w:pStyle w:val="EngHangEnd"/>
            </w:pPr>
          </w:p>
        </w:tc>
        <w:tc>
          <w:tcPr>
            <w:tcW w:w="288" w:type="dxa"/>
          </w:tcPr>
          <w:p w14:paraId="775CF978" w14:textId="77777777" w:rsidR="00554484" w:rsidRDefault="00554484" w:rsidP="00235C40"/>
        </w:tc>
        <w:tc>
          <w:tcPr>
            <w:tcW w:w="288" w:type="dxa"/>
          </w:tcPr>
          <w:p w14:paraId="44DB7810" w14:textId="77777777" w:rsidR="00554484" w:rsidRDefault="00554484" w:rsidP="00235C40">
            <w:pPr>
              <w:pStyle w:val="CopticCross"/>
            </w:pPr>
          </w:p>
        </w:tc>
        <w:tc>
          <w:tcPr>
            <w:tcW w:w="3960" w:type="dxa"/>
          </w:tcPr>
          <w:p w14:paraId="3299E73D" w14:textId="77777777" w:rsidR="00554484" w:rsidRDefault="00554484" w:rsidP="00554484">
            <w:pPr>
              <w:pStyle w:val="CopticVersemulti-line"/>
            </w:pPr>
            <w:r>
              <w:t>Ⲓⲏⲥⲟⲩⲥ Ⲡⲓⲭ̀ⲣⲓⲥⲧⲟⲥ ⲁϥⲥⲱⲧⲡ:</w:t>
            </w:r>
          </w:p>
          <w:p w14:paraId="5548D870" w14:textId="77777777" w:rsidR="00554484" w:rsidRDefault="00554484" w:rsidP="00554484">
            <w:pPr>
              <w:pStyle w:val="CopticVersemulti-line"/>
            </w:pPr>
            <w:r>
              <w:t>ⲛ̀ⲛⲉⲛⲓⲟϯ ⲛ̀ⲁ̀ⲡⲟⲥⲧⲟⲗⲟⲥ:</w:t>
            </w:r>
          </w:p>
          <w:p w14:paraId="66A43340" w14:textId="77777777" w:rsidR="00554484" w:rsidRDefault="00554484" w:rsidP="00554484">
            <w:pPr>
              <w:pStyle w:val="CopticVersemulti-line"/>
            </w:pPr>
            <w:r>
              <w:t>Ⲡⲉⲧⲣⲟⲥ ⲛⲉⲙ Ⲡⲁⲩⲗⲟⲥ:</w:t>
            </w:r>
          </w:p>
          <w:p w14:paraId="444F140A" w14:textId="77777777" w:rsidR="00554484" w:rsidRPr="005130A7" w:rsidRDefault="00554484" w:rsidP="00554484">
            <w:pPr>
              <w:pStyle w:val="CopticHangingVerse"/>
            </w:pPr>
            <w:r>
              <w:t xml:space="preserve">ⲡⲓϧⲁⲉ̀ ϧⲉⲛ </w:t>
            </w:r>
            <w:r w:rsidRPr="00554484">
              <w:t>ⲛⲓⲁ̀ⲡⲟⲥⲧⲟⲗⲟⲥ</w:t>
            </w:r>
            <w:r>
              <w:t>.</w:t>
            </w:r>
          </w:p>
        </w:tc>
      </w:tr>
      <w:tr w:rsidR="00554484" w14:paraId="0AA2045F" w14:textId="77777777" w:rsidTr="00235C40">
        <w:trPr>
          <w:cantSplit/>
          <w:jc w:val="center"/>
        </w:trPr>
        <w:tc>
          <w:tcPr>
            <w:tcW w:w="288" w:type="dxa"/>
          </w:tcPr>
          <w:p w14:paraId="7DBF9B25" w14:textId="77777777" w:rsidR="00554484" w:rsidRDefault="00554484" w:rsidP="00235C40">
            <w:pPr>
              <w:pStyle w:val="CopticCross"/>
            </w:pPr>
          </w:p>
        </w:tc>
        <w:tc>
          <w:tcPr>
            <w:tcW w:w="3960" w:type="dxa"/>
          </w:tcPr>
          <w:p w14:paraId="3AAFE7AF" w14:textId="77777777" w:rsidR="00554484" w:rsidRDefault="00554484" w:rsidP="00235C40">
            <w:pPr>
              <w:pStyle w:val="EngHangEnd"/>
            </w:pPr>
          </w:p>
        </w:tc>
        <w:tc>
          <w:tcPr>
            <w:tcW w:w="288" w:type="dxa"/>
          </w:tcPr>
          <w:p w14:paraId="0957E730" w14:textId="77777777" w:rsidR="00554484" w:rsidRDefault="00554484" w:rsidP="00235C40"/>
        </w:tc>
        <w:tc>
          <w:tcPr>
            <w:tcW w:w="288" w:type="dxa"/>
          </w:tcPr>
          <w:p w14:paraId="0C4CE246" w14:textId="77777777" w:rsidR="00554484" w:rsidRDefault="00554484" w:rsidP="00235C40">
            <w:pPr>
              <w:pStyle w:val="CopticCross"/>
            </w:pPr>
          </w:p>
        </w:tc>
        <w:tc>
          <w:tcPr>
            <w:tcW w:w="3960" w:type="dxa"/>
          </w:tcPr>
          <w:p w14:paraId="7C9155FE" w14:textId="77777777" w:rsidR="00554484" w:rsidRDefault="00554484" w:rsidP="00554484">
            <w:pPr>
              <w:pStyle w:val="CopticVersemulti-line"/>
            </w:pPr>
            <w:r>
              <w:t>Ⲕⲉ ⲅⲁⲣ ϧⲉⲛ ⲟⲩⲙⲉⲑⲙⲏⲓ:</w:t>
            </w:r>
          </w:p>
          <w:p w14:paraId="6E9CE4CF" w14:textId="77777777" w:rsidR="00554484" w:rsidRDefault="00554484" w:rsidP="00554484">
            <w:pPr>
              <w:pStyle w:val="CopticVersemulti-line"/>
            </w:pPr>
            <w:r>
              <w:t>ⲁⲩϩⲓⲱⲓϣ ϧⲉⲛ ⲛⲓⲉⲑⲛⲟⲥ:</w:t>
            </w:r>
          </w:p>
          <w:p w14:paraId="1402DD00" w14:textId="77777777" w:rsidR="00554484" w:rsidRDefault="00554484" w:rsidP="00554484">
            <w:pPr>
              <w:pStyle w:val="CopticVersemulti-line"/>
            </w:pPr>
            <w:r>
              <w:t>ϧⲉⲛ ⲫ̀ⲣⲁⲛ ⲛ̀ϯⲙⲉⲑⲙⲏⲓ:</w:t>
            </w:r>
          </w:p>
          <w:p w14:paraId="4CE50FF5" w14:textId="77777777" w:rsidR="00554484" w:rsidRPr="005130A7" w:rsidRDefault="00554484" w:rsidP="00554484">
            <w:pPr>
              <w:pStyle w:val="CopticHangingVerse"/>
            </w:pPr>
            <w:r>
              <w:t>ⲉ̀ⲧⲉ ⲫ̀ⲣⲁⲛ ⲛ̀Ⲓⲏⲥⲟⲩⲥ Ⲡⲓⲭ̀ⲣⲓⲥⲧⲟⲥ.</w:t>
            </w:r>
          </w:p>
        </w:tc>
      </w:tr>
      <w:tr w:rsidR="00554484" w14:paraId="2968FB7F" w14:textId="77777777" w:rsidTr="00235C40">
        <w:trPr>
          <w:cantSplit/>
          <w:jc w:val="center"/>
        </w:trPr>
        <w:tc>
          <w:tcPr>
            <w:tcW w:w="288" w:type="dxa"/>
          </w:tcPr>
          <w:p w14:paraId="048E663D" w14:textId="77777777" w:rsidR="00554484" w:rsidRDefault="00554484" w:rsidP="00235C40">
            <w:pPr>
              <w:pStyle w:val="CopticCross"/>
            </w:pPr>
            <w:r w:rsidRPr="00FB5ACB">
              <w:lastRenderedPageBreak/>
              <w:t>¿</w:t>
            </w:r>
          </w:p>
        </w:tc>
        <w:tc>
          <w:tcPr>
            <w:tcW w:w="3960" w:type="dxa"/>
          </w:tcPr>
          <w:p w14:paraId="65F4EEB3" w14:textId="77777777" w:rsidR="00554484" w:rsidRDefault="00554484" w:rsidP="00235C40">
            <w:pPr>
              <w:pStyle w:val="EngHangEnd"/>
            </w:pPr>
          </w:p>
        </w:tc>
        <w:tc>
          <w:tcPr>
            <w:tcW w:w="288" w:type="dxa"/>
          </w:tcPr>
          <w:p w14:paraId="0076403E" w14:textId="77777777" w:rsidR="00554484" w:rsidRDefault="00554484" w:rsidP="00235C40"/>
        </w:tc>
        <w:tc>
          <w:tcPr>
            <w:tcW w:w="288" w:type="dxa"/>
          </w:tcPr>
          <w:p w14:paraId="538B3DA0" w14:textId="77777777" w:rsidR="00554484" w:rsidRDefault="00554484" w:rsidP="00235C40">
            <w:pPr>
              <w:pStyle w:val="CopticCross"/>
            </w:pPr>
            <w:r w:rsidRPr="00FB5ACB">
              <w:t>¿</w:t>
            </w:r>
          </w:p>
        </w:tc>
        <w:tc>
          <w:tcPr>
            <w:tcW w:w="3960" w:type="dxa"/>
          </w:tcPr>
          <w:p w14:paraId="1FC7F852" w14:textId="77777777" w:rsidR="00554484" w:rsidRDefault="00554484" w:rsidP="00554484">
            <w:pPr>
              <w:pStyle w:val="CopticVersemulti-line"/>
            </w:pPr>
            <w:r>
              <w:t>Ⲗⲁⲗⲓ ⲱ̀ ⲛⲓⲡⲓⲥⲧⲟⲥ:</w:t>
            </w:r>
          </w:p>
          <w:p w14:paraId="558E34E2" w14:textId="77777777" w:rsidR="00554484" w:rsidRDefault="00554484" w:rsidP="00554484">
            <w:pPr>
              <w:pStyle w:val="CopticVersemulti-line"/>
            </w:pPr>
            <w:r>
              <w:t>ϧⲉⲛ ⲫ̀ⲣⲁⲛ ⲛ̀ⲛⲓⲥ̀ⲧⲁⲩⲗⲟⲥ:</w:t>
            </w:r>
          </w:p>
          <w:p w14:paraId="4B8FACCD" w14:textId="77777777" w:rsidR="00554484" w:rsidRDefault="00554484" w:rsidP="00554484">
            <w:pPr>
              <w:pStyle w:val="CopticVersemulti-line"/>
            </w:pPr>
            <w:r>
              <w:t>ⲛ̀ⲧⲉ Ⲓⲏⲥⲟⲩⲥ Ⲡⲓⲭ̀ⲣⲓⲥⲧⲟⲥ:</w:t>
            </w:r>
          </w:p>
          <w:p w14:paraId="61E5011F" w14:textId="77777777" w:rsidR="00554484" w:rsidRPr="005130A7" w:rsidRDefault="00554484" w:rsidP="00554484">
            <w:pPr>
              <w:pStyle w:val="CopticHangingVerse"/>
            </w:pPr>
            <w:r>
              <w:t>Ⲡⲉⲧⲣⲟⲥ ⲛⲉⲙ Ⲡⲁⲩⲗⲟⲥ.</w:t>
            </w:r>
          </w:p>
        </w:tc>
      </w:tr>
      <w:tr w:rsidR="00554484" w14:paraId="7B5DCBE0" w14:textId="77777777" w:rsidTr="00235C40">
        <w:trPr>
          <w:cantSplit/>
          <w:jc w:val="center"/>
        </w:trPr>
        <w:tc>
          <w:tcPr>
            <w:tcW w:w="288" w:type="dxa"/>
          </w:tcPr>
          <w:p w14:paraId="3B850CEE" w14:textId="77777777" w:rsidR="00554484" w:rsidRDefault="00554484" w:rsidP="00235C40">
            <w:pPr>
              <w:pStyle w:val="CopticCross"/>
            </w:pPr>
            <w:r w:rsidRPr="00FB5ACB">
              <w:t>¿</w:t>
            </w:r>
          </w:p>
        </w:tc>
        <w:tc>
          <w:tcPr>
            <w:tcW w:w="3960" w:type="dxa"/>
          </w:tcPr>
          <w:p w14:paraId="7A4DDF79" w14:textId="77777777" w:rsidR="00554484" w:rsidRDefault="00554484" w:rsidP="00235C40">
            <w:pPr>
              <w:pStyle w:val="EngHangEnd"/>
            </w:pPr>
          </w:p>
        </w:tc>
        <w:tc>
          <w:tcPr>
            <w:tcW w:w="288" w:type="dxa"/>
          </w:tcPr>
          <w:p w14:paraId="18831D12" w14:textId="77777777" w:rsidR="00554484" w:rsidRDefault="00554484" w:rsidP="00235C40"/>
        </w:tc>
        <w:tc>
          <w:tcPr>
            <w:tcW w:w="288" w:type="dxa"/>
          </w:tcPr>
          <w:p w14:paraId="78FEF59B" w14:textId="77777777" w:rsidR="00554484" w:rsidRDefault="00554484" w:rsidP="00235C40">
            <w:pPr>
              <w:pStyle w:val="CopticCross"/>
            </w:pPr>
            <w:r w:rsidRPr="00FB5ACB">
              <w:t>¿</w:t>
            </w:r>
          </w:p>
        </w:tc>
        <w:tc>
          <w:tcPr>
            <w:tcW w:w="3960" w:type="dxa"/>
          </w:tcPr>
          <w:p w14:paraId="682132BE" w14:textId="77777777" w:rsidR="00554484" w:rsidRDefault="00554484" w:rsidP="00554484">
            <w:pPr>
              <w:pStyle w:val="CopticVersemulti-line"/>
            </w:pPr>
            <w:r>
              <w:t>Ⲙⲟⲓ ⲛⲁⲛ ⲛ̀ⲧⲉⲕϩⲓⲣⲏⲛⲏ:</w:t>
            </w:r>
          </w:p>
          <w:p w14:paraId="5CA4918B" w14:textId="77777777" w:rsidR="00554484" w:rsidRDefault="00554484" w:rsidP="00554484">
            <w:pPr>
              <w:pStyle w:val="CopticVersemulti-line"/>
            </w:pPr>
            <w:r>
              <w:t>ϣⲁ ⲡ̀ϫⲱⲕ ⲛ̀ⲛⲓⲭ̀ⲣⲟⲛⲟⲥ:</w:t>
            </w:r>
          </w:p>
          <w:p w14:paraId="30705844" w14:textId="77777777" w:rsidR="00554484" w:rsidRDefault="00554484" w:rsidP="00554484">
            <w:pPr>
              <w:pStyle w:val="CopticVersemulti-line"/>
            </w:pPr>
            <w:r>
              <w:t>ⲙⲁⲧⲁⲗϭⲟ ⲛ̀ⲛⲉⲛϣⲱⲛⲓ:</w:t>
            </w:r>
          </w:p>
          <w:p w14:paraId="60F6E937" w14:textId="77777777" w:rsidR="00554484" w:rsidRPr="005130A7" w:rsidRDefault="00554484" w:rsidP="00554484">
            <w:pPr>
              <w:pStyle w:val="CopticHangingVerse"/>
            </w:pPr>
            <w:r>
              <w:t>ⲉⲑⲃⲉ ⲛⲓⲁ̀ⲡⲟⲥⲧⲟⲗⲟⲥ.</w:t>
            </w:r>
          </w:p>
        </w:tc>
      </w:tr>
      <w:tr w:rsidR="00554484" w14:paraId="013C5F67" w14:textId="77777777" w:rsidTr="00235C40">
        <w:trPr>
          <w:cantSplit/>
          <w:jc w:val="center"/>
        </w:trPr>
        <w:tc>
          <w:tcPr>
            <w:tcW w:w="288" w:type="dxa"/>
          </w:tcPr>
          <w:p w14:paraId="58635BF7" w14:textId="77777777" w:rsidR="00554484" w:rsidRDefault="00554484" w:rsidP="00235C40">
            <w:pPr>
              <w:pStyle w:val="CopticCross"/>
            </w:pPr>
          </w:p>
        </w:tc>
        <w:tc>
          <w:tcPr>
            <w:tcW w:w="3960" w:type="dxa"/>
          </w:tcPr>
          <w:p w14:paraId="76CBFBDA" w14:textId="77777777" w:rsidR="00554484" w:rsidRDefault="00554484" w:rsidP="00235C40">
            <w:pPr>
              <w:pStyle w:val="EngHangEnd"/>
            </w:pPr>
          </w:p>
        </w:tc>
        <w:tc>
          <w:tcPr>
            <w:tcW w:w="288" w:type="dxa"/>
          </w:tcPr>
          <w:p w14:paraId="0A89D455" w14:textId="77777777" w:rsidR="00554484" w:rsidRDefault="00554484" w:rsidP="00235C40"/>
        </w:tc>
        <w:tc>
          <w:tcPr>
            <w:tcW w:w="288" w:type="dxa"/>
          </w:tcPr>
          <w:p w14:paraId="64A3775A" w14:textId="77777777" w:rsidR="00554484" w:rsidRDefault="00554484" w:rsidP="00235C40">
            <w:pPr>
              <w:pStyle w:val="CopticCross"/>
            </w:pPr>
          </w:p>
        </w:tc>
        <w:tc>
          <w:tcPr>
            <w:tcW w:w="3960" w:type="dxa"/>
          </w:tcPr>
          <w:p w14:paraId="6E26938E" w14:textId="77777777" w:rsidR="00554484" w:rsidRDefault="00554484" w:rsidP="00554484">
            <w:pPr>
              <w:pStyle w:val="CopticVersemulti-line"/>
            </w:pPr>
            <w:r>
              <w:t>Ⲛⲉⲛⲓⲟϯ ⲛ̀ⲁ̀ⲡⲟⲥⲧⲟⲗⲟⲥ:</w:t>
            </w:r>
          </w:p>
          <w:p w14:paraId="58F7A2F3" w14:textId="77777777" w:rsidR="00554484" w:rsidRDefault="00554484" w:rsidP="00554484">
            <w:pPr>
              <w:pStyle w:val="CopticVersemulti-line"/>
            </w:pPr>
            <w:r>
              <w:t>ϧⲉⲛ ⲡⲓⲉⲩⲁⲅⲅⲉⲗⲓⲟⲛ:</w:t>
            </w:r>
          </w:p>
          <w:p w14:paraId="2F332190" w14:textId="77777777" w:rsidR="00554484" w:rsidRDefault="00554484" w:rsidP="00554484">
            <w:pPr>
              <w:pStyle w:val="CopticVersemulti-line"/>
            </w:pPr>
            <w:r>
              <w:t>ⲁⲩϩⲓⲱⲓϣ ϧⲉⲛ ⲛⲓⲉⲑⲛⲟⲥ:</w:t>
            </w:r>
          </w:p>
          <w:p w14:paraId="579B709F" w14:textId="77777777" w:rsidR="00554484" w:rsidRPr="005130A7" w:rsidRDefault="00554484" w:rsidP="00554484">
            <w:pPr>
              <w:pStyle w:val="CopticHangingVerse"/>
            </w:pPr>
            <w:r>
              <w:t>ϧⲏⲉⲛ ⲫ̀ⲣⲁⲛ ⲛ̀Ⲕⲩⲣⲓⲟⲛ.</w:t>
            </w:r>
          </w:p>
        </w:tc>
      </w:tr>
      <w:tr w:rsidR="00554484" w14:paraId="2CE5E419" w14:textId="77777777" w:rsidTr="00235C40">
        <w:trPr>
          <w:cantSplit/>
          <w:jc w:val="center"/>
        </w:trPr>
        <w:tc>
          <w:tcPr>
            <w:tcW w:w="288" w:type="dxa"/>
          </w:tcPr>
          <w:p w14:paraId="0424AB84" w14:textId="77777777" w:rsidR="00554484" w:rsidRDefault="00554484" w:rsidP="00235C40">
            <w:pPr>
              <w:pStyle w:val="CopticCross"/>
            </w:pPr>
          </w:p>
        </w:tc>
        <w:tc>
          <w:tcPr>
            <w:tcW w:w="3960" w:type="dxa"/>
          </w:tcPr>
          <w:p w14:paraId="0DD4AA2B" w14:textId="77777777" w:rsidR="00554484" w:rsidRDefault="00554484" w:rsidP="00235C40">
            <w:pPr>
              <w:pStyle w:val="EngHangEnd"/>
            </w:pPr>
          </w:p>
        </w:tc>
        <w:tc>
          <w:tcPr>
            <w:tcW w:w="288" w:type="dxa"/>
          </w:tcPr>
          <w:p w14:paraId="3290EFF9" w14:textId="77777777" w:rsidR="00554484" w:rsidRDefault="00554484" w:rsidP="00235C40"/>
        </w:tc>
        <w:tc>
          <w:tcPr>
            <w:tcW w:w="288" w:type="dxa"/>
          </w:tcPr>
          <w:p w14:paraId="7D52EE70" w14:textId="77777777" w:rsidR="00554484" w:rsidRDefault="00554484" w:rsidP="00235C40">
            <w:pPr>
              <w:pStyle w:val="CopticCross"/>
            </w:pPr>
          </w:p>
        </w:tc>
        <w:tc>
          <w:tcPr>
            <w:tcW w:w="3960" w:type="dxa"/>
          </w:tcPr>
          <w:p w14:paraId="71923FF0" w14:textId="77777777" w:rsidR="00554484" w:rsidRDefault="00554484" w:rsidP="00554484">
            <w:pPr>
              <w:pStyle w:val="CopticVersemulti-line"/>
            </w:pPr>
            <w:r>
              <w:t>Ⲝⲁ ⲡ̀ϣⲱⲓ ⲉ̀ⲙⲁϣⲱ:</w:t>
            </w:r>
          </w:p>
          <w:p w14:paraId="12ABC0C4" w14:textId="77777777" w:rsidR="00554484" w:rsidRDefault="00554484" w:rsidP="00554484">
            <w:pPr>
              <w:pStyle w:val="CopticVersemulti-line"/>
            </w:pPr>
            <w:r>
              <w:t>Ⲡⲉⲧⲣⲟⲥ ⲛⲓⲁ̀ⲡⲟⲥⲧⲟⲗⲟⲥ:</w:t>
            </w:r>
          </w:p>
          <w:p w14:paraId="620EEC4D" w14:textId="77777777" w:rsidR="00554484" w:rsidRDefault="00554484" w:rsidP="00554484">
            <w:pPr>
              <w:pStyle w:val="CopticVersemulti-line"/>
            </w:pPr>
            <w:r>
              <w:t>ⲛⲉⲙ ⲡⲓⲣⲉϥϯⲥ̀ⲃⲱ:</w:t>
            </w:r>
          </w:p>
          <w:p w14:paraId="718C42A7" w14:textId="77777777" w:rsidR="00554484" w:rsidRPr="005130A7" w:rsidRDefault="00554484" w:rsidP="00554484">
            <w:pPr>
              <w:pStyle w:val="CopticHangingVerse"/>
            </w:pPr>
            <w:r>
              <w:t>ⲡⲓⲥⲱⲧⲡ ⲉⲑⲟⲩⲁⲃ Ⲡⲁⲩⲗⲟⲥ.</w:t>
            </w:r>
          </w:p>
        </w:tc>
      </w:tr>
      <w:tr w:rsidR="00554484" w14:paraId="081D059B" w14:textId="77777777" w:rsidTr="00235C40">
        <w:trPr>
          <w:cantSplit/>
          <w:jc w:val="center"/>
        </w:trPr>
        <w:tc>
          <w:tcPr>
            <w:tcW w:w="288" w:type="dxa"/>
          </w:tcPr>
          <w:p w14:paraId="0A6C6E6C" w14:textId="77777777" w:rsidR="00554484" w:rsidRDefault="00554484" w:rsidP="00235C40">
            <w:pPr>
              <w:pStyle w:val="CopticCross"/>
            </w:pPr>
            <w:r w:rsidRPr="00FB5ACB">
              <w:t>¿</w:t>
            </w:r>
          </w:p>
        </w:tc>
        <w:tc>
          <w:tcPr>
            <w:tcW w:w="3960" w:type="dxa"/>
          </w:tcPr>
          <w:p w14:paraId="7CD4E8D1" w14:textId="77777777" w:rsidR="00554484" w:rsidRDefault="00554484" w:rsidP="00235C40">
            <w:pPr>
              <w:pStyle w:val="EngHangEnd"/>
            </w:pPr>
          </w:p>
        </w:tc>
        <w:tc>
          <w:tcPr>
            <w:tcW w:w="288" w:type="dxa"/>
          </w:tcPr>
          <w:p w14:paraId="0EF493FD" w14:textId="77777777" w:rsidR="00554484" w:rsidRDefault="00554484" w:rsidP="00235C40"/>
        </w:tc>
        <w:tc>
          <w:tcPr>
            <w:tcW w:w="288" w:type="dxa"/>
          </w:tcPr>
          <w:p w14:paraId="57DE0057" w14:textId="77777777" w:rsidR="00554484" w:rsidRDefault="00554484" w:rsidP="00235C40">
            <w:pPr>
              <w:pStyle w:val="CopticCross"/>
            </w:pPr>
            <w:r w:rsidRPr="00FB5ACB">
              <w:t>¿</w:t>
            </w:r>
          </w:p>
        </w:tc>
        <w:tc>
          <w:tcPr>
            <w:tcW w:w="3960" w:type="dxa"/>
          </w:tcPr>
          <w:p w14:paraId="7ABFE29E" w14:textId="77777777" w:rsidR="00554484" w:rsidRDefault="00554484" w:rsidP="00554484">
            <w:pPr>
              <w:pStyle w:val="CopticVersemulti-line"/>
            </w:pPr>
            <w:r>
              <w:t>Ⲟⲩⲛⲓϣϯ ⲡⲉ ⲡⲟⲩⲧⲁⲓ:</w:t>
            </w:r>
          </w:p>
          <w:p w14:paraId="2E65BF83" w14:textId="77777777" w:rsidR="00554484" w:rsidRDefault="00554484" w:rsidP="00554484">
            <w:pPr>
              <w:pStyle w:val="CopticVersemulti-line"/>
            </w:pPr>
            <w:r>
              <w:t>ϧⲉⲛ ⲑ̀ⲙⲏϯ ⲛ̀ⲟⲩⲣⲁⲛⲟⲥ:</w:t>
            </w:r>
          </w:p>
          <w:p w14:paraId="1070BEAA" w14:textId="77777777" w:rsidR="00554484" w:rsidRDefault="00554484" w:rsidP="00554484">
            <w:pPr>
              <w:pStyle w:val="CopticVersemulti-line"/>
            </w:pPr>
            <w:r>
              <w:t>ⲉ̀ϩⲟⲧⲉ ⲛⲏⲉⲑⲟⲩⲁⲃ ⲧⲏⲣⲟⲩ:</w:t>
            </w:r>
          </w:p>
          <w:p w14:paraId="504F2A77" w14:textId="77777777" w:rsidR="00554484" w:rsidRPr="005130A7" w:rsidRDefault="00554484" w:rsidP="00554484">
            <w:pPr>
              <w:pStyle w:val="CopticHangingVerse"/>
            </w:pPr>
            <w:r>
              <w:t>ⲛⲉⲙ ⲛⲓⲇⲓⲕⲉⲟⲥ.</w:t>
            </w:r>
          </w:p>
        </w:tc>
      </w:tr>
      <w:tr w:rsidR="00554484" w14:paraId="5FE994BA" w14:textId="77777777" w:rsidTr="00235C40">
        <w:trPr>
          <w:cantSplit/>
          <w:jc w:val="center"/>
        </w:trPr>
        <w:tc>
          <w:tcPr>
            <w:tcW w:w="288" w:type="dxa"/>
          </w:tcPr>
          <w:p w14:paraId="5C6CADC6" w14:textId="77777777" w:rsidR="00554484" w:rsidRDefault="00554484" w:rsidP="00235C40">
            <w:pPr>
              <w:pStyle w:val="CopticCross"/>
            </w:pPr>
            <w:r w:rsidRPr="00FB5ACB">
              <w:t>¿</w:t>
            </w:r>
          </w:p>
        </w:tc>
        <w:tc>
          <w:tcPr>
            <w:tcW w:w="3960" w:type="dxa"/>
          </w:tcPr>
          <w:p w14:paraId="5053740C" w14:textId="77777777" w:rsidR="00554484" w:rsidRDefault="00554484" w:rsidP="00235C40">
            <w:pPr>
              <w:pStyle w:val="EngHangEnd"/>
            </w:pPr>
          </w:p>
        </w:tc>
        <w:tc>
          <w:tcPr>
            <w:tcW w:w="288" w:type="dxa"/>
          </w:tcPr>
          <w:p w14:paraId="2C97D883" w14:textId="77777777" w:rsidR="00554484" w:rsidRDefault="00554484" w:rsidP="00235C40"/>
        </w:tc>
        <w:tc>
          <w:tcPr>
            <w:tcW w:w="288" w:type="dxa"/>
          </w:tcPr>
          <w:p w14:paraId="5859DF7F" w14:textId="77777777" w:rsidR="00554484" w:rsidRDefault="00554484" w:rsidP="00235C40">
            <w:pPr>
              <w:pStyle w:val="CopticCross"/>
            </w:pPr>
            <w:r w:rsidRPr="00FB5ACB">
              <w:t>¿</w:t>
            </w:r>
          </w:p>
        </w:tc>
        <w:tc>
          <w:tcPr>
            <w:tcW w:w="3960" w:type="dxa"/>
          </w:tcPr>
          <w:p w14:paraId="0ADFF709" w14:textId="77777777" w:rsidR="00554484" w:rsidRDefault="00554484" w:rsidP="00554484">
            <w:pPr>
              <w:pStyle w:val="CopticVersemulti-line"/>
            </w:pPr>
            <w:r>
              <w:t>Ⲡⲉⲛⲛⲏⲃ ϫⲱⲣ ⲛ̀ⲛⲓϫⲁϫⲓ:</w:t>
            </w:r>
          </w:p>
          <w:p w14:paraId="4D14DD53" w14:textId="77777777" w:rsidR="00554484" w:rsidRDefault="00554484" w:rsidP="00554484">
            <w:pPr>
              <w:pStyle w:val="CopticVersemulti-line"/>
            </w:pPr>
            <w:r>
              <w:t>ⲛ̀ⲧⲉ Ϯⲉⲕⲕⲗⲏⲥⲓⲁ:</w:t>
            </w:r>
          </w:p>
          <w:p w14:paraId="347B96D0" w14:textId="77777777" w:rsidR="00554484" w:rsidRDefault="00554484" w:rsidP="00554484">
            <w:pPr>
              <w:pStyle w:val="CopticVersemulti-line"/>
            </w:pPr>
            <w:r>
              <w:t>ⲙⲁ ⲧⲁϫⲣⲟⲛ ϧⲉⲛ ⲧⲉⲕⲁ̀ⲅⲁⲡⲏ:</w:t>
            </w:r>
          </w:p>
          <w:p w14:paraId="0455855B" w14:textId="77777777" w:rsidR="00554484" w:rsidRPr="005130A7" w:rsidRDefault="00554484" w:rsidP="00554484">
            <w:pPr>
              <w:pStyle w:val="CopticHangingVerse"/>
            </w:pPr>
            <w:r>
              <w:t>ϣⲁ ϯⲥⲩⲛⲧⲉⲗⲓⲁ.</w:t>
            </w:r>
          </w:p>
        </w:tc>
      </w:tr>
      <w:tr w:rsidR="00554484" w14:paraId="6262B97C" w14:textId="77777777" w:rsidTr="00235C40">
        <w:trPr>
          <w:cantSplit/>
          <w:jc w:val="center"/>
        </w:trPr>
        <w:tc>
          <w:tcPr>
            <w:tcW w:w="288" w:type="dxa"/>
          </w:tcPr>
          <w:p w14:paraId="1EFB84E8" w14:textId="77777777" w:rsidR="00554484" w:rsidRDefault="00554484" w:rsidP="00235C40">
            <w:pPr>
              <w:pStyle w:val="CopticCross"/>
            </w:pPr>
          </w:p>
        </w:tc>
        <w:tc>
          <w:tcPr>
            <w:tcW w:w="3960" w:type="dxa"/>
          </w:tcPr>
          <w:p w14:paraId="322669E3" w14:textId="77777777" w:rsidR="00554484" w:rsidRDefault="00554484" w:rsidP="00235C40">
            <w:pPr>
              <w:pStyle w:val="EngHangEnd"/>
            </w:pPr>
          </w:p>
        </w:tc>
        <w:tc>
          <w:tcPr>
            <w:tcW w:w="288" w:type="dxa"/>
          </w:tcPr>
          <w:p w14:paraId="06B8E663" w14:textId="77777777" w:rsidR="00554484" w:rsidRDefault="00554484" w:rsidP="00235C40"/>
        </w:tc>
        <w:tc>
          <w:tcPr>
            <w:tcW w:w="288" w:type="dxa"/>
          </w:tcPr>
          <w:p w14:paraId="7E6B0AED" w14:textId="77777777" w:rsidR="00554484" w:rsidRDefault="00554484" w:rsidP="00235C40">
            <w:pPr>
              <w:pStyle w:val="CopticCross"/>
            </w:pPr>
          </w:p>
        </w:tc>
        <w:tc>
          <w:tcPr>
            <w:tcW w:w="3960" w:type="dxa"/>
          </w:tcPr>
          <w:p w14:paraId="6B8F1151" w14:textId="77777777" w:rsidR="00554484" w:rsidRDefault="00554484" w:rsidP="00554484">
            <w:pPr>
              <w:pStyle w:val="CopticVersemulti-line"/>
            </w:pPr>
            <w:r>
              <w:t>Ⲣⲁϣⲓ ⲱ̀ ⲛⲓⲡⲟⲗⲓⲥ:</w:t>
            </w:r>
          </w:p>
          <w:p w14:paraId="6A984DEE" w14:textId="77777777" w:rsidR="00554484" w:rsidRDefault="00554484" w:rsidP="00554484">
            <w:pPr>
              <w:pStyle w:val="CopticVersemulti-line"/>
            </w:pPr>
            <w:r>
              <w:t>Ⲣⲱⲙⲏ ⲛⲉⲙ Ⲁⲗⲉⲝⲁⲛⲇ̀ⲣⲓⲁ:</w:t>
            </w:r>
          </w:p>
          <w:p w14:paraId="6FF286E3" w14:textId="77777777" w:rsidR="00554484" w:rsidRDefault="00554484" w:rsidP="00554484">
            <w:pPr>
              <w:pStyle w:val="CopticVersemulti-line"/>
            </w:pPr>
            <w:r>
              <w:t>ⲛⲉⲙ Ⲭⲏⲙⲓ ⲛⲉⲙ Ⲉⲫⲉⲥⲉⲟⲥ:</w:t>
            </w:r>
          </w:p>
          <w:p w14:paraId="462DB417" w14:textId="77777777" w:rsidR="00554484" w:rsidRPr="005130A7" w:rsidRDefault="00554484" w:rsidP="00554484">
            <w:pPr>
              <w:pStyle w:val="CopticHangingVerse"/>
            </w:pPr>
            <w:r>
              <w:t>ⲛⲉⲙ Ⲁⲛⲧⲓⲟⲭⲓⲁ.</w:t>
            </w:r>
          </w:p>
        </w:tc>
      </w:tr>
      <w:tr w:rsidR="00554484" w14:paraId="2AB3E882" w14:textId="77777777" w:rsidTr="00235C40">
        <w:trPr>
          <w:cantSplit/>
          <w:jc w:val="center"/>
        </w:trPr>
        <w:tc>
          <w:tcPr>
            <w:tcW w:w="288" w:type="dxa"/>
          </w:tcPr>
          <w:p w14:paraId="0072AFCE" w14:textId="77777777" w:rsidR="00554484" w:rsidRDefault="00554484" w:rsidP="00235C40">
            <w:pPr>
              <w:pStyle w:val="CopticCross"/>
            </w:pPr>
          </w:p>
        </w:tc>
        <w:tc>
          <w:tcPr>
            <w:tcW w:w="3960" w:type="dxa"/>
          </w:tcPr>
          <w:p w14:paraId="4ACF1893" w14:textId="77777777" w:rsidR="00554484" w:rsidRDefault="00554484" w:rsidP="00235C40">
            <w:pPr>
              <w:pStyle w:val="EngHangEnd"/>
            </w:pPr>
          </w:p>
        </w:tc>
        <w:tc>
          <w:tcPr>
            <w:tcW w:w="288" w:type="dxa"/>
          </w:tcPr>
          <w:p w14:paraId="05EE95BA" w14:textId="77777777" w:rsidR="00554484" w:rsidRDefault="00554484" w:rsidP="00235C40"/>
        </w:tc>
        <w:tc>
          <w:tcPr>
            <w:tcW w:w="288" w:type="dxa"/>
          </w:tcPr>
          <w:p w14:paraId="2CF2A2BD" w14:textId="77777777" w:rsidR="00554484" w:rsidRDefault="00554484" w:rsidP="00235C40">
            <w:pPr>
              <w:pStyle w:val="CopticCross"/>
            </w:pPr>
          </w:p>
        </w:tc>
        <w:tc>
          <w:tcPr>
            <w:tcW w:w="3960" w:type="dxa"/>
          </w:tcPr>
          <w:p w14:paraId="7359FFE7" w14:textId="77777777" w:rsidR="00554484" w:rsidRDefault="00554484" w:rsidP="00554484">
            <w:pPr>
              <w:pStyle w:val="CopticVersemulti-line"/>
            </w:pPr>
            <w:r>
              <w:t>Ⲥⲙⲟⲩ ⲉ̀ⲛⲓⲓⲁⲣⲱⲟⲩ:</w:t>
            </w:r>
          </w:p>
          <w:p w14:paraId="5EBB398D" w14:textId="77777777" w:rsidR="00554484" w:rsidRDefault="00554484" w:rsidP="00554484">
            <w:pPr>
              <w:pStyle w:val="CopticVersemulti-line"/>
            </w:pPr>
            <w:r>
              <w:t>ⲛⲉⲙ ⲛⲓⲥⲓϯ ⲛⲉⲙ ⲛⲓⲕⲁⲣⲡⲟⲥ:</w:t>
            </w:r>
          </w:p>
          <w:p w14:paraId="4F9BC125" w14:textId="77777777" w:rsidR="00554484" w:rsidRDefault="00554484" w:rsidP="00554484">
            <w:pPr>
              <w:pStyle w:val="CopticVersemulti-line"/>
            </w:pPr>
            <w:r>
              <w:t>ⲉ̀ⲃⲟⲗ ϩⲓⲧⲉⲛ ⲛⲓϯϩⲟ:</w:t>
            </w:r>
          </w:p>
          <w:p w14:paraId="254D8A00" w14:textId="77777777" w:rsidR="00554484" w:rsidRPr="005130A7" w:rsidRDefault="00554484" w:rsidP="00554484">
            <w:pPr>
              <w:pStyle w:val="CopticHangingVerse"/>
            </w:pPr>
            <w:r>
              <w:t>ⲙ̀Ⲡⲉⲧⲣⲟⲥ ⲛⲉⲙ Ⲡⲁⲩⲗⲟⲥ.</w:t>
            </w:r>
          </w:p>
        </w:tc>
      </w:tr>
      <w:tr w:rsidR="00554484" w14:paraId="5480E200" w14:textId="77777777" w:rsidTr="00235C40">
        <w:trPr>
          <w:cantSplit/>
          <w:jc w:val="center"/>
        </w:trPr>
        <w:tc>
          <w:tcPr>
            <w:tcW w:w="288" w:type="dxa"/>
          </w:tcPr>
          <w:p w14:paraId="52EB9A24" w14:textId="77777777" w:rsidR="00554484" w:rsidRDefault="00554484" w:rsidP="00235C40">
            <w:pPr>
              <w:pStyle w:val="CopticCross"/>
            </w:pPr>
            <w:r w:rsidRPr="00FB5ACB">
              <w:t>¿</w:t>
            </w:r>
          </w:p>
        </w:tc>
        <w:tc>
          <w:tcPr>
            <w:tcW w:w="3960" w:type="dxa"/>
          </w:tcPr>
          <w:p w14:paraId="33854BE4" w14:textId="77777777" w:rsidR="00554484" w:rsidRPr="0078672A" w:rsidRDefault="00554484" w:rsidP="00235C40">
            <w:pPr>
              <w:pStyle w:val="EngHangEnd"/>
            </w:pPr>
          </w:p>
        </w:tc>
        <w:tc>
          <w:tcPr>
            <w:tcW w:w="288" w:type="dxa"/>
          </w:tcPr>
          <w:p w14:paraId="1BBD4A7D" w14:textId="77777777" w:rsidR="00554484" w:rsidRDefault="00554484" w:rsidP="00235C40"/>
        </w:tc>
        <w:tc>
          <w:tcPr>
            <w:tcW w:w="288" w:type="dxa"/>
          </w:tcPr>
          <w:p w14:paraId="47DF5D06" w14:textId="77777777" w:rsidR="00554484" w:rsidRDefault="00554484" w:rsidP="00235C40">
            <w:pPr>
              <w:pStyle w:val="CopticCross"/>
            </w:pPr>
            <w:r w:rsidRPr="00FB5ACB">
              <w:t>¿</w:t>
            </w:r>
          </w:p>
        </w:tc>
        <w:tc>
          <w:tcPr>
            <w:tcW w:w="3960" w:type="dxa"/>
          </w:tcPr>
          <w:p w14:paraId="5F00912F" w14:textId="77777777" w:rsidR="00554484" w:rsidRDefault="00554484" w:rsidP="00554484">
            <w:pPr>
              <w:pStyle w:val="CopticVersemulti-line"/>
            </w:pPr>
            <w:r>
              <w:t>Ⲧⲉⲛⲧⲱⲃϩ ⲉⲑⲃⲉ ⲛⲉⲛⲓⲟϯ:</w:t>
            </w:r>
          </w:p>
          <w:p w14:paraId="33CEA865" w14:textId="77777777" w:rsidR="00554484" w:rsidRDefault="00554484" w:rsidP="00554484">
            <w:pPr>
              <w:pStyle w:val="CopticVersemulti-line"/>
            </w:pPr>
            <w:r>
              <w:t>ⲛⲓⲟⲩⲏⲃ ⲛ̀ⲧⲉ ⲠϬⲟⲓⲥ:</w:t>
            </w:r>
          </w:p>
          <w:p w14:paraId="1A1EE8E2" w14:textId="77777777" w:rsidR="00554484" w:rsidRDefault="00554484" w:rsidP="00554484">
            <w:pPr>
              <w:pStyle w:val="CopticVersemulti-line"/>
            </w:pPr>
            <w:r>
              <w:t>ⲛⲉⲙ ⲛⲓⲁⲣⲝⲱⲛ ⲙ̀ⲙⲁⲓⲛⲟⲩϯ:</w:t>
            </w:r>
          </w:p>
          <w:p w14:paraId="2ED8F6CD" w14:textId="77777777" w:rsidR="00554484" w:rsidRPr="005130A7" w:rsidRDefault="00554484" w:rsidP="00554484">
            <w:pPr>
              <w:pStyle w:val="CopticHangingVerse"/>
            </w:pPr>
            <w:r>
              <w:t>ⲛⲉⲙ ⲛⲓⲇⲓⲁⲕⲱⲛⲟⲥ.</w:t>
            </w:r>
          </w:p>
        </w:tc>
      </w:tr>
      <w:tr w:rsidR="00554484" w14:paraId="5CC56026" w14:textId="77777777" w:rsidTr="00235C40">
        <w:trPr>
          <w:cantSplit/>
          <w:jc w:val="center"/>
        </w:trPr>
        <w:tc>
          <w:tcPr>
            <w:tcW w:w="288" w:type="dxa"/>
          </w:tcPr>
          <w:p w14:paraId="6F6AF76F" w14:textId="77777777" w:rsidR="00554484" w:rsidRDefault="00554484" w:rsidP="00235C40">
            <w:pPr>
              <w:pStyle w:val="CopticCross"/>
            </w:pPr>
            <w:r w:rsidRPr="00FB5ACB">
              <w:t>¿</w:t>
            </w:r>
          </w:p>
        </w:tc>
        <w:tc>
          <w:tcPr>
            <w:tcW w:w="3960" w:type="dxa"/>
          </w:tcPr>
          <w:p w14:paraId="75A34A91" w14:textId="77777777" w:rsidR="00554484" w:rsidRDefault="00554484" w:rsidP="00235C40">
            <w:pPr>
              <w:pStyle w:val="EngHangEnd"/>
            </w:pPr>
          </w:p>
        </w:tc>
        <w:tc>
          <w:tcPr>
            <w:tcW w:w="288" w:type="dxa"/>
          </w:tcPr>
          <w:p w14:paraId="14709696" w14:textId="77777777" w:rsidR="00554484" w:rsidRDefault="00554484" w:rsidP="00235C40"/>
        </w:tc>
        <w:tc>
          <w:tcPr>
            <w:tcW w:w="288" w:type="dxa"/>
          </w:tcPr>
          <w:p w14:paraId="3E4DC059" w14:textId="77777777" w:rsidR="00554484" w:rsidRDefault="00554484" w:rsidP="00235C40">
            <w:pPr>
              <w:pStyle w:val="CopticCross"/>
            </w:pPr>
            <w:r w:rsidRPr="00FB5ACB">
              <w:t>¿</w:t>
            </w:r>
          </w:p>
        </w:tc>
        <w:tc>
          <w:tcPr>
            <w:tcW w:w="3960" w:type="dxa"/>
          </w:tcPr>
          <w:p w14:paraId="47D8F797" w14:textId="77777777" w:rsidR="00554484" w:rsidRDefault="00554484" w:rsidP="00554484">
            <w:pPr>
              <w:pStyle w:val="CopticVersemulti-line"/>
            </w:pPr>
            <w:r>
              <w:t>Ⲩⲇⲉⲟⲛ ⲛⲓⲇⲓⲁⲕⲟⲥ:</w:t>
            </w:r>
          </w:p>
          <w:p w14:paraId="699F2CDA" w14:textId="77777777" w:rsidR="00554484" w:rsidRDefault="00554484" w:rsidP="00554484">
            <w:pPr>
              <w:pStyle w:val="CopticVersemulti-line"/>
            </w:pPr>
            <w:r>
              <w:t>ⲛⲉⲙ ⲡ̀ⲥⲉⲡⲓ ⲛ̀ⲛⲓⲡⲓⲥⲧⲟⲥ:</w:t>
            </w:r>
          </w:p>
          <w:p w14:paraId="1A888E99" w14:textId="77777777" w:rsidR="00554484" w:rsidRDefault="00554484" w:rsidP="00554484">
            <w:pPr>
              <w:pStyle w:val="CopticVersemulti-line"/>
            </w:pPr>
            <w:r>
              <w:t>ⲛⲁϩⲙⲟⲩ ⲱ̀ Ⲡⲉⲛⲛⲏⲃ Ⲡⲓⲭ̀ⲣⲓⲥⲧⲟⲥ:</w:t>
            </w:r>
          </w:p>
          <w:p w14:paraId="03D3508A" w14:textId="77777777" w:rsidR="00554484" w:rsidRPr="005130A7" w:rsidRDefault="00554484" w:rsidP="00554484">
            <w:pPr>
              <w:pStyle w:val="CopticHangingVerse"/>
            </w:pPr>
            <w:r>
              <w:t>ⲉⲑⲃⲉ ⲛⲓⲁ̀ⲡⲟⲥⲧⲟⲗⲟⲥ.</w:t>
            </w:r>
          </w:p>
        </w:tc>
      </w:tr>
      <w:tr w:rsidR="00554484" w14:paraId="65A532F2" w14:textId="77777777" w:rsidTr="00235C40">
        <w:trPr>
          <w:cantSplit/>
          <w:jc w:val="center"/>
        </w:trPr>
        <w:tc>
          <w:tcPr>
            <w:tcW w:w="288" w:type="dxa"/>
          </w:tcPr>
          <w:p w14:paraId="1B067D7B" w14:textId="77777777" w:rsidR="00554484" w:rsidRDefault="00554484" w:rsidP="00235C40">
            <w:pPr>
              <w:pStyle w:val="CopticCross"/>
            </w:pPr>
          </w:p>
        </w:tc>
        <w:tc>
          <w:tcPr>
            <w:tcW w:w="3960" w:type="dxa"/>
          </w:tcPr>
          <w:p w14:paraId="63088BD5" w14:textId="77777777" w:rsidR="00554484" w:rsidRDefault="00554484" w:rsidP="00235C40">
            <w:pPr>
              <w:pStyle w:val="EngHangEnd"/>
            </w:pPr>
          </w:p>
        </w:tc>
        <w:tc>
          <w:tcPr>
            <w:tcW w:w="288" w:type="dxa"/>
          </w:tcPr>
          <w:p w14:paraId="59E95467" w14:textId="77777777" w:rsidR="00554484" w:rsidRDefault="00554484" w:rsidP="00235C40"/>
        </w:tc>
        <w:tc>
          <w:tcPr>
            <w:tcW w:w="288" w:type="dxa"/>
          </w:tcPr>
          <w:p w14:paraId="6757CE14" w14:textId="77777777" w:rsidR="00554484" w:rsidRDefault="00554484" w:rsidP="00235C40">
            <w:pPr>
              <w:pStyle w:val="CopticCross"/>
            </w:pPr>
          </w:p>
        </w:tc>
        <w:tc>
          <w:tcPr>
            <w:tcW w:w="3960" w:type="dxa"/>
          </w:tcPr>
          <w:p w14:paraId="2E89CD3A" w14:textId="77777777" w:rsidR="00554484" w:rsidRDefault="00554484" w:rsidP="00554484">
            <w:pPr>
              <w:pStyle w:val="CopticVersemulti-line"/>
            </w:pPr>
            <w:r>
              <w:t>Ⲫⲛⲟⲩϯ Ⲡⲓⲙⲁⲓⲣⲱⲙⲓ:</w:t>
            </w:r>
          </w:p>
          <w:p w14:paraId="7792FC7D" w14:textId="77777777" w:rsidR="00554484" w:rsidRDefault="00554484" w:rsidP="00554484">
            <w:pPr>
              <w:pStyle w:val="CopticVersemulti-line"/>
            </w:pPr>
            <w:r>
              <w:t>ⲁ̀ⲣⲉϩ ⲉ̀ⲡⲉⲕⲗⲁⲟⲥ:</w:t>
            </w:r>
          </w:p>
          <w:p w14:paraId="5CED401E" w14:textId="77777777" w:rsidR="00554484" w:rsidRDefault="00554484" w:rsidP="00554484">
            <w:pPr>
              <w:pStyle w:val="CopticVersemulti-line"/>
            </w:pPr>
            <w:r>
              <w:t>ⲉⲑⲃⲉ ϯⲫⲉ ⲙ̀ⲃⲉⲣⲓ:</w:t>
            </w:r>
          </w:p>
          <w:p w14:paraId="14C1B0B8" w14:textId="77777777" w:rsidR="00554484" w:rsidRPr="005130A7" w:rsidRDefault="00554484" w:rsidP="00554484">
            <w:pPr>
              <w:pStyle w:val="CopticHangingVerse"/>
            </w:pPr>
            <w:r>
              <w:t>ⲛⲉⲙ ⲛⲓⲁ̀ⲡⲟⲥⲧⲟⲗⲟⲥ.</w:t>
            </w:r>
          </w:p>
        </w:tc>
      </w:tr>
      <w:tr w:rsidR="00554484" w14:paraId="7CAF480E" w14:textId="77777777" w:rsidTr="00235C40">
        <w:trPr>
          <w:cantSplit/>
          <w:jc w:val="center"/>
        </w:trPr>
        <w:tc>
          <w:tcPr>
            <w:tcW w:w="288" w:type="dxa"/>
          </w:tcPr>
          <w:p w14:paraId="0DA05F49" w14:textId="77777777" w:rsidR="00554484" w:rsidRDefault="00554484" w:rsidP="00235C40">
            <w:pPr>
              <w:pStyle w:val="CopticCross"/>
            </w:pPr>
          </w:p>
        </w:tc>
        <w:tc>
          <w:tcPr>
            <w:tcW w:w="3960" w:type="dxa"/>
          </w:tcPr>
          <w:p w14:paraId="5C74202D" w14:textId="77777777" w:rsidR="00554484" w:rsidRDefault="00554484" w:rsidP="00235C40">
            <w:pPr>
              <w:pStyle w:val="EngHangEnd"/>
            </w:pPr>
          </w:p>
        </w:tc>
        <w:tc>
          <w:tcPr>
            <w:tcW w:w="288" w:type="dxa"/>
          </w:tcPr>
          <w:p w14:paraId="6E034213" w14:textId="77777777" w:rsidR="00554484" w:rsidRDefault="00554484" w:rsidP="00235C40"/>
        </w:tc>
        <w:tc>
          <w:tcPr>
            <w:tcW w:w="288" w:type="dxa"/>
          </w:tcPr>
          <w:p w14:paraId="0E0ACA0B" w14:textId="77777777" w:rsidR="00554484" w:rsidRDefault="00554484" w:rsidP="00235C40">
            <w:pPr>
              <w:pStyle w:val="CopticCross"/>
            </w:pPr>
          </w:p>
        </w:tc>
        <w:tc>
          <w:tcPr>
            <w:tcW w:w="3960" w:type="dxa"/>
          </w:tcPr>
          <w:p w14:paraId="4EF5B447" w14:textId="77777777" w:rsidR="00554484" w:rsidRDefault="00554484" w:rsidP="00554484">
            <w:pPr>
              <w:pStyle w:val="CopticVersemulti-line"/>
            </w:pPr>
            <w:r>
              <w:t>Ⲭⲉⲣⲉ ⲛⲁϭⲟⲓⲥ ⲛ̀ⲓⲟϯ:</w:t>
            </w:r>
          </w:p>
          <w:p w14:paraId="4311EF0B" w14:textId="77777777" w:rsidR="00554484" w:rsidRDefault="00554484" w:rsidP="00554484">
            <w:pPr>
              <w:pStyle w:val="CopticVersemulti-line"/>
            </w:pPr>
            <w:r>
              <w:t>ⲛ̀ⲁ̀ⲡⲟⲥⲧⲟⲗⲟⲥ:</w:t>
            </w:r>
          </w:p>
          <w:p w14:paraId="220C5E60" w14:textId="77777777" w:rsidR="00554484" w:rsidRDefault="00554484" w:rsidP="00554484">
            <w:pPr>
              <w:pStyle w:val="CopticVersemulti-line"/>
            </w:pPr>
            <w:r>
              <w:t>ⲉ̀ⲧⲉ Ⲡⲉⲧⲣⲟⲥ ⲛⲓⲛⲓϣϯ:</w:t>
            </w:r>
          </w:p>
          <w:p w14:paraId="4F8D597F" w14:textId="77777777" w:rsidR="00554484" w:rsidRPr="005130A7" w:rsidRDefault="00554484" w:rsidP="00554484">
            <w:pPr>
              <w:pStyle w:val="CopticHangingVerse"/>
            </w:pPr>
            <w:r>
              <w:t>ⲛⲉⲙ ⲡⲉⲛⲥⲁϧ Ⲡⲁⲩⲗⲟⲥ.</w:t>
            </w:r>
          </w:p>
        </w:tc>
      </w:tr>
      <w:tr w:rsidR="00554484" w14:paraId="5ED12357" w14:textId="77777777" w:rsidTr="00235C40">
        <w:trPr>
          <w:cantSplit/>
          <w:jc w:val="center"/>
        </w:trPr>
        <w:tc>
          <w:tcPr>
            <w:tcW w:w="288" w:type="dxa"/>
          </w:tcPr>
          <w:p w14:paraId="6B6C4901" w14:textId="77777777" w:rsidR="00554484" w:rsidRPr="003209AF" w:rsidRDefault="00554484" w:rsidP="00235C40">
            <w:pPr>
              <w:pStyle w:val="CopticCross"/>
              <w:rPr>
                <w:b/>
              </w:rPr>
            </w:pPr>
            <w:r w:rsidRPr="00FB5ACB">
              <w:t>¿</w:t>
            </w:r>
          </w:p>
        </w:tc>
        <w:tc>
          <w:tcPr>
            <w:tcW w:w="3960" w:type="dxa"/>
          </w:tcPr>
          <w:p w14:paraId="34399863" w14:textId="77777777" w:rsidR="00554484" w:rsidRDefault="00554484" w:rsidP="00235C40">
            <w:pPr>
              <w:pStyle w:val="EngHangEnd"/>
            </w:pPr>
          </w:p>
        </w:tc>
        <w:tc>
          <w:tcPr>
            <w:tcW w:w="288" w:type="dxa"/>
          </w:tcPr>
          <w:p w14:paraId="2097CC88" w14:textId="77777777" w:rsidR="00554484" w:rsidRDefault="00554484" w:rsidP="00235C40"/>
        </w:tc>
        <w:tc>
          <w:tcPr>
            <w:tcW w:w="288" w:type="dxa"/>
          </w:tcPr>
          <w:p w14:paraId="7A8E4A94" w14:textId="77777777" w:rsidR="00554484" w:rsidRDefault="00554484" w:rsidP="00235C40">
            <w:pPr>
              <w:pStyle w:val="CopticCross"/>
            </w:pPr>
            <w:r w:rsidRPr="00FB5ACB">
              <w:t>¿</w:t>
            </w:r>
          </w:p>
        </w:tc>
        <w:tc>
          <w:tcPr>
            <w:tcW w:w="3960" w:type="dxa"/>
          </w:tcPr>
          <w:p w14:paraId="3FD0136A" w14:textId="77777777" w:rsidR="00554484" w:rsidRDefault="00554484" w:rsidP="00554484">
            <w:pPr>
              <w:pStyle w:val="CopticVersemulti-line"/>
            </w:pPr>
            <w:r>
              <w:t>Ⲯⲩⲭⲏ ⲙⲁⲙ̀ⲧⲟⲛ ⲛⲟⲱⲟⲩ:</w:t>
            </w:r>
          </w:p>
          <w:p w14:paraId="2C85A8E5" w14:textId="77777777" w:rsidR="00554484" w:rsidRDefault="00554484" w:rsidP="00554484">
            <w:pPr>
              <w:pStyle w:val="CopticVersemulti-line"/>
            </w:pPr>
            <w:r>
              <w:t>ϧⲉⲛ Ⲡⲓⲡⲁⲣⲁⲇⲓⲥⲟⲥ:</w:t>
            </w:r>
          </w:p>
          <w:p w14:paraId="1EAD1570" w14:textId="77777777" w:rsidR="00554484" w:rsidRDefault="00554484" w:rsidP="00554484">
            <w:pPr>
              <w:pStyle w:val="CopticVersemulti-line"/>
            </w:pPr>
            <w:r>
              <w:t>ⲉⲑⲃⲉ ⲛⲓⲣⲉϥϭⲣⲟ:</w:t>
            </w:r>
          </w:p>
          <w:p w14:paraId="711C1EA9" w14:textId="77777777" w:rsidR="00554484" w:rsidRPr="005130A7" w:rsidRDefault="00554484" w:rsidP="00554484">
            <w:pPr>
              <w:pStyle w:val="CopticHangingVerse"/>
            </w:pPr>
            <w:r>
              <w:t>Ⲡⲉⲧⲣⲟⲥ ⲛⲉⲙ Ⲡⲁⲩⲗⲟⲥ.</w:t>
            </w:r>
          </w:p>
        </w:tc>
      </w:tr>
      <w:tr w:rsidR="00554484" w14:paraId="0886DEC9" w14:textId="77777777" w:rsidTr="00235C40">
        <w:trPr>
          <w:cantSplit/>
          <w:jc w:val="center"/>
        </w:trPr>
        <w:tc>
          <w:tcPr>
            <w:tcW w:w="288" w:type="dxa"/>
          </w:tcPr>
          <w:p w14:paraId="1845BAD1" w14:textId="77777777" w:rsidR="00554484" w:rsidRDefault="00554484" w:rsidP="00235C40">
            <w:pPr>
              <w:pStyle w:val="CopticCross"/>
            </w:pPr>
            <w:r w:rsidRPr="00FB5ACB">
              <w:t>¿</w:t>
            </w:r>
          </w:p>
        </w:tc>
        <w:tc>
          <w:tcPr>
            <w:tcW w:w="3960" w:type="dxa"/>
          </w:tcPr>
          <w:p w14:paraId="461CA138" w14:textId="77777777" w:rsidR="00554484" w:rsidRDefault="00554484" w:rsidP="00235C40">
            <w:pPr>
              <w:pStyle w:val="EngHangEnd"/>
            </w:pPr>
          </w:p>
        </w:tc>
        <w:tc>
          <w:tcPr>
            <w:tcW w:w="288" w:type="dxa"/>
          </w:tcPr>
          <w:p w14:paraId="5361AB26" w14:textId="77777777" w:rsidR="00554484" w:rsidRDefault="00554484" w:rsidP="00235C40"/>
        </w:tc>
        <w:tc>
          <w:tcPr>
            <w:tcW w:w="288" w:type="dxa"/>
          </w:tcPr>
          <w:p w14:paraId="64EFA76B" w14:textId="77777777" w:rsidR="00554484" w:rsidRDefault="00554484" w:rsidP="00235C40">
            <w:pPr>
              <w:pStyle w:val="CopticCross"/>
            </w:pPr>
            <w:r w:rsidRPr="00FB5ACB">
              <w:t>¿</w:t>
            </w:r>
          </w:p>
        </w:tc>
        <w:tc>
          <w:tcPr>
            <w:tcW w:w="3960" w:type="dxa"/>
          </w:tcPr>
          <w:p w14:paraId="58F6B32C" w14:textId="77777777" w:rsidR="00554484" w:rsidRDefault="00554484" w:rsidP="00554484">
            <w:pPr>
              <w:pStyle w:val="CopticVersemulti-line"/>
              <w:rPr>
                <w:rFonts w:eastAsia="Arial Unicode MS" w:cs="FreeSerifAvvaShenouda"/>
              </w:rPr>
            </w:pPr>
            <w:r>
              <w:rPr>
                <w:rFonts w:eastAsia="Arial Unicode MS" w:cs="FreeSerifAvvaShenouda"/>
              </w:rPr>
              <w:t>Ⲱ Ⲡⲉⲛⲛⲏⲃ ⲁ̀ⲣⲓⲫ̀ⲙⲉⲩⲓ̀:</w:t>
            </w:r>
          </w:p>
          <w:p w14:paraId="0B449021" w14:textId="77777777" w:rsidR="00554484" w:rsidRDefault="00554484" w:rsidP="00554484">
            <w:pPr>
              <w:pStyle w:val="CopticVersemulti-line"/>
              <w:rPr>
                <w:rFonts w:eastAsia="Arial Unicode MS" w:cs="FreeSerifAvvaShenouda"/>
              </w:rPr>
            </w:pPr>
            <w:r>
              <w:rPr>
                <w:rFonts w:eastAsia="Arial Unicode MS" w:cs="FreeSerifAvvaShenouda"/>
              </w:rPr>
              <w:t>ⲙ̀ⲧⲉⲕⲃⲱⲕ ϯⲫⲉ ⲙ̀ⲉⲣⲓ:</w:t>
            </w:r>
          </w:p>
          <w:p w14:paraId="605A001A" w14:textId="77777777" w:rsidR="00554484" w:rsidRDefault="00554484" w:rsidP="00554484">
            <w:pPr>
              <w:pStyle w:val="CopticVersemulti-line"/>
              <w:rPr>
                <w:rFonts w:eastAsia="Arial Unicode MS" w:cs="FreeSerifAvvaShenouda"/>
              </w:rPr>
            </w:pPr>
            <w:r>
              <w:rPr>
                <w:rFonts w:eastAsia="Arial Unicode MS" w:cs="FreeSerifAvvaShenouda"/>
              </w:rPr>
              <w:t>ⲛⲉⲙ Ⲡⲉⲧⲣⲟⲥ:</w:t>
            </w:r>
          </w:p>
          <w:p w14:paraId="77C2D589" w14:textId="77777777" w:rsidR="00554484" w:rsidRPr="00384F62" w:rsidRDefault="00554484" w:rsidP="00554484">
            <w:pPr>
              <w:pStyle w:val="CopticHangingVerse"/>
            </w:pPr>
            <w:r>
              <w:t>ⲛⲉⲙ Ⲡⲁⲩⲗⲟⲥ.</w:t>
            </w:r>
          </w:p>
        </w:tc>
      </w:tr>
    </w:tbl>
    <w:p w14:paraId="391D7BCB" w14:textId="77777777" w:rsidR="00646A59" w:rsidRPr="00B84B62" w:rsidRDefault="00646A59" w:rsidP="00646A59"/>
    <w:p w14:paraId="3B22EC1E" w14:textId="77777777" w:rsidR="00646A59" w:rsidRDefault="00646A59" w:rsidP="00646A59">
      <w:pPr>
        <w:pStyle w:val="Heading4"/>
      </w:pPr>
      <w:bookmarkStart w:id="1673" w:name="_Ref434476261"/>
      <w:r>
        <w:lastRenderedPageBreak/>
        <w:t>The Psali Batos</w:t>
      </w:r>
      <w:r w:rsidR="006C1B94">
        <w:t xml:space="preserve"> for the Apostles’ Feast</w:t>
      </w:r>
      <w:bookmarkEnd w:id="167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54484" w14:paraId="64E38F23" w14:textId="77777777" w:rsidTr="00235C40">
        <w:trPr>
          <w:cantSplit/>
          <w:jc w:val="center"/>
        </w:trPr>
        <w:tc>
          <w:tcPr>
            <w:tcW w:w="288" w:type="dxa"/>
          </w:tcPr>
          <w:p w14:paraId="45C91EC7" w14:textId="77777777" w:rsidR="00554484" w:rsidRDefault="00554484" w:rsidP="00235C40">
            <w:pPr>
              <w:pStyle w:val="CopticCross"/>
            </w:pPr>
          </w:p>
        </w:tc>
        <w:tc>
          <w:tcPr>
            <w:tcW w:w="3960" w:type="dxa"/>
          </w:tcPr>
          <w:p w14:paraId="4FAE9700" w14:textId="77777777" w:rsidR="00554484" w:rsidRDefault="00554484" w:rsidP="00235C40">
            <w:pPr>
              <w:pStyle w:val="EngHangEnd"/>
            </w:pPr>
          </w:p>
        </w:tc>
        <w:tc>
          <w:tcPr>
            <w:tcW w:w="288" w:type="dxa"/>
          </w:tcPr>
          <w:p w14:paraId="77E3CB9D" w14:textId="77777777" w:rsidR="00554484" w:rsidRDefault="00554484" w:rsidP="00235C40"/>
        </w:tc>
        <w:tc>
          <w:tcPr>
            <w:tcW w:w="288" w:type="dxa"/>
          </w:tcPr>
          <w:p w14:paraId="79074676" w14:textId="77777777" w:rsidR="00554484" w:rsidRDefault="00554484" w:rsidP="00235C40">
            <w:pPr>
              <w:pStyle w:val="CopticCross"/>
            </w:pPr>
          </w:p>
        </w:tc>
        <w:tc>
          <w:tcPr>
            <w:tcW w:w="3960" w:type="dxa"/>
          </w:tcPr>
          <w:p w14:paraId="27270399" w14:textId="77777777" w:rsidR="00554484" w:rsidRDefault="00554484" w:rsidP="00554484">
            <w:pPr>
              <w:pStyle w:val="CopticVersemulti-line"/>
            </w:pPr>
            <w:r>
              <w:t>Ⲁⲣⲓⲥⲁⲗⲡⲓⲍⲓⲛ ⲱ̀ ⲛⲁⲙⲉⲛⲣⲁϯ:</w:t>
            </w:r>
          </w:p>
          <w:p w14:paraId="1EC1B942" w14:textId="77777777" w:rsidR="00554484" w:rsidRDefault="00554484" w:rsidP="00554484">
            <w:pPr>
              <w:pStyle w:val="CopticVersemulti-line"/>
            </w:pPr>
            <w:r>
              <w:t>ϧⲉⲛ ⲟⲩⲥ̀ⲙⲏ ⲛ̀ⲥⲁⲗⲡⲓⲅⲅⲟⲥ:</w:t>
            </w:r>
          </w:p>
          <w:p w14:paraId="08ECE70E" w14:textId="77777777" w:rsidR="00554484" w:rsidRDefault="00554484" w:rsidP="00554484">
            <w:pPr>
              <w:pStyle w:val="CopticVersemulti-line"/>
            </w:pPr>
            <w:r>
              <w:t>ϧⲉⲛ ⲡ̀ϣⲁⲓ ⲛ̀ⲛⲁϭⲟⲓⲥ ⲛ̀ⲓⲟϯ:</w:t>
            </w:r>
          </w:p>
          <w:p w14:paraId="0368C1E8" w14:textId="77777777" w:rsidR="00554484" w:rsidRPr="00C35319" w:rsidRDefault="00554484" w:rsidP="00554484">
            <w:pPr>
              <w:pStyle w:val="CopticHangingVerse"/>
            </w:pPr>
            <w:r>
              <w:t>ⲡⲉⲛⲓⲱⲧ Ⲡⲉⲧⲣⲟⲥ ⲛⲉⲙ ⲡⲉⲛⲥⲁϧ Ⲡⲁⲩⲗⲟⲥ.</w:t>
            </w:r>
          </w:p>
        </w:tc>
      </w:tr>
      <w:tr w:rsidR="00554484" w14:paraId="38023FBF" w14:textId="77777777" w:rsidTr="00235C40">
        <w:trPr>
          <w:cantSplit/>
          <w:jc w:val="center"/>
        </w:trPr>
        <w:tc>
          <w:tcPr>
            <w:tcW w:w="288" w:type="dxa"/>
          </w:tcPr>
          <w:p w14:paraId="08F711DA" w14:textId="77777777" w:rsidR="00554484" w:rsidRDefault="00554484" w:rsidP="00235C40">
            <w:pPr>
              <w:pStyle w:val="CopticCross"/>
            </w:pPr>
          </w:p>
        </w:tc>
        <w:tc>
          <w:tcPr>
            <w:tcW w:w="3960" w:type="dxa"/>
          </w:tcPr>
          <w:p w14:paraId="09748D66" w14:textId="77777777" w:rsidR="00554484" w:rsidRDefault="00554484" w:rsidP="00235C40">
            <w:pPr>
              <w:pStyle w:val="EngHangEnd"/>
            </w:pPr>
          </w:p>
        </w:tc>
        <w:tc>
          <w:tcPr>
            <w:tcW w:w="288" w:type="dxa"/>
          </w:tcPr>
          <w:p w14:paraId="5761342E" w14:textId="77777777" w:rsidR="00554484" w:rsidRDefault="00554484" w:rsidP="00235C40"/>
        </w:tc>
        <w:tc>
          <w:tcPr>
            <w:tcW w:w="288" w:type="dxa"/>
          </w:tcPr>
          <w:p w14:paraId="471BB668" w14:textId="77777777" w:rsidR="00554484" w:rsidRDefault="00554484" w:rsidP="00235C40">
            <w:pPr>
              <w:pStyle w:val="CopticCross"/>
            </w:pPr>
          </w:p>
        </w:tc>
        <w:tc>
          <w:tcPr>
            <w:tcW w:w="3960" w:type="dxa"/>
          </w:tcPr>
          <w:p w14:paraId="0D318AA0" w14:textId="77777777" w:rsidR="00554484" w:rsidRDefault="00554484" w:rsidP="00554484">
            <w:pPr>
              <w:pStyle w:val="CopticVersemulti-line"/>
            </w:pPr>
            <w:r>
              <w:t>Ⲃⲟⲛ ⲟⲩⲣⲁϣⲓ ⲛⲉⲙ ⲟⲩⲑⲉⲗⲏⲗ:</w:t>
            </w:r>
          </w:p>
          <w:p w14:paraId="409FE39B" w14:textId="77777777" w:rsidR="00554484" w:rsidRDefault="00554484" w:rsidP="00554484">
            <w:pPr>
              <w:pStyle w:val="CopticVersemulti-line"/>
            </w:pPr>
            <w:r>
              <w:t>ⲉⲣⲡ̀ⲣⲉⲡⲓ ⲙ̀ⲡⲓⲥ̀ⲛⲁⲩ (ⲃ̄) ⲛ̀ⲥ̀ⲧⲁⲩⲗⲟⲥ:</w:t>
            </w:r>
          </w:p>
          <w:p w14:paraId="50EB9616" w14:textId="77777777" w:rsidR="00554484" w:rsidRDefault="00554484" w:rsidP="00554484">
            <w:pPr>
              <w:pStyle w:val="CopticVersemulti-line"/>
            </w:pPr>
            <w:r>
              <w:t>ⲛ̀ⲧⲉ Ⲡⲓⲭ̀ⲣⲓⲥⲧⲟⲥ Ⲉⲙⲙⲁⲛⲟⲩⲏⲗ:</w:t>
            </w:r>
          </w:p>
          <w:p w14:paraId="78E9AF98" w14:textId="77777777" w:rsidR="00554484" w:rsidRDefault="00554484" w:rsidP="00554484">
            <w:pPr>
              <w:pStyle w:val="CopticHangingVerse"/>
            </w:pPr>
            <w:r>
              <w:t>ⲡⲉⲛⲓⲱⲧ Ⲡⲉⲧⲣⲟⲥ ⲛⲉⲙ ⲡⲉⲛⲥⲁϧ Ⲡⲁⲩⲗⲟⲥ.</w:t>
            </w:r>
          </w:p>
        </w:tc>
      </w:tr>
      <w:tr w:rsidR="00554484" w14:paraId="674D27F6" w14:textId="77777777" w:rsidTr="00235C40">
        <w:trPr>
          <w:cantSplit/>
          <w:jc w:val="center"/>
        </w:trPr>
        <w:tc>
          <w:tcPr>
            <w:tcW w:w="288" w:type="dxa"/>
          </w:tcPr>
          <w:p w14:paraId="49546105" w14:textId="77777777" w:rsidR="00554484" w:rsidRDefault="00554484" w:rsidP="00235C40">
            <w:pPr>
              <w:pStyle w:val="CopticCross"/>
            </w:pPr>
            <w:r w:rsidRPr="00FB5ACB">
              <w:t>¿</w:t>
            </w:r>
          </w:p>
        </w:tc>
        <w:tc>
          <w:tcPr>
            <w:tcW w:w="3960" w:type="dxa"/>
          </w:tcPr>
          <w:p w14:paraId="451AE677" w14:textId="77777777" w:rsidR="00554484" w:rsidRDefault="00554484" w:rsidP="00235C40">
            <w:pPr>
              <w:pStyle w:val="EngHangEnd"/>
            </w:pPr>
          </w:p>
        </w:tc>
        <w:tc>
          <w:tcPr>
            <w:tcW w:w="288" w:type="dxa"/>
          </w:tcPr>
          <w:p w14:paraId="3408416B" w14:textId="77777777" w:rsidR="00554484" w:rsidRDefault="00554484" w:rsidP="00235C40"/>
        </w:tc>
        <w:tc>
          <w:tcPr>
            <w:tcW w:w="288" w:type="dxa"/>
          </w:tcPr>
          <w:p w14:paraId="3BC265B6" w14:textId="77777777" w:rsidR="00554484" w:rsidRDefault="00554484" w:rsidP="00235C40">
            <w:pPr>
              <w:pStyle w:val="CopticCross"/>
            </w:pPr>
            <w:r w:rsidRPr="00FB5ACB">
              <w:t>¿</w:t>
            </w:r>
          </w:p>
        </w:tc>
        <w:tc>
          <w:tcPr>
            <w:tcW w:w="3960" w:type="dxa"/>
          </w:tcPr>
          <w:p w14:paraId="2BC4C7AB" w14:textId="77777777" w:rsidR="00554484" w:rsidRDefault="00554484" w:rsidP="00554484">
            <w:pPr>
              <w:pStyle w:val="CopticVersemulti-line"/>
            </w:pPr>
            <w:r>
              <w:t>Ⲅⲉⲛⲟⲥ ⲛⲓⲃⲉⲛ ⲛ̀ⲛⲓⲡⲓⲥⲧⲟⲥ:</w:t>
            </w:r>
          </w:p>
          <w:p w14:paraId="372CA8B7" w14:textId="77777777" w:rsidR="00554484" w:rsidRDefault="00554484" w:rsidP="00554484">
            <w:pPr>
              <w:pStyle w:val="CopticVersemulti-line"/>
            </w:pPr>
            <w:r>
              <w:t>ⲁⲩⲑⲱⲟⲩϯ ϧⲉⲛ ϯⲉⲕⲕⲗⲏⲥⲓⲁ:</w:t>
            </w:r>
          </w:p>
          <w:p w14:paraId="475133CB" w14:textId="77777777" w:rsidR="00554484" w:rsidRDefault="00554484" w:rsidP="00554484">
            <w:pPr>
              <w:pStyle w:val="CopticVersemulti-line"/>
            </w:pPr>
            <w:r>
              <w:t>ϧⲉⲛ ⲡ̀ϣⲁⲓ ⲛ̀ⲛⲓⲁ̀ⲡⲟⲥⲧⲟⲗⲟⲥ:</w:t>
            </w:r>
          </w:p>
          <w:p w14:paraId="113CDF3F" w14:textId="77777777" w:rsidR="00554484" w:rsidRDefault="00554484" w:rsidP="00554484">
            <w:pPr>
              <w:pStyle w:val="CopticHangingVerse"/>
            </w:pPr>
            <w:r>
              <w:t>ϧⲉⲛ ϩⲁⲛϩⲱⲥ ⲛⲉⲙ ϩⲁⲛⲯⲁⲗⲓⲁ.</w:t>
            </w:r>
          </w:p>
        </w:tc>
      </w:tr>
      <w:tr w:rsidR="00554484" w14:paraId="78C728E3" w14:textId="77777777" w:rsidTr="00235C40">
        <w:trPr>
          <w:cantSplit/>
          <w:jc w:val="center"/>
        </w:trPr>
        <w:tc>
          <w:tcPr>
            <w:tcW w:w="288" w:type="dxa"/>
          </w:tcPr>
          <w:p w14:paraId="1602EB6D" w14:textId="77777777" w:rsidR="00554484" w:rsidRDefault="00554484" w:rsidP="00235C40">
            <w:pPr>
              <w:pStyle w:val="CopticCross"/>
            </w:pPr>
            <w:r w:rsidRPr="00FB5ACB">
              <w:t>¿</w:t>
            </w:r>
          </w:p>
        </w:tc>
        <w:tc>
          <w:tcPr>
            <w:tcW w:w="3960" w:type="dxa"/>
          </w:tcPr>
          <w:p w14:paraId="090E6D06" w14:textId="77777777" w:rsidR="00554484" w:rsidRDefault="00554484" w:rsidP="00235C40">
            <w:pPr>
              <w:pStyle w:val="EngHangEnd"/>
            </w:pPr>
          </w:p>
        </w:tc>
        <w:tc>
          <w:tcPr>
            <w:tcW w:w="288" w:type="dxa"/>
          </w:tcPr>
          <w:p w14:paraId="09792A0B" w14:textId="77777777" w:rsidR="00554484" w:rsidRDefault="00554484" w:rsidP="00235C40"/>
        </w:tc>
        <w:tc>
          <w:tcPr>
            <w:tcW w:w="288" w:type="dxa"/>
          </w:tcPr>
          <w:p w14:paraId="084E9794" w14:textId="77777777" w:rsidR="00554484" w:rsidRDefault="00554484" w:rsidP="00235C40">
            <w:pPr>
              <w:pStyle w:val="CopticCross"/>
            </w:pPr>
            <w:r w:rsidRPr="00FB5ACB">
              <w:t>¿</w:t>
            </w:r>
          </w:p>
        </w:tc>
        <w:tc>
          <w:tcPr>
            <w:tcW w:w="3960" w:type="dxa"/>
          </w:tcPr>
          <w:p w14:paraId="4A19C95B" w14:textId="77777777" w:rsidR="00554484" w:rsidRDefault="00554484" w:rsidP="00554484">
            <w:pPr>
              <w:pStyle w:val="CopticVersemulti-line"/>
            </w:pPr>
            <w:r>
              <w:t>Ⲇⲁⲩⲓⲇ ⲡ̀ⲟⲩⲣⲟ ⲁϥⲱϣ ⲉ̀ⲃⲟⲗ:</w:t>
            </w:r>
          </w:p>
          <w:p w14:paraId="5A4E7190" w14:textId="77777777" w:rsidR="00554484" w:rsidRDefault="00554484" w:rsidP="00554484">
            <w:pPr>
              <w:pStyle w:val="CopticVersemulti-line"/>
            </w:pPr>
            <w:r>
              <w:t>ϧⲉⲛ ⲡ̀ⲭⲱⲙ ⲛ̀ⲧⲉ ⲛⲓⲯⲁⲗⲙⲟⲥ:</w:t>
            </w:r>
          </w:p>
          <w:p w14:paraId="0E67826C" w14:textId="77777777" w:rsidR="00554484" w:rsidRDefault="00554484" w:rsidP="00554484">
            <w:pPr>
              <w:pStyle w:val="CopticVersemulti-line"/>
            </w:pPr>
            <w:r>
              <w:t>ϫⲉ ⲁ̀ ⲡⲟⲩϧ̀ⲣⲱⲟⲩ ϣⲉⲛⲁϥ ⲉ̀ⲃⲟⲗ:</w:t>
            </w:r>
          </w:p>
          <w:p w14:paraId="34032C4C" w14:textId="77777777" w:rsidR="00554484" w:rsidRDefault="00554484" w:rsidP="00554484">
            <w:pPr>
              <w:pStyle w:val="CopticHangingVerse"/>
            </w:pPr>
            <w:r>
              <w:t>ⲟⲩⲟϩ ⲛⲟⲩⲥⲁϫⲓ ⲁⲩⲫⲟϩ ⲉ̀ⲡⲓⲕⲟⲥⲙⲟⲥ.</w:t>
            </w:r>
          </w:p>
        </w:tc>
      </w:tr>
      <w:tr w:rsidR="00554484" w14:paraId="7102D1AF" w14:textId="77777777" w:rsidTr="00235C40">
        <w:trPr>
          <w:cantSplit/>
          <w:jc w:val="center"/>
        </w:trPr>
        <w:tc>
          <w:tcPr>
            <w:tcW w:w="288" w:type="dxa"/>
          </w:tcPr>
          <w:p w14:paraId="0B787F09" w14:textId="77777777" w:rsidR="00554484" w:rsidRDefault="00554484" w:rsidP="00235C40">
            <w:pPr>
              <w:pStyle w:val="CopticCross"/>
            </w:pPr>
          </w:p>
        </w:tc>
        <w:tc>
          <w:tcPr>
            <w:tcW w:w="3960" w:type="dxa"/>
          </w:tcPr>
          <w:p w14:paraId="28AE2568" w14:textId="77777777" w:rsidR="00554484" w:rsidRDefault="00554484" w:rsidP="00235C40">
            <w:pPr>
              <w:pStyle w:val="EngHangEnd"/>
            </w:pPr>
          </w:p>
        </w:tc>
        <w:tc>
          <w:tcPr>
            <w:tcW w:w="288" w:type="dxa"/>
          </w:tcPr>
          <w:p w14:paraId="3BDDD5E8" w14:textId="77777777" w:rsidR="00554484" w:rsidRDefault="00554484" w:rsidP="00235C40"/>
        </w:tc>
        <w:tc>
          <w:tcPr>
            <w:tcW w:w="288" w:type="dxa"/>
          </w:tcPr>
          <w:p w14:paraId="4863F7ED" w14:textId="77777777" w:rsidR="00554484" w:rsidRDefault="00554484" w:rsidP="00235C40">
            <w:pPr>
              <w:pStyle w:val="CopticCross"/>
            </w:pPr>
          </w:p>
        </w:tc>
        <w:tc>
          <w:tcPr>
            <w:tcW w:w="3960" w:type="dxa"/>
          </w:tcPr>
          <w:p w14:paraId="3E2B2659" w14:textId="77777777" w:rsidR="00554484" w:rsidRDefault="00554484" w:rsidP="00554484">
            <w:pPr>
              <w:pStyle w:val="CopticVersemulti-line"/>
            </w:pPr>
            <w:r>
              <w:t>Ⲉⲃⲟⲗϩⲓⲧⲉⲛ ⲛⲓⲁ̀ⲡⲟⲥⲧⲟⲗⲟⲥ:</w:t>
            </w:r>
          </w:p>
          <w:p w14:paraId="186B09B6" w14:textId="77777777" w:rsidR="00554484" w:rsidRDefault="00554484" w:rsidP="00554484">
            <w:pPr>
              <w:pStyle w:val="CopticVersemulti-line"/>
            </w:pPr>
            <w:r>
              <w:t>ⲛⲉⲙ ⲛⲓⲙⲁⲑⲏⲧⲏⲥ ⲙ̀Ⲡⲓⲭ̀ⲣⲓⲥⲧⲟⲥ:</w:t>
            </w:r>
          </w:p>
          <w:p w14:paraId="5D605BBD" w14:textId="77777777" w:rsidR="00554484" w:rsidRDefault="00554484" w:rsidP="00554484">
            <w:pPr>
              <w:pStyle w:val="CopticVersemulti-line"/>
            </w:pPr>
            <w:r>
              <w:t>ⲁⲛⲥⲟⲩⲉⲛ ⲠⲉⲛϬⲟⲓⲥ Ⲓⲏⲥⲟⲩⲥ Ⲡⲓⲗⲟⲅⲟⲥ:</w:t>
            </w:r>
          </w:p>
          <w:p w14:paraId="54AC4C95" w14:textId="77777777" w:rsidR="00554484" w:rsidRDefault="00554484" w:rsidP="00554484">
            <w:pPr>
              <w:pStyle w:val="CopticHangingVerse"/>
            </w:pPr>
            <w:r>
              <w:t>ⲉⲑⲃⲏⲧⲟⲩ ⲛⲁⲓ ⲛⲁⲛ ⲱ̀ Ⲡⲓⲁ̀ⲅⲁⲑⲟⲥ.</w:t>
            </w:r>
          </w:p>
        </w:tc>
      </w:tr>
      <w:tr w:rsidR="00554484" w14:paraId="0AD38E8E" w14:textId="77777777" w:rsidTr="00235C40">
        <w:trPr>
          <w:cantSplit/>
          <w:jc w:val="center"/>
        </w:trPr>
        <w:tc>
          <w:tcPr>
            <w:tcW w:w="288" w:type="dxa"/>
          </w:tcPr>
          <w:p w14:paraId="14331373" w14:textId="77777777" w:rsidR="00554484" w:rsidRDefault="00554484" w:rsidP="00235C40">
            <w:pPr>
              <w:pStyle w:val="CopticCross"/>
            </w:pPr>
          </w:p>
        </w:tc>
        <w:tc>
          <w:tcPr>
            <w:tcW w:w="3960" w:type="dxa"/>
          </w:tcPr>
          <w:p w14:paraId="067DD369" w14:textId="77777777" w:rsidR="00554484" w:rsidRDefault="00554484" w:rsidP="00235C40">
            <w:pPr>
              <w:pStyle w:val="EngHangEnd"/>
            </w:pPr>
          </w:p>
        </w:tc>
        <w:tc>
          <w:tcPr>
            <w:tcW w:w="288" w:type="dxa"/>
          </w:tcPr>
          <w:p w14:paraId="24241234" w14:textId="77777777" w:rsidR="00554484" w:rsidRDefault="00554484" w:rsidP="00235C40"/>
        </w:tc>
        <w:tc>
          <w:tcPr>
            <w:tcW w:w="288" w:type="dxa"/>
          </w:tcPr>
          <w:p w14:paraId="16DB0B11" w14:textId="77777777" w:rsidR="00554484" w:rsidRDefault="00554484" w:rsidP="00235C40">
            <w:pPr>
              <w:pStyle w:val="CopticCross"/>
            </w:pPr>
          </w:p>
        </w:tc>
        <w:tc>
          <w:tcPr>
            <w:tcW w:w="3960" w:type="dxa"/>
          </w:tcPr>
          <w:p w14:paraId="6C444B2A" w14:textId="77777777" w:rsidR="00554484" w:rsidRDefault="00554484" w:rsidP="00554484">
            <w:pPr>
              <w:pStyle w:val="CopticVersemulti-line"/>
            </w:pPr>
            <w:r>
              <w:t>Ⲍⲉⲟϣ ⲛ̀ϫⲉ ⲛⲓⲙⲏⲓⲛⲓ:</w:t>
            </w:r>
          </w:p>
          <w:p w14:paraId="130468BF" w14:textId="77777777" w:rsidR="00554484" w:rsidRDefault="00554484" w:rsidP="00554484">
            <w:pPr>
              <w:pStyle w:val="CopticVersemulti-line"/>
            </w:pPr>
            <w:r>
              <w:t>ⲉ̀ⲧⲁⲩⲁⲓⲧⲟⲩ ϧⲉⲛ ⲡⲓⲕⲟⲥⲙⲟⲥ:</w:t>
            </w:r>
          </w:p>
          <w:p w14:paraId="2B331CD0" w14:textId="77777777" w:rsidR="00554484" w:rsidRDefault="00554484" w:rsidP="00554484">
            <w:pPr>
              <w:pStyle w:val="CopticVersemulti-line"/>
            </w:pPr>
            <w:r>
              <w:t>ⲟⲩⲟϩ ⲁⲩⲧⲁⲗϭⲟ ⲛ̀ⲛⲏⲉⲧϣⲱⲛⲓ:</w:t>
            </w:r>
          </w:p>
          <w:p w14:paraId="62E51E98" w14:textId="77777777" w:rsidR="00554484" w:rsidRDefault="00554484" w:rsidP="00554484">
            <w:pPr>
              <w:pStyle w:val="CopticHangingVerse"/>
            </w:pPr>
            <w:r>
              <w:t>ϧⲉⲛ ⲫ̀ⲣⲁⲛ ⲙ̀Ⲡⲉⲛϭⲟⲓⲥ Ⲓⲏⲥⲟⲩⲥ Ⲡⲓⲭ̄̀ⲣⲓⲥⲧⲟⲥ.</w:t>
            </w:r>
          </w:p>
        </w:tc>
      </w:tr>
      <w:tr w:rsidR="00554484" w14:paraId="7FBA1EE5" w14:textId="77777777" w:rsidTr="00235C40">
        <w:trPr>
          <w:cantSplit/>
          <w:jc w:val="center"/>
        </w:trPr>
        <w:tc>
          <w:tcPr>
            <w:tcW w:w="288" w:type="dxa"/>
          </w:tcPr>
          <w:p w14:paraId="71108F30" w14:textId="77777777" w:rsidR="00554484" w:rsidRDefault="00554484" w:rsidP="00235C40">
            <w:pPr>
              <w:pStyle w:val="CopticCross"/>
            </w:pPr>
            <w:r w:rsidRPr="00FB5ACB">
              <w:t>¿</w:t>
            </w:r>
          </w:p>
        </w:tc>
        <w:tc>
          <w:tcPr>
            <w:tcW w:w="3960" w:type="dxa"/>
          </w:tcPr>
          <w:p w14:paraId="235207B8" w14:textId="77777777" w:rsidR="00554484" w:rsidRDefault="00554484" w:rsidP="00235C40">
            <w:pPr>
              <w:pStyle w:val="EngHangEnd"/>
            </w:pPr>
          </w:p>
        </w:tc>
        <w:tc>
          <w:tcPr>
            <w:tcW w:w="288" w:type="dxa"/>
          </w:tcPr>
          <w:p w14:paraId="1CFEEB3F" w14:textId="77777777" w:rsidR="00554484" w:rsidRDefault="00554484" w:rsidP="00235C40"/>
        </w:tc>
        <w:tc>
          <w:tcPr>
            <w:tcW w:w="288" w:type="dxa"/>
          </w:tcPr>
          <w:p w14:paraId="7A939BB6" w14:textId="77777777" w:rsidR="00554484" w:rsidRDefault="00554484" w:rsidP="00235C40">
            <w:pPr>
              <w:pStyle w:val="CopticCross"/>
            </w:pPr>
            <w:r w:rsidRPr="00FB5ACB">
              <w:t>¿</w:t>
            </w:r>
          </w:p>
        </w:tc>
        <w:tc>
          <w:tcPr>
            <w:tcW w:w="3960" w:type="dxa"/>
          </w:tcPr>
          <w:p w14:paraId="0BC98E6E" w14:textId="77777777" w:rsidR="00554484" w:rsidRDefault="00554484" w:rsidP="00554484">
            <w:pPr>
              <w:pStyle w:val="CopticVersemulti-line"/>
            </w:pPr>
            <w:r>
              <w:t>Ⲏⲡⲡⲉ ⲁ̀ⲛⲟⲛ ϧⲁ Ⲛⲓⲭ̀ⲣⲓⲥⲧⲓⲁⲛⲟⲥ:</w:t>
            </w:r>
          </w:p>
          <w:p w14:paraId="4E69C86F" w14:textId="77777777" w:rsidR="00554484" w:rsidRDefault="00554484" w:rsidP="00554484">
            <w:pPr>
              <w:pStyle w:val="CopticVersemulti-line"/>
            </w:pPr>
            <w:r>
              <w:t>ⲧⲉⲛⲉⲣϣⲁⲓ ⲛⲱⲟⲩ ϧⲉⲛ ϩⲁⲛϩⲩⲙⲛⲟⲥ:</w:t>
            </w:r>
          </w:p>
          <w:p w14:paraId="4B3B2630" w14:textId="77777777" w:rsidR="00554484" w:rsidRDefault="00554484" w:rsidP="00554484">
            <w:pPr>
              <w:pStyle w:val="CopticVersemulti-line"/>
            </w:pPr>
            <w:r>
              <w:t>ⲉⲛⲱϣ ⲉ̀ⲃⲟⲗ ⲉⲛϫⲱ ⲙ̀ⲙⲟⲥ:</w:t>
            </w:r>
          </w:p>
          <w:p w14:paraId="3734CD70" w14:textId="77777777" w:rsidR="00554484" w:rsidRDefault="00554484" w:rsidP="00554484">
            <w:pPr>
              <w:pStyle w:val="CopticHangingVerse"/>
            </w:pPr>
            <w:r>
              <w:t>ϫⲉ ⲝⲉⲣⲉ ⲛⲱⲧⲉⲛ ⲱ̀ ⲛⲓⲁ̀ⲡⲟⲥⲧⲟⲗⲟⲥ.</w:t>
            </w:r>
          </w:p>
        </w:tc>
      </w:tr>
      <w:tr w:rsidR="00554484" w14:paraId="0B880436" w14:textId="77777777" w:rsidTr="00235C40">
        <w:trPr>
          <w:cantSplit/>
          <w:jc w:val="center"/>
        </w:trPr>
        <w:tc>
          <w:tcPr>
            <w:tcW w:w="288" w:type="dxa"/>
          </w:tcPr>
          <w:p w14:paraId="224035E6" w14:textId="77777777" w:rsidR="00554484" w:rsidRDefault="00554484" w:rsidP="00235C40">
            <w:pPr>
              <w:pStyle w:val="CopticCross"/>
            </w:pPr>
            <w:r w:rsidRPr="00FB5ACB">
              <w:lastRenderedPageBreak/>
              <w:t>¿</w:t>
            </w:r>
          </w:p>
        </w:tc>
        <w:tc>
          <w:tcPr>
            <w:tcW w:w="3960" w:type="dxa"/>
          </w:tcPr>
          <w:p w14:paraId="14607207" w14:textId="77777777" w:rsidR="00554484" w:rsidRDefault="00554484" w:rsidP="00235C40">
            <w:pPr>
              <w:pStyle w:val="EngHangEnd"/>
            </w:pPr>
          </w:p>
        </w:tc>
        <w:tc>
          <w:tcPr>
            <w:tcW w:w="288" w:type="dxa"/>
          </w:tcPr>
          <w:p w14:paraId="5303363B" w14:textId="77777777" w:rsidR="00554484" w:rsidRDefault="00554484" w:rsidP="00235C40"/>
        </w:tc>
        <w:tc>
          <w:tcPr>
            <w:tcW w:w="288" w:type="dxa"/>
          </w:tcPr>
          <w:p w14:paraId="3D445E69" w14:textId="77777777" w:rsidR="00554484" w:rsidRDefault="00554484" w:rsidP="00235C40">
            <w:pPr>
              <w:pStyle w:val="CopticCross"/>
            </w:pPr>
            <w:r w:rsidRPr="00FB5ACB">
              <w:t>¿</w:t>
            </w:r>
          </w:p>
        </w:tc>
        <w:tc>
          <w:tcPr>
            <w:tcW w:w="3960" w:type="dxa"/>
          </w:tcPr>
          <w:p w14:paraId="02E6A7FB" w14:textId="77777777" w:rsidR="00554484" w:rsidRDefault="00554484" w:rsidP="00554484">
            <w:pPr>
              <w:pStyle w:val="CopticVersemulti-line"/>
            </w:pPr>
            <w:r>
              <w:t>Ⲑⲱⲕ ⲧⲉ ϯϫⲟⲙ ⲛⲉⲙ ⲛⲓⲧⲁⲓⲟ:</w:t>
            </w:r>
          </w:p>
          <w:p w14:paraId="65C706BF" w14:textId="77777777" w:rsidR="00554484" w:rsidRDefault="00554484" w:rsidP="00554484">
            <w:pPr>
              <w:pStyle w:val="CopticVersemulti-line"/>
            </w:pPr>
            <w:r>
              <w:t>ⲱ̀ Ⲡⲉⲛⲥⲱⲧⲏⲣ ⲛ̀ⲁ̀ⲅⲁⲑⲟⲥ:</w:t>
            </w:r>
          </w:p>
          <w:p w14:paraId="1F5AC0EE" w14:textId="77777777" w:rsidR="00554484" w:rsidRDefault="00554484" w:rsidP="00554484">
            <w:pPr>
              <w:pStyle w:val="CopticVersemulti-line"/>
            </w:pPr>
            <w:r>
              <w:t>ⲭⲱ ⲛⲁⲛ ⲉ̀ⲃⲟⲗ ⲉⲑⲃⲉ ⲛⲓϯϩⲟ:</w:t>
            </w:r>
          </w:p>
          <w:p w14:paraId="77A83862" w14:textId="77777777" w:rsidR="00554484" w:rsidRPr="005130A7" w:rsidRDefault="00554484" w:rsidP="00554484">
            <w:pPr>
              <w:pStyle w:val="CopticHangingVerse"/>
            </w:pPr>
            <w:r>
              <w:t>ⲙ̀ⲡⲉⲛⲓⲱⲧ Ⲡⲉⲧⲣⲟⲥ ⲛⲉⲙ ⲡⲉⲛⲥⲁϧ Ⲡⲁⲩⲗⲟⲥ.</w:t>
            </w:r>
          </w:p>
        </w:tc>
      </w:tr>
      <w:tr w:rsidR="00554484" w14:paraId="403CC675" w14:textId="77777777" w:rsidTr="00235C40">
        <w:trPr>
          <w:cantSplit/>
          <w:jc w:val="center"/>
        </w:trPr>
        <w:tc>
          <w:tcPr>
            <w:tcW w:w="288" w:type="dxa"/>
          </w:tcPr>
          <w:p w14:paraId="7C1641C9" w14:textId="77777777" w:rsidR="00554484" w:rsidRDefault="00554484" w:rsidP="00235C40">
            <w:pPr>
              <w:pStyle w:val="CopticCross"/>
            </w:pPr>
          </w:p>
        </w:tc>
        <w:tc>
          <w:tcPr>
            <w:tcW w:w="3960" w:type="dxa"/>
          </w:tcPr>
          <w:p w14:paraId="7CE6C8BB" w14:textId="77777777" w:rsidR="00554484" w:rsidRDefault="00554484" w:rsidP="00235C40">
            <w:pPr>
              <w:pStyle w:val="EngHangEnd"/>
            </w:pPr>
          </w:p>
        </w:tc>
        <w:tc>
          <w:tcPr>
            <w:tcW w:w="288" w:type="dxa"/>
          </w:tcPr>
          <w:p w14:paraId="3CAFB2EF" w14:textId="77777777" w:rsidR="00554484" w:rsidRDefault="00554484" w:rsidP="00235C40"/>
        </w:tc>
        <w:tc>
          <w:tcPr>
            <w:tcW w:w="288" w:type="dxa"/>
          </w:tcPr>
          <w:p w14:paraId="3B703E2F" w14:textId="77777777" w:rsidR="00554484" w:rsidRDefault="00554484" w:rsidP="00235C40">
            <w:pPr>
              <w:pStyle w:val="CopticCross"/>
            </w:pPr>
          </w:p>
        </w:tc>
        <w:tc>
          <w:tcPr>
            <w:tcW w:w="3960" w:type="dxa"/>
          </w:tcPr>
          <w:p w14:paraId="5C0E763A" w14:textId="77777777" w:rsidR="00554484" w:rsidRDefault="00554484" w:rsidP="00554484">
            <w:pPr>
              <w:pStyle w:val="CopticVersemulti-line"/>
            </w:pPr>
            <w:r>
              <w:t>Ⲓⲥ ϩⲏⲡⲡⲉ ⲡⲉⲛϭⲟⲓⲥ Ⲓⲏⲥⲟⲩⲥ Ⲡⲓⲭ̀ⲣⲓⲥⲧⲟⲥ:</w:t>
            </w:r>
          </w:p>
          <w:p w14:paraId="31DA7127" w14:textId="77777777" w:rsidR="00554484" w:rsidRDefault="00554484" w:rsidP="00554484">
            <w:pPr>
              <w:pStyle w:val="CopticVersemulti-line"/>
            </w:pPr>
            <w:r>
              <w:t>ⲁϥⲧⲁⲗⲟ ⲛ̀ⲧⲉϥϫⲓϫ ⲛ̀ⲟⲩⲓ̀ⲛⲁⲙ:</w:t>
            </w:r>
          </w:p>
          <w:p w14:paraId="2433B618" w14:textId="77777777" w:rsidR="00554484" w:rsidRDefault="00554484" w:rsidP="00554484">
            <w:pPr>
              <w:pStyle w:val="CopticVersemulti-line"/>
            </w:pPr>
            <w:r>
              <w:t>ⲉ̀ϫⲉⲛ ⲛⲓⲁ̀ⲫⲏⲟⲩⲓ̀ ⲛ̀ⲛⲓⲁ̀ⲡⲟⲥⲧⲟⲗⲟⲥ:</w:t>
            </w:r>
          </w:p>
          <w:p w14:paraId="6EDD70C9" w14:textId="77777777" w:rsidR="00554484" w:rsidRPr="005130A7" w:rsidRDefault="00554484" w:rsidP="00554484">
            <w:pPr>
              <w:pStyle w:val="CopticHangingVerse"/>
            </w:pPr>
            <w:r>
              <w:t>ⲛⲓⲥⲉⲛϯ ⲉⲧⲛⲁⲛⲉⲩ ⲛ̀ⲁⲧⲕⲓⲙ.</w:t>
            </w:r>
          </w:p>
        </w:tc>
      </w:tr>
      <w:tr w:rsidR="00554484" w14:paraId="3C824E11" w14:textId="77777777" w:rsidTr="00235C40">
        <w:trPr>
          <w:cantSplit/>
          <w:jc w:val="center"/>
        </w:trPr>
        <w:tc>
          <w:tcPr>
            <w:tcW w:w="288" w:type="dxa"/>
          </w:tcPr>
          <w:p w14:paraId="76963EA8" w14:textId="77777777" w:rsidR="00554484" w:rsidRDefault="00554484" w:rsidP="00235C40">
            <w:pPr>
              <w:pStyle w:val="CopticCross"/>
            </w:pPr>
          </w:p>
        </w:tc>
        <w:tc>
          <w:tcPr>
            <w:tcW w:w="3960" w:type="dxa"/>
          </w:tcPr>
          <w:p w14:paraId="7CEEB028" w14:textId="77777777" w:rsidR="00554484" w:rsidRDefault="00554484" w:rsidP="00235C40">
            <w:pPr>
              <w:pStyle w:val="EngHangEnd"/>
            </w:pPr>
          </w:p>
        </w:tc>
        <w:tc>
          <w:tcPr>
            <w:tcW w:w="288" w:type="dxa"/>
          </w:tcPr>
          <w:p w14:paraId="6BE8FBEB" w14:textId="77777777" w:rsidR="00554484" w:rsidRDefault="00554484" w:rsidP="00235C40"/>
        </w:tc>
        <w:tc>
          <w:tcPr>
            <w:tcW w:w="288" w:type="dxa"/>
          </w:tcPr>
          <w:p w14:paraId="64155D48" w14:textId="77777777" w:rsidR="00554484" w:rsidRDefault="00554484" w:rsidP="00235C40">
            <w:pPr>
              <w:pStyle w:val="CopticCross"/>
            </w:pPr>
          </w:p>
        </w:tc>
        <w:tc>
          <w:tcPr>
            <w:tcW w:w="3960" w:type="dxa"/>
          </w:tcPr>
          <w:p w14:paraId="22A87730" w14:textId="77777777" w:rsidR="00554484" w:rsidRDefault="00554484" w:rsidP="00554484">
            <w:pPr>
              <w:pStyle w:val="CopticVersemulti-line"/>
            </w:pPr>
            <w:r>
              <w:t>Ⲕⲉ ⲡⲁⲗⲓⲛ ⲡⲉⲛⲥⲁϭ Ⲡⲁⲩⲗⲟⲥ:</w:t>
            </w:r>
          </w:p>
          <w:p w14:paraId="33F132B9" w14:textId="77777777" w:rsidR="00554484" w:rsidRDefault="00554484" w:rsidP="00554484">
            <w:pPr>
              <w:pStyle w:val="CopticVersemulti-line"/>
            </w:pPr>
            <w:r>
              <w:t>ⲁϥⲟⲩⲱⲛϩ ⲛⲁϥ ⲛ̀ϫⲉ Ⲓⲏⲥⲟⲩⲥ Ⲡⲓⲭ̀ⲣⲓⲥⲧⲟⲥ:</w:t>
            </w:r>
          </w:p>
          <w:p w14:paraId="4733A538" w14:textId="77777777" w:rsidR="00554484" w:rsidRDefault="00554484" w:rsidP="00554484">
            <w:pPr>
              <w:pStyle w:val="CopticVersemulti-line"/>
            </w:pPr>
            <w:r>
              <w:t>ϧⲉⲛ ⲫ̀ⲙⲱⲓⲧ ⲛ̀Ⲇⲁⲙⲁⲥⲕⲟⲥ:</w:t>
            </w:r>
          </w:p>
          <w:p w14:paraId="23563029" w14:textId="77777777" w:rsidR="00554484" w:rsidRPr="005130A7" w:rsidRDefault="00554484" w:rsidP="00554484">
            <w:pPr>
              <w:pStyle w:val="CopticHangingVerse"/>
            </w:pPr>
            <w:r>
              <w:t>ⲟⲩⲟϩ ⲁϥⲥⲱⲧⲡ ⲙ̀ⲙⲟϥ ⲛ̀ⲟⲩⲁ̀ⲡⲟⲥⲧⲟⲗⲟⲥ.</w:t>
            </w:r>
          </w:p>
        </w:tc>
      </w:tr>
      <w:tr w:rsidR="00554484" w14:paraId="3F5E8759" w14:textId="77777777" w:rsidTr="00235C40">
        <w:trPr>
          <w:cantSplit/>
          <w:jc w:val="center"/>
        </w:trPr>
        <w:tc>
          <w:tcPr>
            <w:tcW w:w="288" w:type="dxa"/>
          </w:tcPr>
          <w:p w14:paraId="6DF9AC5A" w14:textId="77777777" w:rsidR="00554484" w:rsidRDefault="00554484" w:rsidP="00235C40">
            <w:pPr>
              <w:pStyle w:val="CopticCross"/>
            </w:pPr>
            <w:r w:rsidRPr="00FB5ACB">
              <w:t>¿</w:t>
            </w:r>
          </w:p>
        </w:tc>
        <w:tc>
          <w:tcPr>
            <w:tcW w:w="3960" w:type="dxa"/>
          </w:tcPr>
          <w:p w14:paraId="1E55F228" w14:textId="77777777" w:rsidR="00554484" w:rsidRDefault="00554484" w:rsidP="00235C40">
            <w:pPr>
              <w:pStyle w:val="EngHangEnd"/>
            </w:pPr>
          </w:p>
        </w:tc>
        <w:tc>
          <w:tcPr>
            <w:tcW w:w="288" w:type="dxa"/>
          </w:tcPr>
          <w:p w14:paraId="6237ACF0" w14:textId="77777777" w:rsidR="00554484" w:rsidRDefault="00554484" w:rsidP="00235C40"/>
        </w:tc>
        <w:tc>
          <w:tcPr>
            <w:tcW w:w="288" w:type="dxa"/>
          </w:tcPr>
          <w:p w14:paraId="0CF26D2D" w14:textId="77777777" w:rsidR="00554484" w:rsidRDefault="00554484" w:rsidP="00235C40">
            <w:pPr>
              <w:pStyle w:val="CopticCross"/>
            </w:pPr>
            <w:r w:rsidRPr="00FB5ACB">
              <w:t>¿</w:t>
            </w:r>
          </w:p>
        </w:tc>
        <w:tc>
          <w:tcPr>
            <w:tcW w:w="3960" w:type="dxa"/>
          </w:tcPr>
          <w:p w14:paraId="4B52FFBC" w14:textId="77777777" w:rsidR="00554484" w:rsidRDefault="00554484" w:rsidP="00554484">
            <w:pPr>
              <w:pStyle w:val="CopticVersemulti-line"/>
            </w:pPr>
            <w:r>
              <w:t>Ⲗⲁⲟⲥ ⲛ̀Ⲛⲓⲭ̀ⲣⲓⲥⲧⲓⲁⲛⲟⲥ:</w:t>
            </w:r>
          </w:p>
          <w:p w14:paraId="4A29A577" w14:textId="77777777" w:rsidR="00554484" w:rsidRDefault="00554484" w:rsidP="00554484">
            <w:pPr>
              <w:pStyle w:val="CopticVersemulti-line"/>
            </w:pPr>
            <w:r>
              <w:t>ⲉⲧϧⲉⲛ Ⲣⲱⲙⲏ ⲛⲉⲙ Ⲁⲗⲉⲝⲁⲛⲇ̀ⲣⲓⲁ:</w:t>
            </w:r>
          </w:p>
          <w:p w14:paraId="3ABD9BB9" w14:textId="77777777" w:rsidR="00554484" w:rsidRDefault="00554484" w:rsidP="00554484">
            <w:pPr>
              <w:pStyle w:val="CopticVersemulti-line"/>
            </w:pPr>
            <w:r>
              <w:t>ⲥⲉⲧⲁⲓ ⲛ̀ⲛⲓⲁ̀ⲡⲟⲥⲧⲟⲗⲟⲥ:</w:t>
            </w:r>
          </w:p>
          <w:p w14:paraId="170BEBB7" w14:textId="77777777" w:rsidR="00554484" w:rsidRPr="005130A7" w:rsidRDefault="00554484" w:rsidP="00554484">
            <w:pPr>
              <w:pStyle w:val="CopticHangingVerse"/>
            </w:pPr>
            <w:r>
              <w:t>ⲛⲉⲙ ⲧ̀ⲭⲱⲣⲁ ⲛ̀Ⲭⲏⲙⲓ ⲛⲉⲙ Ⲁⲛⲧⲓⲟⲭⲓⲁ.</w:t>
            </w:r>
          </w:p>
        </w:tc>
      </w:tr>
      <w:tr w:rsidR="00554484" w14:paraId="2AB516EC" w14:textId="77777777" w:rsidTr="00235C40">
        <w:trPr>
          <w:cantSplit/>
          <w:jc w:val="center"/>
        </w:trPr>
        <w:tc>
          <w:tcPr>
            <w:tcW w:w="288" w:type="dxa"/>
          </w:tcPr>
          <w:p w14:paraId="287B4031" w14:textId="77777777" w:rsidR="00554484" w:rsidRDefault="00554484" w:rsidP="00235C40">
            <w:pPr>
              <w:pStyle w:val="CopticCross"/>
            </w:pPr>
            <w:r w:rsidRPr="00FB5ACB">
              <w:t>¿</w:t>
            </w:r>
          </w:p>
        </w:tc>
        <w:tc>
          <w:tcPr>
            <w:tcW w:w="3960" w:type="dxa"/>
          </w:tcPr>
          <w:p w14:paraId="1B5A6FFE" w14:textId="77777777" w:rsidR="00554484" w:rsidRDefault="00554484" w:rsidP="00235C40">
            <w:pPr>
              <w:pStyle w:val="EngHangEnd"/>
            </w:pPr>
          </w:p>
        </w:tc>
        <w:tc>
          <w:tcPr>
            <w:tcW w:w="288" w:type="dxa"/>
          </w:tcPr>
          <w:p w14:paraId="77873518" w14:textId="77777777" w:rsidR="00554484" w:rsidRDefault="00554484" w:rsidP="00235C40"/>
        </w:tc>
        <w:tc>
          <w:tcPr>
            <w:tcW w:w="288" w:type="dxa"/>
          </w:tcPr>
          <w:p w14:paraId="190CC10C" w14:textId="77777777" w:rsidR="00554484" w:rsidRDefault="00554484" w:rsidP="00235C40">
            <w:pPr>
              <w:pStyle w:val="CopticCross"/>
            </w:pPr>
            <w:r w:rsidRPr="00FB5ACB">
              <w:t>¿</w:t>
            </w:r>
          </w:p>
        </w:tc>
        <w:tc>
          <w:tcPr>
            <w:tcW w:w="3960" w:type="dxa"/>
          </w:tcPr>
          <w:p w14:paraId="1956AF6C" w14:textId="77777777" w:rsidR="00554484" w:rsidRDefault="00554484" w:rsidP="00554484">
            <w:pPr>
              <w:pStyle w:val="CopticVersemulti-line"/>
            </w:pPr>
            <w:r>
              <w:t>Ⲙⲁⲣⲉⲛⲑⲱⲟⲩϯ ⲱ̀ ⲛⲁⲙⲉⲛⲣⲁϯ:</w:t>
            </w:r>
          </w:p>
          <w:p w14:paraId="2D946F58" w14:textId="77777777" w:rsidR="00554484" w:rsidRDefault="00554484" w:rsidP="00554484">
            <w:pPr>
              <w:pStyle w:val="CopticVersemulti-line"/>
            </w:pPr>
            <w:r>
              <w:t>ⲛ̀ⲧⲉⲛϩⲱⲥ ⲉ̀Ⲡⲓⲭ̀ⲣⲓⲥⲧⲟⲥ ⲠⲉⲛϬⲟⲓⲥ:</w:t>
            </w:r>
          </w:p>
          <w:p w14:paraId="328043C8" w14:textId="77777777" w:rsidR="00554484" w:rsidRDefault="00554484" w:rsidP="00554484">
            <w:pPr>
              <w:pStyle w:val="CopticVersemulti-line"/>
            </w:pPr>
            <w:r>
              <w:t>ⲛ̀ⲧⲉⲛⲧⲁⲟ̀ ⲛ̀ⲛⲁϭⲟⲓⲥ ⲛ̀ⲓⲟϯ:</w:t>
            </w:r>
          </w:p>
          <w:p w14:paraId="7DB52E10" w14:textId="77777777" w:rsidR="00554484" w:rsidRPr="005130A7" w:rsidRDefault="00554484" w:rsidP="00554484">
            <w:pPr>
              <w:pStyle w:val="CopticHangingVerse"/>
            </w:pPr>
            <w:r>
              <w:t>ⲛⲏⲉⲧⲥⲱⲧⲡ ⲛ̀ⲁ̀ⲡⲟⲥⲧⲟⲗⲟⲥ.</w:t>
            </w:r>
          </w:p>
        </w:tc>
      </w:tr>
      <w:tr w:rsidR="00554484" w14:paraId="0E547657" w14:textId="77777777" w:rsidTr="00235C40">
        <w:trPr>
          <w:cantSplit/>
          <w:jc w:val="center"/>
        </w:trPr>
        <w:tc>
          <w:tcPr>
            <w:tcW w:w="288" w:type="dxa"/>
          </w:tcPr>
          <w:p w14:paraId="003D2000" w14:textId="77777777" w:rsidR="00554484" w:rsidRDefault="00554484" w:rsidP="00235C40">
            <w:pPr>
              <w:pStyle w:val="CopticCross"/>
            </w:pPr>
          </w:p>
        </w:tc>
        <w:tc>
          <w:tcPr>
            <w:tcW w:w="3960" w:type="dxa"/>
          </w:tcPr>
          <w:p w14:paraId="44013F52" w14:textId="77777777" w:rsidR="00554484" w:rsidRDefault="00554484" w:rsidP="00235C40">
            <w:pPr>
              <w:pStyle w:val="EngHangEnd"/>
            </w:pPr>
          </w:p>
        </w:tc>
        <w:tc>
          <w:tcPr>
            <w:tcW w:w="288" w:type="dxa"/>
          </w:tcPr>
          <w:p w14:paraId="7EE703C7" w14:textId="77777777" w:rsidR="00554484" w:rsidRDefault="00554484" w:rsidP="00235C40"/>
        </w:tc>
        <w:tc>
          <w:tcPr>
            <w:tcW w:w="288" w:type="dxa"/>
          </w:tcPr>
          <w:p w14:paraId="7F88F375" w14:textId="77777777" w:rsidR="00554484" w:rsidRDefault="00554484" w:rsidP="00235C40">
            <w:pPr>
              <w:pStyle w:val="CopticCross"/>
            </w:pPr>
          </w:p>
        </w:tc>
        <w:tc>
          <w:tcPr>
            <w:tcW w:w="3960" w:type="dxa"/>
          </w:tcPr>
          <w:p w14:paraId="43F0CD9C" w14:textId="77777777" w:rsidR="00554484" w:rsidRDefault="00554484" w:rsidP="00554484">
            <w:pPr>
              <w:pStyle w:val="CopticVersemulti-line"/>
            </w:pPr>
            <w:r>
              <w:t>Ⲛⲁⲓ ⲛⲁⲛ ⲟⲩⲟϩ ⲥⲱⲧⲉⲙ ⲉ̀ⲣⲟⲛ:</w:t>
            </w:r>
          </w:p>
          <w:p w14:paraId="080CA820" w14:textId="77777777" w:rsidR="00554484" w:rsidRDefault="00554484" w:rsidP="00554484">
            <w:pPr>
              <w:pStyle w:val="CopticVersemulti-line"/>
            </w:pPr>
            <w:r>
              <w:t>ⲱ̀ Ⲡⲉⲛⲥⲱⲧⲏⲣ ⲛ̀ⲁ̀ⲅⲁⲑⲟⲥ:</w:t>
            </w:r>
          </w:p>
          <w:p w14:paraId="689A8DEB" w14:textId="77777777" w:rsidR="00554484" w:rsidRDefault="00554484" w:rsidP="00554484">
            <w:pPr>
              <w:pStyle w:val="CopticVersemulti-line"/>
            </w:pPr>
            <w:r>
              <w:t>ⲱ̀ⲗⲓ ⲙ̀ⲡⲉⲕϫⲱⲛⲧ ⲉ̀ⲃⲟⲗ ϩⲁⲣⲟⲛ:</w:t>
            </w:r>
          </w:p>
          <w:p w14:paraId="0C43565A" w14:textId="77777777" w:rsidR="00554484" w:rsidRPr="005130A7" w:rsidRDefault="00554484" w:rsidP="00554484">
            <w:pPr>
              <w:pStyle w:val="CopticHangingVerse"/>
            </w:pPr>
            <w:r>
              <w:t>ⲉⲑⲃⲉ ⲛⲉⲛⲓⲟϯ ⲛ̀ⲁ̀ⲡⲟⲥⲧⲟⲗⲟⲥ.</w:t>
            </w:r>
          </w:p>
        </w:tc>
      </w:tr>
      <w:tr w:rsidR="00554484" w14:paraId="04A292E4" w14:textId="77777777" w:rsidTr="00235C40">
        <w:trPr>
          <w:cantSplit/>
          <w:jc w:val="center"/>
        </w:trPr>
        <w:tc>
          <w:tcPr>
            <w:tcW w:w="288" w:type="dxa"/>
          </w:tcPr>
          <w:p w14:paraId="594CB18F" w14:textId="77777777" w:rsidR="00554484" w:rsidRDefault="00554484" w:rsidP="00235C40">
            <w:pPr>
              <w:pStyle w:val="CopticCross"/>
            </w:pPr>
          </w:p>
        </w:tc>
        <w:tc>
          <w:tcPr>
            <w:tcW w:w="3960" w:type="dxa"/>
          </w:tcPr>
          <w:p w14:paraId="6E449F80" w14:textId="77777777" w:rsidR="00554484" w:rsidRDefault="00554484" w:rsidP="00235C40">
            <w:pPr>
              <w:pStyle w:val="EngHangEnd"/>
            </w:pPr>
          </w:p>
        </w:tc>
        <w:tc>
          <w:tcPr>
            <w:tcW w:w="288" w:type="dxa"/>
          </w:tcPr>
          <w:p w14:paraId="59A7E88F" w14:textId="77777777" w:rsidR="00554484" w:rsidRDefault="00554484" w:rsidP="00235C40"/>
        </w:tc>
        <w:tc>
          <w:tcPr>
            <w:tcW w:w="288" w:type="dxa"/>
          </w:tcPr>
          <w:p w14:paraId="1991A7EB" w14:textId="77777777" w:rsidR="00554484" w:rsidRDefault="00554484" w:rsidP="00235C40">
            <w:pPr>
              <w:pStyle w:val="CopticCross"/>
            </w:pPr>
          </w:p>
        </w:tc>
        <w:tc>
          <w:tcPr>
            <w:tcW w:w="3960" w:type="dxa"/>
          </w:tcPr>
          <w:p w14:paraId="03E3A06A" w14:textId="77777777" w:rsidR="00554484" w:rsidRDefault="00554484" w:rsidP="00554484">
            <w:pPr>
              <w:pStyle w:val="CopticVersemulti-line"/>
            </w:pPr>
            <w:r>
              <w:t>Ⲝⲁ ⲡ̀ϣⲱⲓ ⲉ̀ⲙⲁϣⲱ ⲛⲓⲛⲓϣϯ:</w:t>
            </w:r>
          </w:p>
          <w:p w14:paraId="4E8DC545" w14:textId="77777777" w:rsidR="00554484" w:rsidRDefault="00554484" w:rsidP="00554484">
            <w:pPr>
              <w:pStyle w:val="CopticVersemulti-line"/>
            </w:pPr>
            <w:r>
              <w:t>ⲉ̀ϩⲟⲧⲉ ⲛⲓⲑ̀ⲙⲏⲓ ⲛⲉⲙ ⲛⲓⲇⲓⲕⲉⲟⲥ:</w:t>
            </w:r>
          </w:p>
          <w:p w14:paraId="2FD5BBD6" w14:textId="77777777" w:rsidR="00554484" w:rsidRDefault="00554484" w:rsidP="00554484">
            <w:pPr>
              <w:pStyle w:val="CopticVersemulti-line"/>
            </w:pPr>
            <w:r>
              <w:t>ⲉⲑⲃⲉ ⲛⲓⲙⲏⲓⲛⲓ ⲉⲩⲟⲓ ⲛ̀ϩⲟⲧ:</w:t>
            </w:r>
          </w:p>
          <w:p w14:paraId="3593DD6E" w14:textId="77777777" w:rsidR="00554484" w:rsidRPr="005130A7" w:rsidRDefault="00554484" w:rsidP="00554484">
            <w:pPr>
              <w:pStyle w:val="CopticHangingVerse"/>
            </w:pPr>
            <w:r>
              <w:t>ⲛⲏⲉ̀ⲧⲁⲩⲁⲓⲧⲟⲩ ϧⲉⲛ ⲡⲓⲕⲟⲥⲙⲟⲥ.</w:t>
            </w:r>
          </w:p>
        </w:tc>
      </w:tr>
      <w:tr w:rsidR="00554484" w14:paraId="2BD29A2A" w14:textId="77777777" w:rsidTr="00235C40">
        <w:trPr>
          <w:cantSplit/>
          <w:jc w:val="center"/>
        </w:trPr>
        <w:tc>
          <w:tcPr>
            <w:tcW w:w="288" w:type="dxa"/>
          </w:tcPr>
          <w:p w14:paraId="6BE9E4B4" w14:textId="77777777" w:rsidR="00554484" w:rsidRDefault="00554484" w:rsidP="00235C40">
            <w:pPr>
              <w:pStyle w:val="CopticCross"/>
            </w:pPr>
            <w:r w:rsidRPr="00FB5ACB">
              <w:lastRenderedPageBreak/>
              <w:t>¿</w:t>
            </w:r>
          </w:p>
        </w:tc>
        <w:tc>
          <w:tcPr>
            <w:tcW w:w="3960" w:type="dxa"/>
          </w:tcPr>
          <w:p w14:paraId="06F7D038" w14:textId="77777777" w:rsidR="00554484" w:rsidRDefault="00554484" w:rsidP="00235C40">
            <w:pPr>
              <w:pStyle w:val="EngHangEnd"/>
            </w:pPr>
          </w:p>
        </w:tc>
        <w:tc>
          <w:tcPr>
            <w:tcW w:w="288" w:type="dxa"/>
          </w:tcPr>
          <w:p w14:paraId="6BFBAD83" w14:textId="77777777" w:rsidR="00554484" w:rsidRDefault="00554484" w:rsidP="00235C40"/>
        </w:tc>
        <w:tc>
          <w:tcPr>
            <w:tcW w:w="288" w:type="dxa"/>
          </w:tcPr>
          <w:p w14:paraId="313C6B22" w14:textId="77777777" w:rsidR="00554484" w:rsidRDefault="00554484" w:rsidP="00235C40">
            <w:pPr>
              <w:pStyle w:val="CopticCross"/>
            </w:pPr>
            <w:r w:rsidRPr="00FB5ACB">
              <w:t>¿</w:t>
            </w:r>
          </w:p>
        </w:tc>
        <w:tc>
          <w:tcPr>
            <w:tcW w:w="3960" w:type="dxa"/>
          </w:tcPr>
          <w:p w14:paraId="75E6CA98" w14:textId="77777777" w:rsidR="00554484" w:rsidRDefault="00554484" w:rsidP="00554484">
            <w:pPr>
              <w:pStyle w:val="CopticVersemulti-line"/>
            </w:pPr>
            <w:r>
              <w:t>Ⲟⲩⲛⲓϣϯ ⲡⲉ ⲡ̀ⲧⲁⲓⲟ ⲛ̀ⲛⲓⲁ̀ⲡⲟⲥⲧⲟⲗⲟⲥ:</w:t>
            </w:r>
          </w:p>
          <w:p w14:paraId="31F721DB" w14:textId="77777777" w:rsidR="00554484" w:rsidRDefault="00554484" w:rsidP="00554484">
            <w:pPr>
              <w:pStyle w:val="CopticVersemulti-line"/>
            </w:pPr>
            <w:r>
              <w:t>ⲡⲉⲛⲓⲱⲧ Ⲡⲉⲧⲣⲟⲥ ⲛⲉⲙ ⲡⲉⲛⲥⲁϧ Ⲡⲁⲩⲗⲟⲥ:</w:t>
            </w:r>
          </w:p>
          <w:p w14:paraId="70DA931E" w14:textId="77777777" w:rsidR="00554484" w:rsidRDefault="00554484" w:rsidP="00554484">
            <w:pPr>
              <w:pStyle w:val="CopticVersemulti-line"/>
            </w:pPr>
            <w:r>
              <w:t>ⲏⲛⲉ̀ⲧⲁⲩϣⲉⲡ ⲡ̀ϧⲓⲥⲓ ⲛ̀ⲛⲓⲃⲁⲥⲁⲛⲟⲥ:</w:t>
            </w:r>
          </w:p>
          <w:p w14:paraId="0C4AC775" w14:textId="77777777" w:rsidR="00554484" w:rsidRPr="005130A7" w:rsidRDefault="00554484" w:rsidP="00554484">
            <w:pPr>
              <w:pStyle w:val="CopticHangingVerse"/>
            </w:pPr>
            <w:r>
              <w:t>ⲉⲑⲃⲉ ⲫ̀ⲣⲁⲛ ⲛ̀Ⲓⲏⲥⲟⲩⲥ Ⲡⲓⲭ̀ⲣⲓⲥⲧⲟⲥ.</w:t>
            </w:r>
          </w:p>
        </w:tc>
      </w:tr>
      <w:tr w:rsidR="00554484" w14:paraId="6285964F" w14:textId="77777777" w:rsidTr="00235C40">
        <w:trPr>
          <w:cantSplit/>
          <w:jc w:val="center"/>
        </w:trPr>
        <w:tc>
          <w:tcPr>
            <w:tcW w:w="288" w:type="dxa"/>
          </w:tcPr>
          <w:p w14:paraId="4970FBBF" w14:textId="77777777" w:rsidR="00554484" w:rsidRDefault="00554484" w:rsidP="00235C40">
            <w:pPr>
              <w:pStyle w:val="CopticCross"/>
            </w:pPr>
            <w:r w:rsidRPr="00FB5ACB">
              <w:t>¿</w:t>
            </w:r>
          </w:p>
        </w:tc>
        <w:tc>
          <w:tcPr>
            <w:tcW w:w="3960" w:type="dxa"/>
          </w:tcPr>
          <w:p w14:paraId="0E76BAF6" w14:textId="77777777" w:rsidR="00554484" w:rsidRDefault="00554484" w:rsidP="00235C40">
            <w:pPr>
              <w:pStyle w:val="EngHangEnd"/>
            </w:pPr>
          </w:p>
        </w:tc>
        <w:tc>
          <w:tcPr>
            <w:tcW w:w="288" w:type="dxa"/>
          </w:tcPr>
          <w:p w14:paraId="7BEF2A68" w14:textId="77777777" w:rsidR="00554484" w:rsidRDefault="00554484" w:rsidP="00235C40"/>
        </w:tc>
        <w:tc>
          <w:tcPr>
            <w:tcW w:w="288" w:type="dxa"/>
          </w:tcPr>
          <w:p w14:paraId="213ADD15" w14:textId="77777777" w:rsidR="00554484" w:rsidRDefault="00554484" w:rsidP="00235C40">
            <w:pPr>
              <w:pStyle w:val="CopticCross"/>
            </w:pPr>
            <w:r w:rsidRPr="00FB5ACB">
              <w:t>¿</w:t>
            </w:r>
          </w:p>
        </w:tc>
        <w:tc>
          <w:tcPr>
            <w:tcW w:w="3960" w:type="dxa"/>
          </w:tcPr>
          <w:p w14:paraId="6A40277F" w14:textId="77777777" w:rsidR="00554484" w:rsidRDefault="00554484" w:rsidP="00554484">
            <w:pPr>
              <w:pStyle w:val="CopticVersemulti-line"/>
            </w:pPr>
            <w:r>
              <w:t>Ⲡⲉⲛⲓⲱⲧ Ⲡⲉⲧⲣⲟⲥ ⲉϥⲑⲃⲓⲏⲟⲩⲧ:</w:t>
            </w:r>
          </w:p>
          <w:p w14:paraId="3A382E2B" w14:textId="77777777" w:rsidR="00554484" w:rsidRDefault="00554484" w:rsidP="00554484">
            <w:pPr>
              <w:pStyle w:val="CopticVersemulti-line"/>
            </w:pPr>
            <w:r>
              <w:t>ⲁϥϫⲱⲕ ⲙ̀ⲣⲉϥⲁ̀ⲅⲱⲛ ⲕⲁⲗⲱⲥ:</w:t>
            </w:r>
          </w:p>
          <w:p w14:paraId="18500B34" w14:textId="77777777" w:rsidR="00554484" w:rsidRDefault="00554484" w:rsidP="00554484">
            <w:pPr>
              <w:pStyle w:val="CopticVersemulti-line"/>
            </w:pPr>
            <w:r>
              <w:t>ϧⲉⲛ ⲥⲟⲩ ⲉ̀ⲧⲟⲟⲩ (ⲉ̄) ⲛ̀ⲉ̀ⲡⲏⲡ ⲉⲧⲥ̀ⲙⲁⲣⲱⲟⲩⲧ:</w:t>
            </w:r>
          </w:p>
          <w:p w14:paraId="51CA8CBA" w14:textId="77777777" w:rsidR="00554484" w:rsidRPr="005130A7" w:rsidRDefault="00554484" w:rsidP="00554484">
            <w:pPr>
              <w:pStyle w:val="CopticHangingVerse"/>
            </w:pPr>
            <w:r>
              <w:t>ϧⲉⲛ ⲛⲓⲉ̀ϩⲟⲟⲩ ⲛ̀Ⲛⲓⲣⲟⲛ ⲡⲓⲁ̀ⲛⲟⲙⲟⲥ.</w:t>
            </w:r>
          </w:p>
        </w:tc>
      </w:tr>
      <w:tr w:rsidR="00554484" w14:paraId="19BFEE1C" w14:textId="77777777" w:rsidTr="00235C40">
        <w:trPr>
          <w:cantSplit/>
          <w:jc w:val="center"/>
        </w:trPr>
        <w:tc>
          <w:tcPr>
            <w:tcW w:w="288" w:type="dxa"/>
          </w:tcPr>
          <w:p w14:paraId="39E42D44" w14:textId="77777777" w:rsidR="00554484" w:rsidRDefault="00554484" w:rsidP="00235C40">
            <w:pPr>
              <w:pStyle w:val="CopticCross"/>
            </w:pPr>
          </w:p>
        </w:tc>
        <w:tc>
          <w:tcPr>
            <w:tcW w:w="3960" w:type="dxa"/>
          </w:tcPr>
          <w:p w14:paraId="01A95802" w14:textId="77777777" w:rsidR="00554484" w:rsidRDefault="00554484" w:rsidP="00235C40">
            <w:pPr>
              <w:pStyle w:val="EngHangEnd"/>
            </w:pPr>
          </w:p>
        </w:tc>
        <w:tc>
          <w:tcPr>
            <w:tcW w:w="288" w:type="dxa"/>
          </w:tcPr>
          <w:p w14:paraId="58A1F115" w14:textId="77777777" w:rsidR="00554484" w:rsidRDefault="00554484" w:rsidP="00235C40"/>
        </w:tc>
        <w:tc>
          <w:tcPr>
            <w:tcW w:w="288" w:type="dxa"/>
          </w:tcPr>
          <w:p w14:paraId="57AAA0D9" w14:textId="77777777" w:rsidR="00554484" w:rsidRDefault="00554484" w:rsidP="00235C40">
            <w:pPr>
              <w:pStyle w:val="CopticCross"/>
            </w:pPr>
          </w:p>
        </w:tc>
        <w:tc>
          <w:tcPr>
            <w:tcW w:w="3960" w:type="dxa"/>
          </w:tcPr>
          <w:p w14:paraId="47E9918E" w14:textId="77777777" w:rsidR="00554484" w:rsidRDefault="00554484" w:rsidP="00554484">
            <w:pPr>
              <w:pStyle w:val="CopticVersemulti-line"/>
            </w:pPr>
            <w:r>
              <w:t>Ⲣⲁϣⲓ ⲉ̀ⲙⲁϣⲱ ⲁ̀ ⲡⲉⲛⲥⲁϧ Ⲡⲁⲩⲗⲟⲥ:</w:t>
            </w:r>
          </w:p>
          <w:p w14:paraId="6681BD90" w14:textId="77777777" w:rsidR="00554484" w:rsidRDefault="00554484" w:rsidP="00554484">
            <w:pPr>
              <w:pStyle w:val="CopticVersemulti-line"/>
            </w:pPr>
            <w:r>
              <w:t>ⲫⲁ ϯⲥ̀ⲙⲏ ⲉⲧϩⲟⲗⲭ ⲛⲉⲙ ϯⲥⲟⲫⲓⲁ:</w:t>
            </w:r>
          </w:p>
          <w:p w14:paraId="1A523A5F" w14:textId="77777777" w:rsidR="00554484" w:rsidRDefault="00554484" w:rsidP="00554484">
            <w:pPr>
              <w:pStyle w:val="CopticVersemulti-line"/>
            </w:pPr>
            <w:r>
              <w:t>ϫⲉ ⲁϥⲙⲟⲩ ϧⲉⲛ ⲧ̀ⲥⲏϥⲓ ⲉⲑⲃⲉ Ⲡⲓⲝ̀ⲣⲓⲥⲧⲟⲥ:</w:t>
            </w:r>
          </w:p>
          <w:p w14:paraId="5F96080E" w14:textId="77777777" w:rsidR="00554484" w:rsidRPr="005130A7" w:rsidRDefault="00554484" w:rsidP="00554484">
            <w:pPr>
              <w:pStyle w:val="CopticHangingVerse"/>
            </w:pPr>
            <w:r>
              <w:t>ⲫⲏⲉ̀ⲧⲁϥⲙⲉⲛⲣⲓⲧϥ ⲫⲁ ϯⲉⲝⲟⲩⲥⲓⲁ.</w:t>
            </w:r>
          </w:p>
        </w:tc>
      </w:tr>
      <w:tr w:rsidR="00554484" w14:paraId="28FF6F2B" w14:textId="77777777" w:rsidTr="00235C40">
        <w:trPr>
          <w:cantSplit/>
          <w:jc w:val="center"/>
        </w:trPr>
        <w:tc>
          <w:tcPr>
            <w:tcW w:w="288" w:type="dxa"/>
          </w:tcPr>
          <w:p w14:paraId="731E66A9" w14:textId="77777777" w:rsidR="00554484" w:rsidRDefault="00554484" w:rsidP="00235C40">
            <w:pPr>
              <w:pStyle w:val="CopticCross"/>
            </w:pPr>
          </w:p>
        </w:tc>
        <w:tc>
          <w:tcPr>
            <w:tcW w:w="3960" w:type="dxa"/>
          </w:tcPr>
          <w:p w14:paraId="70554DF7" w14:textId="77777777" w:rsidR="00554484" w:rsidRDefault="00554484" w:rsidP="00235C40">
            <w:pPr>
              <w:pStyle w:val="EngHangEnd"/>
            </w:pPr>
          </w:p>
        </w:tc>
        <w:tc>
          <w:tcPr>
            <w:tcW w:w="288" w:type="dxa"/>
          </w:tcPr>
          <w:p w14:paraId="139CDE37" w14:textId="77777777" w:rsidR="00554484" w:rsidRDefault="00554484" w:rsidP="00235C40"/>
        </w:tc>
        <w:tc>
          <w:tcPr>
            <w:tcW w:w="288" w:type="dxa"/>
          </w:tcPr>
          <w:p w14:paraId="0405A399" w14:textId="77777777" w:rsidR="00554484" w:rsidRDefault="00554484" w:rsidP="00235C40">
            <w:pPr>
              <w:pStyle w:val="CopticCross"/>
            </w:pPr>
          </w:p>
        </w:tc>
        <w:tc>
          <w:tcPr>
            <w:tcW w:w="3960" w:type="dxa"/>
          </w:tcPr>
          <w:p w14:paraId="6761E039" w14:textId="77777777" w:rsidR="00554484" w:rsidRDefault="00554484" w:rsidP="00554484">
            <w:pPr>
              <w:pStyle w:val="CopticVersemulti-line"/>
            </w:pPr>
            <w:r>
              <w:t>Ⲉⲙⲟⲩ ⲉ̀ⲛⲓⲙⲱⲟⲩ ⲙ̀ⲫ̀ⲓⲁⲣⲟ:</w:t>
            </w:r>
          </w:p>
          <w:p w14:paraId="30E3DB07" w14:textId="77777777" w:rsidR="00554484" w:rsidRDefault="00554484" w:rsidP="00554484">
            <w:pPr>
              <w:pStyle w:val="CopticVersemulti-line"/>
            </w:pPr>
            <w:r>
              <w:t>ⲛⲉⲙ ⲛⲓⲥⲓϯ ⲛⲉⲙ ⲛⲓⲕⲁⲣⲡⲟⲥ:</w:t>
            </w:r>
          </w:p>
          <w:p w14:paraId="305659BC" w14:textId="77777777" w:rsidR="00554484" w:rsidRDefault="00554484" w:rsidP="00554484">
            <w:pPr>
              <w:pStyle w:val="CopticVersemulti-line"/>
            </w:pPr>
            <w:r>
              <w:t>ϩⲓⲧⲉⲛ ⲛⲓϣ̀ⲗⲏⲗ ⲛⲉⲙ ⲛⲓϯϩⲟ:</w:t>
            </w:r>
          </w:p>
          <w:p w14:paraId="7BBD51FE" w14:textId="77777777" w:rsidR="00554484" w:rsidRPr="005130A7" w:rsidRDefault="00554484" w:rsidP="00554484">
            <w:pPr>
              <w:pStyle w:val="CopticHangingVerse"/>
            </w:pPr>
            <w:r>
              <w:t>ⲛ̀ⲧⲉ ⲛⲉⲛⲓⲟϯ ⲉⲑⲟⲩⲁⲃ ⲛ̀ⲁ̀ⲡⲟⲥⲧⲟⲗⲟⲥ.</w:t>
            </w:r>
          </w:p>
        </w:tc>
      </w:tr>
      <w:tr w:rsidR="00554484" w14:paraId="4E1F7A71" w14:textId="77777777" w:rsidTr="00235C40">
        <w:trPr>
          <w:cantSplit/>
          <w:jc w:val="center"/>
        </w:trPr>
        <w:tc>
          <w:tcPr>
            <w:tcW w:w="288" w:type="dxa"/>
          </w:tcPr>
          <w:p w14:paraId="6A587BB1" w14:textId="77777777" w:rsidR="00554484" w:rsidRDefault="00554484" w:rsidP="00235C40">
            <w:pPr>
              <w:pStyle w:val="CopticCross"/>
            </w:pPr>
            <w:r w:rsidRPr="00FB5ACB">
              <w:t>¿</w:t>
            </w:r>
          </w:p>
        </w:tc>
        <w:tc>
          <w:tcPr>
            <w:tcW w:w="3960" w:type="dxa"/>
          </w:tcPr>
          <w:p w14:paraId="5F8E228B" w14:textId="77777777" w:rsidR="00554484" w:rsidRPr="0078672A" w:rsidRDefault="00554484" w:rsidP="00235C40">
            <w:pPr>
              <w:pStyle w:val="EngHangEnd"/>
            </w:pPr>
          </w:p>
        </w:tc>
        <w:tc>
          <w:tcPr>
            <w:tcW w:w="288" w:type="dxa"/>
          </w:tcPr>
          <w:p w14:paraId="6AD02841" w14:textId="77777777" w:rsidR="00554484" w:rsidRDefault="00554484" w:rsidP="00235C40"/>
        </w:tc>
        <w:tc>
          <w:tcPr>
            <w:tcW w:w="288" w:type="dxa"/>
          </w:tcPr>
          <w:p w14:paraId="4EA525D2" w14:textId="77777777" w:rsidR="00554484" w:rsidRDefault="00554484" w:rsidP="00235C40">
            <w:pPr>
              <w:pStyle w:val="CopticCross"/>
            </w:pPr>
            <w:r w:rsidRPr="00FB5ACB">
              <w:t>¿</w:t>
            </w:r>
          </w:p>
        </w:tc>
        <w:tc>
          <w:tcPr>
            <w:tcW w:w="3960" w:type="dxa"/>
          </w:tcPr>
          <w:p w14:paraId="30A8CBD2" w14:textId="77777777" w:rsidR="00554484" w:rsidRDefault="00554484" w:rsidP="00554484">
            <w:pPr>
              <w:pStyle w:val="CopticVersemulti-line"/>
            </w:pPr>
            <w:r>
              <w:t>Ⲧⲉⲛϯϩⲟ ⲉ̀ⲣⲟⲕ ⲱ̀ Ⲡⲉⲛⲛⲏⲃ Ⲡⲓⲭ̀ⲣⲓⲥⲧⲟⲥ:</w:t>
            </w:r>
          </w:p>
          <w:p w14:paraId="56A00BA8" w14:textId="77777777" w:rsidR="00554484" w:rsidRDefault="00554484" w:rsidP="00554484">
            <w:pPr>
              <w:pStyle w:val="CopticVersemulti-line"/>
            </w:pPr>
            <w:r>
              <w:t>ⲉ̀ⲃⲉ ⲛⲓⲟⲩⲏⲃ ⲛⲉⲙ ⲛⲓⲇⲓⲁⲕⲱⲛⲟⲥ:</w:t>
            </w:r>
          </w:p>
          <w:p w14:paraId="54EC1A1A" w14:textId="77777777" w:rsidR="00554484" w:rsidRDefault="00554484" w:rsidP="00554484">
            <w:pPr>
              <w:pStyle w:val="CopticVersemulti-line"/>
            </w:pPr>
            <w:r>
              <w:t>ⲙⲁⲧⲁϫⲣⲱⲟⲩ ϧⲉⲛ ϯⲙⲉⲧⲁ̀ⲅⲁⲑⲟⲥ:</w:t>
            </w:r>
          </w:p>
          <w:p w14:paraId="00B22AC5" w14:textId="77777777" w:rsidR="00554484" w:rsidRPr="005130A7" w:rsidRDefault="00554484" w:rsidP="00554484">
            <w:pPr>
              <w:pStyle w:val="CopticHangingVerse"/>
            </w:pPr>
            <w:r>
              <w:t>ⲉⲑⲃⲉ ⲛⲏⲉ̀ⲧⲉⲛϩⲟⲧ ⲛ̀ⲁ̀ⲡⲟⲥⲧⲟⲗⲟⲥ.</w:t>
            </w:r>
          </w:p>
        </w:tc>
      </w:tr>
      <w:tr w:rsidR="00554484" w14:paraId="7D719346" w14:textId="77777777" w:rsidTr="00235C40">
        <w:trPr>
          <w:cantSplit/>
          <w:jc w:val="center"/>
        </w:trPr>
        <w:tc>
          <w:tcPr>
            <w:tcW w:w="288" w:type="dxa"/>
          </w:tcPr>
          <w:p w14:paraId="28A927B5" w14:textId="77777777" w:rsidR="00554484" w:rsidRDefault="00554484" w:rsidP="00235C40">
            <w:pPr>
              <w:pStyle w:val="CopticCross"/>
            </w:pPr>
            <w:r w:rsidRPr="00FB5ACB">
              <w:t>¿</w:t>
            </w:r>
          </w:p>
        </w:tc>
        <w:tc>
          <w:tcPr>
            <w:tcW w:w="3960" w:type="dxa"/>
          </w:tcPr>
          <w:p w14:paraId="7C6503D9" w14:textId="77777777" w:rsidR="00554484" w:rsidRDefault="00554484" w:rsidP="00235C40">
            <w:pPr>
              <w:pStyle w:val="EngHangEnd"/>
            </w:pPr>
          </w:p>
        </w:tc>
        <w:tc>
          <w:tcPr>
            <w:tcW w:w="288" w:type="dxa"/>
          </w:tcPr>
          <w:p w14:paraId="4A518568" w14:textId="77777777" w:rsidR="00554484" w:rsidRDefault="00554484" w:rsidP="00235C40"/>
        </w:tc>
        <w:tc>
          <w:tcPr>
            <w:tcW w:w="288" w:type="dxa"/>
          </w:tcPr>
          <w:p w14:paraId="3477BE13" w14:textId="77777777" w:rsidR="00554484" w:rsidRDefault="00554484" w:rsidP="00235C40">
            <w:pPr>
              <w:pStyle w:val="CopticCross"/>
            </w:pPr>
            <w:r w:rsidRPr="00FB5ACB">
              <w:t>¿</w:t>
            </w:r>
          </w:p>
        </w:tc>
        <w:tc>
          <w:tcPr>
            <w:tcW w:w="3960" w:type="dxa"/>
          </w:tcPr>
          <w:p w14:paraId="70C3A9D4" w14:textId="77777777" w:rsidR="00554484" w:rsidRDefault="00554484" w:rsidP="00554484">
            <w:pPr>
              <w:pStyle w:val="CopticVersemulti-line"/>
            </w:pPr>
            <w:r>
              <w:t>Ⲩⲇⲉⲟⲛ ⲉ̀ⲥⲉⲡⲓ ⲛ̀ⲛⲓⲡⲓⲥⲧⲟⲥ:</w:t>
            </w:r>
          </w:p>
          <w:p w14:paraId="1D571C6F" w14:textId="77777777" w:rsidR="00554484" w:rsidRDefault="00554484" w:rsidP="00554484">
            <w:pPr>
              <w:pStyle w:val="CopticVersemulti-line"/>
            </w:pPr>
            <w:r>
              <w:t>ⲁ̀ⲣⲉϩ ⲉ̀ⲣⲱⲟⲩ ⲱ̀ Ⲡⲓⲁ̀ⲅⲁⲑⲟⲥ:</w:t>
            </w:r>
          </w:p>
          <w:p w14:paraId="31EA8FE3" w14:textId="77777777" w:rsidR="00554484" w:rsidRDefault="00554484" w:rsidP="00554484">
            <w:pPr>
              <w:pStyle w:val="CopticVersemulti-line"/>
            </w:pPr>
            <w:r>
              <w:t>ⲉ̀ⲃⲟⲗϧⲉⲛ ⲡⲓⲭ̀ⲣⲟϥ ⲛⲉⲙ ⲡⲓⲫ̀ⲑⲟⲛⲟⲥ:</w:t>
            </w:r>
          </w:p>
          <w:p w14:paraId="0E9ECED6" w14:textId="77777777" w:rsidR="00554484" w:rsidRPr="005130A7" w:rsidRDefault="00554484" w:rsidP="00554484">
            <w:pPr>
              <w:pStyle w:val="CopticHangingVerse"/>
            </w:pPr>
            <w:r>
              <w:t>ⲉⲑⲃⲉ ⲛⲉⲛⲓⲟϯ ⲛ̀ⲁ̀ⲡⲟⲥⲧⲟⲗⲟⲥ.</w:t>
            </w:r>
          </w:p>
        </w:tc>
      </w:tr>
      <w:tr w:rsidR="00554484" w14:paraId="27F23A71" w14:textId="77777777" w:rsidTr="00235C40">
        <w:trPr>
          <w:cantSplit/>
          <w:jc w:val="center"/>
        </w:trPr>
        <w:tc>
          <w:tcPr>
            <w:tcW w:w="288" w:type="dxa"/>
          </w:tcPr>
          <w:p w14:paraId="092BD2BA" w14:textId="77777777" w:rsidR="00554484" w:rsidRDefault="00554484" w:rsidP="00235C40">
            <w:pPr>
              <w:pStyle w:val="CopticCross"/>
            </w:pPr>
          </w:p>
        </w:tc>
        <w:tc>
          <w:tcPr>
            <w:tcW w:w="3960" w:type="dxa"/>
          </w:tcPr>
          <w:p w14:paraId="713FEB6E" w14:textId="77777777" w:rsidR="00554484" w:rsidRDefault="00554484" w:rsidP="00235C40">
            <w:pPr>
              <w:pStyle w:val="EngHangEnd"/>
            </w:pPr>
          </w:p>
        </w:tc>
        <w:tc>
          <w:tcPr>
            <w:tcW w:w="288" w:type="dxa"/>
          </w:tcPr>
          <w:p w14:paraId="3C37CE34" w14:textId="77777777" w:rsidR="00554484" w:rsidRDefault="00554484" w:rsidP="00235C40"/>
        </w:tc>
        <w:tc>
          <w:tcPr>
            <w:tcW w:w="288" w:type="dxa"/>
          </w:tcPr>
          <w:p w14:paraId="43EE6274" w14:textId="77777777" w:rsidR="00554484" w:rsidRDefault="00554484" w:rsidP="00235C40">
            <w:pPr>
              <w:pStyle w:val="CopticCross"/>
            </w:pPr>
          </w:p>
        </w:tc>
        <w:tc>
          <w:tcPr>
            <w:tcW w:w="3960" w:type="dxa"/>
          </w:tcPr>
          <w:p w14:paraId="2B43D382" w14:textId="77777777" w:rsidR="00554484" w:rsidRDefault="00554484" w:rsidP="00554484">
            <w:pPr>
              <w:pStyle w:val="CopticVersemulti-line"/>
            </w:pPr>
            <w:r>
              <w:t>Ⲫⲛⲏⲃ Ⲫⲛⲟⲩϯ ⲛⲉⲛⲃⲟⲏ̀ⲑⲟⲥ:</w:t>
            </w:r>
          </w:p>
          <w:p w14:paraId="6415F41F" w14:textId="77777777" w:rsidR="00554484" w:rsidRDefault="00554484" w:rsidP="00554484">
            <w:pPr>
              <w:pStyle w:val="CopticVersemulti-line"/>
            </w:pPr>
            <w:r>
              <w:t>ϭⲓⲥⲓ ⲙ̀ⲡ̀ⲧⲁⲡ ⲛ̀Ⲛⲓⲭ̀ⲣⲓⲥⲧⲓⲁⲛⲟⲥ:</w:t>
            </w:r>
          </w:p>
          <w:p w14:paraId="3943378F" w14:textId="77777777" w:rsidR="00554484" w:rsidRDefault="00554484" w:rsidP="00554484">
            <w:pPr>
              <w:pStyle w:val="CopticVersemulti-line"/>
            </w:pPr>
            <w:r>
              <w:t>ⲟⲩⲟϩ ⲙⲁⲧⲁϫⲣⲟ ⲛ̀ⲛⲓⲡⲓⲥⲧⲟⲥ:</w:t>
            </w:r>
          </w:p>
          <w:p w14:paraId="62B72ACF" w14:textId="77777777" w:rsidR="00554484" w:rsidRPr="005130A7" w:rsidRDefault="00554484" w:rsidP="00554484">
            <w:pPr>
              <w:pStyle w:val="CopticHangingVerse"/>
            </w:pPr>
            <w:r>
              <w:t>ⲉⲑⲃⲉ ⲛⲉⲕⲥⲱⲧⲡ ⲛ̀ⲁ̀ⲡⲟⲥⲧⲟⲗⲟⲥ.</w:t>
            </w:r>
          </w:p>
        </w:tc>
      </w:tr>
      <w:tr w:rsidR="00554484" w14:paraId="5BF70B98" w14:textId="77777777" w:rsidTr="00235C40">
        <w:trPr>
          <w:cantSplit/>
          <w:jc w:val="center"/>
        </w:trPr>
        <w:tc>
          <w:tcPr>
            <w:tcW w:w="288" w:type="dxa"/>
          </w:tcPr>
          <w:p w14:paraId="12B8C277" w14:textId="77777777" w:rsidR="00554484" w:rsidRDefault="00554484" w:rsidP="00235C40">
            <w:pPr>
              <w:pStyle w:val="CopticCross"/>
            </w:pPr>
          </w:p>
        </w:tc>
        <w:tc>
          <w:tcPr>
            <w:tcW w:w="3960" w:type="dxa"/>
          </w:tcPr>
          <w:p w14:paraId="550918A9" w14:textId="77777777" w:rsidR="00554484" w:rsidRDefault="00554484" w:rsidP="00235C40">
            <w:pPr>
              <w:pStyle w:val="EngHangEnd"/>
            </w:pPr>
          </w:p>
        </w:tc>
        <w:tc>
          <w:tcPr>
            <w:tcW w:w="288" w:type="dxa"/>
          </w:tcPr>
          <w:p w14:paraId="5903E588" w14:textId="77777777" w:rsidR="00554484" w:rsidRDefault="00554484" w:rsidP="00235C40"/>
        </w:tc>
        <w:tc>
          <w:tcPr>
            <w:tcW w:w="288" w:type="dxa"/>
          </w:tcPr>
          <w:p w14:paraId="05897FF5" w14:textId="77777777" w:rsidR="00554484" w:rsidRDefault="00554484" w:rsidP="00235C40">
            <w:pPr>
              <w:pStyle w:val="CopticCross"/>
            </w:pPr>
          </w:p>
        </w:tc>
        <w:tc>
          <w:tcPr>
            <w:tcW w:w="3960" w:type="dxa"/>
          </w:tcPr>
          <w:p w14:paraId="06FE7C8D" w14:textId="77777777" w:rsidR="00554484" w:rsidRDefault="00554484" w:rsidP="00554484">
            <w:pPr>
              <w:pStyle w:val="CopticVersemulti-line"/>
            </w:pPr>
            <w:r>
              <w:t>Ⲭⲉⲣⲉ ⲛⲉ ⲱ̀ Ϯⲡⲁⲣⲑⲉⲛⲟⲥ:</w:t>
            </w:r>
          </w:p>
          <w:p w14:paraId="6BFCD695" w14:textId="77777777" w:rsidR="00554484" w:rsidRDefault="00554484" w:rsidP="00554484">
            <w:pPr>
              <w:pStyle w:val="CopticVersemulti-line"/>
            </w:pPr>
            <w:r>
              <w:t>Ⲙⲁⲣⲓⲁ Ϯⲑⲉⲟ̀ⲧⲟⲕⲟⲥ:</w:t>
            </w:r>
          </w:p>
          <w:p w14:paraId="5DC0F628" w14:textId="77777777" w:rsidR="00554484" w:rsidRDefault="00554484" w:rsidP="00554484">
            <w:pPr>
              <w:pStyle w:val="CopticVersemulti-line"/>
            </w:pPr>
            <w:r>
              <w:t>ⲭⲉⲣⲉ ⲛⲉⲛⲓⲟϯ ⲛ̀ⲁ̀ⲡⲟⲥⲧⲟⲗⲟⲥ:</w:t>
            </w:r>
          </w:p>
          <w:p w14:paraId="4EB04940" w14:textId="77777777" w:rsidR="00554484" w:rsidRPr="005130A7" w:rsidRDefault="00554484" w:rsidP="00554484">
            <w:pPr>
              <w:pStyle w:val="CopticHangingVerse"/>
            </w:pPr>
            <w:r>
              <w:t>ⲛⲏⲉ̀ⲧⲁⲩϩⲓⲱⲓϣ ϧⲉⲛ ⲡⲓⲕⲟⲥⲙⲟⲥ.</w:t>
            </w:r>
          </w:p>
        </w:tc>
      </w:tr>
      <w:tr w:rsidR="00554484" w14:paraId="31C5B2A1" w14:textId="77777777" w:rsidTr="00235C40">
        <w:trPr>
          <w:cantSplit/>
          <w:jc w:val="center"/>
        </w:trPr>
        <w:tc>
          <w:tcPr>
            <w:tcW w:w="288" w:type="dxa"/>
          </w:tcPr>
          <w:p w14:paraId="2F849CEA" w14:textId="77777777" w:rsidR="00554484" w:rsidRPr="003209AF" w:rsidRDefault="00554484" w:rsidP="00235C40">
            <w:pPr>
              <w:pStyle w:val="CopticCross"/>
              <w:rPr>
                <w:b/>
              </w:rPr>
            </w:pPr>
            <w:r w:rsidRPr="00FB5ACB">
              <w:t>¿</w:t>
            </w:r>
          </w:p>
        </w:tc>
        <w:tc>
          <w:tcPr>
            <w:tcW w:w="3960" w:type="dxa"/>
          </w:tcPr>
          <w:p w14:paraId="0D84768E" w14:textId="77777777" w:rsidR="00554484" w:rsidRDefault="00554484" w:rsidP="00235C40">
            <w:pPr>
              <w:pStyle w:val="EngHangEnd"/>
            </w:pPr>
          </w:p>
        </w:tc>
        <w:tc>
          <w:tcPr>
            <w:tcW w:w="288" w:type="dxa"/>
          </w:tcPr>
          <w:p w14:paraId="2DC4EC3F" w14:textId="77777777" w:rsidR="00554484" w:rsidRDefault="00554484" w:rsidP="00235C40"/>
        </w:tc>
        <w:tc>
          <w:tcPr>
            <w:tcW w:w="288" w:type="dxa"/>
          </w:tcPr>
          <w:p w14:paraId="76A7EB60" w14:textId="77777777" w:rsidR="00554484" w:rsidRDefault="00554484" w:rsidP="00235C40">
            <w:pPr>
              <w:pStyle w:val="CopticCross"/>
            </w:pPr>
            <w:r w:rsidRPr="00FB5ACB">
              <w:t>¿</w:t>
            </w:r>
          </w:p>
        </w:tc>
        <w:tc>
          <w:tcPr>
            <w:tcW w:w="3960" w:type="dxa"/>
          </w:tcPr>
          <w:p w14:paraId="22FDAE73" w14:textId="77777777" w:rsidR="00554484" w:rsidRDefault="00554484" w:rsidP="00554484">
            <w:pPr>
              <w:pStyle w:val="CopticVersemulti-line"/>
            </w:pPr>
            <w:r>
              <w:t>Ⲯⲩⲭⲏ ⲛⲓⲃⲉⲛ ⲙⲟⲓ ⲛⲱⲟⲩ ⲛ̀ⲟⲩⲭ̀ⲃⲟⲃ:</w:t>
            </w:r>
          </w:p>
          <w:p w14:paraId="791A2CE5" w14:textId="77777777" w:rsidR="00554484" w:rsidRDefault="00554484" w:rsidP="00554484">
            <w:pPr>
              <w:pStyle w:val="CopticVersemulti-line"/>
            </w:pPr>
            <w:r>
              <w:t>ϧⲉⲛ ⲕⲉⲛϥ ⲛ̀ⲛⲉⲛⲓⲟϯ ⲛ̀ⲛⲓⲇⲓⲕⲉⲟⲥ:</w:t>
            </w:r>
          </w:p>
          <w:p w14:paraId="7C393317" w14:textId="77777777" w:rsidR="00554484" w:rsidRDefault="00554484" w:rsidP="00554484">
            <w:pPr>
              <w:pStyle w:val="CopticVersemulti-line"/>
            </w:pPr>
            <w:r>
              <w:t>Ⲁⲃⲣⲁⲁⲙ Ⲓⲥⲁⲁⲕ Ⲓⲁⲕⲱⲃ:</w:t>
            </w:r>
          </w:p>
          <w:p w14:paraId="3969FAC2" w14:textId="77777777" w:rsidR="00554484" w:rsidRPr="005130A7" w:rsidRDefault="00554484" w:rsidP="00554484">
            <w:pPr>
              <w:pStyle w:val="CopticHangingVerse"/>
            </w:pPr>
            <w:r>
              <w:t>ⲉⲑⲃⲉ ⲛⲉⲛⲓⲟϯ ⲛ̀ⲁ̀ⲡⲟⲥⲧⲟⲗⲟⲥ.</w:t>
            </w:r>
          </w:p>
        </w:tc>
      </w:tr>
      <w:tr w:rsidR="00554484" w14:paraId="61246B36" w14:textId="77777777" w:rsidTr="00235C40">
        <w:trPr>
          <w:cantSplit/>
          <w:jc w:val="center"/>
        </w:trPr>
        <w:tc>
          <w:tcPr>
            <w:tcW w:w="288" w:type="dxa"/>
          </w:tcPr>
          <w:p w14:paraId="08628F47" w14:textId="77777777" w:rsidR="00554484" w:rsidRDefault="00554484" w:rsidP="00235C40">
            <w:pPr>
              <w:pStyle w:val="CopticCross"/>
            </w:pPr>
            <w:r w:rsidRPr="00FB5ACB">
              <w:t>¿</w:t>
            </w:r>
          </w:p>
        </w:tc>
        <w:tc>
          <w:tcPr>
            <w:tcW w:w="3960" w:type="dxa"/>
          </w:tcPr>
          <w:p w14:paraId="481F4087" w14:textId="77777777" w:rsidR="00554484" w:rsidRDefault="00554484" w:rsidP="00235C40">
            <w:pPr>
              <w:pStyle w:val="EngHangEnd"/>
            </w:pPr>
          </w:p>
        </w:tc>
        <w:tc>
          <w:tcPr>
            <w:tcW w:w="288" w:type="dxa"/>
          </w:tcPr>
          <w:p w14:paraId="71FB5B8C" w14:textId="77777777" w:rsidR="00554484" w:rsidRDefault="00554484" w:rsidP="00235C40"/>
        </w:tc>
        <w:tc>
          <w:tcPr>
            <w:tcW w:w="288" w:type="dxa"/>
          </w:tcPr>
          <w:p w14:paraId="52F40843" w14:textId="77777777" w:rsidR="00554484" w:rsidRDefault="00554484" w:rsidP="00235C40">
            <w:pPr>
              <w:pStyle w:val="CopticCross"/>
            </w:pPr>
            <w:r w:rsidRPr="00FB5ACB">
              <w:t>¿</w:t>
            </w:r>
          </w:p>
        </w:tc>
        <w:tc>
          <w:tcPr>
            <w:tcW w:w="3960" w:type="dxa"/>
          </w:tcPr>
          <w:p w14:paraId="76EDDCA9" w14:textId="77777777" w:rsidR="00554484" w:rsidRDefault="00554484" w:rsidP="00554484">
            <w:pPr>
              <w:pStyle w:val="CopticVersemulti-line"/>
              <w:rPr>
                <w:rFonts w:eastAsia="Arial Unicode MS" w:cs="FreeSerifAvvaShenouda"/>
              </w:rPr>
            </w:pPr>
            <w:r>
              <w:rPr>
                <w:rFonts w:eastAsia="Arial Unicode MS" w:cs="FreeSerifAvvaShenouda"/>
              </w:rPr>
              <w:t>Ⲱ Ⲡⲉⲛϭⲟⲓⲥ Ⲓⲏⲥⲟⲩⲥ Ⲡⲓⲭ̀ⲣⲓⲥⲧⲟⲥ:</w:t>
            </w:r>
          </w:p>
          <w:p w14:paraId="1E3735EF" w14:textId="77777777" w:rsidR="00554484" w:rsidRDefault="00554484" w:rsidP="00554484">
            <w:pPr>
              <w:pStyle w:val="CopticVersemulti-line"/>
              <w:rPr>
                <w:rFonts w:eastAsia="Arial Unicode MS" w:cs="FreeSerifAvvaShenouda"/>
              </w:rPr>
            </w:pPr>
            <w:r>
              <w:rPr>
                <w:rFonts w:eastAsia="Arial Unicode MS" w:cs="FreeSerifAvvaShenouda"/>
              </w:rPr>
              <w:t>ⲁ̀ⲣⲓⲫ̀ⲙⲉⲩⲓ̀ ⲙ̀ⲡⲉⲕⲃⲱⲕ Ⲛⲓⲕⲟⲩⲇⲓⲙⲟⲥ:</w:t>
            </w:r>
          </w:p>
          <w:p w14:paraId="471CD316" w14:textId="77777777" w:rsidR="00554484" w:rsidRDefault="00554484" w:rsidP="00554484">
            <w:pPr>
              <w:pStyle w:val="CopticVersemulti-line"/>
              <w:rPr>
                <w:rFonts w:eastAsia="Arial Unicode MS" w:cs="FreeSerifAvvaShenouda"/>
              </w:rPr>
            </w:pPr>
            <w:r>
              <w:rPr>
                <w:rFonts w:eastAsia="Arial Unicode MS" w:cs="FreeSerifAvvaShenouda"/>
              </w:rPr>
              <w:t>ⲉⲑⲃⲉ ⲧⲉⲕⲙⲁⲩ ⲛⲉⲛ ⲛⲓⲥ̀ⲧⲩⲗⲟⲥ:</w:t>
            </w:r>
          </w:p>
          <w:p w14:paraId="37DAD4D9" w14:textId="77777777" w:rsidR="00554484" w:rsidRPr="00384F62" w:rsidRDefault="00554484" w:rsidP="00554484">
            <w:pPr>
              <w:pStyle w:val="CopticHangingVerse"/>
            </w:pPr>
            <w:r>
              <w:t>ⲛⲉⲛⲓϯ ⲉ̄ⲑ̄ⲩ̄ ⲛ̀ⲁ̀ⲡⲟⲥⲧⲟⲗⲟⲥ.</w:t>
            </w:r>
          </w:p>
        </w:tc>
      </w:tr>
    </w:tbl>
    <w:p w14:paraId="4D31E36A" w14:textId="77777777" w:rsidR="005B716A" w:rsidRDefault="005B716A" w:rsidP="005B716A">
      <w:pPr>
        <w:pStyle w:val="Heading3"/>
        <w:rPr>
          <w:lang w:val="en-US"/>
        </w:rPr>
      </w:pPr>
      <w:bookmarkStart w:id="1674" w:name="_Toc448227629"/>
      <w:r>
        <w:rPr>
          <w:lang w:val="en-US"/>
        </w:rPr>
        <w:t>June 30 / Epip 6: Martyrdom of St. Aoulimpas the Apostle</w:t>
      </w:r>
      <w:bookmarkEnd w:id="1674"/>
    </w:p>
    <w:p w14:paraId="0DEE2976" w14:textId="7FD17060"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04B94014" w14:textId="77777777" w:rsidR="005B716A" w:rsidRPr="005B716A" w:rsidRDefault="005B716A" w:rsidP="005B716A">
      <w:pPr>
        <w:pStyle w:val="Rubric"/>
      </w:pPr>
    </w:p>
    <w:p w14:paraId="51DBF92F" w14:textId="77777777" w:rsidR="00646A59" w:rsidRPr="00382A9C" w:rsidRDefault="00646A59" w:rsidP="00646A59"/>
    <w:p w14:paraId="7EF36992" w14:textId="77777777" w:rsidR="00495F1A" w:rsidRDefault="00495F1A" w:rsidP="00495F1A">
      <w:pPr>
        <w:pStyle w:val="Heading2"/>
      </w:pPr>
      <w:bookmarkStart w:id="1675" w:name="_Toc410196218"/>
      <w:bookmarkStart w:id="1676" w:name="_Toc410196460"/>
      <w:bookmarkStart w:id="1677" w:name="_Toc410196962"/>
      <w:bookmarkStart w:id="1678" w:name="_Toc448696655"/>
      <w:bookmarkStart w:id="1679" w:name="July"/>
      <w:bookmarkEnd w:id="1624"/>
      <w:r>
        <w:lastRenderedPageBreak/>
        <w:t>July</w:t>
      </w:r>
      <w:bookmarkEnd w:id="1675"/>
      <w:bookmarkEnd w:id="1676"/>
      <w:bookmarkEnd w:id="1677"/>
      <w:r w:rsidR="00980D99">
        <w:t xml:space="preserve"> or </w:t>
      </w:r>
      <w:r w:rsidR="00980D99">
        <w:rPr>
          <w:rFonts w:ascii="FreeSerifAvvaShenouda" w:hAnsi="FreeSerifAvvaShenouda" w:cs="FreeSerifAvvaShenouda"/>
        </w:rPr>
        <w:t>Ⲉⲡⲏⲡ</w:t>
      </w:r>
      <w:bookmarkEnd w:id="1678"/>
    </w:p>
    <w:bookmarkStart w:id="1680" w:name="_Ref434562742" w:displacedByCustomXml="next"/>
    <w:bookmarkStart w:id="1681" w:name="_Toc410196221" w:displacedByCustomXml="next"/>
    <w:bookmarkStart w:id="1682" w:name="_Toc410196463" w:displacedByCustomXml="next"/>
    <w:bookmarkStart w:id="1683" w:name="_Toc410196965" w:displacedByCustomXml="next"/>
    <w:sdt>
      <w:sdtPr>
        <w:id w:val="233667495"/>
        <w:docPartObj>
          <w:docPartGallery w:val="Table of Contents"/>
          <w:docPartUnique/>
        </w:docPartObj>
      </w:sdtPr>
      <w:sdtEndPr>
        <w:rPr>
          <w:b/>
          <w:bCs/>
          <w:noProof/>
        </w:rPr>
      </w:sdtEndPr>
      <w:sdtContent>
        <w:p w14:paraId="0AB48595" w14:textId="0F4E9E0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July</w:instrText>
          </w:r>
          <w:r>
            <w:rPr>
              <w:noProof/>
            </w:rPr>
            <w:fldChar w:fldCharType="separate"/>
          </w:r>
          <w:hyperlink w:anchor="_Toc448227630" w:history="1">
            <w:r w:rsidR="00E35F1F" w:rsidRPr="009A4986">
              <w:rPr>
                <w:rStyle w:val="Hyperlink"/>
                <w:rFonts w:ascii="Times New Roman" w:hAnsi="Times New Roman" w:cs="Times New Roman"/>
                <w:noProof/>
              </w:rPr>
              <w:t>July 1 / Epip 7: St. Shenoute</w:t>
            </w:r>
            <w:r w:rsidR="00E35F1F">
              <w:rPr>
                <w:noProof/>
                <w:webHidden/>
              </w:rPr>
              <w:tab/>
            </w:r>
            <w:r w:rsidR="00E35F1F">
              <w:rPr>
                <w:noProof/>
                <w:webHidden/>
              </w:rPr>
              <w:fldChar w:fldCharType="begin"/>
            </w:r>
            <w:r w:rsidR="00E35F1F">
              <w:rPr>
                <w:noProof/>
                <w:webHidden/>
              </w:rPr>
              <w:instrText xml:space="preserve"> PAGEREF _Toc448227630 \h </w:instrText>
            </w:r>
            <w:r w:rsidR="00E35F1F">
              <w:rPr>
                <w:noProof/>
                <w:webHidden/>
              </w:rPr>
            </w:r>
            <w:r w:rsidR="00E35F1F">
              <w:rPr>
                <w:noProof/>
                <w:webHidden/>
              </w:rPr>
              <w:fldChar w:fldCharType="separate"/>
            </w:r>
            <w:r w:rsidR="000C7DE2">
              <w:rPr>
                <w:noProof/>
                <w:webHidden/>
              </w:rPr>
              <w:t>917</w:t>
            </w:r>
            <w:r w:rsidR="00E35F1F">
              <w:rPr>
                <w:noProof/>
                <w:webHidden/>
              </w:rPr>
              <w:fldChar w:fldCharType="end"/>
            </w:r>
          </w:hyperlink>
        </w:p>
        <w:p w14:paraId="4A7559BA" w14:textId="5FA38176" w:rsidR="00E35F1F" w:rsidRDefault="00BF6550">
          <w:pPr>
            <w:pStyle w:val="TOC3"/>
            <w:tabs>
              <w:tab w:val="right" w:leader="dot" w:pos="8846"/>
            </w:tabs>
            <w:rPr>
              <w:rFonts w:asciiTheme="minorHAnsi" w:eastAsiaTheme="minorEastAsia" w:hAnsiTheme="minorHAnsi"/>
              <w:noProof/>
              <w:sz w:val="22"/>
              <w:lang w:val="en-US"/>
            </w:rPr>
          </w:pPr>
          <w:hyperlink w:anchor="_Toc448227631" w:history="1">
            <w:r w:rsidR="00E35F1F" w:rsidRPr="009A4986">
              <w:rPr>
                <w:rStyle w:val="Hyperlink"/>
                <w:rFonts w:ascii="Times New Roman" w:hAnsi="Times New Roman" w:cs="Times New Roman"/>
                <w:noProof/>
              </w:rPr>
              <w:t>July 1 / Epip 7: Also St. Ignatius</w:t>
            </w:r>
            <w:r w:rsidR="00E35F1F">
              <w:rPr>
                <w:noProof/>
                <w:webHidden/>
              </w:rPr>
              <w:tab/>
            </w:r>
            <w:r w:rsidR="00E35F1F">
              <w:rPr>
                <w:noProof/>
                <w:webHidden/>
              </w:rPr>
              <w:fldChar w:fldCharType="begin"/>
            </w:r>
            <w:r w:rsidR="00E35F1F">
              <w:rPr>
                <w:noProof/>
                <w:webHidden/>
              </w:rPr>
              <w:instrText xml:space="preserve"> PAGEREF _Toc448227631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1300220B" w14:textId="09BF05EC" w:rsidR="00E35F1F" w:rsidRDefault="00BF6550">
          <w:pPr>
            <w:pStyle w:val="TOC3"/>
            <w:tabs>
              <w:tab w:val="right" w:leader="dot" w:pos="8846"/>
            </w:tabs>
            <w:rPr>
              <w:rFonts w:asciiTheme="minorHAnsi" w:eastAsiaTheme="minorEastAsia" w:hAnsiTheme="minorHAnsi"/>
              <w:noProof/>
              <w:sz w:val="22"/>
              <w:lang w:val="en-US"/>
            </w:rPr>
          </w:pPr>
          <w:hyperlink w:anchor="_Toc448227632" w:history="1">
            <w:r w:rsidR="00E35F1F" w:rsidRPr="009A4986">
              <w:rPr>
                <w:rStyle w:val="Hyperlink"/>
                <w:noProof/>
                <w:lang w:val="en-US"/>
              </w:rPr>
              <w:t>July 2 / Epip 8: St. Pishoy</w:t>
            </w:r>
            <w:r w:rsidR="00E35F1F">
              <w:rPr>
                <w:noProof/>
                <w:webHidden/>
              </w:rPr>
              <w:tab/>
            </w:r>
            <w:r w:rsidR="00E35F1F">
              <w:rPr>
                <w:noProof/>
                <w:webHidden/>
              </w:rPr>
              <w:fldChar w:fldCharType="begin"/>
            </w:r>
            <w:r w:rsidR="00E35F1F">
              <w:rPr>
                <w:noProof/>
                <w:webHidden/>
              </w:rPr>
              <w:instrText xml:space="preserve"> PAGEREF _Toc448227632 \h </w:instrText>
            </w:r>
            <w:r w:rsidR="00E35F1F">
              <w:rPr>
                <w:noProof/>
                <w:webHidden/>
              </w:rPr>
            </w:r>
            <w:r w:rsidR="00E35F1F">
              <w:rPr>
                <w:noProof/>
                <w:webHidden/>
              </w:rPr>
              <w:fldChar w:fldCharType="separate"/>
            </w:r>
            <w:r w:rsidR="000C7DE2">
              <w:rPr>
                <w:noProof/>
                <w:webHidden/>
              </w:rPr>
              <w:t>919</w:t>
            </w:r>
            <w:r w:rsidR="00E35F1F">
              <w:rPr>
                <w:noProof/>
                <w:webHidden/>
              </w:rPr>
              <w:fldChar w:fldCharType="end"/>
            </w:r>
          </w:hyperlink>
        </w:p>
        <w:p w14:paraId="0726C1F0" w14:textId="06192AAA" w:rsidR="00E35F1F" w:rsidRDefault="00BF6550">
          <w:pPr>
            <w:pStyle w:val="TOC3"/>
            <w:tabs>
              <w:tab w:val="right" w:leader="dot" w:pos="8846"/>
            </w:tabs>
            <w:rPr>
              <w:rFonts w:asciiTheme="minorHAnsi" w:eastAsiaTheme="minorEastAsia" w:hAnsiTheme="minorHAnsi"/>
              <w:noProof/>
              <w:sz w:val="22"/>
              <w:lang w:val="en-US"/>
            </w:rPr>
          </w:pPr>
          <w:hyperlink w:anchor="_Toc448227633" w:history="1">
            <w:r w:rsidR="00E35F1F" w:rsidRPr="009A4986">
              <w:rPr>
                <w:rStyle w:val="Hyperlink"/>
                <w:noProof/>
              </w:rPr>
              <w:t>The Virgin’s Fast</w:t>
            </w:r>
            <w:r w:rsidR="00E35F1F">
              <w:rPr>
                <w:noProof/>
                <w:webHidden/>
              </w:rPr>
              <w:tab/>
            </w:r>
            <w:r w:rsidR="00E35F1F">
              <w:rPr>
                <w:noProof/>
                <w:webHidden/>
              </w:rPr>
              <w:fldChar w:fldCharType="begin"/>
            </w:r>
            <w:r w:rsidR="00E35F1F">
              <w:rPr>
                <w:noProof/>
                <w:webHidden/>
              </w:rPr>
              <w:instrText xml:space="preserve"> PAGEREF _Toc448227633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74EAC1AB" w14:textId="570A0978" w:rsidR="00E35F1F" w:rsidRDefault="00BF6550">
          <w:pPr>
            <w:pStyle w:val="TOC3"/>
            <w:tabs>
              <w:tab w:val="right" w:leader="dot" w:pos="8846"/>
            </w:tabs>
            <w:rPr>
              <w:rFonts w:asciiTheme="minorHAnsi" w:eastAsiaTheme="minorEastAsia" w:hAnsiTheme="minorHAnsi"/>
              <w:noProof/>
              <w:sz w:val="22"/>
              <w:lang w:val="en-US"/>
            </w:rPr>
          </w:pPr>
          <w:hyperlink w:anchor="_Toc448227634" w:history="1">
            <w:r w:rsidR="00E35F1F" w:rsidRPr="009A4986">
              <w:rPr>
                <w:rStyle w:val="Hyperlink"/>
                <w:noProof/>
                <w:lang w:val="en-US"/>
              </w:rPr>
              <w:t>July 3 / Epip 9: Martyrdom of St. Simon Cleophas the Apostle</w:t>
            </w:r>
            <w:r w:rsidR="00E35F1F">
              <w:rPr>
                <w:noProof/>
                <w:webHidden/>
              </w:rPr>
              <w:tab/>
            </w:r>
            <w:r w:rsidR="00E35F1F">
              <w:rPr>
                <w:noProof/>
                <w:webHidden/>
              </w:rPr>
              <w:fldChar w:fldCharType="begin"/>
            </w:r>
            <w:r w:rsidR="00E35F1F">
              <w:rPr>
                <w:noProof/>
                <w:webHidden/>
              </w:rPr>
              <w:instrText xml:space="preserve"> PAGEREF _Toc448227634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6D14A0C6" w14:textId="00482C88" w:rsidR="00E35F1F" w:rsidRDefault="00BF6550">
          <w:pPr>
            <w:pStyle w:val="TOC3"/>
            <w:tabs>
              <w:tab w:val="right" w:leader="dot" w:pos="8846"/>
            </w:tabs>
            <w:rPr>
              <w:rFonts w:asciiTheme="minorHAnsi" w:eastAsiaTheme="minorEastAsia" w:hAnsiTheme="minorHAnsi"/>
              <w:noProof/>
              <w:sz w:val="22"/>
              <w:lang w:val="en-US"/>
            </w:rPr>
          </w:pPr>
          <w:hyperlink w:anchor="_Toc448227635" w:history="1">
            <w:r w:rsidR="00E35F1F" w:rsidRPr="009A4986">
              <w:rPr>
                <w:rStyle w:val="Hyperlink"/>
                <w:noProof/>
              </w:rPr>
              <w:t>July 6 / Epip 12: Commemoration of Archangel Michael</w:t>
            </w:r>
            <w:r w:rsidR="00E35F1F">
              <w:rPr>
                <w:noProof/>
                <w:webHidden/>
              </w:rPr>
              <w:tab/>
            </w:r>
            <w:r w:rsidR="00E35F1F">
              <w:rPr>
                <w:noProof/>
                <w:webHidden/>
              </w:rPr>
              <w:fldChar w:fldCharType="begin"/>
            </w:r>
            <w:r w:rsidR="00E35F1F">
              <w:rPr>
                <w:noProof/>
                <w:webHidden/>
              </w:rPr>
              <w:instrText xml:space="preserve"> PAGEREF _Toc448227635 \h </w:instrText>
            </w:r>
            <w:r w:rsidR="00E35F1F">
              <w:rPr>
                <w:noProof/>
                <w:webHidden/>
              </w:rPr>
            </w:r>
            <w:r w:rsidR="00E35F1F">
              <w:rPr>
                <w:noProof/>
                <w:webHidden/>
              </w:rPr>
              <w:fldChar w:fldCharType="separate"/>
            </w:r>
            <w:r w:rsidR="000C7DE2">
              <w:rPr>
                <w:noProof/>
                <w:webHidden/>
              </w:rPr>
              <w:t>921</w:t>
            </w:r>
            <w:r w:rsidR="00E35F1F">
              <w:rPr>
                <w:noProof/>
                <w:webHidden/>
              </w:rPr>
              <w:fldChar w:fldCharType="end"/>
            </w:r>
          </w:hyperlink>
        </w:p>
        <w:p w14:paraId="4B68BC3F" w14:textId="355FB39F" w:rsidR="00E35F1F" w:rsidRDefault="00BF6550">
          <w:pPr>
            <w:pStyle w:val="TOC3"/>
            <w:tabs>
              <w:tab w:val="right" w:leader="dot" w:pos="8846"/>
            </w:tabs>
            <w:rPr>
              <w:rFonts w:asciiTheme="minorHAnsi" w:eastAsiaTheme="minorEastAsia" w:hAnsiTheme="minorHAnsi"/>
              <w:noProof/>
              <w:sz w:val="22"/>
              <w:lang w:val="en-US"/>
            </w:rPr>
          </w:pPr>
          <w:hyperlink w:anchor="_Toc448227636" w:history="1">
            <w:r w:rsidR="00E35F1F" w:rsidRPr="009A4986">
              <w:rPr>
                <w:rStyle w:val="Hyperlink"/>
                <w:noProof/>
              </w:rPr>
              <w:t>July 12 / Epip 18: Martyrdom of St. James the Apostle, the Bishop of Jerusalem</w:t>
            </w:r>
            <w:r w:rsidR="00E35F1F">
              <w:rPr>
                <w:noProof/>
                <w:webHidden/>
              </w:rPr>
              <w:tab/>
            </w:r>
            <w:r w:rsidR="00E35F1F">
              <w:rPr>
                <w:noProof/>
                <w:webHidden/>
              </w:rPr>
              <w:fldChar w:fldCharType="begin"/>
            </w:r>
            <w:r w:rsidR="00E35F1F">
              <w:rPr>
                <w:noProof/>
                <w:webHidden/>
              </w:rPr>
              <w:instrText xml:space="preserve"> PAGEREF _Toc448227636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C0AA185" w14:textId="01367A3F" w:rsidR="00E35F1F" w:rsidRDefault="00BF6550">
          <w:pPr>
            <w:pStyle w:val="TOC3"/>
            <w:tabs>
              <w:tab w:val="right" w:leader="dot" w:pos="8846"/>
            </w:tabs>
            <w:rPr>
              <w:rFonts w:asciiTheme="minorHAnsi" w:eastAsiaTheme="minorEastAsia" w:hAnsiTheme="minorHAnsi"/>
              <w:noProof/>
              <w:sz w:val="22"/>
              <w:lang w:val="en-US"/>
            </w:rPr>
          </w:pPr>
          <w:hyperlink w:anchor="_Toc448227637" w:history="1">
            <w:r w:rsidR="00E35F1F" w:rsidRPr="009A4986">
              <w:rPr>
                <w:rStyle w:val="Hyperlink"/>
                <w:noProof/>
              </w:rPr>
              <w:t>July 14 / Epip 20: Martyrdom of St. Theodore of Shotep, the General</w:t>
            </w:r>
            <w:r w:rsidR="00E35F1F">
              <w:rPr>
                <w:noProof/>
                <w:webHidden/>
              </w:rPr>
              <w:tab/>
            </w:r>
            <w:r w:rsidR="00E35F1F">
              <w:rPr>
                <w:noProof/>
                <w:webHidden/>
              </w:rPr>
              <w:fldChar w:fldCharType="begin"/>
            </w:r>
            <w:r w:rsidR="00E35F1F">
              <w:rPr>
                <w:noProof/>
                <w:webHidden/>
              </w:rPr>
              <w:instrText xml:space="preserve"> PAGEREF _Toc448227637 \h </w:instrText>
            </w:r>
            <w:r w:rsidR="00E35F1F">
              <w:rPr>
                <w:noProof/>
                <w:webHidden/>
              </w:rPr>
            </w:r>
            <w:r w:rsidR="00E35F1F">
              <w:rPr>
                <w:noProof/>
                <w:webHidden/>
              </w:rPr>
              <w:fldChar w:fldCharType="separate"/>
            </w:r>
            <w:r w:rsidR="000C7DE2">
              <w:rPr>
                <w:noProof/>
                <w:webHidden/>
              </w:rPr>
              <w:t>922</w:t>
            </w:r>
            <w:r w:rsidR="00E35F1F">
              <w:rPr>
                <w:noProof/>
                <w:webHidden/>
              </w:rPr>
              <w:fldChar w:fldCharType="end"/>
            </w:r>
          </w:hyperlink>
        </w:p>
        <w:p w14:paraId="0EE31C9F" w14:textId="6F83465E" w:rsidR="00E35F1F" w:rsidRDefault="00BF6550">
          <w:pPr>
            <w:pStyle w:val="TOC3"/>
            <w:tabs>
              <w:tab w:val="right" w:leader="dot" w:pos="8846"/>
            </w:tabs>
            <w:rPr>
              <w:rFonts w:asciiTheme="minorHAnsi" w:eastAsiaTheme="minorEastAsia" w:hAnsiTheme="minorHAnsi"/>
              <w:noProof/>
              <w:sz w:val="22"/>
              <w:lang w:val="en-US"/>
            </w:rPr>
          </w:pPr>
          <w:hyperlink w:anchor="_Toc448227638" w:history="1">
            <w:r w:rsidR="00E35F1F" w:rsidRPr="009A4986">
              <w:rPr>
                <w:rStyle w:val="Hyperlink"/>
                <w:noProof/>
              </w:rPr>
              <w:t>July 15 / Epip 21: Commemoration of the Theotokos</w:t>
            </w:r>
            <w:r w:rsidR="00E35F1F">
              <w:rPr>
                <w:noProof/>
                <w:webHidden/>
              </w:rPr>
              <w:tab/>
            </w:r>
            <w:r w:rsidR="00E35F1F">
              <w:rPr>
                <w:noProof/>
                <w:webHidden/>
              </w:rPr>
              <w:fldChar w:fldCharType="begin"/>
            </w:r>
            <w:r w:rsidR="00E35F1F">
              <w:rPr>
                <w:noProof/>
                <w:webHidden/>
              </w:rPr>
              <w:instrText xml:space="preserve"> PAGEREF _Toc448227638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39CDC72B" w14:textId="28C93704" w:rsidR="00E35F1F" w:rsidRDefault="00BF6550">
          <w:pPr>
            <w:pStyle w:val="TOC3"/>
            <w:tabs>
              <w:tab w:val="right" w:leader="dot" w:pos="8846"/>
            </w:tabs>
            <w:rPr>
              <w:rFonts w:asciiTheme="minorHAnsi" w:eastAsiaTheme="minorEastAsia" w:hAnsiTheme="minorHAnsi"/>
              <w:noProof/>
              <w:sz w:val="22"/>
              <w:lang w:val="en-US"/>
            </w:rPr>
          </w:pPr>
          <w:hyperlink w:anchor="_Toc448227639" w:history="1">
            <w:r w:rsidR="00E35F1F" w:rsidRPr="009A4986">
              <w:rPr>
                <w:rStyle w:val="Hyperlink"/>
                <w:noProof/>
              </w:rPr>
              <w:t>July 17 / Epip 23: The Martyrdom of St. Marina</w:t>
            </w:r>
            <w:r w:rsidR="00E35F1F">
              <w:rPr>
                <w:noProof/>
                <w:webHidden/>
              </w:rPr>
              <w:tab/>
            </w:r>
            <w:r w:rsidR="00E35F1F">
              <w:rPr>
                <w:noProof/>
                <w:webHidden/>
              </w:rPr>
              <w:fldChar w:fldCharType="begin"/>
            </w:r>
            <w:r w:rsidR="00E35F1F">
              <w:rPr>
                <w:noProof/>
                <w:webHidden/>
              </w:rPr>
              <w:instrText xml:space="preserve"> PAGEREF _Toc448227639 \h </w:instrText>
            </w:r>
            <w:r w:rsidR="00E35F1F">
              <w:rPr>
                <w:noProof/>
                <w:webHidden/>
              </w:rPr>
            </w:r>
            <w:r w:rsidR="00E35F1F">
              <w:rPr>
                <w:noProof/>
                <w:webHidden/>
              </w:rPr>
              <w:fldChar w:fldCharType="separate"/>
            </w:r>
            <w:r w:rsidR="000C7DE2">
              <w:rPr>
                <w:noProof/>
                <w:webHidden/>
              </w:rPr>
              <w:t>924</w:t>
            </w:r>
            <w:r w:rsidR="00E35F1F">
              <w:rPr>
                <w:noProof/>
                <w:webHidden/>
              </w:rPr>
              <w:fldChar w:fldCharType="end"/>
            </w:r>
          </w:hyperlink>
        </w:p>
        <w:p w14:paraId="265E9A6F" w14:textId="08623EEB" w:rsidR="00E35F1F" w:rsidRDefault="00BF6550">
          <w:pPr>
            <w:pStyle w:val="TOC3"/>
            <w:tabs>
              <w:tab w:val="right" w:leader="dot" w:pos="8846"/>
            </w:tabs>
            <w:rPr>
              <w:rFonts w:asciiTheme="minorHAnsi" w:eastAsiaTheme="minorEastAsia" w:hAnsiTheme="minorHAnsi"/>
              <w:noProof/>
              <w:sz w:val="22"/>
              <w:lang w:val="en-US"/>
            </w:rPr>
          </w:pPr>
          <w:hyperlink w:anchor="_Toc448227640" w:history="1">
            <w:r w:rsidR="00E35F1F" w:rsidRPr="009A4986">
              <w:rPr>
                <w:rStyle w:val="Hyperlink"/>
                <w:noProof/>
              </w:rPr>
              <w:t>July 18 / Epip 24: The Martyrdom of Abba Noub</w:t>
            </w:r>
            <w:r w:rsidR="00E35F1F">
              <w:rPr>
                <w:noProof/>
                <w:webHidden/>
              </w:rPr>
              <w:tab/>
            </w:r>
            <w:r w:rsidR="00E35F1F">
              <w:rPr>
                <w:noProof/>
                <w:webHidden/>
              </w:rPr>
              <w:fldChar w:fldCharType="begin"/>
            </w:r>
            <w:r w:rsidR="00E35F1F">
              <w:rPr>
                <w:noProof/>
                <w:webHidden/>
              </w:rPr>
              <w:instrText xml:space="preserve"> PAGEREF _Toc448227640 \h </w:instrText>
            </w:r>
            <w:r w:rsidR="00E35F1F">
              <w:rPr>
                <w:noProof/>
                <w:webHidden/>
              </w:rPr>
            </w:r>
            <w:r w:rsidR="00E35F1F">
              <w:rPr>
                <w:noProof/>
                <w:webHidden/>
              </w:rPr>
              <w:fldChar w:fldCharType="separate"/>
            </w:r>
            <w:r w:rsidR="000C7DE2">
              <w:rPr>
                <w:noProof/>
                <w:webHidden/>
              </w:rPr>
              <w:t>925</w:t>
            </w:r>
            <w:r w:rsidR="00E35F1F">
              <w:rPr>
                <w:noProof/>
                <w:webHidden/>
              </w:rPr>
              <w:fldChar w:fldCharType="end"/>
            </w:r>
          </w:hyperlink>
        </w:p>
        <w:p w14:paraId="165757B0" w14:textId="74D0024E" w:rsidR="00E35F1F" w:rsidRDefault="00BF6550">
          <w:pPr>
            <w:pStyle w:val="TOC3"/>
            <w:tabs>
              <w:tab w:val="right" w:leader="dot" w:pos="8846"/>
            </w:tabs>
            <w:rPr>
              <w:rFonts w:asciiTheme="minorHAnsi" w:eastAsiaTheme="minorEastAsia" w:hAnsiTheme="minorHAnsi"/>
              <w:noProof/>
              <w:sz w:val="22"/>
              <w:lang w:val="en-US"/>
            </w:rPr>
          </w:pPr>
          <w:hyperlink w:anchor="_Toc448227641" w:history="1">
            <w:r w:rsidR="00E35F1F" w:rsidRPr="009A4986">
              <w:rPr>
                <w:rStyle w:val="Hyperlink"/>
                <w:noProof/>
              </w:rPr>
              <w:t>July 20 / Epip 26: Joseph the Carpenter</w:t>
            </w:r>
            <w:r w:rsidR="00E35F1F">
              <w:rPr>
                <w:noProof/>
                <w:webHidden/>
              </w:rPr>
              <w:tab/>
            </w:r>
            <w:r w:rsidR="00E35F1F">
              <w:rPr>
                <w:noProof/>
                <w:webHidden/>
              </w:rPr>
              <w:fldChar w:fldCharType="begin"/>
            </w:r>
            <w:r w:rsidR="00E35F1F">
              <w:rPr>
                <w:noProof/>
                <w:webHidden/>
              </w:rPr>
              <w:instrText xml:space="preserve"> PAGEREF _Toc448227641 \h </w:instrText>
            </w:r>
            <w:r w:rsidR="00E35F1F">
              <w:rPr>
                <w:noProof/>
                <w:webHidden/>
              </w:rPr>
            </w:r>
            <w:r w:rsidR="00E35F1F">
              <w:rPr>
                <w:noProof/>
                <w:webHidden/>
              </w:rPr>
              <w:fldChar w:fldCharType="separate"/>
            </w:r>
            <w:r w:rsidR="000C7DE2">
              <w:rPr>
                <w:noProof/>
                <w:webHidden/>
              </w:rPr>
              <w:t>926</w:t>
            </w:r>
            <w:r w:rsidR="00E35F1F">
              <w:rPr>
                <w:noProof/>
                <w:webHidden/>
              </w:rPr>
              <w:fldChar w:fldCharType="end"/>
            </w:r>
          </w:hyperlink>
        </w:p>
        <w:p w14:paraId="2FCBB9BB" w14:textId="64809C64" w:rsidR="00E35F1F" w:rsidRDefault="00BF6550">
          <w:pPr>
            <w:pStyle w:val="TOC3"/>
            <w:tabs>
              <w:tab w:val="right" w:leader="dot" w:pos="8846"/>
            </w:tabs>
            <w:rPr>
              <w:rFonts w:asciiTheme="minorHAnsi" w:eastAsiaTheme="minorEastAsia" w:hAnsiTheme="minorHAnsi"/>
              <w:noProof/>
              <w:sz w:val="22"/>
              <w:lang w:val="en-US"/>
            </w:rPr>
          </w:pPr>
          <w:hyperlink w:anchor="_Toc448227642" w:history="1">
            <w:r w:rsidR="00E35F1F" w:rsidRPr="009A4986">
              <w:rPr>
                <w:rStyle w:val="Hyperlink"/>
                <w:noProof/>
              </w:rPr>
              <w:t>July 20 / Epip 26: Also St. Frumentius (Abune Selama), the First Bishop of Ethiopia</w:t>
            </w:r>
            <w:r w:rsidR="00E35F1F">
              <w:rPr>
                <w:noProof/>
                <w:webHidden/>
              </w:rPr>
              <w:tab/>
            </w:r>
            <w:r w:rsidR="00E35F1F">
              <w:rPr>
                <w:noProof/>
                <w:webHidden/>
              </w:rPr>
              <w:fldChar w:fldCharType="begin"/>
            </w:r>
            <w:r w:rsidR="00E35F1F">
              <w:rPr>
                <w:noProof/>
                <w:webHidden/>
              </w:rPr>
              <w:instrText xml:space="preserve"> PAGEREF _Toc448227642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35A0F6A7" w14:textId="5A534CAA" w:rsidR="00E35F1F" w:rsidRDefault="00BF6550">
          <w:pPr>
            <w:pStyle w:val="TOC3"/>
            <w:tabs>
              <w:tab w:val="right" w:leader="dot" w:pos="8846"/>
            </w:tabs>
            <w:rPr>
              <w:rFonts w:asciiTheme="minorHAnsi" w:eastAsiaTheme="minorEastAsia" w:hAnsiTheme="minorHAnsi"/>
              <w:noProof/>
              <w:sz w:val="22"/>
              <w:lang w:val="en-US"/>
            </w:rPr>
          </w:pPr>
          <w:hyperlink w:anchor="_Toc448227643" w:history="1">
            <w:r w:rsidR="00E35F1F" w:rsidRPr="009A4986">
              <w:rPr>
                <w:rStyle w:val="Hyperlink"/>
                <w:noProof/>
              </w:rPr>
              <w:t>July 22 / Epip 28: Departure of St. Mary Magdalene</w:t>
            </w:r>
            <w:r w:rsidR="00E35F1F">
              <w:rPr>
                <w:noProof/>
                <w:webHidden/>
              </w:rPr>
              <w:tab/>
            </w:r>
            <w:r w:rsidR="00E35F1F">
              <w:rPr>
                <w:noProof/>
                <w:webHidden/>
              </w:rPr>
              <w:fldChar w:fldCharType="begin"/>
            </w:r>
            <w:r w:rsidR="00E35F1F">
              <w:rPr>
                <w:noProof/>
                <w:webHidden/>
              </w:rPr>
              <w:instrText xml:space="preserve"> PAGEREF _Toc448227643 \h </w:instrText>
            </w:r>
            <w:r w:rsidR="00E35F1F">
              <w:rPr>
                <w:noProof/>
                <w:webHidden/>
              </w:rPr>
            </w:r>
            <w:r w:rsidR="00E35F1F">
              <w:rPr>
                <w:noProof/>
                <w:webHidden/>
              </w:rPr>
              <w:fldChar w:fldCharType="separate"/>
            </w:r>
            <w:r w:rsidR="000C7DE2">
              <w:rPr>
                <w:noProof/>
                <w:webHidden/>
              </w:rPr>
              <w:t>928</w:t>
            </w:r>
            <w:r w:rsidR="00E35F1F">
              <w:rPr>
                <w:noProof/>
                <w:webHidden/>
              </w:rPr>
              <w:fldChar w:fldCharType="end"/>
            </w:r>
          </w:hyperlink>
        </w:p>
        <w:p w14:paraId="7B233596" w14:textId="4A542AAE" w:rsidR="00E35F1F" w:rsidRDefault="00BF6550">
          <w:pPr>
            <w:pStyle w:val="TOC3"/>
            <w:tabs>
              <w:tab w:val="right" w:leader="dot" w:pos="8846"/>
            </w:tabs>
            <w:rPr>
              <w:rFonts w:asciiTheme="minorHAnsi" w:eastAsiaTheme="minorEastAsia" w:hAnsiTheme="minorHAnsi"/>
              <w:noProof/>
              <w:sz w:val="22"/>
              <w:lang w:val="en-US"/>
            </w:rPr>
          </w:pPr>
          <w:hyperlink w:anchor="_Toc448227644" w:history="1">
            <w:r w:rsidR="00E35F1F" w:rsidRPr="009A4986">
              <w:rPr>
                <w:rStyle w:val="Hyperlink"/>
                <w:noProof/>
              </w:rPr>
              <w:t>July 23 / Epip 29: Commemoration of the Annunciation, Nativity, and Resurrection on the 29</w:t>
            </w:r>
            <w:r w:rsidR="00E35F1F" w:rsidRPr="009A4986">
              <w:rPr>
                <w:rStyle w:val="Hyperlink"/>
                <w:noProof/>
                <w:vertAlign w:val="superscript"/>
              </w:rPr>
              <w:t>th</w:t>
            </w:r>
            <w:r w:rsidR="00E35F1F" w:rsidRPr="009A4986">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_Toc448227644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0CBC24B" w14:textId="15244FA3" w:rsidR="00E35F1F" w:rsidRDefault="00BF6550">
          <w:pPr>
            <w:pStyle w:val="TOC3"/>
            <w:tabs>
              <w:tab w:val="right" w:leader="dot" w:pos="8846"/>
            </w:tabs>
            <w:rPr>
              <w:rFonts w:asciiTheme="minorHAnsi" w:eastAsiaTheme="minorEastAsia" w:hAnsiTheme="minorHAnsi"/>
              <w:noProof/>
              <w:sz w:val="22"/>
              <w:lang w:val="en-US"/>
            </w:rPr>
          </w:pPr>
          <w:hyperlink w:anchor="_Toc448227645" w:history="1">
            <w:r w:rsidR="00E35F1F" w:rsidRPr="009A4986">
              <w:rPr>
                <w:rStyle w:val="Hyperlink"/>
                <w:noProof/>
              </w:rPr>
              <w:t>July 23 / Epip 29: Also the Translocation of the Relics of St. Andrew, the Apostle</w:t>
            </w:r>
            <w:r w:rsidR="00E35F1F">
              <w:rPr>
                <w:noProof/>
                <w:webHidden/>
              </w:rPr>
              <w:tab/>
            </w:r>
            <w:r w:rsidR="00E35F1F">
              <w:rPr>
                <w:noProof/>
                <w:webHidden/>
              </w:rPr>
              <w:fldChar w:fldCharType="begin"/>
            </w:r>
            <w:r w:rsidR="00E35F1F">
              <w:rPr>
                <w:noProof/>
                <w:webHidden/>
              </w:rPr>
              <w:instrText xml:space="preserve"> PAGEREF _Toc448227645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73E96207" w14:textId="56581B05" w:rsidR="00E35F1F" w:rsidRDefault="00BF6550">
          <w:pPr>
            <w:pStyle w:val="TOC3"/>
            <w:tabs>
              <w:tab w:val="right" w:leader="dot" w:pos="8846"/>
            </w:tabs>
            <w:rPr>
              <w:rFonts w:asciiTheme="minorHAnsi" w:eastAsiaTheme="minorEastAsia" w:hAnsiTheme="minorHAnsi"/>
              <w:noProof/>
              <w:sz w:val="22"/>
              <w:lang w:val="en-US"/>
            </w:rPr>
          </w:pPr>
          <w:hyperlink w:anchor="_Toc448227646" w:history="1">
            <w:r w:rsidR="00E35F1F" w:rsidRPr="009A4986">
              <w:rPr>
                <w:rStyle w:val="Hyperlink"/>
                <w:noProof/>
              </w:rPr>
              <w:t>July 28 / Mesori 4: Consecration of the Church of St. Anthony</w:t>
            </w:r>
            <w:r w:rsidR="00E35F1F">
              <w:rPr>
                <w:noProof/>
                <w:webHidden/>
              </w:rPr>
              <w:tab/>
            </w:r>
            <w:r w:rsidR="00E35F1F">
              <w:rPr>
                <w:noProof/>
                <w:webHidden/>
              </w:rPr>
              <w:fldChar w:fldCharType="begin"/>
            </w:r>
            <w:r w:rsidR="00E35F1F">
              <w:rPr>
                <w:noProof/>
                <w:webHidden/>
              </w:rPr>
              <w:instrText xml:space="preserve"> PAGEREF _Toc448227646 \h </w:instrText>
            </w:r>
            <w:r w:rsidR="00E35F1F">
              <w:rPr>
                <w:noProof/>
                <w:webHidden/>
              </w:rPr>
            </w:r>
            <w:r w:rsidR="00E35F1F">
              <w:rPr>
                <w:noProof/>
                <w:webHidden/>
              </w:rPr>
              <w:fldChar w:fldCharType="separate"/>
            </w:r>
            <w:r w:rsidR="000C7DE2">
              <w:rPr>
                <w:noProof/>
                <w:webHidden/>
              </w:rPr>
              <w:t>929</w:t>
            </w:r>
            <w:r w:rsidR="00E35F1F">
              <w:rPr>
                <w:noProof/>
                <w:webHidden/>
              </w:rPr>
              <w:fldChar w:fldCharType="end"/>
            </w:r>
          </w:hyperlink>
        </w:p>
        <w:p w14:paraId="11911C47" w14:textId="5B2738A2" w:rsidR="009E261C" w:rsidRPr="009E261C" w:rsidRDefault="009E261C" w:rsidP="009E261C">
          <w:r>
            <w:rPr>
              <w:b/>
              <w:bCs/>
              <w:noProof/>
            </w:rPr>
            <w:fldChar w:fldCharType="end"/>
          </w:r>
        </w:p>
      </w:sdtContent>
    </w:sdt>
    <w:p w14:paraId="329010E7" w14:textId="77777777" w:rsidR="009E261C" w:rsidRDefault="009E261C" w:rsidP="00BF77D7">
      <w:r>
        <w:br w:type="page"/>
      </w:r>
    </w:p>
    <w:p w14:paraId="5B25FCA6" w14:textId="283273C5" w:rsidR="00980D99" w:rsidRDefault="00E77C68" w:rsidP="00495F1A">
      <w:pPr>
        <w:pStyle w:val="Heading3"/>
        <w:rPr>
          <w:rFonts w:ascii="Times New Roman" w:hAnsi="Times New Roman" w:cs="Times New Roman"/>
        </w:rPr>
      </w:pPr>
      <w:bookmarkStart w:id="1684" w:name="_Ref436250323"/>
      <w:bookmarkStart w:id="1685" w:name="_Toc448227630"/>
      <w:r>
        <w:rPr>
          <w:rFonts w:ascii="Times New Roman" w:hAnsi="Times New Roman" w:cs="Times New Roman"/>
        </w:rPr>
        <w:lastRenderedPageBreak/>
        <w:t>July 1 / Epip 7: St. Shenoute</w:t>
      </w:r>
      <w:bookmarkEnd w:id="1680"/>
      <w:bookmarkEnd w:id="1684"/>
      <w:bookmarkEnd w:id="1685"/>
    </w:p>
    <w:p w14:paraId="5B5A5AD3" w14:textId="77777777" w:rsidR="00980D99" w:rsidRDefault="00980D99" w:rsidP="00980D99">
      <w:pPr>
        <w:pStyle w:val="Heading4"/>
        <w:rPr>
          <w:lang w:val="en-US"/>
        </w:rPr>
      </w:pPr>
      <w:bookmarkStart w:id="1686" w:name="_Ref434491186"/>
      <w:r>
        <w:rPr>
          <w:lang w:val="en-US"/>
        </w:rPr>
        <w:t>The Doxology</w:t>
      </w:r>
      <w:r w:rsidR="00810F04">
        <w:rPr>
          <w:lang w:val="en-US"/>
        </w:rPr>
        <w:t xml:space="preserve"> for St. Shenoute</w:t>
      </w:r>
      <w:bookmarkEnd w:id="16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77C68" w14:paraId="78738BCE" w14:textId="77777777" w:rsidTr="00E77C68">
        <w:trPr>
          <w:cantSplit/>
          <w:jc w:val="center"/>
        </w:trPr>
        <w:tc>
          <w:tcPr>
            <w:tcW w:w="288" w:type="dxa"/>
          </w:tcPr>
          <w:p w14:paraId="345B276C" w14:textId="77777777" w:rsidR="00E77C68" w:rsidRDefault="00E77C68" w:rsidP="00E77C68">
            <w:pPr>
              <w:pStyle w:val="CopticCross"/>
            </w:pPr>
          </w:p>
        </w:tc>
        <w:tc>
          <w:tcPr>
            <w:tcW w:w="3960" w:type="dxa"/>
          </w:tcPr>
          <w:p w14:paraId="28041AC0" w14:textId="77777777" w:rsidR="00E77C68" w:rsidRPr="004764BD" w:rsidRDefault="00E77C68" w:rsidP="00E77C68">
            <w:pPr>
              <w:pStyle w:val="EngHang"/>
            </w:pPr>
            <w:r w:rsidRPr="004764BD">
              <w:t>You are blessed,</w:t>
            </w:r>
          </w:p>
          <w:p w14:paraId="4082FA49" w14:textId="77777777" w:rsidR="00E77C68" w:rsidRPr="004764BD" w:rsidRDefault="00E77C68" w:rsidP="00E77C68">
            <w:pPr>
              <w:pStyle w:val="EngHang"/>
            </w:pPr>
            <w:r>
              <w:t>O o</w:t>
            </w:r>
            <w:r w:rsidRPr="004764BD">
              <w:t>ur holy father Abba Shenoute,</w:t>
            </w:r>
          </w:p>
          <w:p w14:paraId="7BC8A7BF" w14:textId="77777777" w:rsidR="00E77C68" w:rsidRPr="004764BD" w:rsidRDefault="00E77C68" w:rsidP="00E77C68">
            <w:pPr>
              <w:pStyle w:val="EngHang"/>
            </w:pPr>
            <w:r w:rsidRPr="004764BD">
              <w:t>For you became an apostle</w:t>
            </w:r>
            <w:r>
              <w:t>,</w:t>
            </w:r>
          </w:p>
          <w:p w14:paraId="5BD8336F" w14:textId="77777777" w:rsidR="00E77C68" w:rsidRDefault="00E77C68" w:rsidP="00E77C68">
            <w:pPr>
              <w:pStyle w:val="EngHangEnd"/>
            </w:pPr>
            <w:r w:rsidRPr="004764BD">
              <w:t xml:space="preserve">And </w:t>
            </w:r>
            <w:r>
              <w:t xml:space="preserve">also </w:t>
            </w:r>
            <w:r w:rsidRPr="004764BD">
              <w:t>a prophet.</w:t>
            </w:r>
          </w:p>
        </w:tc>
        <w:tc>
          <w:tcPr>
            <w:tcW w:w="288" w:type="dxa"/>
          </w:tcPr>
          <w:p w14:paraId="103A1CA4" w14:textId="77777777" w:rsidR="00E77C68" w:rsidRDefault="00E77C68" w:rsidP="00E77C68"/>
        </w:tc>
        <w:tc>
          <w:tcPr>
            <w:tcW w:w="288" w:type="dxa"/>
          </w:tcPr>
          <w:p w14:paraId="206987F6" w14:textId="77777777" w:rsidR="00E77C68" w:rsidRDefault="00E77C68" w:rsidP="00E77C68">
            <w:pPr>
              <w:pStyle w:val="CopticCross"/>
            </w:pPr>
          </w:p>
        </w:tc>
        <w:tc>
          <w:tcPr>
            <w:tcW w:w="3960" w:type="dxa"/>
          </w:tcPr>
          <w:p w14:paraId="0B91ADAE" w14:textId="77777777" w:rsidR="00E77C68" w:rsidRDefault="00E77C68" w:rsidP="00E77C68">
            <w:pPr>
              <w:pStyle w:val="CopticVersemulti-line"/>
            </w:pPr>
            <w:r>
              <w:t>Ⲛⲑⲟⲕ ⲟⲩⲙⲁⲕⲁⲣⲓⲟⲥ:</w:t>
            </w:r>
          </w:p>
          <w:p w14:paraId="6EC0A05C" w14:textId="77777777" w:rsidR="00E77C68" w:rsidRDefault="00E77C68" w:rsidP="00E77C68">
            <w:pPr>
              <w:pStyle w:val="CopticVersemulti-line"/>
            </w:pPr>
            <w:r>
              <w:t>ⲡⲉⲛⲓⲱⲧ ⲉ̄ⲑ̄ⲩ̄ ⲁⲃⲃⲁ Ϣⲉⲛⲟⲩϯ:</w:t>
            </w:r>
          </w:p>
          <w:p w14:paraId="6ED4D371" w14:textId="77777777" w:rsidR="00E77C68" w:rsidRDefault="00E77C68" w:rsidP="00E77C68">
            <w:pPr>
              <w:pStyle w:val="CopticVersemulti-line"/>
            </w:pPr>
            <w:r>
              <w:t>ϫⲉ ⲁⲕϣⲱⲡⲓ ⲛ̀ⲟⲩⲁ̀ⲡⲟⲥⲧⲟⲗⲟⲥ:</w:t>
            </w:r>
          </w:p>
          <w:p w14:paraId="75C09726" w14:textId="77777777" w:rsidR="00E77C68" w:rsidRPr="00C35319" w:rsidRDefault="00E77C68" w:rsidP="00E77C68">
            <w:pPr>
              <w:pStyle w:val="CopticHangingVerse"/>
            </w:pPr>
            <w:r>
              <w:t>ⲟⲩⲟϩ ⲙ̀ⲡ̀ⲣⲟⲫⲏⲧⲏⲥ ⲉⲩⲥⲟⲡ.</w:t>
            </w:r>
          </w:p>
        </w:tc>
      </w:tr>
      <w:tr w:rsidR="00E77C68" w14:paraId="3305AA66" w14:textId="77777777" w:rsidTr="00E77C68">
        <w:trPr>
          <w:cantSplit/>
          <w:jc w:val="center"/>
        </w:trPr>
        <w:tc>
          <w:tcPr>
            <w:tcW w:w="288" w:type="dxa"/>
          </w:tcPr>
          <w:p w14:paraId="03C7598C" w14:textId="77777777" w:rsidR="00E77C68" w:rsidRDefault="00E77C68" w:rsidP="00E77C68">
            <w:pPr>
              <w:pStyle w:val="CopticCross"/>
            </w:pPr>
            <w:r w:rsidRPr="00FB5ACB">
              <w:t>¿</w:t>
            </w:r>
          </w:p>
        </w:tc>
        <w:tc>
          <w:tcPr>
            <w:tcW w:w="3960" w:type="dxa"/>
          </w:tcPr>
          <w:p w14:paraId="11C2FF24" w14:textId="77777777" w:rsidR="00E77C68" w:rsidRPr="004764BD" w:rsidRDefault="00E77C68" w:rsidP="00E77C68">
            <w:pPr>
              <w:pStyle w:val="EngHang"/>
            </w:pPr>
            <w:r w:rsidRPr="004764BD">
              <w:t xml:space="preserve">For you </w:t>
            </w:r>
            <w:r>
              <w:t>for us a way</w:t>
            </w:r>
            <w:r w:rsidRPr="004764BD">
              <w:t>,</w:t>
            </w:r>
          </w:p>
          <w:p w14:paraId="00C2D329" w14:textId="77777777" w:rsidR="00E77C68" w:rsidRPr="004764BD" w:rsidRDefault="00E77C68" w:rsidP="00E77C68">
            <w:pPr>
              <w:pStyle w:val="EngHang"/>
            </w:pPr>
            <w:r w:rsidRPr="004764BD">
              <w:t>For perfect virtues,</w:t>
            </w:r>
          </w:p>
          <w:p w14:paraId="4D2B7F85" w14:textId="77777777" w:rsidR="00E77C68" w:rsidRPr="004764BD" w:rsidRDefault="00E77C68" w:rsidP="00E77C68">
            <w:pPr>
              <w:pStyle w:val="EngHang"/>
            </w:pPr>
            <w:r>
              <w:t>You kept the</w:t>
            </w:r>
            <w:r w:rsidRPr="004764BD">
              <w:t xml:space="preserve"> commandments,</w:t>
            </w:r>
          </w:p>
          <w:p w14:paraId="18C7F0EE" w14:textId="77777777" w:rsidR="00E77C68" w:rsidRDefault="00E77C68" w:rsidP="00E77C68">
            <w:pPr>
              <w:pStyle w:val="EngHangEnd"/>
            </w:pPr>
            <w:r>
              <w:t>Written in the G</w:t>
            </w:r>
            <w:r w:rsidRPr="004764BD">
              <w:t>ospel.</w:t>
            </w:r>
          </w:p>
        </w:tc>
        <w:tc>
          <w:tcPr>
            <w:tcW w:w="288" w:type="dxa"/>
          </w:tcPr>
          <w:p w14:paraId="497290B5" w14:textId="77777777" w:rsidR="00E77C68" w:rsidRDefault="00E77C68" w:rsidP="00E77C68"/>
        </w:tc>
        <w:tc>
          <w:tcPr>
            <w:tcW w:w="288" w:type="dxa"/>
          </w:tcPr>
          <w:p w14:paraId="4B265D13" w14:textId="77777777" w:rsidR="00E77C68" w:rsidRDefault="00E77C68" w:rsidP="00E77C68">
            <w:pPr>
              <w:pStyle w:val="CopticCross"/>
            </w:pPr>
            <w:r w:rsidRPr="00FB5ACB">
              <w:t>¿</w:t>
            </w:r>
          </w:p>
        </w:tc>
        <w:tc>
          <w:tcPr>
            <w:tcW w:w="3960" w:type="dxa"/>
          </w:tcPr>
          <w:p w14:paraId="19CD7C45" w14:textId="77777777" w:rsidR="00E77C68" w:rsidRDefault="00E77C68" w:rsidP="00E77C68">
            <w:pPr>
              <w:pStyle w:val="CopticVersemulti-line"/>
            </w:pPr>
            <w:r>
              <w:t>Ⲕⲉ ⲅⲁⲣ ⲁⲕⲥⲉⲙⲛⲓ ⲛⲟⲙⲟⲥ ⲛⲁⲛ:</w:t>
            </w:r>
          </w:p>
          <w:p w14:paraId="7B2518C9" w14:textId="77777777" w:rsidR="00E77C68" w:rsidRDefault="00E77C68" w:rsidP="00E77C68">
            <w:pPr>
              <w:pStyle w:val="CopticVersemulti-line"/>
            </w:pPr>
            <w:r>
              <w:t>ⲉ̀ⲛⲓⲉ̀ⲣⲉⲧⲏ ⲉⲧϫⲏⲕ ⲉ̀ⲃⲟⲗ:</w:t>
            </w:r>
          </w:p>
          <w:p w14:paraId="5934E049" w14:textId="77777777" w:rsidR="00E77C68" w:rsidRDefault="00E77C68" w:rsidP="00E77C68">
            <w:pPr>
              <w:pStyle w:val="CopticVersemulti-line"/>
            </w:pPr>
            <w:r>
              <w:t>ⲁⲕⲁ̀ⲣⲉϩ ⲉ̀ⲛⲓⲉⲛⲧⲟⲗⲏ ⲉⲧⲥ̀ϧⲏⲟⲩⲧ:</w:t>
            </w:r>
          </w:p>
          <w:p w14:paraId="5C8D47BB" w14:textId="77777777" w:rsidR="00E77C68" w:rsidRPr="00CF5919" w:rsidRDefault="00E77C68" w:rsidP="00E77C68">
            <w:pPr>
              <w:pStyle w:val="CopticHangingVerse"/>
            </w:pPr>
            <w:r>
              <w:t>ϧⲉⲛ ⲡⲓⲉⲩⲉⲅⲅⲉⲗⲓⲟⲛ.</w:t>
            </w:r>
          </w:p>
        </w:tc>
      </w:tr>
      <w:tr w:rsidR="00E77C68" w14:paraId="7832062E" w14:textId="77777777" w:rsidTr="00E77C68">
        <w:trPr>
          <w:cantSplit/>
          <w:jc w:val="center"/>
        </w:trPr>
        <w:tc>
          <w:tcPr>
            <w:tcW w:w="288" w:type="dxa"/>
          </w:tcPr>
          <w:p w14:paraId="7B66E03F" w14:textId="77777777" w:rsidR="00E77C68" w:rsidRDefault="00E77C68" w:rsidP="00E77C68">
            <w:pPr>
              <w:pStyle w:val="CopticCross"/>
            </w:pPr>
          </w:p>
        </w:tc>
        <w:tc>
          <w:tcPr>
            <w:tcW w:w="3960" w:type="dxa"/>
          </w:tcPr>
          <w:p w14:paraId="34B5BEE2" w14:textId="77777777" w:rsidR="00E77C68" w:rsidRDefault="00E77C68" w:rsidP="00E77C68">
            <w:pPr>
              <w:pStyle w:val="EngHang"/>
            </w:pPr>
            <w:r>
              <w:t>God will watch over</w:t>
            </w:r>
          </w:p>
          <w:p w14:paraId="3B68B074" w14:textId="77777777" w:rsidR="00E77C68" w:rsidRPr="004764BD" w:rsidRDefault="00E77C68" w:rsidP="00E77C68">
            <w:pPr>
              <w:pStyle w:val="EngHang"/>
            </w:pPr>
            <w:r>
              <w:t>Those who walk in them;</w:t>
            </w:r>
          </w:p>
          <w:p w14:paraId="3A462F80" w14:textId="77777777" w:rsidR="00E77C68" w:rsidRPr="004764BD" w:rsidRDefault="00E77C68" w:rsidP="00E77C68">
            <w:pPr>
              <w:pStyle w:val="EngHang"/>
            </w:pPr>
            <w:r w:rsidRPr="004764BD">
              <w:t>His angels walk with them,</w:t>
            </w:r>
          </w:p>
          <w:p w14:paraId="319927C7" w14:textId="77777777" w:rsidR="00E77C68" w:rsidRDefault="00E77C68" w:rsidP="00E77C68">
            <w:pPr>
              <w:pStyle w:val="EngHangEnd"/>
            </w:pPr>
            <w:r w:rsidRPr="004764BD">
              <w:t>In the heavenly Jerusalem.</w:t>
            </w:r>
          </w:p>
        </w:tc>
        <w:tc>
          <w:tcPr>
            <w:tcW w:w="288" w:type="dxa"/>
          </w:tcPr>
          <w:p w14:paraId="5B97D4CF" w14:textId="77777777" w:rsidR="00E77C68" w:rsidRDefault="00E77C68" w:rsidP="00E77C68"/>
        </w:tc>
        <w:tc>
          <w:tcPr>
            <w:tcW w:w="288" w:type="dxa"/>
          </w:tcPr>
          <w:p w14:paraId="6ACBE908" w14:textId="77777777" w:rsidR="00E77C68" w:rsidRDefault="00E77C68" w:rsidP="00E77C68">
            <w:pPr>
              <w:pStyle w:val="CopticCross"/>
            </w:pPr>
          </w:p>
        </w:tc>
        <w:tc>
          <w:tcPr>
            <w:tcW w:w="3960" w:type="dxa"/>
          </w:tcPr>
          <w:p w14:paraId="2BB7BDF6" w14:textId="77777777" w:rsidR="00E77C68" w:rsidRDefault="00E77C68" w:rsidP="00E77C68">
            <w:pPr>
              <w:pStyle w:val="CopticVersemulti-line"/>
            </w:pPr>
            <w:r>
              <w:t>Ⲛⲏⲉⲑⲛⲁⲙⲟϣⲓ ⲅⲁⲣ ⲛ̀ϧⲏⲧⲟⲩ:</w:t>
            </w:r>
          </w:p>
          <w:p w14:paraId="42FF4921" w14:textId="77777777" w:rsidR="00E77C68" w:rsidRDefault="00E77C68" w:rsidP="00E77C68">
            <w:pPr>
              <w:pStyle w:val="CopticVersemulti-line"/>
            </w:pPr>
            <w:r>
              <w:t>ⲁ̀Ⲫϯ ϥ̀ⲛⲁⲣⲱⲓⲥ ⲉ̀ⲣⲱⲟⲩ:</w:t>
            </w:r>
          </w:p>
          <w:p w14:paraId="56A54AC2" w14:textId="77777777" w:rsidR="00E77C68" w:rsidRDefault="00E77C68" w:rsidP="00E77C68">
            <w:pPr>
              <w:pStyle w:val="CopticVersemulti-line"/>
            </w:pPr>
            <w:r>
              <w:t>ⲛⲉϥⲁⲅⲅⲉⲗⲟⲥ ⲙⲟϣⲓ ⲛⲉⲙⲱⲟⲩ:</w:t>
            </w:r>
          </w:p>
          <w:p w14:paraId="1E31D12A" w14:textId="77777777" w:rsidR="00E77C68" w:rsidRPr="001B4E41" w:rsidRDefault="00E77C68" w:rsidP="00E77C68">
            <w:pPr>
              <w:pStyle w:val="CopticHangingVerse"/>
            </w:pPr>
            <w:r>
              <w:t>ϧⲉⲛ Ⲓⲉⲣⲟⲩⲥⲁⲗⲏⲙ ⲛ̀ⲧⲉ ⲧ̀ⲫⲉ.</w:t>
            </w:r>
          </w:p>
        </w:tc>
      </w:tr>
      <w:tr w:rsidR="00E77C68" w14:paraId="3514E978" w14:textId="77777777" w:rsidTr="00E77C68">
        <w:trPr>
          <w:cantSplit/>
          <w:jc w:val="center"/>
        </w:trPr>
        <w:tc>
          <w:tcPr>
            <w:tcW w:w="288" w:type="dxa"/>
          </w:tcPr>
          <w:p w14:paraId="32240F51" w14:textId="77777777" w:rsidR="00E77C68" w:rsidRDefault="00E77C68" w:rsidP="00E77C68">
            <w:pPr>
              <w:pStyle w:val="CopticCross"/>
            </w:pPr>
            <w:r w:rsidRPr="00FB5ACB">
              <w:t>¿</w:t>
            </w:r>
          </w:p>
        </w:tc>
        <w:tc>
          <w:tcPr>
            <w:tcW w:w="3960" w:type="dxa"/>
          </w:tcPr>
          <w:p w14:paraId="2C6C72F7" w14:textId="77777777" w:rsidR="00E77C68" w:rsidRPr="004764BD" w:rsidRDefault="00E77C68" w:rsidP="00E77C68">
            <w:pPr>
              <w:pStyle w:val="EngHang"/>
            </w:pPr>
            <w:r w:rsidRPr="004764BD">
              <w:t>The fragrance of his virtues,</w:t>
            </w:r>
          </w:p>
          <w:p w14:paraId="57832DB8" w14:textId="77777777" w:rsidR="00E77C68" w:rsidRPr="004764BD" w:rsidRDefault="00E77C68" w:rsidP="00E77C68">
            <w:pPr>
              <w:pStyle w:val="EngHang"/>
            </w:pPr>
            <w:r w:rsidRPr="004764BD">
              <w:t>Gave joy to our souls,</w:t>
            </w:r>
          </w:p>
          <w:p w14:paraId="5E7DCA54" w14:textId="77777777" w:rsidR="00E77C68" w:rsidRPr="004764BD" w:rsidRDefault="00E77C68" w:rsidP="00E77C68">
            <w:pPr>
              <w:pStyle w:val="EngHang"/>
            </w:pPr>
            <w:r w:rsidRPr="004764BD">
              <w:t>Like the aroma,</w:t>
            </w:r>
          </w:p>
          <w:p w14:paraId="1AC7D43B" w14:textId="77777777" w:rsidR="00E77C68" w:rsidRDefault="00E77C68" w:rsidP="00E77C68">
            <w:pPr>
              <w:pStyle w:val="EngHangEnd"/>
            </w:pPr>
            <w:r w:rsidRPr="004764BD">
              <w:t>That blossoms in paradise.</w:t>
            </w:r>
          </w:p>
        </w:tc>
        <w:tc>
          <w:tcPr>
            <w:tcW w:w="288" w:type="dxa"/>
          </w:tcPr>
          <w:p w14:paraId="7F259B7E" w14:textId="77777777" w:rsidR="00E77C68" w:rsidRDefault="00E77C68" w:rsidP="00E77C68"/>
        </w:tc>
        <w:tc>
          <w:tcPr>
            <w:tcW w:w="288" w:type="dxa"/>
          </w:tcPr>
          <w:p w14:paraId="60CB3C97" w14:textId="77777777" w:rsidR="00E77C68" w:rsidRDefault="00E77C68" w:rsidP="00E77C68">
            <w:pPr>
              <w:pStyle w:val="CopticCross"/>
            </w:pPr>
            <w:r w:rsidRPr="00FB5ACB">
              <w:t>¿</w:t>
            </w:r>
          </w:p>
        </w:tc>
        <w:tc>
          <w:tcPr>
            <w:tcW w:w="3960" w:type="dxa"/>
          </w:tcPr>
          <w:p w14:paraId="6FE04498" w14:textId="77777777" w:rsidR="00E77C68" w:rsidRDefault="00E77C68" w:rsidP="00E77C68">
            <w:pPr>
              <w:pStyle w:val="CopticVersemulti-line"/>
            </w:pPr>
            <w:r>
              <w:t>Ⲁⲡⲓⲥ̀ⲑⲟⲓⲛⲟⲩϥⲓ ⲛ̀ⲧⲉ ⲛⲉϥⲉ̀ⲣⲉⲧⲏ:</w:t>
            </w:r>
          </w:p>
          <w:p w14:paraId="09B46FF6" w14:textId="77777777" w:rsidR="00E77C68" w:rsidRDefault="00E77C68" w:rsidP="00E77C68">
            <w:pPr>
              <w:pStyle w:val="CopticVersemulti-line"/>
            </w:pPr>
            <w:r>
              <w:t>Ϯⲙ̀ⲡ̀ⲟⲩⲛⲟϥ ⲛ̀ⲛⲉⲛⲯⲩⲭⲏ:</w:t>
            </w:r>
          </w:p>
          <w:p w14:paraId="6A37E3D7" w14:textId="77777777" w:rsidR="00E77C68" w:rsidRDefault="00E77C68" w:rsidP="00E77C68">
            <w:pPr>
              <w:pStyle w:val="CopticVersemulti-line"/>
            </w:pPr>
            <w:r>
              <w:t>ⲙ̀ⲫ̀ⲣⲏϯ ⲙ̀ⲡⲓⲁ̀ⲣⲱⲙⲁⲧⲁ:</w:t>
            </w:r>
          </w:p>
          <w:p w14:paraId="7D2CA723" w14:textId="77777777" w:rsidR="00E77C68" w:rsidRDefault="00E77C68" w:rsidP="00E77C68">
            <w:pPr>
              <w:pStyle w:val="CopticHangingVerse"/>
            </w:pPr>
            <w:r>
              <w:t>ⲉⲧⲣⲏⲧ ϧⲉⲛ ⲡⲓⲡⲁⲣⲁⲇⲓⲥⲟⲥ.</w:t>
            </w:r>
          </w:p>
        </w:tc>
      </w:tr>
      <w:tr w:rsidR="00E77C68" w14:paraId="4615CCA8" w14:textId="77777777" w:rsidTr="00E77C68">
        <w:trPr>
          <w:cantSplit/>
          <w:jc w:val="center"/>
        </w:trPr>
        <w:tc>
          <w:tcPr>
            <w:tcW w:w="288" w:type="dxa"/>
          </w:tcPr>
          <w:p w14:paraId="7E4D6EE4" w14:textId="77777777" w:rsidR="00E77C68" w:rsidRPr="00FB5ACB" w:rsidRDefault="00E77C68" w:rsidP="00E77C68">
            <w:pPr>
              <w:pStyle w:val="CopticCross"/>
            </w:pPr>
          </w:p>
        </w:tc>
        <w:tc>
          <w:tcPr>
            <w:tcW w:w="3960" w:type="dxa"/>
          </w:tcPr>
          <w:p w14:paraId="7BA419E9" w14:textId="77777777" w:rsidR="00E77C68" w:rsidRPr="004764BD" w:rsidRDefault="00E77C68" w:rsidP="00E77C68">
            <w:pPr>
              <w:pStyle w:val="EngHang"/>
            </w:pPr>
            <w:r>
              <w:t>Y</w:t>
            </w:r>
            <w:r w:rsidRPr="004764BD">
              <w:t>ou were greatly exalted,</w:t>
            </w:r>
            <w:r>
              <w:t xml:space="preserve"> in truth,</w:t>
            </w:r>
          </w:p>
          <w:p w14:paraId="6182EDDD" w14:textId="77777777" w:rsidR="00E77C68" w:rsidRPr="004764BD" w:rsidRDefault="00E77C68" w:rsidP="00E77C68">
            <w:pPr>
              <w:pStyle w:val="EngHang"/>
            </w:pPr>
            <w:r w:rsidRPr="004764BD">
              <w:t>In the midst of the Council,</w:t>
            </w:r>
          </w:p>
          <w:p w14:paraId="76EC189D" w14:textId="77777777" w:rsidR="00E77C68" w:rsidRPr="004764BD" w:rsidRDefault="00E77C68" w:rsidP="00E77C68">
            <w:pPr>
              <w:pStyle w:val="EngHang"/>
            </w:pPr>
            <w:r w:rsidRPr="004764BD">
              <w:t>Of our Orthodox fathers,</w:t>
            </w:r>
          </w:p>
          <w:p w14:paraId="5A793D5D" w14:textId="77777777" w:rsidR="00E77C68" w:rsidRDefault="00E77C68" w:rsidP="00E77C68">
            <w:pPr>
              <w:pStyle w:val="EngHangEnd"/>
            </w:pPr>
            <w:r w:rsidRPr="004764BD">
              <w:t>In the city of Ephesus.</w:t>
            </w:r>
          </w:p>
        </w:tc>
        <w:tc>
          <w:tcPr>
            <w:tcW w:w="288" w:type="dxa"/>
          </w:tcPr>
          <w:p w14:paraId="7833FC36" w14:textId="77777777" w:rsidR="00E77C68" w:rsidRDefault="00E77C68" w:rsidP="00E77C68"/>
        </w:tc>
        <w:tc>
          <w:tcPr>
            <w:tcW w:w="288" w:type="dxa"/>
          </w:tcPr>
          <w:p w14:paraId="7D5FA53D" w14:textId="77777777" w:rsidR="00E77C68" w:rsidRPr="00FB5ACB" w:rsidRDefault="00E77C68" w:rsidP="00E77C68">
            <w:pPr>
              <w:pStyle w:val="CopticCross"/>
            </w:pPr>
          </w:p>
        </w:tc>
        <w:tc>
          <w:tcPr>
            <w:tcW w:w="3960" w:type="dxa"/>
          </w:tcPr>
          <w:p w14:paraId="59531EA7" w14:textId="77777777" w:rsidR="00E77C68" w:rsidRDefault="00E77C68" w:rsidP="00E77C68">
            <w:pPr>
              <w:pStyle w:val="CopticVersemulti-line"/>
            </w:pPr>
            <w:r>
              <w:t>Ⲁⲗⲏⲑⲱⲥ ⲁⲕϭⲓⲥⲓ ⲉ̀ⲙⲁϣⲱ:</w:t>
            </w:r>
          </w:p>
          <w:p w14:paraId="64CBD27E" w14:textId="77777777" w:rsidR="00E77C68" w:rsidRDefault="00E77C68" w:rsidP="00E77C68">
            <w:pPr>
              <w:pStyle w:val="CopticVersemulti-line"/>
            </w:pPr>
            <w:r>
              <w:t>ϧⲉⲛ ⲑ̀ⲙⲏϯ ⲛ̀ϯⲥⲩⲛⲟⲇⲟⲥ:</w:t>
            </w:r>
          </w:p>
          <w:p w14:paraId="7A572634" w14:textId="77777777" w:rsidR="00E77C68" w:rsidRDefault="00E77C68" w:rsidP="00E77C68">
            <w:pPr>
              <w:pStyle w:val="CopticVersemulti-line"/>
            </w:pPr>
            <w:r>
              <w:t>ⲛ̀ⲧⲉ ⲛⲉⲛⲓⲟϯ ⲛ̀ⲟⲣⲑⲟⲇⲟⲝⲟⲛ:</w:t>
            </w:r>
          </w:p>
          <w:p w14:paraId="7C619172" w14:textId="77777777" w:rsidR="00E77C68" w:rsidRDefault="00E77C68" w:rsidP="00E77C68">
            <w:pPr>
              <w:pStyle w:val="CopticHangingVerse"/>
            </w:pPr>
            <w:r>
              <w:t>ϧⲉⲛ ϯⲡⲟⲗⲓⲥ Ⲉⲫⲉⲥⲟⲥ.</w:t>
            </w:r>
          </w:p>
        </w:tc>
      </w:tr>
      <w:tr w:rsidR="00E77C68" w14:paraId="5B52B730" w14:textId="77777777" w:rsidTr="00E77C68">
        <w:trPr>
          <w:cantSplit/>
          <w:jc w:val="center"/>
        </w:trPr>
        <w:tc>
          <w:tcPr>
            <w:tcW w:w="288" w:type="dxa"/>
          </w:tcPr>
          <w:p w14:paraId="4D5927D1" w14:textId="77777777" w:rsidR="00E77C68" w:rsidRPr="00FB5ACB" w:rsidRDefault="00AD65EF" w:rsidP="00E77C68">
            <w:pPr>
              <w:pStyle w:val="CopticCross"/>
            </w:pPr>
            <w:r w:rsidRPr="00FB5ACB">
              <w:t>¿</w:t>
            </w:r>
          </w:p>
        </w:tc>
        <w:tc>
          <w:tcPr>
            <w:tcW w:w="3960" w:type="dxa"/>
          </w:tcPr>
          <w:p w14:paraId="70594E25" w14:textId="77777777" w:rsidR="00E77C68" w:rsidRPr="004764BD" w:rsidRDefault="00E77C68" w:rsidP="00E77C68">
            <w:pPr>
              <w:pStyle w:val="EngHang"/>
            </w:pPr>
            <w:r w:rsidRPr="004764BD">
              <w:t>You</w:t>
            </w:r>
            <w:r>
              <w:rPr>
                <w:rStyle w:val="FootnoteReference"/>
              </w:rPr>
              <w:t xml:space="preserve"> </w:t>
            </w:r>
            <w:r>
              <w:t>humiliated</w:t>
            </w:r>
            <w:r w:rsidRPr="004764BD">
              <w:t xml:space="preserve"> Nestorius,</w:t>
            </w:r>
          </w:p>
          <w:p w14:paraId="2D17DDC0" w14:textId="77777777" w:rsidR="00E77C68" w:rsidRPr="004764BD" w:rsidRDefault="00E77C68" w:rsidP="00E77C68">
            <w:pPr>
              <w:pStyle w:val="EngHang"/>
            </w:pPr>
            <w:r w:rsidRPr="004764BD">
              <w:t>The ungodly patriarch,</w:t>
            </w:r>
          </w:p>
          <w:p w14:paraId="07A2CF6B" w14:textId="77777777" w:rsidR="00E77C68" w:rsidRPr="004764BD" w:rsidRDefault="00E77C68" w:rsidP="00E77C68">
            <w:pPr>
              <w:pStyle w:val="EngHang"/>
            </w:pPr>
            <w:r w:rsidRPr="004764BD">
              <w:t>And you confessed,</w:t>
            </w:r>
          </w:p>
          <w:p w14:paraId="0BFBE5FC" w14:textId="77777777" w:rsidR="00E77C68" w:rsidRDefault="00E77C68" w:rsidP="00E77C68">
            <w:pPr>
              <w:pStyle w:val="EngHangEnd"/>
            </w:pPr>
            <w:r>
              <w:t>The good confession:</w:t>
            </w:r>
          </w:p>
        </w:tc>
        <w:tc>
          <w:tcPr>
            <w:tcW w:w="288" w:type="dxa"/>
          </w:tcPr>
          <w:p w14:paraId="59B2AB2B" w14:textId="77777777" w:rsidR="00E77C68" w:rsidRDefault="00E77C68" w:rsidP="00E77C68"/>
        </w:tc>
        <w:tc>
          <w:tcPr>
            <w:tcW w:w="288" w:type="dxa"/>
          </w:tcPr>
          <w:p w14:paraId="365D7A6C" w14:textId="77777777" w:rsidR="00E77C68" w:rsidRPr="00FB5ACB" w:rsidRDefault="00AD65EF" w:rsidP="00E77C68">
            <w:pPr>
              <w:pStyle w:val="CopticCross"/>
            </w:pPr>
            <w:r w:rsidRPr="00FB5ACB">
              <w:t>¿</w:t>
            </w:r>
          </w:p>
        </w:tc>
        <w:tc>
          <w:tcPr>
            <w:tcW w:w="3960" w:type="dxa"/>
          </w:tcPr>
          <w:p w14:paraId="3B2E46FE" w14:textId="77777777" w:rsidR="00E77C68" w:rsidRDefault="00E77C68" w:rsidP="00E77C68">
            <w:pPr>
              <w:pStyle w:val="CopticVersemulti-line"/>
            </w:pPr>
            <w:r>
              <w:t>Ⲁⲕϯϣⲓⲡⲓ ⲛ̀Ⲛⲓⲥⲧⲟⲩⲣⲓⲟⲥ:</w:t>
            </w:r>
          </w:p>
          <w:p w14:paraId="79665C3B" w14:textId="77777777" w:rsidR="00E77C68" w:rsidRDefault="00E77C68" w:rsidP="00E77C68">
            <w:pPr>
              <w:pStyle w:val="CopticVersemulti-line"/>
            </w:pPr>
            <w:r>
              <w:t>ⲡⲓⲡⲁⲧⲣⲓⲁⲣⲭⲏⲥ ⲛ̀ⲁⲥⲉⲃⲏⲥ:</w:t>
            </w:r>
          </w:p>
          <w:p w14:paraId="66ED3B18" w14:textId="77777777" w:rsidR="00E77C68" w:rsidRDefault="00E77C68" w:rsidP="00E77C68">
            <w:pPr>
              <w:pStyle w:val="CopticVersemulti-line"/>
            </w:pPr>
            <w:r>
              <w:t>ⲟⲩⲟϩ ⲁⲕⲉⲣⲟ̀ⲙⲟⲗⲟⲅⲓⲛ:</w:t>
            </w:r>
          </w:p>
          <w:p w14:paraId="3600E4B5" w14:textId="77777777" w:rsidR="00E77C68" w:rsidRDefault="00E77C68" w:rsidP="00E77C68">
            <w:pPr>
              <w:pStyle w:val="CopticHangingVerse"/>
            </w:pPr>
            <w:r>
              <w:t>ⲛ̀ϯⲟ̀ⲙⲟⲗⲟⲅⲓⲁ̀ ⲉⲑⲛⲁⲛⲉⲥ.</w:t>
            </w:r>
          </w:p>
        </w:tc>
      </w:tr>
      <w:tr w:rsidR="00E77C68" w14:paraId="4CE3D19E" w14:textId="77777777" w:rsidTr="00E77C68">
        <w:trPr>
          <w:cantSplit/>
          <w:jc w:val="center"/>
        </w:trPr>
        <w:tc>
          <w:tcPr>
            <w:tcW w:w="288" w:type="dxa"/>
          </w:tcPr>
          <w:p w14:paraId="0F4A9890" w14:textId="77777777" w:rsidR="00E77C68" w:rsidRPr="00FB5ACB" w:rsidRDefault="00E77C68" w:rsidP="00E77C68">
            <w:pPr>
              <w:pStyle w:val="CopticCross"/>
            </w:pPr>
          </w:p>
        </w:tc>
        <w:tc>
          <w:tcPr>
            <w:tcW w:w="3960" w:type="dxa"/>
          </w:tcPr>
          <w:p w14:paraId="3BCB83E9" w14:textId="77777777" w:rsidR="00E77C68" w:rsidRPr="004764BD" w:rsidRDefault="00E77C68" w:rsidP="00E77C68">
            <w:pPr>
              <w:pStyle w:val="EngHang"/>
            </w:pPr>
            <w:r>
              <w:t>T</w:t>
            </w:r>
            <w:r w:rsidRPr="004764BD">
              <w:t>he Trinity</w:t>
            </w:r>
            <w:r>
              <w:t xml:space="preserve"> is in unity</w:t>
            </w:r>
            <w:r w:rsidRPr="004764BD">
              <w:t>,</w:t>
            </w:r>
          </w:p>
          <w:p w14:paraId="099052F2" w14:textId="77777777" w:rsidR="00E77C68" w:rsidRPr="004764BD" w:rsidRDefault="00E77C68" w:rsidP="00E77C68">
            <w:pPr>
              <w:pStyle w:val="EngHang"/>
            </w:pPr>
            <w:r w:rsidRPr="004764BD">
              <w:t xml:space="preserve">Life-giving and </w:t>
            </w:r>
            <w:r>
              <w:t>coessential;</w:t>
            </w:r>
          </w:p>
          <w:p w14:paraId="00CAC477" w14:textId="77777777" w:rsidR="00E77C68" w:rsidRPr="004764BD" w:rsidRDefault="00E77C68" w:rsidP="00E77C68">
            <w:pPr>
              <w:pStyle w:val="EngHang"/>
            </w:pPr>
            <w:r w:rsidRPr="004764BD">
              <w:t>Father and Son and Holy Spirit,</w:t>
            </w:r>
          </w:p>
          <w:p w14:paraId="7DDFC5B2" w14:textId="77777777" w:rsidR="00E77C68" w:rsidRDefault="00E77C68" w:rsidP="00E77C68">
            <w:pPr>
              <w:pStyle w:val="EngHangEnd"/>
            </w:pPr>
            <w:r w:rsidRPr="004764BD">
              <w:t xml:space="preserve">Three </w:t>
            </w:r>
            <w:r>
              <w:t>Persons,</w:t>
            </w:r>
            <w:r w:rsidRPr="004764BD">
              <w:t xml:space="preserve"> one God</w:t>
            </w:r>
            <w:r>
              <w:rPr>
                <w:rStyle w:val="FootnoteReference"/>
              </w:rPr>
              <w:footnoteReference w:id="981"/>
            </w:r>
            <w:r w:rsidRPr="004764BD">
              <w:t>.</w:t>
            </w:r>
          </w:p>
        </w:tc>
        <w:tc>
          <w:tcPr>
            <w:tcW w:w="288" w:type="dxa"/>
          </w:tcPr>
          <w:p w14:paraId="0CB02DE9" w14:textId="77777777" w:rsidR="00E77C68" w:rsidRDefault="00E77C68" w:rsidP="00E77C68"/>
        </w:tc>
        <w:tc>
          <w:tcPr>
            <w:tcW w:w="288" w:type="dxa"/>
          </w:tcPr>
          <w:p w14:paraId="5DDE0667" w14:textId="77777777" w:rsidR="00E77C68" w:rsidRPr="00FB5ACB" w:rsidRDefault="00E77C68" w:rsidP="00E77C68">
            <w:pPr>
              <w:pStyle w:val="CopticCross"/>
            </w:pPr>
          </w:p>
        </w:tc>
        <w:tc>
          <w:tcPr>
            <w:tcW w:w="3960" w:type="dxa"/>
          </w:tcPr>
          <w:p w14:paraId="29A8978E" w14:textId="77777777" w:rsidR="00E77C68" w:rsidRDefault="00E77C68" w:rsidP="00E77C68">
            <w:pPr>
              <w:pStyle w:val="CopticVersemulti-line"/>
            </w:pPr>
            <w:r>
              <w:t>Ϧⲉⲛ ⲟⲩⲙⲉⲧⲟⲩⲁⲓ ⲛ̀Ϯⲧ̀ⲣⲓⲁⲥ:</w:t>
            </w:r>
          </w:p>
          <w:p w14:paraId="43CAD8E9" w14:textId="77777777" w:rsidR="00E77C68" w:rsidRDefault="00E77C68" w:rsidP="00E77C68">
            <w:pPr>
              <w:pStyle w:val="CopticVersemulti-line"/>
            </w:pPr>
            <w:r>
              <w:t>ⲛ̀ⲣⲉϥⲧⲁⲛϧⲟ ⲛ̀ⲟⲙⲟⲟ̀ⲥⲓⲟⲥ:</w:t>
            </w:r>
          </w:p>
          <w:p w14:paraId="57F03092" w14:textId="77777777" w:rsidR="00E77C68" w:rsidRDefault="00E77C68" w:rsidP="00E77C68">
            <w:pPr>
              <w:pStyle w:val="CopticVersemulti-line"/>
            </w:pPr>
            <w:r>
              <w:t>Ⲫⲓⲱⲧ ⲛⲉⲙ Ⲡϣⲏⲣⲓ ⲛⲉⲙ Ⲡⲓⲡ̄ⲛ̄ⲁ̄ ⲉ̄ⲑ̄ⲩ̄:</w:t>
            </w:r>
          </w:p>
          <w:p w14:paraId="34842748" w14:textId="77777777" w:rsidR="00E77C68" w:rsidRDefault="00E77C68" w:rsidP="00E77C68">
            <w:pPr>
              <w:pStyle w:val="CopticHangingVerse"/>
            </w:pPr>
            <w:r>
              <w:t>Ϣⲟⲙⲧ ⲛ̀ⲣⲁⲛ ⲟⲩⲛⲟⲩϯ ⲛ̀ⲟⲩⲱⲧ</w:t>
            </w:r>
            <w:r>
              <w:rPr>
                <w:rStyle w:val="FootnoteReference"/>
              </w:rPr>
              <w:footnoteReference w:id="982"/>
            </w:r>
            <w:r>
              <w:t>.</w:t>
            </w:r>
          </w:p>
        </w:tc>
      </w:tr>
      <w:tr w:rsidR="00E77C68" w14:paraId="649F58A5" w14:textId="77777777" w:rsidTr="00E77C68">
        <w:trPr>
          <w:cantSplit/>
          <w:jc w:val="center"/>
        </w:trPr>
        <w:tc>
          <w:tcPr>
            <w:tcW w:w="288" w:type="dxa"/>
          </w:tcPr>
          <w:p w14:paraId="5AED79C8" w14:textId="77777777" w:rsidR="00E77C68" w:rsidRPr="00FB5ACB" w:rsidRDefault="00AD65EF" w:rsidP="00E77C68">
            <w:pPr>
              <w:pStyle w:val="CopticCross"/>
            </w:pPr>
            <w:r w:rsidRPr="00FB5ACB">
              <w:t>¿</w:t>
            </w:r>
          </w:p>
        </w:tc>
        <w:tc>
          <w:tcPr>
            <w:tcW w:w="3960" w:type="dxa"/>
          </w:tcPr>
          <w:p w14:paraId="6365D043" w14:textId="77777777" w:rsidR="00E77C68" w:rsidRPr="004764BD" w:rsidRDefault="00E77C68" w:rsidP="00E77C68">
            <w:pPr>
              <w:pStyle w:val="EngHang"/>
            </w:pPr>
            <w:r>
              <w:t>Y</w:t>
            </w:r>
            <w:r w:rsidRPr="004764BD">
              <w:t>ou heard the voice cry out</w:t>
            </w:r>
          </w:p>
          <w:p w14:paraId="53F375AD" w14:textId="77777777" w:rsidR="00E77C68" w:rsidRPr="004764BD" w:rsidRDefault="00E77C68" w:rsidP="00E77C68">
            <w:pPr>
              <w:pStyle w:val="EngHang"/>
            </w:pPr>
            <w:r w:rsidRPr="004764BD">
              <w:t>From heaven saying,</w:t>
            </w:r>
          </w:p>
          <w:p w14:paraId="3DF657CC" w14:textId="77777777" w:rsidR="00E77C68" w:rsidRPr="004764BD" w:rsidRDefault="00E77C68" w:rsidP="00E77C68">
            <w:pPr>
              <w:pStyle w:val="EngHang"/>
            </w:pPr>
            <w:r>
              <w:t>“</w:t>
            </w:r>
            <w:r w:rsidRPr="004764BD">
              <w:t>You are hallowed</w:t>
            </w:r>
            <w:r w:rsidRPr="004764BD">
              <w:rPr>
                <w:rStyle w:val="FootnoteReference"/>
              </w:rPr>
              <w:footnoteReference w:id="983"/>
            </w:r>
          </w:p>
          <w:p w14:paraId="2E9300CE" w14:textId="77777777" w:rsidR="00E77C68" w:rsidRDefault="00E77C68" w:rsidP="00E77C68">
            <w:pPr>
              <w:pStyle w:val="EngHangEnd"/>
            </w:pPr>
            <w:r w:rsidRPr="004764BD">
              <w:t>Shenoute the Archimandrite!</w:t>
            </w:r>
            <w:r>
              <w:t>”</w:t>
            </w:r>
          </w:p>
        </w:tc>
        <w:tc>
          <w:tcPr>
            <w:tcW w:w="288" w:type="dxa"/>
          </w:tcPr>
          <w:p w14:paraId="5892B48D" w14:textId="77777777" w:rsidR="00E77C68" w:rsidRDefault="00E77C68" w:rsidP="00E77C68"/>
        </w:tc>
        <w:tc>
          <w:tcPr>
            <w:tcW w:w="288" w:type="dxa"/>
          </w:tcPr>
          <w:p w14:paraId="0F257DA3" w14:textId="77777777" w:rsidR="00E77C68" w:rsidRPr="00FB5ACB" w:rsidRDefault="00AD65EF" w:rsidP="00E77C68">
            <w:pPr>
              <w:pStyle w:val="CopticCross"/>
            </w:pPr>
            <w:r w:rsidRPr="00FB5ACB">
              <w:t>¿</w:t>
            </w:r>
          </w:p>
        </w:tc>
        <w:tc>
          <w:tcPr>
            <w:tcW w:w="3960" w:type="dxa"/>
          </w:tcPr>
          <w:p w14:paraId="2C5185B9" w14:textId="77777777" w:rsidR="00E77C68" w:rsidRDefault="00E77C68" w:rsidP="00E77C68">
            <w:pPr>
              <w:pStyle w:val="CopticVersemulti-line"/>
            </w:pPr>
            <w:r>
              <w:t>Ⲟⲩⲟϩ ⲁⲕⲥⲱⲧⲉⲙ ⲉ̀ⲧ̀̀ⲥ̀ⲙⲏ ⲉϥⲱϣ:</w:t>
            </w:r>
          </w:p>
          <w:p w14:paraId="4E83C3D4" w14:textId="77777777" w:rsidR="00E77C68" w:rsidRDefault="00E77C68" w:rsidP="00E77C68">
            <w:pPr>
              <w:pStyle w:val="CopticVersemulti-line"/>
            </w:pPr>
            <w:r>
              <w:t>ⲉ̀ⲃⲟⲗ ϧⲉⲛ ⲧ̀ⲫⲉ ⲉϥϫⲱ ⲙ̀ⲙⲟⲥ:</w:t>
            </w:r>
          </w:p>
          <w:p w14:paraId="2FFC69A5" w14:textId="77777777" w:rsidR="00E77C68" w:rsidRDefault="00E77C68" w:rsidP="00E77C68">
            <w:pPr>
              <w:pStyle w:val="CopticVersemulti-line"/>
            </w:pPr>
            <w:r>
              <w:t>ϫⲉ ⲁⲩⲉⲣⲁ̀ⲅⲓ̀ⲁⲍⲓⲛ ⲙ̀ⲙⲟϥ:</w:t>
            </w:r>
          </w:p>
          <w:p w14:paraId="016D9951" w14:textId="77777777" w:rsidR="00E77C68" w:rsidRDefault="00E77C68" w:rsidP="00E77C68">
            <w:pPr>
              <w:pStyle w:val="CopticHangingVerse"/>
            </w:pPr>
            <w:r>
              <w:t>Ⲥⲉⲛⲟⲩⲑⲓⲟⲥ ⲛ̀ⲁⲣⲭⲏⲙⲁⲛⲇ̀ⲣⲓⲧⲏⲥ.</w:t>
            </w:r>
          </w:p>
        </w:tc>
      </w:tr>
      <w:tr w:rsidR="00E77C68" w14:paraId="42273854" w14:textId="77777777" w:rsidTr="00E77C68">
        <w:trPr>
          <w:cantSplit/>
          <w:jc w:val="center"/>
        </w:trPr>
        <w:tc>
          <w:tcPr>
            <w:tcW w:w="288" w:type="dxa"/>
          </w:tcPr>
          <w:p w14:paraId="50188FD4" w14:textId="77777777" w:rsidR="00E77C68" w:rsidRPr="00FB5ACB" w:rsidRDefault="00E77C68" w:rsidP="00E77C68">
            <w:pPr>
              <w:pStyle w:val="CopticCross"/>
            </w:pPr>
          </w:p>
        </w:tc>
        <w:tc>
          <w:tcPr>
            <w:tcW w:w="3960" w:type="dxa"/>
          </w:tcPr>
          <w:p w14:paraId="59528DCF" w14:textId="77777777" w:rsidR="00E77C68" w:rsidRPr="004764BD" w:rsidRDefault="00E77C68" w:rsidP="00E77C68">
            <w:pPr>
              <w:pStyle w:val="EngHang"/>
            </w:pPr>
            <w:r w:rsidRPr="004764BD">
              <w:t>You are blessed, O righteous one,</w:t>
            </w:r>
          </w:p>
          <w:p w14:paraId="4F171737" w14:textId="77777777" w:rsidR="00E77C68" w:rsidRPr="004764BD" w:rsidRDefault="00E77C68" w:rsidP="00E77C68">
            <w:pPr>
              <w:pStyle w:val="EngHang"/>
            </w:pPr>
            <w:r w:rsidRPr="004764BD">
              <w:t>Abba Shenoute the Archimandrite,</w:t>
            </w:r>
          </w:p>
          <w:p w14:paraId="43E26ABA" w14:textId="77777777" w:rsidR="00E77C68" w:rsidRPr="004764BD" w:rsidRDefault="00E77C68" w:rsidP="00E77C68">
            <w:pPr>
              <w:pStyle w:val="EngHang"/>
            </w:pPr>
            <w:r w:rsidRPr="004764BD">
              <w:t>For you spoke with Christ,</w:t>
            </w:r>
          </w:p>
          <w:p w14:paraId="602541ED" w14:textId="77777777" w:rsidR="00E77C68" w:rsidRPr="004764BD" w:rsidRDefault="00E77C68" w:rsidP="00E77C68">
            <w:pPr>
              <w:pStyle w:val="EngHangEnd"/>
            </w:pPr>
            <w:r w:rsidRPr="004764BD">
              <w:t>Like Moses the lawgiver.</w:t>
            </w:r>
          </w:p>
        </w:tc>
        <w:tc>
          <w:tcPr>
            <w:tcW w:w="288" w:type="dxa"/>
          </w:tcPr>
          <w:p w14:paraId="105F1191" w14:textId="77777777" w:rsidR="00E77C68" w:rsidRDefault="00E77C68" w:rsidP="00E77C68"/>
        </w:tc>
        <w:tc>
          <w:tcPr>
            <w:tcW w:w="288" w:type="dxa"/>
          </w:tcPr>
          <w:p w14:paraId="2A31B3CE" w14:textId="77777777" w:rsidR="00E77C68" w:rsidRPr="00FB5ACB" w:rsidRDefault="00E77C68" w:rsidP="00E77C68">
            <w:pPr>
              <w:pStyle w:val="CopticCross"/>
            </w:pPr>
          </w:p>
        </w:tc>
        <w:tc>
          <w:tcPr>
            <w:tcW w:w="3960" w:type="dxa"/>
          </w:tcPr>
          <w:p w14:paraId="4FCBAE4A" w14:textId="77777777" w:rsidR="00E77C68" w:rsidRDefault="00E77C68" w:rsidP="00E77C68">
            <w:pPr>
              <w:pStyle w:val="CopticVersemulti-line"/>
            </w:pPr>
            <w:r>
              <w:t>Ⲱⲟⲩⲛⲓⲁⲧⲕ ⲱ̀ ⲛⲓⲇⲓⲕⲉⲟⲥ:</w:t>
            </w:r>
          </w:p>
          <w:p w14:paraId="53EA3F86" w14:textId="77777777" w:rsidR="00E77C68" w:rsidRDefault="00E77C68" w:rsidP="00E77C68">
            <w:pPr>
              <w:pStyle w:val="CopticVersemulti-line"/>
            </w:pPr>
            <w:r>
              <w:t>ⲁⲃⲃⲁ Ϣⲉⲛⲟⲩϯ ⲡⲓⲁⲣⲭⲏⲙⲁⲛⲇ̀ⲣⲓⲧⲏⲥ:</w:t>
            </w:r>
          </w:p>
          <w:p w14:paraId="5C93CE12" w14:textId="77777777" w:rsidR="00E77C68" w:rsidRDefault="00E77C68" w:rsidP="00E77C68">
            <w:pPr>
              <w:pStyle w:val="CopticVersemulti-line"/>
            </w:pPr>
            <w:r>
              <w:t>ϫⲉ ⲛ̀ⲑⲟⲕ ⲁⲕⲥⲁϫⲓ ⲛⲉⲙ Ⲡⲭ̄ⲥ̄:</w:t>
            </w:r>
          </w:p>
          <w:p w14:paraId="2D5572F0" w14:textId="77777777" w:rsidR="00E77C68" w:rsidRDefault="00E77C68" w:rsidP="00E77C68">
            <w:pPr>
              <w:pStyle w:val="CopticHangingVerse"/>
            </w:pPr>
            <w:r>
              <w:t>ⲙ̀ⲫ̀ⲣⲏϯ ⲙ̀Ⲙⲱⲩⲥⲏⲥ ⲡⲓⲛⲟⲙⲟⲥⲓⲧⲏⲥ.</w:t>
            </w:r>
          </w:p>
        </w:tc>
      </w:tr>
      <w:tr w:rsidR="00E77C68" w14:paraId="4C32E4EB" w14:textId="77777777" w:rsidTr="00E77C68">
        <w:trPr>
          <w:cantSplit/>
          <w:jc w:val="center"/>
        </w:trPr>
        <w:tc>
          <w:tcPr>
            <w:tcW w:w="288" w:type="dxa"/>
          </w:tcPr>
          <w:p w14:paraId="75A8D1DE" w14:textId="77777777" w:rsidR="00E77C68" w:rsidRPr="00FB5ACB" w:rsidRDefault="00AD65EF" w:rsidP="00E77C68">
            <w:pPr>
              <w:pStyle w:val="CopticCross"/>
            </w:pPr>
            <w:r w:rsidRPr="00FB5ACB">
              <w:t>¿</w:t>
            </w:r>
          </w:p>
        </w:tc>
        <w:tc>
          <w:tcPr>
            <w:tcW w:w="3960" w:type="dxa"/>
          </w:tcPr>
          <w:p w14:paraId="68882C4E" w14:textId="77777777" w:rsidR="00E77C68" w:rsidRPr="004764BD" w:rsidRDefault="00E77C68" w:rsidP="00E77C68">
            <w:pPr>
              <w:pStyle w:val="EngHang"/>
            </w:pPr>
            <w:r w:rsidRPr="004764BD">
              <w:t>Pray to the Lord on our behalf,</w:t>
            </w:r>
          </w:p>
          <w:p w14:paraId="4B189383" w14:textId="77777777" w:rsidR="00E77C68" w:rsidRPr="004764BD" w:rsidRDefault="00E77C68" w:rsidP="00E77C68">
            <w:pPr>
              <w:pStyle w:val="EngHang"/>
            </w:pPr>
            <w:r w:rsidRPr="004764BD">
              <w:t xml:space="preserve">O my lord </w:t>
            </w:r>
            <w:r>
              <w:t>the</w:t>
            </w:r>
            <w:r w:rsidRPr="004764BD">
              <w:t xml:space="preserve"> ascetic father,</w:t>
            </w:r>
          </w:p>
          <w:p w14:paraId="08DFE701" w14:textId="77777777" w:rsidR="00E77C68" w:rsidRPr="004764BD" w:rsidRDefault="00E77C68" w:rsidP="00E77C68">
            <w:pPr>
              <w:pStyle w:val="EngHang"/>
            </w:pPr>
            <w:r w:rsidRPr="004764BD">
              <w:t>Abba Shenoute the Archimandrite,</w:t>
            </w:r>
          </w:p>
          <w:p w14:paraId="10ADBFBF" w14:textId="77777777" w:rsidR="00E77C68" w:rsidRPr="004764BD" w:rsidRDefault="00E77C68" w:rsidP="00E77C68">
            <w:pPr>
              <w:pStyle w:val="EngHangEnd"/>
            </w:pPr>
            <w:r w:rsidRPr="004764BD">
              <w:t>That He</w:t>
            </w:r>
            <w:r>
              <w:t xml:space="preserve"> may forgive us our sins.</w:t>
            </w:r>
          </w:p>
        </w:tc>
        <w:tc>
          <w:tcPr>
            <w:tcW w:w="288" w:type="dxa"/>
          </w:tcPr>
          <w:p w14:paraId="74A1C692" w14:textId="77777777" w:rsidR="00E77C68" w:rsidRDefault="00E77C68" w:rsidP="00E77C68"/>
        </w:tc>
        <w:tc>
          <w:tcPr>
            <w:tcW w:w="288" w:type="dxa"/>
          </w:tcPr>
          <w:p w14:paraId="7D4BB41D" w14:textId="77777777" w:rsidR="00E77C68" w:rsidRPr="00FB5ACB" w:rsidRDefault="00AD65EF" w:rsidP="00E77C68">
            <w:pPr>
              <w:pStyle w:val="CopticCross"/>
            </w:pPr>
            <w:r w:rsidRPr="00FB5ACB">
              <w:t>¿</w:t>
            </w:r>
          </w:p>
        </w:tc>
        <w:tc>
          <w:tcPr>
            <w:tcW w:w="3960" w:type="dxa"/>
          </w:tcPr>
          <w:p w14:paraId="5C49BE16" w14:textId="77777777" w:rsidR="00E77C68" w:rsidRDefault="00E77C68" w:rsidP="00E77C68">
            <w:pPr>
              <w:pStyle w:val="CopticVersemulti-line"/>
            </w:pPr>
            <w:r>
              <w:t>Ⲧⲱⲃϩ ⲙ̀Ⲡⲟ̄ⲥ̄ ⲉ̀ϩ̀ⲣⲏⲓ ⲉ̀ϫⲱⲛ:</w:t>
            </w:r>
          </w:p>
          <w:p w14:paraId="140E2E15" w14:textId="77777777" w:rsidR="00E77C68" w:rsidRDefault="00E77C68" w:rsidP="00E77C68">
            <w:pPr>
              <w:pStyle w:val="CopticVersemulti-line"/>
            </w:pPr>
            <w:r>
              <w:t>ⲱ̀ ⲡⲁⲟ̄ⲥ̄ ⲛ̀ⲓⲱⲧ ⲛⲁⲥⲕⲏⲧⲏⲥ:</w:t>
            </w:r>
          </w:p>
          <w:p w14:paraId="7F0A982B" w14:textId="77777777" w:rsidR="00E77C68" w:rsidRDefault="00E77C68" w:rsidP="00E77C68">
            <w:pPr>
              <w:pStyle w:val="CopticVersemulti-line"/>
            </w:pPr>
            <w:r>
              <w:t>ⲁⲃⲃⲁ Ϣⲉⲛⲟⲩϯ ⲡⲓⲁⲣⲭⲏⲙⲁⲛⲇ̀ⲣⲓⲧⲏⲥ:</w:t>
            </w:r>
          </w:p>
          <w:p w14:paraId="547CA0D5" w14:textId="77777777" w:rsidR="00E77C68" w:rsidRDefault="00E77C68" w:rsidP="00E77C68">
            <w:pPr>
              <w:pStyle w:val="CopticHangingVerse"/>
            </w:pPr>
            <w:r>
              <w:t>ⲛ̀ⲧⲉϥⲭⲁ ⲛⲉⲛⲛⲟⲃⲓ ⲛⲁⲛ ⲉ̀ⲃⲟⲗ.</w:t>
            </w:r>
          </w:p>
        </w:tc>
      </w:tr>
    </w:tbl>
    <w:p w14:paraId="5784E788" w14:textId="77777777" w:rsidR="00AD65EF" w:rsidRDefault="00AD65EF" w:rsidP="00AD65EF">
      <w:pPr>
        <w:pStyle w:val="Heading4"/>
        <w:rPr>
          <w:lang w:val="en-US"/>
        </w:rPr>
      </w:pPr>
      <w:bookmarkStart w:id="1690" w:name="_Ref434491207"/>
      <w:r>
        <w:rPr>
          <w:lang w:val="en-US"/>
        </w:rPr>
        <w:t>A Doxology for St. Besa</w:t>
      </w:r>
      <w:bookmarkEnd w:id="169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D65EF" w14:paraId="25D7915A" w14:textId="77777777" w:rsidTr="002B038E">
        <w:trPr>
          <w:cantSplit/>
          <w:jc w:val="center"/>
        </w:trPr>
        <w:tc>
          <w:tcPr>
            <w:tcW w:w="288" w:type="dxa"/>
          </w:tcPr>
          <w:p w14:paraId="20B33648" w14:textId="77777777" w:rsidR="00AD65EF" w:rsidRDefault="00AD65EF" w:rsidP="002B038E">
            <w:pPr>
              <w:pStyle w:val="CopticCross"/>
            </w:pPr>
          </w:p>
        </w:tc>
        <w:tc>
          <w:tcPr>
            <w:tcW w:w="3960" w:type="dxa"/>
          </w:tcPr>
          <w:p w14:paraId="163634E3" w14:textId="77777777" w:rsidR="00AD65EF" w:rsidRDefault="00AD65EF" w:rsidP="00AD65EF">
            <w:pPr>
              <w:pStyle w:val="EngHang"/>
            </w:pPr>
            <w:r>
              <w:t>Abba Besa the wise and meek,</w:t>
            </w:r>
          </w:p>
          <w:p w14:paraId="38979BF1" w14:textId="77777777" w:rsidR="00AD65EF" w:rsidRDefault="00AD65EF" w:rsidP="00AD65EF">
            <w:pPr>
              <w:pStyle w:val="EngHang"/>
            </w:pPr>
            <w:r>
              <w:t>The disciple of Abba Shenoute,</w:t>
            </w:r>
          </w:p>
          <w:p w14:paraId="2B463E39" w14:textId="77777777" w:rsidR="00AD65EF" w:rsidRDefault="00AD65EF" w:rsidP="00AD65EF">
            <w:pPr>
              <w:pStyle w:val="EngHang"/>
            </w:pPr>
            <w:r>
              <w:t>Was worthy to become</w:t>
            </w:r>
          </w:p>
          <w:p w14:paraId="40CDEA19" w14:textId="77777777" w:rsidR="00AD65EF" w:rsidRDefault="00AD65EF" w:rsidP="00AD65EF">
            <w:pPr>
              <w:pStyle w:val="EngHangEnd"/>
            </w:pPr>
            <w:r>
              <w:t>His faithful successor.</w:t>
            </w:r>
          </w:p>
        </w:tc>
        <w:tc>
          <w:tcPr>
            <w:tcW w:w="288" w:type="dxa"/>
          </w:tcPr>
          <w:p w14:paraId="369A8F4F" w14:textId="77777777" w:rsidR="00AD65EF" w:rsidRDefault="00AD65EF" w:rsidP="002B038E"/>
        </w:tc>
        <w:tc>
          <w:tcPr>
            <w:tcW w:w="288" w:type="dxa"/>
          </w:tcPr>
          <w:p w14:paraId="62789573" w14:textId="77777777" w:rsidR="00AD65EF" w:rsidRDefault="00AD65EF" w:rsidP="002B038E">
            <w:pPr>
              <w:pStyle w:val="CopticCross"/>
            </w:pPr>
          </w:p>
        </w:tc>
        <w:tc>
          <w:tcPr>
            <w:tcW w:w="3960" w:type="dxa"/>
          </w:tcPr>
          <w:p w14:paraId="470A4F1E" w14:textId="77777777" w:rsidR="00AD65EF" w:rsidRDefault="00AD65EF" w:rsidP="00AD65EF">
            <w:pPr>
              <w:pStyle w:val="CopticVersemulti-line"/>
            </w:pPr>
            <w:r>
              <w:t>Ⲡⲓⲙⲁⲑⲏⲧⲏⲥ ⲛ̀ⲧⲉ Ⲁⲛⲛⲁ Ϣⲉⲛⲟⲩϯ:</w:t>
            </w:r>
          </w:p>
          <w:p w14:paraId="718A12C7" w14:textId="77777777" w:rsidR="00AD65EF" w:rsidRDefault="00AD65EF" w:rsidP="00AD65EF">
            <w:pPr>
              <w:pStyle w:val="CopticVersemulti-line"/>
            </w:pPr>
            <w:r>
              <w:t>ⲉ̀ⲧⲁϥⲥⲙⲡ̀ϣⲁ ⲛ̀ⲧⲉϥϭⲓ ⲡⲉϥⲙⲁ:</w:t>
            </w:r>
          </w:p>
          <w:p w14:paraId="58FF572D" w14:textId="77777777" w:rsidR="00AD65EF" w:rsidRDefault="00AD65EF" w:rsidP="00AD65EF">
            <w:pPr>
              <w:pStyle w:val="CopticVersemulti-line"/>
            </w:pPr>
            <w:r>
              <w:t>ϩⲱⲥ ⲇⲓⲁⲇⲟⲭⲟⲥ ⲉϥⲉⲛϩⲟⲧ:</w:t>
            </w:r>
          </w:p>
          <w:p w14:paraId="56C02EFD" w14:textId="77777777" w:rsidR="00AD65EF" w:rsidRPr="00C35319" w:rsidRDefault="00AD65EF" w:rsidP="00AD65EF">
            <w:pPr>
              <w:pStyle w:val="CopticHangingVerse"/>
            </w:pPr>
            <w:r>
              <w:t>ⲡⲓⲥⲟⲫⲟⲥ ⲛ̀ⲣⲁⲩϣ Ⲁⲃⲃⲁ Ⲃⲉⲥⲁ.</w:t>
            </w:r>
          </w:p>
        </w:tc>
      </w:tr>
      <w:tr w:rsidR="00AD65EF" w14:paraId="12942425" w14:textId="77777777" w:rsidTr="002B038E">
        <w:trPr>
          <w:cantSplit/>
          <w:jc w:val="center"/>
        </w:trPr>
        <w:tc>
          <w:tcPr>
            <w:tcW w:w="288" w:type="dxa"/>
          </w:tcPr>
          <w:p w14:paraId="59F003AF" w14:textId="77777777" w:rsidR="00AD65EF" w:rsidRDefault="00AD65EF" w:rsidP="002B038E">
            <w:pPr>
              <w:pStyle w:val="CopticCross"/>
            </w:pPr>
            <w:r w:rsidRPr="00FB5ACB">
              <w:t>¿</w:t>
            </w:r>
          </w:p>
        </w:tc>
        <w:tc>
          <w:tcPr>
            <w:tcW w:w="3960" w:type="dxa"/>
          </w:tcPr>
          <w:p w14:paraId="67CA302E" w14:textId="77777777" w:rsidR="00AD65EF" w:rsidRDefault="00AD65EF" w:rsidP="00AD65EF">
            <w:pPr>
              <w:pStyle w:val="EngHang"/>
            </w:pPr>
            <w:r>
              <w:t>He grew daily in grace,</w:t>
            </w:r>
          </w:p>
          <w:p w14:paraId="52A74C39" w14:textId="77777777" w:rsidR="00AD65EF" w:rsidRDefault="00AD65EF" w:rsidP="00AD65EF">
            <w:pPr>
              <w:pStyle w:val="EngHang"/>
            </w:pPr>
            <w:r>
              <w:t>And in his love for the Church,</w:t>
            </w:r>
          </w:p>
          <w:p w14:paraId="7723F5AE" w14:textId="77777777" w:rsidR="00AD65EF" w:rsidRDefault="00AD65EF" w:rsidP="00AD65EF">
            <w:pPr>
              <w:pStyle w:val="EngHang"/>
            </w:pPr>
            <w:r>
              <w:t>For his pious parents</w:t>
            </w:r>
          </w:p>
          <w:p w14:paraId="3994FF49" w14:textId="77777777" w:rsidR="00AD65EF" w:rsidRDefault="00AD65EF" w:rsidP="00AD65EF">
            <w:pPr>
              <w:pStyle w:val="EngHangEnd"/>
            </w:pPr>
            <w:r>
              <w:t>Taught him many virtues.</w:t>
            </w:r>
          </w:p>
        </w:tc>
        <w:tc>
          <w:tcPr>
            <w:tcW w:w="288" w:type="dxa"/>
          </w:tcPr>
          <w:p w14:paraId="24125CBA" w14:textId="77777777" w:rsidR="00AD65EF" w:rsidRDefault="00AD65EF" w:rsidP="002B038E"/>
        </w:tc>
        <w:tc>
          <w:tcPr>
            <w:tcW w:w="288" w:type="dxa"/>
          </w:tcPr>
          <w:p w14:paraId="6F7C10CD" w14:textId="77777777" w:rsidR="00AD65EF" w:rsidRDefault="00AD65EF" w:rsidP="002B038E">
            <w:pPr>
              <w:pStyle w:val="CopticCross"/>
            </w:pPr>
            <w:r w:rsidRPr="00FB5ACB">
              <w:t>¿</w:t>
            </w:r>
          </w:p>
        </w:tc>
        <w:tc>
          <w:tcPr>
            <w:tcW w:w="3960" w:type="dxa"/>
          </w:tcPr>
          <w:p w14:paraId="059D8263" w14:textId="77777777" w:rsidR="00AD65EF" w:rsidRDefault="00AD65EF" w:rsidP="00AD65EF">
            <w:pPr>
              <w:pStyle w:val="CopticVersemulti-line"/>
            </w:pPr>
            <w:r>
              <w:t>Ⲉⲛⲁϥⲁⲓⲁⲓ ⲙ̀ⲙⲏⲓⲛⲓ ϧⲉⲛ ⲡⲓϩ̀ⲙⲟⲧ:</w:t>
            </w:r>
          </w:p>
          <w:p w14:paraId="069FB176" w14:textId="77777777" w:rsidR="00AD65EF" w:rsidRDefault="00AD65EF" w:rsidP="00AD65EF">
            <w:pPr>
              <w:pStyle w:val="CopticVersemulti-line"/>
            </w:pPr>
            <w:r>
              <w:t>ⲛⲁϥⲉⲣϩⲟⲩⲟ̀ ⲉ̀ⲟⲩⲙⲉⲓ ⲛ̀ϯⲉⲕⲕ̀ⲗⲏⲥⲓⲁ̀:</w:t>
            </w:r>
          </w:p>
          <w:p w14:paraId="3767B6C3" w14:textId="77777777" w:rsidR="00AD65EF" w:rsidRDefault="00AD65EF" w:rsidP="00AD65EF">
            <w:pPr>
              <w:pStyle w:val="CopticVersemulti-line"/>
            </w:pPr>
            <w:r>
              <w:t>ϫⲉ ⲛⲉϥⲓⲟϯ ⲛⲉ ϩⲁⲛⲉⲩⲥⲉⲃⲏⲥ:</w:t>
            </w:r>
          </w:p>
          <w:p w14:paraId="20DB27D7" w14:textId="77777777" w:rsidR="00AD65EF" w:rsidRPr="00CF5919" w:rsidRDefault="00AD65EF" w:rsidP="00AD65EF">
            <w:pPr>
              <w:pStyle w:val="CopticHangingVerse"/>
            </w:pPr>
            <w:r>
              <w:t>ⲁⲩϯⲥ̀ⲃⲱ ⲛⲁϥ ⲛ̀ⲛⲓⲁⲣⲉⲧⲏ.</w:t>
            </w:r>
          </w:p>
        </w:tc>
      </w:tr>
      <w:tr w:rsidR="00AD65EF" w14:paraId="2A0E75FC" w14:textId="77777777" w:rsidTr="002B038E">
        <w:trPr>
          <w:cantSplit/>
          <w:jc w:val="center"/>
        </w:trPr>
        <w:tc>
          <w:tcPr>
            <w:tcW w:w="288" w:type="dxa"/>
          </w:tcPr>
          <w:p w14:paraId="583B6C64" w14:textId="77777777" w:rsidR="00AD65EF" w:rsidRDefault="00AD65EF" w:rsidP="002B038E">
            <w:pPr>
              <w:pStyle w:val="CopticCross"/>
            </w:pPr>
          </w:p>
        </w:tc>
        <w:tc>
          <w:tcPr>
            <w:tcW w:w="3960" w:type="dxa"/>
          </w:tcPr>
          <w:p w14:paraId="7ABA2712" w14:textId="77777777" w:rsidR="00AD65EF" w:rsidRDefault="00AD65EF" w:rsidP="00AD65EF">
            <w:pPr>
              <w:pStyle w:val="EngHang"/>
            </w:pPr>
            <w:r>
              <w:t>When he desired in his heart</w:t>
            </w:r>
          </w:p>
          <w:p w14:paraId="5279C936" w14:textId="77777777" w:rsidR="00AD65EF" w:rsidRDefault="00AD65EF" w:rsidP="00AD65EF">
            <w:pPr>
              <w:pStyle w:val="EngHang"/>
            </w:pPr>
            <w:r>
              <w:t>To become a monk, his father</w:t>
            </w:r>
          </w:p>
          <w:p w14:paraId="2528F735" w14:textId="77777777" w:rsidR="00AD65EF" w:rsidRDefault="00AD65EF" w:rsidP="00AD65EF">
            <w:pPr>
              <w:pStyle w:val="EngHang"/>
            </w:pPr>
            <w:r>
              <w:t>Took him to the Archimandrite,</w:t>
            </w:r>
          </w:p>
          <w:p w14:paraId="2FA076E2" w14:textId="77777777" w:rsidR="00AD65EF" w:rsidRDefault="00AD65EF" w:rsidP="00AD65EF">
            <w:pPr>
              <w:pStyle w:val="EngHangEnd"/>
            </w:pPr>
            <w:r>
              <w:t>Who the angel instructed to receive him.</w:t>
            </w:r>
          </w:p>
        </w:tc>
        <w:tc>
          <w:tcPr>
            <w:tcW w:w="288" w:type="dxa"/>
          </w:tcPr>
          <w:p w14:paraId="39FD92A5" w14:textId="77777777" w:rsidR="00AD65EF" w:rsidRDefault="00AD65EF" w:rsidP="002B038E"/>
        </w:tc>
        <w:tc>
          <w:tcPr>
            <w:tcW w:w="288" w:type="dxa"/>
          </w:tcPr>
          <w:p w14:paraId="4FEF95EA" w14:textId="77777777" w:rsidR="00AD65EF" w:rsidRDefault="00AD65EF" w:rsidP="002B038E">
            <w:pPr>
              <w:pStyle w:val="CopticCross"/>
            </w:pPr>
          </w:p>
        </w:tc>
        <w:tc>
          <w:tcPr>
            <w:tcW w:w="3960" w:type="dxa"/>
          </w:tcPr>
          <w:p w14:paraId="355700E9" w14:textId="77777777" w:rsidR="00AD65EF" w:rsidRDefault="00AD65EF" w:rsidP="00AD65EF">
            <w:pPr>
              <w:pStyle w:val="CopticVersemulti-line"/>
            </w:pPr>
            <w:r>
              <w:t>Ⲉⲧⲁϥⲉⲣⲡ̀ⲓⲑⲩⲙⲓⲛ ϧⲉⲛ ⲡⲉϥϩⲏⲧ:</w:t>
            </w:r>
          </w:p>
          <w:p w14:paraId="65CAA862" w14:textId="77777777" w:rsidR="00AD65EF" w:rsidRDefault="00AD65EF" w:rsidP="00AD65EF">
            <w:pPr>
              <w:pStyle w:val="CopticVersemulti-line"/>
            </w:pPr>
            <w:r>
              <w:t>ⲛ̀ⲧⲉϥⲉⲣⲙⲟⲛⲁⲭⲟⲥ ⲟⲩⲟϩ ⲡⲉϥⲓⲱⲧ:</w:t>
            </w:r>
          </w:p>
          <w:p w14:paraId="2AAAAB38" w14:textId="77777777" w:rsidR="00AD65EF" w:rsidRDefault="00AD65EF" w:rsidP="00AD65EF">
            <w:pPr>
              <w:pStyle w:val="CopticVersemulti-line"/>
            </w:pPr>
            <w:r>
              <w:t>ⲁϥϭⲓⲧϥ ⲉ̀ⲡⲓⲁⲣⲭⲏⲙⲁⲛⲇ̀ⲣⲓⲧⲓⲥ:</w:t>
            </w:r>
          </w:p>
          <w:p w14:paraId="7077413B" w14:textId="77777777" w:rsidR="00AD65EF" w:rsidRPr="001B4E41" w:rsidRDefault="00AD65EF" w:rsidP="00AD65EF">
            <w:pPr>
              <w:pStyle w:val="CopticHangingVerse"/>
            </w:pPr>
            <w:r>
              <w:t>ⲉ̀ⲧⲁ ⲡⲓⲁⲅⲅⲉⲗⲟⲥ ⲧⲁⲙⲟϥ ⲛ̀ⲧⲉϥϣⲟⲡϥ.</w:t>
            </w:r>
          </w:p>
        </w:tc>
      </w:tr>
      <w:tr w:rsidR="00AD65EF" w14:paraId="1AAF29FE" w14:textId="77777777" w:rsidTr="002B038E">
        <w:trPr>
          <w:cantSplit/>
          <w:jc w:val="center"/>
        </w:trPr>
        <w:tc>
          <w:tcPr>
            <w:tcW w:w="288" w:type="dxa"/>
          </w:tcPr>
          <w:p w14:paraId="07D120A3" w14:textId="77777777" w:rsidR="00AD65EF" w:rsidRDefault="00AD65EF" w:rsidP="002B038E">
            <w:pPr>
              <w:pStyle w:val="CopticCross"/>
            </w:pPr>
            <w:r w:rsidRPr="00FB5ACB">
              <w:t>¿</w:t>
            </w:r>
          </w:p>
        </w:tc>
        <w:tc>
          <w:tcPr>
            <w:tcW w:w="3960" w:type="dxa"/>
          </w:tcPr>
          <w:p w14:paraId="7CDDC9C1" w14:textId="77777777" w:rsidR="00AD65EF" w:rsidRDefault="00AD65EF" w:rsidP="00AD65EF">
            <w:pPr>
              <w:pStyle w:val="EngHang"/>
            </w:pPr>
            <w:r>
              <w:t>When he succeeded in his discipleship,</w:t>
            </w:r>
          </w:p>
          <w:p w14:paraId="6391E853" w14:textId="77777777" w:rsidR="00AD65EF" w:rsidRDefault="00AD65EF" w:rsidP="00AD65EF">
            <w:pPr>
              <w:pStyle w:val="EngHang"/>
            </w:pPr>
            <w:r>
              <w:t>He was chosen by Jesus to lead</w:t>
            </w:r>
          </w:p>
          <w:p w14:paraId="6F8A91B0" w14:textId="77777777" w:rsidR="00AD65EF" w:rsidRDefault="00AD65EF" w:rsidP="00AD65EF">
            <w:pPr>
              <w:pStyle w:val="EngHang"/>
            </w:pPr>
            <w:r>
              <w:t>The monastery after Abba Shenoute,</w:t>
            </w:r>
          </w:p>
          <w:p w14:paraId="32040F77" w14:textId="77777777" w:rsidR="00AD65EF" w:rsidRDefault="00AD65EF" w:rsidP="00AD65EF">
            <w:pPr>
              <w:pStyle w:val="EngHangEnd"/>
            </w:pPr>
            <w:r>
              <w:t>With its eight thousand monks.</w:t>
            </w:r>
          </w:p>
        </w:tc>
        <w:tc>
          <w:tcPr>
            <w:tcW w:w="288" w:type="dxa"/>
          </w:tcPr>
          <w:p w14:paraId="60D20BE4" w14:textId="77777777" w:rsidR="00AD65EF" w:rsidRDefault="00AD65EF" w:rsidP="002B038E"/>
        </w:tc>
        <w:tc>
          <w:tcPr>
            <w:tcW w:w="288" w:type="dxa"/>
          </w:tcPr>
          <w:p w14:paraId="751F047D" w14:textId="77777777" w:rsidR="00AD65EF" w:rsidRDefault="00AD65EF" w:rsidP="002B038E">
            <w:pPr>
              <w:pStyle w:val="CopticCross"/>
            </w:pPr>
            <w:r w:rsidRPr="00FB5ACB">
              <w:t>¿</w:t>
            </w:r>
          </w:p>
        </w:tc>
        <w:tc>
          <w:tcPr>
            <w:tcW w:w="3960" w:type="dxa"/>
          </w:tcPr>
          <w:p w14:paraId="41FC275F" w14:textId="77777777" w:rsidR="00AD65EF" w:rsidRDefault="00AD65EF" w:rsidP="00AD65EF">
            <w:pPr>
              <w:pStyle w:val="CopticVersemulti-line"/>
            </w:pPr>
            <w:r>
              <w:t>Ⲉⲧⲁϥⲉⲣϣⲁⲩ ϧⲉⲛ ⲧⲉϥⲙⲉⲧⲙⲁⲑⲏⲧⲏⲥ:</w:t>
            </w:r>
          </w:p>
          <w:p w14:paraId="017F3A03" w14:textId="77777777" w:rsidR="00AD65EF" w:rsidRDefault="00AD65EF" w:rsidP="00AD65EF">
            <w:pPr>
              <w:pStyle w:val="CopticVersemulti-line"/>
            </w:pPr>
            <w:r>
              <w:t>ⲁϥⲥⲟⲧⲡϥ ⲛ̀ϫⲉ Ⲓⲏ̄ⲥ̄ ⲛ̀ⲧⲉϥⲉⲣⲟⲩϫⲱϫ:</w:t>
            </w:r>
          </w:p>
          <w:p w14:paraId="08E1380B" w14:textId="77777777" w:rsidR="00AD65EF" w:rsidRDefault="00AD65EF" w:rsidP="00AD65EF">
            <w:pPr>
              <w:pStyle w:val="CopticVersemulti-line"/>
            </w:pPr>
            <w:r>
              <w:t>ⲙ̀ⲡ̀ⲁⲃⲏⲧ ⲙⲉⲛⲉⲛⲥⲁ Ⲁⲃⲃⲁ Ϣⲉⲛⲟⲩϯ:</w:t>
            </w:r>
          </w:p>
          <w:p w14:paraId="432FC541" w14:textId="77777777" w:rsidR="00AD65EF" w:rsidRDefault="00AD65EF" w:rsidP="00AD65EF">
            <w:pPr>
              <w:pStyle w:val="CopticHangingVerse"/>
            </w:pPr>
            <w:r>
              <w:t>ⲉ̀ϣ̀ⲙⲏⲛ ϣⲟ ⲙ̀ⲙⲟⲛⲟⲭⲟⲥ.</w:t>
            </w:r>
          </w:p>
        </w:tc>
      </w:tr>
      <w:tr w:rsidR="00AD65EF" w14:paraId="52323100" w14:textId="77777777" w:rsidTr="002B038E">
        <w:trPr>
          <w:cantSplit/>
          <w:jc w:val="center"/>
        </w:trPr>
        <w:tc>
          <w:tcPr>
            <w:tcW w:w="288" w:type="dxa"/>
          </w:tcPr>
          <w:p w14:paraId="4CEAA920" w14:textId="77777777" w:rsidR="00AD65EF" w:rsidRPr="00FB5ACB" w:rsidRDefault="00AD65EF" w:rsidP="002B038E">
            <w:pPr>
              <w:pStyle w:val="CopticCross"/>
            </w:pPr>
          </w:p>
        </w:tc>
        <w:tc>
          <w:tcPr>
            <w:tcW w:w="3960" w:type="dxa"/>
          </w:tcPr>
          <w:p w14:paraId="6166FEC6" w14:textId="77777777" w:rsidR="00AD65EF" w:rsidRDefault="00AD65EF" w:rsidP="00AD65EF">
            <w:pPr>
              <w:pStyle w:val="EngHang"/>
            </w:pPr>
            <w:r>
              <w:t>Hail to you, O Abba Besa,</w:t>
            </w:r>
          </w:p>
          <w:p w14:paraId="4748DD14" w14:textId="77777777" w:rsidR="00AD65EF" w:rsidRDefault="00AD65EF" w:rsidP="00AD65EF">
            <w:pPr>
              <w:pStyle w:val="EngHang"/>
            </w:pPr>
            <w:r>
              <w:t>You said wise proverbs,</w:t>
            </w:r>
          </w:p>
          <w:p w14:paraId="5156185D" w14:textId="77777777" w:rsidR="00AD65EF" w:rsidRDefault="00AD65EF" w:rsidP="00AD65EF">
            <w:pPr>
              <w:pStyle w:val="EngHang"/>
            </w:pPr>
            <w:r>
              <w:t>You wrote beneficial laws,</w:t>
            </w:r>
          </w:p>
          <w:p w14:paraId="6EF1884A" w14:textId="77777777" w:rsidR="00AD65EF" w:rsidRDefault="00AD65EF" w:rsidP="00AD65EF">
            <w:pPr>
              <w:pStyle w:val="EngHangEnd"/>
            </w:pPr>
            <w:r>
              <w:t>And you completed your good struggle.</w:t>
            </w:r>
          </w:p>
        </w:tc>
        <w:tc>
          <w:tcPr>
            <w:tcW w:w="288" w:type="dxa"/>
          </w:tcPr>
          <w:p w14:paraId="43067D49" w14:textId="77777777" w:rsidR="00AD65EF" w:rsidRDefault="00AD65EF" w:rsidP="002B038E"/>
        </w:tc>
        <w:tc>
          <w:tcPr>
            <w:tcW w:w="288" w:type="dxa"/>
          </w:tcPr>
          <w:p w14:paraId="6B0143D7" w14:textId="77777777" w:rsidR="00AD65EF" w:rsidRPr="00FB5ACB" w:rsidRDefault="00AD65EF" w:rsidP="002B038E">
            <w:pPr>
              <w:pStyle w:val="CopticCross"/>
            </w:pPr>
          </w:p>
        </w:tc>
        <w:tc>
          <w:tcPr>
            <w:tcW w:w="3960" w:type="dxa"/>
          </w:tcPr>
          <w:p w14:paraId="2A9485A5" w14:textId="77777777" w:rsidR="00AD65EF" w:rsidRDefault="00AD65EF" w:rsidP="00AD65EF">
            <w:pPr>
              <w:pStyle w:val="CopticVersemulti-line"/>
            </w:pPr>
            <w:r>
              <w:t>Ⲭⲉⲣⲉ ⲛⲁⲕ ⲱ̀ Ⲁⲃⲃⲁ Ⲃⲉⲥⲁ:</w:t>
            </w:r>
          </w:p>
          <w:p w14:paraId="1ED7CC35" w14:textId="77777777" w:rsidR="00AD65EF" w:rsidRDefault="00AD65EF" w:rsidP="00AD65EF">
            <w:pPr>
              <w:pStyle w:val="CopticVersemulti-line"/>
            </w:pPr>
            <w:r>
              <w:t>ⲫⲏⲉ̀ⲧⲉ ⲛⲟⲩϥ ⲛ̀ⲛⲉⲛϫⲓⲛⲥⲁϫⲓ ⲛ̀ⲥⲟⲫⲟⲥ:</w:t>
            </w:r>
          </w:p>
          <w:p w14:paraId="57C1C8BF" w14:textId="77777777" w:rsidR="00AD65EF" w:rsidRDefault="00AD65EF" w:rsidP="00AD65EF">
            <w:pPr>
              <w:pStyle w:val="CopticVersemulti-line"/>
            </w:pPr>
            <w:r>
              <w:t>ⲁⲕⲥ̀ϧⲁⲓ ⲛ̀ϩⲁⲛⲉⲛⲧⲟⲗⲏ ⲉⲩϯϩⲏⲟⲩ:</w:t>
            </w:r>
          </w:p>
          <w:p w14:paraId="403F29C5" w14:textId="77777777" w:rsidR="00AD65EF" w:rsidRDefault="00AD65EF" w:rsidP="00AD65EF">
            <w:pPr>
              <w:pStyle w:val="CopticHangingVerse"/>
            </w:pPr>
            <w:r>
              <w:t>ⲁⲕϫⲉⲕ ⲡⲉⲕⲁⲅⲱⲛ ⲉⲑⲛⲁⲛⲉϥ.</w:t>
            </w:r>
          </w:p>
        </w:tc>
      </w:tr>
      <w:tr w:rsidR="00AD65EF" w14:paraId="73A96D57" w14:textId="77777777" w:rsidTr="002B038E">
        <w:trPr>
          <w:cantSplit/>
          <w:jc w:val="center"/>
        </w:trPr>
        <w:tc>
          <w:tcPr>
            <w:tcW w:w="288" w:type="dxa"/>
          </w:tcPr>
          <w:p w14:paraId="6A8E9CF2" w14:textId="77777777" w:rsidR="00AD65EF" w:rsidRPr="00FB5ACB" w:rsidRDefault="00AD65EF" w:rsidP="002B038E">
            <w:pPr>
              <w:pStyle w:val="CopticCross"/>
            </w:pPr>
            <w:r w:rsidRPr="00FB5ACB">
              <w:t>¿</w:t>
            </w:r>
          </w:p>
        </w:tc>
        <w:tc>
          <w:tcPr>
            <w:tcW w:w="3960" w:type="dxa"/>
          </w:tcPr>
          <w:p w14:paraId="7C27E8D8" w14:textId="77777777" w:rsidR="00AD65EF" w:rsidRDefault="00AD65EF" w:rsidP="00AD65EF">
            <w:pPr>
              <w:pStyle w:val="EngHang"/>
            </w:pPr>
            <w:r>
              <w:t>Pray to the Lord on our behalf,</w:t>
            </w:r>
          </w:p>
          <w:p w14:paraId="221CAD1E" w14:textId="77777777" w:rsidR="00AD65EF" w:rsidRDefault="00AD65EF" w:rsidP="00AD65EF">
            <w:pPr>
              <w:pStyle w:val="EngHang"/>
            </w:pPr>
            <w:r>
              <w:t>Our holy father the archimandrite,</w:t>
            </w:r>
          </w:p>
          <w:p w14:paraId="412A1B1C" w14:textId="77777777" w:rsidR="00AD65EF" w:rsidRDefault="00AD65EF" w:rsidP="00AD65EF">
            <w:pPr>
              <w:pStyle w:val="EngHang"/>
            </w:pPr>
            <w:r>
              <w:t>The righteous Abba Besa,</w:t>
            </w:r>
          </w:p>
          <w:p w14:paraId="075ED864" w14:textId="77777777" w:rsidR="00AD65EF" w:rsidRDefault="00AD65EF" w:rsidP="00AD65EF">
            <w:pPr>
              <w:pStyle w:val="EngHangEnd"/>
            </w:pPr>
            <w:r>
              <w:t>That He may forgive us our sins.</w:t>
            </w:r>
          </w:p>
        </w:tc>
        <w:tc>
          <w:tcPr>
            <w:tcW w:w="288" w:type="dxa"/>
          </w:tcPr>
          <w:p w14:paraId="5CA03849" w14:textId="77777777" w:rsidR="00AD65EF" w:rsidRDefault="00AD65EF" w:rsidP="002B038E"/>
        </w:tc>
        <w:tc>
          <w:tcPr>
            <w:tcW w:w="288" w:type="dxa"/>
          </w:tcPr>
          <w:p w14:paraId="099C3F0F" w14:textId="77777777" w:rsidR="00AD65EF" w:rsidRPr="00FB5ACB" w:rsidRDefault="00AD65EF" w:rsidP="002B038E">
            <w:pPr>
              <w:pStyle w:val="CopticCross"/>
            </w:pPr>
            <w:r w:rsidRPr="00FB5ACB">
              <w:t>¿</w:t>
            </w:r>
          </w:p>
        </w:tc>
        <w:tc>
          <w:tcPr>
            <w:tcW w:w="3960" w:type="dxa"/>
          </w:tcPr>
          <w:p w14:paraId="4A2BE390" w14:textId="77777777" w:rsidR="00AD65EF" w:rsidRDefault="00AD65EF" w:rsidP="00AD65EF">
            <w:pPr>
              <w:pStyle w:val="CopticVersemulti-line"/>
            </w:pPr>
            <w:r>
              <w:t>Ⲧⲱⲃϩ ⲙ̀Ⲡⲟ̄ⲥ̄ ⲉ̀ϩ̀ⲣⲏⲓ ⲉ̀ϫⲱⲛ:</w:t>
            </w:r>
          </w:p>
          <w:p w14:paraId="10C5DF3C" w14:textId="77777777" w:rsidR="00AD65EF" w:rsidRDefault="00AD65EF" w:rsidP="00AD65EF">
            <w:pPr>
              <w:pStyle w:val="CopticVersemulti-line"/>
            </w:pPr>
            <w:r>
              <w:t>ⲡⲉⲛⲓⲱⲧ ⲉⲑⲟⲩⲁⲃ ⲡⲓⲁⲣⲭⲓⲁⲃⲏⲧ:</w:t>
            </w:r>
          </w:p>
          <w:p w14:paraId="1211C50F" w14:textId="77777777" w:rsidR="00AD65EF" w:rsidRDefault="00AD65EF" w:rsidP="00AD65EF">
            <w:pPr>
              <w:pStyle w:val="CopticVersemulti-line"/>
            </w:pPr>
            <w:r>
              <w:t>ⲡⲓⲇⲓⲕⲉⲟⲥ ⲀⲃⲃⲀ Ⲃⲉⲥⲁ:</w:t>
            </w:r>
          </w:p>
          <w:p w14:paraId="4EC19622" w14:textId="77777777" w:rsidR="00AD65EF" w:rsidRDefault="00AD65EF" w:rsidP="00AD65EF">
            <w:pPr>
              <w:pStyle w:val="CopticHangingVerse"/>
            </w:pPr>
            <w:r>
              <w:t>ⲛ̀ⲧⲉϥⲭⲁ ⲛⲉⲛⲛⲟⲃⲓ ⲛⲁⲛ ⲉ̀ⲃⲟⲗ.</w:t>
            </w:r>
          </w:p>
        </w:tc>
      </w:tr>
    </w:tbl>
    <w:p w14:paraId="45D49E63" w14:textId="77777777" w:rsidR="00F67B89" w:rsidRDefault="00F67B89" w:rsidP="00F67B89">
      <w:pPr>
        <w:pStyle w:val="Heading3"/>
        <w:rPr>
          <w:rFonts w:ascii="Times New Roman" w:hAnsi="Times New Roman" w:cs="Times New Roman"/>
        </w:rPr>
      </w:pPr>
      <w:bookmarkStart w:id="1691" w:name="_Toc448227631"/>
      <w:r>
        <w:rPr>
          <w:rFonts w:ascii="Times New Roman" w:hAnsi="Times New Roman" w:cs="Times New Roman"/>
        </w:rPr>
        <w:t>July 1 / Epip 7: Also St. Ignatius</w:t>
      </w:r>
      <w:bookmarkEnd w:id="1691"/>
    </w:p>
    <w:p w14:paraId="08CD1881" w14:textId="77777777" w:rsidR="00980D99" w:rsidRDefault="00980D99" w:rsidP="00980D99">
      <w:pPr>
        <w:pStyle w:val="Heading3"/>
        <w:rPr>
          <w:lang w:val="en-US"/>
        </w:rPr>
      </w:pPr>
      <w:bookmarkStart w:id="1692" w:name="_Ref434560325"/>
      <w:bookmarkStart w:id="1693" w:name="_Toc448227632"/>
      <w:r>
        <w:rPr>
          <w:lang w:val="en-US"/>
        </w:rPr>
        <w:t>July 2 / Epip 8: St. Pishoy</w:t>
      </w:r>
      <w:bookmarkEnd w:id="1692"/>
      <w:bookmarkEnd w:id="1693"/>
    </w:p>
    <w:p w14:paraId="3F31CCDA" w14:textId="77777777" w:rsidR="00980D99" w:rsidRDefault="00980D99" w:rsidP="00980D99">
      <w:pPr>
        <w:pStyle w:val="Heading4"/>
        <w:rPr>
          <w:lang w:val="en-US"/>
        </w:rPr>
      </w:pPr>
      <w:bookmarkStart w:id="1694" w:name="_Ref434490783"/>
      <w:r>
        <w:rPr>
          <w:lang w:val="en-US"/>
        </w:rPr>
        <w:t>The Doxology</w:t>
      </w:r>
      <w:r w:rsidR="00810F04">
        <w:rPr>
          <w:lang w:val="en-US"/>
        </w:rPr>
        <w:t xml:space="preserve"> for St. Pishoy</w:t>
      </w:r>
      <w:bookmarkEnd w:id="1694"/>
    </w:p>
    <w:p w14:paraId="748CA5AD" w14:textId="115C5C71" w:rsidR="00FB36D8" w:rsidRPr="00FB36D8" w:rsidRDefault="00191A26" w:rsidP="00FB36D8">
      <w:pPr>
        <w:pStyle w:val="Rubric"/>
        <w:rPr>
          <w:lang w:val="en-US"/>
        </w:rPr>
      </w:pPr>
      <w:r>
        <w:rPr>
          <w:lang w:val="en-US"/>
        </w:rPr>
        <w:t xml:space="preserve">See also </w:t>
      </w:r>
      <w:r>
        <w:rPr>
          <w:lang w:val="en-US"/>
        </w:rPr>
        <w:fldChar w:fldCharType="begin"/>
      </w:r>
      <w:r>
        <w:rPr>
          <w:lang w:val="en-US"/>
        </w:rPr>
        <w:instrText xml:space="preserve"> REF _Ref434490826 \h </w:instrText>
      </w:r>
      <w:r>
        <w:rPr>
          <w:lang w:val="en-US"/>
        </w:rPr>
      </w:r>
      <w:r>
        <w:rPr>
          <w:lang w:val="en-US"/>
        </w:rPr>
        <w:fldChar w:fldCharType="separate"/>
      </w:r>
      <w:r w:rsidR="000C7DE2">
        <w:t>The Doxology of St. Pishoy and St. Paul of Tammah</w:t>
      </w:r>
      <w:r>
        <w:rPr>
          <w:lang w:val="en-US"/>
        </w:rPr>
        <w:fldChar w:fldCharType="end"/>
      </w:r>
      <w:r>
        <w:rPr>
          <w:lang w:val="en-US"/>
        </w:rPr>
        <w:t xml:space="preserve"> on page </w:t>
      </w:r>
      <w:r>
        <w:rPr>
          <w:lang w:val="en-US"/>
        </w:rPr>
        <w:fldChar w:fldCharType="begin"/>
      </w:r>
      <w:r>
        <w:rPr>
          <w:lang w:val="en-US"/>
        </w:rPr>
        <w:instrText xml:space="preserve"> PAGEREF _Ref434490826 \h </w:instrText>
      </w:r>
      <w:r>
        <w:rPr>
          <w:lang w:val="en-US"/>
        </w:rPr>
      </w:r>
      <w:r>
        <w:rPr>
          <w:lang w:val="en-US"/>
        </w:rPr>
        <w:fldChar w:fldCharType="separate"/>
      </w:r>
      <w:r w:rsidR="000C7DE2">
        <w:rPr>
          <w:noProof/>
          <w:lang w:val="en-US"/>
        </w:rPr>
        <w:t>621</w:t>
      </w:r>
      <w:r>
        <w:rPr>
          <w:lang w:val="en-US"/>
        </w:rPr>
        <w:fldChar w:fldCharType="end"/>
      </w:r>
      <w:r w:rsidR="00FB36D8">
        <w:rPr>
          <w:lang w:val="en-US"/>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B36D8" w14:paraId="02B1FB1F" w14:textId="77777777" w:rsidTr="00220DFD">
        <w:trPr>
          <w:cantSplit/>
          <w:jc w:val="center"/>
        </w:trPr>
        <w:tc>
          <w:tcPr>
            <w:tcW w:w="288" w:type="dxa"/>
          </w:tcPr>
          <w:p w14:paraId="52BCDFEC" w14:textId="77777777" w:rsidR="00FB36D8" w:rsidRDefault="00FB36D8" w:rsidP="00220DFD">
            <w:pPr>
              <w:pStyle w:val="CopticCross"/>
            </w:pPr>
          </w:p>
        </w:tc>
        <w:tc>
          <w:tcPr>
            <w:tcW w:w="3960" w:type="dxa"/>
          </w:tcPr>
          <w:p w14:paraId="32E7472A" w14:textId="77777777" w:rsidR="00FB36D8" w:rsidRPr="004764BD" w:rsidRDefault="00FB36D8" w:rsidP="00220DFD">
            <w:pPr>
              <w:pStyle w:val="EngHang"/>
            </w:pPr>
            <w:r>
              <w:t>Let us gather,</w:t>
            </w:r>
            <w:r w:rsidRPr="004764BD">
              <w:t xml:space="preserve"> my beloved,</w:t>
            </w:r>
          </w:p>
          <w:p w14:paraId="6DA1D558" w14:textId="77777777" w:rsidR="00FB36D8" w:rsidRPr="004764BD" w:rsidRDefault="00FB36D8" w:rsidP="00220DFD">
            <w:pPr>
              <w:pStyle w:val="EngHang"/>
            </w:pPr>
            <w:r w:rsidRPr="004764BD">
              <w:t>That we may praise Christ the Lord,</w:t>
            </w:r>
          </w:p>
          <w:p w14:paraId="74828EEC" w14:textId="77777777" w:rsidR="00FB36D8" w:rsidRPr="004764BD" w:rsidRDefault="00FB36D8" w:rsidP="00220DFD">
            <w:pPr>
              <w:pStyle w:val="EngHang"/>
            </w:pPr>
            <w:r>
              <w:t>And honour in diverse</w:t>
            </w:r>
            <w:r w:rsidRPr="004764BD">
              <w:t xml:space="preserve"> ways,</w:t>
            </w:r>
          </w:p>
          <w:p w14:paraId="4FB1DA9C" w14:textId="77777777" w:rsidR="00FB36D8" w:rsidRDefault="00FB36D8" w:rsidP="00220DFD">
            <w:pPr>
              <w:pStyle w:val="EngHangEnd"/>
            </w:pPr>
            <w:r w:rsidRPr="004764BD">
              <w:t>The righteous Abba Pishoy the great.</w:t>
            </w:r>
          </w:p>
        </w:tc>
        <w:tc>
          <w:tcPr>
            <w:tcW w:w="288" w:type="dxa"/>
          </w:tcPr>
          <w:p w14:paraId="751C7BA5" w14:textId="77777777" w:rsidR="00FB36D8" w:rsidRDefault="00FB36D8" w:rsidP="00220DFD"/>
        </w:tc>
        <w:tc>
          <w:tcPr>
            <w:tcW w:w="288" w:type="dxa"/>
          </w:tcPr>
          <w:p w14:paraId="60C05523" w14:textId="77777777" w:rsidR="00FB36D8" w:rsidRDefault="00FB36D8" w:rsidP="00220DFD">
            <w:pPr>
              <w:pStyle w:val="CopticCross"/>
            </w:pPr>
          </w:p>
        </w:tc>
        <w:tc>
          <w:tcPr>
            <w:tcW w:w="3960" w:type="dxa"/>
          </w:tcPr>
          <w:p w14:paraId="4D8F04A5" w14:textId="77777777" w:rsidR="00FB36D8" w:rsidRPr="00C35319" w:rsidRDefault="00FB36D8" w:rsidP="00220DFD">
            <w:pPr>
              <w:pStyle w:val="CopticHangingVerse"/>
            </w:pPr>
          </w:p>
        </w:tc>
      </w:tr>
      <w:tr w:rsidR="00FB36D8" w14:paraId="6AA8DF50" w14:textId="77777777" w:rsidTr="00220DFD">
        <w:trPr>
          <w:cantSplit/>
          <w:jc w:val="center"/>
        </w:trPr>
        <w:tc>
          <w:tcPr>
            <w:tcW w:w="288" w:type="dxa"/>
          </w:tcPr>
          <w:p w14:paraId="00FB8B30" w14:textId="77777777" w:rsidR="00FB36D8" w:rsidRDefault="00FB36D8" w:rsidP="00220DFD">
            <w:pPr>
              <w:pStyle w:val="CopticCross"/>
            </w:pPr>
            <w:r w:rsidRPr="00FB5ACB">
              <w:lastRenderedPageBreak/>
              <w:t>¿</w:t>
            </w:r>
          </w:p>
        </w:tc>
        <w:tc>
          <w:tcPr>
            <w:tcW w:w="3960" w:type="dxa"/>
          </w:tcPr>
          <w:p w14:paraId="4D176963" w14:textId="77777777" w:rsidR="00FB36D8" w:rsidRPr="004764BD" w:rsidRDefault="00FB36D8" w:rsidP="00220DFD">
            <w:pPr>
              <w:pStyle w:val="EngHang"/>
            </w:pPr>
            <w:r>
              <w:t>He</w:t>
            </w:r>
            <w:r w:rsidRPr="004764BD">
              <w:t xml:space="preserve"> disdained this world,</w:t>
            </w:r>
          </w:p>
          <w:p w14:paraId="1632C73D" w14:textId="77777777" w:rsidR="00FB36D8" w:rsidRPr="004764BD" w:rsidRDefault="00FB36D8" w:rsidP="00220DFD">
            <w:pPr>
              <w:pStyle w:val="EngHang"/>
            </w:pPr>
            <w:r w:rsidRPr="004764BD">
              <w:t>And his life filled with travail,</w:t>
            </w:r>
          </w:p>
          <w:p w14:paraId="35123272" w14:textId="77777777" w:rsidR="00FB36D8" w:rsidRPr="004764BD" w:rsidRDefault="00FB36D8" w:rsidP="00220DFD">
            <w:pPr>
              <w:pStyle w:val="EngHang"/>
            </w:pPr>
            <w:r w:rsidRPr="004764BD">
              <w:t>And followed after Christ,</w:t>
            </w:r>
          </w:p>
          <w:p w14:paraId="16261D9A" w14:textId="77777777" w:rsidR="00FB36D8" w:rsidRDefault="00FB36D8" w:rsidP="00220DFD">
            <w:pPr>
              <w:pStyle w:val="EngHangEnd"/>
            </w:pPr>
            <w:r>
              <w:t>Desiring what is God with hope</w:t>
            </w:r>
            <w:r w:rsidRPr="004764BD">
              <w:rPr>
                <w:rStyle w:val="FootnoteReference"/>
              </w:rPr>
              <w:footnoteReference w:id="984"/>
            </w:r>
            <w:r w:rsidRPr="004764BD">
              <w:t>.</w:t>
            </w:r>
          </w:p>
        </w:tc>
        <w:tc>
          <w:tcPr>
            <w:tcW w:w="288" w:type="dxa"/>
          </w:tcPr>
          <w:p w14:paraId="4F4A5CC9" w14:textId="77777777" w:rsidR="00FB36D8" w:rsidRDefault="00FB36D8" w:rsidP="00220DFD"/>
        </w:tc>
        <w:tc>
          <w:tcPr>
            <w:tcW w:w="288" w:type="dxa"/>
          </w:tcPr>
          <w:p w14:paraId="72D65B91" w14:textId="77777777" w:rsidR="00FB36D8" w:rsidRDefault="00FB36D8" w:rsidP="00220DFD">
            <w:pPr>
              <w:pStyle w:val="CopticCross"/>
            </w:pPr>
            <w:r w:rsidRPr="00FB5ACB">
              <w:t>¿</w:t>
            </w:r>
          </w:p>
        </w:tc>
        <w:tc>
          <w:tcPr>
            <w:tcW w:w="3960" w:type="dxa"/>
          </w:tcPr>
          <w:p w14:paraId="2483ADA2" w14:textId="77777777" w:rsidR="00FB36D8" w:rsidRPr="00CF5919" w:rsidRDefault="00FB36D8" w:rsidP="00220DFD">
            <w:pPr>
              <w:pStyle w:val="CopticHangingVerse"/>
            </w:pPr>
          </w:p>
        </w:tc>
      </w:tr>
      <w:tr w:rsidR="00FB36D8" w14:paraId="7B1F0B2F" w14:textId="77777777" w:rsidTr="00220DFD">
        <w:trPr>
          <w:cantSplit/>
          <w:jc w:val="center"/>
        </w:trPr>
        <w:tc>
          <w:tcPr>
            <w:tcW w:w="288" w:type="dxa"/>
          </w:tcPr>
          <w:p w14:paraId="6B8BFA7E" w14:textId="77777777" w:rsidR="00FB36D8" w:rsidRDefault="00FB36D8" w:rsidP="00220DFD">
            <w:pPr>
              <w:pStyle w:val="CopticCross"/>
            </w:pPr>
          </w:p>
        </w:tc>
        <w:tc>
          <w:tcPr>
            <w:tcW w:w="3960" w:type="dxa"/>
          </w:tcPr>
          <w:p w14:paraId="7415AC55" w14:textId="77777777" w:rsidR="00FB36D8" w:rsidRPr="004764BD" w:rsidRDefault="00FB36D8" w:rsidP="00220DFD">
            <w:pPr>
              <w:pStyle w:val="EngHang"/>
            </w:pPr>
            <w:r w:rsidRPr="004764BD">
              <w:t>Let us all cry out,</w:t>
            </w:r>
          </w:p>
          <w:p w14:paraId="7E811CC1" w14:textId="77777777" w:rsidR="00FB36D8" w:rsidRPr="004764BD" w:rsidRDefault="00FB36D8" w:rsidP="00220DFD">
            <w:pPr>
              <w:pStyle w:val="EngHang"/>
            </w:pPr>
            <w:r w:rsidRPr="004764BD">
              <w:t>In songs and psalms</w:t>
            </w:r>
            <w:r w:rsidRPr="004764BD">
              <w:rPr>
                <w:rStyle w:val="FootnoteReference"/>
              </w:rPr>
              <w:footnoteReference w:id="985"/>
            </w:r>
            <w:r w:rsidRPr="004764BD">
              <w:t>,</w:t>
            </w:r>
          </w:p>
          <w:p w14:paraId="3A391D43" w14:textId="77777777" w:rsidR="00FB36D8" w:rsidRPr="004764BD" w:rsidRDefault="00FB36D8" w:rsidP="00220DFD">
            <w:pPr>
              <w:pStyle w:val="EngHang"/>
            </w:pPr>
            <w:r w:rsidRPr="004764BD">
              <w:t>Blessed are you O righteous one,</w:t>
            </w:r>
          </w:p>
          <w:p w14:paraId="3C2464A3" w14:textId="77777777" w:rsidR="00FB36D8" w:rsidRDefault="00FB36D8" w:rsidP="00220DFD">
            <w:pPr>
              <w:pStyle w:val="EngHangEnd"/>
            </w:pPr>
            <w:r w:rsidRPr="004764BD">
              <w:t>Our holy father Abba Pishoy.</w:t>
            </w:r>
          </w:p>
        </w:tc>
        <w:tc>
          <w:tcPr>
            <w:tcW w:w="288" w:type="dxa"/>
          </w:tcPr>
          <w:p w14:paraId="5B359E20" w14:textId="77777777" w:rsidR="00FB36D8" w:rsidRDefault="00FB36D8" w:rsidP="00220DFD"/>
        </w:tc>
        <w:tc>
          <w:tcPr>
            <w:tcW w:w="288" w:type="dxa"/>
          </w:tcPr>
          <w:p w14:paraId="33001475" w14:textId="77777777" w:rsidR="00FB36D8" w:rsidRDefault="00FB36D8" w:rsidP="00220DFD">
            <w:pPr>
              <w:pStyle w:val="CopticCross"/>
            </w:pPr>
          </w:p>
        </w:tc>
        <w:tc>
          <w:tcPr>
            <w:tcW w:w="3960" w:type="dxa"/>
          </w:tcPr>
          <w:p w14:paraId="251D9663" w14:textId="77777777" w:rsidR="00FB36D8" w:rsidRDefault="00FB36D8" w:rsidP="00220DFD">
            <w:pPr>
              <w:pStyle w:val="CopticHangingVerse"/>
            </w:pPr>
          </w:p>
        </w:tc>
      </w:tr>
      <w:tr w:rsidR="00FB36D8" w14:paraId="444DBEC7" w14:textId="77777777" w:rsidTr="00220DFD">
        <w:trPr>
          <w:cantSplit/>
          <w:jc w:val="center"/>
        </w:trPr>
        <w:tc>
          <w:tcPr>
            <w:tcW w:w="288" w:type="dxa"/>
          </w:tcPr>
          <w:p w14:paraId="70FD0541" w14:textId="77777777" w:rsidR="00FB36D8" w:rsidRDefault="00FB36D8" w:rsidP="00220DFD">
            <w:pPr>
              <w:pStyle w:val="CopticCross"/>
            </w:pPr>
            <w:r w:rsidRPr="00FB5ACB">
              <w:t>¿</w:t>
            </w:r>
          </w:p>
        </w:tc>
        <w:tc>
          <w:tcPr>
            <w:tcW w:w="3960" w:type="dxa"/>
          </w:tcPr>
          <w:p w14:paraId="35BF8021" w14:textId="77777777" w:rsidR="00FB36D8" w:rsidRPr="004764BD" w:rsidRDefault="00FB36D8" w:rsidP="00220DFD">
            <w:pPr>
              <w:pStyle w:val="EngHang"/>
            </w:pPr>
            <w:r w:rsidRPr="004764BD">
              <w:t>Blessed are you O righteous one,</w:t>
            </w:r>
          </w:p>
          <w:p w14:paraId="0EA35306" w14:textId="77777777" w:rsidR="00FB36D8" w:rsidRPr="004764BD" w:rsidRDefault="00FB36D8" w:rsidP="00220DFD">
            <w:pPr>
              <w:pStyle w:val="EngHang"/>
            </w:pPr>
            <w:r w:rsidRPr="004764BD">
              <w:t xml:space="preserve">Abba Pishoy the </w:t>
            </w:r>
            <w:r>
              <w:t>elect and</w:t>
            </w:r>
            <w:r w:rsidRPr="004764BD">
              <w:t xml:space="preserve"> perfect one,</w:t>
            </w:r>
          </w:p>
          <w:p w14:paraId="2AB4C946" w14:textId="77777777" w:rsidR="00FB36D8" w:rsidRPr="004764BD" w:rsidRDefault="00FB36D8" w:rsidP="00220DFD">
            <w:pPr>
              <w:pStyle w:val="EngHang"/>
            </w:pPr>
            <w:r w:rsidRPr="004764BD">
              <w:t>Who spoke with Christ,</w:t>
            </w:r>
          </w:p>
          <w:p w14:paraId="749A4FD4" w14:textId="77777777" w:rsidR="00FB36D8" w:rsidRDefault="00FB36D8" w:rsidP="00220DFD">
            <w:pPr>
              <w:pStyle w:val="EngHangEnd"/>
            </w:pPr>
            <w:r w:rsidRPr="004764BD">
              <w:t>Like Moses the lawgiver.</w:t>
            </w:r>
          </w:p>
        </w:tc>
        <w:tc>
          <w:tcPr>
            <w:tcW w:w="288" w:type="dxa"/>
          </w:tcPr>
          <w:p w14:paraId="5EF56A34" w14:textId="77777777" w:rsidR="00FB36D8" w:rsidRDefault="00FB36D8" w:rsidP="00220DFD"/>
        </w:tc>
        <w:tc>
          <w:tcPr>
            <w:tcW w:w="288" w:type="dxa"/>
          </w:tcPr>
          <w:p w14:paraId="07F84634" w14:textId="77777777" w:rsidR="00FB36D8" w:rsidRDefault="00FB36D8" w:rsidP="00220DFD">
            <w:pPr>
              <w:pStyle w:val="CopticCross"/>
            </w:pPr>
            <w:r w:rsidRPr="00FB5ACB">
              <w:t>¿</w:t>
            </w:r>
          </w:p>
        </w:tc>
        <w:tc>
          <w:tcPr>
            <w:tcW w:w="3960" w:type="dxa"/>
          </w:tcPr>
          <w:p w14:paraId="5AA9EF4A" w14:textId="77777777" w:rsidR="00FB36D8" w:rsidRDefault="00FB36D8" w:rsidP="00220DFD">
            <w:pPr>
              <w:pStyle w:val="CopticHangingVerse"/>
            </w:pPr>
          </w:p>
        </w:tc>
      </w:tr>
      <w:tr w:rsidR="00FB36D8" w14:paraId="5569C6C9" w14:textId="77777777" w:rsidTr="00220DFD">
        <w:trPr>
          <w:cantSplit/>
          <w:jc w:val="center"/>
        </w:trPr>
        <w:tc>
          <w:tcPr>
            <w:tcW w:w="288" w:type="dxa"/>
          </w:tcPr>
          <w:p w14:paraId="759CAA69" w14:textId="77777777" w:rsidR="00FB36D8" w:rsidRPr="00FB5ACB" w:rsidRDefault="00FB36D8" w:rsidP="00220DFD">
            <w:pPr>
              <w:pStyle w:val="CopticCross"/>
            </w:pPr>
          </w:p>
        </w:tc>
        <w:tc>
          <w:tcPr>
            <w:tcW w:w="3960" w:type="dxa"/>
          </w:tcPr>
          <w:p w14:paraId="16428159" w14:textId="77777777" w:rsidR="00FB36D8" w:rsidRPr="004764BD" w:rsidRDefault="00FB36D8" w:rsidP="00220DFD">
            <w:pPr>
              <w:pStyle w:val="EngHang"/>
            </w:pPr>
            <w:r w:rsidRPr="004764BD">
              <w:t>Blessed are you O God-bearer,</w:t>
            </w:r>
          </w:p>
          <w:p w14:paraId="1068E8E9" w14:textId="77777777" w:rsidR="00FB36D8" w:rsidRPr="004764BD" w:rsidRDefault="00FB36D8" w:rsidP="00220DFD">
            <w:pPr>
              <w:pStyle w:val="EngHang"/>
            </w:pPr>
            <w:r w:rsidRPr="004764BD">
              <w:t>The great perfect man,</w:t>
            </w:r>
          </w:p>
          <w:p w14:paraId="23BBE141" w14:textId="77777777" w:rsidR="00FB36D8" w:rsidRPr="004764BD" w:rsidRDefault="00FB36D8" w:rsidP="00220DFD">
            <w:pPr>
              <w:pStyle w:val="EngHang"/>
            </w:pPr>
            <w:r w:rsidRPr="004764BD">
              <w:t>The friend of the angels,</w:t>
            </w:r>
          </w:p>
          <w:p w14:paraId="79BD2D56" w14:textId="77777777" w:rsidR="00FB36D8" w:rsidRDefault="00FB36D8" w:rsidP="00220DFD">
            <w:pPr>
              <w:pStyle w:val="EngHangEnd"/>
            </w:pPr>
            <w:r w:rsidRPr="004764BD">
              <w:t>The elect holy Abba Pishoy.</w:t>
            </w:r>
          </w:p>
        </w:tc>
        <w:tc>
          <w:tcPr>
            <w:tcW w:w="288" w:type="dxa"/>
          </w:tcPr>
          <w:p w14:paraId="69813B51" w14:textId="77777777" w:rsidR="00FB36D8" w:rsidRDefault="00FB36D8" w:rsidP="00220DFD"/>
        </w:tc>
        <w:tc>
          <w:tcPr>
            <w:tcW w:w="288" w:type="dxa"/>
          </w:tcPr>
          <w:p w14:paraId="1DCD9507" w14:textId="77777777" w:rsidR="00FB36D8" w:rsidRPr="00FB5ACB" w:rsidRDefault="00FB36D8" w:rsidP="00220DFD">
            <w:pPr>
              <w:pStyle w:val="CopticCross"/>
            </w:pPr>
          </w:p>
        </w:tc>
        <w:tc>
          <w:tcPr>
            <w:tcW w:w="3960" w:type="dxa"/>
          </w:tcPr>
          <w:p w14:paraId="72DAF805" w14:textId="77777777" w:rsidR="00FB36D8" w:rsidRDefault="00FB36D8" w:rsidP="00220DFD">
            <w:pPr>
              <w:pStyle w:val="CopticHangingVerse"/>
            </w:pPr>
          </w:p>
        </w:tc>
      </w:tr>
      <w:tr w:rsidR="00FB36D8" w14:paraId="157DB641" w14:textId="77777777" w:rsidTr="00220DFD">
        <w:trPr>
          <w:cantSplit/>
          <w:jc w:val="center"/>
        </w:trPr>
        <w:tc>
          <w:tcPr>
            <w:tcW w:w="288" w:type="dxa"/>
          </w:tcPr>
          <w:p w14:paraId="55FBE74F" w14:textId="77777777" w:rsidR="00FB36D8" w:rsidRPr="00FB5ACB" w:rsidRDefault="00E77C68" w:rsidP="00220DFD">
            <w:pPr>
              <w:pStyle w:val="CopticCross"/>
            </w:pPr>
            <w:r w:rsidRPr="00FB5ACB">
              <w:t>¿</w:t>
            </w:r>
          </w:p>
        </w:tc>
        <w:tc>
          <w:tcPr>
            <w:tcW w:w="3960" w:type="dxa"/>
          </w:tcPr>
          <w:p w14:paraId="3BE596D1" w14:textId="77777777" w:rsidR="00FB36D8" w:rsidRPr="004764BD" w:rsidRDefault="00FB36D8" w:rsidP="00220DFD">
            <w:pPr>
              <w:pStyle w:val="EngHang"/>
            </w:pPr>
            <w:r>
              <w:t>Blessed are you O ascetic</w:t>
            </w:r>
            <w:r w:rsidRPr="004764BD">
              <w:t>,</w:t>
            </w:r>
          </w:p>
          <w:p w14:paraId="71D7B6F3" w14:textId="77777777" w:rsidR="00FB36D8" w:rsidRPr="004764BD" w:rsidRDefault="00FB36D8" w:rsidP="00220DFD">
            <w:pPr>
              <w:pStyle w:val="EngHang"/>
            </w:pPr>
            <w:r>
              <w:t>E</w:t>
            </w:r>
            <w:r w:rsidRPr="004764BD">
              <w:t>lect</w:t>
            </w:r>
            <w:r>
              <w:t>, and</w:t>
            </w:r>
            <w:r w:rsidRPr="004764BD">
              <w:t xml:space="preserve"> God-fearing one,</w:t>
            </w:r>
          </w:p>
          <w:p w14:paraId="7B927F1C" w14:textId="77777777" w:rsidR="00FB36D8" w:rsidRPr="004764BD" w:rsidRDefault="00FB36D8" w:rsidP="00220DFD">
            <w:pPr>
              <w:pStyle w:val="EngHang"/>
            </w:pPr>
            <w:r w:rsidRPr="004764BD">
              <w:t>The victor in struggle,</w:t>
            </w:r>
          </w:p>
          <w:p w14:paraId="3E2358AC" w14:textId="77777777" w:rsidR="00FB36D8" w:rsidRDefault="00FB36D8" w:rsidP="00220DFD">
            <w:pPr>
              <w:pStyle w:val="EngHangEnd"/>
            </w:pPr>
            <w:r w:rsidRPr="004764BD">
              <w:t>Our holy father Abba Pishoy.</w:t>
            </w:r>
          </w:p>
        </w:tc>
        <w:tc>
          <w:tcPr>
            <w:tcW w:w="288" w:type="dxa"/>
          </w:tcPr>
          <w:p w14:paraId="6D0D8FEE" w14:textId="77777777" w:rsidR="00FB36D8" w:rsidRDefault="00FB36D8" w:rsidP="00220DFD"/>
        </w:tc>
        <w:tc>
          <w:tcPr>
            <w:tcW w:w="288" w:type="dxa"/>
          </w:tcPr>
          <w:p w14:paraId="3C57884F" w14:textId="77777777" w:rsidR="00FB36D8" w:rsidRPr="00FB5ACB" w:rsidRDefault="00E77C68" w:rsidP="00220DFD">
            <w:pPr>
              <w:pStyle w:val="CopticCross"/>
            </w:pPr>
            <w:r w:rsidRPr="00FB5ACB">
              <w:t>¿</w:t>
            </w:r>
          </w:p>
        </w:tc>
        <w:tc>
          <w:tcPr>
            <w:tcW w:w="3960" w:type="dxa"/>
          </w:tcPr>
          <w:p w14:paraId="05151971" w14:textId="77777777" w:rsidR="00FB36D8" w:rsidRDefault="00FB36D8" w:rsidP="00220DFD">
            <w:pPr>
              <w:pStyle w:val="CopticHangingVerse"/>
            </w:pPr>
          </w:p>
        </w:tc>
      </w:tr>
      <w:tr w:rsidR="00FB36D8" w14:paraId="06ED8584" w14:textId="77777777" w:rsidTr="00220DFD">
        <w:trPr>
          <w:cantSplit/>
          <w:jc w:val="center"/>
        </w:trPr>
        <w:tc>
          <w:tcPr>
            <w:tcW w:w="288" w:type="dxa"/>
          </w:tcPr>
          <w:p w14:paraId="12C5A9EB" w14:textId="77777777" w:rsidR="00FB36D8" w:rsidRPr="00FB5ACB" w:rsidRDefault="00FB36D8" w:rsidP="00220DFD">
            <w:pPr>
              <w:pStyle w:val="CopticCross"/>
            </w:pPr>
          </w:p>
        </w:tc>
        <w:tc>
          <w:tcPr>
            <w:tcW w:w="3960" w:type="dxa"/>
          </w:tcPr>
          <w:p w14:paraId="441448BB" w14:textId="77777777" w:rsidR="00FB36D8" w:rsidRPr="004764BD" w:rsidRDefault="00FB36D8" w:rsidP="00220DFD">
            <w:pPr>
              <w:pStyle w:val="EngHang"/>
            </w:pPr>
            <w:r w:rsidRPr="004764BD">
              <w:t>Hail to our father Abba Pishoy,</w:t>
            </w:r>
          </w:p>
          <w:p w14:paraId="5936F5CA" w14:textId="77777777" w:rsidR="00FB36D8" w:rsidRPr="004764BD" w:rsidRDefault="00FB36D8" w:rsidP="00220DFD">
            <w:pPr>
              <w:pStyle w:val="EngHang"/>
            </w:pPr>
            <w:r w:rsidRPr="004764BD">
              <w:t>The righteous and perfect man,</w:t>
            </w:r>
          </w:p>
          <w:p w14:paraId="2C8027A4" w14:textId="77777777" w:rsidR="00FB36D8" w:rsidRPr="004764BD" w:rsidRDefault="00FB36D8" w:rsidP="00220DFD">
            <w:pPr>
              <w:pStyle w:val="EngHang"/>
            </w:pPr>
            <w:r w:rsidRPr="004764BD">
              <w:t>Who was worthy to wash,</w:t>
            </w:r>
          </w:p>
          <w:p w14:paraId="4B7D8F93" w14:textId="77777777" w:rsidR="00FB36D8" w:rsidRDefault="00FB36D8" w:rsidP="00220DFD">
            <w:pPr>
              <w:pStyle w:val="EngHangEnd"/>
            </w:pPr>
            <w:r w:rsidRPr="004764BD">
              <w:t>The feet of Christ.</w:t>
            </w:r>
          </w:p>
        </w:tc>
        <w:tc>
          <w:tcPr>
            <w:tcW w:w="288" w:type="dxa"/>
          </w:tcPr>
          <w:p w14:paraId="2AF9E1CE" w14:textId="77777777" w:rsidR="00FB36D8" w:rsidRDefault="00FB36D8" w:rsidP="00220DFD"/>
        </w:tc>
        <w:tc>
          <w:tcPr>
            <w:tcW w:w="288" w:type="dxa"/>
          </w:tcPr>
          <w:p w14:paraId="4F5868C9" w14:textId="77777777" w:rsidR="00FB36D8" w:rsidRPr="00FB5ACB" w:rsidRDefault="00FB36D8" w:rsidP="00220DFD">
            <w:pPr>
              <w:pStyle w:val="CopticCross"/>
            </w:pPr>
          </w:p>
        </w:tc>
        <w:tc>
          <w:tcPr>
            <w:tcW w:w="3960" w:type="dxa"/>
          </w:tcPr>
          <w:p w14:paraId="0DB8D5C4" w14:textId="77777777" w:rsidR="00FB36D8" w:rsidRDefault="00FB36D8" w:rsidP="00220DFD">
            <w:pPr>
              <w:pStyle w:val="CopticHangingVerse"/>
            </w:pPr>
          </w:p>
        </w:tc>
      </w:tr>
      <w:tr w:rsidR="00FB36D8" w14:paraId="5C16F986" w14:textId="77777777" w:rsidTr="00220DFD">
        <w:trPr>
          <w:cantSplit/>
          <w:jc w:val="center"/>
        </w:trPr>
        <w:tc>
          <w:tcPr>
            <w:tcW w:w="288" w:type="dxa"/>
          </w:tcPr>
          <w:p w14:paraId="6127CD1A" w14:textId="77777777" w:rsidR="00FB36D8" w:rsidRPr="00FB5ACB" w:rsidRDefault="00E77C68" w:rsidP="00220DFD">
            <w:pPr>
              <w:pStyle w:val="CopticCross"/>
            </w:pPr>
            <w:r w:rsidRPr="00FB5ACB">
              <w:lastRenderedPageBreak/>
              <w:t>¿</w:t>
            </w:r>
          </w:p>
        </w:tc>
        <w:tc>
          <w:tcPr>
            <w:tcW w:w="3960" w:type="dxa"/>
          </w:tcPr>
          <w:p w14:paraId="4EF44878" w14:textId="77777777" w:rsidR="00FB36D8" w:rsidRPr="004764BD" w:rsidRDefault="00FB36D8" w:rsidP="00220DFD">
            <w:pPr>
              <w:pStyle w:val="EngHang"/>
            </w:pPr>
            <w:r w:rsidRPr="004764BD">
              <w:t>Pray to the Lord on our behalf,</w:t>
            </w:r>
          </w:p>
          <w:p w14:paraId="0C8CFE43" w14:textId="77777777" w:rsidR="00FB36D8" w:rsidRPr="004764BD" w:rsidRDefault="00FB36D8" w:rsidP="00220DFD">
            <w:pPr>
              <w:pStyle w:val="EngHang"/>
            </w:pPr>
            <w:r w:rsidRPr="004764BD">
              <w:t>O my Lord and righteous father,</w:t>
            </w:r>
          </w:p>
          <w:p w14:paraId="1802FB94" w14:textId="77777777" w:rsidR="00FB36D8" w:rsidRPr="004764BD" w:rsidRDefault="00FB36D8" w:rsidP="00220DFD">
            <w:pPr>
              <w:pStyle w:val="EngHang"/>
            </w:pPr>
            <w:r w:rsidRPr="004764BD">
              <w:t>Abba Pishoy the perfect man,</w:t>
            </w:r>
          </w:p>
          <w:p w14:paraId="457A08D3" w14:textId="77777777" w:rsidR="00FB36D8" w:rsidRDefault="00FB36D8" w:rsidP="00220DFD">
            <w:pPr>
              <w:pStyle w:val="EngHangEnd"/>
            </w:pPr>
            <w:r w:rsidRPr="004764BD">
              <w:t>That He may forgive us our sins.</w:t>
            </w:r>
          </w:p>
        </w:tc>
        <w:tc>
          <w:tcPr>
            <w:tcW w:w="288" w:type="dxa"/>
          </w:tcPr>
          <w:p w14:paraId="75B158FF" w14:textId="77777777" w:rsidR="00FB36D8" w:rsidRDefault="00E77C68" w:rsidP="00E77C68">
            <w:pPr>
              <w:pStyle w:val="CopticCross"/>
            </w:pPr>
            <w:r w:rsidRPr="00FB5ACB">
              <w:t>¿</w:t>
            </w:r>
          </w:p>
        </w:tc>
        <w:tc>
          <w:tcPr>
            <w:tcW w:w="288" w:type="dxa"/>
          </w:tcPr>
          <w:p w14:paraId="2FB02061" w14:textId="77777777" w:rsidR="00FB36D8" w:rsidRPr="00FB5ACB" w:rsidRDefault="00FB36D8" w:rsidP="00220DFD">
            <w:pPr>
              <w:pStyle w:val="CopticCross"/>
            </w:pPr>
          </w:p>
        </w:tc>
        <w:tc>
          <w:tcPr>
            <w:tcW w:w="3960" w:type="dxa"/>
          </w:tcPr>
          <w:p w14:paraId="12D6F8E4" w14:textId="77777777" w:rsidR="00FB36D8" w:rsidRDefault="00FB36D8" w:rsidP="00220DFD">
            <w:pPr>
              <w:pStyle w:val="CopticHangingVerse"/>
            </w:pPr>
          </w:p>
        </w:tc>
      </w:tr>
    </w:tbl>
    <w:p w14:paraId="786F7A72" w14:textId="77777777" w:rsidR="00495F1A" w:rsidRDefault="00495F1A" w:rsidP="00495F1A">
      <w:pPr>
        <w:pStyle w:val="Heading3"/>
      </w:pPr>
      <w:bookmarkStart w:id="1704" w:name="_Toc448227633"/>
      <w:r>
        <w:t>The Virgin’s Fast</w:t>
      </w:r>
      <w:bookmarkEnd w:id="1683"/>
      <w:bookmarkEnd w:id="1682"/>
      <w:bookmarkEnd w:id="1681"/>
      <w:bookmarkEnd w:id="1704"/>
    </w:p>
    <w:p w14:paraId="67B94F6A" w14:textId="77777777" w:rsidR="005B716A" w:rsidRDefault="005B716A" w:rsidP="005B716A">
      <w:pPr>
        <w:pStyle w:val="Heading3"/>
        <w:rPr>
          <w:lang w:val="en-US"/>
        </w:rPr>
      </w:pPr>
      <w:bookmarkStart w:id="1705" w:name="_Toc448227634"/>
      <w:r>
        <w:rPr>
          <w:lang w:val="en-US"/>
        </w:rPr>
        <w:t>July 3 / Epip 9: Martyrdom of</w:t>
      </w:r>
      <w:r w:rsidR="00FE0AE4">
        <w:rPr>
          <w:lang w:val="en-US"/>
        </w:rPr>
        <w:t xml:space="preserve"> </w:t>
      </w:r>
      <w:r>
        <w:rPr>
          <w:lang w:val="en-US"/>
        </w:rPr>
        <w:t>St. Simon Cleophas the Apostle</w:t>
      </w:r>
      <w:bookmarkEnd w:id="1705"/>
    </w:p>
    <w:p w14:paraId="4B2873D8" w14:textId="7BB308FD"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9F0F33E" w14:textId="77777777" w:rsidR="00DD5136" w:rsidRDefault="00DD5136" w:rsidP="00DD5136">
      <w:pPr>
        <w:pStyle w:val="Heading3"/>
      </w:pPr>
      <w:bookmarkStart w:id="1706" w:name="_Toc448227635"/>
      <w:r>
        <w:t>July 6 / Epip 12: Commemoration of Archangel Michael</w:t>
      </w:r>
      <w:bookmarkEnd w:id="1706"/>
    </w:p>
    <w:p w14:paraId="26A3CC44"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0D98BED" w14:textId="77777777" w:rsidTr="0082304E">
        <w:trPr>
          <w:cantSplit/>
          <w:jc w:val="center"/>
        </w:trPr>
        <w:tc>
          <w:tcPr>
            <w:tcW w:w="288" w:type="dxa"/>
          </w:tcPr>
          <w:p w14:paraId="74E00A84" w14:textId="77777777" w:rsidR="000C7DE2" w:rsidRDefault="000C7DE2" w:rsidP="0082304E">
            <w:pPr>
              <w:pStyle w:val="CopticCross"/>
            </w:pPr>
          </w:p>
        </w:tc>
        <w:tc>
          <w:tcPr>
            <w:tcW w:w="3960" w:type="dxa"/>
          </w:tcPr>
          <w:p w14:paraId="52006489" w14:textId="77777777" w:rsidR="000C7DE2" w:rsidRDefault="000C7DE2" w:rsidP="00C83ECE">
            <w:pPr>
              <w:pStyle w:val="EngHang"/>
            </w:pPr>
            <w:r>
              <w:t>Through the intercessions</w:t>
            </w:r>
          </w:p>
          <w:p w14:paraId="741DBBE6" w14:textId="77777777" w:rsidR="000C7DE2" w:rsidRDefault="000C7DE2" w:rsidP="00C83ECE">
            <w:pPr>
              <w:pStyle w:val="EngHang"/>
            </w:pPr>
            <w:r>
              <w:t>Of the Four Incorporeal Beasts,</w:t>
            </w:r>
          </w:p>
          <w:p w14:paraId="33BE687B" w14:textId="77777777" w:rsidR="000C7DE2" w:rsidRDefault="000C7DE2" w:rsidP="00C83ECE">
            <w:pPr>
              <w:pStyle w:val="EngHang"/>
            </w:pPr>
            <w:r>
              <w:t>The ministering flames of fire,</w:t>
            </w:r>
          </w:p>
          <w:p w14:paraId="2ABB0F53" w14:textId="77777777" w:rsidR="000C7DE2" w:rsidRDefault="000C7DE2" w:rsidP="0082304E">
            <w:pPr>
              <w:pStyle w:val="EngHangEnd"/>
            </w:pPr>
            <w:r>
              <w:t>O Lord, grant us the forgiveness of our sins.</w:t>
            </w:r>
          </w:p>
        </w:tc>
        <w:tc>
          <w:tcPr>
            <w:tcW w:w="288" w:type="dxa"/>
          </w:tcPr>
          <w:p w14:paraId="6547B86B" w14:textId="77777777" w:rsidR="000C7DE2" w:rsidRDefault="000C7DE2" w:rsidP="0082304E"/>
        </w:tc>
        <w:tc>
          <w:tcPr>
            <w:tcW w:w="288" w:type="dxa"/>
          </w:tcPr>
          <w:p w14:paraId="0B7AD5D6" w14:textId="77777777" w:rsidR="000C7DE2" w:rsidRDefault="000C7DE2" w:rsidP="0082304E">
            <w:pPr>
              <w:pStyle w:val="CopticCross"/>
            </w:pPr>
          </w:p>
        </w:tc>
        <w:tc>
          <w:tcPr>
            <w:tcW w:w="3960" w:type="dxa"/>
          </w:tcPr>
          <w:p w14:paraId="026A3AFA" w14:textId="77777777" w:rsidR="000C7DE2" w:rsidRDefault="000C7DE2" w:rsidP="00C83ECE">
            <w:pPr>
              <w:pStyle w:val="CopticVersemulti-line"/>
            </w:pPr>
            <w:r>
              <w:t>Ϩⲓⲧⲉⲛ ⲛⲓⲡ̀ⲣⲉⲥⲃⲓⲁ̀</w:t>
            </w:r>
          </w:p>
          <w:p w14:paraId="40654031" w14:textId="77777777" w:rsidR="000C7DE2" w:rsidRDefault="000C7DE2" w:rsidP="00C83ECE">
            <w:pPr>
              <w:pStyle w:val="CopticVersemulti-line"/>
            </w:pPr>
            <w:r>
              <w:t>ⲛ̀ⲧⲉ ⲡⲓϥ̀ⲧⲟⲩ ⲛ̀ⲍⲱⲟⲛ ⲛ̀ⲁⲥⲱⲙⲁⲧⲟⲥ</w:t>
            </w:r>
          </w:p>
          <w:p w14:paraId="075C7A90" w14:textId="77777777" w:rsidR="000C7DE2" w:rsidRDefault="000C7DE2" w:rsidP="00C83ECE">
            <w:pPr>
              <w:pStyle w:val="CopticVersemulti-line"/>
            </w:pPr>
            <w:r>
              <w:t>ⲛ̀ⲗⲓⲧⲟⲩⲣⲅⲟⲥ ⲛ̀ϣⲁϩ ⲛ̀ⲭ̀ⲣⲟⲙ:</w:t>
            </w:r>
          </w:p>
          <w:p w14:paraId="01D699DE" w14:textId="77777777" w:rsidR="000C7DE2" w:rsidRPr="00C35319" w:rsidRDefault="000C7DE2" w:rsidP="00C83ECE">
            <w:pPr>
              <w:pStyle w:val="CopticHangingVerse"/>
            </w:pPr>
            <w:r>
              <w:t>Ⲡϭⲟⲓⲥ ⲁⲣⲓϩ̀ⲙⲟⲧ ⲛⲁⲛ ⲙ̀ⲡⲓⲭⲱ ⲉ̀ⲃⲟⲗ ⲛ̀ⲧⲉ ⲛⲉⲛⲛⲟⲃⲓ.</w:t>
            </w:r>
          </w:p>
        </w:tc>
      </w:tr>
    </w:tbl>
    <w:p w14:paraId="54D9D85E"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FCE468F" w14:textId="77777777" w:rsidTr="00C83ECE">
        <w:trPr>
          <w:cantSplit/>
          <w:jc w:val="center"/>
        </w:trPr>
        <w:tc>
          <w:tcPr>
            <w:tcW w:w="288" w:type="dxa"/>
          </w:tcPr>
          <w:p w14:paraId="444E73C0" w14:textId="77777777" w:rsidR="000C7DE2" w:rsidRDefault="000C7DE2" w:rsidP="00C83ECE">
            <w:pPr>
              <w:pStyle w:val="CopticCross"/>
            </w:pPr>
          </w:p>
        </w:tc>
        <w:tc>
          <w:tcPr>
            <w:tcW w:w="3960" w:type="dxa"/>
          </w:tcPr>
          <w:p w14:paraId="10BB7248" w14:textId="77777777" w:rsidR="000C7DE2" w:rsidRDefault="000C7DE2" w:rsidP="00C83ECE">
            <w:pPr>
              <w:pStyle w:val="EngHang"/>
            </w:pPr>
            <w:r>
              <w:t>Hail to the four incorporeal living beasts,</w:t>
            </w:r>
          </w:p>
          <w:p w14:paraId="021BEC5B" w14:textId="77777777" w:rsidR="000C7DE2" w:rsidRDefault="000C7DE2" w:rsidP="00C83ECE">
            <w:pPr>
              <w:pStyle w:val="EngHang"/>
            </w:pPr>
            <w:r>
              <w:t>Carrying the throne of God,</w:t>
            </w:r>
          </w:p>
          <w:p w14:paraId="04471B61" w14:textId="77777777" w:rsidR="000C7DE2" w:rsidRDefault="000C7DE2" w:rsidP="00C83ECE">
            <w:pPr>
              <w:pStyle w:val="EngHang"/>
            </w:pPr>
            <w:r>
              <w:t>A lion’s face, and a calf’s face,</w:t>
            </w:r>
          </w:p>
          <w:p w14:paraId="36F2142F" w14:textId="77777777" w:rsidR="000C7DE2" w:rsidRDefault="000C7DE2" w:rsidP="00C83ECE">
            <w:pPr>
              <w:pStyle w:val="EngHangEnd"/>
            </w:pPr>
            <w:r>
              <w:t>A man’s face, and an eagle’s face.</w:t>
            </w:r>
          </w:p>
        </w:tc>
        <w:tc>
          <w:tcPr>
            <w:tcW w:w="288" w:type="dxa"/>
          </w:tcPr>
          <w:p w14:paraId="7FFD2587" w14:textId="77777777" w:rsidR="000C7DE2" w:rsidRDefault="000C7DE2" w:rsidP="00C83ECE"/>
        </w:tc>
        <w:tc>
          <w:tcPr>
            <w:tcW w:w="288" w:type="dxa"/>
          </w:tcPr>
          <w:p w14:paraId="2D95B47D" w14:textId="77777777" w:rsidR="000C7DE2" w:rsidRDefault="000C7DE2" w:rsidP="00C83ECE">
            <w:pPr>
              <w:pStyle w:val="CopticCross"/>
            </w:pPr>
          </w:p>
        </w:tc>
        <w:tc>
          <w:tcPr>
            <w:tcW w:w="3960" w:type="dxa"/>
          </w:tcPr>
          <w:p w14:paraId="6339F068" w14:textId="77777777" w:rsidR="000C7DE2" w:rsidRDefault="000C7DE2" w:rsidP="00C83ECE">
            <w:pPr>
              <w:pStyle w:val="CopticVersemulti-line"/>
            </w:pPr>
            <w:r>
              <w:t>Ⲭⲉⲣⲉ ⲡⲓϥ̀ⲧⲟⲩ ⲛ̀ⲍⲱⲟⲛ ⲛ̀ⲁ̀ⲥⲱⲙⲁⲧⲟⲥ:</w:t>
            </w:r>
          </w:p>
          <w:p w14:paraId="40C8AD2F" w14:textId="77777777" w:rsidR="000C7DE2" w:rsidRDefault="000C7DE2" w:rsidP="00C83ECE">
            <w:pPr>
              <w:pStyle w:val="CopticVersemulti-line"/>
            </w:pPr>
            <w:r>
              <w:t>ⲉⲧϥⲁⲓ ϧⲁ ⲡⲓϩⲁⲣⲙⲁ ⲛ̀ⲧⲉ Ⲫϯ:</w:t>
            </w:r>
          </w:p>
          <w:p w14:paraId="6DA8B106" w14:textId="77777777" w:rsidR="000C7DE2" w:rsidRDefault="000C7DE2" w:rsidP="00C83ECE">
            <w:pPr>
              <w:pStyle w:val="CopticVersemulti-line"/>
            </w:pPr>
            <w:r>
              <w:t>ⲟⲩϩⲟ ⲙ̀ⲙⲟⲩⲓ̀ ⲛⲉⲙ ⲟⲩϩⲟ ⲙ̀ⲙⲁⲥⲓ:</w:t>
            </w:r>
          </w:p>
          <w:p w14:paraId="7B9C21EC" w14:textId="77777777" w:rsidR="000C7DE2" w:rsidRPr="00C35319" w:rsidRDefault="000C7DE2" w:rsidP="00C83ECE">
            <w:pPr>
              <w:pStyle w:val="CopticHangingVerse"/>
            </w:pPr>
            <w:r>
              <w:t>ⲛⲉⲙ ⲟⲩϩⲟ ⲛ̀ⲣⲱⲙⲓ ⲛⲉⲙ ⲟⲩϩⲟ ⲛ̀ⲁ̀ⲏ̀ⲧⲟⲥ.</w:t>
            </w:r>
          </w:p>
        </w:tc>
      </w:tr>
    </w:tbl>
    <w:p w14:paraId="17759E1D" w14:textId="77777777" w:rsidR="000C7DE2" w:rsidRDefault="000C7DE2" w:rsidP="0082304E">
      <w:pPr>
        <w:pStyle w:val="Heading4"/>
      </w:pPr>
      <w:r>
        <w:t>The Gospel Response for the Four Incorporeal Beasts</w:t>
      </w:r>
    </w:p>
    <w:p w14:paraId="163F80ED" w14:textId="77777777" w:rsidR="000C7DE2" w:rsidRPr="00C14556" w:rsidRDefault="000C7DE2" w:rsidP="00C14556">
      <w:pPr>
        <w:pStyle w:val="Rubric"/>
      </w:pPr>
      <w:r>
        <w:t>The last verse of the Doxology may be inserted into the Annual Gospel Response.</w:t>
      </w:r>
    </w:p>
    <w:p w14:paraId="5BB08031" w14:textId="01E702A8"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1D32BC82" w14:textId="77777777" w:rsidR="005B716A" w:rsidRDefault="005B716A" w:rsidP="005B716A">
      <w:pPr>
        <w:pStyle w:val="Heading3"/>
      </w:pPr>
      <w:bookmarkStart w:id="1707" w:name="_Toc448227636"/>
      <w:r>
        <w:lastRenderedPageBreak/>
        <w:t>July 12 / Epip 18: Martyrdom of St. James the Apostle, the Bishop of Jerusalem</w:t>
      </w:r>
      <w:bookmarkEnd w:id="1707"/>
    </w:p>
    <w:p w14:paraId="3E767F80" w14:textId="09210AC1"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630614C9" w14:textId="77777777" w:rsidR="009C1989" w:rsidRDefault="009C1989" w:rsidP="009C1989">
      <w:pPr>
        <w:pStyle w:val="Heading3"/>
      </w:pPr>
      <w:bookmarkStart w:id="1708" w:name="_Ref434562330"/>
      <w:bookmarkStart w:id="1709" w:name="_Toc448227637"/>
      <w:r>
        <w:t>July 14 / Epip 20: Martyrdom of St. Theodore of Shotep, the General</w:t>
      </w:r>
      <w:bookmarkEnd w:id="1708"/>
      <w:bookmarkEnd w:id="1709"/>
    </w:p>
    <w:p w14:paraId="7B584133" w14:textId="77777777" w:rsidR="009C1989" w:rsidRDefault="009C1989" w:rsidP="009C1989">
      <w:pPr>
        <w:pStyle w:val="Heading4"/>
      </w:pPr>
      <w:bookmarkStart w:id="1710" w:name="_Ref434489277"/>
      <w:r>
        <w:t>The Doxology of St. Theodore of Shotep, the General</w:t>
      </w:r>
      <w:bookmarkEnd w:id="17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4297902E" w14:textId="77777777" w:rsidTr="000C3062">
        <w:trPr>
          <w:cantSplit/>
          <w:jc w:val="center"/>
        </w:trPr>
        <w:tc>
          <w:tcPr>
            <w:tcW w:w="288" w:type="dxa"/>
          </w:tcPr>
          <w:p w14:paraId="03CA4E19" w14:textId="77777777" w:rsidR="009C1989" w:rsidRDefault="009C1989" w:rsidP="000C3062">
            <w:pPr>
              <w:pStyle w:val="CopticCross"/>
            </w:pPr>
          </w:p>
        </w:tc>
        <w:tc>
          <w:tcPr>
            <w:tcW w:w="3960" w:type="dxa"/>
          </w:tcPr>
          <w:p w14:paraId="0322BF45" w14:textId="77777777" w:rsidR="009C1989" w:rsidRPr="004764BD" w:rsidRDefault="009C1989" w:rsidP="009C1989">
            <w:pPr>
              <w:pStyle w:val="EngHang"/>
            </w:pPr>
            <w:r>
              <w:t>Our Lord Jesus Christ,</w:t>
            </w:r>
          </w:p>
          <w:p w14:paraId="671077A8" w14:textId="77777777" w:rsidR="009C1989" w:rsidRPr="004764BD" w:rsidRDefault="009C1989" w:rsidP="009C1989">
            <w:pPr>
              <w:pStyle w:val="EngHang"/>
            </w:pPr>
            <w:r w:rsidRPr="004764BD">
              <w:t xml:space="preserve">Took pity on the </w:t>
            </w:r>
            <w:r>
              <w:t>tears</w:t>
            </w:r>
          </w:p>
          <w:p w14:paraId="7DCB4DB5" w14:textId="77777777" w:rsidR="009C1989" w:rsidRPr="004764BD" w:rsidRDefault="009C1989" w:rsidP="009C1989">
            <w:pPr>
              <w:pStyle w:val="EngHang"/>
            </w:pPr>
            <w:r w:rsidRPr="004764BD">
              <w:t>Of the widow of Nain,</w:t>
            </w:r>
          </w:p>
          <w:p w14:paraId="7B711C40" w14:textId="77777777" w:rsidR="009C1989" w:rsidRDefault="009C1989" w:rsidP="009C1989">
            <w:pPr>
              <w:pStyle w:val="EngHangEnd"/>
            </w:pPr>
            <w:r w:rsidRPr="004764BD">
              <w:t>He raised her son for her.</w:t>
            </w:r>
          </w:p>
        </w:tc>
        <w:tc>
          <w:tcPr>
            <w:tcW w:w="288" w:type="dxa"/>
          </w:tcPr>
          <w:p w14:paraId="3D55BB10" w14:textId="77777777" w:rsidR="009C1989" w:rsidRDefault="009C1989" w:rsidP="000C3062"/>
        </w:tc>
        <w:tc>
          <w:tcPr>
            <w:tcW w:w="288" w:type="dxa"/>
          </w:tcPr>
          <w:p w14:paraId="1CF61960" w14:textId="77777777" w:rsidR="009C1989" w:rsidRDefault="009C1989" w:rsidP="000C3062">
            <w:pPr>
              <w:pStyle w:val="CopticCross"/>
            </w:pPr>
          </w:p>
        </w:tc>
        <w:tc>
          <w:tcPr>
            <w:tcW w:w="3960" w:type="dxa"/>
          </w:tcPr>
          <w:p w14:paraId="28383312" w14:textId="77777777" w:rsidR="009C1989" w:rsidRDefault="009C1989" w:rsidP="009C1989">
            <w:pPr>
              <w:pStyle w:val="CopticVersemulti-line"/>
            </w:pPr>
            <w:r>
              <w:t>ⲀⲠⲉⲛⲟ̄ⲥ̄ Ⲓⲏ̄ⲥ̄ Ⲡⲭ̄ⲥ̄:</w:t>
            </w:r>
          </w:p>
          <w:p w14:paraId="0F0C000D" w14:textId="77777777" w:rsidR="009C1989" w:rsidRDefault="009C1989" w:rsidP="009C1989">
            <w:pPr>
              <w:pStyle w:val="CopticVersemulti-line"/>
            </w:pPr>
            <w:r>
              <w:t>ϣⲁⲛⲁϩ̀ⲑⲏϥ ϧⲁ ⲛⲓⲉⲣⲙⲱⲟⲩⲓ̀:</w:t>
            </w:r>
          </w:p>
          <w:p w14:paraId="5A6AA346" w14:textId="77777777" w:rsidR="009C1989" w:rsidRDefault="009C1989" w:rsidP="009C1989">
            <w:pPr>
              <w:pStyle w:val="CopticVersemulti-line"/>
            </w:pPr>
            <w:r>
              <w:t>ⲛ̀ⲧⲉ ϯⲭⲏⲣⲁ ⲉⲧ ϧⲉⲛ Ⲛⲁⲓ̀ⲛ:</w:t>
            </w:r>
          </w:p>
          <w:p w14:paraId="4806A93E" w14:textId="77777777" w:rsidR="009C1989" w:rsidRPr="00C35319" w:rsidRDefault="009C1989" w:rsidP="009C1989">
            <w:pPr>
              <w:pStyle w:val="CopticHangingVerse"/>
            </w:pPr>
            <w:r>
              <w:t>ⲁϥⲧⲟⲩⲛⲟⲥ ⲡⲉⲥϣⲏⲣⲓ ⲛⲁⲥ.</w:t>
            </w:r>
          </w:p>
        </w:tc>
      </w:tr>
      <w:tr w:rsidR="009C1989" w14:paraId="14B78D94" w14:textId="77777777" w:rsidTr="000C3062">
        <w:trPr>
          <w:cantSplit/>
          <w:jc w:val="center"/>
        </w:trPr>
        <w:tc>
          <w:tcPr>
            <w:tcW w:w="288" w:type="dxa"/>
          </w:tcPr>
          <w:p w14:paraId="4B831AB0" w14:textId="77777777" w:rsidR="009C1989" w:rsidRDefault="009C1989" w:rsidP="000C3062">
            <w:pPr>
              <w:pStyle w:val="CopticCross"/>
            </w:pPr>
            <w:r w:rsidRPr="00FB5ACB">
              <w:t>¿</w:t>
            </w:r>
          </w:p>
        </w:tc>
        <w:tc>
          <w:tcPr>
            <w:tcW w:w="3960" w:type="dxa"/>
          </w:tcPr>
          <w:p w14:paraId="7FA3B3F1" w14:textId="77777777" w:rsidR="009C1989" w:rsidRPr="004764BD" w:rsidRDefault="009C1989" w:rsidP="009C1989">
            <w:pPr>
              <w:pStyle w:val="EngHang"/>
            </w:pPr>
            <w:r w:rsidRPr="004764BD">
              <w:t>Theodore the general,</w:t>
            </w:r>
          </w:p>
          <w:p w14:paraId="463B14DE" w14:textId="77777777" w:rsidR="009C1989" w:rsidRPr="004764BD" w:rsidRDefault="009C1989" w:rsidP="009C1989">
            <w:pPr>
              <w:pStyle w:val="EngHang"/>
            </w:pPr>
            <w:r>
              <w:t>Took pity on the tears</w:t>
            </w:r>
          </w:p>
          <w:p w14:paraId="639C6D46" w14:textId="77777777" w:rsidR="009C1989" w:rsidRPr="004764BD" w:rsidRDefault="009C1989" w:rsidP="009C1989">
            <w:pPr>
              <w:pStyle w:val="EngHang"/>
            </w:pPr>
            <w:r>
              <w:t>Of the widow of Euchaita</w:t>
            </w:r>
            <w:r w:rsidRPr="004764BD">
              <w:t>,</w:t>
            </w:r>
          </w:p>
          <w:p w14:paraId="03191477" w14:textId="77777777" w:rsidR="009C1989" w:rsidRDefault="009C1989" w:rsidP="009C1989">
            <w:pPr>
              <w:pStyle w:val="EngHangEnd"/>
            </w:pPr>
            <w:r w:rsidRPr="004764BD">
              <w:t>He saved her sons for her.</w:t>
            </w:r>
          </w:p>
        </w:tc>
        <w:tc>
          <w:tcPr>
            <w:tcW w:w="288" w:type="dxa"/>
          </w:tcPr>
          <w:p w14:paraId="7432BA45" w14:textId="77777777" w:rsidR="009C1989" w:rsidRDefault="009C1989" w:rsidP="000C3062"/>
        </w:tc>
        <w:tc>
          <w:tcPr>
            <w:tcW w:w="288" w:type="dxa"/>
          </w:tcPr>
          <w:p w14:paraId="5920ED3E" w14:textId="77777777" w:rsidR="009C1989" w:rsidRDefault="009C1989" w:rsidP="000C3062">
            <w:pPr>
              <w:pStyle w:val="CopticCross"/>
            </w:pPr>
            <w:r w:rsidRPr="00FB5ACB">
              <w:t>¿</w:t>
            </w:r>
          </w:p>
        </w:tc>
        <w:tc>
          <w:tcPr>
            <w:tcW w:w="3960" w:type="dxa"/>
          </w:tcPr>
          <w:p w14:paraId="5F3A3DF6" w14:textId="77777777" w:rsidR="009C1989" w:rsidRDefault="009C1989" w:rsidP="009C1989">
            <w:pPr>
              <w:pStyle w:val="CopticVersemulti-line"/>
            </w:pPr>
            <w:r>
              <w:t>Ⲑⲉⲟⲇⲱⲣⲟⲥ ⲛⲓⲥ̀ⲧⲁⲣⲧⲓⲗⲁⲧⲏⲥ:</w:t>
            </w:r>
          </w:p>
          <w:p w14:paraId="5867E96C" w14:textId="77777777" w:rsidR="009C1989" w:rsidRDefault="009C1989" w:rsidP="009C1989">
            <w:pPr>
              <w:pStyle w:val="CopticVersemulti-line"/>
            </w:pPr>
            <w:r>
              <w:t>ⲁϥϣⲁⲛⲁϩ̀ⲑⲏϥ ϧⲁ ⲛⲓⲉⲣⲙⲱⲟⲩⲓ̀:</w:t>
            </w:r>
          </w:p>
          <w:p w14:paraId="2572B305" w14:textId="77777777" w:rsidR="009C1989" w:rsidRDefault="009C1989" w:rsidP="009C1989">
            <w:pPr>
              <w:pStyle w:val="CopticVersemulti-line"/>
            </w:pPr>
            <w:r>
              <w:t>ⲛ̀ⲧⲉ ϯⲭⲏⲣⲁ ⲉⲧ ϧⲉⲛ Ⲉⲩⲭⲏⲧⲟⲥ:</w:t>
            </w:r>
          </w:p>
          <w:p w14:paraId="3C4A980A" w14:textId="77777777" w:rsidR="009C1989" w:rsidRPr="00CF5919" w:rsidRDefault="009C1989" w:rsidP="009C1989">
            <w:pPr>
              <w:pStyle w:val="CopticHangingVerse"/>
            </w:pPr>
            <w:r>
              <w:t>ⲁϥⲧⲟⲩϫⲉ ⲛⲉⲥϣⲏⲣⲓ ⲛⲁⲥ.</w:t>
            </w:r>
          </w:p>
        </w:tc>
      </w:tr>
      <w:tr w:rsidR="009C1989" w14:paraId="26FAAED6" w14:textId="77777777" w:rsidTr="000C3062">
        <w:trPr>
          <w:cantSplit/>
          <w:jc w:val="center"/>
        </w:trPr>
        <w:tc>
          <w:tcPr>
            <w:tcW w:w="288" w:type="dxa"/>
          </w:tcPr>
          <w:p w14:paraId="60BF275A" w14:textId="77777777" w:rsidR="009C1989" w:rsidRDefault="009C1989" w:rsidP="000C3062">
            <w:pPr>
              <w:pStyle w:val="CopticCross"/>
            </w:pPr>
          </w:p>
        </w:tc>
        <w:tc>
          <w:tcPr>
            <w:tcW w:w="3960" w:type="dxa"/>
          </w:tcPr>
          <w:p w14:paraId="20559791" w14:textId="77777777" w:rsidR="009C1989" w:rsidRPr="004764BD" w:rsidRDefault="009C1989" w:rsidP="009C1989">
            <w:pPr>
              <w:pStyle w:val="EngHang"/>
            </w:pPr>
            <w:r>
              <w:t>Therefore</w:t>
            </w:r>
            <w:r w:rsidRPr="004764BD">
              <w:t xml:space="preserve"> we sing,</w:t>
            </w:r>
          </w:p>
          <w:p w14:paraId="0EA4506C" w14:textId="77777777" w:rsidR="009C1989" w:rsidRPr="004764BD" w:rsidRDefault="009C1989" w:rsidP="009C1989">
            <w:pPr>
              <w:pStyle w:val="EngHang"/>
            </w:pPr>
            <w:r w:rsidRPr="004764BD">
              <w:t>With David the Psalmist,</w:t>
            </w:r>
          </w:p>
          <w:p w14:paraId="50AE024B" w14:textId="77777777" w:rsidR="009C1989" w:rsidRPr="004764BD" w:rsidRDefault="009C1989" w:rsidP="009C1989">
            <w:pPr>
              <w:pStyle w:val="EngHang"/>
            </w:pPr>
            <w:r>
              <w:t>“</w:t>
            </w:r>
            <w:r w:rsidRPr="004764BD">
              <w:t>You will tread upon a serpent,</w:t>
            </w:r>
          </w:p>
          <w:p w14:paraId="3E9AE6E4" w14:textId="77777777" w:rsidR="009C1989" w:rsidRDefault="009C1989" w:rsidP="009C1989">
            <w:pPr>
              <w:pStyle w:val="EngHangEnd"/>
            </w:pPr>
            <w:r w:rsidRPr="004764BD">
              <w:t xml:space="preserve">And a </w:t>
            </w:r>
            <w:r>
              <w:t>basilisk</w:t>
            </w:r>
            <w:r w:rsidRPr="004764BD">
              <w:t>.</w:t>
            </w:r>
            <w:r>
              <w:t>”</w:t>
            </w:r>
          </w:p>
        </w:tc>
        <w:tc>
          <w:tcPr>
            <w:tcW w:w="288" w:type="dxa"/>
          </w:tcPr>
          <w:p w14:paraId="57988507" w14:textId="77777777" w:rsidR="009C1989" w:rsidRDefault="009C1989" w:rsidP="000C3062"/>
        </w:tc>
        <w:tc>
          <w:tcPr>
            <w:tcW w:w="288" w:type="dxa"/>
          </w:tcPr>
          <w:p w14:paraId="11345355" w14:textId="77777777" w:rsidR="009C1989" w:rsidRDefault="009C1989" w:rsidP="000C3062">
            <w:pPr>
              <w:pStyle w:val="CopticCross"/>
            </w:pPr>
          </w:p>
        </w:tc>
        <w:tc>
          <w:tcPr>
            <w:tcW w:w="3960" w:type="dxa"/>
          </w:tcPr>
          <w:p w14:paraId="1F6DAC0A" w14:textId="77777777" w:rsidR="009C1989" w:rsidRDefault="009C1989" w:rsidP="009C1989">
            <w:pPr>
              <w:pStyle w:val="CopticVersemulti-line"/>
            </w:pPr>
            <w:r>
              <w:t>Ⲉⲑⲃⲉ ⲫⲁⲓ ⲧⲉⲛⲉⲣⲭⲟⲣⲉⲩⲓⲛ:</w:t>
            </w:r>
          </w:p>
          <w:p w14:paraId="4D6DAC09" w14:textId="77777777" w:rsidR="009C1989" w:rsidRDefault="009C1989" w:rsidP="009C1989">
            <w:pPr>
              <w:pStyle w:val="CopticVersemulti-line"/>
            </w:pPr>
            <w:r>
              <w:t>ⲛⲉⲙ ⲡⲓϩⲩⲙⲛⲟⲇⲟⲥ Ⲇⲁⲩⲓⲇ:</w:t>
            </w:r>
          </w:p>
          <w:p w14:paraId="036DBC26" w14:textId="77777777" w:rsidR="009C1989" w:rsidRDefault="009C1989" w:rsidP="009C1989">
            <w:pPr>
              <w:pStyle w:val="CopticVersemulti-line"/>
            </w:pPr>
            <w:r>
              <w:t>ϫⲉ ⲉⲕⲉ̀ϩⲱⲙⲓ ⲉ̀ϫⲉⲛ ⲟⲩϩⲟϥ:</w:t>
            </w:r>
          </w:p>
          <w:p w14:paraId="23D7C058" w14:textId="77777777" w:rsidR="009C1989" w:rsidRDefault="009C1989" w:rsidP="009C1989">
            <w:pPr>
              <w:pStyle w:val="CopticHangingVerse"/>
            </w:pPr>
            <w:r>
              <w:t>ⲛⲉⲙ ⲟⲩⲃⲁⲥⲓⲗⲓⲥⲕⲟⲥ.</w:t>
            </w:r>
          </w:p>
        </w:tc>
      </w:tr>
      <w:tr w:rsidR="009C1989" w14:paraId="393D7FB6" w14:textId="77777777" w:rsidTr="000C3062">
        <w:trPr>
          <w:cantSplit/>
          <w:jc w:val="center"/>
        </w:trPr>
        <w:tc>
          <w:tcPr>
            <w:tcW w:w="288" w:type="dxa"/>
          </w:tcPr>
          <w:p w14:paraId="7A120A6D" w14:textId="77777777" w:rsidR="009C1989" w:rsidRDefault="009C1989" w:rsidP="000C3062">
            <w:pPr>
              <w:pStyle w:val="CopticCross"/>
            </w:pPr>
            <w:r w:rsidRPr="00FB5ACB">
              <w:t>¿</w:t>
            </w:r>
          </w:p>
        </w:tc>
        <w:tc>
          <w:tcPr>
            <w:tcW w:w="3960" w:type="dxa"/>
          </w:tcPr>
          <w:p w14:paraId="2126EAC4" w14:textId="77777777" w:rsidR="009C1989" w:rsidRPr="004764BD" w:rsidRDefault="009C1989" w:rsidP="009C1989">
            <w:pPr>
              <w:pStyle w:val="EngHang"/>
            </w:pPr>
            <w:r w:rsidRPr="004764BD">
              <w:t>Pray to the Lord on our behalf,</w:t>
            </w:r>
          </w:p>
          <w:p w14:paraId="6D091BB8" w14:textId="77777777" w:rsidR="009C1989" w:rsidRPr="004764BD" w:rsidRDefault="009C1989" w:rsidP="009C1989">
            <w:pPr>
              <w:pStyle w:val="EngHang"/>
            </w:pPr>
            <w:r w:rsidRPr="004764BD">
              <w:t>O struggle-bearer</w:t>
            </w:r>
            <w:r>
              <w:t>,</w:t>
            </w:r>
            <w:r w:rsidRPr="004764BD">
              <w:t xml:space="preserve"> the martyr,</w:t>
            </w:r>
          </w:p>
          <w:p w14:paraId="11795CBB" w14:textId="77777777" w:rsidR="009C1989" w:rsidRPr="004764BD" w:rsidRDefault="009C1989" w:rsidP="009C1989">
            <w:pPr>
              <w:pStyle w:val="EngHang"/>
            </w:pPr>
            <w:r w:rsidRPr="004764BD">
              <w:t>Theodore the General,</w:t>
            </w:r>
          </w:p>
          <w:p w14:paraId="77E72136" w14:textId="77777777" w:rsidR="009C1989" w:rsidRDefault="009C1989" w:rsidP="009C1989">
            <w:pPr>
              <w:pStyle w:val="EngHangEnd"/>
            </w:pPr>
            <w:r w:rsidRPr="004764BD">
              <w:t>That He may forgive us our sins.</w:t>
            </w:r>
          </w:p>
        </w:tc>
        <w:tc>
          <w:tcPr>
            <w:tcW w:w="288" w:type="dxa"/>
          </w:tcPr>
          <w:p w14:paraId="78F2060E" w14:textId="77777777" w:rsidR="009C1989" w:rsidRDefault="009C1989" w:rsidP="000C3062"/>
        </w:tc>
        <w:tc>
          <w:tcPr>
            <w:tcW w:w="288" w:type="dxa"/>
          </w:tcPr>
          <w:p w14:paraId="77DF4796" w14:textId="77777777" w:rsidR="009C1989" w:rsidRDefault="009C1989" w:rsidP="000C3062">
            <w:pPr>
              <w:pStyle w:val="CopticCross"/>
            </w:pPr>
            <w:r w:rsidRPr="00FB5ACB">
              <w:t>¿</w:t>
            </w:r>
          </w:p>
        </w:tc>
        <w:tc>
          <w:tcPr>
            <w:tcW w:w="3960" w:type="dxa"/>
          </w:tcPr>
          <w:p w14:paraId="4BCA331D" w14:textId="77777777" w:rsidR="009C1989" w:rsidRDefault="009C1989" w:rsidP="009C1989">
            <w:pPr>
              <w:pStyle w:val="CopticVersemulti-line"/>
            </w:pPr>
            <w:r>
              <w:t>Ⲧⲱⲃϩ ⲙ̀Ⲡⲟ̄ⲥ̄ ⲉ̀ϩ̀ⲣⲏⲓ ⲉ̀ϫⲱⲛ:</w:t>
            </w:r>
          </w:p>
          <w:p w14:paraId="2717AF7C" w14:textId="77777777" w:rsidR="009C1989" w:rsidRDefault="009C1989" w:rsidP="009C1989">
            <w:pPr>
              <w:pStyle w:val="CopticVersemulti-line"/>
            </w:pPr>
            <w:r>
              <w:t>ⲱ̀ ⲡⲓⲁⲑⲗⲟⲫⲟⲣⲟⲥ ⲙ̀ⲙⲁⲣⲧⲩⲣⲟⲥ:</w:t>
            </w:r>
          </w:p>
          <w:p w14:paraId="52B3FA9E" w14:textId="77777777" w:rsidR="009C1989" w:rsidRDefault="009C1989" w:rsidP="009C1989">
            <w:pPr>
              <w:pStyle w:val="CopticVersemulti-line"/>
            </w:pPr>
            <w:r>
              <w:t>Ⲑⲉⲟⲇⲱⲣⲟⲥ ⲡⲓⲥ̀ⲧⲣⲁⲧⲓⲗⲁⲧⲏⲥ:</w:t>
            </w:r>
          </w:p>
          <w:p w14:paraId="5DA25FAE" w14:textId="77777777" w:rsidR="009C1989" w:rsidRDefault="009C1989" w:rsidP="009C1989">
            <w:pPr>
              <w:pStyle w:val="CopticHangingVerse"/>
            </w:pPr>
            <w:r>
              <w:t>ⲛ̀ⲧⲉϥⲭⲁ ⲛⲉⲛⲛⲟⲃⲓ ⲛⲁⲛ ⲉ̀ⲃⲟⲗ.</w:t>
            </w:r>
          </w:p>
        </w:tc>
      </w:tr>
    </w:tbl>
    <w:p w14:paraId="0759395F" w14:textId="77777777" w:rsidR="009C1989" w:rsidRDefault="009C1989" w:rsidP="009C1989">
      <w:pPr>
        <w:pStyle w:val="Heading4"/>
      </w:pPr>
      <w:bookmarkStart w:id="1711" w:name="_Ref434489296"/>
      <w:r>
        <w:t>Another Doxology of St. Theodore of Shotep, the General</w:t>
      </w:r>
      <w:bookmarkEnd w:id="17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C1989" w14:paraId="3470FA99" w14:textId="77777777" w:rsidTr="000C3062">
        <w:trPr>
          <w:cantSplit/>
          <w:jc w:val="center"/>
        </w:trPr>
        <w:tc>
          <w:tcPr>
            <w:tcW w:w="288" w:type="dxa"/>
          </w:tcPr>
          <w:p w14:paraId="04FA933C" w14:textId="77777777" w:rsidR="009C1989" w:rsidRDefault="009C1989" w:rsidP="000C3062">
            <w:pPr>
              <w:pStyle w:val="CopticCross"/>
            </w:pPr>
          </w:p>
        </w:tc>
        <w:tc>
          <w:tcPr>
            <w:tcW w:w="3960" w:type="dxa"/>
          </w:tcPr>
          <w:p w14:paraId="1BEF0E3C" w14:textId="77777777" w:rsidR="009C1989" w:rsidRPr="004764BD" w:rsidRDefault="009C1989" w:rsidP="009C1989">
            <w:pPr>
              <w:pStyle w:val="EngHang"/>
            </w:pPr>
            <w:r w:rsidRPr="004764BD">
              <w:t>Our Lord Jesus Christ,</w:t>
            </w:r>
          </w:p>
          <w:p w14:paraId="3D01D86F" w14:textId="77777777" w:rsidR="009C1989" w:rsidRPr="004764BD" w:rsidRDefault="009C1989" w:rsidP="009C1989">
            <w:pPr>
              <w:pStyle w:val="EngHang"/>
            </w:pPr>
            <w:r w:rsidRPr="004764BD">
              <w:t xml:space="preserve">Took pity on the </w:t>
            </w:r>
            <w:r>
              <w:t>tears</w:t>
            </w:r>
          </w:p>
          <w:p w14:paraId="0AD8DC7D" w14:textId="77777777" w:rsidR="009C1989" w:rsidRPr="004764BD" w:rsidRDefault="009C1989" w:rsidP="009C1989">
            <w:pPr>
              <w:pStyle w:val="EngHang"/>
            </w:pPr>
            <w:r w:rsidRPr="004764BD">
              <w:t>Of the widow of Nain,</w:t>
            </w:r>
          </w:p>
          <w:p w14:paraId="3C8F69CC" w14:textId="77777777" w:rsidR="009C1989" w:rsidRDefault="009C1989" w:rsidP="009C1989">
            <w:pPr>
              <w:pStyle w:val="EngHangEnd"/>
            </w:pPr>
            <w:r w:rsidRPr="004764BD">
              <w:t>He raised her son for her.</w:t>
            </w:r>
          </w:p>
        </w:tc>
        <w:tc>
          <w:tcPr>
            <w:tcW w:w="288" w:type="dxa"/>
          </w:tcPr>
          <w:p w14:paraId="64DA8E66" w14:textId="77777777" w:rsidR="009C1989" w:rsidRDefault="009C1989" w:rsidP="000C3062"/>
        </w:tc>
        <w:tc>
          <w:tcPr>
            <w:tcW w:w="288" w:type="dxa"/>
          </w:tcPr>
          <w:p w14:paraId="2F95D059" w14:textId="77777777" w:rsidR="009C1989" w:rsidRDefault="009C1989" w:rsidP="000C3062">
            <w:pPr>
              <w:pStyle w:val="CopticCross"/>
            </w:pPr>
          </w:p>
        </w:tc>
        <w:tc>
          <w:tcPr>
            <w:tcW w:w="3960" w:type="dxa"/>
          </w:tcPr>
          <w:p w14:paraId="2166B263" w14:textId="77777777" w:rsidR="009C1989" w:rsidRDefault="009C1989" w:rsidP="009C1989">
            <w:pPr>
              <w:pStyle w:val="CopticVersemulti-line"/>
            </w:pPr>
            <w:r>
              <w:t>ⲀⲠⲉⲛⲟ̄ⲥ̄ Ⲓⲏ̄ⲥ̄ Ⲡⲭ̄ⲥ̄:</w:t>
            </w:r>
          </w:p>
          <w:p w14:paraId="7BD64173" w14:textId="77777777" w:rsidR="009C1989" w:rsidRDefault="009C1989" w:rsidP="009C1989">
            <w:pPr>
              <w:pStyle w:val="CopticVersemulti-line"/>
            </w:pPr>
            <w:r>
              <w:t>ϣⲁⲛⲁϩ̀ⲑⲏϥ ϧⲁ ⲛⲓⲉⲣⲙⲱⲟⲩⲓ̀:</w:t>
            </w:r>
          </w:p>
          <w:p w14:paraId="6599CF89" w14:textId="77777777" w:rsidR="009C1989" w:rsidRDefault="009C1989" w:rsidP="009C1989">
            <w:pPr>
              <w:pStyle w:val="CopticVersemulti-line"/>
            </w:pPr>
            <w:r>
              <w:t>ⲉ̀ⲧⲉ ϯⲭⲏⲣⲁ ⲉⲧ ϭⲉⲛ Ⲛⲁⲓ̀ⲛ:</w:t>
            </w:r>
          </w:p>
          <w:p w14:paraId="58BBB739" w14:textId="77777777" w:rsidR="009C1989" w:rsidRPr="00C35319" w:rsidRDefault="009C1989" w:rsidP="009C1989">
            <w:pPr>
              <w:pStyle w:val="CopticHangingVerse"/>
            </w:pPr>
            <w:r>
              <w:t>ⲁϥⲧⲟⲩⲛⲟⲥ ⲡⲉⲥϣⲏⲣⲓ ⲛⲁⲥ.</w:t>
            </w:r>
          </w:p>
        </w:tc>
      </w:tr>
      <w:tr w:rsidR="009C1989" w14:paraId="7B562B27" w14:textId="77777777" w:rsidTr="000C3062">
        <w:trPr>
          <w:cantSplit/>
          <w:jc w:val="center"/>
        </w:trPr>
        <w:tc>
          <w:tcPr>
            <w:tcW w:w="288" w:type="dxa"/>
          </w:tcPr>
          <w:p w14:paraId="6D4A80D8" w14:textId="77777777" w:rsidR="009C1989" w:rsidRDefault="009C1989" w:rsidP="000C3062">
            <w:pPr>
              <w:pStyle w:val="CopticCross"/>
            </w:pPr>
            <w:r w:rsidRPr="00FB5ACB">
              <w:lastRenderedPageBreak/>
              <w:t>¿</w:t>
            </w:r>
          </w:p>
        </w:tc>
        <w:tc>
          <w:tcPr>
            <w:tcW w:w="3960" w:type="dxa"/>
          </w:tcPr>
          <w:p w14:paraId="5E3DC053" w14:textId="77777777" w:rsidR="009C1989" w:rsidRDefault="009C1989" w:rsidP="009C1989">
            <w:pPr>
              <w:pStyle w:val="EngHang"/>
            </w:pPr>
            <w:r>
              <w:t>Every generation that has</w:t>
            </w:r>
          </w:p>
          <w:p w14:paraId="020812B0" w14:textId="77777777" w:rsidR="009C1989" w:rsidRDefault="009C1989" w:rsidP="009C1989">
            <w:pPr>
              <w:pStyle w:val="EngHang"/>
            </w:pPr>
            <w:r>
              <w:t>Lived in the land of Euchaita</w:t>
            </w:r>
          </w:p>
          <w:p w14:paraId="0AC197F2" w14:textId="77777777" w:rsidR="009C1989" w:rsidRDefault="009C1989" w:rsidP="009C1989">
            <w:pPr>
              <w:pStyle w:val="EngHang"/>
            </w:pPr>
            <w:r>
              <w:t>Beheld your great strength,</w:t>
            </w:r>
          </w:p>
          <w:p w14:paraId="3FEEE6A0" w14:textId="77777777" w:rsidR="009C1989" w:rsidRDefault="009C1989" w:rsidP="009C1989">
            <w:pPr>
              <w:pStyle w:val="EngHangEnd"/>
            </w:pPr>
            <w:r>
              <w:t>O Saint Theodore.</w:t>
            </w:r>
          </w:p>
        </w:tc>
        <w:tc>
          <w:tcPr>
            <w:tcW w:w="288" w:type="dxa"/>
          </w:tcPr>
          <w:p w14:paraId="4B124C13" w14:textId="77777777" w:rsidR="009C1989" w:rsidRDefault="009C1989" w:rsidP="000C3062"/>
        </w:tc>
        <w:tc>
          <w:tcPr>
            <w:tcW w:w="288" w:type="dxa"/>
          </w:tcPr>
          <w:p w14:paraId="17FD5C28" w14:textId="77777777" w:rsidR="009C1989" w:rsidRDefault="009C1989" w:rsidP="000C3062">
            <w:pPr>
              <w:pStyle w:val="CopticCross"/>
            </w:pPr>
            <w:r w:rsidRPr="00FB5ACB">
              <w:t>¿</w:t>
            </w:r>
          </w:p>
        </w:tc>
        <w:tc>
          <w:tcPr>
            <w:tcW w:w="3960" w:type="dxa"/>
          </w:tcPr>
          <w:p w14:paraId="6DC5298B" w14:textId="77777777" w:rsidR="009C1989" w:rsidRDefault="009C1989" w:rsidP="009C1989">
            <w:pPr>
              <w:pStyle w:val="CopticVersemulti-line"/>
            </w:pPr>
            <w:r>
              <w:t>Ⲅⲉⲛⲟⲥ ⲛⲓⲃⲉⲛ ⲛ̀ⲧⲉ ⲛⲓⲣⲱⲙⲓ:</w:t>
            </w:r>
          </w:p>
          <w:p w14:paraId="3FD7B07C" w14:textId="77777777" w:rsidR="009C1989" w:rsidRDefault="009C1989" w:rsidP="009C1989">
            <w:pPr>
              <w:pStyle w:val="CopticVersemulti-line"/>
            </w:pPr>
            <w:r>
              <w:t>ⲉⲧϣⲟⲡ ϧⲉⲛ ⲧ̀ⲭⲱⲣⲁ ⲛ̀Ⲉⲩⲭⲏⲧⲟⲥ:</w:t>
            </w:r>
          </w:p>
          <w:p w14:paraId="509A499B" w14:textId="77777777" w:rsidR="009C1989" w:rsidRDefault="009C1989" w:rsidP="009C1989">
            <w:pPr>
              <w:pStyle w:val="CopticVersemulti-line"/>
            </w:pPr>
            <w:r>
              <w:t>ⲁⲩⲛⲁⲩ ⲉ̀ⲧⲉⲕⲛⲓϣϯ ⲙ̀ⲙⲉⲧϫⲱⲣⲓ:</w:t>
            </w:r>
          </w:p>
          <w:p w14:paraId="4A06A0DD" w14:textId="77777777" w:rsidR="009C1989" w:rsidRPr="00CF5919" w:rsidRDefault="009C1989" w:rsidP="009C1989">
            <w:pPr>
              <w:pStyle w:val="CopticHangingVerse"/>
            </w:pPr>
            <w:r>
              <w:t>ⲱ̀ ⲡⲓⲁ̀ⲅⲓⲟⲥ Ⲑⲉⲟⲇⲱⲣⲟⲥ.</w:t>
            </w:r>
          </w:p>
        </w:tc>
      </w:tr>
      <w:tr w:rsidR="009C1989" w14:paraId="76490DB4" w14:textId="77777777" w:rsidTr="000C3062">
        <w:trPr>
          <w:cantSplit/>
          <w:jc w:val="center"/>
        </w:trPr>
        <w:tc>
          <w:tcPr>
            <w:tcW w:w="288" w:type="dxa"/>
          </w:tcPr>
          <w:p w14:paraId="33C27473" w14:textId="77777777" w:rsidR="009C1989" w:rsidRDefault="009C1989" w:rsidP="000C3062">
            <w:pPr>
              <w:pStyle w:val="CopticCross"/>
            </w:pPr>
          </w:p>
        </w:tc>
        <w:tc>
          <w:tcPr>
            <w:tcW w:w="3960" w:type="dxa"/>
          </w:tcPr>
          <w:p w14:paraId="45FA2E3A" w14:textId="77777777" w:rsidR="009C1989" w:rsidRDefault="009C1989" w:rsidP="009C1989">
            <w:pPr>
              <w:pStyle w:val="EngHang"/>
            </w:pPr>
            <w:r>
              <w:t>In that day you girded your loins</w:t>
            </w:r>
          </w:p>
          <w:p w14:paraId="29CC47BB" w14:textId="77777777" w:rsidR="009C1989" w:rsidRDefault="009C1989" w:rsidP="009C1989">
            <w:pPr>
              <w:pStyle w:val="EngHang"/>
            </w:pPr>
            <w:r>
              <w:t>And killed the dragon,</w:t>
            </w:r>
          </w:p>
          <w:p w14:paraId="1CE8908D" w14:textId="77777777" w:rsidR="009C1989" w:rsidRDefault="009C1989" w:rsidP="009C1989">
            <w:pPr>
              <w:pStyle w:val="EngHang"/>
            </w:pPr>
            <w:r>
              <w:t>The destroyer of infants,</w:t>
            </w:r>
          </w:p>
          <w:p w14:paraId="20FE2CDE" w14:textId="77777777" w:rsidR="009C1989" w:rsidRDefault="009C1989" w:rsidP="009C1989">
            <w:pPr>
              <w:pStyle w:val="EngHangEnd"/>
            </w:pPr>
            <w:r>
              <w:t>And you rescued the widow’s sons.</w:t>
            </w:r>
          </w:p>
        </w:tc>
        <w:tc>
          <w:tcPr>
            <w:tcW w:w="288" w:type="dxa"/>
          </w:tcPr>
          <w:p w14:paraId="520C0A9A" w14:textId="77777777" w:rsidR="009C1989" w:rsidRDefault="009C1989" w:rsidP="000C3062"/>
        </w:tc>
        <w:tc>
          <w:tcPr>
            <w:tcW w:w="288" w:type="dxa"/>
          </w:tcPr>
          <w:p w14:paraId="32FF9A80" w14:textId="77777777" w:rsidR="009C1989" w:rsidRDefault="009C1989" w:rsidP="000C3062">
            <w:pPr>
              <w:pStyle w:val="CopticCross"/>
            </w:pPr>
          </w:p>
        </w:tc>
        <w:tc>
          <w:tcPr>
            <w:tcW w:w="3960" w:type="dxa"/>
          </w:tcPr>
          <w:p w14:paraId="12D6F133" w14:textId="77777777" w:rsidR="009C1989" w:rsidRDefault="009C1989" w:rsidP="009C1989">
            <w:pPr>
              <w:pStyle w:val="CopticVersemulti-line"/>
            </w:pPr>
            <w:r>
              <w:t>Ⲙⲫ̀ⲛⲁⲩ ⲉ̀ⲧⲁⲕϧⲟⲕ ⲉ̀ϫⲉⲛ ⲧⲉⲕϯⲡⲓ:</w:t>
            </w:r>
          </w:p>
          <w:p w14:paraId="5AEFFD0E" w14:textId="77777777" w:rsidR="009C1989" w:rsidRDefault="009C1989" w:rsidP="009C1989">
            <w:pPr>
              <w:pStyle w:val="CopticVersemulti-line"/>
            </w:pPr>
            <w:r>
              <w:t>ⲟⲩⲟϩ ⲁⲕϧⲱⲧⲉⲃ ⲙ̀ⲡⲓⲇ̀ⲣⲁⲕⲟⲛ:</w:t>
            </w:r>
          </w:p>
          <w:p w14:paraId="43CBDF86" w14:textId="77777777" w:rsidR="009C1989" w:rsidRDefault="009C1989" w:rsidP="009C1989">
            <w:pPr>
              <w:pStyle w:val="CopticVersemulti-line"/>
            </w:pPr>
            <w:r>
              <w:t>ⲛ̀ⲡⲉϥⲧⲁⲕⲉ ⲕⲟⲩϫⲓ ⲛ̀ⲁ̀ⲗⲟⲩ:</w:t>
            </w:r>
          </w:p>
          <w:p w14:paraId="7F4ADE8F" w14:textId="77777777" w:rsidR="009C1989" w:rsidRDefault="009C1989" w:rsidP="009C1989">
            <w:pPr>
              <w:pStyle w:val="CopticHangingVerse"/>
            </w:pPr>
            <w:r>
              <w:t>ⲁⲕⲛⲟϩⲉⲙ ⲛ̀ⲛⲓϣⲏⲣⲓ ⲛ̀ⲧⲉ ϯⲭⲏⲣⲁ.</w:t>
            </w:r>
          </w:p>
        </w:tc>
      </w:tr>
      <w:tr w:rsidR="009C1989" w14:paraId="692ADCDC" w14:textId="77777777" w:rsidTr="000C3062">
        <w:trPr>
          <w:cantSplit/>
          <w:jc w:val="center"/>
        </w:trPr>
        <w:tc>
          <w:tcPr>
            <w:tcW w:w="288" w:type="dxa"/>
          </w:tcPr>
          <w:p w14:paraId="6B9FB909" w14:textId="77777777" w:rsidR="009C1989" w:rsidRDefault="009C1989" w:rsidP="000C3062">
            <w:pPr>
              <w:pStyle w:val="CopticCross"/>
            </w:pPr>
            <w:r w:rsidRPr="00FB5ACB">
              <w:t>¿</w:t>
            </w:r>
          </w:p>
        </w:tc>
        <w:tc>
          <w:tcPr>
            <w:tcW w:w="3960" w:type="dxa"/>
          </w:tcPr>
          <w:p w14:paraId="698A77D7" w14:textId="77777777" w:rsidR="009C1989" w:rsidRDefault="009C1989" w:rsidP="009C1989">
            <w:pPr>
              <w:pStyle w:val="EngHang"/>
            </w:pPr>
            <w:r>
              <w:t>You slayed Satan,</w:t>
            </w:r>
          </w:p>
          <w:p w14:paraId="002470C4" w14:textId="77777777" w:rsidR="009C1989" w:rsidRDefault="009C1989" w:rsidP="009C1989">
            <w:pPr>
              <w:pStyle w:val="EngHang"/>
            </w:pPr>
            <w:r>
              <w:t>The great and evil dragon,</w:t>
            </w:r>
          </w:p>
          <w:p w14:paraId="1106B3C5" w14:textId="77777777" w:rsidR="009C1989" w:rsidRDefault="009C1989" w:rsidP="009C1989">
            <w:pPr>
              <w:pStyle w:val="EngHang"/>
            </w:pPr>
            <w:r>
              <w:t>By the breastplate of faith,</w:t>
            </w:r>
          </w:p>
          <w:p w14:paraId="492B589F" w14:textId="77777777" w:rsidR="009C1989" w:rsidRDefault="009C1989" w:rsidP="009C1989">
            <w:pPr>
              <w:pStyle w:val="EngHangEnd"/>
            </w:pPr>
            <w:r>
              <w:t>And the sword of the Holy Spirit.</w:t>
            </w:r>
          </w:p>
        </w:tc>
        <w:tc>
          <w:tcPr>
            <w:tcW w:w="288" w:type="dxa"/>
          </w:tcPr>
          <w:p w14:paraId="1EF39B9E" w14:textId="77777777" w:rsidR="009C1989" w:rsidRDefault="009C1989" w:rsidP="000C3062"/>
        </w:tc>
        <w:tc>
          <w:tcPr>
            <w:tcW w:w="288" w:type="dxa"/>
          </w:tcPr>
          <w:p w14:paraId="02A5CFDF" w14:textId="77777777" w:rsidR="009C1989" w:rsidRDefault="009C1989" w:rsidP="000C3062">
            <w:pPr>
              <w:pStyle w:val="CopticCross"/>
            </w:pPr>
            <w:r w:rsidRPr="00FB5ACB">
              <w:t>¿</w:t>
            </w:r>
          </w:p>
        </w:tc>
        <w:tc>
          <w:tcPr>
            <w:tcW w:w="3960" w:type="dxa"/>
          </w:tcPr>
          <w:p w14:paraId="2E245ED3" w14:textId="77777777" w:rsidR="009C1989" w:rsidRDefault="009C1989" w:rsidP="009C1989">
            <w:pPr>
              <w:pStyle w:val="CopticVersemulti-line"/>
            </w:pPr>
            <w:r>
              <w:t>Ⲉⲧⲁⲕϧⲟⲗϧⲉⲗ ⲙ̀ⲡ̀ⲥⲁⲧⲁⲛⲁⲥ:</w:t>
            </w:r>
          </w:p>
          <w:p w14:paraId="4456A310" w14:textId="77777777" w:rsidR="009C1989" w:rsidRDefault="009C1989" w:rsidP="009C1989">
            <w:pPr>
              <w:pStyle w:val="CopticVersemulti-line"/>
            </w:pPr>
            <w:r>
              <w:t>ⲡⲓⲛⲓϣϯ ⲙ̀ⲡⲓⲇ̀ⲣⲁⲕⲟⲛ ⲉⲧϩⲱⲟⲩ:</w:t>
            </w:r>
          </w:p>
          <w:p w14:paraId="4ABA888F" w14:textId="77777777" w:rsidR="009C1989" w:rsidRDefault="009C1989" w:rsidP="009C1989">
            <w:pPr>
              <w:pStyle w:val="CopticVersemulti-line"/>
            </w:pPr>
            <w:r>
              <w:t>ϩⲓⲧⲉⲛ ⲡⲓϧⲉⲗⲗⲓⲃϣ ⲛ̀ⲧⲉ ⲡⲓⲛⲁϩϯ:</w:t>
            </w:r>
          </w:p>
          <w:p w14:paraId="7115B76E" w14:textId="77777777" w:rsidR="009C1989" w:rsidRDefault="009C1989" w:rsidP="009C1989">
            <w:pPr>
              <w:pStyle w:val="CopticHangingVerse"/>
            </w:pPr>
            <w:r>
              <w:t>ⲛⲉⲙ ⲧ̀ⲥⲏϥⲓ ⲛ̀ⲧⲉ Ⲡⲓⲡ̀ⲛⲉⲩⲙⲁ ⲉⲑⲟⲩⲁⲃ.</w:t>
            </w:r>
          </w:p>
        </w:tc>
      </w:tr>
      <w:tr w:rsidR="009C1989" w14:paraId="54E5186C" w14:textId="77777777" w:rsidTr="000C3062">
        <w:trPr>
          <w:cantSplit/>
          <w:jc w:val="center"/>
        </w:trPr>
        <w:tc>
          <w:tcPr>
            <w:tcW w:w="288" w:type="dxa"/>
          </w:tcPr>
          <w:p w14:paraId="2C67E553" w14:textId="77777777" w:rsidR="009C1989" w:rsidRDefault="009C1989" w:rsidP="000C3062">
            <w:pPr>
              <w:pStyle w:val="CopticCross"/>
            </w:pPr>
          </w:p>
        </w:tc>
        <w:tc>
          <w:tcPr>
            <w:tcW w:w="3960" w:type="dxa"/>
          </w:tcPr>
          <w:p w14:paraId="28D56F3B" w14:textId="77777777" w:rsidR="009C1989" w:rsidRDefault="009C1989" w:rsidP="009C1989">
            <w:pPr>
              <w:pStyle w:val="EngHang"/>
            </w:pPr>
            <w:r>
              <w:t>Theodore the General,</w:t>
            </w:r>
          </w:p>
          <w:p w14:paraId="1F18E840" w14:textId="77777777" w:rsidR="009C1989" w:rsidRDefault="009C1989" w:rsidP="009C1989">
            <w:pPr>
              <w:pStyle w:val="EngHang"/>
            </w:pPr>
            <w:r>
              <w:t xml:space="preserve">The true </w:t>
            </w:r>
            <w:commentRangeStart w:id="1712"/>
            <w:r>
              <w:t>struggler</w:t>
            </w:r>
            <w:commentRangeEnd w:id="1712"/>
            <w:r>
              <w:rPr>
                <w:rStyle w:val="CommentReference"/>
                <w:rFonts w:ascii="Times New Roman" w:eastAsiaTheme="minorHAnsi" w:hAnsi="Times New Roman" w:cstheme="minorBidi"/>
                <w:color w:val="auto"/>
              </w:rPr>
              <w:commentReference w:id="1712"/>
            </w:r>
            <w:r>
              <w:t>,</w:t>
            </w:r>
          </w:p>
          <w:p w14:paraId="1992B379" w14:textId="77777777" w:rsidR="009C1989" w:rsidRDefault="009C1989" w:rsidP="009C1989">
            <w:pPr>
              <w:pStyle w:val="EngHang"/>
            </w:pPr>
            <w:r>
              <w:t>The good fighter,</w:t>
            </w:r>
          </w:p>
          <w:p w14:paraId="2BFBE2BA" w14:textId="77777777" w:rsidR="009C1989" w:rsidRPr="004764BD" w:rsidRDefault="009C1989" w:rsidP="009C1989">
            <w:pPr>
              <w:pStyle w:val="EngHangEnd"/>
            </w:pPr>
            <w:r>
              <w:t>The strong Victor.</w:t>
            </w:r>
          </w:p>
        </w:tc>
        <w:tc>
          <w:tcPr>
            <w:tcW w:w="288" w:type="dxa"/>
          </w:tcPr>
          <w:p w14:paraId="7935D521" w14:textId="77777777" w:rsidR="009C1989" w:rsidRDefault="009C1989" w:rsidP="000C3062"/>
        </w:tc>
        <w:tc>
          <w:tcPr>
            <w:tcW w:w="288" w:type="dxa"/>
          </w:tcPr>
          <w:p w14:paraId="213E51D8" w14:textId="77777777" w:rsidR="009C1989" w:rsidRDefault="009C1989" w:rsidP="000C3062">
            <w:pPr>
              <w:pStyle w:val="CopticCross"/>
            </w:pPr>
          </w:p>
        </w:tc>
        <w:tc>
          <w:tcPr>
            <w:tcW w:w="3960" w:type="dxa"/>
          </w:tcPr>
          <w:p w14:paraId="6ED692DF" w14:textId="77777777" w:rsidR="009C1989" w:rsidRDefault="009C1989" w:rsidP="009C1989">
            <w:pPr>
              <w:pStyle w:val="CopticVersemulti-line"/>
            </w:pPr>
            <w:r>
              <w:t>Ⲑⲉⲟⲇⲱⲣⲟⲥ ⲡⲓⲥ̀ⲧⲣⲁⲧⲓⲗⲁⲧⲏⲥ:</w:t>
            </w:r>
          </w:p>
          <w:p w14:paraId="38CD7930" w14:textId="77777777" w:rsidR="009C1989" w:rsidRDefault="009C1989" w:rsidP="009C1989">
            <w:pPr>
              <w:pStyle w:val="CopticVersemulti-line"/>
            </w:pPr>
            <w:r>
              <w:t>ⲡⲓⲁⲅⲱⲛⲓⲥⲧⲏⲥ ⲙ̀ⲙⲏⲓ:</w:t>
            </w:r>
          </w:p>
          <w:p w14:paraId="3DAEE9CC" w14:textId="77777777" w:rsidR="009C1989" w:rsidRDefault="009C1989" w:rsidP="009C1989">
            <w:pPr>
              <w:pStyle w:val="CopticVersemulti-line"/>
            </w:pPr>
            <w:r>
              <w:t>ⲡⲓⲣⲉϥⲙⲓϣⲓ ⲛ̀ⲕⲁⲗⲱⲥ:</w:t>
            </w:r>
          </w:p>
          <w:p w14:paraId="7A4C1C42" w14:textId="77777777" w:rsidR="009C1989" w:rsidRDefault="009C1989" w:rsidP="009C1989">
            <w:pPr>
              <w:pStyle w:val="CopticHangingVerse"/>
            </w:pPr>
            <w:r>
              <w:t>ⲡⲓϫⲱⲣⲓ ⲛ̀ⲣⲉϥϭⲣⲟ.</w:t>
            </w:r>
          </w:p>
        </w:tc>
      </w:tr>
      <w:tr w:rsidR="009C1989" w14:paraId="57F5E11B" w14:textId="77777777" w:rsidTr="000C3062">
        <w:trPr>
          <w:cantSplit/>
          <w:jc w:val="center"/>
        </w:trPr>
        <w:tc>
          <w:tcPr>
            <w:tcW w:w="288" w:type="dxa"/>
          </w:tcPr>
          <w:p w14:paraId="73E6B83B" w14:textId="77777777" w:rsidR="009C1989" w:rsidRDefault="009C1989" w:rsidP="000C3062">
            <w:pPr>
              <w:pStyle w:val="CopticCross"/>
            </w:pPr>
            <w:r w:rsidRPr="00FB5ACB">
              <w:t>¿</w:t>
            </w:r>
          </w:p>
        </w:tc>
        <w:tc>
          <w:tcPr>
            <w:tcW w:w="3960" w:type="dxa"/>
          </w:tcPr>
          <w:p w14:paraId="753696D5" w14:textId="77777777" w:rsidR="009C1989" w:rsidRDefault="009C1989" w:rsidP="009C1989">
            <w:pPr>
              <w:pStyle w:val="EngHang"/>
            </w:pPr>
            <w:r>
              <w:t>This prophetic saying,</w:t>
            </w:r>
          </w:p>
          <w:p w14:paraId="4A455CB1" w14:textId="77777777" w:rsidR="009C1989" w:rsidRDefault="009C1989" w:rsidP="009C1989">
            <w:pPr>
              <w:pStyle w:val="EngHang"/>
            </w:pPr>
            <w:r>
              <w:t>Was fulfilled by him,</w:t>
            </w:r>
          </w:p>
          <w:p w14:paraId="6201E11E" w14:textId="77777777" w:rsidR="009C1989" w:rsidRDefault="009C1989" w:rsidP="009C1989">
            <w:pPr>
              <w:pStyle w:val="EngHang"/>
            </w:pPr>
            <w:r>
              <w:t>“You trampled upon a serpent,</w:t>
            </w:r>
          </w:p>
          <w:p w14:paraId="7D262E89" w14:textId="77777777" w:rsidR="009C1989" w:rsidRDefault="009C1989" w:rsidP="009C1989">
            <w:pPr>
              <w:pStyle w:val="EngHangEnd"/>
            </w:pPr>
            <w:r>
              <w:t>And a basilisk.”</w:t>
            </w:r>
          </w:p>
        </w:tc>
        <w:tc>
          <w:tcPr>
            <w:tcW w:w="288" w:type="dxa"/>
          </w:tcPr>
          <w:p w14:paraId="3CD43A87" w14:textId="77777777" w:rsidR="009C1989" w:rsidRDefault="009C1989" w:rsidP="000C3062"/>
        </w:tc>
        <w:tc>
          <w:tcPr>
            <w:tcW w:w="288" w:type="dxa"/>
          </w:tcPr>
          <w:p w14:paraId="34D61127" w14:textId="77777777" w:rsidR="009C1989" w:rsidRDefault="009C1989" w:rsidP="000C3062">
            <w:pPr>
              <w:pStyle w:val="CopticCross"/>
            </w:pPr>
            <w:r w:rsidRPr="00FB5ACB">
              <w:t>¿</w:t>
            </w:r>
          </w:p>
        </w:tc>
        <w:tc>
          <w:tcPr>
            <w:tcW w:w="3960" w:type="dxa"/>
          </w:tcPr>
          <w:p w14:paraId="135CE348" w14:textId="77777777" w:rsidR="009C1989" w:rsidRDefault="009C1989" w:rsidP="009C1989">
            <w:pPr>
              <w:pStyle w:val="CopticVersemulti-line"/>
            </w:pPr>
            <w:r>
              <w:t>Ⲫⲏⲉⲧⲁϥϫⲱⲕ ⲉ̀ⲃⲟⲗ ⲉ̀ϫⲱϥ:</w:t>
            </w:r>
          </w:p>
          <w:p w14:paraId="6D87FA06" w14:textId="77777777" w:rsidR="009C1989" w:rsidRDefault="009C1989" w:rsidP="009C1989">
            <w:pPr>
              <w:pStyle w:val="CopticVersemulti-line"/>
            </w:pPr>
            <w:r>
              <w:t>ⲛ̀ϫⲉ ⲡ̀ⲥⲁϫⲓ ⲙ̀ⲡⲓⲡ̀ⲣⲟⲫⲏⲧⲓⲕⲟⲛ:</w:t>
            </w:r>
          </w:p>
          <w:p w14:paraId="148FB337" w14:textId="77777777" w:rsidR="009C1989" w:rsidRDefault="009C1989" w:rsidP="009C1989">
            <w:pPr>
              <w:pStyle w:val="CopticVersemulti-line"/>
            </w:pPr>
            <w:r>
              <w:t>ϫⲉ ⲁⲕϩⲱⲙⲓ ⲉ̀ϫⲉⲛ ⲟⲩϩⲟϥ:</w:t>
            </w:r>
          </w:p>
          <w:p w14:paraId="67DB0258" w14:textId="77777777" w:rsidR="009C1989" w:rsidRDefault="009C1989" w:rsidP="009C1989">
            <w:pPr>
              <w:pStyle w:val="CopticHangingVerse"/>
            </w:pPr>
            <w:r>
              <w:t>ⲛⲉⲙ ⲟⲩⲃⲁⲥⲓⲗⲓⲕⲟⲥ.</w:t>
            </w:r>
          </w:p>
        </w:tc>
      </w:tr>
      <w:tr w:rsidR="009C1989" w14:paraId="4CFC6860" w14:textId="77777777" w:rsidTr="000C3062">
        <w:trPr>
          <w:cantSplit/>
          <w:jc w:val="center"/>
        </w:trPr>
        <w:tc>
          <w:tcPr>
            <w:tcW w:w="288" w:type="dxa"/>
          </w:tcPr>
          <w:p w14:paraId="0EC99B4F" w14:textId="77777777" w:rsidR="009C1989" w:rsidRDefault="009C1989" w:rsidP="000C3062">
            <w:pPr>
              <w:pStyle w:val="CopticCross"/>
            </w:pPr>
          </w:p>
        </w:tc>
        <w:tc>
          <w:tcPr>
            <w:tcW w:w="3960" w:type="dxa"/>
          </w:tcPr>
          <w:p w14:paraId="6757D8A6" w14:textId="77777777" w:rsidR="009C1989" w:rsidRDefault="009C1989" w:rsidP="009C1989">
            <w:pPr>
              <w:pStyle w:val="EngHang"/>
            </w:pPr>
            <w:r>
              <w:t>Hail to you, O martyr,</w:t>
            </w:r>
          </w:p>
          <w:p w14:paraId="301F45ED" w14:textId="77777777" w:rsidR="009C1989" w:rsidRDefault="009C1989" w:rsidP="009C1989">
            <w:pPr>
              <w:pStyle w:val="EngHang"/>
            </w:pPr>
            <w:r>
              <w:t>Hail to the courageous hero,</w:t>
            </w:r>
          </w:p>
          <w:p w14:paraId="3ACA64F9" w14:textId="77777777" w:rsidR="009C1989" w:rsidRDefault="009C1989" w:rsidP="009C1989">
            <w:pPr>
              <w:pStyle w:val="EngHang"/>
            </w:pPr>
            <w:r>
              <w:t>Hail to the struggle-bearer,</w:t>
            </w:r>
          </w:p>
          <w:p w14:paraId="01907010" w14:textId="77777777" w:rsidR="009C1989" w:rsidRDefault="009C1989" w:rsidP="009C1989">
            <w:pPr>
              <w:pStyle w:val="EngHangEnd"/>
            </w:pPr>
            <w:r>
              <w:t>Theodore the General.</w:t>
            </w:r>
          </w:p>
        </w:tc>
        <w:tc>
          <w:tcPr>
            <w:tcW w:w="288" w:type="dxa"/>
          </w:tcPr>
          <w:p w14:paraId="1D27D3DB" w14:textId="77777777" w:rsidR="009C1989" w:rsidRDefault="009C1989" w:rsidP="000C3062"/>
        </w:tc>
        <w:tc>
          <w:tcPr>
            <w:tcW w:w="288" w:type="dxa"/>
          </w:tcPr>
          <w:p w14:paraId="1BF73B53" w14:textId="77777777" w:rsidR="009C1989" w:rsidRDefault="009C1989" w:rsidP="000C3062">
            <w:pPr>
              <w:pStyle w:val="CopticCross"/>
            </w:pPr>
          </w:p>
        </w:tc>
        <w:tc>
          <w:tcPr>
            <w:tcW w:w="3960" w:type="dxa"/>
          </w:tcPr>
          <w:p w14:paraId="76AB980F" w14:textId="77777777" w:rsidR="009C1989" w:rsidRDefault="009C1989" w:rsidP="009C1989">
            <w:pPr>
              <w:pStyle w:val="CopticVersemulti-line"/>
            </w:pPr>
            <w:r>
              <w:t>Ⲭⲉⲣⲉ ⲛⲁⲕ ⲱ̀ ⲡⲓⲙⲁⲣⲧⲩⲣⲟⲥ:</w:t>
            </w:r>
          </w:p>
          <w:p w14:paraId="2FF562C9" w14:textId="77777777" w:rsidR="009C1989" w:rsidRDefault="009C1989" w:rsidP="009C1989">
            <w:pPr>
              <w:pStyle w:val="CopticVersemulti-line"/>
            </w:pPr>
            <w:r>
              <w:t>ⲭⲉⲣⲉ ⲡⲓϣⲱⲓⲕ ⲛ̀ⲅⲉⲛⲛⲟⲥ:</w:t>
            </w:r>
          </w:p>
          <w:p w14:paraId="73DB8777" w14:textId="77777777" w:rsidR="009C1989" w:rsidRDefault="009C1989" w:rsidP="009C1989">
            <w:pPr>
              <w:pStyle w:val="CopticVersemulti-line"/>
            </w:pPr>
            <w:r>
              <w:t>ⲭⲉⲣⲉ ⲡⲓⲁⲑⲗⲟⲫⲟⲣⲟⲥ:</w:t>
            </w:r>
          </w:p>
          <w:p w14:paraId="47E8E740" w14:textId="77777777" w:rsidR="009C1989" w:rsidRDefault="009C1989" w:rsidP="009C1989">
            <w:pPr>
              <w:pStyle w:val="CopticHangingVerse"/>
            </w:pPr>
            <w:r>
              <w:t>Ⲑⲉⲟⲇⲱⲣⲟⲥ ⲡⲓⲥ̀ⲧⲣⲁⲧⲓⲗⲁⲧⲏⲥ.</w:t>
            </w:r>
          </w:p>
        </w:tc>
      </w:tr>
      <w:tr w:rsidR="009C1989" w14:paraId="5C149BB4" w14:textId="77777777" w:rsidTr="000C3062">
        <w:trPr>
          <w:cantSplit/>
          <w:jc w:val="center"/>
        </w:trPr>
        <w:tc>
          <w:tcPr>
            <w:tcW w:w="288" w:type="dxa"/>
          </w:tcPr>
          <w:p w14:paraId="0A3D1AD2" w14:textId="77777777" w:rsidR="009C1989" w:rsidRDefault="009C1989" w:rsidP="000C3062">
            <w:pPr>
              <w:pStyle w:val="CopticCross"/>
            </w:pPr>
            <w:r w:rsidRPr="00FB5ACB">
              <w:lastRenderedPageBreak/>
              <w:t>¿</w:t>
            </w:r>
          </w:p>
        </w:tc>
        <w:tc>
          <w:tcPr>
            <w:tcW w:w="3960" w:type="dxa"/>
          </w:tcPr>
          <w:p w14:paraId="653AAC00" w14:textId="77777777" w:rsidR="009C1989" w:rsidRDefault="009C1989" w:rsidP="009C1989">
            <w:pPr>
              <w:pStyle w:val="EngHang"/>
            </w:pPr>
            <w:r>
              <w:t>Pray to the Lord on our behalf,</w:t>
            </w:r>
          </w:p>
          <w:p w14:paraId="16E5614E" w14:textId="77777777" w:rsidR="009C1989" w:rsidRDefault="009C1989" w:rsidP="009C1989">
            <w:pPr>
              <w:pStyle w:val="EngHang"/>
            </w:pPr>
            <w:r>
              <w:t>O struggle-bearer, the martyr,</w:t>
            </w:r>
          </w:p>
          <w:p w14:paraId="78D2B6FD" w14:textId="77777777" w:rsidR="009C1989" w:rsidRDefault="009C1989" w:rsidP="009C1989">
            <w:pPr>
              <w:pStyle w:val="EngHang"/>
            </w:pPr>
            <w:r>
              <w:t>Theodore the General,</w:t>
            </w:r>
          </w:p>
          <w:p w14:paraId="46C2F6F4" w14:textId="77777777" w:rsidR="009C1989" w:rsidRDefault="009C1989" w:rsidP="009C1989">
            <w:pPr>
              <w:pStyle w:val="EngHangEnd"/>
            </w:pPr>
            <w:r>
              <w:t>That He may forgive us our sins.</w:t>
            </w:r>
          </w:p>
        </w:tc>
        <w:tc>
          <w:tcPr>
            <w:tcW w:w="288" w:type="dxa"/>
          </w:tcPr>
          <w:p w14:paraId="4088CFF9" w14:textId="77777777" w:rsidR="009C1989" w:rsidRDefault="009C1989" w:rsidP="000C3062"/>
        </w:tc>
        <w:tc>
          <w:tcPr>
            <w:tcW w:w="288" w:type="dxa"/>
          </w:tcPr>
          <w:p w14:paraId="5B9F5B6C" w14:textId="77777777" w:rsidR="009C1989" w:rsidRDefault="009C1989" w:rsidP="000C3062">
            <w:pPr>
              <w:pStyle w:val="CopticCross"/>
            </w:pPr>
            <w:r w:rsidRPr="00FB5ACB">
              <w:t>¿</w:t>
            </w:r>
          </w:p>
        </w:tc>
        <w:tc>
          <w:tcPr>
            <w:tcW w:w="3960" w:type="dxa"/>
          </w:tcPr>
          <w:p w14:paraId="0B832185" w14:textId="77777777" w:rsidR="009C1989" w:rsidRDefault="009C1989" w:rsidP="009C1989">
            <w:pPr>
              <w:pStyle w:val="CopticVersemulti-line"/>
            </w:pPr>
            <w:r>
              <w:t>Ⲧⲱⲃϩ ⲙ̀Ⲡⲟ̄ⲥ̄ ⲉ̀ϩ̀ⲣⲏⲓ ⲉ̀ϫⲱⲛ:</w:t>
            </w:r>
          </w:p>
          <w:p w14:paraId="40A99248" w14:textId="77777777" w:rsidR="009C1989" w:rsidRDefault="009C1989" w:rsidP="009C1989">
            <w:pPr>
              <w:pStyle w:val="CopticVersemulti-line"/>
            </w:pPr>
            <w:r>
              <w:t>ⲱ̀ ⲡⲓⲁⲑⲗⲟⲫⲟⲣⲟⲥ ⲙ̀ⲙⲁⲣⲧⲩⲣⲟⲥ:</w:t>
            </w:r>
          </w:p>
          <w:p w14:paraId="445D9904" w14:textId="77777777" w:rsidR="009C1989" w:rsidRDefault="009C1989" w:rsidP="009C1989">
            <w:pPr>
              <w:pStyle w:val="CopticVersemulti-line"/>
            </w:pPr>
            <w:r>
              <w:t>Ⲑⲉⲟⲇⲱⲣⲟⲥ ⲡⲓⲥ̀ⲧⲣⲁⲧⲓⲗⲁⲧⲏⲥ:</w:t>
            </w:r>
          </w:p>
          <w:p w14:paraId="55C40585" w14:textId="77777777" w:rsidR="009C1989" w:rsidRDefault="009C1989" w:rsidP="009C1989">
            <w:pPr>
              <w:pStyle w:val="CopticHangingVerse"/>
            </w:pPr>
            <w:r>
              <w:t>ⲛ̀ⲧⲉϥⲭⲁ ⲛⲉⲛⲛⲟⲃⲓ ⲛⲁⲛ ⲉ̀ⲃⲟⲗ.</w:t>
            </w:r>
          </w:p>
        </w:tc>
      </w:tr>
    </w:tbl>
    <w:p w14:paraId="1DA620CF" w14:textId="77777777" w:rsidR="005329C1" w:rsidRDefault="005329C1" w:rsidP="005329C1">
      <w:pPr>
        <w:pStyle w:val="Heading3"/>
      </w:pPr>
      <w:bookmarkStart w:id="1713" w:name="_Toc448227638"/>
      <w:r>
        <w:t>July 15 / Epip 21: Commemoration of the Theotokos</w:t>
      </w:r>
      <w:bookmarkEnd w:id="1713"/>
    </w:p>
    <w:p w14:paraId="09456591" w14:textId="11B5A082" w:rsidR="005329C1" w:rsidRDefault="005329C1" w:rsidP="00DD5136">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6562046" w14:textId="77777777" w:rsidR="0078548F" w:rsidRDefault="0078548F" w:rsidP="0078548F">
      <w:pPr>
        <w:pStyle w:val="Heading3"/>
      </w:pPr>
      <w:bookmarkStart w:id="1714" w:name="_Ref434562663"/>
      <w:bookmarkStart w:id="1715" w:name="_Toc448227639"/>
      <w:r>
        <w:t>July 17 / Epip 23: The Martyrdom of St. Marina</w:t>
      </w:r>
      <w:bookmarkEnd w:id="1714"/>
      <w:bookmarkEnd w:id="1715"/>
    </w:p>
    <w:p w14:paraId="71210AE6" w14:textId="77777777" w:rsidR="0078548F" w:rsidRDefault="0078548F" w:rsidP="0078548F">
      <w:pPr>
        <w:pStyle w:val="Heading4"/>
      </w:pPr>
      <w:bookmarkStart w:id="1716" w:name="_Ref434490204"/>
      <w:r>
        <w:t>The Doxology</w:t>
      </w:r>
      <w:r w:rsidR="00B46E6E">
        <w:t xml:space="preserve"> for St. Marina</w:t>
      </w:r>
      <w:bookmarkEnd w:id="17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8548F" w14:paraId="4F7AD875" w14:textId="77777777" w:rsidTr="00751B8B">
        <w:trPr>
          <w:cantSplit/>
          <w:jc w:val="center"/>
        </w:trPr>
        <w:tc>
          <w:tcPr>
            <w:tcW w:w="288" w:type="dxa"/>
          </w:tcPr>
          <w:p w14:paraId="1BAC01DB" w14:textId="77777777" w:rsidR="0078548F" w:rsidRDefault="0078548F" w:rsidP="00751B8B">
            <w:pPr>
              <w:pStyle w:val="CopticCross"/>
            </w:pPr>
          </w:p>
        </w:tc>
        <w:tc>
          <w:tcPr>
            <w:tcW w:w="3960" w:type="dxa"/>
          </w:tcPr>
          <w:p w14:paraId="30D00268" w14:textId="77777777" w:rsidR="0078548F" w:rsidRDefault="0078548F" w:rsidP="0078548F">
            <w:pPr>
              <w:pStyle w:val="EngHang"/>
              <w:rPr>
                <w:rFonts w:eastAsiaTheme="minorHAnsi"/>
              </w:rPr>
            </w:pPr>
            <w:r w:rsidRPr="002509A5">
              <w:rPr>
                <w:rFonts w:eastAsiaTheme="minorHAnsi"/>
              </w:rPr>
              <w:t>This virgin daughter</w:t>
            </w:r>
          </w:p>
          <w:p w14:paraId="36F90D13" w14:textId="77777777" w:rsidR="0078548F" w:rsidRDefault="0078548F" w:rsidP="0078548F">
            <w:pPr>
              <w:pStyle w:val="EngHang"/>
              <w:rPr>
                <w:rFonts w:eastAsiaTheme="minorHAnsi"/>
              </w:rPr>
            </w:pPr>
            <w:r>
              <w:rPr>
                <w:rFonts w:eastAsiaTheme="minorHAnsi"/>
              </w:rPr>
              <w:t>Performed great works;</w:t>
            </w:r>
          </w:p>
          <w:p w14:paraId="0B775BB6" w14:textId="77777777" w:rsidR="0078548F" w:rsidRDefault="0078548F" w:rsidP="0078548F">
            <w:pPr>
              <w:pStyle w:val="EngHang"/>
              <w:rPr>
                <w:rFonts w:eastAsiaTheme="minorHAnsi"/>
              </w:rPr>
            </w:pPr>
            <w:r>
              <w:rPr>
                <w:rFonts w:eastAsiaTheme="minorHAnsi"/>
              </w:rPr>
              <w:t>She showed greater strength</w:t>
            </w:r>
          </w:p>
          <w:p w14:paraId="7D06055E" w14:textId="77777777" w:rsidR="0078548F" w:rsidRPr="002509A5" w:rsidRDefault="0078548F" w:rsidP="0078548F">
            <w:pPr>
              <w:pStyle w:val="EngHangEnd"/>
              <w:rPr>
                <w:rFonts w:eastAsiaTheme="minorHAnsi"/>
              </w:rPr>
            </w:pPr>
            <w:r>
              <w:rPr>
                <w:rFonts w:eastAsiaTheme="minorHAnsi"/>
              </w:rPr>
              <w:t>Than strong young men.</w:t>
            </w:r>
          </w:p>
        </w:tc>
        <w:tc>
          <w:tcPr>
            <w:tcW w:w="288" w:type="dxa"/>
          </w:tcPr>
          <w:p w14:paraId="6B08E673" w14:textId="77777777" w:rsidR="0078548F" w:rsidRDefault="0078548F" w:rsidP="00751B8B"/>
        </w:tc>
        <w:tc>
          <w:tcPr>
            <w:tcW w:w="288" w:type="dxa"/>
          </w:tcPr>
          <w:p w14:paraId="4F7DBAFE" w14:textId="77777777" w:rsidR="0078548F" w:rsidRDefault="0078548F" w:rsidP="00751B8B">
            <w:pPr>
              <w:pStyle w:val="CopticCross"/>
            </w:pPr>
          </w:p>
        </w:tc>
        <w:tc>
          <w:tcPr>
            <w:tcW w:w="3960" w:type="dxa"/>
          </w:tcPr>
          <w:p w14:paraId="257B8DCC" w14:textId="77777777" w:rsidR="0078548F" w:rsidRDefault="0078548F" w:rsidP="0078548F">
            <w:pPr>
              <w:pStyle w:val="CopticVersemulti-line"/>
            </w:pPr>
            <w:r>
              <w:t>Ⲧϣⲉⲣⲓ ⲇⲉ ⲙ̀ⲡⲁⲣⲑⲉⲛⲟⲥ:</w:t>
            </w:r>
          </w:p>
          <w:p w14:paraId="0FFB97B0" w14:textId="77777777" w:rsidR="0078548F" w:rsidRDefault="0078548F" w:rsidP="0078548F">
            <w:pPr>
              <w:pStyle w:val="CopticVersemulti-line"/>
            </w:pPr>
            <w:r>
              <w:t>ⲉⲥⲟⲓ ⲛ̀ⲛⲓϣϯ ϧⲉⲛ ⲧⲉⲥϫⲱⲙ:</w:t>
            </w:r>
          </w:p>
          <w:p w14:paraId="41F706D7" w14:textId="77777777" w:rsidR="0078548F" w:rsidRDefault="0078548F" w:rsidP="0078548F">
            <w:pPr>
              <w:pStyle w:val="CopticVersemulti-line"/>
            </w:pPr>
            <w:r>
              <w:t>ⲉ̀ϩⲟⲧⲉ ⲛⲓϫⲱⲣⲓ ⲛ̀ϧⲉⲗϣⲏⲣⲓ:</w:t>
            </w:r>
          </w:p>
          <w:p w14:paraId="3CCE4005" w14:textId="77777777" w:rsidR="0078548F" w:rsidRDefault="0078548F" w:rsidP="0078548F">
            <w:pPr>
              <w:pStyle w:val="CopticHangingVerse"/>
            </w:pPr>
            <w:r>
              <w:t>ⲉⲥⲓ̀ⲣⲓ ⲛ̀ϩⲁⲛⲛⲓϣϯ ⲛ̀ϫⲟⲙ.</w:t>
            </w:r>
          </w:p>
        </w:tc>
      </w:tr>
      <w:tr w:rsidR="0078548F" w14:paraId="57E7A4E3" w14:textId="77777777" w:rsidTr="00751B8B">
        <w:trPr>
          <w:cantSplit/>
          <w:jc w:val="center"/>
        </w:trPr>
        <w:tc>
          <w:tcPr>
            <w:tcW w:w="288" w:type="dxa"/>
          </w:tcPr>
          <w:p w14:paraId="36CED5C6" w14:textId="77777777" w:rsidR="0078548F" w:rsidRDefault="0078548F" w:rsidP="00751B8B">
            <w:pPr>
              <w:pStyle w:val="CopticCross"/>
            </w:pPr>
            <w:r w:rsidRPr="00FB5ACB">
              <w:t>¿</w:t>
            </w:r>
          </w:p>
        </w:tc>
        <w:tc>
          <w:tcPr>
            <w:tcW w:w="3960" w:type="dxa"/>
          </w:tcPr>
          <w:p w14:paraId="37EBDB88" w14:textId="77777777" w:rsidR="0078548F" w:rsidRDefault="0078548F" w:rsidP="0078548F">
            <w:pPr>
              <w:pStyle w:val="EngHang"/>
            </w:pPr>
            <w:r>
              <w:t>This elect saint,</w:t>
            </w:r>
          </w:p>
          <w:p w14:paraId="6E51B8A2" w14:textId="77777777" w:rsidR="0078548F" w:rsidRDefault="0078548F" w:rsidP="0078548F">
            <w:pPr>
              <w:pStyle w:val="EngHang"/>
            </w:pPr>
            <w:r>
              <w:t>Marina, the virgin,</w:t>
            </w:r>
          </w:p>
          <w:p w14:paraId="502522F3" w14:textId="77777777" w:rsidR="0078548F" w:rsidRDefault="0078548F" w:rsidP="0078548F">
            <w:pPr>
              <w:pStyle w:val="EngHang"/>
            </w:pPr>
            <w:r>
              <w:t>Was victorious over Satan</w:t>
            </w:r>
          </w:p>
          <w:p w14:paraId="3BBAA71C" w14:textId="77777777" w:rsidR="0078548F" w:rsidRDefault="0078548F" w:rsidP="0078548F">
            <w:pPr>
              <w:pStyle w:val="EngHangEnd"/>
            </w:pPr>
            <w:r>
              <w:t>And humiliated kings.</w:t>
            </w:r>
          </w:p>
        </w:tc>
        <w:tc>
          <w:tcPr>
            <w:tcW w:w="288" w:type="dxa"/>
          </w:tcPr>
          <w:p w14:paraId="02A9A70E" w14:textId="77777777" w:rsidR="0078548F" w:rsidRDefault="0078548F" w:rsidP="00751B8B"/>
        </w:tc>
        <w:tc>
          <w:tcPr>
            <w:tcW w:w="288" w:type="dxa"/>
          </w:tcPr>
          <w:p w14:paraId="417A7B4F" w14:textId="77777777" w:rsidR="0078548F" w:rsidRDefault="0078548F" w:rsidP="00751B8B">
            <w:pPr>
              <w:pStyle w:val="CopticCross"/>
            </w:pPr>
            <w:r w:rsidRPr="00FB5ACB">
              <w:t>¿</w:t>
            </w:r>
          </w:p>
        </w:tc>
        <w:tc>
          <w:tcPr>
            <w:tcW w:w="3960" w:type="dxa"/>
          </w:tcPr>
          <w:p w14:paraId="12D95A86" w14:textId="77777777" w:rsidR="0078548F" w:rsidRDefault="0078548F" w:rsidP="0078548F">
            <w:pPr>
              <w:pStyle w:val="CopticVersemulti-line"/>
            </w:pPr>
            <w:r>
              <w:t>Ⲉⲧⲉ ϯⲥⲱⲧⲡ ⲛ̀ⲁ̀ⲅⲓⲁ:</w:t>
            </w:r>
          </w:p>
          <w:p w14:paraId="37728279" w14:textId="77777777" w:rsidR="0078548F" w:rsidRDefault="0078548F" w:rsidP="0078548F">
            <w:pPr>
              <w:pStyle w:val="CopticVersemulti-line"/>
            </w:pPr>
            <w:r>
              <w:t>Ϯⲡⲁⲣⲑⲉⲟⲛⲥ Ⲙⲁⲣⲓⲛⲏ:</w:t>
            </w:r>
          </w:p>
          <w:p w14:paraId="3F0433D9" w14:textId="77777777" w:rsidR="0078548F" w:rsidRDefault="0078548F" w:rsidP="0078548F">
            <w:pPr>
              <w:pStyle w:val="CopticVersemulti-line"/>
            </w:pPr>
            <w:r>
              <w:t>ⲁⲥϭⲓ ϭⲣⲟ ⲙ̀ⲡ̀ⲥⲁⲧⲁⲛⲁⲥ:</w:t>
            </w:r>
          </w:p>
          <w:p w14:paraId="1F45E825" w14:textId="77777777" w:rsidR="0078548F" w:rsidRDefault="0078548F" w:rsidP="0078548F">
            <w:pPr>
              <w:pStyle w:val="CopticHangingVerse"/>
            </w:pPr>
            <w:r>
              <w:t>ⲁⲥϯϣⲓⲡⲓ ⲛ̀ⲛⲓⲟⲩⲣⲱⲟⲩ.</w:t>
            </w:r>
          </w:p>
        </w:tc>
      </w:tr>
      <w:tr w:rsidR="0078548F" w14:paraId="4772EA1F" w14:textId="77777777" w:rsidTr="00751B8B">
        <w:trPr>
          <w:cantSplit/>
          <w:jc w:val="center"/>
        </w:trPr>
        <w:tc>
          <w:tcPr>
            <w:tcW w:w="288" w:type="dxa"/>
          </w:tcPr>
          <w:p w14:paraId="6CAD834F" w14:textId="77777777" w:rsidR="0078548F" w:rsidRDefault="0078548F" w:rsidP="00751B8B">
            <w:pPr>
              <w:pStyle w:val="CopticCross"/>
            </w:pPr>
          </w:p>
        </w:tc>
        <w:tc>
          <w:tcPr>
            <w:tcW w:w="3960" w:type="dxa"/>
          </w:tcPr>
          <w:p w14:paraId="57936EA6" w14:textId="77777777" w:rsidR="0078548F" w:rsidRDefault="0078548F" w:rsidP="0078548F">
            <w:pPr>
              <w:pStyle w:val="EngHang"/>
            </w:pPr>
            <w:r>
              <w:t>From her childhood,</w:t>
            </w:r>
          </w:p>
          <w:p w14:paraId="4E08C75F" w14:textId="77777777" w:rsidR="0078548F" w:rsidRDefault="0078548F" w:rsidP="0078548F">
            <w:pPr>
              <w:pStyle w:val="EngHang"/>
            </w:pPr>
            <w:r>
              <w:t>She loved Christ,</w:t>
            </w:r>
          </w:p>
          <w:p w14:paraId="41D56506" w14:textId="77777777" w:rsidR="0078548F" w:rsidRDefault="0078548F" w:rsidP="0078548F">
            <w:pPr>
              <w:pStyle w:val="EngHang"/>
            </w:pPr>
            <w:r>
              <w:t>And He gave His grace</w:t>
            </w:r>
          </w:p>
          <w:p w14:paraId="32916508" w14:textId="77777777" w:rsidR="0078548F" w:rsidRDefault="0078548F" w:rsidP="0078548F">
            <w:pPr>
              <w:pStyle w:val="EngHangEnd"/>
            </w:pPr>
            <w:r>
              <w:t>And His exalted power to her,</w:t>
            </w:r>
          </w:p>
        </w:tc>
        <w:tc>
          <w:tcPr>
            <w:tcW w:w="288" w:type="dxa"/>
          </w:tcPr>
          <w:p w14:paraId="0EDDB32F" w14:textId="77777777" w:rsidR="0078548F" w:rsidRDefault="0078548F" w:rsidP="00751B8B"/>
        </w:tc>
        <w:tc>
          <w:tcPr>
            <w:tcW w:w="288" w:type="dxa"/>
          </w:tcPr>
          <w:p w14:paraId="6A2FCC4B" w14:textId="77777777" w:rsidR="0078548F" w:rsidRDefault="0078548F" w:rsidP="00751B8B">
            <w:pPr>
              <w:pStyle w:val="CopticCross"/>
            </w:pPr>
          </w:p>
        </w:tc>
        <w:tc>
          <w:tcPr>
            <w:tcW w:w="3960" w:type="dxa"/>
          </w:tcPr>
          <w:p w14:paraId="46BD3841" w14:textId="77777777" w:rsidR="0078548F" w:rsidRDefault="0078548F" w:rsidP="0078548F">
            <w:pPr>
              <w:pStyle w:val="CopticVersemulti-line"/>
            </w:pPr>
            <w:r>
              <w:t>Ⲉⲥⲙⲉⲛⲣⲉ ⲙ̀Ⲡⲭ̄ⲥ̄:</w:t>
            </w:r>
          </w:p>
          <w:p w14:paraId="6423FBBD" w14:textId="77777777" w:rsidR="0078548F" w:rsidRDefault="0078548F" w:rsidP="0078548F">
            <w:pPr>
              <w:pStyle w:val="CopticVersemulti-line"/>
            </w:pPr>
            <w:r>
              <w:t>ⲓⲥϫⲉⲛ ⲧⲉⲥⲙⲉⲧⲕⲟⲩϫⲓ ⲛ̀ⲁⲗⲟⲩ:</w:t>
            </w:r>
          </w:p>
          <w:p w14:paraId="537D719A" w14:textId="77777777" w:rsidR="0078548F" w:rsidRDefault="0078548F" w:rsidP="0078548F">
            <w:pPr>
              <w:pStyle w:val="CopticVersemulti-line"/>
            </w:pPr>
            <w:r>
              <w:t>ⲁϥϯ ⲛⲁⲥ ⲛ̀ϫⲉ Ⲡⲭ̄ⲥ̄:</w:t>
            </w:r>
          </w:p>
          <w:p w14:paraId="0E7C0906" w14:textId="77777777" w:rsidR="0078548F" w:rsidRDefault="0078548F" w:rsidP="0078548F">
            <w:pPr>
              <w:pStyle w:val="CopticHangingVerse"/>
            </w:pPr>
            <w:r>
              <w:t>ⲡⲉϥϩ̀ⲙⲟⲧ ⲛⲉⲙ ⲧⲉϥϫⲟⲙ ⲉⲧϭⲟⲥⲓ.</w:t>
            </w:r>
          </w:p>
        </w:tc>
      </w:tr>
      <w:tr w:rsidR="0078548F" w14:paraId="546E2DA7" w14:textId="77777777" w:rsidTr="00751B8B">
        <w:trPr>
          <w:cantSplit/>
          <w:jc w:val="center"/>
        </w:trPr>
        <w:tc>
          <w:tcPr>
            <w:tcW w:w="288" w:type="dxa"/>
          </w:tcPr>
          <w:p w14:paraId="1E8C70EB" w14:textId="77777777" w:rsidR="0078548F" w:rsidRDefault="0078548F" w:rsidP="00751B8B">
            <w:pPr>
              <w:pStyle w:val="CopticCross"/>
            </w:pPr>
            <w:r w:rsidRPr="00FB5ACB">
              <w:t>¿</w:t>
            </w:r>
          </w:p>
        </w:tc>
        <w:tc>
          <w:tcPr>
            <w:tcW w:w="3960" w:type="dxa"/>
          </w:tcPr>
          <w:p w14:paraId="0CD4B00E" w14:textId="77777777" w:rsidR="0078548F" w:rsidRDefault="0078548F" w:rsidP="0078548F">
            <w:pPr>
              <w:pStyle w:val="EngHang"/>
            </w:pPr>
            <w:r>
              <w:t>That she might have patience</w:t>
            </w:r>
          </w:p>
          <w:p w14:paraId="5672C3E7" w14:textId="77777777" w:rsidR="0078548F" w:rsidRDefault="0078548F" w:rsidP="0078548F">
            <w:pPr>
              <w:pStyle w:val="EngHang"/>
            </w:pPr>
            <w:r>
              <w:t>During the numerous torments.</w:t>
            </w:r>
          </w:p>
          <w:p w14:paraId="0BD26550" w14:textId="77777777" w:rsidR="0078548F" w:rsidRDefault="0078548F" w:rsidP="0078548F">
            <w:pPr>
              <w:pStyle w:val="EngHang"/>
            </w:pPr>
            <w:r>
              <w:t>She received the unfading</w:t>
            </w:r>
          </w:p>
          <w:p w14:paraId="21857339" w14:textId="77777777" w:rsidR="0078548F" w:rsidRDefault="0078548F" w:rsidP="0078548F">
            <w:pPr>
              <w:pStyle w:val="EngHangEnd"/>
            </w:pPr>
            <w:r>
              <w:t>Crown of martyrdom.</w:t>
            </w:r>
          </w:p>
        </w:tc>
        <w:tc>
          <w:tcPr>
            <w:tcW w:w="288" w:type="dxa"/>
          </w:tcPr>
          <w:p w14:paraId="17A21E49" w14:textId="77777777" w:rsidR="0078548F" w:rsidRDefault="0078548F" w:rsidP="00751B8B"/>
        </w:tc>
        <w:tc>
          <w:tcPr>
            <w:tcW w:w="288" w:type="dxa"/>
          </w:tcPr>
          <w:p w14:paraId="4170A26C" w14:textId="77777777" w:rsidR="0078548F" w:rsidRDefault="0078548F" w:rsidP="00751B8B">
            <w:pPr>
              <w:pStyle w:val="CopticCross"/>
            </w:pPr>
            <w:r w:rsidRPr="00FB5ACB">
              <w:t>¿</w:t>
            </w:r>
          </w:p>
        </w:tc>
        <w:tc>
          <w:tcPr>
            <w:tcW w:w="3960" w:type="dxa"/>
          </w:tcPr>
          <w:p w14:paraId="1913E327" w14:textId="77777777" w:rsidR="0078548F" w:rsidRDefault="0078548F" w:rsidP="0078548F">
            <w:pPr>
              <w:pStyle w:val="CopticVersemulti-line"/>
            </w:pPr>
            <w:r>
              <w:t>Ϣⲁ ⲛ̀ⲧⲉⲥⲉⲣϩⲩⲡⲟⲙⲟⲛⲏ:</w:t>
            </w:r>
          </w:p>
          <w:p w14:paraId="2AFE0172" w14:textId="77777777" w:rsidR="0078548F" w:rsidRDefault="0078548F" w:rsidP="0078548F">
            <w:pPr>
              <w:pStyle w:val="CopticVersemulti-line"/>
            </w:pPr>
            <w:r>
              <w:t>ⲓⲥϫⲉⲛ ⲛⲓⲃⲁⲥⲁⲛⲟⲥ ⲉⲧⲟϣ:</w:t>
            </w:r>
          </w:p>
          <w:p w14:paraId="6D8A47AE" w14:textId="77777777" w:rsidR="0078548F" w:rsidRDefault="0078548F" w:rsidP="0078548F">
            <w:pPr>
              <w:pStyle w:val="CopticVersemulti-line"/>
            </w:pPr>
            <w:r>
              <w:t>ⲁⲥϭⲓ ⲙ̀ⲡⲓⲭ̀ⲗⲟⲙ ⲛ̀ⲁⲧⲗⲱⲙ:</w:t>
            </w:r>
          </w:p>
          <w:p w14:paraId="6CECD32C" w14:textId="77777777" w:rsidR="0078548F" w:rsidRDefault="0078548F" w:rsidP="0078548F">
            <w:pPr>
              <w:pStyle w:val="CopticHangingVerse"/>
            </w:pPr>
            <w:r>
              <w:t>ⲛ̀ⲧⲉ ϯⲙⲉⲧⲙⲁⲣⲧⲩⲣⲟⲥ.</w:t>
            </w:r>
          </w:p>
        </w:tc>
      </w:tr>
      <w:tr w:rsidR="0078548F" w14:paraId="3810E99C" w14:textId="77777777" w:rsidTr="00751B8B">
        <w:trPr>
          <w:cantSplit/>
          <w:jc w:val="center"/>
        </w:trPr>
        <w:tc>
          <w:tcPr>
            <w:tcW w:w="288" w:type="dxa"/>
          </w:tcPr>
          <w:p w14:paraId="21DA4473" w14:textId="77777777" w:rsidR="0078548F" w:rsidRDefault="0078548F" w:rsidP="00751B8B">
            <w:pPr>
              <w:pStyle w:val="CopticCross"/>
            </w:pPr>
          </w:p>
        </w:tc>
        <w:tc>
          <w:tcPr>
            <w:tcW w:w="3960" w:type="dxa"/>
          </w:tcPr>
          <w:p w14:paraId="4D80AF04" w14:textId="77777777" w:rsidR="0078548F" w:rsidRDefault="0078548F" w:rsidP="0078548F">
            <w:pPr>
              <w:pStyle w:val="EngHang"/>
            </w:pPr>
            <w:r>
              <w:t>Be comforted, O virgins,</w:t>
            </w:r>
          </w:p>
          <w:p w14:paraId="5CC711FB" w14:textId="77777777" w:rsidR="0078548F" w:rsidRDefault="0078548F" w:rsidP="0078548F">
            <w:pPr>
              <w:pStyle w:val="EngHang"/>
            </w:pPr>
            <w:r>
              <w:t>Who have received martyrdom,</w:t>
            </w:r>
          </w:p>
          <w:p w14:paraId="5C09A8BE" w14:textId="77777777" w:rsidR="0078548F" w:rsidRDefault="0078548F" w:rsidP="0078548F">
            <w:pPr>
              <w:pStyle w:val="EngHang"/>
            </w:pPr>
            <w:r>
              <w:t>With Saint Marina,</w:t>
            </w:r>
          </w:p>
          <w:p w14:paraId="799B63B3" w14:textId="77777777" w:rsidR="0078548F" w:rsidRDefault="0078548F" w:rsidP="0078548F">
            <w:pPr>
              <w:pStyle w:val="EngHangEnd"/>
            </w:pPr>
            <w:r>
              <w:t>The bride of Christ.</w:t>
            </w:r>
          </w:p>
        </w:tc>
        <w:tc>
          <w:tcPr>
            <w:tcW w:w="288" w:type="dxa"/>
          </w:tcPr>
          <w:p w14:paraId="594CD2B2" w14:textId="77777777" w:rsidR="0078548F" w:rsidRDefault="0078548F" w:rsidP="00751B8B"/>
        </w:tc>
        <w:tc>
          <w:tcPr>
            <w:tcW w:w="288" w:type="dxa"/>
          </w:tcPr>
          <w:p w14:paraId="733BDC7D" w14:textId="77777777" w:rsidR="0078548F" w:rsidRDefault="0078548F" w:rsidP="00751B8B">
            <w:pPr>
              <w:pStyle w:val="CopticCross"/>
            </w:pPr>
          </w:p>
        </w:tc>
        <w:tc>
          <w:tcPr>
            <w:tcW w:w="3960" w:type="dxa"/>
          </w:tcPr>
          <w:p w14:paraId="5A86A1D7" w14:textId="77777777" w:rsidR="0078548F" w:rsidRDefault="0078548F" w:rsidP="0078548F">
            <w:pPr>
              <w:pStyle w:val="CopticVersemulti-line"/>
            </w:pPr>
            <w:r>
              <w:t>Ⲯⲟⲗⲥⲉⲗ ⲱ̀ ⲛⲓⲡⲁⲣⲑⲉⲛⲟⲥ:</w:t>
            </w:r>
          </w:p>
          <w:p w14:paraId="79FBADD0" w14:textId="77777777" w:rsidR="0078548F" w:rsidRDefault="0078548F" w:rsidP="0078548F">
            <w:pPr>
              <w:pStyle w:val="CopticVersemulti-line"/>
            </w:pPr>
            <w:r>
              <w:t>ⲉⲧⲁⲩϭⲓ ⲛ̀ϯⲙⲉⲧⲙⲁⲣⲧⲩⲣⲟⲥ:</w:t>
            </w:r>
          </w:p>
          <w:p w14:paraId="4747F64E" w14:textId="77777777" w:rsidR="0078548F" w:rsidRDefault="0078548F" w:rsidP="0078548F">
            <w:pPr>
              <w:pStyle w:val="CopticVersemulti-line"/>
            </w:pPr>
            <w:r>
              <w:t>ⲛⲉⲙ ϯⲁ̀ⲅⲓⲁ Ⲙⲁⲣⲓⲛⲏ:</w:t>
            </w:r>
          </w:p>
          <w:p w14:paraId="2EC0DDFC" w14:textId="77777777" w:rsidR="0078548F" w:rsidRPr="003032D8" w:rsidRDefault="0078548F" w:rsidP="0078548F">
            <w:pPr>
              <w:pStyle w:val="CopticHangingVerse"/>
            </w:pPr>
            <w:r>
              <w:t>ϯϣⲉⲗⲉⲧ ⲛ̀ⲧⲉ Ⲡⲭ̄ⲥ̄.</w:t>
            </w:r>
          </w:p>
        </w:tc>
      </w:tr>
      <w:tr w:rsidR="0078548F" w14:paraId="641ABAED" w14:textId="77777777" w:rsidTr="00751B8B">
        <w:trPr>
          <w:cantSplit/>
          <w:jc w:val="center"/>
        </w:trPr>
        <w:tc>
          <w:tcPr>
            <w:tcW w:w="288" w:type="dxa"/>
          </w:tcPr>
          <w:p w14:paraId="7BDED013" w14:textId="77777777" w:rsidR="0078548F" w:rsidRDefault="0078548F" w:rsidP="00751B8B">
            <w:pPr>
              <w:pStyle w:val="CopticCross"/>
            </w:pPr>
            <w:r w:rsidRPr="00FB5ACB">
              <w:t>¿</w:t>
            </w:r>
          </w:p>
        </w:tc>
        <w:tc>
          <w:tcPr>
            <w:tcW w:w="3960" w:type="dxa"/>
          </w:tcPr>
          <w:p w14:paraId="2DE150E7" w14:textId="77777777" w:rsidR="0078548F" w:rsidRDefault="0078548F" w:rsidP="0078548F">
            <w:pPr>
              <w:pStyle w:val="EngHang"/>
            </w:pPr>
            <w:r>
              <w:t>Pray to the Lord on our behalf,</w:t>
            </w:r>
          </w:p>
          <w:p w14:paraId="37E98C41" w14:textId="77777777" w:rsidR="0078548F" w:rsidRDefault="0078548F" w:rsidP="0078548F">
            <w:pPr>
              <w:pStyle w:val="EngHang"/>
            </w:pPr>
            <w:r>
              <w:t>O Bride of Christ,</w:t>
            </w:r>
          </w:p>
          <w:p w14:paraId="15B66764" w14:textId="77777777" w:rsidR="0078548F" w:rsidRDefault="0078548F" w:rsidP="0078548F">
            <w:pPr>
              <w:pStyle w:val="EngHang"/>
            </w:pPr>
            <w:r>
              <w:t>Saint Marina,</w:t>
            </w:r>
          </w:p>
          <w:p w14:paraId="11A92FA3" w14:textId="77777777" w:rsidR="0078548F" w:rsidRDefault="0078548F" w:rsidP="0078548F">
            <w:pPr>
              <w:pStyle w:val="EngHangEnd"/>
            </w:pPr>
            <w:r>
              <w:t>That He may forgive us our sins.</w:t>
            </w:r>
          </w:p>
        </w:tc>
        <w:tc>
          <w:tcPr>
            <w:tcW w:w="288" w:type="dxa"/>
          </w:tcPr>
          <w:p w14:paraId="22953E8F" w14:textId="77777777" w:rsidR="0078548F" w:rsidRDefault="0078548F" w:rsidP="00751B8B"/>
        </w:tc>
        <w:tc>
          <w:tcPr>
            <w:tcW w:w="288" w:type="dxa"/>
          </w:tcPr>
          <w:p w14:paraId="528DAC38" w14:textId="77777777" w:rsidR="0078548F" w:rsidRDefault="0078548F" w:rsidP="00751B8B">
            <w:pPr>
              <w:pStyle w:val="CopticCross"/>
            </w:pPr>
            <w:r w:rsidRPr="00FB5ACB">
              <w:t>¿</w:t>
            </w:r>
          </w:p>
        </w:tc>
        <w:tc>
          <w:tcPr>
            <w:tcW w:w="3960" w:type="dxa"/>
          </w:tcPr>
          <w:p w14:paraId="2014C9FF" w14:textId="77777777" w:rsidR="0078548F" w:rsidRDefault="0078548F" w:rsidP="0078548F">
            <w:pPr>
              <w:pStyle w:val="CopticVersemulti-line"/>
            </w:pPr>
            <w:r>
              <w:t>Ⲧⲱⲃϩ ⲙ̀Ⲡⲟ̄ⲥ̄ ⲉ̀ϩ̀ⲣⲏⲓ ⲉ̀ϫⲱⲛ:</w:t>
            </w:r>
          </w:p>
          <w:p w14:paraId="5895F375" w14:textId="77777777" w:rsidR="0078548F" w:rsidRDefault="0078548F" w:rsidP="0078548F">
            <w:pPr>
              <w:pStyle w:val="CopticVersemulti-line"/>
            </w:pPr>
            <w:r>
              <w:t>ⲱ̀ ϯϣⲉⲗⲉⲧ ⲛ̀ⲧⲉ Ⲡⲭ̄ⲥ̄:</w:t>
            </w:r>
          </w:p>
          <w:p w14:paraId="0BA9B5B6" w14:textId="77777777" w:rsidR="0078548F" w:rsidRDefault="0078548F" w:rsidP="0078548F">
            <w:pPr>
              <w:pStyle w:val="CopticVersemulti-line"/>
            </w:pPr>
            <w:r>
              <w:t>ϯⲁ̀ⲅⲓⲁ Ⲙⲁⲣⲓⲛⲏ:</w:t>
            </w:r>
          </w:p>
          <w:p w14:paraId="08ACB14E" w14:textId="77777777" w:rsidR="0078548F" w:rsidRDefault="0078548F" w:rsidP="0078548F">
            <w:pPr>
              <w:pStyle w:val="CopticHangingVerse"/>
            </w:pPr>
            <w:r>
              <w:t>ⲛ̀ⲧⲉϥⲭⲁ ⲛⲉⲛⲛⲟⲃⲓ ⲛⲁⲛ ⲉ̀ⲃⲟⲗ.</w:t>
            </w:r>
          </w:p>
        </w:tc>
      </w:tr>
    </w:tbl>
    <w:p w14:paraId="7081FBC6" w14:textId="77777777" w:rsidR="00951605" w:rsidRDefault="00951605" w:rsidP="00951605">
      <w:pPr>
        <w:pStyle w:val="Heading3"/>
      </w:pPr>
      <w:bookmarkStart w:id="1717" w:name="_Toc448227640"/>
      <w:r>
        <w:t>July 18 / Epip 24: The Martyrdom of Abba Noub</w:t>
      </w:r>
      <w:bookmarkEnd w:id="1717"/>
    </w:p>
    <w:p w14:paraId="45A4C76D" w14:textId="77777777" w:rsidR="00951605" w:rsidRDefault="00951605" w:rsidP="00951605">
      <w:pPr>
        <w:pStyle w:val="Heading4"/>
      </w:pPr>
      <w:bookmarkStart w:id="1718" w:name="_Ref434489534"/>
      <w:r>
        <w:t>The Doxology</w:t>
      </w:r>
      <w:r w:rsidR="00B46E6E">
        <w:t xml:space="preserve"> for Abba Noub</w:t>
      </w:r>
      <w:bookmarkEnd w:id="171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51605" w14:paraId="36B76014" w14:textId="77777777" w:rsidTr="0081710C">
        <w:trPr>
          <w:cantSplit/>
          <w:jc w:val="center"/>
        </w:trPr>
        <w:tc>
          <w:tcPr>
            <w:tcW w:w="288" w:type="dxa"/>
          </w:tcPr>
          <w:p w14:paraId="5D837B09" w14:textId="77777777" w:rsidR="00951605" w:rsidRDefault="00951605" w:rsidP="0081710C">
            <w:pPr>
              <w:pStyle w:val="CopticCross"/>
            </w:pPr>
          </w:p>
        </w:tc>
        <w:tc>
          <w:tcPr>
            <w:tcW w:w="3960" w:type="dxa"/>
          </w:tcPr>
          <w:p w14:paraId="1813EB54" w14:textId="77777777" w:rsidR="00951605" w:rsidRDefault="00951605" w:rsidP="00951605">
            <w:pPr>
              <w:pStyle w:val="EngHang"/>
            </w:pPr>
            <w:r>
              <w:t>You are a wise child,</w:t>
            </w:r>
          </w:p>
          <w:p w14:paraId="4F37ADF0" w14:textId="77777777" w:rsidR="00951605" w:rsidRDefault="00951605" w:rsidP="00951605">
            <w:pPr>
              <w:pStyle w:val="EngHang"/>
            </w:pPr>
            <w:r>
              <w:t xml:space="preserve">O </w:t>
            </w:r>
            <w:commentRangeStart w:id="1719"/>
            <w:r>
              <w:t>Abba Noub</w:t>
            </w:r>
            <w:commentRangeEnd w:id="1719"/>
            <w:r>
              <w:rPr>
                <w:rStyle w:val="CommentReference"/>
                <w:rFonts w:ascii="Times New Roman" w:eastAsiaTheme="minorHAnsi" w:hAnsi="Times New Roman" w:cstheme="minorBidi"/>
                <w:color w:val="auto"/>
              </w:rPr>
              <w:commentReference w:id="1719"/>
            </w:r>
            <w:r>
              <w:t xml:space="preserve"> of Nehis.</w:t>
            </w:r>
          </w:p>
          <w:p w14:paraId="2618A169" w14:textId="77777777" w:rsidR="00951605" w:rsidRDefault="00951605" w:rsidP="00951605">
            <w:pPr>
              <w:pStyle w:val="EngHang"/>
            </w:pPr>
            <w:r>
              <w:t>You are loved by the Master</w:t>
            </w:r>
          </w:p>
          <w:p w14:paraId="19F50F17" w14:textId="77777777" w:rsidR="00951605" w:rsidRDefault="00951605" w:rsidP="00951605">
            <w:pPr>
              <w:pStyle w:val="EngHangEnd"/>
            </w:pPr>
            <w:r>
              <w:t>Because you are pure and chaste.</w:t>
            </w:r>
          </w:p>
        </w:tc>
        <w:tc>
          <w:tcPr>
            <w:tcW w:w="288" w:type="dxa"/>
          </w:tcPr>
          <w:p w14:paraId="6950A5F1" w14:textId="77777777" w:rsidR="00951605" w:rsidRDefault="00951605" w:rsidP="0081710C"/>
        </w:tc>
        <w:tc>
          <w:tcPr>
            <w:tcW w:w="288" w:type="dxa"/>
          </w:tcPr>
          <w:p w14:paraId="55FAFE6B" w14:textId="77777777" w:rsidR="00951605" w:rsidRDefault="00951605" w:rsidP="0081710C">
            <w:pPr>
              <w:pStyle w:val="CopticCross"/>
            </w:pPr>
          </w:p>
        </w:tc>
        <w:tc>
          <w:tcPr>
            <w:tcW w:w="3960" w:type="dxa"/>
          </w:tcPr>
          <w:p w14:paraId="18FF2FFB" w14:textId="77777777" w:rsidR="00951605" w:rsidRDefault="00951605" w:rsidP="00951605">
            <w:pPr>
              <w:pStyle w:val="CopticVersemulti-line"/>
            </w:pPr>
            <w:r>
              <w:t>Ⲛⲑⲟⲕ ⲟⲩⲁ̀ⲗⲟⲩ ⲛ̀ⲥⲁⲃⲉ:</w:t>
            </w:r>
          </w:p>
          <w:p w14:paraId="10E0733F" w14:textId="77777777" w:rsidR="00951605" w:rsidRDefault="00951605" w:rsidP="00951605">
            <w:pPr>
              <w:pStyle w:val="CopticVersemulti-line"/>
            </w:pPr>
            <w:r>
              <w:t>ⲱ̀ Ⲁⲡⲁⲛⲟⲩⲃ ⲡⲓⲣⲉⲙⲛⲉϩⲏⲥ:</w:t>
            </w:r>
          </w:p>
          <w:p w14:paraId="0DB2012C" w14:textId="77777777" w:rsidR="00951605" w:rsidRDefault="00951605" w:rsidP="00951605">
            <w:pPr>
              <w:pStyle w:val="CopticVersemulti-line"/>
            </w:pPr>
            <w:r>
              <w:t>ⲉⲑⲃⲉ ⲡⲉⲕⲧⲟⲩⲃⲟ ⲛⲉⲙ ⲡⲉⲕⲥⲉⲙⲛⲟⲥ:</w:t>
            </w:r>
          </w:p>
          <w:p w14:paraId="00E39AD4" w14:textId="77777777" w:rsidR="00951605" w:rsidRDefault="00951605" w:rsidP="00951605">
            <w:pPr>
              <w:pStyle w:val="CopticHangingVerse"/>
            </w:pPr>
            <w:r>
              <w:t>ⲁⲕϣⲱⲡⲓ ⲙ̀ⲙⲉⲛⲣⲓⲧ ⲙ̀ⲡⲓⲇⲉⲥⲡⲟⲩⲧⲏⲥ.</w:t>
            </w:r>
          </w:p>
        </w:tc>
      </w:tr>
      <w:tr w:rsidR="00951605" w14:paraId="12362078" w14:textId="77777777" w:rsidTr="0081710C">
        <w:trPr>
          <w:cantSplit/>
          <w:jc w:val="center"/>
        </w:trPr>
        <w:tc>
          <w:tcPr>
            <w:tcW w:w="288" w:type="dxa"/>
          </w:tcPr>
          <w:p w14:paraId="33EDA76C" w14:textId="77777777" w:rsidR="00951605" w:rsidRDefault="00951605" w:rsidP="0081710C">
            <w:pPr>
              <w:pStyle w:val="CopticCross"/>
            </w:pPr>
            <w:r w:rsidRPr="00FB5ACB">
              <w:t>¿</w:t>
            </w:r>
          </w:p>
        </w:tc>
        <w:tc>
          <w:tcPr>
            <w:tcW w:w="3960" w:type="dxa"/>
          </w:tcPr>
          <w:p w14:paraId="3F3CBC77" w14:textId="77777777" w:rsidR="00951605" w:rsidRDefault="00951605" w:rsidP="00951605">
            <w:pPr>
              <w:pStyle w:val="EngHang"/>
            </w:pPr>
            <w:r>
              <w:t>He forsook the whole world</w:t>
            </w:r>
          </w:p>
          <w:p w14:paraId="18170018" w14:textId="77777777" w:rsidR="00951605" w:rsidRDefault="00951605" w:rsidP="00951605">
            <w:pPr>
              <w:pStyle w:val="EngHang"/>
            </w:pPr>
            <w:r>
              <w:t>In order to seek the heavens.</w:t>
            </w:r>
          </w:p>
          <w:p w14:paraId="456B4A8C" w14:textId="77777777" w:rsidR="00951605" w:rsidRDefault="00951605" w:rsidP="00951605">
            <w:pPr>
              <w:pStyle w:val="EngHang"/>
            </w:pPr>
            <w:r>
              <w:t>He carried his cross,</w:t>
            </w:r>
          </w:p>
          <w:p w14:paraId="4017AEAE" w14:textId="77777777" w:rsidR="00951605" w:rsidRDefault="00951605" w:rsidP="00951605">
            <w:pPr>
              <w:pStyle w:val="EngHangEnd"/>
            </w:pPr>
            <w:r>
              <w:t>And gained his soul.</w:t>
            </w:r>
          </w:p>
        </w:tc>
        <w:tc>
          <w:tcPr>
            <w:tcW w:w="288" w:type="dxa"/>
          </w:tcPr>
          <w:p w14:paraId="67953089" w14:textId="77777777" w:rsidR="00951605" w:rsidRDefault="00951605" w:rsidP="0081710C"/>
        </w:tc>
        <w:tc>
          <w:tcPr>
            <w:tcW w:w="288" w:type="dxa"/>
          </w:tcPr>
          <w:p w14:paraId="6173E41D" w14:textId="77777777" w:rsidR="00951605" w:rsidRDefault="00951605" w:rsidP="0081710C">
            <w:pPr>
              <w:pStyle w:val="CopticCross"/>
            </w:pPr>
            <w:r w:rsidRPr="00FB5ACB">
              <w:t>¿</w:t>
            </w:r>
          </w:p>
        </w:tc>
        <w:tc>
          <w:tcPr>
            <w:tcW w:w="3960" w:type="dxa"/>
          </w:tcPr>
          <w:p w14:paraId="36031F67" w14:textId="77777777" w:rsidR="00951605" w:rsidRDefault="00951605" w:rsidP="00951605">
            <w:pPr>
              <w:pStyle w:val="CopticVersemulti-line"/>
            </w:pPr>
            <w:r>
              <w:t>Ⲁϥⲭⲱ ⲙ̀ⲡⲓⲕⲟⲥⲙⲟⲥ ⲧⲏⲣϥ:</w:t>
            </w:r>
          </w:p>
          <w:p w14:paraId="30D8775A" w14:textId="77777777" w:rsidR="00951605" w:rsidRDefault="00951605" w:rsidP="00951605">
            <w:pPr>
              <w:pStyle w:val="CopticVersemulti-line"/>
            </w:pPr>
            <w:r>
              <w:t>ⲉϥⲕⲱϯ ⲛ̀ⲥⲁ ⲛⲁ ⲛⲓⲫⲏⲟⲩⲓ̀:</w:t>
            </w:r>
          </w:p>
          <w:p w14:paraId="7B6795BA" w14:textId="77777777" w:rsidR="00951605" w:rsidRDefault="00951605" w:rsidP="00951605">
            <w:pPr>
              <w:pStyle w:val="CopticVersemulti-line"/>
            </w:pPr>
            <w:r>
              <w:t>ⲁϥⲱⲗ ⲙ̀ⲡⲉϥⲥ̀ⲧⲁⲩⲣⲟⲥ ⲉ̀ϫⲱϥ:</w:t>
            </w:r>
          </w:p>
          <w:p w14:paraId="4FE7FF33" w14:textId="77777777" w:rsidR="00951605" w:rsidRDefault="00951605" w:rsidP="00951605">
            <w:pPr>
              <w:pStyle w:val="CopticHangingVerse"/>
            </w:pPr>
            <w:r>
              <w:t>ⲁϥϫⲉⲙϩⲏⲟⲩ ⲛ̀ⲧⲉϥⲯⲩⲭⲏ.</w:t>
            </w:r>
          </w:p>
        </w:tc>
      </w:tr>
      <w:tr w:rsidR="00951605" w14:paraId="08CDE07F" w14:textId="77777777" w:rsidTr="0081710C">
        <w:trPr>
          <w:cantSplit/>
          <w:jc w:val="center"/>
        </w:trPr>
        <w:tc>
          <w:tcPr>
            <w:tcW w:w="288" w:type="dxa"/>
          </w:tcPr>
          <w:p w14:paraId="4188665F" w14:textId="77777777" w:rsidR="00951605" w:rsidRDefault="00951605" w:rsidP="0081710C">
            <w:pPr>
              <w:pStyle w:val="CopticCross"/>
            </w:pPr>
          </w:p>
        </w:tc>
        <w:tc>
          <w:tcPr>
            <w:tcW w:w="3960" w:type="dxa"/>
          </w:tcPr>
          <w:p w14:paraId="28CC2EFE" w14:textId="77777777" w:rsidR="00951605" w:rsidRDefault="00951605" w:rsidP="00951605">
            <w:pPr>
              <w:pStyle w:val="EngHang"/>
            </w:pPr>
            <w:r>
              <w:t>When he was hanged by his feet</w:t>
            </w:r>
          </w:p>
          <w:p w14:paraId="3C339001" w14:textId="77777777" w:rsidR="00951605" w:rsidRDefault="00951605" w:rsidP="00951605">
            <w:pPr>
              <w:pStyle w:val="EngHang"/>
            </w:pPr>
            <w:r>
              <w:t>On the ship’s mast, with his head down,</w:t>
            </w:r>
          </w:p>
          <w:p w14:paraId="21284604" w14:textId="77777777" w:rsidR="00951605" w:rsidRDefault="00951605" w:rsidP="00951605">
            <w:pPr>
              <w:pStyle w:val="EngHang"/>
            </w:pPr>
            <w:r>
              <w:t>He did not move,</w:t>
            </w:r>
          </w:p>
          <w:p w14:paraId="2112BE27" w14:textId="77777777" w:rsidR="00951605" w:rsidRDefault="00951605" w:rsidP="00951605">
            <w:pPr>
              <w:pStyle w:val="EngHangEnd"/>
            </w:pPr>
            <w:r>
              <w:t xml:space="preserve">His heart was full of strength. </w:t>
            </w:r>
          </w:p>
        </w:tc>
        <w:tc>
          <w:tcPr>
            <w:tcW w:w="288" w:type="dxa"/>
          </w:tcPr>
          <w:p w14:paraId="6715A892" w14:textId="77777777" w:rsidR="00951605" w:rsidRDefault="00951605" w:rsidP="0081710C"/>
        </w:tc>
        <w:tc>
          <w:tcPr>
            <w:tcW w:w="288" w:type="dxa"/>
          </w:tcPr>
          <w:p w14:paraId="44F0D10A" w14:textId="77777777" w:rsidR="00951605" w:rsidRDefault="00951605" w:rsidP="0081710C">
            <w:pPr>
              <w:pStyle w:val="CopticCross"/>
            </w:pPr>
          </w:p>
        </w:tc>
        <w:tc>
          <w:tcPr>
            <w:tcW w:w="3960" w:type="dxa"/>
          </w:tcPr>
          <w:p w14:paraId="65904AF7" w14:textId="77777777" w:rsidR="00951605" w:rsidRDefault="00951605" w:rsidP="00951605">
            <w:pPr>
              <w:pStyle w:val="CopticVersemulti-line"/>
            </w:pPr>
            <w:r>
              <w:t>Ⲉⲧⲁϥⲉϣ ⲉ̀ⲃⲟⲗ ϧⲉⲛ ⲛⲉϥϭⲁⲗⲁⲩϫ:</w:t>
            </w:r>
          </w:p>
          <w:p w14:paraId="6B98D9DE" w14:textId="77777777" w:rsidR="00951605" w:rsidRDefault="00951605" w:rsidP="00951605">
            <w:pPr>
              <w:pStyle w:val="CopticVersemulti-line"/>
            </w:pPr>
            <w:r>
              <w:t>ⲟⲩⲟϩ ⲧⲉϥⲁ̀ⲫⲉ ⲉ̀ⲡⲉⲥⲏⲧ:</w:t>
            </w:r>
          </w:p>
          <w:p w14:paraId="61EB0851" w14:textId="77777777" w:rsidR="00951605" w:rsidRDefault="00951605" w:rsidP="00951605">
            <w:pPr>
              <w:pStyle w:val="CopticVersemulti-line"/>
            </w:pPr>
            <w:r>
              <w:t>ⲉ̀ϩ̀ⲣⲏⲓ ⲉ̀ϫⲉⲛ ⲡⲓⲑⲱⲕ ⲛ̀ϫⲟⲓ:</w:t>
            </w:r>
          </w:p>
          <w:p w14:paraId="10AAF035" w14:textId="77777777" w:rsidR="00951605" w:rsidRDefault="00951605" w:rsidP="00951605">
            <w:pPr>
              <w:pStyle w:val="CopticHangingVerse"/>
            </w:pPr>
            <w:r>
              <w:t>ⲙ̀ⲡⲉϥⲕⲓⲙ ⲁϥⲉⲣⲧⲁϫⲣⲟ ⲛ̀ϩⲏⲧ.</w:t>
            </w:r>
          </w:p>
        </w:tc>
      </w:tr>
      <w:tr w:rsidR="00951605" w14:paraId="4D124C8A" w14:textId="77777777" w:rsidTr="0081710C">
        <w:trPr>
          <w:cantSplit/>
          <w:jc w:val="center"/>
        </w:trPr>
        <w:tc>
          <w:tcPr>
            <w:tcW w:w="288" w:type="dxa"/>
          </w:tcPr>
          <w:p w14:paraId="5D2A274D" w14:textId="77777777" w:rsidR="00951605" w:rsidRDefault="00951605" w:rsidP="0081710C">
            <w:pPr>
              <w:pStyle w:val="CopticCross"/>
            </w:pPr>
            <w:r w:rsidRPr="00FB5ACB">
              <w:t>¿</w:t>
            </w:r>
          </w:p>
        </w:tc>
        <w:tc>
          <w:tcPr>
            <w:tcW w:w="3960" w:type="dxa"/>
          </w:tcPr>
          <w:p w14:paraId="35329388" w14:textId="77777777" w:rsidR="00951605" w:rsidRDefault="00951605" w:rsidP="00951605">
            <w:pPr>
              <w:pStyle w:val="EngHang"/>
            </w:pPr>
            <w:r>
              <w:t>The strong saint Abba Noub,</w:t>
            </w:r>
          </w:p>
          <w:p w14:paraId="7052AB16" w14:textId="77777777" w:rsidR="00951605" w:rsidRDefault="00951605" w:rsidP="00951605">
            <w:pPr>
              <w:pStyle w:val="EngHang"/>
            </w:pPr>
            <w:r>
              <w:t>Who endured tortures,</w:t>
            </w:r>
          </w:p>
          <w:p w14:paraId="2E7A4D4D" w14:textId="77777777" w:rsidR="00951605" w:rsidRDefault="00951605" w:rsidP="00951605">
            <w:pPr>
              <w:pStyle w:val="EngHang"/>
            </w:pPr>
            <w:r>
              <w:t>Became a golden lampstand</w:t>
            </w:r>
          </w:p>
          <w:p w14:paraId="24F44270" w14:textId="77777777" w:rsidR="00951605" w:rsidRDefault="00951605" w:rsidP="00951605">
            <w:pPr>
              <w:pStyle w:val="EngHangEnd"/>
            </w:pPr>
            <w:r>
              <w:t>Among the faithful.</w:t>
            </w:r>
          </w:p>
        </w:tc>
        <w:tc>
          <w:tcPr>
            <w:tcW w:w="288" w:type="dxa"/>
          </w:tcPr>
          <w:p w14:paraId="49A596C2" w14:textId="77777777" w:rsidR="00951605" w:rsidRDefault="00951605" w:rsidP="0081710C"/>
        </w:tc>
        <w:tc>
          <w:tcPr>
            <w:tcW w:w="288" w:type="dxa"/>
          </w:tcPr>
          <w:p w14:paraId="709562AC" w14:textId="77777777" w:rsidR="00951605" w:rsidRDefault="00951605" w:rsidP="0081710C">
            <w:pPr>
              <w:pStyle w:val="CopticCross"/>
            </w:pPr>
            <w:r w:rsidRPr="00FB5ACB">
              <w:t>¿</w:t>
            </w:r>
          </w:p>
        </w:tc>
        <w:tc>
          <w:tcPr>
            <w:tcW w:w="3960" w:type="dxa"/>
          </w:tcPr>
          <w:p w14:paraId="2DF7444A" w14:textId="77777777" w:rsidR="00951605" w:rsidRDefault="00951605" w:rsidP="00951605">
            <w:pPr>
              <w:pStyle w:val="CopticVersemulti-line"/>
            </w:pPr>
            <w:r>
              <w:t>Ⲁϥϣⲱⲡⲓ ⲛ̀ⲟⲩⲗⲩⲭⲛⲓⲁ̀ ⲛ̀ⲛⲟⲩⲃ:</w:t>
            </w:r>
          </w:p>
          <w:p w14:paraId="0203A2A1" w14:textId="77777777" w:rsidR="00951605" w:rsidRDefault="00951605" w:rsidP="00951605">
            <w:pPr>
              <w:pStyle w:val="CopticVersemulti-line"/>
            </w:pPr>
            <w:r>
              <w:t>ϧⲉⲛ ⲛⲓⲧⲟⲡⲟⲥ ⲛ̀ⲧⲉ ⲛⲓⲡⲓⲥⲧⲟⲥ:</w:t>
            </w:r>
          </w:p>
          <w:p w14:paraId="6082A280" w14:textId="77777777" w:rsidR="00951605" w:rsidRDefault="00951605" w:rsidP="00951605">
            <w:pPr>
              <w:pStyle w:val="CopticVersemulti-line"/>
            </w:pPr>
            <w:r>
              <w:t>ⲛⲓϫⲱⲣⲓ ⲉⲑⲟⲩⲁⲃ Ⲁⲡⲁⲛⲟⲩⲃ:</w:t>
            </w:r>
          </w:p>
          <w:p w14:paraId="0EA0E232" w14:textId="77777777" w:rsidR="00951605" w:rsidRDefault="00951605" w:rsidP="00951605">
            <w:pPr>
              <w:pStyle w:val="CopticHangingVerse"/>
            </w:pPr>
            <w:r>
              <w:t>ⲫⲏⲉ̀ⲧⲁϥϣⲉⲡ ⲛ̀ⲛⲓⲃⲁⲥⲁⲛⲟⲥ.</w:t>
            </w:r>
          </w:p>
        </w:tc>
      </w:tr>
      <w:tr w:rsidR="00951605" w14:paraId="1ACE9B27" w14:textId="77777777" w:rsidTr="0081710C">
        <w:trPr>
          <w:cantSplit/>
          <w:jc w:val="center"/>
        </w:trPr>
        <w:tc>
          <w:tcPr>
            <w:tcW w:w="288" w:type="dxa"/>
          </w:tcPr>
          <w:p w14:paraId="520F22B3" w14:textId="77777777" w:rsidR="00951605" w:rsidRDefault="00951605" w:rsidP="0081710C">
            <w:pPr>
              <w:pStyle w:val="CopticCross"/>
            </w:pPr>
          </w:p>
        </w:tc>
        <w:tc>
          <w:tcPr>
            <w:tcW w:w="3960" w:type="dxa"/>
          </w:tcPr>
          <w:p w14:paraId="29B2FB54" w14:textId="77777777" w:rsidR="00951605" w:rsidRDefault="00951605" w:rsidP="00951605">
            <w:pPr>
              <w:pStyle w:val="EngHang"/>
            </w:pPr>
            <w:r>
              <w:t>The people saw his struggle,</w:t>
            </w:r>
          </w:p>
          <w:p w14:paraId="5260983C" w14:textId="77777777" w:rsidR="00951605" w:rsidRDefault="00951605" w:rsidP="00951605">
            <w:pPr>
              <w:pStyle w:val="EngHang"/>
            </w:pPr>
            <w:r>
              <w:t>And his firm faith.</w:t>
            </w:r>
          </w:p>
          <w:p w14:paraId="5EBD2404" w14:textId="77777777" w:rsidR="00951605" w:rsidRDefault="00951605" w:rsidP="00951605">
            <w:pPr>
              <w:pStyle w:val="EngHang"/>
            </w:pPr>
            <w:r>
              <w:t>They confessed aloud,</w:t>
            </w:r>
          </w:p>
          <w:p w14:paraId="191B8EB6" w14:textId="77777777" w:rsidR="00951605" w:rsidRPr="004764BD" w:rsidRDefault="00951605" w:rsidP="00951605">
            <w:pPr>
              <w:pStyle w:val="EngHangEnd"/>
            </w:pPr>
            <w:r>
              <w:t>“Our God is Jesus, the Blessed One.”</w:t>
            </w:r>
          </w:p>
        </w:tc>
        <w:tc>
          <w:tcPr>
            <w:tcW w:w="288" w:type="dxa"/>
          </w:tcPr>
          <w:p w14:paraId="513EAD1D" w14:textId="77777777" w:rsidR="00951605" w:rsidRDefault="00951605" w:rsidP="0081710C"/>
        </w:tc>
        <w:tc>
          <w:tcPr>
            <w:tcW w:w="288" w:type="dxa"/>
          </w:tcPr>
          <w:p w14:paraId="6C8418EF" w14:textId="77777777" w:rsidR="00951605" w:rsidRDefault="00951605" w:rsidP="0081710C">
            <w:pPr>
              <w:pStyle w:val="CopticCross"/>
            </w:pPr>
          </w:p>
        </w:tc>
        <w:tc>
          <w:tcPr>
            <w:tcW w:w="3960" w:type="dxa"/>
          </w:tcPr>
          <w:p w14:paraId="22BD7C24" w14:textId="77777777" w:rsidR="00951605" w:rsidRDefault="00951605" w:rsidP="00951605">
            <w:pPr>
              <w:pStyle w:val="CopticVersemulti-line"/>
            </w:pPr>
            <w:r>
              <w:t>Ϩⲁⲛⲙⲏϣ ⲉ̀ⲧⲁⲩⲛⲁⲩ ⲉ̀ⲡⲉϥⲁⲅⲱⲛ:</w:t>
            </w:r>
          </w:p>
          <w:p w14:paraId="5A503988" w14:textId="77777777" w:rsidR="00951605" w:rsidRDefault="00951605" w:rsidP="00951605">
            <w:pPr>
              <w:pStyle w:val="CopticVersemulti-line"/>
            </w:pPr>
            <w:r>
              <w:t>ⲛⲉⲙ ⲛⲉϥⲛⲁϩϯ ⲉⲧⲧⲁϫⲣⲏⲟⲩⲧ:</w:t>
            </w:r>
          </w:p>
          <w:p w14:paraId="52BC090C" w14:textId="77777777" w:rsidR="00951605" w:rsidRDefault="00951605" w:rsidP="00951605">
            <w:pPr>
              <w:pStyle w:val="CopticVersemulti-line"/>
            </w:pPr>
            <w:r>
              <w:t>ⲁⲩⲉⲣⲟ̀ⲙⲟⲗⲟⲅⲓⲛ ϧⲉⲛ ⲟⲩϧ̀ⲣⲱⲟⲩ:</w:t>
            </w:r>
          </w:p>
          <w:p w14:paraId="12B3E7C1" w14:textId="77777777" w:rsidR="00951605" w:rsidRPr="003032D8" w:rsidRDefault="00951605" w:rsidP="00951605">
            <w:pPr>
              <w:pStyle w:val="CopticHangingVerse"/>
            </w:pPr>
            <w:r>
              <w:t>Ⲡⲉⲛⲛⲟⲩϯ ⲡⲉ Ⲓⲏⲥⲟⲩⲥ ⲫⲏⲉ̀ⲧⲥ̀ⲙⲁⲣⲱⲟⲩⲧ.</w:t>
            </w:r>
          </w:p>
        </w:tc>
      </w:tr>
      <w:tr w:rsidR="00951605" w14:paraId="4AC6BCDC" w14:textId="77777777" w:rsidTr="0081710C">
        <w:trPr>
          <w:cantSplit/>
          <w:jc w:val="center"/>
        </w:trPr>
        <w:tc>
          <w:tcPr>
            <w:tcW w:w="288" w:type="dxa"/>
          </w:tcPr>
          <w:p w14:paraId="0322D7F3" w14:textId="77777777" w:rsidR="00951605" w:rsidRDefault="00951605" w:rsidP="0081710C">
            <w:pPr>
              <w:pStyle w:val="CopticCross"/>
            </w:pPr>
            <w:r w:rsidRPr="00FB5ACB">
              <w:t>¿</w:t>
            </w:r>
          </w:p>
        </w:tc>
        <w:tc>
          <w:tcPr>
            <w:tcW w:w="3960" w:type="dxa"/>
          </w:tcPr>
          <w:p w14:paraId="6AC34244" w14:textId="77777777" w:rsidR="00951605" w:rsidRDefault="00951605" w:rsidP="00951605">
            <w:pPr>
              <w:pStyle w:val="EngHang"/>
            </w:pPr>
            <w:r>
              <w:t>The claimed the unfading crown</w:t>
            </w:r>
          </w:p>
          <w:p w14:paraId="5FD2255D" w14:textId="77777777" w:rsidR="00951605" w:rsidRDefault="00951605" w:rsidP="00951605">
            <w:pPr>
              <w:pStyle w:val="EngHang"/>
            </w:pPr>
            <w:r>
              <w:t>Of martyrdom with him,</w:t>
            </w:r>
          </w:p>
          <w:p w14:paraId="1BF03887" w14:textId="77777777" w:rsidR="00951605" w:rsidRDefault="00951605" w:rsidP="00951605">
            <w:pPr>
              <w:pStyle w:val="EngHang"/>
            </w:pPr>
            <w:r>
              <w:t xml:space="preserve">Through their </w:t>
            </w:r>
            <w:commentRangeStart w:id="1720"/>
            <w:r>
              <w:t xml:space="preserve">upright </w:t>
            </w:r>
            <w:commentRangeEnd w:id="1720"/>
            <w:r>
              <w:rPr>
                <w:rStyle w:val="CommentReference"/>
                <w:rFonts w:ascii="Times New Roman" w:eastAsiaTheme="minorHAnsi" w:hAnsi="Times New Roman" w:cstheme="minorBidi"/>
                <w:color w:val="auto"/>
              </w:rPr>
              <w:commentReference w:id="1720"/>
            </w:r>
            <w:r>
              <w:t>faith</w:t>
            </w:r>
          </w:p>
          <w:p w14:paraId="69B5616A" w14:textId="77777777" w:rsidR="00951605" w:rsidRDefault="00951605" w:rsidP="00951605">
            <w:pPr>
              <w:pStyle w:val="EngHangEnd"/>
            </w:pPr>
            <w:r>
              <w:t>In our Lord Jesus Christ.</w:t>
            </w:r>
          </w:p>
        </w:tc>
        <w:tc>
          <w:tcPr>
            <w:tcW w:w="288" w:type="dxa"/>
          </w:tcPr>
          <w:p w14:paraId="6E671F8F" w14:textId="77777777" w:rsidR="00951605" w:rsidRDefault="00951605" w:rsidP="0081710C"/>
        </w:tc>
        <w:tc>
          <w:tcPr>
            <w:tcW w:w="288" w:type="dxa"/>
          </w:tcPr>
          <w:p w14:paraId="05329B0D" w14:textId="77777777" w:rsidR="00951605" w:rsidRDefault="00951605" w:rsidP="0081710C">
            <w:pPr>
              <w:pStyle w:val="CopticCross"/>
            </w:pPr>
            <w:r w:rsidRPr="00FB5ACB">
              <w:t>¿</w:t>
            </w:r>
          </w:p>
        </w:tc>
        <w:tc>
          <w:tcPr>
            <w:tcW w:w="3960" w:type="dxa"/>
          </w:tcPr>
          <w:p w14:paraId="0172FCFF" w14:textId="77777777" w:rsidR="00951605" w:rsidRDefault="00951605" w:rsidP="00951605">
            <w:pPr>
              <w:pStyle w:val="CopticVersemulti-line"/>
            </w:pPr>
            <w:r>
              <w:t>Ⲁⲩϭⲓ ⲛⲉⲙⲁϥ ⲙ̀ⲡⲓⲭ̀ⲗⲟⲙ ⲛ̀ⲁⲧⲗⲱⲙ:</w:t>
            </w:r>
          </w:p>
          <w:p w14:paraId="336069C0" w14:textId="77777777" w:rsidR="00951605" w:rsidRDefault="00951605" w:rsidP="00951605">
            <w:pPr>
              <w:pStyle w:val="CopticVersemulti-line"/>
            </w:pPr>
            <w:r>
              <w:t>ⲛ̀ⲧⲉ ϯⲙⲉⲧⲙⲁⲣⲧⲩⲣⲟⲥ:</w:t>
            </w:r>
          </w:p>
          <w:p w14:paraId="14C5BD8D" w14:textId="77777777" w:rsidR="00951605" w:rsidRDefault="00951605" w:rsidP="00951605">
            <w:pPr>
              <w:pStyle w:val="CopticVersemulti-line"/>
            </w:pPr>
            <w:r>
              <w:t>ϩⲓⲧⲉⲛ ⲛⲟⲩⲛⲁϩϯ ⲉⲧⲥⲟⲩⲧⲱⲛ:</w:t>
            </w:r>
          </w:p>
          <w:p w14:paraId="01057E31" w14:textId="77777777" w:rsidR="00951605" w:rsidRDefault="00951605" w:rsidP="00951605">
            <w:pPr>
              <w:pStyle w:val="CopticHangingVerse"/>
            </w:pPr>
            <w:r>
              <w:t>ⲉ̀ϧⲟⲩⲛ ⲉ̀Ⲡⲉⲛϭⲟⲓⲥ Ⲓⲏⲥⲟⲩⲥ Ⲡⲓⲭ̀ⲣⲓⲥⲧⲟⲥ.</w:t>
            </w:r>
          </w:p>
        </w:tc>
      </w:tr>
      <w:tr w:rsidR="00951605" w14:paraId="1972A82C" w14:textId="77777777" w:rsidTr="0081710C">
        <w:trPr>
          <w:cantSplit/>
          <w:jc w:val="center"/>
        </w:trPr>
        <w:tc>
          <w:tcPr>
            <w:tcW w:w="288" w:type="dxa"/>
          </w:tcPr>
          <w:p w14:paraId="454815B5" w14:textId="77777777" w:rsidR="00951605" w:rsidRDefault="00951605" w:rsidP="0081710C">
            <w:pPr>
              <w:pStyle w:val="CopticCross"/>
            </w:pPr>
          </w:p>
        </w:tc>
        <w:tc>
          <w:tcPr>
            <w:tcW w:w="3960" w:type="dxa"/>
          </w:tcPr>
          <w:p w14:paraId="79759CEA" w14:textId="77777777" w:rsidR="00951605" w:rsidRDefault="00951605" w:rsidP="00951605">
            <w:pPr>
              <w:pStyle w:val="EngHang"/>
            </w:pPr>
            <w:r>
              <w:t>Hail to you, O martyr</w:t>
            </w:r>
          </w:p>
          <w:p w14:paraId="3011A6E2" w14:textId="77777777" w:rsidR="00951605" w:rsidRDefault="00951605" w:rsidP="00951605">
            <w:pPr>
              <w:pStyle w:val="EngHang"/>
            </w:pPr>
            <w:r>
              <w:t>Of our Lord Jesus Christ.</w:t>
            </w:r>
          </w:p>
          <w:p w14:paraId="303BF8E8" w14:textId="77777777" w:rsidR="00951605" w:rsidRDefault="00951605" w:rsidP="00951605">
            <w:pPr>
              <w:pStyle w:val="EngHang"/>
            </w:pPr>
            <w:r>
              <w:t>Hail to the courageous hero,</w:t>
            </w:r>
          </w:p>
          <w:p w14:paraId="07C896BB" w14:textId="77777777" w:rsidR="00951605" w:rsidRDefault="00951605" w:rsidP="00951605">
            <w:pPr>
              <w:pStyle w:val="EngHangEnd"/>
            </w:pPr>
            <w:r>
              <w:t>Abba Noub of Nehis.</w:t>
            </w:r>
          </w:p>
        </w:tc>
        <w:tc>
          <w:tcPr>
            <w:tcW w:w="288" w:type="dxa"/>
          </w:tcPr>
          <w:p w14:paraId="354B2B1F" w14:textId="77777777" w:rsidR="00951605" w:rsidRDefault="00951605" w:rsidP="0081710C"/>
        </w:tc>
        <w:tc>
          <w:tcPr>
            <w:tcW w:w="288" w:type="dxa"/>
          </w:tcPr>
          <w:p w14:paraId="1FC21E07" w14:textId="77777777" w:rsidR="00951605" w:rsidRDefault="00951605" w:rsidP="0081710C">
            <w:pPr>
              <w:pStyle w:val="CopticCross"/>
            </w:pPr>
          </w:p>
        </w:tc>
        <w:tc>
          <w:tcPr>
            <w:tcW w:w="3960" w:type="dxa"/>
          </w:tcPr>
          <w:p w14:paraId="7506BD3E" w14:textId="77777777" w:rsidR="00951605" w:rsidRDefault="00951605" w:rsidP="00951605">
            <w:pPr>
              <w:pStyle w:val="CopticVersemulti-line"/>
            </w:pPr>
            <w:r>
              <w:t>Ⲭⲉⲣⲉ ⲛⲁⲕ ⲱ̀ ⲡⲓⲙⲁⲣⲧⲩⲣⲟⲥ:</w:t>
            </w:r>
          </w:p>
          <w:p w14:paraId="1E96F766" w14:textId="77777777" w:rsidR="00951605" w:rsidRDefault="00951605" w:rsidP="00951605">
            <w:pPr>
              <w:pStyle w:val="CopticVersemulti-line"/>
            </w:pPr>
            <w:r>
              <w:t>ⲛ̀ⲧⲉ Ⲡⲉⲛⲟ̄ⲥ̄ Ⲓⲏ̄ⲥ̄ Ⲡⲭ̄ⲥ̄:</w:t>
            </w:r>
          </w:p>
          <w:p w14:paraId="209DD1E8" w14:textId="77777777" w:rsidR="00951605" w:rsidRDefault="00951605" w:rsidP="00951605">
            <w:pPr>
              <w:pStyle w:val="CopticVersemulti-line"/>
            </w:pPr>
            <w:r>
              <w:t>ⲭⲉⲣⲉ ⲡⲓϣⲱⲓϫ ⲛ̀ⲅⲉⲛⲛⲉⲟⲥ:</w:t>
            </w:r>
          </w:p>
          <w:p w14:paraId="618A808E" w14:textId="77777777" w:rsidR="00951605" w:rsidRDefault="00951605" w:rsidP="00951605">
            <w:pPr>
              <w:pStyle w:val="CopticHangingVerse"/>
            </w:pPr>
            <w:r>
              <w:t>Ⲁⲡⲁⲛⲟⲩⲃ ⲡⲓⲣⲉⲙⲛⲉϩⲏⲥ.</w:t>
            </w:r>
          </w:p>
        </w:tc>
      </w:tr>
      <w:tr w:rsidR="00951605" w14:paraId="093DB335" w14:textId="77777777" w:rsidTr="0081710C">
        <w:trPr>
          <w:cantSplit/>
          <w:jc w:val="center"/>
        </w:trPr>
        <w:tc>
          <w:tcPr>
            <w:tcW w:w="288" w:type="dxa"/>
          </w:tcPr>
          <w:p w14:paraId="5EAA58A1" w14:textId="77777777" w:rsidR="00951605" w:rsidRDefault="00951605" w:rsidP="0081710C">
            <w:pPr>
              <w:pStyle w:val="CopticCross"/>
            </w:pPr>
            <w:r w:rsidRPr="00FB5ACB">
              <w:t>¿</w:t>
            </w:r>
          </w:p>
        </w:tc>
        <w:tc>
          <w:tcPr>
            <w:tcW w:w="3960" w:type="dxa"/>
          </w:tcPr>
          <w:p w14:paraId="4816FE9E" w14:textId="77777777" w:rsidR="00951605" w:rsidRDefault="00951605" w:rsidP="00951605">
            <w:pPr>
              <w:pStyle w:val="EngHang"/>
            </w:pPr>
            <w:r>
              <w:t>Pray to the Lord on our behalf,</w:t>
            </w:r>
          </w:p>
          <w:p w14:paraId="3532BCFB" w14:textId="77777777" w:rsidR="00951605" w:rsidRDefault="00951605" w:rsidP="00951605">
            <w:pPr>
              <w:pStyle w:val="EngHang"/>
            </w:pPr>
            <w:r>
              <w:t>O struggle-bearer, the martyr,</w:t>
            </w:r>
          </w:p>
          <w:p w14:paraId="7688AAE5" w14:textId="77777777" w:rsidR="00951605" w:rsidRDefault="00951605" w:rsidP="00951605">
            <w:pPr>
              <w:pStyle w:val="EngHang"/>
            </w:pPr>
            <w:r>
              <w:t>Abba Noub of Nehis,</w:t>
            </w:r>
          </w:p>
          <w:p w14:paraId="7410F87E" w14:textId="77777777" w:rsidR="00951605" w:rsidRDefault="00951605" w:rsidP="00951605">
            <w:pPr>
              <w:pStyle w:val="EngHangEnd"/>
            </w:pPr>
            <w:r>
              <w:t>That He may forgive us our sins.</w:t>
            </w:r>
          </w:p>
        </w:tc>
        <w:tc>
          <w:tcPr>
            <w:tcW w:w="288" w:type="dxa"/>
          </w:tcPr>
          <w:p w14:paraId="4A19E9CA" w14:textId="77777777" w:rsidR="00951605" w:rsidRDefault="00951605" w:rsidP="0081710C"/>
        </w:tc>
        <w:tc>
          <w:tcPr>
            <w:tcW w:w="288" w:type="dxa"/>
          </w:tcPr>
          <w:p w14:paraId="5F2AD980" w14:textId="77777777" w:rsidR="00951605" w:rsidRDefault="00951605" w:rsidP="0081710C">
            <w:pPr>
              <w:pStyle w:val="CopticCross"/>
            </w:pPr>
            <w:r w:rsidRPr="00FB5ACB">
              <w:t>¿</w:t>
            </w:r>
          </w:p>
        </w:tc>
        <w:tc>
          <w:tcPr>
            <w:tcW w:w="3960" w:type="dxa"/>
          </w:tcPr>
          <w:p w14:paraId="09E6EBA7" w14:textId="77777777" w:rsidR="00951605" w:rsidRDefault="00951605" w:rsidP="00951605">
            <w:pPr>
              <w:pStyle w:val="CopticVersemulti-line"/>
            </w:pPr>
            <w:r>
              <w:t>Ⲧⲱⲃϩ ⲙ̀Ⲡⲟ̄ⲥ̄ ⲉ̀ϩ̀ⲣⲏⲓ ⲉ̀ϫⲱⲛ:</w:t>
            </w:r>
          </w:p>
          <w:p w14:paraId="7AEB2B93" w14:textId="77777777" w:rsidR="00951605" w:rsidRDefault="00951605" w:rsidP="00951605">
            <w:pPr>
              <w:pStyle w:val="CopticVersemulti-line"/>
            </w:pPr>
            <w:r>
              <w:t>ⲱ̀ ⲡⲓⲁⲑⲗⲟⲫⲟⲣⲟⲥ ⲙ̀ⲙⲁⲣⲧⲩⲣⲟⲥ:</w:t>
            </w:r>
          </w:p>
          <w:p w14:paraId="2AF3924D" w14:textId="77777777" w:rsidR="00951605" w:rsidRDefault="00951605" w:rsidP="00951605">
            <w:pPr>
              <w:pStyle w:val="CopticVersemulti-line"/>
            </w:pPr>
            <w:r>
              <w:t>Ⲁⲡⲁⲛⲟⲩⲃ ⲡⲓⲣⲉⲙⲛⲉϩⲏⲥ:</w:t>
            </w:r>
          </w:p>
          <w:p w14:paraId="5D405D07" w14:textId="77777777" w:rsidR="00951605" w:rsidRDefault="00951605" w:rsidP="00951605">
            <w:pPr>
              <w:pStyle w:val="CopticHangingVerse"/>
            </w:pPr>
            <w:r>
              <w:t xml:space="preserve">ⲛ̀ⲧⲉϥⲭⲁ ⲛⲉⲛⲛⲟⲃⲓ ⲛⲁⲛ ⲉ̀ⲃⲟⲗ. </w:t>
            </w:r>
          </w:p>
        </w:tc>
      </w:tr>
    </w:tbl>
    <w:p w14:paraId="1F10ADAE" w14:textId="77777777" w:rsidR="00BF240D" w:rsidRDefault="00BF240D" w:rsidP="00BF240D">
      <w:pPr>
        <w:pStyle w:val="Heading3"/>
      </w:pPr>
      <w:bookmarkStart w:id="1721" w:name="_Toc448227641"/>
      <w:r>
        <w:t>July 20 / Epip 26: Joseph the Carpenter</w:t>
      </w:r>
      <w:bookmarkEnd w:id="1721"/>
    </w:p>
    <w:p w14:paraId="5DE3B33E" w14:textId="77777777" w:rsidR="00BF240D" w:rsidRDefault="00BF240D" w:rsidP="00BF240D">
      <w:pPr>
        <w:pStyle w:val="Heading4"/>
      </w:pPr>
      <w:bookmarkStart w:id="1722" w:name="_Ref434488476"/>
      <w:r>
        <w:t>The Doxology</w:t>
      </w:r>
      <w:r w:rsidR="00B46E6E">
        <w:t xml:space="preserve"> for St. Joseph the Carpenter</w:t>
      </w:r>
      <w:bookmarkEnd w:id="172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F240D" w14:paraId="6238ACE5" w14:textId="77777777" w:rsidTr="0004345A">
        <w:trPr>
          <w:cantSplit/>
          <w:jc w:val="center"/>
        </w:trPr>
        <w:tc>
          <w:tcPr>
            <w:tcW w:w="288" w:type="dxa"/>
          </w:tcPr>
          <w:p w14:paraId="036032DC" w14:textId="77777777" w:rsidR="00BF240D" w:rsidRDefault="00BF240D" w:rsidP="0004345A">
            <w:pPr>
              <w:pStyle w:val="CopticCross"/>
            </w:pPr>
          </w:p>
        </w:tc>
        <w:tc>
          <w:tcPr>
            <w:tcW w:w="3960" w:type="dxa"/>
          </w:tcPr>
          <w:p w14:paraId="1C8BD387" w14:textId="77777777" w:rsidR="00BF240D" w:rsidRDefault="00BF240D" w:rsidP="00BF240D">
            <w:pPr>
              <w:pStyle w:val="EngHang"/>
            </w:pPr>
            <w:r>
              <w:t>By a sign from heaven,</w:t>
            </w:r>
          </w:p>
          <w:p w14:paraId="3B3E9EF6" w14:textId="77777777" w:rsidR="00BF240D" w:rsidRDefault="00BF240D" w:rsidP="00BF240D">
            <w:pPr>
              <w:pStyle w:val="EngHang"/>
            </w:pPr>
            <w:r>
              <w:t>The Lord chose Joseph</w:t>
            </w:r>
          </w:p>
          <w:p w14:paraId="6C6510B1" w14:textId="77777777" w:rsidR="00BF240D" w:rsidRDefault="00BF240D" w:rsidP="00BF240D">
            <w:pPr>
              <w:pStyle w:val="EngHang"/>
            </w:pPr>
            <w:r>
              <w:t>To care for the Virgin</w:t>
            </w:r>
          </w:p>
          <w:p w14:paraId="7C3E4185" w14:textId="77777777" w:rsidR="00BF240D" w:rsidRDefault="00BF240D" w:rsidP="00BF240D">
            <w:pPr>
              <w:pStyle w:val="EngHangEnd"/>
            </w:pPr>
            <w:r>
              <w:t>In his house.</w:t>
            </w:r>
          </w:p>
        </w:tc>
        <w:tc>
          <w:tcPr>
            <w:tcW w:w="288" w:type="dxa"/>
          </w:tcPr>
          <w:p w14:paraId="7B6488D1" w14:textId="77777777" w:rsidR="00BF240D" w:rsidRDefault="00BF240D" w:rsidP="0004345A"/>
        </w:tc>
        <w:tc>
          <w:tcPr>
            <w:tcW w:w="288" w:type="dxa"/>
          </w:tcPr>
          <w:p w14:paraId="5AE1C3B8" w14:textId="77777777" w:rsidR="00BF240D" w:rsidRDefault="00BF240D" w:rsidP="0004345A">
            <w:pPr>
              <w:pStyle w:val="CopticCross"/>
            </w:pPr>
          </w:p>
        </w:tc>
        <w:tc>
          <w:tcPr>
            <w:tcW w:w="3960" w:type="dxa"/>
          </w:tcPr>
          <w:p w14:paraId="221E452F" w14:textId="77777777" w:rsidR="00BF240D" w:rsidRDefault="00BF240D" w:rsidP="00BF240D">
            <w:pPr>
              <w:pStyle w:val="CopticVersemulti-line"/>
            </w:pPr>
            <w:r>
              <w:t>Ⲫⲛⲟⲩϯ ⲁϥⲥⲱⲧⲡ ⲛ̀Ⲓⲱⲥⲉⲫ:</w:t>
            </w:r>
          </w:p>
          <w:p w14:paraId="7E50DFA8" w14:textId="77777777" w:rsidR="00BF240D" w:rsidRDefault="00BF240D" w:rsidP="00BF240D">
            <w:pPr>
              <w:pStyle w:val="CopticVersemulti-line"/>
            </w:pPr>
            <w:r>
              <w:t>Ϩⲓⲛⲁ ⲛ̀ⲧⲉϥⲁ̀ⲣⲉϩ ϯⲠⲁⲣⲑⲉⲛⲟⲥ:</w:t>
            </w:r>
          </w:p>
          <w:p w14:paraId="7FA12A16" w14:textId="77777777" w:rsidR="00BF240D" w:rsidRDefault="00BF240D" w:rsidP="00BF240D">
            <w:pPr>
              <w:pStyle w:val="CopticVersemulti-line"/>
            </w:pPr>
            <w:r>
              <w:t>ϧⲉⲛ ⲡⲉϥϩⲓ̀ ϧⲉⲛ ϩⲁⲛⲙⲏⲛⲩ:</w:t>
            </w:r>
          </w:p>
          <w:p w14:paraId="64D88A25" w14:textId="77777777" w:rsidR="00BF240D" w:rsidRPr="00C35319" w:rsidRDefault="00BF240D" w:rsidP="00BF240D">
            <w:pPr>
              <w:pStyle w:val="CopticHangingVerse"/>
            </w:pPr>
            <w:r>
              <w:t>ⲛ̀ⲉ̀ⲡⲟⲩⲣⲁⲛⲓⲟⲛ.</w:t>
            </w:r>
          </w:p>
        </w:tc>
      </w:tr>
      <w:tr w:rsidR="00BF240D" w14:paraId="16663BEC" w14:textId="77777777" w:rsidTr="0004345A">
        <w:trPr>
          <w:cantSplit/>
          <w:jc w:val="center"/>
        </w:trPr>
        <w:tc>
          <w:tcPr>
            <w:tcW w:w="288" w:type="dxa"/>
          </w:tcPr>
          <w:p w14:paraId="334DA5E8" w14:textId="77777777" w:rsidR="00BF240D" w:rsidRDefault="00BF240D" w:rsidP="0004345A">
            <w:pPr>
              <w:pStyle w:val="CopticCross"/>
            </w:pPr>
            <w:r w:rsidRPr="00FB5ACB">
              <w:t>¿</w:t>
            </w:r>
          </w:p>
        </w:tc>
        <w:tc>
          <w:tcPr>
            <w:tcW w:w="3960" w:type="dxa"/>
          </w:tcPr>
          <w:p w14:paraId="44E29185" w14:textId="77777777" w:rsidR="00BF240D" w:rsidRDefault="00BF240D" w:rsidP="00BF240D">
            <w:pPr>
              <w:pStyle w:val="EngHang"/>
            </w:pPr>
            <w:r>
              <w:t>A dove appeared,</w:t>
            </w:r>
          </w:p>
          <w:p w14:paraId="42F565CC" w14:textId="77777777" w:rsidR="00BF240D" w:rsidRDefault="00BF240D" w:rsidP="00BF240D">
            <w:pPr>
              <w:pStyle w:val="EngHang"/>
            </w:pPr>
            <w:r>
              <w:t>And rested on his staff,</w:t>
            </w:r>
          </w:p>
          <w:p w14:paraId="5B4F0BB7" w14:textId="77777777" w:rsidR="00BF240D" w:rsidRDefault="00BF240D" w:rsidP="00BF240D">
            <w:pPr>
              <w:pStyle w:val="EngHang"/>
            </w:pPr>
            <w:r>
              <w:t>So Zachariah the priest</w:t>
            </w:r>
          </w:p>
          <w:p w14:paraId="028145B3" w14:textId="77777777" w:rsidR="00BF240D" w:rsidRPr="00AB2F8A" w:rsidRDefault="00BF240D" w:rsidP="00BF240D">
            <w:pPr>
              <w:pStyle w:val="EngHangEnd"/>
            </w:pPr>
            <w:r>
              <w:t>Gave her to him.</w:t>
            </w:r>
          </w:p>
        </w:tc>
        <w:tc>
          <w:tcPr>
            <w:tcW w:w="288" w:type="dxa"/>
          </w:tcPr>
          <w:p w14:paraId="345B8BD1" w14:textId="77777777" w:rsidR="00BF240D" w:rsidRDefault="00BF240D" w:rsidP="0004345A"/>
        </w:tc>
        <w:tc>
          <w:tcPr>
            <w:tcW w:w="288" w:type="dxa"/>
          </w:tcPr>
          <w:p w14:paraId="370F95B7" w14:textId="77777777" w:rsidR="00BF240D" w:rsidRDefault="00BF240D" w:rsidP="0004345A">
            <w:pPr>
              <w:pStyle w:val="CopticCross"/>
            </w:pPr>
            <w:r w:rsidRPr="00FB5ACB">
              <w:t>¿</w:t>
            </w:r>
          </w:p>
        </w:tc>
        <w:tc>
          <w:tcPr>
            <w:tcW w:w="3960" w:type="dxa"/>
          </w:tcPr>
          <w:p w14:paraId="6BEF4E37" w14:textId="77777777" w:rsidR="00BF240D" w:rsidRDefault="00BF240D" w:rsidP="00BF240D">
            <w:pPr>
              <w:pStyle w:val="CopticVersemulti-line"/>
            </w:pPr>
            <w:r>
              <w:t>Ⲁⲥⲟⲩⲱⲛϩ ⲛ̀ϫⲉ ⲟⲩϭⲡⲣⲟⲙⲡⲓ:</w:t>
            </w:r>
          </w:p>
          <w:p w14:paraId="569891C9" w14:textId="77777777" w:rsidR="00BF240D" w:rsidRDefault="00BF240D" w:rsidP="00BF240D">
            <w:pPr>
              <w:pStyle w:val="CopticVersemulti-line"/>
            </w:pPr>
            <w:r>
              <w:t>ⲟⲩⲟϩ ⲁⲥⲉⲙⲧⲟⲛ ⲉ̀ϫⲉⲛ ⲡⲉϥϣ̀ⲃⲱⲧ:</w:t>
            </w:r>
          </w:p>
          <w:p w14:paraId="361DA4F6" w14:textId="77777777" w:rsidR="00BF240D" w:rsidRDefault="00BF240D" w:rsidP="00BF240D">
            <w:pPr>
              <w:pStyle w:val="CopticVersemulti-line"/>
            </w:pPr>
            <w:r>
              <w:t>ⲧⲟⲧⲉ ⲁϥⲧⲏⲥ ⲛⲁϥ:</w:t>
            </w:r>
          </w:p>
          <w:p w14:paraId="2A4E3C26" w14:textId="77777777" w:rsidR="00BF240D" w:rsidRDefault="00BF240D" w:rsidP="00BF240D">
            <w:pPr>
              <w:pStyle w:val="CopticHangingVerse"/>
            </w:pPr>
            <w:r>
              <w:t>ⲛ̀ϫⲉ Ⲍⲁⲭⲁⲣⲓⲁⲥ ⲡⲓⲟⲩⲏⲃ.</w:t>
            </w:r>
          </w:p>
        </w:tc>
      </w:tr>
      <w:tr w:rsidR="00BF240D" w14:paraId="5AABBAB4" w14:textId="77777777" w:rsidTr="0004345A">
        <w:trPr>
          <w:cantSplit/>
          <w:jc w:val="center"/>
        </w:trPr>
        <w:tc>
          <w:tcPr>
            <w:tcW w:w="288" w:type="dxa"/>
          </w:tcPr>
          <w:p w14:paraId="6B159676" w14:textId="77777777" w:rsidR="00BF240D" w:rsidRDefault="00BF240D" w:rsidP="0004345A">
            <w:pPr>
              <w:pStyle w:val="CopticCross"/>
            </w:pPr>
          </w:p>
        </w:tc>
        <w:tc>
          <w:tcPr>
            <w:tcW w:w="3960" w:type="dxa"/>
          </w:tcPr>
          <w:p w14:paraId="363A22E1" w14:textId="77777777" w:rsidR="00BF240D" w:rsidRDefault="00BF240D" w:rsidP="00BF240D">
            <w:pPr>
              <w:pStyle w:val="EngHang"/>
            </w:pPr>
            <w:r>
              <w:t>Joseph questioned</w:t>
            </w:r>
          </w:p>
          <w:p w14:paraId="6F58EEDF" w14:textId="77777777" w:rsidR="00BF240D" w:rsidRDefault="00BF240D" w:rsidP="00BF240D">
            <w:pPr>
              <w:pStyle w:val="EngHang"/>
            </w:pPr>
            <w:r>
              <w:t>Her virginity.</w:t>
            </w:r>
          </w:p>
          <w:p w14:paraId="41D0D8BF" w14:textId="77777777" w:rsidR="00BF240D" w:rsidRDefault="00BF240D" w:rsidP="00BF240D">
            <w:pPr>
              <w:pStyle w:val="EngHang"/>
            </w:pPr>
            <w:r>
              <w:t>The angel announced to him,</w:t>
            </w:r>
          </w:p>
          <w:p w14:paraId="0417FB6C" w14:textId="77777777" w:rsidR="00BF240D" w:rsidRPr="004B35B0" w:rsidRDefault="00BF240D" w:rsidP="00BF240D">
            <w:pPr>
              <w:pStyle w:val="EngHangEnd"/>
            </w:pPr>
            <w:r>
              <w:t>“Joseph, son of David,</w:t>
            </w:r>
          </w:p>
        </w:tc>
        <w:tc>
          <w:tcPr>
            <w:tcW w:w="288" w:type="dxa"/>
          </w:tcPr>
          <w:p w14:paraId="2714FE28" w14:textId="77777777" w:rsidR="00BF240D" w:rsidRDefault="00BF240D" w:rsidP="0004345A"/>
        </w:tc>
        <w:tc>
          <w:tcPr>
            <w:tcW w:w="288" w:type="dxa"/>
          </w:tcPr>
          <w:p w14:paraId="6B67068A" w14:textId="77777777" w:rsidR="00BF240D" w:rsidRDefault="00BF240D" w:rsidP="0004345A">
            <w:pPr>
              <w:pStyle w:val="CopticCross"/>
            </w:pPr>
          </w:p>
        </w:tc>
        <w:tc>
          <w:tcPr>
            <w:tcW w:w="3960" w:type="dxa"/>
          </w:tcPr>
          <w:p w14:paraId="6A72DD4F" w14:textId="77777777" w:rsidR="00BF240D" w:rsidRDefault="00BF240D" w:rsidP="00BF240D">
            <w:pPr>
              <w:pStyle w:val="CopticVersemulti-line"/>
            </w:pPr>
            <w:r>
              <w:t>Ⲁϥϭⲓⲥⲁⲛⲓⲥ ⲛ̀ϫⲉ Ⲓⲱⲥⲏⲫ:</w:t>
            </w:r>
          </w:p>
          <w:p w14:paraId="53A0FF3B" w14:textId="77777777" w:rsidR="00BF240D" w:rsidRDefault="00BF240D" w:rsidP="00BF240D">
            <w:pPr>
              <w:pStyle w:val="CopticVersemulti-line"/>
            </w:pPr>
            <w:r>
              <w:t>ϧⲉⲛ ⲧⲉⲥⲡⲁⲣⲑⲉⲛⲓⲁ:</w:t>
            </w:r>
          </w:p>
          <w:p w14:paraId="626C6AF9" w14:textId="77777777" w:rsidR="00BF240D" w:rsidRDefault="00BF240D" w:rsidP="00BF240D">
            <w:pPr>
              <w:pStyle w:val="CopticVersemulti-line"/>
            </w:pPr>
            <w:r>
              <w:t>ⲟⲩⲟϩ ⲛⲓⲁⲅⲅⲉⲗⲟⲥ ⲁϥϫⲟⲥ ⲛⲁϥ:</w:t>
            </w:r>
          </w:p>
          <w:p w14:paraId="7450CBEA" w14:textId="77777777" w:rsidR="00BF240D" w:rsidRDefault="00BF240D" w:rsidP="00BF240D">
            <w:pPr>
              <w:pStyle w:val="CopticHangingVerse"/>
            </w:pPr>
            <w:r>
              <w:t>ϫⲉ Ⲓⲱⲥⲉⲏ ⲡ̀ϣⲏⲣⲓ ⲛ̀Ⲇⲁⲩⲓⲇ.</w:t>
            </w:r>
          </w:p>
        </w:tc>
      </w:tr>
      <w:tr w:rsidR="00BF240D" w14:paraId="0D0BE08F" w14:textId="77777777" w:rsidTr="0004345A">
        <w:trPr>
          <w:cantSplit/>
          <w:jc w:val="center"/>
        </w:trPr>
        <w:tc>
          <w:tcPr>
            <w:tcW w:w="288" w:type="dxa"/>
          </w:tcPr>
          <w:p w14:paraId="09267E69" w14:textId="77777777" w:rsidR="00BF240D" w:rsidRDefault="00BF240D" w:rsidP="0004345A">
            <w:pPr>
              <w:pStyle w:val="CopticCross"/>
            </w:pPr>
            <w:r w:rsidRPr="00FB5ACB">
              <w:t>¿</w:t>
            </w:r>
          </w:p>
        </w:tc>
        <w:tc>
          <w:tcPr>
            <w:tcW w:w="3960" w:type="dxa"/>
          </w:tcPr>
          <w:p w14:paraId="24CC2EA7" w14:textId="77777777" w:rsidR="00BF240D" w:rsidRDefault="00BF240D" w:rsidP="00BF240D">
            <w:pPr>
              <w:pStyle w:val="EngHang"/>
            </w:pPr>
            <w:r>
              <w:t>Do not fear</w:t>
            </w:r>
          </w:p>
          <w:p w14:paraId="48269276" w14:textId="77777777" w:rsidR="00BF240D" w:rsidRDefault="00BF240D" w:rsidP="00BF240D">
            <w:pPr>
              <w:pStyle w:val="EngHang"/>
            </w:pPr>
            <w:r>
              <w:t>To take Mary your wife,</w:t>
            </w:r>
          </w:p>
          <w:p w14:paraId="0ACD91E3" w14:textId="77777777" w:rsidR="00BF240D" w:rsidRDefault="00BF240D" w:rsidP="00BF240D">
            <w:pPr>
              <w:pStyle w:val="EngHang"/>
            </w:pPr>
            <w:r>
              <w:t>For that which is conceived in her,</w:t>
            </w:r>
          </w:p>
          <w:p w14:paraId="0B625CDA" w14:textId="77777777" w:rsidR="00BF240D" w:rsidRDefault="00BF240D" w:rsidP="00BF240D">
            <w:pPr>
              <w:pStyle w:val="EngHangEnd"/>
            </w:pPr>
            <w:r>
              <w:t>Is of the Holy Spirit.</w:t>
            </w:r>
            <w:r>
              <w:rPr>
                <w:rStyle w:val="FootnoteReference"/>
              </w:rPr>
              <w:footnoteReference w:id="986"/>
            </w:r>
            <w:r>
              <w:t>”</w:t>
            </w:r>
          </w:p>
        </w:tc>
        <w:tc>
          <w:tcPr>
            <w:tcW w:w="288" w:type="dxa"/>
          </w:tcPr>
          <w:p w14:paraId="5790D130" w14:textId="77777777" w:rsidR="00BF240D" w:rsidRDefault="00BF240D" w:rsidP="0004345A"/>
        </w:tc>
        <w:tc>
          <w:tcPr>
            <w:tcW w:w="288" w:type="dxa"/>
          </w:tcPr>
          <w:p w14:paraId="69B60EE7" w14:textId="77777777" w:rsidR="00BF240D" w:rsidRDefault="00BF240D" w:rsidP="0004345A">
            <w:pPr>
              <w:pStyle w:val="CopticCross"/>
            </w:pPr>
            <w:r w:rsidRPr="00FB5ACB">
              <w:t>¿</w:t>
            </w:r>
          </w:p>
        </w:tc>
        <w:tc>
          <w:tcPr>
            <w:tcW w:w="3960" w:type="dxa"/>
          </w:tcPr>
          <w:p w14:paraId="0866A66A" w14:textId="77777777" w:rsidR="00BF240D" w:rsidRDefault="00BF240D" w:rsidP="00BF240D">
            <w:pPr>
              <w:pStyle w:val="CopticVersemulti-line"/>
            </w:pPr>
            <w:r>
              <w:t>Ⲙⲡⲉⲣⲉⲣϩⲟϯ ⲉ̀ϣⲉⲡ:</w:t>
            </w:r>
          </w:p>
          <w:p w14:paraId="650AD299" w14:textId="77777777" w:rsidR="00BF240D" w:rsidRDefault="00BF240D" w:rsidP="00BF240D">
            <w:pPr>
              <w:pStyle w:val="CopticVersemulti-line"/>
            </w:pPr>
            <w:r>
              <w:t>Ⲙⲁⲣⲓⲁ ⲧⲉⲕⲥ̀ϩⲓⲙⲓ ⲉ̀ⲣⲟⲕ:</w:t>
            </w:r>
          </w:p>
          <w:p w14:paraId="6B3E2A38" w14:textId="77777777" w:rsidR="00BF240D" w:rsidRDefault="00BF240D" w:rsidP="00BF240D">
            <w:pPr>
              <w:pStyle w:val="CopticVersemulti-line"/>
            </w:pPr>
            <w:r>
              <w:t>ⲫⲏ ⲅⲁⲣ ⲉ̀ⲧⲁⲥⲛⲁⲙⲁⲥϥ;</w:t>
            </w:r>
          </w:p>
          <w:p w14:paraId="4AE6A319" w14:textId="77777777" w:rsidR="00BF240D" w:rsidRDefault="00BF240D" w:rsidP="00BF240D">
            <w:pPr>
              <w:pStyle w:val="CopticHangingVerse"/>
            </w:pPr>
            <w:r>
              <w:t>ⲟⲩ ⲉ̀ⲃⲟⲗϧⲉⲛ ⲟⲩⲠⲛⲉⲩⲙⲁ ⲉ̄ⲑ̄ⲩ̄ ⲡⲉ.</w:t>
            </w:r>
          </w:p>
        </w:tc>
      </w:tr>
      <w:tr w:rsidR="00BF240D" w14:paraId="30EB2A31" w14:textId="77777777" w:rsidTr="0004345A">
        <w:trPr>
          <w:cantSplit/>
          <w:jc w:val="center"/>
        </w:trPr>
        <w:tc>
          <w:tcPr>
            <w:tcW w:w="288" w:type="dxa"/>
          </w:tcPr>
          <w:p w14:paraId="1BB285B3" w14:textId="77777777" w:rsidR="00BF240D" w:rsidRDefault="00BF240D" w:rsidP="0004345A">
            <w:pPr>
              <w:pStyle w:val="CopticCross"/>
            </w:pPr>
          </w:p>
        </w:tc>
        <w:tc>
          <w:tcPr>
            <w:tcW w:w="3960" w:type="dxa"/>
          </w:tcPr>
          <w:p w14:paraId="2ABFDCE6" w14:textId="77777777" w:rsidR="00BF240D" w:rsidRDefault="00BF240D" w:rsidP="00BF240D">
            <w:pPr>
              <w:pStyle w:val="EngHang"/>
            </w:pPr>
            <w:r>
              <w:t>Mary is the treasure</w:t>
            </w:r>
          </w:p>
          <w:p w14:paraId="1D8A383A" w14:textId="77777777" w:rsidR="00BF240D" w:rsidRDefault="00BF240D" w:rsidP="00BF240D">
            <w:pPr>
              <w:pStyle w:val="EngHang"/>
            </w:pPr>
            <w:r>
              <w:t>That Joseph bought,</w:t>
            </w:r>
          </w:p>
          <w:p w14:paraId="5A9BC649" w14:textId="77777777" w:rsidR="00BF240D" w:rsidRDefault="00BF240D" w:rsidP="00BF240D">
            <w:pPr>
              <w:pStyle w:val="EngHang"/>
            </w:pPr>
            <w:r>
              <w:t>And he found the jewel</w:t>
            </w:r>
          </w:p>
          <w:p w14:paraId="2512C7B9" w14:textId="77777777" w:rsidR="00BF240D" w:rsidRDefault="00BF240D" w:rsidP="00BF240D">
            <w:pPr>
              <w:pStyle w:val="EngHangEnd"/>
            </w:pPr>
            <w:r>
              <w:t>That was hidden within.</w:t>
            </w:r>
          </w:p>
        </w:tc>
        <w:tc>
          <w:tcPr>
            <w:tcW w:w="288" w:type="dxa"/>
          </w:tcPr>
          <w:p w14:paraId="5C84B895" w14:textId="77777777" w:rsidR="00BF240D" w:rsidRDefault="00BF240D" w:rsidP="0004345A"/>
        </w:tc>
        <w:tc>
          <w:tcPr>
            <w:tcW w:w="288" w:type="dxa"/>
          </w:tcPr>
          <w:p w14:paraId="6AAA04B1" w14:textId="77777777" w:rsidR="00BF240D" w:rsidRDefault="00BF240D" w:rsidP="0004345A">
            <w:pPr>
              <w:pStyle w:val="CopticCross"/>
            </w:pPr>
          </w:p>
        </w:tc>
        <w:tc>
          <w:tcPr>
            <w:tcW w:w="3960" w:type="dxa"/>
          </w:tcPr>
          <w:p w14:paraId="1782EEF8" w14:textId="77777777" w:rsidR="00BF240D" w:rsidRDefault="00BF240D" w:rsidP="00BF240D">
            <w:pPr>
              <w:pStyle w:val="CopticVersemulti-line"/>
            </w:pPr>
            <w:r>
              <w:t>Ⲙⲁⲣⲓⲁⲙ ⲡⲉ ⲡⲓⲁ̀ϩⲟ:</w:t>
            </w:r>
          </w:p>
          <w:p w14:paraId="15164C74" w14:textId="77777777" w:rsidR="00BF240D" w:rsidRDefault="00BF240D" w:rsidP="00BF240D">
            <w:pPr>
              <w:pStyle w:val="CopticVersemulti-line"/>
            </w:pPr>
            <w:r>
              <w:t>ⲉ̀ⲧⲁϥϣⲟⲡϥ ⲛ̀ϫⲉ Ⲓⲱⲥⲏⲫ:</w:t>
            </w:r>
          </w:p>
          <w:p w14:paraId="137FC600" w14:textId="77777777" w:rsidR="00BF240D" w:rsidRDefault="00BF240D" w:rsidP="00BF240D">
            <w:pPr>
              <w:pStyle w:val="CopticVersemulti-line"/>
            </w:pPr>
            <w:r>
              <w:t>ⲁϥϫⲉⲙ ⲡⲓⲙⲁⲣⲅⲁⲣⲓⲧⲏⲥ:</w:t>
            </w:r>
          </w:p>
          <w:p w14:paraId="27DBA8E5" w14:textId="77777777" w:rsidR="00BF240D" w:rsidRDefault="00BF240D" w:rsidP="00BF240D">
            <w:pPr>
              <w:pStyle w:val="CopticHangingVerse"/>
            </w:pPr>
            <w:r>
              <w:t>ⲉϥϩⲏⲡ ϧⲉⲛ ⲧⲉϥⲛⲏϯ.</w:t>
            </w:r>
          </w:p>
        </w:tc>
      </w:tr>
      <w:tr w:rsidR="00BF240D" w14:paraId="36F93EF6" w14:textId="77777777" w:rsidTr="0004345A">
        <w:trPr>
          <w:cantSplit/>
          <w:jc w:val="center"/>
        </w:trPr>
        <w:tc>
          <w:tcPr>
            <w:tcW w:w="288" w:type="dxa"/>
          </w:tcPr>
          <w:p w14:paraId="48BE5AD7" w14:textId="77777777" w:rsidR="00BF240D" w:rsidRDefault="00BF240D" w:rsidP="0004345A">
            <w:pPr>
              <w:pStyle w:val="CopticCross"/>
            </w:pPr>
            <w:r w:rsidRPr="00FB5ACB">
              <w:t>¿</w:t>
            </w:r>
          </w:p>
        </w:tc>
        <w:tc>
          <w:tcPr>
            <w:tcW w:w="3960" w:type="dxa"/>
          </w:tcPr>
          <w:p w14:paraId="49AFB70E" w14:textId="77777777" w:rsidR="00BF240D" w:rsidRDefault="00BF240D" w:rsidP="00BF240D">
            <w:pPr>
              <w:pStyle w:val="EngHang"/>
            </w:pPr>
            <w:r>
              <w:t>Joseph, the righteous, came,</w:t>
            </w:r>
          </w:p>
          <w:p w14:paraId="750E82D4" w14:textId="77777777" w:rsidR="00BF240D" w:rsidRDefault="00BF240D" w:rsidP="00BF240D">
            <w:pPr>
              <w:pStyle w:val="EngHang"/>
            </w:pPr>
            <w:r>
              <w:t>With Mary the Mother of Christ,</w:t>
            </w:r>
          </w:p>
          <w:p w14:paraId="48BDEAB0" w14:textId="77777777" w:rsidR="00BF240D" w:rsidRDefault="00BF240D" w:rsidP="00BF240D">
            <w:pPr>
              <w:pStyle w:val="EngHang"/>
            </w:pPr>
            <w:r>
              <w:t>Fulfilling the Law on behalf</w:t>
            </w:r>
          </w:p>
          <w:p w14:paraId="38E13C87" w14:textId="77777777" w:rsidR="00BF240D" w:rsidRDefault="00BF240D" w:rsidP="00BF240D">
            <w:pPr>
              <w:pStyle w:val="EngHangEnd"/>
            </w:pPr>
            <w:r>
              <w:t>Of the Child, Jesus the Saviour.</w:t>
            </w:r>
          </w:p>
        </w:tc>
        <w:tc>
          <w:tcPr>
            <w:tcW w:w="288" w:type="dxa"/>
          </w:tcPr>
          <w:p w14:paraId="33DBD1AC" w14:textId="77777777" w:rsidR="00BF240D" w:rsidRDefault="00BF240D" w:rsidP="0004345A"/>
        </w:tc>
        <w:tc>
          <w:tcPr>
            <w:tcW w:w="288" w:type="dxa"/>
          </w:tcPr>
          <w:p w14:paraId="13078A08" w14:textId="77777777" w:rsidR="00BF240D" w:rsidRDefault="00BF240D" w:rsidP="0004345A">
            <w:pPr>
              <w:pStyle w:val="CopticCross"/>
            </w:pPr>
            <w:r w:rsidRPr="00FB5ACB">
              <w:t>¿</w:t>
            </w:r>
          </w:p>
        </w:tc>
        <w:tc>
          <w:tcPr>
            <w:tcW w:w="3960" w:type="dxa"/>
          </w:tcPr>
          <w:p w14:paraId="23470084" w14:textId="77777777" w:rsidR="00BF240D" w:rsidRDefault="00BF240D" w:rsidP="00BF240D">
            <w:pPr>
              <w:pStyle w:val="CopticVersemulti-line"/>
            </w:pPr>
            <w:r>
              <w:t>Ⲁϥⲓ̀ ⲛ̀ϫⲉ Ⲓⲱⲥⲉϥ ⲡⲓⲇⲓⲕⲉⲟⲥ:</w:t>
            </w:r>
          </w:p>
          <w:p w14:paraId="75EB96DA" w14:textId="77777777" w:rsidR="00BF240D" w:rsidRDefault="00BF240D" w:rsidP="00BF240D">
            <w:pPr>
              <w:pStyle w:val="CopticVersemulti-line"/>
            </w:pPr>
            <w:r>
              <w:t>ⲛⲉⲙ Ⲙⲁⲣⲓⲁ Ⲑⲙⲁⲩ ⲙ̀Ⲡⲭ̄ⲥ̄:</w:t>
            </w:r>
          </w:p>
          <w:p w14:paraId="6A070D4C" w14:textId="77777777" w:rsidR="00BF240D" w:rsidRDefault="00BF240D" w:rsidP="00BF240D">
            <w:pPr>
              <w:pStyle w:val="CopticVersemulti-line"/>
            </w:pPr>
            <w:r>
              <w:t>ⲁⲩⲑⲁⲙⲓⲟ ⲙ̀ⲡ̀ϫⲱⲕ ⲙ̀ⲡⲓⲚⲟⲙⲟⲥ:</w:t>
            </w:r>
          </w:p>
          <w:p w14:paraId="2B96103A" w14:textId="77777777" w:rsidR="00BF240D" w:rsidRDefault="00BF240D" w:rsidP="00BF240D">
            <w:pPr>
              <w:pStyle w:val="CopticHangingVerse"/>
            </w:pPr>
            <w:r>
              <w:t>ⲉⲑⲃⲉ ⲡⲓⲀⲗⲟⲩ ⲛ̀Ⲥⲱⲧⲏⲣ Ⲓⲏⲥⲟⲩⲥ.</w:t>
            </w:r>
          </w:p>
        </w:tc>
      </w:tr>
      <w:tr w:rsidR="00BF240D" w14:paraId="447E82B9" w14:textId="77777777" w:rsidTr="0004345A">
        <w:trPr>
          <w:cantSplit/>
          <w:jc w:val="center"/>
        </w:trPr>
        <w:tc>
          <w:tcPr>
            <w:tcW w:w="288" w:type="dxa"/>
          </w:tcPr>
          <w:p w14:paraId="12F13E8F" w14:textId="77777777" w:rsidR="00BF240D" w:rsidRDefault="00BF240D" w:rsidP="0004345A">
            <w:pPr>
              <w:pStyle w:val="CopticCross"/>
            </w:pPr>
          </w:p>
        </w:tc>
        <w:tc>
          <w:tcPr>
            <w:tcW w:w="3960" w:type="dxa"/>
          </w:tcPr>
          <w:p w14:paraId="4BF9A999" w14:textId="77777777" w:rsidR="00BF240D" w:rsidRDefault="00BF240D" w:rsidP="00BF240D">
            <w:pPr>
              <w:pStyle w:val="EngHang"/>
            </w:pPr>
            <w:r>
              <w:t>The Virgin Mary,</w:t>
            </w:r>
          </w:p>
          <w:p w14:paraId="43EC2E85" w14:textId="77777777" w:rsidR="00BF240D" w:rsidRDefault="00BF240D" w:rsidP="00BF240D">
            <w:pPr>
              <w:pStyle w:val="EngHang"/>
            </w:pPr>
            <w:r>
              <w:t>Joseph, and Salome</w:t>
            </w:r>
          </w:p>
          <w:p w14:paraId="56C17949" w14:textId="77777777" w:rsidR="00BF240D" w:rsidRDefault="00BF240D" w:rsidP="00BF240D">
            <w:pPr>
              <w:pStyle w:val="EngHang"/>
            </w:pPr>
            <w:r>
              <w:t>Were greatly amazed</w:t>
            </w:r>
          </w:p>
          <w:p w14:paraId="5756BE9C" w14:textId="77777777" w:rsidR="00BF240D" w:rsidRDefault="00BF240D" w:rsidP="00BF240D">
            <w:pPr>
              <w:pStyle w:val="EngHangEnd"/>
            </w:pPr>
            <w:r>
              <w:t>By what they beheld.</w:t>
            </w:r>
          </w:p>
        </w:tc>
        <w:tc>
          <w:tcPr>
            <w:tcW w:w="288" w:type="dxa"/>
          </w:tcPr>
          <w:p w14:paraId="35DB3F63" w14:textId="77777777" w:rsidR="00BF240D" w:rsidRDefault="00BF240D" w:rsidP="0004345A"/>
        </w:tc>
        <w:tc>
          <w:tcPr>
            <w:tcW w:w="288" w:type="dxa"/>
          </w:tcPr>
          <w:p w14:paraId="371B9534" w14:textId="77777777" w:rsidR="00BF240D" w:rsidRDefault="00BF240D" w:rsidP="0004345A">
            <w:pPr>
              <w:pStyle w:val="CopticCross"/>
            </w:pPr>
          </w:p>
        </w:tc>
        <w:tc>
          <w:tcPr>
            <w:tcW w:w="3960" w:type="dxa"/>
          </w:tcPr>
          <w:p w14:paraId="3837B65F" w14:textId="77777777" w:rsidR="00BF240D" w:rsidRDefault="00BF240D" w:rsidP="00BF240D">
            <w:pPr>
              <w:pStyle w:val="CopticVersemulti-line"/>
            </w:pPr>
            <w:r>
              <w:t>Ϯⲡⲁⲣⲑⲉⲛⲟⲥ Ⲙⲁⲣⲓⲁⲙ:</w:t>
            </w:r>
          </w:p>
          <w:p w14:paraId="4C5C231E" w14:textId="77777777" w:rsidR="00BF240D" w:rsidRDefault="00BF240D" w:rsidP="00BF240D">
            <w:pPr>
              <w:pStyle w:val="CopticVersemulti-line"/>
            </w:pPr>
            <w:r>
              <w:t>ⲛⲉⲙ Ⲓⲱⲥⲏⲫ ⲛⲉⲙ Ⲥⲁⲗⲟⲩⲙⲏ:</w:t>
            </w:r>
          </w:p>
          <w:p w14:paraId="05BC101E" w14:textId="77777777" w:rsidR="00BF240D" w:rsidRDefault="00BF240D" w:rsidP="00BF240D">
            <w:pPr>
              <w:pStyle w:val="CopticVersemulti-line"/>
            </w:pPr>
            <w:r>
              <w:t>ⲁⲩⲉⲣϣ̀ⲫⲏⲣⲓ ⲉ̀ⲙⲁϣⲱ:</w:t>
            </w:r>
          </w:p>
          <w:p w14:paraId="1AC2F6B0" w14:textId="77777777" w:rsidR="00BF240D" w:rsidRDefault="00BF240D" w:rsidP="00BF240D">
            <w:pPr>
              <w:pStyle w:val="CopticHangingVerse"/>
            </w:pPr>
            <w:r>
              <w:t>ⲉⲑⲃⲉ ⲛⲏⲉⲧⲟⲩ ⲛⲁⲩ ⲉ̀ⲣⲱⲟⲩ.</w:t>
            </w:r>
          </w:p>
        </w:tc>
      </w:tr>
      <w:tr w:rsidR="00BF240D" w14:paraId="404738BB" w14:textId="77777777" w:rsidTr="0004345A">
        <w:trPr>
          <w:cantSplit/>
          <w:jc w:val="center"/>
        </w:trPr>
        <w:tc>
          <w:tcPr>
            <w:tcW w:w="288" w:type="dxa"/>
          </w:tcPr>
          <w:p w14:paraId="4469C34E" w14:textId="77777777" w:rsidR="00BF240D" w:rsidRDefault="00BF240D" w:rsidP="0004345A">
            <w:pPr>
              <w:pStyle w:val="CopticCross"/>
            </w:pPr>
            <w:r w:rsidRPr="00FB5ACB">
              <w:t>¿</w:t>
            </w:r>
          </w:p>
        </w:tc>
        <w:tc>
          <w:tcPr>
            <w:tcW w:w="3960" w:type="dxa"/>
          </w:tcPr>
          <w:p w14:paraId="287667D8" w14:textId="77777777" w:rsidR="00BF240D" w:rsidRDefault="00BF240D" w:rsidP="00BF240D">
            <w:pPr>
              <w:pStyle w:val="EngHang"/>
            </w:pPr>
            <w:r>
              <w:t>Pray to the Lord on our behalf,</w:t>
            </w:r>
          </w:p>
          <w:p w14:paraId="617AA182" w14:textId="77777777" w:rsidR="00BF240D" w:rsidRDefault="00BF240D" w:rsidP="00BF240D">
            <w:pPr>
              <w:pStyle w:val="EngHang"/>
            </w:pPr>
            <w:r>
              <w:t>O great holy one,</w:t>
            </w:r>
          </w:p>
          <w:p w14:paraId="3892E27A" w14:textId="77777777" w:rsidR="00BF240D" w:rsidRDefault="00BF240D" w:rsidP="00BF240D">
            <w:pPr>
              <w:pStyle w:val="EngHang"/>
            </w:pPr>
            <w:r>
              <w:t>The righteous Abba Joseph,</w:t>
            </w:r>
          </w:p>
          <w:p w14:paraId="76072B86" w14:textId="77777777" w:rsidR="00BF240D" w:rsidRDefault="00BF240D" w:rsidP="00BF240D">
            <w:pPr>
              <w:pStyle w:val="EngHangEnd"/>
            </w:pPr>
            <w:r>
              <w:t>That He may forgive us our sins.</w:t>
            </w:r>
          </w:p>
        </w:tc>
        <w:tc>
          <w:tcPr>
            <w:tcW w:w="288" w:type="dxa"/>
          </w:tcPr>
          <w:p w14:paraId="0C1D9F48" w14:textId="77777777" w:rsidR="00BF240D" w:rsidRDefault="00BF240D" w:rsidP="0004345A"/>
        </w:tc>
        <w:tc>
          <w:tcPr>
            <w:tcW w:w="288" w:type="dxa"/>
          </w:tcPr>
          <w:p w14:paraId="67743A56" w14:textId="77777777" w:rsidR="00BF240D" w:rsidRDefault="00BF240D" w:rsidP="0004345A">
            <w:pPr>
              <w:pStyle w:val="CopticCross"/>
            </w:pPr>
            <w:r w:rsidRPr="00FB5ACB">
              <w:t>¿</w:t>
            </w:r>
          </w:p>
        </w:tc>
        <w:tc>
          <w:tcPr>
            <w:tcW w:w="3960" w:type="dxa"/>
          </w:tcPr>
          <w:p w14:paraId="70EEE362" w14:textId="77777777" w:rsidR="00BF240D" w:rsidRDefault="00BF240D" w:rsidP="00BF240D">
            <w:pPr>
              <w:pStyle w:val="CopticVersemulti-line"/>
            </w:pPr>
            <w:r>
              <w:t>Ⲧⲱⲃϩ ⲙ̀Ⲡⲟ̄ⲥ̄ ⲉ̀ϩ̀ⲣⲏⲓ ⲉ̀ϫⲱⲛ:</w:t>
            </w:r>
          </w:p>
          <w:p w14:paraId="17962742" w14:textId="77777777" w:rsidR="00BF240D" w:rsidRDefault="00BF240D" w:rsidP="00BF240D">
            <w:pPr>
              <w:pStyle w:val="CopticVersemulti-line"/>
            </w:pPr>
            <w:r>
              <w:t>ⲱ̀ ⲡⲓⲛⲓϣϯ ⲉ̄ⲑ̄ⲩ̄:</w:t>
            </w:r>
          </w:p>
          <w:p w14:paraId="766CBDCE" w14:textId="77777777" w:rsidR="00BF240D" w:rsidRDefault="00BF240D" w:rsidP="00BF240D">
            <w:pPr>
              <w:pStyle w:val="CopticVersemulti-line"/>
            </w:pPr>
            <w:r>
              <w:t>ⲁⲃⲃⲁ Ⲓⲱⲥⲏⲫ ⲡⲓⲇⲓⲕⲉⲟⲥ:</w:t>
            </w:r>
          </w:p>
          <w:p w14:paraId="44BA75D5" w14:textId="77777777" w:rsidR="00BF240D" w:rsidRDefault="00BF240D" w:rsidP="00BF240D">
            <w:pPr>
              <w:pStyle w:val="CopticHangingVerse"/>
            </w:pPr>
            <w:r>
              <w:t>ⲛ̀ⲧⲉϥ ⲭⲁ ⲛⲉⲛⲛⲟⲃⲓ ⲛⲁⲛ ⲉ̀ⲃⲟⲗ.</w:t>
            </w:r>
          </w:p>
        </w:tc>
      </w:tr>
    </w:tbl>
    <w:p w14:paraId="07583B4C" w14:textId="77777777" w:rsidR="002F106A" w:rsidRDefault="002F106A" w:rsidP="002F106A">
      <w:pPr>
        <w:pStyle w:val="Heading3"/>
      </w:pPr>
      <w:bookmarkStart w:id="1723" w:name="_Toc448227642"/>
      <w:bookmarkStart w:id="1724" w:name="_Toc410196222"/>
      <w:bookmarkStart w:id="1725" w:name="_Toc410196464"/>
      <w:bookmarkStart w:id="1726" w:name="_Toc410196966"/>
      <w:r>
        <w:lastRenderedPageBreak/>
        <w:t>July 20 / Epip 26: Also St. Frumentius (Abune Selama), the First Bishop of Ethiopia</w:t>
      </w:r>
      <w:bookmarkEnd w:id="1723"/>
    </w:p>
    <w:p w14:paraId="5EE79286" w14:textId="30C5C307" w:rsidR="009F60F1" w:rsidRPr="009F60F1" w:rsidRDefault="009F60F1" w:rsidP="009F60F1">
      <w:pPr>
        <w:pStyle w:val="Rubric"/>
      </w:pPr>
      <w:r>
        <w:t xml:space="preserve">See the Doxology for St. Athanasius that mentions him, under </w:t>
      </w:r>
      <w:r w:rsidR="00237D47">
        <w:fldChar w:fldCharType="begin"/>
      </w:r>
      <w:r w:rsidR="00237D47">
        <w:instrText xml:space="preserve"> REF _Ref434560539 \h </w:instrText>
      </w:r>
      <w:r w:rsidR="00237D47">
        <w:fldChar w:fldCharType="separate"/>
      </w:r>
      <w:r w:rsidR="000C7DE2">
        <w:t>May 2 / Pashons 7: St. Athanasius the Apostolic</w:t>
      </w:r>
      <w:r w:rsidR="00237D47">
        <w:fldChar w:fldCharType="end"/>
      </w:r>
      <w:r w:rsidR="00237D47">
        <w:t xml:space="preserve">, page </w:t>
      </w:r>
      <w:r w:rsidR="00237D47">
        <w:fldChar w:fldCharType="begin"/>
      </w:r>
      <w:r w:rsidR="00237D47">
        <w:instrText xml:space="preserve"> PAGEREF _Ref434492196 \h </w:instrText>
      </w:r>
      <w:r w:rsidR="00237D47">
        <w:fldChar w:fldCharType="separate"/>
      </w:r>
      <w:r w:rsidR="000C7DE2">
        <w:rPr>
          <w:noProof/>
        </w:rPr>
        <w:t>869</w:t>
      </w:r>
      <w:r w:rsidR="00237D47">
        <w:fldChar w:fldCharType="end"/>
      </w:r>
      <w:r>
        <w:t>.</w:t>
      </w:r>
    </w:p>
    <w:p w14:paraId="74ECF631" w14:textId="77777777" w:rsidR="00C325FC" w:rsidRDefault="00C325FC" w:rsidP="005B716A">
      <w:pPr>
        <w:pStyle w:val="Heading3"/>
      </w:pPr>
      <w:bookmarkStart w:id="1727" w:name="_Toc448227643"/>
      <w:r>
        <w:t>July 22 / Epip 28: Departure of St. Mary Magdalene</w:t>
      </w:r>
      <w:bookmarkEnd w:id="1727"/>
    </w:p>
    <w:p w14:paraId="41ADBBFF" w14:textId="77777777" w:rsidR="00C325FC" w:rsidRDefault="00C325FC" w:rsidP="00C325FC">
      <w:pPr>
        <w:pStyle w:val="Heading4"/>
      </w:pPr>
      <w:bookmarkStart w:id="1728" w:name="_Ref434489077"/>
      <w:r>
        <w:t>The Doxology</w:t>
      </w:r>
      <w:r w:rsidR="00B46E6E">
        <w:t xml:space="preserve"> for St. Mary Magdalene</w:t>
      </w:r>
      <w:bookmarkEnd w:id="17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25FC" w14:paraId="75817C03" w14:textId="77777777" w:rsidTr="00540B24">
        <w:trPr>
          <w:cantSplit/>
          <w:jc w:val="center"/>
        </w:trPr>
        <w:tc>
          <w:tcPr>
            <w:tcW w:w="288" w:type="dxa"/>
          </w:tcPr>
          <w:p w14:paraId="41120BC4" w14:textId="77777777" w:rsidR="00C325FC" w:rsidRDefault="00C325FC" w:rsidP="00540B24">
            <w:pPr>
              <w:pStyle w:val="CopticCross"/>
            </w:pPr>
          </w:p>
        </w:tc>
        <w:tc>
          <w:tcPr>
            <w:tcW w:w="3960" w:type="dxa"/>
          </w:tcPr>
          <w:p w14:paraId="6C5A27C8" w14:textId="77777777" w:rsidR="00C325FC" w:rsidRDefault="00C325FC" w:rsidP="00C325FC">
            <w:pPr>
              <w:pStyle w:val="EngHang"/>
            </w:pPr>
            <w:r>
              <w:t>My weak and sinful tongue</w:t>
            </w:r>
          </w:p>
          <w:p w14:paraId="59B50BBB" w14:textId="77777777" w:rsidR="00C325FC" w:rsidRDefault="00C325FC" w:rsidP="00C325FC">
            <w:pPr>
              <w:pStyle w:val="EngHang"/>
            </w:pPr>
            <w:r>
              <w:t>Is not able to speak</w:t>
            </w:r>
          </w:p>
          <w:p w14:paraId="118FEA51" w14:textId="77777777" w:rsidR="00C325FC" w:rsidRDefault="00C325FC" w:rsidP="00C325FC">
            <w:pPr>
              <w:pStyle w:val="EngHang"/>
            </w:pPr>
            <w:r>
              <w:t>Of the honour of</w:t>
            </w:r>
          </w:p>
          <w:p w14:paraId="591CCFAF" w14:textId="77777777" w:rsidR="00C325FC" w:rsidRDefault="00C325FC" w:rsidP="00C325FC">
            <w:pPr>
              <w:pStyle w:val="EngHangEnd"/>
            </w:pPr>
            <w:r>
              <w:t>The holy Mary Magdalene,</w:t>
            </w:r>
          </w:p>
        </w:tc>
        <w:tc>
          <w:tcPr>
            <w:tcW w:w="288" w:type="dxa"/>
          </w:tcPr>
          <w:p w14:paraId="4158577F" w14:textId="77777777" w:rsidR="00C325FC" w:rsidRDefault="00C325FC" w:rsidP="00540B24"/>
        </w:tc>
        <w:tc>
          <w:tcPr>
            <w:tcW w:w="288" w:type="dxa"/>
          </w:tcPr>
          <w:p w14:paraId="752184B1" w14:textId="77777777" w:rsidR="00C325FC" w:rsidRDefault="00C325FC" w:rsidP="00540B24">
            <w:pPr>
              <w:pStyle w:val="CopticCross"/>
            </w:pPr>
          </w:p>
        </w:tc>
        <w:tc>
          <w:tcPr>
            <w:tcW w:w="3960" w:type="dxa"/>
          </w:tcPr>
          <w:p w14:paraId="21EC672C" w14:textId="77777777" w:rsidR="00C325FC" w:rsidRDefault="00C325FC" w:rsidP="00C325FC">
            <w:pPr>
              <w:pStyle w:val="CopticVersemulti-line"/>
            </w:pPr>
            <w:r>
              <w:t>Ⲡⲁⲗⲁⲥ ⲉⲧϫⲱϫⲉⲃ ⲟⲩⲟϩ ⲛ̀ⲣⲉϥⲉⲣⲛⲟⲃⲓ:</w:t>
            </w:r>
          </w:p>
          <w:p w14:paraId="053ED9FB" w14:textId="77777777" w:rsidR="00C325FC" w:rsidRDefault="00C325FC" w:rsidP="00C325FC">
            <w:pPr>
              <w:pStyle w:val="CopticVersemulti-line"/>
            </w:pPr>
            <w:r>
              <w:t>ⲛⲁϣ̀ϫⲉⲛϫⲟⲙ ⲁⲛ ⲉⲥⲁϫⲓ:</w:t>
            </w:r>
          </w:p>
          <w:p w14:paraId="573D213D" w14:textId="77777777" w:rsidR="00C325FC" w:rsidRDefault="00C325FC" w:rsidP="00C325FC">
            <w:pPr>
              <w:pStyle w:val="CopticVersemulti-line"/>
            </w:pPr>
            <w:r>
              <w:t>ⲙ̀ⲡ̀ⲧⲁⲓⲟ ⲛ̀ⲑⲏⲉⲑⲟⲩⲁⲃ:</w:t>
            </w:r>
          </w:p>
          <w:p w14:paraId="5F30FDB2" w14:textId="77777777" w:rsidR="00C325FC" w:rsidRPr="00C35319" w:rsidRDefault="00C325FC" w:rsidP="00C325FC">
            <w:pPr>
              <w:pStyle w:val="CopticHangingVerse"/>
            </w:pPr>
            <w:r>
              <w:t>Ⲙⲁⲣⲓⲁ ϯⲙⲁⲅⲇⲁⲗⲓⲛⲏ.</w:t>
            </w:r>
          </w:p>
        </w:tc>
      </w:tr>
      <w:tr w:rsidR="00C325FC" w14:paraId="50CEE7C6" w14:textId="77777777" w:rsidTr="00540B24">
        <w:trPr>
          <w:cantSplit/>
          <w:jc w:val="center"/>
        </w:trPr>
        <w:tc>
          <w:tcPr>
            <w:tcW w:w="288" w:type="dxa"/>
          </w:tcPr>
          <w:p w14:paraId="037F83F1" w14:textId="77777777" w:rsidR="00C325FC" w:rsidRDefault="00C325FC" w:rsidP="00540B24">
            <w:pPr>
              <w:pStyle w:val="CopticCross"/>
            </w:pPr>
            <w:r w:rsidRPr="00FB5ACB">
              <w:t>¿</w:t>
            </w:r>
          </w:p>
        </w:tc>
        <w:tc>
          <w:tcPr>
            <w:tcW w:w="3960" w:type="dxa"/>
          </w:tcPr>
          <w:p w14:paraId="4DF569F9" w14:textId="77777777" w:rsidR="00C325FC" w:rsidRDefault="00C325FC" w:rsidP="00C325FC">
            <w:pPr>
              <w:pStyle w:val="EngHang"/>
            </w:pPr>
            <w:r>
              <w:t>Who first followed</w:t>
            </w:r>
          </w:p>
          <w:p w14:paraId="5AEF62DA" w14:textId="77777777" w:rsidR="00C325FC" w:rsidRDefault="00C325FC" w:rsidP="00C325FC">
            <w:pPr>
              <w:pStyle w:val="EngHang"/>
            </w:pPr>
            <w:r>
              <w:t>Christ our Lord—</w:t>
            </w:r>
          </w:p>
          <w:p w14:paraId="2CB02687" w14:textId="77777777" w:rsidR="00C325FC" w:rsidRDefault="00C325FC" w:rsidP="00C325FC">
            <w:pPr>
              <w:pStyle w:val="EngHang"/>
            </w:pPr>
            <w:r>
              <w:t>He cast out</w:t>
            </w:r>
          </w:p>
          <w:p w14:paraId="7CC2E101" w14:textId="77777777" w:rsidR="00C325FC" w:rsidRPr="00AB2F8A" w:rsidRDefault="00C325FC" w:rsidP="00C325FC">
            <w:pPr>
              <w:pStyle w:val="EngHangEnd"/>
            </w:pPr>
            <w:r>
              <w:t>Seven demons from her—</w:t>
            </w:r>
          </w:p>
        </w:tc>
        <w:tc>
          <w:tcPr>
            <w:tcW w:w="288" w:type="dxa"/>
          </w:tcPr>
          <w:p w14:paraId="5B3EED01" w14:textId="77777777" w:rsidR="00C325FC" w:rsidRDefault="00C325FC" w:rsidP="00540B24"/>
        </w:tc>
        <w:tc>
          <w:tcPr>
            <w:tcW w:w="288" w:type="dxa"/>
          </w:tcPr>
          <w:p w14:paraId="18173321" w14:textId="77777777" w:rsidR="00C325FC" w:rsidRDefault="00C325FC" w:rsidP="00540B24">
            <w:pPr>
              <w:pStyle w:val="CopticCross"/>
            </w:pPr>
            <w:r w:rsidRPr="00FB5ACB">
              <w:t>¿</w:t>
            </w:r>
          </w:p>
        </w:tc>
        <w:tc>
          <w:tcPr>
            <w:tcW w:w="3960" w:type="dxa"/>
          </w:tcPr>
          <w:p w14:paraId="4D1144D1" w14:textId="77777777" w:rsidR="00C325FC" w:rsidRDefault="00C325FC" w:rsidP="00C325FC">
            <w:pPr>
              <w:pStyle w:val="CopticVersemulti-line"/>
            </w:pPr>
            <w:r>
              <w:t>Ⲑⲉⲧⲁⲥϣⲱⲣⲡ ⲙ̀ⲙⲟϣⲓ:</w:t>
            </w:r>
          </w:p>
          <w:p w14:paraId="2A89D8DF" w14:textId="77777777" w:rsidR="00C325FC" w:rsidRDefault="00C325FC" w:rsidP="00C325FC">
            <w:pPr>
              <w:pStyle w:val="CopticVersemulti-line"/>
            </w:pPr>
            <w:r>
              <w:t>ⲛ̀ⲥⲁ Ⲡⲭ̄ⲥ̄ Ⲡⲉⲛⲛⲟⲩϯ:</w:t>
            </w:r>
          </w:p>
          <w:p w14:paraId="0551BFC7" w14:textId="77777777" w:rsidR="00C325FC" w:rsidRDefault="00C325FC" w:rsidP="00C325FC">
            <w:pPr>
              <w:pStyle w:val="CopticVersemulti-line"/>
            </w:pPr>
            <w:r>
              <w:t>ⲁϥϩⲓⲱⲩⲓ̀ ⲉ̀ⲃⲟⲗ ⲛ̀ϭⲏⲧⲥ:</w:t>
            </w:r>
          </w:p>
          <w:p w14:paraId="2C36E3D3" w14:textId="77777777" w:rsidR="00C325FC" w:rsidRPr="00CF5919" w:rsidRDefault="00C325FC" w:rsidP="00C325FC">
            <w:pPr>
              <w:pStyle w:val="CopticHangingVerse"/>
            </w:pPr>
            <w:r>
              <w:t>ⲙ̀ⲡⲓϣⲁϣϥ ⲛ̀ⲇⲉⲙⲟⲛ.</w:t>
            </w:r>
          </w:p>
        </w:tc>
      </w:tr>
      <w:tr w:rsidR="00C325FC" w14:paraId="2BD051C4" w14:textId="77777777" w:rsidTr="00540B24">
        <w:trPr>
          <w:cantSplit/>
          <w:jc w:val="center"/>
        </w:trPr>
        <w:tc>
          <w:tcPr>
            <w:tcW w:w="288" w:type="dxa"/>
          </w:tcPr>
          <w:p w14:paraId="2C9E73C4" w14:textId="77777777" w:rsidR="00C325FC" w:rsidRDefault="00C325FC" w:rsidP="00540B24">
            <w:pPr>
              <w:pStyle w:val="CopticCross"/>
            </w:pPr>
          </w:p>
        </w:tc>
        <w:tc>
          <w:tcPr>
            <w:tcW w:w="3960" w:type="dxa"/>
          </w:tcPr>
          <w:p w14:paraId="55CC0210" w14:textId="77777777" w:rsidR="00C325FC" w:rsidRDefault="00C325FC" w:rsidP="00C325FC">
            <w:pPr>
              <w:pStyle w:val="EngHang"/>
            </w:pPr>
            <w:r>
              <w:t>Who served our Saviour</w:t>
            </w:r>
          </w:p>
          <w:p w14:paraId="0E78142E" w14:textId="77777777" w:rsidR="00C325FC" w:rsidRDefault="00C325FC" w:rsidP="00C325FC">
            <w:pPr>
              <w:pStyle w:val="EngHang"/>
            </w:pPr>
            <w:r>
              <w:t>And His holy Apostles,</w:t>
            </w:r>
          </w:p>
          <w:p w14:paraId="2FAADF8F" w14:textId="77777777" w:rsidR="00C325FC" w:rsidRDefault="00C325FC" w:rsidP="00C325FC">
            <w:pPr>
              <w:pStyle w:val="EngHang"/>
            </w:pPr>
            <w:r>
              <w:t>And witnessed his suffering</w:t>
            </w:r>
          </w:p>
          <w:p w14:paraId="494F494A" w14:textId="77777777" w:rsidR="00C325FC" w:rsidRPr="004B35B0" w:rsidRDefault="00C325FC" w:rsidP="00C325FC">
            <w:pPr>
              <w:pStyle w:val="EngHangEnd"/>
            </w:pPr>
            <w:r>
              <w:t>And His life-giving death.</w:t>
            </w:r>
          </w:p>
        </w:tc>
        <w:tc>
          <w:tcPr>
            <w:tcW w:w="288" w:type="dxa"/>
          </w:tcPr>
          <w:p w14:paraId="01BB7BA5" w14:textId="77777777" w:rsidR="00C325FC" w:rsidRDefault="00C325FC" w:rsidP="00540B24"/>
        </w:tc>
        <w:tc>
          <w:tcPr>
            <w:tcW w:w="288" w:type="dxa"/>
          </w:tcPr>
          <w:p w14:paraId="108321AA" w14:textId="77777777" w:rsidR="00C325FC" w:rsidRDefault="00C325FC" w:rsidP="00540B24">
            <w:pPr>
              <w:pStyle w:val="CopticCross"/>
            </w:pPr>
          </w:p>
        </w:tc>
        <w:tc>
          <w:tcPr>
            <w:tcW w:w="3960" w:type="dxa"/>
          </w:tcPr>
          <w:p w14:paraId="11AF3D7F" w14:textId="77777777" w:rsidR="00C325FC" w:rsidRDefault="00C325FC" w:rsidP="00C325FC">
            <w:pPr>
              <w:pStyle w:val="CopticVersemulti-line"/>
            </w:pPr>
            <w:r>
              <w:t>Ⲁⲥϣⲉⲙϣⲓ ⲙ̀Ⲡⲉⲛⲥⲱⲧⲏⲣ:</w:t>
            </w:r>
          </w:p>
          <w:p w14:paraId="0AD6E73D" w14:textId="77777777" w:rsidR="00C325FC" w:rsidRDefault="00C325FC" w:rsidP="00C325FC">
            <w:pPr>
              <w:pStyle w:val="CopticVersemulti-line"/>
            </w:pPr>
            <w:r>
              <w:t>ⲛⲉⲙ ⲛⲉϥⲁⲡⲟⲥⲧⲟⲗⲟⲥ ⲉⲑⲟⲩⲁⲃ:</w:t>
            </w:r>
          </w:p>
          <w:p w14:paraId="7171C82E" w14:textId="77777777" w:rsidR="00C325FC" w:rsidRDefault="00C325FC" w:rsidP="00C325FC">
            <w:pPr>
              <w:pStyle w:val="CopticVersemulti-line"/>
            </w:pPr>
            <w:r>
              <w:t>ⲁⲥⲉⲣⲙⲉⲑⲣⲉ ⲙ̀ⲡⲉϥⲙ̀ⲕⲁϩ:</w:t>
            </w:r>
          </w:p>
          <w:p w14:paraId="35196F51" w14:textId="77777777" w:rsidR="00C325FC" w:rsidRDefault="00C325FC" w:rsidP="00C325FC">
            <w:pPr>
              <w:pStyle w:val="CopticHangingVerse"/>
            </w:pPr>
            <w:r>
              <w:t>ⲟⲩⲟϩ ⲡⲉϥⲙⲟⲩ ⲛ̀ⲣⲉϥⲧⲁⲛϧⲟ.</w:t>
            </w:r>
          </w:p>
        </w:tc>
      </w:tr>
      <w:tr w:rsidR="00C325FC" w14:paraId="49EA2930" w14:textId="77777777" w:rsidTr="00540B24">
        <w:trPr>
          <w:cantSplit/>
          <w:jc w:val="center"/>
        </w:trPr>
        <w:tc>
          <w:tcPr>
            <w:tcW w:w="288" w:type="dxa"/>
          </w:tcPr>
          <w:p w14:paraId="71DD8FC9" w14:textId="77777777" w:rsidR="00C325FC" w:rsidRDefault="00C325FC" w:rsidP="00540B24">
            <w:pPr>
              <w:pStyle w:val="CopticCross"/>
            </w:pPr>
            <w:r w:rsidRPr="00FB5ACB">
              <w:t>¿</w:t>
            </w:r>
          </w:p>
        </w:tc>
        <w:tc>
          <w:tcPr>
            <w:tcW w:w="3960" w:type="dxa"/>
          </w:tcPr>
          <w:p w14:paraId="5BE20C14" w14:textId="77777777" w:rsidR="00C325FC" w:rsidRDefault="00C325FC" w:rsidP="00C325FC">
            <w:pPr>
              <w:pStyle w:val="EngHang"/>
            </w:pPr>
            <w:r>
              <w:t>She came early to the tomb,</w:t>
            </w:r>
          </w:p>
          <w:p w14:paraId="09F63110" w14:textId="77777777" w:rsidR="00C325FC" w:rsidRDefault="00C325FC" w:rsidP="00C325FC">
            <w:pPr>
              <w:pStyle w:val="EngHang"/>
            </w:pPr>
            <w:r>
              <w:t>Bearing myrrh,</w:t>
            </w:r>
          </w:p>
          <w:p w14:paraId="44C4E577" w14:textId="77777777" w:rsidR="00C325FC" w:rsidRDefault="00C325FC" w:rsidP="00C325FC">
            <w:pPr>
              <w:pStyle w:val="EngHang"/>
            </w:pPr>
            <w:r>
              <w:t>And stood without</w:t>
            </w:r>
          </w:p>
          <w:p w14:paraId="50A3D7FA" w14:textId="77777777" w:rsidR="00C325FC" w:rsidRDefault="00C325FC" w:rsidP="00C325FC">
            <w:pPr>
              <w:pStyle w:val="EngHangEnd"/>
            </w:pPr>
            <w:r>
              <w:t>With lamentations and weeping.</w:t>
            </w:r>
          </w:p>
        </w:tc>
        <w:tc>
          <w:tcPr>
            <w:tcW w:w="288" w:type="dxa"/>
          </w:tcPr>
          <w:p w14:paraId="38A1722E" w14:textId="77777777" w:rsidR="00C325FC" w:rsidRDefault="00C325FC" w:rsidP="00540B24"/>
        </w:tc>
        <w:tc>
          <w:tcPr>
            <w:tcW w:w="288" w:type="dxa"/>
          </w:tcPr>
          <w:p w14:paraId="24A618D1" w14:textId="77777777" w:rsidR="00C325FC" w:rsidRDefault="00C325FC" w:rsidP="00540B24">
            <w:pPr>
              <w:pStyle w:val="CopticCross"/>
            </w:pPr>
            <w:r w:rsidRPr="00FB5ACB">
              <w:t>¿</w:t>
            </w:r>
          </w:p>
        </w:tc>
        <w:tc>
          <w:tcPr>
            <w:tcW w:w="3960" w:type="dxa"/>
          </w:tcPr>
          <w:p w14:paraId="1312D60E" w14:textId="77777777" w:rsidR="00C325FC" w:rsidRDefault="00C325FC" w:rsidP="00C325FC">
            <w:pPr>
              <w:pStyle w:val="CopticVersemulti-line"/>
            </w:pPr>
            <w:r>
              <w:t>Ⲁⲥⲓ̀ ⲉ̀ⲡⲓⲙ̀ϩⲁⲩ ⲛ̀ϣⲟⲣⲡ:</w:t>
            </w:r>
          </w:p>
          <w:p w14:paraId="54AA9F8A" w14:textId="77777777" w:rsidR="00C325FC" w:rsidRDefault="00C325FC" w:rsidP="00C325FC">
            <w:pPr>
              <w:pStyle w:val="CopticVersemulti-line"/>
            </w:pPr>
            <w:r>
              <w:t>ⲛⲁⲥϥⲁⲓ ⲙ̀ⲡⲓⲥⲟϫⲉⲛ:</w:t>
            </w:r>
          </w:p>
          <w:p w14:paraId="30B763C6" w14:textId="77777777" w:rsidR="00C325FC" w:rsidRDefault="00C325FC" w:rsidP="00C325FC">
            <w:pPr>
              <w:pStyle w:val="CopticVersemulti-line"/>
            </w:pPr>
            <w:r>
              <w:t>ⲟⲩⲟϩ ⲁⲥⲟ̀ϩⲓ ⲉ̀ⲣⲁⲧⲥ ⲥⲁⲃⲟⲗ:</w:t>
            </w:r>
          </w:p>
          <w:p w14:paraId="067B7953" w14:textId="77777777" w:rsidR="00C325FC" w:rsidRDefault="00C325FC" w:rsidP="00C325FC">
            <w:pPr>
              <w:pStyle w:val="CopticHangingVerse"/>
            </w:pPr>
            <w:r>
              <w:t>ϧⲉⲛ ⲛⲓⲛⲉϩⲡⲓ ⲛⲉⲙ ⲛⲓⲣⲓⲙⲓ.</w:t>
            </w:r>
          </w:p>
        </w:tc>
      </w:tr>
      <w:tr w:rsidR="00C325FC" w14:paraId="7EA6CA8E" w14:textId="77777777" w:rsidTr="00540B24">
        <w:trPr>
          <w:cantSplit/>
          <w:jc w:val="center"/>
        </w:trPr>
        <w:tc>
          <w:tcPr>
            <w:tcW w:w="288" w:type="dxa"/>
          </w:tcPr>
          <w:p w14:paraId="373AED94" w14:textId="77777777" w:rsidR="00C325FC" w:rsidRDefault="00C325FC" w:rsidP="00540B24">
            <w:pPr>
              <w:pStyle w:val="CopticCross"/>
            </w:pPr>
          </w:p>
        </w:tc>
        <w:tc>
          <w:tcPr>
            <w:tcW w:w="3960" w:type="dxa"/>
          </w:tcPr>
          <w:p w14:paraId="6AB92A1E" w14:textId="77777777" w:rsidR="00C325FC" w:rsidRDefault="00C325FC" w:rsidP="00C325FC">
            <w:pPr>
              <w:pStyle w:val="EngHang"/>
            </w:pPr>
            <w:r>
              <w:t>She saw two angels sitting,</w:t>
            </w:r>
          </w:p>
          <w:p w14:paraId="5C91BB8E" w14:textId="77777777" w:rsidR="00C325FC" w:rsidRDefault="00C325FC" w:rsidP="00C325FC">
            <w:pPr>
              <w:pStyle w:val="EngHang"/>
            </w:pPr>
            <w:r>
              <w:t>Then the Lord appeared to her,</w:t>
            </w:r>
          </w:p>
          <w:p w14:paraId="5DD51DB0" w14:textId="77777777" w:rsidR="00C325FC" w:rsidRDefault="00C325FC" w:rsidP="00C325FC">
            <w:pPr>
              <w:pStyle w:val="EngHang"/>
            </w:pPr>
            <w:r>
              <w:t>And spoke with her, saying,</w:t>
            </w:r>
          </w:p>
          <w:p w14:paraId="53E0C061" w14:textId="77777777" w:rsidR="00C325FC" w:rsidRDefault="00C325FC" w:rsidP="00C325FC">
            <w:pPr>
              <w:pStyle w:val="EngHangEnd"/>
            </w:pPr>
            <w:r>
              <w:t>“Go to my brethren</w:t>
            </w:r>
          </w:p>
        </w:tc>
        <w:tc>
          <w:tcPr>
            <w:tcW w:w="288" w:type="dxa"/>
          </w:tcPr>
          <w:p w14:paraId="7041221A" w14:textId="77777777" w:rsidR="00C325FC" w:rsidRDefault="00C325FC" w:rsidP="00540B24"/>
        </w:tc>
        <w:tc>
          <w:tcPr>
            <w:tcW w:w="288" w:type="dxa"/>
          </w:tcPr>
          <w:p w14:paraId="0DC6299F" w14:textId="77777777" w:rsidR="00C325FC" w:rsidRDefault="00C325FC" w:rsidP="00540B24">
            <w:pPr>
              <w:pStyle w:val="CopticCross"/>
            </w:pPr>
          </w:p>
        </w:tc>
        <w:tc>
          <w:tcPr>
            <w:tcW w:w="3960" w:type="dxa"/>
          </w:tcPr>
          <w:p w14:paraId="06377B14" w14:textId="77777777" w:rsidR="00C325FC" w:rsidRDefault="00C325FC" w:rsidP="00C325FC">
            <w:pPr>
              <w:pStyle w:val="CopticVersemulti-line"/>
            </w:pPr>
            <w:r>
              <w:t>Ⲁⲥⲛⲁⲩ ⲉ̀ⲁⲅⲅⲉⲗⲟⲥ ⲥ̀ⲛⲁⲩ ⲉⲩϩⲉⲙⲥⲓ:</w:t>
            </w:r>
          </w:p>
          <w:p w14:paraId="1979583A" w14:textId="77777777" w:rsidR="00C325FC" w:rsidRDefault="00C325FC" w:rsidP="00C325FC">
            <w:pPr>
              <w:pStyle w:val="CopticVersemulti-line"/>
            </w:pPr>
            <w:r>
              <w:t>ⲁϥⲟⲩⲟⲛϩϥ ⲟⲛ ⲛ̀ϫⲉ Ⲡ</w:t>
            </w:r>
            <w:r>
              <w:pgNum/>
            </w:r>
            <w:r>
              <w:pgNum/>
            </w:r>
            <w:r>
              <w:t>ⲟ̄ⲥ̄:</w:t>
            </w:r>
          </w:p>
          <w:p w14:paraId="5F3A781E" w14:textId="77777777" w:rsidR="00C325FC" w:rsidRDefault="00C325FC" w:rsidP="00C325FC">
            <w:pPr>
              <w:pStyle w:val="CopticVersemulti-line"/>
            </w:pPr>
            <w:r>
              <w:t>ⲁϥⲥⲁϫⲓ ⲛⲉⲙⲁⲥ ⲙ̀ⲡⲁⲓⲣⲏϯ:</w:t>
            </w:r>
          </w:p>
          <w:p w14:paraId="611F08F0" w14:textId="77777777" w:rsidR="00C325FC" w:rsidRDefault="00C325FC" w:rsidP="00C325FC">
            <w:pPr>
              <w:pStyle w:val="CopticHangingVerse"/>
            </w:pPr>
            <w:r>
              <w:t xml:space="preserve">ⲙⲁϣⲉ ⲛⲉ ϩⲁ ⲛⲁⲥ̀ⲛⲏⲟⲩ… </w:t>
            </w:r>
          </w:p>
        </w:tc>
      </w:tr>
      <w:tr w:rsidR="00C325FC" w14:paraId="106FA006" w14:textId="77777777" w:rsidTr="00540B24">
        <w:trPr>
          <w:cantSplit/>
          <w:jc w:val="center"/>
        </w:trPr>
        <w:tc>
          <w:tcPr>
            <w:tcW w:w="288" w:type="dxa"/>
          </w:tcPr>
          <w:p w14:paraId="5FB5B4F3" w14:textId="77777777" w:rsidR="00C325FC" w:rsidRDefault="00C325FC" w:rsidP="00540B24">
            <w:pPr>
              <w:pStyle w:val="CopticCross"/>
            </w:pPr>
            <w:r w:rsidRPr="00FB5ACB">
              <w:lastRenderedPageBreak/>
              <w:t>¿</w:t>
            </w:r>
          </w:p>
        </w:tc>
        <w:tc>
          <w:tcPr>
            <w:tcW w:w="3960" w:type="dxa"/>
          </w:tcPr>
          <w:p w14:paraId="58EBC8C9" w14:textId="77777777" w:rsidR="00C325FC" w:rsidRDefault="00C325FC" w:rsidP="00C325FC">
            <w:pPr>
              <w:pStyle w:val="EngHang"/>
            </w:pPr>
            <w:r>
              <w:t>And say to them,</w:t>
            </w:r>
          </w:p>
          <w:p w14:paraId="6882A02F" w14:textId="77777777" w:rsidR="00C325FC" w:rsidRDefault="00C325FC" w:rsidP="00C325FC">
            <w:pPr>
              <w:pStyle w:val="EngHang"/>
            </w:pPr>
            <w:r>
              <w:t>‘I am ascending</w:t>
            </w:r>
          </w:p>
          <w:p w14:paraId="76480AC1" w14:textId="77777777" w:rsidR="00C325FC" w:rsidRDefault="00C325FC" w:rsidP="00C325FC">
            <w:pPr>
              <w:pStyle w:val="EngHang"/>
            </w:pPr>
            <w:r>
              <w:t>To My Father and your Father,</w:t>
            </w:r>
          </w:p>
          <w:p w14:paraId="44D18C98" w14:textId="77777777" w:rsidR="00C325FC" w:rsidRDefault="00C325FC" w:rsidP="00C325FC">
            <w:pPr>
              <w:pStyle w:val="EngHangEnd"/>
            </w:pPr>
            <w:r>
              <w:t>My God and your God.’”</w:t>
            </w:r>
          </w:p>
        </w:tc>
        <w:tc>
          <w:tcPr>
            <w:tcW w:w="288" w:type="dxa"/>
          </w:tcPr>
          <w:p w14:paraId="360B6E13" w14:textId="77777777" w:rsidR="00C325FC" w:rsidRDefault="00C325FC" w:rsidP="00540B24"/>
        </w:tc>
        <w:tc>
          <w:tcPr>
            <w:tcW w:w="288" w:type="dxa"/>
          </w:tcPr>
          <w:p w14:paraId="6F8A93FC" w14:textId="77777777" w:rsidR="00C325FC" w:rsidRDefault="00C325FC" w:rsidP="00540B24">
            <w:pPr>
              <w:pStyle w:val="CopticCross"/>
            </w:pPr>
            <w:r w:rsidRPr="00FB5ACB">
              <w:t>¿</w:t>
            </w:r>
          </w:p>
        </w:tc>
        <w:tc>
          <w:tcPr>
            <w:tcW w:w="3960" w:type="dxa"/>
          </w:tcPr>
          <w:p w14:paraId="325C1685" w14:textId="77777777" w:rsidR="00C325FC" w:rsidRDefault="00C325FC" w:rsidP="00C325FC">
            <w:pPr>
              <w:pStyle w:val="CopticVersemulti-line"/>
            </w:pPr>
            <w:r>
              <w:t>Ⲟⲩⲟϩ ⲁϫⲟⲥ ⲛⲱⲟⲩ:</w:t>
            </w:r>
          </w:p>
          <w:p w14:paraId="11D8BC6B" w14:textId="77777777" w:rsidR="00C325FC" w:rsidRDefault="00C325FC" w:rsidP="00C325FC">
            <w:pPr>
              <w:pStyle w:val="CopticVersemulti-line"/>
            </w:pPr>
            <w:r>
              <w:t>Ϯⲛⲁϣⲉ ⲛⲏⲓ ⲉⲡϣⲱⲓ ϩⲁ:</w:t>
            </w:r>
          </w:p>
          <w:p w14:paraId="42C10F04" w14:textId="77777777" w:rsidR="00C325FC" w:rsidRDefault="00C325FC" w:rsidP="00C325FC">
            <w:pPr>
              <w:pStyle w:val="CopticVersemulti-line"/>
            </w:pPr>
            <w:r>
              <w:t>ⲡⲁⲓⲱⲧ ⲉⲧⲉ ⲡⲉⲧⲉⲛⲓⲱⲧ ⲡⲉ:</w:t>
            </w:r>
          </w:p>
          <w:p w14:paraId="0369E47F" w14:textId="77777777" w:rsidR="00C325FC" w:rsidRDefault="00C325FC" w:rsidP="00C325FC">
            <w:pPr>
              <w:pStyle w:val="CopticHangingVerse"/>
            </w:pPr>
            <w:r>
              <w:t>ⲛⲉⲙ ⲡⲁⲛⲟⲩϯ ⲉⲧⲉ ⲡⲉⲧⲉⲛⲛⲟⲩϯ ⲡⲉ.</w:t>
            </w:r>
          </w:p>
        </w:tc>
      </w:tr>
      <w:tr w:rsidR="00C325FC" w14:paraId="3636F5F5" w14:textId="77777777" w:rsidTr="00540B24">
        <w:trPr>
          <w:cantSplit/>
          <w:jc w:val="center"/>
        </w:trPr>
        <w:tc>
          <w:tcPr>
            <w:tcW w:w="288" w:type="dxa"/>
          </w:tcPr>
          <w:p w14:paraId="255ACF63" w14:textId="77777777" w:rsidR="00C325FC" w:rsidRDefault="00C325FC" w:rsidP="00540B24">
            <w:pPr>
              <w:pStyle w:val="CopticCross"/>
            </w:pPr>
          </w:p>
        </w:tc>
        <w:tc>
          <w:tcPr>
            <w:tcW w:w="3960" w:type="dxa"/>
          </w:tcPr>
          <w:p w14:paraId="27D2CE33" w14:textId="77777777" w:rsidR="00C325FC" w:rsidRDefault="00C325FC" w:rsidP="00C325FC">
            <w:pPr>
              <w:pStyle w:val="EngHang"/>
            </w:pPr>
            <w:r>
              <w:t>Hail to her who preached the resurrection</w:t>
            </w:r>
          </w:p>
          <w:p w14:paraId="5D3D4E12" w14:textId="77777777" w:rsidR="00C325FC" w:rsidRDefault="00C325FC" w:rsidP="00C325FC">
            <w:pPr>
              <w:pStyle w:val="EngHang"/>
            </w:pPr>
            <w:r>
              <w:t>Of the Lord to the Disciples.</w:t>
            </w:r>
          </w:p>
          <w:p w14:paraId="13E8F6B0" w14:textId="77777777" w:rsidR="00C325FC" w:rsidRDefault="00C325FC" w:rsidP="00C325FC">
            <w:pPr>
              <w:pStyle w:val="EngHang"/>
            </w:pPr>
            <w:r>
              <w:t>Hail to her who was ordained</w:t>
            </w:r>
          </w:p>
          <w:p w14:paraId="6B4C71DC" w14:textId="77777777" w:rsidR="00C325FC" w:rsidRDefault="00C325FC" w:rsidP="00C325FC">
            <w:pPr>
              <w:pStyle w:val="EngHangEnd"/>
            </w:pPr>
            <w:r>
              <w:t>A deaconess by the Apostles.</w:t>
            </w:r>
          </w:p>
        </w:tc>
        <w:tc>
          <w:tcPr>
            <w:tcW w:w="288" w:type="dxa"/>
          </w:tcPr>
          <w:p w14:paraId="6EB90067" w14:textId="77777777" w:rsidR="00C325FC" w:rsidRDefault="00C325FC" w:rsidP="00540B24"/>
        </w:tc>
        <w:tc>
          <w:tcPr>
            <w:tcW w:w="288" w:type="dxa"/>
          </w:tcPr>
          <w:p w14:paraId="4A515672" w14:textId="77777777" w:rsidR="00C325FC" w:rsidRDefault="00C325FC" w:rsidP="00540B24">
            <w:pPr>
              <w:pStyle w:val="CopticCross"/>
            </w:pPr>
          </w:p>
        </w:tc>
        <w:tc>
          <w:tcPr>
            <w:tcW w:w="3960" w:type="dxa"/>
          </w:tcPr>
          <w:p w14:paraId="2D6E23F7" w14:textId="77777777" w:rsidR="00C325FC" w:rsidRDefault="00C325FC" w:rsidP="00C325FC">
            <w:pPr>
              <w:pStyle w:val="CopticVersemulti-line"/>
            </w:pPr>
            <w:r>
              <w:t>Ⲭⲉⲣⲉ ⲑⲏⲉⲧⲁⲥϩⲓⲱ̀ⲓϣ ⲙ̀ⲙⲁⲑⲏⲧⲏⲥ:</w:t>
            </w:r>
          </w:p>
          <w:p w14:paraId="75667852" w14:textId="77777777" w:rsidR="00C325FC" w:rsidRDefault="00C325FC" w:rsidP="00C325FC">
            <w:pPr>
              <w:pStyle w:val="CopticVersemulti-line"/>
            </w:pPr>
            <w:r>
              <w:t>ⲛ̀ⲧⲉ ϯⲁⲛⲁⲥⲧⲁⲥⲓⲥ ⲙ̀Ⲡⲟ̄ⲥ̄:</w:t>
            </w:r>
          </w:p>
          <w:p w14:paraId="7722C777" w14:textId="77777777" w:rsidR="00C325FC" w:rsidRDefault="00C325FC" w:rsidP="00C325FC">
            <w:pPr>
              <w:pStyle w:val="CopticVersemulti-line"/>
            </w:pPr>
            <w:r>
              <w:t>ⲭⲉⲣⲉ ⲑⲏⲉⲧⲁⲥϣⲱⲡⲓ ⲛ̀ϯⲇⲓⲁⲕⲟⲛⲟⲥ:</w:t>
            </w:r>
          </w:p>
          <w:p w14:paraId="0C4B0CCE" w14:textId="77777777" w:rsidR="00C325FC" w:rsidRDefault="00C325FC" w:rsidP="00C325FC">
            <w:pPr>
              <w:pStyle w:val="CopticHangingVerse"/>
            </w:pPr>
            <w:r>
              <w:t>ⲉ̀ⲃⲟⲗ ϩⲓⲧⲉⲛ ⲛⲓⲁⲡⲟⲥⲧⲟⲗⲟⲥ.</w:t>
            </w:r>
          </w:p>
        </w:tc>
      </w:tr>
      <w:tr w:rsidR="00C325FC" w14:paraId="57E4FDAF" w14:textId="77777777" w:rsidTr="00540B24">
        <w:trPr>
          <w:cantSplit/>
          <w:jc w:val="center"/>
        </w:trPr>
        <w:tc>
          <w:tcPr>
            <w:tcW w:w="288" w:type="dxa"/>
          </w:tcPr>
          <w:p w14:paraId="7586778A" w14:textId="77777777" w:rsidR="00C325FC" w:rsidRDefault="00C325FC" w:rsidP="00540B24">
            <w:pPr>
              <w:pStyle w:val="CopticCross"/>
            </w:pPr>
            <w:r w:rsidRPr="00FB5ACB">
              <w:t>¿</w:t>
            </w:r>
          </w:p>
        </w:tc>
        <w:tc>
          <w:tcPr>
            <w:tcW w:w="3960" w:type="dxa"/>
          </w:tcPr>
          <w:p w14:paraId="42A4EA89" w14:textId="77777777" w:rsidR="00C325FC" w:rsidRDefault="00C325FC" w:rsidP="00C325FC">
            <w:pPr>
              <w:pStyle w:val="EngHang"/>
            </w:pPr>
            <w:r>
              <w:t>Pray to the Lord on our behalf,</w:t>
            </w:r>
          </w:p>
          <w:p w14:paraId="4BC657EB" w14:textId="77777777" w:rsidR="00C325FC" w:rsidRDefault="00C325FC" w:rsidP="00C325FC">
            <w:pPr>
              <w:pStyle w:val="EngHang"/>
            </w:pPr>
            <w:r>
              <w:t>O disciple of Christ,</w:t>
            </w:r>
          </w:p>
          <w:p w14:paraId="1327BD86" w14:textId="77777777" w:rsidR="00C325FC" w:rsidRDefault="00C325FC" w:rsidP="00C325FC">
            <w:pPr>
              <w:pStyle w:val="EngHang"/>
            </w:pPr>
            <w:r>
              <w:t>St. Mary Magdalene,</w:t>
            </w:r>
          </w:p>
          <w:p w14:paraId="769E6769" w14:textId="77777777" w:rsidR="00C325FC" w:rsidRDefault="00C325FC" w:rsidP="00C325FC">
            <w:pPr>
              <w:pStyle w:val="EngHangEnd"/>
            </w:pPr>
            <w:r>
              <w:t>That He may forgive us our sins.</w:t>
            </w:r>
          </w:p>
        </w:tc>
        <w:tc>
          <w:tcPr>
            <w:tcW w:w="288" w:type="dxa"/>
          </w:tcPr>
          <w:p w14:paraId="35F22E04" w14:textId="77777777" w:rsidR="00C325FC" w:rsidRDefault="00C325FC" w:rsidP="00540B24"/>
        </w:tc>
        <w:tc>
          <w:tcPr>
            <w:tcW w:w="288" w:type="dxa"/>
          </w:tcPr>
          <w:p w14:paraId="26DC277F" w14:textId="77777777" w:rsidR="00C325FC" w:rsidRDefault="00C325FC" w:rsidP="00540B24">
            <w:pPr>
              <w:pStyle w:val="CopticCross"/>
            </w:pPr>
            <w:r w:rsidRPr="00FB5ACB">
              <w:t>¿</w:t>
            </w:r>
          </w:p>
        </w:tc>
        <w:tc>
          <w:tcPr>
            <w:tcW w:w="3960" w:type="dxa"/>
          </w:tcPr>
          <w:p w14:paraId="66E3F705" w14:textId="77777777" w:rsidR="00C325FC" w:rsidRDefault="00C325FC" w:rsidP="00C325FC">
            <w:pPr>
              <w:pStyle w:val="CopticVersemulti-line"/>
            </w:pPr>
            <w:r>
              <w:t>Ⲧⲱⲃϩ ⲙ̀Ⲡ</w:t>
            </w:r>
            <w:r>
              <w:pgNum/>
            </w:r>
            <w:r>
              <w:pgNum/>
            </w:r>
            <w:r>
              <w:t>ⲟ̄ⲥ̄ ⲉ̀ϩ̀ⲣⲏⲓ ⲉ̀ϫⲱⲛ:</w:t>
            </w:r>
          </w:p>
          <w:p w14:paraId="52886A62" w14:textId="77777777" w:rsidR="00C325FC" w:rsidRDefault="00C325FC" w:rsidP="00C325FC">
            <w:pPr>
              <w:pStyle w:val="CopticVersemulti-line"/>
            </w:pPr>
            <w:r>
              <w:t>ⲱ̀ ϯⲙⲁⲑⲏⲧⲏⲥ ⲛ̀ⲧⲉ Ⲡⲭ̄ⲥ̄:</w:t>
            </w:r>
          </w:p>
          <w:p w14:paraId="56661D33" w14:textId="77777777" w:rsidR="00C325FC" w:rsidRDefault="00C325FC" w:rsidP="00C325FC">
            <w:pPr>
              <w:pStyle w:val="CopticVersemulti-line"/>
            </w:pPr>
            <w:commentRangeStart w:id="1729"/>
            <w:r>
              <w:t xml:space="preserve">ϯⲁⲅⲓⲁ </w:t>
            </w:r>
            <w:commentRangeEnd w:id="1729"/>
            <w:r>
              <w:rPr>
                <w:rStyle w:val="CommentReference"/>
                <w:rFonts w:ascii="Times New Roman" w:hAnsi="Times New Roman" w:cstheme="minorBidi"/>
                <w:noProof w:val="0"/>
              </w:rPr>
              <w:commentReference w:id="1729"/>
            </w:r>
            <w:r>
              <w:t>Ⲙⲁⲣⲓⲁ ϯⲙⲁⲅⲇⲁⲗⲓⲛⲏ:</w:t>
            </w:r>
          </w:p>
          <w:p w14:paraId="267B0113" w14:textId="77777777" w:rsidR="00C325FC" w:rsidRDefault="00C325FC" w:rsidP="00C325FC">
            <w:pPr>
              <w:pStyle w:val="CopticHangingVerse"/>
            </w:pPr>
            <w:r>
              <w:t>ⲛ̀ⲧⲉ</w:t>
            </w:r>
            <w:r>
              <w:rPr>
                <w:rFonts w:ascii="Times New Roman" w:hAnsi="Times New Roman" w:cs="Times New Roman"/>
              </w:rPr>
              <w:t>ϥ</w:t>
            </w:r>
            <w:r>
              <w:t xml:space="preserve"> ⲭⲁ ⲛⲉⲛⲛⲟⲃⲓ ⲛⲁⲛ ⲉ̀ⲃⲟⲗ.</w:t>
            </w:r>
          </w:p>
        </w:tc>
      </w:tr>
    </w:tbl>
    <w:p w14:paraId="06E4FCDE" w14:textId="77777777" w:rsidR="00B52D77" w:rsidRDefault="007D439A" w:rsidP="00B52D77">
      <w:pPr>
        <w:pStyle w:val="Heading3"/>
      </w:pPr>
      <w:bookmarkStart w:id="1730" w:name="_Toc448227644"/>
      <w:r>
        <w:t>July 23</w:t>
      </w:r>
      <w:r w:rsidR="00B52D77">
        <w:t xml:space="preserve"> / </w:t>
      </w:r>
      <w:r>
        <w:t>Epip</w:t>
      </w:r>
      <w:r w:rsidR="00B52D77">
        <w:t xml:space="preserve"> 29: Commemoration of the Annunciation, Nativity, and Resurrection on the 29</w:t>
      </w:r>
      <w:r w:rsidR="00B52D77" w:rsidRPr="00C0205C">
        <w:rPr>
          <w:vertAlign w:val="superscript"/>
        </w:rPr>
        <w:t>th</w:t>
      </w:r>
      <w:r w:rsidR="00B52D77">
        <w:t xml:space="preserve"> of Every Month</w:t>
      </w:r>
      <w:bookmarkEnd w:id="1730"/>
    </w:p>
    <w:p w14:paraId="19C57F68" w14:textId="37FDCD29" w:rsidR="00B52D77" w:rsidRDefault="00B52D77" w:rsidP="00B52D77">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48B57972" w14:textId="77777777" w:rsidR="005B716A" w:rsidRDefault="005B716A" w:rsidP="005B716A">
      <w:pPr>
        <w:pStyle w:val="Heading3"/>
      </w:pPr>
      <w:bookmarkStart w:id="1731" w:name="_Toc448227645"/>
      <w:r>
        <w:t xml:space="preserve">July 23 / Epip 29: </w:t>
      </w:r>
      <w:r w:rsidR="00B52D77">
        <w:t xml:space="preserve">Also the </w:t>
      </w:r>
      <w:r>
        <w:t>Translocation of the Relics of St. Andrew, the Apostle</w:t>
      </w:r>
      <w:bookmarkEnd w:id="1731"/>
    </w:p>
    <w:p w14:paraId="7500DAE2" w14:textId="3FB09953"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3CDA1374" w14:textId="77777777" w:rsidR="00960235" w:rsidRDefault="00960235" w:rsidP="00960235">
      <w:pPr>
        <w:pStyle w:val="Heading3"/>
      </w:pPr>
      <w:bookmarkStart w:id="1732" w:name="_Toc448227646"/>
      <w:r>
        <w:t>July 28 / Mesori 4: Consecration of the Church of St. Anthony</w:t>
      </w:r>
      <w:bookmarkEnd w:id="1732"/>
    </w:p>
    <w:p w14:paraId="15290CA7" w14:textId="2D40A5A7" w:rsidR="00960235" w:rsidRPr="005B716A" w:rsidRDefault="00960235" w:rsidP="005B716A">
      <w:pPr>
        <w:pStyle w:val="Rubric"/>
      </w:pPr>
      <w:r>
        <w:t>See</w:t>
      </w:r>
      <w:r w:rsidR="00237D47">
        <w:t xml:space="preserve"> </w:t>
      </w:r>
      <w:r w:rsidR="00237D47">
        <w:fldChar w:fldCharType="begin"/>
      </w:r>
      <w:r w:rsidR="00237D47">
        <w:instrText xml:space="preserve"> REF _Ref434560171 \h </w:instrText>
      </w:r>
      <w:r w:rsidR="00237D47">
        <w:fldChar w:fldCharType="separate"/>
      </w:r>
      <w:r w:rsidR="000C7DE2">
        <w:t>January 17 (18) / Tobi 22: St. Anthony the Great</w:t>
      </w:r>
      <w:r w:rsidR="00237D47">
        <w:fldChar w:fldCharType="end"/>
      </w:r>
      <w:r w:rsidR="00237D47">
        <w:t xml:space="preserve">, page </w:t>
      </w:r>
      <w:r w:rsidR="00237D47">
        <w:fldChar w:fldCharType="begin"/>
      </w:r>
      <w:r w:rsidR="00237D47">
        <w:instrText xml:space="preserve"> PAGEREF _Ref434560171 \h </w:instrText>
      </w:r>
      <w:r w:rsidR="00237D47">
        <w:fldChar w:fldCharType="separate"/>
      </w:r>
      <w:r w:rsidR="000C7DE2">
        <w:rPr>
          <w:noProof/>
        </w:rPr>
        <w:t>830</w:t>
      </w:r>
      <w:r w:rsidR="00237D47">
        <w:fldChar w:fldCharType="end"/>
      </w:r>
      <w:bookmarkEnd w:id="1679"/>
      <w:r>
        <w:t>.</w:t>
      </w:r>
    </w:p>
    <w:p w14:paraId="62D72F65" w14:textId="77777777" w:rsidR="00495F1A" w:rsidRPr="00980D99" w:rsidRDefault="00495F1A" w:rsidP="00495F1A">
      <w:pPr>
        <w:pStyle w:val="Heading2"/>
        <w:rPr>
          <w:lang w:val="en-US"/>
        </w:rPr>
      </w:pPr>
      <w:bookmarkStart w:id="1733" w:name="_Toc448696656"/>
      <w:bookmarkStart w:id="1734" w:name="August"/>
      <w:r>
        <w:lastRenderedPageBreak/>
        <w:t>August</w:t>
      </w:r>
      <w:bookmarkEnd w:id="1724"/>
      <w:bookmarkEnd w:id="1725"/>
      <w:bookmarkEnd w:id="1726"/>
      <w:r w:rsidR="00980D99">
        <w:t xml:space="preserve"> or </w:t>
      </w:r>
      <w:r w:rsidR="00980D99">
        <w:rPr>
          <w:rFonts w:ascii="FreeSerifAvvaShenouda" w:hAnsi="FreeSerifAvvaShenouda" w:cs="FreeSerifAvvaShenouda"/>
        </w:rPr>
        <w:t>Ⲙⲉⲥⲟⲣⲏ and Ⲕⲟⲩϫⲓ ⲛ</w:t>
      </w:r>
      <w:r w:rsidR="00980D99">
        <w:rPr>
          <w:rFonts w:ascii="FreeSerifAvvaShenouda" w:hAnsi="FreeSerifAvvaShenouda" w:cs="FreeSerifAvvaShenouda"/>
          <w:lang w:val="en-US"/>
        </w:rPr>
        <w:t xml:space="preserve">̀ⲁ̀ⲃⲟⲧ </w:t>
      </w:r>
      <w:r w:rsidR="00980D99" w:rsidRPr="00980D99">
        <w:t>(The Little Month)</w:t>
      </w:r>
      <w:bookmarkEnd w:id="1733"/>
    </w:p>
    <w:bookmarkStart w:id="1735" w:name="_Toc410196223" w:displacedByCustomXml="next"/>
    <w:bookmarkStart w:id="1736" w:name="_Toc410196465" w:displacedByCustomXml="next"/>
    <w:bookmarkStart w:id="1737" w:name="_Toc410196967" w:displacedByCustomXml="next"/>
    <w:sdt>
      <w:sdtPr>
        <w:id w:val="-1335066635"/>
        <w:docPartObj>
          <w:docPartGallery w:val="Table of Contents"/>
          <w:docPartUnique/>
        </w:docPartObj>
      </w:sdtPr>
      <w:sdtEndPr>
        <w:rPr>
          <w:b/>
          <w:bCs/>
          <w:noProof/>
        </w:rPr>
      </w:sdtEndPr>
      <w:sdtContent>
        <w:p w14:paraId="6C4AA256" w14:textId="72F7826E"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August</w:instrText>
          </w:r>
          <w:r>
            <w:rPr>
              <w:noProof/>
            </w:rPr>
            <w:fldChar w:fldCharType="separate"/>
          </w:r>
          <w:hyperlink w:anchor="_Toc448227647" w:history="1">
            <w:r w:rsidR="00E35F1F" w:rsidRPr="00B52BDB">
              <w:rPr>
                <w:rStyle w:val="Hyperlink"/>
                <w:noProof/>
              </w:rPr>
              <w:t>August 1 / Mesori 8: The Confession of St. Peter</w:t>
            </w:r>
            <w:r w:rsidR="00E35F1F">
              <w:rPr>
                <w:noProof/>
                <w:webHidden/>
              </w:rPr>
              <w:tab/>
            </w:r>
            <w:r w:rsidR="00E35F1F">
              <w:rPr>
                <w:noProof/>
                <w:webHidden/>
              </w:rPr>
              <w:fldChar w:fldCharType="begin"/>
            </w:r>
            <w:r w:rsidR="00E35F1F">
              <w:rPr>
                <w:noProof/>
                <w:webHidden/>
              </w:rPr>
              <w:instrText xml:space="preserve"> PAGEREF _Toc448227647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0642AA7E" w14:textId="52F335D5" w:rsidR="00E35F1F" w:rsidRDefault="00BF6550">
          <w:pPr>
            <w:pStyle w:val="TOC3"/>
            <w:tabs>
              <w:tab w:val="right" w:leader="dot" w:pos="8846"/>
            </w:tabs>
            <w:rPr>
              <w:rFonts w:asciiTheme="minorHAnsi" w:eastAsiaTheme="minorEastAsia" w:hAnsiTheme="minorHAnsi"/>
              <w:noProof/>
              <w:sz w:val="22"/>
              <w:lang w:val="en-US"/>
            </w:rPr>
          </w:pPr>
          <w:hyperlink w:anchor="_Toc448227648" w:history="1">
            <w:r w:rsidR="00E35F1F" w:rsidRPr="00B52BDB">
              <w:rPr>
                <w:rStyle w:val="Hyperlink"/>
                <w:noProof/>
              </w:rPr>
              <w:t>August 5 / Mesori 12: Commemoration of Archangel Michael</w:t>
            </w:r>
            <w:r w:rsidR="00E35F1F">
              <w:rPr>
                <w:noProof/>
                <w:webHidden/>
              </w:rPr>
              <w:tab/>
            </w:r>
            <w:r w:rsidR="00E35F1F">
              <w:rPr>
                <w:noProof/>
                <w:webHidden/>
              </w:rPr>
              <w:fldChar w:fldCharType="begin"/>
            </w:r>
            <w:r w:rsidR="00E35F1F">
              <w:rPr>
                <w:noProof/>
                <w:webHidden/>
              </w:rPr>
              <w:instrText xml:space="preserve"> PAGEREF _Toc448227648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469350F5" w14:textId="58F18C6C" w:rsidR="00E35F1F" w:rsidRDefault="00BF6550">
          <w:pPr>
            <w:pStyle w:val="TOC3"/>
            <w:tabs>
              <w:tab w:val="right" w:leader="dot" w:pos="8846"/>
            </w:tabs>
            <w:rPr>
              <w:rFonts w:asciiTheme="minorHAnsi" w:eastAsiaTheme="minorEastAsia" w:hAnsiTheme="minorHAnsi"/>
              <w:noProof/>
              <w:sz w:val="22"/>
              <w:lang w:val="en-US"/>
            </w:rPr>
          </w:pPr>
          <w:hyperlink w:anchor="_Toc448227649" w:history="1">
            <w:r w:rsidR="00E35F1F" w:rsidRPr="00B52BDB">
              <w:rPr>
                <w:rStyle w:val="Hyperlink"/>
                <w:noProof/>
              </w:rPr>
              <w:t>August 6 / Mesori 13: The Transfiguration</w:t>
            </w:r>
            <w:r w:rsidR="00E35F1F">
              <w:rPr>
                <w:noProof/>
                <w:webHidden/>
              </w:rPr>
              <w:tab/>
            </w:r>
            <w:r w:rsidR="00E35F1F">
              <w:rPr>
                <w:noProof/>
                <w:webHidden/>
              </w:rPr>
              <w:fldChar w:fldCharType="begin"/>
            </w:r>
            <w:r w:rsidR="00E35F1F">
              <w:rPr>
                <w:noProof/>
                <w:webHidden/>
              </w:rPr>
              <w:instrText xml:space="preserve"> PAGEREF _Toc448227649 \h </w:instrText>
            </w:r>
            <w:r w:rsidR="00E35F1F">
              <w:rPr>
                <w:noProof/>
                <w:webHidden/>
              </w:rPr>
            </w:r>
            <w:r w:rsidR="00E35F1F">
              <w:rPr>
                <w:noProof/>
                <w:webHidden/>
              </w:rPr>
              <w:fldChar w:fldCharType="separate"/>
            </w:r>
            <w:r w:rsidR="000C7DE2">
              <w:rPr>
                <w:noProof/>
                <w:webHidden/>
              </w:rPr>
              <w:t>931</w:t>
            </w:r>
            <w:r w:rsidR="00E35F1F">
              <w:rPr>
                <w:noProof/>
                <w:webHidden/>
              </w:rPr>
              <w:fldChar w:fldCharType="end"/>
            </w:r>
          </w:hyperlink>
        </w:p>
        <w:p w14:paraId="1C958ECA" w14:textId="61C9BD83" w:rsidR="00E35F1F" w:rsidRDefault="00BF6550">
          <w:pPr>
            <w:pStyle w:val="TOC3"/>
            <w:tabs>
              <w:tab w:val="right" w:leader="dot" w:pos="8846"/>
            </w:tabs>
            <w:rPr>
              <w:rFonts w:asciiTheme="minorHAnsi" w:eastAsiaTheme="minorEastAsia" w:hAnsiTheme="minorHAnsi"/>
              <w:noProof/>
              <w:sz w:val="22"/>
              <w:lang w:val="en-US"/>
            </w:rPr>
          </w:pPr>
          <w:hyperlink w:anchor="_Toc448227650" w:history="1">
            <w:r w:rsidR="00E35F1F" w:rsidRPr="00B52BDB">
              <w:rPr>
                <w:rStyle w:val="Hyperlink"/>
                <w:noProof/>
              </w:rPr>
              <w:t>August 9 / Mesori 16: The Assumption of the Virgin</w:t>
            </w:r>
            <w:r w:rsidR="00E35F1F">
              <w:rPr>
                <w:noProof/>
                <w:webHidden/>
              </w:rPr>
              <w:tab/>
            </w:r>
            <w:r w:rsidR="00E35F1F">
              <w:rPr>
                <w:noProof/>
                <w:webHidden/>
              </w:rPr>
              <w:fldChar w:fldCharType="begin"/>
            </w:r>
            <w:r w:rsidR="00E35F1F">
              <w:rPr>
                <w:noProof/>
                <w:webHidden/>
              </w:rPr>
              <w:instrText xml:space="preserve"> PAGEREF _Toc448227650 \h </w:instrText>
            </w:r>
            <w:r w:rsidR="00E35F1F">
              <w:rPr>
                <w:noProof/>
                <w:webHidden/>
              </w:rPr>
            </w:r>
            <w:r w:rsidR="00E35F1F">
              <w:rPr>
                <w:noProof/>
                <w:webHidden/>
              </w:rPr>
              <w:fldChar w:fldCharType="separate"/>
            </w:r>
            <w:r w:rsidR="000C7DE2">
              <w:rPr>
                <w:noProof/>
                <w:webHidden/>
              </w:rPr>
              <w:t>940</w:t>
            </w:r>
            <w:r w:rsidR="00E35F1F">
              <w:rPr>
                <w:noProof/>
                <w:webHidden/>
              </w:rPr>
              <w:fldChar w:fldCharType="end"/>
            </w:r>
          </w:hyperlink>
        </w:p>
        <w:p w14:paraId="30938F4F" w14:textId="068CD9EF" w:rsidR="00E35F1F" w:rsidRDefault="00BF6550">
          <w:pPr>
            <w:pStyle w:val="TOC3"/>
            <w:tabs>
              <w:tab w:val="right" w:leader="dot" w:pos="8846"/>
            </w:tabs>
            <w:rPr>
              <w:rFonts w:asciiTheme="minorHAnsi" w:eastAsiaTheme="minorEastAsia" w:hAnsiTheme="minorHAnsi"/>
              <w:noProof/>
              <w:sz w:val="22"/>
              <w:lang w:val="en-US"/>
            </w:rPr>
          </w:pPr>
          <w:hyperlink w:anchor="_Toc448227651" w:history="1">
            <w:r w:rsidR="00E35F1F" w:rsidRPr="00B52BDB">
              <w:rPr>
                <w:rStyle w:val="Hyperlink"/>
                <w:noProof/>
              </w:rPr>
              <w:t>August 12 / Mesori 19: Translocation of the Relics of St. Macarius the Great</w:t>
            </w:r>
            <w:r w:rsidR="00E35F1F">
              <w:rPr>
                <w:noProof/>
                <w:webHidden/>
              </w:rPr>
              <w:tab/>
            </w:r>
            <w:r w:rsidR="00E35F1F">
              <w:rPr>
                <w:noProof/>
                <w:webHidden/>
              </w:rPr>
              <w:fldChar w:fldCharType="begin"/>
            </w:r>
            <w:r w:rsidR="00E35F1F">
              <w:rPr>
                <w:noProof/>
                <w:webHidden/>
              </w:rPr>
              <w:instrText xml:space="preserve"> PAGEREF _Toc448227651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27ED9ED2" w14:textId="372A1000" w:rsidR="00E35F1F" w:rsidRDefault="00BF6550">
          <w:pPr>
            <w:pStyle w:val="TOC3"/>
            <w:tabs>
              <w:tab w:val="right" w:leader="dot" w:pos="8846"/>
            </w:tabs>
            <w:rPr>
              <w:rFonts w:asciiTheme="minorHAnsi" w:eastAsiaTheme="minorEastAsia" w:hAnsiTheme="minorHAnsi"/>
              <w:noProof/>
              <w:sz w:val="22"/>
              <w:lang w:val="en-US"/>
            </w:rPr>
          </w:pPr>
          <w:hyperlink w:anchor="_Toc448227652" w:history="1">
            <w:r w:rsidR="00E35F1F" w:rsidRPr="00B52BDB">
              <w:rPr>
                <w:rStyle w:val="Hyperlink"/>
                <w:noProof/>
              </w:rPr>
              <w:t>August 14 / Mesori 21: Commemoration of the Theotokos</w:t>
            </w:r>
            <w:r w:rsidR="00E35F1F">
              <w:rPr>
                <w:noProof/>
                <w:webHidden/>
              </w:rPr>
              <w:tab/>
            </w:r>
            <w:r w:rsidR="00E35F1F">
              <w:rPr>
                <w:noProof/>
                <w:webHidden/>
              </w:rPr>
              <w:fldChar w:fldCharType="begin"/>
            </w:r>
            <w:r w:rsidR="00E35F1F">
              <w:rPr>
                <w:noProof/>
                <w:webHidden/>
              </w:rPr>
              <w:instrText xml:space="preserve"> PAGEREF _Toc448227652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61F29EF3" w14:textId="21BCB31F" w:rsidR="00E35F1F" w:rsidRDefault="00BF6550">
          <w:pPr>
            <w:pStyle w:val="TOC3"/>
            <w:tabs>
              <w:tab w:val="right" w:leader="dot" w:pos="8846"/>
            </w:tabs>
            <w:rPr>
              <w:rFonts w:asciiTheme="minorHAnsi" w:eastAsiaTheme="minorEastAsia" w:hAnsiTheme="minorHAnsi"/>
              <w:noProof/>
              <w:sz w:val="22"/>
              <w:lang w:val="en-US"/>
            </w:rPr>
          </w:pPr>
          <w:hyperlink w:anchor="_Toc448227653" w:history="1">
            <w:r w:rsidR="00E35F1F" w:rsidRPr="00B52BDB">
              <w:rPr>
                <w:rStyle w:val="Hyperlink"/>
                <w:noProof/>
              </w:rPr>
              <w:t>August 17 / Mesori 24: Departure of St. Takle Haymanot</w:t>
            </w:r>
            <w:r w:rsidR="00E35F1F">
              <w:rPr>
                <w:noProof/>
                <w:webHidden/>
              </w:rPr>
              <w:tab/>
            </w:r>
            <w:r w:rsidR="00E35F1F">
              <w:rPr>
                <w:noProof/>
                <w:webHidden/>
              </w:rPr>
              <w:fldChar w:fldCharType="begin"/>
            </w:r>
            <w:r w:rsidR="00E35F1F">
              <w:rPr>
                <w:noProof/>
                <w:webHidden/>
              </w:rPr>
              <w:instrText xml:space="preserve"> PAGEREF _Toc448227653 \h </w:instrText>
            </w:r>
            <w:r w:rsidR="00E35F1F">
              <w:rPr>
                <w:noProof/>
                <w:webHidden/>
              </w:rPr>
            </w:r>
            <w:r w:rsidR="00E35F1F">
              <w:rPr>
                <w:noProof/>
                <w:webHidden/>
              </w:rPr>
              <w:fldChar w:fldCharType="separate"/>
            </w:r>
            <w:r w:rsidR="000C7DE2">
              <w:rPr>
                <w:noProof/>
                <w:webHidden/>
              </w:rPr>
              <w:t>948</w:t>
            </w:r>
            <w:r w:rsidR="00E35F1F">
              <w:rPr>
                <w:noProof/>
                <w:webHidden/>
              </w:rPr>
              <w:fldChar w:fldCharType="end"/>
            </w:r>
          </w:hyperlink>
        </w:p>
        <w:p w14:paraId="33C8C71D" w14:textId="5ED57BD2" w:rsidR="00E35F1F" w:rsidRDefault="00BF6550">
          <w:pPr>
            <w:pStyle w:val="TOC3"/>
            <w:tabs>
              <w:tab w:val="right" w:leader="dot" w:pos="8846"/>
            </w:tabs>
            <w:rPr>
              <w:rFonts w:asciiTheme="minorHAnsi" w:eastAsiaTheme="minorEastAsia" w:hAnsiTheme="minorHAnsi"/>
              <w:noProof/>
              <w:sz w:val="22"/>
              <w:lang w:val="en-US"/>
            </w:rPr>
          </w:pPr>
          <w:hyperlink w:anchor="_Toc448227654" w:history="1">
            <w:r w:rsidR="00E35F1F" w:rsidRPr="00B52BDB">
              <w:rPr>
                <w:rStyle w:val="Hyperlink"/>
                <w:noProof/>
              </w:rPr>
              <w:t>August 21 / Mesori 28: The Patriarchs: Abraham, Isaac, and Jacob</w:t>
            </w:r>
            <w:r w:rsidR="00E35F1F">
              <w:rPr>
                <w:noProof/>
                <w:webHidden/>
              </w:rPr>
              <w:tab/>
            </w:r>
            <w:r w:rsidR="00E35F1F">
              <w:rPr>
                <w:noProof/>
                <w:webHidden/>
              </w:rPr>
              <w:fldChar w:fldCharType="begin"/>
            </w:r>
            <w:r w:rsidR="00E35F1F">
              <w:rPr>
                <w:noProof/>
                <w:webHidden/>
              </w:rPr>
              <w:instrText xml:space="preserve"> PAGEREF _Toc448227654 \h </w:instrText>
            </w:r>
            <w:r w:rsidR="00E35F1F">
              <w:rPr>
                <w:noProof/>
                <w:webHidden/>
              </w:rPr>
            </w:r>
            <w:r w:rsidR="00E35F1F">
              <w:rPr>
                <w:noProof/>
                <w:webHidden/>
              </w:rPr>
              <w:fldChar w:fldCharType="separate"/>
            </w:r>
            <w:r w:rsidR="000C7DE2">
              <w:rPr>
                <w:noProof/>
                <w:webHidden/>
              </w:rPr>
              <w:t>950</w:t>
            </w:r>
            <w:r w:rsidR="00E35F1F">
              <w:rPr>
                <w:noProof/>
                <w:webHidden/>
              </w:rPr>
              <w:fldChar w:fldCharType="end"/>
            </w:r>
          </w:hyperlink>
        </w:p>
        <w:p w14:paraId="388B8086" w14:textId="6739A456" w:rsidR="00E35F1F" w:rsidRDefault="00BF6550">
          <w:pPr>
            <w:pStyle w:val="TOC3"/>
            <w:tabs>
              <w:tab w:val="right" w:leader="dot" w:pos="8846"/>
            </w:tabs>
            <w:rPr>
              <w:rFonts w:asciiTheme="minorHAnsi" w:eastAsiaTheme="minorEastAsia" w:hAnsiTheme="minorHAnsi"/>
              <w:noProof/>
              <w:sz w:val="22"/>
              <w:lang w:val="en-US"/>
            </w:rPr>
          </w:pPr>
          <w:hyperlink w:anchor="_Toc448227655" w:history="1">
            <w:r w:rsidR="00E35F1F" w:rsidRPr="00B52BDB">
              <w:rPr>
                <w:rStyle w:val="Hyperlink"/>
                <w:noProof/>
              </w:rPr>
              <w:t>August 22 / Mesori 29: Commemoration of the Annunciation, Nativity, and Resurrection on the 29</w:t>
            </w:r>
            <w:r w:rsidR="00E35F1F" w:rsidRPr="00B52BDB">
              <w:rPr>
                <w:rStyle w:val="Hyperlink"/>
                <w:noProof/>
                <w:vertAlign w:val="superscript"/>
              </w:rPr>
              <w:t>th</w:t>
            </w:r>
            <w:r w:rsidR="00E35F1F" w:rsidRPr="00B52BDB">
              <w:rPr>
                <w:rStyle w:val="Hyperlink"/>
                <w:noProof/>
              </w:rPr>
              <w:t xml:space="preserve"> of Every Month</w:t>
            </w:r>
            <w:r w:rsidR="00E35F1F">
              <w:rPr>
                <w:noProof/>
                <w:webHidden/>
              </w:rPr>
              <w:tab/>
            </w:r>
            <w:r w:rsidR="00E35F1F">
              <w:rPr>
                <w:noProof/>
                <w:webHidden/>
              </w:rPr>
              <w:fldChar w:fldCharType="begin"/>
            </w:r>
            <w:r w:rsidR="00E35F1F">
              <w:rPr>
                <w:noProof/>
                <w:webHidden/>
              </w:rPr>
              <w:instrText xml:space="preserve"> PAGEREF _Toc448227655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ACE581D" w14:textId="3E76A5A7" w:rsidR="00E35F1F" w:rsidRDefault="00BF6550">
          <w:pPr>
            <w:pStyle w:val="TOC3"/>
            <w:tabs>
              <w:tab w:val="right" w:leader="dot" w:pos="8846"/>
            </w:tabs>
            <w:rPr>
              <w:rFonts w:asciiTheme="minorHAnsi" w:eastAsiaTheme="minorEastAsia" w:hAnsiTheme="minorHAnsi"/>
              <w:noProof/>
              <w:sz w:val="22"/>
              <w:lang w:val="en-US"/>
            </w:rPr>
          </w:pPr>
          <w:hyperlink w:anchor="_Toc448227656" w:history="1">
            <w:r w:rsidR="00E35F1F" w:rsidRPr="00B52BDB">
              <w:rPr>
                <w:rStyle w:val="Hyperlink"/>
                <w:noProof/>
              </w:rPr>
              <w:t>August 22 / Mesori 29: Also the Translocation of the Relics of St. John the Short to Scetis</w:t>
            </w:r>
            <w:r w:rsidR="00E35F1F">
              <w:rPr>
                <w:noProof/>
                <w:webHidden/>
              </w:rPr>
              <w:tab/>
            </w:r>
            <w:r w:rsidR="00E35F1F">
              <w:rPr>
                <w:noProof/>
                <w:webHidden/>
              </w:rPr>
              <w:fldChar w:fldCharType="begin"/>
            </w:r>
            <w:r w:rsidR="00E35F1F">
              <w:rPr>
                <w:noProof/>
                <w:webHidden/>
              </w:rPr>
              <w:instrText xml:space="preserve"> PAGEREF _Toc448227656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39173CA8" w14:textId="52667911" w:rsidR="00E35F1F" w:rsidRDefault="00BF6550">
          <w:pPr>
            <w:pStyle w:val="TOC3"/>
            <w:tabs>
              <w:tab w:val="right" w:leader="dot" w:pos="8846"/>
            </w:tabs>
            <w:rPr>
              <w:rFonts w:asciiTheme="minorHAnsi" w:eastAsiaTheme="minorEastAsia" w:hAnsiTheme="minorHAnsi"/>
              <w:noProof/>
              <w:sz w:val="22"/>
              <w:lang w:val="en-US"/>
            </w:rPr>
          </w:pPr>
          <w:hyperlink w:anchor="_Toc448227657" w:history="1">
            <w:r w:rsidR="00E35F1F" w:rsidRPr="00B52BDB">
              <w:rPr>
                <w:rStyle w:val="Hyperlink"/>
                <w:noProof/>
              </w:rPr>
              <w:t>August 25 / Little Month 2: Departure of St. Titus the Apostle</w:t>
            </w:r>
            <w:r w:rsidR="00E35F1F">
              <w:rPr>
                <w:noProof/>
                <w:webHidden/>
              </w:rPr>
              <w:tab/>
            </w:r>
            <w:r w:rsidR="00E35F1F">
              <w:rPr>
                <w:noProof/>
                <w:webHidden/>
              </w:rPr>
              <w:fldChar w:fldCharType="begin"/>
            </w:r>
            <w:r w:rsidR="00E35F1F">
              <w:rPr>
                <w:noProof/>
                <w:webHidden/>
              </w:rPr>
              <w:instrText xml:space="preserve"> PAGEREF _Toc448227657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4B7ED6FE" w14:textId="58DE6245" w:rsidR="00E35F1F" w:rsidRDefault="00BF6550">
          <w:pPr>
            <w:pStyle w:val="TOC3"/>
            <w:tabs>
              <w:tab w:val="right" w:leader="dot" w:pos="8846"/>
            </w:tabs>
            <w:rPr>
              <w:rFonts w:asciiTheme="minorHAnsi" w:eastAsiaTheme="minorEastAsia" w:hAnsiTheme="minorHAnsi"/>
              <w:noProof/>
              <w:sz w:val="22"/>
              <w:lang w:val="en-US"/>
            </w:rPr>
          </w:pPr>
          <w:hyperlink w:anchor="_Toc448227658" w:history="1">
            <w:r w:rsidR="00E35F1F" w:rsidRPr="00B52BDB">
              <w:rPr>
                <w:rStyle w:val="Hyperlink"/>
                <w:noProof/>
              </w:rPr>
              <w:t>August 26 / Little Month 3: Archangel Raphael</w:t>
            </w:r>
            <w:r w:rsidR="00E35F1F">
              <w:rPr>
                <w:noProof/>
                <w:webHidden/>
              </w:rPr>
              <w:tab/>
            </w:r>
            <w:r w:rsidR="00E35F1F">
              <w:rPr>
                <w:noProof/>
                <w:webHidden/>
              </w:rPr>
              <w:fldChar w:fldCharType="begin"/>
            </w:r>
            <w:r w:rsidR="00E35F1F">
              <w:rPr>
                <w:noProof/>
                <w:webHidden/>
              </w:rPr>
              <w:instrText xml:space="preserve"> PAGEREF _Toc448227658 \h </w:instrText>
            </w:r>
            <w:r w:rsidR="00E35F1F">
              <w:rPr>
                <w:noProof/>
                <w:webHidden/>
              </w:rPr>
            </w:r>
            <w:r w:rsidR="00E35F1F">
              <w:rPr>
                <w:noProof/>
                <w:webHidden/>
              </w:rPr>
              <w:fldChar w:fldCharType="separate"/>
            </w:r>
            <w:r w:rsidR="000C7DE2">
              <w:rPr>
                <w:noProof/>
                <w:webHidden/>
              </w:rPr>
              <w:t>951</w:t>
            </w:r>
            <w:r w:rsidR="00E35F1F">
              <w:rPr>
                <w:noProof/>
                <w:webHidden/>
              </w:rPr>
              <w:fldChar w:fldCharType="end"/>
            </w:r>
          </w:hyperlink>
        </w:p>
        <w:p w14:paraId="5C0A9F92" w14:textId="7B0965E7" w:rsidR="00E35F1F" w:rsidRDefault="00BF6550">
          <w:pPr>
            <w:pStyle w:val="TOC3"/>
            <w:tabs>
              <w:tab w:val="right" w:leader="dot" w:pos="8846"/>
            </w:tabs>
            <w:rPr>
              <w:rFonts w:asciiTheme="minorHAnsi" w:eastAsiaTheme="minorEastAsia" w:hAnsiTheme="minorHAnsi"/>
              <w:noProof/>
              <w:sz w:val="22"/>
              <w:lang w:val="en-US"/>
            </w:rPr>
          </w:pPr>
          <w:hyperlink w:anchor="_Toc448227659" w:history="1">
            <w:r w:rsidR="00E35F1F" w:rsidRPr="00B52BDB">
              <w:rPr>
                <w:rStyle w:val="Hyperlink"/>
                <w:noProof/>
              </w:rPr>
              <w:t>August 28 / Little Month 5: St. Parsouma</w:t>
            </w:r>
            <w:r w:rsidR="00E35F1F">
              <w:rPr>
                <w:noProof/>
                <w:webHidden/>
              </w:rPr>
              <w:tab/>
            </w:r>
            <w:r w:rsidR="00E35F1F">
              <w:rPr>
                <w:noProof/>
                <w:webHidden/>
              </w:rPr>
              <w:fldChar w:fldCharType="begin"/>
            </w:r>
            <w:r w:rsidR="00E35F1F">
              <w:rPr>
                <w:noProof/>
                <w:webHidden/>
              </w:rPr>
              <w:instrText xml:space="preserve"> PAGEREF _Toc448227659 \h </w:instrText>
            </w:r>
            <w:r w:rsidR="00E35F1F">
              <w:rPr>
                <w:noProof/>
                <w:webHidden/>
              </w:rPr>
            </w:r>
            <w:r w:rsidR="00E35F1F">
              <w:rPr>
                <w:noProof/>
                <w:webHidden/>
              </w:rPr>
              <w:fldChar w:fldCharType="separate"/>
            </w:r>
            <w:r w:rsidR="000C7DE2">
              <w:rPr>
                <w:noProof/>
                <w:webHidden/>
              </w:rPr>
              <w:t>953</w:t>
            </w:r>
            <w:r w:rsidR="00E35F1F">
              <w:rPr>
                <w:noProof/>
                <w:webHidden/>
              </w:rPr>
              <w:fldChar w:fldCharType="end"/>
            </w:r>
          </w:hyperlink>
        </w:p>
        <w:p w14:paraId="022B7510" w14:textId="071FDC14" w:rsidR="009E261C" w:rsidRDefault="009E261C" w:rsidP="009E261C">
          <w:r>
            <w:rPr>
              <w:b/>
              <w:bCs/>
              <w:noProof/>
            </w:rPr>
            <w:fldChar w:fldCharType="end"/>
          </w:r>
        </w:p>
      </w:sdtContent>
    </w:sdt>
    <w:p w14:paraId="46295170" w14:textId="77777777" w:rsidR="009E261C" w:rsidRDefault="009E261C" w:rsidP="00BF77D7">
      <w:r>
        <w:br w:type="page"/>
      </w:r>
    </w:p>
    <w:p w14:paraId="74420F87" w14:textId="0404C5EA" w:rsidR="00306181" w:rsidRDefault="00306181" w:rsidP="00306181">
      <w:pPr>
        <w:pStyle w:val="Heading3"/>
      </w:pPr>
      <w:bookmarkStart w:id="1738" w:name="_Toc448227647"/>
      <w:r>
        <w:lastRenderedPageBreak/>
        <w:t>August 1 / Mesori 8: The Confession of St. Peter</w:t>
      </w:r>
      <w:bookmarkEnd w:id="1738"/>
    </w:p>
    <w:p w14:paraId="255AA614" w14:textId="44B9A776" w:rsidR="00306181" w:rsidRDefault="00306181" w:rsidP="00306181">
      <w:pPr>
        <w:pStyle w:val="Rubric"/>
      </w:pPr>
      <w:r>
        <w:t xml:space="preserve">See </w:t>
      </w:r>
      <w:r w:rsidR="00237D47">
        <w:fldChar w:fldCharType="begin"/>
      </w:r>
      <w:r w:rsidR="00237D47">
        <w:instrText xml:space="preserve"> REF _Ref434477973 \h </w:instrText>
      </w:r>
      <w:r w:rsidR="00237D47">
        <w:fldChar w:fldCharType="separate"/>
      </w:r>
      <w:r w:rsidR="000C7DE2">
        <w:t>The Doxology of Sts. Peter and Paul</w:t>
      </w:r>
      <w:r w:rsidR="00237D47">
        <w:fldChar w:fldCharType="end"/>
      </w:r>
      <w:r w:rsidR="00237D47">
        <w:t xml:space="preserve">, page </w:t>
      </w:r>
      <w:r w:rsidR="00237D47">
        <w:fldChar w:fldCharType="begin"/>
      </w:r>
      <w:r w:rsidR="00237D47">
        <w:instrText xml:space="preserve"> PAGEREF _Ref434477973 \h </w:instrText>
      </w:r>
      <w:r w:rsidR="00237D47">
        <w:fldChar w:fldCharType="separate"/>
      </w:r>
      <w:r w:rsidR="000C7DE2">
        <w:rPr>
          <w:noProof/>
        </w:rPr>
        <w:t>904</w:t>
      </w:r>
      <w:r w:rsidR="00237D47">
        <w:fldChar w:fldCharType="end"/>
      </w:r>
      <w:r>
        <w:t>.</w:t>
      </w:r>
    </w:p>
    <w:p w14:paraId="21A226CF" w14:textId="77777777" w:rsidR="00DD5136" w:rsidRDefault="00DD5136" w:rsidP="00DD5136">
      <w:pPr>
        <w:pStyle w:val="Heading3"/>
      </w:pPr>
      <w:bookmarkStart w:id="1739" w:name="_Toc448227648"/>
      <w:r>
        <w:t>August 5 / Mesori 12: Commemoration of Archangel Michael</w:t>
      </w:r>
      <w:bookmarkEnd w:id="1739"/>
    </w:p>
    <w:p w14:paraId="2F7B78A7" w14:textId="77777777" w:rsidR="000C7DE2" w:rsidRDefault="00191A26" w:rsidP="0082304E">
      <w:pPr>
        <w:pStyle w:val="Heading4"/>
      </w:pPr>
      <w:r>
        <w:t xml:space="preserve">See </w:t>
      </w:r>
      <w:r>
        <w:fldChar w:fldCharType="begin"/>
      </w:r>
      <w:r>
        <w:instrText xml:space="preserve"> REF _Ref434561114 \h </w:instrText>
      </w:r>
      <w:r>
        <w:fldChar w:fldCharType="separate"/>
      </w:r>
      <w:r w:rsidR="000C7DE2">
        <w:t>The Hymn of the Intercessions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7B2036C" w14:textId="77777777" w:rsidTr="0082304E">
        <w:trPr>
          <w:cantSplit/>
          <w:jc w:val="center"/>
        </w:trPr>
        <w:tc>
          <w:tcPr>
            <w:tcW w:w="288" w:type="dxa"/>
          </w:tcPr>
          <w:p w14:paraId="2ED06AA6" w14:textId="77777777" w:rsidR="000C7DE2" w:rsidRDefault="000C7DE2" w:rsidP="0082304E">
            <w:pPr>
              <w:pStyle w:val="CopticCross"/>
            </w:pPr>
          </w:p>
        </w:tc>
        <w:tc>
          <w:tcPr>
            <w:tcW w:w="3960" w:type="dxa"/>
          </w:tcPr>
          <w:p w14:paraId="0C981CD4" w14:textId="77777777" w:rsidR="000C7DE2" w:rsidRDefault="000C7DE2" w:rsidP="00C83ECE">
            <w:pPr>
              <w:pStyle w:val="EngHang"/>
            </w:pPr>
            <w:r>
              <w:t>Through the intercessions</w:t>
            </w:r>
          </w:p>
          <w:p w14:paraId="42969F2C" w14:textId="77777777" w:rsidR="000C7DE2" w:rsidRDefault="000C7DE2" w:rsidP="00C83ECE">
            <w:pPr>
              <w:pStyle w:val="EngHang"/>
            </w:pPr>
            <w:r>
              <w:t>Of the Four Incorporeal Beasts,</w:t>
            </w:r>
          </w:p>
          <w:p w14:paraId="276530A1" w14:textId="77777777" w:rsidR="000C7DE2" w:rsidRDefault="000C7DE2" w:rsidP="00C83ECE">
            <w:pPr>
              <w:pStyle w:val="EngHang"/>
            </w:pPr>
            <w:r>
              <w:t>The ministering flames of fire,</w:t>
            </w:r>
          </w:p>
          <w:p w14:paraId="70075B90" w14:textId="77777777" w:rsidR="000C7DE2" w:rsidRDefault="000C7DE2" w:rsidP="0082304E">
            <w:pPr>
              <w:pStyle w:val="EngHangEnd"/>
            </w:pPr>
            <w:r>
              <w:t>O Lord, grant us the forgiveness of our sins.</w:t>
            </w:r>
          </w:p>
        </w:tc>
        <w:tc>
          <w:tcPr>
            <w:tcW w:w="288" w:type="dxa"/>
          </w:tcPr>
          <w:p w14:paraId="6550A3AA" w14:textId="77777777" w:rsidR="000C7DE2" w:rsidRDefault="000C7DE2" w:rsidP="0082304E"/>
        </w:tc>
        <w:tc>
          <w:tcPr>
            <w:tcW w:w="288" w:type="dxa"/>
          </w:tcPr>
          <w:p w14:paraId="61A39071" w14:textId="77777777" w:rsidR="000C7DE2" w:rsidRDefault="000C7DE2" w:rsidP="0082304E">
            <w:pPr>
              <w:pStyle w:val="CopticCross"/>
            </w:pPr>
          </w:p>
        </w:tc>
        <w:tc>
          <w:tcPr>
            <w:tcW w:w="3960" w:type="dxa"/>
          </w:tcPr>
          <w:p w14:paraId="5AE9172A" w14:textId="77777777" w:rsidR="000C7DE2" w:rsidRDefault="000C7DE2" w:rsidP="00C83ECE">
            <w:pPr>
              <w:pStyle w:val="CopticVersemulti-line"/>
            </w:pPr>
            <w:r>
              <w:t>Ϩⲓⲧⲉⲛ ⲛⲓⲡ̀ⲣⲉⲥⲃⲓⲁ̀</w:t>
            </w:r>
          </w:p>
          <w:p w14:paraId="3B2A977A" w14:textId="77777777" w:rsidR="000C7DE2" w:rsidRDefault="000C7DE2" w:rsidP="00C83ECE">
            <w:pPr>
              <w:pStyle w:val="CopticVersemulti-line"/>
            </w:pPr>
            <w:r>
              <w:t>ⲛ̀ⲧⲉ ⲡⲓϥ̀ⲧⲟⲩ ⲛ̀ⲍⲱⲟⲛ ⲛ̀ⲁⲥⲱⲙⲁⲧⲟⲥ</w:t>
            </w:r>
          </w:p>
          <w:p w14:paraId="6C01E867" w14:textId="77777777" w:rsidR="000C7DE2" w:rsidRDefault="000C7DE2" w:rsidP="00C83ECE">
            <w:pPr>
              <w:pStyle w:val="CopticVersemulti-line"/>
            </w:pPr>
            <w:r>
              <w:t>ⲛ̀ⲗⲓⲧⲟⲩⲣⲅⲟⲥ ⲛ̀ϣⲁϩ ⲛ̀ⲭ̀ⲣⲟⲙ:</w:t>
            </w:r>
          </w:p>
          <w:p w14:paraId="203DA364" w14:textId="77777777" w:rsidR="000C7DE2" w:rsidRPr="00C35319" w:rsidRDefault="000C7DE2" w:rsidP="00C83ECE">
            <w:pPr>
              <w:pStyle w:val="CopticHangingVerse"/>
            </w:pPr>
            <w:r>
              <w:t>Ⲡϭⲟⲓⲥ ⲁⲣⲓϩ̀ⲙⲟⲧ ⲛⲁⲛ ⲙ̀ⲡⲓⲭⲱ ⲉ̀ⲃⲟⲗ ⲛ̀ⲧⲉ ⲛⲉⲛⲛⲟⲃⲓ.</w:t>
            </w:r>
          </w:p>
        </w:tc>
      </w:tr>
    </w:tbl>
    <w:p w14:paraId="033A4D1C" w14:textId="77777777" w:rsidR="000C7DE2" w:rsidRDefault="000C7DE2" w:rsidP="00C83ECE">
      <w:pPr>
        <w:pStyle w:val="Heading4"/>
      </w:pPr>
      <w:r>
        <w:t>The Praxis Response for the Four Incorporeal Beasts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008B1BD4" w14:textId="77777777" w:rsidTr="00C83ECE">
        <w:trPr>
          <w:cantSplit/>
          <w:jc w:val="center"/>
        </w:trPr>
        <w:tc>
          <w:tcPr>
            <w:tcW w:w="288" w:type="dxa"/>
          </w:tcPr>
          <w:p w14:paraId="6EACDCD9" w14:textId="77777777" w:rsidR="000C7DE2" w:rsidRDefault="000C7DE2" w:rsidP="00C83ECE">
            <w:pPr>
              <w:pStyle w:val="CopticCross"/>
            </w:pPr>
          </w:p>
        </w:tc>
        <w:tc>
          <w:tcPr>
            <w:tcW w:w="3960" w:type="dxa"/>
          </w:tcPr>
          <w:p w14:paraId="78A15B14" w14:textId="77777777" w:rsidR="000C7DE2" w:rsidRDefault="000C7DE2" w:rsidP="00C83ECE">
            <w:pPr>
              <w:pStyle w:val="EngHang"/>
            </w:pPr>
            <w:r>
              <w:t>Hail to the four incorporeal living beasts,</w:t>
            </w:r>
          </w:p>
          <w:p w14:paraId="613014E9" w14:textId="77777777" w:rsidR="000C7DE2" w:rsidRDefault="000C7DE2" w:rsidP="00C83ECE">
            <w:pPr>
              <w:pStyle w:val="EngHang"/>
            </w:pPr>
            <w:r>
              <w:t>Carrying the throne of God,</w:t>
            </w:r>
          </w:p>
          <w:p w14:paraId="0C9F1839" w14:textId="77777777" w:rsidR="000C7DE2" w:rsidRDefault="000C7DE2" w:rsidP="00C83ECE">
            <w:pPr>
              <w:pStyle w:val="EngHang"/>
            </w:pPr>
            <w:r>
              <w:t>A lion’s face, and a calf’s face,</w:t>
            </w:r>
          </w:p>
          <w:p w14:paraId="4E70F38F" w14:textId="77777777" w:rsidR="000C7DE2" w:rsidRDefault="000C7DE2" w:rsidP="00C83ECE">
            <w:pPr>
              <w:pStyle w:val="EngHangEnd"/>
            </w:pPr>
            <w:r>
              <w:t>A man’s face, and an eagle’s face.</w:t>
            </w:r>
          </w:p>
        </w:tc>
        <w:tc>
          <w:tcPr>
            <w:tcW w:w="288" w:type="dxa"/>
          </w:tcPr>
          <w:p w14:paraId="5E3C9F45" w14:textId="77777777" w:rsidR="000C7DE2" w:rsidRDefault="000C7DE2" w:rsidP="00C83ECE"/>
        </w:tc>
        <w:tc>
          <w:tcPr>
            <w:tcW w:w="288" w:type="dxa"/>
          </w:tcPr>
          <w:p w14:paraId="56B7109A" w14:textId="77777777" w:rsidR="000C7DE2" w:rsidRDefault="000C7DE2" w:rsidP="00C83ECE">
            <w:pPr>
              <w:pStyle w:val="CopticCross"/>
            </w:pPr>
          </w:p>
        </w:tc>
        <w:tc>
          <w:tcPr>
            <w:tcW w:w="3960" w:type="dxa"/>
          </w:tcPr>
          <w:p w14:paraId="4804CB6C" w14:textId="77777777" w:rsidR="000C7DE2" w:rsidRDefault="000C7DE2" w:rsidP="00C83ECE">
            <w:pPr>
              <w:pStyle w:val="CopticVersemulti-line"/>
            </w:pPr>
            <w:r>
              <w:t>Ⲭⲉⲣⲉ ⲡⲓϥ̀ⲧⲟⲩ ⲛ̀ⲍⲱⲟⲛ ⲛ̀ⲁ̀ⲥⲱⲙⲁⲧⲟⲥ:</w:t>
            </w:r>
          </w:p>
          <w:p w14:paraId="7AFCC227" w14:textId="77777777" w:rsidR="000C7DE2" w:rsidRDefault="000C7DE2" w:rsidP="00C83ECE">
            <w:pPr>
              <w:pStyle w:val="CopticVersemulti-line"/>
            </w:pPr>
            <w:r>
              <w:t>ⲉⲧϥⲁⲓ ϧⲁ ⲡⲓϩⲁⲣⲙⲁ ⲛ̀ⲧⲉ Ⲫϯ:</w:t>
            </w:r>
          </w:p>
          <w:p w14:paraId="4DB13CCA" w14:textId="77777777" w:rsidR="000C7DE2" w:rsidRDefault="000C7DE2" w:rsidP="00C83ECE">
            <w:pPr>
              <w:pStyle w:val="CopticVersemulti-line"/>
            </w:pPr>
            <w:r>
              <w:t>ⲟⲩϩⲟ ⲙ̀ⲙⲟⲩⲓ̀ ⲛⲉⲙ ⲟⲩϩⲟ ⲙ̀ⲙⲁⲥⲓ:</w:t>
            </w:r>
          </w:p>
          <w:p w14:paraId="2375FD82" w14:textId="77777777" w:rsidR="000C7DE2" w:rsidRPr="00C35319" w:rsidRDefault="000C7DE2" w:rsidP="00C83ECE">
            <w:pPr>
              <w:pStyle w:val="CopticHangingVerse"/>
            </w:pPr>
            <w:r>
              <w:t>ⲛⲉⲙ ⲟⲩϩⲟ ⲛ̀ⲣⲱⲙⲓ ⲛⲉⲙ ⲟⲩϩⲟ ⲛ̀ⲁ̀ⲏ̀ⲧⲟⲥ.</w:t>
            </w:r>
          </w:p>
        </w:tc>
      </w:tr>
    </w:tbl>
    <w:p w14:paraId="73B73EF2" w14:textId="77777777" w:rsidR="000C7DE2" w:rsidRDefault="000C7DE2" w:rsidP="0082304E">
      <w:pPr>
        <w:pStyle w:val="Heading4"/>
      </w:pPr>
      <w:r>
        <w:t>The Gospel Response for the Four Incorporeal Beasts</w:t>
      </w:r>
    </w:p>
    <w:p w14:paraId="57F6CD30" w14:textId="77777777" w:rsidR="000C7DE2" w:rsidRPr="00C14556" w:rsidRDefault="000C7DE2" w:rsidP="00C14556">
      <w:pPr>
        <w:pStyle w:val="Rubric"/>
      </w:pPr>
      <w:r>
        <w:t>The last verse of the Doxology may be inserted into the Annual Gospel Response.</w:t>
      </w:r>
    </w:p>
    <w:p w14:paraId="64B788FF" w14:textId="6A8C208B" w:rsidR="00191A26" w:rsidRPr="00B637D8" w:rsidRDefault="000C7DE2" w:rsidP="00191A26">
      <w:pPr>
        <w:pStyle w:val="Rubric"/>
      </w:pPr>
      <w:r>
        <w:t>November 8 (9) / Athor 12: Archangel Michael</w:t>
      </w:r>
      <w:r w:rsidR="00191A26">
        <w:fldChar w:fldCharType="end"/>
      </w:r>
      <w:r w:rsidR="00191A26">
        <w:t xml:space="preserve">, page </w:t>
      </w:r>
      <w:r w:rsidR="00191A26">
        <w:fldChar w:fldCharType="begin"/>
      </w:r>
      <w:r w:rsidR="00191A26">
        <w:instrText xml:space="preserve"> PAGEREF _Ref434561114 \h </w:instrText>
      </w:r>
      <w:r w:rsidR="00191A26">
        <w:fldChar w:fldCharType="separate"/>
      </w:r>
      <w:r>
        <w:rPr>
          <w:noProof/>
        </w:rPr>
        <w:t>688</w:t>
      </w:r>
      <w:r w:rsidR="00191A26">
        <w:fldChar w:fldCharType="end"/>
      </w:r>
      <w:r w:rsidR="00191A26">
        <w:t>.</w:t>
      </w:r>
    </w:p>
    <w:p w14:paraId="700F8882" w14:textId="77777777" w:rsidR="00495F1A" w:rsidRDefault="00980D99" w:rsidP="00495F1A">
      <w:pPr>
        <w:pStyle w:val="Heading3"/>
      </w:pPr>
      <w:bookmarkStart w:id="1740" w:name="_Toc448227649"/>
      <w:r>
        <w:t xml:space="preserve">August 6 / Mesori 13: </w:t>
      </w:r>
      <w:r w:rsidR="00495F1A">
        <w:t>The Transfiguration</w:t>
      </w:r>
      <w:bookmarkEnd w:id="1737"/>
      <w:bookmarkEnd w:id="1736"/>
      <w:bookmarkEnd w:id="1735"/>
      <w:bookmarkEnd w:id="1740"/>
    </w:p>
    <w:p w14:paraId="1EF4D652" w14:textId="77777777" w:rsidR="00980D99" w:rsidRDefault="00980D99" w:rsidP="00980D99">
      <w:pPr>
        <w:pStyle w:val="Heading4"/>
      </w:pPr>
      <w:bookmarkStart w:id="1741" w:name="_Ref434478012"/>
      <w:r>
        <w:t>The Doxology</w:t>
      </w:r>
      <w:r w:rsidR="00E21EA3">
        <w:t xml:space="preserve"> of the Transfiguration</w:t>
      </w:r>
      <w:bookmarkEnd w:id="17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1E5E16" w14:paraId="6BD5B02D" w14:textId="77777777" w:rsidTr="00124408">
        <w:trPr>
          <w:cantSplit/>
          <w:jc w:val="center"/>
        </w:trPr>
        <w:tc>
          <w:tcPr>
            <w:tcW w:w="288" w:type="dxa"/>
          </w:tcPr>
          <w:p w14:paraId="31CEBB44" w14:textId="77777777" w:rsidR="001E5E16" w:rsidRDefault="001E5E16" w:rsidP="00124408">
            <w:pPr>
              <w:pStyle w:val="CopticCross"/>
            </w:pPr>
          </w:p>
        </w:tc>
        <w:tc>
          <w:tcPr>
            <w:tcW w:w="3960" w:type="dxa"/>
          </w:tcPr>
          <w:p w14:paraId="62F2F160" w14:textId="77777777" w:rsidR="001E5E16" w:rsidRDefault="001E5E16" w:rsidP="001E5E16">
            <w:pPr>
              <w:pStyle w:val="EngHang"/>
            </w:pPr>
            <w:r>
              <w:t>Let us praise Christ, our God,</w:t>
            </w:r>
          </w:p>
          <w:p w14:paraId="1D22C944" w14:textId="77777777" w:rsidR="001E5E16" w:rsidRDefault="001E5E16" w:rsidP="001E5E16">
            <w:pPr>
              <w:pStyle w:val="EngHang"/>
            </w:pPr>
            <w:r>
              <w:t>The One in Essence with the Father,</w:t>
            </w:r>
          </w:p>
          <w:p w14:paraId="5A9003ED" w14:textId="77777777" w:rsidR="001E5E16" w:rsidRDefault="001E5E16" w:rsidP="001E5E16">
            <w:pPr>
              <w:pStyle w:val="EngHang"/>
            </w:pPr>
            <w:r>
              <w:t>Who, through His divinity created</w:t>
            </w:r>
          </w:p>
          <w:p w14:paraId="61F38D36" w14:textId="77777777" w:rsidR="001E5E16" w:rsidRPr="00B87131" w:rsidRDefault="001E5E16" w:rsidP="001E5E16">
            <w:pPr>
              <w:pStyle w:val="EngHangEnd"/>
            </w:pPr>
            <w:r>
              <w:t>The living and the dead.</w:t>
            </w:r>
          </w:p>
        </w:tc>
        <w:tc>
          <w:tcPr>
            <w:tcW w:w="288" w:type="dxa"/>
          </w:tcPr>
          <w:p w14:paraId="577D42F5" w14:textId="77777777" w:rsidR="001E5E16" w:rsidRDefault="001E5E16" w:rsidP="00124408"/>
        </w:tc>
        <w:tc>
          <w:tcPr>
            <w:tcW w:w="288" w:type="dxa"/>
          </w:tcPr>
          <w:p w14:paraId="7B7E91E2" w14:textId="77777777" w:rsidR="001E5E16" w:rsidRDefault="001E5E16" w:rsidP="00124408">
            <w:pPr>
              <w:pStyle w:val="CopticCross"/>
            </w:pPr>
          </w:p>
        </w:tc>
        <w:tc>
          <w:tcPr>
            <w:tcW w:w="3960" w:type="dxa"/>
          </w:tcPr>
          <w:p w14:paraId="41AF85FC" w14:textId="77777777" w:rsidR="001E5E16" w:rsidRDefault="001E5E16" w:rsidP="001E5E16">
            <w:pPr>
              <w:pStyle w:val="CopticVersemulti-line"/>
            </w:pPr>
            <w:r>
              <w:t>Ⲙⲁⲣⲉⲛϩⲱⲥ ⲉ̀Ⲡⲭ̄ⲥ̄ Ⲡⲉⲛⲛⲟⲩϯ:</w:t>
            </w:r>
          </w:p>
          <w:p w14:paraId="05B3EA32" w14:textId="77777777" w:rsidR="001E5E16" w:rsidRDefault="001E5E16" w:rsidP="001E5E16">
            <w:pPr>
              <w:pStyle w:val="CopticVersemulti-line"/>
            </w:pPr>
            <w:r>
              <w:t>ⲡⲓⲟ̀ⲙⲟⲟⲩⲥⲓⲟⲥ ⲛⲉⲙ Ⲫⲓⲱⲧ:</w:t>
            </w:r>
          </w:p>
          <w:p w14:paraId="622C24E1" w14:textId="77777777" w:rsidR="001E5E16" w:rsidRDefault="001E5E16" w:rsidP="001E5E16">
            <w:pPr>
              <w:pStyle w:val="CopticVersemulti-line"/>
            </w:pPr>
            <w:r>
              <w:t>ⲫⲏⲉⲧⲁϥⲑⲁⲙⲓⲟ̀ ϧⲉⲛ ⲧⲉϥⲙⲉⲑⲛⲟⲩϯ:</w:t>
            </w:r>
          </w:p>
          <w:p w14:paraId="528FA5BA" w14:textId="77777777" w:rsidR="001E5E16" w:rsidRPr="00C35319" w:rsidRDefault="001E5E16" w:rsidP="00EC2AEB">
            <w:pPr>
              <w:pStyle w:val="CopticHangingVerse"/>
            </w:pPr>
            <w:r>
              <w:t>ⲙ̀ⲙⲏⲧⲱⲛϧ ⲛⲉⲙ ⲛⲓⲣⲉϥⲙⲱⲟⲩⲧ.</w:t>
            </w:r>
          </w:p>
        </w:tc>
      </w:tr>
      <w:tr w:rsidR="001E5E16" w14:paraId="39F70169" w14:textId="77777777" w:rsidTr="00124408">
        <w:trPr>
          <w:cantSplit/>
          <w:jc w:val="center"/>
        </w:trPr>
        <w:tc>
          <w:tcPr>
            <w:tcW w:w="288" w:type="dxa"/>
          </w:tcPr>
          <w:p w14:paraId="7FD4A5DB" w14:textId="77777777" w:rsidR="001E5E16" w:rsidRDefault="001E5E16" w:rsidP="00124408">
            <w:pPr>
              <w:pStyle w:val="CopticCross"/>
            </w:pPr>
            <w:r w:rsidRPr="00FB5ACB">
              <w:lastRenderedPageBreak/>
              <w:t>¿</w:t>
            </w:r>
          </w:p>
        </w:tc>
        <w:tc>
          <w:tcPr>
            <w:tcW w:w="3960" w:type="dxa"/>
          </w:tcPr>
          <w:p w14:paraId="1BEBB7F9" w14:textId="77777777" w:rsidR="001E5E16" w:rsidRDefault="001E5E16" w:rsidP="001E5E16">
            <w:pPr>
              <w:pStyle w:val="EngHang"/>
            </w:pPr>
            <w:r>
              <w:t>Jesus Christ, the Only-Begotten,</w:t>
            </w:r>
          </w:p>
          <w:p w14:paraId="3CFD9736" w14:textId="77777777" w:rsidR="001E5E16" w:rsidRDefault="001E5E16" w:rsidP="001E5E16">
            <w:pPr>
              <w:pStyle w:val="EngHang"/>
            </w:pPr>
            <w:r>
              <w:t>Went up on Mount Tabor.</w:t>
            </w:r>
          </w:p>
          <w:p w14:paraId="679EBE98" w14:textId="77777777" w:rsidR="001E5E16" w:rsidRDefault="001E5E16" w:rsidP="001E5E16">
            <w:pPr>
              <w:pStyle w:val="EngHang"/>
            </w:pPr>
            <w:r>
              <w:t>He brought His Disciples,</w:t>
            </w:r>
          </w:p>
          <w:p w14:paraId="5002AE1A" w14:textId="77777777" w:rsidR="001E5E16" w:rsidRDefault="001E5E16" w:rsidP="001E5E16">
            <w:pPr>
              <w:pStyle w:val="EngHangEnd"/>
            </w:pPr>
            <w:r>
              <w:t>Peter, James, and John.</w:t>
            </w:r>
          </w:p>
        </w:tc>
        <w:tc>
          <w:tcPr>
            <w:tcW w:w="288" w:type="dxa"/>
          </w:tcPr>
          <w:p w14:paraId="11DDEFF8" w14:textId="77777777" w:rsidR="001E5E16" w:rsidRDefault="001E5E16" w:rsidP="00124408"/>
        </w:tc>
        <w:tc>
          <w:tcPr>
            <w:tcW w:w="288" w:type="dxa"/>
          </w:tcPr>
          <w:p w14:paraId="0A4BAC61" w14:textId="77777777" w:rsidR="001E5E16" w:rsidRDefault="001E5E16" w:rsidP="00124408">
            <w:pPr>
              <w:pStyle w:val="CopticCross"/>
            </w:pPr>
            <w:r w:rsidRPr="00FB5ACB">
              <w:t>¿</w:t>
            </w:r>
          </w:p>
        </w:tc>
        <w:tc>
          <w:tcPr>
            <w:tcW w:w="3960" w:type="dxa"/>
          </w:tcPr>
          <w:p w14:paraId="1420A9F5" w14:textId="77777777" w:rsidR="001E5E16" w:rsidRDefault="001E5E16" w:rsidP="001E5E16">
            <w:pPr>
              <w:pStyle w:val="CopticVersemulti-line"/>
            </w:pPr>
            <w:r>
              <w:t>Ⲓⲏ̄ⲥ̄ Ⲡⲭ̄ⲥ̄ ⲡⲓⲙⲟⲛⲟⲅⲉⲛⲏⲥ:</w:t>
            </w:r>
          </w:p>
          <w:p w14:paraId="4424CFA1" w14:textId="77777777" w:rsidR="001E5E16" w:rsidRDefault="001E5E16" w:rsidP="001E5E16">
            <w:pPr>
              <w:pStyle w:val="CopticVersemulti-line"/>
            </w:pPr>
            <w:r>
              <w:t>ⲁϥϣⲉⲛⲁϥ ⲥⲁⲡ̀ϣⲱⲓ ⲙ̀ⲡⲓⲧⲱⲟⲩ ⲛ̀Ⲑⲁⲃⲱⲣ:</w:t>
            </w:r>
          </w:p>
          <w:p w14:paraId="533E3319" w14:textId="77777777" w:rsidR="001E5E16" w:rsidRDefault="001E5E16" w:rsidP="001E5E16">
            <w:pPr>
              <w:pStyle w:val="CopticVersemulti-line"/>
            </w:pPr>
            <w:r>
              <w:t>ⲁϥϭⲓ ⲛⲉⲙⲁϥ ⲛ̀ⲛⲉϥⲙⲁⲑⲏⲧⲏⲥ:</w:t>
            </w:r>
          </w:p>
          <w:p w14:paraId="143B173B" w14:textId="77777777" w:rsidR="001E5E16" w:rsidRDefault="001E5E16" w:rsidP="001E5E16">
            <w:pPr>
              <w:pStyle w:val="CopticHangingVerse"/>
            </w:pPr>
            <w:r>
              <w:t>Ⲡⲉⲧⲣⲟⲥ ⲛⲉⲙ Ⲓⲁⲕⲱⲃⲟⲥ ⲛⲉⲙ Ⲓⲱⲁⲛⲛⲏⲥ.</w:t>
            </w:r>
          </w:p>
        </w:tc>
      </w:tr>
      <w:tr w:rsidR="001E5E16" w14:paraId="75D6C105" w14:textId="77777777" w:rsidTr="00124408">
        <w:trPr>
          <w:cantSplit/>
          <w:jc w:val="center"/>
        </w:trPr>
        <w:tc>
          <w:tcPr>
            <w:tcW w:w="288" w:type="dxa"/>
          </w:tcPr>
          <w:p w14:paraId="53FDDDDA" w14:textId="77777777" w:rsidR="001E5E16" w:rsidRDefault="001E5E16" w:rsidP="00124408">
            <w:pPr>
              <w:pStyle w:val="CopticCross"/>
            </w:pPr>
          </w:p>
        </w:tc>
        <w:tc>
          <w:tcPr>
            <w:tcW w:w="3960" w:type="dxa"/>
          </w:tcPr>
          <w:p w14:paraId="4D34E3B0" w14:textId="77777777" w:rsidR="001E5E16" w:rsidRDefault="001E5E16" w:rsidP="001E5E16">
            <w:pPr>
              <w:pStyle w:val="EngHang"/>
            </w:pPr>
            <w:r>
              <w:t>He appeared before them:</w:t>
            </w:r>
          </w:p>
          <w:p w14:paraId="010FBB92" w14:textId="77777777" w:rsidR="001E5E16" w:rsidRDefault="001E5E16" w:rsidP="001E5E16">
            <w:pPr>
              <w:pStyle w:val="EngHang"/>
            </w:pPr>
            <w:r>
              <w:t>His face shone more than the sun,</w:t>
            </w:r>
          </w:p>
          <w:p w14:paraId="539B8157" w14:textId="77777777" w:rsidR="001E5E16" w:rsidRDefault="001E5E16" w:rsidP="001E5E16">
            <w:pPr>
              <w:pStyle w:val="EngHang"/>
            </w:pPr>
            <w:r>
              <w:t>His clothes looks like snow,</w:t>
            </w:r>
          </w:p>
          <w:p w14:paraId="0FBDD461" w14:textId="77777777" w:rsidR="001E5E16" w:rsidRDefault="001E5E16" w:rsidP="001E5E16">
            <w:pPr>
              <w:pStyle w:val="EngHangEnd"/>
            </w:pPr>
            <w:r>
              <w:t>And the two prophets appeared to Him,</w:t>
            </w:r>
          </w:p>
        </w:tc>
        <w:tc>
          <w:tcPr>
            <w:tcW w:w="288" w:type="dxa"/>
          </w:tcPr>
          <w:p w14:paraId="00895027" w14:textId="77777777" w:rsidR="001E5E16" w:rsidRDefault="001E5E16" w:rsidP="00124408"/>
        </w:tc>
        <w:tc>
          <w:tcPr>
            <w:tcW w:w="288" w:type="dxa"/>
          </w:tcPr>
          <w:p w14:paraId="2ED4A383" w14:textId="77777777" w:rsidR="001E5E16" w:rsidRDefault="001E5E16" w:rsidP="00124408">
            <w:pPr>
              <w:pStyle w:val="CopticCross"/>
            </w:pPr>
          </w:p>
        </w:tc>
        <w:tc>
          <w:tcPr>
            <w:tcW w:w="3960" w:type="dxa"/>
          </w:tcPr>
          <w:p w14:paraId="2E91AD09" w14:textId="77777777" w:rsidR="001E5E16" w:rsidRDefault="001E5E16" w:rsidP="001E5E16">
            <w:pPr>
              <w:pStyle w:val="CopticVersemulti-line"/>
            </w:pPr>
            <w:r>
              <w:t>Ⲟⲩⲟϩ ⲁϥϭⲓⲭⲉⲣⲉⲃ ⲙ̀ⲡⲟⲩⲙ̀ⲑⲟ:</w:t>
            </w:r>
          </w:p>
          <w:p w14:paraId="25A80C73" w14:textId="77777777" w:rsidR="001E5E16" w:rsidRDefault="001E5E16" w:rsidP="001E5E16">
            <w:pPr>
              <w:pStyle w:val="CopticVersemulti-line"/>
            </w:pPr>
            <w:r>
              <w:t>ⲛⲉϥϩⲟ ⲛⲁϥⲉ̀ⲣⲟⲩⲱⲓⲛⲓ ⲉ̀ϩⲟⲧⲉ ⲫ̀ⲣⲏ:</w:t>
            </w:r>
          </w:p>
          <w:p w14:paraId="3AF24F43" w14:textId="77777777" w:rsidR="001E5E16" w:rsidRDefault="001E5E16" w:rsidP="001E5E16">
            <w:pPr>
              <w:pStyle w:val="CopticVersemulti-line"/>
            </w:pPr>
            <w:r>
              <w:t>ⲛⲉϥϩ̀ⲃⲱⲥ ⲙ̀ⲫ̀ⲣⲏϯ ⲛ̀ⲟⲩⲭⲓⲱⲓⲛ:</w:t>
            </w:r>
          </w:p>
          <w:p w14:paraId="7CD7975D" w14:textId="77777777" w:rsidR="001E5E16" w:rsidRDefault="001E5E16" w:rsidP="001E5E16">
            <w:pPr>
              <w:pStyle w:val="CopticHangingVerse"/>
            </w:pPr>
            <w:r>
              <w:t>ⲡⲓⲡ̀ⲣⲟⲫⲏⲧⲏⲥ ⲃ̄ ⲁⲩⲟⲩⲱⲛϩ ⲛⲁϥ.</w:t>
            </w:r>
          </w:p>
        </w:tc>
      </w:tr>
      <w:tr w:rsidR="001E5E16" w14:paraId="139B7596" w14:textId="77777777" w:rsidTr="00124408">
        <w:trPr>
          <w:cantSplit/>
          <w:jc w:val="center"/>
        </w:trPr>
        <w:tc>
          <w:tcPr>
            <w:tcW w:w="288" w:type="dxa"/>
          </w:tcPr>
          <w:p w14:paraId="4AB7CEEF" w14:textId="77777777" w:rsidR="001E5E16" w:rsidRDefault="001E5E16" w:rsidP="00124408">
            <w:pPr>
              <w:pStyle w:val="CopticCross"/>
            </w:pPr>
            <w:r w:rsidRPr="00FB5ACB">
              <w:t>¿</w:t>
            </w:r>
          </w:p>
        </w:tc>
        <w:tc>
          <w:tcPr>
            <w:tcW w:w="3960" w:type="dxa"/>
          </w:tcPr>
          <w:p w14:paraId="088A72E1" w14:textId="77777777" w:rsidR="001E5E16" w:rsidRDefault="001E5E16" w:rsidP="001E5E16">
            <w:pPr>
              <w:pStyle w:val="EngHang"/>
            </w:pPr>
            <w:r>
              <w:t>Elijah, and the strong Moses</w:t>
            </w:r>
          </w:p>
          <w:p w14:paraId="4265E33A" w14:textId="77777777" w:rsidR="001E5E16" w:rsidRDefault="001E5E16" w:rsidP="001E5E16">
            <w:pPr>
              <w:pStyle w:val="EngHang"/>
            </w:pPr>
            <w:r>
              <w:t>Behold His clothing on Tabor.</w:t>
            </w:r>
          </w:p>
          <w:p w14:paraId="59CAF878" w14:textId="77777777" w:rsidR="001E5E16" w:rsidRDefault="001E5E16" w:rsidP="001E5E16">
            <w:pPr>
              <w:pStyle w:val="EngHang"/>
            </w:pPr>
            <w:r>
              <w:t xml:space="preserve">The Disciples passed </w:t>
            </w:r>
          </w:p>
          <w:p w14:paraId="5AAAE99C" w14:textId="77777777" w:rsidR="001E5E16" w:rsidRDefault="001E5E16" w:rsidP="001E5E16">
            <w:pPr>
              <w:pStyle w:val="EngHangEnd"/>
            </w:pPr>
            <w:r>
              <w:t>Through a bright cloud.</w:t>
            </w:r>
          </w:p>
        </w:tc>
        <w:tc>
          <w:tcPr>
            <w:tcW w:w="288" w:type="dxa"/>
          </w:tcPr>
          <w:p w14:paraId="69D0F397" w14:textId="77777777" w:rsidR="001E5E16" w:rsidRDefault="001E5E16" w:rsidP="00124408"/>
        </w:tc>
        <w:tc>
          <w:tcPr>
            <w:tcW w:w="288" w:type="dxa"/>
          </w:tcPr>
          <w:p w14:paraId="101DD39B" w14:textId="77777777" w:rsidR="001E5E16" w:rsidRDefault="001E5E16" w:rsidP="00124408">
            <w:pPr>
              <w:pStyle w:val="CopticCross"/>
            </w:pPr>
            <w:r w:rsidRPr="00FB5ACB">
              <w:t>¿</w:t>
            </w:r>
          </w:p>
        </w:tc>
        <w:tc>
          <w:tcPr>
            <w:tcW w:w="3960" w:type="dxa"/>
          </w:tcPr>
          <w:p w14:paraId="634B9C6D" w14:textId="77777777" w:rsidR="001E5E16" w:rsidRDefault="001E5E16" w:rsidP="001E5E16">
            <w:pPr>
              <w:pStyle w:val="CopticVersemulti-line"/>
            </w:pPr>
            <w:r>
              <w:t>Ⲏⲗⲓⲁⲥ ⲛⲉⲙ Ⲙⲱⲩ̀ⲥⲏⲥ ⲡⲉⲧϫⲟⲣ:</w:t>
            </w:r>
          </w:p>
          <w:p w14:paraId="66BCE780" w14:textId="77777777" w:rsidR="001E5E16" w:rsidRDefault="001E5E16" w:rsidP="001E5E16">
            <w:pPr>
              <w:pStyle w:val="CopticVersemulti-line"/>
            </w:pPr>
            <w:r>
              <w:t>ⲁⲩⲛⲁⲩ ⲉ̀ⲛⲉϥϩ̀ⲃⲱⲥ ϩⲓ Ⲑⲁⲃⲱⲣ:</w:t>
            </w:r>
          </w:p>
          <w:p w14:paraId="7809F489" w14:textId="77777777" w:rsidR="001E5E16" w:rsidRDefault="001E5E16" w:rsidP="001E5E16">
            <w:pPr>
              <w:pStyle w:val="CopticVersemulti-line"/>
            </w:pPr>
            <w:r>
              <w:t>ⲛⲓⲙⲁⲑⲏⲧⲏⲥ ⲁⲩⲉⲣϫⲓⲛⲓⲟⲣ:</w:t>
            </w:r>
          </w:p>
          <w:p w14:paraId="30F72036" w14:textId="77777777" w:rsidR="001E5E16" w:rsidRDefault="001E5E16" w:rsidP="001E5E16">
            <w:pPr>
              <w:pStyle w:val="CopticHangingVerse"/>
            </w:pPr>
            <w:r>
              <w:t>ⲛ̀ⲟⲩϭⲏⲡⲓ ⲉⲥⲉⲣⲟⲩⲱⲓⲛⲓ.</w:t>
            </w:r>
          </w:p>
        </w:tc>
      </w:tr>
      <w:tr w:rsidR="001E5E16" w14:paraId="0E733489" w14:textId="77777777" w:rsidTr="00124408">
        <w:trPr>
          <w:cantSplit/>
          <w:jc w:val="center"/>
        </w:trPr>
        <w:tc>
          <w:tcPr>
            <w:tcW w:w="288" w:type="dxa"/>
          </w:tcPr>
          <w:p w14:paraId="4DFAB749" w14:textId="77777777" w:rsidR="001E5E16" w:rsidRDefault="001E5E16" w:rsidP="00124408">
            <w:pPr>
              <w:pStyle w:val="CopticCross"/>
            </w:pPr>
          </w:p>
        </w:tc>
        <w:tc>
          <w:tcPr>
            <w:tcW w:w="3960" w:type="dxa"/>
          </w:tcPr>
          <w:p w14:paraId="2656436A" w14:textId="77777777" w:rsidR="001E5E16" w:rsidRDefault="001E5E16" w:rsidP="001E5E16">
            <w:pPr>
              <w:pStyle w:val="EngHang"/>
            </w:pPr>
            <w:r>
              <w:t>And, behold, the voice of God the Father</w:t>
            </w:r>
          </w:p>
          <w:p w14:paraId="5664EF75" w14:textId="77777777" w:rsidR="001E5E16" w:rsidRDefault="001E5E16" w:rsidP="001E5E16">
            <w:pPr>
              <w:pStyle w:val="EngHang"/>
            </w:pPr>
            <w:r>
              <w:t>Came from heaven, saying,</w:t>
            </w:r>
          </w:p>
          <w:p w14:paraId="79432CF3" w14:textId="77777777" w:rsidR="001E5E16" w:rsidRPr="00074078" w:rsidRDefault="001E5E16" w:rsidP="001E5E16">
            <w:pPr>
              <w:pStyle w:val="EngHangEnd"/>
            </w:pPr>
            <w:r>
              <w:t>“This is My beloved Son:</w:t>
            </w:r>
            <w:r>
              <w:br/>
              <w:t>He has done My will, hear Him.”</w:t>
            </w:r>
          </w:p>
        </w:tc>
        <w:tc>
          <w:tcPr>
            <w:tcW w:w="288" w:type="dxa"/>
          </w:tcPr>
          <w:p w14:paraId="21205121" w14:textId="77777777" w:rsidR="001E5E16" w:rsidRDefault="001E5E16" w:rsidP="00124408"/>
        </w:tc>
        <w:tc>
          <w:tcPr>
            <w:tcW w:w="288" w:type="dxa"/>
          </w:tcPr>
          <w:p w14:paraId="6FD5135C" w14:textId="77777777" w:rsidR="001E5E16" w:rsidRDefault="001E5E16" w:rsidP="00124408">
            <w:pPr>
              <w:pStyle w:val="CopticCross"/>
            </w:pPr>
          </w:p>
        </w:tc>
        <w:tc>
          <w:tcPr>
            <w:tcW w:w="3960" w:type="dxa"/>
          </w:tcPr>
          <w:p w14:paraId="5C54AF59" w14:textId="77777777" w:rsidR="001E5E16" w:rsidRDefault="001E5E16" w:rsidP="001E5E16">
            <w:pPr>
              <w:pStyle w:val="CopticVersemulti-line"/>
            </w:pPr>
            <w:r>
              <w:t>Ⲟⲟⲩϩ ⲓⲥ ⲟⲩⲥ̀ⲙⲏ ⲉ̀ⲃⲟⲗ ϧⲉⲛ ⲧ̀ⲫⲉ:</w:t>
            </w:r>
          </w:p>
          <w:p w14:paraId="37D7DE25" w14:textId="77777777" w:rsidR="001E5E16" w:rsidRDefault="001E5E16" w:rsidP="001E5E16">
            <w:pPr>
              <w:pStyle w:val="CopticVersemulti-line"/>
            </w:pPr>
            <w:r>
              <w:t>ⲉ̀ⲃⲟⲗϩⲓⲧⲉⲛ Ⲫⲛⲟⲩϯ Ⲫⲓⲱⲧ:</w:t>
            </w:r>
          </w:p>
          <w:p w14:paraId="6F721219" w14:textId="77777777" w:rsidR="001E5E16" w:rsidRDefault="001E5E16" w:rsidP="001E5E16">
            <w:pPr>
              <w:pStyle w:val="CopticVersemulti-line"/>
            </w:pPr>
            <w:r>
              <w:t>ϫⲉ ⲫⲁⲓ ⲡⲉ ⲡⲁϣⲏⲣⲓ ⲡⲁⲙⲉⲛⲣⲓⲧ:</w:t>
            </w:r>
          </w:p>
          <w:p w14:paraId="062D2F10" w14:textId="77777777" w:rsidR="001E5E16" w:rsidRDefault="001E5E16" w:rsidP="001E5E16">
            <w:pPr>
              <w:pStyle w:val="CopticHangingVerse"/>
            </w:pPr>
            <w:r>
              <w:t>ⲁϥⲉⲣⲡⲁⲟⲩⲱϣ ⲥⲱⲧⲉⲙ ⲛ̀ⲥⲱϥ.</w:t>
            </w:r>
          </w:p>
        </w:tc>
      </w:tr>
      <w:tr w:rsidR="001E5E16" w14:paraId="5986AE06" w14:textId="77777777" w:rsidTr="00124408">
        <w:trPr>
          <w:cantSplit/>
          <w:jc w:val="center"/>
        </w:trPr>
        <w:tc>
          <w:tcPr>
            <w:tcW w:w="288" w:type="dxa"/>
          </w:tcPr>
          <w:p w14:paraId="74B31653" w14:textId="77777777" w:rsidR="001E5E16" w:rsidRDefault="001E5E16" w:rsidP="00124408">
            <w:pPr>
              <w:pStyle w:val="CopticCross"/>
            </w:pPr>
            <w:r w:rsidRPr="00FB5ACB">
              <w:t>¿</w:t>
            </w:r>
          </w:p>
        </w:tc>
        <w:tc>
          <w:tcPr>
            <w:tcW w:w="3960" w:type="dxa"/>
          </w:tcPr>
          <w:p w14:paraId="156C74F4" w14:textId="77777777" w:rsidR="001E5E16" w:rsidRDefault="001E5E16" w:rsidP="001E5E16">
            <w:pPr>
              <w:pStyle w:val="EngHang"/>
            </w:pPr>
            <w:r>
              <w:t>We praise Him and glorify Him,</w:t>
            </w:r>
          </w:p>
          <w:p w14:paraId="7CCF5F6C" w14:textId="77777777" w:rsidR="001E5E16" w:rsidRDefault="001E5E16" w:rsidP="001E5E16">
            <w:pPr>
              <w:pStyle w:val="EngHang"/>
            </w:pPr>
            <w:r>
              <w:t>And exalt Him above all,</w:t>
            </w:r>
          </w:p>
          <w:p w14:paraId="3A8CA793" w14:textId="77777777" w:rsidR="001E5E16" w:rsidRDefault="001E5E16" w:rsidP="001E5E16">
            <w:pPr>
              <w:pStyle w:val="EngHang"/>
            </w:pPr>
            <w:r>
              <w:t>As a Good One and a Lover of mankind.</w:t>
            </w:r>
          </w:p>
          <w:p w14:paraId="41057743" w14:textId="77777777" w:rsidR="001E5E16" w:rsidRDefault="001E5E16" w:rsidP="001E5E16">
            <w:pPr>
              <w:pStyle w:val="EngHangEnd"/>
            </w:pPr>
            <w:r>
              <w:t>Have mercy on us according to Your great mercy.</w:t>
            </w:r>
          </w:p>
        </w:tc>
        <w:tc>
          <w:tcPr>
            <w:tcW w:w="288" w:type="dxa"/>
          </w:tcPr>
          <w:p w14:paraId="09BD1C69" w14:textId="77777777" w:rsidR="001E5E16" w:rsidRDefault="001E5E16" w:rsidP="00124408"/>
        </w:tc>
        <w:tc>
          <w:tcPr>
            <w:tcW w:w="288" w:type="dxa"/>
          </w:tcPr>
          <w:p w14:paraId="36F79E2B" w14:textId="77777777" w:rsidR="001E5E16" w:rsidRDefault="001E5E16" w:rsidP="00124408">
            <w:pPr>
              <w:pStyle w:val="CopticCross"/>
            </w:pPr>
            <w:r w:rsidRPr="00FB5ACB">
              <w:t>¿</w:t>
            </w:r>
          </w:p>
        </w:tc>
        <w:tc>
          <w:tcPr>
            <w:tcW w:w="3960" w:type="dxa"/>
          </w:tcPr>
          <w:p w14:paraId="547BB009" w14:textId="77777777" w:rsidR="001E5E16" w:rsidRDefault="001E5E16" w:rsidP="001E5E16">
            <w:pPr>
              <w:pStyle w:val="CopticVersemulti-line"/>
            </w:pPr>
            <w:r>
              <w:t>Ⲧⲉⲛϩⲱⲥ ⲉ̀ⲣⲟϥ ⲧⲉⲛϯⲱⲟⲩ ⲛⲁϥ:</w:t>
            </w:r>
          </w:p>
          <w:p w14:paraId="281D2FFF" w14:textId="77777777" w:rsidR="001E5E16" w:rsidRDefault="001E5E16" w:rsidP="001E5E16">
            <w:pPr>
              <w:pStyle w:val="CopticVersemulti-line"/>
            </w:pPr>
            <w:r>
              <w:t>ⲧⲉⲛⲉⲣϩⲟⲩⲟ̀ ϭⲓⲥⲓ ⲙ̀ⲙⲟϥ:</w:t>
            </w:r>
          </w:p>
          <w:p w14:paraId="02C7249B" w14:textId="77777777" w:rsidR="001E5E16" w:rsidRDefault="001E5E16" w:rsidP="001E5E16">
            <w:pPr>
              <w:pStyle w:val="CopticVersemulti-line"/>
            </w:pPr>
            <w:r>
              <w:t>ϩⲱⲥ ⲁ̀ⲅⲁⲱⲟⲥ ⲟⲩⲟϩ ⲙ̀ⲙⲁⲓⲣⲱⲙⲓ:</w:t>
            </w:r>
          </w:p>
          <w:p w14:paraId="2CD3EF0E" w14:textId="77777777" w:rsidR="001E5E16" w:rsidRDefault="001E5E16" w:rsidP="001E5E16">
            <w:pPr>
              <w:pStyle w:val="CopticHangingVerse"/>
            </w:pPr>
            <w:r>
              <w:t>ⲛⲁⲓ ⲛⲁⲛ ⲕⲁⲧⲁ ⲡⲉⲕⲛⲓϣϯ ⲛ̀ⲛⲁⲓ.</w:t>
            </w:r>
          </w:p>
        </w:tc>
      </w:tr>
      <w:tr w:rsidR="001E5E16" w14:paraId="46384C18" w14:textId="77777777" w:rsidTr="00124408">
        <w:trPr>
          <w:cantSplit/>
          <w:jc w:val="center"/>
        </w:trPr>
        <w:tc>
          <w:tcPr>
            <w:tcW w:w="288" w:type="dxa"/>
          </w:tcPr>
          <w:p w14:paraId="1ECF0708" w14:textId="77777777" w:rsidR="001E5E16" w:rsidRDefault="001E5E16" w:rsidP="00124408">
            <w:pPr>
              <w:pStyle w:val="CopticCross"/>
            </w:pPr>
          </w:p>
        </w:tc>
        <w:tc>
          <w:tcPr>
            <w:tcW w:w="3960" w:type="dxa"/>
          </w:tcPr>
          <w:p w14:paraId="074D7223" w14:textId="77777777" w:rsidR="001E5E16" w:rsidRDefault="001E5E16" w:rsidP="001E5E16">
            <w:pPr>
              <w:pStyle w:val="EngHang"/>
            </w:pPr>
            <w:r>
              <w:t>Alleluia, Alleluia,</w:t>
            </w:r>
          </w:p>
          <w:p w14:paraId="41204CFB" w14:textId="77777777" w:rsidR="001E5E16" w:rsidRDefault="001E5E16" w:rsidP="001E5E16">
            <w:pPr>
              <w:pStyle w:val="EngHang"/>
            </w:pPr>
            <w:r>
              <w:t>Alleluia, Alleluia.</w:t>
            </w:r>
          </w:p>
          <w:p w14:paraId="0F360FBB" w14:textId="77777777" w:rsidR="001E5E16" w:rsidRDefault="001E5E16" w:rsidP="001E5E16">
            <w:pPr>
              <w:pStyle w:val="EngHang"/>
            </w:pPr>
            <w:r>
              <w:t>Jesus Christ, the Son of God,</w:t>
            </w:r>
          </w:p>
          <w:p w14:paraId="2806248B" w14:textId="77777777" w:rsidR="001E5E16" w:rsidRDefault="001E5E16" w:rsidP="001E5E16">
            <w:pPr>
              <w:pStyle w:val="EngHangEnd"/>
            </w:pPr>
            <w:r>
              <w:t>Was transfigured on Mount Tabor.</w:t>
            </w:r>
          </w:p>
        </w:tc>
        <w:tc>
          <w:tcPr>
            <w:tcW w:w="288" w:type="dxa"/>
          </w:tcPr>
          <w:p w14:paraId="0EB4B766" w14:textId="77777777" w:rsidR="001E5E16" w:rsidRDefault="001E5E16" w:rsidP="00124408"/>
        </w:tc>
        <w:tc>
          <w:tcPr>
            <w:tcW w:w="288" w:type="dxa"/>
          </w:tcPr>
          <w:p w14:paraId="45EC81CC" w14:textId="77777777" w:rsidR="001E5E16" w:rsidRDefault="001E5E16" w:rsidP="00124408">
            <w:pPr>
              <w:pStyle w:val="CopticCross"/>
            </w:pPr>
          </w:p>
        </w:tc>
        <w:tc>
          <w:tcPr>
            <w:tcW w:w="3960" w:type="dxa"/>
          </w:tcPr>
          <w:p w14:paraId="1D3C3C5D" w14:textId="77777777" w:rsidR="001E5E16" w:rsidRDefault="001E5E16" w:rsidP="001E5E16">
            <w:pPr>
              <w:pStyle w:val="CopticVersemulti-line"/>
            </w:pPr>
            <w:r>
              <w:t>Ⲁⲗⲗⲏⲗⲟⲩⲓⲁ: ⲁⲗⲗⲏⲗⲟⲩⲓⲁ:</w:t>
            </w:r>
          </w:p>
          <w:p w14:paraId="2AE479AD" w14:textId="77777777" w:rsidR="001E5E16" w:rsidRDefault="001E5E16" w:rsidP="001E5E16">
            <w:pPr>
              <w:pStyle w:val="CopticVersemulti-line"/>
            </w:pPr>
            <w:r>
              <w:t>ⲁⲗⲗⲏⲗⲟⲩⲓⲁ: ⲁⲗⲗⲏⲗⲟⲩⲓⲁ.</w:t>
            </w:r>
          </w:p>
          <w:p w14:paraId="1A1CBD0A" w14:textId="77777777" w:rsidR="001E5E16" w:rsidRDefault="001E5E16" w:rsidP="001E5E16">
            <w:pPr>
              <w:pStyle w:val="CopticVersemulti-line"/>
            </w:pPr>
            <w:r>
              <w:t>Ⲓⲏ̄ⲥ̄ Ⲡⲭ̄ⲥ̄ ⲡ̀ϣⲏⲣⲓ ⲙ̀Ⲫϯ:</w:t>
            </w:r>
          </w:p>
          <w:p w14:paraId="5B8CDE48" w14:textId="77777777" w:rsidR="001E5E16" w:rsidRDefault="001E5E16" w:rsidP="001E5E16">
            <w:pPr>
              <w:pStyle w:val="CopticHangingVerse"/>
            </w:pPr>
            <w:r>
              <w:t>ⲁϥϣⲱⲃⲧ ⲉ̀ϫⲉⲛ ⲡⲓⲧⲱⲟⲩ ⲛ̀Ⲑⲁⲃⲱⲣ.</w:t>
            </w:r>
          </w:p>
        </w:tc>
      </w:tr>
      <w:tr w:rsidR="001E5E16" w14:paraId="7D41422C" w14:textId="77777777" w:rsidTr="00124408">
        <w:trPr>
          <w:cantSplit/>
          <w:jc w:val="center"/>
        </w:trPr>
        <w:tc>
          <w:tcPr>
            <w:tcW w:w="288" w:type="dxa"/>
          </w:tcPr>
          <w:p w14:paraId="78CC09AF" w14:textId="77777777" w:rsidR="001E5E16" w:rsidRDefault="001E5E16" w:rsidP="00124408">
            <w:pPr>
              <w:pStyle w:val="CopticCross"/>
            </w:pPr>
            <w:r w:rsidRPr="00FB5ACB">
              <w:t>¿</w:t>
            </w:r>
          </w:p>
        </w:tc>
        <w:tc>
          <w:tcPr>
            <w:tcW w:w="3960" w:type="dxa"/>
          </w:tcPr>
          <w:p w14:paraId="469C7E07" w14:textId="77777777" w:rsidR="001E5E16" w:rsidRDefault="001E5E16" w:rsidP="001E5E16">
            <w:pPr>
              <w:pStyle w:val="EngHang"/>
            </w:pPr>
            <w:r>
              <w:t>This is He to whom the glory is due,</w:t>
            </w:r>
          </w:p>
          <w:p w14:paraId="7C9BAB54" w14:textId="77777777" w:rsidR="001E5E16" w:rsidRDefault="001E5E16" w:rsidP="001E5E16">
            <w:pPr>
              <w:pStyle w:val="EngHang"/>
            </w:pPr>
            <w:r>
              <w:t>With His Good Father,</w:t>
            </w:r>
          </w:p>
          <w:p w14:paraId="7B08BF15" w14:textId="77777777" w:rsidR="001E5E16" w:rsidRDefault="001E5E16" w:rsidP="001E5E16">
            <w:pPr>
              <w:pStyle w:val="EngHang"/>
            </w:pPr>
            <w:r>
              <w:t>And the Holy Spirit,</w:t>
            </w:r>
          </w:p>
          <w:p w14:paraId="1997755A" w14:textId="77777777" w:rsidR="001E5E16" w:rsidRDefault="001E5E16" w:rsidP="001E5E16">
            <w:pPr>
              <w:pStyle w:val="EngHangEnd"/>
            </w:pPr>
            <w:r>
              <w:t>Now and forever.</w:t>
            </w:r>
          </w:p>
        </w:tc>
        <w:tc>
          <w:tcPr>
            <w:tcW w:w="288" w:type="dxa"/>
          </w:tcPr>
          <w:p w14:paraId="627DC6C0" w14:textId="77777777" w:rsidR="001E5E16" w:rsidRDefault="001E5E16" w:rsidP="00124408"/>
        </w:tc>
        <w:tc>
          <w:tcPr>
            <w:tcW w:w="288" w:type="dxa"/>
          </w:tcPr>
          <w:p w14:paraId="0E3E916A" w14:textId="77777777" w:rsidR="001E5E16" w:rsidRDefault="001E5E16" w:rsidP="00124408">
            <w:pPr>
              <w:pStyle w:val="CopticCross"/>
            </w:pPr>
            <w:r w:rsidRPr="00FB5ACB">
              <w:t>¿</w:t>
            </w:r>
          </w:p>
        </w:tc>
        <w:tc>
          <w:tcPr>
            <w:tcW w:w="3960" w:type="dxa"/>
          </w:tcPr>
          <w:p w14:paraId="115D44EF" w14:textId="77777777" w:rsidR="001E5E16" w:rsidRDefault="001E5E16" w:rsidP="001E5E16">
            <w:pPr>
              <w:pStyle w:val="CopticVersemulti-line"/>
            </w:pPr>
            <w:r>
              <w:t>Ⲫⲁⲓ ⲉ̀ⲣⲉ ⲡⲓⲱ̀ⲟⲩ ⲉⲣⲡ̀ⲣⲉⲡ̀ⲓ ⲛⲁϥ:</w:t>
            </w:r>
          </w:p>
          <w:p w14:paraId="422A4BDB" w14:textId="77777777" w:rsidR="001E5E16" w:rsidRDefault="001E5E16" w:rsidP="001E5E16">
            <w:pPr>
              <w:pStyle w:val="CopticVersemulti-line"/>
            </w:pPr>
            <w:r>
              <w:t xml:space="preserve">ⲛⲉⲙ Ⲡⲉϥⲓⲱⲧ ⲛ̀ⲁ̀ⲅⲁⲑⲟⲥ: </w:t>
            </w:r>
          </w:p>
          <w:p w14:paraId="6BACF1E3" w14:textId="77777777" w:rsidR="001E5E16" w:rsidRDefault="001E5E16" w:rsidP="001E5E16">
            <w:pPr>
              <w:pStyle w:val="CopticVersemulti-line"/>
            </w:pPr>
            <w:r>
              <w:t>ⲛⲉⲙ Ⲡⲓⲡ̄ⲛ̄ⲁ̄ ⲉ̄ⲑ̄ⲩ̄:</w:t>
            </w:r>
          </w:p>
          <w:p w14:paraId="64C88FCB" w14:textId="77777777" w:rsidR="001E5E16" w:rsidRDefault="001E5E16" w:rsidP="001E5E16">
            <w:pPr>
              <w:pStyle w:val="CopticHangingVerse"/>
            </w:pPr>
            <w:r>
              <w:t>ⲓⲥϫⲉⲛ ϯⲛⲟⲩ ⲛⲉⲙ ϣⲁ ⲉ̀ⲛⲉϩ.</w:t>
            </w:r>
          </w:p>
        </w:tc>
      </w:tr>
    </w:tbl>
    <w:p w14:paraId="4B94939C" w14:textId="77777777" w:rsidR="00980D99" w:rsidRDefault="00980D99" w:rsidP="00980D99">
      <w:pPr>
        <w:pStyle w:val="Heading4"/>
      </w:pPr>
      <w:bookmarkStart w:id="1742" w:name="_Ref434476299"/>
      <w:r>
        <w:lastRenderedPageBreak/>
        <w:t>The Psali Adam</w:t>
      </w:r>
      <w:r w:rsidR="006C1B94">
        <w:t xml:space="preserve"> for the Transfiguration</w:t>
      </w:r>
      <w:bookmarkEnd w:id="17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34B8D" w14:paraId="177ED7C8" w14:textId="77777777" w:rsidTr="00235C40">
        <w:trPr>
          <w:cantSplit/>
          <w:jc w:val="center"/>
        </w:trPr>
        <w:tc>
          <w:tcPr>
            <w:tcW w:w="288" w:type="dxa"/>
          </w:tcPr>
          <w:p w14:paraId="1DEFAACE" w14:textId="77777777" w:rsidR="00934B8D" w:rsidRDefault="00934B8D" w:rsidP="00235C40">
            <w:pPr>
              <w:pStyle w:val="CopticCross"/>
            </w:pPr>
          </w:p>
        </w:tc>
        <w:tc>
          <w:tcPr>
            <w:tcW w:w="3960" w:type="dxa"/>
          </w:tcPr>
          <w:p w14:paraId="0E78603B" w14:textId="77777777" w:rsidR="00934B8D" w:rsidRDefault="00934B8D" w:rsidP="00934B8D">
            <w:pPr>
              <w:pStyle w:val="EngHang"/>
            </w:pPr>
            <w:r>
              <w:t xml:space="preserve">The Lord reigns, </w:t>
            </w:r>
          </w:p>
          <w:p w14:paraId="3B105E2C" w14:textId="77777777" w:rsidR="00934B8D" w:rsidRDefault="00934B8D" w:rsidP="00934B8D">
            <w:pPr>
              <w:pStyle w:val="EngHang"/>
            </w:pPr>
            <w:r>
              <w:t>Let the Earth rejoice.</w:t>
            </w:r>
          </w:p>
          <w:p w14:paraId="7DF9944C" w14:textId="77777777" w:rsidR="00934B8D" w:rsidRDefault="00934B8D" w:rsidP="00934B8D">
            <w:pPr>
              <w:pStyle w:val="EngHang"/>
            </w:pPr>
            <w:r>
              <w:t>The King is</w:t>
            </w:r>
          </w:p>
          <w:p w14:paraId="6ABB3166" w14:textId="77777777" w:rsidR="00934B8D" w:rsidRDefault="00934B8D" w:rsidP="00934B8D">
            <w:pPr>
              <w:pStyle w:val="EngHangEnd"/>
            </w:pPr>
            <w:r>
              <w:t>The God of Israel.</w:t>
            </w:r>
          </w:p>
        </w:tc>
        <w:tc>
          <w:tcPr>
            <w:tcW w:w="288" w:type="dxa"/>
          </w:tcPr>
          <w:p w14:paraId="2A6317C2" w14:textId="77777777" w:rsidR="00934B8D" w:rsidRDefault="00934B8D" w:rsidP="00235C40"/>
        </w:tc>
        <w:tc>
          <w:tcPr>
            <w:tcW w:w="288" w:type="dxa"/>
          </w:tcPr>
          <w:p w14:paraId="36933110" w14:textId="77777777" w:rsidR="00934B8D" w:rsidRDefault="00934B8D" w:rsidP="00235C40">
            <w:pPr>
              <w:pStyle w:val="CopticCross"/>
            </w:pPr>
          </w:p>
        </w:tc>
        <w:tc>
          <w:tcPr>
            <w:tcW w:w="3960" w:type="dxa"/>
          </w:tcPr>
          <w:p w14:paraId="47CE0682" w14:textId="77777777" w:rsidR="00934B8D" w:rsidRDefault="00934B8D" w:rsidP="00934B8D">
            <w:pPr>
              <w:pStyle w:val="CopticVersemulti-line"/>
            </w:pPr>
            <w:r>
              <w:t>ⲀⲠⲟ̄ⲥ̄ ⲉ̀ⲣⲟⲩⲣⲟ:</w:t>
            </w:r>
          </w:p>
          <w:p w14:paraId="45DC7EF2" w14:textId="77777777" w:rsidR="00934B8D" w:rsidRDefault="00934B8D" w:rsidP="00934B8D">
            <w:pPr>
              <w:pStyle w:val="CopticVersemulti-line"/>
            </w:pPr>
            <w:r>
              <w:t>ⲙⲁⲣⲉ ⲡ̀ⲕⲁϩⲓ ⲑⲉⲗⲏⲗ:</w:t>
            </w:r>
          </w:p>
          <w:p w14:paraId="36FEDBF6" w14:textId="77777777" w:rsidR="00934B8D" w:rsidRDefault="00934B8D" w:rsidP="00934B8D">
            <w:pPr>
              <w:pStyle w:val="CopticVersemulti-line"/>
            </w:pPr>
            <w:r>
              <w:t>ⲫⲁ ϯⲙⲉⲧⲟⲩⲣⲟ:</w:t>
            </w:r>
          </w:p>
          <w:p w14:paraId="6A49423C" w14:textId="77777777" w:rsidR="00934B8D" w:rsidRPr="00C35319" w:rsidRDefault="00934B8D" w:rsidP="00934B8D">
            <w:pPr>
              <w:pStyle w:val="CopticHangingVerse"/>
            </w:pPr>
            <w:r>
              <w:t>Ⲫⲛⲟⲩϯ ⲙ̀Ⲡⲓⲥ̀ⲣⲁⲏⲗ.</w:t>
            </w:r>
          </w:p>
        </w:tc>
      </w:tr>
      <w:tr w:rsidR="00934B8D" w14:paraId="1743E978" w14:textId="77777777" w:rsidTr="00235C40">
        <w:trPr>
          <w:cantSplit/>
          <w:jc w:val="center"/>
        </w:trPr>
        <w:tc>
          <w:tcPr>
            <w:tcW w:w="288" w:type="dxa"/>
          </w:tcPr>
          <w:p w14:paraId="7828E147" w14:textId="77777777" w:rsidR="00934B8D" w:rsidRDefault="00934B8D" w:rsidP="00235C40">
            <w:pPr>
              <w:pStyle w:val="CopticCross"/>
            </w:pPr>
          </w:p>
        </w:tc>
        <w:tc>
          <w:tcPr>
            <w:tcW w:w="3960" w:type="dxa"/>
          </w:tcPr>
          <w:p w14:paraId="535767E3" w14:textId="77777777" w:rsidR="00934B8D" w:rsidRDefault="00934B8D" w:rsidP="00934B8D">
            <w:pPr>
              <w:pStyle w:val="EngHang"/>
            </w:pPr>
            <w:r>
              <w:t xml:space="preserve">Let everyone </w:t>
            </w:r>
          </w:p>
          <w:p w14:paraId="5B395C7C" w14:textId="77777777" w:rsidR="00934B8D" w:rsidRDefault="00934B8D" w:rsidP="00934B8D">
            <w:pPr>
              <w:pStyle w:val="EngHang"/>
            </w:pPr>
            <w:r>
              <w:t>Who has beheld</w:t>
            </w:r>
          </w:p>
          <w:p w14:paraId="429DE5E7" w14:textId="77777777" w:rsidR="00934B8D" w:rsidRDefault="00934B8D" w:rsidP="00934B8D">
            <w:pPr>
              <w:pStyle w:val="EngHang"/>
            </w:pPr>
            <w:r>
              <w:t>His great glory</w:t>
            </w:r>
          </w:p>
          <w:p w14:paraId="3E899520" w14:textId="77777777" w:rsidR="00934B8D" w:rsidRDefault="00934B8D" w:rsidP="00934B8D">
            <w:pPr>
              <w:pStyle w:val="EngHangEnd"/>
            </w:pPr>
            <w:r>
              <w:t>Praise and sing.</w:t>
            </w:r>
          </w:p>
        </w:tc>
        <w:tc>
          <w:tcPr>
            <w:tcW w:w="288" w:type="dxa"/>
          </w:tcPr>
          <w:p w14:paraId="3F2ACE08" w14:textId="77777777" w:rsidR="00934B8D" w:rsidRDefault="00934B8D" w:rsidP="00235C40"/>
        </w:tc>
        <w:tc>
          <w:tcPr>
            <w:tcW w:w="288" w:type="dxa"/>
          </w:tcPr>
          <w:p w14:paraId="682EE7D7" w14:textId="77777777" w:rsidR="00934B8D" w:rsidRDefault="00934B8D" w:rsidP="00235C40">
            <w:pPr>
              <w:pStyle w:val="CopticCross"/>
            </w:pPr>
          </w:p>
        </w:tc>
        <w:tc>
          <w:tcPr>
            <w:tcW w:w="3960" w:type="dxa"/>
          </w:tcPr>
          <w:p w14:paraId="6A810243" w14:textId="77777777" w:rsidR="00934B8D" w:rsidRDefault="00934B8D" w:rsidP="00934B8D">
            <w:pPr>
              <w:pStyle w:val="CopticVersemulti-line"/>
            </w:pPr>
            <w:r>
              <w:t>Ⲃⲟⲛ ⲛⲓⲃⲉⲛ ⲉⲩϩⲱⲥ:</w:t>
            </w:r>
          </w:p>
          <w:p w14:paraId="7240B867" w14:textId="77777777" w:rsidR="00934B8D" w:rsidRDefault="00934B8D" w:rsidP="00934B8D">
            <w:pPr>
              <w:pStyle w:val="CopticVersemulti-line"/>
            </w:pPr>
            <w:r>
              <w:t>ⲉⲧⲑⲩⲉⲣⲙⲉⲑⲣⲉ:</w:t>
            </w:r>
          </w:p>
          <w:p w14:paraId="37EF2F1F" w14:textId="77777777" w:rsidR="00934B8D" w:rsidRDefault="00934B8D" w:rsidP="00934B8D">
            <w:pPr>
              <w:pStyle w:val="CopticVersemulti-line"/>
            </w:pPr>
            <w:r>
              <w:t>ⲉ̀ⲡⲉϥⲱ̀ⲟⲩ ⲣⲏⲧⲟⲥ:</w:t>
            </w:r>
          </w:p>
          <w:p w14:paraId="6DEF7AB8" w14:textId="77777777" w:rsidR="00934B8D" w:rsidRDefault="00934B8D" w:rsidP="00934B8D">
            <w:pPr>
              <w:pStyle w:val="CopticHangingVerse"/>
            </w:pPr>
            <w:r>
              <w:t>ⲟⲩⲟϩ ⲉⲩⲉⲣⲯⲁⲗⲓⲛ.</w:t>
            </w:r>
          </w:p>
        </w:tc>
      </w:tr>
      <w:tr w:rsidR="00934B8D" w14:paraId="2EEEC672" w14:textId="77777777" w:rsidTr="00235C40">
        <w:trPr>
          <w:cantSplit/>
          <w:jc w:val="center"/>
        </w:trPr>
        <w:tc>
          <w:tcPr>
            <w:tcW w:w="288" w:type="dxa"/>
          </w:tcPr>
          <w:p w14:paraId="2360678E" w14:textId="77777777" w:rsidR="00934B8D" w:rsidRDefault="00934B8D" w:rsidP="00235C40">
            <w:pPr>
              <w:pStyle w:val="CopticCross"/>
            </w:pPr>
            <w:r w:rsidRPr="00FB5ACB">
              <w:t>¿</w:t>
            </w:r>
          </w:p>
        </w:tc>
        <w:tc>
          <w:tcPr>
            <w:tcW w:w="3960" w:type="dxa"/>
          </w:tcPr>
          <w:p w14:paraId="44716696" w14:textId="77777777" w:rsidR="00934B8D" w:rsidRPr="008F324D" w:rsidRDefault="00934B8D" w:rsidP="00934B8D">
            <w:pPr>
              <w:pStyle w:val="EngHang"/>
            </w:pPr>
            <w:r w:rsidRPr="008F324D">
              <w:t>Three strong men</w:t>
            </w:r>
          </w:p>
          <w:p w14:paraId="4D796494" w14:textId="77777777" w:rsidR="00934B8D" w:rsidRPr="008F324D" w:rsidRDefault="00934B8D" w:rsidP="00934B8D">
            <w:pPr>
              <w:pStyle w:val="EngHang"/>
            </w:pPr>
            <w:r w:rsidRPr="008F324D">
              <w:t>Of the Disciples</w:t>
            </w:r>
          </w:p>
          <w:p w14:paraId="451464AC" w14:textId="77777777" w:rsidR="00934B8D" w:rsidRPr="008F324D" w:rsidRDefault="00934B8D" w:rsidP="00934B8D">
            <w:pPr>
              <w:pStyle w:val="EngHang"/>
            </w:pPr>
            <w:r w:rsidRPr="008F324D">
              <w:t>Saw the glory of Christ</w:t>
            </w:r>
          </w:p>
          <w:p w14:paraId="3A66EB55" w14:textId="77777777" w:rsidR="00934B8D" w:rsidRPr="008F324D" w:rsidRDefault="00934B8D" w:rsidP="00934B8D">
            <w:pPr>
              <w:pStyle w:val="EngHangEnd"/>
            </w:pPr>
            <w:r w:rsidRPr="008F324D">
              <w:t>On Tabor.</w:t>
            </w:r>
          </w:p>
        </w:tc>
        <w:tc>
          <w:tcPr>
            <w:tcW w:w="288" w:type="dxa"/>
          </w:tcPr>
          <w:p w14:paraId="195EF559" w14:textId="77777777" w:rsidR="00934B8D" w:rsidRDefault="00934B8D" w:rsidP="00235C40"/>
        </w:tc>
        <w:tc>
          <w:tcPr>
            <w:tcW w:w="288" w:type="dxa"/>
          </w:tcPr>
          <w:p w14:paraId="6AF70629" w14:textId="77777777" w:rsidR="00934B8D" w:rsidRDefault="00934B8D" w:rsidP="00235C40">
            <w:pPr>
              <w:pStyle w:val="CopticCross"/>
            </w:pPr>
            <w:r w:rsidRPr="00FB5ACB">
              <w:t>¿</w:t>
            </w:r>
          </w:p>
        </w:tc>
        <w:tc>
          <w:tcPr>
            <w:tcW w:w="3960" w:type="dxa"/>
          </w:tcPr>
          <w:p w14:paraId="21B440E4" w14:textId="77777777" w:rsidR="00934B8D" w:rsidRDefault="00934B8D" w:rsidP="00934B8D">
            <w:pPr>
              <w:pStyle w:val="CopticVersemulti-line"/>
            </w:pPr>
            <w:r>
              <w:t>Ϣⲟⲙⲧ ⲛ̀ⲣⲱⲙⲓ ⲉⲩϫⲟⲣ:</w:t>
            </w:r>
          </w:p>
          <w:p w14:paraId="1B2A372F" w14:textId="77777777" w:rsidR="00934B8D" w:rsidRDefault="00934B8D" w:rsidP="00934B8D">
            <w:pPr>
              <w:pStyle w:val="CopticVersemulti-line"/>
            </w:pPr>
            <w:r>
              <w:t>ϧⲉⲛ ⲛⲓⲁ̀ⲡⲟⲥⲧⲟⲗⲟⲥ:</w:t>
            </w:r>
          </w:p>
          <w:p w14:paraId="3D93BD12" w14:textId="77777777" w:rsidR="00934B8D" w:rsidRDefault="00934B8D" w:rsidP="00934B8D">
            <w:pPr>
              <w:pStyle w:val="CopticVersemulti-line"/>
            </w:pPr>
            <w:r>
              <w:t>ⲁⲩⲛⲁⲩ ϩⲓϫⲉⲛ Ⲑⲑⲃⲱⲣ:</w:t>
            </w:r>
          </w:p>
          <w:p w14:paraId="67C941D0" w14:textId="77777777" w:rsidR="00934B8D" w:rsidRDefault="00934B8D" w:rsidP="00934B8D">
            <w:pPr>
              <w:pStyle w:val="CopticHangingVerse"/>
            </w:pPr>
            <w:r>
              <w:t>ⲉ̀ⲣ̀ⲱ̀ⲟⲩ ⲙⲠⲭ̄ⲥ̄.</w:t>
            </w:r>
          </w:p>
        </w:tc>
      </w:tr>
      <w:tr w:rsidR="00934B8D" w14:paraId="6E5223E5" w14:textId="77777777" w:rsidTr="00235C40">
        <w:trPr>
          <w:cantSplit/>
          <w:jc w:val="center"/>
        </w:trPr>
        <w:tc>
          <w:tcPr>
            <w:tcW w:w="288" w:type="dxa"/>
          </w:tcPr>
          <w:p w14:paraId="193FBCE3" w14:textId="77777777" w:rsidR="00934B8D" w:rsidRDefault="00934B8D" w:rsidP="00235C40">
            <w:pPr>
              <w:pStyle w:val="CopticCross"/>
            </w:pPr>
            <w:r w:rsidRPr="00FB5ACB">
              <w:t>¿</w:t>
            </w:r>
          </w:p>
        </w:tc>
        <w:tc>
          <w:tcPr>
            <w:tcW w:w="3960" w:type="dxa"/>
          </w:tcPr>
          <w:p w14:paraId="3D3E1028" w14:textId="77777777" w:rsidR="00934B8D" w:rsidRDefault="00934B8D" w:rsidP="00934B8D">
            <w:pPr>
              <w:pStyle w:val="EngHang"/>
            </w:pPr>
            <w:r>
              <w:t>David has spoken</w:t>
            </w:r>
          </w:p>
          <w:p w14:paraId="10FE9125" w14:textId="77777777" w:rsidR="00934B8D" w:rsidRDefault="00934B8D" w:rsidP="00934B8D">
            <w:pPr>
              <w:pStyle w:val="EngHang"/>
            </w:pPr>
            <w:r>
              <w:t>By his mouth, saying,</w:t>
            </w:r>
          </w:p>
          <w:p w14:paraId="1112FE47" w14:textId="77777777" w:rsidR="00934B8D" w:rsidRDefault="00934B8D" w:rsidP="00934B8D">
            <w:pPr>
              <w:pStyle w:val="EngHang"/>
            </w:pPr>
            <w:r>
              <w:t>“Many great clouds</w:t>
            </w:r>
          </w:p>
          <w:p w14:paraId="20B1A85C" w14:textId="77777777" w:rsidR="00934B8D" w:rsidRDefault="00934B8D" w:rsidP="00934B8D">
            <w:pPr>
              <w:pStyle w:val="EngHangEnd"/>
            </w:pPr>
            <w:r>
              <w:t>Seek after Him.”</w:t>
            </w:r>
          </w:p>
        </w:tc>
        <w:tc>
          <w:tcPr>
            <w:tcW w:w="288" w:type="dxa"/>
          </w:tcPr>
          <w:p w14:paraId="5A949E99" w14:textId="77777777" w:rsidR="00934B8D" w:rsidRDefault="00934B8D" w:rsidP="00235C40"/>
        </w:tc>
        <w:tc>
          <w:tcPr>
            <w:tcW w:w="288" w:type="dxa"/>
          </w:tcPr>
          <w:p w14:paraId="129530DF" w14:textId="77777777" w:rsidR="00934B8D" w:rsidRDefault="00934B8D" w:rsidP="00235C40">
            <w:pPr>
              <w:pStyle w:val="CopticCross"/>
            </w:pPr>
            <w:r w:rsidRPr="00FB5ACB">
              <w:t>¿</w:t>
            </w:r>
          </w:p>
        </w:tc>
        <w:tc>
          <w:tcPr>
            <w:tcW w:w="3960" w:type="dxa"/>
          </w:tcPr>
          <w:p w14:paraId="008093F6" w14:textId="77777777" w:rsidR="00934B8D" w:rsidRDefault="00934B8D" w:rsidP="00934B8D">
            <w:pPr>
              <w:pStyle w:val="CopticVersemulti-line"/>
            </w:pPr>
            <w:r>
              <w:t>Ⲇⲁⲩⲓⲇ ⲅⲁⲣ ⲑϥϫⲟⲥ:</w:t>
            </w:r>
          </w:p>
          <w:p w14:paraId="5FB8F9A4" w14:textId="77777777" w:rsidR="00934B8D" w:rsidRDefault="00934B8D" w:rsidP="00934B8D">
            <w:pPr>
              <w:pStyle w:val="CopticVersemulti-line"/>
            </w:pPr>
            <w:r>
              <w:t>ϧⲉⲛ ⲡⲓⲥⲁϫⲓ ⲛ̀ⲣⲱϥ:</w:t>
            </w:r>
          </w:p>
          <w:p w14:paraId="564DE809" w14:textId="77777777" w:rsidR="00934B8D" w:rsidRDefault="00934B8D" w:rsidP="00934B8D">
            <w:pPr>
              <w:pStyle w:val="CopticVersemulti-line"/>
            </w:pPr>
            <w:r>
              <w:t>ϫⲉ ⲟⲩϭⲏⲡⲓ ⲛⲉⲙ ⲟⲩⲅ̀ⲛⲟⲫⲟⲥ:</w:t>
            </w:r>
          </w:p>
          <w:p w14:paraId="05CB9650" w14:textId="77777777" w:rsidR="00934B8D" w:rsidRDefault="00934B8D" w:rsidP="00934B8D">
            <w:pPr>
              <w:pStyle w:val="CopticHangingVerse"/>
            </w:pPr>
            <w:r>
              <w:t>ⲉⲩⲕⲱϯ ⲉ̀ⲣⲟϥ.</w:t>
            </w:r>
          </w:p>
        </w:tc>
      </w:tr>
      <w:tr w:rsidR="00934B8D" w14:paraId="109AD534" w14:textId="77777777" w:rsidTr="00235C40">
        <w:trPr>
          <w:cantSplit/>
          <w:jc w:val="center"/>
        </w:trPr>
        <w:tc>
          <w:tcPr>
            <w:tcW w:w="288" w:type="dxa"/>
          </w:tcPr>
          <w:p w14:paraId="6038082B" w14:textId="77777777" w:rsidR="00934B8D" w:rsidRDefault="00934B8D" w:rsidP="00235C40">
            <w:pPr>
              <w:pStyle w:val="CopticCross"/>
            </w:pPr>
          </w:p>
        </w:tc>
        <w:tc>
          <w:tcPr>
            <w:tcW w:w="3960" w:type="dxa"/>
          </w:tcPr>
          <w:p w14:paraId="609E3CC0" w14:textId="77777777" w:rsidR="00934B8D" w:rsidRDefault="00934B8D" w:rsidP="00934B8D">
            <w:pPr>
              <w:pStyle w:val="EngHang"/>
            </w:pPr>
            <w:r>
              <w:t>Righteousness,</w:t>
            </w:r>
          </w:p>
          <w:p w14:paraId="318D7781" w14:textId="77777777" w:rsidR="00934B8D" w:rsidRDefault="00934B8D" w:rsidP="00934B8D">
            <w:pPr>
              <w:pStyle w:val="EngHang"/>
            </w:pPr>
            <w:r>
              <w:t>Goodness,</w:t>
            </w:r>
          </w:p>
          <w:p w14:paraId="1B2E5CF8" w14:textId="77777777" w:rsidR="00934B8D" w:rsidRDefault="00934B8D" w:rsidP="00934B8D">
            <w:pPr>
              <w:pStyle w:val="EngHang"/>
            </w:pPr>
            <w:r>
              <w:t>And upright justice</w:t>
            </w:r>
          </w:p>
          <w:p w14:paraId="5CB1460C" w14:textId="77777777" w:rsidR="00934B8D" w:rsidRDefault="00934B8D" w:rsidP="00934B8D">
            <w:pPr>
              <w:pStyle w:val="EngHangEnd"/>
            </w:pPr>
            <w:r>
              <w:t>Befit His throne.</w:t>
            </w:r>
          </w:p>
        </w:tc>
        <w:tc>
          <w:tcPr>
            <w:tcW w:w="288" w:type="dxa"/>
          </w:tcPr>
          <w:p w14:paraId="17D91DCB" w14:textId="77777777" w:rsidR="00934B8D" w:rsidRDefault="00934B8D" w:rsidP="00235C40"/>
        </w:tc>
        <w:tc>
          <w:tcPr>
            <w:tcW w:w="288" w:type="dxa"/>
          </w:tcPr>
          <w:p w14:paraId="7F58A9A4" w14:textId="77777777" w:rsidR="00934B8D" w:rsidRDefault="00934B8D" w:rsidP="00235C40">
            <w:pPr>
              <w:pStyle w:val="CopticCross"/>
            </w:pPr>
          </w:p>
        </w:tc>
        <w:tc>
          <w:tcPr>
            <w:tcW w:w="3960" w:type="dxa"/>
          </w:tcPr>
          <w:p w14:paraId="077101ED" w14:textId="77777777" w:rsidR="00934B8D" w:rsidRDefault="00934B8D" w:rsidP="00934B8D">
            <w:pPr>
              <w:pStyle w:val="CopticVersemulti-line"/>
            </w:pPr>
            <w:r>
              <w:t>Ⲉⲣⲉ ⲟⲩⲙⲉⲑⲙⲏⲓ:</w:t>
            </w:r>
          </w:p>
          <w:p w14:paraId="156392A1" w14:textId="77777777" w:rsidR="00934B8D" w:rsidRDefault="00934B8D" w:rsidP="00934B8D">
            <w:pPr>
              <w:pStyle w:val="CopticVersemulti-line"/>
            </w:pPr>
            <w:r>
              <w:t>ⲛⲉⲙ ⲟⲩⲙⲉⲧⲭ̀ⲣⲓⲥⲧⲟⲥ:</w:t>
            </w:r>
          </w:p>
          <w:p w14:paraId="27FCE070" w14:textId="77777777" w:rsidR="00934B8D" w:rsidRDefault="00934B8D" w:rsidP="00934B8D">
            <w:pPr>
              <w:pStyle w:val="CopticVersemulti-line"/>
            </w:pPr>
            <w:r>
              <w:t>ⲛⲉⲙ ⲟⲩϩⲁⲡ ⲛ̀ⲥⲱⲟⲩⲧⲉⲛ:</w:t>
            </w:r>
          </w:p>
          <w:p w14:paraId="2B3AFA23" w14:textId="77777777" w:rsidR="00934B8D" w:rsidRDefault="00934B8D" w:rsidP="00934B8D">
            <w:pPr>
              <w:pStyle w:val="CopticHangingVerse"/>
            </w:pPr>
            <w:r>
              <w:t>ⲙ̀ⲡⲉϥⲑ̀ⲣⲟⲛⲟⲥ.</w:t>
            </w:r>
          </w:p>
        </w:tc>
      </w:tr>
      <w:tr w:rsidR="00934B8D" w14:paraId="483153F5" w14:textId="77777777" w:rsidTr="00235C40">
        <w:trPr>
          <w:cantSplit/>
          <w:jc w:val="center"/>
        </w:trPr>
        <w:tc>
          <w:tcPr>
            <w:tcW w:w="288" w:type="dxa"/>
          </w:tcPr>
          <w:p w14:paraId="1EF1E01E" w14:textId="77777777" w:rsidR="00934B8D" w:rsidRDefault="00934B8D" w:rsidP="00235C40">
            <w:pPr>
              <w:pStyle w:val="CopticCross"/>
            </w:pPr>
          </w:p>
        </w:tc>
        <w:tc>
          <w:tcPr>
            <w:tcW w:w="3960" w:type="dxa"/>
          </w:tcPr>
          <w:p w14:paraId="402FA987" w14:textId="77777777" w:rsidR="00934B8D" w:rsidRDefault="00934B8D" w:rsidP="00934B8D">
            <w:pPr>
              <w:pStyle w:val="EngHang"/>
            </w:pPr>
            <w:r>
              <w:t>For truly He covered</w:t>
            </w:r>
          </w:p>
          <w:p w14:paraId="7F877695" w14:textId="77777777" w:rsidR="00934B8D" w:rsidRDefault="00934B8D" w:rsidP="00934B8D">
            <w:pPr>
              <w:pStyle w:val="EngHang"/>
            </w:pPr>
            <w:r>
              <w:t>The mountaintop</w:t>
            </w:r>
          </w:p>
          <w:p w14:paraId="0ADD2A78" w14:textId="77777777" w:rsidR="00934B8D" w:rsidRDefault="00934B8D" w:rsidP="00934B8D">
            <w:pPr>
              <w:pStyle w:val="EngHang"/>
            </w:pPr>
            <w:r>
              <w:t>With clouds, mist</w:t>
            </w:r>
          </w:p>
          <w:p w14:paraId="61B2E647" w14:textId="77777777" w:rsidR="00934B8D" w:rsidRDefault="00934B8D" w:rsidP="00934B8D">
            <w:pPr>
              <w:pStyle w:val="EngHangEnd"/>
            </w:pPr>
            <w:r>
              <w:t>And storms.</w:t>
            </w:r>
          </w:p>
        </w:tc>
        <w:tc>
          <w:tcPr>
            <w:tcW w:w="288" w:type="dxa"/>
          </w:tcPr>
          <w:p w14:paraId="273923D6" w14:textId="77777777" w:rsidR="00934B8D" w:rsidRDefault="00934B8D" w:rsidP="00235C40"/>
        </w:tc>
        <w:tc>
          <w:tcPr>
            <w:tcW w:w="288" w:type="dxa"/>
          </w:tcPr>
          <w:p w14:paraId="56208DC0" w14:textId="77777777" w:rsidR="00934B8D" w:rsidRDefault="00934B8D" w:rsidP="00235C40">
            <w:pPr>
              <w:pStyle w:val="CopticCross"/>
            </w:pPr>
          </w:p>
        </w:tc>
        <w:tc>
          <w:tcPr>
            <w:tcW w:w="3960" w:type="dxa"/>
          </w:tcPr>
          <w:p w14:paraId="39EAE3C1" w14:textId="77777777" w:rsidR="00934B8D" w:rsidRDefault="00934B8D" w:rsidP="00934B8D">
            <w:pPr>
              <w:pStyle w:val="CopticVersemulti-line"/>
            </w:pPr>
            <w:r>
              <w:t>Ⲍⲉ ⲟⲛⲧⲟⲥ ⲁϥϩⲱⲃⲥ:</w:t>
            </w:r>
          </w:p>
          <w:p w14:paraId="03303743" w14:textId="77777777" w:rsidR="00934B8D" w:rsidRDefault="00934B8D" w:rsidP="00934B8D">
            <w:pPr>
              <w:pStyle w:val="CopticVersemulti-line"/>
            </w:pPr>
            <w:r>
              <w:t>ⲛ̀ⲧ̀ⲁ̀ⲫⲉ ⲙ̀ⲡⲓⲧⲱⲟⲩ:</w:t>
            </w:r>
          </w:p>
          <w:p w14:paraId="6BC4B824" w14:textId="77777777" w:rsidR="00934B8D" w:rsidRDefault="00934B8D" w:rsidP="00934B8D">
            <w:pPr>
              <w:pStyle w:val="CopticVersemulti-line"/>
            </w:pPr>
            <w:r>
              <w:t>ϧⲉⲛ ⲟⲩϭⲏⲡⲓ ⲛⲉⲙ ⲟⲩⲭ̀ⲣⲉⲙⲧⲥ:</w:t>
            </w:r>
          </w:p>
          <w:p w14:paraId="74D91CC3" w14:textId="77777777" w:rsidR="00934B8D" w:rsidRDefault="00934B8D" w:rsidP="00934B8D">
            <w:pPr>
              <w:pStyle w:val="CopticHangingVerse"/>
            </w:pPr>
            <w:r>
              <w:t>ⲛⲉⲙ ⲟⲩⲥⲁⲣⲁⲑⲏⲟⲩ.</w:t>
            </w:r>
          </w:p>
        </w:tc>
      </w:tr>
      <w:tr w:rsidR="00934B8D" w14:paraId="206510C8" w14:textId="77777777" w:rsidTr="00235C40">
        <w:trPr>
          <w:cantSplit/>
          <w:jc w:val="center"/>
        </w:trPr>
        <w:tc>
          <w:tcPr>
            <w:tcW w:w="288" w:type="dxa"/>
          </w:tcPr>
          <w:p w14:paraId="276EC63B" w14:textId="77777777" w:rsidR="00934B8D" w:rsidRDefault="00934B8D" w:rsidP="00235C40">
            <w:pPr>
              <w:pStyle w:val="CopticCross"/>
            </w:pPr>
            <w:r w:rsidRPr="00FB5ACB">
              <w:lastRenderedPageBreak/>
              <w:t>¿</w:t>
            </w:r>
          </w:p>
        </w:tc>
        <w:tc>
          <w:tcPr>
            <w:tcW w:w="3960" w:type="dxa"/>
          </w:tcPr>
          <w:p w14:paraId="5FB7924F" w14:textId="77777777" w:rsidR="00934B8D" w:rsidRDefault="00934B8D" w:rsidP="00934B8D">
            <w:pPr>
              <w:pStyle w:val="EngHang"/>
            </w:pPr>
            <w:r>
              <w:t>God is our refuge,</w:t>
            </w:r>
          </w:p>
          <w:p w14:paraId="2074C87A" w14:textId="77777777" w:rsidR="00934B8D" w:rsidRDefault="00934B8D" w:rsidP="00934B8D">
            <w:pPr>
              <w:pStyle w:val="EngHang"/>
            </w:pPr>
            <w:r>
              <w:t>And our Judge,</w:t>
            </w:r>
          </w:p>
          <w:p w14:paraId="3B3BB9C0" w14:textId="77777777" w:rsidR="00934B8D" w:rsidRDefault="00934B8D" w:rsidP="00934B8D">
            <w:pPr>
              <w:pStyle w:val="EngHang"/>
            </w:pPr>
            <w:r>
              <w:t>In the glory of His Father,</w:t>
            </w:r>
          </w:p>
          <w:p w14:paraId="7D51D4E3" w14:textId="77777777" w:rsidR="00934B8D" w:rsidRDefault="00934B8D" w:rsidP="00934B8D">
            <w:pPr>
              <w:pStyle w:val="EngHangEnd"/>
            </w:pPr>
            <w:r>
              <w:t>And the Holy Spirit.</w:t>
            </w:r>
          </w:p>
        </w:tc>
        <w:tc>
          <w:tcPr>
            <w:tcW w:w="288" w:type="dxa"/>
          </w:tcPr>
          <w:p w14:paraId="4760F603" w14:textId="77777777" w:rsidR="00934B8D" w:rsidRDefault="00934B8D" w:rsidP="00235C40"/>
        </w:tc>
        <w:tc>
          <w:tcPr>
            <w:tcW w:w="288" w:type="dxa"/>
          </w:tcPr>
          <w:p w14:paraId="6DCA9A24" w14:textId="77777777" w:rsidR="00934B8D" w:rsidRDefault="00934B8D" w:rsidP="00235C40">
            <w:pPr>
              <w:pStyle w:val="CopticCross"/>
            </w:pPr>
            <w:r w:rsidRPr="00FB5ACB">
              <w:t>¿</w:t>
            </w:r>
          </w:p>
        </w:tc>
        <w:tc>
          <w:tcPr>
            <w:tcW w:w="3960" w:type="dxa"/>
          </w:tcPr>
          <w:p w14:paraId="10885B1B" w14:textId="77777777" w:rsidR="00934B8D" w:rsidRDefault="00934B8D" w:rsidP="00934B8D">
            <w:pPr>
              <w:pStyle w:val="CopticVersemulti-line"/>
            </w:pPr>
            <w:r>
              <w:t>Ⲏⲗ ⲡⲉ ⲡⲉⲛⲙⲁⲙ̀ⲫⲱⲧ:</w:t>
            </w:r>
          </w:p>
          <w:p w14:paraId="5A1BD062" w14:textId="77777777" w:rsidR="00934B8D" w:rsidRDefault="00934B8D" w:rsidP="00934B8D">
            <w:pPr>
              <w:pStyle w:val="CopticVersemulti-line"/>
            </w:pPr>
            <w:r>
              <w:t>ⲟⲩⲟϩ ⲡⲓⲣⲉϥϯϩⲁⲡ:</w:t>
            </w:r>
          </w:p>
          <w:p w14:paraId="78161491" w14:textId="77777777" w:rsidR="00934B8D" w:rsidRDefault="00934B8D" w:rsidP="00934B8D">
            <w:pPr>
              <w:pStyle w:val="CopticVersemulti-line"/>
            </w:pPr>
            <w:r>
              <w:t>ϧⲉⲛ ⲡ̀ⲱ̀ⲟⲩ ⲛ̀ⲧⲉ ⲡⲉϥⲓⲱⲧ:</w:t>
            </w:r>
          </w:p>
          <w:p w14:paraId="021FFE22" w14:textId="77777777" w:rsidR="00934B8D" w:rsidRDefault="00934B8D" w:rsidP="00934B8D">
            <w:pPr>
              <w:pStyle w:val="CopticHangingVerse"/>
            </w:pPr>
            <w:r>
              <w:t>ⲛⲉⲙ Ⲡⲓⲡⲛⲉⲩⲙⲁ ⲉ̄ⲑ̄ⲩ̄.</w:t>
            </w:r>
          </w:p>
        </w:tc>
      </w:tr>
      <w:tr w:rsidR="00934B8D" w14:paraId="63CDDBCF" w14:textId="77777777" w:rsidTr="00235C40">
        <w:trPr>
          <w:cantSplit/>
          <w:jc w:val="center"/>
        </w:trPr>
        <w:tc>
          <w:tcPr>
            <w:tcW w:w="288" w:type="dxa"/>
          </w:tcPr>
          <w:p w14:paraId="60418580" w14:textId="77777777" w:rsidR="00934B8D" w:rsidRDefault="00934B8D" w:rsidP="00235C40">
            <w:pPr>
              <w:pStyle w:val="CopticCross"/>
            </w:pPr>
            <w:r w:rsidRPr="00FB5ACB">
              <w:t>¿</w:t>
            </w:r>
          </w:p>
        </w:tc>
        <w:tc>
          <w:tcPr>
            <w:tcW w:w="3960" w:type="dxa"/>
          </w:tcPr>
          <w:p w14:paraId="4CAB5CDC" w14:textId="77777777" w:rsidR="00934B8D" w:rsidRDefault="00934B8D" w:rsidP="00934B8D">
            <w:pPr>
              <w:pStyle w:val="EngHang"/>
            </w:pPr>
            <w:r>
              <w:t>God, the powerful,</w:t>
            </w:r>
          </w:p>
          <w:p w14:paraId="65164A32" w14:textId="77777777" w:rsidR="00934B8D" w:rsidRDefault="00934B8D" w:rsidP="00934B8D">
            <w:pPr>
              <w:pStyle w:val="EngHang"/>
            </w:pPr>
            <w:r>
              <w:t>Has authority,</w:t>
            </w:r>
          </w:p>
          <w:p w14:paraId="23295E0C" w14:textId="77777777" w:rsidR="00934B8D" w:rsidRDefault="00934B8D" w:rsidP="00934B8D">
            <w:pPr>
              <w:pStyle w:val="EngHang"/>
            </w:pPr>
            <w:r>
              <w:t>Was transfigured on Tabor,</w:t>
            </w:r>
          </w:p>
          <w:p w14:paraId="0509ABD5" w14:textId="77777777" w:rsidR="00934B8D" w:rsidRDefault="00934B8D" w:rsidP="00934B8D">
            <w:pPr>
              <w:pStyle w:val="EngHangEnd"/>
            </w:pPr>
            <w:r>
              <w:t>O three Discipole.</w:t>
            </w:r>
          </w:p>
        </w:tc>
        <w:tc>
          <w:tcPr>
            <w:tcW w:w="288" w:type="dxa"/>
          </w:tcPr>
          <w:p w14:paraId="5F11CA11" w14:textId="77777777" w:rsidR="00934B8D" w:rsidRDefault="00934B8D" w:rsidP="00235C40"/>
        </w:tc>
        <w:tc>
          <w:tcPr>
            <w:tcW w:w="288" w:type="dxa"/>
          </w:tcPr>
          <w:p w14:paraId="4881D726" w14:textId="77777777" w:rsidR="00934B8D" w:rsidRDefault="00934B8D" w:rsidP="00235C40">
            <w:pPr>
              <w:pStyle w:val="CopticCross"/>
            </w:pPr>
            <w:r w:rsidRPr="00FB5ACB">
              <w:t>¿</w:t>
            </w:r>
          </w:p>
        </w:tc>
        <w:tc>
          <w:tcPr>
            <w:tcW w:w="3960" w:type="dxa"/>
          </w:tcPr>
          <w:p w14:paraId="3827B900" w14:textId="77777777" w:rsidR="00934B8D" w:rsidRDefault="00934B8D" w:rsidP="00934B8D">
            <w:pPr>
              <w:pStyle w:val="CopticVersemulti-line"/>
            </w:pPr>
            <w:r>
              <w:t>Ⲑⲉⲟⲥ ⲫⲏⲉⲧϫⲟⲣ:</w:t>
            </w:r>
          </w:p>
          <w:p w14:paraId="66F119ED" w14:textId="77777777" w:rsidR="00934B8D" w:rsidRDefault="00934B8D" w:rsidP="00934B8D">
            <w:pPr>
              <w:pStyle w:val="CopticVersemulti-line"/>
            </w:pPr>
            <w:r>
              <w:t>ⲉ̀ⲛⲓⲉⲝⲟⲩⲥⲓⲁⲥⲧⲏⲥ:</w:t>
            </w:r>
          </w:p>
          <w:p w14:paraId="4A7C8CA3" w14:textId="77777777" w:rsidR="00934B8D" w:rsidRDefault="00934B8D" w:rsidP="00934B8D">
            <w:pPr>
              <w:pStyle w:val="CopticVersemulti-line"/>
            </w:pPr>
            <w:r>
              <w:t>ⲁϥⲟⲩⲱⲛϩ ϩⲓϫⲉⲛ Ⲑⲁⲣⲱⲡ:</w:t>
            </w:r>
          </w:p>
          <w:p w14:paraId="272C2681" w14:textId="77777777" w:rsidR="00934B8D" w:rsidRPr="005130A7" w:rsidRDefault="00934B8D" w:rsidP="00934B8D">
            <w:pPr>
              <w:pStyle w:val="CopticHangingVerse"/>
            </w:pPr>
            <w:r>
              <w:t>ⲱ̀ ⲡⲓϣⲟⲙⲧ ⲙ̀ⲙⲁⲑⲏⲧⲏⲥ.</w:t>
            </w:r>
          </w:p>
        </w:tc>
      </w:tr>
      <w:tr w:rsidR="00934B8D" w14:paraId="6168D184" w14:textId="77777777" w:rsidTr="00235C40">
        <w:trPr>
          <w:cantSplit/>
          <w:jc w:val="center"/>
        </w:trPr>
        <w:tc>
          <w:tcPr>
            <w:tcW w:w="288" w:type="dxa"/>
          </w:tcPr>
          <w:p w14:paraId="6B766FD6" w14:textId="77777777" w:rsidR="00934B8D" w:rsidRDefault="00934B8D" w:rsidP="00235C40">
            <w:pPr>
              <w:pStyle w:val="CopticCross"/>
            </w:pPr>
          </w:p>
        </w:tc>
        <w:tc>
          <w:tcPr>
            <w:tcW w:w="3960" w:type="dxa"/>
          </w:tcPr>
          <w:p w14:paraId="39AD4434" w14:textId="77777777" w:rsidR="00934B8D" w:rsidRDefault="00934B8D" w:rsidP="00934B8D">
            <w:pPr>
              <w:pStyle w:val="EngHang"/>
            </w:pPr>
            <w:r>
              <w:t>Behold, His clothes</w:t>
            </w:r>
          </w:p>
          <w:p w14:paraId="471E4240" w14:textId="77777777" w:rsidR="00934B8D" w:rsidRDefault="00934B8D" w:rsidP="00934B8D">
            <w:pPr>
              <w:pStyle w:val="EngHang"/>
            </w:pPr>
            <w:r>
              <w:t>Also shone</w:t>
            </w:r>
          </w:p>
          <w:p w14:paraId="6EE07667" w14:textId="77777777" w:rsidR="00934B8D" w:rsidRDefault="00934B8D" w:rsidP="00934B8D">
            <w:pPr>
              <w:pStyle w:val="EngHang"/>
            </w:pPr>
            <w:r>
              <w:t>Whiter than snow,</w:t>
            </w:r>
          </w:p>
          <w:p w14:paraId="342B2F80" w14:textId="77777777" w:rsidR="00934B8D" w:rsidRDefault="00934B8D" w:rsidP="00934B8D">
            <w:pPr>
              <w:pStyle w:val="EngHangEnd"/>
            </w:pPr>
            <w:r>
              <w:t>And brighter than lightning.</w:t>
            </w:r>
          </w:p>
        </w:tc>
        <w:tc>
          <w:tcPr>
            <w:tcW w:w="288" w:type="dxa"/>
          </w:tcPr>
          <w:p w14:paraId="77CA127F" w14:textId="77777777" w:rsidR="00934B8D" w:rsidRDefault="00934B8D" w:rsidP="00235C40"/>
        </w:tc>
        <w:tc>
          <w:tcPr>
            <w:tcW w:w="288" w:type="dxa"/>
          </w:tcPr>
          <w:p w14:paraId="1E34798A" w14:textId="77777777" w:rsidR="00934B8D" w:rsidRDefault="00934B8D" w:rsidP="00235C40">
            <w:pPr>
              <w:pStyle w:val="CopticCross"/>
            </w:pPr>
          </w:p>
        </w:tc>
        <w:tc>
          <w:tcPr>
            <w:tcW w:w="3960" w:type="dxa"/>
          </w:tcPr>
          <w:p w14:paraId="5E277015" w14:textId="77777777" w:rsidR="00934B8D" w:rsidRDefault="00934B8D" w:rsidP="00934B8D">
            <w:pPr>
              <w:pStyle w:val="CopticVersemulti-line"/>
            </w:pPr>
            <w:r>
              <w:t>Ⲓⲥ ϩⲏⲡⲡⲉ ⲇⲉ ⲟⲛ:</w:t>
            </w:r>
          </w:p>
          <w:p w14:paraId="2A03C460" w14:textId="77777777" w:rsidR="00934B8D" w:rsidRDefault="00934B8D" w:rsidP="00934B8D">
            <w:pPr>
              <w:pStyle w:val="CopticVersemulti-line"/>
            </w:pPr>
            <w:r>
              <w:t>ⲛⲉϥϩ̀ⲃⲱⲥ ⲁⲩϩⲓⲃⲣⲏϫ:</w:t>
            </w:r>
          </w:p>
          <w:p w14:paraId="6D915C2E" w14:textId="77777777" w:rsidR="00934B8D" w:rsidRDefault="00934B8D" w:rsidP="00934B8D">
            <w:pPr>
              <w:pStyle w:val="CopticVersemulti-line"/>
            </w:pPr>
            <w:r>
              <w:t>ⲉ̀ϩⲟⲧⲉ ⲟⲩⲭⲓⲱⲛ:</w:t>
            </w:r>
          </w:p>
          <w:p w14:paraId="7C8A5196" w14:textId="77777777" w:rsidR="00934B8D" w:rsidRPr="005130A7" w:rsidRDefault="00934B8D" w:rsidP="00934B8D">
            <w:pPr>
              <w:pStyle w:val="CopticHangingVerse"/>
            </w:pPr>
            <w:r>
              <w:t>ⲛⲉⲙ ⲟⲩⲥⲉⲧⲉⲃⲣⲏϫ.</w:t>
            </w:r>
          </w:p>
        </w:tc>
      </w:tr>
      <w:tr w:rsidR="00934B8D" w14:paraId="0C6D1164" w14:textId="77777777" w:rsidTr="00235C40">
        <w:trPr>
          <w:cantSplit/>
          <w:jc w:val="center"/>
        </w:trPr>
        <w:tc>
          <w:tcPr>
            <w:tcW w:w="288" w:type="dxa"/>
          </w:tcPr>
          <w:p w14:paraId="0D3A8FB2" w14:textId="77777777" w:rsidR="00934B8D" w:rsidRDefault="00934B8D" w:rsidP="00235C40">
            <w:pPr>
              <w:pStyle w:val="CopticCross"/>
            </w:pPr>
          </w:p>
        </w:tc>
        <w:tc>
          <w:tcPr>
            <w:tcW w:w="3960" w:type="dxa"/>
          </w:tcPr>
          <w:p w14:paraId="1AA751DE" w14:textId="77777777" w:rsidR="00934B8D" w:rsidRDefault="00934B8D" w:rsidP="00934B8D">
            <w:pPr>
              <w:pStyle w:val="EngHang"/>
            </w:pPr>
            <w:r>
              <w:t>He also brought</w:t>
            </w:r>
          </w:p>
          <w:p w14:paraId="1FFC7FF3" w14:textId="77777777" w:rsidR="00934B8D" w:rsidRDefault="00934B8D" w:rsidP="00934B8D">
            <w:pPr>
              <w:pStyle w:val="EngHang"/>
            </w:pPr>
            <w:r>
              <w:t>Moses the Prophet,</w:t>
            </w:r>
          </w:p>
          <w:p w14:paraId="34C56000" w14:textId="77777777" w:rsidR="00934B8D" w:rsidRDefault="00934B8D" w:rsidP="00934B8D">
            <w:pPr>
              <w:pStyle w:val="EngHang"/>
            </w:pPr>
            <w:r>
              <w:t>The performer of miracles,</w:t>
            </w:r>
          </w:p>
          <w:p w14:paraId="1300A7DC" w14:textId="77777777" w:rsidR="00934B8D" w:rsidRDefault="00934B8D" w:rsidP="00934B8D">
            <w:pPr>
              <w:pStyle w:val="EngHangEnd"/>
            </w:pPr>
            <w:r>
              <w:t>And Elijah the Tishbite.</w:t>
            </w:r>
          </w:p>
        </w:tc>
        <w:tc>
          <w:tcPr>
            <w:tcW w:w="288" w:type="dxa"/>
          </w:tcPr>
          <w:p w14:paraId="1B345DD1" w14:textId="77777777" w:rsidR="00934B8D" w:rsidRDefault="00934B8D" w:rsidP="00235C40"/>
        </w:tc>
        <w:tc>
          <w:tcPr>
            <w:tcW w:w="288" w:type="dxa"/>
          </w:tcPr>
          <w:p w14:paraId="42FFEBEC" w14:textId="77777777" w:rsidR="00934B8D" w:rsidRDefault="00934B8D" w:rsidP="00235C40">
            <w:pPr>
              <w:pStyle w:val="CopticCross"/>
            </w:pPr>
          </w:p>
        </w:tc>
        <w:tc>
          <w:tcPr>
            <w:tcW w:w="3960" w:type="dxa"/>
          </w:tcPr>
          <w:p w14:paraId="6F0AA422" w14:textId="77777777" w:rsidR="00934B8D" w:rsidRDefault="00934B8D" w:rsidP="00934B8D">
            <w:pPr>
              <w:pStyle w:val="CopticVersemulti-line"/>
            </w:pPr>
            <w:r>
              <w:t>Ⲕⲉ ⲡⲁⲗⲓⲛ ⲁϥⲓ̀ⲛⲓ:</w:t>
            </w:r>
          </w:p>
          <w:p w14:paraId="06479FAC" w14:textId="77777777" w:rsidR="00934B8D" w:rsidRDefault="00934B8D" w:rsidP="00934B8D">
            <w:pPr>
              <w:pStyle w:val="CopticVersemulti-line"/>
            </w:pPr>
            <w:r>
              <w:t>ⲱ̀ Ⲙⲱⲩⲥⲏⲥ ⲡⲓⲡ̀ⲣⲟⲫⲏⲧⲏⲥ:</w:t>
            </w:r>
          </w:p>
          <w:p w14:paraId="04C52B95" w14:textId="77777777" w:rsidR="00934B8D" w:rsidRDefault="00934B8D" w:rsidP="00934B8D">
            <w:pPr>
              <w:pStyle w:val="CopticVersemulti-line"/>
            </w:pPr>
            <w:r>
              <w:t>ⲫⲏⲉ̀ⲧⲓⲣⲓ ⲛ̀ϩⲁⲛⲙⲏⲓⲛⲓ:</w:t>
            </w:r>
          </w:p>
          <w:p w14:paraId="1B25990C" w14:textId="77777777" w:rsidR="00934B8D" w:rsidRPr="005130A7" w:rsidRDefault="00934B8D" w:rsidP="00934B8D">
            <w:pPr>
              <w:pStyle w:val="CopticHangingVerse"/>
            </w:pPr>
            <w:r>
              <w:t>ⲛⲉⲙ Ⲏ ⲗⲓⲁⲥ ⲡⲓⲑⲉⲥⲃⲓⲧⲏⲥ.</w:t>
            </w:r>
          </w:p>
        </w:tc>
      </w:tr>
      <w:tr w:rsidR="00934B8D" w14:paraId="4559DD26" w14:textId="77777777" w:rsidTr="00235C40">
        <w:trPr>
          <w:cantSplit/>
          <w:jc w:val="center"/>
        </w:trPr>
        <w:tc>
          <w:tcPr>
            <w:tcW w:w="288" w:type="dxa"/>
          </w:tcPr>
          <w:p w14:paraId="4F40ED5D" w14:textId="77777777" w:rsidR="00934B8D" w:rsidRDefault="00934B8D" w:rsidP="00235C40">
            <w:pPr>
              <w:pStyle w:val="CopticCross"/>
            </w:pPr>
            <w:r w:rsidRPr="00FB5ACB">
              <w:t>¿</w:t>
            </w:r>
          </w:p>
        </w:tc>
        <w:tc>
          <w:tcPr>
            <w:tcW w:w="3960" w:type="dxa"/>
          </w:tcPr>
          <w:p w14:paraId="08DEDFEE" w14:textId="77777777" w:rsidR="00934B8D" w:rsidRDefault="00934B8D" w:rsidP="00934B8D">
            <w:pPr>
              <w:pStyle w:val="EngHang"/>
            </w:pPr>
            <w:r>
              <w:t>The Disciples</w:t>
            </w:r>
          </w:p>
          <w:p w14:paraId="69416A73" w14:textId="77777777" w:rsidR="00934B8D" w:rsidRDefault="00934B8D" w:rsidP="00934B8D">
            <w:pPr>
              <w:pStyle w:val="EngHang"/>
            </w:pPr>
            <w:r>
              <w:t>Recognized what they saw</w:t>
            </w:r>
          </w:p>
          <w:p w14:paraId="0D9DB870" w14:textId="77777777" w:rsidR="00934B8D" w:rsidRDefault="00934B8D" w:rsidP="00934B8D">
            <w:pPr>
              <w:pStyle w:val="EngHang"/>
            </w:pPr>
            <w:r>
              <w:t>Before them,</w:t>
            </w:r>
          </w:p>
          <w:p w14:paraId="76B9616C" w14:textId="77777777" w:rsidR="00934B8D" w:rsidRDefault="00934B8D" w:rsidP="00934B8D">
            <w:pPr>
              <w:pStyle w:val="EngHangEnd"/>
            </w:pPr>
            <w:r>
              <w:t>And they preached it.</w:t>
            </w:r>
          </w:p>
        </w:tc>
        <w:tc>
          <w:tcPr>
            <w:tcW w:w="288" w:type="dxa"/>
          </w:tcPr>
          <w:p w14:paraId="40DB6A0A" w14:textId="77777777" w:rsidR="00934B8D" w:rsidRDefault="00934B8D" w:rsidP="00235C40"/>
        </w:tc>
        <w:tc>
          <w:tcPr>
            <w:tcW w:w="288" w:type="dxa"/>
          </w:tcPr>
          <w:p w14:paraId="3C7FDA93" w14:textId="77777777" w:rsidR="00934B8D" w:rsidRDefault="00934B8D" w:rsidP="00235C40">
            <w:pPr>
              <w:pStyle w:val="CopticCross"/>
            </w:pPr>
            <w:r w:rsidRPr="00FB5ACB">
              <w:t>¿</w:t>
            </w:r>
          </w:p>
        </w:tc>
        <w:tc>
          <w:tcPr>
            <w:tcW w:w="3960" w:type="dxa"/>
          </w:tcPr>
          <w:p w14:paraId="0FF1042F" w14:textId="77777777" w:rsidR="00934B8D" w:rsidRDefault="00934B8D" w:rsidP="00934B8D">
            <w:pPr>
              <w:pStyle w:val="CopticVersemulti-line"/>
            </w:pPr>
            <w:r>
              <w:t>Ⲗⲟⲓⲡⲟⲛ ⲁⲩⲥⲱⲟⲩⲛ:</w:t>
            </w:r>
          </w:p>
          <w:p w14:paraId="2C3A3D31" w14:textId="77777777" w:rsidR="00934B8D" w:rsidRDefault="00934B8D" w:rsidP="00934B8D">
            <w:pPr>
              <w:pStyle w:val="CopticVersemulti-line"/>
            </w:pPr>
            <w:r>
              <w:t>ⲛ̀ϫⲉ ⲛⲓⲙⲁⲑⲏⲧⲏⲥ:</w:t>
            </w:r>
          </w:p>
          <w:p w14:paraId="514A4A88" w14:textId="77777777" w:rsidR="00934B8D" w:rsidRDefault="00934B8D" w:rsidP="00934B8D">
            <w:pPr>
              <w:pStyle w:val="CopticVersemulti-line"/>
            </w:pPr>
            <w:r>
              <w:t>ⲉ̀ⲧⲁⲩⲛⲁⲩ ⲉ̀ⲣⲱⲟⲩ:</w:t>
            </w:r>
          </w:p>
          <w:p w14:paraId="2A1A130F" w14:textId="77777777" w:rsidR="00934B8D" w:rsidRPr="005130A7" w:rsidRDefault="00934B8D" w:rsidP="00934B8D">
            <w:pPr>
              <w:pStyle w:val="CopticHangingVerse"/>
            </w:pPr>
            <w:r>
              <w:t>ⲟⲩⲟϩ ⲁⲩⲉⲣⲙⲉⲑⲣⲉ.</w:t>
            </w:r>
          </w:p>
        </w:tc>
      </w:tr>
      <w:tr w:rsidR="00934B8D" w14:paraId="7FB69546" w14:textId="77777777" w:rsidTr="00235C40">
        <w:trPr>
          <w:cantSplit/>
          <w:jc w:val="center"/>
        </w:trPr>
        <w:tc>
          <w:tcPr>
            <w:tcW w:w="288" w:type="dxa"/>
          </w:tcPr>
          <w:p w14:paraId="2385C536" w14:textId="77777777" w:rsidR="00934B8D" w:rsidRDefault="00934B8D" w:rsidP="00235C40">
            <w:pPr>
              <w:pStyle w:val="CopticCross"/>
            </w:pPr>
            <w:r w:rsidRPr="00FB5ACB">
              <w:t>¿</w:t>
            </w:r>
          </w:p>
        </w:tc>
        <w:tc>
          <w:tcPr>
            <w:tcW w:w="3960" w:type="dxa"/>
          </w:tcPr>
          <w:p w14:paraId="5DEB6A41" w14:textId="77777777" w:rsidR="00934B8D" w:rsidRDefault="00934B8D" w:rsidP="00934B8D">
            <w:pPr>
              <w:pStyle w:val="EngHang"/>
            </w:pPr>
            <w:r>
              <w:t>Moses spoke to Him,</w:t>
            </w:r>
          </w:p>
          <w:p w14:paraId="2B581DF3" w14:textId="77777777" w:rsidR="00934B8D" w:rsidRDefault="00934B8D" w:rsidP="00934B8D">
            <w:pPr>
              <w:pStyle w:val="EngHang"/>
            </w:pPr>
            <w:r>
              <w:t>Concerning the house of Israel,</w:t>
            </w:r>
          </w:p>
          <w:p w14:paraId="6E81C10D" w14:textId="77777777" w:rsidR="00934B8D" w:rsidRDefault="00934B8D" w:rsidP="00934B8D">
            <w:pPr>
              <w:pStyle w:val="EngHang"/>
            </w:pPr>
            <w:r>
              <w:t>And Elijah spoke to Him,</w:t>
            </w:r>
          </w:p>
          <w:p w14:paraId="02D7FE65" w14:textId="77777777" w:rsidR="00934B8D" w:rsidRDefault="00934B8D" w:rsidP="00934B8D">
            <w:pPr>
              <w:pStyle w:val="EngHangEnd"/>
            </w:pPr>
            <w:r>
              <w:t>Concerning Ahab and Jezebel.</w:t>
            </w:r>
          </w:p>
        </w:tc>
        <w:tc>
          <w:tcPr>
            <w:tcW w:w="288" w:type="dxa"/>
          </w:tcPr>
          <w:p w14:paraId="3347271C" w14:textId="77777777" w:rsidR="00934B8D" w:rsidRDefault="00934B8D" w:rsidP="00235C40"/>
        </w:tc>
        <w:tc>
          <w:tcPr>
            <w:tcW w:w="288" w:type="dxa"/>
          </w:tcPr>
          <w:p w14:paraId="4BB41C6A" w14:textId="77777777" w:rsidR="00934B8D" w:rsidRDefault="00934B8D" w:rsidP="00235C40">
            <w:pPr>
              <w:pStyle w:val="CopticCross"/>
            </w:pPr>
            <w:r w:rsidRPr="00FB5ACB">
              <w:t>¿</w:t>
            </w:r>
          </w:p>
        </w:tc>
        <w:tc>
          <w:tcPr>
            <w:tcW w:w="3960" w:type="dxa"/>
          </w:tcPr>
          <w:p w14:paraId="57B2E4AD" w14:textId="77777777" w:rsidR="00934B8D" w:rsidRDefault="00934B8D" w:rsidP="00934B8D">
            <w:pPr>
              <w:pStyle w:val="CopticVersemulti-line"/>
            </w:pPr>
            <w:r>
              <w:t>Ⲙⲱⲩⲥⲏⲥ ⲁϥϫⲟⲥ ⲛⲁϥ:</w:t>
            </w:r>
          </w:p>
          <w:p w14:paraId="04FB9658" w14:textId="77777777" w:rsidR="00934B8D" w:rsidRDefault="00934B8D" w:rsidP="00934B8D">
            <w:pPr>
              <w:pStyle w:val="CopticVersemulti-line"/>
            </w:pPr>
            <w:r>
              <w:t>ⲉⲑⲃⲉ ⲡ̀ⲏ̀ⲓ ⲙ̀Ⲡⲓⲥ̀ⲣⲁⲏⲗ:</w:t>
            </w:r>
          </w:p>
          <w:p w14:paraId="42C36B1C" w14:textId="77777777" w:rsidR="00934B8D" w:rsidRDefault="00934B8D" w:rsidP="00934B8D">
            <w:pPr>
              <w:pStyle w:val="CopticVersemulti-line"/>
            </w:pPr>
            <w:r>
              <w:t>Ⲏⲗⲓⲁⲥ ⲁϥⲧⲁⲙⲟϥ:</w:t>
            </w:r>
          </w:p>
          <w:p w14:paraId="5DF0F367" w14:textId="77777777" w:rsidR="00934B8D" w:rsidRPr="005130A7" w:rsidRDefault="00934B8D" w:rsidP="00934B8D">
            <w:pPr>
              <w:pStyle w:val="CopticHangingVerse"/>
            </w:pPr>
            <w:r>
              <w:t>ⲉⲑⲃⲉ Ⲁⲝⲁⲡ ⲛⲉⲙ Ⲏⲍⲁⲃⲉⲗ.</w:t>
            </w:r>
          </w:p>
        </w:tc>
      </w:tr>
      <w:tr w:rsidR="00934B8D" w14:paraId="3F6DC5B3" w14:textId="77777777" w:rsidTr="00235C40">
        <w:trPr>
          <w:cantSplit/>
          <w:jc w:val="center"/>
        </w:trPr>
        <w:tc>
          <w:tcPr>
            <w:tcW w:w="288" w:type="dxa"/>
          </w:tcPr>
          <w:p w14:paraId="1A899CFC" w14:textId="77777777" w:rsidR="00934B8D" w:rsidRDefault="00934B8D" w:rsidP="00235C40">
            <w:pPr>
              <w:pStyle w:val="CopticCross"/>
            </w:pPr>
          </w:p>
        </w:tc>
        <w:tc>
          <w:tcPr>
            <w:tcW w:w="3960" w:type="dxa"/>
          </w:tcPr>
          <w:p w14:paraId="2C584172" w14:textId="77777777" w:rsidR="00934B8D" w:rsidRDefault="00934B8D" w:rsidP="00934B8D">
            <w:pPr>
              <w:pStyle w:val="EngHang"/>
            </w:pPr>
            <w:r>
              <w:t>The Disciples were amazed,</w:t>
            </w:r>
          </w:p>
          <w:p w14:paraId="50D37A58" w14:textId="77777777" w:rsidR="00934B8D" w:rsidRDefault="00934B8D" w:rsidP="00934B8D">
            <w:pPr>
              <w:pStyle w:val="EngHang"/>
            </w:pPr>
            <w:r>
              <w:t>In their hearts,</w:t>
            </w:r>
          </w:p>
          <w:p w14:paraId="5C096A31" w14:textId="77777777" w:rsidR="00934B8D" w:rsidRDefault="00934B8D" w:rsidP="00934B8D">
            <w:pPr>
              <w:pStyle w:val="EngHang"/>
            </w:pPr>
            <w:r>
              <w:t>For they could not behold</w:t>
            </w:r>
          </w:p>
          <w:p w14:paraId="703BCD0A" w14:textId="77777777" w:rsidR="00934B8D" w:rsidRDefault="00934B8D" w:rsidP="00934B8D">
            <w:pPr>
              <w:pStyle w:val="EngHangEnd"/>
            </w:pPr>
            <w:r>
              <w:t>The Master.</w:t>
            </w:r>
          </w:p>
        </w:tc>
        <w:tc>
          <w:tcPr>
            <w:tcW w:w="288" w:type="dxa"/>
          </w:tcPr>
          <w:p w14:paraId="4135E069" w14:textId="77777777" w:rsidR="00934B8D" w:rsidRDefault="00934B8D" w:rsidP="00235C40"/>
        </w:tc>
        <w:tc>
          <w:tcPr>
            <w:tcW w:w="288" w:type="dxa"/>
          </w:tcPr>
          <w:p w14:paraId="4AEEE5A6" w14:textId="77777777" w:rsidR="00934B8D" w:rsidRDefault="00934B8D" w:rsidP="00235C40">
            <w:pPr>
              <w:pStyle w:val="CopticCross"/>
            </w:pPr>
          </w:p>
        </w:tc>
        <w:tc>
          <w:tcPr>
            <w:tcW w:w="3960" w:type="dxa"/>
          </w:tcPr>
          <w:p w14:paraId="49ECF269" w14:textId="77777777" w:rsidR="00934B8D" w:rsidRDefault="00934B8D" w:rsidP="00934B8D">
            <w:pPr>
              <w:pStyle w:val="CopticVersemulti-line"/>
            </w:pPr>
            <w:r>
              <w:t>Ⲛⲁⲩⲧⲱⲙⲧ ϧⲉⲛ ⲛⲟⲩϩⲏⲧ:</w:t>
            </w:r>
          </w:p>
          <w:p w14:paraId="221C8F92" w14:textId="77777777" w:rsidR="00934B8D" w:rsidRDefault="00934B8D" w:rsidP="00934B8D">
            <w:pPr>
              <w:pStyle w:val="CopticVersemulti-line"/>
            </w:pPr>
            <w:r>
              <w:t>ⲛ̀ϫⲉ ⲛⲓⲙⲁⲑⲏⲧⲏⲥ:</w:t>
            </w:r>
          </w:p>
          <w:p w14:paraId="3CBC9D52" w14:textId="77777777" w:rsidR="00934B8D" w:rsidRDefault="00934B8D" w:rsidP="00934B8D">
            <w:pPr>
              <w:pStyle w:val="CopticVersemulti-line"/>
            </w:pPr>
            <w:r>
              <w:t>ⲙ̀ⲡⲣⲟⲩϣ̀ϯⲛⲁⲓⲧ:</w:t>
            </w:r>
          </w:p>
          <w:p w14:paraId="2AEC1EFE" w14:textId="77777777" w:rsidR="00934B8D" w:rsidRPr="005130A7" w:rsidRDefault="00934B8D" w:rsidP="00934B8D">
            <w:pPr>
              <w:pStyle w:val="CopticHangingVerse"/>
            </w:pPr>
            <w:r>
              <w:t>ϧⲉⲛ ⲡⲓⲇⲉⲥⲡⲟⲧⲏⲥ.</w:t>
            </w:r>
          </w:p>
        </w:tc>
      </w:tr>
      <w:tr w:rsidR="00934B8D" w14:paraId="6B4C5A5B" w14:textId="77777777" w:rsidTr="00235C40">
        <w:trPr>
          <w:cantSplit/>
          <w:jc w:val="center"/>
        </w:trPr>
        <w:tc>
          <w:tcPr>
            <w:tcW w:w="288" w:type="dxa"/>
          </w:tcPr>
          <w:p w14:paraId="71462C2E" w14:textId="77777777" w:rsidR="00934B8D" w:rsidRDefault="00934B8D" w:rsidP="00235C40">
            <w:pPr>
              <w:pStyle w:val="CopticCross"/>
            </w:pPr>
          </w:p>
        </w:tc>
        <w:tc>
          <w:tcPr>
            <w:tcW w:w="3960" w:type="dxa"/>
          </w:tcPr>
          <w:p w14:paraId="2C19DDD8" w14:textId="77777777" w:rsidR="00934B8D" w:rsidRDefault="00934B8D" w:rsidP="00934B8D">
            <w:pPr>
              <w:pStyle w:val="EngHang"/>
            </w:pPr>
            <w:r>
              <w:t>You are above all thought,</w:t>
            </w:r>
          </w:p>
          <w:p w14:paraId="77606821" w14:textId="77777777" w:rsidR="00934B8D" w:rsidRDefault="00934B8D" w:rsidP="00934B8D">
            <w:pPr>
              <w:pStyle w:val="EngHang"/>
            </w:pPr>
            <w:r>
              <w:t>O Voice which said,</w:t>
            </w:r>
          </w:p>
          <w:p w14:paraId="4887B0D3" w14:textId="77777777" w:rsidR="00934B8D" w:rsidRDefault="00934B8D" w:rsidP="00934B8D">
            <w:pPr>
              <w:pStyle w:val="EngHang"/>
            </w:pPr>
            <w:r>
              <w:t>“This is my Son,</w:t>
            </w:r>
          </w:p>
          <w:p w14:paraId="18976BCA" w14:textId="77777777" w:rsidR="00934B8D" w:rsidRDefault="00934B8D" w:rsidP="00934B8D">
            <w:pPr>
              <w:pStyle w:val="EngHangEnd"/>
            </w:pPr>
            <w:r>
              <w:t>Hear Him.”</w:t>
            </w:r>
          </w:p>
        </w:tc>
        <w:tc>
          <w:tcPr>
            <w:tcW w:w="288" w:type="dxa"/>
          </w:tcPr>
          <w:p w14:paraId="040EF5C2" w14:textId="77777777" w:rsidR="00934B8D" w:rsidRDefault="00934B8D" w:rsidP="00235C40"/>
        </w:tc>
        <w:tc>
          <w:tcPr>
            <w:tcW w:w="288" w:type="dxa"/>
          </w:tcPr>
          <w:p w14:paraId="4CF6D0FE" w14:textId="77777777" w:rsidR="00934B8D" w:rsidRDefault="00934B8D" w:rsidP="00235C40">
            <w:pPr>
              <w:pStyle w:val="CopticCross"/>
            </w:pPr>
          </w:p>
        </w:tc>
        <w:tc>
          <w:tcPr>
            <w:tcW w:w="3960" w:type="dxa"/>
          </w:tcPr>
          <w:p w14:paraId="33BC7EFC" w14:textId="77777777" w:rsidR="00934B8D" w:rsidRDefault="00934B8D" w:rsidP="00934B8D">
            <w:pPr>
              <w:pStyle w:val="CopticVersemulti-line"/>
            </w:pPr>
            <w:r>
              <w:t>Ⲝⲁⲡ̀ϣⲱⲓ ⲛ̀ⲛⲓⲙⲉⲩⲓ:</w:t>
            </w:r>
          </w:p>
          <w:p w14:paraId="616053CD" w14:textId="77777777" w:rsidR="00934B8D" w:rsidRDefault="00934B8D" w:rsidP="00934B8D">
            <w:pPr>
              <w:pStyle w:val="CopticVersemulti-line"/>
            </w:pPr>
            <w:r>
              <w:t>ⲱ̀ ⲡⲓϧ̀ⲣⲱⲟⲩ ⲉ̀ⲧⲁⲩϫⲟϥ:</w:t>
            </w:r>
          </w:p>
          <w:p w14:paraId="477BB989" w14:textId="77777777" w:rsidR="00934B8D" w:rsidRDefault="00934B8D" w:rsidP="00934B8D">
            <w:pPr>
              <w:pStyle w:val="CopticVersemulti-line"/>
            </w:pPr>
            <w:r>
              <w:t>ϫⲉ ⲫⲁⲓ ⲡⲉ ⲡⲁϣⲏⲣⲓ:</w:t>
            </w:r>
          </w:p>
          <w:p w14:paraId="7089A358" w14:textId="77777777" w:rsidR="00934B8D" w:rsidRPr="005130A7" w:rsidRDefault="00934B8D" w:rsidP="00934B8D">
            <w:pPr>
              <w:pStyle w:val="CopticHangingVerse"/>
            </w:pPr>
            <w:r>
              <w:t>ⲟⲩⲟϩ ⲥⲱⲧⲉⲙ ⲉ̀ⲣⲟϥ.</w:t>
            </w:r>
          </w:p>
        </w:tc>
      </w:tr>
      <w:tr w:rsidR="00934B8D" w14:paraId="145F9C1A" w14:textId="77777777" w:rsidTr="00235C40">
        <w:trPr>
          <w:cantSplit/>
          <w:jc w:val="center"/>
        </w:trPr>
        <w:tc>
          <w:tcPr>
            <w:tcW w:w="288" w:type="dxa"/>
          </w:tcPr>
          <w:p w14:paraId="6B334AC5" w14:textId="77777777" w:rsidR="00934B8D" w:rsidRDefault="00934B8D" w:rsidP="00235C40">
            <w:pPr>
              <w:pStyle w:val="CopticCross"/>
            </w:pPr>
            <w:r w:rsidRPr="00FB5ACB">
              <w:t>¿</w:t>
            </w:r>
          </w:p>
        </w:tc>
        <w:tc>
          <w:tcPr>
            <w:tcW w:w="3960" w:type="dxa"/>
          </w:tcPr>
          <w:p w14:paraId="29C84F32" w14:textId="77777777" w:rsidR="00934B8D" w:rsidRDefault="00934B8D" w:rsidP="00934B8D">
            <w:pPr>
              <w:pStyle w:val="EngHang"/>
            </w:pPr>
            <w:r>
              <w:t>A light has shone</w:t>
            </w:r>
          </w:p>
          <w:p w14:paraId="0492ECBC" w14:textId="77777777" w:rsidR="00934B8D" w:rsidRDefault="00934B8D" w:rsidP="00934B8D">
            <w:pPr>
              <w:pStyle w:val="EngHang"/>
            </w:pPr>
            <w:r>
              <w:t>Upon the mountaintops:</w:t>
            </w:r>
          </w:p>
          <w:p w14:paraId="1390AB49" w14:textId="77777777" w:rsidR="00934B8D" w:rsidRDefault="00934B8D" w:rsidP="00934B8D">
            <w:pPr>
              <w:pStyle w:val="EngHang"/>
            </w:pPr>
            <w:r>
              <w:t>Jesus the Merciful,</w:t>
            </w:r>
          </w:p>
          <w:p w14:paraId="3007D1D5" w14:textId="77777777" w:rsidR="00934B8D" w:rsidRDefault="00934B8D" w:rsidP="00934B8D">
            <w:pPr>
              <w:pStyle w:val="EngHangEnd"/>
            </w:pPr>
            <w:r>
              <w:t>The God of glory.</w:t>
            </w:r>
          </w:p>
        </w:tc>
        <w:tc>
          <w:tcPr>
            <w:tcW w:w="288" w:type="dxa"/>
          </w:tcPr>
          <w:p w14:paraId="3709A8B4" w14:textId="77777777" w:rsidR="00934B8D" w:rsidRDefault="00934B8D" w:rsidP="00235C40"/>
        </w:tc>
        <w:tc>
          <w:tcPr>
            <w:tcW w:w="288" w:type="dxa"/>
          </w:tcPr>
          <w:p w14:paraId="0899D072" w14:textId="77777777" w:rsidR="00934B8D" w:rsidRDefault="00934B8D" w:rsidP="00235C40">
            <w:pPr>
              <w:pStyle w:val="CopticCross"/>
            </w:pPr>
            <w:r w:rsidRPr="00FB5ACB">
              <w:t>¿</w:t>
            </w:r>
          </w:p>
        </w:tc>
        <w:tc>
          <w:tcPr>
            <w:tcW w:w="3960" w:type="dxa"/>
          </w:tcPr>
          <w:p w14:paraId="0FDE4ABB" w14:textId="77777777" w:rsidR="00934B8D" w:rsidRDefault="00934B8D" w:rsidP="00934B8D">
            <w:pPr>
              <w:pStyle w:val="CopticVersemulti-line"/>
            </w:pPr>
            <w:r>
              <w:t>Ⲟⲩⲟⲩⲱⲓⲛⲓ ⲁϥϣⲁⲓ:</w:t>
            </w:r>
          </w:p>
          <w:p w14:paraId="5DE5ACF1" w14:textId="77777777" w:rsidR="00934B8D" w:rsidRDefault="00934B8D" w:rsidP="00934B8D">
            <w:pPr>
              <w:pStyle w:val="CopticVersemulti-line"/>
            </w:pPr>
            <w:r>
              <w:t>ⲉ̀ϫⲉⲛ ϯⲁ̀ⲫⲉ ⲛ̀ⲛⲓⲧⲱⲟⲩ:</w:t>
            </w:r>
          </w:p>
          <w:p w14:paraId="4F287E8E" w14:textId="77777777" w:rsidR="00934B8D" w:rsidRDefault="00934B8D" w:rsidP="00934B8D">
            <w:pPr>
              <w:pStyle w:val="CopticVersemulti-line"/>
            </w:pPr>
            <w:r>
              <w:t>Ⲓⲏ̄ⲥ̄ ⲡⲓⲣⲉϥⲛⲁⲓ:</w:t>
            </w:r>
          </w:p>
          <w:p w14:paraId="5F8BE1BB" w14:textId="77777777" w:rsidR="00934B8D" w:rsidRPr="005130A7" w:rsidRDefault="00934B8D" w:rsidP="00934B8D">
            <w:pPr>
              <w:pStyle w:val="CopticHangingVerse"/>
            </w:pPr>
            <w:r>
              <w:t>Ⲫϯ ⲛ̀ⲧⲉ ⲡ̀ⲱⲟⲩ.</w:t>
            </w:r>
          </w:p>
        </w:tc>
      </w:tr>
      <w:tr w:rsidR="00934B8D" w14:paraId="7FCA749C" w14:textId="77777777" w:rsidTr="00235C40">
        <w:trPr>
          <w:cantSplit/>
          <w:jc w:val="center"/>
        </w:trPr>
        <w:tc>
          <w:tcPr>
            <w:tcW w:w="288" w:type="dxa"/>
          </w:tcPr>
          <w:p w14:paraId="32F44AC4" w14:textId="77777777" w:rsidR="00934B8D" w:rsidRDefault="00934B8D" w:rsidP="00235C40">
            <w:pPr>
              <w:pStyle w:val="CopticCross"/>
            </w:pPr>
            <w:r w:rsidRPr="00FB5ACB">
              <w:t>¿</w:t>
            </w:r>
          </w:p>
        </w:tc>
        <w:tc>
          <w:tcPr>
            <w:tcW w:w="3960" w:type="dxa"/>
          </w:tcPr>
          <w:p w14:paraId="60E51951" w14:textId="77777777" w:rsidR="00934B8D" w:rsidRDefault="00934B8D" w:rsidP="00934B8D">
            <w:pPr>
              <w:pStyle w:val="EngHang"/>
            </w:pPr>
            <w:r>
              <w:t>He was manifested</w:t>
            </w:r>
          </w:p>
          <w:p w14:paraId="500929A4" w14:textId="77777777" w:rsidR="00934B8D" w:rsidRDefault="00934B8D" w:rsidP="00934B8D">
            <w:pPr>
              <w:pStyle w:val="EngHang"/>
            </w:pPr>
            <w:r>
              <w:t>In humility,</w:t>
            </w:r>
          </w:p>
          <w:p w14:paraId="0A8F6407" w14:textId="77777777" w:rsidR="00934B8D" w:rsidRDefault="00934B8D" w:rsidP="00934B8D">
            <w:pPr>
              <w:pStyle w:val="EngHang"/>
            </w:pPr>
            <w:r>
              <w:t>And He has revealed</w:t>
            </w:r>
          </w:p>
          <w:p w14:paraId="39FD2627" w14:textId="77777777" w:rsidR="00934B8D" w:rsidRDefault="00934B8D" w:rsidP="00934B8D">
            <w:pPr>
              <w:pStyle w:val="EngHangEnd"/>
            </w:pPr>
            <w:r>
              <w:t>His Kingdom.</w:t>
            </w:r>
          </w:p>
        </w:tc>
        <w:tc>
          <w:tcPr>
            <w:tcW w:w="288" w:type="dxa"/>
          </w:tcPr>
          <w:p w14:paraId="3FAD7631" w14:textId="77777777" w:rsidR="00934B8D" w:rsidRDefault="00934B8D" w:rsidP="00235C40"/>
        </w:tc>
        <w:tc>
          <w:tcPr>
            <w:tcW w:w="288" w:type="dxa"/>
          </w:tcPr>
          <w:p w14:paraId="7C9C0F56" w14:textId="77777777" w:rsidR="00934B8D" w:rsidRDefault="00934B8D" w:rsidP="00235C40">
            <w:pPr>
              <w:pStyle w:val="CopticCross"/>
            </w:pPr>
            <w:r w:rsidRPr="00FB5ACB">
              <w:t>¿</w:t>
            </w:r>
          </w:p>
        </w:tc>
        <w:tc>
          <w:tcPr>
            <w:tcW w:w="3960" w:type="dxa"/>
          </w:tcPr>
          <w:p w14:paraId="0A0558C5" w14:textId="77777777" w:rsidR="00934B8D" w:rsidRDefault="00934B8D" w:rsidP="00934B8D">
            <w:pPr>
              <w:pStyle w:val="CopticVersemulti-line"/>
            </w:pPr>
            <w:r>
              <w:t>Ⲡⲉⲧⲁϥⲟⲩⲱⲛϩ ⲉ̀ⲃⲟⲗ:</w:t>
            </w:r>
          </w:p>
          <w:p w14:paraId="0A2B413B" w14:textId="77777777" w:rsidR="00934B8D" w:rsidRDefault="00934B8D" w:rsidP="00934B8D">
            <w:pPr>
              <w:pStyle w:val="CopticVersemulti-line"/>
            </w:pPr>
            <w:r>
              <w:t>ϧⲉⲛ ⲡⲓⲑⲉⲃⲓⲟ:</w:t>
            </w:r>
          </w:p>
          <w:p w14:paraId="387228BC" w14:textId="77777777" w:rsidR="00934B8D" w:rsidRDefault="00934B8D" w:rsidP="00934B8D">
            <w:pPr>
              <w:pStyle w:val="CopticVersemulti-line"/>
            </w:pPr>
            <w:r>
              <w:t>ⲁϥⲟⲩⲱⲛϩ ⲉ̀ⲃⲟⲗ:</w:t>
            </w:r>
          </w:p>
          <w:p w14:paraId="0E9185E6" w14:textId="77777777" w:rsidR="00934B8D" w:rsidRPr="005130A7" w:rsidRDefault="00934B8D" w:rsidP="00934B8D">
            <w:pPr>
              <w:pStyle w:val="CopticHangingVerse"/>
            </w:pPr>
            <w:r>
              <w:t>ⲛ̀ⲧⲉϥⲙⲉⲧⲟⲩⲣⲟ.</w:t>
            </w:r>
          </w:p>
        </w:tc>
      </w:tr>
      <w:tr w:rsidR="00934B8D" w14:paraId="430B3D01" w14:textId="77777777" w:rsidTr="00235C40">
        <w:trPr>
          <w:cantSplit/>
          <w:jc w:val="center"/>
        </w:trPr>
        <w:tc>
          <w:tcPr>
            <w:tcW w:w="288" w:type="dxa"/>
          </w:tcPr>
          <w:p w14:paraId="14E87D62" w14:textId="77777777" w:rsidR="00934B8D" w:rsidRDefault="00934B8D" w:rsidP="00235C40">
            <w:pPr>
              <w:pStyle w:val="CopticCross"/>
            </w:pPr>
          </w:p>
        </w:tc>
        <w:tc>
          <w:tcPr>
            <w:tcW w:w="3960" w:type="dxa"/>
          </w:tcPr>
          <w:p w14:paraId="361EE40E" w14:textId="77777777" w:rsidR="00934B8D" w:rsidRDefault="00934B8D" w:rsidP="00934B8D">
            <w:pPr>
              <w:pStyle w:val="EngHang"/>
            </w:pPr>
            <w:r>
              <w:t>All the high names</w:t>
            </w:r>
          </w:p>
          <w:p w14:paraId="5A1FC38D" w14:textId="77777777" w:rsidR="00934B8D" w:rsidRDefault="00934B8D" w:rsidP="00934B8D">
            <w:pPr>
              <w:pStyle w:val="EngHang"/>
            </w:pPr>
            <w:r>
              <w:t>Of the incorporeal, said,</w:t>
            </w:r>
          </w:p>
          <w:p w14:paraId="0F9DE998" w14:textId="77777777" w:rsidR="00934B8D" w:rsidRDefault="00934B8D" w:rsidP="00934B8D">
            <w:pPr>
              <w:pStyle w:val="EngHang"/>
            </w:pPr>
            <w:r>
              <w:t>“Glory be to You,</w:t>
            </w:r>
          </w:p>
          <w:p w14:paraId="381718E0" w14:textId="77777777" w:rsidR="00934B8D" w:rsidRDefault="00934B8D" w:rsidP="00934B8D">
            <w:pPr>
              <w:pStyle w:val="EngHangEnd"/>
            </w:pPr>
            <w:r>
              <w:t>O Holy God.”</w:t>
            </w:r>
          </w:p>
        </w:tc>
        <w:tc>
          <w:tcPr>
            <w:tcW w:w="288" w:type="dxa"/>
          </w:tcPr>
          <w:p w14:paraId="69222D1A" w14:textId="77777777" w:rsidR="00934B8D" w:rsidRDefault="00934B8D" w:rsidP="00235C40"/>
        </w:tc>
        <w:tc>
          <w:tcPr>
            <w:tcW w:w="288" w:type="dxa"/>
          </w:tcPr>
          <w:p w14:paraId="5F293594" w14:textId="77777777" w:rsidR="00934B8D" w:rsidRDefault="00934B8D" w:rsidP="00235C40">
            <w:pPr>
              <w:pStyle w:val="CopticCross"/>
            </w:pPr>
          </w:p>
        </w:tc>
        <w:tc>
          <w:tcPr>
            <w:tcW w:w="3960" w:type="dxa"/>
          </w:tcPr>
          <w:p w14:paraId="4AF967A0" w14:textId="77777777" w:rsidR="00934B8D" w:rsidRDefault="00934B8D" w:rsidP="00934B8D">
            <w:pPr>
              <w:pStyle w:val="CopticVersemulti-line"/>
            </w:pPr>
            <w:r>
              <w:t>Ⲣⲁⲛ ⲛⲓⲃⲉⲛ ⲉⲧϭⲟⲥⲓ:</w:t>
            </w:r>
          </w:p>
          <w:p w14:paraId="5D093E70" w14:textId="77777777" w:rsidR="00934B8D" w:rsidRDefault="00934B8D" w:rsidP="00934B8D">
            <w:pPr>
              <w:pStyle w:val="CopticVersemulti-line"/>
            </w:pPr>
            <w:r>
              <w:t>ⲛ̀ⲧⲉ ⲛⲓⲁ̀ⲥⲱⲙⲁⲧⲟⲥ:</w:t>
            </w:r>
          </w:p>
          <w:p w14:paraId="46AD3C4F" w14:textId="77777777" w:rsidR="00934B8D" w:rsidRDefault="00934B8D" w:rsidP="00934B8D">
            <w:pPr>
              <w:pStyle w:val="CopticVersemulti-line"/>
            </w:pPr>
            <w:r>
              <w:t>ⲁⲩϫⲟⲥ ϫⲉ ⲇⲟⲝⲁⲥⲓ:</w:t>
            </w:r>
          </w:p>
          <w:p w14:paraId="7EEF7292" w14:textId="77777777" w:rsidR="00934B8D" w:rsidRPr="005130A7" w:rsidRDefault="00934B8D" w:rsidP="00934B8D">
            <w:pPr>
              <w:pStyle w:val="CopticHangingVerse"/>
            </w:pPr>
            <w:r>
              <w:t>ⲁ̀ⲅⲓⲟⲥ ⲟ̀ Ⲑⲉⲟⲥ.</w:t>
            </w:r>
          </w:p>
        </w:tc>
      </w:tr>
      <w:tr w:rsidR="00934B8D" w14:paraId="3F222E24" w14:textId="77777777" w:rsidTr="00235C40">
        <w:trPr>
          <w:cantSplit/>
          <w:jc w:val="center"/>
        </w:trPr>
        <w:tc>
          <w:tcPr>
            <w:tcW w:w="288" w:type="dxa"/>
          </w:tcPr>
          <w:p w14:paraId="213033D8" w14:textId="77777777" w:rsidR="00934B8D" w:rsidRDefault="00934B8D" w:rsidP="00235C40">
            <w:pPr>
              <w:pStyle w:val="CopticCross"/>
            </w:pPr>
          </w:p>
        </w:tc>
        <w:tc>
          <w:tcPr>
            <w:tcW w:w="3960" w:type="dxa"/>
          </w:tcPr>
          <w:p w14:paraId="5141AF33" w14:textId="77777777" w:rsidR="00934B8D" w:rsidRDefault="00934B8D" w:rsidP="00934B8D">
            <w:pPr>
              <w:pStyle w:val="EngHang"/>
            </w:pPr>
            <w:r>
              <w:t>Adorn us,</w:t>
            </w:r>
          </w:p>
          <w:p w14:paraId="5FEB072D" w14:textId="77777777" w:rsidR="00934B8D" w:rsidRDefault="00934B8D" w:rsidP="00934B8D">
            <w:pPr>
              <w:pStyle w:val="EngHang"/>
            </w:pPr>
            <w:r>
              <w:t>O Nathan by your words,</w:t>
            </w:r>
          </w:p>
          <w:p w14:paraId="567F2668" w14:textId="77777777" w:rsidR="00934B8D" w:rsidRDefault="00934B8D" w:rsidP="00934B8D">
            <w:pPr>
              <w:pStyle w:val="EngHang"/>
            </w:pPr>
            <w:r>
              <w:t>For Tabor and Hermon,</w:t>
            </w:r>
          </w:p>
          <w:p w14:paraId="66F1548C" w14:textId="77777777" w:rsidR="00934B8D" w:rsidRDefault="00934B8D" w:rsidP="00934B8D">
            <w:pPr>
              <w:pStyle w:val="EngHangEnd"/>
            </w:pPr>
            <w:r>
              <w:t>Rejoice in you.</w:t>
            </w:r>
          </w:p>
        </w:tc>
        <w:tc>
          <w:tcPr>
            <w:tcW w:w="288" w:type="dxa"/>
          </w:tcPr>
          <w:p w14:paraId="534566DC" w14:textId="77777777" w:rsidR="00934B8D" w:rsidRDefault="00934B8D" w:rsidP="00235C40"/>
        </w:tc>
        <w:tc>
          <w:tcPr>
            <w:tcW w:w="288" w:type="dxa"/>
          </w:tcPr>
          <w:p w14:paraId="2887E442" w14:textId="77777777" w:rsidR="00934B8D" w:rsidRDefault="00934B8D" w:rsidP="00235C40">
            <w:pPr>
              <w:pStyle w:val="CopticCross"/>
            </w:pPr>
          </w:p>
        </w:tc>
        <w:tc>
          <w:tcPr>
            <w:tcW w:w="3960" w:type="dxa"/>
          </w:tcPr>
          <w:p w14:paraId="004C85C2" w14:textId="77777777" w:rsidR="00934B8D" w:rsidRDefault="00934B8D" w:rsidP="00934B8D">
            <w:pPr>
              <w:pStyle w:val="CopticVersemulti-line"/>
            </w:pPr>
            <w:r>
              <w:t>Ⲥⲟⲗⲥⲉⲗ ⲙ̀ⲙⲟⲛ ⲁⲛⲟⲛ:</w:t>
            </w:r>
          </w:p>
          <w:p w14:paraId="12B4056C" w14:textId="77777777" w:rsidR="00934B8D" w:rsidRDefault="00934B8D" w:rsidP="00934B8D">
            <w:pPr>
              <w:pStyle w:val="CopticVersemulti-line"/>
            </w:pPr>
            <w:r>
              <w:t>Ⲛⲁⲑⲁⲛ ⲉ̀ⲃⲟⲗϧⲉⲛ ⲣⲱⲕ:</w:t>
            </w:r>
          </w:p>
          <w:p w14:paraId="1F40BE94" w14:textId="77777777" w:rsidR="00934B8D" w:rsidRDefault="00934B8D" w:rsidP="00934B8D">
            <w:pPr>
              <w:pStyle w:val="CopticVersemulti-line"/>
            </w:pPr>
            <w:r>
              <w:t>ϫⲉ Ⲑⲁⲃⲱⲣ ⲛⲉⲙ Ⲁⲣⲙⲟⲩⲛ:</w:t>
            </w:r>
          </w:p>
          <w:p w14:paraId="11DBFA68" w14:textId="77777777" w:rsidR="00934B8D" w:rsidRPr="005130A7" w:rsidRDefault="00934B8D" w:rsidP="00934B8D">
            <w:pPr>
              <w:pStyle w:val="CopticHangingVerse"/>
            </w:pPr>
            <w:r>
              <w:t>ⲉⲩⲉ̀ⲑⲉⲗⲏⲗ ⲙ̀ⲙⲟⲕ.</w:t>
            </w:r>
          </w:p>
        </w:tc>
      </w:tr>
      <w:tr w:rsidR="00934B8D" w14:paraId="7DB641ED" w14:textId="77777777" w:rsidTr="00235C40">
        <w:trPr>
          <w:cantSplit/>
          <w:jc w:val="center"/>
        </w:trPr>
        <w:tc>
          <w:tcPr>
            <w:tcW w:w="288" w:type="dxa"/>
          </w:tcPr>
          <w:p w14:paraId="1D50E410" w14:textId="77777777" w:rsidR="00934B8D" w:rsidRDefault="00934B8D" w:rsidP="00235C40">
            <w:pPr>
              <w:pStyle w:val="CopticCross"/>
            </w:pPr>
            <w:r w:rsidRPr="00FB5ACB">
              <w:t>¿</w:t>
            </w:r>
          </w:p>
        </w:tc>
        <w:tc>
          <w:tcPr>
            <w:tcW w:w="3960" w:type="dxa"/>
          </w:tcPr>
          <w:p w14:paraId="4349EA24" w14:textId="77777777" w:rsidR="00934B8D" w:rsidRDefault="00934B8D" w:rsidP="00934B8D">
            <w:pPr>
              <w:pStyle w:val="EngHang"/>
            </w:pPr>
            <w:r>
              <w:t>Your right hand is glorious.</w:t>
            </w:r>
          </w:p>
          <w:p w14:paraId="05A846FD" w14:textId="77777777" w:rsidR="00934B8D" w:rsidRDefault="00934B8D" w:rsidP="00934B8D">
            <w:pPr>
              <w:pStyle w:val="EngHang"/>
            </w:pPr>
            <w:r>
              <w:t>Let Your hand be raised</w:t>
            </w:r>
          </w:p>
          <w:p w14:paraId="23B81E92" w14:textId="77777777" w:rsidR="00934B8D" w:rsidRDefault="00934B8D" w:rsidP="00934B8D">
            <w:pPr>
              <w:pStyle w:val="EngHang"/>
            </w:pPr>
            <w:r>
              <w:t>In justice and glory,</w:t>
            </w:r>
          </w:p>
          <w:p w14:paraId="69798587" w14:textId="77777777" w:rsidR="00934B8D" w:rsidRPr="0078672A" w:rsidRDefault="00934B8D" w:rsidP="00934B8D">
            <w:pPr>
              <w:pStyle w:val="EngHangEnd"/>
            </w:pPr>
            <w:r>
              <w:t>And Your throne be magnified.</w:t>
            </w:r>
          </w:p>
        </w:tc>
        <w:tc>
          <w:tcPr>
            <w:tcW w:w="288" w:type="dxa"/>
          </w:tcPr>
          <w:p w14:paraId="7604789C" w14:textId="77777777" w:rsidR="00934B8D" w:rsidRDefault="00934B8D" w:rsidP="00235C40"/>
        </w:tc>
        <w:tc>
          <w:tcPr>
            <w:tcW w:w="288" w:type="dxa"/>
          </w:tcPr>
          <w:p w14:paraId="24940072" w14:textId="77777777" w:rsidR="00934B8D" w:rsidRDefault="00934B8D" w:rsidP="00235C40">
            <w:pPr>
              <w:pStyle w:val="CopticCross"/>
            </w:pPr>
            <w:r w:rsidRPr="00FB5ACB">
              <w:t>¿</w:t>
            </w:r>
          </w:p>
        </w:tc>
        <w:tc>
          <w:tcPr>
            <w:tcW w:w="3960" w:type="dxa"/>
          </w:tcPr>
          <w:p w14:paraId="5CE1CDFC" w14:textId="77777777" w:rsidR="00934B8D" w:rsidRDefault="00934B8D" w:rsidP="00934B8D">
            <w:pPr>
              <w:pStyle w:val="CopticVersemulti-line"/>
            </w:pPr>
            <w:r>
              <w:t>Ⲧⲉⲕⲟⲩⲓ̀ⲛⲁⲙ ⲁⲥϭⲓⲱ̀ⲟⲩ:</w:t>
            </w:r>
          </w:p>
          <w:p w14:paraId="5DA81BB4" w14:textId="77777777" w:rsidR="00934B8D" w:rsidRDefault="00934B8D" w:rsidP="00934B8D">
            <w:pPr>
              <w:pStyle w:val="CopticVersemulti-line"/>
            </w:pPr>
            <w:r>
              <w:t>ⲧⲉⲕϫⲓϫ ⲙⲁⲣⲉϭⲓⲥⲓ:</w:t>
            </w:r>
          </w:p>
          <w:p w14:paraId="153BBC75" w14:textId="77777777" w:rsidR="00934B8D" w:rsidRDefault="00934B8D" w:rsidP="00934B8D">
            <w:pPr>
              <w:pStyle w:val="CopticVersemulti-line"/>
            </w:pPr>
            <w:r>
              <w:t>ϧⲉⲛ ⲟⲩϩⲁⲡ ⲛⲉⲙ ⲟⲩⲱ̀ⲟⲩ:</w:t>
            </w:r>
          </w:p>
          <w:p w14:paraId="2FB995D8" w14:textId="77777777" w:rsidR="00934B8D" w:rsidRPr="005130A7" w:rsidRDefault="00934B8D" w:rsidP="00934B8D">
            <w:pPr>
              <w:pStyle w:val="CopticHangingVerse"/>
            </w:pPr>
            <w:r>
              <w:t>ⲡⲉⲕⲑ̀ⲣⲟⲛⲟⲥ ⲁϥϭⲓⲥⲓ.</w:t>
            </w:r>
          </w:p>
        </w:tc>
      </w:tr>
      <w:tr w:rsidR="00934B8D" w14:paraId="055A85CF" w14:textId="77777777" w:rsidTr="00235C40">
        <w:trPr>
          <w:cantSplit/>
          <w:jc w:val="center"/>
        </w:trPr>
        <w:tc>
          <w:tcPr>
            <w:tcW w:w="288" w:type="dxa"/>
          </w:tcPr>
          <w:p w14:paraId="540C25B8" w14:textId="77777777" w:rsidR="00934B8D" w:rsidRDefault="00934B8D" w:rsidP="00235C40">
            <w:pPr>
              <w:pStyle w:val="CopticCross"/>
            </w:pPr>
            <w:r w:rsidRPr="00FB5ACB">
              <w:lastRenderedPageBreak/>
              <w:t>¿</w:t>
            </w:r>
          </w:p>
        </w:tc>
        <w:tc>
          <w:tcPr>
            <w:tcW w:w="3960" w:type="dxa"/>
          </w:tcPr>
          <w:p w14:paraId="710FF129" w14:textId="77777777" w:rsidR="00934B8D" w:rsidRDefault="00934B8D" w:rsidP="00934B8D">
            <w:pPr>
              <w:pStyle w:val="EngHang"/>
            </w:pPr>
            <w:r>
              <w:t>All the blessings,</w:t>
            </w:r>
          </w:p>
          <w:p w14:paraId="0BA3B2A0" w14:textId="77777777" w:rsidR="00934B8D" w:rsidRDefault="00934B8D" w:rsidP="00934B8D">
            <w:pPr>
              <w:pStyle w:val="EngHang"/>
            </w:pPr>
            <w:r>
              <w:t>And praise befit You,</w:t>
            </w:r>
          </w:p>
          <w:p w14:paraId="22085A00" w14:textId="77777777" w:rsidR="00934B8D" w:rsidRDefault="00934B8D" w:rsidP="00934B8D">
            <w:pPr>
              <w:pStyle w:val="EngHang"/>
            </w:pPr>
            <w:r>
              <w:t>Now and always,</w:t>
            </w:r>
          </w:p>
          <w:p w14:paraId="35717C7B" w14:textId="77777777" w:rsidR="00934B8D" w:rsidRDefault="00934B8D" w:rsidP="00934B8D">
            <w:pPr>
              <w:pStyle w:val="EngHangEnd"/>
            </w:pPr>
            <w:r>
              <w:t>Until the end of the ages.</w:t>
            </w:r>
          </w:p>
        </w:tc>
        <w:tc>
          <w:tcPr>
            <w:tcW w:w="288" w:type="dxa"/>
          </w:tcPr>
          <w:p w14:paraId="5DC1434A" w14:textId="77777777" w:rsidR="00934B8D" w:rsidRDefault="00934B8D" w:rsidP="00235C40"/>
        </w:tc>
        <w:tc>
          <w:tcPr>
            <w:tcW w:w="288" w:type="dxa"/>
          </w:tcPr>
          <w:p w14:paraId="5A3F4818" w14:textId="77777777" w:rsidR="00934B8D" w:rsidRDefault="00934B8D" w:rsidP="00235C40">
            <w:pPr>
              <w:pStyle w:val="CopticCross"/>
            </w:pPr>
            <w:r w:rsidRPr="00FB5ACB">
              <w:t>¿</w:t>
            </w:r>
          </w:p>
        </w:tc>
        <w:tc>
          <w:tcPr>
            <w:tcW w:w="3960" w:type="dxa"/>
          </w:tcPr>
          <w:p w14:paraId="48BDB53B" w14:textId="77777777" w:rsidR="00934B8D" w:rsidRDefault="00934B8D" w:rsidP="00934B8D">
            <w:pPr>
              <w:pStyle w:val="CopticVersemulti-line"/>
            </w:pPr>
            <w:r>
              <w:t>Ⲩⲙⲉⲛⲟⲗⲟⲅⲓⲁ ⲛⲓⲃⲉⲛ:</w:t>
            </w:r>
          </w:p>
          <w:p w14:paraId="30DE8395" w14:textId="77777777" w:rsidR="00934B8D" w:rsidRDefault="00934B8D" w:rsidP="00934B8D">
            <w:pPr>
              <w:pStyle w:val="CopticVersemulti-line"/>
            </w:pPr>
            <w:r>
              <w:t>ⲉⲩⲉⲣϣⲁⲩ ⲛⲁⲕ ⲛⲉⲙ ⲡⲓϩⲱⲥ:</w:t>
            </w:r>
          </w:p>
          <w:p w14:paraId="636ABB3A" w14:textId="77777777" w:rsidR="00934B8D" w:rsidRDefault="00934B8D" w:rsidP="00934B8D">
            <w:pPr>
              <w:pStyle w:val="CopticVersemulti-line"/>
            </w:pPr>
            <w:r>
              <w:t>ϯⲛⲟⲩ ⲛⲉⲙ ⲛ̀ⲥⲏⲟⲩ ⲛⲓⲃⲉⲛ:</w:t>
            </w:r>
          </w:p>
          <w:p w14:paraId="109D8095" w14:textId="77777777" w:rsidR="00934B8D" w:rsidRPr="005130A7" w:rsidRDefault="00934B8D" w:rsidP="00934B8D">
            <w:pPr>
              <w:pStyle w:val="CopticHangingVerse"/>
            </w:pPr>
            <w:r>
              <w:t>ϣⲁ ⲡ̀ϫⲱⲕ ⲛ̀ⲛⲓⲭ̀ⲣⲟⲛⲟⲥ.</w:t>
            </w:r>
          </w:p>
        </w:tc>
      </w:tr>
      <w:tr w:rsidR="00934B8D" w14:paraId="3B92E333" w14:textId="77777777" w:rsidTr="00235C40">
        <w:trPr>
          <w:cantSplit/>
          <w:jc w:val="center"/>
        </w:trPr>
        <w:tc>
          <w:tcPr>
            <w:tcW w:w="288" w:type="dxa"/>
          </w:tcPr>
          <w:p w14:paraId="7CCC1A15" w14:textId="77777777" w:rsidR="00934B8D" w:rsidRDefault="00934B8D" w:rsidP="00235C40">
            <w:pPr>
              <w:pStyle w:val="CopticCross"/>
            </w:pPr>
          </w:p>
        </w:tc>
        <w:tc>
          <w:tcPr>
            <w:tcW w:w="3960" w:type="dxa"/>
          </w:tcPr>
          <w:p w14:paraId="3D118733" w14:textId="77777777" w:rsidR="00934B8D" w:rsidRDefault="00934B8D" w:rsidP="00934B8D">
            <w:pPr>
              <w:pStyle w:val="EngHang"/>
            </w:pPr>
            <w:r>
              <w:t>He who was and who is,</w:t>
            </w:r>
          </w:p>
          <w:p w14:paraId="647C74D6" w14:textId="77777777" w:rsidR="00934B8D" w:rsidRDefault="00934B8D" w:rsidP="00934B8D">
            <w:pPr>
              <w:pStyle w:val="EngHang"/>
            </w:pPr>
            <w:r>
              <w:t>Who came to us,</w:t>
            </w:r>
          </w:p>
          <w:p w14:paraId="159B1042" w14:textId="77777777" w:rsidR="00934B8D" w:rsidRDefault="00934B8D" w:rsidP="00934B8D">
            <w:pPr>
              <w:pStyle w:val="EngHang"/>
            </w:pPr>
            <w:r>
              <w:t>Who shall come again,</w:t>
            </w:r>
          </w:p>
          <w:p w14:paraId="78CB77A2" w14:textId="77777777" w:rsidR="00934B8D" w:rsidRDefault="00934B8D" w:rsidP="00934B8D">
            <w:pPr>
              <w:pStyle w:val="EngHangEnd"/>
            </w:pPr>
            <w:r>
              <w:t>To judge us.</w:t>
            </w:r>
          </w:p>
        </w:tc>
        <w:tc>
          <w:tcPr>
            <w:tcW w:w="288" w:type="dxa"/>
          </w:tcPr>
          <w:p w14:paraId="30B982E1" w14:textId="77777777" w:rsidR="00934B8D" w:rsidRDefault="00934B8D" w:rsidP="00235C40"/>
        </w:tc>
        <w:tc>
          <w:tcPr>
            <w:tcW w:w="288" w:type="dxa"/>
          </w:tcPr>
          <w:p w14:paraId="57DEC37C" w14:textId="77777777" w:rsidR="00934B8D" w:rsidRDefault="00934B8D" w:rsidP="00235C40">
            <w:pPr>
              <w:pStyle w:val="CopticCross"/>
            </w:pPr>
          </w:p>
        </w:tc>
        <w:tc>
          <w:tcPr>
            <w:tcW w:w="3960" w:type="dxa"/>
          </w:tcPr>
          <w:p w14:paraId="17FE4C68" w14:textId="77777777" w:rsidR="00934B8D" w:rsidRDefault="00934B8D" w:rsidP="00934B8D">
            <w:pPr>
              <w:pStyle w:val="CopticVersemulti-line"/>
            </w:pPr>
            <w:r>
              <w:t>Ⲫⲏⲉⲧϣⲟⲡ ⲫⲏⲉⲛⲁϥϣⲟⲡ:</w:t>
            </w:r>
          </w:p>
          <w:p w14:paraId="11C5FBE3" w14:textId="77777777" w:rsidR="00934B8D" w:rsidRDefault="00934B8D" w:rsidP="00934B8D">
            <w:pPr>
              <w:pStyle w:val="CopticVersemulti-line"/>
            </w:pPr>
            <w:r>
              <w:t>ⲫⲏⲉ̀ⲧⲁϥⲓ̀ ϣⲁⲣⲟⲛ:</w:t>
            </w:r>
          </w:p>
          <w:p w14:paraId="735CFF97" w14:textId="77777777" w:rsidR="00934B8D" w:rsidRDefault="00934B8D" w:rsidP="00934B8D">
            <w:pPr>
              <w:pStyle w:val="CopticVersemulti-line"/>
            </w:pPr>
            <w:r>
              <w:t>ⲡⲁⲗⲓⲛ ⲟⲛ ⲫ̀ⲛⲏⲟⲩ ⲛ̀ⲕⲉⲥⲟⲡ:</w:t>
            </w:r>
          </w:p>
          <w:p w14:paraId="51C632AC" w14:textId="77777777" w:rsidR="00934B8D" w:rsidRPr="005130A7" w:rsidRDefault="00934B8D" w:rsidP="00934B8D">
            <w:pPr>
              <w:pStyle w:val="CopticHangingVerse"/>
            </w:pPr>
            <w:r>
              <w:t>ⲉϯϩⲁⲡ ⲉ̀ⲣⲟⲛ.</w:t>
            </w:r>
          </w:p>
        </w:tc>
      </w:tr>
      <w:tr w:rsidR="00934B8D" w14:paraId="6A7211D9" w14:textId="77777777" w:rsidTr="00235C40">
        <w:trPr>
          <w:cantSplit/>
          <w:jc w:val="center"/>
        </w:trPr>
        <w:tc>
          <w:tcPr>
            <w:tcW w:w="288" w:type="dxa"/>
          </w:tcPr>
          <w:p w14:paraId="0D22F8E4" w14:textId="77777777" w:rsidR="00934B8D" w:rsidRDefault="00934B8D" w:rsidP="00235C40">
            <w:pPr>
              <w:pStyle w:val="CopticCross"/>
            </w:pPr>
          </w:p>
        </w:tc>
        <w:tc>
          <w:tcPr>
            <w:tcW w:w="3960" w:type="dxa"/>
          </w:tcPr>
          <w:p w14:paraId="11B302BF" w14:textId="77777777" w:rsidR="00934B8D" w:rsidRDefault="00934B8D" w:rsidP="00934B8D">
            <w:pPr>
              <w:pStyle w:val="EngHang"/>
            </w:pPr>
            <w:r>
              <w:t>Moses and Elijah,</w:t>
            </w:r>
          </w:p>
          <w:p w14:paraId="1B7D0A8B" w14:textId="77777777" w:rsidR="00934B8D" w:rsidRDefault="00934B8D" w:rsidP="00934B8D">
            <w:pPr>
              <w:pStyle w:val="EngHang"/>
            </w:pPr>
            <w:r>
              <w:t>The saints proclaim:</w:t>
            </w:r>
          </w:p>
          <w:p w14:paraId="270A2FF8" w14:textId="77777777" w:rsidR="00934B8D" w:rsidRDefault="00934B8D" w:rsidP="00934B8D">
            <w:pPr>
              <w:pStyle w:val="EngHang"/>
            </w:pPr>
            <w:r>
              <w:t>“Holy, Holy,</w:t>
            </w:r>
          </w:p>
          <w:p w14:paraId="4CDEFCC8" w14:textId="77777777" w:rsidR="00934B8D" w:rsidRDefault="00934B8D" w:rsidP="00934B8D">
            <w:pPr>
              <w:pStyle w:val="EngHangEnd"/>
            </w:pPr>
            <w:r>
              <w:t>Holy is the Messiah.”</w:t>
            </w:r>
          </w:p>
        </w:tc>
        <w:tc>
          <w:tcPr>
            <w:tcW w:w="288" w:type="dxa"/>
          </w:tcPr>
          <w:p w14:paraId="21946DA2" w14:textId="77777777" w:rsidR="00934B8D" w:rsidRDefault="00934B8D" w:rsidP="00235C40"/>
        </w:tc>
        <w:tc>
          <w:tcPr>
            <w:tcW w:w="288" w:type="dxa"/>
          </w:tcPr>
          <w:p w14:paraId="563EA5AF" w14:textId="77777777" w:rsidR="00934B8D" w:rsidRDefault="00934B8D" w:rsidP="00235C40">
            <w:pPr>
              <w:pStyle w:val="CopticCross"/>
            </w:pPr>
          </w:p>
        </w:tc>
        <w:tc>
          <w:tcPr>
            <w:tcW w:w="3960" w:type="dxa"/>
          </w:tcPr>
          <w:p w14:paraId="3C670F81" w14:textId="77777777" w:rsidR="00934B8D" w:rsidRDefault="00934B8D" w:rsidP="00934B8D">
            <w:pPr>
              <w:pStyle w:val="CopticVersemulti-line"/>
            </w:pPr>
            <w:r>
              <w:t>Ⲭⲟⲩⲁⲃ ⲟⲩⲟϩ ⲭ̀ⲟⲩⲁⲃ:</w:t>
            </w:r>
          </w:p>
          <w:p w14:paraId="58CA950A" w14:textId="77777777" w:rsidR="00934B8D" w:rsidRDefault="00934B8D" w:rsidP="00934B8D">
            <w:pPr>
              <w:pStyle w:val="CopticVersemulti-line"/>
            </w:pPr>
            <w:r>
              <w:t>ⲭ̀ⲟⲩⲁⲃ Ⲙⲁⲥⲓⲁⲥ:</w:t>
            </w:r>
          </w:p>
          <w:p w14:paraId="6EC47DEA" w14:textId="77777777" w:rsidR="00934B8D" w:rsidRDefault="00934B8D" w:rsidP="00934B8D">
            <w:pPr>
              <w:pStyle w:val="CopticVersemulti-line"/>
            </w:pPr>
            <w:r>
              <w:t>ϧⲉⲛ ⲣⲱⲟⲩ ⲛ̀ⲛⲏⲉ̄ⲑ̄ⲩ̄:</w:t>
            </w:r>
          </w:p>
          <w:p w14:paraId="031F7FAF" w14:textId="77777777" w:rsidR="00934B8D" w:rsidRPr="005130A7" w:rsidRDefault="00934B8D" w:rsidP="00934B8D">
            <w:pPr>
              <w:pStyle w:val="CopticHangingVerse"/>
            </w:pPr>
            <w:r>
              <w:t>Ⲙⲱⲩⲥⲏⲥ ⲛⲉⲙ Ⲏⲗⲓⲁⲥ.</w:t>
            </w:r>
          </w:p>
        </w:tc>
      </w:tr>
      <w:tr w:rsidR="00934B8D" w14:paraId="7BF72E42" w14:textId="77777777" w:rsidTr="00235C40">
        <w:trPr>
          <w:cantSplit/>
          <w:jc w:val="center"/>
        </w:trPr>
        <w:tc>
          <w:tcPr>
            <w:tcW w:w="288" w:type="dxa"/>
          </w:tcPr>
          <w:p w14:paraId="3523914B" w14:textId="77777777" w:rsidR="00934B8D" w:rsidRPr="003209AF" w:rsidRDefault="00934B8D" w:rsidP="00235C40">
            <w:pPr>
              <w:pStyle w:val="CopticCross"/>
              <w:rPr>
                <w:b/>
              </w:rPr>
            </w:pPr>
            <w:r w:rsidRPr="00FB5ACB">
              <w:t>¿</w:t>
            </w:r>
          </w:p>
        </w:tc>
        <w:tc>
          <w:tcPr>
            <w:tcW w:w="3960" w:type="dxa"/>
          </w:tcPr>
          <w:p w14:paraId="3089C476" w14:textId="77777777" w:rsidR="00934B8D" w:rsidRDefault="00934B8D" w:rsidP="00934B8D">
            <w:pPr>
              <w:pStyle w:val="EngHang"/>
            </w:pPr>
            <w:r>
              <w:t>Completed the rest</w:t>
            </w:r>
          </w:p>
          <w:p w14:paraId="3042B105" w14:textId="77777777" w:rsidR="00934B8D" w:rsidRDefault="00934B8D" w:rsidP="00934B8D">
            <w:pPr>
              <w:pStyle w:val="EngHang"/>
            </w:pPr>
            <w:r>
              <w:t>Of our days in peace,</w:t>
            </w:r>
          </w:p>
          <w:p w14:paraId="098DD19B" w14:textId="77777777" w:rsidR="00934B8D" w:rsidRDefault="00934B8D" w:rsidP="00934B8D">
            <w:pPr>
              <w:pStyle w:val="EngHang"/>
            </w:pPr>
            <w:r>
              <w:t>O God of glory,</w:t>
            </w:r>
          </w:p>
          <w:p w14:paraId="20AED10C" w14:textId="77777777" w:rsidR="00934B8D" w:rsidRDefault="00934B8D" w:rsidP="00934B8D">
            <w:pPr>
              <w:pStyle w:val="EngHangEnd"/>
            </w:pPr>
            <w:r>
              <w:t>And King of peace.</w:t>
            </w:r>
          </w:p>
        </w:tc>
        <w:tc>
          <w:tcPr>
            <w:tcW w:w="288" w:type="dxa"/>
          </w:tcPr>
          <w:p w14:paraId="6D967380" w14:textId="77777777" w:rsidR="00934B8D" w:rsidRDefault="00934B8D" w:rsidP="00235C40"/>
        </w:tc>
        <w:tc>
          <w:tcPr>
            <w:tcW w:w="288" w:type="dxa"/>
          </w:tcPr>
          <w:p w14:paraId="3FD9F3E8" w14:textId="77777777" w:rsidR="00934B8D" w:rsidRDefault="00934B8D" w:rsidP="00235C40">
            <w:pPr>
              <w:pStyle w:val="CopticCross"/>
            </w:pPr>
            <w:r w:rsidRPr="00FB5ACB">
              <w:t>¿</w:t>
            </w:r>
          </w:p>
        </w:tc>
        <w:tc>
          <w:tcPr>
            <w:tcW w:w="3960" w:type="dxa"/>
          </w:tcPr>
          <w:p w14:paraId="276ECF3E" w14:textId="77777777" w:rsidR="00934B8D" w:rsidRDefault="00934B8D" w:rsidP="00934B8D">
            <w:pPr>
              <w:pStyle w:val="CopticVersemulti-line"/>
            </w:pPr>
            <w:r>
              <w:t>Ⲯⲉⲡⲓ ⲛ̀ⲧⲉ ⲛⲉⲛⲉ̀ϩⲟⲟⲩ:</w:t>
            </w:r>
          </w:p>
          <w:p w14:paraId="61114DB2" w14:textId="77777777" w:rsidR="00934B8D" w:rsidRDefault="00934B8D" w:rsidP="00934B8D">
            <w:pPr>
              <w:pStyle w:val="CopticVersemulti-line"/>
            </w:pPr>
            <w:r>
              <w:t>ϫⲟⲕⲟⲩ ϧⲉⲛ ⲟⲩϩⲓⲣⲏⲛⲏ:</w:t>
            </w:r>
          </w:p>
          <w:p w14:paraId="6FDE8D23" w14:textId="77777777" w:rsidR="00934B8D" w:rsidRDefault="00934B8D" w:rsidP="00934B8D">
            <w:pPr>
              <w:pStyle w:val="CopticVersemulti-line"/>
            </w:pPr>
            <w:r>
              <w:t>Ⲫϯ ⲛ̀ⲧⲉ ⲡ̀ⲱ̀ⲟⲩ:</w:t>
            </w:r>
          </w:p>
          <w:p w14:paraId="47D971FF" w14:textId="77777777" w:rsidR="00934B8D" w:rsidRPr="005130A7" w:rsidRDefault="00934B8D" w:rsidP="00934B8D">
            <w:pPr>
              <w:pStyle w:val="CopticHangingVerse"/>
            </w:pPr>
            <w:r>
              <w:t>ⲡ̀ⲟⲩⲣⲟ ⲛ̀ⲧⲉ ϯϩⲓⲣⲏⲛⲏ.</w:t>
            </w:r>
          </w:p>
        </w:tc>
      </w:tr>
      <w:tr w:rsidR="00934B8D" w14:paraId="1C6473FD" w14:textId="77777777" w:rsidTr="00235C40">
        <w:trPr>
          <w:cantSplit/>
          <w:jc w:val="center"/>
        </w:trPr>
        <w:tc>
          <w:tcPr>
            <w:tcW w:w="288" w:type="dxa"/>
          </w:tcPr>
          <w:p w14:paraId="54B68606" w14:textId="77777777" w:rsidR="00934B8D" w:rsidRDefault="00934B8D" w:rsidP="00235C40">
            <w:pPr>
              <w:pStyle w:val="CopticCross"/>
            </w:pPr>
            <w:r w:rsidRPr="00FB5ACB">
              <w:t>¿</w:t>
            </w:r>
          </w:p>
        </w:tc>
        <w:tc>
          <w:tcPr>
            <w:tcW w:w="3960" w:type="dxa"/>
          </w:tcPr>
          <w:p w14:paraId="79406B51" w14:textId="77777777" w:rsidR="00934B8D" w:rsidRDefault="00934B8D" w:rsidP="00934B8D">
            <w:pPr>
              <w:pStyle w:val="EngHang"/>
            </w:pPr>
            <w:r>
              <w:t>Be patient with Your servant</w:t>
            </w:r>
          </w:p>
          <w:p w14:paraId="37620C25" w14:textId="77777777" w:rsidR="00934B8D" w:rsidRDefault="00934B8D" w:rsidP="00934B8D">
            <w:pPr>
              <w:pStyle w:val="EngHang"/>
            </w:pPr>
            <w:r>
              <w:t>O my Master,</w:t>
            </w:r>
          </w:p>
          <w:p w14:paraId="4778BBE3" w14:textId="77777777" w:rsidR="00934B8D" w:rsidRDefault="00934B8D" w:rsidP="00934B8D">
            <w:pPr>
              <w:pStyle w:val="EngHang"/>
            </w:pPr>
            <w:r>
              <w:t>Count him with Your sheep,</w:t>
            </w:r>
          </w:p>
          <w:p w14:paraId="7DCCC223" w14:textId="77777777" w:rsidR="00934B8D" w:rsidRDefault="00934B8D" w:rsidP="00934B8D">
            <w:pPr>
              <w:pStyle w:val="EngHangEnd"/>
            </w:pPr>
            <w:r>
              <w:t>That are accepted to You.</w:t>
            </w:r>
          </w:p>
        </w:tc>
        <w:tc>
          <w:tcPr>
            <w:tcW w:w="288" w:type="dxa"/>
          </w:tcPr>
          <w:p w14:paraId="3340AE47" w14:textId="77777777" w:rsidR="00934B8D" w:rsidRDefault="00934B8D" w:rsidP="00235C40"/>
        </w:tc>
        <w:tc>
          <w:tcPr>
            <w:tcW w:w="288" w:type="dxa"/>
          </w:tcPr>
          <w:p w14:paraId="536AB37B" w14:textId="77777777" w:rsidR="00934B8D" w:rsidRDefault="00934B8D" w:rsidP="00235C40">
            <w:pPr>
              <w:pStyle w:val="CopticCross"/>
            </w:pPr>
            <w:r w:rsidRPr="00FB5ACB">
              <w:t>¿</w:t>
            </w:r>
          </w:p>
        </w:tc>
        <w:tc>
          <w:tcPr>
            <w:tcW w:w="3960" w:type="dxa"/>
          </w:tcPr>
          <w:p w14:paraId="3F745FC8" w14:textId="77777777" w:rsidR="00934B8D" w:rsidRDefault="00934B8D" w:rsidP="00934B8D">
            <w:pPr>
              <w:pStyle w:val="CopticVersemulti-line"/>
              <w:rPr>
                <w:rFonts w:eastAsia="Arial Unicode MS" w:cs="FreeSerifAvvaShenouda"/>
              </w:rPr>
            </w:pPr>
            <w:r>
              <w:rPr>
                <w:rFonts w:eastAsia="Arial Unicode MS" w:cs="FreeSerifAvvaShenouda"/>
              </w:rPr>
              <w:t>Ⲱⲟⲩⲛ̀ϩⲏⲧ ⲡⲁⲛⲏⲃ:</w:t>
            </w:r>
          </w:p>
          <w:p w14:paraId="6E8B5D49" w14:textId="77777777" w:rsidR="00934B8D" w:rsidRDefault="00934B8D" w:rsidP="00934B8D">
            <w:pPr>
              <w:pStyle w:val="CopticVersemulti-line"/>
              <w:rPr>
                <w:rFonts w:eastAsia="Arial Unicode MS" w:cs="FreeSerifAvvaShenouda"/>
              </w:rPr>
            </w:pPr>
            <w:r>
              <w:rPr>
                <w:rFonts w:eastAsia="Arial Unicode MS" w:cs="FreeSerifAvvaShenouda"/>
              </w:rPr>
              <w:t>ⲉ̀ϩ̀ⲣⲏⲓ ⲉ̀ϫⲉⲛ ⲡⲉⲕⲃⲱⲕ:</w:t>
            </w:r>
          </w:p>
          <w:p w14:paraId="7386AD5B" w14:textId="77777777" w:rsidR="00934B8D" w:rsidRDefault="00934B8D" w:rsidP="00934B8D">
            <w:pPr>
              <w:pStyle w:val="CopticVersemulti-line"/>
              <w:rPr>
                <w:rFonts w:eastAsia="Arial Unicode MS" w:cs="FreeSerifAvvaShenouda"/>
              </w:rPr>
            </w:pPr>
            <w:r>
              <w:rPr>
                <w:rFonts w:eastAsia="Arial Unicode MS" w:cs="FreeSerifAvvaShenouda"/>
              </w:rPr>
              <w:t>ⲟⲡϩ ⲛⲉⲙ ⲛⲉⲕϩⲓⲏⲃ:</w:t>
            </w:r>
          </w:p>
          <w:p w14:paraId="10B5755F" w14:textId="77777777" w:rsidR="00934B8D" w:rsidRPr="00384F62" w:rsidRDefault="00934B8D" w:rsidP="00934B8D">
            <w:pPr>
              <w:pStyle w:val="CopticHangingVerse"/>
            </w:pPr>
            <w:r>
              <w:t>ⲉ̀ⲧⲁⲕϣⲟⲡⲟⲩ ⲉ̀ⲣⲟⲕ.</w:t>
            </w:r>
          </w:p>
        </w:tc>
      </w:tr>
    </w:tbl>
    <w:p w14:paraId="54C26668" w14:textId="77777777" w:rsidR="00235C40" w:rsidRPr="00235C40" w:rsidRDefault="00235C40" w:rsidP="00235C40"/>
    <w:p w14:paraId="40DF9825" w14:textId="77777777" w:rsidR="00980D99" w:rsidRDefault="00980D99" w:rsidP="00980D99">
      <w:pPr>
        <w:pStyle w:val="Heading4"/>
      </w:pPr>
      <w:bookmarkStart w:id="1743" w:name="_Ref434476316"/>
      <w:r>
        <w:t>The Psali Batos</w:t>
      </w:r>
      <w:r w:rsidR="006C1B94">
        <w:t xml:space="preserve"> for the Transfiguration</w:t>
      </w:r>
      <w:bookmarkEnd w:id="17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539" w14:paraId="289E34F1" w14:textId="77777777" w:rsidTr="00235C40">
        <w:trPr>
          <w:cantSplit/>
          <w:jc w:val="center"/>
        </w:trPr>
        <w:tc>
          <w:tcPr>
            <w:tcW w:w="288" w:type="dxa"/>
          </w:tcPr>
          <w:p w14:paraId="5CDCA0A7" w14:textId="77777777" w:rsidR="00811539" w:rsidRDefault="00811539" w:rsidP="00235C40">
            <w:pPr>
              <w:pStyle w:val="CopticCross"/>
            </w:pPr>
          </w:p>
        </w:tc>
        <w:tc>
          <w:tcPr>
            <w:tcW w:w="3960" w:type="dxa"/>
          </w:tcPr>
          <w:p w14:paraId="170BFF03" w14:textId="77777777" w:rsidR="00811539" w:rsidRDefault="00811539" w:rsidP="00811539">
            <w:pPr>
              <w:pStyle w:val="EngHang"/>
            </w:pPr>
            <w:r>
              <w:t>I lift up my eyes</w:t>
            </w:r>
          </w:p>
          <w:p w14:paraId="4242CF7C" w14:textId="77777777" w:rsidR="00811539" w:rsidRDefault="00811539" w:rsidP="00811539">
            <w:pPr>
              <w:pStyle w:val="EngHang"/>
            </w:pPr>
            <w:r>
              <w:t>To behold the mountains,</w:t>
            </w:r>
          </w:p>
          <w:p w14:paraId="181EA722" w14:textId="77777777" w:rsidR="00811539" w:rsidRDefault="00811539" w:rsidP="00811539">
            <w:pPr>
              <w:pStyle w:val="EngHang"/>
            </w:pPr>
            <w:r>
              <w:t>As I seek help today</w:t>
            </w:r>
          </w:p>
          <w:p w14:paraId="6AFE8A15" w14:textId="77777777" w:rsidR="00811539" w:rsidRDefault="00811539" w:rsidP="00811539">
            <w:pPr>
              <w:pStyle w:val="EngHangEnd"/>
            </w:pPr>
            <w:r>
              <w:t>From the God of power.</w:t>
            </w:r>
          </w:p>
        </w:tc>
        <w:tc>
          <w:tcPr>
            <w:tcW w:w="288" w:type="dxa"/>
          </w:tcPr>
          <w:p w14:paraId="42043373" w14:textId="77777777" w:rsidR="00811539" w:rsidRDefault="00811539" w:rsidP="00235C40"/>
        </w:tc>
        <w:tc>
          <w:tcPr>
            <w:tcW w:w="288" w:type="dxa"/>
          </w:tcPr>
          <w:p w14:paraId="3636AB4E" w14:textId="77777777" w:rsidR="00811539" w:rsidRDefault="00811539" w:rsidP="00235C40">
            <w:pPr>
              <w:pStyle w:val="CopticCross"/>
            </w:pPr>
          </w:p>
        </w:tc>
        <w:tc>
          <w:tcPr>
            <w:tcW w:w="3960" w:type="dxa"/>
          </w:tcPr>
          <w:p w14:paraId="6A5691B8" w14:textId="77777777" w:rsidR="00811539" w:rsidRDefault="00811539" w:rsidP="00934B8D">
            <w:pPr>
              <w:pStyle w:val="CopticVersemulti-line"/>
            </w:pPr>
            <w:r>
              <w:t>Ⲁⲓϩⲁⲓ ⲛ̀ⲛⲁⲃⲁⲗ:</w:t>
            </w:r>
          </w:p>
          <w:p w14:paraId="16213D80" w14:textId="77777777" w:rsidR="00811539" w:rsidRDefault="00811539" w:rsidP="00934B8D">
            <w:pPr>
              <w:pStyle w:val="CopticVersemulti-line"/>
            </w:pPr>
            <w:r>
              <w:t>ⲉ̀ϫⲉⲛ ⲛⲓⲧⲱⲟⲩ:</w:t>
            </w:r>
          </w:p>
          <w:p w14:paraId="1441226E" w14:textId="77777777" w:rsidR="00811539" w:rsidRDefault="00811539" w:rsidP="00934B8D">
            <w:pPr>
              <w:pStyle w:val="CopticVersemulti-line"/>
            </w:pPr>
            <w:r>
              <w:t>ⲉ̀ⲕⲱϯ ⲛ̀ⲥⲁ ⲃⲟⲏ̀ⲑⲓⲁ ⲙ̀ⲫⲟⲟⲩ:</w:t>
            </w:r>
          </w:p>
          <w:p w14:paraId="21D2A204" w14:textId="77777777" w:rsidR="00811539" w:rsidRPr="00C35319" w:rsidRDefault="00811539" w:rsidP="00811539">
            <w:pPr>
              <w:pStyle w:val="CopticHangingVerse"/>
            </w:pPr>
            <w:r>
              <w:t>ⲉ̀ⲃⲟⲗ ϩⲓⲧⲉⲛ ⲫⲁ ϯⲉⲝⲟⲩⲥⲓⲁ̀.</w:t>
            </w:r>
          </w:p>
        </w:tc>
      </w:tr>
      <w:tr w:rsidR="00811539" w14:paraId="204FE625" w14:textId="77777777" w:rsidTr="00235C40">
        <w:trPr>
          <w:cantSplit/>
          <w:jc w:val="center"/>
        </w:trPr>
        <w:tc>
          <w:tcPr>
            <w:tcW w:w="288" w:type="dxa"/>
          </w:tcPr>
          <w:p w14:paraId="5861D1F3" w14:textId="77777777" w:rsidR="00811539" w:rsidRDefault="00811539" w:rsidP="00235C40">
            <w:pPr>
              <w:pStyle w:val="CopticCross"/>
            </w:pPr>
          </w:p>
        </w:tc>
        <w:tc>
          <w:tcPr>
            <w:tcW w:w="3960" w:type="dxa"/>
          </w:tcPr>
          <w:p w14:paraId="3BC02D4C" w14:textId="77777777" w:rsidR="00811539" w:rsidRDefault="00811539" w:rsidP="00811539">
            <w:pPr>
              <w:pStyle w:val="EngHang"/>
            </w:pPr>
            <w:r>
              <w:t>Everyone is amazed,</w:t>
            </w:r>
          </w:p>
          <w:p w14:paraId="5696842A" w14:textId="77777777" w:rsidR="00811539" w:rsidRDefault="00811539" w:rsidP="00811539">
            <w:pPr>
              <w:pStyle w:val="EngHang"/>
            </w:pPr>
            <w:r>
              <w:t>With hearts full of winder,</w:t>
            </w:r>
          </w:p>
          <w:p w14:paraId="67592B01" w14:textId="77777777" w:rsidR="00811539" w:rsidRDefault="00811539" w:rsidP="00811539">
            <w:pPr>
              <w:pStyle w:val="EngHang"/>
            </w:pPr>
            <w:r>
              <w:t>Beholding His works,</w:t>
            </w:r>
          </w:p>
          <w:p w14:paraId="62D3A6D8" w14:textId="77777777" w:rsidR="00811539" w:rsidRDefault="00811539" w:rsidP="00811539">
            <w:pPr>
              <w:pStyle w:val="EngHangEnd"/>
            </w:pPr>
            <w:r>
              <w:t>And His great mercy.</w:t>
            </w:r>
          </w:p>
        </w:tc>
        <w:tc>
          <w:tcPr>
            <w:tcW w:w="288" w:type="dxa"/>
          </w:tcPr>
          <w:p w14:paraId="6CB4925E" w14:textId="77777777" w:rsidR="00811539" w:rsidRDefault="00811539" w:rsidP="00235C40"/>
        </w:tc>
        <w:tc>
          <w:tcPr>
            <w:tcW w:w="288" w:type="dxa"/>
          </w:tcPr>
          <w:p w14:paraId="6660218C" w14:textId="77777777" w:rsidR="00811539" w:rsidRDefault="00811539" w:rsidP="00235C40">
            <w:pPr>
              <w:pStyle w:val="CopticCross"/>
            </w:pPr>
          </w:p>
        </w:tc>
        <w:tc>
          <w:tcPr>
            <w:tcW w:w="3960" w:type="dxa"/>
          </w:tcPr>
          <w:p w14:paraId="10F3EC60" w14:textId="77777777" w:rsidR="00811539" w:rsidRDefault="00811539" w:rsidP="00934B8D">
            <w:pPr>
              <w:pStyle w:val="CopticVersemulti-line"/>
            </w:pPr>
            <w:r>
              <w:t>Ⲃⲟⲛ ⲛⲓⲃⲉⲛ ⲉⲩⲉⲣⲃ̀ⲫⲏⲣⲓ:</w:t>
            </w:r>
          </w:p>
          <w:p w14:paraId="78BFE3A8" w14:textId="77777777" w:rsidR="00811539" w:rsidRDefault="00811539" w:rsidP="00934B8D">
            <w:pPr>
              <w:pStyle w:val="CopticVersemulti-line"/>
            </w:pPr>
            <w:r>
              <w:t>ⲟⲩⲟϩ ⲉⲩⲧⲟⲙⲧ ϧⲉⲛ ⲡⲟⲩϩⲏⲧ:</w:t>
            </w:r>
          </w:p>
          <w:p w14:paraId="748D9A7D" w14:textId="77777777" w:rsidR="00811539" w:rsidRDefault="00811539" w:rsidP="00934B8D">
            <w:pPr>
              <w:pStyle w:val="CopticVersemulti-line"/>
            </w:pPr>
            <w:r>
              <w:t>ⲉ̀ⲧⲁⲩⲛⲁⲩ ⲉ̀ⲛⲉϥϩ̀ⲃⲏⲟⲩⲓ̀:</w:t>
            </w:r>
          </w:p>
          <w:p w14:paraId="776CB45A" w14:textId="77777777" w:rsidR="00811539" w:rsidRDefault="00811539" w:rsidP="00811539">
            <w:pPr>
              <w:pStyle w:val="CopticHangingVerse"/>
            </w:pPr>
            <w:r>
              <w:t>ⲛⲉⲙ ⲧⲉϥⲛⲓϣϯ ⲙ̀ⲙⲉⲑⲛⲁⲏⲧ.</w:t>
            </w:r>
          </w:p>
        </w:tc>
      </w:tr>
      <w:tr w:rsidR="00811539" w14:paraId="7DF64693" w14:textId="77777777" w:rsidTr="00235C40">
        <w:trPr>
          <w:cantSplit/>
          <w:jc w:val="center"/>
        </w:trPr>
        <w:tc>
          <w:tcPr>
            <w:tcW w:w="288" w:type="dxa"/>
          </w:tcPr>
          <w:p w14:paraId="343CE040" w14:textId="77777777" w:rsidR="00811539" w:rsidRDefault="00811539" w:rsidP="00235C40">
            <w:pPr>
              <w:pStyle w:val="CopticCross"/>
            </w:pPr>
            <w:r w:rsidRPr="00FB5ACB">
              <w:t>¿</w:t>
            </w:r>
          </w:p>
        </w:tc>
        <w:tc>
          <w:tcPr>
            <w:tcW w:w="3960" w:type="dxa"/>
          </w:tcPr>
          <w:p w14:paraId="1E73C3AE" w14:textId="77777777" w:rsidR="00811539" w:rsidRDefault="00811539" w:rsidP="00811539">
            <w:pPr>
              <w:pStyle w:val="EngHang"/>
            </w:pPr>
            <w:r>
              <w:t>For God, who has dominion</w:t>
            </w:r>
          </w:p>
          <w:p w14:paraId="5A26A82D" w14:textId="77777777" w:rsidR="00811539" w:rsidRDefault="00811539" w:rsidP="00811539">
            <w:pPr>
              <w:pStyle w:val="EngHang"/>
            </w:pPr>
            <w:r>
              <w:t>Over all the powers,</w:t>
            </w:r>
          </w:p>
          <w:p w14:paraId="180EA882" w14:textId="77777777" w:rsidR="00811539" w:rsidRDefault="00811539" w:rsidP="00811539">
            <w:pPr>
              <w:pStyle w:val="EngHang"/>
            </w:pPr>
            <w:r>
              <w:t>Was transfigured on Tabor</w:t>
            </w:r>
          </w:p>
          <w:p w14:paraId="056334C2" w14:textId="77777777" w:rsidR="00811539" w:rsidRDefault="00811539" w:rsidP="00811539">
            <w:pPr>
              <w:pStyle w:val="EngHangEnd"/>
            </w:pPr>
            <w:r>
              <w:t>Before His Disciples.</w:t>
            </w:r>
          </w:p>
        </w:tc>
        <w:tc>
          <w:tcPr>
            <w:tcW w:w="288" w:type="dxa"/>
          </w:tcPr>
          <w:p w14:paraId="49EBAC6D" w14:textId="77777777" w:rsidR="00811539" w:rsidRDefault="00811539" w:rsidP="00235C40"/>
        </w:tc>
        <w:tc>
          <w:tcPr>
            <w:tcW w:w="288" w:type="dxa"/>
          </w:tcPr>
          <w:p w14:paraId="7142A30B" w14:textId="77777777" w:rsidR="00811539" w:rsidRDefault="00811539" w:rsidP="00235C40">
            <w:pPr>
              <w:pStyle w:val="CopticCross"/>
            </w:pPr>
            <w:r w:rsidRPr="00FB5ACB">
              <w:t>¿</w:t>
            </w:r>
          </w:p>
        </w:tc>
        <w:tc>
          <w:tcPr>
            <w:tcW w:w="3960" w:type="dxa"/>
          </w:tcPr>
          <w:p w14:paraId="2475C7D9" w14:textId="77777777" w:rsidR="00811539" w:rsidRDefault="00811539" w:rsidP="00934B8D">
            <w:pPr>
              <w:pStyle w:val="CopticVersemulti-line"/>
            </w:pPr>
            <w:r>
              <w:t>Ⲅⲉ ⲅⲁⲣ Ⲫϯ ⲫⲏⲉⲧⲁϫⲟⲣ:</w:t>
            </w:r>
          </w:p>
          <w:p w14:paraId="55808435" w14:textId="77777777" w:rsidR="00811539" w:rsidRDefault="00811539" w:rsidP="00934B8D">
            <w:pPr>
              <w:pStyle w:val="CopticVersemulti-line"/>
            </w:pPr>
            <w:r>
              <w:t>ⲉ̀ϫⲉⲛ ⲛⲓⲉⲝⲟⲩⲥⲓⲁ̀:</w:t>
            </w:r>
          </w:p>
          <w:p w14:paraId="3E5CBDD2" w14:textId="77777777" w:rsidR="00811539" w:rsidRDefault="00811539" w:rsidP="00934B8D">
            <w:pPr>
              <w:pStyle w:val="CopticVersemulti-line"/>
            </w:pPr>
            <w:r>
              <w:t>ⲁϥⲟⲩⲱⲛϩ ⲉ̀ⲃⲟⲗ ϩⲓϫⲉⲛ Ⲑⲁⲃⲱⲣ:</w:t>
            </w:r>
          </w:p>
          <w:p w14:paraId="06EAEF98" w14:textId="77777777" w:rsidR="00811539" w:rsidRDefault="00811539" w:rsidP="00811539">
            <w:pPr>
              <w:pStyle w:val="CopticHangingVerse"/>
            </w:pPr>
            <w:r>
              <w:t>ⲙ̀ⲡⲉⲙ̀ⲑⲟ ⲛ̀ⲛⲉϥⲙⲁⲑⲏⲧⲏⲥ.</w:t>
            </w:r>
          </w:p>
        </w:tc>
      </w:tr>
      <w:tr w:rsidR="00811539" w14:paraId="0E8EF81A" w14:textId="77777777" w:rsidTr="00235C40">
        <w:trPr>
          <w:cantSplit/>
          <w:jc w:val="center"/>
        </w:trPr>
        <w:tc>
          <w:tcPr>
            <w:tcW w:w="288" w:type="dxa"/>
          </w:tcPr>
          <w:p w14:paraId="6BFE639F" w14:textId="77777777" w:rsidR="00811539" w:rsidRDefault="00811539" w:rsidP="00235C40">
            <w:pPr>
              <w:pStyle w:val="CopticCross"/>
            </w:pPr>
            <w:r w:rsidRPr="00FB5ACB">
              <w:t>¿</w:t>
            </w:r>
          </w:p>
        </w:tc>
        <w:tc>
          <w:tcPr>
            <w:tcW w:w="3960" w:type="dxa"/>
          </w:tcPr>
          <w:p w14:paraId="1940AC19" w14:textId="77777777" w:rsidR="00811539" w:rsidRDefault="00811539" w:rsidP="00811539">
            <w:pPr>
              <w:pStyle w:val="EngHang"/>
            </w:pPr>
            <w:r>
              <w:t>David, the King and Psalmist,</w:t>
            </w:r>
          </w:p>
          <w:p w14:paraId="6116ECC2" w14:textId="77777777" w:rsidR="00811539" w:rsidRDefault="00811539" w:rsidP="00811539">
            <w:pPr>
              <w:pStyle w:val="EngHang"/>
            </w:pPr>
            <w:r>
              <w:t>Spoke, saying,</w:t>
            </w:r>
          </w:p>
          <w:p w14:paraId="4785B8BA" w14:textId="77777777" w:rsidR="00811539" w:rsidRDefault="00811539" w:rsidP="00811539">
            <w:pPr>
              <w:pStyle w:val="EngHang"/>
            </w:pPr>
            <w:r>
              <w:t>“His lightnings enlightened</w:t>
            </w:r>
          </w:p>
          <w:p w14:paraId="700C80C6" w14:textId="77777777" w:rsidR="00811539" w:rsidRDefault="00811539" w:rsidP="00811539">
            <w:pPr>
              <w:pStyle w:val="EngHangEnd"/>
            </w:pPr>
            <w:r>
              <w:t>The whole world.”</w:t>
            </w:r>
          </w:p>
        </w:tc>
        <w:tc>
          <w:tcPr>
            <w:tcW w:w="288" w:type="dxa"/>
          </w:tcPr>
          <w:p w14:paraId="2AB51787" w14:textId="77777777" w:rsidR="00811539" w:rsidRDefault="00811539" w:rsidP="00235C40"/>
        </w:tc>
        <w:tc>
          <w:tcPr>
            <w:tcW w:w="288" w:type="dxa"/>
          </w:tcPr>
          <w:p w14:paraId="00546998" w14:textId="77777777" w:rsidR="00811539" w:rsidRDefault="00811539" w:rsidP="00235C40">
            <w:pPr>
              <w:pStyle w:val="CopticCross"/>
            </w:pPr>
            <w:r w:rsidRPr="00FB5ACB">
              <w:t>¿</w:t>
            </w:r>
          </w:p>
        </w:tc>
        <w:tc>
          <w:tcPr>
            <w:tcW w:w="3960" w:type="dxa"/>
          </w:tcPr>
          <w:p w14:paraId="41638DA3" w14:textId="77777777" w:rsidR="00811539" w:rsidRDefault="00811539" w:rsidP="00934B8D">
            <w:pPr>
              <w:pStyle w:val="CopticVersemulti-line"/>
            </w:pPr>
            <w:r>
              <w:t>Ⲇⲁⲩⲓⲥ ⲡ̀ⲟⲩⲣⲟ ⲟⲩⲟϩ ⲡⲓϩⲩⲙⲛⲟⲇⲟⲥ:</w:t>
            </w:r>
          </w:p>
          <w:p w14:paraId="233D8082" w14:textId="77777777" w:rsidR="00811539" w:rsidRDefault="00811539" w:rsidP="00934B8D">
            <w:pPr>
              <w:pStyle w:val="CopticVersemulti-line"/>
            </w:pPr>
            <w:r>
              <w:t>ⲁϥⲥⲁϫⲓ ⲟⲩⲟϩ ⲁϥⲉⲣϩⲏⲧⲥ:</w:t>
            </w:r>
          </w:p>
          <w:p w14:paraId="0977B85F" w14:textId="77777777" w:rsidR="00811539" w:rsidRDefault="00811539" w:rsidP="00934B8D">
            <w:pPr>
              <w:pStyle w:val="CopticVersemulti-line"/>
            </w:pPr>
            <w:r>
              <w:t>ϫⲉ ⲛⲉϥⲥⲉⲧⲉⲃⲣⲏϫ ⲁⲩⲉⲣⲟⲩⲱⲓⲛⲓ:</w:t>
            </w:r>
          </w:p>
          <w:p w14:paraId="50E8D061" w14:textId="77777777" w:rsidR="00811539" w:rsidRDefault="00811539" w:rsidP="00811539">
            <w:pPr>
              <w:pStyle w:val="CopticHangingVerse"/>
            </w:pPr>
            <w:r>
              <w:t>ⲉ̀ϯⲟⲓⲕⲟⲙⲉⲛⲏ ⲧⲏⲣⲥ.</w:t>
            </w:r>
          </w:p>
        </w:tc>
      </w:tr>
      <w:tr w:rsidR="00811539" w14:paraId="67E40666" w14:textId="77777777" w:rsidTr="00235C40">
        <w:trPr>
          <w:cantSplit/>
          <w:jc w:val="center"/>
        </w:trPr>
        <w:tc>
          <w:tcPr>
            <w:tcW w:w="288" w:type="dxa"/>
          </w:tcPr>
          <w:p w14:paraId="1DD0AF46" w14:textId="77777777" w:rsidR="00811539" w:rsidRDefault="00811539" w:rsidP="00235C40">
            <w:pPr>
              <w:pStyle w:val="CopticCross"/>
            </w:pPr>
          </w:p>
        </w:tc>
        <w:tc>
          <w:tcPr>
            <w:tcW w:w="3960" w:type="dxa"/>
          </w:tcPr>
          <w:p w14:paraId="69E0E240" w14:textId="77777777" w:rsidR="00811539" w:rsidRDefault="00811539" w:rsidP="00811539">
            <w:pPr>
              <w:pStyle w:val="EngHang"/>
            </w:pPr>
            <w:r>
              <w:t>And he also said,</w:t>
            </w:r>
          </w:p>
          <w:p w14:paraId="73549893" w14:textId="77777777" w:rsidR="00811539" w:rsidRDefault="00811539" w:rsidP="00811539">
            <w:pPr>
              <w:pStyle w:val="EngHang"/>
            </w:pPr>
            <w:r>
              <w:t>“The firmament was torn asunder,</w:t>
            </w:r>
          </w:p>
          <w:p w14:paraId="0F6E2BC1" w14:textId="77777777" w:rsidR="00811539" w:rsidRDefault="00811539" w:rsidP="00811539">
            <w:pPr>
              <w:pStyle w:val="EngHang"/>
            </w:pPr>
            <w:r>
              <w:t>The mountains were shaken,</w:t>
            </w:r>
          </w:p>
          <w:p w14:paraId="10913168" w14:textId="77777777" w:rsidR="00811539" w:rsidRDefault="00811539" w:rsidP="00811539">
            <w:pPr>
              <w:pStyle w:val="EngHangEnd"/>
            </w:pPr>
            <w:r>
              <w:t>And the hills were moved.”</w:t>
            </w:r>
          </w:p>
        </w:tc>
        <w:tc>
          <w:tcPr>
            <w:tcW w:w="288" w:type="dxa"/>
          </w:tcPr>
          <w:p w14:paraId="2D210F4A" w14:textId="77777777" w:rsidR="00811539" w:rsidRDefault="00811539" w:rsidP="00235C40"/>
        </w:tc>
        <w:tc>
          <w:tcPr>
            <w:tcW w:w="288" w:type="dxa"/>
          </w:tcPr>
          <w:p w14:paraId="68545FAC" w14:textId="77777777" w:rsidR="00811539" w:rsidRDefault="00811539" w:rsidP="00235C40">
            <w:pPr>
              <w:pStyle w:val="CopticCross"/>
            </w:pPr>
          </w:p>
        </w:tc>
        <w:tc>
          <w:tcPr>
            <w:tcW w:w="3960" w:type="dxa"/>
          </w:tcPr>
          <w:p w14:paraId="07E748DE" w14:textId="77777777" w:rsidR="00811539" w:rsidRDefault="00811539" w:rsidP="00934B8D">
            <w:pPr>
              <w:pStyle w:val="CopticVersemulti-line"/>
            </w:pPr>
            <w:r>
              <w:t>Ⲉϥϫⲱ ⲙ̀ⲙⲟⲥ ϧⲉⲛ ⲡⲉϥϧ̀ⲣⲱⲟⲩ:</w:t>
            </w:r>
          </w:p>
          <w:p w14:paraId="4EE31808" w14:textId="77777777" w:rsidR="00811539" w:rsidRDefault="00811539" w:rsidP="00934B8D">
            <w:pPr>
              <w:pStyle w:val="CopticVersemulti-line"/>
            </w:pPr>
            <w:r>
              <w:t>ϫⲉ ⲁϥⲟⲩⲱⲛϩ ⲛ̀ϫⲉ ⲡⲓⲧⲁϫⲣⲟ:</w:t>
            </w:r>
          </w:p>
          <w:p w14:paraId="791DCB43" w14:textId="77777777" w:rsidR="00811539" w:rsidRDefault="00811539" w:rsidP="00934B8D">
            <w:pPr>
              <w:pStyle w:val="CopticVersemulti-line"/>
            </w:pPr>
            <w:r>
              <w:t>ⲟⲩⲟϩ ⲁⲩⲙⲟⲛⲙⲉⲛ ⲉ̀ϫⲉ ⲡⲓⲧⲱⲟⲩ:</w:t>
            </w:r>
          </w:p>
          <w:p w14:paraId="070BB9D0" w14:textId="77777777" w:rsidR="00811539" w:rsidRDefault="00811539" w:rsidP="00811539">
            <w:pPr>
              <w:pStyle w:val="CopticHangingVerse"/>
            </w:pPr>
            <w:r>
              <w:t>ⲟⲩⲟϩ ⲁⲩⲕⲓⲙ ⲛ̀ϫⲉ ⲛⲓⲕⲁⲗⲙⲫⲱⲟⲩ.</w:t>
            </w:r>
          </w:p>
        </w:tc>
      </w:tr>
      <w:tr w:rsidR="00811539" w14:paraId="345DB00F" w14:textId="77777777" w:rsidTr="00235C40">
        <w:trPr>
          <w:cantSplit/>
          <w:jc w:val="center"/>
        </w:trPr>
        <w:tc>
          <w:tcPr>
            <w:tcW w:w="288" w:type="dxa"/>
          </w:tcPr>
          <w:p w14:paraId="31D66CD8" w14:textId="77777777" w:rsidR="00811539" w:rsidRDefault="00811539" w:rsidP="00235C40">
            <w:pPr>
              <w:pStyle w:val="CopticCross"/>
            </w:pPr>
          </w:p>
        </w:tc>
        <w:tc>
          <w:tcPr>
            <w:tcW w:w="3960" w:type="dxa"/>
          </w:tcPr>
          <w:p w14:paraId="0A1A62A1" w14:textId="77777777" w:rsidR="00811539" w:rsidRDefault="00811539" w:rsidP="00811539">
            <w:pPr>
              <w:pStyle w:val="EngHang"/>
            </w:pPr>
            <w:r>
              <w:t>Indeed, Habakkuk the Prophet,</w:t>
            </w:r>
          </w:p>
          <w:p w14:paraId="31466AE5" w14:textId="77777777" w:rsidR="00811539" w:rsidRDefault="00811539" w:rsidP="00811539">
            <w:pPr>
              <w:pStyle w:val="EngHang"/>
            </w:pPr>
            <w:r>
              <w:t>Proclaimed, saying,</w:t>
            </w:r>
          </w:p>
          <w:p w14:paraId="757F93B4" w14:textId="77777777" w:rsidR="00811539" w:rsidRDefault="00811539" w:rsidP="00811539">
            <w:pPr>
              <w:pStyle w:val="EngHang"/>
            </w:pPr>
            <w:r>
              <w:t>“The mountains were scattered,</w:t>
            </w:r>
          </w:p>
          <w:p w14:paraId="3A52494A" w14:textId="77777777" w:rsidR="00811539" w:rsidRDefault="00811539" w:rsidP="00811539">
            <w:pPr>
              <w:pStyle w:val="EngHangEnd"/>
            </w:pPr>
            <w:r>
              <w:t>And the nations were dissolved.”</w:t>
            </w:r>
          </w:p>
        </w:tc>
        <w:tc>
          <w:tcPr>
            <w:tcW w:w="288" w:type="dxa"/>
          </w:tcPr>
          <w:p w14:paraId="01D2811D" w14:textId="77777777" w:rsidR="00811539" w:rsidRDefault="00811539" w:rsidP="00235C40"/>
        </w:tc>
        <w:tc>
          <w:tcPr>
            <w:tcW w:w="288" w:type="dxa"/>
          </w:tcPr>
          <w:p w14:paraId="03AFF83A" w14:textId="77777777" w:rsidR="00811539" w:rsidRDefault="00811539" w:rsidP="00235C40">
            <w:pPr>
              <w:pStyle w:val="CopticCross"/>
            </w:pPr>
          </w:p>
        </w:tc>
        <w:tc>
          <w:tcPr>
            <w:tcW w:w="3960" w:type="dxa"/>
          </w:tcPr>
          <w:p w14:paraId="10D26F84" w14:textId="77777777" w:rsidR="00811539" w:rsidRDefault="00811539" w:rsidP="00934B8D">
            <w:pPr>
              <w:pStyle w:val="CopticVersemulti-line"/>
            </w:pPr>
            <w:r>
              <w:t>Ⲍⲉ ⲟⲛⲧⲱⲥ Ⲁⲃⲕⲟⲩⲕ ⲡⲓⲡ̀ⲣⲟⲫⲏⲧⲏⲥ:</w:t>
            </w:r>
          </w:p>
          <w:p w14:paraId="740CC606" w14:textId="77777777" w:rsidR="00811539" w:rsidRDefault="00811539" w:rsidP="00934B8D">
            <w:pPr>
              <w:pStyle w:val="CopticVersemulti-line"/>
            </w:pPr>
            <w:r>
              <w:t>ⲁϥⲱϣ ⲉ̀ⲃⲟⲗ ⲉϥϫⲱ ⲙ̀ⲙⲟⲥ:</w:t>
            </w:r>
          </w:p>
          <w:p w14:paraId="2915D625" w14:textId="77777777" w:rsidR="00811539" w:rsidRDefault="00811539" w:rsidP="00934B8D">
            <w:pPr>
              <w:pStyle w:val="CopticVersemulti-line"/>
            </w:pPr>
            <w:r>
              <w:t>ϫⲉ ⲛⲓⲧⲱⲟⲩ ⲁⲩⲣϧⲟⲙϧⲉⲛ:</w:t>
            </w:r>
          </w:p>
          <w:p w14:paraId="45C51259" w14:textId="77777777" w:rsidR="00811539" w:rsidRDefault="00811539" w:rsidP="00811539">
            <w:pPr>
              <w:pStyle w:val="CopticHangingVerse"/>
            </w:pPr>
            <w:r>
              <w:t>ⲁⲩⲃⲱⲗ ⲉ</w:t>
            </w:r>
            <w:r>
              <w:rPr>
                <w:rFonts w:ascii="Arial" w:hAnsi="Arial" w:cs="Arial"/>
              </w:rPr>
              <w:t>̀</w:t>
            </w:r>
            <w:r>
              <w:t>ⲃⲟⲗ ⲛ̀</w:t>
            </w:r>
            <w:r>
              <w:rPr>
                <w:rFonts w:ascii="Arial" w:hAnsi="Arial" w:cs="Arial"/>
              </w:rPr>
              <w:t>ϫ</w:t>
            </w:r>
            <w:r>
              <w:t xml:space="preserve">ⲉ </w:t>
            </w:r>
            <w:r>
              <w:rPr>
                <w:rFonts w:ascii="Arial" w:hAnsi="Arial" w:cs="Arial"/>
              </w:rPr>
              <w:t>ϩ</w:t>
            </w:r>
            <w:r>
              <w:t>ⲁⲛⲉⲑⲛⲟⲥ.</w:t>
            </w:r>
          </w:p>
        </w:tc>
      </w:tr>
      <w:tr w:rsidR="00811539" w14:paraId="08B699C2" w14:textId="77777777" w:rsidTr="00235C40">
        <w:trPr>
          <w:cantSplit/>
          <w:jc w:val="center"/>
        </w:trPr>
        <w:tc>
          <w:tcPr>
            <w:tcW w:w="288" w:type="dxa"/>
          </w:tcPr>
          <w:p w14:paraId="0937ED1E" w14:textId="77777777" w:rsidR="00811539" w:rsidRDefault="00811539" w:rsidP="00235C40">
            <w:pPr>
              <w:pStyle w:val="CopticCross"/>
            </w:pPr>
            <w:r w:rsidRPr="00FB5ACB">
              <w:t>¿</w:t>
            </w:r>
          </w:p>
        </w:tc>
        <w:tc>
          <w:tcPr>
            <w:tcW w:w="3960" w:type="dxa"/>
          </w:tcPr>
          <w:p w14:paraId="41905E2E" w14:textId="77777777" w:rsidR="00811539" w:rsidRDefault="00811539" w:rsidP="00811539">
            <w:pPr>
              <w:pStyle w:val="EngHang"/>
            </w:pPr>
            <w:r>
              <w:t>Isaiah proclaimed,</w:t>
            </w:r>
          </w:p>
          <w:p w14:paraId="5A79F316" w14:textId="77777777" w:rsidR="00811539" w:rsidRDefault="00811539" w:rsidP="00811539">
            <w:pPr>
              <w:pStyle w:val="EngHang"/>
            </w:pPr>
            <w:r>
              <w:t>Worthily,</w:t>
            </w:r>
          </w:p>
          <w:p w14:paraId="136F6DCF" w14:textId="77777777" w:rsidR="00811539" w:rsidRDefault="00811539" w:rsidP="00811539">
            <w:pPr>
              <w:pStyle w:val="EngHang"/>
            </w:pPr>
            <w:r>
              <w:t>“The house of God will be</w:t>
            </w:r>
          </w:p>
          <w:p w14:paraId="34D4575F" w14:textId="77777777" w:rsidR="00811539" w:rsidRDefault="00811539" w:rsidP="00811539">
            <w:pPr>
              <w:pStyle w:val="EngHangEnd"/>
            </w:pPr>
            <w:r>
              <w:t>On the mountaintops.”</w:t>
            </w:r>
          </w:p>
        </w:tc>
        <w:tc>
          <w:tcPr>
            <w:tcW w:w="288" w:type="dxa"/>
          </w:tcPr>
          <w:p w14:paraId="5128A1B1" w14:textId="77777777" w:rsidR="00811539" w:rsidRDefault="00811539" w:rsidP="00235C40"/>
        </w:tc>
        <w:tc>
          <w:tcPr>
            <w:tcW w:w="288" w:type="dxa"/>
          </w:tcPr>
          <w:p w14:paraId="1ECFD666" w14:textId="77777777" w:rsidR="00811539" w:rsidRDefault="00811539" w:rsidP="00235C40">
            <w:pPr>
              <w:pStyle w:val="CopticCross"/>
            </w:pPr>
            <w:r w:rsidRPr="00FB5ACB">
              <w:t>¿</w:t>
            </w:r>
          </w:p>
        </w:tc>
        <w:tc>
          <w:tcPr>
            <w:tcW w:w="3960" w:type="dxa"/>
          </w:tcPr>
          <w:p w14:paraId="2660CB64" w14:textId="77777777" w:rsidR="00811539" w:rsidRDefault="00811539" w:rsidP="00934B8D">
            <w:pPr>
              <w:pStyle w:val="CopticVersemulti-line"/>
            </w:pPr>
            <w:r>
              <w:t>Ⲏⲥⲁⲏⲁⲥ ⲕⲁⲧⲁ ⲉⲣⲡ̀ⲣⲉⲡⲓ:</w:t>
            </w:r>
          </w:p>
          <w:p w14:paraId="6A6787FA" w14:textId="77777777" w:rsidR="00811539" w:rsidRDefault="00811539" w:rsidP="00934B8D">
            <w:pPr>
              <w:pStyle w:val="CopticVersemulti-line"/>
            </w:pPr>
            <w:r>
              <w:t>ⲁϥϫⲱ ⲙ̀ⲙⲟⲥ ϧⲉⲛ ⲡⲉϥϧ̀ⲣⲱⲟⲩ:</w:t>
            </w:r>
          </w:p>
          <w:p w14:paraId="20D87B0E" w14:textId="77777777" w:rsidR="00811539" w:rsidRDefault="00811539" w:rsidP="00934B8D">
            <w:pPr>
              <w:pStyle w:val="CopticVersemulti-line"/>
            </w:pPr>
            <w:r>
              <w:t>ϫⲉ ⲡ̀ⲏⲓ ⲙ̀Ⲫϯ ϥ̀ⲛⲁϣⲱⲡⲓ:</w:t>
            </w:r>
          </w:p>
          <w:p w14:paraId="2BF59DE1" w14:textId="77777777" w:rsidR="00811539" w:rsidRDefault="00811539" w:rsidP="00811539">
            <w:pPr>
              <w:pStyle w:val="CopticHangingVerse"/>
            </w:pPr>
            <w:r>
              <w:t>ⲉ̀ϫⲉⲛ ⲛⲓⲁⲫⲏⲟⲩⲓ̀ ⲛ̀ⲧⲉ ⲛⲓⲧⲱⲟⲩ.</w:t>
            </w:r>
          </w:p>
        </w:tc>
      </w:tr>
      <w:tr w:rsidR="00811539" w14:paraId="67CD6C26" w14:textId="77777777" w:rsidTr="00235C40">
        <w:trPr>
          <w:cantSplit/>
          <w:jc w:val="center"/>
        </w:trPr>
        <w:tc>
          <w:tcPr>
            <w:tcW w:w="288" w:type="dxa"/>
          </w:tcPr>
          <w:p w14:paraId="603552DC" w14:textId="77777777" w:rsidR="00811539" w:rsidRDefault="00811539" w:rsidP="00235C40">
            <w:pPr>
              <w:pStyle w:val="CopticCross"/>
            </w:pPr>
            <w:r w:rsidRPr="00FB5ACB">
              <w:lastRenderedPageBreak/>
              <w:t>¿</w:t>
            </w:r>
          </w:p>
        </w:tc>
        <w:tc>
          <w:tcPr>
            <w:tcW w:w="3960" w:type="dxa"/>
          </w:tcPr>
          <w:p w14:paraId="78B8A247" w14:textId="77777777" w:rsidR="00811539" w:rsidRDefault="00811539" w:rsidP="00811539">
            <w:pPr>
              <w:pStyle w:val="EngHang"/>
            </w:pPr>
            <w:r>
              <w:t>Tabor and Hermon, together,</w:t>
            </w:r>
          </w:p>
          <w:p w14:paraId="5E366E42" w14:textId="77777777" w:rsidR="00811539" w:rsidRDefault="00811539" w:rsidP="00811539">
            <w:pPr>
              <w:pStyle w:val="EngHang"/>
            </w:pPr>
            <w:r>
              <w:t>Rejoice in Your Name,</w:t>
            </w:r>
          </w:p>
          <w:p w14:paraId="6930CC8A" w14:textId="77777777" w:rsidR="00811539" w:rsidRDefault="00811539" w:rsidP="00811539">
            <w:pPr>
              <w:pStyle w:val="EngHang"/>
            </w:pPr>
            <w:r>
              <w:t>O Lord God who Is,</w:t>
            </w:r>
          </w:p>
          <w:p w14:paraId="1023BFEC" w14:textId="77777777" w:rsidR="00811539" w:rsidRDefault="00811539" w:rsidP="00811539">
            <w:pPr>
              <w:pStyle w:val="EngHangEnd"/>
            </w:pPr>
            <w:r>
              <w:t>As Nathan has proclaimed.</w:t>
            </w:r>
          </w:p>
        </w:tc>
        <w:tc>
          <w:tcPr>
            <w:tcW w:w="288" w:type="dxa"/>
          </w:tcPr>
          <w:p w14:paraId="468688E4" w14:textId="77777777" w:rsidR="00811539" w:rsidRDefault="00811539" w:rsidP="00235C40"/>
        </w:tc>
        <w:tc>
          <w:tcPr>
            <w:tcW w:w="288" w:type="dxa"/>
          </w:tcPr>
          <w:p w14:paraId="323E6999" w14:textId="77777777" w:rsidR="00811539" w:rsidRDefault="00811539" w:rsidP="00235C40">
            <w:pPr>
              <w:pStyle w:val="CopticCross"/>
            </w:pPr>
            <w:r w:rsidRPr="00FB5ACB">
              <w:t>¿</w:t>
            </w:r>
          </w:p>
        </w:tc>
        <w:tc>
          <w:tcPr>
            <w:tcW w:w="3960" w:type="dxa"/>
          </w:tcPr>
          <w:p w14:paraId="1F65D319" w14:textId="77777777" w:rsidR="00811539" w:rsidRDefault="00811539" w:rsidP="00934B8D">
            <w:pPr>
              <w:pStyle w:val="CopticVersemulti-line"/>
            </w:pPr>
            <w:r>
              <w:t>Ⲑⲁⲃⲱⲣ ⲛⲉⲙ Ⲁⲣⲙⲟⲩⲛ ⲉⲩⲥⲟⲡ:</w:t>
            </w:r>
          </w:p>
          <w:p w14:paraId="2060289F" w14:textId="77777777" w:rsidR="00811539" w:rsidRDefault="00811539" w:rsidP="00934B8D">
            <w:pPr>
              <w:pStyle w:val="CopticVersemulti-line"/>
            </w:pPr>
            <w:r>
              <w:t>ⲉⲩⲉⲑⲉⲗⲏⲗ ϧⲉⲛ ⲡⲉⲕⲣⲁⲛ:</w:t>
            </w:r>
          </w:p>
          <w:p w14:paraId="24031AA1" w14:textId="77777777" w:rsidR="00811539" w:rsidRDefault="00811539" w:rsidP="00934B8D">
            <w:pPr>
              <w:pStyle w:val="CopticVersemulti-line"/>
            </w:pPr>
            <w:r>
              <w:t>Ⲡⲟ̄ⲥ̄ Ⲫⲛⲟⲩϯ ⲫⲏⲉⲧϣⲟⲡ:</w:t>
            </w:r>
          </w:p>
          <w:p w14:paraId="2621552D" w14:textId="77777777" w:rsidR="00811539" w:rsidRPr="005130A7" w:rsidRDefault="00811539" w:rsidP="00811539">
            <w:pPr>
              <w:pStyle w:val="CopticHangingVerse"/>
            </w:pPr>
            <w:r>
              <w:t>ⲡⲁⲓⲣⲏϯ ⲁϥϫⲟⲥ ⲛ̀ϫⲉ Ⲛⲁⲑⲁⲛ.</w:t>
            </w:r>
          </w:p>
        </w:tc>
      </w:tr>
      <w:tr w:rsidR="00811539" w14:paraId="0CC2334E" w14:textId="77777777" w:rsidTr="00235C40">
        <w:trPr>
          <w:cantSplit/>
          <w:jc w:val="center"/>
        </w:trPr>
        <w:tc>
          <w:tcPr>
            <w:tcW w:w="288" w:type="dxa"/>
          </w:tcPr>
          <w:p w14:paraId="4EBACE9D" w14:textId="77777777" w:rsidR="00811539" w:rsidRDefault="00811539" w:rsidP="00235C40">
            <w:pPr>
              <w:pStyle w:val="CopticCross"/>
            </w:pPr>
          </w:p>
        </w:tc>
        <w:tc>
          <w:tcPr>
            <w:tcW w:w="3960" w:type="dxa"/>
          </w:tcPr>
          <w:p w14:paraId="6F952A95" w14:textId="77777777" w:rsidR="00811539" w:rsidRDefault="00811539" w:rsidP="00811539">
            <w:pPr>
              <w:pStyle w:val="EngHang"/>
            </w:pPr>
            <w:r>
              <w:t>Jesus Christ, the King of glory,</w:t>
            </w:r>
          </w:p>
          <w:p w14:paraId="488F9642" w14:textId="77777777" w:rsidR="00811539" w:rsidRDefault="00811539" w:rsidP="00811539">
            <w:pPr>
              <w:pStyle w:val="EngHang"/>
            </w:pPr>
            <w:r>
              <w:t>Took Peter and James,</w:t>
            </w:r>
          </w:p>
          <w:p w14:paraId="47842CD4" w14:textId="77777777" w:rsidR="00811539" w:rsidRDefault="00811539" w:rsidP="00811539">
            <w:pPr>
              <w:pStyle w:val="EngHang"/>
            </w:pPr>
            <w:r>
              <w:t>And the celibate John,</w:t>
            </w:r>
          </w:p>
          <w:p w14:paraId="34B8AC77" w14:textId="77777777" w:rsidR="00811539" w:rsidRDefault="00811539" w:rsidP="00811539">
            <w:pPr>
              <w:pStyle w:val="EngHangEnd"/>
            </w:pPr>
            <w:r>
              <w:t>And ascended the mountain.</w:t>
            </w:r>
          </w:p>
        </w:tc>
        <w:tc>
          <w:tcPr>
            <w:tcW w:w="288" w:type="dxa"/>
          </w:tcPr>
          <w:p w14:paraId="2BBD16D7" w14:textId="77777777" w:rsidR="00811539" w:rsidRDefault="00811539" w:rsidP="00235C40"/>
        </w:tc>
        <w:tc>
          <w:tcPr>
            <w:tcW w:w="288" w:type="dxa"/>
          </w:tcPr>
          <w:p w14:paraId="10220622" w14:textId="77777777" w:rsidR="00811539" w:rsidRDefault="00811539" w:rsidP="00235C40">
            <w:pPr>
              <w:pStyle w:val="CopticCross"/>
            </w:pPr>
          </w:p>
        </w:tc>
        <w:tc>
          <w:tcPr>
            <w:tcW w:w="3960" w:type="dxa"/>
          </w:tcPr>
          <w:p w14:paraId="0451F988" w14:textId="77777777" w:rsidR="00811539" w:rsidRDefault="00811539" w:rsidP="00934B8D">
            <w:pPr>
              <w:pStyle w:val="CopticVersemulti-line"/>
            </w:pPr>
            <w:r>
              <w:t>Ⲓⲏ̄ⲥ̄ Ⲡⲭ̄ⲥ̄ ⲡ̀ⲟⲩⲣⲟ ⲛ̀ⲱⲟⲩ:</w:t>
            </w:r>
          </w:p>
          <w:p w14:paraId="57DE8C34" w14:textId="77777777" w:rsidR="00811539" w:rsidRDefault="00811539" w:rsidP="00934B8D">
            <w:pPr>
              <w:pStyle w:val="CopticVersemulti-line"/>
            </w:pPr>
            <w:r>
              <w:t>ⲁϥϭⲓ Ⲡⲉⲧⲣⲟⲥ ⲛⲉⲙ Ⲓⲁⲕⲱⲃⲟⲥ:</w:t>
            </w:r>
          </w:p>
          <w:p w14:paraId="0FB590C4" w14:textId="77777777" w:rsidR="00811539" w:rsidRDefault="00811539" w:rsidP="00934B8D">
            <w:pPr>
              <w:pStyle w:val="CopticVersemulti-line"/>
            </w:pPr>
            <w:r>
              <w:t>ⲁϥϣⲉⲛⲁϥ ⲥⲁⲡ̀ϣⲱⲓ ⲙ̀ⲡⲓⲧⲱⲟⲩ:</w:t>
            </w:r>
          </w:p>
          <w:p w14:paraId="437F7BEE" w14:textId="77777777" w:rsidR="00811539" w:rsidRPr="005130A7" w:rsidRDefault="00811539" w:rsidP="00811539">
            <w:pPr>
              <w:pStyle w:val="CopticHangingVerse"/>
            </w:pPr>
            <w:r>
              <w:t>ⲛⲉⲙ Ⲓⲱⲁⲛⲛⲏⲥ ⲡⲓⲡⲁⲣⲑⲉⲛⲟⲥ.</w:t>
            </w:r>
          </w:p>
        </w:tc>
      </w:tr>
      <w:tr w:rsidR="00811539" w14:paraId="3E3133CF" w14:textId="77777777" w:rsidTr="00235C40">
        <w:trPr>
          <w:cantSplit/>
          <w:jc w:val="center"/>
        </w:trPr>
        <w:tc>
          <w:tcPr>
            <w:tcW w:w="288" w:type="dxa"/>
          </w:tcPr>
          <w:p w14:paraId="1136E2A6" w14:textId="77777777" w:rsidR="00811539" w:rsidRDefault="00811539" w:rsidP="00235C40">
            <w:pPr>
              <w:pStyle w:val="CopticCross"/>
            </w:pPr>
          </w:p>
        </w:tc>
        <w:tc>
          <w:tcPr>
            <w:tcW w:w="3960" w:type="dxa"/>
          </w:tcPr>
          <w:p w14:paraId="01A1AD56" w14:textId="77777777" w:rsidR="00811539" w:rsidRDefault="00811539" w:rsidP="00811539">
            <w:pPr>
              <w:pStyle w:val="EngHang"/>
            </w:pPr>
            <w:r>
              <w:t>Likewise, He also brought to Himself</w:t>
            </w:r>
          </w:p>
          <w:p w14:paraId="3283641B" w14:textId="77777777" w:rsidR="00811539" w:rsidRDefault="00811539" w:rsidP="00811539">
            <w:pPr>
              <w:pStyle w:val="EngHang"/>
            </w:pPr>
            <w:r>
              <w:t>Moses and Elijah.</w:t>
            </w:r>
          </w:p>
          <w:p w14:paraId="75A42B8F" w14:textId="77777777" w:rsidR="00811539" w:rsidRDefault="00811539" w:rsidP="00811539">
            <w:pPr>
              <w:pStyle w:val="EngHang"/>
            </w:pPr>
            <w:r>
              <w:t>A cloud covered them,</w:t>
            </w:r>
          </w:p>
          <w:p w14:paraId="36280ACB" w14:textId="77777777" w:rsidR="00811539" w:rsidRDefault="00811539" w:rsidP="00811539">
            <w:pPr>
              <w:pStyle w:val="EngHangEnd"/>
            </w:pPr>
            <w:r>
              <w:t>And they spoke with the Messiah.</w:t>
            </w:r>
          </w:p>
        </w:tc>
        <w:tc>
          <w:tcPr>
            <w:tcW w:w="288" w:type="dxa"/>
          </w:tcPr>
          <w:p w14:paraId="3932D6F4" w14:textId="77777777" w:rsidR="00811539" w:rsidRDefault="00811539" w:rsidP="00235C40"/>
        </w:tc>
        <w:tc>
          <w:tcPr>
            <w:tcW w:w="288" w:type="dxa"/>
          </w:tcPr>
          <w:p w14:paraId="6E6D13DF" w14:textId="77777777" w:rsidR="00811539" w:rsidRDefault="00811539" w:rsidP="00235C40">
            <w:pPr>
              <w:pStyle w:val="CopticCross"/>
            </w:pPr>
          </w:p>
        </w:tc>
        <w:tc>
          <w:tcPr>
            <w:tcW w:w="3960" w:type="dxa"/>
          </w:tcPr>
          <w:p w14:paraId="69A04BEB" w14:textId="77777777" w:rsidR="00811539" w:rsidRDefault="00811539" w:rsidP="00934B8D">
            <w:pPr>
              <w:pStyle w:val="CopticVersemulti-line"/>
            </w:pPr>
            <w:r>
              <w:t>Ⲕⲉ ⲡⲁⲗⲓⲛ ⲟⲛ ⲁϥⲓ̀ⲛⲓ ⲛⲱⲟⲩ:</w:t>
            </w:r>
          </w:p>
          <w:p w14:paraId="458D6497" w14:textId="77777777" w:rsidR="00811539" w:rsidRDefault="00811539" w:rsidP="00934B8D">
            <w:pPr>
              <w:pStyle w:val="CopticVersemulti-line"/>
            </w:pPr>
            <w:r>
              <w:t>ⲙ̀Ⲙⲱⲩⲥⲏⲥ ⲛⲉⲙ Ⲏⲗⲓⲁⲥ:</w:t>
            </w:r>
          </w:p>
          <w:p w14:paraId="5C58D61C" w14:textId="77777777" w:rsidR="00811539" w:rsidRDefault="00811539" w:rsidP="00934B8D">
            <w:pPr>
              <w:pStyle w:val="CopticVersemulti-line"/>
            </w:pPr>
            <w:r>
              <w:t>ⲟⲩⲟϩ ⲟⲩϭⲏⲡⲓ ⲁⲥϩⲱⲃⲥ ⲉ̀ⲣⲱⲟⲩ:</w:t>
            </w:r>
          </w:p>
          <w:p w14:paraId="571AE788" w14:textId="77777777" w:rsidR="00811539" w:rsidRPr="005130A7" w:rsidRDefault="00811539" w:rsidP="00811539">
            <w:pPr>
              <w:pStyle w:val="CopticHangingVerse"/>
            </w:pPr>
            <w:r>
              <w:t>ⲁⲩⲉⲣϩⲏⲧⲥ ⲛ̀ⲥⲁϫⲓ ⲛⲉⲙ Ⲙⲁⲥⲓⲁⲥ.</w:t>
            </w:r>
          </w:p>
        </w:tc>
      </w:tr>
      <w:tr w:rsidR="00811539" w14:paraId="2EAF01BB" w14:textId="77777777" w:rsidTr="00235C40">
        <w:trPr>
          <w:cantSplit/>
          <w:jc w:val="center"/>
        </w:trPr>
        <w:tc>
          <w:tcPr>
            <w:tcW w:w="288" w:type="dxa"/>
          </w:tcPr>
          <w:p w14:paraId="009D5928" w14:textId="77777777" w:rsidR="00811539" w:rsidRDefault="00811539" w:rsidP="00235C40">
            <w:pPr>
              <w:pStyle w:val="CopticCross"/>
            </w:pPr>
            <w:r w:rsidRPr="00FB5ACB">
              <w:t>¿</w:t>
            </w:r>
          </w:p>
        </w:tc>
        <w:tc>
          <w:tcPr>
            <w:tcW w:w="3960" w:type="dxa"/>
          </w:tcPr>
          <w:p w14:paraId="2F71F58D" w14:textId="77777777" w:rsidR="00811539" w:rsidRDefault="00811539" w:rsidP="00811539">
            <w:pPr>
              <w:pStyle w:val="EngHang"/>
            </w:pPr>
            <w:r>
              <w:t>The also gave witnesses that</w:t>
            </w:r>
          </w:p>
          <w:p w14:paraId="41E5E788" w14:textId="77777777" w:rsidR="00811539" w:rsidRDefault="00811539" w:rsidP="00811539">
            <w:pPr>
              <w:pStyle w:val="EngHang"/>
            </w:pPr>
            <w:r>
              <w:t>His clothes were</w:t>
            </w:r>
          </w:p>
          <w:p w14:paraId="2BF0326C" w14:textId="77777777" w:rsidR="00811539" w:rsidRDefault="00811539" w:rsidP="00811539">
            <w:pPr>
              <w:pStyle w:val="EngHang"/>
            </w:pPr>
            <w:r>
              <w:t>Brighter than the sun,</w:t>
            </w:r>
          </w:p>
          <w:p w14:paraId="38CB2B82" w14:textId="77777777" w:rsidR="00811539" w:rsidRDefault="00811539" w:rsidP="00811539">
            <w:pPr>
              <w:pStyle w:val="EngHangEnd"/>
            </w:pPr>
            <w:r>
              <w:t>And His face did shine.</w:t>
            </w:r>
          </w:p>
        </w:tc>
        <w:tc>
          <w:tcPr>
            <w:tcW w:w="288" w:type="dxa"/>
          </w:tcPr>
          <w:p w14:paraId="6550DEA2" w14:textId="77777777" w:rsidR="00811539" w:rsidRDefault="00811539" w:rsidP="00235C40"/>
        </w:tc>
        <w:tc>
          <w:tcPr>
            <w:tcW w:w="288" w:type="dxa"/>
          </w:tcPr>
          <w:p w14:paraId="6A79E6D5" w14:textId="77777777" w:rsidR="00811539" w:rsidRDefault="00811539" w:rsidP="00235C40">
            <w:pPr>
              <w:pStyle w:val="CopticCross"/>
            </w:pPr>
            <w:r w:rsidRPr="00FB5ACB">
              <w:t>¿</w:t>
            </w:r>
          </w:p>
        </w:tc>
        <w:tc>
          <w:tcPr>
            <w:tcW w:w="3960" w:type="dxa"/>
          </w:tcPr>
          <w:p w14:paraId="61996E7D" w14:textId="77777777" w:rsidR="00811539" w:rsidRDefault="00811539" w:rsidP="00934B8D">
            <w:pPr>
              <w:pStyle w:val="CopticVersemulti-line"/>
            </w:pPr>
            <w:r>
              <w:t>Ⲗⲟⲓⲡⲟⲛ ⲅⲁⲣ ⲁⲩⲉⲣⲙⲉⲑⲣⲉ:</w:t>
            </w:r>
          </w:p>
          <w:p w14:paraId="5630ADF1" w14:textId="77777777" w:rsidR="00811539" w:rsidRDefault="00811539" w:rsidP="00934B8D">
            <w:pPr>
              <w:pStyle w:val="CopticVersemulti-line"/>
            </w:pPr>
            <w:r>
              <w:t>ϫⲉ ⲁⲩⲛⲁⲩ ⲉ̀ⲛⲉϥϩ̀ⲃⲟⲥ:</w:t>
            </w:r>
          </w:p>
          <w:p w14:paraId="248DCC0C" w14:textId="77777777" w:rsidR="00811539" w:rsidRDefault="00811539" w:rsidP="00934B8D">
            <w:pPr>
              <w:pStyle w:val="CopticVersemulti-line"/>
            </w:pPr>
            <w:r>
              <w:t>ⲁⲩϩⲓⲁⲕⲧⲓⲛ ⲉ̀ϩⲟⲧⲉ ⲫ̀ⲣⲏ:</w:t>
            </w:r>
          </w:p>
          <w:p w14:paraId="6ED9A580" w14:textId="77777777" w:rsidR="00811539" w:rsidRPr="005130A7" w:rsidRDefault="00811539" w:rsidP="00811539">
            <w:pPr>
              <w:pStyle w:val="CopticHangingVerse"/>
            </w:pPr>
            <w:r>
              <w:t>ⲁ̀ⲡⲉϥϩⲟ ⲟⲓ ⲛ̀ⲗⲁⲙⲡⲟⲥ.</w:t>
            </w:r>
          </w:p>
        </w:tc>
      </w:tr>
      <w:tr w:rsidR="00811539" w14:paraId="096A878C" w14:textId="77777777" w:rsidTr="00235C40">
        <w:trPr>
          <w:cantSplit/>
          <w:jc w:val="center"/>
        </w:trPr>
        <w:tc>
          <w:tcPr>
            <w:tcW w:w="288" w:type="dxa"/>
          </w:tcPr>
          <w:p w14:paraId="0AE241DF" w14:textId="77777777" w:rsidR="00811539" w:rsidRDefault="00811539" w:rsidP="00235C40">
            <w:pPr>
              <w:pStyle w:val="CopticCross"/>
            </w:pPr>
            <w:r w:rsidRPr="00FB5ACB">
              <w:t>¿</w:t>
            </w:r>
          </w:p>
        </w:tc>
        <w:tc>
          <w:tcPr>
            <w:tcW w:w="3960" w:type="dxa"/>
          </w:tcPr>
          <w:p w14:paraId="2505C0CF" w14:textId="77777777" w:rsidR="00811539" w:rsidRDefault="00811539" w:rsidP="00811539">
            <w:pPr>
              <w:pStyle w:val="EngHang"/>
            </w:pPr>
            <w:r>
              <w:t>After these things the Disciples</w:t>
            </w:r>
          </w:p>
          <w:p w14:paraId="68C292E6" w14:textId="77777777" w:rsidR="00811539" w:rsidRDefault="00811539" w:rsidP="00811539">
            <w:pPr>
              <w:pStyle w:val="EngHang"/>
            </w:pPr>
            <w:r>
              <w:t>Stood before the Lord.</w:t>
            </w:r>
          </w:p>
          <w:p w14:paraId="0B8A6942" w14:textId="77777777" w:rsidR="00811539" w:rsidRDefault="00811539" w:rsidP="00811539">
            <w:pPr>
              <w:pStyle w:val="EngHang"/>
            </w:pPr>
            <w:r>
              <w:t>When they saw the prophets,</w:t>
            </w:r>
          </w:p>
          <w:p w14:paraId="57F4CB70" w14:textId="77777777" w:rsidR="00811539" w:rsidRDefault="00811539" w:rsidP="00811539">
            <w:pPr>
              <w:pStyle w:val="EngHangEnd"/>
            </w:pPr>
            <w:r>
              <w:t>They said in haste,</w:t>
            </w:r>
          </w:p>
        </w:tc>
        <w:tc>
          <w:tcPr>
            <w:tcW w:w="288" w:type="dxa"/>
          </w:tcPr>
          <w:p w14:paraId="652D65F2" w14:textId="77777777" w:rsidR="00811539" w:rsidRDefault="00811539" w:rsidP="00235C40"/>
        </w:tc>
        <w:tc>
          <w:tcPr>
            <w:tcW w:w="288" w:type="dxa"/>
          </w:tcPr>
          <w:p w14:paraId="19ACE216" w14:textId="77777777" w:rsidR="00811539" w:rsidRDefault="00811539" w:rsidP="00235C40">
            <w:pPr>
              <w:pStyle w:val="CopticCross"/>
            </w:pPr>
            <w:r w:rsidRPr="00FB5ACB">
              <w:t>¿</w:t>
            </w:r>
          </w:p>
        </w:tc>
        <w:tc>
          <w:tcPr>
            <w:tcW w:w="3960" w:type="dxa"/>
          </w:tcPr>
          <w:p w14:paraId="186A326C" w14:textId="77777777" w:rsidR="00811539" w:rsidRDefault="00811539" w:rsidP="00934B8D">
            <w:pPr>
              <w:pStyle w:val="CopticVersemulti-line"/>
            </w:pPr>
            <w:r>
              <w:t>Ⲙⲉⲛⲉⲛⲥⲁ ⲛⲁⲓ ⲁ̀ⲛⲓⲙⲁⲑⲏⲧⲏⲥ:</w:t>
            </w:r>
          </w:p>
          <w:p w14:paraId="3D1D1733" w14:textId="77777777" w:rsidR="00811539" w:rsidRDefault="00811539" w:rsidP="00934B8D">
            <w:pPr>
              <w:pStyle w:val="CopticVersemulti-line"/>
            </w:pPr>
            <w:r>
              <w:t>ⲟ̀ϩⲓ ⲉ̀ⲣⲁⲧⲟⲩ ⲙ̀ⲡⲉⲙ̀ⲑⲟ ⲙ̀Ⲡⲟ̄ⲥ̄:</w:t>
            </w:r>
          </w:p>
          <w:p w14:paraId="200FE1B0" w14:textId="77777777" w:rsidR="00811539" w:rsidRDefault="00811539" w:rsidP="00934B8D">
            <w:pPr>
              <w:pStyle w:val="CopticVersemulti-line"/>
            </w:pPr>
            <w:r>
              <w:t>ⲉ̀ⲧⲁⲩⲛⲁⲩ ⲉ̀ⲛⲓⲡ̀ⲣⲟⲫⲏⲧⲏⲥ:</w:t>
            </w:r>
          </w:p>
          <w:p w14:paraId="1C51CE78" w14:textId="77777777" w:rsidR="00811539" w:rsidRPr="005130A7" w:rsidRDefault="00811539" w:rsidP="00811539">
            <w:pPr>
              <w:pStyle w:val="CopticHangingVerse"/>
            </w:pPr>
            <w:r>
              <w:t>ⲟⲩⲟϩ ⲁⲩϫⲟⲥ ϧⲉⲛ ⲟⲩⲛⲓϣϯ ⲛ̀ϣ̀ⲣⲱⲓⲥ.</w:t>
            </w:r>
          </w:p>
        </w:tc>
      </w:tr>
      <w:tr w:rsidR="00811539" w14:paraId="3154E29E" w14:textId="77777777" w:rsidTr="00235C40">
        <w:trPr>
          <w:cantSplit/>
          <w:jc w:val="center"/>
        </w:trPr>
        <w:tc>
          <w:tcPr>
            <w:tcW w:w="288" w:type="dxa"/>
          </w:tcPr>
          <w:p w14:paraId="56DEB0F1" w14:textId="77777777" w:rsidR="00811539" w:rsidRDefault="00811539" w:rsidP="00235C40">
            <w:pPr>
              <w:pStyle w:val="CopticCross"/>
            </w:pPr>
          </w:p>
        </w:tc>
        <w:tc>
          <w:tcPr>
            <w:tcW w:w="3960" w:type="dxa"/>
          </w:tcPr>
          <w:p w14:paraId="3836F866" w14:textId="77777777" w:rsidR="00811539" w:rsidRDefault="00811539" w:rsidP="00811539">
            <w:pPr>
              <w:pStyle w:val="EngHang"/>
            </w:pPr>
            <w:r>
              <w:t>“It is good for us, O Master,</w:t>
            </w:r>
          </w:p>
          <w:p w14:paraId="2FE43BA5" w14:textId="77777777" w:rsidR="00811539" w:rsidRDefault="00811539" w:rsidP="00811539">
            <w:pPr>
              <w:pStyle w:val="EngHang"/>
            </w:pPr>
            <w:r>
              <w:t>To build three tabernacles here,</w:t>
            </w:r>
          </w:p>
          <w:p w14:paraId="61D0F391" w14:textId="77777777" w:rsidR="00811539" w:rsidRDefault="00811539" w:rsidP="00811539">
            <w:pPr>
              <w:pStyle w:val="EngHang"/>
            </w:pPr>
            <w:r>
              <w:t>One for You and one for Moses,</w:t>
            </w:r>
          </w:p>
          <w:p w14:paraId="281CFE95" w14:textId="77777777" w:rsidR="00811539" w:rsidRDefault="00811539" w:rsidP="00811539">
            <w:pPr>
              <w:pStyle w:val="EngHangEnd"/>
            </w:pPr>
            <w:r>
              <w:t>And one for Elias.”</w:t>
            </w:r>
          </w:p>
        </w:tc>
        <w:tc>
          <w:tcPr>
            <w:tcW w:w="288" w:type="dxa"/>
          </w:tcPr>
          <w:p w14:paraId="7B5F6C19" w14:textId="77777777" w:rsidR="00811539" w:rsidRDefault="00811539" w:rsidP="00235C40"/>
        </w:tc>
        <w:tc>
          <w:tcPr>
            <w:tcW w:w="288" w:type="dxa"/>
          </w:tcPr>
          <w:p w14:paraId="16C2F059" w14:textId="77777777" w:rsidR="00811539" w:rsidRDefault="00811539" w:rsidP="00235C40">
            <w:pPr>
              <w:pStyle w:val="CopticCross"/>
            </w:pPr>
          </w:p>
        </w:tc>
        <w:tc>
          <w:tcPr>
            <w:tcW w:w="3960" w:type="dxa"/>
          </w:tcPr>
          <w:p w14:paraId="4F8B4426" w14:textId="77777777" w:rsidR="00811539" w:rsidRDefault="00811539" w:rsidP="00934B8D">
            <w:pPr>
              <w:pStyle w:val="CopticVersemulti-line"/>
            </w:pPr>
            <w:r>
              <w:t>Ⲛⲁⲛⲉⲥ ⲛⲁⲛ ⲱ̀ ⲛⲓⲇⲉⲥⲡⲟⲧⲏⲥ:</w:t>
            </w:r>
          </w:p>
          <w:p w14:paraId="2CC23A07" w14:textId="77777777" w:rsidR="00811539" w:rsidRDefault="00811539" w:rsidP="00934B8D">
            <w:pPr>
              <w:pStyle w:val="CopticVersemulti-line"/>
            </w:pPr>
            <w:r>
              <w:t>ⲉ̀ϧⲓ ⲙ̀ⲡⲁⲓ ⲙⲁ ⲛ̀ϣⲟⲙⲧ ⲛ̀ⲥ̀ⲕⲩⲛⲏ:</w:t>
            </w:r>
          </w:p>
          <w:p w14:paraId="3238D850" w14:textId="77777777" w:rsidR="00811539" w:rsidRDefault="00811539" w:rsidP="00934B8D">
            <w:pPr>
              <w:pStyle w:val="CopticVersemulti-line"/>
            </w:pPr>
            <w:r>
              <w:t>ⲟⲩⲓ̀ ⲛⲁⲕ ⲟⲩⲓ̀ ⲙ̀Ⲙⲱⲩⲥⲏⲥ:</w:t>
            </w:r>
          </w:p>
          <w:p w14:paraId="49CF50A0" w14:textId="77777777" w:rsidR="00811539" w:rsidRPr="005130A7" w:rsidRDefault="00811539" w:rsidP="00811539">
            <w:pPr>
              <w:pStyle w:val="CopticHangingVerse"/>
            </w:pPr>
            <w:r>
              <w:t xml:space="preserve">ⲟⲩⲓ̀ ⲛ̀Ⲏⲗⲓⲁⲥ ϧⲉⲛ ⲟⲩⲧⲓⲙⲏ: </w:t>
            </w:r>
          </w:p>
        </w:tc>
      </w:tr>
      <w:tr w:rsidR="00811539" w14:paraId="5FDCE5B5" w14:textId="77777777" w:rsidTr="00235C40">
        <w:trPr>
          <w:cantSplit/>
          <w:jc w:val="center"/>
        </w:trPr>
        <w:tc>
          <w:tcPr>
            <w:tcW w:w="288" w:type="dxa"/>
          </w:tcPr>
          <w:p w14:paraId="20868EBB" w14:textId="77777777" w:rsidR="00811539" w:rsidRDefault="00811539" w:rsidP="00235C40">
            <w:pPr>
              <w:pStyle w:val="CopticCross"/>
            </w:pPr>
          </w:p>
        </w:tc>
        <w:tc>
          <w:tcPr>
            <w:tcW w:w="3960" w:type="dxa"/>
          </w:tcPr>
          <w:p w14:paraId="651E72C6" w14:textId="77777777" w:rsidR="00811539" w:rsidRDefault="00811539" w:rsidP="00811539">
            <w:pPr>
              <w:pStyle w:val="EngHang"/>
            </w:pPr>
            <w:r>
              <w:t>They then heard first,</w:t>
            </w:r>
          </w:p>
          <w:p w14:paraId="5C2603C6" w14:textId="77777777" w:rsidR="00811539" w:rsidRDefault="00811539" w:rsidP="00811539">
            <w:pPr>
              <w:pStyle w:val="EngHang"/>
            </w:pPr>
            <w:r>
              <w:t>The word concerning Him,</w:t>
            </w:r>
          </w:p>
          <w:p w14:paraId="396BA7B5" w14:textId="77777777" w:rsidR="00811539" w:rsidRDefault="00811539" w:rsidP="00811539">
            <w:pPr>
              <w:pStyle w:val="EngHang"/>
            </w:pPr>
            <w:r>
              <w:t>“This is my Beloved Son,</w:t>
            </w:r>
          </w:p>
          <w:p w14:paraId="720DB05B" w14:textId="77777777" w:rsidR="00811539" w:rsidRDefault="00811539" w:rsidP="00811539">
            <w:pPr>
              <w:pStyle w:val="EngHangEnd"/>
            </w:pPr>
            <w:r>
              <w:t>In whom I am well pleased.”</w:t>
            </w:r>
          </w:p>
        </w:tc>
        <w:tc>
          <w:tcPr>
            <w:tcW w:w="288" w:type="dxa"/>
          </w:tcPr>
          <w:p w14:paraId="12337897" w14:textId="77777777" w:rsidR="00811539" w:rsidRDefault="00811539" w:rsidP="00235C40"/>
        </w:tc>
        <w:tc>
          <w:tcPr>
            <w:tcW w:w="288" w:type="dxa"/>
          </w:tcPr>
          <w:p w14:paraId="5BA5F120" w14:textId="77777777" w:rsidR="00811539" w:rsidRDefault="00811539" w:rsidP="00235C40">
            <w:pPr>
              <w:pStyle w:val="CopticCross"/>
            </w:pPr>
          </w:p>
        </w:tc>
        <w:tc>
          <w:tcPr>
            <w:tcW w:w="3960" w:type="dxa"/>
          </w:tcPr>
          <w:p w14:paraId="08204247" w14:textId="77777777" w:rsidR="00811539" w:rsidRDefault="00811539" w:rsidP="00934B8D">
            <w:pPr>
              <w:pStyle w:val="CopticVersemulti-line"/>
            </w:pPr>
            <w:r>
              <w:t>Ⲝⲁⲡⲓⲛⲁ ϧⲉⲛ ⲡⲓϩⲟⲩⲓⲧ:</w:t>
            </w:r>
          </w:p>
          <w:p w14:paraId="589B559D" w14:textId="77777777" w:rsidR="00811539" w:rsidRDefault="00811539" w:rsidP="00934B8D">
            <w:pPr>
              <w:pStyle w:val="CopticVersemulti-line"/>
            </w:pPr>
            <w:r>
              <w:t>ⲁⲩⲥⲱⲧⲉⲙ ⲉ̀ⲡⲓⲥⲁϫⲓ ⲉⲑⲃⲏⲧϥ:</w:t>
            </w:r>
          </w:p>
          <w:p w14:paraId="5A304E3C" w14:textId="77777777" w:rsidR="00811539" w:rsidRDefault="00811539" w:rsidP="00934B8D">
            <w:pPr>
              <w:pStyle w:val="CopticVersemulti-line"/>
            </w:pPr>
            <w:r>
              <w:t>ϫⲉ ⲫⲁⲓ ⲡⲉ ⲡⲁϣⲏⲣⲓ ⲡⲁⲙⲉⲛⲣⲓⲧ:</w:t>
            </w:r>
          </w:p>
          <w:p w14:paraId="0A364AB6" w14:textId="77777777" w:rsidR="00811539" w:rsidRPr="005130A7" w:rsidRDefault="00811539" w:rsidP="00811539">
            <w:pPr>
              <w:pStyle w:val="CopticHangingVerse"/>
            </w:pPr>
            <w:r>
              <w:t>ⲫⲏⲉⲧⲁⲓϯⲙⲁϯ ⲛ̀ϧⲏⲧϥ.</w:t>
            </w:r>
          </w:p>
        </w:tc>
      </w:tr>
      <w:tr w:rsidR="00811539" w14:paraId="54098A71" w14:textId="77777777" w:rsidTr="00235C40">
        <w:trPr>
          <w:cantSplit/>
          <w:jc w:val="center"/>
        </w:trPr>
        <w:tc>
          <w:tcPr>
            <w:tcW w:w="288" w:type="dxa"/>
          </w:tcPr>
          <w:p w14:paraId="3865366F" w14:textId="77777777" w:rsidR="00811539" w:rsidRDefault="00811539" w:rsidP="00235C40">
            <w:pPr>
              <w:pStyle w:val="CopticCross"/>
            </w:pPr>
            <w:r w:rsidRPr="00FB5ACB">
              <w:lastRenderedPageBreak/>
              <w:t>¿</w:t>
            </w:r>
          </w:p>
        </w:tc>
        <w:tc>
          <w:tcPr>
            <w:tcW w:w="3960" w:type="dxa"/>
          </w:tcPr>
          <w:p w14:paraId="1DE60676" w14:textId="77777777" w:rsidR="00811539" w:rsidRDefault="00811539" w:rsidP="00811539">
            <w:pPr>
              <w:pStyle w:val="EngHang"/>
            </w:pPr>
            <w:r>
              <w:t>Glory and honour to You,</w:t>
            </w:r>
          </w:p>
          <w:p w14:paraId="1C9290F2" w14:textId="77777777" w:rsidR="00811539" w:rsidRDefault="00811539" w:rsidP="00811539">
            <w:pPr>
              <w:pStyle w:val="EngHang"/>
            </w:pPr>
            <w:r>
              <w:t>In Your hidden mysteries,</w:t>
            </w:r>
          </w:p>
          <w:p w14:paraId="3DCF509B" w14:textId="77777777" w:rsidR="00811539" w:rsidRDefault="00811539" w:rsidP="00811539">
            <w:pPr>
              <w:pStyle w:val="EngHang"/>
            </w:pPr>
            <w:r>
              <w:t>For You appeared in humility,</w:t>
            </w:r>
          </w:p>
          <w:p w14:paraId="55542918" w14:textId="77777777" w:rsidR="00811539" w:rsidRDefault="00811539" w:rsidP="00811539">
            <w:pPr>
              <w:pStyle w:val="EngHangEnd"/>
            </w:pPr>
            <w:r>
              <w:t>You who are God, the Judge.</w:t>
            </w:r>
          </w:p>
        </w:tc>
        <w:tc>
          <w:tcPr>
            <w:tcW w:w="288" w:type="dxa"/>
          </w:tcPr>
          <w:p w14:paraId="18B94EF2" w14:textId="77777777" w:rsidR="00811539" w:rsidRDefault="00811539" w:rsidP="00235C40"/>
        </w:tc>
        <w:tc>
          <w:tcPr>
            <w:tcW w:w="288" w:type="dxa"/>
          </w:tcPr>
          <w:p w14:paraId="1816497F" w14:textId="77777777" w:rsidR="00811539" w:rsidRDefault="00811539" w:rsidP="00235C40">
            <w:pPr>
              <w:pStyle w:val="CopticCross"/>
            </w:pPr>
            <w:r w:rsidRPr="00FB5ACB">
              <w:t>¿</w:t>
            </w:r>
          </w:p>
        </w:tc>
        <w:tc>
          <w:tcPr>
            <w:tcW w:w="3960" w:type="dxa"/>
          </w:tcPr>
          <w:p w14:paraId="2A0E4DBA" w14:textId="77777777" w:rsidR="00811539" w:rsidRDefault="00811539" w:rsidP="00934B8D">
            <w:pPr>
              <w:pStyle w:val="CopticVersemulti-line"/>
            </w:pPr>
            <w:r>
              <w:t>Ⲟⲩⲱ̀ⲟⲩ ⲛⲁⲕ ⲛⲉⲙ ⲟⲩⲧⲁⲓ:</w:t>
            </w:r>
          </w:p>
          <w:p w14:paraId="01C8A214" w14:textId="77777777" w:rsidR="00811539" w:rsidRDefault="00811539" w:rsidP="00934B8D">
            <w:pPr>
              <w:pStyle w:val="CopticVersemulti-line"/>
            </w:pPr>
            <w:r>
              <w:t>ϧⲉⲛ ⲛⲉⲕⲙⲉⲩⲥⲧⲏⲣⲓⲟⲛ ⲉⲧϩⲏⲡ:</w:t>
            </w:r>
          </w:p>
          <w:p w14:paraId="08FE9403" w14:textId="77777777" w:rsidR="00811539" w:rsidRDefault="00811539" w:rsidP="00934B8D">
            <w:pPr>
              <w:pStyle w:val="CopticVersemulti-line"/>
            </w:pPr>
            <w:r>
              <w:t>ϫⲉ ⲁⲕⲟⲩⲱⲛϩ ⲉ̀ⲃⲟⲗ ϧⲉⲛ ⲡⲉⲕⲑⲉⲃⲓⲟ:</w:t>
            </w:r>
          </w:p>
          <w:p w14:paraId="2980FA28" w14:textId="77777777" w:rsidR="00811539" w:rsidRPr="005130A7" w:rsidRDefault="00811539" w:rsidP="00811539">
            <w:pPr>
              <w:pStyle w:val="CopticHangingVerse"/>
            </w:pPr>
            <w:r>
              <w:t>ϫⲉ ⲛ̀ⲑⲟⲕ Ⲫϯ ⲡⲓⲣⲉϥϯϩⲁⲡ.</w:t>
            </w:r>
          </w:p>
        </w:tc>
      </w:tr>
      <w:tr w:rsidR="00811539" w14:paraId="1932956C" w14:textId="77777777" w:rsidTr="00235C40">
        <w:trPr>
          <w:cantSplit/>
          <w:jc w:val="center"/>
        </w:trPr>
        <w:tc>
          <w:tcPr>
            <w:tcW w:w="288" w:type="dxa"/>
          </w:tcPr>
          <w:p w14:paraId="0D10EB4E" w14:textId="77777777" w:rsidR="00811539" w:rsidRDefault="00811539" w:rsidP="00235C40">
            <w:pPr>
              <w:pStyle w:val="CopticCross"/>
            </w:pPr>
            <w:r w:rsidRPr="00FB5ACB">
              <w:t>¿</w:t>
            </w:r>
          </w:p>
        </w:tc>
        <w:tc>
          <w:tcPr>
            <w:tcW w:w="3960" w:type="dxa"/>
          </w:tcPr>
          <w:p w14:paraId="5D1FCDD3" w14:textId="77777777" w:rsidR="00811539" w:rsidRDefault="00811539" w:rsidP="00811539">
            <w:pPr>
              <w:pStyle w:val="EngHang"/>
            </w:pPr>
            <w:r>
              <w:t>Jesus Christ, the blessed One is</w:t>
            </w:r>
          </w:p>
          <w:p w14:paraId="2828043A" w14:textId="77777777" w:rsidR="00811539" w:rsidRDefault="00811539" w:rsidP="00811539">
            <w:pPr>
              <w:pStyle w:val="EngHang"/>
            </w:pPr>
            <w:r>
              <w:t>The Lord, the Eternal God</w:t>
            </w:r>
          </w:p>
          <w:p w14:paraId="2236E01E" w14:textId="77777777" w:rsidR="00811539" w:rsidRDefault="00811539" w:rsidP="00811539">
            <w:pPr>
              <w:pStyle w:val="EngHang"/>
            </w:pPr>
            <w:r>
              <w:t>Of the living and the dead,</w:t>
            </w:r>
          </w:p>
          <w:p w14:paraId="2E409779" w14:textId="77777777" w:rsidR="00811539" w:rsidRDefault="00811539" w:rsidP="00811539">
            <w:pPr>
              <w:pStyle w:val="EngHangEnd"/>
            </w:pPr>
            <w:r>
              <w:t>The Creator of the ages.</w:t>
            </w:r>
          </w:p>
        </w:tc>
        <w:tc>
          <w:tcPr>
            <w:tcW w:w="288" w:type="dxa"/>
          </w:tcPr>
          <w:p w14:paraId="7EFFB5C0" w14:textId="77777777" w:rsidR="00811539" w:rsidRDefault="00811539" w:rsidP="00235C40"/>
        </w:tc>
        <w:tc>
          <w:tcPr>
            <w:tcW w:w="288" w:type="dxa"/>
          </w:tcPr>
          <w:p w14:paraId="32EC7AD1" w14:textId="77777777" w:rsidR="00811539" w:rsidRDefault="00811539" w:rsidP="00235C40">
            <w:pPr>
              <w:pStyle w:val="CopticCross"/>
            </w:pPr>
            <w:r w:rsidRPr="00FB5ACB">
              <w:t>¿</w:t>
            </w:r>
          </w:p>
        </w:tc>
        <w:tc>
          <w:tcPr>
            <w:tcW w:w="3960" w:type="dxa"/>
          </w:tcPr>
          <w:p w14:paraId="35306557" w14:textId="77777777" w:rsidR="00811539" w:rsidRDefault="00811539" w:rsidP="00934B8D">
            <w:pPr>
              <w:pStyle w:val="CopticVersemulti-line"/>
            </w:pPr>
            <w:r>
              <w:t>Ⲡⲟ̄ⲥ̄ Ⲫϯ ⲡⲓϣⲁ ⲉ̀ⲛⲉϩ:</w:t>
            </w:r>
          </w:p>
          <w:p w14:paraId="1CAC840A" w14:textId="77777777" w:rsidR="00811539" w:rsidRDefault="00811539" w:rsidP="00934B8D">
            <w:pPr>
              <w:pStyle w:val="CopticVersemulti-line"/>
            </w:pPr>
            <w:r>
              <w:t>ⲉ̀ϫⲉⲛ ⲛⲏⲉⲧⲟⲛϧ ⲛⲉⲙ ⲛⲓⲣⲉϥⲙⲱⲟⲩⲧ:</w:t>
            </w:r>
          </w:p>
          <w:p w14:paraId="21522769" w14:textId="77777777" w:rsidR="00811539" w:rsidRDefault="00811539" w:rsidP="00934B8D">
            <w:pPr>
              <w:pStyle w:val="CopticVersemulti-line"/>
            </w:pPr>
            <w:r>
              <w:t>ⲡⲓⲣⲉϥⲑⲁⲙⲓⲟ ⲛ̀ⲛⲓⲉ̀ⲛⲉϩ:</w:t>
            </w:r>
          </w:p>
          <w:p w14:paraId="67BEAE53" w14:textId="77777777" w:rsidR="00811539" w:rsidRPr="005130A7" w:rsidRDefault="00811539" w:rsidP="00811539">
            <w:pPr>
              <w:pStyle w:val="CopticHangingVerse"/>
            </w:pPr>
            <w:r>
              <w:t>Ⲓⲏ̄ⲥ̄ Ⲡⲭ̄ⲥ̄ ⲫⲏⲉⲧⲥ̀ⲙⲁⲣⲱⲟⲩⲧ.</w:t>
            </w:r>
          </w:p>
        </w:tc>
      </w:tr>
      <w:tr w:rsidR="00811539" w14:paraId="15C47F6B" w14:textId="77777777" w:rsidTr="00235C40">
        <w:trPr>
          <w:cantSplit/>
          <w:jc w:val="center"/>
        </w:trPr>
        <w:tc>
          <w:tcPr>
            <w:tcW w:w="288" w:type="dxa"/>
          </w:tcPr>
          <w:p w14:paraId="449B1FF5" w14:textId="77777777" w:rsidR="00811539" w:rsidRDefault="00811539" w:rsidP="00235C40">
            <w:pPr>
              <w:pStyle w:val="CopticCross"/>
            </w:pPr>
          </w:p>
        </w:tc>
        <w:tc>
          <w:tcPr>
            <w:tcW w:w="3960" w:type="dxa"/>
          </w:tcPr>
          <w:p w14:paraId="0E25DE09" w14:textId="77777777" w:rsidR="00811539" w:rsidRDefault="00811539" w:rsidP="00811539">
            <w:pPr>
              <w:pStyle w:val="EngHang"/>
            </w:pPr>
            <w:r>
              <w:t>The Disciples truly</w:t>
            </w:r>
          </w:p>
          <w:p w14:paraId="5DC3C58D" w14:textId="77777777" w:rsidR="00811539" w:rsidRDefault="00811539" w:rsidP="00811539">
            <w:pPr>
              <w:pStyle w:val="EngHang"/>
            </w:pPr>
            <w:r>
              <w:t>Saw Him and prostrated,</w:t>
            </w:r>
          </w:p>
          <w:p w14:paraId="3A7E9A99" w14:textId="77777777" w:rsidR="00811539" w:rsidRDefault="00811539" w:rsidP="00811539">
            <w:pPr>
              <w:pStyle w:val="EngHang"/>
            </w:pPr>
            <w:r>
              <w:t>They bent their knees,</w:t>
            </w:r>
          </w:p>
          <w:p w14:paraId="25FDBA66" w14:textId="77777777" w:rsidR="00811539" w:rsidRDefault="00811539" w:rsidP="00811539">
            <w:pPr>
              <w:pStyle w:val="EngHangEnd"/>
            </w:pPr>
            <w:r>
              <w:t>For His is the true Judge.</w:t>
            </w:r>
          </w:p>
        </w:tc>
        <w:tc>
          <w:tcPr>
            <w:tcW w:w="288" w:type="dxa"/>
          </w:tcPr>
          <w:p w14:paraId="11E4943A" w14:textId="77777777" w:rsidR="00811539" w:rsidRDefault="00811539" w:rsidP="00235C40"/>
        </w:tc>
        <w:tc>
          <w:tcPr>
            <w:tcW w:w="288" w:type="dxa"/>
          </w:tcPr>
          <w:p w14:paraId="09173F41" w14:textId="77777777" w:rsidR="00811539" w:rsidRDefault="00811539" w:rsidP="00235C40">
            <w:pPr>
              <w:pStyle w:val="CopticCross"/>
            </w:pPr>
          </w:p>
        </w:tc>
        <w:tc>
          <w:tcPr>
            <w:tcW w:w="3960" w:type="dxa"/>
          </w:tcPr>
          <w:p w14:paraId="5BE24D58" w14:textId="77777777" w:rsidR="00811539" w:rsidRDefault="00811539" w:rsidP="00934B8D">
            <w:pPr>
              <w:pStyle w:val="CopticVersemulti-line"/>
            </w:pPr>
            <w:r>
              <w:t>Ⲣⲏⲧⲟⲥ ⲉ̀ⲧⲁⲩⲛⲁⲩ ⲉ̀ⲣⲟϥ:</w:t>
            </w:r>
          </w:p>
          <w:p w14:paraId="13BE13AB" w14:textId="77777777" w:rsidR="00811539" w:rsidRDefault="00811539" w:rsidP="00934B8D">
            <w:pPr>
              <w:pStyle w:val="CopticVersemulti-line"/>
            </w:pPr>
            <w:r>
              <w:t>ⲛ̀ϫⲉ ⲛⲓⲙⲁⲑⲏⲧⲏⲥ:</w:t>
            </w:r>
          </w:p>
          <w:p w14:paraId="7E0553C5" w14:textId="77777777" w:rsidR="00811539" w:rsidRDefault="00811539" w:rsidP="00934B8D">
            <w:pPr>
              <w:pStyle w:val="CopticVersemulti-line"/>
            </w:pPr>
            <w:r>
              <w:t>ⲁⲩϩⲓⲧⲟⲩ ⲁⲩⲟⲩⲱϣⲧ:</w:t>
            </w:r>
          </w:p>
          <w:p w14:paraId="2D6BA5CD" w14:textId="77777777" w:rsidR="00811539" w:rsidRPr="005130A7" w:rsidRDefault="00811539" w:rsidP="00811539">
            <w:pPr>
              <w:pStyle w:val="CopticHangingVerse"/>
            </w:pPr>
            <w:r>
              <w:t>ⲙ̀ⲙⲟϥ ϫⲉ ⲛ̀ⲑⲟⲕ ⲡⲉ ⲡⲓⲣⲉϥϯϩⲁⲡ.</w:t>
            </w:r>
          </w:p>
        </w:tc>
      </w:tr>
      <w:tr w:rsidR="00811539" w14:paraId="2F18E7BF" w14:textId="77777777" w:rsidTr="00235C40">
        <w:trPr>
          <w:cantSplit/>
          <w:jc w:val="center"/>
        </w:trPr>
        <w:tc>
          <w:tcPr>
            <w:tcW w:w="288" w:type="dxa"/>
          </w:tcPr>
          <w:p w14:paraId="2E58EC76" w14:textId="77777777" w:rsidR="00811539" w:rsidRDefault="00811539" w:rsidP="00235C40">
            <w:pPr>
              <w:pStyle w:val="CopticCross"/>
            </w:pPr>
          </w:p>
        </w:tc>
        <w:tc>
          <w:tcPr>
            <w:tcW w:w="3960" w:type="dxa"/>
          </w:tcPr>
          <w:p w14:paraId="24743460" w14:textId="77777777" w:rsidR="00811539" w:rsidRDefault="00811539" w:rsidP="00811539">
            <w:pPr>
              <w:pStyle w:val="EngHang"/>
            </w:pPr>
            <w:r>
              <w:t>He indeed ordered them</w:t>
            </w:r>
          </w:p>
          <w:p w14:paraId="190A019F" w14:textId="77777777" w:rsidR="00811539" w:rsidRDefault="00811539" w:rsidP="00811539">
            <w:pPr>
              <w:pStyle w:val="EngHang"/>
            </w:pPr>
            <w:r>
              <w:t>Not to speak of this vision.</w:t>
            </w:r>
          </w:p>
          <w:p w14:paraId="2FECF3D3" w14:textId="77777777" w:rsidR="00811539" w:rsidRDefault="00811539" w:rsidP="00811539">
            <w:pPr>
              <w:pStyle w:val="EngHang"/>
            </w:pPr>
            <w:r>
              <w:t>Afterwards he filled them</w:t>
            </w:r>
          </w:p>
          <w:p w14:paraId="3052AEEF" w14:textId="77777777" w:rsidR="00811539" w:rsidRDefault="00811539" w:rsidP="00811539">
            <w:pPr>
              <w:pStyle w:val="EngHangEnd"/>
            </w:pPr>
            <w:r>
              <w:t>With all grace.</w:t>
            </w:r>
          </w:p>
        </w:tc>
        <w:tc>
          <w:tcPr>
            <w:tcW w:w="288" w:type="dxa"/>
          </w:tcPr>
          <w:p w14:paraId="6F0DD306" w14:textId="77777777" w:rsidR="00811539" w:rsidRDefault="00811539" w:rsidP="00235C40"/>
        </w:tc>
        <w:tc>
          <w:tcPr>
            <w:tcW w:w="288" w:type="dxa"/>
          </w:tcPr>
          <w:p w14:paraId="006582F9" w14:textId="77777777" w:rsidR="00811539" w:rsidRDefault="00811539" w:rsidP="00235C40">
            <w:pPr>
              <w:pStyle w:val="CopticCross"/>
            </w:pPr>
          </w:p>
        </w:tc>
        <w:tc>
          <w:tcPr>
            <w:tcW w:w="3960" w:type="dxa"/>
          </w:tcPr>
          <w:p w14:paraId="515E2C40" w14:textId="77777777" w:rsidR="00811539" w:rsidRDefault="00811539" w:rsidP="00934B8D">
            <w:pPr>
              <w:pStyle w:val="CopticVersemulti-line"/>
            </w:pPr>
            <w:r>
              <w:t>Ⲥⲉ ⲟⲛⲧⲟⲥ ⲁϥϩⲟⲛϩⲉⲛ ⲉ̀ⲧⲟⲧⲟⲩ:</w:t>
            </w:r>
          </w:p>
          <w:p w14:paraId="24D46A05" w14:textId="77777777" w:rsidR="00811539" w:rsidRDefault="00811539" w:rsidP="00934B8D">
            <w:pPr>
              <w:pStyle w:val="CopticVersemulti-line"/>
            </w:pPr>
            <w:r>
              <w:t>ⲉ̀ϣ̀ⲧⲉⲙⲥⲁϫⲓ ⲙ̀ⲡⲓϩⲟⲣⲁⲙⲁ:</w:t>
            </w:r>
          </w:p>
          <w:p w14:paraId="03F410B8" w14:textId="77777777" w:rsidR="00811539" w:rsidRDefault="00811539" w:rsidP="00934B8D">
            <w:pPr>
              <w:pStyle w:val="CopticVersemulti-line"/>
            </w:pPr>
            <w:r>
              <w:t>ⲙⲉⲛⲉⲛⲥⲁ ⲛⲁⲓ ⲟⲛ ⲁϥⲙⲁϩⲱⲟⲩ:</w:t>
            </w:r>
          </w:p>
          <w:p w14:paraId="45322096" w14:textId="77777777" w:rsidR="00811539" w:rsidRPr="005130A7" w:rsidRDefault="00811539" w:rsidP="00811539">
            <w:pPr>
              <w:pStyle w:val="CopticHangingVerse"/>
            </w:pPr>
            <w:r>
              <w:t>ⲉ̀ⲃⲟⲗϧⲉⲛ ⲛⲓⲭⲁⲣⲓⲥⲙⲁ.</w:t>
            </w:r>
          </w:p>
        </w:tc>
      </w:tr>
      <w:tr w:rsidR="00811539" w14:paraId="4FBBC9BF" w14:textId="77777777" w:rsidTr="00235C40">
        <w:trPr>
          <w:cantSplit/>
          <w:jc w:val="center"/>
        </w:trPr>
        <w:tc>
          <w:tcPr>
            <w:tcW w:w="288" w:type="dxa"/>
          </w:tcPr>
          <w:p w14:paraId="697F4846" w14:textId="77777777" w:rsidR="00811539" w:rsidRDefault="00811539" w:rsidP="00235C40">
            <w:pPr>
              <w:pStyle w:val="CopticCross"/>
            </w:pPr>
            <w:r w:rsidRPr="00FB5ACB">
              <w:t>¿</w:t>
            </w:r>
          </w:p>
        </w:tc>
        <w:tc>
          <w:tcPr>
            <w:tcW w:w="3960" w:type="dxa"/>
          </w:tcPr>
          <w:p w14:paraId="5304A6FB" w14:textId="77777777" w:rsidR="00811539" w:rsidRDefault="00811539" w:rsidP="00811539">
            <w:pPr>
              <w:pStyle w:val="EngHang"/>
            </w:pPr>
            <w:r>
              <w:t>He opened their minds</w:t>
            </w:r>
          </w:p>
          <w:p w14:paraId="7486C731" w14:textId="77777777" w:rsidR="00811539" w:rsidRDefault="00811539" w:rsidP="00811539">
            <w:pPr>
              <w:pStyle w:val="EngHang"/>
            </w:pPr>
            <w:r>
              <w:t>To perceive that He is the Only-Begotten.</w:t>
            </w:r>
          </w:p>
          <w:p w14:paraId="7194A519" w14:textId="77777777" w:rsidR="00811539" w:rsidRDefault="00811539" w:rsidP="00811539">
            <w:pPr>
              <w:pStyle w:val="EngHang"/>
            </w:pPr>
            <w:r>
              <w:t>He came and became the Son of Man,</w:t>
            </w:r>
          </w:p>
          <w:p w14:paraId="6E8EAB7D" w14:textId="77777777" w:rsidR="00811539" w:rsidRPr="0078672A" w:rsidRDefault="00811539" w:rsidP="00811539">
            <w:pPr>
              <w:pStyle w:val="EngHangEnd"/>
            </w:pPr>
            <w:r>
              <w:t>And He will judge at judgment.</w:t>
            </w:r>
          </w:p>
        </w:tc>
        <w:tc>
          <w:tcPr>
            <w:tcW w:w="288" w:type="dxa"/>
          </w:tcPr>
          <w:p w14:paraId="7255BA8A" w14:textId="77777777" w:rsidR="00811539" w:rsidRDefault="00811539" w:rsidP="00235C40"/>
        </w:tc>
        <w:tc>
          <w:tcPr>
            <w:tcW w:w="288" w:type="dxa"/>
          </w:tcPr>
          <w:p w14:paraId="5DE24222" w14:textId="77777777" w:rsidR="00811539" w:rsidRDefault="00811539" w:rsidP="00235C40">
            <w:pPr>
              <w:pStyle w:val="CopticCross"/>
            </w:pPr>
            <w:r w:rsidRPr="00FB5ACB">
              <w:t>¿</w:t>
            </w:r>
          </w:p>
        </w:tc>
        <w:tc>
          <w:tcPr>
            <w:tcW w:w="3960" w:type="dxa"/>
          </w:tcPr>
          <w:p w14:paraId="4C0FF1E2" w14:textId="77777777" w:rsidR="00811539" w:rsidRDefault="00811539" w:rsidP="00934B8D">
            <w:pPr>
              <w:pStyle w:val="CopticVersemulti-line"/>
            </w:pPr>
            <w:r>
              <w:t>Ⲧⲟⲧⲉ ⲁϥⲟⲩⲱⲛ ⲛ̀ⲛⲟⲩⲉ̀ⲙⲓ:</w:t>
            </w:r>
          </w:p>
          <w:p w14:paraId="1ABF5BA5" w14:textId="77777777" w:rsidR="00811539" w:rsidRDefault="00811539" w:rsidP="00934B8D">
            <w:pPr>
              <w:pStyle w:val="CopticVersemulti-line"/>
            </w:pPr>
            <w:r>
              <w:t>ϫⲉ ⲛ̀ⲑⲟϥ ⲡⲉ ⲡⲓⲙⲟⲛⲟⲅⲉⲛⲏⲥ:</w:t>
            </w:r>
          </w:p>
          <w:p w14:paraId="3A2B9C0A" w14:textId="77777777" w:rsidR="00811539" w:rsidRDefault="00811539" w:rsidP="00934B8D">
            <w:pPr>
              <w:pStyle w:val="CopticVersemulti-line"/>
            </w:pPr>
            <w:r>
              <w:t>ⲁϥⲓ̀ ⲁϥϣⲱⲡⲓ ⲛ̀ϣⲏⲣⲓ ⲛ̀ⲣⲱⲙⲓ:</w:t>
            </w:r>
          </w:p>
          <w:p w14:paraId="360DEFF8" w14:textId="77777777" w:rsidR="00811539" w:rsidRPr="005130A7" w:rsidRDefault="00811539" w:rsidP="00811539">
            <w:pPr>
              <w:pStyle w:val="CopticHangingVerse"/>
            </w:pPr>
            <w:r>
              <w:t>ⲉϥⲛⲁϯϩⲁⲡ ϧⲉⲛ ϯⲕⲣⲓⲥⲓⲥ.</w:t>
            </w:r>
          </w:p>
        </w:tc>
      </w:tr>
      <w:tr w:rsidR="00811539" w14:paraId="6AC181DB" w14:textId="77777777" w:rsidTr="00235C40">
        <w:trPr>
          <w:cantSplit/>
          <w:jc w:val="center"/>
        </w:trPr>
        <w:tc>
          <w:tcPr>
            <w:tcW w:w="288" w:type="dxa"/>
          </w:tcPr>
          <w:p w14:paraId="72377741" w14:textId="77777777" w:rsidR="00811539" w:rsidRDefault="00811539" w:rsidP="00235C40">
            <w:pPr>
              <w:pStyle w:val="CopticCross"/>
            </w:pPr>
            <w:r w:rsidRPr="00FB5ACB">
              <w:t>¿</w:t>
            </w:r>
          </w:p>
        </w:tc>
        <w:tc>
          <w:tcPr>
            <w:tcW w:w="3960" w:type="dxa"/>
          </w:tcPr>
          <w:p w14:paraId="54E6F4C5" w14:textId="77777777" w:rsidR="00811539" w:rsidRDefault="00811539" w:rsidP="00811539">
            <w:pPr>
              <w:pStyle w:val="EngHang"/>
            </w:pPr>
            <w:r>
              <w:t>The Son of God, Who is full of Glory,</w:t>
            </w:r>
          </w:p>
          <w:p w14:paraId="3B4902A8" w14:textId="77777777" w:rsidR="00811539" w:rsidRDefault="00811539" w:rsidP="00811539">
            <w:pPr>
              <w:pStyle w:val="EngHang"/>
            </w:pPr>
            <w:r>
              <w:t>Revealed His Kingdom.</w:t>
            </w:r>
          </w:p>
          <w:p w14:paraId="7AF7BFBE" w14:textId="77777777" w:rsidR="00811539" w:rsidRDefault="00811539" w:rsidP="00811539">
            <w:pPr>
              <w:pStyle w:val="EngHang"/>
            </w:pPr>
            <w:r>
              <w:t>He is the God of glory,</w:t>
            </w:r>
          </w:p>
          <w:p w14:paraId="0D83DEA0" w14:textId="77777777" w:rsidR="00811539" w:rsidRDefault="00811539" w:rsidP="00811539">
            <w:pPr>
              <w:pStyle w:val="EngHangEnd"/>
            </w:pPr>
            <w:r>
              <w:t>And the Lord, the Creator.</w:t>
            </w:r>
          </w:p>
        </w:tc>
        <w:tc>
          <w:tcPr>
            <w:tcW w:w="288" w:type="dxa"/>
          </w:tcPr>
          <w:p w14:paraId="17006AAE" w14:textId="77777777" w:rsidR="00811539" w:rsidRDefault="00811539" w:rsidP="00235C40"/>
        </w:tc>
        <w:tc>
          <w:tcPr>
            <w:tcW w:w="288" w:type="dxa"/>
          </w:tcPr>
          <w:p w14:paraId="060964CA" w14:textId="77777777" w:rsidR="00811539" w:rsidRDefault="00811539" w:rsidP="00235C40">
            <w:pPr>
              <w:pStyle w:val="CopticCross"/>
            </w:pPr>
            <w:r w:rsidRPr="00FB5ACB">
              <w:t>¿</w:t>
            </w:r>
          </w:p>
        </w:tc>
        <w:tc>
          <w:tcPr>
            <w:tcW w:w="3960" w:type="dxa"/>
          </w:tcPr>
          <w:p w14:paraId="316C491D" w14:textId="77777777" w:rsidR="00811539" w:rsidRDefault="00811539" w:rsidP="00934B8D">
            <w:pPr>
              <w:pStyle w:val="CopticVersemulti-line"/>
            </w:pPr>
            <w:r>
              <w:t>Ⲩⲓⲟⲥ Ⲑⲉⲟⲥ ⲫⲏⲉⲑⲙⲉϩ ⲛ̀ⲱ̀ⲟⲩ:</w:t>
            </w:r>
          </w:p>
          <w:p w14:paraId="223DAC10" w14:textId="77777777" w:rsidR="00811539" w:rsidRDefault="00811539" w:rsidP="00934B8D">
            <w:pPr>
              <w:pStyle w:val="CopticVersemulti-line"/>
            </w:pPr>
            <w:r>
              <w:t>ⲁϥⲟⲩⲱⲛϩ ⲛ̀ⲧⲉϥⲙⲉⲧⲟⲩⲣⲟ:</w:t>
            </w:r>
          </w:p>
          <w:p w14:paraId="32FEA313" w14:textId="77777777" w:rsidR="00811539" w:rsidRDefault="00811539" w:rsidP="00934B8D">
            <w:pPr>
              <w:pStyle w:val="CopticVersemulti-line"/>
            </w:pPr>
            <w:r>
              <w:t>ϫⲉ ⲛ̀ⲑⲟϥ ⲡⲉ Ⲫϯ ⲛ̀ⲧⲉ ⲡ̀ⲱ̀ⲟⲩ:</w:t>
            </w:r>
          </w:p>
          <w:p w14:paraId="6DC2F1C2" w14:textId="77777777" w:rsidR="00811539" w:rsidRPr="005130A7" w:rsidRDefault="00811539" w:rsidP="00811539">
            <w:pPr>
              <w:pStyle w:val="CopticHangingVerse"/>
            </w:pPr>
            <w:r>
              <w:t>Ⲡⲟ̄ⲥ̄ ⲡⲓⲣⲉϥⲑⲁⲙⲓⲟ.</w:t>
            </w:r>
          </w:p>
        </w:tc>
      </w:tr>
      <w:tr w:rsidR="00811539" w14:paraId="6FB41FA6" w14:textId="77777777" w:rsidTr="00235C40">
        <w:trPr>
          <w:cantSplit/>
          <w:jc w:val="center"/>
        </w:trPr>
        <w:tc>
          <w:tcPr>
            <w:tcW w:w="288" w:type="dxa"/>
          </w:tcPr>
          <w:p w14:paraId="1C9F9B6F" w14:textId="77777777" w:rsidR="00811539" w:rsidRDefault="00811539" w:rsidP="00235C40">
            <w:pPr>
              <w:pStyle w:val="CopticCross"/>
            </w:pPr>
          </w:p>
        </w:tc>
        <w:tc>
          <w:tcPr>
            <w:tcW w:w="3960" w:type="dxa"/>
          </w:tcPr>
          <w:p w14:paraId="321AA1E1" w14:textId="77777777" w:rsidR="00811539" w:rsidRDefault="00811539" w:rsidP="00811539">
            <w:pPr>
              <w:pStyle w:val="EngHang"/>
            </w:pPr>
            <w:r>
              <w:t>Moses and Elijah</w:t>
            </w:r>
          </w:p>
          <w:p w14:paraId="42C10330" w14:textId="77777777" w:rsidR="00811539" w:rsidRDefault="00811539" w:rsidP="00811539">
            <w:pPr>
              <w:pStyle w:val="EngHang"/>
            </w:pPr>
            <w:r>
              <w:t>Were worthy to see</w:t>
            </w:r>
          </w:p>
          <w:p w14:paraId="01A42919" w14:textId="77777777" w:rsidR="00811539" w:rsidRDefault="00811539" w:rsidP="00811539">
            <w:pPr>
              <w:pStyle w:val="EngHang"/>
            </w:pPr>
            <w:r>
              <w:t>The unseen ones</w:t>
            </w:r>
          </w:p>
          <w:p w14:paraId="11C963B3" w14:textId="77777777" w:rsidR="00811539" w:rsidRDefault="00811539" w:rsidP="00811539">
            <w:pPr>
              <w:pStyle w:val="EngHangEnd"/>
            </w:pPr>
            <w:r>
              <w:t>Before all the ages.</w:t>
            </w:r>
          </w:p>
        </w:tc>
        <w:tc>
          <w:tcPr>
            <w:tcW w:w="288" w:type="dxa"/>
          </w:tcPr>
          <w:p w14:paraId="760285AB" w14:textId="77777777" w:rsidR="00811539" w:rsidRDefault="00811539" w:rsidP="00235C40"/>
        </w:tc>
        <w:tc>
          <w:tcPr>
            <w:tcW w:w="288" w:type="dxa"/>
          </w:tcPr>
          <w:p w14:paraId="59CEECF0" w14:textId="77777777" w:rsidR="00811539" w:rsidRDefault="00811539" w:rsidP="00235C40">
            <w:pPr>
              <w:pStyle w:val="CopticCross"/>
            </w:pPr>
          </w:p>
        </w:tc>
        <w:tc>
          <w:tcPr>
            <w:tcW w:w="3960" w:type="dxa"/>
          </w:tcPr>
          <w:p w14:paraId="7264A680" w14:textId="77777777" w:rsidR="00811539" w:rsidRDefault="00811539" w:rsidP="00934B8D">
            <w:pPr>
              <w:pStyle w:val="CopticVersemulti-line"/>
            </w:pPr>
            <w:r>
              <w:t>Ⲫⲏⲁⲑⲛⲁⲩ ⲉ̀ⲣⲟϥ:</w:t>
            </w:r>
          </w:p>
          <w:p w14:paraId="1A546B3F" w14:textId="77777777" w:rsidR="00811539" w:rsidRDefault="00811539" w:rsidP="00934B8D">
            <w:pPr>
              <w:pStyle w:val="CopticVersemulti-line"/>
            </w:pPr>
            <w:r>
              <w:t>ϧⲁϫⲱⲟⲩ ⲛ̀ⲛⲓⲅⲉⲛⲉⲥ:</w:t>
            </w:r>
          </w:p>
          <w:p w14:paraId="33A31559" w14:textId="77777777" w:rsidR="00811539" w:rsidRDefault="00811539" w:rsidP="00934B8D">
            <w:pPr>
              <w:pStyle w:val="CopticVersemulti-line"/>
            </w:pPr>
            <w:r>
              <w:t>ⲁⲩⲉⲣⲡ̀ⲉⲙⲡ̀ϣⲁ ⲛ̀ⲛⲁⲩ ⲉ̀ⲣⲟϥ:</w:t>
            </w:r>
          </w:p>
          <w:p w14:paraId="1276B96C" w14:textId="77777777" w:rsidR="00811539" w:rsidRPr="005130A7" w:rsidRDefault="00811539" w:rsidP="00934B8D">
            <w:pPr>
              <w:pStyle w:val="CopticHangingVerse"/>
            </w:pPr>
            <w:r>
              <w:t>ⲛ̀ϫⲉ Ⲙⲱⲩⲥⲏⲥ ⲛⲉⲙ Ⲏⲗⲓⲁⲥ.</w:t>
            </w:r>
          </w:p>
        </w:tc>
      </w:tr>
      <w:tr w:rsidR="00811539" w14:paraId="6E223346" w14:textId="77777777" w:rsidTr="00235C40">
        <w:trPr>
          <w:cantSplit/>
          <w:jc w:val="center"/>
        </w:trPr>
        <w:tc>
          <w:tcPr>
            <w:tcW w:w="288" w:type="dxa"/>
          </w:tcPr>
          <w:p w14:paraId="6C2F2514" w14:textId="77777777" w:rsidR="00811539" w:rsidRDefault="00811539" w:rsidP="00235C40">
            <w:pPr>
              <w:pStyle w:val="CopticCross"/>
            </w:pPr>
          </w:p>
        </w:tc>
        <w:tc>
          <w:tcPr>
            <w:tcW w:w="3960" w:type="dxa"/>
          </w:tcPr>
          <w:p w14:paraId="67AE612E" w14:textId="77777777" w:rsidR="00811539" w:rsidRDefault="00811539" w:rsidP="00811539">
            <w:pPr>
              <w:pStyle w:val="EngHang"/>
            </w:pPr>
            <w:r>
              <w:t>The holy Moses,</w:t>
            </w:r>
          </w:p>
          <w:p w14:paraId="27D317BA" w14:textId="77777777" w:rsidR="00811539" w:rsidRDefault="00811539" w:rsidP="00811539">
            <w:pPr>
              <w:pStyle w:val="EngHang"/>
            </w:pPr>
            <w:r>
              <w:t>And Elijah the Tishbite proclaim,</w:t>
            </w:r>
          </w:p>
          <w:p w14:paraId="6841F144" w14:textId="77777777" w:rsidR="00811539" w:rsidRDefault="00811539" w:rsidP="00811539">
            <w:pPr>
              <w:pStyle w:val="EngHang"/>
            </w:pPr>
            <w:r>
              <w:t>“Holy, holy, holy,</w:t>
            </w:r>
          </w:p>
          <w:p w14:paraId="44D1AE78" w14:textId="77777777" w:rsidR="00811539" w:rsidRDefault="00811539" w:rsidP="00811539">
            <w:pPr>
              <w:pStyle w:val="EngHangEnd"/>
            </w:pPr>
            <w:r>
              <w:t>Is Jesus Christ the Teacher.”</w:t>
            </w:r>
          </w:p>
        </w:tc>
        <w:tc>
          <w:tcPr>
            <w:tcW w:w="288" w:type="dxa"/>
          </w:tcPr>
          <w:p w14:paraId="3B1F1998" w14:textId="77777777" w:rsidR="00811539" w:rsidRDefault="00811539" w:rsidP="00235C40"/>
        </w:tc>
        <w:tc>
          <w:tcPr>
            <w:tcW w:w="288" w:type="dxa"/>
          </w:tcPr>
          <w:p w14:paraId="3325BA8E" w14:textId="77777777" w:rsidR="00811539" w:rsidRDefault="00811539" w:rsidP="00235C40">
            <w:pPr>
              <w:pStyle w:val="CopticCross"/>
            </w:pPr>
          </w:p>
        </w:tc>
        <w:tc>
          <w:tcPr>
            <w:tcW w:w="3960" w:type="dxa"/>
          </w:tcPr>
          <w:p w14:paraId="4972A75C" w14:textId="77777777" w:rsidR="00811539" w:rsidRDefault="00811539" w:rsidP="00934B8D">
            <w:pPr>
              <w:pStyle w:val="CopticVersemulti-line"/>
            </w:pPr>
            <w:r>
              <w:t>Ⲭⲟⲩⲁⲃ ⲭ̀ⲟⲩ</w:t>
            </w:r>
          </w:p>
          <w:p w14:paraId="4E8B6317" w14:textId="77777777" w:rsidR="00811539" w:rsidRDefault="00811539" w:rsidP="00934B8D">
            <w:pPr>
              <w:pStyle w:val="CopticVersemulti-line"/>
            </w:pPr>
            <w:r>
              <w:t>ⲃ ⲟⲩⲟϩ ⲭ̀ⲟⲩⲁⲃ:</w:t>
            </w:r>
          </w:p>
          <w:p w14:paraId="54654E0F" w14:textId="77777777" w:rsidR="00811539" w:rsidRDefault="00811539" w:rsidP="00934B8D">
            <w:pPr>
              <w:pStyle w:val="CopticVersemulti-line"/>
            </w:pPr>
            <w:r>
              <w:t>Ⲓⲏ̄ⲥ̄ Ⲡⲭ̄ⲥ̄ ⲡⲧⲉⲭⲛⲓⲧⲏⲥ:</w:t>
            </w:r>
          </w:p>
          <w:p w14:paraId="4D707415" w14:textId="77777777" w:rsidR="00811539" w:rsidRPr="005130A7" w:rsidRDefault="00811539" w:rsidP="00934B8D">
            <w:pPr>
              <w:pStyle w:val="CopticHangingVerse"/>
            </w:pPr>
            <w:r>
              <w:t>ϧⲉⲛ ⲣⲱϥ ⲙ̀Ⲙⲱⲩⲥⲏⲥ ⲡⲉ̄ⲑ̄ⲟ̄ⲩ̄.</w:t>
            </w:r>
          </w:p>
        </w:tc>
      </w:tr>
      <w:tr w:rsidR="00811539" w14:paraId="2C515DD3" w14:textId="77777777" w:rsidTr="00235C40">
        <w:trPr>
          <w:cantSplit/>
          <w:jc w:val="center"/>
        </w:trPr>
        <w:tc>
          <w:tcPr>
            <w:tcW w:w="288" w:type="dxa"/>
          </w:tcPr>
          <w:p w14:paraId="311608FB" w14:textId="77777777" w:rsidR="00811539" w:rsidRPr="003209AF" w:rsidRDefault="00811539" w:rsidP="00235C40">
            <w:pPr>
              <w:pStyle w:val="CopticCross"/>
              <w:rPr>
                <w:b/>
              </w:rPr>
            </w:pPr>
            <w:r w:rsidRPr="00FB5ACB">
              <w:t>¿</w:t>
            </w:r>
          </w:p>
        </w:tc>
        <w:tc>
          <w:tcPr>
            <w:tcW w:w="3960" w:type="dxa"/>
          </w:tcPr>
          <w:p w14:paraId="35634519" w14:textId="77777777" w:rsidR="00811539" w:rsidRDefault="00811539" w:rsidP="00811539">
            <w:pPr>
              <w:pStyle w:val="EngHang"/>
            </w:pPr>
            <w:r>
              <w:t>Guard, O good One,</w:t>
            </w:r>
          </w:p>
          <w:p w14:paraId="3C5EA799" w14:textId="77777777" w:rsidR="00811539" w:rsidRDefault="00811539" w:rsidP="00811539">
            <w:pPr>
              <w:pStyle w:val="EngHang"/>
            </w:pPr>
            <w:r>
              <w:t>The rest of You people</w:t>
            </w:r>
          </w:p>
          <w:p w14:paraId="1650786B" w14:textId="77777777" w:rsidR="00811539" w:rsidRDefault="00811539" w:rsidP="00811539">
            <w:pPr>
              <w:pStyle w:val="EngHang"/>
            </w:pPr>
            <w:r>
              <w:t>In every place,</w:t>
            </w:r>
          </w:p>
          <w:p w14:paraId="28286090" w14:textId="77777777" w:rsidR="00811539" w:rsidRDefault="00811539" w:rsidP="00811539">
            <w:pPr>
              <w:pStyle w:val="EngHangEnd"/>
            </w:pPr>
            <w:r>
              <w:t>Now and at all times.</w:t>
            </w:r>
          </w:p>
        </w:tc>
        <w:tc>
          <w:tcPr>
            <w:tcW w:w="288" w:type="dxa"/>
          </w:tcPr>
          <w:p w14:paraId="300D36ED" w14:textId="77777777" w:rsidR="00811539" w:rsidRDefault="00811539" w:rsidP="00235C40"/>
        </w:tc>
        <w:tc>
          <w:tcPr>
            <w:tcW w:w="288" w:type="dxa"/>
          </w:tcPr>
          <w:p w14:paraId="0600E7EF" w14:textId="77777777" w:rsidR="00811539" w:rsidRDefault="00811539" w:rsidP="00235C40">
            <w:pPr>
              <w:pStyle w:val="CopticCross"/>
            </w:pPr>
            <w:r w:rsidRPr="00FB5ACB">
              <w:t>¿</w:t>
            </w:r>
          </w:p>
        </w:tc>
        <w:tc>
          <w:tcPr>
            <w:tcW w:w="3960" w:type="dxa"/>
          </w:tcPr>
          <w:p w14:paraId="6BCE7A63" w14:textId="77777777" w:rsidR="00811539" w:rsidRDefault="00811539" w:rsidP="00934B8D">
            <w:pPr>
              <w:pStyle w:val="CopticVersemulti-line"/>
            </w:pPr>
            <w:r>
              <w:t>Ⲯⲉⲡⲓ ⲛ̀ⲧⲉ ⲡⲉⲕⲗⲁⲟⲥ:</w:t>
            </w:r>
          </w:p>
          <w:p w14:paraId="6B3A1B81" w14:textId="77777777" w:rsidR="00811539" w:rsidRDefault="00811539" w:rsidP="00934B8D">
            <w:pPr>
              <w:pStyle w:val="CopticVersemulti-line"/>
            </w:pPr>
            <w:r>
              <w:t>ⲉⲧϧⲉⲛ ⲙⲁⲓ ⲛⲓⲃⲉⲛ:</w:t>
            </w:r>
          </w:p>
          <w:p w14:paraId="2F3E014D" w14:textId="77777777" w:rsidR="00811539" w:rsidRDefault="00811539" w:rsidP="00934B8D">
            <w:pPr>
              <w:pStyle w:val="CopticVersemulti-line"/>
            </w:pPr>
            <w:r>
              <w:t>ⲁ̀ⲣⲉϩ ⲉ̀ⲣⲱⲟⲩ ⲱ̀ ⲡⲓⲁⲅⲁⲑⲟⲥ:</w:t>
            </w:r>
          </w:p>
          <w:p w14:paraId="78C4ADED" w14:textId="77777777" w:rsidR="00811539" w:rsidRPr="005130A7" w:rsidRDefault="00811539" w:rsidP="00934B8D">
            <w:pPr>
              <w:pStyle w:val="CopticHangingVerse"/>
            </w:pPr>
            <w:r>
              <w:t>ⲓⲥϫⲉⲛ ϯⲛⲟⲩ ⲛⲉⲙ ⲛ̀ⲥⲏⲟⲩ ⲛⲓⲃⲉⲛ.</w:t>
            </w:r>
          </w:p>
        </w:tc>
      </w:tr>
      <w:tr w:rsidR="00811539" w14:paraId="5EAD3879" w14:textId="77777777" w:rsidTr="00235C40">
        <w:trPr>
          <w:cantSplit/>
          <w:jc w:val="center"/>
        </w:trPr>
        <w:tc>
          <w:tcPr>
            <w:tcW w:w="288" w:type="dxa"/>
          </w:tcPr>
          <w:p w14:paraId="488943E4" w14:textId="77777777" w:rsidR="00811539" w:rsidRDefault="00811539" w:rsidP="00235C40">
            <w:pPr>
              <w:pStyle w:val="CopticCross"/>
            </w:pPr>
            <w:r w:rsidRPr="00FB5ACB">
              <w:t>¿</w:t>
            </w:r>
          </w:p>
        </w:tc>
        <w:tc>
          <w:tcPr>
            <w:tcW w:w="3960" w:type="dxa"/>
          </w:tcPr>
          <w:p w14:paraId="54FE4C4E" w14:textId="77777777" w:rsidR="00811539" w:rsidRDefault="00811539" w:rsidP="00811539">
            <w:pPr>
              <w:pStyle w:val="EngHang"/>
            </w:pPr>
            <w:r>
              <w:t>O You Who appeared to Your Disciples</w:t>
            </w:r>
          </w:p>
          <w:p w14:paraId="3AC23B4E" w14:textId="77777777" w:rsidR="00811539" w:rsidRDefault="00811539" w:rsidP="00811539">
            <w:pPr>
              <w:pStyle w:val="EngHang"/>
            </w:pPr>
            <w:r>
              <w:t>Upon Mount Tabor,</w:t>
            </w:r>
          </w:p>
          <w:p w14:paraId="4869F98D" w14:textId="77777777" w:rsidR="00811539" w:rsidRDefault="00811539" w:rsidP="00811539">
            <w:pPr>
              <w:pStyle w:val="EngHang"/>
            </w:pPr>
            <w:r>
              <w:t>Grant me a watchful mind,</w:t>
            </w:r>
          </w:p>
          <w:p w14:paraId="24976460" w14:textId="77777777" w:rsidR="00811539" w:rsidRDefault="00811539" w:rsidP="00811539">
            <w:pPr>
              <w:pStyle w:val="EngHangEnd"/>
            </w:pPr>
            <w:r>
              <w:t>And save me from temptations.</w:t>
            </w:r>
          </w:p>
        </w:tc>
        <w:tc>
          <w:tcPr>
            <w:tcW w:w="288" w:type="dxa"/>
          </w:tcPr>
          <w:p w14:paraId="5EF27BA8" w14:textId="77777777" w:rsidR="00811539" w:rsidRDefault="00811539" w:rsidP="00235C40"/>
        </w:tc>
        <w:tc>
          <w:tcPr>
            <w:tcW w:w="288" w:type="dxa"/>
          </w:tcPr>
          <w:p w14:paraId="177ED27F" w14:textId="77777777" w:rsidR="00811539" w:rsidRDefault="00811539" w:rsidP="00235C40">
            <w:pPr>
              <w:pStyle w:val="CopticCross"/>
            </w:pPr>
            <w:r w:rsidRPr="00FB5ACB">
              <w:t>¿</w:t>
            </w:r>
          </w:p>
        </w:tc>
        <w:tc>
          <w:tcPr>
            <w:tcW w:w="3960" w:type="dxa"/>
          </w:tcPr>
          <w:p w14:paraId="775E0C47" w14:textId="77777777" w:rsidR="00811539" w:rsidRDefault="00811539" w:rsidP="00934B8D">
            <w:pPr>
              <w:pStyle w:val="CopticVersemulti-line"/>
              <w:rPr>
                <w:rFonts w:eastAsia="Arial Unicode MS" w:cs="FreeSerifAvvaShenouda"/>
              </w:rPr>
            </w:pPr>
            <w:r>
              <w:rPr>
                <w:rFonts w:eastAsia="Arial Unicode MS" w:cs="FreeSerifAvvaShenouda"/>
              </w:rPr>
              <w:t>Ⲱ ⲫⲏⲉⲧⲁϥⲟⲩⲱⲛϩ ⲛ̀ⲛⲉϥⲙⲁⲑⲏⲧⲏⲥ:</w:t>
            </w:r>
          </w:p>
          <w:p w14:paraId="6E09FE32" w14:textId="77777777" w:rsidR="00811539" w:rsidRDefault="00811539" w:rsidP="00934B8D">
            <w:pPr>
              <w:pStyle w:val="CopticVersemulti-line"/>
              <w:rPr>
                <w:rFonts w:eastAsia="Arial Unicode MS" w:cs="FreeSerifAvvaShenouda"/>
              </w:rPr>
            </w:pPr>
            <w:r>
              <w:rPr>
                <w:rFonts w:eastAsia="Arial Unicode MS" w:cs="FreeSerifAvvaShenouda"/>
              </w:rPr>
              <w:t>ϩⲓϫⲉⲛ ⲡⲓⲧⲱⲟⲩ ⲛ̀Ⲑⲁⲃⲱⲣ:</w:t>
            </w:r>
          </w:p>
          <w:p w14:paraId="1069AE7E" w14:textId="77777777" w:rsidR="00811539" w:rsidRDefault="00811539" w:rsidP="00934B8D">
            <w:pPr>
              <w:pStyle w:val="CopticVersemulti-line"/>
              <w:rPr>
                <w:rFonts w:eastAsia="Arial Unicode MS" w:cs="FreeSerifAvvaShenouda"/>
              </w:rPr>
            </w:pPr>
            <w:r>
              <w:rPr>
                <w:rFonts w:eastAsia="Arial Unicode MS" w:cs="FreeSerifAvvaShenouda"/>
              </w:rPr>
              <w:t>ⲙⲟⲓ ⲛⲏⲓ ⲛ̀ⲟⲩⲛⲟⲩⲥ ⲉϥⲣⲱⲓⲥ:</w:t>
            </w:r>
          </w:p>
          <w:p w14:paraId="4157C1A9" w14:textId="77777777" w:rsidR="00811539" w:rsidRPr="00384F62" w:rsidRDefault="00811539" w:rsidP="00934B8D">
            <w:pPr>
              <w:pStyle w:val="CopticHangingVerse"/>
            </w:pPr>
            <w:r>
              <w:t>ⲛⲁϩⲙⲉⲧ ⲉ̀ⲃⲟⲗϧⲉⲛ ⲛⲓⲡⲓⲣⲁⲥⲙⲟⲥ.</w:t>
            </w:r>
          </w:p>
        </w:tc>
      </w:tr>
    </w:tbl>
    <w:p w14:paraId="365C701F" w14:textId="77777777" w:rsidR="00495F1A" w:rsidRDefault="00980D99" w:rsidP="00495F1A">
      <w:pPr>
        <w:pStyle w:val="Heading3"/>
      </w:pPr>
      <w:bookmarkStart w:id="1744" w:name="_Toc410196224"/>
      <w:bookmarkStart w:id="1745" w:name="_Toc410196466"/>
      <w:bookmarkStart w:id="1746" w:name="_Toc410196968"/>
      <w:bookmarkStart w:id="1747" w:name="_Ref435642801"/>
      <w:bookmarkStart w:id="1748" w:name="_Ref435642808"/>
      <w:bookmarkStart w:id="1749" w:name="_Toc448227650"/>
      <w:r>
        <w:t xml:space="preserve">August 9 / Mesori 16: </w:t>
      </w:r>
      <w:r w:rsidR="00495F1A">
        <w:t>The Assumption of the Virgin</w:t>
      </w:r>
      <w:bookmarkEnd w:id="1744"/>
      <w:bookmarkEnd w:id="1745"/>
      <w:bookmarkEnd w:id="1746"/>
      <w:bookmarkEnd w:id="1747"/>
      <w:bookmarkEnd w:id="1748"/>
      <w:bookmarkEnd w:id="1749"/>
    </w:p>
    <w:p w14:paraId="134619E6" w14:textId="6E3F57A5" w:rsidR="00336FAA" w:rsidRDefault="00336FAA"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4D26BE2A" w14:textId="4FF0A956" w:rsidR="007E24F9" w:rsidRDefault="007E24F9" w:rsidP="007E24F9">
      <w:pPr>
        <w:pStyle w:val="Heading4"/>
      </w:pPr>
      <w:bookmarkStart w:id="1750" w:name="_Ref435642763"/>
      <w:r>
        <w:t xml:space="preserve">The Psali </w:t>
      </w:r>
      <w:commentRangeStart w:id="1751"/>
      <w:r>
        <w:t xml:space="preserve">Adam </w:t>
      </w:r>
      <w:commentRangeEnd w:id="1751"/>
      <w:r>
        <w:rPr>
          <w:rStyle w:val="CommentReference"/>
          <w:rFonts w:eastAsiaTheme="minorHAnsi" w:cstheme="minorBidi"/>
          <w:b w:val="0"/>
          <w:bCs w:val="0"/>
          <w:iCs w:val="0"/>
          <w:color w:val="auto"/>
        </w:rPr>
        <w:commentReference w:id="1751"/>
      </w:r>
      <w:r>
        <w:t>for the Virgin</w:t>
      </w:r>
      <w:bookmarkEnd w:id="175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7E24F9" w14:paraId="5F56A83A" w14:textId="77777777" w:rsidTr="007E24F9">
        <w:trPr>
          <w:cantSplit/>
          <w:jc w:val="center"/>
        </w:trPr>
        <w:tc>
          <w:tcPr>
            <w:tcW w:w="288" w:type="dxa"/>
          </w:tcPr>
          <w:p w14:paraId="625A2F37" w14:textId="77777777" w:rsidR="007E24F9" w:rsidRDefault="007E24F9" w:rsidP="007E24F9">
            <w:pPr>
              <w:pStyle w:val="CopticCross"/>
            </w:pPr>
          </w:p>
        </w:tc>
        <w:tc>
          <w:tcPr>
            <w:tcW w:w="3960" w:type="dxa"/>
          </w:tcPr>
          <w:p w14:paraId="198934FA" w14:textId="77777777" w:rsidR="007E24F9" w:rsidRDefault="007E24F9" w:rsidP="007E24F9">
            <w:pPr>
              <w:pStyle w:val="EngHang"/>
            </w:pPr>
            <w:r>
              <w:t>I believed, so I spoke,</w:t>
            </w:r>
          </w:p>
          <w:p w14:paraId="3FC21471" w14:textId="77777777" w:rsidR="007E24F9" w:rsidRDefault="007E24F9" w:rsidP="007E24F9">
            <w:pPr>
              <w:pStyle w:val="EngHang"/>
            </w:pPr>
            <w:r>
              <w:t>With great strength,</w:t>
            </w:r>
          </w:p>
          <w:p w14:paraId="139700AE" w14:textId="77777777" w:rsidR="007E24F9" w:rsidRDefault="007E24F9" w:rsidP="007E24F9">
            <w:pPr>
              <w:pStyle w:val="EngHang"/>
            </w:pPr>
            <w:r>
              <w:t>About Your great mercy,</w:t>
            </w:r>
          </w:p>
          <w:p w14:paraId="6776D27A" w14:textId="2301CD95" w:rsidR="007E24F9" w:rsidRDefault="007E24F9" w:rsidP="007E24F9">
            <w:pPr>
              <w:pStyle w:val="EngHangEnd"/>
            </w:pPr>
            <w:r>
              <w:t>O Lord of the powers.</w:t>
            </w:r>
          </w:p>
        </w:tc>
        <w:tc>
          <w:tcPr>
            <w:tcW w:w="288" w:type="dxa"/>
          </w:tcPr>
          <w:p w14:paraId="547576E0" w14:textId="77777777" w:rsidR="007E24F9" w:rsidRDefault="007E24F9" w:rsidP="007E24F9"/>
        </w:tc>
        <w:tc>
          <w:tcPr>
            <w:tcW w:w="288" w:type="dxa"/>
          </w:tcPr>
          <w:p w14:paraId="395E4013" w14:textId="77777777" w:rsidR="007E24F9" w:rsidRDefault="007E24F9" w:rsidP="007E24F9">
            <w:pPr>
              <w:pStyle w:val="CopticCross"/>
            </w:pPr>
          </w:p>
        </w:tc>
        <w:tc>
          <w:tcPr>
            <w:tcW w:w="3960" w:type="dxa"/>
          </w:tcPr>
          <w:p w14:paraId="321E9CB1" w14:textId="77777777" w:rsidR="007E24F9" w:rsidRDefault="007E24F9" w:rsidP="007E24F9">
            <w:pPr>
              <w:pStyle w:val="CopticVersemulti-line"/>
            </w:pPr>
            <w:r>
              <w:t>Ⲁⲓⲛⲁϩϯ ⲉⲑⲃⲉ ⲫⲁⲓ:</w:t>
            </w:r>
          </w:p>
          <w:p w14:paraId="5B6E12BB" w14:textId="77777777" w:rsidR="007E24F9" w:rsidRDefault="007E24F9" w:rsidP="007E24F9">
            <w:pPr>
              <w:pStyle w:val="CopticVersemulti-line"/>
            </w:pPr>
            <w:r>
              <w:t>ⲁⲓⲥⲁϫⲓ ϧⲉⲛ ⲟⲩϫⲟⲙ:</w:t>
            </w:r>
          </w:p>
          <w:p w14:paraId="28D1875F" w14:textId="77777777" w:rsidR="007E24F9" w:rsidRDefault="007E24F9" w:rsidP="007E24F9">
            <w:pPr>
              <w:pStyle w:val="CopticVersemulti-line"/>
            </w:pPr>
            <w:r>
              <w:t>ⲉⲑⲃⲉ ⲡⲉⲕⲛⲓϣϯ ⲛ̀ⲛⲁⲓ:</w:t>
            </w:r>
          </w:p>
          <w:p w14:paraId="277F7275" w14:textId="09430F85" w:rsidR="007E24F9" w:rsidRPr="00C35319" w:rsidRDefault="007E24F9" w:rsidP="007E24F9">
            <w:pPr>
              <w:pStyle w:val="CopticHangingVerse"/>
            </w:pPr>
            <w:r>
              <w:t>Ⲡⲟ̄ⲥ̄ ⲛ̀ⲧⲉ ⲛⲓϫⲟⲙ.</w:t>
            </w:r>
          </w:p>
        </w:tc>
      </w:tr>
      <w:tr w:rsidR="007E24F9" w14:paraId="3684796B" w14:textId="77777777" w:rsidTr="007E24F9">
        <w:trPr>
          <w:cantSplit/>
          <w:jc w:val="center"/>
        </w:trPr>
        <w:tc>
          <w:tcPr>
            <w:tcW w:w="288" w:type="dxa"/>
          </w:tcPr>
          <w:p w14:paraId="1A809BFA" w14:textId="77777777" w:rsidR="007E24F9" w:rsidRDefault="007E24F9" w:rsidP="007E24F9">
            <w:pPr>
              <w:pStyle w:val="CopticCross"/>
            </w:pPr>
          </w:p>
        </w:tc>
        <w:tc>
          <w:tcPr>
            <w:tcW w:w="3960" w:type="dxa"/>
          </w:tcPr>
          <w:p w14:paraId="173893B7" w14:textId="77777777" w:rsidR="007E24F9" w:rsidRDefault="007E24F9" w:rsidP="007E24F9">
            <w:pPr>
              <w:pStyle w:val="EngHang"/>
            </w:pPr>
            <w:r>
              <w:t>Help me my Lord,</w:t>
            </w:r>
          </w:p>
          <w:p w14:paraId="70878B00" w14:textId="77777777" w:rsidR="007E24F9" w:rsidRDefault="007E24F9" w:rsidP="007E24F9">
            <w:pPr>
              <w:pStyle w:val="EngHang"/>
            </w:pPr>
            <w:r>
              <w:t>Jesus the Compassionate,</w:t>
            </w:r>
          </w:p>
          <w:p w14:paraId="1AEC6FB2" w14:textId="77777777" w:rsidR="007E24F9" w:rsidRDefault="007E24F9" w:rsidP="007E24F9">
            <w:pPr>
              <w:pStyle w:val="EngHang"/>
            </w:pPr>
            <w:r>
              <w:t>To glorify my lady,</w:t>
            </w:r>
          </w:p>
          <w:p w14:paraId="4A0DC992" w14:textId="7B85BA54" w:rsidR="007E24F9" w:rsidRDefault="007E24F9" w:rsidP="007E24F9">
            <w:pPr>
              <w:pStyle w:val="EngHangEnd"/>
            </w:pPr>
            <w:r>
              <w:t>Your mother, the Bride.</w:t>
            </w:r>
          </w:p>
        </w:tc>
        <w:tc>
          <w:tcPr>
            <w:tcW w:w="288" w:type="dxa"/>
          </w:tcPr>
          <w:p w14:paraId="0DFAB265" w14:textId="77777777" w:rsidR="007E24F9" w:rsidRDefault="007E24F9" w:rsidP="007E24F9"/>
        </w:tc>
        <w:tc>
          <w:tcPr>
            <w:tcW w:w="288" w:type="dxa"/>
          </w:tcPr>
          <w:p w14:paraId="659A83B0" w14:textId="77777777" w:rsidR="007E24F9" w:rsidRDefault="007E24F9" w:rsidP="007E24F9">
            <w:pPr>
              <w:pStyle w:val="CopticCross"/>
            </w:pPr>
          </w:p>
        </w:tc>
        <w:tc>
          <w:tcPr>
            <w:tcW w:w="3960" w:type="dxa"/>
          </w:tcPr>
          <w:p w14:paraId="6CB72A25" w14:textId="77777777" w:rsidR="007E24F9" w:rsidRDefault="007E24F9" w:rsidP="007E24F9">
            <w:pPr>
              <w:pStyle w:val="CopticVersemulti-line"/>
            </w:pPr>
            <w:r>
              <w:t>Ⲃⲟⲏ̀ⲑⲓⲛ ⲉⲣⲟⲓ Ⲡⲁⲟ̄ⲥ̄:</w:t>
            </w:r>
          </w:p>
          <w:p w14:paraId="49D8BC8F" w14:textId="77777777" w:rsidR="007E24F9" w:rsidRDefault="007E24F9" w:rsidP="007E24F9">
            <w:pPr>
              <w:pStyle w:val="CopticVersemulti-line"/>
            </w:pPr>
            <w:r>
              <w:pgNum/>
            </w:r>
            <w:r>
              <w:t>Ⲓⲏ̄ⲥ̄ ⲡⲓⲣⲉϥϣⲉⲛϩⲏⲧ:</w:t>
            </w:r>
          </w:p>
          <w:p w14:paraId="1AC6A22D" w14:textId="77777777" w:rsidR="007E24F9" w:rsidRDefault="007E24F9" w:rsidP="007E24F9">
            <w:pPr>
              <w:pStyle w:val="CopticVersemulti-line"/>
            </w:pPr>
            <w:r>
              <w:t>ⲉⲑⲣⲓϯⲱ̀ⲟⲩ ⲛ̀ⲧⲁⲟ̄ⲥ̄:</w:t>
            </w:r>
          </w:p>
          <w:p w14:paraId="176FC926" w14:textId="51486539" w:rsidR="007E24F9" w:rsidRDefault="007E24F9" w:rsidP="007E24F9">
            <w:pPr>
              <w:pStyle w:val="CopticHangingVerse"/>
            </w:pPr>
            <w:r>
              <w:t>ⲧⲉⲕⲙⲁⲩ ⲛ̀ϣⲉⲗⲉⲧ.</w:t>
            </w:r>
          </w:p>
        </w:tc>
      </w:tr>
      <w:tr w:rsidR="007E24F9" w14:paraId="4EE03FDE" w14:textId="77777777" w:rsidTr="007E24F9">
        <w:trPr>
          <w:cantSplit/>
          <w:jc w:val="center"/>
        </w:trPr>
        <w:tc>
          <w:tcPr>
            <w:tcW w:w="288" w:type="dxa"/>
          </w:tcPr>
          <w:p w14:paraId="1332C3B5" w14:textId="77777777" w:rsidR="007E24F9" w:rsidRDefault="007E24F9" w:rsidP="007E24F9">
            <w:pPr>
              <w:pStyle w:val="CopticCross"/>
            </w:pPr>
            <w:r w:rsidRPr="00FB5ACB">
              <w:t>¿</w:t>
            </w:r>
          </w:p>
        </w:tc>
        <w:tc>
          <w:tcPr>
            <w:tcW w:w="3960" w:type="dxa"/>
          </w:tcPr>
          <w:p w14:paraId="544A3155" w14:textId="77777777" w:rsidR="007E24F9" w:rsidRDefault="007E24F9" w:rsidP="007E24F9">
            <w:pPr>
              <w:pStyle w:val="EngHang"/>
            </w:pPr>
            <w:r>
              <w:t>For truly,</w:t>
            </w:r>
          </w:p>
          <w:p w14:paraId="3D537DA5" w14:textId="77777777" w:rsidR="007E24F9" w:rsidRDefault="007E24F9" w:rsidP="007E24F9">
            <w:pPr>
              <w:pStyle w:val="EngHang"/>
            </w:pPr>
            <w:r>
              <w:t>This Virgin,</w:t>
            </w:r>
          </w:p>
          <w:p w14:paraId="4707EEC5" w14:textId="77777777" w:rsidR="007E24F9" w:rsidRDefault="007E24F9" w:rsidP="007E24F9">
            <w:pPr>
              <w:pStyle w:val="EngHang"/>
            </w:pPr>
            <w:r>
              <w:t>Is full of honour,</w:t>
            </w:r>
          </w:p>
          <w:p w14:paraId="39A004D6" w14:textId="165FCE84" w:rsidR="007E24F9" w:rsidRDefault="007E24F9" w:rsidP="007E24F9">
            <w:pPr>
              <w:pStyle w:val="EngHangEnd"/>
            </w:pPr>
            <w:r>
              <w:t>And highly exalted.</w:t>
            </w:r>
          </w:p>
        </w:tc>
        <w:tc>
          <w:tcPr>
            <w:tcW w:w="288" w:type="dxa"/>
          </w:tcPr>
          <w:p w14:paraId="4AE66859" w14:textId="77777777" w:rsidR="007E24F9" w:rsidRDefault="007E24F9" w:rsidP="007E24F9"/>
        </w:tc>
        <w:tc>
          <w:tcPr>
            <w:tcW w:w="288" w:type="dxa"/>
          </w:tcPr>
          <w:p w14:paraId="043DF9AC" w14:textId="77777777" w:rsidR="007E24F9" w:rsidRDefault="007E24F9" w:rsidP="007E24F9">
            <w:pPr>
              <w:pStyle w:val="CopticCross"/>
            </w:pPr>
            <w:r w:rsidRPr="00FB5ACB">
              <w:t>¿</w:t>
            </w:r>
          </w:p>
        </w:tc>
        <w:tc>
          <w:tcPr>
            <w:tcW w:w="3960" w:type="dxa"/>
          </w:tcPr>
          <w:p w14:paraId="6160237B" w14:textId="77777777" w:rsidR="007E24F9" w:rsidRDefault="007E24F9" w:rsidP="007E24F9">
            <w:pPr>
              <w:pStyle w:val="CopticVersemulti-line"/>
            </w:pPr>
            <w:r>
              <w:t>Ⲅⲉ ⲅⲁⲣ ⲁⲗⲏⲑⲱⲥ:</w:t>
            </w:r>
          </w:p>
          <w:p w14:paraId="403E157A" w14:textId="77777777" w:rsidR="007E24F9" w:rsidRDefault="007E24F9" w:rsidP="007E24F9">
            <w:pPr>
              <w:pStyle w:val="CopticVersemulti-line"/>
            </w:pPr>
            <w:r>
              <w:t>ⲁⲥϭⲓⲥⲓ ⲉ̀ⲙⲁϣⲱ:</w:t>
            </w:r>
          </w:p>
          <w:p w14:paraId="28CAC376" w14:textId="77777777" w:rsidR="007E24F9" w:rsidRDefault="007E24F9" w:rsidP="007E24F9">
            <w:pPr>
              <w:pStyle w:val="CopticVersemulti-line"/>
            </w:pPr>
            <w:r>
              <w:t>ⲛ̀ϫⲉ ⲧⲁⲓⲡⲁⲣⲑⲉⲛⲟⲥ:</w:t>
            </w:r>
          </w:p>
          <w:p w14:paraId="45D67200" w14:textId="05B94D0E" w:rsidR="007E24F9" w:rsidRDefault="007E24F9" w:rsidP="007E24F9">
            <w:pPr>
              <w:pStyle w:val="CopticHangingVerse"/>
            </w:pPr>
            <w:r>
              <w:t>ⲉⲑⲙⲉϩ ⲛ̀ⲧⲁⲓⲟ̀.</w:t>
            </w:r>
          </w:p>
        </w:tc>
      </w:tr>
      <w:tr w:rsidR="007E24F9" w14:paraId="4951CD96" w14:textId="77777777" w:rsidTr="007E24F9">
        <w:trPr>
          <w:cantSplit/>
          <w:jc w:val="center"/>
        </w:trPr>
        <w:tc>
          <w:tcPr>
            <w:tcW w:w="288" w:type="dxa"/>
          </w:tcPr>
          <w:p w14:paraId="0BFF07A3" w14:textId="77777777" w:rsidR="007E24F9" w:rsidRDefault="007E24F9" w:rsidP="007E24F9">
            <w:pPr>
              <w:pStyle w:val="CopticCross"/>
            </w:pPr>
            <w:r w:rsidRPr="00FB5ACB">
              <w:t>¿</w:t>
            </w:r>
          </w:p>
        </w:tc>
        <w:tc>
          <w:tcPr>
            <w:tcW w:w="3960" w:type="dxa"/>
          </w:tcPr>
          <w:p w14:paraId="74825459" w14:textId="77777777" w:rsidR="007E24F9" w:rsidRDefault="007E24F9" w:rsidP="007E24F9">
            <w:pPr>
              <w:pStyle w:val="EngHang"/>
            </w:pPr>
            <w:r>
              <w:t>David spoke of her, saying,</w:t>
            </w:r>
          </w:p>
          <w:p w14:paraId="46EAD597" w14:textId="77777777" w:rsidR="007E24F9" w:rsidRDefault="007E24F9" w:rsidP="007E24F9">
            <w:pPr>
              <w:pStyle w:val="EngHang"/>
            </w:pPr>
            <w:r>
              <w:t>“The Lord has chosen Zion,</w:t>
            </w:r>
          </w:p>
          <w:p w14:paraId="3A10D40D" w14:textId="77777777" w:rsidR="007E24F9" w:rsidRDefault="007E24F9" w:rsidP="007E24F9">
            <w:pPr>
              <w:pStyle w:val="EngHang"/>
            </w:pPr>
            <w:r>
              <w:t>He came and dwelt in her,</w:t>
            </w:r>
          </w:p>
          <w:p w14:paraId="4AC2CD02" w14:textId="32A3DA87" w:rsidR="007E24F9" w:rsidRDefault="007E24F9" w:rsidP="007E24F9">
            <w:pPr>
              <w:pStyle w:val="EngHangEnd"/>
            </w:pPr>
            <w:r>
              <w:t>In order to save us.”</w:t>
            </w:r>
          </w:p>
        </w:tc>
        <w:tc>
          <w:tcPr>
            <w:tcW w:w="288" w:type="dxa"/>
          </w:tcPr>
          <w:p w14:paraId="2E3F9022" w14:textId="77777777" w:rsidR="007E24F9" w:rsidRDefault="007E24F9" w:rsidP="007E24F9"/>
        </w:tc>
        <w:tc>
          <w:tcPr>
            <w:tcW w:w="288" w:type="dxa"/>
          </w:tcPr>
          <w:p w14:paraId="578929FD" w14:textId="77777777" w:rsidR="007E24F9" w:rsidRDefault="007E24F9" w:rsidP="007E24F9">
            <w:pPr>
              <w:pStyle w:val="CopticCross"/>
            </w:pPr>
            <w:r w:rsidRPr="00FB5ACB">
              <w:t>¿</w:t>
            </w:r>
          </w:p>
        </w:tc>
        <w:tc>
          <w:tcPr>
            <w:tcW w:w="3960" w:type="dxa"/>
          </w:tcPr>
          <w:p w14:paraId="30CDB4A1" w14:textId="77777777" w:rsidR="007E24F9" w:rsidRDefault="007E24F9" w:rsidP="007E24F9">
            <w:pPr>
              <w:pStyle w:val="CopticVersemulti-line"/>
            </w:pPr>
            <w:r>
              <w:t>Ⲇⲁⲩⲓⲇ ⲁϥⲥⲁϫⲓ ⲉⲑⲃⲏⲧⲥ:</w:t>
            </w:r>
          </w:p>
          <w:p w14:paraId="5E975436" w14:textId="77777777" w:rsidR="007E24F9" w:rsidRDefault="007E24F9" w:rsidP="007E24F9">
            <w:pPr>
              <w:pStyle w:val="CopticVersemulti-line"/>
            </w:pPr>
            <w:r>
              <w:t>Ϫⲉ ⲁⲠⲟ̄ⲥ̄ ⲥⲱⲧⲡ ⲛ̀Ⲥⲓⲱⲛ:</w:t>
            </w:r>
          </w:p>
          <w:p w14:paraId="6E867FA5" w14:textId="77777777" w:rsidR="007E24F9" w:rsidRDefault="007E24F9" w:rsidP="007E24F9">
            <w:pPr>
              <w:pStyle w:val="CopticVersemulti-line"/>
            </w:pPr>
            <w:r>
              <w:t>ⲁϥⲓ̀ ⲁϥϣⲱⲡⲓ ⲛ̀ϧⲏⲧⲥ:</w:t>
            </w:r>
          </w:p>
          <w:p w14:paraId="6AB55384" w14:textId="38DBC997" w:rsidR="007E24F9" w:rsidRDefault="007E24F9" w:rsidP="007E24F9">
            <w:pPr>
              <w:pStyle w:val="CopticHangingVerse"/>
            </w:pPr>
            <w:r>
              <w:t>ϣⲁⲛ̀ⲧⲉϥⲥⲱϯ ⲙ̀ⲙⲟⲛ.</w:t>
            </w:r>
          </w:p>
        </w:tc>
      </w:tr>
      <w:tr w:rsidR="007E24F9" w14:paraId="098D8102" w14:textId="77777777" w:rsidTr="007E24F9">
        <w:trPr>
          <w:cantSplit/>
          <w:jc w:val="center"/>
        </w:trPr>
        <w:tc>
          <w:tcPr>
            <w:tcW w:w="288" w:type="dxa"/>
          </w:tcPr>
          <w:p w14:paraId="6248DD24" w14:textId="77777777" w:rsidR="007E24F9" w:rsidRDefault="007E24F9" w:rsidP="007E24F9">
            <w:pPr>
              <w:pStyle w:val="CopticCross"/>
            </w:pPr>
          </w:p>
        </w:tc>
        <w:tc>
          <w:tcPr>
            <w:tcW w:w="3960" w:type="dxa"/>
          </w:tcPr>
          <w:p w14:paraId="530344C8" w14:textId="77777777" w:rsidR="007E24F9" w:rsidRDefault="007E24F9" w:rsidP="007E24F9">
            <w:pPr>
              <w:pStyle w:val="EngHang"/>
            </w:pPr>
            <w:r>
              <w:t>This is Mary,</w:t>
            </w:r>
          </w:p>
          <w:p w14:paraId="3F72A165" w14:textId="77777777" w:rsidR="007E24F9" w:rsidRDefault="007E24F9" w:rsidP="007E24F9">
            <w:pPr>
              <w:pStyle w:val="EngHang"/>
            </w:pPr>
            <w:r>
              <w:t>Who brought to us,</w:t>
            </w:r>
          </w:p>
          <w:p w14:paraId="2BA67962" w14:textId="77777777" w:rsidR="007E24F9" w:rsidRDefault="007E24F9" w:rsidP="007E24F9">
            <w:pPr>
              <w:pStyle w:val="EngHang"/>
            </w:pPr>
            <w:r>
              <w:t>The eternal,</w:t>
            </w:r>
          </w:p>
          <w:p w14:paraId="6C12A6F3" w14:textId="2C8B6857" w:rsidR="007E24F9" w:rsidRDefault="007E24F9" w:rsidP="007E24F9">
            <w:pPr>
              <w:pStyle w:val="EngHangEnd"/>
            </w:pPr>
            <w:r>
              <w:t>Freedom.</w:t>
            </w:r>
          </w:p>
        </w:tc>
        <w:tc>
          <w:tcPr>
            <w:tcW w:w="288" w:type="dxa"/>
          </w:tcPr>
          <w:p w14:paraId="229BAB9D" w14:textId="77777777" w:rsidR="007E24F9" w:rsidRDefault="007E24F9" w:rsidP="007E24F9"/>
        </w:tc>
        <w:tc>
          <w:tcPr>
            <w:tcW w:w="288" w:type="dxa"/>
          </w:tcPr>
          <w:p w14:paraId="4913668C" w14:textId="77777777" w:rsidR="007E24F9" w:rsidRDefault="007E24F9" w:rsidP="007E24F9">
            <w:pPr>
              <w:pStyle w:val="CopticCross"/>
            </w:pPr>
          </w:p>
        </w:tc>
        <w:tc>
          <w:tcPr>
            <w:tcW w:w="3960" w:type="dxa"/>
          </w:tcPr>
          <w:p w14:paraId="62D167DE" w14:textId="77777777" w:rsidR="007E24F9" w:rsidRDefault="007E24F9" w:rsidP="007E24F9">
            <w:pPr>
              <w:pStyle w:val="CopticVersemulti-line"/>
            </w:pPr>
            <w:r>
              <w:t>Ⲉⲧⲉ ⲑⲁⲓ ⲧⲉ Ⲙⲁⲣⲓⲁ:</w:t>
            </w:r>
          </w:p>
          <w:p w14:paraId="168A8A77" w14:textId="77777777" w:rsidR="007E24F9" w:rsidRDefault="007E24F9" w:rsidP="007E24F9">
            <w:pPr>
              <w:pStyle w:val="CopticVersemulti-line"/>
            </w:pPr>
            <w:r>
              <w:t>ⲉ̀ⲧⲁⲥⲓ̀ⲛⲓ ϣⲁⲣⲟⲛ:</w:t>
            </w:r>
          </w:p>
          <w:p w14:paraId="5BEEB066" w14:textId="77777777" w:rsidR="007E24F9" w:rsidRDefault="007E24F9" w:rsidP="007E24F9">
            <w:pPr>
              <w:pStyle w:val="CopticVersemulti-line"/>
            </w:pPr>
            <w:r>
              <w:t>ⲛ̀ϯⲉ̀ⲉ̀ⲗⲉⲩⲑⲉⲣⲓⲁ̀:</w:t>
            </w:r>
          </w:p>
          <w:p w14:paraId="4D5679DA" w14:textId="6EF22998" w:rsidR="007E24F9" w:rsidRDefault="007E24F9" w:rsidP="007E24F9">
            <w:pPr>
              <w:pStyle w:val="CopticHangingVerse"/>
            </w:pPr>
            <w:r>
              <w:t>ⲛ̀ⲉ̀ⲱ̀ⲛⲓⲟⲛ.</w:t>
            </w:r>
          </w:p>
        </w:tc>
      </w:tr>
      <w:tr w:rsidR="007E24F9" w14:paraId="52AB4FD5" w14:textId="77777777" w:rsidTr="007E24F9">
        <w:trPr>
          <w:cantSplit/>
          <w:jc w:val="center"/>
        </w:trPr>
        <w:tc>
          <w:tcPr>
            <w:tcW w:w="288" w:type="dxa"/>
          </w:tcPr>
          <w:p w14:paraId="149AD0EB" w14:textId="77777777" w:rsidR="007E24F9" w:rsidRDefault="007E24F9" w:rsidP="007E24F9">
            <w:pPr>
              <w:pStyle w:val="CopticCross"/>
            </w:pPr>
          </w:p>
        </w:tc>
        <w:tc>
          <w:tcPr>
            <w:tcW w:w="3960" w:type="dxa"/>
          </w:tcPr>
          <w:p w14:paraId="43DF3ADA" w14:textId="77777777" w:rsidR="007E24F9" w:rsidRDefault="007E24F9" w:rsidP="007E24F9">
            <w:pPr>
              <w:pStyle w:val="EngHang"/>
            </w:pPr>
            <w:r>
              <w:t>Zachariah has said,</w:t>
            </w:r>
          </w:p>
          <w:p w14:paraId="65E18FFD" w14:textId="77777777" w:rsidR="007E24F9" w:rsidRDefault="007E24F9" w:rsidP="007E24F9">
            <w:pPr>
              <w:pStyle w:val="EngHang"/>
            </w:pPr>
            <w:r>
              <w:t>“[She is] the golden lampstand,</w:t>
            </w:r>
          </w:p>
          <w:p w14:paraId="195DD21A" w14:textId="77777777" w:rsidR="007E24F9" w:rsidRDefault="007E24F9" w:rsidP="007E24F9">
            <w:pPr>
              <w:pStyle w:val="EngHang"/>
            </w:pPr>
            <w:r>
              <w:t>Which was made,</w:t>
            </w:r>
          </w:p>
          <w:p w14:paraId="2338D9A3" w14:textId="022ECB86" w:rsidR="007E24F9" w:rsidRDefault="007E24F9" w:rsidP="007E24F9">
            <w:pPr>
              <w:pStyle w:val="EngHangEnd"/>
            </w:pPr>
            <w:commentRangeStart w:id="1752"/>
            <w:r>
              <w:t>With divine hands.”</w:t>
            </w:r>
            <w:commentRangeEnd w:id="1752"/>
            <w:r>
              <w:rPr>
                <w:rStyle w:val="CommentReference"/>
                <w:rFonts w:ascii="Times New Roman" w:eastAsiaTheme="minorHAnsi" w:hAnsi="Times New Roman" w:cstheme="minorBidi"/>
                <w:color w:val="auto"/>
              </w:rPr>
              <w:commentReference w:id="1752"/>
            </w:r>
          </w:p>
        </w:tc>
        <w:tc>
          <w:tcPr>
            <w:tcW w:w="288" w:type="dxa"/>
          </w:tcPr>
          <w:p w14:paraId="5702117D" w14:textId="77777777" w:rsidR="007E24F9" w:rsidRDefault="007E24F9" w:rsidP="007E24F9"/>
        </w:tc>
        <w:tc>
          <w:tcPr>
            <w:tcW w:w="288" w:type="dxa"/>
          </w:tcPr>
          <w:p w14:paraId="0565C8FF" w14:textId="77777777" w:rsidR="007E24F9" w:rsidRDefault="007E24F9" w:rsidP="007E24F9">
            <w:pPr>
              <w:pStyle w:val="CopticCross"/>
            </w:pPr>
          </w:p>
        </w:tc>
        <w:tc>
          <w:tcPr>
            <w:tcW w:w="3960" w:type="dxa"/>
          </w:tcPr>
          <w:p w14:paraId="5B32A5AD" w14:textId="77777777" w:rsidR="007E24F9" w:rsidRDefault="007E24F9" w:rsidP="007E24F9">
            <w:pPr>
              <w:pStyle w:val="CopticVersemulti-line"/>
            </w:pPr>
            <w:r>
              <w:t>Ⲍⲁⲭⲁⲣⲓⲁⲥ ⲁϥϫⲟⲥ:</w:t>
            </w:r>
          </w:p>
          <w:p w14:paraId="410AC89F" w14:textId="77777777" w:rsidR="007E24F9" w:rsidRDefault="007E24F9" w:rsidP="007E24F9">
            <w:pPr>
              <w:pStyle w:val="CopticVersemulti-line"/>
            </w:pPr>
            <w:r>
              <w:t>Ϫⲉ ϯⲗⲩⲭⲛⲓⲁ̀ ⲛ̀ⲛⲟⲩⲃ:</w:t>
            </w:r>
          </w:p>
          <w:p w14:paraId="55BF4F61" w14:textId="77777777" w:rsidR="007E24F9" w:rsidRDefault="007E24F9" w:rsidP="007E24F9">
            <w:pPr>
              <w:pStyle w:val="CopticVersemulti-line"/>
            </w:pPr>
            <w:r>
              <w:t>ⲑⲏⲉ̀ⲧⲁⲩⲑⲁⲙⲓⲟⲥ:</w:t>
            </w:r>
          </w:p>
          <w:p w14:paraId="361B5C29" w14:textId="2755315A" w:rsidR="007E24F9" w:rsidRDefault="007E24F9" w:rsidP="007E24F9">
            <w:pPr>
              <w:pStyle w:val="CopticHangingVerse"/>
            </w:pPr>
            <w:r>
              <w:t>ϧⲉⲛ ϩⲁⲛϫⲓϫ ⲛ̀ⲛⲟⲩⲃ.</w:t>
            </w:r>
          </w:p>
        </w:tc>
      </w:tr>
      <w:tr w:rsidR="007E24F9" w14:paraId="405BC727" w14:textId="77777777" w:rsidTr="007E24F9">
        <w:trPr>
          <w:cantSplit/>
          <w:jc w:val="center"/>
        </w:trPr>
        <w:tc>
          <w:tcPr>
            <w:tcW w:w="288" w:type="dxa"/>
          </w:tcPr>
          <w:p w14:paraId="11228E66" w14:textId="77777777" w:rsidR="007E24F9" w:rsidRDefault="007E24F9" w:rsidP="007E24F9">
            <w:pPr>
              <w:pStyle w:val="CopticCross"/>
            </w:pPr>
            <w:r w:rsidRPr="00FB5ACB">
              <w:t>¿</w:t>
            </w:r>
          </w:p>
        </w:tc>
        <w:tc>
          <w:tcPr>
            <w:tcW w:w="3960" w:type="dxa"/>
          </w:tcPr>
          <w:p w14:paraId="5FD6275C" w14:textId="77777777" w:rsidR="007E24F9" w:rsidRDefault="007E24F9" w:rsidP="007E24F9">
            <w:pPr>
              <w:pStyle w:val="EngHang"/>
            </w:pPr>
            <w:r>
              <w:t>Isaiah said to us,</w:t>
            </w:r>
          </w:p>
          <w:p w14:paraId="35B0D322" w14:textId="77777777" w:rsidR="007E24F9" w:rsidRDefault="007E24F9" w:rsidP="007E24F9">
            <w:pPr>
              <w:pStyle w:val="EngHang"/>
            </w:pPr>
            <w:r>
              <w:t>In a joyful voice,</w:t>
            </w:r>
          </w:p>
          <w:p w14:paraId="5BA0899B" w14:textId="77777777" w:rsidR="007E24F9" w:rsidRDefault="007E24F9" w:rsidP="007E24F9">
            <w:pPr>
              <w:pStyle w:val="EngHang"/>
            </w:pPr>
            <w:r>
              <w:t>“She will give birth</w:t>
            </w:r>
          </w:p>
          <w:p w14:paraId="08D2E183" w14:textId="38CBD960" w:rsidR="007E24F9" w:rsidRDefault="007E24F9" w:rsidP="007E24F9">
            <w:pPr>
              <w:pStyle w:val="EngHangEnd"/>
            </w:pPr>
            <w:r>
              <w:t>To Emmanuel for us.”</w:t>
            </w:r>
          </w:p>
        </w:tc>
        <w:tc>
          <w:tcPr>
            <w:tcW w:w="288" w:type="dxa"/>
          </w:tcPr>
          <w:p w14:paraId="1D22270C" w14:textId="77777777" w:rsidR="007E24F9" w:rsidRDefault="007E24F9" w:rsidP="007E24F9"/>
        </w:tc>
        <w:tc>
          <w:tcPr>
            <w:tcW w:w="288" w:type="dxa"/>
          </w:tcPr>
          <w:p w14:paraId="4240C3A3" w14:textId="77777777" w:rsidR="007E24F9" w:rsidRDefault="007E24F9" w:rsidP="007E24F9">
            <w:pPr>
              <w:pStyle w:val="CopticCross"/>
            </w:pPr>
            <w:r w:rsidRPr="00FB5ACB">
              <w:t>¿</w:t>
            </w:r>
          </w:p>
        </w:tc>
        <w:tc>
          <w:tcPr>
            <w:tcW w:w="3960" w:type="dxa"/>
          </w:tcPr>
          <w:p w14:paraId="0A531FDE" w14:textId="77777777" w:rsidR="007E24F9" w:rsidRDefault="007E24F9" w:rsidP="007E24F9">
            <w:pPr>
              <w:pStyle w:val="CopticVersemulti-line"/>
            </w:pPr>
            <w:r>
              <w:t>Ⲏⲥⲏ̀ⲁⲥ ⲁϥϫⲟⲥ ⲛⲁⲛ:</w:t>
            </w:r>
          </w:p>
          <w:p w14:paraId="31FA36C8" w14:textId="77777777" w:rsidR="007E24F9" w:rsidRDefault="007E24F9" w:rsidP="007E24F9">
            <w:pPr>
              <w:pStyle w:val="CopticVersemulti-line"/>
            </w:pPr>
            <w:r>
              <w:t>ϧⲉⲛ ⲟⲩⲥ̀ⲙⲏ ⲛ̀ⲑⲉⲗⲏⲗ:</w:t>
            </w:r>
          </w:p>
          <w:p w14:paraId="671453CC" w14:textId="77777777" w:rsidR="007E24F9" w:rsidRDefault="007E24F9" w:rsidP="007E24F9">
            <w:pPr>
              <w:pStyle w:val="CopticVersemulti-line"/>
            </w:pPr>
            <w:r>
              <w:t>ϫⲉ ⲉⲥⲉ̀ⲙⲓⲥⲓ ⲛⲁⲛ:</w:t>
            </w:r>
          </w:p>
          <w:p w14:paraId="2392588C" w14:textId="11DF9B58" w:rsidR="007E24F9" w:rsidRDefault="007E24F9" w:rsidP="007E24F9">
            <w:pPr>
              <w:pStyle w:val="CopticHangingVerse"/>
            </w:pPr>
            <w:r>
              <w:t>ⲛ̀Ⲉⲙⲙⲁⲛⲟⲩⲏⲗ.</w:t>
            </w:r>
          </w:p>
        </w:tc>
      </w:tr>
      <w:tr w:rsidR="007E24F9" w14:paraId="23FE47F6" w14:textId="77777777" w:rsidTr="007E24F9">
        <w:trPr>
          <w:cantSplit/>
          <w:jc w:val="center"/>
        </w:trPr>
        <w:tc>
          <w:tcPr>
            <w:tcW w:w="288" w:type="dxa"/>
          </w:tcPr>
          <w:p w14:paraId="1BF40A46" w14:textId="77777777" w:rsidR="007E24F9" w:rsidRDefault="007E24F9" w:rsidP="007E24F9">
            <w:pPr>
              <w:pStyle w:val="CopticCross"/>
            </w:pPr>
            <w:r w:rsidRPr="00FB5ACB">
              <w:lastRenderedPageBreak/>
              <w:t>¿</w:t>
            </w:r>
          </w:p>
        </w:tc>
        <w:tc>
          <w:tcPr>
            <w:tcW w:w="3960" w:type="dxa"/>
          </w:tcPr>
          <w:p w14:paraId="7F5EF816" w14:textId="77777777" w:rsidR="007E24F9" w:rsidRDefault="007E24F9" w:rsidP="007E24F9">
            <w:pPr>
              <w:pStyle w:val="EngHang"/>
            </w:pPr>
            <w:r>
              <w:t>This is Jerusalem,</w:t>
            </w:r>
          </w:p>
          <w:p w14:paraId="79605761" w14:textId="77777777" w:rsidR="007E24F9" w:rsidRDefault="007E24F9" w:rsidP="007E24F9">
            <w:pPr>
              <w:pStyle w:val="EngHang"/>
            </w:pPr>
            <w:r>
              <w:t>The city of our God,</w:t>
            </w:r>
          </w:p>
          <w:p w14:paraId="000519F4" w14:textId="77777777" w:rsidR="007E24F9" w:rsidRDefault="007E24F9" w:rsidP="007E24F9">
            <w:pPr>
              <w:pStyle w:val="EngHang"/>
            </w:pPr>
            <w:r>
              <w:t>The throne of the all ranks,</w:t>
            </w:r>
          </w:p>
          <w:p w14:paraId="03C693B9" w14:textId="5EC166E7" w:rsidR="007E24F9" w:rsidRDefault="007E24F9" w:rsidP="007E24F9">
            <w:pPr>
              <w:pStyle w:val="EngHangEnd"/>
            </w:pPr>
            <w:r>
              <w:t>Of the Cherubim.</w:t>
            </w:r>
          </w:p>
        </w:tc>
        <w:tc>
          <w:tcPr>
            <w:tcW w:w="288" w:type="dxa"/>
          </w:tcPr>
          <w:p w14:paraId="741DCA2A" w14:textId="77777777" w:rsidR="007E24F9" w:rsidRDefault="007E24F9" w:rsidP="007E24F9"/>
        </w:tc>
        <w:tc>
          <w:tcPr>
            <w:tcW w:w="288" w:type="dxa"/>
          </w:tcPr>
          <w:p w14:paraId="35E1A2AC" w14:textId="77777777" w:rsidR="007E24F9" w:rsidRDefault="007E24F9" w:rsidP="007E24F9">
            <w:pPr>
              <w:pStyle w:val="CopticCross"/>
            </w:pPr>
            <w:r w:rsidRPr="00FB5ACB">
              <w:t>¿</w:t>
            </w:r>
          </w:p>
        </w:tc>
        <w:tc>
          <w:tcPr>
            <w:tcW w:w="3960" w:type="dxa"/>
          </w:tcPr>
          <w:p w14:paraId="4A573777" w14:textId="77777777" w:rsidR="007E24F9" w:rsidRDefault="007E24F9" w:rsidP="007E24F9">
            <w:pPr>
              <w:pStyle w:val="CopticVersemulti-line"/>
            </w:pPr>
            <w:r>
              <w:t>Ⲑⲁⲓ ⲧⲉ Ⲓⲉⲣⲟⲩⲥⲁⲗⲏⲙ:</w:t>
            </w:r>
          </w:p>
          <w:p w14:paraId="0EF7A86D" w14:textId="77777777" w:rsidR="007E24F9" w:rsidRDefault="007E24F9" w:rsidP="007E24F9">
            <w:pPr>
              <w:pStyle w:val="CopticVersemulti-line"/>
            </w:pPr>
            <w:r>
              <w:t>ⲧ̀ⲡⲟⲗⲓⲥ ⲙ̀Ⲡⲉⲛⲛⲟⲩϯ:</w:t>
            </w:r>
          </w:p>
          <w:p w14:paraId="4E05090E" w14:textId="77777777" w:rsidR="007E24F9" w:rsidRDefault="007E24F9" w:rsidP="007E24F9">
            <w:pPr>
              <w:pStyle w:val="CopticVersemulti-line"/>
            </w:pPr>
            <w:r>
              <w:t>ⲡ̀ϩⲁⲣⲙⲁ ⲛ̀Ⲛⲓⲭⲉⲣⲟⲩⲃⲓⲙ:</w:t>
            </w:r>
          </w:p>
          <w:p w14:paraId="2CF0912D" w14:textId="3239456A" w:rsidR="007E24F9" w:rsidRPr="005130A7" w:rsidRDefault="007E24F9" w:rsidP="007E24F9">
            <w:pPr>
              <w:pStyle w:val="CopticHangingVerse"/>
            </w:pPr>
            <w:r>
              <w:t>ⲉⲧⲟⲓ ⲛ̀ⲟⲩⲑⲟ ⲛ̀ⲣⲏϯ.</w:t>
            </w:r>
          </w:p>
        </w:tc>
      </w:tr>
      <w:tr w:rsidR="007E24F9" w14:paraId="420381D2" w14:textId="77777777" w:rsidTr="007E24F9">
        <w:trPr>
          <w:cantSplit/>
          <w:jc w:val="center"/>
        </w:trPr>
        <w:tc>
          <w:tcPr>
            <w:tcW w:w="288" w:type="dxa"/>
          </w:tcPr>
          <w:p w14:paraId="6D1B6F52" w14:textId="77777777" w:rsidR="007E24F9" w:rsidRDefault="007E24F9" w:rsidP="007E24F9">
            <w:pPr>
              <w:pStyle w:val="CopticCross"/>
            </w:pPr>
          </w:p>
        </w:tc>
        <w:tc>
          <w:tcPr>
            <w:tcW w:w="3960" w:type="dxa"/>
          </w:tcPr>
          <w:p w14:paraId="3C958DC7" w14:textId="77777777" w:rsidR="007E24F9" w:rsidRDefault="007E24F9" w:rsidP="007E24F9">
            <w:pPr>
              <w:pStyle w:val="EngHang"/>
            </w:pPr>
            <w:r>
              <w:t>Ezekiel has witnessed,</w:t>
            </w:r>
          </w:p>
          <w:p w14:paraId="506CD52C" w14:textId="77777777" w:rsidR="007E24F9" w:rsidRDefault="007E24F9" w:rsidP="007E24F9">
            <w:pPr>
              <w:pStyle w:val="EngHang"/>
            </w:pPr>
            <w:r>
              <w:t>And revealed to us, saying,</w:t>
            </w:r>
          </w:p>
          <w:p w14:paraId="7A3AD691" w14:textId="77777777" w:rsidR="007E24F9" w:rsidRDefault="007E24F9" w:rsidP="007E24F9">
            <w:pPr>
              <w:pStyle w:val="EngHang"/>
            </w:pPr>
            <w:r>
              <w:t>“I saw a door,</w:t>
            </w:r>
          </w:p>
          <w:p w14:paraId="17F8EDFC" w14:textId="3E4673DC" w:rsidR="007E24F9" w:rsidRDefault="007E24F9" w:rsidP="007E24F9">
            <w:pPr>
              <w:pStyle w:val="EngHangEnd"/>
            </w:pPr>
            <w:r>
              <w:t>Towards the East.</w:t>
            </w:r>
          </w:p>
        </w:tc>
        <w:tc>
          <w:tcPr>
            <w:tcW w:w="288" w:type="dxa"/>
          </w:tcPr>
          <w:p w14:paraId="43CE8FA6" w14:textId="77777777" w:rsidR="007E24F9" w:rsidRDefault="007E24F9" w:rsidP="007E24F9"/>
        </w:tc>
        <w:tc>
          <w:tcPr>
            <w:tcW w:w="288" w:type="dxa"/>
          </w:tcPr>
          <w:p w14:paraId="6669A87F" w14:textId="77777777" w:rsidR="007E24F9" w:rsidRDefault="007E24F9" w:rsidP="007E24F9">
            <w:pPr>
              <w:pStyle w:val="CopticCross"/>
            </w:pPr>
          </w:p>
        </w:tc>
        <w:tc>
          <w:tcPr>
            <w:tcW w:w="3960" w:type="dxa"/>
          </w:tcPr>
          <w:p w14:paraId="5A28B97D" w14:textId="77777777" w:rsidR="007E24F9" w:rsidRDefault="007E24F9" w:rsidP="007E24F9">
            <w:pPr>
              <w:pStyle w:val="CopticVersemulti-line"/>
            </w:pPr>
            <w:r>
              <w:t>Ⲓⲉⲍⲉⲕⲓⲏⲗ ⲁϥⲉⲣⲙⲉⲑⲣⲉ:</w:t>
            </w:r>
          </w:p>
          <w:p w14:paraId="6760E346" w14:textId="77777777" w:rsidR="007E24F9" w:rsidRDefault="007E24F9" w:rsidP="007E24F9">
            <w:pPr>
              <w:pStyle w:val="CopticVersemulti-line"/>
            </w:pPr>
            <w:r>
              <w:t>ⲁϥⲟⲩⲱⲛϩ ⲛⲁⲛ ⲙ̀ⲫⲁⲓ:</w:t>
            </w:r>
          </w:p>
          <w:p w14:paraId="0AFBDFBB" w14:textId="77777777" w:rsidR="007E24F9" w:rsidRDefault="007E24F9" w:rsidP="007E24F9">
            <w:pPr>
              <w:pStyle w:val="CopticVersemulti-line"/>
            </w:pPr>
            <w:r>
              <w:t>ϫⲉ ⲁⲓⲛⲁⲩ ⲉ̀ⲟⲩⲡⲩⲗⲏ:</w:t>
            </w:r>
          </w:p>
          <w:p w14:paraId="557343F9" w14:textId="7BC2C09A" w:rsidR="007E24F9" w:rsidRPr="005130A7" w:rsidRDefault="007E24F9" w:rsidP="007E24F9">
            <w:pPr>
              <w:pStyle w:val="CopticHangingVerse"/>
            </w:pPr>
            <w:r>
              <w:t>ⲛ̀ⲥⲁ ⲛⲓⲙⲁⲛ̀ϣⲁⲓ.</w:t>
            </w:r>
          </w:p>
        </w:tc>
      </w:tr>
      <w:tr w:rsidR="007E24F9" w14:paraId="11F00DB7" w14:textId="77777777" w:rsidTr="007E24F9">
        <w:trPr>
          <w:cantSplit/>
          <w:jc w:val="center"/>
        </w:trPr>
        <w:tc>
          <w:tcPr>
            <w:tcW w:w="288" w:type="dxa"/>
          </w:tcPr>
          <w:p w14:paraId="1B983161" w14:textId="77777777" w:rsidR="007E24F9" w:rsidRDefault="007E24F9" w:rsidP="007E24F9">
            <w:pPr>
              <w:pStyle w:val="CopticCross"/>
            </w:pPr>
          </w:p>
        </w:tc>
        <w:tc>
          <w:tcPr>
            <w:tcW w:w="3960" w:type="dxa"/>
          </w:tcPr>
          <w:p w14:paraId="2FD78A14" w14:textId="77777777" w:rsidR="007E24F9" w:rsidRDefault="007E24F9" w:rsidP="007E24F9">
            <w:pPr>
              <w:pStyle w:val="EngHang"/>
            </w:pPr>
            <w:r>
              <w:t>The Lord and Saviour,</w:t>
            </w:r>
          </w:p>
          <w:p w14:paraId="7AD8DBDB" w14:textId="77777777" w:rsidR="007E24F9" w:rsidRDefault="007E24F9" w:rsidP="007E24F9">
            <w:pPr>
              <w:pStyle w:val="EngHang"/>
            </w:pPr>
            <w:r>
              <w:t>Entered into it,</w:t>
            </w:r>
          </w:p>
          <w:p w14:paraId="6C776268" w14:textId="77777777" w:rsidR="007E24F9" w:rsidRDefault="007E24F9" w:rsidP="007E24F9">
            <w:pPr>
              <w:pStyle w:val="EngHang"/>
            </w:pPr>
            <w:r>
              <w:t>And it remained,</w:t>
            </w:r>
          </w:p>
          <w:p w14:paraId="36024CB6" w14:textId="3B0727BE" w:rsidR="007E24F9" w:rsidRDefault="007E24F9" w:rsidP="007E24F9">
            <w:pPr>
              <w:pStyle w:val="EngHangEnd"/>
            </w:pPr>
            <w:r>
              <w:t>Thoroughly shut as before.”</w:t>
            </w:r>
          </w:p>
        </w:tc>
        <w:tc>
          <w:tcPr>
            <w:tcW w:w="288" w:type="dxa"/>
          </w:tcPr>
          <w:p w14:paraId="1145A9C0" w14:textId="77777777" w:rsidR="007E24F9" w:rsidRDefault="007E24F9" w:rsidP="007E24F9"/>
        </w:tc>
        <w:tc>
          <w:tcPr>
            <w:tcW w:w="288" w:type="dxa"/>
          </w:tcPr>
          <w:p w14:paraId="388DF71A" w14:textId="77777777" w:rsidR="007E24F9" w:rsidRDefault="007E24F9" w:rsidP="007E24F9">
            <w:pPr>
              <w:pStyle w:val="CopticCross"/>
            </w:pPr>
          </w:p>
        </w:tc>
        <w:tc>
          <w:tcPr>
            <w:tcW w:w="3960" w:type="dxa"/>
          </w:tcPr>
          <w:p w14:paraId="7963D292" w14:textId="77777777" w:rsidR="007E24F9" w:rsidRDefault="007E24F9" w:rsidP="007E24F9">
            <w:pPr>
              <w:pStyle w:val="CopticVersemulti-line"/>
            </w:pPr>
            <w:r>
              <w:t>Ⲕⲩⲣⲓⲟⲥ ⲡⲓⲣⲉϥⲛⲟϩⲉⲙ:</w:t>
            </w:r>
          </w:p>
          <w:p w14:paraId="05922A32" w14:textId="77777777" w:rsidR="007E24F9" w:rsidRDefault="007E24F9" w:rsidP="007E24F9">
            <w:pPr>
              <w:pStyle w:val="CopticVersemulti-line"/>
            </w:pPr>
            <w:r>
              <w:t>ⲁϥϣⲉ ⲉ̀ϧⲟⲩⲛ ϣⲁⲣⲟⲥ:</w:t>
            </w:r>
          </w:p>
          <w:p w14:paraId="53697D14" w14:textId="77777777" w:rsidR="007E24F9" w:rsidRDefault="007E24F9" w:rsidP="007E24F9">
            <w:pPr>
              <w:pStyle w:val="CopticVersemulti-line"/>
            </w:pPr>
            <w:r>
              <w:t>ⲁⲥⲟ̀ϩⲓ ⲉⲥϣⲟⲧⲉⲙ:</w:t>
            </w:r>
          </w:p>
          <w:p w14:paraId="4D67608E" w14:textId="10F05BF5" w:rsidR="007E24F9" w:rsidRPr="005130A7" w:rsidRDefault="007E24F9" w:rsidP="007E24F9">
            <w:pPr>
              <w:pStyle w:val="CopticHangingVerse"/>
            </w:pPr>
            <w:r>
              <w:t>ⲙ̀ⲡⲉⲥⲣⲏϯ ⲕⲁⲗⲱⲥ.</w:t>
            </w:r>
          </w:p>
        </w:tc>
      </w:tr>
      <w:tr w:rsidR="007E24F9" w14:paraId="4B83825B" w14:textId="77777777" w:rsidTr="007E24F9">
        <w:trPr>
          <w:cantSplit/>
          <w:jc w:val="center"/>
        </w:trPr>
        <w:tc>
          <w:tcPr>
            <w:tcW w:w="288" w:type="dxa"/>
          </w:tcPr>
          <w:p w14:paraId="414AEF0F" w14:textId="77777777" w:rsidR="007E24F9" w:rsidRDefault="007E24F9" w:rsidP="007E24F9">
            <w:pPr>
              <w:pStyle w:val="CopticCross"/>
            </w:pPr>
            <w:r w:rsidRPr="00FB5ACB">
              <w:t>¿</w:t>
            </w:r>
          </w:p>
        </w:tc>
        <w:tc>
          <w:tcPr>
            <w:tcW w:w="3960" w:type="dxa"/>
          </w:tcPr>
          <w:p w14:paraId="1C8C7686" w14:textId="77777777" w:rsidR="007E24F9" w:rsidRDefault="007E24F9" w:rsidP="007E24F9">
            <w:pPr>
              <w:pStyle w:val="EngHang"/>
            </w:pPr>
            <w:r>
              <w:t>All the nations sing,</w:t>
            </w:r>
          </w:p>
          <w:p w14:paraId="53ABA5A1" w14:textId="77777777" w:rsidR="007E24F9" w:rsidRDefault="007E24F9" w:rsidP="007E24F9">
            <w:pPr>
              <w:pStyle w:val="EngHang"/>
            </w:pPr>
            <w:r>
              <w:t>With diverse tongues,</w:t>
            </w:r>
          </w:p>
          <w:p w14:paraId="7AFDFF1B" w14:textId="77777777" w:rsidR="007E24F9" w:rsidRDefault="007E24F9" w:rsidP="007E24F9">
            <w:pPr>
              <w:pStyle w:val="EngHang"/>
            </w:pPr>
            <w:r>
              <w:t>To the Theotokos,</w:t>
            </w:r>
          </w:p>
          <w:p w14:paraId="40322F92" w14:textId="7D30A50B" w:rsidR="007E24F9" w:rsidRDefault="007E24F9" w:rsidP="007E24F9">
            <w:pPr>
              <w:pStyle w:val="EngHangEnd"/>
            </w:pPr>
            <w:r>
              <w:t>The Mother of the Messiah.</w:t>
            </w:r>
          </w:p>
        </w:tc>
        <w:tc>
          <w:tcPr>
            <w:tcW w:w="288" w:type="dxa"/>
          </w:tcPr>
          <w:p w14:paraId="6057D538" w14:textId="77777777" w:rsidR="007E24F9" w:rsidRDefault="007E24F9" w:rsidP="007E24F9"/>
        </w:tc>
        <w:tc>
          <w:tcPr>
            <w:tcW w:w="288" w:type="dxa"/>
          </w:tcPr>
          <w:p w14:paraId="249BB5BD" w14:textId="77777777" w:rsidR="007E24F9" w:rsidRDefault="007E24F9" w:rsidP="007E24F9">
            <w:pPr>
              <w:pStyle w:val="CopticCross"/>
            </w:pPr>
            <w:r w:rsidRPr="00FB5ACB">
              <w:t>¿</w:t>
            </w:r>
          </w:p>
        </w:tc>
        <w:tc>
          <w:tcPr>
            <w:tcW w:w="3960" w:type="dxa"/>
          </w:tcPr>
          <w:p w14:paraId="70048ADC" w14:textId="77777777" w:rsidR="007E24F9" w:rsidRDefault="007E24F9" w:rsidP="007E24F9">
            <w:pPr>
              <w:pStyle w:val="CopticVersemulti-line"/>
            </w:pPr>
            <w:r>
              <w:t>Ⲗⲁⲟⲥ ⲛⲓⲃⲉⲛ ⲥⲉϩⲱⲥ:</w:t>
            </w:r>
          </w:p>
          <w:p w14:paraId="79501759" w14:textId="77777777" w:rsidR="007E24F9" w:rsidRDefault="007E24F9" w:rsidP="007E24F9">
            <w:pPr>
              <w:pStyle w:val="CopticVersemulti-line"/>
            </w:pPr>
            <w:r>
              <w:t>ⲛⲉⲙ ⲛⲓⲁⲥⲡⲓ ⲛ̀ⲗⲁⲥ:</w:t>
            </w:r>
          </w:p>
          <w:p w14:paraId="109CB416" w14:textId="77777777" w:rsidR="007E24F9" w:rsidRDefault="007E24F9" w:rsidP="007E24F9">
            <w:pPr>
              <w:pStyle w:val="CopticVersemulti-line"/>
            </w:pPr>
            <w:r>
              <w:t>ⲉ̀Ϯⲑⲉⲟⲧⲟⲕⲟⲥ:</w:t>
            </w:r>
          </w:p>
          <w:p w14:paraId="50EA6723" w14:textId="66B5621E" w:rsidR="007E24F9" w:rsidRPr="005130A7" w:rsidRDefault="007E24F9" w:rsidP="007E24F9">
            <w:pPr>
              <w:pStyle w:val="CopticHangingVerse"/>
            </w:pPr>
            <w:r>
              <w:t>ⲑ̀ⲙⲁⲩ ⲙ̀Ⲙⲁⲥⲓⲁⲥ.</w:t>
            </w:r>
          </w:p>
        </w:tc>
      </w:tr>
      <w:tr w:rsidR="007E24F9" w14:paraId="3146012A" w14:textId="77777777" w:rsidTr="007E24F9">
        <w:trPr>
          <w:cantSplit/>
          <w:jc w:val="center"/>
        </w:trPr>
        <w:tc>
          <w:tcPr>
            <w:tcW w:w="288" w:type="dxa"/>
          </w:tcPr>
          <w:p w14:paraId="0F2CB255" w14:textId="77777777" w:rsidR="007E24F9" w:rsidRDefault="007E24F9" w:rsidP="007E24F9">
            <w:pPr>
              <w:pStyle w:val="CopticCross"/>
            </w:pPr>
            <w:r w:rsidRPr="00FB5ACB">
              <w:t>¿</w:t>
            </w:r>
          </w:p>
        </w:tc>
        <w:tc>
          <w:tcPr>
            <w:tcW w:w="3960" w:type="dxa"/>
          </w:tcPr>
          <w:p w14:paraId="4E3888F6" w14:textId="77777777" w:rsidR="007E24F9" w:rsidRDefault="007E24F9" w:rsidP="007E24F9">
            <w:pPr>
              <w:pStyle w:val="EngHang"/>
            </w:pPr>
            <w:r>
              <w:t>The chaste Mary,</w:t>
            </w:r>
          </w:p>
          <w:p w14:paraId="69EB29D8" w14:textId="77777777" w:rsidR="007E24F9" w:rsidRDefault="007E24F9" w:rsidP="007E24F9">
            <w:pPr>
              <w:pStyle w:val="EngHang"/>
            </w:pPr>
            <w:r>
              <w:t>The joy of the righteous,</w:t>
            </w:r>
          </w:p>
          <w:p w14:paraId="7DB1338F" w14:textId="77777777" w:rsidR="007E24F9" w:rsidRDefault="007E24F9" w:rsidP="007E24F9">
            <w:pPr>
              <w:pStyle w:val="EngHang"/>
            </w:pPr>
            <w:r>
              <w:t>Is truly the cause</w:t>
            </w:r>
          </w:p>
          <w:p w14:paraId="4CD8D909" w14:textId="1213EAF7" w:rsidR="007E24F9" w:rsidRDefault="007E24F9" w:rsidP="007E24F9">
            <w:pPr>
              <w:pStyle w:val="EngHangEnd"/>
            </w:pPr>
            <w:r>
              <w:t>Of the faithful’s rejoicing.</w:t>
            </w:r>
          </w:p>
        </w:tc>
        <w:tc>
          <w:tcPr>
            <w:tcW w:w="288" w:type="dxa"/>
          </w:tcPr>
          <w:p w14:paraId="360B1E83" w14:textId="77777777" w:rsidR="007E24F9" w:rsidRDefault="007E24F9" w:rsidP="007E24F9"/>
        </w:tc>
        <w:tc>
          <w:tcPr>
            <w:tcW w:w="288" w:type="dxa"/>
          </w:tcPr>
          <w:p w14:paraId="639E652C" w14:textId="77777777" w:rsidR="007E24F9" w:rsidRDefault="007E24F9" w:rsidP="007E24F9">
            <w:pPr>
              <w:pStyle w:val="CopticCross"/>
            </w:pPr>
            <w:r w:rsidRPr="00FB5ACB">
              <w:t>¿</w:t>
            </w:r>
          </w:p>
        </w:tc>
        <w:tc>
          <w:tcPr>
            <w:tcW w:w="3960" w:type="dxa"/>
          </w:tcPr>
          <w:p w14:paraId="57820698" w14:textId="77777777" w:rsidR="007E24F9" w:rsidRDefault="007E24F9" w:rsidP="007E24F9">
            <w:pPr>
              <w:pStyle w:val="CopticVersemulti-line"/>
            </w:pPr>
            <w:r>
              <w:t>Ⲙⲁⲣⲓⲁ Ϯⲥⲉⲙⲛⲉ:</w:t>
            </w:r>
          </w:p>
          <w:p w14:paraId="3243CC10" w14:textId="77777777" w:rsidR="007E24F9" w:rsidRDefault="007E24F9" w:rsidP="007E24F9">
            <w:pPr>
              <w:pStyle w:val="CopticVersemulti-line"/>
            </w:pPr>
            <w:r>
              <w:t>ⲡ̀ⲟⲩⲛⲟϥ ⲛ̀ⲛⲓⲇⲓⲕⲉⲟⲛ:</w:t>
            </w:r>
          </w:p>
          <w:p w14:paraId="6DF8494B" w14:textId="77777777" w:rsidR="007E24F9" w:rsidRDefault="007E24F9" w:rsidP="007E24F9">
            <w:pPr>
              <w:pStyle w:val="CopticVersemulti-line"/>
            </w:pPr>
            <w:r>
              <w:t>ⲟⲩⲟϩ ⲛ̀ⲁ̀ⲗⲏⲑⲓⲛⲏ:</w:t>
            </w:r>
          </w:p>
          <w:p w14:paraId="2DFF2BF4" w14:textId="6920A706" w:rsidR="007E24F9" w:rsidRPr="005130A7" w:rsidRDefault="007E24F9" w:rsidP="007E24F9">
            <w:pPr>
              <w:pStyle w:val="CopticHangingVerse"/>
            </w:pPr>
            <w:r>
              <w:t>ⲫ̀ⲣⲁϣⲓ ⲛ̀ⲛⲓⲡⲓⲥⲧⲟⲥ.</w:t>
            </w:r>
          </w:p>
        </w:tc>
      </w:tr>
      <w:tr w:rsidR="007E24F9" w14:paraId="730CC66A" w14:textId="77777777" w:rsidTr="007E24F9">
        <w:trPr>
          <w:cantSplit/>
          <w:jc w:val="center"/>
        </w:trPr>
        <w:tc>
          <w:tcPr>
            <w:tcW w:w="288" w:type="dxa"/>
          </w:tcPr>
          <w:p w14:paraId="65A773B5" w14:textId="77777777" w:rsidR="007E24F9" w:rsidRDefault="007E24F9" w:rsidP="007E24F9">
            <w:pPr>
              <w:pStyle w:val="CopticCross"/>
            </w:pPr>
          </w:p>
        </w:tc>
        <w:tc>
          <w:tcPr>
            <w:tcW w:w="3960" w:type="dxa"/>
          </w:tcPr>
          <w:p w14:paraId="2129BC81" w14:textId="77777777" w:rsidR="007E24F9" w:rsidRDefault="007E24F9" w:rsidP="007E24F9">
            <w:pPr>
              <w:pStyle w:val="EngHang"/>
            </w:pPr>
            <w:r>
              <w:t>You are the Tabernacle,</w:t>
            </w:r>
          </w:p>
          <w:p w14:paraId="5931723C" w14:textId="77777777" w:rsidR="007E24F9" w:rsidRDefault="007E24F9" w:rsidP="007E24F9">
            <w:pPr>
              <w:pStyle w:val="EngHang"/>
            </w:pPr>
            <w:r>
              <w:t>And the Ark,</w:t>
            </w:r>
          </w:p>
          <w:p w14:paraId="58F84BAD" w14:textId="77777777" w:rsidR="007E24F9" w:rsidRDefault="007E24F9" w:rsidP="007E24F9">
            <w:pPr>
              <w:pStyle w:val="EngHang"/>
            </w:pPr>
            <w:r>
              <w:t>Which Moses made,</w:t>
            </w:r>
          </w:p>
          <w:p w14:paraId="326C0D43" w14:textId="487C0A8F" w:rsidR="007E24F9" w:rsidRDefault="007E24F9" w:rsidP="007E24F9">
            <w:pPr>
              <w:pStyle w:val="EngHangEnd"/>
            </w:pPr>
            <w:r>
              <w:t>With great honour.</w:t>
            </w:r>
          </w:p>
        </w:tc>
        <w:tc>
          <w:tcPr>
            <w:tcW w:w="288" w:type="dxa"/>
          </w:tcPr>
          <w:p w14:paraId="7645941C" w14:textId="77777777" w:rsidR="007E24F9" w:rsidRDefault="007E24F9" w:rsidP="007E24F9"/>
        </w:tc>
        <w:tc>
          <w:tcPr>
            <w:tcW w:w="288" w:type="dxa"/>
          </w:tcPr>
          <w:p w14:paraId="664FEF07" w14:textId="77777777" w:rsidR="007E24F9" w:rsidRDefault="007E24F9" w:rsidP="007E24F9">
            <w:pPr>
              <w:pStyle w:val="CopticCross"/>
            </w:pPr>
          </w:p>
        </w:tc>
        <w:tc>
          <w:tcPr>
            <w:tcW w:w="3960" w:type="dxa"/>
          </w:tcPr>
          <w:p w14:paraId="24B476DC" w14:textId="77777777" w:rsidR="007E24F9" w:rsidRDefault="007E24F9" w:rsidP="007E24F9">
            <w:pPr>
              <w:pStyle w:val="CopticVersemulti-line"/>
            </w:pPr>
            <w:r>
              <w:t>Ⲛⲑⲟ ⲧⲉ ϯⲥ̀ⲕⲏⲛⲏ:</w:t>
            </w:r>
          </w:p>
          <w:p w14:paraId="3A409C0E" w14:textId="77777777" w:rsidR="007E24F9" w:rsidRDefault="007E24F9" w:rsidP="007E24F9">
            <w:pPr>
              <w:pStyle w:val="CopticVersemulti-line"/>
            </w:pPr>
            <w:r>
              <w:t>ⲉ̀ⲧⲁ Ⲙⲱⲩⲥⲏⲥ ⲑⲁⲙⲓⲟⲥ:</w:t>
            </w:r>
          </w:p>
          <w:p w14:paraId="5BAF9F86" w14:textId="77777777" w:rsidR="007E24F9" w:rsidRDefault="007E24F9" w:rsidP="007E24F9">
            <w:pPr>
              <w:pStyle w:val="CopticVersemulti-line"/>
            </w:pPr>
            <w:r>
              <w:t>ϧⲉⲛ ⲟⲩⲛⲓϣϯ ⲛ̀ⲧⲓⲙⲏ:</w:t>
            </w:r>
          </w:p>
          <w:p w14:paraId="4976F11D" w14:textId="7B87BABB" w:rsidR="007E24F9" w:rsidRPr="005130A7" w:rsidRDefault="007E24F9" w:rsidP="007E24F9">
            <w:pPr>
              <w:pStyle w:val="CopticHangingVerse"/>
            </w:pPr>
            <w:r>
              <w:t>ⲟⲩⲟϩ ⲛ̀ϯⲕⲓⲃⲱⲧⲟⲥ.</w:t>
            </w:r>
          </w:p>
        </w:tc>
      </w:tr>
      <w:tr w:rsidR="007E24F9" w14:paraId="1B677F0E" w14:textId="77777777" w:rsidTr="007E24F9">
        <w:trPr>
          <w:cantSplit/>
          <w:jc w:val="center"/>
        </w:trPr>
        <w:tc>
          <w:tcPr>
            <w:tcW w:w="288" w:type="dxa"/>
          </w:tcPr>
          <w:p w14:paraId="4C24CB64" w14:textId="77777777" w:rsidR="007E24F9" w:rsidRDefault="007E24F9" w:rsidP="007E24F9">
            <w:pPr>
              <w:pStyle w:val="CopticCross"/>
            </w:pPr>
          </w:p>
        </w:tc>
        <w:tc>
          <w:tcPr>
            <w:tcW w:w="3960" w:type="dxa"/>
          </w:tcPr>
          <w:p w14:paraId="59ADDA34" w14:textId="77777777" w:rsidR="007E24F9" w:rsidRDefault="007E24F9" w:rsidP="007E24F9">
            <w:pPr>
              <w:pStyle w:val="EngHang"/>
            </w:pPr>
            <w:r>
              <w:t>This mysterious matter,</w:t>
            </w:r>
          </w:p>
          <w:p w14:paraId="7D98D6F3" w14:textId="77777777" w:rsidR="007E24F9" w:rsidRDefault="007E24F9" w:rsidP="007E24F9">
            <w:pPr>
              <w:pStyle w:val="EngHang"/>
            </w:pPr>
            <w:r>
              <w:t>Of the Mercy seat,</w:t>
            </w:r>
          </w:p>
          <w:p w14:paraId="6B7B3537" w14:textId="77777777" w:rsidR="007E24F9" w:rsidRDefault="007E24F9" w:rsidP="007E24F9">
            <w:pPr>
              <w:pStyle w:val="EngHang"/>
            </w:pPr>
            <w:r>
              <w:t>Is beyond all thoughts,</w:t>
            </w:r>
          </w:p>
          <w:p w14:paraId="45803229" w14:textId="70B57271" w:rsidR="007E24F9" w:rsidRDefault="007E24F9" w:rsidP="007E24F9">
            <w:pPr>
              <w:pStyle w:val="EngHangEnd"/>
            </w:pPr>
            <w:r>
              <w:t>Of the heavens.</w:t>
            </w:r>
          </w:p>
        </w:tc>
        <w:tc>
          <w:tcPr>
            <w:tcW w:w="288" w:type="dxa"/>
          </w:tcPr>
          <w:p w14:paraId="62112702" w14:textId="77777777" w:rsidR="007E24F9" w:rsidRDefault="007E24F9" w:rsidP="007E24F9"/>
        </w:tc>
        <w:tc>
          <w:tcPr>
            <w:tcW w:w="288" w:type="dxa"/>
          </w:tcPr>
          <w:p w14:paraId="471268F1" w14:textId="77777777" w:rsidR="007E24F9" w:rsidRDefault="007E24F9" w:rsidP="007E24F9">
            <w:pPr>
              <w:pStyle w:val="CopticCross"/>
            </w:pPr>
          </w:p>
        </w:tc>
        <w:tc>
          <w:tcPr>
            <w:tcW w:w="3960" w:type="dxa"/>
          </w:tcPr>
          <w:p w14:paraId="21139D15" w14:textId="77777777" w:rsidR="007E24F9" w:rsidRDefault="007E24F9" w:rsidP="007E24F9">
            <w:pPr>
              <w:pStyle w:val="CopticVersemulti-line"/>
            </w:pPr>
            <w:r>
              <w:t>Ⲝⲁⲡ̀ϣⲱⲓ ⲉ̀ⲛⲓⲙⲉⲩⲓ̀:</w:t>
            </w:r>
          </w:p>
          <w:p w14:paraId="087DFFEE" w14:textId="77777777" w:rsidR="007E24F9" w:rsidRDefault="007E24F9" w:rsidP="007E24F9">
            <w:pPr>
              <w:pStyle w:val="CopticVersemulti-line"/>
            </w:pPr>
            <w:r>
              <w:t>ⲛ̀ⲉ̀ⲡⲟⲩⲣⲁⲛⲓⲟⲛ:</w:t>
            </w:r>
          </w:p>
          <w:p w14:paraId="64D00402" w14:textId="77777777" w:rsidR="007E24F9" w:rsidRDefault="007E24F9" w:rsidP="007E24F9">
            <w:pPr>
              <w:pStyle w:val="CopticVersemulti-line"/>
            </w:pPr>
            <w:r>
              <w:t>ⲛ̀ϫⲉ ⲡⲁⲓϩⲱⲃ ⲛ̀ϣ̀ⲫⲏⲣⲓ:</w:t>
            </w:r>
          </w:p>
          <w:p w14:paraId="2BC0B834" w14:textId="1B36A38F" w:rsidR="007E24F9" w:rsidRPr="005130A7" w:rsidRDefault="007E24F9" w:rsidP="007E24F9">
            <w:pPr>
              <w:pStyle w:val="CopticHangingVerse"/>
            </w:pPr>
            <w:r>
              <w:t>ⲛ̀ⲧⲉ ⲡⲓⲓ̀ⲇⲁⲥⲧⲏⲡⲓⲟⲛ.</w:t>
            </w:r>
          </w:p>
        </w:tc>
      </w:tr>
      <w:tr w:rsidR="007E24F9" w14:paraId="45C9AD6A" w14:textId="77777777" w:rsidTr="007E24F9">
        <w:trPr>
          <w:cantSplit/>
          <w:jc w:val="center"/>
        </w:trPr>
        <w:tc>
          <w:tcPr>
            <w:tcW w:w="288" w:type="dxa"/>
          </w:tcPr>
          <w:p w14:paraId="6C81FF98" w14:textId="77777777" w:rsidR="007E24F9" w:rsidRDefault="007E24F9" w:rsidP="007E24F9">
            <w:pPr>
              <w:pStyle w:val="CopticCross"/>
            </w:pPr>
            <w:r w:rsidRPr="00FB5ACB">
              <w:lastRenderedPageBreak/>
              <w:t>¿</w:t>
            </w:r>
          </w:p>
        </w:tc>
        <w:tc>
          <w:tcPr>
            <w:tcW w:w="3960" w:type="dxa"/>
          </w:tcPr>
          <w:p w14:paraId="7BF455CE" w14:textId="77777777" w:rsidR="007E24F9" w:rsidRDefault="007E24F9" w:rsidP="007E24F9">
            <w:pPr>
              <w:pStyle w:val="EngHang"/>
            </w:pPr>
            <w:r>
              <w:t>The glory of</w:t>
            </w:r>
          </w:p>
          <w:p w14:paraId="678CAA4F" w14:textId="77777777" w:rsidR="007E24F9" w:rsidRDefault="007E24F9" w:rsidP="007E24F9">
            <w:pPr>
              <w:pStyle w:val="EngHang"/>
            </w:pPr>
            <w:r>
              <w:t>Your virginity is great,</w:t>
            </w:r>
          </w:p>
          <w:p w14:paraId="1A6E76E3" w14:textId="77777777" w:rsidR="007E24F9" w:rsidRDefault="007E24F9" w:rsidP="007E24F9">
            <w:pPr>
              <w:pStyle w:val="EngHang"/>
            </w:pPr>
            <w:r>
              <w:t>O Saint Mary,</w:t>
            </w:r>
          </w:p>
          <w:p w14:paraId="423FDC3A" w14:textId="1AD3A24E" w:rsidR="007E24F9" w:rsidRDefault="007E24F9" w:rsidP="007E24F9">
            <w:pPr>
              <w:pStyle w:val="EngHangEnd"/>
            </w:pPr>
            <w:r>
              <w:t>You are full of glory.</w:t>
            </w:r>
          </w:p>
        </w:tc>
        <w:tc>
          <w:tcPr>
            <w:tcW w:w="288" w:type="dxa"/>
          </w:tcPr>
          <w:p w14:paraId="26F06B5F" w14:textId="77777777" w:rsidR="007E24F9" w:rsidRDefault="007E24F9" w:rsidP="007E24F9"/>
        </w:tc>
        <w:tc>
          <w:tcPr>
            <w:tcW w:w="288" w:type="dxa"/>
          </w:tcPr>
          <w:p w14:paraId="7053EE3B" w14:textId="77777777" w:rsidR="007E24F9" w:rsidRDefault="007E24F9" w:rsidP="007E24F9">
            <w:pPr>
              <w:pStyle w:val="CopticCross"/>
            </w:pPr>
            <w:r w:rsidRPr="00FB5ACB">
              <w:t>¿</w:t>
            </w:r>
          </w:p>
        </w:tc>
        <w:tc>
          <w:tcPr>
            <w:tcW w:w="3960" w:type="dxa"/>
          </w:tcPr>
          <w:p w14:paraId="1A2D6ED5" w14:textId="77777777" w:rsidR="007E24F9" w:rsidRDefault="007E24F9" w:rsidP="007E24F9">
            <w:pPr>
              <w:pStyle w:val="CopticVersemulti-line"/>
            </w:pPr>
            <w:r>
              <w:t>Ⲟⲩⲛⲓϣⲧ ⲡⲉ ⲡ̀ⲱ̀ⲟⲩ:</w:t>
            </w:r>
          </w:p>
          <w:p w14:paraId="5C01989A" w14:textId="77777777" w:rsidR="007E24F9" w:rsidRDefault="007E24F9" w:rsidP="007E24F9">
            <w:pPr>
              <w:pStyle w:val="CopticVersemulti-line"/>
            </w:pPr>
            <w:r>
              <w:t>ⲛ̀ⲧⲉ ⲡⲉⲡⲁⲣⲑⲉⲛⲓⲁ̀:</w:t>
            </w:r>
          </w:p>
          <w:p w14:paraId="444820C4" w14:textId="77777777" w:rsidR="007E24F9" w:rsidRDefault="007E24F9" w:rsidP="007E24F9">
            <w:pPr>
              <w:pStyle w:val="CopticVersemulti-line"/>
            </w:pPr>
            <w:r>
              <w:t>ⲱ̀ ⲑⲏⲉⲑⲙⲉϩ ⲛ̀ⲱ̀ⲟⲩ:</w:t>
            </w:r>
          </w:p>
          <w:p w14:paraId="5D6D5102" w14:textId="1E1DCA5C" w:rsidR="007E24F9" w:rsidRPr="005130A7" w:rsidRDefault="007E24F9" w:rsidP="007E24F9">
            <w:pPr>
              <w:pStyle w:val="CopticHangingVerse"/>
            </w:pPr>
            <w:r>
              <w:t>ϯⲁ̀ⲅⲓⲁ̀ Ⲙⲁⲣⲓⲁ.</w:t>
            </w:r>
          </w:p>
        </w:tc>
      </w:tr>
      <w:tr w:rsidR="007E24F9" w14:paraId="58AD5BD2" w14:textId="77777777" w:rsidTr="007E24F9">
        <w:trPr>
          <w:cantSplit/>
          <w:jc w:val="center"/>
        </w:trPr>
        <w:tc>
          <w:tcPr>
            <w:tcW w:w="288" w:type="dxa"/>
          </w:tcPr>
          <w:p w14:paraId="650EA6BA" w14:textId="77777777" w:rsidR="007E24F9" w:rsidRDefault="007E24F9" w:rsidP="007E24F9">
            <w:pPr>
              <w:pStyle w:val="CopticCross"/>
            </w:pPr>
            <w:r w:rsidRPr="00FB5ACB">
              <w:t>¿</w:t>
            </w:r>
          </w:p>
        </w:tc>
        <w:tc>
          <w:tcPr>
            <w:tcW w:w="3960" w:type="dxa"/>
          </w:tcPr>
          <w:p w14:paraId="44065AE2" w14:textId="77777777" w:rsidR="007E24F9" w:rsidRDefault="007E24F9" w:rsidP="007E24F9">
            <w:pPr>
              <w:pStyle w:val="EngHang"/>
            </w:pPr>
            <w:r>
              <w:t>You are the honoured vessel,</w:t>
            </w:r>
          </w:p>
          <w:p w14:paraId="42D9740E" w14:textId="77777777" w:rsidR="007E24F9" w:rsidRDefault="007E24F9" w:rsidP="007E24F9">
            <w:pPr>
              <w:pStyle w:val="EngHang"/>
            </w:pPr>
            <w:r>
              <w:t>The lampstand,</w:t>
            </w:r>
          </w:p>
          <w:p w14:paraId="2B4622C4" w14:textId="77777777" w:rsidR="007E24F9" w:rsidRDefault="007E24F9" w:rsidP="007E24F9">
            <w:pPr>
              <w:pStyle w:val="EngHang"/>
            </w:pPr>
            <w:r>
              <w:t>And the pure censer,</w:t>
            </w:r>
          </w:p>
          <w:p w14:paraId="30B918D6" w14:textId="3CB07F56" w:rsidR="007E24F9" w:rsidRDefault="007E24F9" w:rsidP="007E24F9">
            <w:pPr>
              <w:pStyle w:val="EngHangEnd"/>
            </w:pPr>
            <w:r>
              <w:t>Full of blessings.</w:t>
            </w:r>
          </w:p>
        </w:tc>
        <w:tc>
          <w:tcPr>
            <w:tcW w:w="288" w:type="dxa"/>
          </w:tcPr>
          <w:p w14:paraId="47FAA095" w14:textId="77777777" w:rsidR="007E24F9" w:rsidRDefault="007E24F9" w:rsidP="007E24F9"/>
        </w:tc>
        <w:tc>
          <w:tcPr>
            <w:tcW w:w="288" w:type="dxa"/>
          </w:tcPr>
          <w:p w14:paraId="74EF61F9" w14:textId="77777777" w:rsidR="007E24F9" w:rsidRDefault="007E24F9" w:rsidP="007E24F9">
            <w:pPr>
              <w:pStyle w:val="CopticCross"/>
            </w:pPr>
            <w:r w:rsidRPr="00FB5ACB">
              <w:t>¿</w:t>
            </w:r>
          </w:p>
        </w:tc>
        <w:tc>
          <w:tcPr>
            <w:tcW w:w="3960" w:type="dxa"/>
          </w:tcPr>
          <w:p w14:paraId="77E8E603" w14:textId="77777777" w:rsidR="007E24F9" w:rsidRDefault="007E24F9" w:rsidP="007E24F9">
            <w:pPr>
              <w:pStyle w:val="CopticVersemulti-line"/>
            </w:pPr>
            <w:r>
              <w:t>Ⲡⲓⲥ̀ⲧⲁⲙⲛⲟⲥ ⲉⲧⲧⲁⲓⲏⲟⲩⲧ:</w:t>
            </w:r>
          </w:p>
          <w:p w14:paraId="3CCD02F1" w14:textId="77777777" w:rsidR="007E24F9" w:rsidRDefault="007E24F9" w:rsidP="007E24F9">
            <w:pPr>
              <w:pStyle w:val="CopticVersemulti-line"/>
            </w:pPr>
            <w:r>
              <w:t>ⲟⲩⲟϩ ϯⲗⲩⲭⲛⲓⲁ̀:</w:t>
            </w:r>
          </w:p>
          <w:p w14:paraId="1FF6A926" w14:textId="77777777" w:rsidR="007E24F9" w:rsidRDefault="007E24F9" w:rsidP="007E24F9">
            <w:pPr>
              <w:pStyle w:val="CopticVersemulti-line"/>
            </w:pPr>
            <w:r>
              <w:t>ϯϣⲟⲩⲣⲏ ⲉⲧⲧⲟⲩⲃⲏⲟⲩⲧ:</w:t>
            </w:r>
          </w:p>
          <w:p w14:paraId="3318C795" w14:textId="54C3E93A" w:rsidR="007E24F9" w:rsidRPr="005130A7" w:rsidRDefault="007E24F9" w:rsidP="007E24F9">
            <w:pPr>
              <w:pStyle w:val="CopticHangingVerse"/>
            </w:pPr>
            <w:r>
              <w:t>ⲉⲑⲑⲙⲉϩ ⲛ̀ⲉⲩⲗⲟⲅⲓⲁ̀.</w:t>
            </w:r>
          </w:p>
        </w:tc>
      </w:tr>
      <w:tr w:rsidR="007E24F9" w14:paraId="1205B723" w14:textId="77777777" w:rsidTr="007E24F9">
        <w:trPr>
          <w:cantSplit/>
          <w:jc w:val="center"/>
        </w:trPr>
        <w:tc>
          <w:tcPr>
            <w:tcW w:w="288" w:type="dxa"/>
          </w:tcPr>
          <w:p w14:paraId="0DA86614" w14:textId="77777777" w:rsidR="007E24F9" w:rsidRDefault="007E24F9" w:rsidP="007E24F9">
            <w:pPr>
              <w:pStyle w:val="CopticCross"/>
            </w:pPr>
          </w:p>
        </w:tc>
        <w:tc>
          <w:tcPr>
            <w:tcW w:w="3960" w:type="dxa"/>
          </w:tcPr>
          <w:p w14:paraId="5A11E0AE" w14:textId="77777777" w:rsidR="007E24F9" w:rsidRDefault="007E24F9" w:rsidP="007E24F9">
            <w:pPr>
              <w:pStyle w:val="EngHang"/>
            </w:pPr>
            <w:r>
              <w:t>All the high names,</w:t>
            </w:r>
          </w:p>
          <w:p w14:paraId="7AE55643" w14:textId="77777777" w:rsidR="007E24F9" w:rsidRDefault="007E24F9" w:rsidP="007E24F9">
            <w:pPr>
              <w:pStyle w:val="EngHang"/>
            </w:pPr>
            <w:r>
              <w:t>Of the Incorporeal,</w:t>
            </w:r>
          </w:p>
          <w:p w14:paraId="4B2B4D7D" w14:textId="77777777" w:rsidR="007E24F9" w:rsidRDefault="007E24F9" w:rsidP="007E24F9">
            <w:pPr>
              <w:pStyle w:val="EngHang"/>
            </w:pPr>
            <w:r>
              <w:t>Do not match the height,</w:t>
            </w:r>
          </w:p>
          <w:p w14:paraId="07F767FF" w14:textId="574885B5" w:rsidR="007E24F9" w:rsidRDefault="007E24F9" w:rsidP="007E24F9">
            <w:pPr>
              <w:pStyle w:val="EngHangEnd"/>
            </w:pPr>
            <w:r>
              <w:t>Of your blessedness.</w:t>
            </w:r>
          </w:p>
        </w:tc>
        <w:tc>
          <w:tcPr>
            <w:tcW w:w="288" w:type="dxa"/>
          </w:tcPr>
          <w:p w14:paraId="395D5C62" w14:textId="77777777" w:rsidR="007E24F9" w:rsidRDefault="007E24F9" w:rsidP="007E24F9"/>
        </w:tc>
        <w:tc>
          <w:tcPr>
            <w:tcW w:w="288" w:type="dxa"/>
          </w:tcPr>
          <w:p w14:paraId="4DADDEA9" w14:textId="77777777" w:rsidR="007E24F9" w:rsidRDefault="007E24F9" w:rsidP="007E24F9">
            <w:pPr>
              <w:pStyle w:val="CopticCross"/>
            </w:pPr>
          </w:p>
        </w:tc>
        <w:tc>
          <w:tcPr>
            <w:tcW w:w="3960" w:type="dxa"/>
          </w:tcPr>
          <w:p w14:paraId="7AD7286A" w14:textId="77777777" w:rsidR="007E24F9" w:rsidRDefault="007E24F9" w:rsidP="007E24F9">
            <w:pPr>
              <w:pStyle w:val="CopticVersemulti-line"/>
            </w:pPr>
            <w:r>
              <w:t>Ⲣⲁⲛ ⲛⲓⲃⲉⲛ ⲉⲧϭⲟⲥⲓ:</w:t>
            </w:r>
          </w:p>
          <w:p w14:paraId="2B365C40" w14:textId="77777777" w:rsidR="007E24F9" w:rsidRDefault="007E24F9" w:rsidP="007E24F9">
            <w:pPr>
              <w:pStyle w:val="CopticVersemulti-line"/>
            </w:pPr>
            <w:r>
              <w:t>ⲛ̀ⲧⲉ ⲛⲓⲁ̀ⲥⲱⲙⲁⲧⲟⲥ:</w:t>
            </w:r>
          </w:p>
          <w:p w14:paraId="5F7DD2BF" w14:textId="77777777" w:rsidR="007E24F9" w:rsidRDefault="007E24F9" w:rsidP="007E24F9">
            <w:pPr>
              <w:pStyle w:val="CopticVersemulti-line"/>
            </w:pPr>
            <w:r>
              <w:t>ⲙ̀ⲡⲟⲩϣ̀ⲫⲟϩ ⲉ̀ⲡ̀ϭⲓⲥⲓ:</w:t>
            </w:r>
          </w:p>
          <w:p w14:paraId="28BA66C7" w14:textId="790ADEDF" w:rsidR="007E24F9" w:rsidRPr="005130A7" w:rsidRDefault="007E24F9" w:rsidP="007E24F9">
            <w:pPr>
              <w:pStyle w:val="CopticHangingVerse"/>
            </w:pPr>
            <w:r>
              <w:t>ⲛ̀ⲧⲉ ⲛⲉⲙⲁⲕⲁⲣⲓⲥⲙⲟⲥ.</w:t>
            </w:r>
          </w:p>
        </w:tc>
      </w:tr>
      <w:tr w:rsidR="007E24F9" w14:paraId="5E201D1D" w14:textId="77777777" w:rsidTr="007E24F9">
        <w:trPr>
          <w:cantSplit/>
          <w:jc w:val="center"/>
        </w:trPr>
        <w:tc>
          <w:tcPr>
            <w:tcW w:w="288" w:type="dxa"/>
          </w:tcPr>
          <w:p w14:paraId="004F8133" w14:textId="77777777" w:rsidR="007E24F9" w:rsidRDefault="007E24F9" w:rsidP="007E24F9">
            <w:pPr>
              <w:pStyle w:val="CopticCross"/>
            </w:pPr>
          </w:p>
        </w:tc>
        <w:tc>
          <w:tcPr>
            <w:tcW w:w="3960" w:type="dxa"/>
          </w:tcPr>
          <w:p w14:paraId="143E4DAB" w14:textId="77777777" w:rsidR="007E24F9" w:rsidRDefault="007E24F9" w:rsidP="007E24F9">
            <w:pPr>
              <w:pStyle w:val="EngHang"/>
            </w:pPr>
            <w:r>
              <w:t>You are like the rod,</w:t>
            </w:r>
          </w:p>
          <w:p w14:paraId="35365597" w14:textId="77777777" w:rsidR="007E24F9" w:rsidRDefault="007E24F9" w:rsidP="007E24F9">
            <w:pPr>
              <w:pStyle w:val="EngHang"/>
            </w:pPr>
            <w:r>
              <w:t>Of Aaron,</w:t>
            </w:r>
          </w:p>
          <w:p w14:paraId="007E4BBD" w14:textId="77777777" w:rsidR="007E24F9" w:rsidRDefault="007E24F9" w:rsidP="007E24F9">
            <w:pPr>
              <w:pStyle w:val="EngHang"/>
            </w:pPr>
            <w:r>
              <w:t>Which blossomed and budded,</w:t>
            </w:r>
          </w:p>
          <w:p w14:paraId="18A3276A" w14:textId="082C48E3" w:rsidR="007E24F9" w:rsidRDefault="007E24F9" w:rsidP="007E24F9">
            <w:pPr>
              <w:pStyle w:val="EngHangEnd"/>
            </w:pPr>
            <w:r>
              <w:t>And brought forth its fruit.</w:t>
            </w:r>
          </w:p>
        </w:tc>
        <w:tc>
          <w:tcPr>
            <w:tcW w:w="288" w:type="dxa"/>
          </w:tcPr>
          <w:p w14:paraId="462BD88C" w14:textId="77777777" w:rsidR="007E24F9" w:rsidRDefault="007E24F9" w:rsidP="007E24F9"/>
        </w:tc>
        <w:tc>
          <w:tcPr>
            <w:tcW w:w="288" w:type="dxa"/>
          </w:tcPr>
          <w:p w14:paraId="1B1F5C8C" w14:textId="77777777" w:rsidR="007E24F9" w:rsidRDefault="007E24F9" w:rsidP="007E24F9">
            <w:pPr>
              <w:pStyle w:val="CopticCross"/>
            </w:pPr>
          </w:p>
        </w:tc>
        <w:tc>
          <w:tcPr>
            <w:tcW w:w="3960" w:type="dxa"/>
          </w:tcPr>
          <w:p w14:paraId="31150A06" w14:textId="77777777" w:rsidR="007E24F9" w:rsidRDefault="007E24F9" w:rsidP="007E24F9">
            <w:pPr>
              <w:pStyle w:val="CopticVersemulti-line"/>
            </w:pPr>
            <w:r>
              <w:t>Ⲥⲉⲧⲉⲛⲑⲱⲛϯ ⲉ̀ⲡⲓϣⲃⲱⲧ:</w:t>
            </w:r>
          </w:p>
          <w:p w14:paraId="0F2E4925" w14:textId="77777777" w:rsidR="007E24F9" w:rsidRDefault="007E24F9" w:rsidP="007E24F9">
            <w:pPr>
              <w:pStyle w:val="CopticVersemulti-line"/>
            </w:pPr>
            <w:r>
              <w:t>ⲛ̀ⲧⲉ Ⲁⲁ̀ⲣⲱⲛ:</w:t>
            </w:r>
          </w:p>
          <w:p w14:paraId="7DB8D66C" w14:textId="77777777" w:rsidR="007E24F9" w:rsidRDefault="007E24F9" w:rsidP="007E24F9">
            <w:pPr>
              <w:pStyle w:val="CopticVersemulti-line"/>
            </w:pPr>
            <w:r>
              <w:t>ⲉ̀ⲧⲁϥⲫⲓⲣⲓ ⲉ̀ⲃⲟⲗ ⲁϥⲣⲱⲧ:</w:t>
            </w:r>
          </w:p>
          <w:p w14:paraId="5026087A" w14:textId="3706E01A" w:rsidR="007E24F9" w:rsidRPr="005130A7" w:rsidRDefault="007E24F9" w:rsidP="007E24F9">
            <w:pPr>
              <w:pStyle w:val="CopticHangingVerse"/>
            </w:pPr>
            <w:r>
              <w:t>ⲟⲩⲟϩ ⲁϥϯⲕⲁⲣⲡⲟⲛ.</w:t>
            </w:r>
          </w:p>
        </w:tc>
      </w:tr>
      <w:tr w:rsidR="007E24F9" w14:paraId="7B599427" w14:textId="77777777" w:rsidTr="007E24F9">
        <w:trPr>
          <w:cantSplit/>
          <w:jc w:val="center"/>
        </w:trPr>
        <w:tc>
          <w:tcPr>
            <w:tcW w:w="288" w:type="dxa"/>
          </w:tcPr>
          <w:p w14:paraId="1109D7DA" w14:textId="77777777" w:rsidR="007E24F9" w:rsidRDefault="007E24F9" w:rsidP="007E24F9">
            <w:pPr>
              <w:pStyle w:val="CopticCross"/>
            </w:pPr>
            <w:r w:rsidRPr="00FB5ACB">
              <w:t>¿</w:t>
            </w:r>
          </w:p>
        </w:tc>
        <w:tc>
          <w:tcPr>
            <w:tcW w:w="3960" w:type="dxa"/>
          </w:tcPr>
          <w:p w14:paraId="25F4DAEC" w14:textId="77777777" w:rsidR="007E24F9" w:rsidRDefault="007E24F9" w:rsidP="007E24F9">
            <w:pPr>
              <w:pStyle w:val="EngHang"/>
            </w:pPr>
            <w:r>
              <w:t>You are exalted,</w:t>
            </w:r>
          </w:p>
          <w:p w14:paraId="3D7F6664" w14:textId="77777777" w:rsidR="007E24F9" w:rsidRDefault="007E24F9" w:rsidP="007E24F9">
            <w:pPr>
              <w:pStyle w:val="EngHang"/>
            </w:pPr>
            <w:r>
              <w:t>Above the Cherubim,</w:t>
            </w:r>
          </w:p>
          <w:p w14:paraId="5B87D392" w14:textId="77777777" w:rsidR="007E24F9" w:rsidRDefault="007E24F9" w:rsidP="007E24F9">
            <w:pPr>
              <w:pStyle w:val="EngHang"/>
            </w:pPr>
            <w:r>
              <w:t>And honoured more,</w:t>
            </w:r>
          </w:p>
          <w:p w14:paraId="6669984A" w14:textId="04CC63FB" w:rsidR="007E24F9" w:rsidRPr="0078672A" w:rsidRDefault="007E24F9" w:rsidP="007E24F9">
            <w:pPr>
              <w:pStyle w:val="EngHangEnd"/>
            </w:pPr>
            <w:r>
              <w:t>Than the Seraphim.</w:t>
            </w:r>
          </w:p>
        </w:tc>
        <w:tc>
          <w:tcPr>
            <w:tcW w:w="288" w:type="dxa"/>
          </w:tcPr>
          <w:p w14:paraId="7C043D53" w14:textId="77777777" w:rsidR="007E24F9" w:rsidRDefault="007E24F9" w:rsidP="007E24F9"/>
        </w:tc>
        <w:tc>
          <w:tcPr>
            <w:tcW w:w="288" w:type="dxa"/>
          </w:tcPr>
          <w:p w14:paraId="49B18F50" w14:textId="77777777" w:rsidR="007E24F9" w:rsidRDefault="007E24F9" w:rsidP="007E24F9">
            <w:pPr>
              <w:pStyle w:val="CopticCross"/>
            </w:pPr>
            <w:r w:rsidRPr="00FB5ACB">
              <w:t>¿</w:t>
            </w:r>
          </w:p>
        </w:tc>
        <w:tc>
          <w:tcPr>
            <w:tcW w:w="3960" w:type="dxa"/>
          </w:tcPr>
          <w:p w14:paraId="1DD00A75" w14:textId="77777777" w:rsidR="007E24F9" w:rsidRDefault="007E24F9" w:rsidP="007E24F9">
            <w:pPr>
              <w:pStyle w:val="CopticVersemulti-line"/>
            </w:pPr>
            <w:r>
              <w:t>Ⲧⲉϭⲟⲥⲓ ⲉ̀ⲙⲁϣⲱ:</w:t>
            </w:r>
          </w:p>
          <w:p w14:paraId="512DE925" w14:textId="77777777" w:rsidR="007E24F9" w:rsidRDefault="007E24F9" w:rsidP="007E24F9">
            <w:pPr>
              <w:pStyle w:val="CopticVersemulti-line"/>
            </w:pPr>
            <w:r>
              <w:t>ⲉ̀ϩⲟⲧⲉ Ⲛⲓⲭⲉⲣⲟⲩⲃⲓⲙ:</w:t>
            </w:r>
          </w:p>
          <w:p w14:paraId="69560495" w14:textId="77777777" w:rsidR="007E24F9" w:rsidRDefault="007E24F9" w:rsidP="007E24F9">
            <w:pPr>
              <w:pStyle w:val="CopticVersemulti-line"/>
            </w:pPr>
            <w:r>
              <w:t>ⲧⲉⲧⲁⲓⲏⲟⲩⲧ ⲛ̀ϩⲟⲩⲟ̀:</w:t>
            </w:r>
          </w:p>
          <w:p w14:paraId="2B01B3C0" w14:textId="23FAC7A9" w:rsidR="007E24F9" w:rsidRPr="005130A7" w:rsidRDefault="007E24F9" w:rsidP="007E24F9">
            <w:pPr>
              <w:pStyle w:val="CopticHangingVerse"/>
            </w:pPr>
            <w:r>
              <w:t>ⲉ̀Ⲛⲓⲥⲉⲣⲁⲫⲓⲙ.</w:t>
            </w:r>
          </w:p>
        </w:tc>
      </w:tr>
      <w:tr w:rsidR="007E24F9" w14:paraId="44B90DC1" w14:textId="77777777" w:rsidTr="007E24F9">
        <w:trPr>
          <w:cantSplit/>
          <w:jc w:val="center"/>
        </w:trPr>
        <w:tc>
          <w:tcPr>
            <w:tcW w:w="288" w:type="dxa"/>
          </w:tcPr>
          <w:p w14:paraId="3695A058" w14:textId="77777777" w:rsidR="007E24F9" w:rsidRDefault="007E24F9" w:rsidP="007E24F9">
            <w:pPr>
              <w:pStyle w:val="CopticCross"/>
            </w:pPr>
            <w:r w:rsidRPr="00FB5ACB">
              <w:t>¿</w:t>
            </w:r>
          </w:p>
        </w:tc>
        <w:tc>
          <w:tcPr>
            <w:tcW w:w="3960" w:type="dxa"/>
          </w:tcPr>
          <w:p w14:paraId="302442CA" w14:textId="77777777" w:rsidR="007E24F9" w:rsidRDefault="007E24F9" w:rsidP="007E24F9">
            <w:pPr>
              <w:pStyle w:val="EngHang"/>
            </w:pPr>
            <w:r>
              <w:t>You gave birth to</w:t>
            </w:r>
          </w:p>
          <w:p w14:paraId="7A231878" w14:textId="77777777" w:rsidR="007E24F9" w:rsidRDefault="007E24F9" w:rsidP="007E24F9">
            <w:pPr>
              <w:pStyle w:val="EngHang"/>
            </w:pPr>
            <w:r>
              <w:t>Our Lord the Son of God;</w:t>
            </w:r>
          </w:p>
          <w:p w14:paraId="2F6EB2AC" w14:textId="77777777" w:rsidR="007E24F9" w:rsidRDefault="007E24F9" w:rsidP="007E24F9">
            <w:pPr>
              <w:pStyle w:val="EngHang"/>
            </w:pPr>
            <w:r>
              <w:t>We worship Him,</w:t>
            </w:r>
          </w:p>
          <w:p w14:paraId="650FC7D0" w14:textId="44C94CB9" w:rsidR="007E24F9" w:rsidRDefault="007E24F9" w:rsidP="007E24F9">
            <w:pPr>
              <w:pStyle w:val="EngHangEnd"/>
            </w:pPr>
            <w:r>
              <w:t>And glorify Him as God.</w:t>
            </w:r>
          </w:p>
        </w:tc>
        <w:tc>
          <w:tcPr>
            <w:tcW w:w="288" w:type="dxa"/>
          </w:tcPr>
          <w:p w14:paraId="29716562" w14:textId="77777777" w:rsidR="007E24F9" w:rsidRDefault="007E24F9" w:rsidP="007E24F9"/>
        </w:tc>
        <w:tc>
          <w:tcPr>
            <w:tcW w:w="288" w:type="dxa"/>
          </w:tcPr>
          <w:p w14:paraId="7E4B2CE0" w14:textId="77777777" w:rsidR="007E24F9" w:rsidRDefault="007E24F9" w:rsidP="007E24F9">
            <w:pPr>
              <w:pStyle w:val="CopticCross"/>
            </w:pPr>
            <w:r w:rsidRPr="00FB5ACB">
              <w:t>¿</w:t>
            </w:r>
          </w:p>
        </w:tc>
        <w:tc>
          <w:tcPr>
            <w:tcW w:w="3960" w:type="dxa"/>
          </w:tcPr>
          <w:p w14:paraId="66CA57B6" w14:textId="77777777" w:rsidR="007E24F9" w:rsidRDefault="007E24F9" w:rsidP="007E24F9">
            <w:pPr>
              <w:pStyle w:val="CopticVersemulti-line"/>
            </w:pPr>
            <w:r>
              <w:t>Ⲩⲓⲟⲥ Ⲑⲉⲟⲥ Ⲡⲉⲛⲛⲟⲩϯ:</w:t>
            </w:r>
          </w:p>
          <w:p w14:paraId="7B93DF98" w14:textId="77777777" w:rsidR="007E24F9" w:rsidRDefault="007E24F9" w:rsidP="007E24F9">
            <w:pPr>
              <w:pStyle w:val="CopticVersemulti-line"/>
            </w:pPr>
            <w:r>
              <w:t>ⲁ̀ⲣⲉⲙⲓⲥⲓ ⲙ̀ⲙⲟϥ:</w:t>
            </w:r>
          </w:p>
          <w:p w14:paraId="72F5BB6F" w14:textId="77777777" w:rsidR="007E24F9" w:rsidRDefault="007E24F9" w:rsidP="007E24F9">
            <w:pPr>
              <w:pStyle w:val="CopticVersemulti-line"/>
            </w:pPr>
            <w:r>
              <w:t>ⲧⲉⲛϯⲱ̀ⲟⲩ ⲛⲁϥ ϩⲱⲥ ⲛⲟⲩϯ:</w:t>
            </w:r>
          </w:p>
          <w:p w14:paraId="5D70A00D" w14:textId="58247CD8" w:rsidR="007E24F9" w:rsidRPr="005130A7" w:rsidRDefault="007E24F9" w:rsidP="007E24F9">
            <w:pPr>
              <w:pStyle w:val="CopticHangingVerse"/>
            </w:pPr>
            <w:r>
              <w:t>ⲟⲩⲟϩ ⲧⲉⲛⲟⲩⲱϣⲧ ⲙ̀ⲙⲟϥ.</w:t>
            </w:r>
          </w:p>
        </w:tc>
      </w:tr>
      <w:tr w:rsidR="007E24F9" w14:paraId="78ADFC90" w14:textId="77777777" w:rsidTr="007E24F9">
        <w:trPr>
          <w:cantSplit/>
          <w:jc w:val="center"/>
        </w:trPr>
        <w:tc>
          <w:tcPr>
            <w:tcW w:w="288" w:type="dxa"/>
          </w:tcPr>
          <w:p w14:paraId="0A5188B2" w14:textId="77777777" w:rsidR="007E24F9" w:rsidRDefault="007E24F9" w:rsidP="007E24F9">
            <w:pPr>
              <w:pStyle w:val="CopticCross"/>
            </w:pPr>
          </w:p>
        </w:tc>
        <w:tc>
          <w:tcPr>
            <w:tcW w:w="3960" w:type="dxa"/>
          </w:tcPr>
          <w:p w14:paraId="79911FAF" w14:textId="77777777" w:rsidR="007E24F9" w:rsidRDefault="007E24F9" w:rsidP="007E24F9">
            <w:pPr>
              <w:pStyle w:val="EngHang"/>
            </w:pPr>
            <w:r>
              <w:t>He who abides in light,</w:t>
            </w:r>
          </w:p>
          <w:p w14:paraId="4F796B8B" w14:textId="77777777" w:rsidR="007E24F9" w:rsidRDefault="007E24F9" w:rsidP="007E24F9">
            <w:pPr>
              <w:pStyle w:val="EngHang"/>
            </w:pPr>
            <w:r>
              <w:t>And whom none can approach,</w:t>
            </w:r>
          </w:p>
          <w:p w14:paraId="001F8DCA" w14:textId="77777777" w:rsidR="007E24F9" w:rsidRDefault="007E24F9" w:rsidP="007E24F9">
            <w:pPr>
              <w:pStyle w:val="EngHang"/>
            </w:pPr>
            <w:r>
              <w:t>Showed us His miracles,</w:t>
            </w:r>
          </w:p>
          <w:p w14:paraId="6D215DBD" w14:textId="558F2D23" w:rsidR="007E24F9" w:rsidRDefault="007E24F9" w:rsidP="007E24F9">
            <w:pPr>
              <w:pStyle w:val="EngHangEnd"/>
            </w:pPr>
            <w:r>
              <w:t>And you nursed Him.</w:t>
            </w:r>
          </w:p>
        </w:tc>
        <w:tc>
          <w:tcPr>
            <w:tcW w:w="288" w:type="dxa"/>
          </w:tcPr>
          <w:p w14:paraId="341610A0" w14:textId="77777777" w:rsidR="007E24F9" w:rsidRDefault="007E24F9" w:rsidP="007E24F9"/>
        </w:tc>
        <w:tc>
          <w:tcPr>
            <w:tcW w:w="288" w:type="dxa"/>
          </w:tcPr>
          <w:p w14:paraId="4D88926E" w14:textId="77777777" w:rsidR="007E24F9" w:rsidRDefault="007E24F9" w:rsidP="007E24F9">
            <w:pPr>
              <w:pStyle w:val="CopticCross"/>
            </w:pPr>
          </w:p>
        </w:tc>
        <w:tc>
          <w:tcPr>
            <w:tcW w:w="3960" w:type="dxa"/>
          </w:tcPr>
          <w:p w14:paraId="0AD65D7D" w14:textId="77777777" w:rsidR="007E24F9" w:rsidRDefault="007E24F9" w:rsidP="007E24F9">
            <w:pPr>
              <w:pStyle w:val="CopticVersemulti-line"/>
            </w:pPr>
            <w:r>
              <w:t>Ⲫⲏⲉⲧϣⲟⲡ ϧⲉⲛ ⲡⲓⲟⲩⲱⲓⲛⲓ:</w:t>
            </w:r>
          </w:p>
          <w:p w14:paraId="5CCD30EB" w14:textId="77777777" w:rsidR="007E24F9" w:rsidRDefault="007E24F9" w:rsidP="007E24F9">
            <w:pPr>
              <w:pStyle w:val="CopticVersemulti-line"/>
            </w:pPr>
            <w:r>
              <w:t>ⲛ̀ⲁⲧϣ̀ϧⲱⲛⲧ ⲉ̀ⲣⲟϥ:</w:t>
            </w:r>
          </w:p>
          <w:p w14:paraId="46DA7D2A" w14:textId="77777777" w:rsidR="007E24F9" w:rsidRDefault="007E24F9" w:rsidP="007E24F9">
            <w:pPr>
              <w:pStyle w:val="CopticVersemulti-line"/>
            </w:pPr>
            <w:r>
              <w:t>ⲁϥⲟⲩⲱⲛϩ ⲛ̀ⲛⲉϥⲙⲏⲓⲛⲓ:</w:t>
            </w:r>
          </w:p>
          <w:p w14:paraId="7A35B000" w14:textId="47008D46" w:rsidR="007E24F9" w:rsidRPr="005130A7" w:rsidRDefault="007E24F9" w:rsidP="007E24F9">
            <w:pPr>
              <w:pStyle w:val="CopticHangingVerse"/>
            </w:pPr>
            <w:r>
              <w:t>ⲁ̀ⲣⲉϯ ⲉ̀ⲣⲱϯ ⲉ̀ⲣⲱϥ.</w:t>
            </w:r>
          </w:p>
        </w:tc>
      </w:tr>
      <w:tr w:rsidR="007E24F9" w14:paraId="798B4AFF" w14:textId="77777777" w:rsidTr="007E24F9">
        <w:trPr>
          <w:cantSplit/>
          <w:jc w:val="center"/>
        </w:trPr>
        <w:tc>
          <w:tcPr>
            <w:tcW w:w="288" w:type="dxa"/>
          </w:tcPr>
          <w:p w14:paraId="45BF1739" w14:textId="77777777" w:rsidR="007E24F9" w:rsidRDefault="007E24F9" w:rsidP="007E24F9">
            <w:pPr>
              <w:pStyle w:val="CopticCross"/>
            </w:pPr>
          </w:p>
        </w:tc>
        <w:tc>
          <w:tcPr>
            <w:tcW w:w="3960" w:type="dxa"/>
          </w:tcPr>
          <w:p w14:paraId="70C37EBD" w14:textId="77777777" w:rsidR="007E24F9" w:rsidRDefault="007E24F9" w:rsidP="007E24F9">
            <w:pPr>
              <w:pStyle w:val="EngHang"/>
            </w:pPr>
            <w:r>
              <w:t>Hail to you Mary,</w:t>
            </w:r>
          </w:p>
          <w:p w14:paraId="16E21DE3" w14:textId="77777777" w:rsidR="007E24F9" w:rsidRDefault="007E24F9" w:rsidP="007E24F9">
            <w:pPr>
              <w:pStyle w:val="EngHang"/>
            </w:pPr>
            <w:r>
              <w:t>The fair dove,</w:t>
            </w:r>
          </w:p>
          <w:p w14:paraId="7BA13F4A" w14:textId="77777777" w:rsidR="007E24F9" w:rsidRDefault="007E24F9" w:rsidP="007E24F9">
            <w:pPr>
              <w:pStyle w:val="EngHang"/>
            </w:pPr>
            <w:r>
              <w:t>Full of wisdom,</w:t>
            </w:r>
          </w:p>
          <w:p w14:paraId="7756F4E8" w14:textId="7405F211" w:rsidR="007E24F9" w:rsidRDefault="007E24F9" w:rsidP="007E24F9">
            <w:pPr>
              <w:pStyle w:val="EngHangEnd"/>
            </w:pPr>
            <w:r>
              <w:t>The Mother of Jesus Christ.</w:t>
            </w:r>
          </w:p>
        </w:tc>
        <w:tc>
          <w:tcPr>
            <w:tcW w:w="288" w:type="dxa"/>
          </w:tcPr>
          <w:p w14:paraId="5DFE6E2D" w14:textId="77777777" w:rsidR="007E24F9" w:rsidRDefault="007E24F9" w:rsidP="007E24F9"/>
        </w:tc>
        <w:tc>
          <w:tcPr>
            <w:tcW w:w="288" w:type="dxa"/>
          </w:tcPr>
          <w:p w14:paraId="04D5A4F8" w14:textId="77777777" w:rsidR="007E24F9" w:rsidRDefault="007E24F9" w:rsidP="007E24F9">
            <w:pPr>
              <w:pStyle w:val="CopticCross"/>
            </w:pPr>
          </w:p>
        </w:tc>
        <w:tc>
          <w:tcPr>
            <w:tcW w:w="3960" w:type="dxa"/>
          </w:tcPr>
          <w:p w14:paraId="7B38882C" w14:textId="77777777" w:rsidR="007E24F9" w:rsidRDefault="007E24F9" w:rsidP="007E24F9">
            <w:pPr>
              <w:pStyle w:val="CopticVersemulti-line"/>
            </w:pPr>
            <w:r>
              <w:t>Ⲭⲉⲣⲉ ⲛⲉ Ⲙⲁⲣⲓⲁ:</w:t>
            </w:r>
          </w:p>
          <w:p w14:paraId="42CD06B5" w14:textId="77777777" w:rsidR="007E24F9" w:rsidRDefault="007E24F9" w:rsidP="007E24F9">
            <w:pPr>
              <w:pStyle w:val="CopticVersemulti-line"/>
            </w:pPr>
            <w:r>
              <w:t>Ϯϭⲣⲟⲙⲡⲓ ⲉⲑⲛⲉⲥⲱⲥ:</w:t>
            </w:r>
          </w:p>
          <w:p w14:paraId="4E8717DC" w14:textId="77777777" w:rsidR="007E24F9" w:rsidRDefault="007E24F9" w:rsidP="007E24F9">
            <w:pPr>
              <w:pStyle w:val="CopticVersemulti-line"/>
            </w:pPr>
            <w:r>
              <w:t>ⲉⲑⲙⲉϩ ⲛ̀ⲥⲟⲫⲓⲁ̀:</w:t>
            </w:r>
          </w:p>
          <w:p w14:paraId="3BE27410" w14:textId="2FAB1F0D" w:rsidR="007E24F9" w:rsidRPr="005130A7" w:rsidRDefault="007E24F9" w:rsidP="007E24F9">
            <w:pPr>
              <w:pStyle w:val="CopticHangingVerse"/>
            </w:pPr>
            <w:r>
              <w:t>ⲑ̀ⲙⲁⲩ ⲛ̀Ⲓⲏ̄ⲥ̄ Ⲡⲭ̄ⲥ̄.</w:t>
            </w:r>
          </w:p>
        </w:tc>
      </w:tr>
      <w:tr w:rsidR="007E24F9" w14:paraId="4A1CF65F" w14:textId="77777777" w:rsidTr="007E24F9">
        <w:trPr>
          <w:cantSplit/>
          <w:jc w:val="center"/>
        </w:trPr>
        <w:tc>
          <w:tcPr>
            <w:tcW w:w="288" w:type="dxa"/>
          </w:tcPr>
          <w:p w14:paraId="6FC919E3" w14:textId="77777777" w:rsidR="007E24F9" w:rsidRPr="003209AF" w:rsidRDefault="007E24F9" w:rsidP="007E24F9">
            <w:pPr>
              <w:pStyle w:val="CopticCross"/>
              <w:rPr>
                <w:b/>
              </w:rPr>
            </w:pPr>
            <w:r w:rsidRPr="00FB5ACB">
              <w:t>¿</w:t>
            </w:r>
          </w:p>
        </w:tc>
        <w:tc>
          <w:tcPr>
            <w:tcW w:w="3960" w:type="dxa"/>
          </w:tcPr>
          <w:p w14:paraId="23245D81" w14:textId="77777777" w:rsidR="007E24F9" w:rsidRDefault="007E24F9" w:rsidP="007E24F9">
            <w:pPr>
              <w:pStyle w:val="EngHang"/>
            </w:pPr>
            <w:r>
              <w:t>For the rest of our days,</w:t>
            </w:r>
          </w:p>
          <w:p w14:paraId="4523E3EC" w14:textId="77777777" w:rsidR="007E24F9" w:rsidRDefault="007E24F9" w:rsidP="007E24F9">
            <w:pPr>
              <w:pStyle w:val="EngHang"/>
            </w:pPr>
            <w:r>
              <w:t>We will praise you,</w:t>
            </w:r>
          </w:p>
          <w:p w14:paraId="0CEBA835" w14:textId="77777777" w:rsidR="007E24F9" w:rsidRDefault="007E24F9" w:rsidP="007E24F9">
            <w:pPr>
              <w:pStyle w:val="EngHang"/>
            </w:pPr>
            <w:r>
              <w:t>Who are full of glory,</w:t>
            </w:r>
          </w:p>
          <w:p w14:paraId="493E987C" w14:textId="47A0BA11" w:rsidR="007E24F9" w:rsidRDefault="007E24F9" w:rsidP="007E24F9">
            <w:pPr>
              <w:pStyle w:val="EngHangEnd"/>
            </w:pPr>
            <w:r>
              <w:t>And clothed with purity.</w:t>
            </w:r>
          </w:p>
        </w:tc>
        <w:tc>
          <w:tcPr>
            <w:tcW w:w="288" w:type="dxa"/>
          </w:tcPr>
          <w:p w14:paraId="016CA850" w14:textId="77777777" w:rsidR="007E24F9" w:rsidRDefault="007E24F9" w:rsidP="007E24F9"/>
        </w:tc>
        <w:tc>
          <w:tcPr>
            <w:tcW w:w="288" w:type="dxa"/>
          </w:tcPr>
          <w:p w14:paraId="4081C1AE" w14:textId="77777777" w:rsidR="007E24F9" w:rsidRDefault="007E24F9" w:rsidP="007E24F9">
            <w:pPr>
              <w:pStyle w:val="CopticCross"/>
            </w:pPr>
            <w:r w:rsidRPr="00FB5ACB">
              <w:t>¿</w:t>
            </w:r>
          </w:p>
        </w:tc>
        <w:tc>
          <w:tcPr>
            <w:tcW w:w="3960" w:type="dxa"/>
          </w:tcPr>
          <w:p w14:paraId="52D2FE2D" w14:textId="77777777" w:rsidR="007E24F9" w:rsidRDefault="007E24F9" w:rsidP="007E24F9">
            <w:pPr>
              <w:pStyle w:val="CopticVersemulti-line"/>
            </w:pPr>
            <w:r>
              <w:t>Ⲯⲉⲡⲓ ⲛ̀ⲧⲉ ⲛⲉⲛⲉ̀ϩⲟⲟⲩ:</w:t>
            </w:r>
          </w:p>
          <w:p w14:paraId="036DF6FE" w14:textId="77777777" w:rsidR="007E24F9" w:rsidRDefault="007E24F9" w:rsidP="007E24F9">
            <w:pPr>
              <w:pStyle w:val="CopticVersemulti-line"/>
            </w:pPr>
            <w:r>
              <w:t>ⲧⲉⲛⲉⲣⲉⲩⲫⲟⲙⲓⲛ ⲙ̀ⲙⲟ:</w:t>
            </w:r>
          </w:p>
          <w:p w14:paraId="2CA91E4E" w14:textId="77777777" w:rsidR="007E24F9" w:rsidRDefault="007E24F9" w:rsidP="007E24F9">
            <w:pPr>
              <w:pStyle w:val="CopticVersemulti-line"/>
            </w:pPr>
            <w:r>
              <w:t>ⲱ̀ ⲑⲏⲉⲑⲙⲉϩ ⲛ̀ⲱ̀ⲟⲩ:</w:t>
            </w:r>
          </w:p>
          <w:p w14:paraId="527769A6" w14:textId="6EFC5A5E" w:rsidR="007E24F9" w:rsidRPr="005130A7" w:rsidRDefault="007E24F9" w:rsidP="007E24F9">
            <w:pPr>
              <w:pStyle w:val="CopticHangingVerse"/>
            </w:pPr>
            <w:r>
              <w:t>ⲧⲉϫⲟⲗϩ ⲙ̀ⲡⲓⲧⲟⲩⲃⲟ.</w:t>
            </w:r>
          </w:p>
        </w:tc>
      </w:tr>
      <w:tr w:rsidR="007E24F9" w14:paraId="586F99B8" w14:textId="77777777" w:rsidTr="007E24F9">
        <w:trPr>
          <w:cantSplit/>
          <w:jc w:val="center"/>
        </w:trPr>
        <w:tc>
          <w:tcPr>
            <w:tcW w:w="288" w:type="dxa"/>
          </w:tcPr>
          <w:p w14:paraId="54247805" w14:textId="77777777" w:rsidR="007E24F9" w:rsidRDefault="007E24F9" w:rsidP="007E24F9">
            <w:pPr>
              <w:pStyle w:val="CopticCross"/>
            </w:pPr>
            <w:r w:rsidRPr="00FB5ACB">
              <w:t>¿</w:t>
            </w:r>
          </w:p>
        </w:tc>
        <w:tc>
          <w:tcPr>
            <w:tcW w:w="3960" w:type="dxa"/>
          </w:tcPr>
          <w:p w14:paraId="7C0EFC95" w14:textId="77777777" w:rsidR="007E24F9" w:rsidRDefault="007E24F9" w:rsidP="007E24F9">
            <w:pPr>
              <w:pStyle w:val="EngHang"/>
            </w:pPr>
            <w:r>
              <w:t>Be patient O Lover of mankind,</w:t>
            </w:r>
          </w:p>
          <w:p w14:paraId="65FCDB3C" w14:textId="77777777" w:rsidR="007E24F9" w:rsidRDefault="007E24F9" w:rsidP="007E24F9">
            <w:pPr>
              <w:pStyle w:val="EngHang"/>
            </w:pPr>
            <w:r>
              <w:t>With Your servant;</w:t>
            </w:r>
          </w:p>
          <w:p w14:paraId="3073776C" w14:textId="77777777" w:rsidR="007E24F9" w:rsidRDefault="007E24F9" w:rsidP="007E24F9">
            <w:pPr>
              <w:pStyle w:val="EngHang"/>
            </w:pPr>
            <w:r>
              <w:t>Forgive us our sins,</w:t>
            </w:r>
          </w:p>
          <w:p w14:paraId="69F0BB54" w14:textId="58B92FEB" w:rsidR="007E24F9" w:rsidRDefault="007E24F9" w:rsidP="007E24F9">
            <w:pPr>
              <w:pStyle w:val="EngHangEnd"/>
            </w:pPr>
            <w:r>
              <w:t>And accept us.</w:t>
            </w:r>
          </w:p>
        </w:tc>
        <w:tc>
          <w:tcPr>
            <w:tcW w:w="288" w:type="dxa"/>
          </w:tcPr>
          <w:p w14:paraId="534F729C" w14:textId="77777777" w:rsidR="007E24F9" w:rsidRDefault="007E24F9" w:rsidP="007E24F9"/>
        </w:tc>
        <w:tc>
          <w:tcPr>
            <w:tcW w:w="288" w:type="dxa"/>
          </w:tcPr>
          <w:p w14:paraId="29ECB67F" w14:textId="77777777" w:rsidR="007E24F9" w:rsidRDefault="007E24F9" w:rsidP="007E24F9">
            <w:pPr>
              <w:pStyle w:val="CopticCross"/>
            </w:pPr>
            <w:r w:rsidRPr="00FB5ACB">
              <w:t>¿</w:t>
            </w:r>
          </w:p>
        </w:tc>
        <w:tc>
          <w:tcPr>
            <w:tcW w:w="3960" w:type="dxa"/>
          </w:tcPr>
          <w:p w14:paraId="6223C5A7" w14:textId="77777777" w:rsidR="007E24F9" w:rsidRDefault="007E24F9" w:rsidP="007E24F9">
            <w:pPr>
              <w:pStyle w:val="CopticVersemulti-line"/>
              <w:rPr>
                <w:rFonts w:eastAsia="Arial Unicode MS" w:cs="FreeSerifAvvaShenouda"/>
              </w:rPr>
            </w:pPr>
            <w:r>
              <w:rPr>
                <w:rFonts w:eastAsia="Arial Unicode MS" w:cs="FreeSerifAvvaShenouda"/>
              </w:rPr>
              <w:t>Ⲱⲟⲩⲛ̀ϩⲏⲧ ⲡⲓⲙⲁⲓⲣⲱⲙⲓ:</w:t>
            </w:r>
          </w:p>
          <w:p w14:paraId="11627B1A" w14:textId="77777777" w:rsidR="007E24F9" w:rsidRDefault="007E24F9" w:rsidP="007E24F9">
            <w:pPr>
              <w:pStyle w:val="CopticVersemulti-line"/>
              <w:rPr>
                <w:rFonts w:eastAsia="Arial Unicode MS" w:cs="FreeSerifAvvaShenouda"/>
              </w:rPr>
            </w:pPr>
            <w:r>
              <w:rPr>
                <w:rFonts w:eastAsia="Arial Unicode MS" w:cs="FreeSerifAvvaShenouda"/>
              </w:rPr>
              <w:t>ⲉ̀ϩ̀ⲣⲏⲓ ⲉ̀ϫⲉⲛ ⲡⲉⲕⲃⲱⲕ:</w:t>
            </w:r>
          </w:p>
          <w:p w14:paraId="0A194959" w14:textId="77777777" w:rsidR="007E24F9" w:rsidRDefault="007E24F9" w:rsidP="007E24F9">
            <w:pPr>
              <w:pStyle w:val="CopticVersemulti-line"/>
              <w:rPr>
                <w:rFonts w:eastAsia="Arial Unicode MS" w:cs="FreeSerifAvvaShenouda"/>
              </w:rPr>
            </w:pPr>
            <w:r>
              <w:rPr>
                <w:rFonts w:eastAsia="Arial Unicode MS" w:cs="FreeSerifAvvaShenouda"/>
              </w:rPr>
              <w:t>ⲭⲱ ⲛⲁⲛ ⲉ̀ⲃⲟⲗ ⲛ̀ⲛⲉⲛⲛⲟⲃⲓ:</w:t>
            </w:r>
          </w:p>
          <w:p w14:paraId="61641B13" w14:textId="071F97F4" w:rsidR="007E24F9" w:rsidRPr="00384F62" w:rsidRDefault="007E24F9" w:rsidP="007E24F9">
            <w:pPr>
              <w:pStyle w:val="CopticHangingVerse"/>
            </w:pPr>
            <w:r>
              <w:t>ⲟⲩⲟϩ ϣⲟⲡⲧⲉⲛ ⲉ̀ⲣⲟⲕ.</w:t>
            </w:r>
          </w:p>
        </w:tc>
      </w:tr>
    </w:tbl>
    <w:p w14:paraId="29EC3DF9" w14:textId="5A70CB60" w:rsidR="00662A48" w:rsidRDefault="00662A48" w:rsidP="00662A48">
      <w:pPr>
        <w:pStyle w:val="Heading4"/>
      </w:pPr>
      <w:bookmarkStart w:id="1753" w:name="_Ref435734818"/>
      <w:r>
        <w:t>The Psali Batos for the Virgin</w:t>
      </w:r>
      <w:bookmarkEnd w:id="175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62A48" w14:paraId="1E10994D" w14:textId="77777777" w:rsidTr="00A87408">
        <w:trPr>
          <w:cantSplit/>
          <w:jc w:val="center"/>
        </w:trPr>
        <w:tc>
          <w:tcPr>
            <w:tcW w:w="288" w:type="dxa"/>
          </w:tcPr>
          <w:p w14:paraId="671236F9" w14:textId="77777777" w:rsidR="00662A48" w:rsidRDefault="00662A48" w:rsidP="00662A48">
            <w:pPr>
              <w:pStyle w:val="CopticCross"/>
            </w:pPr>
          </w:p>
        </w:tc>
        <w:tc>
          <w:tcPr>
            <w:tcW w:w="3960" w:type="dxa"/>
          </w:tcPr>
          <w:p w14:paraId="2E7CE52A" w14:textId="77777777" w:rsidR="00662A48" w:rsidRDefault="00662A48" w:rsidP="00662A48">
            <w:pPr>
              <w:pStyle w:val="EngHang"/>
            </w:pPr>
            <w:r>
              <w:t>I listened to the teachers of the Church,</w:t>
            </w:r>
          </w:p>
          <w:p w14:paraId="08704B63" w14:textId="77777777" w:rsidR="00662A48" w:rsidRDefault="00662A48" w:rsidP="00662A48">
            <w:pPr>
              <w:pStyle w:val="EngHang"/>
            </w:pPr>
            <w:r>
              <w:t>The fonts of wisdom,</w:t>
            </w:r>
          </w:p>
          <w:p w14:paraId="5708C13F" w14:textId="77777777" w:rsidR="00662A48" w:rsidRDefault="00662A48" w:rsidP="00662A48">
            <w:pPr>
              <w:pStyle w:val="EngHang"/>
            </w:pPr>
            <w:r>
              <w:t>Speak of the honour of the panagia</w:t>
            </w:r>
            <w:r>
              <w:rPr>
                <w:rStyle w:val="FootnoteReference"/>
                <w:rFonts w:eastAsiaTheme="majorEastAsia"/>
              </w:rPr>
              <w:footnoteReference w:id="987"/>
            </w:r>
            <w:r>
              <w:t>,</w:t>
            </w:r>
          </w:p>
          <w:p w14:paraId="0BCFE245" w14:textId="05EA7524" w:rsidR="00662A48" w:rsidRDefault="00662A48" w:rsidP="00662A48">
            <w:pPr>
              <w:pStyle w:val="EngHangEnd"/>
            </w:pPr>
            <w:r>
              <w:t>The holy Virgin Mary.</w:t>
            </w:r>
          </w:p>
        </w:tc>
        <w:tc>
          <w:tcPr>
            <w:tcW w:w="288" w:type="dxa"/>
          </w:tcPr>
          <w:p w14:paraId="412817BB" w14:textId="77777777" w:rsidR="00662A48" w:rsidRDefault="00662A48" w:rsidP="00662A48"/>
        </w:tc>
        <w:tc>
          <w:tcPr>
            <w:tcW w:w="288" w:type="dxa"/>
          </w:tcPr>
          <w:p w14:paraId="3A233049" w14:textId="77777777" w:rsidR="00662A48" w:rsidRDefault="00662A48" w:rsidP="00662A48">
            <w:pPr>
              <w:pStyle w:val="CopticCross"/>
            </w:pPr>
          </w:p>
        </w:tc>
        <w:tc>
          <w:tcPr>
            <w:tcW w:w="3960" w:type="dxa"/>
          </w:tcPr>
          <w:p w14:paraId="403CAA08" w14:textId="77777777" w:rsidR="00662A48" w:rsidRDefault="00662A48" w:rsidP="00662A48">
            <w:pPr>
              <w:pStyle w:val="CopticVersemulti-line"/>
            </w:pPr>
            <w:r>
              <w:t>Ⲁⲓⲥⲱⲧⲉⲙ ⲉ̀ⲛⲓⲥⲁϧ ⲛ̀ⲧⲉ ϯⲉⲕⲕ̀ⲗⲏⲥⲓⲁ:</w:t>
            </w:r>
          </w:p>
          <w:p w14:paraId="7253C11B" w14:textId="77777777" w:rsidR="00662A48" w:rsidRDefault="00662A48" w:rsidP="00662A48">
            <w:pPr>
              <w:pStyle w:val="CopticVersemulti-line"/>
            </w:pPr>
            <w:r>
              <w:t>ⲛⲓⲣⲉϥⲃⲉⲃⲓ ⲛ̀ⲧⲉ ϯⲥⲟⲫⲓⲁ:</w:t>
            </w:r>
          </w:p>
          <w:p w14:paraId="12241E99" w14:textId="77777777" w:rsidR="00662A48" w:rsidRDefault="00662A48" w:rsidP="00662A48">
            <w:pPr>
              <w:pStyle w:val="CopticVersemulti-line"/>
            </w:pPr>
            <w:r>
              <w:t>ⲉⲩϫⲱ ⲙ̀ⲡ̀ⲧⲁⲓⲟ ⲛ̀ϯⲡⲁⲛⲁ̀ⲅⲓⲁ:</w:t>
            </w:r>
          </w:p>
          <w:p w14:paraId="6F8A0C8E" w14:textId="0EB69BBE" w:rsidR="00662A48" w:rsidRPr="00C35319" w:rsidRDefault="00662A48" w:rsidP="00662A48">
            <w:pPr>
              <w:pStyle w:val="CopticHangingVerse"/>
            </w:pPr>
            <w:r>
              <w:t>ϯⲡⲁⲣⲑⲉⲛⲟⲥ ⲉ̄ⲑ̄ⲩ̄ Ⲙⲁⲣⲓⲁ.</w:t>
            </w:r>
          </w:p>
        </w:tc>
      </w:tr>
      <w:tr w:rsidR="00662A48" w14:paraId="1610095A" w14:textId="77777777" w:rsidTr="00A87408">
        <w:trPr>
          <w:cantSplit/>
          <w:jc w:val="center"/>
        </w:trPr>
        <w:tc>
          <w:tcPr>
            <w:tcW w:w="288" w:type="dxa"/>
          </w:tcPr>
          <w:p w14:paraId="7DD5E03B" w14:textId="77777777" w:rsidR="00662A48" w:rsidRDefault="00662A48" w:rsidP="00662A48">
            <w:pPr>
              <w:pStyle w:val="CopticCross"/>
            </w:pPr>
          </w:p>
        </w:tc>
        <w:tc>
          <w:tcPr>
            <w:tcW w:w="3960" w:type="dxa"/>
          </w:tcPr>
          <w:p w14:paraId="2A765A58" w14:textId="77777777" w:rsidR="00662A48" w:rsidRDefault="00662A48" w:rsidP="00662A48">
            <w:pPr>
              <w:pStyle w:val="EngHang"/>
            </w:pPr>
            <w:r>
              <w:t>The wise Basil</w:t>
            </w:r>
          </w:p>
          <w:p w14:paraId="1974A688" w14:textId="77777777" w:rsidR="00662A48" w:rsidRDefault="00662A48" w:rsidP="00662A48">
            <w:pPr>
              <w:pStyle w:val="EngHang"/>
            </w:pPr>
            <w:r>
              <w:t>Spoke of you with honour, saying,</w:t>
            </w:r>
          </w:p>
          <w:p w14:paraId="2B256A9A" w14:textId="77777777" w:rsidR="00662A48" w:rsidRDefault="00662A48" w:rsidP="00662A48">
            <w:pPr>
              <w:pStyle w:val="EngHang"/>
            </w:pPr>
            <w:r>
              <w:t>“My heart trembled with amazement,</w:t>
            </w:r>
          </w:p>
          <w:p w14:paraId="770C2F7A" w14:textId="55775C74" w:rsidR="00662A48" w:rsidRDefault="00662A48" w:rsidP="00662A48">
            <w:pPr>
              <w:pStyle w:val="EngHangEnd"/>
            </w:pPr>
            <w:r>
              <w:t>Because of He who took flesh from you.”</w:t>
            </w:r>
          </w:p>
        </w:tc>
        <w:tc>
          <w:tcPr>
            <w:tcW w:w="288" w:type="dxa"/>
          </w:tcPr>
          <w:p w14:paraId="29865442" w14:textId="77777777" w:rsidR="00662A48" w:rsidRDefault="00662A48" w:rsidP="00662A48"/>
        </w:tc>
        <w:tc>
          <w:tcPr>
            <w:tcW w:w="288" w:type="dxa"/>
          </w:tcPr>
          <w:p w14:paraId="215B21E6" w14:textId="77777777" w:rsidR="00662A48" w:rsidRDefault="00662A48" w:rsidP="00662A48">
            <w:pPr>
              <w:pStyle w:val="CopticCross"/>
            </w:pPr>
          </w:p>
        </w:tc>
        <w:tc>
          <w:tcPr>
            <w:tcW w:w="3960" w:type="dxa"/>
          </w:tcPr>
          <w:p w14:paraId="0E81786E" w14:textId="77777777" w:rsidR="00662A48" w:rsidRDefault="00662A48" w:rsidP="00662A48">
            <w:pPr>
              <w:pStyle w:val="CopticVersemulti-line"/>
            </w:pPr>
            <w:r>
              <w:t>Ⲃⲁⲥⲗⲓⲟⲥ ⲡⲓⲣⲉⲙⲛ̀ⲕⲁϯ:</w:t>
            </w:r>
          </w:p>
          <w:p w14:paraId="17F5D47A" w14:textId="77777777" w:rsidR="00662A48" w:rsidRDefault="00662A48" w:rsidP="00662A48">
            <w:pPr>
              <w:pStyle w:val="CopticVersemulti-line"/>
            </w:pPr>
            <w:r>
              <w:t>ⲁϥϫⲱ ⲛ̀ϩⲁⲛⲧⲁⲓⲟ̀ ⲉⲑⲃⲏϯ:</w:t>
            </w:r>
          </w:p>
          <w:p w14:paraId="4CE50EDB" w14:textId="77777777" w:rsidR="00662A48" w:rsidRDefault="00662A48" w:rsidP="00662A48">
            <w:pPr>
              <w:pStyle w:val="CopticVersemulti-line"/>
            </w:pPr>
            <w:r>
              <w:t>ϫⲉ ⲁ̀ⲡⲁϩⲏⲧ ⲓⲱⲣⲉⲙ ϧⲉⲛ ⲟⲩϩⲟϯ:</w:t>
            </w:r>
          </w:p>
          <w:p w14:paraId="4649BE22" w14:textId="0A77CCCA" w:rsidR="00662A48" w:rsidRDefault="00662A48" w:rsidP="00662A48">
            <w:pPr>
              <w:pStyle w:val="CopticHangingVerse"/>
            </w:pPr>
            <w:r>
              <w:t>ⲉⲑⲃⲉ ⲫⲏⲉⲧⲁϥϭⲓⲥⲁⲣⲝ ⲉ̀ⲃⲟⲗ ⲛ̀ϧⲏϯ.</w:t>
            </w:r>
          </w:p>
        </w:tc>
      </w:tr>
      <w:tr w:rsidR="00662A48" w14:paraId="3381E214" w14:textId="77777777" w:rsidTr="00A87408">
        <w:trPr>
          <w:cantSplit/>
          <w:jc w:val="center"/>
        </w:trPr>
        <w:tc>
          <w:tcPr>
            <w:tcW w:w="288" w:type="dxa"/>
          </w:tcPr>
          <w:p w14:paraId="004383DC" w14:textId="77777777" w:rsidR="00662A48" w:rsidRDefault="00662A48" w:rsidP="00662A48">
            <w:pPr>
              <w:pStyle w:val="CopticCross"/>
            </w:pPr>
            <w:r w:rsidRPr="00FB5ACB">
              <w:lastRenderedPageBreak/>
              <w:t>¿</w:t>
            </w:r>
          </w:p>
        </w:tc>
        <w:tc>
          <w:tcPr>
            <w:tcW w:w="3960" w:type="dxa"/>
          </w:tcPr>
          <w:p w14:paraId="5F22A50E" w14:textId="77777777" w:rsidR="00662A48" w:rsidRDefault="00662A48" w:rsidP="00662A48">
            <w:pPr>
              <w:pStyle w:val="EngHang"/>
            </w:pPr>
            <w:r>
              <w:t>Gregory the Theologian,</w:t>
            </w:r>
          </w:p>
          <w:p w14:paraId="4F22FEE6" w14:textId="77777777" w:rsidR="00662A48" w:rsidRDefault="00662A48" w:rsidP="00662A48">
            <w:pPr>
              <w:pStyle w:val="EngHang"/>
            </w:pPr>
            <w:r>
              <w:t>Gregory the Wonder-Worker,</w:t>
            </w:r>
          </w:p>
          <w:p w14:paraId="0C999E37" w14:textId="77777777" w:rsidR="00662A48" w:rsidRDefault="00662A48" w:rsidP="00662A48">
            <w:pPr>
              <w:pStyle w:val="EngHang"/>
            </w:pPr>
            <w:r>
              <w:t>Gregory the Armenian,</w:t>
            </w:r>
          </w:p>
          <w:p w14:paraId="6C58771C" w14:textId="7C576397" w:rsidR="00662A48" w:rsidRDefault="00662A48" w:rsidP="00662A48">
            <w:pPr>
              <w:pStyle w:val="EngHangEnd"/>
            </w:pPr>
            <w:r>
              <w:t>They all spoke of your blessedness.</w:t>
            </w:r>
          </w:p>
        </w:tc>
        <w:tc>
          <w:tcPr>
            <w:tcW w:w="288" w:type="dxa"/>
          </w:tcPr>
          <w:p w14:paraId="18DE6369" w14:textId="77777777" w:rsidR="00662A48" w:rsidRDefault="00662A48" w:rsidP="00662A48"/>
        </w:tc>
        <w:tc>
          <w:tcPr>
            <w:tcW w:w="288" w:type="dxa"/>
          </w:tcPr>
          <w:p w14:paraId="26987EC0" w14:textId="77777777" w:rsidR="00662A48" w:rsidRDefault="00662A48" w:rsidP="00662A48">
            <w:pPr>
              <w:pStyle w:val="CopticCross"/>
            </w:pPr>
            <w:r w:rsidRPr="00FB5ACB">
              <w:t>¿</w:t>
            </w:r>
          </w:p>
        </w:tc>
        <w:tc>
          <w:tcPr>
            <w:tcW w:w="3960" w:type="dxa"/>
          </w:tcPr>
          <w:p w14:paraId="30F82412" w14:textId="77777777" w:rsidR="00662A48" w:rsidRDefault="00662A48" w:rsidP="00662A48">
            <w:pPr>
              <w:pStyle w:val="CopticVersemulti-line"/>
            </w:pPr>
            <w:r>
              <w:t>Ⲅⲣⲏⲅⲟⲣⲓⲟⲥ ⲡⲓⲑⲉⲟⲗⲟⲅⲟⲥ:</w:t>
            </w:r>
          </w:p>
          <w:p w14:paraId="3A8C9357" w14:textId="77777777" w:rsidR="00662A48" w:rsidRDefault="00662A48" w:rsidP="00662A48">
            <w:pPr>
              <w:pStyle w:val="CopticVersemulti-line"/>
            </w:pPr>
            <w:r>
              <w:t>Ⲅⲣⲏⲅⲟⲣⲓⲟⲥ ⲡⲓⲑⲁⲩⲙⲁⲧⲟⲩⲣⲅⲟⲥ:</w:t>
            </w:r>
          </w:p>
          <w:p w14:paraId="3DFD516A" w14:textId="77777777" w:rsidR="00662A48" w:rsidRDefault="00662A48" w:rsidP="00662A48">
            <w:pPr>
              <w:pStyle w:val="CopticVersemulti-line"/>
            </w:pPr>
            <w:r>
              <w:t>Ⲅⲣⲏⲅⲟⲣⲓⲟⲥ ⲡⲓⲁⲣⲙⲉⲛⲓⲟⲥ:</w:t>
            </w:r>
          </w:p>
          <w:p w14:paraId="55B8F452" w14:textId="3A291D0F" w:rsidR="00662A48" w:rsidRDefault="00662A48" w:rsidP="00662A48">
            <w:pPr>
              <w:pStyle w:val="CopticHangingVerse"/>
            </w:pPr>
            <w:r>
              <w:t>ⲁⲩϫⲱ ⲛ̀ⲛⲉⲙⲁⲕⲁⲣⲓⲥⲙⲟⲥ.</w:t>
            </w:r>
          </w:p>
        </w:tc>
      </w:tr>
      <w:tr w:rsidR="00662A48" w14:paraId="56E40806" w14:textId="77777777" w:rsidTr="00A87408">
        <w:trPr>
          <w:cantSplit/>
          <w:jc w:val="center"/>
        </w:trPr>
        <w:tc>
          <w:tcPr>
            <w:tcW w:w="288" w:type="dxa"/>
          </w:tcPr>
          <w:p w14:paraId="18CAEF83" w14:textId="77777777" w:rsidR="00662A48" w:rsidRDefault="00662A48" w:rsidP="00662A48">
            <w:pPr>
              <w:pStyle w:val="CopticCross"/>
            </w:pPr>
            <w:r w:rsidRPr="00FB5ACB">
              <w:t>¿</w:t>
            </w:r>
          </w:p>
        </w:tc>
        <w:tc>
          <w:tcPr>
            <w:tcW w:w="3960" w:type="dxa"/>
          </w:tcPr>
          <w:p w14:paraId="3F94A03A" w14:textId="77777777" w:rsidR="00662A48" w:rsidRDefault="00662A48" w:rsidP="00662A48">
            <w:pPr>
              <w:pStyle w:val="EngHang"/>
            </w:pPr>
            <w:r>
              <w:t>David the King and Psalmist,</w:t>
            </w:r>
          </w:p>
          <w:p w14:paraId="43D39B06" w14:textId="77777777" w:rsidR="00662A48" w:rsidRDefault="00662A48" w:rsidP="00662A48">
            <w:pPr>
              <w:pStyle w:val="EngHang"/>
            </w:pPr>
            <w:r>
              <w:t>The great, the divinely-inspired,</w:t>
            </w:r>
          </w:p>
          <w:p w14:paraId="27EF19BC" w14:textId="77777777" w:rsidR="00662A48" w:rsidRDefault="00662A48" w:rsidP="00662A48">
            <w:pPr>
              <w:pStyle w:val="EngHang"/>
            </w:pPr>
            <w:r>
              <w:t>Spoke of her adornment</w:t>
            </w:r>
          </w:p>
          <w:p w14:paraId="408C4307" w14:textId="1ABB11FF" w:rsidR="00662A48" w:rsidRDefault="00662A48" w:rsidP="00662A48">
            <w:pPr>
              <w:pStyle w:val="EngHangEnd"/>
            </w:pPr>
            <w:r>
              <w:t>In the book of the Psalms:</w:t>
            </w:r>
          </w:p>
        </w:tc>
        <w:tc>
          <w:tcPr>
            <w:tcW w:w="288" w:type="dxa"/>
          </w:tcPr>
          <w:p w14:paraId="5FF44D7D" w14:textId="77777777" w:rsidR="00662A48" w:rsidRDefault="00662A48" w:rsidP="00662A48"/>
        </w:tc>
        <w:tc>
          <w:tcPr>
            <w:tcW w:w="288" w:type="dxa"/>
          </w:tcPr>
          <w:p w14:paraId="3A4DAE78" w14:textId="77777777" w:rsidR="00662A48" w:rsidRDefault="00662A48" w:rsidP="00662A48">
            <w:pPr>
              <w:pStyle w:val="CopticCross"/>
            </w:pPr>
            <w:r w:rsidRPr="00FB5ACB">
              <w:t>¿</w:t>
            </w:r>
          </w:p>
        </w:tc>
        <w:tc>
          <w:tcPr>
            <w:tcW w:w="3960" w:type="dxa"/>
          </w:tcPr>
          <w:p w14:paraId="564CA236" w14:textId="77777777" w:rsidR="00662A48" w:rsidRDefault="00662A48" w:rsidP="00662A48">
            <w:pPr>
              <w:pStyle w:val="CopticVersemulti-line"/>
            </w:pPr>
            <w:r>
              <w:t>Ⲇⲁⲩⲓⲇ ⲡ̀ⲟⲩⲣⲟ ⲡⲓϩⲩⲙⲛⲟⲇⲟⲥ:</w:t>
            </w:r>
          </w:p>
          <w:p w14:paraId="54F7E2AF" w14:textId="77777777" w:rsidR="00662A48" w:rsidRDefault="00662A48" w:rsidP="00662A48">
            <w:pPr>
              <w:pStyle w:val="CopticVersemulti-line"/>
            </w:pPr>
            <w:r>
              <w:t>ⲡⲓⲛⲓϣϯ ⲛ̀ⲑⲉⲟⲫⲟⲣⲟⲥ:</w:t>
            </w:r>
          </w:p>
          <w:p w14:paraId="44C03116" w14:textId="77777777" w:rsidR="00662A48" w:rsidRDefault="00662A48" w:rsidP="00662A48">
            <w:pPr>
              <w:pStyle w:val="CopticVersemulti-line"/>
            </w:pPr>
            <w:r>
              <w:t>ⲁϥⲥⲁϫⲓ ⲛ̀ⲧⲉⲥⲙⲉⲧⲗⲁⲙⲡ̀ⲣⲟⲥ:</w:t>
            </w:r>
          </w:p>
          <w:p w14:paraId="780AF19D" w14:textId="1C27E6D8" w:rsidR="00662A48" w:rsidRDefault="00662A48" w:rsidP="00662A48">
            <w:pPr>
              <w:pStyle w:val="CopticHangingVerse"/>
            </w:pPr>
            <w:r>
              <w:t>ϧⲉⲛ ⲡ̀ϫⲱⲙ ⲛ̀ⲧⲉ ⲛⲓⲮⲥⲁⲗⲙⲟⲥ.</w:t>
            </w:r>
          </w:p>
        </w:tc>
      </w:tr>
      <w:tr w:rsidR="00662A48" w14:paraId="6E046752" w14:textId="77777777" w:rsidTr="00A87408">
        <w:trPr>
          <w:cantSplit/>
          <w:jc w:val="center"/>
        </w:trPr>
        <w:tc>
          <w:tcPr>
            <w:tcW w:w="288" w:type="dxa"/>
          </w:tcPr>
          <w:p w14:paraId="0514AEEB" w14:textId="77777777" w:rsidR="00662A48" w:rsidRDefault="00662A48" w:rsidP="00662A48">
            <w:pPr>
              <w:pStyle w:val="CopticCross"/>
            </w:pPr>
          </w:p>
        </w:tc>
        <w:tc>
          <w:tcPr>
            <w:tcW w:w="3960" w:type="dxa"/>
          </w:tcPr>
          <w:p w14:paraId="15AE2F2B" w14:textId="77777777" w:rsidR="00662A48" w:rsidRDefault="00662A48" w:rsidP="00662A48">
            <w:pPr>
              <w:pStyle w:val="EngHang"/>
            </w:pPr>
            <w:r>
              <w:t>“The Queen did stand at</w:t>
            </w:r>
          </w:p>
          <w:p w14:paraId="56543BB1" w14:textId="77777777" w:rsidR="00662A48" w:rsidRDefault="00662A48" w:rsidP="00662A48">
            <w:pPr>
              <w:pStyle w:val="EngHang"/>
            </w:pPr>
            <w:r>
              <w:t>Your right Hand, O King.”</w:t>
            </w:r>
          </w:p>
          <w:p w14:paraId="7882E28B" w14:textId="77777777" w:rsidR="00662A48" w:rsidRDefault="00662A48" w:rsidP="00662A48">
            <w:pPr>
              <w:pStyle w:val="EngHang"/>
            </w:pPr>
            <w:r>
              <w:t>He spoke these words,</w:t>
            </w:r>
          </w:p>
          <w:p w14:paraId="72B8E3BA" w14:textId="5039E841" w:rsidR="00662A48" w:rsidRDefault="00662A48" w:rsidP="00662A48">
            <w:pPr>
              <w:pStyle w:val="EngHangEnd"/>
            </w:pPr>
            <w:r>
              <w:t>Proclaiming her royalty.</w:t>
            </w:r>
          </w:p>
        </w:tc>
        <w:tc>
          <w:tcPr>
            <w:tcW w:w="288" w:type="dxa"/>
          </w:tcPr>
          <w:p w14:paraId="3A05391A" w14:textId="77777777" w:rsidR="00662A48" w:rsidRDefault="00662A48" w:rsidP="00662A48"/>
        </w:tc>
        <w:tc>
          <w:tcPr>
            <w:tcW w:w="288" w:type="dxa"/>
          </w:tcPr>
          <w:p w14:paraId="756C6EE3" w14:textId="77777777" w:rsidR="00662A48" w:rsidRDefault="00662A48" w:rsidP="00662A48">
            <w:pPr>
              <w:pStyle w:val="CopticCross"/>
            </w:pPr>
          </w:p>
        </w:tc>
        <w:tc>
          <w:tcPr>
            <w:tcW w:w="3960" w:type="dxa"/>
          </w:tcPr>
          <w:p w14:paraId="41CFBBBE" w14:textId="77777777" w:rsidR="00662A48" w:rsidRDefault="00662A48" w:rsidP="00662A48">
            <w:pPr>
              <w:pStyle w:val="CopticVersemulti-line"/>
            </w:pPr>
            <w:r>
              <w:t>Ⲉⲥⲟ̀ϩⲓ ⲉ̀ⲣⲁⲧⲥ ⲛ̀ϫⲉ ϯⲟⲩⲣⲱ:</w:t>
            </w:r>
          </w:p>
          <w:p w14:paraId="5962489B" w14:textId="77777777" w:rsidR="00662A48" w:rsidRDefault="00662A48" w:rsidP="00662A48">
            <w:pPr>
              <w:pStyle w:val="CopticVersemulti-line"/>
            </w:pPr>
            <w:r>
              <w:t>ⲥⲁⲟⲩⲓ̀ⲛⲁⲙ ⲙ̀ⲙⲟⲕ ⲡ̀ⲟⲩⲣⲟ:</w:t>
            </w:r>
          </w:p>
          <w:p w14:paraId="2A884152" w14:textId="77777777" w:rsidR="00662A48" w:rsidRDefault="00662A48" w:rsidP="00662A48">
            <w:pPr>
              <w:pStyle w:val="CopticVersemulti-line"/>
            </w:pPr>
            <w:r>
              <w:t>ⲁϥⲉⲣⲙⲉⲑⲣⲉ ⲛ̀ⲧⲉⲥⲙⲉⲧⲟⲩⲣⲟ:</w:t>
            </w:r>
          </w:p>
          <w:p w14:paraId="490C0ABA" w14:textId="483EA68E" w:rsidR="00662A48" w:rsidRDefault="00662A48" w:rsidP="00662A48">
            <w:pPr>
              <w:pStyle w:val="CopticHangingVerse"/>
            </w:pPr>
            <w:r>
              <w:t>ⲛ̀ϩ̀ⲣⲏⲓ ϧⲉⲛ ⲡⲁⲓⲥⲁϫⲓ ⲣⲱ.</w:t>
            </w:r>
          </w:p>
        </w:tc>
      </w:tr>
      <w:tr w:rsidR="00662A48" w14:paraId="5FCCCF21" w14:textId="77777777" w:rsidTr="00A87408">
        <w:trPr>
          <w:cantSplit/>
          <w:jc w:val="center"/>
        </w:trPr>
        <w:tc>
          <w:tcPr>
            <w:tcW w:w="288" w:type="dxa"/>
          </w:tcPr>
          <w:p w14:paraId="39FCA841" w14:textId="77777777" w:rsidR="00662A48" w:rsidRDefault="00662A48" w:rsidP="00662A48">
            <w:pPr>
              <w:pStyle w:val="CopticCross"/>
            </w:pPr>
          </w:p>
        </w:tc>
        <w:tc>
          <w:tcPr>
            <w:tcW w:w="3960" w:type="dxa"/>
          </w:tcPr>
          <w:p w14:paraId="588FE5E5" w14:textId="77777777" w:rsidR="00662A48" w:rsidRDefault="00662A48" w:rsidP="00662A48">
            <w:pPr>
              <w:pStyle w:val="EngHang"/>
            </w:pPr>
            <w:r>
              <w:t>Zachariah, Simeon,</w:t>
            </w:r>
          </w:p>
          <w:p w14:paraId="23736BB1" w14:textId="77777777" w:rsidR="00662A48" w:rsidRDefault="00662A48" w:rsidP="00662A48">
            <w:pPr>
              <w:pStyle w:val="EngHang"/>
            </w:pPr>
            <w:r>
              <w:t>King Solomon,</w:t>
            </w:r>
          </w:p>
          <w:p w14:paraId="1DF7358D" w14:textId="77777777" w:rsidR="00662A48" w:rsidRDefault="00662A48" w:rsidP="00662A48">
            <w:pPr>
              <w:pStyle w:val="EngHang"/>
            </w:pPr>
            <w:r>
              <w:t>And the Apostle Philemon</w:t>
            </w:r>
          </w:p>
          <w:p w14:paraId="2FB38F8A" w14:textId="2FCE2A4E" w:rsidR="00662A48" w:rsidRDefault="00662A48" w:rsidP="00662A48">
            <w:pPr>
              <w:pStyle w:val="EngHangEnd"/>
            </w:pPr>
            <w:r>
              <w:t>All spoke of Our Lady.</w:t>
            </w:r>
          </w:p>
        </w:tc>
        <w:tc>
          <w:tcPr>
            <w:tcW w:w="288" w:type="dxa"/>
          </w:tcPr>
          <w:p w14:paraId="1696756E" w14:textId="77777777" w:rsidR="00662A48" w:rsidRDefault="00662A48" w:rsidP="00662A48"/>
        </w:tc>
        <w:tc>
          <w:tcPr>
            <w:tcW w:w="288" w:type="dxa"/>
          </w:tcPr>
          <w:p w14:paraId="2523BDB3" w14:textId="77777777" w:rsidR="00662A48" w:rsidRDefault="00662A48" w:rsidP="00662A48">
            <w:pPr>
              <w:pStyle w:val="CopticCross"/>
            </w:pPr>
          </w:p>
        </w:tc>
        <w:tc>
          <w:tcPr>
            <w:tcW w:w="3960" w:type="dxa"/>
          </w:tcPr>
          <w:p w14:paraId="26885F2B" w14:textId="77777777" w:rsidR="00662A48" w:rsidRDefault="00662A48" w:rsidP="00662A48">
            <w:pPr>
              <w:pStyle w:val="CopticVersemulti-line"/>
            </w:pPr>
            <w:r>
              <w:t>Ⲍⲁⲭⲁⲣⲓⲁⲥ ⲛⲉⲙ Ⲥⲩⲙⲉⲱⲛ:</w:t>
            </w:r>
          </w:p>
          <w:p w14:paraId="58B7B655" w14:textId="77777777" w:rsidR="00662A48" w:rsidRDefault="00662A48" w:rsidP="00662A48">
            <w:pPr>
              <w:pStyle w:val="CopticVersemulti-line"/>
            </w:pPr>
            <w:r>
              <w:t>ⲛⲉⲙ ⲡⲓⲟⲩⲣⲟ Ⲥⲟⲗⲟⲙⲟⲱⲛ:</w:t>
            </w:r>
          </w:p>
          <w:p w14:paraId="1ADAC02F" w14:textId="77777777" w:rsidR="00662A48" w:rsidRDefault="00662A48" w:rsidP="00662A48">
            <w:pPr>
              <w:pStyle w:val="CopticVersemulti-line"/>
            </w:pPr>
            <w:r>
              <w:t>ⲛⲉⲙ ⲡⲓⲁ̀ⲡⲟⲥⲧⲟⲗⲟⲥ Ⲫⲓⲗⲓⲙⲱⲛ:</w:t>
            </w:r>
          </w:p>
          <w:p w14:paraId="29A95273" w14:textId="550B94BA" w:rsidR="00662A48" w:rsidRDefault="00662A48" w:rsidP="00662A48">
            <w:pPr>
              <w:pStyle w:val="CopticHangingVerse"/>
            </w:pPr>
            <w:r>
              <w:t>ⲁⲩϫⲱ ⲛ̀ⲇⲉⲥⲡⲓⲛⲏⲥ ⲏ̀ⲙⲱⲛ.</w:t>
            </w:r>
          </w:p>
        </w:tc>
      </w:tr>
      <w:tr w:rsidR="00662A48" w14:paraId="24594133" w14:textId="77777777" w:rsidTr="00A87408">
        <w:trPr>
          <w:cantSplit/>
          <w:jc w:val="center"/>
        </w:trPr>
        <w:tc>
          <w:tcPr>
            <w:tcW w:w="288" w:type="dxa"/>
          </w:tcPr>
          <w:p w14:paraId="4F331E85" w14:textId="77777777" w:rsidR="00662A48" w:rsidRDefault="00662A48" w:rsidP="00662A48">
            <w:pPr>
              <w:pStyle w:val="CopticCross"/>
            </w:pPr>
            <w:r w:rsidRPr="00FB5ACB">
              <w:t>¿</w:t>
            </w:r>
          </w:p>
        </w:tc>
        <w:tc>
          <w:tcPr>
            <w:tcW w:w="3960" w:type="dxa"/>
          </w:tcPr>
          <w:p w14:paraId="1339C223" w14:textId="77777777" w:rsidR="00662A48" w:rsidRDefault="00662A48" w:rsidP="00662A48">
            <w:pPr>
              <w:pStyle w:val="EngHang"/>
            </w:pPr>
            <w:r>
              <w:t>Elijah the Tishbite,</w:t>
            </w:r>
          </w:p>
          <w:p w14:paraId="29D97D5A" w14:textId="77777777" w:rsidR="00662A48" w:rsidRDefault="00662A48" w:rsidP="00662A48">
            <w:pPr>
              <w:pStyle w:val="EngHang"/>
            </w:pPr>
            <w:r>
              <w:t>Elisha his disciple,</w:t>
            </w:r>
          </w:p>
          <w:p w14:paraId="17AAA7DC" w14:textId="77777777" w:rsidR="00662A48" w:rsidRDefault="00662A48" w:rsidP="00662A48">
            <w:pPr>
              <w:pStyle w:val="EngHang"/>
            </w:pPr>
            <w:r>
              <w:t>And the choir of the prophets proclaim,</w:t>
            </w:r>
          </w:p>
          <w:p w14:paraId="65C182DC" w14:textId="08F66550" w:rsidR="00662A48" w:rsidRDefault="00662A48" w:rsidP="00662A48">
            <w:pPr>
              <w:pStyle w:val="EngHangEnd"/>
            </w:pPr>
            <w:r>
              <w:t>“She is the Mother of the Master.”</w:t>
            </w:r>
          </w:p>
        </w:tc>
        <w:tc>
          <w:tcPr>
            <w:tcW w:w="288" w:type="dxa"/>
          </w:tcPr>
          <w:p w14:paraId="4BC61CB2" w14:textId="77777777" w:rsidR="00662A48" w:rsidRDefault="00662A48" w:rsidP="00662A48"/>
        </w:tc>
        <w:tc>
          <w:tcPr>
            <w:tcW w:w="288" w:type="dxa"/>
          </w:tcPr>
          <w:p w14:paraId="0A47AC4A" w14:textId="77777777" w:rsidR="00662A48" w:rsidRDefault="00662A48" w:rsidP="00662A48">
            <w:pPr>
              <w:pStyle w:val="CopticCross"/>
            </w:pPr>
            <w:r w:rsidRPr="00FB5ACB">
              <w:t>¿</w:t>
            </w:r>
          </w:p>
        </w:tc>
        <w:tc>
          <w:tcPr>
            <w:tcW w:w="3960" w:type="dxa"/>
          </w:tcPr>
          <w:p w14:paraId="3855929D" w14:textId="77777777" w:rsidR="00662A48" w:rsidRDefault="00662A48" w:rsidP="00662A48">
            <w:pPr>
              <w:pStyle w:val="CopticVersemulti-line"/>
            </w:pPr>
            <w:r>
              <w:t>Ⲏⲗⲓⲁⲥ ⲡⲓⲑⲉⲥⲃⲓⲧⲏⲥ:</w:t>
            </w:r>
          </w:p>
          <w:p w14:paraId="45E67238" w14:textId="77777777" w:rsidR="00662A48" w:rsidRDefault="00662A48" w:rsidP="00662A48">
            <w:pPr>
              <w:pStyle w:val="CopticVersemulti-line"/>
            </w:pPr>
            <w:r>
              <w:t>ⲛⲉⲙ Ⲉⲗⲓⲥⲉⲟⲥ ⲡⲉϥⲙⲁⲑⲏⲧⲏⲥ:</w:t>
            </w:r>
          </w:p>
          <w:p w14:paraId="34B89860" w14:textId="77777777" w:rsidR="00662A48" w:rsidRDefault="00662A48" w:rsidP="00662A48">
            <w:pPr>
              <w:pStyle w:val="CopticVersemulti-line"/>
            </w:pPr>
            <w:r>
              <w:t>ⲛⲉⲙ ⲡ̀ⲭⲟⲣⲟⲥ ⲛ̀ⲧⲉ ⲛⲓⲡ̀ⲣⲟⲫⲏⲧⲏⲥ:</w:t>
            </w:r>
          </w:p>
          <w:p w14:paraId="60291D63" w14:textId="28BA6009" w:rsidR="00662A48" w:rsidRDefault="00662A48" w:rsidP="00662A48">
            <w:pPr>
              <w:pStyle w:val="CopticHangingVerse"/>
            </w:pPr>
            <w:r>
              <w:t>ϫⲉ ⲛ̀ⲑⲟⲥ ⲡⲉ ⲑ̀ⲙⲁⲩ ⲙ̀ⲡⲓⲇⲉⲥⲡⲟⲧⲏⲥ.</w:t>
            </w:r>
          </w:p>
        </w:tc>
      </w:tr>
      <w:tr w:rsidR="00662A48" w14:paraId="33AA5341" w14:textId="77777777" w:rsidTr="00A87408">
        <w:trPr>
          <w:cantSplit/>
          <w:jc w:val="center"/>
        </w:trPr>
        <w:tc>
          <w:tcPr>
            <w:tcW w:w="288" w:type="dxa"/>
          </w:tcPr>
          <w:p w14:paraId="0F26FA07" w14:textId="77777777" w:rsidR="00662A48" w:rsidRDefault="00662A48" w:rsidP="00662A48">
            <w:pPr>
              <w:pStyle w:val="CopticCross"/>
            </w:pPr>
            <w:r w:rsidRPr="00FB5ACB">
              <w:t>¿</w:t>
            </w:r>
          </w:p>
        </w:tc>
        <w:tc>
          <w:tcPr>
            <w:tcW w:w="3960" w:type="dxa"/>
          </w:tcPr>
          <w:p w14:paraId="6F995EFD" w14:textId="77777777" w:rsidR="00662A48" w:rsidRDefault="00662A48" w:rsidP="00662A48">
            <w:pPr>
              <w:pStyle w:val="EngHang"/>
            </w:pPr>
            <w:r>
              <w:t>The Apostle Thomas,</w:t>
            </w:r>
          </w:p>
          <w:p w14:paraId="69DE0133" w14:textId="77777777" w:rsidR="00662A48" w:rsidRDefault="00662A48" w:rsidP="00662A48">
            <w:pPr>
              <w:pStyle w:val="EngHang"/>
            </w:pPr>
            <w:r>
              <w:t>Called Didymus,</w:t>
            </w:r>
          </w:p>
          <w:p w14:paraId="04E0F3F2" w14:textId="77777777" w:rsidR="00662A48" w:rsidRDefault="00662A48" w:rsidP="00662A48">
            <w:pPr>
              <w:pStyle w:val="EngHang"/>
            </w:pPr>
            <w:r>
              <w:t>Beheld her</w:t>
            </w:r>
          </w:p>
          <w:p w14:paraId="206E193D" w14:textId="44FB4C67" w:rsidR="00662A48" w:rsidRDefault="00662A48" w:rsidP="00662A48">
            <w:pPr>
              <w:pStyle w:val="EngHangEnd"/>
            </w:pPr>
            <w:r>
              <w:t>At her Assumption.</w:t>
            </w:r>
          </w:p>
        </w:tc>
        <w:tc>
          <w:tcPr>
            <w:tcW w:w="288" w:type="dxa"/>
          </w:tcPr>
          <w:p w14:paraId="3ACB05AA" w14:textId="77777777" w:rsidR="00662A48" w:rsidRDefault="00662A48" w:rsidP="00662A48"/>
        </w:tc>
        <w:tc>
          <w:tcPr>
            <w:tcW w:w="288" w:type="dxa"/>
          </w:tcPr>
          <w:p w14:paraId="19A50FB2" w14:textId="77777777" w:rsidR="00662A48" w:rsidRDefault="00662A48" w:rsidP="00662A48">
            <w:pPr>
              <w:pStyle w:val="CopticCross"/>
            </w:pPr>
            <w:r w:rsidRPr="00FB5ACB">
              <w:t>¿</w:t>
            </w:r>
          </w:p>
        </w:tc>
        <w:tc>
          <w:tcPr>
            <w:tcW w:w="3960" w:type="dxa"/>
          </w:tcPr>
          <w:p w14:paraId="110305D9" w14:textId="77777777" w:rsidR="00662A48" w:rsidRDefault="00662A48" w:rsidP="00662A48">
            <w:pPr>
              <w:pStyle w:val="CopticVersemulti-line"/>
            </w:pPr>
            <w:r>
              <w:t>Ⲑⲱⲙⲁⲥ ⲡⲓⲁ̀ⲡⲟⲥⲧⲟⲗⲟⲥ:</w:t>
            </w:r>
          </w:p>
          <w:p w14:paraId="3C0421BC" w14:textId="77777777" w:rsidR="00662A48" w:rsidRDefault="00662A48" w:rsidP="00662A48">
            <w:pPr>
              <w:pStyle w:val="CopticVersemulti-line"/>
            </w:pPr>
            <w:r>
              <w:t>ⲉ̀ⲧⲟⲩⲙⲟⲩϯ ⲉ̀ⲣⲟϥ ϫⲉ ⲆⲒⲇⲩⲙⲟⲥ:</w:t>
            </w:r>
          </w:p>
          <w:p w14:paraId="058F0337" w14:textId="77777777" w:rsidR="00662A48" w:rsidRDefault="00662A48" w:rsidP="00662A48">
            <w:pPr>
              <w:pStyle w:val="CopticVersemulti-line"/>
            </w:pPr>
            <w:r>
              <w:t>ⲛ̀ⲑⲟϥ ⲁϥⲉⲣⲙⲉⲑⲣⲉ ϧⲁⲣⲟⲥ:</w:t>
            </w:r>
          </w:p>
          <w:p w14:paraId="003606AA" w14:textId="5A7B0742" w:rsidR="00662A48" w:rsidRPr="005130A7" w:rsidRDefault="00662A48" w:rsidP="00662A48">
            <w:pPr>
              <w:pStyle w:val="CopticHangingVerse"/>
            </w:pPr>
            <w:r>
              <w:t>ⲫ̀ⲛⲁⲩ ⲉ̀ⲧⲁⲩⲱ̀ⲗⲓ ⲙ̀ⲙⲟⲥ.</w:t>
            </w:r>
          </w:p>
        </w:tc>
      </w:tr>
      <w:tr w:rsidR="00662A48" w14:paraId="2CB05F2D" w14:textId="77777777" w:rsidTr="00A87408">
        <w:trPr>
          <w:cantSplit/>
          <w:jc w:val="center"/>
        </w:trPr>
        <w:tc>
          <w:tcPr>
            <w:tcW w:w="288" w:type="dxa"/>
          </w:tcPr>
          <w:p w14:paraId="2848BC3F" w14:textId="77777777" w:rsidR="00662A48" w:rsidRDefault="00662A48" w:rsidP="00662A48">
            <w:pPr>
              <w:pStyle w:val="CopticCross"/>
            </w:pPr>
          </w:p>
        </w:tc>
        <w:tc>
          <w:tcPr>
            <w:tcW w:w="3960" w:type="dxa"/>
          </w:tcPr>
          <w:p w14:paraId="77AEDBD0" w14:textId="77777777" w:rsidR="00662A48" w:rsidRDefault="00662A48" w:rsidP="00662A48">
            <w:pPr>
              <w:pStyle w:val="EngHang"/>
            </w:pPr>
            <w:r>
              <w:t>Behold as well, Emmanuel</w:t>
            </w:r>
          </w:p>
          <w:p w14:paraId="0A33B6F2" w14:textId="77777777" w:rsidR="00662A48" w:rsidRDefault="00662A48" w:rsidP="00662A48">
            <w:pPr>
              <w:pStyle w:val="EngHang"/>
            </w:pPr>
            <w:r>
              <w:t>Sent Gabriel to her,</w:t>
            </w:r>
          </w:p>
          <w:p w14:paraId="7CFE2978" w14:textId="77777777" w:rsidR="00662A48" w:rsidRDefault="00662A48" w:rsidP="00662A48">
            <w:pPr>
              <w:pStyle w:val="EngHang"/>
            </w:pPr>
            <w:r>
              <w:t>The Angel of Joy,</w:t>
            </w:r>
          </w:p>
          <w:p w14:paraId="668BCCFB" w14:textId="3D89CC57" w:rsidR="00662A48" w:rsidRDefault="00662A48" w:rsidP="00662A48">
            <w:pPr>
              <w:pStyle w:val="EngHangEnd"/>
            </w:pPr>
            <w:r>
              <w:t>The bearer of our prayers;</w:t>
            </w:r>
          </w:p>
        </w:tc>
        <w:tc>
          <w:tcPr>
            <w:tcW w:w="288" w:type="dxa"/>
          </w:tcPr>
          <w:p w14:paraId="1C43B771" w14:textId="77777777" w:rsidR="00662A48" w:rsidRDefault="00662A48" w:rsidP="00662A48"/>
        </w:tc>
        <w:tc>
          <w:tcPr>
            <w:tcW w:w="288" w:type="dxa"/>
          </w:tcPr>
          <w:p w14:paraId="6CE11FFF" w14:textId="77777777" w:rsidR="00662A48" w:rsidRDefault="00662A48" w:rsidP="00662A48">
            <w:pPr>
              <w:pStyle w:val="CopticCross"/>
            </w:pPr>
          </w:p>
        </w:tc>
        <w:tc>
          <w:tcPr>
            <w:tcW w:w="3960" w:type="dxa"/>
          </w:tcPr>
          <w:p w14:paraId="3CD2443F" w14:textId="77777777" w:rsidR="00662A48" w:rsidRDefault="00662A48" w:rsidP="00662A48">
            <w:pPr>
              <w:pStyle w:val="CopticVersemulti-line"/>
            </w:pPr>
            <w:r>
              <w:t>Ⲓⲥ ϩⲏⲡⲡⲉ Ⲉⲙⲙⲁⲛⲟⲩⲏⲗ:</w:t>
            </w:r>
          </w:p>
          <w:p w14:paraId="6990F37C" w14:textId="77777777" w:rsidR="00662A48" w:rsidRDefault="00662A48" w:rsidP="00662A48">
            <w:pPr>
              <w:pStyle w:val="CopticVersemulti-line"/>
            </w:pPr>
            <w:r>
              <w:t>ⲁϥⲟⲩⲱⲣⲡ ϣⲁⲣⲟⲥ ⲛ̀Ⲅⲁⲃⲣⲓⲏⲗ:</w:t>
            </w:r>
          </w:p>
          <w:p w14:paraId="78D9CAA3" w14:textId="77777777" w:rsidR="00662A48" w:rsidRDefault="00662A48" w:rsidP="00662A48">
            <w:pPr>
              <w:pStyle w:val="CopticVersemulti-line"/>
            </w:pPr>
            <w:r>
              <w:t>ⲡⲓⲁⲅⲅⲉⲗⲟⲥ ⲛ̀ⲧⲉ ⲡ̀ⲑⲉⲗⲏⲗ:</w:t>
            </w:r>
          </w:p>
          <w:p w14:paraId="7C60E7FA" w14:textId="563FD350" w:rsidR="00662A48" w:rsidRPr="005130A7" w:rsidRDefault="00662A48" w:rsidP="00662A48">
            <w:pPr>
              <w:pStyle w:val="CopticHangingVerse"/>
            </w:pPr>
            <w:r>
              <w:t>ⲡⲓⲣⲉϥⲱ̀ⲗⲓ ⲛ̀ⲛⲉⲛϣ̀ⲗⲏⲗ.</w:t>
            </w:r>
          </w:p>
        </w:tc>
      </w:tr>
      <w:tr w:rsidR="00662A48" w14:paraId="7A52250A" w14:textId="77777777" w:rsidTr="00A87408">
        <w:trPr>
          <w:cantSplit/>
          <w:jc w:val="center"/>
        </w:trPr>
        <w:tc>
          <w:tcPr>
            <w:tcW w:w="288" w:type="dxa"/>
          </w:tcPr>
          <w:p w14:paraId="054016D8" w14:textId="77777777" w:rsidR="00662A48" w:rsidRDefault="00662A48" w:rsidP="00662A48">
            <w:pPr>
              <w:pStyle w:val="CopticCross"/>
            </w:pPr>
          </w:p>
        </w:tc>
        <w:tc>
          <w:tcPr>
            <w:tcW w:w="3960" w:type="dxa"/>
          </w:tcPr>
          <w:p w14:paraId="6A710716" w14:textId="77777777" w:rsidR="00662A48" w:rsidRDefault="00662A48" w:rsidP="00662A48">
            <w:pPr>
              <w:pStyle w:val="EngHang"/>
            </w:pPr>
            <w:r>
              <w:t>He came to her,</w:t>
            </w:r>
          </w:p>
          <w:p w14:paraId="0D29BCE6" w14:textId="77777777" w:rsidR="00662A48" w:rsidRDefault="00662A48" w:rsidP="00662A48">
            <w:pPr>
              <w:pStyle w:val="EngHang"/>
            </w:pPr>
            <w:r>
              <w:t>And hailed her,</w:t>
            </w:r>
          </w:p>
          <w:p w14:paraId="1540783B" w14:textId="77777777" w:rsidR="00662A48" w:rsidRDefault="00662A48" w:rsidP="00662A48">
            <w:pPr>
              <w:pStyle w:val="EngHang"/>
            </w:pPr>
            <w:r>
              <w:t>Proclaiming the birth of Christ,</w:t>
            </w:r>
          </w:p>
          <w:p w14:paraId="322A057C" w14:textId="65513D82" w:rsidR="00662A48" w:rsidRDefault="00662A48" w:rsidP="00662A48">
            <w:pPr>
              <w:pStyle w:val="EngHangEnd"/>
            </w:pPr>
            <w:r>
              <w:t>To whom she gave birth while a virgin.</w:t>
            </w:r>
          </w:p>
        </w:tc>
        <w:tc>
          <w:tcPr>
            <w:tcW w:w="288" w:type="dxa"/>
          </w:tcPr>
          <w:p w14:paraId="112137F2" w14:textId="77777777" w:rsidR="00662A48" w:rsidRDefault="00662A48" w:rsidP="00662A48"/>
        </w:tc>
        <w:tc>
          <w:tcPr>
            <w:tcW w:w="288" w:type="dxa"/>
          </w:tcPr>
          <w:p w14:paraId="426C06D8" w14:textId="77777777" w:rsidR="00662A48" w:rsidRDefault="00662A48" w:rsidP="00662A48">
            <w:pPr>
              <w:pStyle w:val="CopticCross"/>
            </w:pPr>
          </w:p>
        </w:tc>
        <w:tc>
          <w:tcPr>
            <w:tcW w:w="3960" w:type="dxa"/>
          </w:tcPr>
          <w:p w14:paraId="699A86E4" w14:textId="77777777" w:rsidR="00662A48" w:rsidRDefault="00662A48" w:rsidP="00662A48">
            <w:pPr>
              <w:pStyle w:val="CopticVersemulti-line"/>
            </w:pPr>
            <w:r>
              <w:t>Ⲕⲉ ⲅⲁⲣ ⲁϥϣⲉ ⲉ̀ϧⲟⲩⲛ ϣⲁⲣⲟⲥ:</w:t>
            </w:r>
          </w:p>
          <w:p w14:paraId="6835C912" w14:textId="77777777" w:rsidR="00662A48" w:rsidRDefault="00662A48" w:rsidP="00662A48">
            <w:pPr>
              <w:pStyle w:val="CopticVersemulti-line"/>
            </w:pPr>
            <w:r>
              <w:t>ⲁϥⲉⲣⲭⲉⲣⲉⲧⲓⲍⲓⲛ ⲙ̀ⲙⲟⲥ:</w:t>
            </w:r>
          </w:p>
          <w:p w14:paraId="726F951F" w14:textId="77777777" w:rsidR="00662A48" w:rsidRDefault="00662A48" w:rsidP="00662A48">
            <w:pPr>
              <w:pStyle w:val="CopticVersemulti-line"/>
            </w:pPr>
            <w:r>
              <w:t>ⲙ̀ⲡⲓϫ̀ⲫⲟ ⲛ̀ⲧⲉ Ⲡⲭ̄ⲥ̄:</w:t>
            </w:r>
          </w:p>
          <w:p w14:paraId="39011A13" w14:textId="3DB8C172" w:rsidR="00662A48" w:rsidRPr="005130A7" w:rsidRDefault="00662A48" w:rsidP="00662A48">
            <w:pPr>
              <w:pStyle w:val="CopticHangingVerse"/>
            </w:pPr>
            <w:r>
              <w:t>ⲉ̀ⲧⲁⲥⲙⲁⲥϥ ⲉⲥⲟⲓ ⲙ̀ⲡⲁⲣⲑⲉⲛⲟⲥ.</w:t>
            </w:r>
          </w:p>
        </w:tc>
      </w:tr>
      <w:tr w:rsidR="00662A48" w14:paraId="4B08CC48" w14:textId="77777777" w:rsidTr="00A87408">
        <w:trPr>
          <w:cantSplit/>
          <w:jc w:val="center"/>
        </w:trPr>
        <w:tc>
          <w:tcPr>
            <w:tcW w:w="288" w:type="dxa"/>
          </w:tcPr>
          <w:p w14:paraId="3C63DE2E" w14:textId="77777777" w:rsidR="00662A48" w:rsidRDefault="00662A48" w:rsidP="00662A48">
            <w:pPr>
              <w:pStyle w:val="CopticCross"/>
            </w:pPr>
            <w:r w:rsidRPr="00FB5ACB">
              <w:t>¿</w:t>
            </w:r>
          </w:p>
        </w:tc>
        <w:tc>
          <w:tcPr>
            <w:tcW w:w="3960" w:type="dxa"/>
          </w:tcPr>
          <w:p w14:paraId="4DCAD200" w14:textId="77777777" w:rsidR="00662A48" w:rsidRDefault="00662A48" w:rsidP="00662A48">
            <w:pPr>
              <w:pStyle w:val="EngHang"/>
            </w:pPr>
            <w:r>
              <w:t>All nations and all tribes,</w:t>
            </w:r>
          </w:p>
          <w:p w14:paraId="78E72A21" w14:textId="77777777" w:rsidR="00662A48" w:rsidRDefault="00662A48" w:rsidP="00662A48">
            <w:pPr>
              <w:pStyle w:val="EngHang"/>
            </w:pPr>
            <w:r>
              <w:t>From every place,</w:t>
            </w:r>
          </w:p>
          <w:p w14:paraId="574835EA" w14:textId="77777777" w:rsidR="00662A48" w:rsidRDefault="00662A48" w:rsidP="00662A48">
            <w:pPr>
              <w:pStyle w:val="EngHang"/>
            </w:pPr>
            <w:r>
              <w:t>Glorify you with all blessing</w:t>
            </w:r>
          </w:p>
          <w:p w14:paraId="47208C87" w14:textId="08492A80" w:rsidR="00662A48" w:rsidRDefault="00662A48" w:rsidP="00662A48">
            <w:pPr>
              <w:pStyle w:val="EngHangEnd"/>
            </w:pPr>
            <w:r>
              <w:t xml:space="preserve">As the Theotokos </w:t>
            </w:r>
            <w:commentRangeStart w:id="1754"/>
            <w:r>
              <w:t>forever</w:t>
            </w:r>
            <w:commentRangeEnd w:id="1754"/>
            <w:r>
              <w:rPr>
                <w:rStyle w:val="CommentReference"/>
                <w:rFonts w:ascii="Times New Roman" w:eastAsiaTheme="minorHAnsi" w:hAnsi="Times New Roman" w:cstheme="minorBidi"/>
                <w:color w:val="auto"/>
              </w:rPr>
              <w:commentReference w:id="1754"/>
            </w:r>
            <w:r>
              <w:t>.</w:t>
            </w:r>
          </w:p>
        </w:tc>
        <w:tc>
          <w:tcPr>
            <w:tcW w:w="288" w:type="dxa"/>
          </w:tcPr>
          <w:p w14:paraId="46BBFF6B" w14:textId="77777777" w:rsidR="00662A48" w:rsidRDefault="00662A48" w:rsidP="00662A48"/>
        </w:tc>
        <w:tc>
          <w:tcPr>
            <w:tcW w:w="288" w:type="dxa"/>
          </w:tcPr>
          <w:p w14:paraId="354286AF" w14:textId="77777777" w:rsidR="00662A48" w:rsidRDefault="00662A48" w:rsidP="00662A48">
            <w:pPr>
              <w:pStyle w:val="CopticCross"/>
            </w:pPr>
            <w:r w:rsidRPr="00FB5ACB">
              <w:t>¿</w:t>
            </w:r>
          </w:p>
        </w:tc>
        <w:tc>
          <w:tcPr>
            <w:tcW w:w="3960" w:type="dxa"/>
          </w:tcPr>
          <w:p w14:paraId="73E1FD90" w14:textId="77777777" w:rsidR="00662A48" w:rsidRDefault="00662A48" w:rsidP="00662A48">
            <w:pPr>
              <w:pStyle w:val="CopticVersemulti-line"/>
            </w:pPr>
            <w:r>
              <w:t>Ⲗⲁⲟⲥ ⲛⲓⲃⲉⲛ ⲛⲉⲙ ⲫⲩⲗⲏ ⲛⲓⲃⲉⲛ:</w:t>
            </w:r>
          </w:p>
          <w:p w14:paraId="3FC984A2" w14:textId="77777777" w:rsidR="00662A48" w:rsidRDefault="00662A48" w:rsidP="00662A48">
            <w:pPr>
              <w:pStyle w:val="CopticVersemulti-line"/>
            </w:pPr>
            <w:r>
              <w:t>ⲛⲉⲙ ⲛⲏⲉⲧⲭⲏ ϧⲉⲛ ⲙⲁⲓ ⲛⲓⲃⲉⲛ:</w:t>
            </w:r>
          </w:p>
          <w:p w14:paraId="30F21657" w14:textId="77777777" w:rsidR="00662A48" w:rsidRDefault="00662A48" w:rsidP="00662A48">
            <w:pPr>
              <w:pStyle w:val="CopticVersemulti-line"/>
            </w:pPr>
            <w:r>
              <w:t>ⲥⲉϯⲱ̀ⲟⲩ ⲛⲉ ϧⲉⲛ ⲥ̀ⲙⲟⲩ ⲛⲓⲃⲉⲛ:</w:t>
            </w:r>
          </w:p>
          <w:p w14:paraId="575AA214" w14:textId="524FD920" w:rsidR="00662A48" w:rsidRPr="005130A7" w:rsidRDefault="00662A48" w:rsidP="00662A48">
            <w:pPr>
              <w:pStyle w:val="CopticHangingVerse"/>
            </w:pPr>
            <w:r>
              <w:t>ϩⲱⲥ ⲑⲉⲟⲧⲟⲕⲟⲥ ⲛ̀ⲥⲏⲟⲩ ⲛⲓⲃⲉⲛ.</w:t>
            </w:r>
          </w:p>
        </w:tc>
      </w:tr>
      <w:tr w:rsidR="00662A48" w14:paraId="5D9BC5B3" w14:textId="77777777" w:rsidTr="00A87408">
        <w:trPr>
          <w:cantSplit/>
          <w:jc w:val="center"/>
        </w:trPr>
        <w:tc>
          <w:tcPr>
            <w:tcW w:w="288" w:type="dxa"/>
          </w:tcPr>
          <w:p w14:paraId="2B91B907" w14:textId="77777777" w:rsidR="00662A48" w:rsidRDefault="00662A48" w:rsidP="00662A48">
            <w:pPr>
              <w:pStyle w:val="CopticCross"/>
            </w:pPr>
            <w:r w:rsidRPr="00FB5ACB">
              <w:t>¿</w:t>
            </w:r>
          </w:p>
        </w:tc>
        <w:tc>
          <w:tcPr>
            <w:tcW w:w="3960" w:type="dxa"/>
          </w:tcPr>
          <w:p w14:paraId="0F9ABD39" w14:textId="77777777" w:rsidR="00662A48" w:rsidRDefault="00662A48" w:rsidP="00662A48">
            <w:pPr>
              <w:pStyle w:val="EngHang"/>
            </w:pPr>
            <w:r>
              <w:t>Mary, the daughter of Joachim,</w:t>
            </w:r>
          </w:p>
          <w:p w14:paraId="3E59FB44" w14:textId="77777777" w:rsidR="00662A48" w:rsidRDefault="00662A48" w:rsidP="00662A48">
            <w:pPr>
              <w:pStyle w:val="EngHang"/>
            </w:pPr>
            <w:r>
              <w:t>Is exalted above the Cherubim,</w:t>
            </w:r>
          </w:p>
          <w:p w14:paraId="1D092517" w14:textId="77777777" w:rsidR="00662A48" w:rsidRDefault="00662A48" w:rsidP="00662A48">
            <w:pPr>
              <w:pStyle w:val="EngHang"/>
            </w:pPr>
            <w:r>
              <w:t>Above the Throne of the Seraphim,</w:t>
            </w:r>
          </w:p>
          <w:p w14:paraId="55836990" w14:textId="02E09E7A" w:rsidR="00662A48" w:rsidRDefault="00662A48" w:rsidP="00662A48">
            <w:pPr>
              <w:pStyle w:val="EngHangEnd"/>
            </w:pPr>
            <w:commentRangeStart w:id="1755"/>
            <w:r>
              <w:t>In the unshakable places.</w:t>
            </w:r>
            <w:commentRangeEnd w:id="1755"/>
            <w:r>
              <w:rPr>
                <w:rStyle w:val="CommentReference"/>
                <w:rFonts w:ascii="Times New Roman" w:eastAsiaTheme="minorHAnsi" w:hAnsi="Times New Roman" w:cstheme="minorBidi"/>
                <w:color w:val="auto"/>
              </w:rPr>
              <w:commentReference w:id="1755"/>
            </w:r>
          </w:p>
        </w:tc>
        <w:tc>
          <w:tcPr>
            <w:tcW w:w="288" w:type="dxa"/>
          </w:tcPr>
          <w:p w14:paraId="2D75A9C8" w14:textId="77777777" w:rsidR="00662A48" w:rsidRDefault="00662A48" w:rsidP="00662A48"/>
        </w:tc>
        <w:tc>
          <w:tcPr>
            <w:tcW w:w="288" w:type="dxa"/>
          </w:tcPr>
          <w:p w14:paraId="15FF29C9" w14:textId="77777777" w:rsidR="00662A48" w:rsidRDefault="00662A48" w:rsidP="00662A48">
            <w:pPr>
              <w:pStyle w:val="CopticCross"/>
            </w:pPr>
            <w:r w:rsidRPr="00FB5ACB">
              <w:t>¿</w:t>
            </w:r>
          </w:p>
        </w:tc>
        <w:tc>
          <w:tcPr>
            <w:tcW w:w="3960" w:type="dxa"/>
          </w:tcPr>
          <w:p w14:paraId="5C499271" w14:textId="77777777" w:rsidR="00662A48" w:rsidRDefault="00662A48" w:rsidP="00662A48">
            <w:pPr>
              <w:pStyle w:val="CopticVersemulti-line"/>
            </w:pPr>
            <w:r>
              <w:t>Ⲙⲁⲣⲓⲁ ⲧ̀ϣⲉⲣⲓ ⲛ̀Ⲓⲱⲁⲕⲓⲙ:</w:t>
            </w:r>
          </w:p>
          <w:p w14:paraId="0D83CF85" w14:textId="77777777" w:rsidR="00662A48" w:rsidRDefault="00662A48" w:rsidP="00662A48">
            <w:pPr>
              <w:pStyle w:val="CopticVersemulti-line"/>
            </w:pPr>
            <w:r>
              <w:t>ⲑⲏⲉⲧⲥⲁⲡ̀ϣⲱⲓ ⲛ̀ⲛⲓⲭⲉⲣⲟⲩⲃⲓⲙ:</w:t>
            </w:r>
          </w:p>
          <w:p w14:paraId="14BCEC53" w14:textId="77777777" w:rsidR="00662A48" w:rsidRDefault="00662A48" w:rsidP="00662A48">
            <w:pPr>
              <w:pStyle w:val="CopticVersemulti-line"/>
            </w:pPr>
            <w:r>
              <w:t>ⲛⲉⲙ ⲡ̀ϩⲁⲣⲙⲁ ⲛ̀ⲛⲓⲥⲉⲣⲁⲫⲓⲙ:</w:t>
            </w:r>
          </w:p>
          <w:p w14:paraId="1F6AC1DC" w14:textId="2EC2D8D0" w:rsidR="00662A48" w:rsidRPr="005130A7" w:rsidRDefault="00662A48" w:rsidP="00662A48">
            <w:pPr>
              <w:pStyle w:val="CopticHangingVerse"/>
            </w:pPr>
            <w:r>
              <w:t>ϧⲉⲛ ⲛⲓⲙⲁ ⲉⲧⲟⲓ ⲛ̀ⲁⲧⲕⲓⲙ.</w:t>
            </w:r>
          </w:p>
        </w:tc>
      </w:tr>
      <w:tr w:rsidR="00662A48" w14:paraId="29F3559A" w14:textId="77777777" w:rsidTr="00A87408">
        <w:trPr>
          <w:cantSplit/>
          <w:jc w:val="center"/>
        </w:trPr>
        <w:tc>
          <w:tcPr>
            <w:tcW w:w="288" w:type="dxa"/>
          </w:tcPr>
          <w:p w14:paraId="3BFC4762" w14:textId="77777777" w:rsidR="00662A48" w:rsidRDefault="00662A48" w:rsidP="00662A48">
            <w:pPr>
              <w:pStyle w:val="CopticCross"/>
            </w:pPr>
          </w:p>
        </w:tc>
        <w:tc>
          <w:tcPr>
            <w:tcW w:w="3960" w:type="dxa"/>
          </w:tcPr>
          <w:p w14:paraId="097F6BF7" w14:textId="77777777" w:rsidR="00662A48" w:rsidRDefault="00662A48" w:rsidP="00662A48">
            <w:pPr>
              <w:pStyle w:val="EngHang"/>
            </w:pPr>
            <w:r>
              <w:t>The teachers of the Church</w:t>
            </w:r>
          </w:p>
          <w:p w14:paraId="785DA171" w14:textId="77777777" w:rsidR="00662A48" w:rsidRDefault="00662A48" w:rsidP="00662A48">
            <w:pPr>
              <w:pStyle w:val="EngHang"/>
            </w:pPr>
            <w:r>
              <w:t>Expounded eagerly,</w:t>
            </w:r>
          </w:p>
          <w:p w14:paraId="3B076D87" w14:textId="77777777" w:rsidR="00662A48" w:rsidRDefault="00662A48" w:rsidP="00662A48">
            <w:pPr>
              <w:pStyle w:val="EngHang"/>
            </w:pPr>
            <w:r>
              <w:t>Speaking of the honour of Mary</w:t>
            </w:r>
          </w:p>
          <w:p w14:paraId="5AB1FACD" w14:textId="2701A917" w:rsidR="00662A48" w:rsidRDefault="00662A48" w:rsidP="00662A48">
            <w:pPr>
              <w:pStyle w:val="EngHangEnd"/>
            </w:pPr>
            <w:r>
              <w:t>With diverse praises;</w:t>
            </w:r>
          </w:p>
        </w:tc>
        <w:tc>
          <w:tcPr>
            <w:tcW w:w="288" w:type="dxa"/>
          </w:tcPr>
          <w:p w14:paraId="78EF74A5" w14:textId="77777777" w:rsidR="00662A48" w:rsidRDefault="00662A48" w:rsidP="00662A48"/>
        </w:tc>
        <w:tc>
          <w:tcPr>
            <w:tcW w:w="288" w:type="dxa"/>
          </w:tcPr>
          <w:p w14:paraId="155AC68B" w14:textId="77777777" w:rsidR="00662A48" w:rsidRDefault="00662A48" w:rsidP="00662A48">
            <w:pPr>
              <w:pStyle w:val="CopticCross"/>
            </w:pPr>
          </w:p>
        </w:tc>
        <w:tc>
          <w:tcPr>
            <w:tcW w:w="3960" w:type="dxa"/>
          </w:tcPr>
          <w:p w14:paraId="040460EF" w14:textId="77777777" w:rsidR="00662A48" w:rsidRDefault="00662A48" w:rsidP="00662A48">
            <w:pPr>
              <w:pStyle w:val="CopticVersemulti-line"/>
            </w:pPr>
            <w:r>
              <w:t>Ⲛⲓⲥⲁϧ ⲛ̀ⲧⲉ ϯⲉⲕⲕ̀ⲗⲏⲥⲓⲁ̀:</w:t>
            </w:r>
          </w:p>
          <w:p w14:paraId="37075B3C" w14:textId="77777777" w:rsidR="00662A48" w:rsidRDefault="00662A48" w:rsidP="00662A48">
            <w:pPr>
              <w:pStyle w:val="CopticVersemulti-line"/>
            </w:pPr>
            <w:r>
              <w:t>ⲥⲉϧⲟⲧϧⲉⲧ ϧⲉⲛ ⲟⲩⲁ̀ⲕⲣⲓⲃⲓⲁ̀:</w:t>
            </w:r>
          </w:p>
          <w:p w14:paraId="3043DF4B" w14:textId="77777777" w:rsidR="00662A48" w:rsidRDefault="00662A48" w:rsidP="00662A48">
            <w:pPr>
              <w:pStyle w:val="CopticVersemulti-line"/>
            </w:pPr>
            <w:r>
              <w:t>ⲁⲩϫⲱ ⲙ̀ⲡ̀ⲧⲁⲓⲟ ⲙ̀Ⲙⲁⲣⲓⲁ̀:</w:t>
            </w:r>
          </w:p>
          <w:p w14:paraId="461B8CBF" w14:textId="36DA1990" w:rsidR="00662A48" w:rsidRPr="005130A7" w:rsidRDefault="00662A48" w:rsidP="00662A48">
            <w:pPr>
              <w:pStyle w:val="CopticHangingVerse"/>
            </w:pPr>
            <w:r>
              <w:t>ϧⲉⲛ ϩⲁⲛⲙⲏϣ ⲛ̀ⲉⲩⲫⲟⲙⲓⲁ̀.</w:t>
            </w:r>
          </w:p>
        </w:tc>
      </w:tr>
      <w:tr w:rsidR="00662A48" w14:paraId="766583E8" w14:textId="77777777" w:rsidTr="00A87408">
        <w:trPr>
          <w:cantSplit/>
          <w:jc w:val="center"/>
        </w:trPr>
        <w:tc>
          <w:tcPr>
            <w:tcW w:w="288" w:type="dxa"/>
          </w:tcPr>
          <w:p w14:paraId="7727C318" w14:textId="77777777" w:rsidR="00662A48" w:rsidRDefault="00662A48" w:rsidP="00662A48">
            <w:pPr>
              <w:pStyle w:val="CopticCross"/>
            </w:pPr>
          </w:p>
        </w:tc>
        <w:tc>
          <w:tcPr>
            <w:tcW w:w="3960" w:type="dxa"/>
          </w:tcPr>
          <w:p w14:paraId="05C0910E" w14:textId="77777777" w:rsidR="00662A48" w:rsidRDefault="00662A48" w:rsidP="00662A48">
            <w:pPr>
              <w:pStyle w:val="EngHang"/>
            </w:pPr>
            <w:r>
              <w:t>And the elect, the faithful,</w:t>
            </w:r>
          </w:p>
          <w:p w14:paraId="47897451" w14:textId="77777777" w:rsidR="00662A48" w:rsidRDefault="00662A48" w:rsidP="00662A48">
            <w:pPr>
              <w:pStyle w:val="EngHang"/>
            </w:pPr>
            <w:r>
              <w:t>Glorify her, saying,</w:t>
            </w:r>
          </w:p>
          <w:p w14:paraId="7F402409" w14:textId="77777777" w:rsidR="00662A48" w:rsidRDefault="00662A48" w:rsidP="00662A48">
            <w:pPr>
              <w:pStyle w:val="EngHang"/>
            </w:pPr>
            <w:r>
              <w:t>“Hail to the fair dove,</w:t>
            </w:r>
          </w:p>
          <w:p w14:paraId="77A3C23B" w14:textId="5AB35A97" w:rsidR="00662A48" w:rsidRDefault="00662A48" w:rsidP="00662A48">
            <w:pPr>
              <w:pStyle w:val="EngHangEnd"/>
            </w:pPr>
            <w:r>
              <w:t>The mother of God the Logos.”</w:t>
            </w:r>
          </w:p>
        </w:tc>
        <w:tc>
          <w:tcPr>
            <w:tcW w:w="288" w:type="dxa"/>
          </w:tcPr>
          <w:p w14:paraId="605F3BAE" w14:textId="77777777" w:rsidR="00662A48" w:rsidRDefault="00662A48" w:rsidP="00662A48"/>
        </w:tc>
        <w:tc>
          <w:tcPr>
            <w:tcW w:w="288" w:type="dxa"/>
          </w:tcPr>
          <w:p w14:paraId="408171C8" w14:textId="77777777" w:rsidR="00662A48" w:rsidRDefault="00662A48" w:rsidP="00662A48">
            <w:pPr>
              <w:pStyle w:val="CopticCross"/>
            </w:pPr>
          </w:p>
        </w:tc>
        <w:tc>
          <w:tcPr>
            <w:tcW w:w="3960" w:type="dxa"/>
          </w:tcPr>
          <w:p w14:paraId="68137091" w14:textId="77777777" w:rsidR="00662A48" w:rsidRDefault="00662A48" w:rsidP="00662A48">
            <w:pPr>
              <w:pStyle w:val="CopticVersemulti-line"/>
            </w:pPr>
            <w:r>
              <w:t>Ⲝⲉⲣⲓⲧⲟⲥ ⲛ̀ⲧⲉ ⲛⲓⲡⲓⲥⲧⲟⲥ:</w:t>
            </w:r>
          </w:p>
          <w:p w14:paraId="4CD260EA" w14:textId="77777777" w:rsidR="00662A48" w:rsidRDefault="00662A48" w:rsidP="00662A48">
            <w:pPr>
              <w:pStyle w:val="CopticVersemulti-line"/>
            </w:pPr>
            <w:r>
              <w:t>ⲥⲉϯⲱ̀ⲟⲩ ⲛⲁⲥ ⲉⲩϫⲱ ⲙ̀ⲙⲟⲥ:</w:t>
            </w:r>
          </w:p>
          <w:p w14:paraId="3DDCBC9C" w14:textId="77777777" w:rsidR="00662A48" w:rsidRDefault="00662A48" w:rsidP="00662A48">
            <w:pPr>
              <w:pStyle w:val="CopticVersemulti-line"/>
            </w:pPr>
            <w:r>
              <w:t>ϫⲉ ⲭⲉⲣⲉ ϯϭⲣⲟⲙⲡⲓ ⲉⲑⲛⲉⲥⲱⲥ:</w:t>
            </w:r>
          </w:p>
          <w:p w14:paraId="184DA953" w14:textId="583C9113" w:rsidR="00662A48" w:rsidRPr="005130A7" w:rsidRDefault="00662A48" w:rsidP="00662A48">
            <w:pPr>
              <w:pStyle w:val="CopticHangingVerse"/>
            </w:pPr>
            <w:r>
              <w:t>ⲑ̀ⲙⲁⲩ ⲙ̀Ⲫϯ ⲡⲓⲗⲟⲅⲟⲥ.</w:t>
            </w:r>
          </w:p>
        </w:tc>
      </w:tr>
      <w:tr w:rsidR="00662A48" w14:paraId="756761A8" w14:textId="77777777" w:rsidTr="00A87408">
        <w:trPr>
          <w:cantSplit/>
          <w:jc w:val="center"/>
        </w:trPr>
        <w:tc>
          <w:tcPr>
            <w:tcW w:w="288" w:type="dxa"/>
          </w:tcPr>
          <w:p w14:paraId="2F82424F" w14:textId="77777777" w:rsidR="00662A48" w:rsidRDefault="00662A48" w:rsidP="00662A48">
            <w:pPr>
              <w:pStyle w:val="CopticCross"/>
            </w:pPr>
            <w:r w:rsidRPr="00FB5ACB">
              <w:t>¿</w:t>
            </w:r>
          </w:p>
        </w:tc>
        <w:tc>
          <w:tcPr>
            <w:tcW w:w="3960" w:type="dxa"/>
          </w:tcPr>
          <w:p w14:paraId="2DA72D4C" w14:textId="77777777" w:rsidR="00662A48" w:rsidRDefault="00662A48" w:rsidP="00662A48">
            <w:pPr>
              <w:pStyle w:val="EngHang"/>
            </w:pPr>
            <w:r>
              <w:t>It is fitting to give praise,</w:t>
            </w:r>
          </w:p>
          <w:p w14:paraId="0181794E" w14:textId="77777777" w:rsidR="00662A48" w:rsidRDefault="00662A48" w:rsidP="00662A48">
            <w:pPr>
              <w:pStyle w:val="EngHang"/>
            </w:pPr>
            <w:r>
              <w:t>Adornment, glory, and hymns</w:t>
            </w:r>
          </w:p>
          <w:p w14:paraId="5F175DC1" w14:textId="77777777" w:rsidR="00662A48" w:rsidRDefault="00662A48" w:rsidP="00662A48">
            <w:pPr>
              <w:pStyle w:val="EngHang"/>
            </w:pPr>
            <w:r>
              <w:t>To the Theotokos,</w:t>
            </w:r>
          </w:p>
          <w:p w14:paraId="7A418726" w14:textId="1E74ACB4" w:rsidR="00662A48" w:rsidRDefault="00662A48" w:rsidP="00662A48">
            <w:pPr>
              <w:pStyle w:val="EngHangEnd"/>
            </w:pPr>
            <w:r>
              <w:t>The pure Tabernacle.</w:t>
            </w:r>
          </w:p>
        </w:tc>
        <w:tc>
          <w:tcPr>
            <w:tcW w:w="288" w:type="dxa"/>
          </w:tcPr>
          <w:p w14:paraId="3EEABD9B" w14:textId="77777777" w:rsidR="00662A48" w:rsidRDefault="00662A48" w:rsidP="00662A48"/>
        </w:tc>
        <w:tc>
          <w:tcPr>
            <w:tcW w:w="288" w:type="dxa"/>
          </w:tcPr>
          <w:p w14:paraId="4E78C670" w14:textId="77777777" w:rsidR="00662A48" w:rsidRDefault="00662A48" w:rsidP="00662A48">
            <w:pPr>
              <w:pStyle w:val="CopticCross"/>
            </w:pPr>
            <w:r w:rsidRPr="00FB5ACB">
              <w:t>¿</w:t>
            </w:r>
          </w:p>
        </w:tc>
        <w:tc>
          <w:tcPr>
            <w:tcW w:w="3960" w:type="dxa"/>
          </w:tcPr>
          <w:p w14:paraId="26966F07" w14:textId="77777777" w:rsidR="00662A48" w:rsidRDefault="00662A48" w:rsidP="00662A48">
            <w:pPr>
              <w:pStyle w:val="CopticVersemulti-line"/>
            </w:pPr>
            <w:r>
              <w:t>Ⲟⲩϣⲟⲩϣⲟⲩ ⲛⲉⲙ ⲟⲩⲙⲉⲧⲗⲁⲙⲡ̀ⲣⲟⲥ:</w:t>
            </w:r>
          </w:p>
          <w:p w14:paraId="742E334F" w14:textId="77777777" w:rsidR="00662A48" w:rsidRDefault="00662A48" w:rsidP="00662A48">
            <w:pPr>
              <w:pStyle w:val="CopticVersemulti-line"/>
            </w:pPr>
            <w:r>
              <w:t>ⲛⲉⲙ ⲟⲩⲱ̀ⲟⲩ ⲛⲉⲙ ⲟⲩϩⲩⲙⲛⲟⲥ:</w:t>
            </w:r>
          </w:p>
          <w:p w14:paraId="2B7360C0" w14:textId="77777777" w:rsidR="00662A48" w:rsidRDefault="00662A48" w:rsidP="00662A48">
            <w:pPr>
              <w:pStyle w:val="CopticVersemulti-line"/>
            </w:pPr>
            <w:r>
              <w:t>ⲥⲉⲧⲱⲙⲓ ⲉ̀ϯⲑⲉⲟⲧⲟⲕⲟⲥ:</w:t>
            </w:r>
          </w:p>
          <w:p w14:paraId="42A9567A" w14:textId="045373C1" w:rsidR="00662A48" w:rsidRPr="005130A7" w:rsidRDefault="00662A48" w:rsidP="00662A48">
            <w:pPr>
              <w:pStyle w:val="CopticHangingVerse"/>
            </w:pPr>
            <w:r>
              <w:t>ϯⲥ̀ⲕⲏⲛⲏ ⲛ̀ⲕⲁⲑⲁⲣⲟⲥ.</w:t>
            </w:r>
          </w:p>
        </w:tc>
      </w:tr>
      <w:tr w:rsidR="00662A48" w14:paraId="1D354ACC" w14:textId="77777777" w:rsidTr="00A87408">
        <w:trPr>
          <w:cantSplit/>
          <w:jc w:val="center"/>
        </w:trPr>
        <w:tc>
          <w:tcPr>
            <w:tcW w:w="288" w:type="dxa"/>
          </w:tcPr>
          <w:p w14:paraId="1A1A53FC" w14:textId="77777777" w:rsidR="00662A48" w:rsidRDefault="00662A48" w:rsidP="00662A48">
            <w:pPr>
              <w:pStyle w:val="CopticCross"/>
            </w:pPr>
            <w:r w:rsidRPr="00FB5ACB">
              <w:lastRenderedPageBreak/>
              <w:t>¿</w:t>
            </w:r>
          </w:p>
        </w:tc>
        <w:tc>
          <w:tcPr>
            <w:tcW w:w="3960" w:type="dxa"/>
          </w:tcPr>
          <w:p w14:paraId="7D12306E" w14:textId="77777777" w:rsidR="00662A48" w:rsidRDefault="00662A48" w:rsidP="00662A48">
            <w:pPr>
              <w:pStyle w:val="EngHang"/>
            </w:pPr>
            <w:r>
              <w:t>You glory is above heaven,</w:t>
            </w:r>
          </w:p>
          <w:p w14:paraId="3DD8F142" w14:textId="77777777" w:rsidR="00662A48" w:rsidRDefault="00662A48" w:rsidP="00662A48">
            <w:pPr>
              <w:pStyle w:val="EngHang"/>
            </w:pPr>
            <w:r>
              <w:t>Earth, and all therein.</w:t>
            </w:r>
          </w:p>
          <w:p w14:paraId="46AC5036" w14:textId="77777777" w:rsidR="00662A48" w:rsidRDefault="00662A48" w:rsidP="00662A48">
            <w:pPr>
              <w:pStyle w:val="EngHang"/>
            </w:pPr>
            <w:r>
              <w:t>You are above all thought.</w:t>
            </w:r>
          </w:p>
          <w:p w14:paraId="65895117" w14:textId="5B8DFC49" w:rsidR="00662A48" w:rsidRDefault="00662A48" w:rsidP="00662A48">
            <w:pPr>
              <w:pStyle w:val="EngHangEnd"/>
            </w:pPr>
            <w:commentRangeStart w:id="1756"/>
            <w:r>
              <w:t>Your name adorns our works.</w:t>
            </w:r>
            <w:commentRangeEnd w:id="1756"/>
            <w:r>
              <w:rPr>
                <w:rStyle w:val="CommentReference"/>
                <w:rFonts w:ascii="Times New Roman" w:eastAsiaTheme="minorHAnsi" w:hAnsi="Times New Roman" w:cstheme="minorBidi"/>
                <w:color w:val="auto"/>
              </w:rPr>
              <w:commentReference w:id="1756"/>
            </w:r>
          </w:p>
        </w:tc>
        <w:tc>
          <w:tcPr>
            <w:tcW w:w="288" w:type="dxa"/>
          </w:tcPr>
          <w:p w14:paraId="5FF8BF56" w14:textId="77777777" w:rsidR="00662A48" w:rsidRDefault="00662A48" w:rsidP="00662A48"/>
        </w:tc>
        <w:tc>
          <w:tcPr>
            <w:tcW w:w="288" w:type="dxa"/>
          </w:tcPr>
          <w:p w14:paraId="64D13A3B" w14:textId="77777777" w:rsidR="00662A48" w:rsidRDefault="00662A48" w:rsidP="00662A48">
            <w:pPr>
              <w:pStyle w:val="CopticCross"/>
            </w:pPr>
            <w:r w:rsidRPr="00FB5ACB">
              <w:t>¿</w:t>
            </w:r>
          </w:p>
        </w:tc>
        <w:tc>
          <w:tcPr>
            <w:tcW w:w="3960" w:type="dxa"/>
          </w:tcPr>
          <w:p w14:paraId="108C69F7" w14:textId="77777777" w:rsidR="00662A48" w:rsidRDefault="00662A48" w:rsidP="00662A48">
            <w:pPr>
              <w:pStyle w:val="CopticVersemulti-line"/>
            </w:pPr>
            <w:r>
              <w:t>Ⲡⲉⲱ̀ⲟⲩ ⲥⲁⲡ̀ϣⲱⲓ ⲉ̀ⲛⲓⲫⲏⲟⲩⲓ̀:</w:t>
            </w:r>
          </w:p>
          <w:p w14:paraId="75C9DAB4" w14:textId="77777777" w:rsidR="00662A48" w:rsidRDefault="00662A48" w:rsidP="00662A48">
            <w:pPr>
              <w:pStyle w:val="CopticVersemulti-line"/>
            </w:pPr>
            <w:r>
              <w:t>ⲡ̀ⲕⲁϩⲓ ⲇⲉ ⲛⲉⲙ ⲛⲉϥϩ̀ⲃⲏⲟⲩⲓ̀:</w:t>
            </w:r>
          </w:p>
          <w:p w14:paraId="5BD83183" w14:textId="77777777" w:rsidR="00662A48" w:rsidRDefault="00662A48" w:rsidP="00662A48">
            <w:pPr>
              <w:pStyle w:val="CopticVersemulti-line"/>
            </w:pPr>
            <w:r>
              <w:t>ⲧⲉ ⲥⲁⲡ̀ϣⲱⲓ ⲅⲁⲣ ⲉ̀ⲛⲓⲙⲉⲩⲓ̀:</w:t>
            </w:r>
          </w:p>
          <w:p w14:paraId="215D8EA0" w14:textId="0FF04DAD" w:rsidR="00662A48" w:rsidRPr="005130A7" w:rsidRDefault="00662A48" w:rsidP="00662A48">
            <w:pPr>
              <w:pStyle w:val="CopticHangingVerse"/>
            </w:pPr>
            <w:r>
              <w:t>ⲡⲉⲣⲁⲛ ⲁϥⲥⲟⲗⲥⲉⲗ ⲛ̀ⲛⲉⲛϩ̀ⲃⲏⲟⲩⲓ̀.</w:t>
            </w:r>
          </w:p>
        </w:tc>
      </w:tr>
      <w:tr w:rsidR="00662A48" w14:paraId="3DBA9584" w14:textId="77777777" w:rsidTr="00A87408">
        <w:trPr>
          <w:cantSplit/>
          <w:jc w:val="center"/>
        </w:trPr>
        <w:tc>
          <w:tcPr>
            <w:tcW w:w="288" w:type="dxa"/>
          </w:tcPr>
          <w:p w14:paraId="20833034" w14:textId="77777777" w:rsidR="00662A48" w:rsidRDefault="00662A48" w:rsidP="00662A48">
            <w:pPr>
              <w:pStyle w:val="CopticCross"/>
            </w:pPr>
          </w:p>
        </w:tc>
        <w:tc>
          <w:tcPr>
            <w:tcW w:w="3960" w:type="dxa"/>
          </w:tcPr>
          <w:p w14:paraId="35B78848" w14:textId="77777777" w:rsidR="00662A48" w:rsidRDefault="00662A48" w:rsidP="00662A48">
            <w:pPr>
              <w:pStyle w:val="EngHang"/>
            </w:pPr>
            <w:r>
              <w:t>We magnify you in truth,</w:t>
            </w:r>
          </w:p>
          <w:p w14:paraId="5CF40CE5" w14:textId="77777777" w:rsidR="00662A48" w:rsidRDefault="00662A48" w:rsidP="00662A48">
            <w:pPr>
              <w:pStyle w:val="EngHang"/>
            </w:pPr>
            <w:r>
              <w:t>For no one is like you;</w:t>
            </w:r>
          </w:p>
          <w:p w14:paraId="199F85C2" w14:textId="77777777" w:rsidR="00662A48" w:rsidRDefault="00662A48" w:rsidP="00662A48">
            <w:pPr>
              <w:pStyle w:val="EngHang"/>
            </w:pPr>
            <w:r>
              <w:t>The son of God dwelt in you,</w:t>
            </w:r>
          </w:p>
          <w:p w14:paraId="3855B998" w14:textId="17DB31C8" w:rsidR="00662A48" w:rsidRDefault="00662A48" w:rsidP="00662A48">
            <w:pPr>
              <w:pStyle w:val="EngHangEnd"/>
            </w:pPr>
            <w:r>
              <w:t>In order to save us.</w:t>
            </w:r>
          </w:p>
        </w:tc>
        <w:tc>
          <w:tcPr>
            <w:tcW w:w="288" w:type="dxa"/>
          </w:tcPr>
          <w:p w14:paraId="4BBDD11D" w14:textId="77777777" w:rsidR="00662A48" w:rsidRDefault="00662A48" w:rsidP="00662A48"/>
        </w:tc>
        <w:tc>
          <w:tcPr>
            <w:tcW w:w="288" w:type="dxa"/>
          </w:tcPr>
          <w:p w14:paraId="4C0C17A8" w14:textId="77777777" w:rsidR="00662A48" w:rsidRDefault="00662A48" w:rsidP="00662A48">
            <w:pPr>
              <w:pStyle w:val="CopticCross"/>
            </w:pPr>
          </w:p>
        </w:tc>
        <w:tc>
          <w:tcPr>
            <w:tcW w:w="3960" w:type="dxa"/>
          </w:tcPr>
          <w:p w14:paraId="10E0AC95" w14:textId="77777777" w:rsidR="00662A48" w:rsidRDefault="00662A48" w:rsidP="00662A48">
            <w:pPr>
              <w:pStyle w:val="CopticVersemulti-line"/>
            </w:pPr>
            <w:r>
              <w:t>Ⲣⲏⲧⲟⲥ ⲁ̀ⲛⲟⲛ ⲧⲉⲛϭⲓⲥⲓ ⲙ̀ⲙⲟ:</w:t>
            </w:r>
          </w:p>
          <w:p w14:paraId="16499597" w14:textId="77777777" w:rsidR="00662A48" w:rsidRDefault="00662A48" w:rsidP="00662A48">
            <w:pPr>
              <w:pStyle w:val="CopticVersemulti-line"/>
            </w:pPr>
            <w:r>
              <w:t>ⲙ̀ⲙⲟⲛ ⲫⲏⲉⲧⲟ̀ⲛⲓ ⲙ̀ⲙⲟ:</w:t>
            </w:r>
          </w:p>
          <w:p w14:paraId="1FFC83F2" w14:textId="77777777" w:rsidR="00662A48" w:rsidRDefault="00662A48" w:rsidP="00662A48">
            <w:pPr>
              <w:pStyle w:val="CopticVersemulti-line"/>
            </w:pPr>
            <w:r>
              <w:t>ⲡ̀ϣⲏⲣⲓ ⲙ̀Ⲫⲛⲟⲩϯ ⲥⲁϧⲟⲩⲛ ⲙ̀ⲙⲟ:</w:t>
            </w:r>
          </w:p>
          <w:p w14:paraId="0822E512" w14:textId="355E9655" w:rsidR="00662A48" w:rsidRPr="005130A7" w:rsidRDefault="00662A48" w:rsidP="00662A48">
            <w:pPr>
              <w:pStyle w:val="CopticHangingVerse"/>
            </w:pPr>
            <w:r>
              <w:t>ⲟⲩⲟϩ ⲛ̀ⲑⲟϥ ⲁϥⲥⲱϯ ⲙ̀ⲙⲟⲛ.</w:t>
            </w:r>
          </w:p>
        </w:tc>
      </w:tr>
      <w:tr w:rsidR="00662A48" w14:paraId="7246139F" w14:textId="77777777" w:rsidTr="00A87408">
        <w:trPr>
          <w:cantSplit/>
          <w:jc w:val="center"/>
        </w:trPr>
        <w:tc>
          <w:tcPr>
            <w:tcW w:w="288" w:type="dxa"/>
          </w:tcPr>
          <w:p w14:paraId="3A06C8B6" w14:textId="77777777" w:rsidR="00662A48" w:rsidRDefault="00662A48" w:rsidP="00662A48">
            <w:pPr>
              <w:pStyle w:val="CopticCross"/>
            </w:pPr>
          </w:p>
        </w:tc>
        <w:tc>
          <w:tcPr>
            <w:tcW w:w="3960" w:type="dxa"/>
          </w:tcPr>
          <w:p w14:paraId="4F117203" w14:textId="77777777" w:rsidR="00662A48" w:rsidRDefault="00662A48" w:rsidP="00662A48">
            <w:pPr>
              <w:pStyle w:val="EngHang"/>
            </w:pPr>
            <w:r>
              <w:t>Hear of the honour of the Virgin,</w:t>
            </w:r>
          </w:p>
          <w:p w14:paraId="6B4FCB4F" w14:textId="77777777" w:rsidR="00662A48" w:rsidRDefault="00662A48" w:rsidP="00662A48">
            <w:pPr>
              <w:pStyle w:val="EngHang"/>
            </w:pPr>
            <w:r>
              <w:t>Proclaimed before all time,</w:t>
            </w:r>
          </w:p>
          <w:p w14:paraId="6F3776F4" w14:textId="77777777" w:rsidR="00662A48" w:rsidRDefault="00662A48" w:rsidP="00662A48">
            <w:pPr>
              <w:pStyle w:val="EngHang"/>
            </w:pPr>
            <w:r>
              <w:t>She is at the right hand of the Throne</w:t>
            </w:r>
          </w:p>
          <w:p w14:paraId="0ABB7995" w14:textId="3DDB6600" w:rsidR="00662A48" w:rsidRDefault="00662A48" w:rsidP="00662A48">
            <w:pPr>
              <w:pStyle w:val="EngHangEnd"/>
            </w:pPr>
            <w:commentRangeStart w:id="1757"/>
            <w:r>
              <w:t xml:space="preserve">Interceding </w:t>
            </w:r>
            <w:commentRangeEnd w:id="1757"/>
            <w:r>
              <w:rPr>
                <w:rStyle w:val="CommentReference"/>
                <w:rFonts w:ascii="Times New Roman" w:eastAsiaTheme="minorHAnsi" w:hAnsi="Times New Roman" w:cstheme="minorBidi"/>
                <w:color w:val="auto"/>
              </w:rPr>
              <w:commentReference w:id="1757"/>
            </w:r>
            <w:r>
              <w:t>for our race.</w:t>
            </w:r>
          </w:p>
        </w:tc>
        <w:tc>
          <w:tcPr>
            <w:tcW w:w="288" w:type="dxa"/>
          </w:tcPr>
          <w:p w14:paraId="5534048C" w14:textId="77777777" w:rsidR="00662A48" w:rsidRDefault="00662A48" w:rsidP="00662A48"/>
        </w:tc>
        <w:tc>
          <w:tcPr>
            <w:tcW w:w="288" w:type="dxa"/>
          </w:tcPr>
          <w:p w14:paraId="479F4A46" w14:textId="77777777" w:rsidR="00662A48" w:rsidRDefault="00662A48" w:rsidP="00662A48">
            <w:pPr>
              <w:pStyle w:val="CopticCross"/>
            </w:pPr>
          </w:p>
        </w:tc>
        <w:tc>
          <w:tcPr>
            <w:tcW w:w="3960" w:type="dxa"/>
          </w:tcPr>
          <w:p w14:paraId="08BA164C" w14:textId="77777777" w:rsidR="00662A48" w:rsidRDefault="00662A48" w:rsidP="00662A48">
            <w:pPr>
              <w:pStyle w:val="CopticVersemulti-line"/>
            </w:pPr>
            <w:r>
              <w:t>Ⲥⲱⲧⲉⲙ ⲉ̀ⲡ̀ⲧⲁⲓⲟ ⲛ̀ϯⲡⲁⲣⲑⲉⲛⲟⲥ:</w:t>
            </w:r>
          </w:p>
          <w:p w14:paraId="65F605CC" w14:textId="77777777" w:rsidR="00662A48" w:rsidRDefault="00662A48" w:rsidP="00662A48">
            <w:pPr>
              <w:pStyle w:val="CopticVersemulti-line"/>
            </w:pPr>
            <w:r>
              <w:t>Ϫⲉ ⲁⲩⲥⲁϫⲓ ⲉⲑⲃⲏⲧⲥ ⲓⲥϫⲉⲛ ⲭ̀ⲣⲟⲛⲟⲥ:</w:t>
            </w:r>
          </w:p>
          <w:p w14:paraId="2A49590C" w14:textId="77777777" w:rsidR="00662A48" w:rsidRDefault="00662A48" w:rsidP="00662A48">
            <w:pPr>
              <w:pStyle w:val="CopticVersemulti-line"/>
            </w:pPr>
            <w:r>
              <w:t>Ϫⲉ ⲛ̀ⲑⲟⲥ ⲡⲉ ⲉⲧⲉⲥⲧⲱⲃϩ ⲉϫⲉⲛ ⲡⲉⲛⲅⲉⲛⲟⲥ:</w:t>
            </w:r>
          </w:p>
          <w:p w14:paraId="72B058A8" w14:textId="5AE9F773" w:rsidR="00662A48" w:rsidRPr="005130A7" w:rsidRDefault="00662A48" w:rsidP="00662A48">
            <w:pPr>
              <w:pStyle w:val="CopticHangingVerse"/>
            </w:pPr>
            <w:r>
              <w:t>ⲥⲁⲟⲩⲓ̀ⲛⲁⲙ ⲙ̀ⲡⲓⲑ̀ⲣⲟⲛⲟⲥ.</w:t>
            </w:r>
          </w:p>
        </w:tc>
      </w:tr>
      <w:tr w:rsidR="00662A48" w14:paraId="7C7CEBD4" w14:textId="77777777" w:rsidTr="00A87408">
        <w:trPr>
          <w:cantSplit/>
          <w:jc w:val="center"/>
        </w:trPr>
        <w:tc>
          <w:tcPr>
            <w:tcW w:w="288" w:type="dxa"/>
          </w:tcPr>
          <w:p w14:paraId="056BBEDD" w14:textId="77777777" w:rsidR="00662A48" w:rsidRDefault="00662A48" w:rsidP="00662A48">
            <w:pPr>
              <w:pStyle w:val="CopticCross"/>
            </w:pPr>
            <w:r w:rsidRPr="00FB5ACB">
              <w:t>¿</w:t>
            </w:r>
          </w:p>
        </w:tc>
        <w:tc>
          <w:tcPr>
            <w:tcW w:w="3960" w:type="dxa"/>
          </w:tcPr>
          <w:p w14:paraId="7EAA1D3D" w14:textId="77777777" w:rsidR="00662A48" w:rsidRDefault="00662A48" w:rsidP="00662A48">
            <w:pPr>
              <w:pStyle w:val="EngHang"/>
            </w:pPr>
            <w:r>
              <w:t>We magnify you with Elizabeth,</w:t>
            </w:r>
          </w:p>
          <w:p w14:paraId="5F3097C8" w14:textId="77777777" w:rsidR="00662A48" w:rsidRDefault="00662A48" w:rsidP="00662A48">
            <w:pPr>
              <w:pStyle w:val="EngHang"/>
            </w:pPr>
            <w:r>
              <w:t>On our lips and in our hearts.</w:t>
            </w:r>
          </w:p>
          <w:p w14:paraId="663BBFC7" w14:textId="77777777" w:rsidR="00662A48" w:rsidRDefault="00662A48" w:rsidP="00662A48">
            <w:pPr>
              <w:pStyle w:val="EngHang"/>
            </w:pPr>
            <w:r>
              <w:t>Remember us, O merciful One,</w:t>
            </w:r>
          </w:p>
          <w:p w14:paraId="43D962BE" w14:textId="1D391341" w:rsidR="00662A48" w:rsidRPr="0078672A" w:rsidRDefault="00662A48" w:rsidP="00662A48">
            <w:pPr>
              <w:pStyle w:val="EngHangEnd"/>
            </w:pPr>
            <w:r>
              <w:t>For the sake of Your Mother, the Bride.</w:t>
            </w:r>
          </w:p>
        </w:tc>
        <w:tc>
          <w:tcPr>
            <w:tcW w:w="288" w:type="dxa"/>
          </w:tcPr>
          <w:p w14:paraId="05ADDE2E" w14:textId="77777777" w:rsidR="00662A48" w:rsidRDefault="00662A48" w:rsidP="00662A48"/>
        </w:tc>
        <w:tc>
          <w:tcPr>
            <w:tcW w:w="288" w:type="dxa"/>
          </w:tcPr>
          <w:p w14:paraId="7A31454D" w14:textId="77777777" w:rsidR="00662A48" w:rsidRDefault="00662A48" w:rsidP="00662A48">
            <w:pPr>
              <w:pStyle w:val="CopticCross"/>
            </w:pPr>
            <w:r w:rsidRPr="00FB5ACB">
              <w:t>¿</w:t>
            </w:r>
          </w:p>
        </w:tc>
        <w:tc>
          <w:tcPr>
            <w:tcW w:w="3960" w:type="dxa"/>
          </w:tcPr>
          <w:p w14:paraId="5CC6EBAA" w14:textId="77777777" w:rsidR="00662A48" w:rsidRDefault="00662A48" w:rsidP="00662A48">
            <w:pPr>
              <w:pStyle w:val="CopticVersemulti-line"/>
            </w:pPr>
            <w:r>
              <w:t>Ⲧⲉⲛϭⲓⲥⲓ ⲙ̀ⲙⲟ ⲛⲉⲙ Ⲉⲗⲓⲥⲁⲃⲉⲧ:</w:t>
            </w:r>
          </w:p>
          <w:p w14:paraId="564BC062" w14:textId="77777777" w:rsidR="00662A48" w:rsidRDefault="00662A48" w:rsidP="00662A48">
            <w:pPr>
              <w:pStyle w:val="CopticVersemulti-line"/>
            </w:pPr>
            <w:r>
              <w:t>ϧⲉⲛ ⲛⲉⲛⲥ̀ⲫⲟⲧⲟⲩ ⲛⲉⲙ ⲛⲉⲛϩⲏⲧ:</w:t>
            </w:r>
          </w:p>
          <w:p w14:paraId="33205176" w14:textId="77777777" w:rsidR="00662A48" w:rsidRDefault="00662A48" w:rsidP="00662A48">
            <w:pPr>
              <w:pStyle w:val="CopticVersemulti-line"/>
            </w:pPr>
            <w:r>
              <w:t>ⲁ̀ⲣⲓⲡⲉⲛⲙⲉⲩⲓ̀ ⲱ̀ ⲡⲓⲛⲁⲏⲧ:</w:t>
            </w:r>
          </w:p>
          <w:p w14:paraId="7483B9D4" w14:textId="79E1D7E2" w:rsidR="00662A48" w:rsidRPr="005130A7" w:rsidRDefault="00662A48" w:rsidP="00662A48">
            <w:pPr>
              <w:pStyle w:val="CopticHangingVerse"/>
            </w:pPr>
            <w:r>
              <w:t>ⲉⲑⲃⲉ ⲧⲉⲕⲙⲁⲩ ⲛ̀ϣⲉⲗⲉⲧ.</w:t>
            </w:r>
          </w:p>
        </w:tc>
      </w:tr>
      <w:tr w:rsidR="00662A48" w14:paraId="1A3510B7" w14:textId="77777777" w:rsidTr="00A87408">
        <w:trPr>
          <w:cantSplit/>
          <w:jc w:val="center"/>
        </w:trPr>
        <w:tc>
          <w:tcPr>
            <w:tcW w:w="288" w:type="dxa"/>
          </w:tcPr>
          <w:p w14:paraId="5F7020EB" w14:textId="77777777" w:rsidR="00662A48" w:rsidRDefault="00662A48" w:rsidP="00662A48">
            <w:pPr>
              <w:pStyle w:val="CopticCross"/>
            </w:pPr>
            <w:r w:rsidRPr="00FB5ACB">
              <w:t>¿</w:t>
            </w:r>
          </w:p>
        </w:tc>
        <w:tc>
          <w:tcPr>
            <w:tcW w:w="3960" w:type="dxa"/>
          </w:tcPr>
          <w:p w14:paraId="31A475E9" w14:textId="77777777" w:rsidR="00662A48" w:rsidRDefault="00662A48" w:rsidP="00662A48">
            <w:pPr>
              <w:pStyle w:val="EngHang"/>
            </w:pPr>
            <w:r>
              <w:t>Behold, the hosts of the heavens,</w:t>
            </w:r>
          </w:p>
          <w:p w14:paraId="0D4C488F" w14:textId="77777777" w:rsidR="00662A48" w:rsidRDefault="00662A48" w:rsidP="00662A48">
            <w:pPr>
              <w:pStyle w:val="EngHang"/>
            </w:pPr>
            <w:r>
              <w:t>The angelic choir,</w:t>
            </w:r>
          </w:p>
          <w:p w14:paraId="4288526B" w14:textId="77777777" w:rsidR="00662A48" w:rsidRDefault="00662A48" w:rsidP="00662A48">
            <w:pPr>
              <w:pStyle w:val="EngHang"/>
            </w:pPr>
            <w:r>
              <w:t>Praise you spiritually,</w:t>
            </w:r>
          </w:p>
          <w:p w14:paraId="6C1BB462" w14:textId="02CE9CC1" w:rsidR="00662A48" w:rsidRDefault="00662A48" w:rsidP="00662A48">
            <w:pPr>
              <w:pStyle w:val="EngHangEnd"/>
            </w:pPr>
            <w:r>
              <w:t>O rational Sanctuary.</w:t>
            </w:r>
          </w:p>
        </w:tc>
        <w:tc>
          <w:tcPr>
            <w:tcW w:w="288" w:type="dxa"/>
          </w:tcPr>
          <w:p w14:paraId="7DE3F455" w14:textId="77777777" w:rsidR="00662A48" w:rsidRDefault="00662A48" w:rsidP="00662A48"/>
        </w:tc>
        <w:tc>
          <w:tcPr>
            <w:tcW w:w="288" w:type="dxa"/>
          </w:tcPr>
          <w:p w14:paraId="2D214DE7" w14:textId="77777777" w:rsidR="00662A48" w:rsidRDefault="00662A48" w:rsidP="00662A48">
            <w:pPr>
              <w:pStyle w:val="CopticCross"/>
            </w:pPr>
            <w:r w:rsidRPr="00FB5ACB">
              <w:t>¿</w:t>
            </w:r>
          </w:p>
        </w:tc>
        <w:tc>
          <w:tcPr>
            <w:tcW w:w="3960" w:type="dxa"/>
          </w:tcPr>
          <w:p w14:paraId="6823E5E5" w14:textId="77777777" w:rsidR="00662A48" w:rsidRDefault="00662A48" w:rsidP="00662A48">
            <w:pPr>
              <w:pStyle w:val="CopticVersemulti-line"/>
            </w:pPr>
            <w:r>
              <w:t>Ⲩⲥ ⲛⲓⲧⲁⲅⲙⲁ ⲛ̀ⲉ̀ⲡⲟⲩⲣⲁⲛⲓⲟⲛ:</w:t>
            </w:r>
          </w:p>
          <w:p w14:paraId="44377881" w14:textId="77777777" w:rsidR="00662A48" w:rsidRDefault="00662A48" w:rsidP="00662A48">
            <w:pPr>
              <w:pStyle w:val="CopticVersemulti-line"/>
            </w:pPr>
            <w:r>
              <w:t>ⲛⲉⲙ ⲡ̀ⲭⲟⲣⲟⲥ ⲛ̀ⲁⲅⲅⲉⲗⲓⲕⲟⲛ:</w:t>
            </w:r>
          </w:p>
          <w:p w14:paraId="1F16BF70" w14:textId="77777777" w:rsidR="00662A48" w:rsidRDefault="00662A48" w:rsidP="00662A48">
            <w:pPr>
              <w:pStyle w:val="CopticVersemulti-line"/>
            </w:pPr>
            <w:r>
              <w:t>ⲥⲉϩⲱⲥ ⲉ̀ⲣⲟ ⲡ̀ⲛⲉⲩⲙⲁⲧⲓⲕⲟⲛ:</w:t>
            </w:r>
          </w:p>
          <w:p w14:paraId="6E38F5A8" w14:textId="46BAE59B" w:rsidR="00662A48" w:rsidRPr="005130A7" w:rsidRDefault="00662A48" w:rsidP="00662A48">
            <w:pPr>
              <w:pStyle w:val="CopticHangingVerse"/>
            </w:pPr>
            <w:r>
              <w:t>ⲱ̀ ⲡⲓⲉⲣⲫⲉⲓ ⲛ̀ⲗⲟⲅⲓⲕⲟⲛ.</w:t>
            </w:r>
          </w:p>
        </w:tc>
      </w:tr>
      <w:tr w:rsidR="00662A48" w14:paraId="347640F9" w14:textId="77777777" w:rsidTr="00A87408">
        <w:trPr>
          <w:cantSplit/>
          <w:jc w:val="center"/>
        </w:trPr>
        <w:tc>
          <w:tcPr>
            <w:tcW w:w="288" w:type="dxa"/>
          </w:tcPr>
          <w:p w14:paraId="00CEF881" w14:textId="77777777" w:rsidR="00662A48" w:rsidRDefault="00662A48" w:rsidP="00662A48">
            <w:pPr>
              <w:pStyle w:val="CopticCross"/>
            </w:pPr>
          </w:p>
        </w:tc>
        <w:tc>
          <w:tcPr>
            <w:tcW w:w="3960" w:type="dxa"/>
          </w:tcPr>
          <w:p w14:paraId="4B604F56" w14:textId="77777777" w:rsidR="00662A48" w:rsidRDefault="00662A48" w:rsidP="00662A48">
            <w:pPr>
              <w:pStyle w:val="EngHang"/>
            </w:pPr>
            <w:r>
              <w:t>All the tribes of the faithful,</w:t>
            </w:r>
          </w:p>
          <w:p w14:paraId="48D06B10" w14:textId="77777777" w:rsidR="00662A48" w:rsidRDefault="00662A48" w:rsidP="00662A48">
            <w:pPr>
              <w:pStyle w:val="EngHang"/>
            </w:pPr>
            <w:r>
              <w:t>The faithful of Jesus Christ,</w:t>
            </w:r>
          </w:p>
          <w:p w14:paraId="7EA826F7" w14:textId="77777777" w:rsidR="00662A48" w:rsidRDefault="00662A48" w:rsidP="00662A48">
            <w:pPr>
              <w:pStyle w:val="EngHang"/>
            </w:pPr>
            <w:r>
              <w:t>Magnify her with honour,</w:t>
            </w:r>
          </w:p>
          <w:p w14:paraId="724AECEE" w14:textId="13EBCFFD" w:rsidR="00662A48" w:rsidRDefault="00662A48" w:rsidP="00662A48">
            <w:pPr>
              <w:pStyle w:val="EngHangEnd"/>
            </w:pPr>
            <w:r>
              <w:t>On account of her blessedness.</w:t>
            </w:r>
          </w:p>
        </w:tc>
        <w:tc>
          <w:tcPr>
            <w:tcW w:w="288" w:type="dxa"/>
          </w:tcPr>
          <w:p w14:paraId="3F705069" w14:textId="77777777" w:rsidR="00662A48" w:rsidRDefault="00662A48" w:rsidP="00662A48"/>
        </w:tc>
        <w:tc>
          <w:tcPr>
            <w:tcW w:w="288" w:type="dxa"/>
          </w:tcPr>
          <w:p w14:paraId="52C99FD7" w14:textId="77777777" w:rsidR="00662A48" w:rsidRDefault="00662A48" w:rsidP="00662A48">
            <w:pPr>
              <w:pStyle w:val="CopticCross"/>
            </w:pPr>
          </w:p>
        </w:tc>
        <w:tc>
          <w:tcPr>
            <w:tcW w:w="3960" w:type="dxa"/>
          </w:tcPr>
          <w:p w14:paraId="0B0754D0" w14:textId="77777777" w:rsidR="00662A48" w:rsidRDefault="00662A48" w:rsidP="00662A48">
            <w:pPr>
              <w:pStyle w:val="CopticVersemulti-line"/>
            </w:pPr>
            <w:r>
              <w:t>Ⲫⲩⲗⲏ ⲛⲓⲃⲉⲛ ⲙ̀ⲡⲓⲥⲧⲟⲥ:</w:t>
            </w:r>
          </w:p>
          <w:p w14:paraId="334D5973" w14:textId="77777777" w:rsidR="00662A48" w:rsidRDefault="00662A48" w:rsidP="00662A48">
            <w:pPr>
              <w:pStyle w:val="CopticVersemulti-line"/>
            </w:pPr>
            <w:r>
              <w:t>ⲉ̀ⲧⲁⲩⲛⲁϩϯ ⲉ̀Ⲓⲏ̄ⲥ̄ Ⲡⲭ̄ⲥ̄:</w:t>
            </w:r>
          </w:p>
          <w:p w14:paraId="396D58DC" w14:textId="77777777" w:rsidR="00662A48" w:rsidRDefault="00662A48" w:rsidP="00662A48">
            <w:pPr>
              <w:pStyle w:val="CopticVersemulti-line"/>
            </w:pPr>
            <w:r>
              <w:t>ϧⲉⲛ ϩⲁⲛⲧⲁⲓⲟ ⲥⲉϭⲓⲥⲓ ⲙ̀ⲙⲟⲥ:</w:t>
            </w:r>
          </w:p>
          <w:p w14:paraId="16B8392D" w14:textId="32F6BFB9" w:rsidR="00662A48" w:rsidRPr="005130A7" w:rsidRDefault="00662A48" w:rsidP="00662A48">
            <w:pPr>
              <w:pStyle w:val="CopticHangingVerse"/>
            </w:pPr>
            <w:r>
              <w:t>ⲉⲑⲃⲉ ⲛⲉⲥⲙⲁⲕⲁⲣⲓⲥⲙⲟⲥ.</w:t>
            </w:r>
          </w:p>
        </w:tc>
      </w:tr>
      <w:tr w:rsidR="00662A48" w14:paraId="11644D87" w14:textId="77777777" w:rsidTr="00A87408">
        <w:trPr>
          <w:cantSplit/>
          <w:jc w:val="center"/>
        </w:trPr>
        <w:tc>
          <w:tcPr>
            <w:tcW w:w="288" w:type="dxa"/>
          </w:tcPr>
          <w:p w14:paraId="37A77131" w14:textId="77777777" w:rsidR="00662A48" w:rsidRDefault="00662A48" w:rsidP="00662A48">
            <w:pPr>
              <w:pStyle w:val="CopticCross"/>
            </w:pPr>
          </w:p>
        </w:tc>
        <w:tc>
          <w:tcPr>
            <w:tcW w:w="3960" w:type="dxa"/>
          </w:tcPr>
          <w:p w14:paraId="5896D2EF" w14:textId="77777777" w:rsidR="00662A48" w:rsidRDefault="00662A48" w:rsidP="00662A48">
            <w:pPr>
              <w:pStyle w:val="EngHang"/>
            </w:pPr>
            <w:r>
              <w:t>Hail to the true Bride,</w:t>
            </w:r>
          </w:p>
          <w:p w14:paraId="2D26F33E" w14:textId="77777777" w:rsidR="00662A48" w:rsidRDefault="00662A48" w:rsidP="00662A48">
            <w:pPr>
              <w:pStyle w:val="EngHang"/>
            </w:pPr>
            <w:r>
              <w:t>The true Mother of God,</w:t>
            </w:r>
          </w:p>
          <w:p w14:paraId="4A4E51E3" w14:textId="77777777" w:rsidR="00662A48" w:rsidRDefault="00662A48" w:rsidP="00662A48">
            <w:pPr>
              <w:pStyle w:val="EngHang"/>
            </w:pPr>
            <w:r>
              <w:t>Who is more pure than</w:t>
            </w:r>
          </w:p>
          <w:p w14:paraId="5D1410B1" w14:textId="39A84C6E" w:rsidR="00662A48" w:rsidRDefault="00662A48" w:rsidP="00662A48">
            <w:pPr>
              <w:pStyle w:val="EngHangEnd"/>
            </w:pPr>
            <w:r>
              <w:t>The Sanctuaries.</w:t>
            </w:r>
          </w:p>
        </w:tc>
        <w:tc>
          <w:tcPr>
            <w:tcW w:w="288" w:type="dxa"/>
          </w:tcPr>
          <w:p w14:paraId="65D138C1" w14:textId="77777777" w:rsidR="00662A48" w:rsidRDefault="00662A48" w:rsidP="00662A48"/>
        </w:tc>
        <w:tc>
          <w:tcPr>
            <w:tcW w:w="288" w:type="dxa"/>
          </w:tcPr>
          <w:p w14:paraId="267B37E1" w14:textId="77777777" w:rsidR="00662A48" w:rsidRDefault="00662A48" w:rsidP="00662A48">
            <w:pPr>
              <w:pStyle w:val="CopticCross"/>
            </w:pPr>
          </w:p>
        </w:tc>
        <w:tc>
          <w:tcPr>
            <w:tcW w:w="3960" w:type="dxa"/>
          </w:tcPr>
          <w:p w14:paraId="3F25E0D7" w14:textId="77777777" w:rsidR="00662A48" w:rsidRDefault="00662A48" w:rsidP="00662A48">
            <w:pPr>
              <w:pStyle w:val="CopticVersemulti-line"/>
            </w:pPr>
            <w:r>
              <w:t>Ⲭⲉⲣⲉ ϯϣⲉⲗⲉⲧ ⲙ̀ⲙⲏⲓ:</w:t>
            </w:r>
          </w:p>
          <w:p w14:paraId="2B2F80A2" w14:textId="77777777" w:rsidR="00662A48" w:rsidRDefault="00662A48" w:rsidP="00662A48">
            <w:pPr>
              <w:pStyle w:val="CopticVersemulti-line"/>
            </w:pPr>
            <w:r>
              <w:t>ⲑⲏⲉⲧ ⲥⲁⲡ̀ϣⲱⲓ ⲉ̀ⲛⲓⲉⲣⲫⲏⲟⲩⲓ̀:</w:t>
            </w:r>
          </w:p>
          <w:p w14:paraId="5866893D" w14:textId="77777777" w:rsidR="00662A48" w:rsidRDefault="00662A48" w:rsidP="00662A48">
            <w:pPr>
              <w:pStyle w:val="CopticVersemulti-line"/>
            </w:pPr>
            <w:r>
              <w:t>ⲑ̀ⲙⲁⲩ ⲙ̀Ⲫϯ ϧⲉⲛ ⲟⲩⲙⲉⲑⲙⲏⲓ:</w:t>
            </w:r>
          </w:p>
          <w:p w14:paraId="21C80493" w14:textId="70ABC073" w:rsidR="00662A48" w:rsidRPr="005130A7" w:rsidRDefault="00662A48" w:rsidP="00662A48">
            <w:pPr>
              <w:pStyle w:val="CopticHangingVerse"/>
            </w:pPr>
            <w:r>
              <w:t>ⲉⲑⲃⲉ ⲡⲉⲥⲧⲟⲩⲃⲟ ⲙ̀ⲙⲏⲓ.</w:t>
            </w:r>
          </w:p>
        </w:tc>
      </w:tr>
      <w:tr w:rsidR="00662A48" w14:paraId="66CC36B3" w14:textId="77777777" w:rsidTr="00A87408">
        <w:trPr>
          <w:cantSplit/>
          <w:jc w:val="center"/>
        </w:trPr>
        <w:tc>
          <w:tcPr>
            <w:tcW w:w="288" w:type="dxa"/>
          </w:tcPr>
          <w:p w14:paraId="4FFEEA84" w14:textId="77777777" w:rsidR="00662A48" w:rsidRPr="003209AF" w:rsidRDefault="00662A48" w:rsidP="00662A48">
            <w:pPr>
              <w:pStyle w:val="CopticCross"/>
              <w:rPr>
                <w:b/>
              </w:rPr>
            </w:pPr>
            <w:r w:rsidRPr="00FB5ACB">
              <w:t>¿</w:t>
            </w:r>
          </w:p>
        </w:tc>
        <w:tc>
          <w:tcPr>
            <w:tcW w:w="3960" w:type="dxa"/>
          </w:tcPr>
          <w:p w14:paraId="0888DF12" w14:textId="77777777" w:rsidR="00662A48" w:rsidRDefault="00662A48" w:rsidP="00662A48">
            <w:pPr>
              <w:pStyle w:val="EngHang"/>
            </w:pPr>
            <w:r>
              <w:t>Her luminous virginity</w:t>
            </w:r>
          </w:p>
          <w:p w14:paraId="05E2777B" w14:textId="77777777" w:rsidR="00662A48" w:rsidRDefault="00662A48" w:rsidP="00662A48">
            <w:pPr>
              <w:pStyle w:val="EngHang"/>
            </w:pPr>
            <w:r>
              <w:t>Is proclaimed in the Churches.</w:t>
            </w:r>
          </w:p>
          <w:p w14:paraId="5C0E572A" w14:textId="77777777" w:rsidR="00662A48" w:rsidRDefault="00662A48" w:rsidP="00662A48">
            <w:pPr>
              <w:pStyle w:val="EngHang"/>
            </w:pPr>
            <w:r>
              <w:t>We will find favour</w:t>
            </w:r>
          </w:p>
          <w:p w14:paraId="32D78781" w14:textId="2D32C9EA" w:rsidR="00662A48" w:rsidRDefault="00662A48" w:rsidP="00662A48">
            <w:pPr>
              <w:pStyle w:val="EngHangEnd"/>
            </w:pPr>
            <w:r>
              <w:t>Through her intercessions.</w:t>
            </w:r>
          </w:p>
        </w:tc>
        <w:tc>
          <w:tcPr>
            <w:tcW w:w="288" w:type="dxa"/>
          </w:tcPr>
          <w:p w14:paraId="1176379C" w14:textId="77777777" w:rsidR="00662A48" w:rsidRDefault="00662A48" w:rsidP="00662A48"/>
        </w:tc>
        <w:tc>
          <w:tcPr>
            <w:tcW w:w="288" w:type="dxa"/>
          </w:tcPr>
          <w:p w14:paraId="7F4003AE" w14:textId="77777777" w:rsidR="00662A48" w:rsidRDefault="00662A48" w:rsidP="00662A48">
            <w:pPr>
              <w:pStyle w:val="CopticCross"/>
            </w:pPr>
            <w:r w:rsidRPr="00FB5ACB">
              <w:t>¿</w:t>
            </w:r>
          </w:p>
        </w:tc>
        <w:tc>
          <w:tcPr>
            <w:tcW w:w="3960" w:type="dxa"/>
          </w:tcPr>
          <w:p w14:paraId="0802ED13" w14:textId="77777777" w:rsidR="00662A48" w:rsidRDefault="00662A48" w:rsidP="00662A48">
            <w:pPr>
              <w:pStyle w:val="CopticVersemulti-line"/>
            </w:pPr>
            <w:r>
              <w:t>Ⲯⲁⲓ ⲛ̀ⲧⲉⲥⲡⲁⲣⲑⲉⲛⲓⲁ̀:</w:t>
            </w:r>
          </w:p>
          <w:p w14:paraId="734D9797" w14:textId="77777777" w:rsidR="00662A48" w:rsidRDefault="00662A48" w:rsidP="00662A48">
            <w:pPr>
              <w:pStyle w:val="CopticVersemulti-line"/>
            </w:pPr>
            <w:r>
              <w:t>ⲁϥⲟⲩⲱⲛϩ ⲉ̀ⲃⲟⲗϧⲉⲛ ⲛⲓⲉⲕ̀ⲕⲗⲏⲥⲓⲁ̀:</w:t>
            </w:r>
          </w:p>
          <w:p w14:paraId="02BD63B6" w14:textId="77777777" w:rsidR="00662A48" w:rsidRDefault="00662A48" w:rsidP="00662A48">
            <w:pPr>
              <w:pStyle w:val="CopticVersemulti-line"/>
            </w:pPr>
            <w:r>
              <w:t>ⲉ̀ⲃⲟⲗϩⲓⲧⲉⲛ ⲛⲉⲥⲡ̀ⲣⲉⲥⲃⲓⲁ̀:</w:t>
            </w:r>
          </w:p>
          <w:p w14:paraId="499EA928" w14:textId="36A6E727" w:rsidR="00662A48" w:rsidRPr="005130A7" w:rsidRDefault="00662A48" w:rsidP="00662A48">
            <w:pPr>
              <w:pStyle w:val="CopticHangingVerse"/>
            </w:pPr>
            <w:r>
              <w:t>ⲧⲉⲛⲛⲁϫⲓⲙⲓ ⲛ̀ⲟⲩⲡⲁⲣⲣⲏⲥⲓⲁ̀.</w:t>
            </w:r>
          </w:p>
        </w:tc>
      </w:tr>
      <w:tr w:rsidR="00662A48" w14:paraId="31C77992" w14:textId="77777777" w:rsidTr="00A87408">
        <w:trPr>
          <w:cantSplit/>
          <w:jc w:val="center"/>
        </w:trPr>
        <w:tc>
          <w:tcPr>
            <w:tcW w:w="288" w:type="dxa"/>
          </w:tcPr>
          <w:p w14:paraId="435B62B2" w14:textId="77777777" w:rsidR="00662A48" w:rsidRDefault="00662A48" w:rsidP="00662A48">
            <w:pPr>
              <w:pStyle w:val="CopticCross"/>
            </w:pPr>
            <w:r w:rsidRPr="00FB5ACB">
              <w:t>¿</w:t>
            </w:r>
          </w:p>
        </w:tc>
        <w:tc>
          <w:tcPr>
            <w:tcW w:w="3960" w:type="dxa"/>
          </w:tcPr>
          <w:p w14:paraId="1078DFD1" w14:textId="77777777" w:rsidR="00662A48" w:rsidRDefault="00662A48" w:rsidP="00662A48">
            <w:pPr>
              <w:pStyle w:val="EngHang"/>
            </w:pPr>
            <w:r>
              <w:t>O our Lord Jesus Christ,</w:t>
            </w:r>
          </w:p>
          <w:p w14:paraId="082F052F" w14:textId="77777777" w:rsidR="00662A48" w:rsidRDefault="00662A48" w:rsidP="00662A48">
            <w:pPr>
              <w:pStyle w:val="EngHang"/>
            </w:pPr>
            <w:r>
              <w:t>Remember those in need,</w:t>
            </w:r>
          </w:p>
          <w:p w14:paraId="0EE68EA7" w14:textId="77777777" w:rsidR="00662A48" w:rsidRDefault="00662A48" w:rsidP="00662A48">
            <w:pPr>
              <w:pStyle w:val="EngHang"/>
            </w:pPr>
            <w:r>
              <w:t>And count us with Your faithful,</w:t>
            </w:r>
          </w:p>
          <w:p w14:paraId="2F874748" w14:textId="3DFB6772" w:rsidR="00662A48" w:rsidRDefault="00662A48" w:rsidP="00662A48">
            <w:pPr>
              <w:pStyle w:val="EngHangEnd"/>
            </w:pPr>
            <w:r>
              <w:t>For the sake of Your Mother, the Virgin.</w:t>
            </w:r>
          </w:p>
        </w:tc>
        <w:tc>
          <w:tcPr>
            <w:tcW w:w="288" w:type="dxa"/>
          </w:tcPr>
          <w:p w14:paraId="73C668C6" w14:textId="77777777" w:rsidR="00662A48" w:rsidRDefault="00662A48" w:rsidP="00662A48"/>
        </w:tc>
        <w:tc>
          <w:tcPr>
            <w:tcW w:w="288" w:type="dxa"/>
          </w:tcPr>
          <w:p w14:paraId="1DAE690C" w14:textId="77777777" w:rsidR="00662A48" w:rsidRDefault="00662A48" w:rsidP="00662A48">
            <w:pPr>
              <w:pStyle w:val="CopticCross"/>
            </w:pPr>
            <w:r w:rsidRPr="00FB5ACB">
              <w:t>¿</w:t>
            </w:r>
          </w:p>
        </w:tc>
        <w:tc>
          <w:tcPr>
            <w:tcW w:w="3960" w:type="dxa"/>
          </w:tcPr>
          <w:p w14:paraId="3BFE9930" w14:textId="77777777" w:rsidR="00662A48" w:rsidRDefault="00662A48" w:rsidP="00662A48">
            <w:pPr>
              <w:pStyle w:val="CopticVersemulti-line"/>
            </w:pPr>
            <w:r>
              <w:t>Ⲱ Ⲡⲉⲛⲟ̄ⲥ̄ Ⲓⲏ̄ⲥ̄ Ⲡⲭ̄ⲥ̄:</w:t>
            </w:r>
          </w:p>
          <w:p w14:paraId="3147A500" w14:textId="77777777" w:rsidR="00662A48" w:rsidRDefault="00662A48" w:rsidP="00662A48">
            <w:pPr>
              <w:pStyle w:val="CopticVersemulti-line"/>
            </w:pPr>
            <w:r>
              <w:t>ⲉⲑⲃⲉ ⲧⲉⲕⲙⲁⲩ ⲙ̀ⲡⲁⲣⲑⲉⲛⲟⲥ:</w:t>
            </w:r>
          </w:p>
          <w:p w14:paraId="2491AD52" w14:textId="77777777" w:rsidR="00662A48" w:rsidRDefault="00662A48" w:rsidP="00662A48">
            <w:pPr>
              <w:pStyle w:val="CopticVersemulti-line"/>
            </w:pPr>
            <w:r>
              <w:t>ⲁ̀ⲣⲓⲫ̀ⲙⲉⲩⲓ̀ ⲙ̀ⲡⲓⲉ̀ⲗⲁⲭⲓⲥⲧⲟⲥ:</w:t>
            </w:r>
          </w:p>
          <w:p w14:paraId="000A9A20" w14:textId="03B2DEBC" w:rsidR="00662A48" w:rsidRPr="00384F62" w:rsidRDefault="00662A48" w:rsidP="00662A48">
            <w:pPr>
              <w:pStyle w:val="CopticHangingVerse"/>
            </w:pPr>
            <w:r>
              <w:t>ⲟⲩⲟϩ ⲟⲡⲧⲉⲛ ϩⲱⲛ ⲛⲉⲙ ⲛⲉⲕⲡⲓⲥⲧⲟⲥ.</w:t>
            </w:r>
          </w:p>
        </w:tc>
      </w:tr>
    </w:tbl>
    <w:p w14:paraId="035C4EB8" w14:textId="77777777" w:rsidR="00E87FBF" w:rsidRDefault="00E87FBF" w:rsidP="00E87FBF">
      <w:pPr>
        <w:pStyle w:val="Heading3"/>
      </w:pPr>
      <w:bookmarkStart w:id="1758" w:name="_Toc448227651"/>
      <w:r>
        <w:t>August 12 / Mesori 19: Translocation of the Relics of St. Macarius the Great</w:t>
      </w:r>
      <w:bookmarkEnd w:id="1758"/>
    </w:p>
    <w:p w14:paraId="0744AB3C" w14:textId="18FBE0AD" w:rsidR="00E87FBF" w:rsidRDefault="00E87FBF" w:rsidP="00336FAA">
      <w:pPr>
        <w:pStyle w:val="Rubric"/>
      </w:pPr>
      <w:r>
        <w:t>See</w:t>
      </w:r>
      <w:r w:rsidR="00237D47">
        <w:t xml:space="preserve"> </w:t>
      </w:r>
      <w:r w:rsidR="00237D47">
        <w:fldChar w:fldCharType="begin"/>
      </w:r>
      <w:r w:rsidR="00237D47">
        <w:instrText xml:space="preserve"> REF _Ref434563557 \h </w:instrText>
      </w:r>
      <w:r w:rsidR="00237D47">
        <w:fldChar w:fldCharType="separate"/>
      </w:r>
      <w:r w:rsidR="000C7DE2">
        <w:t>March 23 / Phamenoth 27: St. Macarius the Great</w:t>
      </w:r>
      <w:r w:rsidR="00237D47">
        <w:fldChar w:fldCharType="end"/>
      </w:r>
      <w:r w:rsidR="00237D47">
        <w:t xml:space="preserve">, page </w:t>
      </w:r>
      <w:r w:rsidR="00237D47">
        <w:fldChar w:fldCharType="begin"/>
      </w:r>
      <w:r w:rsidR="00237D47">
        <w:instrText xml:space="preserve"> PAGEREF _Ref434563557 \h </w:instrText>
      </w:r>
      <w:r w:rsidR="00237D47">
        <w:fldChar w:fldCharType="separate"/>
      </w:r>
      <w:r w:rsidR="000C7DE2">
        <w:rPr>
          <w:noProof/>
        </w:rPr>
        <w:t>844</w:t>
      </w:r>
      <w:r w:rsidR="00237D47">
        <w:fldChar w:fldCharType="end"/>
      </w:r>
      <w:r w:rsidR="00237D47">
        <w:t>.</w:t>
      </w:r>
    </w:p>
    <w:p w14:paraId="7069CDB9" w14:textId="77777777" w:rsidR="005329C1" w:rsidRDefault="005329C1" w:rsidP="005329C1">
      <w:pPr>
        <w:pStyle w:val="Heading3"/>
      </w:pPr>
      <w:bookmarkStart w:id="1759" w:name="_Toc448227652"/>
      <w:r>
        <w:t>August 14 / Mesori 21: Commemoration of the Theotokos</w:t>
      </w:r>
      <w:bookmarkEnd w:id="1759"/>
    </w:p>
    <w:p w14:paraId="26062380" w14:textId="78FAE698" w:rsidR="009F60F1" w:rsidRDefault="005329C1" w:rsidP="00336FAA">
      <w:pPr>
        <w:pStyle w:val="Rubric"/>
      </w:pPr>
      <w:r>
        <w:t>See the Doxologies, Psali, and Theotokia for the Virgin.</w:t>
      </w:r>
      <w:r w:rsidR="007E24F9">
        <w:t xml:space="preserve"> See </w:t>
      </w:r>
      <w:r w:rsidR="007E24F9">
        <w:fldChar w:fldCharType="begin"/>
      </w:r>
      <w:r w:rsidR="007E24F9">
        <w:instrText xml:space="preserve"> REF _Ref435642801 \h </w:instrText>
      </w:r>
      <w:r w:rsidR="007E24F9">
        <w:fldChar w:fldCharType="separate"/>
      </w:r>
      <w:r w:rsidR="000C7DE2">
        <w:t>August 9 / Mesori 16: The Assumption of the Virgin</w:t>
      </w:r>
      <w:r w:rsidR="007E24F9">
        <w:fldChar w:fldCharType="end"/>
      </w:r>
      <w:r w:rsidR="007E24F9">
        <w:t xml:space="preserve">, page </w:t>
      </w:r>
      <w:r w:rsidR="007E24F9">
        <w:fldChar w:fldCharType="begin"/>
      </w:r>
      <w:r w:rsidR="007E24F9">
        <w:instrText xml:space="preserve"> PAGEREF _Ref435642808 \h </w:instrText>
      </w:r>
      <w:r w:rsidR="007E24F9">
        <w:fldChar w:fldCharType="separate"/>
      </w:r>
      <w:r w:rsidR="000C7DE2">
        <w:rPr>
          <w:noProof/>
        </w:rPr>
        <w:t>940</w:t>
      </w:r>
      <w:r w:rsidR="007E24F9">
        <w:fldChar w:fldCharType="end"/>
      </w:r>
      <w:r w:rsidR="007E24F9">
        <w:t>.</w:t>
      </w:r>
    </w:p>
    <w:p w14:paraId="548CB18D" w14:textId="77777777" w:rsidR="009F60F1" w:rsidRDefault="009F60F1" w:rsidP="009F60F1">
      <w:pPr>
        <w:pStyle w:val="Heading3"/>
      </w:pPr>
      <w:bookmarkStart w:id="1760" w:name="_Ref434563030"/>
      <w:bookmarkStart w:id="1761" w:name="_Toc448227653"/>
      <w:r>
        <w:t>August 17 / Mesori 24: Departure of St. Takle Haymanot</w:t>
      </w:r>
      <w:bookmarkEnd w:id="1760"/>
      <w:bookmarkEnd w:id="1761"/>
    </w:p>
    <w:p w14:paraId="34845613" w14:textId="77777777" w:rsidR="009F60F1" w:rsidRDefault="009F60F1" w:rsidP="009F60F1">
      <w:pPr>
        <w:pStyle w:val="Heading4"/>
      </w:pPr>
      <w:bookmarkStart w:id="1762" w:name="_Ref434492302"/>
      <w:r>
        <w:t>The Doxology</w:t>
      </w:r>
      <w:r w:rsidR="00B82753">
        <w:t xml:space="preserve"> for St. Takle Haymanot</w:t>
      </w:r>
      <w:bookmarkEnd w:id="176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F60F1" w14:paraId="37BC52D6" w14:textId="77777777" w:rsidTr="00C46B09">
        <w:trPr>
          <w:cantSplit/>
          <w:jc w:val="center"/>
        </w:trPr>
        <w:tc>
          <w:tcPr>
            <w:tcW w:w="288" w:type="dxa"/>
          </w:tcPr>
          <w:p w14:paraId="53E6E74D" w14:textId="77777777" w:rsidR="009F60F1" w:rsidRDefault="009F60F1" w:rsidP="00C46B09">
            <w:pPr>
              <w:pStyle w:val="CopticCross"/>
            </w:pPr>
          </w:p>
        </w:tc>
        <w:tc>
          <w:tcPr>
            <w:tcW w:w="3960" w:type="dxa"/>
          </w:tcPr>
          <w:p w14:paraId="5C444AFD" w14:textId="77777777" w:rsidR="009F60F1" w:rsidRPr="004764BD" w:rsidRDefault="009F60F1" w:rsidP="00C46B09">
            <w:pPr>
              <w:pStyle w:val="EngHang"/>
            </w:pPr>
            <w:r w:rsidRPr="004764BD">
              <w:t xml:space="preserve">The </w:t>
            </w:r>
            <w:r>
              <w:t>Spirit of C</w:t>
            </w:r>
            <w:r w:rsidRPr="004764BD">
              <w:t>omfort,</w:t>
            </w:r>
          </w:p>
          <w:p w14:paraId="42FDB9D5" w14:textId="77777777" w:rsidR="009F60F1" w:rsidRPr="004764BD" w:rsidRDefault="009F60F1" w:rsidP="00C46B09">
            <w:pPr>
              <w:pStyle w:val="EngHang"/>
            </w:pPr>
            <w:r w:rsidRPr="004764BD">
              <w:t>Came down from heaven,</w:t>
            </w:r>
          </w:p>
          <w:p w14:paraId="1ACEE5C4" w14:textId="77777777" w:rsidR="009F60F1" w:rsidRPr="004764BD" w:rsidRDefault="009F60F1" w:rsidP="00C46B09">
            <w:pPr>
              <w:pStyle w:val="EngHang"/>
            </w:pPr>
            <w:r w:rsidRPr="004764BD">
              <w:t>Upon the blessed father,</w:t>
            </w:r>
          </w:p>
          <w:p w14:paraId="0E514B53" w14:textId="77777777" w:rsidR="009F60F1" w:rsidRDefault="009F60F1" w:rsidP="00C46B09">
            <w:pPr>
              <w:pStyle w:val="EngHangEnd"/>
            </w:pPr>
            <w:r>
              <w:t>Saint</w:t>
            </w:r>
            <w:r w:rsidRPr="004764BD">
              <w:t xml:space="preserve"> Takle Haymanot.</w:t>
            </w:r>
          </w:p>
        </w:tc>
        <w:tc>
          <w:tcPr>
            <w:tcW w:w="288" w:type="dxa"/>
          </w:tcPr>
          <w:p w14:paraId="5FC36EB1" w14:textId="77777777" w:rsidR="009F60F1" w:rsidRDefault="009F60F1" w:rsidP="00C46B09"/>
        </w:tc>
        <w:tc>
          <w:tcPr>
            <w:tcW w:w="288" w:type="dxa"/>
          </w:tcPr>
          <w:p w14:paraId="677A5756" w14:textId="77777777" w:rsidR="009F60F1" w:rsidRDefault="009F60F1" w:rsidP="00C46B09">
            <w:pPr>
              <w:pStyle w:val="CopticCross"/>
            </w:pPr>
          </w:p>
        </w:tc>
        <w:tc>
          <w:tcPr>
            <w:tcW w:w="3960" w:type="dxa"/>
          </w:tcPr>
          <w:p w14:paraId="5B7572AE" w14:textId="77777777" w:rsidR="009F60F1" w:rsidRDefault="009F60F1" w:rsidP="009F60F1">
            <w:pPr>
              <w:pStyle w:val="CopticVersemulti-line"/>
            </w:pPr>
            <w:r>
              <w:t>ⲠⲓⲠⲛⲉⲩⲙⲁ ⲙ̀Ⲡⲁⲣⲁⲕⲗⲏⲧⲟⲛ:</w:t>
            </w:r>
          </w:p>
          <w:p w14:paraId="43BD6164" w14:textId="77777777" w:rsidR="009F60F1" w:rsidRDefault="009F60F1" w:rsidP="009F60F1">
            <w:pPr>
              <w:pStyle w:val="CopticVersemulti-line"/>
            </w:pPr>
            <w:r>
              <w:t>ⲉ̀ⲧⲁϥⲓ̀ ⲉ̀ⲡⲉⲥⲏⲧ ⲉ̀ⲃⲟⲗ ϧⲉⲛ ⲧ̀ⲫⲉ:</w:t>
            </w:r>
          </w:p>
          <w:p w14:paraId="534E0D8C" w14:textId="77777777" w:rsidR="009F60F1" w:rsidRDefault="009F60F1" w:rsidP="009F60F1">
            <w:pPr>
              <w:pStyle w:val="CopticVersemulti-line"/>
            </w:pPr>
            <w:r>
              <w:t>ⲉ̀ϫⲉⲛ ⲫ̀ⲓⲱⲧ ⲡⲓⲙⲁⲕⲁⲣⲓⲟⲥ:</w:t>
            </w:r>
          </w:p>
          <w:p w14:paraId="746A93FD" w14:textId="77777777" w:rsidR="009F60F1" w:rsidRDefault="009F60F1" w:rsidP="009F60F1">
            <w:pPr>
              <w:pStyle w:val="CopticHangingVerse"/>
            </w:pPr>
            <w:r>
              <w:t>ⲡⲓⲁ̀ⲅⲓⲟⲥ Ⲑⲉⲕⲗⲁ Ϩⲩⲙⲁⲛⲟⲥ.</w:t>
            </w:r>
          </w:p>
        </w:tc>
      </w:tr>
      <w:tr w:rsidR="009F60F1" w14:paraId="07237AE9" w14:textId="77777777" w:rsidTr="00C46B09">
        <w:trPr>
          <w:cantSplit/>
          <w:jc w:val="center"/>
        </w:trPr>
        <w:tc>
          <w:tcPr>
            <w:tcW w:w="288" w:type="dxa"/>
          </w:tcPr>
          <w:p w14:paraId="4EC2B462" w14:textId="77777777" w:rsidR="009F60F1" w:rsidRDefault="009F60F1" w:rsidP="00C46B09">
            <w:pPr>
              <w:pStyle w:val="CopticCross"/>
            </w:pPr>
            <w:r w:rsidRPr="00FB5ACB">
              <w:lastRenderedPageBreak/>
              <w:t>¿</w:t>
            </w:r>
          </w:p>
        </w:tc>
        <w:tc>
          <w:tcPr>
            <w:tcW w:w="3960" w:type="dxa"/>
          </w:tcPr>
          <w:p w14:paraId="1E8EE8DF" w14:textId="77777777" w:rsidR="009F60F1" w:rsidRPr="004764BD" w:rsidRDefault="009F60F1" w:rsidP="00C46B09">
            <w:pPr>
              <w:pStyle w:val="EngHang"/>
            </w:pPr>
            <w:r w:rsidRPr="004764BD">
              <w:t>On the third day,</w:t>
            </w:r>
          </w:p>
          <w:p w14:paraId="6B88819C" w14:textId="77777777" w:rsidR="009F60F1" w:rsidRPr="004764BD" w:rsidRDefault="009F60F1" w:rsidP="00C46B09">
            <w:pPr>
              <w:pStyle w:val="EngHang"/>
            </w:pPr>
            <w:r>
              <w:t>After</w:t>
            </w:r>
            <w:r w:rsidRPr="004764BD">
              <w:t xml:space="preserve"> his blessed birth,</w:t>
            </w:r>
          </w:p>
          <w:p w14:paraId="6EE12C43" w14:textId="77777777" w:rsidR="009F60F1" w:rsidRPr="004764BD" w:rsidRDefault="009F60F1" w:rsidP="00C46B09">
            <w:pPr>
              <w:pStyle w:val="EngHang"/>
            </w:pPr>
            <w:r>
              <w:t>He proclaimed, saying, “</w:t>
            </w:r>
            <w:r w:rsidRPr="004764BD">
              <w:t>One is</w:t>
            </w:r>
          </w:p>
          <w:p w14:paraId="4F6C0A70" w14:textId="77777777" w:rsidR="009F60F1" w:rsidRDefault="009F60F1" w:rsidP="00C46B09">
            <w:pPr>
              <w:pStyle w:val="EngHangEnd"/>
            </w:pPr>
            <w:r w:rsidRPr="004764BD">
              <w:t>The Father and the Son and the Holy Spirit.</w:t>
            </w:r>
            <w:r>
              <w:t>”</w:t>
            </w:r>
          </w:p>
        </w:tc>
        <w:tc>
          <w:tcPr>
            <w:tcW w:w="288" w:type="dxa"/>
          </w:tcPr>
          <w:p w14:paraId="7ED94D84" w14:textId="77777777" w:rsidR="009F60F1" w:rsidRDefault="009F60F1" w:rsidP="00C46B09"/>
        </w:tc>
        <w:tc>
          <w:tcPr>
            <w:tcW w:w="288" w:type="dxa"/>
          </w:tcPr>
          <w:p w14:paraId="717FB131" w14:textId="77777777" w:rsidR="009F60F1" w:rsidRDefault="009F60F1" w:rsidP="00C46B09">
            <w:pPr>
              <w:pStyle w:val="CopticCross"/>
            </w:pPr>
            <w:r w:rsidRPr="00FB5ACB">
              <w:t>¿</w:t>
            </w:r>
          </w:p>
        </w:tc>
        <w:tc>
          <w:tcPr>
            <w:tcW w:w="3960" w:type="dxa"/>
          </w:tcPr>
          <w:p w14:paraId="4ABDA8E6" w14:textId="77777777" w:rsidR="009F60F1" w:rsidRDefault="009F60F1" w:rsidP="009F60F1">
            <w:pPr>
              <w:pStyle w:val="CopticVersemulti-line"/>
            </w:pPr>
            <w:r>
              <w:t>Ϧⲉⲛ ⲡⲓⲉ̀ϩⲟⲟⲩ ⲙ̀ⲙⲁϩ ϣⲟⲙⲧ (ⲅ̄):</w:t>
            </w:r>
          </w:p>
          <w:p w14:paraId="69056262" w14:textId="77777777" w:rsidR="009F60F1" w:rsidRDefault="009F60F1" w:rsidP="009F60F1">
            <w:pPr>
              <w:pStyle w:val="CopticVersemulti-line"/>
            </w:pPr>
            <w:r>
              <w:t>ⲛ̀ⲧⲉ ⲡⲉϥϫⲓⲛⲙⲓⲥⲓ ⲉⲧⲥ̀ⲙⲁⲣⲱⲟⲩⲧ:</w:t>
            </w:r>
          </w:p>
          <w:p w14:paraId="0E9C39D9" w14:textId="77777777" w:rsidR="009F60F1" w:rsidRDefault="009F60F1" w:rsidP="009F60F1">
            <w:pPr>
              <w:pStyle w:val="CopticVersemulti-line"/>
            </w:pPr>
            <w:r>
              <w:t>ⲉϥⲱϣ ⲉ̀ⲃⲟⲗ ϫⲉ ⲟⲩⲁⲓ ⲡⲉ:</w:t>
            </w:r>
          </w:p>
          <w:p w14:paraId="1A63F10F" w14:textId="77777777" w:rsidR="009F60F1" w:rsidRDefault="009F60F1" w:rsidP="009F60F1">
            <w:pPr>
              <w:pStyle w:val="CopticHangingVerse"/>
            </w:pPr>
            <w:r>
              <w:t>Ⲫⲓⲱⲧ ⲛⲉⲙ ⲡ̀Ϣⲏⲣⲓ ⲛⲉⲙ ⲡⲓⲠⲛⲉⲩⲙⲁ ⲉ̄ⲑ̄ⲩ̄.</w:t>
            </w:r>
          </w:p>
        </w:tc>
      </w:tr>
      <w:tr w:rsidR="009F60F1" w14:paraId="43B63B99" w14:textId="77777777" w:rsidTr="00C46B09">
        <w:trPr>
          <w:cantSplit/>
          <w:jc w:val="center"/>
        </w:trPr>
        <w:tc>
          <w:tcPr>
            <w:tcW w:w="288" w:type="dxa"/>
          </w:tcPr>
          <w:p w14:paraId="772EE16E" w14:textId="77777777" w:rsidR="009F60F1" w:rsidRDefault="009F60F1" w:rsidP="00C46B09">
            <w:pPr>
              <w:pStyle w:val="CopticCross"/>
            </w:pPr>
          </w:p>
        </w:tc>
        <w:tc>
          <w:tcPr>
            <w:tcW w:w="3960" w:type="dxa"/>
          </w:tcPr>
          <w:p w14:paraId="5C8B4048" w14:textId="77777777" w:rsidR="009F60F1" w:rsidRPr="004764BD" w:rsidRDefault="009F60F1" w:rsidP="00C46B09">
            <w:pPr>
              <w:pStyle w:val="EngHang"/>
            </w:pPr>
            <w:r w:rsidRPr="004764BD">
              <w:t>And since his youth,</w:t>
            </w:r>
          </w:p>
          <w:p w14:paraId="652DE5CB" w14:textId="77777777" w:rsidR="009F60F1" w:rsidRPr="004764BD" w:rsidRDefault="009F60F1" w:rsidP="00C46B09">
            <w:pPr>
              <w:pStyle w:val="EngHang"/>
            </w:pPr>
            <w:r w:rsidRPr="004764BD">
              <w:t>He was filled with the Holy Spirit,</w:t>
            </w:r>
          </w:p>
          <w:p w14:paraId="2CD57C35" w14:textId="77777777" w:rsidR="009F60F1" w:rsidRPr="004764BD" w:rsidRDefault="009F60F1" w:rsidP="00C46B09">
            <w:pPr>
              <w:pStyle w:val="EngHang"/>
            </w:pPr>
            <w:r w:rsidRPr="004764BD">
              <w:t>And the angels of heaven,</w:t>
            </w:r>
          </w:p>
          <w:p w14:paraId="150AC078" w14:textId="77777777" w:rsidR="009F60F1" w:rsidRDefault="009F60F1" w:rsidP="00C46B09">
            <w:pPr>
              <w:pStyle w:val="EngHangEnd"/>
            </w:pPr>
            <w:r w:rsidRPr="004764BD">
              <w:t>Overshadowed him.</w:t>
            </w:r>
          </w:p>
        </w:tc>
        <w:tc>
          <w:tcPr>
            <w:tcW w:w="288" w:type="dxa"/>
          </w:tcPr>
          <w:p w14:paraId="58866C72" w14:textId="77777777" w:rsidR="009F60F1" w:rsidRDefault="009F60F1" w:rsidP="00C46B09"/>
        </w:tc>
        <w:tc>
          <w:tcPr>
            <w:tcW w:w="288" w:type="dxa"/>
          </w:tcPr>
          <w:p w14:paraId="37FB3BBD" w14:textId="77777777" w:rsidR="009F60F1" w:rsidRDefault="009F60F1" w:rsidP="00C46B09">
            <w:pPr>
              <w:pStyle w:val="CopticCross"/>
            </w:pPr>
          </w:p>
        </w:tc>
        <w:tc>
          <w:tcPr>
            <w:tcW w:w="3960" w:type="dxa"/>
          </w:tcPr>
          <w:p w14:paraId="3C2F91D6" w14:textId="77777777" w:rsidR="009F60F1" w:rsidRDefault="009F60F1" w:rsidP="009F60F1">
            <w:pPr>
              <w:pStyle w:val="CopticVersemulti-line"/>
            </w:pPr>
            <w:r>
              <w:t>Ⲟⲩⲟϩ ⲓⲥϫⲉⲛ ⲧⲉϥⲙⲉⲧⲁ̀ⲗⲟⲩ:</w:t>
            </w:r>
          </w:p>
          <w:p w14:paraId="07FA7FDC" w14:textId="77777777" w:rsidR="009F60F1" w:rsidRDefault="009F60F1" w:rsidP="009F60F1">
            <w:pPr>
              <w:pStyle w:val="CopticVersemulti-line"/>
            </w:pPr>
            <w:r>
              <w:t>ⲁϥⲙⲟϩ ⲉ̀ⲃⲟⲗ ϧⲉⲛ ⲡⲓⲠⲉⲛⲩⲙⲁ ⲉ̄ⲑ̄ⲩ̄:</w:t>
            </w:r>
          </w:p>
          <w:p w14:paraId="3007C87B" w14:textId="77777777" w:rsidR="009F60F1" w:rsidRDefault="009F60F1" w:rsidP="009F60F1">
            <w:pPr>
              <w:pStyle w:val="CopticVersemulti-line"/>
            </w:pPr>
            <w:r>
              <w:t>ⲟⲩⲟϩ ⲛⲓⲁ̀ⲅⲉⲗⲟⲥ ⲛ̀ⲧⲉ ⲧ̀ⲫⲉ:</w:t>
            </w:r>
          </w:p>
          <w:p w14:paraId="35A2DAF2" w14:textId="77777777" w:rsidR="009F60F1" w:rsidRDefault="009F60F1" w:rsidP="009F60F1">
            <w:pPr>
              <w:pStyle w:val="CopticHangingVerse"/>
            </w:pPr>
            <w:r>
              <w:t>ⲛⲁⲩ ⲉⲣϧⲏⲓⲃⲓ ⲉ̀ϩ̀ⲣⲏⲓ ⲉ̀ϫⲱϥ.</w:t>
            </w:r>
          </w:p>
        </w:tc>
      </w:tr>
      <w:tr w:rsidR="009F60F1" w14:paraId="625448B3" w14:textId="77777777" w:rsidTr="00C46B09">
        <w:trPr>
          <w:cantSplit/>
          <w:jc w:val="center"/>
        </w:trPr>
        <w:tc>
          <w:tcPr>
            <w:tcW w:w="288" w:type="dxa"/>
          </w:tcPr>
          <w:p w14:paraId="41193393" w14:textId="77777777" w:rsidR="009F60F1" w:rsidRDefault="009F60F1" w:rsidP="00C46B09">
            <w:pPr>
              <w:pStyle w:val="CopticCross"/>
            </w:pPr>
            <w:r w:rsidRPr="00FB5ACB">
              <w:t>¿</w:t>
            </w:r>
          </w:p>
        </w:tc>
        <w:tc>
          <w:tcPr>
            <w:tcW w:w="3960" w:type="dxa"/>
          </w:tcPr>
          <w:p w14:paraId="7EDC63D1" w14:textId="77777777" w:rsidR="009F60F1" w:rsidRDefault="009F60F1" w:rsidP="00C46B09">
            <w:pPr>
              <w:pStyle w:val="EngHang"/>
            </w:pPr>
            <w:r>
              <w:t>As David said</w:t>
            </w:r>
          </w:p>
          <w:p w14:paraId="67EE4BD3" w14:textId="77777777" w:rsidR="009F60F1" w:rsidRDefault="009F60F1" w:rsidP="00C46B09">
            <w:pPr>
              <w:pStyle w:val="EngHang"/>
            </w:pPr>
            <w:r>
              <w:t>In the Psalms,</w:t>
            </w:r>
          </w:p>
          <w:p w14:paraId="3BDFC414" w14:textId="77777777" w:rsidR="009F60F1" w:rsidRPr="004764BD" w:rsidRDefault="009F60F1" w:rsidP="00C46B09">
            <w:pPr>
              <w:pStyle w:val="EngHang"/>
            </w:pPr>
            <w:r w:rsidRPr="004764BD">
              <w:t>Michael, the chief of the heavenly,</w:t>
            </w:r>
          </w:p>
          <w:p w14:paraId="127218B9" w14:textId="77777777" w:rsidR="009F60F1" w:rsidRDefault="009F60F1" w:rsidP="009F60F1">
            <w:pPr>
              <w:pStyle w:val="EngHangEnd"/>
            </w:pPr>
            <w:r w:rsidRPr="004764BD">
              <w:t xml:space="preserve">Was </w:t>
            </w:r>
            <w:r>
              <w:t>continually with him.</w:t>
            </w:r>
          </w:p>
        </w:tc>
        <w:tc>
          <w:tcPr>
            <w:tcW w:w="288" w:type="dxa"/>
          </w:tcPr>
          <w:p w14:paraId="3E2B226F" w14:textId="77777777" w:rsidR="009F60F1" w:rsidRDefault="009F60F1" w:rsidP="00C46B09"/>
        </w:tc>
        <w:tc>
          <w:tcPr>
            <w:tcW w:w="288" w:type="dxa"/>
          </w:tcPr>
          <w:p w14:paraId="17D4E321" w14:textId="77777777" w:rsidR="009F60F1" w:rsidRDefault="009F60F1" w:rsidP="00C46B09">
            <w:pPr>
              <w:pStyle w:val="CopticCross"/>
            </w:pPr>
            <w:r w:rsidRPr="00FB5ACB">
              <w:t>¿</w:t>
            </w:r>
          </w:p>
        </w:tc>
        <w:tc>
          <w:tcPr>
            <w:tcW w:w="3960" w:type="dxa"/>
          </w:tcPr>
          <w:p w14:paraId="5D1A248E" w14:textId="77777777" w:rsidR="009F60F1" w:rsidRDefault="009F60F1" w:rsidP="009F60F1">
            <w:pPr>
              <w:pStyle w:val="CopticVersemulti-line"/>
            </w:pPr>
            <w:r>
              <w:t>Ⲙⲓⲭⲁⲏⲗ ⲛ̀ⲁⲣⲭⲱⲛ ⲛ̀ⲛⲁ ⲛⲓⲫⲏⲟⲩⲓ̀:</w:t>
            </w:r>
          </w:p>
          <w:p w14:paraId="4EF944EF" w14:textId="77777777" w:rsidR="009F60F1" w:rsidRDefault="009F60F1" w:rsidP="009F60F1">
            <w:pPr>
              <w:pStyle w:val="CopticVersemulti-line"/>
            </w:pPr>
            <w:r>
              <w:t>ⲉϥⲭⲏ ⲛⲉⲙⲁϥ ⲛ̀ⲥⲏⲟⲩ ⲛⲓⲃⲉⲛ:</w:t>
            </w:r>
          </w:p>
          <w:p w14:paraId="4BD66D80" w14:textId="77777777" w:rsidR="009F60F1" w:rsidRDefault="009F60F1" w:rsidP="009F60F1">
            <w:pPr>
              <w:pStyle w:val="CopticVersemulti-line"/>
            </w:pPr>
            <w:r>
              <w:t>ⲕⲁⲧⲁ ⲫ̀ⲣ̀ⲏϯ ⲉ̀ⲧⲁⲫϫⲟⲥ:</w:t>
            </w:r>
          </w:p>
          <w:p w14:paraId="7C3397D2" w14:textId="77777777" w:rsidR="009F60F1" w:rsidRDefault="009F60F1" w:rsidP="009F60F1">
            <w:pPr>
              <w:pStyle w:val="CopticHangingVerse"/>
            </w:pPr>
            <w:r>
              <w:t>ⲛ̀ϫⲉ Ⲇⲩⲓⲇ ϧⲉⲛ ⲡⲓⲯⲁⲗⲙⲟⲥ.</w:t>
            </w:r>
          </w:p>
        </w:tc>
      </w:tr>
      <w:tr w:rsidR="009F60F1" w14:paraId="5ECEDC0C" w14:textId="77777777" w:rsidTr="00C46B09">
        <w:trPr>
          <w:cantSplit/>
          <w:jc w:val="center"/>
        </w:trPr>
        <w:tc>
          <w:tcPr>
            <w:tcW w:w="288" w:type="dxa"/>
          </w:tcPr>
          <w:p w14:paraId="5675ED24" w14:textId="77777777" w:rsidR="009F60F1" w:rsidRDefault="009F60F1" w:rsidP="00C46B09">
            <w:pPr>
              <w:pStyle w:val="CopticCross"/>
            </w:pPr>
          </w:p>
        </w:tc>
        <w:tc>
          <w:tcPr>
            <w:tcW w:w="3960" w:type="dxa"/>
          </w:tcPr>
          <w:p w14:paraId="0517706C" w14:textId="77777777" w:rsidR="009F60F1" w:rsidRPr="004764BD" w:rsidRDefault="009F60F1" w:rsidP="00C46B09">
            <w:pPr>
              <w:pStyle w:val="EngHang"/>
            </w:pPr>
            <w:r w:rsidRPr="004764BD">
              <w:t>Christ was revealed to you,</w:t>
            </w:r>
          </w:p>
          <w:p w14:paraId="6F4099C0" w14:textId="77777777" w:rsidR="009F60F1" w:rsidRPr="004764BD" w:rsidRDefault="009F60F1" w:rsidP="00C46B09">
            <w:pPr>
              <w:pStyle w:val="EngHang"/>
            </w:pPr>
            <w:r w:rsidRPr="004764BD">
              <w:t>And He gave you the authority,</w:t>
            </w:r>
          </w:p>
          <w:p w14:paraId="1C5755A3" w14:textId="77777777" w:rsidR="009F60F1" w:rsidRPr="004764BD" w:rsidRDefault="009F60F1" w:rsidP="00C46B09">
            <w:pPr>
              <w:pStyle w:val="EngHang"/>
            </w:pPr>
            <w:r>
              <w:t>Of binding and</w:t>
            </w:r>
            <w:r w:rsidRPr="004764BD">
              <w:t xml:space="preserve"> loosing,</w:t>
            </w:r>
          </w:p>
          <w:p w14:paraId="5D7CFD7E" w14:textId="77777777" w:rsidR="009F60F1" w:rsidRDefault="009F60F1" w:rsidP="00C46B09">
            <w:pPr>
              <w:pStyle w:val="EngHangEnd"/>
            </w:pPr>
            <w:r>
              <w:t>Like His A</w:t>
            </w:r>
            <w:r w:rsidRPr="004764BD">
              <w:t>postles.</w:t>
            </w:r>
          </w:p>
        </w:tc>
        <w:tc>
          <w:tcPr>
            <w:tcW w:w="288" w:type="dxa"/>
          </w:tcPr>
          <w:p w14:paraId="1F15BC38" w14:textId="77777777" w:rsidR="009F60F1" w:rsidRDefault="009F60F1" w:rsidP="00C46B09"/>
        </w:tc>
        <w:tc>
          <w:tcPr>
            <w:tcW w:w="288" w:type="dxa"/>
          </w:tcPr>
          <w:p w14:paraId="1FE263F9" w14:textId="77777777" w:rsidR="009F60F1" w:rsidRDefault="009F60F1" w:rsidP="00C46B09">
            <w:pPr>
              <w:pStyle w:val="CopticCross"/>
            </w:pPr>
          </w:p>
        </w:tc>
        <w:tc>
          <w:tcPr>
            <w:tcW w:w="3960" w:type="dxa"/>
          </w:tcPr>
          <w:p w14:paraId="4B2200B4" w14:textId="77777777" w:rsidR="009F60F1" w:rsidRDefault="009F60F1" w:rsidP="009F60F1">
            <w:pPr>
              <w:pStyle w:val="CopticVersemulti-line"/>
            </w:pPr>
            <w:r>
              <w:t>ⲀⲠⲭ̄ⲥ̄ ⲟⲩⲱⲛϩ ⲛⲁⲕ ⲉ̀ⲃⲟⲗ:</w:t>
            </w:r>
          </w:p>
          <w:p w14:paraId="7281CA89" w14:textId="77777777" w:rsidR="009F60F1" w:rsidRDefault="009F60F1" w:rsidP="009F60F1">
            <w:pPr>
              <w:pStyle w:val="CopticVersemulti-line"/>
            </w:pPr>
            <w:r>
              <w:t>ⲟⲩⲟϩ ⲁϥϯ ⲛⲁⲕ ⲙ̀ⲡⲓⲉ̀ⲣϣⲓϣⲓ:</w:t>
            </w:r>
          </w:p>
          <w:p w14:paraId="7843DF1B" w14:textId="77777777" w:rsidR="009F60F1" w:rsidRDefault="009F60F1" w:rsidP="009F60F1">
            <w:pPr>
              <w:pStyle w:val="CopticVersemulti-line"/>
            </w:pPr>
            <w:r>
              <w:t>ⲡⲓⲥⲟⲛϩ ⲛⲉⲙ ⲡⲓⲃⲱⲗ ⲉ̀ⲃⲟⲗ:</w:t>
            </w:r>
          </w:p>
          <w:p w14:paraId="5ED2FA08" w14:textId="77777777" w:rsidR="009F60F1" w:rsidRPr="003032D8" w:rsidRDefault="009F60F1" w:rsidP="00662A48">
            <w:pPr>
              <w:pStyle w:val="CopticHangingVerse"/>
            </w:pPr>
            <w:r>
              <w:t>ⲙ̀ⲫ̀ⲣⲏϯ ⲛ̀ⲛⲉϥⲁ̀ⲡⲟⲥⲧⲟⲗⲟⲥ.</w:t>
            </w:r>
          </w:p>
        </w:tc>
      </w:tr>
      <w:tr w:rsidR="009F60F1" w14:paraId="76A00544" w14:textId="77777777" w:rsidTr="00C46B09">
        <w:trPr>
          <w:cantSplit/>
          <w:jc w:val="center"/>
        </w:trPr>
        <w:tc>
          <w:tcPr>
            <w:tcW w:w="288" w:type="dxa"/>
          </w:tcPr>
          <w:p w14:paraId="40DC9BB7" w14:textId="77777777" w:rsidR="009F60F1" w:rsidRDefault="009F60F1" w:rsidP="00C46B09">
            <w:pPr>
              <w:pStyle w:val="CopticCross"/>
            </w:pPr>
            <w:r w:rsidRPr="00FB5ACB">
              <w:t>¿</w:t>
            </w:r>
          </w:p>
        </w:tc>
        <w:tc>
          <w:tcPr>
            <w:tcW w:w="3960" w:type="dxa"/>
          </w:tcPr>
          <w:p w14:paraId="6A4E8FC6" w14:textId="77777777" w:rsidR="009F60F1" w:rsidRPr="004764BD" w:rsidRDefault="009F60F1" w:rsidP="00C46B09">
            <w:pPr>
              <w:pStyle w:val="EngHang"/>
            </w:pPr>
            <w:r>
              <w:t>You became an A</w:t>
            </w:r>
            <w:r w:rsidRPr="004764BD">
              <w:t>postle,</w:t>
            </w:r>
          </w:p>
          <w:p w14:paraId="62EE8607" w14:textId="77777777" w:rsidR="009F60F1" w:rsidRPr="004764BD" w:rsidRDefault="009F60F1" w:rsidP="00C46B09">
            <w:pPr>
              <w:pStyle w:val="EngHang"/>
            </w:pPr>
            <w:r w:rsidRPr="004764BD">
              <w:t>Chosen by Jesus Christ,</w:t>
            </w:r>
          </w:p>
          <w:p w14:paraId="7398B858" w14:textId="77777777" w:rsidR="009F60F1" w:rsidRPr="004764BD" w:rsidRDefault="009F60F1" w:rsidP="00C46B09">
            <w:pPr>
              <w:pStyle w:val="EngHang"/>
            </w:pPr>
            <w:r>
              <w:t xml:space="preserve">The </w:t>
            </w:r>
            <w:r w:rsidRPr="004764BD">
              <w:t>High Priest of the Ethiopians,</w:t>
            </w:r>
          </w:p>
          <w:p w14:paraId="44E50732" w14:textId="77777777" w:rsidR="009F60F1" w:rsidRDefault="009F60F1" w:rsidP="00C46B09">
            <w:pPr>
              <w:pStyle w:val="EngHangEnd"/>
            </w:pPr>
            <w:r w:rsidRPr="004764BD">
              <w:t>The father of the monks.</w:t>
            </w:r>
          </w:p>
        </w:tc>
        <w:tc>
          <w:tcPr>
            <w:tcW w:w="288" w:type="dxa"/>
          </w:tcPr>
          <w:p w14:paraId="2151F37D" w14:textId="77777777" w:rsidR="009F60F1" w:rsidRDefault="009F60F1" w:rsidP="00C46B09"/>
        </w:tc>
        <w:tc>
          <w:tcPr>
            <w:tcW w:w="288" w:type="dxa"/>
          </w:tcPr>
          <w:p w14:paraId="5FF6D295" w14:textId="77777777" w:rsidR="009F60F1" w:rsidRDefault="009F60F1" w:rsidP="00C46B09">
            <w:pPr>
              <w:pStyle w:val="CopticCross"/>
            </w:pPr>
            <w:r w:rsidRPr="00FB5ACB">
              <w:t>¿</w:t>
            </w:r>
          </w:p>
        </w:tc>
        <w:tc>
          <w:tcPr>
            <w:tcW w:w="3960" w:type="dxa"/>
          </w:tcPr>
          <w:p w14:paraId="1AF9859C" w14:textId="77777777" w:rsidR="009F60F1" w:rsidRDefault="009F60F1" w:rsidP="009F60F1">
            <w:pPr>
              <w:pStyle w:val="CopticVersemulti-line"/>
            </w:pPr>
            <w:r>
              <w:t>Ⲁⲕϣⲱⲡⲓ ⲛ̀ⲟⲩⲁ̀ⲡⲟⲥⲧⲟⲗⲟⲥ:</w:t>
            </w:r>
          </w:p>
          <w:p w14:paraId="71875F3A" w14:textId="77777777" w:rsidR="009F60F1" w:rsidRDefault="009F60F1" w:rsidP="009F60F1">
            <w:pPr>
              <w:pStyle w:val="CopticVersemulti-line"/>
            </w:pPr>
            <w:r>
              <w:t>Ϥ̀ⲥⲱⲧⲡ ⲛ̀Ⲓⲏ̄ⲥ̄ Ⲡⲭ̄ⲥ̄:</w:t>
            </w:r>
          </w:p>
          <w:p w14:paraId="715D1EB1" w14:textId="77777777" w:rsidR="009F60F1" w:rsidRDefault="009F60F1" w:rsidP="009F60F1">
            <w:pPr>
              <w:pStyle w:val="CopticVersemulti-line"/>
            </w:pPr>
            <w:r>
              <w:t>ⲁⲣⲭⲏⲉ̀ⲣⲉⲩⲥ ⲛ̀ⲛⲓⲈⲑⲁϥϣ:</w:t>
            </w:r>
          </w:p>
          <w:p w14:paraId="1C6F586D" w14:textId="77777777" w:rsidR="009F60F1" w:rsidRDefault="009F60F1" w:rsidP="009F60F1">
            <w:pPr>
              <w:pStyle w:val="CopticHangingVerse"/>
            </w:pPr>
            <w:r>
              <w:t>ⲫ̀ⲓⲱⲧ ⲛ̀ⲧⲉ ⲛⲓⲙⲟⲛⲁⲭⲟⲥ.</w:t>
            </w:r>
          </w:p>
        </w:tc>
      </w:tr>
      <w:tr w:rsidR="009F60F1" w14:paraId="453A3C13" w14:textId="77777777" w:rsidTr="00C46B09">
        <w:trPr>
          <w:cantSplit/>
          <w:jc w:val="center"/>
        </w:trPr>
        <w:tc>
          <w:tcPr>
            <w:tcW w:w="288" w:type="dxa"/>
          </w:tcPr>
          <w:p w14:paraId="73F70054" w14:textId="77777777" w:rsidR="009F60F1" w:rsidRDefault="009F60F1" w:rsidP="00C46B09">
            <w:pPr>
              <w:pStyle w:val="CopticCross"/>
            </w:pPr>
          </w:p>
        </w:tc>
        <w:tc>
          <w:tcPr>
            <w:tcW w:w="3960" w:type="dxa"/>
          </w:tcPr>
          <w:p w14:paraId="65D495D1" w14:textId="77777777" w:rsidR="009F60F1" w:rsidRPr="004764BD" w:rsidRDefault="009F60F1" w:rsidP="00C46B09">
            <w:pPr>
              <w:pStyle w:val="EngHang"/>
            </w:pPr>
            <w:r w:rsidRPr="004764BD">
              <w:t>Your name became sweet,</w:t>
            </w:r>
          </w:p>
          <w:p w14:paraId="27846425" w14:textId="77777777" w:rsidR="009F60F1" w:rsidRPr="004764BD" w:rsidRDefault="009F60F1" w:rsidP="00C46B09">
            <w:pPr>
              <w:pStyle w:val="EngHang"/>
            </w:pPr>
            <w:r w:rsidRPr="004764BD">
              <w:t xml:space="preserve">In our </w:t>
            </w:r>
            <w:r>
              <w:t>lips</w:t>
            </w:r>
            <w:r w:rsidRPr="004764BD">
              <w:t xml:space="preserve"> and </w:t>
            </w:r>
            <w:r>
              <w:t>on the Ethiopians’.</w:t>
            </w:r>
          </w:p>
          <w:p w14:paraId="1D02A487" w14:textId="77777777" w:rsidR="009F60F1" w:rsidRPr="004764BD" w:rsidRDefault="009F60F1" w:rsidP="00C46B09">
            <w:pPr>
              <w:pStyle w:val="EngHang"/>
            </w:pPr>
            <w:r w:rsidRPr="004764BD">
              <w:t xml:space="preserve">O God of </w:t>
            </w:r>
            <w:r>
              <w:t>Saint</w:t>
            </w:r>
            <w:r w:rsidRPr="004764BD">
              <w:t xml:space="preserve"> Takle Haymanot,</w:t>
            </w:r>
          </w:p>
          <w:p w14:paraId="096E94A8" w14:textId="77777777" w:rsidR="009F60F1" w:rsidRDefault="009F60F1" w:rsidP="00C46B09">
            <w:pPr>
              <w:pStyle w:val="EngHangEnd"/>
            </w:pPr>
            <w:r w:rsidRPr="004764BD">
              <w:t>Have compassion upon us.</w:t>
            </w:r>
          </w:p>
        </w:tc>
        <w:tc>
          <w:tcPr>
            <w:tcW w:w="288" w:type="dxa"/>
          </w:tcPr>
          <w:p w14:paraId="72499AB0" w14:textId="77777777" w:rsidR="009F60F1" w:rsidRDefault="009F60F1" w:rsidP="00C46B09"/>
        </w:tc>
        <w:tc>
          <w:tcPr>
            <w:tcW w:w="288" w:type="dxa"/>
          </w:tcPr>
          <w:p w14:paraId="0CC051D8" w14:textId="77777777" w:rsidR="009F60F1" w:rsidRDefault="009F60F1" w:rsidP="00C46B09">
            <w:pPr>
              <w:pStyle w:val="CopticCross"/>
            </w:pPr>
          </w:p>
        </w:tc>
        <w:tc>
          <w:tcPr>
            <w:tcW w:w="3960" w:type="dxa"/>
          </w:tcPr>
          <w:p w14:paraId="49108158" w14:textId="77777777" w:rsidR="009F60F1" w:rsidRDefault="009F60F1" w:rsidP="009F60F1">
            <w:pPr>
              <w:pStyle w:val="CopticVersemulti-line"/>
            </w:pPr>
            <w:r>
              <w:t>Ϥϩⲟⲗϫ ⲛ̀ϫⲉ ⲡⲉⲕⲣⲁⲛ ⲁϥϣⲱⲡⲓ:</w:t>
            </w:r>
          </w:p>
          <w:p w14:paraId="193ED773" w14:textId="77777777" w:rsidR="009F60F1" w:rsidRDefault="009F60F1" w:rsidP="009F60F1">
            <w:pPr>
              <w:pStyle w:val="CopticVersemulti-line"/>
            </w:pPr>
            <w:r>
              <w:t>Ϧⲉⲛ ⲛⲉⲛⲣⲱⲛ ⲛⲉⲙ ⲛⲓⲣⲉⲙⲈⲑⲁⲩϣ:</w:t>
            </w:r>
          </w:p>
          <w:p w14:paraId="1ADC1F63" w14:textId="77777777" w:rsidR="009F60F1" w:rsidRDefault="009F60F1" w:rsidP="009F60F1">
            <w:pPr>
              <w:pStyle w:val="CopticVersemulti-line"/>
            </w:pPr>
            <w:r>
              <w:t>ϫⲉ Ⲫϯ ⲙ̀ⲡⲓⲁ̀ⲅⲓⲟⲥ:</w:t>
            </w:r>
          </w:p>
          <w:p w14:paraId="09ACCCD2" w14:textId="77777777" w:rsidR="009F60F1" w:rsidRDefault="009F60F1" w:rsidP="009F60F1">
            <w:pPr>
              <w:pStyle w:val="CopticHangingVerse"/>
            </w:pPr>
            <w:r>
              <w:t>Ⲑⲉⲕⲗⲁ Ϩⲩⲙⲁⲛⲟⲥ ϣⲉⲛϩⲏⲧ ϧⲁⲣⲟⲛ.</w:t>
            </w:r>
          </w:p>
        </w:tc>
      </w:tr>
      <w:tr w:rsidR="009F60F1" w14:paraId="1D1B52E2" w14:textId="77777777" w:rsidTr="00C46B09">
        <w:trPr>
          <w:cantSplit/>
          <w:jc w:val="center"/>
        </w:trPr>
        <w:tc>
          <w:tcPr>
            <w:tcW w:w="288" w:type="dxa"/>
          </w:tcPr>
          <w:p w14:paraId="661F900C" w14:textId="77777777" w:rsidR="009F60F1" w:rsidRDefault="009F60F1" w:rsidP="00C46B09">
            <w:pPr>
              <w:pStyle w:val="CopticCross"/>
            </w:pPr>
            <w:r w:rsidRPr="00FB5ACB">
              <w:lastRenderedPageBreak/>
              <w:t>¿</w:t>
            </w:r>
          </w:p>
        </w:tc>
        <w:tc>
          <w:tcPr>
            <w:tcW w:w="3960" w:type="dxa"/>
          </w:tcPr>
          <w:p w14:paraId="63E612D2" w14:textId="77777777" w:rsidR="009F60F1" w:rsidRPr="004764BD" w:rsidRDefault="009F60F1" w:rsidP="00C46B09">
            <w:pPr>
              <w:pStyle w:val="EngHang"/>
            </w:pPr>
            <w:r w:rsidRPr="004764BD">
              <w:t>Pray to the Lord on our behalf,</w:t>
            </w:r>
          </w:p>
          <w:p w14:paraId="0C6CE2CD" w14:textId="77777777" w:rsidR="009F60F1" w:rsidRPr="004764BD" w:rsidRDefault="009F60F1" w:rsidP="00C46B09">
            <w:pPr>
              <w:pStyle w:val="EngHang"/>
            </w:pPr>
            <w:r>
              <w:t>O Ethiopian A</w:t>
            </w:r>
            <w:r w:rsidRPr="004764BD">
              <w:t>postle,</w:t>
            </w:r>
          </w:p>
          <w:p w14:paraId="48458426" w14:textId="77777777" w:rsidR="009F60F1" w:rsidRPr="004764BD" w:rsidRDefault="009F60F1" w:rsidP="00C46B09">
            <w:pPr>
              <w:pStyle w:val="EngHang"/>
            </w:pPr>
            <w:r>
              <w:t>Saint</w:t>
            </w:r>
            <w:r w:rsidRPr="004764BD">
              <w:t xml:space="preserve"> Takle Haymanot,</w:t>
            </w:r>
          </w:p>
          <w:p w14:paraId="2DEB900E" w14:textId="77777777" w:rsidR="009F60F1" w:rsidRDefault="009F60F1" w:rsidP="00C46B09">
            <w:pPr>
              <w:pStyle w:val="EngHangEnd"/>
            </w:pPr>
            <w:r w:rsidRPr="004764BD">
              <w:t>That He</w:t>
            </w:r>
            <w:r>
              <w:t xml:space="preserve"> may forgive us our sins.</w:t>
            </w:r>
          </w:p>
        </w:tc>
        <w:tc>
          <w:tcPr>
            <w:tcW w:w="288" w:type="dxa"/>
          </w:tcPr>
          <w:p w14:paraId="4102324B" w14:textId="77777777" w:rsidR="009F60F1" w:rsidRDefault="009F60F1" w:rsidP="00C46B09"/>
        </w:tc>
        <w:tc>
          <w:tcPr>
            <w:tcW w:w="288" w:type="dxa"/>
          </w:tcPr>
          <w:p w14:paraId="0C502C7C" w14:textId="77777777" w:rsidR="009F60F1" w:rsidRDefault="009F60F1" w:rsidP="00C46B09">
            <w:pPr>
              <w:pStyle w:val="CopticCross"/>
            </w:pPr>
            <w:r w:rsidRPr="00FB5ACB">
              <w:t>¿</w:t>
            </w:r>
          </w:p>
        </w:tc>
        <w:tc>
          <w:tcPr>
            <w:tcW w:w="3960" w:type="dxa"/>
          </w:tcPr>
          <w:p w14:paraId="7AC73E3A" w14:textId="77777777" w:rsidR="009F60F1" w:rsidRDefault="009F60F1" w:rsidP="009F60F1">
            <w:pPr>
              <w:pStyle w:val="CopticVersemulti-line"/>
            </w:pPr>
            <w:r>
              <w:t>Ⲧⲱⲃϩ ⲙ̀Ⲡⲟ̄ⲥ̄ ⲉ̀ϩ̀ⲣⲏⲓ ⲉ̀ϫⲱⲛ:</w:t>
            </w:r>
          </w:p>
          <w:p w14:paraId="48AB2537" w14:textId="77777777" w:rsidR="009F60F1" w:rsidRDefault="009F60F1" w:rsidP="009F60F1">
            <w:pPr>
              <w:pStyle w:val="CopticVersemulti-line"/>
            </w:pPr>
            <w:r>
              <w:t>ⲡⲓⲁ̀ⲡⲟⲥⲧⲟⲗⲟⲥ ⲛ̀ⲛⲓⲣⲉⲙⲈⲑⲁⲩϣ:</w:t>
            </w:r>
          </w:p>
          <w:p w14:paraId="68BF896B" w14:textId="77777777" w:rsidR="009F60F1" w:rsidRDefault="009F60F1" w:rsidP="009F60F1">
            <w:pPr>
              <w:pStyle w:val="CopticVersemulti-line"/>
            </w:pPr>
            <w:r>
              <w:t>ⲡⲓⲁ̀ⲅⲓⲟⲥ Ⲑⲉⲕⲗⲁ Ϩⲩⲙⲁⲛⲟⲥ:</w:t>
            </w:r>
          </w:p>
          <w:p w14:paraId="1707B0EE" w14:textId="77777777" w:rsidR="009F60F1" w:rsidRDefault="009F60F1" w:rsidP="00662A48">
            <w:pPr>
              <w:pStyle w:val="CopticHangingVerse"/>
            </w:pPr>
            <w:r>
              <w:t>ⲛ̀ⲧⲉϥ ⲭⲁ ⲛⲉⲛⲛⲟⲃⲓ ⲛⲁⲛ ⲉ̀ⲃⲟⲗ.</w:t>
            </w:r>
          </w:p>
        </w:tc>
      </w:tr>
    </w:tbl>
    <w:p w14:paraId="3C477953" w14:textId="77777777" w:rsidR="00431ABD" w:rsidRDefault="00431ABD" w:rsidP="00431ABD">
      <w:pPr>
        <w:pStyle w:val="Heading3"/>
      </w:pPr>
      <w:bookmarkStart w:id="1763" w:name="_Toc448227654"/>
      <w:r>
        <w:t>August 21 / Mesori 28: The Patriarchs: Abraham, Isaac, and Jacob</w:t>
      </w:r>
      <w:bookmarkEnd w:id="1763"/>
    </w:p>
    <w:p w14:paraId="1D063B19" w14:textId="77777777" w:rsidR="00431ABD" w:rsidRDefault="00431ABD" w:rsidP="00431ABD">
      <w:pPr>
        <w:pStyle w:val="Heading4"/>
      </w:pPr>
      <w:bookmarkStart w:id="1764" w:name="_Ref434492413"/>
      <w:r>
        <w:t>The Doxology</w:t>
      </w:r>
      <w:r w:rsidR="00B82753">
        <w:t xml:space="preserve"> for the Patriarchs: Abraham, Isaac, and Jacob</w:t>
      </w:r>
      <w:bookmarkEnd w:id="176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31ABD" w14:paraId="2A09A347" w14:textId="77777777" w:rsidTr="00431ABD">
        <w:trPr>
          <w:cantSplit/>
          <w:jc w:val="center"/>
        </w:trPr>
        <w:tc>
          <w:tcPr>
            <w:tcW w:w="288" w:type="dxa"/>
          </w:tcPr>
          <w:p w14:paraId="1315EEAC" w14:textId="77777777" w:rsidR="00431ABD" w:rsidRDefault="00431ABD" w:rsidP="00431ABD">
            <w:pPr>
              <w:pStyle w:val="CopticCross"/>
            </w:pPr>
          </w:p>
        </w:tc>
        <w:tc>
          <w:tcPr>
            <w:tcW w:w="3960" w:type="dxa"/>
          </w:tcPr>
          <w:p w14:paraId="4B7205FD" w14:textId="77777777" w:rsidR="00431ABD" w:rsidRPr="004764BD" w:rsidRDefault="00431ABD" w:rsidP="00431ABD">
            <w:pPr>
              <w:pStyle w:val="EngHang"/>
            </w:pPr>
            <w:r>
              <w:t>Sing</w:t>
            </w:r>
            <w:r w:rsidRPr="004764BD">
              <w:t xml:space="preserve"> a new song</w:t>
            </w:r>
            <w:r>
              <w:t xml:space="preserve"> to the Lord</w:t>
            </w:r>
            <w:r w:rsidRPr="004764BD">
              <w:t>,</w:t>
            </w:r>
          </w:p>
          <w:p w14:paraId="705C9C04" w14:textId="77777777" w:rsidR="00431ABD" w:rsidRPr="004764BD" w:rsidRDefault="00431ABD" w:rsidP="00431ABD">
            <w:pPr>
              <w:pStyle w:val="EngHang"/>
            </w:pPr>
            <w:r w:rsidRPr="004764BD">
              <w:t>With myriads of psalms,</w:t>
            </w:r>
          </w:p>
          <w:p w14:paraId="2BDA2EE1" w14:textId="77777777" w:rsidR="00431ABD" w:rsidRPr="004764BD" w:rsidRDefault="00431ABD" w:rsidP="00431ABD">
            <w:pPr>
              <w:pStyle w:val="EngHang"/>
            </w:pPr>
            <w:r w:rsidRPr="004764BD">
              <w:t>For the remembrance of our lords and fathers,</w:t>
            </w:r>
          </w:p>
          <w:p w14:paraId="6C453717" w14:textId="77777777" w:rsidR="00431ABD" w:rsidRDefault="00431ABD" w:rsidP="00431ABD">
            <w:pPr>
              <w:pStyle w:val="EngHangEnd"/>
            </w:pPr>
            <w:r w:rsidRPr="004764BD">
              <w:t>Abraham, Isaac and Jacob.</w:t>
            </w:r>
          </w:p>
        </w:tc>
        <w:tc>
          <w:tcPr>
            <w:tcW w:w="288" w:type="dxa"/>
          </w:tcPr>
          <w:p w14:paraId="365F66E4" w14:textId="77777777" w:rsidR="00431ABD" w:rsidRDefault="00431ABD" w:rsidP="00431ABD"/>
        </w:tc>
        <w:tc>
          <w:tcPr>
            <w:tcW w:w="288" w:type="dxa"/>
          </w:tcPr>
          <w:p w14:paraId="04FB0449" w14:textId="77777777" w:rsidR="00431ABD" w:rsidRDefault="00431ABD" w:rsidP="00431ABD">
            <w:pPr>
              <w:pStyle w:val="CopticCross"/>
            </w:pPr>
          </w:p>
        </w:tc>
        <w:tc>
          <w:tcPr>
            <w:tcW w:w="3960" w:type="dxa"/>
          </w:tcPr>
          <w:p w14:paraId="2CE014A0" w14:textId="77777777" w:rsidR="00431ABD" w:rsidRDefault="00431ABD" w:rsidP="00431ABD">
            <w:pPr>
              <w:pStyle w:val="CopticVersemulti-line"/>
            </w:pPr>
            <w:r>
              <w:t>Ϩⲱⲥ ⲉ̀Ⲡⲟ̄ⲥ̄ ϧⲉⲛ ⲟⲩϩⲱⲥ ⲙ̀ⲃⲉⲣⲓ:</w:t>
            </w:r>
          </w:p>
          <w:p w14:paraId="2B840921" w14:textId="77777777" w:rsidR="00431ABD" w:rsidRDefault="00431ABD" w:rsidP="00431ABD">
            <w:pPr>
              <w:pStyle w:val="CopticVersemulti-line"/>
            </w:pPr>
            <w:r>
              <w:t>ϧⲉⲛ ϩⲁⲛⲯⲁⲗⲙⲟⲥ ⲑ̀ⲃⲁ ⲛ̀ⲕⲱⲃ:</w:t>
            </w:r>
          </w:p>
          <w:p w14:paraId="035F0A03" w14:textId="77777777" w:rsidR="00431ABD" w:rsidRDefault="00431ABD" w:rsidP="00431ABD">
            <w:pPr>
              <w:pStyle w:val="CopticVersemulti-line"/>
            </w:pPr>
            <w:r>
              <w:t>ⲡⲓⲉⲣⲫ̀ⲙⲉⲩⲓ̀ ⲛ̀ⲛⲁⲟ̄ⲥ̄ ⲛ̀ⲓⲟϯ:</w:t>
            </w:r>
          </w:p>
          <w:p w14:paraId="700FD274" w14:textId="77777777" w:rsidR="00431ABD" w:rsidRDefault="00431ABD" w:rsidP="00431ABD">
            <w:pPr>
              <w:pStyle w:val="CopticHangingVerse"/>
            </w:pPr>
            <w:r>
              <w:t>Ⲁⲃⲣⲁⲁⲙ Ⲓⲥⲁⲁⲕ Ⲓⲁⲕⲱⲃ.</w:t>
            </w:r>
          </w:p>
        </w:tc>
      </w:tr>
      <w:tr w:rsidR="00431ABD" w14:paraId="1153160D" w14:textId="77777777" w:rsidTr="00431ABD">
        <w:trPr>
          <w:cantSplit/>
          <w:jc w:val="center"/>
        </w:trPr>
        <w:tc>
          <w:tcPr>
            <w:tcW w:w="288" w:type="dxa"/>
          </w:tcPr>
          <w:p w14:paraId="4EC9AD70" w14:textId="77777777" w:rsidR="00431ABD" w:rsidRDefault="00431ABD" w:rsidP="00431ABD">
            <w:pPr>
              <w:pStyle w:val="CopticCross"/>
            </w:pPr>
            <w:r w:rsidRPr="00FB5ACB">
              <w:t>¿</w:t>
            </w:r>
          </w:p>
        </w:tc>
        <w:tc>
          <w:tcPr>
            <w:tcW w:w="3960" w:type="dxa"/>
          </w:tcPr>
          <w:p w14:paraId="2A0F88F1" w14:textId="77777777" w:rsidR="00431ABD" w:rsidRPr="004764BD" w:rsidRDefault="00431ABD" w:rsidP="00431ABD">
            <w:pPr>
              <w:pStyle w:val="EngHang"/>
            </w:pPr>
            <w:r>
              <w:t>Grant</w:t>
            </w:r>
            <w:r w:rsidRPr="004764BD">
              <w:t xml:space="preserve"> us coolness, O Lord,</w:t>
            </w:r>
          </w:p>
          <w:p w14:paraId="31054491" w14:textId="77777777" w:rsidR="00431ABD" w:rsidRPr="004764BD" w:rsidRDefault="00431ABD" w:rsidP="00431ABD">
            <w:pPr>
              <w:pStyle w:val="EngHang"/>
            </w:pPr>
            <w:r w:rsidRPr="004764BD">
              <w:t>In the bosom of our righteous fathers,</w:t>
            </w:r>
          </w:p>
          <w:p w14:paraId="32243F4D" w14:textId="77777777" w:rsidR="00431ABD" w:rsidRPr="004764BD" w:rsidRDefault="00431ABD" w:rsidP="00431ABD">
            <w:pPr>
              <w:pStyle w:val="EngHang"/>
            </w:pPr>
            <w:r w:rsidRPr="004764BD">
              <w:t>Abraham, Isaac, and Jacob,</w:t>
            </w:r>
          </w:p>
          <w:p w14:paraId="339D3188" w14:textId="77777777" w:rsidR="00431ABD" w:rsidRDefault="00431ABD" w:rsidP="00431ABD">
            <w:pPr>
              <w:pStyle w:val="EngHangEnd"/>
            </w:pPr>
            <w:r>
              <w:t>In paradise by</w:t>
            </w:r>
            <w:r w:rsidRPr="004764BD">
              <w:t xml:space="preserve"> their prayers.</w:t>
            </w:r>
          </w:p>
        </w:tc>
        <w:tc>
          <w:tcPr>
            <w:tcW w:w="288" w:type="dxa"/>
          </w:tcPr>
          <w:p w14:paraId="30820FF7" w14:textId="77777777" w:rsidR="00431ABD" w:rsidRDefault="00431ABD" w:rsidP="00431ABD"/>
        </w:tc>
        <w:tc>
          <w:tcPr>
            <w:tcW w:w="288" w:type="dxa"/>
          </w:tcPr>
          <w:p w14:paraId="08AB3D3E" w14:textId="77777777" w:rsidR="00431ABD" w:rsidRDefault="00431ABD" w:rsidP="00431ABD">
            <w:pPr>
              <w:pStyle w:val="CopticCross"/>
            </w:pPr>
            <w:r w:rsidRPr="00FB5ACB">
              <w:t>¿</w:t>
            </w:r>
          </w:p>
        </w:tc>
        <w:tc>
          <w:tcPr>
            <w:tcW w:w="3960" w:type="dxa"/>
          </w:tcPr>
          <w:p w14:paraId="2C592414" w14:textId="77777777" w:rsidR="00431ABD" w:rsidRDefault="00431ABD" w:rsidP="00431ABD">
            <w:pPr>
              <w:pStyle w:val="CopticVersemulti-line"/>
            </w:pPr>
            <w:r>
              <w:t>Ⲙⲟⲓ ⲛⲁⲛ Ⲡⲟ̄ⲥ̄ ⲛ̀ⲟⲩⲭ̀ⲃⲟⲃ:</w:t>
            </w:r>
          </w:p>
          <w:p w14:paraId="72C9E1B6" w14:textId="77777777" w:rsidR="00431ABD" w:rsidRDefault="00431ABD" w:rsidP="00431ABD">
            <w:pPr>
              <w:pStyle w:val="CopticVersemulti-line"/>
            </w:pPr>
            <w:r>
              <w:t>ϧⲉⲛ ⲕⲉⲛϥ ⲛ̀ⲛⲉⲛⲓⲟϯ ⲛ̀ⲇⲓⲕⲉⲟⲥ:</w:t>
            </w:r>
          </w:p>
          <w:p w14:paraId="45E50A23" w14:textId="77777777" w:rsidR="00431ABD" w:rsidRDefault="00431ABD" w:rsidP="00431ABD">
            <w:pPr>
              <w:pStyle w:val="CopticVersemulti-line"/>
            </w:pPr>
            <w:r>
              <w:t>Ⲁⲃⲣⲁⲁⲙ Ⲓⲥⲁⲁⲕ Ⲓⲁⲕⲱⲃ:</w:t>
            </w:r>
          </w:p>
          <w:p w14:paraId="7EC2C6D7" w14:textId="77777777" w:rsidR="00431ABD" w:rsidRDefault="00431ABD" w:rsidP="00431ABD">
            <w:pPr>
              <w:pStyle w:val="CopticHangingVerse"/>
            </w:pPr>
            <w:r>
              <w:t>ϧⲉⲛ ⲡⲓⲡⲁⲣⲁⲇⲓⲥⲟⲥ ⲛⲉⲙ ⲛⲟⲩⲕⲉⲡ̀ⲣⲟⲥ.</w:t>
            </w:r>
          </w:p>
        </w:tc>
      </w:tr>
      <w:tr w:rsidR="00431ABD" w14:paraId="20487784" w14:textId="77777777" w:rsidTr="00431ABD">
        <w:trPr>
          <w:cantSplit/>
          <w:jc w:val="center"/>
        </w:trPr>
        <w:tc>
          <w:tcPr>
            <w:tcW w:w="288" w:type="dxa"/>
          </w:tcPr>
          <w:p w14:paraId="3B81B296" w14:textId="77777777" w:rsidR="00431ABD" w:rsidRDefault="00431ABD" w:rsidP="00431ABD">
            <w:pPr>
              <w:pStyle w:val="CopticCross"/>
            </w:pPr>
          </w:p>
        </w:tc>
        <w:tc>
          <w:tcPr>
            <w:tcW w:w="3960" w:type="dxa"/>
          </w:tcPr>
          <w:p w14:paraId="79ACF15E" w14:textId="77777777" w:rsidR="00431ABD" w:rsidRPr="004764BD" w:rsidRDefault="00431ABD" w:rsidP="00431ABD">
            <w:pPr>
              <w:pStyle w:val="EngHang"/>
            </w:pPr>
            <w:r w:rsidRPr="004764BD">
              <w:t>Forget not the covenant,</w:t>
            </w:r>
          </w:p>
          <w:p w14:paraId="7AB48AEC" w14:textId="77777777" w:rsidR="00431ABD" w:rsidRPr="004764BD" w:rsidRDefault="00431ABD" w:rsidP="00431ABD">
            <w:pPr>
              <w:pStyle w:val="EngHang"/>
            </w:pPr>
            <w:r w:rsidRPr="004764BD">
              <w:t xml:space="preserve">Which </w:t>
            </w:r>
            <w:r>
              <w:t>You have</w:t>
            </w:r>
            <w:r w:rsidRPr="004764BD">
              <w:t xml:space="preserve"> made with Abraham,</w:t>
            </w:r>
          </w:p>
          <w:p w14:paraId="7B426F99" w14:textId="77777777" w:rsidR="00431ABD" w:rsidRPr="004764BD" w:rsidRDefault="00431ABD" w:rsidP="00431ABD">
            <w:pPr>
              <w:pStyle w:val="EngHang"/>
            </w:pPr>
            <w:r>
              <w:t>And guarded</w:t>
            </w:r>
            <w:r w:rsidRPr="004764BD">
              <w:t xml:space="preserve"> with Isaac,</w:t>
            </w:r>
          </w:p>
          <w:p w14:paraId="3EC04821" w14:textId="77777777" w:rsidR="00431ABD" w:rsidRDefault="00431ABD" w:rsidP="00431ABD">
            <w:pPr>
              <w:pStyle w:val="EngHangEnd"/>
            </w:pPr>
            <w:r>
              <w:t>And made to</w:t>
            </w:r>
            <w:r w:rsidRPr="004764BD">
              <w:t xml:space="preserve"> stand with Jacob.</w:t>
            </w:r>
          </w:p>
        </w:tc>
        <w:tc>
          <w:tcPr>
            <w:tcW w:w="288" w:type="dxa"/>
          </w:tcPr>
          <w:p w14:paraId="719BE417" w14:textId="77777777" w:rsidR="00431ABD" w:rsidRDefault="00431ABD" w:rsidP="00431ABD"/>
        </w:tc>
        <w:tc>
          <w:tcPr>
            <w:tcW w:w="288" w:type="dxa"/>
          </w:tcPr>
          <w:p w14:paraId="048A38DA" w14:textId="77777777" w:rsidR="00431ABD" w:rsidRDefault="00431ABD" w:rsidP="00431ABD">
            <w:pPr>
              <w:pStyle w:val="CopticCross"/>
            </w:pPr>
          </w:p>
        </w:tc>
        <w:tc>
          <w:tcPr>
            <w:tcW w:w="3960" w:type="dxa"/>
          </w:tcPr>
          <w:p w14:paraId="45B3A54A" w14:textId="77777777" w:rsidR="00431ABD" w:rsidRDefault="00431ABD" w:rsidP="00431ABD">
            <w:pPr>
              <w:pStyle w:val="CopticVersemulti-line"/>
            </w:pPr>
            <w:r>
              <w:t>Ⲙⲡⲉⲣⲉⲣⲡ̀ⲱⲃϣ ⲛ̀ϯⲇⲓⲁ̀ⲑⲏⲕⲏ:</w:t>
            </w:r>
          </w:p>
          <w:p w14:paraId="17D8D42A" w14:textId="77777777" w:rsidR="00431ABD" w:rsidRDefault="00431ABD" w:rsidP="00431ABD">
            <w:pPr>
              <w:pStyle w:val="CopticVersemulti-line"/>
            </w:pPr>
            <w:r>
              <w:t>ⲑⲏⲉⲧⲁⲕⲥⲉⲙⲛⲏⲧⲥ ⲛⲉⲙ Ⲁⲃⲣⲁⲁⲙ:</w:t>
            </w:r>
          </w:p>
          <w:p w14:paraId="744FFF49" w14:textId="77777777" w:rsidR="00431ABD" w:rsidRDefault="00431ABD" w:rsidP="00431ABD">
            <w:pPr>
              <w:pStyle w:val="CopticVersemulti-line"/>
            </w:pPr>
            <w:r>
              <w:t>ⲟⲩⲟϩ ⲁⲕⲁ̀ⲣⲉϩ ⲉ̀ⲣⲟϥ ⲛⲉⲙ Ⲓⲥⲁⲁⲕ:</w:t>
            </w:r>
          </w:p>
          <w:p w14:paraId="3C017DEB" w14:textId="77777777" w:rsidR="00431ABD" w:rsidRDefault="00431ABD" w:rsidP="00431ABD">
            <w:pPr>
              <w:pStyle w:val="CopticHangingVerse"/>
            </w:pPr>
            <w:r>
              <w:t>ⲟⲩⲟϩ ⲁⲕⲧⲁϩⲟϥ ⲉ̀ⲣⲁⲧϥ ⲛⲉⲙ Ⲓⲁⲕⲱⲃ.</w:t>
            </w:r>
          </w:p>
        </w:tc>
      </w:tr>
      <w:tr w:rsidR="00431ABD" w14:paraId="4ADD6653" w14:textId="77777777" w:rsidTr="00431ABD">
        <w:trPr>
          <w:cantSplit/>
          <w:jc w:val="center"/>
        </w:trPr>
        <w:tc>
          <w:tcPr>
            <w:tcW w:w="288" w:type="dxa"/>
          </w:tcPr>
          <w:p w14:paraId="171DBFF3" w14:textId="77777777" w:rsidR="00431ABD" w:rsidRDefault="00431ABD" w:rsidP="00431ABD">
            <w:pPr>
              <w:pStyle w:val="CopticCross"/>
            </w:pPr>
            <w:r w:rsidRPr="00FB5ACB">
              <w:t>¿</w:t>
            </w:r>
          </w:p>
        </w:tc>
        <w:tc>
          <w:tcPr>
            <w:tcW w:w="3960" w:type="dxa"/>
          </w:tcPr>
          <w:p w14:paraId="6B597B35" w14:textId="77777777" w:rsidR="00431ABD" w:rsidRPr="004764BD" w:rsidRDefault="00431ABD" w:rsidP="00431ABD">
            <w:pPr>
              <w:pStyle w:val="EngHang"/>
            </w:pPr>
            <w:r w:rsidRPr="004764BD">
              <w:t xml:space="preserve">Bless the Lord all </w:t>
            </w:r>
            <w:r>
              <w:t>you</w:t>
            </w:r>
            <w:r w:rsidRPr="004764BD">
              <w:t xml:space="preserve"> nations,</w:t>
            </w:r>
          </w:p>
          <w:p w14:paraId="62D8875A" w14:textId="77777777" w:rsidR="00431ABD" w:rsidRPr="004764BD" w:rsidRDefault="00431ABD" w:rsidP="00431ABD">
            <w:pPr>
              <w:pStyle w:val="EngHang"/>
            </w:pPr>
            <w:r w:rsidRPr="004764BD">
              <w:t>The tribes and all kinds of tongues,</w:t>
            </w:r>
          </w:p>
          <w:p w14:paraId="27CD8580" w14:textId="77777777" w:rsidR="00431ABD" w:rsidRPr="004764BD" w:rsidRDefault="00431ABD" w:rsidP="00431ABD">
            <w:pPr>
              <w:pStyle w:val="EngHang"/>
            </w:pPr>
            <w:r w:rsidRPr="004764BD">
              <w:t>In the feast of the great and righteous,</w:t>
            </w:r>
          </w:p>
          <w:p w14:paraId="1287585E" w14:textId="77777777" w:rsidR="00431ABD" w:rsidRDefault="00431ABD" w:rsidP="00431ABD">
            <w:pPr>
              <w:pStyle w:val="EngHangEnd"/>
            </w:pPr>
            <w:r w:rsidRPr="004764BD">
              <w:t>Abraham, Isaac, and Jacob.</w:t>
            </w:r>
          </w:p>
        </w:tc>
        <w:tc>
          <w:tcPr>
            <w:tcW w:w="288" w:type="dxa"/>
          </w:tcPr>
          <w:p w14:paraId="6D55D1F5" w14:textId="77777777" w:rsidR="00431ABD" w:rsidRDefault="00431ABD" w:rsidP="00431ABD"/>
        </w:tc>
        <w:tc>
          <w:tcPr>
            <w:tcW w:w="288" w:type="dxa"/>
          </w:tcPr>
          <w:p w14:paraId="10648C9B" w14:textId="77777777" w:rsidR="00431ABD" w:rsidRDefault="00431ABD" w:rsidP="00431ABD">
            <w:pPr>
              <w:pStyle w:val="CopticCross"/>
            </w:pPr>
            <w:r w:rsidRPr="00FB5ACB">
              <w:t>¿</w:t>
            </w:r>
          </w:p>
        </w:tc>
        <w:tc>
          <w:tcPr>
            <w:tcW w:w="3960" w:type="dxa"/>
          </w:tcPr>
          <w:p w14:paraId="7C72DFA9" w14:textId="77777777" w:rsidR="00431ABD" w:rsidRDefault="00431ABD" w:rsidP="00431ABD">
            <w:pPr>
              <w:pStyle w:val="CopticVersemulti-line"/>
            </w:pPr>
            <w:r>
              <w:t>Ⲥⲙⲟⲩ ⲉ̀Ⲡⲟ̄ⲥ̄ ⲱ̀ ⲛⲓⲗⲁⲟⲥ:</w:t>
            </w:r>
          </w:p>
          <w:p w14:paraId="5DFB4FED" w14:textId="77777777" w:rsidR="00431ABD" w:rsidRDefault="00431ABD" w:rsidP="00431ABD">
            <w:pPr>
              <w:pStyle w:val="CopticVersemulti-line"/>
            </w:pPr>
            <w:r>
              <w:t>ⲛⲓⲫⲩⲗⲏ ⲛⲉⲙ ⲛⲓⲁⲥⲡⲓ ⲛ̀ⲗⲁⲥ:</w:t>
            </w:r>
          </w:p>
          <w:p w14:paraId="0D3628EB" w14:textId="77777777" w:rsidR="00431ABD" w:rsidRDefault="00431ABD" w:rsidP="00431ABD">
            <w:pPr>
              <w:pStyle w:val="CopticVersemulti-line"/>
            </w:pPr>
            <w:r>
              <w:t>ϧⲉⲛ ⲡ̀ϣⲁⲓ ⲛ̀ⲧⲉ ⲛⲓⲛⲓϣϯ ϧⲉⲛ ⲛⲓⲇⲓⲕⲉⲟⲥ:</w:t>
            </w:r>
          </w:p>
          <w:p w14:paraId="71CC6F79" w14:textId="77777777" w:rsidR="00431ABD" w:rsidRDefault="00431ABD" w:rsidP="00431ABD">
            <w:pPr>
              <w:pStyle w:val="CopticHangingVerse"/>
            </w:pPr>
            <w:r>
              <w:t>Ⲁⲃⲣⲁⲁⲙ ⲛⲉⲙ Ⲓⲥⲁⲁⲕ ⲛⲉⲙ Ⲓⲁⲕⲱⲃ.</w:t>
            </w:r>
          </w:p>
        </w:tc>
      </w:tr>
      <w:tr w:rsidR="00431ABD" w14:paraId="68FD6E95" w14:textId="77777777" w:rsidTr="00431ABD">
        <w:trPr>
          <w:cantSplit/>
          <w:jc w:val="center"/>
        </w:trPr>
        <w:tc>
          <w:tcPr>
            <w:tcW w:w="288" w:type="dxa"/>
          </w:tcPr>
          <w:p w14:paraId="2AAB5140" w14:textId="77777777" w:rsidR="00431ABD" w:rsidRDefault="00431ABD" w:rsidP="00431ABD">
            <w:pPr>
              <w:pStyle w:val="CopticCross"/>
            </w:pPr>
          </w:p>
        </w:tc>
        <w:tc>
          <w:tcPr>
            <w:tcW w:w="3960" w:type="dxa"/>
          </w:tcPr>
          <w:p w14:paraId="0958C897" w14:textId="77777777" w:rsidR="00431ABD" w:rsidRPr="004764BD" w:rsidRDefault="00431ABD" w:rsidP="00431ABD">
            <w:pPr>
              <w:pStyle w:val="EngHang"/>
            </w:pPr>
            <w:r w:rsidRPr="004764BD">
              <w:t xml:space="preserve">You </w:t>
            </w:r>
            <w:r>
              <w:t>greatly exalted the holy</w:t>
            </w:r>
            <w:r w:rsidRPr="004764BD">
              <w:t>,</w:t>
            </w:r>
          </w:p>
          <w:p w14:paraId="2E13EF25" w14:textId="77777777" w:rsidR="00431ABD" w:rsidRPr="004764BD" w:rsidRDefault="00431ABD" w:rsidP="00431ABD">
            <w:pPr>
              <w:pStyle w:val="EngHang"/>
            </w:pPr>
            <w:r w:rsidRPr="004764BD">
              <w:t>And the righteous and the just,</w:t>
            </w:r>
          </w:p>
          <w:p w14:paraId="4DCA3150" w14:textId="77777777" w:rsidR="00431ABD" w:rsidRPr="004764BD" w:rsidRDefault="00431ABD" w:rsidP="00431ABD">
            <w:pPr>
              <w:pStyle w:val="EngHang"/>
            </w:pPr>
            <w:r w:rsidRPr="004764BD">
              <w:t>Grant us O Lord our portion,</w:t>
            </w:r>
          </w:p>
          <w:p w14:paraId="60D29FDB" w14:textId="77777777" w:rsidR="00431ABD" w:rsidRDefault="00431ABD" w:rsidP="00431ABD">
            <w:pPr>
              <w:pStyle w:val="EngHangEnd"/>
            </w:pPr>
            <w:r w:rsidRPr="004764BD">
              <w:t>With Abraham, Isaac, and Jacob.</w:t>
            </w:r>
          </w:p>
        </w:tc>
        <w:tc>
          <w:tcPr>
            <w:tcW w:w="288" w:type="dxa"/>
          </w:tcPr>
          <w:p w14:paraId="0B4B6D94" w14:textId="77777777" w:rsidR="00431ABD" w:rsidRDefault="00431ABD" w:rsidP="00431ABD"/>
        </w:tc>
        <w:tc>
          <w:tcPr>
            <w:tcW w:w="288" w:type="dxa"/>
          </w:tcPr>
          <w:p w14:paraId="67B77226" w14:textId="77777777" w:rsidR="00431ABD" w:rsidRDefault="00431ABD" w:rsidP="00431ABD">
            <w:pPr>
              <w:pStyle w:val="CopticCross"/>
            </w:pPr>
          </w:p>
        </w:tc>
        <w:tc>
          <w:tcPr>
            <w:tcW w:w="3960" w:type="dxa"/>
          </w:tcPr>
          <w:p w14:paraId="03A2FC2B" w14:textId="77777777" w:rsidR="00431ABD" w:rsidRDefault="00431ABD" w:rsidP="00431ABD">
            <w:pPr>
              <w:pStyle w:val="CopticVersemulti-line"/>
            </w:pPr>
            <w:r>
              <w:t>Ⲁⲣⲉⲧⲉⲛϭⲓⲥⲓ ⲉ̀ⲙⲁϣⲱ ⲛⲓⲁ̀ⲅⲓⲟⲥ:</w:t>
            </w:r>
          </w:p>
          <w:p w14:paraId="1EB0A15D" w14:textId="77777777" w:rsidR="00431ABD" w:rsidRDefault="00431ABD" w:rsidP="00431ABD">
            <w:pPr>
              <w:pStyle w:val="CopticVersemulti-line"/>
            </w:pPr>
            <w:r>
              <w:t>ⲛⲉⲙ ⲛⲓⲑ̀ⲙⲏⲓ ⲛⲉⲙ ⲛⲓⲇⲓⲕⲉⲟⲥ:</w:t>
            </w:r>
          </w:p>
          <w:p w14:paraId="792B38E9" w14:textId="77777777" w:rsidR="00431ABD" w:rsidRDefault="00431ABD" w:rsidP="00431ABD">
            <w:pPr>
              <w:pStyle w:val="CopticVersemulti-line"/>
            </w:pPr>
            <w:r>
              <w:t>ⲙⲟⲓ ⲛⲁⲛ Ⲡⲟ̄ⲥ̄ ⲛ̀ⲟⲩⲙⲉⲣⲟⲥ:</w:t>
            </w:r>
          </w:p>
          <w:p w14:paraId="0A333178" w14:textId="77777777" w:rsidR="00431ABD" w:rsidRPr="003032D8" w:rsidRDefault="00431ABD" w:rsidP="00431ABD">
            <w:pPr>
              <w:pStyle w:val="CopticHangingVerse"/>
            </w:pPr>
            <w:r>
              <w:t>ⲛⲉⲙ Ⲁⲃⲣⲁⲁⲙ ⲛⲉⲙ Ⲓⲥⲁⲁⲭ ⲛⲉⲙ Ⲓⲁⲕⲱⲃ.</w:t>
            </w:r>
          </w:p>
        </w:tc>
      </w:tr>
      <w:tr w:rsidR="00431ABD" w14:paraId="7BB19C1B" w14:textId="77777777" w:rsidTr="00431ABD">
        <w:trPr>
          <w:cantSplit/>
          <w:jc w:val="center"/>
        </w:trPr>
        <w:tc>
          <w:tcPr>
            <w:tcW w:w="288" w:type="dxa"/>
          </w:tcPr>
          <w:p w14:paraId="5D88277D" w14:textId="77777777" w:rsidR="00431ABD" w:rsidRDefault="00431ABD" w:rsidP="00431ABD">
            <w:pPr>
              <w:pStyle w:val="CopticCross"/>
            </w:pPr>
            <w:r w:rsidRPr="00FB5ACB">
              <w:lastRenderedPageBreak/>
              <w:t>¿</w:t>
            </w:r>
          </w:p>
        </w:tc>
        <w:tc>
          <w:tcPr>
            <w:tcW w:w="3960" w:type="dxa"/>
          </w:tcPr>
          <w:p w14:paraId="4B5FCCB0" w14:textId="77777777" w:rsidR="00431ABD" w:rsidRPr="004764BD" w:rsidRDefault="00431ABD" w:rsidP="00431ABD">
            <w:pPr>
              <w:pStyle w:val="EngHang"/>
            </w:pPr>
            <w:r w:rsidRPr="004764BD">
              <w:t>Pray to the Lord on our behalf,</w:t>
            </w:r>
          </w:p>
          <w:p w14:paraId="353C5374" w14:textId="77777777" w:rsidR="00431ABD" w:rsidRPr="004764BD" w:rsidRDefault="00431ABD" w:rsidP="00431ABD">
            <w:pPr>
              <w:pStyle w:val="EngHang"/>
            </w:pPr>
            <w:r>
              <w:t>O my lords the</w:t>
            </w:r>
            <w:r w:rsidRPr="004764BD">
              <w:t xml:space="preserve"> righteous fathers,</w:t>
            </w:r>
          </w:p>
          <w:p w14:paraId="665A68F9" w14:textId="77777777" w:rsidR="00431ABD" w:rsidRPr="004764BD" w:rsidRDefault="00431ABD" w:rsidP="00431ABD">
            <w:pPr>
              <w:pStyle w:val="EngHang"/>
            </w:pPr>
            <w:r w:rsidRPr="004764BD">
              <w:t>Abraham, Isaac, and Jacob,</w:t>
            </w:r>
          </w:p>
          <w:p w14:paraId="3579FE83" w14:textId="77777777" w:rsidR="00431ABD" w:rsidRDefault="00431ABD" w:rsidP="00431ABD">
            <w:pPr>
              <w:pStyle w:val="EngHangEnd"/>
            </w:pPr>
            <w:r w:rsidRPr="004764BD">
              <w:t>That He</w:t>
            </w:r>
            <w:r>
              <w:t xml:space="preserve"> may forgive us our sins.</w:t>
            </w:r>
          </w:p>
        </w:tc>
        <w:tc>
          <w:tcPr>
            <w:tcW w:w="288" w:type="dxa"/>
          </w:tcPr>
          <w:p w14:paraId="2425AA34" w14:textId="77777777" w:rsidR="00431ABD" w:rsidRDefault="00431ABD" w:rsidP="00431ABD"/>
        </w:tc>
        <w:tc>
          <w:tcPr>
            <w:tcW w:w="288" w:type="dxa"/>
          </w:tcPr>
          <w:p w14:paraId="53FF52B9" w14:textId="77777777" w:rsidR="00431ABD" w:rsidRDefault="00431ABD" w:rsidP="00431ABD">
            <w:pPr>
              <w:pStyle w:val="CopticCross"/>
            </w:pPr>
            <w:r w:rsidRPr="00FB5ACB">
              <w:t>¿</w:t>
            </w:r>
          </w:p>
        </w:tc>
        <w:tc>
          <w:tcPr>
            <w:tcW w:w="3960" w:type="dxa"/>
          </w:tcPr>
          <w:p w14:paraId="05156824" w14:textId="77777777" w:rsidR="00431ABD" w:rsidRDefault="00431ABD" w:rsidP="00431ABD">
            <w:pPr>
              <w:pStyle w:val="CopticVersemulti-line"/>
            </w:pPr>
            <w:r>
              <w:t>Ⲧⲱⲃϩ ⲙ̀Ⲡⲟ̄ⲥ̄ ⲉ̀ϩ̀ⲣⲏⲓ ⲉ̀ϫⲱⲛ:</w:t>
            </w:r>
          </w:p>
          <w:p w14:paraId="2148D3E5" w14:textId="77777777" w:rsidR="00431ABD" w:rsidRDefault="00431ABD" w:rsidP="00431ABD">
            <w:pPr>
              <w:pStyle w:val="CopticVersemulti-line"/>
            </w:pPr>
            <w:r>
              <w:t>ⲱ̀ ⲛⲁⲟ̄ⲥ̄ ⲛ̀ⲓⲟϯ ⲛ̀ⲇⲓⲕⲉⲟⲥ:</w:t>
            </w:r>
          </w:p>
          <w:p w14:paraId="01F5AF1E" w14:textId="77777777" w:rsidR="00431ABD" w:rsidRDefault="00431ABD" w:rsidP="00431ABD">
            <w:pPr>
              <w:pStyle w:val="CopticVersemulti-line"/>
            </w:pPr>
            <w:r>
              <w:t>Ⲁⲃⲣⲁⲁⲙ Ⲓⲥⲁⲁⲕ Ⲓⲁⲕⲱⲃ:</w:t>
            </w:r>
          </w:p>
          <w:p w14:paraId="494BCAD8" w14:textId="77777777" w:rsidR="00431ABD" w:rsidRDefault="00431ABD" w:rsidP="00431ABD">
            <w:pPr>
              <w:pStyle w:val="CopticHangingVerse"/>
            </w:pPr>
            <w:r>
              <w:t>ⲛ̀ⲧⲉϥⲭⲁ ⲛⲉⲛⲛⲟⲃⲓ ⲛⲁⲛ ⲉ̀ⲃⲟⲗ.</w:t>
            </w:r>
          </w:p>
        </w:tc>
      </w:tr>
    </w:tbl>
    <w:p w14:paraId="67BEAE45" w14:textId="77777777" w:rsidR="007D439A" w:rsidRDefault="007D439A" w:rsidP="007D439A">
      <w:pPr>
        <w:pStyle w:val="Heading3"/>
      </w:pPr>
      <w:bookmarkStart w:id="1765" w:name="_Toc448227655"/>
      <w:r>
        <w:t>August 22 / Mesori 29: Commemoration of the Annunciation, Nativity, and Resurrection on the 29</w:t>
      </w:r>
      <w:r w:rsidRPr="00C0205C">
        <w:rPr>
          <w:vertAlign w:val="superscript"/>
        </w:rPr>
        <w:t>th</w:t>
      </w:r>
      <w:r>
        <w:t xml:space="preserve"> of Every Month</w:t>
      </w:r>
      <w:bookmarkEnd w:id="1765"/>
    </w:p>
    <w:p w14:paraId="19306DA7" w14:textId="582BA5D9" w:rsidR="007D439A" w:rsidRPr="00B52D77" w:rsidRDefault="007D439A" w:rsidP="007D439A">
      <w:pPr>
        <w:pStyle w:val="Rubric"/>
      </w:pPr>
      <w:r>
        <w:t xml:space="preserve">See </w:t>
      </w:r>
      <w:r>
        <w:fldChar w:fldCharType="begin"/>
      </w:r>
      <w:r>
        <w:instrText xml:space="preserve"> REF _Ref435003974 \h </w:instrText>
      </w:r>
      <w:r>
        <w:fldChar w:fldCharType="separate"/>
      </w:r>
      <w:r w:rsidR="000C7DE2">
        <w:t>September 26 (27) / Tho-out 29: Commemoration of the Annunciation, Nativity, and Resurrection on the 29</w:t>
      </w:r>
      <w:r w:rsidR="000C7DE2" w:rsidRPr="00C0205C">
        <w:rPr>
          <w:vertAlign w:val="superscript"/>
        </w:rPr>
        <w:t>th</w:t>
      </w:r>
      <w:r w:rsidR="000C7DE2">
        <w:t xml:space="preserve"> of Every Coptic Month</w:t>
      </w:r>
      <w:r>
        <w:fldChar w:fldCharType="end"/>
      </w:r>
      <w:r>
        <w:t xml:space="preserve">, page </w:t>
      </w:r>
      <w:r>
        <w:fldChar w:fldCharType="begin"/>
      </w:r>
      <w:r>
        <w:instrText xml:space="preserve"> PAGEREF _Ref435003974 \h </w:instrText>
      </w:r>
      <w:r>
        <w:fldChar w:fldCharType="separate"/>
      </w:r>
      <w:r w:rsidR="000C7DE2">
        <w:rPr>
          <w:noProof/>
        </w:rPr>
        <w:t>663</w:t>
      </w:r>
      <w:r>
        <w:fldChar w:fldCharType="end"/>
      </w:r>
      <w:r>
        <w:t>.</w:t>
      </w:r>
    </w:p>
    <w:p w14:paraId="71EB5850" w14:textId="77777777" w:rsidR="0070722E" w:rsidRDefault="0070722E" w:rsidP="0070722E">
      <w:pPr>
        <w:pStyle w:val="Heading3"/>
      </w:pPr>
      <w:bookmarkStart w:id="1766" w:name="_Toc448227656"/>
      <w:r>
        <w:t xml:space="preserve">August 22 / Mesori 29: </w:t>
      </w:r>
      <w:r w:rsidR="007D439A">
        <w:t xml:space="preserve">Also the </w:t>
      </w:r>
      <w:r>
        <w:t>Translocation of the Relics of St. John the Short to Scetis</w:t>
      </w:r>
      <w:bookmarkEnd w:id="1766"/>
    </w:p>
    <w:p w14:paraId="6CA7DB30" w14:textId="7E0889BC" w:rsidR="0070722E" w:rsidRDefault="0070722E" w:rsidP="00336FAA">
      <w:pPr>
        <w:pStyle w:val="Rubric"/>
      </w:pPr>
      <w:r>
        <w:t>See</w:t>
      </w:r>
      <w:r w:rsidR="00237D47">
        <w:t xml:space="preserve"> </w:t>
      </w:r>
      <w:r w:rsidR="00237D47">
        <w:fldChar w:fldCharType="begin"/>
      </w:r>
      <w:r w:rsidR="00237D47">
        <w:instrText xml:space="preserve"> REF _Ref434564830 \h </w:instrText>
      </w:r>
      <w:r w:rsidR="00237D47">
        <w:fldChar w:fldCharType="separate"/>
      </w:r>
      <w:r w:rsidR="000C7DE2">
        <w:t>October 17 (18) Paopi 20: St. John the Short</w:t>
      </w:r>
      <w:r w:rsidR="00237D47">
        <w:fldChar w:fldCharType="end"/>
      </w:r>
      <w:r w:rsidR="00237D47">
        <w:t xml:space="preserve">, page </w:t>
      </w:r>
      <w:r w:rsidR="00237D47">
        <w:fldChar w:fldCharType="begin"/>
      </w:r>
      <w:r w:rsidR="00237D47">
        <w:instrText xml:space="preserve"> PAGEREF _Ref434564830 \h </w:instrText>
      </w:r>
      <w:r w:rsidR="00237D47">
        <w:fldChar w:fldCharType="separate"/>
      </w:r>
      <w:r w:rsidR="000C7DE2">
        <w:rPr>
          <w:noProof/>
        </w:rPr>
        <w:t>679</w:t>
      </w:r>
      <w:r w:rsidR="00237D47">
        <w:fldChar w:fldCharType="end"/>
      </w:r>
      <w:r>
        <w:t>.</w:t>
      </w:r>
    </w:p>
    <w:p w14:paraId="7E90B074" w14:textId="77777777" w:rsidR="00D46726" w:rsidRDefault="00D46726" w:rsidP="00D46726">
      <w:pPr>
        <w:pStyle w:val="Heading3"/>
      </w:pPr>
      <w:bookmarkStart w:id="1767" w:name="_Toc448227657"/>
      <w:r>
        <w:t>August 25 / Little Month 2: Departure of St. Titus the Apostle</w:t>
      </w:r>
      <w:bookmarkEnd w:id="1767"/>
    </w:p>
    <w:p w14:paraId="0FCE4143" w14:textId="783889E4" w:rsidR="00191A26" w:rsidRDefault="00191A26" w:rsidP="00191A26">
      <w:pPr>
        <w:pStyle w:val="Rubric"/>
      </w:pPr>
      <w:r>
        <w:t xml:space="preserve">See </w:t>
      </w:r>
      <w:r>
        <w:fldChar w:fldCharType="begin"/>
      </w:r>
      <w:r>
        <w:instrText xml:space="preserve"> REF _Ref434488644 \h </w:instrText>
      </w:r>
      <w:r>
        <w:fldChar w:fldCharType="separate"/>
      </w:r>
      <w:r w:rsidR="000C7DE2">
        <w:t>A Doxology for the Apostles</w:t>
      </w:r>
      <w:r>
        <w:fldChar w:fldCharType="end"/>
      </w:r>
      <w:r>
        <w:t xml:space="preserve">, on pages </w:t>
      </w:r>
      <w:r>
        <w:fldChar w:fldCharType="begin"/>
      </w:r>
      <w:r>
        <w:instrText xml:space="preserve"> PAGEREF _Ref434488644 \h </w:instrText>
      </w:r>
      <w:r>
        <w:fldChar w:fldCharType="separate"/>
      </w:r>
      <w:r w:rsidR="000C7DE2">
        <w:rPr>
          <w:noProof/>
        </w:rPr>
        <w:t>607</w:t>
      </w:r>
      <w:r>
        <w:fldChar w:fldCharType="end"/>
      </w:r>
      <w:r>
        <w:t xml:space="preserve">, </w:t>
      </w:r>
      <w:r>
        <w:fldChar w:fldCharType="begin"/>
      </w:r>
      <w:r>
        <w:instrText xml:space="preserve"> PAGEREF _Ref434488657 \h </w:instrText>
      </w:r>
      <w:r>
        <w:fldChar w:fldCharType="separate"/>
      </w:r>
      <w:r w:rsidR="000C7DE2">
        <w:rPr>
          <w:noProof/>
        </w:rPr>
        <w:t>607</w:t>
      </w:r>
      <w:r>
        <w:fldChar w:fldCharType="end"/>
      </w:r>
      <w:r>
        <w:t xml:space="preserve">, or </w:t>
      </w:r>
      <w:r>
        <w:fldChar w:fldCharType="begin"/>
      </w:r>
      <w:r>
        <w:instrText xml:space="preserve"> PAGEREF _Ref434488992 \h </w:instrText>
      </w:r>
      <w:r>
        <w:fldChar w:fldCharType="separate"/>
      </w:r>
      <w:r w:rsidR="000C7DE2">
        <w:rPr>
          <w:noProof/>
        </w:rPr>
        <w:t>609</w:t>
      </w:r>
      <w:r>
        <w:fldChar w:fldCharType="end"/>
      </w:r>
      <w:r>
        <w:t>.</w:t>
      </w:r>
    </w:p>
    <w:p w14:paraId="76AA6933" w14:textId="77777777" w:rsidR="00C30039" w:rsidRDefault="00C30039" w:rsidP="00C30039">
      <w:pPr>
        <w:pStyle w:val="Heading3"/>
      </w:pPr>
      <w:bookmarkStart w:id="1768" w:name="_Toc448227658"/>
      <w:r>
        <w:t>August 26 / Little Month 3: Archangel Raphael</w:t>
      </w:r>
      <w:bookmarkEnd w:id="1768"/>
    </w:p>
    <w:p w14:paraId="0292BCC5" w14:textId="77777777" w:rsidR="00C30039" w:rsidRDefault="00C30039" w:rsidP="00C30039">
      <w:pPr>
        <w:pStyle w:val="Heading4"/>
      </w:pPr>
      <w:bookmarkStart w:id="1769" w:name="_Ref434488208"/>
      <w:r>
        <w:t>The Doxology</w:t>
      </w:r>
      <w:r w:rsidR="00B46E6E">
        <w:t xml:space="preserve"> for Archangel Raphael</w:t>
      </w:r>
      <w:bookmarkEnd w:id="176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C30039" w14:paraId="77424D04" w14:textId="77777777" w:rsidTr="00336FAA">
        <w:trPr>
          <w:cantSplit/>
          <w:jc w:val="center"/>
        </w:trPr>
        <w:tc>
          <w:tcPr>
            <w:tcW w:w="288" w:type="dxa"/>
          </w:tcPr>
          <w:p w14:paraId="52609321" w14:textId="77777777" w:rsidR="00C30039" w:rsidRDefault="00C30039" w:rsidP="00336FAA">
            <w:pPr>
              <w:pStyle w:val="CopticCross"/>
            </w:pPr>
          </w:p>
        </w:tc>
        <w:tc>
          <w:tcPr>
            <w:tcW w:w="3960" w:type="dxa"/>
          </w:tcPr>
          <w:p w14:paraId="5DF9305B" w14:textId="77777777" w:rsidR="00C30039" w:rsidRDefault="00C30039" w:rsidP="00C30039">
            <w:pPr>
              <w:pStyle w:val="EngHang"/>
            </w:pPr>
            <w:r>
              <w:t>All generations,</w:t>
            </w:r>
          </w:p>
          <w:p w14:paraId="3BC0FBF5" w14:textId="77777777" w:rsidR="00C30039" w:rsidRDefault="00C30039" w:rsidP="00C30039">
            <w:pPr>
              <w:pStyle w:val="EngHang"/>
            </w:pPr>
            <w:r>
              <w:t>From Adam until today,</w:t>
            </w:r>
          </w:p>
          <w:p w14:paraId="758ECB3B" w14:textId="77777777" w:rsidR="00C30039" w:rsidRDefault="00C30039" w:rsidP="00C30039">
            <w:pPr>
              <w:pStyle w:val="EngHang"/>
            </w:pPr>
            <w:r>
              <w:t>Find Raphael to be</w:t>
            </w:r>
          </w:p>
          <w:p w14:paraId="02177F7D" w14:textId="77777777" w:rsidR="00C30039" w:rsidRDefault="00C30039" w:rsidP="00C30039">
            <w:pPr>
              <w:pStyle w:val="EngHangEnd"/>
            </w:pPr>
            <w:r>
              <w:t>A fortress for mankind.</w:t>
            </w:r>
          </w:p>
        </w:tc>
        <w:tc>
          <w:tcPr>
            <w:tcW w:w="288" w:type="dxa"/>
          </w:tcPr>
          <w:p w14:paraId="5A8284FF" w14:textId="77777777" w:rsidR="00C30039" w:rsidRDefault="00C30039" w:rsidP="00336FAA"/>
        </w:tc>
        <w:tc>
          <w:tcPr>
            <w:tcW w:w="288" w:type="dxa"/>
          </w:tcPr>
          <w:p w14:paraId="5C351962" w14:textId="77777777" w:rsidR="00C30039" w:rsidRDefault="00C30039" w:rsidP="00336FAA">
            <w:pPr>
              <w:pStyle w:val="CopticCross"/>
            </w:pPr>
          </w:p>
        </w:tc>
        <w:tc>
          <w:tcPr>
            <w:tcW w:w="3960" w:type="dxa"/>
          </w:tcPr>
          <w:p w14:paraId="7C1BA0E9" w14:textId="77777777" w:rsidR="00C30039" w:rsidRDefault="00C30039" w:rsidP="00C30039">
            <w:pPr>
              <w:pStyle w:val="CopticVersemulti-line"/>
            </w:pPr>
            <w:r>
              <w:t>Ⲅⲉⲛⲉⲁ̀ ⲛⲓⲃⲉⲛ ⲉ̀ⲧⲁⲩϣⲱⲡⲓ:</w:t>
            </w:r>
          </w:p>
          <w:p w14:paraId="4AF90274" w14:textId="77777777" w:rsidR="00C30039" w:rsidRDefault="00C30039" w:rsidP="00C30039">
            <w:pPr>
              <w:pStyle w:val="CopticVersemulti-line"/>
            </w:pPr>
            <w:r>
              <w:t>ⲓⲥϫⲉⲛ Ⲁⲇⲁⲙ ϣⲁ ⲉ̀ϧⲟⲩⲛ ⲉ̀ⲫⲟⲟⲩ:</w:t>
            </w:r>
          </w:p>
          <w:p w14:paraId="4DE00710" w14:textId="77777777" w:rsidR="00C30039" w:rsidRDefault="00C30039" w:rsidP="00C30039">
            <w:pPr>
              <w:pStyle w:val="CopticVersemulti-line"/>
            </w:pPr>
            <w:r>
              <w:t>ⲥⲉϫⲓⲙⲓ ⲅⲁⲣ ⲛ̀Ⲣⲁⲫⲁⲏⲗ:</w:t>
            </w:r>
          </w:p>
          <w:p w14:paraId="267BD25F" w14:textId="77777777" w:rsidR="00C30039" w:rsidRPr="00C35319" w:rsidRDefault="00C30039" w:rsidP="00C30039">
            <w:pPr>
              <w:pStyle w:val="CopticHangingVerse"/>
            </w:pPr>
            <w:r>
              <w:t>ⲉϥⲟⲓ ⲛ̀ⲥⲟⲃⲧ ⲉ̀ϯⲙⲉⲧⲣⲱⲙⲓ.</w:t>
            </w:r>
          </w:p>
        </w:tc>
      </w:tr>
      <w:tr w:rsidR="00C30039" w14:paraId="3605A5DB" w14:textId="77777777" w:rsidTr="00336FAA">
        <w:trPr>
          <w:cantSplit/>
          <w:jc w:val="center"/>
        </w:trPr>
        <w:tc>
          <w:tcPr>
            <w:tcW w:w="288" w:type="dxa"/>
          </w:tcPr>
          <w:p w14:paraId="45918FBC" w14:textId="77777777" w:rsidR="00C30039" w:rsidRDefault="00C30039" w:rsidP="00336FAA">
            <w:pPr>
              <w:pStyle w:val="CopticCross"/>
            </w:pPr>
            <w:r w:rsidRPr="00FB5ACB">
              <w:t>¿</w:t>
            </w:r>
          </w:p>
        </w:tc>
        <w:tc>
          <w:tcPr>
            <w:tcW w:w="3960" w:type="dxa"/>
          </w:tcPr>
          <w:p w14:paraId="7C43EDBE" w14:textId="77777777" w:rsidR="00C30039" w:rsidRDefault="00C30039" w:rsidP="00C30039">
            <w:pPr>
              <w:pStyle w:val="EngHang"/>
            </w:pPr>
            <w:r>
              <w:t>Each of the judges,</w:t>
            </w:r>
          </w:p>
          <w:p w14:paraId="5504990B" w14:textId="77777777" w:rsidR="00C30039" w:rsidRDefault="00C30039" w:rsidP="00C30039">
            <w:pPr>
              <w:pStyle w:val="EngHang"/>
            </w:pPr>
            <w:r>
              <w:t>The prophets, the just,</w:t>
            </w:r>
          </w:p>
          <w:p w14:paraId="2C702120" w14:textId="77777777" w:rsidR="00C30039" w:rsidRDefault="00C30039" w:rsidP="00C30039">
            <w:pPr>
              <w:pStyle w:val="EngHang"/>
            </w:pPr>
            <w:r>
              <w:t>And the righteous kings</w:t>
            </w:r>
          </w:p>
          <w:p w14:paraId="64B39234" w14:textId="77777777" w:rsidR="00C30039" w:rsidRPr="00AB2F8A" w:rsidRDefault="00C30039" w:rsidP="00C30039">
            <w:pPr>
              <w:pStyle w:val="EngHangEnd"/>
            </w:pPr>
            <w:r>
              <w:t>Were supported by him.</w:t>
            </w:r>
          </w:p>
        </w:tc>
        <w:tc>
          <w:tcPr>
            <w:tcW w:w="288" w:type="dxa"/>
          </w:tcPr>
          <w:p w14:paraId="57FCBCF7" w14:textId="77777777" w:rsidR="00C30039" w:rsidRDefault="00C30039" w:rsidP="00336FAA"/>
        </w:tc>
        <w:tc>
          <w:tcPr>
            <w:tcW w:w="288" w:type="dxa"/>
          </w:tcPr>
          <w:p w14:paraId="15EA3509" w14:textId="77777777" w:rsidR="00C30039" w:rsidRDefault="00C30039" w:rsidP="00336FAA">
            <w:pPr>
              <w:pStyle w:val="CopticCross"/>
            </w:pPr>
            <w:r w:rsidRPr="00FB5ACB">
              <w:t>¿</w:t>
            </w:r>
          </w:p>
        </w:tc>
        <w:tc>
          <w:tcPr>
            <w:tcW w:w="3960" w:type="dxa"/>
          </w:tcPr>
          <w:p w14:paraId="550163EC" w14:textId="77777777" w:rsidR="00C30039" w:rsidRDefault="00C30039" w:rsidP="00C30039">
            <w:pPr>
              <w:pStyle w:val="CopticVersemulti-line"/>
            </w:pPr>
            <w:r>
              <w:t>Ⲫⲟⲩⲁⲓ ⲫ̀ⲟⲩⲁⲓ ⲛ̀ⲧⲉ ⲛⲓⲕ̀ⲣⲓⲥⲧⲏⲥ:</w:t>
            </w:r>
          </w:p>
          <w:p w14:paraId="316343C8" w14:textId="77777777" w:rsidR="00C30039" w:rsidRDefault="00C30039" w:rsidP="00C30039">
            <w:pPr>
              <w:pStyle w:val="CopticVersemulti-line"/>
            </w:pPr>
            <w:r>
              <w:t>ⲛⲓⲡ̀ⲣⲟⲫⲏⲧⲏⲥ ⲛⲉⲙ ⲛⲓⲑ̀ⲙⲏⲓ:</w:t>
            </w:r>
          </w:p>
          <w:p w14:paraId="482C0A7A" w14:textId="77777777" w:rsidR="00C30039" w:rsidRDefault="00C30039" w:rsidP="00C30039">
            <w:pPr>
              <w:pStyle w:val="CopticVersemulti-line"/>
            </w:pPr>
            <w:r>
              <w:t>ⲛⲉⲙ ⲛⲓⲟⲩⲣⲱⲟⲩ ⲛ̀ⲇⲓⲕⲉⲱⲥ:</w:t>
            </w:r>
          </w:p>
          <w:p w14:paraId="5C9AB459" w14:textId="77777777" w:rsidR="00C30039" w:rsidRDefault="00C30039" w:rsidP="00C30039">
            <w:pPr>
              <w:pStyle w:val="CopticHangingVerse"/>
            </w:pPr>
            <w:r>
              <w:t>ⲛ̀ⲑⲟϥ ⲉⲧⲟⲓ ⲛ̀ⲛⲁϣϯ ⲛⲱⲟⲩ.</w:t>
            </w:r>
          </w:p>
        </w:tc>
      </w:tr>
      <w:tr w:rsidR="00C30039" w14:paraId="3869AB3B" w14:textId="77777777" w:rsidTr="00336FAA">
        <w:trPr>
          <w:cantSplit/>
          <w:jc w:val="center"/>
        </w:trPr>
        <w:tc>
          <w:tcPr>
            <w:tcW w:w="288" w:type="dxa"/>
          </w:tcPr>
          <w:p w14:paraId="11B88F23" w14:textId="77777777" w:rsidR="00C30039" w:rsidRDefault="00C30039" w:rsidP="00336FAA">
            <w:pPr>
              <w:pStyle w:val="CopticCross"/>
            </w:pPr>
          </w:p>
        </w:tc>
        <w:tc>
          <w:tcPr>
            <w:tcW w:w="3960" w:type="dxa"/>
          </w:tcPr>
          <w:p w14:paraId="7057FD9D" w14:textId="77777777" w:rsidR="00C30039" w:rsidRDefault="00C30039" w:rsidP="00C30039">
            <w:pPr>
              <w:pStyle w:val="EngHang"/>
            </w:pPr>
            <w:r>
              <w:t>He guided</w:t>
            </w:r>
          </w:p>
          <w:p w14:paraId="7AA9704F" w14:textId="77777777" w:rsidR="00C30039" w:rsidRDefault="00C30039" w:rsidP="00C30039">
            <w:pPr>
              <w:pStyle w:val="EngHang"/>
            </w:pPr>
            <w:r>
              <w:t>Our holy fathers the Apostles</w:t>
            </w:r>
          </w:p>
          <w:p w14:paraId="514685B4" w14:textId="77777777" w:rsidR="00C30039" w:rsidRDefault="00C30039" w:rsidP="00C30039">
            <w:pPr>
              <w:pStyle w:val="EngHang"/>
            </w:pPr>
            <w:r>
              <w:t>As they restored the world</w:t>
            </w:r>
          </w:p>
          <w:p w14:paraId="19841FBD" w14:textId="77777777" w:rsidR="00C30039" w:rsidRPr="004B35B0" w:rsidRDefault="00C30039" w:rsidP="00C30039">
            <w:pPr>
              <w:pStyle w:val="EngHangEnd"/>
            </w:pPr>
            <w:r>
              <w:t>To knowledge of the Truth.</w:t>
            </w:r>
          </w:p>
        </w:tc>
        <w:tc>
          <w:tcPr>
            <w:tcW w:w="288" w:type="dxa"/>
          </w:tcPr>
          <w:p w14:paraId="7CC244DD" w14:textId="77777777" w:rsidR="00C30039" w:rsidRDefault="00C30039" w:rsidP="00336FAA"/>
        </w:tc>
        <w:tc>
          <w:tcPr>
            <w:tcW w:w="288" w:type="dxa"/>
          </w:tcPr>
          <w:p w14:paraId="43D8BCC2" w14:textId="77777777" w:rsidR="00C30039" w:rsidRDefault="00C30039" w:rsidP="00336FAA">
            <w:pPr>
              <w:pStyle w:val="CopticCross"/>
            </w:pPr>
          </w:p>
        </w:tc>
        <w:tc>
          <w:tcPr>
            <w:tcW w:w="3960" w:type="dxa"/>
          </w:tcPr>
          <w:p w14:paraId="6CCE3CA9" w14:textId="77777777" w:rsidR="00C30039" w:rsidRDefault="00C30039" w:rsidP="00C30039">
            <w:pPr>
              <w:pStyle w:val="CopticVersemulti-line"/>
            </w:pPr>
            <w:r>
              <w:t>Ⲛⲉⲛⲓⲟϯ ⲉ̄ⲑ̄ⲩ̄ ⲛ̀ⲁ̀ⲡⲟⲥⲧⲟⲗⲟⲥ:</w:t>
            </w:r>
          </w:p>
          <w:p w14:paraId="3EFA0599" w14:textId="77777777" w:rsidR="00C30039" w:rsidRDefault="00C30039" w:rsidP="00C30039">
            <w:pPr>
              <w:pStyle w:val="CopticVersemulti-line"/>
            </w:pPr>
            <w:r>
              <w:t>ⲛ̀ⲑⲟϥ ⲉ̀ⲧⲉⲣϭⲁⲩⲙⲱⲓⲧ ϧⲁϫⲱⲟⲩ:</w:t>
            </w:r>
          </w:p>
          <w:p w14:paraId="18B58F22" w14:textId="77777777" w:rsidR="00C30039" w:rsidRDefault="00C30039" w:rsidP="00C30039">
            <w:pPr>
              <w:pStyle w:val="CopticVersemulti-line"/>
            </w:pPr>
            <w:r>
              <w:t>ϣⲁⲛ̀ⲧⲟⲩⲧⲁⲥⲑⲟ ⲛ̀ϯⲟⲓⲕⲟⲩⲙⲉⲛⲏ:</w:t>
            </w:r>
          </w:p>
          <w:p w14:paraId="0840C8F2" w14:textId="77777777" w:rsidR="00C30039" w:rsidRDefault="00C30039" w:rsidP="00C30039">
            <w:pPr>
              <w:pStyle w:val="CopticHangingVerse"/>
            </w:pPr>
            <w:r>
              <w:t>ⲉ̀ϧⲟⲩⲛ ⲉ̀ⲡ̀ⲥⲟⲩⲉⲛ ϯⲙⲉⲑⲙⲏⲓ.</w:t>
            </w:r>
          </w:p>
        </w:tc>
      </w:tr>
      <w:tr w:rsidR="00C30039" w14:paraId="71D923C3" w14:textId="77777777" w:rsidTr="00336FAA">
        <w:trPr>
          <w:cantSplit/>
          <w:jc w:val="center"/>
        </w:trPr>
        <w:tc>
          <w:tcPr>
            <w:tcW w:w="288" w:type="dxa"/>
          </w:tcPr>
          <w:p w14:paraId="48DABC91" w14:textId="77777777" w:rsidR="00C30039" w:rsidRDefault="00C30039" w:rsidP="00336FAA">
            <w:pPr>
              <w:pStyle w:val="CopticCross"/>
            </w:pPr>
            <w:r w:rsidRPr="00FB5ACB">
              <w:t>¿</w:t>
            </w:r>
          </w:p>
        </w:tc>
        <w:tc>
          <w:tcPr>
            <w:tcW w:w="3960" w:type="dxa"/>
          </w:tcPr>
          <w:p w14:paraId="0A80E11E" w14:textId="77777777" w:rsidR="00C30039" w:rsidRDefault="00C30039" w:rsidP="00C30039">
            <w:pPr>
              <w:pStyle w:val="EngHang"/>
            </w:pPr>
            <w:r>
              <w:t>He did not forsake</w:t>
            </w:r>
          </w:p>
          <w:p w14:paraId="0D48F898" w14:textId="77777777" w:rsidR="00C30039" w:rsidRDefault="00C30039" w:rsidP="00C30039">
            <w:pPr>
              <w:pStyle w:val="EngHang"/>
            </w:pPr>
            <w:r>
              <w:t>Any of the martyrs, the athletes</w:t>
            </w:r>
          </w:p>
          <w:p w14:paraId="437597A4" w14:textId="77777777" w:rsidR="00C30039" w:rsidRDefault="00C30039" w:rsidP="00C30039">
            <w:pPr>
              <w:pStyle w:val="EngHang"/>
            </w:pPr>
            <w:r>
              <w:t>Of our Lord Jesus Christ,</w:t>
            </w:r>
          </w:p>
          <w:p w14:paraId="11473FCE" w14:textId="77777777" w:rsidR="00C30039" w:rsidRDefault="00C30039" w:rsidP="00C30039">
            <w:pPr>
              <w:pStyle w:val="EngHangEnd"/>
            </w:pPr>
            <w:r>
              <w:t>Until they received the unfading crown.</w:t>
            </w:r>
          </w:p>
        </w:tc>
        <w:tc>
          <w:tcPr>
            <w:tcW w:w="288" w:type="dxa"/>
          </w:tcPr>
          <w:p w14:paraId="7567716A" w14:textId="77777777" w:rsidR="00C30039" w:rsidRDefault="00C30039" w:rsidP="00336FAA"/>
        </w:tc>
        <w:tc>
          <w:tcPr>
            <w:tcW w:w="288" w:type="dxa"/>
          </w:tcPr>
          <w:p w14:paraId="1C76D676" w14:textId="77777777" w:rsidR="00C30039" w:rsidRDefault="00C30039" w:rsidP="00336FAA">
            <w:pPr>
              <w:pStyle w:val="CopticCross"/>
            </w:pPr>
            <w:r w:rsidRPr="00FB5ACB">
              <w:t>¿</w:t>
            </w:r>
          </w:p>
        </w:tc>
        <w:tc>
          <w:tcPr>
            <w:tcW w:w="3960" w:type="dxa"/>
          </w:tcPr>
          <w:p w14:paraId="160E3686" w14:textId="77777777" w:rsidR="00C30039" w:rsidRDefault="00C30039" w:rsidP="00C30039">
            <w:pPr>
              <w:pStyle w:val="CopticVersemulti-line"/>
            </w:pPr>
            <w:r>
              <w:t>Ⲛⲓⲁⲑⲗⲓⲧⲏⲥ ⲙ̀ⲙⲁⲣⲧⲩⲣⲟⲥ:</w:t>
            </w:r>
          </w:p>
          <w:p w14:paraId="3A4E7B5C" w14:textId="77777777" w:rsidR="00C30039" w:rsidRDefault="00C30039" w:rsidP="00C30039">
            <w:pPr>
              <w:pStyle w:val="CopticVersemulti-line"/>
            </w:pPr>
            <w:r>
              <w:t>ⲛ̀ⲧⲉ Ⲡⲉⲛⲟ̄ⲥ̄ Ⲓⲏ̄ⲥ̄ Ⲡⲭ̄ⲥ̄:</w:t>
            </w:r>
          </w:p>
          <w:p w14:paraId="6FDF599A" w14:textId="77777777" w:rsidR="00C30039" w:rsidRDefault="00C30039" w:rsidP="00C30039">
            <w:pPr>
              <w:pStyle w:val="CopticVersemulti-line"/>
            </w:pPr>
            <w:r>
              <w:t>ⲛ̀ⲡⲉϥⲥⲉⲛⲟⲩ ⲉ̀ⲃⲟⲗ ⲙ̀ⲡ̀ⲧⲏⲣϥ:</w:t>
            </w:r>
          </w:p>
          <w:p w14:paraId="667D5956" w14:textId="77777777" w:rsidR="00C30039" w:rsidRDefault="00C30039" w:rsidP="00C30039">
            <w:pPr>
              <w:pStyle w:val="CopticHangingVerse"/>
            </w:pPr>
            <w:r w:rsidRPr="00C30039">
              <w:t>ϣⲁⲛ̀ⲧⲟⲩⲉⲣⲫⲟⲣⲓⲛ</w:t>
            </w:r>
            <w:r>
              <w:t xml:space="preserve"> ⲙ̀ⲡⲓⲭ̀ⲗⲟⲙ ⲛ̀ⲁⲧⲗⲱⲙ.</w:t>
            </w:r>
          </w:p>
        </w:tc>
      </w:tr>
      <w:tr w:rsidR="00C30039" w14:paraId="5F19DECB" w14:textId="77777777" w:rsidTr="00336FAA">
        <w:trPr>
          <w:cantSplit/>
          <w:jc w:val="center"/>
        </w:trPr>
        <w:tc>
          <w:tcPr>
            <w:tcW w:w="288" w:type="dxa"/>
          </w:tcPr>
          <w:p w14:paraId="323DE2C8" w14:textId="77777777" w:rsidR="00C30039" w:rsidRDefault="00C30039" w:rsidP="00336FAA">
            <w:pPr>
              <w:pStyle w:val="CopticCross"/>
            </w:pPr>
          </w:p>
        </w:tc>
        <w:tc>
          <w:tcPr>
            <w:tcW w:w="3960" w:type="dxa"/>
          </w:tcPr>
          <w:p w14:paraId="0B31DEB6" w14:textId="77777777" w:rsidR="00C30039" w:rsidRDefault="00C30039" w:rsidP="00C30039">
            <w:pPr>
              <w:pStyle w:val="EngHang"/>
            </w:pPr>
            <w:r>
              <w:t>Raphael surrounded</w:t>
            </w:r>
          </w:p>
          <w:p w14:paraId="1339AD9C" w14:textId="77777777" w:rsidR="00C30039" w:rsidRDefault="00C30039" w:rsidP="00C30039">
            <w:pPr>
              <w:pStyle w:val="EngHang"/>
            </w:pPr>
            <w:r>
              <w:t>The elect ascetics,</w:t>
            </w:r>
          </w:p>
          <w:p w14:paraId="26C5E3B5" w14:textId="77777777" w:rsidR="00C30039" w:rsidRDefault="00C30039" w:rsidP="00C30039">
            <w:pPr>
              <w:pStyle w:val="EngHang"/>
            </w:pPr>
            <w:r>
              <w:t>Who wandered in the wilderness,</w:t>
            </w:r>
          </w:p>
          <w:p w14:paraId="10BD6CC6" w14:textId="77777777" w:rsidR="00C30039" w:rsidRDefault="00C30039" w:rsidP="00C30039">
            <w:pPr>
              <w:pStyle w:val="EngHangEnd"/>
            </w:pPr>
            <w:r>
              <w:t>Until they completed their lives.</w:t>
            </w:r>
          </w:p>
        </w:tc>
        <w:tc>
          <w:tcPr>
            <w:tcW w:w="288" w:type="dxa"/>
          </w:tcPr>
          <w:p w14:paraId="4E02AF7C" w14:textId="77777777" w:rsidR="00C30039" w:rsidRDefault="00C30039" w:rsidP="00336FAA"/>
        </w:tc>
        <w:tc>
          <w:tcPr>
            <w:tcW w:w="288" w:type="dxa"/>
          </w:tcPr>
          <w:p w14:paraId="581313CB" w14:textId="77777777" w:rsidR="00C30039" w:rsidRDefault="00C30039" w:rsidP="00336FAA">
            <w:pPr>
              <w:pStyle w:val="CopticCross"/>
            </w:pPr>
          </w:p>
        </w:tc>
        <w:tc>
          <w:tcPr>
            <w:tcW w:w="3960" w:type="dxa"/>
          </w:tcPr>
          <w:p w14:paraId="6EEB343A" w14:textId="77777777" w:rsidR="00C30039" w:rsidRDefault="00C30039" w:rsidP="00C30039">
            <w:pPr>
              <w:pStyle w:val="CopticVersemulti-line"/>
            </w:pPr>
            <w:r>
              <w:t>Ⲛⲓⲕⲉⲥⲱⲧⲡ ⲛ̀ⲁⲥⲕⲏⲧⲏⲥ:</w:t>
            </w:r>
          </w:p>
          <w:p w14:paraId="503F7AF9" w14:textId="77777777" w:rsidR="00C30039" w:rsidRDefault="00C30039" w:rsidP="00C30039">
            <w:pPr>
              <w:pStyle w:val="CopticVersemulti-line"/>
            </w:pPr>
            <w:r>
              <w:t>ⲉⲧⲥⲱⲣⲉⲙ ⲉ̀ⲃⲟⲗ ϩⲓ ⲛⲓϣⲁϥⲉⲩ:</w:t>
            </w:r>
          </w:p>
          <w:p w14:paraId="2E5D7D7F" w14:textId="77777777" w:rsidR="00C30039" w:rsidRDefault="00C30039" w:rsidP="00C30039">
            <w:pPr>
              <w:pStyle w:val="CopticVersemulti-line"/>
            </w:pPr>
            <w:r>
              <w:t>Ⲣⲁⲫⲁⲏⲗ ϩⲓⲕⲱⲧ ⲉ̀ⲣⲱⲟⲩ:</w:t>
            </w:r>
          </w:p>
          <w:p w14:paraId="53A43F36" w14:textId="77777777" w:rsidR="00C30039" w:rsidRDefault="00C30039" w:rsidP="00C30039">
            <w:pPr>
              <w:pStyle w:val="CopticHangingVerse"/>
            </w:pPr>
            <w:r>
              <w:t>Ϣⲁⲛ̀ⲧⲟⲩϫⲱⲕ ⲙ̀ⲡⲟⲩⲃⲓⲟⲥ ⲉ̀ⲃⲟⲗ.</w:t>
            </w:r>
          </w:p>
        </w:tc>
      </w:tr>
      <w:tr w:rsidR="00C30039" w14:paraId="5DF05895" w14:textId="77777777" w:rsidTr="00336FAA">
        <w:trPr>
          <w:cantSplit/>
          <w:jc w:val="center"/>
        </w:trPr>
        <w:tc>
          <w:tcPr>
            <w:tcW w:w="288" w:type="dxa"/>
          </w:tcPr>
          <w:p w14:paraId="7E850C53" w14:textId="77777777" w:rsidR="00C30039" w:rsidRDefault="00C30039" w:rsidP="00336FAA">
            <w:pPr>
              <w:pStyle w:val="CopticCross"/>
            </w:pPr>
            <w:r w:rsidRPr="00FB5ACB">
              <w:t>¿</w:t>
            </w:r>
          </w:p>
        </w:tc>
        <w:tc>
          <w:tcPr>
            <w:tcW w:w="3960" w:type="dxa"/>
          </w:tcPr>
          <w:p w14:paraId="5136D2A6" w14:textId="77777777" w:rsidR="00C30039" w:rsidRDefault="00C30039" w:rsidP="00C30039">
            <w:pPr>
              <w:pStyle w:val="EngHang"/>
            </w:pPr>
            <w:r>
              <w:t>The angel of the Lord</w:t>
            </w:r>
          </w:p>
          <w:p w14:paraId="3F3C05F1" w14:textId="77777777" w:rsidR="00C30039" w:rsidRDefault="00C30039" w:rsidP="00C30039">
            <w:pPr>
              <w:pStyle w:val="EngHang"/>
            </w:pPr>
            <w:r>
              <w:t>Surrounds everyone</w:t>
            </w:r>
          </w:p>
          <w:p w14:paraId="7CBCCE02" w14:textId="77777777" w:rsidR="00C30039" w:rsidRDefault="00C30039" w:rsidP="00C30039">
            <w:pPr>
              <w:pStyle w:val="EngHang"/>
            </w:pPr>
            <w:r>
              <w:t>Who fears the face of God;</w:t>
            </w:r>
          </w:p>
          <w:p w14:paraId="72380C4C" w14:textId="77777777" w:rsidR="00C30039" w:rsidRDefault="00C30039" w:rsidP="00C30039">
            <w:pPr>
              <w:pStyle w:val="EngHangEnd"/>
            </w:pPr>
            <w:r>
              <w:t>He guards and delivers them.</w:t>
            </w:r>
          </w:p>
        </w:tc>
        <w:tc>
          <w:tcPr>
            <w:tcW w:w="288" w:type="dxa"/>
          </w:tcPr>
          <w:p w14:paraId="6B3CBD43" w14:textId="77777777" w:rsidR="00C30039" w:rsidRDefault="00C30039" w:rsidP="00336FAA"/>
        </w:tc>
        <w:tc>
          <w:tcPr>
            <w:tcW w:w="288" w:type="dxa"/>
          </w:tcPr>
          <w:p w14:paraId="1435A4B6" w14:textId="77777777" w:rsidR="00C30039" w:rsidRDefault="00C30039" w:rsidP="00336FAA">
            <w:pPr>
              <w:pStyle w:val="CopticCross"/>
            </w:pPr>
            <w:r w:rsidRPr="00FB5ACB">
              <w:t>¿</w:t>
            </w:r>
          </w:p>
        </w:tc>
        <w:tc>
          <w:tcPr>
            <w:tcW w:w="3960" w:type="dxa"/>
          </w:tcPr>
          <w:p w14:paraId="68FC86D9" w14:textId="77777777" w:rsidR="00C30039" w:rsidRDefault="00C30039" w:rsidP="00C30039">
            <w:pPr>
              <w:pStyle w:val="CopticVersemulti-line"/>
            </w:pPr>
            <w:r>
              <w:t>Ϣⲁⲣⲉ ⲛ̀ⲁⲅⲅⲉⲗⲟⲥ ⲙ̀Ⲡⲟ̄ⲥ̄:</w:t>
            </w:r>
          </w:p>
          <w:p w14:paraId="3ACE1D88" w14:textId="77777777" w:rsidR="00C30039" w:rsidRDefault="00C30039" w:rsidP="00C30039">
            <w:pPr>
              <w:pStyle w:val="CopticVersemulti-line"/>
            </w:pPr>
            <w:r>
              <w:t>Ϩⲓⲕⲱⲧ ⲙ̀ⲡ̀ⲕⲱϯ ⲛ̀ⲟⲩⲟⲛ ⲛⲓⲃⲉⲛ:</w:t>
            </w:r>
          </w:p>
          <w:p w14:paraId="104FB710" w14:textId="77777777" w:rsidR="00C30039" w:rsidRDefault="00C30039" w:rsidP="00C30039">
            <w:pPr>
              <w:pStyle w:val="CopticVersemulti-line"/>
            </w:pPr>
            <w:r>
              <w:t>ⲉ̀ⲧⲉⲣϩⲟϯ ϧⲁ ⲧⲉϥϩⲏ:</w:t>
            </w:r>
          </w:p>
          <w:p w14:paraId="5D2E8D52" w14:textId="77777777" w:rsidR="00C30039" w:rsidRDefault="00C30039" w:rsidP="00C30039">
            <w:pPr>
              <w:pStyle w:val="CopticHangingVerse"/>
            </w:pPr>
            <w:r>
              <w:t>ϣⲁϥⲣⲱⲓⲥ ⲉ̀ⲣⲱⲟⲩ ⲟⲩⲟϩ ϣⲁϥⲛⲁⲏⲙⲟⲩ.</w:t>
            </w:r>
          </w:p>
        </w:tc>
      </w:tr>
      <w:tr w:rsidR="00C30039" w14:paraId="601849E8" w14:textId="77777777" w:rsidTr="00336FAA">
        <w:trPr>
          <w:cantSplit/>
          <w:jc w:val="center"/>
        </w:trPr>
        <w:tc>
          <w:tcPr>
            <w:tcW w:w="288" w:type="dxa"/>
          </w:tcPr>
          <w:p w14:paraId="68832524" w14:textId="77777777" w:rsidR="00C30039" w:rsidRDefault="00C30039" w:rsidP="00336FAA">
            <w:pPr>
              <w:pStyle w:val="CopticCross"/>
            </w:pPr>
          </w:p>
        </w:tc>
        <w:tc>
          <w:tcPr>
            <w:tcW w:w="3960" w:type="dxa"/>
          </w:tcPr>
          <w:p w14:paraId="0A34CE31" w14:textId="77777777" w:rsidR="00C30039" w:rsidRDefault="00C30039" w:rsidP="00C30039">
            <w:pPr>
              <w:pStyle w:val="EngHang"/>
            </w:pPr>
            <w:r>
              <w:t>Let us glorify the Holy</w:t>
            </w:r>
          </w:p>
          <w:p w14:paraId="26D6E7CC" w14:textId="77777777" w:rsidR="00C30039" w:rsidRDefault="00C30039" w:rsidP="00C30039">
            <w:pPr>
              <w:pStyle w:val="EngHang"/>
            </w:pPr>
            <w:r>
              <w:t>And Coessential Trinity,</w:t>
            </w:r>
          </w:p>
          <w:p w14:paraId="1D874737" w14:textId="77777777" w:rsidR="00C30039" w:rsidRDefault="00C30039" w:rsidP="00C30039">
            <w:pPr>
              <w:pStyle w:val="EngHang"/>
            </w:pPr>
            <w:r>
              <w:t>That He may keep us</w:t>
            </w:r>
          </w:p>
          <w:p w14:paraId="69C3D51B" w14:textId="77777777" w:rsidR="00C30039" w:rsidRDefault="00C30039" w:rsidP="00C30039">
            <w:pPr>
              <w:pStyle w:val="EngHangEnd"/>
            </w:pPr>
            <w:r>
              <w:t>From temptations.</w:t>
            </w:r>
          </w:p>
        </w:tc>
        <w:tc>
          <w:tcPr>
            <w:tcW w:w="288" w:type="dxa"/>
          </w:tcPr>
          <w:p w14:paraId="18D35BA1" w14:textId="77777777" w:rsidR="00C30039" w:rsidRDefault="00C30039" w:rsidP="00336FAA"/>
        </w:tc>
        <w:tc>
          <w:tcPr>
            <w:tcW w:w="288" w:type="dxa"/>
          </w:tcPr>
          <w:p w14:paraId="7F6EFBC3" w14:textId="77777777" w:rsidR="00C30039" w:rsidRDefault="00C30039" w:rsidP="00336FAA">
            <w:pPr>
              <w:pStyle w:val="CopticCross"/>
            </w:pPr>
          </w:p>
        </w:tc>
        <w:tc>
          <w:tcPr>
            <w:tcW w:w="3960" w:type="dxa"/>
          </w:tcPr>
          <w:p w14:paraId="5FBD6498" w14:textId="77777777" w:rsidR="00C30039" w:rsidRDefault="00C30039" w:rsidP="00C30039">
            <w:pPr>
              <w:pStyle w:val="CopticVersemulti-line"/>
            </w:pPr>
            <w:r>
              <w:t>Ⲙⲁⲣⲉⲛϯⲱⲟⲩ̀ ⲛ̀Ϯⲧ̀ⲣⲓⲁⲥ:</w:t>
            </w:r>
          </w:p>
          <w:p w14:paraId="7FC905B0" w14:textId="77777777" w:rsidR="00C30039" w:rsidRDefault="00C30039" w:rsidP="00C30039">
            <w:pPr>
              <w:pStyle w:val="CopticVersemulti-line"/>
            </w:pPr>
            <w:r>
              <w:t>ⲉ̄ⲑ̄ⲩ̄ ⲛ̀ⲟ̀ⲙⲟⲟⲩⲥⲓⲟⲥ:</w:t>
            </w:r>
          </w:p>
          <w:p w14:paraId="5DEC3569" w14:textId="77777777" w:rsidR="00C30039" w:rsidRDefault="00C30039" w:rsidP="00C30039">
            <w:pPr>
              <w:pStyle w:val="CopticVersemulti-line"/>
            </w:pPr>
            <w:r>
              <w:t>ϩⲓⲛⲁ ⲛ̀ⲧⲉϥⲁ̀ⲣⲉϩ ⲉ̀ⲣⲟⲛ:</w:t>
            </w:r>
          </w:p>
          <w:p w14:paraId="49C9DC61" w14:textId="77777777" w:rsidR="00C30039" w:rsidRDefault="00C30039" w:rsidP="00C30039">
            <w:pPr>
              <w:pStyle w:val="CopticHangingVerse"/>
            </w:pPr>
            <w:r>
              <w:t>ⲉ̀ⲃⲟⲗϧⲉⲛ ⲛⲓⲡⲓⲣⲁⲥⲙⲟⲥ.</w:t>
            </w:r>
          </w:p>
        </w:tc>
      </w:tr>
      <w:tr w:rsidR="00C30039" w14:paraId="121EEEBD" w14:textId="77777777" w:rsidTr="00336FAA">
        <w:trPr>
          <w:cantSplit/>
          <w:jc w:val="center"/>
        </w:trPr>
        <w:tc>
          <w:tcPr>
            <w:tcW w:w="288" w:type="dxa"/>
          </w:tcPr>
          <w:p w14:paraId="1ED82CDD" w14:textId="77777777" w:rsidR="00C30039" w:rsidRDefault="00C30039" w:rsidP="00336FAA">
            <w:pPr>
              <w:pStyle w:val="CopticCross"/>
            </w:pPr>
            <w:r w:rsidRPr="00FB5ACB">
              <w:t>¿</w:t>
            </w:r>
          </w:p>
        </w:tc>
        <w:tc>
          <w:tcPr>
            <w:tcW w:w="3960" w:type="dxa"/>
          </w:tcPr>
          <w:p w14:paraId="663DDD1F" w14:textId="77777777" w:rsidR="00C30039" w:rsidRDefault="00C30039" w:rsidP="00C30039">
            <w:pPr>
              <w:pStyle w:val="EngHang"/>
            </w:pPr>
            <w:r>
              <w:t>Intercede on our behalf,</w:t>
            </w:r>
          </w:p>
          <w:p w14:paraId="6E58C8FF" w14:textId="77777777" w:rsidR="00C30039" w:rsidRDefault="00C30039" w:rsidP="00C30039">
            <w:pPr>
              <w:pStyle w:val="EngHang"/>
            </w:pPr>
            <w:r>
              <w:t>O holy archangel,</w:t>
            </w:r>
          </w:p>
          <w:p w14:paraId="5F23DD90" w14:textId="77777777" w:rsidR="00C30039" w:rsidRDefault="00C30039" w:rsidP="00C30039">
            <w:pPr>
              <w:pStyle w:val="EngHang"/>
            </w:pPr>
            <w:r>
              <w:t>Raphael, the joy of all hearts,</w:t>
            </w:r>
          </w:p>
          <w:p w14:paraId="7DF7D21F" w14:textId="77777777" w:rsidR="00C30039" w:rsidRDefault="00C30039" w:rsidP="00C30039">
            <w:pPr>
              <w:pStyle w:val="EngHangEnd"/>
            </w:pPr>
            <w:r>
              <w:t>That He may forgive us our sins.</w:t>
            </w:r>
          </w:p>
        </w:tc>
        <w:tc>
          <w:tcPr>
            <w:tcW w:w="288" w:type="dxa"/>
          </w:tcPr>
          <w:p w14:paraId="2744F649" w14:textId="77777777" w:rsidR="00C30039" w:rsidRDefault="00C30039" w:rsidP="00336FAA"/>
        </w:tc>
        <w:tc>
          <w:tcPr>
            <w:tcW w:w="288" w:type="dxa"/>
          </w:tcPr>
          <w:p w14:paraId="1BA90E49" w14:textId="77777777" w:rsidR="00C30039" w:rsidRDefault="00C30039" w:rsidP="00336FAA">
            <w:pPr>
              <w:pStyle w:val="CopticCross"/>
            </w:pPr>
            <w:r w:rsidRPr="00FB5ACB">
              <w:t>¿</w:t>
            </w:r>
          </w:p>
        </w:tc>
        <w:tc>
          <w:tcPr>
            <w:tcW w:w="3960" w:type="dxa"/>
          </w:tcPr>
          <w:p w14:paraId="3F95D019" w14:textId="77777777" w:rsidR="00C30039" w:rsidRDefault="00C30039" w:rsidP="00C30039">
            <w:pPr>
              <w:pStyle w:val="CopticVersemulti-line"/>
            </w:pPr>
            <w:r>
              <w:t>Ⲁⲣⲓⲡ̀ⲣⲉⲥⲃⲉⲩⲓⲛ ⲉ̀ϩ̀ⲣⲏⲓ ⲉ̀ϫⲱⲛ:</w:t>
            </w:r>
          </w:p>
          <w:p w14:paraId="715D3728" w14:textId="77777777" w:rsidR="00C30039" w:rsidRDefault="00C30039" w:rsidP="00C30039">
            <w:pPr>
              <w:pStyle w:val="CopticVersemulti-line"/>
            </w:pPr>
            <w:r>
              <w:t>ⲱ̀ ⲡⲓⲁⲣⲭⲏⲁⲅⲅⲉⲗⲟⲥ ⲉ̄ⲑ̄ⲩ̄:</w:t>
            </w:r>
          </w:p>
          <w:p w14:paraId="2019DED6" w14:textId="77777777" w:rsidR="00C30039" w:rsidRDefault="00C30039" w:rsidP="00C30039">
            <w:pPr>
              <w:pStyle w:val="CopticVersemulti-line"/>
            </w:pPr>
            <w:r>
              <w:t>Ⲣⲁⲫⲁⲏⲗ ⲡ̀ⲟⲩⲛⲟϥ ⲛ̀ϩⲏⲧ:</w:t>
            </w:r>
          </w:p>
          <w:p w14:paraId="1B868166" w14:textId="77777777" w:rsidR="00C30039" w:rsidRDefault="00C30039" w:rsidP="00C30039">
            <w:pPr>
              <w:pStyle w:val="CopticHangingVerse"/>
            </w:pPr>
            <w:r>
              <w:t>ⲛ̀ⲧⲉϥⲭⲁ ⲛⲉⲛⲛⲟⲃⲓ ⲛⲁⲛ ⲉ̀ⲃⲟⲗ.</w:t>
            </w:r>
          </w:p>
        </w:tc>
      </w:tr>
    </w:tbl>
    <w:p w14:paraId="47B9837B" w14:textId="77777777" w:rsidR="00980D99" w:rsidRDefault="00C30039" w:rsidP="00980D99">
      <w:pPr>
        <w:pStyle w:val="Heading3"/>
      </w:pPr>
      <w:bookmarkStart w:id="1770" w:name="_Toc448227659"/>
      <w:r>
        <w:lastRenderedPageBreak/>
        <w:t>August 28 / Little Month 5</w:t>
      </w:r>
      <w:r w:rsidR="00980D99">
        <w:t>: St. Parsouma</w:t>
      </w:r>
      <w:bookmarkEnd w:id="1770"/>
    </w:p>
    <w:p w14:paraId="32F5CFB7" w14:textId="77777777" w:rsidR="00980D99" w:rsidRDefault="00980D99" w:rsidP="00980D99">
      <w:pPr>
        <w:pStyle w:val="Heading4"/>
      </w:pPr>
      <w:bookmarkStart w:id="1771" w:name="_Ref434491294"/>
      <w:r>
        <w:t>The Doxology</w:t>
      </w:r>
      <w:r w:rsidR="00810F04">
        <w:t xml:space="preserve"> for St. Parsouma</w:t>
      </w:r>
      <w:bookmarkEnd w:id="17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D74BC5" w14:paraId="5BD666CA" w14:textId="77777777" w:rsidTr="002B038E">
        <w:trPr>
          <w:cantSplit/>
          <w:jc w:val="center"/>
        </w:trPr>
        <w:tc>
          <w:tcPr>
            <w:tcW w:w="288" w:type="dxa"/>
          </w:tcPr>
          <w:p w14:paraId="1B2E64A4" w14:textId="77777777" w:rsidR="00D74BC5" w:rsidRDefault="00D74BC5" w:rsidP="002B038E">
            <w:pPr>
              <w:pStyle w:val="CopticCross"/>
            </w:pPr>
          </w:p>
        </w:tc>
        <w:tc>
          <w:tcPr>
            <w:tcW w:w="3960" w:type="dxa"/>
          </w:tcPr>
          <w:p w14:paraId="5DD7B427" w14:textId="77777777" w:rsidR="00D74BC5" w:rsidRPr="004764BD" w:rsidRDefault="00D74BC5" w:rsidP="002B038E">
            <w:pPr>
              <w:pStyle w:val="EngHang"/>
            </w:pPr>
            <w:r w:rsidRPr="004764BD">
              <w:t>Let us gather, O my beloved,</w:t>
            </w:r>
          </w:p>
          <w:p w14:paraId="37272E6F" w14:textId="77777777" w:rsidR="00D74BC5" w:rsidRPr="004764BD" w:rsidRDefault="00D74BC5" w:rsidP="002B038E">
            <w:pPr>
              <w:pStyle w:val="EngHang"/>
            </w:pPr>
            <w:r w:rsidRPr="004764BD">
              <w:t>To honour in one accord,</w:t>
            </w:r>
          </w:p>
          <w:p w14:paraId="752D323C" w14:textId="77777777" w:rsidR="00D74BC5" w:rsidRPr="004764BD" w:rsidRDefault="00D74BC5" w:rsidP="002B038E">
            <w:pPr>
              <w:pStyle w:val="EngHang"/>
            </w:pPr>
            <w:r w:rsidRPr="004764BD">
              <w:t xml:space="preserve">This righteous </w:t>
            </w:r>
            <w:r>
              <w:t>man</w:t>
            </w:r>
            <w:r w:rsidRPr="004764BD">
              <w:t>,</w:t>
            </w:r>
          </w:p>
          <w:p w14:paraId="61ED26CC" w14:textId="77777777" w:rsidR="00D74BC5" w:rsidRDefault="00D74BC5" w:rsidP="002B038E">
            <w:pPr>
              <w:pStyle w:val="EngHangEnd"/>
            </w:pPr>
            <w:r w:rsidRPr="004764BD">
              <w:t>Our holy father Abba Parsoma,</w:t>
            </w:r>
          </w:p>
        </w:tc>
        <w:tc>
          <w:tcPr>
            <w:tcW w:w="288" w:type="dxa"/>
          </w:tcPr>
          <w:p w14:paraId="61F65BD0" w14:textId="77777777" w:rsidR="00D74BC5" w:rsidRDefault="00D74BC5" w:rsidP="002B038E"/>
        </w:tc>
        <w:tc>
          <w:tcPr>
            <w:tcW w:w="288" w:type="dxa"/>
          </w:tcPr>
          <w:p w14:paraId="432D367E" w14:textId="77777777" w:rsidR="00D74BC5" w:rsidRDefault="00D74BC5" w:rsidP="002B038E">
            <w:pPr>
              <w:pStyle w:val="CopticCross"/>
            </w:pPr>
          </w:p>
        </w:tc>
        <w:tc>
          <w:tcPr>
            <w:tcW w:w="3960" w:type="dxa"/>
          </w:tcPr>
          <w:p w14:paraId="38906A3F" w14:textId="77777777" w:rsidR="00D74BC5" w:rsidRDefault="00D74BC5" w:rsidP="00D74BC5">
            <w:pPr>
              <w:pStyle w:val="CopticVersemulti-line"/>
            </w:pPr>
            <w:r>
              <w:t>Ⲙⲁⲣⲉⲛⲑⲱⲟⲩϯ ⲱ̀ ⲛⲁⲙⲉⲛⲣⲁϯ:</w:t>
            </w:r>
          </w:p>
          <w:p w14:paraId="1748D100" w14:textId="77777777" w:rsidR="00D74BC5" w:rsidRDefault="00D74BC5" w:rsidP="00D74BC5">
            <w:pPr>
              <w:pStyle w:val="CopticVersemulti-line"/>
            </w:pPr>
            <w:r>
              <w:t>ⲛⲧ̀ⲉⲛⲧⲁⲓⲟ ϧⲉⲛ ⲟⲩϯⲙⲁϯ:</w:t>
            </w:r>
          </w:p>
          <w:p w14:paraId="5F86A5DE" w14:textId="77777777" w:rsidR="00D74BC5" w:rsidRDefault="00D74BC5" w:rsidP="00D74BC5">
            <w:pPr>
              <w:pStyle w:val="CopticVersemulti-line"/>
            </w:pPr>
            <w:r>
              <w:t>ⲙ̀ⲡⲓⲙⲁⲓⲣⲱⲙⲓ ⲛ̀ⲇⲓⲕⲉⲟⲥ:</w:t>
            </w:r>
          </w:p>
          <w:p w14:paraId="4B9630AE" w14:textId="77777777" w:rsidR="00D74BC5" w:rsidRPr="00C35319" w:rsidRDefault="00D74BC5" w:rsidP="00D74BC5">
            <w:pPr>
              <w:pStyle w:val="CopticHangingVerse"/>
            </w:pPr>
            <w:r>
              <w:t>ⲡⲉⲛⲓⲱⲧ ⲉⲑⲟⲩⲁⲃ ⲁⲃⲃⲁ Ⲡⲁⲣⲥⲱⲙⲁ.</w:t>
            </w:r>
          </w:p>
        </w:tc>
      </w:tr>
      <w:tr w:rsidR="00D74BC5" w14:paraId="795265C7" w14:textId="77777777" w:rsidTr="002B038E">
        <w:trPr>
          <w:cantSplit/>
          <w:jc w:val="center"/>
        </w:trPr>
        <w:tc>
          <w:tcPr>
            <w:tcW w:w="288" w:type="dxa"/>
          </w:tcPr>
          <w:p w14:paraId="4B323C95" w14:textId="77777777" w:rsidR="00D74BC5" w:rsidRDefault="00D74BC5" w:rsidP="002B038E">
            <w:pPr>
              <w:pStyle w:val="CopticCross"/>
            </w:pPr>
            <w:r w:rsidRPr="00FB5ACB">
              <w:t>¿</w:t>
            </w:r>
          </w:p>
        </w:tc>
        <w:tc>
          <w:tcPr>
            <w:tcW w:w="3960" w:type="dxa"/>
          </w:tcPr>
          <w:p w14:paraId="614AFADE" w14:textId="77777777" w:rsidR="00D74BC5" w:rsidRPr="004764BD" w:rsidRDefault="00D74BC5" w:rsidP="002B038E">
            <w:pPr>
              <w:pStyle w:val="EngHang"/>
            </w:pPr>
            <w:r w:rsidRPr="004764BD">
              <w:t>He disdained</w:t>
            </w:r>
            <w:r w:rsidRPr="004764BD">
              <w:rPr>
                <w:rStyle w:val="FootnoteReference"/>
              </w:rPr>
              <w:footnoteReference w:id="988"/>
            </w:r>
            <w:r w:rsidRPr="004764BD">
              <w:t xml:space="preserve"> the world,</w:t>
            </w:r>
          </w:p>
          <w:p w14:paraId="1486EF37" w14:textId="77777777" w:rsidR="00D74BC5" w:rsidRPr="004764BD" w:rsidRDefault="00D74BC5" w:rsidP="002B038E">
            <w:pPr>
              <w:pStyle w:val="EngHang"/>
            </w:pPr>
            <w:r w:rsidRPr="004764BD">
              <w:t xml:space="preserve">And </w:t>
            </w:r>
            <w:r>
              <w:t>its</w:t>
            </w:r>
            <w:r w:rsidRPr="004764BD">
              <w:t xml:space="preserve"> life filled with travails,</w:t>
            </w:r>
          </w:p>
          <w:p w14:paraId="1793DF49" w14:textId="77777777" w:rsidR="00D74BC5" w:rsidRPr="004764BD" w:rsidRDefault="00D74BC5" w:rsidP="002B038E">
            <w:pPr>
              <w:pStyle w:val="EngHang"/>
            </w:pPr>
            <w:r>
              <w:t>And i</w:t>
            </w:r>
            <w:r w:rsidRPr="004764BD">
              <w:t>n great patience,</w:t>
            </w:r>
          </w:p>
          <w:p w14:paraId="1EE99FE1" w14:textId="77777777" w:rsidR="00D74BC5" w:rsidRDefault="00D74BC5" w:rsidP="002B038E">
            <w:pPr>
              <w:pStyle w:val="EngHangEnd"/>
            </w:pPr>
            <w:r w:rsidRPr="004764BD">
              <w:t>He loved Christ his Lord.</w:t>
            </w:r>
          </w:p>
        </w:tc>
        <w:tc>
          <w:tcPr>
            <w:tcW w:w="288" w:type="dxa"/>
          </w:tcPr>
          <w:p w14:paraId="03A74299" w14:textId="77777777" w:rsidR="00D74BC5" w:rsidRDefault="00D74BC5" w:rsidP="002B038E"/>
        </w:tc>
        <w:tc>
          <w:tcPr>
            <w:tcW w:w="288" w:type="dxa"/>
          </w:tcPr>
          <w:p w14:paraId="42B2A27A" w14:textId="77777777" w:rsidR="00D74BC5" w:rsidRDefault="00D74BC5" w:rsidP="002B038E">
            <w:pPr>
              <w:pStyle w:val="CopticCross"/>
            </w:pPr>
            <w:r w:rsidRPr="00FB5ACB">
              <w:t>¿</w:t>
            </w:r>
          </w:p>
        </w:tc>
        <w:tc>
          <w:tcPr>
            <w:tcW w:w="3960" w:type="dxa"/>
          </w:tcPr>
          <w:p w14:paraId="5A0FF351" w14:textId="77777777" w:rsidR="00D74BC5" w:rsidRDefault="00D74BC5" w:rsidP="00D74BC5">
            <w:pPr>
              <w:pStyle w:val="CopticVersemulti-line"/>
            </w:pPr>
            <w:r>
              <w:t>Ⲫⲁⲓ ⲉ̀ⲧⲁϥϩⲓⲡ̀ϩⲟ ⲙ̀ⲡⲁⲓⲕⲟⲥⲙⲟⲥ:</w:t>
            </w:r>
          </w:p>
          <w:p w14:paraId="30F651D4" w14:textId="77777777" w:rsidR="00D74BC5" w:rsidRDefault="00D74BC5" w:rsidP="00D74BC5">
            <w:pPr>
              <w:pStyle w:val="CopticVersemulti-line"/>
            </w:pPr>
            <w:r>
              <w:t>ⲛⲉⲙ ⲡⲉϥⲃⲓⲟⲥ ⲉⲑⲙⲉϩ ⲛ̀ϧⲓⲥⲓ:</w:t>
            </w:r>
          </w:p>
          <w:p w14:paraId="74ADFEF7" w14:textId="77777777" w:rsidR="00D74BC5" w:rsidRDefault="00D74BC5" w:rsidP="00D74BC5">
            <w:pPr>
              <w:pStyle w:val="CopticVersemulti-line"/>
            </w:pPr>
            <w:r>
              <w:t>ϧⲉⲛ ⲟⲩⲛⲓϣϯ ⲛ̀ϩⲩⲡⲟⲙⲟⲛⲏ:</w:t>
            </w:r>
          </w:p>
          <w:p w14:paraId="521B3879" w14:textId="77777777" w:rsidR="00D74BC5" w:rsidRPr="00CF5919" w:rsidRDefault="00D74BC5" w:rsidP="00D74BC5">
            <w:pPr>
              <w:pStyle w:val="CopticHangingVerse"/>
            </w:pPr>
            <w:r>
              <w:t xml:space="preserve">ⲁϥⲙⲉⲓ </w:t>
            </w:r>
            <w:commentRangeStart w:id="1775"/>
            <w:r>
              <w:t xml:space="preserve">ⲙ̀Ⲡⲭ̄ⲥ̄ </w:t>
            </w:r>
            <w:commentRangeEnd w:id="1775"/>
            <w:r>
              <w:rPr>
                <w:rStyle w:val="CommentReference"/>
                <w:rFonts w:ascii="Times New Roman" w:hAnsi="Times New Roman" w:cstheme="minorBidi"/>
                <w:noProof w:val="0"/>
              </w:rPr>
              <w:commentReference w:id="1775"/>
            </w:r>
            <w:r>
              <w:t>ⲡⲉϥϭⲟⲓⲥ.</w:t>
            </w:r>
          </w:p>
        </w:tc>
      </w:tr>
      <w:tr w:rsidR="00D74BC5" w14:paraId="5C04C0E2" w14:textId="77777777" w:rsidTr="002B038E">
        <w:trPr>
          <w:cantSplit/>
          <w:jc w:val="center"/>
        </w:trPr>
        <w:tc>
          <w:tcPr>
            <w:tcW w:w="288" w:type="dxa"/>
          </w:tcPr>
          <w:p w14:paraId="69176BBE" w14:textId="77777777" w:rsidR="00D74BC5" w:rsidRDefault="00D74BC5" w:rsidP="002B038E">
            <w:pPr>
              <w:pStyle w:val="CopticCross"/>
            </w:pPr>
          </w:p>
        </w:tc>
        <w:tc>
          <w:tcPr>
            <w:tcW w:w="3960" w:type="dxa"/>
          </w:tcPr>
          <w:p w14:paraId="428D39F4" w14:textId="77777777" w:rsidR="00D74BC5" w:rsidRPr="004764BD" w:rsidRDefault="00D74BC5" w:rsidP="002B038E">
            <w:pPr>
              <w:pStyle w:val="EngHang"/>
            </w:pPr>
            <w:r w:rsidRPr="004764BD">
              <w:t>His name has spread,</w:t>
            </w:r>
          </w:p>
          <w:p w14:paraId="3EF52EFD" w14:textId="77777777" w:rsidR="00D74BC5" w:rsidRPr="004764BD" w:rsidRDefault="00D74BC5" w:rsidP="002B038E">
            <w:pPr>
              <w:pStyle w:val="EngHang"/>
            </w:pPr>
            <w:r>
              <w:t>Throughout</w:t>
            </w:r>
            <w:r w:rsidRPr="004764BD">
              <w:t xml:space="preserve"> the whole world,</w:t>
            </w:r>
          </w:p>
          <w:p w14:paraId="5F188895" w14:textId="77777777" w:rsidR="00D74BC5" w:rsidRPr="004764BD" w:rsidRDefault="00D74BC5" w:rsidP="002B038E">
            <w:pPr>
              <w:pStyle w:val="EngHang"/>
            </w:pPr>
            <w:r w:rsidRPr="004764BD">
              <w:t xml:space="preserve">Because of his </w:t>
            </w:r>
            <w:r>
              <w:t>great</w:t>
            </w:r>
            <w:r w:rsidRPr="004764BD">
              <w:t xml:space="preserve"> virtues,</w:t>
            </w:r>
          </w:p>
          <w:p w14:paraId="4B3CB2D1" w14:textId="77777777" w:rsidR="00D74BC5" w:rsidRDefault="00D74BC5" w:rsidP="002B038E">
            <w:pPr>
              <w:pStyle w:val="EngHangEnd"/>
            </w:pPr>
            <w:r w:rsidRPr="004764BD">
              <w:t>And his angelic purity.</w:t>
            </w:r>
          </w:p>
        </w:tc>
        <w:tc>
          <w:tcPr>
            <w:tcW w:w="288" w:type="dxa"/>
          </w:tcPr>
          <w:p w14:paraId="72A4CAF9" w14:textId="77777777" w:rsidR="00D74BC5" w:rsidRDefault="00D74BC5" w:rsidP="002B038E"/>
        </w:tc>
        <w:tc>
          <w:tcPr>
            <w:tcW w:w="288" w:type="dxa"/>
          </w:tcPr>
          <w:p w14:paraId="370BA480" w14:textId="77777777" w:rsidR="00D74BC5" w:rsidRDefault="00D74BC5" w:rsidP="002B038E">
            <w:pPr>
              <w:pStyle w:val="CopticCross"/>
            </w:pPr>
          </w:p>
        </w:tc>
        <w:tc>
          <w:tcPr>
            <w:tcW w:w="3960" w:type="dxa"/>
          </w:tcPr>
          <w:p w14:paraId="54B287A8" w14:textId="77777777" w:rsidR="00D74BC5" w:rsidRPr="00F905FE" w:rsidRDefault="00D74BC5" w:rsidP="00D74BC5">
            <w:pPr>
              <w:pStyle w:val="CopticVersemulti-line"/>
            </w:pPr>
            <w:r w:rsidRPr="00F905FE">
              <w:t>Ⲁϥⲥⲱⲡ ⲉ̀ⲃⲟⲗ ⲛ̀ϫⲉ ⲡⲉϥⲣⲁⲛ:</w:t>
            </w:r>
          </w:p>
          <w:p w14:paraId="600B2AF8" w14:textId="77777777" w:rsidR="00D74BC5" w:rsidRPr="00F905FE" w:rsidRDefault="00D74BC5" w:rsidP="00D74BC5">
            <w:pPr>
              <w:pStyle w:val="CopticVersemulti-line"/>
            </w:pPr>
            <w:r w:rsidRPr="00F905FE">
              <w:t>ϧⲉⲛ ϯⲟⲓⲕⲟⲩⲙⲉⲛⲏ ⲧⲏⲣⲥ:</w:t>
            </w:r>
          </w:p>
          <w:p w14:paraId="277C5E5C" w14:textId="77777777" w:rsidR="00D74BC5" w:rsidRPr="00F905FE" w:rsidRDefault="00D74BC5" w:rsidP="00D74BC5">
            <w:pPr>
              <w:pStyle w:val="CopticVersemulti-line"/>
            </w:pPr>
            <w:r w:rsidRPr="00F905FE">
              <w:t>ⲉⲑⲃⲉ ⲛⲉϥⲉ̀ⲣⲉⲧⲏ ⲉⲧϭⲟⲥⲓ:</w:t>
            </w:r>
          </w:p>
          <w:p w14:paraId="693CC955" w14:textId="77777777" w:rsidR="00D74BC5" w:rsidRPr="00CE646A" w:rsidRDefault="00D74BC5" w:rsidP="00D74BC5">
            <w:pPr>
              <w:pStyle w:val="CopticHangingVerse"/>
              <w:rPr>
                <w:rFonts w:ascii="Arial Unicode MS" w:eastAsia="Arial Unicode MS" w:hAnsi="Arial Unicode MS" w:cs="Arial Unicode MS"/>
              </w:rPr>
            </w:pPr>
            <w:r w:rsidRPr="00F905FE">
              <w:t>ⲛⲉⲙ ⲛⲉϥⲧⲟⲩⲃⲟ ⲛⲁ̀ⲅⲅⲉⲗⲓⲕⲟⲛ.</w:t>
            </w:r>
          </w:p>
        </w:tc>
      </w:tr>
      <w:tr w:rsidR="00D74BC5" w14:paraId="63C25BD4" w14:textId="77777777" w:rsidTr="002B038E">
        <w:trPr>
          <w:cantSplit/>
          <w:jc w:val="center"/>
        </w:trPr>
        <w:tc>
          <w:tcPr>
            <w:tcW w:w="288" w:type="dxa"/>
          </w:tcPr>
          <w:p w14:paraId="3D68735F" w14:textId="77777777" w:rsidR="00D74BC5" w:rsidRDefault="00D74BC5" w:rsidP="002B038E">
            <w:pPr>
              <w:pStyle w:val="CopticCross"/>
            </w:pPr>
            <w:r w:rsidRPr="00FB5ACB">
              <w:t>¿</w:t>
            </w:r>
          </w:p>
        </w:tc>
        <w:tc>
          <w:tcPr>
            <w:tcW w:w="3960" w:type="dxa"/>
          </w:tcPr>
          <w:p w14:paraId="6B1ED21C" w14:textId="77777777" w:rsidR="00D74BC5" w:rsidRPr="004764BD" w:rsidRDefault="00D74BC5" w:rsidP="002B038E">
            <w:pPr>
              <w:pStyle w:val="EngHang"/>
            </w:pPr>
            <w:r w:rsidRPr="004764BD">
              <w:t>He strengthen</w:t>
            </w:r>
            <w:r>
              <w:t>ed</w:t>
            </w:r>
            <w:r w:rsidRPr="004764BD">
              <w:t xml:space="preserve"> everyone,</w:t>
            </w:r>
          </w:p>
          <w:p w14:paraId="186F6AC5" w14:textId="77777777" w:rsidR="00D74BC5" w:rsidRPr="004764BD" w:rsidRDefault="00D74BC5" w:rsidP="002B038E">
            <w:pPr>
              <w:pStyle w:val="EngHang"/>
            </w:pPr>
            <w:r w:rsidRPr="004764BD">
              <w:t xml:space="preserve">That came to him from </w:t>
            </w:r>
            <w:r>
              <w:t>anywhere</w:t>
            </w:r>
            <w:r w:rsidRPr="004764BD">
              <w:t>,</w:t>
            </w:r>
          </w:p>
          <w:p w14:paraId="055FBEF1" w14:textId="77777777" w:rsidR="00D74BC5" w:rsidRPr="004764BD" w:rsidRDefault="00D74BC5" w:rsidP="002B038E">
            <w:pPr>
              <w:pStyle w:val="EngHang"/>
            </w:pPr>
            <w:r w:rsidRPr="004764BD">
              <w:t>In perfect love,</w:t>
            </w:r>
          </w:p>
          <w:p w14:paraId="452CDFF1" w14:textId="77777777" w:rsidR="00D74BC5" w:rsidRDefault="00D74BC5" w:rsidP="002B038E">
            <w:pPr>
              <w:pStyle w:val="EngHangEnd"/>
            </w:pPr>
            <w:r w:rsidRPr="004764BD">
              <w:t xml:space="preserve">And </w:t>
            </w:r>
            <w:r>
              <w:t xml:space="preserve">with </w:t>
            </w:r>
            <w:r w:rsidRPr="004764BD">
              <w:t>long suffering.</w:t>
            </w:r>
          </w:p>
        </w:tc>
        <w:tc>
          <w:tcPr>
            <w:tcW w:w="288" w:type="dxa"/>
          </w:tcPr>
          <w:p w14:paraId="659809D3" w14:textId="77777777" w:rsidR="00D74BC5" w:rsidRDefault="00D74BC5" w:rsidP="002B038E"/>
        </w:tc>
        <w:tc>
          <w:tcPr>
            <w:tcW w:w="288" w:type="dxa"/>
          </w:tcPr>
          <w:p w14:paraId="14BDC55D" w14:textId="77777777" w:rsidR="00D74BC5" w:rsidRDefault="00D74BC5" w:rsidP="002B038E">
            <w:pPr>
              <w:pStyle w:val="CopticCross"/>
            </w:pPr>
            <w:r w:rsidRPr="00FB5ACB">
              <w:t>¿</w:t>
            </w:r>
          </w:p>
        </w:tc>
        <w:tc>
          <w:tcPr>
            <w:tcW w:w="3960" w:type="dxa"/>
          </w:tcPr>
          <w:p w14:paraId="4F492EDE" w14:textId="77777777" w:rsidR="00D74BC5" w:rsidRDefault="00D74BC5" w:rsidP="00D74BC5">
            <w:pPr>
              <w:pStyle w:val="CopticVersemulti-line"/>
            </w:pPr>
            <w:r>
              <w:t>Ⲛⲁϥϯⲛⲟⲙϯ ⲛ̀ⲟⲩⲟⲛ ⲛⲓⲃⲉⲛ:</w:t>
            </w:r>
          </w:p>
          <w:p w14:paraId="4597C953" w14:textId="77777777" w:rsidR="00D74BC5" w:rsidRDefault="00D74BC5" w:rsidP="00D74BC5">
            <w:pPr>
              <w:pStyle w:val="CopticVersemulti-line"/>
            </w:pPr>
            <w:r>
              <w:t>ⲉⲑⲛⲏⲟⲩ ϩⲁⲣⲟϥ ⲉ̀ⲃⲟⲗ ϧⲉⲛ ⲙⲁⲓ ⲛⲓⲃⲉⲛ:</w:t>
            </w:r>
          </w:p>
          <w:p w14:paraId="6B134459" w14:textId="77777777" w:rsidR="00D74BC5" w:rsidRDefault="00D74BC5" w:rsidP="00D74BC5">
            <w:pPr>
              <w:pStyle w:val="CopticVersemulti-line"/>
            </w:pPr>
            <w:r>
              <w:t>ϧⲉⲛ ⲟⲩⲁ̀ⲅⲁⲡⲏ ⲉⲥϫⲏⲕ ⲉ̀ⲃⲟⲗ:</w:t>
            </w:r>
          </w:p>
          <w:p w14:paraId="5D320A4F" w14:textId="77777777" w:rsidR="00D74BC5" w:rsidRDefault="00D74BC5" w:rsidP="00D74BC5">
            <w:pPr>
              <w:pStyle w:val="CopticHangingVerse"/>
            </w:pPr>
            <w:r>
              <w:t>ⲛⲉⲙ ⲟⲩⲙⲉⲧⲣⲉϥⲱ̀ⲟⲩ ⲛ̀ϩⲏⲧ.</w:t>
            </w:r>
          </w:p>
        </w:tc>
      </w:tr>
      <w:tr w:rsidR="00D74BC5" w14:paraId="693746E8" w14:textId="77777777" w:rsidTr="002B038E">
        <w:trPr>
          <w:cantSplit/>
          <w:jc w:val="center"/>
        </w:trPr>
        <w:tc>
          <w:tcPr>
            <w:tcW w:w="288" w:type="dxa"/>
          </w:tcPr>
          <w:p w14:paraId="3249B9C5" w14:textId="77777777" w:rsidR="00D74BC5" w:rsidRDefault="00D74BC5" w:rsidP="002B038E">
            <w:pPr>
              <w:pStyle w:val="CopticCross"/>
            </w:pPr>
          </w:p>
        </w:tc>
        <w:tc>
          <w:tcPr>
            <w:tcW w:w="3960" w:type="dxa"/>
          </w:tcPr>
          <w:p w14:paraId="516887AB" w14:textId="77777777" w:rsidR="00D74BC5" w:rsidRPr="004764BD" w:rsidRDefault="00D74BC5" w:rsidP="002B038E">
            <w:pPr>
              <w:pStyle w:val="EngHang"/>
            </w:pPr>
            <w:r w:rsidRPr="004764BD">
              <w:t>Blessed are you, truly,</w:t>
            </w:r>
          </w:p>
          <w:p w14:paraId="32298171" w14:textId="77777777" w:rsidR="00D74BC5" w:rsidRPr="004764BD" w:rsidRDefault="00D74BC5" w:rsidP="002B038E">
            <w:pPr>
              <w:pStyle w:val="EngHang"/>
            </w:pPr>
            <w:r w:rsidRPr="004764BD">
              <w:t>Our holy father Abba Parsoma,</w:t>
            </w:r>
          </w:p>
          <w:p w14:paraId="7D57891D" w14:textId="77777777" w:rsidR="00D74BC5" w:rsidRPr="004764BD" w:rsidRDefault="00D74BC5" w:rsidP="002B038E">
            <w:pPr>
              <w:pStyle w:val="EngHang"/>
            </w:pPr>
            <w:r w:rsidRPr="004764BD">
              <w:t>For you fulfilled the words,</w:t>
            </w:r>
          </w:p>
          <w:p w14:paraId="22341F2A" w14:textId="77777777" w:rsidR="00D74BC5" w:rsidRDefault="00D74BC5" w:rsidP="002B038E">
            <w:pPr>
              <w:pStyle w:val="EngHangEnd"/>
            </w:pPr>
            <w:r w:rsidRPr="004764BD">
              <w:t>Of our good Saviour.</w:t>
            </w:r>
          </w:p>
        </w:tc>
        <w:tc>
          <w:tcPr>
            <w:tcW w:w="288" w:type="dxa"/>
          </w:tcPr>
          <w:p w14:paraId="449C4B06" w14:textId="77777777" w:rsidR="00D74BC5" w:rsidRDefault="00D74BC5" w:rsidP="002B038E"/>
        </w:tc>
        <w:tc>
          <w:tcPr>
            <w:tcW w:w="288" w:type="dxa"/>
          </w:tcPr>
          <w:p w14:paraId="3AF70AEF" w14:textId="77777777" w:rsidR="00D74BC5" w:rsidRDefault="00D74BC5" w:rsidP="002B038E">
            <w:pPr>
              <w:pStyle w:val="CopticCross"/>
            </w:pPr>
          </w:p>
        </w:tc>
        <w:tc>
          <w:tcPr>
            <w:tcW w:w="3960" w:type="dxa"/>
          </w:tcPr>
          <w:p w14:paraId="326B3FED" w14:textId="77777777" w:rsidR="00D74BC5" w:rsidRDefault="00D74BC5" w:rsidP="00D74BC5">
            <w:pPr>
              <w:pStyle w:val="CopticVersemulti-line"/>
            </w:pPr>
            <w:r>
              <w:t>Ⲱⲟⲩⲛⲓⲁⲧⲕ ϧⲉⲛ ⲟⲩⲙⲉⲑⲙⲏⲓ:</w:t>
            </w:r>
          </w:p>
          <w:p w14:paraId="57803D6A" w14:textId="77777777" w:rsidR="00D74BC5" w:rsidRDefault="00D74BC5" w:rsidP="00D74BC5">
            <w:pPr>
              <w:pStyle w:val="CopticVersemulti-line"/>
            </w:pPr>
            <w:r>
              <w:t>ⲡⲉⲛⲓⲱⲧ ⲉⲑⲟⲩⲁⲃ ⲁⲃⲃⲁ Ⲡⲁⲣⲥⲱⲙⲁ:</w:t>
            </w:r>
          </w:p>
          <w:p w14:paraId="6DC0EEEF" w14:textId="77777777" w:rsidR="00D74BC5" w:rsidRDefault="00D74BC5" w:rsidP="00D74BC5">
            <w:pPr>
              <w:pStyle w:val="CopticVersemulti-line"/>
            </w:pPr>
            <w:r>
              <w:t>ϫⲉ ⲁⲕϫⲱⲕ ⲉ̀ⲃⲟⲗ ⲛ̀ⲛⲓⲥⲁϫⲓ:</w:t>
            </w:r>
          </w:p>
          <w:p w14:paraId="1D9B4874" w14:textId="77777777" w:rsidR="00D74BC5" w:rsidRDefault="00D74BC5" w:rsidP="00D74BC5">
            <w:pPr>
              <w:pStyle w:val="CopticHangingVerse"/>
            </w:pPr>
            <w:r>
              <w:t xml:space="preserve">ⲛ̀ⲧⲉ </w:t>
            </w:r>
            <w:commentRangeStart w:id="1776"/>
            <w:r>
              <w:t xml:space="preserve">ⲡⲉⲛⲥⲱⲧⲏⲣ </w:t>
            </w:r>
            <w:commentRangeEnd w:id="1776"/>
            <w:r>
              <w:rPr>
                <w:rStyle w:val="CommentReference"/>
                <w:rFonts w:ascii="Times New Roman" w:hAnsi="Times New Roman" w:cstheme="minorBidi"/>
                <w:noProof w:val="0"/>
              </w:rPr>
              <w:commentReference w:id="1776"/>
            </w:r>
            <w:r>
              <w:t>ⲛ̀ⲁⲅⲁⲑⲟⲥ.</w:t>
            </w:r>
          </w:p>
        </w:tc>
      </w:tr>
      <w:tr w:rsidR="00D74BC5" w14:paraId="2EB45CF5" w14:textId="77777777" w:rsidTr="002B038E">
        <w:trPr>
          <w:cantSplit/>
          <w:jc w:val="center"/>
        </w:trPr>
        <w:tc>
          <w:tcPr>
            <w:tcW w:w="288" w:type="dxa"/>
          </w:tcPr>
          <w:p w14:paraId="08A8180A" w14:textId="77777777" w:rsidR="00D74BC5" w:rsidRDefault="00D74BC5" w:rsidP="002B038E">
            <w:pPr>
              <w:pStyle w:val="CopticCross"/>
            </w:pPr>
            <w:r w:rsidRPr="00FB5ACB">
              <w:lastRenderedPageBreak/>
              <w:t>¿</w:t>
            </w:r>
          </w:p>
        </w:tc>
        <w:tc>
          <w:tcPr>
            <w:tcW w:w="3960" w:type="dxa"/>
          </w:tcPr>
          <w:p w14:paraId="33AEDE5F" w14:textId="77777777" w:rsidR="00D74BC5" w:rsidRPr="004764BD" w:rsidRDefault="00D74BC5" w:rsidP="002B038E">
            <w:pPr>
              <w:pStyle w:val="EngHang"/>
            </w:pPr>
            <w:r w:rsidRPr="004764BD">
              <w:t>Pray to the Lord on our behalf,</w:t>
            </w:r>
          </w:p>
          <w:p w14:paraId="5695B8D4" w14:textId="77777777" w:rsidR="00D74BC5" w:rsidRPr="004764BD" w:rsidRDefault="00D74BC5" w:rsidP="002B038E">
            <w:pPr>
              <w:pStyle w:val="EngHang"/>
            </w:pPr>
            <w:r w:rsidRPr="004764BD">
              <w:t>O my Lord and ascetic father,</w:t>
            </w:r>
          </w:p>
          <w:p w14:paraId="48E08072" w14:textId="77777777" w:rsidR="00D74BC5" w:rsidRPr="004764BD" w:rsidRDefault="00D74BC5" w:rsidP="002B038E">
            <w:pPr>
              <w:pStyle w:val="EngHang"/>
            </w:pPr>
            <w:r w:rsidRPr="004764BD">
              <w:t>Abba Parsoma the naked,</w:t>
            </w:r>
          </w:p>
          <w:p w14:paraId="67AC70AD" w14:textId="77777777" w:rsidR="00D74BC5" w:rsidRDefault="00D74BC5" w:rsidP="002B038E">
            <w:pPr>
              <w:pStyle w:val="EngHangEnd"/>
            </w:pPr>
            <w:r w:rsidRPr="004764BD">
              <w:t>That He</w:t>
            </w:r>
            <w:r>
              <w:t xml:space="preserve"> may forgive us our sins.</w:t>
            </w:r>
          </w:p>
        </w:tc>
        <w:tc>
          <w:tcPr>
            <w:tcW w:w="288" w:type="dxa"/>
          </w:tcPr>
          <w:p w14:paraId="5D6B7FD4" w14:textId="77777777" w:rsidR="00D74BC5" w:rsidRDefault="00D74BC5" w:rsidP="002B038E"/>
        </w:tc>
        <w:tc>
          <w:tcPr>
            <w:tcW w:w="288" w:type="dxa"/>
          </w:tcPr>
          <w:p w14:paraId="0013BFD6" w14:textId="77777777" w:rsidR="00D74BC5" w:rsidRDefault="00D74BC5" w:rsidP="002B038E">
            <w:pPr>
              <w:pStyle w:val="CopticCross"/>
            </w:pPr>
            <w:r w:rsidRPr="00FB5ACB">
              <w:t>¿</w:t>
            </w:r>
          </w:p>
        </w:tc>
        <w:tc>
          <w:tcPr>
            <w:tcW w:w="3960" w:type="dxa"/>
          </w:tcPr>
          <w:p w14:paraId="10B323BA" w14:textId="77777777" w:rsidR="00D74BC5" w:rsidRDefault="00D74BC5" w:rsidP="00D74BC5">
            <w:pPr>
              <w:pStyle w:val="CopticVersemulti-line"/>
            </w:pPr>
            <w:r>
              <w:t>Ⲧⲱⲃϩ ⲙ̀Ⲡϭⲟⲓⲥ ⲉ̀ϩ̀ⲣⲓ ⲉϫⲱⲛ:</w:t>
            </w:r>
          </w:p>
          <w:p w14:paraId="436E45C7" w14:textId="77777777" w:rsidR="00D74BC5" w:rsidRDefault="00D74BC5" w:rsidP="00D74BC5">
            <w:pPr>
              <w:pStyle w:val="CopticVersemulti-line"/>
            </w:pPr>
            <w:r>
              <w:t>ⲱ̀ ⲡⲁϭⲟⲓⲥ ⲛ̀ⲓⲱⲧ ⲛ̀ⲁⲥⲕⲩⲧⲏⲥ:</w:t>
            </w:r>
          </w:p>
          <w:p w14:paraId="7877B50E" w14:textId="77777777" w:rsidR="00D74BC5" w:rsidRDefault="00D74BC5" w:rsidP="00D74BC5">
            <w:pPr>
              <w:pStyle w:val="CopticVersemulti-line"/>
            </w:pPr>
            <w:r>
              <w:t>ⲁⲃⲃⲁ Ⲡⲁⲣⲥⲱⲙⲁ ⲡⲓⲣⲉϥⲃⲏϣ:</w:t>
            </w:r>
          </w:p>
          <w:p w14:paraId="2369D8F1" w14:textId="77777777" w:rsidR="00D74BC5" w:rsidRDefault="00D74BC5" w:rsidP="00D74BC5">
            <w:pPr>
              <w:pStyle w:val="CopticHangingVerse"/>
            </w:pPr>
            <w:r>
              <w:t>ⲛⲧ̀ⲉϥⲭⲁ ⲛⲉⲛⲛⲃⲟⲓ ⲛⲁⲛ ⲉ̀ⲃⲟⲗ.</w:t>
            </w:r>
          </w:p>
        </w:tc>
      </w:tr>
    </w:tbl>
    <w:p w14:paraId="585F00D0" w14:textId="77777777" w:rsidR="00980D99" w:rsidRPr="00980D99" w:rsidRDefault="00980D99" w:rsidP="00980D99"/>
    <w:p w14:paraId="4FAF1549" w14:textId="77777777" w:rsidR="00495F1A" w:rsidRDefault="00495F1A" w:rsidP="00495F1A">
      <w:pPr>
        <w:pStyle w:val="Heading2"/>
      </w:pPr>
      <w:bookmarkStart w:id="1777" w:name="_Toc410196226"/>
      <w:bookmarkStart w:id="1778" w:name="_Toc410196468"/>
      <w:bookmarkStart w:id="1779" w:name="_Toc410196970"/>
      <w:bookmarkStart w:id="1780" w:name="_Toc448696657"/>
      <w:bookmarkStart w:id="1781" w:name="Pascal"/>
      <w:bookmarkEnd w:id="1734"/>
      <w:r>
        <w:lastRenderedPageBreak/>
        <w:t>The Pascal Cycle</w:t>
      </w:r>
      <w:bookmarkEnd w:id="1777"/>
      <w:bookmarkEnd w:id="1778"/>
      <w:bookmarkEnd w:id="1779"/>
      <w:bookmarkEnd w:id="1780"/>
    </w:p>
    <w:bookmarkStart w:id="1782" w:name="_Toc410196227" w:displacedByCustomXml="next"/>
    <w:bookmarkStart w:id="1783" w:name="_Toc410196469" w:displacedByCustomXml="next"/>
    <w:bookmarkStart w:id="1784" w:name="_Toc410196971" w:displacedByCustomXml="next"/>
    <w:sdt>
      <w:sdtPr>
        <w:id w:val="-124935015"/>
        <w:docPartObj>
          <w:docPartGallery w:val="Table of Contents"/>
          <w:docPartUnique/>
        </w:docPartObj>
      </w:sdtPr>
      <w:sdtEndPr>
        <w:rPr>
          <w:b/>
          <w:bCs/>
          <w:noProof/>
        </w:rPr>
      </w:sdtEndPr>
      <w:sdtContent>
        <w:p w14:paraId="5FDFFE48" w14:textId="50863DD5" w:rsidR="00E35F1F" w:rsidRDefault="009E261C">
          <w:pPr>
            <w:pStyle w:val="TOC3"/>
            <w:tabs>
              <w:tab w:val="right" w:leader="dot" w:pos="8846"/>
            </w:tabs>
            <w:rPr>
              <w:rFonts w:asciiTheme="minorHAnsi" w:eastAsiaTheme="minorEastAsia" w:hAnsiTheme="minorHAnsi"/>
              <w:noProof/>
              <w:sz w:val="22"/>
              <w:lang w:val="en-US"/>
            </w:rPr>
          </w:pPr>
          <w:r>
            <w:rPr>
              <w:noProof/>
            </w:rPr>
            <w:fldChar w:fldCharType="begin"/>
          </w:r>
          <w:r>
            <w:rPr>
              <w:noProof/>
            </w:rPr>
            <w:instrText xml:space="preserve"> TOC \o "3-3" \h \z \u \b Pascal</w:instrText>
          </w:r>
          <w:r>
            <w:rPr>
              <w:noProof/>
            </w:rPr>
            <w:fldChar w:fldCharType="separate"/>
          </w:r>
          <w:hyperlink w:anchor="_Toc448227660" w:history="1">
            <w:r w:rsidR="00E35F1F" w:rsidRPr="002E12A9">
              <w:rPr>
                <w:rStyle w:val="Hyperlink"/>
                <w:noProof/>
              </w:rPr>
              <w:t>Jonah’s Fast</w:t>
            </w:r>
            <w:r w:rsidR="00E35F1F">
              <w:rPr>
                <w:noProof/>
                <w:webHidden/>
              </w:rPr>
              <w:tab/>
            </w:r>
            <w:r w:rsidR="00E35F1F">
              <w:rPr>
                <w:noProof/>
                <w:webHidden/>
              </w:rPr>
              <w:fldChar w:fldCharType="begin"/>
            </w:r>
            <w:r w:rsidR="00E35F1F">
              <w:rPr>
                <w:noProof/>
                <w:webHidden/>
              </w:rPr>
              <w:instrText xml:space="preserve"> PAGEREF _Toc448227660 \h </w:instrText>
            </w:r>
            <w:r w:rsidR="00E35F1F">
              <w:rPr>
                <w:noProof/>
                <w:webHidden/>
              </w:rPr>
            </w:r>
            <w:r w:rsidR="00E35F1F">
              <w:rPr>
                <w:noProof/>
                <w:webHidden/>
              </w:rPr>
              <w:fldChar w:fldCharType="separate"/>
            </w:r>
            <w:r w:rsidR="000C7DE2">
              <w:rPr>
                <w:noProof/>
                <w:webHidden/>
              </w:rPr>
              <w:t>956</w:t>
            </w:r>
            <w:r w:rsidR="00E35F1F">
              <w:rPr>
                <w:noProof/>
                <w:webHidden/>
              </w:rPr>
              <w:fldChar w:fldCharType="end"/>
            </w:r>
          </w:hyperlink>
        </w:p>
        <w:p w14:paraId="2F2B0A5E" w14:textId="787E3B12" w:rsidR="00E35F1F" w:rsidRDefault="00BF6550">
          <w:pPr>
            <w:pStyle w:val="TOC3"/>
            <w:tabs>
              <w:tab w:val="right" w:leader="dot" w:pos="8846"/>
            </w:tabs>
            <w:rPr>
              <w:rFonts w:asciiTheme="minorHAnsi" w:eastAsiaTheme="minorEastAsia" w:hAnsiTheme="minorHAnsi"/>
              <w:noProof/>
              <w:sz w:val="22"/>
              <w:lang w:val="en-US"/>
            </w:rPr>
          </w:pPr>
          <w:hyperlink w:anchor="_Toc448227661" w:history="1">
            <w:r w:rsidR="00E35F1F" w:rsidRPr="002E12A9">
              <w:rPr>
                <w:rStyle w:val="Hyperlink"/>
                <w:noProof/>
              </w:rPr>
              <w:t>Jonah’s Feast</w:t>
            </w:r>
            <w:r w:rsidR="00E35F1F">
              <w:rPr>
                <w:noProof/>
                <w:webHidden/>
              </w:rPr>
              <w:tab/>
            </w:r>
            <w:r w:rsidR="00E35F1F">
              <w:rPr>
                <w:noProof/>
                <w:webHidden/>
              </w:rPr>
              <w:fldChar w:fldCharType="begin"/>
            </w:r>
            <w:r w:rsidR="00E35F1F">
              <w:rPr>
                <w:noProof/>
                <w:webHidden/>
              </w:rPr>
              <w:instrText xml:space="preserve"> PAGEREF _Toc448227661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21397571" w14:textId="1578AD42" w:rsidR="00E35F1F" w:rsidRDefault="00BF6550">
          <w:pPr>
            <w:pStyle w:val="TOC3"/>
            <w:tabs>
              <w:tab w:val="right" w:leader="dot" w:pos="8846"/>
            </w:tabs>
            <w:rPr>
              <w:rFonts w:asciiTheme="minorHAnsi" w:eastAsiaTheme="minorEastAsia" w:hAnsiTheme="minorHAnsi"/>
              <w:noProof/>
              <w:sz w:val="22"/>
              <w:lang w:val="en-US"/>
            </w:rPr>
          </w:pPr>
          <w:hyperlink w:anchor="_Toc448227662" w:history="1">
            <w:r w:rsidR="00E35F1F" w:rsidRPr="002E12A9">
              <w:rPr>
                <w:rStyle w:val="Hyperlink"/>
                <w:noProof/>
              </w:rPr>
              <w:t>Great Lent</w:t>
            </w:r>
            <w:r w:rsidR="00E35F1F">
              <w:rPr>
                <w:noProof/>
                <w:webHidden/>
              </w:rPr>
              <w:tab/>
            </w:r>
            <w:r w:rsidR="00E35F1F">
              <w:rPr>
                <w:noProof/>
                <w:webHidden/>
              </w:rPr>
              <w:fldChar w:fldCharType="begin"/>
            </w:r>
            <w:r w:rsidR="00E35F1F">
              <w:rPr>
                <w:noProof/>
                <w:webHidden/>
              </w:rPr>
              <w:instrText xml:space="preserve"> PAGEREF _Toc448227662 \h </w:instrText>
            </w:r>
            <w:r w:rsidR="00E35F1F">
              <w:rPr>
                <w:noProof/>
                <w:webHidden/>
              </w:rPr>
            </w:r>
            <w:r w:rsidR="00E35F1F">
              <w:rPr>
                <w:noProof/>
                <w:webHidden/>
              </w:rPr>
              <w:fldChar w:fldCharType="separate"/>
            </w:r>
            <w:r w:rsidR="000C7DE2">
              <w:rPr>
                <w:noProof/>
                <w:webHidden/>
              </w:rPr>
              <w:t>957</w:t>
            </w:r>
            <w:r w:rsidR="00E35F1F">
              <w:rPr>
                <w:noProof/>
                <w:webHidden/>
              </w:rPr>
              <w:fldChar w:fldCharType="end"/>
            </w:r>
          </w:hyperlink>
        </w:p>
        <w:p w14:paraId="345B39DB" w14:textId="56B3DB97" w:rsidR="00E35F1F" w:rsidRDefault="00BF6550">
          <w:pPr>
            <w:pStyle w:val="TOC3"/>
            <w:tabs>
              <w:tab w:val="right" w:leader="dot" w:pos="8846"/>
            </w:tabs>
            <w:rPr>
              <w:rFonts w:asciiTheme="minorHAnsi" w:eastAsiaTheme="minorEastAsia" w:hAnsiTheme="minorHAnsi"/>
              <w:noProof/>
              <w:sz w:val="22"/>
              <w:lang w:val="en-US"/>
            </w:rPr>
          </w:pPr>
          <w:hyperlink w:anchor="_Toc448227663" w:history="1">
            <w:r w:rsidR="00E35F1F" w:rsidRPr="002E12A9">
              <w:rPr>
                <w:rStyle w:val="Hyperlink"/>
                <w:noProof/>
              </w:rPr>
              <w:t>Lazarus Saturday</w:t>
            </w:r>
            <w:r w:rsidR="00E35F1F">
              <w:rPr>
                <w:noProof/>
                <w:webHidden/>
              </w:rPr>
              <w:tab/>
            </w:r>
            <w:r w:rsidR="00E35F1F">
              <w:rPr>
                <w:noProof/>
                <w:webHidden/>
              </w:rPr>
              <w:fldChar w:fldCharType="begin"/>
            </w:r>
            <w:r w:rsidR="00E35F1F">
              <w:rPr>
                <w:noProof/>
                <w:webHidden/>
              </w:rPr>
              <w:instrText xml:space="preserve"> PAGEREF _Toc448227663 \h </w:instrText>
            </w:r>
            <w:r w:rsidR="00E35F1F">
              <w:rPr>
                <w:noProof/>
                <w:webHidden/>
              </w:rPr>
            </w:r>
            <w:r w:rsidR="00E35F1F">
              <w:rPr>
                <w:noProof/>
                <w:webHidden/>
              </w:rPr>
              <w:fldChar w:fldCharType="separate"/>
            </w:r>
            <w:r w:rsidR="000C7DE2">
              <w:rPr>
                <w:noProof/>
                <w:webHidden/>
              </w:rPr>
              <w:t>978</w:t>
            </w:r>
            <w:r w:rsidR="00E35F1F">
              <w:rPr>
                <w:noProof/>
                <w:webHidden/>
              </w:rPr>
              <w:fldChar w:fldCharType="end"/>
            </w:r>
          </w:hyperlink>
        </w:p>
        <w:p w14:paraId="2AC75D2D" w14:textId="7F627CEC" w:rsidR="00E35F1F" w:rsidRDefault="00BF6550">
          <w:pPr>
            <w:pStyle w:val="TOC3"/>
            <w:tabs>
              <w:tab w:val="right" w:leader="dot" w:pos="8846"/>
            </w:tabs>
            <w:rPr>
              <w:rFonts w:asciiTheme="minorHAnsi" w:eastAsiaTheme="minorEastAsia" w:hAnsiTheme="minorHAnsi"/>
              <w:noProof/>
              <w:sz w:val="22"/>
              <w:lang w:val="en-US"/>
            </w:rPr>
          </w:pPr>
          <w:hyperlink w:anchor="_Toc448227664" w:history="1">
            <w:r w:rsidR="00E35F1F" w:rsidRPr="002E12A9">
              <w:rPr>
                <w:rStyle w:val="Hyperlink"/>
                <w:noProof/>
              </w:rPr>
              <w:t>Palm Sunday</w:t>
            </w:r>
            <w:r w:rsidR="00E35F1F">
              <w:rPr>
                <w:noProof/>
                <w:webHidden/>
              </w:rPr>
              <w:tab/>
            </w:r>
            <w:r w:rsidR="00E35F1F">
              <w:rPr>
                <w:noProof/>
                <w:webHidden/>
              </w:rPr>
              <w:fldChar w:fldCharType="begin"/>
            </w:r>
            <w:r w:rsidR="00E35F1F">
              <w:rPr>
                <w:noProof/>
                <w:webHidden/>
              </w:rPr>
              <w:instrText xml:space="preserve"> PAGEREF _Toc448227664 \h </w:instrText>
            </w:r>
            <w:r w:rsidR="00E35F1F">
              <w:rPr>
                <w:noProof/>
                <w:webHidden/>
              </w:rPr>
            </w:r>
            <w:r w:rsidR="00E35F1F">
              <w:rPr>
                <w:noProof/>
                <w:webHidden/>
              </w:rPr>
              <w:fldChar w:fldCharType="separate"/>
            </w:r>
            <w:r w:rsidR="000C7DE2">
              <w:rPr>
                <w:noProof/>
                <w:webHidden/>
              </w:rPr>
              <w:t>983</w:t>
            </w:r>
            <w:r w:rsidR="00E35F1F">
              <w:rPr>
                <w:noProof/>
                <w:webHidden/>
              </w:rPr>
              <w:fldChar w:fldCharType="end"/>
            </w:r>
          </w:hyperlink>
        </w:p>
        <w:p w14:paraId="3D4E604A" w14:textId="67EB8872" w:rsidR="00E35F1F" w:rsidRDefault="00BF6550">
          <w:pPr>
            <w:pStyle w:val="TOC3"/>
            <w:tabs>
              <w:tab w:val="right" w:leader="dot" w:pos="8846"/>
            </w:tabs>
            <w:rPr>
              <w:rFonts w:asciiTheme="minorHAnsi" w:eastAsiaTheme="minorEastAsia" w:hAnsiTheme="minorHAnsi"/>
              <w:noProof/>
              <w:sz w:val="22"/>
              <w:lang w:val="en-US"/>
            </w:rPr>
          </w:pPr>
          <w:hyperlink w:anchor="_Toc448227665" w:history="1">
            <w:r w:rsidR="00E35F1F" w:rsidRPr="002E12A9">
              <w:rPr>
                <w:rStyle w:val="Hyperlink"/>
                <w:noProof/>
              </w:rPr>
              <w:t>Joyous Saturday</w:t>
            </w:r>
            <w:r w:rsidR="00E35F1F">
              <w:rPr>
                <w:noProof/>
                <w:webHidden/>
              </w:rPr>
              <w:tab/>
            </w:r>
            <w:r w:rsidR="00E35F1F">
              <w:rPr>
                <w:noProof/>
                <w:webHidden/>
              </w:rPr>
              <w:fldChar w:fldCharType="begin"/>
            </w:r>
            <w:r w:rsidR="00E35F1F">
              <w:rPr>
                <w:noProof/>
                <w:webHidden/>
              </w:rPr>
              <w:instrText xml:space="preserve"> PAGEREF _Toc448227665 \h </w:instrText>
            </w:r>
            <w:r w:rsidR="00E35F1F">
              <w:rPr>
                <w:noProof/>
                <w:webHidden/>
              </w:rPr>
            </w:r>
            <w:r w:rsidR="00E35F1F">
              <w:rPr>
                <w:noProof/>
                <w:webHidden/>
              </w:rPr>
              <w:fldChar w:fldCharType="separate"/>
            </w:r>
            <w:r w:rsidR="000C7DE2">
              <w:rPr>
                <w:noProof/>
                <w:webHidden/>
              </w:rPr>
              <w:t>991</w:t>
            </w:r>
            <w:r w:rsidR="00E35F1F">
              <w:rPr>
                <w:noProof/>
                <w:webHidden/>
              </w:rPr>
              <w:fldChar w:fldCharType="end"/>
            </w:r>
          </w:hyperlink>
        </w:p>
        <w:p w14:paraId="02D0C1AA" w14:textId="5DFC282C" w:rsidR="00E35F1F" w:rsidRDefault="00BF6550">
          <w:pPr>
            <w:pStyle w:val="TOC3"/>
            <w:tabs>
              <w:tab w:val="right" w:leader="dot" w:pos="8846"/>
            </w:tabs>
            <w:rPr>
              <w:rFonts w:asciiTheme="minorHAnsi" w:eastAsiaTheme="minorEastAsia" w:hAnsiTheme="minorHAnsi"/>
              <w:noProof/>
              <w:sz w:val="22"/>
              <w:lang w:val="en-US"/>
            </w:rPr>
          </w:pPr>
          <w:hyperlink w:anchor="_Toc448227666" w:history="1">
            <w:r w:rsidR="00E35F1F" w:rsidRPr="002E12A9">
              <w:rPr>
                <w:rStyle w:val="Hyperlink"/>
                <w:noProof/>
              </w:rPr>
              <w:t>Resurrection Sunday</w:t>
            </w:r>
            <w:r w:rsidR="00E35F1F">
              <w:rPr>
                <w:noProof/>
                <w:webHidden/>
              </w:rPr>
              <w:tab/>
            </w:r>
            <w:r w:rsidR="00E35F1F">
              <w:rPr>
                <w:noProof/>
                <w:webHidden/>
              </w:rPr>
              <w:fldChar w:fldCharType="begin"/>
            </w:r>
            <w:r w:rsidR="00E35F1F">
              <w:rPr>
                <w:noProof/>
                <w:webHidden/>
              </w:rPr>
              <w:instrText xml:space="preserve"> PAGEREF _Toc448227666 \h </w:instrText>
            </w:r>
            <w:r w:rsidR="00E35F1F">
              <w:rPr>
                <w:noProof/>
                <w:webHidden/>
              </w:rPr>
            </w:r>
            <w:r w:rsidR="00E35F1F">
              <w:rPr>
                <w:noProof/>
                <w:webHidden/>
              </w:rPr>
              <w:fldChar w:fldCharType="separate"/>
            </w:r>
            <w:r w:rsidR="000C7DE2">
              <w:rPr>
                <w:noProof/>
                <w:webHidden/>
              </w:rPr>
              <w:t>999</w:t>
            </w:r>
            <w:r w:rsidR="00E35F1F">
              <w:rPr>
                <w:noProof/>
                <w:webHidden/>
              </w:rPr>
              <w:fldChar w:fldCharType="end"/>
            </w:r>
          </w:hyperlink>
        </w:p>
        <w:p w14:paraId="1DA254E0" w14:textId="23DB9EEB" w:rsidR="00E35F1F" w:rsidRDefault="00BF6550">
          <w:pPr>
            <w:pStyle w:val="TOC3"/>
            <w:tabs>
              <w:tab w:val="right" w:leader="dot" w:pos="8846"/>
            </w:tabs>
            <w:rPr>
              <w:rFonts w:asciiTheme="minorHAnsi" w:eastAsiaTheme="minorEastAsia" w:hAnsiTheme="minorHAnsi"/>
              <w:noProof/>
              <w:sz w:val="22"/>
              <w:lang w:val="en-US"/>
            </w:rPr>
          </w:pPr>
          <w:hyperlink w:anchor="_Toc448227667" w:history="1">
            <w:r w:rsidR="00E35F1F" w:rsidRPr="002E12A9">
              <w:rPr>
                <w:rStyle w:val="Hyperlink"/>
                <w:noProof/>
              </w:rPr>
              <w:t>Thomas Sunday</w:t>
            </w:r>
            <w:r w:rsidR="00E35F1F">
              <w:rPr>
                <w:noProof/>
                <w:webHidden/>
              </w:rPr>
              <w:tab/>
            </w:r>
            <w:r w:rsidR="00E35F1F">
              <w:rPr>
                <w:noProof/>
                <w:webHidden/>
              </w:rPr>
              <w:fldChar w:fldCharType="begin"/>
            </w:r>
            <w:r w:rsidR="00E35F1F">
              <w:rPr>
                <w:noProof/>
                <w:webHidden/>
              </w:rPr>
              <w:instrText xml:space="preserve"> PAGEREF _Toc448227667 \h </w:instrText>
            </w:r>
            <w:r w:rsidR="00E35F1F">
              <w:rPr>
                <w:noProof/>
                <w:webHidden/>
              </w:rPr>
            </w:r>
            <w:r w:rsidR="00E35F1F">
              <w:rPr>
                <w:noProof/>
                <w:webHidden/>
              </w:rPr>
              <w:fldChar w:fldCharType="separate"/>
            </w:r>
            <w:r w:rsidR="000C7DE2">
              <w:rPr>
                <w:noProof/>
                <w:webHidden/>
              </w:rPr>
              <w:t>1010</w:t>
            </w:r>
            <w:r w:rsidR="00E35F1F">
              <w:rPr>
                <w:noProof/>
                <w:webHidden/>
              </w:rPr>
              <w:fldChar w:fldCharType="end"/>
            </w:r>
          </w:hyperlink>
        </w:p>
        <w:p w14:paraId="779EDF1B" w14:textId="45E200F1" w:rsidR="00E35F1F" w:rsidRDefault="00BF6550">
          <w:pPr>
            <w:pStyle w:val="TOC3"/>
            <w:tabs>
              <w:tab w:val="right" w:leader="dot" w:pos="8846"/>
            </w:tabs>
            <w:rPr>
              <w:rFonts w:asciiTheme="minorHAnsi" w:eastAsiaTheme="minorEastAsia" w:hAnsiTheme="minorHAnsi"/>
              <w:noProof/>
              <w:sz w:val="22"/>
              <w:lang w:val="en-US"/>
            </w:rPr>
          </w:pPr>
          <w:hyperlink w:anchor="_Toc448227668" w:history="1">
            <w:r w:rsidR="00E35F1F" w:rsidRPr="002E12A9">
              <w:rPr>
                <w:rStyle w:val="Hyperlink"/>
                <w:noProof/>
              </w:rPr>
              <w:t>Ascension</w:t>
            </w:r>
            <w:r w:rsidR="00E35F1F">
              <w:rPr>
                <w:noProof/>
                <w:webHidden/>
              </w:rPr>
              <w:tab/>
            </w:r>
            <w:r w:rsidR="00E35F1F">
              <w:rPr>
                <w:noProof/>
                <w:webHidden/>
              </w:rPr>
              <w:fldChar w:fldCharType="begin"/>
            </w:r>
            <w:r w:rsidR="00E35F1F">
              <w:rPr>
                <w:noProof/>
                <w:webHidden/>
              </w:rPr>
              <w:instrText xml:space="preserve"> PAGEREF _Toc448227668 \h </w:instrText>
            </w:r>
            <w:r w:rsidR="00E35F1F">
              <w:rPr>
                <w:noProof/>
                <w:webHidden/>
              </w:rPr>
            </w:r>
            <w:r w:rsidR="00E35F1F">
              <w:rPr>
                <w:noProof/>
                <w:webHidden/>
              </w:rPr>
              <w:fldChar w:fldCharType="separate"/>
            </w:r>
            <w:r w:rsidR="000C7DE2">
              <w:rPr>
                <w:noProof/>
                <w:webHidden/>
              </w:rPr>
              <w:t>1012</w:t>
            </w:r>
            <w:r w:rsidR="00E35F1F">
              <w:rPr>
                <w:noProof/>
                <w:webHidden/>
              </w:rPr>
              <w:fldChar w:fldCharType="end"/>
            </w:r>
          </w:hyperlink>
        </w:p>
        <w:p w14:paraId="24E1F576" w14:textId="7B20D08E" w:rsidR="00E35F1F" w:rsidRDefault="00BF6550">
          <w:pPr>
            <w:pStyle w:val="TOC3"/>
            <w:tabs>
              <w:tab w:val="right" w:leader="dot" w:pos="8846"/>
            </w:tabs>
            <w:rPr>
              <w:rFonts w:asciiTheme="minorHAnsi" w:eastAsiaTheme="minorEastAsia" w:hAnsiTheme="minorHAnsi"/>
              <w:noProof/>
              <w:sz w:val="22"/>
              <w:lang w:val="en-US"/>
            </w:rPr>
          </w:pPr>
          <w:hyperlink w:anchor="_Toc448227669" w:history="1">
            <w:r w:rsidR="00E35F1F" w:rsidRPr="002E12A9">
              <w:rPr>
                <w:rStyle w:val="Hyperlink"/>
                <w:noProof/>
              </w:rPr>
              <w:t>Pentecost</w:t>
            </w:r>
            <w:r w:rsidR="00E35F1F">
              <w:rPr>
                <w:noProof/>
                <w:webHidden/>
              </w:rPr>
              <w:tab/>
            </w:r>
            <w:r w:rsidR="00E35F1F">
              <w:rPr>
                <w:noProof/>
                <w:webHidden/>
              </w:rPr>
              <w:fldChar w:fldCharType="begin"/>
            </w:r>
            <w:r w:rsidR="00E35F1F">
              <w:rPr>
                <w:noProof/>
                <w:webHidden/>
              </w:rPr>
              <w:instrText xml:space="preserve"> PAGEREF _Toc448227669 \h </w:instrText>
            </w:r>
            <w:r w:rsidR="00E35F1F">
              <w:rPr>
                <w:noProof/>
                <w:webHidden/>
              </w:rPr>
            </w:r>
            <w:r w:rsidR="00E35F1F">
              <w:rPr>
                <w:noProof/>
                <w:webHidden/>
              </w:rPr>
              <w:fldChar w:fldCharType="separate"/>
            </w:r>
            <w:r w:rsidR="000C7DE2">
              <w:rPr>
                <w:noProof/>
                <w:webHidden/>
              </w:rPr>
              <w:t>1022</w:t>
            </w:r>
            <w:r w:rsidR="00E35F1F">
              <w:rPr>
                <w:noProof/>
                <w:webHidden/>
              </w:rPr>
              <w:fldChar w:fldCharType="end"/>
            </w:r>
          </w:hyperlink>
        </w:p>
        <w:p w14:paraId="343F967A" w14:textId="7B50A53D" w:rsidR="009E261C" w:rsidRDefault="009E261C" w:rsidP="009E261C">
          <w:r>
            <w:rPr>
              <w:b/>
              <w:bCs/>
              <w:noProof/>
            </w:rPr>
            <w:fldChar w:fldCharType="end"/>
          </w:r>
        </w:p>
      </w:sdtContent>
    </w:sdt>
    <w:p w14:paraId="5B5D97E6" w14:textId="77777777" w:rsidR="009E261C" w:rsidRDefault="009E261C" w:rsidP="00BF77D7">
      <w:r>
        <w:br w:type="page"/>
      </w:r>
    </w:p>
    <w:p w14:paraId="0AD076AD" w14:textId="5D532FCC" w:rsidR="00495F1A" w:rsidRDefault="00495F1A" w:rsidP="00495F1A">
      <w:pPr>
        <w:pStyle w:val="Heading3"/>
      </w:pPr>
      <w:bookmarkStart w:id="1785" w:name="_Toc448227660"/>
      <w:r>
        <w:lastRenderedPageBreak/>
        <w:t>Jonah’s Fast</w:t>
      </w:r>
      <w:bookmarkEnd w:id="1784"/>
      <w:bookmarkEnd w:id="1783"/>
      <w:bookmarkEnd w:id="1782"/>
      <w:bookmarkEnd w:id="1785"/>
    </w:p>
    <w:p w14:paraId="7A658690" w14:textId="77777777" w:rsidR="001E5E16" w:rsidRPr="001E5E16" w:rsidRDefault="001E5E16" w:rsidP="001E5E16">
      <w:pPr>
        <w:pStyle w:val="Heading4"/>
      </w:pPr>
      <w:bookmarkStart w:id="1786" w:name="_Ref434478053"/>
      <w:r>
        <w:t>The Doxology</w:t>
      </w:r>
      <w:r w:rsidR="00E21EA3">
        <w:t xml:space="preserve"> of Jonah’s Fast</w:t>
      </w:r>
      <w:bookmarkEnd w:id="178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384EB089" w14:textId="77777777" w:rsidTr="001E5E16">
        <w:trPr>
          <w:cantSplit/>
          <w:jc w:val="center"/>
        </w:trPr>
        <w:tc>
          <w:tcPr>
            <w:tcW w:w="288" w:type="dxa"/>
          </w:tcPr>
          <w:p w14:paraId="23E8399A" w14:textId="77777777" w:rsidR="00EC2AEB" w:rsidRDefault="00EC2AEB" w:rsidP="001E5E16">
            <w:pPr>
              <w:pStyle w:val="CopticCross"/>
            </w:pPr>
          </w:p>
        </w:tc>
        <w:tc>
          <w:tcPr>
            <w:tcW w:w="3960" w:type="dxa"/>
          </w:tcPr>
          <w:p w14:paraId="1EF68304" w14:textId="77777777" w:rsidR="00EC2AEB" w:rsidRDefault="00EC2AEB" w:rsidP="00EC2AEB">
            <w:pPr>
              <w:pStyle w:val="EngHang"/>
            </w:pPr>
            <w:r>
              <w:t>Jonas the prophet</w:t>
            </w:r>
          </w:p>
          <w:p w14:paraId="720D0186" w14:textId="77777777" w:rsidR="00EC2AEB" w:rsidRDefault="00EC2AEB" w:rsidP="00EC2AEB">
            <w:pPr>
              <w:pStyle w:val="EngHang"/>
            </w:pPr>
            <w:r>
              <w:t>Was in the belly of the whale</w:t>
            </w:r>
          </w:p>
          <w:p w14:paraId="7800600C" w14:textId="77777777" w:rsidR="00EC2AEB" w:rsidRDefault="00EC2AEB" w:rsidP="00EC2AEB">
            <w:pPr>
              <w:pStyle w:val="EngHang"/>
            </w:pPr>
            <w:r>
              <w:t>For three days and three nights,</w:t>
            </w:r>
          </w:p>
          <w:p w14:paraId="41719BA1" w14:textId="77777777" w:rsidR="00EC2AEB" w:rsidRPr="00B87131" w:rsidRDefault="00EC2AEB" w:rsidP="00EC2AEB">
            <w:pPr>
              <w:pStyle w:val="EngHangEnd"/>
            </w:pPr>
            <w:r>
              <w:t>A type of the burial of our Saviour.</w:t>
            </w:r>
          </w:p>
        </w:tc>
        <w:tc>
          <w:tcPr>
            <w:tcW w:w="288" w:type="dxa"/>
          </w:tcPr>
          <w:p w14:paraId="3E6C3F4A" w14:textId="77777777" w:rsidR="00EC2AEB" w:rsidRDefault="00EC2AEB" w:rsidP="001E5E16"/>
        </w:tc>
        <w:tc>
          <w:tcPr>
            <w:tcW w:w="288" w:type="dxa"/>
          </w:tcPr>
          <w:p w14:paraId="59C4BE84" w14:textId="77777777" w:rsidR="00EC2AEB" w:rsidRDefault="00EC2AEB" w:rsidP="001E5E16">
            <w:pPr>
              <w:pStyle w:val="CopticCross"/>
            </w:pPr>
          </w:p>
        </w:tc>
        <w:tc>
          <w:tcPr>
            <w:tcW w:w="3960" w:type="dxa"/>
          </w:tcPr>
          <w:p w14:paraId="6BCDB67A" w14:textId="77777777" w:rsidR="00EC2AEB" w:rsidRDefault="00EC2AEB" w:rsidP="00EC2AEB">
            <w:pPr>
              <w:pStyle w:val="CopticVersemulti-line"/>
            </w:pPr>
            <w:r>
              <w:t>Ⲓⲱⲛⲁ ⲡⲓⲡ̀ⲣⲟⲫⲏⲧⲏⲥ:</w:t>
            </w:r>
          </w:p>
          <w:p w14:paraId="4DDE4F12" w14:textId="77777777" w:rsidR="00EC2AEB" w:rsidRDefault="00EC2AEB" w:rsidP="00EC2AEB">
            <w:pPr>
              <w:pStyle w:val="CopticVersemulti-line"/>
            </w:pPr>
            <w:r>
              <w:t>ⲛⲁϥⲭⲏ ϧⲉⲛ ⲑ̀ⲛⲉϫⲓ ⲙ̀ⲡⲓⲕⲏⲧⲟⲥ:</w:t>
            </w:r>
          </w:p>
          <w:p w14:paraId="648C3CFA" w14:textId="77777777" w:rsidR="00EC2AEB" w:rsidRDefault="00EC2AEB" w:rsidP="00EC2AEB">
            <w:pPr>
              <w:pStyle w:val="CopticVersemulti-line"/>
            </w:pPr>
            <w:r>
              <w:t>ⲛ̀ϣⲟⲙⲧ ⲛ̀ⲉ̀ϩⲟⲟⲩ ⲛⲉⲙ ϣⲟⲙⲧ ⲛ̀ⲉ̀ϫⲱⲣϩ:</w:t>
            </w:r>
          </w:p>
          <w:p w14:paraId="730C420C" w14:textId="77777777" w:rsidR="00EC2AEB" w:rsidRPr="00C35319" w:rsidRDefault="00EC2AEB" w:rsidP="00EC2AEB">
            <w:pPr>
              <w:pStyle w:val="CopticHangingVerse"/>
            </w:pPr>
            <w:r>
              <w:t>ⲕⲁⲧⲁ ⲡⲓⲕⲱⲥ ⲙ̀Ⲡⲉⲛⲥⲱⲧⲏⲣ.</w:t>
            </w:r>
          </w:p>
        </w:tc>
      </w:tr>
      <w:tr w:rsidR="00EC2AEB" w14:paraId="000FABE6" w14:textId="77777777" w:rsidTr="001E5E16">
        <w:trPr>
          <w:cantSplit/>
          <w:jc w:val="center"/>
        </w:trPr>
        <w:tc>
          <w:tcPr>
            <w:tcW w:w="288" w:type="dxa"/>
          </w:tcPr>
          <w:p w14:paraId="3DD73A15" w14:textId="77777777" w:rsidR="00EC2AEB" w:rsidRDefault="00EC2AEB" w:rsidP="001E5E16">
            <w:pPr>
              <w:pStyle w:val="CopticCross"/>
            </w:pPr>
            <w:r w:rsidRPr="00FB5ACB">
              <w:t>¿</w:t>
            </w:r>
          </w:p>
        </w:tc>
        <w:tc>
          <w:tcPr>
            <w:tcW w:w="3960" w:type="dxa"/>
          </w:tcPr>
          <w:p w14:paraId="04DC07F5" w14:textId="77777777" w:rsidR="00EC2AEB" w:rsidRDefault="00EC2AEB" w:rsidP="00EC2AEB">
            <w:pPr>
              <w:pStyle w:val="EngHang"/>
            </w:pPr>
            <w:r>
              <w:t>He was sent by the Lord</w:t>
            </w:r>
          </w:p>
          <w:p w14:paraId="0829EAB2" w14:textId="77777777" w:rsidR="00EC2AEB" w:rsidRDefault="00EC2AEB" w:rsidP="00EC2AEB">
            <w:pPr>
              <w:pStyle w:val="EngHang"/>
            </w:pPr>
            <w:r>
              <w:t>God to the people of Nineveh.</w:t>
            </w:r>
          </w:p>
          <w:p w14:paraId="4B1D53FA" w14:textId="77777777" w:rsidR="00EC2AEB" w:rsidRDefault="00EC2AEB" w:rsidP="00EC2AEB">
            <w:pPr>
              <w:pStyle w:val="EngHang"/>
            </w:pPr>
            <w:r>
              <w:t>He preached to them according to His word,</w:t>
            </w:r>
          </w:p>
          <w:p w14:paraId="3F2B8931" w14:textId="77777777" w:rsidR="00EC2AEB" w:rsidRDefault="00EC2AEB" w:rsidP="00EC2AEB">
            <w:pPr>
              <w:pStyle w:val="EngHangEnd"/>
            </w:pPr>
            <w:r>
              <w:t>And they repented.</w:t>
            </w:r>
          </w:p>
        </w:tc>
        <w:tc>
          <w:tcPr>
            <w:tcW w:w="288" w:type="dxa"/>
          </w:tcPr>
          <w:p w14:paraId="043B01CF" w14:textId="77777777" w:rsidR="00EC2AEB" w:rsidRDefault="00EC2AEB" w:rsidP="001E5E16"/>
        </w:tc>
        <w:tc>
          <w:tcPr>
            <w:tcW w:w="288" w:type="dxa"/>
          </w:tcPr>
          <w:p w14:paraId="66C10FFA" w14:textId="77777777" w:rsidR="00EC2AEB" w:rsidRDefault="00EC2AEB" w:rsidP="001E5E16">
            <w:pPr>
              <w:pStyle w:val="CopticCross"/>
            </w:pPr>
            <w:r w:rsidRPr="00FB5ACB">
              <w:t>¿</w:t>
            </w:r>
          </w:p>
        </w:tc>
        <w:tc>
          <w:tcPr>
            <w:tcW w:w="3960" w:type="dxa"/>
          </w:tcPr>
          <w:p w14:paraId="178EE95A" w14:textId="77777777" w:rsidR="00EC2AEB" w:rsidRDefault="00EC2AEB" w:rsidP="00EC2AEB">
            <w:pPr>
              <w:pStyle w:val="CopticVersemulti-line"/>
            </w:pPr>
            <w:r>
              <w:t>Ⲁϥⲟⲩⲱⲣⲡ ⲙ̀ⲙⲟϥ ⲛ̀ϫⲉ Ⲡⲟ̄ⲥ̄ Ⲫϯ:</w:t>
            </w:r>
          </w:p>
          <w:p w14:paraId="609ADB04" w14:textId="77777777" w:rsidR="00EC2AEB" w:rsidRDefault="00EC2AEB" w:rsidP="00EC2AEB">
            <w:pPr>
              <w:pStyle w:val="CopticVersemulti-line"/>
            </w:pPr>
            <w:r>
              <w:t>Ϣⲁ ⲛⲓⲣⲱⲙⲓ ⲛ̀ⲧⲉ Ⲛⲓⲛⲉⲩⲏ: ⲁϥϩⲓⲱⲓϣ ⲛⲱⲟⲩ ⲕⲁⲧⲁ ⲡⲉϥⲥⲁϫⲓ:</w:t>
            </w:r>
          </w:p>
          <w:p w14:paraId="2FD10092" w14:textId="77777777" w:rsidR="00EC2AEB" w:rsidRDefault="00EC2AEB" w:rsidP="00EC2AEB">
            <w:pPr>
              <w:pStyle w:val="CopticHangingVerse"/>
            </w:pPr>
            <w:r>
              <w:t>ⲟⲩⲟϩ ⲁⲩⲉⲣⲙⲉⲧⲁ̀ⲛⲟⲓⲛ.</w:t>
            </w:r>
          </w:p>
        </w:tc>
      </w:tr>
      <w:tr w:rsidR="00EC2AEB" w14:paraId="63DE8C9F" w14:textId="77777777" w:rsidTr="001E5E16">
        <w:trPr>
          <w:cantSplit/>
          <w:jc w:val="center"/>
        </w:trPr>
        <w:tc>
          <w:tcPr>
            <w:tcW w:w="288" w:type="dxa"/>
          </w:tcPr>
          <w:p w14:paraId="74423546" w14:textId="77777777" w:rsidR="00EC2AEB" w:rsidRDefault="00EC2AEB" w:rsidP="001E5E16">
            <w:pPr>
              <w:pStyle w:val="CopticCross"/>
            </w:pPr>
          </w:p>
        </w:tc>
        <w:tc>
          <w:tcPr>
            <w:tcW w:w="3960" w:type="dxa"/>
          </w:tcPr>
          <w:p w14:paraId="2B02AA68" w14:textId="77777777" w:rsidR="00EC2AEB" w:rsidRDefault="00EC2AEB" w:rsidP="00EC2AEB">
            <w:pPr>
              <w:pStyle w:val="EngHang"/>
            </w:pPr>
            <w:r>
              <w:t>They fasted and prayed,</w:t>
            </w:r>
          </w:p>
          <w:p w14:paraId="20500F28" w14:textId="77777777" w:rsidR="00EC2AEB" w:rsidRDefault="00EC2AEB" w:rsidP="00EC2AEB">
            <w:pPr>
              <w:pStyle w:val="EngHang"/>
            </w:pPr>
            <w:r>
              <w:t>With pain and tears,</w:t>
            </w:r>
          </w:p>
          <w:p w14:paraId="3A622DED" w14:textId="77777777" w:rsidR="00EC2AEB" w:rsidRDefault="00EC2AEB" w:rsidP="00EC2AEB">
            <w:pPr>
              <w:pStyle w:val="EngHang"/>
            </w:pPr>
            <w:r>
              <w:t>For three days and three nights,</w:t>
            </w:r>
          </w:p>
          <w:p w14:paraId="6388A002" w14:textId="77777777" w:rsidR="00EC2AEB" w:rsidRDefault="00EC2AEB" w:rsidP="00EC2AEB">
            <w:pPr>
              <w:pStyle w:val="EngHangEnd"/>
            </w:pPr>
            <w:r>
              <w:t>With the birds and animals.</w:t>
            </w:r>
          </w:p>
        </w:tc>
        <w:tc>
          <w:tcPr>
            <w:tcW w:w="288" w:type="dxa"/>
          </w:tcPr>
          <w:p w14:paraId="0B6F4E70" w14:textId="77777777" w:rsidR="00EC2AEB" w:rsidRDefault="00EC2AEB" w:rsidP="001E5E16"/>
        </w:tc>
        <w:tc>
          <w:tcPr>
            <w:tcW w:w="288" w:type="dxa"/>
          </w:tcPr>
          <w:p w14:paraId="4820CCC5" w14:textId="77777777" w:rsidR="00EC2AEB" w:rsidRDefault="00EC2AEB" w:rsidP="001E5E16">
            <w:pPr>
              <w:pStyle w:val="CopticCross"/>
            </w:pPr>
          </w:p>
        </w:tc>
        <w:tc>
          <w:tcPr>
            <w:tcW w:w="3960" w:type="dxa"/>
          </w:tcPr>
          <w:p w14:paraId="2D5C703E" w14:textId="77777777" w:rsidR="00EC2AEB" w:rsidRDefault="00EC2AEB" w:rsidP="00EC2AEB">
            <w:pPr>
              <w:pStyle w:val="CopticVersemulti-line"/>
            </w:pPr>
            <w:r>
              <w:t>Ⲥϣⲟⲙⲧ ⲛ̀ⲉ̀ϩⲟⲟⲩ ⲛⲉⲙ ϣⲟⲙⲧ ⲛ̀ⲉ̀ϫⲱⲣϩ:</w:t>
            </w:r>
          </w:p>
          <w:p w14:paraId="4E4AC9B9" w14:textId="77777777" w:rsidR="00EC2AEB" w:rsidRDefault="00EC2AEB" w:rsidP="00EC2AEB">
            <w:pPr>
              <w:pStyle w:val="CopticVersemulti-line"/>
            </w:pPr>
            <w:r>
              <w:t>Ϧⲉⲛ ϩⲁⲛϣ̀ⲗⲏⲗ ⲛⲉⲙ ϩⲁⲛⲛⲏⲥⲧⲓⲁ̀:</w:t>
            </w:r>
          </w:p>
          <w:p w14:paraId="262997D3" w14:textId="77777777" w:rsidR="00EC2AEB" w:rsidRDefault="00EC2AEB" w:rsidP="00EC2AEB">
            <w:pPr>
              <w:pStyle w:val="CopticVersemulti-line"/>
            </w:pPr>
            <w:r>
              <w:t>ⲛⲉⲙ ⲛⲓⲛⲁⲕϩⲓ ⲛⲉⲙ ⲛⲓⲉⲣⲙⲱⲟⲩⲓ̀:</w:t>
            </w:r>
          </w:p>
          <w:p w14:paraId="24B2366C" w14:textId="77777777" w:rsidR="00EC2AEB" w:rsidRDefault="00EC2AEB" w:rsidP="00EC2AEB">
            <w:pPr>
              <w:pStyle w:val="CopticHangingVerse"/>
            </w:pPr>
            <w:r>
              <w:t>ⲛⲓϩⲁⲗⲁϯ ⲛⲉⲙ ⲛⲓⲧⲉⲃⲛⲱⲟⲩⲓ.</w:t>
            </w:r>
          </w:p>
        </w:tc>
      </w:tr>
      <w:tr w:rsidR="00EC2AEB" w14:paraId="7CB8A71C" w14:textId="77777777" w:rsidTr="001E5E16">
        <w:trPr>
          <w:cantSplit/>
          <w:jc w:val="center"/>
        </w:trPr>
        <w:tc>
          <w:tcPr>
            <w:tcW w:w="288" w:type="dxa"/>
          </w:tcPr>
          <w:p w14:paraId="6BC5A339" w14:textId="77777777" w:rsidR="00EC2AEB" w:rsidRDefault="00EC2AEB" w:rsidP="001E5E16">
            <w:pPr>
              <w:pStyle w:val="CopticCross"/>
            </w:pPr>
            <w:r w:rsidRPr="00FB5ACB">
              <w:t>¿</w:t>
            </w:r>
          </w:p>
        </w:tc>
        <w:tc>
          <w:tcPr>
            <w:tcW w:w="3960" w:type="dxa"/>
          </w:tcPr>
          <w:p w14:paraId="1813BE64" w14:textId="77777777" w:rsidR="00EC2AEB" w:rsidRDefault="00EC2AEB" w:rsidP="00EC2AEB">
            <w:pPr>
              <w:pStyle w:val="EngHang"/>
            </w:pPr>
            <w:r>
              <w:t>God accepted their repentance,</w:t>
            </w:r>
          </w:p>
          <w:p w14:paraId="487BBF65" w14:textId="77777777" w:rsidR="00EC2AEB" w:rsidRDefault="00EC2AEB" w:rsidP="00EC2AEB">
            <w:pPr>
              <w:pStyle w:val="EngHang"/>
            </w:pPr>
            <w:r>
              <w:t>And had mercy on them.</w:t>
            </w:r>
          </w:p>
          <w:p w14:paraId="4E6A60F4" w14:textId="77777777" w:rsidR="00EC2AEB" w:rsidRDefault="00EC2AEB" w:rsidP="00EC2AEB">
            <w:pPr>
              <w:pStyle w:val="EngHang"/>
            </w:pPr>
            <w:r>
              <w:t>He lifted His anger away from them,</w:t>
            </w:r>
          </w:p>
          <w:p w14:paraId="6216539F" w14:textId="77777777" w:rsidR="00EC2AEB" w:rsidRDefault="00EC2AEB" w:rsidP="00EC2AEB">
            <w:pPr>
              <w:pStyle w:val="EngHangEnd"/>
            </w:pPr>
            <w:r>
              <w:t>And forgave them their sins.</w:t>
            </w:r>
          </w:p>
        </w:tc>
        <w:tc>
          <w:tcPr>
            <w:tcW w:w="288" w:type="dxa"/>
          </w:tcPr>
          <w:p w14:paraId="0D92D295" w14:textId="77777777" w:rsidR="00EC2AEB" w:rsidRDefault="00EC2AEB" w:rsidP="001E5E16"/>
        </w:tc>
        <w:tc>
          <w:tcPr>
            <w:tcW w:w="288" w:type="dxa"/>
          </w:tcPr>
          <w:p w14:paraId="54A54D1C" w14:textId="77777777" w:rsidR="00EC2AEB" w:rsidRDefault="00EC2AEB" w:rsidP="001E5E16">
            <w:pPr>
              <w:pStyle w:val="CopticCross"/>
            </w:pPr>
            <w:r w:rsidRPr="00FB5ACB">
              <w:t>¿</w:t>
            </w:r>
          </w:p>
        </w:tc>
        <w:tc>
          <w:tcPr>
            <w:tcW w:w="3960" w:type="dxa"/>
          </w:tcPr>
          <w:p w14:paraId="648C00BD" w14:textId="77777777" w:rsidR="00EC2AEB" w:rsidRDefault="00EC2AEB" w:rsidP="00EC2AEB">
            <w:pPr>
              <w:pStyle w:val="CopticVersemulti-line"/>
            </w:pPr>
            <w:r>
              <w:t>Ⲁϥϣⲱⲡ ⲉ̀ⲣⲟϥ ⲛ̀ⲧⲟⲩⲙⲉⲧⲁ̀ⲛⲟⲓⲁ̀:</w:t>
            </w:r>
          </w:p>
          <w:p w14:paraId="6A053D22" w14:textId="77777777" w:rsidR="00EC2AEB" w:rsidRDefault="00EC2AEB" w:rsidP="00EC2AEB">
            <w:pPr>
              <w:pStyle w:val="CopticVersemulti-line"/>
            </w:pPr>
            <w:r>
              <w:t>ⲛ̀ϫⲉ Ⲫϯ ⲟⲩⲟϩ ⲁϥⲛⲁⲓ ⲛⲱⲟⲩ:</w:t>
            </w:r>
          </w:p>
          <w:p w14:paraId="66071F76" w14:textId="77777777" w:rsidR="00EC2AEB" w:rsidRDefault="00EC2AEB" w:rsidP="00EC2AEB">
            <w:pPr>
              <w:pStyle w:val="CopticVersemulti-line"/>
            </w:pPr>
            <w:r>
              <w:t>ⲁϥⲱ̀ⲗⲓ ⲙ̀ⲡⲉϥϫⲱⲛⲧ ⲉ̀ⲃⲟⲗ ϩⲁⲣⲱⲟⲩ:</w:t>
            </w:r>
          </w:p>
          <w:p w14:paraId="3A4ED11A" w14:textId="77777777" w:rsidR="00EC2AEB" w:rsidRDefault="00EC2AEB" w:rsidP="00EC2AEB">
            <w:pPr>
              <w:pStyle w:val="CopticHangingVerse"/>
            </w:pPr>
            <w:r>
              <w:t>ⲁϥⲭⲁ ⲛⲟⲩⲛⲉⲃⲓ ⲛⲱⲟⲩ ⲉ̀ⲃⲟⲗ.</w:t>
            </w:r>
          </w:p>
        </w:tc>
      </w:tr>
      <w:tr w:rsidR="00EC2AEB" w14:paraId="4EEC95BA" w14:textId="77777777" w:rsidTr="001E5E16">
        <w:trPr>
          <w:cantSplit/>
          <w:jc w:val="center"/>
        </w:trPr>
        <w:tc>
          <w:tcPr>
            <w:tcW w:w="288" w:type="dxa"/>
          </w:tcPr>
          <w:p w14:paraId="52EFE71D" w14:textId="77777777" w:rsidR="00EC2AEB" w:rsidRDefault="00EC2AEB" w:rsidP="001E5E16">
            <w:pPr>
              <w:pStyle w:val="CopticCross"/>
            </w:pPr>
          </w:p>
        </w:tc>
        <w:tc>
          <w:tcPr>
            <w:tcW w:w="3960" w:type="dxa"/>
          </w:tcPr>
          <w:p w14:paraId="58822CCF" w14:textId="77777777" w:rsidR="00EC2AEB" w:rsidRDefault="00EC2AEB" w:rsidP="00EC2AEB">
            <w:pPr>
              <w:pStyle w:val="EngHang"/>
            </w:pPr>
            <w:r>
              <w:t>We pray to You, O merciful One,</w:t>
            </w:r>
          </w:p>
          <w:p w14:paraId="14FDE2E9" w14:textId="77777777" w:rsidR="00EC2AEB" w:rsidRDefault="00EC2AEB" w:rsidP="00EC2AEB">
            <w:pPr>
              <w:pStyle w:val="EngHang"/>
            </w:pPr>
            <w:r>
              <w:t>Deal with us, we sinners,</w:t>
            </w:r>
          </w:p>
          <w:p w14:paraId="6AF6B2B9" w14:textId="77777777" w:rsidR="00EC2AEB" w:rsidRDefault="00EC2AEB" w:rsidP="00EC2AEB">
            <w:pPr>
              <w:pStyle w:val="EngHang"/>
            </w:pPr>
            <w:r>
              <w:t>As You did the people of Nineveh:</w:t>
            </w:r>
          </w:p>
          <w:p w14:paraId="1533583F" w14:textId="77777777" w:rsidR="00EC2AEB" w:rsidRPr="00074078" w:rsidRDefault="00EC2AEB" w:rsidP="00EC2AEB">
            <w:pPr>
              <w:pStyle w:val="EngHangEnd"/>
            </w:pPr>
            <w:r>
              <w:t>Have mercy on us according to Your great mercy,</w:t>
            </w:r>
          </w:p>
        </w:tc>
        <w:tc>
          <w:tcPr>
            <w:tcW w:w="288" w:type="dxa"/>
          </w:tcPr>
          <w:p w14:paraId="6DCD383C" w14:textId="77777777" w:rsidR="00EC2AEB" w:rsidRDefault="00EC2AEB" w:rsidP="001E5E16"/>
        </w:tc>
        <w:tc>
          <w:tcPr>
            <w:tcW w:w="288" w:type="dxa"/>
          </w:tcPr>
          <w:p w14:paraId="74F33D58" w14:textId="77777777" w:rsidR="00EC2AEB" w:rsidRDefault="00EC2AEB" w:rsidP="001E5E16">
            <w:pPr>
              <w:pStyle w:val="CopticCross"/>
            </w:pPr>
          </w:p>
        </w:tc>
        <w:tc>
          <w:tcPr>
            <w:tcW w:w="3960" w:type="dxa"/>
          </w:tcPr>
          <w:p w14:paraId="32855A5F" w14:textId="77777777" w:rsidR="00EC2AEB" w:rsidRDefault="00EC2AEB" w:rsidP="00EC2AEB">
            <w:pPr>
              <w:pStyle w:val="CopticVersemulti-line"/>
            </w:pPr>
            <w:r>
              <w:t>Ⲧⲉⲛⲧⲱⲃϩ ⲙ̀ⲙⲟⲕ ⲱ̀ ⲛⲓⲛⲁⲏⲧ:</w:t>
            </w:r>
          </w:p>
          <w:p w14:paraId="40E8BCAA" w14:textId="77777777" w:rsidR="00EC2AEB" w:rsidRDefault="00EC2AEB" w:rsidP="00EC2AEB">
            <w:pPr>
              <w:pStyle w:val="CopticVersemulti-line"/>
            </w:pPr>
            <w:r>
              <w:t>ⲁⲣⲓⲟⲩⲓ̀ ⲛⲉⲙⲁⲛ ϧⲁ ⲛⲓⲣⲉϥⲉⲛⲣⲛⲟⲃⲓ:</w:t>
            </w:r>
          </w:p>
          <w:p w14:paraId="3B9A8A8B" w14:textId="77777777" w:rsidR="00EC2AEB" w:rsidRDefault="00EC2AEB" w:rsidP="00EC2AEB">
            <w:pPr>
              <w:pStyle w:val="CopticVersemulti-line"/>
            </w:pPr>
            <w:r>
              <w:t>ⲙ̀ⲫ̀ⲣⲏϯ ⲛ̀ⲛⲓⲣⲉⲙ Ⲛⲓⲛⲉⲩⲏ:</w:t>
            </w:r>
          </w:p>
          <w:p w14:paraId="32C1C698" w14:textId="77777777" w:rsidR="00EC2AEB" w:rsidRDefault="00EC2AEB" w:rsidP="00EC2AEB">
            <w:pPr>
              <w:pStyle w:val="CopticHangingVerse"/>
            </w:pPr>
            <w:r>
              <w:t>ⲛⲁⲓ ⲛⲁⲛ ⲕⲁⲧⲁ ⲡⲉⲕⲛⲓϣϯ ⲛ̀ⲛⲁⲓ.</w:t>
            </w:r>
          </w:p>
        </w:tc>
      </w:tr>
      <w:tr w:rsidR="00EC2AEB" w14:paraId="4983BFA7" w14:textId="77777777" w:rsidTr="001E5E16">
        <w:trPr>
          <w:cantSplit/>
          <w:jc w:val="center"/>
        </w:trPr>
        <w:tc>
          <w:tcPr>
            <w:tcW w:w="288" w:type="dxa"/>
          </w:tcPr>
          <w:p w14:paraId="6538D89C" w14:textId="77777777" w:rsidR="00EC2AEB" w:rsidRDefault="00EC2AEB" w:rsidP="001E5E16">
            <w:pPr>
              <w:pStyle w:val="CopticCross"/>
            </w:pPr>
            <w:r w:rsidRPr="00FB5ACB">
              <w:t>¿</w:t>
            </w:r>
          </w:p>
        </w:tc>
        <w:tc>
          <w:tcPr>
            <w:tcW w:w="3960" w:type="dxa"/>
          </w:tcPr>
          <w:p w14:paraId="50DAC2EB" w14:textId="77777777" w:rsidR="00EC2AEB" w:rsidRDefault="00EC2AEB" w:rsidP="00EC2AEB">
            <w:pPr>
              <w:pStyle w:val="EngHang"/>
            </w:pPr>
            <w:r>
              <w:t>For You are a merciful God,</w:t>
            </w:r>
          </w:p>
          <w:p w14:paraId="7374A0F0" w14:textId="77777777" w:rsidR="00EC2AEB" w:rsidRDefault="00EC2AEB" w:rsidP="00EC2AEB">
            <w:pPr>
              <w:pStyle w:val="EngHang"/>
            </w:pPr>
            <w:r>
              <w:t>The good Lover of mankind,</w:t>
            </w:r>
          </w:p>
          <w:p w14:paraId="5C4F02C8" w14:textId="77777777" w:rsidR="00EC2AEB" w:rsidRDefault="00EC2AEB" w:rsidP="00EC2AEB">
            <w:pPr>
              <w:pStyle w:val="EngHang"/>
            </w:pPr>
            <w:r>
              <w:t>Great in compassion</w:t>
            </w:r>
          </w:p>
          <w:p w14:paraId="5E2AAC90" w14:textId="77777777" w:rsidR="00EC2AEB" w:rsidRDefault="00EC2AEB" w:rsidP="00EC2AEB">
            <w:pPr>
              <w:pStyle w:val="EngHangEnd"/>
            </w:pPr>
            <w:r>
              <w:t>And full of patience,</w:t>
            </w:r>
          </w:p>
        </w:tc>
        <w:tc>
          <w:tcPr>
            <w:tcW w:w="288" w:type="dxa"/>
          </w:tcPr>
          <w:p w14:paraId="262AFE76" w14:textId="77777777" w:rsidR="00EC2AEB" w:rsidRDefault="00EC2AEB" w:rsidP="001E5E16"/>
        </w:tc>
        <w:tc>
          <w:tcPr>
            <w:tcW w:w="288" w:type="dxa"/>
          </w:tcPr>
          <w:p w14:paraId="5A70A8CB" w14:textId="77777777" w:rsidR="00EC2AEB" w:rsidRDefault="00EC2AEB" w:rsidP="001E5E16">
            <w:pPr>
              <w:pStyle w:val="CopticCross"/>
            </w:pPr>
            <w:r w:rsidRPr="00FB5ACB">
              <w:t>¿</w:t>
            </w:r>
          </w:p>
        </w:tc>
        <w:tc>
          <w:tcPr>
            <w:tcW w:w="3960" w:type="dxa"/>
          </w:tcPr>
          <w:p w14:paraId="2F0848DE" w14:textId="77777777" w:rsidR="00EC2AEB" w:rsidRDefault="00EC2AEB" w:rsidP="00EC2AEB">
            <w:pPr>
              <w:pStyle w:val="CopticVersemulti-line"/>
            </w:pPr>
            <w:r>
              <w:t>Ϫⲉ ⲛ̀ⲑⲟⲕ ⲟⲩⲛⲟⲩϯ ⲛ̀ⲛⲁⲏⲧ:</w:t>
            </w:r>
          </w:p>
          <w:p w14:paraId="6BE02D4F" w14:textId="77777777" w:rsidR="00EC2AEB" w:rsidRDefault="00EC2AEB" w:rsidP="00EC2AEB">
            <w:pPr>
              <w:pStyle w:val="CopticVersemulti-line"/>
            </w:pPr>
            <w:r>
              <w:t>ⲛⲓⲙⲏϣ ⲛ̀ⲛⲁⲓ ⲛ̀ⲣⲉϥϣⲉⲛϩⲏⲧ:</w:t>
            </w:r>
          </w:p>
          <w:p w14:paraId="1237268A" w14:textId="77777777" w:rsidR="00EC2AEB" w:rsidRDefault="00EC2AEB" w:rsidP="00EC2AEB">
            <w:pPr>
              <w:pStyle w:val="CopticVersemulti-line"/>
            </w:pPr>
            <w:r>
              <w:t>ⲟⲩⲟϩ ⲡⲓⲣⲉϥⲱ̀ⲟⲩⲛ̀ϩⲏⲧ:</w:t>
            </w:r>
          </w:p>
          <w:p w14:paraId="68CE32E7" w14:textId="77777777" w:rsidR="00EC2AEB" w:rsidRDefault="00EC2AEB" w:rsidP="00EC2AEB">
            <w:pPr>
              <w:pStyle w:val="CopticHangingVerse"/>
            </w:pPr>
            <w:r>
              <w:t>ⲡⲓⲙⲁⲓⲣⲱⲙⲓ ⲛ̀ⲁ̀ⲅⲁⲑⲟⲥ.</w:t>
            </w:r>
          </w:p>
        </w:tc>
      </w:tr>
      <w:tr w:rsidR="00EC2AEB" w14:paraId="04D835F4" w14:textId="77777777" w:rsidTr="001E5E16">
        <w:trPr>
          <w:cantSplit/>
          <w:jc w:val="center"/>
        </w:trPr>
        <w:tc>
          <w:tcPr>
            <w:tcW w:w="288" w:type="dxa"/>
          </w:tcPr>
          <w:p w14:paraId="5E5C4D8C" w14:textId="77777777" w:rsidR="00EC2AEB" w:rsidRDefault="00EC2AEB" w:rsidP="001E5E16">
            <w:pPr>
              <w:pStyle w:val="CopticCross"/>
            </w:pPr>
          </w:p>
        </w:tc>
        <w:tc>
          <w:tcPr>
            <w:tcW w:w="3960" w:type="dxa"/>
          </w:tcPr>
          <w:p w14:paraId="1617D292" w14:textId="77777777" w:rsidR="00EC2AEB" w:rsidRDefault="00EC2AEB" w:rsidP="00EC2AEB">
            <w:pPr>
              <w:pStyle w:val="EngHang"/>
            </w:pPr>
            <w:r>
              <w:t>For You desire not the death of a sinner,</w:t>
            </w:r>
          </w:p>
          <w:p w14:paraId="2AF5F54B" w14:textId="77777777" w:rsidR="00EC2AEB" w:rsidRDefault="00EC2AEB" w:rsidP="00EC2AEB">
            <w:pPr>
              <w:pStyle w:val="EngHang"/>
            </w:pPr>
            <w:r>
              <w:t>But rather that he return and live.</w:t>
            </w:r>
          </w:p>
          <w:p w14:paraId="38D01850" w14:textId="77777777" w:rsidR="00EC2AEB" w:rsidRDefault="00EC2AEB" w:rsidP="00EC2AEB">
            <w:pPr>
              <w:pStyle w:val="EngHang"/>
            </w:pPr>
            <w:r>
              <w:t>Accept us and have mercy on us.</w:t>
            </w:r>
          </w:p>
          <w:p w14:paraId="22417547" w14:textId="77777777" w:rsidR="00EC2AEB" w:rsidRDefault="00EC2AEB" w:rsidP="00EC2AEB">
            <w:pPr>
              <w:pStyle w:val="EngHangEnd"/>
            </w:pPr>
            <w:r>
              <w:t>Forgive us our sins.</w:t>
            </w:r>
          </w:p>
        </w:tc>
        <w:tc>
          <w:tcPr>
            <w:tcW w:w="288" w:type="dxa"/>
          </w:tcPr>
          <w:p w14:paraId="443CF1D2" w14:textId="77777777" w:rsidR="00EC2AEB" w:rsidRDefault="00EC2AEB" w:rsidP="001E5E16"/>
        </w:tc>
        <w:tc>
          <w:tcPr>
            <w:tcW w:w="288" w:type="dxa"/>
          </w:tcPr>
          <w:p w14:paraId="7115D4A3" w14:textId="77777777" w:rsidR="00EC2AEB" w:rsidRDefault="00EC2AEB" w:rsidP="001E5E16">
            <w:pPr>
              <w:pStyle w:val="CopticCross"/>
            </w:pPr>
          </w:p>
        </w:tc>
        <w:tc>
          <w:tcPr>
            <w:tcW w:w="3960" w:type="dxa"/>
          </w:tcPr>
          <w:p w14:paraId="6D8B58C3" w14:textId="77777777" w:rsidR="00EC2AEB" w:rsidRDefault="00EC2AEB" w:rsidP="00EC2AEB">
            <w:pPr>
              <w:pStyle w:val="CopticVersemulti-line"/>
            </w:pPr>
            <w:r>
              <w:t>Ϫⲉ ⲭ̀ⲟⲩⲱϣ ⲙ̀ⲫⲙⲟⲩ ⲁⲛ ⲙ̀ⲡⲓⲣⲉϥⲉⲣⲛⲟⲃⲓ:</w:t>
            </w:r>
          </w:p>
          <w:p w14:paraId="15D9323E" w14:textId="77777777" w:rsidR="00EC2AEB" w:rsidRDefault="00EC2AEB" w:rsidP="00EC2AEB">
            <w:pPr>
              <w:pStyle w:val="CopticVersemulti-line"/>
            </w:pPr>
            <w:r>
              <w:t>ⲙ̀ⲫ̀ⲣⲏϯ ⲛ̀ⲧⲉϥⲕⲟⲧϥ ⲟⲩⲟϩ ⲛ̀ⲧⲉϥⲱⲛϧ:</w:t>
            </w:r>
          </w:p>
          <w:p w14:paraId="486942AC" w14:textId="77777777" w:rsidR="00EC2AEB" w:rsidRDefault="00EC2AEB" w:rsidP="00EC2AEB">
            <w:pPr>
              <w:pStyle w:val="CopticVersemulti-line"/>
            </w:pPr>
            <w:r>
              <w:t>ϣⲟⲡⲧⲉⲛ ⲉ̀ⲣⲟⲕ ⲟⲩⲟϩ ⲛⲁⲓ ⲛⲁⲛ:</w:t>
            </w:r>
          </w:p>
          <w:p w14:paraId="092FABA3" w14:textId="77777777" w:rsidR="00EC2AEB" w:rsidRDefault="00EC2AEB" w:rsidP="00EC2AEB">
            <w:pPr>
              <w:pStyle w:val="CopticHangingVerse"/>
            </w:pPr>
            <w:r>
              <w:t>ⲭⲱ ⲛⲁⲛ ⲉ̀ⲃⲟⲗ ⲛ̀ⲛⲉⲛⲛⲟⲃⲓ.</w:t>
            </w:r>
          </w:p>
        </w:tc>
      </w:tr>
      <w:tr w:rsidR="00EC2AEB" w14:paraId="4C71A7B5" w14:textId="77777777" w:rsidTr="001E5E16">
        <w:trPr>
          <w:cantSplit/>
          <w:jc w:val="center"/>
        </w:trPr>
        <w:tc>
          <w:tcPr>
            <w:tcW w:w="288" w:type="dxa"/>
          </w:tcPr>
          <w:p w14:paraId="759A8BC8" w14:textId="77777777" w:rsidR="00EC2AEB" w:rsidRDefault="00EC2AEB" w:rsidP="001E5E16">
            <w:pPr>
              <w:pStyle w:val="CopticCross"/>
            </w:pPr>
            <w:r w:rsidRPr="00FB5ACB">
              <w:t>¿</w:t>
            </w:r>
          </w:p>
        </w:tc>
        <w:tc>
          <w:tcPr>
            <w:tcW w:w="3960" w:type="dxa"/>
          </w:tcPr>
          <w:p w14:paraId="44F1760F" w14:textId="77777777" w:rsidR="00EC2AEB" w:rsidRDefault="00EC2AEB" w:rsidP="00EC2AEB">
            <w:pPr>
              <w:pStyle w:val="EngHang"/>
            </w:pPr>
            <w:r>
              <w:t>Pray to the Lord on our behalf,</w:t>
            </w:r>
          </w:p>
          <w:p w14:paraId="7E4B07C5" w14:textId="77777777" w:rsidR="00EC2AEB" w:rsidRDefault="00EC2AEB" w:rsidP="00EC2AEB">
            <w:pPr>
              <w:pStyle w:val="EngHang"/>
            </w:pPr>
            <w:r>
              <w:t>O preacher of the land of Nineveh,</w:t>
            </w:r>
          </w:p>
          <w:p w14:paraId="1F76071B" w14:textId="77777777" w:rsidR="00EC2AEB" w:rsidRDefault="00EC2AEB" w:rsidP="00EC2AEB">
            <w:pPr>
              <w:pStyle w:val="EngHang"/>
            </w:pPr>
            <w:r>
              <w:t>Jonas the prophet,</w:t>
            </w:r>
          </w:p>
          <w:p w14:paraId="0DFB5813" w14:textId="77777777" w:rsidR="00EC2AEB" w:rsidRDefault="00EC2AEB" w:rsidP="00EC2AEB">
            <w:pPr>
              <w:pStyle w:val="EngHangEnd"/>
            </w:pPr>
            <w:r>
              <w:t>That He may forgive us our sins.</w:t>
            </w:r>
          </w:p>
        </w:tc>
        <w:tc>
          <w:tcPr>
            <w:tcW w:w="288" w:type="dxa"/>
          </w:tcPr>
          <w:p w14:paraId="7E6E8C64" w14:textId="77777777" w:rsidR="00EC2AEB" w:rsidRDefault="00EC2AEB" w:rsidP="001E5E16"/>
        </w:tc>
        <w:tc>
          <w:tcPr>
            <w:tcW w:w="288" w:type="dxa"/>
          </w:tcPr>
          <w:p w14:paraId="720CE112" w14:textId="77777777" w:rsidR="00EC2AEB" w:rsidRDefault="00EC2AEB" w:rsidP="001E5E16">
            <w:pPr>
              <w:pStyle w:val="CopticCross"/>
            </w:pPr>
            <w:r w:rsidRPr="00FB5ACB">
              <w:t>¿</w:t>
            </w:r>
          </w:p>
        </w:tc>
        <w:tc>
          <w:tcPr>
            <w:tcW w:w="3960" w:type="dxa"/>
          </w:tcPr>
          <w:p w14:paraId="73235C68" w14:textId="77777777" w:rsidR="00EC2AEB" w:rsidRDefault="00EC2AEB" w:rsidP="00EC2AEB">
            <w:pPr>
              <w:pStyle w:val="CopticVersemulti-line"/>
            </w:pPr>
            <w:r>
              <w:t>Ⲧⲱⲃϩ ⲙ̀Ⲡⲟ̄ⲥ̄ ⲉ̀ϩ̀ⲣⲏⲓ ⲉ̀ϫⲱⲛ:</w:t>
            </w:r>
          </w:p>
          <w:p w14:paraId="2E9CFF23" w14:textId="77777777" w:rsidR="00EC2AEB" w:rsidRDefault="00EC2AEB" w:rsidP="00EC2AEB">
            <w:pPr>
              <w:pStyle w:val="CopticVersemulti-line"/>
            </w:pPr>
            <w:r>
              <w:t>ⲱ̀ ⲡⲓⲣⲉϥϩⲓⲱⲓϣ ⲛ̀ⲧⲉ ⲛⲓⲣⲉⲙ Ⲛⲓⲛⲉⲩⲏ:</w:t>
            </w:r>
          </w:p>
          <w:p w14:paraId="57F4B735" w14:textId="77777777" w:rsidR="00EC2AEB" w:rsidRDefault="00EC2AEB" w:rsidP="00EC2AEB">
            <w:pPr>
              <w:pStyle w:val="CopticVersemulti-line"/>
            </w:pPr>
            <w:r>
              <w:t>Ⲓⲱⲛⲁ ⲡⲓⲡ̀ⲣⲟⲫⲏⲧⲏⲥ:</w:t>
            </w:r>
          </w:p>
          <w:p w14:paraId="62254FC2" w14:textId="77777777" w:rsidR="00EC2AEB" w:rsidRDefault="00EC2AEB" w:rsidP="00EC2AEB">
            <w:pPr>
              <w:pStyle w:val="CopticHangingVerse"/>
            </w:pPr>
            <w:r>
              <w:t>ⲛ̀ⲧⲉϥⲭⲁ ⲛⲉⲛⲛⲟⲃⲓ ⲛⲁⲛ ⲉ̀ⲃⲟⲗ.</w:t>
            </w:r>
          </w:p>
        </w:tc>
      </w:tr>
    </w:tbl>
    <w:p w14:paraId="3F3BA99D" w14:textId="77777777" w:rsidR="00495F1A" w:rsidRPr="00CA6D89" w:rsidRDefault="00495F1A" w:rsidP="00495F1A">
      <w:pPr>
        <w:pStyle w:val="Heading3"/>
      </w:pPr>
      <w:bookmarkStart w:id="1787" w:name="_Toc410196228"/>
      <w:bookmarkStart w:id="1788" w:name="_Toc410196470"/>
      <w:bookmarkStart w:id="1789" w:name="_Toc410196972"/>
      <w:bookmarkStart w:id="1790" w:name="_Toc448227661"/>
      <w:r>
        <w:t>Jonah’s Feast</w:t>
      </w:r>
      <w:bookmarkEnd w:id="1787"/>
      <w:bookmarkEnd w:id="1788"/>
      <w:bookmarkEnd w:id="1789"/>
      <w:bookmarkEnd w:id="1790"/>
    </w:p>
    <w:p w14:paraId="6EE6C439" w14:textId="77777777" w:rsidR="00495F1A" w:rsidRDefault="00495F1A" w:rsidP="00495F1A">
      <w:pPr>
        <w:pStyle w:val="Heading3"/>
      </w:pPr>
      <w:bookmarkStart w:id="1791" w:name="_Toc410196229"/>
      <w:bookmarkStart w:id="1792" w:name="_Toc410196471"/>
      <w:bookmarkStart w:id="1793" w:name="_Toc410196973"/>
      <w:bookmarkStart w:id="1794" w:name="_Toc448227662"/>
      <w:r>
        <w:t>Great Lent</w:t>
      </w:r>
      <w:bookmarkEnd w:id="1791"/>
      <w:bookmarkEnd w:id="1792"/>
      <w:bookmarkEnd w:id="1793"/>
      <w:bookmarkEnd w:id="1794"/>
    </w:p>
    <w:p w14:paraId="2602B6E5" w14:textId="77777777" w:rsidR="00EC2AEB" w:rsidRPr="001E5E16" w:rsidRDefault="00EC2AEB" w:rsidP="00EC2AEB">
      <w:pPr>
        <w:pStyle w:val="Heading4"/>
      </w:pPr>
      <w:bookmarkStart w:id="1795" w:name="_Ref434478080"/>
      <w:r>
        <w:t>The Doxology</w:t>
      </w:r>
      <w:r w:rsidR="00420CFA">
        <w:t xml:space="preserve"> for Saturday and Sunday</w:t>
      </w:r>
      <w:r w:rsidR="00E21EA3">
        <w:t xml:space="preserve"> in Great Lent</w:t>
      </w:r>
      <w:bookmarkEnd w:id="179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5163042C" w14:textId="77777777" w:rsidTr="00EC2AEB">
        <w:trPr>
          <w:cantSplit/>
          <w:jc w:val="center"/>
        </w:trPr>
        <w:tc>
          <w:tcPr>
            <w:tcW w:w="288" w:type="dxa"/>
          </w:tcPr>
          <w:p w14:paraId="512F3027" w14:textId="77777777" w:rsidR="00420CFA" w:rsidRDefault="00420CFA" w:rsidP="00EC2AEB">
            <w:pPr>
              <w:pStyle w:val="CopticCross"/>
            </w:pPr>
          </w:p>
        </w:tc>
        <w:tc>
          <w:tcPr>
            <w:tcW w:w="3960" w:type="dxa"/>
          </w:tcPr>
          <w:p w14:paraId="1A573484" w14:textId="77777777" w:rsidR="00420CFA" w:rsidRDefault="00420CFA" w:rsidP="00420CFA">
            <w:pPr>
              <w:pStyle w:val="EngHang"/>
            </w:pPr>
            <w:r>
              <w:t>I will praise Your mercies</w:t>
            </w:r>
          </w:p>
          <w:p w14:paraId="1E867875" w14:textId="77777777" w:rsidR="00420CFA" w:rsidRDefault="00420CFA" w:rsidP="00420CFA">
            <w:pPr>
              <w:pStyle w:val="EngHang"/>
            </w:pPr>
            <w:r>
              <w:t>Forever and ever, O my Lord,</w:t>
            </w:r>
          </w:p>
          <w:p w14:paraId="27C7E571" w14:textId="77777777" w:rsidR="00420CFA" w:rsidRDefault="00420CFA" w:rsidP="00420CFA">
            <w:pPr>
              <w:pStyle w:val="EngHang"/>
            </w:pPr>
            <w:r>
              <w:t>And my lips will declare Your truth</w:t>
            </w:r>
          </w:p>
          <w:p w14:paraId="3AB9D7B9" w14:textId="77777777" w:rsidR="00420CFA" w:rsidRPr="00B87131" w:rsidRDefault="00420CFA" w:rsidP="00420CFA">
            <w:pPr>
              <w:pStyle w:val="EngHangEnd"/>
            </w:pPr>
            <w:r>
              <w:t>From generation to generation.</w:t>
            </w:r>
          </w:p>
        </w:tc>
        <w:tc>
          <w:tcPr>
            <w:tcW w:w="288" w:type="dxa"/>
          </w:tcPr>
          <w:p w14:paraId="0695AC7A" w14:textId="77777777" w:rsidR="00420CFA" w:rsidRDefault="00420CFA" w:rsidP="00EC2AEB"/>
        </w:tc>
        <w:tc>
          <w:tcPr>
            <w:tcW w:w="288" w:type="dxa"/>
          </w:tcPr>
          <w:p w14:paraId="370676BF" w14:textId="77777777" w:rsidR="00420CFA" w:rsidRDefault="00420CFA" w:rsidP="00EC2AEB">
            <w:pPr>
              <w:pStyle w:val="CopticCross"/>
            </w:pPr>
          </w:p>
        </w:tc>
        <w:tc>
          <w:tcPr>
            <w:tcW w:w="3960" w:type="dxa"/>
          </w:tcPr>
          <w:p w14:paraId="0E066098" w14:textId="77777777" w:rsidR="00420CFA" w:rsidRDefault="00420CFA" w:rsidP="00420CFA">
            <w:pPr>
              <w:pStyle w:val="CopticVersemulti-line"/>
            </w:pPr>
            <w:r>
              <w:t>Ⲛⲉⲕⲛⲁⲓ ⲱ̀ Ⲡⲁⲟ̄ⲥ̄ ϯⲛⲁϩⲱⲥ ⲙ̀ⲙⲱⲟⲩ:</w:t>
            </w:r>
          </w:p>
          <w:p w14:paraId="25B46D94" w14:textId="77777777" w:rsidR="00420CFA" w:rsidRDefault="00420CFA" w:rsidP="00420CFA">
            <w:pPr>
              <w:pStyle w:val="CopticVersemulti-line"/>
            </w:pPr>
            <w:r>
              <w:t>Ϣⲁ ⲉ̀ⲛⲉϩ ⲛ̀ⲧⲉ ⲡⲓⲉ̀ⲛⲉϩ:</w:t>
            </w:r>
          </w:p>
          <w:p w14:paraId="15DC8FC0" w14:textId="77777777" w:rsidR="00420CFA" w:rsidRDefault="00420CFA" w:rsidP="00420CFA">
            <w:pPr>
              <w:pStyle w:val="CopticVersemulti-line"/>
            </w:pPr>
            <w:r>
              <w:t>ⲟⲩⲟϩ ⲓⲥϫⲉⲛ ϫⲱⲟⲩ ϣⲁ ϫⲱⲟⲩ:</w:t>
            </w:r>
          </w:p>
          <w:p w14:paraId="49836914" w14:textId="77777777" w:rsidR="00420CFA" w:rsidRPr="00C35319" w:rsidRDefault="00420CFA" w:rsidP="00420CFA">
            <w:pPr>
              <w:pStyle w:val="CopticHangingVerse"/>
            </w:pPr>
            <w:r>
              <w:t>ϯⲛⲁϫⲱ ⲛ̀ⲧⲉⲕⲙⲉⲑⲙⲏⲓ ϧⲉⲛ ⲣⲱⲓ.</w:t>
            </w:r>
          </w:p>
        </w:tc>
      </w:tr>
      <w:tr w:rsidR="00420CFA" w14:paraId="6F065B7C" w14:textId="77777777" w:rsidTr="00EC2AEB">
        <w:trPr>
          <w:cantSplit/>
          <w:jc w:val="center"/>
        </w:trPr>
        <w:tc>
          <w:tcPr>
            <w:tcW w:w="288" w:type="dxa"/>
          </w:tcPr>
          <w:p w14:paraId="5EA3F901" w14:textId="77777777" w:rsidR="00420CFA" w:rsidRDefault="00420CFA" w:rsidP="00EC2AEB">
            <w:pPr>
              <w:pStyle w:val="CopticCross"/>
            </w:pPr>
            <w:r w:rsidRPr="00FB5ACB">
              <w:t>¿</w:t>
            </w:r>
          </w:p>
        </w:tc>
        <w:tc>
          <w:tcPr>
            <w:tcW w:w="3960" w:type="dxa"/>
          </w:tcPr>
          <w:p w14:paraId="53948037" w14:textId="77777777" w:rsidR="00420CFA" w:rsidRDefault="00420CFA" w:rsidP="00420CFA">
            <w:pPr>
              <w:pStyle w:val="EngHang"/>
            </w:pPr>
            <w:r>
              <w:t>My iniquities have overburdened me</w:t>
            </w:r>
          </w:p>
          <w:p w14:paraId="0307AA8E" w14:textId="77777777" w:rsidR="00420CFA" w:rsidRDefault="00420CFA" w:rsidP="00420CFA">
            <w:pPr>
              <w:pStyle w:val="EngHang"/>
            </w:pPr>
            <w:r>
              <w:t>As water covering my head.</w:t>
            </w:r>
          </w:p>
          <w:p w14:paraId="5826C4A1" w14:textId="77777777" w:rsidR="00420CFA" w:rsidRDefault="00420CFA" w:rsidP="00420CFA">
            <w:pPr>
              <w:pStyle w:val="EngHang"/>
            </w:pPr>
            <w:r>
              <w:t>O God, hear my sighs,</w:t>
            </w:r>
          </w:p>
          <w:p w14:paraId="6252336C" w14:textId="77777777" w:rsidR="00420CFA" w:rsidRDefault="00420CFA" w:rsidP="00420CFA">
            <w:pPr>
              <w:pStyle w:val="EngHangEnd"/>
            </w:pPr>
            <w:r>
              <w:t>And take them away from me.</w:t>
            </w:r>
          </w:p>
        </w:tc>
        <w:tc>
          <w:tcPr>
            <w:tcW w:w="288" w:type="dxa"/>
          </w:tcPr>
          <w:p w14:paraId="068BAC66" w14:textId="77777777" w:rsidR="00420CFA" w:rsidRDefault="00420CFA" w:rsidP="00EC2AEB"/>
        </w:tc>
        <w:tc>
          <w:tcPr>
            <w:tcW w:w="288" w:type="dxa"/>
          </w:tcPr>
          <w:p w14:paraId="376189B1" w14:textId="77777777" w:rsidR="00420CFA" w:rsidRDefault="00420CFA" w:rsidP="00EC2AEB">
            <w:pPr>
              <w:pStyle w:val="CopticCross"/>
            </w:pPr>
            <w:r w:rsidRPr="00FB5ACB">
              <w:t>¿</w:t>
            </w:r>
          </w:p>
        </w:tc>
        <w:tc>
          <w:tcPr>
            <w:tcW w:w="3960" w:type="dxa"/>
          </w:tcPr>
          <w:p w14:paraId="33EC0D77" w14:textId="77777777" w:rsidR="00420CFA" w:rsidRDefault="00420CFA" w:rsidP="00420CFA">
            <w:pPr>
              <w:pStyle w:val="CopticVersemulti-line"/>
            </w:pPr>
            <w:r>
              <w:t>Ⲛⲁⲁ̀ⲛⲟⲙⲓⲁ̀ ⲁⲩϭⲓⲥⲓ ⲉ̀ⲧⲁ̀ⲫⲉ:</w:t>
            </w:r>
          </w:p>
          <w:p w14:paraId="01CD509F" w14:textId="77777777" w:rsidR="00420CFA" w:rsidRDefault="00420CFA" w:rsidP="00420CFA">
            <w:pPr>
              <w:pStyle w:val="CopticVersemulti-line"/>
            </w:pPr>
            <w:r>
              <w:t>ⲟⲩⲟϩ ⲁⲩϩ̀ⲣⲟϣ ⲉ̀ϩ̀ⲣⲏⲓ ⲉ̀ϫⲱⲓ:</w:t>
            </w:r>
          </w:p>
          <w:p w14:paraId="3C9A94B1" w14:textId="77777777" w:rsidR="00420CFA" w:rsidRDefault="00420CFA" w:rsidP="00420CFA">
            <w:pPr>
              <w:pStyle w:val="CopticVersemulti-line"/>
            </w:pPr>
            <w:r>
              <w:t>Ⲫϯ ⲥⲱⲧⲉⲙ ⲉ̀ⲡⲁϥⲓⲁ̀ϩⲟⲙ:</w:t>
            </w:r>
          </w:p>
          <w:p w14:paraId="1147153C" w14:textId="77777777" w:rsidR="00420CFA" w:rsidRDefault="00420CFA" w:rsidP="00420CFA">
            <w:pPr>
              <w:pStyle w:val="CopticHangingVerse"/>
            </w:pPr>
            <w:r>
              <w:t>Ϩⲓⲟⲩⲓ̀ ⲙ̀ⲙⲱⲟⲩ ⲉ̀ⲃⲟⲗϩⲁⲣⲟⲓ.</w:t>
            </w:r>
          </w:p>
        </w:tc>
      </w:tr>
      <w:tr w:rsidR="00420CFA" w14:paraId="4605006B" w14:textId="77777777" w:rsidTr="00EC2AEB">
        <w:trPr>
          <w:cantSplit/>
          <w:jc w:val="center"/>
        </w:trPr>
        <w:tc>
          <w:tcPr>
            <w:tcW w:w="288" w:type="dxa"/>
          </w:tcPr>
          <w:p w14:paraId="61F0A931" w14:textId="77777777" w:rsidR="00420CFA" w:rsidRDefault="00420CFA" w:rsidP="00EC2AEB">
            <w:pPr>
              <w:pStyle w:val="CopticCross"/>
            </w:pPr>
          </w:p>
        </w:tc>
        <w:tc>
          <w:tcPr>
            <w:tcW w:w="3960" w:type="dxa"/>
          </w:tcPr>
          <w:p w14:paraId="6897B476" w14:textId="77777777" w:rsidR="00420CFA" w:rsidRDefault="00420CFA" w:rsidP="00420CFA">
            <w:pPr>
              <w:pStyle w:val="EngHang"/>
            </w:pPr>
            <w:r>
              <w:t>Make me like the publican</w:t>
            </w:r>
          </w:p>
          <w:p w14:paraId="1EF2EFC8" w14:textId="77777777" w:rsidR="00420CFA" w:rsidRDefault="00420CFA" w:rsidP="00420CFA">
            <w:pPr>
              <w:pStyle w:val="EngHang"/>
            </w:pPr>
            <w:r>
              <w:t>Who sinned against You.</w:t>
            </w:r>
          </w:p>
          <w:p w14:paraId="68E5881F" w14:textId="77777777" w:rsidR="00420CFA" w:rsidRDefault="00420CFA" w:rsidP="00420CFA">
            <w:pPr>
              <w:pStyle w:val="EngHang"/>
            </w:pPr>
            <w:r>
              <w:t>You had compassion on him</w:t>
            </w:r>
          </w:p>
          <w:p w14:paraId="48A3FD81" w14:textId="77777777" w:rsidR="00420CFA" w:rsidRDefault="00420CFA" w:rsidP="00420CFA">
            <w:pPr>
              <w:pStyle w:val="EngHangEnd"/>
            </w:pPr>
            <w:r>
              <w:t>And forgave him is sins.</w:t>
            </w:r>
          </w:p>
        </w:tc>
        <w:tc>
          <w:tcPr>
            <w:tcW w:w="288" w:type="dxa"/>
          </w:tcPr>
          <w:p w14:paraId="56411B73" w14:textId="77777777" w:rsidR="00420CFA" w:rsidRDefault="00420CFA" w:rsidP="00EC2AEB"/>
        </w:tc>
        <w:tc>
          <w:tcPr>
            <w:tcW w:w="288" w:type="dxa"/>
          </w:tcPr>
          <w:p w14:paraId="1AC6DF99" w14:textId="77777777" w:rsidR="00420CFA" w:rsidRDefault="00420CFA" w:rsidP="00EC2AEB">
            <w:pPr>
              <w:pStyle w:val="CopticCross"/>
            </w:pPr>
          </w:p>
        </w:tc>
        <w:tc>
          <w:tcPr>
            <w:tcW w:w="3960" w:type="dxa"/>
          </w:tcPr>
          <w:p w14:paraId="5A7CBBBC" w14:textId="77777777" w:rsidR="00420CFA" w:rsidRDefault="00420CFA" w:rsidP="00420CFA">
            <w:pPr>
              <w:pStyle w:val="CopticVersemulti-line"/>
            </w:pPr>
            <w:r>
              <w:t>Ⲁⲡⲓⲧⲧ ⲙ̀ⲫ̀ⲣⲏϯ ⲙ̀ⲡⲓⲧⲉⲗⲱⲛⲏⲥ:</w:t>
            </w:r>
          </w:p>
          <w:p w14:paraId="7E3AFC40" w14:textId="77777777" w:rsidR="00420CFA" w:rsidRDefault="00420CFA" w:rsidP="00420CFA">
            <w:pPr>
              <w:pStyle w:val="CopticVersemulti-line"/>
            </w:pPr>
            <w:r>
              <w:t>ⲫⲏⲉⲧⲁϥⲉⲣⲛⲟⲃⲓ ⲉ̀ⲣⲟⲕ:</w:t>
            </w:r>
          </w:p>
          <w:p w14:paraId="37EC251A" w14:textId="77777777" w:rsidR="00420CFA" w:rsidRDefault="00420CFA" w:rsidP="00420CFA">
            <w:pPr>
              <w:pStyle w:val="CopticVersemulti-line"/>
            </w:pPr>
            <w:r>
              <w:t>ⲁⲕϣⲉⲛϩⲏⲧ ⲉ̀ϩ̀ⲣⲏⲓ ⲉ̀ϫⲱϥ:</w:t>
            </w:r>
          </w:p>
          <w:p w14:paraId="7958280A" w14:textId="77777777" w:rsidR="00420CFA" w:rsidRDefault="00420CFA" w:rsidP="00420CFA">
            <w:pPr>
              <w:pStyle w:val="CopticHangingVerse"/>
            </w:pPr>
            <w:r>
              <w:t>ⲁⲕⲭⲁ ⲛⲉϥⲛⲟⲃⲓ ⲛⲁϥ ⲉ̀ⲃⲟⲗ.</w:t>
            </w:r>
          </w:p>
        </w:tc>
      </w:tr>
      <w:tr w:rsidR="00420CFA" w14:paraId="21CA5FD2" w14:textId="77777777" w:rsidTr="00EC2AEB">
        <w:trPr>
          <w:cantSplit/>
          <w:jc w:val="center"/>
        </w:trPr>
        <w:tc>
          <w:tcPr>
            <w:tcW w:w="288" w:type="dxa"/>
          </w:tcPr>
          <w:p w14:paraId="48EDDB38" w14:textId="77777777" w:rsidR="00420CFA" w:rsidRDefault="00420CFA" w:rsidP="00EC2AEB">
            <w:pPr>
              <w:pStyle w:val="CopticCross"/>
            </w:pPr>
            <w:r w:rsidRPr="00FB5ACB">
              <w:lastRenderedPageBreak/>
              <w:t>¿</w:t>
            </w:r>
          </w:p>
        </w:tc>
        <w:tc>
          <w:tcPr>
            <w:tcW w:w="3960" w:type="dxa"/>
          </w:tcPr>
          <w:p w14:paraId="67FFBEB8" w14:textId="77777777" w:rsidR="00420CFA" w:rsidRDefault="00420CFA" w:rsidP="00420CFA">
            <w:pPr>
              <w:pStyle w:val="EngHang"/>
            </w:pPr>
            <w:r>
              <w:t>Make me like the adulteress</w:t>
            </w:r>
          </w:p>
          <w:p w14:paraId="59448EB4" w14:textId="77777777" w:rsidR="00420CFA" w:rsidRDefault="00420CFA" w:rsidP="00420CFA">
            <w:pPr>
              <w:pStyle w:val="EngHang"/>
            </w:pPr>
            <w:r>
              <w:t>Who You redeemed.</w:t>
            </w:r>
          </w:p>
          <w:p w14:paraId="362384E1" w14:textId="77777777" w:rsidR="00420CFA" w:rsidRDefault="00420CFA" w:rsidP="00420CFA">
            <w:pPr>
              <w:pStyle w:val="EngHang"/>
            </w:pPr>
            <w:r>
              <w:t>You saved her and rescued her,</w:t>
            </w:r>
          </w:p>
          <w:p w14:paraId="0BAD7E63" w14:textId="77777777" w:rsidR="00420CFA" w:rsidRDefault="00420CFA" w:rsidP="00420CFA">
            <w:pPr>
              <w:pStyle w:val="EngHangEnd"/>
            </w:pPr>
            <w:r>
              <w:t>And she pleased You.</w:t>
            </w:r>
          </w:p>
        </w:tc>
        <w:tc>
          <w:tcPr>
            <w:tcW w:w="288" w:type="dxa"/>
          </w:tcPr>
          <w:p w14:paraId="19D65CDB" w14:textId="77777777" w:rsidR="00420CFA" w:rsidRDefault="00420CFA" w:rsidP="00EC2AEB"/>
        </w:tc>
        <w:tc>
          <w:tcPr>
            <w:tcW w:w="288" w:type="dxa"/>
          </w:tcPr>
          <w:p w14:paraId="4FB4FC93" w14:textId="77777777" w:rsidR="00420CFA" w:rsidRDefault="00420CFA" w:rsidP="00EC2AEB">
            <w:pPr>
              <w:pStyle w:val="CopticCross"/>
            </w:pPr>
            <w:r w:rsidRPr="00FB5ACB">
              <w:t>¿</w:t>
            </w:r>
          </w:p>
        </w:tc>
        <w:tc>
          <w:tcPr>
            <w:tcW w:w="3960" w:type="dxa"/>
          </w:tcPr>
          <w:p w14:paraId="6D4A6406" w14:textId="77777777" w:rsidR="00420CFA" w:rsidRDefault="00420CFA" w:rsidP="00420CFA">
            <w:pPr>
              <w:pStyle w:val="CopticVersemulti-line"/>
            </w:pPr>
            <w:r>
              <w:t>Ⲁⲣⲓⲧⲧ ⲙ̀ⲫ̀ⲣⲏϯ ⲛ̀ϯⲡⲟⲣⲛⲏ:</w:t>
            </w:r>
          </w:p>
          <w:p w14:paraId="59EC251A" w14:textId="77777777" w:rsidR="00420CFA" w:rsidRDefault="00420CFA" w:rsidP="00420CFA">
            <w:pPr>
              <w:pStyle w:val="CopticVersemulti-line"/>
            </w:pPr>
            <w:r>
              <w:t>ⲑⲏⲉ̀ⲧⲁⲕⲥⲱϯ ⲙ̀ⲙⲟⲥ ⲉ̀ⲃⲟⲗ:</w:t>
            </w:r>
          </w:p>
          <w:p w14:paraId="53583813" w14:textId="77777777" w:rsidR="00420CFA" w:rsidRDefault="00420CFA" w:rsidP="00420CFA">
            <w:pPr>
              <w:pStyle w:val="CopticVersemulti-line"/>
            </w:pPr>
            <w:r>
              <w:t>ⲁⲕⲧⲟⲩⲛⲟⲥ ⲁⲕⲛⲟϩⲉⲙ ⲙ̀ⲙⲟⲥ:</w:t>
            </w:r>
          </w:p>
          <w:p w14:paraId="7A6C24BD" w14:textId="77777777" w:rsidR="00420CFA" w:rsidRDefault="00420CFA" w:rsidP="00420CFA">
            <w:pPr>
              <w:pStyle w:val="CopticHangingVerse"/>
            </w:pPr>
            <w:r>
              <w:t>ϫⲉ ⲁⲥⲣⲁⲛⲁⲕ ⲙ̀ⲡⲉⲕⲙ̀ⲑⲟ.</w:t>
            </w:r>
          </w:p>
        </w:tc>
      </w:tr>
      <w:tr w:rsidR="00420CFA" w14:paraId="6AFF7DA5" w14:textId="77777777" w:rsidTr="00EC2AEB">
        <w:trPr>
          <w:cantSplit/>
          <w:jc w:val="center"/>
        </w:trPr>
        <w:tc>
          <w:tcPr>
            <w:tcW w:w="288" w:type="dxa"/>
          </w:tcPr>
          <w:p w14:paraId="6BCACA30" w14:textId="77777777" w:rsidR="00420CFA" w:rsidRDefault="00420CFA" w:rsidP="00EC2AEB">
            <w:pPr>
              <w:pStyle w:val="CopticCross"/>
            </w:pPr>
          </w:p>
        </w:tc>
        <w:tc>
          <w:tcPr>
            <w:tcW w:w="3960" w:type="dxa"/>
          </w:tcPr>
          <w:p w14:paraId="5DBB778A" w14:textId="77777777" w:rsidR="00420CFA" w:rsidRDefault="00420CFA" w:rsidP="00420CFA">
            <w:pPr>
              <w:pStyle w:val="EngHang"/>
            </w:pPr>
            <w:r>
              <w:t>Make me like the thief</w:t>
            </w:r>
          </w:p>
          <w:p w14:paraId="7BE5DCBE" w14:textId="77777777" w:rsidR="00420CFA" w:rsidRDefault="00420CFA" w:rsidP="00420CFA">
            <w:pPr>
              <w:pStyle w:val="EngHang"/>
            </w:pPr>
            <w:r>
              <w:t>Who was crucified at Your right hand.</w:t>
            </w:r>
          </w:p>
          <w:p w14:paraId="3C526FA4" w14:textId="77777777" w:rsidR="00420CFA" w:rsidRDefault="00420CFA" w:rsidP="00420CFA">
            <w:pPr>
              <w:pStyle w:val="EngHang"/>
            </w:pPr>
            <w:r>
              <w:t>He confessed to You,</w:t>
            </w:r>
          </w:p>
          <w:p w14:paraId="4191C1EA" w14:textId="77777777" w:rsidR="00420CFA" w:rsidRPr="00074078" w:rsidRDefault="00420CFA" w:rsidP="00420CFA">
            <w:pPr>
              <w:pStyle w:val="EngHangEnd"/>
            </w:pPr>
            <w:r>
              <w:t>And he said,</w:t>
            </w:r>
          </w:p>
        </w:tc>
        <w:tc>
          <w:tcPr>
            <w:tcW w:w="288" w:type="dxa"/>
          </w:tcPr>
          <w:p w14:paraId="0FC917F6" w14:textId="77777777" w:rsidR="00420CFA" w:rsidRDefault="00420CFA" w:rsidP="00EC2AEB"/>
        </w:tc>
        <w:tc>
          <w:tcPr>
            <w:tcW w:w="288" w:type="dxa"/>
          </w:tcPr>
          <w:p w14:paraId="30A8E5B3" w14:textId="77777777" w:rsidR="00420CFA" w:rsidRDefault="00420CFA" w:rsidP="00EC2AEB">
            <w:pPr>
              <w:pStyle w:val="CopticCross"/>
            </w:pPr>
          </w:p>
        </w:tc>
        <w:tc>
          <w:tcPr>
            <w:tcW w:w="3960" w:type="dxa"/>
          </w:tcPr>
          <w:p w14:paraId="5A80D9BE" w14:textId="77777777" w:rsidR="00420CFA" w:rsidRDefault="00420CFA" w:rsidP="00420CFA">
            <w:pPr>
              <w:pStyle w:val="CopticVersemulti-line"/>
            </w:pPr>
            <w:r>
              <w:t>Ⲁⲣⲓⲧⲧ ⲙ̀ⲫ̀ⲣϩϯ ⲙ̀ⲡⲓⲥⲟⲛⲓ:</w:t>
            </w:r>
          </w:p>
          <w:p w14:paraId="1C2E4670" w14:textId="77777777" w:rsidR="00420CFA" w:rsidRDefault="00420CFA" w:rsidP="00420CFA">
            <w:pPr>
              <w:pStyle w:val="CopticVersemulti-line"/>
            </w:pPr>
            <w:r>
              <w:t>ⲫⲏⲉⲧⲁⲩⲁϣϥ ⲛ̀ⲥⲁ ⲧⲉⲕⲟⲩⲓ̀ⲛⲁⲙ:</w:t>
            </w:r>
          </w:p>
          <w:p w14:paraId="3650E631" w14:textId="77777777" w:rsidR="00420CFA" w:rsidRDefault="00420CFA" w:rsidP="00420CFA">
            <w:pPr>
              <w:pStyle w:val="CopticVersemulti-line"/>
            </w:pPr>
            <w:r>
              <w:t>ⲁϥⲉⲣⲟ̀ⲙⲟⲗⲟⲅⲓⲛ ⲙ̀ⲙⲟⲕ:</w:t>
            </w:r>
          </w:p>
          <w:p w14:paraId="589BC5C8" w14:textId="77777777" w:rsidR="00420CFA" w:rsidRDefault="00420CFA" w:rsidP="00420CFA">
            <w:pPr>
              <w:pStyle w:val="CopticHangingVerse"/>
            </w:pPr>
            <w:r>
              <w:t>ⲙ̀ⲡⲁⲓⲣⲏϯ ⲉϥϫⲱ ⲙ̀ⲙⲟⲥ.</w:t>
            </w:r>
          </w:p>
        </w:tc>
      </w:tr>
      <w:tr w:rsidR="00420CFA" w14:paraId="63B1C5B3" w14:textId="77777777" w:rsidTr="00EC2AEB">
        <w:trPr>
          <w:cantSplit/>
          <w:jc w:val="center"/>
        </w:trPr>
        <w:tc>
          <w:tcPr>
            <w:tcW w:w="288" w:type="dxa"/>
          </w:tcPr>
          <w:p w14:paraId="668403AC" w14:textId="77777777" w:rsidR="00420CFA" w:rsidRDefault="00420CFA" w:rsidP="00EC2AEB">
            <w:pPr>
              <w:pStyle w:val="CopticCross"/>
            </w:pPr>
            <w:r w:rsidRPr="00FB5ACB">
              <w:t>¿</w:t>
            </w:r>
          </w:p>
        </w:tc>
        <w:tc>
          <w:tcPr>
            <w:tcW w:w="3960" w:type="dxa"/>
          </w:tcPr>
          <w:p w14:paraId="718DCA81" w14:textId="77777777" w:rsidR="00420CFA" w:rsidRDefault="00420CFA" w:rsidP="00420CFA">
            <w:pPr>
              <w:pStyle w:val="EngHang"/>
            </w:pPr>
            <w:r>
              <w:t>“Remember me, O my Lord,</w:t>
            </w:r>
          </w:p>
          <w:p w14:paraId="679E9BB7" w14:textId="77777777" w:rsidR="00420CFA" w:rsidRDefault="00420CFA" w:rsidP="00420CFA">
            <w:pPr>
              <w:pStyle w:val="EngHang"/>
            </w:pPr>
            <w:r>
              <w:t>Remember me, O my God,</w:t>
            </w:r>
          </w:p>
          <w:p w14:paraId="4AC8A833" w14:textId="77777777" w:rsidR="00420CFA" w:rsidRDefault="00420CFA" w:rsidP="00420CFA">
            <w:pPr>
              <w:pStyle w:val="EngHang"/>
            </w:pPr>
            <w:r>
              <w:t>Remember me, O my King,</w:t>
            </w:r>
          </w:p>
          <w:p w14:paraId="0EE99BE0" w14:textId="77777777" w:rsidR="00420CFA" w:rsidRDefault="00420CFA" w:rsidP="00420CFA">
            <w:pPr>
              <w:pStyle w:val="EngHangEnd"/>
            </w:pPr>
            <w:r>
              <w:t>When You come in Your Kingdom.”</w:t>
            </w:r>
          </w:p>
        </w:tc>
        <w:tc>
          <w:tcPr>
            <w:tcW w:w="288" w:type="dxa"/>
          </w:tcPr>
          <w:p w14:paraId="330D90B4" w14:textId="77777777" w:rsidR="00420CFA" w:rsidRDefault="00420CFA" w:rsidP="00EC2AEB"/>
        </w:tc>
        <w:tc>
          <w:tcPr>
            <w:tcW w:w="288" w:type="dxa"/>
          </w:tcPr>
          <w:p w14:paraId="2A75294D" w14:textId="77777777" w:rsidR="00420CFA" w:rsidRDefault="00420CFA" w:rsidP="00EC2AEB">
            <w:pPr>
              <w:pStyle w:val="CopticCross"/>
            </w:pPr>
            <w:r w:rsidRPr="00FB5ACB">
              <w:t>¿</w:t>
            </w:r>
          </w:p>
        </w:tc>
        <w:tc>
          <w:tcPr>
            <w:tcW w:w="3960" w:type="dxa"/>
          </w:tcPr>
          <w:p w14:paraId="6BBE35A1" w14:textId="77777777" w:rsidR="00420CFA" w:rsidRDefault="00420CFA" w:rsidP="00420CFA">
            <w:pPr>
              <w:pStyle w:val="CopticVersemulti-line"/>
            </w:pPr>
            <w:r>
              <w:t>Ϫⲉ ⲁⲣⲓⲡⲁⲙⲉⲩⲓ̀ ⲱ̀ Ⲡⲁⲟ̄ⲥ̄:</w:t>
            </w:r>
          </w:p>
          <w:p w14:paraId="7B1C4657" w14:textId="77777777" w:rsidR="00420CFA" w:rsidRDefault="00420CFA" w:rsidP="00420CFA">
            <w:pPr>
              <w:pStyle w:val="CopticVersemulti-line"/>
            </w:pPr>
            <w:r>
              <w:t>ⲁⲣⲓⲡⲁⲙⲉⲩⲓ̀ ⲱ̀ Ⲡⲁⲛⲟⲩϯ:</w:t>
            </w:r>
          </w:p>
          <w:p w14:paraId="06C36455" w14:textId="77777777" w:rsidR="00420CFA" w:rsidRDefault="00420CFA" w:rsidP="00420CFA">
            <w:pPr>
              <w:pStyle w:val="CopticVersemulti-line"/>
            </w:pPr>
            <w:r>
              <w:t>ⲁⲣⲓⲡⲁⲙⲉⲩⲓ̀ ⲱ̀ Ⲡⲁⲟⲩⲣⲟ:</w:t>
            </w:r>
          </w:p>
          <w:p w14:paraId="10ECB393" w14:textId="77777777" w:rsidR="00420CFA" w:rsidRDefault="00420CFA" w:rsidP="00420CFA">
            <w:pPr>
              <w:pStyle w:val="CopticHangingVerse"/>
            </w:pPr>
            <w:r>
              <w:t>ⲁⲕϣⲁⲛⲓ̀ ϧⲉⲛ ⲧⲉⲕⲙⲉⲧⲟⲩⲣⲟ.</w:t>
            </w:r>
          </w:p>
        </w:tc>
      </w:tr>
      <w:tr w:rsidR="00420CFA" w14:paraId="223C20B0" w14:textId="77777777" w:rsidTr="00EC2AEB">
        <w:trPr>
          <w:cantSplit/>
          <w:jc w:val="center"/>
        </w:trPr>
        <w:tc>
          <w:tcPr>
            <w:tcW w:w="288" w:type="dxa"/>
          </w:tcPr>
          <w:p w14:paraId="35FA3FD1" w14:textId="77777777" w:rsidR="00420CFA" w:rsidRDefault="00420CFA" w:rsidP="00EC2AEB">
            <w:pPr>
              <w:pStyle w:val="CopticCross"/>
            </w:pPr>
          </w:p>
        </w:tc>
        <w:tc>
          <w:tcPr>
            <w:tcW w:w="3960" w:type="dxa"/>
          </w:tcPr>
          <w:p w14:paraId="5C6EFBF5" w14:textId="77777777" w:rsidR="00420CFA" w:rsidRDefault="00420CFA" w:rsidP="00420CFA">
            <w:pPr>
              <w:pStyle w:val="EngHang"/>
            </w:pPr>
            <w:r>
              <w:t>For You, O my Saviour,</w:t>
            </w:r>
          </w:p>
          <w:p w14:paraId="28C4C756" w14:textId="77777777" w:rsidR="00420CFA" w:rsidRDefault="00420CFA" w:rsidP="00420CFA">
            <w:pPr>
              <w:pStyle w:val="EngHang"/>
            </w:pPr>
            <w:r>
              <w:t>Have accepted his confession.</w:t>
            </w:r>
          </w:p>
          <w:p w14:paraId="20200636" w14:textId="77777777" w:rsidR="00420CFA" w:rsidRDefault="00420CFA" w:rsidP="00420CFA">
            <w:pPr>
              <w:pStyle w:val="EngHang"/>
            </w:pPr>
            <w:r>
              <w:t>You were compassionate</w:t>
            </w:r>
          </w:p>
          <w:p w14:paraId="079B028A" w14:textId="77777777" w:rsidR="00420CFA" w:rsidRDefault="00420CFA" w:rsidP="00420CFA">
            <w:pPr>
              <w:pStyle w:val="EngHangEnd"/>
            </w:pPr>
            <w:r>
              <w:t>And took him to Paradise.</w:t>
            </w:r>
          </w:p>
        </w:tc>
        <w:tc>
          <w:tcPr>
            <w:tcW w:w="288" w:type="dxa"/>
          </w:tcPr>
          <w:p w14:paraId="60BD0F18" w14:textId="77777777" w:rsidR="00420CFA" w:rsidRDefault="00420CFA" w:rsidP="00EC2AEB"/>
        </w:tc>
        <w:tc>
          <w:tcPr>
            <w:tcW w:w="288" w:type="dxa"/>
          </w:tcPr>
          <w:p w14:paraId="4FF8F6F1" w14:textId="77777777" w:rsidR="00420CFA" w:rsidRDefault="00420CFA" w:rsidP="00EC2AEB">
            <w:pPr>
              <w:pStyle w:val="CopticCross"/>
            </w:pPr>
          </w:p>
        </w:tc>
        <w:tc>
          <w:tcPr>
            <w:tcW w:w="3960" w:type="dxa"/>
          </w:tcPr>
          <w:p w14:paraId="1D26529F" w14:textId="77777777" w:rsidR="00420CFA" w:rsidRDefault="00420CFA" w:rsidP="00420CFA">
            <w:pPr>
              <w:pStyle w:val="CopticVersemulti-line"/>
            </w:pPr>
            <w:r>
              <w:t>Ⲛⲑⲟⲕ ⲇⲉ ⲱ̀ Ⲡⲁⲥⲱⲧⲏⲣ:</w:t>
            </w:r>
          </w:p>
          <w:p w14:paraId="623C53C9" w14:textId="77777777" w:rsidR="00420CFA" w:rsidRDefault="00420CFA" w:rsidP="00420CFA">
            <w:pPr>
              <w:pStyle w:val="CopticVersemulti-line"/>
            </w:pPr>
            <w:r>
              <w:t>ⲁⲕϣⲱⲡ ⲉ̀ⲣⲟⲕ ⲛ̀ⲧⲉϥⲟ̀ⲙⲟⲗⲟⲅⲓⲁ̀:</w:t>
            </w:r>
          </w:p>
          <w:p w14:paraId="3F671E6F" w14:textId="77777777" w:rsidR="00420CFA" w:rsidRDefault="00420CFA" w:rsidP="00420CFA">
            <w:pPr>
              <w:pStyle w:val="CopticVersemulti-line"/>
            </w:pPr>
            <w:r>
              <w:t>ⲁⲕϣⲉⲛϩⲏⲧ ⲉ̀ϩ̀ⲣⲏⲓ ⲉ̀ϫⲱϥ:</w:t>
            </w:r>
          </w:p>
          <w:p w14:paraId="72076F0C" w14:textId="77777777" w:rsidR="00420CFA" w:rsidRDefault="00420CFA" w:rsidP="00420CFA">
            <w:pPr>
              <w:pStyle w:val="CopticHangingVerse"/>
            </w:pPr>
            <w:r w:rsidRPr="00420CFA">
              <w:t>ⲁⲕⲟⲩⲟⲣⲡϥ</w:t>
            </w:r>
            <w:r>
              <w:t xml:space="preserve"> ⲉ̀ⲡⲓⲡⲁⲣⲁⲇⲓⲥⲟⲥ.</w:t>
            </w:r>
          </w:p>
        </w:tc>
      </w:tr>
      <w:tr w:rsidR="00420CFA" w14:paraId="2DB7AA62" w14:textId="77777777" w:rsidTr="00EC2AEB">
        <w:trPr>
          <w:cantSplit/>
          <w:jc w:val="center"/>
        </w:trPr>
        <w:tc>
          <w:tcPr>
            <w:tcW w:w="288" w:type="dxa"/>
          </w:tcPr>
          <w:p w14:paraId="77BEC731" w14:textId="77777777" w:rsidR="00420CFA" w:rsidRDefault="00420CFA" w:rsidP="00EC2AEB">
            <w:pPr>
              <w:pStyle w:val="CopticCross"/>
            </w:pPr>
            <w:r w:rsidRPr="00FB5ACB">
              <w:t>¿</w:t>
            </w:r>
          </w:p>
        </w:tc>
        <w:tc>
          <w:tcPr>
            <w:tcW w:w="3960" w:type="dxa"/>
          </w:tcPr>
          <w:p w14:paraId="6CEC9909" w14:textId="77777777" w:rsidR="00420CFA" w:rsidRDefault="00420CFA" w:rsidP="00420CFA">
            <w:pPr>
              <w:pStyle w:val="EngHang"/>
            </w:pPr>
            <w:r>
              <w:t>Likewise have compassion on me,</w:t>
            </w:r>
          </w:p>
          <w:p w14:paraId="4BB7E063" w14:textId="77777777" w:rsidR="00420CFA" w:rsidRDefault="00420CFA" w:rsidP="00420CFA">
            <w:pPr>
              <w:pStyle w:val="EngHang"/>
            </w:pPr>
            <w:r>
              <w:t>I, the sinner,</w:t>
            </w:r>
          </w:p>
          <w:p w14:paraId="68280204" w14:textId="77777777" w:rsidR="00420CFA" w:rsidRDefault="00420CFA" w:rsidP="00420CFA">
            <w:pPr>
              <w:pStyle w:val="EngHang"/>
            </w:pPr>
            <w:r>
              <w:t>And make me as those,</w:t>
            </w:r>
          </w:p>
          <w:p w14:paraId="61E23B4D" w14:textId="77777777" w:rsidR="00420CFA" w:rsidRDefault="00420CFA" w:rsidP="00420CFA">
            <w:pPr>
              <w:pStyle w:val="EngHangEnd"/>
            </w:pPr>
            <w:r>
              <w:t>O Jesus my True King and God.</w:t>
            </w:r>
          </w:p>
        </w:tc>
        <w:tc>
          <w:tcPr>
            <w:tcW w:w="288" w:type="dxa"/>
          </w:tcPr>
          <w:p w14:paraId="3F09EFBC" w14:textId="77777777" w:rsidR="00420CFA" w:rsidRDefault="00420CFA" w:rsidP="00EC2AEB"/>
        </w:tc>
        <w:tc>
          <w:tcPr>
            <w:tcW w:w="288" w:type="dxa"/>
          </w:tcPr>
          <w:p w14:paraId="7B3ED550" w14:textId="77777777" w:rsidR="00420CFA" w:rsidRDefault="00420CFA" w:rsidP="00EC2AEB">
            <w:pPr>
              <w:pStyle w:val="CopticCross"/>
            </w:pPr>
            <w:r w:rsidRPr="00FB5ACB">
              <w:t>¿</w:t>
            </w:r>
          </w:p>
        </w:tc>
        <w:tc>
          <w:tcPr>
            <w:tcW w:w="3960" w:type="dxa"/>
          </w:tcPr>
          <w:p w14:paraId="348A4BFC" w14:textId="77777777" w:rsidR="00420CFA" w:rsidRDefault="00420CFA" w:rsidP="00420CFA">
            <w:pPr>
              <w:pStyle w:val="CopticVersemulti-line"/>
            </w:pPr>
            <w:r>
              <w:t>Ⲁⲛⲟⲕ ϩⲱ ϧⲁ ⲡⲓⲣⲉϥⲉⲣⲛⲟⲃⲓ:</w:t>
            </w:r>
          </w:p>
          <w:p w14:paraId="3891C802" w14:textId="77777777" w:rsidR="00420CFA" w:rsidRDefault="00420CFA" w:rsidP="00420CFA">
            <w:pPr>
              <w:pStyle w:val="CopticVersemulti-line"/>
            </w:pPr>
            <w:r>
              <w:t>Ⲓⲏ̄ⲥ̄ Ⲡⲁⲛⲟⲩϯ ⲡⲁⲟⲩⲣⲟ ⲙ̀ⲙⲏⲓ:</w:t>
            </w:r>
          </w:p>
          <w:p w14:paraId="4BB2B6D0" w14:textId="77777777" w:rsidR="00420CFA" w:rsidRDefault="00420CFA" w:rsidP="00420CFA">
            <w:pPr>
              <w:pStyle w:val="CopticVersemulti-line"/>
            </w:pPr>
            <w:r>
              <w:t>Ϣⲁⲛⲁϩ̀ⲑⲏⲕ ⲉ̀ϩ̀ⲣⲏⲓ ⲉ̀ϫⲱⲓ:</w:t>
            </w:r>
          </w:p>
          <w:p w14:paraId="221C2B59" w14:textId="77777777" w:rsidR="00420CFA" w:rsidRDefault="00420CFA" w:rsidP="00420CFA">
            <w:pPr>
              <w:pStyle w:val="CopticHangingVerse"/>
            </w:pPr>
            <w:r>
              <w:t>ⲁⲣⲓⲧⲧ ⲙⲫ̀ⲣⲏϯ ⲛ̀ⲟⲩⲁⲓ ⲛ̀ⲛⲁⲓ.</w:t>
            </w:r>
          </w:p>
        </w:tc>
      </w:tr>
      <w:tr w:rsidR="00420CFA" w14:paraId="04B843CE" w14:textId="77777777" w:rsidTr="00EC2AEB">
        <w:trPr>
          <w:cantSplit/>
          <w:jc w:val="center"/>
        </w:trPr>
        <w:tc>
          <w:tcPr>
            <w:tcW w:w="288" w:type="dxa"/>
          </w:tcPr>
          <w:p w14:paraId="7A103C27" w14:textId="77777777" w:rsidR="00420CFA" w:rsidRPr="00FB5ACB" w:rsidRDefault="00420CFA" w:rsidP="00EC2AEB">
            <w:pPr>
              <w:pStyle w:val="CopticCross"/>
            </w:pPr>
          </w:p>
        </w:tc>
        <w:tc>
          <w:tcPr>
            <w:tcW w:w="3960" w:type="dxa"/>
          </w:tcPr>
          <w:p w14:paraId="5BE09A1B" w14:textId="77777777" w:rsidR="00420CFA" w:rsidRDefault="00420CFA" w:rsidP="00420CFA">
            <w:pPr>
              <w:pStyle w:val="EngHang"/>
            </w:pPr>
            <w:r>
              <w:t>For I know that You are Good,</w:t>
            </w:r>
          </w:p>
          <w:p w14:paraId="5284D40D" w14:textId="77777777" w:rsidR="00420CFA" w:rsidRDefault="00420CFA" w:rsidP="00420CFA">
            <w:pPr>
              <w:pStyle w:val="EngHang"/>
            </w:pPr>
            <w:r>
              <w:t>Compassionate, and patient.</w:t>
            </w:r>
          </w:p>
          <w:p w14:paraId="4CC7D32F" w14:textId="77777777" w:rsidR="00420CFA" w:rsidRDefault="00420CFA" w:rsidP="00420CFA">
            <w:pPr>
              <w:pStyle w:val="EngHang"/>
            </w:pPr>
            <w:r>
              <w:t>Remember me in Your mercy,</w:t>
            </w:r>
          </w:p>
          <w:p w14:paraId="28FD9176" w14:textId="77777777" w:rsidR="00420CFA" w:rsidRPr="009931CF" w:rsidRDefault="00420CFA" w:rsidP="00420CFA">
            <w:pPr>
              <w:pStyle w:val="EngHangEnd"/>
            </w:pPr>
            <w:r>
              <w:t>Forever and ever.</w:t>
            </w:r>
          </w:p>
        </w:tc>
        <w:tc>
          <w:tcPr>
            <w:tcW w:w="288" w:type="dxa"/>
          </w:tcPr>
          <w:p w14:paraId="22C2181D" w14:textId="77777777" w:rsidR="00420CFA" w:rsidRDefault="00420CFA" w:rsidP="00EC2AEB"/>
        </w:tc>
        <w:tc>
          <w:tcPr>
            <w:tcW w:w="288" w:type="dxa"/>
          </w:tcPr>
          <w:p w14:paraId="0B23C583" w14:textId="77777777" w:rsidR="00420CFA" w:rsidRPr="00FB5ACB" w:rsidRDefault="00420CFA" w:rsidP="00EC2AEB">
            <w:pPr>
              <w:pStyle w:val="CopticCross"/>
            </w:pPr>
          </w:p>
        </w:tc>
        <w:tc>
          <w:tcPr>
            <w:tcW w:w="3960" w:type="dxa"/>
          </w:tcPr>
          <w:p w14:paraId="765CF62C" w14:textId="77777777" w:rsidR="00420CFA" w:rsidRDefault="00420CFA" w:rsidP="00420CFA">
            <w:pPr>
              <w:pStyle w:val="CopticVersemulti-line"/>
            </w:pPr>
            <w:r>
              <w:t>Ϯⲥⲱⲟⲩⲛ ϫⲉ ⲛ̀ⲑⲟⲕ ⲟⲩⲁⲅⲁⲑⲟⲥ:</w:t>
            </w:r>
          </w:p>
          <w:p w14:paraId="675CF00A" w14:textId="77777777" w:rsidR="00420CFA" w:rsidRDefault="00420CFA" w:rsidP="00420CFA">
            <w:pPr>
              <w:pStyle w:val="CopticVersemulti-line"/>
            </w:pPr>
            <w:r>
              <w:t>ⲛ̀ⲣⲉϥϣⲉⲛϩⲏⲧ ⲟⲩⲟϩ ⲛ̀ⲛⲁⲏⲧ:</w:t>
            </w:r>
          </w:p>
          <w:p w14:paraId="7371ABC9" w14:textId="77777777" w:rsidR="00420CFA" w:rsidRDefault="00420CFA" w:rsidP="00420CFA">
            <w:pPr>
              <w:pStyle w:val="CopticVersemulti-line"/>
            </w:pPr>
            <w:r>
              <w:t>ⲁⲣⲓⲡⲁⲙⲉⲩⲓ̀ ϧⲉⲛ ⲡⲉⲕⲛⲁⲓ:</w:t>
            </w:r>
          </w:p>
          <w:p w14:paraId="6AD83D65" w14:textId="77777777" w:rsidR="00420CFA" w:rsidRDefault="00420CFA" w:rsidP="00420CFA">
            <w:pPr>
              <w:pStyle w:val="CopticHangingVerse"/>
            </w:pPr>
            <w:r>
              <w:t>ϣⲁ ⲉ̀ⲛⲉϩ ⲛ̀ⲧⲉ ⲡⲓⲉ̀ⲛⲉϩ.</w:t>
            </w:r>
          </w:p>
        </w:tc>
      </w:tr>
      <w:tr w:rsidR="00420CFA" w14:paraId="0D036FD6" w14:textId="77777777" w:rsidTr="00EC2AEB">
        <w:trPr>
          <w:cantSplit/>
          <w:jc w:val="center"/>
        </w:trPr>
        <w:tc>
          <w:tcPr>
            <w:tcW w:w="288" w:type="dxa"/>
          </w:tcPr>
          <w:p w14:paraId="2C0DEFE8" w14:textId="77777777" w:rsidR="00420CFA" w:rsidRPr="00FB5ACB" w:rsidRDefault="00420CFA" w:rsidP="00EC2AEB">
            <w:pPr>
              <w:pStyle w:val="CopticCross"/>
            </w:pPr>
            <w:r w:rsidRPr="00FB5ACB">
              <w:t>¿</w:t>
            </w:r>
          </w:p>
        </w:tc>
        <w:tc>
          <w:tcPr>
            <w:tcW w:w="3960" w:type="dxa"/>
          </w:tcPr>
          <w:p w14:paraId="2DB9685B" w14:textId="77777777" w:rsidR="00420CFA" w:rsidRDefault="00420CFA" w:rsidP="00420CFA">
            <w:pPr>
              <w:pStyle w:val="EngHang"/>
            </w:pPr>
            <w:r>
              <w:t>I ask You, O my Lord Jesus,</w:t>
            </w:r>
          </w:p>
          <w:p w14:paraId="3CE53311" w14:textId="77777777" w:rsidR="00420CFA" w:rsidRDefault="00420CFA" w:rsidP="00420CFA">
            <w:pPr>
              <w:pStyle w:val="EngHang"/>
            </w:pPr>
            <w:r>
              <w:t>Do not destroy me in Your anger,</w:t>
            </w:r>
          </w:p>
          <w:p w14:paraId="3FE4DC02" w14:textId="77777777" w:rsidR="00420CFA" w:rsidRDefault="00420CFA" w:rsidP="00420CFA">
            <w:pPr>
              <w:pStyle w:val="EngHang"/>
            </w:pPr>
            <w:r>
              <w:t>Nor chasten me for my ignorance</w:t>
            </w:r>
          </w:p>
          <w:p w14:paraId="49D9017B" w14:textId="77777777" w:rsidR="00420CFA" w:rsidRDefault="00420CFA" w:rsidP="00420CFA">
            <w:pPr>
              <w:pStyle w:val="EngHangEnd"/>
            </w:pPr>
            <w:r>
              <w:t>In Your wrath.</w:t>
            </w:r>
          </w:p>
        </w:tc>
        <w:tc>
          <w:tcPr>
            <w:tcW w:w="288" w:type="dxa"/>
          </w:tcPr>
          <w:p w14:paraId="251AB3D6" w14:textId="77777777" w:rsidR="00420CFA" w:rsidRDefault="00420CFA" w:rsidP="00EC2AEB"/>
        </w:tc>
        <w:tc>
          <w:tcPr>
            <w:tcW w:w="288" w:type="dxa"/>
          </w:tcPr>
          <w:p w14:paraId="0C71DEA7" w14:textId="77777777" w:rsidR="00420CFA" w:rsidRPr="00FB5ACB" w:rsidRDefault="00420CFA" w:rsidP="00EC2AEB">
            <w:pPr>
              <w:pStyle w:val="CopticCross"/>
            </w:pPr>
            <w:r w:rsidRPr="00FB5ACB">
              <w:t>¿</w:t>
            </w:r>
          </w:p>
        </w:tc>
        <w:tc>
          <w:tcPr>
            <w:tcW w:w="3960" w:type="dxa"/>
          </w:tcPr>
          <w:p w14:paraId="07777235" w14:textId="77777777" w:rsidR="00420CFA" w:rsidRDefault="00420CFA" w:rsidP="00420CFA">
            <w:pPr>
              <w:pStyle w:val="CopticVersemulti-line"/>
            </w:pPr>
            <w:r>
              <w:t>Ϯⲧⲱⲃϩ ⲙ̀ⲙⲟⲕ ⲱ̀ Ⲡⲁⲟ̄ⲥ̄ Ⲓⲏ̄ⲥ̄:</w:t>
            </w:r>
          </w:p>
          <w:p w14:paraId="0C64FDF3" w14:textId="77777777" w:rsidR="00420CFA" w:rsidRDefault="00420CFA" w:rsidP="00420CFA">
            <w:pPr>
              <w:pStyle w:val="CopticVersemulti-line"/>
            </w:pPr>
            <w:r>
              <w:t>ⲙ̀ⲡⲉⲣⲥⲟϩⲓ ⲙ̀ⲙⲟⲓ ϧⲉⲛ ⲡⲉⲕϫⲱⲛⲧ:</w:t>
            </w:r>
          </w:p>
          <w:p w14:paraId="196F0A94" w14:textId="77777777" w:rsidR="00420CFA" w:rsidRDefault="00420CFA" w:rsidP="00420CFA">
            <w:pPr>
              <w:pStyle w:val="CopticVersemulti-line"/>
            </w:pPr>
            <w:r>
              <w:t>ⲟⲩⲇⲉ ⲟⲛ ϧⲉⲛ ⲡⲉⲕⲙ̀ⲃⲟⲛ:</w:t>
            </w:r>
          </w:p>
          <w:p w14:paraId="53F58530" w14:textId="77777777" w:rsidR="00420CFA" w:rsidRDefault="00420CFA" w:rsidP="00420CFA">
            <w:pPr>
              <w:pStyle w:val="CopticHangingVerse"/>
            </w:pPr>
            <w:r>
              <w:t>ⲙ̀ⲡⲉⲣϯⲥⲃⲱ ⲛ̀ⲧⲁⲙⲉⲧⲁⲧⲉⲙⲓ.</w:t>
            </w:r>
          </w:p>
        </w:tc>
      </w:tr>
      <w:tr w:rsidR="00420CFA" w14:paraId="59302F3A" w14:textId="77777777" w:rsidTr="00EC2AEB">
        <w:trPr>
          <w:cantSplit/>
          <w:jc w:val="center"/>
        </w:trPr>
        <w:tc>
          <w:tcPr>
            <w:tcW w:w="288" w:type="dxa"/>
          </w:tcPr>
          <w:p w14:paraId="57E61FB6" w14:textId="77777777" w:rsidR="00420CFA" w:rsidRPr="00FB5ACB" w:rsidRDefault="00420CFA" w:rsidP="00EC2AEB">
            <w:pPr>
              <w:pStyle w:val="CopticCross"/>
            </w:pPr>
          </w:p>
        </w:tc>
        <w:tc>
          <w:tcPr>
            <w:tcW w:w="3960" w:type="dxa"/>
          </w:tcPr>
          <w:p w14:paraId="325B6116" w14:textId="77777777" w:rsidR="00420CFA" w:rsidRDefault="00420CFA" w:rsidP="00420CFA">
            <w:pPr>
              <w:pStyle w:val="EngHang"/>
            </w:pPr>
            <w:r>
              <w:t>For You desire not the death of a sinner,</w:t>
            </w:r>
          </w:p>
          <w:p w14:paraId="76A845E8" w14:textId="77777777" w:rsidR="00420CFA" w:rsidRDefault="00420CFA" w:rsidP="00420CFA">
            <w:pPr>
              <w:pStyle w:val="EngHang"/>
            </w:pPr>
            <w:r>
              <w:t>But rather that He return and live.</w:t>
            </w:r>
          </w:p>
          <w:p w14:paraId="308EC8F9" w14:textId="77777777" w:rsidR="00420CFA" w:rsidRDefault="00420CFA" w:rsidP="00420CFA">
            <w:pPr>
              <w:pStyle w:val="EngHang"/>
            </w:pPr>
            <w:r>
              <w:t>Have pity on my weakness,</w:t>
            </w:r>
          </w:p>
          <w:p w14:paraId="70C0BD50" w14:textId="77777777" w:rsidR="00420CFA" w:rsidRDefault="00420CFA" w:rsidP="00420CFA">
            <w:pPr>
              <w:pStyle w:val="EngHangEnd"/>
            </w:pPr>
            <w:r>
              <w:t>And look not upon me in anger.</w:t>
            </w:r>
          </w:p>
        </w:tc>
        <w:tc>
          <w:tcPr>
            <w:tcW w:w="288" w:type="dxa"/>
          </w:tcPr>
          <w:p w14:paraId="2D2BA37E" w14:textId="77777777" w:rsidR="00420CFA" w:rsidRDefault="00420CFA" w:rsidP="00EC2AEB"/>
        </w:tc>
        <w:tc>
          <w:tcPr>
            <w:tcW w:w="288" w:type="dxa"/>
          </w:tcPr>
          <w:p w14:paraId="7E2BF54E" w14:textId="77777777" w:rsidR="00420CFA" w:rsidRPr="00FB5ACB" w:rsidRDefault="00420CFA" w:rsidP="00EC2AEB">
            <w:pPr>
              <w:pStyle w:val="CopticCross"/>
            </w:pPr>
          </w:p>
        </w:tc>
        <w:tc>
          <w:tcPr>
            <w:tcW w:w="3960" w:type="dxa"/>
          </w:tcPr>
          <w:p w14:paraId="776EBE0C" w14:textId="77777777" w:rsidR="00420CFA" w:rsidRDefault="00420CFA" w:rsidP="00420CFA">
            <w:pPr>
              <w:pStyle w:val="CopticVersemulti-line"/>
            </w:pPr>
            <w:r>
              <w:t>Ϫⲉ ⲭ̀ⲟⲩⲱϣ ⲙ̀ⲫ̀ⲙⲟⲩ ⲁⲛ ⲙ̀ⲡⲓⲣⲉϥⲉⲣⲛⲟⲃⲓ:</w:t>
            </w:r>
          </w:p>
          <w:p w14:paraId="6E7DD75B" w14:textId="77777777" w:rsidR="00420CFA" w:rsidRDefault="00420CFA" w:rsidP="00420CFA">
            <w:pPr>
              <w:pStyle w:val="CopticVersemulti-line"/>
            </w:pPr>
            <w:r>
              <w:t>ⲙ̀ⲫ̀ⲣⲏϯ ⲛ̀ⲧⲉϥⲕⲟⲧϥ ⲟⲩⲟϩ ⲛ̀ⲧⲉϥⲱⲛϧ:</w:t>
            </w:r>
          </w:p>
          <w:p w14:paraId="6CBBA7C8" w14:textId="77777777" w:rsidR="00420CFA" w:rsidRDefault="00420CFA" w:rsidP="00420CFA">
            <w:pPr>
              <w:pStyle w:val="CopticVersemulti-line"/>
            </w:pPr>
            <w:r>
              <w:t>ϣⲁⲛⲁϩ̀ⲑⲏⲕ ⲛ̀ⲧⲁⲙⲉⲧϫⲱⲃ:</w:t>
            </w:r>
          </w:p>
          <w:p w14:paraId="762088E2" w14:textId="77777777" w:rsidR="00420CFA" w:rsidRDefault="00420CFA" w:rsidP="00420CFA">
            <w:pPr>
              <w:pStyle w:val="CopticHangingVerse"/>
            </w:pPr>
            <w:r>
              <w:t>ⲙ̀ⲡⲉⲣⲥⲟⲙⲥ ⲉ̀ⲣⲟⲓ ϧⲉⲛ ⲟⲩⲙ̀ⲃⲟⲛ.</w:t>
            </w:r>
          </w:p>
        </w:tc>
      </w:tr>
      <w:tr w:rsidR="00420CFA" w14:paraId="31A3AEE3" w14:textId="77777777" w:rsidTr="00EC2AEB">
        <w:trPr>
          <w:cantSplit/>
          <w:jc w:val="center"/>
        </w:trPr>
        <w:tc>
          <w:tcPr>
            <w:tcW w:w="288" w:type="dxa"/>
          </w:tcPr>
          <w:p w14:paraId="289097EB" w14:textId="77777777" w:rsidR="00420CFA" w:rsidRPr="00FB5ACB" w:rsidRDefault="00420CFA" w:rsidP="00EC2AEB">
            <w:pPr>
              <w:pStyle w:val="CopticCross"/>
            </w:pPr>
            <w:r w:rsidRPr="00FB5ACB">
              <w:t>¿</w:t>
            </w:r>
          </w:p>
        </w:tc>
        <w:tc>
          <w:tcPr>
            <w:tcW w:w="3960" w:type="dxa"/>
          </w:tcPr>
          <w:p w14:paraId="4E20CFA9" w14:textId="77777777" w:rsidR="00420CFA" w:rsidRDefault="00420CFA" w:rsidP="00420CFA">
            <w:pPr>
              <w:pStyle w:val="EngHang"/>
            </w:pPr>
            <w:r>
              <w:t>I have sinned, O Jesus my Lord.</w:t>
            </w:r>
          </w:p>
          <w:p w14:paraId="5BCB7690" w14:textId="77777777" w:rsidR="00420CFA" w:rsidRDefault="00420CFA" w:rsidP="00420CFA">
            <w:pPr>
              <w:pStyle w:val="EngHang"/>
            </w:pPr>
            <w:r>
              <w:t>I have sinned, O Jesus my God.</w:t>
            </w:r>
          </w:p>
          <w:p w14:paraId="279048EE" w14:textId="77777777" w:rsidR="00420CFA" w:rsidRDefault="00420CFA" w:rsidP="00420CFA">
            <w:pPr>
              <w:pStyle w:val="EngHang"/>
            </w:pPr>
            <w:r>
              <w:t>O my King, count not the sins</w:t>
            </w:r>
          </w:p>
          <w:p w14:paraId="654AAB66" w14:textId="77777777" w:rsidR="00420CFA" w:rsidRDefault="00420CFA" w:rsidP="00420CFA">
            <w:pPr>
              <w:pStyle w:val="EngHangEnd"/>
            </w:pPr>
            <w:r>
              <w:t xml:space="preserve">That I have </w:t>
            </w:r>
            <w:r w:rsidRPr="00420CFA">
              <w:t>committed</w:t>
            </w:r>
            <w:r>
              <w:t>.</w:t>
            </w:r>
          </w:p>
        </w:tc>
        <w:tc>
          <w:tcPr>
            <w:tcW w:w="288" w:type="dxa"/>
          </w:tcPr>
          <w:p w14:paraId="7C9E5931" w14:textId="77777777" w:rsidR="00420CFA" w:rsidRDefault="00420CFA" w:rsidP="00EC2AEB"/>
        </w:tc>
        <w:tc>
          <w:tcPr>
            <w:tcW w:w="288" w:type="dxa"/>
          </w:tcPr>
          <w:p w14:paraId="61D0B7A4" w14:textId="77777777" w:rsidR="00420CFA" w:rsidRPr="00FB5ACB" w:rsidRDefault="00420CFA" w:rsidP="00EC2AEB">
            <w:pPr>
              <w:pStyle w:val="CopticCross"/>
            </w:pPr>
            <w:r w:rsidRPr="00FB5ACB">
              <w:t>¿</w:t>
            </w:r>
          </w:p>
        </w:tc>
        <w:tc>
          <w:tcPr>
            <w:tcW w:w="3960" w:type="dxa"/>
          </w:tcPr>
          <w:p w14:paraId="1F21FEC0" w14:textId="77777777" w:rsidR="00420CFA" w:rsidRDefault="00420CFA" w:rsidP="00420CFA">
            <w:pPr>
              <w:pStyle w:val="CopticVersemulti-line"/>
            </w:pPr>
            <w:r>
              <w:t>Ⲁⲓⲉⲣⲛⲟⲃⲓ Ⲓⲏ̄ⲥ̄ Ⲡⲁ̄ⲟ̄ⲥ̄:</w:t>
            </w:r>
          </w:p>
          <w:p w14:paraId="7636BC00" w14:textId="77777777" w:rsidR="00420CFA" w:rsidRDefault="00420CFA" w:rsidP="00420CFA">
            <w:pPr>
              <w:pStyle w:val="CopticVersemulti-line"/>
            </w:pPr>
            <w:r>
              <w:t>ⲁⲓⲉⲣⲛⲟⲃⲓ Ⲓⲏ̄ⲥ̄ Ⲡⲁⲛⲟⲩϯ:</w:t>
            </w:r>
          </w:p>
          <w:p w14:paraId="2CD74B4E" w14:textId="77777777" w:rsidR="00420CFA" w:rsidRDefault="00420CFA" w:rsidP="00420CFA">
            <w:pPr>
              <w:pStyle w:val="CopticVersemulti-line"/>
            </w:pPr>
            <w:r>
              <w:t>ⲡⲁⲟⲩⲣⲟ ⲙ̀ⲡⲉⲣⲱⲡ ⲉ̀ⲣⲟⲓ:</w:t>
            </w:r>
          </w:p>
          <w:p w14:paraId="5A70BA30" w14:textId="77777777" w:rsidR="00420CFA" w:rsidRDefault="00420CFA" w:rsidP="00420CFA">
            <w:pPr>
              <w:pStyle w:val="CopticHangingVerse"/>
            </w:pPr>
            <w:r>
              <w:t>ⲛ̀ⲛⲓⲛⲟⲃⲓ ⲉ̀ⲧⲁⲓⲁⲓⲧⲟⲩ.</w:t>
            </w:r>
          </w:p>
        </w:tc>
      </w:tr>
      <w:tr w:rsidR="00420CFA" w14:paraId="47C47477" w14:textId="77777777" w:rsidTr="00EC2AEB">
        <w:trPr>
          <w:cantSplit/>
          <w:jc w:val="center"/>
        </w:trPr>
        <w:tc>
          <w:tcPr>
            <w:tcW w:w="288" w:type="dxa"/>
          </w:tcPr>
          <w:p w14:paraId="6F790012" w14:textId="77777777" w:rsidR="00420CFA" w:rsidRPr="00FB5ACB" w:rsidRDefault="00420CFA" w:rsidP="00EC2AEB">
            <w:pPr>
              <w:pStyle w:val="CopticCross"/>
            </w:pPr>
          </w:p>
        </w:tc>
        <w:tc>
          <w:tcPr>
            <w:tcW w:w="3960" w:type="dxa"/>
          </w:tcPr>
          <w:p w14:paraId="1004A8EE" w14:textId="77777777" w:rsidR="00420CFA" w:rsidRDefault="00420CFA" w:rsidP="00420CFA">
            <w:pPr>
              <w:pStyle w:val="EngHang"/>
            </w:pPr>
            <w:r>
              <w:t>I ask You, O my Saviour,</w:t>
            </w:r>
          </w:p>
          <w:p w14:paraId="1DD165A4" w14:textId="77777777" w:rsidR="00420CFA" w:rsidRDefault="00420CFA" w:rsidP="00420CFA">
            <w:pPr>
              <w:pStyle w:val="EngHang"/>
            </w:pPr>
            <w:r>
              <w:t>Let Your mercies come to me.</w:t>
            </w:r>
          </w:p>
          <w:p w14:paraId="0534FA61" w14:textId="77777777" w:rsidR="00420CFA" w:rsidRDefault="00420CFA" w:rsidP="00420CFA">
            <w:pPr>
              <w:pStyle w:val="EngHang"/>
            </w:pPr>
            <w:r>
              <w:t>Save me from the troubles</w:t>
            </w:r>
          </w:p>
          <w:p w14:paraId="5C761EBF" w14:textId="77777777" w:rsidR="00420CFA" w:rsidRDefault="00420CFA" w:rsidP="00420CFA">
            <w:pPr>
              <w:pStyle w:val="EngHangEnd"/>
            </w:pPr>
            <w:r>
              <w:t>That come upon my soul.</w:t>
            </w:r>
          </w:p>
        </w:tc>
        <w:tc>
          <w:tcPr>
            <w:tcW w:w="288" w:type="dxa"/>
          </w:tcPr>
          <w:p w14:paraId="3A86787A" w14:textId="77777777" w:rsidR="00420CFA" w:rsidRDefault="00420CFA" w:rsidP="00EC2AEB"/>
        </w:tc>
        <w:tc>
          <w:tcPr>
            <w:tcW w:w="288" w:type="dxa"/>
          </w:tcPr>
          <w:p w14:paraId="53C8BA29" w14:textId="77777777" w:rsidR="00420CFA" w:rsidRPr="00FB5ACB" w:rsidRDefault="00420CFA" w:rsidP="00EC2AEB">
            <w:pPr>
              <w:pStyle w:val="CopticCross"/>
            </w:pPr>
          </w:p>
        </w:tc>
        <w:tc>
          <w:tcPr>
            <w:tcW w:w="3960" w:type="dxa"/>
          </w:tcPr>
          <w:p w14:paraId="569A8891" w14:textId="77777777" w:rsidR="00420CFA" w:rsidRDefault="00420CFA" w:rsidP="00420CFA">
            <w:pPr>
              <w:pStyle w:val="CopticVersemulti-line"/>
            </w:pPr>
            <w:r>
              <w:t>Ϯϯϩⲟ ⲉ̀ⲣⲟⲕ ⲱ̀ Ⲡⲁⲥⲱⲧⲏⲣ:</w:t>
            </w:r>
          </w:p>
          <w:p w14:paraId="0175FC12" w14:textId="77777777" w:rsidR="00420CFA" w:rsidRDefault="00420CFA" w:rsidP="00420CFA">
            <w:pPr>
              <w:pStyle w:val="CopticVersemulti-line"/>
            </w:pPr>
            <w:r>
              <w:t>ⲙⲁⲣⲉ ⲛⲉⲕⲙⲉⲑⲛⲁⲏⲧ ⲧⲁϩⲟⲓ:</w:t>
            </w:r>
          </w:p>
          <w:p w14:paraId="2653E667" w14:textId="77777777" w:rsidR="00420CFA" w:rsidRDefault="00420CFA" w:rsidP="00420CFA">
            <w:pPr>
              <w:pStyle w:val="CopticVersemulti-line"/>
            </w:pPr>
            <w:r>
              <w:t>ⲛ̀ⲧⲟⲩⲛⲟϩⲉⲙ ⲙ̀ⲙⲟⲓ ϧⲉⲛ ⲛⲓⲁⲛⲁⲅⲕⲏ:</w:t>
            </w:r>
          </w:p>
          <w:p w14:paraId="7BBAC92B" w14:textId="77777777" w:rsidR="00420CFA" w:rsidRDefault="00420CFA" w:rsidP="00420CFA">
            <w:pPr>
              <w:pStyle w:val="CopticHangingVerse"/>
            </w:pPr>
            <w:r>
              <w:t>ⲉⲧϯ ⲟⲩⲃⲉ ⲉ̀ⲧⲁⲯⲩⲭⲏ.</w:t>
            </w:r>
          </w:p>
        </w:tc>
      </w:tr>
      <w:tr w:rsidR="00420CFA" w14:paraId="24D36C52" w14:textId="77777777" w:rsidTr="00EC2AEB">
        <w:trPr>
          <w:cantSplit/>
          <w:jc w:val="center"/>
        </w:trPr>
        <w:tc>
          <w:tcPr>
            <w:tcW w:w="288" w:type="dxa"/>
          </w:tcPr>
          <w:p w14:paraId="56B4C26F" w14:textId="77777777" w:rsidR="00420CFA" w:rsidRPr="00FB5ACB" w:rsidRDefault="00420CFA" w:rsidP="00EC2AEB">
            <w:pPr>
              <w:pStyle w:val="CopticCross"/>
            </w:pPr>
            <w:r w:rsidRPr="00FB5ACB">
              <w:t>¿</w:t>
            </w:r>
          </w:p>
        </w:tc>
        <w:tc>
          <w:tcPr>
            <w:tcW w:w="3960" w:type="dxa"/>
          </w:tcPr>
          <w:p w14:paraId="6F9407EB" w14:textId="77777777" w:rsidR="00420CFA" w:rsidRDefault="00420CFA" w:rsidP="00420CFA">
            <w:pPr>
              <w:pStyle w:val="EngHang"/>
            </w:pPr>
            <w:r>
              <w:t>Send me not to the fire</w:t>
            </w:r>
          </w:p>
          <w:p w14:paraId="1D00BC48" w14:textId="77777777" w:rsidR="00420CFA" w:rsidRDefault="00420CFA" w:rsidP="00420CFA">
            <w:pPr>
              <w:pStyle w:val="EngHang"/>
            </w:pPr>
            <w:r>
              <w:t>For my ignorance, like Sodom,</w:t>
            </w:r>
          </w:p>
          <w:p w14:paraId="4043DE03" w14:textId="77777777" w:rsidR="00420CFA" w:rsidRDefault="00420CFA" w:rsidP="00420CFA">
            <w:pPr>
              <w:pStyle w:val="EngHang"/>
            </w:pPr>
            <w:r>
              <w:t>And do not destroy me</w:t>
            </w:r>
          </w:p>
          <w:p w14:paraId="06A8FA5A" w14:textId="77777777" w:rsidR="00420CFA" w:rsidRDefault="00420CFA" w:rsidP="00420CFA">
            <w:pPr>
              <w:pStyle w:val="EngHangEnd"/>
            </w:pPr>
            <w:r>
              <w:t>Like Gomorrah.</w:t>
            </w:r>
          </w:p>
        </w:tc>
        <w:tc>
          <w:tcPr>
            <w:tcW w:w="288" w:type="dxa"/>
          </w:tcPr>
          <w:p w14:paraId="1B98F955" w14:textId="77777777" w:rsidR="00420CFA" w:rsidRDefault="00420CFA" w:rsidP="00EC2AEB"/>
        </w:tc>
        <w:tc>
          <w:tcPr>
            <w:tcW w:w="288" w:type="dxa"/>
          </w:tcPr>
          <w:p w14:paraId="56A1F2EA" w14:textId="77777777" w:rsidR="00420CFA" w:rsidRPr="00FB5ACB" w:rsidRDefault="00420CFA" w:rsidP="00EC2AEB">
            <w:pPr>
              <w:pStyle w:val="CopticCross"/>
            </w:pPr>
            <w:r w:rsidRPr="00FB5ACB">
              <w:t>¿</w:t>
            </w:r>
          </w:p>
        </w:tc>
        <w:tc>
          <w:tcPr>
            <w:tcW w:w="3960" w:type="dxa"/>
          </w:tcPr>
          <w:p w14:paraId="1DF0EE53" w14:textId="77777777" w:rsidR="00420CFA" w:rsidRDefault="00420CFA" w:rsidP="00420CFA">
            <w:pPr>
              <w:pStyle w:val="CopticVersemulti-line"/>
            </w:pPr>
            <w:r>
              <w:t>Ⲙⲡⲉⲣϩⲓ ⲭ̀ⲣⲱⲙ ⲉ̀ⲧⲁⲙⲉⲧⲁⲧⲥⲱⲟⲩⲛ:</w:t>
            </w:r>
          </w:p>
          <w:p w14:paraId="3EF3AE89" w14:textId="77777777" w:rsidR="00420CFA" w:rsidRDefault="00420CFA" w:rsidP="00420CFA">
            <w:pPr>
              <w:pStyle w:val="CopticVersemulti-line"/>
            </w:pPr>
            <w:r>
              <w:t>ⲙ̀ⲫ̀ⲣⲏϯ ϩⲱϥ ⲛ̀Ⲥⲟⲇⲟⲙⲁ:</w:t>
            </w:r>
          </w:p>
          <w:p w14:paraId="257B8315" w14:textId="77777777" w:rsidR="00420CFA" w:rsidRDefault="00420CFA" w:rsidP="00420CFA">
            <w:pPr>
              <w:pStyle w:val="CopticVersemulti-line"/>
            </w:pPr>
            <w:r>
              <w:t>ⲟⲩⲇⲉ ⲟⲛ ⲙ̀ⲡⲉⲣⲧⲁⲕⲟⲓ:</w:t>
            </w:r>
          </w:p>
          <w:p w14:paraId="0E6070C8" w14:textId="77777777" w:rsidR="00420CFA" w:rsidRDefault="00420CFA" w:rsidP="00420CFA">
            <w:pPr>
              <w:pStyle w:val="CopticHangingVerse"/>
            </w:pPr>
            <w:r>
              <w:t>ⲙ̀ⲫ̀ⲣⲏϯ ϩⲱϥ ⲛ̀Ⲅⲟⲙⲟⲣⲣⲁ.</w:t>
            </w:r>
          </w:p>
        </w:tc>
      </w:tr>
      <w:tr w:rsidR="00420CFA" w14:paraId="1296D1AB" w14:textId="77777777" w:rsidTr="00EC2AEB">
        <w:trPr>
          <w:cantSplit/>
          <w:jc w:val="center"/>
        </w:trPr>
        <w:tc>
          <w:tcPr>
            <w:tcW w:w="288" w:type="dxa"/>
          </w:tcPr>
          <w:p w14:paraId="5DEF3A16" w14:textId="77777777" w:rsidR="00420CFA" w:rsidRPr="00FB5ACB" w:rsidRDefault="00420CFA" w:rsidP="00EC2AEB">
            <w:pPr>
              <w:pStyle w:val="CopticCross"/>
            </w:pPr>
          </w:p>
        </w:tc>
        <w:tc>
          <w:tcPr>
            <w:tcW w:w="3960" w:type="dxa"/>
          </w:tcPr>
          <w:p w14:paraId="3D9455F4" w14:textId="77777777" w:rsidR="00420CFA" w:rsidRDefault="00420CFA" w:rsidP="00420CFA">
            <w:pPr>
              <w:pStyle w:val="EngHang"/>
            </w:pPr>
            <w:r>
              <w:t>But rather deal with me, O Lord,</w:t>
            </w:r>
          </w:p>
          <w:p w14:paraId="7EB2440F" w14:textId="77777777" w:rsidR="00420CFA" w:rsidRDefault="00420CFA" w:rsidP="00420CFA">
            <w:pPr>
              <w:pStyle w:val="EngHang"/>
            </w:pPr>
            <w:r>
              <w:t>Like the people of Nineveh.</w:t>
            </w:r>
          </w:p>
          <w:p w14:paraId="17E9EC29" w14:textId="77777777" w:rsidR="00420CFA" w:rsidRDefault="00420CFA" w:rsidP="00420CFA">
            <w:pPr>
              <w:pStyle w:val="EngHang"/>
            </w:pPr>
            <w:r>
              <w:t>They repented</w:t>
            </w:r>
          </w:p>
          <w:p w14:paraId="0415AC5A" w14:textId="77777777" w:rsidR="00420CFA" w:rsidRDefault="00420CFA" w:rsidP="00420CFA">
            <w:pPr>
              <w:pStyle w:val="EngHangEnd"/>
            </w:pPr>
            <w:r>
              <w:t>And You forgave them their sins.</w:t>
            </w:r>
          </w:p>
        </w:tc>
        <w:tc>
          <w:tcPr>
            <w:tcW w:w="288" w:type="dxa"/>
          </w:tcPr>
          <w:p w14:paraId="4E81A8CC" w14:textId="77777777" w:rsidR="00420CFA" w:rsidRDefault="00420CFA" w:rsidP="00EC2AEB"/>
        </w:tc>
        <w:tc>
          <w:tcPr>
            <w:tcW w:w="288" w:type="dxa"/>
          </w:tcPr>
          <w:p w14:paraId="5F358B79" w14:textId="77777777" w:rsidR="00420CFA" w:rsidRPr="00FB5ACB" w:rsidRDefault="00420CFA" w:rsidP="00EC2AEB">
            <w:pPr>
              <w:pStyle w:val="CopticCross"/>
            </w:pPr>
          </w:p>
        </w:tc>
        <w:tc>
          <w:tcPr>
            <w:tcW w:w="3960" w:type="dxa"/>
          </w:tcPr>
          <w:p w14:paraId="24349A58" w14:textId="77777777" w:rsidR="00420CFA" w:rsidRDefault="00420CFA" w:rsidP="00420CFA">
            <w:pPr>
              <w:pStyle w:val="CopticVersemulti-line"/>
            </w:pPr>
            <w:r>
              <w:t>Ⲁⲗⲗⲁ Ⲡⲁⲟ̄ⲥ̄ ⲁⲣⲓⲟⲩⲓ̀ ⲛⲉⲙⲏⲓ:</w:t>
            </w:r>
          </w:p>
          <w:p w14:paraId="1111DF57" w14:textId="77777777" w:rsidR="00420CFA" w:rsidRDefault="00420CFA" w:rsidP="00420CFA">
            <w:pPr>
              <w:pStyle w:val="CopticVersemulti-line"/>
            </w:pPr>
            <w:r>
              <w:t>ⲙ̀ⲫ̀ⲣⲏϯ ⲛ̀ⲛⲓⲣⲉⲙ Ⲛⲓⲛⲉⲩⲏ:</w:t>
            </w:r>
          </w:p>
          <w:p w14:paraId="75B1B703" w14:textId="77777777" w:rsidR="00420CFA" w:rsidRDefault="00420CFA" w:rsidP="00420CFA">
            <w:pPr>
              <w:pStyle w:val="CopticVersemulti-line"/>
            </w:pPr>
            <w:r>
              <w:t>ⲛⲁⲓ ⲉ̀ⲧⲁⲩⲉⲣⲙⲉⲧⲁⲟⲓⲛ:</w:t>
            </w:r>
          </w:p>
          <w:p w14:paraId="3DC6E6F3" w14:textId="77777777" w:rsidR="00420CFA" w:rsidRDefault="00420CFA" w:rsidP="00420CFA">
            <w:pPr>
              <w:pStyle w:val="CopticHangingVerse"/>
            </w:pPr>
            <w:r>
              <w:t>ⲁⲕⲭⲁ ⲛⲟⲩⲛⲟⲃⲓ ⲛⲱⲟⲩ ⲉ̀ⲃⲟⲗ.</w:t>
            </w:r>
          </w:p>
        </w:tc>
      </w:tr>
      <w:tr w:rsidR="00420CFA" w14:paraId="5D319AE1" w14:textId="77777777" w:rsidTr="00EC2AEB">
        <w:trPr>
          <w:cantSplit/>
          <w:jc w:val="center"/>
        </w:trPr>
        <w:tc>
          <w:tcPr>
            <w:tcW w:w="288" w:type="dxa"/>
          </w:tcPr>
          <w:p w14:paraId="3EF65B59" w14:textId="77777777" w:rsidR="00420CFA" w:rsidRPr="00FB5ACB" w:rsidRDefault="00420CFA" w:rsidP="00EC2AEB">
            <w:pPr>
              <w:pStyle w:val="CopticCross"/>
            </w:pPr>
            <w:r w:rsidRPr="00FB5ACB">
              <w:t>¿</w:t>
            </w:r>
          </w:p>
        </w:tc>
        <w:tc>
          <w:tcPr>
            <w:tcW w:w="3960" w:type="dxa"/>
          </w:tcPr>
          <w:p w14:paraId="0C1B3117" w14:textId="77777777" w:rsidR="00420CFA" w:rsidRDefault="00420CFA" w:rsidP="00420CFA">
            <w:pPr>
              <w:pStyle w:val="EngHang"/>
            </w:pPr>
            <w:r>
              <w:t>And may Your mercies</w:t>
            </w:r>
          </w:p>
          <w:p w14:paraId="0A36E4F9" w14:textId="77777777" w:rsidR="00420CFA" w:rsidRDefault="00420CFA" w:rsidP="00420CFA">
            <w:pPr>
              <w:pStyle w:val="EngHang"/>
            </w:pPr>
            <w:r>
              <w:t>Come quickly to me,</w:t>
            </w:r>
          </w:p>
          <w:p w14:paraId="76FADEF9" w14:textId="77777777" w:rsidR="00420CFA" w:rsidRDefault="00420CFA" w:rsidP="00420CFA">
            <w:pPr>
              <w:pStyle w:val="EngHang"/>
            </w:pPr>
            <w:r>
              <w:t>That I may proclaim with all these</w:t>
            </w:r>
          </w:p>
          <w:p w14:paraId="1148F158" w14:textId="77777777" w:rsidR="00420CFA" w:rsidRDefault="00420CFA" w:rsidP="00420CFA">
            <w:pPr>
              <w:pStyle w:val="EngHangEnd"/>
            </w:pPr>
            <w:r>
              <w:t>In an unceasing voice.</w:t>
            </w:r>
          </w:p>
        </w:tc>
        <w:tc>
          <w:tcPr>
            <w:tcW w:w="288" w:type="dxa"/>
          </w:tcPr>
          <w:p w14:paraId="365F6C40" w14:textId="77777777" w:rsidR="00420CFA" w:rsidRDefault="00420CFA" w:rsidP="00EC2AEB"/>
        </w:tc>
        <w:tc>
          <w:tcPr>
            <w:tcW w:w="288" w:type="dxa"/>
          </w:tcPr>
          <w:p w14:paraId="05C89E55" w14:textId="77777777" w:rsidR="00420CFA" w:rsidRPr="00FB5ACB" w:rsidRDefault="00420CFA" w:rsidP="00EC2AEB">
            <w:pPr>
              <w:pStyle w:val="CopticCross"/>
            </w:pPr>
            <w:r w:rsidRPr="00FB5ACB">
              <w:t>¿</w:t>
            </w:r>
          </w:p>
        </w:tc>
        <w:tc>
          <w:tcPr>
            <w:tcW w:w="3960" w:type="dxa"/>
          </w:tcPr>
          <w:p w14:paraId="7C6ED680" w14:textId="77777777" w:rsidR="00420CFA" w:rsidRDefault="00420CFA" w:rsidP="00420CFA">
            <w:pPr>
              <w:pStyle w:val="CopticVersemulti-line"/>
            </w:pPr>
            <w:r>
              <w:t>Ⲁⲗⲗⲁ ⲙⲁⲣⲉ ⲛⲉⲕⲙⲉⲑⲛⲁⲏⲧ:</w:t>
            </w:r>
          </w:p>
          <w:p w14:paraId="4327F279" w14:textId="77777777" w:rsidR="00420CFA" w:rsidRDefault="00420CFA" w:rsidP="00420CFA">
            <w:pPr>
              <w:pStyle w:val="CopticVersemulti-line"/>
            </w:pPr>
            <w:r>
              <w:t>ⲧⲁϩⲟⲓ Ⲡⲁⲟ̄ⲥ̄ ϧⲉⲛ ⲟⲩⲓⲏⲥ:</w:t>
            </w:r>
          </w:p>
          <w:p w14:paraId="6E8DDD1A" w14:textId="77777777" w:rsidR="00420CFA" w:rsidRDefault="00420CFA" w:rsidP="00420CFA">
            <w:pPr>
              <w:pStyle w:val="CopticVersemulti-line"/>
            </w:pPr>
            <w:r>
              <w:t>ⲛ̀ⲧⲁⲱϣ ⲉ̀ⲃⲟⲗ ⲛⲉⲙ ⲡⲁⲓⲗⲁⲟⲥ:</w:t>
            </w:r>
          </w:p>
          <w:p w14:paraId="536823C8" w14:textId="77777777" w:rsidR="00420CFA" w:rsidRDefault="00420CFA" w:rsidP="00420CFA">
            <w:pPr>
              <w:pStyle w:val="CopticHangingVerse"/>
            </w:pPr>
            <w:r>
              <w:t>ϧⲉⲛ ⲟⲩⲥ̀ⲙⲏ ⲛ̀ⲁⲧⲭⲁⲣⲱⲥ.</w:t>
            </w:r>
          </w:p>
        </w:tc>
      </w:tr>
      <w:tr w:rsidR="00420CFA" w14:paraId="2E51F32F" w14:textId="77777777" w:rsidTr="00EC2AEB">
        <w:trPr>
          <w:cantSplit/>
          <w:jc w:val="center"/>
        </w:trPr>
        <w:tc>
          <w:tcPr>
            <w:tcW w:w="288" w:type="dxa"/>
          </w:tcPr>
          <w:p w14:paraId="530F80CE" w14:textId="77777777" w:rsidR="00420CFA" w:rsidRPr="00FB5ACB" w:rsidRDefault="00420CFA" w:rsidP="00EC2AEB">
            <w:pPr>
              <w:pStyle w:val="CopticCross"/>
            </w:pPr>
          </w:p>
        </w:tc>
        <w:tc>
          <w:tcPr>
            <w:tcW w:w="3960" w:type="dxa"/>
          </w:tcPr>
          <w:p w14:paraId="14CD3B3A" w14:textId="77777777" w:rsidR="00420CFA" w:rsidRDefault="00420CFA" w:rsidP="00420CFA">
            <w:pPr>
              <w:pStyle w:val="EngHang"/>
            </w:pPr>
            <w:r>
              <w:t>Therefore, I entreat You,</w:t>
            </w:r>
          </w:p>
          <w:p w14:paraId="2065D220" w14:textId="77777777" w:rsidR="00420CFA" w:rsidRDefault="00420CFA" w:rsidP="00420CFA">
            <w:pPr>
              <w:pStyle w:val="EngHang"/>
            </w:pPr>
            <w:r>
              <w:t>O Lord God, my Saviour,</w:t>
            </w:r>
          </w:p>
          <w:p w14:paraId="7D3AD5FC" w14:textId="77777777" w:rsidR="00420CFA" w:rsidRDefault="00420CFA" w:rsidP="00420CFA">
            <w:pPr>
              <w:pStyle w:val="EngHang"/>
            </w:pPr>
            <w:r>
              <w:t>Judge me not,</w:t>
            </w:r>
          </w:p>
          <w:p w14:paraId="553025DF" w14:textId="77777777" w:rsidR="00420CFA" w:rsidRDefault="00420CFA" w:rsidP="00420CFA">
            <w:pPr>
              <w:pStyle w:val="EngHangEnd"/>
            </w:pPr>
            <w:r>
              <w:t>I with weak and sinful,</w:t>
            </w:r>
          </w:p>
        </w:tc>
        <w:tc>
          <w:tcPr>
            <w:tcW w:w="288" w:type="dxa"/>
          </w:tcPr>
          <w:p w14:paraId="3329C9A2" w14:textId="77777777" w:rsidR="00420CFA" w:rsidRDefault="00420CFA" w:rsidP="00EC2AEB"/>
        </w:tc>
        <w:tc>
          <w:tcPr>
            <w:tcW w:w="288" w:type="dxa"/>
          </w:tcPr>
          <w:p w14:paraId="65291BB9" w14:textId="77777777" w:rsidR="00420CFA" w:rsidRPr="00FB5ACB" w:rsidRDefault="00420CFA" w:rsidP="00EC2AEB">
            <w:pPr>
              <w:pStyle w:val="CopticCross"/>
            </w:pPr>
          </w:p>
        </w:tc>
        <w:tc>
          <w:tcPr>
            <w:tcW w:w="3960" w:type="dxa"/>
          </w:tcPr>
          <w:p w14:paraId="75197A2C" w14:textId="77777777" w:rsidR="00420CFA" w:rsidRDefault="00420CFA" w:rsidP="00420CFA">
            <w:pPr>
              <w:pStyle w:val="CopticVersemulti-line"/>
            </w:pPr>
            <w:r>
              <w:t>Ⲉⲑⲃⲉ ⲫⲁⲓ ϯⲧⲱⲃϩ ⲙ̀ⲙⲟⲕ:</w:t>
            </w:r>
          </w:p>
          <w:p w14:paraId="6D70CE63" w14:textId="77777777" w:rsidR="00420CFA" w:rsidRDefault="00420CFA" w:rsidP="00420CFA">
            <w:pPr>
              <w:pStyle w:val="CopticVersemulti-line"/>
            </w:pPr>
            <w:r>
              <w:t>Ⲡⲟ̄ⲥ̄ Ⲫϯ Ⲡⲁⲥⲱⲧⲏⲣ:</w:t>
            </w:r>
          </w:p>
          <w:p w14:paraId="1BAA9517" w14:textId="77777777" w:rsidR="00420CFA" w:rsidRDefault="00420CFA" w:rsidP="00420CFA">
            <w:pPr>
              <w:pStyle w:val="CopticVersemulti-line"/>
            </w:pPr>
            <w:r>
              <w:t>ⲙ̀ⲡⲉⲣⲓ̀ⲡⲓ ⲛ̀ⲟⲩϩⲁⲡ ⲛⲉⲙⲏⲓ:</w:t>
            </w:r>
          </w:p>
          <w:p w14:paraId="7A266732" w14:textId="77777777" w:rsidR="00420CFA" w:rsidRDefault="00420CFA" w:rsidP="00420CFA">
            <w:pPr>
              <w:pStyle w:val="CopticHangingVerse"/>
            </w:pPr>
            <w:r>
              <w:t>ⲁⲛⲟⲕ ϧⲁ ⲡⲓϫⲱⲃ ⲛ̀ⲣⲉϥⲉⲣⲛⲟⲃⲓ.</w:t>
            </w:r>
          </w:p>
        </w:tc>
      </w:tr>
      <w:tr w:rsidR="00420CFA" w14:paraId="024F6D58" w14:textId="77777777" w:rsidTr="00EC2AEB">
        <w:trPr>
          <w:cantSplit/>
          <w:jc w:val="center"/>
        </w:trPr>
        <w:tc>
          <w:tcPr>
            <w:tcW w:w="288" w:type="dxa"/>
          </w:tcPr>
          <w:p w14:paraId="18EB1C08" w14:textId="77777777" w:rsidR="00420CFA" w:rsidRPr="00FB5ACB" w:rsidRDefault="00420CFA" w:rsidP="00EC2AEB">
            <w:pPr>
              <w:pStyle w:val="CopticCross"/>
            </w:pPr>
            <w:r w:rsidRPr="00FB5ACB">
              <w:t>¿</w:t>
            </w:r>
          </w:p>
        </w:tc>
        <w:tc>
          <w:tcPr>
            <w:tcW w:w="3960" w:type="dxa"/>
          </w:tcPr>
          <w:p w14:paraId="0E9F1D1A" w14:textId="77777777" w:rsidR="00420CFA" w:rsidRDefault="00420CFA" w:rsidP="00420CFA">
            <w:pPr>
              <w:pStyle w:val="EngHang"/>
            </w:pPr>
            <w:r>
              <w:t>But rather absolve and remit</w:t>
            </w:r>
          </w:p>
          <w:p w14:paraId="092C18C9" w14:textId="77777777" w:rsidR="00420CFA" w:rsidRDefault="00420CFA" w:rsidP="00420CFA">
            <w:pPr>
              <w:pStyle w:val="EngHang"/>
            </w:pPr>
            <w:r>
              <w:t>My many iniquities,</w:t>
            </w:r>
          </w:p>
          <w:p w14:paraId="7BBF7C2E" w14:textId="77777777" w:rsidR="00420CFA" w:rsidRDefault="00420CFA" w:rsidP="00420CFA">
            <w:pPr>
              <w:pStyle w:val="EngHang"/>
            </w:pPr>
            <w:r>
              <w:t>As a Good One and a Lover of mankind,</w:t>
            </w:r>
          </w:p>
          <w:p w14:paraId="7C0BF482" w14:textId="77777777" w:rsidR="00420CFA" w:rsidRDefault="00420CFA" w:rsidP="00420CFA">
            <w:pPr>
              <w:pStyle w:val="EngHangEnd"/>
            </w:pPr>
            <w:r>
              <w:t>Have mercy on me according to Your great mercy.</w:t>
            </w:r>
          </w:p>
        </w:tc>
        <w:tc>
          <w:tcPr>
            <w:tcW w:w="288" w:type="dxa"/>
          </w:tcPr>
          <w:p w14:paraId="71B00C8B" w14:textId="77777777" w:rsidR="00420CFA" w:rsidRDefault="00420CFA" w:rsidP="00EC2AEB"/>
        </w:tc>
        <w:tc>
          <w:tcPr>
            <w:tcW w:w="288" w:type="dxa"/>
          </w:tcPr>
          <w:p w14:paraId="09DE314D" w14:textId="77777777" w:rsidR="00420CFA" w:rsidRPr="00FB5ACB" w:rsidRDefault="00420CFA" w:rsidP="00EC2AEB">
            <w:pPr>
              <w:pStyle w:val="CopticCross"/>
            </w:pPr>
            <w:r w:rsidRPr="00FB5ACB">
              <w:t>¿</w:t>
            </w:r>
          </w:p>
        </w:tc>
        <w:tc>
          <w:tcPr>
            <w:tcW w:w="3960" w:type="dxa"/>
          </w:tcPr>
          <w:p w14:paraId="2C1613BE" w14:textId="77777777" w:rsidR="00420CFA" w:rsidRDefault="00420CFA" w:rsidP="00420CFA">
            <w:pPr>
              <w:pStyle w:val="CopticVersemulti-line"/>
            </w:pPr>
            <w:r>
              <w:t>Ⲁⲗⲗⲁ ⲃⲱⲗ ⲉ̀ⲃⲟⲗ ⲭⲱ ⲛⲏⲓ ⲉ̀ⲃⲟⲗ:</w:t>
            </w:r>
          </w:p>
          <w:p w14:paraId="66001F69" w14:textId="77777777" w:rsidR="00420CFA" w:rsidRDefault="00420CFA" w:rsidP="00420CFA">
            <w:pPr>
              <w:pStyle w:val="CopticVersemulti-line"/>
            </w:pPr>
            <w:r>
              <w:t>ⲛ̀ⲛⲁⲡⲁⲣⲁⲡ̀ⲧⲱⲙⲁ ⲉⲧⲟϣ:</w:t>
            </w:r>
          </w:p>
          <w:p w14:paraId="2DC1F29C" w14:textId="77777777" w:rsidR="00420CFA" w:rsidRDefault="00420CFA" w:rsidP="00420CFA">
            <w:pPr>
              <w:pStyle w:val="CopticVersemulti-line"/>
            </w:pPr>
            <w:r>
              <w:t>ϩⲱⲥ ⲁ̀ⲅⲁⲑⲟⲥ ⲟⲩⲟϩ ⲙ̀ⲙⲁⲓⲣⲱⲙⲓ:</w:t>
            </w:r>
          </w:p>
          <w:p w14:paraId="048520FE" w14:textId="77777777" w:rsidR="00420CFA" w:rsidRDefault="00420CFA" w:rsidP="00420CFA">
            <w:pPr>
              <w:pStyle w:val="CopticHangingVerse"/>
            </w:pPr>
            <w:r>
              <w:t>ⲛⲁⲓ ⲛⲁⲛ ⲕⲁⲧⲁ ⲡⲉⲕⲛⲓϣϯ ⲛ̀ⲛⲁⲓ.</w:t>
            </w:r>
          </w:p>
        </w:tc>
      </w:tr>
    </w:tbl>
    <w:p w14:paraId="3C227DDE" w14:textId="77777777" w:rsidR="00420CFA" w:rsidRPr="001E5E16" w:rsidRDefault="00420CFA" w:rsidP="00420CFA">
      <w:pPr>
        <w:pStyle w:val="Heading4"/>
      </w:pPr>
      <w:bookmarkStart w:id="1796" w:name="_Ref434478104"/>
      <w:r>
        <w:t>The Doxology</w:t>
      </w:r>
      <w:r w:rsidR="00E21EA3">
        <w:t xml:space="preserve"> for Weekdays in Great Lent</w:t>
      </w:r>
      <w:bookmarkEnd w:id="179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34E8DD03" w14:textId="77777777" w:rsidTr="00420CFA">
        <w:trPr>
          <w:cantSplit/>
          <w:jc w:val="center"/>
        </w:trPr>
        <w:tc>
          <w:tcPr>
            <w:tcW w:w="288" w:type="dxa"/>
          </w:tcPr>
          <w:p w14:paraId="124390A2" w14:textId="77777777" w:rsidR="00420CFA" w:rsidRDefault="00420CFA" w:rsidP="00420CFA">
            <w:pPr>
              <w:pStyle w:val="CopticCross"/>
            </w:pPr>
          </w:p>
        </w:tc>
        <w:tc>
          <w:tcPr>
            <w:tcW w:w="3960" w:type="dxa"/>
          </w:tcPr>
          <w:p w14:paraId="45105F4F" w14:textId="77777777" w:rsidR="00420CFA" w:rsidRDefault="00420CFA" w:rsidP="00420CFA">
            <w:pPr>
              <w:pStyle w:val="EngHang"/>
            </w:pPr>
            <w:r>
              <w:t>Fasting and prayer are</w:t>
            </w:r>
          </w:p>
          <w:p w14:paraId="202525FA" w14:textId="77777777" w:rsidR="00420CFA" w:rsidRDefault="00420CFA" w:rsidP="00420CFA">
            <w:pPr>
              <w:pStyle w:val="EngHang"/>
            </w:pPr>
            <w:r>
              <w:t>Salvation to our souls,</w:t>
            </w:r>
          </w:p>
          <w:p w14:paraId="4C2EBE36" w14:textId="77777777" w:rsidR="00420CFA" w:rsidRDefault="00420CFA" w:rsidP="00420CFA">
            <w:pPr>
              <w:pStyle w:val="EngHang"/>
            </w:pPr>
            <w:r>
              <w:t>And purity and righteousness</w:t>
            </w:r>
          </w:p>
          <w:p w14:paraId="38440804" w14:textId="77777777" w:rsidR="00420CFA" w:rsidRPr="00B87131" w:rsidRDefault="00420CFA" w:rsidP="00420CFA">
            <w:pPr>
              <w:pStyle w:val="EngHangEnd"/>
            </w:pPr>
            <w:r>
              <w:t>Are what pleases God.</w:t>
            </w:r>
          </w:p>
        </w:tc>
        <w:tc>
          <w:tcPr>
            <w:tcW w:w="288" w:type="dxa"/>
          </w:tcPr>
          <w:p w14:paraId="24F45899" w14:textId="77777777" w:rsidR="00420CFA" w:rsidRDefault="00420CFA" w:rsidP="00420CFA"/>
        </w:tc>
        <w:tc>
          <w:tcPr>
            <w:tcW w:w="288" w:type="dxa"/>
          </w:tcPr>
          <w:p w14:paraId="4CF7A293" w14:textId="77777777" w:rsidR="00420CFA" w:rsidRDefault="00420CFA" w:rsidP="00420CFA">
            <w:pPr>
              <w:pStyle w:val="CopticCross"/>
            </w:pPr>
          </w:p>
        </w:tc>
        <w:tc>
          <w:tcPr>
            <w:tcW w:w="3960" w:type="dxa"/>
          </w:tcPr>
          <w:p w14:paraId="5324B5B2" w14:textId="77777777" w:rsidR="00420CFA" w:rsidRDefault="00420CFA" w:rsidP="00420CFA">
            <w:pPr>
              <w:pStyle w:val="CopticVersemulti-line"/>
            </w:pPr>
            <w:r>
              <w:t>Ϯⲛⲏⲥⲧⲓⲁ̀ ⲛⲉⲙ ⲡⲓϣ̀ⲗⲏⲗ:</w:t>
            </w:r>
          </w:p>
          <w:p w14:paraId="425B54C4" w14:textId="77777777" w:rsidR="00420CFA" w:rsidRDefault="00420CFA" w:rsidP="00420CFA">
            <w:pPr>
              <w:pStyle w:val="CopticVersemulti-line"/>
            </w:pPr>
            <w:r>
              <w:t>ⲛ̀ⲑⲱⲟⲓⲩ ⲡⲉ ⲡ̀ⲥⲱϯ ⲛ̀ⲛⲉⲛⲯⲩⲭⲏ:</w:t>
            </w:r>
          </w:p>
          <w:p w14:paraId="44CFBAA5" w14:textId="77777777" w:rsidR="00420CFA" w:rsidRDefault="00420CFA" w:rsidP="00420CFA">
            <w:pPr>
              <w:pStyle w:val="CopticVersemulti-line"/>
            </w:pPr>
            <w:r>
              <w:t>ⲡⲓⲧⲟⲩⲃⲟ ⲛⲉⲙ ϯⲙⲉⲑⲙⲏⲓ:</w:t>
            </w:r>
          </w:p>
          <w:p w14:paraId="703824CE" w14:textId="77777777" w:rsidR="00420CFA" w:rsidRPr="00C35319" w:rsidRDefault="00420CFA" w:rsidP="00420CFA">
            <w:pPr>
              <w:pStyle w:val="CopticHangingVerse"/>
            </w:pPr>
            <w:r>
              <w:t>ⲛ̀ⲑⲱⲟⲩ ⲡⲉ ϣⲁⲩⲣⲁⲛⲁϥ ⲙ̀Ⲫϯ.</w:t>
            </w:r>
          </w:p>
        </w:tc>
      </w:tr>
      <w:tr w:rsidR="00420CFA" w14:paraId="1141AB89" w14:textId="77777777" w:rsidTr="00420CFA">
        <w:trPr>
          <w:cantSplit/>
          <w:jc w:val="center"/>
        </w:trPr>
        <w:tc>
          <w:tcPr>
            <w:tcW w:w="288" w:type="dxa"/>
          </w:tcPr>
          <w:p w14:paraId="64737E66" w14:textId="77777777" w:rsidR="00420CFA" w:rsidRDefault="00420CFA" w:rsidP="00420CFA">
            <w:pPr>
              <w:pStyle w:val="CopticCross"/>
            </w:pPr>
            <w:r w:rsidRPr="00FB5ACB">
              <w:t>¿</w:t>
            </w:r>
          </w:p>
        </w:tc>
        <w:tc>
          <w:tcPr>
            <w:tcW w:w="3960" w:type="dxa"/>
          </w:tcPr>
          <w:p w14:paraId="3DC505BE" w14:textId="77777777" w:rsidR="00420CFA" w:rsidRDefault="00420CFA" w:rsidP="00420CFA">
            <w:pPr>
              <w:pStyle w:val="EngHang"/>
            </w:pPr>
            <w:r>
              <w:t>Through fasting Moses was</w:t>
            </w:r>
          </w:p>
          <w:p w14:paraId="4A7A1913" w14:textId="77777777" w:rsidR="00420CFA" w:rsidRDefault="00420CFA" w:rsidP="00420CFA">
            <w:pPr>
              <w:pStyle w:val="EngHang"/>
            </w:pPr>
            <w:r>
              <w:t>Lifted up to the mountain,</w:t>
            </w:r>
          </w:p>
          <w:p w14:paraId="4920B994" w14:textId="77777777" w:rsidR="00420CFA" w:rsidRDefault="00420CFA" w:rsidP="00420CFA">
            <w:pPr>
              <w:pStyle w:val="EngHang"/>
            </w:pPr>
            <w:r>
              <w:t>And he brought us the Law</w:t>
            </w:r>
          </w:p>
          <w:p w14:paraId="077C4E24" w14:textId="77777777" w:rsidR="00420CFA" w:rsidRDefault="00420CFA" w:rsidP="00420CFA">
            <w:pPr>
              <w:pStyle w:val="EngHangEnd"/>
            </w:pPr>
            <w:r>
              <w:t>From the Lord God.</w:t>
            </w:r>
          </w:p>
        </w:tc>
        <w:tc>
          <w:tcPr>
            <w:tcW w:w="288" w:type="dxa"/>
          </w:tcPr>
          <w:p w14:paraId="46CE79B8" w14:textId="77777777" w:rsidR="00420CFA" w:rsidRDefault="00420CFA" w:rsidP="00420CFA"/>
        </w:tc>
        <w:tc>
          <w:tcPr>
            <w:tcW w:w="288" w:type="dxa"/>
          </w:tcPr>
          <w:p w14:paraId="7A205BFC" w14:textId="77777777" w:rsidR="00420CFA" w:rsidRDefault="00420CFA" w:rsidP="00420CFA">
            <w:pPr>
              <w:pStyle w:val="CopticCross"/>
            </w:pPr>
            <w:r w:rsidRPr="00FB5ACB">
              <w:t>¿</w:t>
            </w:r>
          </w:p>
        </w:tc>
        <w:tc>
          <w:tcPr>
            <w:tcW w:w="3960" w:type="dxa"/>
          </w:tcPr>
          <w:p w14:paraId="4675D213" w14:textId="77777777" w:rsidR="00420CFA" w:rsidRDefault="00420CFA" w:rsidP="00420CFA">
            <w:pPr>
              <w:pStyle w:val="CopticVersemulti-line"/>
            </w:pPr>
            <w:r>
              <w:t>Ϯⲛⲏⲥⲧⲓⲁ̀ ⲑⲏⲉ̀ⲧⲁⲥⲱ̀ⲗⲓ:</w:t>
            </w:r>
          </w:p>
          <w:p w14:paraId="310902BD" w14:textId="77777777" w:rsidR="00420CFA" w:rsidRDefault="00420CFA" w:rsidP="00420CFA">
            <w:pPr>
              <w:pStyle w:val="CopticVersemulti-line"/>
            </w:pPr>
            <w:r>
              <w:t>ⲙ̀Ⲙⲱⲩ̀ⲥⲏⲥ ϩⲓϫⲉⲛ ⲡⲓⲧⲱⲟⲓⲩ:</w:t>
            </w:r>
          </w:p>
          <w:p w14:paraId="41BACC59" w14:textId="77777777" w:rsidR="00420CFA" w:rsidRDefault="00420CFA" w:rsidP="00420CFA">
            <w:pPr>
              <w:pStyle w:val="CopticVersemulti-line"/>
            </w:pPr>
            <w:r>
              <w:t>ϣⲁⲛ̀ⲧⲉϥϭⲓ ⲙ̀ⲡⲓⲛⲟⲙⲟⲥ ⲛⲁⲛ:</w:t>
            </w:r>
          </w:p>
          <w:p w14:paraId="363E5B4F" w14:textId="77777777" w:rsidR="00420CFA" w:rsidRDefault="00420CFA" w:rsidP="00420CFA">
            <w:pPr>
              <w:pStyle w:val="CopticHangingVerse"/>
            </w:pPr>
            <w:r>
              <w:t>ⲉⲃⲟⲗ ϩⲓⲧⲉⲛ Ⲡⲟ̄ⲥ̄ Ⲫϯ.</w:t>
            </w:r>
          </w:p>
        </w:tc>
      </w:tr>
      <w:tr w:rsidR="00420CFA" w14:paraId="2D129E6A" w14:textId="77777777" w:rsidTr="00420CFA">
        <w:trPr>
          <w:cantSplit/>
          <w:jc w:val="center"/>
        </w:trPr>
        <w:tc>
          <w:tcPr>
            <w:tcW w:w="288" w:type="dxa"/>
          </w:tcPr>
          <w:p w14:paraId="1F5E6556" w14:textId="77777777" w:rsidR="00420CFA" w:rsidRDefault="00420CFA" w:rsidP="00420CFA">
            <w:pPr>
              <w:pStyle w:val="CopticCross"/>
            </w:pPr>
          </w:p>
        </w:tc>
        <w:tc>
          <w:tcPr>
            <w:tcW w:w="3960" w:type="dxa"/>
          </w:tcPr>
          <w:p w14:paraId="0362616C" w14:textId="77777777" w:rsidR="00420CFA" w:rsidRDefault="00420CFA" w:rsidP="00420CFA">
            <w:pPr>
              <w:pStyle w:val="EngHang"/>
            </w:pPr>
            <w:r>
              <w:t>Through fasting Elijah was</w:t>
            </w:r>
          </w:p>
          <w:p w14:paraId="70402327" w14:textId="77777777" w:rsidR="00420CFA" w:rsidRDefault="00420CFA" w:rsidP="00420CFA">
            <w:pPr>
              <w:pStyle w:val="EngHang"/>
            </w:pPr>
            <w:r>
              <w:t>Lifted into heaven,</w:t>
            </w:r>
          </w:p>
          <w:p w14:paraId="679194D7" w14:textId="77777777" w:rsidR="00420CFA" w:rsidRDefault="00420CFA" w:rsidP="00420CFA">
            <w:pPr>
              <w:pStyle w:val="EngHang"/>
            </w:pPr>
            <w:r>
              <w:t>And Daniel too, was saved,</w:t>
            </w:r>
          </w:p>
          <w:p w14:paraId="5707D7BE" w14:textId="77777777" w:rsidR="00420CFA" w:rsidRDefault="00420CFA" w:rsidP="00420CFA">
            <w:pPr>
              <w:pStyle w:val="EngHangEnd"/>
            </w:pPr>
            <w:r>
              <w:t>From the den of the lions.</w:t>
            </w:r>
          </w:p>
        </w:tc>
        <w:tc>
          <w:tcPr>
            <w:tcW w:w="288" w:type="dxa"/>
          </w:tcPr>
          <w:p w14:paraId="62EC737B" w14:textId="77777777" w:rsidR="00420CFA" w:rsidRDefault="00420CFA" w:rsidP="00420CFA"/>
        </w:tc>
        <w:tc>
          <w:tcPr>
            <w:tcW w:w="288" w:type="dxa"/>
          </w:tcPr>
          <w:p w14:paraId="24171F42" w14:textId="77777777" w:rsidR="00420CFA" w:rsidRDefault="00420CFA" w:rsidP="00420CFA">
            <w:pPr>
              <w:pStyle w:val="CopticCross"/>
            </w:pPr>
          </w:p>
        </w:tc>
        <w:tc>
          <w:tcPr>
            <w:tcW w:w="3960" w:type="dxa"/>
          </w:tcPr>
          <w:p w14:paraId="2616FE32" w14:textId="77777777" w:rsidR="00420CFA" w:rsidRDefault="00420CFA" w:rsidP="00420CFA">
            <w:pPr>
              <w:pStyle w:val="CopticVersemulti-line"/>
            </w:pPr>
            <w:r>
              <w:t>Ϯⲛⲏⲥⲧⲓⲁ̀ ⲑⲏⲉ̀ⲧⲁⲥⲱ̀ⲗⲓ:</w:t>
            </w:r>
          </w:p>
          <w:p w14:paraId="5B22881F" w14:textId="77777777" w:rsidR="00420CFA" w:rsidRDefault="00420CFA" w:rsidP="00420CFA">
            <w:pPr>
              <w:pStyle w:val="CopticVersemulti-line"/>
            </w:pPr>
            <w:r>
              <w:t>ⲛ̀Ⲏⲗⲓⲁⲥ ⲉ̀ⲡ̀ϣⲱⲓ ⲉ̀ⲧ̀ⲫⲉ:</w:t>
            </w:r>
          </w:p>
          <w:p w14:paraId="56CD03CC" w14:textId="77777777" w:rsidR="00420CFA" w:rsidRDefault="00420CFA" w:rsidP="00420CFA">
            <w:pPr>
              <w:pStyle w:val="CopticVersemulti-line"/>
            </w:pPr>
            <w:r>
              <w:t>ⲟⲩⲟϩ ⲁⲥⲟϩⲉⲙ ⲛ̀Ⲇⲁⲛⲓⲏⲗ:</w:t>
            </w:r>
          </w:p>
          <w:p w14:paraId="12179097" w14:textId="77777777" w:rsidR="00420CFA" w:rsidRDefault="00420CFA" w:rsidP="00420CFA">
            <w:pPr>
              <w:pStyle w:val="CopticHangingVerse"/>
            </w:pPr>
            <w:r>
              <w:t>ⲉ̀ⲃⲟⲗ ϧⲉⲛ ⲫ̀ⲗⲁⲕⲕⲟⲥ ⲛ̀ⲛⲓⲙⲟⲩⲓ̀.</w:t>
            </w:r>
          </w:p>
        </w:tc>
      </w:tr>
      <w:tr w:rsidR="00420CFA" w14:paraId="5CAF1995" w14:textId="77777777" w:rsidTr="00420CFA">
        <w:trPr>
          <w:cantSplit/>
          <w:jc w:val="center"/>
        </w:trPr>
        <w:tc>
          <w:tcPr>
            <w:tcW w:w="288" w:type="dxa"/>
          </w:tcPr>
          <w:p w14:paraId="3E540CC5" w14:textId="77777777" w:rsidR="00420CFA" w:rsidRDefault="00420CFA" w:rsidP="00420CFA">
            <w:pPr>
              <w:pStyle w:val="CopticCross"/>
            </w:pPr>
            <w:r w:rsidRPr="00FB5ACB">
              <w:t>¿</w:t>
            </w:r>
          </w:p>
        </w:tc>
        <w:tc>
          <w:tcPr>
            <w:tcW w:w="3960" w:type="dxa"/>
          </w:tcPr>
          <w:p w14:paraId="397AA740" w14:textId="77777777" w:rsidR="00420CFA" w:rsidRDefault="00420CFA" w:rsidP="00420CFA">
            <w:pPr>
              <w:pStyle w:val="EngHang"/>
            </w:pPr>
            <w:r>
              <w:t>Our Lord Jesus Christ</w:t>
            </w:r>
          </w:p>
          <w:p w14:paraId="316F193E" w14:textId="77777777" w:rsidR="00420CFA" w:rsidRDefault="00420CFA" w:rsidP="00420CFA">
            <w:pPr>
              <w:pStyle w:val="EngHang"/>
            </w:pPr>
            <w:r>
              <w:t>Has fasted for us,</w:t>
            </w:r>
          </w:p>
          <w:p w14:paraId="0E2834F2" w14:textId="77777777" w:rsidR="00420CFA" w:rsidRDefault="00420CFA" w:rsidP="00420CFA">
            <w:pPr>
              <w:pStyle w:val="EngHang"/>
            </w:pPr>
            <w:r>
              <w:t>Forty days and forty nights,</w:t>
            </w:r>
          </w:p>
          <w:p w14:paraId="3783DE17" w14:textId="77777777" w:rsidR="00420CFA" w:rsidRDefault="00420CFA" w:rsidP="00420CFA">
            <w:pPr>
              <w:pStyle w:val="EngHangEnd"/>
            </w:pPr>
            <w:r>
              <w:t>Even to save us from our sins.</w:t>
            </w:r>
          </w:p>
        </w:tc>
        <w:tc>
          <w:tcPr>
            <w:tcW w:w="288" w:type="dxa"/>
          </w:tcPr>
          <w:p w14:paraId="58EBD858" w14:textId="77777777" w:rsidR="00420CFA" w:rsidRDefault="00420CFA" w:rsidP="00420CFA"/>
        </w:tc>
        <w:tc>
          <w:tcPr>
            <w:tcW w:w="288" w:type="dxa"/>
          </w:tcPr>
          <w:p w14:paraId="6AD78673" w14:textId="77777777" w:rsidR="00420CFA" w:rsidRDefault="00420CFA" w:rsidP="00420CFA">
            <w:pPr>
              <w:pStyle w:val="CopticCross"/>
            </w:pPr>
            <w:r w:rsidRPr="00FB5ACB">
              <w:t>¿</w:t>
            </w:r>
          </w:p>
        </w:tc>
        <w:tc>
          <w:tcPr>
            <w:tcW w:w="3960" w:type="dxa"/>
          </w:tcPr>
          <w:p w14:paraId="694DEBDA" w14:textId="77777777" w:rsidR="00420CFA" w:rsidRDefault="00420CFA" w:rsidP="00420CFA">
            <w:pPr>
              <w:pStyle w:val="CopticVersemulti-line"/>
            </w:pPr>
            <w:r>
              <w:t>ⲀⲠⲉⲛⲟ̄ⲥ̄ Ⲓⲏ̄ⲥ̄ Ⲡⲭ̄ⲥ̄:</w:t>
            </w:r>
          </w:p>
          <w:p w14:paraId="6D5DF09F" w14:textId="77777777" w:rsidR="00420CFA" w:rsidRDefault="00420CFA" w:rsidP="00420CFA">
            <w:pPr>
              <w:pStyle w:val="CopticVersemulti-line"/>
            </w:pPr>
            <w:r>
              <w:t>ⲉⲣⲛⲏⲥⲧⲉⲩⲓⲛ ⲉ̀ϩ̀ⲣⲏⲓ ⲉ̀ϫⲱⲛ:</w:t>
            </w:r>
          </w:p>
          <w:p w14:paraId="47E4E937" w14:textId="77777777" w:rsidR="00420CFA" w:rsidRDefault="00420CFA" w:rsidP="00420CFA">
            <w:pPr>
              <w:pStyle w:val="CopticVersemulti-line"/>
            </w:pPr>
            <w:r>
              <w:t>ⲛ̀ϩ̀ⲙⲉ ⲛ̀ϩ̀ⲟⲟⲩ ⲛⲉⲙ ⲛ̀ϩ̀ⲙⲉ ⲛ̀ⲉ̀ϫⲱⲣϩ:</w:t>
            </w:r>
          </w:p>
          <w:p w14:paraId="33D3BAB9" w14:textId="77777777" w:rsidR="00420CFA" w:rsidRDefault="00420CFA" w:rsidP="00420CFA">
            <w:pPr>
              <w:pStyle w:val="CopticHangingVerse"/>
            </w:pPr>
            <w:r>
              <w:t>ϣⲁ ⲛ̀ⲧⲉϥⲥⲟⲧⲧⲉⲛ ϧⲉⲛ ⲛⲉⲛⲛⲟⲃⲓ.</w:t>
            </w:r>
          </w:p>
        </w:tc>
      </w:tr>
      <w:tr w:rsidR="00420CFA" w14:paraId="6AEB468F" w14:textId="77777777" w:rsidTr="00420CFA">
        <w:trPr>
          <w:cantSplit/>
          <w:jc w:val="center"/>
        </w:trPr>
        <w:tc>
          <w:tcPr>
            <w:tcW w:w="288" w:type="dxa"/>
          </w:tcPr>
          <w:p w14:paraId="447542D1" w14:textId="77777777" w:rsidR="00420CFA" w:rsidRDefault="00420CFA" w:rsidP="00420CFA">
            <w:pPr>
              <w:pStyle w:val="CopticCross"/>
            </w:pPr>
          </w:p>
        </w:tc>
        <w:tc>
          <w:tcPr>
            <w:tcW w:w="3960" w:type="dxa"/>
          </w:tcPr>
          <w:p w14:paraId="61913606" w14:textId="77777777" w:rsidR="00420CFA" w:rsidRDefault="00420CFA" w:rsidP="00420CFA">
            <w:pPr>
              <w:pStyle w:val="EngHang"/>
            </w:pPr>
            <w:r>
              <w:t>And we too, let us fast,</w:t>
            </w:r>
          </w:p>
          <w:p w14:paraId="1AD265D0" w14:textId="77777777" w:rsidR="00420CFA" w:rsidRDefault="00420CFA" w:rsidP="00420CFA">
            <w:pPr>
              <w:pStyle w:val="EngHang"/>
            </w:pPr>
            <w:r>
              <w:t>In purity and righteousness,</w:t>
            </w:r>
          </w:p>
          <w:p w14:paraId="1498AA0B" w14:textId="77777777" w:rsidR="00420CFA" w:rsidRDefault="00420CFA" w:rsidP="00420CFA">
            <w:pPr>
              <w:pStyle w:val="EngHang"/>
            </w:pPr>
            <w:r>
              <w:t>And let us also pray,</w:t>
            </w:r>
          </w:p>
          <w:p w14:paraId="3FC0146E" w14:textId="77777777" w:rsidR="00420CFA" w:rsidRPr="00074078" w:rsidRDefault="00420CFA" w:rsidP="00420CFA">
            <w:pPr>
              <w:pStyle w:val="EngHangEnd"/>
            </w:pPr>
            <w:r>
              <w:t>Proclaiming and saying,</w:t>
            </w:r>
          </w:p>
        </w:tc>
        <w:tc>
          <w:tcPr>
            <w:tcW w:w="288" w:type="dxa"/>
          </w:tcPr>
          <w:p w14:paraId="46DC8EC9" w14:textId="77777777" w:rsidR="00420CFA" w:rsidRDefault="00420CFA" w:rsidP="00420CFA"/>
        </w:tc>
        <w:tc>
          <w:tcPr>
            <w:tcW w:w="288" w:type="dxa"/>
          </w:tcPr>
          <w:p w14:paraId="165E9229" w14:textId="77777777" w:rsidR="00420CFA" w:rsidRDefault="00420CFA" w:rsidP="00420CFA">
            <w:pPr>
              <w:pStyle w:val="CopticCross"/>
            </w:pPr>
          </w:p>
        </w:tc>
        <w:tc>
          <w:tcPr>
            <w:tcW w:w="3960" w:type="dxa"/>
          </w:tcPr>
          <w:p w14:paraId="4519D9E7" w14:textId="77777777" w:rsidR="00420CFA" w:rsidRDefault="00420CFA" w:rsidP="00420CFA">
            <w:pPr>
              <w:pStyle w:val="CopticVersemulti-line"/>
            </w:pPr>
            <w:r>
              <w:t>Ⲁⲛⲟⲛ ϩⲱⲛ ⲙⲁⲣⲉⲛⲉⲣⲛⲏⲥⲧⲉⲩⲓⲛ:</w:t>
            </w:r>
          </w:p>
          <w:p w14:paraId="0BC956CD" w14:textId="77777777" w:rsidR="00420CFA" w:rsidRDefault="00420CFA" w:rsidP="00420CFA">
            <w:pPr>
              <w:pStyle w:val="CopticVersemulti-line"/>
            </w:pPr>
            <w:r>
              <w:t>ϧⲉⲛ ⲟⲩⲧⲟⲩⲃⲟ ⲛⲉⲙ ⲟⲩⲙⲉⲑⲙⲏⲓ:</w:t>
            </w:r>
          </w:p>
          <w:p w14:paraId="4613AED2" w14:textId="77777777" w:rsidR="00420CFA" w:rsidRDefault="00420CFA" w:rsidP="00420CFA">
            <w:pPr>
              <w:pStyle w:val="CopticVersemulti-line"/>
            </w:pPr>
            <w:r>
              <w:t>ⲟⲩⲟϩ ⲛ̀ⲧⲉⲛⲉⲣⲡ̀ⲣⲟⲥⲉⲩⲭⲉⲥⲑⲉ:</w:t>
            </w:r>
          </w:p>
          <w:p w14:paraId="7C26788A" w14:textId="77777777" w:rsidR="00420CFA" w:rsidRDefault="00420CFA" w:rsidP="00420CFA">
            <w:pPr>
              <w:pStyle w:val="CopticHangingVerse"/>
            </w:pPr>
            <w:r>
              <w:t>ⲉⲛⲱϣ ⲉ̀ⲃⲟⲗ ⲉⲛϫⲱ ⲙ̀ⲙⲟⲥ.</w:t>
            </w:r>
          </w:p>
        </w:tc>
      </w:tr>
      <w:tr w:rsidR="00420CFA" w14:paraId="323AF25F" w14:textId="77777777" w:rsidTr="00420CFA">
        <w:trPr>
          <w:cantSplit/>
          <w:jc w:val="center"/>
        </w:trPr>
        <w:tc>
          <w:tcPr>
            <w:tcW w:w="288" w:type="dxa"/>
          </w:tcPr>
          <w:p w14:paraId="5EFEC2AD" w14:textId="77777777" w:rsidR="00420CFA" w:rsidRDefault="00420CFA" w:rsidP="00420CFA">
            <w:pPr>
              <w:pStyle w:val="CopticCross"/>
            </w:pPr>
            <w:r w:rsidRPr="00FB5ACB">
              <w:t>¿</w:t>
            </w:r>
          </w:p>
        </w:tc>
        <w:tc>
          <w:tcPr>
            <w:tcW w:w="3960" w:type="dxa"/>
          </w:tcPr>
          <w:p w14:paraId="6E7F41E2" w14:textId="77777777" w:rsidR="00420CFA" w:rsidRDefault="00420CFA" w:rsidP="00420CFA">
            <w:pPr>
              <w:pStyle w:val="EngHang"/>
            </w:pPr>
            <w:r>
              <w:t>“Our Father in heaven,</w:t>
            </w:r>
          </w:p>
          <w:p w14:paraId="230F6F8B" w14:textId="77777777" w:rsidR="00420CFA" w:rsidRDefault="00420CFA" w:rsidP="00420CFA">
            <w:pPr>
              <w:pStyle w:val="EngHang"/>
            </w:pPr>
            <w:r>
              <w:t>Holy is Your Name.</w:t>
            </w:r>
          </w:p>
          <w:p w14:paraId="2236E577" w14:textId="77777777" w:rsidR="00420CFA" w:rsidRDefault="00420CFA" w:rsidP="00420CFA">
            <w:pPr>
              <w:pStyle w:val="EngHang"/>
            </w:pPr>
            <w:r>
              <w:t>May Your Kingdom come upon us,</w:t>
            </w:r>
          </w:p>
          <w:p w14:paraId="2F0DC206" w14:textId="77777777" w:rsidR="00420CFA" w:rsidRDefault="00420CFA" w:rsidP="00420CFA">
            <w:pPr>
              <w:pStyle w:val="EngHangEnd"/>
            </w:pPr>
            <w:r>
              <w:t xml:space="preserve">For Yours is the gory, forever.” </w:t>
            </w:r>
          </w:p>
        </w:tc>
        <w:tc>
          <w:tcPr>
            <w:tcW w:w="288" w:type="dxa"/>
          </w:tcPr>
          <w:p w14:paraId="3DD93812" w14:textId="77777777" w:rsidR="00420CFA" w:rsidRDefault="00420CFA" w:rsidP="00420CFA"/>
        </w:tc>
        <w:tc>
          <w:tcPr>
            <w:tcW w:w="288" w:type="dxa"/>
          </w:tcPr>
          <w:p w14:paraId="5148E6DA" w14:textId="77777777" w:rsidR="00420CFA" w:rsidRDefault="00420CFA" w:rsidP="00420CFA">
            <w:pPr>
              <w:pStyle w:val="CopticCross"/>
            </w:pPr>
            <w:r w:rsidRPr="00FB5ACB">
              <w:t>¿</w:t>
            </w:r>
          </w:p>
        </w:tc>
        <w:tc>
          <w:tcPr>
            <w:tcW w:w="3960" w:type="dxa"/>
          </w:tcPr>
          <w:p w14:paraId="74CD0AA4" w14:textId="77777777" w:rsidR="00420CFA" w:rsidRDefault="00420CFA" w:rsidP="00420CFA">
            <w:pPr>
              <w:pStyle w:val="CopticVersemulti-line"/>
            </w:pPr>
            <w:r>
              <w:t>Ϫⲉ ⲡⲉⲛⲓⲱⲧ ⲉⲧϧⲉⲛ ⲛⲓⲫⲏⲟⲩⲓ:</w:t>
            </w:r>
          </w:p>
          <w:p w14:paraId="791E206C" w14:textId="77777777" w:rsidR="00420CFA" w:rsidRDefault="00420CFA" w:rsidP="00420CFA">
            <w:pPr>
              <w:pStyle w:val="CopticVersemulti-line"/>
            </w:pPr>
            <w:r>
              <w:t>ⲙⲁⲣⲉϥⲧⲟⲩⲃⲟ ⲛ̀ϫⲉ ⲡⲉⲕⲣⲁⲛ:</w:t>
            </w:r>
          </w:p>
          <w:p w14:paraId="13CED057" w14:textId="77777777" w:rsidR="00420CFA" w:rsidRDefault="00420CFA" w:rsidP="00420CFA">
            <w:pPr>
              <w:pStyle w:val="CopticVersemulti-line"/>
            </w:pPr>
            <w:r>
              <w:t>ⲙⲁⲣⲉⲥⲓ̀ ⲛ̀ϫⲉ ⲧⲉⲕⲙⲉⲧⲟⲩⲣⲟ:</w:t>
            </w:r>
          </w:p>
          <w:p w14:paraId="001B4BE3" w14:textId="77777777" w:rsidR="00420CFA" w:rsidRDefault="00420CFA" w:rsidP="00420CFA">
            <w:pPr>
              <w:pStyle w:val="CopticHangingVerse"/>
            </w:pPr>
            <w:r>
              <w:t xml:space="preserve">ϫⲉ ⲫⲱⲕ ⲡⲉ ⲡⲓⲱ̀ⲟⲩ ϣⲁ </w:t>
            </w:r>
            <w:commentRangeStart w:id="1797"/>
            <w:r>
              <w:t>ⲛⲓⲉ̀ⲛⲉϩ</w:t>
            </w:r>
            <w:commentRangeEnd w:id="1797"/>
            <w:r>
              <w:rPr>
                <w:rStyle w:val="CommentReference"/>
                <w:rFonts w:ascii="Times New Roman" w:hAnsi="Times New Roman" w:cstheme="minorBidi"/>
                <w:noProof w:val="0"/>
              </w:rPr>
              <w:commentReference w:id="1797"/>
            </w:r>
            <w:r>
              <w:t>.</w:t>
            </w:r>
          </w:p>
        </w:tc>
      </w:tr>
    </w:tbl>
    <w:p w14:paraId="1A70F51E" w14:textId="77777777" w:rsidR="00420CFA" w:rsidRPr="001E5E16" w:rsidRDefault="00420CFA" w:rsidP="00420CFA">
      <w:pPr>
        <w:pStyle w:val="Heading4"/>
      </w:pPr>
      <w:bookmarkStart w:id="1798" w:name="_Ref434478128"/>
      <w:r>
        <w:t>A Second Doxology for Weekdays</w:t>
      </w:r>
      <w:r w:rsidR="00E21EA3">
        <w:t xml:space="preserve"> in Great Lent</w:t>
      </w:r>
      <w:bookmarkEnd w:id="179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420CFA" w14:paraId="7D5A16EE" w14:textId="77777777" w:rsidTr="00420CFA">
        <w:trPr>
          <w:cantSplit/>
          <w:jc w:val="center"/>
        </w:trPr>
        <w:tc>
          <w:tcPr>
            <w:tcW w:w="288" w:type="dxa"/>
          </w:tcPr>
          <w:p w14:paraId="7A783026" w14:textId="77777777" w:rsidR="00420CFA" w:rsidRDefault="00420CFA" w:rsidP="00420CFA">
            <w:pPr>
              <w:pStyle w:val="CopticCross"/>
            </w:pPr>
          </w:p>
        </w:tc>
        <w:tc>
          <w:tcPr>
            <w:tcW w:w="3960" w:type="dxa"/>
          </w:tcPr>
          <w:p w14:paraId="6FDC211B" w14:textId="77777777" w:rsidR="00420CFA" w:rsidRDefault="00420CFA" w:rsidP="00420CFA">
            <w:pPr>
              <w:pStyle w:val="EngHang"/>
            </w:pPr>
            <w:r>
              <w:t>Come and behold our Saviour,</w:t>
            </w:r>
          </w:p>
          <w:p w14:paraId="6AEEFA06" w14:textId="77777777" w:rsidR="00420CFA" w:rsidRDefault="00420CFA" w:rsidP="00420CFA">
            <w:pPr>
              <w:pStyle w:val="EngHang"/>
            </w:pPr>
            <w:r>
              <w:t>The Good One, the Lover of mankind.</w:t>
            </w:r>
          </w:p>
          <w:p w14:paraId="6CFAA3B3" w14:textId="77777777" w:rsidR="00420CFA" w:rsidRDefault="00420CFA" w:rsidP="00420CFA">
            <w:pPr>
              <w:pStyle w:val="EngHang"/>
            </w:pPr>
            <w:r>
              <w:t>He performed the work of fasting</w:t>
            </w:r>
          </w:p>
          <w:p w14:paraId="6666FD0A" w14:textId="77777777" w:rsidR="00420CFA" w:rsidRPr="00B87131" w:rsidRDefault="00420CFA" w:rsidP="00420CFA">
            <w:pPr>
              <w:pStyle w:val="EngHangEnd"/>
            </w:pPr>
            <w:r>
              <w:t>With great humility.</w:t>
            </w:r>
          </w:p>
        </w:tc>
        <w:tc>
          <w:tcPr>
            <w:tcW w:w="288" w:type="dxa"/>
          </w:tcPr>
          <w:p w14:paraId="180661F2" w14:textId="77777777" w:rsidR="00420CFA" w:rsidRDefault="00420CFA" w:rsidP="00420CFA"/>
        </w:tc>
        <w:tc>
          <w:tcPr>
            <w:tcW w:w="288" w:type="dxa"/>
          </w:tcPr>
          <w:p w14:paraId="47E83750" w14:textId="77777777" w:rsidR="00420CFA" w:rsidRDefault="00420CFA" w:rsidP="00420CFA">
            <w:pPr>
              <w:pStyle w:val="CopticCross"/>
            </w:pPr>
          </w:p>
        </w:tc>
        <w:tc>
          <w:tcPr>
            <w:tcW w:w="3960" w:type="dxa"/>
          </w:tcPr>
          <w:p w14:paraId="329ECCF5" w14:textId="77777777" w:rsidR="00420CFA" w:rsidRDefault="00420CFA" w:rsidP="00420CFA">
            <w:pPr>
              <w:pStyle w:val="CopticVersemulti-line"/>
            </w:pPr>
            <w:r>
              <w:t>Ⲁⲙⲱⲓⲛⲓ ⲁⲛⲁⲩ ⲉ̀Ⲡⲉⲛⲥⲱⲧⲏⲣ:</w:t>
            </w:r>
          </w:p>
          <w:p w14:paraId="1129A521" w14:textId="77777777" w:rsidR="00420CFA" w:rsidRDefault="00420CFA" w:rsidP="00420CFA">
            <w:pPr>
              <w:pStyle w:val="CopticVersemulti-line"/>
            </w:pPr>
            <w:r>
              <w:t>ⲡⲓⲙⲁⲓⲣⲱⲙⲓ ⲛ̀ⲁ̀ⲅⲁⲑⲟⲥ:</w:t>
            </w:r>
          </w:p>
          <w:p w14:paraId="05B09977" w14:textId="77777777" w:rsidR="00420CFA" w:rsidRDefault="00420CFA" w:rsidP="00420CFA">
            <w:pPr>
              <w:pStyle w:val="CopticVersemulti-line"/>
            </w:pPr>
            <w:r>
              <w:t>ⲁϥⲓ̀ⲣⲓ ⲙ̀ⲡ̀ϩⲱⲃ ⲛ̀ϯⲛⲏⲥⲧⲓⲁ̀:</w:t>
            </w:r>
          </w:p>
          <w:p w14:paraId="62FC1FBA" w14:textId="77777777" w:rsidR="00420CFA" w:rsidRPr="00C35319" w:rsidRDefault="00420CFA" w:rsidP="00420CFA">
            <w:pPr>
              <w:pStyle w:val="CopticHangingVerse"/>
            </w:pPr>
            <w:r>
              <w:t>ⲛⲉⲙ ⲡⲉϥⲛⲓϣϯ ⲛ̀ⲑⲉⲃⲓⲟ.</w:t>
            </w:r>
          </w:p>
        </w:tc>
      </w:tr>
      <w:tr w:rsidR="00420CFA" w14:paraId="7B5C9D11" w14:textId="77777777" w:rsidTr="00420CFA">
        <w:trPr>
          <w:cantSplit/>
          <w:jc w:val="center"/>
        </w:trPr>
        <w:tc>
          <w:tcPr>
            <w:tcW w:w="288" w:type="dxa"/>
          </w:tcPr>
          <w:p w14:paraId="042EAC0A" w14:textId="77777777" w:rsidR="00420CFA" w:rsidRDefault="00420CFA" w:rsidP="00420CFA">
            <w:pPr>
              <w:pStyle w:val="CopticCross"/>
            </w:pPr>
            <w:r w:rsidRPr="00FB5ACB">
              <w:t>¿</w:t>
            </w:r>
          </w:p>
        </w:tc>
        <w:tc>
          <w:tcPr>
            <w:tcW w:w="3960" w:type="dxa"/>
          </w:tcPr>
          <w:p w14:paraId="0D8AAD9D" w14:textId="77777777" w:rsidR="00420CFA" w:rsidRDefault="00420CFA" w:rsidP="00420CFA">
            <w:pPr>
              <w:pStyle w:val="EngHang"/>
            </w:pPr>
            <w:r>
              <w:t>He exercised bodily discipline</w:t>
            </w:r>
          </w:p>
          <w:p w14:paraId="1C33196F" w14:textId="77777777" w:rsidR="00420CFA" w:rsidRDefault="00420CFA" w:rsidP="00420CFA">
            <w:pPr>
              <w:pStyle w:val="EngHang"/>
            </w:pPr>
            <w:r>
              <w:t>On the high mountain.</w:t>
            </w:r>
          </w:p>
          <w:p w14:paraId="6F63700B" w14:textId="77777777" w:rsidR="00420CFA" w:rsidRDefault="00420CFA" w:rsidP="00420CFA">
            <w:pPr>
              <w:pStyle w:val="EngHang"/>
            </w:pPr>
            <w:r>
              <w:t>He taught us the way</w:t>
            </w:r>
          </w:p>
          <w:p w14:paraId="54CE4317" w14:textId="77777777" w:rsidR="00420CFA" w:rsidRDefault="00420CFA" w:rsidP="00420CFA">
            <w:pPr>
              <w:pStyle w:val="EngHangEnd"/>
            </w:pPr>
            <w:r>
              <w:t>That we might walk as He did.</w:t>
            </w:r>
          </w:p>
        </w:tc>
        <w:tc>
          <w:tcPr>
            <w:tcW w:w="288" w:type="dxa"/>
          </w:tcPr>
          <w:p w14:paraId="07F0B52E" w14:textId="77777777" w:rsidR="00420CFA" w:rsidRDefault="00420CFA" w:rsidP="00420CFA"/>
        </w:tc>
        <w:tc>
          <w:tcPr>
            <w:tcW w:w="288" w:type="dxa"/>
          </w:tcPr>
          <w:p w14:paraId="386367CC" w14:textId="77777777" w:rsidR="00420CFA" w:rsidRDefault="00420CFA" w:rsidP="00420CFA">
            <w:pPr>
              <w:pStyle w:val="CopticCross"/>
            </w:pPr>
            <w:r w:rsidRPr="00FB5ACB">
              <w:t>¿</w:t>
            </w:r>
          </w:p>
        </w:tc>
        <w:tc>
          <w:tcPr>
            <w:tcW w:w="3960" w:type="dxa"/>
          </w:tcPr>
          <w:p w14:paraId="5891DEE4" w14:textId="77777777" w:rsidR="00420CFA" w:rsidRDefault="00420CFA" w:rsidP="00420CFA">
            <w:pPr>
              <w:pStyle w:val="CopticVersemulti-line"/>
            </w:pPr>
            <w:r>
              <w:t>Ⲥⲁⲡ̀ϣⲱⲓ ⲛ̀ⲛⲓⲧⲱⲟⲩ ⲉⲧϭⲟⲥⲓ:</w:t>
            </w:r>
          </w:p>
          <w:p w14:paraId="6F20AC3D" w14:textId="77777777" w:rsidR="00420CFA" w:rsidRDefault="00420CFA" w:rsidP="00420CFA">
            <w:pPr>
              <w:pStyle w:val="CopticVersemulti-line"/>
            </w:pPr>
            <w:r>
              <w:t>Ϧⲉⲛ ⲟⲩⲱⲣϥ ⲛ̀ⲥⲁⲣⲕⲓⲕⲟⲛ:</w:t>
            </w:r>
          </w:p>
          <w:p w14:paraId="537C9114" w14:textId="77777777" w:rsidR="00420CFA" w:rsidRDefault="00420CFA" w:rsidP="00420CFA">
            <w:pPr>
              <w:pStyle w:val="CopticVersemulti-line"/>
            </w:pPr>
            <w:r>
              <w:t>ⲁϥⲧⲁⲙⲟⲛ ⲉ̀ⲡⲓⲙⲁⲙ̀ⲙⲟϣⲓ:</w:t>
            </w:r>
          </w:p>
          <w:p w14:paraId="6CD67BE9" w14:textId="77777777" w:rsidR="00420CFA" w:rsidRDefault="00420CFA" w:rsidP="00420CFA">
            <w:pPr>
              <w:pStyle w:val="CopticHangingVerse"/>
            </w:pPr>
            <w:r>
              <w:t>ϩⲓⲛⲁ ⲛ̀ⲧⲉⲛⲛⲟϣⲓ ⲙ̀ⲡⲉϥⲣⲏϯ.</w:t>
            </w:r>
          </w:p>
        </w:tc>
      </w:tr>
      <w:tr w:rsidR="00420CFA" w14:paraId="7230C302" w14:textId="77777777" w:rsidTr="00420CFA">
        <w:trPr>
          <w:cantSplit/>
          <w:jc w:val="center"/>
        </w:trPr>
        <w:tc>
          <w:tcPr>
            <w:tcW w:w="288" w:type="dxa"/>
          </w:tcPr>
          <w:p w14:paraId="2B028618" w14:textId="77777777" w:rsidR="00420CFA" w:rsidRDefault="00420CFA" w:rsidP="00420CFA">
            <w:pPr>
              <w:pStyle w:val="CopticCross"/>
            </w:pPr>
          </w:p>
        </w:tc>
        <w:tc>
          <w:tcPr>
            <w:tcW w:w="3960" w:type="dxa"/>
          </w:tcPr>
          <w:p w14:paraId="1ADF165F" w14:textId="77777777" w:rsidR="00420CFA" w:rsidRDefault="00420CFA" w:rsidP="00420CFA">
            <w:pPr>
              <w:pStyle w:val="EngHang"/>
            </w:pPr>
            <w:r>
              <w:t>He defeated the enemy’s strength,</w:t>
            </w:r>
          </w:p>
          <w:p w14:paraId="7B69F135" w14:textId="77777777" w:rsidR="00420CFA" w:rsidRDefault="00420CFA" w:rsidP="00420CFA">
            <w:pPr>
              <w:pStyle w:val="EngHang"/>
            </w:pPr>
            <w:r>
              <w:t>Snares, and deceptions.</w:t>
            </w:r>
          </w:p>
          <w:p w14:paraId="2A576F06" w14:textId="77777777" w:rsidR="00420CFA" w:rsidRDefault="00420CFA" w:rsidP="00420CFA">
            <w:pPr>
              <w:pStyle w:val="EngHang"/>
            </w:pPr>
            <w:commentRangeStart w:id="1799"/>
            <w:r>
              <w:t xml:space="preserve">He </w:t>
            </w:r>
            <w:r w:rsidR="00253DD3">
              <w:t>humiliated</w:t>
            </w:r>
          </w:p>
          <w:p w14:paraId="774AFAE4" w14:textId="77777777" w:rsidR="00420CFA" w:rsidRDefault="00420CFA" w:rsidP="00420CFA">
            <w:pPr>
              <w:pStyle w:val="EngHangEnd"/>
            </w:pPr>
            <w:r>
              <w:t>The Tempter</w:t>
            </w:r>
            <w:commentRangeEnd w:id="1799"/>
            <w:r>
              <w:rPr>
                <w:rStyle w:val="CommentReference"/>
              </w:rPr>
              <w:commentReference w:id="1799"/>
            </w:r>
            <w:r>
              <w:t>.</w:t>
            </w:r>
          </w:p>
        </w:tc>
        <w:tc>
          <w:tcPr>
            <w:tcW w:w="288" w:type="dxa"/>
          </w:tcPr>
          <w:p w14:paraId="1287E222" w14:textId="77777777" w:rsidR="00420CFA" w:rsidRDefault="00420CFA" w:rsidP="00420CFA"/>
        </w:tc>
        <w:tc>
          <w:tcPr>
            <w:tcW w:w="288" w:type="dxa"/>
          </w:tcPr>
          <w:p w14:paraId="01FAFC03" w14:textId="77777777" w:rsidR="00420CFA" w:rsidRDefault="00420CFA" w:rsidP="00420CFA">
            <w:pPr>
              <w:pStyle w:val="CopticCross"/>
            </w:pPr>
          </w:p>
        </w:tc>
        <w:tc>
          <w:tcPr>
            <w:tcW w:w="3960" w:type="dxa"/>
          </w:tcPr>
          <w:p w14:paraId="14A2A169" w14:textId="77777777" w:rsidR="00420CFA" w:rsidRDefault="00420CFA" w:rsidP="00420CFA">
            <w:pPr>
              <w:pStyle w:val="CopticVersemulti-line"/>
            </w:pPr>
            <w:r>
              <w:t>Ⲁϥⲕⲱⲣϥ ⲛ̀ⲧ̀ϫⲟⲙ ⲛ̀ⲧⲉ ⲡⲓϫⲁϫⲓ:</w:t>
            </w:r>
          </w:p>
          <w:p w14:paraId="3E16F3F7" w14:textId="77777777" w:rsidR="00420CFA" w:rsidRDefault="00420CFA" w:rsidP="00420CFA">
            <w:pPr>
              <w:pStyle w:val="CopticVersemulti-line"/>
            </w:pPr>
            <w:r>
              <w:t>ⲛⲉⲙ ⲛⲉϥⲕⲟⲧⲥ ⲛⲉⲙ ⲙⲉϥⲕⲉⲗⲱⲓϫⲓ:</w:t>
            </w:r>
          </w:p>
          <w:p w14:paraId="119A2BC4" w14:textId="77777777" w:rsidR="00420CFA" w:rsidRDefault="00420CFA" w:rsidP="00420CFA">
            <w:pPr>
              <w:pStyle w:val="CopticVersemulti-line"/>
            </w:pPr>
            <w:r>
              <w:t>ⲟⲩⲟϩ ⲡⲓⲣⲉϥⲉⲣⲡⲓⲣⲁⲍⲓⲛ:</w:t>
            </w:r>
          </w:p>
          <w:p w14:paraId="628DBA4B" w14:textId="77777777" w:rsidR="00420CFA" w:rsidRDefault="00420CFA" w:rsidP="00420CFA">
            <w:pPr>
              <w:pStyle w:val="CopticHangingVerse"/>
            </w:pPr>
            <w:r>
              <w:t>ⲁϥϭⲓϣⲓⲡⲓ ⲙ̀ⲡⲉϥⲙ̀ⲑⲟ.</w:t>
            </w:r>
          </w:p>
        </w:tc>
      </w:tr>
      <w:tr w:rsidR="00420CFA" w14:paraId="7FEC5557" w14:textId="77777777" w:rsidTr="00420CFA">
        <w:trPr>
          <w:cantSplit/>
          <w:jc w:val="center"/>
        </w:trPr>
        <w:tc>
          <w:tcPr>
            <w:tcW w:w="288" w:type="dxa"/>
          </w:tcPr>
          <w:p w14:paraId="53B615EB" w14:textId="77777777" w:rsidR="00420CFA" w:rsidRDefault="00420CFA" w:rsidP="00420CFA">
            <w:pPr>
              <w:pStyle w:val="CopticCross"/>
            </w:pPr>
            <w:r w:rsidRPr="00FB5ACB">
              <w:t>¿</w:t>
            </w:r>
          </w:p>
        </w:tc>
        <w:tc>
          <w:tcPr>
            <w:tcW w:w="3960" w:type="dxa"/>
          </w:tcPr>
          <w:p w14:paraId="0B73AB52" w14:textId="77777777" w:rsidR="00420CFA" w:rsidRDefault="00420CFA" w:rsidP="00420CFA">
            <w:pPr>
              <w:pStyle w:val="EngHang"/>
            </w:pPr>
            <w:r>
              <w:t>His Disciples</w:t>
            </w:r>
          </w:p>
          <w:p w14:paraId="6F801F2F" w14:textId="77777777" w:rsidR="00420CFA" w:rsidRDefault="00420CFA" w:rsidP="00420CFA">
            <w:pPr>
              <w:pStyle w:val="EngHang"/>
            </w:pPr>
            <w:r>
              <w:t>And holy Apostles</w:t>
            </w:r>
          </w:p>
          <w:p w14:paraId="21394955" w14:textId="77777777" w:rsidR="00420CFA" w:rsidRDefault="00420CFA" w:rsidP="00420CFA">
            <w:pPr>
              <w:pStyle w:val="EngHang"/>
            </w:pPr>
            <w:r>
              <w:t>Beheld His victory over</w:t>
            </w:r>
          </w:p>
          <w:p w14:paraId="2DBF1414" w14:textId="77777777" w:rsidR="00420CFA" w:rsidRDefault="00420CFA" w:rsidP="00420CFA">
            <w:pPr>
              <w:pStyle w:val="EngHangEnd"/>
            </w:pPr>
            <w:r>
              <w:t>The snares of the enemy.</w:t>
            </w:r>
          </w:p>
        </w:tc>
        <w:tc>
          <w:tcPr>
            <w:tcW w:w="288" w:type="dxa"/>
          </w:tcPr>
          <w:p w14:paraId="167200B6" w14:textId="77777777" w:rsidR="00420CFA" w:rsidRDefault="00420CFA" w:rsidP="00420CFA"/>
        </w:tc>
        <w:tc>
          <w:tcPr>
            <w:tcW w:w="288" w:type="dxa"/>
          </w:tcPr>
          <w:p w14:paraId="2E91F77F" w14:textId="77777777" w:rsidR="00420CFA" w:rsidRDefault="00420CFA" w:rsidP="00420CFA">
            <w:pPr>
              <w:pStyle w:val="CopticCross"/>
            </w:pPr>
            <w:r w:rsidRPr="00FB5ACB">
              <w:t>¿</w:t>
            </w:r>
          </w:p>
        </w:tc>
        <w:tc>
          <w:tcPr>
            <w:tcW w:w="3960" w:type="dxa"/>
          </w:tcPr>
          <w:p w14:paraId="30D09183" w14:textId="77777777" w:rsidR="00420CFA" w:rsidRDefault="00420CFA" w:rsidP="00420CFA">
            <w:pPr>
              <w:pStyle w:val="CopticVersemulti-line"/>
            </w:pPr>
            <w:r>
              <w:t>Ⲛⲏⲉⲧⲉ ⲛⲟⲩϥ ⲙ̀ⲙⲁⲑⲏⲧⲏⲥ:</w:t>
            </w:r>
          </w:p>
          <w:p w14:paraId="4C6B2847" w14:textId="77777777" w:rsidR="00420CFA" w:rsidRDefault="00420CFA" w:rsidP="00420CFA">
            <w:pPr>
              <w:pStyle w:val="CopticVersemulti-line"/>
            </w:pPr>
            <w:r>
              <w:t>ⲟⲩⲟϩ ⲛ̀ⲁ̀ⲡⲟⲥⲧⲟⲗⲟⲥ ⲉ̄ⲑ̄ⲩ̄:</w:t>
            </w:r>
          </w:p>
          <w:p w14:paraId="45F515E4" w14:textId="77777777" w:rsidR="00420CFA" w:rsidRDefault="00420CFA" w:rsidP="00420CFA">
            <w:pPr>
              <w:pStyle w:val="CopticVersemulti-line"/>
            </w:pPr>
            <w:r>
              <w:t>ⲁⲩⲉⲣⲙⲉⲑⲣⲉ ⲉ̀ⲡⲉϥϭⲣⲟ:</w:t>
            </w:r>
          </w:p>
          <w:p w14:paraId="6655AD75" w14:textId="77777777" w:rsidR="00420CFA" w:rsidRDefault="00420CFA" w:rsidP="00420CFA">
            <w:pPr>
              <w:pStyle w:val="CopticHangingVerse"/>
            </w:pPr>
            <w:r>
              <w:t>ⲉ̀ϫⲉⲛ ⲛⲓⲗⲱⲓϫⲓ ⲛ̀ⲧⲉ ⲡⲓϫⲁϫⲓ.</w:t>
            </w:r>
          </w:p>
        </w:tc>
      </w:tr>
      <w:tr w:rsidR="00420CFA" w14:paraId="3DCCE12E" w14:textId="77777777" w:rsidTr="00420CFA">
        <w:trPr>
          <w:cantSplit/>
          <w:jc w:val="center"/>
        </w:trPr>
        <w:tc>
          <w:tcPr>
            <w:tcW w:w="288" w:type="dxa"/>
          </w:tcPr>
          <w:p w14:paraId="2892E3C4" w14:textId="77777777" w:rsidR="00420CFA" w:rsidRDefault="00420CFA" w:rsidP="00420CFA">
            <w:pPr>
              <w:pStyle w:val="CopticCross"/>
            </w:pPr>
          </w:p>
        </w:tc>
        <w:tc>
          <w:tcPr>
            <w:tcW w:w="3960" w:type="dxa"/>
          </w:tcPr>
          <w:p w14:paraId="2638A51B" w14:textId="77777777" w:rsidR="00420CFA" w:rsidRDefault="00420CFA" w:rsidP="00420CFA">
            <w:pPr>
              <w:pStyle w:val="EngHang"/>
            </w:pPr>
            <w:r>
              <w:t>Great profit</w:t>
            </w:r>
          </w:p>
          <w:p w14:paraId="6622BA8C" w14:textId="77777777" w:rsidR="00420CFA" w:rsidRDefault="00420CFA" w:rsidP="00420CFA">
            <w:pPr>
              <w:pStyle w:val="EngHang"/>
            </w:pPr>
            <w:r>
              <w:t>Is found in fasting.</w:t>
            </w:r>
          </w:p>
          <w:p w14:paraId="5D5B8079" w14:textId="77777777" w:rsidR="00420CFA" w:rsidRDefault="00420CFA" w:rsidP="00420CFA">
            <w:pPr>
              <w:pStyle w:val="EngHang"/>
            </w:pPr>
            <w:r>
              <w:t>It purges sins and covers</w:t>
            </w:r>
          </w:p>
          <w:p w14:paraId="1A5C8637" w14:textId="77777777" w:rsidR="00420CFA" w:rsidRPr="00074078" w:rsidRDefault="00420CFA" w:rsidP="00420CFA">
            <w:pPr>
              <w:pStyle w:val="EngHangEnd"/>
            </w:pPr>
            <w:r>
              <w:t>Those who are defiled.</w:t>
            </w:r>
          </w:p>
        </w:tc>
        <w:tc>
          <w:tcPr>
            <w:tcW w:w="288" w:type="dxa"/>
          </w:tcPr>
          <w:p w14:paraId="6A95A0CD" w14:textId="77777777" w:rsidR="00420CFA" w:rsidRDefault="00420CFA" w:rsidP="00420CFA"/>
        </w:tc>
        <w:tc>
          <w:tcPr>
            <w:tcW w:w="288" w:type="dxa"/>
          </w:tcPr>
          <w:p w14:paraId="0946DADA" w14:textId="77777777" w:rsidR="00420CFA" w:rsidRDefault="00420CFA" w:rsidP="00420CFA">
            <w:pPr>
              <w:pStyle w:val="CopticCross"/>
            </w:pPr>
          </w:p>
        </w:tc>
        <w:tc>
          <w:tcPr>
            <w:tcW w:w="3960" w:type="dxa"/>
          </w:tcPr>
          <w:p w14:paraId="7E4692C4" w14:textId="77777777" w:rsidR="00420CFA" w:rsidRDefault="00420CFA" w:rsidP="00420CFA">
            <w:pPr>
              <w:pStyle w:val="CopticVersemulti-line"/>
            </w:pPr>
            <w:r>
              <w:t>Ⲟⲩⲛⲓϣϯ ⲛ̀ϩⲏⲟⲩ ⲉ̀ⲛⲁϣⲱϥ:</w:t>
            </w:r>
          </w:p>
          <w:p w14:paraId="74796488" w14:textId="77777777" w:rsidR="00420CFA" w:rsidRDefault="00420CFA" w:rsidP="00420CFA">
            <w:pPr>
              <w:pStyle w:val="CopticVersemulti-line"/>
            </w:pPr>
            <w:r>
              <w:t>ϥ̀ϣⲟⲡ ⲉ̀ⲃⲟⲗϧⲉⲛ ϯⲛⲏⲥⲧⲓⲁ̀:</w:t>
            </w:r>
          </w:p>
          <w:p w14:paraId="7012B502" w14:textId="77777777" w:rsidR="00420CFA" w:rsidRDefault="00420CFA" w:rsidP="00420CFA">
            <w:pPr>
              <w:pStyle w:val="CopticVersemulti-line"/>
            </w:pPr>
            <w:r>
              <w:t>ϥ̀ⲛⲁϥⲱϯ ⲛ̀ⲛⲓⲛⲟⲃⲓ:</w:t>
            </w:r>
          </w:p>
          <w:p w14:paraId="18B6F475" w14:textId="77777777" w:rsidR="00420CFA" w:rsidRDefault="00420CFA" w:rsidP="00420CFA">
            <w:pPr>
              <w:pStyle w:val="CopticHangingVerse"/>
            </w:pPr>
            <w:r>
              <w:t>ϥ̀ⲉⲣⲉ̀ⲕⲉⲡⲁⲍⲓⲛ ⲛ̀ⲛⲏⲉⲧϭⲁϧⲉⲙ.</w:t>
            </w:r>
          </w:p>
        </w:tc>
      </w:tr>
      <w:tr w:rsidR="00420CFA" w14:paraId="13E10675" w14:textId="77777777" w:rsidTr="00420CFA">
        <w:trPr>
          <w:cantSplit/>
          <w:jc w:val="center"/>
        </w:trPr>
        <w:tc>
          <w:tcPr>
            <w:tcW w:w="288" w:type="dxa"/>
          </w:tcPr>
          <w:p w14:paraId="77E76FC8" w14:textId="77777777" w:rsidR="00420CFA" w:rsidRDefault="00420CFA" w:rsidP="00420CFA">
            <w:pPr>
              <w:pStyle w:val="CopticCross"/>
            </w:pPr>
            <w:r w:rsidRPr="00FB5ACB">
              <w:t>¿</w:t>
            </w:r>
          </w:p>
        </w:tc>
        <w:tc>
          <w:tcPr>
            <w:tcW w:w="3960" w:type="dxa"/>
          </w:tcPr>
          <w:p w14:paraId="04B85634" w14:textId="77777777" w:rsidR="00420CFA" w:rsidRDefault="00420CFA" w:rsidP="00420CFA">
            <w:pPr>
              <w:pStyle w:val="EngHang"/>
            </w:pPr>
            <w:r>
              <w:t>Set aside laziness</w:t>
            </w:r>
          </w:p>
          <w:p w14:paraId="2ECFB6D3" w14:textId="77777777" w:rsidR="00420CFA" w:rsidRDefault="00420CFA" w:rsidP="00420CFA">
            <w:pPr>
              <w:pStyle w:val="EngHang"/>
            </w:pPr>
            <w:r>
              <w:t>And stand the watch.</w:t>
            </w:r>
          </w:p>
          <w:p w14:paraId="71A57D63" w14:textId="77777777" w:rsidR="00420CFA" w:rsidRDefault="00420CFA" w:rsidP="00420CFA">
            <w:pPr>
              <w:pStyle w:val="EngHang"/>
            </w:pPr>
            <w:r>
              <w:t>Seek after the brethren,</w:t>
            </w:r>
          </w:p>
          <w:p w14:paraId="74C83CC4" w14:textId="77777777" w:rsidR="00420CFA" w:rsidRDefault="00420CFA" w:rsidP="00420CFA">
            <w:pPr>
              <w:pStyle w:val="EngHangEnd"/>
            </w:pPr>
            <w:r>
              <w:t>And run after love.</w:t>
            </w:r>
          </w:p>
        </w:tc>
        <w:tc>
          <w:tcPr>
            <w:tcW w:w="288" w:type="dxa"/>
          </w:tcPr>
          <w:p w14:paraId="40D02A82" w14:textId="77777777" w:rsidR="00420CFA" w:rsidRDefault="00420CFA" w:rsidP="00420CFA"/>
        </w:tc>
        <w:tc>
          <w:tcPr>
            <w:tcW w:w="288" w:type="dxa"/>
          </w:tcPr>
          <w:p w14:paraId="0CFB8815" w14:textId="77777777" w:rsidR="00420CFA" w:rsidRDefault="00420CFA" w:rsidP="00420CFA">
            <w:pPr>
              <w:pStyle w:val="CopticCross"/>
            </w:pPr>
            <w:r w:rsidRPr="00FB5ACB">
              <w:t>¿</w:t>
            </w:r>
          </w:p>
        </w:tc>
        <w:tc>
          <w:tcPr>
            <w:tcW w:w="3960" w:type="dxa"/>
          </w:tcPr>
          <w:p w14:paraId="28A052B7" w14:textId="77777777" w:rsidR="00420CFA" w:rsidRDefault="00420CFA" w:rsidP="00420CFA">
            <w:pPr>
              <w:pStyle w:val="CopticVersemulti-line"/>
            </w:pPr>
            <w:r>
              <w:t>Ⲭⲱ ⲛ̀ϯⲙⲉⲧⲁⲙⲉⲗⲏⲥ:</w:t>
            </w:r>
          </w:p>
          <w:p w14:paraId="2991FC17" w14:textId="77777777" w:rsidR="00420CFA" w:rsidRDefault="00420CFA" w:rsidP="00420CFA">
            <w:pPr>
              <w:pStyle w:val="CopticVersemulti-line"/>
            </w:pPr>
            <w:r>
              <w:t>ⲟⲩⲟϩ ϭⲓ ⲛ̀ϯⲙⲉⲧⲓⲏⲥ:</w:t>
            </w:r>
          </w:p>
          <w:p w14:paraId="6080CE61" w14:textId="77777777" w:rsidR="00420CFA" w:rsidRDefault="00420CFA" w:rsidP="00420CFA">
            <w:pPr>
              <w:pStyle w:val="CopticVersemulti-line"/>
            </w:pPr>
            <w:r>
              <w:t>ⲕⲱϯ ⲛ̀ⲥⲁ ϯⲙⲉⲧⲙⲁⲓⲥⲟⲛ:</w:t>
            </w:r>
          </w:p>
          <w:p w14:paraId="487A38C7" w14:textId="77777777" w:rsidR="00420CFA" w:rsidRDefault="00420CFA" w:rsidP="00420CFA">
            <w:pPr>
              <w:pStyle w:val="CopticHangingVerse"/>
            </w:pPr>
            <w:r>
              <w:t>ⲟⲩⲟϩ ϭⲟϫⲓ ⲛ̀ⲥⲁ ϯⲁ̀ⲅⲁⲡⲏ.</w:t>
            </w:r>
          </w:p>
        </w:tc>
      </w:tr>
      <w:tr w:rsidR="00420CFA" w14:paraId="269EA987" w14:textId="77777777" w:rsidTr="00420CFA">
        <w:trPr>
          <w:cantSplit/>
          <w:jc w:val="center"/>
        </w:trPr>
        <w:tc>
          <w:tcPr>
            <w:tcW w:w="288" w:type="dxa"/>
          </w:tcPr>
          <w:p w14:paraId="3AC17A04" w14:textId="77777777" w:rsidR="00420CFA" w:rsidRDefault="00420CFA" w:rsidP="00420CFA">
            <w:pPr>
              <w:pStyle w:val="CopticCross"/>
            </w:pPr>
          </w:p>
        </w:tc>
        <w:tc>
          <w:tcPr>
            <w:tcW w:w="3960" w:type="dxa"/>
          </w:tcPr>
          <w:p w14:paraId="2B72B82E" w14:textId="77777777" w:rsidR="00420CFA" w:rsidRDefault="00420CFA" w:rsidP="00420CFA">
            <w:pPr>
              <w:pStyle w:val="EngHang"/>
            </w:pPr>
            <w:r>
              <w:t>Humility is perfected,</w:t>
            </w:r>
          </w:p>
          <w:p w14:paraId="6B10968C" w14:textId="77777777" w:rsidR="00420CFA" w:rsidRDefault="00420CFA" w:rsidP="00420CFA">
            <w:pPr>
              <w:pStyle w:val="EngHang"/>
            </w:pPr>
            <w:r>
              <w:t>True piety is achieved,</w:t>
            </w:r>
          </w:p>
          <w:p w14:paraId="766C70E4" w14:textId="77777777" w:rsidR="00420CFA" w:rsidRDefault="00420CFA" w:rsidP="00420CFA">
            <w:pPr>
              <w:pStyle w:val="EngHang"/>
            </w:pPr>
            <w:r>
              <w:t>And the forgiveness of iniquities</w:t>
            </w:r>
          </w:p>
          <w:p w14:paraId="3933DABB" w14:textId="77777777" w:rsidR="00420CFA" w:rsidRDefault="00420CFA" w:rsidP="00420CFA">
            <w:pPr>
              <w:pStyle w:val="EngHangEnd"/>
            </w:pPr>
            <w:r>
              <w:t>Come through fasting.</w:t>
            </w:r>
          </w:p>
        </w:tc>
        <w:tc>
          <w:tcPr>
            <w:tcW w:w="288" w:type="dxa"/>
          </w:tcPr>
          <w:p w14:paraId="155B142C" w14:textId="77777777" w:rsidR="00420CFA" w:rsidRDefault="00420CFA" w:rsidP="00420CFA"/>
        </w:tc>
        <w:tc>
          <w:tcPr>
            <w:tcW w:w="288" w:type="dxa"/>
          </w:tcPr>
          <w:p w14:paraId="6221A676" w14:textId="77777777" w:rsidR="00420CFA" w:rsidRDefault="00420CFA" w:rsidP="00420CFA">
            <w:pPr>
              <w:pStyle w:val="CopticCross"/>
            </w:pPr>
          </w:p>
        </w:tc>
        <w:tc>
          <w:tcPr>
            <w:tcW w:w="3960" w:type="dxa"/>
          </w:tcPr>
          <w:p w14:paraId="3FFBEBD6" w14:textId="77777777" w:rsidR="00420CFA" w:rsidRDefault="00420CFA" w:rsidP="00420CFA">
            <w:pPr>
              <w:pStyle w:val="CopticVersemulti-line"/>
            </w:pPr>
            <w:r>
              <w:t>Ⲡϫⲱⲕ ⲙ̀ⲡⲓⲑⲉⲃⲓⲟ ⲉ̀ⲃⲟⲗ:</w:t>
            </w:r>
          </w:p>
          <w:p w14:paraId="3E934AF5" w14:textId="77777777" w:rsidR="00420CFA" w:rsidRDefault="00420CFA" w:rsidP="00420CFA">
            <w:pPr>
              <w:pStyle w:val="CopticVersemulti-line"/>
            </w:pPr>
            <w:r>
              <w:t>ⲟⲩⲟϩ ϯⲙⲉⲑⲙⲏⲓ ⲛ̀ϯⲙⲉⲧⲉⲩⲥⲉⲃⲏⲥ:</w:t>
            </w:r>
          </w:p>
          <w:p w14:paraId="33AF6728" w14:textId="77777777" w:rsidR="00420CFA" w:rsidRDefault="00420CFA" w:rsidP="00420CFA">
            <w:pPr>
              <w:pStyle w:val="CopticVersemulti-line"/>
            </w:pPr>
            <w:r>
              <w:t>ⲡ̀ⲭⲟ ⲉ̀ⲃⲟⲗ ⲛ̀ⲛⲓⲁ̀ⲛⲟⲙⲓⲁ̀;</w:t>
            </w:r>
          </w:p>
          <w:p w14:paraId="6B152E50" w14:textId="77777777" w:rsidR="00420CFA" w:rsidRDefault="00420CFA" w:rsidP="00420CFA">
            <w:pPr>
              <w:pStyle w:val="CopticHangingVerse"/>
            </w:pPr>
            <w:r>
              <w:t>ⲉ̀ⲃⲟⲗ ϩⲓⲧⲟⲧⲥ ⲛ̀ϯⲛⲏⲥⲧⲓⲁ̀.</w:t>
            </w:r>
          </w:p>
        </w:tc>
      </w:tr>
      <w:tr w:rsidR="00420CFA" w14:paraId="3606425E" w14:textId="77777777" w:rsidTr="00420CFA">
        <w:trPr>
          <w:cantSplit/>
          <w:jc w:val="center"/>
        </w:trPr>
        <w:tc>
          <w:tcPr>
            <w:tcW w:w="288" w:type="dxa"/>
          </w:tcPr>
          <w:p w14:paraId="2FDA5A43" w14:textId="77777777" w:rsidR="00420CFA" w:rsidRDefault="00420CFA" w:rsidP="00420CFA">
            <w:pPr>
              <w:pStyle w:val="CopticCross"/>
            </w:pPr>
            <w:r w:rsidRPr="00FB5ACB">
              <w:t>¿</w:t>
            </w:r>
          </w:p>
        </w:tc>
        <w:tc>
          <w:tcPr>
            <w:tcW w:w="3960" w:type="dxa"/>
          </w:tcPr>
          <w:p w14:paraId="66C59B59" w14:textId="77777777" w:rsidR="00420CFA" w:rsidRDefault="00420CFA" w:rsidP="00420CFA">
            <w:pPr>
              <w:pStyle w:val="EngHang"/>
            </w:pPr>
            <w:r>
              <w:t>Those who keep</w:t>
            </w:r>
          </w:p>
          <w:p w14:paraId="45E58B76" w14:textId="77777777" w:rsidR="00420CFA" w:rsidRDefault="00420CFA" w:rsidP="00420CFA">
            <w:pPr>
              <w:pStyle w:val="EngHang"/>
            </w:pPr>
            <w:r>
              <w:t>Fasting and prayer</w:t>
            </w:r>
          </w:p>
          <w:p w14:paraId="1223F773" w14:textId="77777777" w:rsidR="00420CFA" w:rsidRDefault="00420CFA" w:rsidP="00420CFA">
            <w:pPr>
              <w:pStyle w:val="EngHang"/>
            </w:pPr>
            <w:r>
              <w:t>Have enduring swords</w:t>
            </w:r>
          </w:p>
          <w:p w14:paraId="08D8B87E" w14:textId="77777777" w:rsidR="00420CFA" w:rsidRDefault="00420CFA" w:rsidP="00420CFA">
            <w:pPr>
              <w:pStyle w:val="EngHangEnd"/>
            </w:pPr>
            <w:r>
              <w:t>And weapons in their hands.</w:t>
            </w:r>
          </w:p>
        </w:tc>
        <w:tc>
          <w:tcPr>
            <w:tcW w:w="288" w:type="dxa"/>
          </w:tcPr>
          <w:p w14:paraId="7D2A78B6" w14:textId="77777777" w:rsidR="00420CFA" w:rsidRDefault="00420CFA" w:rsidP="00420CFA"/>
        </w:tc>
        <w:tc>
          <w:tcPr>
            <w:tcW w:w="288" w:type="dxa"/>
          </w:tcPr>
          <w:p w14:paraId="6165CE22" w14:textId="77777777" w:rsidR="00420CFA" w:rsidRDefault="00420CFA" w:rsidP="00420CFA">
            <w:pPr>
              <w:pStyle w:val="CopticCross"/>
            </w:pPr>
            <w:r w:rsidRPr="00FB5ACB">
              <w:t>¿</w:t>
            </w:r>
          </w:p>
        </w:tc>
        <w:tc>
          <w:tcPr>
            <w:tcW w:w="3960" w:type="dxa"/>
          </w:tcPr>
          <w:p w14:paraId="19A1DD79" w14:textId="77777777" w:rsidR="00420CFA" w:rsidRDefault="00420CFA" w:rsidP="00420CFA">
            <w:pPr>
              <w:pStyle w:val="CopticVersemulti-line"/>
            </w:pPr>
            <w:r>
              <w:t>Ⲛⲏⲉⲑⲛⲁⲁⲙⲟⲛⲓ ⲉ̀ⲧⲟⲧⲥ:</w:t>
            </w:r>
          </w:p>
          <w:p w14:paraId="71BA2CBE" w14:textId="77777777" w:rsidR="00420CFA" w:rsidRDefault="00420CFA" w:rsidP="00420CFA">
            <w:pPr>
              <w:pStyle w:val="CopticVersemulti-line"/>
            </w:pPr>
            <w:r>
              <w:t>ⲛ̀ϯⲛⲏⲥⲧⲓⲁ̀ ⲛⲉⲙ ⲡⲓϣ̀ⲗⲏⲗ:</w:t>
            </w:r>
          </w:p>
          <w:p w14:paraId="0E53614C" w14:textId="77777777" w:rsidR="00420CFA" w:rsidRDefault="00420CFA" w:rsidP="00420CFA">
            <w:pPr>
              <w:pStyle w:val="CopticVersemulti-line"/>
            </w:pPr>
            <w:r>
              <w:t>ⲉ̀ⲣⲉ ϩⲁⲛⲥⲏϥⲓ ⲛⲉⲙ ϩⲁⲛϩⲟⲡⲗⲟⲛ:</w:t>
            </w:r>
          </w:p>
          <w:p w14:paraId="2FC86638" w14:textId="77777777" w:rsidR="00420CFA" w:rsidRDefault="00420CFA" w:rsidP="00420CFA">
            <w:pPr>
              <w:pStyle w:val="CopticHangingVerse"/>
            </w:pPr>
            <w:r>
              <w:t>ⲉⲩⲙⲏⲛ ⲉ̀ⲃⲟⲗ ϧⲉⲛ ⲛⲟⲩϫⲓϫ.</w:t>
            </w:r>
          </w:p>
        </w:tc>
      </w:tr>
      <w:tr w:rsidR="00420CFA" w14:paraId="7470C089" w14:textId="77777777" w:rsidTr="00420CFA">
        <w:trPr>
          <w:cantSplit/>
          <w:jc w:val="center"/>
        </w:trPr>
        <w:tc>
          <w:tcPr>
            <w:tcW w:w="288" w:type="dxa"/>
          </w:tcPr>
          <w:p w14:paraId="292CE9B1" w14:textId="77777777" w:rsidR="00420CFA" w:rsidRPr="00FB5ACB" w:rsidRDefault="00420CFA" w:rsidP="00420CFA">
            <w:pPr>
              <w:pStyle w:val="CopticCross"/>
            </w:pPr>
          </w:p>
        </w:tc>
        <w:tc>
          <w:tcPr>
            <w:tcW w:w="3960" w:type="dxa"/>
          </w:tcPr>
          <w:p w14:paraId="3B0DE11A" w14:textId="77777777" w:rsidR="00420CFA" w:rsidRDefault="00420CFA" w:rsidP="00420CFA">
            <w:pPr>
              <w:pStyle w:val="EngHang"/>
            </w:pPr>
            <w:r>
              <w:t>Our Lord Jesus Christ,</w:t>
            </w:r>
          </w:p>
          <w:p w14:paraId="1E8165F5" w14:textId="77777777" w:rsidR="00420CFA" w:rsidRDefault="00420CFA" w:rsidP="00420CFA">
            <w:pPr>
              <w:pStyle w:val="EngHang"/>
            </w:pPr>
            <w:r>
              <w:t>The King of peace,</w:t>
            </w:r>
          </w:p>
          <w:p w14:paraId="653134BB" w14:textId="77777777" w:rsidR="00420CFA" w:rsidRDefault="00420CFA" w:rsidP="00420CFA">
            <w:pPr>
              <w:pStyle w:val="EngHang"/>
            </w:pPr>
            <w:r>
              <w:t>Bless the fast</w:t>
            </w:r>
          </w:p>
          <w:p w14:paraId="2BC0C3C6" w14:textId="77777777" w:rsidR="00420CFA" w:rsidRDefault="00420CFA" w:rsidP="00420CFA">
            <w:pPr>
              <w:pStyle w:val="EngHangEnd"/>
            </w:pPr>
            <w:r>
              <w:t>And those who are keeping it.</w:t>
            </w:r>
          </w:p>
        </w:tc>
        <w:tc>
          <w:tcPr>
            <w:tcW w:w="288" w:type="dxa"/>
          </w:tcPr>
          <w:p w14:paraId="1D23549B" w14:textId="77777777" w:rsidR="00420CFA" w:rsidRDefault="00420CFA" w:rsidP="00420CFA"/>
        </w:tc>
        <w:tc>
          <w:tcPr>
            <w:tcW w:w="288" w:type="dxa"/>
          </w:tcPr>
          <w:p w14:paraId="6F717155" w14:textId="77777777" w:rsidR="00420CFA" w:rsidRPr="00FB5ACB" w:rsidRDefault="00420CFA" w:rsidP="00420CFA">
            <w:pPr>
              <w:pStyle w:val="CopticCross"/>
            </w:pPr>
          </w:p>
        </w:tc>
        <w:tc>
          <w:tcPr>
            <w:tcW w:w="3960" w:type="dxa"/>
          </w:tcPr>
          <w:p w14:paraId="6E15BE77" w14:textId="77777777" w:rsidR="00420CFA" w:rsidRDefault="00420CFA" w:rsidP="00420CFA">
            <w:pPr>
              <w:pStyle w:val="CopticVersemulti-line"/>
            </w:pPr>
            <w:r>
              <w:t>Ⲡⲟⲩⲣⲟ ⲛ̀ⲧⲉ ϯϩⲓⲣⲏⲛⲏ:</w:t>
            </w:r>
          </w:p>
          <w:p w14:paraId="5338CD58" w14:textId="77777777" w:rsidR="00420CFA" w:rsidRDefault="00420CFA" w:rsidP="00420CFA">
            <w:pPr>
              <w:pStyle w:val="CopticVersemulti-line"/>
            </w:pPr>
            <w:r>
              <w:t>Ⲡⲉⲛⲟ̄ⲥ̄ Ⲓⲏ̄ⲥ̄ Ⲡⲭ̄ⲥ̄:</w:t>
            </w:r>
          </w:p>
          <w:p w14:paraId="452A9B62" w14:textId="77777777" w:rsidR="00420CFA" w:rsidRDefault="00420CFA" w:rsidP="00420CFA">
            <w:pPr>
              <w:pStyle w:val="CopticVersemulti-line"/>
            </w:pPr>
            <w:r>
              <w:t>ⲉⲣⲙⲁⲕⲁⲣⲓⲍⲓⲛ ⲛ̀ϯⲛⲏⲥⲧⲓⲁ̀:</w:t>
            </w:r>
          </w:p>
          <w:p w14:paraId="0E97E675" w14:textId="77777777" w:rsidR="00420CFA" w:rsidRDefault="00420CFA" w:rsidP="00420CFA">
            <w:pPr>
              <w:pStyle w:val="CopticHangingVerse"/>
            </w:pPr>
            <w:r>
              <w:t>ⲛⲉⲙ ⲟⲩⲟⲛ ⲛⲓⲃⲉⲛ ⲉ̀ⲧⲁⲩⲓ̀ⲣⲓ ⲙ̀ⲙⲟⲥ.</w:t>
            </w:r>
          </w:p>
        </w:tc>
      </w:tr>
      <w:tr w:rsidR="00420CFA" w14:paraId="41C0EC40" w14:textId="77777777" w:rsidTr="00420CFA">
        <w:trPr>
          <w:cantSplit/>
          <w:jc w:val="center"/>
        </w:trPr>
        <w:tc>
          <w:tcPr>
            <w:tcW w:w="288" w:type="dxa"/>
          </w:tcPr>
          <w:p w14:paraId="24974427" w14:textId="77777777" w:rsidR="00420CFA" w:rsidRPr="00FB5ACB" w:rsidRDefault="00420CFA" w:rsidP="00420CFA">
            <w:pPr>
              <w:pStyle w:val="CopticCross"/>
            </w:pPr>
            <w:r w:rsidRPr="00FB5ACB">
              <w:t>¿</w:t>
            </w:r>
          </w:p>
        </w:tc>
        <w:tc>
          <w:tcPr>
            <w:tcW w:w="3960" w:type="dxa"/>
          </w:tcPr>
          <w:p w14:paraId="5A1E53B9" w14:textId="77777777" w:rsidR="00420CFA" w:rsidRDefault="00420CFA" w:rsidP="00420CFA">
            <w:pPr>
              <w:pStyle w:val="EngHang"/>
            </w:pPr>
            <w:r>
              <w:t>All kinds of evil flee</w:t>
            </w:r>
          </w:p>
          <w:p w14:paraId="587ECBF4" w14:textId="77777777" w:rsidR="00420CFA" w:rsidRDefault="00420CFA" w:rsidP="00420CFA">
            <w:pPr>
              <w:pStyle w:val="EngHang"/>
            </w:pPr>
            <w:r>
              <w:t>And are destroyed</w:t>
            </w:r>
          </w:p>
          <w:p w14:paraId="13633120" w14:textId="77777777" w:rsidR="00420CFA" w:rsidRDefault="00420CFA" w:rsidP="00420CFA">
            <w:pPr>
              <w:pStyle w:val="EngHang"/>
            </w:pPr>
            <w:r>
              <w:t>By prayer and fasting</w:t>
            </w:r>
          </w:p>
          <w:p w14:paraId="5F60582A" w14:textId="77777777" w:rsidR="00420CFA" w:rsidRDefault="00420CFA" w:rsidP="00420CFA">
            <w:pPr>
              <w:pStyle w:val="EngHangEnd"/>
            </w:pPr>
            <w:r>
              <w:t>And supplications.</w:t>
            </w:r>
          </w:p>
        </w:tc>
        <w:tc>
          <w:tcPr>
            <w:tcW w:w="288" w:type="dxa"/>
          </w:tcPr>
          <w:p w14:paraId="0E231E4D" w14:textId="77777777" w:rsidR="00420CFA" w:rsidRDefault="00420CFA" w:rsidP="00420CFA"/>
        </w:tc>
        <w:tc>
          <w:tcPr>
            <w:tcW w:w="288" w:type="dxa"/>
          </w:tcPr>
          <w:p w14:paraId="744E17AF" w14:textId="77777777" w:rsidR="00420CFA" w:rsidRPr="00FB5ACB" w:rsidRDefault="00420CFA" w:rsidP="00420CFA">
            <w:pPr>
              <w:pStyle w:val="CopticCross"/>
            </w:pPr>
            <w:r w:rsidRPr="00FB5ACB">
              <w:t>¿</w:t>
            </w:r>
          </w:p>
        </w:tc>
        <w:tc>
          <w:tcPr>
            <w:tcW w:w="3960" w:type="dxa"/>
          </w:tcPr>
          <w:p w14:paraId="72EF78C0" w14:textId="77777777" w:rsidR="00420CFA" w:rsidRDefault="00420CFA" w:rsidP="00420CFA">
            <w:pPr>
              <w:pStyle w:val="CopticVersemulti-line"/>
            </w:pPr>
            <w:r>
              <w:t>Ⲡⲅⲉⲛⲟⲥ ⲛ̀ⲛⲓⲡⲟⲛⲏⲣⲟⲥ:</w:t>
            </w:r>
          </w:p>
          <w:p w14:paraId="67F85868" w14:textId="77777777" w:rsidR="00420CFA" w:rsidRDefault="00420CFA" w:rsidP="00420CFA">
            <w:pPr>
              <w:pStyle w:val="CopticVersemulti-line"/>
            </w:pPr>
            <w:r>
              <w:t>Ϣⲁⲩⲫⲱⲧ ϣⲁⲩⲧⲁⲕⲟ:</w:t>
            </w:r>
          </w:p>
          <w:p w14:paraId="3D6474F5" w14:textId="77777777" w:rsidR="00420CFA" w:rsidRDefault="00420CFA" w:rsidP="00420CFA">
            <w:pPr>
              <w:pStyle w:val="CopticVersemulti-line"/>
            </w:pPr>
            <w:r>
              <w:t>ⲉ̀ⲃⲟⲗ ϩⲓⲧⲉⲛ ϯⲡ̀ⲣⲟⲥⲉⲩⲭⲏ:</w:t>
            </w:r>
          </w:p>
          <w:p w14:paraId="51E7B96A" w14:textId="77777777" w:rsidR="00420CFA" w:rsidRDefault="00420CFA" w:rsidP="00420CFA">
            <w:pPr>
              <w:pStyle w:val="CopticHangingVerse"/>
            </w:pPr>
            <w:r>
              <w:t>ⲛⲉⲙ ϯⲛⲏⲥⲧⲓⲁ̀ ⲛⲉⲙ ⲛⲓⲧⲱⲃϩ.</w:t>
            </w:r>
          </w:p>
        </w:tc>
      </w:tr>
      <w:tr w:rsidR="00420CFA" w14:paraId="518C326D" w14:textId="77777777" w:rsidTr="00420CFA">
        <w:trPr>
          <w:cantSplit/>
          <w:jc w:val="center"/>
        </w:trPr>
        <w:tc>
          <w:tcPr>
            <w:tcW w:w="288" w:type="dxa"/>
          </w:tcPr>
          <w:p w14:paraId="21343DCD" w14:textId="77777777" w:rsidR="00420CFA" w:rsidRPr="00FB5ACB" w:rsidRDefault="00420CFA" w:rsidP="00420CFA">
            <w:pPr>
              <w:pStyle w:val="CopticCross"/>
            </w:pPr>
          </w:p>
        </w:tc>
        <w:tc>
          <w:tcPr>
            <w:tcW w:w="3960" w:type="dxa"/>
          </w:tcPr>
          <w:p w14:paraId="6C33A02F" w14:textId="77777777" w:rsidR="00420CFA" w:rsidRDefault="00420CFA" w:rsidP="00420CFA">
            <w:pPr>
              <w:pStyle w:val="EngHang"/>
            </w:pPr>
            <w:r>
              <w:t>The martyrs of Christ</w:t>
            </w:r>
          </w:p>
          <w:p w14:paraId="13952C8E" w14:textId="77777777" w:rsidR="00420CFA" w:rsidRDefault="00420CFA" w:rsidP="00420CFA">
            <w:pPr>
              <w:pStyle w:val="EngHang"/>
            </w:pPr>
            <w:r>
              <w:t>Overcame suffering</w:t>
            </w:r>
          </w:p>
          <w:p w14:paraId="5CDAF244" w14:textId="77777777" w:rsidR="00420CFA" w:rsidRDefault="00420CFA" w:rsidP="00420CFA">
            <w:pPr>
              <w:pStyle w:val="EngHang"/>
            </w:pPr>
            <w:r>
              <w:t xml:space="preserve">By fasting and </w:t>
            </w:r>
          </w:p>
          <w:p w14:paraId="568CFAC3" w14:textId="77777777" w:rsidR="00420CFA" w:rsidRDefault="00420CFA" w:rsidP="00420CFA">
            <w:pPr>
              <w:pStyle w:val="EngHangEnd"/>
            </w:pPr>
            <w:r>
              <w:t>The patience that comes with it.</w:t>
            </w:r>
          </w:p>
        </w:tc>
        <w:tc>
          <w:tcPr>
            <w:tcW w:w="288" w:type="dxa"/>
          </w:tcPr>
          <w:p w14:paraId="797CDF6E" w14:textId="77777777" w:rsidR="00420CFA" w:rsidRDefault="00420CFA" w:rsidP="00420CFA"/>
        </w:tc>
        <w:tc>
          <w:tcPr>
            <w:tcW w:w="288" w:type="dxa"/>
          </w:tcPr>
          <w:p w14:paraId="469481EF" w14:textId="77777777" w:rsidR="00420CFA" w:rsidRPr="00FB5ACB" w:rsidRDefault="00420CFA" w:rsidP="00420CFA">
            <w:pPr>
              <w:pStyle w:val="CopticCross"/>
            </w:pPr>
          </w:p>
        </w:tc>
        <w:tc>
          <w:tcPr>
            <w:tcW w:w="3960" w:type="dxa"/>
          </w:tcPr>
          <w:p w14:paraId="4A499B25" w14:textId="77777777" w:rsidR="00420CFA" w:rsidRDefault="00420CFA" w:rsidP="00420CFA">
            <w:pPr>
              <w:pStyle w:val="CopticVersemulti-line"/>
            </w:pPr>
            <w:r>
              <w:t>Ⲛⲓⲙⲁⲣⲧⲩⲣⲟⲥ ⲛ̀ⲧⲉ Ⲡⲭ̄ⲥ̄:</w:t>
            </w:r>
          </w:p>
          <w:p w14:paraId="04D1B4CF" w14:textId="77777777" w:rsidR="00420CFA" w:rsidRDefault="00420CFA" w:rsidP="00420CFA">
            <w:pPr>
              <w:pStyle w:val="CopticVersemulti-line"/>
            </w:pPr>
            <w:r>
              <w:t>ⲁⲩϭⲣⲟ ⲛ̀ⲛⲓⲃⲁⲥⲁⲛⲟⲥ:</w:t>
            </w:r>
          </w:p>
          <w:p w14:paraId="7C121EEB" w14:textId="77777777" w:rsidR="00420CFA" w:rsidRDefault="00420CFA" w:rsidP="00420CFA">
            <w:pPr>
              <w:pStyle w:val="CopticVersemulti-line"/>
            </w:pPr>
            <w:r>
              <w:t>ⲉ̀ⲃⲟⲗ ϩⲓⲧⲟⲧⲥ ⲛ̀ϯⲛⲏⲥⲧⲓⲁ̀:</w:t>
            </w:r>
          </w:p>
          <w:p w14:paraId="5E3926A3" w14:textId="77777777" w:rsidR="00420CFA" w:rsidRDefault="00420CFA" w:rsidP="00420CFA">
            <w:pPr>
              <w:pStyle w:val="CopticHangingVerse"/>
            </w:pPr>
            <w:r>
              <w:t>ⲛⲉⲙ ⲡ̀ϥⲁⲓ ⲛ̀ⲧⲉⲥϩⲩⲡⲟⲙⲟⲛⲏ.</w:t>
            </w:r>
          </w:p>
        </w:tc>
      </w:tr>
      <w:tr w:rsidR="00420CFA" w14:paraId="442F6CB0" w14:textId="77777777" w:rsidTr="00420CFA">
        <w:trPr>
          <w:cantSplit/>
          <w:jc w:val="center"/>
        </w:trPr>
        <w:tc>
          <w:tcPr>
            <w:tcW w:w="288" w:type="dxa"/>
          </w:tcPr>
          <w:p w14:paraId="0A775911" w14:textId="77777777" w:rsidR="00420CFA" w:rsidRPr="00FB5ACB" w:rsidRDefault="00420CFA" w:rsidP="00420CFA">
            <w:pPr>
              <w:pStyle w:val="CopticCross"/>
            </w:pPr>
            <w:r w:rsidRPr="00FB5ACB">
              <w:lastRenderedPageBreak/>
              <w:t>¿</w:t>
            </w:r>
          </w:p>
        </w:tc>
        <w:tc>
          <w:tcPr>
            <w:tcW w:w="3960" w:type="dxa"/>
          </w:tcPr>
          <w:p w14:paraId="1FA09002" w14:textId="77777777" w:rsidR="00420CFA" w:rsidRDefault="00420CFA" w:rsidP="00420CFA">
            <w:pPr>
              <w:pStyle w:val="EngHang"/>
            </w:pPr>
            <w:r>
              <w:t>The wise virgins</w:t>
            </w:r>
          </w:p>
          <w:p w14:paraId="6DC1645B" w14:textId="77777777" w:rsidR="00420CFA" w:rsidRDefault="00420CFA" w:rsidP="00420CFA">
            <w:pPr>
              <w:pStyle w:val="EngHang"/>
            </w:pPr>
            <w:r>
              <w:t>Are clothes with purity,</w:t>
            </w:r>
          </w:p>
          <w:p w14:paraId="2F33E9C6" w14:textId="77777777" w:rsidR="00420CFA" w:rsidRDefault="00420CFA" w:rsidP="00420CFA">
            <w:pPr>
              <w:pStyle w:val="EngHang"/>
            </w:pPr>
            <w:r>
              <w:t>Bearing their lamps, filled with oil</w:t>
            </w:r>
          </w:p>
          <w:p w14:paraId="759C2E5D" w14:textId="77777777" w:rsidR="00420CFA" w:rsidRDefault="00420CFA" w:rsidP="00420CFA">
            <w:pPr>
              <w:pStyle w:val="EngHangEnd"/>
            </w:pPr>
            <w:r>
              <w:t>By fasting and prayer.</w:t>
            </w:r>
          </w:p>
        </w:tc>
        <w:tc>
          <w:tcPr>
            <w:tcW w:w="288" w:type="dxa"/>
          </w:tcPr>
          <w:p w14:paraId="03AB9309" w14:textId="77777777" w:rsidR="00420CFA" w:rsidRDefault="00420CFA" w:rsidP="00420CFA"/>
        </w:tc>
        <w:tc>
          <w:tcPr>
            <w:tcW w:w="288" w:type="dxa"/>
          </w:tcPr>
          <w:p w14:paraId="68346D73" w14:textId="77777777" w:rsidR="00420CFA" w:rsidRPr="00FB5ACB" w:rsidRDefault="00420CFA" w:rsidP="00420CFA">
            <w:pPr>
              <w:pStyle w:val="CopticCross"/>
            </w:pPr>
            <w:r w:rsidRPr="00FB5ACB">
              <w:t>¿</w:t>
            </w:r>
          </w:p>
        </w:tc>
        <w:tc>
          <w:tcPr>
            <w:tcW w:w="3960" w:type="dxa"/>
          </w:tcPr>
          <w:p w14:paraId="3E57C2EC" w14:textId="77777777" w:rsidR="00420CFA" w:rsidRDefault="00420CFA" w:rsidP="00420CFA">
            <w:pPr>
              <w:pStyle w:val="CopticVersemulti-line"/>
            </w:pPr>
            <w:r>
              <w:t>Ⲛⲓⲥⲁⲃⲉⲩ ⲙ̀ⲡⲁⲣⲑⲉⲛⲟⲥ:</w:t>
            </w:r>
          </w:p>
          <w:p w14:paraId="47DDB206" w14:textId="77777777" w:rsidR="00420CFA" w:rsidRDefault="00420CFA" w:rsidP="00420CFA">
            <w:pPr>
              <w:pStyle w:val="CopticVersemulti-line"/>
            </w:pPr>
            <w:r>
              <w:t>ⲛⲏⲉⲧϫⲟⲗϩ ⲙ̀ⲡⲓⲧⲟⲩⲃⲟ:</w:t>
            </w:r>
          </w:p>
          <w:p w14:paraId="1F03654D" w14:textId="77777777" w:rsidR="00420CFA" w:rsidRDefault="00420CFA" w:rsidP="00420CFA">
            <w:pPr>
              <w:pStyle w:val="CopticVersemulti-line"/>
            </w:pPr>
            <w:r>
              <w:t>ⲛⲟⲩⲗⲁⲙⲡⲁⲥ ⲛⲁⲩⲙⲉϩ ⲛ̀ⲛⲉϩ:</w:t>
            </w:r>
          </w:p>
          <w:p w14:paraId="6051FBA2" w14:textId="77777777" w:rsidR="00420CFA" w:rsidRDefault="00420CFA" w:rsidP="00420CFA">
            <w:pPr>
              <w:pStyle w:val="CopticHangingVerse"/>
            </w:pPr>
            <w:r>
              <w:t>ⲉⲑⲃⲉ ⲡⲓϣ̀ⲗⲏⲗ ⲛⲉⲙ ϯⲛⲏⲥⲧⲓⲁ̀.</w:t>
            </w:r>
          </w:p>
        </w:tc>
      </w:tr>
      <w:tr w:rsidR="00420CFA" w14:paraId="202EEB3D" w14:textId="77777777" w:rsidTr="00420CFA">
        <w:trPr>
          <w:cantSplit/>
          <w:jc w:val="center"/>
        </w:trPr>
        <w:tc>
          <w:tcPr>
            <w:tcW w:w="288" w:type="dxa"/>
          </w:tcPr>
          <w:p w14:paraId="6A6978EC" w14:textId="77777777" w:rsidR="00420CFA" w:rsidRPr="00FB5ACB" w:rsidRDefault="00420CFA" w:rsidP="00420CFA">
            <w:pPr>
              <w:pStyle w:val="CopticCross"/>
            </w:pPr>
          </w:p>
        </w:tc>
        <w:tc>
          <w:tcPr>
            <w:tcW w:w="3960" w:type="dxa"/>
          </w:tcPr>
          <w:p w14:paraId="6B50DF88" w14:textId="77777777" w:rsidR="00420CFA" w:rsidRDefault="00420CFA" w:rsidP="00420CFA">
            <w:pPr>
              <w:pStyle w:val="EngHang"/>
            </w:pPr>
            <w:r>
              <w:t>Those who please the Lord God</w:t>
            </w:r>
          </w:p>
          <w:p w14:paraId="189C5088" w14:textId="77777777" w:rsidR="00420CFA" w:rsidRDefault="00420CFA" w:rsidP="00420CFA">
            <w:pPr>
              <w:pStyle w:val="EngHang"/>
            </w:pPr>
            <w:r>
              <w:t>By their good works</w:t>
            </w:r>
          </w:p>
          <w:p w14:paraId="3FCA2914" w14:textId="77777777" w:rsidR="00420CFA" w:rsidRDefault="00420CFA" w:rsidP="00420CFA">
            <w:pPr>
              <w:pStyle w:val="EngHang"/>
            </w:pPr>
            <w:r>
              <w:t>Love the beauty of fasting,</w:t>
            </w:r>
          </w:p>
          <w:p w14:paraId="4996BC88" w14:textId="77777777" w:rsidR="00420CFA" w:rsidRDefault="00420CFA" w:rsidP="00420CFA">
            <w:pPr>
              <w:pStyle w:val="EngHangEnd"/>
            </w:pPr>
            <w:r>
              <w:t>And the patience that comes by it.</w:t>
            </w:r>
          </w:p>
        </w:tc>
        <w:tc>
          <w:tcPr>
            <w:tcW w:w="288" w:type="dxa"/>
          </w:tcPr>
          <w:p w14:paraId="36CB8632" w14:textId="77777777" w:rsidR="00420CFA" w:rsidRDefault="00420CFA" w:rsidP="00420CFA"/>
        </w:tc>
        <w:tc>
          <w:tcPr>
            <w:tcW w:w="288" w:type="dxa"/>
          </w:tcPr>
          <w:p w14:paraId="38E80F5F" w14:textId="77777777" w:rsidR="00420CFA" w:rsidRPr="00FB5ACB" w:rsidRDefault="00420CFA" w:rsidP="00420CFA">
            <w:pPr>
              <w:pStyle w:val="CopticCross"/>
            </w:pPr>
          </w:p>
        </w:tc>
        <w:tc>
          <w:tcPr>
            <w:tcW w:w="3960" w:type="dxa"/>
          </w:tcPr>
          <w:p w14:paraId="39A275DF" w14:textId="77777777" w:rsidR="00420CFA" w:rsidRDefault="00420CFA" w:rsidP="00420CFA">
            <w:pPr>
              <w:pStyle w:val="CopticVersemulti-line"/>
            </w:pPr>
            <w:r>
              <w:t>Ⲛⲏⲉⲧⲁⲩⲣⲁⲛⲁϥ ⲙ̀Ⲡⲟ̄ⲥ̄ Ⲫϯ:</w:t>
            </w:r>
          </w:p>
          <w:p w14:paraId="2890B4FE" w14:textId="77777777" w:rsidR="00420CFA" w:rsidRDefault="00420CFA" w:rsidP="00420CFA">
            <w:pPr>
              <w:pStyle w:val="CopticVersemulti-line"/>
            </w:pPr>
            <w:r>
              <w:t>Ϧⲉⲛ ⲛⲟⲩϩ̀ⲃⲏⲟⲩⲓ̀ ⲉⲑⲛⲁⲛⲉⲩ:</w:t>
            </w:r>
          </w:p>
          <w:p w14:paraId="527C4AF7" w14:textId="77777777" w:rsidR="00420CFA" w:rsidRDefault="00420CFA" w:rsidP="00420CFA">
            <w:pPr>
              <w:pStyle w:val="CopticVersemulti-line"/>
            </w:pPr>
            <w:r>
              <w:t>ⲁⲩⲙⲉⲛⲣⲉ ⲡ̀ⲥⲁⲓ ⲛ̀ϯⲛⲏⲥⲧⲓⲁ̀:</w:t>
            </w:r>
          </w:p>
          <w:p w14:paraId="0554C5A5" w14:textId="77777777" w:rsidR="00420CFA" w:rsidRDefault="00420CFA" w:rsidP="00420CFA">
            <w:pPr>
              <w:pStyle w:val="CopticHangingVerse"/>
            </w:pPr>
            <w:r>
              <w:t xml:space="preserve">ⲛⲉⲙ </w:t>
            </w:r>
            <w:r w:rsidRPr="00420CFA">
              <w:t>ⲡ̀ϥⲁⲓ</w:t>
            </w:r>
            <w:r>
              <w:t xml:space="preserve"> ⲛ̀ⲧⲉⲥϩⲩⲡⲟⲙⲟⲛⲏ.</w:t>
            </w:r>
          </w:p>
        </w:tc>
      </w:tr>
      <w:tr w:rsidR="00420CFA" w14:paraId="7B262A8A" w14:textId="77777777" w:rsidTr="00420CFA">
        <w:trPr>
          <w:cantSplit/>
          <w:jc w:val="center"/>
        </w:trPr>
        <w:tc>
          <w:tcPr>
            <w:tcW w:w="288" w:type="dxa"/>
          </w:tcPr>
          <w:p w14:paraId="430341A7" w14:textId="77777777" w:rsidR="00420CFA" w:rsidRPr="00FB5ACB" w:rsidRDefault="00420CFA" w:rsidP="00420CFA">
            <w:pPr>
              <w:pStyle w:val="CopticCross"/>
            </w:pPr>
            <w:r w:rsidRPr="00FB5ACB">
              <w:t>¿</w:t>
            </w:r>
          </w:p>
        </w:tc>
        <w:tc>
          <w:tcPr>
            <w:tcW w:w="3960" w:type="dxa"/>
          </w:tcPr>
          <w:p w14:paraId="6EFA69E0" w14:textId="77777777" w:rsidR="00420CFA" w:rsidRDefault="00420CFA" w:rsidP="00420CFA">
            <w:pPr>
              <w:pStyle w:val="EngHang"/>
            </w:pPr>
            <w:r>
              <w:t>David proclaimed</w:t>
            </w:r>
          </w:p>
          <w:p w14:paraId="17BC97C9" w14:textId="77777777" w:rsidR="00420CFA" w:rsidRDefault="00420CFA" w:rsidP="00420CFA">
            <w:pPr>
              <w:pStyle w:val="EngHang"/>
            </w:pPr>
            <w:r>
              <w:t>In the holy psalter, saying,</w:t>
            </w:r>
          </w:p>
          <w:p w14:paraId="3917B297" w14:textId="77777777" w:rsidR="00420CFA" w:rsidRDefault="00420CFA" w:rsidP="00420CFA">
            <w:pPr>
              <w:pStyle w:val="EngHang"/>
            </w:pPr>
            <w:r>
              <w:t>“I will adorn my soul</w:t>
            </w:r>
          </w:p>
          <w:p w14:paraId="5D2B2A03" w14:textId="77777777" w:rsidR="00420CFA" w:rsidRDefault="00420CFA" w:rsidP="00420CFA">
            <w:pPr>
              <w:pStyle w:val="EngHangEnd"/>
            </w:pPr>
            <w:r>
              <w:t>Before You with fasting.”</w:t>
            </w:r>
          </w:p>
        </w:tc>
        <w:tc>
          <w:tcPr>
            <w:tcW w:w="288" w:type="dxa"/>
          </w:tcPr>
          <w:p w14:paraId="5BF7A927" w14:textId="77777777" w:rsidR="00420CFA" w:rsidRDefault="00420CFA" w:rsidP="00420CFA"/>
        </w:tc>
        <w:tc>
          <w:tcPr>
            <w:tcW w:w="288" w:type="dxa"/>
          </w:tcPr>
          <w:p w14:paraId="472124DE" w14:textId="77777777" w:rsidR="00420CFA" w:rsidRPr="00FB5ACB" w:rsidRDefault="00420CFA" w:rsidP="00420CFA">
            <w:pPr>
              <w:pStyle w:val="CopticCross"/>
            </w:pPr>
            <w:r w:rsidRPr="00FB5ACB">
              <w:t>¿</w:t>
            </w:r>
          </w:p>
        </w:tc>
        <w:tc>
          <w:tcPr>
            <w:tcW w:w="3960" w:type="dxa"/>
          </w:tcPr>
          <w:p w14:paraId="5D904179" w14:textId="77777777" w:rsidR="00420CFA" w:rsidRDefault="00420CFA" w:rsidP="00420CFA">
            <w:pPr>
              <w:pStyle w:val="CopticVersemulti-line"/>
            </w:pPr>
            <w:r>
              <w:t>Ⲁϥⲱϣ ⲉ̀ⲃⲟⲗ ⲛ̀ϫⲉ Ⲇⲁⲩⲓⲇ:</w:t>
            </w:r>
          </w:p>
          <w:p w14:paraId="022C9D39" w14:textId="77777777" w:rsidR="00420CFA" w:rsidRDefault="00420CFA" w:rsidP="00420CFA">
            <w:pPr>
              <w:pStyle w:val="CopticVersemulti-line"/>
            </w:pPr>
            <w:r>
              <w:t>Ϧⲉⲛ ⲡⲓⲯⲁⲗⲧⲏⲣⲓⲟⲛ ⲉ̄ⲑ̄ⲩ̄:</w:t>
            </w:r>
          </w:p>
          <w:p w14:paraId="04983428" w14:textId="77777777" w:rsidR="00420CFA" w:rsidRDefault="00420CFA" w:rsidP="00420CFA">
            <w:pPr>
              <w:pStyle w:val="CopticVersemulti-line"/>
            </w:pPr>
            <w:r>
              <w:t>ϫⲉ ϯⲛⲁⲕⲟⲗϫ ⲛ̀ⲧⲁⲯⲩⲭⲏ:</w:t>
            </w:r>
          </w:p>
          <w:p w14:paraId="5E158898" w14:textId="77777777" w:rsidR="00420CFA" w:rsidRDefault="00420CFA" w:rsidP="00420CFA">
            <w:pPr>
              <w:pStyle w:val="CopticHangingVerse"/>
            </w:pPr>
            <w:r>
              <w:t>ⲙ̀ⲡⲉⲕⲙ̀ⲑⲟ ϧⲉⲛ ⲟⲩⲛⲏⲥⲧⲓⲁ̀.</w:t>
            </w:r>
          </w:p>
        </w:tc>
      </w:tr>
      <w:tr w:rsidR="00420CFA" w14:paraId="200004D4" w14:textId="77777777" w:rsidTr="00420CFA">
        <w:trPr>
          <w:cantSplit/>
          <w:jc w:val="center"/>
        </w:trPr>
        <w:tc>
          <w:tcPr>
            <w:tcW w:w="288" w:type="dxa"/>
          </w:tcPr>
          <w:p w14:paraId="023AE04E" w14:textId="77777777" w:rsidR="00420CFA" w:rsidRPr="00FB5ACB" w:rsidRDefault="00420CFA" w:rsidP="00420CFA">
            <w:pPr>
              <w:pStyle w:val="CopticCross"/>
            </w:pPr>
          </w:p>
        </w:tc>
        <w:tc>
          <w:tcPr>
            <w:tcW w:w="3960" w:type="dxa"/>
          </w:tcPr>
          <w:p w14:paraId="27BBC0AB" w14:textId="77777777" w:rsidR="00420CFA" w:rsidRDefault="00420CFA" w:rsidP="00420CFA">
            <w:pPr>
              <w:pStyle w:val="EngHang"/>
            </w:pPr>
            <w:r>
              <w:t>The Apostle Paul,</w:t>
            </w:r>
          </w:p>
          <w:p w14:paraId="68DB19AB" w14:textId="77777777" w:rsidR="00420CFA" w:rsidRDefault="00420CFA" w:rsidP="00420CFA">
            <w:pPr>
              <w:pStyle w:val="EngHang"/>
            </w:pPr>
            <w:r>
              <w:t>Spoke sweetly, saying,</w:t>
            </w:r>
          </w:p>
          <w:p w14:paraId="387492C8" w14:textId="77777777" w:rsidR="00420CFA" w:rsidRDefault="00420CFA" w:rsidP="00420CFA">
            <w:pPr>
              <w:pStyle w:val="EngHang"/>
            </w:pPr>
            <w:commentRangeStart w:id="1800"/>
            <w:r>
              <w:t>“Fast in watchfulness</w:t>
            </w:r>
          </w:p>
          <w:p w14:paraId="6B2FDE71" w14:textId="77777777" w:rsidR="00420CFA" w:rsidRDefault="00420CFA" w:rsidP="00420CFA">
            <w:pPr>
              <w:pStyle w:val="EngHangEnd"/>
            </w:pPr>
            <w:r>
              <w:t>By day and by night.”</w:t>
            </w:r>
            <w:commentRangeEnd w:id="1800"/>
            <w:r>
              <w:rPr>
                <w:rStyle w:val="CommentReference"/>
              </w:rPr>
              <w:commentReference w:id="1800"/>
            </w:r>
          </w:p>
        </w:tc>
        <w:tc>
          <w:tcPr>
            <w:tcW w:w="288" w:type="dxa"/>
          </w:tcPr>
          <w:p w14:paraId="26758273" w14:textId="77777777" w:rsidR="00420CFA" w:rsidRDefault="00420CFA" w:rsidP="00420CFA"/>
        </w:tc>
        <w:tc>
          <w:tcPr>
            <w:tcW w:w="288" w:type="dxa"/>
          </w:tcPr>
          <w:p w14:paraId="051A30C0" w14:textId="77777777" w:rsidR="00420CFA" w:rsidRPr="00FB5ACB" w:rsidRDefault="00420CFA" w:rsidP="00420CFA">
            <w:pPr>
              <w:pStyle w:val="CopticCross"/>
            </w:pPr>
          </w:p>
        </w:tc>
        <w:tc>
          <w:tcPr>
            <w:tcW w:w="3960" w:type="dxa"/>
          </w:tcPr>
          <w:p w14:paraId="58CCE75A" w14:textId="77777777" w:rsidR="00420CFA" w:rsidRDefault="00420CFA" w:rsidP="00420CFA">
            <w:pPr>
              <w:pStyle w:val="CopticVersemulti-line"/>
            </w:pPr>
            <w:r>
              <w:t>Ⲡⲁⲩⲗⲟⲥ ⲡⲓⲁ̀ⲡⲟⲥⲧⲟⲗⲟⲥ:</w:t>
            </w:r>
          </w:p>
          <w:p w14:paraId="47D44AFA" w14:textId="77777777" w:rsidR="00420CFA" w:rsidRDefault="00420CFA" w:rsidP="00420CFA">
            <w:pPr>
              <w:pStyle w:val="CopticVersemulti-line"/>
            </w:pPr>
            <w:r>
              <w:t>ⲟⲩⲟϩ ⲫ̀ⲗⲁⲥ ⲙ̀ⲡⲓⲥ̀ⲑⲟⲓⲛⲟⲩϥⲓ:</w:t>
            </w:r>
          </w:p>
          <w:p w14:paraId="364D2626" w14:textId="77777777" w:rsidR="00420CFA" w:rsidRDefault="00420CFA" w:rsidP="00420CFA">
            <w:pPr>
              <w:pStyle w:val="CopticVersemulti-line"/>
            </w:pPr>
            <w:r>
              <w:t>ϫⲉ ϧⲉⲛ ⲟⲩⲛⲏⲥⲧⲓⲁ̀ ⲛⲉⲙ ⲟⲩϣ̀ⲣⲱⲓⲥ:</w:t>
            </w:r>
          </w:p>
          <w:p w14:paraId="48BD44AA" w14:textId="77777777" w:rsidR="00420CFA" w:rsidRDefault="00420CFA" w:rsidP="00420CFA">
            <w:pPr>
              <w:pStyle w:val="CopticHangingVerse"/>
            </w:pPr>
            <w:r>
              <w:t xml:space="preserve">ϧⲉⲛ </w:t>
            </w:r>
            <w:r w:rsidRPr="00420CFA">
              <w:t>ϩⲁⲛⲉ̀ϩⲟⲟⲩ</w:t>
            </w:r>
            <w:r>
              <w:t xml:space="preserve"> ⲛⲉⲙ ϩⲁⲛⲉ̀ϫⲱⲣϩ.</w:t>
            </w:r>
          </w:p>
        </w:tc>
      </w:tr>
      <w:tr w:rsidR="00420CFA" w14:paraId="04042233" w14:textId="77777777" w:rsidTr="00420CFA">
        <w:trPr>
          <w:cantSplit/>
          <w:jc w:val="center"/>
        </w:trPr>
        <w:tc>
          <w:tcPr>
            <w:tcW w:w="288" w:type="dxa"/>
          </w:tcPr>
          <w:p w14:paraId="3BC5EF0A" w14:textId="77777777" w:rsidR="00420CFA" w:rsidRPr="00FB5ACB" w:rsidRDefault="00420CFA" w:rsidP="00420CFA">
            <w:pPr>
              <w:pStyle w:val="CopticCross"/>
            </w:pPr>
            <w:r w:rsidRPr="00FB5ACB">
              <w:t>¿</w:t>
            </w:r>
          </w:p>
        </w:tc>
        <w:tc>
          <w:tcPr>
            <w:tcW w:w="3960" w:type="dxa"/>
          </w:tcPr>
          <w:p w14:paraId="33702B0D" w14:textId="77777777" w:rsidR="00420CFA" w:rsidRDefault="00420CFA" w:rsidP="00420CFA">
            <w:pPr>
              <w:pStyle w:val="EngHang"/>
            </w:pPr>
            <w:r>
              <w:t>Our Father in Heaven,</w:t>
            </w:r>
          </w:p>
          <w:p w14:paraId="71305215" w14:textId="77777777" w:rsidR="00420CFA" w:rsidRDefault="00420CFA" w:rsidP="00420CFA">
            <w:pPr>
              <w:pStyle w:val="EngHang"/>
            </w:pPr>
            <w:r>
              <w:t>Your Name is Holy,</w:t>
            </w:r>
          </w:p>
          <w:p w14:paraId="65C9F0F4" w14:textId="77777777" w:rsidR="00420CFA" w:rsidRDefault="00420CFA" w:rsidP="00420CFA">
            <w:pPr>
              <w:pStyle w:val="EngHang"/>
            </w:pPr>
            <w:r>
              <w:t>May Your Kingdom come,</w:t>
            </w:r>
          </w:p>
          <w:p w14:paraId="0F2DAE44" w14:textId="77777777" w:rsidR="00420CFA" w:rsidRDefault="00420CFA" w:rsidP="00420CFA">
            <w:pPr>
              <w:pStyle w:val="EngHangEnd"/>
            </w:pPr>
            <w:r>
              <w:t>For Yours is the glory, forever.</w:t>
            </w:r>
          </w:p>
        </w:tc>
        <w:tc>
          <w:tcPr>
            <w:tcW w:w="288" w:type="dxa"/>
          </w:tcPr>
          <w:p w14:paraId="66831036" w14:textId="77777777" w:rsidR="00420CFA" w:rsidRDefault="00420CFA" w:rsidP="00420CFA"/>
        </w:tc>
        <w:tc>
          <w:tcPr>
            <w:tcW w:w="288" w:type="dxa"/>
          </w:tcPr>
          <w:p w14:paraId="4D11D995" w14:textId="77777777" w:rsidR="00420CFA" w:rsidRPr="00FB5ACB" w:rsidRDefault="00420CFA" w:rsidP="00420CFA">
            <w:pPr>
              <w:pStyle w:val="CopticCross"/>
            </w:pPr>
            <w:r w:rsidRPr="00FB5ACB">
              <w:t>¿</w:t>
            </w:r>
          </w:p>
        </w:tc>
        <w:tc>
          <w:tcPr>
            <w:tcW w:w="3960" w:type="dxa"/>
          </w:tcPr>
          <w:p w14:paraId="40D50D88" w14:textId="77777777" w:rsidR="00420CFA" w:rsidRDefault="00420CFA" w:rsidP="00420CFA">
            <w:pPr>
              <w:pStyle w:val="CopticVersemulti-line"/>
            </w:pPr>
            <w:r>
              <w:t>Ϫⲉ ⲡⲉⲛⲓⲱⲧ ⲉⲧϧⲉⲛ ⲛⲓⲫⲏⲟⲩⲓ:</w:t>
            </w:r>
          </w:p>
          <w:p w14:paraId="48750388" w14:textId="77777777" w:rsidR="00420CFA" w:rsidRDefault="00420CFA" w:rsidP="00420CFA">
            <w:pPr>
              <w:pStyle w:val="CopticVersemulti-line"/>
            </w:pPr>
            <w:r>
              <w:t>ⲙⲁⲣⲉϥⲧⲟⲩⲃⲟ ⲛ̀ϫⲉ ⲡⲉⲕⲣⲁⲛ:</w:t>
            </w:r>
          </w:p>
          <w:p w14:paraId="4C154C2D" w14:textId="77777777" w:rsidR="00420CFA" w:rsidRDefault="00420CFA" w:rsidP="00420CFA">
            <w:pPr>
              <w:pStyle w:val="CopticVersemulti-line"/>
            </w:pPr>
            <w:r>
              <w:t>ⲙⲁⲣⲉⲥⲓ̀ ⲛ̀ϫⲉ ⲧⲉⲕⲙⲉⲧⲟⲩⲣⲟ:</w:t>
            </w:r>
          </w:p>
          <w:p w14:paraId="68183708" w14:textId="77777777" w:rsidR="00420CFA" w:rsidRDefault="00420CFA" w:rsidP="00420CFA">
            <w:pPr>
              <w:pStyle w:val="CopticHangingVerse"/>
            </w:pPr>
            <w:r>
              <w:t>ϫⲉ ⲫⲱⲕ ⲡⲉ ⲡⲓⲱ̀ⲟⲩ ϣⲁ ⲛⲓⲉ̀ⲛⲉϩ.</w:t>
            </w:r>
          </w:p>
        </w:tc>
      </w:tr>
    </w:tbl>
    <w:p w14:paraId="2DA0AE68" w14:textId="77777777" w:rsidR="00420CFA" w:rsidRPr="001E5E16" w:rsidRDefault="007A72D2" w:rsidP="00420CFA">
      <w:pPr>
        <w:pStyle w:val="Heading4"/>
      </w:pPr>
      <w:bookmarkStart w:id="1801" w:name="_Ref434478147"/>
      <w:r>
        <w:t>A Third</w:t>
      </w:r>
      <w:r w:rsidR="00420CFA">
        <w:t xml:space="preserve"> Doxology</w:t>
      </w:r>
      <w:r>
        <w:t xml:space="preserve"> for Weekdays</w:t>
      </w:r>
      <w:r w:rsidR="00E21EA3">
        <w:t xml:space="preserve"> in Great Lent</w:t>
      </w:r>
      <w:bookmarkEnd w:id="180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56C77E6F" w14:textId="77777777" w:rsidTr="00420CFA">
        <w:trPr>
          <w:cantSplit/>
          <w:jc w:val="center"/>
        </w:trPr>
        <w:tc>
          <w:tcPr>
            <w:tcW w:w="288" w:type="dxa"/>
          </w:tcPr>
          <w:p w14:paraId="084FA83F" w14:textId="77777777" w:rsidR="006A78B4" w:rsidRDefault="006A78B4" w:rsidP="00420CFA">
            <w:pPr>
              <w:pStyle w:val="CopticCross"/>
            </w:pPr>
          </w:p>
        </w:tc>
        <w:tc>
          <w:tcPr>
            <w:tcW w:w="3960" w:type="dxa"/>
          </w:tcPr>
          <w:p w14:paraId="72F631E8" w14:textId="77777777" w:rsidR="006A78B4" w:rsidRDefault="006A78B4" w:rsidP="006A78B4">
            <w:pPr>
              <w:pStyle w:val="EngHang"/>
            </w:pPr>
            <w:r>
              <w:t>I ask You, My Lord Jesus,</w:t>
            </w:r>
          </w:p>
          <w:p w14:paraId="69E573E2" w14:textId="77777777" w:rsidR="006A78B4" w:rsidRDefault="006A78B4" w:rsidP="006A78B4">
            <w:pPr>
              <w:pStyle w:val="EngHang"/>
            </w:pPr>
            <w:r>
              <w:t>The good Lover of Mankind,</w:t>
            </w:r>
          </w:p>
          <w:p w14:paraId="229BA6CE" w14:textId="77777777" w:rsidR="006A78B4" w:rsidRDefault="006A78B4" w:rsidP="006A78B4">
            <w:pPr>
              <w:pStyle w:val="EngHang"/>
            </w:pPr>
            <w:r>
              <w:t>Place me not upon Your left hand</w:t>
            </w:r>
          </w:p>
          <w:p w14:paraId="485AF06C" w14:textId="77777777" w:rsidR="006A78B4" w:rsidRPr="00B87131" w:rsidRDefault="006A78B4" w:rsidP="006A78B4">
            <w:pPr>
              <w:pStyle w:val="EngHangEnd"/>
            </w:pPr>
            <w:r>
              <w:t>Among the goats, the sinners.</w:t>
            </w:r>
          </w:p>
        </w:tc>
        <w:tc>
          <w:tcPr>
            <w:tcW w:w="288" w:type="dxa"/>
          </w:tcPr>
          <w:p w14:paraId="63C632ED" w14:textId="77777777" w:rsidR="006A78B4" w:rsidRDefault="006A78B4" w:rsidP="00420CFA"/>
        </w:tc>
        <w:tc>
          <w:tcPr>
            <w:tcW w:w="288" w:type="dxa"/>
          </w:tcPr>
          <w:p w14:paraId="459CAA2E" w14:textId="77777777" w:rsidR="006A78B4" w:rsidRDefault="006A78B4" w:rsidP="00420CFA">
            <w:pPr>
              <w:pStyle w:val="CopticCross"/>
            </w:pPr>
          </w:p>
        </w:tc>
        <w:tc>
          <w:tcPr>
            <w:tcW w:w="3960" w:type="dxa"/>
          </w:tcPr>
          <w:p w14:paraId="263978C2" w14:textId="77777777" w:rsidR="006A78B4" w:rsidRDefault="006A78B4" w:rsidP="006A78B4">
            <w:pPr>
              <w:pStyle w:val="CopticVersemulti-line"/>
            </w:pPr>
            <w:r>
              <w:t>Ⲡⲓⲙⲁⲓⲣⲱⲙⲓ ⲛ̀ⲁⲅⲁⲑⲟⲥ:</w:t>
            </w:r>
          </w:p>
          <w:p w14:paraId="05DA8059" w14:textId="77777777" w:rsidR="006A78B4" w:rsidRDefault="006A78B4" w:rsidP="006A78B4">
            <w:pPr>
              <w:pStyle w:val="CopticVersemulti-line"/>
            </w:pPr>
            <w:r>
              <w:t>Ⲡⲁⲟ̄ⲥ̄ Ⲓⲏ̄ⲥ̄ Ⲡⲭ̄ⲥ̄ ϯϯϩⲟ ⲉ̀ⲣⲟⲕ:</w:t>
            </w:r>
          </w:p>
          <w:p w14:paraId="2A7A8FF4" w14:textId="77777777" w:rsidR="006A78B4" w:rsidRDefault="006A78B4" w:rsidP="006A78B4">
            <w:pPr>
              <w:pStyle w:val="CopticVersemulti-line"/>
            </w:pPr>
            <w:r>
              <w:t>ⲙ̀ⲡⲉⲣϩⲓⲧ ⲥⲁϫⲁϭⲏ ⲙ̀ⲙⲟⲕ:</w:t>
            </w:r>
          </w:p>
          <w:p w14:paraId="3AF15144" w14:textId="77777777" w:rsidR="006A78B4" w:rsidRPr="00C35319" w:rsidRDefault="006A78B4" w:rsidP="006A78B4">
            <w:pPr>
              <w:pStyle w:val="CopticHangingVerse"/>
            </w:pPr>
            <w:r>
              <w:t>ⲛⲉⲙ ⲛⲓⲃⲁⲉⲙⲡⲓ ⲛ̀ⲡⲉϥⲉⲣⲛⲟⲃⲓ.</w:t>
            </w:r>
          </w:p>
        </w:tc>
      </w:tr>
      <w:tr w:rsidR="006A78B4" w14:paraId="7971751A" w14:textId="77777777" w:rsidTr="00420CFA">
        <w:trPr>
          <w:cantSplit/>
          <w:jc w:val="center"/>
        </w:trPr>
        <w:tc>
          <w:tcPr>
            <w:tcW w:w="288" w:type="dxa"/>
          </w:tcPr>
          <w:p w14:paraId="3E4A5545" w14:textId="77777777" w:rsidR="006A78B4" w:rsidRDefault="006A78B4" w:rsidP="00420CFA">
            <w:pPr>
              <w:pStyle w:val="CopticCross"/>
            </w:pPr>
            <w:r w:rsidRPr="00FB5ACB">
              <w:lastRenderedPageBreak/>
              <w:t>¿</w:t>
            </w:r>
          </w:p>
        </w:tc>
        <w:tc>
          <w:tcPr>
            <w:tcW w:w="3960" w:type="dxa"/>
          </w:tcPr>
          <w:p w14:paraId="44B615F4" w14:textId="77777777" w:rsidR="006A78B4" w:rsidRDefault="006A78B4" w:rsidP="006A78B4">
            <w:pPr>
              <w:pStyle w:val="EngHang"/>
            </w:pPr>
            <w:r>
              <w:t>And let me not hear,</w:t>
            </w:r>
          </w:p>
          <w:p w14:paraId="1874FBF9" w14:textId="77777777" w:rsidR="006A78B4" w:rsidRDefault="006A78B4" w:rsidP="006A78B4">
            <w:pPr>
              <w:pStyle w:val="EngHang"/>
            </w:pPr>
            <w:r>
              <w:t>“I know you not,</w:t>
            </w:r>
          </w:p>
          <w:p w14:paraId="5AF33A20" w14:textId="77777777" w:rsidR="006A78B4" w:rsidRDefault="006A78B4" w:rsidP="006A78B4">
            <w:pPr>
              <w:pStyle w:val="EngHang"/>
            </w:pPr>
            <w:r>
              <w:t>Depart from me,</w:t>
            </w:r>
          </w:p>
          <w:p w14:paraId="4009C015" w14:textId="77777777" w:rsidR="006A78B4" w:rsidRDefault="006A78B4" w:rsidP="006A78B4">
            <w:pPr>
              <w:pStyle w:val="EngHangEnd"/>
            </w:pPr>
            <w:r>
              <w:t>You who are ready for eternal fire.”</w:t>
            </w:r>
          </w:p>
        </w:tc>
        <w:tc>
          <w:tcPr>
            <w:tcW w:w="288" w:type="dxa"/>
          </w:tcPr>
          <w:p w14:paraId="511AB307" w14:textId="77777777" w:rsidR="006A78B4" w:rsidRDefault="006A78B4" w:rsidP="00420CFA"/>
        </w:tc>
        <w:tc>
          <w:tcPr>
            <w:tcW w:w="288" w:type="dxa"/>
          </w:tcPr>
          <w:p w14:paraId="085305BD" w14:textId="77777777" w:rsidR="006A78B4" w:rsidRDefault="006A78B4" w:rsidP="00420CFA">
            <w:pPr>
              <w:pStyle w:val="CopticCross"/>
            </w:pPr>
            <w:r w:rsidRPr="00FB5ACB">
              <w:t>¿</w:t>
            </w:r>
          </w:p>
        </w:tc>
        <w:tc>
          <w:tcPr>
            <w:tcW w:w="3960" w:type="dxa"/>
          </w:tcPr>
          <w:p w14:paraId="740FD03D" w14:textId="77777777" w:rsidR="006A78B4" w:rsidRDefault="006A78B4" w:rsidP="006A78B4">
            <w:pPr>
              <w:pStyle w:val="CopticVersemulti-line"/>
            </w:pPr>
            <w:r>
              <w:t>Ⲟⲩⲇⲉ ⲟⲛ ⲙ̀ⲡⲉⲣϫⲟⲥ ⲛⲏⲓ:</w:t>
            </w:r>
          </w:p>
          <w:p w14:paraId="1DB4B749" w14:textId="77777777" w:rsidR="006A78B4" w:rsidRDefault="006A78B4" w:rsidP="006A78B4">
            <w:pPr>
              <w:pStyle w:val="CopticVersemulti-line"/>
            </w:pPr>
            <w:r>
              <w:t>Ϫⲉ ϯⲥⲱⲟⲩⲛ ⲙ̀ⲙⲟⲕ ⲁⲛ:</w:t>
            </w:r>
          </w:p>
          <w:p w14:paraId="38E84090" w14:textId="77777777" w:rsidR="006A78B4" w:rsidRDefault="006A78B4" w:rsidP="006A78B4">
            <w:pPr>
              <w:pStyle w:val="CopticVersemulti-line"/>
            </w:pPr>
            <w:r>
              <w:t>ⲙⲁϣⲉⲛⲁⲕ ⲉ̀ⲃⲟⲗϩⲁⲣⲟⲓ:</w:t>
            </w:r>
          </w:p>
          <w:p w14:paraId="4101B45F" w14:textId="77777777" w:rsidR="006A78B4" w:rsidRDefault="006A78B4" w:rsidP="006A78B4">
            <w:pPr>
              <w:pStyle w:val="CopticHangingVerse"/>
            </w:pPr>
            <w:r>
              <w:t>ⲫⲏⲉⲧⲥⲉⲃⲧⲱⲧ ⲙ̀ⲡⲓⲭ̀ⲣⲱⲙ ⲛ̀ⲉ̀ⲛⲉϩ.</w:t>
            </w:r>
          </w:p>
        </w:tc>
      </w:tr>
      <w:tr w:rsidR="006A78B4" w14:paraId="4A2D9C15" w14:textId="77777777" w:rsidTr="00420CFA">
        <w:trPr>
          <w:cantSplit/>
          <w:jc w:val="center"/>
        </w:trPr>
        <w:tc>
          <w:tcPr>
            <w:tcW w:w="288" w:type="dxa"/>
          </w:tcPr>
          <w:p w14:paraId="10A6696C" w14:textId="77777777" w:rsidR="006A78B4" w:rsidRDefault="006A78B4" w:rsidP="00420CFA">
            <w:pPr>
              <w:pStyle w:val="CopticCross"/>
            </w:pPr>
          </w:p>
        </w:tc>
        <w:tc>
          <w:tcPr>
            <w:tcW w:w="3960" w:type="dxa"/>
          </w:tcPr>
          <w:p w14:paraId="5B271B31" w14:textId="77777777" w:rsidR="006A78B4" w:rsidRDefault="006A78B4" w:rsidP="006A78B4">
            <w:pPr>
              <w:pStyle w:val="EngHang"/>
            </w:pPr>
            <w:r>
              <w:t>For I know that I am</w:t>
            </w:r>
          </w:p>
          <w:p w14:paraId="064B012B" w14:textId="77777777" w:rsidR="006A78B4" w:rsidRDefault="006A78B4" w:rsidP="006A78B4">
            <w:pPr>
              <w:pStyle w:val="EngHang"/>
            </w:pPr>
            <w:r>
              <w:t>Truly a sinner,</w:t>
            </w:r>
          </w:p>
          <w:p w14:paraId="06788459" w14:textId="77777777" w:rsidR="006A78B4" w:rsidRDefault="006A78B4" w:rsidP="006A78B4">
            <w:pPr>
              <w:pStyle w:val="EngHang"/>
            </w:pPr>
            <w:r>
              <w:t>And that all my evil deeds</w:t>
            </w:r>
          </w:p>
          <w:p w14:paraId="587A06DF" w14:textId="77777777" w:rsidR="006A78B4" w:rsidRDefault="006A78B4" w:rsidP="006A78B4">
            <w:pPr>
              <w:pStyle w:val="EngHangEnd"/>
            </w:pPr>
            <w:r>
              <w:t>Are before me.</w:t>
            </w:r>
          </w:p>
        </w:tc>
        <w:tc>
          <w:tcPr>
            <w:tcW w:w="288" w:type="dxa"/>
          </w:tcPr>
          <w:p w14:paraId="5C669039" w14:textId="77777777" w:rsidR="006A78B4" w:rsidRDefault="006A78B4" w:rsidP="00420CFA"/>
        </w:tc>
        <w:tc>
          <w:tcPr>
            <w:tcW w:w="288" w:type="dxa"/>
          </w:tcPr>
          <w:p w14:paraId="65B7B42B" w14:textId="77777777" w:rsidR="006A78B4" w:rsidRDefault="006A78B4" w:rsidP="00420CFA">
            <w:pPr>
              <w:pStyle w:val="CopticCross"/>
            </w:pPr>
          </w:p>
        </w:tc>
        <w:tc>
          <w:tcPr>
            <w:tcW w:w="3960" w:type="dxa"/>
          </w:tcPr>
          <w:p w14:paraId="5387D12D" w14:textId="77777777" w:rsidR="006A78B4" w:rsidRDefault="006A78B4" w:rsidP="006A78B4">
            <w:pPr>
              <w:pStyle w:val="CopticVersemulti-line"/>
            </w:pPr>
            <w:r>
              <w:t>Ϯⲉ̀ⲙⲓ ⲅⲁⲣ ϧⲉⲛ ⲟⲩⲙⲉⲑⲙⲏⲓ:</w:t>
            </w:r>
          </w:p>
          <w:p w14:paraId="1C709958" w14:textId="77777777" w:rsidR="006A78B4" w:rsidRDefault="006A78B4" w:rsidP="006A78B4">
            <w:pPr>
              <w:pStyle w:val="CopticVersemulti-line"/>
            </w:pPr>
            <w:r>
              <w:t>ϫⲉ ⲁⲛⲟⲕ ⲟⲩⲣⲉϥⲉⲣⲛⲟⲃⲓ:</w:t>
            </w:r>
          </w:p>
          <w:p w14:paraId="26B79153" w14:textId="77777777" w:rsidR="006A78B4" w:rsidRDefault="006A78B4" w:rsidP="006A78B4">
            <w:pPr>
              <w:pStyle w:val="CopticVersemulti-line"/>
            </w:pPr>
            <w:r>
              <w:t>ⲟⲩⲟϩ ⲛⲁϩ̀ⲃⲏⲟⲩⲓ̀ ⲧⲏⲣⲟⲩ ⲉⲧϩⲱⲟⲩ:</w:t>
            </w:r>
          </w:p>
          <w:p w14:paraId="6B4ED426" w14:textId="77777777" w:rsidR="006A78B4" w:rsidRDefault="006A78B4" w:rsidP="006A78B4">
            <w:pPr>
              <w:pStyle w:val="CopticHangingVerse"/>
            </w:pPr>
            <w:r>
              <w:t>ⲥⲉⲟⲩⲱⲛϩ ⲉ̀ⲃⲟⲗ ⲙ̀ⲡⲉⲕⲙ̀ⲑⲟ.</w:t>
            </w:r>
          </w:p>
        </w:tc>
      </w:tr>
      <w:tr w:rsidR="006A78B4" w14:paraId="7B1BFC2C" w14:textId="77777777" w:rsidTr="00420CFA">
        <w:trPr>
          <w:cantSplit/>
          <w:jc w:val="center"/>
        </w:trPr>
        <w:tc>
          <w:tcPr>
            <w:tcW w:w="288" w:type="dxa"/>
          </w:tcPr>
          <w:p w14:paraId="52C9A938" w14:textId="77777777" w:rsidR="006A78B4" w:rsidRDefault="006A78B4" w:rsidP="00420CFA">
            <w:pPr>
              <w:pStyle w:val="CopticCross"/>
            </w:pPr>
            <w:r w:rsidRPr="00FB5ACB">
              <w:t>¿</w:t>
            </w:r>
          </w:p>
        </w:tc>
        <w:tc>
          <w:tcPr>
            <w:tcW w:w="3960" w:type="dxa"/>
          </w:tcPr>
          <w:p w14:paraId="1D6DB026" w14:textId="77777777" w:rsidR="006A78B4" w:rsidRDefault="006A78B4" w:rsidP="006A78B4">
            <w:pPr>
              <w:pStyle w:val="EngHang"/>
            </w:pPr>
            <w:r>
              <w:t>I speak as the publican,</w:t>
            </w:r>
          </w:p>
          <w:p w14:paraId="140B5D60" w14:textId="77777777" w:rsidR="006A78B4" w:rsidRDefault="006A78B4" w:rsidP="006A78B4">
            <w:pPr>
              <w:pStyle w:val="EngHang"/>
            </w:pPr>
            <w:r>
              <w:t>Crying out and saying,</w:t>
            </w:r>
          </w:p>
          <w:p w14:paraId="1309EEDD" w14:textId="77777777" w:rsidR="006A78B4" w:rsidRDefault="006A78B4" w:rsidP="006A78B4">
            <w:pPr>
              <w:pStyle w:val="EngHang"/>
            </w:pPr>
            <w:r>
              <w:t>“O God, forgive me,</w:t>
            </w:r>
          </w:p>
          <w:p w14:paraId="7F1D5698" w14:textId="77777777" w:rsidR="006A78B4" w:rsidRDefault="006A78B4" w:rsidP="006A78B4">
            <w:pPr>
              <w:pStyle w:val="EngHangEnd"/>
            </w:pPr>
            <w:r>
              <w:t>For I am a sinner.”</w:t>
            </w:r>
          </w:p>
        </w:tc>
        <w:tc>
          <w:tcPr>
            <w:tcW w:w="288" w:type="dxa"/>
          </w:tcPr>
          <w:p w14:paraId="238FFBE8" w14:textId="77777777" w:rsidR="006A78B4" w:rsidRDefault="006A78B4" w:rsidP="00420CFA"/>
        </w:tc>
        <w:tc>
          <w:tcPr>
            <w:tcW w:w="288" w:type="dxa"/>
          </w:tcPr>
          <w:p w14:paraId="65BFC254" w14:textId="77777777" w:rsidR="006A78B4" w:rsidRDefault="006A78B4" w:rsidP="00420CFA">
            <w:pPr>
              <w:pStyle w:val="CopticCross"/>
            </w:pPr>
            <w:r w:rsidRPr="00FB5ACB">
              <w:t>¿</w:t>
            </w:r>
          </w:p>
        </w:tc>
        <w:tc>
          <w:tcPr>
            <w:tcW w:w="3960" w:type="dxa"/>
          </w:tcPr>
          <w:p w14:paraId="088F028F" w14:textId="77777777" w:rsidR="006A78B4" w:rsidRDefault="006A78B4" w:rsidP="006A78B4">
            <w:pPr>
              <w:pStyle w:val="CopticVersemulti-line"/>
            </w:pPr>
            <w:r>
              <w:t>Ϯϫⲱ ⲛ̀ⲧ̀ⲥ̀ⲙⲏ ⲛ̀ⲧⲉ ⲡⲓⲧⲉⲗⲱⲛⲏⲥ:</w:t>
            </w:r>
          </w:p>
          <w:p w14:paraId="7161ECF5" w14:textId="77777777" w:rsidR="006A78B4" w:rsidRDefault="006A78B4" w:rsidP="006A78B4">
            <w:pPr>
              <w:pStyle w:val="CopticVersemulti-line"/>
            </w:pPr>
            <w:r>
              <w:t>ⲉⲓⲱϣ ⲉⲃⲟⲗ ⲉⲓϫⲱ ⲙ̀ⲙⲟⲥ:</w:t>
            </w:r>
          </w:p>
          <w:p w14:paraId="54CC5802" w14:textId="77777777" w:rsidR="006A78B4" w:rsidRDefault="006A78B4" w:rsidP="006A78B4">
            <w:pPr>
              <w:pStyle w:val="CopticVersemulti-line"/>
            </w:pPr>
            <w:r>
              <w:t>ϫⲉ Ⲫϯ ⲭⲱ ⲛⲏⲓ ⲉ̀ⲃⲟⲗ:</w:t>
            </w:r>
          </w:p>
          <w:p w14:paraId="3E5918DF" w14:textId="77777777" w:rsidR="006A78B4" w:rsidRDefault="006A78B4" w:rsidP="006A78B4">
            <w:pPr>
              <w:pStyle w:val="CopticHangingVerse"/>
            </w:pPr>
            <w:r>
              <w:t>ϫⲉ ⲁⲛⲟⲕ ⲟⲩⲣⲉϥⲉⲣⲛⲟⲃⲓ.</w:t>
            </w:r>
          </w:p>
        </w:tc>
      </w:tr>
      <w:tr w:rsidR="006A78B4" w14:paraId="2983511B" w14:textId="77777777" w:rsidTr="00420CFA">
        <w:trPr>
          <w:cantSplit/>
          <w:jc w:val="center"/>
        </w:trPr>
        <w:tc>
          <w:tcPr>
            <w:tcW w:w="288" w:type="dxa"/>
          </w:tcPr>
          <w:p w14:paraId="7BA62A07" w14:textId="77777777" w:rsidR="006A78B4" w:rsidRDefault="006A78B4" w:rsidP="00420CFA">
            <w:pPr>
              <w:pStyle w:val="CopticCross"/>
            </w:pPr>
          </w:p>
        </w:tc>
        <w:tc>
          <w:tcPr>
            <w:tcW w:w="3960" w:type="dxa"/>
          </w:tcPr>
          <w:p w14:paraId="30A74D19" w14:textId="77777777" w:rsidR="006A78B4" w:rsidRDefault="006A78B4" w:rsidP="006A78B4">
            <w:pPr>
              <w:pStyle w:val="EngHang"/>
            </w:pPr>
            <w:r>
              <w:t>I have sinned, I have sinned,</w:t>
            </w:r>
          </w:p>
          <w:p w14:paraId="1D4589FB" w14:textId="77777777" w:rsidR="006A78B4" w:rsidRDefault="006A78B4" w:rsidP="006A78B4">
            <w:pPr>
              <w:pStyle w:val="EngHang"/>
            </w:pPr>
            <w:r>
              <w:t>O My Lord Jesus forgive me,</w:t>
            </w:r>
          </w:p>
          <w:p w14:paraId="0FCB2A1E" w14:textId="77777777" w:rsidR="006A78B4" w:rsidRDefault="006A78B4" w:rsidP="006A78B4">
            <w:pPr>
              <w:pStyle w:val="EngHang"/>
            </w:pPr>
            <w:r>
              <w:t>For there’s no servant without sin,</w:t>
            </w:r>
          </w:p>
          <w:p w14:paraId="001B82C4" w14:textId="77777777" w:rsidR="006A78B4" w:rsidRDefault="006A78B4" w:rsidP="006A78B4">
            <w:pPr>
              <w:pStyle w:val="EngHangEnd"/>
            </w:pPr>
            <w:r>
              <w:t>And no master without forgiveness.</w:t>
            </w:r>
          </w:p>
        </w:tc>
        <w:tc>
          <w:tcPr>
            <w:tcW w:w="288" w:type="dxa"/>
          </w:tcPr>
          <w:p w14:paraId="3A743FB8" w14:textId="77777777" w:rsidR="006A78B4" w:rsidRDefault="006A78B4" w:rsidP="00420CFA"/>
        </w:tc>
        <w:tc>
          <w:tcPr>
            <w:tcW w:w="288" w:type="dxa"/>
          </w:tcPr>
          <w:p w14:paraId="18BD3743" w14:textId="77777777" w:rsidR="006A78B4" w:rsidRDefault="006A78B4" w:rsidP="00420CFA">
            <w:pPr>
              <w:pStyle w:val="CopticCross"/>
            </w:pPr>
          </w:p>
        </w:tc>
        <w:tc>
          <w:tcPr>
            <w:tcW w:w="3960" w:type="dxa"/>
          </w:tcPr>
          <w:p w14:paraId="2DFDB6CB" w14:textId="77777777" w:rsidR="006A78B4" w:rsidRDefault="006A78B4" w:rsidP="006A78B4">
            <w:pPr>
              <w:pStyle w:val="CopticVersemulti-line"/>
            </w:pPr>
            <w:r>
              <w:t>Ⲁⲓⲉⲣⲛⲟⲃⲓ ⲁⲓⲉⲣⲛⲟⲃⲓ:</w:t>
            </w:r>
          </w:p>
          <w:p w14:paraId="795A5F16" w14:textId="77777777" w:rsidR="006A78B4" w:rsidRDefault="006A78B4" w:rsidP="006A78B4">
            <w:pPr>
              <w:pStyle w:val="CopticVersemulti-line"/>
            </w:pPr>
            <w:r>
              <w:t>Ⲡⲁⲟ̄ⲥ̄ Ⲓⲏ̄ⲥ̄ ⲭⲱ ⲛⲏⲓ ⲉ̀ⲃⲟⲗ:</w:t>
            </w:r>
          </w:p>
          <w:p w14:paraId="1AFECAED" w14:textId="77777777" w:rsidR="006A78B4" w:rsidRDefault="006A78B4" w:rsidP="006A78B4">
            <w:pPr>
              <w:pStyle w:val="CopticVersemulti-line"/>
            </w:pPr>
            <w:r>
              <w:t>Ϫⲉ ⲙ̀ⲙⲟⲛ ⲃⲟⲕ ⲛ̀ⲁⲧⲉⲣⲛⲟⲃⲓ:</w:t>
            </w:r>
          </w:p>
          <w:p w14:paraId="3BBBAA5C" w14:textId="77777777" w:rsidR="006A78B4" w:rsidRDefault="006A78B4" w:rsidP="006A78B4">
            <w:pPr>
              <w:pStyle w:val="CopticHangingVerse"/>
            </w:pPr>
            <w:r>
              <w:t>ⲟⲩⲇⲉ ⲙ̀ⲙⲟⲛ ϭⲟⲓⲥ ⲛ̀ⲁⲧⲭⲱ ⲉ̀ⲃⲟⲗ.</w:t>
            </w:r>
          </w:p>
        </w:tc>
      </w:tr>
      <w:tr w:rsidR="006A78B4" w14:paraId="30DF782A" w14:textId="77777777" w:rsidTr="00420CFA">
        <w:trPr>
          <w:cantSplit/>
          <w:jc w:val="center"/>
        </w:trPr>
        <w:tc>
          <w:tcPr>
            <w:tcW w:w="288" w:type="dxa"/>
          </w:tcPr>
          <w:p w14:paraId="2DCB4FCD" w14:textId="77777777" w:rsidR="006A78B4" w:rsidRDefault="006A78B4" w:rsidP="00420CFA">
            <w:pPr>
              <w:pStyle w:val="CopticCross"/>
            </w:pPr>
            <w:r w:rsidRPr="00FB5ACB">
              <w:t>¿</w:t>
            </w:r>
          </w:p>
        </w:tc>
        <w:tc>
          <w:tcPr>
            <w:tcW w:w="3960" w:type="dxa"/>
          </w:tcPr>
          <w:p w14:paraId="6BC140E3" w14:textId="77777777" w:rsidR="006A78B4" w:rsidRDefault="006A78B4" w:rsidP="006A78B4">
            <w:pPr>
              <w:pStyle w:val="EngHang"/>
            </w:pPr>
            <w:r>
              <w:t>Grant me, O Lord, repentance,</w:t>
            </w:r>
          </w:p>
          <w:p w14:paraId="6FE3475D" w14:textId="77777777" w:rsidR="006A78B4" w:rsidRDefault="006A78B4" w:rsidP="006A78B4">
            <w:pPr>
              <w:pStyle w:val="EngHang"/>
            </w:pPr>
            <w:r>
              <w:t>That I might turn</w:t>
            </w:r>
          </w:p>
          <w:p w14:paraId="7D35A135" w14:textId="77777777" w:rsidR="006A78B4" w:rsidRDefault="006A78B4" w:rsidP="006A78B4">
            <w:pPr>
              <w:pStyle w:val="EngHang"/>
            </w:pPr>
            <w:r>
              <w:t>Before death shuts me</w:t>
            </w:r>
          </w:p>
          <w:p w14:paraId="0D767A26" w14:textId="77777777" w:rsidR="006A78B4" w:rsidRPr="00074078" w:rsidRDefault="006A78B4" w:rsidP="006A78B4">
            <w:pPr>
              <w:pStyle w:val="EngHangEnd"/>
            </w:pPr>
            <w:r>
              <w:t>Within the gates of Hades.</w:t>
            </w:r>
          </w:p>
        </w:tc>
        <w:tc>
          <w:tcPr>
            <w:tcW w:w="288" w:type="dxa"/>
          </w:tcPr>
          <w:p w14:paraId="1538BC14" w14:textId="77777777" w:rsidR="006A78B4" w:rsidRDefault="006A78B4" w:rsidP="00420CFA"/>
        </w:tc>
        <w:tc>
          <w:tcPr>
            <w:tcW w:w="288" w:type="dxa"/>
          </w:tcPr>
          <w:p w14:paraId="3C940E8D" w14:textId="77777777" w:rsidR="006A78B4" w:rsidRDefault="006A78B4" w:rsidP="00420CFA">
            <w:pPr>
              <w:pStyle w:val="CopticCross"/>
            </w:pPr>
            <w:r w:rsidRPr="00FB5ACB">
              <w:t>¿</w:t>
            </w:r>
          </w:p>
        </w:tc>
        <w:tc>
          <w:tcPr>
            <w:tcW w:w="3960" w:type="dxa"/>
          </w:tcPr>
          <w:p w14:paraId="16FF1569" w14:textId="77777777" w:rsidR="006A78B4" w:rsidRDefault="006A78B4" w:rsidP="006A78B4">
            <w:pPr>
              <w:pStyle w:val="CopticVersemulti-line"/>
            </w:pPr>
            <w:r>
              <w:t>Ⲙⲟⲓ ⲛⲏⲓ Ⲡⲟ̄ⲥ̄ ⲛ̀ⲟⲩⲙⲉⲧⲁⲛⲟⲓⲁ̀:</w:t>
            </w:r>
          </w:p>
          <w:p w14:paraId="52E51CFC" w14:textId="77777777" w:rsidR="006A78B4" w:rsidRDefault="006A78B4" w:rsidP="006A78B4">
            <w:pPr>
              <w:pStyle w:val="CopticVersemulti-line"/>
            </w:pPr>
            <w:r>
              <w:t>ⲉ̀ⲡ̀ϫⲓⲛⲧⲁⲉⲣⲙⲉⲧⲁⲛⲟⲓⲛ:</w:t>
            </w:r>
          </w:p>
          <w:p w14:paraId="3A95C018" w14:textId="77777777" w:rsidR="006A78B4" w:rsidRDefault="006A78B4" w:rsidP="006A78B4">
            <w:pPr>
              <w:pStyle w:val="CopticVersemulti-line"/>
            </w:pPr>
            <w:r>
              <w:t>ⲙ̀ⲡⲁⲧⲉ ⲫ̀ⲙⲟⲩ ⲙⲁϣ̀ⲑⲁⲙ ⲛ̀ⲣⲱⲓ:</w:t>
            </w:r>
          </w:p>
          <w:p w14:paraId="1DF73CAD" w14:textId="77777777" w:rsidR="006A78B4" w:rsidRDefault="006A78B4" w:rsidP="006A78B4">
            <w:pPr>
              <w:pStyle w:val="CopticHangingVerse"/>
            </w:pPr>
            <w:r>
              <w:t>ϧⲉⲛ ⲛⲓⲡⲩⲗⲏ ⲛ̀ⲧⲉ Ⲁⲙⲉⲛϯ.</w:t>
            </w:r>
          </w:p>
        </w:tc>
      </w:tr>
      <w:tr w:rsidR="006A78B4" w14:paraId="69042885" w14:textId="77777777" w:rsidTr="00420CFA">
        <w:trPr>
          <w:cantSplit/>
          <w:jc w:val="center"/>
        </w:trPr>
        <w:tc>
          <w:tcPr>
            <w:tcW w:w="288" w:type="dxa"/>
          </w:tcPr>
          <w:p w14:paraId="0811A965" w14:textId="77777777" w:rsidR="006A78B4" w:rsidRDefault="006A78B4" w:rsidP="00420CFA">
            <w:pPr>
              <w:pStyle w:val="CopticCross"/>
            </w:pPr>
          </w:p>
        </w:tc>
        <w:tc>
          <w:tcPr>
            <w:tcW w:w="3960" w:type="dxa"/>
          </w:tcPr>
          <w:p w14:paraId="289C3BC5" w14:textId="77777777" w:rsidR="006A78B4" w:rsidRDefault="006A78B4" w:rsidP="006A78B4">
            <w:pPr>
              <w:pStyle w:val="EngHang"/>
            </w:pPr>
            <w:r>
              <w:t>And answer me</w:t>
            </w:r>
          </w:p>
          <w:p w14:paraId="0CADB143" w14:textId="77777777" w:rsidR="006A78B4" w:rsidRDefault="006A78B4" w:rsidP="006A78B4">
            <w:pPr>
              <w:pStyle w:val="EngHang"/>
            </w:pPr>
            <w:r>
              <w:t>For all that I have done.</w:t>
            </w:r>
          </w:p>
          <w:p w14:paraId="7E760FC2" w14:textId="77777777" w:rsidR="006A78B4" w:rsidRDefault="006A78B4" w:rsidP="006A78B4">
            <w:pPr>
              <w:pStyle w:val="EngHang"/>
            </w:pPr>
            <w:r>
              <w:t>The righteous Judge,</w:t>
            </w:r>
          </w:p>
          <w:p w14:paraId="12477D11" w14:textId="77777777" w:rsidR="006A78B4" w:rsidRDefault="006A78B4" w:rsidP="006A78B4">
            <w:pPr>
              <w:pStyle w:val="EngHangEnd"/>
            </w:pPr>
            <w:r>
              <w:t>Jesus, will judge me.</w:t>
            </w:r>
          </w:p>
        </w:tc>
        <w:tc>
          <w:tcPr>
            <w:tcW w:w="288" w:type="dxa"/>
          </w:tcPr>
          <w:p w14:paraId="5B95A4C1" w14:textId="77777777" w:rsidR="006A78B4" w:rsidRDefault="006A78B4" w:rsidP="00420CFA"/>
        </w:tc>
        <w:tc>
          <w:tcPr>
            <w:tcW w:w="288" w:type="dxa"/>
          </w:tcPr>
          <w:p w14:paraId="16DE6711" w14:textId="77777777" w:rsidR="006A78B4" w:rsidRDefault="006A78B4" w:rsidP="00420CFA">
            <w:pPr>
              <w:pStyle w:val="CopticCross"/>
            </w:pPr>
          </w:p>
        </w:tc>
        <w:tc>
          <w:tcPr>
            <w:tcW w:w="3960" w:type="dxa"/>
          </w:tcPr>
          <w:p w14:paraId="6D24C0AE" w14:textId="77777777" w:rsidR="006A78B4" w:rsidRDefault="006A78B4" w:rsidP="006A78B4">
            <w:pPr>
              <w:pStyle w:val="CopticVersemulti-line"/>
            </w:pPr>
            <w:r>
              <w:t>Ⲟⲩⲟϩ ⲟⲛ ⲛ̀ⲧⲁϯⲗⲟⲅⲟⲥ:</w:t>
            </w:r>
          </w:p>
          <w:p w14:paraId="3600B452" w14:textId="77777777" w:rsidR="006A78B4" w:rsidRDefault="006A78B4" w:rsidP="006A78B4">
            <w:pPr>
              <w:pStyle w:val="CopticVersemulti-line"/>
            </w:pPr>
            <w:r>
              <w:t>ϧⲁ ⲛⲁⲓ ⲧⲏⲣⲟⲩ ⲉ̀ⲧⲁⲓⲁⲓⲧⲟⲩ:</w:t>
            </w:r>
          </w:p>
          <w:p w14:paraId="541270D9" w14:textId="77777777" w:rsidR="006A78B4" w:rsidRDefault="006A78B4" w:rsidP="006A78B4">
            <w:pPr>
              <w:pStyle w:val="CopticVersemulti-line"/>
            </w:pPr>
            <w:r>
              <w:t>ⲛⲓⲕ̀ⲣⲓⲧⲏⲥ ⲙ̀ⲙⲏⲓ Ⲓⲏ̄ⲥ̄;</w:t>
            </w:r>
          </w:p>
          <w:p w14:paraId="62802479" w14:textId="77777777" w:rsidR="006A78B4" w:rsidRDefault="006A78B4" w:rsidP="006A78B4">
            <w:pPr>
              <w:pStyle w:val="CopticHangingVerse"/>
            </w:pPr>
            <w:r>
              <w:t>ⲛ̀ⲑⲟϥ ⲉⲑⲛⲁϯϩⲁⲡ ⲉ̀ⲣⲟⲓ.</w:t>
            </w:r>
          </w:p>
        </w:tc>
      </w:tr>
      <w:tr w:rsidR="006A78B4" w14:paraId="4E7B8B76" w14:textId="77777777" w:rsidTr="00420CFA">
        <w:trPr>
          <w:cantSplit/>
          <w:jc w:val="center"/>
        </w:trPr>
        <w:tc>
          <w:tcPr>
            <w:tcW w:w="288" w:type="dxa"/>
          </w:tcPr>
          <w:p w14:paraId="5F936C1A" w14:textId="77777777" w:rsidR="006A78B4" w:rsidRDefault="006A78B4" w:rsidP="00420CFA">
            <w:pPr>
              <w:pStyle w:val="CopticCross"/>
            </w:pPr>
            <w:r w:rsidRPr="00FB5ACB">
              <w:t>¿</w:t>
            </w:r>
          </w:p>
        </w:tc>
        <w:tc>
          <w:tcPr>
            <w:tcW w:w="3960" w:type="dxa"/>
          </w:tcPr>
          <w:p w14:paraId="35A70FF7" w14:textId="77777777" w:rsidR="006A78B4" w:rsidRDefault="006A78B4" w:rsidP="006A78B4">
            <w:pPr>
              <w:pStyle w:val="EngHang"/>
            </w:pPr>
            <w:r>
              <w:t>My Saviour is merciful</w:t>
            </w:r>
          </w:p>
          <w:p w14:paraId="651C4D7F" w14:textId="77777777" w:rsidR="006A78B4" w:rsidRDefault="006A78B4" w:rsidP="006A78B4">
            <w:pPr>
              <w:pStyle w:val="EngHang"/>
            </w:pPr>
            <w:r>
              <w:t>And compassionate towards His people.</w:t>
            </w:r>
          </w:p>
          <w:p w14:paraId="09D5E804" w14:textId="77777777" w:rsidR="006A78B4" w:rsidRDefault="006A78B4" w:rsidP="006A78B4">
            <w:pPr>
              <w:pStyle w:val="EngHang"/>
            </w:pPr>
            <w:r>
              <w:t>He is the Good Lover of mankind.</w:t>
            </w:r>
          </w:p>
          <w:p w14:paraId="6E32A3FD" w14:textId="77777777" w:rsidR="006A78B4" w:rsidRDefault="006A78B4" w:rsidP="006A78B4">
            <w:pPr>
              <w:pStyle w:val="EngHangEnd"/>
            </w:pPr>
            <w:r>
              <w:t>Have mercy on us according to Your great mercy.</w:t>
            </w:r>
          </w:p>
        </w:tc>
        <w:tc>
          <w:tcPr>
            <w:tcW w:w="288" w:type="dxa"/>
          </w:tcPr>
          <w:p w14:paraId="27CA0624" w14:textId="77777777" w:rsidR="006A78B4" w:rsidRDefault="006A78B4" w:rsidP="00420CFA"/>
        </w:tc>
        <w:tc>
          <w:tcPr>
            <w:tcW w:w="288" w:type="dxa"/>
          </w:tcPr>
          <w:p w14:paraId="0C5A55D8" w14:textId="77777777" w:rsidR="006A78B4" w:rsidRDefault="006A78B4" w:rsidP="00420CFA">
            <w:pPr>
              <w:pStyle w:val="CopticCross"/>
            </w:pPr>
            <w:r w:rsidRPr="00FB5ACB">
              <w:t>¿</w:t>
            </w:r>
          </w:p>
        </w:tc>
        <w:tc>
          <w:tcPr>
            <w:tcW w:w="3960" w:type="dxa"/>
          </w:tcPr>
          <w:p w14:paraId="009BECE1" w14:textId="77777777" w:rsidR="006A78B4" w:rsidRDefault="006A78B4" w:rsidP="006A78B4">
            <w:pPr>
              <w:pStyle w:val="CopticVersemulti-line"/>
            </w:pPr>
            <w:r>
              <w:t>Ⲟⲩⲣⲉϥϣⲉⲛϩⲏⲧ ⲡⲉ Ⲡⲁⲥⲱⲧⲏⲣ:</w:t>
            </w:r>
          </w:p>
          <w:p w14:paraId="78DB2A0F" w14:textId="77777777" w:rsidR="006A78B4" w:rsidRDefault="006A78B4" w:rsidP="006A78B4">
            <w:pPr>
              <w:pStyle w:val="CopticVersemulti-line"/>
            </w:pPr>
            <w:r>
              <w:t>ⲉϥⲉ̀ϣⲉⲛϩⲏⲧ ϧⲁ ⲡⲉϥⲗⲁⲟⲥ:</w:t>
            </w:r>
          </w:p>
          <w:p w14:paraId="0AE975BE" w14:textId="77777777" w:rsidR="006A78B4" w:rsidRDefault="006A78B4" w:rsidP="006A78B4">
            <w:pPr>
              <w:pStyle w:val="CopticVersemulti-line"/>
            </w:pPr>
            <w:r>
              <w:t>ϩⲱⲥ ⲁ̀ⲅⲁⲑⲟⲥ ⲟⲩⲟϩ ⲙ̀ⲙⲁⲓⲣⲱⲙⲓ:</w:t>
            </w:r>
          </w:p>
          <w:p w14:paraId="3956B571" w14:textId="77777777" w:rsidR="006A78B4" w:rsidRDefault="006A78B4" w:rsidP="006A78B4">
            <w:pPr>
              <w:pStyle w:val="CopticHangingVerse"/>
            </w:pPr>
            <w:r>
              <w:t>ⲛⲁⲓ ⲛⲁⲛ ⲕⲁⲧⲁ ⲡⲉⲕⲛⲓϣϯ ⲛ̀ⲛⲁⲓ.</w:t>
            </w:r>
          </w:p>
        </w:tc>
      </w:tr>
    </w:tbl>
    <w:p w14:paraId="74A21EC8" w14:textId="77777777" w:rsidR="00420CFA" w:rsidRPr="001E5E16" w:rsidRDefault="00420CFA" w:rsidP="00420CFA">
      <w:pPr>
        <w:pStyle w:val="Heading4"/>
      </w:pPr>
      <w:bookmarkStart w:id="1802" w:name="_Ref434478172"/>
      <w:r>
        <w:lastRenderedPageBreak/>
        <w:t xml:space="preserve">The </w:t>
      </w:r>
      <w:r w:rsidR="007A72D2">
        <w:t xml:space="preserve">Fourth </w:t>
      </w:r>
      <w:r>
        <w:t>Doxology</w:t>
      </w:r>
      <w:r w:rsidR="007A72D2">
        <w:t xml:space="preserve"> </w:t>
      </w:r>
      <w:r w:rsidR="00E21EA3">
        <w:t>for Great Lent</w:t>
      </w:r>
      <w:bookmarkEnd w:id="180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A78B4" w14:paraId="49EDF9D5" w14:textId="77777777" w:rsidTr="00420CFA">
        <w:trPr>
          <w:cantSplit/>
          <w:jc w:val="center"/>
        </w:trPr>
        <w:tc>
          <w:tcPr>
            <w:tcW w:w="288" w:type="dxa"/>
          </w:tcPr>
          <w:p w14:paraId="0A83D499" w14:textId="77777777" w:rsidR="006A78B4" w:rsidRDefault="006A78B4" w:rsidP="00420CFA">
            <w:pPr>
              <w:pStyle w:val="CopticCross"/>
            </w:pPr>
          </w:p>
        </w:tc>
        <w:tc>
          <w:tcPr>
            <w:tcW w:w="3960" w:type="dxa"/>
          </w:tcPr>
          <w:p w14:paraId="7E7FA175" w14:textId="77777777" w:rsidR="006A78B4" w:rsidRDefault="006A78B4" w:rsidP="006A78B4">
            <w:pPr>
              <w:pStyle w:val="EngHang"/>
            </w:pPr>
            <w:r>
              <w:t>Fasting and prayer</w:t>
            </w:r>
          </w:p>
          <w:p w14:paraId="01620855" w14:textId="77777777" w:rsidR="006A78B4" w:rsidRDefault="006A78B4" w:rsidP="006A78B4">
            <w:pPr>
              <w:pStyle w:val="EngHang"/>
            </w:pPr>
            <w:r>
              <w:t>In purity and chastity,</w:t>
            </w:r>
          </w:p>
          <w:p w14:paraId="28E65E0D" w14:textId="77777777" w:rsidR="006A78B4" w:rsidRDefault="006A78B4" w:rsidP="006A78B4">
            <w:pPr>
              <w:pStyle w:val="EngHang"/>
            </w:pPr>
            <w:r>
              <w:t>And love without pretense</w:t>
            </w:r>
          </w:p>
          <w:p w14:paraId="28B2E2E8" w14:textId="77777777" w:rsidR="006A78B4" w:rsidRPr="00B87131" w:rsidRDefault="006A78B4" w:rsidP="006A78B4">
            <w:pPr>
              <w:pStyle w:val="EngHangEnd"/>
            </w:pPr>
            <w:r>
              <w:t>Are what pleases Christ.</w:t>
            </w:r>
          </w:p>
        </w:tc>
        <w:tc>
          <w:tcPr>
            <w:tcW w:w="288" w:type="dxa"/>
          </w:tcPr>
          <w:p w14:paraId="71B79683" w14:textId="77777777" w:rsidR="006A78B4" w:rsidRDefault="006A78B4" w:rsidP="00420CFA"/>
        </w:tc>
        <w:tc>
          <w:tcPr>
            <w:tcW w:w="288" w:type="dxa"/>
          </w:tcPr>
          <w:p w14:paraId="2B1618F0" w14:textId="77777777" w:rsidR="006A78B4" w:rsidRDefault="006A78B4" w:rsidP="00420CFA">
            <w:pPr>
              <w:pStyle w:val="CopticCross"/>
            </w:pPr>
          </w:p>
        </w:tc>
        <w:tc>
          <w:tcPr>
            <w:tcW w:w="3960" w:type="dxa"/>
          </w:tcPr>
          <w:p w14:paraId="09C77C4B" w14:textId="77777777" w:rsidR="006A78B4" w:rsidRDefault="006A78B4" w:rsidP="006A78B4">
            <w:pPr>
              <w:pStyle w:val="CopticVersemulti-line"/>
            </w:pPr>
            <w:commentRangeStart w:id="1803"/>
            <w:r>
              <w:t xml:space="preserve">Ϯⲛⲏⲥⲧⲓⲁ̀ </w:t>
            </w:r>
            <w:commentRangeEnd w:id="1803"/>
            <w:r>
              <w:rPr>
                <w:rStyle w:val="CommentReference"/>
                <w:rFonts w:ascii="Times New Roman" w:hAnsi="Times New Roman" w:cstheme="minorBidi"/>
                <w:noProof w:val="0"/>
              </w:rPr>
              <w:commentReference w:id="1803"/>
            </w:r>
            <w:r>
              <w:t>ⲛⲉⲙ ⲡⲓϣ̀ⲗⲏⲗ:</w:t>
            </w:r>
          </w:p>
          <w:p w14:paraId="44F7F933" w14:textId="77777777" w:rsidR="006A78B4" w:rsidRDefault="006A78B4" w:rsidP="006A78B4">
            <w:pPr>
              <w:pStyle w:val="CopticVersemulti-line"/>
            </w:pPr>
            <w:r>
              <w:t>ϧⲉⲛ ⲟⲩⲧⲟⲩⲃⲟ ⲛⲉⲙ ⲟⲩⲙⲉⲧⲥⲉⲙⲛⲟⲥ:</w:t>
            </w:r>
          </w:p>
          <w:p w14:paraId="781FFCF4" w14:textId="77777777" w:rsidR="006A78B4" w:rsidRDefault="006A78B4" w:rsidP="006A78B4">
            <w:pPr>
              <w:pStyle w:val="CopticVersemulti-line"/>
            </w:pPr>
            <w:r>
              <w:t>ⲛⲉⲙ ⲟⲩⲁ̀ⲅⲁⲡⲏ ⲛ̀ⲁⲧⲇⲟⲗⲟⲥ:</w:t>
            </w:r>
          </w:p>
          <w:p w14:paraId="7E381E43" w14:textId="77777777" w:rsidR="006A78B4" w:rsidRPr="00C35319" w:rsidRDefault="006A78B4" w:rsidP="006A78B4">
            <w:pPr>
              <w:pStyle w:val="CopticHangingVerse"/>
            </w:pPr>
            <w:r>
              <w:t>ⲛⲁⲓ ⲛⲉ ⲛⲏⲉϣⲁⲩⲣⲁⲛⲁϥ ⲙ̀Ⲡⲭ̄ⲥ̄.</w:t>
            </w:r>
          </w:p>
        </w:tc>
      </w:tr>
      <w:tr w:rsidR="006A78B4" w14:paraId="4B173E05" w14:textId="77777777" w:rsidTr="00420CFA">
        <w:trPr>
          <w:cantSplit/>
          <w:jc w:val="center"/>
        </w:trPr>
        <w:tc>
          <w:tcPr>
            <w:tcW w:w="288" w:type="dxa"/>
          </w:tcPr>
          <w:p w14:paraId="49964635" w14:textId="77777777" w:rsidR="006A78B4" w:rsidRDefault="006A78B4" w:rsidP="00420CFA">
            <w:pPr>
              <w:pStyle w:val="CopticCross"/>
            </w:pPr>
            <w:r w:rsidRPr="00FB5ACB">
              <w:t>¿</w:t>
            </w:r>
          </w:p>
        </w:tc>
        <w:tc>
          <w:tcPr>
            <w:tcW w:w="3960" w:type="dxa"/>
          </w:tcPr>
          <w:p w14:paraId="25103353" w14:textId="77777777" w:rsidR="006A78B4" w:rsidRDefault="006A78B4" w:rsidP="006A78B4">
            <w:pPr>
              <w:pStyle w:val="EngHang"/>
            </w:pPr>
            <w:r>
              <w:t>Fasting and prayer,</w:t>
            </w:r>
          </w:p>
          <w:p w14:paraId="798DC958" w14:textId="77777777" w:rsidR="006A78B4" w:rsidRDefault="006A78B4" w:rsidP="006A78B4">
            <w:pPr>
              <w:pStyle w:val="EngHang"/>
            </w:pPr>
            <w:r>
              <w:t>With weeping and mourning,</w:t>
            </w:r>
          </w:p>
          <w:p w14:paraId="4F723F23" w14:textId="77777777" w:rsidR="006A78B4" w:rsidRDefault="006A78B4" w:rsidP="006A78B4">
            <w:pPr>
              <w:pStyle w:val="EngHang"/>
            </w:pPr>
            <w:r>
              <w:t xml:space="preserve">And love without </w:t>
            </w:r>
            <w:commentRangeStart w:id="1804"/>
            <w:r>
              <w:t>pretense</w:t>
            </w:r>
            <w:commentRangeEnd w:id="1804"/>
            <w:r>
              <w:rPr>
                <w:rStyle w:val="CommentReference"/>
              </w:rPr>
              <w:commentReference w:id="1804"/>
            </w:r>
          </w:p>
          <w:p w14:paraId="6CECF974" w14:textId="77777777" w:rsidR="006A78B4" w:rsidRDefault="006A78B4" w:rsidP="006A78B4">
            <w:pPr>
              <w:pStyle w:val="EngHangEnd"/>
            </w:pPr>
            <w:r>
              <w:t>Are what pleases Christ.</w:t>
            </w:r>
          </w:p>
        </w:tc>
        <w:tc>
          <w:tcPr>
            <w:tcW w:w="288" w:type="dxa"/>
          </w:tcPr>
          <w:p w14:paraId="5A2ACBE1" w14:textId="77777777" w:rsidR="006A78B4" w:rsidRDefault="006A78B4" w:rsidP="00420CFA"/>
        </w:tc>
        <w:tc>
          <w:tcPr>
            <w:tcW w:w="288" w:type="dxa"/>
          </w:tcPr>
          <w:p w14:paraId="36DC5094" w14:textId="77777777" w:rsidR="006A78B4" w:rsidRDefault="006A78B4" w:rsidP="00420CFA">
            <w:pPr>
              <w:pStyle w:val="CopticCross"/>
            </w:pPr>
            <w:r w:rsidRPr="00FB5ACB">
              <w:t>¿</w:t>
            </w:r>
          </w:p>
        </w:tc>
        <w:tc>
          <w:tcPr>
            <w:tcW w:w="3960" w:type="dxa"/>
          </w:tcPr>
          <w:p w14:paraId="3D0C0F70" w14:textId="77777777" w:rsidR="006A78B4" w:rsidRDefault="006A78B4" w:rsidP="006A78B4">
            <w:pPr>
              <w:pStyle w:val="CopticVersemulti-line"/>
            </w:pPr>
            <w:r>
              <w:t>Ϯⲛⲏⲥⲧⲓⲁ̀ ⲛⲉⲙ ⲡⲓϣ̀ⲗⲏⲗ:</w:t>
            </w:r>
          </w:p>
          <w:p w14:paraId="12B91514" w14:textId="77777777" w:rsidR="006A78B4" w:rsidRDefault="006A78B4" w:rsidP="006A78B4">
            <w:pPr>
              <w:pStyle w:val="CopticVersemulti-line"/>
            </w:pPr>
            <w:r>
              <w:t>ϧⲉⲛ ⲟⲩⲛⲉϩⲡⲓ ⲛⲉⲙ ⲟⲩⲣⲓⲙⲓ:</w:t>
            </w:r>
          </w:p>
          <w:p w14:paraId="616A6E7D" w14:textId="77777777" w:rsidR="006A78B4" w:rsidRDefault="006A78B4" w:rsidP="006A78B4">
            <w:pPr>
              <w:pStyle w:val="CopticVersemulti-line"/>
            </w:pPr>
            <w:r>
              <w:t>ⲛⲉⲙ ⲟⲩⲁ̀ⲅⲁⲡⲏ ⲛ̀ⲁⲧⲙⲉⲧϣⲟⲃⲓ:</w:t>
            </w:r>
          </w:p>
          <w:p w14:paraId="4B1DA387" w14:textId="77777777" w:rsidR="006A78B4" w:rsidRDefault="006A78B4" w:rsidP="006A78B4">
            <w:pPr>
              <w:pStyle w:val="CopticHangingVerse"/>
            </w:pPr>
            <w:r>
              <w:t>ⲛⲁⲓ ⲛⲏ ⲛⲏⲉϣⲁⲩⲣⲉⲛⲁϥ ⲙ̀ⲡⲓⲁⲑⲛⲟⲃⲓ.</w:t>
            </w:r>
          </w:p>
        </w:tc>
      </w:tr>
      <w:tr w:rsidR="006A78B4" w14:paraId="6794706A" w14:textId="77777777" w:rsidTr="00420CFA">
        <w:trPr>
          <w:cantSplit/>
          <w:jc w:val="center"/>
        </w:trPr>
        <w:tc>
          <w:tcPr>
            <w:tcW w:w="288" w:type="dxa"/>
          </w:tcPr>
          <w:p w14:paraId="55B326B3" w14:textId="77777777" w:rsidR="006A78B4" w:rsidRDefault="006A78B4" w:rsidP="00420CFA">
            <w:pPr>
              <w:pStyle w:val="CopticCross"/>
            </w:pPr>
          </w:p>
        </w:tc>
        <w:tc>
          <w:tcPr>
            <w:tcW w:w="3960" w:type="dxa"/>
          </w:tcPr>
          <w:p w14:paraId="54E0758C" w14:textId="77777777" w:rsidR="006A78B4" w:rsidRDefault="006A78B4" w:rsidP="006A78B4">
            <w:pPr>
              <w:pStyle w:val="EngHang"/>
            </w:pPr>
            <w:r>
              <w:t>Fasting and prayer,</w:t>
            </w:r>
          </w:p>
          <w:p w14:paraId="420A5181" w14:textId="77777777" w:rsidR="006A78B4" w:rsidRDefault="006A78B4" w:rsidP="006A78B4">
            <w:pPr>
              <w:pStyle w:val="EngHang"/>
            </w:pPr>
            <w:r>
              <w:t>With a contrite heart</w:t>
            </w:r>
          </w:p>
          <w:p w14:paraId="20E58CF2" w14:textId="77777777" w:rsidR="006A78B4" w:rsidRDefault="006A78B4" w:rsidP="006A78B4">
            <w:pPr>
              <w:pStyle w:val="EngHang"/>
            </w:pPr>
            <w:r>
              <w:t>And a contrite spirit,</w:t>
            </w:r>
          </w:p>
          <w:p w14:paraId="215CD38B" w14:textId="77777777" w:rsidR="006A78B4" w:rsidRDefault="006A78B4" w:rsidP="006A78B4">
            <w:pPr>
              <w:pStyle w:val="EngHangEnd"/>
            </w:pPr>
            <w:r>
              <w:t>Are what pleases the Holy One.</w:t>
            </w:r>
          </w:p>
        </w:tc>
        <w:tc>
          <w:tcPr>
            <w:tcW w:w="288" w:type="dxa"/>
          </w:tcPr>
          <w:p w14:paraId="012C34BF" w14:textId="77777777" w:rsidR="006A78B4" w:rsidRDefault="006A78B4" w:rsidP="00420CFA"/>
        </w:tc>
        <w:tc>
          <w:tcPr>
            <w:tcW w:w="288" w:type="dxa"/>
          </w:tcPr>
          <w:p w14:paraId="17F02E2C" w14:textId="77777777" w:rsidR="006A78B4" w:rsidRDefault="006A78B4" w:rsidP="00420CFA">
            <w:pPr>
              <w:pStyle w:val="CopticCross"/>
            </w:pPr>
          </w:p>
        </w:tc>
        <w:tc>
          <w:tcPr>
            <w:tcW w:w="3960" w:type="dxa"/>
          </w:tcPr>
          <w:p w14:paraId="74281CF5" w14:textId="77777777" w:rsidR="006A78B4" w:rsidRDefault="006A78B4" w:rsidP="006A78B4">
            <w:pPr>
              <w:pStyle w:val="CopticVersemulti-line"/>
            </w:pPr>
            <w:r>
              <w:t>Ϯⲛⲏⲥⲧⲓⲁ̀ ⲛⲉⲙ ⲡⲓϣ̀ⲗⲏⲗ:</w:t>
            </w:r>
          </w:p>
          <w:p w14:paraId="41EBD994" w14:textId="77777777" w:rsidR="006A78B4" w:rsidRDefault="006A78B4" w:rsidP="006A78B4">
            <w:pPr>
              <w:pStyle w:val="CopticVersemulti-line"/>
            </w:pPr>
            <w:r>
              <w:t>Ϧⲉⲛ ⲟⲩϩⲏⲧ ⲉϥⲑⲉⲃⲓⲏⲟⲩⲧ:</w:t>
            </w:r>
          </w:p>
          <w:p w14:paraId="1006DAA9" w14:textId="77777777" w:rsidR="006A78B4" w:rsidRDefault="006A78B4" w:rsidP="006A78B4">
            <w:pPr>
              <w:pStyle w:val="CopticVersemulti-line"/>
            </w:pPr>
            <w:r>
              <w:t>ⲛⲉⲙ ⲟⲩⲡ̀ⲛⲉⲩⲙⲁ ⲉϥⲧⲉⲛⲛⲏⲟⲩⲧ:</w:t>
            </w:r>
          </w:p>
          <w:p w14:paraId="71FF3B57" w14:textId="77777777" w:rsidR="006A78B4" w:rsidRDefault="006A78B4" w:rsidP="006A78B4">
            <w:pPr>
              <w:pStyle w:val="CopticHangingVerse"/>
            </w:pPr>
            <w:r>
              <w:t>ⲛⲁⲓ ⲛⲏⲉϣⲁⲩⲣⲁⲛⲁϥ ⲙ̀ⲫⲏⲉⲧⲧⲟⲩⲃⲏⲟⲩⲧ.</w:t>
            </w:r>
          </w:p>
        </w:tc>
      </w:tr>
      <w:tr w:rsidR="006A78B4" w14:paraId="6488B3DB" w14:textId="77777777" w:rsidTr="00420CFA">
        <w:trPr>
          <w:cantSplit/>
          <w:jc w:val="center"/>
        </w:trPr>
        <w:tc>
          <w:tcPr>
            <w:tcW w:w="288" w:type="dxa"/>
          </w:tcPr>
          <w:p w14:paraId="44A97D6E" w14:textId="77777777" w:rsidR="006A78B4" w:rsidRDefault="006A78B4" w:rsidP="00420CFA">
            <w:pPr>
              <w:pStyle w:val="CopticCross"/>
            </w:pPr>
            <w:r w:rsidRPr="00FB5ACB">
              <w:t>¿</w:t>
            </w:r>
          </w:p>
        </w:tc>
        <w:tc>
          <w:tcPr>
            <w:tcW w:w="3960" w:type="dxa"/>
          </w:tcPr>
          <w:p w14:paraId="353DC685" w14:textId="77777777" w:rsidR="006A78B4" w:rsidRDefault="006A78B4" w:rsidP="006A78B4">
            <w:pPr>
              <w:pStyle w:val="EngHang"/>
            </w:pPr>
            <w:r>
              <w:t>Fasting and prayer</w:t>
            </w:r>
          </w:p>
          <w:p w14:paraId="1DF5A2D4" w14:textId="77777777" w:rsidR="006A78B4" w:rsidRDefault="006A78B4" w:rsidP="006A78B4">
            <w:pPr>
              <w:pStyle w:val="EngHang"/>
            </w:pPr>
            <w:r>
              <w:t>Saved the three holy children,</w:t>
            </w:r>
          </w:p>
          <w:p w14:paraId="73744F91" w14:textId="77777777" w:rsidR="006A78B4" w:rsidRDefault="006A78B4" w:rsidP="006A78B4">
            <w:pPr>
              <w:pStyle w:val="EngHang"/>
            </w:pPr>
            <w:r>
              <w:t>Shadrach, Meshach and Abednego,</w:t>
            </w:r>
          </w:p>
          <w:p w14:paraId="501D627D" w14:textId="77777777" w:rsidR="006A78B4" w:rsidRDefault="006A78B4" w:rsidP="006A78B4">
            <w:pPr>
              <w:pStyle w:val="EngHangEnd"/>
            </w:pPr>
            <w:r>
              <w:t>From the fiery furnace.</w:t>
            </w:r>
          </w:p>
        </w:tc>
        <w:tc>
          <w:tcPr>
            <w:tcW w:w="288" w:type="dxa"/>
          </w:tcPr>
          <w:p w14:paraId="12583625" w14:textId="77777777" w:rsidR="006A78B4" w:rsidRDefault="006A78B4" w:rsidP="00420CFA"/>
        </w:tc>
        <w:tc>
          <w:tcPr>
            <w:tcW w:w="288" w:type="dxa"/>
          </w:tcPr>
          <w:p w14:paraId="5D21F006" w14:textId="77777777" w:rsidR="006A78B4" w:rsidRDefault="006A78B4" w:rsidP="00420CFA">
            <w:pPr>
              <w:pStyle w:val="CopticCross"/>
            </w:pPr>
            <w:r w:rsidRPr="00FB5ACB">
              <w:t>¿</w:t>
            </w:r>
          </w:p>
        </w:tc>
        <w:tc>
          <w:tcPr>
            <w:tcW w:w="3960" w:type="dxa"/>
          </w:tcPr>
          <w:p w14:paraId="7A01F410" w14:textId="77777777" w:rsidR="006A78B4" w:rsidRDefault="006A78B4" w:rsidP="006A78B4">
            <w:pPr>
              <w:pStyle w:val="CopticVersemulti-line"/>
            </w:pPr>
            <w:r>
              <w:t>Ϯⲛⲏⲥⲧⲓⲁ̀ ⲛⲉⲙ ⲡⲓϣ̀ⲗⲏⲗ:</w:t>
            </w:r>
          </w:p>
          <w:p w14:paraId="37FCFA81" w14:textId="77777777" w:rsidR="006A78B4" w:rsidRDefault="006A78B4" w:rsidP="006A78B4">
            <w:pPr>
              <w:pStyle w:val="CopticVersemulti-line"/>
            </w:pPr>
            <w:r>
              <w:t>ⲛⲏⲉⲧⲁⲩⲛⲟϩⲉⲙ ⲙ̀ⲡⲓϣⲟⲙⲧ ⲛ̀ⲁ̀ⲗⲟⲩ ⲛ̀ⲁ̀ⲅⲓⲟⲥ:</w:t>
            </w:r>
          </w:p>
          <w:p w14:paraId="7F2307E4" w14:textId="77777777" w:rsidR="006A78B4" w:rsidRDefault="006A78B4" w:rsidP="006A78B4">
            <w:pPr>
              <w:pStyle w:val="CopticVersemulti-line"/>
            </w:pPr>
            <w:r>
              <w:t>Ⲥⲉⲇⲣⲁⲕ Ⲙⲓⲥⲁⲕ Ⲁⲃⲇⲉⲛⲁⲅⲱ:</w:t>
            </w:r>
          </w:p>
          <w:p w14:paraId="7DF2BEA5" w14:textId="77777777" w:rsidR="006A78B4" w:rsidRDefault="006A78B4" w:rsidP="006A78B4">
            <w:pPr>
              <w:pStyle w:val="CopticHangingVerse"/>
            </w:pPr>
            <w:r>
              <w:t>ⲉ̀ⲃⲟⲗ ϧⲉⲛ ϯϩ̀ⲣⲟ ⲛ̀ⲥⲁⲧⲉ.</w:t>
            </w:r>
          </w:p>
        </w:tc>
      </w:tr>
      <w:tr w:rsidR="006A78B4" w14:paraId="3657670B" w14:textId="77777777" w:rsidTr="00420CFA">
        <w:trPr>
          <w:cantSplit/>
          <w:jc w:val="center"/>
        </w:trPr>
        <w:tc>
          <w:tcPr>
            <w:tcW w:w="288" w:type="dxa"/>
          </w:tcPr>
          <w:p w14:paraId="6B68B265" w14:textId="77777777" w:rsidR="006A78B4" w:rsidRDefault="006A78B4" w:rsidP="00420CFA">
            <w:pPr>
              <w:pStyle w:val="CopticCross"/>
            </w:pPr>
          </w:p>
        </w:tc>
        <w:tc>
          <w:tcPr>
            <w:tcW w:w="3960" w:type="dxa"/>
          </w:tcPr>
          <w:p w14:paraId="2A90C4BA" w14:textId="77777777" w:rsidR="006A78B4" w:rsidRDefault="006A78B4" w:rsidP="006A78B4">
            <w:pPr>
              <w:pStyle w:val="EngHang"/>
            </w:pPr>
            <w:r>
              <w:t>Fasting and prayer</w:t>
            </w:r>
          </w:p>
          <w:p w14:paraId="0ED7ED1D" w14:textId="77777777" w:rsidR="006A78B4" w:rsidRDefault="006A78B4" w:rsidP="006A78B4">
            <w:pPr>
              <w:pStyle w:val="EngHang"/>
            </w:pPr>
            <w:r>
              <w:t>Are the weapons of victory,</w:t>
            </w:r>
          </w:p>
          <w:p w14:paraId="0CB02756" w14:textId="77777777" w:rsidR="006A78B4" w:rsidRDefault="006A78B4" w:rsidP="006A78B4">
            <w:pPr>
              <w:pStyle w:val="EngHang"/>
            </w:pPr>
            <w:r>
              <w:t>And the live by which</w:t>
            </w:r>
          </w:p>
          <w:p w14:paraId="5CE1D1C0" w14:textId="77777777" w:rsidR="006A78B4" w:rsidRPr="00074078" w:rsidRDefault="006A78B4" w:rsidP="006A78B4">
            <w:pPr>
              <w:pStyle w:val="EngHangEnd"/>
            </w:pPr>
            <w:r>
              <w:t>Christians walk.</w:t>
            </w:r>
          </w:p>
        </w:tc>
        <w:tc>
          <w:tcPr>
            <w:tcW w:w="288" w:type="dxa"/>
          </w:tcPr>
          <w:p w14:paraId="5E38A5D7" w14:textId="77777777" w:rsidR="006A78B4" w:rsidRDefault="006A78B4" w:rsidP="00420CFA"/>
        </w:tc>
        <w:tc>
          <w:tcPr>
            <w:tcW w:w="288" w:type="dxa"/>
          </w:tcPr>
          <w:p w14:paraId="3E3F02F2" w14:textId="77777777" w:rsidR="006A78B4" w:rsidRDefault="006A78B4" w:rsidP="00420CFA">
            <w:pPr>
              <w:pStyle w:val="CopticCross"/>
            </w:pPr>
          </w:p>
        </w:tc>
        <w:tc>
          <w:tcPr>
            <w:tcW w:w="3960" w:type="dxa"/>
          </w:tcPr>
          <w:p w14:paraId="1260CF97" w14:textId="77777777" w:rsidR="006A78B4" w:rsidRDefault="006A78B4" w:rsidP="006A78B4">
            <w:pPr>
              <w:pStyle w:val="CopticVersemulti-line"/>
            </w:pPr>
            <w:r>
              <w:t>Ϯⲛⲏⲥⲧⲓⲁ̀ ⲛⲉⲙ ⲡⲓϣ̀ⲗⲏⲗ:</w:t>
            </w:r>
          </w:p>
          <w:p w14:paraId="270886E2" w14:textId="77777777" w:rsidR="006A78B4" w:rsidRDefault="006A78B4" w:rsidP="006A78B4">
            <w:pPr>
              <w:pStyle w:val="CopticVersemulti-line"/>
            </w:pPr>
            <w:r>
              <w:t>ⲛ̀ⲑⲱⲟⲩ ⲡⲉ ⲡ̀ϩⲟⲡⲗⲟⲛ ⲙ̀ⲡⲓϭⲣⲟ:</w:t>
            </w:r>
          </w:p>
          <w:p w14:paraId="0D2B5A55" w14:textId="77777777" w:rsidR="006A78B4" w:rsidRDefault="006A78B4" w:rsidP="006A78B4">
            <w:pPr>
              <w:pStyle w:val="CopticVersemulti-line"/>
            </w:pPr>
            <w:r>
              <w:t>ⲛ̀ⲑⲱⲟⲩ ⲛⲉ ⲛⲏⲉⲧⲁⲩⲙⲟϣⲓ ⲛ̀ϧⲏⲧⲟⲩ:</w:t>
            </w:r>
          </w:p>
          <w:p w14:paraId="53351444" w14:textId="77777777" w:rsidR="006A78B4" w:rsidRDefault="006A78B4" w:rsidP="006A78B4">
            <w:pPr>
              <w:pStyle w:val="CopticHangingVerse"/>
            </w:pPr>
            <w:r>
              <w:t>ⲛ̀ϫⲉ ⲛⲓⲭ̀ⲣⲓⲥⲧⲓⲁⲛⲟⲥ.</w:t>
            </w:r>
          </w:p>
        </w:tc>
      </w:tr>
      <w:tr w:rsidR="006A78B4" w14:paraId="4DFCA21A" w14:textId="77777777" w:rsidTr="00420CFA">
        <w:trPr>
          <w:cantSplit/>
          <w:jc w:val="center"/>
        </w:trPr>
        <w:tc>
          <w:tcPr>
            <w:tcW w:w="288" w:type="dxa"/>
          </w:tcPr>
          <w:p w14:paraId="5218F1E1" w14:textId="77777777" w:rsidR="006A78B4" w:rsidRDefault="006A78B4" w:rsidP="00420CFA">
            <w:pPr>
              <w:pStyle w:val="CopticCross"/>
            </w:pPr>
            <w:r w:rsidRPr="00FB5ACB">
              <w:t>¿</w:t>
            </w:r>
          </w:p>
        </w:tc>
        <w:tc>
          <w:tcPr>
            <w:tcW w:w="3960" w:type="dxa"/>
          </w:tcPr>
          <w:p w14:paraId="22041942" w14:textId="77777777" w:rsidR="006A78B4" w:rsidRDefault="006A78B4" w:rsidP="006A78B4">
            <w:pPr>
              <w:pStyle w:val="EngHang"/>
            </w:pPr>
            <w:r>
              <w:t>Through fasting and prayer,</w:t>
            </w:r>
          </w:p>
          <w:p w14:paraId="1249CE9F" w14:textId="77777777" w:rsidR="006A78B4" w:rsidRDefault="006A78B4" w:rsidP="006A78B4">
            <w:pPr>
              <w:pStyle w:val="EngHang"/>
            </w:pPr>
            <w:r>
              <w:t>Abraham was worthy</w:t>
            </w:r>
          </w:p>
          <w:p w14:paraId="348874D7" w14:textId="77777777" w:rsidR="006A78B4" w:rsidRDefault="006A78B4" w:rsidP="006A78B4">
            <w:pPr>
              <w:pStyle w:val="EngHang"/>
            </w:pPr>
            <w:r>
              <w:t>To host God</w:t>
            </w:r>
          </w:p>
          <w:p w14:paraId="71F73617" w14:textId="77777777" w:rsidR="006A78B4" w:rsidRDefault="006A78B4" w:rsidP="006A78B4">
            <w:pPr>
              <w:pStyle w:val="EngHangEnd"/>
            </w:pPr>
            <w:r>
              <w:t>And His holy angels.</w:t>
            </w:r>
          </w:p>
        </w:tc>
        <w:tc>
          <w:tcPr>
            <w:tcW w:w="288" w:type="dxa"/>
          </w:tcPr>
          <w:p w14:paraId="33E31654" w14:textId="77777777" w:rsidR="006A78B4" w:rsidRDefault="006A78B4" w:rsidP="00420CFA"/>
        </w:tc>
        <w:tc>
          <w:tcPr>
            <w:tcW w:w="288" w:type="dxa"/>
          </w:tcPr>
          <w:p w14:paraId="29DC65AA" w14:textId="77777777" w:rsidR="006A78B4" w:rsidRDefault="006A78B4" w:rsidP="00420CFA">
            <w:pPr>
              <w:pStyle w:val="CopticCross"/>
            </w:pPr>
            <w:r w:rsidRPr="00FB5ACB">
              <w:t>¿</w:t>
            </w:r>
          </w:p>
        </w:tc>
        <w:tc>
          <w:tcPr>
            <w:tcW w:w="3960" w:type="dxa"/>
          </w:tcPr>
          <w:p w14:paraId="0734F9BC" w14:textId="77777777" w:rsidR="006A78B4" w:rsidRDefault="006A78B4" w:rsidP="006A78B4">
            <w:pPr>
              <w:pStyle w:val="CopticVersemulti-line"/>
            </w:pPr>
            <w:r>
              <w:t>Ϩⲓⲧⲉⲛ ϯⲛⲏⲥⲧⲓⲁ̀ ⲛⲉⲙ ⲡⲓϣ̀ⲗⲏⲗ:</w:t>
            </w:r>
          </w:p>
          <w:p w14:paraId="165D6602" w14:textId="77777777" w:rsidR="006A78B4" w:rsidRDefault="006A78B4" w:rsidP="006A78B4">
            <w:pPr>
              <w:pStyle w:val="CopticVersemulti-line"/>
            </w:pPr>
            <w:r>
              <w:t>ⲁϥⲉⲣⲡ̀ⲉⲙⲡ̀ϣⲁ ⲛ̀ϫⲉ Ⲁⲃⲣⲁⲁⲙ:</w:t>
            </w:r>
          </w:p>
          <w:p w14:paraId="181F23DC" w14:textId="77777777" w:rsidR="006A78B4" w:rsidRDefault="006A78B4" w:rsidP="006A78B4">
            <w:pPr>
              <w:pStyle w:val="CopticVersemulti-line"/>
            </w:pPr>
            <w:r>
              <w:t>ⲉⲑⲣⲉ Ⲫϯ ϫⲱⲓⲗⲓ ⲉ̀ⲣⲟϥ:</w:t>
            </w:r>
          </w:p>
          <w:p w14:paraId="7DAF6D2F" w14:textId="77777777" w:rsidR="006A78B4" w:rsidRDefault="006A78B4" w:rsidP="006A78B4">
            <w:pPr>
              <w:pStyle w:val="CopticHangingVerse"/>
            </w:pPr>
            <w:r>
              <w:t>ⲛⲉⲙ ⲛⲉϥⲁⲅⲅⲉⲗⲟⲥ ⲉ̄ⲑ̄ⲩ̄.</w:t>
            </w:r>
          </w:p>
        </w:tc>
      </w:tr>
      <w:tr w:rsidR="006A78B4" w14:paraId="27856F9E" w14:textId="77777777" w:rsidTr="00420CFA">
        <w:trPr>
          <w:cantSplit/>
          <w:jc w:val="center"/>
        </w:trPr>
        <w:tc>
          <w:tcPr>
            <w:tcW w:w="288" w:type="dxa"/>
          </w:tcPr>
          <w:p w14:paraId="6FE3AD5D" w14:textId="77777777" w:rsidR="006A78B4" w:rsidRDefault="006A78B4" w:rsidP="00420CFA">
            <w:pPr>
              <w:pStyle w:val="CopticCross"/>
            </w:pPr>
          </w:p>
        </w:tc>
        <w:tc>
          <w:tcPr>
            <w:tcW w:w="3960" w:type="dxa"/>
          </w:tcPr>
          <w:p w14:paraId="0C7EB489" w14:textId="77777777" w:rsidR="006A78B4" w:rsidRDefault="006A78B4" w:rsidP="006A78B4">
            <w:pPr>
              <w:pStyle w:val="EngHang"/>
            </w:pPr>
            <w:r>
              <w:t>Through fasting and prayer,</w:t>
            </w:r>
          </w:p>
          <w:p w14:paraId="73E0A709" w14:textId="77777777" w:rsidR="006A78B4" w:rsidRDefault="006A78B4" w:rsidP="006A78B4">
            <w:pPr>
              <w:pStyle w:val="EngHang"/>
            </w:pPr>
            <w:r>
              <w:t>Isaac was offered</w:t>
            </w:r>
          </w:p>
          <w:p w14:paraId="0C74F81D" w14:textId="77777777" w:rsidR="006A78B4" w:rsidRDefault="006A78B4" w:rsidP="006A78B4">
            <w:pPr>
              <w:pStyle w:val="EngHang"/>
            </w:pPr>
            <w:r>
              <w:t>As a pure sacrifice,</w:t>
            </w:r>
          </w:p>
          <w:p w14:paraId="7E5F1D1D" w14:textId="77777777" w:rsidR="006A78B4" w:rsidRDefault="006A78B4" w:rsidP="006A78B4">
            <w:pPr>
              <w:pStyle w:val="EngHangEnd"/>
            </w:pPr>
            <w:r>
              <w:t>In a type of Christ.</w:t>
            </w:r>
          </w:p>
        </w:tc>
        <w:tc>
          <w:tcPr>
            <w:tcW w:w="288" w:type="dxa"/>
          </w:tcPr>
          <w:p w14:paraId="21ECE4A9" w14:textId="77777777" w:rsidR="006A78B4" w:rsidRDefault="006A78B4" w:rsidP="00420CFA"/>
        </w:tc>
        <w:tc>
          <w:tcPr>
            <w:tcW w:w="288" w:type="dxa"/>
          </w:tcPr>
          <w:p w14:paraId="180CFC71" w14:textId="77777777" w:rsidR="006A78B4" w:rsidRDefault="006A78B4" w:rsidP="00420CFA">
            <w:pPr>
              <w:pStyle w:val="CopticCross"/>
            </w:pPr>
          </w:p>
        </w:tc>
        <w:tc>
          <w:tcPr>
            <w:tcW w:w="3960" w:type="dxa"/>
          </w:tcPr>
          <w:p w14:paraId="453D34BF" w14:textId="77777777" w:rsidR="006A78B4" w:rsidRDefault="006A78B4" w:rsidP="006A78B4">
            <w:pPr>
              <w:pStyle w:val="CopticVersemulti-line"/>
            </w:pPr>
            <w:r>
              <w:t>Ϩⲓⲧⲉⲛ ϯⲛⲏⲥⲧⲓⲁ̀ ⲛⲉⲙ ⲡⲓϣ̀ⲗⲏⲗ:</w:t>
            </w:r>
          </w:p>
          <w:p w14:paraId="581D57FB" w14:textId="77777777" w:rsidR="006A78B4" w:rsidRDefault="006A78B4" w:rsidP="006A78B4">
            <w:pPr>
              <w:pStyle w:val="CopticVersemulti-line"/>
            </w:pPr>
            <w:r>
              <w:t>ⲁϥⲓ̀ⲛⲓ ⲉ̀ⲡ̀ϣⲱⲓ ⲛ̀Ⲓⲥⲁⲁⲕ:</w:t>
            </w:r>
          </w:p>
          <w:p w14:paraId="78C514CB" w14:textId="77777777" w:rsidR="006A78B4" w:rsidRDefault="006A78B4" w:rsidP="006A78B4">
            <w:pPr>
              <w:pStyle w:val="CopticVersemulti-line"/>
            </w:pPr>
            <w:r>
              <w:t>ⲛ̀ⲟⲩⲑⲩⲥⲓⲁ̀ ⲉⲧⲟⲩⲃⲏⲟⲩⲧ:</w:t>
            </w:r>
          </w:p>
          <w:p w14:paraId="3BBB9D11" w14:textId="77777777" w:rsidR="006A78B4" w:rsidRDefault="006A78B4" w:rsidP="006A78B4">
            <w:pPr>
              <w:pStyle w:val="CopticHangingVerse"/>
            </w:pPr>
            <w:r>
              <w:t>ⲁϥϯⲙⲏⲓⲛⲓ ⲉ̀Ⲡⲭ̄ⲥ̄.</w:t>
            </w:r>
          </w:p>
        </w:tc>
      </w:tr>
      <w:tr w:rsidR="006A78B4" w14:paraId="333844C0" w14:textId="77777777" w:rsidTr="00420CFA">
        <w:trPr>
          <w:cantSplit/>
          <w:jc w:val="center"/>
        </w:trPr>
        <w:tc>
          <w:tcPr>
            <w:tcW w:w="288" w:type="dxa"/>
          </w:tcPr>
          <w:p w14:paraId="4517BD17" w14:textId="77777777" w:rsidR="006A78B4" w:rsidRDefault="006A78B4" w:rsidP="00420CFA">
            <w:pPr>
              <w:pStyle w:val="CopticCross"/>
            </w:pPr>
            <w:r w:rsidRPr="00FB5ACB">
              <w:t>¿</w:t>
            </w:r>
          </w:p>
        </w:tc>
        <w:tc>
          <w:tcPr>
            <w:tcW w:w="3960" w:type="dxa"/>
          </w:tcPr>
          <w:p w14:paraId="3ABDFA24" w14:textId="77777777" w:rsidR="006A78B4" w:rsidRDefault="006A78B4" w:rsidP="006A78B4">
            <w:pPr>
              <w:pStyle w:val="EngHang"/>
            </w:pPr>
            <w:r>
              <w:t>Through fasting and prayer</w:t>
            </w:r>
          </w:p>
          <w:p w14:paraId="2532084D" w14:textId="77777777" w:rsidR="006A78B4" w:rsidRDefault="006A78B4" w:rsidP="006A78B4">
            <w:pPr>
              <w:pStyle w:val="EngHang"/>
            </w:pPr>
            <w:r>
              <w:t>Jacob was saved</w:t>
            </w:r>
          </w:p>
          <w:p w14:paraId="0B7547EB" w14:textId="77777777" w:rsidR="006A78B4" w:rsidRDefault="006A78B4" w:rsidP="006A78B4">
            <w:pPr>
              <w:pStyle w:val="EngHang"/>
            </w:pPr>
            <w:r>
              <w:t>From Esau, his brother,</w:t>
            </w:r>
          </w:p>
          <w:p w14:paraId="2D54C2F6" w14:textId="77777777" w:rsidR="006A78B4" w:rsidRDefault="006A78B4" w:rsidP="006A78B4">
            <w:pPr>
              <w:pStyle w:val="EngHangEnd"/>
            </w:pPr>
            <w:r>
              <w:t>And received the blessing from his father.</w:t>
            </w:r>
          </w:p>
        </w:tc>
        <w:tc>
          <w:tcPr>
            <w:tcW w:w="288" w:type="dxa"/>
          </w:tcPr>
          <w:p w14:paraId="27C820E0" w14:textId="77777777" w:rsidR="006A78B4" w:rsidRDefault="006A78B4" w:rsidP="00420CFA"/>
        </w:tc>
        <w:tc>
          <w:tcPr>
            <w:tcW w:w="288" w:type="dxa"/>
          </w:tcPr>
          <w:p w14:paraId="43A1EC1E" w14:textId="77777777" w:rsidR="006A78B4" w:rsidRDefault="006A78B4" w:rsidP="00420CFA">
            <w:pPr>
              <w:pStyle w:val="CopticCross"/>
            </w:pPr>
            <w:r w:rsidRPr="00FB5ACB">
              <w:t>¿</w:t>
            </w:r>
          </w:p>
        </w:tc>
        <w:tc>
          <w:tcPr>
            <w:tcW w:w="3960" w:type="dxa"/>
          </w:tcPr>
          <w:p w14:paraId="35EC2453" w14:textId="77777777" w:rsidR="006A78B4" w:rsidRDefault="006A78B4" w:rsidP="006A78B4">
            <w:pPr>
              <w:pStyle w:val="CopticVersemulti-line"/>
            </w:pPr>
            <w:r>
              <w:t>Ϩⲓⲧⲉⲛ ϯⲛⲏⲥⲧⲓⲁ̀ ⲛⲉⲙ ⲡⲓϣ̀ⲗⲏⲗ:</w:t>
            </w:r>
          </w:p>
          <w:p w14:paraId="3F3A4D6F" w14:textId="77777777" w:rsidR="006A78B4" w:rsidRDefault="006A78B4" w:rsidP="006A78B4">
            <w:pPr>
              <w:pStyle w:val="CopticVersemulti-line"/>
            </w:pPr>
            <w:r>
              <w:t>ⲁϥⲛⲟϩⲉⲙ ⲛ̀ϫⲉ Ⲓⲁⲕⲱⲃ:</w:t>
            </w:r>
          </w:p>
          <w:p w14:paraId="3AB96787" w14:textId="77777777" w:rsidR="006A78B4" w:rsidRDefault="006A78B4" w:rsidP="006A78B4">
            <w:pPr>
              <w:pStyle w:val="CopticVersemulti-line"/>
            </w:pPr>
            <w:r>
              <w:t>ⲉ̀ⲃⲟⲗϧⲉⲛ ⲡⲉϥⲥⲟⲛ Ⲏ ⲥⲁⲩ:</w:t>
            </w:r>
          </w:p>
          <w:p w14:paraId="75C57577" w14:textId="77777777" w:rsidR="006A78B4" w:rsidRDefault="006A78B4" w:rsidP="006A78B4">
            <w:pPr>
              <w:pStyle w:val="CopticHangingVerse"/>
            </w:pPr>
            <w:r>
              <w:t>ⲟⲩⲟϩ ⲁϥϭⲓ ⲛ̀ⲟⲩⲥ̀ⲙⲟⲩ ⲉ̀ⲃⲟⲗϧⲉⲛ ⲡⲉϥⲓⲱⲧ.</w:t>
            </w:r>
          </w:p>
        </w:tc>
      </w:tr>
      <w:tr w:rsidR="006A78B4" w14:paraId="41B29882" w14:textId="77777777" w:rsidTr="00420CFA">
        <w:trPr>
          <w:cantSplit/>
          <w:jc w:val="center"/>
        </w:trPr>
        <w:tc>
          <w:tcPr>
            <w:tcW w:w="288" w:type="dxa"/>
          </w:tcPr>
          <w:p w14:paraId="10B25098" w14:textId="77777777" w:rsidR="006A78B4" w:rsidRPr="00FB5ACB" w:rsidRDefault="006A78B4" w:rsidP="00420CFA">
            <w:pPr>
              <w:pStyle w:val="CopticCross"/>
            </w:pPr>
          </w:p>
        </w:tc>
        <w:tc>
          <w:tcPr>
            <w:tcW w:w="3960" w:type="dxa"/>
          </w:tcPr>
          <w:p w14:paraId="23CA9EB4" w14:textId="77777777" w:rsidR="006A78B4" w:rsidRDefault="006A78B4" w:rsidP="006A78B4">
            <w:pPr>
              <w:pStyle w:val="EngHang"/>
            </w:pPr>
            <w:r>
              <w:t>Through fasting and prayer</w:t>
            </w:r>
          </w:p>
          <w:p w14:paraId="2F371DCF" w14:textId="77777777" w:rsidR="006A78B4" w:rsidRDefault="006A78B4" w:rsidP="006A78B4">
            <w:pPr>
              <w:pStyle w:val="EngHang"/>
            </w:pPr>
            <w:r>
              <w:t>The good righteous Job</w:t>
            </w:r>
          </w:p>
          <w:p w14:paraId="707F4D70" w14:textId="77777777" w:rsidR="006A78B4" w:rsidRDefault="006A78B4" w:rsidP="006A78B4">
            <w:pPr>
              <w:pStyle w:val="EngHang"/>
            </w:pPr>
            <w:r>
              <w:t>Received healing</w:t>
            </w:r>
          </w:p>
          <w:p w14:paraId="5ECAA737" w14:textId="77777777" w:rsidR="006A78B4" w:rsidRDefault="006A78B4" w:rsidP="006A78B4">
            <w:pPr>
              <w:pStyle w:val="EngHangEnd"/>
            </w:pPr>
            <w:r>
              <w:t>As the Lord had compassion on His servant.</w:t>
            </w:r>
          </w:p>
        </w:tc>
        <w:tc>
          <w:tcPr>
            <w:tcW w:w="288" w:type="dxa"/>
          </w:tcPr>
          <w:p w14:paraId="1F7DC79E" w14:textId="77777777" w:rsidR="006A78B4" w:rsidRDefault="006A78B4" w:rsidP="00420CFA"/>
        </w:tc>
        <w:tc>
          <w:tcPr>
            <w:tcW w:w="288" w:type="dxa"/>
          </w:tcPr>
          <w:p w14:paraId="375FBBAF" w14:textId="77777777" w:rsidR="006A78B4" w:rsidRPr="00FB5ACB" w:rsidRDefault="006A78B4" w:rsidP="00420CFA">
            <w:pPr>
              <w:pStyle w:val="CopticCross"/>
            </w:pPr>
          </w:p>
        </w:tc>
        <w:tc>
          <w:tcPr>
            <w:tcW w:w="3960" w:type="dxa"/>
          </w:tcPr>
          <w:p w14:paraId="6EB006C2" w14:textId="77777777" w:rsidR="006A78B4" w:rsidRDefault="006A78B4" w:rsidP="006A78B4">
            <w:pPr>
              <w:pStyle w:val="CopticVersemulti-line"/>
            </w:pPr>
            <w:r>
              <w:t>Ϩⲓⲧⲉⲛ ϯⲛⲏⲥⲧⲓⲁ̀ ⲛⲉⲙ ⲡⲓϣ̀ⲗⲏⲗ:</w:t>
            </w:r>
          </w:p>
          <w:p w14:paraId="720026AD" w14:textId="77777777" w:rsidR="006A78B4" w:rsidRDefault="006A78B4" w:rsidP="006A78B4">
            <w:pPr>
              <w:pStyle w:val="CopticVersemulti-line"/>
            </w:pPr>
            <w:r>
              <w:t>ⲁ̀Ⲡⲟ̄ⲥ̄ ϣⲉⲛϩⲏⲧ ϧⲁ ⲛⲉϥⲃⲱⲕ:</w:t>
            </w:r>
          </w:p>
          <w:p w14:paraId="0AD8B1C3" w14:textId="77777777" w:rsidR="006A78B4" w:rsidRDefault="006A78B4" w:rsidP="006A78B4">
            <w:pPr>
              <w:pStyle w:val="CopticVersemulti-line"/>
            </w:pPr>
            <w:r>
              <w:t>ⲡⲓⲁ̀ⲅⲁⲑⲟⲥ Ⲓⲱⲃ ⲡⲓⲑ̀ⲙⲏⲓ:</w:t>
            </w:r>
          </w:p>
          <w:p w14:paraId="36284382" w14:textId="77777777" w:rsidR="006A78B4" w:rsidRDefault="006A78B4" w:rsidP="006A78B4">
            <w:pPr>
              <w:pStyle w:val="CopticHangingVerse"/>
            </w:pPr>
            <w:r>
              <w:t>ⲟⲩⲟϩ ⲁϥϯ ⲛⲁϥ ⲛ̀ⲟⲩⲧⲁⲗϭⲟ</w:t>
            </w:r>
          </w:p>
        </w:tc>
      </w:tr>
      <w:tr w:rsidR="006A78B4" w14:paraId="6204E334" w14:textId="77777777" w:rsidTr="00420CFA">
        <w:trPr>
          <w:cantSplit/>
          <w:jc w:val="center"/>
        </w:trPr>
        <w:tc>
          <w:tcPr>
            <w:tcW w:w="288" w:type="dxa"/>
          </w:tcPr>
          <w:p w14:paraId="7B919B99" w14:textId="77777777" w:rsidR="006A78B4" w:rsidRPr="00FB5ACB" w:rsidRDefault="006A78B4" w:rsidP="00420CFA">
            <w:pPr>
              <w:pStyle w:val="CopticCross"/>
            </w:pPr>
            <w:r w:rsidRPr="00FB5ACB">
              <w:t>¿</w:t>
            </w:r>
          </w:p>
        </w:tc>
        <w:tc>
          <w:tcPr>
            <w:tcW w:w="3960" w:type="dxa"/>
          </w:tcPr>
          <w:p w14:paraId="1C0B3DC3" w14:textId="77777777" w:rsidR="006A78B4" w:rsidRDefault="006A78B4" w:rsidP="006A78B4">
            <w:pPr>
              <w:pStyle w:val="EngHang"/>
            </w:pPr>
            <w:r>
              <w:t>Through fasting and prayer,</w:t>
            </w:r>
          </w:p>
          <w:p w14:paraId="764D1B02" w14:textId="77777777" w:rsidR="006A78B4" w:rsidRDefault="006A78B4" w:rsidP="006A78B4">
            <w:pPr>
              <w:pStyle w:val="EngHang"/>
            </w:pPr>
            <w:r>
              <w:t>Joseph was raised</w:t>
            </w:r>
          </w:p>
          <w:p w14:paraId="07120C46" w14:textId="77777777" w:rsidR="006A78B4" w:rsidRDefault="006A78B4" w:rsidP="006A78B4">
            <w:pPr>
              <w:pStyle w:val="EngHang"/>
            </w:pPr>
            <w:r>
              <w:t>To rule over Egypt,</w:t>
            </w:r>
          </w:p>
          <w:p w14:paraId="5A6D864F" w14:textId="77777777" w:rsidR="006A78B4" w:rsidRDefault="006A78B4" w:rsidP="006A78B4">
            <w:pPr>
              <w:pStyle w:val="EngHangEnd"/>
            </w:pPr>
            <w:r>
              <w:t>And was saved from the adulteress.</w:t>
            </w:r>
          </w:p>
        </w:tc>
        <w:tc>
          <w:tcPr>
            <w:tcW w:w="288" w:type="dxa"/>
          </w:tcPr>
          <w:p w14:paraId="36C67D56" w14:textId="77777777" w:rsidR="006A78B4" w:rsidRDefault="006A78B4" w:rsidP="00420CFA"/>
        </w:tc>
        <w:tc>
          <w:tcPr>
            <w:tcW w:w="288" w:type="dxa"/>
          </w:tcPr>
          <w:p w14:paraId="77C310A6" w14:textId="77777777" w:rsidR="006A78B4" w:rsidRPr="00FB5ACB" w:rsidRDefault="006A78B4" w:rsidP="00420CFA">
            <w:pPr>
              <w:pStyle w:val="CopticCross"/>
            </w:pPr>
            <w:r w:rsidRPr="00FB5ACB">
              <w:t>¿</w:t>
            </w:r>
          </w:p>
        </w:tc>
        <w:tc>
          <w:tcPr>
            <w:tcW w:w="3960" w:type="dxa"/>
          </w:tcPr>
          <w:p w14:paraId="1162AA4B" w14:textId="77777777" w:rsidR="006A78B4" w:rsidRDefault="006A78B4" w:rsidP="006A78B4">
            <w:pPr>
              <w:pStyle w:val="CopticVersemulti-line"/>
            </w:pPr>
            <w:r>
              <w:t>Ϩⲓⲧⲉⲛ ϯⲛⲏⲥⲧⲓⲁ̀ ⲛⲉⲙ ⲡⲓϣ̀ⲗⲏⲗ:</w:t>
            </w:r>
          </w:p>
          <w:p w14:paraId="112BA7A3" w14:textId="77777777" w:rsidR="006A78B4" w:rsidRDefault="006A78B4" w:rsidP="006A78B4">
            <w:pPr>
              <w:pStyle w:val="CopticVersemulti-line"/>
            </w:pPr>
            <w:r>
              <w:t>ⲁⲩⲱⲗⲓ ⲛ̀Ⲓⲱⲥⲏⲫ:</w:t>
            </w:r>
          </w:p>
          <w:p w14:paraId="52CAC805" w14:textId="77777777" w:rsidR="006A78B4" w:rsidRDefault="006A78B4" w:rsidP="006A78B4">
            <w:pPr>
              <w:pStyle w:val="CopticVersemulti-line"/>
            </w:pPr>
            <w:r>
              <w:t>ⲁϥⲉⲣⲟⲩⲣⲟ ⲉ̀ϫⲉⲛ Ⲭⲏⲙⲓ:</w:t>
            </w:r>
          </w:p>
          <w:p w14:paraId="48683D4F" w14:textId="77777777" w:rsidR="006A78B4" w:rsidRDefault="006A78B4" w:rsidP="006A78B4">
            <w:pPr>
              <w:pStyle w:val="CopticHangingVerse"/>
            </w:pPr>
            <w:r>
              <w:t>ⲟⲩⲟϩ ⲁϥⲛⲟϩⲉⲙ ⲉ̀ⲃⲟⲗϧⲉⲛ ϯⲡⲟⲣⲛⲏ.</w:t>
            </w:r>
          </w:p>
        </w:tc>
      </w:tr>
      <w:tr w:rsidR="006A78B4" w14:paraId="01528554" w14:textId="77777777" w:rsidTr="00420CFA">
        <w:trPr>
          <w:cantSplit/>
          <w:jc w:val="center"/>
        </w:trPr>
        <w:tc>
          <w:tcPr>
            <w:tcW w:w="288" w:type="dxa"/>
          </w:tcPr>
          <w:p w14:paraId="708D241E" w14:textId="77777777" w:rsidR="006A78B4" w:rsidRPr="00FB5ACB" w:rsidRDefault="006A78B4" w:rsidP="00420CFA">
            <w:pPr>
              <w:pStyle w:val="CopticCross"/>
            </w:pPr>
          </w:p>
        </w:tc>
        <w:tc>
          <w:tcPr>
            <w:tcW w:w="3960" w:type="dxa"/>
          </w:tcPr>
          <w:p w14:paraId="71AF981E" w14:textId="77777777" w:rsidR="006A78B4" w:rsidRDefault="006A78B4" w:rsidP="006A78B4">
            <w:pPr>
              <w:pStyle w:val="EngHang"/>
            </w:pPr>
            <w:r>
              <w:t>Through fasting and prayer,</w:t>
            </w:r>
          </w:p>
          <w:p w14:paraId="786BB599" w14:textId="77777777" w:rsidR="006A78B4" w:rsidRDefault="006A78B4" w:rsidP="006A78B4">
            <w:pPr>
              <w:pStyle w:val="EngHang"/>
            </w:pPr>
            <w:r>
              <w:t xml:space="preserve">God’s anger was lifted </w:t>
            </w:r>
          </w:p>
          <w:p w14:paraId="5722B4C7" w14:textId="77777777" w:rsidR="006A78B4" w:rsidRDefault="006A78B4" w:rsidP="006A78B4">
            <w:pPr>
              <w:pStyle w:val="EngHang"/>
            </w:pPr>
            <w:r>
              <w:t>From the people of Nineveh</w:t>
            </w:r>
          </w:p>
          <w:p w14:paraId="697E1C6B" w14:textId="77777777" w:rsidR="006A78B4" w:rsidRDefault="006A78B4" w:rsidP="006A78B4">
            <w:pPr>
              <w:pStyle w:val="EngHangEnd"/>
            </w:pPr>
            <w:r>
              <w:t>As He forgave them their sins.</w:t>
            </w:r>
          </w:p>
        </w:tc>
        <w:tc>
          <w:tcPr>
            <w:tcW w:w="288" w:type="dxa"/>
          </w:tcPr>
          <w:p w14:paraId="261524D1" w14:textId="77777777" w:rsidR="006A78B4" w:rsidRDefault="006A78B4" w:rsidP="00420CFA"/>
        </w:tc>
        <w:tc>
          <w:tcPr>
            <w:tcW w:w="288" w:type="dxa"/>
          </w:tcPr>
          <w:p w14:paraId="143227A4" w14:textId="77777777" w:rsidR="006A78B4" w:rsidRPr="00FB5ACB" w:rsidRDefault="006A78B4" w:rsidP="00420CFA">
            <w:pPr>
              <w:pStyle w:val="CopticCross"/>
            </w:pPr>
          </w:p>
        </w:tc>
        <w:tc>
          <w:tcPr>
            <w:tcW w:w="3960" w:type="dxa"/>
          </w:tcPr>
          <w:p w14:paraId="63277D84" w14:textId="77777777" w:rsidR="006A78B4" w:rsidRDefault="006A78B4" w:rsidP="006A78B4">
            <w:pPr>
              <w:pStyle w:val="CopticVersemulti-line"/>
            </w:pPr>
            <w:r>
              <w:t>Ϩⲓⲧⲉⲛ ϯⲛⲏⲥⲧⲓⲁ̀ ⲛⲉⲙ ⲡⲓϣ̀ⲗⲏⲗ:</w:t>
            </w:r>
          </w:p>
          <w:p w14:paraId="7D0720F8" w14:textId="77777777" w:rsidR="006A78B4" w:rsidRDefault="006A78B4" w:rsidP="006A78B4">
            <w:pPr>
              <w:pStyle w:val="CopticVersemulti-line"/>
            </w:pPr>
            <w:r>
              <w:t>ⲁ̀Ⲫϯ ⲱⲗⲓ ⲙ̀ⲡⲉϫⲱⲛⲧ:</w:t>
            </w:r>
          </w:p>
          <w:p w14:paraId="1588B924" w14:textId="77777777" w:rsidR="006A78B4" w:rsidRDefault="006A78B4" w:rsidP="006A78B4">
            <w:pPr>
              <w:pStyle w:val="CopticVersemulti-line"/>
            </w:pPr>
            <w:r>
              <w:t>ⲉ̀ⲃⲟⲗϩⲁ ⲛⲓⲣⲉⲙⲚⲓⲛⲉⲩⲏ:</w:t>
            </w:r>
          </w:p>
          <w:p w14:paraId="3933550C" w14:textId="77777777" w:rsidR="006A78B4" w:rsidRDefault="006A78B4" w:rsidP="006A78B4">
            <w:pPr>
              <w:pStyle w:val="CopticHangingVerse"/>
            </w:pPr>
            <w:r>
              <w:t>ⲟⲩⲟϩ ⲁϥⲛⲁϩⲙⲟⲩ ⲉ̀ⲃⲟⲗϧⲉⲛ ⲛⲟⲩⲛⲟⲃⲓ.</w:t>
            </w:r>
          </w:p>
        </w:tc>
      </w:tr>
      <w:tr w:rsidR="006A78B4" w14:paraId="542DA26D" w14:textId="77777777" w:rsidTr="00420CFA">
        <w:trPr>
          <w:cantSplit/>
          <w:jc w:val="center"/>
        </w:trPr>
        <w:tc>
          <w:tcPr>
            <w:tcW w:w="288" w:type="dxa"/>
          </w:tcPr>
          <w:p w14:paraId="55D1A46E" w14:textId="77777777" w:rsidR="006A78B4" w:rsidRPr="00FB5ACB" w:rsidRDefault="006A78B4" w:rsidP="00420CFA">
            <w:pPr>
              <w:pStyle w:val="CopticCross"/>
            </w:pPr>
            <w:r w:rsidRPr="00FB5ACB">
              <w:t>¿</w:t>
            </w:r>
          </w:p>
        </w:tc>
        <w:tc>
          <w:tcPr>
            <w:tcW w:w="3960" w:type="dxa"/>
          </w:tcPr>
          <w:p w14:paraId="669E03A6" w14:textId="77777777" w:rsidR="006A78B4" w:rsidRDefault="006A78B4" w:rsidP="006A78B4">
            <w:pPr>
              <w:pStyle w:val="EngHang"/>
            </w:pPr>
            <w:r>
              <w:t>Through fasting and prayer,</w:t>
            </w:r>
          </w:p>
          <w:p w14:paraId="56FEEDFD" w14:textId="77777777" w:rsidR="006A78B4" w:rsidRDefault="006A78B4" w:rsidP="006A78B4">
            <w:pPr>
              <w:pStyle w:val="EngHang"/>
            </w:pPr>
            <w:r>
              <w:t>The prophets and the righteous</w:t>
            </w:r>
          </w:p>
          <w:p w14:paraId="0CFCF854" w14:textId="77777777" w:rsidR="006A78B4" w:rsidRDefault="006A78B4" w:rsidP="006A78B4">
            <w:pPr>
              <w:pStyle w:val="EngHang"/>
            </w:pPr>
            <w:r>
              <w:t>All prophesied of Him</w:t>
            </w:r>
          </w:p>
          <w:p w14:paraId="5FCF53D4" w14:textId="77777777" w:rsidR="006A78B4" w:rsidRDefault="006A78B4" w:rsidP="006A78B4">
            <w:pPr>
              <w:pStyle w:val="EngHangEnd"/>
            </w:pPr>
            <w:r>
              <w:t>In diverse ways.</w:t>
            </w:r>
          </w:p>
        </w:tc>
        <w:tc>
          <w:tcPr>
            <w:tcW w:w="288" w:type="dxa"/>
          </w:tcPr>
          <w:p w14:paraId="2FCFD764" w14:textId="77777777" w:rsidR="006A78B4" w:rsidRDefault="006A78B4" w:rsidP="00420CFA"/>
        </w:tc>
        <w:tc>
          <w:tcPr>
            <w:tcW w:w="288" w:type="dxa"/>
          </w:tcPr>
          <w:p w14:paraId="5386D5F8" w14:textId="77777777" w:rsidR="006A78B4" w:rsidRPr="00FB5ACB" w:rsidRDefault="006A78B4" w:rsidP="00420CFA">
            <w:pPr>
              <w:pStyle w:val="CopticCross"/>
            </w:pPr>
            <w:r w:rsidRPr="00FB5ACB">
              <w:t>¿</w:t>
            </w:r>
          </w:p>
        </w:tc>
        <w:tc>
          <w:tcPr>
            <w:tcW w:w="3960" w:type="dxa"/>
          </w:tcPr>
          <w:p w14:paraId="76CB5F3C" w14:textId="77777777" w:rsidR="006A78B4" w:rsidRDefault="006A78B4" w:rsidP="006A78B4">
            <w:pPr>
              <w:pStyle w:val="CopticVersemulti-line"/>
            </w:pPr>
            <w:r>
              <w:t>Ϩⲓⲧⲉⲛ ϯⲛⲏⲥⲧⲓⲁ̀ ⲛⲉⲙ ⲡⲓϣ̀ⲗⲏⲗ:</w:t>
            </w:r>
          </w:p>
          <w:p w14:paraId="73118052" w14:textId="77777777" w:rsidR="006A78B4" w:rsidRDefault="006A78B4" w:rsidP="006A78B4">
            <w:pPr>
              <w:pStyle w:val="CopticVersemulti-line"/>
            </w:pPr>
            <w:r>
              <w:t>ⲛⲓⲡ̀ⲣⲟⲫⲏⲧⲏⲥ ⲛⲉⲙ ⲛⲓⲑ̀ⲙⲏⲓ:</w:t>
            </w:r>
          </w:p>
          <w:p w14:paraId="0174CFFD" w14:textId="77777777" w:rsidR="006A78B4" w:rsidRDefault="006A78B4" w:rsidP="006A78B4">
            <w:pPr>
              <w:pStyle w:val="CopticVersemulti-line"/>
            </w:pPr>
            <w:r>
              <w:t>ⲁⲩⲉⲣⲡ̀ⲣⲟⲫⲉⲧⲉⲩⲛⲓ ⲧⲏⲣⲟⲩ:</w:t>
            </w:r>
          </w:p>
          <w:p w14:paraId="795BDCAC" w14:textId="77777777" w:rsidR="006A78B4" w:rsidRDefault="006A78B4" w:rsidP="006A78B4">
            <w:pPr>
              <w:pStyle w:val="CopticHangingVerse"/>
            </w:pPr>
            <w:r>
              <w:t>ⲉⲑⲃⲏⲧϥ ϧⲉⲛ ⲟⲩⲑⲟ ⲛ̀ⲣⲏϯ.</w:t>
            </w:r>
          </w:p>
        </w:tc>
      </w:tr>
      <w:tr w:rsidR="006A78B4" w14:paraId="4B45F139" w14:textId="77777777" w:rsidTr="00420CFA">
        <w:trPr>
          <w:cantSplit/>
          <w:jc w:val="center"/>
        </w:trPr>
        <w:tc>
          <w:tcPr>
            <w:tcW w:w="288" w:type="dxa"/>
          </w:tcPr>
          <w:p w14:paraId="75BD2336" w14:textId="77777777" w:rsidR="006A78B4" w:rsidRPr="00FB5ACB" w:rsidRDefault="006A78B4" w:rsidP="00420CFA">
            <w:pPr>
              <w:pStyle w:val="CopticCross"/>
            </w:pPr>
          </w:p>
        </w:tc>
        <w:tc>
          <w:tcPr>
            <w:tcW w:w="3960" w:type="dxa"/>
          </w:tcPr>
          <w:p w14:paraId="73FCB2DE" w14:textId="77777777" w:rsidR="006A78B4" w:rsidRDefault="006A78B4" w:rsidP="006A78B4">
            <w:pPr>
              <w:pStyle w:val="EngHang"/>
            </w:pPr>
            <w:r>
              <w:t>Through fasting and prayer,</w:t>
            </w:r>
          </w:p>
          <w:p w14:paraId="4066F05A" w14:textId="77777777" w:rsidR="006A78B4" w:rsidRDefault="006A78B4" w:rsidP="006A78B4">
            <w:pPr>
              <w:pStyle w:val="EngHang"/>
            </w:pPr>
            <w:r>
              <w:t>The holy Apostles</w:t>
            </w:r>
          </w:p>
          <w:p w14:paraId="481F705B" w14:textId="77777777" w:rsidR="006A78B4" w:rsidRDefault="006A78B4" w:rsidP="006A78B4">
            <w:pPr>
              <w:pStyle w:val="EngHang"/>
            </w:pPr>
            <w:r>
              <w:t>Were sent to preach</w:t>
            </w:r>
          </w:p>
          <w:p w14:paraId="79262DB8" w14:textId="77777777" w:rsidR="006A78B4" w:rsidRDefault="006A78B4" w:rsidP="006A78B4">
            <w:pPr>
              <w:pStyle w:val="EngHangEnd"/>
            </w:pPr>
            <w:r>
              <w:t>To the whole world.</w:t>
            </w:r>
          </w:p>
        </w:tc>
        <w:tc>
          <w:tcPr>
            <w:tcW w:w="288" w:type="dxa"/>
          </w:tcPr>
          <w:p w14:paraId="48B4E3CE" w14:textId="77777777" w:rsidR="006A78B4" w:rsidRDefault="006A78B4" w:rsidP="00420CFA"/>
        </w:tc>
        <w:tc>
          <w:tcPr>
            <w:tcW w:w="288" w:type="dxa"/>
          </w:tcPr>
          <w:p w14:paraId="5E942855" w14:textId="77777777" w:rsidR="006A78B4" w:rsidRPr="00FB5ACB" w:rsidRDefault="006A78B4" w:rsidP="00420CFA">
            <w:pPr>
              <w:pStyle w:val="CopticCross"/>
            </w:pPr>
          </w:p>
        </w:tc>
        <w:tc>
          <w:tcPr>
            <w:tcW w:w="3960" w:type="dxa"/>
          </w:tcPr>
          <w:p w14:paraId="74DC1E31" w14:textId="77777777" w:rsidR="006A78B4" w:rsidRDefault="006A78B4" w:rsidP="006A78B4">
            <w:pPr>
              <w:pStyle w:val="CopticVersemulti-line"/>
            </w:pPr>
            <w:r>
              <w:t>Ϩⲓⲧⲛⲉ ϯⲛⲏⲥⲧⲓⲁ̀ ⲛⲉⲙ ⲡⲓϣ̀ⲗⲏⲗ:</w:t>
            </w:r>
          </w:p>
          <w:p w14:paraId="3B7F2B6C" w14:textId="77777777" w:rsidR="006A78B4" w:rsidRDefault="006A78B4" w:rsidP="006A78B4">
            <w:pPr>
              <w:pStyle w:val="CopticVersemulti-line"/>
            </w:pPr>
            <w:r>
              <w:t>ⲛⲓⲁ̀ⲡⲟⲥⲧⲟⲗⲟⲥ ⲛ̀ⲁ̀ⲅⲓⲟⲥ:</w:t>
            </w:r>
          </w:p>
          <w:p w14:paraId="18B19E30" w14:textId="77777777" w:rsidR="006A78B4" w:rsidRDefault="006A78B4" w:rsidP="006A78B4">
            <w:pPr>
              <w:pStyle w:val="CopticVersemulti-line"/>
            </w:pPr>
            <w:r>
              <w:t>ⲁϥⲟⲩⲟⲣⲡⲟⲩ ⲉⲩⲉⲣⲕⲩⲣⲓⲍⲓⲛ:</w:t>
            </w:r>
          </w:p>
          <w:p w14:paraId="710E43A4" w14:textId="77777777" w:rsidR="006A78B4" w:rsidRDefault="006A78B4" w:rsidP="006A78B4">
            <w:pPr>
              <w:pStyle w:val="CopticHangingVerse"/>
            </w:pPr>
            <w:r>
              <w:t>ϧⲉⲛ ϯⲟⲓⲕⲟⲩⲙⲉⲛⲏ ⲧⲏⲣⲥ.</w:t>
            </w:r>
          </w:p>
        </w:tc>
      </w:tr>
      <w:tr w:rsidR="006A78B4" w14:paraId="05C1CDAB" w14:textId="77777777" w:rsidTr="00420CFA">
        <w:trPr>
          <w:cantSplit/>
          <w:jc w:val="center"/>
        </w:trPr>
        <w:tc>
          <w:tcPr>
            <w:tcW w:w="288" w:type="dxa"/>
          </w:tcPr>
          <w:p w14:paraId="55440148" w14:textId="77777777" w:rsidR="006A78B4" w:rsidRPr="00FB5ACB" w:rsidRDefault="006A78B4" w:rsidP="00420CFA">
            <w:pPr>
              <w:pStyle w:val="CopticCross"/>
            </w:pPr>
            <w:r w:rsidRPr="00FB5ACB">
              <w:lastRenderedPageBreak/>
              <w:t>¿</w:t>
            </w:r>
          </w:p>
        </w:tc>
        <w:tc>
          <w:tcPr>
            <w:tcW w:w="3960" w:type="dxa"/>
          </w:tcPr>
          <w:p w14:paraId="2CF1FE60" w14:textId="77777777" w:rsidR="006A78B4" w:rsidRDefault="006A78B4" w:rsidP="006A78B4">
            <w:pPr>
              <w:pStyle w:val="EngHang"/>
            </w:pPr>
            <w:r>
              <w:t>Through fasting and prayer,</w:t>
            </w:r>
          </w:p>
          <w:p w14:paraId="5AB86CD5" w14:textId="77777777" w:rsidR="006A78B4" w:rsidRDefault="006A78B4" w:rsidP="006A78B4">
            <w:pPr>
              <w:pStyle w:val="EngHang"/>
            </w:pPr>
            <w:r>
              <w:t>The Cross-bearers and the Just</w:t>
            </w:r>
          </w:p>
          <w:p w14:paraId="70341DEA" w14:textId="77777777" w:rsidR="006A78B4" w:rsidRDefault="006A78B4" w:rsidP="006A78B4">
            <w:pPr>
              <w:pStyle w:val="EngHang"/>
            </w:pPr>
            <w:r>
              <w:t>Received great mysteries,</w:t>
            </w:r>
          </w:p>
          <w:p w14:paraId="1A6C817D" w14:textId="77777777" w:rsidR="006A78B4" w:rsidRDefault="006A78B4" w:rsidP="006A78B4">
            <w:pPr>
              <w:pStyle w:val="EngHangEnd"/>
            </w:pPr>
            <w:r>
              <w:t>Revealed to them by God.</w:t>
            </w:r>
          </w:p>
        </w:tc>
        <w:tc>
          <w:tcPr>
            <w:tcW w:w="288" w:type="dxa"/>
          </w:tcPr>
          <w:p w14:paraId="4FB0460A" w14:textId="77777777" w:rsidR="006A78B4" w:rsidRDefault="006A78B4" w:rsidP="00420CFA"/>
        </w:tc>
        <w:tc>
          <w:tcPr>
            <w:tcW w:w="288" w:type="dxa"/>
          </w:tcPr>
          <w:p w14:paraId="387BDF3A" w14:textId="77777777" w:rsidR="006A78B4" w:rsidRPr="00FB5ACB" w:rsidRDefault="006A78B4" w:rsidP="00420CFA">
            <w:pPr>
              <w:pStyle w:val="CopticCross"/>
            </w:pPr>
            <w:r w:rsidRPr="00FB5ACB">
              <w:t>¿</w:t>
            </w:r>
          </w:p>
        </w:tc>
        <w:tc>
          <w:tcPr>
            <w:tcW w:w="3960" w:type="dxa"/>
          </w:tcPr>
          <w:p w14:paraId="032F75A3" w14:textId="77777777" w:rsidR="006A78B4" w:rsidRDefault="006A78B4" w:rsidP="006A78B4">
            <w:pPr>
              <w:pStyle w:val="CopticVersemulti-line"/>
            </w:pPr>
            <w:r>
              <w:t>Ϩⲓⲧⲉⲛ ϯⲛⲏⲥⲧⲓⲁ̀ ⲛⲉⲙ ⲡⲓϣ̀ⲗⲏⲗ:</w:t>
            </w:r>
          </w:p>
          <w:p w14:paraId="4EC09F38" w14:textId="77777777" w:rsidR="006A78B4" w:rsidRDefault="006A78B4" w:rsidP="006A78B4">
            <w:pPr>
              <w:pStyle w:val="CopticVersemulti-line"/>
            </w:pPr>
            <w:r>
              <w:t>ⲛⲓⲥ̀ⲧⲁⲩⲣⲟⲫⲟⲣⲟⲥ ⲛⲉⲙ ⲛⲓⲇⲓⲕⲉⲟⲥ:</w:t>
            </w:r>
          </w:p>
          <w:p w14:paraId="4EA8F93E" w14:textId="77777777" w:rsidR="006A78B4" w:rsidRDefault="006A78B4" w:rsidP="006A78B4">
            <w:pPr>
              <w:pStyle w:val="CopticVersemulti-line"/>
            </w:pPr>
            <w:r>
              <w:t>ⲛⲁⲓ ⲁ̀Ⲫϯ ϭⲱⲣⲡ ⲛⲱⲟⲩ:</w:t>
            </w:r>
          </w:p>
          <w:p w14:paraId="436E9E75" w14:textId="77777777" w:rsidR="006A78B4" w:rsidRDefault="006A78B4" w:rsidP="006A78B4">
            <w:pPr>
              <w:pStyle w:val="CopticHangingVerse"/>
            </w:pPr>
            <w:r>
              <w:t>ⲛ̀ϩⲁⲛⲛⲓϣϯ ⲙ̀ⲙⲩⲥⲧⲏⲣⲓⲟⲛ.</w:t>
            </w:r>
          </w:p>
        </w:tc>
      </w:tr>
      <w:tr w:rsidR="006A78B4" w14:paraId="3353AA7C" w14:textId="77777777" w:rsidTr="00420CFA">
        <w:trPr>
          <w:cantSplit/>
          <w:jc w:val="center"/>
        </w:trPr>
        <w:tc>
          <w:tcPr>
            <w:tcW w:w="288" w:type="dxa"/>
          </w:tcPr>
          <w:p w14:paraId="76FBC075" w14:textId="77777777" w:rsidR="006A78B4" w:rsidRPr="00FB5ACB" w:rsidRDefault="006A78B4" w:rsidP="00420CFA">
            <w:pPr>
              <w:pStyle w:val="CopticCross"/>
            </w:pPr>
          </w:p>
        </w:tc>
        <w:tc>
          <w:tcPr>
            <w:tcW w:w="3960" w:type="dxa"/>
          </w:tcPr>
          <w:p w14:paraId="33133035" w14:textId="77777777" w:rsidR="006A78B4" w:rsidRDefault="006A78B4" w:rsidP="006A78B4">
            <w:pPr>
              <w:pStyle w:val="EngHang"/>
            </w:pPr>
            <w:r>
              <w:t>Through fasting and prayer,</w:t>
            </w:r>
          </w:p>
          <w:p w14:paraId="022D23B8" w14:textId="77777777" w:rsidR="006A78B4" w:rsidRDefault="006A78B4" w:rsidP="006A78B4">
            <w:pPr>
              <w:pStyle w:val="EngHang"/>
            </w:pPr>
            <w:r>
              <w:t xml:space="preserve">The </w:t>
            </w:r>
            <w:commentRangeStart w:id="1805"/>
            <w:r>
              <w:t>strugglers</w:t>
            </w:r>
            <w:commentRangeEnd w:id="1805"/>
            <w:r>
              <w:rPr>
                <w:rStyle w:val="CommentReference"/>
              </w:rPr>
              <w:commentReference w:id="1805"/>
            </w:r>
            <w:r>
              <w:t>, the martyrs,</w:t>
            </w:r>
          </w:p>
          <w:p w14:paraId="18C001BE" w14:textId="77777777" w:rsidR="006A78B4" w:rsidRDefault="006A78B4" w:rsidP="006A78B4">
            <w:pPr>
              <w:pStyle w:val="EngHang"/>
            </w:pPr>
            <w:r>
              <w:t>Wore the unfading crown</w:t>
            </w:r>
          </w:p>
          <w:p w14:paraId="190F9CD6" w14:textId="77777777" w:rsidR="006A78B4" w:rsidRDefault="006A78B4" w:rsidP="006A78B4">
            <w:pPr>
              <w:pStyle w:val="EngHangEnd"/>
            </w:pPr>
            <w:r>
              <w:t xml:space="preserve">Of </w:t>
            </w:r>
            <w:commentRangeStart w:id="1806"/>
            <w:r>
              <w:t>martyrdom</w:t>
            </w:r>
            <w:commentRangeEnd w:id="1806"/>
            <w:r>
              <w:rPr>
                <w:rStyle w:val="CommentReference"/>
              </w:rPr>
              <w:commentReference w:id="1806"/>
            </w:r>
            <w:r>
              <w:t>.</w:t>
            </w:r>
          </w:p>
        </w:tc>
        <w:tc>
          <w:tcPr>
            <w:tcW w:w="288" w:type="dxa"/>
          </w:tcPr>
          <w:p w14:paraId="07007AD0" w14:textId="77777777" w:rsidR="006A78B4" w:rsidRDefault="006A78B4" w:rsidP="00420CFA"/>
        </w:tc>
        <w:tc>
          <w:tcPr>
            <w:tcW w:w="288" w:type="dxa"/>
          </w:tcPr>
          <w:p w14:paraId="38743276" w14:textId="77777777" w:rsidR="006A78B4" w:rsidRPr="00FB5ACB" w:rsidRDefault="006A78B4" w:rsidP="00420CFA">
            <w:pPr>
              <w:pStyle w:val="CopticCross"/>
            </w:pPr>
          </w:p>
        </w:tc>
        <w:tc>
          <w:tcPr>
            <w:tcW w:w="3960" w:type="dxa"/>
          </w:tcPr>
          <w:p w14:paraId="5CC0BBD9" w14:textId="77777777" w:rsidR="006A78B4" w:rsidRDefault="006A78B4" w:rsidP="006A78B4">
            <w:pPr>
              <w:pStyle w:val="CopticVersemulti-line"/>
            </w:pPr>
            <w:r>
              <w:t>Ϩⲓⲧⲉⲛ ϯⲛⲏⲥⲧⲓⲁ̀ ⲛⲉⲙ ⲡⲓϣ̀ⲗⲏⲗ:</w:t>
            </w:r>
          </w:p>
          <w:p w14:paraId="68F34BA5" w14:textId="77777777" w:rsidR="006A78B4" w:rsidRDefault="006A78B4" w:rsidP="006A78B4">
            <w:pPr>
              <w:pStyle w:val="CopticVersemulti-line"/>
            </w:pPr>
            <w:r>
              <w:t>ⲛⲓⲁⲑⲗⲏⲧⲏⲥ ⲙ̀ⲙⲁⲣⲧⲩⲣⲟⲥ:</w:t>
            </w:r>
          </w:p>
          <w:p w14:paraId="58A9F4A6" w14:textId="77777777" w:rsidR="006A78B4" w:rsidRDefault="006A78B4" w:rsidP="006A78B4">
            <w:pPr>
              <w:pStyle w:val="CopticVersemulti-line"/>
            </w:pPr>
            <w:r>
              <w:t>ⲁⲩⲉⲣⲫⲟⲣⲓⲛ ⲡⲓⲭ̀ⲗⲟⲙ ⲛ̀ⲁⲧⲗⲱⲙ:</w:t>
            </w:r>
          </w:p>
          <w:p w14:paraId="0B1B59E0" w14:textId="77777777" w:rsidR="006A78B4" w:rsidRDefault="006A78B4" w:rsidP="006A78B4">
            <w:pPr>
              <w:pStyle w:val="CopticHangingVerse"/>
            </w:pPr>
            <w:r>
              <w:t xml:space="preserve">ⲛ̀ⲧⲉ </w:t>
            </w:r>
            <w:r>
              <w:rPr>
                <w:rFonts w:ascii="Arial" w:hAnsi="Arial" w:cs="Arial"/>
              </w:rPr>
              <w:t>ϯ</w:t>
            </w:r>
            <w:r>
              <w:t>ⲙⲉⲧⲙⲁⲣⲧⲩⲣⲟⲥ.</w:t>
            </w:r>
          </w:p>
        </w:tc>
      </w:tr>
      <w:tr w:rsidR="006A78B4" w14:paraId="0942FBE5" w14:textId="77777777" w:rsidTr="00420CFA">
        <w:trPr>
          <w:cantSplit/>
          <w:jc w:val="center"/>
        </w:trPr>
        <w:tc>
          <w:tcPr>
            <w:tcW w:w="288" w:type="dxa"/>
          </w:tcPr>
          <w:p w14:paraId="2BC03529" w14:textId="77777777" w:rsidR="006A78B4" w:rsidRPr="00FB5ACB" w:rsidRDefault="006A78B4" w:rsidP="00420CFA">
            <w:pPr>
              <w:pStyle w:val="CopticCross"/>
            </w:pPr>
            <w:r w:rsidRPr="00FB5ACB">
              <w:t>¿</w:t>
            </w:r>
          </w:p>
        </w:tc>
        <w:tc>
          <w:tcPr>
            <w:tcW w:w="3960" w:type="dxa"/>
          </w:tcPr>
          <w:p w14:paraId="07C41EC5" w14:textId="77777777" w:rsidR="006A78B4" w:rsidRDefault="006A78B4" w:rsidP="006A78B4">
            <w:pPr>
              <w:pStyle w:val="EngHang"/>
            </w:pPr>
            <w:r>
              <w:t>Daniel fasted, and shut</w:t>
            </w:r>
          </w:p>
          <w:p w14:paraId="09DD19E0" w14:textId="77777777" w:rsidR="006A78B4" w:rsidRDefault="006A78B4" w:rsidP="006A78B4">
            <w:pPr>
              <w:pStyle w:val="EngHang"/>
            </w:pPr>
            <w:r>
              <w:t>The mouths of the lions.</w:t>
            </w:r>
          </w:p>
          <w:p w14:paraId="02366398" w14:textId="77777777" w:rsidR="006A78B4" w:rsidRDefault="006A78B4" w:rsidP="006A78B4">
            <w:pPr>
              <w:pStyle w:val="EngHang"/>
            </w:pPr>
            <w:r>
              <w:t>They touched him not,</w:t>
            </w:r>
          </w:p>
          <w:p w14:paraId="7B97810D" w14:textId="77777777" w:rsidR="006A78B4" w:rsidRDefault="006A78B4" w:rsidP="006A78B4">
            <w:pPr>
              <w:pStyle w:val="EngHangEnd"/>
            </w:pPr>
            <w:r>
              <w:t>On account of prayer and fasting.</w:t>
            </w:r>
          </w:p>
        </w:tc>
        <w:tc>
          <w:tcPr>
            <w:tcW w:w="288" w:type="dxa"/>
          </w:tcPr>
          <w:p w14:paraId="7E3ED0D3" w14:textId="77777777" w:rsidR="006A78B4" w:rsidRDefault="006A78B4" w:rsidP="00420CFA"/>
        </w:tc>
        <w:tc>
          <w:tcPr>
            <w:tcW w:w="288" w:type="dxa"/>
          </w:tcPr>
          <w:p w14:paraId="4ADE1E38" w14:textId="77777777" w:rsidR="006A78B4" w:rsidRPr="00FB5ACB" w:rsidRDefault="006A78B4" w:rsidP="00420CFA">
            <w:pPr>
              <w:pStyle w:val="CopticCross"/>
            </w:pPr>
            <w:r w:rsidRPr="00FB5ACB">
              <w:t>¿</w:t>
            </w:r>
          </w:p>
        </w:tc>
        <w:tc>
          <w:tcPr>
            <w:tcW w:w="3960" w:type="dxa"/>
          </w:tcPr>
          <w:p w14:paraId="463A3604" w14:textId="77777777" w:rsidR="006A78B4" w:rsidRDefault="006A78B4" w:rsidP="006A78B4">
            <w:pPr>
              <w:pStyle w:val="CopticVersemulti-line"/>
            </w:pPr>
            <w:r>
              <w:t>Ⲇⲁⲛⲓⲏⲗ ⲁϥⲉⲣⲛⲏⲥⲧⲉⲩⲓⲛ:</w:t>
            </w:r>
          </w:p>
          <w:p w14:paraId="423711F7" w14:textId="77777777" w:rsidR="006A78B4" w:rsidRDefault="006A78B4" w:rsidP="006A78B4">
            <w:pPr>
              <w:pStyle w:val="CopticVersemulti-line"/>
            </w:pPr>
            <w:r>
              <w:t>ⲁϥϣ̀ⲑⲁⲙ ⲛ̀ⲣⲱⲟⲩ ⲛ̀ⲛⲓⲙⲟⲩⲓ̀:</w:t>
            </w:r>
          </w:p>
          <w:p w14:paraId="55B91AC1" w14:textId="77777777" w:rsidR="006A78B4" w:rsidRDefault="006A78B4" w:rsidP="006A78B4">
            <w:pPr>
              <w:pStyle w:val="CopticVersemulti-line"/>
            </w:pPr>
            <w:r>
              <w:t>ⲙ̀ⲡⲟⲩϭⲓⲛⲉⲙ ⲡⲉϥⲥⲱⲙⲁ:</w:t>
            </w:r>
          </w:p>
          <w:p w14:paraId="394438C7" w14:textId="77777777" w:rsidR="006A78B4" w:rsidRDefault="006A78B4" w:rsidP="006A78B4">
            <w:pPr>
              <w:pStyle w:val="CopticHangingVerse"/>
            </w:pPr>
            <w:r>
              <w:t>ⲉⲑⲃⲉ ⲡⲓϣ̀ⲗⲏⲗ ⲛⲉⲙ ϯⲛⲏⲥⲧⲓⲁ̀.</w:t>
            </w:r>
          </w:p>
        </w:tc>
      </w:tr>
      <w:tr w:rsidR="006A78B4" w14:paraId="0BF91493" w14:textId="77777777" w:rsidTr="00420CFA">
        <w:trPr>
          <w:cantSplit/>
          <w:jc w:val="center"/>
        </w:trPr>
        <w:tc>
          <w:tcPr>
            <w:tcW w:w="288" w:type="dxa"/>
          </w:tcPr>
          <w:p w14:paraId="69C62C3F" w14:textId="77777777" w:rsidR="006A78B4" w:rsidRPr="00FB5ACB" w:rsidRDefault="006A78B4" w:rsidP="00420CFA">
            <w:pPr>
              <w:pStyle w:val="CopticCross"/>
            </w:pPr>
          </w:p>
        </w:tc>
        <w:tc>
          <w:tcPr>
            <w:tcW w:w="3960" w:type="dxa"/>
          </w:tcPr>
          <w:p w14:paraId="729C6598" w14:textId="77777777" w:rsidR="006A78B4" w:rsidRDefault="006A78B4" w:rsidP="006A78B4">
            <w:pPr>
              <w:pStyle w:val="EngHang"/>
            </w:pPr>
            <w:r>
              <w:t>Our Good Saviour fasted</w:t>
            </w:r>
          </w:p>
          <w:p w14:paraId="74F269F5" w14:textId="77777777" w:rsidR="006A78B4" w:rsidRDefault="006A78B4" w:rsidP="006A78B4">
            <w:pPr>
              <w:pStyle w:val="EngHang"/>
            </w:pPr>
            <w:r>
              <w:t>Forty days and Forty nights,</w:t>
            </w:r>
          </w:p>
          <w:p w14:paraId="12D7D205" w14:textId="77777777" w:rsidR="006A78B4" w:rsidRDefault="006A78B4" w:rsidP="006A78B4">
            <w:pPr>
              <w:pStyle w:val="EngHang"/>
            </w:pPr>
            <w:r>
              <w:t>In order to show us the way</w:t>
            </w:r>
          </w:p>
          <w:p w14:paraId="7CA0C096" w14:textId="77777777" w:rsidR="006A78B4" w:rsidRDefault="006A78B4" w:rsidP="006A78B4">
            <w:pPr>
              <w:pStyle w:val="EngHangEnd"/>
            </w:pPr>
            <w:r>
              <w:t>By which we might be saved.</w:t>
            </w:r>
          </w:p>
        </w:tc>
        <w:tc>
          <w:tcPr>
            <w:tcW w:w="288" w:type="dxa"/>
          </w:tcPr>
          <w:p w14:paraId="3E09323A" w14:textId="77777777" w:rsidR="006A78B4" w:rsidRDefault="006A78B4" w:rsidP="00420CFA"/>
        </w:tc>
        <w:tc>
          <w:tcPr>
            <w:tcW w:w="288" w:type="dxa"/>
          </w:tcPr>
          <w:p w14:paraId="01D8BF1B" w14:textId="77777777" w:rsidR="006A78B4" w:rsidRPr="00FB5ACB" w:rsidRDefault="006A78B4" w:rsidP="00420CFA">
            <w:pPr>
              <w:pStyle w:val="CopticCross"/>
            </w:pPr>
          </w:p>
        </w:tc>
        <w:tc>
          <w:tcPr>
            <w:tcW w:w="3960" w:type="dxa"/>
          </w:tcPr>
          <w:p w14:paraId="73280EBA" w14:textId="77777777" w:rsidR="006A78B4" w:rsidRDefault="006A78B4" w:rsidP="006A78B4">
            <w:pPr>
              <w:pStyle w:val="CopticVersemulti-line"/>
            </w:pPr>
            <w:r>
              <w:t>Ⲡⲉⲛⲥⲱⲧⲏⲣ ⲁϥⲉⲣⲛⲏⲥⲧⲉϣⲓⲛ:</w:t>
            </w:r>
          </w:p>
          <w:p w14:paraId="62C9DDF2" w14:textId="77777777" w:rsidR="006A78B4" w:rsidRDefault="006A78B4" w:rsidP="006A78B4">
            <w:pPr>
              <w:pStyle w:val="CopticVersemulti-line"/>
            </w:pPr>
            <w:r>
              <w:t>ⲛ̀ϩ̀ⲙⲉ ⲛ̀ⲉ̀ϩⲟⲟⲩ ⲛⲉⲙ ϩ̀ⲙⲉ ⲛ̀ⲉ̀ϫⲱⲣϩ:</w:t>
            </w:r>
          </w:p>
          <w:p w14:paraId="75547EBA" w14:textId="77777777" w:rsidR="006A78B4" w:rsidRDefault="006A78B4" w:rsidP="006A78B4">
            <w:pPr>
              <w:pStyle w:val="CopticVersemulti-line"/>
            </w:pPr>
            <w:r>
              <w:t>ϣⲁⲛ̀ⲧⲉϥⲧ̀ⲥⲁⲃⲟⲛ ⲙ̀ⲡⲓⲙⲱⲓⲧ:</w:t>
            </w:r>
          </w:p>
          <w:p w14:paraId="458EA267" w14:textId="77777777" w:rsidR="006A78B4" w:rsidRDefault="006A78B4" w:rsidP="006A78B4">
            <w:pPr>
              <w:pStyle w:val="CopticHangingVerse"/>
            </w:pPr>
            <w:r>
              <w:t>ⲉ̀ⲧⲉⲛⲛⲁⲟⲩϫⲁⲓ ⲉ̀ⲃⲟⲗ ϩⲓⲧⲟⲧϥ.</w:t>
            </w:r>
          </w:p>
        </w:tc>
      </w:tr>
      <w:tr w:rsidR="006A78B4" w14:paraId="1DBE2E0F" w14:textId="77777777" w:rsidTr="00420CFA">
        <w:trPr>
          <w:cantSplit/>
          <w:jc w:val="center"/>
        </w:trPr>
        <w:tc>
          <w:tcPr>
            <w:tcW w:w="288" w:type="dxa"/>
          </w:tcPr>
          <w:p w14:paraId="6D9705FE" w14:textId="77777777" w:rsidR="006A78B4" w:rsidRPr="00FB5ACB" w:rsidRDefault="006A78B4" w:rsidP="00420CFA">
            <w:pPr>
              <w:pStyle w:val="CopticCross"/>
            </w:pPr>
            <w:r w:rsidRPr="00FB5ACB">
              <w:t>¿</w:t>
            </w:r>
          </w:p>
        </w:tc>
        <w:tc>
          <w:tcPr>
            <w:tcW w:w="3960" w:type="dxa"/>
          </w:tcPr>
          <w:p w14:paraId="55CDE320" w14:textId="77777777" w:rsidR="006A78B4" w:rsidRDefault="006A78B4" w:rsidP="006A78B4">
            <w:pPr>
              <w:pStyle w:val="EngHang"/>
            </w:pPr>
            <w:r>
              <w:t>Let us pray and fast,</w:t>
            </w:r>
          </w:p>
          <w:p w14:paraId="568F1439" w14:textId="77777777" w:rsidR="006A78B4" w:rsidRDefault="006A78B4" w:rsidP="006A78B4">
            <w:pPr>
              <w:pStyle w:val="EngHang"/>
            </w:pPr>
            <w:r>
              <w:t>In purity and righteousness,</w:t>
            </w:r>
          </w:p>
          <w:p w14:paraId="4A07A121" w14:textId="77777777" w:rsidR="006A78B4" w:rsidRDefault="006A78B4" w:rsidP="006A78B4">
            <w:pPr>
              <w:pStyle w:val="EngHang"/>
            </w:pPr>
            <w:r>
              <w:t>And with thoughts of love,</w:t>
            </w:r>
          </w:p>
          <w:p w14:paraId="21BD4156" w14:textId="77777777" w:rsidR="006A78B4" w:rsidRDefault="006A78B4" w:rsidP="006A78B4">
            <w:pPr>
              <w:pStyle w:val="EngHangEnd"/>
            </w:pPr>
            <w:r>
              <w:t>Proclaiming and saying,</w:t>
            </w:r>
          </w:p>
        </w:tc>
        <w:tc>
          <w:tcPr>
            <w:tcW w:w="288" w:type="dxa"/>
          </w:tcPr>
          <w:p w14:paraId="74804B9E" w14:textId="77777777" w:rsidR="006A78B4" w:rsidRDefault="006A78B4" w:rsidP="00420CFA"/>
        </w:tc>
        <w:tc>
          <w:tcPr>
            <w:tcW w:w="288" w:type="dxa"/>
          </w:tcPr>
          <w:p w14:paraId="78E1E242" w14:textId="77777777" w:rsidR="006A78B4" w:rsidRPr="00FB5ACB" w:rsidRDefault="006A78B4" w:rsidP="00420CFA">
            <w:pPr>
              <w:pStyle w:val="CopticCross"/>
            </w:pPr>
            <w:r w:rsidRPr="00FB5ACB">
              <w:t>¿</w:t>
            </w:r>
          </w:p>
        </w:tc>
        <w:tc>
          <w:tcPr>
            <w:tcW w:w="3960" w:type="dxa"/>
          </w:tcPr>
          <w:p w14:paraId="0CB1F38B" w14:textId="77777777" w:rsidR="006A78B4" w:rsidRDefault="006A78B4" w:rsidP="006A78B4">
            <w:pPr>
              <w:pStyle w:val="CopticVersemulti-line"/>
            </w:pPr>
            <w:r>
              <w:t>Ⲙⲁⲣⲉⲛϣ̀ⲗⲏⲗ ⲛ̀ⲧⲉⲛⲉⲣⲛⲏⲥⲧⲉⲩⲓⲛ:</w:t>
            </w:r>
          </w:p>
          <w:p w14:paraId="21D8CED3" w14:textId="77777777" w:rsidR="006A78B4" w:rsidRDefault="006A78B4" w:rsidP="006A78B4">
            <w:pPr>
              <w:pStyle w:val="CopticVersemulti-line"/>
            </w:pPr>
            <w:r>
              <w:t>ϧⲉⲛ ⲟⲩⲙⲉⲑⲙⲏⲓ ⲛⲉⲙ ⲟⲩⲧⲟⲩⲃⲟ:</w:t>
            </w:r>
          </w:p>
          <w:p w14:paraId="15833864" w14:textId="77777777" w:rsidR="006A78B4" w:rsidRDefault="006A78B4" w:rsidP="006A78B4">
            <w:pPr>
              <w:pStyle w:val="CopticVersemulti-line"/>
            </w:pPr>
            <w:r>
              <w:t>ⲟⲩⲙⲉⲩⲓ̀ ⲛⲉⲙ ⲟⲩⲁ̀ⲅⲁⲡⲏ:</w:t>
            </w:r>
          </w:p>
          <w:p w14:paraId="66170F98" w14:textId="77777777" w:rsidR="006A78B4" w:rsidRDefault="006A78B4" w:rsidP="006A78B4">
            <w:pPr>
              <w:pStyle w:val="CopticHangingVerse"/>
            </w:pPr>
            <w:r>
              <w:t>ⲉⲛⲱϣ ⲉ̀ⲃⲟⲗ ⲉⲛϫⲱ ⲙ̀ⲙⲟⲥ.</w:t>
            </w:r>
          </w:p>
        </w:tc>
      </w:tr>
      <w:tr w:rsidR="006A78B4" w14:paraId="241C4B3A" w14:textId="77777777" w:rsidTr="00420CFA">
        <w:trPr>
          <w:cantSplit/>
          <w:jc w:val="center"/>
        </w:trPr>
        <w:tc>
          <w:tcPr>
            <w:tcW w:w="288" w:type="dxa"/>
          </w:tcPr>
          <w:p w14:paraId="23F9C83F" w14:textId="77777777" w:rsidR="006A78B4" w:rsidRPr="00FB5ACB" w:rsidRDefault="006A78B4" w:rsidP="00420CFA">
            <w:pPr>
              <w:pStyle w:val="CopticCross"/>
            </w:pPr>
          </w:p>
        </w:tc>
        <w:tc>
          <w:tcPr>
            <w:tcW w:w="3960" w:type="dxa"/>
          </w:tcPr>
          <w:p w14:paraId="4083E7B6" w14:textId="77777777" w:rsidR="006A78B4" w:rsidRDefault="006A78B4" w:rsidP="006A78B4">
            <w:pPr>
              <w:pStyle w:val="EngHang"/>
            </w:pPr>
            <w:r>
              <w:t>Our Father in heaven,</w:t>
            </w:r>
          </w:p>
          <w:p w14:paraId="1F5D0E41" w14:textId="77777777" w:rsidR="006A78B4" w:rsidRDefault="006A78B4" w:rsidP="006A78B4">
            <w:pPr>
              <w:pStyle w:val="EngHang"/>
            </w:pPr>
            <w:r>
              <w:t>Who knows my thoughts,</w:t>
            </w:r>
          </w:p>
          <w:p w14:paraId="4FF8A4FC" w14:textId="77777777" w:rsidR="006A78B4" w:rsidRDefault="006A78B4" w:rsidP="006A78B4">
            <w:pPr>
              <w:pStyle w:val="EngHang"/>
            </w:pPr>
            <w:r>
              <w:t>Remember be in Your kingdom</w:t>
            </w:r>
          </w:p>
          <w:p w14:paraId="10DE3B6E" w14:textId="77777777" w:rsidR="006A78B4" w:rsidRDefault="006A78B4" w:rsidP="006A78B4">
            <w:pPr>
              <w:pStyle w:val="EngHangEnd"/>
            </w:pPr>
            <w:r>
              <w:t>According to Your mercy.</w:t>
            </w:r>
          </w:p>
        </w:tc>
        <w:tc>
          <w:tcPr>
            <w:tcW w:w="288" w:type="dxa"/>
          </w:tcPr>
          <w:p w14:paraId="389AA34F" w14:textId="77777777" w:rsidR="006A78B4" w:rsidRDefault="006A78B4" w:rsidP="00420CFA"/>
        </w:tc>
        <w:tc>
          <w:tcPr>
            <w:tcW w:w="288" w:type="dxa"/>
          </w:tcPr>
          <w:p w14:paraId="1F77D7F5" w14:textId="77777777" w:rsidR="006A78B4" w:rsidRPr="00FB5ACB" w:rsidRDefault="006A78B4" w:rsidP="00420CFA">
            <w:pPr>
              <w:pStyle w:val="CopticCross"/>
            </w:pPr>
          </w:p>
        </w:tc>
        <w:tc>
          <w:tcPr>
            <w:tcW w:w="3960" w:type="dxa"/>
          </w:tcPr>
          <w:p w14:paraId="53A485B4" w14:textId="77777777" w:rsidR="006A78B4" w:rsidRDefault="006A78B4" w:rsidP="006A78B4">
            <w:pPr>
              <w:pStyle w:val="CopticVersemulti-line"/>
            </w:pPr>
            <w:r>
              <w:t>Ϫⲉ Ⲡⲉⲛⲓⲟⲧ ⲉⲧϧⲉⲛ ⲛⲓⲫⲏⲟⲩⲓ̀:</w:t>
            </w:r>
          </w:p>
          <w:p w14:paraId="69AA30F7" w14:textId="77777777" w:rsidR="006A78B4" w:rsidRDefault="006A78B4" w:rsidP="006A78B4">
            <w:pPr>
              <w:pStyle w:val="CopticVersemulti-line"/>
            </w:pPr>
            <w:r>
              <w:t>ⲫⲏⲉⲧⲥⲱⲟⲩⲛ ⲛ̀ⲛⲁⲙⲉⲩⲓ̀:</w:t>
            </w:r>
          </w:p>
          <w:p w14:paraId="4125671F" w14:textId="77777777" w:rsidR="006A78B4" w:rsidRDefault="006A78B4" w:rsidP="006A78B4">
            <w:pPr>
              <w:pStyle w:val="CopticVersemulti-line"/>
            </w:pPr>
            <w:r>
              <w:t>ⲕⲁⲧⲁ ⲡⲉⲕⲛⲁⲓ ⲁ̀ⲣⲓⲡⲁⲙⲉⲩⲓ̀:</w:t>
            </w:r>
          </w:p>
          <w:p w14:paraId="52F1DF9C" w14:textId="77777777" w:rsidR="006A78B4" w:rsidRDefault="006A78B4" w:rsidP="006A78B4">
            <w:pPr>
              <w:pStyle w:val="CopticHangingVerse"/>
            </w:pPr>
            <w:r>
              <w:t>ⲛ̀ϩ̀ⲣⲏⲓ ϧⲛⲉ ⲑ̀ⲙⲉⲧⲟⲩⲣⲟ ⲛ̀ⲛⲓⲫⲏⲟⲩⲓ̀.</w:t>
            </w:r>
          </w:p>
        </w:tc>
      </w:tr>
      <w:tr w:rsidR="006A78B4" w14:paraId="3B8A1D62" w14:textId="77777777" w:rsidTr="00420CFA">
        <w:trPr>
          <w:cantSplit/>
          <w:jc w:val="center"/>
        </w:trPr>
        <w:tc>
          <w:tcPr>
            <w:tcW w:w="288" w:type="dxa"/>
          </w:tcPr>
          <w:p w14:paraId="6C7EA498" w14:textId="77777777" w:rsidR="006A78B4" w:rsidRPr="00FB5ACB" w:rsidRDefault="00117FDD" w:rsidP="00420CFA">
            <w:pPr>
              <w:pStyle w:val="CopticCross"/>
            </w:pPr>
            <w:r w:rsidRPr="00FB5ACB">
              <w:lastRenderedPageBreak/>
              <w:t>¿</w:t>
            </w:r>
          </w:p>
        </w:tc>
        <w:tc>
          <w:tcPr>
            <w:tcW w:w="3960" w:type="dxa"/>
          </w:tcPr>
          <w:p w14:paraId="517D41B8" w14:textId="77777777" w:rsidR="006A78B4" w:rsidRDefault="006A78B4" w:rsidP="006A78B4">
            <w:pPr>
              <w:pStyle w:val="EngHang"/>
            </w:pPr>
            <w:r>
              <w:t>Our Father in heaven,</w:t>
            </w:r>
          </w:p>
          <w:p w14:paraId="4D4F1C44" w14:textId="77777777" w:rsidR="006A78B4" w:rsidRDefault="006A78B4" w:rsidP="006A78B4">
            <w:pPr>
              <w:pStyle w:val="EngHang"/>
            </w:pPr>
            <w:r>
              <w:t>Your Name is holy.</w:t>
            </w:r>
          </w:p>
          <w:p w14:paraId="6EFC302C" w14:textId="77777777" w:rsidR="006A78B4" w:rsidRDefault="006A78B4" w:rsidP="006A78B4">
            <w:pPr>
              <w:pStyle w:val="EngHang"/>
            </w:pPr>
            <w:r>
              <w:t>May Your Kingdom come,</w:t>
            </w:r>
          </w:p>
          <w:p w14:paraId="5BD0EF29" w14:textId="77777777" w:rsidR="006A78B4" w:rsidRDefault="006A78B4" w:rsidP="006A78B4">
            <w:pPr>
              <w:pStyle w:val="EngHangEnd"/>
            </w:pPr>
            <w:r>
              <w:t>For Your is the glory and the honour.</w:t>
            </w:r>
          </w:p>
        </w:tc>
        <w:tc>
          <w:tcPr>
            <w:tcW w:w="288" w:type="dxa"/>
          </w:tcPr>
          <w:p w14:paraId="7973D660" w14:textId="77777777" w:rsidR="006A78B4" w:rsidRDefault="006A78B4" w:rsidP="00420CFA"/>
        </w:tc>
        <w:tc>
          <w:tcPr>
            <w:tcW w:w="288" w:type="dxa"/>
          </w:tcPr>
          <w:p w14:paraId="6BF422F3" w14:textId="77777777" w:rsidR="006A78B4" w:rsidRPr="00FB5ACB" w:rsidRDefault="00117FDD" w:rsidP="00420CFA">
            <w:pPr>
              <w:pStyle w:val="CopticCross"/>
            </w:pPr>
            <w:r w:rsidRPr="00FB5ACB">
              <w:t>¿</w:t>
            </w:r>
          </w:p>
        </w:tc>
        <w:tc>
          <w:tcPr>
            <w:tcW w:w="3960" w:type="dxa"/>
          </w:tcPr>
          <w:p w14:paraId="0FEDAAB5" w14:textId="77777777" w:rsidR="006A78B4" w:rsidRDefault="006A78B4" w:rsidP="006A78B4">
            <w:pPr>
              <w:pStyle w:val="CopticVersemulti-line"/>
            </w:pPr>
            <w:r>
              <w:t>Ϫⲉ Ⲡⲉⲛⲓⲱⲧ ⲉⲧϧⲉⲛ ⲛⲓⲫⲏⲟⲩⲓ̀:</w:t>
            </w:r>
          </w:p>
          <w:p w14:paraId="2BBAA0EC" w14:textId="77777777" w:rsidR="006A78B4" w:rsidRDefault="006A78B4" w:rsidP="006A78B4">
            <w:pPr>
              <w:pStyle w:val="CopticVersemulti-line"/>
            </w:pPr>
            <w:r>
              <w:t>ⲙⲁⲣⲉϥⲧⲟⲩⲃⲟ ⲛ̀ϫⲉ ⲡⲉⲕⲣⲁⲛ:</w:t>
            </w:r>
          </w:p>
          <w:p w14:paraId="31BC35EF" w14:textId="77777777" w:rsidR="006A78B4" w:rsidRDefault="006A78B4" w:rsidP="006A78B4">
            <w:pPr>
              <w:pStyle w:val="CopticVersemulti-line"/>
            </w:pPr>
            <w:r>
              <w:t>ⲙⲁⲣⲉⲥⲓ̀ ⲛ̀ϫⲉ ⲧⲉⲕⲙⲉⲧⲟⲩⲣⲟ:</w:t>
            </w:r>
          </w:p>
          <w:p w14:paraId="1C6DCE25" w14:textId="77777777" w:rsidR="006A78B4" w:rsidRDefault="006A78B4" w:rsidP="006A78B4">
            <w:pPr>
              <w:pStyle w:val="CopticHangingVerse"/>
            </w:pPr>
            <w:r>
              <w:t>ϫⲉ ⲫⲱⲕ ⲡⲉ ⲡⲓⲱ̀ⲟⲩ ⲛⲉⲙ ⲡⲓⲧⲁⲓⲟ̀.</w:t>
            </w:r>
          </w:p>
        </w:tc>
      </w:tr>
      <w:tr w:rsidR="006A78B4" w14:paraId="6675632F" w14:textId="77777777" w:rsidTr="00420CFA">
        <w:trPr>
          <w:cantSplit/>
          <w:jc w:val="center"/>
        </w:trPr>
        <w:tc>
          <w:tcPr>
            <w:tcW w:w="288" w:type="dxa"/>
          </w:tcPr>
          <w:p w14:paraId="3C961E6E" w14:textId="77777777" w:rsidR="006A78B4" w:rsidRPr="00FB5ACB" w:rsidRDefault="006A78B4" w:rsidP="00420CFA">
            <w:pPr>
              <w:pStyle w:val="CopticCross"/>
            </w:pPr>
          </w:p>
        </w:tc>
        <w:tc>
          <w:tcPr>
            <w:tcW w:w="3960" w:type="dxa"/>
          </w:tcPr>
          <w:p w14:paraId="661A3607" w14:textId="77777777" w:rsidR="006A78B4" w:rsidRDefault="006A78B4" w:rsidP="006A78B4">
            <w:pPr>
              <w:pStyle w:val="EngHang"/>
            </w:pPr>
            <w:r>
              <w:t>Our Father in heaven,</w:t>
            </w:r>
          </w:p>
          <w:p w14:paraId="1697A31B" w14:textId="77777777" w:rsidR="006A78B4" w:rsidRDefault="006A78B4" w:rsidP="006A78B4">
            <w:pPr>
              <w:pStyle w:val="EngHang"/>
            </w:pPr>
            <w:r>
              <w:t>Who carries the sins of the world,</w:t>
            </w:r>
          </w:p>
          <w:p w14:paraId="52590040" w14:textId="77777777" w:rsidR="006A78B4" w:rsidRDefault="006A78B4" w:rsidP="006A78B4">
            <w:pPr>
              <w:pStyle w:val="EngHang"/>
            </w:pPr>
            <w:r>
              <w:t>Lead us not into temptation,</w:t>
            </w:r>
          </w:p>
          <w:p w14:paraId="3B6B6EFE" w14:textId="77777777" w:rsidR="006A78B4" w:rsidRDefault="006A78B4" w:rsidP="006A78B4">
            <w:pPr>
              <w:pStyle w:val="EngHangEnd"/>
            </w:pPr>
            <w:r>
              <w:t>But deliver us from the evil one.</w:t>
            </w:r>
          </w:p>
        </w:tc>
        <w:tc>
          <w:tcPr>
            <w:tcW w:w="288" w:type="dxa"/>
          </w:tcPr>
          <w:p w14:paraId="238DD4A7" w14:textId="77777777" w:rsidR="006A78B4" w:rsidRDefault="006A78B4" w:rsidP="00420CFA"/>
        </w:tc>
        <w:tc>
          <w:tcPr>
            <w:tcW w:w="288" w:type="dxa"/>
          </w:tcPr>
          <w:p w14:paraId="1323BDFF" w14:textId="77777777" w:rsidR="006A78B4" w:rsidRPr="00FB5ACB" w:rsidRDefault="006A78B4" w:rsidP="00420CFA">
            <w:pPr>
              <w:pStyle w:val="CopticCross"/>
            </w:pPr>
          </w:p>
        </w:tc>
        <w:tc>
          <w:tcPr>
            <w:tcW w:w="3960" w:type="dxa"/>
          </w:tcPr>
          <w:p w14:paraId="5D3CA35F" w14:textId="77777777" w:rsidR="006A78B4" w:rsidRDefault="006A78B4" w:rsidP="006A78B4">
            <w:pPr>
              <w:pStyle w:val="CopticVersemulti-line"/>
            </w:pPr>
            <w:r>
              <w:t>Ϫⲉ Ⲡⲉⲛⲓⲱⲧ ⲉⲧϧⲉⲛ ⲛⲓⲫⲏⲟⲩⲓ̀:</w:t>
            </w:r>
          </w:p>
          <w:p w14:paraId="7A545524" w14:textId="77777777" w:rsidR="006A78B4" w:rsidRDefault="006A78B4" w:rsidP="006A78B4">
            <w:pPr>
              <w:pStyle w:val="CopticVersemulti-line"/>
            </w:pPr>
            <w:r>
              <w:t>ⲫⲏⲉⲧⲱⲗⲓ ⲙ̀ⲫ̀ⲛⲟⲃⲓ ⲙ̀ⲡⲓⲕⲟⲥⲙⲟⲥ:</w:t>
            </w:r>
          </w:p>
          <w:p w14:paraId="105339EC" w14:textId="77777777" w:rsidR="006A78B4" w:rsidRDefault="006A78B4" w:rsidP="006A78B4">
            <w:pPr>
              <w:pStyle w:val="CopticVersemulti-line"/>
            </w:pPr>
            <w:r>
              <w:t>ⲙ̀ⲡⲉⲣⲉⲛⲧⲉⲛ ⲉ̀ϧⲟⲩⲛ ⲉ̀ⲡⲓⲣⲁⲥⲙⲟⲥ:</w:t>
            </w:r>
          </w:p>
          <w:p w14:paraId="63E1BF51" w14:textId="77777777" w:rsidR="006A78B4" w:rsidRDefault="006A78B4" w:rsidP="006A78B4">
            <w:pPr>
              <w:pStyle w:val="CopticHangingVerse"/>
            </w:pPr>
            <w:r>
              <w:t>ⲁⲗⲗⲁ ⲛⲁϩⲙⲉⲛ ⲉ̀ⲃⲟⲗϩⲁ ⲡⲓⲡⲟⲛⲏⲣⲟⲥ.</w:t>
            </w:r>
          </w:p>
        </w:tc>
      </w:tr>
      <w:tr w:rsidR="006A78B4" w14:paraId="0824AD53" w14:textId="77777777" w:rsidTr="00420CFA">
        <w:trPr>
          <w:cantSplit/>
          <w:jc w:val="center"/>
        </w:trPr>
        <w:tc>
          <w:tcPr>
            <w:tcW w:w="288" w:type="dxa"/>
          </w:tcPr>
          <w:p w14:paraId="406AFD55" w14:textId="77777777" w:rsidR="006A78B4" w:rsidRPr="00FB5ACB" w:rsidRDefault="00117FDD" w:rsidP="00420CFA">
            <w:pPr>
              <w:pStyle w:val="CopticCross"/>
            </w:pPr>
            <w:r w:rsidRPr="00FB5ACB">
              <w:t>¿</w:t>
            </w:r>
          </w:p>
        </w:tc>
        <w:tc>
          <w:tcPr>
            <w:tcW w:w="3960" w:type="dxa"/>
          </w:tcPr>
          <w:p w14:paraId="63857800" w14:textId="77777777" w:rsidR="006A78B4" w:rsidRDefault="006A78B4" w:rsidP="006A78B4">
            <w:pPr>
              <w:pStyle w:val="EngHang"/>
            </w:pPr>
            <w:r>
              <w:t>Our Father in heaven,</w:t>
            </w:r>
          </w:p>
          <w:p w14:paraId="125974D7" w14:textId="77777777" w:rsidR="006A78B4" w:rsidRDefault="006A78B4" w:rsidP="006A78B4">
            <w:pPr>
              <w:pStyle w:val="EngHang"/>
            </w:pPr>
            <w:r>
              <w:t>The good and blessed Father,</w:t>
            </w:r>
          </w:p>
          <w:p w14:paraId="0CE4119C" w14:textId="77777777" w:rsidR="006A78B4" w:rsidRDefault="006A78B4" w:rsidP="006A78B4">
            <w:pPr>
              <w:pStyle w:val="EngHang"/>
            </w:pPr>
            <w:r>
              <w:t xml:space="preserve">Of He who </w:t>
            </w:r>
            <w:commentRangeStart w:id="1807"/>
            <w:r>
              <w:t xml:space="preserve">carries </w:t>
            </w:r>
            <w:commentRangeEnd w:id="1807"/>
            <w:r>
              <w:rPr>
                <w:rStyle w:val="CommentReference"/>
              </w:rPr>
              <w:commentReference w:id="1807"/>
            </w:r>
            <w:r>
              <w:t>the Sins,</w:t>
            </w:r>
          </w:p>
          <w:p w14:paraId="24843550" w14:textId="77777777" w:rsidR="006A78B4" w:rsidRDefault="006A78B4" w:rsidP="006A78B4">
            <w:pPr>
              <w:pStyle w:val="EngHangEnd"/>
            </w:pPr>
            <w:r>
              <w:t>May we hear the joyful voice.</w:t>
            </w:r>
          </w:p>
        </w:tc>
        <w:tc>
          <w:tcPr>
            <w:tcW w:w="288" w:type="dxa"/>
          </w:tcPr>
          <w:p w14:paraId="7EFDF4E8" w14:textId="77777777" w:rsidR="006A78B4" w:rsidRDefault="006A78B4" w:rsidP="00420CFA"/>
        </w:tc>
        <w:tc>
          <w:tcPr>
            <w:tcW w:w="288" w:type="dxa"/>
          </w:tcPr>
          <w:p w14:paraId="6FA966FB" w14:textId="77777777" w:rsidR="006A78B4" w:rsidRPr="00FB5ACB" w:rsidRDefault="00117FDD" w:rsidP="00420CFA">
            <w:pPr>
              <w:pStyle w:val="CopticCross"/>
            </w:pPr>
            <w:r w:rsidRPr="00FB5ACB">
              <w:t>¿</w:t>
            </w:r>
          </w:p>
        </w:tc>
        <w:tc>
          <w:tcPr>
            <w:tcW w:w="3960" w:type="dxa"/>
          </w:tcPr>
          <w:p w14:paraId="50E0B161" w14:textId="77777777" w:rsidR="006A78B4" w:rsidRDefault="006A78B4" w:rsidP="006A78B4">
            <w:pPr>
              <w:pStyle w:val="CopticVersemulti-line"/>
            </w:pPr>
            <w:r>
              <w:t>Ϫⲉ Ⲡⲉⲛⲓⲱⲧ ⲉⲧϧⲉⲛ ⲛⲓⲫⲏⲟⲩⲓ̀:</w:t>
            </w:r>
          </w:p>
          <w:p w14:paraId="5701BC5D" w14:textId="77777777" w:rsidR="006A78B4" w:rsidRDefault="006A78B4" w:rsidP="006A78B4">
            <w:pPr>
              <w:pStyle w:val="CopticVersemulti-line"/>
            </w:pPr>
            <w:r>
              <w:t>ⲉⲕⲉ̀ⲑ̀ⲣⲉⲛⲥⲱⲧⲉⲙ ⲉ̀ⲡⲓϧ̀ⲣⲱⲟⲩ ⲙ̀ⲡⲓⲣⲁϣⲓ:</w:t>
            </w:r>
          </w:p>
          <w:p w14:paraId="78A42BBA" w14:textId="77777777" w:rsidR="006A78B4" w:rsidRDefault="006A78B4" w:rsidP="006A78B4">
            <w:pPr>
              <w:pStyle w:val="CopticVersemulti-line"/>
            </w:pPr>
            <w:r>
              <w:t xml:space="preserve">ⲫⲏⲉⲧⲱⲗⲓ ⲙ̀ⲫ̀ⲛⲟⲃⲓ ⲉⲧⲥ̀ⲙⲁⲣⲱⲟⲩⲧ: </w:t>
            </w:r>
          </w:p>
          <w:p w14:paraId="4D2E66A5" w14:textId="77777777" w:rsidR="006A78B4" w:rsidRDefault="006A78B4" w:rsidP="006A78B4">
            <w:pPr>
              <w:pStyle w:val="CopticHangingVerse"/>
            </w:pPr>
            <w:r>
              <w:t>ⲛⲉⲙ Ⲡⲉⲕⲓⲱⲧ ⲛ̀ⲁ̀ⲅⲁⲑⲟⲥ.</w:t>
            </w:r>
          </w:p>
        </w:tc>
      </w:tr>
      <w:tr w:rsidR="006A78B4" w14:paraId="08B7D2E7" w14:textId="77777777" w:rsidTr="00420CFA">
        <w:trPr>
          <w:cantSplit/>
          <w:jc w:val="center"/>
        </w:trPr>
        <w:tc>
          <w:tcPr>
            <w:tcW w:w="288" w:type="dxa"/>
          </w:tcPr>
          <w:p w14:paraId="0219F36A" w14:textId="77777777" w:rsidR="006A78B4" w:rsidRPr="00FB5ACB" w:rsidRDefault="006A78B4" w:rsidP="00420CFA">
            <w:pPr>
              <w:pStyle w:val="CopticCross"/>
            </w:pPr>
          </w:p>
        </w:tc>
        <w:tc>
          <w:tcPr>
            <w:tcW w:w="3960" w:type="dxa"/>
          </w:tcPr>
          <w:p w14:paraId="389BEE11" w14:textId="77777777" w:rsidR="006A78B4" w:rsidRDefault="006A78B4" w:rsidP="006A78B4">
            <w:pPr>
              <w:pStyle w:val="EngHang"/>
            </w:pPr>
            <w:r>
              <w:t>Our Father in heaven,</w:t>
            </w:r>
          </w:p>
          <w:p w14:paraId="5108E3BC" w14:textId="77777777" w:rsidR="006A78B4" w:rsidRDefault="006A78B4" w:rsidP="006A78B4">
            <w:pPr>
              <w:pStyle w:val="EngHang"/>
            </w:pPr>
            <w:r>
              <w:t>Have mercy upon us</w:t>
            </w:r>
          </w:p>
          <w:p w14:paraId="5D1580CE" w14:textId="77777777" w:rsidR="006A78B4" w:rsidRDefault="006A78B4" w:rsidP="006A78B4">
            <w:pPr>
              <w:pStyle w:val="EngHang"/>
            </w:pPr>
            <w:r>
              <w:t>According to Your great mercy,</w:t>
            </w:r>
          </w:p>
          <w:p w14:paraId="1CFB530D" w14:textId="77777777" w:rsidR="006A78B4" w:rsidRDefault="006A78B4" w:rsidP="006A78B4">
            <w:pPr>
              <w:pStyle w:val="EngHangEnd"/>
            </w:pPr>
            <w:r>
              <w:t>And grant us the spirit of the prophets.</w:t>
            </w:r>
          </w:p>
        </w:tc>
        <w:tc>
          <w:tcPr>
            <w:tcW w:w="288" w:type="dxa"/>
          </w:tcPr>
          <w:p w14:paraId="70ADE8FF" w14:textId="77777777" w:rsidR="006A78B4" w:rsidRDefault="006A78B4" w:rsidP="00420CFA"/>
        </w:tc>
        <w:tc>
          <w:tcPr>
            <w:tcW w:w="288" w:type="dxa"/>
          </w:tcPr>
          <w:p w14:paraId="5AD05F38" w14:textId="77777777" w:rsidR="006A78B4" w:rsidRPr="00FB5ACB" w:rsidRDefault="006A78B4" w:rsidP="00420CFA">
            <w:pPr>
              <w:pStyle w:val="CopticCross"/>
            </w:pPr>
          </w:p>
        </w:tc>
        <w:tc>
          <w:tcPr>
            <w:tcW w:w="3960" w:type="dxa"/>
          </w:tcPr>
          <w:p w14:paraId="06E1C66E" w14:textId="77777777" w:rsidR="006A78B4" w:rsidRDefault="006A78B4" w:rsidP="006A78B4">
            <w:pPr>
              <w:pStyle w:val="CopticVersemulti-line"/>
            </w:pPr>
            <w:r>
              <w:t>Ϫⲉ Ⲡⲉⲛⲓⲱⲧ ⲉⲧϧⲉⲛ ⲛⲓⲫⲏⲟⲩⲓ̀:</w:t>
            </w:r>
          </w:p>
          <w:p w14:paraId="1E8630B2" w14:textId="77777777" w:rsidR="006A78B4" w:rsidRDefault="006A78B4" w:rsidP="006A78B4">
            <w:pPr>
              <w:pStyle w:val="CopticVersemulti-line"/>
            </w:pPr>
            <w:r>
              <w:t>ⲛⲁⲓ ⲛⲁⲛ ⲕⲁⲧⲁ ⲡⲉⲕⲛⲓϣϯ ⲛ̀ⲛⲁⲓ:</w:t>
            </w:r>
          </w:p>
          <w:p w14:paraId="1D06E220" w14:textId="77777777" w:rsidR="006A78B4" w:rsidRDefault="006A78B4" w:rsidP="006A78B4">
            <w:pPr>
              <w:pStyle w:val="CopticVersemulti-line"/>
            </w:pPr>
            <w:r>
              <w:t xml:space="preserve">ⲟⲩⲟϩ ⲙⲟⲓ ⲛⲁⲛ ⲙ̀ⲡⲓⲡ̄ⲛ̄ⲁ̄: </w:t>
            </w:r>
          </w:p>
          <w:p w14:paraId="2C1DA7B7" w14:textId="77777777" w:rsidR="006A78B4" w:rsidRDefault="006A78B4" w:rsidP="006A78B4">
            <w:pPr>
              <w:pStyle w:val="CopticHangingVerse"/>
            </w:pPr>
            <w:r>
              <w:t xml:space="preserve">ⲛ̀ⲧⲉ </w:t>
            </w:r>
            <w:r w:rsidRPr="006A78B4">
              <w:t>ⲛⲓⲡ̀ⲣⲟⲫⲏⲧⲏⲥ</w:t>
            </w:r>
            <w:r>
              <w:t>.</w:t>
            </w:r>
          </w:p>
        </w:tc>
      </w:tr>
      <w:tr w:rsidR="006A78B4" w14:paraId="0CF6125A" w14:textId="77777777" w:rsidTr="00420CFA">
        <w:trPr>
          <w:cantSplit/>
          <w:jc w:val="center"/>
        </w:trPr>
        <w:tc>
          <w:tcPr>
            <w:tcW w:w="288" w:type="dxa"/>
          </w:tcPr>
          <w:p w14:paraId="0F229CF8" w14:textId="77777777" w:rsidR="006A78B4" w:rsidRPr="00FB5ACB" w:rsidRDefault="00117FDD" w:rsidP="00420CFA">
            <w:pPr>
              <w:pStyle w:val="CopticCross"/>
            </w:pPr>
            <w:r w:rsidRPr="00FB5ACB">
              <w:t>¿</w:t>
            </w:r>
          </w:p>
        </w:tc>
        <w:tc>
          <w:tcPr>
            <w:tcW w:w="3960" w:type="dxa"/>
          </w:tcPr>
          <w:p w14:paraId="3DECA0A6" w14:textId="77777777" w:rsidR="006A78B4" w:rsidRDefault="006A78B4" w:rsidP="006A78B4">
            <w:pPr>
              <w:pStyle w:val="EngHang"/>
            </w:pPr>
            <w:r>
              <w:t>Our Father in heaven,</w:t>
            </w:r>
          </w:p>
          <w:p w14:paraId="39DBCFE1" w14:textId="77777777" w:rsidR="006A78B4" w:rsidRDefault="006A78B4" w:rsidP="006A78B4">
            <w:pPr>
              <w:pStyle w:val="EngHang"/>
            </w:pPr>
            <w:r>
              <w:t>We praise You, O Good One,</w:t>
            </w:r>
          </w:p>
          <w:p w14:paraId="40C2C0D5" w14:textId="77777777" w:rsidR="006A78B4" w:rsidRDefault="006A78B4" w:rsidP="006A78B4">
            <w:pPr>
              <w:pStyle w:val="EngHang"/>
            </w:pPr>
            <w:r>
              <w:t>Proclaiming and saying,</w:t>
            </w:r>
          </w:p>
          <w:p w14:paraId="0A6C79E8" w14:textId="77777777" w:rsidR="006A78B4" w:rsidRDefault="006A78B4" w:rsidP="006A78B4">
            <w:pPr>
              <w:pStyle w:val="EngHangEnd"/>
            </w:pPr>
            <w:r>
              <w:t>“Holy, O God.”</w:t>
            </w:r>
          </w:p>
        </w:tc>
        <w:tc>
          <w:tcPr>
            <w:tcW w:w="288" w:type="dxa"/>
          </w:tcPr>
          <w:p w14:paraId="7E8D7A8A" w14:textId="77777777" w:rsidR="006A78B4" w:rsidRDefault="006A78B4" w:rsidP="00420CFA"/>
        </w:tc>
        <w:tc>
          <w:tcPr>
            <w:tcW w:w="288" w:type="dxa"/>
          </w:tcPr>
          <w:p w14:paraId="14A3085B" w14:textId="77777777" w:rsidR="006A78B4" w:rsidRPr="00FB5ACB" w:rsidRDefault="00117FDD" w:rsidP="00420CFA">
            <w:pPr>
              <w:pStyle w:val="CopticCross"/>
            </w:pPr>
            <w:r w:rsidRPr="00FB5ACB">
              <w:t>¿</w:t>
            </w:r>
          </w:p>
        </w:tc>
        <w:tc>
          <w:tcPr>
            <w:tcW w:w="3960" w:type="dxa"/>
          </w:tcPr>
          <w:p w14:paraId="4D84473A" w14:textId="77777777" w:rsidR="006A78B4" w:rsidRDefault="006A78B4" w:rsidP="006A78B4">
            <w:pPr>
              <w:pStyle w:val="CopticVersemulti-line"/>
            </w:pPr>
            <w:r>
              <w:t>Ϫⲉ Ⲡⲉⲛⲓⲱⲧ ⲉⲧϧⲉⲛ ⲛⲓⲫⲏⲟⲩⲓ̀:</w:t>
            </w:r>
          </w:p>
          <w:p w14:paraId="66AD5070" w14:textId="77777777" w:rsidR="006A78B4" w:rsidRDefault="006A78B4" w:rsidP="006A78B4">
            <w:pPr>
              <w:pStyle w:val="CopticVersemulti-line"/>
            </w:pPr>
            <w:r>
              <w:t>ⲧⲉⲛϩⲱⲥ ⲉ̀ⲣⲟⲕ ⲱ̀ ⲡⲓⲁ̀ⲅⲁⲱⲟⲥ:</w:t>
            </w:r>
          </w:p>
          <w:p w14:paraId="21F3C6C2" w14:textId="77777777" w:rsidR="006A78B4" w:rsidRDefault="006A78B4" w:rsidP="006A78B4">
            <w:pPr>
              <w:pStyle w:val="CopticVersemulti-line"/>
            </w:pPr>
            <w:r>
              <w:t>ⲉⲛⲱϣ ⲉ̀ⲃⲟⲗ ⲉⲛϫⲱ ⲙ̀ⲙⲟⲥ:</w:t>
            </w:r>
          </w:p>
          <w:p w14:paraId="201CD3CD" w14:textId="77777777" w:rsidR="006A78B4" w:rsidRDefault="006A78B4" w:rsidP="006A78B4">
            <w:pPr>
              <w:pStyle w:val="CopticHangingVerse"/>
            </w:pPr>
            <w:r>
              <w:t>ϫⲉ ⲁ̀ⲅⲓⲟⲥ ⲟ̀ Ⲑⲉⲟⲥ.</w:t>
            </w:r>
          </w:p>
        </w:tc>
      </w:tr>
      <w:tr w:rsidR="006A78B4" w14:paraId="7E38E91A" w14:textId="77777777" w:rsidTr="00420CFA">
        <w:trPr>
          <w:cantSplit/>
          <w:jc w:val="center"/>
        </w:trPr>
        <w:tc>
          <w:tcPr>
            <w:tcW w:w="288" w:type="dxa"/>
          </w:tcPr>
          <w:p w14:paraId="572AC6FC" w14:textId="77777777" w:rsidR="006A78B4" w:rsidRPr="00FB5ACB" w:rsidRDefault="006A78B4" w:rsidP="00420CFA">
            <w:pPr>
              <w:pStyle w:val="CopticCross"/>
            </w:pPr>
          </w:p>
        </w:tc>
        <w:tc>
          <w:tcPr>
            <w:tcW w:w="3960" w:type="dxa"/>
          </w:tcPr>
          <w:p w14:paraId="1F20858B" w14:textId="77777777" w:rsidR="006A78B4" w:rsidRDefault="006A78B4" w:rsidP="006A78B4">
            <w:pPr>
              <w:pStyle w:val="EngHang"/>
            </w:pPr>
            <w:r>
              <w:t>Our Father in heaven,</w:t>
            </w:r>
          </w:p>
          <w:p w14:paraId="3DAFF0B9" w14:textId="77777777" w:rsidR="006A78B4" w:rsidRDefault="006A78B4" w:rsidP="006A78B4">
            <w:pPr>
              <w:pStyle w:val="EngHang"/>
            </w:pPr>
            <w:r>
              <w:t>Forgive and remove from us</w:t>
            </w:r>
          </w:p>
          <w:p w14:paraId="21B2D122" w14:textId="77777777" w:rsidR="006A78B4" w:rsidRDefault="006A78B4" w:rsidP="006A78B4">
            <w:pPr>
              <w:pStyle w:val="EngHang"/>
            </w:pPr>
            <w:r>
              <w:t>our sinful thoughts,</w:t>
            </w:r>
          </w:p>
          <w:p w14:paraId="640DDCB7" w14:textId="77777777" w:rsidR="006A78B4" w:rsidRDefault="006A78B4" w:rsidP="006A78B4">
            <w:pPr>
              <w:pStyle w:val="EngHangEnd"/>
            </w:pPr>
            <w:r>
              <w:t>By Your love for mankind.</w:t>
            </w:r>
          </w:p>
        </w:tc>
        <w:tc>
          <w:tcPr>
            <w:tcW w:w="288" w:type="dxa"/>
          </w:tcPr>
          <w:p w14:paraId="02D950BF" w14:textId="77777777" w:rsidR="006A78B4" w:rsidRDefault="006A78B4" w:rsidP="00420CFA"/>
        </w:tc>
        <w:tc>
          <w:tcPr>
            <w:tcW w:w="288" w:type="dxa"/>
          </w:tcPr>
          <w:p w14:paraId="65FB50F4" w14:textId="77777777" w:rsidR="006A78B4" w:rsidRPr="00FB5ACB" w:rsidRDefault="006A78B4" w:rsidP="00420CFA">
            <w:pPr>
              <w:pStyle w:val="CopticCross"/>
            </w:pPr>
          </w:p>
        </w:tc>
        <w:tc>
          <w:tcPr>
            <w:tcW w:w="3960" w:type="dxa"/>
          </w:tcPr>
          <w:p w14:paraId="755D88DE" w14:textId="77777777" w:rsidR="006A78B4" w:rsidRDefault="006A78B4" w:rsidP="006A78B4">
            <w:pPr>
              <w:pStyle w:val="CopticVersemulti-line"/>
            </w:pPr>
            <w:r>
              <w:t>Ϫⲉ Ⲡⲉⲛⲓⲱⲧ ⲉⲧϧⲉⲛ ⲛⲓⲫⲏⲟⲩⲓ̀:</w:t>
            </w:r>
          </w:p>
          <w:p w14:paraId="20589088" w14:textId="77777777" w:rsidR="006A78B4" w:rsidRDefault="006A78B4" w:rsidP="006A78B4">
            <w:pPr>
              <w:pStyle w:val="CopticVersemulti-line"/>
            </w:pPr>
            <w:r>
              <w:t>ⲭⲱ ⲛⲁⲛ ⲉ̀ⲃⲟⲗ ⲛ̀ⲛⲉⲛⲙⲉⲩⲓ̀:</w:t>
            </w:r>
          </w:p>
          <w:p w14:paraId="00AD69D5" w14:textId="77777777" w:rsidR="006A78B4" w:rsidRDefault="006A78B4" w:rsidP="006A78B4">
            <w:pPr>
              <w:pStyle w:val="CopticVersemulti-line"/>
            </w:pPr>
            <w:r>
              <w:t>ⲁⲛⲟⲛ ϧⲁ ⲛⲓⲣⲉϥⲉⲣⲛⲟⲃⲓ:</w:t>
            </w:r>
          </w:p>
          <w:p w14:paraId="17C1BB3E" w14:textId="77777777" w:rsidR="006A78B4" w:rsidRDefault="006A78B4" w:rsidP="006A78B4">
            <w:pPr>
              <w:pStyle w:val="CopticHangingVerse"/>
            </w:pPr>
            <w:r>
              <w:t>ⲉ̀ⲃⲟⲗϩⲓⲧⲉⲛ ⲧⲉⲕⲙⲉⲧⲙⲁⲓⲣⲱⲙⲓ.</w:t>
            </w:r>
          </w:p>
        </w:tc>
      </w:tr>
      <w:tr w:rsidR="006A78B4" w14:paraId="5FAE2254" w14:textId="77777777" w:rsidTr="00420CFA">
        <w:trPr>
          <w:cantSplit/>
          <w:jc w:val="center"/>
        </w:trPr>
        <w:tc>
          <w:tcPr>
            <w:tcW w:w="288" w:type="dxa"/>
          </w:tcPr>
          <w:p w14:paraId="68537CE5" w14:textId="77777777" w:rsidR="006A78B4" w:rsidRPr="00FB5ACB" w:rsidRDefault="00117FDD" w:rsidP="00420CFA">
            <w:pPr>
              <w:pStyle w:val="CopticCross"/>
            </w:pPr>
            <w:r w:rsidRPr="00FB5ACB">
              <w:t>¿</w:t>
            </w:r>
          </w:p>
        </w:tc>
        <w:tc>
          <w:tcPr>
            <w:tcW w:w="3960" w:type="dxa"/>
          </w:tcPr>
          <w:p w14:paraId="65EB5BBE" w14:textId="77777777" w:rsidR="006A78B4" w:rsidRDefault="006A78B4" w:rsidP="006A78B4">
            <w:pPr>
              <w:pStyle w:val="EngHang"/>
            </w:pPr>
            <w:r>
              <w:t>Yes, our Master, Hear us</w:t>
            </w:r>
          </w:p>
          <w:p w14:paraId="112B8036" w14:textId="77777777" w:rsidR="006A78B4" w:rsidRDefault="006A78B4" w:rsidP="006A78B4">
            <w:pPr>
              <w:pStyle w:val="EngHang"/>
            </w:pPr>
            <w:r>
              <w:t>And be with us,</w:t>
            </w:r>
          </w:p>
          <w:p w14:paraId="4CE25894" w14:textId="77777777" w:rsidR="006A78B4" w:rsidRDefault="006A78B4" w:rsidP="006A78B4">
            <w:pPr>
              <w:pStyle w:val="EngHang"/>
            </w:pPr>
            <w:r>
              <w:t>We who are not worthy</w:t>
            </w:r>
          </w:p>
          <w:p w14:paraId="226D121D" w14:textId="77777777" w:rsidR="006A78B4" w:rsidRDefault="006A78B4" w:rsidP="006A78B4">
            <w:pPr>
              <w:pStyle w:val="EngHangEnd"/>
            </w:pPr>
            <w:r>
              <w:t>To entreat Your Name.</w:t>
            </w:r>
          </w:p>
        </w:tc>
        <w:tc>
          <w:tcPr>
            <w:tcW w:w="288" w:type="dxa"/>
          </w:tcPr>
          <w:p w14:paraId="4D5CAF09" w14:textId="77777777" w:rsidR="006A78B4" w:rsidRDefault="006A78B4" w:rsidP="00420CFA"/>
        </w:tc>
        <w:tc>
          <w:tcPr>
            <w:tcW w:w="288" w:type="dxa"/>
          </w:tcPr>
          <w:p w14:paraId="77B3D790" w14:textId="77777777" w:rsidR="006A78B4" w:rsidRPr="00FB5ACB" w:rsidRDefault="00117FDD" w:rsidP="00420CFA">
            <w:pPr>
              <w:pStyle w:val="CopticCross"/>
            </w:pPr>
            <w:r w:rsidRPr="00FB5ACB">
              <w:t>¿</w:t>
            </w:r>
          </w:p>
        </w:tc>
        <w:tc>
          <w:tcPr>
            <w:tcW w:w="3960" w:type="dxa"/>
          </w:tcPr>
          <w:p w14:paraId="4961B3B6" w14:textId="77777777" w:rsidR="006A78B4" w:rsidRDefault="006A78B4" w:rsidP="006A78B4">
            <w:pPr>
              <w:pStyle w:val="CopticVersemulti-line"/>
            </w:pPr>
            <w:r>
              <w:t>Ⲥⲉ Ⲡⲉⲛⲛⲏⲃ ⲥⲱⲧⲉⲙ ⲉ̀ⲣⲟⲛ:</w:t>
            </w:r>
          </w:p>
          <w:p w14:paraId="44382575" w14:textId="77777777" w:rsidR="006A78B4" w:rsidRDefault="006A78B4" w:rsidP="006A78B4">
            <w:pPr>
              <w:pStyle w:val="CopticVersemulti-line"/>
            </w:pPr>
            <w:r>
              <w:t>ⲟⲩⲟϩ ϣⲱⲡⲓ ⲛⲉⲙⲁⲛ:</w:t>
            </w:r>
          </w:p>
          <w:p w14:paraId="3901D943" w14:textId="77777777" w:rsidR="006A78B4" w:rsidRDefault="006A78B4" w:rsidP="006A78B4">
            <w:pPr>
              <w:pStyle w:val="CopticVersemulti-line"/>
            </w:pPr>
            <w:r>
              <w:t>ⲁⲛⲟⲛ ϧⲁ ⲛⲏⲉⲧⲉⲙⲡ̀ϣⲁ ⲁⲛ:</w:t>
            </w:r>
          </w:p>
          <w:p w14:paraId="16F8BE6D" w14:textId="77777777" w:rsidR="006A78B4" w:rsidRDefault="006A78B4" w:rsidP="006A78B4">
            <w:pPr>
              <w:pStyle w:val="CopticHangingVerse"/>
            </w:pPr>
            <w:r>
              <w:t>ⲉⲑⲣⲉⲛⲧⲱⲃϩ ⲟⲩⲃⲉ ⲡⲉⲕⲣⲁⲛ.</w:t>
            </w:r>
          </w:p>
        </w:tc>
      </w:tr>
      <w:tr w:rsidR="006A78B4" w14:paraId="1F7C16E4" w14:textId="77777777" w:rsidTr="00420CFA">
        <w:trPr>
          <w:cantSplit/>
          <w:jc w:val="center"/>
        </w:trPr>
        <w:tc>
          <w:tcPr>
            <w:tcW w:w="288" w:type="dxa"/>
          </w:tcPr>
          <w:p w14:paraId="3667DC57" w14:textId="77777777" w:rsidR="006A78B4" w:rsidRPr="00FB5ACB" w:rsidRDefault="006A78B4" w:rsidP="00420CFA">
            <w:pPr>
              <w:pStyle w:val="CopticCross"/>
            </w:pPr>
          </w:p>
        </w:tc>
        <w:tc>
          <w:tcPr>
            <w:tcW w:w="3960" w:type="dxa"/>
          </w:tcPr>
          <w:p w14:paraId="497CB7B1" w14:textId="77777777" w:rsidR="006A78B4" w:rsidRDefault="006A78B4" w:rsidP="006A78B4">
            <w:pPr>
              <w:pStyle w:val="EngHang"/>
            </w:pPr>
            <w:r>
              <w:t>Yes, our Master, The Compassionate,</w:t>
            </w:r>
          </w:p>
          <w:p w14:paraId="509FE315" w14:textId="77777777" w:rsidR="006A78B4" w:rsidRDefault="006A78B4" w:rsidP="006A78B4">
            <w:pPr>
              <w:pStyle w:val="EngHang"/>
            </w:pPr>
            <w:r>
              <w:t>full of mercy,</w:t>
            </w:r>
          </w:p>
          <w:p w14:paraId="20D7780B" w14:textId="77777777" w:rsidR="006A78B4" w:rsidRDefault="006A78B4" w:rsidP="006A78B4">
            <w:pPr>
              <w:pStyle w:val="EngHang"/>
            </w:pPr>
            <w:r>
              <w:t>Do not abandon us to</w:t>
            </w:r>
          </w:p>
          <w:p w14:paraId="0525088E" w14:textId="77777777" w:rsidR="006A78B4" w:rsidRDefault="006A78B4" w:rsidP="006A78B4">
            <w:pPr>
              <w:pStyle w:val="EngHangEnd"/>
            </w:pPr>
            <w:r>
              <w:t>Ignorant, vain, evil thoughts.</w:t>
            </w:r>
          </w:p>
        </w:tc>
        <w:tc>
          <w:tcPr>
            <w:tcW w:w="288" w:type="dxa"/>
          </w:tcPr>
          <w:p w14:paraId="78C5D8CB" w14:textId="77777777" w:rsidR="006A78B4" w:rsidRDefault="006A78B4" w:rsidP="00420CFA"/>
        </w:tc>
        <w:tc>
          <w:tcPr>
            <w:tcW w:w="288" w:type="dxa"/>
          </w:tcPr>
          <w:p w14:paraId="591AE033" w14:textId="77777777" w:rsidR="006A78B4" w:rsidRPr="00FB5ACB" w:rsidRDefault="006A78B4" w:rsidP="00420CFA">
            <w:pPr>
              <w:pStyle w:val="CopticCross"/>
            </w:pPr>
          </w:p>
        </w:tc>
        <w:tc>
          <w:tcPr>
            <w:tcW w:w="3960" w:type="dxa"/>
          </w:tcPr>
          <w:p w14:paraId="7717F97D" w14:textId="77777777" w:rsidR="006A78B4" w:rsidRDefault="006A78B4" w:rsidP="006A78B4">
            <w:pPr>
              <w:pStyle w:val="CopticVersemulti-line"/>
            </w:pPr>
            <w:r>
              <w:t>Ⲥⲉ Ⲡⲉⲛⲛⲏⲃ ⲡⲓⲣⲉϥϣⲉⲛϩⲏⲧ:</w:t>
            </w:r>
          </w:p>
          <w:p w14:paraId="6DCB1F00" w14:textId="77777777" w:rsidR="006A78B4" w:rsidRDefault="006A78B4" w:rsidP="006A78B4">
            <w:pPr>
              <w:pStyle w:val="CopticVersemulti-line"/>
            </w:pPr>
            <w:r>
              <w:t>ⲫⲁ ⲛⲓⲁ̀ϩⲱⲣ ⲛ̀ϯⲙⲉⲑⲛⲁⲏⲧ:</w:t>
            </w:r>
          </w:p>
          <w:p w14:paraId="2471471A" w14:textId="77777777" w:rsidR="006A78B4" w:rsidRDefault="006A78B4" w:rsidP="006A78B4">
            <w:pPr>
              <w:pStyle w:val="CopticVersemulti-line"/>
            </w:pPr>
            <w:r>
              <w:t>ⲙ̀ⲣⲉϥⲭⲁⲛ ϧⲉⲛ ⲛⲓⲙⲉⲧⲁⲧϩⲏⲧ:</w:t>
            </w:r>
          </w:p>
          <w:p w14:paraId="28C16CEA" w14:textId="77777777" w:rsidR="006A78B4" w:rsidRDefault="006A78B4" w:rsidP="006A78B4">
            <w:pPr>
              <w:pStyle w:val="CopticHangingVerse"/>
            </w:pPr>
            <w:r>
              <w:t>ⲛⲉⲙ ⲛⲓⲙⲉⲩ̀ ⲉⲧϩⲱⲟⲩ ⲛ̀ϣⲟⲩⲓⲧ.</w:t>
            </w:r>
          </w:p>
        </w:tc>
      </w:tr>
      <w:tr w:rsidR="006A78B4" w14:paraId="0FEF00C9" w14:textId="77777777" w:rsidTr="00420CFA">
        <w:trPr>
          <w:cantSplit/>
          <w:jc w:val="center"/>
        </w:trPr>
        <w:tc>
          <w:tcPr>
            <w:tcW w:w="288" w:type="dxa"/>
          </w:tcPr>
          <w:p w14:paraId="7686E00C" w14:textId="77777777" w:rsidR="006A78B4" w:rsidRPr="00FB5ACB" w:rsidRDefault="00117FDD" w:rsidP="00420CFA">
            <w:pPr>
              <w:pStyle w:val="CopticCross"/>
            </w:pPr>
            <w:r w:rsidRPr="00FB5ACB">
              <w:t>¿</w:t>
            </w:r>
          </w:p>
        </w:tc>
        <w:tc>
          <w:tcPr>
            <w:tcW w:w="3960" w:type="dxa"/>
          </w:tcPr>
          <w:p w14:paraId="2F4E278B" w14:textId="77777777" w:rsidR="006A78B4" w:rsidRDefault="006A78B4" w:rsidP="006A78B4">
            <w:pPr>
              <w:pStyle w:val="EngHang"/>
            </w:pPr>
            <w:r>
              <w:t>Yes, our Master, Accept us to Yourself,</w:t>
            </w:r>
          </w:p>
          <w:p w14:paraId="644FCAA6" w14:textId="77777777" w:rsidR="006A78B4" w:rsidRDefault="006A78B4" w:rsidP="006A78B4">
            <w:pPr>
              <w:pStyle w:val="EngHang"/>
            </w:pPr>
            <w:r>
              <w:t>And grant us our Christian perfection,</w:t>
            </w:r>
          </w:p>
          <w:p w14:paraId="641E2343" w14:textId="77777777" w:rsidR="006A78B4" w:rsidRDefault="006A78B4" w:rsidP="006A78B4">
            <w:pPr>
              <w:pStyle w:val="EngHang"/>
            </w:pPr>
            <w:r>
              <w:t>which is pleasing to You,</w:t>
            </w:r>
          </w:p>
          <w:p w14:paraId="733B9CD3" w14:textId="77777777" w:rsidR="006A78B4" w:rsidRDefault="006A78B4" w:rsidP="006A78B4">
            <w:pPr>
              <w:pStyle w:val="EngHangEnd"/>
            </w:pPr>
            <w:r>
              <w:t>And an inheritance with all Your saints.</w:t>
            </w:r>
          </w:p>
        </w:tc>
        <w:tc>
          <w:tcPr>
            <w:tcW w:w="288" w:type="dxa"/>
          </w:tcPr>
          <w:p w14:paraId="50FC4289" w14:textId="77777777" w:rsidR="006A78B4" w:rsidRDefault="006A78B4" w:rsidP="00420CFA"/>
        </w:tc>
        <w:tc>
          <w:tcPr>
            <w:tcW w:w="288" w:type="dxa"/>
          </w:tcPr>
          <w:p w14:paraId="78917395" w14:textId="77777777" w:rsidR="006A78B4" w:rsidRPr="00FB5ACB" w:rsidRDefault="00117FDD" w:rsidP="00420CFA">
            <w:pPr>
              <w:pStyle w:val="CopticCross"/>
            </w:pPr>
            <w:r w:rsidRPr="00FB5ACB">
              <w:t>¿</w:t>
            </w:r>
          </w:p>
        </w:tc>
        <w:tc>
          <w:tcPr>
            <w:tcW w:w="3960" w:type="dxa"/>
          </w:tcPr>
          <w:p w14:paraId="7F0C17F5" w14:textId="77777777" w:rsidR="006A78B4" w:rsidRDefault="006A78B4" w:rsidP="006A78B4">
            <w:pPr>
              <w:pStyle w:val="CopticVersemulti-line"/>
            </w:pPr>
            <w:r>
              <w:t>Ⲥⲉ Ⲡⲉⲛⲛⲏⲃ ϣⲟⲡⲧⲉⲛ ⲉ̀ⲣⲟⲕ:</w:t>
            </w:r>
          </w:p>
          <w:p w14:paraId="0E000386" w14:textId="77777777" w:rsidR="006A78B4" w:rsidRDefault="006A78B4" w:rsidP="006A78B4">
            <w:pPr>
              <w:pStyle w:val="CopticVersemulti-line"/>
            </w:pPr>
            <w:r>
              <w:t>ⲟⲩⲟϩ ⲙⲟⲓ ⲛⲁⲛ ⲙ̀ⲡⲉⲛϫⲱⲕ ⲛ̀ⲭ̀ⲣⲓⲥⲧⲓⲁⲛⲟⲥ:</w:t>
            </w:r>
          </w:p>
          <w:p w14:paraId="3193E65A" w14:textId="77777777" w:rsidR="006A78B4" w:rsidRDefault="006A78B4" w:rsidP="006A78B4">
            <w:pPr>
              <w:pStyle w:val="CopticVersemulti-line"/>
            </w:pPr>
            <w:r>
              <w:t>ⲉϥⲣⲁⲛⲁⲕ ⲛⲉⲙ ⲟⲩⲕ̀ⲗⲏⲣⲟⲥ:</w:t>
            </w:r>
          </w:p>
          <w:p w14:paraId="11F8C6CA" w14:textId="77777777" w:rsidR="006A78B4" w:rsidRDefault="006A78B4" w:rsidP="006A78B4">
            <w:pPr>
              <w:pStyle w:val="CopticHangingVerse"/>
            </w:pPr>
            <w:r>
              <w:t>ⲛⲉⲙ ⲛⲏⲉⲑⲟⲩⲁⲃ ⲧⲏⲣⲟⲩ ⲛ̀ⲧⲁⲕ.</w:t>
            </w:r>
          </w:p>
        </w:tc>
      </w:tr>
      <w:tr w:rsidR="006A78B4" w14:paraId="1FC737C3" w14:textId="77777777" w:rsidTr="00420CFA">
        <w:trPr>
          <w:cantSplit/>
          <w:jc w:val="center"/>
        </w:trPr>
        <w:tc>
          <w:tcPr>
            <w:tcW w:w="288" w:type="dxa"/>
          </w:tcPr>
          <w:p w14:paraId="5EFDEAD8" w14:textId="77777777" w:rsidR="006A78B4" w:rsidRPr="00FB5ACB" w:rsidRDefault="006A78B4" w:rsidP="00420CFA">
            <w:pPr>
              <w:pStyle w:val="CopticCross"/>
            </w:pPr>
          </w:p>
        </w:tc>
        <w:tc>
          <w:tcPr>
            <w:tcW w:w="3960" w:type="dxa"/>
          </w:tcPr>
          <w:p w14:paraId="4E2759C7" w14:textId="77777777" w:rsidR="006A78B4" w:rsidRDefault="006A78B4" w:rsidP="006A78B4">
            <w:pPr>
              <w:pStyle w:val="EngHang"/>
            </w:pPr>
            <w:r>
              <w:t>Yes, our Master, Accept us to Yourself</w:t>
            </w:r>
          </w:p>
          <w:p w14:paraId="56AC040E" w14:textId="77777777" w:rsidR="006A78B4" w:rsidRDefault="006A78B4" w:rsidP="006A78B4">
            <w:pPr>
              <w:pStyle w:val="EngHang"/>
            </w:pPr>
            <w:r>
              <w:t>And grant joy to our souls,</w:t>
            </w:r>
          </w:p>
          <w:p w14:paraId="202461FB" w14:textId="77777777" w:rsidR="006A78B4" w:rsidRDefault="006A78B4" w:rsidP="006A78B4">
            <w:pPr>
              <w:pStyle w:val="EngHang"/>
            </w:pPr>
            <w:r>
              <w:t>By the remembrance of Your Name,</w:t>
            </w:r>
          </w:p>
          <w:p w14:paraId="2ECFAC4E" w14:textId="77777777" w:rsidR="006A78B4" w:rsidRDefault="006A78B4" w:rsidP="006A78B4">
            <w:pPr>
              <w:pStyle w:val="EngHangEnd"/>
            </w:pPr>
            <w:r>
              <w:t>O our Lord Jesus Christ.</w:t>
            </w:r>
          </w:p>
        </w:tc>
        <w:tc>
          <w:tcPr>
            <w:tcW w:w="288" w:type="dxa"/>
          </w:tcPr>
          <w:p w14:paraId="7012092B" w14:textId="77777777" w:rsidR="006A78B4" w:rsidRDefault="006A78B4" w:rsidP="00420CFA"/>
        </w:tc>
        <w:tc>
          <w:tcPr>
            <w:tcW w:w="288" w:type="dxa"/>
          </w:tcPr>
          <w:p w14:paraId="7EF6B8D8" w14:textId="77777777" w:rsidR="006A78B4" w:rsidRPr="00FB5ACB" w:rsidRDefault="006A78B4" w:rsidP="00420CFA">
            <w:pPr>
              <w:pStyle w:val="CopticCross"/>
            </w:pPr>
          </w:p>
        </w:tc>
        <w:tc>
          <w:tcPr>
            <w:tcW w:w="3960" w:type="dxa"/>
          </w:tcPr>
          <w:p w14:paraId="5A1E2AFB" w14:textId="77777777" w:rsidR="006A78B4" w:rsidRDefault="006A78B4" w:rsidP="006A78B4">
            <w:pPr>
              <w:pStyle w:val="CopticVersemulti-line"/>
            </w:pPr>
            <w:r>
              <w:t>Ⲥⲉ Ⲡⲉⲛⲛⲏⲃ ϣⲟⲡⲧⲉⲛ ⲉ̀ⲣⲟⲕ:</w:t>
            </w:r>
          </w:p>
          <w:p w14:paraId="5263CA68" w14:textId="77777777" w:rsidR="006A78B4" w:rsidRDefault="006A78B4" w:rsidP="006A78B4">
            <w:pPr>
              <w:pStyle w:val="CopticVersemulti-line"/>
            </w:pPr>
            <w:r>
              <w:t>ⲙⲁⲡ̀ⲟⲩⲛⲟϥ ⲛ̀ⲛⲉⲛⲯⲩⲭⲏ:</w:t>
            </w:r>
          </w:p>
          <w:p w14:paraId="5958CED9" w14:textId="77777777" w:rsidR="006A78B4" w:rsidRDefault="006A78B4" w:rsidP="006A78B4">
            <w:pPr>
              <w:pStyle w:val="CopticVersemulti-line"/>
            </w:pPr>
            <w:r>
              <w:t>ϩⲓⲧⲉⲛ ⲡ̀ⲉⲣⲫ̀ⲙⲉⲩⲓ̀ ⲙ̀ⲡⲉⲕⲣⲁⲛ:</w:t>
            </w:r>
          </w:p>
          <w:p w14:paraId="3F043738" w14:textId="77777777" w:rsidR="006A78B4" w:rsidRDefault="006A78B4" w:rsidP="006A78B4">
            <w:pPr>
              <w:pStyle w:val="CopticHangingVerse"/>
            </w:pPr>
            <w:r>
              <w:t>ⲱ̀ Ⲡⲉⲛⲟ̄ⲥ̄ Ⲓⲏ̄ⲥ̄ Ⲡⲭ̄ⲥ̄.</w:t>
            </w:r>
          </w:p>
        </w:tc>
      </w:tr>
      <w:tr w:rsidR="006A78B4" w14:paraId="4B3BD7A1" w14:textId="77777777" w:rsidTr="00420CFA">
        <w:trPr>
          <w:cantSplit/>
          <w:jc w:val="center"/>
        </w:trPr>
        <w:tc>
          <w:tcPr>
            <w:tcW w:w="288" w:type="dxa"/>
          </w:tcPr>
          <w:p w14:paraId="38B2F434" w14:textId="77777777" w:rsidR="006A78B4" w:rsidRPr="00FB5ACB" w:rsidRDefault="00117FDD" w:rsidP="00420CFA">
            <w:pPr>
              <w:pStyle w:val="CopticCross"/>
            </w:pPr>
            <w:r w:rsidRPr="00FB5ACB">
              <w:t>¿</w:t>
            </w:r>
          </w:p>
        </w:tc>
        <w:tc>
          <w:tcPr>
            <w:tcW w:w="3960" w:type="dxa"/>
          </w:tcPr>
          <w:p w14:paraId="444F49DB" w14:textId="77777777" w:rsidR="006A78B4" w:rsidRDefault="006A78B4" w:rsidP="006A78B4">
            <w:pPr>
              <w:pStyle w:val="EngHang"/>
            </w:pPr>
            <w:r>
              <w:t>Yes, our Master, accept us to Yourself.</w:t>
            </w:r>
          </w:p>
          <w:p w14:paraId="30D11DAB" w14:textId="77777777" w:rsidR="006A78B4" w:rsidRDefault="006A78B4" w:rsidP="006A78B4">
            <w:pPr>
              <w:pStyle w:val="EngHang"/>
            </w:pPr>
            <w:r>
              <w:t>You are indeed worthy</w:t>
            </w:r>
          </w:p>
          <w:p w14:paraId="616BEB0E" w14:textId="77777777" w:rsidR="006A78B4" w:rsidRDefault="006A78B4" w:rsidP="006A78B4">
            <w:pPr>
              <w:pStyle w:val="EngHang"/>
            </w:pPr>
            <w:r>
              <w:t>Of the glory and the honour,</w:t>
            </w:r>
          </w:p>
          <w:p w14:paraId="0425724C" w14:textId="77777777" w:rsidR="006A78B4" w:rsidRDefault="006A78B4" w:rsidP="006A78B4">
            <w:pPr>
              <w:pStyle w:val="EngHangEnd"/>
            </w:pPr>
            <w:r>
              <w:t>With Your Good Father.</w:t>
            </w:r>
          </w:p>
        </w:tc>
        <w:tc>
          <w:tcPr>
            <w:tcW w:w="288" w:type="dxa"/>
          </w:tcPr>
          <w:p w14:paraId="2B9E8AE7" w14:textId="77777777" w:rsidR="006A78B4" w:rsidRDefault="006A78B4" w:rsidP="00420CFA"/>
        </w:tc>
        <w:tc>
          <w:tcPr>
            <w:tcW w:w="288" w:type="dxa"/>
          </w:tcPr>
          <w:p w14:paraId="7C4389B8" w14:textId="77777777" w:rsidR="006A78B4" w:rsidRPr="00FB5ACB" w:rsidRDefault="00117FDD" w:rsidP="00420CFA">
            <w:pPr>
              <w:pStyle w:val="CopticCross"/>
            </w:pPr>
            <w:r w:rsidRPr="00FB5ACB">
              <w:t>¿</w:t>
            </w:r>
          </w:p>
        </w:tc>
        <w:tc>
          <w:tcPr>
            <w:tcW w:w="3960" w:type="dxa"/>
          </w:tcPr>
          <w:p w14:paraId="460754D3" w14:textId="77777777" w:rsidR="006A78B4" w:rsidRDefault="006A78B4" w:rsidP="006A78B4">
            <w:pPr>
              <w:pStyle w:val="CopticVersemulti-line"/>
            </w:pPr>
            <w:r>
              <w:t>Ⲥⲉ Ⲡⲉⲛⲛⲏⲃ ϣⲟⲡⲧⲉⲛ ⲉ̀ⲣⲟⲕ:</w:t>
            </w:r>
          </w:p>
          <w:p w14:paraId="224DFB98" w14:textId="77777777" w:rsidR="006A78B4" w:rsidRDefault="006A78B4" w:rsidP="006A78B4">
            <w:pPr>
              <w:pStyle w:val="CopticVersemulti-line"/>
            </w:pPr>
            <w:r>
              <w:t>ⲇⲓⲕⲉⲱⲥ ⲕ̀ⲉⲙⲡ̀ϣⲁ:</w:t>
            </w:r>
          </w:p>
          <w:p w14:paraId="24B9C100" w14:textId="77777777" w:rsidR="006A78B4" w:rsidRDefault="006A78B4" w:rsidP="006A78B4">
            <w:pPr>
              <w:pStyle w:val="CopticVersemulti-line"/>
            </w:pPr>
            <w:r>
              <w:t>ⲙ̀ⲡ̀ⲑ̀ⲟⲩ ⲛⲉⲙ ⲡ̀ⲧⲁⲓⲟ̀:</w:t>
            </w:r>
          </w:p>
          <w:p w14:paraId="052DDB1F" w14:textId="77777777" w:rsidR="006A78B4" w:rsidRDefault="006A78B4" w:rsidP="006A78B4">
            <w:pPr>
              <w:pStyle w:val="CopticHangingVerse"/>
            </w:pPr>
            <w:r>
              <w:t>ⲛⲉⲙ Ⲡⲉⲕⲓⲱⲧ ⲛ̀ⲁ̀ⲅⲁⲑⲟⲥ.</w:t>
            </w:r>
          </w:p>
        </w:tc>
      </w:tr>
      <w:tr w:rsidR="006A78B4" w14:paraId="2CECB158" w14:textId="77777777" w:rsidTr="00420CFA">
        <w:trPr>
          <w:cantSplit/>
          <w:jc w:val="center"/>
        </w:trPr>
        <w:tc>
          <w:tcPr>
            <w:tcW w:w="288" w:type="dxa"/>
          </w:tcPr>
          <w:p w14:paraId="51CC0B23" w14:textId="77777777" w:rsidR="006A78B4" w:rsidRPr="00FB5ACB" w:rsidRDefault="006A78B4" w:rsidP="00420CFA">
            <w:pPr>
              <w:pStyle w:val="CopticCross"/>
            </w:pPr>
          </w:p>
        </w:tc>
        <w:tc>
          <w:tcPr>
            <w:tcW w:w="3960" w:type="dxa"/>
          </w:tcPr>
          <w:p w14:paraId="1BD41AC7" w14:textId="77777777" w:rsidR="006A78B4" w:rsidRDefault="006A78B4" w:rsidP="006A78B4">
            <w:pPr>
              <w:pStyle w:val="EngHang"/>
            </w:pPr>
            <w:r>
              <w:t>Yes, our Master, who has the authority,</w:t>
            </w:r>
          </w:p>
          <w:p w14:paraId="33140EB3" w14:textId="77777777" w:rsidR="006A78B4" w:rsidRDefault="006A78B4" w:rsidP="006A78B4">
            <w:pPr>
              <w:pStyle w:val="EngHang"/>
            </w:pPr>
            <w:r>
              <w:t>We praise You with hymns;</w:t>
            </w:r>
          </w:p>
          <w:p w14:paraId="2384AAAB" w14:textId="77777777" w:rsidR="006A78B4" w:rsidRDefault="006A78B4" w:rsidP="006A78B4">
            <w:pPr>
              <w:pStyle w:val="EngHang"/>
            </w:pPr>
            <w:r>
              <w:t xml:space="preserve">We worship in in the </w:t>
            </w:r>
            <w:commentRangeStart w:id="1808"/>
            <w:r>
              <w:t>assembly</w:t>
            </w:r>
            <w:commentRangeEnd w:id="1808"/>
            <w:r>
              <w:rPr>
                <w:rStyle w:val="CommentReference"/>
              </w:rPr>
              <w:commentReference w:id="1808"/>
            </w:r>
            <w:r>
              <w:t>,</w:t>
            </w:r>
          </w:p>
          <w:p w14:paraId="33941A18" w14:textId="77777777" w:rsidR="006A78B4" w:rsidRDefault="006A78B4" w:rsidP="006A78B4">
            <w:pPr>
              <w:pStyle w:val="EngHangEnd"/>
            </w:pPr>
            <w:r>
              <w:t xml:space="preserve">From now until the </w:t>
            </w:r>
            <w:commentRangeStart w:id="1809"/>
            <w:r>
              <w:t>ages of ages</w:t>
            </w:r>
            <w:commentRangeEnd w:id="1809"/>
            <w:r>
              <w:rPr>
                <w:rStyle w:val="CommentReference"/>
              </w:rPr>
              <w:commentReference w:id="1809"/>
            </w:r>
            <w:r>
              <w:t>.</w:t>
            </w:r>
          </w:p>
        </w:tc>
        <w:tc>
          <w:tcPr>
            <w:tcW w:w="288" w:type="dxa"/>
          </w:tcPr>
          <w:p w14:paraId="53B9D87E" w14:textId="77777777" w:rsidR="006A78B4" w:rsidRDefault="006A78B4" w:rsidP="00420CFA"/>
        </w:tc>
        <w:tc>
          <w:tcPr>
            <w:tcW w:w="288" w:type="dxa"/>
          </w:tcPr>
          <w:p w14:paraId="1BB34872" w14:textId="77777777" w:rsidR="006A78B4" w:rsidRPr="00FB5ACB" w:rsidRDefault="006A78B4" w:rsidP="00420CFA">
            <w:pPr>
              <w:pStyle w:val="CopticCross"/>
            </w:pPr>
          </w:p>
        </w:tc>
        <w:tc>
          <w:tcPr>
            <w:tcW w:w="3960" w:type="dxa"/>
          </w:tcPr>
          <w:p w14:paraId="47EEFBC1" w14:textId="77777777" w:rsidR="006A78B4" w:rsidRDefault="006A78B4" w:rsidP="006A78B4">
            <w:pPr>
              <w:pStyle w:val="CopticVersemulti-line"/>
            </w:pPr>
            <w:r>
              <w:t>Ⲥⲉ Ⲡⲉⲛⲛⲏⲃ ⲫⲁ ϯⲉⲝⲟⲩⲥⲓⲁ̀:</w:t>
            </w:r>
          </w:p>
          <w:p w14:paraId="363CF9C0" w14:textId="77777777" w:rsidR="006A78B4" w:rsidRDefault="006A78B4" w:rsidP="006A78B4">
            <w:pPr>
              <w:pStyle w:val="CopticVersemulti-line"/>
            </w:pPr>
            <w:r>
              <w:t>ⲧⲉⲛϩⲱⲥ ⲉ̀ⲣⲟⲕ ϧⲉⲛ ⲛⲓⲉⲩⲫⲟⲙⲓⲁ:</w:t>
            </w:r>
          </w:p>
          <w:p w14:paraId="5C45FE09" w14:textId="77777777" w:rsidR="006A78B4" w:rsidRDefault="006A78B4" w:rsidP="006A78B4">
            <w:pPr>
              <w:pStyle w:val="CopticVersemulti-line"/>
            </w:pPr>
            <w:r>
              <w:t>ⲧⲉⲛⲟⲩⲱϣⲧ ⲙ̀ⲙⲟⲕ ϧⲉⲛ ⲛⲓⲉⲕⲕ̀ⲗⲏⲥⲓⲁ̀:</w:t>
            </w:r>
          </w:p>
          <w:p w14:paraId="042F7D75" w14:textId="77777777" w:rsidR="006A78B4" w:rsidRDefault="006A78B4" w:rsidP="006A78B4">
            <w:pPr>
              <w:pStyle w:val="CopticVersemulti-line"/>
            </w:pPr>
            <w:r>
              <w:t>Ⲓⲥϫⲉⲛ ϯⲛⲟⲩ ϣⲁ ϯⲥⲩⲛⲧⲉⲗⲓⲁ̀.</w:t>
            </w:r>
          </w:p>
        </w:tc>
      </w:tr>
      <w:tr w:rsidR="006A78B4" w14:paraId="228B08F4" w14:textId="77777777" w:rsidTr="00420CFA">
        <w:trPr>
          <w:cantSplit/>
          <w:jc w:val="center"/>
        </w:trPr>
        <w:tc>
          <w:tcPr>
            <w:tcW w:w="288" w:type="dxa"/>
          </w:tcPr>
          <w:p w14:paraId="0F5C4D85" w14:textId="77777777" w:rsidR="006A78B4" w:rsidRPr="00FB5ACB" w:rsidRDefault="00117FDD" w:rsidP="00420CFA">
            <w:pPr>
              <w:pStyle w:val="CopticCross"/>
            </w:pPr>
            <w:r w:rsidRPr="00FB5ACB">
              <w:t>¿</w:t>
            </w:r>
          </w:p>
        </w:tc>
        <w:tc>
          <w:tcPr>
            <w:tcW w:w="3960" w:type="dxa"/>
          </w:tcPr>
          <w:p w14:paraId="6316A4E8" w14:textId="77777777" w:rsidR="006A78B4" w:rsidRDefault="006A78B4" w:rsidP="006A78B4">
            <w:pPr>
              <w:pStyle w:val="EngHang"/>
            </w:pPr>
            <w:r>
              <w:t>Our tongues will not grow weary,</w:t>
            </w:r>
          </w:p>
          <w:p w14:paraId="76C13DF5" w14:textId="77777777" w:rsidR="006A78B4" w:rsidRDefault="006A78B4" w:rsidP="006A78B4">
            <w:pPr>
              <w:pStyle w:val="EngHang"/>
            </w:pPr>
            <w:r>
              <w:t>And will not silent</w:t>
            </w:r>
          </w:p>
          <w:p w14:paraId="6E72CC7F" w14:textId="77777777" w:rsidR="006A78B4" w:rsidRDefault="006A78B4" w:rsidP="006A78B4">
            <w:pPr>
              <w:pStyle w:val="EngHang"/>
            </w:pPr>
            <w:r>
              <w:t>When declaring the honor</w:t>
            </w:r>
          </w:p>
          <w:p w14:paraId="451C24F0" w14:textId="77777777" w:rsidR="006A78B4" w:rsidRDefault="006A78B4" w:rsidP="006A78B4">
            <w:pPr>
              <w:pStyle w:val="EngHangEnd"/>
            </w:pPr>
            <w:r>
              <w:t>Of fasting and prayer.</w:t>
            </w:r>
          </w:p>
        </w:tc>
        <w:tc>
          <w:tcPr>
            <w:tcW w:w="288" w:type="dxa"/>
          </w:tcPr>
          <w:p w14:paraId="63C1EE51" w14:textId="77777777" w:rsidR="006A78B4" w:rsidRDefault="006A78B4" w:rsidP="00420CFA"/>
        </w:tc>
        <w:tc>
          <w:tcPr>
            <w:tcW w:w="288" w:type="dxa"/>
          </w:tcPr>
          <w:p w14:paraId="21E07F2E" w14:textId="77777777" w:rsidR="006A78B4" w:rsidRPr="00FB5ACB" w:rsidRDefault="00117FDD" w:rsidP="00420CFA">
            <w:pPr>
              <w:pStyle w:val="CopticCross"/>
            </w:pPr>
            <w:r w:rsidRPr="00FB5ACB">
              <w:t>¿</w:t>
            </w:r>
          </w:p>
        </w:tc>
        <w:tc>
          <w:tcPr>
            <w:tcW w:w="3960" w:type="dxa"/>
          </w:tcPr>
          <w:p w14:paraId="3C7BD4D0" w14:textId="77777777" w:rsidR="006A78B4" w:rsidRDefault="006A78B4" w:rsidP="006A78B4">
            <w:pPr>
              <w:pStyle w:val="CopticVersemulti-line"/>
            </w:pPr>
            <w:r>
              <w:t>Ⲧⲟⲧⲉ ⲣⲱⲛ ⲛⲁϧⲓⲥⲓ ⲁⲛ:</w:t>
            </w:r>
          </w:p>
          <w:p w14:paraId="75A005E0" w14:textId="77777777" w:rsidR="006A78B4" w:rsidRDefault="006A78B4" w:rsidP="006A78B4">
            <w:pPr>
              <w:pStyle w:val="CopticVersemulti-line"/>
            </w:pPr>
            <w:r>
              <w:t>ⲟⲩⲟϩ ⲡⲉⲛⲗⲁⲥ ⲛⲁⲝⲁⲣⲱϥ ⲁⲛ:</w:t>
            </w:r>
          </w:p>
          <w:p w14:paraId="170E6C2C" w14:textId="77777777" w:rsidR="006A78B4" w:rsidRDefault="006A78B4" w:rsidP="006A78B4">
            <w:pPr>
              <w:pStyle w:val="CopticVersemulti-line"/>
            </w:pPr>
            <w:r>
              <w:t>ⲉⲛⲥⲁϫⲓ ⲙ̀ⲡ̀ⲧⲁⲓⲟ̀:</w:t>
            </w:r>
          </w:p>
          <w:p w14:paraId="1F5888F6" w14:textId="77777777" w:rsidR="006A78B4" w:rsidRDefault="006A78B4" w:rsidP="006A78B4">
            <w:pPr>
              <w:pStyle w:val="CopticHangingVerse"/>
            </w:pPr>
            <w:r>
              <w:t>ⲛ̀ⲧⲉ ϯⲛⲏⲥⲧⲓⲁ̀ ⲛⲉⲙ ⲡⲓϣ̀ⲗⲏⲗ.</w:t>
            </w:r>
          </w:p>
        </w:tc>
      </w:tr>
      <w:tr w:rsidR="006A78B4" w14:paraId="18DAA41D" w14:textId="77777777" w:rsidTr="00420CFA">
        <w:trPr>
          <w:cantSplit/>
          <w:jc w:val="center"/>
        </w:trPr>
        <w:tc>
          <w:tcPr>
            <w:tcW w:w="288" w:type="dxa"/>
          </w:tcPr>
          <w:p w14:paraId="4AE34C56" w14:textId="77777777" w:rsidR="006A78B4" w:rsidRPr="00FB5ACB" w:rsidRDefault="006A78B4" w:rsidP="00420CFA">
            <w:pPr>
              <w:pStyle w:val="CopticCross"/>
            </w:pPr>
          </w:p>
        </w:tc>
        <w:tc>
          <w:tcPr>
            <w:tcW w:w="3960" w:type="dxa"/>
          </w:tcPr>
          <w:p w14:paraId="0CF454F7" w14:textId="77777777" w:rsidR="006A78B4" w:rsidRDefault="006A78B4" w:rsidP="006A78B4">
            <w:pPr>
              <w:pStyle w:val="EngHang"/>
            </w:pPr>
            <w:r>
              <w:t>Lord have mercy. Lord have mercy.</w:t>
            </w:r>
          </w:p>
          <w:p w14:paraId="146C336B" w14:textId="77777777" w:rsidR="006A78B4" w:rsidRDefault="006A78B4" w:rsidP="006A78B4">
            <w:pPr>
              <w:pStyle w:val="EngHang"/>
            </w:pPr>
            <w:r>
              <w:t>O Heavenly King,</w:t>
            </w:r>
          </w:p>
          <w:p w14:paraId="15FD3F61" w14:textId="77777777" w:rsidR="006A78B4" w:rsidRDefault="006A78B4" w:rsidP="006A78B4">
            <w:pPr>
              <w:pStyle w:val="EngHang"/>
            </w:pPr>
            <w:r>
              <w:t>Save us, we Your creatures,</w:t>
            </w:r>
          </w:p>
          <w:p w14:paraId="2F7525DC" w14:textId="77777777" w:rsidR="006A78B4" w:rsidRDefault="006A78B4" w:rsidP="006A78B4">
            <w:pPr>
              <w:pStyle w:val="EngHangEnd"/>
            </w:pPr>
            <w:r>
              <w:t xml:space="preserve">And have mercy on us. </w:t>
            </w:r>
          </w:p>
        </w:tc>
        <w:tc>
          <w:tcPr>
            <w:tcW w:w="288" w:type="dxa"/>
          </w:tcPr>
          <w:p w14:paraId="3C3A368C" w14:textId="77777777" w:rsidR="006A78B4" w:rsidRDefault="006A78B4" w:rsidP="00420CFA"/>
        </w:tc>
        <w:tc>
          <w:tcPr>
            <w:tcW w:w="288" w:type="dxa"/>
          </w:tcPr>
          <w:p w14:paraId="204B7998" w14:textId="77777777" w:rsidR="006A78B4" w:rsidRPr="00FB5ACB" w:rsidRDefault="006A78B4" w:rsidP="00420CFA">
            <w:pPr>
              <w:pStyle w:val="CopticCross"/>
            </w:pPr>
          </w:p>
        </w:tc>
        <w:tc>
          <w:tcPr>
            <w:tcW w:w="3960" w:type="dxa"/>
          </w:tcPr>
          <w:p w14:paraId="0A8482CE" w14:textId="77777777" w:rsidR="006A78B4" w:rsidRDefault="006A78B4" w:rsidP="006A78B4">
            <w:pPr>
              <w:pStyle w:val="CopticVersemulti-line"/>
            </w:pPr>
            <w:r>
              <w:t>Ⲕⲩⲣⲓⲉ ⲉⲗⲉⲏ̀ⲥⲟⲛ Ⲕⲩⲣⲓⲉ ⲉⲗⲉⲏ̀ⲥⲟⲛ:</w:t>
            </w:r>
          </w:p>
          <w:p w14:paraId="189AD05C" w14:textId="77777777" w:rsidR="006A78B4" w:rsidRDefault="006A78B4" w:rsidP="006A78B4">
            <w:pPr>
              <w:pStyle w:val="CopticVersemulti-line"/>
            </w:pPr>
            <w:r>
              <w:t>ⲁⲛⲟⲛ ϧⲁ ⲡⲉⲕⲡ̀ⲗⲁⲥⲙⲁ ⲥⲟⲧⲧⲉⲛ:</w:t>
            </w:r>
          </w:p>
          <w:p w14:paraId="063823C1" w14:textId="77777777" w:rsidR="006A78B4" w:rsidRDefault="006A78B4" w:rsidP="006A78B4">
            <w:pPr>
              <w:pStyle w:val="CopticVersemulti-line"/>
            </w:pPr>
            <w:r>
              <w:t>ⲟⲩⲟϩ ⲛⲁⲓ ⲛⲁⲛ ⲧⲏⲣⲉⲛ:</w:t>
            </w:r>
          </w:p>
          <w:p w14:paraId="32C05DC9" w14:textId="77777777" w:rsidR="006A78B4" w:rsidRDefault="006A78B4" w:rsidP="006A78B4">
            <w:pPr>
              <w:pStyle w:val="CopticHangingVerse"/>
            </w:pPr>
            <w:r>
              <w:t>ⲱ̀ ⲡⲓⲟⲩⲣⲟ ⲛ̀ⲉ̀ⲡⲟⲩⲣⲁⲛⲓⲟⲛ.</w:t>
            </w:r>
          </w:p>
        </w:tc>
      </w:tr>
      <w:tr w:rsidR="006A78B4" w14:paraId="430124B7" w14:textId="77777777" w:rsidTr="00420CFA">
        <w:trPr>
          <w:cantSplit/>
          <w:jc w:val="center"/>
        </w:trPr>
        <w:tc>
          <w:tcPr>
            <w:tcW w:w="288" w:type="dxa"/>
          </w:tcPr>
          <w:p w14:paraId="16D6B9F0" w14:textId="77777777" w:rsidR="006A78B4" w:rsidRPr="00FB5ACB" w:rsidRDefault="00117FDD" w:rsidP="00420CFA">
            <w:pPr>
              <w:pStyle w:val="CopticCross"/>
            </w:pPr>
            <w:r w:rsidRPr="00FB5ACB">
              <w:t>¿</w:t>
            </w:r>
          </w:p>
        </w:tc>
        <w:tc>
          <w:tcPr>
            <w:tcW w:w="3960" w:type="dxa"/>
          </w:tcPr>
          <w:p w14:paraId="46A7F804" w14:textId="77777777" w:rsidR="006A78B4" w:rsidRDefault="006A78B4" w:rsidP="006A78B4">
            <w:pPr>
              <w:pStyle w:val="EngHang"/>
            </w:pPr>
            <w:r>
              <w:t>Lord have mercy. Lord have mercy.</w:t>
            </w:r>
          </w:p>
          <w:p w14:paraId="34E28466" w14:textId="77777777" w:rsidR="006A78B4" w:rsidRDefault="006A78B4" w:rsidP="006A78B4">
            <w:pPr>
              <w:pStyle w:val="EngHang"/>
            </w:pPr>
            <w:r>
              <w:t>Perfect us in the Orthodox faith.</w:t>
            </w:r>
          </w:p>
          <w:p w14:paraId="70FE19D0" w14:textId="77777777" w:rsidR="006A78B4" w:rsidRDefault="006A78B4" w:rsidP="006A78B4">
            <w:pPr>
              <w:pStyle w:val="EngHang"/>
            </w:pPr>
            <w:r>
              <w:t>Also make us worth to partake</w:t>
            </w:r>
          </w:p>
          <w:p w14:paraId="5F313BD1" w14:textId="77777777" w:rsidR="006A78B4" w:rsidRDefault="006A78B4" w:rsidP="006A78B4">
            <w:pPr>
              <w:pStyle w:val="EngHangEnd"/>
            </w:pPr>
            <w:r>
              <w:t>Of Your Mysteries.</w:t>
            </w:r>
          </w:p>
        </w:tc>
        <w:tc>
          <w:tcPr>
            <w:tcW w:w="288" w:type="dxa"/>
          </w:tcPr>
          <w:p w14:paraId="7ED0B97B" w14:textId="77777777" w:rsidR="006A78B4" w:rsidRDefault="006A78B4" w:rsidP="00420CFA"/>
        </w:tc>
        <w:tc>
          <w:tcPr>
            <w:tcW w:w="288" w:type="dxa"/>
          </w:tcPr>
          <w:p w14:paraId="2868ADDA" w14:textId="77777777" w:rsidR="006A78B4" w:rsidRPr="00FB5ACB" w:rsidRDefault="00117FDD" w:rsidP="00420CFA">
            <w:pPr>
              <w:pStyle w:val="CopticCross"/>
            </w:pPr>
            <w:r w:rsidRPr="00FB5ACB">
              <w:t>¿</w:t>
            </w:r>
          </w:p>
        </w:tc>
        <w:tc>
          <w:tcPr>
            <w:tcW w:w="3960" w:type="dxa"/>
          </w:tcPr>
          <w:p w14:paraId="52E25BEF" w14:textId="77777777" w:rsidR="006A78B4" w:rsidRDefault="006A78B4" w:rsidP="006A78B4">
            <w:pPr>
              <w:pStyle w:val="CopticVersemulti-line"/>
            </w:pPr>
            <w:r>
              <w:t>Ⲕⲩⲣⲓⲉ ⲉⲗⲉⲏ̀ⲥⲟⲛ Ⲕⲩⲣⲓⲉ ⲉⲗⲉⲏ̀ⲥⲟⲛ:</w:t>
            </w:r>
          </w:p>
          <w:p w14:paraId="50EDD490" w14:textId="77777777" w:rsidR="006A78B4" w:rsidRDefault="006A78B4" w:rsidP="006A78B4">
            <w:pPr>
              <w:pStyle w:val="CopticVersemulti-line"/>
            </w:pPr>
            <w:r>
              <w:t>Ϫⲟⲕⲧⲛ ϧⲉⲛ ⲛⲓⲛⲁϩϯ ⲉⲧⲥⲟⲩⲧⲱⲛ:</w:t>
            </w:r>
          </w:p>
          <w:p w14:paraId="4F007200" w14:textId="77777777" w:rsidR="006A78B4" w:rsidRDefault="006A78B4" w:rsidP="006A78B4">
            <w:pPr>
              <w:pStyle w:val="CopticVersemulti-line"/>
            </w:pPr>
            <w:r>
              <w:t>ⲟⲩⲟϩ ⲁ̀ⲣⲓⲧⲉⲛ ⲛ̀ⲉⲙⲡ̀ϣⲁ ⲗⲟⲓⲡⲟⲛ:</w:t>
            </w:r>
          </w:p>
          <w:p w14:paraId="5F225419" w14:textId="77777777" w:rsidR="006A78B4" w:rsidRDefault="006A78B4" w:rsidP="006A78B4">
            <w:pPr>
              <w:pStyle w:val="CopticHangingVerse"/>
            </w:pPr>
            <w:r>
              <w:t>ⲉⲑⲣⲉⲛϭⲓ ⲉ̀ⲃⲟⲗϧⲉⲛ ⲛⲉⲕⲙⲩⲥⲧⲏⲣⲓⲟⲛ.</w:t>
            </w:r>
          </w:p>
        </w:tc>
      </w:tr>
      <w:tr w:rsidR="006A78B4" w14:paraId="32EA7E0F" w14:textId="77777777" w:rsidTr="00420CFA">
        <w:trPr>
          <w:cantSplit/>
          <w:jc w:val="center"/>
        </w:trPr>
        <w:tc>
          <w:tcPr>
            <w:tcW w:w="288" w:type="dxa"/>
          </w:tcPr>
          <w:p w14:paraId="1DEA4DF5" w14:textId="77777777" w:rsidR="006A78B4" w:rsidRPr="00FB5ACB" w:rsidRDefault="006A78B4" w:rsidP="00420CFA">
            <w:pPr>
              <w:pStyle w:val="CopticCross"/>
            </w:pPr>
          </w:p>
        </w:tc>
        <w:tc>
          <w:tcPr>
            <w:tcW w:w="3960" w:type="dxa"/>
          </w:tcPr>
          <w:p w14:paraId="40BD82CD" w14:textId="77777777" w:rsidR="006A78B4" w:rsidRDefault="006A78B4" w:rsidP="006A78B4">
            <w:pPr>
              <w:pStyle w:val="EngHang"/>
            </w:pPr>
            <w:r>
              <w:t>Lord have mercy. Lord have mercy.</w:t>
            </w:r>
          </w:p>
          <w:p w14:paraId="414FC14C" w14:textId="77777777" w:rsidR="006A78B4" w:rsidRDefault="006A78B4" w:rsidP="006A78B4">
            <w:pPr>
              <w:pStyle w:val="EngHang"/>
            </w:pPr>
            <w:r>
              <w:t>Take not away Your mercy</w:t>
            </w:r>
          </w:p>
          <w:p w14:paraId="2BB75DBF" w14:textId="77777777" w:rsidR="006A78B4" w:rsidRDefault="006A78B4" w:rsidP="006A78B4">
            <w:pPr>
              <w:pStyle w:val="EngHang"/>
            </w:pPr>
            <w:r>
              <w:t>And Your Spirit, the Comforter, from us,</w:t>
            </w:r>
          </w:p>
          <w:p w14:paraId="349439C3" w14:textId="77777777" w:rsidR="006A78B4" w:rsidRDefault="006A78B4" w:rsidP="006A78B4">
            <w:pPr>
              <w:pStyle w:val="EngHangEnd"/>
            </w:pPr>
            <w:r>
              <w:t>But have patience with us.</w:t>
            </w:r>
          </w:p>
        </w:tc>
        <w:tc>
          <w:tcPr>
            <w:tcW w:w="288" w:type="dxa"/>
          </w:tcPr>
          <w:p w14:paraId="3578AB5B" w14:textId="77777777" w:rsidR="006A78B4" w:rsidRDefault="006A78B4" w:rsidP="00420CFA"/>
        </w:tc>
        <w:tc>
          <w:tcPr>
            <w:tcW w:w="288" w:type="dxa"/>
          </w:tcPr>
          <w:p w14:paraId="7152A0C4" w14:textId="77777777" w:rsidR="006A78B4" w:rsidRPr="00FB5ACB" w:rsidRDefault="006A78B4" w:rsidP="00420CFA">
            <w:pPr>
              <w:pStyle w:val="CopticCross"/>
            </w:pPr>
          </w:p>
        </w:tc>
        <w:tc>
          <w:tcPr>
            <w:tcW w:w="3960" w:type="dxa"/>
          </w:tcPr>
          <w:p w14:paraId="09EE6FD3" w14:textId="77777777" w:rsidR="006A78B4" w:rsidRDefault="006A78B4" w:rsidP="006A78B4">
            <w:pPr>
              <w:pStyle w:val="CopticVersemulti-line"/>
            </w:pPr>
            <w:r>
              <w:t>Ⲕⲩⲣⲓⲉ ⲉⲗⲉⲏ̀ⲥⲟⲛ Ⲕⲩⲣⲓⲉ ⲉⲗⲉⲏ̀ⲥⲟⲛ:</w:t>
            </w:r>
          </w:p>
          <w:p w14:paraId="1B44A56E" w14:textId="77777777" w:rsidR="006A78B4" w:rsidRDefault="006A78B4" w:rsidP="006A78B4">
            <w:pPr>
              <w:pStyle w:val="CopticVersemulti-line"/>
            </w:pPr>
            <w:r>
              <w:t>ⲙ̀ⲡⲉⲣⲱ̀ⲗⲓ ⲙ̀ⲡⲉⲕⲛⲁⲓ ⲉ̀ⲃⲟⲗϩⲁⲣⲟⲛ:</w:t>
            </w:r>
          </w:p>
          <w:p w14:paraId="338B3425" w14:textId="77777777" w:rsidR="006A78B4" w:rsidRDefault="006A78B4" w:rsidP="006A78B4">
            <w:pPr>
              <w:pStyle w:val="CopticVersemulti-line"/>
            </w:pPr>
            <w:r>
              <w:t>ⲟⲩⲇⲉ Ⲡⲉⲕⲡ̀ⲛⲉⲩⲙⲁ ⲙ̀ⲡⲁⲣⲁⲕⲗⲏⲧⲟⲛ:</w:t>
            </w:r>
          </w:p>
          <w:p w14:paraId="7E5C3858" w14:textId="77777777" w:rsidR="006A78B4" w:rsidRDefault="006A78B4" w:rsidP="006A78B4">
            <w:pPr>
              <w:pStyle w:val="CopticHangingVerse"/>
            </w:pPr>
            <w:r>
              <w:t>ⲁⲗⲗⲁ ⲱⲟⲩⲛ̀ϩⲏⲧ ⲉ̀ϫⲱⲛ.</w:t>
            </w:r>
          </w:p>
        </w:tc>
      </w:tr>
      <w:tr w:rsidR="006A78B4" w14:paraId="5B3987C1" w14:textId="77777777" w:rsidTr="00420CFA">
        <w:trPr>
          <w:cantSplit/>
          <w:jc w:val="center"/>
        </w:trPr>
        <w:tc>
          <w:tcPr>
            <w:tcW w:w="288" w:type="dxa"/>
          </w:tcPr>
          <w:p w14:paraId="68F2C31D" w14:textId="77777777" w:rsidR="006A78B4" w:rsidRPr="00FB5ACB" w:rsidRDefault="00117FDD" w:rsidP="00420CFA">
            <w:pPr>
              <w:pStyle w:val="CopticCross"/>
            </w:pPr>
            <w:r w:rsidRPr="00FB5ACB">
              <w:t>¿</w:t>
            </w:r>
          </w:p>
        </w:tc>
        <w:tc>
          <w:tcPr>
            <w:tcW w:w="3960" w:type="dxa"/>
          </w:tcPr>
          <w:p w14:paraId="44341C2E" w14:textId="77777777" w:rsidR="006A78B4" w:rsidRDefault="006A78B4" w:rsidP="006A78B4">
            <w:pPr>
              <w:pStyle w:val="EngHang"/>
            </w:pPr>
            <w:r>
              <w:t>Let us worship our Saviour,</w:t>
            </w:r>
          </w:p>
          <w:p w14:paraId="1E29F917" w14:textId="77777777" w:rsidR="006A78B4" w:rsidRDefault="006A78B4" w:rsidP="006A78B4">
            <w:pPr>
              <w:pStyle w:val="EngHang"/>
            </w:pPr>
            <w:r>
              <w:t>The good Lover of mankind,</w:t>
            </w:r>
          </w:p>
          <w:p w14:paraId="4B459BCE" w14:textId="77777777" w:rsidR="006A78B4" w:rsidRDefault="006A78B4" w:rsidP="006A78B4">
            <w:pPr>
              <w:pStyle w:val="EngHang"/>
            </w:pPr>
            <w:r>
              <w:t>For He had compassion on us.</w:t>
            </w:r>
          </w:p>
          <w:p w14:paraId="48770D5F" w14:textId="77777777" w:rsidR="006A78B4" w:rsidRDefault="006A78B4" w:rsidP="006A78B4">
            <w:pPr>
              <w:pStyle w:val="EngHangEnd"/>
            </w:pPr>
            <w:r>
              <w:t>He came and saved us.</w:t>
            </w:r>
          </w:p>
        </w:tc>
        <w:tc>
          <w:tcPr>
            <w:tcW w:w="288" w:type="dxa"/>
          </w:tcPr>
          <w:p w14:paraId="1A48BFB1" w14:textId="77777777" w:rsidR="006A78B4" w:rsidRDefault="006A78B4" w:rsidP="00420CFA"/>
        </w:tc>
        <w:tc>
          <w:tcPr>
            <w:tcW w:w="288" w:type="dxa"/>
          </w:tcPr>
          <w:p w14:paraId="73EEBC65" w14:textId="77777777" w:rsidR="006A78B4" w:rsidRPr="00FB5ACB" w:rsidRDefault="00117FDD" w:rsidP="00420CFA">
            <w:pPr>
              <w:pStyle w:val="CopticCross"/>
            </w:pPr>
            <w:r w:rsidRPr="00FB5ACB">
              <w:t>¿</w:t>
            </w:r>
          </w:p>
        </w:tc>
        <w:tc>
          <w:tcPr>
            <w:tcW w:w="3960" w:type="dxa"/>
          </w:tcPr>
          <w:p w14:paraId="28BE5964" w14:textId="77777777" w:rsidR="006A78B4" w:rsidRDefault="006A78B4" w:rsidP="006A78B4">
            <w:pPr>
              <w:pStyle w:val="CopticVersemulti-line"/>
            </w:pPr>
            <w:r>
              <w:t>Ⲙⲁⲣⲉⲛⲟⲩⲱϣⲧ ⲙ̀Ⲡⲉⲛⲥⲱⲧⲏⲣ:</w:t>
            </w:r>
          </w:p>
          <w:p w14:paraId="29781DFB" w14:textId="77777777" w:rsidR="006A78B4" w:rsidRDefault="006A78B4" w:rsidP="006A78B4">
            <w:pPr>
              <w:pStyle w:val="CopticVersemulti-line"/>
            </w:pPr>
            <w:r>
              <w:t>ⲡⲓⲙⲁⲓⲣⲱⲙⲓ ⲛ̀ⲁ̀ⲅⲁⲱⲟⲥ:</w:t>
            </w:r>
          </w:p>
          <w:p w14:paraId="0022F90F" w14:textId="77777777" w:rsidR="006A78B4" w:rsidRDefault="006A78B4" w:rsidP="006A78B4">
            <w:pPr>
              <w:pStyle w:val="CopticVersemulti-line"/>
            </w:pPr>
            <w:r>
              <w:t>ϫⲉ ⲛ̀ⲑⲟϥ ⲁϥϣⲉⲛϩⲏⲧ ϧⲁⲣⲟⲛ;</w:t>
            </w:r>
          </w:p>
          <w:p w14:paraId="58B963E1" w14:textId="77777777" w:rsidR="006A78B4" w:rsidRDefault="006A78B4" w:rsidP="006A78B4">
            <w:pPr>
              <w:pStyle w:val="CopticHangingVerse"/>
            </w:pPr>
            <w:r>
              <w:t>ⲁϥⲓ̀ ⲟⲩⲟϩ ⲁϥⲥⲱϯ ⲙ̀ⲙⲟⲛ.</w:t>
            </w:r>
          </w:p>
        </w:tc>
      </w:tr>
    </w:tbl>
    <w:p w14:paraId="4919D73F" w14:textId="77777777" w:rsidR="00356D1B" w:rsidRDefault="00356D1B" w:rsidP="00356D1B">
      <w:pPr>
        <w:pStyle w:val="Heading4"/>
      </w:pPr>
      <w:bookmarkStart w:id="1810" w:name="_Ref434476347"/>
      <w:r>
        <w:t>The Psali Adam</w:t>
      </w:r>
      <w:r w:rsidR="006C1B94">
        <w:t xml:space="preserve"> for Great Lent</w:t>
      </w:r>
      <w:bookmarkEnd w:id="181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66274FD2" w14:textId="77777777" w:rsidTr="00356D1B">
        <w:trPr>
          <w:cantSplit/>
          <w:jc w:val="center"/>
        </w:trPr>
        <w:tc>
          <w:tcPr>
            <w:tcW w:w="288" w:type="dxa"/>
          </w:tcPr>
          <w:p w14:paraId="7F636772" w14:textId="77777777" w:rsidR="00356D1B" w:rsidRDefault="00356D1B" w:rsidP="00356D1B">
            <w:pPr>
              <w:pStyle w:val="CopticCross"/>
            </w:pPr>
          </w:p>
        </w:tc>
        <w:tc>
          <w:tcPr>
            <w:tcW w:w="3960" w:type="dxa"/>
          </w:tcPr>
          <w:p w14:paraId="23847F45" w14:textId="77777777" w:rsidR="00356D1B" w:rsidRDefault="00356D1B" w:rsidP="00356D1B">
            <w:pPr>
              <w:pStyle w:val="EngHang"/>
            </w:pPr>
            <w:r>
              <w:t>I cried aloud</w:t>
            </w:r>
          </w:p>
          <w:p w14:paraId="2D134179" w14:textId="77777777" w:rsidR="00356D1B" w:rsidRDefault="00356D1B" w:rsidP="00356D1B">
            <w:pPr>
              <w:pStyle w:val="EngHang"/>
            </w:pPr>
            <w:r>
              <w:t>Before You, O My God:</w:t>
            </w:r>
          </w:p>
          <w:p w14:paraId="56C39CC4" w14:textId="77777777" w:rsidR="00356D1B" w:rsidRDefault="00356D1B" w:rsidP="00356D1B">
            <w:pPr>
              <w:pStyle w:val="EngHang"/>
            </w:pPr>
            <w:r>
              <w:t>Through fasting</w:t>
            </w:r>
          </w:p>
          <w:p w14:paraId="2961F4EE" w14:textId="77777777" w:rsidR="00356D1B" w:rsidRDefault="00356D1B" w:rsidP="00356D1B">
            <w:pPr>
              <w:pStyle w:val="EngHangEnd"/>
            </w:pPr>
            <w:r>
              <w:t>Grand me salvation.</w:t>
            </w:r>
          </w:p>
        </w:tc>
        <w:tc>
          <w:tcPr>
            <w:tcW w:w="288" w:type="dxa"/>
          </w:tcPr>
          <w:p w14:paraId="2DFE0D41" w14:textId="77777777" w:rsidR="00356D1B" w:rsidRDefault="00356D1B" w:rsidP="00356D1B"/>
        </w:tc>
        <w:tc>
          <w:tcPr>
            <w:tcW w:w="288" w:type="dxa"/>
          </w:tcPr>
          <w:p w14:paraId="064F3256" w14:textId="77777777" w:rsidR="00356D1B" w:rsidRDefault="00356D1B" w:rsidP="00356D1B">
            <w:pPr>
              <w:pStyle w:val="CopticCross"/>
            </w:pPr>
          </w:p>
        </w:tc>
        <w:tc>
          <w:tcPr>
            <w:tcW w:w="3960" w:type="dxa"/>
          </w:tcPr>
          <w:p w14:paraId="274AB7CE" w14:textId="77777777" w:rsidR="00356D1B" w:rsidRDefault="00356D1B" w:rsidP="00356D1B">
            <w:pPr>
              <w:pStyle w:val="CopticVersemulti-line"/>
            </w:pPr>
            <w:r>
              <w:t xml:space="preserve">Ⲁⲓⲱϣ ⲛ̀ⲧⲁⲥ̀ⲙⲏⲓ: </w:t>
            </w:r>
          </w:p>
          <w:p w14:paraId="787A13E7" w14:textId="77777777" w:rsidR="00356D1B" w:rsidRDefault="00356D1B" w:rsidP="00356D1B">
            <w:pPr>
              <w:pStyle w:val="CopticVersemulti-line"/>
            </w:pPr>
            <w:r>
              <w:t>ⲉ</w:t>
            </w:r>
            <w:r w:rsidR="006A78B4">
              <w:t>̀</w:t>
            </w:r>
            <w:r>
              <w:t>ⲡ</w:t>
            </w:r>
            <w:r w:rsidR="006A78B4">
              <w:t>̀</w:t>
            </w:r>
            <w:r>
              <w:t>ϣⲱⲓ ϩⲁⲣⲟⲕ Ⲡⲁⲛⲟⲩϯ:</w:t>
            </w:r>
          </w:p>
          <w:p w14:paraId="7E5A7C5A" w14:textId="77777777" w:rsidR="00356D1B" w:rsidRDefault="00356D1B" w:rsidP="00356D1B">
            <w:pPr>
              <w:pStyle w:val="CopticVersemulti-line"/>
            </w:pPr>
            <w:r>
              <w:t>ⲉⲑⲃⲉ ϯⲛⲏⲥⲧⲓⲁ:</w:t>
            </w:r>
          </w:p>
          <w:p w14:paraId="70617736" w14:textId="77777777" w:rsidR="00356D1B" w:rsidRPr="00C35319" w:rsidRDefault="00356D1B" w:rsidP="00356D1B">
            <w:pPr>
              <w:pStyle w:val="CopticHangingVerse"/>
            </w:pPr>
            <w:r>
              <w:t>ⲙⲟⲓ ⲛⲏⲓ ⲛ̀ⲟⲩⲥⲱϯ.</w:t>
            </w:r>
          </w:p>
        </w:tc>
      </w:tr>
      <w:tr w:rsidR="00356D1B" w14:paraId="60171526" w14:textId="77777777" w:rsidTr="00356D1B">
        <w:trPr>
          <w:cantSplit/>
          <w:jc w:val="center"/>
        </w:trPr>
        <w:tc>
          <w:tcPr>
            <w:tcW w:w="288" w:type="dxa"/>
          </w:tcPr>
          <w:p w14:paraId="0D2E1936" w14:textId="77777777" w:rsidR="00356D1B" w:rsidRDefault="00356D1B" w:rsidP="00356D1B">
            <w:pPr>
              <w:pStyle w:val="CopticCross"/>
            </w:pPr>
          </w:p>
        </w:tc>
        <w:tc>
          <w:tcPr>
            <w:tcW w:w="3960" w:type="dxa"/>
          </w:tcPr>
          <w:p w14:paraId="3C89F200" w14:textId="77777777" w:rsidR="00356D1B" w:rsidRDefault="00356D1B" w:rsidP="00356D1B">
            <w:pPr>
              <w:pStyle w:val="EngHang"/>
            </w:pPr>
            <w:r>
              <w:t>Help my weakness,</w:t>
            </w:r>
          </w:p>
          <w:p w14:paraId="1315CB7C" w14:textId="77777777" w:rsidR="00356D1B" w:rsidRDefault="00356D1B" w:rsidP="00356D1B">
            <w:pPr>
              <w:pStyle w:val="EngHang"/>
            </w:pPr>
            <w:r>
              <w:t>O Saviour.</w:t>
            </w:r>
          </w:p>
          <w:p w14:paraId="462C1396" w14:textId="77777777" w:rsidR="00356D1B" w:rsidRDefault="00356D1B" w:rsidP="00356D1B">
            <w:pPr>
              <w:pStyle w:val="EngHang"/>
            </w:pPr>
            <w:r>
              <w:t>Through fasting</w:t>
            </w:r>
          </w:p>
          <w:p w14:paraId="23F83C88" w14:textId="77777777" w:rsidR="00356D1B" w:rsidRDefault="00356D1B" w:rsidP="00356D1B">
            <w:pPr>
              <w:pStyle w:val="EngHangEnd"/>
            </w:pPr>
            <w:r>
              <w:t>Cleanse our filth.</w:t>
            </w:r>
          </w:p>
        </w:tc>
        <w:tc>
          <w:tcPr>
            <w:tcW w:w="288" w:type="dxa"/>
          </w:tcPr>
          <w:p w14:paraId="0536FB7C" w14:textId="77777777" w:rsidR="00356D1B" w:rsidRDefault="00356D1B" w:rsidP="00356D1B"/>
        </w:tc>
        <w:tc>
          <w:tcPr>
            <w:tcW w:w="288" w:type="dxa"/>
          </w:tcPr>
          <w:p w14:paraId="295A81DD" w14:textId="77777777" w:rsidR="00356D1B" w:rsidRDefault="00356D1B" w:rsidP="00356D1B">
            <w:pPr>
              <w:pStyle w:val="CopticCross"/>
            </w:pPr>
          </w:p>
        </w:tc>
        <w:tc>
          <w:tcPr>
            <w:tcW w:w="3960" w:type="dxa"/>
          </w:tcPr>
          <w:p w14:paraId="1034CF82" w14:textId="77777777" w:rsidR="00356D1B" w:rsidRDefault="00356D1B" w:rsidP="00356D1B">
            <w:pPr>
              <w:pStyle w:val="CopticVersemulti-line"/>
            </w:pPr>
            <w:r>
              <w:t>Ⲃⲟⲏ̀ⲑⲓⲛ ⲉ̀ⲧⲁⲙⲉⲧϫⲱⲃ:</w:t>
            </w:r>
          </w:p>
          <w:p w14:paraId="550967FF" w14:textId="77777777" w:rsidR="00356D1B" w:rsidRDefault="00356D1B" w:rsidP="00356D1B">
            <w:pPr>
              <w:pStyle w:val="CopticVersemulti-line"/>
            </w:pPr>
            <w:r>
              <w:t>ⲱ̀ Ⲡⲓⲣⲉϥⲛⲟϩⲉⲙ:</w:t>
            </w:r>
          </w:p>
          <w:p w14:paraId="64E77D32" w14:textId="77777777" w:rsidR="00356D1B" w:rsidRDefault="00356D1B" w:rsidP="00356D1B">
            <w:pPr>
              <w:pStyle w:val="CopticVersemulti-line"/>
            </w:pPr>
            <w:r>
              <w:t>ⲉⲑⲃⲉ ϯⲛⲏⲥⲧⲓⲁ:</w:t>
            </w:r>
          </w:p>
          <w:p w14:paraId="1FBAE605" w14:textId="77777777" w:rsidR="00356D1B" w:rsidRDefault="00356D1B" w:rsidP="00356D1B">
            <w:pPr>
              <w:pStyle w:val="CopticHangingVerse"/>
            </w:pPr>
            <w:r>
              <w:t>ⲉⲕⲉⲓⲱⲓ ⲛ̀ⲛⲉⲛϭⲱϧⲉⲙ.</w:t>
            </w:r>
          </w:p>
        </w:tc>
      </w:tr>
      <w:tr w:rsidR="00356D1B" w14:paraId="0C191A76" w14:textId="77777777" w:rsidTr="00356D1B">
        <w:trPr>
          <w:cantSplit/>
          <w:jc w:val="center"/>
        </w:trPr>
        <w:tc>
          <w:tcPr>
            <w:tcW w:w="288" w:type="dxa"/>
          </w:tcPr>
          <w:p w14:paraId="709329A5" w14:textId="77777777" w:rsidR="00356D1B" w:rsidRDefault="00356D1B" w:rsidP="00356D1B">
            <w:pPr>
              <w:pStyle w:val="CopticCross"/>
            </w:pPr>
            <w:r w:rsidRPr="00FB5ACB">
              <w:lastRenderedPageBreak/>
              <w:t>¿</w:t>
            </w:r>
          </w:p>
        </w:tc>
        <w:tc>
          <w:tcPr>
            <w:tcW w:w="3960" w:type="dxa"/>
          </w:tcPr>
          <w:p w14:paraId="58B18CC9" w14:textId="77777777" w:rsidR="00356D1B" w:rsidRDefault="00356D1B" w:rsidP="00356D1B">
            <w:pPr>
              <w:pStyle w:val="EngHang"/>
            </w:pPr>
            <w:r>
              <w:t>For our forefathers</w:t>
            </w:r>
          </w:p>
          <w:p w14:paraId="2E72DFF3" w14:textId="77777777" w:rsidR="00356D1B" w:rsidRDefault="00356D1B" w:rsidP="00356D1B">
            <w:pPr>
              <w:pStyle w:val="EngHang"/>
            </w:pPr>
            <w:r>
              <w:t>Have taught us that</w:t>
            </w:r>
          </w:p>
          <w:p w14:paraId="08063A75" w14:textId="77777777" w:rsidR="00356D1B" w:rsidRDefault="00356D1B" w:rsidP="00356D1B">
            <w:pPr>
              <w:pStyle w:val="EngHang"/>
            </w:pPr>
            <w:r>
              <w:t>Through fasting</w:t>
            </w:r>
          </w:p>
          <w:p w14:paraId="71FD516C" w14:textId="77777777" w:rsidR="00356D1B" w:rsidRDefault="00356D1B" w:rsidP="00356D1B">
            <w:pPr>
              <w:pStyle w:val="EngHangEnd"/>
            </w:pPr>
            <w:r>
              <w:t>They gained salvation.</w:t>
            </w:r>
          </w:p>
        </w:tc>
        <w:tc>
          <w:tcPr>
            <w:tcW w:w="288" w:type="dxa"/>
          </w:tcPr>
          <w:p w14:paraId="1E29A1E9" w14:textId="77777777" w:rsidR="00356D1B" w:rsidRDefault="00356D1B" w:rsidP="00356D1B"/>
        </w:tc>
        <w:tc>
          <w:tcPr>
            <w:tcW w:w="288" w:type="dxa"/>
          </w:tcPr>
          <w:p w14:paraId="3E351CEB" w14:textId="77777777" w:rsidR="00356D1B" w:rsidRDefault="00356D1B" w:rsidP="00356D1B">
            <w:pPr>
              <w:pStyle w:val="CopticCross"/>
            </w:pPr>
            <w:r w:rsidRPr="00FB5ACB">
              <w:t>¿</w:t>
            </w:r>
          </w:p>
        </w:tc>
        <w:tc>
          <w:tcPr>
            <w:tcW w:w="3960" w:type="dxa"/>
          </w:tcPr>
          <w:p w14:paraId="16A342D5" w14:textId="77777777" w:rsidR="00356D1B" w:rsidRDefault="00356D1B" w:rsidP="00356D1B">
            <w:pPr>
              <w:pStyle w:val="CopticVersemulti-line"/>
            </w:pPr>
            <w:r>
              <w:t>Ⲅⲉ ⲅⲁⲣ ⲁⲩⲧⲁⲙⲟⲛ:</w:t>
            </w:r>
          </w:p>
          <w:p w14:paraId="1047A898" w14:textId="77777777" w:rsidR="00356D1B" w:rsidRDefault="00356D1B" w:rsidP="00356D1B">
            <w:pPr>
              <w:pStyle w:val="CopticVersemulti-line"/>
            </w:pPr>
            <w:r>
              <w:t>ⲛ̀ϫⲉ ⲛⲉⲛϣⲟⲣⲡ ⲛ̀ⲓⲟϯ:</w:t>
            </w:r>
          </w:p>
          <w:p w14:paraId="281B8013" w14:textId="77777777" w:rsidR="00356D1B" w:rsidRDefault="00356D1B" w:rsidP="00356D1B">
            <w:pPr>
              <w:pStyle w:val="CopticVersemulti-line"/>
            </w:pPr>
            <w:r>
              <w:t>ⲉⲑⲃⲉ ϯⲛⲏⲥⲧⲓⲁ:</w:t>
            </w:r>
          </w:p>
          <w:p w14:paraId="420D1CDD" w14:textId="77777777" w:rsidR="00356D1B" w:rsidRDefault="00356D1B" w:rsidP="00356D1B">
            <w:pPr>
              <w:pStyle w:val="CopticHangingVerse"/>
            </w:pPr>
            <w:r>
              <w:t>ⲁⲩϣⲁϣⲛⲓ ⲉ̀ⲡⲓⲥⲱϯ.</w:t>
            </w:r>
          </w:p>
        </w:tc>
      </w:tr>
      <w:tr w:rsidR="00356D1B" w14:paraId="70DC7C37" w14:textId="77777777" w:rsidTr="00356D1B">
        <w:trPr>
          <w:cantSplit/>
          <w:jc w:val="center"/>
        </w:trPr>
        <w:tc>
          <w:tcPr>
            <w:tcW w:w="288" w:type="dxa"/>
          </w:tcPr>
          <w:p w14:paraId="3A18E1FB" w14:textId="77777777" w:rsidR="00356D1B" w:rsidRDefault="00356D1B" w:rsidP="00356D1B">
            <w:pPr>
              <w:pStyle w:val="CopticCross"/>
            </w:pPr>
            <w:r w:rsidRPr="00FB5ACB">
              <w:t>¿</w:t>
            </w:r>
          </w:p>
        </w:tc>
        <w:tc>
          <w:tcPr>
            <w:tcW w:w="3960" w:type="dxa"/>
          </w:tcPr>
          <w:p w14:paraId="67A22E1A" w14:textId="77777777" w:rsidR="00356D1B" w:rsidRDefault="00356D1B" w:rsidP="00356D1B">
            <w:pPr>
              <w:pStyle w:val="EngHang"/>
            </w:pPr>
            <w:r>
              <w:t>David the son of Jesse</w:t>
            </w:r>
          </w:p>
          <w:p w14:paraId="53CF8611" w14:textId="77777777" w:rsidR="00356D1B" w:rsidRDefault="00356D1B" w:rsidP="00356D1B">
            <w:pPr>
              <w:pStyle w:val="EngHang"/>
            </w:pPr>
            <w:r>
              <w:t>Received victory</w:t>
            </w:r>
          </w:p>
          <w:p w14:paraId="5B572639" w14:textId="77777777" w:rsidR="00356D1B" w:rsidRDefault="00356D1B" w:rsidP="00356D1B">
            <w:pPr>
              <w:pStyle w:val="EngHang"/>
            </w:pPr>
            <w:r>
              <w:t>Through fasting,</w:t>
            </w:r>
          </w:p>
          <w:p w14:paraId="39622FB3" w14:textId="77777777" w:rsidR="00356D1B" w:rsidRDefault="00356D1B" w:rsidP="00356D1B">
            <w:pPr>
              <w:pStyle w:val="EngHangEnd"/>
            </w:pPr>
            <w:r>
              <w:t>In his kingdom.</w:t>
            </w:r>
          </w:p>
        </w:tc>
        <w:tc>
          <w:tcPr>
            <w:tcW w:w="288" w:type="dxa"/>
          </w:tcPr>
          <w:p w14:paraId="06CCBB73" w14:textId="77777777" w:rsidR="00356D1B" w:rsidRDefault="00356D1B" w:rsidP="00356D1B"/>
        </w:tc>
        <w:tc>
          <w:tcPr>
            <w:tcW w:w="288" w:type="dxa"/>
          </w:tcPr>
          <w:p w14:paraId="773FE0F3" w14:textId="77777777" w:rsidR="00356D1B" w:rsidRDefault="00356D1B" w:rsidP="00356D1B">
            <w:pPr>
              <w:pStyle w:val="CopticCross"/>
            </w:pPr>
            <w:r w:rsidRPr="00FB5ACB">
              <w:t>¿</w:t>
            </w:r>
          </w:p>
        </w:tc>
        <w:tc>
          <w:tcPr>
            <w:tcW w:w="3960" w:type="dxa"/>
          </w:tcPr>
          <w:p w14:paraId="68A5B0A1" w14:textId="77777777" w:rsidR="00356D1B" w:rsidRDefault="00356D1B" w:rsidP="00356D1B">
            <w:pPr>
              <w:pStyle w:val="CopticVersemulti-line"/>
            </w:pPr>
            <w:r>
              <w:t>Ⲇⲁⲩⲓⲇ ⲫⲁ Ⲓⲉⲥⲥⲉ:</w:t>
            </w:r>
          </w:p>
          <w:p w14:paraId="3775EF20" w14:textId="77777777" w:rsidR="00356D1B" w:rsidRDefault="00356D1B" w:rsidP="00356D1B">
            <w:pPr>
              <w:pStyle w:val="CopticVersemulti-line"/>
            </w:pPr>
            <w:r>
              <w:t>ϧⲉⲛ ⲧⲉϥⲙⲉⲧⲟⲩⲣⲟ:</w:t>
            </w:r>
          </w:p>
          <w:p w14:paraId="426361E9" w14:textId="77777777" w:rsidR="00356D1B" w:rsidRDefault="00356D1B" w:rsidP="00356D1B">
            <w:pPr>
              <w:pStyle w:val="CopticVersemulti-line"/>
            </w:pPr>
            <w:r>
              <w:t>ⲉⲑⲃⲉ ϯⲛⲏⲥⲧⲓⲁ:</w:t>
            </w:r>
          </w:p>
          <w:p w14:paraId="79B005D4" w14:textId="77777777" w:rsidR="00356D1B" w:rsidRDefault="00356D1B" w:rsidP="00356D1B">
            <w:pPr>
              <w:pStyle w:val="CopticHangingVerse"/>
            </w:pPr>
            <w:r>
              <w:t>ⲁϥϭⲓ ⲙ̀ⲡⲓϭⲣⲟ.</w:t>
            </w:r>
          </w:p>
        </w:tc>
      </w:tr>
      <w:tr w:rsidR="00356D1B" w14:paraId="3DBE8A33" w14:textId="77777777" w:rsidTr="00356D1B">
        <w:trPr>
          <w:cantSplit/>
          <w:jc w:val="center"/>
        </w:trPr>
        <w:tc>
          <w:tcPr>
            <w:tcW w:w="288" w:type="dxa"/>
          </w:tcPr>
          <w:p w14:paraId="559640E4" w14:textId="77777777" w:rsidR="00356D1B" w:rsidRDefault="00356D1B" w:rsidP="00356D1B">
            <w:pPr>
              <w:pStyle w:val="CopticCross"/>
            </w:pPr>
          </w:p>
        </w:tc>
        <w:tc>
          <w:tcPr>
            <w:tcW w:w="3960" w:type="dxa"/>
          </w:tcPr>
          <w:p w14:paraId="00444EDD" w14:textId="77777777" w:rsidR="00356D1B" w:rsidRDefault="00356D1B" w:rsidP="00356D1B">
            <w:pPr>
              <w:pStyle w:val="EngHang"/>
            </w:pPr>
            <w:r>
              <w:t>The serpent deceived</w:t>
            </w:r>
          </w:p>
          <w:p w14:paraId="57921434" w14:textId="77777777" w:rsidR="00356D1B" w:rsidRDefault="00356D1B" w:rsidP="00356D1B">
            <w:pPr>
              <w:pStyle w:val="EngHang"/>
            </w:pPr>
            <w:r>
              <w:t>Adam and Eve.</w:t>
            </w:r>
          </w:p>
          <w:p w14:paraId="1A1DF745" w14:textId="77777777" w:rsidR="00356D1B" w:rsidRDefault="00356D1B" w:rsidP="00356D1B">
            <w:pPr>
              <w:pStyle w:val="EngHang"/>
            </w:pPr>
            <w:r>
              <w:t>Through fasting</w:t>
            </w:r>
          </w:p>
          <w:p w14:paraId="0AA3D4E8" w14:textId="77777777" w:rsidR="00356D1B" w:rsidRDefault="00356D1B" w:rsidP="00356D1B">
            <w:pPr>
              <w:pStyle w:val="EngHangEnd"/>
            </w:pPr>
            <w:r>
              <w:t>The Lord had compassion on them.</w:t>
            </w:r>
          </w:p>
        </w:tc>
        <w:tc>
          <w:tcPr>
            <w:tcW w:w="288" w:type="dxa"/>
          </w:tcPr>
          <w:p w14:paraId="4A2B7CA8" w14:textId="77777777" w:rsidR="00356D1B" w:rsidRDefault="00356D1B" w:rsidP="00356D1B"/>
        </w:tc>
        <w:tc>
          <w:tcPr>
            <w:tcW w:w="288" w:type="dxa"/>
          </w:tcPr>
          <w:p w14:paraId="015A119A" w14:textId="77777777" w:rsidR="00356D1B" w:rsidRDefault="00356D1B" w:rsidP="00356D1B">
            <w:pPr>
              <w:pStyle w:val="CopticCross"/>
            </w:pPr>
          </w:p>
        </w:tc>
        <w:tc>
          <w:tcPr>
            <w:tcW w:w="3960" w:type="dxa"/>
          </w:tcPr>
          <w:p w14:paraId="7761E8E1" w14:textId="77777777" w:rsidR="00356D1B" w:rsidRDefault="00356D1B" w:rsidP="00356D1B">
            <w:pPr>
              <w:pStyle w:val="CopticVersemulti-line"/>
            </w:pPr>
            <w:r>
              <w:t>Ⲉⲩⲁ ⲛⲉⲙ Ⲁⲇⲁⲙ:</w:t>
            </w:r>
          </w:p>
          <w:p w14:paraId="022FF8D4" w14:textId="77777777" w:rsidR="00356D1B" w:rsidRDefault="00356D1B" w:rsidP="00356D1B">
            <w:pPr>
              <w:pStyle w:val="CopticVersemulti-line"/>
            </w:pPr>
            <w:r>
              <w:t>ⲁ̀ ⲡⲓϩⲟϥ ⲉⲣϩⲁⲗ ⲙ̀ⲙⲟⲱⲟⲩ:</w:t>
            </w:r>
          </w:p>
          <w:p w14:paraId="05698A0D" w14:textId="77777777" w:rsidR="00356D1B" w:rsidRDefault="00356D1B" w:rsidP="00356D1B">
            <w:pPr>
              <w:pStyle w:val="CopticVersemulti-line"/>
            </w:pPr>
            <w:r>
              <w:t>ⲉⲑⲃⲉ ϯⲛⲏⲥⲧⲓⲁ:</w:t>
            </w:r>
          </w:p>
          <w:p w14:paraId="3CE1CE92" w14:textId="77777777" w:rsidR="00356D1B" w:rsidRDefault="00356D1B" w:rsidP="00356D1B">
            <w:pPr>
              <w:pStyle w:val="CopticHangingVerse"/>
            </w:pPr>
            <w:r>
              <w:t>ⲁ̀ Ⲡϭⲟⲓⲥ ϣⲉⲛϩⲏⲧ ϧⲁⲣⲱⲟⲩ.</w:t>
            </w:r>
          </w:p>
        </w:tc>
      </w:tr>
      <w:tr w:rsidR="00356D1B" w14:paraId="7B61D11A" w14:textId="77777777" w:rsidTr="00356D1B">
        <w:trPr>
          <w:cantSplit/>
          <w:jc w:val="center"/>
        </w:trPr>
        <w:tc>
          <w:tcPr>
            <w:tcW w:w="288" w:type="dxa"/>
          </w:tcPr>
          <w:p w14:paraId="51C8A8E8" w14:textId="77777777" w:rsidR="00356D1B" w:rsidRDefault="00356D1B" w:rsidP="00356D1B">
            <w:pPr>
              <w:pStyle w:val="CopticCross"/>
            </w:pPr>
          </w:p>
        </w:tc>
        <w:tc>
          <w:tcPr>
            <w:tcW w:w="3960" w:type="dxa"/>
          </w:tcPr>
          <w:p w14:paraId="1A04B914" w14:textId="77777777" w:rsidR="00356D1B" w:rsidRDefault="00356D1B" w:rsidP="00356D1B">
            <w:pPr>
              <w:pStyle w:val="EngHang"/>
            </w:pPr>
            <w:r>
              <w:t>Truly Enoch's mind</w:t>
            </w:r>
          </w:p>
          <w:p w14:paraId="423D0437" w14:textId="77777777" w:rsidR="00356D1B" w:rsidRDefault="00356D1B" w:rsidP="00356D1B">
            <w:pPr>
              <w:pStyle w:val="EngHang"/>
            </w:pPr>
            <w:r>
              <w:t>Was enlightened</w:t>
            </w:r>
          </w:p>
          <w:p w14:paraId="39D7848D" w14:textId="77777777" w:rsidR="00356D1B" w:rsidRDefault="00356D1B" w:rsidP="00356D1B">
            <w:pPr>
              <w:pStyle w:val="EngHang"/>
            </w:pPr>
            <w:r>
              <w:t>Through fasting,</w:t>
            </w:r>
          </w:p>
          <w:p w14:paraId="1C04F582" w14:textId="77777777" w:rsidR="00356D1B" w:rsidRDefault="00356D1B" w:rsidP="00356D1B">
            <w:pPr>
              <w:pStyle w:val="EngHangEnd"/>
            </w:pPr>
            <w:r>
              <w:t>And he was lifted up to heaven.</w:t>
            </w:r>
          </w:p>
        </w:tc>
        <w:tc>
          <w:tcPr>
            <w:tcW w:w="288" w:type="dxa"/>
          </w:tcPr>
          <w:p w14:paraId="054B3F5E" w14:textId="77777777" w:rsidR="00356D1B" w:rsidRDefault="00356D1B" w:rsidP="00356D1B"/>
        </w:tc>
        <w:tc>
          <w:tcPr>
            <w:tcW w:w="288" w:type="dxa"/>
          </w:tcPr>
          <w:p w14:paraId="32CAA309" w14:textId="77777777" w:rsidR="00356D1B" w:rsidRDefault="00356D1B" w:rsidP="00356D1B">
            <w:pPr>
              <w:pStyle w:val="CopticCross"/>
            </w:pPr>
          </w:p>
        </w:tc>
        <w:tc>
          <w:tcPr>
            <w:tcW w:w="3960" w:type="dxa"/>
          </w:tcPr>
          <w:p w14:paraId="22DD585A" w14:textId="77777777" w:rsidR="00356D1B" w:rsidRDefault="00356D1B" w:rsidP="00356D1B">
            <w:pPr>
              <w:pStyle w:val="CopticVersemulti-line"/>
            </w:pPr>
            <w:r>
              <w:t>Ⲍⲉ ⲟⲛⲧⲱⲥ Ⲉⲛⲱⲭ:</w:t>
            </w:r>
          </w:p>
          <w:p w14:paraId="2093447F" w14:textId="77777777" w:rsidR="00356D1B" w:rsidRDefault="00356D1B" w:rsidP="00356D1B">
            <w:pPr>
              <w:pStyle w:val="CopticVersemulti-line"/>
            </w:pPr>
            <w:r>
              <w:t>ⲁϥⲉⲣⲟⲩⲱⲓⲛⲓ ⲛ̀ϫⲉ ⲡⲉϥⲛⲟⲩⲥ:</w:t>
            </w:r>
          </w:p>
          <w:p w14:paraId="4CB780C5" w14:textId="77777777" w:rsidR="00356D1B" w:rsidRDefault="00356D1B" w:rsidP="00356D1B">
            <w:pPr>
              <w:pStyle w:val="CopticVersemulti-line"/>
            </w:pPr>
            <w:r>
              <w:t>ⲉⲑⲃⲉ ϯⲛⲏⲥⲧⲓⲁ:</w:t>
            </w:r>
          </w:p>
          <w:p w14:paraId="36D3EE18" w14:textId="77777777" w:rsidR="00356D1B" w:rsidRDefault="00356D1B" w:rsidP="00356D1B">
            <w:pPr>
              <w:pStyle w:val="CopticHangingVerse"/>
            </w:pPr>
            <w:r>
              <w:t>ⲁⲩⲟⲗϥ ⲉ̀ⲟⲩⲣⲁⲛⲟⲥ.</w:t>
            </w:r>
          </w:p>
        </w:tc>
      </w:tr>
      <w:tr w:rsidR="00356D1B" w14:paraId="1976F5D6" w14:textId="77777777" w:rsidTr="00356D1B">
        <w:trPr>
          <w:cantSplit/>
          <w:jc w:val="center"/>
        </w:trPr>
        <w:tc>
          <w:tcPr>
            <w:tcW w:w="288" w:type="dxa"/>
          </w:tcPr>
          <w:p w14:paraId="729FD019" w14:textId="77777777" w:rsidR="00356D1B" w:rsidRDefault="00356D1B" w:rsidP="00356D1B">
            <w:pPr>
              <w:pStyle w:val="CopticCross"/>
            </w:pPr>
            <w:r w:rsidRPr="00FB5ACB">
              <w:t>¿</w:t>
            </w:r>
          </w:p>
        </w:tc>
        <w:tc>
          <w:tcPr>
            <w:tcW w:w="3960" w:type="dxa"/>
          </w:tcPr>
          <w:p w14:paraId="77FF4072" w14:textId="77777777" w:rsidR="00356D1B" w:rsidRDefault="00356D1B" w:rsidP="00356D1B">
            <w:pPr>
              <w:pStyle w:val="EngHang"/>
            </w:pPr>
            <w:r>
              <w:t>Elijah in prayer</w:t>
            </w:r>
          </w:p>
          <w:p w14:paraId="16584EE0" w14:textId="77777777" w:rsidR="00356D1B" w:rsidRDefault="00356D1B" w:rsidP="00356D1B">
            <w:pPr>
              <w:pStyle w:val="EngHang"/>
            </w:pPr>
            <w:r>
              <w:t>Asked and received:</w:t>
            </w:r>
          </w:p>
          <w:p w14:paraId="54D6ABC9" w14:textId="77777777" w:rsidR="00356D1B" w:rsidRDefault="00356D1B" w:rsidP="00356D1B">
            <w:pPr>
              <w:pStyle w:val="EngHang"/>
            </w:pPr>
            <w:r>
              <w:t>Through fasting</w:t>
            </w:r>
          </w:p>
          <w:p w14:paraId="4A8911A4" w14:textId="77777777" w:rsidR="00356D1B" w:rsidRDefault="00356D1B" w:rsidP="00356D1B">
            <w:pPr>
              <w:pStyle w:val="EngHangEnd"/>
            </w:pPr>
            <w:r>
              <w:t>The rain was stopped.</w:t>
            </w:r>
          </w:p>
        </w:tc>
        <w:tc>
          <w:tcPr>
            <w:tcW w:w="288" w:type="dxa"/>
          </w:tcPr>
          <w:p w14:paraId="07768F55" w14:textId="77777777" w:rsidR="00356D1B" w:rsidRDefault="00356D1B" w:rsidP="00356D1B"/>
        </w:tc>
        <w:tc>
          <w:tcPr>
            <w:tcW w:w="288" w:type="dxa"/>
          </w:tcPr>
          <w:p w14:paraId="6A655FAE" w14:textId="77777777" w:rsidR="00356D1B" w:rsidRDefault="00356D1B" w:rsidP="00356D1B">
            <w:pPr>
              <w:pStyle w:val="CopticCross"/>
            </w:pPr>
            <w:r w:rsidRPr="00FB5ACB">
              <w:t>¿</w:t>
            </w:r>
          </w:p>
        </w:tc>
        <w:tc>
          <w:tcPr>
            <w:tcW w:w="3960" w:type="dxa"/>
          </w:tcPr>
          <w:p w14:paraId="4E149211" w14:textId="77777777" w:rsidR="00356D1B" w:rsidRDefault="00356D1B" w:rsidP="00356D1B">
            <w:pPr>
              <w:pStyle w:val="CopticVersemulti-line"/>
            </w:pPr>
            <w:r>
              <w:t>Ⲏⲗⲓⲁⲥ ϧⲉⲛ ⲡⲉϥϣ̀ⲗⲏⲗ:</w:t>
            </w:r>
          </w:p>
          <w:p w14:paraId="063479AF" w14:textId="77777777" w:rsidR="00356D1B" w:rsidRDefault="00356D1B" w:rsidP="00356D1B">
            <w:pPr>
              <w:pStyle w:val="CopticVersemulti-line"/>
            </w:pPr>
            <w:r>
              <w:t>ⲑϥⲧⲱⲃϩ ⲟⲩⲟϩ ⲁϥϭⲓ:</w:t>
            </w:r>
          </w:p>
          <w:p w14:paraId="262CEA72" w14:textId="77777777" w:rsidR="00356D1B" w:rsidRDefault="00356D1B" w:rsidP="00356D1B">
            <w:pPr>
              <w:pStyle w:val="CopticVersemulti-line"/>
            </w:pPr>
            <w:r>
              <w:t>ⲉⲑⲃⲉ ϯⲛⲏⲥⲧⲓⲁ:</w:t>
            </w:r>
          </w:p>
          <w:p w14:paraId="242ACFE9" w14:textId="77777777" w:rsidR="00356D1B" w:rsidRDefault="00356D1B" w:rsidP="00356D1B">
            <w:pPr>
              <w:pStyle w:val="CopticHangingVerse"/>
            </w:pPr>
            <w:r>
              <w:t>ⲙ̀ⲡⲉϥϧⲭⲁ ⲟⲩⲙⲟⲩⲛϩⲱⲟⲩ ⲉ̀ⲓ̀.</w:t>
            </w:r>
          </w:p>
        </w:tc>
      </w:tr>
      <w:tr w:rsidR="00356D1B" w14:paraId="5D460716" w14:textId="77777777" w:rsidTr="00356D1B">
        <w:trPr>
          <w:cantSplit/>
          <w:jc w:val="center"/>
        </w:trPr>
        <w:tc>
          <w:tcPr>
            <w:tcW w:w="288" w:type="dxa"/>
          </w:tcPr>
          <w:p w14:paraId="03C1E491" w14:textId="77777777" w:rsidR="00356D1B" w:rsidRDefault="00356D1B" w:rsidP="00356D1B">
            <w:pPr>
              <w:pStyle w:val="CopticCross"/>
            </w:pPr>
            <w:r w:rsidRPr="00FB5ACB">
              <w:t>¿</w:t>
            </w:r>
          </w:p>
        </w:tc>
        <w:tc>
          <w:tcPr>
            <w:tcW w:w="3960" w:type="dxa"/>
          </w:tcPr>
          <w:p w14:paraId="406A4FA4" w14:textId="77777777" w:rsidR="00356D1B" w:rsidRDefault="00356D1B" w:rsidP="00356D1B">
            <w:pPr>
              <w:pStyle w:val="EngHang"/>
            </w:pPr>
            <w:r>
              <w:t>The Lord accepted</w:t>
            </w:r>
          </w:p>
          <w:p w14:paraId="497E0C90" w14:textId="77777777" w:rsidR="00356D1B" w:rsidRDefault="00356D1B" w:rsidP="00356D1B">
            <w:pPr>
              <w:pStyle w:val="EngHang"/>
            </w:pPr>
            <w:r>
              <w:t>Abraham's sacrifice.</w:t>
            </w:r>
          </w:p>
          <w:p w14:paraId="03B4BCD1" w14:textId="77777777" w:rsidR="00356D1B" w:rsidRDefault="00356D1B" w:rsidP="00356D1B">
            <w:pPr>
              <w:pStyle w:val="EngHang"/>
            </w:pPr>
            <w:r>
              <w:t>Through fasting,</w:t>
            </w:r>
          </w:p>
          <w:p w14:paraId="47BC62DC" w14:textId="77777777" w:rsidR="00356D1B" w:rsidRDefault="00356D1B" w:rsidP="00356D1B">
            <w:pPr>
              <w:pStyle w:val="EngHangEnd"/>
            </w:pPr>
            <w:r>
              <w:t>He hosted God.</w:t>
            </w:r>
          </w:p>
        </w:tc>
        <w:tc>
          <w:tcPr>
            <w:tcW w:w="288" w:type="dxa"/>
          </w:tcPr>
          <w:p w14:paraId="21296FF6" w14:textId="77777777" w:rsidR="00356D1B" w:rsidRDefault="00356D1B" w:rsidP="00356D1B"/>
        </w:tc>
        <w:tc>
          <w:tcPr>
            <w:tcW w:w="288" w:type="dxa"/>
          </w:tcPr>
          <w:p w14:paraId="4DB8E245" w14:textId="77777777" w:rsidR="00356D1B" w:rsidRDefault="00356D1B" w:rsidP="00356D1B">
            <w:pPr>
              <w:pStyle w:val="CopticCross"/>
            </w:pPr>
            <w:r w:rsidRPr="00FB5ACB">
              <w:t>¿</w:t>
            </w:r>
          </w:p>
        </w:tc>
        <w:tc>
          <w:tcPr>
            <w:tcW w:w="3960" w:type="dxa"/>
          </w:tcPr>
          <w:p w14:paraId="48CD49DB" w14:textId="77777777" w:rsidR="00356D1B" w:rsidRDefault="00356D1B" w:rsidP="00356D1B">
            <w:pPr>
              <w:pStyle w:val="CopticVersemulti-line"/>
            </w:pPr>
            <w:r>
              <w:t>Ⲑⲩⲥⲓⲁ ⲛ̀Ⲁⲃⲣⲁⲁⲙ:</w:t>
            </w:r>
          </w:p>
          <w:p w14:paraId="069739C4" w14:textId="77777777" w:rsidR="00356D1B" w:rsidRDefault="00356D1B" w:rsidP="00356D1B">
            <w:pPr>
              <w:pStyle w:val="CopticVersemulti-line"/>
            </w:pPr>
            <w:r>
              <w:t>ⲁ̀ Ⲡϭⲟⲓⲥ ϣⲟⲡⲥ ⲉ̀ⲣⲟϥ:</w:t>
            </w:r>
          </w:p>
          <w:p w14:paraId="728FDA8F" w14:textId="77777777" w:rsidR="00356D1B" w:rsidRDefault="00356D1B" w:rsidP="00356D1B">
            <w:pPr>
              <w:pStyle w:val="CopticVersemulti-line"/>
            </w:pPr>
            <w:r>
              <w:t>ⲉⲑⲃⲉ ϯⲛⲏⲥⲧⲓⲁ:</w:t>
            </w:r>
          </w:p>
          <w:p w14:paraId="13C08F4C" w14:textId="77777777" w:rsidR="00356D1B" w:rsidRPr="005130A7" w:rsidRDefault="00356D1B" w:rsidP="00356D1B">
            <w:pPr>
              <w:pStyle w:val="CopticHangingVerse"/>
            </w:pPr>
            <w:r>
              <w:t>ⲁ̀ Ⲫⲛⲟⲩϯ ϫⲱⲓⲗⲓ ⲉ̀ⲣⲟϥ.</w:t>
            </w:r>
          </w:p>
        </w:tc>
      </w:tr>
      <w:tr w:rsidR="00356D1B" w14:paraId="0F254078" w14:textId="77777777" w:rsidTr="00356D1B">
        <w:trPr>
          <w:cantSplit/>
          <w:jc w:val="center"/>
        </w:trPr>
        <w:tc>
          <w:tcPr>
            <w:tcW w:w="288" w:type="dxa"/>
          </w:tcPr>
          <w:p w14:paraId="628AC4D6" w14:textId="77777777" w:rsidR="00356D1B" w:rsidRDefault="00356D1B" w:rsidP="00356D1B">
            <w:pPr>
              <w:pStyle w:val="CopticCross"/>
            </w:pPr>
          </w:p>
        </w:tc>
        <w:tc>
          <w:tcPr>
            <w:tcW w:w="3960" w:type="dxa"/>
          </w:tcPr>
          <w:p w14:paraId="00AE2A86" w14:textId="77777777" w:rsidR="00356D1B" w:rsidRDefault="00356D1B" w:rsidP="00356D1B">
            <w:pPr>
              <w:pStyle w:val="EngHang"/>
            </w:pPr>
            <w:r>
              <w:t>Isaac the beloved</w:t>
            </w:r>
          </w:p>
          <w:p w14:paraId="34A215EC" w14:textId="77777777" w:rsidR="00356D1B" w:rsidRDefault="00356D1B" w:rsidP="00356D1B">
            <w:pPr>
              <w:pStyle w:val="EngHang"/>
            </w:pPr>
            <w:r>
              <w:t>Was offered as a sacrifice.</w:t>
            </w:r>
          </w:p>
          <w:p w14:paraId="492FBDE6" w14:textId="77777777" w:rsidR="00356D1B" w:rsidRDefault="00356D1B" w:rsidP="00356D1B">
            <w:pPr>
              <w:pStyle w:val="EngHang"/>
            </w:pPr>
            <w:r>
              <w:t>Through fasting</w:t>
            </w:r>
          </w:p>
          <w:p w14:paraId="47950A9E" w14:textId="77777777" w:rsidR="00356D1B" w:rsidRDefault="00356D1B" w:rsidP="00356D1B">
            <w:pPr>
              <w:pStyle w:val="EngHangEnd"/>
            </w:pPr>
            <w:r>
              <w:t>He was returned in joy.</w:t>
            </w:r>
          </w:p>
        </w:tc>
        <w:tc>
          <w:tcPr>
            <w:tcW w:w="288" w:type="dxa"/>
          </w:tcPr>
          <w:p w14:paraId="3BC51A54" w14:textId="77777777" w:rsidR="00356D1B" w:rsidRDefault="00356D1B" w:rsidP="00356D1B"/>
        </w:tc>
        <w:tc>
          <w:tcPr>
            <w:tcW w:w="288" w:type="dxa"/>
          </w:tcPr>
          <w:p w14:paraId="138FD492" w14:textId="77777777" w:rsidR="00356D1B" w:rsidRDefault="00356D1B" w:rsidP="00356D1B">
            <w:pPr>
              <w:pStyle w:val="CopticCross"/>
            </w:pPr>
          </w:p>
        </w:tc>
        <w:tc>
          <w:tcPr>
            <w:tcW w:w="3960" w:type="dxa"/>
          </w:tcPr>
          <w:p w14:paraId="0FDAA688" w14:textId="77777777" w:rsidR="00356D1B" w:rsidRDefault="00356D1B" w:rsidP="00356D1B">
            <w:pPr>
              <w:pStyle w:val="CopticVersemulti-line"/>
            </w:pPr>
            <w:r>
              <w:t>Ⲓⲥⲁⲁⲕ ⲡⲓⲙⲉⲛⲣⲓⲧ:</w:t>
            </w:r>
          </w:p>
          <w:p w14:paraId="52335971" w14:textId="77777777" w:rsidR="00356D1B" w:rsidRDefault="00356D1B" w:rsidP="00356D1B">
            <w:pPr>
              <w:pStyle w:val="CopticVersemulti-line"/>
            </w:pPr>
            <w:r>
              <w:t>ⲁⲩⲉⲛϥ ⲉ̀ⲡ̀ϧⲟⲗϧⲉⲗ:</w:t>
            </w:r>
          </w:p>
          <w:p w14:paraId="16FB1A12" w14:textId="77777777" w:rsidR="00356D1B" w:rsidRDefault="00356D1B" w:rsidP="00356D1B">
            <w:pPr>
              <w:pStyle w:val="CopticVersemulti-line"/>
            </w:pPr>
            <w:r>
              <w:t>ⲉⲑⲃⲉ ϯⲛⲏⲥⲧⲓⲁ:</w:t>
            </w:r>
          </w:p>
          <w:p w14:paraId="3A23EC19" w14:textId="77777777" w:rsidR="00356D1B" w:rsidRPr="005130A7" w:rsidRDefault="00356D1B" w:rsidP="00356D1B">
            <w:pPr>
              <w:pStyle w:val="CopticHangingVerse"/>
            </w:pPr>
            <w:r>
              <w:t>ⲁϥⲟⲩϫⲁⲓ ϧⲉⲛ ⲟⲩⲑⲗⲏⲗ.</w:t>
            </w:r>
          </w:p>
        </w:tc>
      </w:tr>
      <w:tr w:rsidR="00356D1B" w14:paraId="6FB47D50" w14:textId="77777777" w:rsidTr="00356D1B">
        <w:trPr>
          <w:cantSplit/>
          <w:jc w:val="center"/>
        </w:trPr>
        <w:tc>
          <w:tcPr>
            <w:tcW w:w="288" w:type="dxa"/>
          </w:tcPr>
          <w:p w14:paraId="2326F6B7" w14:textId="77777777" w:rsidR="00356D1B" w:rsidRDefault="00356D1B" w:rsidP="00356D1B">
            <w:pPr>
              <w:pStyle w:val="CopticCross"/>
            </w:pPr>
          </w:p>
        </w:tc>
        <w:tc>
          <w:tcPr>
            <w:tcW w:w="3960" w:type="dxa"/>
          </w:tcPr>
          <w:p w14:paraId="28D38A05" w14:textId="77777777" w:rsidR="00356D1B" w:rsidRDefault="00356D1B" w:rsidP="00356D1B">
            <w:pPr>
              <w:pStyle w:val="EngHang"/>
            </w:pPr>
            <w:r>
              <w:t>And also Jacob's</w:t>
            </w:r>
          </w:p>
          <w:p w14:paraId="5662BCDA" w14:textId="77777777" w:rsidR="00356D1B" w:rsidRDefault="00356D1B" w:rsidP="00356D1B">
            <w:pPr>
              <w:pStyle w:val="EngHang"/>
            </w:pPr>
            <w:r>
              <w:t>Eyes were darkened.</w:t>
            </w:r>
          </w:p>
          <w:p w14:paraId="24F3EBA3" w14:textId="77777777" w:rsidR="00356D1B" w:rsidRDefault="00356D1B" w:rsidP="00356D1B">
            <w:pPr>
              <w:pStyle w:val="EngHang"/>
            </w:pPr>
            <w:r>
              <w:t>Through fasting</w:t>
            </w:r>
          </w:p>
          <w:p w14:paraId="3CA38A08" w14:textId="77777777" w:rsidR="00356D1B" w:rsidRDefault="00356D1B" w:rsidP="00356D1B">
            <w:pPr>
              <w:pStyle w:val="EngHangEnd"/>
            </w:pPr>
            <w:r>
              <w:t>He saw the ladder.</w:t>
            </w:r>
          </w:p>
        </w:tc>
        <w:tc>
          <w:tcPr>
            <w:tcW w:w="288" w:type="dxa"/>
          </w:tcPr>
          <w:p w14:paraId="68F32920" w14:textId="77777777" w:rsidR="00356D1B" w:rsidRDefault="00356D1B" w:rsidP="00356D1B"/>
        </w:tc>
        <w:tc>
          <w:tcPr>
            <w:tcW w:w="288" w:type="dxa"/>
          </w:tcPr>
          <w:p w14:paraId="537D90C2" w14:textId="77777777" w:rsidR="00356D1B" w:rsidRDefault="00356D1B" w:rsidP="00356D1B">
            <w:pPr>
              <w:pStyle w:val="CopticCross"/>
            </w:pPr>
          </w:p>
        </w:tc>
        <w:tc>
          <w:tcPr>
            <w:tcW w:w="3960" w:type="dxa"/>
          </w:tcPr>
          <w:p w14:paraId="13273E0B" w14:textId="77777777" w:rsidR="00356D1B" w:rsidRDefault="00356D1B" w:rsidP="00356D1B">
            <w:pPr>
              <w:pStyle w:val="CopticVersemulti-line"/>
            </w:pPr>
            <w:r>
              <w:t>Ⲕⲉ ⲡⲁⲗⲓⲛ Ⲓⲁⲕⲱⲃ:</w:t>
            </w:r>
          </w:p>
          <w:p w14:paraId="6383DE1F" w14:textId="77777777" w:rsidR="00356D1B" w:rsidRDefault="00356D1B" w:rsidP="00356D1B">
            <w:pPr>
              <w:pStyle w:val="CopticVersemulti-line"/>
            </w:pPr>
            <w:r>
              <w:t>ⲛⲉϥⲃⲁⲗ ⲁⲩⲉⲣⲭⲁⲕⲓ:</w:t>
            </w:r>
          </w:p>
          <w:p w14:paraId="54ED38F5" w14:textId="77777777" w:rsidR="00356D1B" w:rsidRDefault="00356D1B" w:rsidP="00356D1B">
            <w:pPr>
              <w:pStyle w:val="CopticVersemulti-line"/>
            </w:pPr>
            <w:r>
              <w:t>ⲉⲑⲃⲉ ϯⲛⲏⲥⲧⲓⲁ:</w:t>
            </w:r>
          </w:p>
          <w:p w14:paraId="2BAEE5D9" w14:textId="77777777" w:rsidR="00356D1B" w:rsidRPr="005130A7" w:rsidRDefault="00356D1B" w:rsidP="00356D1B">
            <w:pPr>
              <w:pStyle w:val="CopticHangingVerse"/>
            </w:pPr>
            <w:r>
              <w:t>ⲁϥⲛⲁⲩ ⲉ̀ϯⲙⲟⲩⲕⲓ.</w:t>
            </w:r>
          </w:p>
        </w:tc>
      </w:tr>
      <w:tr w:rsidR="00356D1B" w14:paraId="077A8AB3" w14:textId="77777777" w:rsidTr="00356D1B">
        <w:trPr>
          <w:cantSplit/>
          <w:jc w:val="center"/>
        </w:trPr>
        <w:tc>
          <w:tcPr>
            <w:tcW w:w="288" w:type="dxa"/>
          </w:tcPr>
          <w:p w14:paraId="7A384AD6" w14:textId="77777777" w:rsidR="00356D1B" w:rsidRDefault="00356D1B" w:rsidP="00356D1B">
            <w:pPr>
              <w:pStyle w:val="CopticCross"/>
            </w:pPr>
            <w:r w:rsidRPr="00FB5ACB">
              <w:t>¿</w:t>
            </w:r>
          </w:p>
        </w:tc>
        <w:tc>
          <w:tcPr>
            <w:tcW w:w="3960" w:type="dxa"/>
          </w:tcPr>
          <w:p w14:paraId="5C9BFFC8" w14:textId="77777777" w:rsidR="00356D1B" w:rsidRDefault="00356D1B" w:rsidP="00356D1B">
            <w:pPr>
              <w:pStyle w:val="EngHang"/>
            </w:pPr>
            <w:r>
              <w:t>Joseph as well</w:t>
            </w:r>
          </w:p>
          <w:p w14:paraId="67B0883A" w14:textId="77777777" w:rsidR="00356D1B" w:rsidRDefault="00356D1B" w:rsidP="00356D1B">
            <w:pPr>
              <w:pStyle w:val="EngHang"/>
            </w:pPr>
            <w:r>
              <w:t>Was sold to men.</w:t>
            </w:r>
          </w:p>
          <w:p w14:paraId="7A66FA79" w14:textId="77777777" w:rsidR="00356D1B" w:rsidRDefault="00356D1B" w:rsidP="00356D1B">
            <w:pPr>
              <w:pStyle w:val="EngHang"/>
            </w:pPr>
            <w:r>
              <w:t>Through fasting</w:t>
            </w:r>
          </w:p>
          <w:p w14:paraId="5BA3F941" w14:textId="77777777" w:rsidR="00356D1B" w:rsidRDefault="00356D1B" w:rsidP="00356D1B">
            <w:pPr>
              <w:pStyle w:val="EngHangEnd"/>
            </w:pPr>
            <w:r>
              <w:t>He reigned over Egypt.</w:t>
            </w:r>
          </w:p>
        </w:tc>
        <w:tc>
          <w:tcPr>
            <w:tcW w:w="288" w:type="dxa"/>
          </w:tcPr>
          <w:p w14:paraId="3C9E11D9" w14:textId="77777777" w:rsidR="00356D1B" w:rsidRDefault="00356D1B" w:rsidP="00356D1B"/>
        </w:tc>
        <w:tc>
          <w:tcPr>
            <w:tcW w:w="288" w:type="dxa"/>
          </w:tcPr>
          <w:p w14:paraId="171F8681" w14:textId="77777777" w:rsidR="00356D1B" w:rsidRDefault="00356D1B" w:rsidP="00356D1B">
            <w:pPr>
              <w:pStyle w:val="CopticCross"/>
            </w:pPr>
            <w:r w:rsidRPr="00FB5ACB">
              <w:t>¿</w:t>
            </w:r>
          </w:p>
        </w:tc>
        <w:tc>
          <w:tcPr>
            <w:tcW w:w="3960" w:type="dxa"/>
          </w:tcPr>
          <w:p w14:paraId="2F77C015" w14:textId="77777777" w:rsidR="00356D1B" w:rsidRDefault="00356D1B" w:rsidP="00356D1B">
            <w:pPr>
              <w:pStyle w:val="CopticVersemulti-line"/>
            </w:pPr>
            <w:r>
              <w:t>Ⲗⲟⲓⲡⲟⲛ ⲅⲁⲣ Ⲓⲱⲥⲉⲫ:</w:t>
            </w:r>
          </w:p>
          <w:p w14:paraId="2010A878" w14:textId="77777777" w:rsidR="00356D1B" w:rsidRDefault="00356D1B" w:rsidP="00356D1B">
            <w:pPr>
              <w:pStyle w:val="CopticVersemulti-line"/>
            </w:pPr>
            <w:r>
              <w:t>ⲁⲩⲧⲏⲓϥ ⲛ̀ϩⲁⲛⲣⲱⲙⲓ:</w:t>
            </w:r>
          </w:p>
          <w:p w14:paraId="3A1BB7F8" w14:textId="77777777" w:rsidR="00356D1B" w:rsidRDefault="00356D1B" w:rsidP="00356D1B">
            <w:pPr>
              <w:pStyle w:val="CopticVersemulti-line"/>
            </w:pPr>
            <w:r>
              <w:t>ⲉⲑⲃⲉ ϯⲛⲏⲥⲧⲓⲁ:</w:t>
            </w:r>
          </w:p>
          <w:p w14:paraId="546D7DA8" w14:textId="77777777" w:rsidR="00356D1B" w:rsidRPr="005130A7" w:rsidRDefault="00356D1B" w:rsidP="00356D1B">
            <w:pPr>
              <w:pStyle w:val="CopticHangingVerse"/>
            </w:pPr>
            <w:r>
              <w:t>ⲁϥⲉⲣⲟⲩⲣⲟ ⲉ̀ϫⲉⲛ Ⲭⲓⲙⲓ.</w:t>
            </w:r>
          </w:p>
        </w:tc>
      </w:tr>
      <w:tr w:rsidR="00356D1B" w14:paraId="3C1057CA" w14:textId="77777777" w:rsidTr="00356D1B">
        <w:trPr>
          <w:cantSplit/>
          <w:jc w:val="center"/>
        </w:trPr>
        <w:tc>
          <w:tcPr>
            <w:tcW w:w="288" w:type="dxa"/>
          </w:tcPr>
          <w:p w14:paraId="0327A164" w14:textId="77777777" w:rsidR="00356D1B" w:rsidRDefault="00356D1B" w:rsidP="00356D1B">
            <w:pPr>
              <w:pStyle w:val="CopticCross"/>
            </w:pPr>
            <w:r w:rsidRPr="00FB5ACB">
              <w:t>¿</w:t>
            </w:r>
          </w:p>
        </w:tc>
        <w:tc>
          <w:tcPr>
            <w:tcW w:w="3960" w:type="dxa"/>
          </w:tcPr>
          <w:p w14:paraId="22671AD3" w14:textId="77777777" w:rsidR="00356D1B" w:rsidRDefault="00356D1B" w:rsidP="00356D1B">
            <w:pPr>
              <w:pStyle w:val="EngHang"/>
            </w:pPr>
            <w:r>
              <w:t>Moses the Prophet</w:t>
            </w:r>
          </w:p>
          <w:p w14:paraId="687CCB8C" w14:textId="77777777" w:rsidR="00356D1B" w:rsidRDefault="00356D1B" w:rsidP="00356D1B">
            <w:pPr>
              <w:pStyle w:val="EngHang"/>
            </w:pPr>
            <w:r>
              <w:t>Spoke with God.</w:t>
            </w:r>
          </w:p>
          <w:p w14:paraId="1699A1DD" w14:textId="77777777" w:rsidR="00356D1B" w:rsidRDefault="00356D1B" w:rsidP="00356D1B">
            <w:pPr>
              <w:pStyle w:val="EngHang"/>
            </w:pPr>
            <w:r>
              <w:t>Through fasting,</w:t>
            </w:r>
          </w:p>
          <w:p w14:paraId="1EE35342" w14:textId="77777777" w:rsidR="00356D1B" w:rsidRDefault="00356D1B" w:rsidP="00356D1B">
            <w:pPr>
              <w:pStyle w:val="EngHangEnd"/>
            </w:pPr>
            <w:r>
              <w:t>He received the two tabletd.</w:t>
            </w:r>
          </w:p>
        </w:tc>
        <w:tc>
          <w:tcPr>
            <w:tcW w:w="288" w:type="dxa"/>
          </w:tcPr>
          <w:p w14:paraId="11FDD8C1" w14:textId="77777777" w:rsidR="00356D1B" w:rsidRDefault="00356D1B" w:rsidP="00356D1B"/>
        </w:tc>
        <w:tc>
          <w:tcPr>
            <w:tcW w:w="288" w:type="dxa"/>
          </w:tcPr>
          <w:p w14:paraId="52712C6B" w14:textId="77777777" w:rsidR="00356D1B" w:rsidRDefault="00356D1B" w:rsidP="00356D1B">
            <w:pPr>
              <w:pStyle w:val="CopticCross"/>
            </w:pPr>
            <w:r w:rsidRPr="00FB5ACB">
              <w:t>¿</w:t>
            </w:r>
          </w:p>
        </w:tc>
        <w:tc>
          <w:tcPr>
            <w:tcW w:w="3960" w:type="dxa"/>
          </w:tcPr>
          <w:p w14:paraId="5AC1E993" w14:textId="77777777" w:rsidR="00356D1B" w:rsidRDefault="00356D1B" w:rsidP="00356D1B">
            <w:pPr>
              <w:pStyle w:val="CopticVersemulti-line"/>
            </w:pPr>
            <w:r>
              <w:t>Ⲙⲱⲩ̀ⲥⲏⲥ ⲡⲓⲡ̀ⲣⲟⲫⲏⲧⲩⲥ:</w:t>
            </w:r>
          </w:p>
          <w:p w14:paraId="5C2A8B09" w14:textId="77777777" w:rsidR="00356D1B" w:rsidRDefault="00356D1B" w:rsidP="00356D1B">
            <w:pPr>
              <w:pStyle w:val="CopticVersemulti-line"/>
            </w:pPr>
            <w:r>
              <w:t>ⲁϥⲥⲁϫⲓ ⲛⲉⲙ Ⲫⲛⲟⲩϯ:</w:t>
            </w:r>
          </w:p>
          <w:p w14:paraId="6724C1EB" w14:textId="77777777" w:rsidR="00356D1B" w:rsidRDefault="00356D1B" w:rsidP="00356D1B">
            <w:pPr>
              <w:pStyle w:val="CopticVersemulti-line"/>
            </w:pPr>
            <w:r>
              <w:t>ⲉⲑⲃⲉ ϯⲛⲏⲥⲧⲓⲁ:</w:t>
            </w:r>
          </w:p>
          <w:p w14:paraId="0830328F" w14:textId="77777777" w:rsidR="00356D1B" w:rsidRPr="005130A7" w:rsidRDefault="00356D1B" w:rsidP="00356D1B">
            <w:pPr>
              <w:pStyle w:val="CopticHangingVerse"/>
            </w:pPr>
            <w:r>
              <w:t>ⲁϥϭⲓ ⲛ̀ϯⲡ̀ⲗⲁⲝ ⲥ̀ⲛⲟⲩϯ.</w:t>
            </w:r>
          </w:p>
        </w:tc>
      </w:tr>
      <w:tr w:rsidR="00356D1B" w14:paraId="46189505" w14:textId="77777777" w:rsidTr="00356D1B">
        <w:trPr>
          <w:cantSplit/>
          <w:jc w:val="center"/>
        </w:trPr>
        <w:tc>
          <w:tcPr>
            <w:tcW w:w="288" w:type="dxa"/>
          </w:tcPr>
          <w:p w14:paraId="5A04B0EE" w14:textId="77777777" w:rsidR="00356D1B" w:rsidRDefault="00356D1B" w:rsidP="00356D1B">
            <w:pPr>
              <w:pStyle w:val="CopticCross"/>
            </w:pPr>
          </w:p>
        </w:tc>
        <w:tc>
          <w:tcPr>
            <w:tcW w:w="3960" w:type="dxa"/>
          </w:tcPr>
          <w:p w14:paraId="01047E6B" w14:textId="77777777" w:rsidR="00356D1B" w:rsidRDefault="00356D1B" w:rsidP="00356D1B">
            <w:pPr>
              <w:pStyle w:val="EngHang"/>
            </w:pPr>
            <w:r>
              <w:t>The righteous Noah</w:t>
            </w:r>
          </w:p>
          <w:p w14:paraId="24728E30" w14:textId="77777777" w:rsidR="00356D1B" w:rsidRDefault="00356D1B" w:rsidP="00356D1B">
            <w:pPr>
              <w:pStyle w:val="EngHang"/>
            </w:pPr>
            <w:r>
              <w:t>Even before the flood,</w:t>
            </w:r>
          </w:p>
          <w:p w14:paraId="59C58D92" w14:textId="77777777" w:rsidR="00356D1B" w:rsidRDefault="00356D1B" w:rsidP="00356D1B">
            <w:pPr>
              <w:pStyle w:val="EngHang"/>
            </w:pPr>
            <w:r>
              <w:t>Through fasting,</w:t>
            </w:r>
          </w:p>
          <w:p w14:paraId="0AD4FFFC" w14:textId="77777777" w:rsidR="00356D1B" w:rsidRDefault="00356D1B" w:rsidP="00356D1B">
            <w:pPr>
              <w:pStyle w:val="EngHangEnd"/>
            </w:pPr>
            <w:r>
              <w:t>Made the ark.</w:t>
            </w:r>
          </w:p>
        </w:tc>
        <w:tc>
          <w:tcPr>
            <w:tcW w:w="288" w:type="dxa"/>
          </w:tcPr>
          <w:p w14:paraId="286D0B90" w14:textId="77777777" w:rsidR="00356D1B" w:rsidRDefault="00356D1B" w:rsidP="00356D1B"/>
        </w:tc>
        <w:tc>
          <w:tcPr>
            <w:tcW w:w="288" w:type="dxa"/>
          </w:tcPr>
          <w:p w14:paraId="7A6162CF" w14:textId="77777777" w:rsidR="00356D1B" w:rsidRDefault="00356D1B" w:rsidP="00356D1B">
            <w:pPr>
              <w:pStyle w:val="CopticCross"/>
            </w:pPr>
          </w:p>
        </w:tc>
        <w:tc>
          <w:tcPr>
            <w:tcW w:w="3960" w:type="dxa"/>
          </w:tcPr>
          <w:p w14:paraId="051894B1" w14:textId="77777777" w:rsidR="00356D1B" w:rsidRDefault="00356D1B" w:rsidP="00356D1B">
            <w:pPr>
              <w:pStyle w:val="CopticVersemulti-line"/>
            </w:pPr>
            <w:r>
              <w:t>Ⲛⲱⲉ̀ ⲡⲓⲇⲓⲕⲉⲟⲥ:</w:t>
            </w:r>
          </w:p>
          <w:p w14:paraId="1B0CF696" w14:textId="77777777" w:rsidR="00356D1B" w:rsidRDefault="00356D1B" w:rsidP="00356D1B">
            <w:pPr>
              <w:pStyle w:val="CopticVersemulti-line"/>
            </w:pPr>
            <w:r>
              <w:t>Ϧⲁ ⲡⲓⲕⲁⲧⲁⲕⲗⲩⲥⲙⲟⲥ:</w:t>
            </w:r>
          </w:p>
          <w:p w14:paraId="5B5C9961" w14:textId="77777777" w:rsidR="00356D1B" w:rsidRDefault="00356D1B" w:rsidP="00356D1B">
            <w:pPr>
              <w:pStyle w:val="CopticVersemulti-line"/>
            </w:pPr>
            <w:r>
              <w:t>ⲉⲑⲃⲉ ϯⲛⲏⲥⲧⲓⲁ:</w:t>
            </w:r>
          </w:p>
          <w:p w14:paraId="0A75039F" w14:textId="77777777" w:rsidR="00356D1B" w:rsidRPr="005130A7" w:rsidRDefault="00356D1B" w:rsidP="00356D1B">
            <w:pPr>
              <w:pStyle w:val="CopticHangingVerse"/>
            </w:pPr>
            <w:r>
              <w:t>ⲁϥ̀ⲓⲣⲓ ⲛ̀ϯⲕⲓⲃⲱⲧⲟⲥ.</w:t>
            </w:r>
          </w:p>
        </w:tc>
      </w:tr>
      <w:tr w:rsidR="00356D1B" w14:paraId="44CE9BDC" w14:textId="77777777" w:rsidTr="00356D1B">
        <w:trPr>
          <w:cantSplit/>
          <w:jc w:val="center"/>
        </w:trPr>
        <w:tc>
          <w:tcPr>
            <w:tcW w:w="288" w:type="dxa"/>
          </w:tcPr>
          <w:p w14:paraId="3819CBBD" w14:textId="77777777" w:rsidR="00356D1B" w:rsidRDefault="00356D1B" w:rsidP="00356D1B">
            <w:pPr>
              <w:pStyle w:val="CopticCross"/>
            </w:pPr>
          </w:p>
        </w:tc>
        <w:tc>
          <w:tcPr>
            <w:tcW w:w="3960" w:type="dxa"/>
          </w:tcPr>
          <w:p w14:paraId="50A9F337" w14:textId="77777777" w:rsidR="00356D1B" w:rsidRDefault="00356D1B" w:rsidP="00356D1B">
            <w:pPr>
              <w:pStyle w:val="EngHang"/>
            </w:pPr>
            <w:r>
              <w:t>The men of Nineveh</w:t>
            </w:r>
          </w:p>
          <w:p w14:paraId="22E471DA" w14:textId="77777777" w:rsidR="00356D1B" w:rsidRDefault="00356D1B" w:rsidP="00356D1B">
            <w:pPr>
              <w:pStyle w:val="EngHang"/>
            </w:pPr>
            <w:r>
              <w:t>Repented and at once,</w:t>
            </w:r>
          </w:p>
          <w:p w14:paraId="30F08F1D" w14:textId="77777777" w:rsidR="00356D1B" w:rsidRDefault="00356D1B" w:rsidP="00356D1B">
            <w:pPr>
              <w:pStyle w:val="EngHang"/>
            </w:pPr>
            <w:r>
              <w:t>Through fasting,</w:t>
            </w:r>
          </w:p>
          <w:p w14:paraId="17AF19FD" w14:textId="77777777" w:rsidR="00356D1B" w:rsidRDefault="00356D1B" w:rsidP="00356D1B">
            <w:pPr>
              <w:pStyle w:val="EngHangEnd"/>
            </w:pPr>
            <w:r>
              <w:t>The Lord heard their voices.</w:t>
            </w:r>
          </w:p>
        </w:tc>
        <w:tc>
          <w:tcPr>
            <w:tcW w:w="288" w:type="dxa"/>
          </w:tcPr>
          <w:p w14:paraId="3384B935" w14:textId="77777777" w:rsidR="00356D1B" w:rsidRDefault="00356D1B" w:rsidP="00356D1B"/>
        </w:tc>
        <w:tc>
          <w:tcPr>
            <w:tcW w:w="288" w:type="dxa"/>
          </w:tcPr>
          <w:p w14:paraId="05C1E5DF" w14:textId="77777777" w:rsidR="00356D1B" w:rsidRDefault="00356D1B" w:rsidP="00356D1B">
            <w:pPr>
              <w:pStyle w:val="CopticCross"/>
            </w:pPr>
          </w:p>
        </w:tc>
        <w:tc>
          <w:tcPr>
            <w:tcW w:w="3960" w:type="dxa"/>
          </w:tcPr>
          <w:p w14:paraId="7A9C57A7" w14:textId="77777777" w:rsidR="00356D1B" w:rsidRDefault="00356D1B" w:rsidP="00356D1B">
            <w:pPr>
              <w:pStyle w:val="CopticVersemulti-line"/>
            </w:pPr>
            <w:r>
              <w:t>Ⲝⲁⲡⲓⲛⲁ ⲛⲓⲣⲱⲙⲓ:</w:t>
            </w:r>
          </w:p>
          <w:p w14:paraId="5ADB91FC" w14:textId="77777777" w:rsidR="00356D1B" w:rsidRDefault="00356D1B" w:rsidP="00356D1B">
            <w:pPr>
              <w:pStyle w:val="CopticVersemulti-line"/>
            </w:pPr>
            <w:r>
              <w:t>ⲛ̀ⲧⲉ Ⲛⲓⲛⲉⲩⲏ̀:</w:t>
            </w:r>
          </w:p>
          <w:p w14:paraId="347C552D" w14:textId="77777777" w:rsidR="00356D1B" w:rsidRDefault="00356D1B" w:rsidP="00356D1B">
            <w:pPr>
              <w:pStyle w:val="CopticVersemulti-line"/>
            </w:pPr>
            <w:r>
              <w:t>ⲉⲑⲃⲉ ϯⲛⲏⲥⲧⲓⲁ:</w:t>
            </w:r>
          </w:p>
          <w:p w14:paraId="20DC7704" w14:textId="77777777" w:rsidR="00356D1B" w:rsidRPr="005130A7" w:rsidRDefault="00356D1B" w:rsidP="00356D1B">
            <w:pPr>
              <w:pStyle w:val="CopticHangingVerse"/>
            </w:pPr>
            <w:r>
              <w:t>ⲁ̀ Ⲡϭⲟⲓⲥ ⲥⲱⲧⲉⲙ ⲉ̀ⲧⲟⲩⲥ̀ⲙⲏ.</w:t>
            </w:r>
          </w:p>
        </w:tc>
      </w:tr>
      <w:tr w:rsidR="00356D1B" w14:paraId="2006D0F3" w14:textId="77777777" w:rsidTr="00356D1B">
        <w:trPr>
          <w:cantSplit/>
          <w:jc w:val="center"/>
        </w:trPr>
        <w:tc>
          <w:tcPr>
            <w:tcW w:w="288" w:type="dxa"/>
          </w:tcPr>
          <w:p w14:paraId="453E24BB" w14:textId="77777777" w:rsidR="00356D1B" w:rsidRDefault="00356D1B" w:rsidP="00356D1B">
            <w:pPr>
              <w:pStyle w:val="CopticCross"/>
            </w:pPr>
            <w:r w:rsidRPr="00FB5ACB">
              <w:t>¿</w:t>
            </w:r>
          </w:p>
        </w:tc>
        <w:tc>
          <w:tcPr>
            <w:tcW w:w="3960" w:type="dxa"/>
          </w:tcPr>
          <w:p w14:paraId="7C1403A7" w14:textId="77777777" w:rsidR="00356D1B" w:rsidRDefault="00356D1B" w:rsidP="00356D1B">
            <w:pPr>
              <w:pStyle w:val="EngHang"/>
            </w:pPr>
            <w:r>
              <w:t>And in the fire,</w:t>
            </w:r>
          </w:p>
          <w:p w14:paraId="26DD2930" w14:textId="77777777" w:rsidR="00356D1B" w:rsidRDefault="00356D1B" w:rsidP="00356D1B">
            <w:pPr>
              <w:pStyle w:val="EngHang"/>
            </w:pPr>
            <w:r>
              <w:t>Lot, through his deeds and</w:t>
            </w:r>
          </w:p>
          <w:p w14:paraId="0D81D24F" w14:textId="77777777" w:rsidR="00356D1B" w:rsidRDefault="00356D1B" w:rsidP="00356D1B">
            <w:pPr>
              <w:pStyle w:val="EngHang"/>
            </w:pPr>
            <w:r>
              <w:t>Through fasting</w:t>
            </w:r>
          </w:p>
          <w:p w14:paraId="486DD932" w14:textId="77777777" w:rsidR="00356D1B" w:rsidRDefault="00356D1B" w:rsidP="00356D1B">
            <w:pPr>
              <w:pStyle w:val="EngHangEnd"/>
            </w:pPr>
            <w:r>
              <w:t>Was saved with his daughters.</w:t>
            </w:r>
          </w:p>
        </w:tc>
        <w:tc>
          <w:tcPr>
            <w:tcW w:w="288" w:type="dxa"/>
          </w:tcPr>
          <w:p w14:paraId="39322B5B" w14:textId="77777777" w:rsidR="00356D1B" w:rsidRDefault="00356D1B" w:rsidP="00356D1B"/>
        </w:tc>
        <w:tc>
          <w:tcPr>
            <w:tcW w:w="288" w:type="dxa"/>
          </w:tcPr>
          <w:p w14:paraId="54B613E1" w14:textId="77777777" w:rsidR="00356D1B" w:rsidRDefault="00356D1B" w:rsidP="00356D1B">
            <w:pPr>
              <w:pStyle w:val="CopticCross"/>
            </w:pPr>
            <w:r w:rsidRPr="00FB5ACB">
              <w:t>¿</w:t>
            </w:r>
          </w:p>
        </w:tc>
        <w:tc>
          <w:tcPr>
            <w:tcW w:w="3960" w:type="dxa"/>
          </w:tcPr>
          <w:p w14:paraId="68258610" w14:textId="77777777" w:rsidR="00356D1B" w:rsidRDefault="00356D1B" w:rsidP="00356D1B">
            <w:pPr>
              <w:pStyle w:val="CopticVersemulti-line"/>
            </w:pPr>
            <w:r>
              <w:t>Ⲟⲩⲟϩ Ⲗⲱⲧ ϧⲉⲛ ⲡⲓⲭ̀ⲣⲱⲙ:</w:t>
            </w:r>
          </w:p>
          <w:p w14:paraId="0295002A" w14:textId="77777777" w:rsidR="00356D1B" w:rsidRDefault="00356D1B" w:rsidP="00356D1B">
            <w:pPr>
              <w:pStyle w:val="CopticVersemulti-line"/>
            </w:pPr>
            <w:r>
              <w:t>ⲉ̀ⲃⲟⲗ ϩⲓⲧⲉⲛ ⲛⲉϥⲏ̀ⲃⲏⲟⲩⲓ̀:</w:t>
            </w:r>
          </w:p>
          <w:p w14:paraId="2933F166" w14:textId="77777777" w:rsidR="00356D1B" w:rsidRDefault="00356D1B" w:rsidP="00356D1B">
            <w:pPr>
              <w:pStyle w:val="CopticVersemulti-line"/>
            </w:pPr>
            <w:r>
              <w:t>ⲉⲑⲃⲉ ϯⲛⲏⲥⲧⲓⲁ:</w:t>
            </w:r>
          </w:p>
          <w:p w14:paraId="48C09AFE" w14:textId="77777777" w:rsidR="00356D1B" w:rsidRPr="005130A7" w:rsidRDefault="00356D1B" w:rsidP="00356D1B">
            <w:pPr>
              <w:pStyle w:val="CopticHangingVerse"/>
            </w:pPr>
            <w:r>
              <w:t>ⲁϥⲟⲩϫⲁⲓ ⲛⲉⲙ ⲛⲉϥϣⲉⲣⲓ.</w:t>
            </w:r>
          </w:p>
        </w:tc>
      </w:tr>
      <w:tr w:rsidR="00356D1B" w14:paraId="5D11FACA" w14:textId="77777777" w:rsidTr="00356D1B">
        <w:trPr>
          <w:cantSplit/>
          <w:jc w:val="center"/>
        </w:trPr>
        <w:tc>
          <w:tcPr>
            <w:tcW w:w="288" w:type="dxa"/>
          </w:tcPr>
          <w:p w14:paraId="408AC97A" w14:textId="77777777" w:rsidR="00356D1B" w:rsidRDefault="00356D1B" w:rsidP="00356D1B">
            <w:pPr>
              <w:pStyle w:val="CopticCross"/>
            </w:pPr>
            <w:r w:rsidRPr="00FB5ACB">
              <w:lastRenderedPageBreak/>
              <w:t>¿</w:t>
            </w:r>
          </w:p>
        </w:tc>
        <w:tc>
          <w:tcPr>
            <w:tcW w:w="3960" w:type="dxa"/>
          </w:tcPr>
          <w:p w14:paraId="276026F0" w14:textId="77777777" w:rsidR="00356D1B" w:rsidRDefault="00356D1B" w:rsidP="00356D1B">
            <w:pPr>
              <w:pStyle w:val="EngHang"/>
            </w:pPr>
            <w:r>
              <w:t>Likewise Jonah was</w:t>
            </w:r>
          </w:p>
          <w:p w14:paraId="2EC281F5" w14:textId="77777777" w:rsidR="00356D1B" w:rsidRDefault="00356D1B" w:rsidP="00356D1B">
            <w:pPr>
              <w:pStyle w:val="EngHang"/>
            </w:pPr>
            <w:r>
              <w:t>In the belly of the whale yet,</w:t>
            </w:r>
          </w:p>
          <w:p w14:paraId="77005364" w14:textId="77777777" w:rsidR="00356D1B" w:rsidRDefault="00356D1B" w:rsidP="00356D1B">
            <w:pPr>
              <w:pStyle w:val="EngHang"/>
            </w:pPr>
            <w:r>
              <w:t>Through fasting,</w:t>
            </w:r>
          </w:p>
          <w:p w14:paraId="628C16CA" w14:textId="77777777" w:rsidR="00356D1B" w:rsidRDefault="00356D1B" w:rsidP="00356D1B">
            <w:pPr>
              <w:pStyle w:val="EngHangEnd"/>
            </w:pPr>
            <w:r>
              <w:t>He emerged safely.</w:t>
            </w:r>
          </w:p>
        </w:tc>
        <w:tc>
          <w:tcPr>
            <w:tcW w:w="288" w:type="dxa"/>
          </w:tcPr>
          <w:p w14:paraId="33534024" w14:textId="77777777" w:rsidR="00356D1B" w:rsidRDefault="00356D1B" w:rsidP="00356D1B"/>
        </w:tc>
        <w:tc>
          <w:tcPr>
            <w:tcW w:w="288" w:type="dxa"/>
          </w:tcPr>
          <w:p w14:paraId="1BD0691E" w14:textId="77777777" w:rsidR="00356D1B" w:rsidRDefault="00356D1B" w:rsidP="00356D1B">
            <w:pPr>
              <w:pStyle w:val="CopticCross"/>
            </w:pPr>
            <w:r w:rsidRPr="00FB5ACB">
              <w:t>¿</w:t>
            </w:r>
          </w:p>
        </w:tc>
        <w:tc>
          <w:tcPr>
            <w:tcW w:w="3960" w:type="dxa"/>
          </w:tcPr>
          <w:p w14:paraId="255D54AE" w14:textId="77777777" w:rsidR="00356D1B" w:rsidRDefault="00356D1B" w:rsidP="00356D1B">
            <w:pPr>
              <w:pStyle w:val="CopticVersemulti-line"/>
            </w:pPr>
            <w:r>
              <w:t>Ⲡⲁⲓⲣⲏϯ Ⲓⲱⲛⲁ:</w:t>
            </w:r>
          </w:p>
          <w:p w14:paraId="08865435" w14:textId="77777777" w:rsidR="00356D1B" w:rsidRDefault="00356D1B" w:rsidP="00356D1B">
            <w:pPr>
              <w:pStyle w:val="CopticVersemulti-line"/>
            </w:pPr>
            <w:r>
              <w:t>Ϧⲉⲛ ⲑ̀ⲛⲉϫⲓ ⲙ̀ⲡⲓⲕⲏⲧⲟⲥ:</w:t>
            </w:r>
          </w:p>
          <w:p w14:paraId="24592330" w14:textId="77777777" w:rsidR="00356D1B" w:rsidRDefault="00356D1B" w:rsidP="00356D1B">
            <w:pPr>
              <w:pStyle w:val="CopticVersemulti-line"/>
            </w:pPr>
            <w:r>
              <w:t>ⲉⲑⲃⲉ ϯⲛⲏⲥⲧⲓⲁ:</w:t>
            </w:r>
          </w:p>
          <w:p w14:paraId="0AA7A92E" w14:textId="77777777" w:rsidR="00356D1B" w:rsidRPr="005130A7" w:rsidRDefault="00356D1B" w:rsidP="00356D1B">
            <w:pPr>
              <w:pStyle w:val="CopticHangingVerse"/>
            </w:pPr>
            <w:r>
              <w:t>ⲁϥ̀ⲓ ⲉ̀ⲃⲟⲗ ⲕⲁⲗⲱⲥ.</w:t>
            </w:r>
          </w:p>
        </w:tc>
      </w:tr>
      <w:tr w:rsidR="00356D1B" w14:paraId="0245A744" w14:textId="77777777" w:rsidTr="00356D1B">
        <w:trPr>
          <w:cantSplit/>
          <w:jc w:val="center"/>
        </w:trPr>
        <w:tc>
          <w:tcPr>
            <w:tcW w:w="288" w:type="dxa"/>
          </w:tcPr>
          <w:p w14:paraId="15CEF040" w14:textId="77777777" w:rsidR="00356D1B" w:rsidRDefault="00356D1B" w:rsidP="00356D1B">
            <w:pPr>
              <w:pStyle w:val="CopticCross"/>
            </w:pPr>
          </w:p>
        </w:tc>
        <w:tc>
          <w:tcPr>
            <w:tcW w:w="3960" w:type="dxa"/>
          </w:tcPr>
          <w:p w14:paraId="3EE38B0F" w14:textId="77777777" w:rsidR="00356D1B" w:rsidRDefault="00356D1B" w:rsidP="00356D1B">
            <w:pPr>
              <w:pStyle w:val="EngHang"/>
            </w:pPr>
            <w:r>
              <w:t>The mouths of the lions</w:t>
            </w:r>
          </w:p>
          <w:p w14:paraId="3A5AA70D" w14:textId="77777777" w:rsidR="00356D1B" w:rsidRDefault="00356D1B" w:rsidP="00356D1B">
            <w:pPr>
              <w:pStyle w:val="EngHang"/>
            </w:pPr>
            <w:r>
              <w:t>Could not approach Daniel.</w:t>
            </w:r>
          </w:p>
          <w:p w14:paraId="42C76714" w14:textId="77777777" w:rsidR="00356D1B" w:rsidRDefault="00356D1B" w:rsidP="00356D1B">
            <w:pPr>
              <w:pStyle w:val="EngHang"/>
            </w:pPr>
            <w:r>
              <w:t>Through fasting,</w:t>
            </w:r>
          </w:p>
          <w:p w14:paraId="76CA3D6F" w14:textId="77777777" w:rsidR="00356D1B" w:rsidRDefault="00356D1B" w:rsidP="00356D1B">
            <w:pPr>
              <w:pStyle w:val="EngHangEnd"/>
            </w:pPr>
            <w:r>
              <w:t>They were subdued with prayer.</w:t>
            </w:r>
          </w:p>
        </w:tc>
        <w:tc>
          <w:tcPr>
            <w:tcW w:w="288" w:type="dxa"/>
          </w:tcPr>
          <w:p w14:paraId="47A3BCFE" w14:textId="77777777" w:rsidR="00356D1B" w:rsidRDefault="00356D1B" w:rsidP="00356D1B"/>
        </w:tc>
        <w:tc>
          <w:tcPr>
            <w:tcW w:w="288" w:type="dxa"/>
          </w:tcPr>
          <w:p w14:paraId="6F9624E0" w14:textId="77777777" w:rsidR="00356D1B" w:rsidRDefault="00356D1B" w:rsidP="00356D1B">
            <w:pPr>
              <w:pStyle w:val="CopticCross"/>
            </w:pPr>
          </w:p>
        </w:tc>
        <w:tc>
          <w:tcPr>
            <w:tcW w:w="3960" w:type="dxa"/>
          </w:tcPr>
          <w:p w14:paraId="6E11A5F3" w14:textId="77777777" w:rsidR="00356D1B" w:rsidRDefault="00356D1B" w:rsidP="00356D1B">
            <w:pPr>
              <w:pStyle w:val="CopticVersemulti-line"/>
            </w:pPr>
            <w:r>
              <w:t>Ⲣⲱⲟⲩ ⲛ̀ⲛⲓⲙⲟⲩⲓ̀:</w:t>
            </w:r>
          </w:p>
          <w:p w14:paraId="36184FCB" w14:textId="77777777" w:rsidR="00356D1B" w:rsidRDefault="00356D1B" w:rsidP="00356D1B">
            <w:pPr>
              <w:pStyle w:val="CopticVersemulti-line"/>
            </w:pPr>
            <w:r>
              <w:t>ⲙ̀ⲡⲟⲩϣⲑϧⲱⲛⲧ ⲉ̀Ⲇⲁⲛⲓⲏⲗ:</w:t>
            </w:r>
          </w:p>
          <w:p w14:paraId="5DB9E39B" w14:textId="77777777" w:rsidR="00356D1B" w:rsidRDefault="00356D1B" w:rsidP="00356D1B">
            <w:pPr>
              <w:pStyle w:val="CopticVersemulti-line"/>
            </w:pPr>
            <w:r>
              <w:t>ⲉⲑⲃⲉ ϯⲛⲏⲥⲧⲓⲁ:</w:t>
            </w:r>
          </w:p>
          <w:p w14:paraId="3F5D8860" w14:textId="77777777" w:rsidR="00356D1B" w:rsidRPr="005130A7" w:rsidRDefault="00356D1B" w:rsidP="00356D1B">
            <w:pPr>
              <w:pStyle w:val="CopticHangingVerse"/>
            </w:pPr>
            <w:r>
              <w:t>ⲁⲩϭⲛⲉϫⲱⲟⲩ ϧⲉⲛ ⲡⲉϥϣ̀ⲗⲏⲗ.</w:t>
            </w:r>
          </w:p>
        </w:tc>
      </w:tr>
      <w:tr w:rsidR="00356D1B" w14:paraId="04183C15" w14:textId="77777777" w:rsidTr="00356D1B">
        <w:trPr>
          <w:cantSplit/>
          <w:jc w:val="center"/>
        </w:trPr>
        <w:tc>
          <w:tcPr>
            <w:tcW w:w="288" w:type="dxa"/>
          </w:tcPr>
          <w:p w14:paraId="452E8DC1" w14:textId="77777777" w:rsidR="00356D1B" w:rsidRDefault="00356D1B" w:rsidP="00356D1B">
            <w:pPr>
              <w:pStyle w:val="CopticCross"/>
            </w:pPr>
          </w:p>
        </w:tc>
        <w:tc>
          <w:tcPr>
            <w:tcW w:w="3960" w:type="dxa"/>
          </w:tcPr>
          <w:p w14:paraId="26010BD8" w14:textId="77777777" w:rsidR="00356D1B" w:rsidRDefault="00356D1B" w:rsidP="00356D1B">
            <w:pPr>
              <w:pStyle w:val="EngHang"/>
            </w:pPr>
            <w:r>
              <w:t>Samuel the anointer</w:t>
            </w:r>
          </w:p>
          <w:p w14:paraId="11302913" w14:textId="77777777" w:rsidR="00356D1B" w:rsidRDefault="00356D1B" w:rsidP="00356D1B">
            <w:pPr>
              <w:pStyle w:val="EngHang"/>
            </w:pPr>
            <w:r>
              <w:t>Of the kings:</w:t>
            </w:r>
          </w:p>
          <w:p w14:paraId="7FA47BF0" w14:textId="77777777" w:rsidR="00356D1B" w:rsidRDefault="00356D1B" w:rsidP="00356D1B">
            <w:pPr>
              <w:pStyle w:val="EngHang"/>
            </w:pPr>
            <w:r>
              <w:t>Through fasting,</w:t>
            </w:r>
          </w:p>
          <w:p w14:paraId="6433B5AC" w14:textId="77777777" w:rsidR="00356D1B" w:rsidRDefault="00356D1B" w:rsidP="00356D1B">
            <w:pPr>
              <w:pStyle w:val="EngHangEnd"/>
            </w:pPr>
            <w:r>
              <w:t>His days were increased.</w:t>
            </w:r>
          </w:p>
        </w:tc>
        <w:tc>
          <w:tcPr>
            <w:tcW w:w="288" w:type="dxa"/>
          </w:tcPr>
          <w:p w14:paraId="2ECD81B2" w14:textId="77777777" w:rsidR="00356D1B" w:rsidRDefault="00356D1B" w:rsidP="00356D1B"/>
        </w:tc>
        <w:tc>
          <w:tcPr>
            <w:tcW w:w="288" w:type="dxa"/>
          </w:tcPr>
          <w:p w14:paraId="1CF546F5" w14:textId="77777777" w:rsidR="00356D1B" w:rsidRDefault="00356D1B" w:rsidP="00356D1B">
            <w:pPr>
              <w:pStyle w:val="CopticCross"/>
            </w:pPr>
          </w:p>
        </w:tc>
        <w:tc>
          <w:tcPr>
            <w:tcW w:w="3960" w:type="dxa"/>
          </w:tcPr>
          <w:p w14:paraId="08AFEED0" w14:textId="77777777" w:rsidR="00356D1B" w:rsidRDefault="00356D1B" w:rsidP="00356D1B">
            <w:pPr>
              <w:pStyle w:val="CopticVersemulti-line"/>
            </w:pPr>
            <w:r>
              <w:t>Ⲥⲁⲙⲟⲩⲏⲗ ⲡⲓⲣⲉϥⲑⲱϩⲥ:</w:t>
            </w:r>
          </w:p>
          <w:p w14:paraId="606951D1" w14:textId="77777777" w:rsidR="00356D1B" w:rsidRDefault="00356D1B" w:rsidP="00356D1B">
            <w:pPr>
              <w:pStyle w:val="CopticVersemulti-line"/>
            </w:pPr>
            <w:r>
              <w:t>ⲛ̀ⲉ ⲛⲓⲟⲩⲣⲱⲟⲩ:</w:t>
            </w:r>
          </w:p>
          <w:p w14:paraId="437497DE" w14:textId="77777777" w:rsidR="00356D1B" w:rsidRDefault="00356D1B" w:rsidP="00356D1B">
            <w:pPr>
              <w:pStyle w:val="CopticVersemulti-line"/>
            </w:pPr>
            <w:r>
              <w:t>ⲉⲑⲃⲉ ϯⲛⲏⲥⲧⲓⲁ:</w:t>
            </w:r>
          </w:p>
          <w:p w14:paraId="6AF2EA6D" w14:textId="77777777" w:rsidR="00356D1B" w:rsidRPr="005130A7" w:rsidRDefault="00356D1B" w:rsidP="00356D1B">
            <w:pPr>
              <w:pStyle w:val="CopticHangingVerse"/>
            </w:pPr>
            <w:r>
              <w:t>ⲁⲩⲁⲓⲁⲓ ⲛ̀ϫⲉ ⲛⲉϥⲉ̀ϩⲟⲟⲩ.</w:t>
            </w:r>
          </w:p>
        </w:tc>
      </w:tr>
      <w:tr w:rsidR="00356D1B" w14:paraId="3F6891A7" w14:textId="77777777" w:rsidTr="00356D1B">
        <w:trPr>
          <w:cantSplit/>
          <w:jc w:val="center"/>
        </w:trPr>
        <w:tc>
          <w:tcPr>
            <w:tcW w:w="288" w:type="dxa"/>
          </w:tcPr>
          <w:p w14:paraId="30C59512" w14:textId="77777777" w:rsidR="00356D1B" w:rsidRDefault="00356D1B" w:rsidP="00356D1B">
            <w:pPr>
              <w:pStyle w:val="CopticCross"/>
            </w:pPr>
            <w:r w:rsidRPr="00FB5ACB">
              <w:t>¿</w:t>
            </w:r>
          </w:p>
        </w:tc>
        <w:tc>
          <w:tcPr>
            <w:tcW w:w="3960" w:type="dxa"/>
          </w:tcPr>
          <w:p w14:paraId="26F4AA28" w14:textId="77777777" w:rsidR="00356D1B" w:rsidRDefault="00356D1B" w:rsidP="00356D1B">
            <w:pPr>
              <w:pStyle w:val="EngHang"/>
            </w:pPr>
            <w:r>
              <w:t>And the three children,</w:t>
            </w:r>
          </w:p>
          <w:p w14:paraId="13309979" w14:textId="77777777" w:rsidR="00356D1B" w:rsidRDefault="00356D1B" w:rsidP="00356D1B">
            <w:pPr>
              <w:pStyle w:val="EngHang"/>
            </w:pPr>
            <w:r>
              <w:t>Of Babylon,</w:t>
            </w:r>
          </w:p>
          <w:p w14:paraId="4A7C81BC" w14:textId="77777777" w:rsidR="00356D1B" w:rsidRDefault="00356D1B" w:rsidP="00356D1B">
            <w:pPr>
              <w:pStyle w:val="EngHang"/>
            </w:pPr>
            <w:r>
              <w:t>Through fasting</w:t>
            </w:r>
          </w:p>
          <w:p w14:paraId="2589EDC7" w14:textId="77777777" w:rsidR="00356D1B" w:rsidRPr="0078672A" w:rsidRDefault="00356D1B" w:rsidP="00356D1B">
            <w:pPr>
              <w:pStyle w:val="EngHangEnd"/>
            </w:pPr>
            <w:r>
              <w:t>Quenched the fire.</w:t>
            </w:r>
          </w:p>
        </w:tc>
        <w:tc>
          <w:tcPr>
            <w:tcW w:w="288" w:type="dxa"/>
          </w:tcPr>
          <w:p w14:paraId="3773B506" w14:textId="77777777" w:rsidR="00356D1B" w:rsidRDefault="00356D1B" w:rsidP="00356D1B"/>
        </w:tc>
        <w:tc>
          <w:tcPr>
            <w:tcW w:w="288" w:type="dxa"/>
          </w:tcPr>
          <w:p w14:paraId="6CF476D3" w14:textId="77777777" w:rsidR="00356D1B" w:rsidRDefault="00356D1B" w:rsidP="00356D1B">
            <w:pPr>
              <w:pStyle w:val="CopticCross"/>
            </w:pPr>
            <w:r w:rsidRPr="00FB5ACB">
              <w:t>¿</w:t>
            </w:r>
          </w:p>
        </w:tc>
        <w:tc>
          <w:tcPr>
            <w:tcW w:w="3960" w:type="dxa"/>
          </w:tcPr>
          <w:p w14:paraId="797F8013" w14:textId="77777777" w:rsidR="00356D1B" w:rsidRDefault="00356D1B" w:rsidP="00356D1B">
            <w:pPr>
              <w:pStyle w:val="CopticVersemulti-line"/>
            </w:pPr>
            <w:r>
              <w:t>Ⲧⲟⲧⲉ ⲡⲓϣⲟⲙⲧ ⲛ̀ⲁ̀ⲗⲟⲩ:</w:t>
            </w:r>
          </w:p>
          <w:p w14:paraId="2B6149D2" w14:textId="77777777" w:rsidR="00356D1B" w:rsidRDefault="00356D1B" w:rsidP="00356D1B">
            <w:pPr>
              <w:pStyle w:val="CopticVersemulti-line"/>
            </w:pPr>
            <w:r>
              <w:t>ⲛ̀ⲧⲉ Ⲧⲃⲁⲃⲩⲗⲱⲙ:</w:t>
            </w:r>
          </w:p>
          <w:p w14:paraId="4E59CCF0" w14:textId="77777777" w:rsidR="00356D1B" w:rsidRDefault="00356D1B" w:rsidP="00356D1B">
            <w:pPr>
              <w:pStyle w:val="CopticVersemulti-line"/>
            </w:pPr>
            <w:r>
              <w:t>ⲉⲑⲃⲉ ϯⲛⲏⲥⲧⲓⲁ:</w:t>
            </w:r>
          </w:p>
          <w:p w14:paraId="6617F03F" w14:textId="77777777" w:rsidR="00356D1B" w:rsidRPr="005130A7" w:rsidRDefault="00356D1B" w:rsidP="00356D1B">
            <w:pPr>
              <w:pStyle w:val="CopticHangingVerse"/>
            </w:pPr>
            <w:r>
              <w:t>ⲁⲩⲱ̀ϣⲉⲙ ⲉ̀ⲡⲓⲭ̀ⲣⲟⲙ.</w:t>
            </w:r>
          </w:p>
        </w:tc>
      </w:tr>
      <w:tr w:rsidR="00356D1B" w14:paraId="06DE5904" w14:textId="77777777" w:rsidTr="00356D1B">
        <w:trPr>
          <w:cantSplit/>
          <w:jc w:val="center"/>
        </w:trPr>
        <w:tc>
          <w:tcPr>
            <w:tcW w:w="288" w:type="dxa"/>
          </w:tcPr>
          <w:p w14:paraId="29A89BAC" w14:textId="77777777" w:rsidR="00356D1B" w:rsidRDefault="00356D1B" w:rsidP="00356D1B">
            <w:pPr>
              <w:pStyle w:val="CopticCross"/>
            </w:pPr>
            <w:r w:rsidRPr="00FB5ACB">
              <w:t>¿</w:t>
            </w:r>
          </w:p>
        </w:tc>
        <w:tc>
          <w:tcPr>
            <w:tcW w:w="3960" w:type="dxa"/>
          </w:tcPr>
          <w:p w14:paraId="4468CD75" w14:textId="77777777" w:rsidR="00356D1B" w:rsidRDefault="00356D1B" w:rsidP="00356D1B">
            <w:pPr>
              <w:pStyle w:val="EngHang"/>
            </w:pPr>
            <w:r>
              <w:t>My lords and fathers</w:t>
            </w:r>
          </w:p>
          <w:p w14:paraId="039ECF49" w14:textId="77777777" w:rsidR="00356D1B" w:rsidRDefault="00356D1B" w:rsidP="00356D1B">
            <w:pPr>
              <w:pStyle w:val="EngHang"/>
            </w:pPr>
            <w:r>
              <w:t>The Apostles,</w:t>
            </w:r>
          </w:p>
          <w:p w14:paraId="7E82C575" w14:textId="77777777" w:rsidR="00356D1B" w:rsidRDefault="00356D1B" w:rsidP="00356D1B">
            <w:pPr>
              <w:pStyle w:val="EngHang"/>
            </w:pPr>
            <w:r>
              <w:t>Through fasting,</w:t>
            </w:r>
          </w:p>
          <w:p w14:paraId="79DE2491" w14:textId="77777777" w:rsidR="00356D1B" w:rsidRDefault="00356D1B" w:rsidP="00356D1B">
            <w:pPr>
              <w:pStyle w:val="EngHangEnd"/>
            </w:pPr>
            <w:r>
              <w:t>Restored the nations.</w:t>
            </w:r>
          </w:p>
        </w:tc>
        <w:tc>
          <w:tcPr>
            <w:tcW w:w="288" w:type="dxa"/>
          </w:tcPr>
          <w:p w14:paraId="5A2DD3AC" w14:textId="77777777" w:rsidR="00356D1B" w:rsidRDefault="00356D1B" w:rsidP="00356D1B"/>
        </w:tc>
        <w:tc>
          <w:tcPr>
            <w:tcW w:w="288" w:type="dxa"/>
          </w:tcPr>
          <w:p w14:paraId="2B1E5736" w14:textId="77777777" w:rsidR="00356D1B" w:rsidRDefault="00356D1B" w:rsidP="00356D1B">
            <w:pPr>
              <w:pStyle w:val="CopticCross"/>
            </w:pPr>
            <w:r w:rsidRPr="00FB5ACB">
              <w:t>¿</w:t>
            </w:r>
          </w:p>
        </w:tc>
        <w:tc>
          <w:tcPr>
            <w:tcW w:w="3960" w:type="dxa"/>
          </w:tcPr>
          <w:p w14:paraId="46047168" w14:textId="77777777" w:rsidR="00356D1B" w:rsidRDefault="00356D1B" w:rsidP="00356D1B">
            <w:pPr>
              <w:pStyle w:val="CopticVersemulti-line"/>
            </w:pPr>
            <w:r>
              <w:t>Ⲩⲥ ⲛⲁϭⲟⲓⲥ ⲛ̀ⲓⲟϯ:</w:t>
            </w:r>
          </w:p>
          <w:p w14:paraId="337F84DD" w14:textId="77777777" w:rsidR="00356D1B" w:rsidRDefault="00356D1B" w:rsidP="00356D1B">
            <w:pPr>
              <w:pStyle w:val="CopticVersemulti-line"/>
            </w:pPr>
            <w:r>
              <w:t>ⲛ̀ⲁ̀ⲡⲟⲥⲧⲟⲗⲟⲥ:</w:t>
            </w:r>
          </w:p>
          <w:p w14:paraId="3E18E335" w14:textId="77777777" w:rsidR="00356D1B" w:rsidRDefault="00356D1B" w:rsidP="00356D1B">
            <w:pPr>
              <w:pStyle w:val="CopticVersemulti-line"/>
            </w:pPr>
            <w:r>
              <w:t>ⲉⲑⲃⲉ ϯⲛⲏⲥⲧⲓⲁ:</w:t>
            </w:r>
          </w:p>
          <w:p w14:paraId="5BD148AF" w14:textId="77777777" w:rsidR="00356D1B" w:rsidRPr="005130A7" w:rsidRDefault="00356D1B" w:rsidP="00356D1B">
            <w:pPr>
              <w:pStyle w:val="CopticHangingVerse"/>
            </w:pPr>
            <w:r>
              <w:t>ⲁⲩⲧⲁⲥⲑⲟ ⲛ̀ⲛⲓⲉⲑⲛⲟⲥ.</w:t>
            </w:r>
          </w:p>
        </w:tc>
      </w:tr>
      <w:tr w:rsidR="00356D1B" w14:paraId="5DC4AE0A" w14:textId="77777777" w:rsidTr="00356D1B">
        <w:trPr>
          <w:cantSplit/>
          <w:jc w:val="center"/>
        </w:trPr>
        <w:tc>
          <w:tcPr>
            <w:tcW w:w="288" w:type="dxa"/>
          </w:tcPr>
          <w:p w14:paraId="1B099019" w14:textId="77777777" w:rsidR="00356D1B" w:rsidRDefault="00356D1B" w:rsidP="00356D1B">
            <w:pPr>
              <w:pStyle w:val="CopticCross"/>
            </w:pPr>
          </w:p>
        </w:tc>
        <w:tc>
          <w:tcPr>
            <w:tcW w:w="3960" w:type="dxa"/>
          </w:tcPr>
          <w:p w14:paraId="58E9D7E9" w14:textId="77777777" w:rsidR="00356D1B" w:rsidRDefault="00356D1B" w:rsidP="00356D1B">
            <w:pPr>
              <w:pStyle w:val="EngHang"/>
            </w:pPr>
            <w:r>
              <w:t>The God of all gods,</w:t>
            </w:r>
          </w:p>
          <w:p w14:paraId="1E0CF4C4" w14:textId="77777777" w:rsidR="00356D1B" w:rsidRDefault="00356D1B" w:rsidP="00356D1B">
            <w:pPr>
              <w:pStyle w:val="EngHang"/>
            </w:pPr>
            <w:r>
              <w:t>Jesus the Judge,</w:t>
            </w:r>
          </w:p>
          <w:p w14:paraId="7216C4FD" w14:textId="77777777" w:rsidR="00356D1B" w:rsidRDefault="00356D1B" w:rsidP="00356D1B">
            <w:pPr>
              <w:pStyle w:val="EngHang"/>
            </w:pPr>
            <w:r>
              <w:t>Through fasting,</w:t>
            </w:r>
          </w:p>
          <w:p w14:paraId="6E900A2E" w14:textId="77777777" w:rsidR="00356D1B" w:rsidRDefault="00356D1B" w:rsidP="00356D1B">
            <w:pPr>
              <w:pStyle w:val="EngHangEnd"/>
            </w:pPr>
            <w:r>
              <w:t>Confirmed the athletes.</w:t>
            </w:r>
          </w:p>
        </w:tc>
        <w:tc>
          <w:tcPr>
            <w:tcW w:w="288" w:type="dxa"/>
          </w:tcPr>
          <w:p w14:paraId="26E372AF" w14:textId="77777777" w:rsidR="00356D1B" w:rsidRDefault="00356D1B" w:rsidP="00356D1B"/>
        </w:tc>
        <w:tc>
          <w:tcPr>
            <w:tcW w:w="288" w:type="dxa"/>
          </w:tcPr>
          <w:p w14:paraId="7EB373AB" w14:textId="77777777" w:rsidR="00356D1B" w:rsidRDefault="00356D1B" w:rsidP="00356D1B">
            <w:pPr>
              <w:pStyle w:val="CopticCross"/>
            </w:pPr>
          </w:p>
        </w:tc>
        <w:tc>
          <w:tcPr>
            <w:tcW w:w="3960" w:type="dxa"/>
          </w:tcPr>
          <w:p w14:paraId="45696DFE" w14:textId="77777777" w:rsidR="00356D1B" w:rsidRDefault="00356D1B" w:rsidP="00356D1B">
            <w:pPr>
              <w:pStyle w:val="CopticVersemulti-line"/>
            </w:pPr>
            <w:r>
              <w:t>Ⲫⲛⲟⲩϯ ⲛ̀ⲧⲉ ⲛⲓⲛⲟⲩϯ:</w:t>
            </w:r>
          </w:p>
          <w:p w14:paraId="78AD8150" w14:textId="77777777" w:rsidR="00356D1B" w:rsidRDefault="00356D1B" w:rsidP="00356D1B">
            <w:pPr>
              <w:pStyle w:val="CopticVersemulti-line"/>
            </w:pPr>
            <w:r>
              <w:t>Ⲓⲏⲥⲟⲩⲥ Ⲡⲓⲕ̀ⲣⲓⲥⲧⲟⲥ:</w:t>
            </w:r>
          </w:p>
          <w:p w14:paraId="3346C450" w14:textId="77777777" w:rsidR="00356D1B" w:rsidRDefault="00356D1B" w:rsidP="00356D1B">
            <w:pPr>
              <w:pStyle w:val="CopticVersemulti-line"/>
            </w:pPr>
            <w:r>
              <w:t>ⲉⲑⲃⲉ ϯⲛⲏⲥⲧⲓⲁ:</w:t>
            </w:r>
          </w:p>
          <w:p w14:paraId="3CE5FA6B" w14:textId="77777777" w:rsidR="00356D1B" w:rsidRPr="005130A7" w:rsidRDefault="00356D1B" w:rsidP="00356D1B">
            <w:pPr>
              <w:pStyle w:val="CopticHangingVerse"/>
            </w:pPr>
            <w:r>
              <w:t>ⲁϥⲧⲁϫⲣⲟ ⲛ̀ⲛⲓⲁⲑⲗⲏⲧⲏⲥ.</w:t>
            </w:r>
          </w:p>
        </w:tc>
      </w:tr>
      <w:tr w:rsidR="00356D1B" w14:paraId="50E37DBB" w14:textId="77777777" w:rsidTr="00356D1B">
        <w:trPr>
          <w:cantSplit/>
          <w:jc w:val="center"/>
        </w:trPr>
        <w:tc>
          <w:tcPr>
            <w:tcW w:w="288" w:type="dxa"/>
          </w:tcPr>
          <w:p w14:paraId="5D55A74C" w14:textId="77777777" w:rsidR="00356D1B" w:rsidRDefault="00356D1B" w:rsidP="00356D1B">
            <w:pPr>
              <w:pStyle w:val="CopticCross"/>
            </w:pPr>
          </w:p>
        </w:tc>
        <w:tc>
          <w:tcPr>
            <w:tcW w:w="3960" w:type="dxa"/>
          </w:tcPr>
          <w:p w14:paraId="39FFFD81" w14:textId="77777777" w:rsidR="00356D1B" w:rsidRDefault="00356D1B" w:rsidP="00356D1B">
            <w:pPr>
              <w:pStyle w:val="EngHang"/>
            </w:pPr>
            <w:r>
              <w:t>Coolness and rest,</w:t>
            </w:r>
          </w:p>
          <w:p w14:paraId="2CAD111C" w14:textId="77777777" w:rsidR="00356D1B" w:rsidRDefault="00356D1B" w:rsidP="00356D1B">
            <w:pPr>
              <w:pStyle w:val="EngHang"/>
            </w:pPr>
            <w:r>
              <w:t>And repose,</w:t>
            </w:r>
          </w:p>
          <w:p w14:paraId="06763172" w14:textId="77777777" w:rsidR="00356D1B" w:rsidRDefault="00356D1B" w:rsidP="00356D1B">
            <w:pPr>
              <w:pStyle w:val="EngHang"/>
            </w:pPr>
            <w:r>
              <w:t>Through fasting,</w:t>
            </w:r>
          </w:p>
          <w:p w14:paraId="7F53A6D2" w14:textId="77777777" w:rsidR="00356D1B" w:rsidRDefault="00356D1B" w:rsidP="00356D1B">
            <w:pPr>
              <w:pStyle w:val="EngHangEnd"/>
            </w:pPr>
            <w:r>
              <w:t>Will be granted at Judgment Day.</w:t>
            </w:r>
          </w:p>
        </w:tc>
        <w:tc>
          <w:tcPr>
            <w:tcW w:w="288" w:type="dxa"/>
          </w:tcPr>
          <w:p w14:paraId="4733C046" w14:textId="77777777" w:rsidR="00356D1B" w:rsidRDefault="00356D1B" w:rsidP="00356D1B"/>
        </w:tc>
        <w:tc>
          <w:tcPr>
            <w:tcW w:w="288" w:type="dxa"/>
          </w:tcPr>
          <w:p w14:paraId="27640C2E" w14:textId="77777777" w:rsidR="00356D1B" w:rsidRDefault="00356D1B" w:rsidP="00356D1B">
            <w:pPr>
              <w:pStyle w:val="CopticCross"/>
            </w:pPr>
          </w:p>
        </w:tc>
        <w:tc>
          <w:tcPr>
            <w:tcW w:w="3960" w:type="dxa"/>
          </w:tcPr>
          <w:p w14:paraId="443416E1" w14:textId="77777777" w:rsidR="00356D1B" w:rsidRDefault="00356D1B" w:rsidP="00356D1B">
            <w:pPr>
              <w:pStyle w:val="CopticVersemulti-line"/>
            </w:pPr>
            <w:r>
              <w:t>Ⲭ̀ⲃⲟⲃ ⲛⲉⲙ ⲟⲩⲙ̀ⲧⲟⲛ:</w:t>
            </w:r>
          </w:p>
          <w:p w14:paraId="1D5E8B3C" w14:textId="77777777" w:rsidR="00356D1B" w:rsidRDefault="00356D1B" w:rsidP="00356D1B">
            <w:pPr>
              <w:pStyle w:val="CopticVersemulti-line"/>
            </w:pPr>
            <w:r>
              <w:t>ⲛⲉⲙ ⲟⲩⲁ̀ⲛⲁⲡⲁⲩⲥⲓⲥ:</w:t>
            </w:r>
          </w:p>
          <w:p w14:paraId="4F1039F0" w14:textId="77777777" w:rsidR="00356D1B" w:rsidRDefault="00356D1B" w:rsidP="00356D1B">
            <w:pPr>
              <w:pStyle w:val="CopticVersemulti-line"/>
            </w:pPr>
            <w:r>
              <w:t>ⲉⲑⲃⲉ ϯⲛⲏⲥⲧⲓⲁ:</w:t>
            </w:r>
          </w:p>
          <w:p w14:paraId="3C8B8E6B" w14:textId="77777777" w:rsidR="00356D1B" w:rsidRDefault="00356D1B" w:rsidP="00356D1B">
            <w:pPr>
              <w:pStyle w:val="CopticHangingVerse"/>
            </w:pPr>
            <w:r>
              <w:t>ⲛⲁϣⲱⲡⲓ ϧⲉⲛ ϯⲕ̀ⲣⲓⲥⲓⲥ.</w:t>
            </w:r>
          </w:p>
        </w:tc>
      </w:tr>
      <w:tr w:rsidR="00356D1B" w14:paraId="1C5DA4AD" w14:textId="77777777" w:rsidTr="00356D1B">
        <w:trPr>
          <w:cantSplit/>
          <w:jc w:val="center"/>
        </w:trPr>
        <w:tc>
          <w:tcPr>
            <w:tcW w:w="288" w:type="dxa"/>
          </w:tcPr>
          <w:p w14:paraId="425B4720" w14:textId="77777777" w:rsidR="00356D1B" w:rsidRPr="003209AF" w:rsidRDefault="00356D1B" w:rsidP="00356D1B">
            <w:pPr>
              <w:pStyle w:val="CopticCross"/>
              <w:rPr>
                <w:b/>
              </w:rPr>
            </w:pPr>
            <w:r w:rsidRPr="00FB5ACB">
              <w:t>¿</w:t>
            </w:r>
          </w:p>
        </w:tc>
        <w:tc>
          <w:tcPr>
            <w:tcW w:w="3960" w:type="dxa"/>
          </w:tcPr>
          <w:p w14:paraId="42C46872" w14:textId="77777777" w:rsidR="00356D1B" w:rsidRDefault="00356D1B" w:rsidP="00356D1B">
            <w:pPr>
              <w:pStyle w:val="EngHang"/>
            </w:pPr>
            <w:r>
              <w:t>The Saviour taught us,</w:t>
            </w:r>
          </w:p>
          <w:p w14:paraId="03E7C4BF" w14:textId="77777777" w:rsidR="00356D1B" w:rsidRDefault="00356D1B" w:rsidP="00356D1B">
            <w:pPr>
              <w:pStyle w:val="EngHang"/>
            </w:pPr>
            <w:r>
              <w:t>In His Gospel that</w:t>
            </w:r>
          </w:p>
          <w:p w14:paraId="6D737301" w14:textId="77777777" w:rsidR="00356D1B" w:rsidRDefault="00356D1B" w:rsidP="00356D1B">
            <w:pPr>
              <w:pStyle w:val="EngHang"/>
            </w:pPr>
            <w:r>
              <w:t>Through fasting</w:t>
            </w:r>
          </w:p>
          <w:p w14:paraId="010FE03C" w14:textId="77777777" w:rsidR="00356D1B" w:rsidRDefault="00356D1B" w:rsidP="00356D1B">
            <w:pPr>
              <w:pStyle w:val="EngHangEnd"/>
            </w:pPr>
            <w:r>
              <w:t>We can cast out demons.</w:t>
            </w:r>
          </w:p>
        </w:tc>
        <w:tc>
          <w:tcPr>
            <w:tcW w:w="288" w:type="dxa"/>
          </w:tcPr>
          <w:p w14:paraId="5919FC71" w14:textId="77777777" w:rsidR="00356D1B" w:rsidRDefault="00356D1B" w:rsidP="00356D1B"/>
        </w:tc>
        <w:tc>
          <w:tcPr>
            <w:tcW w:w="288" w:type="dxa"/>
          </w:tcPr>
          <w:p w14:paraId="54F6600E" w14:textId="77777777" w:rsidR="00356D1B" w:rsidRDefault="00356D1B" w:rsidP="00356D1B">
            <w:pPr>
              <w:pStyle w:val="CopticCross"/>
            </w:pPr>
            <w:r w:rsidRPr="00FB5ACB">
              <w:t>¿</w:t>
            </w:r>
          </w:p>
        </w:tc>
        <w:tc>
          <w:tcPr>
            <w:tcW w:w="3960" w:type="dxa"/>
          </w:tcPr>
          <w:p w14:paraId="0ACFD8B3" w14:textId="77777777" w:rsidR="00356D1B" w:rsidRDefault="00356D1B" w:rsidP="00356D1B">
            <w:pPr>
              <w:pStyle w:val="CopticVersemulti-line"/>
            </w:pPr>
            <w:r>
              <w:t>Ⲯⲱⲧⲏⲣ ⲁϥⲧ̀ⲥⲁⲃⲟⲛ:</w:t>
            </w:r>
          </w:p>
          <w:p w14:paraId="62B8F5CF" w14:textId="77777777" w:rsidR="00356D1B" w:rsidRDefault="00356D1B" w:rsidP="00356D1B">
            <w:pPr>
              <w:pStyle w:val="CopticVersemulti-line"/>
            </w:pPr>
            <w:r>
              <w:t>Ϧⲉⲛ ⲡⲉϥⲉⲯⲁⲅⲅⲉⲗⲓⲟⲛ:</w:t>
            </w:r>
          </w:p>
          <w:p w14:paraId="6CBAFB89" w14:textId="77777777" w:rsidR="00356D1B" w:rsidRDefault="00356D1B" w:rsidP="00356D1B">
            <w:pPr>
              <w:pStyle w:val="CopticVersemulti-line"/>
            </w:pPr>
            <w:r>
              <w:t>ⲉⲑⲃⲉ ϯⲛⲏⲥⲧⲓⲁ:</w:t>
            </w:r>
          </w:p>
          <w:p w14:paraId="5C50A1D7" w14:textId="77777777" w:rsidR="00356D1B" w:rsidRDefault="00356D1B" w:rsidP="00356D1B">
            <w:pPr>
              <w:pStyle w:val="CopticHangingVerse"/>
            </w:pPr>
            <w:r>
              <w:t>ⲛ̀ⲧⲉⲛϩⲓⲟⲩ̀ⲓ ⲛ̀ⲛⲓⲇⲉⲙⲱⲛ.</w:t>
            </w:r>
          </w:p>
        </w:tc>
      </w:tr>
      <w:tr w:rsidR="00356D1B" w14:paraId="632D7359" w14:textId="77777777" w:rsidTr="00356D1B">
        <w:trPr>
          <w:cantSplit/>
          <w:jc w:val="center"/>
        </w:trPr>
        <w:tc>
          <w:tcPr>
            <w:tcW w:w="288" w:type="dxa"/>
          </w:tcPr>
          <w:p w14:paraId="4F834615" w14:textId="77777777" w:rsidR="00356D1B" w:rsidRDefault="00356D1B" w:rsidP="00356D1B">
            <w:pPr>
              <w:pStyle w:val="CopticCross"/>
            </w:pPr>
            <w:r w:rsidRPr="00FB5ACB">
              <w:t>¿</w:t>
            </w:r>
          </w:p>
        </w:tc>
        <w:tc>
          <w:tcPr>
            <w:tcW w:w="3960" w:type="dxa"/>
          </w:tcPr>
          <w:p w14:paraId="7A24672C" w14:textId="77777777" w:rsidR="00356D1B" w:rsidRDefault="00356D1B" w:rsidP="00356D1B">
            <w:pPr>
              <w:pStyle w:val="EngHang"/>
            </w:pPr>
            <w:r>
              <w:t>O You who are compassionate</w:t>
            </w:r>
          </w:p>
          <w:p w14:paraId="6196F121" w14:textId="77777777" w:rsidR="00356D1B" w:rsidRDefault="00356D1B" w:rsidP="00356D1B">
            <w:pPr>
              <w:pStyle w:val="EngHang"/>
            </w:pPr>
            <w:r>
              <w:t>To the sinners,</w:t>
            </w:r>
          </w:p>
          <w:p w14:paraId="76AD596C" w14:textId="77777777" w:rsidR="00356D1B" w:rsidRDefault="00356D1B" w:rsidP="00356D1B">
            <w:pPr>
              <w:pStyle w:val="EngHang"/>
            </w:pPr>
            <w:r>
              <w:t>Through fasting</w:t>
            </w:r>
          </w:p>
          <w:p w14:paraId="734C8DA6" w14:textId="77777777" w:rsidR="00356D1B" w:rsidRDefault="00356D1B" w:rsidP="00356D1B">
            <w:pPr>
              <w:pStyle w:val="EngHangEnd"/>
            </w:pPr>
            <w:r>
              <w:t>Forgive us our sins.</w:t>
            </w:r>
          </w:p>
        </w:tc>
        <w:tc>
          <w:tcPr>
            <w:tcW w:w="288" w:type="dxa"/>
          </w:tcPr>
          <w:p w14:paraId="5AE31E9A" w14:textId="77777777" w:rsidR="00356D1B" w:rsidRDefault="00356D1B" w:rsidP="00356D1B"/>
        </w:tc>
        <w:tc>
          <w:tcPr>
            <w:tcW w:w="288" w:type="dxa"/>
          </w:tcPr>
          <w:p w14:paraId="5619D92E" w14:textId="77777777" w:rsidR="00356D1B" w:rsidRDefault="00356D1B" w:rsidP="00356D1B">
            <w:pPr>
              <w:pStyle w:val="CopticCross"/>
            </w:pPr>
            <w:r w:rsidRPr="00FB5ACB">
              <w:t>¿</w:t>
            </w:r>
          </w:p>
        </w:tc>
        <w:tc>
          <w:tcPr>
            <w:tcW w:w="3960" w:type="dxa"/>
          </w:tcPr>
          <w:p w14:paraId="38AD8E61" w14:textId="77777777" w:rsidR="00356D1B" w:rsidRDefault="00356D1B" w:rsidP="00356D1B">
            <w:pPr>
              <w:pStyle w:val="CopticVersemulti-line"/>
            </w:pPr>
            <w:r>
              <w:t xml:space="preserve">Ⲱ Ⲡⲓϣⲁⲛⲁⲏ̀ⲑⲟϥ: </w:t>
            </w:r>
          </w:p>
          <w:p w14:paraId="753C02D1" w14:textId="77777777" w:rsidR="00356D1B" w:rsidRDefault="00356D1B" w:rsidP="00356D1B">
            <w:pPr>
              <w:pStyle w:val="CopticVersemulti-line"/>
            </w:pPr>
            <w:r>
              <w:t>ⲉ̀ϫⲉⲛ ⲛⲓⲡⲉϥⲉⲣⲛⲟⲃⲓ:</w:t>
            </w:r>
          </w:p>
          <w:p w14:paraId="1A44F521" w14:textId="77777777" w:rsidR="00356D1B" w:rsidRDefault="00356D1B" w:rsidP="00356D1B">
            <w:pPr>
              <w:pStyle w:val="CopticVersemulti-line"/>
            </w:pPr>
            <w:r>
              <w:t>ⲉⲑⲃⲉ ϯⲛⲏⲥⲧⲓⲁ:</w:t>
            </w:r>
          </w:p>
          <w:p w14:paraId="627CA75D" w14:textId="77777777" w:rsidR="00356D1B" w:rsidRPr="005130A7" w:rsidRDefault="00356D1B" w:rsidP="00356D1B">
            <w:pPr>
              <w:pStyle w:val="CopticHangingVerse"/>
            </w:pPr>
            <w:r>
              <w:t>ⲭⲱ ⲛⲁⲛ ⲉ̀ⲃⲟⲗ ⲛ̀ⲛⲉⲛⲛⲟⲃⲓ.</w:t>
            </w:r>
          </w:p>
        </w:tc>
      </w:tr>
    </w:tbl>
    <w:p w14:paraId="61AF11FE" w14:textId="77777777" w:rsidR="00356D1B" w:rsidRPr="00235C40" w:rsidRDefault="00356D1B" w:rsidP="00356D1B"/>
    <w:p w14:paraId="1452365C" w14:textId="77777777" w:rsidR="00356D1B" w:rsidRDefault="00356D1B" w:rsidP="00356D1B">
      <w:pPr>
        <w:pStyle w:val="Heading4"/>
      </w:pPr>
      <w:bookmarkStart w:id="1811" w:name="_Ref434476369"/>
      <w:r>
        <w:t>The Psali Batos</w:t>
      </w:r>
      <w:r w:rsidR="006C1B94">
        <w:t xml:space="preserve"> for Great Lent</w:t>
      </w:r>
      <w:bookmarkEnd w:id="18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56D1B" w14:paraId="22FF2C13" w14:textId="77777777" w:rsidTr="00356D1B">
        <w:trPr>
          <w:cantSplit/>
          <w:jc w:val="center"/>
        </w:trPr>
        <w:tc>
          <w:tcPr>
            <w:tcW w:w="288" w:type="dxa"/>
          </w:tcPr>
          <w:p w14:paraId="30FC2F48" w14:textId="77777777" w:rsidR="00356D1B" w:rsidRDefault="00356D1B" w:rsidP="00356D1B">
            <w:pPr>
              <w:pStyle w:val="CopticCross"/>
            </w:pPr>
          </w:p>
        </w:tc>
        <w:tc>
          <w:tcPr>
            <w:tcW w:w="3960" w:type="dxa"/>
          </w:tcPr>
          <w:p w14:paraId="55AE980D" w14:textId="77777777" w:rsidR="00356D1B" w:rsidRDefault="00356D1B" w:rsidP="00356D1B">
            <w:pPr>
              <w:pStyle w:val="EngHang"/>
            </w:pPr>
            <w:r>
              <w:t>Come let us fast,</w:t>
            </w:r>
          </w:p>
          <w:p w14:paraId="260BFBB9" w14:textId="77777777" w:rsidR="00356D1B" w:rsidRDefault="00356D1B" w:rsidP="00356D1B">
            <w:pPr>
              <w:pStyle w:val="EngHang"/>
            </w:pPr>
            <w:r>
              <w:t>A perfect fast.</w:t>
            </w:r>
          </w:p>
          <w:p w14:paraId="34C4A93F" w14:textId="77777777" w:rsidR="00356D1B" w:rsidRDefault="00356D1B" w:rsidP="00356D1B">
            <w:pPr>
              <w:pStyle w:val="EngHang"/>
            </w:pPr>
            <w:r>
              <w:t>Through prayer and fasting,</w:t>
            </w:r>
          </w:p>
          <w:p w14:paraId="779DA2D6" w14:textId="77777777" w:rsidR="00356D1B" w:rsidRDefault="00356D1B" w:rsidP="00356D1B">
            <w:pPr>
              <w:pStyle w:val="EngHangEnd"/>
            </w:pPr>
            <w:r>
              <w:t>The Lord will forgive us.</w:t>
            </w:r>
          </w:p>
        </w:tc>
        <w:tc>
          <w:tcPr>
            <w:tcW w:w="288" w:type="dxa"/>
          </w:tcPr>
          <w:p w14:paraId="757CDA7C" w14:textId="77777777" w:rsidR="00356D1B" w:rsidRDefault="00356D1B" w:rsidP="00356D1B"/>
        </w:tc>
        <w:tc>
          <w:tcPr>
            <w:tcW w:w="288" w:type="dxa"/>
          </w:tcPr>
          <w:p w14:paraId="51D6B2DE" w14:textId="77777777" w:rsidR="00356D1B" w:rsidRDefault="00356D1B" w:rsidP="00356D1B">
            <w:pPr>
              <w:pStyle w:val="CopticCross"/>
            </w:pPr>
          </w:p>
        </w:tc>
        <w:tc>
          <w:tcPr>
            <w:tcW w:w="3960" w:type="dxa"/>
          </w:tcPr>
          <w:p w14:paraId="3498D72D" w14:textId="77777777" w:rsidR="00356D1B" w:rsidRDefault="00356D1B" w:rsidP="00356D1B">
            <w:pPr>
              <w:pStyle w:val="CopticVersemulti-line"/>
            </w:pPr>
            <w:r>
              <w:t>Ⲁⲙⲱⲓⲛⲓ ⲛ̀ⲧⲉⲛⲉⲣⲛⲉⲏⲥⲧⲉⲩⲓⲛ:</w:t>
            </w:r>
          </w:p>
          <w:p w14:paraId="66839BBB" w14:textId="77777777" w:rsidR="00356D1B" w:rsidRDefault="00356D1B" w:rsidP="00356D1B">
            <w:pPr>
              <w:pStyle w:val="CopticVersemulti-line"/>
            </w:pPr>
            <w:r>
              <w:t>ⲛ̀ϩⲁⲛⲛⲏⲥⲧⲓⲁ ⲉⲧϫⲏⲕ ⲉ̀ⲃⲟⲗ:</w:t>
            </w:r>
          </w:p>
          <w:p w14:paraId="61FA5296" w14:textId="77777777" w:rsidR="00356D1B" w:rsidRDefault="00356D1B" w:rsidP="00356D1B">
            <w:pPr>
              <w:pStyle w:val="CopticVersemulti-line"/>
            </w:pPr>
            <w:r>
              <w:t>ϩⲓⲧⲉⲛ ⲡⲓϣ̀ⲗⲏⲗ ⲛⲉⲙ ϯⲛⲏⲥⲧⲓⲁ:</w:t>
            </w:r>
          </w:p>
          <w:p w14:paraId="5B3F35C8" w14:textId="77777777" w:rsidR="00356D1B" w:rsidRPr="00C35319" w:rsidRDefault="00356D1B" w:rsidP="00356D1B">
            <w:pPr>
              <w:pStyle w:val="CopticHangingVerse"/>
            </w:pPr>
            <w:r>
              <w:t>ⲛ̀ⲧⲉ Ⲡϭⲟⲓⲥ ⲭⲱ ⲛⲁⲛ ⲉ̀ⲃⲟⲗ.</w:t>
            </w:r>
          </w:p>
        </w:tc>
      </w:tr>
      <w:tr w:rsidR="00356D1B" w14:paraId="7324D2B2" w14:textId="77777777" w:rsidTr="00356D1B">
        <w:trPr>
          <w:cantSplit/>
          <w:jc w:val="center"/>
        </w:trPr>
        <w:tc>
          <w:tcPr>
            <w:tcW w:w="288" w:type="dxa"/>
          </w:tcPr>
          <w:p w14:paraId="324A9664" w14:textId="77777777" w:rsidR="00356D1B" w:rsidRDefault="00356D1B" w:rsidP="00356D1B">
            <w:pPr>
              <w:pStyle w:val="CopticCross"/>
            </w:pPr>
          </w:p>
        </w:tc>
        <w:tc>
          <w:tcPr>
            <w:tcW w:w="3960" w:type="dxa"/>
          </w:tcPr>
          <w:p w14:paraId="72784AB9" w14:textId="77777777" w:rsidR="00356D1B" w:rsidRDefault="00356D1B" w:rsidP="00356D1B">
            <w:pPr>
              <w:pStyle w:val="EngHang"/>
            </w:pPr>
            <w:r>
              <w:t>Let us purify with love,</w:t>
            </w:r>
          </w:p>
          <w:p w14:paraId="0BD79797" w14:textId="77777777" w:rsidR="00356D1B" w:rsidRDefault="00356D1B" w:rsidP="00356D1B">
            <w:pPr>
              <w:pStyle w:val="EngHang"/>
            </w:pPr>
            <w:r>
              <w:t>The fifth of our hearts</w:t>
            </w:r>
          </w:p>
          <w:p w14:paraId="68DF4369" w14:textId="77777777" w:rsidR="00356D1B" w:rsidRDefault="00356D1B" w:rsidP="00356D1B">
            <w:pPr>
              <w:pStyle w:val="EngHang"/>
            </w:pPr>
            <w:r>
              <w:t>Through prayer and fasting,</w:t>
            </w:r>
          </w:p>
          <w:p w14:paraId="5829FEE4" w14:textId="77777777" w:rsidR="00356D1B" w:rsidRDefault="00356D1B" w:rsidP="00356D1B">
            <w:pPr>
              <w:pStyle w:val="EngHangEnd"/>
            </w:pPr>
            <w:r>
              <w:t>And appropriate deeds.</w:t>
            </w:r>
          </w:p>
        </w:tc>
        <w:tc>
          <w:tcPr>
            <w:tcW w:w="288" w:type="dxa"/>
          </w:tcPr>
          <w:p w14:paraId="5E24524F" w14:textId="77777777" w:rsidR="00356D1B" w:rsidRDefault="00356D1B" w:rsidP="00356D1B"/>
        </w:tc>
        <w:tc>
          <w:tcPr>
            <w:tcW w:w="288" w:type="dxa"/>
          </w:tcPr>
          <w:p w14:paraId="3276869A" w14:textId="77777777" w:rsidR="00356D1B" w:rsidRDefault="00356D1B" w:rsidP="00356D1B">
            <w:pPr>
              <w:pStyle w:val="CopticCross"/>
            </w:pPr>
          </w:p>
        </w:tc>
        <w:tc>
          <w:tcPr>
            <w:tcW w:w="3960" w:type="dxa"/>
          </w:tcPr>
          <w:p w14:paraId="08169CFD" w14:textId="77777777" w:rsidR="00356D1B" w:rsidRDefault="00356D1B" w:rsidP="00356D1B">
            <w:pPr>
              <w:pStyle w:val="CopticVersemulti-line"/>
            </w:pPr>
            <w:r>
              <w:t>Ⲃⲟⲛ ⲟⲓⲩϭⲱϧⲉⲙ ⲛ̀ⲛⲉⲛϩⲏⲧ:</w:t>
            </w:r>
          </w:p>
          <w:p w14:paraId="66913D9F" w14:textId="77777777" w:rsidR="00356D1B" w:rsidRDefault="00356D1B" w:rsidP="00356D1B">
            <w:pPr>
              <w:pStyle w:val="CopticVersemulti-line"/>
            </w:pPr>
            <w:r>
              <w:t>ⲙⲁⲣⲉⲛⲧⲟⲩⲃⲟϥ ϧⲉⲛ ϯⲁ̀ⲅⲁⲡⲏ:</w:t>
            </w:r>
          </w:p>
          <w:p w14:paraId="6CF5E0F0" w14:textId="77777777" w:rsidR="00356D1B" w:rsidRDefault="00356D1B" w:rsidP="00356D1B">
            <w:pPr>
              <w:pStyle w:val="CopticVersemulti-line"/>
            </w:pPr>
            <w:r>
              <w:t>ϩⲓⲧⲉⲛ ⲡⲓϣ̀ⲗⲏⲗ ⲛⲉⲙ ϯⲛⲏⲥⲧⲓⲁ:</w:t>
            </w:r>
          </w:p>
          <w:p w14:paraId="2FC351C6" w14:textId="77777777" w:rsidR="00356D1B" w:rsidRDefault="00356D1B" w:rsidP="00356D1B">
            <w:pPr>
              <w:pStyle w:val="CopticHangingVerse"/>
            </w:pPr>
            <w:r>
              <w:t>ⲛⲉⲙ ϩⲁⲛϩ̀ⲃⲏⲟⲩⲓ̀ ⲉⲩⲉⲣⲡ̀ⲣⲉⲡⲓ.</w:t>
            </w:r>
          </w:p>
        </w:tc>
      </w:tr>
      <w:tr w:rsidR="00356D1B" w14:paraId="35C4A7F6" w14:textId="77777777" w:rsidTr="00356D1B">
        <w:trPr>
          <w:cantSplit/>
          <w:jc w:val="center"/>
        </w:trPr>
        <w:tc>
          <w:tcPr>
            <w:tcW w:w="288" w:type="dxa"/>
          </w:tcPr>
          <w:p w14:paraId="66B3F896" w14:textId="77777777" w:rsidR="00356D1B" w:rsidRDefault="00356D1B" w:rsidP="00356D1B">
            <w:pPr>
              <w:pStyle w:val="CopticCross"/>
            </w:pPr>
            <w:r w:rsidRPr="00FB5ACB">
              <w:t>¿</w:t>
            </w:r>
          </w:p>
        </w:tc>
        <w:tc>
          <w:tcPr>
            <w:tcW w:w="3960" w:type="dxa"/>
          </w:tcPr>
          <w:p w14:paraId="2154917F" w14:textId="77777777" w:rsidR="00356D1B" w:rsidRDefault="00356D1B" w:rsidP="00356D1B">
            <w:pPr>
              <w:pStyle w:val="EngHang"/>
            </w:pPr>
            <w:r>
              <w:t>The Lord has taught us</w:t>
            </w:r>
          </w:p>
          <w:p w14:paraId="445E8A68" w14:textId="77777777" w:rsidR="00356D1B" w:rsidRDefault="00356D1B" w:rsidP="00356D1B">
            <w:pPr>
              <w:pStyle w:val="EngHang"/>
            </w:pPr>
            <w:r>
              <w:t>In His Gospel that</w:t>
            </w:r>
          </w:p>
          <w:p w14:paraId="79F08661" w14:textId="77777777" w:rsidR="00356D1B" w:rsidRDefault="00356D1B" w:rsidP="00356D1B">
            <w:pPr>
              <w:pStyle w:val="EngHang"/>
            </w:pPr>
            <w:r>
              <w:t>Through prayer and fasting</w:t>
            </w:r>
          </w:p>
          <w:p w14:paraId="1B6025D6" w14:textId="77777777" w:rsidR="00356D1B" w:rsidRDefault="00356D1B" w:rsidP="00356D1B">
            <w:pPr>
              <w:pStyle w:val="EngHangEnd"/>
            </w:pPr>
            <w:r>
              <w:t>We can cast out demons.</w:t>
            </w:r>
          </w:p>
        </w:tc>
        <w:tc>
          <w:tcPr>
            <w:tcW w:w="288" w:type="dxa"/>
          </w:tcPr>
          <w:p w14:paraId="52983A1D" w14:textId="77777777" w:rsidR="00356D1B" w:rsidRDefault="00356D1B" w:rsidP="00356D1B"/>
        </w:tc>
        <w:tc>
          <w:tcPr>
            <w:tcW w:w="288" w:type="dxa"/>
          </w:tcPr>
          <w:p w14:paraId="34FA4D4B" w14:textId="77777777" w:rsidR="00356D1B" w:rsidRDefault="00356D1B" w:rsidP="00356D1B">
            <w:pPr>
              <w:pStyle w:val="CopticCross"/>
            </w:pPr>
            <w:r w:rsidRPr="00FB5ACB">
              <w:t>¿</w:t>
            </w:r>
          </w:p>
        </w:tc>
        <w:tc>
          <w:tcPr>
            <w:tcW w:w="3960" w:type="dxa"/>
          </w:tcPr>
          <w:p w14:paraId="0173F929" w14:textId="77777777" w:rsidR="00356D1B" w:rsidRDefault="00356D1B" w:rsidP="00356D1B">
            <w:pPr>
              <w:pStyle w:val="CopticVersemulti-line"/>
            </w:pPr>
            <w:r>
              <w:t>Ⲅⲉ ⲅⲁⲣ Ⲡϭⲟⲓⲥ ⲁⲫϯⲥ̀ⲃⲱ ⲛⲁⲛ:</w:t>
            </w:r>
          </w:p>
          <w:p w14:paraId="592A553D" w14:textId="77777777" w:rsidR="00356D1B" w:rsidRDefault="00356D1B" w:rsidP="00356D1B">
            <w:pPr>
              <w:pStyle w:val="CopticVersemulti-line"/>
            </w:pPr>
            <w:r>
              <w:t>ϧⲉⲛ ⲛⲉⲫⲉⲩⲁⲅⲅⲉⲗⲓⲟⲛ:</w:t>
            </w:r>
          </w:p>
          <w:p w14:paraId="4814D99B" w14:textId="77777777" w:rsidR="00356D1B" w:rsidRDefault="00356D1B" w:rsidP="00356D1B">
            <w:pPr>
              <w:pStyle w:val="CopticVersemulti-line"/>
            </w:pPr>
            <w:r>
              <w:t>ϩⲓⲧⲉⲛ ⲡⲓⲥ̀ⲗⲏⲗ ⲛⲉⲙ ϯⲛⲏⲥⲧⲓⲁ:</w:t>
            </w:r>
          </w:p>
          <w:p w14:paraId="62ECE972" w14:textId="77777777" w:rsidR="00356D1B" w:rsidRDefault="00356D1B" w:rsidP="00356D1B">
            <w:pPr>
              <w:pStyle w:val="CopticHangingVerse"/>
            </w:pPr>
            <w:r>
              <w:t>ⲛ̀ⲧⲉⲛϭⲟϫⲓ ⲛ̀ⲥⲁ ⲛⲓⲇⲉⲙⲱⲛ.</w:t>
            </w:r>
          </w:p>
        </w:tc>
      </w:tr>
      <w:tr w:rsidR="00356D1B" w14:paraId="638B5A4E" w14:textId="77777777" w:rsidTr="00356D1B">
        <w:trPr>
          <w:cantSplit/>
          <w:jc w:val="center"/>
        </w:trPr>
        <w:tc>
          <w:tcPr>
            <w:tcW w:w="288" w:type="dxa"/>
          </w:tcPr>
          <w:p w14:paraId="546C5146" w14:textId="77777777" w:rsidR="00356D1B" w:rsidRDefault="00356D1B" w:rsidP="00356D1B">
            <w:pPr>
              <w:pStyle w:val="CopticCross"/>
            </w:pPr>
            <w:r w:rsidRPr="00FB5ACB">
              <w:lastRenderedPageBreak/>
              <w:t>¿</w:t>
            </w:r>
          </w:p>
        </w:tc>
        <w:tc>
          <w:tcPr>
            <w:tcW w:w="3960" w:type="dxa"/>
          </w:tcPr>
          <w:p w14:paraId="5A76BA27" w14:textId="77777777" w:rsidR="00356D1B" w:rsidRDefault="00356D1B" w:rsidP="00356D1B">
            <w:pPr>
              <w:pStyle w:val="EngHang"/>
            </w:pPr>
            <w:r>
              <w:t>The Master praised</w:t>
            </w:r>
          </w:p>
          <w:p w14:paraId="17D04E33" w14:textId="77777777" w:rsidR="00356D1B" w:rsidRDefault="00356D1B" w:rsidP="00356D1B">
            <w:pPr>
              <w:pStyle w:val="EngHang"/>
            </w:pPr>
            <w:r>
              <w:t>Those who fasted for Him</w:t>
            </w:r>
          </w:p>
          <w:p w14:paraId="2D54C0D0" w14:textId="77777777" w:rsidR="00356D1B" w:rsidRDefault="00356D1B" w:rsidP="00356D1B">
            <w:pPr>
              <w:pStyle w:val="EngHang"/>
            </w:pPr>
            <w:r>
              <w:t>In prayer and fasting</w:t>
            </w:r>
          </w:p>
          <w:p w14:paraId="2775AD93" w14:textId="77777777" w:rsidR="00356D1B" w:rsidRDefault="00356D1B" w:rsidP="00356D1B">
            <w:pPr>
              <w:pStyle w:val="EngHangEnd"/>
            </w:pPr>
            <w:r>
              <w:t>With pure thought.</w:t>
            </w:r>
          </w:p>
        </w:tc>
        <w:tc>
          <w:tcPr>
            <w:tcW w:w="288" w:type="dxa"/>
          </w:tcPr>
          <w:p w14:paraId="6890BB37" w14:textId="77777777" w:rsidR="00356D1B" w:rsidRDefault="00356D1B" w:rsidP="00356D1B"/>
        </w:tc>
        <w:tc>
          <w:tcPr>
            <w:tcW w:w="288" w:type="dxa"/>
          </w:tcPr>
          <w:p w14:paraId="136B0C84" w14:textId="77777777" w:rsidR="00356D1B" w:rsidRDefault="00356D1B" w:rsidP="00356D1B">
            <w:pPr>
              <w:pStyle w:val="CopticCross"/>
            </w:pPr>
            <w:r w:rsidRPr="00FB5ACB">
              <w:t>¿</w:t>
            </w:r>
          </w:p>
        </w:tc>
        <w:tc>
          <w:tcPr>
            <w:tcW w:w="3960" w:type="dxa"/>
          </w:tcPr>
          <w:p w14:paraId="0CCBEE23" w14:textId="77777777" w:rsidR="00356D1B" w:rsidRDefault="00356D1B" w:rsidP="00356D1B">
            <w:pPr>
              <w:pStyle w:val="CopticVersemulti-line"/>
            </w:pPr>
            <w:r>
              <w:t>Ⲇⲉⲥⲡⲟⲧⲁ ⲁϥⲉⲣⲉⲩⲫⲟⲙⲓⲛ:</w:t>
            </w:r>
          </w:p>
          <w:p w14:paraId="067B6173" w14:textId="77777777" w:rsidR="00356D1B" w:rsidRDefault="00356D1B" w:rsidP="00356D1B">
            <w:pPr>
              <w:pStyle w:val="CopticVersemulti-line"/>
            </w:pPr>
            <w:r>
              <w:t>ⲛ̀ⲛⲏⲉ̀ⲧⲁⲩⲉⲣⲛⲏⲥⲧⲉⲩⲓⲛ ϩⲁⲣⲟϥ:</w:t>
            </w:r>
          </w:p>
          <w:p w14:paraId="46563D1D" w14:textId="77777777" w:rsidR="00356D1B" w:rsidRDefault="00356D1B" w:rsidP="00356D1B">
            <w:pPr>
              <w:pStyle w:val="CopticVersemulti-line"/>
            </w:pPr>
            <w:r>
              <w:t>ϩⲓⲧⲉⲛ ⲡⲓⲥ̀ⲗⲏⲗ ⲛⲉⲙ ϯⲛⲏⲥⲧⲓⲁ:</w:t>
            </w:r>
          </w:p>
          <w:p w14:paraId="75734E2F" w14:textId="77777777" w:rsidR="00356D1B" w:rsidRDefault="00356D1B" w:rsidP="00356D1B">
            <w:pPr>
              <w:pStyle w:val="CopticHangingVerse"/>
            </w:pPr>
            <w:r>
              <w:t>ϧⲏⲉⲛ ⲟⲩⲙⲉⲩⲓ ⲛ̀ⲁⲧⲥⲱϥ.</w:t>
            </w:r>
          </w:p>
        </w:tc>
      </w:tr>
      <w:tr w:rsidR="00356D1B" w14:paraId="6E3EC3BF" w14:textId="77777777" w:rsidTr="00356D1B">
        <w:trPr>
          <w:cantSplit/>
          <w:jc w:val="center"/>
        </w:trPr>
        <w:tc>
          <w:tcPr>
            <w:tcW w:w="288" w:type="dxa"/>
          </w:tcPr>
          <w:p w14:paraId="74145EA4" w14:textId="77777777" w:rsidR="00356D1B" w:rsidRDefault="00356D1B" w:rsidP="00356D1B">
            <w:pPr>
              <w:pStyle w:val="CopticCross"/>
            </w:pPr>
          </w:p>
        </w:tc>
        <w:tc>
          <w:tcPr>
            <w:tcW w:w="3960" w:type="dxa"/>
          </w:tcPr>
          <w:p w14:paraId="4C7FA087" w14:textId="77777777" w:rsidR="00356D1B" w:rsidRDefault="00356D1B" w:rsidP="00356D1B">
            <w:pPr>
              <w:pStyle w:val="EngHang"/>
            </w:pPr>
            <w:r>
              <w:t>Our fathers repented</w:t>
            </w:r>
          </w:p>
          <w:p w14:paraId="573E4B0F" w14:textId="77777777" w:rsidR="00356D1B" w:rsidRDefault="00356D1B" w:rsidP="00356D1B">
            <w:pPr>
              <w:pStyle w:val="EngHang"/>
            </w:pPr>
            <w:r>
              <w:t>With purity and righteousness.</w:t>
            </w:r>
          </w:p>
          <w:p w14:paraId="0BD26D7F" w14:textId="77777777" w:rsidR="00356D1B" w:rsidRDefault="00356D1B" w:rsidP="00356D1B">
            <w:pPr>
              <w:pStyle w:val="EngHang"/>
            </w:pPr>
            <w:r>
              <w:t>Through prayer and fasting,</w:t>
            </w:r>
          </w:p>
          <w:p w14:paraId="22BF5BF5" w14:textId="77777777" w:rsidR="00356D1B" w:rsidRDefault="00356D1B" w:rsidP="00356D1B">
            <w:pPr>
              <w:pStyle w:val="EngHangEnd"/>
            </w:pPr>
            <w:r>
              <w:t>They became worthy of the Kingdom.</w:t>
            </w:r>
          </w:p>
        </w:tc>
        <w:tc>
          <w:tcPr>
            <w:tcW w:w="288" w:type="dxa"/>
          </w:tcPr>
          <w:p w14:paraId="22379009" w14:textId="77777777" w:rsidR="00356D1B" w:rsidRDefault="00356D1B" w:rsidP="00356D1B"/>
        </w:tc>
        <w:tc>
          <w:tcPr>
            <w:tcW w:w="288" w:type="dxa"/>
          </w:tcPr>
          <w:p w14:paraId="489D6E6E" w14:textId="77777777" w:rsidR="00356D1B" w:rsidRDefault="00356D1B" w:rsidP="00356D1B">
            <w:pPr>
              <w:pStyle w:val="CopticCross"/>
            </w:pPr>
          </w:p>
        </w:tc>
        <w:tc>
          <w:tcPr>
            <w:tcW w:w="3960" w:type="dxa"/>
          </w:tcPr>
          <w:p w14:paraId="5AA23E89" w14:textId="77777777" w:rsidR="00356D1B" w:rsidRDefault="00356D1B" w:rsidP="00356D1B">
            <w:pPr>
              <w:pStyle w:val="CopticVersemulti-line"/>
            </w:pPr>
            <w:r>
              <w:t>Ⲉⲣⲉ ⲛⲉⲛⲓⲟϯ ⲉⲣⲙⲉⲧⲁⲛⲟⲓⲛ:</w:t>
            </w:r>
          </w:p>
          <w:p w14:paraId="1D46000A" w14:textId="77777777" w:rsidR="00356D1B" w:rsidRDefault="00356D1B" w:rsidP="00356D1B">
            <w:pPr>
              <w:pStyle w:val="CopticVersemulti-line"/>
            </w:pPr>
            <w:r>
              <w:t>Ϧⲉⲛ ⲟⲩⲙⲉⲑⲙⲏⲓ ⲛⲉⲙ ⲟⲩⲧⲟⲩⲃⲟ:</w:t>
            </w:r>
          </w:p>
          <w:p w14:paraId="217C3330" w14:textId="77777777" w:rsidR="00356D1B" w:rsidRDefault="00356D1B" w:rsidP="00356D1B">
            <w:pPr>
              <w:pStyle w:val="CopticVersemulti-line"/>
            </w:pPr>
            <w:r>
              <w:t>Ϩⲓⲧⲉⲛ ⲡⲓϣ̀ⲗⲏⲗ ⲛⲉⲙ ϯⲛⲏⲥⲧⲓⲁ:</w:t>
            </w:r>
          </w:p>
          <w:p w14:paraId="34C46AB7" w14:textId="77777777" w:rsidR="00356D1B" w:rsidRDefault="00356D1B" w:rsidP="00356D1B">
            <w:pPr>
              <w:pStyle w:val="CopticHangingVerse"/>
            </w:pPr>
            <w:r>
              <w:t>ⲁⲩⲉⲣⲡ̀ⲉⲙⲡ̀ϣⲁ ⲛ̀ϯⲙⲉⲧⲟⲩⲣⲟ.</w:t>
            </w:r>
          </w:p>
        </w:tc>
      </w:tr>
      <w:tr w:rsidR="00356D1B" w14:paraId="32B1BC11" w14:textId="77777777" w:rsidTr="00356D1B">
        <w:trPr>
          <w:cantSplit/>
          <w:jc w:val="center"/>
        </w:trPr>
        <w:tc>
          <w:tcPr>
            <w:tcW w:w="288" w:type="dxa"/>
          </w:tcPr>
          <w:p w14:paraId="78E86B59" w14:textId="77777777" w:rsidR="00356D1B" w:rsidRDefault="00356D1B" w:rsidP="00356D1B">
            <w:pPr>
              <w:pStyle w:val="CopticCross"/>
            </w:pPr>
          </w:p>
        </w:tc>
        <w:tc>
          <w:tcPr>
            <w:tcW w:w="3960" w:type="dxa"/>
          </w:tcPr>
          <w:p w14:paraId="076B2401" w14:textId="77777777" w:rsidR="00356D1B" w:rsidRDefault="00356D1B" w:rsidP="00356D1B">
            <w:pPr>
              <w:pStyle w:val="EngHang"/>
            </w:pPr>
            <w:r>
              <w:t>Eve and Adam, our father,</w:t>
            </w:r>
          </w:p>
          <w:p w14:paraId="3450F8C8" w14:textId="77777777" w:rsidR="00356D1B" w:rsidRDefault="00356D1B" w:rsidP="00356D1B">
            <w:pPr>
              <w:pStyle w:val="EngHang"/>
            </w:pPr>
            <w:r>
              <w:t>Wept for Paradise.</w:t>
            </w:r>
          </w:p>
          <w:p w14:paraId="2164CFE6" w14:textId="77777777" w:rsidR="00356D1B" w:rsidRDefault="00356D1B" w:rsidP="00356D1B">
            <w:pPr>
              <w:pStyle w:val="EngHang"/>
            </w:pPr>
            <w:r>
              <w:t>Through prayer and fasting,</w:t>
            </w:r>
          </w:p>
          <w:p w14:paraId="338869B8" w14:textId="77777777" w:rsidR="00356D1B" w:rsidRDefault="00356D1B" w:rsidP="00356D1B">
            <w:pPr>
              <w:pStyle w:val="EngHangEnd"/>
            </w:pPr>
            <w:r>
              <w:t>The Lover of mankind restored them.</w:t>
            </w:r>
          </w:p>
        </w:tc>
        <w:tc>
          <w:tcPr>
            <w:tcW w:w="288" w:type="dxa"/>
          </w:tcPr>
          <w:p w14:paraId="134C9668" w14:textId="77777777" w:rsidR="00356D1B" w:rsidRDefault="00356D1B" w:rsidP="00356D1B"/>
        </w:tc>
        <w:tc>
          <w:tcPr>
            <w:tcW w:w="288" w:type="dxa"/>
          </w:tcPr>
          <w:p w14:paraId="7C32D018" w14:textId="77777777" w:rsidR="00356D1B" w:rsidRDefault="00356D1B" w:rsidP="00356D1B">
            <w:pPr>
              <w:pStyle w:val="CopticCross"/>
            </w:pPr>
          </w:p>
        </w:tc>
        <w:tc>
          <w:tcPr>
            <w:tcW w:w="3960" w:type="dxa"/>
          </w:tcPr>
          <w:p w14:paraId="44663163" w14:textId="77777777" w:rsidR="00356D1B" w:rsidRDefault="00356D1B" w:rsidP="00356D1B">
            <w:pPr>
              <w:pStyle w:val="CopticVersemulti-line"/>
            </w:pPr>
            <w:r>
              <w:t xml:space="preserve">Ⲍⲱⲏ̀ ⲛⲉⲙ Ⲁⲇⲁⲙ ⲡⲉⲛⲓⲱⲧ: </w:t>
            </w:r>
          </w:p>
          <w:p w14:paraId="1F8188CB" w14:textId="77777777" w:rsidR="00356D1B" w:rsidRDefault="00356D1B" w:rsidP="00356D1B">
            <w:pPr>
              <w:pStyle w:val="CopticVersemulti-line"/>
            </w:pPr>
            <w:r>
              <w:t>ⲉⲑⲃⲉ Ⲡⲓⲡⲁⲣⲁⲇⲓⲥⲟⲥ ⲁⲩⲣⲓⲙⲓ:</w:t>
            </w:r>
          </w:p>
          <w:p w14:paraId="4769A7D1" w14:textId="77777777" w:rsidR="00356D1B" w:rsidRDefault="00356D1B" w:rsidP="00356D1B">
            <w:pPr>
              <w:pStyle w:val="CopticVersemulti-line"/>
            </w:pPr>
            <w:r>
              <w:t>ϩⲓⲧⲉⲛ ⲡⲓⲱ̀ⲗⲏⲗ ⲛⲉⲙ ϯⲛⲏⲥⲧⲓⲁ:</w:t>
            </w:r>
          </w:p>
          <w:p w14:paraId="3B57CF1F" w14:textId="77777777" w:rsidR="00356D1B" w:rsidRDefault="00356D1B" w:rsidP="00356D1B">
            <w:pPr>
              <w:pStyle w:val="CopticHangingVerse"/>
            </w:pPr>
            <w:r>
              <w:t>ⲁϥⲧⲁⲥⲑⲱⲟⲩ ⲛ̀ϫⲉ Ⲡⲓⲙⲁⲓⲣⲱⲙⲓ.</w:t>
            </w:r>
          </w:p>
        </w:tc>
      </w:tr>
      <w:tr w:rsidR="00356D1B" w14:paraId="2737E839" w14:textId="77777777" w:rsidTr="00356D1B">
        <w:trPr>
          <w:cantSplit/>
          <w:jc w:val="center"/>
        </w:trPr>
        <w:tc>
          <w:tcPr>
            <w:tcW w:w="288" w:type="dxa"/>
          </w:tcPr>
          <w:p w14:paraId="6788AFEA" w14:textId="77777777" w:rsidR="00356D1B" w:rsidRDefault="00356D1B" w:rsidP="00356D1B">
            <w:pPr>
              <w:pStyle w:val="CopticCross"/>
            </w:pPr>
            <w:r w:rsidRPr="00FB5ACB">
              <w:t>¿</w:t>
            </w:r>
          </w:p>
        </w:tc>
        <w:tc>
          <w:tcPr>
            <w:tcW w:w="3960" w:type="dxa"/>
          </w:tcPr>
          <w:p w14:paraId="01D198C0" w14:textId="77777777" w:rsidR="00356D1B" w:rsidRDefault="00356D1B" w:rsidP="00356D1B">
            <w:pPr>
              <w:pStyle w:val="EngHang"/>
            </w:pPr>
            <w:r>
              <w:t>Elijah shut the heavens</w:t>
            </w:r>
          </w:p>
          <w:p w14:paraId="60DDB113" w14:textId="77777777" w:rsidR="00356D1B" w:rsidRDefault="00356D1B" w:rsidP="00356D1B">
            <w:pPr>
              <w:pStyle w:val="EngHang"/>
            </w:pPr>
            <w:r>
              <w:t>For three years and six months</w:t>
            </w:r>
          </w:p>
          <w:p w14:paraId="33DF1001" w14:textId="77777777" w:rsidR="00356D1B" w:rsidRDefault="00356D1B" w:rsidP="00356D1B">
            <w:pPr>
              <w:pStyle w:val="EngHang"/>
            </w:pPr>
            <w:r>
              <w:t>Through prayer and fasting;</w:t>
            </w:r>
          </w:p>
          <w:p w14:paraId="0F75C8A3" w14:textId="77777777" w:rsidR="00356D1B" w:rsidRDefault="00356D1B" w:rsidP="00356D1B">
            <w:pPr>
              <w:pStyle w:val="EngHangEnd"/>
            </w:pPr>
            <w:r>
              <w:t>The clouds did not bring rain.</w:t>
            </w:r>
          </w:p>
        </w:tc>
        <w:tc>
          <w:tcPr>
            <w:tcW w:w="288" w:type="dxa"/>
          </w:tcPr>
          <w:p w14:paraId="349ED9A0" w14:textId="77777777" w:rsidR="00356D1B" w:rsidRDefault="00356D1B" w:rsidP="00356D1B"/>
        </w:tc>
        <w:tc>
          <w:tcPr>
            <w:tcW w:w="288" w:type="dxa"/>
          </w:tcPr>
          <w:p w14:paraId="4D0FA2BF" w14:textId="77777777" w:rsidR="00356D1B" w:rsidRDefault="00356D1B" w:rsidP="00356D1B">
            <w:pPr>
              <w:pStyle w:val="CopticCross"/>
            </w:pPr>
            <w:r w:rsidRPr="00FB5ACB">
              <w:t>¿</w:t>
            </w:r>
          </w:p>
        </w:tc>
        <w:tc>
          <w:tcPr>
            <w:tcW w:w="3960" w:type="dxa"/>
          </w:tcPr>
          <w:p w14:paraId="6BE34822" w14:textId="77777777" w:rsidR="00356D1B" w:rsidRDefault="00356D1B" w:rsidP="00356D1B">
            <w:pPr>
              <w:pStyle w:val="CopticVersemulti-line"/>
            </w:pPr>
            <w:r>
              <w:t>Ⲏⲗⲓⲁⲥ ⲁⲁϥⲱ̀ⲑⲁⲙ ⲛ̀ⲧ̀ⲫⲉ:</w:t>
            </w:r>
          </w:p>
          <w:p w14:paraId="09533CE3" w14:textId="77777777" w:rsidR="00356D1B" w:rsidRDefault="00356D1B" w:rsidP="00356D1B">
            <w:pPr>
              <w:pStyle w:val="CopticVersemulti-line"/>
            </w:pPr>
            <w:r>
              <w:t>ⲛ̀ⲥⲟⲟⲩ ⲛ̀ⲁ̀ⲃⲟⲧ ⲛⲉⲙ ϣⲟⲙϯ ⲛ̀ⲣⲟⲙⲡⲓ:</w:t>
            </w:r>
          </w:p>
          <w:p w14:paraId="59537FBE" w14:textId="77777777" w:rsidR="00356D1B" w:rsidRDefault="00356D1B" w:rsidP="00356D1B">
            <w:pPr>
              <w:pStyle w:val="CopticVersemulti-line"/>
            </w:pPr>
            <w:r>
              <w:t>ϩⲓⲧⲉⲛ ⲡⲓⲑ̀ⲗⲏⲗ ⲛⲉⲙ ϯⲛⲏⲥⲧⲓⲁ:</w:t>
            </w:r>
          </w:p>
          <w:p w14:paraId="73588D76" w14:textId="77777777" w:rsidR="00356D1B" w:rsidRDefault="00356D1B" w:rsidP="00356D1B">
            <w:pPr>
              <w:pStyle w:val="CopticHangingVerse"/>
            </w:pPr>
            <w:r>
              <w:t>ⲟⲩⲇⲉ ⲙ</w:t>
            </w:r>
            <w:r>
              <w:rPr>
                <w:rFonts w:ascii="Arial" w:hAnsi="Arial" w:cs="Arial"/>
              </w:rPr>
              <w:t>̀</w:t>
            </w:r>
            <w:r>
              <w:t>ⲡⲟⲩ</w:t>
            </w:r>
            <w:r>
              <w:rPr>
                <w:rFonts w:ascii="Arial" w:hAnsi="Arial" w:cs="Arial"/>
              </w:rPr>
              <w:t>ϩ</w:t>
            </w:r>
            <w:r>
              <w:t>ⲱⲟⲩ ⲛ</w:t>
            </w:r>
            <w:r>
              <w:rPr>
                <w:rFonts w:ascii="Arial" w:hAnsi="Arial" w:cs="Arial"/>
              </w:rPr>
              <w:t>̀ϫ</w:t>
            </w:r>
            <w:r>
              <w:t>ⲉ ⲛⲓ</w:t>
            </w:r>
            <w:r>
              <w:rPr>
                <w:rFonts w:ascii="Arial" w:hAnsi="Arial" w:cs="Arial"/>
              </w:rPr>
              <w:t>ϭ</w:t>
            </w:r>
            <w:r>
              <w:t>ⲏⲡⲓ.</w:t>
            </w:r>
          </w:p>
        </w:tc>
      </w:tr>
      <w:tr w:rsidR="00356D1B" w14:paraId="670CABEA" w14:textId="77777777" w:rsidTr="00356D1B">
        <w:trPr>
          <w:cantSplit/>
          <w:jc w:val="center"/>
        </w:trPr>
        <w:tc>
          <w:tcPr>
            <w:tcW w:w="288" w:type="dxa"/>
          </w:tcPr>
          <w:p w14:paraId="26D48C07" w14:textId="77777777" w:rsidR="00356D1B" w:rsidRDefault="00356D1B" w:rsidP="00356D1B">
            <w:pPr>
              <w:pStyle w:val="CopticCross"/>
            </w:pPr>
            <w:r w:rsidRPr="00FB5ACB">
              <w:t>¿</w:t>
            </w:r>
          </w:p>
        </w:tc>
        <w:tc>
          <w:tcPr>
            <w:tcW w:w="3960" w:type="dxa"/>
          </w:tcPr>
          <w:p w14:paraId="430CC0A9" w14:textId="77777777" w:rsidR="00356D1B" w:rsidRDefault="00356D1B" w:rsidP="00356D1B">
            <w:pPr>
              <w:pStyle w:val="EngHang"/>
            </w:pPr>
            <w:r>
              <w:t>The sacrifice of Abraham, our father</w:t>
            </w:r>
          </w:p>
          <w:p w14:paraId="5B47DE3F" w14:textId="77777777" w:rsidR="00356D1B" w:rsidRDefault="00356D1B" w:rsidP="00356D1B">
            <w:pPr>
              <w:pStyle w:val="EngHang"/>
            </w:pPr>
            <w:r>
              <w:t>Was accepted by God, our Master,</w:t>
            </w:r>
          </w:p>
          <w:p w14:paraId="6F260255" w14:textId="77777777" w:rsidR="00356D1B" w:rsidRDefault="00356D1B" w:rsidP="00356D1B">
            <w:pPr>
              <w:pStyle w:val="EngHang"/>
            </w:pPr>
            <w:r>
              <w:t>Through prayer and fasting;</w:t>
            </w:r>
          </w:p>
          <w:p w14:paraId="203462DA" w14:textId="77777777" w:rsidR="00356D1B" w:rsidRDefault="00356D1B" w:rsidP="00356D1B">
            <w:pPr>
              <w:pStyle w:val="EngHangEnd"/>
            </w:pPr>
            <w:r>
              <w:t>He made him a patriarch.</w:t>
            </w:r>
          </w:p>
        </w:tc>
        <w:tc>
          <w:tcPr>
            <w:tcW w:w="288" w:type="dxa"/>
          </w:tcPr>
          <w:p w14:paraId="14C1154C" w14:textId="77777777" w:rsidR="00356D1B" w:rsidRDefault="00356D1B" w:rsidP="00356D1B"/>
        </w:tc>
        <w:tc>
          <w:tcPr>
            <w:tcW w:w="288" w:type="dxa"/>
          </w:tcPr>
          <w:p w14:paraId="4E5ABEC1" w14:textId="77777777" w:rsidR="00356D1B" w:rsidRDefault="00356D1B" w:rsidP="00356D1B">
            <w:pPr>
              <w:pStyle w:val="CopticCross"/>
            </w:pPr>
            <w:r w:rsidRPr="00FB5ACB">
              <w:t>¿</w:t>
            </w:r>
          </w:p>
        </w:tc>
        <w:tc>
          <w:tcPr>
            <w:tcW w:w="3960" w:type="dxa"/>
          </w:tcPr>
          <w:p w14:paraId="0A54CA28" w14:textId="77777777" w:rsidR="00356D1B" w:rsidRDefault="00356D1B" w:rsidP="00356D1B">
            <w:pPr>
              <w:pStyle w:val="CopticVersemulti-line"/>
            </w:pPr>
            <w:r>
              <w:t>Ⲑⲩⲥⲓⲁ ⲙ̀ⲡⲉⲛⲓⲱⲧ Ⲁⲃⲣⲁⲁⲙ:</w:t>
            </w:r>
          </w:p>
          <w:p w14:paraId="71DC246A" w14:textId="77777777" w:rsidR="00356D1B" w:rsidRDefault="00356D1B" w:rsidP="00356D1B">
            <w:pPr>
              <w:pStyle w:val="CopticVersemulti-line"/>
            </w:pPr>
            <w:r>
              <w:t>ⲁϥⲱⲟⲡⲥ ⲛ̀ϫⲉ Ⲫⲛⲟⲩϯ Ⲡⲓⲇⲉⲥⲡⲟⲧⲏⲥ:</w:t>
            </w:r>
          </w:p>
          <w:p w14:paraId="256DE614" w14:textId="77777777" w:rsidR="00356D1B" w:rsidRDefault="00356D1B" w:rsidP="00356D1B">
            <w:pPr>
              <w:pStyle w:val="CopticVersemulti-line"/>
            </w:pPr>
            <w:r>
              <w:t>ϩⲓⲧⲉⲛ ⲡⲓϣ̀ⲗⲏⲗ ⲛⲉⲙ ϯⲛⲉⲥⲧⲓⲁ:</w:t>
            </w:r>
          </w:p>
          <w:p w14:paraId="04205294" w14:textId="77777777" w:rsidR="00356D1B" w:rsidRPr="005130A7" w:rsidRDefault="00356D1B" w:rsidP="00356D1B">
            <w:pPr>
              <w:pStyle w:val="CopticHangingVerse"/>
            </w:pPr>
            <w:r>
              <w:t>ⲟⲩⲟϩ ⲁⲫⲁⲓⲫ ⲙ̀ⲡⲁⲧⲣⲓⲁⲣⲭⲏⲥ.</w:t>
            </w:r>
          </w:p>
        </w:tc>
      </w:tr>
      <w:tr w:rsidR="00356D1B" w14:paraId="2954B682" w14:textId="77777777" w:rsidTr="00356D1B">
        <w:trPr>
          <w:cantSplit/>
          <w:jc w:val="center"/>
        </w:trPr>
        <w:tc>
          <w:tcPr>
            <w:tcW w:w="288" w:type="dxa"/>
          </w:tcPr>
          <w:p w14:paraId="6C2C1A07" w14:textId="77777777" w:rsidR="00356D1B" w:rsidRDefault="00356D1B" w:rsidP="00356D1B">
            <w:pPr>
              <w:pStyle w:val="CopticCross"/>
            </w:pPr>
          </w:p>
        </w:tc>
        <w:tc>
          <w:tcPr>
            <w:tcW w:w="3960" w:type="dxa"/>
          </w:tcPr>
          <w:p w14:paraId="72EF7F91" w14:textId="77777777" w:rsidR="00356D1B" w:rsidRDefault="00356D1B" w:rsidP="00356D1B">
            <w:pPr>
              <w:pStyle w:val="EngHang"/>
            </w:pPr>
            <w:r>
              <w:t>Isaac was bound by his father,</w:t>
            </w:r>
          </w:p>
          <w:p w14:paraId="68FDD5C9" w14:textId="77777777" w:rsidR="00356D1B" w:rsidRDefault="00356D1B" w:rsidP="00356D1B">
            <w:pPr>
              <w:pStyle w:val="EngHang"/>
            </w:pPr>
            <w:r>
              <w:t>To be offered as an acceptable sacrifice.</w:t>
            </w:r>
          </w:p>
          <w:p w14:paraId="6CFF6073" w14:textId="77777777" w:rsidR="00356D1B" w:rsidRDefault="00356D1B" w:rsidP="00356D1B">
            <w:pPr>
              <w:pStyle w:val="EngHang"/>
            </w:pPr>
            <w:r>
              <w:t>Through prayer and fasting,</w:t>
            </w:r>
          </w:p>
          <w:p w14:paraId="1C241337" w14:textId="77777777" w:rsidR="00356D1B" w:rsidRDefault="00356D1B" w:rsidP="00356D1B">
            <w:pPr>
              <w:pStyle w:val="EngHangEnd"/>
            </w:pPr>
            <w:r>
              <w:t>A ram replaced him.</w:t>
            </w:r>
          </w:p>
        </w:tc>
        <w:tc>
          <w:tcPr>
            <w:tcW w:w="288" w:type="dxa"/>
          </w:tcPr>
          <w:p w14:paraId="2F01ED23" w14:textId="77777777" w:rsidR="00356D1B" w:rsidRDefault="00356D1B" w:rsidP="00356D1B"/>
        </w:tc>
        <w:tc>
          <w:tcPr>
            <w:tcW w:w="288" w:type="dxa"/>
          </w:tcPr>
          <w:p w14:paraId="77F32E7B" w14:textId="77777777" w:rsidR="00356D1B" w:rsidRDefault="00356D1B" w:rsidP="00356D1B">
            <w:pPr>
              <w:pStyle w:val="CopticCross"/>
            </w:pPr>
          </w:p>
        </w:tc>
        <w:tc>
          <w:tcPr>
            <w:tcW w:w="3960" w:type="dxa"/>
          </w:tcPr>
          <w:p w14:paraId="474B0B8F" w14:textId="77777777" w:rsidR="00356D1B" w:rsidRDefault="00356D1B" w:rsidP="00356D1B">
            <w:pPr>
              <w:pStyle w:val="CopticVersemulti-line"/>
            </w:pPr>
            <w:r>
              <w:t>Ⲓⲥⲁⲁⲕ ⲁϥⲥⲟⲛϩϥ ⲛ̀ϫⲉ ⲡⲉϥⲓⲱⲧ:</w:t>
            </w:r>
          </w:p>
          <w:p w14:paraId="250755ED" w14:textId="77777777" w:rsidR="00356D1B" w:rsidRDefault="00356D1B" w:rsidP="00356D1B">
            <w:pPr>
              <w:pStyle w:val="CopticVersemulti-line"/>
            </w:pPr>
            <w:r>
              <w:t>ⲉⲑⲣⲉϥⲉⲛϥ ⲛ̀ⲟⲩⲑⲩⲥⲓⲁ ⲉⲥϣⲏⲡ:</w:t>
            </w:r>
          </w:p>
          <w:p w14:paraId="25782AEF" w14:textId="77777777" w:rsidR="00356D1B" w:rsidRDefault="00356D1B" w:rsidP="00356D1B">
            <w:pPr>
              <w:pStyle w:val="CopticVersemulti-line"/>
            </w:pPr>
            <w:r>
              <w:t>ϩⲓⲧⲉⲛ ⲡⲓϣ̀ⲗⲏⲗ ⲛⲉⲙ ϯⲛⲏⲥⲧⲓⲁ:</w:t>
            </w:r>
          </w:p>
          <w:p w14:paraId="0E13D165" w14:textId="77777777" w:rsidR="00356D1B" w:rsidRPr="005130A7" w:rsidRDefault="00356D1B" w:rsidP="00356D1B">
            <w:pPr>
              <w:pStyle w:val="CopticHangingVerse"/>
            </w:pPr>
            <w:r>
              <w:t>ⲁⲩϯϣⲉⲃⲓⲱ ⲛⲁϥ ⲙ̀ⲡⲓϩⲓⲏⲃ.</w:t>
            </w:r>
          </w:p>
        </w:tc>
      </w:tr>
      <w:tr w:rsidR="00356D1B" w14:paraId="38D6F955" w14:textId="77777777" w:rsidTr="00356D1B">
        <w:trPr>
          <w:cantSplit/>
          <w:jc w:val="center"/>
        </w:trPr>
        <w:tc>
          <w:tcPr>
            <w:tcW w:w="288" w:type="dxa"/>
          </w:tcPr>
          <w:p w14:paraId="31EA5026" w14:textId="77777777" w:rsidR="00356D1B" w:rsidRDefault="00356D1B" w:rsidP="00356D1B">
            <w:pPr>
              <w:pStyle w:val="CopticCross"/>
            </w:pPr>
          </w:p>
        </w:tc>
        <w:tc>
          <w:tcPr>
            <w:tcW w:w="3960" w:type="dxa"/>
          </w:tcPr>
          <w:p w14:paraId="0511A11E" w14:textId="77777777" w:rsidR="00356D1B" w:rsidRDefault="00356D1B" w:rsidP="00356D1B">
            <w:pPr>
              <w:pStyle w:val="EngHang"/>
            </w:pPr>
            <w:r>
              <w:t>Jacob Israel also,</w:t>
            </w:r>
          </w:p>
          <w:p w14:paraId="105EB12D" w14:textId="77777777" w:rsidR="00356D1B" w:rsidRDefault="00356D1B" w:rsidP="00356D1B">
            <w:pPr>
              <w:pStyle w:val="EngHang"/>
            </w:pPr>
            <w:r>
              <w:t>Because of his truthful intentions, and</w:t>
            </w:r>
          </w:p>
          <w:p w14:paraId="1BBFC472" w14:textId="77777777" w:rsidR="00356D1B" w:rsidRDefault="00356D1B" w:rsidP="00356D1B">
            <w:pPr>
              <w:pStyle w:val="EngHang"/>
            </w:pPr>
            <w:r>
              <w:t>Through prayer and fasting,</w:t>
            </w:r>
          </w:p>
          <w:p w14:paraId="26E00CA0" w14:textId="77777777" w:rsidR="00356D1B" w:rsidRDefault="00356D1B" w:rsidP="00356D1B">
            <w:pPr>
              <w:pStyle w:val="EngHangEnd"/>
            </w:pPr>
            <w:r>
              <w:t>Received his father's blessing.</w:t>
            </w:r>
          </w:p>
        </w:tc>
        <w:tc>
          <w:tcPr>
            <w:tcW w:w="288" w:type="dxa"/>
          </w:tcPr>
          <w:p w14:paraId="7C512D57" w14:textId="77777777" w:rsidR="00356D1B" w:rsidRDefault="00356D1B" w:rsidP="00356D1B"/>
        </w:tc>
        <w:tc>
          <w:tcPr>
            <w:tcW w:w="288" w:type="dxa"/>
          </w:tcPr>
          <w:p w14:paraId="51454CEE" w14:textId="77777777" w:rsidR="00356D1B" w:rsidRDefault="00356D1B" w:rsidP="00356D1B">
            <w:pPr>
              <w:pStyle w:val="CopticCross"/>
            </w:pPr>
          </w:p>
        </w:tc>
        <w:tc>
          <w:tcPr>
            <w:tcW w:w="3960" w:type="dxa"/>
          </w:tcPr>
          <w:p w14:paraId="6AA516B5" w14:textId="77777777" w:rsidR="00356D1B" w:rsidRDefault="00356D1B" w:rsidP="00356D1B">
            <w:pPr>
              <w:pStyle w:val="CopticVersemulti-line"/>
            </w:pPr>
            <w:r>
              <w:t xml:space="preserve">Ⲕⲉ ⲡⲁⲗⲓⲛ Ⲓⲁⲕⲱⲃ Ⲡⲓⲥ̀ⲣⲁⲏⲗ: </w:t>
            </w:r>
          </w:p>
          <w:p w14:paraId="5A650C32" w14:textId="77777777" w:rsidR="00356D1B" w:rsidRDefault="00356D1B" w:rsidP="00356D1B">
            <w:pPr>
              <w:pStyle w:val="CopticVersemulti-line"/>
            </w:pPr>
            <w:r>
              <w:t>ⲉⲑⲃⲉ ⲛⲉϥⲙⲉⲩⲓ ⲛ̀ⲧⲉⲛϩⲟⲧ:</w:t>
            </w:r>
          </w:p>
          <w:p w14:paraId="7191D053" w14:textId="77777777" w:rsidR="00356D1B" w:rsidRDefault="00356D1B" w:rsidP="00356D1B">
            <w:pPr>
              <w:pStyle w:val="CopticVersemulti-line"/>
            </w:pPr>
            <w:r>
              <w:t>ⲏⲓⲧⲉⲛ ⲡⲓϣ̀ⲗⲏⲗ ⲛⲉⲙ ϯⲛⲏⲥⲧⲓⲁ:</w:t>
            </w:r>
          </w:p>
          <w:p w14:paraId="01F1EB27" w14:textId="77777777" w:rsidR="00356D1B" w:rsidRPr="005130A7" w:rsidRDefault="00356D1B" w:rsidP="00356D1B">
            <w:pPr>
              <w:pStyle w:val="CopticHangingVerse"/>
            </w:pPr>
            <w:r>
              <w:t xml:space="preserve"> ⲁⲫϭⲓ ⲛ̀ⲟⲩⲥ̀ⲙⲟⲩ ϧⲉⲛ ⲡⲉϥⲓⲱⲧ.</w:t>
            </w:r>
          </w:p>
        </w:tc>
      </w:tr>
      <w:tr w:rsidR="00356D1B" w14:paraId="78197DAD" w14:textId="77777777" w:rsidTr="00356D1B">
        <w:trPr>
          <w:cantSplit/>
          <w:jc w:val="center"/>
        </w:trPr>
        <w:tc>
          <w:tcPr>
            <w:tcW w:w="288" w:type="dxa"/>
          </w:tcPr>
          <w:p w14:paraId="2A27F445" w14:textId="77777777" w:rsidR="00356D1B" w:rsidRDefault="00356D1B" w:rsidP="00356D1B">
            <w:pPr>
              <w:pStyle w:val="CopticCross"/>
            </w:pPr>
            <w:r w:rsidRPr="00FB5ACB">
              <w:t>¿</w:t>
            </w:r>
          </w:p>
        </w:tc>
        <w:tc>
          <w:tcPr>
            <w:tcW w:w="3960" w:type="dxa"/>
          </w:tcPr>
          <w:p w14:paraId="59D2C2FF" w14:textId="77777777" w:rsidR="00356D1B" w:rsidRDefault="00356D1B" w:rsidP="00356D1B">
            <w:pPr>
              <w:pStyle w:val="EngHang"/>
            </w:pPr>
            <w:r>
              <w:t>The righteous Lot was worthy</w:t>
            </w:r>
          </w:p>
          <w:p w14:paraId="058F98DE" w14:textId="77777777" w:rsidR="00356D1B" w:rsidRDefault="00356D1B" w:rsidP="00356D1B">
            <w:pPr>
              <w:pStyle w:val="EngHang"/>
            </w:pPr>
            <w:r>
              <w:t>To receive the angels,</w:t>
            </w:r>
          </w:p>
          <w:p w14:paraId="70E82329" w14:textId="77777777" w:rsidR="00356D1B" w:rsidRDefault="00356D1B" w:rsidP="00356D1B">
            <w:pPr>
              <w:pStyle w:val="EngHang"/>
            </w:pPr>
            <w:r>
              <w:t>Through prayer and fasting;</w:t>
            </w:r>
          </w:p>
          <w:p w14:paraId="1499C3AC" w14:textId="77777777" w:rsidR="00356D1B" w:rsidRDefault="00356D1B" w:rsidP="00356D1B">
            <w:pPr>
              <w:pStyle w:val="EngHangEnd"/>
            </w:pPr>
            <w:r>
              <w:t>He was saved from trouble.</w:t>
            </w:r>
          </w:p>
        </w:tc>
        <w:tc>
          <w:tcPr>
            <w:tcW w:w="288" w:type="dxa"/>
          </w:tcPr>
          <w:p w14:paraId="69F466FD" w14:textId="77777777" w:rsidR="00356D1B" w:rsidRDefault="00356D1B" w:rsidP="00356D1B"/>
        </w:tc>
        <w:tc>
          <w:tcPr>
            <w:tcW w:w="288" w:type="dxa"/>
          </w:tcPr>
          <w:p w14:paraId="601FD904" w14:textId="77777777" w:rsidR="00356D1B" w:rsidRDefault="00356D1B" w:rsidP="00356D1B">
            <w:pPr>
              <w:pStyle w:val="CopticCross"/>
            </w:pPr>
            <w:r w:rsidRPr="00FB5ACB">
              <w:t>¿</w:t>
            </w:r>
          </w:p>
        </w:tc>
        <w:tc>
          <w:tcPr>
            <w:tcW w:w="3960" w:type="dxa"/>
          </w:tcPr>
          <w:p w14:paraId="40D557E1" w14:textId="77777777" w:rsidR="00356D1B" w:rsidRDefault="00356D1B" w:rsidP="00356D1B">
            <w:pPr>
              <w:pStyle w:val="CopticVersemulti-line"/>
            </w:pPr>
            <w:r>
              <w:t>ⲗⲱⲧ ⲡⲓⲑ̀ⲙⲏⲓ ⲁϥⲉⲣⲡ̀ⲉⲙⲡ̀ϣⲁ:</w:t>
            </w:r>
          </w:p>
          <w:p w14:paraId="53991C04" w14:textId="77777777" w:rsidR="00356D1B" w:rsidRDefault="00356D1B" w:rsidP="00356D1B">
            <w:pPr>
              <w:pStyle w:val="CopticVersemulti-line"/>
            </w:pPr>
            <w:r>
              <w:t>ⲉⲑⲣⲟⲩⲓ̀ ϣⲁⲣⲟϥ ⲛ̀ϫⲉ ⲛⲓⲁⲅⲅⲉⲗⲟⲥ:</w:t>
            </w:r>
          </w:p>
          <w:p w14:paraId="33D4B805" w14:textId="77777777" w:rsidR="00356D1B" w:rsidRDefault="00356D1B" w:rsidP="00356D1B">
            <w:pPr>
              <w:pStyle w:val="CopticVersemulti-line"/>
            </w:pPr>
            <w:r>
              <w:t>ϩⲓⲧⲉⲛ ⲡⲓϣ̀ⲗⲏⲗ ⲛⲉⲙ ϯⲛⲏⲥⲧⲓⲁ:</w:t>
            </w:r>
          </w:p>
          <w:p w14:paraId="02A4673F" w14:textId="77777777" w:rsidR="00356D1B" w:rsidRPr="005130A7" w:rsidRDefault="00356D1B" w:rsidP="00356D1B">
            <w:pPr>
              <w:pStyle w:val="CopticHangingVerse"/>
            </w:pPr>
            <w:r>
              <w:t>ⲁϥⲛⲟϩⲉⲙ ⲉ̀ⲃⲟⲗ ϩⲁ ⲡⲓⲕⲯⲛⲇⲓⲛⲟⲥ.</w:t>
            </w:r>
          </w:p>
        </w:tc>
      </w:tr>
      <w:tr w:rsidR="00356D1B" w14:paraId="6A913A1C" w14:textId="77777777" w:rsidTr="00356D1B">
        <w:trPr>
          <w:cantSplit/>
          <w:jc w:val="center"/>
        </w:trPr>
        <w:tc>
          <w:tcPr>
            <w:tcW w:w="288" w:type="dxa"/>
          </w:tcPr>
          <w:p w14:paraId="04F752FC" w14:textId="77777777" w:rsidR="00356D1B" w:rsidRDefault="00356D1B" w:rsidP="00356D1B">
            <w:pPr>
              <w:pStyle w:val="CopticCross"/>
            </w:pPr>
            <w:r w:rsidRPr="00FB5ACB">
              <w:t>¿</w:t>
            </w:r>
          </w:p>
        </w:tc>
        <w:tc>
          <w:tcPr>
            <w:tcW w:w="3960" w:type="dxa"/>
          </w:tcPr>
          <w:p w14:paraId="1F373EC7" w14:textId="77777777" w:rsidR="00356D1B" w:rsidRDefault="00356D1B" w:rsidP="00356D1B">
            <w:pPr>
              <w:pStyle w:val="EngHang"/>
            </w:pPr>
            <w:r>
              <w:t>Moses received the two tablets,</w:t>
            </w:r>
          </w:p>
          <w:p w14:paraId="257018BC" w14:textId="77777777" w:rsidR="00356D1B" w:rsidRDefault="00356D1B" w:rsidP="00356D1B">
            <w:pPr>
              <w:pStyle w:val="EngHang"/>
            </w:pPr>
            <w:r>
              <w:t>And placed them in the Tabernacle,</w:t>
            </w:r>
          </w:p>
          <w:p w14:paraId="58719FDD" w14:textId="77777777" w:rsidR="00356D1B" w:rsidRDefault="00356D1B" w:rsidP="00356D1B">
            <w:pPr>
              <w:pStyle w:val="EngHang"/>
            </w:pPr>
            <w:r>
              <w:t>Through prayer and fasting.</w:t>
            </w:r>
          </w:p>
          <w:p w14:paraId="1A0ECAA3" w14:textId="77777777" w:rsidR="00356D1B" w:rsidRDefault="00356D1B" w:rsidP="00356D1B">
            <w:pPr>
              <w:pStyle w:val="EngHangEnd"/>
            </w:pPr>
            <w:r>
              <w:t>He struck the Red Sea and it parted.</w:t>
            </w:r>
          </w:p>
        </w:tc>
        <w:tc>
          <w:tcPr>
            <w:tcW w:w="288" w:type="dxa"/>
          </w:tcPr>
          <w:p w14:paraId="44809187" w14:textId="77777777" w:rsidR="00356D1B" w:rsidRDefault="00356D1B" w:rsidP="00356D1B"/>
        </w:tc>
        <w:tc>
          <w:tcPr>
            <w:tcW w:w="288" w:type="dxa"/>
          </w:tcPr>
          <w:p w14:paraId="135BB85F" w14:textId="77777777" w:rsidR="00356D1B" w:rsidRDefault="00356D1B" w:rsidP="00356D1B">
            <w:pPr>
              <w:pStyle w:val="CopticCross"/>
            </w:pPr>
            <w:r w:rsidRPr="00FB5ACB">
              <w:t>¿</w:t>
            </w:r>
          </w:p>
        </w:tc>
        <w:tc>
          <w:tcPr>
            <w:tcW w:w="3960" w:type="dxa"/>
          </w:tcPr>
          <w:p w14:paraId="40BCBD33" w14:textId="77777777" w:rsidR="00356D1B" w:rsidRDefault="00356D1B" w:rsidP="00356D1B">
            <w:pPr>
              <w:pStyle w:val="CopticVersemulti-line"/>
            </w:pPr>
            <w:r>
              <w:t>Ⲙⲱⲩ̀ⲥⲏⲥ ⲁϥϭⲓ ⲛ̀ϯⲡ̀ⲁⲗⲁⲝ ⲥ̀ⲛⲟⲩϯ:</w:t>
            </w:r>
          </w:p>
          <w:p w14:paraId="23B31935" w14:textId="77777777" w:rsidR="00356D1B" w:rsidRDefault="00356D1B" w:rsidP="00356D1B">
            <w:pPr>
              <w:pStyle w:val="CopticVersemulti-line"/>
            </w:pPr>
            <w:r>
              <w:t>Ϧⲉⲛ ϯⲥ̀ⲕⲏⲛⲏ ⲟⲩⲟϩ ⲁϥⲭⲁⲩ:</w:t>
            </w:r>
          </w:p>
          <w:p w14:paraId="28DACB44" w14:textId="77777777" w:rsidR="00356D1B" w:rsidRDefault="00356D1B" w:rsidP="00356D1B">
            <w:pPr>
              <w:pStyle w:val="CopticVersemulti-line"/>
            </w:pPr>
            <w:r>
              <w:t>Ϩⲓⲧⲉⲛ ⲡⲓϣ̀ⲗⲏⲗ ⲛⲉⲙ ϯⲛⲏⲥⲧⲓⲁ:</w:t>
            </w:r>
          </w:p>
          <w:p w14:paraId="6CB4AE57" w14:textId="77777777" w:rsidR="00356D1B" w:rsidRPr="005130A7" w:rsidRDefault="00356D1B" w:rsidP="00356D1B">
            <w:pPr>
              <w:pStyle w:val="CopticHangingVerse"/>
            </w:pPr>
            <w:r>
              <w:t>ⲁϥϣⲁⲣⲓ ⲉ̀ⲫ̀ⲓⲟⲙ ⲁϥⲉⲣⲥ̀ⲛⲁⲩ.</w:t>
            </w:r>
          </w:p>
        </w:tc>
      </w:tr>
      <w:tr w:rsidR="00356D1B" w14:paraId="27D1220F" w14:textId="77777777" w:rsidTr="00356D1B">
        <w:trPr>
          <w:cantSplit/>
          <w:jc w:val="center"/>
        </w:trPr>
        <w:tc>
          <w:tcPr>
            <w:tcW w:w="288" w:type="dxa"/>
          </w:tcPr>
          <w:p w14:paraId="606F43C6" w14:textId="77777777" w:rsidR="00356D1B" w:rsidRDefault="00356D1B" w:rsidP="00356D1B">
            <w:pPr>
              <w:pStyle w:val="CopticCross"/>
            </w:pPr>
          </w:p>
        </w:tc>
        <w:tc>
          <w:tcPr>
            <w:tcW w:w="3960" w:type="dxa"/>
          </w:tcPr>
          <w:p w14:paraId="2787E995" w14:textId="77777777" w:rsidR="00356D1B" w:rsidRDefault="00356D1B" w:rsidP="00356D1B">
            <w:pPr>
              <w:pStyle w:val="EngHang"/>
            </w:pPr>
            <w:r>
              <w:t>God directed the righteous Noah</w:t>
            </w:r>
          </w:p>
          <w:p w14:paraId="2418CD20" w14:textId="77777777" w:rsidR="00356D1B" w:rsidRDefault="00356D1B" w:rsidP="00356D1B">
            <w:pPr>
              <w:pStyle w:val="EngHang"/>
            </w:pPr>
            <w:r>
              <w:t>To build the Ark.</w:t>
            </w:r>
          </w:p>
          <w:p w14:paraId="66820FDA" w14:textId="77777777" w:rsidR="00356D1B" w:rsidRDefault="00356D1B" w:rsidP="00356D1B">
            <w:pPr>
              <w:pStyle w:val="EngHang"/>
            </w:pPr>
            <w:r>
              <w:t>Through prayer and fasting,</w:t>
            </w:r>
          </w:p>
          <w:p w14:paraId="26A7061F" w14:textId="77777777" w:rsidR="00356D1B" w:rsidRDefault="00356D1B" w:rsidP="00356D1B">
            <w:pPr>
              <w:pStyle w:val="EngHangEnd"/>
            </w:pPr>
            <w:r>
              <w:t>He was saved from the flood.</w:t>
            </w:r>
          </w:p>
        </w:tc>
        <w:tc>
          <w:tcPr>
            <w:tcW w:w="288" w:type="dxa"/>
          </w:tcPr>
          <w:p w14:paraId="70A2AAA0" w14:textId="77777777" w:rsidR="00356D1B" w:rsidRDefault="00356D1B" w:rsidP="00356D1B"/>
        </w:tc>
        <w:tc>
          <w:tcPr>
            <w:tcW w:w="288" w:type="dxa"/>
          </w:tcPr>
          <w:p w14:paraId="2B78B463" w14:textId="77777777" w:rsidR="00356D1B" w:rsidRDefault="00356D1B" w:rsidP="00356D1B">
            <w:pPr>
              <w:pStyle w:val="CopticCross"/>
            </w:pPr>
          </w:p>
        </w:tc>
        <w:tc>
          <w:tcPr>
            <w:tcW w:w="3960" w:type="dxa"/>
          </w:tcPr>
          <w:p w14:paraId="50AD01F8" w14:textId="77777777" w:rsidR="00356D1B" w:rsidRDefault="00356D1B" w:rsidP="00356D1B">
            <w:pPr>
              <w:pStyle w:val="CopticVersemulti-line"/>
            </w:pPr>
            <w:r>
              <w:t>Ⲛⲱⲉ̀ ⲡⲓⲑ̀ⲙⲏⲓ ⲁϥϭⲱⲣⲉⲙ ⲛⲁϥ:</w:t>
            </w:r>
          </w:p>
          <w:p w14:paraId="1831764A" w14:textId="77777777" w:rsidR="00356D1B" w:rsidRDefault="00356D1B" w:rsidP="00356D1B">
            <w:pPr>
              <w:pStyle w:val="CopticVersemulti-line"/>
            </w:pPr>
            <w:r>
              <w:t>ⲛ̀ϫⲉ Ⲫⲛⲟⲩϯ ϧⲉⲛ ϯⲕⲓⲃⲱⲧⲟⲥ:</w:t>
            </w:r>
          </w:p>
          <w:p w14:paraId="3C93BDA4" w14:textId="77777777" w:rsidR="00356D1B" w:rsidRDefault="00356D1B" w:rsidP="00356D1B">
            <w:pPr>
              <w:pStyle w:val="CopticVersemulti-line"/>
            </w:pPr>
            <w:r>
              <w:t>ϩⲓⲧⲉⲛ ⲡⲓϣ̀ⲗⲏⲗ ⲛⲉⲙ ϯⲛⲉⲥⲧⲓⲁ:</w:t>
            </w:r>
          </w:p>
          <w:p w14:paraId="0ADEFE5E" w14:textId="77777777" w:rsidR="00356D1B" w:rsidRPr="005130A7" w:rsidRDefault="00356D1B" w:rsidP="00356D1B">
            <w:pPr>
              <w:pStyle w:val="CopticHangingVerse"/>
            </w:pPr>
            <w:r>
              <w:t>ⲁϥⲛⲟϩⲉⲙ ⲉ̀ϣⲟⲗ ϩⲁ ⲡⲓⲕⲁⲧⲁⲗⲩⲥⲙⲟⲥ.</w:t>
            </w:r>
          </w:p>
        </w:tc>
      </w:tr>
      <w:tr w:rsidR="00356D1B" w14:paraId="12C032FE" w14:textId="77777777" w:rsidTr="00356D1B">
        <w:trPr>
          <w:cantSplit/>
          <w:jc w:val="center"/>
        </w:trPr>
        <w:tc>
          <w:tcPr>
            <w:tcW w:w="288" w:type="dxa"/>
          </w:tcPr>
          <w:p w14:paraId="1D145EFC" w14:textId="77777777" w:rsidR="00356D1B" w:rsidRDefault="00356D1B" w:rsidP="00356D1B">
            <w:pPr>
              <w:pStyle w:val="CopticCross"/>
            </w:pPr>
          </w:p>
        </w:tc>
        <w:tc>
          <w:tcPr>
            <w:tcW w:w="3960" w:type="dxa"/>
          </w:tcPr>
          <w:p w14:paraId="318CB29A" w14:textId="77777777" w:rsidR="00356D1B" w:rsidRDefault="00356D1B" w:rsidP="00356D1B">
            <w:pPr>
              <w:pStyle w:val="EngHang"/>
            </w:pPr>
            <w:r>
              <w:t>God removed His wrath</w:t>
            </w:r>
          </w:p>
          <w:p w14:paraId="7DAC9B9A" w14:textId="77777777" w:rsidR="00356D1B" w:rsidRDefault="00356D1B" w:rsidP="00356D1B">
            <w:pPr>
              <w:pStyle w:val="EngHang"/>
            </w:pPr>
            <w:r>
              <w:t>From the Ninevites,</w:t>
            </w:r>
          </w:p>
          <w:p w14:paraId="61DA6518" w14:textId="77777777" w:rsidR="00356D1B" w:rsidRDefault="00356D1B" w:rsidP="00356D1B">
            <w:pPr>
              <w:pStyle w:val="EngHang"/>
            </w:pPr>
            <w:r>
              <w:t>Through Prayer and fasting,</w:t>
            </w:r>
          </w:p>
          <w:p w14:paraId="12653731" w14:textId="77777777" w:rsidR="00356D1B" w:rsidRDefault="00356D1B" w:rsidP="00356D1B">
            <w:pPr>
              <w:pStyle w:val="EngHangEnd"/>
            </w:pPr>
            <w:r>
              <w:t>He forgave their evil deeds.</w:t>
            </w:r>
          </w:p>
        </w:tc>
        <w:tc>
          <w:tcPr>
            <w:tcW w:w="288" w:type="dxa"/>
          </w:tcPr>
          <w:p w14:paraId="500314BD" w14:textId="77777777" w:rsidR="00356D1B" w:rsidRDefault="00356D1B" w:rsidP="00356D1B"/>
        </w:tc>
        <w:tc>
          <w:tcPr>
            <w:tcW w:w="288" w:type="dxa"/>
          </w:tcPr>
          <w:p w14:paraId="213F6A82" w14:textId="77777777" w:rsidR="00356D1B" w:rsidRDefault="00356D1B" w:rsidP="00356D1B">
            <w:pPr>
              <w:pStyle w:val="CopticCross"/>
            </w:pPr>
          </w:p>
        </w:tc>
        <w:tc>
          <w:tcPr>
            <w:tcW w:w="3960" w:type="dxa"/>
          </w:tcPr>
          <w:p w14:paraId="18E5BA85" w14:textId="77777777" w:rsidR="00356D1B" w:rsidRDefault="00356D1B" w:rsidP="00356D1B">
            <w:pPr>
              <w:pStyle w:val="CopticVersemulti-line"/>
            </w:pPr>
            <w:r>
              <w:t>Ⲝⲁⲡⲓⲛⲁ ⲛⲓⲣⲉⲙⲚⲓⲛⲉⲩⲏ̀:</w:t>
            </w:r>
          </w:p>
          <w:p w14:paraId="40314A1F" w14:textId="77777777" w:rsidR="00356D1B" w:rsidRDefault="00356D1B" w:rsidP="00356D1B">
            <w:pPr>
              <w:pStyle w:val="CopticVersemulti-line"/>
            </w:pPr>
            <w:r>
              <w:t>ⲁ̀ Ⲫⲛⲟⲩϯ ⲧⲁⲥⲑⲟ ⲙ̀ⲡⲉϥϫⲱⲛⲧ ⲉ̀ϫⲱⲟⲩ:</w:t>
            </w:r>
          </w:p>
          <w:p w14:paraId="3DF55DE1" w14:textId="77777777" w:rsidR="00356D1B" w:rsidRDefault="00356D1B" w:rsidP="00356D1B">
            <w:pPr>
              <w:pStyle w:val="CopticVersemulti-line"/>
            </w:pPr>
            <w:r>
              <w:t xml:space="preserve">ϩⲓⲧⲉⲛ ⲡⲓⲃ̀ⲗⲏⲗ ⲛⲉⲙ ϯⲛⲏⲥⲧⲓⲁ: </w:t>
            </w:r>
          </w:p>
          <w:p w14:paraId="091F59AF" w14:textId="77777777" w:rsidR="00356D1B" w:rsidRPr="005130A7" w:rsidRDefault="00356D1B" w:rsidP="00356D1B">
            <w:pPr>
              <w:pStyle w:val="CopticHangingVerse"/>
            </w:pPr>
            <w:r>
              <w:t>ⲁϥⲭⲁ ⲛⲟⲩϩ̀ⲃⲏⲟⲩ̀ ⲛⲱⲟⲩ ⲉⲧϩⲱⲟⲩ.</w:t>
            </w:r>
          </w:p>
        </w:tc>
      </w:tr>
      <w:tr w:rsidR="00356D1B" w14:paraId="4759F0F3" w14:textId="77777777" w:rsidTr="00356D1B">
        <w:trPr>
          <w:cantSplit/>
          <w:jc w:val="center"/>
        </w:trPr>
        <w:tc>
          <w:tcPr>
            <w:tcW w:w="288" w:type="dxa"/>
          </w:tcPr>
          <w:p w14:paraId="7270F863" w14:textId="77777777" w:rsidR="00356D1B" w:rsidRDefault="00356D1B" w:rsidP="00356D1B">
            <w:pPr>
              <w:pStyle w:val="CopticCross"/>
            </w:pPr>
            <w:r w:rsidRPr="00FB5ACB">
              <w:t>¿</w:t>
            </w:r>
          </w:p>
        </w:tc>
        <w:tc>
          <w:tcPr>
            <w:tcW w:w="3960" w:type="dxa"/>
          </w:tcPr>
          <w:p w14:paraId="72F5DE0E" w14:textId="77777777" w:rsidR="00356D1B" w:rsidRDefault="00356D1B" w:rsidP="00356D1B">
            <w:pPr>
              <w:pStyle w:val="EngHang"/>
            </w:pPr>
            <w:r>
              <w:t xml:space="preserve">Truly Jonah was in the belly </w:t>
            </w:r>
          </w:p>
          <w:p w14:paraId="5D54B519" w14:textId="77777777" w:rsidR="00356D1B" w:rsidRDefault="00356D1B" w:rsidP="00356D1B">
            <w:pPr>
              <w:pStyle w:val="EngHang"/>
            </w:pPr>
            <w:r>
              <w:t>Of the whale for three days.</w:t>
            </w:r>
          </w:p>
          <w:p w14:paraId="15B45D39" w14:textId="77777777" w:rsidR="00356D1B" w:rsidRDefault="00356D1B" w:rsidP="00356D1B">
            <w:pPr>
              <w:pStyle w:val="EngHang"/>
            </w:pPr>
            <w:r>
              <w:t>Through prayer and fasting,</w:t>
            </w:r>
          </w:p>
          <w:p w14:paraId="4368FEB7" w14:textId="77777777" w:rsidR="00356D1B" w:rsidRDefault="00356D1B" w:rsidP="00356D1B">
            <w:pPr>
              <w:pStyle w:val="EngHangEnd"/>
            </w:pPr>
            <w:r>
              <w:t>He was thrown on dry land.</w:t>
            </w:r>
          </w:p>
        </w:tc>
        <w:tc>
          <w:tcPr>
            <w:tcW w:w="288" w:type="dxa"/>
          </w:tcPr>
          <w:p w14:paraId="2E00965C" w14:textId="77777777" w:rsidR="00356D1B" w:rsidRDefault="00356D1B" w:rsidP="00356D1B"/>
        </w:tc>
        <w:tc>
          <w:tcPr>
            <w:tcW w:w="288" w:type="dxa"/>
          </w:tcPr>
          <w:p w14:paraId="67952621" w14:textId="77777777" w:rsidR="00356D1B" w:rsidRDefault="00356D1B" w:rsidP="00356D1B">
            <w:pPr>
              <w:pStyle w:val="CopticCross"/>
            </w:pPr>
            <w:r w:rsidRPr="00FB5ACB">
              <w:t>¿</w:t>
            </w:r>
          </w:p>
        </w:tc>
        <w:tc>
          <w:tcPr>
            <w:tcW w:w="3960" w:type="dxa"/>
          </w:tcPr>
          <w:p w14:paraId="5FE4B09B" w14:textId="77777777" w:rsidR="00356D1B" w:rsidRDefault="00356D1B" w:rsidP="00356D1B">
            <w:pPr>
              <w:pStyle w:val="CopticVersemulti-line"/>
            </w:pPr>
            <w:r>
              <w:t>Ⲟⲛⲧⲱⲥ Ⲓⲱⲛⲁ ⲛⲁϥⲭⲏ ϧⲉⲛ ⲑ̀ⲛⲉϫⲓ:</w:t>
            </w:r>
          </w:p>
          <w:p w14:paraId="6358045F" w14:textId="77777777" w:rsidR="00356D1B" w:rsidRDefault="00356D1B" w:rsidP="00356D1B">
            <w:pPr>
              <w:pStyle w:val="CopticVersemulti-line"/>
            </w:pPr>
            <w:r>
              <w:t>ⲙ̀ⲡⲓⲕⲏⲧⲟⲥ ⲛ̀ϣⲟⲙⲧ ⲛ̀ⲉ̀ϩⲟⲟⲩ:</w:t>
            </w:r>
          </w:p>
          <w:p w14:paraId="42AC9717" w14:textId="77777777" w:rsidR="00356D1B" w:rsidRDefault="00356D1B" w:rsidP="00356D1B">
            <w:pPr>
              <w:pStyle w:val="CopticVersemulti-line"/>
            </w:pPr>
            <w:r>
              <w:t>ϩⲓⲧⲉⲛ ⲡⲓϣ̀ⲗⲏⲗ ⲛⲉⲙ ϯⲛⲏⲥⲧⲓⲁ:</w:t>
            </w:r>
          </w:p>
          <w:p w14:paraId="722D1A61" w14:textId="77777777" w:rsidR="00356D1B" w:rsidRPr="005130A7" w:rsidRDefault="00356D1B" w:rsidP="00356D1B">
            <w:pPr>
              <w:pStyle w:val="CopticHangingVerse"/>
            </w:pPr>
            <w:r>
              <w:t>ⲁϥⲥⲓϯ ⲙ̀ⲙⲟϥ ⲉ̀ⲡⲉⲧϣⲟⲩⲱ̀ⲟⲩ.</w:t>
            </w:r>
          </w:p>
        </w:tc>
      </w:tr>
      <w:tr w:rsidR="00356D1B" w14:paraId="5A1B27CE" w14:textId="77777777" w:rsidTr="00356D1B">
        <w:trPr>
          <w:cantSplit/>
          <w:jc w:val="center"/>
        </w:trPr>
        <w:tc>
          <w:tcPr>
            <w:tcW w:w="288" w:type="dxa"/>
          </w:tcPr>
          <w:p w14:paraId="607D81E7" w14:textId="77777777" w:rsidR="00356D1B" w:rsidRDefault="00356D1B" w:rsidP="00356D1B">
            <w:pPr>
              <w:pStyle w:val="CopticCross"/>
            </w:pPr>
            <w:r w:rsidRPr="00FB5ACB">
              <w:t>¿</w:t>
            </w:r>
          </w:p>
        </w:tc>
        <w:tc>
          <w:tcPr>
            <w:tcW w:w="3960" w:type="dxa"/>
          </w:tcPr>
          <w:p w14:paraId="49ED5CC6" w14:textId="77777777" w:rsidR="00356D1B" w:rsidRDefault="00356D1B" w:rsidP="00356D1B">
            <w:pPr>
              <w:pStyle w:val="EngHang"/>
            </w:pPr>
            <w:r>
              <w:t>The three saintly children</w:t>
            </w:r>
          </w:p>
          <w:p w14:paraId="320CFA50" w14:textId="77777777" w:rsidR="00356D1B" w:rsidRDefault="00356D1B" w:rsidP="00356D1B">
            <w:pPr>
              <w:pStyle w:val="EngHang"/>
            </w:pPr>
            <w:r>
              <w:t>Rejected the king's decree.</w:t>
            </w:r>
          </w:p>
          <w:p w14:paraId="36EB957F" w14:textId="77777777" w:rsidR="00356D1B" w:rsidRDefault="00356D1B" w:rsidP="00356D1B">
            <w:pPr>
              <w:pStyle w:val="EngHang"/>
            </w:pPr>
            <w:r>
              <w:t>Through prayer and fasting,</w:t>
            </w:r>
          </w:p>
          <w:p w14:paraId="06D2F917" w14:textId="77777777" w:rsidR="00356D1B" w:rsidRDefault="00356D1B" w:rsidP="00356D1B">
            <w:pPr>
              <w:pStyle w:val="EngHangEnd"/>
            </w:pPr>
            <w:r>
              <w:t>They quenched the furnace.</w:t>
            </w:r>
          </w:p>
        </w:tc>
        <w:tc>
          <w:tcPr>
            <w:tcW w:w="288" w:type="dxa"/>
          </w:tcPr>
          <w:p w14:paraId="66AA9390" w14:textId="77777777" w:rsidR="00356D1B" w:rsidRDefault="00356D1B" w:rsidP="00356D1B"/>
        </w:tc>
        <w:tc>
          <w:tcPr>
            <w:tcW w:w="288" w:type="dxa"/>
          </w:tcPr>
          <w:p w14:paraId="38EBDB99" w14:textId="77777777" w:rsidR="00356D1B" w:rsidRDefault="00356D1B" w:rsidP="00356D1B">
            <w:pPr>
              <w:pStyle w:val="CopticCross"/>
            </w:pPr>
            <w:r w:rsidRPr="00FB5ACB">
              <w:t>¿</w:t>
            </w:r>
          </w:p>
        </w:tc>
        <w:tc>
          <w:tcPr>
            <w:tcW w:w="3960" w:type="dxa"/>
          </w:tcPr>
          <w:p w14:paraId="4B543FB8" w14:textId="77777777" w:rsidR="00356D1B" w:rsidRDefault="00356D1B" w:rsidP="00356D1B">
            <w:pPr>
              <w:pStyle w:val="CopticVersemulti-line"/>
            </w:pPr>
            <w:r>
              <w:t xml:space="preserve">Ⲡⲓϣⲟⲙⲧ ⲛ̀ⲁ̀ⲗⲟⲩ ⲛ̀ⲁ̀ⲅⲓⲟⲥ: </w:t>
            </w:r>
          </w:p>
          <w:p w14:paraId="7A1D4617" w14:textId="77777777" w:rsidR="00356D1B" w:rsidRDefault="00356D1B" w:rsidP="00356D1B">
            <w:pPr>
              <w:pStyle w:val="CopticVersemulti-line"/>
            </w:pPr>
            <w:r>
              <w:t>ⲁⲩϩⲓⲡ̀ϩⲟ ⲙ̀ⲡ̀ⲥⲁϫⲓ ⲙ̀Ⲡⲟⲩⲣⲟ:</w:t>
            </w:r>
          </w:p>
          <w:p w14:paraId="5016CECD" w14:textId="77777777" w:rsidR="00356D1B" w:rsidRDefault="00356D1B" w:rsidP="00356D1B">
            <w:pPr>
              <w:pStyle w:val="CopticVersemulti-line"/>
            </w:pPr>
            <w:r>
              <w:t>ϩⲓⲧⲉⲛ ⲡⲓϣ̀ⲗⲏⲗ ⲛⲉⲙ ϯⲛⲏⲥⲧⲓⲁ:</w:t>
            </w:r>
          </w:p>
          <w:p w14:paraId="16085E6D" w14:textId="77777777" w:rsidR="00356D1B" w:rsidRPr="005130A7" w:rsidRDefault="00356D1B" w:rsidP="00356D1B">
            <w:pPr>
              <w:pStyle w:val="CopticHangingVerse"/>
            </w:pPr>
            <w:r>
              <w:t>ⲁⲩⲱ̀ϣⲉⲙ ⲙ̀ⲡ̀ϣ̀ⲁϥ ⲛ̀ⲧⲉ ϯϩ̀ⲣⲱ.</w:t>
            </w:r>
          </w:p>
        </w:tc>
      </w:tr>
      <w:tr w:rsidR="00356D1B" w14:paraId="099FFD89" w14:textId="77777777" w:rsidTr="00356D1B">
        <w:trPr>
          <w:cantSplit/>
          <w:jc w:val="center"/>
        </w:trPr>
        <w:tc>
          <w:tcPr>
            <w:tcW w:w="288" w:type="dxa"/>
          </w:tcPr>
          <w:p w14:paraId="5ED2EA1E" w14:textId="77777777" w:rsidR="00356D1B" w:rsidRDefault="00356D1B" w:rsidP="00356D1B">
            <w:pPr>
              <w:pStyle w:val="CopticCross"/>
            </w:pPr>
          </w:p>
        </w:tc>
        <w:tc>
          <w:tcPr>
            <w:tcW w:w="3960" w:type="dxa"/>
          </w:tcPr>
          <w:p w14:paraId="5C6C6A65" w14:textId="77777777" w:rsidR="00356D1B" w:rsidRDefault="00356D1B" w:rsidP="00356D1B">
            <w:pPr>
              <w:pStyle w:val="EngHang"/>
            </w:pPr>
            <w:r>
              <w:t>The lions in the den</w:t>
            </w:r>
          </w:p>
          <w:p w14:paraId="463A9B4E" w14:textId="77777777" w:rsidR="00356D1B" w:rsidRDefault="00356D1B" w:rsidP="00356D1B">
            <w:pPr>
              <w:pStyle w:val="EngHang"/>
            </w:pPr>
            <w:r>
              <w:t>Licked the feet of Daniel,</w:t>
            </w:r>
          </w:p>
          <w:p w14:paraId="5164C76B" w14:textId="77777777" w:rsidR="00356D1B" w:rsidRDefault="00356D1B" w:rsidP="00356D1B">
            <w:pPr>
              <w:pStyle w:val="EngHang"/>
            </w:pPr>
            <w:r>
              <w:t>Through prayer and fasting;</w:t>
            </w:r>
          </w:p>
          <w:p w14:paraId="224323AC" w14:textId="77777777" w:rsidR="00356D1B" w:rsidRDefault="00356D1B" w:rsidP="00356D1B">
            <w:pPr>
              <w:pStyle w:val="EngHangEnd"/>
            </w:pPr>
            <w:r>
              <w:t>He became great in Israel.</w:t>
            </w:r>
          </w:p>
        </w:tc>
        <w:tc>
          <w:tcPr>
            <w:tcW w:w="288" w:type="dxa"/>
          </w:tcPr>
          <w:p w14:paraId="04BC421F" w14:textId="77777777" w:rsidR="00356D1B" w:rsidRDefault="00356D1B" w:rsidP="00356D1B"/>
        </w:tc>
        <w:tc>
          <w:tcPr>
            <w:tcW w:w="288" w:type="dxa"/>
          </w:tcPr>
          <w:p w14:paraId="4541616C" w14:textId="77777777" w:rsidR="00356D1B" w:rsidRDefault="00356D1B" w:rsidP="00356D1B">
            <w:pPr>
              <w:pStyle w:val="CopticCross"/>
            </w:pPr>
          </w:p>
        </w:tc>
        <w:tc>
          <w:tcPr>
            <w:tcW w:w="3960" w:type="dxa"/>
          </w:tcPr>
          <w:p w14:paraId="784354FB" w14:textId="77777777" w:rsidR="00356D1B" w:rsidRDefault="00356D1B" w:rsidP="00356D1B">
            <w:pPr>
              <w:pStyle w:val="CopticVersemulti-line"/>
            </w:pPr>
            <w:r>
              <w:t>Ⲣⲱⲟⲩ ⲛ̀ⲛⲓⲙⲟⲩ̀ⲓ ϧⲉⲛ ⲫ̀ⲗⲁⲕⲕⲟⲥ:</w:t>
            </w:r>
          </w:p>
          <w:p w14:paraId="4A201ED7" w14:textId="77777777" w:rsidR="00356D1B" w:rsidRDefault="00356D1B" w:rsidP="00356D1B">
            <w:pPr>
              <w:pStyle w:val="CopticVersemulti-line"/>
            </w:pPr>
            <w:r>
              <w:t>ⲁⲩⲗⲱϫϩ ⲛ̀ⲛⲓⲫⲁⲧ ⲛ̀Ⲇⲁⲛⲓⲏⲗ:</w:t>
            </w:r>
          </w:p>
          <w:p w14:paraId="4D4BE91C" w14:textId="77777777" w:rsidR="00356D1B" w:rsidRDefault="00356D1B" w:rsidP="00356D1B">
            <w:pPr>
              <w:pStyle w:val="CopticVersemulti-line"/>
            </w:pPr>
            <w:r>
              <w:t>ϩⲓⲧⲉⲛ ⲡⲓϣ̀ⲗⲏⲗ ⲛⲉⲙ Ⲧⲛⲏⲥⲧⲓⲁ:</w:t>
            </w:r>
          </w:p>
          <w:p w14:paraId="743AAA31" w14:textId="77777777" w:rsidR="00356D1B" w:rsidRPr="005130A7" w:rsidRDefault="00356D1B" w:rsidP="00356D1B">
            <w:pPr>
              <w:pStyle w:val="CopticHangingVerse"/>
            </w:pPr>
            <w:r>
              <w:t>ⲁϥⲉⲣⲟⲩⲛⲓϣϯ ϧⲉⲛ Ⲡⲓⲥ̀ⲣⲁⲏⲗ.</w:t>
            </w:r>
          </w:p>
        </w:tc>
      </w:tr>
      <w:tr w:rsidR="00356D1B" w14:paraId="25B96F8A" w14:textId="77777777" w:rsidTr="00356D1B">
        <w:trPr>
          <w:cantSplit/>
          <w:jc w:val="center"/>
        </w:trPr>
        <w:tc>
          <w:tcPr>
            <w:tcW w:w="288" w:type="dxa"/>
          </w:tcPr>
          <w:p w14:paraId="59CE1B41" w14:textId="77777777" w:rsidR="00356D1B" w:rsidRDefault="00356D1B" w:rsidP="00356D1B">
            <w:pPr>
              <w:pStyle w:val="CopticCross"/>
            </w:pPr>
          </w:p>
        </w:tc>
        <w:tc>
          <w:tcPr>
            <w:tcW w:w="3960" w:type="dxa"/>
          </w:tcPr>
          <w:p w14:paraId="52F86614" w14:textId="77777777" w:rsidR="00356D1B" w:rsidRDefault="00356D1B" w:rsidP="00356D1B">
            <w:pPr>
              <w:pStyle w:val="EngHang"/>
            </w:pPr>
            <w:r>
              <w:t>Samuel the anointer of kings</w:t>
            </w:r>
          </w:p>
          <w:p w14:paraId="1E70E276" w14:textId="77777777" w:rsidR="00356D1B" w:rsidRDefault="00356D1B" w:rsidP="00356D1B">
            <w:pPr>
              <w:pStyle w:val="EngHang"/>
            </w:pPr>
            <w:r>
              <w:t>Was offered to the Temple by his parents.</w:t>
            </w:r>
          </w:p>
          <w:p w14:paraId="6BAC907F" w14:textId="77777777" w:rsidR="00356D1B" w:rsidRDefault="00356D1B" w:rsidP="00356D1B">
            <w:pPr>
              <w:pStyle w:val="EngHang"/>
            </w:pPr>
            <w:r>
              <w:t>Through prayer and fasting</w:t>
            </w:r>
          </w:p>
          <w:p w14:paraId="56304ADA" w14:textId="77777777" w:rsidR="00356D1B" w:rsidRDefault="00356D1B" w:rsidP="00356D1B">
            <w:pPr>
              <w:pStyle w:val="EngHangEnd"/>
            </w:pPr>
            <w:r>
              <w:t>He was called the anointer.</w:t>
            </w:r>
          </w:p>
        </w:tc>
        <w:tc>
          <w:tcPr>
            <w:tcW w:w="288" w:type="dxa"/>
          </w:tcPr>
          <w:p w14:paraId="15B46AA2" w14:textId="77777777" w:rsidR="00356D1B" w:rsidRDefault="00356D1B" w:rsidP="00356D1B"/>
        </w:tc>
        <w:tc>
          <w:tcPr>
            <w:tcW w:w="288" w:type="dxa"/>
          </w:tcPr>
          <w:p w14:paraId="456B8FBC" w14:textId="77777777" w:rsidR="00356D1B" w:rsidRDefault="00356D1B" w:rsidP="00356D1B">
            <w:pPr>
              <w:pStyle w:val="CopticCross"/>
            </w:pPr>
          </w:p>
        </w:tc>
        <w:tc>
          <w:tcPr>
            <w:tcW w:w="3960" w:type="dxa"/>
          </w:tcPr>
          <w:p w14:paraId="4A75F2B1" w14:textId="77777777" w:rsidR="00356D1B" w:rsidRDefault="00356D1B" w:rsidP="00356D1B">
            <w:pPr>
              <w:pStyle w:val="CopticVersemulti-line"/>
            </w:pPr>
            <w:r>
              <w:t>Ⲥⲁⲙⲟⲩⲏⲗ ⲡⲓⲣⲉϥⲑⲱϩⲥ ⲛ̀ⲛⲓⲟⲩⲣⲱⲟⲩ:</w:t>
            </w:r>
          </w:p>
          <w:p w14:paraId="29EC5083" w14:textId="77777777" w:rsidR="00356D1B" w:rsidRDefault="00356D1B" w:rsidP="00356D1B">
            <w:pPr>
              <w:pStyle w:val="CopticVersemulti-line"/>
            </w:pPr>
            <w:r>
              <w:t xml:space="preserve"> ⲁ̀ ⲛⲉϥⲓⲟϯ ⲧⲏⲓϥ ⲉ̀ⲡ̀ⲏⲓ ⲙ̀Ⲡ</w:t>
            </w:r>
            <w:r>
              <w:pgNum/>
            </w:r>
            <w:r>
              <w:t>ϭⲟⲓⲥ:</w:t>
            </w:r>
          </w:p>
          <w:p w14:paraId="69D96DC1" w14:textId="77777777" w:rsidR="00356D1B" w:rsidRDefault="00356D1B" w:rsidP="00356D1B">
            <w:pPr>
              <w:pStyle w:val="CopticVersemulti-line"/>
            </w:pPr>
            <w:r>
              <w:t>Ϩⲓⲧⲉⲛ ⲡⲓϣ̀ⲗⲏⲗ ⲛⲉⲙ ϯⲛⲏⲥⲧⲓⲁ:</w:t>
            </w:r>
          </w:p>
          <w:p w14:paraId="55547FD8" w14:textId="77777777" w:rsidR="00356D1B" w:rsidRPr="005130A7" w:rsidRDefault="00356D1B" w:rsidP="00356D1B">
            <w:pPr>
              <w:pStyle w:val="CopticHangingVerse"/>
            </w:pPr>
            <w:r>
              <w:t>ⲁⲩⲙⲟⲩϯ ⲉ̀ⲣⲟϥ ϫⲉ ⲡⲓⲣⲉⲫⲑⲱϩⲥ.</w:t>
            </w:r>
          </w:p>
        </w:tc>
      </w:tr>
      <w:tr w:rsidR="00356D1B" w14:paraId="3EDBE19C" w14:textId="77777777" w:rsidTr="00356D1B">
        <w:trPr>
          <w:cantSplit/>
          <w:jc w:val="center"/>
        </w:trPr>
        <w:tc>
          <w:tcPr>
            <w:tcW w:w="288" w:type="dxa"/>
          </w:tcPr>
          <w:p w14:paraId="55F8D474" w14:textId="77777777" w:rsidR="00356D1B" w:rsidRDefault="00356D1B" w:rsidP="00356D1B">
            <w:pPr>
              <w:pStyle w:val="CopticCross"/>
            </w:pPr>
            <w:r w:rsidRPr="00FB5ACB">
              <w:t>¿</w:t>
            </w:r>
          </w:p>
        </w:tc>
        <w:tc>
          <w:tcPr>
            <w:tcW w:w="3960" w:type="dxa"/>
          </w:tcPr>
          <w:p w14:paraId="45FB3F61" w14:textId="77777777" w:rsidR="00356D1B" w:rsidRDefault="00356D1B" w:rsidP="00356D1B">
            <w:pPr>
              <w:pStyle w:val="EngHang"/>
            </w:pPr>
            <w:r>
              <w:t>Joseph the chaste was truly</w:t>
            </w:r>
          </w:p>
          <w:p w14:paraId="52BB52E4" w14:textId="77777777" w:rsidR="00356D1B" w:rsidRDefault="00356D1B" w:rsidP="00356D1B">
            <w:pPr>
              <w:pStyle w:val="EngHang"/>
            </w:pPr>
            <w:r>
              <w:t>Saved from the adulteress</w:t>
            </w:r>
          </w:p>
          <w:p w14:paraId="7767C8D2" w14:textId="77777777" w:rsidR="00356D1B" w:rsidRDefault="00356D1B" w:rsidP="00356D1B">
            <w:pPr>
              <w:pStyle w:val="EngHang"/>
            </w:pPr>
            <w:r>
              <w:t>Through prayer and fasting;</w:t>
            </w:r>
          </w:p>
          <w:p w14:paraId="639011E1" w14:textId="77777777" w:rsidR="00356D1B" w:rsidRPr="0078672A" w:rsidRDefault="00356D1B" w:rsidP="00356D1B">
            <w:pPr>
              <w:pStyle w:val="EngHangEnd"/>
            </w:pPr>
            <w:r>
              <w:t>He came to rule over Egypt.</w:t>
            </w:r>
          </w:p>
        </w:tc>
        <w:tc>
          <w:tcPr>
            <w:tcW w:w="288" w:type="dxa"/>
          </w:tcPr>
          <w:p w14:paraId="290ACCAA" w14:textId="77777777" w:rsidR="00356D1B" w:rsidRDefault="00356D1B" w:rsidP="00356D1B"/>
        </w:tc>
        <w:tc>
          <w:tcPr>
            <w:tcW w:w="288" w:type="dxa"/>
          </w:tcPr>
          <w:p w14:paraId="1E5A6D20" w14:textId="77777777" w:rsidR="00356D1B" w:rsidRDefault="00356D1B" w:rsidP="00356D1B">
            <w:pPr>
              <w:pStyle w:val="CopticCross"/>
            </w:pPr>
            <w:r w:rsidRPr="00FB5ACB">
              <w:t>¿</w:t>
            </w:r>
          </w:p>
        </w:tc>
        <w:tc>
          <w:tcPr>
            <w:tcW w:w="3960" w:type="dxa"/>
          </w:tcPr>
          <w:p w14:paraId="0E193686" w14:textId="77777777" w:rsidR="00356D1B" w:rsidRDefault="00356D1B" w:rsidP="00356D1B">
            <w:pPr>
              <w:pStyle w:val="CopticVersemulti-line"/>
            </w:pPr>
            <w:r>
              <w:t>Ⲧⲁⲫ̀ⲙⲏⲓ Ⲓⲱⲥⲏⲫ ⲡⲓⲥⲟⲫⲣⲟⲛ:</w:t>
            </w:r>
          </w:p>
          <w:p w14:paraId="784D7A9C" w14:textId="77777777" w:rsidR="00356D1B" w:rsidRDefault="00356D1B" w:rsidP="00356D1B">
            <w:pPr>
              <w:pStyle w:val="CopticVersemulti-line"/>
            </w:pPr>
            <w:r>
              <w:t>ⲁϥⲛⲟϩⲉⲙ ⲉ̀ⲃⲟⲗ ϩⲁ ϯⲡⲟⲣⲛⲏ:</w:t>
            </w:r>
          </w:p>
          <w:p w14:paraId="4F659AE6" w14:textId="77777777" w:rsidR="00356D1B" w:rsidRDefault="00356D1B" w:rsidP="00356D1B">
            <w:pPr>
              <w:pStyle w:val="CopticVersemulti-line"/>
            </w:pPr>
            <w:r>
              <w:t>ϩⲓⲧⲉⲛ ⲡⲓϣ̀ⲗⲏⲗ ⲛⲉⲙ ϯⲛⲏⲥⲧⲓⲁ:</w:t>
            </w:r>
          </w:p>
          <w:p w14:paraId="07F43683" w14:textId="77777777" w:rsidR="00356D1B" w:rsidRPr="005130A7" w:rsidRDefault="00356D1B" w:rsidP="00356D1B">
            <w:pPr>
              <w:pStyle w:val="CopticVersemulti-line"/>
            </w:pPr>
            <w:r>
              <w:t>ⲁⲩⲭⲁϥ ⲛ̀ⲁⲣⲭⲱⲙ ⲉ̀ϫⲉⲛ Ⲭⲏⲙⲓ.</w:t>
            </w:r>
          </w:p>
        </w:tc>
      </w:tr>
      <w:tr w:rsidR="00356D1B" w14:paraId="14DC5983" w14:textId="77777777" w:rsidTr="00356D1B">
        <w:trPr>
          <w:cantSplit/>
          <w:jc w:val="center"/>
        </w:trPr>
        <w:tc>
          <w:tcPr>
            <w:tcW w:w="288" w:type="dxa"/>
          </w:tcPr>
          <w:p w14:paraId="146AE2FC" w14:textId="77777777" w:rsidR="00356D1B" w:rsidRDefault="00356D1B" w:rsidP="00356D1B">
            <w:pPr>
              <w:pStyle w:val="CopticCross"/>
            </w:pPr>
            <w:r w:rsidRPr="00FB5ACB">
              <w:t>¿</w:t>
            </w:r>
          </w:p>
        </w:tc>
        <w:tc>
          <w:tcPr>
            <w:tcW w:w="3960" w:type="dxa"/>
          </w:tcPr>
          <w:p w14:paraId="639291B2" w14:textId="77777777" w:rsidR="00356D1B" w:rsidRDefault="00356D1B" w:rsidP="00356D1B">
            <w:pPr>
              <w:pStyle w:val="EngHang"/>
            </w:pPr>
            <w:r>
              <w:t>Behold the twelve Apostles</w:t>
            </w:r>
          </w:p>
          <w:p w14:paraId="08EC43B1" w14:textId="77777777" w:rsidR="00356D1B" w:rsidRDefault="00356D1B" w:rsidP="00356D1B">
            <w:pPr>
              <w:pStyle w:val="EngHang"/>
            </w:pPr>
            <w:r>
              <w:t>Preached the blessed Name.</w:t>
            </w:r>
          </w:p>
          <w:p w14:paraId="6AED9199" w14:textId="77777777" w:rsidR="00356D1B" w:rsidRDefault="00356D1B" w:rsidP="00356D1B">
            <w:pPr>
              <w:pStyle w:val="EngHang"/>
            </w:pPr>
            <w:r>
              <w:t>Through prayer and fasting,</w:t>
            </w:r>
          </w:p>
          <w:p w14:paraId="36F7928B" w14:textId="77777777" w:rsidR="00356D1B" w:rsidRDefault="00356D1B" w:rsidP="00356D1B">
            <w:pPr>
              <w:pStyle w:val="EngHangEnd"/>
            </w:pPr>
            <w:r>
              <w:t>They raised the dead.</w:t>
            </w:r>
          </w:p>
        </w:tc>
        <w:tc>
          <w:tcPr>
            <w:tcW w:w="288" w:type="dxa"/>
          </w:tcPr>
          <w:p w14:paraId="52BDB0FE" w14:textId="77777777" w:rsidR="00356D1B" w:rsidRDefault="00356D1B" w:rsidP="00356D1B"/>
        </w:tc>
        <w:tc>
          <w:tcPr>
            <w:tcW w:w="288" w:type="dxa"/>
          </w:tcPr>
          <w:p w14:paraId="523BD996" w14:textId="77777777" w:rsidR="00356D1B" w:rsidRDefault="00356D1B" w:rsidP="00356D1B">
            <w:pPr>
              <w:pStyle w:val="CopticCross"/>
            </w:pPr>
            <w:r w:rsidRPr="00FB5ACB">
              <w:t>¿</w:t>
            </w:r>
          </w:p>
        </w:tc>
        <w:tc>
          <w:tcPr>
            <w:tcW w:w="3960" w:type="dxa"/>
          </w:tcPr>
          <w:p w14:paraId="5D173D1C" w14:textId="77777777" w:rsidR="00356D1B" w:rsidRDefault="00356D1B" w:rsidP="00356D1B">
            <w:pPr>
              <w:pStyle w:val="CopticVersemulti-line"/>
            </w:pPr>
            <w:r>
              <w:t>Ⲩⲥ ⲡⲓⲙⲉⲧⲥ̀ⲛⲁⲩ ⲛ̀ⲁ̀ⲡⲟⲥⲧⲟⲗⲟⲥ:</w:t>
            </w:r>
          </w:p>
          <w:p w14:paraId="5F905168" w14:textId="77777777" w:rsidR="00356D1B" w:rsidRDefault="00356D1B" w:rsidP="00356D1B">
            <w:pPr>
              <w:pStyle w:val="CopticVersemulti-line"/>
            </w:pPr>
            <w:r>
              <w:t>ⲁⲩϩⲓⲱⲓϣ ϧⲉⲛ ⲫ̀ⲣⲁⲛ ⲉⲧⲥ̀ⲙⲁⲣⲱⲟⲩⲧ:</w:t>
            </w:r>
          </w:p>
          <w:p w14:paraId="3E8FF4BF" w14:textId="77777777" w:rsidR="00356D1B" w:rsidRDefault="00356D1B" w:rsidP="00356D1B">
            <w:pPr>
              <w:pStyle w:val="CopticVersemulti-line"/>
            </w:pPr>
            <w:r>
              <w:t>ϩⲓⲧⲉⲛ ⲡⲓϣ̀ⲗⲏⲗ ⲛⲉⲙ ϯⲛⲏⲥⲧⲓⲁ:</w:t>
            </w:r>
          </w:p>
          <w:p w14:paraId="33AD27CB" w14:textId="77777777" w:rsidR="00356D1B" w:rsidRPr="005130A7" w:rsidRDefault="00356D1B" w:rsidP="00356D1B">
            <w:pPr>
              <w:pStyle w:val="CopticHangingVerse"/>
            </w:pPr>
            <w:r>
              <w:t>ⲁⲩⲧⲟⲩⲛⲟⲥ ⲛⲓⲣⲉϥⲙⲱⲟⲩⲧ.</w:t>
            </w:r>
          </w:p>
        </w:tc>
      </w:tr>
      <w:tr w:rsidR="00356D1B" w14:paraId="4D72A01C" w14:textId="77777777" w:rsidTr="00356D1B">
        <w:trPr>
          <w:cantSplit/>
          <w:jc w:val="center"/>
        </w:trPr>
        <w:tc>
          <w:tcPr>
            <w:tcW w:w="288" w:type="dxa"/>
          </w:tcPr>
          <w:p w14:paraId="6462A3FF" w14:textId="77777777" w:rsidR="00356D1B" w:rsidRDefault="00356D1B" w:rsidP="00356D1B">
            <w:pPr>
              <w:pStyle w:val="CopticCross"/>
            </w:pPr>
          </w:p>
        </w:tc>
        <w:tc>
          <w:tcPr>
            <w:tcW w:w="3960" w:type="dxa"/>
          </w:tcPr>
          <w:p w14:paraId="373A4A53" w14:textId="77777777" w:rsidR="00356D1B" w:rsidRDefault="00356D1B" w:rsidP="00356D1B">
            <w:pPr>
              <w:pStyle w:val="EngHang"/>
            </w:pPr>
            <w:r>
              <w:t>David the Psalmist</w:t>
            </w:r>
          </w:p>
          <w:p w14:paraId="52422014" w14:textId="77777777" w:rsidR="00356D1B" w:rsidRDefault="00356D1B" w:rsidP="00356D1B">
            <w:pPr>
              <w:pStyle w:val="EngHang"/>
            </w:pPr>
            <w:r>
              <w:t>Received the gift of prophecy,</w:t>
            </w:r>
          </w:p>
          <w:p w14:paraId="4DD57582" w14:textId="77777777" w:rsidR="00356D1B" w:rsidRDefault="00356D1B" w:rsidP="00356D1B">
            <w:pPr>
              <w:pStyle w:val="EngHang"/>
            </w:pPr>
            <w:r>
              <w:t>Through prayer and fasting;</w:t>
            </w:r>
          </w:p>
          <w:p w14:paraId="1109D8B1" w14:textId="77777777" w:rsidR="00356D1B" w:rsidRDefault="00356D1B" w:rsidP="00356D1B">
            <w:pPr>
              <w:pStyle w:val="EngHangEnd"/>
            </w:pPr>
            <w:r>
              <w:t>The kingdom became his.</w:t>
            </w:r>
          </w:p>
        </w:tc>
        <w:tc>
          <w:tcPr>
            <w:tcW w:w="288" w:type="dxa"/>
          </w:tcPr>
          <w:p w14:paraId="41CAB752" w14:textId="77777777" w:rsidR="00356D1B" w:rsidRDefault="00356D1B" w:rsidP="00356D1B"/>
        </w:tc>
        <w:tc>
          <w:tcPr>
            <w:tcW w:w="288" w:type="dxa"/>
          </w:tcPr>
          <w:p w14:paraId="18E7A766" w14:textId="77777777" w:rsidR="00356D1B" w:rsidRDefault="00356D1B" w:rsidP="00356D1B">
            <w:pPr>
              <w:pStyle w:val="CopticCross"/>
            </w:pPr>
          </w:p>
        </w:tc>
        <w:tc>
          <w:tcPr>
            <w:tcW w:w="3960" w:type="dxa"/>
          </w:tcPr>
          <w:p w14:paraId="0A0DA908" w14:textId="77777777" w:rsidR="00356D1B" w:rsidRDefault="00356D1B" w:rsidP="00356D1B">
            <w:pPr>
              <w:pStyle w:val="CopticVersemulti-line"/>
            </w:pPr>
            <w:r>
              <w:t>Ⲫⲁ ϯⲕⲩⲑⲁⲣⲁ ⲡⲉ Ⲇⲁⲩⲓⲥ:</w:t>
            </w:r>
          </w:p>
          <w:p w14:paraId="491A5B7E" w14:textId="77777777" w:rsidR="00356D1B" w:rsidRDefault="00356D1B" w:rsidP="00356D1B">
            <w:pPr>
              <w:pStyle w:val="CopticVersemulti-line"/>
            </w:pPr>
            <w:r>
              <w:t>Ϯⲡ̀ⲟⲫⲏⲧⲓⲁ ⲁⲩⲧⲏⲓⲥ ⲛⲁϥ:</w:t>
            </w:r>
          </w:p>
          <w:p w14:paraId="1334C479" w14:textId="77777777" w:rsidR="00356D1B" w:rsidRDefault="00356D1B" w:rsidP="00356D1B">
            <w:pPr>
              <w:pStyle w:val="CopticVersemulti-line"/>
            </w:pPr>
            <w:r>
              <w:t>Ϩⲓⲧⲉⲛ ⲡⲓϣ̀ⲗⲏⲗ ⲛⲉⲙ ϯⲛⲏⲥⲧⲓⲁ:</w:t>
            </w:r>
          </w:p>
          <w:p w14:paraId="6A62054F" w14:textId="77777777" w:rsidR="00356D1B" w:rsidRPr="005130A7" w:rsidRDefault="00356D1B" w:rsidP="00356D1B">
            <w:pPr>
              <w:pStyle w:val="CopticHangingVerse"/>
            </w:pPr>
            <w:r>
              <w:t>ⲁ̀ ϯⲙⲉⲧⲟⲩⲣⲟ ϣⲱⲡⲓ ⲛⲁϥ.</w:t>
            </w:r>
          </w:p>
        </w:tc>
      </w:tr>
      <w:tr w:rsidR="00356D1B" w14:paraId="672522F8" w14:textId="77777777" w:rsidTr="00356D1B">
        <w:trPr>
          <w:cantSplit/>
          <w:jc w:val="center"/>
        </w:trPr>
        <w:tc>
          <w:tcPr>
            <w:tcW w:w="288" w:type="dxa"/>
          </w:tcPr>
          <w:p w14:paraId="4175280A" w14:textId="77777777" w:rsidR="00356D1B" w:rsidRDefault="00356D1B" w:rsidP="00356D1B">
            <w:pPr>
              <w:pStyle w:val="CopticCross"/>
            </w:pPr>
          </w:p>
        </w:tc>
        <w:tc>
          <w:tcPr>
            <w:tcW w:w="3960" w:type="dxa"/>
          </w:tcPr>
          <w:p w14:paraId="468DE79E" w14:textId="77777777" w:rsidR="00356D1B" w:rsidRDefault="00356D1B" w:rsidP="00356D1B">
            <w:pPr>
              <w:pStyle w:val="EngHang"/>
            </w:pPr>
            <w:r>
              <w:t>Every grace from on high,</w:t>
            </w:r>
          </w:p>
          <w:p w14:paraId="4CFB6606" w14:textId="77777777" w:rsidR="00356D1B" w:rsidRDefault="00356D1B" w:rsidP="00356D1B">
            <w:pPr>
              <w:pStyle w:val="EngHang"/>
            </w:pPr>
            <w:r>
              <w:t>Was received by the ascetics,</w:t>
            </w:r>
          </w:p>
          <w:p w14:paraId="6385D4E9" w14:textId="77777777" w:rsidR="00356D1B" w:rsidRDefault="00356D1B" w:rsidP="00356D1B">
            <w:pPr>
              <w:pStyle w:val="EngHang"/>
            </w:pPr>
            <w:r>
              <w:t>Through prayer and fasting,</w:t>
            </w:r>
          </w:p>
          <w:p w14:paraId="2045DB98" w14:textId="77777777" w:rsidR="00356D1B" w:rsidRDefault="00356D1B" w:rsidP="00356D1B">
            <w:pPr>
              <w:pStyle w:val="EngHangEnd"/>
            </w:pPr>
            <w:r>
              <w:t>And Also piety.</w:t>
            </w:r>
          </w:p>
        </w:tc>
        <w:tc>
          <w:tcPr>
            <w:tcW w:w="288" w:type="dxa"/>
          </w:tcPr>
          <w:p w14:paraId="33060DBE" w14:textId="77777777" w:rsidR="00356D1B" w:rsidRDefault="00356D1B" w:rsidP="00356D1B"/>
        </w:tc>
        <w:tc>
          <w:tcPr>
            <w:tcW w:w="288" w:type="dxa"/>
          </w:tcPr>
          <w:p w14:paraId="0A49FC5B" w14:textId="77777777" w:rsidR="00356D1B" w:rsidRDefault="00356D1B" w:rsidP="00356D1B">
            <w:pPr>
              <w:pStyle w:val="CopticCross"/>
            </w:pPr>
          </w:p>
        </w:tc>
        <w:tc>
          <w:tcPr>
            <w:tcW w:w="3960" w:type="dxa"/>
          </w:tcPr>
          <w:p w14:paraId="5362E9BA" w14:textId="77777777" w:rsidR="00356D1B" w:rsidRDefault="00356D1B" w:rsidP="00356D1B">
            <w:pPr>
              <w:pStyle w:val="CopticVersemulti-line"/>
            </w:pPr>
            <w:r>
              <w:t>Ⲭⲁⲣⲓⲥⲙⲁ ⲛⲓⲃⲉⲛ ⲉⲧϭⲟⲓⲥ:</w:t>
            </w:r>
          </w:p>
          <w:p w14:paraId="14AD6707" w14:textId="77777777" w:rsidR="00356D1B" w:rsidRDefault="00356D1B" w:rsidP="00356D1B">
            <w:pPr>
              <w:pStyle w:val="CopticVersemulti-line"/>
            </w:pPr>
            <w:r>
              <w:t xml:space="preserve">ⲁⲥⲧⲁϩⲟ ⲛ̀ⲛⲓⲁⲥⲕⲏⲧⲏⲥ: </w:t>
            </w:r>
          </w:p>
          <w:p w14:paraId="5B5644F1" w14:textId="77777777" w:rsidR="00356D1B" w:rsidRDefault="00356D1B" w:rsidP="00356D1B">
            <w:pPr>
              <w:pStyle w:val="CopticVersemulti-line"/>
            </w:pPr>
            <w:r>
              <w:t>ϩⲓⲧⲉⲛ ⲡⲓϢⲗⲏⲗ ⲛⲉⲙ ϯⲛⲏⲥⲧⲓⲁ:</w:t>
            </w:r>
          </w:p>
          <w:p w14:paraId="179FC3BF" w14:textId="77777777" w:rsidR="00356D1B" w:rsidRPr="005130A7" w:rsidRDefault="00356D1B" w:rsidP="00356D1B">
            <w:pPr>
              <w:pStyle w:val="CopticHangingVerse"/>
            </w:pPr>
            <w:r>
              <w:t>ⲛⲉⲙ ϯⲕⲉⲙⲉⲧⲉⲩⲉⲃⲏⲥ.</w:t>
            </w:r>
          </w:p>
        </w:tc>
      </w:tr>
      <w:tr w:rsidR="00356D1B" w14:paraId="2A985745" w14:textId="77777777" w:rsidTr="00356D1B">
        <w:trPr>
          <w:cantSplit/>
          <w:jc w:val="center"/>
        </w:trPr>
        <w:tc>
          <w:tcPr>
            <w:tcW w:w="288" w:type="dxa"/>
          </w:tcPr>
          <w:p w14:paraId="16BB60DC" w14:textId="77777777" w:rsidR="00356D1B" w:rsidRPr="003209AF" w:rsidRDefault="00356D1B" w:rsidP="00356D1B">
            <w:pPr>
              <w:pStyle w:val="CopticCross"/>
              <w:rPr>
                <w:b/>
              </w:rPr>
            </w:pPr>
            <w:r w:rsidRPr="00FB5ACB">
              <w:lastRenderedPageBreak/>
              <w:t>¿</w:t>
            </w:r>
          </w:p>
        </w:tc>
        <w:tc>
          <w:tcPr>
            <w:tcW w:w="3960" w:type="dxa"/>
          </w:tcPr>
          <w:p w14:paraId="2D7F8674" w14:textId="77777777" w:rsidR="00356D1B" w:rsidRDefault="00356D1B" w:rsidP="00356D1B">
            <w:pPr>
              <w:pStyle w:val="EngHang"/>
            </w:pPr>
            <w:r>
              <w:t>All of the souls who have pleased</w:t>
            </w:r>
          </w:p>
          <w:p w14:paraId="1055E244" w14:textId="77777777" w:rsidR="00356D1B" w:rsidRDefault="00356D1B" w:rsidP="00356D1B">
            <w:pPr>
              <w:pStyle w:val="EngHang"/>
            </w:pPr>
            <w:r>
              <w:t>The Lord God through their works,</w:t>
            </w:r>
          </w:p>
          <w:p w14:paraId="49D6012D" w14:textId="77777777" w:rsidR="00356D1B" w:rsidRDefault="00356D1B" w:rsidP="00356D1B">
            <w:pPr>
              <w:pStyle w:val="EngHang"/>
            </w:pPr>
            <w:r>
              <w:t>By prayer and fasting,</w:t>
            </w:r>
          </w:p>
          <w:p w14:paraId="31F7F736" w14:textId="77777777" w:rsidR="00356D1B" w:rsidRDefault="00356D1B" w:rsidP="00356D1B">
            <w:pPr>
              <w:pStyle w:val="EngHangEnd"/>
            </w:pPr>
            <w:r>
              <w:t>Won the Kingdom of Heaven.</w:t>
            </w:r>
          </w:p>
        </w:tc>
        <w:tc>
          <w:tcPr>
            <w:tcW w:w="288" w:type="dxa"/>
          </w:tcPr>
          <w:p w14:paraId="10D3A09F" w14:textId="77777777" w:rsidR="00356D1B" w:rsidRDefault="00356D1B" w:rsidP="00356D1B"/>
        </w:tc>
        <w:tc>
          <w:tcPr>
            <w:tcW w:w="288" w:type="dxa"/>
          </w:tcPr>
          <w:p w14:paraId="21C5AA9D" w14:textId="77777777" w:rsidR="00356D1B" w:rsidRDefault="00356D1B" w:rsidP="00356D1B">
            <w:pPr>
              <w:pStyle w:val="CopticCross"/>
            </w:pPr>
            <w:r w:rsidRPr="00FB5ACB">
              <w:t>¿</w:t>
            </w:r>
          </w:p>
        </w:tc>
        <w:tc>
          <w:tcPr>
            <w:tcW w:w="3960" w:type="dxa"/>
          </w:tcPr>
          <w:p w14:paraId="372EFB03" w14:textId="77777777" w:rsidR="00356D1B" w:rsidRDefault="00356D1B" w:rsidP="00356D1B">
            <w:pPr>
              <w:pStyle w:val="CopticVersemulti-line"/>
            </w:pPr>
            <w:r>
              <w:t>Ⲯⲩⲭⲏ ⲛⲓⲃⲉⲛ ⲉ̀ⲧⲁⲩⲣⲁⲛⲁϥ:</w:t>
            </w:r>
          </w:p>
          <w:p w14:paraId="206081DA" w14:textId="77777777" w:rsidR="00356D1B" w:rsidRDefault="00356D1B" w:rsidP="00356D1B">
            <w:pPr>
              <w:pStyle w:val="CopticVersemulti-line"/>
            </w:pPr>
            <w:r>
              <w:t>ⲙ̀Ⲡϭⲟⲓⲥ Ⲫⲛⲟⲩϯ ϧⲉⲛ ⲛⲓϩ̀ⲏⲟⲩⲓ̀:</w:t>
            </w:r>
          </w:p>
          <w:p w14:paraId="316240EB" w14:textId="77777777" w:rsidR="00356D1B" w:rsidRDefault="00356D1B" w:rsidP="00356D1B">
            <w:pPr>
              <w:pStyle w:val="CopticVersemulti-line"/>
            </w:pPr>
            <w:r>
              <w:t>ϩⲓⲧⲉⲛ ⲡⲓϣ̀ⲗⲏⲗⲏ ⲛⲉⲙ ϯⲛⲏⲥⲧⲓⲁ:</w:t>
            </w:r>
          </w:p>
          <w:p w14:paraId="21613E1B" w14:textId="77777777" w:rsidR="00356D1B" w:rsidRPr="005130A7" w:rsidRDefault="00356D1B" w:rsidP="00356D1B">
            <w:pPr>
              <w:pStyle w:val="CopticHangingVerse"/>
            </w:pPr>
            <w:r>
              <w:t>ⲁⲩⲃⲁⲃⲛⲓ ⲉ̀ⲑ̀ⲙⲉⲧⲟⲩⲣⲟ ⲛ̀ⲛⲓⲫⲏⲟⲩⲓ̀.</w:t>
            </w:r>
          </w:p>
        </w:tc>
      </w:tr>
      <w:tr w:rsidR="00356D1B" w14:paraId="4133E63D" w14:textId="77777777" w:rsidTr="00356D1B">
        <w:trPr>
          <w:cantSplit/>
          <w:jc w:val="center"/>
        </w:trPr>
        <w:tc>
          <w:tcPr>
            <w:tcW w:w="288" w:type="dxa"/>
          </w:tcPr>
          <w:p w14:paraId="3158B428" w14:textId="77777777" w:rsidR="00356D1B" w:rsidRDefault="00356D1B" w:rsidP="00356D1B">
            <w:pPr>
              <w:pStyle w:val="CopticCross"/>
            </w:pPr>
            <w:r w:rsidRPr="00FB5ACB">
              <w:t>¿</w:t>
            </w:r>
          </w:p>
        </w:tc>
        <w:tc>
          <w:tcPr>
            <w:tcW w:w="3960" w:type="dxa"/>
          </w:tcPr>
          <w:p w14:paraId="33041DF3" w14:textId="77777777" w:rsidR="00356D1B" w:rsidRDefault="00356D1B" w:rsidP="00356D1B">
            <w:pPr>
              <w:pStyle w:val="EngHang"/>
            </w:pPr>
            <w:r>
              <w:t>Therefore let us praise Him</w:t>
            </w:r>
          </w:p>
          <w:p w14:paraId="3FFDCEB1" w14:textId="77777777" w:rsidR="00356D1B" w:rsidRDefault="00356D1B" w:rsidP="00356D1B">
            <w:pPr>
              <w:pStyle w:val="EngHang"/>
            </w:pPr>
            <w:r>
              <w:t>And glorify Him,</w:t>
            </w:r>
          </w:p>
          <w:p w14:paraId="06EF26DC" w14:textId="77777777" w:rsidR="00356D1B" w:rsidRDefault="00356D1B" w:rsidP="00356D1B">
            <w:pPr>
              <w:pStyle w:val="EngHang"/>
            </w:pPr>
            <w:r>
              <w:t>Through prayer and fasting,</w:t>
            </w:r>
          </w:p>
          <w:p w14:paraId="1FB26F22" w14:textId="77777777" w:rsidR="00356D1B" w:rsidRDefault="00356D1B" w:rsidP="00356D1B">
            <w:pPr>
              <w:pStyle w:val="EngHangEnd"/>
            </w:pPr>
            <w:r>
              <w:t>And worship before Him.</w:t>
            </w:r>
          </w:p>
        </w:tc>
        <w:tc>
          <w:tcPr>
            <w:tcW w:w="288" w:type="dxa"/>
          </w:tcPr>
          <w:p w14:paraId="1B5E4172" w14:textId="77777777" w:rsidR="00356D1B" w:rsidRDefault="00356D1B" w:rsidP="00356D1B"/>
        </w:tc>
        <w:tc>
          <w:tcPr>
            <w:tcW w:w="288" w:type="dxa"/>
          </w:tcPr>
          <w:p w14:paraId="0A0180F1" w14:textId="77777777" w:rsidR="00356D1B" w:rsidRDefault="00356D1B" w:rsidP="00356D1B">
            <w:pPr>
              <w:pStyle w:val="CopticCross"/>
            </w:pPr>
            <w:r w:rsidRPr="00FB5ACB">
              <w:t>¿</w:t>
            </w:r>
          </w:p>
        </w:tc>
        <w:tc>
          <w:tcPr>
            <w:tcW w:w="3960" w:type="dxa"/>
          </w:tcPr>
          <w:p w14:paraId="76BC5ECF" w14:textId="77777777" w:rsidR="00356D1B" w:rsidRDefault="00356D1B" w:rsidP="00356D1B">
            <w:pPr>
              <w:pStyle w:val="CopticVersemulti-line"/>
            </w:pPr>
            <w:r>
              <w:t>Ⲱⲏⲉⲛ ⲙⲁⲣⲉⲛⲏⲱⲥ ⲉ̀ⲣⲟϥ:</w:t>
            </w:r>
          </w:p>
          <w:p w14:paraId="338E336C" w14:textId="77777777" w:rsidR="00356D1B" w:rsidRDefault="00356D1B" w:rsidP="00356D1B">
            <w:pPr>
              <w:pStyle w:val="CopticVersemulti-line"/>
            </w:pPr>
            <w:r>
              <w:t>ⲟⲩⲟϩ ⲛ̀ⲧⲉⲛϯⲱ̀ⲟⲩ ⲛⲁϥ:</w:t>
            </w:r>
          </w:p>
          <w:p w14:paraId="71577266" w14:textId="77777777" w:rsidR="00356D1B" w:rsidRDefault="00356D1B" w:rsidP="00356D1B">
            <w:pPr>
              <w:pStyle w:val="CopticVersemulti-line"/>
            </w:pPr>
            <w:r>
              <w:t xml:space="preserve">ϩⲓⲧⲉⲛ ⲡⲓⲃ̀ⲗⲏⲗ ⲛⲉⲙ ϯⲛⲏⲥⲧⲓⲁ: </w:t>
            </w:r>
          </w:p>
          <w:p w14:paraId="42CCADCA" w14:textId="77777777" w:rsidR="00356D1B" w:rsidRPr="005130A7" w:rsidRDefault="00356D1B" w:rsidP="00356D1B">
            <w:pPr>
              <w:pStyle w:val="CopticHangingVerse"/>
            </w:pPr>
            <w:r>
              <w:t>ⲛⲉⲙ ϯⲡ̀ⲣⲟⲕⲩⲛⲏⲥⲓⲥ ⲛⲁϩⲣⲁϥ.</w:t>
            </w:r>
          </w:p>
        </w:tc>
      </w:tr>
    </w:tbl>
    <w:p w14:paraId="7F14936A" w14:textId="77777777" w:rsidR="00495F1A" w:rsidRDefault="00495F1A" w:rsidP="00495F1A">
      <w:pPr>
        <w:pStyle w:val="Heading3"/>
      </w:pPr>
      <w:bookmarkStart w:id="1812" w:name="_Toc410196230"/>
      <w:bookmarkStart w:id="1813" w:name="_Toc410196472"/>
      <w:bookmarkStart w:id="1814" w:name="_Toc410196974"/>
      <w:bookmarkStart w:id="1815" w:name="_Toc448227663"/>
      <w:r>
        <w:t>Lazarus Saturday</w:t>
      </w:r>
      <w:bookmarkEnd w:id="1812"/>
      <w:bookmarkEnd w:id="1813"/>
      <w:bookmarkEnd w:id="1814"/>
      <w:bookmarkEnd w:id="1815"/>
    </w:p>
    <w:p w14:paraId="536840DE" w14:textId="77777777" w:rsidR="00EC2AEB" w:rsidRPr="001E5E16" w:rsidRDefault="00EC2AEB" w:rsidP="00EC2AEB">
      <w:pPr>
        <w:pStyle w:val="Heading4"/>
      </w:pPr>
      <w:bookmarkStart w:id="1816" w:name="_Ref434478195"/>
      <w:r>
        <w:t>The Doxology</w:t>
      </w:r>
      <w:r w:rsidR="00E21EA3">
        <w:t xml:space="preserve"> for Lazarus Saturday</w:t>
      </w:r>
      <w:bookmarkEnd w:id="181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C2AEB" w14:paraId="4E151987" w14:textId="77777777" w:rsidTr="00EC2AEB">
        <w:trPr>
          <w:cantSplit/>
          <w:jc w:val="center"/>
        </w:trPr>
        <w:tc>
          <w:tcPr>
            <w:tcW w:w="288" w:type="dxa"/>
          </w:tcPr>
          <w:p w14:paraId="618D6C1F" w14:textId="77777777" w:rsidR="00EC2AEB" w:rsidRDefault="00EC2AEB" w:rsidP="00EC2AEB">
            <w:pPr>
              <w:pStyle w:val="CopticCross"/>
            </w:pPr>
          </w:p>
        </w:tc>
        <w:tc>
          <w:tcPr>
            <w:tcW w:w="3960" w:type="dxa"/>
          </w:tcPr>
          <w:p w14:paraId="0979DB8C" w14:textId="77777777" w:rsidR="00EC2AEB" w:rsidRDefault="00EC2AEB" w:rsidP="00EC2AEB">
            <w:pPr>
              <w:pStyle w:val="EngHang"/>
            </w:pPr>
            <w:r>
              <w:t>Bishop Lazarus,</w:t>
            </w:r>
          </w:p>
          <w:p w14:paraId="22E84E1F" w14:textId="77777777" w:rsidR="00EC2AEB" w:rsidRDefault="00EC2AEB" w:rsidP="00EC2AEB">
            <w:pPr>
              <w:pStyle w:val="EngHang"/>
            </w:pPr>
            <w:r>
              <w:t>The beloved of Christ,</w:t>
            </w:r>
          </w:p>
          <w:p w14:paraId="4509C0F2" w14:textId="77777777" w:rsidR="00EC2AEB" w:rsidRDefault="00EC2AEB" w:rsidP="00EC2AEB">
            <w:pPr>
              <w:pStyle w:val="EngHang"/>
            </w:pPr>
            <w:r>
              <w:t>Was raised from the dead</w:t>
            </w:r>
          </w:p>
          <w:p w14:paraId="223BDAE8" w14:textId="77777777" w:rsidR="00EC2AEB" w:rsidRPr="00B87131" w:rsidRDefault="00EC2AEB" w:rsidP="00EC2AEB">
            <w:pPr>
              <w:pStyle w:val="EngHangEnd"/>
            </w:pPr>
            <w:r>
              <w:t>After four days,</w:t>
            </w:r>
          </w:p>
        </w:tc>
        <w:tc>
          <w:tcPr>
            <w:tcW w:w="288" w:type="dxa"/>
          </w:tcPr>
          <w:p w14:paraId="6D49CBB2" w14:textId="77777777" w:rsidR="00EC2AEB" w:rsidRDefault="00EC2AEB" w:rsidP="00EC2AEB"/>
        </w:tc>
        <w:tc>
          <w:tcPr>
            <w:tcW w:w="288" w:type="dxa"/>
          </w:tcPr>
          <w:p w14:paraId="43186E90" w14:textId="77777777" w:rsidR="00EC2AEB" w:rsidRDefault="00EC2AEB" w:rsidP="00EC2AEB">
            <w:pPr>
              <w:pStyle w:val="CopticCross"/>
            </w:pPr>
          </w:p>
        </w:tc>
        <w:tc>
          <w:tcPr>
            <w:tcW w:w="3960" w:type="dxa"/>
          </w:tcPr>
          <w:p w14:paraId="1B5670BE" w14:textId="77777777" w:rsidR="00EC2AEB" w:rsidRDefault="00EC2AEB" w:rsidP="00EC2AEB">
            <w:pPr>
              <w:pStyle w:val="CopticVersemulti-line"/>
            </w:pPr>
            <w:r>
              <w:t>Ⲗⲁⲍⲁⲣⲟⲥ ⲡⲓⲉ̀ⲡⲓⲥⲕⲟⲡⲟⲥ:</w:t>
            </w:r>
          </w:p>
          <w:p w14:paraId="5E2FE81D" w14:textId="77777777" w:rsidR="00EC2AEB" w:rsidRDefault="00EC2AEB" w:rsidP="00EC2AEB">
            <w:pPr>
              <w:pStyle w:val="CopticVersemulti-line"/>
            </w:pPr>
            <w:r>
              <w:t>ⲡⲓⲙⲉⲛⲣⲓⲧ ⲛ̀ⲧⲉ Ⲡⲭ̄ⲥ̄:</w:t>
            </w:r>
          </w:p>
          <w:p w14:paraId="6EE87820" w14:textId="77777777" w:rsidR="00EC2AEB" w:rsidRDefault="00EC2AEB" w:rsidP="00EC2AEB">
            <w:pPr>
              <w:pStyle w:val="CopticVersemulti-line"/>
            </w:pPr>
            <w:r>
              <w:t>ⲫⲏⲉⲧⲁϥⲧⲟⲩⲛⲟⲥϥ ϧⲉⲛ ⲛⲏⲉⲑⲙⲱⲟⲩⲧ:</w:t>
            </w:r>
          </w:p>
          <w:p w14:paraId="67554A6D" w14:textId="77777777" w:rsidR="00EC2AEB" w:rsidRPr="00C35319" w:rsidRDefault="00EC2AEB" w:rsidP="00EC2AEB">
            <w:pPr>
              <w:pStyle w:val="CopticHangingVerse"/>
            </w:pPr>
            <w:r>
              <w:t>ⲙⲉⲛⲉⲛⲥⲁ ϥ̀ⲧⲟⲩ ⲛ̀ⲉ̀ϩ̀ⲟⲟⲩ.</w:t>
            </w:r>
          </w:p>
        </w:tc>
      </w:tr>
      <w:tr w:rsidR="00EC2AEB" w14:paraId="62564A98" w14:textId="77777777" w:rsidTr="00EC2AEB">
        <w:trPr>
          <w:cantSplit/>
          <w:jc w:val="center"/>
        </w:trPr>
        <w:tc>
          <w:tcPr>
            <w:tcW w:w="288" w:type="dxa"/>
          </w:tcPr>
          <w:p w14:paraId="1A813965" w14:textId="77777777" w:rsidR="00EC2AEB" w:rsidRDefault="00EC2AEB" w:rsidP="00EC2AEB">
            <w:pPr>
              <w:pStyle w:val="CopticCross"/>
            </w:pPr>
            <w:r w:rsidRPr="00FB5ACB">
              <w:t>¿</w:t>
            </w:r>
          </w:p>
        </w:tc>
        <w:tc>
          <w:tcPr>
            <w:tcW w:w="3960" w:type="dxa"/>
          </w:tcPr>
          <w:p w14:paraId="6A839A00" w14:textId="77777777" w:rsidR="00EC2AEB" w:rsidRDefault="00EC2AEB" w:rsidP="00EC2AEB">
            <w:pPr>
              <w:pStyle w:val="EngHang"/>
            </w:pPr>
            <w:r>
              <w:t>Then he lived for forty years,</w:t>
            </w:r>
          </w:p>
          <w:p w14:paraId="55B7E8AF" w14:textId="77777777" w:rsidR="00EC2AEB" w:rsidRDefault="00EC2AEB" w:rsidP="00EC2AEB">
            <w:pPr>
              <w:pStyle w:val="EngHang"/>
            </w:pPr>
            <w:r>
              <w:t>Becoming a bishop</w:t>
            </w:r>
          </w:p>
          <w:p w14:paraId="0B6676FE" w14:textId="77777777" w:rsidR="00EC2AEB" w:rsidRDefault="00EC2AEB" w:rsidP="00EC2AEB">
            <w:pPr>
              <w:pStyle w:val="EngHang"/>
            </w:pPr>
            <w:r>
              <w:t>Upon the throne of Cyprus.</w:t>
            </w:r>
          </w:p>
          <w:p w14:paraId="74EF9396" w14:textId="77777777" w:rsidR="00EC2AEB" w:rsidRDefault="00EC2AEB" w:rsidP="00EC2AEB">
            <w:pPr>
              <w:pStyle w:val="EngHangEnd"/>
            </w:pPr>
            <w:r>
              <w:t>He shepherded the flock of Christ.</w:t>
            </w:r>
          </w:p>
        </w:tc>
        <w:tc>
          <w:tcPr>
            <w:tcW w:w="288" w:type="dxa"/>
          </w:tcPr>
          <w:p w14:paraId="25FDCCDE" w14:textId="77777777" w:rsidR="00EC2AEB" w:rsidRDefault="00EC2AEB" w:rsidP="00EC2AEB"/>
        </w:tc>
        <w:tc>
          <w:tcPr>
            <w:tcW w:w="288" w:type="dxa"/>
          </w:tcPr>
          <w:p w14:paraId="14A91F5E" w14:textId="77777777" w:rsidR="00EC2AEB" w:rsidRDefault="00EC2AEB" w:rsidP="00EC2AEB">
            <w:pPr>
              <w:pStyle w:val="CopticCross"/>
            </w:pPr>
            <w:r w:rsidRPr="00FB5ACB">
              <w:t>¿</w:t>
            </w:r>
          </w:p>
        </w:tc>
        <w:tc>
          <w:tcPr>
            <w:tcW w:w="3960" w:type="dxa"/>
          </w:tcPr>
          <w:p w14:paraId="37250DE6" w14:textId="77777777" w:rsidR="00EC2AEB" w:rsidRDefault="00EC2AEB" w:rsidP="00EC2AEB">
            <w:pPr>
              <w:pStyle w:val="CopticVersemulti-line"/>
            </w:pPr>
            <w:r>
              <w:t>Ⲟⲩⲟϩ ⲁϥⲱⲛϧ ⲛ̀ϩ̀ⲙⲉ ⲙ̀ⲣⲟⲙⲡⲓ:</w:t>
            </w:r>
          </w:p>
          <w:p w14:paraId="2393059A" w14:textId="77777777" w:rsidR="00EC2AEB" w:rsidRDefault="00EC2AEB" w:rsidP="00EC2AEB">
            <w:pPr>
              <w:pStyle w:val="CopticVersemulti-line"/>
            </w:pPr>
            <w:r>
              <w:t>ⲟⲩⲟϩ ⲁϥϣⲱⲡⲓ ⲛ̀ⲟⲩⲉ̀ⲡⲓⲥⲕⲟⲡⲟⲥ:</w:t>
            </w:r>
          </w:p>
          <w:p w14:paraId="5A4A9EA4" w14:textId="77777777" w:rsidR="00EC2AEB" w:rsidRDefault="00EC2AEB" w:rsidP="00EC2AEB">
            <w:pPr>
              <w:pStyle w:val="CopticVersemulti-line"/>
            </w:pPr>
            <w:r>
              <w:t>ϩⲓϫⲉⲛ ⲡⲓⲑ̀ⲣⲟⲛⲟⲥ ⲛ̀ⲧⲉ Ⲕⲯⲣⲡⲟⲥ:</w:t>
            </w:r>
          </w:p>
          <w:p w14:paraId="7BB4CE2B" w14:textId="77777777" w:rsidR="00EC2AEB" w:rsidRDefault="00EC2AEB" w:rsidP="00EC2AEB">
            <w:pPr>
              <w:pStyle w:val="CopticVersemulti-line"/>
            </w:pPr>
            <w:r>
              <w:t>ⲁϥⲁ̀ⲙⲟⲛⲓ ⲛⲓⲟ̀ϩⲓ ⲛ̀ⲧⲉ Ⲡⲭ̄ⲥ̄.</w:t>
            </w:r>
          </w:p>
        </w:tc>
      </w:tr>
      <w:tr w:rsidR="00EC2AEB" w14:paraId="74E48801" w14:textId="77777777" w:rsidTr="00EC2AEB">
        <w:trPr>
          <w:cantSplit/>
          <w:jc w:val="center"/>
        </w:trPr>
        <w:tc>
          <w:tcPr>
            <w:tcW w:w="288" w:type="dxa"/>
          </w:tcPr>
          <w:p w14:paraId="2378968B" w14:textId="77777777" w:rsidR="00EC2AEB" w:rsidRDefault="00EC2AEB" w:rsidP="00EC2AEB">
            <w:pPr>
              <w:pStyle w:val="CopticCross"/>
            </w:pPr>
          </w:p>
        </w:tc>
        <w:tc>
          <w:tcPr>
            <w:tcW w:w="3960" w:type="dxa"/>
          </w:tcPr>
          <w:p w14:paraId="6434067F" w14:textId="77777777" w:rsidR="00EC2AEB" w:rsidRDefault="00EC2AEB" w:rsidP="00EC2AEB">
            <w:pPr>
              <w:pStyle w:val="EngHang"/>
            </w:pPr>
            <w:r>
              <w:t>You are blessed, our holy father,</w:t>
            </w:r>
          </w:p>
          <w:p w14:paraId="3AEA1239" w14:textId="77777777" w:rsidR="00EC2AEB" w:rsidRDefault="00EC2AEB" w:rsidP="00EC2AEB">
            <w:pPr>
              <w:pStyle w:val="EngHang"/>
            </w:pPr>
            <w:r>
              <w:t>Bishop Lazarus,</w:t>
            </w:r>
          </w:p>
          <w:p w14:paraId="40C9F79D" w14:textId="77777777" w:rsidR="00EC2AEB" w:rsidRDefault="00EC2AEB" w:rsidP="00EC2AEB">
            <w:pPr>
              <w:pStyle w:val="EngHang"/>
            </w:pPr>
            <w:r>
              <w:t>For you were worthy to hear the voice of Jesus,</w:t>
            </w:r>
          </w:p>
          <w:p w14:paraId="1F2D12E3" w14:textId="77777777" w:rsidR="00EC2AEB" w:rsidRDefault="00EC2AEB" w:rsidP="00EC2AEB">
            <w:pPr>
              <w:pStyle w:val="EngHangEnd"/>
            </w:pPr>
            <w:r>
              <w:t>The Lord of the living and the dead.</w:t>
            </w:r>
          </w:p>
        </w:tc>
        <w:tc>
          <w:tcPr>
            <w:tcW w:w="288" w:type="dxa"/>
          </w:tcPr>
          <w:p w14:paraId="1F3A4191" w14:textId="77777777" w:rsidR="00EC2AEB" w:rsidRDefault="00EC2AEB" w:rsidP="00EC2AEB"/>
        </w:tc>
        <w:tc>
          <w:tcPr>
            <w:tcW w:w="288" w:type="dxa"/>
          </w:tcPr>
          <w:p w14:paraId="18F22CDF" w14:textId="77777777" w:rsidR="00EC2AEB" w:rsidRDefault="00EC2AEB" w:rsidP="00EC2AEB">
            <w:pPr>
              <w:pStyle w:val="CopticCross"/>
            </w:pPr>
          </w:p>
        </w:tc>
        <w:tc>
          <w:tcPr>
            <w:tcW w:w="3960" w:type="dxa"/>
          </w:tcPr>
          <w:p w14:paraId="1DB02EA5" w14:textId="77777777" w:rsidR="00EC2AEB" w:rsidRDefault="00EC2AEB" w:rsidP="00EC2AEB">
            <w:pPr>
              <w:pStyle w:val="CopticVersemulti-line"/>
            </w:pPr>
            <w:r>
              <w:t>Ⲱⲟⲩⲛⲓⲁⲧⲕ ⲡⲉⲛⲓⲱⲧ ⲉ̄ⲑ̄ⲩ̄:</w:t>
            </w:r>
          </w:p>
          <w:p w14:paraId="0AFA3C4C" w14:textId="77777777" w:rsidR="00EC2AEB" w:rsidRDefault="00EC2AEB" w:rsidP="00EC2AEB">
            <w:pPr>
              <w:pStyle w:val="CopticVersemulti-line"/>
            </w:pPr>
            <w:r>
              <w:t>Ⲗⲁⲍⲁⲣⲟⲥ ⲡⲓⲉ̀ⲡⲓⲥⲕⲟⲡⲟⲥ:</w:t>
            </w:r>
          </w:p>
          <w:p w14:paraId="3CE7E69B" w14:textId="77777777" w:rsidR="00EC2AEB" w:rsidRDefault="00EC2AEB" w:rsidP="00EC2AEB">
            <w:pPr>
              <w:pStyle w:val="CopticVersemulti-line"/>
            </w:pPr>
            <w:r>
              <w:t>Ϫⲉ ⲁⲕⲉⲣⲡ̀ⲉⲙⲡ̀ϣⲁ ⲛ̀ⲧ̀ⲥ̀ⲙⲏ ⲛ̀ⲧⲉ Ⲓⲏ̄ⲥ̄:</w:t>
            </w:r>
          </w:p>
          <w:p w14:paraId="2786AE96" w14:textId="77777777" w:rsidR="00EC2AEB" w:rsidRDefault="00EC2AEB" w:rsidP="00EC2AEB">
            <w:pPr>
              <w:pStyle w:val="CopticVersemulti-line"/>
            </w:pPr>
            <w:r>
              <w:t>Ⲫϯ ⲛ̀ⲛⲏⲉⲧⲱⲛϧ ⲛⲉⲙ ⲛⲓⲡⲉϥⲙⲱⲟⲩⲧ.</w:t>
            </w:r>
          </w:p>
        </w:tc>
      </w:tr>
      <w:tr w:rsidR="00EC2AEB" w14:paraId="23FAA3FB" w14:textId="77777777" w:rsidTr="00EC2AEB">
        <w:trPr>
          <w:cantSplit/>
          <w:jc w:val="center"/>
        </w:trPr>
        <w:tc>
          <w:tcPr>
            <w:tcW w:w="288" w:type="dxa"/>
          </w:tcPr>
          <w:p w14:paraId="7E42948E" w14:textId="77777777" w:rsidR="00EC2AEB" w:rsidRDefault="00EC2AEB" w:rsidP="00EC2AEB">
            <w:pPr>
              <w:pStyle w:val="CopticCross"/>
            </w:pPr>
            <w:r w:rsidRPr="00FB5ACB">
              <w:t>¿</w:t>
            </w:r>
          </w:p>
        </w:tc>
        <w:tc>
          <w:tcPr>
            <w:tcW w:w="3960" w:type="dxa"/>
          </w:tcPr>
          <w:p w14:paraId="5B4A1813" w14:textId="77777777" w:rsidR="00EC2AEB" w:rsidRDefault="00EC2AEB" w:rsidP="00EC2AEB">
            <w:pPr>
              <w:pStyle w:val="EngHang"/>
            </w:pPr>
            <w:r>
              <w:t>Rejoice, Lazarus the Beloved,</w:t>
            </w:r>
          </w:p>
          <w:p w14:paraId="448A80EC" w14:textId="77777777" w:rsidR="00EC2AEB" w:rsidRDefault="00EC2AEB" w:rsidP="00EC2AEB">
            <w:pPr>
              <w:pStyle w:val="EngHang"/>
            </w:pPr>
            <w:r>
              <w:t>For you were worthy of the episcopate.</w:t>
            </w:r>
          </w:p>
          <w:p w14:paraId="1080A66B" w14:textId="77777777" w:rsidR="00EC2AEB" w:rsidRDefault="00EC2AEB" w:rsidP="00EC2AEB">
            <w:pPr>
              <w:pStyle w:val="EngHang"/>
            </w:pPr>
            <w:r>
              <w:t>You tended the sheep,</w:t>
            </w:r>
          </w:p>
          <w:p w14:paraId="327D11B1" w14:textId="77777777" w:rsidR="00EC2AEB" w:rsidRDefault="00EC2AEB" w:rsidP="00EC2AEB">
            <w:pPr>
              <w:pStyle w:val="EngHangEnd"/>
            </w:pPr>
            <w:r>
              <w:t>O great shepherd.</w:t>
            </w:r>
          </w:p>
        </w:tc>
        <w:tc>
          <w:tcPr>
            <w:tcW w:w="288" w:type="dxa"/>
          </w:tcPr>
          <w:p w14:paraId="031C7D55" w14:textId="77777777" w:rsidR="00EC2AEB" w:rsidRDefault="00EC2AEB" w:rsidP="00EC2AEB"/>
        </w:tc>
        <w:tc>
          <w:tcPr>
            <w:tcW w:w="288" w:type="dxa"/>
          </w:tcPr>
          <w:p w14:paraId="7700EB09" w14:textId="77777777" w:rsidR="00EC2AEB" w:rsidRDefault="00EC2AEB" w:rsidP="00EC2AEB">
            <w:pPr>
              <w:pStyle w:val="CopticCross"/>
            </w:pPr>
            <w:r w:rsidRPr="00FB5ACB">
              <w:t>¿</w:t>
            </w:r>
          </w:p>
        </w:tc>
        <w:tc>
          <w:tcPr>
            <w:tcW w:w="3960" w:type="dxa"/>
          </w:tcPr>
          <w:p w14:paraId="7945AB35" w14:textId="77777777" w:rsidR="00EC2AEB" w:rsidRDefault="00EC2AEB" w:rsidP="00EC2AEB">
            <w:pPr>
              <w:pStyle w:val="CopticVersemulti-line"/>
            </w:pPr>
            <w:r>
              <w:t>Ⲣⲁϣⲓ ⲗⲁⲍⲁⲣⲟⲥ ⲡⲓⲙⲉⲛⲣⲓⲧ:</w:t>
            </w:r>
          </w:p>
          <w:p w14:paraId="00C6199A" w14:textId="77777777" w:rsidR="00EC2AEB" w:rsidRDefault="00EC2AEB" w:rsidP="00EC2AEB">
            <w:pPr>
              <w:pStyle w:val="CopticVersemulti-line"/>
            </w:pPr>
            <w:r>
              <w:t>Ϫⲉ ⲁⲕⲉⲙⲡ̀ϣⲁ ⲛ̀ϯⲙⲉⲧⲉ̀ⲡⲓⲥⲕⲟⲡⲟⲥ:</w:t>
            </w:r>
          </w:p>
          <w:p w14:paraId="4AD0DA79" w14:textId="77777777" w:rsidR="00EC2AEB" w:rsidRDefault="00EC2AEB" w:rsidP="00EC2AEB">
            <w:pPr>
              <w:pStyle w:val="CopticVersemulti-line"/>
            </w:pPr>
            <w:r>
              <w:t>ⲁⲕⲁ̀ⲙⲟⲛⲓ ⲛ̀ⲛⲓⲉ̀ⲥⲱⲟⲩ:</w:t>
            </w:r>
          </w:p>
          <w:p w14:paraId="495A3045" w14:textId="77777777" w:rsidR="00EC2AEB" w:rsidRDefault="00EC2AEB" w:rsidP="00EC2AEB">
            <w:pPr>
              <w:pStyle w:val="CopticVersemulti-line"/>
            </w:pPr>
            <w:r>
              <w:t>ⲱ̀ ⲡⲓⲛⲓϣϯ ⲙ̀ⲙⲁⲛⲉ̀ⲥⲱⲟⲩ.</w:t>
            </w:r>
          </w:p>
        </w:tc>
      </w:tr>
      <w:tr w:rsidR="00EC2AEB" w14:paraId="137476E0" w14:textId="77777777" w:rsidTr="00EC2AEB">
        <w:trPr>
          <w:cantSplit/>
          <w:jc w:val="center"/>
        </w:trPr>
        <w:tc>
          <w:tcPr>
            <w:tcW w:w="288" w:type="dxa"/>
          </w:tcPr>
          <w:p w14:paraId="617190A6" w14:textId="77777777" w:rsidR="00EC2AEB" w:rsidRDefault="00EC2AEB" w:rsidP="00EC2AEB">
            <w:pPr>
              <w:pStyle w:val="CopticCross"/>
            </w:pPr>
          </w:p>
        </w:tc>
        <w:tc>
          <w:tcPr>
            <w:tcW w:w="3960" w:type="dxa"/>
          </w:tcPr>
          <w:p w14:paraId="5CC7208C" w14:textId="77777777" w:rsidR="00EC2AEB" w:rsidRDefault="00EC2AEB" w:rsidP="00EC2AEB">
            <w:pPr>
              <w:pStyle w:val="EngHang"/>
            </w:pPr>
            <w:r>
              <w:t>We ask you, O our father,</w:t>
            </w:r>
          </w:p>
          <w:p w14:paraId="5E387871" w14:textId="77777777" w:rsidR="00EC2AEB" w:rsidRDefault="00EC2AEB" w:rsidP="00EC2AEB">
            <w:pPr>
              <w:pStyle w:val="EngHang"/>
            </w:pPr>
            <w:r>
              <w:t>To intercede on our behalf</w:t>
            </w:r>
          </w:p>
          <w:p w14:paraId="3771823C" w14:textId="77777777" w:rsidR="00EC2AEB" w:rsidRDefault="00EC2AEB" w:rsidP="00EC2AEB">
            <w:pPr>
              <w:pStyle w:val="EngHang"/>
            </w:pPr>
            <w:r>
              <w:t>Before Christ, who has loved you,</w:t>
            </w:r>
          </w:p>
          <w:p w14:paraId="189E02F4" w14:textId="77777777" w:rsidR="00EC2AEB" w:rsidRPr="00074078" w:rsidRDefault="00EC2AEB" w:rsidP="00EC2AEB">
            <w:pPr>
              <w:pStyle w:val="EngHangEnd"/>
            </w:pPr>
            <w:r>
              <w:t>And who raised you from the dead.</w:t>
            </w:r>
          </w:p>
        </w:tc>
        <w:tc>
          <w:tcPr>
            <w:tcW w:w="288" w:type="dxa"/>
          </w:tcPr>
          <w:p w14:paraId="00E4053D" w14:textId="77777777" w:rsidR="00EC2AEB" w:rsidRDefault="00EC2AEB" w:rsidP="00EC2AEB"/>
        </w:tc>
        <w:tc>
          <w:tcPr>
            <w:tcW w:w="288" w:type="dxa"/>
          </w:tcPr>
          <w:p w14:paraId="46A9AA49" w14:textId="77777777" w:rsidR="00EC2AEB" w:rsidRDefault="00EC2AEB" w:rsidP="00EC2AEB">
            <w:pPr>
              <w:pStyle w:val="CopticCross"/>
            </w:pPr>
          </w:p>
        </w:tc>
        <w:tc>
          <w:tcPr>
            <w:tcW w:w="3960" w:type="dxa"/>
          </w:tcPr>
          <w:p w14:paraId="75F6840A" w14:textId="77777777" w:rsidR="00EC2AEB" w:rsidRDefault="00EC2AEB" w:rsidP="00EC2AEB">
            <w:pPr>
              <w:pStyle w:val="CopticVersemulti-line"/>
            </w:pPr>
            <w:r>
              <w:t>Ⲧⲉⲛⲧⲱⲃϩ ⲙ̀ⲙⲟⲕ ⲱ̀ ⲡⲁⲧⲏⲣ ⲩ̀ⲙⲱⲛ:</w:t>
            </w:r>
          </w:p>
          <w:p w14:paraId="0D3470EB" w14:textId="77777777" w:rsidR="00EC2AEB" w:rsidRDefault="00EC2AEB" w:rsidP="00EC2AEB">
            <w:pPr>
              <w:pStyle w:val="CopticVersemulti-line"/>
            </w:pPr>
            <w:r>
              <w:t>ⲛ̀ⲧⲉⲕⲉⲣⲡ̀ⲣⲉⲥⲃⲉⲩⲓⲛ ⲉ̀ϫⲱⲛ:</w:t>
            </w:r>
          </w:p>
          <w:p w14:paraId="2FDC8F76" w14:textId="77777777" w:rsidR="00EC2AEB" w:rsidRDefault="00EC2AEB" w:rsidP="00EC2AEB">
            <w:pPr>
              <w:pStyle w:val="CopticVersemulti-line"/>
            </w:pPr>
            <w:r>
              <w:t>ⲛⲁϩⲣⲉⲛ Ⲡⲭ̄ⲥ̄ ⲫⲏⲉⲧⲁϥⲙⲉⲛⲣⲓⲧⲕ:</w:t>
            </w:r>
          </w:p>
          <w:p w14:paraId="3B785C29" w14:textId="77777777" w:rsidR="00EC2AEB" w:rsidRDefault="00EC2AEB" w:rsidP="00EC2AEB">
            <w:pPr>
              <w:pStyle w:val="CopticVersemulti-line"/>
            </w:pPr>
            <w:r>
              <w:t>ⲟⲩⲟϩ ⲁϥⲧⲟⲩⲛⲟⲕ ϧⲉⲛ ⲛⲏⲉⲑⲙⲱⲟⲩⲧ.</w:t>
            </w:r>
          </w:p>
        </w:tc>
      </w:tr>
      <w:tr w:rsidR="00EC2AEB" w14:paraId="451D60AD" w14:textId="77777777" w:rsidTr="00EC2AEB">
        <w:trPr>
          <w:cantSplit/>
          <w:jc w:val="center"/>
        </w:trPr>
        <w:tc>
          <w:tcPr>
            <w:tcW w:w="288" w:type="dxa"/>
          </w:tcPr>
          <w:p w14:paraId="76012B04" w14:textId="77777777" w:rsidR="00EC2AEB" w:rsidRDefault="00EC2AEB" w:rsidP="00EC2AEB">
            <w:pPr>
              <w:pStyle w:val="CopticCross"/>
            </w:pPr>
            <w:r w:rsidRPr="00FB5ACB">
              <w:t>¿</w:t>
            </w:r>
          </w:p>
        </w:tc>
        <w:tc>
          <w:tcPr>
            <w:tcW w:w="3960" w:type="dxa"/>
          </w:tcPr>
          <w:p w14:paraId="25DC28C6" w14:textId="77777777" w:rsidR="00EC2AEB" w:rsidRDefault="00EC2AEB" w:rsidP="00EC2AEB">
            <w:pPr>
              <w:pStyle w:val="EngHang"/>
            </w:pPr>
            <w:r>
              <w:t>Pray to the Lord on our behalf,</w:t>
            </w:r>
          </w:p>
          <w:p w14:paraId="0A14F233" w14:textId="77777777" w:rsidR="00EC2AEB" w:rsidRDefault="00EC2AEB" w:rsidP="00EC2AEB">
            <w:pPr>
              <w:pStyle w:val="EngHang"/>
            </w:pPr>
            <w:r>
              <w:t>O shepherd of Christ,</w:t>
            </w:r>
          </w:p>
          <w:p w14:paraId="609C3FD4" w14:textId="77777777" w:rsidR="00EC2AEB" w:rsidRDefault="00EC2AEB" w:rsidP="00EC2AEB">
            <w:pPr>
              <w:pStyle w:val="EngHang"/>
            </w:pPr>
            <w:r>
              <w:t>Bishop Lazarus,</w:t>
            </w:r>
          </w:p>
          <w:p w14:paraId="654995C9" w14:textId="77777777" w:rsidR="00EC2AEB" w:rsidRDefault="00EC2AEB" w:rsidP="00EC2AEB">
            <w:pPr>
              <w:pStyle w:val="EngHangEnd"/>
            </w:pPr>
            <w:r>
              <w:t>That He may forgive us our sins.</w:t>
            </w:r>
          </w:p>
        </w:tc>
        <w:tc>
          <w:tcPr>
            <w:tcW w:w="288" w:type="dxa"/>
          </w:tcPr>
          <w:p w14:paraId="53041DD4" w14:textId="77777777" w:rsidR="00EC2AEB" w:rsidRDefault="00EC2AEB" w:rsidP="00EC2AEB"/>
        </w:tc>
        <w:tc>
          <w:tcPr>
            <w:tcW w:w="288" w:type="dxa"/>
          </w:tcPr>
          <w:p w14:paraId="5FF937BD" w14:textId="77777777" w:rsidR="00EC2AEB" w:rsidRDefault="00EC2AEB" w:rsidP="00EC2AEB">
            <w:pPr>
              <w:pStyle w:val="CopticCross"/>
            </w:pPr>
            <w:r w:rsidRPr="00FB5ACB">
              <w:t>¿</w:t>
            </w:r>
          </w:p>
        </w:tc>
        <w:tc>
          <w:tcPr>
            <w:tcW w:w="3960" w:type="dxa"/>
          </w:tcPr>
          <w:p w14:paraId="76DC32CF" w14:textId="77777777" w:rsidR="00EC2AEB" w:rsidRDefault="00EC2AEB" w:rsidP="00EC2AEB">
            <w:pPr>
              <w:pStyle w:val="CopticVersemulti-line"/>
            </w:pPr>
            <w:r>
              <w:t>Ⲧⲱⲃϩ ⲙ̀Ⲡⲟ̄ⲥ̄ ⲉ̀ϩ̀ⲣⲏⲓ ⲉ̀ϫⲱⲛ:</w:t>
            </w:r>
          </w:p>
          <w:p w14:paraId="789637A4" w14:textId="77777777" w:rsidR="00EC2AEB" w:rsidRDefault="00EC2AEB" w:rsidP="00EC2AEB">
            <w:pPr>
              <w:pStyle w:val="CopticVersemulti-line"/>
            </w:pPr>
            <w:r>
              <w:t>ⲱ̀ ⲡⲓⲙⲁⲛⲉ̀ⲥⲱⲟⲩ ⲛ̀ⲧⲉ Ⲡⲭ̄ⲥ̄:</w:t>
            </w:r>
          </w:p>
          <w:p w14:paraId="35E185F1" w14:textId="77777777" w:rsidR="00EC2AEB" w:rsidRDefault="00EC2AEB" w:rsidP="00EC2AEB">
            <w:pPr>
              <w:pStyle w:val="CopticVersemulti-line"/>
            </w:pPr>
            <w:r>
              <w:t>Ⲗⲁⲍⲁⲣⲟⲥ ⲡⲓⲉ̀ⲡⲓⲥⲕⲟⲡⲟⲥ:</w:t>
            </w:r>
          </w:p>
          <w:p w14:paraId="27DC2FAA" w14:textId="77777777" w:rsidR="00EC2AEB" w:rsidRDefault="00EC2AEB" w:rsidP="00EC2AEB">
            <w:pPr>
              <w:pStyle w:val="CopticVersemulti-line"/>
            </w:pPr>
            <w:r>
              <w:t>ⲛ̀ⲧⲉϥⲭⲁ ⲛⲉⲛⲛⲟⲃⲓ ⲛⲁⲛ ⲉ̀ⲃⲟⲗ.</w:t>
            </w:r>
          </w:p>
        </w:tc>
      </w:tr>
    </w:tbl>
    <w:p w14:paraId="1312B779" w14:textId="77777777" w:rsidR="005A333A" w:rsidRDefault="005A333A" w:rsidP="005A333A">
      <w:pPr>
        <w:pStyle w:val="Heading4"/>
      </w:pPr>
      <w:bookmarkStart w:id="1817" w:name="_Ref434476394"/>
      <w:r>
        <w:t>The Psali Batos</w:t>
      </w:r>
      <w:r w:rsidR="006C1B94">
        <w:t xml:space="preserve"> for Lazarus Saturday</w:t>
      </w:r>
      <w:bookmarkEnd w:id="18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5A333A" w14:paraId="1FFFB07E" w14:textId="77777777" w:rsidTr="005A333A">
        <w:trPr>
          <w:cantSplit/>
          <w:jc w:val="center"/>
        </w:trPr>
        <w:tc>
          <w:tcPr>
            <w:tcW w:w="288" w:type="dxa"/>
          </w:tcPr>
          <w:p w14:paraId="501562A4" w14:textId="77777777" w:rsidR="005A333A" w:rsidRDefault="005A333A" w:rsidP="005A333A">
            <w:pPr>
              <w:pStyle w:val="CopticCross"/>
            </w:pPr>
          </w:p>
        </w:tc>
        <w:tc>
          <w:tcPr>
            <w:tcW w:w="3960" w:type="dxa"/>
          </w:tcPr>
          <w:p w14:paraId="5F760491" w14:textId="77777777" w:rsidR="005A333A" w:rsidRDefault="005A333A" w:rsidP="005A333A">
            <w:pPr>
              <w:pStyle w:val="EngHang"/>
            </w:pPr>
            <w:r>
              <w:t>Come all you together,</w:t>
            </w:r>
          </w:p>
          <w:p w14:paraId="4D9A2A75" w14:textId="77777777" w:rsidR="005A333A" w:rsidRDefault="005A333A" w:rsidP="005A333A">
            <w:pPr>
              <w:pStyle w:val="EngHang"/>
            </w:pPr>
            <w:r>
              <w:t>To praise and sing to the Lord,</w:t>
            </w:r>
          </w:p>
          <w:p w14:paraId="2E5BA70B" w14:textId="77777777" w:rsidR="005A333A" w:rsidRDefault="005A333A" w:rsidP="005A333A">
            <w:pPr>
              <w:pStyle w:val="EngHang"/>
            </w:pPr>
            <w:r>
              <w:t>Jesus Christ the Logos,</w:t>
            </w:r>
          </w:p>
          <w:p w14:paraId="0D2410FD" w14:textId="77777777" w:rsidR="005A333A" w:rsidRDefault="005A333A" w:rsidP="005A333A">
            <w:pPr>
              <w:pStyle w:val="EngHangEnd"/>
            </w:pPr>
            <w:r>
              <w:t>Who raised Lazarus.</w:t>
            </w:r>
          </w:p>
        </w:tc>
        <w:tc>
          <w:tcPr>
            <w:tcW w:w="288" w:type="dxa"/>
          </w:tcPr>
          <w:p w14:paraId="3BAC7208" w14:textId="77777777" w:rsidR="005A333A" w:rsidRDefault="005A333A" w:rsidP="005A333A"/>
        </w:tc>
        <w:tc>
          <w:tcPr>
            <w:tcW w:w="288" w:type="dxa"/>
          </w:tcPr>
          <w:p w14:paraId="619F789E" w14:textId="77777777" w:rsidR="005A333A" w:rsidRDefault="005A333A" w:rsidP="005A333A">
            <w:pPr>
              <w:pStyle w:val="CopticCross"/>
            </w:pPr>
          </w:p>
        </w:tc>
        <w:tc>
          <w:tcPr>
            <w:tcW w:w="3960" w:type="dxa"/>
          </w:tcPr>
          <w:p w14:paraId="3DE32BD3" w14:textId="77777777" w:rsidR="005A333A" w:rsidRDefault="005A333A" w:rsidP="005A333A">
            <w:pPr>
              <w:pStyle w:val="CopticVersemulti-line"/>
            </w:pPr>
            <w:r>
              <w:t>Ⲁⲙⲱⲓⲛⲓ ⲧⲏⲣⲟⲩ ⲛ̀ⲧⲉⲛϩⲱⲥ:</w:t>
            </w:r>
          </w:p>
          <w:p w14:paraId="4F15231B" w14:textId="77777777" w:rsidR="005A333A" w:rsidRDefault="005A333A" w:rsidP="005A333A">
            <w:pPr>
              <w:pStyle w:val="CopticVersemulti-line"/>
            </w:pPr>
            <w:r>
              <w:t>ⲟⲩⲟϩ ⲛ̀ⲧⲉⲛⲉⲣⲯⲁⲗⲓⲛ ⲉ̀Ⲡ</w:t>
            </w:r>
            <w:r>
              <w:pgNum/>
            </w:r>
            <w:r>
              <w:t>ⲟ̄ⲥ̄:</w:t>
            </w:r>
          </w:p>
          <w:p w14:paraId="78F09A66" w14:textId="77777777" w:rsidR="005A333A" w:rsidRDefault="005A333A" w:rsidP="005A333A">
            <w:pPr>
              <w:pStyle w:val="CopticVersemulti-line"/>
            </w:pPr>
            <w:r>
              <w:t>Ⲓⲏ̄ⲥ̄ Ⲡⲭ̄ⲥ̄ Ⲡⲓⲗⲟⲅⲟⲥ:</w:t>
            </w:r>
          </w:p>
          <w:p w14:paraId="416021DB" w14:textId="77777777" w:rsidR="005A333A" w:rsidRPr="00C35319" w:rsidRDefault="005A333A" w:rsidP="005A333A">
            <w:pPr>
              <w:pStyle w:val="CopticHangingVerse"/>
            </w:pPr>
            <w:r>
              <w:t>ⲫⲏⲉ̀ⲧⲁϥⲧⲟⲩⲛⲟⲥ ⲛ̀Ⲗⲁⲍⲁⲣⲟⲥ.</w:t>
            </w:r>
          </w:p>
        </w:tc>
      </w:tr>
      <w:tr w:rsidR="005A333A" w14:paraId="514009ED" w14:textId="77777777" w:rsidTr="005A333A">
        <w:trPr>
          <w:cantSplit/>
          <w:jc w:val="center"/>
        </w:trPr>
        <w:tc>
          <w:tcPr>
            <w:tcW w:w="288" w:type="dxa"/>
          </w:tcPr>
          <w:p w14:paraId="2F2294C3" w14:textId="77777777" w:rsidR="005A333A" w:rsidRDefault="005A333A" w:rsidP="005A333A">
            <w:pPr>
              <w:pStyle w:val="CopticCross"/>
            </w:pPr>
          </w:p>
        </w:tc>
        <w:tc>
          <w:tcPr>
            <w:tcW w:w="3960" w:type="dxa"/>
          </w:tcPr>
          <w:p w14:paraId="5CB1BF26" w14:textId="77777777" w:rsidR="005A333A" w:rsidRDefault="005A333A" w:rsidP="005A333A">
            <w:pPr>
              <w:pStyle w:val="EngHang"/>
            </w:pPr>
            <w:r>
              <w:t>Everyone glorified You,</w:t>
            </w:r>
          </w:p>
          <w:p w14:paraId="29FF0B7E" w14:textId="77777777" w:rsidR="005A333A" w:rsidRDefault="005A333A" w:rsidP="005A333A">
            <w:pPr>
              <w:pStyle w:val="EngHang"/>
            </w:pPr>
            <w:r>
              <w:t>O eternal Son,</w:t>
            </w:r>
          </w:p>
          <w:p w14:paraId="3868AFD3" w14:textId="77777777" w:rsidR="005A333A" w:rsidRDefault="005A333A" w:rsidP="005A333A">
            <w:pPr>
              <w:pStyle w:val="EngHang"/>
            </w:pPr>
            <w:commentRangeStart w:id="1818"/>
            <w:r>
              <w:t>With glory befitting You</w:t>
            </w:r>
            <w:commentRangeEnd w:id="1818"/>
            <w:r>
              <w:rPr>
                <w:rStyle w:val="CommentReference"/>
              </w:rPr>
              <w:commentReference w:id="1818"/>
            </w:r>
            <w:r>
              <w:t>,</w:t>
            </w:r>
          </w:p>
          <w:p w14:paraId="232DFD55" w14:textId="77777777" w:rsidR="005A333A" w:rsidRDefault="005A333A" w:rsidP="005A333A">
            <w:pPr>
              <w:pStyle w:val="EngHangEnd"/>
            </w:pPr>
            <w:r>
              <w:t>For You have raised Lazarus.</w:t>
            </w:r>
          </w:p>
        </w:tc>
        <w:tc>
          <w:tcPr>
            <w:tcW w:w="288" w:type="dxa"/>
          </w:tcPr>
          <w:p w14:paraId="365C6AE4" w14:textId="77777777" w:rsidR="005A333A" w:rsidRDefault="005A333A" w:rsidP="005A333A"/>
        </w:tc>
        <w:tc>
          <w:tcPr>
            <w:tcW w:w="288" w:type="dxa"/>
          </w:tcPr>
          <w:p w14:paraId="127D6B79" w14:textId="77777777" w:rsidR="005A333A" w:rsidRDefault="005A333A" w:rsidP="005A333A">
            <w:pPr>
              <w:pStyle w:val="CopticCross"/>
            </w:pPr>
          </w:p>
        </w:tc>
        <w:tc>
          <w:tcPr>
            <w:tcW w:w="3960" w:type="dxa"/>
          </w:tcPr>
          <w:p w14:paraId="7090AEBC" w14:textId="77777777" w:rsidR="005A333A" w:rsidRDefault="005A333A" w:rsidP="005A333A">
            <w:pPr>
              <w:pStyle w:val="CopticVersemulti-line"/>
            </w:pPr>
            <w:r>
              <w:t>Ⲃⲟⲛ ⲛⲓⲃⲉⲛ ⲥⲉϯⲱ̀ⲟⲩ ⲛⲁⲕ:</w:t>
            </w:r>
          </w:p>
          <w:p w14:paraId="798C61D2" w14:textId="77777777" w:rsidR="005A333A" w:rsidRDefault="005A333A" w:rsidP="005A333A">
            <w:pPr>
              <w:pStyle w:val="CopticVersemulti-line"/>
            </w:pPr>
            <w:r>
              <w:t>ⲱ̀ Ⲡⲓϣⲏⲣⲓ ⲛ̀Ⲁⲓⲇⲓⲟⲥ:</w:t>
            </w:r>
          </w:p>
          <w:p w14:paraId="1991BB7D" w14:textId="77777777" w:rsidR="005A333A" w:rsidRDefault="005A333A" w:rsidP="005A333A">
            <w:pPr>
              <w:pStyle w:val="CopticVersemulti-line"/>
            </w:pPr>
            <w:r>
              <w:t>ⲟⲩⲟϩ ⲛⲓⲱ̀ⲟⲩ ϥ̀ⲉⲣϣⲁⲩ ⲛⲁⲕ:</w:t>
            </w:r>
          </w:p>
          <w:p w14:paraId="06D26A2E" w14:textId="77777777" w:rsidR="005A333A" w:rsidRDefault="005A333A" w:rsidP="005A333A">
            <w:pPr>
              <w:pStyle w:val="CopticHangingVerse"/>
            </w:pPr>
            <w:r>
              <w:t>ϫⲉ ⲁⲕⲧⲟⲩⲛⲟⲥ ⲛ̀Ⲗⲁⲍⲁⲣⲟⲥ.</w:t>
            </w:r>
          </w:p>
        </w:tc>
      </w:tr>
      <w:tr w:rsidR="005A333A" w14:paraId="02ACC0A2" w14:textId="77777777" w:rsidTr="005A333A">
        <w:trPr>
          <w:cantSplit/>
          <w:jc w:val="center"/>
        </w:trPr>
        <w:tc>
          <w:tcPr>
            <w:tcW w:w="288" w:type="dxa"/>
          </w:tcPr>
          <w:p w14:paraId="20C9B12D" w14:textId="77777777" w:rsidR="005A333A" w:rsidRDefault="005A333A" w:rsidP="005A333A">
            <w:pPr>
              <w:pStyle w:val="CopticCross"/>
            </w:pPr>
            <w:r w:rsidRPr="00FB5ACB">
              <w:t>¿</w:t>
            </w:r>
          </w:p>
        </w:tc>
        <w:tc>
          <w:tcPr>
            <w:tcW w:w="3960" w:type="dxa"/>
          </w:tcPr>
          <w:p w14:paraId="749ECA49" w14:textId="77777777" w:rsidR="005A333A" w:rsidRDefault="005A333A" w:rsidP="005A333A">
            <w:pPr>
              <w:pStyle w:val="EngHang"/>
            </w:pPr>
            <w:r>
              <w:t>For truly Lazarus was dead.</w:t>
            </w:r>
          </w:p>
          <w:p w14:paraId="0AC3428A" w14:textId="77777777" w:rsidR="005A333A" w:rsidRDefault="005A333A" w:rsidP="005A333A">
            <w:pPr>
              <w:pStyle w:val="EngHang"/>
            </w:pPr>
            <w:r>
              <w:t>They buried him in a tomb,</w:t>
            </w:r>
          </w:p>
          <w:p w14:paraId="7FDC70E2" w14:textId="77777777" w:rsidR="005A333A" w:rsidRDefault="005A333A" w:rsidP="005A333A">
            <w:pPr>
              <w:pStyle w:val="EngHang"/>
            </w:pPr>
            <w:r>
              <w:t>And after four days</w:t>
            </w:r>
          </w:p>
          <w:p w14:paraId="46E39C9D" w14:textId="77777777" w:rsidR="005A333A" w:rsidRPr="008753A5" w:rsidRDefault="005A333A" w:rsidP="005A333A">
            <w:pPr>
              <w:pStyle w:val="EngHangEnd"/>
            </w:pPr>
            <w:r>
              <w:t>Jesus has raised him.</w:t>
            </w:r>
          </w:p>
        </w:tc>
        <w:tc>
          <w:tcPr>
            <w:tcW w:w="288" w:type="dxa"/>
          </w:tcPr>
          <w:p w14:paraId="24FC1F75" w14:textId="77777777" w:rsidR="005A333A" w:rsidRDefault="005A333A" w:rsidP="005A333A"/>
        </w:tc>
        <w:tc>
          <w:tcPr>
            <w:tcW w:w="288" w:type="dxa"/>
          </w:tcPr>
          <w:p w14:paraId="774F9EF9" w14:textId="77777777" w:rsidR="005A333A" w:rsidRDefault="005A333A" w:rsidP="005A333A">
            <w:pPr>
              <w:pStyle w:val="CopticCross"/>
            </w:pPr>
            <w:r w:rsidRPr="00FB5ACB">
              <w:t>¿</w:t>
            </w:r>
          </w:p>
        </w:tc>
        <w:tc>
          <w:tcPr>
            <w:tcW w:w="3960" w:type="dxa"/>
          </w:tcPr>
          <w:p w14:paraId="44929DA2" w14:textId="77777777" w:rsidR="005A333A" w:rsidRDefault="005A333A" w:rsidP="005A333A">
            <w:pPr>
              <w:pStyle w:val="CopticVersemulti-line"/>
            </w:pPr>
            <w:r>
              <w:t>Ⲅⲉ ⲅⲁⲣ ⲁϥϣⲱⲡⲓ ϧⲉⲛ ⲟⲩⲙⲉⲑⲙⲏⲓ:</w:t>
            </w:r>
          </w:p>
          <w:p w14:paraId="47B62E56" w14:textId="77777777" w:rsidR="005A333A" w:rsidRDefault="005A333A" w:rsidP="005A333A">
            <w:pPr>
              <w:pStyle w:val="CopticVersemulti-line"/>
            </w:pPr>
            <w:r>
              <w:t>Ⲗⲁⲍⲁⲣⲟⲥ ⲁϥⲙⲟⲩ ⲟⲩⲟϩ ϧⲉⲛ</w:t>
            </w:r>
            <w:r w:rsidR="00A043A7">
              <w:t xml:space="preserve"> </w:t>
            </w:r>
            <w:r>
              <w:t>ⲧⲁⲫⲟⲥ:</w:t>
            </w:r>
          </w:p>
          <w:p w14:paraId="331C74F5" w14:textId="77777777" w:rsidR="005A333A" w:rsidRDefault="005A333A" w:rsidP="005A333A">
            <w:pPr>
              <w:pStyle w:val="CopticVersemulti-line"/>
            </w:pPr>
            <w:r>
              <w:t>ⲁⲩⲕⲟⲥϥ ⲙⲉⲛⲉⲛⲥⲁ ϥ̀ⲧⲟⲟⲩ ⲛ̀ⲉ̀ϩⲟⲟⲩ:</w:t>
            </w:r>
          </w:p>
          <w:p w14:paraId="65BF9B11" w14:textId="77777777" w:rsidR="005A333A" w:rsidRDefault="005A333A" w:rsidP="005A333A">
            <w:pPr>
              <w:pStyle w:val="CopticHangingVerse"/>
            </w:pPr>
            <w:r>
              <w:t>ⲁϥⲧⲟⲩⲛⲟⲥϥ ⲛ̀ϫⲉ Ⲓⲏ̄ⲥ̄.</w:t>
            </w:r>
          </w:p>
        </w:tc>
      </w:tr>
      <w:tr w:rsidR="005A333A" w14:paraId="0CCB9AAA" w14:textId="77777777" w:rsidTr="005A333A">
        <w:trPr>
          <w:cantSplit/>
          <w:jc w:val="center"/>
        </w:trPr>
        <w:tc>
          <w:tcPr>
            <w:tcW w:w="288" w:type="dxa"/>
          </w:tcPr>
          <w:p w14:paraId="3866B815" w14:textId="77777777" w:rsidR="005A333A" w:rsidRDefault="005A333A" w:rsidP="005A333A">
            <w:pPr>
              <w:pStyle w:val="CopticCross"/>
            </w:pPr>
            <w:r w:rsidRPr="00FB5ACB">
              <w:t>¿</w:t>
            </w:r>
          </w:p>
        </w:tc>
        <w:tc>
          <w:tcPr>
            <w:tcW w:w="3960" w:type="dxa"/>
          </w:tcPr>
          <w:p w14:paraId="57B0BE12" w14:textId="77777777" w:rsidR="005A333A" w:rsidRDefault="005A333A" w:rsidP="005A333A">
            <w:pPr>
              <w:pStyle w:val="EngHang"/>
            </w:pPr>
            <w:r>
              <w:t>When the righteous Martha learned</w:t>
            </w:r>
          </w:p>
          <w:p w14:paraId="32788B1C" w14:textId="77777777" w:rsidR="005A333A" w:rsidRDefault="005A333A" w:rsidP="005A333A">
            <w:pPr>
              <w:pStyle w:val="EngHang"/>
            </w:pPr>
            <w:r>
              <w:t>Of the coming of our Lord Jesus,</w:t>
            </w:r>
          </w:p>
          <w:p w14:paraId="557D9174" w14:textId="77777777" w:rsidR="005A333A" w:rsidRDefault="005A333A" w:rsidP="005A333A">
            <w:pPr>
              <w:pStyle w:val="EngHang"/>
            </w:pPr>
            <w:r>
              <w:t>She cried saying, “If You were here,</w:t>
            </w:r>
          </w:p>
          <w:p w14:paraId="4D41F8A4" w14:textId="77777777" w:rsidR="005A333A" w:rsidRDefault="005A333A" w:rsidP="005A333A">
            <w:pPr>
              <w:pStyle w:val="EngHangEnd"/>
            </w:pPr>
            <w:r>
              <w:t>Lazarus my brother would not have died.”</w:t>
            </w:r>
          </w:p>
        </w:tc>
        <w:tc>
          <w:tcPr>
            <w:tcW w:w="288" w:type="dxa"/>
          </w:tcPr>
          <w:p w14:paraId="76EC7BD3" w14:textId="77777777" w:rsidR="005A333A" w:rsidRDefault="005A333A" w:rsidP="005A333A"/>
        </w:tc>
        <w:tc>
          <w:tcPr>
            <w:tcW w:w="288" w:type="dxa"/>
          </w:tcPr>
          <w:p w14:paraId="69573C18" w14:textId="77777777" w:rsidR="005A333A" w:rsidRDefault="005A333A" w:rsidP="005A333A">
            <w:pPr>
              <w:pStyle w:val="CopticCross"/>
            </w:pPr>
            <w:r w:rsidRPr="00FB5ACB">
              <w:t>¿</w:t>
            </w:r>
          </w:p>
        </w:tc>
        <w:tc>
          <w:tcPr>
            <w:tcW w:w="3960" w:type="dxa"/>
          </w:tcPr>
          <w:p w14:paraId="52A95B08" w14:textId="77777777" w:rsidR="005A333A" w:rsidRDefault="005A333A" w:rsidP="005A333A">
            <w:pPr>
              <w:pStyle w:val="CopticVersemulti-line"/>
            </w:pPr>
            <w:r>
              <w:t xml:space="preserve">Ⲇⲓⲕⲉⲟⲥ ⲉ̀ⲧⲁⲥⲉ̀ⲙⲓ ⲛ̀ϫⲉ Ⲙⲁⲣⲑⲁ: </w:t>
            </w:r>
          </w:p>
          <w:p w14:paraId="4616147A" w14:textId="77777777" w:rsidR="005A333A" w:rsidRDefault="005A333A" w:rsidP="005A333A">
            <w:pPr>
              <w:pStyle w:val="CopticVersemulti-line"/>
            </w:pPr>
            <w:r>
              <w:t xml:space="preserve">ϧⲉⲛ ⲡ̀ϫⲓⲛⲓ̀ ⲙ̀Ⲡⲉⲛⲟ̄ⲥ̄ Ⲓⲏ̄ⲥ̄: </w:t>
            </w:r>
          </w:p>
          <w:p w14:paraId="581C6C9A" w14:textId="77777777" w:rsidR="005A333A" w:rsidRDefault="005A333A" w:rsidP="005A333A">
            <w:pPr>
              <w:pStyle w:val="CopticVersemulti-line"/>
            </w:pPr>
            <w:r>
              <w:t xml:space="preserve">ⲁⲥⲣⲓⲙⲓ ϫⲉ ⲉⲛⲁⲕⲭⲏ ⲙ̀ⲡⲁⲓⲙⲁ: </w:t>
            </w:r>
          </w:p>
          <w:p w14:paraId="557F3972" w14:textId="77777777" w:rsidR="005A333A" w:rsidRDefault="005A333A" w:rsidP="005A333A">
            <w:pPr>
              <w:pStyle w:val="CopticHangingVerse"/>
            </w:pPr>
            <w:r>
              <w:t>ⲙ̀ⲡⲉϥⲙⲟⲩ ⲡⲁⲥⲟⲛ Ⲗⲁⲍⲁⲣⲟⲥ.</w:t>
            </w:r>
          </w:p>
        </w:tc>
      </w:tr>
      <w:tr w:rsidR="005A333A" w14:paraId="19C760A4" w14:textId="77777777" w:rsidTr="005A333A">
        <w:trPr>
          <w:cantSplit/>
          <w:jc w:val="center"/>
        </w:trPr>
        <w:tc>
          <w:tcPr>
            <w:tcW w:w="288" w:type="dxa"/>
          </w:tcPr>
          <w:p w14:paraId="79F933D6" w14:textId="77777777" w:rsidR="005A333A" w:rsidRDefault="005A333A" w:rsidP="005A333A">
            <w:pPr>
              <w:pStyle w:val="CopticCross"/>
            </w:pPr>
          </w:p>
        </w:tc>
        <w:tc>
          <w:tcPr>
            <w:tcW w:w="3960" w:type="dxa"/>
          </w:tcPr>
          <w:p w14:paraId="68468EE7" w14:textId="77777777" w:rsidR="005A333A" w:rsidRDefault="005A333A" w:rsidP="005A333A">
            <w:pPr>
              <w:pStyle w:val="EngHang"/>
            </w:pPr>
            <w:r>
              <w:t>When our Lord saw her</w:t>
            </w:r>
          </w:p>
          <w:p w14:paraId="75E51EFD" w14:textId="77777777" w:rsidR="005A333A" w:rsidRDefault="005A333A" w:rsidP="005A333A">
            <w:pPr>
              <w:pStyle w:val="EngHang"/>
            </w:pPr>
            <w:r>
              <w:t>He had compassion on her,</w:t>
            </w:r>
          </w:p>
          <w:p w14:paraId="71E2BF67" w14:textId="77777777" w:rsidR="005A333A" w:rsidRDefault="005A333A" w:rsidP="005A333A">
            <w:pPr>
              <w:pStyle w:val="EngHang"/>
            </w:pPr>
            <w:r>
              <w:t>And told her, “O woman,</w:t>
            </w:r>
          </w:p>
          <w:p w14:paraId="22D5B70C" w14:textId="77777777" w:rsidR="005A333A" w:rsidRDefault="005A333A" w:rsidP="005A333A">
            <w:pPr>
              <w:pStyle w:val="EngHangEnd"/>
            </w:pPr>
            <w:r>
              <w:t>Lazarus will rise.”</w:t>
            </w:r>
          </w:p>
        </w:tc>
        <w:tc>
          <w:tcPr>
            <w:tcW w:w="288" w:type="dxa"/>
          </w:tcPr>
          <w:p w14:paraId="7BDC1F19" w14:textId="77777777" w:rsidR="005A333A" w:rsidRDefault="005A333A" w:rsidP="005A333A"/>
        </w:tc>
        <w:tc>
          <w:tcPr>
            <w:tcW w:w="288" w:type="dxa"/>
          </w:tcPr>
          <w:p w14:paraId="46A1F6D2" w14:textId="77777777" w:rsidR="005A333A" w:rsidRDefault="005A333A" w:rsidP="005A333A">
            <w:pPr>
              <w:pStyle w:val="CopticCross"/>
            </w:pPr>
          </w:p>
        </w:tc>
        <w:tc>
          <w:tcPr>
            <w:tcW w:w="3960" w:type="dxa"/>
          </w:tcPr>
          <w:p w14:paraId="4E86B021" w14:textId="77777777" w:rsidR="005A333A" w:rsidRDefault="005A333A" w:rsidP="005A333A">
            <w:pPr>
              <w:pStyle w:val="CopticVersemulti-line"/>
            </w:pPr>
            <w:r>
              <w:t xml:space="preserve">Ⲉⲧⲁϥⲛⲁⲩ ⲉ̀ⲣⲟⲥ ⲛ̀ϫⲉ Ⲡⲉⲛⲛⲟⲩϯ: </w:t>
            </w:r>
          </w:p>
          <w:p w14:paraId="201FB3AA" w14:textId="77777777" w:rsidR="005A333A" w:rsidRDefault="005A333A" w:rsidP="005A333A">
            <w:pPr>
              <w:pStyle w:val="CopticVersemulti-line"/>
            </w:pPr>
            <w:r>
              <w:t xml:space="preserve">ⲉⲥⲣⲓⲙⲓ ⲁϥϣⲉⲛϩⲏⲧ ϧⲁⲣⲟⲥ: </w:t>
            </w:r>
          </w:p>
          <w:p w14:paraId="7B3C33C8" w14:textId="77777777" w:rsidR="005A333A" w:rsidRDefault="005A333A" w:rsidP="005A333A">
            <w:pPr>
              <w:pStyle w:val="CopticVersemulti-line"/>
            </w:pPr>
            <w:r>
              <w:t xml:space="preserve">ⲡⲉϫⲁϥ ⲛⲁⲥ ⲱ̀ ϯⲥ̀ϩⲓⲙⲓ: </w:t>
            </w:r>
          </w:p>
          <w:p w14:paraId="4F9B743E" w14:textId="77777777" w:rsidR="005A333A" w:rsidRDefault="005A333A" w:rsidP="005A333A">
            <w:pPr>
              <w:pStyle w:val="CopticHangingVerse"/>
            </w:pPr>
            <w:r>
              <w:t>ϫⲉ ϥ̀ⲛⲁⲧⲱⲛϥ ⲛ̀ϫⲉ Ⲗⲁⲍⲁⲣⲟⲥ.</w:t>
            </w:r>
          </w:p>
        </w:tc>
      </w:tr>
      <w:tr w:rsidR="005A333A" w14:paraId="3BA6643A" w14:textId="77777777" w:rsidTr="005A333A">
        <w:trPr>
          <w:cantSplit/>
          <w:jc w:val="center"/>
        </w:trPr>
        <w:tc>
          <w:tcPr>
            <w:tcW w:w="288" w:type="dxa"/>
          </w:tcPr>
          <w:p w14:paraId="10D33F8F" w14:textId="77777777" w:rsidR="005A333A" w:rsidRDefault="005A333A" w:rsidP="005A333A">
            <w:pPr>
              <w:pStyle w:val="CopticCross"/>
            </w:pPr>
          </w:p>
        </w:tc>
        <w:tc>
          <w:tcPr>
            <w:tcW w:w="3960" w:type="dxa"/>
          </w:tcPr>
          <w:p w14:paraId="133A0B79" w14:textId="77777777" w:rsidR="005A333A" w:rsidRDefault="005A333A" w:rsidP="005A333A">
            <w:pPr>
              <w:pStyle w:val="EngHang"/>
            </w:pPr>
            <w:r>
              <w:t>Then she said to Him, “Yes,</w:t>
            </w:r>
          </w:p>
          <w:p w14:paraId="34D6CF1D" w14:textId="77777777" w:rsidR="005A333A" w:rsidRDefault="005A333A" w:rsidP="005A333A">
            <w:pPr>
              <w:pStyle w:val="EngHang"/>
            </w:pPr>
            <w:r>
              <w:t>In the end of times.</w:t>
            </w:r>
          </w:p>
          <w:p w14:paraId="2FD4612E" w14:textId="77777777" w:rsidR="005A333A" w:rsidRDefault="005A333A" w:rsidP="005A333A">
            <w:pPr>
              <w:pStyle w:val="EngHang"/>
            </w:pPr>
            <w:r>
              <w:t>But command him,</w:t>
            </w:r>
          </w:p>
          <w:p w14:paraId="01A0ECCB" w14:textId="77777777" w:rsidR="005A333A" w:rsidRDefault="005A333A" w:rsidP="005A333A">
            <w:pPr>
              <w:pStyle w:val="EngHangEnd"/>
            </w:pPr>
            <w:r>
              <w:t>‘Lazarus rise and come forth.’</w:t>
            </w:r>
          </w:p>
        </w:tc>
        <w:tc>
          <w:tcPr>
            <w:tcW w:w="288" w:type="dxa"/>
          </w:tcPr>
          <w:p w14:paraId="15A8DB60" w14:textId="77777777" w:rsidR="005A333A" w:rsidRDefault="005A333A" w:rsidP="005A333A"/>
        </w:tc>
        <w:tc>
          <w:tcPr>
            <w:tcW w:w="288" w:type="dxa"/>
          </w:tcPr>
          <w:p w14:paraId="09F4AB20" w14:textId="77777777" w:rsidR="005A333A" w:rsidRDefault="005A333A" w:rsidP="005A333A">
            <w:pPr>
              <w:pStyle w:val="CopticCross"/>
            </w:pPr>
          </w:p>
        </w:tc>
        <w:tc>
          <w:tcPr>
            <w:tcW w:w="3960" w:type="dxa"/>
          </w:tcPr>
          <w:p w14:paraId="0A55A0EA" w14:textId="77777777" w:rsidR="005A333A" w:rsidRDefault="005A333A" w:rsidP="005A333A">
            <w:pPr>
              <w:pStyle w:val="CopticVersemulti-line"/>
            </w:pPr>
            <w:r>
              <w:t xml:space="preserve">Ⲍⲉⲟ̀ⲛⲧⲟⲥ ⲡⲉϫⲁⲥ ⲛⲁϥ: </w:t>
            </w:r>
          </w:p>
          <w:p w14:paraId="120AE845" w14:textId="77777777" w:rsidR="005A333A" w:rsidRDefault="005A333A" w:rsidP="005A333A">
            <w:pPr>
              <w:pStyle w:val="CopticVersemulti-line"/>
            </w:pPr>
            <w:r>
              <w:t xml:space="preserve">ϧⲉⲛ ⲧ̀ϧⲁⲉ̀ ⲛ̀ⲛⲓⲭ̀ⲣⲟⲛⲟⲥ: </w:t>
            </w:r>
          </w:p>
          <w:p w14:paraId="477D6430" w14:textId="77777777" w:rsidR="005A333A" w:rsidRDefault="005A333A" w:rsidP="005A333A">
            <w:pPr>
              <w:pStyle w:val="CopticVersemulti-line"/>
            </w:pPr>
            <w:r>
              <w:t xml:space="preserve">ⲁⲗⲗⲁ ⲱϣ ⲉ̀ⲃⲟⲗ ⲛⲁϩⲣⲁϥ; </w:t>
            </w:r>
          </w:p>
          <w:p w14:paraId="307961B7" w14:textId="77777777" w:rsidR="005A333A" w:rsidRDefault="005A333A" w:rsidP="005A333A">
            <w:pPr>
              <w:pStyle w:val="CopticHangingVerse"/>
            </w:pPr>
            <w:r>
              <w:t>ϫⲉ ⲧⲱⲛⲕ ⲁ̀ⲙⲟⲩ Ⲗⲁⲍⲁⲣⲟⲥ.</w:t>
            </w:r>
          </w:p>
        </w:tc>
      </w:tr>
      <w:tr w:rsidR="005A333A" w14:paraId="7E8FCE87" w14:textId="77777777" w:rsidTr="005A333A">
        <w:trPr>
          <w:cantSplit/>
          <w:jc w:val="center"/>
        </w:trPr>
        <w:tc>
          <w:tcPr>
            <w:tcW w:w="288" w:type="dxa"/>
          </w:tcPr>
          <w:p w14:paraId="795FC821" w14:textId="77777777" w:rsidR="005A333A" w:rsidRDefault="005A333A" w:rsidP="005A333A">
            <w:pPr>
              <w:pStyle w:val="CopticCross"/>
            </w:pPr>
            <w:r w:rsidRPr="00FB5ACB">
              <w:t>¿</w:t>
            </w:r>
          </w:p>
        </w:tc>
        <w:tc>
          <w:tcPr>
            <w:tcW w:w="3960" w:type="dxa"/>
          </w:tcPr>
          <w:p w14:paraId="6A8D89A1" w14:textId="77777777" w:rsidR="005A333A" w:rsidRDefault="005A333A" w:rsidP="005A333A">
            <w:pPr>
              <w:pStyle w:val="EngHang"/>
            </w:pPr>
            <w:r>
              <w:t>I know that You are</w:t>
            </w:r>
          </w:p>
          <w:p w14:paraId="52E5D834" w14:textId="77777777" w:rsidR="005A333A" w:rsidRDefault="005A333A" w:rsidP="005A333A">
            <w:pPr>
              <w:pStyle w:val="EngHang"/>
            </w:pPr>
            <w:r>
              <w:t>The Uncircumscript One,</w:t>
            </w:r>
          </w:p>
          <w:p w14:paraId="56A42040" w14:textId="77777777" w:rsidR="005A333A" w:rsidRDefault="005A333A" w:rsidP="005A333A">
            <w:pPr>
              <w:pStyle w:val="EngHang"/>
            </w:pPr>
            <w:r>
              <w:t>And you can call him, saying,</w:t>
            </w:r>
          </w:p>
          <w:p w14:paraId="71761D86" w14:textId="77777777" w:rsidR="005A333A" w:rsidRDefault="005A333A" w:rsidP="005A333A">
            <w:pPr>
              <w:pStyle w:val="EngHangEnd"/>
            </w:pPr>
            <w:r>
              <w:t>‘Lazarus rise and come forth.’”</w:t>
            </w:r>
          </w:p>
        </w:tc>
        <w:tc>
          <w:tcPr>
            <w:tcW w:w="288" w:type="dxa"/>
          </w:tcPr>
          <w:p w14:paraId="5B579B8F" w14:textId="77777777" w:rsidR="005A333A" w:rsidRDefault="005A333A" w:rsidP="005A333A"/>
        </w:tc>
        <w:tc>
          <w:tcPr>
            <w:tcW w:w="288" w:type="dxa"/>
          </w:tcPr>
          <w:p w14:paraId="4AF79CC8" w14:textId="77777777" w:rsidR="005A333A" w:rsidRDefault="005A333A" w:rsidP="005A333A">
            <w:pPr>
              <w:pStyle w:val="CopticCross"/>
            </w:pPr>
            <w:r w:rsidRPr="00FB5ACB">
              <w:t>¿</w:t>
            </w:r>
          </w:p>
        </w:tc>
        <w:tc>
          <w:tcPr>
            <w:tcW w:w="3960" w:type="dxa"/>
          </w:tcPr>
          <w:p w14:paraId="18468AB6" w14:textId="77777777" w:rsidR="005A333A" w:rsidRDefault="005A333A" w:rsidP="005A333A">
            <w:pPr>
              <w:pStyle w:val="CopticVersemulti-line"/>
            </w:pPr>
            <w:r>
              <w:t xml:space="preserve">Ⲏⲡⲡⲉ ⲁ̀ⲛⲟⲕ ⲉⲓⲉ̀ⲛⲁϩϯ: </w:t>
            </w:r>
          </w:p>
          <w:p w14:paraId="65442ABA" w14:textId="77777777" w:rsidR="005A333A" w:rsidRDefault="005A333A" w:rsidP="005A333A">
            <w:pPr>
              <w:pStyle w:val="CopticVersemulti-line"/>
            </w:pPr>
            <w:r>
              <w:t xml:space="preserve">ϫⲉ ⲛ̀ⲑⲟⲕ ⲡⲉ Ⲡⲓⲁ̀ⲭⲱⲣⲓⲧⲟⲥ: </w:t>
            </w:r>
          </w:p>
          <w:p w14:paraId="03280DC5" w14:textId="77777777" w:rsidR="005A333A" w:rsidRDefault="005A333A" w:rsidP="005A333A">
            <w:pPr>
              <w:pStyle w:val="CopticVersemulti-line"/>
            </w:pPr>
            <w:r>
              <w:t xml:space="preserve">ⲉ̀ⲟⲩⲟⲛ ϣ̀ϫⲟⲙ ⲙ̀ⲙⲟⲕ ⲉⲕⲉ̀ⲙⲟⲩϯ: </w:t>
            </w:r>
          </w:p>
          <w:p w14:paraId="32A4FD22" w14:textId="77777777" w:rsidR="005A333A" w:rsidRDefault="005A333A" w:rsidP="005A333A">
            <w:pPr>
              <w:pStyle w:val="CopticHangingVerse"/>
            </w:pPr>
            <w:r>
              <w:t>ϫⲉ ⲧⲱⲛⲕ ⲁ̀ⲙⲟⲩ Ⲗⲁⲍⲁⲣⲟⲥ.</w:t>
            </w:r>
          </w:p>
        </w:tc>
      </w:tr>
      <w:tr w:rsidR="005A333A" w14:paraId="45F159A4" w14:textId="77777777" w:rsidTr="005A333A">
        <w:trPr>
          <w:cantSplit/>
          <w:jc w:val="center"/>
        </w:trPr>
        <w:tc>
          <w:tcPr>
            <w:tcW w:w="288" w:type="dxa"/>
          </w:tcPr>
          <w:p w14:paraId="6DF30554" w14:textId="77777777" w:rsidR="005A333A" w:rsidRDefault="005A333A" w:rsidP="005A333A">
            <w:pPr>
              <w:pStyle w:val="CopticCross"/>
            </w:pPr>
            <w:r w:rsidRPr="00FB5ACB">
              <w:t>¿</w:t>
            </w:r>
          </w:p>
        </w:tc>
        <w:tc>
          <w:tcPr>
            <w:tcW w:w="3960" w:type="dxa"/>
          </w:tcPr>
          <w:p w14:paraId="1F206420" w14:textId="77777777" w:rsidR="005A333A" w:rsidRDefault="005A333A" w:rsidP="005A333A">
            <w:pPr>
              <w:pStyle w:val="EngHang"/>
            </w:pPr>
            <w:r>
              <w:t>To You is due the glory and praise,</w:t>
            </w:r>
          </w:p>
          <w:p w14:paraId="38ADD5CD" w14:textId="77777777" w:rsidR="005A333A" w:rsidRDefault="005A333A" w:rsidP="005A333A">
            <w:pPr>
              <w:pStyle w:val="EngHang"/>
            </w:pPr>
            <w:r>
              <w:t>O good Lover of Mankind.</w:t>
            </w:r>
          </w:p>
          <w:p w14:paraId="7FEFD975" w14:textId="77777777" w:rsidR="005A333A" w:rsidRDefault="005A333A" w:rsidP="005A333A">
            <w:pPr>
              <w:pStyle w:val="EngHang"/>
            </w:pPr>
            <w:r>
              <w:t>By Your power raise us up,</w:t>
            </w:r>
          </w:p>
          <w:p w14:paraId="2F76625A" w14:textId="77777777" w:rsidR="005A333A" w:rsidRDefault="005A333A" w:rsidP="005A333A">
            <w:pPr>
              <w:pStyle w:val="EngHangEnd"/>
            </w:pPr>
            <w:r>
              <w:t>As You raised the righteous Lazarus.”</w:t>
            </w:r>
          </w:p>
        </w:tc>
        <w:tc>
          <w:tcPr>
            <w:tcW w:w="288" w:type="dxa"/>
          </w:tcPr>
          <w:p w14:paraId="6BA7F27B" w14:textId="77777777" w:rsidR="005A333A" w:rsidRDefault="005A333A" w:rsidP="005A333A"/>
        </w:tc>
        <w:tc>
          <w:tcPr>
            <w:tcW w:w="288" w:type="dxa"/>
          </w:tcPr>
          <w:p w14:paraId="250E4615" w14:textId="77777777" w:rsidR="005A333A" w:rsidRDefault="005A333A" w:rsidP="005A333A">
            <w:pPr>
              <w:pStyle w:val="CopticCross"/>
            </w:pPr>
            <w:r w:rsidRPr="00FB5ACB">
              <w:t>¿</w:t>
            </w:r>
          </w:p>
        </w:tc>
        <w:tc>
          <w:tcPr>
            <w:tcW w:w="3960" w:type="dxa"/>
          </w:tcPr>
          <w:p w14:paraId="2FA34E99" w14:textId="77777777" w:rsidR="005A333A" w:rsidRDefault="005A333A" w:rsidP="005A333A">
            <w:pPr>
              <w:pStyle w:val="CopticVersemulti-line"/>
            </w:pPr>
            <w:r>
              <w:t>Ⲑⲱⲕ ⲧⲉ ϯϫⲟⲙ ⲛⲉⲙ ⲡⲓϩⲱⲥ ⲉ̀ⲣⲟⲕ:</w:t>
            </w:r>
          </w:p>
          <w:p w14:paraId="270B1B8D" w14:textId="77777777" w:rsidR="005A333A" w:rsidRDefault="005A333A" w:rsidP="005A333A">
            <w:pPr>
              <w:pStyle w:val="CopticVersemulti-line"/>
            </w:pPr>
            <w:r>
              <w:t>ⲱ̀ Ⲡⲓⲙⲁⲓⲣⲱⲙⲓ ⲛ̀ⲁ̀ⲅⲁⲑⲟⲥ:</w:t>
            </w:r>
          </w:p>
          <w:p w14:paraId="702CAD23" w14:textId="77777777" w:rsidR="005A333A" w:rsidRDefault="005A333A" w:rsidP="005A333A">
            <w:pPr>
              <w:pStyle w:val="CopticVersemulti-line"/>
            </w:pPr>
            <w:r>
              <w:t>ⲙⲁⲧⲟⲩⲛⲟⲥ ⲧⲉⲛ ϧⲉⲛ ⲧⲉⲕϫⲟⲙ:</w:t>
            </w:r>
          </w:p>
          <w:p w14:paraId="7CFB0B67" w14:textId="77777777" w:rsidR="005A333A" w:rsidRPr="005130A7" w:rsidRDefault="005A333A" w:rsidP="005A333A">
            <w:pPr>
              <w:pStyle w:val="CopticHangingVerse"/>
            </w:pPr>
            <w:r>
              <w:t>ⲙ̀ⲫ̀ⲣⲏϯ ⲙ̀ⲡⲓⲑ̀ⲙⲏⲓ Ⲗⲁⲍⲁⲣⲟⲥ.</w:t>
            </w:r>
          </w:p>
        </w:tc>
      </w:tr>
      <w:tr w:rsidR="005A333A" w14:paraId="67DFAD6A" w14:textId="77777777" w:rsidTr="005A333A">
        <w:trPr>
          <w:cantSplit/>
          <w:jc w:val="center"/>
        </w:trPr>
        <w:tc>
          <w:tcPr>
            <w:tcW w:w="288" w:type="dxa"/>
          </w:tcPr>
          <w:p w14:paraId="5708BFB8" w14:textId="77777777" w:rsidR="005A333A" w:rsidRDefault="005A333A" w:rsidP="005A333A">
            <w:pPr>
              <w:pStyle w:val="CopticCross"/>
            </w:pPr>
          </w:p>
        </w:tc>
        <w:tc>
          <w:tcPr>
            <w:tcW w:w="3960" w:type="dxa"/>
          </w:tcPr>
          <w:p w14:paraId="05AFD934" w14:textId="77777777" w:rsidR="005A333A" w:rsidRDefault="005A333A" w:rsidP="005A333A">
            <w:pPr>
              <w:pStyle w:val="EngHang"/>
            </w:pPr>
            <w:r>
              <w:t>After this she returned</w:t>
            </w:r>
          </w:p>
          <w:p w14:paraId="462C4DD2" w14:textId="77777777" w:rsidR="005A333A" w:rsidRDefault="005A333A" w:rsidP="005A333A">
            <w:pPr>
              <w:pStyle w:val="EngHang"/>
            </w:pPr>
            <w:r>
              <w:t>To her sister, saying,</w:t>
            </w:r>
          </w:p>
          <w:p w14:paraId="2CB25864" w14:textId="77777777" w:rsidR="005A333A" w:rsidRDefault="005A333A" w:rsidP="005A333A">
            <w:pPr>
              <w:pStyle w:val="EngHang"/>
            </w:pPr>
            <w:r>
              <w:t>“Our Teacher, the Christ has come</w:t>
            </w:r>
          </w:p>
          <w:p w14:paraId="50F5CBC5" w14:textId="77777777" w:rsidR="005A333A" w:rsidRDefault="005A333A" w:rsidP="005A333A">
            <w:pPr>
              <w:pStyle w:val="EngHangEnd"/>
            </w:pPr>
            <w:r>
              <w:t>To comfort us for Lazarus.</w:t>
            </w:r>
          </w:p>
        </w:tc>
        <w:tc>
          <w:tcPr>
            <w:tcW w:w="288" w:type="dxa"/>
          </w:tcPr>
          <w:p w14:paraId="00971D70" w14:textId="77777777" w:rsidR="005A333A" w:rsidRDefault="005A333A" w:rsidP="005A333A"/>
        </w:tc>
        <w:tc>
          <w:tcPr>
            <w:tcW w:w="288" w:type="dxa"/>
          </w:tcPr>
          <w:p w14:paraId="4050EF22" w14:textId="77777777" w:rsidR="005A333A" w:rsidRDefault="005A333A" w:rsidP="005A333A">
            <w:pPr>
              <w:pStyle w:val="CopticCross"/>
            </w:pPr>
          </w:p>
        </w:tc>
        <w:tc>
          <w:tcPr>
            <w:tcW w:w="3960" w:type="dxa"/>
          </w:tcPr>
          <w:p w14:paraId="7BF2D3F3" w14:textId="77777777" w:rsidR="005A333A" w:rsidRDefault="005A333A" w:rsidP="005A333A">
            <w:pPr>
              <w:pStyle w:val="CopticVersemulti-line"/>
            </w:pPr>
            <w:r>
              <w:t>Ⲓ̀ⲧⲁ ⲙⲉⲛⲉⲥⲁ ⲛⲁⲓ ⲁⲥⲕⲟⲧⲥ:</w:t>
            </w:r>
          </w:p>
          <w:p w14:paraId="2DBA0C76" w14:textId="77777777" w:rsidR="005A333A" w:rsidRDefault="005A333A" w:rsidP="005A333A">
            <w:pPr>
              <w:pStyle w:val="CopticVersemulti-line"/>
            </w:pPr>
            <w:r>
              <w:t>ϣⲁ ⲧⲉⲥⲥⲱⲛⲓ ⲉⲥϫⲱ ⲙ̀ⲙⲟⲥ:</w:t>
            </w:r>
          </w:p>
          <w:p w14:paraId="557CD605" w14:textId="77777777" w:rsidR="005A333A" w:rsidRDefault="005A333A" w:rsidP="005A333A">
            <w:pPr>
              <w:pStyle w:val="CopticVersemulti-line"/>
            </w:pPr>
            <w:r>
              <w:t>Ⲡⲉⲛⲣⲉϥϯⲥ̀ⲃⲱ Ⲡⲭ̄ⲥ̄:</w:t>
            </w:r>
          </w:p>
          <w:p w14:paraId="312B5EC6" w14:textId="77777777" w:rsidR="005A333A" w:rsidRPr="005130A7" w:rsidRDefault="005A333A" w:rsidP="005A333A">
            <w:pPr>
              <w:pStyle w:val="CopticHangingVerse"/>
            </w:pPr>
            <w:r>
              <w:t>ⲁϥ̀ⲓ ⲉ̀ϯⲛⲟⲙϯ ⲛⲁⲛ ϧⲉⲛ Ⲗⲁⲍⲁⲣⲟⲥ.</w:t>
            </w:r>
          </w:p>
        </w:tc>
      </w:tr>
      <w:tr w:rsidR="005A333A" w14:paraId="075AE410" w14:textId="77777777" w:rsidTr="005A333A">
        <w:trPr>
          <w:cantSplit/>
          <w:jc w:val="center"/>
        </w:trPr>
        <w:tc>
          <w:tcPr>
            <w:tcW w:w="288" w:type="dxa"/>
          </w:tcPr>
          <w:p w14:paraId="0B0CB366" w14:textId="77777777" w:rsidR="005A333A" w:rsidRDefault="005A333A" w:rsidP="005A333A">
            <w:pPr>
              <w:pStyle w:val="CopticCross"/>
            </w:pPr>
          </w:p>
        </w:tc>
        <w:tc>
          <w:tcPr>
            <w:tcW w:w="3960" w:type="dxa"/>
          </w:tcPr>
          <w:p w14:paraId="014AF526" w14:textId="77777777" w:rsidR="005A333A" w:rsidRDefault="005A333A" w:rsidP="005A333A">
            <w:pPr>
              <w:pStyle w:val="EngHang"/>
            </w:pPr>
            <w:r>
              <w:t>He is also calling you,</w:t>
            </w:r>
          </w:p>
          <w:p w14:paraId="33AB62E9" w14:textId="77777777" w:rsidR="005A333A" w:rsidRDefault="005A333A" w:rsidP="005A333A">
            <w:pPr>
              <w:pStyle w:val="EngHang"/>
            </w:pPr>
            <w:r>
              <w:t>So arise and let us go to Him,</w:t>
            </w:r>
          </w:p>
          <w:p w14:paraId="50FE4FA6" w14:textId="77777777" w:rsidR="005A333A" w:rsidRDefault="005A333A" w:rsidP="005A333A">
            <w:pPr>
              <w:pStyle w:val="EngHang"/>
            </w:pPr>
            <w:r>
              <w:t>Worship before Him,</w:t>
            </w:r>
          </w:p>
          <w:p w14:paraId="474271D4" w14:textId="77777777" w:rsidR="005A333A" w:rsidRDefault="005A333A" w:rsidP="005A333A">
            <w:pPr>
              <w:pStyle w:val="EngHangEnd"/>
            </w:pPr>
            <w:r>
              <w:t>So that He may raise Lazarus.”</w:t>
            </w:r>
          </w:p>
        </w:tc>
        <w:tc>
          <w:tcPr>
            <w:tcW w:w="288" w:type="dxa"/>
          </w:tcPr>
          <w:p w14:paraId="5B159DFE" w14:textId="77777777" w:rsidR="005A333A" w:rsidRDefault="005A333A" w:rsidP="005A333A"/>
        </w:tc>
        <w:tc>
          <w:tcPr>
            <w:tcW w:w="288" w:type="dxa"/>
          </w:tcPr>
          <w:p w14:paraId="675AFA27" w14:textId="77777777" w:rsidR="005A333A" w:rsidRDefault="005A333A" w:rsidP="005A333A">
            <w:pPr>
              <w:pStyle w:val="CopticCross"/>
            </w:pPr>
          </w:p>
        </w:tc>
        <w:tc>
          <w:tcPr>
            <w:tcW w:w="3960" w:type="dxa"/>
          </w:tcPr>
          <w:p w14:paraId="283BA50D" w14:textId="77777777" w:rsidR="005A333A" w:rsidRDefault="005A333A" w:rsidP="005A333A">
            <w:pPr>
              <w:pStyle w:val="CopticVersemulti-line"/>
            </w:pPr>
            <w:r>
              <w:t>Ⲕⲉ ⲡⲁⲗⲓⲛ ⲉϥⲉ̀ⲙⲟⲩϯ ⲉ̀ⲣⲟ:</w:t>
            </w:r>
          </w:p>
          <w:p w14:paraId="1337B95E" w14:textId="77777777" w:rsidR="005A333A" w:rsidRDefault="005A333A" w:rsidP="005A333A">
            <w:pPr>
              <w:pStyle w:val="CopticVersemulti-line"/>
            </w:pPr>
            <w:r>
              <w:t>ⲧⲱⲛⲥ ⲛ̀ⲧⲉⲛ ⲛⲁϣⲉ ⲛⲁⲛ ϩⲁⲣⲟϥ:</w:t>
            </w:r>
          </w:p>
          <w:p w14:paraId="5BCF163A" w14:textId="77777777" w:rsidR="005A333A" w:rsidRDefault="005A333A" w:rsidP="005A333A">
            <w:pPr>
              <w:pStyle w:val="CopticVersemulti-line"/>
            </w:pPr>
            <w:r>
              <w:t>ⲟⲩⲟϩ ⲛ̀ⲧⲉⲛⲟⲩⲱϣⲧ ⲙ̀ⲡⲉϥⲙ̀ⲑⲟ:</w:t>
            </w:r>
          </w:p>
          <w:p w14:paraId="3294890F" w14:textId="77777777" w:rsidR="005A333A" w:rsidRPr="005130A7" w:rsidRDefault="005A333A" w:rsidP="005A333A">
            <w:pPr>
              <w:pStyle w:val="CopticHangingVerse"/>
            </w:pPr>
            <w:r>
              <w:t>ϩⲓⲛⲁ ⲛ̀ⲧⲉϥⲧⲟⲩⲛⲟⲥ ⲛ̀Ⲗⲁⲍⲁⲣⲟⲥ.</w:t>
            </w:r>
          </w:p>
        </w:tc>
      </w:tr>
      <w:tr w:rsidR="005A333A" w14:paraId="1E6A243F" w14:textId="77777777" w:rsidTr="005A333A">
        <w:trPr>
          <w:cantSplit/>
          <w:jc w:val="center"/>
        </w:trPr>
        <w:tc>
          <w:tcPr>
            <w:tcW w:w="288" w:type="dxa"/>
          </w:tcPr>
          <w:p w14:paraId="44EBE499" w14:textId="77777777" w:rsidR="005A333A" w:rsidRDefault="005A333A" w:rsidP="005A333A">
            <w:pPr>
              <w:pStyle w:val="CopticCross"/>
            </w:pPr>
            <w:r w:rsidRPr="00FB5ACB">
              <w:t>¿</w:t>
            </w:r>
          </w:p>
        </w:tc>
        <w:tc>
          <w:tcPr>
            <w:tcW w:w="3960" w:type="dxa"/>
          </w:tcPr>
          <w:p w14:paraId="28AD908F" w14:textId="77777777" w:rsidR="005A333A" w:rsidRDefault="005A333A" w:rsidP="005A333A">
            <w:pPr>
              <w:pStyle w:val="EngHang"/>
            </w:pPr>
            <w:r>
              <w:t>So Mary came to Him quickly,</w:t>
            </w:r>
          </w:p>
          <w:p w14:paraId="258F82A9" w14:textId="77777777" w:rsidR="005A333A" w:rsidRDefault="005A333A" w:rsidP="005A333A">
            <w:pPr>
              <w:pStyle w:val="EngHang"/>
            </w:pPr>
            <w:r>
              <w:t>And the Jews followed here,</w:t>
            </w:r>
          </w:p>
          <w:p w14:paraId="0D945687" w14:textId="77777777" w:rsidR="005A333A" w:rsidRDefault="005A333A" w:rsidP="005A333A">
            <w:pPr>
              <w:pStyle w:val="EngHang"/>
            </w:pPr>
            <w:r>
              <w:t>Who were gathered to comfort them,</w:t>
            </w:r>
          </w:p>
          <w:p w14:paraId="0EC83750" w14:textId="77777777" w:rsidR="005A333A" w:rsidRDefault="005A333A" w:rsidP="005A333A">
            <w:pPr>
              <w:pStyle w:val="EngHangEnd"/>
            </w:pPr>
            <w:r>
              <w:t>For their brother Lazarus.</w:t>
            </w:r>
          </w:p>
        </w:tc>
        <w:tc>
          <w:tcPr>
            <w:tcW w:w="288" w:type="dxa"/>
          </w:tcPr>
          <w:p w14:paraId="31FEA95E" w14:textId="77777777" w:rsidR="005A333A" w:rsidRDefault="005A333A" w:rsidP="005A333A"/>
        </w:tc>
        <w:tc>
          <w:tcPr>
            <w:tcW w:w="288" w:type="dxa"/>
          </w:tcPr>
          <w:p w14:paraId="11B4428F" w14:textId="77777777" w:rsidR="005A333A" w:rsidRDefault="005A333A" w:rsidP="005A333A">
            <w:pPr>
              <w:pStyle w:val="CopticCross"/>
            </w:pPr>
            <w:r w:rsidRPr="00FB5ACB">
              <w:t>¿</w:t>
            </w:r>
          </w:p>
        </w:tc>
        <w:tc>
          <w:tcPr>
            <w:tcW w:w="3960" w:type="dxa"/>
          </w:tcPr>
          <w:p w14:paraId="4B6A1F65" w14:textId="77777777" w:rsidR="005A333A" w:rsidRDefault="005A333A" w:rsidP="005A333A">
            <w:pPr>
              <w:pStyle w:val="CopticVersemulti-line"/>
            </w:pPr>
            <w:r>
              <w:t>Ⲗⲉⲅⲱⲛ ⲁⲥⲓ̀ ⲉ̀ⲃⲟⲗ ϩⲁⲣⲟϥ:</w:t>
            </w:r>
          </w:p>
          <w:p w14:paraId="41434F6A" w14:textId="77777777" w:rsidR="005A333A" w:rsidRDefault="005A333A" w:rsidP="005A333A">
            <w:pPr>
              <w:pStyle w:val="CopticVersemulti-line"/>
            </w:pPr>
            <w:r>
              <w:t>ⲛⲉⲙ Ⲛⲓⲓⲟⲩⲇⲁⲓ ⲉⲩⲙⲟϣⲓ ⲛ̀ⲥⲱⲥ:</w:t>
            </w:r>
          </w:p>
          <w:p w14:paraId="4E4A7AA9" w14:textId="77777777" w:rsidR="005A333A" w:rsidRDefault="005A333A" w:rsidP="005A333A">
            <w:pPr>
              <w:pStyle w:val="CopticVersemulti-line"/>
            </w:pPr>
            <w:r>
              <w:t>ⲛⲏⲉ̀ⲧⲁⲩⲑⲱⲟⲩϯ ⲛ̀ⲧⲟⲩϯ ⲛⲟⲙϯ ⲛⲱⲟⲩ:</w:t>
            </w:r>
          </w:p>
          <w:p w14:paraId="1A50877A" w14:textId="77777777" w:rsidR="005A333A" w:rsidRPr="005130A7" w:rsidRDefault="005A333A" w:rsidP="005A333A">
            <w:pPr>
              <w:pStyle w:val="CopticHangingVerse"/>
            </w:pPr>
            <w:r>
              <w:t>ϧⲉⲛ ⲛⲟⲩⲥⲟⲛ Ⲗⲁⲍⲁⲣⲟⲥ.</w:t>
            </w:r>
          </w:p>
        </w:tc>
      </w:tr>
      <w:tr w:rsidR="005A333A" w14:paraId="4DA3F36A" w14:textId="77777777" w:rsidTr="005A333A">
        <w:trPr>
          <w:cantSplit/>
          <w:jc w:val="center"/>
        </w:trPr>
        <w:tc>
          <w:tcPr>
            <w:tcW w:w="288" w:type="dxa"/>
          </w:tcPr>
          <w:p w14:paraId="68FD3EF4" w14:textId="77777777" w:rsidR="005A333A" w:rsidRDefault="005A333A" w:rsidP="005A333A">
            <w:pPr>
              <w:pStyle w:val="CopticCross"/>
            </w:pPr>
            <w:r w:rsidRPr="00FB5ACB">
              <w:lastRenderedPageBreak/>
              <w:t>¿</w:t>
            </w:r>
          </w:p>
        </w:tc>
        <w:tc>
          <w:tcPr>
            <w:tcW w:w="3960" w:type="dxa"/>
          </w:tcPr>
          <w:p w14:paraId="56650E13" w14:textId="77777777" w:rsidR="005A333A" w:rsidRDefault="005A333A" w:rsidP="005A333A">
            <w:pPr>
              <w:pStyle w:val="EngHang"/>
            </w:pPr>
            <w:r>
              <w:t>So Mary came and wept</w:t>
            </w:r>
          </w:p>
          <w:p w14:paraId="7DD9DD45" w14:textId="77777777" w:rsidR="005A333A" w:rsidRDefault="005A333A" w:rsidP="005A333A">
            <w:pPr>
              <w:pStyle w:val="EngHang"/>
            </w:pPr>
            <w:r>
              <w:t>At the feet of the Lord,</w:t>
            </w:r>
          </w:p>
          <w:p w14:paraId="2A0A8F43" w14:textId="77777777" w:rsidR="005A333A" w:rsidRDefault="005A333A" w:rsidP="005A333A">
            <w:pPr>
              <w:pStyle w:val="EngHang"/>
            </w:pPr>
            <w:r>
              <w:t>Saying, “look to me and have mercy,</w:t>
            </w:r>
          </w:p>
          <w:p w14:paraId="7226C618" w14:textId="77777777" w:rsidR="005A333A" w:rsidRDefault="005A333A" w:rsidP="005A333A">
            <w:pPr>
              <w:pStyle w:val="EngHangEnd"/>
            </w:pPr>
            <w:r>
              <w:t>On me according to Your goodness.”</w:t>
            </w:r>
          </w:p>
        </w:tc>
        <w:tc>
          <w:tcPr>
            <w:tcW w:w="288" w:type="dxa"/>
          </w:tcPr>
          <w:p w14:paraId="548A6EDE" w14:textId="77777777" w:rsidR="005A333A" w:rsidRDefault="005A333A" w:rsidP="005A333A"/>
        </w:tc>
        <w:tc>
          <w:tcPr>
            <w:tcW w:w="288" w:type="dxa"/>
          </w:tcPr>
          <w:p w14:paraId="5DCC2711" w14:textId="77777777" w:rsidR="005A333A" w:rsidRDefault="005A333A" w:rsidP="005A333A">
            <w:pPr>
              <w:pStyle w:val="CopticCross"/>
            </w:pPr>
            <w:r w:rsidRPr="00FB5ACB">
              <w:t>¿</w:t>
            </w:r>
          </w:p>
        </w:tc>
        <w:tc>
          <w:tcPr>
            <w:tcW w:w="3960" w:type="dxa"/>
          </w:tcPr>
          <w:p w14:paraId="7C03B101" w14:textId="77777777" w:rsidR="005A333A" w:rsidRDefault="005A333A" w:rsidP="005A333A">
            <w:pPr>
              <w:pStyle w:val="CopticVersemulti-line"/>
            </w:pPr>
            <w:r>
              <w:t>Ⲙⲁⲣⲓⲁ ⲇⲉ ⲁⲥϩⲓⲧⲥ ⲉ̀ϧ̀ⲣⲏⲓ:</w:t>
            </w:r>
          </w:p>
          <w:p w14:paraId="34AA80E7" w14:textId="77777777" w:rsidR="005A333A" w:rsidRDefault="005A333A" w:rsidP="005A333A">
            <w:pPr>
              <w:pStyle w:val="CopticVersemulti-line"/>
            </w:pPr>
            <w:r>
              <w:t>ⲥⲁ ⲡⲉⲥⲏⲧ ⲛ̀ⲛⲉⲛϭⲁⲗⲁⲩϫ ⲙ̀Ⲡⲟ̄ⲥ̄:</w:t>
            </w:r>
          </w:p>
          <w:p w14:paraId="0C1FFC68" w14:textId="77777777" w:rsidR="005A333A" w:rsidRDefault="005A333A" w:rsidP="005A333A">
            <w:pPr>
              <w:pStyle w:val="CopticVersemulti-line"/>
            </w:pPr>
            <w:r>
              <w:t>ϫⲉ ⲁ̀ⲛⲁⲩ ⲉ̀ⲣⲟⲓ ⲟⲩⲟϩ ⲛⲁⲓ ⲛⲏⲓ:</w:t>
            </w:r>
          </w:p>
          <w:p w14:paraId="4222D721" w14:textId="77777777" w:rsidR="005A333A" w:rsidRPr="005130A7" w:rsidRDefault="005A333A" w:rsidP="005A333A">
            <w:pPr>
              <w:pStyle w:val="CopticHangingVerse"/>
            </w:pPr>
            <w:r>
              <w:t>ⲕⲁⲧⲁ ⲧⲉⲕⲙⲉⲧⲁ̀ⲅⲁⲑⲟⲥ.</w:t>
            </w:r>
          </w:p>
        </w:tc>
      </w:tr>
      <w:tr w:rsidR="005A333A" w14:paraId="2B7A26E7" w14:textId="77777777" w:rsidTr="005A333A">
        <w:trPr>
          <w:cantSplit/>
          <w:jc w:val="center"/>
        </w:trPr>
        <w:tc>
          <w:tcPr>
            <w:tcW w:w="288" w:type="dxa"/>
          </w:tcPr>
          <w:p w14:paraId="25BE0EF6" w14:textId="77777777" w:rsidR="005A333A" w:rsidRDefault="005A333A" w:rsidP="005A333A">
            <w:pPr>
              <w:pStyle w:val="CopticCross"/>
            </w:pPr>
          </w:p>
        </w:tc>
        <w:tc>
          <w:tcPr>
            <w:tcW w:w="3960" w:type="dxa"/>
          </w:tcPr>
          <w:p w14:paraId="0750CAF6" w14:textId="77777777" w:rsidR="005A333A" w:rsidRDefault="005A333A" w:rsidP="005A333A">
            <w:pPr>
              <w:pStyle w:val="EngHang"/>
            </w:pPr>
            <w:r>
              <w:t>Who is like You among the gods,</w:t>
            </w:r>
          </w:p>
          <w:p w14:paraId="4186FFCE" w14:textId="77777777" w:rsidR="005A333A" w:rsidRDefault="005A333A" w:rsidP="005A333A">
            <w:pPr>
              <w:pStyle w:val="EngHang"/>
            </w:pPr>
            <w:r>
              <w:t>O our good Saviour?</w:t>
            </w:r>
          </w:p>
          <w:p w14:paraId="731063C4" w14:textId="77777777" w:rsidR="005A333A" w:rsidRDefault="005A333A" w:rsidP="005A333A">
            <w:pPr>
              <w:pStyle w:val="EngHang"/>
            </w:pPr>
            <w:r>
              <w:t>By the power of Your divinity,</w:t>
            </w:r>
          </w:p>
          <w:p w14:paraId="56D03F8D" w14:textId="77777777" w:rsidR="005A333A" w:rsidRDefault="005A333A" w:rsidP="005A333A">
            <w:pPr>
              <w:pStyle w:val="EngHangEnd"/>
            </w:pPr>
            <w:r>
              <w:t>You have raised the righteous Lazarus.</w:t>
            </w:r>
          </w:p>
        </w:tc>
        <w:tc>
          <w:tcPr>
            <w:tcW w:w="288" w:type="dxa"/>
          </w:tcPr>
          <w:p w14:paraId="0E22ED0D" w14:textId="77777777" w:rsidR="005A333A" w:rsidRDefault="005A333A" w:rsidP="005A333A"/>
        </w:tc>
        <w:tc>
          <w:tcPr>
            <w:tcW w:w="288" w:type="dxa"/>
          </w:tcPr>
          <w:p w14:paraId="6CECC39E" w14:textId="77777777" w:rsidR="005A333A" w:rsidRDefault="005A333A" w:rsidP="005A333A">
            <w:pPr>
              <w:pStyle w:val="CopticCross"/>
            </w:pPr>
          </w:p>
        </w:tc>
        <w:tc>
          <w:tcPr>
            <w:tcW w:w="3960" w:type="dxa"/>
          </w:tcPr>
          <w:p w14:paraId="52197191" w14:textId="77777777" w:rsidR="005A333A" w:rsidRDefault="005A333A" w:rsidP="005A333A">
            <w:pPr>
              <w:pStyle w:val="CopticVersemulti-line"/>
            </w:pPr>
            <w:r>
              <w:t>Ⲛⲓⲙ ⲉⲧⲟ̀ⲛⲓ ⲙ̀ⲙⲟⲕ ϧⲉⲛ ⲛⲓⲛⲟⲩϯ:</w:t>
            </w:r>
          </w:p>
          <w:p w14:paraId="3526BA8B" w14:textId="77777777" w:rsidR="005A333A" w:rsidRDefault="005A333A" w:rsidP="005A333A">
            <w:pPr>
              <w:pStyle w:val="CopticVersemulti-line"/>
            </w:pPr>
            <w:r>
              <w:t>ⲱ̀ Ⲡⲉⲛⲥⲱⲧⲏⲣ ⲛ̀ⲁ̀ⲅⲁⲑⲟⲥ:</w:t>
            </w:r>
          </w:p>
          <w:p w14:paraId="29CF2B6F" w14:textId="77777777" w:rsidR="005A333A" w:rsidRDefault="005A333A" w:rsidP="005A333A">
            <w:pPr>
              <w:pStyle w:val="CopticVersemulti-line"/>
            </w:pPr>
            <w:r>
              <w:t>ⲛ̀ⲑⲟⲕ ϧⲉⲛ ⲧ̀ϫⲟⲙ ⲛ̀ⲧⲉⲕⲙⲉⲑⲛⲟⲩϯ:</w:t>
            </w:r>
          </w:p>
          <w:p w14:paraId="0BC1F900" w14:textId="77777777" w:rsidR="005A333A" w:rsidRPr="005130A7" w:rsidRDefault="005A333A" w:rsidP="005A333A">
            <w:pPr>
              <w:pStyle w:val="CopticHangingVerse"/>
            </w:pPr>
            <w:r>
              <w:t>ⲁⲕⲧⲟⲩⲛⲟⲥ ⲙ̀ⲡⲓⲑ̀ⲙⲏⲓ Ⲗⲁⲍⲁⲣⲟⲥ.</w:t>
            </w:r>
          </w:p>
        </w:tc>
      </w:tr>
      <w:tr w:rsidR="005A333A" w14:paraId="12AF55F4" w14:textId="77777777" w:rsidTr="005A333A">
        <w:trPr>
          <w:cantSplit/>
          <w:jc w:val="center"/>
        </w:trPr>
        <w:tc>
          <w:tcPr>
            <w:tcW w:w="288" w:type="dxa"/>
          </w:tcPr>
          <w:p w14:paraId="083344B6" w14:textId="77777777" w:rsidR="005A333A" w:rsidRDefault="005A333A" w:rsidP="005A333A">
            <w:pPr>
              <w:pStyle w:val="CopticCross"/>
            </w:pPr>
          </w:p>
        </w:tc>
        <w:tc>
          <w:tcPr>
            <w:tcW w:w="3960" w:type="dxa"/>
          </w:tcPr>
          <w:p w14:paraId="31DFB6F6" w14:textId="77777777" w:rsidR="005A333A" w:rsidRDefault="005A333A" w:rsidP="005A333A">
            <w:pPr>
              <w:pStyle w:val="EngHang"/>
            </w:pPr>
            <w:r>
              <w:t>When our Lord Jesus</w:t>
            </w:r>
          </w:p>
          <w:p w14:paraId="6E7AC1B9" w14:textId="77777777" w:rsidR="005A333A" w:rsidRDefault="005A333A" w:rsidP="005A333A">
            <w:pPr>
              <w:pStyle w:val="EngHang"/>
            </w:pPr>
            <w:r>
              <w:t>Saw everyone weeping,</w:t>
            </w:r>
          </w:p>
          <w:p w14:paraId="7666C58C" w14:textId="77777777" w:rsidR="005A333A" w:rsidRDefault="005A333A" w:rsidP="005A333A">
            <w:pPr>
              <w:pStyle w:val="EngHang"/>
            </w:pPr>
            <w:r>
              <w:t>He sighed in the spirit and said,</w:t>
            </w:r>
          </w:p>
          <w:p w14:paraId="5FB58910" w14:textId="77777777" w:rsidR="005A333A" w:rsidRDefault="005A333A" w:rsidP="005A333A">
            <w:pPr>
              <w:pStyle w:val="EngHangEnd"/>
            </w:pPr>
            <w:r>
              <w:t>“Lazarus rise and come forth.”</w:t>
            </w:r>
          </w:p>
        </w:tc>
        <w:tc>
          <w:tcPr>
            <w:tcW w:w="288" w:type="dxa"/>
          </w:tcPr>
          <w:p w14:paraId="525818BB" w14:textId="77777777" w:rsidR="005A333A" w:rsidRDefault="005A333A" w:rsidP="005A333A"/>
        </w:tc>
        <w:tc>
          <w:tcPr>
            <w:tcW w:w="288" w:type="dxa"/>
          </w:tcPr>
          <w:p w14:paraId="18B9A9AF" w14:textId="77777777" w:rsidR="005A333A" w:rsidRDefault="005A333A" w:rsidP="005A333A">
            <w:pPr>
              <w:pStyle w:val="CopticCross"/>
            </w:pPr>
          </w:p>
        </w:tc>
        <w:tc>
          <w:tcPr>
            <w:tcW w:w="3960" w:type="dxa"/>
          </w:tcPr>
          <w:p w14:paraId="25AF59B2" w14:textId="77777777" w:rsidR="005A333A" w:rsidRDefault="005A333A" w:rsidP="005A333A">
            <w:pPr>
              <w:pStyle w:val="CopticVersemulti-line"/>
            </w:pPr>
            <w:r>
              <w:t>Ⲝⲉⲣⲓⲧⲟⲥ ⲉ̀ⲧⲁϥⲛⲁⲩ ⲉ̀ⲣⲱⲟⲩ:</w:t>
            </w:r>
          </w:p>
          <w:p w14:paraId="5310C134" w14:textId="77777777" w:rsidR="005A333A" w:rsidRDefault="005A333A" w:rsidP="005A333A">
            <w:pPr>
              <w:pStyle w:val="CopticVersemulti-line"/>
            </w:pPr>
            <w:r>
              <w:t>ⲁⲩⲣⲓⲙⲓ ⲛ̀ϫⲉ Ⲡⲉⲛⲟ̄ⲥ̄ Ⲓⲏ̄ⲥ̄:</w:t>
            </w:r>
          </w:p>
          <w:p w14:paraId="44D0C2EE" w14:textId="77777777" w:rsidR="005A333A" w:rsidRDefault="005A333A" w:rsidP="005A333A">
            <w:pPr>
              <w:pStyle w:val="CopticVersemulti-line"/>
            </w:pPr>
            <w:r>
              <w:t>ⲁϥϥⲓⲁ̀ϩⲟⲙ ϧⲉⲛ ⲡⲓⲡ̀ⲛⲉⲩⲙⲁ:</w:t>
            </w:r>
          </w:p>
          <w:p w14:paraId="17D2F28A" w14:textId="77777777" w:rsidR="005A333A" w:rsidRPr="005130A7" w:rsidRDefault="005A333A" w:rsidP="005A333A">
            <w:pPr>
              <w:pStyle w:val="CopticHangingVerse"/>
            </w:pPr>
            <w:r>
              <w:t>ϫⲉ ⲧⲱⲛⲕ ⲁ̀ⲙⲟⲩ Ⲗⲁⲍⲁⲣⲟⲥ.</w:t>
            </w:r>
          </w:p>
        </w:tc>
      </w:tr>
      <w:tr w:rsidR="005A333A" w14:paraId="3E62C45E" w14:textId="77777777" w:rsidTr="005A333A">
        <w:trPr>
          <w:cantSplit/>
          <w:jc w:val="center"/>
        </w:trPr>
        <w:tc>
          <w:tcPr>
            <w:tcW w:w="288" w:type="dxa"/>
          </w:tcPr>
          <w:p w14:paraId="6B811F7F" w14:textId="77777777" w:rsidR="005A333A" w:rsidRDefault="005A333A" w:rsidP="005A333A">
            <w:pPr>
              <w:pStyle w:val="CopticCross"/>
            </w:pPr>
            <w:r w:rsidRPr="00FB5ACB">
              <w:t>¿</w:t>
            </w:r>
          </w:p>
        </w:tc>
        <w:tc>
          <w:tcPr>
            <w:tcW w:w="3960" w:type="dxa"/>
          </w:tcPr>
          <w:p w14:paraId="53A22B45" w14:textId="77777777" w:rsidR="005A333A" w:rsidRDefault="005A333A" w:rsidP="005A333A">
            <w:pPr>
              <w:pStyle w:val="EngHang"/>
            </w:pPr>
            <w:r>
              <w:t>His soul was troubled,</w:t>
            </w:r>
          </w:p>
          <w:p w14:paraId="0F62D1B5" w14:textId="77777777" w:rsidR="005A333A" w:rsidRDefault="005A333A" w:rsidP="005A333A">
            <w:pPr>
              <w:pStyle w:val="EngHang"/>
            </w:pPr>
            <w:r>
              <w:t>And He cried out saying,</w:t>
            </w:r>
          </w:p>
          <w:p w14:paraId="5D13C5D9" w14:textId="77777777" w:rsidR="005A333A" w:rsidRDefault="005A333A" w:rsidP="005A333A">
            <w:pPr>
              <w:pStyle w:val="EngHang"/>
            </w:pPr>
            <w:r>
              <w:t>“Where has he bene placed,</w:t>
            </w:r>
          </w:p>
          <w:p w14:paraId="5A99FF68" w14:textId="77777777" w:rsidR="005A333A" w:rsidRDefault="005A333A" w:rsidP="005A333A">
            <w:pPr>
              <w:pStyle w:val="EngHangEnd"/>
            </w:pPr>
            <w:r>
              <w:t>The beloved Lazarus?”</w:t>
            </w:r>
          </w:p>
        </w:tc>
        <w:tc>
          <w:tcPr>
            <w:tcW w:w="288" w:type="dxa"/>
          </w:tcPr>
          <w:p w14:paraId="60E80FFF" w14:textId="77777777" w:rsidR="005A333A" w:rsidRDefault="005A333A" w:rsidP="005A333A"/>
        </w:tc>
        <w:tc>
          <w:tcPr>
            <w:tcW w:w="288" w:type="dxa"/>
          </w:tcPr>
          <w:p w14:paraId="41BA93F6" w14:textId="77777777" w:rsidR="005A333A" w:rsidRDefault="005A333A" w:rsidP="005A333A">
            <w:pPr>
              <w:pStyle w:val="CopticCross"/>
            </w:pPr>
            <w:r w:rsidRPr="00FB5ACB">
              <w:t>¿</w:t>
            </w:r>
          </w:p>
        </w:tc>
        <w:tc>
          <w:tcPr>
            <w:tcW w:w="3960" w:type="dxa"/>
          </w:tcPr>
          <w:p w14:paraId="2DCB148B" w14:textId="77777777" w:rsidR="005A333A" w:rsidRDefault="005A333A" w:rsidP="005A333A">
            <w:pPr>
              <w:pStyle w:val="CopticVersemulti-line"/>
            </w:pPr>
            <w:r>
              <w:t>Ⲟⲩⲟϩ ⲁϥⲕⲓⲙ ⲛ̀ϧ̀ⲣⲏⲓ ⲛ̀ϧⲏⲧϥ:</w:t>
            </w:r>
          </w:p>
          <w:p w14:paraId="62DFD99B" w14:textId="77777777" w:rsidR="005A333A" w:rsidRDefault="005A333A" w:rsidP="005A333A">
            <w:pPr>
              <w:pStyle w:val="CopticVersemulti-line"/>
            </w:pPr>
            <w:r>
              <w:t>ⲉϥⲱϣ ⲉ̀ⲃⲟⲗ ⲉϥϫⲱ ⲙ̀ⲙⲟⲥ:</w:t>
            </w:r>
          </w:p>
          <w:p w14:paraId="40AC0998" w14:textId="77777777" w:rsidR="005A333A" w:rsidRDefault="005A333A" w:rsidP="005A333A">
            <w:pPr>
              <w:pStyle w:val="CopticVersemulti-line"/>
            </w:pPr>
            <w:r>
              <w:t>ⲡⲓⲙⲁ ⲁϥⲑⲱⲛ ⲉⲧⲭⲏ ⲛ̀ϧⲏⲧϥ:</w:t>
            </w:r>
          </w:p>
          <w:p w14:paraId="22F8D07B" w14:textId="77777777" w:rsidR="005A333A" w:rsidRPr="005130A7" w:rsidRDefault="005A333A" w:rsidP="005A333A">
            <w:pPr>
              <w:pStyle w:val="CopticHangingVerse"/>
            </w:pPr>
            <w:r>
              <w:t>ⲡⲓⲙⲉⲛⲣⲓⲧ Ⲗⲁⲍⲁⲣⲟⲥ.</w:t>
            </w:r>
          </w:p>
        </w:tc>
      </w:tr>
      <w:tr w:rsidR="005A333A" w14:paraId="1E1CD5C1" w14:textId="77777777" w:rsidTr="005A333A">
        <w:trPr>
          <w:cantSplit/>
          <w:jc w:val="center"/>
        </w:trPr>
        <w:tc>
          <w:tcPr>
            <w:tcW w:w="288" w:type="dxa"/>
          </w:tcPr>
          <w:p w14:paraId="6E142123" w14:textId="77777777" w:rsidR="005A333A" w:rsidRDefault="005A333A" w:rsidP="005A333A">
            <w:pPr>
              <w:pStyle w:val="CopticCross"/>
            </w:pPr>
            <w:r w:rsidRPr="00FB5ACB">
              <w:t>¿</w:t>
            </w:r>
          </w:p>
        </w:tc>
        <w:tc>
          <w:tcPr>
            <w:tcW w:w="3960" w:type="dxa"/>
          </w:tcPr>
          <w:p w14:paraId="15483780" w14:textId="77777777" w:rsidR="005A333A" w:rsidRDefault="005A333A" w:rsidP="005A333A">
            <w:pPr>
              <w:pStyle w:val="EngHang"/>
            </w:pPr>
            <w:r>
              <w:t>They told Him, “Come, O Lord,</w:t>
            </w:r>
          </w:p>
          <w:p w14:paraId="0E85DFAD" w14:textId="77777777" w:rsidR="005A333A" w:rsidRDefault="005A333A" w:rsidP="005A333A">
            <w:pPr>
              <w:pStyle w:val="EngHang"/>
            </w:pPr>
            <w:r>
              <w:t>And behold him,”</w:t>
            </w:r>
          </w:p>
          <w:p w14:paraId="40E2AFD6" w14:textId="77777777" w:rsidR="005A333A" w:rsidRDefault="005A333A" w:rsidP="005A333A">
            <w:pPr>
              <w:pStyle w:val="EngHang"/>
            </w:pPr>
            <w:r>
              <w:t>So Jesus wept, and He said,</w:t>
            </w:r>
          </w:p>
          <w:p w14:paraId="5380833A" w14:textId="77777777" w:rsidR="005A333A" w:rsidRDefault="005A333A" w:rsidP="005A333A">
            <w:pPr>
              <w:pStyle w:val="EngHangEnd"/>
            </w:pPr>
            <w:r>
              <w:t>“Lazarus rise and come forth.”</w:t>
            </w:r>
          </w:p>
        </w:tc>
        <w:tc>
          <w:tcPr>
            <w:tcW w:w="288" w:type="dxa"/>
          </w:tcPr>
          <w:p w14:paraId="043723C9" w14:textId="77777777" w:rsidR="005A333A" w:rsidRDefault="005A333A" w:rsidP="005A333A"/>
        </w:tc>
        <w:tc>
          <w:tcPr>
            <w:tcW w:w="288" w:type="dxa"/>
          </w:tcPr>
          <w:p w14:paraId="52649615" w14:textId="77777777" w:rsidR="005A333A" w:rsidRDefault="005A333A" w:rsidP="005A333A">
            <w:pPr>
              <w:pStyle w:val="CopticCross"/>
            </w:pPr>
            <w:r w:rsidRPr="00FB5ACB">
              <w:t>¿</w:t>
            </w:r>
          </w:p>
        </w:tc>
        <w:tc>
          <w:tcPr>
            <w:tcW w:w="3960" w:type="dxa"/>
          </w:tcPr>
          <w:p w14:paraId="77DE8914" w14:textId="77777777" w:rsidR="005A333A" w:rsidRDefault="005A333A" w:rsidP="005A333A">
            <w:pPr>
              <w:pStyle w:val="CopticVersemulti-line"/>
            </w:pPr>
            <w:r>
              <w:t>Ⲡⲉϫⲱⲟⲩ ⲛⲁϥ ϫⲉ Ⲡⲟ̄ⲥ̄:</w:t>
            </w:r>
          </w:p>
          <w:p w14:paraId="2F3DC239" w14:textId="77777777" w:rsidR="005A333A" w:rsidRDefault="005A333A" w:rsidP="005A333A">
            <w:pPr>
              <w:pStyle w:val="CopticVersemulti-line"/>
            </w:pPr>
            <w:r>
              <w:t>ⲁ̀ⲙⲟⲩ ⲟⲩⲟϩ ⲁ̀ⲛⲁⲩ ⲉ̀ⲣⲟϥ:</w:t>
            </w:r>
          </w:p>
          <w:p w14:paraId="6F50C538" w14:textId="77777777" w:rsidR="005A333A" w:rsidRDefault="005A333A" w:rsidP="005A333A">
            <w:pPr>
              <w:pStyle w:val="CopticVersemulti-line"/>
            </w:pPr>
            <w:r>
              <w:t>Ⲓⲏ̄ⲥ̄ ⲟⲛ ⲁ̀ⲛⲁϥⲃⲁⲗ ϯⲉⲣⲙⲏ:</w:t>
            </w:r>
          </w:p>
          <w:p w14:paraId="08AADE3F" w14:textId="77777777" w:rsidR="005A333A" w:rsidRPr="005130A7" w:rsidRDefault="005A333A" w:rsidP="005A333A">
            <w:pPr>
              <w:pStyle w:val="CopticHangingVerse"/>
            </w:pPr>
            <w:r>
              <w:t>ϫⲉ ⲧⲱⲛⲕ ⲁ̀ⲙⲟⲩ Ⲗⲁⲍⲁⲣⲟⲥ.</w:t>
            </w:r>
          </w:p>
        </w:tc>
      </w:tr>
      <w:tr w:rsidR="005A333A" w14:paraId="18E94B75" w14:textId="77777777" w:rsidTr="005A333A">
        <w:trPr>
          <w:cantSplit/>
          <w:jc w:val="center"/>
        </w:trPr>
        <w:tc>
          <w:tcPr>
            <w:tcW w:w="288" w:type="dxa"/>
          </w:tcPr>
          <w:p w14:paraId="53410FCC" w14:textId="77777777" w:rsidR="005A333A" w:rsidRDefault="005A333A" w:rsidP="005A333A">
            <w:pPr>
              <w:pStyle w:val="CopticCross"/>
            </w:pPr>
          </w:p>
        </w:tc>
        <w:tc>
          <w:tcPr>
            <w:tcW w:w="3960" w:type="dxa"/>
          </w:tcPr>
          <w:p w14:paraId="0207F847" w14:textId="77777777" w:rsidR="005A333A" w:rsidRDefault="005A333A" w:rsidP="005A333A">
            <w:pPr>
              <w:pStyle w:val="EngHang"/>
            </w:pPr>
            <w:r>
              <w:t>He went with them to the tomb,</w:t>
            </w:r>
          </w:p>
          <w:p w14:paraId="06CC763E" w14:textId="77777777" w:rsidR="005A333A" w:rsidRDefault="005A333A" w:rsidP="005A333A">
            <w:pPr>
              <w:pStyle w:val="EngHang"/>
            </w:pPr>
            <w:r>
              <w:t xml:space="preserve">A cave with a rock </w:t>
            </w:r>
          </w:p>
          <w:p w14:paraId="6CE0CFB6" w14:textId="77777777" w:rsidR="005A333A" w:rsidRDefault="005A333A" w:rsidP="005A333A">
            <w:pPr>
              <w:pStyle w:val="EngHang"/>
            </w:pPr>
            <w:r>
              <w:t>Placed on it, and He said,</w:t>
            </w:r>
          </w:p>
          <w:p w14:paraId="078D69E1" w14:textId="77777777" w:rsidR="005A333A" w:rsidRDefault="005A333A" w:rsidP="005A333A">
            <w:pPr>
              <w:pStyle w:val="EngHangEnd"/>
            </w:pPr>
            <w:r>
              <w:t>“Lazarus rise and come forth.”</w:t>
            </w:r>
          </w:p>
        </w:tc>
        <w:tc>
          <w:tcPr>
            <w:tcW w:w="288" w:type="dxa"/>
          </w:tcPr>
          <w:p w14:paraId="57238F2A" w14:textId="77777777" w:rsidR="005A333A" w:rsidRDefault="005A333A" w:rsidP="005A333A"/>
        </w:tc>
        <w:tc>
          <w:tcPr>
            <w:tcW w:w="288" w:type="dxa"/>
          </w:tcPr>
          <w:p w14:paraId="0A382177" w14:textId="77777777" w:rsidR="005A333A" w:rsidRDefault="005A333A" w:rsidP="005A333A">
            <w:pPr>
              <w:pStyle w:val="CopticCross"/>
            </w:pPr>
          </w:p>
        </w:tc>
        <w:tc>
          <w:tcPr>
            <w:tcW w:w="3960" w:type="dxa"/>
          </w:tcPr>
          <w:p w14:paraId="26689897" w14:textId="77777777" w:rsidR="005A333A" w:rsidRDefault="005A333A" w:rsidP="005A333A">
            <w:pPr>
              <w:pStyle w:val="CopticVersemulti-line"/>
            </w:pPr>
            <w:r>
              <w:t>Ⲣⲏⲧⲟⲥ ⲁϥϣⲉⲛⲁϥ ⲛⲉⲙⲱⲟⲩ:</w:t>
            </w:r>
          </w:p>
          <w:p w14:paraId="15B2A1D7" w14:textId="77777777" w:rsidR="005A333A" w:rsidRDefault="005A333A" w:rsidP="005A333A">
            <w:pPr>
              <w:pStyle w:val="CopticVersemulti-line"/>
            </w:pPr>
            <w:r>
              <w:t>ⲛⲁϥⲭⲏ ⲡⲓⲙ̀ϩⲁⲩ ⲉ̀ⲡⲁⲗⲉⲟⲛ:</w:t>
            </w:r>
          </w:p>
          <w:p w14:paraId="00F76570" w14:textId="77777777" w:rsidR="005A333A" w:rsidRDefault="005A333A" w:rsidP="005A333A">
            <w:pPr>
              <w:pStyle w:val="CopticVersemulti-line"/>
            </w:pPr>
            <w:r>
              <w:t>ⲛⲉⲙ ⲟⲩⲱⲛⲓ ⲉ̀ϩ̀ⲣⲏⲓ ⲉ̀ϫⲱϥ:</w:t>
            </w:r>
          </w:p>
          <w:p w14:paraId="2DFB333C" w14:textId="77777777" w:rsidR="005A333A" w:rsidRPr="005130A7" w:rsidRDefault="005A333A" w:rsidP="005A333A">
            <w:pPr>
              <w:pStyle w:val="CopticHangingVerse"/>
            </w:pPr>
            <w:r>
              <w:t>ϫⲉ ⲧⲱⲛⲕ ⲁ̀ⲙⲟⲩ Ⲗⲁⲍⲁⲣⲟⲥ.</w:t>
            </w:r>
          </w:p>
        </w:tc>
      </w:tr>
      <w:tr w:rsidR="005A333A" w14:paraId="268684B5" w14:textId="77777777" w:rsidTr="005A333A">
        <w:trPr>
          <w:cantSplit/>
          <w:jc w:val="center"/>
        </w:trPr>
        <w:tc>
          <w:tcPr>
            <w:tcW w:w="288" w:type="dxa"/>
          </w:tcPr>
          <w:p w14:paraId="4900917F" w14:textId="77777777" w:rsidR="005A333A" w:rsidRDefault="005A333A" w:rsidP="005A333A">
            <w:pPr>
              <w:pStyle w:val="CopticCross"/>
            </w:pPr>
          </w:p>
        </w:tc>
        <w:tc>
          <w:tcPr>
            <w:tcW w:w="3960" w:type="dxa"/>
          </w:tcPr>
          <w:p w14:paraId="35DA89FE" w14:textId="77777777" w:rsidR="005A333A" w:rsidRDefault="005A333A" w:rsidP="005A333A">
            <w:pPr>
              <w:pStyle w:val="EngHang"/>
            </w:pPr>
            <w:r>
              <w:t>Yes indeed, O Compassionate One,</w:t>
            </w:r>
          </w:p>
          <w:p w14:paraId="1BECB722" w14:textId="77777777" w:rsidR="005A333A" w:rsidRDefault="005A333A" w:rsidP="005A333A">
            <w:pPr>
              <w:pStyle w:val="EngHang"/>
            </w:pPr>
            <w:r>
              <w:t>You have said, “Remove the rock</w:t>
            </w:r>
          </w:p>
          <w:p w14:paraId="633A4F5E" w14:textId="77777777" w:rsidR="005A333A" w:rsidRDefault="005A333A" w:rsidP="005A333A">
            <w:pPr>
              <w:pStyle w:val="EngHang"/>
            </w:pPr>
            <w:r>
              <w:t>From the opening of the tomb.</w:t>
            </w:r>
          </w:p>
          <w:p w14:paraId="4F03B5F2" w14:textId="77777777" w:rsidR="005A333A" w:rsidRDefault="005A333A" w:rsidP="005A333A">
            <w:pPr>
              <w:pStyle w:val="EngHangEnd"/>
            </w:pPr>
            <w:r>
              <w:t>Lazarus rise and come forth.”</w:t>
            </w:r>
          </w:p>
        </w:tc>
        <w:tc>
          <w:tcPr>
            <w:tcW w:w="288" w:type="dxa"/>
          </w:tcPr>
          <w:p w14:paraId="5C67D4DC" w14:textId="77777777" w:rsidR="005A333A" w:rsidRDefault="005A333A" w:rsidP="005A333A"/>
        </w:tc>
        <w:tc>
          <w:tcPr>
            <w:tcW w:w="288" w:type="dxa"/>
          </w:tcPr>
          <w:p w14:paraId="165DF4DC" w14:textId="77777777" w:rsidR="005A333A" w:rsidRDefault="005A333A" w:rsidP="005A333A">
            <w:pPr>
              <w:pStyle w:val="CopticCross"/>
            </w:pPr>
          </w:p>
        </w:tc>
        <w:tc>
          <w:tcPr>
            <w:tcW w:w="3960" w:type="dxa"/>
          </w:tcPr>
          <w:p w14:paraId="2D8755D8" w14:textId="77777777" w:rsidR="005A333A" w:rsidRDefault="005A333A" w:rsidP="005A333A">
            <w:pPr>
              <w:pStyle w:val="CopticVersemulti-line"/>
            </w:pPr>
            <w:r>
              <w:t>Ⲥⲉⲟ̀ⲛⲧⲟⲥ ⲡⲓⲣⲉϥϣⲉⲛϩⲏⲧ:</w:t>
            </w:r>
          </w:p>
          <w:p w14:paraId="3BF5029B" w14:textId="77777777" w:rsidR="005A333A" w:rsidRDefault="005A333A" w:rsidP="005A333A">
            <w:pPr>
              <w:pStyle w:val="CopticVersemulti-line"/>
            </w:pPr>
            <w:r>
              <w:t>ϫⲉ ⲥⲱⲕⲓ ⲙ̀ⲡⲁⲓⲱ̀ⲛⲓ ⲕⲁⲗⲱⲥ:</w:t>
            </w:r>
          </w:p>
          <w:p w14:paraId="4171C48F" w14:textId="77777777" w:rsidR="005A333A" w:rsidRDefault="005A333A" w:rsidP="005A333A">
            <w:pPr>
              <w:pStyle w:val="CopticVersemulti-line"/>
            </w:pPr>
            <w:r>
              <w:t>ⲉ̀ⲃⲟⲗ ϩⲓ ⲣⲟϥ ⲙ̀ⲡⲓⲙ̀ϩⲁⲩ:</w:t>
            </w:r>
          </w:p>
          <w:p w14:paraId="448E6A08" w14:textId="77777777" w:rsidR="005A333A" w:rsidRPr="005130A7" w:rsidRDefault="005A333A" w:rsidP="005A333A">
            <w:pPr>
              <w:pStyle w:val="CopticHangingVerse"/>
            </w:pPr>
            <w:r>
              <w:t>ϫⲉ ⲧⲱⲛⲕ ⲁ̀ⲙⲟⲩ Ⲗⲁⲍⲁⲣⲟⲥ.</w:t>
            </w:r>
          </w:p>
        </w:tc>
      </w:tr>
      <w:tr w:rsidR="005A333A" w14:paraId="78F75C08" w14:textId="77777777" w:rsidTr="005A333A">
        <w:trPr>
          <w:cantSplit/>
          <w:jc w:val="center"/>
        </w:trPr>
        <w:tc>
          <w:tcPr>
            <w:tcW w:w="288" w:type="dxa"/>
          </w:tcPr>
          <w:p w14:paraId="119DD864" w14:textId="77777777" w:rsidR="005A333A" w:rsidRDefault="005A333A" w:rsidP="005A333A">
            <w:pPr>
              <w:pStyle w:val="CopticCross"/>
            </w:pPr>
            <w:r w:rsidRPr="00FB5ACB">
              <w:t>¿</w:t>
            </w:r>
          </w:p>
        </w:tc>
        <w:tc>
          <w:tcPr>
            <w:tcW w:w="3960" w:type="dxa"/>
          </w:tcPr>
          <w:p w14:paraId="6F83367D" w14:textId="77777777" w:rsidR="005A333A" w:rsidRDefault="005A333A" w:rsidP="005A333A">
            <w:pPr>
              <w:pStyle w:val="EngHang"/>
            </w:pPr>
            <w:r>
              <w:t>Therefore Martha told Him,</w:t>
            </w:r>
          </w:p>
          <w:p w14:paraId="17CE422A" w14:textId="77777777" w:rsidR="005A333A" w:rsidRDefault="005A333A" w:rsidP="005A333A">
            <w:pPr>
              <w:pStyle w:val="EngHang"/>
            </w:pPr>
            <w:r>
              <w:t>“Behold he is decomposed,</w:t>
            </w:r>
          </w:p>
          <w:p w14:paraId="5ECCF656" w14:textId="77777777" w:rsidR="005A333A" w:rsidRDefault="005A333A" w:rsidP="005A333A">
            <w:pPr>
              <w:pStyle w:val="EngHang"/>
            </w:pPr>
            <w:r>
              <w:t xml:space="preserve">For he has laid there for four days”, </w:t>
            </w:r>
          </w:p>
          <w:p w14:paraId="78131A1B" w14:textId="77777777" w:rsidR="005A333A" w:rsidRPr="0078672A" w:rsidRDefault="005A333A" w:rsidP="005A333A">
            <w:pPr>
              <w:pStyle w:val="EngHangEnd"/>
            </w:pPr>
            <w:r>
              <w:t>“Lazarus rise and come forth.”</w:t>
            </w:r>
          </w:p>
        </w:tc>
        <w:tc>
          <w:tcPr>
            <w:tcW w:w="288" w:type="dxa"/>
          </w:tcPr>
          <w:p w14:paraId="0FDD67FC" w14:textId="77777777" w:rsidR="005A333A" w:rsidRDefault="005A333A" w:rsidP="005A333A"/>
        </w:tc>
        <w:tc>
          <w:tcPr>
            <w:tcW w:w="288" w:type="dxa"/>
          </w:tcPr>
          <w:p w14:paraId="3BEAF0DC" w14:textId="77777777" w:rsidR="005A333A" w:rsidRDefault="005A333A" w:rsidP="005A333A">
            <w:pPr>
              <w:pStyle w:val="CopticCross"/>
            </w:pPr>
            <w:r w:rsidRPr="00FB5ACB">
              <w:t>¿</w:t>
            </w:r>
          </w:p>
        </w:tc>
        <w:tc>
          <w:tcPr>
            <w:tcW w:w="3960" w:type="dxa"/>
          </w:tcPr>
          <w:p w14:paraId="3F26F83F" w14:textId="77777777" w:rsidR="005A333A" w:rsidRDefault="005A333A" w:rsidP="005A333A">
            <w:pPr>
              <w:pStyle w:val="CopticVersemulti-line"/>
            </w:pPr>
            <w:r>
              <w:t>Ⲧⲟⲧⲉ Ⲙⲁⲣⲑⲁ ⲡⲉϫⲁⲥ ⲛⲁϥ:</w:t>
            </w:r>
          </w:p>
          <w:p w14:paraId="550E57EF" w14:textId="77777777" w:rsidR="005A333A" w:rsidRDefault="005A333A" w:rsidP="005A333A">
            <w:pPr>
              <w:pStyle w:val="CopticVersemulti-line"/>
            </w:pPr>
            <w:r>
              <w:t>ϩⲏⲡⲡⲉ ⲓⲥ ⲇⲉ ⲛ̀ⲑⲟϥ ⲁϥⲭⲱⲛⲥ:</w:t>
            </w:r>
          </w:p>
          <w:p w14:paraId="22505DDE" w14:textId="77777777" w:rsidR="005A333A" w:rsidRDefault="005A333A" w:rsidP="005A333A">
            <w:pPr>
              <w:pStyle w:val="CopticVersemulti-line"/>
            </w:pPr>
            <w:r>
              <w:t>ϫⲉ ϩⲁⲛ ⲉ̀ϩⲟⲟⲩ ϥ̀ⲧⲟⲟⲩ ⲛ̀ⲧⲁϥ:</w:t>
            </w:r>
          </w:p>
          <w:p w14:paraId="002DD2A9" w14:textId="77777777" w:rsidR="005A333A" w:rsidRPr="005130A7" w:rsidRDefault="005A333A" w:rsidP="005A333A">
            <w:pPr>
              <w:pStyle w:val="CopticHangingVerse"/>
            </w:pPr>
            <w:r>
              <w:t>ϫⲉ ⲧⲱⲛⲕ ⲁ̀ⲙⲟⲩ Ⲗⲁⲍⲁⲣⲟⲥ.</w:t>
            </w:r>
          </w:p>
        </w:tc>
      </w:tr>
      <w:tr w:rsidR="005A333A" w14:paraId="379869CD" w14:textId="77777777" w:rsidTr="005A333A">
        <w:trPr>
          <w:cantSplit/>
          <w:jc w:val="center"/>
        </w:trPr>
        <w:tc>
          <w:tcPr>
            <w:tcW w:w="288" w:type="dxa"/>
          </w:tcPr>
          <w:p w14:paraId="4492996A" w14:textId="77777777" w:rsidR="005A333A" w:rsidRDefault="005A333A" w:rsidP="005A333A">
            <w:pPr>
              <w:pStyle w:val="CopticCross"/>
            </w:pPr>
            <w:r w:rsidRPr="00FB5ACB">
              <w:t>¿</w:t>
            </w:r>
          </w:p>
        </w:tc>
        <w:tc>
          <w:tcPr>
            <w:tcW w:w="3960" w:type="dxa"/>
          </w:tcPr>
          <w:p w14:paraId="47145F22" w14:textId="77777777" w:rsidR="005A333A" w:rsidRDefault="005A333A" w:rsidP="005A333A">
            <w:pPr>
              <w:pStyle w:val="EngHang"/>
            </w:pPr>
            <w:r>
              <w:t>Behold Jesus, the Creator,</w:t>
            </w:r>
          </w:p>
          <w:p w14:paraId="73927D35" w14:textId="77777777" w:rsidR="005A333A" w:rsidRDefault="005A333A" w:rsidP="005A333A">
            <w:pPr>
              <w:pStyle w:val="EngHang"/>
            </w:pPr>
            <w:r>
              <w:t>The Reviver of the dead,</w:t>
            </w:r>
          </w:p>
          <w:p w14:paraId="55DA3CA2" w14:textId="77777777" w:rsidR="005A333A" w:rsidRDefault="005A333A" w:rsidP="005A333A">
            <w:pPr>
              <w:pStyle w:val="EngHang"/>
            </w:pPr>
            <w:r>
              <w:t>Cried out in a great voice, saying,</w:t>
            </w:r>
          </w:p>
          <w:p w14:paraId="3054FFB9" w14:textId="77777777" w:rsidR="005A333A" w:rsidRDefault="005A333A" w:rsidP="005A333A">
            <w:pPr>
              <w:pStyle w:val="EngHangEnd"/>
            </w:pPr>
            <w:r>
              <w:t>“Lazarus rise and come forth.”</w:t>
            </w:r>
          </w:p>
        </w:tc>
        <w:tc>
          <w:tcPr>
            <w:tcW w:w="288" w:type="dxa"/>
          </w:tcPr>
          <w:p w14:paraId="47E33320" w14:textId="77777777" w:rsidR="005A333A" w:rsidRDefault="005A333A" w:rsidP="005A333A"/>
        </w:tc>
        <w:tc>
          <w:tcPr>
            <w:tcW w:w="288" w:type="dxa"/>
          </w:tcPr>
          <w:p w14:paraId="722D2112" w14:textId="77777777" w:rsidR="005A333A" w:rsidRDefault="005A333A" w:rsidP="005A333A">
            <w:pPr>
              <w:pStyle w:val="CopticCross"/>
            </w:pPr>
            <w:r w:rsidRPr="00FB5ACB">
              <w:t>¿</w:t>
            </w:r>
          </w:p>
        </w:tc>
        <w:tc>
          <w:tcPr>
            <w:tcW w:w="3960" w:type="dxa"/>
          </w:tcPr>
          <w:p w14:paraId="485AB68F" w14:textId="77777777" w:rsidR="005A333A" w:rsidRDefault="005A333A" w:rsidP="005A333A">
            <w:pPr>
              <w:pStyle w:val="CopticVersemulti-line"/>
            </w:pPr>
            <w:r>
              <w:t>Ⲩⲡⲡⲉ Ⲓⲏ̄ⲥ̄ ⲡⲓⲇⲩⲙⲓⲟⲣⲅⲟⲥ:</w:t>
            </w:r>
          </w:p>
          <w:p w14:paraId="5B1A7213" w14:textId="77777777" w:rsidR="005A333A" w:rsidRDefault="005A333A" w:rsidP="005A333A">
            <w:pPr>
              <w:pStyle w:val="CopticVersemulti-line"/>
            </w:pPr>
            <w:r>
              <w:t>ⲫⲏⲉ̀ⲧⲧⲁⲛϧⲟ ⲛ̀ⲛⲓⲣⲉϥⲙⲱⲟⲩⲧ:</w:t>
            </w:r>
          </w:p>
          <w:p w14:paraId="209732D9" w14:textId="77777777" w:rsidR="005A333A" w:rsidRDefault="005A333A" w:rsidP="005A333A">
            <w:pPr>
              <w:pStyle w:val="CopticVersemulti-line"/>
            </w:pPr>
            <w:r>
              <w:t>ⲁϥⲱϣ ⲉ̀ⲃⲟⲗϧⲉⲛ ⲟⲩⲛⲓϣϯ ⲛ̀ⲥ̀ⲙⲏ:</w:t>
            </w:r>
          </w:p>
          <w:p w14:paraId="6386708B" w14:textId="77777777" w:rsidR="005A333A" w:rsidRPr="005130A7" w:rsidRDefault="005A333A" w:rsidP="005A333A">
            <w:pPr>
              <w:pStyle w:val="CopticHangingVerse"/>
            </w:pPr>
            <w:r>
              <w:t>ϫⲉ Ⲗⲁⲍⲁⲣⲟⲥ ⲁ̀ⲙⲟⲩ ⲉ̀ⲃⲟⲗ.</w:t>
            </w:r>
          </w:p>
        </w:tc>
      </w:tr>
      <w:tr w:rsidR="005A333A" w14:paraId="7EFB0400" w14:textId="77777777" w:rsidTr="005A333A">
        <w:trPr>
          <w:cantSplit/>
          <w:jc w:val="center"/>
        </w:trPr>
        <w:tc>
          <w:tcPr>
            <w:tcW w:w="288" w:type="dxa"/>
          </w:tcPr>
          <w:p w14:paraId="6D1FA720" w14:textId="77777777" w:rsidR="005A333A" w:rsidRDefault="005A333A" w:rsidP="005A333A">
            <w:pPr>
              <w:pStyle w:val="CopticCross"/>
            </w:pPr>
          </w:p>
        </w:tc>
        <w:tc>
          <w:tcPr>
            <w:tcW w:w="3960" w:type="dxa"/>
          </w:tcPr>
          <w:p w14:paraId="725B65AA" w14:textId="77777777" w:rsidR="005A333A" w:rsidRDefault="005A333A" w:rsidP="005A333A">
            <w:pPr>
              <w:pStyle w:val="EngHang"/>
            </w:pPr>
            <w:r>
              <w:t>To You is the glory and the praise,</w:t>
            </w:r>
          </w:p>
          <w:p w14:paraId="37583274" w14:textId="77777777" w:rsidR="005A333A" w:rsidRDefault="005A333A" w:rsidP="005A333A">
            <w:pPr>
              <w:pStyle w:val="EngHang"/>
            </w:pPr>
            <w:r>
              <w:t>For You are the Eternal One.</w:t>
            </w:r>
          </w:p>
          <w:p w14:paraId="4D94642E" w14:textId="77777777" w:rsidR="005A333A" w:rsidRDefault="005A333A" w:rsidP="005A333A">
            <w:pPr>
              <w:pStyle w:val="EngHang"/>
            </w:pPr>
            <w:r>
              <w:t>We proclaim to Him who has said,</w:t>
            </w:r>
          </w:p>
          <w:p w14:paraId="50D422F5" w14:textId="77777777" w:rsidR="005A333A" w:rsidRDefault="005A333A" w:rsidP="005A333A">
            <w:pPr>
              <w:pStyle w:val="EngHangEnd"/>
            </w:pPr>
            <w:r>
              <w:t>“Lazarus come forth,”</w:t>
            </w:r>
          </w:p>
        </w:tc>
        <w:tc>
          <w:tcPr>
            <w:tcW w:w="288" w:type="dxa"/>
          </w:tcPr>
          <w:p w14:paraId="754E0092" w14:textId="77777777" w:rsidR="005A333A" w:rsidRDefault="005A333A" w:rsidP="005A333A"/>
        </w:tc>
        <w:tc>
          <w:tcPr>
            <w:tcW w:w="288" w:type="dxa"/>
          </w:tcPr>
          <w:p w14:paraId="4C78CCA3" w14:textId="77777777" w:rsidR="005A333A" w:rsidRDefault="005A333A" w:rsidP="005A333A">
            <w:pPr>
              <w:pStyle w:val="CopticCross"/>
            </w:pPr>
          </w:p>
        </w:tc>
        <w:tc>
          <w:tcPr>
            <w:tcW w:w="3960" w:type="dxa"/>
          </w:tcPr>
          <w:p w14:paraId="514F5CC2" w14:textId="77777777" w:rsidR="005A333A" w:rsidRDefault="005A333A" w:rsidP="005A333A">
            <w:pPr>
              <w:pStyle w:val="CopticVersemulti-line"/>
            </w:pPr>
            <w:r>
              <w:t>Ⲫⲱⲕ ⲡⲉ ⲡⲓⲱ̀ⲟⲩ ⲛⲉⲙ ⲡⲓϩⲩⲙⲛⲟⲥ:</w:t>
            </w:r>
          </w:p>
          <w:p w14:paraId="6CA66C9E" w14:textId="77777777" w:rsidR="005A333A" w:rsidRDefault="005A333A" w:rsidP="005A333A">
            <w:pPr>
              <w:pStyle w:val="CopticVersemulti-line"/>
            </w:pPr>
            <w:r>
              <w:t>ⲛ̀ⲑⲟⲕ ⲡⲉ ⲡⲓ ⲉϥⲙⲏⲛ ⲉ̀ⲃⲟⲗ:</w:t>
            </w:r>
          </w:p>
          <w:p w14:paraId="47A1EA0D" w14:textId="77777777" w:rsidR="005A333A" w:rsidRDefault="005A333A" w:rsidP="005A333A">
            <w:pPr>
              <w:pStyle w:val="CopticVersemulti-line"/>
            </w:pPr>
            <w:r>
              <w:t>ⲧⲉⲛⲱϣ ⲉ̀ⲃⲟⲗ ϫⲉ ⲫⲏⲉ̀ⲧⲁϥϫⲟⲥ:</w:t>
            </w:r>
          </w:p>
          <w:p w14:paraId="299CC9EB" w14:textId="77777777" w:rsidR="005A333A" w:rsidRPr="005130A7" w:rsidRDefault="005A333A" w:rsidP="005A333A">
            <w:pPr>
              <w:pStyle w:val="CopticHangingVerse"/>
            </w:pPr>
            <w:r>
              <w:t>ϫⲉ Ⲗⲁⲍⲁⲣⲟⲥ ⲁ̀ⲙⲟⲩ ⲉ̀ⲃⲟⲗ.</w:t>
            </w:r>
          </w:p>
        </w:tc>
      </w:tr>
      <w:tr w:rsidR="005A333A" w14:paraId="581E333D" w14:textId="77777777" w:rsidTr="005A333A">
        <w:trPr>
          <w:cantSplit/>
          <w:jc w:val="center"/>
        </w:trPr>
        <w:tc>
          <w:tcPr>
            <w:tcW w:w="288" w:type="dxa"/>
          </w:tcPr>
          <w:p w14:paraId="7ED566B6" w14:textId="77777777" w:rsidR="005A333A" w:rsidRDefault="005A333A" w:rsidP="005A333A">
            <w:pPr>
              <w:pStyle w:val="CopticCross"/>
            </w:pPr>
          </w:p>
        </w:tc>
        <w:tc>
          <w:tcPr>
            <w:tcW w:w="3960" w:type="dxa"/>
          </w:tcPr>
          <w:p w14:paraId="5BD257EA" w14:textId="77777777" w:rsidR="005A333A" w:rsidRDefault="005A333A" w:rsidP="005A333A">
            <w:pPr>
              <w:pStyle w:val="EngHang"/>
            </w:pPr>
            <w:r>
              <w:t>Forgive us our transgressions;</w:t>
            </w:r>
          </w:p>
          <w:p w14:paraId="2F839954" w14:textId="77777777" w:rsidR="005A333A" w:rsidRDefault="005A333A" w:rsidP="005A333A">
            <w:pPr>
              <w:pStyle w:val="EngHang"/>
            </w:pPr>
            <w:r>
              <w:t>Grant us salvation,</w:t>
            </w:r>
          </w:p>
          <w:p w14:paraId="669E05E1" w14:textId="77777777" w:rsidR="005A333A" w:rsidRDefault="005A333A" w:rsidP="005A333A">
            <w:pPr>
              <w:pStyle w:val="EngHang"/>
            </w:pPr>
            <w:r>
              <w:t>Through the prayers and intercessions</w:t>
            </w:r>
          </w:p>
          <w:p w14:paraId="575464D3" w14:textId="77777777" w:rsidR="005A333A" w:rsidRDefault="005A333A" w:rsidP="005A333A">
            <w:pPr>
              <w:pStyle w:val="EngHangEnd"/>
            </w:pPr>
            <w:r>
              <w:t>Of our Lady, Mary.</w:t>
            </w:r>
          </w:p>
        </w:tc>
        <w:tc>
          <w:tcPr>
            <w:tcW w:w="288" w:type="dxa"/>
          </w:tcPr>
          <w:p w14:paraId="5BACD58E" w14:textId="77777777" w:rsidR="005A333A" w:rsidRDefault="005A333A" w:rsidP="005A333A"/>
        </w:tc>
        <w:tc>
          <w:tcPr>
            <w:tcW w:w="288" w:type="dxa"/>
          </w:tcPr>
          <w:p w14:paraId="10899FCD" w14:textId="77777777" w:rsidR="005A333A" w:rsidRDefault="005A333A" w:rsidP="005A333A">
            <w:pPr>
              <w:pStyle w:val="CopticCross"/>
            </w:pPr>
          </w:p>
        </w:tc>
        <w:tc>
          <w:tcPr>
            <w:tcW w:w="3960" w:type="dxa"/>
          </w:tcPr>
          <w:p w14:paraId="0AC42E94" w14:textId="77777777" w:rsidR="005A333A" w:rsidRDefault="005A333A" w:rsidP="005A333A">
            <w:pPr>
              <w:pStyle w:val="CopticVersemulti-line"/>
            </w:pPr>
            <w:r>
              <w:t>Ⲭⲱ ⲛⲁⲛ ⲉ̀ⲃⲟⲗ ⲛ̀ⲛⲉⲛⲁ̀ⲛⲟⲙⲓⲁ̀:</w:t>
            </w:r>
          </w:p>
          <w:p w14:paraId="233B9299" w14:textId="77777777" w:rsidR="005A333A" w:rsidRDefault="005A333A" w:rsidP="005A333A">
            <w:pPr>
              <w:pStyle w:val="CopticVersemulti-line"/>
            </w:pPr>
            <w:r>
              <w:t>ⲟⲩⲟϩ ⲙⲟⲓ ⲛⲁⲛ ⲛ̀ⲟⲩⲥⲱⲧⲏⲣⲓⲁ:</w:t>
            </w:r>
          </w:p>
          <w:p w14:paraId="3F73BF37" w14:textId="77777777" w:rsidR="005A333A" w:rsidRDefault="005A333A" w:rsidP="005A333A">
            <w:pPr>
              <w:pStyle w:val="CopticVersemulti-line"/>
            </w:pPr>
            <w:r>
              <w:t>ϩⲓⲧⲉⲛ ⲛⲓⲧⲱⲃϩ ⲛⲉⲙ ⲛⲓⲡ̀ⲣⲉⲥⲃⲓⲁ̀:</w:t>
            </w:r>
          </w:p>
          <w:p w14:paraId="567B6D55" w14:textId="77777777" w:rsidR="005A333A" w:rsidRPr="005130A7" w:rsidRDefault="005A333A" w:rsidP="005A333A">
            <w:pPr>
              <w:pStyle w:val="CopticHangingVerse"/>
            </w:pPr>
            <w:r>
              <w:t>ⲛ̀ⲧⲉ ⲧⲉⲛⲟ̄ⲥ̄ ⲛ̀ⲛⲏⲃ Ⲙⲁⲣⲓⲁ.</w:t>
            </w:r>
          </w:p>
        </w:tc>
      </w:tr>
      <w:tr w:rsidR="005A333A" w14:paraId="52C34F0E" w14:textId="77777777" w:rsidTr="005A333A">
        <w:trPr>
          <w:cantSplit/>
          <w:jc w:val="center"/>
        </w:trPr>
        <w:tc>
          <w:tcPr>
            <w:tcW w:w="288" w:type="dxa"/>
          </w:tcPr>
          <w:p w14:paraId="19A09171" w14:textId="77777777" w:rsidR="005A333A" w:rsidRPr="003209AF" w:rsidRDefault="005A333A" w:rsidP="005A333A">
            <w:pPr>
              <w:pStyle w:val="CopticCross"/>
              <w:rPr>
                <w:b/>
              </w:rPr>
            </w:pPr>
            <w:r w:rsidRPr="00FB5ACB">
              <w:t>¿</w:t>
            </w:r>
          </w:p>
        </w:tc>
        <w:tc>
          <w:tcPr>
            <w:tcW w:w="3960" w:type="dxa"/>
          </w:tcPr>
          <w:p w14:paraId="3FF84D34" w14:textId="77777777" w:rsidR="005A333A" w:rsidRDefault="005A333A" w:rsidP="005A333A">
            <w:pPr>
              <w:pStyle w:val="EngHang"/>
            </w:pPr>
            <w:r>
              <w:t>O Saviour of the whole world,</w:t>
            </w:r>
          </w:p>
          <w:p w14:paraId="33B6A3BA" w14:textId="77777777" w:rsidR="005A333A" w:rsidRDefault="005A333A" w:rsidP="005A333A">
            <w:pPr>
              <w:pStyle w:val="EngHang"/>
            </w:pPr>
            <w:r>
              <w:t>O true God,</w:t>
            </w:r>
          </w:p>
          <w:p w14:paraId="00B3D643" w14:textId="77777777" w:rsidR="005A333A" w:rsidRDefault="005A333A" w:rsidP="005A333A">
            <w:pPr>
              <w:pStyle w:val="EngHang"/>
            </w:pPr>
            <w:r>
              <w:t>We believe that You are He,</w:t>
            </w:r>
          </w:p>
          <w:p w14:paraId="0E2F8AF4" w14:textId="77777777" w:rsidR="005A333A" w:rsidRDefault="005A333A" w:rsidP="005A333A">
            <w:pPr>
              <w:pStyle w:val="EngHangEnd"/>
            </w:pPr>
            <w:r>
              <w:t>The King in truth.</w:t>
            </w:r>
          </w:p>
        </w:tc>
        <w:tc>
          <w:tcPr>
            <w:tcW w:w="288" w:type="dxa"/>
          </w:tcPr>
          <w:p w14:paraId="50F27879" w14:textId="77777777" w:rsidR="005A333A" w:rsidRDefault="005A333A" w:rsidP="005A333A"/>
        </w:tc>
        <w:tc>
          <w:tcPr>
            <w:tcW w:w="288" w:type="dxa"/>
          </w:tcPr>
          <w:p w14:paraId="0104AA64" w14:textId="77777777" w:rsidR="005A333A" w:rsidRDefault="005A333A" w:rsidP="005A333A">
            <w:pPr>
              <w:pStyle w:val="CopticCross"/>
            </w:pPr>
            <w:r w:rsidRPr="00FB5ACB">
              <w:t>¿</w:t>
            </w:r>
          </w:p>
        </w:tc>
        <w:tc>
          <w:tcPr>
            <w:tcW w:w="3960" w:type="dxa"/>
          </w:tcPr>
          <w:p w14:paraId="2B0973D4" w14:textId="77777777" w:rsidR="005A333A" w:rsidRDefault="005A333A" w:rsidP="005A333A">
            <w:pPr>
              <w:pStyle w:val="CopticVersemulti-line"/>
            </w:pPr>
            <w:r>
              <w:t>Ⲯⲱⲧⲏⲣ ⲙ̀ⲡⲓⲕⲟⲥⲙⲟⲥ ⲧⲏⲣϥ:</w:t>
            </w:r>
          </w:p>
          <w:p w14:paraId="24AD5A05" w14:textId="77777777" w:rsidR="005A333A" w:rsidRDefault="005A333A" w:rsidP="005A333A">
            <w:pPr>
              <w:pStyle w:val="CopticVersemulti-line"/>
            </w:pPr>
            <w:r>
              <w:t>ⲧⲉⲛⲚⲟⲩϯ ⲛ̀ⲁ̀ⲗⲏⲑⲓⲛⲟⲛ:</w:t>
            </w:r>
          </w:p>
          <w:p w14:paraId="2963342B" w14:textId="77777777" w:rsidR="005A333A" w:rsidRDefault="005A333A" w:rsidP="005A333A">
            <w:pPr>
              <w:pStyle w:val="CopticVersemulti-line"/>
            </w:pPr>
            <w:r>
              <w:t>ⲧⲉⲛⲛⲁϩϯ ϧⲉⲛ ⲡⲉⲛϩⲏⲧ ⲧⲏⲣϥ:</w:t>
            </w:r>
          </w:p>
          <w:p w14:paraId="5DD5163F" w14:textId="77777777" w:rsidR="005A333A" w:rsidRPr="005130A7" w:rsidRDefault="005A333A" w:rsidP="005A333A">
            <w:pPr>
              <w:pStyle w:val="CopticHangingVerse"/>
            </w:pPr>
            <w:r>
              <w:t>ϫⲉ ⲛ̀ⲑⲟⲕ ⲡⲉ ⲡ̀Ⲟⲩⲣⲟ ⲟⲛ.</w:t>
            </w:r>
          </w:p>
        </w:tc>
      </w:tr>
      <w:tr w:rsidR="005A333A" w14:paraId="382A54B3" w14:textId="77777777" w:rsidTr="005A333A">
        <w:trPr>
          <w:cantSplit/>
          <w:jc w:val="center"/>
        </w:trPr>
        <w:tc>
          <w:tcPr>
            <w:tcW w:w="288" w:type="dxa"/>
          </w:tcPr>
          <w:p w14:paraId="29BCBE47" w14:textId="77777777" w:rsidR="005A333A" w:rsidRDefault="005A333A" w:rsidP="005A333A">
            <w:pPr>
              <w:pStyle w:val="CopticCross"/>
            </w:pPr>
            <w:r w:rsidRPr="00FB5ACB">
              <w:t>¿</w:t>
            </w:r>
          </w:p>
        </w:tc>
        <w:tc>
          <w:tcPr>
            <w:tcW w:w="3960" w:type="dxa"/>
          </w:tcPr>
          <w:p w14:paraId="48DC7CBD" w14:textId="77777777" w:rsidR="005A333A" w:rsidRDefault="005A333A" w:rsidP="005A333A">
            <w:pPr>
              <w:pStyle w:val="EngHang"/>
            </w:pPr>
            <w:r>
              <w:t>O You who raised Lazarus,</w:t>
            </w:r>
          </w:p>
          <w:p w14:paraId="4DAA3B6C" w14:textId="77777777" w:rsidR="005A333A" w:rsidRDefault="005A333A" w:rsidP="005A333A">
            <w:pPr>
              <w:pStyle w:val="EngHang"/>
            </w:pPr>
            <w:r>
              <w:t>I am Your poor servant.</w:t>
            </w:r>
          </w:p>
          <w:p w14:paraId="16B67322" w14:textId="77777777" w:rsidR="005A333A" w:rsidRDefault="005A333A" w:rsidP="005A333A">
            <w:pPr>
              <w:pStyle w:val="EngHang"/>
            </w:pPr>
            <w:r>
              <w:t>Grant me a share and an inheritance,</w:t>
            </w:r>
          </w:p>
          <w:p w14:paraId="706B8B1B" w14:textId="77777777" w:rsidR="005A333A" w:rsidRDefault="005A333A" w:rsidP="005A333A">
            <w:pPr>
              <w:pStyle w:val="EngHangEnd"/>
            </w:pPr>
            <w:r>
              <w:t>With Your beloved Lazarus.</w:t>
            </w:r>
          </w:p>
        </w:tc>
        <w:tc>
          <w:tcPr>
            <w:tcW w:w="288" w:type="dxa"/>
          </w:tcPr>
          <w:p w14:paraId="68C48E02" w14:textId="77777777" w:rsidR="005A333A" w:rsidRDefault="005A333A" w:rsidP="005A333A"/>
        </w:tc>
        <w:tc>
          <w:tcPr>
            <w:tcW w:w="288" w:type="dxa"/>
          </w:tcPr>
          <w:p w14:paraId="5788BEAA" w14:textId="77777777" w:rsidR="005A333A" w:rsidRDefault="005A333A" w:rsidP="005A333A">
            <w:pPr>
              <w:pStyle w:val="CopticCross"/>
            </w:pPr>
            <w:r w:rsidRPr="00FB5ACB">
              <w:t>¿</w:t>
            </w:r>
          </w:p>
        </w:tc>
        <w:tc>
          <w:tcPr>
            <w:tcW w:w="3960" w:type="dxa"/>
          </w:tcPr>
          <w:p w14:paraId="340754BA" w14:textId="77777777" w:rsidR="005A333A" w:rsidRDefault="005A333A" w:rsidP="005A333A">
            <w:pPr>
              <w:pStyle w:val="CopticVersemulti-line"/>
              <w:rPr>
                <w:rFonts w:eastAsia="Arial Unicode MS" w:cs="FreeSerifAvvaShenouda"/>
              </w:rPr>
            </w:pPr>
            <w:r>
              <w:rPr>
                <w:rFonts w:eastAsia="Arial Unicode MS" w:cs="FreeSerifAvvaShenouda"/>
              </w:rPr>
              <w:t>Ⲱ ⲫⲏⲉ̀ⲧⲁϥⲧⲟⲩⲛⲟⲥ Ⲗⲁⲍⲁⲣⲟⲥ:</w:t>
            </w:r>
          </w:p>
          <w:p w14:paraId="184A3CAA" w14:textId="77777777" w:rsidR="005A333A" w:rsidRDefault="005A333A" w:rsidP="005A333A">
            <w:pPr>
              <w:pStyle w:val="CopticVersemulti-line"/>
              <w:rPr>
                <w:rFonts w:eastAsia="Arial Unicode MS" w:cs="FreeSerifAvvaShenouda"/>
              </w:rPr>
            </w:pPr>
            <w:r>
              <w:rPr>
                <w:rFonts w:eastAsia="Arial Unicode MS" w:cs="FreeSerifAvvaShenouda"/>
              </w:rPr>
              <w:t>ⲁ̀ⲛⲟⲕ ⲡⲉⲕⲃⲱⲕ ⲡⲓⲁ̀ⲗⲁⲭⲓⲥⲧⲟⲥ:</w:t>
            </w:r>
          </w:p>
          <w:p w14:paraId="7305F81B" w14:textId="77777777" w:rsidR="005A333A" w:rsidRPr="005A333A" w:rsidRDefault="005A333A" w:rsidP="005A333A">
            <w:pPr>
              <w:pStyle w:val="CopticVersemulti-line"/>
              <w:rPr>
                <w:rFonts w:eastAsia="Arial Unicode MS" w:cs="FreeSerifAvvaShenouda"/>
              </w:rPr>
            </w:pPr>
            <w:r>
              <w:rPr>
                <w:rFonts w:eastAsia="Arial Unicode MS" w:cs="FreeSerifAvvaShenouda"/>
              </w:rPr>
              <w:t xml:space="preserve">ⲙⲟⲓ ⲛⲏⲓ ⲛ̀ⲟⲩⲙⲉⲣⲟⲥ </w:t>
            </w:r>
            <w:r>
              <w:t>ⲛⲉⲙ ⲟⲩⲕ̀ⲗⲏⲣⲟⲥ:</w:t>
            </w:r>
          </w:p>
          <w:p w14:paraId="470C2669" w14:textId="77777777" w:rsidR="005A333A" w:rsidRPr="00384F62" w:rsidRDefault="005A333A" w:rsidP="005A333A">
            <w:pPr>
              <w:pStyle w:val="CopticHangingVerse"/>
            </w:pPr>
            <w:r>
              <w:t>ⲛⲉⲙ ⲡⲉⲕⲙⲉⲛⲣⲓⲧ Ⲗⲁⲍⲁⲣⲟⲥ.</w:t>
            </w:r>
          </w:p>
        </w:tc>
      </w:tr>
    </w:tbl>
    <w:p w14:paraId="4B00269A" w14:textId="77777777" w:rsidR="00495F1A" w:rsidRDefault="00495F1A" w:rsidP="00495F1A">
      <w:pPr>
        <w:pStyle w:val="Heading3"/>
      </w:pPr>
      <w:bookmarkStart w:id="1819" w:name="_Toc410196231"/>
      <w:bookmarkStart w:id="1820" w:name="_Toc410196473"/>
      <w:bookmarkStart w:id="1821" w:name="_Toc410196975"/>
      <w:bookmarkStart w:id="1822" w:name="_Toc448227664"/>
      <w:r>
        <w:lastRenderedPageBreak/>
        <w:t>Palm Sunday</w:t>
      </w:r>
      <w:bookmarkEnd w:id="1819"/>
      <w:bookmarkEnd w:id="1820"/>
      <w:bookmarkEnd w:id="1821"/>
      <w:bookmarkEnd w:id="1822"/>
    </w:p>
    <w:p w14:paraId="5FD5B809" w14:textId="77777777" w:rsidR="00EC2AEB" w:rsidRPr="001E5E16" w:rsidRDefault="00EC2AEB" w:rsidP="00EC2AEB">
      <w:pPr>
        <w:pStyle w:val="Heading4"/>
      </w:pPr>
      <w:bookmarkStart w:id="1823" w:name="_Ref434478217"/>
      <w:r>
        <w:t xml:space="preserve">The </w:t>
      </w:r>
      <w:r w:rsidR="00FA139D">
        <w:t xml:space="preserve">First </w:t>
      </w:r>
      <w:r>
        <w:t>Doxology</w:t>
      </w:r>
      <w:r w:rsidR="00E21EA3">
        <w:t xml:space="preserve"> for Palm Sunday</w:t>
      </w:r>
      <w:bookmarkEnd w:id="182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A139D" w14:paraId="34D1ADEF" w14:textId="77777777" w:rsidTr="00EC2AEB">
        <w:trPr>
          <w:cantSplit/>
          <w:jc w:val="center"/>
        </w:trPr>
        <w:tc>
          <w:tcPr>
            <w:tcW w:w="288" w:type="dxa"/>
          </w:tcPr>
          <w:p w14:paraId="25022629" w14:textId="77777777" w:rsidR="00FA139D" w:rsidRDefault="00FA139D" w:rsidP="00EC2AEB">
            <w:pPr>
              <w:pStyle w:val="CopticCross"/>
            </w:pPr>
          </w:p>
        </w:tc>
        <w:tc>
          <w:tcPr>
            <w:tcW w:w="3960" w:type="dxa"/>
          </w:tcPr>
          <w:p w14:paraId="5E7EB428" w14:textId="77777777" w:rsidR="00FA139D" w:rsidRDefault="00FA139D" w:rsidP="00FA139D">
            <w:pPr>
              <w:pStyle w:val="EngHang"/>
            </w:pPr>
            <w:r>
              <w:t>Sound the trumpet</w:t>
            </w:r>
          </w:p>
          <w:p w14:paraId="3DD24463" w14:textId="77777777" w:rsidR="00FA139D" w:rsidRDefault="00FA139D" w:rsidP="00FA139D">
            <w:pPr>
              <w:pStyle w:val="EngHang"/>
            </w:pPr>
            <w:r>
              <w:t>At the new moon,</w:t>
            </w:r>
          </w:p>
          <w:p w14:paraId="46966C58" w14:textId="77777777" w:rsidR="00FA139D" w:rsidRDefault="00FA139D" w:rsidP="00FA139D">
            <w:pPr>
              <w:pStyle w:val="EngHang"/>
            </w:pPr>
            <w:r>
              <w:t>On this Feast Day,</w:t>
            </w:r>
          </w:p>
          <w:p w14:paraId="13C758C5" w14:textId="77777777" w:rsidR="00FA139D" w:rsidRPr="00B87131" w:rsidRDefault="00FA139D" w:rsidP="00811C7D">
            <w:pPr>
              <w:pStyle w:val="EngHangEnd"/>
            </w:pPr>
            <w:r>
              <w:t>For it has been established by God.</w:t>
            </w:r>
          </w:p>
        </w:tc>
        <w:tc>
          <w:tcPr>
            <w:tcW w:w="288" w:type="dxa"/>
          </w:tcPr>
          <w:p w14:paraId="61A52726" w14:textId="77777777" w:rsidR="00FA139D" w:rsidRDefault="00FA139D" w:rsidP="00EC2AEB"/>
        </w:tc>
        <w:tc>
          <w:tcPr>
            <w:tcW w:w="288" w:type="dxa"/>
          </w:tcPr>
          <w:p w14:paraId="17DBD5BE" w14:textId="77777777" w:rsidR="00FA139D" w:rsidRDefault="00FA139D" w:rsidP="00EC2AEB">
            <w:pPr>
              <w:pStyle w:val="CopticCross"/>
            </w:pPr>
          </w:p>
        </w:tc>
        <w:tc>
          <w:tcPr>
            <w:tcW w:w="3960" w:type="dxa"/>
          </w:tcPr>
          <w:p w14:paraId="67A393F1" w14:textId="77777777" w:rsidR="00FA139D" w:rsidRDefault="00FA139D" w:rsidP="00811C7D">
            <w:pPr>
              <w:pStyle w:val="CopticVersemulti-line"/>
            </w:pPr>
            <w:r>
              <w:t>Ⲁⲣⲓⲥⲁⲗⲡⲓⲍⲓⲛ ϧⲉⲛ ⲟⲩⲥⲟⲩⲁⲓ:</w:t>
            </w:r>
          </w:p>
          <w:p w14:paraId="096F6E0E" w14:textId="77777777" w:rsidR="00FA139D" w:rsidRDefault="00FA139D" w:rsidP="00811C7D">
            <w:pPr>
              <w:pStyle w:val="CopticVersemulti-line"/>
            </w:pPr>
            <w:r>
              <w:t>Ϧⲉⲛ ⲟⲩⲥ̀ⲙⲏ ⲛ̀ⲥⲁⲗⲡⲓⲅⲅⲟⲥ:</w:t>
            </w:r>
          </w:p>
          <w:p w14:paraId="12DDB8F9" w14:textId="77777777" w:rsidR="00FA139D" w:rsidRDefault="00FA139D" w:rsidP="00811C7D">
            <w:pPr>
              <w:pStyle w:val="CopticVersemulti-line"/>
            </w:pPr>
            <w:r>
              <w:t>Ϧⲉⲛ ⲟⲩⲉ̀ϩⲟⲟⲩ ⲛ̀ⲛⲉⲧⲉⲛϣⲁⲓ:</w:t>
            </w:r>
          </w:p>
          <w:p w14:paraId="5F0DF089" w14:textId="77777777" w:rsidR="00FA139D" w:rsidRPr="00C35319" w:rsidRDefault="00FA139D" w:rsidP="00811C7D">
            <w:pPr>
              <w:pStyle w:val="CopticHangingVerse"/>
            </w:pPr>
            <w:r>
              <w:t>Ϫⲉ ⲟⲩⲟⲩⲁϩⲥⲁϩⲛⲓ ⲛ̀ⲑⲉⲟⲥ.</w:t>
            </w:r>
          </w:p>
        </w:tc>
      </w:tr>
      <w:tr w:rsidR="00FA139D" w14:paraId="74F83EFA" w14:textId="77777777" w:rsidTr="00EC2AEB">
        <w:trPr>
          <w:cantSplit/>
          <w:jc w:val="center"/>
        </w:trPr>
        <w:tc>
          <w:tcPr>
            <w:tcW w:w="288" w:type="dxa"/>
          </w:tcPr>
          <w:p w14:paraId="6B0A6E75" w14:textId="77777777" w:rsidR="00FA139D" w:rsidRDefault="00FA139D" w:rsidP="00EC2AEB">
            <w:pPr>
              <w:pStyle w:val="CopticCross"/>
            </w:pPr>
            <w:r w:rsidRPr="00FB5ACB">
              <w:t>¿</w:t>
            </w:r>
          </w:p>
        </w:tc>
        <w:tc>
          <w:tcPr>
            <w:tcW w:w="3960" w:type="dxa"/>
          </w:tcPr>
          <w:p w14:paraId="0A3C6708" w14:textId="77777777" w:rsidR="00FA139D" w:rsidRDefault="00FA139D" w:rsidP="00FA139D">
            <w:pPr>
              <w:pStyle w:val="EngHang"/>
            </w:pPr>
            <w:r>
              <w:t>He Who sits on the Cherubim,</w:t>
            </w:r>
          </w:p>
          <w:p w14:paraId="4A49605E" w14:textId="77777777" w:rsidR="00FA139D" w:rsidRDefault="00FA139D" w:rsidP="00FA139D">
            <w:pPr>
              <w:pStyle w:val="EngHang"/>
            </w:pPr>
            <w:r>
              <w:t>Did sit on a donkey,</w:t>
            </w:r>
          </w:p>
          <w:p w14:paraId="7C02D468" w14:textId="77777777" w:rsidR="00FA139D" w:rsidRDefault="00FA139D" w:rsidP="00FA139D">
            <w:pPr>
              <w:pStyle w:val="EngHang"/>
            </w:pPr>
            <w:r>
              <w:t>And entered Jerusalem,</w:t>
            </w:r>
          </w:p>
          <w:p w14:paraId="139B86F4" w14:textId="77777777" w:rsidR="00FA139D" w:rsidRDefault="00FA139D" w:rsidP="00FA139D">
            <w:pPr>
              <w:pStyle w:val="EngHangEnd"/>
            </w:pPr>
            <w:r>
              <w:t>O what great humility.</w:t>
            </w:r>
          </w:p>
        </w:tc>
        <w:tc>
          <w:tcPr>
            <w:tcW w:w="288" w:type="dxa"/>
          </w:tcPr>
          <w:p w14:paraId="50950B24" w14:textId="77777777" w:rsidR="00FA139D" w:rsidRDefault="00FA139D" w:rsidP="00EC2AEB"/>
        </w:tc>
        <w:tc>
          <w:tcPr>
            <w:tcW w:w="288" w:type="dxa"/>
          </w:tcPr>
          <w:p w14:paraId="00D94F61" w14:textId="77777777" w:rsidR="00FA139D" w:rsidRDefault="00FA139D" w:rsidP="00EC2AEB">
            <w:pPr>
              <w:pStyle w:val="CopticCross"/>
            </w:pPr>
            <w:r w:rsidRPr="00FB5ACB">
              <w:t>¿</w:t>
            </w:r>
          </w:p>
        </w:tc>
        <w:tc>
          <w:tcPr>
            <w:tcW w:w="3960" w:type="dxa"/>
          </w:tcPr>
          <w:p w14:paraId="2BC6F3E9" w14:textId="77777777" w:rsidR="00FA139D" w:rsidRDefault="00FA139D" w:rsidP="00811C7D">
            <w:pPr>
              <w:pStyle w:val="CopticVersemulti-line"/>
            </w:pPr>
            <w:r>
              <w:t>Ⲫⲏⲉⲧϩⲉⲙⲥⲓ ϩⲓϫⲉⲛ Ⲛⲓⲭⲉⲣⲟⲩⲃⲓⲙ:</w:t>
            </w:r>
          </w:p>
          <w:p w14:paraId="0A8809EA" w14:textId="77777777" w:rsidR="00FA139D" w:rsidRDefault="00FA139D" w:rsidP="00811C7D">
            <w:pPr>
              <w:pStyle w:val="CopticVersemulti-line"/>
            </w:pPr>
            <w:r>
              <w:t>ⲁϥⲧⲁⲗⲟϥ ⲉ̀ⲟⲩⲉ̀ⲱ̀:</w:t>
            </w:r>
          </w:p>
          <w:p w14:paraId="1FF113F0" w14:textId="77777777" w:rsidR="00FA139D" w:rsidRDefault="00FA139D" w:rsidP="00811C7D">
            <w:pPr>
              <w:pStyle w:val="CopticVersemulti-line"/>
            </w:pPr>
            <w:r>
              <w:t>ⲁϥϣⲉ ⲉ̀ϧⲟⲩⲛ ⲉ̀Ⲓⲉⲣⲟⲩⲥⲁⲗⲏⲙ:</w:t>
            </w:r>
          </w:p>
          <w:p w14:paraId="7E96A9AD" w14:textId="77777777" w:rsidR="00FA139D" w:rsidRDefault="00FA139D" w:rsidP="00811C7D">
            <w:pPr>
              <w:pStyle w:val="CopticHangingVerse"/>
            </w:pPr>
            <w:r>
              <w:t>ⲟⲩⲡⲉ ⲡⲁⲓⲛⲓϣϯ ⲛ̀ⲑⲉⲃⲓⲟ.</w:t>
            </w:r>
          </w:p>
        </w:tc>
      </w:tr>
      <w:tr w:rsidR="00FA139D" w14:paraId="23A7F838" w14:textId="77777777" w:rsidTr="00EC2AEB">
        <w:trPr>
          <w:cantSplit/>
          <w:jc w:val="center"/>
        </w:trPr>
        <w:tc>
          <w:tcPr>
            <w:tcW w:w="288" w:type="dxa"/>
          </w:tcPr>
          <w:p w14:paraId="7294FF6B" w14:textId="77777777" w:rsidR="00FA139D" w:rsidRDefault="00FA139D" w:rsidP="00EC2AEB">
            <w:pPr>
              <w:pStyle w:val="CopticCross"/>
            </w:pPr>
          </w:p>
        </w:tc>
        <w:tc>
          <w:tcPr>
            <w:tcW w:w="3960" w:type="dxa"/>
          </w:tcPr>
          <w:p w14:paraId="59179CC9" w14:textId="77777777" w:rsidR="00FA139D" w:rsidRDefault="00FA139D" w:rsidP="00FA139D">
            <w:pPr>
              <w:pStyle w:val="EngHang"/>
            </w:pPr>
            <w:r>
              <w:t>As David has said</w:t>
            </w:r>
          </w:p>
          <w:p w14:paraId="79E6C107" w14:textId="77777777" w:rsidR="00FA139D" w:rsidRDefault="00FA139D" w:rsidP="00FA139D">
            <w:pPr>
              <w:pStyle w:val="EngHang"/>
            </w:pPr>
            <w:r>
              <w:t>In the Psalter,</w:t>
            </w:r>
          </w:p>
          <w:p w14:paraId="24882CF8" w14:textId="77777777" w:rsidR="00FA139D" w:rsidRDefault="00FA139D" w:rsidP="00FA139D">
            <w:pPr>
              <w:pStyle w:val="EngHang"/>
            </w:pPr>
            <w:r>
              <w:t>“Blessed be he Who comes</w:t>
            </w:r>
          </w:p>
          <w:p w14:paraId="1731F0A6" w14:textId="77777777" w:rsidR="00FA139D" w:rsidRDefault="00FA139D" w:rsidP="00FA139D">
            <w:pPr>
              <w:pStyle w:val="EngHangEnd"/>
            </w:pPr>
            <w:r>
              <w:t>In the Name of the Lord of Hosts.”</w:t>
            </w:r>
          </w:p>
        </w:tc>
        <w:tc>
          <w:tcPr>
            <w:tcW w:w="288" w:type="dxa"/>
          </w:tcPr>
          <w:p w14:paraId="71E9DFE0" w14:textId="77777777" w:rsidR="00FA139D" w:rsidRDefault="00FA139D" w:rsidP="00EC2AEB"/>
        </w:tc>
        <w:tc>
          <w:tcPr>
            <w:tcW w:w="288" w:type="dxa"/>
          </w:tcPr>
          <w:p w14:paraId="343E90D5" w14:textId="77777777" w:rsidR="00FA139D" w:rsidRDefault="00FA139D" w:rsidP="00EC2AEB">
            <w:pPr>
              <w:pStyle w:val="CopticCross"/>
            </w:pPr>
          </w:p>
        </w:tc>
        <w:tc>
          <w:tcPr>
            <w:tcW w:w="3960" w:type="dxa"/>
          </w:tcPr>
          <w:p w14:paraId="5F4709FA" w14:textId="77777777" w:rsidR="00FA139D" w:rsidRDefault="00FA139D" w:rsidP="00811C7D">
            <w:pPr>
              <w:pStyle w:val="CopticVersemulti-line"/>
            </w:pPr>
            <w:r>
              <w:t>Ⲕⲁⲧⲁ ⲫ̀ⲣⲏϯ ⲉ̀ⲧⲁϥϫⲟⲥ:</w:t>
            </w:r>
          </w:p>
          <w:p w14:paraId="4356AA6A" w14:textId="77777777" w:rsidR="00FA139D" w:rsidRDefault="00FA139D" w:rsidP="00811C7D">
            <w:pPr>
              <w:pStyle w:val="CopticVersemulti-line"/>
            </w:pPr>
            <w:r>
              <w:t>ⲛ̀ϫⲉ Ⲇⲁⲩⲓⲇ ϧⲉⲛ ⲛⲓⲯⲁⲗⲙⲟⲥ:</w:t>
            </w:r>
          </w:p>
          <w:p w14:paraId="6ED4823E" w14:textId="77777777" w:rsidR="00FA139D" w:rsidRDefault="00FA139D" w:rsidP="00811C7D">
            <w:pPr>
              <w:pStyle w:val="CopticVersemulti-line"/>
            </w:pPr>
            <w:r>
              <w:t>ϫⲉ ϥ̀ⲥ̀ⲙⲁⲣⲱⲟⲩⲧ ⲛ̀ϫⲉ ⲫⲏⲉⲑⲛⲏⲟⲩ:</w:t>
            </w:r>
          </w:p>
          <w:p w14:paraId="69956747" w14:textId="77777777" w:rsidR="00FA139D" w:rsidRDefault="00FA139D" w:rsidP="00811C7D">
            <w:pPr>
              <w:pStyle w:val="CopticHangingVerse"/>
            </w:pPr>
            <w:r>
              <w:t>ϧⲉⲛ ⲫ̀ⲣⲁⲛ ⲙ̀Ⲡⲟ̄ⲥ̄ ⲛ̀ⲧⲉ ⲛⲓϫⲟⲙ.</w:t>
            </w:r>
          </w:p>
        </w:tc>
      </w:tr>
      <w:tr w:rsidR="00FA139D" w14:paraId="10A4EE52" w14:textId="77777777" w:rsidTr="00EC2AEB">
        <w:trPr>
          <w:cantSplit/>
          <w:jc w:val="center"/>
        </w:trPr>
        <w:tc>
          <w:tcPr>
            <w:tcW w:w="288" w:type="dxa"/>
          </w:tcPr>
          <w:p w14:paraId="7DEA459F" w14:textId="77777777" w:rsidR="00FA139D" w:rsidRDefault="00FA139D" w:rsidP="00EC2AEB">
            <w:pPr>
              <w:pStyle w:val="CopticCross"/>
            </w:pPr>
            <w:r w:rsidRPr="00FB5ACB">
              <w:t>¿</w:t>
            </w:r>
          </w:p>
        </w:tc>
        <w:tc>
          <w:tcPr>
            <w:tcW w:w="3960" w:type="dxa"/>
          </w:tcPr>
          <w:p w14:paraId="1F7DD754" w14:textId="77777777" w:rsidR="00FA139D" w:rsidRDefault="00FA139D" w:rsidP="00FA139D">
            <w:pPr>
              <w:pStyle w:val="EngHang"/>
            </w:pPr>
            <w:r>
              <w:t>And again he said,</w:t>
            </w:r>
          </w:p>
          <w:p w14:paraId="39BA8104" w14:textId="77777777" w:rsidR="00FA139D" w:rsidRDefault="00FA139D" w:rsidP="00FA139D">
            <w:pPr>
              <w:pStyle w:val="EngHang"/>
            </w:pPr>
            <w:r>
              <w:t>“Out of the mouths of babes,</w:t>
            </w:r>
          </w:p>
          <w:p w14:paraId="42F44594" w14:textId="77777777" w:rsidR="00FA139D" w:rsidRDefault="00FA139D" w:rsidP="00FA139D">
            <w:pPr>
              <w:pStyle w:val="EngHang"/>
            </w:pPr>
            <w:r>
              <w:t>And suckling infants,</w:t>
            </w:r>
          </w:p>
          <w:p w14:paraId="301E116A" w14:textId="77777777" w:rsidR="00FA139D" w:rsidRDefault="00FA139D" w:rsidP="00FA139D">
            <w:pPr>
              <w:pStyle w:val="EngHangEnd"/>
            </w:pPr>
            <w:r>
              <w:t>You have perfected praise.”</w:t>
            </w:r>
          </w:p>
        </w:tc>
        <w:tc>
          <w:tcPr>
            <w:tcW w:w="288" w:type="dxa"/>
          </w:tcPr>
          <w:p w14:paraId="0C8ED066" w14:textId="77777777" w:rsidR="00FA139D" w:rsidRDefault="00FA139D" w:rsidP="00EC2AEB"/>
        </w:tc>
        <w:tc>
          <w:tcPr>
            <w:tcW w:w="288" w:type="dxa"/>
          </w:tcPr>
          <w:p w14:paraId="5DDD9811" w14:textId="77777777" w:rsidR="00FA139D" w:rsidRDefault="00FA139D" w:rsidP="00EC2AEB">
            <w:pPr>
              <w:pStyle w:val="CopticCross"/>
            </w:pPr>
            <w:r w:rsidRPr="00FB5ACB">
              <w:t>¿</w:t>
            </w:r>
          </w:p>
        </w:tc>
        <w:tc>
          <w:tcPr>
            <w:tcW w:w="3960" w:type="dxa"/>
          </w:tcPr>
          <w:p w14:paraId="191FBB2A" w14:textId="77777777" w:rsidR="00FA139D" w:rsidRDefault="00FA139D" w:rsidP="00811C7D">
            <w:pPr>
              <w:pStyle w:val="CopticVersemulti-line"/>
            </w:pPr>
            <w:r>
              <w:t>Ⲡⲁⲗⲓⲛ ⲟⲛ ⲁϥϫⲱ ⲙ̀ⲙⲟⲥ:</w:t>
            </w:r>
          </w:p>
          <w:p w14:paraId="715BFED1" w14:textId="77777777" w:rsidR="00FA139D" w:rsidRDefault="00FA139D" w:rsidP="00811C7D">
            <w:pPr>
              <w:pStyle w:val="CopticVersemulti-line"/>
            </w:pPr>
            <w:r>
              <w:t>Ϫⲉ ⲉ̀ⲃⲟⲗϧⲉⲛ ⲣⲱⲟⲩ ⲛ̀ϩⲁⲛⲕⲟⲩϫⲓ:</w:t>
            </w:r>
          </w:p>
          <w:p w14:paraId="714B797B" w14:textId="77777777" w:rsidR="00FA139D" w:rsidRDefault="00FA139D" w:rsidP="00811C7D">
            <w:pPr>
              <w:pStyle w:val="CopticVersemulti-line"/>
            </w:pPr>
            <w:r>
              <w:t>ⲛ̀ⲁ̀ⲗⲱⲟⲩⲓ̀ ⲛⲉⲙ ⲛⲏⲉⲑⲟⲩⲉⲙϭⲓ:</w:t>
            </w:r>
          </w:p>
          <w:p w14:paraId="778050B4" w14:textId="77777777" w:rsidR="00FA139D" w:rsidRDefault="00FA139D" w:rsidP="00811C7D">
            <w:pPr>
              <w:pStyle w:val="CopticHangingVerse"/>
            </w:pPr>
            <w:r>
              <w:t>ⲛ̀ⲑⲟⲕ ⲁⲕⲥⲉⲃⲧⲉ ⲡⲓⲥ̀ⲙⲟⲩ.</w:t>
            </w:r>
          </w:p>
        </w:tc>
      </w:tr>
      <w:tr w:rsidR="00FA139D" w14:paraId="7E904D78" w14:textId="77777777" w:rsidTr="00EC2AEB">
        <w:trPr>
          <w:cantSplit/>
          <w:jc w:val="center"/>
        </w:trPr>
        <w:tc>
          <w:tcPr>
            <w:tcW w:w="288" w:type="dxa"/>
          </w:tcPr>
          <w:p w14:paraId="22578D0B" w14:textId="77777777" w:rsidR="00FA139D" w:rsidRDefault="00FA139D" w:rsidP="00EC2AEB">
            <w:pPr>
              <w:pStyle w:val="CopticCross"/>
            </w:pPr>
          </w:p>
        </w:tc>
        <w:tc>
          <w:tcPr>
            <w:tcW w:w="3960" w:type="dxa"/>
          </w:tcPr>
          <w:p w14:paraId="13CA9CE4" w14:textId="77777777" w:rsidR="00FA139D" w:rsidRDefault="00FA139D" w:rsidP="00FA139D">
            <w:pPr>
              <w:pStyle w:val="EngHang"/>
            </w:pPr>
            <w:r>
              <w:t>Then he fulfilled the saying</w:t>
            </w:r>
          </w:p>
          <w:p w14:paraId="5EF18BA7" w14:textId="77777777" w:rsidR="00FA139D" w:rsidRDefault="00FA139D" w:rsidP="00FA139D">
            <w:pPr>
              <w:pStyle w:val="EngHang"/>
            </w:pPr>
            <w:r>
              <w:t>Of David, the spirit-bearer,</w:t>
            </w:r>
          </w:p>
          <w:p w14:paraId="738761AD" w14:textId="77777777" w:rsidR="00FA139D" w:rsidRDefault="00FA139D" w:rsidP="00FA139D">
            <w:pPr>
              <w:pStyle w:val="EngHang"/>
            </w:pPr>
            <w:r>
              <w:t>Who likewise said,</w:t>
            </w:r>
          </w:p>
          <w:p w14:paraId="2BBB2C26" w14:textId="77777777" w:rsidR="00FA139D" w:rsidRPr="00074078" w:rsidRDefault="00FA139D" w:rsidP="00FA139D">
            <w:pPr>
              <w:pStyle w:val="EngHangEnd"/>
            </w:pPr>
            <w:r>
              <w:t>“From the mouths of little children.”</w:t>
            </w:r>
          </w:p>
        </w:tc>
        <w:tc>
          <w:tcPr>
            <w:tcW w:w="288" w:type="dxa"/>
          </w:tcPr>
          <w:p w14:paraId="469982D9" w14:textId="77777777" w:rsidR="00FA139D" w:rsidRDefault="00FA139D" w:rsidP="00EC2AEB"/>
        </w:tc>
        <w:tc>
          <w:tcPr>
            <w:tcW w:w="288" w:type="dxa"/>
          </w:tcPr>
          <w:p w14:paraId="0A3D9EE5" w14:textId="77777777" w:rsidR="00FA139D" w:rsidRDefault="00FA139D" w:rsidP="00EC2AEB">
            <w:pPr>
              <w:pStyle w:val="CopticCross"/>
            </w:pPr>
          </w:p>
        </w:tc>
        <w:tc>
          <w:tcPr>
            <w:tcW w:w="3960" w:type="dxa"/>
          </w:tcPr>
          <w:p w14:paraId="7905656B" w14:textId="77777777" w:rsidR="00FA139D" w:rsidRDefault="00FA139D" w:rsidP="00811C7D">
            <w:pPr>
              <w:pStyle w:val="CopticVersemulti-line"/>
            </w:pPr>
            <w:r>
              <w:t>Ⲧⲟⲧⲉ ⲁϥϫⲱⲕ ⲉ̀ⲃⲟⲗ ⲙ̀ⲡⲓⲥⲁϫⲓ:</w:t>
            </w:r>
          </w:p>
          <w:p w14:paraId="5F10BCD8" w14:textId="77777777" w:rsidR="00FA139D" w:rsidRDefault="00FA139D" w:rsidP="00811C7D">
            <w:pPr>
              <w:pStyle w:val="CopticVersemulti-line"/>
            </w:pPr>
            <w:r>
              <w:t>ⲛ̀ⲧⲉ Ⲇⲁⲩⲓⲇ ⲡⲓⲡ̀ⲛⲉⲩⲙⲁⲧⲟⲫⲟⲣⲟⲥ:</w:t>
            </w:r>
          </w:p>
          <w:p w14:paraId="202997CB" w14:textId="77777777" w:rsidR="00FA139D" w:rsidRDefault="00FA139D" w:rsidP="00811C7D">
            <w:pPr>
              <w:pStyle w:val="CopticVersemulti-line"/>
            </w:pPr>
            <w:r>
              <w:t>ϫⲉ ⲉ̀ⲃⲟⲗ ϧⲉⲛ ⲣⲱⲟⲩ ⲛ̀ϩⲁⲛⲕⲟⲩϫⲓ:</w:t>
            </w:r>
          </w:p>
          <w:p w14:paraId="76B0FABE" w14:textId="77777777" w:rsidR="00FA139D" w:rsidRDefault="00FA139D" w:rsidP="00811C7D">
            <w:pPr>
              <w:pStyle w:val="CopticHangingVerse"/>
            </w:pPr>
            <w:r>
              <w:t>ⲛ̀ⲁ̀ⲗⲱⲟⲩⲓ̀ ⲙ̀ⲡⲁⲓⲣⲏϯ ⲉϥϫⲱ ⲙ̀ⲙⲟⲥ.</w:t>
            </w:r>
          </w:p>
        </w:tc>
      </w:tr>
      <w:tr w:rsidR="00FA139D" w14:paraId="1CD96F6B" w14:textId="77777777" w:rsidTr="00EC2AEB">
        <w:trPr>
          <w:cantSplit/>
          <w:jc w:val="center"/>
        </w:trPr>
        <w:tc>
          <w:tcPr>
            <w:tcW w:w="288" w:type="dxa"/>
          </w:tcPr>
          <w:p w14:paraId="00F8FDF1" w14:textId="77777777" w:rsidR="00FA139D" w:rsidRDefault="00FA139D" w:rsidP="00EC2AEB">
            <w:pPr>
              <w:pStyle w:val="CopticCross"/>
            </w:pPr>
            <w:r w:rsidRPr="00FB5ACB">
              <w:t>¿</w:t>
            </w:r>
          </w:p>
        </w:tc>
        <w:tc>
          <w:tcPr>
            <w:tcW w:w="3960" w:type="dxa"/>
          </w:tcPr>
          <w:p w14:paraId="6B32B813" w14:textId="77777777" w:rsidR="00FA139D" w:rsidRDefault="00FA139D" w:rsidP="00FA139D">
            <w:pPr>
              <w:pStyle w:val="EngHang"/>
            </w:pPr>
            <w:r>
              <w:t>They praised Him with attention,</w:t>
            </w:r>
          </w:p>
          <w:p w14:paraId="13CCB395" w14:textId="77777777" w:rsidR="00FA139D" w:rsidRDefault="00FA139D" w:rsidP="00FA139D">
            <w:pPr>
              <w:pStyle w:val="EngHang"/>
            </w:pPr>
            <w:r>
              <w:t>Saying, “This is Emmanuel!</w:t>
            </w:r>
          </w:p>
          <w:p w14:paraId="2F1211C1" w14:textId="77777777" w:rsidR="00FA139D" w:rsidRDefault="00FA139D" w:rsidP="00FA139D">
            <w:pPr>
              <w:pStyle w:val="EngHang"/>
            </w:pPr>
            <w:r>
              <w:t>Hosanna in the highest!</w:t>
            </w:r>
          </w:p>
          <w:p w14:paraId="633FDC8C" w14:textId="77777777" w:rsidR="00FA139D" w:rsidRDefault="00FA139D" w:rsidP="00FA139D">
            <w:pPr>
              <w:pStyle w:val="EngHangEnd"/>
            </w:pPr>
            <w:r>
              <w:t>This is the King of Israel!”</w:t>
            </w:r>
          </w:p>
        </w:tc>
        <w:tc>
          <w:tcPr>
            <w:tcW w:w="288" w:type="dxa"/>
          </w:tcPr>
          <w:p w14:paraId="23FCD2FC" w14:textId="77777777" w:rsidR="00FA139D" w:rsidRDefault="00FA139D" w:rsidP="00EC2AEB"/>
        </w:tc>
        <w:tc>
          <w:tcPr>
            <w:tcW w:w="288" w:type="dxa"/>
          </w:tcPr>
          <w:p w14:paraId="3536C525" w14:textId="77777777" w:rsidR="00FA139D" w:rsidRDefault="00FA139D" w:rsidP="00EC2AEB">
            <w:pPr>
              <w:pStyle w:val="CopticCross"/>
            </w:pPr>
            <w:r w:rsidRPr="00FB5ACB">
              <w:t>¿</w:t>
            </w:r>
          </w:p>
        </w:tc>
        <w:tc>
          <w:tcPr>
            <w:tcW w:w="3960" w:type="dxa"/>
          </w:tcPr>
          <w:p w14:paraId="1135EDBE" w14:textId="77777777" w:rsidR="00FA139D" w:rsidRDefault="00FA139D" w:rsidP="00811C7D">
            <w:pPr>
              <w:pStyle w:val="CopticVersemulti-line"/>
            </w:pPr>
            <w:r>
              <w:t>Ⲥⲉϩⲱⲥ ⲉ̀ⲣⲟϥ ϧⲉⲛ ⲟⲩⲛⲉϩⲥⲓ:</w:t>
            </w:r>
          </w:p>
          <w:p w14:paraId="5CEE4892" w14:textId="77777777" w:rsidR="00FA139D" w:rsidRDefault="00FA139D" w:rsidP="00811C7D">
            <w:pPr>
              <w:pStyle w:val="CopticVersemulti-line"/>
            </w:pPr>
            <w:r>
              <w:t>ⲁⲩϫⲉ ⲫⲁⲓ ⲡⲉ Ⲉⲙⲙⲁⲛⲟⲩⲏⲗ:</w:t>
            </w:r>
          </w:p>
          <w:p w14:paraId="3C62EBDF" w14:textId="77777777" w:rsidR="00FA139D" w:rsidRDefault="00FA139D" w:rsidP="00811C7D">
            <w:pPr>
              <w:pStyle w:val="CopticVersemulti-line"/>
            </w:pPr>
            <w:r>
              <w:t>Ⲱⲥⲁⲛⲛⲁ ϧⲉⲛ ⲛⲏⲉⲧϭⲟⲥⲓ:</w:t>
            </w:r>
          </w:p>
          <w:p w14:paraId="39FF93E4" w14:textId="77777777" w:rsidR="00FA139D" w:rsidRDefault="00FA139D" w:rsidP="00811C7D">
            <w:pPr>
              <w:pStyle w:val="CopticHangingVerse"/>
            </w:pPr>
            <w:r>
              <w:t>ⲫⲁⲓ ⲡⲉ ⲡ̀ⲟⲩⲣⲟ ⲙ̀ⲠⲓⲒ̀ⲥⲣⲁⲏⲗ.</w:t>
            </w:r>
          </w:p>
        </w:tc>
      </w:tr>
      <w:tr w:rsidR="00FA139D" w14:paraId="5FFA7D2B" w14:textId="77777777" w:rsidTr="00EC2AEB">
        <w:trPr>
          <w:cantSplit/>
          <w:jc w:val="center"/>
        </w:trPr>
        <w:tc>
          <w:tcPr>
            <w:tcW w:w="288" w:type="dxa"/>
          </w:tcPr>
          <w:p w14:paraId="5C940A53" w14:textId="77777777" w:rsidR="00FA139D" w:rsidRDefault="00FA139D" w:rsidP="00EC2AEB">
            <w:pPr>
              <w:pStyle w:val="CopticCross"/>
            </w:pPr>
          </w:p>
        </w:tc>
        <w:tc>
          <w:tcPr>
            <w:tcW w:w="3960" w:type="dxa"/>
          </w:tcPr>
          <w:p w14:paraId="365D03AB" w14:textId="77777777" w:rsidR="00FA139D" w:rsidRDefault="00FA139D" w:rsidP="00FA139D">
            <w:pPr>
              <w:pStyle w:val="EngHang"/>
            </w:pPr>
            <w:r>
              <w:t>Bring to the Lord, O sons of God,</w:t>
            </w:r>
          </w:p>
          <w:p w14:paraId="29629814" w14:textId="77777777" w:rsidR="00FA139D" w:rsidRDefault="00FA139D" w:rsidP="00FA139D">
            <w:pPr>
              <w:pStyle w:val="EngHang"/>
            </w:pPr>
            <w:r>
              <w:t>Bring to the Lord glory and honour.</w:t>
            </w:r>
          </w:p>
          <w:p w14:paraId="467112C1" w14:textId="77777777" w:rsidR="00FA139D" w:rsidRDefault="00FA139D" w:rsidP="00FA139D">
            <w:pPr>
              <w:pStyle w:val="EngHang"/>
            </w:pPr>
            <w:r>
              <w:t>Rejoice in our God</w:t>
            </w:r>
          </w:p>
          <w:p w14:paraId="7AE947A2" w14:textId="77777777" w:rsidR="00FA139D" w:rsidRDefault="00FA139D" w:rsidP="00FA139D">
            <w:pPr>
              <w:pStyle w:val="EngHangEnd"/>
            </w:pPr>
            <w:r>
              <w:t>With doxologies of blessing.</w:t>
            </w:r>
          </w:p>
        </w:tc>
        <w:tc>
          <w:tcPr>
            <w:tcW w:w="288" w:type="dxa"/>
          </w:tcPr>
          <w:p w14:paraId="626E03AA" w14:textId="77777777" w:rsidR="00FA139D" w:rsidRDefault="00FA139D" w:rsidP="00EC2AEB"/>
        </w:tc>
        <w:tc>
          <w:tcPr>
            <w:tcW w:w="288" w:type="dxa"/>
          </w:tcPr>
          <w:p w14:paraId="318F8DAA" w14:textId="77777777" w:rsidR="00FA139D" w:rsidRDefault="00FA139D" w:rsidP="00EC2AEB">
            <w:pPr>
              <w:pStyle w:val="CopticCross"/>
            </w:pPr>
          </w:p>
        </w:tc>
        <w:tc>
          <w:tcPr>
            <w:tcW w:w="3960" w:type="dxa"/>
          </w:tcPr>
          <w:p w14:paraId="6B3A84BA" w14:textId="77777777" w:rsidR="00FA139D" w:rsidRDefault="00FA139D" w:rsidP="00811C7D">
            <w:pPr>
              <w:pStyle w:val="CopticVersemulti-line"/>
            </w:pPr>
            <w:r>
              <w:t>Ⲁⲛⲓⲟⲩⲓ̀ ⲙ̀Ⲡⲟ̄ⲥ̄ ⲛ̀ⲛⲓϣⲏⲣⲓ ⲛ̀ⲧⲉ Ⲫϯ: ⲁⲛⲓⲟⲩⲓ̀ ⲙ̀Ⲡⲟ̄ⲥ̄ ⲛ̀ⲟⲩⲱ̀ⲟⲩ ⲛⲉⲙ ⲟⲩⲧⲁⲓⲟ̀:</w:t>
            </w:r>
          </w:p>
          <w:p w14:paraId="3F02C8D5" w14:textId="77777777" w:rsidR="00FA139D" w:rsidRDefault="00FA139D" w:rsidP="00811C7D">
            <w:pPr>
              <w:pStyle w:val="CopticVersemulti-line"/>
            </w:pPr>
            <w:r>
              <w:t>ⲉ̀ϣⲗⲏⲗⲟⲩⲓ̀ ⲉ̀ⲃⲟⲗⲙ̀Ⲡⲉⲛⲛⲟⲩϯ:</w:t>
            </w:r>
          </w:p>
          <w:p w14:paraId="68DF778E" w14:textId="77777777" w:rsidR="00FA139D" w:rsidRDefault="00FA139D" w:rsidP="00811C7D">
            <w:pPr>
              <w:pStyle w:val="CopticHangingVerse"/>
            </w:pPr>
            <w:r>
              <w:t>ϧⲉⲛ ϩⲁⲛⲇⲟⲝⲟⲗⲟⲅⲓⲁ ⲛ̀ⲥ̀ⲙⲟⲩ.</w:t>
            </w:r>
          </w:p>
        </w:tc>
      </w:tr>
      <w:tr w:rsidR="00FA139D" w14:paraId="1935B04C" w14:textId="77777777" w:rsidTr="00EC2AEB">
        <w:trPr>
          <w:cantSplit/>
          <w:jc w:val="center"/>
        </w:trPr>
        <w:tc>
          <w:tcPr>
            <w:tcW w:w="288" w:type="dxa"/>
          </w:tcPr>
          <w:p w14:paraId="27A0BAC2" w14:textId="77777777" w:rsidR="00FA139D" w:rsidRDefault="00FA139D" w:rsidP="00EC2AEB">
            <w:pPr>
              <w:pStyle w:val="CopticCross"/>
            </w:pPr>
            <w:r w:rsidRPr="00FB5ACB">
              <w:t>¿</w:t>
            </w:r>
          </w:p>
        </w:tc>
        <w:tc>
          <w:tcPr>
            <w:tcW w:w="3960" w:type="dxa"/>
          </w:tcPr>
          <w:p w14:paraId="5C2959AD" w14:textId="77777777" w:rsidR="00FA139D" w:rsidRDefault="00FA139D" w:rsidP="00FA139D">
            <w:pPr>
              <w:pStyle w:val="EngHang"/>
            </w:pPr>
            <w:r>
              <w:t>Praise is due to You, O God,</w:t>
            </w:r>
          </w:p>
          <w:p w14:paraId="39621A57" w14:textId="77777777" w:rsidR="00FA139D" w:rsidRDefault="00FA139D" w:rsidP="00FA139D">
            <w:pPr>
              <w:pStyle w:val="EngHang"/>
            </w:pPr>
            <w:r>
              <w:t>In Zion and Jerusalem.</w:t>
            </w:r>
          </w:p>
          <w:p w14:paraId="039942F1" w14:textId="77777777" w:rsidR="00FA139D" w:rsidRDefault="00FA139D" w:rsidP="00FA139D">
            <w:pPr>
              <w:pStyle w:val="EngHang"/>
            </w:pPr>
            <w:r>
              <w:t>They send prayers to You</w:t>
            </w:r>
          </w:p>
          <w:p w14:paraId="29A9C808" w14:textId="77777777" w:rsidR="00FA139D" w:rsidRDefault="00FA139D" w:rsidP="00FA139D">
            <w:pPr>
              <w:pStyle w:val="EngHangEnd"/>
            </w:pPr>
            <w:commentRangeStart w:id="1824"/>
            <w:r>
              <w:t>To the ages.</w:t>
            </w:r>
            <w:commentRangeEnd w:id="1824"/>
            <w:r>
              <w:rPr>
                <w:rStyle w:val="CommentReference"/>
              </w:rPr>
              <w:commentReference w:id="1824"/>
            </w:r>
          </w:p>
        </w:tc>
        <w:tc>
          <w:tcPr>
            <w:tcW w:w="288" w:type="dxa"/>
          </w:tcPr>
          <w:p w14:paraId="716BA263" w14:textId="77777777" w:rsidR="00FA139D" w:rsidRDefault="00FA139D" w:rsidP="00EC2AEB"/>
        </w:tc>
        <w:tc>
          <w:tcPr>
            <w:tcW w:w="288" w:type="dxa"/>
          </w:tcPr>
          <w:p w14:paraId="494194BE" w14:textId="77777777" w:rsidR="00FA139D" w:rsidRDefault="00FA139D" w:rsidP="00EC2AEB">
            <w:pPr>
              <w:pStyle w:val="CopticCross"/>
            </w:pPr>
            <w:r w:rsidRPr="00FB5ACB">
              <w:t>¿</w:t>
            </w:r>
          </w:p>
        </w:tc>
        <w:tc>
          <w:tcPr>
            <w:tcW w:w="3960" w:type="dxa"/>
          </w:tcPr>
          <w:p w14:paraId="73F422B3" w14:textId="77777777" w:rsidR="00FA139D" w:rsidRDefault="00FA139D" w:rsidP="00811C7D">
            <w:pPr>
              <w:pStyle w:val="CopticVersemulti-line"/>
            </w:pPr>
            <w:r>
              <w:t>Ⲛⲑⲟⲕ Ⲫϯ ϥ̀ⲉⲣϣⲁⲩ ⲛⲁⲕ:</w:t>
            </w:r>
          </w:p>
          <w:p w14:paraId="77E41985" w14:textId="77777777" w:rsidR="00FA139D" w:rsidRDefault="00FA139D" w:rsidP="00811C7D">
            <w:pPr>
              <w:pStyle w:val="CopticVersemulti-line"/>
            </w:pPr>
            <w:r>
              <w:t>ⲛ̀ϫⲉ ⲡⲓϫⲱ ϧⲉⲛ Ⲥⲓⲱⲛ:</w:t>
            </w:r>
          </w:p>
          <w:p w14:paraId="04B4041F" w14:textId="77777777" w:rsidR="00FA139D" w:rsidRDefault="00FA139D" w:rsidP="00811C7D">
            <w:pPr>
              <w:pStyle w:val="CopticVersemulti-line"/>
            </w:pPr>
            <w:r>
              <w:t>ⲛⲉⲙ Ⲓⲉⲣⲟⲩⲥⲁⲗⲏⲙ ⲉⲩⲉ̀ϯ ⲛⲁⲕ:</w:t>
            </w:r>
          </w:p>
          <w:p w14:paraId="090ED608" w14:textId="77777777" w:rsidR="00FA139D" w:rsidRDefault="00FA139D" w:rsidP="00811C7D">
            <w:pPr>
              <w:pStyle w:val="CopticHangingVerse"/>
            </w:pPr>
            <w:r>
              <w:t>ⲛ̀ϩⲁⲛⲉⲩⲭⲏ ϣⲁ ⲛⲓⲉ̀ⲱⲛ.</w:t>
            </w:r>
          </w:p>
        </w:tc>
      </w:tr>
      <w:tr w:rsidR="00FA139D" w14:paraId="1432DE72" w14:textId="77777777" w:rsidTr="00EC2AEB">
        <w:trPr>
          <w:cantSplit/>
          <w:jc w:val="center"/>
        </w:trPr>
        <w:tc>
          <w:tcPr>
            <w:tcW w:w="288" w:type="dxa"/>
          </w:tcPr>
          <w:p w14:paraId="3BB920B6" w14:textId="77777777" w:rsidR="00FA139D" w:rsidRPr="00FB5ACB" w:rsidRDefault="00FA139D" w:rsidP="00EC2AEB">
            <w:pPr>
              <w:pStyle w:val="CopticCross"/>
            </w:pPr>
          </w:p>
        </w:tc>
        <w:tc>
          <w:tcPr>
            <w:tcW w:w="3960" w:type="dxa"/>
          </w:tcPr>
          <w:p w14:paraId="4828BC6F" w14:textId="77777777" w:rsidR="00FA139D" w:rsidRDefault="00FA139D" w:rsidP="00FA139D">
            <w:pPr>
              <w:pStyle w:val="EngHang"/>
            </w:pPr>
            <w:r>
              <w:t>Hosanna in the highest!</w:t>
            </w:r>
          </w:p>
          <w:p w14:paraId="5DD1D1C1" w14:textId="77777777" w:rsidR="00FA139D" w:rsidRDefault="00FA139D" w:rsidP="00FA139D">
            <w:pPr>
              <w:pStyle w:val="EngHang"/>
            </w:pPr>
            <w:r>
              <w:t>This is the King of Israel!</w:t>
            </w:r>
          </w:p>
          <w:p w14:paraId="5568B460" w14:textId="77777777" w:rsidR="00FA139D" w:rsidRDefault="00FA139D" w:rsidP="00FA139D">
            <w:pPr>
              <w:pStyle w:val="EngHang"/>
            </w:pPr>
            <w:r>
              <w:t>Blessed be He Who comes</w:t>
            </w:r>
          </w:p>
          <w:p w14:paraId="2CDCA9DB" w14:textId="77777777" w:rsidR="00FA139D" w:rsidRDefault="00FA139D" w:rsidP="00FA139D">
            <w:pPr>
              <w:pStyle w:val="EngHangEnd"/>
            </w:pPr>
            <w:r>
              <w:t>In the Name of the Lord of Hosts!</w:t>
            </w:r>
          </w:p>
        </w:tc>
        <w:tc>
          <w:tcPr>
            <w:tcW w:w="288" w:type="dxa"/>
          </w:tcPr>
          <w:p w14:paraId="286D0E60" w14:textId="77777777" w:rsidR="00FA139D" w:rsidRDefault="00FA139D" w:rsidP="00EC2AEB"/>
        </w:tc>
        <w:tc>
          <w:tcPr>
            <w:tcW w:w="288" w:type="dxa"/>
          </w:tcPr>
          <w:p w14:paraId="7ACD4E37" w14:textId="77777777" w:rsidR="00FA139D" w:rsidRPr="00FB5ACB" w:rsidRDefault="00FA139D" w:rsidP="00EC2AEB">
            <w:pPr>
              <w:pStyle w:val="CopticCross"/>
            </w:pPr>
          </w:p>
        </w:tc>
        <w:tc>
          <w:tcPr>
            <w:tcW w:w="3960" w:type="dxa"/>
          </w:tcPr>
          <w:p w14:paraId="313E8FEA" w14:textId="77777777" w:rsidR="00FA139D" w:rsidRDefault="00FA139D" w:rsidP="00811C7D">
            <w:pPr>
              <w:pStyle w:val="CopticVersemulti-line"/>
            </w:pPr>
            <w:r>
              <w:t>Ⲱⲥⲁⲛⲛⲁ ϧⲉⲛ ⲛⲏⲉⲧϭⲟⲥⲓ:</w:t>
            </w:r>
          </w:p>
          <w:p w14:paraId="4823C844" w14:textId="77777777" w:rsidR="00FA139D" w:rsidRDefault="00FA139D" w:rsidP="00811C7D">
            <w:pPr>
              <w:pStyle w:val="CopticVersemulti-line"/>
            </w:pPr>
            <w:r>
              <w:t>ⲫⲁⲓ ⲡⲉ ⲡ̀ⲟⲩⲣⲟ ⲙ̀Ⲡⲓ̀ⲥⲣⲁⲏⲗ:</w:t>
            </w:r>
          </w:p>
          <w:p w14:paraId="1FC6C4C1" w14:textId="77777777" w:rsidR="00FA139D" w:rsidRDefault="00FA139D" w:rsidP="00811C7D">
            <w:pPr>
              <w:pStyle w:val="CopticVersemulti-line"/>
            </w:pPr>
            <w:r>
              <w:t>ϥ̀ⲥ̀ⲙⲁⲣⲱⲟⲩⲧ ⲛ̀ϫⲉ ⲫⲏⲉⲑⲛⲏⲟⲩ:</w:t>
            </w:r>
          </w:p>
          <w:p w14:paraId="2776D0BE" w14:textId="77777777" w:rsidR="00FA139D" w:rsidRDefault="00FA139D" w:rsidP="00811C7D">
            <w:pPr>
              <w:pStyle w:val="CopticHangingVerse"/>
            </w:pPr>
            <w:r>
              <w:t>ϧⲉⲛ ⲫ̀ⲣⲁⲛ ⲙ̀Ⲡⲟ̄ⲥ̄ ⲛ̀ⲧⲉ ⲛⲓϫⲟⲙ.</w:t>
            </w:r>
          </w:p>
        </w:tc>
      </w:tr>
      <w:tr w:rsidR="00FA139D" w14:paraId="193EB762" w14:textId="77777777" w:rsidTr="00EC2AEB">
        <w:trPr>
          <w:cantSplit/>
          <w:jc w:val="center"/>
        </w:trPr>
        <w:tc>
          <w:tcPr>
            <w:tcW w:w="288" w:type="dxa"/>
          </w:tcPr>
          <w:p w14:paraId="7E8C7195" w14:textId="77777777" w:rsidR="00FA139D" w:rsidRPr="00FB5ACB" w:rsidRDefault="00FA139D" w:rsidP="00EC2AEB">
            <w:pPr>
              <w:pStyle w:val="CopticCross"/>
            </w:pPr>
            <w:r w:rsidRPr="00FB5ACB">
              <w:t>¿</w:t>
            </w:r>
          </w:p>
        </w:tc>
        <w:tc>
          <w:tcPr>
            <w:tcW w:w="3960" w:type="dxa"/>
          </w:tcPr>
          <w:p w14:paraId="6CEE6DD8" w14:textId="77777777" w:rsidR="00FA139D" w:rsidRDefault="00FA139D" w:rsidP="00FA139D">
            <w:pPr>
              <w:pStyle w:val="EngHang"/>
            </w:pPr>
            <w:r>
              <w:t>We praise Him and glorify Him,</w:t>
            </w:r>
          </w:p>
          <w:p w14:paraId="11F8D61B" w14:textId="77777777" w:rsidR="00FA139D" w:rsidRDefault="00FA139D" w:rsidP="00FA139D">
            <w:pPr>
              <w:pStyle w:val="EngHang"/>
            </w:pPr>
            <w:r>
              <w:t>And exalt Him above all,</w:t>
            </w:r>
          </w:p>
          <w:p w14:paraId="123A8D2C" w14:textId="77777777" w:rsidR="00FA139D" w:rsidRDefault="00FA139D" w:rsidP="00FA139D">
            <w:pPr>
              <w:pStyle w:val="EngHang"/>
            </w:pPr>
            <w:r>
              <w:t>As a Good One and a Lover of mankind,</w:t>
            </w:r>
          </w:p>
          <w:p w14:paraId="6B468FC6" w14:textId="77777777" w:rsidR="00FA139D" w:rsidRDefault="00FA139D" w:rsidP="00FA139D">
            <w:pPr>
              <w:pStyle w:val="EngHangEnd"/>
            </w:pPr>
            <w:r>
              <w:t>Have mercy on us according to Your great mercy.</w:t>
            </w:r>
          </w:p>
        </w:tc>
        <w:tc>
          <w:tcPr>
            <w:tcW w:w="288" w:type="dxa"/>
          </w:tcPr>
          <w:p w14:paraId="0D068104" w14:textId="77777777" w:rsidR="00FA139D" w:rsidRDefault="00FA139D" w:rsidP="00EC2AEB"/>
        </w:tc>
        <w:tc>
          <w:tcPr>
            <w:tcW w:w="288" w:type="dxa"/>
          </w:tcPr>
          <w:p w14:paraId="4D902116" w14:textId="77777777" w:rsidR="00FA139D" w:rsidRPr="00FB5ACB" w:rsidRDefault="00FA139D" w:rsidP="00EC2AEB">
            <w:pPr>
              <w:pStyle w:val="CopticCross"/>
            </w:pPr>
            <w:r w:rsidRPr="00FB5ACB">
              <w:t>¿</w:t>
            </w:r>
          </w:p>
        </w:tc>
        <w:tc>
          <w:tcPr>
            <w:tcW w:w="3960" w:type="dxa"/>
          </w:tcPr>
          <w:p w14:paraId="2D523065" w14:textId="77777777" w:rsidR="00FA139D" w:rsidRDefault="00FA139D" w:rsidP="00811C7D">
            <w:pPr>
              <w:pStyle w:val="CopticVersemulti-line"/>
            </w:pPr>
            <w:r>
              <w:t>Ⲧⲉⲛϩⲱⲥ ⲉ̀ⲣⲟϥ ⲧⲉⲛϯⲱ̀ⲟⲩ ⲛⲁϥ:</w:t>
            </w:r>
          </w:p>
          <w:p w14:paraId="45175FA5" w14:textId="77777777" w:rsidR="00FA139D" w:rsidRDefault="00FA139D" w:rsidP="00811C7D">
            <w:pPr>
              <w:pStyle w:val="CopticVersemulti-line"/>
            </w:pPr>
            <w:r>
              <w:t>ⲧⲉⲛⲉⲣϩⲟⲩⲟ̀ ϭⲓⲥⲓ ⲙ̀ⲙⲟϥ:</w:t>
            </w:r>
          </w:p>
          <w:p w14:paraId="2CBD0553" w14:textId="77777777" w:rsidR="00FA139D" w:rsidRDefault="00FA139D" w:rsidP="00811C7D">
            <w:pPr>
              <w:pStyle w:val="CopticVersemulti-line"/>
            </w:pPr>
            <w:r>
              <w:t>ϩⲟⲥ ⲁ̀ⲅⲁⲑⲟⲥ ⲟⲩⲟϩ ⲙ̀ⲙⲁⲓⲣⲱⲙⲓ:</w:t>
            </w:r>
          </w:p>
          <w:p w14:paraId="6A820675" w14:textId="77777777" w:rsidR="00FA139D" w:rsidRDefault="00FA139D" w:rsidP="00811C7D">
            <w:pPr>
              <w:pStyle w:val="CopticHangingVerse"/>
            </w:pPr>
            <w:r>
              <w:t>ⲛⲁⲓ ⲛⲁⲛ ⲕⲁⲧⲁ ⲡⲉⲕⲛⲓϣϯ ⲛ̀ⲛⲁⲓ.</w:t>
            </w:r>
          </w:p>
        </w:tc>
      </w:tr>
    </w:tbl>
    <w:p w14:paraId="160DEE44" w14:textId="77777777" w:rsidR="00FA139D" w:rsidRPr="001E5E16" w:rsidRDefault="00FA139D" w:rsidP="00FA139D">
      <w:pPr>
        <w:pStyle w:val="Heading4"/>
      </w:pPr>
      <w:bookmarkStart w:id="1825" w:name="_Ref434478234"/>
      <w:r>
        <w:t>The Second Doxology</w:t>
      </w:r>
      <w:r w:rsidR="00E21EA3">
        <w:t xml:space="preserve"> for Palm Sunday</w:t>
      </w:r>
      <w:bookmarkEnd w:id="182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46E324CC" w14:textId="77777777" w:rsidTr="00FA139D">
        <w:trPr>
          <w:cantSplit/>
          <w:jc w:val="center"/>
        </w:trPr>
        <w:tc>
          <w:tcPr>
            <w:tcW w:w="288" w:type="dxa"/>
          </w:tcPr>
          <w:p w14:paraId="2F7A5B01" w14:textId="77777777" w:rsidR="00811C7D" w:rsidRDefault="00811C7D" w:rsidP="00FA139D">
            <w:pPr>
              <w:pStyle w:val="CopticCross"/>
            </w:pPr>
          </w:p>
        </w:tc>
        <w:tc>
          <w:tcPr>
            <w:tcW w:w="3960" w:type="dxa"/>
          </w:tcPr>
          <w:p w14:paraId="040206F7" w14:textId="77777777" w:rsidR="00811C7D" w:rsidRDefault="00811C7D" w:rsidP="00811C7D">
            <w:pPr>
              <w:pStyle w:val="EngHang"/>
            </w:pPr>
            <w:r>
              <w:t>For David, the psalmist,</w:t>
            </w:r>
          </w:p>
          <w:p w14:paraId="5CD1DDC9" w14:textId="77777777" w:rsidR="00811C7D" w:rsidRDefault="00811C7D" w:rsidP="00811C7D">
            <w:pPr>
              <w:pStyle w:val="EngHang"/>
            </w:pPr>
            <w:r>
              <w:t>The King of Israel,</w:t>
            </w:r>
          </w:p>
          <w:p w14:paraId="7A3660BA" w14:textId="77777777" w:rsidR="00811C7D" w:rsidRDefault="00811C7D" w:rsidP="00811C7D">
            <w:pPr>
              <w:pStyle w:val="EngHang"/>
            </w:pPr>
            <w:r>
              <w:t>Spoke of the honour of</w:t>
            </w:r>
          </w:p>
          <w:p w14:paraId="1329B151" w14:textId="77777777" w:rsidR="00811C7D" w:rsidRPr="00B87131" w:rsidRDefault="00811C7D" w:rsidP="00811C7D">
            <w:pPr>
              <w:pStyle w:val="EngHangEnd"/>
            </w:pPr>
            <w:r>
              <w:t>this great feast, and said,</w:t>
            </w:r>
          </w:p>
        </w:tc>
        <w:tc>
          <w:tcPr>
            <w:tcW w:w="288" w:type="dxa"/>
          </w:tcPr>
          <w:p w14:paraId="418419B6" w14:textId="77777777" w:rsidR="00811C7D" w:rsidRDefault="00811C7D" w:rsidP="00FA139D"/>
        </w:tc>
        <w:tc>
          <w:tcPr>
            <w:tcW w:w="288" w:type="dxa"/>
          </w:tcPr>
          <w:p w14:paraId="03DB382F" w14:textId="77777777" w:rsidR="00811C7D" w:rsidRDefault="00811C7D" w:rsidP="00FA139D">
            <w:pPr>
              <w:pStyle w:val="CopticCross"/>
            </w:pPr>
          </w:p>
        </w:tc>
        <w:tc>
          <w:tcPr>
            <w:tcW w:w="3960" w:type="dxa"/>
          </w:tcPr>
          <w:p w14:paraId="0C07071E" w14:textId="77777777" w:rsidR="00811C7D" w:rsidRDefault="00811C7D" w:rsidP="00811C7D">
            <w:pPr>
              <w:pStyle w:val="CopticVersemulti-line"/>
            </w:pPr>
            <w:r>
              <w:t>Ⲇⲁⲩⲓⲇ ⲅⲁⲣ ⲡⲓϩⲩⲙⲛⲟⲇⲟⲥ:</w:t>
            </w:r>
          </w:p>
          <w:p w14:paraId="04A8CB8A" w14:textId="77777777" w:rsidR="00811C7D" w:rsidRDefault="00811C7D" w:rsidP="00811C7D">
            <w:pPr>
              <w:pStyle w:val="CopticVersemulti-line"/>
            </w:pPr>
            <w:r>
              <w:t>ⲡ̀ⲟⲩⲣⲟ ⲙ̀Ⲡⲓⲥ̀ⲣⲁⲏⲗ:</w:t>
            </w:r>
          </w:p>
          <w:p w14:paraId="5A95251A" w14:textId="77777777" w:rsidR="00811C7D" w:rsidRDefault="00811C7D" w:rsidP="00811C7D">
            <w:pPr>
              <w:pStyle w:val="CopticVersemulti-line"/>
            </w:pPr>
            <w:r>
              <w:t>ⲁϥϫⲱ ⲙ̀ⲡ̀ⲧⲁⲓⲟ̀ ⲙ̀ⲡⲁⲓⲛⲓϣϯ ⲛ̀ϣⲁⲓ:</w:t>
            </w:r>
          </w:p>
          <w:p w14:paraId="26BD4A96" w14:textId="77777777" w:rsidR="00811C7D" w:rsidRPr="00C35319" w:rsidRDefault="00811C7D" w:rsidP="00811C7D">
            <w:pPr>
              <w:pStyle w:val="CopticHangingVerse"/>
            </w:pPr>
            <w:r>
              <w:t>ⲙ̀ⲡⲁⲓⲣⲏϯ ⲉϥϫⲱ ⲙ̀ⲙⲟⲥ.</w:t>
            </w:r>
          </w:p>
        </w:tc>
      </w:tr>
      <w:tr w:rsidR="00811C7D" w14:paraId="03952667" w14:textId="77777777" w:rsidTr="00FA139D">
        <w:trPr>
          <w:cantSplit/>
          <w:jc w:val="center"/>
        </w:trPr>
        <w:tc>
          <w:tcPr>
            <w:tcW w:w="288" w:type="dxa"/>
          </w:tcPr>
          <w:p w14:paraId="13078AD1" w14:textId="77777777" w:rsidR="00811C7D" w:rsidRDefault="00811C7D" w:rsidP="00FA139D">
            <w:pPr>
              <w:pStyle w:val="CopticCross"/>
            </w:pPr>
            <w:r w:rsidRPr="00FB5ACB">
              <w:t>¿</w:t>
            </w:r>
          </w:p>
        </w:tc>
        <w:tc>
          <w:tcPr>
            <w:tcW w:w="3960" w:type="dxa"/>
          </w:tcPr>
          <w:p w14:paraId="23652C33" w14:textId="77777777" w:rsidR="00811C7D" w:rsidRDefault="00811C7D" w:rsidP="00811C7D">
            <w:pPr>
              <w:pStyle w:val="EngHang"/>
            </w:pPr>
            <w:r>
              <w:t>“Out of the mouths of babes</w:t>
            </w:r>
          </w:p>
          <w:p w14:paraId="7B5D63CF" w14:textId="77777777" w:rsidR="00811C7D" w:rsidRDefault="00811C7D" w:rsidP="00811C7D">
            <w:pPr>
              <w:pStyle w:val="EngHang"/>
            </w:pPr>
            <w:r>
              <w:t>And suckling infants</w:t>
            </w:r>
          </w:p>
          <w:p w14:paraId="48CB00BF" w14:textId="77777777" w:rsidR="00811C7D" w:rsidRDefault="00811C7D" w:rsidP="00811C7D">
            <w:pPr>
              <w:pStyle w:val="EngHang"/>
            </w:pPr>
            <w:r>
              <w:t>You have prepared praise</w:t>
            </w:r>
            <w:r>
              <w:rPr>
                <w:rStyle w:val="FootnoteReference"/>
              </w:rPr>
              <w:footnoteReference w:id="989"/>
            </w:r>
            <w:r>
              <w:t>,</w:t>
            </w:r>
          </w:p>
          <w:p w14:paraId="2EE885AA" w14:textId="77777777" w:rsidR="00811C7D" w:rsidRDefault="00811C7D" w:rsidP="00811C7D">
            <w:pPr>
              <w:pStyle w:val="EngHangEnd"/>
            </w:pPr>
            <w:r>
              <w:t>According to Your will, O Lord.</w:t>
            </w:r>
          </w:p>
        </w:tc>
        <w:tc>
          <w:tcPr>
            <w:tcW w:w="288" w:type="dxa"/>
          </w:tcPr>
          <w:p w14:paraId="295CA247" w14:textId="77777777" w:rsidR="00811C7D" w:rsidRDefault="00811C7D" w:rsidP="00FA139D"/>
        </w:tc>
        <w:tc>
          <w:tcPr>
            <w:tcW w:w="288" w:type="dxa"/>
          </w:tcPr>
          <w:p w14:paraId="61CA3743" w14:textId="77777777" w:rsidR="00811C7D" w:rsidRDefault="00811C7D" w:rsidP="00FA139D">
            <w:pPr>
              <w:pStyle w:val="CopticCross"/>
            </w:pPr>
            <w:r w:rsidRPr="00FB5ACB">
              <w:t>¿</w:t>
            </w:r>
          </w:p>
        </w:tc>
        <w:tc>
          <w:tcPr>
            <w:tcW w:w="3960" w:type="dxa"/>
          </w:tcPr>
          <w:p w14:paraId="25B6EB65" w14:textId="77777777" w:rsidR="00811C7D" w:rsidRDefault="00811C7D" w:rsidP="00811C7D">
            <w:pPr>
              <w:pStyle w:val="CopticVersemulti-line"/>
            </w:pPr>
            <w:r>
              <w:t>Ϫⲉ ⲉ̀ⲃⲟⲗϧⲉⲛ ⲣⲱⲟⲩ ⲛ̀ϩⲁⲛⲕⲟⲩϫⲓ:</w:t>
            </w:r>
          </w:p>
          <w:p w14:paraId="7571444D" w14:textId="77777777" w:rsidR="00811C7D" w:rsidRDefault="00811C7D" w:rsidP="00811C7D">
            <w:pPr>
              <w:pStyle w:val="CopticVersemulti-line"/>
            </w:pPr>
            <w:r>
              <w:t>ⲛ̀ⲁ̀ⲗⲱⲟⲩⲓ̀ ⲛⲉⲙ ⲛⲏⲉⲑⲟⲩⲉⲙϭⲓ:</w:t>
            </w:r>
          </w:p>
          <w:p w14:paraId="15562A2C" w14:textId="77777777" w:rsidR="00811C7D" w:rsidRDefault="00811C7D" w:rsidP="00811C7D">
            <w:pPr>
              <w:pStyle w:val="CopticVersemulti-line"/>
            </w:pPr>
            <w:r>
              <w:t>ⲛ̀ⲑⲟⲕ ⲁⲕⲥⲉⲃⲧⲉ ⲡⲓⲥ̀ⲙⲟⲩ:</w:t>
            </w:r>
          </w:p>
          <w:p w14:paraId="259C988D" w14:textId="77777777" w:rsidR="00811C7D" w:rsidRDefault="00811C7D" w:rsidP="00811C7D">
            <w:pPr>
              <w:pStyle w:val="CopticHangingVerse"/>
            </w:pPr>
            <w:r>
              <w:t>ⲕⲁⲧⲁ ⲡⲉⲧⲉϩⲛⲁⲕ Ⲡⲟ̄ⲥ̄.</w:t>
            </w:r>
          </w:p>
        </w:tc>
      </w:tr>
      <w:tr w:rsidR="00811C7D" w14:paraId="72E0700A" w14:textId="77777777" w:rsidTr="00FA139D">
        <w:trPr>
          <w:cantSplit/>
          <w:jc w:val="center"/>
        </w:trPr>
        <w:tc>
          <w:tcPr>
            <w:tcW w:w="288" w:type="dxa"/>
          </w:tcPr>
          <w:p w14:paraId="0BEEF458" w14:textId="77777777" w:rsidR="00811C7D" w:rsidRDefault="00811C7D" w:rsidP="00FA139D">
            <w:pPr>
              <w:pStyle w:val="CopticCross"/>
            </w:pPr>
          </w:p>
        </w:tc>
        <w:tc>
          <w:tcPr>
            <w:tcW w:w="3960" w:type="dxa"/>
          </w:tcPr>
          <w:p w14:paraId="69208CE9" w14:textId="77777777" w:rsidR="00811C7D" w:rsidRDefault="00811C7D" w:rsidP="00811C7D">
            <w:pPr>
              <w:pStyle w:val="EngHang"/>
            </w:pPr>
            <w:r>
              <w:t>It is also written, “Fear not,</w:t>
            </w:r>
          </w:p>
          <w:p w14:paraId="20CAC8A6" w14:textId="77777777" w:rsidR="00811C7D" w:rsidRDefault="00811C7D" w:rsidP="00811C7D">
            <w:pPr>
              <w:pStyle w:val="EngHang"/>
            </w:pPr>
            <w:r>
              <w:t>O Daughter of Zion.</w:t>
            </w:r>
          </w:p>
          <w:p w14:paraId="1E804167" w14:textId="77777777" w:rsidR="00811C7D" w:rsidRDefault="00811C7D" w:rsidP="00811C7D">
            <w:pPr>
              <w:pStyle w:val="EngHang"/>
            </w:pPr>
            <w:r>
              <w:t>Behold your King is coming,</w:t>
            </w:r>
          </w:p>
          <w:p w14:paraId="3959CFA1" w14:textId="77777777" w:rsidR="00811C7D" w:rsidRDefault="00811C7D" w:rsidP="00811C7D">
            <w:pPr>
              <w:pStyle w:val="EngHangEnd"/>
            </w:pPr>
            <w:r>
              <w:t>Riding upon a colt.”</w:t>
            </w:r>
          </w:p>
        </w:tc>
        <w:tc>
          <w:tcPr>
            <w:tcW w:w="288" w:type="dxa"/>
          </w:tcPr>
          <w:p w14:paraId="457F2AB4" w14:textId="77777777" w:rsidR="00811C7D" w:rsidRDefault="00811C7D" w:rsidP="00FA139D"/>
        </w:tc>
        <w:tc>
          <w:tcPr>
            <w:tcW w:w="288" w:type="dxa"/>
          </w:tcPr>
          <w:p w14:paraId="3A9625B7" w14:textId="77777777" w:rsidR="00811C7D" w:rsidRDefault="00811C7D" w:rsidP="00FA139D">
            <w:pPr>
              <w:pStyle w:val="CopticCross"/>
            </w:pPr>
          </w:p>
        </w:tc>
        <w:tc>
          <w:tcPr>
            <w:tcW w:w="3960" w:type="dxa"/>
          </w:tcPr>
          <w:p w14:paraId="2D31ADA8" w14:textId="77777777" w:rsidR="00811C7D" w:rsidRDefault="00811C7D" w:rsidP="00811C7D">
            <w:pPr>
              <w:pStyle w:val="CopticVersemulti-line"/>
            </w:pPr>
            <w:r>
              <w:t>Ⲥⲥ̀ϧⲏⲟⲩⲧ ⲟⲛ ⲙ̀ⲡⲉⲣⲉⲣϩⲟϯ:</w:t>
            </w:r>
          </w:p>
          <w:p w14:paraId="65DFC724" w14:textId="77777777" w:rsidR="00811C7D" w:rsidRDefault="00811C7D" w:rsidP="00811C7D">
            <w:pPr>
              <w:pStyle w:val="CopticVersemulti-line"/>
            </w:pPr>
            <w:r>
              <w:t>ⲱ̀ ⲧ̀ϣⲉⲣⲓ ⲛ̀Ⲥⲓⲱⲛ:</w:t>
            </w:r>
          </w:p>
          <w:p w14:paraId="54E7AA5C" w14:textId="77777777" w:rsidR="00811C7D" w:rsidRDefault="00811C7D" w:rsidP="00811C7D">
            <w:pPr>
              <w:pStyle w:val="CopticVersemulti-line"/>
            </w:pPr>
            <w:r>
              <w:t>ϩⲏⲡⲡⲉ ⲅⲁⲣ ⲡⲉⲟⲩⲣⲟ ⲉϥⲛⲏⲟⲩ ⲛⲉ:</w:t>
            </w:r>
          </w:p>
          <w:p w14:paraId="567F760B" w14:textId="77777777" w:rsidR="00811C7D" w:rsidRDefault="00811C7D" w:rsidP="00811C7D">
            <w:pPr>
              <w:pStyle w:val="CopticHangingVerse"/>
            </w:pPr>
            <w:r>
              <w:t>ⲉϥⲧⲁⲗⲏⲟⲩⲧ ⲉ̀ϫⲉⲛ ⲟⲩⲥⲏϫ.</w:t>
            </w:r>
          </w:p>
        </w:tc>
      </w:tr>
      <w:tr w:rsidR="00811C7D" w14:paraId="3520063B" w14:textId="77777777" w:rsidTr="00FA139D">
        <w:trPr>
          <w:cantSplit/>
          <w:jc w:val="center"/>
        </w:trPr>
        <w:tc>
          <w:tcPr>
            <w:tcW w:w="288" w:type="dxa"/>
          </w:tcPr>
          <w:p w14:paraId="27372CFD" w14:textId="77777777" w:rsidR="00811C7D" w:rsidRDefault="00811C7D" w:rsidP="00FA139D">
            <w:pPr>
              <w:pStyle w:val="CopticCross"/>
            </w:pPr>
            <w:r w:rsidRPr="00FB5ACB">
              <w:t>¿</w:t>
            </w:r>
          </w:p>
        </w:tc>
        <w:tc>
          <w:tcPr>
            <w:tcW w:w="3960" w:type="dxa"/>
          </w:tcPr>
          <w:p w14:paraId="0AC5BB68" w14:textId="77777777" w:rsidR="00811C7D" w:rsidRDefault="00811C7D" w:rsidP="00811C7D">
            <w:pPr>
              <w:pStyle w:val="EngHang"/>
            </w:pPr>
            <w:r>
              <w:t>O what great humility,</w:t>
            </w:r>
          </w:p>
          <w:p w14:paraId="5EB341EC" w14:textId="77777777" w:rsidR="00811C7D" w:rsidRDefault="00811C7D" w:rsidP="00811C7D">
            <w:pPr>
              <w:pStyle w:val="EngHang"/>
            </w:pPr>
            <w:r>
              <w:t>From our Saviour,</w:t>
            </w:r>
          </w:p>
          <w:p w14:paraId="1DF4DCF8" w14:textId="77777777" w:rsidR="00811C7D" w:rsidRDefault="00811C7D" w:rsidP="00811C7D">
            <w:pPr>
              <w:pStyle w:val="EngHang"/>
            </w:pPr>
            <w:r>
              <w:t>When He entered Jerusalem,</w:t>
            </w:r>
          </w:p>
          <w:p w14:paraId="55CDCE97" w14:textId="77777777" w:rsidR="00811C7D" w:rsidRDefault="00811C7D" w:rsidP="00811C7D">
            <w:pPr>
              <w:pStyle w:val="EngHangEnd"/>
            </w:pPr>
            <w:r>
              <w:t>Mounted on a donkey.</w:t>
            </w:r>
          </w:p>
        </w:tc>
        <w:tc>
          <w:tcPr>
            <w:tcW w:w="288" w:type="dxa"/>
          </w:tcPr>
          <w:p w14:paraId="537B4F0C" w14:textId="77777777" w:rsidR="00811C7D" w:rsidRDefault="00811C7D" w:rsidP="00FA139D"/>
        </w:tc>
        <w:tc>
          <w:tcPr>
            <w:tcW w:w="288" w:type="dxa"/>
          </w:tcPr>
          <w:p w14:paraId="3C94512E" w14:textId="77777777" w:rsidR="00811C7D" w:rsidRDefault="00811C7D" w:rsidP="00FA139D">
            <w:pPr>
              <w:pStyle w:val="CopticCross"/>
            </w:pPr>
            <w:r w:rsidRPr="00FB5ACB">
              <w:t>¿</w:t>
            </w:r>
          </w:p>
        </w:tc>
        <w:tc>
          <w:tcPr>
            <w:tcW w:w="3960" w:type="dxa"/>
          </w:tcPr>
          <w:p w14:paraId="20FB390A" w14:textId="77777777" w:rsidR="00811C7D" w:rsidRDefault="00811C7D" w:rsidP="00811C7D">
            <w:pPr>
              <w:pStyle w:val="CopticVersemulti-line"/>
            </w:pPr>
            <w:r>
              <w:t>Ⲟⲩⲡⲉ ⲡⲁⲓⲛⲓϣϯ ⲛ̀ⲑⲉⲃⲓⲟ:</w:t>
            </w:r>
          </w:p>
          <w:p w14:paraId="60C7FA9D" w14:textId="77777777" w:rsidR="00811C7D" w:rsidRDefault="00811C7D" w:rsidP="00811C7D">
            <w:pPr>
              <w:pStyle w:val="CopticVersemulti-line"/>
            </w:pPr>
            <w:r>
              <w:t>ⲫⲏⲉ̀ⲧⲁϥⲁⲓϥ ⲛ̀ϫⲉ Ⲡⲉⲛⲥⲱⲧⲏⲣ:</w:t>
            </w:r>
          </w:p>
          <w:p w14:paraId="72E64BE6" w14:textId="77777777" w:rsidR="00811C7D" w:rsidRDefault="00811C7D" w:rsidP="00811C7D">
            <w:pPr>
              <w:pStyle w:val="CopticVersemulti-line"/>
            </w:pPr>
            <w:r>
              <w:t>ⲉ̀ⲧⲁϥϣⲉ ⲉ̀ϧⲟⲩⲛ ⲉ̀Ⲓⲉⲣⲟⲩⲥⲁⲗⲏⲙ:</w:t>
            </w:r>
          </w:p>
          <w:p w14:paraId="07FAA1DB" w14:textId="77777777" w:rsidR="00811C7D" w:rsidRDefault="00811C7D" w:rsidP="00811C7D">
            <w:pPr>
              <w:pStyle w:val="CopticHangingVerse"/>
            </w:pPr>
            <w:r>
              <w:t>ⲉ̀ⲧⲁϥⲁ̀ⲗⲏⲓ ⲉ̀ⲟⲩⲉ̀ⲱ̀.</w:t>
            </w:r>
          </w:p>
        </w:tc>
      </w:tr>
      <w:tr w:rsidR="00811C7D" w14:paraId="2F94CF51" w14:textId="77777777" w:rsidTr="00FA139D">
        <w:trPr>
          <w:cantSplit/>
          <w:jc w:val="center"/>
        </w:trPr>
        <w:tc>
          <w:tcPr>
            <w:tcW w:w="288" w:type="dxa"/>
          </w:tcPr>
          <w:p w14:paraId="289BDDB3" w14:textId="77777777" w:rsidR="00811C7D" w:rsidRDefault="00811C7D" w:rsidP="00FA139D">
            <w:pPr>
              <w:pStyle w:val="CopticCross"/>
            </w:pPr>
          </w:p>
        </w:tc>
        <w:tc>
          <w:tcPr>
            <w:tcW w:w="3960" w:type="dxa"/>
          </w:tcPr>
          <w:p w14:paraId="7E94F4D0" w14:textId="77777777" w:rsidR="00811C7D" w:rsidRDefault="00811C7D" w:rsidP="00811C7D">
            <w:pPr>
              <w:pStyle w:val="EngHang"/>
            </w:pPr>
            <w:r>
              <w:t>Today these prophecies</w:t>
            </w:r>
          </w:p>
          <w:p w14:paraId="3380D922" w14:textId="77777777" w:rsidR="00811C7D" w:rsidRDefault="00811C7D" w:rsidP="00811C7D">
            <w:pPr>
              <w:pStyle w:val="EngHang"/>
            </w:pPr>
            <w:r>
              <w:t>Have been fulfilled,</w:t>
            </w:r>
          </w:p>
          <w:p w14:paraId="7116B3B5" w14:textId="77777777" w:rsidR="00811C7D" w:rsidRDefault="00811C7D" w:rsidP="00811C7D">
            <w:pPr>
              <w:pStyle w:val="EngHang"/>
            </w:pPr>
            <w:r>
              <w:t>Some took palm branches,</w:t>
            </w:r>
          </w:p>
          <w:p w14:paraId="0EF9161A" w14:textId="77777777" w:rsidR="00811C7D" w:rsidRPr="00074078" w:rsidRDefault="00811C7D" w:rsidP="00811C7D">
            <w:pPr>
              <w:pStyle w:val="EngHangEnd"/>
            </w:pPr>
            <w:r>
              <w:t>And olive branches;</w:t>
            </w:r>
          </w:p>
        </w:tc>
        <w:tc>
          <w:tcPr>
            <w:tcW w:w="288" w:type="dxa"/>
          </w:tcPr>
          <w:p w14:paraId="04D193EE" w14:textId="77777777" w:rsidR="00811C7D" w:rsidRDefault="00811C7D" w:rsidP="00FA139D"/>
        </w:tc>
        <w:tc>
          <w:tcPr>
            <w:tcW w:w="288" w:type="dxa"/>
          </w:tcPr>
          <w:p w14:paraId="7724B294" w14:textId="77777777" w:rsidR="00811C7D" w:rsidRDefault="00811C7D" w:rsidP="00FA139D">
            <w:pPr>
              <w:pStyle w:val="CopticCross"/>
            </w:pPr>
          </w:p>
        </w:tc>
        <w:tc>
          <w:tcPr>
            <w:tcW w:w="3960" w:type="dxa"/>
          </w:tcPr>
          <w:p w14:paraId="55E3BC8B" w14:textId="77777777" w:rsidR="00811C7D" w:rsidRDefault="00811C7D" w:rsidP="00811C7D">
            <w:pPr>
              <w:pStyle w:val="CopticVersemulti-line"/>
            </w:pPr>
            <w:r>
              <w:t>Ⲙⲫⲟⲟⲩ ⲅⲁⲣ ⲁⲩϫⲱⲕ ⲉ̀ⲃⲟⲗ:</w:t>
            </w:r>
          </w:p>
          <w:p w14:paraId="1CC5062D" w14:textId="77777777" w:rsidR="00811C7D" w:rsidRDefault="00811C7D" w:rsidP="00811C7D">
            <w:pPr>
              <w:pStyle w:val="CopticVersemulti-line"/>
            </w:pPr>
            <w:r>
              <w:t>ⲛ̀ϫⲉ ⲛⲁⲓⲡ̀ⲣⲟⲫⲏⲧⲓⲁ̀:</w:t>
            </w:r>
          </w:p>
          <w:p w14:paraId="4D8AB27B" w14:textId="77777777" w:rsidR="00811C7D" w:rsidRDefault="00811C7D" w:rsidP="00811C7D">
            <w:pPr>
              <w:pStyle w:val="CopticVersemulti-line"/>
            </w:pPr>
            <w:r>
              <w:t>ϩⲁⲛⲟⲩⲟⲛ ⲁⲩϭⲓ ⲛ̀ϩⲁⲛⲃⲁⲓ:</w:t>
            </w:r>
          </w:p>
          <w:p w14:paraId="5CEDF31F" w14:textId="77777777" w:rsidR="00811C7D" w:rsidRDefault="00811C7D" w:rsidP="00811C7D">
            <w:pPr>
              <w:pStyle w:val="CopticHangingVerse"/>
            </w:pPr>
            <w:r>
              <w:t>ⲛⲉⲙ ϩⲁⲛⲕ̀ⲗⲁⲇⲟⲥ ⲛ̀ⲧⲉ ϩⲁⲛϫⲱⲓⲧ.</w:t>
            </w:r>
          </w:p>
        </w:tc>
      </w:tr>
      <w:tr w:rsidR="00811C7D" w14:paraId="0B1137B2" w14:textId="77777777" w:rsidTr="00FA139D">
        <w:trPr>
          <w:cantSplit/>
          <w:jc w:val="center"/>
        </w:trPr>
        <w:tc>
          <w:tcPr>
            <w:tcW w:w="288" w:type="dxa"/>
          </w:tcPr>
          <w:p w14:paraId="7AE23535" w14:textId="77777777" w:rsidR="00811C7D" w:rsidRDefault="00811C7D" w:rsidP="00FA139D">
            <w:pPr>
              <w:pStyle w:val="CopticCross"/>
            </w:pPr>
            <w:r w:rsidRPr="00FB5ACB">
              <w:t>¿</w:t>
            </w:r>
          </w:p>
        </w:tc>
        <w:tc>
          <w:tcPr>
            <w:tcW w:w="3960" w:type="dxa"/>
          </w:tcPr>
          <w:p w14:paraId="532029D7" w14:textId="77777777" w:rsidR="00811C7D" w:rsidRDefault="00811C7D" w:rsidP="00811C7D">
            <w:pPr>
              <w:pStyle w:val="EngHang"/>
            </w:pPr>
            <w:r>
              <w:t>Others spread their garments</w:t>
            </w:r>
          </w:p>
          <w:p w14:paraId="13F1F30D" w14:textId="77777777" w:rsidR="00811C7D" w:rsidRDefault="00811C7D" w:rsidP="00811C7D">
            <w:pPr>
              <w:pStyle w:val="EngHang"/>
            </w:pPr>
            <w:r>
              <w:t>On the road before Him;</w:t>
            </w:r>
          </w:p>
          <w:p w14:paraId="4405FA50" w14:textId="77777777" w:rsidR="00811C7D" w:rsidRDefault="00811C7D" w:rsidP="00811C7D">
            <w:pPr>
              <w:pStyle w:val="EngHang"/>
            </w:pPr>
            <w:r>
              <w:t>The children cried out, saying,</w:t>
            </w:r>
          </w:p>
          <w:p w14:paraId="34609891" w14:textId="77777777" w:rsidR="00811C7D" w:rsidRDefault="00811C7D" w:rsidP="00811C7D">
            <w:pPr>
              <w:pStyle w:val="EngHangEnd"/>
            </w:pPr>
            <w:r>
              <w:t>“Hosanna to the Son of David!”</w:t>
            </w:r>
          </w:p>
        </w:tc>
        <w:tc>
          <w:tcPr>
            <w:tcW w:w="288" w:type="dxa"/>
          </w:tcPr>
          <w:p w14:paraId="78C9D3C8" w14:textId="77777777" w:rsidR="00811C7D" w:rsidRDefault="00811C7D" w:rsidP="00FA139D"/>
        </w:tc>
        <w:tc>
          <w:tcPr>
            <w:tcW w:w="288" w:type="dxa"/>
          </w:tcPr>
          <w:p w14:paraId="71CE8914" w14:textId="77777777" w:rsidR="00811C7D" w:rsidRDefault="00811C7D" w:rsidP="00FA139D">
            <w:pPr>
              <w:pStyle w:val="CopticCross"/>
            </w:pPr>
            <w:r w:rsidRPr="00FB5ACB">
              <w:t>¿</w:t>
            </w:r>
          </w:p>
        </w:tc>
        <w:tc>
          <w:tcPr>
            <w:tcW w:w="3960" w:type="dxa"/>
          </w:tcPr>
          <w:p w14:paraId="1B6DB3FC" w14:textId="77777777" w:rsidR="00811C7D" w:rsidRDefault="00811C7D" w:rsidP="00811C7D">
            <w:pPr>
              <w:pStyle w:val="CopticVersemulti-line"/>
            </w:pPr>
            <w:r>
              <w:t>Ϩⲁⲛⲕⲉⲭⲱⲟⲩⲛⲓ ⲁⲩⲫⲱⲣϣ ⲛ̀ⲛⲟⲩϩ̀ⲃⲱⲥ:</w:t>
            </w:r>
          </w:p>
          <w:p w14:paraId="5A9E9DCA" w14:textId="77777777" w:rsidR="00811C7D" w:rsidRDefault="00811C7D" w:rsidP="00811C7D">
            <w:pPr>
              <w:pStyle w:val="CopticVersemulti-line"/>
            </w:pPr>
            <w:r>
              <w:t>Ϩⲓ ⲡⲓⲙⲱⲓⲧ ⲙ̀ⲡⲉϥⲙ̀ⲑⲟ:</w:t>
            </w:r>
          </w:p>
          <w:p w14:paraId="12184705" w14:textId="77777777" w:rsidR="00811C7D" w:rsidRDefault="00811C7D" w:rsidP="00811C7D">
            <w:pPr>
              <w:pStyle w:val="CopticVersemulti-line"/>
            </w:pPr>
            <w:r>
              <w:t>ⲛⲓⲁ̀ⲗⲱⲟⲩⲓ̀ ⲁⲩⲱϣ ⲉ̀ⲃⲟⲗ:</w:t>
            </w:r>
          </w:p>
          <w:p w14:paraId="48694F3A" w14:textId="77777777" w:rsidR="00811C7D" w:rsidRDefault="00811C7D" w:rsidP="00811C7D">
            <w:pPr>
              <w:pStyle w:val="CopticHangingVerse"/>
            </w:pPr>
            <w:r>
              <w:t>ϫⲉ Ⲱⲥⲁⲛⲛⲁ ⲡ̀ϣⲏⲣⲓ ⲛ̀Ⲇⲁⲩⲓⲇ.</w:t>
            </w:r>
          </w:p>
        </w:tc>
      </w:tr>
      <w:tr w:rsidR="00811C7D" w14:paraId="73B828C0" w14:textId="77777777" w:rsidTr="00FA139D">
        <w:trPr>
          <w:cantSplit/>
          <w:jc w:val="center"/>
        </w:trPr>
        <w:tc>
          <w:tcPr>
            <w:tcW w:w="288" w:type="dxa"/>
          </w:tcPr>
          <w:p w14:paraId="2E92500D" w14:textId="77777777" w:rsidR="00811C7D" w:rsidRDefault="00811C7D" w:rsidP="00FA139D">
            <w:pPr>
              <w:pStyle w:val="CopticCross"/>
            </w:pPr>
          </w:p>
        </w:tc>
        <w:tc>
          <w:tcPr>
            <w:tcW w:w="3960" w:type="dxa"/>
          </w:tcPr>
          <w:p w14:paraId="3E15D8E4" w14:textId="77777777" w:rsidR="00811C7D" w:rsidRDefault="00811C7D" w:rsidP="00811C7D">
            <w:pPr>
              <w:pStyle w:val="EngHang"/>
            </w:pPr>
            <w:r>
              <w:t>Hosanna in the Highest!</w:t>
            </w:r>
          </w:p>
          <w:p w14:paraId="672E7852" w14:textId="77777777" w:rsidR="00811C7D" w:rsidRDefault="00811C7D" w:rsidP="00811C7D">
            <w:pPr>
              <w:pStyle w:val="EngHang"/>
            </w:pPr>
            <w:r>
              <w:t>This is the King of Israel.</w:t>
            </w:r>
          </w:p>
          <w:p w14:paraId="7CCAC54A" w14:textId="77777777" w:rsidR="00811C7D" w:rsidRDefault="00811C7D" w:rsidP="00811C7D">
            <w:pPr>
              <w:pStyle w:val="EngHang"/>
            </w:pPr>
            <w:r>
              <w:t>Blessed be He who comes</w:t>
            </w:r>
          </w:p>
          <w:p w14:paraId="09FFB07B" w14:textId="77777777" w:rsidR="00811C7D" w:rsidRDefault="00811C7D" w:rsidP="00811C7D">
            <w:pPr>
              <w:pStyle w:val="EngHangEnd"/>
            </w:pPr>
            <w:r>
              <w:t>In the Name of the Lord of hosts.</w:t>
            </w:r>
          </w:p>
        </w:tc>
        <w:tc>
          <w:tcPr>
            <w:tcW w:w="288" w:type="dxa"/>
          </w:tcPr>
          <w:p w14:paraId="31221741" w14:textId="77777777" w:rsidR="00811C7D" w:rsidRDefault="00811C7D" w:rsidP="00FA139D"/>
        </w:tc>
        <w:tc>
          <w:tcPr>
            <w:tcW w:w="288" w:type="dxa"/>
          </w:tcPr>
          <w:p w14:paraId="03E2F7C7" w14:textId="77777777" w:rsidR="00811C7D" w:rsidRDefault="00811C7D" w:rsidP="00FA139D">
            <w:pPr>
              <w:pStyle w:val="CopticCross"/>
            </w:pPr>
          </w:p>
        </w:tc>
        <w:tc>
          <w:tcPr>
            <w:tcW w:w="3960" w:type="dxa"/>
          </w:tcPr>
          <w:p w14:paraId="354834A2" w14:textId="77777777" w:rsidR="00811C7D" w:rsidRDefault="00811C7D" w:rsidP="00811C7D">
            <w:pPr>
              <w:pStyle w:val="CopticVersemulti-line"/>
            </w:pPr>
            <w:r>
              <w:t>Ⲱⲥⲁⲛⲛⲁ ϧⲉⲛ ⲛⲏⲉⲧϭⲟⲥⲓ:</w:t>
            </w:r>
          </w:p>
          <w:p w14:paraId="2E17EC31" w14:textId="77777777" w:rsidR="00811C7D" w:rsidRDefault="00811C7D" w:rsidP="00811C7D">
            <w:pPr>
              <w:pStyle w:val="CopticVersemulti-line"/>
            </w:pPr>
            <w:r>
              <w:t>ⲫⲁⲓ ⲡⲉ ⲡ̀ⲟⲩⲣⲟ ⲙ̀Ⲡⲓⲥ̀ⲣⲁⲏⲗ:</w:t>
            </w:r>
          </w:p>
          <w:p w14:paraId="66CCD643" w14:textId="77777777" w:rsidR="00811C7D" w:rsidRDefault="00811C7D" w:rsidP="00811C7D">
            <w:pPr>
              <w:pStyle w:val="CopticVersemulti-line"/>
            </w:pPr>
            <w:r>
              <w:t>ϥ̀ⲥ̀ⲙⲁⲣⲱⲟⲩⲧ ⲛ̀ϫⲉ ⲫⲏⲉⲑⲛⲏⲟⲩ:</w:t>
            </w:r>
          </w:p>
          <w:p w14:paraId="5B44A699" w14:textId="77777777" w:rsidR="00811C7D" w:rsidRDefault="00811C7D" w:rsidP="00811C7D">
            <w:pPr>
              <w:pStyle w:val="CopticHangingVerse"/>
            </w:pPr>
            <w:r>
              <w:t>ϧⲉⲛ ⲫ̀ⲣⲁⲛ ⲙ̀Ⲡⲟ̄ⲥ̄ ⲛ̀ⲧⲉ ⲛⲓϫⲟⲙ.</w:t>
            </w:r>
          </w:p>
        </w:tc>
      </w:tr>
      <w:tr w:rsidR="00811C7D" w14:paraId="7E267E25" w14:textId="77777777" w:rsidTr="00FA139D">
        <w:trPr>
          <w:cantSplit/>
          <w:jc w:val="center"/>
        </w:trPr>
        <w:tc>
          <w:tcPr>
            <w:tcW w:w="288" w:type="dxa"/>
          </w:tcPr>
          <w:p w14:paraId="7B004089" w14:textId="77777777" w:rsidR="00811C7D" w:rsidRDefault="00811C7D" w:rsidP="00FA139D">
            <w:pPr>
              <w:pStyle w:val="CopticCross"/>
            </w:pPr>
            <w:r w:rsidRPr="00FB5ACB">
              <w:t>¿</w:t>
            </w:r>
          </w:p>
        </w:tc>
        <w:tc>
          <w:tcPr>
            <w:tcW w:w="3960" w:type="dxa"/>
          </w:tcPr>
          <w:p w14:paraId="53B8D276" w14:textId="77777777" w:rsidR="00811C7D" w:rsidRDefault="00811C7D" w:rsidP="00811C7D">
            <w:pPr>
              <w:pStyle w:val="EngHang"/>
            </w:pPr>
            <w:r>
              <w:t>We praise Him and glorify Him,</w:t>
            </w:r>
          </w:p>
          <w:p w14:paraId="746EDB18" w14:textId="77777777" w:rsidR="00811C7D" w:rsidRDefault="00811C7D" w:rsidP="00811C7D">
            <w:pPr>
              <w:pStyle w:val="EngHang"/>
            </w:pPr>
            <w:r>
              <w:t>And exalt Him above all,</w:t>
            </w:r>
          </w:p>
          <w:p w14:paraId="5BD82CF1" w14:textId="77777777" w:rsidR="00811C7D" w:rsidRDefault="00811C7D" w:rsidP="00811C7D">
            <w:pPr>
              <w:pStyle w:val="EngHang"/>
            </w:pPr>
            <w:r>
              <w:t>As a Good One and a Lover of mankind.</w:t>
            </w:r>
          </w:p>
          <w:p w14:paraId="0F40F1E5" w14:textId="77777777" w:rsidR="00811C7D" w:rsidRDefault="00811C7D" w:rsidP="00811C7D">
            <w:pPr>
              <w:pStyle w:val="EngHangEnd"/>
            </w:pPr>
            <w:r>
              <w:t>Have mercy on us according to Your great mercy.</w:t>
            </w:r>
          </w:p>
        </w:tc>
        <w:tc>
          <w:tcPr>
            <w:tcW w:w="288" w:type="dxa"/>
          </w:tcPr>
          <w:p w14:paraId="498C9796" w14:textId="77777777" w:rsidR="00811C7D" w:rsidRDefault="00811C7D" w:rsidP="00FA139D"/>
        </w:tc>
        <w:tc>
          <w:tcPr>
            <w:tcW w:w="288" w:type="dxa"/>
          </w:tcPr>
          <w:p w14:paraId="31A03494" w14:textId="77777777" w:rsidR="00811C7D" w:rsidRDefault="00811C7D" w:rsidP="00FA139D">
            <w:pPr>
              <w:pStyle w:val="CopticCross"/>
            </w:pPr>
            <w:r w:rsidRPr="00FB5ACB">
              <w:t>¿</w:t>
            </w:r>
          </w:p>
        </w:tc>
        <w:tc>
          <w:tcPr>
            <w:tcW w:w="3960" w:type="dxa"/>
          </w:tcPr>
          <w:p w14:paraId="6A0DD87F" w14:textId="77777777" w:rsidR="00811C7D" w:rsidRDefault="00811C7D" w:rsidP="00811C7D">
            <w:pPr>
              <w:pStyle w:val="CopticVersemulti-line"/>
            </w:pPr>
            <w:r>
              <w:t>Ⲧⲉⲛϩⲱⲥ ⲉ̀ⲣⲟϥ ⲧⲉⲛϯⲱ̀ⲟⲩ ⲛⲁϥ:</w:t>
            </w:r>
          </w:p>
          <w:p w14:paraId="30376BF6" w14:textId="77777777" w:rsidR="00811C7D" w:rsidRDefault="00811C7D" w:rsidP="00811C7D">
            <w:pPr>
              <w:pStyle w:val="CopticVersemulti-line"/>
            </w:pPr>
            <w:r>
              <w:t>ⲧⲉⲛⲉⲣϩⲟⲩⲟ̀ ϭⲓⲥⲓ ⲙ̀ⲙⲟϥ:</w:t>
            </w:r>
          </w:p>
          <w:p w14:paraId="59357E74" w14:textId="77777777" w:rsidR="00811C7D" w:rsidRDefault="00811C7D" w:rsidP="00811C7D">
            <w:pPr>
              <w:pStyle w:val="CopticVersemulti-line"/>
            </w:pPr>
            <w:r>
              <w:t>ϩⲱⲥ ⲁ̀ⲅⲁⲱⲟⲥ ⲟⲩⲟϩ ⲙ̀ⲙⲁⲓⲣⲱⲙⲓ:</w:t>
            </w:r>
          </w:p>
          <w:p w14:paraId="744109EB" w14:textId="77777777" w:rsidR="00811C7D" w:rsidRDefault="00811C7D" w:rsidP="00811C7D">
            <w:pPr>
              <w:pStyle w:val="CopticHangingVerse"/>
            </w:pPr>
            <w:r>
              <w:t>ⲛⲁⲓ ⲛⲁⲛ ⲕⲁⲧⲁ ⲡⲉⲕⲛⲓϣϯ ⲛ̀ⲛⲁⲓ.</w:t>
            </w:r>
          </w:p>
        </w:tc>
      </w:tr>
    </w:tbl>
    <w:p w14:paraId="25C2425C" w14:textId="77777777" w:rsidR="00FA139D" w:rsidRPr="001E5E16" w:rsidRDefault="00FA139D" w:rsidP="00FA139D">
      <w:pPr>
        <w:pStyle w:val="Heading4"/>
      </w:pPr>
      <w:bookmarkStart w:id="1826" w:name="_Ref434478255"/>
      <w:r>
        <w:lastRenderedPageBreak/>
        <w:t>The Third Doxology</w:t>
      </w:r>
      <w:r w:rsidR="00E21EA3">
        <w:t xml:space="preserve"> for Palm Sunday</w:t>
      </w:r>
      <w:bookmarkEnd w:id="1826"/>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811C7D" w14:paraId="77A7E3A0" w14:textId="77777777" w:rsidTr="00FA139D">
        <w:trPr>
          <w:cantSplit/>
          <w:jc w:val="center"/>
        </w:trPr>
        <w:tc>
          <w:tcPr>
            <w:tcW w:w="288" w:type="dxa"/>
          </w:tcPr>
          <w:p w14:paraId="28789313" w14:textId="77777777" w:rsidR="00811C7D" w:rsidRDefault="00811C7D" w:rsidP="00FA139D">
            <w:pPr>
              <w:pStyle w:val="CopticCross"/>
            </w:pPr>
          </w:p>
        </w:tc>
        <w:tc>
          <w:tcPr>
            <w:tcW w:w="3960" w:type="dxa"/>
          </w:tcPr>
          <w:p w14:paraId="34AEF69A" w14:textId="77777777" w:rsidR="00811C7D" w:rsidRDefault="00811C7D" w:rsidP="00811C7D">
            <w:pPr>
              <w:pStyle w:val="EngHang"/>
            </w:pPr>
            <w:r>
              <w:t>He who sits upon the Cherubim,</w:t>
            </w:r>
          </w:p>
          <w:p w14:paraId="37373C5A" w14:textId="77777777" w:rsidR="00811C7D" w:rsidRDefault="00811C7D" w:rsidP="00811C7D">
            <w:pPr>
              <w:pStyle w:val="EngHang"/>
            </w:pPr>
            <w:r>
              <w:t>On the throne of His glory,</w:t>
            </w:r>
          </w:p>
          <w:p w14:paraId="5D130A55" w14:textId="77777777" w:rsidR="00811C7D" w:rsidRDefault="00811C7D" w:rsidP="00811C7D">
            <w:pPr>
              <w:pStyle w:val="EngHang"/>
            </w:pPr>
            <w:r>
              <w:t>Did sit upon a colt,</w:t>
            </w:r>
          </w:p>
          <w:p w14:paraId="3E803D37" w14:textId="77777777" w:rsidR="00811C7D" w:rsidRPr="00B87131" w:rsidRDefault="00811C7D" w:rsidP="00811C7D">
            <w:pPr>
              <w:pStyle w:val="EngHangEnd"/>
            </w:pPr>
            <w:r>
              <w:t>And entered Jerusalem.</w:t>
            </w:r>
          </w:p>
        </w:tc>
        <w:tc>
          <w:tcPr>
            <w:tcW w:w="288" w:type="dxa"/>
          </w:tcPr>
          <w:p w14:paraId="58B934C1" w14:textId="77777777" w:rsidR="00811C7D" w:rsidRDefault="00811C7D" w:rsidP="00FA139D"/>
        </w:tc>
        <w:tc>
          <w:tcPr>
            <w:tcW w:w="288" w:type="dxa"/>
          </w:tcPr>
          <w:p w14:paraId="5429BEC8" w14:textId="77777777" w:rsidR="00811C7D" w:rsidRDefault="00811C7D" w:rsidP="00FA139D">
            <w:pPr>
              <w:pStyle w:val="CopticCross"/>
            </w:pPr>
          </w:p>
        </w:tc>
        <w:tc>
          <w:tcPr>
            <w:tcW w:w="3960" w:type="dxa"/>
          </w:tcPr>
          <w:p w14:paraId="6088E35C" w14:textId="77777777" w:rsidR="00811C7D" w:rsidRDefault="00811C7D" w:rsidP="00811C7D">
            <w:pPr>
              <w:pStyle w:val="CopticVersemulti-line"/>
            </w:pPr>
            <w:r>
              <w:t>Ⲫⲏⲉⲧϩⲉⲙⲥⲓ ϩⲓϫⲉⲛ Ⲛⲓⲭⲉⲣⲟⲩⲃⲓⲙ:</w:t>
            </w:r>
          </w:p>
          <w:p w14:paraId="7E871F0E" w14:textId="77777777" w:rsidR="00811C7D" w:rsidRDefault="00811C7D" w:rsidP="00811C7D">
            <w:pPr>
              <w:pStyle w:val="CopticVersemulti-line"/>
            </w:pPr>
            <w:r>
              <w:t>Ϩⲓϫⲉⲛ ⲡⲓⲑ̀ⲣⲟⲛⲟⲥ ⲛ̀ⲧⲉ ⲡⲉϥⲱ̀ⲟⲩ:</w:t>
            </w:r>
          </w:p>
          <w:p w14:paraId="20BF45BD" w14:textId="77777777" w:rsidR="00811C7D" w:rsidRDefault="00811C7D" w:rsidP="00811C7D">
            <w:pPr>
              <w:pStyle w:val="CopticVersemulti-line"/>
            </w:pPr>
            <w:r>
              <w:t>ⲁϥϩⲉⲙⲥⲓ ⲉ̀ϩ̀ⲣⲏⲓ ⲉ̀ϫⲉⲛ ⲟⲩⲉ̀ⲱ̀:</w:t>
            </w:r>
          </w:p>
          <w:p w14:paraId="64E31BA1" w14:textId="77777777" w:rsidR="00811C7D" w:rsidRPr="00C35319" w:rsidRDefault="00811C7D" w:rsidP="00811C7D">
            <w:pPr>
              <w:pStyle w:val="CopticHangingVerse"/>
            </w:pPr>
            <w:r>
              <w:t>ⲁϥϣⲉ ⲉ̀ϧⲟⲩⲛ ⲉ̀Ⲓⲉⲣⲟⲩⲥⲁⲗⲏⲙ.</w:t>
            </w:r>
          </w:p>
        </w:tc>
      </w:tr>
      <w:tr w:rsidR="00811C7D" w14:paraId="72F7AFFB" w14:textId="77777777" w:rsidTr="00FA139D">
        <w:trPr>
          <w:cantSplit/>
          <w:jc w:val="center"/>
        </w:trPr>
        <w:tc>
          <w:tcPr>
            <w:tcW w:w="288" w:type="dxa"/>
          </w:tcPr>
          <w:p w14:paraId="7ED45FCA" w14:textId="77777777" w:rsidR="00811C7D" w:rsidRDefault="00811C7D" w:rsidP="00FA139D">
            <w:pPr>
              <w:pStyle w:val="CopticCross"/>
            </w:pPr>
            <w:r w:rsidRPr="00FB5ACB">
              <w:t>¿</w:t>
            </w:r>
          </w:p>
        </w:tc>
        <w:tc>
          <w:tcPr>
            <w:tcW w:w="3960" w:type="dxa"/>
          </w:tcPr>
          <w:p w14:paraId="346BD387" w14:textId="77777777" w:rsidR="00811C7D" w:rsidRDefault="00811C7D" w:rsidP="00811C7D">
            <w:pPr>
              <w:pStyle w:val="EngHang"/>
            </w:pPr>
            <w:r>
              <w:t>When they drew near to Jerusalem,</w:t>
            </w:r>
          </w:p>
          <w:p w14:paraId="279EA15C" w14:textId="77777777" w:rsidR="00811C7D" w:rsidRDefault="00811C7D" w:rsidP="00811C7D">
            <w:pPr>
              <w:pStyle w:val="EngHang"/>
            </w:pPr>
            <w:r>
              <w:t>To Bethphage and Bethany,</w:t>
            </w:r>
          </w:p>
          <w:p w14:paraId="0BA10C8F" w14:textId="77777777" w:rsidR="00811C7D" w:rsidRDefault="00811C7D" w:rsidP="00811C7D">
            <w:pPr>
              <w:pStyle w:val="EngHang"/>
            </w:pPr>
            <w:r>
              <w:t>At the Mount of Olives,</w:t>
            </w:r>
          </w:p>
          <w:p w14:paraId="3C6B7E06" w14:textId="77777777" w:rsidR="00811C7D" w:rsidRDefault="00811C7D" w:rsidP="00811C7D">
            <w:pPr>
              <w:pStyle w:val="EngHangEnd"/>
            </w:pPr>
            <w:r>
              <w:t>Christ sent two disciples.</w:t>
            </w:r>
          </w:p>
        </w:tc>
        <w:tc>
          <w:tcPr>
            <w:tcW w:w="288" w:type="dxa"/>
          </w:tcPr>
          <w:p w14:paraId="02CE8F3D" w14:textId="77777777" w:rsidR="00811C7D" w:rsidRDefault="00811C7D" w:rsidP="00FA139D"/>
        </w:tc>
        <w:tc>
          <w:tcPr>
            <w:tcW w:w="288" w:type="dxa"/>
          </w:tcPr>
          <w:p w14:paraId="4959CF95" w14:textId="77777777" w:rsidR="00811C7D" w:rsidRDefault="00811C7D" w:rsidP="00FA139D">
            <w:pPr>
              <w:pStyle w:val="CopticCross"/>
            </w:pPr>
            <w:r w:rsidRPr="00FB5ACB">
              <w:t>¿</w:t>
            </w:r>
          </w:p>
        </w:tc>
        <w:tc>
          <w:tcPr>
            <w:tcW w:w="3960" w:type="dxa"/>
          </w:tcPr>
          <w:p w14:paraId="157D585B" w14:textId="77777777" w:rsidR="00811C7D" w:rsidRDefault="00811C7D" w:rsidP="00811C7D">
            <w:pPr>
              <w:pStyle w:val="CopticVersemulti-line"/>
            </w:pPr>
            <w:r>
              <w:t>Ⲃⲏⲑⲁⲛⲓⲁ̀ ⲛⲉⲙ Ⲃⲏⲉⲑⲫⲁⲅⲓⲁ:</w:t>
            </w:r>
          </w:p>
          <w:p w14:paraId="04B361A5" w14:textId="77777777" w:rsidR="00811C7D" w:rsidRDefault="00811C7D" w:rsidP="00811C7D">
            <w:pPr>
              <w:pStyle w:val="CopticVersemulti-line"/>
            </w:pPr>
            <w:r>
              <w:t>Ϧⲁⲧⲉⲛ ⲡⲓⲧⲱⲟⲩ ⲛ̀ⲧⲉ ⲛⲓϫⲱⲓⲧ:</w:t>
            </w:r>
          </w:p>
          <w:p w14:paraId="70B5AE76" w14:textId="77777777" w:rsidR="00811C7D" w:rsidRDefault="00811C7D" w:rsidP="00811C7D">
            <w:pPr>
              <w:pStyle w:val="CopticVersemulti-line"/>
            </w:pPr>
            <w:r>
              <w:t>ⲉ̀ⲧⲁϥⲟⲩⲱⲣⲡ ⲛ̀ⲛⲉϥⲙⲁⲑⲏⲧⲏⲥ:</w:t>
            </w:r>
          </w:p>
          <w:p w14:paraId="04F2D590" w14:textId="77777777" w:rsidR="00811C7D" w:rsidRDefault="00811C7D" w:rsidP="00811C7D">
            <w:pPr>
              <w:pStyle w:val="CopticHangingVerse"/>
            </w:pPr>
            <w:r>
              <w:t>ⲉ̀ⲃⲟⲗ ⲙ̀ⲙⲁⲩ ⲛ̀ϫⲉ Ⲡⲭ̄ⲥ̄.</w:t>
            </w:r>
          </w:p>
        </w:tc>
      </w:tr>
      <w:tr w:rsidR="00811C7D" w14:paraId="5526D462" w14:textId="77777777" w:rsidTr="00FA139D">
        <w:trPr>
          <w:cantSplit/>
          <w:jc w:val="center"/>
        </w:trPr>
        <w:tc>
          <w:tcPr>
            <w:tcW w:w="288" w:type="dxa"/>
          </w:tcPr>
          <w:p w14:paraId="232712A4" w14:textId="77777777" w:rsidR="00811C7D" w:rsidRDefault="00811C7D" w:rsidP="00FA139D">
            <w:pPr>
              <w:pStyle w:val="CopticCross"/>
            </w:pPr>
          </w:p>
        </w:tc>
        <w:tc>
          <w:tcPr>
            <w:tcW w:w="3960" w:type="dxa"/>
          </w:tcPr>
          <w:p w14:paraId="2D02EB21" w14:textId="77777777" w:rsidR="00811C7D" w:rsidRDefault="00811C7D" w:rsidP="00811C7D">
            <w:pPr>
              <w:pStyle w:val="EngHang"/>
            </w:pPr>
            <w:r>
              <w:t>They untied the donkey and the cold,</w:t>
            </w:r>
          </w:p>
          <w:p w14:paraId="64032AC0" w14:textId="77777777" w:rsidR="00811C7D" w:rsidRDefault="00811C7D" w:rsidP="00811C7D">
            <w:pPr>
              <w:pStyle w:val="EngHang"/>
            </w:pPr>
            <w:r>
              <w:t>And brought them to Him,</w:t>
            </w:r>
          </w:p>
          <w:p w14:paraId="688BF8D1" w14:textId="77777777" w:rsidR="00811C7D" w:rsidRDefault="00811C7D" w:rsidP="00811C7D">
            <w:pPr>
              <w:pStyle w:val="EngHang"/>
            </w:pPr>
            <w:r>
              <w:t>And put their cloths on them,</w:t>
            </w:r>
          </w:p>
          <w:p w14:paraId="5CD5476F" w14:textId="77777777" w:rsidR="00811C7D" w:rsidRDefault="00811C7D" w:rsidP="00811C7D">
            <w:pPr>
              <w:pStyle w:val="EngHangEnd"/>
            </w:pPr>
            <w:r>
              <w:t>And set Him upon them.</w:t>
            </w:r>
          </w:p>
        </w:tc>
        <w:tc>
          <w:tcPr>
            <w:tcW w:w="288" w:type="dxa"/>
          </w:tcPr>
          <w:p w14:paraId="7D226189" w14:textId="77777777" w:rsidR="00811C7D" w:rsidRDefault="00811C7D" w:rsidP="00FA139D"/>
        </w:tc>
        <w:tc>
          <w:tcPr>
            <w:tcW w:w="288" w:type="dxa"/>
          </w:tcPr>
          <w:p w14:paraId="2B04BA69" w14:textId="77777777" w:rsidR="00811C7D" w:rsidRDefault="00811C7D" w:rsidP="00FA139D">
            <w:pPr>
              <w:pStyle w:val="CopticCross"/>
            </w:pPr>
          </w:p>
        </w:tc>
        <w:tc>
          <w:tcPr>
            <w:tcW w:w="3960" w:type="dxa"/>
          </w:tcPr>
          <w:p w14:paraId="6F700883" w14:textId="77777777" w:rsidR="00811C7D" w:rsidRDefault="00811C7D" w:rsidP="00811C7D">
            <w:pPr>
              <w:pStyle w:val="CopticVersemulti-line"/>
            </w:pPr>
            <w:r>
              <w:t>Ⲁⲩⲃⲱⲗ ⲉ̀ⲃⲟⲗ ⲛ̀ϯⲉ̀ⲱ̀:</w:t>
            </w:r>
          </w:p>
          <w:p w14:paraId="38037689" w14:textId="77777777" w:rsidR="00811C7D" w:rsidRDefault="00811C7D" w:rsidP="00811C7D">
            <w:pPr>
              <w:pStyle w:val="CopticVersemulti-line"/>
            </w:pPr>
            <w:r>
              <w:t>ⲛⲉⲙ ⲡⲓⲥⲏϫ ⲁⲩⲉⲛⲟⲩ ⲛⲁϥ:</w:t>
            </w:r>
          </w:p>
          <w:p w14:paraId="77E743CD" w14:textId="77777777" w:rsidR="00811C7D" w:rsidRDefault="00811C7D" w:rsidP="00811C7D">
            <w:pPr>
              <w:pStyle w:val="CopticVersemulti-line"/>
            </w:pPr>
            <w:r>
              <w:t>ⲁⲩⲫⲱⲣϣ ⲛ̀ⲛⲟⲩϩ̀ⲃⲱⲥ ⲉ̀ϫⲱⲟⲩ:</w:t>
            </w:r>
          </w:p>
          <w:p w14:paraId="7E210E19" w14:textId="77777777" w:rsidR="00811C7D" w:rsidRDefault="00811C7D" w:rsidP="00811C7D">
            <w:pPr>
              <w:pStyle w:val="CopticHangingVerse"/>
            </w:pPr>
            <w:r>
              <w:t>ⲁϥϩⲉⲙⲥⲓ ⲥⲁⲡ̀ϣⲱⲓ ⲙ̀ⲙⲱⲟⲩ.</w:t>
            </w:r>
          </w:p>
        </w:tc>
      </w:tr>
      <w:tr w:rsidR="00811C7D" w14:paraId="51F8B2AB" w14:textId="77777777" w:rsidTr="00FA139D">
        <w:trPr>
          <w:cantSplit/>
          <w:jc w:val="center"/>
        </w:trPr>
        <w:tc>
          <w:tcPr>
            <w:tcW w:w="288" w:type="dxa"/>
          </w:tcPr>
          <w:p w14:paraId="4DAEA4D1" w14:textId="77777777" w:rsidR="00811C7D" w:rsidRDefault="00811C7D" w:rsidP="00FA139D">
            <w:pPr>
              <w:pStyle w:val="CopticCross"/>
            </w:pPr>
            <w:r w:rsidRPr="00FB5ACB">
              <w:t>¿</w:t>
            </w:r>
          </w:p>
        </w:tc>
        <w:tc>
          <w:tcPr>
            <w:tcW w:w="3960" w:type="dxa"/>
          </w:tcPr>
          <w:p w14:paraId="3FF5D160" w14:textId="77777777" w:rsidR="00811C7D" w:rsidRDefault="00811C7D" w:rsidP="00811C7D">
            <w:pPr>
              <w:pStyle w:val="EngHang"/>
            </w:pPr>
            <w:r>
              <w:t>When Christ neared Jerusalem,</w:t>
            </w:r>
          </w:p>
          <w:p w14:paraId="546E157C" w14:textId="77777777" w:rsidR="00811C7D" w:rsidRDefault="00811C7D" w:rsidP="00811C7D">
            <w:pPr>
              <w:pStyle w:val="EngHang"/>
            </w:pPr>
            <w:r>
              <w:t>The multitudes and the disciples</w:t>
            </w:r>
          </w:p>
          <w:p w14:paraId="1E3B0613" w14:textId="77777777" w:rsidR="00811C7D" w:rsidRDefault="00811C7D" w:rsidP="00811C7D">
            <w:pPr>
              <w:pStyle w:val="EngHang"/>
            </w:pPr>
            <w:r>
              <w:t>Rejoiced and praised God for</w:t>
            </w:r>
          </w:p>
          <w:p w14:paraId="5964BA14" w14:textId="77777777" w:rsidR="00811C7D" w:rsidRDefault="00811C7D" w:rsidP="00811C7D">
            <w:pPr>
              <w:pStyle w:val="EngHangEnd"/>
            </w:pPr>
            <w:r>
              <w:t>All the mighty works that they had seen.</w:t>
            </w:r>
          </w:p>
        </w:tc>
        <w:tc>
          <w:tcPr>
            <w:tcW w:w="288" w:type="dxa"/>
          </w:tcPr>
          <w:p w14:paraId="08436D6E" w14:textId="77777777" w:rsidR="00811C7D" w:rsidRDefault="00811C7D" w:rsidP="00FA139D"/>
        </w:tc>
        <w:tc>
          <w:tcPr>
            <w:tcW w:w="288" w:type="dxa"/>
          </w:tcPr>
          <w:p w14:paraId="1DC9D879" w14:textId="77777777" w:rsidR="00811C7D" w:rsidRDefault="00811C7D" w:rsidP="00FA139D">
            <w:pPr>
              <w:pStyle w:val="CopticCross"/>
            </w:pPr>
            <w:r w:rsidRPr="00FB5ACB">
              <w:t>¿</w:t>
            </w:r>
          </w:p>
        </w:tc>
        <w:tc>
          <w:tcPr>
            <w:tcW w:w="3960" w:type="dxa"/>
          </w:tcPr>
          <w:p w14:paraId="638266AF" w14:textId="77777777" w:rsidR="00811C7D" w:rsidRDefault="00811C7D" w:rsidP="00811C7D">
            <w:pPr>
              <w:pStyle w:val="CopticVersemulti-line"/>
            </w:pPr>
            <w:r>
              <w:t>Ⲉⲧⲁϥϧⲱⲛⲧ ⲛ̀ϫⲉ Ⲡⲭ̄ⲥ̄:</w:t>
            </w:r>
          </w:p>
          <w:p w14:paraId="1CAA216A" w14:textId="77777777" w:rsidR="00811C7D" w:rsidRDefault="00811C7D" w:rsidP="00811C7D">
            <w:pPr>
              <w:pStyle w:val="CopticVersemulti-line"/>
            </w:pPr>
            <w:r>
              <w:t>ⲉ̀ⲛⲓⲥⲁ ⲛ̀ⲧⲉ Ⲓⲉⲣⲟⲩⲥⲁⲗⲏⲙ:</w:t>
            </w:r>
          </w:p>
          <w:p w14:paraId="45D0B12E" w14:textId="77777777" w:rsidR="00811C7D" w:rsidRDefault="00811C7D" w:rsidP="00811C7D">
            <w:pPr>
              <w:pStyle w:val="CopticVersemulti-line"/>
            </w:pPr>
            <w:r>
              <w:t>ⲁⲩⲣⲁϣⲓ ⲛ̀ϫⲉ ⲛⲓⲙⲏϣ ⲛⲉⲙ ⲛⲓⲙⲁⲑⲏⲧⲏⲥ:</w:t>
            </w:r>
          </w:p>
          <w:p w14:paraId="722A0B19" w14:textId="77777777" w:rsidR="00811C7D" w:rsidRDefault="00811C7D" w:rsidP="00811C7D">
            <w:pPr>
              <w:pStyle w:val="CopticHangingVerse"/>
            </w:pPr>
            <w:r>
              <w:t>ⲉⲑⲃⲉ ⲛⲓϫⲟⲙ ⲉ̀ⲧⲁⲩⲛⲁⲩ ⲉ̀ⲣⲱⲟⲩ.</w:t>
            </w:r>
          </w:p>
        </w:tc>
      </w:tr>
      <w:tr w:rsidR="00811C7D" w14:paraId="4D1DFB67" w14:textId="77777777" w:rsidTr="00FA139D">
        <w:trPr>
          <w:cantSplit/>
          <w:jc w:val="center"/>
        </w:trPr>
        <w:tc>
          <w:tcPr>
            <w:tcW w:w="288" w:type="dxa"/>
          </w:tcPr>
          <w:p w14:paraId="4CEB3C3D" w14:textId="77777777" w:rsidR="00811C7D" w:rsidRDefault="00811C7D" w:rsidP="00FA139D">
            <w:pPr>
              <w:pStyle w:val="CopticCross"/>
            </w:pPr>
          </w:p>
        </w:tc>
        <w:tc>
          <w:tcPr>
            <w:tcW w:w="3960" w:type="dxa"/>
          </w:tcPr>
          <w:p w14:paraId="7772BC22" w14:textId="77777777" w:rsidR="00811C7D" w:rsidRDefault="00811C7D" w:rsidP="00811C7D">
            <w:pPr>
              <w:pStyle w:val="EngHang"/>
            </w:pPr>
            <w:r>
              <w:t>The children of the Hebrews</w:t>
            </w:r>
          </w:p>
          <w:p w14:paraId="07A86B9A" w14:textId="77777777" w:rsidR="00811C7D" w:rsidRDefault="00811C7D" w:rsidP="00811C7D">
            <w:pPr>
              <w:pStyle w:val="EngHang"/>
            </w:pPr>
            <w:r>
              <w:t>Proclaimed the heavenly praise,</w:t>
            </w:r>
          </w:p>
          <w:p w14:paraId="6334A12D" w14:textId="77777777" w:rsidR="00811C7D" w:rsidRDefault="00811C7D" w:rsidP="00811C7D">
            <w:pPr>
              <w:pStyle w:val="EngHang"/>
            </w:pPr>
            <w:r>
              <w:t>“Hosanna in the highest!</w:t>
            </w:r>
          </w:p>
          <w:p w14:paraId="751817F5" w14:textId="77777777" w:rsidR="00811C7D" w:rsidRPr="00074078" w:rsidRDefault="00811C7D" w:rsidP="00811C7D">
            <w:pPr>
              <w:pStyle w:val="EngHangEnd"/>
            </w:pPr>
            <w:r>
              <w:t>This is the King of Israel!”</w:t>
            </w:r>
          </w:p>
        </w:tc>
        <w:tc>
          <w:tcPr>
            <w:tcW w:w="288" w:type="dxa"/>
          </w:tcPr>
          <w:p w14:paraId="385BFF53" w14:textId="77777777" w:rsidR="00811C7D" w:rsidRDefault="00811C7D" w:rsidP="00FA139D"/>
        </w:tc>
        <w:tc>
          <w:tcPr>
            <w:tcW w:w="288" w:type="dxa"/>
          </w:tcPr>
          <w:p w14:paraId="3C5EED97" w14:textId="77777777" w:rsidR="00811C7D" w:rsidRDefault="00811C7D" w:rsidP="00FA139D">
            <w:pPr>
              <w:pStyle w:val="CopticCross"/>
            </w:pPr>
          </w:p>
        </w:tc>
        <w:tc>
          <w:tcPr>
            <w:tcW w:w="3960" w:type="dxa"/>
          </w:tcPr>
          <w:p w14:paraId="20CD9CEA" w14:textId="77777777" w:rsidR="00811C7D" w:rsidRDefault="00811C7D" w:rsidP="00811C7D">
            <w:pPr>
              <w:pStyle w:val="CopticVersemulti-line"/>
            </w:pPr>
            <w:r>
              <w:t>Ⲛⲓⲁ̀ⲗⲱⲟⲩⲓ̀ ⲛ̀ⲧⲉ ⲛⲓϩⲉⲃⲣⲉⲟⲥ:</w:t>
            </w:r>
          </w:p>
          <w:p w14:paraId="0B09756F" w14:textId="77777777" w:rsidR="00811C7D" w:rsidRDefault="00811C7D" w:rsidP="00811C7D">
            <w:pPr>
              <w:pStyle w:val="CopticVersemulti-line"/>
            </w:pPr>
            <w:r>
              <w:t>ⲁⲩϫⲱ ⲙ̀ⲡⲓϩⲩⲙⲛⲟⲥ ⲛ̀ⲧⲉ ⲧ̀ⲫⲉ:</w:t>
            </w:r>
          </w:p>
          <w:p w14:paraId="04EACE30" w14:textId="77777777" w:rsidR="00811C7D" w:rsidRDefault="00811C7D" w:rsidP="00811C7D">
            <w:pPr>
              <w:pStyle w:val="CopticVersemulti-line"/>
            </w:pPr>
            <w:r>
              <w:t>ϫⲉ Ⲱⲥⲁⲛⲛⲁ ϧⲉⲛ ⲛⲏⲉⲧϭⲟⲥⲓ:</w:t>
            </w:r>
          </w:p>
          <w:p w14:paraId="3EF4B704" w14:textId="77777777" w:rsidR="00811C7D" w:rsidRDefault="00811C7D" w:rsidP="00811C7D">
            <w:pPr>
              <w:pStyle w:val="CopticHangingVerse"/>
            </w:pPr>
            <w:r>
              <w:t>ⲫⲁⲓ ⲡⲉ ⲡ̀ⲟⲩⲣⲟ ⲙ̀Ⲡⲓⲥ̀ⲣⲁⲏⲗ.</w:t>
            </w:r>
          </w:p>
        </w:tc>
      </w:tr>
      <w:tr w:rsidR="00811C7D" w14:paraId="7AD7DE2A" w14:textId="77777777" w:rsidTr="00FA139D">
        <w:trPr>
          <w:cantSplit/>
          <w:jc w:val="center"/>
        </w:trPr>
        <w:tc>
          <w:tcPr>
            <w:tcW w:w="288" w:type="dxa"/>
          </w:tcPr>
          <w:p w14:paraId="12428E4A" w14:textId="77777777" w:rsidR="00811C7D" w:rsidRDefault="00811C7D" w:rsidP="00FA139D">
            <w:pPr>
              <w:pStyle w:val="CopticCross"/>
            </w:pPr>
            <w:r w:rsidRPr="00FB5ACB">
              <w:t>¿</w:t>
            </w:r>
          </w:p>
        </w:tc>
        <w:tc>
          <w:tcPr>
            <w:tcW w:w="3960" w:type="dxa"/>
          </w:tcPr>
          <w:p w14:paraId="1E5967A1" w14:textId="77777777" w:rsidR="00811C7D" w:rsidRPr="00811C7D" w:rsidRDefault="00811C7D" w:rsidP="00811C7D">
            <w:pPr>
              <w:pStyle w:val="EngHang"/>
              <w:rPr>
                <w:color w:val="7F7F7F" w:themeColor="text1" w:themeTint="80"/>
              </w:rPr>
            </w:pPr>
            <w:r w:rsidRPr="00811C7D">
              <w:rPr>
                <w:color w:val="7F7F7F" w:themeColor="text1" w:themeTint="80"/>
              </w:rPr>
              <w:t>Likewise, the Gospels</w:t>
            </w:r>
          </w:p>
          <w:p w14:paraId="66E94E8C" w14:textId="77777777" w:rsidR="00811C7D" w:rsidRPr="00811C7D" w:rsidRDefault="00811C7D" w:rsidP="00811C7D">
            <w:pPr>
              <w:pStyle w:val="EngHang"/>
              <w:rPr>
                <w:color w:val="7F7F7F" w:themeColor="text1" w:themeTint="80"/>
              </w:rPr>
            </w:pPr>
            <w:r w:rsidRPr="00811C7D">
              <w:rPr>
                <w:color w:val="7F7F7F" w:themeColor="text1" w:themeTint="80"/>
              </w:rPr>
              <w:t>Witness, saying,</w:t>
            </w:r>
          </w:p>
          <w:p w14:paraId="1F774081" w14:textId="77777777" w:rsidR="00811C7D" w:rsidRPr="00811C7D" w:rsidRDefault="00811C7D" w:rsidP="00811C7D">
            <w:pPr>
              <w:pStyle w:val="EngHang"/>
              <w:rPr>
                <w:color w:val="7F7F7F" w:themeColor="text1" w:themeTint="80"/>
              </w:rPr>
            </w:pPr>
            <w:r w:rsidRPr="00811C7D">
              <w:rPr>
                <w:color w:val="7F7F7F" w:themeColor="text1" w:themeTint="80"/>
              </w:rPr>
              <w:t>“He mounted a donkey,”</w:t>
            </w:r>
          </w:p>
          <w:p w14:paraId="3CF26111" w14:textId="77777777" w:rsidR="00811C7D" w:rsidRPr="00811C7D" w:rsidRDefault="00811C7D" w:rsidP="00811C7D">
            <w:pPr>
              <w:pStyle w:val="EngHangEnd"/>
              <w:rPr>
                <w:color w:val="7F7F7F" w:themeColor="text1" w:themeTint="80"/>
              </w:rPr>
            </w:pPr>
            <w:r w:rsidRPr="00811C7D">
              <w:rPr>
                <w:color w:val="7F7F7F" w:themeColor="text1" w:themeTint="80"/>
              </w:rPr>
              <w:t>A symbol of the Cherubim.</w:t>
            </w:r>
          </w:p>
        </w:tc>
        <w:tc>
          <w:tcPr>
            <w:tcW w:w="288" w:type="dxa"/>
          </w:tcPr>
          <w:p w14:paraId="3982989A" w14:textId="77777777" w:rsidR="00811C7D" w:rsidRDefault="00811C7D" w:rsidP="00FA139D"/>
        </w:tc>
        <w:tc>
          <w:tcPr>
            <w:tcW w:w="288" w:type="dxa"/>
          </w:tcPr>
          <w:p w14:paraId="62251419" w14:textId="77777777" w:rsidR="00811C7D" w:rsidRDefault="00811C7D" w:rsidP="00FA139D">
            <w:pPr>
              <w:pStyle w:val="CopticCross"/>
            </w:pPr>
            <w:r w:rsidRPr="00FB5ACB">
              <w:t>¿</w:t>
            </w:r>
          </w:p>
        </w:tc>
        <w:tc>
          <w:tcPr>
            <w:tcW w:w="3960" w:type="dxa"/>
          </w:tcPr>
          <w:p w14:paraId="43810036" w14:textId="77777777" w:rsidR="00811C7D" w:rsidRDefault="00811C7D" w:rsidP="00811C7D">
            <w:pPr>
              <w:pStyle w:val="CopticVersemulti-line"/>
            </w:pPr>
            <w:r>
              <w:t>Ⲛⲓⲉⲩⲁⲅⲅⲉⲗⲓⲟⲛ ⲁⲩⲉⲣⲙⲉⲑⲣⲉ:</w:t>
            </w:r>
          </w:p>
          <w:p w14:paraId="46F1FE7E" w14:textId="77777777" w:rsidR="00811C7D" w:rsidRDefault="00811C7D" w:rsidP="00811C7D">
            <w:pPr>
              <w:pStyle w:val="CopticVersemulti-line"/>
            </w:pPr>
            <w:r>
              <w:t>ⲉⲩϫⲱ ⲙ̀ⲙⲟⲥ ⲙ̀ⲡⲁⲓⲣⲏϯ:</w:t>
            </w:r>
          </w:p>
          <w:p w14:paraId="4CBD10AC" w14:textId="77777777" w:rsidR="00811C7D" w:rsidRDefault="00811C7D" w:rsidP="00811C7D">
            <w:pPr>
              <w:pStyle w:val="CopticVersemulti-line"/>
            </w:pPr>
            <w:r>
              <w:t>ϫⲉ ⲁϥⲧⲁⲗⲟϥ ⲉ̀ⲟⲩⲉ̀ⲱ̀:</w:t>
            </w:r>
          </w:p>
          <w:p w14:paraId="0C357BB7" w14:textId="77777777" w:rsidR="00811C7D" w:rsidRDefault="00811C7D" w:rsidP="00811C7D">
            <w:pPr>
              <w:pStyle w:val="CopticHangingVerse"/>
            </w:pPr>
            <w:r>
              <w:t>ⲕⲁⲧⲁ ⲡ̀ⲧⲩⲡⲟⲥ ⲛ̀Ⲛⲓⲭⲉⲣⲟⲩⲃⲓⲙ.</w:t>
            </w:r>
          </w:p>
        </w:tc>
      </w:tr>
      <w:tr w:rsidR="00811C7D" w14:paraId="7792AF34" w14:textId="77777777" w:rsidTr="00FA139D">
        <w:trPr>
          <w:cantSplit/>
          <w:jc w:val="center"/>
        </w:trPr>
        <w:tc>
          <w:tcPr>
            <w:tcW w:w="288" w:type="dxa"/>
          </w:tcPr>
          <w:p w14:paraId="4672E46C" w14:textId="77777777" w:rsidR="00811C7D" w:rsidRDefault="00811C7D" w:rsidP="00FA139D">
            <w:pPr>
              <w:pStyle w:val="CopticCross"/>
            </w:pPr>
          </w:p>
        </w:tc>
        <w:tc>
          <w:tcPr>
            <w:tcW w:w="3960" w:type="dxa"/>
          </w:tcPr>
          <w:p w14:paraId="40B1E41E" w14:textId="77777777" w:rsidR="00811C7D" w:rsidRPr="00811C7D" w:rsidRDefault="00811C7D" w:rsidP="00811C7D">
            <w:pPr>
              <w:pStyle w:val="EngHang"/>
              <w:rPr>
                <w:color w:val="7F7F7F" w:themeColor="text1" w:themeTint="80"/>
              </w:rPr>
            </w:pPr>
            <w:r w:rsidRPr="00811C7D">
              <w:rPr>
                <w:color w:val="7F7F7F" w:themeColor="text1" w:themeTint="80"/>
              </w:rPr>
              <w:t>The godly scholars of the Church,</w:t>
            </w:r>
          </w:p>
          <w:p w14:paraId="0389276C" w14:textId="77777777" w:rsidR="00811C7D" w:rsidRPr="00811C7D" w:rsidRDefault="00811C7D" w:rsidP="00811C7D">
            <w:pPr>
              <w:pStyle w:val="EngHang"/>
              <w:rPr>
                <w:color w:val="7F7F7F" w:themeColor="text1" w:themeTint="80"/>
              </w:rPr>
            </w:pPr>
            <w:r w:rsidRPr="00811C7D">
              <w:rPr>
                <w:color w:val="7F7F7F" w:themeColor="text1" w:themeTint="80"/>
              </w:rPr>
              <w:t>Cried out, saying,</w:t>
            </w:r>
          </w:p>
          <w:p w14:paraId="3FBA0984" w14:textId="77777777" w:rsidR="00811C7D" w:rsidRPr="00811C7D" w:rsidRDefault="00811C7D" w:rsidP="00811C7D">
            <w:pPr>
              <w:pStyle w:val="EngHang"/>
              <w:rPr>
                <w:color w:val="7F7F7F" w:themeColor="text1" w:themeTint="80"/>
              </w:rPr>
            </w:pPr>
            <w:r w:rsidRPr="00811C7D">
              <w:rPr>
                <w:color w:val="7F7F7F" w:themeColor="text1" w:themeTint="80"/>
              </w:rPr>
              <w:t>“Blessed be the Lord Jesus Christ</w:t>
            </w:r>
          </w:p>
          <w:p w14:paraId="5F0BD808" w14:textId="77777777" w:rsidR="00811C7D" w:rsidRPr="00811C7D" w:rsidRDefault="00811C7D" w:rsidP="00811C7D">
            <w:pPr>
              <w:pStyle w:val="EngHangEnd"/>
              <w:rPr>
                <w:color w:val="7F7F7F" w:themeColor="text1" w:themeTint="80"/>
              </w:rPr>
            </w:pPr>
            <w:r w:rsidRPr="00811C7D">
              <w:rPr>
                <w:color w:val="7F7F7F" w:themeColor="text1" w:themeTint="80"/>
              </w:rPr>
              <w:t>Who came and saved us!”</w:t>
            </w:r>
          </w:p>
        </w:tc>
        <w:tc>
          <w:tcPr>
            <w:tcW w:w="288" w:type="dxa"/>
          </w:tcPr>
          <w:p w14:paraId="646B84E5" w14:textId="77777777" w:rsidR="00811C7D" w:rsidRDefault="00811C7D" w:rsidP="00FA139D"/>
        </w:tc>
        <w:tc>
          <w:tcPr>
            <w:tcW w:w="288" w:type="dxa"/>
          </w:tcPr>
          <w:p w14:paraId="0BD624CE" w14:textId="77777777" w:rsidR="00811C7D" w:rsidRDefault="00811C7D" w:rsidP="00FA139D">
            <w:pPr>
              <w:pStyle w:val="CopticCross"/>
            </w:pPr>
          </w:p>
        </w:tc>
        <w:tc>
          <w:tcPr>
            <w:tcW w:w="3960" w:type="dxa"/>
          </w:tcPr>
          <w:p w14:paraId="314E9D9F" w14:textId="77777777" w:rsidR="00811C7D" w:rsidRDefault="00811C7D" w:rsidP="00811C7D">
            <w:pPr>
              <w:pStyle w:val="CopticVersemulti-line"/>
            </w:pPr>
            <w:r>
              <w:t>Ⲛⲓⲥⲁϧ ⲇⲉ ϩⲱⲟⲩⲧ</w:t>
            </w:r>
            <w:r>
              <w:rPr>
                <w:rStyle w:val="FootnoteReference"/>
              </w:rPr>
              <w:footnoteReference w:id="990"/>
            </w:r>
            <w:r>
              <w:t xml:space="preserve"> ⲛ̀ⲧⲉ ϯⲉⲕⲕ̀ⲗⲏⲥⲓⲁ̀:</w:t>
            </w:r>
          </w:p>
          <w:p w14:paraId="3001ABBD" w14:textId="77777777" w:rsidR="00811C7D" w:rsidRDefault="00811C7D" w:rsidP="00811C7D">
            <w:pPr>
              <w:pStyle w:val="CopticVersemulti-line"/>
            </w:pPr>
            <w:r>
              <w:t>ⲁⲩⲱϣ ⲉ̀ⲃⲟⲗ ⲉⲩϫⲱ ⲙ̀ⲙⲟⲥ:</w:t>
            </w:r>
          </w:p>
          <w:p w14:paraId="4B26365E" w14:textId="77777777" w:rsidR="00811C7D" w:rsidRDefault="00811C7D" w:rsidP="00811C7D">
            <w:pPr>
              <w:pStyle w:val="CopticVersemulti-line"/>
            </w:pPr>
            <w:r>
              <w:t>ϫⲉ ϥ̀ⲥ̀ⲙⲁⲣⲱⲟⲩⲧ ⲛ̀ϫⲉ Ⲡⲟ̄ⲥ̄ Ⲓⲏ̄ⲥ̄:</w:t>
            </w:r>
          </w:p>
          <w:p w14:paraId="1400A3A5" w14:textId="77777777" w:rsidR="00811C7D" w:rsidRDefault="00811C7D" w:rsidP="00811C7D">
            <w:pPr>
              <w:pStyle w:val="CopticHangingVerse"/>
            </w:pPr>
            <w:r>
              <w:t>ⲫⲏⲉ̀ⲧⲁϥⲓ̀ ⲁϥⲥⲱϯ ⲙ̀ⲙⲟⲛ.</w:t>
            </w:r>
          </w:p>
        </w:tc>
      </w:tr>
      <w:tr w:rsidR="00811C7D" w14:paraId="5F5F0AE8" w14:textId="77777777" w:rsidTr="00FA139D">
        <w:trPr>
          <w:cantSplit/>
          <w:jc w:val="center"/>
        </w:trPr>
        <w:tc>
          <w:tcPr>
            <w:tcW w:w="288" w:type="dxa"/>
          </w:tcPr>
          <w:p w14:paraId="51585BEB" w14:textId="77777777" w:rsidR="00811C7D" w:rsidRDefault="00811C7D" w:rsidP="00FA139D">
            <w:pPr>
              <w:pStyle w:val="CopticCross"/>
            </w:pPr>
            <w:r w:rsidRPr="00FB5ACB">
              <w:t>¿</w:t>
            </w:r>
          </w:p>
        </w:tc>
        <w:tc>
          <w:tcPr>
            <w:tcW w:w="3960" w:type="dxa"/>
          </w:tcPr>
          <w:p w14:paraId="45CB344A" w14:textId="77777777" w:rsidR="00811C7D" w:rsidRDefault="00811C7D" w:rsidP="00811C7D">
            <w:pPr>
              <w:pStyle w:val="EngHang"/>
            </w:pPr>
            <w:r>
              <w:t>We too praise Him, saying,</w:t>
            </w:r>
          </w:p>
          <w:p w14:paraId="1FA1E6A2" w14:textId="77777777" w:rsidR="00811C7D" w:rsidRDefault="00811C7D" w:rsidP="00811C7D">
            <w:pPr>
              <w:pStyle w:val="EngHang"/>
            </w:pPr>
            <w:r>
              <w:t>With the blessed children,</w:t>
            </w:r>
          </w:p>
          <w:p w14:paraId="21198FF9" w14:textId="77777777" w:rsidR="00811C7D" w:rsidRDefault="00811C7D" w:rsidP="00811C7D">
            <w:pPr>
              <w:pStyle w:val="EngHang"/>
            </w:pPr>
            <w:r>
              <w:t>Who were taught by the Holy Spirit,</w:t>
            </w:r>
          </w:p>
          <w:p w14:paraId="6CB502FE" w14:textId="77777777" w:rsidR="00811C7D" w:rsidRDefault="00811C7D" w:rsidP="00811C7D">
            <w:pPr>
              <w:pStyle w:val="EngHangEnd"/>
            </w:pPr>
            <w:r>
              <w:t>“Hosanna to the Son of David.”</w:t>
            </w:r>
          </w:p>
        </w:tc>
        <w:tc>
          <w:tcPr>
            <w:tcW w:w="288" w:type="dxa"/>
          </w:tcPr>
          <w:p w14:paraId="7740CBAC" w14:textId="77777777" w:rsidR="00811C7D" w:rsidRDefault="00811C7D" w:rsidP="00FA139D"/>
        </w:tc>
        <w:tc>
          <w:tcPr>
            <w:tcW w:w="288" w:type="dxa"/>
          </w:tcPr>
          <w:p w14:paraId="0BD27A00" w14:textId="77777777" w:rsidR="00811C7D" w:rsidRDefault="00811C7D" w:rsidP="00FA139D">
            <w:pPr>
              <w:pStyle w:val="CopticCross"/>
            </w:pPr>
            <w:r w:rsidRPr="00FB5ACB">
              <w:t>¿</w:t>
            </w:r>
          </w:p>
        </w:tc>
        <w:tc>
          <w:tcPr>
            <w:tcW w:w="3960" w:type="dxa"/>
          </w:tcPr>
          <w:p w14:paraId="249F16DC" w14:textId="77777777" w:rsidR="00811C7D" w:rsidRDefault="00811C7D" w:rsidP="00811C7D">
            <w:pPr>
              <w:pStyle w:val="CopticVersemulti-line"/>
            </w:pPr>
            <w:r>
              <w:t>Ⲁⲛⲟⲛ ⲇⲉ ϩⲱⲛ ⲧⲉⲛϩⲱⲥ ⲉ̀ⲣⲟϥ:</w:t>
            </w:r>
          </w:p>
          <w:p w14:paraId="063CCCFE" w14:textId="77777777" w:rsidR="00811C7D" w:rsidRDefault="00811C7D" w:rsidP="00811C7D">
            <w:pPr>
              <w:pStyle w:val="CopticVersemulti-line"/>
            </w:pPr>
            <w:r>
              <w:t>ⲛⲉⲙ ⲛⲓⲁ̀ⲗⲱⲟⲩⲓ̀ ⲉⲧⲥ̀ⲙⲁⲣⲱⲟⲩⲧ:</w:t>
            </w:r>
          </w:p>
          <w:p w14:paraId="6590E24B" w14:textId="77777777" w:rsidR="00811C7D" w:rsidRDefault="00811C7D" w:rsidP="00811C7D">
            <w:pPr>
              <w:pStyle w:val="CopticVersemulti-line"/>
            </w:pPr>
            <w:r w:rsidRPr="00811C7D">
              <w:t>ⲉ̀ⲧⲁⲩⲧ̀ⲥⲁⲃⲱⲟⲩ</w:t>
            </w:r>
            <w:r>
              <w:t xml:space="preserve"> ϧⲉⲛ Ⲡⲓⲡ̄ⲛ̄ⲁ̄ ⲉ̄ⲑ̄ⲩ̄:</w:t>
            </w:r>
          </w:p>
          <w:p w14:paraId="02465607" w14:textId="77777777" w:rsidR="00811C7D" w:rsidRDefault="00811C7D" w:rsidP="00811C7D">
            <w:pPr>
              <w:pStyle w:val="CopticHangingVerse"/>
            </w:pPr>
            <w:r>
              <w:t xml:space="preserve">ϫⲉ Ⲱⲥⲁⲛⲛⲁ Ⲡϣⲏⲣⲓ ⲛ̀Ⲇⲁⲩⲓⲇ. </w:t>
            </w:r>
          </w:p>
        </w:tc>
      </w:tr>
      <w:tr w:rsidR="00811C7D" w14:paraId="3AE21F5E" w14:textId="77777777" w:rsidTr="00FA139D">
        <w:trPr>
          <w:cantSplit/>
          <w:jc w:val="center"/>
        </w:trPr>
        <w:tc>
          <w:tcPr>
            <w:tcW w:w="288" w:type="dxa"/>
          </w:tcPr>
          <w:p w14:paraId="5C32413F" w14:textId="77777777" w:rsidR="00811C7D" w:rsidRPr="00FB5ACB" w:rsidRDefault="00811C7D" w:rsidP="00FA139D">
            <w:pPr>
              <w:pStyle w:val="CopticCross"/>
            </w:pPr>
          </w:p>
        </w:tc>
        <w:tc>
          <w:tcPr>
            <w:tcW w:w="3960" w:type="dxa"/>
          </w:tcPr>
          <w:p w14:paraId="0EFDEC00" w14:textId="77777777" w:rsidR="00811C7D" w:rsidRDefault="00811C7D" w:rsidP="00811C7D">
            <w:pPr>
              <w:pStyle w:val="EngHang"/>
            </w:pPr>
            <w:r>
              <w:t>Blessed be He Who comes</w:t>
            </w:r>
          </w:p>
          <w:p w14:paraId="3E5374DF" w14:textId="77777777" w:rsidR="00811C7D" w:rsidRDefault="00811C7D" w:rsidP="00811C7D">
            <w:pPr>
              <w:pStyle w:val="EngHang"/>
            </w:pPr>
            <w:r>
              <w:t>In the Name of the Lord of hosts,</w:t>
            </w:r>
          </w:p>
          <w:p w14:paraId="22B763AF" w14:textId="77777777" w:rsidR="00811C7D" w:rsidRDefault="00811C7D" w:rsidP="00811C7D">
            <w:pPr>
              <w:pStyle w:val="EngHang"/>
            </w:pPr>
            <w:r>
              <w:t>And in His Second coming,</w:t>
            </w:r>
          </w:p>
          <w:p w14:paraId="7077EDCA" w14:textId="77777777" w:rsidR="00811C7D" w:rsidRDefault="00811C7D" w:rsidP="00811C7D">
            <w:pPr>
              <w:pStyle w:val="EngHangEnd"/>
            </w:pPr>
            <w:r>
              <w:t xml:space="preserve">He </w:t>
            </w:r>
            <w:commentRangeStart w:id="1827"/>
            <w:r>
              <w:t xml:space="preserve">is </w:t>
            </w:r>
            <w:commentRangeEnd w:id="1827"/>
            <w:r>
              <w:rPr>
                <w:rStyle w:val="CommentReference"/>
              </w:rPr>
              <w:commentReference w:id="1827"/>
            </w:r>
            <w:r>
              <w:t xml:space="preserve"> exalted forever.</w:t>
            </w:r>
          </w:p>
        </w:tc>
        <w:tc>
          <w:tcPr>
            <w:tcW w:w="288" w:type="dxa"/>
          </w:tcPr>
          <w:p w14:paraId="43EA4795" w14:textId="77777777" w:rsidR="00811C7D" w:rsidRDefault="00811C7D" w:rsidP="00FA139D"/>
        </w:tc>
        <w:tc>
          <w:tcPr>
            <w:tcW w:w="288" w:type="dxa"/>
          </w:tcPr>
          <w:p w14:paraId="0DC8F9DF" w14:textId="77777777" w:rsidR="00811C7D" w:rsidRPr="00FB5ACB" w:rsidRDefault="00811C7D" w:rsidP="00FA139D">
            <w:pPr>
              <w:pStyle w:val="CopticCross"/>
            </w:pPr>
          </w:p>
        </w:tc>
        <w:tc>
          <w:tcPr>
            <w:tcW w:w="3960" w:type="dxa"/>
          </w:tcPr>
          <w:p w14:paraId="72269236" w14:textId="77777777" w:rsidR="00811C7D" w:rsidRDefault="00811C7D" w:rsidP="00811C7D">
            <w:pPr>
              <w:pStyle w:val="CopticVersemulti-line"/>
            </w:pPr>
            <w:r>
              <w:t>Ϥ̀ⲥ̀ⲙⲁⲣⲱⲟⲩⲧ ⲛ̀ϫⲉ ⲫⲏⲉⲑⲛⲏⲟⲩ:</w:t>
            </w:r>
          </w:p>
          <w:p w14:paraId="4CC41648" w14:textId="77777777" w:rsidR="00811C7D" w:rsidRDefault="00811C7D" w:rsidP="00811C7D">
            <w:pPr>
              <w:pStyle w:val="CopticVersemulti-line"/>
            </w:pPr>
            <w:r>
              <w:t>Ϧⲉⲛ ⲫ̀ⲣⲁⲛ ⲙ̀Ⲡⲟ̄ⲥ̄ ⲛ̀ⲧⲉ ⲛⲓϫⲟⲙ:</w:t>
            </w:r>
          </w:p>
          <w:p w14:paraId="19979AF4" w14:textId="77777777" w:rsidR="00811C7D" w:rsidRDefault="00811C7D" w:rsidP="00811C7D">
            <w:pPr>
              <w:pStyle w:val="CopticVersemulti-line"/>
            </w:pPr>
            <w:r>
              <w:t>ⲟⲩⲟϩ ϧⲉⲛ ⲧⲉϥⲙⲁϩⲥ̀ⲛⲟⲩϯ ⲙ̀ⲡⲁⲣⲟⲩⲥⲓⲁ̀:</w:t>
            </w:r>
          </w:p>
          <w:p w14:paraId="68205177" w14:textId="77777777" w:rsidR="00811C7D" w:rsidRDefault="00811C7D" w:rsidP="00811C7D">
            <w:pPr>
              <w:pStyle w:val="CopticHangingVerse"/>
            </w:pPr>
            <w:r>
              <w:t>ϥ̀ⲉⲣϩⲟⲩⲟ̀ ϭⲓⲥⲓ ϣⲁ ⲛⲓⲉ̀ⲛⲉϩ.</w:t>
            </w:r>
          </w:p>
        </w:tc>
      </w:tr>
      <w:tr w:rsidR="00811C7D" w14:paraId="1CBA0411" w14:textId="77777777" w:rsidTr="00FA139D">
        <w:trPr>
          <w:cantSplit/>
          <w:jc w:val="center"/>
        </w:trPr>
        <w:tc>
          <w:tcPr>
            <w:tcW w:w="288" w:type="dxa"/>
          </w:tcPr>
          <w:p w14:paraId="0FDA2A86" w14:textId="77777777" w:rsidR="00811C7D" w:rsidRPr="00FB5ACB" w:rsidRDefault="00811C7D" w:rsidP="00FA139D">
            <w:pPr>
              <w:pStyle w:val="CopticCross"/>
            </w:pPr>
            <w:r w:rsidRPr="00FB5ACB">
              <w:t>¿</w:t>
            </w:r>
          </w:p>
        </w:tc>
        <w:tc>
          <w:tcPr>
            <w:tcW w:w="3960" w:type="dxa"/>
          </w:tcPr>
          <w:p w14:paraId="3F9E1432" w14:textId="77777777" w:rsidR="00811C7D" w:rsidRDefault="00811C7D" w:rsidP="00811C7D">
            <w:pPr>
              <w:pStyle w:val="EngHang"/>
            </w:pPr>
            <w:r>
              <w:t>We praise Him and glorify Him,</w:t>
            </w:r>
          </w:p>
          <w:p w14:paraId="2E79A0E0" w14:textId="77777777" w:rsidR="00811C7D" w:rsidRDefault="00811C7D" w:rsidP="00811C7D">
            <w:pPr>
              <w:pStyle w:val="EngHang"/>
            </w:pPr>
            <w:r>
              <w:t>And exalt Him above all,</w:t>
            </w:r>
          </w:p>
          <w:p w14:paraId="0B1D7BA2" w14:textId="77777777" w:rsidR="00811C7D" w:rsidRDefault="00811C7D" w:rsidP="00811C7D">
            <w:pPr>
              <w:pStyle w:val="EngHang"/>
            </w:pPr>
            <w:r>
              <w:t>As a Good One and a Lover of mankind.</w:t>
            </w:r>
          </w:p>
          <w:p w14:paraId="051CA98E" w14:textId="77777777" w:rsidR="00811C7D" w:rsidRDefault="00811C7D" w:rsidP="00811C7D">
            <w:pPr>
              <w:pStyle w:val="EngHangEnd"/>
            </w:pPr>
            <w:r>
              <w:t>Have mercy on us according to Your great mercy.</w:t>
            </w:r>
          </w:p>
        </w:tc>
        <w:tc>
          <w:tcPr>
            <w:tcW w:w="288" w:type="dxa"/>
          </w:tcPr>
          <w:p w14:paraId="37A16CCD" w14:textId="77777777" w:rsidR="00811C7D" w:rsidRDefault="00811C7D" w:rsidP="00FA139D"/>
        </w:tc>
        <w:tc>
          <w:tcPr>
            <w:tcW w:w="288" w:type="dxa"/>
          </w:tcPr>
          <w:p w14:paraId="46D7C180" w14:textId="77777777" w:rsidR="00811C7D" w:rsidRPr="00FB5ACB" w:rsidRDefault="00811C7D" w:rsidP="00FA139D">
            <w:pPr>
              <w:pStyle w:val="CopticCross"/>
            </w:pPr>
            <w:r w:rsidRPr="00FB5ACB">
              <w:t>¿</w:t>
            </w:r>
          </w:p>
        </w:tc>
        <w:tc>
          <w:tcPr>
            <w:tcW w:w="3960" w:type="dxa"/>
          </w:tcPr>
          <w:p w14:paraId="5E271AD9" w14:textId="77777777" w:rsidR="00811C7D" w:rsidRDefault="00811C7D" w:rsidP="00811C7D">
            <w:pPr>
              <w:pStyle w:val="CopticVersemulti-line"/>
            </w:pPr>
            <w:r>
              <w:t>Ⲧⲉⲛϩⲱⲥ ⲉ̀ⲣⲟϥ ⲧⲉⲛϯⲱ̀ⲟⲩ ⲛⲁϥ:</w:t>
            </w:r>
          </w:p>
          <w:p w14:paraId="1D3DDE63" w14:textId="77777777" w:rsidR="00811C7D" w:rsidRDefault="00811C7D" w:rsidP="00811C7D">
            <w:pPr>
              <w:pStyle w:val="CopticVersemulti-line"/>
            </w:pPr>
            <w:r>
              <w:t>ⲧⲉⲛⲉⲣϩⲟⲩⲟ̀ ϭⲓⲥⲓ ⲙ̀ⲙⲟϥ:</w:t>
            </w:r>
          </w:p>
          <w:p w14:paraId="6989307D" w14:textId="77777777" w:rsidR="00811C7D" w:rsidRDefault="00811C7D" w:rsidP="00811C7D">
            <w:pPr>
              <w:pStyle w:val="CopticVersemulti-line"/>
            </w:pPr>
            <w:r>
              <w:t>ϩⲱⲥ ⲁ̀ⲅⲁⲑⲟⲥ ⲟⲩⲟϩ ⲙ̀ⲙⲁⲓⲣⲱⲙⲓ:</w:t>
            </w:r>
          </w:p>
          <w:p w14:paraId="4F1611E9" w14:textId="77777777" w:rsidR="00811C7D" w:rsidRDefault="00811C7D" w:rsidP="00811C7D">
            <w:pPr>
              <w:pStyle w:val="CopticHangingVerse"/>
            </w:pPr>
            <w:r>
              <w:t>ⲛⲁⲓ ⲛⲁⲛ ⲕⲁⲧⲁ ⲡⲉⲕⲛⲓϣϯ ⲛ̀ⲛⲁⲓ.</w:t>
            </w:r>
          </w:p>
        </w:tc>
      </w:tr>
    </w:tbl>
    <w:p w14:paraId="273AD3A6" w14:textId="77777777" w:rsidR="00A043A7" w:rsidRDefault="00A043A7" w:rsidP="00A043A7">
      <w:pPr>
        <w:pStyle w:val="Heading4"/>
      </w:pPr>
      <w:bookmarkStart w:id="1828" w:name="_Ref434476417"/>
      <w:r>
        <w:t>The Psali Adam</w:t>
      </w:r>
      <w:r w:rsidR="006C1B94">
        <w:t xml:space="preserve"> for Palm Sunday</w:t>
      </w:r>
      <w:bookmarkEnd w:id="1828"/>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043A7" w14:paraId="651FBF06" w14:textId="77777777" w:rsidTr="00A043A7">
        <w:trPr>
          <w:cantSplit/>
          <w:jc w:val="center"/>
        </w:trPr>
        <w:tc>
          <w:tcPr>
            <w:tcW w:w="288" w:type="dxa"/>
          </w:tcPr>
          <w:p w14:paraId="16D6481F" w14:textId="77777777" w:rsidR="00A043A7" w:rsidRDefault="00A043A7" w:rsidP="00A043A7">
            <w:pPr>
              <w:pStyle w:val="CopticCross"/>
            </w:pPr>
          </w:p>
        </w:tc>
        <w:tc>
          <w:tcPr>
            <w:tcW w:w="3960" w:type="dxa"/>
          </w:tcPr>
          <w:p w14:paraId="3599854F" w14:textId="77777777" w:rsidR="00A043A7" w:rsidRDefault="00A043A7" w:rsidP="009A461A">
            <w:pPr>
              <w:pStyle w:val="EngHang"/>
            </w:pPr>
            <w:r>
              <w:t>Sound today</w:t>
            </w:r>
          </w:p>
          <w:p w14:paraId="5D9BFC71" w14:textId="77777777" w:rsidR="00A043A7" w:rsidRDefault="00A043A7" w:rsidP="009A461A">
            <w:pPr>
              <w:pStyle w:val="EngHang"/>
            </w:pPr>
            <w:r>
              <w:t>With the trumpet,</w:t>
            </w:r>
          </w:p>
          <w:p w14:paraId="44306599" w14:textId="77777777" w:rsidR="00A043A7" w:rsidRDefault="00A043A7" w:rsidP="009A461A">
            <w:pPr>
              <w:pStyle w:val="EngHang"/>
            </w:pPr>
            <w:r>
              <w:t>With the hymn of the feast</w:t>
            </w:r>
          </w:p>
          <w:p w14:paraId="0FB683AA" w14:textId="77777777" w:rsidR="00A043A7" w:rsidRDefault="00A043A7" w:rsidP="009A461A">
            <w:pPr>
              <w:pStyle w:val="EngHangEnd"/>
            </w:pPr>
            <w:r>
              <w:t>Of the Son of God.</w:t>
            </w:r>
          </w:p>
        </w:tc>
        <w:tc>
          <w:tcPr>
            <w:tcW w:w="288" w:type="dxa"/>
          </w:tcPr>
          <w:p w14:paraId="67E5C581" w14:textId="77777777" w:rsidR="00A043A7" w:rsidRDefault="00A043A7" w:rsidP="00A043A7"/>
        </w:tc>
        <w:tc>
          <w:tcPr>
            <w:tcW w:w="288" w:type="dxa"/>
          </w:tcPr>
          <w:p w14:paraId="74D6E144" w14:textId="77777777" w:rsidR="00A043A7" w:rsidRDefault="00A043A7" w:rsidP="00A043A7">
            <w:pPr>
              <w:pStyle w:val="CopticCross"/>
            </w:pPr>
          </w:p>
        </w:tc>
        <w:tc>
          <w:tcPr>
            <w:tcW w:w="3960" w:type="dxa"/>
          </w:tcPr>
          <w:p w14:paraId="728CF41F" w14:textId="77777777" w:rsidR="00A043A7" w:rsidRDefault="00A043A7" w:rsidP="00A043A7">
            <w:pPr>
              <w:pStyle w:val="CopticVersemulti-line"/>
            </w:pPr>
            <w:r>
              <w:t>Ⲁⲣⲓⲥⲁⲗⲡⲓⲍⲓⲛ:</w:t>
            </w:r>
          </w:p>
          <w:p w14:paraId="247E445F" w14:textId="77777777" w:rsidR="00A043A7" w:rsidRDefault="00A043A7" w:rsidP="00A043A7">
            <w:pPr>
              <w:pStyle w:val="CopticVersemulti-line"/>
            </w:pPr>
            <w:r>
              <w:t>ⲙ̀ⲫⲟⲟⲩ ϧⲉⲛ ⲟⲩⲥⲁⲗⲡⲓⲅⲅⲟⲥ:</w:t>
            </w:r>
          </w:p>
          <w:p w14:paraId="1B11B4C6" w14:textId="77777777" w:rsidR="00A043A7" w:rsidRDefault="00A043A7" w:rsidP="00A043A7">
            <w:pPr>
              <w:pStyle w:val="CopticVersemulti-line"/>
            </w:pPr>
            <w:r>
              <w:t>ⲟⲩⲟϩ ⲁⲣⲓⲯⲁⲗⲓⲛ:</w:t>
            </w:r>
          </w:p>
          <w:p w14:paraId="1150D59E" w14:textId="77777777" w:rsidR="00A043A7" w:rsidRPr="00C35319" w:rsidRDefault="00A043A7" w:rsidP="00A043A7">
            <w:pPr>
              <w:pStyle w:val="CopticHangingVerse"/>
            </w:pPr>
            <w:r>
              <w:t>ϧⲉⲛ ⲡ̀ϣⲁⲓ ⲛ̀Ⲩⲥ̄ Ⲑⲥ̄.</w:t>
            </w:r>
          </w:p>
        </w:tc>
      </w:tr>
      <w:tr w:rsidR="00A043A7" w14:paraId="4A34C3B8" w14:textId="77777777" w:rsidTr="00A043A7">
        <w:trPr>
          <w:cantSplit/>
          <w:jc w:val="center"/>
        </w:trPr>
        <w:tc>
          <w:tcPr>
            <w:tcW w:w="288" w:type="dxa"/>
          </w:tcPr>
          <w:p w14:paraId="0DF044F7" w14:textId="77777777" w:rsidR="00A043A7" w:rsidRDefault="00A043A7" w:rsidP="00A043A7">
            <w:pPr>
              <w:pStyle w:val="CopticCross"/>
            </w:pPr>
          </w:p>
        </w:tc>
        <w:tc>
          <w:tcPr>
            <w:tcW w:w="3960" w:type="dxa"/>
          </w:tcPr>
          <w:p w14:paraId="55926DE7" w14:textId="77777777" w:rsidR="00A043A7" w:rsidRDefault="00A043A7" w:rsidP="009A461A">
            <w:pPr>
              <w:pStyle w:val="EngHang"/>
            </w:pPr>
            <w:r>
              <w:t>Loosen the guile</w:t>
            </w:r>
          </w:p>
          <w:p w14:paraId="6D8F1D44" w14:textId="77777777" w:rsidR="00A043A7" w:rsidRDefault="00A043A7" w:rsidP="009A461A">
            <w:pPr>
              <w:pStyle w:val="EngHang"/>
            </w:pPr>
            <w:r>
              <w:t>And the passions from your hearts,</w:t>
            </w:r>
          </w:p>
          <w:p w14:paraId="2662BE8E" w14:textId="77777777" w:rsidR="00A043A7" w:rsidRDefault="00A043A7" w:rsidP="009A461A">
            <w:pPr>
              <w:pStyle w:val="EngHang"/>
            </w:pPr>
            <w:r>
              <w:t>For the merciful God</w:t>
            </w:r>
          </w:p>
          <w:p w14:paraId="35350303" w14:textId="77777777" w:rsidR="00A043A7" w:rsidRDefault="00A043A7" w:rsidP="009A461A">
            <w:pPr>
              <w:pStyle w:val="EngHangEnd"/>
            </w:pPr>
            <w:r>
              <w:t xml:space="preserve">Has saved our </w:t>
            </w:r>
            <w:r w:rsidRPr="009A461A">
              <w:t>r</w:t>
            </w:r>
            <w:r>
              <w:t>ace.</w:t>
            </w:r>
          </w:p>
        </w:tc>
        <w:tc>
          <w:tcPr>
            <w:tcW w:w="288" w:type="dxa"/>
          </w:tcPr>
          <w:p w14:paraId="4DC1511F" w14:textId="77777777" w:rsidR="00A043A7" w:rsidRDefault="00A043A7" w:rsidP="00A043A7"/>
        </w:tc>
        <w:tc>
          <w:tcPr>
            <w:tcW w:w="288" w:type="dxa"/>
          </w:tcPr>
          <w:p w14:paraId="0C51F399" w14:textId="77777777" w:rsidR="00A043A7" w:rsidRDefault="00A043A7" w:rsidP="00A043A7">
            <w:pPr>
              <w:pStyle w:val="CopticCross"/>
            </w:pPr>
          </w:p>
        </w:tc>
        <w:tc>
          <w:tcPr>
            <w:tcW w:w="3960" w:type="dxa"/>
          </w:tcPr>
          <w:p w14:paraId="3EFAE62F" w14:textId="77777777" w:rsidR="00A043A7" w:rsidRDefault="00A043A7" w:rsidP="00A043A7">
            <w:pPr>
              <w:pStyle w:val="CopticVersemulti-line"/>
            </w:pPr>
            <w:r>
              <w:t>Ⲃⲱⲗⲟⲩ ϧⲉⲛ ⲛⲉⲧⲉⲛϩⲏⲧ:</w:t>
            </w:r>
          </w:p>
          <w:p w14:paraId="3A5D7C5B" w14:textId="77777777" w:rsidR="00A043A7" w:rsidRDefault="00A043A7" w:rsidP="00A043A7">
            <w:pPr>
              <w:pStyle w:val="CopticVersemulti-line"/>
            </w:pPr>
            <w:r>
              <w:t>ⲛ̀ⲛⲓⲭ̀ⲣⲟϥ ⲛⲉⲙ ⲛⲓⲡⲁⲑⲟⲥ:</w:t>
            </w:r>
          </w:p>
          <w:p w14:paraId="2F787C63" w14:textId="77777777" w:rsidR="00A043A7" w:rsidRDefault="00A043A7" w:rsidP="00A043A7">
            <w:pPr>
              <w:pStyle w:val="CopticVersemulti-line"/>
            </w:pPr>
            <w:r>
              <w:t>ϫⲉ ⲁ̀Ⲡⲟ̄ⲥ̄ ⲡⲓⲛⲁⲏⲧ:</w:t>
            </w:r>
          </w:p>
          <w:p w14:paraId="3C48A6D3" w14:textId="77777777" w:rsidR="00A043A7" w:rsidRDefault="00A043A7" w:rsidP="00A043A7">
            <w:pPr>
              <w:pStyle w:val="CopticHangingVerse"/>
            </w:pPr>
            <w:r>
              <w:t>ⲁϥⲥⲱϯ ⲙ̀ⲡⲉⲛⲅⲉⲛⲟⲥ.</w:t>
            </w:r>
          </w:p>
        </w:tc>
      </w:tr>
      <w:tr w:rsidR="00A043A7" w14:paraId="1163F56F" w14:textId="77777777" w:rsidTr="00A043A7">
        <w:trPr>
          <w:cantSplit/>
          <w:jc w:val="center"/>
        </w:trPr>
        <w:tc>
          <w:tcPr>
            <w:tcW w:w="288" w:type="dxa"/>
          </w:tcPr>
          <w:p w14:paraId="6545463A" w14:textId="77777777" w:rsidR="00A043A7" w:rsidRDefault="00A043A7" w:rsidP="00A043A7">
            <w:pPr>
              <w:pStyle w:val="CopticCross"/>
            </w:pPr>
            <w:r w:rsidRPr="00FB5ACB">
              <w:t>¿</w:t>
            </w:r>
          </w:p>
        </w:tc>
        <w:tc>
          <w:tcPr>
            <w:tcW w:w="3960" w:type="dxa"/>
          </w:tcPr>
          <w:p w14:paraId="2DA41DDA" w14:textId="77777777" w:rsidR="00A043A7" w:rsidRDefault="00A043A7" w:rsidP="009A461A">
            <w:pPr>
              <w:pStyle w:val="EngHang"/>
            </w:pPr>
            <w:r>
              <w:t>For He who has created</w:t>
            </w:r>
          </w:p>
          <w:p w14:paraId="0C19F490" w14:textId="77777777" w:rsidR="00A043A7" w:rsidRDefault="00A043A7" w:rsidP="009A461A">
            <w:pPr>
              <w:pStyle w:val="EngHang"/>
            </w:pPr>
            <w:r>
              <w:t>The chariot of the Cherubim,</w:t>
            </w:r>
          </w:p>
          <w:p w14:paraId="5AC7ECE9" w14:textId="77777777" w:rsidR="00A043A7" w:rsidRDefault="00A043A7" w:rsidP="009A461A">
            <w:pPr>
              <w:pStyle w:val="EngHang"/>
            </w:pPr>
            <w:r>
              <w:t>Rode on an ass</w:t>
            </w:r>
          </w:p>
          <w:p w14:paraId="42D8941D" w14:textId="77777777" w:rsidR="00A043A7" w:rsidRDefault="00A043A7" w:rsidP="009A461A">
            <w:pPr>
              <w:pStyle w:val="EngHangEnd"/>
            </w:pPr>
            <w:r>
              <w:t>In the midst of Jerusalem.</w:t>
            </w:r>
          </w:p>
        </w:tc>
        <w:tc>
          <w:tcPr>
            <w:tcW w:w="288" w:type="dxa"/>
          </w:tcPr>
          <w:p w14:paraId="09B704D7" w14:textId="77777777" w:rsidR="00A043A7" w:rsidRDefault="00A043A7" w:rsidP="00A043A7"/>
        </w:tc>
        <w:tc>
          <w:tcPr>
            <w:tcW w:w="288" w:type="dxa"/>
          </w:tcPr>
          <w:p w14:paraId="4D415996" w14:textId="77777777" w:rsidR="00A043A7" w:rsidRDefault="00A043A7" w:rsidP="00A043A7">
            <w:pPr>
              <w:pStyle w:val="CopticCross"/>
            </w:pPr>
            <w:r w:rsidRPr="00FB5ACB">
              <w:t>¿</w:t>
            </w:r>
          </w:p>
        </w:tc>
        <w:tc>
          <w:tcPr>
            <w:tcW w:w="3960" w:type="dxa"/>
          </w:tcPr>
          <w:p w14:paraId="5F16B325" w14:textId="77777777" w:rsidR="00A043A7" w:rsidRDefault="00A043A7" w:rsidP="00A043A7">
            <w:pPr>
              <w:pStyle w:val="CopticVersemulti-line"/>
            </w:pPr>
            <w:r>
              <w:t>Ⲅⲉ ⲅⲁⲣ ⲫⲏⲉ̀ⲧⲁϥⲑⲁⲙⲓⲟ̀:</w:t>
            </w:r>
          </w:p>
          <w:p w14:paraId="04E3829D" w14:textId="77777777" w:rsidR="00A043A7" w:rsidRDefault="00A043A7" w:rsidP="00A043A7">
            <w:pPr>
              <w:pStyle w:val="CopticVersemulti-line"/>
            </w:pPr>
            <w:r>
              <w:t>ⲙ̀ⲡ̀ϩⲁⲣⲙⲁ ⲛ̀ⲛⲓⲬⲉⲣⲟⲩⲃⲓⲙ:</w:t>
            </w:r>
          </w:p>
          <w:p w14:paraId="2716714A" w14:textId="77777777" w:rsidR="00A043A7" w:rsidRDefault="00A043A7" w:rsidP="00A043A7">
            <w:pPr>
              <w:pStyle w:val="CopticVersemulti-line"/>
            </w:pPr>
            <w:r>
              <w:t>ⲁϥⲧⲁⲗⲏⲟⲩⲧ ⲉ̀ⲟⲩⲉ̀ⲱ̀:</w:t>
            </w:r>
          </w:p>
          <w:p w14:paraId="2304FCD3" w14:textId="77777777" w:rsidR="00A043A7" w:rsidRDefault="00A043A7" w:rsidP="00A043A7">
            <w:pPr>
              <w:pStyle w:val="CopticHangingVerse"/>
            </w:pPr>
            <w:r>
              <w:t>ϧⲉⲛ ⲑ̀ⲙⲏϯ ⲛ̀Ⲓⲗ̄ⲏ̄ⲙ̄.</w:t>
            </w:r>
          </w:p>
        </w:tc>
      </w:tr>
      <w:tr w:rsidR="00A043A7" w14:paraId="0F682130" w14:textId="77777777" w:rsidTr="00A043A7">
        <w:trPr>
          <w:cantSplit/>
          <w:jc w:val="center"/>
        </w:trPr>
        <w:tc>
          <w:tcPr>
            <w:tcW w:w="288" w:type="dxa"/>
          </w:tcPr>
          <w:p w14:paraId="42CB6171" w14:textId="77777777" w:rsidR="00A043A7" w:rsidRDefault="00A043A7" w:rsidP="00A043A7">
            <w:pPr>
              <w:pStyle w:val="CopticCross"/>
            </w:pPr>
            <w:r w:rsidRPr="00FB5ACB">
              <w:t>¿</w:t>
            </w:r>
          </w:p>
        </w:tc>
        <w:tc>
          <w:tcPr>
            <w:tcW w:w="3960" w:type="dxa"/>
          </w:tcPr>
          <w:p w14:paraId="0F65F5C9" w14:textId="77777777" w:rsidR="00A043A7" w:rsidRDefault="00A043A7" w:rsidP="009A461A">
            <w:pPr>
              <w:pStyle w:val="EngHang"/>
            </w:pPr>
            <w:r>
              <w:t>David the Psalmist,</w:t>
            </w:r>
          </w:p>
          <w:p w14:paraId="5592C94E" w14:textId="77777777" w:rsidR="00A043A7" w:rsidRDefault="00A043A7" w:rsidP="009A461A">
            <w:pPr>
              <w:pStyle w:val="EngHang"/>
            </w:pPr>
            <w:r>
              <w:t>Spoke in this way,</w:t>
            </w:r>
          </w:p>
          <w:p w14:paraId="7B419265" w14:textId="77777777" w:rsidR="00A043A7" w:rsidRDefault="00A043A7" w:rsidP="009A461A">
            <w:pPr>
              <w:pStyle w:val="EngHang"/>
            </w:pPr>
            <w:r>
              <w:t>Saying, “</w:t>
            </w:r>
            <w:commentRangeStart w:id="1829"/>
            <w:r>
              <w:t xml:space="preserve">Offer </w:t>
            </w:r>
            <w:commentRangeEnd w:id="1829"/>
            <w:r>
              <w:rPr>
                <w:rStyle w:val="CommentReference"/>
              </w:rPr>
              <w:commentReference w:id="1829"/>
            </w:r>
            <w:r>
              <w:t>unto the Lord,</w:t>
            </w:r>
          </w:p>
          <w:p w14:paraId="1D9A1D76" w14:textId="77777777" w:rsidR="00A043A7" w:rsidRDefault="00A043A7" w:rsidP="009A461A">
            <w:pPr>
              <w:pStyle w:val="EngHangEnd"/>
            </w:pPr>
            <w:r>
              <w:t>O children of God.”</w:t>
            </w:r>
          </w:p>
        </w:tc>
        <w:tc>
          <w:tcPr>
            <w:tcW w:w="288" w:type="dxa"/>
          </w:tcPr>
          <w:p w14:paraId="3C68F994" w14:textId="77777777" w:rsidR="00A043A7" w:rsidRDefault="00A043A7" w:rsidP="00A043A7"/>
        </w:tc>
        <w:tc>
          <w:tcPr>
            <w:tcW w:w="288" w:type="dxa"/>
          </w:tcPr>
          <w:p w14:paraId="223B8812" w14:textId="77777777" w:rsidR="00A043A7" w:rsidRDefault="00A043A7" w:rsidP="00A043A7">
            <w:pPr>
              <w:pStyle w:val="CopticCross"/>
            </w:pPr>
            <w:r w:rsidRPr="00FB5ACB">
              <w:t>¿</w:t>
            </w:r>
          </w:p>
        </w:tc>
        <w:tc>
          <w:tcPr>
            <w:tcW w:w="3960" w:type="dxa"/>
          </w:tcPr>
          <w:p w14:paraId="60DFE431" w14:textId="77777777" w:rsidR="00A043A7" w:rsidRDefault="00A043A7" w:rsidP="00A043A7">
            <w:pPr>
              <w:pStyle w:val="CopticVersemulti-line"/>
            </w:pPr>
            <w:r>
              <w:t>Ⲇⲁⲩⲓⲇ ⲡⲓϩⲩⲙⲛⲟⲇⲟⲥ:</w:t>
            </w:r>
          </w:p>
          <w:p w14:paraId="08421AD9" w14:textId="77777777" w:rsidR="00A043A7" w:rsidRDefault="00A043A7" w:rsidP="00A043A7">
            <w:pPr>
              <w:pStyle w:val="CopticVersemulti-line"/>
            </w:pPr>
            <w:r>
              <w:t>ⲁϥⲥⲁϫⲓ ⲙ̀ⲡⲁⲓⲣⲏϯ:</w:t>
            </w:r>
          </w:p>
          <w:p w14:paraId="6B0CB1A6" w14:textId="77777777" w:rsidR="00A043A7" w:rsidRDefault="00A043A7" w:rsidP="00A043A7">
            <w:pPr>
              <w:pStyle w:val="CopticVersemulti-line"/>
            </w:pPr>
            <w:r>
              <w:t>ϫⲉ ⲁⲛⲓⲟⲩⲓ̀ ⲙ̀ⲠϬⲟⲓⲥ:</w:t>
            </w:r>
          </w:p>
          <w:p w14:paraId="61081DB2" w14:textId="77777777" w:rsidR="00A043A7" w:rsidRDefault="00A043A7" w:rsidP="00A043A7">
            <w:pPr>
              <w:pStyle w:val="CopticHangingVerse"/>
            </w:pPr>
            <w:r>
              <w:t>ⲛ̀ⲛⲓϣⲏⲣⲓ ⲛ̀ⲧⲉ Ⲫϯ.</w:t>
            </w:r>
          </w:p>
        </w:tc>
      </w:tr>
      <w:tr w:rsidR="00A043A7" w14:paraId="7CFA7AD7" w14:textId="77777777" w:rsidTr="00A043A7">
        <w:trPr>
          <w:cantSplit/>
          <w:jc w:val="center"/>
        </w:trPr>
        <w:tc>
          <w:tcPr>
            <w:tcW w:w="288" w:type="dxa"/>
          </w:tcPr>
          <w:p w14:paraId="28CDFB04" w14:textId="77777777" w:rsidR="00A043A7" w:rsidRDefault="00A043A7" w:rsidP="00A043A7">
            <w:pPr>
              <w:pStyle w:val="CopticCross"/>
            </w:pPr>
          </w:p>
        </w:tc>
        <w:tc>
          <w:tcPr>
            <w:tcW w:w="3960" w:type="dxa"/>
          </w:tcPr>
          <w:p w14:paraId="0123945C" w14:textId="77777777" w:rsidR="00A043A7" w:rsidRDefault="00A043A7" w:rsidP="009A461A">
            <w:pPr>
              <w:pStyle w:val="EngHang"/>
            </w:pPr>
            <w:r>
              <w:t>From the mouths of babes</w:t>
            </w:r>
          </w:p>
          <w:p w14:paraId="4CFF40F9" w14:textId="77777777" w:rsidR="00A043A7" w:rsidRDefault="00A043A7" w:rsidP="009A461A">
            <w:pPr>
              <w:pStyle w:val="EngHang"/>
            </w:pPr>
            <w:r>
              <w:t>You have perfected praise.</w:t>
            </w:r>
          </w:p>
          <w:p w14:paraId="776C6918" w14:textId="77777777" w:rsidR="00A043A7" w:rsidRDefault="00A043A7" w:rsidP="009A461A">
            <w:pPr>
              <w:pStyle w:val="EngHang"/>
            </w:pPr>
            <w:r>
              <w:t>Hosanna in the highest,</w:t>
            </w:r>
          </w:p>
          <w:p w14:paraId="1508C4D1" w14:textId="77777777" w:rsidR="00A043A7" w:rsidRDefault="00A043A7" w:rsidP="009A461A">
            <w:pPr>
              <w:pStyle w:val="EngHangEnd"/>
            </w:pPr>
            <w:r>
              <w:t>O King of glory!</w:t>
            </w:r>
          </w:p>
        </w:tc>
        <w:tc>
          <w:tcPr>
            <w:tcW w:w="288" w:type="dxa"/>
          </w:tcPr>
          <w:p w14:paraId="0C734C96" w14:textId="77777777" w:rsidR="00A043A7" w:rsidRDefault="00A043A7" w:rsidP="00A043A7"/>
        </w:tc>
        <w:tc>
          <w:tcPr>
            <w:tcW w:w="288" w:type="dxa"/>
          </w:tcPr>
          <w:p w14:paraId="3E4DD4FC" w14:textId="77777777" w:rsidR="00A043A7" w:rsidRDefault="00A043A7" w:rsidP="00A043A7">
            <w:pPr>
              <w:pStyle w:val="CopticCross"/>
            </w:pPr>
          </w:p>
        </w:tc>
        <w:tc>
          <w:tcPr>
            <w:tcW w:w="3960" w:type="dxa"/>
          </w:tcPr>
          <w:p w14:paraId="4AF08DC1" w14:textId="77777777" w:rsidR="00A043A7" w:rsidRDefault="00A043A7" w:rsidP="00A043A7">
            <w:pPr>
              <w:pStyle w:val="CopticVersemulti-line"/>
            </w:pPr>
            <w:r>
              <w:t>Ⲉⲃⲟⲗϧⲉⲛ ⲣⲱⲟⲩ ⲛ̀ϩⲁⲛⲕⲟⲩϫⲓ:</w:t>
            </w:r>
          </w:p>
          <w:p w14:paraId="097B0686" w14:textId="77777777" w:rsidR="00A043A7" w:rsidRDefault="00A043A7" w:rsidP="00A043A7">
            <w:pPr>
              <w:pStyle w:val="CopticVersemulti-line"/>
            </w:pPr>
            <w:r>
              <w:t>ⲛ̀ⲑⲟⲕ ⲁⲕⲥⲉⲃⲧⲉ ⲛⲓⲥ̀ⲙⲟⲩ:</w:t>
            </w:r>
          </w:p>
          <w:p w14:paraId="4FB5FB40" w14:textId="77777777" w:rsidR="00A043A7" w:rsidRDefault="00A043A7" w:rsidP="00A043A7">
            <w:pPr>
              <w:pStyle w:val="CopticVersemulti-line"/>
            </w:pPr>
            <w:r>
              <w:t>Ⲱⲥⲁⲛⲛⲁ ϧⲉⲛ ⲛⲏⲉⲧϭⲟⲥⲓ:</w:t>
            </w:r>
          </w:p>
          <w:p w14:paraId="1374A569" w14:textId="77777777" w:rsidR="00A043A7" w:rsidRDefault="00A043A7" w:rsidP="00A043A7">
            <w:pPr>
              <w:pStyle w:val="CopticHangingVerse"/>
            </w:pPr>
            <w:r>
              <w:t>ⲱ̀ ⲡⲓⲟⲩⲣⲟ ⲛ̀ⲧⲉ ⲡⲓⲱ̀ⲟⲩ.</w:t>
            </w:r>
          </w:p>
        </w:tc>
      </w:tr>
      <w:tr w:rsidR="00A043A7" w14:paraId="3FBCF968" w14:textId="77777777" w:rsidTr="00A043A7">
        <w:trPr>
          <w:cantSplit/>
          <w:jc w:val="center"/>
        </w:trPr>
        <w:tc>
          <w:tcPr>
            <w:tcW w:w="288" w:type="dxa"/>
          </w:tcPr>
          <w:p w14:paraId="3047982C" w14:textId="77777777" w:rsidR="00A043A7" w:rsidRDefault="00A043A7" w:rsidP="00A043A7">
            <w:pPr>
              <w:pStyle w:val="CopticCross"/>
            </w:pPr>
          </w:p>
        </w:tc>
        <w:tc>
          <w:tcPr>
            <w:tcW w:w="3960" w:type="dxa"/>
          </w:tcPr>
          <w:p w14:paraId="45A59272" w14:textId="77777777" w:rsidR="00A043A7" w:rsidRDefault="00A043A7" w:rsidP="009A461A">
            <w:pPr>
              <w:pStyle w:val="EngHang"/>
            </w:pPr>
            <w:r>
              <w:t>Your compassions are</w:t>
            </w:r>
          </w:p>
          <w:p w14:paraId="7BEFFDAC" w14:textId="77777777" w:rsidR="00A043A7" w:rsidRDefault="00A043A7" w:rsidP="009A461A">
            <w:pPr>
              <w:pStyle w:val="EngHang"/>
            </w:pPr>
            <w:r>
              <w:t>Too plenteous,</w:t>
            </w:r>
          </w:p>
          <w:p w14:paraId="40E39CA8" w14:textId="77777777" w:rsidR="00A043A7" w:rsidRDefault="00A043A7" w:rsidP="009A461A">
            <w:pPr>
              <w:pStyle w:val="EngHang"/>
            </w:pPr>
            <w:r>
              <w:t>And your works are many,</w:t>
            </w:r>
          </w:p>
          <w:p w14:paraId="76FDA588" w14:textId="77777777" w:rsidR="00A043A7" w:rsidRDefault="00A043A7" w:rsidP="009A461A">
            <w:pPr>
              <w:pStyle w:val="EngHangEnd"/>
            </w:pPr>
            <w:r>
              <w:t>O merciful Christ.</w:t>
            </w:r>
          </w:p>
        </w:tc>
        <w:tc>
          <w:tcPr>
            <w:tcW w:w="288" w:type="dxa"/>
          </w:tcPr>
          <w:p w14:paraId="7BC43DB3" w14:textId="77777777" w:rsidR="00A043A7" w:rsidRDefault="00A043A7" w:rsidP="00A043A7"/>
        </w:tc>
        <w:tc>
          <w:tcPr>
            <w:tcW w:w="288" w:type="dxa"/>
          </w:tcPr>
          <w:p w14:paraId="3280006D" w14:textId="77777777" w:rsidR="00A043A7" w:rsidRDefault="00A043A7" w:rsidP="00A043A7">
            <w:pPr>
              <w:pStyle w:val="CopticCross"/>
            </w:pPr>
          </w:p>
        </w:tc>
        <w:tc>
          <w:tcPr>
            <w:tcW w:w="3960" w:type="dxa"/>
          </w:tcPr>
          <w:p w14:paraId="739D2DEF" w14:textId="77777777" w:rsidR="00A043A7" w:rsidRDefault="00A043A7" w:rsidP="00A043A7">
            <w:pPr>
              <w:pStyle w:val="CopticVersemulti-line"/>
            </w:pPr>
            <w:r>
              <w:t>Ⲍⲉⲟϣ ⲉ̀ⲙⲁϣⲱ:</w:t>
            </w:r>
          </w:p>
          <w:p w14:paraId="6FF82FF1" w14:textId="77777777" w:rsidR="00A043A7" w:rsidRDefault="00A043A7" w:rsidP="00A043A7">
            <w:pPr>
              <w:pStyle w:val="CopticVersemulti-line"/>
            </w:pPr>
            <w:r>
              <w:t>ⲛ̀ϫⲉ ⲛⲉⲕⲙⲉⲧϣⲉⲛϩⲏⲧ:</w:t>
            </w:r>
          </w:p>
          <w:p w14:paraId="1F543626" w14:textId="77777777" w:rsidR="00A043A7" w:rsidRDefault="00A043A7" w:rsidP="00A043A7">
            <w:pPr>
              <w:pStyle w:val="CopticVersemulti-line"/>
            </w:pPr>
            <w:r>
              <w:t>ⲉⲧⲟϣ ⲙⲏⲉ̀ⲧⲁⲕⲁⲓⲧⲟⲩ:</w:t>
            </w:r>
          </w:p>
          <w:p w14:paraId="7CAE248C" w14:textId="77777777" w:rsidR="00A043A7" w:rsidRDefault="00A043A7" w:rsidP="00A043A7">
            <w:pPr>
              <w:pStyle w:val="CopticHangingVerse"/>
            </w:pPr>
            <w:r>
              <w:t>ⲱ̀ Ⲡⲭ̄ⲥ̄ ⲡⲓⲛⲁⲏⲧ.</w:t>
            </w:r>
          </w:p>
        </w:tc>
      </w:tr>
      <w:tr w:rsidR="00A043A7" w14:paraId="23FE038F" w14:textId="77777777" w:rsidTr="00A043A7">
        <w:trPr>
          <w:cantSplit/>
          <w:jc w:val="center"/>
        </w:trPr>
        <w:tc>
          <w:tcPr>
            <w:tcW w:w="288" w:type="dxa"/>
          </w:tcPr>
          <w:p w14:paraId="4FB8F002" w14:textId="77777777" w:rsidR="00A043A7" w:rsidRDefault="00A043A7" w:rsidP="00A043A7">
            <w:pPr>
              <w:pStyle w:val="CopticCross"/>
            </w:pPr>
            <w:r w:rsidRPr="00FB5ACB">
              <w:t>¿</w:t>
            </w:r>
          </w:p>
        </w:tc>
        <w:tc>
          <w:tcPr>
            <w:tcW w:w="3960" w:type="dxa"/>
          </w:tcPr>
          <w:p w14:paraId="04DC65C8" w14:textId="77777777" w:rsidR="00A043A7" w:rsidRDefault="00A043A7" w:rsidP="009A461A">
            <w:pPr>
              <w:pStyle w:val="EngHang"/>
            </w:pPr>
            <w:r>
              <w:t>Behold, the righteous Lazarus</w:t>
            </w:r>
          </w:p>
          <w:p w14:paraId="16395019" w14:textId="77777777" w:rsidR="00A043A7" w:rsidRDefault="00A043A7" w:rsidP="009A461A">
            <w:pPr>
              <w:pStyle w:val="EngHang"/>
            </w:pPr>
            <w:r>
              <w:t>Died and was buried.</w:t>
            </w:r>
          </w:p>
          <w:p w14:paraId="2FC28987" w14:textId="77777777" w:rsidR="00A043A7" w:rsidRDefault="00A043A7" w:rsidP="009A461A">
            <w:pPr>
              <w:pStyle w:val="EngHang"/>
            </w:pPr>
            <w:r>
              <w:t>Jesus Christ, the Logos,</w:t>
            </w:r>
          </w:p>
          <w:p w14:paraId="5522CD98" w14:textId="77777777" w:rsidR="00A043A7" w:rsidRDefault="00A043A7" w:rsidP="009A461A">
            <w:pPr>
              <w:pStyle w:val="EngHangEnd"/>
            </w:pPr>
            <w:r>
              <w:t>Raised him by His power.</w:t>
            </w:r>
          </w:p>
        </w:tc>
        <w:tc>
          <w:tcPr>
            <w:tcW w:w="288" w:type="dxa"/>
          </w:tcPr>
          <w:p w14:paraId="333619FC" w14:textId="77777777" w:rsidR="00A043A7" w:rsidRDefault="00A043A7" w:rsidP="00A043A7"/>
        </w:tc>
        <w:tc>
          <w:tcPr>
            <w:tcW w:w="288" w:type="dxa"/>
          </w:tcPr>
          <w:p w14:paraId="3D8FA340" w14:textId="77777777" w:rsidR="00A043A7" w:rsidRDefault="00A043A7" w:rsidP="00A043A7">
            <w:pPr>
              <w:pStyle w:val="CopticCross"/>
            </w:pPr>
            <w:r w:rsidRPr="00FB5ACB">
              <w:t>¿</w:t>
            </w:r>
          </w:p>
        </w:tc>
        <w:tc>
          <w:tcPr>
            <w:tcW w:w="3960" w:type="dxa"/>
          </w:tcPr>
          <w:p w14:paraId="4A76ABC3" w14:textId="77777777" w:rsidR="00A043A7" w:rsidRDefault="00A043A7" w:rsidP="00A043A7">
            <w:pPr>
              <w:pStyle w:val="CopticVersemulti-line"/>
            </w:pPr>
            <w:r>
              <w:t>Ⲏⲡⲡⲉ ⲡⲓⲑ̀ⲙⲏⲓ Ⲗⲁⲍⲁⲣⲟⲥ:</w:t>
            </w:r>
          </w:p>
          <w:p w14:paraId="45A825B1" w14:textId="77777777" w:rsidR="00A043A7" w:rsidRDefault="00A043A7" w:rsidP="00A043A7">
            <w:pPr>
              <w:pStyle w:val="CopticVersemulti-line"/>
            </w:pPr>
            <w:r>
              <w:t>ⲁϥⲙⲟⲩ ⲟⲩⲟϩ ⲁⲩⲕⲟⲥϥ:</w:t>
            </w:r>
          </w:p>
          <w:p w14:paraId="5EBAC693" w14:textId="77777777" w:rsidR="00A043A7" w:rsidRDefault="00A043A7" w:rsidP="00A043A7">
            <w:pPr>
              <w:pStyle w:val="CopticVersemulti-line"/>
            </w:pPr>
            <w:r>
              <w:t>Ⲓⲏ̄ⲥ̄ Ⲡⲭ̄ⲥ̄ ⲡⲓⲖⲟⲅⲟⲥ:</w:t>
            </w:r>
          </w:p>
          <w:p w14:paraId="3E60D5FC" w14:textId="77777777" w:rsidR="00A043A7" w:rsidRDefault="00A043A7" w:rsidP="00A043A7">
            <w:pPr>
              <w:pStyle w:val="CopticHangingVerse"/>
            </w:pPr>
            <w:r>
              <w:t>ϧⲉⲛ ⲧⲉϥϫⲟⲙ ⲁϥⲧⲟⲩⲛⲟⲥϥ.</w:t>
            </w:r>
          </w:p>
        </w:tc>
      </w:tr>
      <w:tr w:rsidR="00A043A7" w14:paraId="029419E2" w14:textId="77777777" w:rsidTr="00A043A7">
        <w:trPr>
          <w:cantSplit/>
          <w:jc w:val="center"/>
        </w:trPr>
        <w:tc>
          <w:tcPr>
            <w:tcW w:w="288" w:type="dxa"/>
          </w:tcPr>
          <w:p w14:paraId="62DB44B6" w14:textId="77777777" w:rsidR="00A043A7" w:rsidRDefault="00A043A7" w:rsidP="00A043A7">
            <w:pPr>
              <w:pStyle w:val="CopticCross"/>
            </w:pPr>
            <w:r w:rsidRPr="00FB5ACB">
              <w:t>¿</w:t>
            </w:r>
          </w:p>
        </w:tc>
        <w:tc>
          <w:tcPr>
            <w:tcW w:w="3960" w:type="dxa"/>
          </w:tcPr>
          <w:p w14:paraId="10E7EA10" w14:textId="77777777" w:rsidR="00A043A7" w:rsidRDefault="00A043A7" w:rsidP="009A461A">
            <w:pPr>
              <w:pStyle w:val="EngHang"/>
            </w:pPr>
            <w:r>
              <w:t>Yours is the power, the glory</w:t>
            </w:r>
          </w:p>
          <w:p w14:paraId="2C0B2987" w14:textId="77777777" w:rsidR="00A043A7" w:rsidRDefault="00A043A7" w:rsidP="009A461A">
            <w:pPr>
              <w:pStyle w:val="EngHang"/>
            </w:pPr>
            <w:r>
              <w:t>And the thanksgiving.</w:t>
            </w:r>
          </w:p>
          <w:p w14:paraId="4344DEFC" w14:textId="77777777" w:rsidR="00A043A7" w:rsidRDefault="00A043A7" w:rsidP="009A461A">
            <w:pPr>
              <w:pStyle w:val="EngHang"/>
            </w:pPr>
            <w:r>
              <w:t>Hosanna to the Son of David,</w:t>
            </w:r>
          </w:p>
          <w:p w14:paraId="442B3334" w14:textId="77777777" w:rsidR="00A043A7" w:rsidRDefault="00A043A7" w:rsidP="009A461A">
            <w:pPr>
              <w:pStyle w:val="EngHangEnd"/>
            </w:pPr>
            <w:r>
              <w:t>Until the perfection.</w:t>
            </w:r>
          </w:p>
        </w:tc>
        <w:tc>
          <w:tcPr>
            <w:tcW w:w="288" w:type="dxa"/>
          </w:tcPr>
          <w:p w14:paraId="48581A92" w14:textId="77777777" w:rsidR="00A043A7" w:rsidRDefault="00A043A7" w:rsidP="00A043A7"/>
        </w:tc>
        <w:tc>
          <w:tcPr>
            <w:tcW w:w="288" w:type="dxa"/>
          </w:tcPr>
          <w:p w14:paraId="77003438" w14:textId="77777777" w:rsidR="00A043A7" w:rsidRDefault="00A043A7" w:rsidP="00A043A7">
            <w:pPr>
              <w:pStyle w:val="CopticCross"/>
            </w:pPr>
            <w:r w:rsidRPr="00FB5ACB">
              <w:t>¿</w:t>
            </w:r>
          </w:p>
        </w:tc>
        <w:tc>
          <w:tcPr>
            <w:tcW w:w="3960" w:type="dxa"/>
          </w:tcPr>
          <w:p w14:paraId="5DE038BC" w14:textId="77777777" w:rsidR="00A043A7" w:rsidRDefault="00A043A7" w:rsidP="00A043A7">
            <w:pPr>
              <w:pStyle w:val="CopticVersemulti-line"/>
            </w:pPr>
            <w:r>
              <w:t>Ⲑⲱⲕ ⲧⲉ ϯϫⲟⲙ ⲛⲉⲙ ⲡⲓⲱ̀ⲟⲩ:</w:t>
            </w:r>
          </w:p>
          <w:p w14:paraId="7DED6FD1" w14:textId="77777777" w:rsidR="00A043A7" w:rsidRDefault="00A043A7" w:rsidP="00A043A7">
            <w:pPr>
              <w:pStyle w:val="CopticVersemulti-line"/>
            </w:pPr>
            <w:r>
              <w:t>ⲛⲉⲙ ϯⲉⲩⲭⲁⲣⲓⲥⲧⲓⲁ̀:</w:t>
            </w:r>
          </w:p>
          <w:p w14:paraId="18E797DE" w14:textId="77777777" w:rsidR="00A043A7" w:rsidRDefault="00A043A7" w:rsidP="00A043A7">
            <w:pPr>
              <w:pStyle w:val="CopticVersemulti-line"/>
            </w:pPr>
            <w:r>
              <w:t>Ⲱⲥⲁⲛⲛⲁ ⲧⲱ ⲩ̀ⲓⲱ̀ Ⲇⲁⲩⲓⲇ:</w:t>
            </w:r>
          </w:p>
          <w:p w14:paraId="07B9EBB4" w14:textId="77777777" w:rsidR="00A043A7" w:rsidRPr="005130A7" w:rsidRDefault="00A043A7" w:rsidP="00A043A7">
            <w:pPr>
              <w:pStyle w:val="CopticHangingVerse"/>
            </w:pPr>
            <w:r>
              <w:t>ϣⲁϯ ⲥⲩⲛⲧⲉⲗⲓⲁ̀.</w:t>
            </w:r>
          </w:p>
        </w:tc>
      </w:tr>
      <w:tr w:rsidR="00A043A7" w14:paraId="0D5445F8" w14:textId="77777777" w:rsidTr="00A043A7">
        <w:trPr>
          <w:cantSplit/>
          <w:jc w:val="center"/>
        </w:trPr>
        <w:tc>
          <w:tcPr>
            <w:tcW w:w="288" w:type="dxa"/>
          </w:tcPr>
          <w:p w14:paraId="06B19D24" w14:textId="77777777" w:rsidR="00A043A7" w:rsidRDefault="00A043A7" w:rsidP="00A043A7">
            <w:pPr>
              <w:pStyle w:val="CopticCross"/>
            </w:pPr>
          </w:p>
        </w:tc>
        <w:tc>
          <w:tcPr>
            <w:tcW w:w="3960" w:type="dxa"/>
          </w:tcPr>
          <w:p w14:paraId="66E61DBC" w14:textId="77777777" w:rsidR="00A043A7" w:rsidRDefault="00A043A7" w:rsidP="009A461A">
            <w:pPr>
              <w:pStyle w:val="EngHang"/>
            </w:pPr>
            <w:r>
              <w:t>Jerusalem, the city</w:t>
            </w:r>
          </w:p>
          <w:p w14:paraId="250F93D9" w14:textId="77777777" w:rsidR="00A043A7" w:rsidRDefault="00A043A7" w:rsidP="009A461A">
            <w:pPr>
              <w:pStyle w:val="EngHang"/>
            </w:pPr>
            <w:r>
              <w:t>Of our Saviour Jesus</w:t>
            </w:r>
          </w:p>
          <w:p w14:paraId="61A7BF3A" w14:textId="77777777" w:rsidR="00A043A7" w:rsidRDefault="00A043A7" w:rsidP="009A461A">
            <w:pPr>
              <w:pStyle w:val="EngHang"/>
            </w:pPr>
            <w:r>
              <w:t>Is likened to the heavens,</w:t>
            </w:r>
          </w:p>
          <w:p w14:paraId="7B5FF446" w14:textId="77777777" w:rsidR="00A043A7" w:rsidRDefault="00A043A7" w:rsidP="009A461A">
            <w:pPr>
              <w:pStyle w:val="EngHangEnd"/>
            </w:pPr>
            <w:r>
              <w:t>The dwelling of the righteous.</w:t>
            </w:r>
          </w:p>
        </w:tc>
        <w:tc>
          <w:tcPr>
            <w:tcW w:w="288" w:type="dxa"/>
          </w:tcPr>
          <w:p w14:paraId="2B2B2A53" w14:textId="77777777" w:rsidR="00A043A7" w:rsidRDefault="00A043A7" w:rsidP="00A043A7"/>
        </w:tc>
        <w:tc>
          <w:tcPr>
            <w:tcW w:w="288" w:type="dxa"/>
          </w:tcPr>
          <w:p w14:paraId="32038699" w14:textId="77777777" w:rsidR="00A043A7" w:rsidRDefault="00A043A7" w:rsidP="00A043A7">
            <w:pPr>
              <w:pStyle w:val="CopticCross"/>
            </w:pPr>
          </w:p>
        </w:tc>
        <w:tc>
          <w:tcPr>
            <w:tcW w:w="3960" w:type="dxa"/>
          </w:tcPr>
          <w:p w14:paraId="4C4F6A42" w14:textId="77777777" w:rsidR="00A043A7" w:rsidRDefault="00A043A7" w:rsidP="00A043A7">
            <w:pPr>
              <w:pStyle w:val="CopticVersemulti-line"/>
            </w:pPr>
            <w:r>
              <w:t>Ⲓⲗ̄ⲏ̄ⲙ̄ ⲧ̀ⲡⲟⲗⲓⲥ:</w:t>
            </w:r>
          </w:p>
          <w:p w14:paraId="1DAC352E" w14:textId="77777777" w:rsidR="00A043A7" w:rsidRDefault="00A043A7" w:rsidP="00A043A7">
            <w:pPr>
              <w:pStyle w:val="CopticVersemulti-line"/>
            </w:pPr>
            <w:r>
              <w:t>ⲙ̀ⲡⲉⲛⲥⲱⲧⲏⲣ Ⲓⲏ̄ⲥ̄:</w:t>
            </w:r>
          </w:p>
          <w:p w14:paraId="7280D8F6" w14:textId="77777777" w:rsidR="00A043A7" w:rsidRDefault="00A043A7" w:rsidP="00A043A7">
            <w:pPr>
              <w:pStyle w:val="CopticVersemulti-line"/>
            </w:pPr>
            <w:r>
              <w:t>ⲉⲥⲟ̀ⲛⲓ ⲛ̀ⲟ̀ⲣⲁⲛⲟⲥ:</w:t>
            </w:r>
          </w:p>
          <w:p w14:paraId="5410387F" w14:textId="77777777" w:rsidR="00A043A7" w:rsidRPr="005130A7" w:rsidRDefault="00A043A7" w:rsidP="00A043A7">
            <w:pPr>
              <w:pStyle w:val="CopticHangingVerse"/>
            </w:pPr>
            <w:r>
              <w:t>ⲫ̀ⲙⲁⲛϣⲱⲡⲓ ⲛ̀ⲛⲓⲇⲓⲕⲉⲟⲥ.</w:t>
            </w:r>
          </w:p>
        </w:tc>
      </w:tr>
      <w:tr w:rsidR="00A043A7" w14:paraId="53E01B7F" w14:textId="77777777" w:rsidTr="00A043A7">
        <w:trPr>
          <w:cantSplit/>
          <w:jc w:val="center"/>
        </w:trPr>
        <w:tc>
          <w:tcPr>
            <w:tcW w:w="288" w:type="dxa"/>
          </w:tcPr>
          <w:p w14:paraId="750CE8CC" w14:textId="77777777" w:rsidR="00A043A7" w:rsidRDefault="00A043A7" w:rsidP="00A043A7">
            <w:pPr>
              <w:pStyle w:val="CopticCross"/>
            </w:pPr>
          </w:p>
        </w:tc>
        <w:tc>
          <w:tcPr>
            <w:tcW w:w="3960" w:type="dxa"/>
          </w:tcPr>
          <w:p w14:paraId="0B4BD2AC" w14:textId="77777777" w:rsidR="00A043A7" w:rsidRDefault="00A043A7" w:rsidP="009A461A">
            <w:pPr>
              <w:pStyle w:val="EngHang"/>
            </w:pPr>
            <w:r>
              <w:t>Grant us, O King of glory,</w:t>
            </w:r>
          </w:p>
          <w:p w14:paraId="76DDCDFF" w14:textId="77777777" w:rsidR="00A043A7" w:rsidRDefault="00A043A7" w:rsidP="009A461A">
            <w:pPr>
              <w:pStyle w:val="EngHang"/>
            </w:pPr>
            <w:r>
              <w:t>That we may see</w:t>
            </w:r>
          </w:p>
          <w:p w14:paraId="3634B4B6" w14:textId="77777777" w:rsidR="00A043A7" w:rsidRDefault="00A043A7" w:rsidP="009A461A">
            <w:pPr>
              <w:pStyle w:val="EngHang"/>
            </w:pPr>
            <w:r>
              <w:t xml:space="preserve">Mount </w:t>
            </w:r>
            <w:commentRangeStart w:id="1830"/>
            <w:r>
              <w:t>Kranion</w:t>
            </w:r>
            <w:commentRangeEnd w:id="1830"/>
            <w:r>
              <w:rPr>
                <w:rStyle w:val="CommentReference"/>
              </w:rPr>
              <w:commentReference w:id="1830"/>
            </w:r>
            <w:r>
              <w:t>,</w:t>
            </w:r>
          </w:p>
          <w:p w14:paraId="1F057460" w14:textId="77777777" w:rsidR="00A043A7" w:rsidRDefault="00A043A7" w:rsidP="009A461A">
            <w:pPr>
              <w:pStyle w:val="EngHangEnd"/>
            </w:pPr>
            <w:r>
              <w:t>Where You were crucified.</w:t>
            </w:r>
          </w:p>
        </w:tc>
        <w:tc>
          <w:tcPr>
            <w:tcW w:w="288" w:type="dxa"/>
          </w:tcPr>
          <w:p w14:paraId="2F4E3A94" w14:textId="77777777" w:rsidR="00A043A7" w:rsidRDefault="00A043A7" w:rsidP="00A043A7"/>
        </w:tc>
        <w:tc>
          <w:tcPr>
            <w:tcW w:w="288" w:type="dxa"/>
          </w:tcPr>
          <w:p w14:paraId="6729FFFA" w14:textId="77777777" w:rsidR="00A043A7" w:rsidRDefault="00A043A7" w:rsidP="00A043A7">
            <w:pPr>
              <w:pStyle w:val="CopticCross"/>
            </w:pPr>
          </w:p>
        </w:tc>
        <w:tc>
          <w:tcPr>
            <w:tcW w:w="3960" w:type="dxa"/>
          </w:tcPr>
          <w:p w14:paraId="514E0D36" w14:textId="77777777" w:rsidR="00A043A7" w:rsidRDefault="00A043A7" w:rsidP="00A043A7">
            <w:pPr>
              <w:pStyle w:val="CopticVersemulti-line"/>
            </w:pPr>
            <w:r>
              <w:t>Ⲕⲣⲁⲛⲓⲟⲛ ⲡⲓⲧⲱⲟⲩ:</w:t>
            </w:r>
          </w:p>
          <w:p w14:paraId="3A5D9FF8" w14:textId="77777777" w:rsidR="00A043A7" w:rsidRDefault="00A043A7" w:rsidP="00A043A7">
            <w:pPr>
              <w:pStyle w:val="CopticVersemulti-line"/>
            </w:pPr>
            <w:r>
              <w:t>ⲡⲓⲙⲁ ⲉ̀ⲧⲁⲩⲁϣⲕ ⲛ̀ϧⲏⲧϥ:</w:t>
            </w:r>
          </w:p>
          <w:p w14:paraId="34CEAE48" w14:textId="77777777" w:rsidR="00A043A7" w:rsidRDefault="00A043A7" w:rsidP="00A043A7">
            <w:pPr>
              <w:pStyle w:val="CopticVersemulti-line"/>
            </w:pPr>
            <w:r>
              <w:t>ⲙⲟⲓ ⲛⲁⲛ ⲱ̀ ⲡⲓⲟⲩⲣⲟ ⲛ̀ⲧⲉ ⲡ̀ⲱ̀ⲟⲩ:</w:t>
            </w:r>
          </w:p>
          <w:p w14:paraId="7800DB0B" w14:textId="77777777" w:rsidR="00A043A7" w:rsidRPr="005130A7" w:rsidRDefault="00A043A7" w:rsidP="00A043A7">
            <w:pPr>
              <w:pStyle w:val="CopticHangingVerse"/>
            </w:pPr>
            <w:r>
              <w:t>ϩⲓⲛⲁ ⲛ̀ⲧⲉⲛⲛⲁⲩ ⲉ̀ⲣⲟϥ.</w:t>
            </w:r>
          </w:p>
        </w:tc>
      </w:tr>
      <w:tr w:rsidR="00A043A7" w14:paraId="654BDC52" w14:textId="77777777" w:rsidTr="00A043A7">
        <w:trPr>
          <w:cantSplit/>
          <w:jc w:val="center"/>
        </w:trPr>
        <w:tc>
          <w:tcPr>
            <w:tcW w:w="288" w:type="dxa"/>
          </w:tcPr>
          <w:p w14:paraId="578BC38F" w14:textId="77777777" w:rsidR="00A043A7" w:rsidRDefault="00A043A7" w:rsidP="00A043A7">
            <w:pPr>
              <w:pStyle w:val="CopticCross"/>
            </w:pPr>
            <w:r w:rsidRPr="00FB5ACB">
              <w:t>¿</w:t>
            </w:r>
          </w:p>
        </w:tc>
        <w:tc>
          <w:tcPr>
            <w:tcW w:w="3960" w:type="dxa"/>
          </w:tcPr>
          <w:p w14:paraId="27DA186C" w14:textId="77777777" w:rsidR="00A043A7" w:rsidRDefault="00A043A7" w:rsidP="009A461A">
            <w:pPr>
              <w:pStyle w:val="EngHang"/>
            </w:pPr>
            <w:r>
              <w:t>And also to see</w:t>
            </w:r>
          </w:p>
          <w:p w14:paraId="74E7A80B" w14:textId="77777777" w:rsidR="00A043A7" w:rsidRDefault="00A043A7" w:rsidP="009A461A">
            <w:pPr>
              <w:pStyle w:val="EngHang"/>
            </w:pPr>
            <w:r>
              <w:t>the Resurrection of Christ the Saviour,</w:t>
            </w:r>
          </w:p>
          <w:p w14:paraId="7626B2C4" w14:textId="77777777" w:rsidR="00A043A7" w:rsidRDefault="00A043A7" w:rsidP="009A461A">
            <w:pPr>
              <w:pStyle w:val="EngHang"/>
            </w:pPr>
            <w:r>
              <w:t>The land of Jordan,</w:t>
            </w:r>
          </w:p>
          <w:p w14:paraId="45A5044F" w14:textId="77777777" w:rsidR="00A043A7" w:rsidRDefault="00A043A7" w:rsidP="009A461A">
            <w:pPr>
              <w:pStyle w:val="EngHangEnd"/>
            </w:pPr>
            <w:r>
              <w:t>And the Baptism of John.</w:t>
            </w:r>
          </w:p>
        </w:tc>
        <w:tc>
          <w:tcPr>
            <w:tcW w:w="288" w:type="dxa"/>
          </w:tcPr>
          <w:p w14:paraId="66A33552" w14:textId="77777777" w:rsidR="00A043A7" w:rsidRDefault="00A043A7" w:rsidP="00A043A7"/>
        </w:tc>
        <w:tc>
          <w:tcPr>
            <w:tcW w:w="288" w:type="dxa"/>
          </w:tcPr>
          <w:p w14:paraId="1E4176D7" w14:textId="77777777" w:rsidR="00A043A7" w:rsidRDefault="00A043A7" w:rsidP="00A043A7">
            <w:pPr>
              <w:pStyle w:val="CopticCross"/>
            </w:pPr>
            <w:r w:rsidRPr="00FB5ACB">
              <w:t>¿</w:t>
            </w:r>
          </w:p>
        </w:tc>
        <w:tc>
          <w:tcPr>
            <w:tcW w:w="3960" w:type="dxa"/>
          </w:tcPr>
          <w:p w14:paraId="5078C6BC" w14:textId="77777777" w:rsidR="00A043A7" w:rsidRDefault="00A043A7" w:rsidP="00A043A7">
            <w:pPr>
              <w:pStyle w:val="CopticVersemulti-line"/>
            </w:pPr>
            <w:r>
              <w:t>Ⲗⲟⲓⲡⲟⲛ ϯⲁ̀ⲛⲁⲥⲧⲁⲥⲓⲥ:</w:t>
            </w:r>
          </w:p>
          <w:p w14:paraId="446CEFB7" w14:textId="77777777" w:rsidR="00A043A7" w:rsidRDefault="00A043A7" w:rsidP="00A043A7">
            <w:pPr>
              <w:pStyle w:val="CopticVersemulti-line"/>
            </w:pPr>
            <w:r>
              <w:t>ⲛ̀ⲧⲉ ⲡⲉⲛⲥⲱⲧⲏⲣ Ⲡⲭ̄ⲥ̄:</w:t>
            </w:r>
          </w:p>
          <w:p w14:paraId="22351C05" w14:textId="77777777" w:rsidR="00A043A7" w:rsidRDefault="00A043A7" w:rsidP="00A043A7">
            <w:pPr>
              <w:pStyle w:val="CopticVersemulti-line"/>
            </w:pPr>
            <w:r>
              <w:t>ⲛⲉⲙ ⲡ̀ⲕⲁϩⲓ ⲙ̀ⲡⲓⲒⲟⲩⲣⲇⲁⲛⲏⲥ:</w:t>
            </w:r>
          </w:p>
          <w:p w14:paraId="6A80ABCE" w14:textId="77777777" w:rsidR="00A043A7" w:rsidRPr="005130A7" w:rsidRDefault="00A043A7" w:rsidP="00A043A7">
            <w:pPr>
              <w:pStyle w:val="CopticHangingVerse"/>
            </w:pPr>
            <w:r>
              <w:t>ⲛⲉⲙ ⲡⲓⲱ̀ⲙⲥ ⲛ̀ⲧⲉ Ⲓⲱⲁⲛⲛⲏⲥ.</w:t>
            </w:r>
          </w:p>
        </w:tc>
      </w:tr>
      <w:tr w:rsidR="00A043A7" w14:paraId="22D1298E" w14:textId="77777777" w:rsidTr="00A043A7">
        <w:trPr>
          <w:cantSplit/>
          <w:jc w:val="center"/>
        </w:trPr>
        <w:tc>
          <w:tcPr>
            <w:tcW w:w="288" w:type="dxa"/>
          </w:tcPr>
          <w:p w14:paraId="2A501181" w14:textId="77777777" w:rsidR="00A043A7" w:rsidRDefault="00A043A7" w:rsidP="00A043A7">
            <w:pPr>
              <w:pStyle w:val="CopticCross"/>
            </w:pPr>
            <w:r w:rsidRPr="00FB5ACB">
              <w:t>¿</w:t>
            </w:r>
          </w:p>
        </w:tc>
        <w:tc>
          <w:tcPr>
            <w:tcW w:w="3960" w:type="dxa"/>
          </w:tcPr>
          <w:p w14:paraId="5CBC41ED" w14:textId="77777777" w:rsidR="00A043A7" w:rsidRDefault="00A043A7" w:rsidP="009A461A">
            <w:pPr>
              <w:pStyle w:val="EngHang"/>
            </w:pPr>
            <w:r>
              <w:t>But first, to see the tomb,</w:t>
            </w:r>
          </w:p>
          <w:p w14:paraId="3D3A068D" w14:textId="77777777" w:rsidR="00A043A7" w:rsidRDefault="00A043A7" w:rsidP="009A461A">
            <w:pPr>
              <w:pStyle w:val="EngHang"/>
            </w:pPr>
            <w:r>
              <w:t>Full of grace.</w:t>
            </w:r>
          </w:p>
          <w:p w14:paraId="761A26D0" w14:textId="77777777" w:rsidR="00A043A7" w:rsidRDefault="00A043A7" w:rsidP="009A461A">
            <w:pPr>
              <w:pStyle w:val="EngHang"/>
            </w:pPr>
            <w:r>
              <w:t>Forgive us our sins</w:t>
            </w:r>
          </w:p>
          <w:p w14:paraId="644FE05D" w14:textId="77777777" w:rsidR="00A043A7" w:rsidRDefault="00A043A7" w:rsidP="009A461A">
            <w:pPr>
              <w:pStyle w:val="EngHangEnd"/>
            </w:pPr>
            <w:r>
              <w:t>In that place.</w:t>
            </w:r>
          </w:p>
        </w:tc>
        <w:tc>
          <w:tcPr>
            <w:tcW w:w="288" w:type="dxa"/>
          </w:tcPr>
          <w:p w14:paraId="675F31B7" w14:textId="77777777" w:rsidR="00A043A7" w:rsidRDefault="00A043A7" w:rsidP="00A043A7"/>
        </w:tc>
        <w:tc>
          <w:tcPr>
            <w:tcW w:w="288" w:type="dxa"/>
          </w:tcPr>
          <w:p w14:paraId="4A0322D4" w14:textId="77777777" w:rsidR="00A043A7" w:rsidRDefault="00A043A7" w:rsidP="00A043A7">
            <w:pPr>
              <w:pStyle w:val="CopticCross"/>
            </w:pPr>
            <w:r w:rsidRPr="00FB5ACB">
              <w:t>¿</w:t>
            </w:r>
          </w:p>
        </w:tc>
        <w:tc>
          <w:tcPr>
            <w:tcW w:w="3960" w:type="dxa"/>
          </w:tcPr>
          <w:p w14:paraId="755C07B0" w14:textId="77777777" w:rsidR="00A043A7" w:rsidRDefault="00A043A7" w:rsidP="00A043A7">
            <w:pPr>
              <w:pStyle w:val="CopticVersemulti-line"/>
            </w:pPr>
            <w:r>
              <w:t>Ⲙⲁⲗⲓⲥⲧⲉ ⲡⲓⲙ̀ϩⲁⲩ:</w:t>
            </w:r>
          </w:p>
          <w:p w14:paraId="669FE19F" w14:textId="77777777" w:rsidR="00A043A7" w:rsidRDefault="00A043A7" w:rsidP="00A043A7">
            <w:pPr>
              <w:pStyle w:val="CopticVersemulti-line"/>
            </w:pPr>
            <w:r>
              <w:t>ⲉⲑⲙⲉϩ ⲛ̀ⲭⲁⲣⲓⲥⲙⲁ:</w:t>
            </w:r>
          </w:p>
          <w:p w14:paraId="1E9F862D" w14:textId="77777777" w:rsidR="00A043A7" w:rsidRDefault="00A043A7" w:rsidP="00A043A7">
            <w:pPr>
              <w:pStyle w:val="CopticVersemulti-line"/>
            </w:pPr>
            <w:r>
              <w:t>ϧⲉⲛ ⲡⲓⲙⲁ ⲉ̀ⲧⲉ ⲙ̀ⲙⲁⲩ:</w:t>
            </w:r>
          </w:p>
          <w:p w14:paraId="68EB3806" w14:textId="77777777" w:rsidR="00A043A7" w:rsidRPr="005130A7" w:rsidRDefault="00A043A7" w:rsidP="00A043A7">
            <w:pPr>
              <w:pStyle w:val="CopticHangingVerse"/>
            </w:pPr>
            <w:r>
              <w:t>ⲁϥⲭⲱ ⲛⲁⲛ ⲛ̀ⲛⲉⲛⲡⲁⲣⲁⲡ̀ⲧⲱⲙⲁ.</w:t>
            </w:r>
          </w:p>
        </w:tc>
      </w:tr>
      <w:tr w:rsidR="00A043A7" w14:paraId="29ED5229" w14:textId="77777777" w:rsidTr="00A043A7">
        <w:trPr>
          <w:cantSplit/>
          <w:jc w:val="center"/>
        </w:trPr>
        <w:tc>
          <w:tcPr>
            <w:tcW w:w="288" w:type="dxa"/>
          </w:tcPr>
          <w:p w14:paraId="4D33EB3A" w14:textId="77777777" w:rsidR="00A043A7" w:rsidRDefault="00A043A7" w:rsidP="00A043A7">
            <w:pPr>
              <w:pStyle w:val="CopticCross"/>
            </w:pPr>
          </w:p>
        </w:tc>
        <w:tc>
          <w:tcPr>
            <w:tcW w:w="3960" w:type="dxa"/>
          </w:tcPr>
          <w:p w14:paraId="5BD3E437" w14:textId="77777777" w:rsidR="00A043A7" w:rsidRDefault="00A043A7" w:rsidP="009A461A">
            <w:pPr>
              <w:pStyle w:val="EngHang"/>
            </w:pPr>
            <w:r>
              <w:t>Who among the gods</w:t>
            </w:r>
          </w:p>
          <w:p w14:paraId="6AE6EB25" w14:textId="77777777" w:rsidR="00A043A7" w:rsidRDefault="00A043A7" w:rsidP="009A461A">
            <w:pPr>
              <w:pStyle w:val="EngHang"/>
            </w:pPr>
            <w:r>
              <w:t>Is likened to Immanuel?</w:t>
            </w:r>
          </w:p>
          <w:p w14:paraId="37D7CA20" w14:textId="77777777" w:rsidR="00A043A7" w:rsidRDefault="00A043A7" w:rsidP="009A461A">
            <w:pPr>
              <w:pStyle w:val="EngHang"/>
            </w:pPr>
            <w:r>
              <w:t>Hosanna to our God,</w:t>
            </w:r>
          </w:p>
          <w:p w14:paraId="6C7205D0" w14:textId="77777777" w:rsidR="00A043A7" w:rsidRDefault="00A043A7" w:rsidP="009A461A">
            <w:pPr>
              <w:pStyle w:val="EngHangEnd"/>
            </w:pPr>
            <w:r>
              <w:t>The King of Israel!</w:t>
            </w:r>
          </w:p>
        </w:tc>
        <w:tc>
          <w:tcPr>
            <w:tcW w:w="288" w:type="dxa"/>
          </w:tcPr>
          <w:p w14:paraId="6D55F4BF" w14:textId="77777777" w:rsidR="00A043A7" w:rsidRDefault="00A043A7" w:rsidP="00A043A7"/>
        </w:tc>
        <w:tc>
          <w:tcPr>
            <w:tcW w:w="288" w:type="dxa"/>
          </w:tcPr>
          <w:p w14:paraId="159B2AB7" w14:textId="77777777" w:rsidR="00A043A7" w:rsidRDefault="00A043A7" w:rsidP="00A043A7">
            <w:pPr>
              <w:pStyle w:val="CopticCross"/>
            </w:pPr>
          </w:p>
        </w:tc>
        <w:tc>
          <w:tcPr>
            <w:tcW w:w="3960" w:type="dxa"/>
          </w:tcPr>
          <w:p w14:paraId="7CC27489" w14:textId="77777777" w:rsidR="00A043A7" w:rsidRDefault="00A043A7" w:rsidP="00A043A7">
            <w:pPr>
              <w:pStyle w:val="CopticVersemulti-line"/>
            </w:pPr>
            <w:r>
              <w:t>Ⲛⲓⲙ ⲅⲁⲣ ϧⲉⲛ ⲛⲓⲛⲟⲩϯ:</w:t>
            </w:r>
          </w:p>
          <w:p w14:paraId="4AFDA59A" w14:textId="77777777" w:rsidR="00A043A7" w:rsidRDefault="00A043A7" w:rsidP="00A043A7">
            <w:pPr>
              <w:pStyle w:val="CopticVersemulti-line"/>
            </w:pPr>
            <w:r>
              <w:t>ⲉϥⲟ̀ⲛⲓ ⲛ̀Ⲉⲙⲙⲁⲛⲟⲩⲏⲗ:</w:t>
            </w:r>
          </w:p>
          <w:p w14:paraId="7FC6EC45" w14:textId="77777777" w:rsidR="00A043A7" w:rsidRDefault="00A043A7" w:rsidP="00A043A7">
            <w:pPr>
              <w:pStyle w:val="CopticVersemulti-line"/>
            </w:pPr>
            <w:r>
              <w:t>Ⲱⲥⲁⲛⲛⲁ ⲙ̀ⲡⲉⲛⲛⲟⲩϯ:</w:t>
            </w:r>
          </w:p>
          <w:p w14:paraId="0D62FF6B" w14:textId="77777777" w:rsidR="00A043A7" w:rsidRPr="005130A7" w:rsidRDefault="00A043A7" w:rsidP="00A043A7">
            <w:pPr>
              <w:pStyle w:val="CopticHangingVerse"/>
            </w:pPr>
            <w:r>
              <w:t>ⲃⲁⲥⲓⲗⲓⲧⲟⲩ Ⲓⲥ̄ⲗ̄.</w:t>
            </w:r>
          </w:p>
        </w:tc>
      </w:tr>
      <w:tr w:rsidR="00A043A7" w14:paraId="00154005" w14:textId="77777777" w:rsidTr="00A043A7">
        <w:trPr>
          <w:cantSplit/>
          <w:jc w:val="center"/>
        </w:trPr>
        <w:tc>
          <w:tcPr>
            <w:tcW w:w="288" w:type="dxa"/>
          </w:tcPr>
          <w:p w14:paraId="1075C1C5" w14:textId="77777777" w:rsidR="00A043A7" w:rsidRDefault="00A043A7" w:rsidP="00A043A7">
            <w:pPr>
              <w:pStyle w:val="CopticCross"/>
            </w:pPr>
          </w:p>
        </w:tc>
        <w:tc>
          <w:tcPr>
            <w:tcW w:w="3960" w:type="dxa"/>
          </w:tcPr>
          <w:p w14:paraId="10975200" w14:textId="77777777" w:rsidR="00A043A7" w:rsidRDefault="00A043A7" w:rsidP="009A461A">
            <w:pPr>
              <w:pStyle w:val="EngHang"/>
            </w:pPr>
            <w:r>
              <w:t>Blessed are You, O Christ,</w:t>
            </w:r>
          </w:p>
          <w:p w14:paraId="18317CA7" w14:textId="77777777" w:rsidR="00A043A7" w:rsidRDefault="00A043A7" w:rsidP="009A461A">
            <w:pPr>
              <w:pStyle w:val="EngHang"/>
            </w:pPr>
            <w:r>
              <w:t>The Only-begotten Son.</w:t>
            </w:r>
          </w:p>
          <w:p w14:paraId="3D87E46A" w14:textId="77777777" w:rsidR="00A043A7" w:rsidRDefault="00A043A7" w:rsidP="009A461A">
            <w:pPr>
              <w:pStyle w:val="EngHang"/>
            </w:pPr>
            <w:r>
              <w:t>Hosanna, O God,</w:t>
            </w:r>
          </w:p>
          <w:p w14:paraId="215296DE" w14:textId="77777777" w:rsidR="00A043A7" w:rsidRDefault="00A043A7" w:rsidP="009A461A">
            <w:pPr>
              <w:pStyle w:val="EngHangEnd"/>
            </w:pPr>
            <w:r>
              <w:t>In the highest!</w:t>
            </w:r>
          </w:p>
        </w:tc>
        <w:tc>
          <w:tcPr>
            <w:tcW w:w="288" w:type="dxa"/>
          </w:tcPr>
          <w:p w14:paraId="78728CC0" w14:textId="77777777" w:rsidR="00A043A7" w:rsidRDefault="00A043A7" w:rsidP="00A043A7"/>
        </w:tc>
        <w:tc>
          <w:tcPr>
            <w:tcW w:w="288" w:type="dxa"/>
          </w:tcPr>
          <w:p w14:paraId="5D8E943D" w14:textId="77777777" w:rsidR="00A043A7" w:rsidRDefault="00A043A7" w:rsidP="00A043A7">
            <w:pPr>
              <w:pStyle w:val="CopticCross"/>
            </w:pPr>
          </w:p>
        </w:tc>
        <w:tc>
          <w:tcPr>
            <w:tcW w:w="3960" w:type="dxa"/>
          </w:tcPr>
          <w:p w14:paraId="41D9D6FB" w14:textId="77777777" w:rsidR="00A043A7" w:rsidRDefault="00A043A7" w:rsidP="00A043A7">
            <w:pPr>
              <w:pStyle w:val="CopticVersemulti-line"/>
            </w:pPr>
            <w:r>
              <w:t>Ⲝⲉ̀ⲙⲁⲣⲱⲟⲩⲧ ⲱ̀ Ⲡⲭ̄ⲥ̄:</w:t>
            </w:r>
          </w:p>
          <w:p w14:paraId="5D192776" w14:textId="77777777" w:rsidR="00A043A7" w:rsidRDefault="00A043A7" w:rsidP="00A043A7">
            <w:pPr>
              <w:pStyle w:val="CopticVersemulti-line"/>
            </w:pPr>
            <w:r>
              <w:t>ⲡ̀ϣⲏⲣⲓ ⲙ̀ⲙⲟⲛⲟⲅⲉⲛⲏⲥ:</w:t>
            </w:r>
          </w:p>
          <w:p w14:paraId="290BB043" w14:textId="77777777" w:rsidR="00A043A7" w:rsidRDefault="00A043A7" w:rsidP="00A043A7">
            <w:pPr>
              <w:pStyle w:val="CopticVersemulti-line"/>
            </w:pPr>
            <w:r>
              <w:t>Ⲱⲥⲁⲛⲛⲁ ⲟ̀Ⲑⲥ̄:</w:t>
            </w:r>
          </w:p>
          <w:p w14:paraId="4075BE60" w14:textId="77777777" w:rsidR="00A043A7" w:rsidRPr="005130A7" w:rsidRDefault="00A043A7" w:rsidP="00A043A7">
            <w:pPr>
              <w:pStyle w:val="CopticHangingVerse"/>
            </w:pPr>
            <w:r>
              <w:t>ⲛ̀ⲧⲓⲥ ⲩ̀ⲯⲓⲥⲧⲓⲥ.</w:t>
            </w:r>
          </w:p>
        </w:tc>
      </w:tr>
      <w:tr w:rsidR="00A043A7" w14:paraId="59B5DF9A" w14:textId="77777777" w:rsidTr="00A043A7">
        <w:trPr>
          <w:cantSplit/>
          <w:jc w:val="center"/>
        </w:trPr>
        <w:tc>
          <w:tcPr>
            <w:tcW w:w="288" w:type="dxa"/>
          </w:tcPr>
          <w:p w14:paraId="4A45BCCF" w14:textId="77777777" w:rsidR="00A043A7" w:rsidRDefault="00A043A7" w:rsidP="00A043A7">
            <w:pPr>
              <w:pStyle w:val="CopticCross"/>
            </w:pPr>
            <w:r w:rsidRPr="00FB5ACB">
              <w:lastRenderedPageBreak/>
              <w:t>¿</w:t>
            </w:r>
          </w:p>
        </w:tc>
        <w:tc>
          <w:tcPr>
            <w:tcW w:w="3960" w:type="dxa"/>
          </w:tcPr>
          <w:p w14:paraId="7069257E" w14:textId="77777777" w:rsidR="00A043A7" w:rsidRDefault="00A043A7" w:rsidP="009A461A">
            <w:pPr>
              <w:pStyle w:val="EngHang"/>
            </w:pPr>
            <w:r>
              <w:t>The feast of Palms,</w:t>
            </w:r>
          </w:p>
          <w:p w14:paraId="0CD04784" w14:textId="77777777" w:rsidR="00A043A7" w:rsidRDefault="00A043A7" w:rsidP="009A461A">
            <w:pPr>
              <w:pStyle w:val="EngHang"/>
            </w:pPr>
            <w:r>
              <w:t>Of the Lord Adonai,</w:t>
            </w:r>
          </w:p>
          <w:p w14:paraId="2D54466E" w14:textId="77777777" w:rsidR="00A043A7" w:rsidRDefault="00A043A7" w:rsidP="009A461A">
            <w:pPr>
              <w:pStyle w:val="EngHang"/>
            </w:pPr>
            <w:r>
              <w:t>The Holy God</w:t>
            </w:r>
          </w:p>
          <w:p w14:paraId="151EBBA3" w14:textId="77777777" w:rsidR="00A043A7" w:rsidRDefault="00A043A7" w:rsidP="009A461A">
            <w:pPr>
              <w:pStyle w:val="EngHangEnd"/>
            </w:pPr>
            <w:r>
              <w:t>Is truly great.</w:t>
            </w:r>
          </w:p>
        </w:tc>
        <w:tc>
          <w:tcPr>
            <w:tcW w:w="288" w:type="dxa"/>
          </w:tcPr>
          <w:p w14:paraId="57110F3D" w14:textId="77777777" w:rsidR="00A043A7" w:rsidRDefault="00A043A7" w:rsidP="00A043A7"/>
        </w:tc>
        <w:tc>
          <w:tcPr>
            <w:tcW w:w="288" w:type="dxa"/>
          </w:tcPr>
          <w:p w14:paraId="44828BC0" w14:textId="77777777" w:rsidR="00A043A7" w:rsidRDefault="00A043A7" w:rsidP="00A043A7">
            <w:pPr>
              <w:pStyle w:val="CopticCross"/>
            </w:pPr>
            <w:r w:rsidRPr="00FB5ACB">
              <w:t>¿</w:t>
            </w:r>
          </w:p>
        </w:tc>
        <w:tc>
          <w:tcPr>
            <w:tcW w:w="3960" w:type="dxa"/>
          </w:tcPr>
          <w:p w14:paraId="5F381080" w14:textId="77777777" w:rsidR="00A043A7" w:rsidRDefault="00A043A7" w:rsidP="00A043A7">
            <w:pPr>
              <w:pStyle w:val="CopticVersemulti-line"/>
            </w:pPr>
            <w:r>
              <w:t>Ⲟⲩⲛⲓϣϯ ⲡⲉ ⲛ̀ϣⲁⲓ:</w:t>
            </w:r>
          </w:p>
          <w:p w14:paraId="04DDF0D8" w14:textId="77777777" w:rsidR="00A043A7" w:rsidRDefault="00A043A7" w:rsidP="00A043A7">
            <w:pPr>
              <w:pStyle w:val="CopticVersemulti-line"/>
            </w:pPr>
            <w:r>
              <w:t>ⲙ̀ⲡⲓⲉⲩⲗⲟⲅⲓⲙⲉⲛⲟⲥ:</w:t>
            </w:r>
          </w:p>
          <w:p w14:paraId="516D48FD" w14:textId="77777777" w:rsidR="00A043A7" w:rsidRDefault="00A043A7" w:rsidP="00A043A7">
            <w:pPr>
              <w:pStyle w:val="CopticVersemulti-line"/>
            </w:pPr>
            <w:r>
              <w:t>ⲛ̀ⲧⲉ Ⲡⲟ̄ⲥ̄ Ⲁⲇⲱⲛⲁⲓ:</w:t>
            </w:r>
          </w:p>
          <w:p w14:paraId="6895E66D" w14:textId="77777777" w:rsidR="00A043A7" w:rsidRPr="005130A7" w:rsidRDefault="00A043A7" w:rsidP="00A043A7">
            <w:pPr>
              <w:pStyle w:val="CopticHangingVerse"/>
            </w:pPr>
            <w:r>
              <w:t>ⲁ̀ⲅⲓⲟⲥ ⲟ̀Ⲑⲥ̄.</w:t>
            </w:r>
          </w:p>
        </w:tc>
      </w:tr>
      <w:tr w:rsidR="00A043A7" w14:paraId="13F4C9B3" w14:textId="77777777" w:rsidTr="00A043A7">
        <w:trPr>
          <w:cantSplit/>
          <w:jc w:val="center"/>
        </w:trPr>
        <w:tc>
          <w:tcPr>
            <w:tcW w:w="288" w:type="dxa"/>
          </w:tcPr>
          <w:p w14:paraId="31500863" w14:textId="77777777" w:rsidR="00A043A7" w:rsidRDefault="00A043A7" w:rsidP="00A043A7">
            <w:pPr>
              <w:pStyle w:val="CopticCross"/>
            </w:pPr>
            <w:r w:rsidRPr="00FB5ACB">
              <w:t>¿</w:t>
            </w:r>
          </w:p>
        </w:tc>
        <w:tc>
          <w:tcPr>
            <w:tcW w:w="3960" w:type="dxa"/>
          </w:tcPr>
          <w:p w14:paraId="665E97F4" w14:textId="77777777" w:rsidR="00A043A7" w:rsidRDefault="00A043A7" w:rsidP="009A461A">
            <w:pPr>
              <w:pStyle w:val="EngHang"/>
            </w:pPr>
            <w:r>
              <w:t>The incomprehensible light</w:t>
            </w:r>
          </w:p>
          <w:p w14:paraId="55F84B40" w14:textId="77777777" w:rsidR="00A043A7" w:rsidRDefault="00A043A7" w:rsidP="009A461A">
            <w:pPr>
              <w:pStyle w:val="EngHang"/>
            </w:pPr>
            <w:r>
              <w:t>Became manifest in the world.</w:t>
            </w:r>
          </w:p>
          <w:p w14:paraId="316BA766" w14:textId="77777777" w:rsidR="00A043A7" w:rsidRDefault="00A043A7" w:rsidP="009A461A">
            <w:pPr>
              <w:pStyle w:val="EngHang"/>
            </w:pPr>
            <w:r>
              <w:t>Let us praise Him, saying,</w:t>
            </w:r>
          </w:p>
          <w:p w14:paraId="0A01C308" w14:textId="77777777" w:rsidR="00A043A7" w:rsidRDefault="00A043A7" w:rsidP="009A461A">
            <w:pPr>
              <w:pStyle w:val="EngHangEnd"/>
            </w:pPr>
            <w:r>
              <w:t>“Holy, O Mighty!”</w:t>
            </w:r>
          </w:p>
        </w:tc>
        <w:tc>
          <w:tcPr>
            <w:tcW w:w="288" w:type="dxa"/>
          </w:tcPr>
          <w:p w14:paraId="00A3CE9F" w14:textId="77777777" w:rsidR="00A043A7" w:rsidRDefault="00A043A7" w:rsidP="00A043A7"/>
        </w:tc>
        <w:tc>
          <w:tcPr>
            <w:tcW w:w="288" w:type="dxa"/>
          </w:tcPr>
          <w:p w14:paraId="273A4C88" w14:textId="77777777" w:rsidR="00A043A7" w:rsidRDefault="00A043A7" w:rsidP="00A043A7">
            <w:pPr>
              <w:pStyle w:val="CopticCross"/>
            </w:pPr>
            <w:r w:rsidRPr="00FB5ACB">
              <w:t>¿</w:t>
            </w:r>
          </w:p>
        </w:tc>
        <w:tc>
          <w:tcPr>
            <w:tcW w:w="3960" w:type="dxa"/>
          </w:tcPr>
          <w:p w14:paraId="0296BBAD" w14:textId="77777777" w:rsidR="00A043A7" w:rsidRDefault="00A043A7" w:rsidP="00A043A7">
            <w:pPr>
              <w:pStyle w:val="CopticVersemulti-line"/>
            </w:pPr>
            <w:r>
              <w:t>Ⲡⲓⲟⲩⲱⲓⲛⲓ ⲛ̀ⲁⲧϣ̀ⲧⲁϩⲟϥ:</w:t>
            </w:r>
          </w:p>
          <w:p w14:paraId="6BAA98A6" w14:textId="77777777" w:rsidR="00A043A7" w:rsidRDefault="00A043A7" w:rsidP="00A043A7">
            <w:pPr>
              <w:pStyle w:val="CopticVersemulti-line"/>
            </w:pPr>
            <w:r>
              <w:t>ⲁϥⲟⲩⲟⲛϩϥ ϧⲉⲛ ⲡⲓⲕⲟⲥⲙⲟⲥ:</w:t>
            </w:r>
          </w:p>
          <w:p w14:paraId="0AAF14BB" w14:textId="77777777" w:rsidR="00A043A7" w:rsidRDefault="00A043A7" w:rsidP="00A043A7">
            <w:pPr>
              <w:pStyle w:val="CopticVersemulti-line"/>
            </w:pPr>
            <w:r>
              <w:t>ⲙⲁⲣⲉⲛϩⲱⲥ ⲉ̀ⲣⲟϥ:</w:t>
            </w:r>
          </w:p>
          <w:p w14:paraId="79BAF277" w14:textId="77777777" w:rsidR="00A043A7" w:rsidRPr="005130A7" w:rsidRDefault="00A043A7" w:rsidP="00A043A7">
            <w:pPr>
              <w:pStyle w:val="CopticHangingVerse"/>
            </w:pPr>
            <w:r>
              <w:t>ⲁ̀ⲅⲓⲟⲥ ⲓⲥⲭⲩⲣⲟⲥ.</w:t>
            </w:r>
          </w:p>
        </w:tc>
      </w:tr>
      <w:tr w:rsidR="00A043A7" w14:paraId="7B886528" w14:textId="77777777" w:rsidTr="00A043A7">
        <w:trPr>
          <w:cantSplit/>
          <w:jc w:val="center"/>
        </w:trPr>
        <w:tc>
          <w:tcPr>
            <w:tcW w:w="288" w:type="dxa"/>
          </w:tcPr>
          <w:p w14:paraId="30EAA548" w14:textId="77777777" w:rsidR="00A043A7" w:rsidRDefault="00A043A7" w:rsidP="00A043A7">
            <w:pPr>
              <w:pStyle w:val="CopticCross"/>
            </w:pPr>
          </w:p>
        </w:tc>
        <w:tc>
          <w:tcPr>
            <w:tcW w:w="3960" w:type="dxa"/>
          </w:tcPr>
          <w:p w14:paraId="34D3790C" w14:textId="77777777" w:rsidR="00A043A7" w:rsidRDefault="00A043A7" w:rsidP="009A461A">
            <w:pPr>
              <w:pStyle w:val="EngHang"/>
            </w:pPr>
            <w:r>
              <w:t>Rejoice, O you faithful,</w:t>
            </w:r>
          </w:p>
          <w:p w14:paraId="2FD79C8C" w14:textId="77777777" w:rsidR="00A043A7" w:rsidRDefault="00A043A7" w:rsidP="009A461A">
            <w:pPr>
              <w:pStyle w:val="EngHang"/>
            </w:pPr>
            <w:r>
              <w:t>In the feast of Jesus Christ,</w:t>
            </w:r>
          </w:p>
          <w:p w14:paraId="7D9D82DE" w14:textId="77777777" w:rsidR="00A043A7" w:rsidRDefault="00A043A7" w:rsidP="009A461A">
            <w:pPr>
              <w:pStyle w:val="EngHang"/>
            </w:pPr>
            <w:r>
              <w:t>And praise wholly,</w:t>
            </w:r>
          </w:p>
          <w:p w14:paraId="1EB280F3" w14:textId="77777777" w:rsidR="00A043A7" w:rsidRDefault="00A043A7" w:rsidP="009A461A">
            <w:pPr>
              <w:pStyle w:val="EngHangEnd"/>
            </w:pPr>
            <w:r>
              <w:t>“Holy, O Immortal!”</w:t>
            </w:r>
          </w:p>
        </w:tc>
        <w:tc>
          <w:tcPr>
            <w:tcW w:w="288" w:type="dxa"/>
          </w:tcPr>
          <w:p w14:paraId="4109BF52" w14:textId="77777777" w:rsidR="00A043A7" w:rsidRDefault="00A043A7" w:rsidP="00A043A7"/>
        </w:tc>
        <w:tc>
          <w:tcPr>
            <w:tcW w:w="288" w:type="dxa"/>
          </w:tcPr>
          <w:p w14:paraId="2DFD8CD9" w14:textId="77777777" w:rsidR="00A043A7" w:rsidRDefault="00A043A7" w:rsidP="00A043A7">
            <w:pPr>
              <w:pStyle w:val="CopticCross"/>
            </w:pPr>
          </w:p>
        </w:tc>
        <w:tc>
          <w:tcPr>
            <w:tcW w:w="3960" w:type="dxa"/>
          </w:tcPr>
          <w:p w14:paraId="7311356C" w14:textId="77777777" w:rsidR="00A043A7" w:rsidRDefault="00A043A7" w:rsidP="00A043A7">
            <w:pPr>
              <w:pStyle w:val="CopticVersemulti-line"/>
            </w:pPr>
            <w:r>
              <w:t>Ⲣⲁϣⲓ ⲱ̀ ⲛⲓⲡⲓⲥⲧⲟⲥ:</w:t>
            </w:r>
          </w:p>
          <w:p w14:paraId="763B7335" w14:textId="77777777" w:rsidR="00A043A7" w:rsidRDefault="00A043A7" w:rsidP="00A043A7">
            <w:pPr>
              <w:pStyle w:val="CopticVersemulti-line"/>
            </w:pPr>
            <w:r>
              <w:t>ϧⲉⲛ ⲡ̀ϣⲁⲓ ⲛ̀Ⲓⲏ̄ⲥ̄ Ⲡⲭ̄ⲥ̄:</w:t>
            </w:r>
          </w:p>
          <w:p w14:paraId="61BFA593" w14:textId="77777777" w:rsidR="00A043A7" w:rsidRDefault="00A043A7" w:rsidP="00A043A7">
            <w:pPr>
              <w:pStyle w:val="CopticVersemulti-line"/>
            </w:pPr>
            <w:r>
              <w:t>ⲟⲩⲟϩ ⲁ̀ⲣⲓⲯⲁⲗⲓⲛ ⲕⲁⲗⲱⲥ:</w:t>
            </w:r>
          </w:p>
          <w:p w14:paraId="103FD2D8" w14:textId="77777777" w:rsidR="00A043A7" w:rsidRPr="005130A7" w:rsidRDefault="00A043A7" w:rsidP="00A043A7">
            <w:pPr>
              <w:pStyle w:val="CopticHangingVerse"/>
            </w:pPr>
            <w:r>
              <w:t>ⲁ̀ⲅⲓⲟⲥ ⲁ̀ⲑⲁⲛⲁⲧⲟⲥ.</w:t>
            </w:r>
          </w:p>
        </w:tc>
      </w:tr>
      <w:tr w:rsidR="00A043A7" w14:paraId="4D6EEA64" w14:textId="77777777" w:rsidTr="00A043A7">
        <w:trPr>
          <w:cantSplit/>
          <w:jc w:val="center"/>
        </w:trPr>
        <w:tc>
          <w:tcPr>
            <w:tcW w:w="288" w:type="dxa"/>
          </w:tcPr>
          <w:p w14:paraId="3A9DB4AE" w14:textId="77777777" w:rsidR="00A043A7" w:rsidRDefault="00A043A7" w:rsidP="00A043A7">
            <w:pPr>
              <w:pStyle w:val="CopticCross"/>
            </w:pPr>
          </w:p>
        </w:tc>
        <w:tc>
          <w:tcPr>
            <w:tcW w:w="3960" w:type="dxa"/>
          </w:tcPr>
          <w:p w14:paraId="4F294882" w14:textId="77777777" w:rsidR="00A043A7" w:rsidRDefault="00A043A7" w:rsidP="009A461A">
            <w:pPr>
              <w:pStyle w:val="EngHang"/>
            </w:pPr>
            <w:r>
              <w:t>Praise the Lord, our God,</w:t>
            </w:r>
          </w:p>
          <w:p w14:paraId="7DCF8022" w14:textId="77777777" w:rsidR="00A043A7" w:rsidRDefault="00A043A7" w:rsidP="009A461A">
            <w:pPr>
              <w:pStyle w:val="EngHang"/>
            </w:pPr>
            <w:r>
              <w:t>For Psalm is good,</w:t>
            </w:r>
          </w:p>
          <w:p w14:paraId="1C73A18C" w14:textId="77777777" w:rsidR="00A043A7" w:rsidRDefault="00A043A7" w:rsidP="009A461A">
            <w:pPr>
              <w:pStyle w:val="EngHang"/>
            </w:pPr>
            <w:r>
              <w:t>In the great day,</w:t>
            </w:r>
          </w:p>
          <w:p w14:paraId="1B0941D1" w14:textId="77777777" w:rsidR="00A043A7" w:rsidRDefault="00A043A7" w:rsidP="009A461A">
            <w:pPr>
              <w:pStyle w:val="EngHangEnd"/>
            </w:pPr>
            <w:r>
              <w:t>The feast of Palms.</w:t>
            </w:r>
          </w:p>
        </w:tc>
        <w:tc>
          <w:tcPr>
            <w:tcW w:w="288" w:type="dxa"/>
          </w:tcPr>
          <w:p w14:paraId="4D2EAD1E" w14:textId="77777777" w:rsidR="00A043A7" w:rsidRDefault="00A043A7" w:rsidP="00A043A7"/>
        </w:tc>
        <w:tc>
          <w:tcPr>
            <w:tcW w:w="288" w:type="dxa"/>
          </w:tcPr>
          <w:p w14:paraId="12B42899" w14:textId="77777777" w:rsidR="00A043A7" w:rsidRDefault="00A043A7" w:rsidP="00A043A7">
            <w:pPr>
              <w:pStyle w:val="CopticCross"/>
            </w:pPr>
          </w:p>
        </w:tc>
        <w:tc>
          <w:tcPr>
            <w:tcW w:w="3960" w:type="dxa"/>
          </w:tcPr>
          <w:p w14:paraId="2486411D" w14:textId="77777777" w:rsidR="00A043A7" w:rsidRDefault="00A043A7" w:rsidP="00A043A7">
            <w:pPr>
              <w:pStyle w:val="CopticVersemulti-line"/>
            </w:pPr>
            <w:r>
              <w:t>Ⲥⲙⲟⲩ ⲉ̀Ⲡ</w:t>
            </w:r>
            <w:r>
              <w:pgNum/>
            </w:r>
            <w:r>
              <w:t>ⲟ̄ⲥ̄ ⲡⲉⲛⲛⲟⲩϯ:</w:t>
            </w:r>
          </w:p>
          <w:p w14:paraId="4D7CAC9B" w14:textId="77777777" w:rsidR="00A043A7" w:rsidRDefault="00A043A7" w:rsidP="00A043A7">
            <w:pPr>
              <w:pStyle w:val="CopticVersemulti-line"/>
            </w:pPr>
            <w:r>
              <w:t>ϫⲉ ⲛⲁⲛⲉ ⲟⲩⲯⲁⲗⲙⲟⲥ:</w:t>
            </w:r>
          </w:p>
          <w:p w14:paraId="42F6A38E" w14:textId="77777777" w:rsidR="00A043A7" w:rsidRDefault="00A043A7" w:rsidP="00A043A7">
            <w:pPr>
              <w:pStyle w:val="CopticVersemulti-line"/>
            </w:pPr>
            <w:r>
              <w:t>ϧⲉⲛ ⲡⲓⲉ̀ϩⲟⲟⲩ ⲡⲓⲛⲓϣϯ:</w:t>
            </w:r>
          </w:p>
          <w:p w14:paraId="0AED51FC" w14:textId="77777777" w:rsidR="00A043A7" w:rsidRPr="005130A7" w:rsidRDefault="00A043A7" w:rsidP="00A043A7">
            <w:pPr>
              <w:pStyle w:val="CopticHangingVerse"/>
            </w:pPr>
            <w:r>
              <w:t>ⲛ̀ⲧⲉ ⲡⲓⲉⲩⲗⲟⲅⲓⲙⲉⲛⲟⲥ.</w:t>
            </w:r>
          </w:p>
        </w:tc>
      </w:tr>
      <w:tr w:rsidR="00A043A7" w14:paraId="56F942BD" w14:textId="77777777" w:rsidTr="00A043A7">
        <w:trPr>
          <w:cantSplit/>
          <w:jc w:val="center"/>
        </w:trPr>
        <w:tc>
          <w:tcPr>
            <w:tcW w:w="288" w:type="dxa"/>
          </w:tcPr>
          <w:p w14:paraId="3322E0DC" w14:textId="77777777" w:rsidR="00A043A7" w:rsidRDefault="00A043A7" w:rsidP="00A043A7">
            <w:pPr>
              <w:pStyle w:val="CopticCross"/>
            </w:pPr>
            <w:r w:rsidRPr="00FB5ACB">
              <w:t>¿</w:t>
            </w:r>
          </w:p>
        </w:tc>
        <w:tc>
          <w:tcPr>
            <w:tcW w:w="3960" w:type="dxa"/>
          </w:tcPr>
          <w:p w14:paraId="5C192C4A" w14:textId="77777777" w:rsidR="00A043A7" w:rsidRDefault="00A043A7" w:rsidP="009A461A">
            <w:pPr>
              <w:pStyle w:val="EngHang"/>
            </w:pPr>
            <w:r>
              <w:t>We praise Christ, the King,</w:t>
            </w:r>
          </w:p>
          <w:p w14:paraId="4CC500F4" w14:textId="77777777" w:rsidR="00A043A7" w:rsidRDefault="00A043A7" w:rsidP="009A461A">
            <w:pPr>
              <w:pStyle w:val="EngHang"/>
            </w:pPr>
            <w:r>
              <w:t>With the heavenly order,</w:t>
            </w:r>
          </w:p>
          <w:p w14:paraId="3CC263F6" w14:textId="77777777" w:rsidR="00A043A7" w:rsidRDefault="00A043A7" w:rsidP="009A461A">
            <w:pPr>
              <w:pStyle w:val="EngHang"/>
            </w:pPr>
            <w:r>
              <w:t>“O Son of God,</w:t>
            </w:r>
          </w:p>
          <w:p w14:paraId="0881AD9C" w14:textId="77777777" w:rsidR="00A043A7" w:rsidRPr="0078672A" w:rsidRDefault="00A043A7" w:rsidP="009A461A">
            <w:pPr>
              <w:pStyle w:val="EngHangEnd"/>
            </w:pPr>
            <w:r>
              <w:t>Hosanna in the highest!”</w:t>
            </w:r>
          </w:p>
        </w:tc>
        <w:tc>
          <w:tcPr>
            <w:tcW w:w="288" w:type="dxa"/>
          </w:tcPr>
          <w:p w14:paraId="71EDF9F5" w14:textId="77777777" w:rsidR="00A043A7" w:rsidRDefault="00A043A7" w:rsidP="00A043A7"/>
        </w:tc>
        <w:tc>
          <w:tcPr>
            <w:tcW w:w="288" w:type="dxa"/>
          </w:tcPr>
          <w:p w14:paraId="519B265C" w14:textId="77777777" w:rsidR="00A043A7" w:rsidRDefault="00A043A7" w:rsidP="00A043A7">
            <w:pPr>
              <w:pStyle w:val="CopticCross"/>
            </w:pPr>
            <w:r w:rsidRPr="00FB5ACB">
              <w:t>¿</w:t>
            </w:r>
          </w:p>
        </w:tc>
        <w:tc>
          <w:tcPr>
            <w:tcW w:w="3960" w:type="dxa"/>
          </w:tcPr>
          <w:p w14:paraId="481B8917" w14:textId="77777777" w:rsidR="00A043A7" w:rsidRDefault="00A043A7" w:rsidP="00A043A7">
            <w:pPr>
              <w:pStyle w:val="CopticVersemulti-line"/>
            </w:pPr>
            <w:r>
              <w:t>Ⲧⲉⲛϩⲱⲥ ⲉ̀ⲡ̀ⲟⲩⲣⲟ Ⲡⲭ̄ⲥ̄:</w:t>
            </w:r>
          </w:p>
          <w:p w14:paraId="6366FFE2" w14:textId="77777777" w:rsidR="00A043A7" w:rsidRDefault="00A043A7" w:rsidP="00A043A7">
            <w:pPr>
              <w:pStyle w:val="CopticVersemulti-line"/>
            </w:pPr>
            <w:r>
              <w:t>ⲛⲉⲙ ⲛⲓⲧⲁⲅⲙⲁ ⲛ̀ⲧⲉ ⲛ̀ϭⲓⲥⲓ:</w:t>
            </w:r>
          </w:p>
          <w:p w14:paraId="01737AB7" w14:textId="77777777" w:rsidR="00A043A7" w:rsidRDefault="00A043A7" w:rsidP="00A043A7">
            <w:pPr>
              <w:pStyle w:val="CopticVersemulti-line"/>
            </w:pPr>
            <w:r>
              <w:t>ⲱ̀ Ⲩⲥ̄ Ⲑⲥ̄:</w:t>
            </w:r>
          </w:p>
          <w:p w14:paraId="46376A63" w14:textId="77777777" w:rsidR="00A043A7" w:rsidRPr="005130A7" w:rsidRDefault="00A043A7" w:rsidP="00A043A7">
            <w:pPr>
              <w:pStyle w:val="CopticHangingVerse"/>
            </w:pPr>
            <w:r>
              <w:t>Ⲱⲥⲁⲛⲛⲁ ϧⲉⲛ ⲛⲏⲉⲧϭⲟⲥⲓ.</w:t>
            </w:r>
          </w:p>
        </w:tc>
      </w:tr>
      <w:tr w:rsidR="00A043A7" w14:paraId="2153A023" w14:textId="77777777" w:rsidTr="00A043A7">
        <w:trPr>
          <w:cantSplit/>
          <w:jc w:val="center"/>
        </w:trPr>
        <w:tc>
          <w:tcPr>
            <w:tcW w:w="288" w:type="dxa"/>
          </w:tcPr>
          <w:p w14:paraId="33822BBF" w14:textId="77777777" w:rsidR="00A043A7" w:rsidRDefault="00A043A7" w:rsidP="00A043A7">
            <w:pPr>
              <w:pStyle w:val="CopticCross"/>
            </w:pPr>
            <w:r w:rsidRPr="00FB5ACB">
              <w:t>¿</w:t>
            </w:r>
          </w:p>
        </w:tc>
        <w:tc>
          <w:tcPr>
            <w:tcW w:w="3960" w:type="dxa"/>
          </w:tcPr>
          <w:p w14:paraId="23D5051F" w14:textId="77777777" w:rsidR="00A043A7" w:rsidRDefault="00A043A7" w:rsidP="009A461A">
            <w:pPr>
              <w:pStyle w:val="EngHang"/>
            </w:pPr>
            <w:r>
              <w:t>Behold, the little children</w:t>
            </w:r>
          </w:p>
          <w:p w14:paraId="3E323BB8" w14:textId="77777777" w:rsidR="00A043A7" w:rsidRDefault="00A043A7" w:rsidP="009A461A">
            <w:pPr>
              <w:pStyle w:val="EngHang"/>
            </w:pPr>
            <w:r>
              <w:t>Praise Immanuel,</w:t>
            </w:r>
          </w:p>
          <w:p w14:paraId="2829EA4C" w14:textId="77777777" w:rsidR="00A043A7" w:rsidRDefault="00A043A7" w:rsidP="009A461A">
            <w:pPr>
              <w:pStyle w:val="EngHang"/>
            </w:pPr>
            <w:r>
              <w:t>“It is right to say ‘Hosanna’</w:t>
            </w:r>
          </w:p>
          <w:p w14:paraId="6B0E2106" w14:textId="77777777" w:rsidR="00A043A7" w:rsidRDefault="00A043A7" w:rsidP="009A461A">
            <w:pPr>
              <w:pStyle w:val="EngHangEnd"/>
            </w:pPr>
            <w:r>
              <w:t>O King of Israel!”</w:t>
            </w:r>
          </w:p>
        </w:tc>
        <w:tc>
          <w:tcPr>
            <w:tcW w:w="288" w:type="dxa"/>
          </w:tcPr>
          <w:p w14:paraId="1815E4F5" w14:textId="77777777" w:rsidR="00A043A7" w:rsidRDefault="00A043A7" w:rsidP="00A043A7"/>
        </w:tc>
        <w:tc>
          <w:tcPr>
            <w:tcW w:w="288" w:type="dxa"/>
          </w:tcPr>
          <w:p w14:paraId="1AFD558F" w14:textId="77777777" w:rsidR="00A043A7" w:rsidRDefault="00A043A7" w:rsidP="00A043A7">
            <w:pPr>
              <w:pStyle w:val="CopticCross"/>
            </w:pPr>
            <w:r w:rsidRPr="00FB5ACB">
              <w:t>¿</w:t>
            </w:r>
          </w:p>
        </w:tc>
        <w:tc>
          <w:tcPr>
            <w:tcW w:w="3960" w:type="dxa"/>
          </w:tcPr>
          <w:p w14:paraId="03C81E87" w14:textId="77777777" w:rsidR="00A043A7" w:rsidRDefault="00A043A7" w:rsidP="00A043A7">
            <w:pPr>
              <w:pStyle w:val="CopticVersemulti-line"/>
            </w:pPr>
            <w:r>
              <w:t>Ⲩⲥ ⲛⲓⲕⲟⲩϫⲓ ⲛ̀ⲁ̀ⲗⲱⲟⲩⲓ̀:</w:t>
            </w:r>
          </w:p>
          <w:p w14:paraId="2F47D0C6" w14:textId="77777777" w:rsidR="00A043A7" w:rsidRDefault="00A043A7" w:rsidP="00A043A7">
            <w:pPr>
              <w:pStyle w:val="CopticVersemulti-line"/>
            </w:pPr>
            <w:r>
              <w:t>ⲉⲩϩⲱⲥ ⲉ̀Ⲉⲙⲙⲁⲛⲟⲩⲏⲗ:</w:t>
            </w:r>
          </w:p>
          <w:p w14:paraId="71210A74" w14:textId="77777777" w:rsidR="00A043A7" w:rsidRDefault="00A043A7" w:rsidP="00A043A7">
            <w:pPr>
              <w:pStyle w:val="CopticVersemulti-line"/>
            </w:pPr>
            <w:r>
              <w:t>Ⲱⲥⲁⲛⲛⲁ ⲉⲣⲡ̀ⲣⲉⲡⲓ:</w:t>
            </w:r>
          </w:p>
          <w:p w14:paraId="1B9AEBC5" w14:textId="77777777" w:rsidR="00A043A7" w:rsidRPr="005130A7" w:rsidRDefault="00A043A7" w:rsidP="00A043A7">
            <w:pPr>
              <w:pStyle w:val="CopticHangingVerse"/>
            </w:pPr>
            <w:r>
              <w:t>ⲙ̀ⲡ̀ⲟⲩⲣⲟ ⲙ̀Ⲡⲓ̄ⲥ̄ⲗ̄.</w:t>
            </w:r>
          </w:p>
        </w:tc>
      </w:tr>
      <w:tr w:rsidR="00A043A7" w14:paraId="034D881C" w14:textId="77777777" w:rsidTr="00A043A7">
        <w:trPr>
          <w:cantSplit/>
          <w:jc w:val="center"/>
        </w:trPr>
        <w:tc>
          <w:tcPr>
            <w:tcW w:w="288" w:type="dxa"/>
          </w:tcPr>
          <w:p w14:paraId="203321B4" w14:textId="77777777" w:rsidR="00A043A7" w:rsidRDefault="00A043A7" w:rsidP="00A043A7">
            <w:pPr>
              <w:pStyle w:val="CopticCross"/>
            </w:pPr>
          </w:p>
        </w:tc>
        <w:tc>
          <w:tcPr>
            <w:tcW w:w="3960" w:type="dxa"/>
          </w:tcPr>
          <w:p w14:paraId="64A0B8B3" w14:textId="77777777" w:rsidR="00A043A7" w:rsidRDefault="00A043A7" w:rsidP="009A461A">
            <w:pPr>
              <w:pStyle w:val="EngHang"/>
            </w:pPr>
            <w:r>
              <w:t>O compassionate God,</w:t>
            </w:r>
          </w:p>
          <w:p w14:paraId="04DAA1B8" w14:textId="77777777" w:rsidR="00A043A7" w:rsidRDefault="00A043A7" w:rsidP="009A461A">
            <w:pPr>
              <w:pStyle w:val="EngHang"/>
            </w:pPr>
            <w:r>
              <w:t>Have mercy on us, O good One,</w:t>
            </w:r>
          </w:p>
          <w:p w14:paraId="527AB887" w14:textId="77777777" w:rsidR="00A043A7" w:rsidRDefault="00A043A7" w:rsidP="009A461A">
            <w:pPr>
              <w:pStyle w:val="EngHang"/>
            </w:pPr>
            <w:r>
              <w:t>For the sake of Your mother, the Bride,</w:t>
            </w:r>
          </w:p>
          <w:p w14:paraId="49060515" w14:textId="77777777" w:rsidR="00A043A7" w:rsidRDefault="00A043A7" w:rsidP="009A461A">
            <w:pPr>
              <w:pStyle w:val="EngHangEnd"/>
            </w:pPr>
            <w:r>
              <w:t>The Virgin Mary.</w:t>
            </w:r>
          </w:p>
        </w:tc>
        <w:tc>
          <w:tcPr>
            <w:tcW w:w="288" w:type="dxa"/>
          </w:tcPr>
          <w:p w14:paraId="06FDE201" w14:textId="77777777" w:rsidR="00A043A7" w:rsidRDefault="00A043A7" w:rsidP="00A043A7"/>
        </w:tc>
        <w:tc>
          <w:tcPr>
            <w:tcW w:w="288" w:type="dxa"/>
          </w:tcPr>
          <w:p w14:paraId="54D3FF01" w14:textId="77777777" w:rsidR="00A043A7" w:rsidRDefault="00A043A7" w:rsidP="00A043A7">
            <w:pPr>
              <w:pStyle w:val="CopticCross"/>
            </w:pPr>
          </w:p>
        </w:tc>
        <w:tc>
          <w:tcPr>
            <w:tcW w:w="3960" w:type="dxa"/>
          </w:tcPr>
          <w:p w14:paraId="63EA9D82" w14:textId="77777777" w:rsidR="00A043A7" w:rsidRDefault="00A043A7" w:rsidP="00A043A7">
            <w:pPr>
              <w:pStyle w:val="CopticVersemulti-line"/>
            </w:pPr>
            <w:r>
              <w:t>Ⲫϯ ⲡⲓⲣⲉϥϣⲉⲛϩⲏⲧ:</w:t>
            </w:r>
          </w:p>
          <w:p w14:paraId="3AA95D64" w14:textId="77777777" w:rsidR="00A043A7" w:rsidRDefault="00A043A7" w:rsidP="00A043A7">
            <w:pPr>
              <w:pStyle w:val="CopticVersemulti-line"/>
            </w:pPr>
            <w:r>
              <w:t>ⲛⲁⲓ ⲛⲁⲛ ⲱ̀ ⲡⲓⲁ̀ⲅⲁⲑⲟⲥ:</w:t>
            </w:r>
          </w:p>
          <w:p w14:paraId="0E70A504" w14:textId="77777777" w:rsidR="00A043A7" w:rsidRDefault="00A043A7" w:rsidP="00A043A7">
            <w:pPr>
              <w:pStyle w:val="CopticVersemulti-line"/>
            </w:pPr>
            <w:r>
              <w:t>ⲉⲑⲃⲉ ⲧⲉⲕⲁⲩ ϯϣⲉⲗⲏⲧ:</w:t>
            </w:r>
          </w:p>
          <w:p w14:paraId="12773C35" w14:textId="77777777" w:rsidR="00A043A7" w:rsidRPr="005130A7" w:rsidRDefault="00A043A7" w:rsidP="00A043A7">
            <w:pPr>
              <w:pStyle w:val="CopticHangingVerse"/>
            </w:pPr>
            <w:r>
              <w:t>Ⲙⲁⲣⲓⲁ̀ ϯⲡⲁⲣⲑⲉⲛⲟⲥ.</w:t>
            </w:r>
          </w:p>
        </w:tc>
      </w:tr>
      <w:tr w:rsidR="00A043A7" w14:paraId="48ED7139" w14:textId="77777777" w:rsidTr="00A043A7">
        <w:trPr>
          <w:cantSplit/>
          <w:jc w:val="center"/>
        </w:trPr>
        <w:tc>
          <w:tcPr>
            <w:tcW w:w="288" w:type="dxa"/>
          </w:tcPr>
          <w:p w14:paraId="506B5F41" w14:textId="77777777" w:rsidR="00A043A7" w:rsidRDefault="00A043A7" w:rsidP="00A043A7">
            <w:pPr>
              <w:pStyle w:val="CopticCross"/>
            </w:pPr>
          </w:p>
        </w:tc>
        <w:tc>
          <w:tcPr>
            <w:tcW w:w="3960" w:type="dxa"/>
          </w:tcPr>
          <w:p w14:paraId="42322C96" w14:textId="77777777" w:rsidR="00A043A7" w:rsidRDefault="00A043A7" w:rsidP="009A461A">
            <w:pPr>
              <w:pStyle w:val="EngHang"/>
            </w:pPr>
            <w:r>
              <w:t>Hail to Kranion!</w:t>
            </w:r>
          </w:p>
          <w:p w14:paraId="19E55D85" w14:textId="77777777" w:rsidR="00A043A7" w:rsidRDefault="00A043A7" w:rsidP="009A461A">
            <w:pPr>
              <w:pStyle w:val="EngHang"/>
            </w:pPr>
            <w:r>
              <w:t>Hail to the city of the Lord!</w:t>
            </w:r>
          </w:p>
          <w:p w14:paraId="0F4187CB" w14:textId="77777777" w:rsidR="00A043A7" w:rsidRDefault="00A043A7" w:rsidP="009A461A">
            <w:pPr>
              <w:pStyle w:val="EngHang"/>
            </w:pPr>
            <w:r>
              <w:t>And hail to the tomb,</w:t>
            </w:r>
          </w:p>
          <w:p w14:paraId="60032D5E" w14:textId="77777777" w:rsidR="00A043A7" w:rsidRDefault="00A043A7" w:rsidP="009A461A">
            <w:pPr>
              <w:pStyle w:val="EngHangEnd"/>
            </w:pPr>
            <w:r>
              <w:t>And the Resurrection!</w:t>
            </w:r>
          </w:p>
        </w:tc>
        <w:tc>
          <w:tcPr>
            <w:tcW w:w="288" w:type="dxa"/>
          </w:tcPr>
          <w:p w14:paraId="74F058F2" w14:textId="77777777" w:rsidR="00A043A7" w:rsidRDefault="00A043A7" w:rsidP="00A043A7"/>
        </w:tc>
        <w:tc>
          <w:tcPr>
            <w:tcW w:w="288" w:type="dxa"/>
          </w:tcPr>
          <w:p w14:paraId="43912809" w14:textId="77777777" w:rsidR="00A043A7" w:rsidRDefault="00A043A7" w:rsidP="00A043A7">
            <w:pPr>
              <w:pStyle w:val="CopticCross"/>
            </w:pPr>
          </w:p>
        </w:tc>
        <w:tc>
          <w:tcPr>
            <w:tcW w:w="3960" w:type="dxa"/>
          </w:tcPr>
          <w:p w14:paraId="32B9BF4E" w14:textId="77777777" w:rsidR="00A043A7" w:rsidRDefault="00A043A7" w:rsidP="00A043A7">
            <w:pPr>
              <w:pStyle w:val="CopticVersemulti-line"/>
            </w:pPr>
            <w:r>
              <w:t>Ⲭⲉⲣⲉ ⲡⲓⲕ̀ⲣⲁⲛⲓⲟⲛ:</w:t>
            </w:r>
          </w:p>
          <w:p w14:paraId="1AECEB9B" w14:textId="77777777" w:rsidR="00A043A7" w:rsidRDefault="00A043A7" w:rsidP="00A043A7">
            <w:pPr>
              <w:pStyle w:val="CopticVersemulti-line"/>
            </w:pPr>
            <w:r>
              <w:t>ⲭⲉⲣⲉ ϯⲡⲟⲗⲓⲥ ⲙ̀Ⲡⲟ̄ⲥ̄:</w:t>
            </w:r>
          </w:p>
          <w:p w14:paraId="0E174BBD" w14:textId="77777777" w:rsidR="00A043A7" w:rsidRDefault="00A043A7" w:rsidP="00A043A7">
            <w:pPr>
              <w:pStyle w:val="CopticVersemulti-line"/>
            </w:pPr>
            <w:r>
              <w:t>ⲭⲉⲣⲉ ⲡⲓⲙ̀ϩⲁⲩ ⲇⲉⲟⲛ:</w:t>
            </w:r>
          </w:p>
          <w:p w14:paraId="2EC14E81" w14:textId="77777777" w:rsidR="00A043A7" w:rsidRPr="005130A7" w:rsidRDefault="00A043A7" w:rsidP="00A043A7">
            <w:pPr>
              <w:pStyle w:val="CopticHangingVerse"/>
            </w:pPr>
            <w:r>
              <w:t>ⲛⲉⲙ ϯⲁ̀ⲛⲁⲥⲧⲁⲥⲓⲥ.</w:t>
            </w:r>
          </w:p>
        </w:tc>
      </w:tr>
      <w:tr w:rsidR="00A043A7" w14:paraId="30AC2833" w14:textId="77777777" w:rsidTr="00A043A7">
        <w:trPr>
          <w:cantSplit/>
          <w:jc w:val="center"/>
        </w:trPr>
        <w:tc>
          <w:tcPr>
            <w:tcW w:w="288" w:type="dxa"/>
          </w:tcPr>
          <w:p w14:paraId="581D60B0" w14:textId="77777777" w:rsidR="00A043A7" w:rsidRPr="003209AF" w:rsidRDefault="00A043A7" w:rsidP="00A043A7">
            <w:pPr>
              <w:pStyle w:val="CopticCross"/>
              <w:rPr>
                <w:b/>
              </w:rPr>
            </w:pPr>
            <w:r w:rsidRPr="00FB5ACB">
              <w:t>¿</w:t>
            </w:r>
          </w:p>
        </w:tc>
        <w:tc>
          <w:tcPr>
            <w:tcW w:w="3960" w:type="dxa"/>
          </w:tcPr>
          <w:p w14:paraId="7A1316A0" w14:textId="77777777" w:rsidR="00A043A7" w:rsidRDefault="00A043A7" w:rsidP="009A461A">
            <w:pPr>
              <w:pStyle w:val="EngHang"/>
            </w:pPr>
            <w:r>
              <w:t>Repose the souls</w:t>
            </w:r>
          </w:p>
          <w:p w14:paraId="4957FE65" w14:textId="77777777" w:rsidR="00A043A7" w:rsidRDefault="00A043A7" w:rsidP="009A461A">
            <w:pPr>
              <w:pStyle w:val="EngHang"/>
            </w:pPr>
            <w:r>
              <w:t>In paradise,</w:t>
            </w:r>
          </w:p>
          <w:p w14:paraId="4FC755B6" w14:textId="77777777" w:rsidR="00A043A7" w:rsidRDefault="00A043A7" w:rsidP="009A461A">
            <w:pPr>
              <w:pStyle w:val="EngHang"/>
            </w:pPr>
            <w:r>
              <w:t>And grant us a share</w:t>
            </w:r>
          </w:p>
          <w:p w14:paraId="2D300BF9" w14:textId="77777777" w:rsidR="00A043A7" w:rsidRDefault="00A043A7" w:rsidP="009A461A">
            <w:pPr>
              <w:pStyle w:val="EngHangEnd"/>
            </w:pPr>
            <w:r>
              <w:t>With them, O Christ.</w:t>
            </w:r>
          </w:p>
        </w:tc>
        <w:tc>
          <w:tcPr>
            <w:tcW w:w="288" w:type="dxa"/>
          </w:tcPr>
          <w:p w14:paraId="274815AB" w14:textId="77777777" w:rsidR="00A043A7" w:rsidRDefault="00A043A7" w:rsidP="00A043A7"/>
        </w:tc>
        <w:tc>
          <w:tcPr>
            <w:tcW w:w="288" w:type="dxa"/>
          </w:tcPr>
          <w:p w14:paraId="1373FC2B" w14:textId="77777777" w:rsidR="00A043A7" w:rsidRDefault="00A043A7" w:rsidP="00A043A7">
            <w:pPr>
              <w:pStyle w:val="CopticCross"/>
            </w:pPr>
            <w:r w:rsidRPr="00FB5ACB">
              <w:t>¿</w:t>
            </w:r>
          </w:p>
        </w:tc>
        <w:tc>
          <w:tcPr>
            <w:tcW w:w="3960" w:type="dxa"/>
          </w:tcPr>
          <w:p w14:paraId="639DB631" w14:textId="77777777" w:rsidR="00A043A7" w:rsidRDefault="00A043A7" w:rsidP="00A043A7">
            <w:pPr>
              <w:pStyle w:val="CopticVersemulti-line"/>
            </w:pPr>
            <w:r>
              <w:t>Ⲯⲩⲭⲏ ⲙⲁⲉⲙⲧⲟⲛ ⲛⲱⲟⲩ:</w:t>
            </w:r>
          </w:p>
          <w:p w14:paraId="346354F6" w14:textId="77777777" w:rsidR="00A043A7" w:rsidRDefault="00A043A7" w:rsidP="00A043A7">
            <w:pPr>
              <w:pStyle w:val="CopticVersemulti-line"/>
            </w:pPr>
            <w:r>
              <w:t>ϧⲉⲛ ⲡⲓⲡⲁⲣⲁⲇⲓⲥⲟⲥ:</w:t>
            </w:r>
          </w:p>
          <w:p w14:paraId="61BF2F11" w14:textId="77777777" w:rsidR="00A043A7" w:rsidRDefault="00A043A7" w:rsidP="00A043A7">
            <w:pPr>
              <w:pStyle w:val="CopticVersemulti-line"/>
            </w:pPr>
            <w:r>
              <w:t>ⲟⲩⲟϩ ⲙⲟⲓ ⲛⲁⲛ ⲛⲉⲙⲱⲟⲩ:</w:t>
            </w:r>
          </w:p>
          <w:p w14:paraId="7E7D86E0" w14:textId="77777777" w:rsidR="00A043A7" w:rsidRPr="005130A7" w:rsidRDefault="00A043A7" w:rsidP="00A043A7">
            <w:pPr>
              <w:pStyle w:val="CopticHangingVerse"/>
            </w:pPr>
            <w:r>
              <w:t>ⲛ̀ⲟⲩⲙⲉⲣⲟⲥ ⲱ̀ Ⲡⲭ̄ⲥ̄.</w:t>
            </w:r>
          </w:p>
        </w:tc>
      </w:tr>
      <w:tr w:rsidR="00A043A7" w14:paraId="744D5610" w14:textId="77777777" w:rsidTr="00A043A7">
        <w:trPr>
          <w:cantSplit/>
          <w:jc w:val="center"/>
        </w:trPr>
        <w:tc>
          <w:tcPr>
            <w:tcW w:w="288" w:type="dxa"/>
          </w:tcPr>
          <w:p w14:paraId="578F0ADC" w14:textId="77777777" w:rsidR="00A043A7" w:rsidRDefault="00A043A7" w:rsidP="00A043A7">
            <w:pPr>
              <w:pStyle w:val="CopticCross"/>
            </w:pPr>
            <w:r w:rsidRPr="00FB5ACB">
              <w:t>¿</w:t>
            </w:r>
          </w:p>
        </w:tc>
        <w:tc>
          <w:tcPr>
            <w:tcW w:w="3960" w:type="dxa"/>
          </w:tcPr>
          <w:p w14:paraId="25A08E10" w14:textId="77777777" w:rsidR="00A043A7" w:rsidRDefault="00A043A7" w:rsidP="009A461A">
            <w:pPr>
              <w:pStyle w:val="EngHang"/>
            </w:pPr>
            <w:r>
              <w:t>Remember me, O our Master,</w:t>
            </w:r>
          </w:p>
          <w:p w14:paraId="1B76C41F" w14:textId="77777777" w:rsidR="00A043A7" w:rsidRDefault="00A043A7" w:rsidP="009A461A">
            <w:pPr>
              <w:pStyle w:val="EngHang"/>
            </w:pPr>
            <w:r>
              <w:t>In Your Kingdom.</w:t>
            </w:r>
          </w:p>
          <w:p w14:paraId="364E979A" w14:textId="77777777" w:rsidR="00A043A7" w:rsidRDefault="00A043A7" w:rsidP="009A461A">
            <w:pPr>
              <w:pStyle w:val="EngHang"/>
            </w:pPr>
            <w:r>
              <w:t>Forgive me my sins,</w:t>
            </w:r>
          </w:p>
          <w:p w14:paraId="001ACD95" w14:textId="77777777" w:rsidR="00A043A7" w:rsidRDefault="00A043A7" w:rsidP="009A461A">
            <w:pPr>
              <w:pStyle w:val="EngHangEnd"/>
            </w:pPr>
            <w:r>
              <w:t>And have mercy on Your people.</w:t>
            </w:r>
          </w:p>
        </w:tc>
        <w:tc>
          <w:tcPr>
            <w:tcW w:w="288" w:type="dxa"/>
          </w:tcPr>
          <w:p w14:paraId="1F4D906B" w14:textId="77777777" w:rsidR="00A043A7" w:rsidRDefault="00A043A7" w:rsidP="00A043A7"/>
        </w:tc>
        <w:tc>
          <w:tcPr>
            <w:tcW w:w="288" w:type="dxa"/>
          </w:tcPr>
          <w:p w14:paraId="7DAA10B1" w14:textId="77777777" w:rsidR="00A043A7" w:rsidRDefault="00A043A7" w:rsidP="00A043A7">
            <w:pPr>
              <w:pStyle w:val="CopticCross"/>
            </w:pPr>
            <w:r w:rsidRPr="00FB5ACB">
              <w:t>¿</w:t>
            </w:r>
          </w:p>
        </w:tc>
        <w:tc>
          <w:tcPr>
            <w:tcW w:w="3960" w:type="dxa"/>
          </w:tcPr>
          <w:p w14:paraId="004F4AE5" w14:textId="77777777" w:rsidR="00A043A7" w:rsidRDefault="00A043A7" w:rsidP="00A043A7">
            <w:pPr>
              <w:pStyle w:val="CopticVersemulti-line"/>
              <w:rPr>
                <w:rFonts w:eastAsia="Arial Unicode MS" w:cs="FreeSerifAvvaShenouda"/>
              </w:rPr>
            </w:pPr>
            <w:r>
              <w:rPr>
                <w:rFonts w:eastAsia="Arial Unicode MS" w:cs="FreeSerifAvvaShenouda"/>
              </w:rPr>
              <w:t>Ⲱ ⲡⲉⲛⲛⲏⲃ ⲁ̀ⲣⲓⲡⲁⲙⲉⲩⲓ̀:</w:t>
            </w:r>
          </w:p>
          <w:p w14:paraId="7CF8D894" w14:textId="77777777" w:rsidR="00A043A7" w:rsidRDefault="00A043A7" w:rsidP="00A043A7">
            <w:pPr>
              <w:pStyle w:val="CopticVersemulti-line"/>
              <w:rPr>
                <w:rFonts w:eastAsia="Arial Unicode MS" w:cs="FreeSerifAvvaShenouda"/>
              </w:rPr>
            </w:pPr>
            <w:r>
              <w:rPr>
                <w:rFonts w:eastAsia="Arial Unicode MS" w:cs="FreeSerifAvvaShenouda"/>
              </w:rPr>
              <w:t>ϧⲉⲛ ⲧⲉⲕⲙⲉⲧⲟⲩⲣⲟ:</w:t>
            </w:r>
          </w:p>
          <w:p w14:paraId="7199981B" w14:textId="77777777" w:rsidR="00A043A7" w:rsidRDefault="00A043A7" w:rsidP="00A043A7">
            <w:pPr>
              <w:pStyle w:val="CopticVersemulti-line"/>
              <w:rPr>
                <w:rFonts w:eastAsia="Arial Unicode MS" w:cs="FreeSerifAvvaShenouda"/>
              </w:rPr>
            </w:pPr>
            <w:r>
              <w:rPr>
                <w:rFonts w:eastAsia="Arial Unicode MS" w:cs="FreeSerifAvvaShenouda"/>
              </w:rPr>
              <w:t>ⲟⲩⲟϩ ⲭⲱ ⲛⲏⲓ ⲛ̀ⲛⲁⲛⲟⲃⲓ ⲉ̀ⲃⲟⲗ:</w:t>
            </w:r>
          </w:p>
          <w:p w14:paraId="2C6D3314" w14:textId="77777777" w:rsidR="00A043A7" w:rsidRPr="00384F62" w:rsidRDefault="00A043A7" w:rsidP="00A043A7">
            <w:pPr>
              <w:pStyle w:val="CopticHangingVerse"/>
            </w:pPr>
            <w:r>
              <w:t>ⲛⲉⲙ ⲡⲉⲕⲗⲁⲟⲥ ⲛⲁⲓ ⲛⲱⲟⲩ.</w:t>
            </w:r>
          </w:p>
        </w:tc>
      </w:tr>
    </w:tbl>
    <w:p w14:paraId="5D414EF0" w14:textId="2D7E242E" w:rsidR="003E106D" w:rsidRDefault="003E106D" w:rsidP="00495F1A">
      <w:pPr>
        <w:pStyle w:val="Heading3"/>
      </w:pPr>
      <w:bookmarkStart w:id="1831" w:name="_Toc448227665"/>
      <w:bookmarkStart w:id="1832" w:name="_Toc410196232"/>
      <w:bookmarkStart w:id="1833" w:name="_Toc410196474"/>
      <w:bookmarkStart w:id="1834" w:name="_Toc410196976"/>
      <w:r>
        <w:t>Joyous Saturday</w:t>
      </w:r>
      <w:bookmarkEnd w:id="1831"/>
    </w:p>
    <w:p w14:paraId="65F4337A" w14:textId="2CA465AF" w:rsidR="003E106D" w:rsidRDefault="003E106D" w:rsidP="003E106D">
      <w:pPr>
        <w:pStyle w:val="Heading4"/>
      </w:pPr>
      <w:bookmarkStart w:id="1835" w:name="_Ref435562018"/>
      <w:r>
        <w:t>The Psali Batos for the Joyous Saturday</w:t>
      </w:r>
      <w:bookmarkEnd w:id="183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3E106D" w14:paraId="6B940519" w14:textId="77777777" w:rsidTr="007E24F9">
        <w:trPr>
          <w:cantSplit/>
          <w:jc w:val="center"/>
        </w:trPr>
        <w:tc>
          <w:tcPr>
            <w:tcW w:w="288" w:type="dxa"/>
          </w:tcPr>
          <w:p w14:paraId="6467CEB2" w14:textId="77777777" w:rsidR="003E106D" w:rsidRDefault="003E106D" w:rsidP="003E106D">
            <w:pPr>
              <w:pStyle w:val="CopticCross"/>
            </w:pPr>
          </w:p>
        </w:tc>
        <w:tc>
          <w:tcPr>
            <w:tcW w:w="3960" w:type="dxa"/>
          </w:tcPr>
          <w:p w14:paraId="285B9AF4" w14:textId="77777777" w:rsidR="003E106D" w:rsidRDefault="003E106D" w:rsidP="003E106D">
            <w:pPr>
              <w:pStyle w:val="EngHang"/>
            </w:pPr>
            <w:r>
              <w:t>The Lord has done great things for us,</w:t>
            </w:r>
          </w:p>
          <w:p w14:paraId="5D545476" w14:textId="77777777" w:rsidR="003E106D" w:rsidRDefault="003E106D" w:rsidP="003E106D">
            <w:pPr>
              <w:pStyle w:val="EngHang"/>
            </w:pPr>
            <w:r>
              <w:t>So we became joyful,</w:t>
            </w:r>
          </w:p>
          <w:p w14:paraId="07391A32" w14:textId="77777777" w:rsidR="003E106D" w:rsidRDefault="003E106D" w:rsidP="003E106D">
            <w:pPr>
              <w:pStyle w:val="EngHang"/>
            </w:pPr>
            <w:r>
              <w:t>Let us say without ceasing:</w:t>
            </w:r>
          </w:p>
          <w:p w14:paraId="586A6409" w14:textId="34AEB626" w:rsidR="003E106D" w:rsidRDefault="003E106D" w:rsidP="003E106D">
            <w:pPr>
              <w:pStyle w:val="EngHangEnd"/>
            </w:pPr>
            <w:r>
              <w:t>Holy Immortal, have mercy on us.</w:t>
            </w:r>
          </w:p>
        </w:tc>
        <w:tc>
          <w:tcPr>
            <w:tcW w:w="288" w:type="dxa"/>
          </w:tcPr>
          <w:p w14:paraId="048C9C18" w14:textId="77777777" w:rsidR="003E106D" w:rsidRDefault="003E106D" w:rsidP="003E106D"/>
        </w:tc>
        <w:tc>
          <w:tcPr>
            <w:tcW w:w="288" w:type="dxa"/>
          </w:tcPr>
          <w:p w14:paraId="214CEAA2" w14:textId="77777777" w:rsidR="003E106D" w:rsidRDefault="003E106D" w:rsidP="003E106D">
            <w:pPr>
              <w:pStyle w:val="CopticCross"/>
            </w:pPr>
          </w:p>
        </w:tc>
        <w:tc>
          <w:tcPr>
            <w:tcW w:w="3960" w:type="dxa"/>
          </w:tcPr>
          <w:p w14:paraId="5B3BDE10" w14:textId="77777777" w:rsidR="003E106D" w:rsidRDefault="003E106D" w:rsidP="003E106D">
            <w:pPr>
              <w:pStyle w:val="CopticVersemulti-line"/>
            </w:pPr>
            <w:r>
              <w:t>Ⲁⲡ̀ⲟ̄ⲥ̄ ⲧⲁϣⲉ ⲓⲣⲓ ⲛⲉⲙⲁⲛ:</w:t>
            </w:r>
          </w:p>
          <w:p w14:paraId="22C2E8BA" w14:textId="77777777" w:rsidR="003E106D" w:rsidRDefault="003E106D" w:rsidP="003E106D">
            <w:pPr>
              <w:pStyle w:val="CopticVersemulti-line"/>
            </w:pPr>
            <w:r>
              <w:t>ⲁⲛϣⲱⲡⲓ ⲛ̀ⲟⲩⲛⲟϥ ⲙ̀ⲙⲟⲛ:</w:t>
            </w:r>
          </w:p>
          <w:p w14:paraId="2A66E40A" w14:textId="77777777" w:rsidR="003E106D" w:rsidRDefault="003E106D" w:rsidP="003E106D">
            <w:pPr>
              <w:pStyle w:val="CopticVersemulti-line"/>
            </w:pPr>
            <w:r>
              <w:t>ⲙⲁⲣⲉⲛϫⲟⲥ ⲛ̀ⲭⲁⲣⲟϥ ⲁⲛ:</w:t>
            </w:r>
          </w:p>
          <w:p w14:paraId="678EC7CE" w14:textId="48471D83" w:rsidR="003E106D" w:rsidRPr="00C35319" w:rsidRDefault="003E106D" w:rsidP="003E106D">
            <w:pPr>
              <w:pStyle w:val="CopticHangingVerse"/>
            </w:pPr>
            <w:r>
              <w:t>Ⲁⲅⲓⲟⲥ ⲁ̀ⲑⲁⲛⲁⲧⲟⲥ ⲛⲁⲓ ⲛⲁⲛ.</w:t>
            </w:r>
          </w:p>
        </w:tc>
      </w:tr>
      <w:tr w:rsidR="003E106D" w14:paraId="2DE279EB" w14:textId="77777777" w:rsidTr="007E24F9">
        <w:trPr>
          <w:cantSplit/>
          <w:jc w:val="center"/>
        </w:trPr>
        <w:tc>
          <w:tcPr>
            <w:tcW w:w="288" w:type="dxa"/>
          </w:tcPr>
          <w:p w14:paraId="28947310" w14:textId="77777777" w:rsidR="003E106D" w:rsidRDefault="003E106D" w:rsidP="003E106D">
            <w:pPr>
              <w:pStyle w:val="CopticCross"/>
            </w:pPr>
          </w:p>
        </w:tc>
        <w:tc>
          <w:tcPr>
            <w:tcW w:w="3960" w:type="dxa"/>
          </w:tcPr>
          <w:p w14:paraId="2D8E9C4F" w14:textId="77777777" w:rsidR="003E106D" w:rsidRDefault="003E106D" w:rsidP="003E106D">
            <w:pPr>
              <w:pStyle w:val="EngHang"/>
            </w:pPr>
            <w:r>
              <w:t>You became a man like us,</w:t>
            </w:r>
          </w:p>
          <w:p w14:paraId="530F47A2" w14:textId="77777777" w:rsidR="003E106D" w:rsidRDefault="003E106D" w:rsidP="003E106D">
            <w:pPr>
              <w:pStyle w:val="EngHang"/>
            </w:pPr>
            <w:r>
              <w:t>O Only-Begotten God,</w:t>
            </w:r>
          </w:p>
          <w:p w14:paraId="0C3BEFE4" w14:textId="77777777" w:rsidR="003E106D" w:rsidRDefault="003E106D" w:rsidP="003E106D">
            <w:pPr>
              <w:pStyle w:val="EngHang"/>
            </w:pPr>
            <w:r>
              <w:t>Without confusion or alteration:</w:t>
            </w:r>
          </w:p>
          <w:p w14:paraId="778FAFA9" w14:textId="726EAFBA" w:rsidR="003E106D" w:rsidRDefault="003E106D" w:rsidP="003E106D">
            <w:pPr>
              <w:pStyle w:val="EngHangEnd"/>
            </w:pPr>
            <w:r>
              <w:t>Holy Immortal, have mercy on us.</w:t>
            </w:r>
          </w:p>
        </w:tc>
        <w:tc>
          <w:tcPr>
            <w:tcW w:w="288" w:type="dxa"/>
          </w:tcPr>
          <w:p w14:paraId="5E52EE63" w14:textId="77777777" w:rsidR="003E106D" w:rsidRDefault="003E106D" w:rsidP="003E106D"/>
        </w:tc>
        <w:tc>
          <w:tcPr>
            <w:tcW w:w="288" w:type="dxa"/>
          </w:tcPr>
          <w:p w14:paraId="2E903FE1" w14:textId="77777777" w:rsidR="003E106D" w:rsidRDefault="003E106D" w:rsidP="003E106D">
            <w:pPr>
              <w:pStyle w:val="CopticCross"/>
            </w:pPr>
          </w:p>
        </w:tc>
        <w:tc>
          <w:tcPr>
            <w:tcW w:w="3960" w:type="dxa"/>
          </w:tcPr>
          <w:p w14:paraId="6B44082C" w14:textId="77777777" w:rsidR="003E106D" w:rsidRDefault="003E106D" w:rsidP="003E106D">
            <w:pPr>
              <w:pStyle w:val="CopticVersemulti-line"/>
            </w:pPr>
            <w:r>
              <w:t>Ⲡⲣⲟⲧⲟⲥ ⲁⲕϣⲱⲡⲓ ⲙ̀ⲡⲉⲛⲣⲏϯ:</w:t>
            </w:r>
          </w:p>
          <w:p w14:paraId="2BFA7B2B" w14:textId="77777777" w:rsidR="003E106D" w:rsidRDefault="003E106D" w:rsidP="003E106D">
            <w:pPr>
              <w:pStyle w:val="CopticVersemulti-line"/>
            </w:pPr>
            <w:r>
              <w:t>ⲱ̀ⲡⲓⲙⲟⲛⲟⲅⲉⲛⲏⲥ ⲛ̀ⲛⲟⲩϯ:</w:t>
            </w:r>
          </w:p>
          <w:p w14:paraId="4353EBC6" w14:textId="77777777" w:rsidR="003E106D" w:rsidRDefault="003E106D" w:rsidP="003E106D">
            <w:pPr>
              <w:pStyle w:val="CopticVersemulti-line"/>
            </w:pPr>
            <w:r>
              <w:t>ϧⲉⲛ ⲟⲩⲙⲉⲧⲁⲧⲫⲱⲛϩ ⲛⲉⲙ ⲟⲩⲙⲉⲧⲁⲧϣⲓⲃϯ:</w:t>
            </w:r>
          </w:p>
          <w:p w14:paraId="16A0B23D" w14:textId="0588EBE4" w:rsidR="003E106D" w:rsidRDefault="003E106D" w:rsidP="003E106D">
            <w:pPr>
              <w:pStyle w:val="CopticHangingVerse"/>
            </w:pPr>
            <w:r>
              <w:t>Ⲁⲅⲓⲟⲥ ⲁ̀ⲑⲁⲛⲁⲧⲟⲥ ⲛⲁⲓ ⲛⲁⲛ.</w:t>
            </w:r>
          </w:p>
        </w:tc>
      </w:tr>
      <w:tr w:rsidR="003E106D" w14:paraId="1F550FD9" w14:textId="77777777" w:rsidTr="007E24F9">
        <w:trPr>
          <w:cantSplit/>
          <w:jc w:val="center"/>
        </w:trPr>
        <w:tc>
          <w:tcPr>
            <w:tcW w:w="288" w:type="dxa"/>
          </w:tcPr>
          <w:p w14:paraId="646C0935" w14:textId="77777777" w:rsidR="003E106D" w:rsidRDefault="003E106D" w:rsidP="003E106D">
            <w:pPr>
              <w:pStyle w:val="CopticCross"/>
            </w:pPr>
            <w:r w:rsidRPr="00FB5ACB">
              <w:t>¿</w:t>
            </w:r>
          </w:p>
        </w:tc>
        <w:tc>
          <w:tcPr>
            <w:tcW w:w="3960" w:type="dxa"/>
          </w:tcPr>
          <w:p w14:paraId="1B5871BA" w14:textId="77777777" w:rsidR="003E106D" w:rsidRDefault="003E106D" w:rsidP="003E106D">
            <w:pPr>
              <w:pStyle w:val="EngHang"/>
            </w:pPr>
            <w:r>
              <w:t>You are Jesus Christ,</w:t>
            </w:r>
          </w:p>
          <w:p w14:paraId="2B0FA97D" w14:textId="77777777" w:rsidR="003E106D" w:rsidRDefault="003E106D" w:rsidP="003E106D">
            <w:pPr>
              <w:pStyle w:val="EngHang"/>
            </w:pPr>
            <w:r>
              <w:t>The Son of God, the Logos,</w:t>
            </w:r>
          </w:p>
          <w:p w14:paraId="12E5EDBD" w14:textId="77777777" w:rsidR="003E106D" w:rsidRDefault="003E106D" w:rsidP="003E106D">
            <w:pPr>
              <w:pStyle w:val="EngHang"/>
            </w:pPr>
            <w:r>
              <w:t>The Eternal Co-Creator:</w:t>
            </w:r>
          </w:p>
          <w:p w14:paraId="0DE6C18C" w14:textId="19DE3086" w:rsidR="003E106D" w:rsidRDefault="003E106D" w:rsidP="003E106D">
            <w:pPr>
              <w:pStyle w:val="EngHangEnd"/>
            </w:pPr>
            <w:r>
              <w:t>Holy Immortal, have mercy on us.</w:t>
            </w:r>
          </w:p>
        </w:tc>
        <w:tc>
          <w:tcPr>
            <w:tcW w:w="288" w:type="dxa"/>
          </w:tcPr>
          <w:p w14:paraId="689BD141" w14:textId="77777777" w:rsidR="003E106D" w:rsidRDefault="003E106D" w:rsidP="003E106D"/>
        </w:tc>
        <w:tc>
          <w:tcPr>
            <w:tcW w:w="288" w:type="dxa"/>
          </w:tcPr>
          <w:p w14:paraId="3CB789B3" w14:textId="77777777" w:rsidR="003E106D" w:rsidRDefault="003E106D" w:rsidP="003E106D">
            <w:pPr>
              <w:pStyle w:val="CopticCross"/>
            </w:pPr>
            <w:r w:rsidRPr="00FB5ACB">
              <w:t>¿</w:t>
            </w:r>
          </w:p>
        </w:tc>
        <w:tc>
          <w:tcPr>
            <w:tcW w:w="3960" w:type="dxa"/>
          </w:tcPr>
          <w:p w14:paraId="70CE3EF3" w14:textId="77777777" w:rsidR="003E106D" w:rsidRDefault="003E106D" w:rsidP="003E106D">
            <w:pPr>
              <w:pStyle w:val="CopticVersemulti-line"/>
            </w:pPr>
            <w:r>
              <w:t>Ⲅⲉ ⲅⲁⲣ ⲛ̀ⲑⲟⲕ ⲡⲉ Ⲓⲏ̄ⲥ̄ Ⲡⲭ̄ⲥ̄:</w:t>
            </w:r>
          </w:p>
          <w:p w14:paraId="3351E82A" w14:textId="77777777" w:rsidR="003E106D" w:rsidRDefault="003E106D" w:rsidP="003E106D">
            <w:pPr>
              <w:pStyle w:val="CopticVersemulti-line"/>
            </w:pPr>
            <w:r>
              <w:t>ⲡ̀ϣⲏⲣⲓ ⲙ̀Ⲫϯ ⲡⲓⲗⲟⲅⲟⲥ:</w:t>
            </w:r>
          </w:p>
          <w:p w14:paraId="68445EB5" w14:textId="77777777" w:rsidR="003E106D" w:rsidRDefault="003E106D" w:rsidP="003E106D">
            <w:pPr>
              <w:pStyle w:val="CopticVersemulti-line"/>
            </w:pPr>
            <w:r>
              <w:t>ⲁⲓⲇⲓⲟⲥ ⲛ̀ⲇⲓⲙⲓⲟⲣⲅⲟⲥ:</w:t>
            </w:r>
          </w:p>
          <w:p w14:paraId="00ED013C" w14:textId="21F24296" w:rsidR="003E106D" w:rsidRDefault="003E106D" w:rsidP="003E106D">
            <w:pPr>
              <w:pStyle w:val="CopticHangingVerse"/>
            </w:pPr>
            <w:r>
              <w:t>Ⲁⲅⲓⲟⲥ ⲁ̀ⲑⲁⲛⲁⲧⲟⲥ ⲛⲁⲓ ⲛⲁⲛ.</w:t>
            </w:r>
          </w:p>
        </w:tc>
      </w:tr>
      <w:tr w:rsidR="003E106D" w14:paraId="03AFA9D5" w14:textId="77777777" w:rsidTr="007E24F9">
        <w:trPr>
          <w:cantSplit/>
          <w:jc w:val="center"/>
        </w:trPr>
        <w:tc>
          <w:tcPr>
            <w:tcW w:w="288" w:type="dxa"/>
          </w:tcPr>
          <w:p w14:paraId="1D4DC264" w14:textId="77777777" w:rsidR="003E106D" w:rsidRDefault="003E106D" w:rsidP="003E106D">
            <w:pPr>
              <w:pStyle w:val="CopticCross"/>
            </w:pPr>
            <w:r w:rsidRPr="00FB5ACB">
              <w:lastRenderedPageBreak/>
              <w:t>¿</w:t>
            </w:r>
          </w:p>
        </w:tc>
        <w:tc>
          <w:tcPr>
            <w:tcW w:w="3960" w:type="dxa"/>
          </w:tcPr>
          <w:p w14:paraId="7BF83561" w14:textId="77777777" w:rsidR="003E106D" w:rsidRDefault="003E106D" w:rsidP="003E106D">
            <w:pPr>
              <w:pStyle w:val="EngHang"/>
            </w:pPr>
            <w:r>
              <w:t>O Master, the Lover of mankind,</w:t>
            </w:r>
          </w:p>
          <w:p w14:paraId="7C24CCFC" w14:textId="77777777" w:rsidR="003E106D" w:rsidRDefault="003E106D" w:rsidP="003E106D">
            <w:pPr>
              <w:pStyle w:val="EngHang"/>
            </w:pPr>
            <w:r>
              <w:t>The glory and holiness are Yours,</w:t>
            </w:r>
          </w:p>
          <w:p w14:paraId="2AD8DE67" w14:textId="77777777" w:rsidR="003E106D" w:rsidRDefault="003E106D" w:rsidP="003E106D">
            <w:pPr>
              <w:pStyle w:val="EngHang"/>
            </w:pPr>
            <w:r>
              <w:t>For You have come and saved us,</w:t>
            </w:r>
          </w:p>
          <w:p w14:paraId="79D097E7" w14:textId="5CD8DCD3" w:rsidR="003E106D" w:rsidRDefault="003E106D" w:rsidP="003E106D">
            <w:pPr>
              <w:pStyle w:val="EngHangEnd"/>
            </w:pPr>
            <w:r>
              <w:t>Holy Immortal, have mercy on us.</w:t>
            </w:r>
          </w:p>
        </w:tc>
        <w:tc>
          <w:tcPr>
            <w:tcW w:w="288" w:type="dxa"/>
          </w:tcPr>
          <w:p w14:paraId="52606869" w14:textId="77777777" w:rsidR="003E106D" w:rsidRDefault="003E106D" w:rsidP="003E106D"/>
        </w:tc>
        <w:tc>
          <w:tcPr>
            <w:tcW w:w="288" w:type="dxa"/>
          </w:tcPr>
          <w:p w14:paraId="579268C6" w14:textId="77777777" w:rsidR="003E106D" w:rsidRDefault="003E106D" w:rsidP="003E106D">
            <w:pPr>
              <w:pStyle w:val="CopticCross"/>
            </w:pPr>
            <w:r w:rsidRPr="00FB5ACB">
              <w:t>¿</w:t>
            </w:r>
          </w:p>
        </w:tc>
        <w:tc>
          <w:tcPr>
            <w:tcW w:w="3960" w:type="dxa"/>
          </w:tcPr>
          <w:p w14:paraId="65F13F7E" w14:textId="77777777" w:rsidR="003E106D" w:rsidRDefault="003E106D" w:rsidP="003E106D">
            <w:pPr>
              <w:pStyle w:val="CopticVersemulti-line"/>
            </w:pPr>
            <w:r>
              <w:t>Ⲇⲉⲥⲡⲟⲧⲁ ⲫⲩⲗⲁⲛ ⲑ̀ⲣⲟⲡⲟⲛ:</w:t>
            </w:r>
          </w:p>
          <w:p w14:paraId="731DBE28" w14:textId="77777777" w:rsidR="003E106D" w:rsidRDefault="003E106D" w:rsidP="003E106D">
            <w:pPr>
              <w:pStyle w:val="CopticVersemulti-line"/>
            </w:pPr>
            <w:r>
              <w:t>ⲫⲱⲕ ⲡⲉ ⲡⲓⲱⲟⲩ ⲛⲉⲙ ⲡⲓⲁⲅⲓⲟⲛ:</w:t>
            </w:r>
          </w:p>
          <w:p w14:paraId="5714E842" w14:textId="77777777" w:rsidR="003E106D" w:rsidRDefault="003E106D" w:rsidP="003E106D">
            <w:pPr>
              <w:pStyle w:val="CopticVersemulti-line"/>
            </w:pPr>
            <w:r>
              <w:t>ϫⲉ ⲁⲕⲓ̀ ⲁⲕⲥⲱϯ ⲙ̀ⲙⲟⲛ:</w:t>
            </w:r>
          </w:p>
          <w:p w14:paraId="1A9C9292" w14:textId="581F2330" w:rsidR="003E106D" w:rsidRDefault="003E106D" w:rsidP="003E106D">
            <w:pPr>
              <w:pStyle w:val="CopticHangingVerse"/>
            </w:pPr>
            <w:r>
              <w:t>Ⲁⲅⲓⲟⲥ ⲁ̀ⲑⲁⲛⲁⲧⲟⲥ ⲛⲁⲓ ⲛⲁⲛ.</w:t>
            </w:r>
          </w:p>
        </w:tc>
      </w:tr>
      <w:tr w:rsidR="003E106D" w14:paraId="4BC063E7" w14:textId="77777777" w:rsidTr="007E24F9">
        <w:trPr>
          <w:cantSplit/>
          <w:jc w:val="center"/>
        </w:trPr>
        <w:tc>
          <w:tcPr>
            <w:tcW w:w="288" w:type="dxa"/>
          </w:tcPr>
          <w:p w14:paraId="05130C1A" w14:textId="77777777" w:rsidR="003E106D" w:rsidRDefault="003E106D" w:rsidP="003E106D">
            <w:pPr>
              <w:pStyle w:val="CopticCross"/>
            </w:pPr>
          </w:p>
        </w:tc>
        <w:tc>
          <w:tcPr>
            <w:tcW w:w="3960" w:type="dxa"/>
          </w:tcPr>
          <w:p w14:paraId="069C6877" w14:textId="77777777" w:rsidR="003E106D" w:rsidRDefault="003E106D" w:rsidP="003E106D">
            <w:pPr>
              <w:pStyle w:val="EngHang"/>
            </w:pPr>
            <w:r>
              <w:t>You stood before Pilate to be judged,</w:t>
            </w:r>
          </w:p>
          <w:p w14:paraId="39606097" w14:textId="77777777" w:rsidR="003E106D" w:rsidRDefault="003E106D" w:rsidP="003E106D">
            <w:pPr>
              <w:pStyle w:val="EngHang"/>
            </w:pPr>
            <w:r>
              <w:t>You, the Infinite,</w:t>
            </w:r>
          </w:p>
          <w:p w14:paraId="41666602" w14:textId="77777777" w:rsidR="003E106D" w:rsidRDefault="003E106D" w:rsidP="003E106D">
            <w:pPr>
              <w:pStyle w:val="EngHang"/>
            </w:pPr>
            <w:r>
              <w:t>For the salvation of the world:</w:t>
            </w:r>
          </w:p>
          <w:p w14:paraId="35641C15" w14:textId="10643CD0" w:rsidR="003E106D" w:rsidRDefault="003E106D" w:rsidP="003E106D">
            <w:pPr>
              <w:pStyle w:val="EngHangEnd"/>
            </w:pPr>
            <w:r>
              <w:t>Holy Immortal, have mercy on us.</w:t>
            </w:r>
          </w:p>
        </w:tc>
        <w:tc>
          <w:tcPr>
            <w:tcW w:w="288" w:type="dxa"/>
          </w:tcPr>
          <w:p w14:paraId="5C961A75" w14:textId="77777777" w:rsidR="003E106D" w:rsidRDefault="003E106D" w:rsidP="003E106D"/>
        </w:tc>
        <w:tc>
          <w:tcPr>
            <w:tcW w:w="288" w:type="dxa"/>
          </w:tcPr>
          <w:p w14:paraId="0581E9A0" w14:textId="77777777" w:rsidR="003E106D" w:rsidRDefault="003E106D" w:rsidP="003E106D">
            <w:pPr>
              <w:pStyle w:val="CopticCross"/>
            </w:pPr>
          </w:p>
        </w:tc>
        <w:tc>
          <w:tcPr>
            <w:tcW w:w="3960" w:type="dxa"/>
          </w:tcPr>
          <w:p w14:paraId="3D95C1E7" w14:textId="77777777" w:rsidR="003E106D" w:rsidRDefault="003E106D" w:rsidP="003E106D">
            <w:pPr>
              <w:pStyle w:val="CopticVersemulti-line"/>
            </w:pPr>
            <w:r>
              <w:t>Ⲉⲟⲩⲙⲁⲛ̀ϯϩⲁⲡ ⲣⲁϩⲣⲉⲛ Ⲡⲓⲗⲁⲧⲟⲥ:</w:t>
            </w:r>
          </w:p>
          <w:p w14:paraId="353C901D" w14:textId="77777777" w:rsidR="003E106D" w:rsidRDefault="003E106D" w:rsidP="003E106D">
            <w:pPr>
              <w:pStyle w:val="CopticVersemulti-line"/>
            </w:pPr>
            <w:r>
              <w:t>ⲁⲕϣⲁⲛⲟϩⲓ ⲡⲓⲁⲭⲱⲣⲓⲧⲟⲥ:</w:t>
            </w:r>
          </w:p>
          <w:p w14:paraId="6F71702A" w14:textId="77777777" w:rsidR="003E106D" w:rsidRDefault="003E106D" w:rsidP="003E106D">
            <w:pPr>
              <w:pStyle w:val="CopticVersemulti-line"/>
            </w:pPr>
            <w:r>
              <w:t>ⲉⲑⲃⲉ ⲫ̀ⲛⲟϩⲉⲙ ⲙ̀ⲡⲓⲕⲟⲥⲙⲟⲥ:</w:t>
            </w:r>
          </w:p>
          <w:p w14:paraId="2D30FF56" w14:textId="6DE8EDF8" w:rsidR="003E106D" w:rsidRDefault="003E106D" w:rsidP="003E106D">
            <w:pPr>
              <w:pStyle w:val="CopticHangingVerse"/>
            </w:pPr>
            <w:r>
              <w:t>Ⲁⲅⲓⲟⲥ ⲁ̀ⲑⲁⲛⲁⲧⲟⲥ ⲛⲁⲓ ⲛⲁⲛ.</w:t>
            </w:r>
          </w:p>
        </w:tc>
      </w:tr>
      <w:tr w:rsidR="003E106D" w14:paraId="4FB4DDA3" w14:textId="77777777" w:rsidTr="007E24F9">
        <w:trPr>
          <w:cantSplit/>
          <w:jc w:val="center"/>
        </w:trPr>
        <w:tc>
          <w:tcPr>
            <w:tcW w:w="288" w:type="dxa"/>
          </w:tcPr>
          <w:p w14:paraId="2EC570B5" w14:textId="77777777" w:rsidR="003E106D" w:rsidRDefault="003E106D" w:rsidP="003E106D">
            <w:pPr>
              <w:pStyle w:val="CopticCross"/>
            </w:pPr>
          </w:p>
        </w:tc>
        <w:tc>
          <w:tcPr>
            <w:tcW w:w="3960" w:type="dxa"/>
          </w:tcPr>
          <w:p w14:paraId="707DA21F" w14:textId="77777777" w:rsidR="003E106D" w:rsidRDefault="003E106D" w:rsidP="003E106D">
            <w:pPr>
              <w:pStyle w:val="EngHang"/>
            </w:pPr>
            <w:r>
              <w:t>The bearer of life,</w:t>
            </w:r>
          </w:p>
          <w:p w14:paraId="1EC15FB2" w14:textId="77777777" w:rsidR="003E106D" w:rsidRDefault="003E106D" w:rsidP="003E106D">
            <w:pPr>
              <w:pStyle w:val="EngHang"/>
            </w:pPr>
            <w:r>
              <w:t>The Unapproachable,</w:t>
            </w:r>
          </w:p>
          <w:p w14:paraId="7B8100CF" w14:textId="77777777" w:rsidR="003E106D" w:rsidRDefault="003E106D" w:rsidP="003E106D">
            <w:pPr>
              <w:pStyle w:val="EngHang"/>
            </w:pPr>
            <w:r>
              <w:t>Suffered and was buried to raise Adam:</w:t>
            </w:r>
          </w:p>
          <w:p w14:paraId="54A9A8AC" w14:textId="1F08FA8A" w:rsidR="003E106D" w:rsidRDefault="003E106D" w:rsidP="003E106D">
            <w:pPr>
              <w:pStyle w:val="EngHangEnd"/>
            </w:pPr>
            <w:r>
              <w:t>Holy Immortal, have mercy on us.</w:t>
            </w:r>
          </w:p>
        </w:tc>
        <w:tc>
          <w:tcPr>
            <w:tcW w:w="288" w:type="dxa"/>
          </w:tcPr>
          <w:p w14:paraId="0BB8C22D" w14:textId="77777777" w:rsidR="003E106D" w:rsidRDefault="003E106D" w:rsidP="003E106D"/>
        </w:tc>
        <w:tc>
          <w:tcPr>
            <w:tcW w:w="288" w:type="dxa"/>
          </w:tcPr>
          <w:p w14:paraId="49FDFD35" w14:textId="77777777" w:rsidR="003E106D" w:rsidRDefault="003E106D" w:rsidP="003E106D">
            <w:pPr>
              <w:pStyle w:val="CopticCross"/>
            </w:pPr>
          </w:p>
        </w:tc>
        <w:tc>
          <w:tcPr>
            <w:tcW w:w="3960" w:type="dxa"/>
          </w:tcPr>
          <w:p w14:paraId="1BFE46E5" w14:textId="77777777" w:rsidR="003E106D" w:rsidRDefault="003E106D" w:rsidP="003E106D">
            <w:pPr>
              <w:pStyle w:val="CopticVersemulti-line"/>
            </w:pPr>
            <w:r>
              <w:t>Ⲍⲱⲏ̀ⲫⲟⲣⲟⲥ ⲛ̀ⲁⲧϣ̀ⲧⲁϩⲟϥ:</w:t>
            </w:r>
          </w:p>
          <w:p w14:paraId="04F28627" w14:textId="77777777" w:rsidR="003E106D" w:rsidRDefault="003E106D" w:rsidP="003E106D">
            <w:pPr>
              <w:pStyle w:val="CopticVersemulti-line"/>
            </w:pPr>
            <w:r>
              <w:t>ⲁϥϣⲉⲡ ⲙ̀ⲕⲁϩ ⲟⲩⲟϩ ⲁⲩⲕⲟⲥϥ:</w:t>
            </w:r>
          </w:p>
          <w:p w14:paraId="67113A2B" w14:textId="77777777" w:rsidR="003E106D" w:rsidRDefault="003E106D" w:rsidP="003E106D">
            <w:pPr>
              <w:pStyle w:val="CopticVersemulti-line"/>
            </w:pPr>
            <w:r>
              <w:t>ⲉⲑⲃⲉ Ⲁⲇⲁⲙ ⲉⲑⲣⲉϥ ⲧⲟⲩⲧⲟⲩⲛⲟⲥϥ:</w:t>
            </w:r>
          </w:p>
          <w:p w14:paraId="6026E891" w14:textId="1AF15FB6" w:rsidR="003E106D" w:rsidRDefault="003E106D" w:rsidP="003E106D">
            <w:pPr>
              <w:pStyle w:val="CopticHangingVerse"/>
            </w:pPr>
            <w:r>
              <w:t>Ⲁⲅⲓⲟⲥ ⲁ̀ⲑⲁⲛⲁⲧⲟⲥ ⲛⲁⲓ ⲛⲁⲛ.</w:t>
            </w:r>
          </w:p>
        </w:tc>
      </w:tr>
      <w:tr w:rsidR="003E106D" w14:paraId="62ADE7E4" w14:textId="77777777" w:rsidTr="007E24F9">
        <w:trPr>
          <w:cantSplit/>
          <w:jc w:val="center"/>
        </w:trPr>
        <w:tc>
          <w:tcPr>
            <w:tcW w:w="288" w:type="dxa"/>
          </w:tcPr>
          <w:p w14:paraId="68A7A3AF" w14:textId="77777777" w:rsidR="003E106D" w:rsidRDefault="003E106D" w:rsidP="003E106D">
            <w:pPr>
              <w:pStyle w:val="CopticCross"/>
            </w:pPr>
            <w:r w:rsidRPr="00FB5ACB">
              <w:t>¿</w:t>
            </w:r>
          </w:p>
        </w:tc>
        <w:tc>
          <w:tcPr>
            <w:tcW w:w="3960" w:type="dxa"/>
          </w:tcPr>
          <w:p w14:paraId="368044D8" w14:textId="77777777" w:rsidR="003E106D" w:rsidRDefault="003E106D" w:rsidP="003E106D">
            <w:pPr>
              <w:pStyle w:val="EngHang"/>
            </w:pPr>
            <w:r>
              <w:t>Behold, through Your Cross</w:t>
            </w:r>
          </w:p>
          <w:p w14:paraId="71DDDB99" w14:textId="77777777" w:rsidR="003E106D" w:rsidRDefault="003E106D" w:rsidP="003E106D">
            <w:pPr>
              <w:pStyle w:val="EngHang"/>
            </w:pPr>
            <w:r>
              <w:t>You have granted us liberty,</w:t>
            </w:r>
          </w:p>
          <w:p w14:paraId="673E6135" w14:textId="77777777" w:rsidR="003E106D" w:rsidRDefault="003E106D" w:rsidP="003E106D">
            <w:pPr>
              <w:pStyle w:val="EngHang"/>
            </w:pPr>
            <w:r>
              <w:t>And we gained the True Life:</w:t>
            </w:r>
          </w:p>
          <w:p w14:paraId="1D730DCF" w14:textId="5F242C5B" w:rsidR="003E106D" w:rsidRDefault="003E106D" w:rsidP="003E106D">
            <w:pPr>
              <w:pStyle w:val="EngHangEnd"/>
            </w:pPr>
            <w:r>
              <w:t>Holy Immortal, have mercy on us.</w:t>
            </w:r>
          </w:p>
        </w:tc>
        <w:tc>
          <w:tcPr>
            <w:tcW w:w="288" w:type="dxa"/>
          </w:tcPr>
          <w:p w14:paraId="61E58BC0" w14:textId="77777777" w:rsidR="003E106D" w:rsidRDefault="003E106D" w:rsidP="003E106D"/>
        </w:tc>
        <w:tc>
          <w:tcPr>
            <w:tcW w:w="288" w:type="dxa"/>
          </w:tcPr>
          <w:p w14:paraId="3E2F1E84" w14:textId="77777777" w:rsidR="003E106D" w:rsidRDefault="003E106D" w:rsidP="003E106D">
            <w:pPr>
              <w:pStyle w:val="CopticCross"/>
            </w:pPr>
            <w:r w:rsidRPr="00FB5ACB">
              <w:t>¿</w:t>
            </w:r>
          </w:p>
        </w:tc>
        <w:tc>
          <w:tcPr>
            <w:tcW w:w="3960" w:type="dxa"/>
          </w:tcPr>
          <w:p w14:paraId="38F185A9" w14:textId="77777777" w:rsidR="003E106D" w:rsidRDefault="003E106D" w:rsidP="003E106D">
            <w:pPr>
              <w:pStyle w:val="CopticVersemulti-line"/>
            </w:pPr>
            <w:r>
              <w:t>Ⲏⲡⲡⲉ ⲅⲁⲣ ϩⲓⲧⲉⲛ ⲡⲉⲕⲥ̀ⲧⲁⲩⲣⲟⲥ:</w:t>
            </w:r>
          </w:p>
          <w:p w14:paraId="24A1753F" w14:textId="77777777" w:rsidR="003E106D" w:rsidRDefault="003E106D" w:rsidP="003E106D">
            <w:pPr>
              <w:pStyle w:val="CopticVersemulti-line"/>
            </w:pPr>
            <w:r>
              <w:t>ⲁⲕⲉⲣⲉ̀ϩⲙⲟⲧ ⲛⲁⲛ ⲛ̀ⲉⲗⲉⲩⲑⲉⲣⲟⲥ:</w:t>
            </w:r>
          </w:p>
          <w:p w14:paraId="611BA4FC" w14:textId="77777777" w:rsidR="003E106D" w:rsidRDefault="003E106D" w:rsidP="003E106D">
            <w:pPr>
              <w:pStyle w:val="CopticVersemulti-line"/>
            </w:pPr>
            <w:r>
              <w:t>ⲁⲛϭⲓ ⲙ̀ⲡⲓⲱⲛϧ ⲛ̀ⲁⲗⲏⲑⲓⲛⲟⲥ:</w:t>
            </w:r>
          </w:p>
          <w:p w14:paraId="19DA319C" w14:textId="7C95531A" w:rsidR="003E106D" w:rsidRDefault="003E106D" w:rsidP="003E106D">
            <w:pPr>
              <w:pStyle w:val="CopticHangingVerse"/>
            </w:pPr>
            <w:r>
              <w:t>Ⲁⲅⲓⲟⲥ ⲁ̀ⲑⲁⲛⲁⲧⲟⲥ ⲛⲁⲓ ⲛⲁⲛ.</w:t>
            </w:r>
          </w:p>
        </w:tc>
      </w:tr>
      <w:tr w:rsidR="003E106D" w14:paraId="2BE3A2F6" w14:textId="77777777" w:rsidTr="007E24F9">
        <w:trPr>
          <w:cantSplit/>
          <w:jc w:val="center"/>
        </w:trPr>
        <w:tc>
          <w:tcPr>
            <w:tcW w:w="288" w:type="dxa"/>
          </w:tcPr>
          <w:p w14:paraId="44A5F4D6" w14:textId="77777777" w:rsidR="003E106D" w:rsidRDefault="003E106D" w:rsidP="003E106D">
            <w:pPr>
              <w:pStyle w:val="CopticCross"/>
            </w:pPr>
            <w:r w:rsidRPr="00FB5ACB">
              <w:t>¿</w:t>
            </w:r>
          </w:p>
        </w:tc>
        <w:tc>
          <w:tcPr>
            <w:tcW w:w="3960" w:type="dxa"/>
          </w:tcPr>
          <w:p w14:paraId="09C693CD" w14:textId="77777777" w:rsidR="003E106D" w:rsidRDefault="003E106D" w:rsidP="003E106D">
            <w:pPr>
              <w:pStyle w:val="EngHang"/>
            </w:pPr>
            <w:r>
              <w:t>You have offered Yourself, O Lamb,</w:t>
            </w:r>
          </w:p>
          <w:p w14:paraId="2220D2CD" w14:textId="77777777" w:rsidR="003E106D" w:rsidRDefault="003E106D" w:rsidP="003E106D">
            <w:pPr>
              <w:pStyle w:val="EngHang"/>
            </w:pPr>
            <w:r>
              <w:t>As a holy, acceptable sacrifice,</w:t>
            </w:r>
          </w:p>
          <w:p w14:paraId="6043C635" w14:textId="77777777" w:rsidR="003E106D" w:rsidRDefault="003E106D" w:rsidP="003E106D">
            <w:pPr>
              <w:pStyle w:val="EngHang"/>
            </w:pPr>
            <w:r>
              <w:t>Without blemish or spot:</w:t>
            </w:r>
          </w:p>
          <w:p w14:paraId="0B74D2C4" w14:textId="2317C0E3" w:rsidR="003E106D" w:rsidRDefault="003E106D" w:rsidP="003E106D">
            <w:pPr>
              <w:pStyle w:val="EngHangEnd"/>
            </w:pPr>
            <w:r>
              <w:t>Holy Immortal, have mercy on us.</w:t>
            </w:r>
          </w:p>
        </w:tc>
        <w:tc>
          <w:tcPr>
            <w:tcW w:w="288" w:type="dxa"/>
          </w:tcPr>
          <w:p w14:paraId="1BC672DC" w14:textId="77777777" w:rsidR="003E106D" w:rsidRDefault="003E106D" w:rsidP="003E106D"/>
        </w:tc>
        <w:tc>
          <w:tcPr>
            <w:tcW w:w="288" w:type="dxa"/>
          </w:tcPr>
          <w:p w14:paraId="27312A9B" w14:textId="77777777" w:rsidR="003E106D" w:rsidRDefault="003E106D" w:rsidP="003E106D">
            <w:pPr>
              <w:pStyle w:val="CopticCross"/>
            </w:pPr>
            <w:r w:rsidRPr="00FB5ACB">
              <w:t>¿</w:t>
            </w:r>
          </w:p>
        </w:tc>
        <w:tc>
          <w:tcPr>
            <w:tcW w:w="3960" w:type="dxa"/>
          </w:tcPr>
          <w:p w14:paraId="07A1FA72" w14:textId="77777777" w:rsidR="003E106D" w:rsidRDefault="003E106D" w:rsidP="003E106D">
            <w:pPr>
              <w:pStyle w:val="CopticVersemulti-line"/>
            </w:pPr>
            <w:r>
              <w:t>Ⲑⲩⲥⲓⲁ ⲉⲥⲧⲟⲩⲃⲏⲟⲩⲧ ⲉⲥϣⲏⲡ:</w:t>
            </w:r>
          </w:p>
          <w:p w14:paraId="6C118D66" w14:textId="77777777" w:rsidR="003E106D" w:rsidRDefault="003E106D" w:rsidP="003E106D">
            <w:pPr>
              <w:pStyle w:val="CopticVersemulti-line"/>
            </w:pPr>
            <w:r>
              <w:t>ⲛ̀ⲁⲧϭⲛⲓ ⲟⲩⲟϩ ⲛ̀ⲁⲧⲑⲱⲗⲉⲃ:</w:t>
            </w:r>
          </w:p>
          <w:p w14:paraId="786A85C7" w14:textId="77777777" w:rsidR="003E106D" w:rsidRDefault="003E106D" w:rsidP="003E106D">
            <w:pPr>
              <w:pStyle w:val="CopticVersemulti-line"/>
            </w:pPr>
            <w:r>
              <w:t>ⲁⲕⲱⲗϥ ⲉ̀ⲡ̀ϣⲱⲓ ⲱ̀ⲡⲓϩⲏⲃ:</w:t>
            </w:r>
          </w:p>
          <w:p w14:paraId="2290E666" w14:textId="299B0992" w:rsidR="003E106D" w:rsidRPr="005130A7" w:rsidRDefault="003E106D" w:rsidP="003E106D">
            <w:pPr>
              <w:pStyle w:val="CopticHangingVerse"/>
            </w:pPr>
            <w:r>
              <w:t>Ⲁⲅⲓⲟⲥ ⲁ̀ⲑⲁⲛⲁⲧⲟⲥ ⲛⲁⲓ ⲛⲁⲛ.</w:t>
            </w:r>
          </w:p>
        </w:tc>
      </w:tr>
      <w:tr w:rsidR="003E106D" w14:paraId="7318A249" w14:textId="77777777" w:rsidTr="007E24F9">
        <w:trPr>
          <w:cantSplit/>
          <w:jc w:val="center"/>
        </w:trPr>
        <w:tc>
          <w:tcPr>
            <w:tcW w:w="288" w:type="dxa"/>
          </w:tcPr>
          <w:p w14:paraId="56EF81EB" w14:textId="77777777" w:rsidR="003E106D" w:rsidRDefault="003E106D" w:rsidP="003E106D">
            <w:pPr>
              <w:pStyle w:val="CopticCross"/>
            </w:pPr>
          </w:p>
        </w:tc>
        <w:tc>
          <w:tcPr>
            <w:tcW w:w="3960" w:type="dxa"/>
          </w:tcPr>
          <w:p w14:paraId="614F91F0" w14:textId="77777777" w:rsidR="003E106D" w:rsidRDefault="003E106D" w:rsidP="003E106D">
            <w:pPr>
              <w:pStyle w:val="EngHang"/>
            </w:pPr>
            <w:r>
              <w:t>O Jesus, Who lives, the Immortal,</w:t>
            </w:r>
          </w:p>
          <w:p w14:paraId="449E9D59" w14:textId="77777777" w:rsidR="003E106D" w:rsidRDefault="003E106D" w:rsidP="003E106D">
            <w:pPr>
              <w:pStyle w:val="EngHang"/>
            </w:pPr>
            <w:r>
              <w:t>You have abolished death by Your death,</w:t>
            </w:r>
          </w:p>
          <w:p w14:paraId="14072E29" w14:textId="77777777" w:rsidR="003E106D" w:rsidRDefault="003E106D" w:rsidP="003E106D">
            <w:pPr>
              <w:pStyle w:val="EngHang"/>
            </w:pPr>
            <w:r>
              <w:t>And liberated the whole world:</w:t>
            </w:r>
          </w:p>
          <w:p w14:paraId="6E4A8EB1" w14:textId="728291AA" w:rsidR="003E106D" w:rsidRDefault="003E106D" w:rsidP="003E106D">
            <w:pPr>
              <w:pStyle w:val="EngHangEnd"/>
            </w:pPr>
            <w:r>
              <w:t>Holy Immortal, have mercy on us.</w:t>
            </w:r>
          </w:p>
        </w:tc>
        <w:tc>
          <w:tcPr>
            <w:tcW w:w="288" w:type="dxa"/>
          </w:tcPr>
          <w:p w14:paraId="3D50FE28" w14:textId="77777777" w:rsidR="003E106D" w:rsidRDefault="003E106D" w:rsidP="003E106D"/>
        </w:tc>
        <w:tc>
          <w:tcPr>
            <w:tcW w:w="288" w:type="dxa"/>
          </w:tcPr>
          <w:p w14:paraId="673326E9" w14:textId="77777777" w:rsidR="003E106D" w:rsidRDefault="003E106D" w:rsidP="003E106D">
            <w:pPr>
              <w:pStyle w:val="CopticCross"/>
            </w:pPr>
          </w:p>
        </w:tc>
        <w:tc>
          <w:tcPr>
            <w:tcW w:w="3960" w:type="dxa"/>
          </w:tcPr>
          <w:p w14:paraId="3BCAFDA1" w14:textId="77777777" w:rsidR="003E106D" w:rsidRDefault="003E106D" w:rsidP="003E106D">
            <w:pPr>
              <w:pStyle w:val="CopticVersemulti-line"/>
            </w:pPr>
            <w:r>
              <w:t>Ⲓⲏ̄ⲥ̄ ⲫⲏⲉⲧⲱⲛϧ ⲡⲓⲁⲧⲙⲟⲩ:</w:t>
            </w:r>
          </w:p>
          <w:p w14:paraId="7570F049" w14:textId="77777777" w:rsidR="003E106D" w:rsidRDefault="003E106D" w:rsidP="003E106D">
            <w:pPr>
              <w:pStyle w:val="CopticVersemulti-line"/>
            </w:pPr>
            <w:r>
              <w:t>ⲁⲕⲕⲱⲣϥ ⲙ̀ⲫⲙⲟⲩ ϩⲓⲧⲉⲛ ⲡⲉⲕⲙⲟⲩ:</w:t>
            </w:r>
          </w:p>
          <w:p w14:paraId="08BF28D1" w14:textId="77777777" w:rsidR="003E106D" w:rsidRDefault="003E106D" w:rsidP="003E106D">
            <w:pPr>
              <w:pStyle w:val="CopticVersemulti-line"/>
            </w:pPr>
            <w:r>
              <w:t>ⲁⲕⲉⲣⲣⲉⲙϩⲉ ⲙ̀ⲡⲓⲕⲟⲥⲙⲟⲥ ⲧⲏⲣⲟⲩ:</w:t>
            </w:r>
          </w:p>
          <w:p w14:paraId="49483B52" w14:textId="288D9CFD" w:rsidR="003E106D" w:rsidRPr="005130A7" w:rsidRDefault="003E106D" w:rsidP="003E106D">
            <w:pPr>
              <w:pStyle w:val="CopticHangingVerse"/>
            </w:pPr>
            <w:r>
              <w:t>Ⲁⲅⲓⲟⲥ ⲁ̀ⲑⲁⲛⲁⲧⲟⲥ ⲛⲁⲓ ⲛⲁⲛ.</w:t>
            </w:r>
          </w:p>
        </w:tc>
      </w:tr>
      <w:tr w:rsidR="003E106D" w14:paraId="6932FB7C" w14:textId="77777777" w:rsidTr="007E24F9">
        <w:trPr>
          <w:cantSplit/>
          <w:jc w:val="center"/>
        </w:trPr>
        <w:tc>
          <w:tcPr>
            <w:tcW w:w="288" w:type="dxa"/>
          </w:tcPr>
          <w:p w14:paraId="1316C122" w14:textId="77777777" w:rsidR="003E106D" w:rsidRDefault="003E106D" w:rsidP="003E106D">
            <w:pPr>
              <w:pStyle w:val="CopticCross"/>
            </w:pPr>
          </w:p>
        </w:tc>
        <w:tc>
          <w:tcPr>
            <w:tcW w:w="3960" w:type="dxa"/>
          </w:tcPr>
          <w:p w14:paraId="296DABA8" w14:textId="77777777" w:rsidR="003E106D" w:rsidRDefault="003E106D" w:rsidP="003E106D">
            <w:pPr>
              <w:pStyle w:val="EngHang"/>
            </w:pPr>
            <w:r>
              <w:t xml:space="preserve">You have </w:t>
            </w:r>
            <w:commentRangeStart w:id="1836"/>
            <w:r>
              <w:t xml:space="preserve">abolished </w:t>
            </w:r>
            <w:commentRangeEnd w:id="1836"/>
            <w:r>
              <w:rPr>
                <w:rStyle w:val="CommentReference"/>
              </w:rPr>
              <w:commentReference w:id="1836"/>
            </w:r>
            <w:r>
              <w:t>the sting</w:t>
            </w:r>
          </w:p>
          <w:p w14:paraId="6F5F0460" w14:textId="77777777" w:rsidR="003E106D" w:rsidRDefault="003E106D" w:rsidP="003E106D">
            <w:pPr>
              <w:pStyle w:val="EngHang"/>
            </w:pPr>
            <w:r>
              <w:t>Of the devil and the serpent,</w:t>
            </w:r>
          </w:p>
          <w:p w14:paraId="2B37C77E" w14:textId="77777777" w:rsidR="003E106D" w:rsidRDefault="003E106D" w:rsidP="003E106D">
            <w:pPr>
              <w:pStyle w:val="EngHang"/>
            </w:pPr>
            <w:r>
              <w:t>And shamed them with Your power:</w:t>
            </w:r>
          </w:p>
          <w:p w14:paraId="2000DFB5" w14:textId="15ED06EA" w:rsidR="003E106D" w:rsidRDefault="003E106D" w:rsidP="003E106D">
            <w:pPr>
              <w:pStyle w:val="EngHangEnd"/>
            </w:pPr>
            <w:r>
              <w:t>Holy Immortal, have mercy on us.</w:t>
            </w:r>
          </w:p>
        </w:tc>
        <w:tc>
          <w:tcPr>
            <w:tcW w:w="288" w:type="dxa"/>
          </w:tcPr>
          <w:p w14:paraId="5C92E19E" w14:textId="77777777" w:rsidR="003E106D" w:rsidRDefault="003E106D" w:rsidP="003E106D"/>
        </w:tc>
        <w:tc>
          <w:tcPr>
            <w:tcW w:w="288" w:type="dxa"/>
          </w:tcPr>
          <w:p w14:paraId="09E65374" w14:textId="77777777" w:rsidR="003E106D" w:rsidRDefault="003E106D" w:rsidP="003E106D">
            <w:pPr>
              <w:pStyle w:val="CopticCross"/>
            </w:pPr>
          </w:p>
        </w:tc>
        <w:tc>
          <w:tcPr>
            <w:tcW w:w="3960" w:type="dxa"/>
          </w:tcPr>
          <w:p w14:paraId="5BCC5F30" w14:textId="77777777" w:rsidR="003E106D" w:rsidRDefault="003E106D" w:rsidP="003E106D">
            <w:pPr>
              <w:pStyle w:val="CopticVersemulti-line"/>
            </w:pPr>
            <w:r>
              <w:t>Ⲕⲉ ⲁⲕϧⲟⲙϧⲉⲙ ⲛ̀ϩⲁⲛⲥⲟⲩⲣⲓ:</w:t>
            </w:r>
          </w:p>
          <w:p w14:paraId="4A6CA701" w14:textId="77777777" w:rsidR="003E106D" w:rsidRDefault="003E106D" w:rsidP="003E106D">
            <w:pPr>
              <w:pStyle w:val="CopticVersemulti-line"/>
            </w:pPr>
            <w:r>
              <w:t>ⲙ̀ⲡⲓⲇⲉⲙⲱⲛ ⲁⲕϭⲓ ϣⲓⲡⲓ:</w:t>
            </w:r>
          </w:p>
          <w:p w14:paraId="454FA0CA" w14:textId="77777777" w:rsidR="003E106D" w:rsidRDefault="003E106D" w:rsidP="003E106D">
            <w:pPr>
              <w:pStyle w:val="CopticVersemulti-line"/>
            </w:pPr>
            <w:r>
              <w:t>ⲙ̀ⲙⲟϥ ϧⲉⲛ ⲧⲉⲕⲙⲉⲧϫⲱⲣⲓ:</w:t>
            </w:r>
          </w:p>
          <w:p w14:paraId="7A715767" w14:textId="1AD82D8B" w:rsidR="003E106D" w:rsidRPr="005130A7" w:rsidRDefault="003E106D" w:rsidP="003E106D">
            <w:pPr>
              <w:pStyle w:val="CopticHangingVerse"/>
            </w:pPr>
            <w:r>
              <w:t>Ⲁⲅⲓⲟⲥ ⲁ̀ⲑⲁⲛⲁⲧⲟⲥ ⲛⲁⲓ ⲛⲁⲛ.</w:t>
            </w:r>
          </w:p>
        </w:tc>
      </w:tr>
      <w:tr w:rsidR="003E106D" w14:paraId="00C5B007" w14:textId="77777777" w:rsidTr="007E24F9">
        <w:trPr>
          <w:cantSplit/>
          <w:jc w:val="center"/>
        </w:trPr>
        <w:tc>
          <w:tcPr>
            <w:tcW w:w="288" w:type="dxa"/>
          </w:tcPr>
          <w:p w14:paraId="63E6A1A1" w14:textId="77777777" w:rsidR="003E106D" w:rsidRDefault="003E106D" w:rsidP="003E106D">
            <w:pPr>
              <w:pStyle w:val="CopticCross"/>
            </w:pPr>
            <w:r w:rsidRPr="00FB5ACB">
              <w:lastRenderedPageBreak/>
              <w:t>¿</w:t>
            </w:r>
          </w:p>
        </w:tc>
        <w:tc>
          <w:tcPr>
            <w:tcW w:w="3960" w:type="dxa"/>
          </w:tcPr>
          <w:p w14:paraId="440D4EB5" w14:textId="77777777" w:rsidR="003E106D" w:rsidRDefault="003E106D" w:rsidP="003E106D">
            <w:pPr>
              <w:pStyle w:val="EngHang"/>
            </w:pPr>
            <w:r>
              <w:t>And saved Your people—</w:t>
            </w:r>
          </w:p>
          <w:p w14:paraId="4D91457A" w14:textId="77777777" w:rsidR="003E106D" w:rsidRDefault="003E106D" w:rsidP="003E106D">
            <w:pPr>
              <w:pStyle w:val="EngHang"/>
            </w:pPr>
            <w:r>
              <w:t>Adam, Eve, and their kind—</w:t>
            </w:r>
          </w:p>
          <w:p w14:paraId="59233D59" w14:textId="77777777" w:rsidR="003E106D" w:rsidRDefault="003E106D" w:rsidP="003E106D">
            <w:pPr>
              <w:pStyle w:val="EngHang"/>
            </w:pPr>
            <w:r>
              <w:t>From Hades, which is full of sorrow:</w:t>
            </w:r>
          </w:p>
          <w:p w14:paraId="3A6B9A79" w14:textId="37F56BFB" w:rsidR="003E106D" w:rsidRDefault="003E106D" w:rsidP="003E106D">
            <w:pPr>
              <w:pStyle w:val="EngHangEnd"/>
            </w:pPr>
            <w:r>
              <w:t xml:space="preserve">Holy Immortal, have mercy on us. </w:t>
            </w:r>
          </w:p>
        </w:tc>
        <w:tc>
          <w:tcPr>
            <w:tcW w:w="288" w:type="dxa"/>
          </w:tcPr>
          <w:p w14:paraId="4D11E57B" w14:textId="77777777" w:rsidR="003E106D" w:rsidRDefault="003E106D" w:rsidP="003E106D"/>
        </w:tc>
        <w:tc>
          <w:tcPr>
            <w:tcW w:w="288" w:type="dxa"/>
          </w:tcPr>
          <w:p w14:paraId="429D6B23" w14:textId="77777777" w:rsidR="003E106D" w:rsidRDefault="003E106D" w:rsidP="003E106D">
            <w:pPr>
              <w:pStyle w:val="CopticCross"/>
            </w:pPr>
            <w:r w:rsidRPr="00FB5ACB">
              <w:t>¿</w:t>
            </w:r>
          </w:p>
        </w:tc>
        <w:tc>
          <w:tcPr>
            <w:tcW w:w="3960" w:type="dxa"/>
          </w:tcPr>
          <w:p w14:paraId="7257DDE6" w14:textId="77777777" w:rsidR="003E106D" w:rsidRDefault="003E106D" w:rsidP="003E106D">
            <w:pPr>
              <w:pStyle w:val="CopticVersemulti-line"/>
            </w:pPr>
            <w:r>
              <w:t>Ⲗⲟⲓⲡⲟⲛ ⲁⲕⲥⲱϯ ⲙ̀ⲡⲉⲕⲗⲁⲟⲥ:</w:t>
            </w:r>
          </w:p>
          <w:p w14:paraId="2FE8A76F" w14:textId="77777777" w:rsidR="003E106D" w:rsidRDefault="003E106D" w:rsidP="003E106D">
            <w:pPr>
              <w:pStyle w:val="CopticVersemulti-line"/>
            </w:pPr>
            <w:r>
              <w:t>Ⲁⲇⲁⲙ ⲛⲉⲙ Ⲉⲩⲁ ⲛⲉⲙ ⲡⲟⲩⲅⲉⲛⲟⲥ:</w:t>
            </w:r>
          </w:p>
          <w:p w14:paraId="0B6C0FF0" w14:textId="77777777" w:rsidR="003E106D" w:rsidRDefault="003E106D" w:rsidP="003E106D">
            <w:pPr>
              <w:pStyle w:val="CopticVersemulti-line"/>
            </w:pPr>
            <w:r>
              <w:t>ϧⲉⲛ ⲁⲙⲉⲛϯ ⲉⲑⲙⲉϩ ⲙ̀ⲡⲁⲁⲑⲟⲥ:</w:t>
            </w:r>
          </w:p>
          <w:p w14:paraId="69E7E83F" w14:textId="4BAC3005" w:rsidR="003E106D" w:rsidRPr="005130A7" w:rsidRDefault="003E106D" w:rsidP="003E106D">
            <w:pPr>
              <w:pStyle w:val="CopticHangingVerse"/>
            </w:pPr>
            <w:r>
              <w:t>Ⲁⲅⲓⲟⲥ ⲁ̀ⲑⲁⲛⲁⲧⲟⲥ ⲛⲁⲓ ⲛⲁⲛ.</w:t>
            </w:r>
          </w:p>
        </w:tc>
      </w:tr>
      <w:tr w:rsidR="003E106D" w14:paraId="4562C697" w14:textId="77777777" w:rsidTr="007E24F9">
        <w:trPr>
          <w:cantSplit/>
          <w:jc w:val="center"/>
        </w:trPr>
        <w:tc>
          <w:tcPr>
            <w:tcW w:w="288" w:type="dxa"/>
          </w:tcPr>
          <w:p w14:paraId="3AFEA8AD" w14:textId="77777777" w:rsidR="003E106D" w:rsidRDefault="003E106D" w:rsidP="003E106D">
            <w:pPr>
              <w:pStyle w:val="CopticCross"/>
            </w:pPr>
            <w:r w:rsidRPr="00FB5ACB">
              <w:t>¿</w:t>
            </w:r>
          </w:p>
        </w:tc>
        <w:tc>
          <w:tcPr>
            <w:tcW w:w="3960" w:type="dxa"/>
          </w:tcPr>
          <w:p w14:paraId="5D3C3E32" w14:textId="77777777" w:rsidR="003E106D" w:rsidRDefault="003E106D" w:rsidP="003E106D">
            <w:pPr>
              <w:pStyle w:val="EngHang"/>
            </w:pPr>
            <w:r>
              <w:t>Let us joyfully say,</w:t>
            </w:r>
          </w:p>
          <w:p w14:paraId="6B2ADEFA" w14:textId="77777777" w:rsidR="003E106D" w:rsidRDefault="003E106D" w:rsidP="003E106D">
            <w:pPr>
              <w:pStyle w:val="EngHang"/>
            </w:pPr>
            <w:r>
              <w:t>With the blessed David,</w:t>
            </w:r>
          </w:p>
          <w:p w14:paraId="66B8FC5A" w14:textId="77777777" w:rsidR="003E106D" w:rsidRDefault="003E106D" w:rsidP="003E106D">
            <w:pPr>
              <w:pStyle w:val="EngHang"/>
            </w:pPr>
            <w:r>
              <w:t>“Arise, O Lord, Why do You sleep?”</w:t>
            </w:r>
          </w:p>
          <w:p w14:paraId="1CB6DCE4" w14:textId="61B5F950" w:rsidR="003E106D" w:rsidRDefault="003E106D" w:rsidP="003E106D">
            <w:pPr>
              <w:pStyle w:val="EngHangEnd"/>
            </w:pPr>
            <w:r>
              <w:t>Holy Immortal, have mercy on us.</w:t>
            </w:r>
          </w:p>
        </w:tc>
        <w:tc>
          <w:tcPr>
            <w:tcW w:w="288" w:type="dxa"/>
          </w:tcPr>
          <w:p w14:paraId="2E44E7D4" w14:textId="77777777" w:rsidR="003E106D" w:rsidRDefault="003E106D" w:rsidP="003E106D"/>
        </w:tc>
        <w:tc>
          <w:tcPr>
            <w:tcW w:w="288" w:type="dxa"/>
          </w:tcPr>
          <w:p w14:paraId="247E710E" w14:textId="77777777" w:rsidR="003E106D" w:rsidRDefault="003E106D" w:rsidP="003E106D">
            <w:pPr>
              <w:pStyle w:val="CopticCross"/>
            </w:pPr>
            <w:r w:rsidRPr="00FB5ACB">
              <w:t>¿</w:t>
            </w:r>
          </w:p>
        </w:tc>
        <w:tc>
          <w:tcPr>
            <w:tcW w:w="3960" w:type="dxa"/>
          </w:tcPr>
          <w:p w14:paraId="27BB14BF" w14:textId="77777777" w:rsidR="003E106D" w:rsidRDefault="003E106D" w:rsidP="003E106D">
            <w:pPr>
              <w:pStyle w:val="CopticVersemulti-line"/>
            </w:pPr>
            <w:r>
              <w:t>Ⲙⲁⲣⲉⲛϫⲟⲥ ϧⲉⲛ ⲟⲩⲣⲱⲟⲩⲧ:</w:t>
            </w:r>
          </w:p>
          <w:p w14:paraId="4F17B090" w14:textId="77777777" w:rsidR="003E106D" w:rsidRDefault="003E106D" w:rsidP="003E106D">
            <w:pPr>
              <w:pStyle w:val="CopticVersemulti-line"/>
            </w:pPr>
            <w:r>
              <w:t>ⲛⲉⲙ Ⲇⲁⲩⲓⲇ ⲡⲉ ⲉⲧⲥ̀ⲙⲁⲣⲱⲟⲩⲧ:</w:t>
            </w:r>
          </w:p>
          <w:p w14:paraId="5ADD6199" w14:textId="77777777" w:rsidR="003E106D" w:rsidRDefault="003E106D" w:rsidP="003E106D">
            <w:pPr>
              <w:pStyle w:val="CopticVersemulti-line"/>
            </w:pPr>
            <w:r>
              <w:t>ϫⲉ ⲧⲱⲛⲕ Ⲡⲟ̄ⲥ̄ ⲉⲑⲃⲉ ⲟⲩ ⲉⲛⲕⲟⲧ:</w:t>
            </w:r>
          </w:p>
          <w:p w14:paraId="7403806D" w14:textId="79F609E3" w:rsidR="003E106D" w:rsidRPr="005130A7" w:rsidRDefault="003E106D" w:rsidP="003E106D">
            <w:pPr>
              <w:pStyle w:val="CopticHangingVerse"/>
            </w:pPr>
            <w:r>
              <w:t>Ⲁⲅⲓⲟⲥ ⲁ̀ⲑⲁⲛⲁⲧⲟⲥ ⲛⲁⲓ ⲛⲁⲛ.</w:t>
            </w:r>
          </w:p>
        </w:tc>
      </w:tr>
      <w:tr w:rsidR="003E106D" w14:paraId="09A0111F" w14:textId="77777777" w:rsidTr="007E24F9">
        <w:trPr>
          <w:cantSplit/>
          <w:jc w:val="center"/>
        </w:trPr>
        <w:tc>
          <w:tcPr>
            <w:tcW w:w="288" w:type="dxa"/>
          </w:tcPr>
          <w:p w14:paraId="79696565" w14:textId="77777777" w:rsidR="003E106D" w:rsidRDefault="003E106D" w:rsidP="003E106D">
            <w:pPr>
              <w:pStyle w:val="CopticCross"/>
            </w:pPr>
          </w:p>
        </w:tc>
        <w:tc>
          <w:tcPr>
            <w:tcW w:w="3960" w:type="dxa"/>
          </w:tcPr>
          <w:p w14:paraId="1D2A4C21" w14:textId="77777777" w:rsidR="003E106D" w:rsidRDefault="003E106D" w:rsidP="003E106D">
            <w:pPr>
              <w:pStyle w:val="EngHang"/>
            </w:pPr>
            <w:r>
              <w:t>Who is like You among the gods?</w:t>
            </w:r>
          </w:p>
          <w:p w14:paraId="7AB74E33" w14:textId="77777777" w:rsidR="003E106D" w:rsidRDefault="003E106D" w:rsidP="003E106D">
            <w:pPr>
              <w:pStyle w:val="EngHang"/>
            </w:pPr>
            <w:r>
              <w:t>You are the God of gods;</w:t>
            </w:r>
          </w:p>
          <w:p w14:paraId="653FEDEA" w14:textId="77777777" w:rsidR="003E106D" w:rsidRDefault="003E106D" w:rsidP="003E106D">
            <w:pPr>
              <w:pStyle w:val="EngHang"/>
            </w:pPr>
            <w:r>
              <w:t>We praise You in divers ways:</w:t>
            </w:r>
          </w:p>
          <w:p w14:paraId="241D61C9" w14:textId="60971FB8" w:rsidR="003E106D" w:rsidRDefault="003E106D" w:rsidP="003E106D">
            <w:pPr>
              <w:pStyle w:val="EngHangEnd"/>
            </w:pPr>
            <w:r>
              <w:t>Holy Immortal, have mercy on us.</w:t>
            </w:r>
          </w:p>
        </w:tc>
        <w:tc>
          <w:tcPr>
            <w:tcW w:w="288" w:type="dxa"/>
          </w:tcPr>
          <w:p w14:paraId="163D19EA" w14:textId="77777777" w:rsidR="003E106D" w:rsidRDefault="003E106D" w:rsidP="003E106D"/>
        </w:tc>
        <w:tc>
          <w:tcPr>
            <w:tcW w:w="288" w:type="dxa"/>
          </w:tcPr>
          <w:p w14:paraId="4117DAD5" w14:textId="77777777" w:rsidR="003E106D" w:rsidRDefault="003E106D" w:rsidP="003E106D">
            <w:pPr>
              <w:pStyle w:val="CopticCross"/>
            </w:pPr>
          </w:p>
        </w:tc>
        <w:tc>
          <w:tcPr>
            <w:tcW w:w="3960" w:type="dxa"/>
          </w:tcPr>
          <w:p w14:paraId="6EE64B77" w14:textId="77777777" w:rsidR="003E106D" w:rsidRDefault="003E106D" w:rsidP="003E106D">
            <w:pPr>
              <w:pStyle w:val="CopticVersemulti-line"/>
            </w:pPr>
            <w:r>
              <w:t>Ⲛⲉⲙ ⲡⲉⲧⲟⲛⲓ ⲙ̀ⲙⲟⲕ ϧⲉⲛ ⲛⲓⲛⲟⲩϯ:</w:t>
            </w:r>
          </w:p>
          <w:p w14:paraId="13E9F3C4" w14:textId="77777777" w:rsidR="003E106D" w:rsidRDefault="003E106D" w:rsidP="003E106D">
            <w:pPr>
              <w:pStyle w:val="CopticVersemulti-line"/>
            </w:pPr>
            <w:r>
              <w:t>ⲛ̀ⲑⲟⲕ ⲡⲉ Ⲫϯ ⲛ̀ⲧⲉ ⲛⲓⲛⲟⲩϯ:</w:t>
            </w:r>
          </w:p>
          <w:p w14:paraId="11397076" w14:textId="77777777" w:rsidR="003E106D" w:rsidRDefault="003E106D" w:rsidP="003E106D">
            <w:pPr>
              <w:pStyle w:val="CopticVersemulti-line"/>
            </w:pPr>
            <w:r>
              <w:t>ⲧⲉⲛϩⲱⲥ ⲉ̀ⲣⲟⲕ ϧⲉⲛ ⲟⲩⲑⲟ ⲛ̀ⲣⲏϯ:</w:t>
            </w:r>
          </w:p>
          <w:p w14:paraId="621CE593" w14:textId="639C1291" w:rsidR="003E106D" w:rsidRPr="005130A7" w:rsidRDefault="003E106D" w:rsidP="003E106D">
            <w:pPr>
              <w:pStyle w:val="CopticHangingVerse"/>
            </w:pPr>
            <w:r>
              <w:t>Ⲁⲅⲓⲟⲥ ⲁ̀ⲑⲁⲛⲁⲧⲟⲥ ⲛⲁⲓ ⲛⲁⲛ.</w:t>
            </w:r>
          </w:p>
        </w:tc>
      </w:tr>
      <w:tr w:rsidR="003E106D" w14:paraId="1EE96E9F" w14:textId="77777777" w:rsidTr="007E24F9">
        <w:trPr>
          <w:cantSplit/>
          <w:jc w:val="center"/>
        </w:trPr>
        <w:tc>
          <w:tcPr>
            <w:tcW w:w="288" w:type="dxa"/>
          </w:tcPr>
          <w:p w14:paraId="5CBD8822" w14:textId="77777777" w:rsidR="003E106D" w:rsidRDefault="003E106D" w:rsidP="003E106D">
            <w:pPr>
              <w:pStyle w:val="CopticCross"/>
            </w:pPr>
          </w:p>
        </w:tc>
        <w:tc>
          <w:tcPr>
            <w:tcW w:w="3960" w:type="dxa"/>
          </w:tcPr>
          <w:p w14:paraId="20A8BD66" w14:textId="77777777" w:rsidR="003E106D" w:rsidRDefault="003E106D" w:rsidP="003E106D">
            <w:pPr>
              <w:pStyle w:val="EngHang"/>
            </w:pPr>
            <w:r>
              <w:t>You are blessed, O crucified Jesus,</w:t>
            </w:r>
          </w:p>
          <w:p w14:paraId="0476A695" w14:textId="77777777" w:rsidR="003E106D" w:rsidRDefault="003E106D" w:rsidP="003E106D">
            <w:pPr>
              <w:pStyle w:val="EngHang"/>
            </w:pPr>
            <w:r>
              <w:t>For You have changed our sadness to joy,</w:t>
            </w:r>
          </w:p>
          <w:p w14:paraId="56E16244" w14:textId="77777777" w:rsidR="003E106D" w:rsidRDefault="003E106D" w:rsidP="003E106D">
            <w:pPr>
              <w:pStyle w:val="EngHang"/>
            </w:pPr>
            <w:r>
              <w:t>And saved us from our bitter bondage:</w:t>
            </w:r>
          </w:p>
          <w:p w14:paraId="3A1B54AE" w14:textId="1F83B720" w:rsidR="003E106D" w:rsidRDefault="003E106D" w:rsidP="003E106D">
            <w:pPr>
              <w:pStyle w:val="EngHangEnd"/>
            </w:pPr>
            <w:r>
              <w:t>Holy Immortal, have mercy on us.</w:t>
            </w:r>
          </w:p>
        </w:tc>
        <w:tc>
          <w:tcPr>
            <w:tcW w:w="288" w:type="dxa"/>
          </w:tcPr>
          <w:p w14:paraId="458C57E0" w14:textId="77777777" w:rsidR="003E106D" w:rsidRDefault="003E106D" w:rsidP="003E106D"/>
        </w:tc>
        <w:tc>
          <w:tcPr>
            <w:tcW w:w="288" w:type="dxa"/>
          </w:tcPr>
          <w:p w14:paraId="3413FCD9" w14:textId="77777777" w:rsidR="003E106D" w:rsidRDefault="003E106D" w:rsidP="003E106D">
            <w:pPr>
              <w:pStyle w:val="CopticCross"/>
            </w:pPr>
          </w:p>
        </w:tc>
        <w:tc>
          <w:tcPr>
            <w:tcW w:w="3960" w:type="dxa"/>
          </w:tcPr>
          <w:p w14:paraId="75812B40" w14:textId="77777777" w:rsidR="003E106D" w:rsidRDefault="003E106D" w:rsidP="003E106D">
            <w:pPr>
              <w:pStyle w:val="CopticVersemulti-line"/>
            </w:pPr>
            <w:r>
              <w:t>Ⲝⲙⲁⲣⲱⲟⲩⲧ Ⲓⲏ̄ⲥ̄ ⲡⲓϫⲓⲛⲓϣⲓ:</w:t>
            </w:r>
          </w:p>
          <w:p w14:paraId="776529A3" w14:textId="77777777" w:rsidR="003E106D" w:rsidRDefault="003E106D" w:rsidP="003E106D">
            <w:pPr>
              <w:pStyle w:val="CopticVersemulti-line"/>
            </w:pPr>
            <w:r>
              <w:t>ϫⲉ ⲁⲕⲫⲱⲛϩ ⲙ̀ⲡⲉⲛϩⲏⲃⲓ ⲉ̀ⲟⲩⲣⲁϣⲓ:</w:t>
            </w:r>
          </w:p>
          <w:p w14:paraId="7EFB47EC" w14:textId="77777777" w:rsidR="003E106D" w:rsidRDefault="003E106D" w:rsidP="003E106D">
            <w:pPr>
              <w:pStyle w:val="CopticVersemulti-line"/>
            </w:pPr>
            <w:r>
              <w:t>ⲁⲕⲥⲟⲧⲧⲉⲛ ⲉ̀ⲃⲟⲗ ϩⲁ ϯⲙⲉⲧⲃⲱⲕ ⲉⲥⲉⲛ ϣⲁϣⲓ:</w:t>
            </w:r>
          </w:p>
          <w:p w14:paraId="0104597B" w14:textId="090336BA" w:rsidR="003E106D" w:rsidRPr="005130A7" w:rsidRDefault="003E106D" w:rsidP="003E106D">
            <w:pPr>
              <w:pStyle w:val="CopticHangingVerse"/>
            </w:pPr>
            <w:r>
              <w:t>Ⲁⲅⲓⲟⲥ ⲁ̀ⲑⲁⲛⲁⲧⲟⲥ ⲛⲁⲓ ⲛⲁⲛ.</w:t>
            </w:r>
          </w:p>
        </w:tc>
      </w:tr>
      <w:tr w:rsidR="003E106D" w14:paraId="512251CC" w14:textId="77777777" w:rsidTr="007E24F9">
        <w:trPr>
          <w:cantSplit/>
          <w:jc w:val="center"/>
        </w:trPr>
        <w:tc>
          <w:tcPr>
            <w:tcW w:w="288" w:type="dxa"/>
          </w:tcPr>
          <w:p w14:paraId="7C45804F" w14:textId="77777777" w:rsidR="003E106D" w:rsidRDefault="003E106D" w:rsidP="003E106D">
            <w:pPr>
              <w:pStyle w:val="CopticCross"/>
            </w:pPr>
            <w:r w:rsidRPr="00FB5ACB">
              <w:t>¿</w:t>
            </w:r>
          </w:p>
        </w:tc>
        <w:tc>
          <w:tcPr>
            <w:tcW w:w="3960" w:type="dxa"/>
          </w:tcPr>
          <w:p w14:paraId="1B151A19" w14:textId="77777777" w:rsidR="003E106D" w:rsidRDefault="003E106D" w:rsidP="003E106D">
            <w:pPr>
              <w:pStyle w:val="EngHang"/>
            </w:pPr>
            <w:r>
              <w:t>And had compassion on our weakness—</w:t>
            </w:r>
          </w:p>
          <w:p w14:paraId="1396F1E6" w14:textId="77777777" w:rsidR="003E106D" w:rsidRDefault="003E106D" w:rsidP="003E106D">
            <w:pPr>
              <w:pStyle w:val="EngHang"/>
            </w:pPr>
            <w:r>
              <w:t>We, the sinners—</w:t>
            </w:r>
          </w:p>
          <w:p w14:paraId="20CABC9A" w14:textId="77777777" w:rsidR="003E106D" w:rsidRDefault="003E106D" w:rsidP="003E106D">
            <w:pPr>
              <w:pStyle w:val="EngHang"/>
            </w:pPr>
            <w:r>
              <w:t>As a Good One and a Lover of mankind:</w:t>
            </w:r>
          </w:p>
          <w:p w14:paraId="1B7478D0" w14:textId="1CB234B1" w:rsidR="003E106D" w:rsidRDefault="003E106D" w:rsidP="003E106D">
            <w:pPr>
              <w:pStyle w:val="EngHangEnd"/>
            </w:pPr>
            <w:r>
              <w:t>Holy Immortal, have mercy on us.</w:t>
            </w:r>
          </w:p>
        </w:tc>
        <w:tc>
          <w:tcPr>
            <w:tcW w:w="288" w:type="dxa"/>
          </w:tcPr>
          <w:p w14:paraId="5E4B7BAF" w14:textId="77777777" w:rsidR="003E106D" w:rsidRDefault="003E106D" w:rsidP="003E106D"/>
        </w:tc>
        <w:tc>
          <w:tcPr>
            <w:tcW w:w="288" w:type="dxa"/>
          </w:tcPr>
          <w:p w14:paraId="10D4C44A" w14:textId="77777777" w:rsidR="003E106D" w:rsidRDefault="003E106D" w:rsidP="003E106D">
            <w:pPr>
              <w:pStyle w:val="CopticCross"/>
            </w:pPr>
            <w:r w:rsidRPr="00FB5ACB">
              <w:t>¿</w:t>
            </w:r>
          </w:p>
        </w:tc>
        <w:tc>
          <w:tcPr>
            <w:tcW w:w="3960" w:type="dxa"/>
          </w:tcPr>
          <w:p w14:paraId="5B573923" w14:textId="77777777" w:rsidR="003E106D" w:rsidRDefault="003E106D" w:rsidP="003E106D">
            <w:pPr>
              <w:pStyle w:val="CopticVersemulti-line"/>
            </w:pPr>
            <w:r>
              <w:t>Ⲟⲩⲟϩ ⲁⲕϣⲉ ⲛ̀ϩⲏⲧ ϧⲁⲧⲉⲛ ⲙⲉⲧϫⲱⲃⲓ:</w:t>
            </w:r>
          </w:p>
          <w:p w14:paraId="3C37DD11" w14:textId="77777777" w:rsidR="003E106D" w:rsidRDefault="003E106D" w:rsidP="003E106D">
            <w:pPr>
              <w:pStyle w:val="CopticVersemulti-line"/>
            </w:pPr>
            <w:r>
              <w:t>ⲁⲛⲟⲛ ϧⲁ ⲛⲓⲣⲉϥⲉⲣⲛⲟⲃⲓ:</w:t>
            </w:r>
          </w:p>
          <w:p w14:paraId="4628977D" w14:textId="77777777" w:rsidR="003E106D" w:rsidRDefault="003E106D" w:rsidP="003E106D">
            <w:pPr>
              <w:pStyle w:val="CopticVersemulti-line"/>
            </w:pPr>
            <w:r>
              <w:t>ϩⲱⲥ ⲁⲅⲁⲑⲟⲥ ⲟⲩⲟϩ ⲙ̀ⲙⲁⲓⲣⲱⲙⲓ:</w:t>
            </w:r>
          </w:p>
          <w:p w14:paraId="1034B577" w14:textId="1E4866BC" w:rsidR="003E106D" w:rsidRPr="005130A7" w:rsidRDefault="003E106D" w:rsidP="003E106D">
            <w:pPr>
              <w:pStyle w:val="CopticHangingVerse"/>
            </w:pPr>
            <w:r>
              <w:t>Ⲁⲅⲓⲟⲥ ⲁ̀ⲑⲁⲛⲁⲧⲟⲥ ⲛⲁⲓ ⲛⲁⲛ.</w:t>
            </w:r>
          </w:p>
        </w:tc>
      </w:tr>
      <w:tr w:rsidR="003E106D" w14:paraId="308B8826" w14:textId="77777777" w:rsidTr="007E24F9">
        <w:trPr>
          <w:cantSplit/>
          <w:jc w:val="center"/>
        </w:trPr>
        <w:tc>
          <w:tcPr>
            <w:tcW w:w="288" w:type="dxa"/>
          </w:tcPr>
          <w:p w14:paraId="2CA8E876" w14:textId="77777777" w:rsidR="003E106D" w:rsidRDefault="003E106D" w:rsidP="003E106D">
            <w:pPr>
              <w:pStyle w:val="CopticCross"/>
            </w:pPr>
            <w:r w:rsidRPr="00FB5ACB">
              <w:t>¿</w:t>
            </w:r>
          </w:p>
        </w:tc>
        <w:tc>
          <w:tcPr>
            <w:tcW w:w="3960" w:type="dxa"/>
          </w:tcPr>
          <w:p w14:paraId="7B9C2E7B" w14:textId="77777777" w:rsidR="003E106D" w:rsidRDefault="003E106D" w:rsidP="003E106D">
            <w:pPr>
              <w:pStyle w:val="EngHang"/>
            </w:pPr>
            <w:r>
              <w:t>The Lord said, “Now, I shall arise,</w:t>
            </w:r>
          </w:p>
          <w:p w14:paraId="31B03020" w14:textId="77777777" w:rsidR="003E106D" w:rsidRDefault="003E106D" w:rsidP="003E106D">
            <w:pPr>
              <w:pStyle w:val="EngHang"/>
            </w:pPr>
            <w:r>
              <w:t>And be manifest in</w:t>
            </w:r>
          </w:p>
          <w:p w14:paraId="4F3316D0" w14:textId="77777777" w:rsidR="003E106D" w:rsidRDefault="003E106D" w:rsidP="003E106D">
            <w:pPr>
              <w:pStyle w:val="EngHang"/>
            </w:pPr>
            <w:r>
              <w:t>The salvation of My creation.”</w:t>
            </w:r>
          </w:p>
          <w:p w14:paraId="41655778" w14:textId="75FF0592" w:rsidR="003E106D" w:rsidRDefault="003E106D" w:rsidP="003E106D">
            <w:pPr>
              <w:pStyle w:val="EngHangEnd"/>
            </w:pPr>
            <w:r>
              <w:t>Holy Immortal, have mercy on us.</w:t>
            </w:r>
          </w:p>
        </w:tc>
        <w:tc>
          <w:tcPr>
            <w:tcW w:w="288" w:type="dxa"/>
          </w:tcPr>
          <w:p w14:paraId="67D95B9A" w14:textId="77777777" w:rsidR="003E106D" w:rsidRDefault="003E106D" w:rsidP="003E106D"/>
        </w:tc>
        <w:tc>
          <w:tcPr>
            <w:tcW w:w="288" w:type="dxa"/>
          </w:tcPr>
          <w:p w14:paraId="189C07F4" w14:textId="77777777" w:rsidR="003E106D" w:rsidRDefault="003E106D" w:rsidP="003E106D">
            <w:pPr>
              <w:pStyle w:val="CopticCross"/>
            </w:pPr>
            <w:r w:rsidRPr="00FB5ACB">
              <w:t>¿</w:t>
            </w:r>
          </w:p>
        </w:tc>
        <w:tc>
          <w:tcPr>
            <w:tcW w:w="3960" w:type="dxa"/>
          </w:tcPr>
          <w:p w14:paraId="5A9A0958" w14:textId="77777777" w:rsidR="003E106D" w:rsidRDefault="003E106D" w:rsidP="003E106D">
            <w:pPr>
              <w:pStyle w:val="CopticVersemulti-line"/>
            </w:pPr>
            <w:r>
              <w:t>Ⲡⲉϫⲉ Ⲡⲟ̄ⲥ̄ ϯⲛⲟⲩ ϯⲛⲁⲧⲱⲛⲧ:</w:t>
            </w:r>
          </w:p>
          <w:p w14:paraId="62656702" w14:textId="77777777" w:rsidR="003E106D" w:rsidRDefault="003E106D" w:rsidP="003E106D">
            <w:pPr>
              <w:pStyle w:val="CopticVersemulti-line"/>
            </w:pPr>
            <w:r>
              <w:t>ⲉⲓ ⲉ̀ϣⲱⲡⲓ ⲉ̀ⲟⲩⲟⲛϩⲧ:</w:t>
            </w:r>
          </w:p>
          <w:p w14:paraId="672DA319" w14:textId="77777777" w:rsidR="003E106D" w:rsidRDefault="003E106D" w:rsidP="003E106D">
            <w:pPr>
              <w:pStyle w:val="CopticVersemulti-line"/>
            </w:pPr>
            <w:r>
              <w:t>ϧⲉⲛ ⲫ̀ⲛⲟϩⲉⲙ ⲉ̀ϫⲉⲛ ⲡⲁⲥⲱⲛⲧ:</w:t>
            </w:r>
          </w:p>
          <w:p w14:paraId="2B9FE7C7" w14:textId="5CD6DB15" w:rsidR="003E106D" w:rsidRPr="005130A7" w:rsidRDefault="003E106D" w:rsidP="003E106D">
            <w:pPr>
              <w:pStyle w:val="CopticHangingVerse"/>
            </w:pPr>
            <w:r>
              <w:t>Ⲁⲅⲓⲟⲥ ⲁ̀ⲑⲁⲛⲁⲧⲟⲥ ⲛⲁⲓ ⲛⲁⲛ.</w:t>
            </w:r>
          </w:p>
        </w:tc>
      </w:tr>
      <w:tr w:rsidR="003E106D" w14:paraId="694A88DD" w14:textId="77777777" w:rsidTr="007E24F9">
        <w:trPr>
          <w:cantSplit/>
          <w:jc w:val="center"/>
        </w:trPr>
        <w:tc>
          <w:tcPr>
            <w:tcW w:w="288" w:type="dxa"/>
          </w:tcPr>
          <w:p w14:paraId="73F2DEE3" w14:textId="77777777" w:rsidR="003E106D" w:rsidRDefault="003E106D" w:rsidP="003E106D">
            <w:pPr>
              <w:pStyle w:val="CopticCross"/>
            </w:pPr>
          </w:p>
        </w:tc>
        <w:tc>
          <w:tcPr>
            <w:tcW w:w="3960" w:type="dxa"/>
          </w:tcPr>
          <w:p w14:paraId="5385B457" w14:textId="77777777" w:rsidR="003E106D" w:rsidRDefault="003E106D" w:rsidP="003E106D">
            <w:pPr>
              <w:pStyle w:val="EngHang"/>
            </w:pPr>
            <w:r>
              <w:t>Rejoice, all you faithful,</w:t>
            </w:r>
          </w:p>
          <w:p w14:paraId="4B6442A6" w14:textId="77777777" w:rsidR="003E106D" w:rsidRDefault="003E106D" w:rsidP="003E106D">
            <w:pPr>
              <w:pStyle w:val="EngHang"/>
            </w:pPr>
            <w:r>
              <w:t>In the Name of Jesus Christ,</w:t>
            </w:r>
          </w:p>
          <w:p w14:paraId="605DBA5C" w14:textId="77777777" w:rsidR="003E106D" w:rsidRDefault="003E106D" w:rsidP="003E106D">
            <w:pPr>
              <w:pStyle w:val="EngHang"/>
            </w:pPr>
            <w:r>
              <w:t>And proclaim with Nicodemus:</w:t>
            </w:r>
          </w:p>
          <w:p w14:paraId="0B11FC16" w14:textId="06C35662" w:rsidR="003E106D" w:rsidRDefault="003E106D" w:rsidP="003E106D">
            <w:pPr>
              <w:pStyle w:val="EngHangEnd"/>
            </w:pPr>
            <w:r>
              <w:t>Holy Immortal, have mercy on us.</w:t>
            </w:r>
          </w:p>
        </w:tc>
        <w:tc>
          <w:tcPr>
            <w:tcW w:w="288" w:type="dxa"/>
          </w:tcPr>
          <w:p w14:paraId="4C009BE0" w14:textId="77777777" w:rsidR="003E106D" w:rsidRDefault="003E106D" w:rsidP="003E106D"/>
        </w:tc>
        <w:tc>
          <w:tcPr>
            <w:tcW w:w="288" w:type="dxa"/>
          </w:tcPr>
          <w:p w14:paraId="4E68CFF1" w14:textId="77777777" w:rsidR="003E106D" w:rsidRDefault="003E106D" w:rsidP="003E106D">
            <w:pPr>
              <w:pStyle w:val="CopticCross"/>
            </w:pPr>
          </w:p>
        </w:tc>
        <w:tc>
          <w:tcPr>
            <w:tcW w:w="3960" w:type="dxa"/>
          </w:tcPr>
          <w:p w14:paraId="399FAF23" w14:textId="77777777" w:rsidR="003E106D" w:rsidRDefault="003E106D" w:rsidP="003E106D">
            <w:pPr>
              <w:pStyle w:val="CopticVersemulti-line"/>
            </w:pPr>
            <w:r>
              <w:t>Ⲣⲁϣⲓ ⲑⲉⲗⲏⲗ ⲱ̀ ⲛⲓⲡⲓⲥⲧⲟⲥ:</w:t>
            </w:r>
          </w:p>
          <w:p w14:paraId="3E0EAAE1" w14:textId="77777777" w:rsidR="003E106D" w:rsidRDefault="003E106D" w:rsidP="003E106D">
            <w:pPr>
              <w:pStyle w:val="CopticVersemulti-line"/>
            </w:pPr>
            <w:r>
              <w:t>ϧⲉⲛ ⲫ̀ⲣⲁⲛ ⲙ̀Ⲡⲟ̄ⲥ̄ Ⲓⲏ̄ⲥ̄ Ⲡⲭ̄ⲥ̄:</w:t>
            </w:r>
          </w:p>
          <w:p w14:paraId="53BE596C" w14:textId="77777777" w:rsidR="003E106D" w:rsidRDefault="003E106D" w:rsidP="003E106D">
            <w:pPr>
              <w:pStyle w:val="CopticVersemulti-line"/>
            </w:pPr>
            <w:r>
              <w:t>ⲟⲩⲟϩ ⲱϣ ⲉ̀ⲃⲟⲗ ⲛⲉⲙ Ⲛⲓⲕⲟⲩⲇⲓⲙⲟⲥ:</w:t>
            </w:r>
          </w:p>
          <w:p w14:paraId="53546F9C" w14:textId="48795C5A" w:rsidR="003E106D" w:rsidRPr="005130A7" w:rsidRDefault="003E106D" w:rsidP="003E106D">
            <w:pPr>
              <w:pStyle w:val="CopticHangingVerse"/>
            </w:pPr>
            <w:r>
              <w:t>Ⲁⲅⲓⲟⲥ ⲁ̀ⲑⲁⲛⲁⲧⲟⲥ ⲛⲁⲓ ⲛⲁⲛ.</w:t>
            </w:r>
          </w:p>
        </w:tc>
      </w:tr>
      <w:tr w:rsidR="003E106D" w14:paraId="0AAEBF81" w14:textId="77777777" w:rsidTr="007E24F9">
        <w:trPr>
          <w:cantSplit/>
          <w:jc w:val="center"/>
        </w:trPr>
        <w:tc>
          <w:tcPr>
            <w:tcW w:w="288" w:type="dxa"/>
          </w:tcPr>
          <w:p w14:paraId="6B717447" w14:textId="77777777" w:rsidR="003E106D" w:rsidRDefault="003E106D" w:rsidP="003E106D">
            <w:pPr>
              <w:pStyle w:val="CopticCross"/>
            </w:pPr>
          </w:p>
        </w:tc>
        <w:tc>
          <w:tcPr>
            <w:tcW w:w="3960" w:type="dxa"/>
          </w:tcPr>
          <w:p w14:paraId="0ED5A3DA" w14:textId="77777777" w:rsidR="003E106D" w:rsidRDefault="003E106D" w:rsidP="003E106D">
            <w:pPr>
              <w:pStyle w:val="EngHang"/>
            </w:pPr>
            <w:r>
              <w:t>Bless us and have mercy on us—</w:t>
            </w:r>
          </w:p>
          <w:p w14:paraId="34FBA927" w14:textId="77777777" w:rsidR="003E106D" w:rsidRDefault="003E106D" w:rsidP="003E106D">
            <w:pPr>
              <w:pStyle w:val="EngHang"/>
            </w:pPr>
            <w:r>
              <w:t>You Who were crucified for us—</w:t>
            </w:r>
          </w:p>
          <w:p w14:paraId="35951788" w14:textId="77777777" w:rsidR="003E106D" w:rsidRDefault="003E106D" w:rsidP="003E106D">
            <w:pPr>
              <w:pStyle w:val="EngHang"/>
            </w:pPr>
            <w:r>
              <w:t>Count us with Dimas the thief:</w:t>
            </w:r>
          </w:p>
          <w:p w14:paraId="6EDC40D7" w14:textId="33B4987F" w:rsidR="003E106D" w:rsidRDefault="003E106D" w:rsidP="003E106D">
            <w:pPr>
              <w:pStyle w:val="EngHangEnd"/>
            </w:pPr>
            <w:r>
              <w:t>Holy Immortal, have mercy on us.</w:t>
            </w:r>
          </w:p>
        </w:tc>
        <w:tc>
          <w:tcPr>
            <w:tcW w:w="288" w:type="dxa"/>
          </w:tcPr>
          <w:p w14:paraId="12B07A8F" w14:textId="77777777" w:rsidR="003E106D" w:rsidRDefault="003E106D" w:rsidP="003E106D"/>
        </w:tc>
        <w:tc>
          <w:tcPr>
            <w:tcW w:w="288" w:type="dxa"/>
          </w:tcPr>
          <w:p w14:paraId="175A7C92" w14:textId="77777777" w:rsidR="003E106D" w:rsidRDefault="003E106D" w:rsidP="003E106D">
            <w:pPr>
              <w:pStyle w:val="CopticCross"/>
            </w:pPr>
          </w:p>
        </w:tc>
        <w:tc>
          <w:tcPr>
            <w:tcW w:w="3960" w:type="dxa"/>
          </w:tcPr>
          <w:p w14:paraId="72D8B38C" w14:textId="77777777" w:rsidR="003E106D" w:rsidRDefault="003E106D" w:rsidP="003E106D">
            <w:pPr>
              <w:pStyle w:val="CopticVersemulti-line"/>
            </w:pPr>
            <w:r>
              <w:t>Ⲥⲟⲙⲥ ⲉ̀ⲗⲉⲏ̀ⲥⲟⲛ ⲏ̀ⲙⲁⲥ:</w:t>
            </w:r>
          </w:p>
          <w:p w14:paraId="7E6CED4E" w14:textId="77777777" w:rsidR="003E106D" w:rsidRDefault="003E106D" w:rsidP="003E106D">
            <w:pPr>
              <w:pStyle w:val="CopticVersemulti-line"/>
            </w:pPr>
            <w:r>
              <w:t>ⲱ̀ ⲥ̀ⲧⲁⲩⲣⲱⲑⲓⲥ ⲇⲓ ⲏ̀ⲙⲁⲥ:</w:t>
            </w:r>
          </w:p>
          <w:p w14:paraId="33D8B54F" w14:textId="77777777" w:rsidR="003E106D" w:rsidRDefault="003E106D" w:rsidP="003E106D">
            <w:pPr>
              <w:pStyle w:val="CopticVersemulti-line"/>
            </w:pPr>
            <w:r>
              <w:t>ⲟⲡⲧⲉⲛ ⲛⲉⲙ ⲡⲓⲥⲟⲛⲓ Ⲇⲓⲏ̀ⲙⲁⲥ:</w:t>
            </w:r>
          </w:p>
          <w:p w14:paraId="1A6408B5" w14:textId="1BB067CD" w:rsidR="003E106D" w:rsidRPr="005130A7" w:rsidRDefault="003E106D" w:rsidP="003E106D">
            <w:pPr>
              <w:pStyle w:val="CopticHangingVerse"/>
            </w:pPr>
            <w:r>
              <w:t>Ⲁⲅⲓⲟⲥ ⲁ̀ⲑⲁⲛⲁⲧⲟⲥ ⲛⲁⲓ ⲛⲁⲛ.</w:t>
            </w:r>
          </w:p>
        </w:tc>
      </w:tr>
      <w:tr w:rsidR="003E106D" w14:paraId="0A043AC6" w14:textId="77777777" w:rsidTr="007E24F9">
        <w:trPr>
          <w:cantSplit/>
          <w:jc w:val="center"/>
        </w:trPr>
        <w:tc>
          <w:tcPr>
            <w:tcW w:w="288" w:type="dxa"/>
          </w:tcPr>
          <w:p w14:paraId="6CF570BB" w14:textId="77777777" w:rsidR="003E106D" w:rsidRDefault="003E106D" w:rsidP="003E106D">
            <w:pPr>
              <w:pStyle w:val="CopticCross"/>
            </w:pPr>
            <w:r w:rsidRPr="00FB5ACB">
              <w:t>¿</w:t>
            </w:r>
          </w:p>
        </w:tc>
        <w:tc>
          <w:tcPr>
            <w:tcW w:w="3960" w:type="dxa"/>
          </w:tcPr>
          <w:p w14:paraId="324AFCAE" w14:textId="77777777" w:rsidR="003E106D" w:rsidRDefault="003E106D" w:rsidP="003E106D">
            <w:pPr>
              <w:pStyle w:val="EngHang"/>
            </w:pPr>
            <w:r>
              <w:t>We entreat You, O Victorious One,</w:t>
            </w:r>
          </w:p>
          <w:p w14:paraId="01CC7010" w14:textId="77777777" w:rsidR="003E106D" w:rsidRDefault="003E106D" w:rsidP="003E106D">
            <w:pPr>
              <w:pStyle w:val="EngHang"/>
            </w:pPr>
            <w:r>
              <w:t>Remember us, O our King,</w:t>
            </w:r>
          </w:p>
          <w:p w14:paraId="1AF3C8EB" w14:textId="77777777" w:rsidR="003E106D" w:rsidRDefault="003E106D" w:rsidP="003E106D">
            <w:pPr>
              <w:pStyle w:val="EngHang"/>
            </w:pPr>
            <w:r>
              <w:t>When You come in Your Kingdom:</w:t>
            </w:r>
          </w:p>
          <w:p w14:paraId="6E7D844A" w14:textId="156F8E35" w:rsidR="003E106D" w:rsidRPr="0078672A" w:rsidRDefault="003E106D" w:rsidP="003E106D">
            <w:pPr>
              <w:pStyle w:val="EngHangEnd"/>
            </w:pPr>
            <w:r>
              <w:t>Holy Immortal, have mercy on us.</w:t>
            </w:r>
          </w:p>
        </w:tc>
        <w:tc>
          <w:tcPr>
            <w:tcW w:w="288" w:type="dxa"/>
          </w:tcPr>
          <w:p w14:paraId="604909CF" w14:textId="77777777" w:rsidR="003E106D" w:rsidRDefault="003E106D" w:rsidP="003E106D"/>
        </w:tc>
        <w:tc>
          <w:tcPr>
            <w:tcW w:w="288" w:type="dxa"/>
          </w:tcPr>
          <w:p w14:paraId="6D0A3EDC" w14:textId="77777777" w:rsidR="003E106D" w:rsidRDefault="003E106D" w:rsidP="003E106D">
            <w:pPr>
              <w:pStyle w:val="CopticCross"/>
            </w:pPr>
            <w:r w:rsidRPr="00FB5ACB">
              <w:t>¿</w:t>
            </w:r>
          </w:p>
        </w:tc>
        <w:tc>
          <w:tcPr>
            <w:tcW w:w="3960" w:type="dxa"/>
          </w:tcPr>
          <w:p w14:paraId="598ADD9E" w14:textId="77777777" w:rsidR="003E106D" w:rsidRDefault="003E106D" w:rsidP="003E106D">
            <w:pPr>
              <w:pStyle w:val="CopticVersemulti-line"/>
            </w:pPr>
            <w:r>
              <w:t>Ⲧⲉⲛⲧⲱⲃⲏ ⲙ̀ⲙⲟⲕ ⲱ̀ ⲡ̀ⲣⲉϥϭⲣⲟ:</w:t>
            </w:r>
          </w:p>
          <w:p w14:paraId="3F64CE71" w14:textId="77777777" w:rsidR="003E106D" w:rsidRDefault="003E106D" w:rsidP="003E106D">
            <w:pPr>
              <w:pStyle w:val="CopticVersemulti-line"/>
            </w:pPr>
            <w:r>
              <w:t>Ϫⲉ ⲁⲣⲓ ⲡⲉⲛⲙⲉⲩⲓ ⲱ̀ ⲡⲉⲛⲟⲩⲣⲟ:</w:t>
            </w:r>
          </w:p>
          <w:p w14:paraId="195088F0" w14:textId="77777777" w:rsidR="003E106D" w:rsidRDefault="003E106D" w:rsidP="003E106D">
            <w:pPr>
              <w:pStyle w:val="CopticVersemulti-line"/>
            </w:pPr>
            <w:r>
              <w:t>ⲁⲕϣⲁⲛⲓ̀ ϧⲉⲛ ⲧⲉⲕⲙⲉⲧⲟⲩⲣⲟ:</w:t>
            </w:r>
          </w:p>
          <w:p w14:paraId="7548EEF6" w14:textId="41A22865" w:rsidR="003E106D" w:rsidRPr="005130A7" w:rsidRDefault="003E106D" w:rsidP="003E106D">
            <w:pPr>
              <w:pStyle w:val="CopticHangingVerse"/>
            </w:pPr>
            <w:r>
              <w:t>Ⲁⲅⲓⲟⲥ ⲁ̀ⲑⲁⲛⲁⲧⲟⲥ ⲛⲁⲓ ⲛⲁⲛ.</w:t>
            </w:r>
          </w:p>
        </w:tc>
      </w:tr>
      <w:tr w:rsidR="003E106D" w14:paraId="19BCCCD0" w14:textId="77777777" w:rsidTr="007E24F9">
        <w:trPr>
          <w:cantSplit/>
          <w:jc w:val="center"/>
        </w:trPr>
        <w:tc>
          <w:tcPr>
            <w:tcW w:w="288" w:type="dxa"/>
          </w:tcPr>
          <w:p w14:paraId="5F4F6484" w14:textId="77777777" w:rsidR="003E106D" w:rsidRDefault="003E106D" w:rsidP="003E106D">
            <w:pPr>
              <w:pStyle w:val="CopticCross"/>
            </w:pPr>
            <w:r w:rsidRPr="00FB5ACB">
              <w:t>¿</w:t>
            </w:r>
          </w:p>
        </w:tc>
        <w:tc>
          <w:tcPr>
            <w:tcW w:w="3960" w:type="dxa"/>
          </w:tcPr>
          <w:p w14:paraId="73AF3F86" w14:textId="77777777" w:rsidR="003E106D" w:rsidRDefault="003E106D" w:rsidP="003E106D">
            <w:pPr>
              <w:pStyle w:val="EngHang"/>
            </w:pPr>
            <w:r>
              <w:t>In Your Second Coming, O Son of God,</w:t>
            </w:r>
          </w:p>
          <w:p w14:paraId="2524E155" w14:textId="77777777" w:rsidR="003E106D" w:rsidRDefault="003E106D" w:rsidP="003E106D">
            <w:pPr>
              <w:pStyle w:val="EngHang"/>
            </w:pPr>
            <w:r>
              <w:t>The fearful Parousia,</w:t>
            </w:r>
          </w:p>
          <w:p w14:paraId="12E531B4" w14:textId="77777777" w:rsidR="003E106D" w:rsidRDefault="003E106D" w:rsidP="003E106D">
            <w:pPr>
              <w:pStyle w:val="EngHang"/>
            </w:pPr>
            <w:r>
              <w:t>Accord mercy and salvation to us:</w:t>
            </w:r>
          </w:p>
          <w:p w14:paraId="13C00924" w14:textId="7DB0863A" w:rsidR="003E106D" w:rsidRDefault="003E106D" w:rsidP="003E106D">
            <w:pPr>
              <w:pStyle w:val="EngHangEnd"/>
            </w:pPr>
            <w:r>
              <w:t>Holy Immortal, have mercy on us.</w:t>
            </w:r>
          </w:p>
        </w:tc>
        <w:tc>
          <w:tcPr>
            <w:tcW w:w="288" w:type="dxa"/>
          </w:tcPr>
          <w:p w14:paraId="492B5E61" w14:textId="77777777" w:rsidR="003E106D" w:rsidRDefault="003E106D" w:rsidP="003E106D"/>
        </w:tc>
        <w:tc>
          <w:tcPr>
            <w:tcW w:w="288" w:type="dxa"/>
          </w:tcPr>
          <w:p w14:paraId="1FD080D6" w14:textId="77777777" w:rsidR="003E106D" w:rsidRDefault="003E106D" w:rsidP="003E106D">
            <w:pPr>
              <w:pStyle w:val="CopticCross"/>
            </w:pPr>
            <w:r w:rsidRPr="00FB5ACB">
              <w:t>¿</w:t>
            </w:r>
          </w:p>
        </w:tc>
        <w:tc>
          <w:tcPr>
            <w:tcW w:w="3960" w:type="dxa"/>
          </w:tcPr>
          <w:p w14:paraId="04F46FEE" w14:textId="77777777" w:rsidR="003E106D" w:rsidRDefault="003E106D" w:rsidP="003E106D">
            <w:pPr>
              <w:pStyle w:val="CopticVersemulti-line"/>
            </w:pPr>
            <w:r>
              <w:t xml:space="preserve">Ⲩⲥ̄ </w:t>
            </w:r>
            <w:r>
              <w:pgNum/>
            </w:r>
            <w:r>
              <w:pgNum/>
            </w:r>
            <w:r>
              <w:t>Ⲑⲥ̄ ϧⲉⲛ ⲧⲉⲕⲙⲁⲩ ⲉ̀ⲛⲟⲩϯ:</w:t>
            </w:r>
          </w:p>
          <w:p w14:paraId="3076AAA5" w14:textId="77777777" w:rsidR="003E106D" w:rsidRDefault="003E106D" w:rsidP="003E106D">
            <w:pPr>
              <w:pStyle w:val="CopticVersemulti-line"/>
            </w:pPr>
            <w:r>
              <w:t>ⲙ̀ⲡⲁⲣⲟⲩⲥⲓⲁ ⲉⲧⲟⲓ ⲛ̀ϩⲟϯ:</w:t>
            </w:r>
          </w:p>
          <w:p w14:paraId="537D43B9" w14:textId="77777777" w:rsidR="003E106D" w:rsidRDefault="003E106D" w:rsidP="003E106D">
            <w:pPr>
              <w:pStyle w:val="CopticVersemulti-line"/>
            </w:pPr>
            <w:r>
              <w:t>ⲁⲣⲓⲟⲩⲛⲁⲓ ⲛⲉⲙⲁⲛ ⲛ̀ⲟⲩⲥⲱϯ:</w:t>
            </w:r>
          </w:p>
          <w:p w14:paraId="341EB970" w14:textId="079BEA80" w:rsidR="003E106D" w:rsidRPr="005130A7" w:rsidRDefault="003E106D" w:rsidP="003E106D">
            <w:pPr>
              <w:pStyle w:val="CopticHangingVerse"/>
            </w:pPr>
            <w:r>
              <w:t>Ⲁⲅⲓⲟⲥ ⲁ̀ⲑⲁⲛⲁⲧⲟⲥ ⲛⲁⲓ ⲛⲁⲛ.</w:t>
            </w:r>
          </w:p>
        </w:tc>
      </w:tr>
      <w:tr w:rsidR="003E106D" w14:paraId="5D7E3526" w14:textId="77777777" w:rsidTr="007E24F9">
        <w:trPr>
          <w:cantSplit/>
          <w:jc w:val="center"/>
        </w:trPr>
        <w:tc>
          <w:tcPr>
            <w:tcW w:w="288" w:type="dxa"/>
          </w:tcPr>
          <w:p w14:paraId="7B0A1A35" w14:textId="77777777" w:rsidR="003E106D" w:rsidRDefault="003E106D" w:rsidP="003E106D">
            <w:pPr>
              <w:pStyle w:val="CopticCross"/>
            </w:pPr>
          </w:p>
        </w:tc>
        <w:tc>
          <w:tcPr>
            <w:tcW w:w="3960" w:type="dxa"/>
          </w:tcPr>
          <w:p w14:paraId="781A55FA" w14:textId="77777777" w:rsidR="003E106D" w:rsidRDefault="003E106D" w:rsidP="003E106D">
            <w:pPr>
              <w:pStyle w:val="EngHang"/>
            </w:pPr>
            <w:r>
              <w:t>O You Who takes away the sin of the world,</w:t>
            </w:r>
          </w:p>
          <w:p w14:paraId="25616237" w14:textId="77777777" w:rsidR="003E106D" w:rsidRDefault="003E106D" w:rsidP="003E106D">
            <w:pPr>
              <w:pStyle w:val="EngHang"/>
            </w:pPr>
            <w:r>
              <w:t>Place us with the righteous men,</w:t>
            </w:r>
          </w:p>
          <w:p w14:paraId="24019E57" w14:textId="77777777" w:rsidR="003E106D" w:rsidRDefault="003E106D" w:rsidP="003E106D">
            <w:pPr>
              <w:pStyle w:val="EngHang"/>
            </w:pPr>
            <w:r>
              <w:t>With Joseph and Nicodemus:</w:t>
            </w:r>
          </w:p>
          <w:p w14:paraId="3319415D" w14:textId="6D243895" w:rsidR="003E106D" w:rsidRDefault="003E106D" w:rsidP="003E106D">
            <w:pPr>
              <w:pStyle w:val="EngHangEnd"/>
            </w:pPr>
            <w:r>
              <w:t>Holy Immortal, have mercy on us.</w:t>
            </w:r>
          </w:p>
        </w:tc>
        <w:tc>
          <w:tcPr>
            <w:tcW w:w="288" w:type="dxa"/>
          </w:tcPr>
          <w:p w14:paraId="6AED6E57" w14:textId="77777777" w:rsidR="003E106D" w:rsidRDefault="003E106D" w:rsidP="003E106D"/>
        </w:tc>
        <w:tc>
          <w:tcPr>
            <w:tcW w:w="288" w:type="dxa"/>
          </w:tcPr>
          <w:p w14:paraId="31AEEC7A" w14:textId="77777777" w:rsidR="003E106D" w:rsidRDefault="003E106D" w:rsidP="003E106D">
            <w:pPr>
              <w:pStyle w:val="CopticCross"/>
            </w:pPr>
          </w:p>
        </w:tc>
        <w:tc>
          <w:tcPr>
            <w:tcW w:w="3960" w:type="dxa"/>
          </w:tcPr>
          <w:p w14:paraId="037FDF42" w14:textId="77777777" w:rsidR="003E106D" w:rsidRDefault="003E106D" w:rsidP="003E106D">
            <w:pPr>
              <w:pStyle w:val="CopticVersemulti-line"/>
            </w:pPr>
            <w:r>
              <w:t>Ⲫⲏⲉⲧ ⲱ̀ⲗⲓ ⲫ̀ⲛⲟⲃⲓ ⲙ̀ⲡⲓⲕⲟⲥⲙⲟⲥ:</w:t>
            </w:r>
          </w:p>
          <w:p w14:paraId="5BA4A7A3" w14:textId="77777777" w:rsidR="003E106D" w:rsidRDefault="003E106D" w:rsidP="003E106D">
            <w:pPr>
              <w:pStyle w:val="CopticVersemulti-line"/>
            </w:pPr>
            <w:r>
              <w:t>ⲁⲕⲑ̀ⲣⲉⲛ ϣⲱⲡⲓ ⲛⲉⲙ ⲛⲓⲇⲓⲕⲉⲟⲥ:</w:t>
            </w:r>
          </w:p>
          <w:p w14:paraId="56C00F0D" w14:textId="77777777" w:rsidR="003E106D" w:rsidRDefault="003E106D" w:rsidP="003E106D">
            <w:pPr>
              <w:pStyle w:val="CopticVersemulti-line"/>
            </w:pPr>
            <w:r>
              <w:t>Ⲓⲱⲥⲉⲫ ⲛⲉⲙ Ⲛⲓⲕⲟⲩⲇⲓⲙⲟⲥ:</w:t>
            </w:r>
          </w:p>
          <w:p w14:paraId="37B2B2B2" w14:textId="210E42B6" w:rsidR="003E106D" w:rsidRPr="005130A7" w:rsidRDefault="003E106D" w:rsidP="003E106D">
            <w:pPr>
              <w:pStyle w:val="CopticHangingVerse"/>
            </w:pPr>
            <w:r>
              <w:t>Ⲁⲅⲓⲟⲥ ⲁ̀ⲑⲁⲛⲁⲧⲟⲥ ⲛⲁⲓ ⲛⲁⲛ.</w:t>
            </w:r>
          </w:p>
        </w:tc>
      </w:tr>
      <w:tr w:rsidR="003E106D" w14:paraId="35688722" w14:textId="77777777" w:rsidTr="007E24F9">
        <w:trPr>
          <w:cantSplit/>
          <w:jc w:val="center"/>
        </w:trPr>
        <w:tc>
          <w:tcPr>
            <w:tcW w:w="288" w:type="dxa"/>
          </w:tcPr>
          <w:p w14:paraId="4DC9CE84" w14:textId="77777777" w:rsidR="003E106D" w:rsidRDefault="003E106D" w:rsidP="003E106D">
            <w:pPr>
              <w:pStyle w:val="CopticCross"/>
            </w:pPr>
          </w:p>
        </w:tc>
        <w:tc>
          <w:tcPr>
            <w:tcW w:w="3960" w:type="dxa"/>
          </w:tcPr>
          <w:p w14:paraId="219BA930" w14:textId="77777777" w:rsidR="003E106D" w:rsidRDefault="003E106D" w:rsidP="003E106D">
            <w:pPr>
              <w:pStyle w:val="EngHang"/>
            </w:pPr>
            <w:r>
              <w:t>Forgive us our trespasses,</w:t>
            </w:r>
          </w:p>
          <w:p w14:paraId="6BB6500E" w14:textId="77777777" w:rsidR="003E106D" w:rsidRDefault="003E106D" w:rsidP="003E106D">
            <w:pPr>
              <w:pStyle w:val="EngHang"/>
            </w:pPr>
            <w:r>
              <w:t>Through the intercessions and prayers</w:t>
            </w:r>
          </w:p>
          <w:p w14:paraId="4C2A1D13" w14:textId="77777777" w:rsidR="003E106D" w:rsidRDefault="003E106D" w:rsidP="003E106D">
            <w:pPr>
              <w:pStyle w:val="EngHang"/>
            </w:pPr>
            <w:r>
              <w:t>O the lady of us all, Mary:</w:t>
            </w:r>
          </w:p>
          <w:p w14:paraId="583FCCA1" w14:textId="06AA42A3" w:rsidR="003E106D" w:rsidRDefault="003E106D" w:rsidP="003E106D">
            <w:pPr>
              <w:pStyle w:val="EngHangEnd"/>
            </w:pPr>
            <w:r>
              <w:t>Holy Immortal, have mercy on us.</w:t>
            </w:r>
          </w:p>
        </w:tc>
        <w:tc>
          <w:tcPr>
            <w:tcW w:w="288" w:type="dxa"/>
          </w:tcPr>
          <w:p w14:paraId="229A1E6C" w14:textId="77777777" w:rsidR="003E106D" w:rsidRDefault="003E106D" w:rsidP="003E106D"/>
        </w:tc>
        <w:tc>
          <w:tcPr>
            <w:tcW w:w="288" w:type="dxa"/>
          </w:tcPr>
          <w:p w14:paraId="0D8DD839" w14:textId="77777777" w:rsidR="003E106D" w:rsidRDefault="003E106D" w:rsidP="003E106D">
            <w:pPr>
              <w:pStyle w:val="CopticCross"/>
            </w:pPr>
          </w:p>
        </w:tc>
        <w:tc>
          <w:tcPr>
            <w:tcW w:w="3960" w:type="dxa"/>
          </w:tcPr>
          <w:p w14:paraId="3B22038E" w14:textId="77777777" w:rsidR="003E106D" w:rsidRDefault="003E106D" w:rsidP="003E106D">
            <w:pPr>
              <w:pStyle w:val="CopticVersemulti-line"/>
            </w:pPr>
            <w:r>
              <w:t>Ⲭⲱ ⲛⲁⲛ ⲉ̀ⲃⲟⲗ ⲛ̀ⲛⲉⲛⲁⲛⲟⲙⲓⲁ:</w:t>
            </w:r>
          </w:p>
          <w:p w14:paraId="22EF2459" w14:textId="77777777" w:rsidR="003E106D" w:rsidRDefault="003E106D" w:rsidP="003E106D">
            <w:pPr>
              <w:pStyle w:val="CopticVersemulti-line"/>
            </w:pPr>
            <w:r>
              <w:t>ϩⲓⲧⲉⲛ ⲛⲓⲧⲱⲃϩ ⲛⲉⲙ ⲛⲓⲡ̀ⲣⲉⲥⲃⲓⲁ:</w:t>
            </w:r>
          </w:p>
          <w:p w14:paraId="4B5221EE" w14:textId="77777777" w:rsidR="003E106D" w:rsidRDefault="003E106D" w:rsidP="003E106D">
            <w:pPr>
              <w:pStyle w:val="CopticVersemulti-line"/>
            </w:pPr>
            <w:r>
              <w:t>ⲛ̀ⲧⲉ ⲧⲉⲛϭⲟⲓⲥ ⲧⲏⲣⲉⲛ Ⲙⲁⲣⲓⲁ:</w:t>
            </w:r>
          </w:p>
          <w:p w14:paraId="1AA48AAB" w14:textId="28EC78C3" w:rsidR="003E106D" w:rsidRPr="005130A7" w:rsidRDefault="003E106D" w:rsidP="003E106D">
            <w:pPr>
              <w:pStyle w:val="CopticHangingVerse"/>
            </w:pPr>
            <w:r>
              <w:t>Ⲁⲅⲓⲟⲥ ⲁ̀ⲑⲁⲛⲁⲧⲟⲥ ⲛⲁⲓ ⲛⲁⲛ.</w:t>
            </w:r>
          </w:p>
        </w:tc>
      </w:tr>
      <w:tr w:rsidR="003E106D" w14:paraId="4BC6333F" w14:textId="77777777" w:rsidTr="007E24F9">
        <w:trPr>
          <w:cantSplit/>
          <w:jc w:val="center"/>
        </w:trPr>
        <w:tc>
          <w:tcPr>
            <w:tcW w:w="288" w:type="dxa"/>
          </w:tcPr>
          <w:p w14:paraId="0614E1FF" w14:textId="77777777" w:rsidR="003E106D" w:rsidRPr="003209AF" w:rsidRDefault="003E106D" w:rsidP="003E106D">
            <w:pPr>
              <w:pStyle w:val="CopticCross"/>
              <w:rPr>
                <w:b/>
              </w:rPr>
            </w:pPr>
            <w:r w:rsidRPr="00FB5ACB">
              <w:t>¿</w:t>
            </w:r>
          </w:p>
        </w:tc>
        <w:tc>
          <w:tcPr>
            <w:tcW w:w="3960" w:type="dxa"/>
          </w:tcPr>
          <w:p w14:paraId="4CCB2DCC" w14:textId="77777777" w:rsidR="003E106D" w:rsidRDefault="003E106D" w:rsidP="003E106D">
            <w:pPr>
              <w:pStyle w:val="EngHang"/>
            </w:pPr>
            <w:r>
              <w:t>Sustain all the souls</w:t>
            </w:r>
          </w:p>
          <w:p w14:paraId="29A8C8FF" w14:textId="77777777" w:rsidR="003E106D" w:rsidRDefault="003E106D" w:rsidP="003E106D">
            <w:pPr>
              <w:pStyle w:val="EngHang"/>
            </w:pPr>
            <w:r>
              <w:t>Of the Orthodox in the Paradise</w:t>
            </w:r>
          </w:p>
          <w:p w14:paraId="4B33A8F7" w14:textId="77777777" w:rsidR="003E106D" w:rsidRDefault="003E106D" w:rsidP="003E106D">
            <w:pPr>
              <w:pStyle w:val="EngHang"/>
            </w:pPr>
            <w:r>
              <w:t>Of joy and rejoicing:</w:t>
            </w:r>
          </w:p>
          <w:p w14:paraId="79E457C1" w14:textId="17E5ECC4" w:rsidR="003E106D" w:rsidRDefault="003E106D" w:rsidP="003E106D">
            <w:pPr>
              <w:pStyle w:val="EngHangEnd"/>
            </w:pPr>
            <w:r>
              <w:t>Holy Immortal, have mercy on us.</w:t>
            </w:r>
          </w:p>
        </w:tc>
        <w:tc>
          <w:tcPr>
            <w:tcW w:w="288" w:type="dxa"/>
          </w:tcPr>
          <w:p w14:paraId="48077854" w14:textId="77777777" w:rsidR="003E106D" w:rsidRDefault="003E106D" w:rsidP="003E106D"/>
        </w:tc>
        <w:tc>
          <w:tcPr>
            <w:tcW w:w="288" w:type="dxa"/>
          </w:tcPr>
          <w:p w14:paraId="61A01A09" w14:textId="77777777" w:rsidR="003E106D" w:rsidRDefault="003E106D" w:rsidP="003E106D">
            <w:pPr>
              <w:pStyle w:val="CopticCross"/>
            </w:pPr>
            <w:r w:rsidRPr="00FB5ACB">
              <w:t>¿</w:t>
            </w:r>
          </w:p>
        </w:tc>
        <w:tc>
          <w:tcPr>
            <w:tcW w:w="3960" w:type="dxa"/>
          </w:tcPr>
          <w:p w14:paraId="12E18764" w14:textId="77777777" w:rsidR="003E106D" w:rsidRDefault="003E106D" w:rsidP="003E106D">
            <w:pPr>
              <w:pStyle w:val="CopticVersemulti-line"/>
            </w:pPr>
            <w:r>
              <w:t>Ⲯⲩⲭⲏ ⲛⲓⲃⲉⲛ ⲛ̀ⲟⲣⲑⲟⲇⲟⲝⲟⲛ:</w:t>
            </w:r>
          </w:p>
          <w:p w14:paraId="7113C3CB" w14:textId="77777777" w:rsidR="003E106D" w:rsidRDefault="003E106D" w:rsidP="003E106D">
            <w:pPr>
              <w:pStyle w:val="CopticVersemulti-line"/>
            </w:pPr>
            <w:r>
              <w:t>Ϣⲁⲛⲟⲩϣⲟⲩ ϧⲉⲛ ⲡⲓⲡⲁⲣⲁⲇⲓⲥⲟⲥ:</w:t>
            </w:r>
          </w:p>
          <w:p w14:paraId="1E4B32FE" w14:textId="77777777" w:rsidR="003E106D" w:rsidRDefault="003E106D" w:rsidP="003E106D">
            <w:pPr>
              <w:pStyle w:val="CopticVersemulti-line"/>
            </w:pPr>
            <w:r>
              <w:t>ⲛ̀ⲧⲉ ⲡ̀ⲟⲩⲛⲟϥ ⲛⲉⲙ ⲛⲓⲕⲏⲡⲟⲣⲟⲥ:</w:t>
            </w:r>
          </w:p>
          <w:p w14:paraId="147E4914" w14:textId="45EFF17F" w:rsidR="003E106D" w:rsidRPr="005130A7" w:rsidRDefault="003E106D" w:rsidP="003E106D">
            <w:pPr>
              <w:pStyle w:val="CopticHangingVerse"/>
            </w:pPr>
            <w:r>
              <w:t>Ⲁⲅⲓⲟⲥ ⲁ̀ⲑⲁⲛⲁⲧⲟⲥ ⲛⲁⲓ ⲛⲁⲛ.</w:t>
            </w:r>
          </w:p>
        </w:tc>
      </w:tr>
      <w:tr w:rsidR="003E106D" w14:paraId="3C10DEC7" w14:textId="77777777" w:rsidTr="007E24F9">
        <w:trPr>
          <w:cantSplit/>
          <w:jc w:val="center"/>
        </w:trPr>
        <w:tc>
          <w:tcPr>
            <w:tcW w:w="288" w:type="dxa"/>
          </w:tcPr>
          <w:p w14:paraId="0DA8CD75" w14:textId="77777777" w:rsidR="003E106D" w:rsidRDefault="003E106D" w:rsidP="003E106D">
            <w:pPr>
              <w:pStyle w:val="CopticCross"/>
            </w:pPr>
            <w:r w:rsidRPr="00FB5ACB">
              <w:lastRenderedPageBreak/>
              <w:t>¿</w:t>
            </w:r>
          </w:p>
        </w:tc>
        <w:tc>
          <w:tcPr>
            <w:tcW w:w="3960" w:type="dxa"/>
          </w:tcPr>
          <w:p w14:paraId="6AB8D74B" w14:textId="77777777" w:rsidR="003E106D" w:rsidRDefault="003E106D" w:rsidP="003E106D">
            <w:pPr>
              <w:pStyle w:val="EngHang"/>
            </w:pPr>
            <w:r>
              <w:t>All glory and all praises</w:t>
            </w:r>
          </w:p>
          <w:p w14:paraId="50284C02" w14:textId="77777777" w:rsidR="003E106D" w:rsidRDefault="003E106D" w:rsidP="003E106D">
            <w:pPr>
              <w:pStyle w:val="EngHang"/>
            </w:pPr>
            <w:r>
              <w:t xml:space="preserve">Are due to Your </w:t>
            </w:r>
            <w:commentRangeStart w:id="1837"/>
            <w:r>
              <w:t>power</w:t>
            </w:r>
            <w:commentRangeEnd w:id="1837"/>
            <w:r>
              <w:rPr>
                <w:rStyle w:val="CommentReference"/>
              </w:rPr>
              <w:commentReference w:id="1837"/>
            </w:r>
            <w:r>
              <w:t>,</w:t>
            </w:r>
          </w:p>
          <w:p w14:paraId="34F8DAEB" w14:textId="77777777" w:rsidR="003E106D" w:rsidRDefault="003E106D" w:rsidP="003E106D">
            <w:pPr>
              <w:pStyle w:val="EngHang"/>
            </w:pPr>
            <w:r>
              <w:t>From now till eternity:</w:t>
            </w:r>
          </w:p>
          <w:p w14:paraId="3DF96984" w14:textId="49F33C51" w:rsidR="003E106D" w:rsidRDefault="003E106D" w:rsidP="003E106D">
            <w:pPr>
              <w:pStyle w:val="EngHangEnd"/>
            </w:pPr>
            <w:r>
              <w:t>Holy Immortal, have mercy on us.</w:t>
            </w:r>
          </w:p>
        </w:tc>
        <w:tc>
          <w:tcPr>
            <w:tcW w:w="288" w:type="dxa"/>
          </w:tcPr>
          <w:p w14:paraId="2451D089" w14:textId="77777777" w:rsidR="003E106D" w:rsidRDefault="003E106D" w:rsidP="003E106D"/>
        </w:tc>
        <w:tc>
          <w:tcPr>
            <w:tcW w:w="288" w:type="dxa"/>
          </w:tcPr>
          <w:p w14:paraId="71B9DA9A" w14:textId="77777777" w:rsidR="003E106D" w:rsidRDefault="003E106D" w:rsidP="003E106D">
            <w:pPr>
              <w:pStyle w:val="CopticCross"/>
            </w:pPr>
            <w:r w:rsidRPr="00FB5ACB">
              <w:t>¿</w:t>
            </w:r>
          </w:p>
        </w:tc>
        <w:tc>
          <w:tcPr>
            <w:tcW w:w="3960" w:type="dxa"/>
          </w:tcPr>
          <w:p w14:paraId="211069F5" w14:textId="77777777" w:rsidR="003E106D" w:rsidRDefault="003E106D" w:rsidP="003E106D">
            <w:pPr>
              <w:pStyle w:val="CopticVersemulti-line"/>
            </w:pPr>
            <w:r>
              <w:t>Ⲱⲟⲩ ⲛⲓⲃⲉⲛ ⲛⲉⲙ ϩⲁⲛⲯⲁⲗⲓⲁ:</w:t>
            </w:r>
          </w:p>
          <w:p w14:paraId="0DBDA729" w14:textId="77777777" w:rsidR="003E106D" w:rsidRDefault="003E106D" w:rsidP="003E106D">
            <w:pPr>
              <w:pStyle w:val="CopticVersemulti-line"/>
            </w:pPr>
            <w:r>
              <w:t>ⲉⲣⲡ̀ⲣⲉⲡⲓ ϧⲉⲛ ⲧⲉⲕⲉⲝⲟⲩⲥⲓⲁ:</w:t>
            </w:r>
          </w:p>
          <w:p w14:paraId="3FC28A7D" w14:textId="77777777" w:rsidR="003E106D" w:rsidRDefault="003E106D" w:rsidP="003E106D">
            <w:pPr>
              <w:pStyle w:val="CopticVersemulti-line"/>
            </w:pPr>
            <w:r>
              <w:t>ⲓⲥϫⲉⲛ ϯⲛⲟⲩ ϣⲁϯ ⲥⲩⲛⲧⲉⲗⲓⲁ:</w:t>
            </w:r>
          </w:p>
          <w:p w14:paraId="663C8D98" w14:textId="2547B8E6" w:rsidR="003E106D" w:rsidRPr="00384F62" w:rsidRDefault="003E106D" w:rsidP="003E106D">
            <w:pPr>
              <w:pStyle w:val="CopticHangingVerse"/>
              <w:rPr>
                <w:rFonts w:eastAsia="Arial Unicode MS" w:cs="FreeSerifAvvaShenouda"/>
              </w:rPr>
            </w:pPr>
            <w:r>
              <w:t>Ⲁⲅⲓⲟⲥ ⲁ̀ⲑⲁⲛⲁⲧⲟⲥ ⲛⲁⲓ ⲛⲁⲛ.</w:t>
            </w:r>
          </w:p>
        </w:tc>
      </w:tr>
    </w:tbl>
    <w:p w14:paraId="21A6E6EB" w14:textId="583148CC" w:rsidR="000916B3" w:rsidRDefault="000916B3" w:rsidP="000916B3">
      <w:pPr>
        <w:pStyle w:val="Heading4"/>
      </w:pPr>
      <w:r>
        <w:t>The Hymn after the Psali Batos for the Joyous Saturday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916B3" w14:paraId="1671C93B" w14:textId="77777777" w:rsidTr="000916B3">
        <w:trPr>
          <w:cantSplit/>
          <w:jc w:val="center"/>
        </w:trPr>
        <w:tc>
          <w:tcPr>
            <w:tcW w:w="288" w:type="dxa"/>
          </w:tcPr>
          <w:p w14:paraId="1AF58882" w14:textId="77777777" w:rsidR="000916B3" w:rsidRDefault="000916B3" w:rsidP="000916B3">
            <w:pPr>
              <w:pStyle w:val="CopticCross"/>
            </w:pPr>
          </w:p>
        </w:tc>
        <w:tc>
          <w:tcPr>
            <w:tcW w:w="3960" w:type="dxa"/>
          </w:tcPr>
          <w:p w14:paraId="1DE0BFF9" w14:textId="77777777" w:rsidR="000916B3" w:rsidRDefault="000916B3" w:rsidP="000916B3">
            <w:pPr>
              <w:pStyle w:val="EngHang"/>
            </w:pPr>
            <w:r>
              <w:t>I begin with the holy Name of God,</w:t>
            </w:r>
          </w:p>
          <w:p w14:paraId="5231819B" w14:textId="77777777" w:rsidR="000916B3" w:rsidRDefault="000916B3" w:rsidP="000916B3">
            <w:pPr>
              <w:pStyle w:val="EngHang"/>
            </w:pPr>
            <w:r>
              <w:t>The Immortal, Eternal Judge,</w:t>
            </w:r>
          </w:p>
          <w:p w14:paraId="50460275" w14:textId="77777777" w:rsidR="000916B3" w:rsidRDefault="000916B3" w:rsidP="000916B3">
            <w:pPr>
              <w:pStyle w:val="EngHang"/>
            </w:pPr>
            <w:r>
              <w:t>Our Saviour, the restorer of souls:</w:t>
            </w:r>
          </w:p>
          <w:p w14:paraId="2F4B1AFB" w14:textId="28D9129B" w:rsidR="000916B3" w:rsidRDefault="000916B3" w:rsidP="000916B3">
            <w:pPr>
              <w:pStyle w:val="EngHangEnd"/>
            </w:pPr>
            <w:r>
              <w:t>Holy Immortal have mercy on us.</w:t>
            </w:r>
          </w:p>
        </w:tc>
        <w:tc>
          <w:tcPr>
            <w:tcW w:w="288" w:type="dxa"/>
          </w:tcPr>
          <w:p w14:paraId="6F56D158" w14:textId="77777777" w:rsidR="000916B3" w:rsidRDefault="000916B3" w:rsidP="000916B3"/>
        </w:tc>
        <w:tc>
          <w:tcPr>
            <w:tcW w:w="288" w:type="dxa"/>
          </w:tcPr>
          <w:p w14:paraId="70AA05B7" w14:textId="77777777" w:rsidR="000916B3" w:rsidRDefault="000916B3" w:rsidP="000916B3">
            <w:pPr>
              <w:pStyle w:val="CopticCross"/>
            </w:pPr>
          </w:p>
        </w:tc>
        <w:tc>
          <w:tcPr>
            <w:tcW w:w="3960" w:type="dxa"/>
          </w:tcPr>
          <w:p w14:paraId="3C11EB04" w14:textId="312AF00A" w:rsidR="000916B3" w:rsidRPr="00C35319" w:rsidRDefault="000916B3" w:rsidP="000916B3">
            <w:pPr>
              <w:pStyle w:val="CopticHangingVerse"/>
            </w:pPr>
          </w:p>
        </w:tc>
      </w:tr>
      <w:tr w:rsidR="000916B3" w14:paraId="3F746F7E" w14:textId="77777777" w:rsidTr="000916B3">
        <w:trPr>
          <w:cantSplit/>
          <w:jc w:val="center"/>
        </w:trPr>
        <w:tc>
          <w:tcPr>
            <w:tcW w:w="288" w:type="dxa"/>
          </w:tcPr>
          <w:p w14:paraId="26419F92" w14:textId="77777777" w:rsidR="000916B3" w:rsidRDefault="000916B3" w:rsidP="000916B3">
            <w:pPr>
              <w:pStyle w:val="CopticCross"/>
            </w:pPr>
          </w:p>
        </w:tc>
        <w:tc>
          <w:tcPr>
            <w:tcW w:w="3960" w:type="dxa"/>
          </w:tcPr>
          <w:p w14:paraId="2AAB7E74" w14:textId="77777777" w:rsidR="000916B3" w:rsidRDefault="000916B3" w:rsidP="000916B3">
            <w:pPr>
              <w:pStyle w:val="EngHang"/>
            </w:pPr>
            <w:r>
              <w:t>He came according to the economy, with wisdom;</w:t>
            </w:r>
          </w:p>
          <w:p w14:paraId="101F002F" w14:textId="77777777" w:rsidR="000916B3" w:rsidRDefault="000916B3" w:rsidP="000916B3">
            <w:pPr>
              <w:pStyle w:val="EngHang"/>
            </w:pPr>
            <w:r>
              <w:t>He took flesh and became man;</w:t>
            </w:r>
          </w:p>
          <w:p w14:paraId="1056CEF6" w14:textId="77777777" w:rsidR="000916B3" w:rsidRDefault="000916B3" w:rsidP="000916B3">
            <w:pPr>
              <w:pStyle w:val="EngHang"/>
            </w:pPr>
            <w:r>
              <w:t>He freed us from bondage:</w:t>
            </w:r>
          </w:p>
          <w:p w14:paraId="6FB15F0A" w14:textId="6D4E7C92" w:rsidR="000916B3" w:rsidRDefault="000916B3" w:rsidP="000916B3">
            <w:pPr>
              <w:pStyle w:val="EngHangEnd"/>
            </w:pPr>
            <w:r>
              <w:t>Holy Immortal have mercy on us.</w:t>
            </w:r>
          </w:p>
        </w:tc>
        <w:tc>
          <w:tcPr>
            <w:tcW w:w="288" w:type="dxa"/>
          </w:tcPr>
          <w:p w14:paraId="0297EB29" w14:textId="77777777" w:rsidR="000916B3" w:rsidRDefault="000916B3" w:rsidP="000916B3"/>
        </w:tc>
        <w:tc>
          <w:tcPr>
            <w:tcW w:w="288" w:type="dxa"/>
          </w:tcPr>
          <w:p w14:paraId="1925465C" w14:textId="77777777" w:rsidR="000916B3" w:rsidRDefault="000916B3" w:rsidP="000916B3">
            <w:pPr>
              <w:pStyle w:val="CopticCross"/>
            </w:pPr>
          </w:p>
        </w:tc>
        <w:tc>
          <w:tcPr>
            <w:tcW w:w="3960" w:type="dxa"/>
          </w:tcPr>
          <w:p w14:paraId="1076FA7E" w14:textId="5747716B" w:rsidR="000916B3" w:rsidRDefault="000916B3" w:rsidP="000916B3">
            <w:pPr>
              <w:pStyle w:val="CopticHangingVerse"/>
            </w:pPr>
          </w:p>
        </w:tc>
      </w:tr>
      <w:tr w:rsidR="000916B3" w14:paraId="398EDE22" w14:textId="77777777" w:rsidTr="000916B3">
        <w:trPr>
          <w:cantSplit/>
          <w:jc w:val="center"/>
        </w:trPr>
        <w:tc>
          <w:tcPr>
            <w:tcW w:w="288" w:type="dxa"/>
          </w:tcPr>
          <w:p w14:paraId="70E605B1" w14:textId="77777777" w:rsidR="000916B3" w:rsidRDefault="000916B3" w:rsidP="000916B3">
            <w:pPr>
              <w:pStyle w:val="CopticCross"/>
            </w:pPr>
            <w:r w:rsidRPr="00FB5ACB">
              <w:t>¿</w:t>
            </w:r>
          </w:p>
        </w:tc>
        <w:tc>
          <w:tcPr>
            <w:tcW w:w="3960" w:type="dxa"/>
          </w:tcPr>
          <w:p w14:paraId="770DD8A2" w14:textId="77777777" w:rsidR="000916B3" w:rsidRDefault="000916B3" w:rsidP="000916B3">
            <w:pPr>
              <w:pStyle w:val="EngHang"/>
            </w:pPr>
            <w:r>
              <w:t>He took the form of the servant He created,</w:t>
            </w:r>
          </w:p>
          <w:p w14:paraId="693CB8C2" w14:textId="77777777" w:rsidR="000916B3" w:rsidRDefault="000916B3" w:rsidP="000916B3">
            <w:pPr>
              <w:pStyle w:val="EngHang"/>
            </w:pPr>
            <w:r>
              <w:t>To save those in sorrow;</w:t>
            </w:r>
          </w:p>
          <w:p w14:paraId="5988D8B2" w14:textId="77777777" w:rsidR="000916B3" w:rsidRDefault="000916B3" w:rsidP="000916B3">
            <w:pPr>
              <w:pStyle w:val="EngHang"/>
            </w:pPr>
            <w:r>
              <w:t>The Eternal Logos took flesh:</w:t>
            </w:r>
          </w:p>
          <w:p w14:paraId="0FA9B4DB" w14:textId="71EE05EB" w:rsidR="000916B3" w:rsidRDefault="000916B3" w:rsidP="000916B3">
            <w:pPr>
              <w:pStyle w:val="EngHangEnd"/>
            </w:pPr>
            <w:r>
              <w:t>Holy Immortal have mercy on us.</w:t>
            </w:r>
          </w:p>
        </w:tc>
        <w:tc>
          <w:tcPr>
            <w:tcW w:w="288" w:type="dxa"/>
          </w:tcPr>
          <w:p w14:paraId="7C8BFEAF" w14:textId="77777777" w:rsidR="000916B3" w:rsidRDefault="000916B3" w:rsidP="000916B3"/>
        </w:tc>
        <w:tc>
          <w:tcPr>
            <w:tcW w:w="288" w:type="dxa"/>
          </w:tcPr>
          <w:p w14:paraId="21B68A92" w14:textId="77777777" w:rsidR="000916B3" w:rsidRDefault="000916B3" w:rsidP="000916B3">
            <w:pPr>
              <w:pStyle w:val="CopticCross"/>
            </w:pPr>
            <w:r w:rsidRPr="00FB5ACB">
              <w:t>¿</w:t>
            </w:r>
          </w:p>
        </w:tc>
        <w:tc>
          <w:tcPr>
            <w:tcW w:w="3960" w:type="dxa"/>
          </w:tcPr>
          <w:p w14:paraId="55E12680" w14:textId="6AD70224" w:rsidR="000916B3" w:rsidRDefault="000916B3" w:rsidP="000916B3">
            <w:pPr>
              <w:pStyle w:val="CopticHangingVerse"/>
            </w:pPr>
          </w:p>
        </w:tc>
      </w:tr>
      <w:tr w:rsidR="000916B3" w14:paraId="6B6AFF84" w14:textId="77777777" w:rsidTr="000916B3">
        <w:trPr>
          <w:cantSplit/>
          <w:jc w:val="center"/>
        </w:trPr>
        <w:tc>
          <w:tcPr>
            <w:tcW w:w="288" w:type="dxa"/>
          </w:tcPr>
          <w:p w14:paraId="38EC974B" w14:textId="77777777" w:rsidR="000916B3" w:rsidRDefault="000916B3" w:rsidP="000916B3">
            <w:pPr>
              <w:pStyle w:val="CopticCross"/>
            </w:pPr>
            <w:r w:rsidRPr="00FB5ACB">
              <w:t>¿</w:t>
            </w:r>
          </w:p>
        </w:tc>
        <w:tc>
          <w:tcPr>
            <w:tcW w:w="3960" w:type="dxa"/>
          </w:tcPr>
          <w:p w14:paraId="5365FFBB" w14:textId="77777777" w:rsidR="000916B3" w:rsidRDefault="000916B3" w:rsidP="000916B3">
            <w:pPr>
              <w:pStyle w:val="EngHang"/>
            </w:pPr>
            <w:r>
              <w:t>Divinity and Humanity are united in Him.</w:t>
            </w:r>
          </w:p>
          <w:p w14:paraId="0B10906A" w14:textId="77777777" w:rsidR="000916B3" w:rsidRDefault="000916B3" w:rsidP="000916B3">
            <w:pPr>
              <w:pStyle w:val="EngHang"/>
            </w:pPr>
            <w:r>
              <w:t>Hi is the Judge.</w:t>
            </w:r>
          </w:p>
          <w:p w14:paraId="1580E011" w14:textId="77777777" w:rsidR="000916B3" w:rsidRDefault="000916B3" w:rsidP="000916B3">
            <w:pPr>
              <w:pStyle w:val="EngHang"/>
            </w:pPr>
            <w:r>
              <w:t>We praise Him and exalt Him.</w:t>
            </w:r>
          </w:p>
          <w:p w14:paraId="31CE2D46" w14:textId="0C20B070" w:rsidR="000916B3" w:rsidRDefault="000916B3" w:rsidP="000916B3">
            <w:pPr>
              <w:pStyle w:val="EngHangEnd"/>
            </w:pPr>
            <w:r>
              <w:t>Holy Immortal have mercy on us.</w:t>
            </w:r>
          </w:p>
        </w:tc>
        <w:tc>
          <w:tcPr>
            <w:tcW w:w="288" w:type="dxa"/>
          </w:tcPr>
          <w:p w14:paraId="4DABB37D" w14:textId="77777777" w:rsidR="000916B3" w:rsidRDefault="000916B3" w:rsidP="000916B3"/>
        </w:tc>
        <w:tc>
          <w:tcPr>
            <w:tcW w:w="288" w:type="dxa"/>
          </w:tcPr>
          <w:p w14:paraId="4F11B32D" w14:textId="77777777" w:rsidR="000916B3" w:rsidRDefault="000916B3" w:rsidP="000916B3">
            <w:pPr>
              <w:pStyle w:val="CopticCross"/>
            </w:pPr>
            <w:r w:rsidRPr="00FB5ACB">
              <w:t>¿</w:t>
            </w:r>
          </w:p>
        </w:tc>
        <w:tc>
          <w:tcPr>
            <w:tcW w:w="3960" w:type="dxa"/>
          </w:tcPr>
          <w:p w14:paraId="57D6EDBB" w14:textId="557A0AF9" w:rsidR="000916B3" w:rsidRDefault="000916B3" w:rsidP="000916B3">
            <w:pPr>
              <w:pStyle w:val="CopticHangingVerse"/>
            </w:pPr>
          </w:p>
        </w:tc>
      </w:tr>
      <w:tr w:rsidR="000916B3" w14:paraId="6AF5E483" w14:textId="77777777" w:rsidTr="000916B3">
        <w:trPr>
          <w:cantSplit/>
          <w:jc w:val="center"/>
        </w:trPr>
        <w:tc>
          <w:tcPr>
            <w:tcW w:w="288" w:type="dxa"/>
          </w:tcPr>
          <w:p w14:paraId="02D949F7" w14:textId="77777777" w:rsidR="000916B3" w:rsidRDefault="000916B3" w:rsidP="000916B3">
            <w:pPr>
              <w:pStyle w:val="CopticCross"/>
            </w:pPr>
          </w:p>
        </w:tc>
        <w:tc>
          <w:tcPr>
            <w:tcW w:w="3960" w:type="dxa"/>
          </w:tcPr>
          <w:p w14:paraId="5D1D7E5F" w14:textId="77777777" w:rsidR="000916B3" w:rsidRDefault="000916B3" w:rsidP="000916B3">
            <w:pPr>
              <w:pStyle w:val="EngHang"/>
            </w:pPr>
            <w:r>
              <w:t>We praise the One Mary carried</w:t>
            </w:r>
          </w:p>
          <w:p w14:paraId="4F85D981" w14:textId="77777777" w:rsidR="000916B3" w:rsidRDefault="000916B3" w:rsidP="000916B3">
            <w:pPr>
              <w:pStyle w:val="EngHang"/>
            </w:pPr>
            <w:r>
              <w:t>For nine whole months,</w:t>
            </w:r>
          </w:p>
          <w:p w14:paraId="5CF5FF48" w14:textId="77777777" w:rsidR="000916B3" w:rsidRDefault="000916B3" w:rsidP="000916B3">
            <w:pPr>
              <w:pStyle w:val="EngHang"/>
            </w:pPr>
            <w:r>
              <w:t>Of whom the heavenly orders proclaim:</w:t>
            </w:r>
          </w:p>
          <w:p w14:paraId="320FAA30" w14:textId="644F49B1" w:rsidR="000916B3" w:rsidRDefault="000916B3" w:rsidP="000916B3">
            <w:pPr>
              <w:pStyle w:val="EngHangEnd"/>
            </w:pPr>
            <w:r>
              <w:t>Holy Immortal have mercy on us.</w:t>
            </w:r>
          </w:p>
        </w:tc>
        <w:tc>
          <w:tcPr>
            <w:tcW w:w="288" w:type="dxa"/>
          </w:tcPr>
          <w:p w14:paraId="1E00BDEB" w14:textId="77777777" w:rsidR="000916B3" w:rsidRDefault="000916B3" w:rsidP="000916B3"/>
        </w:tc>
        <w:tc>
          <w:tcPr>
            <w:tcW w:w="288" w:type="dxa"/>
          </w:tcPr>
          <w:p w14:paraId="1D82A8FB" w14:textId="77777777" w:rsidR="000916B3" w:rsidRDefault="000916B3" w:rsidP="000916B3">
            <w:pPr>
              <w:pStyle w:val="CopticCross"/>
            </w:pPr>
          </w:p>
        </w:tc>
        <w:tc>
          <w:tcPr>
            <w:tcW w:w="3960" w:type="dxa"/>
          </w:tcPr>
          <w:p w14:paraId="4E388FEA" w14:textId="4603E1E0" w:rsidR="000916B3" w:rsidRDefault="000916B3" w:rsidP="000916B3">
            <w:pPr>
              <w:pStyle w:val="CopticHangingVerse"/>
            </w:pPr>
          </w:p>
        </w:tc>
      </w:tr>
      <w:tr w:rsidR="000916B3" w14:paraId="3E1BE956" w14:textId="77777777" w:rsidTr="000916B3">
        <w:trPr>
          <w:cantSplit/>
          <w:jc w:val="center"/>
        </w:trPr>
        <w:tc>
          <w:tcPr>
            <w:tcW w:w="288" w:type="dxa"/>
          </w:tcPr>
          <w:p w14:paraId="764C73FE" w14:textId="77777777" w:rsidR="000916B3" w:rsidRDefault="000916B3" w:rsidP="000916B3">
            <w:pPr>
              <w:pStyle w:val="CopticCross"/>
            </w:pPr>
          </w:p>
        </w:tc>
        <w:tc>
          <w:tcPr>
            <w:tcW w:w="3960" w:type="dxa"/>
          </w:tcPr>
          <w:p w14:paraId="50CAF1A7" w14:textId="77777777" w:rsidR="000916B3" w:rsidRDefault="000916B3" w:rsidP="000916B3">
            <w:pPr>
              <w:pStyle w:val="EngHang"/>
            </w:pPr>
            <w:r>
              <w:t>Our Master willingly saved us,</w:t>
            </w:r>
          </w:p>
          <w:p w14:paraId="14A57228" w14:textId="77777777" w:rsidR="000916B3" w:rsidRDefault="000916B3" w:rsidP="000916B3">
            <w:pPr>
              <w:pStyle w:val="EngHang"/>
            </w:pPr>
            <w:r>
              <w:t>And restored Adam to his place</w:t>
            </w:r>
          </w:p>
          <w:p w14:paraId="2A191DE2" w14:textId="77777777" w:rsidR="000916B3" w:rsidRDefault="000916B3" w:rsidP="000916B3">
            <w:pPr>
              <w:pStyle w:val="EngHang"/>
            </w:pPr>
            <w:r>
              <w:t>After he had been overwhelmed with sorrow.</w:t>
            </w:r>
          </w:p>
          <w:p w14:paraId="71868F89" w14:textId="209C272B" w:rsidR="000916B3" w:rsidRDefault="000916B3" w:rsidP="000916B3">
            <w:pPr>
              <w:pStyle w:val="EngHangEnd"/>
            </w:pPr>
            <w:r>
              <w:t>Holy Immortal have mercy on us.</w:t>
            </w:r>
          </w:p>
        </w:tc>
        <w:tc>
          <w:tcPr>
            <w:tcW w:w="288" w:type="dxa"/>
          </w:tcPr>
          <w:p w14:paraId="523D61A5" w14:textId="77777777" w:rsidR="000916B3" w:rsidRDefault="000916B3" w:rsidP="000916B3"/>
        </w:tc>
        <w:tc>
          <w:tcPr>
            <w:tcW w:w="288" w:type="dxa"/>
          </w:tcPr>
          <w:p w14:paraId="17D7DFEB" w14:textId="77777777" w:rsidR="000916B3" w:rsidRDefault="000916B3" w:rsidP="000916B3">
            <w:pPr>
              <w:pStyle w:val="CopticCross"/>
            </w:pPr>
          </w:p>
        </w:tc>
        <w:tc>
          <w:tcPr>
            <w:tcW w:w="3960" w:type="dxa"/>
          </w:tcPr>
          <w:p w14:paraId="64702A84" w14:textId="1DFD2C0A" w:rsidR="000916B3" w:rsidRDefault="000916B3" w:rsidP="000916B3">
            <w:pPr>
              <w:pStyle w:val="CopticHangingVerse"/>
            </w:pPr>
          </w:p>
        </w:tc>
      </w:tr>
      <w:tr w:rsidR="000916B3" w14:paraId="050BA983" w14:textId="77777777" w:rsidTr="000916B3">
        <w:trPr>
          <w:cantSplit/>
          <w:jc w:val="center"/>
        </w:trPr>
        <w:tc>
          <w:tcPr>
            <w:tcW w:w="288" w:type="dxa"/>
          </w:tcPr>
          <w:p w14:paraId="4FD36AD9" w14:textId="77777777" w:rsidR="000916B3" w:rsidRDefault="000916B3" w:rsidP="000916B3">
            <w:pPr>
              <w:pStyle w:val="CopticCross"/>
            </w:pPr>
            <w:r w:rsidRPr="00FB5ACB">
              <w:t>¿</w:t>
            </w:r>
          </w:p>
        </w:tc>
        <w:tc>
          <w:tcPr>
            <w:tcW w:w="3960" w:type="dxa"/>
          </w:tcPr>
          <w:p w14:paraId="21975BB7" w14:textId="77777777" w:rsidR="000916B3" w:rsidRDefault="000916B3" w:rsidP="000916B3">
            <w:pPr>
              <w:pStyle w:val="EngHang"/>
            </w:pPr>
            <w:r>
              <w:t>The Eternal, Immortal, who is worshipped,</w:t>
            </w:r>
          </w:p>
          <w:p w14:paraId="46A62CB5" w14:textId="77777777" w:rsidR="000916B3" w:rsidRDefault="000916B3" w:rsidP="000916B3">
            <w:pPr>
              <w:pStyle w:val="EngHang"/>
            </w:pPr>
            <w:r>
              <w:t>Turned water into win;</w:t>
            </w:r>
          </w:p>
          <w:p w14:paraId="700E028E" w14:textId="77777777" w:rsidR="000916B3" w:rsidRDefault="000916B3" w:rsidP="000916B3">
            <w:pPr>
              <w:pStyle w:val="EngHang"/>
            </w:pPr>
            <w:r>
              <w:t>He was crucified by the Jews:</w:t>
            </w:r>
          </w:p>
          <w:p w14:paraId="25004304" w14:textId="6484E384" w:rsidR="000916B3" w:rsidRDefault="000916B3" w:rsidP="000916B3">
            <w:pPr>
              <w:pStyle w:val="EngHangEnd"/>
            </w:pPr>
            <w:r>
              <w:t>Holy Immortal have mercy on us.</w:t>
            </w:r>
          </w:p>
        </w:tc>
        <w:tc>
          <w:tcPr>
            <w:tcW w:w="288" w:type="dxa"/>
          </w:tcPr>
          <w:p w14:paraId="1617C281" w14:textId="77777777" w:rsidR="000916B3" w:rsidRDefault="000916B3" w:rsidP="000916B3"/>
        </w:tc>
        <w:tc>
          <w:tcPr>
            <w:tcW w:w="288" w:type="dxa"/>
          </w:tcPr>
          <w:p w14:paraId="288D7E5F" w14:textId="77777777" w:rsidR="000916B3" w:rsidRDefault="000916B3" w:rsidP="000916B3">
            <w:pPr>
              <w:pStyle w:val="CopticCross"/>
            </w:pPr>
            <w:r w:rsidRPr="00FB5ACB">
              <w:t>¿</w:t>
            </w:r>
          </w:p>
        </w:tc>
        <w:tc>
          <w:tcPr>
            <w:tcW w:w="3960" w:type="dxa"/>
          </w:tcPr>
          <w:p w14:paraId="6A60222B" w14:textId="148F310F" w:rsidR="000916B3" w:rsidRDefault="000916B3" w:rsidP="000916B3">
            <w:pPr>
              <w:pStyle w:val="CopticHangingVerse"/>
            </w:pPr>
          </w:p>
        </w:tc>
      </w:tr>
      <w:tr w:rsidR="000916B3" w14:paraId="158C4E6E" w14:textId="77777777" w:rsidTr="000916B3">
        <w:trPr>
          <w:cantSplit/>
          <w:jc w:val="center"/>
        </w:trPr>
        <w:tc>
          <w:tcPr>
            <w:tcW w:w="288" w:type="dxa"/>
          </w:tcPr>
          <w:p w14:paraId="2B72C18F" w14:textId="77777777" w:rsidR="000916B3" w:rsidRDefault="000916B3" w:rsidP="000916B3">
            <w:pPr>
              <w:pStyle w:val="CopticCross"/>
            </w:pPr>
            <w:r w:rsidRPr="00FB5ACB">
              <w:t>¿</w:t>
            </w:r>
          </w:p>
        </w:tc>
        <w:tc>
          <w:tcPr>
            <w:tcW w:w="3960" w:type="dxa"/>
          </w:tcPr>
          <w:p w14:paraId="59192860" w14:textId="77777777" w:rsidR="000916B3" w:rsidRDefault="000916B3" w:rsidP="000916B3">
            <w:pPr>
              <w:pStyle w:val="EngHang"/>
            </w:pPr>
            <w:r>
              <w:t>He who dwelt in the womb of Joachim’s dauther</w:t>
            </w:r>
          </w:p>
          <w:p w14:paraId="352EDA85" w14:textId="77777777" w:rsidR="000916B3" w:rsidRDefault="000916B3" w:rsidP="000916B3">
            <w:pPr>
              <w:pStyle w:val="EngHang"/>
            </w:pPr>
            <w:r>
              <w:t>Is kind, merciful, exalted, and honoured;</w:t>
            </w:r>
          </w:p>
          <w:p w14:paraId="6181EC84" w14:textId="77777777" w:rsidR="000916B3" w:rsidRDefault="000916B3" w:rsidP="000916B3">
            <w:pPr>
              <w:pStyle w:val="EngHang"/>
            </w:pPr>
            <w:r>
              <w:t>He is great and mighty.</w:t>
            </w:r>
          </w:p>
          <w:p w14:paraId="3B520E59" w14:textId="505B79BD" w:rsidR="000916B3" w:rsidRDefault="000916B3" w:rsidP="000916B3">
            <w:pPr>
              <w:pStyle w:val="EngHangEnd"/>
            </w:pPr>
            <w:r>
              <w:t>Holy Immortal have mercy on us.</w:t>
            </w:r>
          </w:p>
        </w:tc>
        <w:tc>
          <w:tcPr>
            <w:tcW w:w="288" w:type="dxa"/>
          </w:tcPr>
          <w:p w14:paraId="55FD3F47" w14:textId="77777777" w:rsidR="000916B3" w:rsidRDefault="000916B3" w:rsidP="000916B3"/>
        </w:tc>
        <w:tc>
          <w:tcPr>
            <w:tcW w:w="288" w:type="dxa"/>
          </w:tcPr>
          <w:p w14:paraId="6F71638D" w14:textId="77777777" w:rsidR="000916B3" w:rsidRDefault="000916B3" w:rsidP="000916B3">
            <w:pPr>
              <w:pStyle w:val="CopticCross"/>
            </w:pPr>
            <w:r w:rsidRPr="00FB5ACB">
              <w:t>¿</w:t>
            </w:r>
          </w:p>
        </w:tc>
        <w:tc>
          <w:tcPr>
            <w:tcW w:w="3960" w:type="dxa"/>
          </w:tcPr>
          <w:p w14:paraId="3FCF7A1C" w14:textId="5459D37B" w:rsidR="000916B3" w:rsidRPr="005130A7" w:rsidRDefault="000916B3" w:rsidP="000916B3">
            <w:pPr>
              <w:pStyle w:val="CopticHangingVerse"/>
            </w:pPr>
          </w:p>
        </w:tc>
      </w:tr>
      <w:tr w:rsidR="000916B3" w14:paraId="205070B2" w14:textId="77777777" w:rsidTr="000916B3">
        <w:trPr>
          <w:cantSplit/>
          <w:jc w:val="center"/>
        </w:trPr>
        <w:tc>
          <w:tcPr>
            <w:tcW w:w="288" w:type="dxa"/>
          </w:tcPr>
          <w:p w14:paraId="42A985A9" w14:textId="77777777" w:rsidR="000916B3" w:rsidRDefault="000916B3" w:rsidP="000916B3">
            <w:pPr>
              <w:pStyle w:val="CopticCross"/>
            </w:pPr>
          </w:p>
        </w:tc>
        <w:tc>
          <w:tcPr>
            <w:tcW w:w="3960" w:type="dxa"/>
          </w:tcPr>
          <w:p w14:paraId="605A362E" w14:textId="77777777" w:rsidR="000916B3" w:rsidRDefault="000916B3" w:rsidP="000916B3">
            <w:pPr>
              <w:pStyle w:val="EngHang"/>
            </w:pPr>
            <w:r>
              <w:t>He removed the shame from Adam and his kind</w:t>
            </w:r>
          </w:p>
          <w:p w14:paraId="7FDD5979" w14:textId="77777777" w:rsidR="000916B3" w:rsidRDefault="000916B3" w:rsidP="000916B3">
            <w:pPr>
              <w:pStyle w:val="EngHang"/>
            </w:pPr>
            <w:r>
              <w:t>By His incarnation from the Lady</w:t>
            </w:r>
          </w:p>
          <w:p w14:paraId="69BE8432" w14:textId="77777777" w:rsidR="000916B3" w:rsidRDefault="000916B3" w:rsidP="000916B3">
            <w:pPr>
              <w:pStyle w:val="EngHang"/>
            </w:pPr>
            <w:r>
              <w:t>The universe and those in it exalt:</w:t>
            </w:r>
          </w:p>
          <w:p w14:paraId="3B4CD53E" w14:textId="4CE25B23" w:rsidR="000916B3" w:rsidRDefault="000916B3" w:rsidP="000916B3">
            <w:pPr>
              <w:pStyle w:val="EngHangEnd"/>
            </w:pPr>
            <w:r>
              <w:t>Holy Immortal have mercy on us.</w:t>
            </w:r>
          </w:p>
        </w:tc>
        <w:tc>
          <w:tcPr>
            <w:tcW w:w="288" w:type="dxa"/>
          </w:tcPr>
          <w:p w14:paraId="0D9D866A" w14:textId="77777777" w:rsidR="000916B3" w:rsidRDefault="000916B3" w:rsidP="000916B3"/>
        </w:tc>
        <w:tc>
          <w:tcPr>
            <w:tcW w:w="288" w:type="dxa"/>
          </w:tcPr>
          <w:p w14:paraId="6F3A50A5" w14:textId="77777777" w:rsidR="000916B3" w:rsidRDefault="000916B3" w:rsidP="000916B3">
            <w:pPr>
              <w:pStyle w:val="CopticCross"/>
            </w:pPr>
          </w:p>
        </w:tc>
        <w:tc>
          <w:tcPr>
            <w:tcW w:w="3960" w:type="dxa"/>
          </w:tcPr>
          <w:p w14:paraId="4C34CAAF" w14:textId="1512F705" w:rsidR="000916B3" w:rsidRPr="005130A7" w:rsidRDefault="000916B3" w:rsidP="000916B3">
            <w:pPr>
              <w:pStyle w:val="CopticHangingVerse"/>
            </w:pPr>
          </w:p>
        </w:tc>
      </w:tr>
      <w:tr w:rsidR="000916B3" w14:paraId="76097C64" w14:textId="77777777" w:rsidTr="000916B3">
        <w:trPr>
          <w:cantSplit/>
          <w:jc w:val="center"/>
        </w:trPr>
        <w:tc>
          <w:tcPr>
            <w:tcW w:w="288" w:type="dxa"/>
          </w:tcPr>
          <w:p w14:paraId="49001D54" w14:textId="77777777" w:rsidR="000916B3" w:rsidRDefault="000916B3" w:rsidP="000916B3">
            <w:pPr>
              <w:pStyle w:val="CopticCross"/>
            </w:pPr>
          </w:p>
        </w:tc>
        <w:tc>
          <w:tcPr>
            <w:tcW w:w="3960" w:type="dxa"/>
          </w:tcPr>
          <w:p w14:paraId="22CF39EA" w14:textId="77777777" w:rsidR="000916B3" w:rsidRDefault="000916B3" w:rsidP="000916B3">
            <w:pPr>
              <w:pStyle w:val="EngHang"/>
            </w:pPr>
            <w:r>
              <w:t>He is called the Son of God in truth,</w:t>
            </w:r>
          </w:p>
          <w:p w14:paraId="02ED8494" w14:textId="77777777" w:rsidR="000916B3" w:rsidRDefault="000916B3" w:rsidP="000916B3">
            <w:pPr>
              <w:pStyle w:val="EngHang"/>
            </w:pPr>
            <w:r>
              <w:t>And also called the Son of man;</w:t>
            </w:r>
          </w:p>
          <w:p w14:paraId="6D03C893" w14:textId="77777777" w:rsidR="000916B3" w:rsidRDefault="000916B3" w:rsidP="000916B3">
            <w:pPr>
              <w:pStyle w:val="EngHang"/>
            </w:pPr>
            <w:r>
              <w:t>He is the One God without separation:</w:t>
            </w:r>
          </w:p>
          <w:p w14:paraId="44F40908" w14:textId="4532B30E" w:rsidR="000916B3" w:rsidRDefault="000916B3" w:rsidP="000916B3">
            <w:pPr>
              <w:pStyle w:val="EngHangEnd"/>
            </w:pPr>
            <w:r>
              <w:t>Holy Immortal have mercy on us.</w:t>
            </w:r>
          </w:p>
        </w:tc>
        <w:tc>
          <w:tcPr>
            <w:tcW w:w="288" w:type="dxa"/>
          </w:tcPr>
          <w:p w14:paraId="610B55DD" w14:textId="77777777" w:rsidR="000916B3" w:rsidRDefault="000916B3" w:rsidP="000916B3"/>
        </w:tc>
        <w:tc>
          <w:tcPr>
            <w:tcW w:w="288" w:type="dxa"/>
          </w:tcPr>
          <w:p w14:paraId="0AE9F6F3" w14:textId="77777777" w:rsidR="000916B3" w:rsidRDefault="000916B3" w:rsidP="000916B3">
            <w:pPr>
              <w:pStyle w:val="CopticCross"/>
            </w:pPr>
          </w:p>
        </w:tc>
        <w:tc>
          <w:tcPr>
            <w:tcW w:w="3960" w:type="dxa"/>
          </w:tcPr>
          <w:p w14:paraId="21A946AF" w14:textId="139B2C6C" w:rsidR="000916B3" w:rsidRPr="005130A7" w:rsidRDefault="000916B3" w:rsidP="000916B3">
            <w:pPr>
              <w:pStyle w:val="CopticHangingVerse"/>
            </w:pPr>
          </w:p>
        </w:tc>
      </w:tr>
      <w:tr w:rsidR="000916B3" w14:paraId="2543BDD5" w14:textId="77777777" w:rsidTr="000916B3">
        <w:trPr>
          <w:cantSplit/>
          <w:jc w:val="center"/>
        </w:trPr>
        <w:tc>
          <w:tcPr>
            <w:tcW w:w="288" w:type="dxa"/>
          </w:tcPr>
          <w:p w14:paraId="64F5F9D8" w14:textId="77777777" w:rsidR="000916B3" w:rsidRDefault="000916B3" w:rsidP="000916B3">
            <w:pPr>
              <w:pStyle w:val="CopticCross"/>
            </w:pPr>
            <w:r w:rsidRPr="00FB5ACB">
              <w:t>¿</w:t>
            </w:r>
          </w:p>
        </w:tc>
        <w:tc>
          <w:tcPr>
            <w:tcW w:w="3960" w:type="dxa"/>
          </w:tcPr>
          <w:p w14:paraId="450BF009" w14:textId="77777777" w:rsidR="000916B3" w:rsidRDefault="000916B3" w:rsidP="000916B3">
            <w:pPr>
              <w:pStyle w:val="EngHang"/>
            </w:pPr>
            <w:r>
              <w:t>The Cherubim and the Seraphim were seen</w:t>
            </w:r>
          </w:p>
          <w:p w14:paraId="76045BD6" w14:textId="77777777" w:rsidR="000916B3" w:rsidRDefault="000916B3" w:rsidP="000916B3">
            <w:pPr>
              <w:pStyle w:val="EngHang"/>
            </w:pPr>
            <w:r>
              <w:t>Worshipping before the Judge,</w:t>
            </w:r>
          </w:p>
          <w:p w14:paraId="20442764" w14:textId="77777777" w:rsidR="000916B3" w:rsidRDefault="000916B3" w:rsidP="000916B3">
            <w:pPr>
              <w:pStyle w:val="EngHang"/>
            </w:pPr>
            <w:r>
              <w:t>Greatly proclaiming with joy,</w:t>
            </w:r>
          </w:p>
          <w:p w14:paraId="0FC7699D" w14:textId="71A7EA89" w:rsidR="000916B3" w:rsidRDefault="000916B3" w:rsidP="000916B3">
            <w:pPr>
              <w:pStyle w:val="EngHangEnd"/>
            </w:pPr>
            <w:r>
              <w:t>Holy Immortal have mercy on us.</w:t>
            </w:r>
          </w:p>
        </w:tc>
        <w:tc>
          <w:tcPr>
            <w:tcW w:w="288" w:type="dxa"/>
          </w:tcPr>
          <w:p w14:paraId="702B589D" w14:textId="77777777" w:rsidR="000916B3" w:rsidRDefault="000916B3" w:rsidP="000916B3"/>
        </w:tc>
        <w:tc>
          <w:tcPr>
            <w:tcW w:w="288" w:type="dxa"/>
          </w:tcPr>
          <w:p w14:paraId="49F38229" w14:textId="77777777" w:rsidR="000916B3" w:rsidRDefault="000916B3" w:rsidP="000916B3">
            <w:pPr>
              <w:pStyle w:val="CopticCross"/>
            </w:pPr>
            <w:r w:rsidRPr="00FB5ACB">
              <w:t>¿</w:t>
            </w:r>
          </w:p>
        </w:tc>
        <w:tc>
          <w:tcPr>
            <w:tcW w:w="3960" w:type="dxa"/>
          </w:tcPr>
          <w:p w14:paraId="38F189E4" w14:textId="4303E827" w:rsidR="000916B3" w:rsidRPr="005130A7" w:rsidRDefault="000916B3" w:rsidP="000916B3">
            <w:pPr>
              <w:pStyle w:val="CopticHangingVerse"/>
            </w:pPr>
          </w:p>
        </w:tc>
      </w:tr>
      <w:tr w:rsidR="000916B3" w14:paraId="358A6C8E" w14:textId="77777777" w:rsidTr="000916B3">
        <w:trPr>
          <w:cantSplit/>
          <w:jc w:val="center"/>
        </w:trPr>
        <w:tc>
          <w:tcPr>
            <w:tcW w:w="288" w:type="dxa"/>
          </w:tcPr>
          <w:p w14:paraId="32D64B3A" w14:textId="77777777" w:rsidR="000916B3" w:rsidRDefault="000916B3" w:rsidP="000916B3">
            <w:pPr>
              <w:pStyle w:val="CopticCross"/>
            </w:pPr>
            <w:r w:rsidRPr="00FB5ACB">
              <w:lastRenderedPageBreak/>
              <w:t>¿</w:t>
            </w:r>
          </w:p>
        </w:tc>
        <w:tc>
          <w:tcPr>
            <w:tcW w:w="3960" w:type="dxa"/>
          </w:tcPr>
          <w:p w14:paraId="51DD8759" w14:textId="77777777" w:rsidR="000916B3" w:rsidRDefault="000916B3" w:rsidP="000916B3">
            <w:pPr>
              <w:pStyle w:val="EngHang"/>
            </w:pPr>
            <w:r>
              <w:t>Mary became a heaven</w:t>
            </w:r>
          </w:p>
          <w:p w14:paraId="3A9E4BA8" w14:textId="77777777" w:rsidR="000916B3" w:rsidRDefault="000916B3" w:rsidP="000916B3">
            <w:pPr>
              <w:pStyle w:val="EngHang"/>
            </w:pPr>
            <w:r>
              <w:t>To the Son of God, the forgiver.</w:t>
            </w:r>
          </w:p>
          <w:p w14:paraId="65C93C34" w14:textId="77777777" w:rsidR="000916B3" w:rsidRDefault="000916B3" w:rsidP="000916B3">
            <w:pPr>
              <w:pStyle w:val="EngHang"/>
            </w:pPr>
            <w:r>
              <w:t>She confounded the scholars.</w:t>
            </w:r>
          </w:p>
          <w:p w14:paraId="7353F118" w14:textId="74177E5D" w:rsidR="000916B3" w:rsidRDefault="000916B3" w:rsidP="000916B3">
            <w:pPr>
              <w:pStyle w:val="EngHangEnd"/>
            </w:pPr>
            <w:r>
              <w:t>Holy Immortal have mercy on us.</w:t>
            </w:r>
          </w:p>
        </w:tc>
        <w:tc>
          <w:tcPr>
            <w:tcW w:w="288" w:type="dxa"/>
          </w:tcPr>
          <w:p w14:paraId="7655118A" w14:textId="77777777" w:rsidR="000916B3" w:rsidRDefault="000916B3" w:rsidP="000916B3"/>
        </w:tc>
        <w:tc>
          <w:tcPr>
            <w:tcW w:w="288" w:type="dxa"/>
          </w:tcPr>
          <w:p w14:paraId="388EC3A9" w14:textId="77777777" w:rsidR="000916B3" w:rsidRDefault="000916B3" w:rsidP="000916B3">
            <w:pPr>
              <w:pStyle w:val="CopticCross"/>
            </w:pPr>
            <w:r w:rsidRPr="00FB5ACB">
              <w:t>¿</w:t>
            </w:r>
          </w:p>
        </w:tc>
        <w:tc>
          <w:tcPr>
            <w:tcW w:w="3960" w:type="dxa"/>
          </w:tcPr>
          <w:p w14:paraId="41B77182" w14:textId="07EDED7F" w:rsidR="000916B3" w:rsidRPr="005130A7" w:rsidRDefault="000916B3" w:rsidP="000916B3">
            <w:pPr>
              <w:pStyle w:val="CopticHangingVerse"/>
            </w:pPr>
          </w:p>
        </w:tc>
      </w:tr>
      <w:tr w:rsidR="000916B3" w14:paraId="1F2B4A3F" w14:textId="77777777" w:rsidTr="000916B3">
        <w:trPr>
          <w:cantSplit/>
          <w:jc w:val="center"/>
        </w:trPr>
        <w:tc>
          <w:tcPr>
            <w:tcW w:w="288" w:type="dxa"/>
          </w:tcPr>
          <w:p w14:paraId="1A7365BF" w14:textId="77777777" w:rsidR="000916B3" w:rsidRDefault="000916B3" w:rsidP="000916B3">
            <w:pPr>
              <w:pStyle w:val="CopticCross"/>
            </w:pPr>
          </w:p>
        </w:tc>
        <w:tc>
          <w:tcPr>
            <w:tcW w:w="3960" w:type="dxa"/>
          </w:tcPr>
          <w:p w14:paraId="4457B011" w14:textId="77777777" w:rsidR="000916B3" w:rsidRDefault="000916B3" w:rsidP="000916B3">
            <w:pPr>
              <w:pStyle w:val="EngHang"/>
            </w:pPr>
            <w:r>
              <w:t>A light shone from David’s house,</w:t>
            </w:r>
          </w:p>
          <w:p w14:paraId="730A66CC" w14:textId="77777777" w:rsidR="000916B3" w:rsidRDefault="000916B3" w:rsidP="000916B3">
            <w:pPr>
              <w:pStyle w:val="EngHang"/>
            </w:pPr>
            <w:r>
              <w:t>And lead mankind</w:t>
            </w:r>
          </w:p>
          <w:p w14:paraId="71168C27" w14:textId="77777777" w:rsidR="000916B3" w:rsidRDefault="000916B3" w:rsidP="000916B3">
            <w:pPr>
              <w:pStyle w:val="EngHang"/>
            </w:pPr>
            <w:r>
              <w:t>To worship before the angelic orders and the throne:</w:t>
            </w:r>
          </w:p>
          <w:p w14:paraId="1EF7D1B9" w14:textId="090BB187" w:rsidR="000916B3" w:rsidRDefault="000916B3" w:rsidP="000916B3">
            <w:pPr>
              <w:pStyle w:val="EngHangEnd"/>
            </w:pPr>
            <w:r>
              <w:t>Holy Immortal have mercy on us.</w:t>
            </w:r>
          </w:p>
        </w:tc>
        <w:tc>
          <w:tcPr>
            <w:tcW w:w="288" w:type="dxa"/>
          </w:tcPr>
          <w:p w14:paraId="24356167" w14:textId="77777777" w:rsidR="000916B3" w:rsidRDefault="000916B3" w:rsidP="000916B3"/>
        </w:tc>
        <w:tc>
          <w:tcPr>
            <w:tcW w:w="288" w:type="dxa"/>
          </w:tcPr>
          <w:p w14:paraId="2EE672ED" w14:textId="77777777" w:rsidR="000916B3" w:rsidRDefault="000916B3" w:rsidP="000916B3">
            <w:pPr>
              <w:pStyle w:val="CopticCross"/>
            </w:pPr>
          </w:p>
        </w:tc>
        <w:tc>
          <w:tcPr>
            <w:tcW w:w="3960" w:type="dxa"/>
          </w:tcPr>
          <w:p w14:paraId="15B36B62" w14:textId="4DBCE5FF" w:rsidR="000916B3" w:rsidRPr="005130A7" w:rsidRDefault="000916B3" w:rsidP="000916B3">
            <w:pPr>
              <w:pStyle w:val="CopticHangingVerse"/>
            </w:pPr>
          </w:p>
        </w:tc>
      </w:tr>
      <w:tr w:rsidR="000916B3" w14:paraId="4FBC3167" w14:textId="77777777" w:rsidTr="000916B3">
        <w:trPr>
          <w:cantSplit/>
          <w:jc w:val="center"/>
        </w:trPr>
        <w:tc>
          <w:tcPr>
            <w:tcW w:w="288" w:type="dxa"/>
          </w:tcPr>
          <w:p w14:paraId="5ACC1CD7" w14:textId="77777777" w:rsidR="000916B3" w:rsidRDefault="000916B3" w:rsidP="000916B3">
            <w:pPr>
              <w:pStyle w:val="CopticCross"/>
            </w:pPr>
          </w:p>
        </w:tc>
        <w:tc>
          <w:tcPr>
            <w:tcW w:w="3960" w:type="dxa"/>
          </w:tcPr>
          <w:p w14:paraId="20A6372D" w14:textId="7765C479" w:rsidR="000916B3" w:rsidRDefault="000916B3" w:rsidP="000916B3">
            <w:pPr>
              <w:pStyle w:val="EngHang"/>
            </w:pPr>
            <w:r>
              <w:t>He bowed down the heavens, and descended,</w:t>
            </w:r>
          </w:p>
          <w:p w14:paraId="239F767E" w14:textId="5F1A0D7E" w:rsidR="000916B3" w:rsidRDefault="000916B3" w:rsidP="000916B3">
            <w:pPr>
              <w:pStyle w:val="EngHang"/>
            </w:pPr>
            <w:r>
              <w:t>In order to save Adam, His servant.</w:t>
            </w:r>
          </w:p>
          <w:p w14:paraId="37917BA4" w14:textId="77777777" w:rsidR="000916B3" w:rsidRDefault="000916B3" w:rsidP="000916B3">
            <w:pPr>
              <w:pStyle w:val="EngHang"/>
            </w:pPr>
            <w:r>
              <w:t>Let us praise Him, saying,</w:t>
            </w:r>
          </w:p>
          <w:p w14:paraId="4E114E52" w14:textId="6341216F" w:rsidR="000916B3" w:rsidRDefault="000916B3" w:rsidP="000916B3">
            <w:pPr>
              <w:pStyle w:val="EngHangEnd"/>
            </w:pPr>
            <w:r>
              <w:t>Holy Immortal have mercy on us.</w:t>
            </w:r>
          </w:p>
        </w:tc>
        <w:tc>
          <w:tcPr>
            <w:tcW w:w="288" w:type="dxa"/>
          </w:tcPr>
          <w:p w14:paraId="08F68D1D" w14:textId="77777777" w:rsidR="000916B3" w:rsidRDefault="000916B3" w:rsidP="000916B3"/>
        </w:tc>
        <w:tc>
          <w:tcPr>
            <w:tcW w:w="288" w:type="dxa"/>
          </w:tcPr>
          <w:p w14:paraId="75904588" w14:textId="77777777" w:rsidR="000916B3" w:rsidRDefault="000916B3" w:rsidP="000916B3">
            <w:pPr>
              <w:pStyle w:val="CopticCross"/>
            </w:pPr>
          </w:p>
        </w:tc>
        <w:tc>
          <w:tcPr>
            <w:tcW w:w="3960" w:type="dxa"/>
          </w:tcPr>
          <w:p w14:paraId="2D6D289F" w14:textId="62D03EB4" w:rsidR="000916B3" w:rsidRPr="005130A7" w:rsidRDefault="000916B3" w:rsidP="000916B3">
            <w:pPr>
              <w:pStyle w:val="CopticHangingVerse"/>
            </w:pPr>
          </w:p>
        </w:tc>
      </w:tr>
      <w:tr w:rsidR="000916B3" w14:paraId="40CF441F" w14:textId="77777777" w:rsidTr="000916B3">
        <w:trPr>
          <w:cantSplit/>
          <w:jc w:val="center"/>
        </w:trPr>
        <w:tc>
          <w:tcPr>
            <w:tcW w:w="288" w:type="dxa"/>
          </w:tcPr>
          <w:p w14:paraId="01C02DDD" w14:textId="77777777" w:rsidR="000916B3" w:rsidRDefault="000916B3" w:rsidP="000916B3">
            <w:pPr>
              <w:pStyle w:val="CopticCross"/>
            </w:pPr>
            <w:r w:rsidRPr="00FB5ACB">
              <w:t>¿</w:t>
            </w:r>
          </w:p>
        </w:tc>
        <w:tc>
          <w:tcPr>
            <w:tcW w:w="3960" w:type="dxa"/>
          </w:tcPr>
          <w:p w14:paraId="54AC9DE1" w14:textId="77777777" w:rsidR="000916B3" w:rsidRDefault="000916B3" w:rsidP="000916B3">
            <w:pPr>
              <w:pStyle w:val="EngHang"/>
            </w:pPr>
            <w:r>
              <w:t>He became united to humanity,</w:t>
            </w:r>
          </w:p>
          <w:p w14:paraId="7D31928E" w14:textId="77777777" w:rsidR="000916B3" w:rsidRDefault="000916B3" w:rsidP="000916B3">
            <w:pPr>
              <w:pStyle w:val="EngHang"/>
            </w:pPr>
            <w:r>
              <w:t>And opened the eyes of the blind.</w:t>
            </w:r>
          </w:p>
          <w:p w14:paraId="71D05F46" w14:textId="77777777" w:rsidR="000916B3" w:rsidRDefault="000916B3" w:rsidP="000916B3">
            <w:pPr>
              <w:pStyle w:val="EngHang"/>
            </w:pPr>
            <w:r>
              <w:t>He is mighty and powerful,</w:t>
            </w:r>
          </w:p>
          <w:p w14:paraId="1BB6821D" w14:textId="61E3ECD9" w:rsidR="000916B3" w:rsidRDefault="000916B3" w:rsidP="000916B3">
            <w:pPr>
              <w:pStyle w:val="EngHangEnd"/>
            </w:pPr>
            <w:r>
              <w:t>Holy Immortal have mercy on us.</w:t>
            </w:r>
          </w:p>
        </w:tc>
        <w:tc>
          <w:tcPr>
            <w:tcW w:w="288" w:type="dxa"/>
          </w:tcPr>
          <w:p w14:paraId="43AA5825" w14:textId="77777777" w:rsidR="000916B3" w:rsidRDefault="000916B3" w:rsidP="000916B3"/>
        </w:tc>
        <w:tc>
          <w:tcPr>
            <w:tcW w:w="288" w:type="dxa"/>
          </w:tcPr>
          <w:p w14:paraId="79045376" w14:textId="77777777" w:rsidR="000916B3" w:rsidRDefault="000916B3" w:rsidP="000916B3">
            <w:pPr>
              <w:pStyle w:val="CopticCross"/>
            </w:pPr>
            <w:r w:rsidRPr="00FB5ACB">
              <w:t>¿</w:t>
            </w:r>
          </w:p>
        </w:tc>
        <w:tc>
          <w:tcPr>
            <w:tcW w:w="3960" w:type="dxa"/>
          </w:tcPr>
          <w:p w14:paraId="4564A308" w14:textId="6A025BC6" w:rsidR="000916B3" w:rsidRPr="005130A7" w:rsidRDefault="000916B3" w:rsidP="000916B3">
            <w:pPr>
              <w:pStyle w:val="CopticHangingVerse"/>
            </w:pPr>
          </w:p>
        </w:tc>
      </w:tr>
      <w:tr w:rsidR="000916B3" w14:paraId="0F13F69E" w14:textId="77777777" w:rsidTr="000916B3">
        <w:trPr>
          <w:cantSplit/>
          <w:jc w:val="center"/>
        </w:trPr>
        <w:tc>
          <w:tcPr>
            <w:tcW w:w="288" w:type="dxa"/>
          </w:tcPr>
          <w:p w14:paraId="6A752769" w14:textId="77777777" w:rsidR="000916B3" w:rsidRDefault="000916B3" w:rsidP="000916B3">
            <w:pPr>
              <w:pStyle w:val="CopticCross"/>
            </w:pPr>
            <w:r w:rsidRPr="00FB5ACB">
              <w:t>¿</w:t>
            </w:r>
          </w:p>
        </w:tc>
        <w:tc>
          <w:tcPr>
            <w:tcW w:w="3960" w:type="dxa"/>
          </w:tcPr>
          <w:p w14:paraId="00023ABF" w14:textId="77777777" w:rsidR="000916B3" w:rsidRDefault="000916B3" w:rsidP="000916B3">
            <w:pPr>
              <w:pStyle w:val="EngHang"/>
            </w:pPr>
            <w:r>
              <w:t>The Lord of hosts is great;</w:t>
            </w:r>
          </w:p>
          <w:p w14:paraId="709452CD" w14:textId="77777777" w:rsidR="000916B3" w:rsidRDefault="000916B3" w:rsidP="000916B3">
            <w:pPr>
              <w:pStyle w:val="EngHang"/>
            </w:pPr>
            <w:r>
              <w:t>John profoundly worshipped Him</w:t>
            </w:r>
          </w:p>
          <w:p w14:paraId="05398321" w14:textId="77777777" w:rsidR="000916B3" w:rsidRDefault="000916B3" w:rsidP="000916B3">
            <w:pPr>
              <w:pStyle w:val="EngHang"/>
            </w:pPr>
            <w:r>
              <w:t>While in is mother, Elizabel’s womb,</w:t>
            </w:r>
          </w:p>
          <w:p w14:paraId="07CF3F5D" w14:textId="0A68459C" w:rsidR="000916B3" w:rsidRDefault="000916B3" w:rsidP="000916B3">
            <w:pPr>
              <w:pStyle w:val="EngHangEnd"/>
            </w:pPr>
            <w:r>
              <w:t>Holy Immortal have mercy on us.</w:t>
            </w:r>
          </w:p>
        </w:tc>
        <w:tc>
          <w:tcPr>
            <w:tcW w:w="288" w:type="dxa"/>
          </w:tcPr>
          <w:p w14:paraId="34BE96AC" w14:textId="77777777" w:rsidR="000916B3" w:rsidRDefault="000916B3" w:rsidP="000916B3"/>
        </w:tc>
        <w:tc>
          <w:tcPr>
            <w:tcW w:w="288" w:type="dxa"/>
          </w:tcPr>
          <w:p w14:paraId="0EA70DB1" w14:textId="77777777" w:rsidR="000916B3" w:rsidRDefault="000916B3" w:rsidP="000916B3">
            <w:pPr>
              <w:pStyle w:val="CopticCross"/>
            </w:pPr>
            <w:r w:rsidRPr="00FB5ACB">
              <w:t>¿</w:t>
            </w:r>
          </w:p>
        </w:tc>
        <w:tc>
          <w:tcPr>
            <w:tcW w:w="3960" w:type="dxa"/>
          </w:tcPr>
          <w:p w14:paraId="505CB18B" w14:textId="7787B9B5" w:rsidR="000916B3" w:rsidRPr="005130A7" w:rsidRDefault="000916B3" w:rsidP="000916B3">
            <w:pPr>
              <w:pStyle w:val="CopticHangingVerse"/>
            </w:pPr>
          </w:p>
        </w:tc>
      </w:tr>
      <w:tr w:rsidR="000916B3" w14:paraId="5ACBD75D" w14:textId="77777777" w:rsidTr="000916B3">
        <w:trPr>
          <w:cantSplit/>
          <w:jc w:val="center"/>
        </w:trPr>
        <w:tc>
          <w:tcPr>
            <w:tcW w:w="288" w:type="dxa"/>
          </w:tcPr>
          <w:p w14:paraId="0BE8CC11" w14:textId="77777777" w:rsidR="000916B3" w:rsidRDefault="000916B3" w:rsidP="000916B3">
            <w:pPr>
              <w:pStyle w:val="CopticCross"/>
            </w:pPr>
          </w:p>
        </w:tc>
        <w:tc>
          <w:tcPr>
            <w:tcW w:w="3960" w:type="dxa"/>
          </w:tcPr>
          <w:p w14:paraId="5D432320" w14:textId="77777777" w:rsidR="000916B3" w:rsidRDefault="000916B3" w:rsidP="000916B3">
            <w:pPr>
              <w:pStyle w:val="EngHang"/>
            </w:pPr>
            <w:r>
              <w:t>The forgiver of all sins and iniquities</w:t>
            </w:r>
          </w:p>
          <w:p w14:paraId="73A757F7" w14:textId="77777777" w:rsidR="000916B3" w:rsidRDefault="000916B3" w:rsidP="000916B3">
            <w:pPr>
              <w:pStyle w:val="EngHang"/>
            </w:pPr>
            <w:r>
              <w:t>Healed the sick and cured Simon’s mother-in-law.</w:t>
            </w:r>
          </w:p>
          <w:p w14:paraId="75E69AA9" w14:textId="77777777" w:rsidR="000916B3" w:rsidRDefault="000916B3" w:rsidP="000916B3">
            <w:pPr>
              <w:pStyle w:val="EngHang"/>
            </w:pPr>
            <w:r>
              <w:t>He was crucified to save Adam.</w:t>
            </w:r>
          </w:p>
          <w:p w14:paraId="58BB3463" w14:textId="2AC82FDF" w:rsidR="000916B3" w:rsidRDefault="000916B3" w:rsidP="000916B3">
            <w:pPr>
              <w:pStyle w:val="EngHangEnd"/>
            </w:pPr>
            <w:r>
              <w:t>Holy Immortal have mercy on us.</w:t>
            </w:r>
          </w:p>
        </w:tc>
        <w:tc>
          <w:tcPr>
            <w:tcW w:w="288" w:type="dxa"/>
          </w:tcPr>
          <w:p w14:paraId="20D593CE" w14:textId="77777777" w:rsidR="000916B3" w:rsidRDefault="000916B3" w:rsidP="000916B3"/>
        </w:tc>
        <w:tc>
          <w:tcPr>
            <w:tcW w:w="288" w:type="dxa"/>
          </w:tcPr>
          <w:p w14:paraId="3C941782" w14:textId="77777777" w:rsidR="000916B3" w:rsidRDefault="000916B3" w:rsidP="000916B3">
            <w:pPr>
              <w:pStyle w:val="CopticCross"/>
            </w:pPr>
          </w:p>
        </w:tc>
        <w:tc>
          <w:tcPr>
            <w:tcW w:w="3960" w:type="dxa"/>
          </w:tcPr>
          <w:p w14:paraId="5FA512B7" w14:textId="2CEC3B7B" w:rsidR="000916B3" w:rsidRPr="005130A7" w:rsidRDefault="000916B3" w:rsidP="000916B3">
            <w:pPr>
              <w:pStyle w:val="CopticHangingVerse"/>
            </w:pPr>
          </w:p>
        </w:tc>
      </w:tr>
      <w:tr w:rsidR="000916B3" w14:paraId="0A8B70F4" w14:textId="77777777" w:rsidTr="000916B3">
        <w:trPr>
          <w:cantSplit/>
          <w:jc w:val="center"/>
        </w:trPr>
        <w:tc>
          <w:tcPr>
            <w:tcW w:w="288" w:type="dxa"/>
          </w:tcPr>
          <w:p w14:paraId="5911DF4E" w14:textId="77777777" w:rsidR="000916B3" w:rsidRDefault="000916B3" w:rsidP="000916B3">
            <w:pPr>
              <w:pStyle w:val="CopticCross"/>
            </w:pPr>
          </w:p>
        </w:tc>
        <w:tc>
          <w:tcPr>
            <w:tcW w:w="3960" w:type="dxa"/>
          </w:tcPr>
          <w:p w14:paraId="5CE135D5" w14:textId="77777777" w:rsidR="000916B3" w:rsidRDefault="000916B3" w:rsidP="000916B3">
            <w:pPr>
              <w:pStyle w:val="EngHang"/>
            </w:pPr>
            <w:r>
              <w:t>He saved Adam and granted him</w:t>
            </w:r>
          </w:p>
          <w:p w14:paraId="46DB1295" w14:textId="77777777" w:rsidR="000916B3" w:rsidRDefault="000916B3" w:rsidP="000916B3">
            <w:pPr>
              <w:pStyle w:val="EngHang"/>
            </w:pPr>
            <w:r>
              <w:t>Freedom from all sorrow.</w:t>
            </w:r>
          </w:p>
          <w:p w14:paraId="5D64AEAD" w14:textId="77777777" w:rsidR="000916B3" w:rsidRDefault="000916B3" w:rsidP="000916B3">
            <w:pPr>
              <w:pStyle w:val="EngHang"/>
            </w:pPr>
            <w:r>
              <w:t>He saved him from tribulations and captivity,</w:t>
            </w:r>
          </w:p>
          <w:p w14:paraId="18509A20" w14:textId="7A8E06CC" w:rsidR="000916B3" w:rsidRDefault="000916B3" w:rsidP="000916B3">
            <w:pPr>
              <w:pStyle w:val="EngHangEnd"/>
            </w:pPr>
            <w:r>
              <w:t>Holy Immortal have mercy on us.</w:t>
            </w:r>
          </w:p>
        </w:tc>
        <w:tc>
          <w:tcPr>
            <w:tcW w:w="288" w:type="dxa"/>
          </w:tcPr>
          <w:p w14:paraId="67358EC5" w14:textId="77777777" w:rsidR="000916B3" w:rsidRDefault="000916B3" w:rsidP="000916B3"/>
        </w:tc>
        <w:tc>
          <w:tcPr>
            <w:tcW w:w="288" w:type="dxa"/>
          </w:tcPr>
          <w:p w14:paraId="0CB310E8" w14:textId="77777777" w:rsidR="000916B3" w:rsidRDefault="000916B3" w:rsidP="000916B3">
            <w:pPr>
              <w:pStyle w:val="CopticCross"/>
            </w:pPr>
          </w:p>
        </w:tc>
        <w:tc>
          <w:tcPr>
            <w:tcW w:w="3960" w:type="dxa"/>
          </w:tcPr>
          <w:p w14:paraId="20C04107" w14:textId="7DB2B8B8" w:rsidR="000916B3" w:rsidRPr="005130A7" w:rsidRDefault="000916B3" w:rsidP="000916B3">
            <w:pPr>
              <w:pStyle w:val="CopticHangingVerse"/>
            </w:pPr>
          </w:p>
        </w:tc>
      </w:tr>
      <w:tr w:rsidR="000916B3" w14:paraId="508D8B81" w14:textId="77777777" w:rsidTr="000916B3">
        <w:trPr>
          <w:cantSplit/>
          <w:jc w:val="center"/>
        </w:trPr>
        <w:tc>
          <w:tcPr>
            <w:tcW w:w="288" w:type="dxa"/>
          </w:tcPr>
          <w:p w14:paraId="2278F817" w14:textId="77777777" w:rsidR="000916B3" w:rsidRDefault="000916B3" w:rsidP="000916B3">
            <w:pPr>
              <w:pStyle w:val="CopticCross"/>
            </w:pPr>
            <w:r w:rsidRPr="00FB5ACB">
              <w:t>¿</w:t>
            </w:r>
          </w:p>
        </w:tc>
        <w:tc>
          <w:tcPr>
            <w:tcW w:w="3960" w:type="dxa"/>
          </w:tcPr>
          <w:p w14:paraId="35A7CC27" w14:textId="77777777" w:rsidR="000916B3" w:rsidRDefault="000916B3" w:rsidP="000916B3">
            <w:pPr>
              <w:pStyle w:val="EngHang"/>
            </w:pPr>
            <w:r>
              <w:t>He accepted all suffering for us,</w:t>
            </w:r>
          </w:p>
          <w:p w14:paraId="014FBA61" w14:textId="77777777" w:rsidR="000916B3" w:rsidRDefault="000916B3" w:rsidP="000916B3">
            <w:pPr>
              <w:pStyle w:val="EngHang"/>
            </w:pPr>
            <w:r>
              <w:t>From the oppressors, Caiphas and Herod,</w:t>
            </w:r>
          </w:p>
          <w:p w14:paraId="6AADD648" w14:textId="77777777" w:rsidR="000916B3" w:rsidRDefault="000916B3" w:rsidP="000916B3">
            <w:pPr>
              <w:pStyle w:val="EngHang"/>
            </w:pPr>
            <w:r>
              <w:t>And the stiff-necked Jews.</w:t>
            </w:r>
          </w:p>
          <w:p w14:paraId="315843BF" w14:textId="2A026718" w:rsidR="000916B3" w:rsidRPr="0078672A" w:rsidRDefault="000916B3" w:rsidP="000916B3">
            <w:pPr>
              <w:pStyle w:val="EngHangEnd"/>
            </w:pPr>
            <w:r>
              <w:t>Holy Immortal have mercy on us.</w:t>
            </w:r>
          </w:p>
        </w:tc>
        <w:tc>
          <w:tcPr>
            <w:tcW w:w="288" w:type="dxa"/>
          </w:tcPr>
          <w:p w14:paraId="222BD6D2" w14:textId="77777777" w:rsidR="000916B3" w:rsidRDefault="000916B3" w:rsidP="000916B3"/>
        </w:tc>
        <w:tc>
          <w:tcPr>
            <w:tcW w:w="288" w:type="dxa"/>
          </w:tcPr>
          <w:p w14:paraId="06DD075E" w14:textId="77777777" w:rsidR="000916B3" w:rsidRDefault="000916B3" w:rsidP="000916B3">
            <w:pPr>
              <w:pStyle w:val="CopticCross"/>
            </w:pPr>
            <w:r w:rsidRPr="00FB5ACB">
              <w:t>¿</w:t>
            </w:r>
          </w:p>
        </w:tc>
        <w:tc>
          <w:tcPr>
            <w:tcW w:w="3960" w:type="dxa"/>
          </w:tcPr>
          <w:p w14:paraId="51695277" w14:textId="4C655F48" w:rsidR="000916B3" w:rsidRPr="005130A7" w:rsidRDefault="000916B3" w:rsidP="000916B3">
            <w:pPr>
              <w:pStyle w:val="CopticHangingVerse"/>
            </w:pPr>
          </w:p>
        </w:tc>
      </w:tr>
      <w:tr w:rsidR="000916B3" w14:paraId="1D8339F2" w14:textId="77777777" w:rsidTr="000916B3">
        <w:trPr>
          <w:cantSplit/>
          <w:jc w:val="center"/>
        </w:trPr>
        <w:tc>
          <w:tcPr>
            <w:tcW w:w="288" w:type="dxa"/>
          </w:tcPr>
          <w:p w14:paraId="612DB066" w14:textId="77777777" w:rsidR="000916B3" w:rsidRDefault="000916B3" w:rsidP="000916B3">
            <w:pPr>
              <w:pStyle w:val="CopticCross"/>
            </w:pPr>
            <w:r w:rsidRPr="00FB5ACB">
              <w:t>¿</w:t>
            </w:r>
          </w:p>
        </w:tc>
        <w:tc>
          <w:tcPr>
            <w:tcW w:w="3960" w:type="dxa"/>
          </w:tcPr>
          <w:p w14:paraId="3939C7FB" w14:textId="77777777" w:rsidR="000916B3" w:rsidRDefault="000916B3" w:rsidP="000916B3">
            <w:pPr>
              <w:pStyle w:val="EngHang"/>
            </w:pPr>
            <w:r>
              <w:t>The honourable forgiver, the source of all knowledge,</w:t>
            </w:r>
          </w:p>
          <w:p w14:paraId="78B9ADDD" w14:textId="77777777" w:rsidR="000916B3" w:rsidRDefault="000916B3" w:rsidP="000916B3">
            <w:pPr>
              <w:pStyle w:val="EngHang"/>
            </w:pPr>
            <w:r>
              <w:t>Our Saviour, the Pantocrator, our God,</w:t>
            </w:r>
          </w:p>
          <w:p w14:paraId="064FF4A5" w14:textId="77777777" w:rsidR="000916B3" w:rsidRDefault="000916B3" w:rsidP="000916B3">
            <w:pPr>
              <w:pStyle w:val="EngHang"/>
            </w:pPr>
            <w:r>
              <w:t>Spoke to Mary in the garden.</w:t>
            </w:r>
          </w:p>
          <w:p w14:paraId="36A0D3F0" w14:textId="44690D12" w:rsidR="000916B3" w:rsidRDefault="000916B3" w:rsidP="000916B3">
            <w:pPr>
              <w:pStyle w:val="EngHangEnd"/>
            </w:pPr>
            <w:r>
              <w:t>Holy Immortal have mercy on us.</w:t>
            </w:r>
          </w:p>
        </w:tc>
        <w:tc>
          <w:tcPr>
            <w:tcW w:w="288" w:type="dxa"/>
          </w:tcPr>
          <w:p w14:paraId="52EF5D5A" w14:textId="77777777" w:rsidR="000916B3" w:rsidRDefault="000916B3" w:rsidP="000916B3"/>
        </w:tc>
        <w:tc>
          <w:tcPr>
            <w:tcW w:w="288" w:type="dxa"/>
          </w:tcPr>
          <w:p w14:paraId="43DD2441" w14:textId="77777777" w:rsidR="000916B3" w:rsidRDefault="000916B3" w:rsidP="000916B3">
            <w:pPr>
              <w:pStyle w:val="CopticCross"/>
            </w:pPr>
            <w:r w:rsidRPr="00FB5ACB">
              <w:t>¿</w:t>
            </w:r>
          </w:p>
        </w:tc>
        <w:tc>
          <w:tcPr>
            <w:tcW w:w="3960" w:type="dxa"/>
          </w:tcPr>
          <w:p w14:paraId="2EC02CCB" w14:textId="68053155" w:rsidR="000916B3" w:rsidRPr="005130A7" w:rsidRDefault="000916B3" w:rsidP="000916B3">
            <w:pPr>
              <w:pStyle w:val="CopticHangingVerse"/>
            </w:pPr>
          </w:p>
        </w:tc>
      </w:tr>
      <w:tr w:rsidR="000916B3" w14:paraId="3E176900" w14:textId="77777777" w:rsidTr="000916B3">
        <w:trPr>
          <w:cantSplit/>
          <w:jc w:val="center"/>
        </w:trPr>
        <w:tc>
          <w:tcPr>
            <w:tcW w:w="288" w:type="dxa"/>
          </w:tcPr>
          <w:p w14:paraId="4E52B65B" w14:textId="77777777" w:rsidR="000916B3" w:rsidRDefault="000916B3" w:rsidP="000916B3">
            <w:pPr>
              <w:pStyle w:val="CopticCross"/>
            </w:pPr>
          </w:p>
        </w:tc>
        <w:tc>
          <w:tcPr>
            <w:tcW w:w="3960" w:type="dxa"/>
          </w:tcPr>
          <w:p w14:paraId="0D274F0C" w14:textId="77777777" w:rsidR="000916B3" w:rsidRDefault="000916B3" w:rsidP="000916B3">
            <w:pPr>
              <w:pStyle w:val="EngHang"/>
            </w:pPr>
            <w:r>
              <w:t>The earth and all that is in it belongs to the Lord,</w:t>
            </w:r>
          </w:p>
          <w:p w14:paraId="38103B3A" w14:textId="77777777" w:rsidR="000916B3" w:rsidRDefault="000916B3" w:rsidP="000916B3">
            <w:pPr>
              <w:pStyle w:val="EngHang"/>
            </w:pPr>
            <w:r>
              <w:t>All the cities and their inhabitants.</w:t>
            </w:r>
          </w:p>
          <w:p w14:paraId="61BCFEEE" w14:textId="77777777" w:rsidR="000916B3" w:rsidRDefault="000916B3" w:rsidP="000916B3">
            <w:pPr>
              <w:pStyle w:val="EngHang"/>
            </w:pPr>
            <w:r>
              <w:t>He revives creation from death.</w:t>
            </w:r>
          </w:p>
          <w:p w14:paraId="653F2C6A" w14:textId="2A8CC8A7" w:rsidR="000916B3" w:rsidRDefault="000916B3" w:rsidP="000916B3">
            <w:pPr>
              <w:pStyle w:val="EngHangEnd"/>
            </w:pPr>
            <w:r>
              <w:t>Holy Immortal have mercy on us.</w:t>
            </w:r>
          </w:p>
        </w:tc>
        <w:tc>
          <w:tcPr>
            <w:tcW w:w="288" w:type="dxa"/>
          </w:tcPr>
          <w:p w14:paraId="4397C024" w14:textId="77777777" w:rsidR="000916B3" w:rsidRDefault="000916B3" w:rsidP="000916B3"/>
        </w:tc>
        <w:tc>
          <w:tcPr>
            <w:tcW w:w="288" w:type="dxa"/>
          </w:tcPr>
          <w:p w14:paraId="2FB2F28E" w14:textId="77777777" w:rsidR="000916B3" w:rsidRDefault="000916B3" w:rsidP="000916B3">
            <w:pPr>
              <w:pStyle w:val="CopticCross"/>
            </w:pPr>
          </w:p>
        </w:tc>
        <w:tc>
          <w:tcPr>
            <w:tcW w:w="3960" w:type="dxa"/>
          </w:tcPr>
          <w:p w14:paraId="2B3C29AC" w14:textId="2A428477" w:rsidR="000916B3" w:rsidRPr="005130A7" w:rsidRDefault="000916B3" w:rsidP="000916B3">
            <w:pPr>
              <w:pStyle w:val="CopticHangingVerse"/>
            </w:pPr>
          </w:p>
        </w:tc>
      </w:tr>
      <w:tr w:rsidR="000916B3" w14:paraId="6F6B130B" w14:textId="77777777" w:rsidTr="000916B3">
        <w:trPr>
          <w:cantSplit/>
          <w:jc w:val="center"/>
        </w:trPr>
        <w:tc>
          <w:tcPr>
            <w:tcW w:w="288" w:type="dxa"/>
          </w:tcPr>
          <w:p w14:paraId="232403B6" w14:textId="77777777" w:rsidR="000916B3" w:rsidRDefault="000916B3" w:rsidP="000916B3">
            <w:pPr>
              <w:pStyle w:val="CopticCross"/>
            </w:pPr>
          </w:p>
        </w:tc>
        <w:tc>
          <w:tcPr>
            <w:tcW w:w="3960" w:type="dxa"/>
          </w:tcPr>
          <w:p w14:paraId="75FA807D" w14:textId="77777777" w:rsidR="000916B3" w:rsidRDefault="000916B3" w:rsidP="000916B3">
            <w:pPr>
              <w:pStyle w:val="EngHang"/>
            </w:pPr>
            <w:r>
              <w:t>Kings came to Him</w:t>
            </w:r>
          </w:p>
          <w:p w14:paraId="262022BD" w14:textId="77777777" w:rsidR="000916B3" w:rsidRDefault="000916B3" w:rsidP="000916B3">
            <w:pPr>
              <w:pStyle w:val="EngHang"/>
            </w:pPr>
            <w:r>
              <w:t>With three gifts,</w:t>
            </w:r>
          </w:p>
          <w:p w14:paraId="39E172B8" w14:textId="77777777" w:rsidR="000916B3" w:rsidRDefault="000916B3" w:rsidP="000916B3">
            <w:pPr>
              <w:pStyle w:val="EngHang"/>
            </w:pPr>
            <w:r>
              <w:t>And worshipped Him in Bethlehem:</w:t>
            </w:r>
          </w:p>
          <w:p w14:paraId="69768C35" w14:textId="18FAD051" w:rsidR="000916B3" w:rsidRDefault="000916B3" w:rsidP="000916B3">
            <w:pPr>
              <w:pStyle w:val="EngHangEnd"/>
            </w:pPr>
            <w:r>
              <w:t>Holy Immortal have mercy on us.</w:t>
            </w:r>
          </w:p>
        </w:tc>
        <w:tc>
          <w:tcPr>
            <w:tcW w:w="288" w:type="dxa"/>
          </w:tcPr>
          <w:p w14:paraId="03EDC2F8" w14:textId="77777777" w:rsidR="000916B3" w:rsidRDefault="000916B3" w:rsidP="000916B3"/>
        </w:tc>
        <w:tc>
          <w:tcPr>
            <w:tcW w:w="288" w:type="dxa"/>
          </w:tcPr>
          <w:p w14:paraId="535D6548" w14:textId="77777777" w:rsidR="000916B3" w:rsidRDefault="000916B3" w:rsidP="000916B3">
            <w:pPr>
              <w:pStyle w:val="CopticCross"/>
            </w:pPr>
          </w:p>
        </w:tc>
        <w:tc>
          <w:tcPr>
            <w:tcW w:w="3960" w:type="dxa"/>
          </w:tcPr>
          <w:p w14:paraId="65FE7F6B" w14:textId="54E08300" w:rsidR="000916B3" w:rsidRPr="005130A7" w:rsidRDefault="000916B3" w:rsidP="000916B3">
            <w:pPr>
              <w:pStyle w:val="CopticHangingVerse"/>
            </w:pPr>
          </w:p>
        </w:tc>
      </w:tr>
      <w:tr w:rsidR="000916B3" w14:paraId="30F2418D" w14:textId="77777777" w:rsidTr="000916B3">
        <w:trPr>
          <w:cantSplit/>
          <w:jc w:val="center"/>
        </w:trPr>
        <w:tc>
          <w:tcPr>
            <w:tcW w:w="288" w:type="dxa"/>
          </w:tcPr>
          <w:p w14:paraId="79C691C4" w14:textId="77777777" w:rsidR="000916B3" w:rsidRPr="003209AF" w:rsidRDefault="000916B3" w:rsidP="000916B3">
            <w:pPr>
              <w:pStyle w:val="CopticCross"/>
              <w:rPr>
                <w:b/>
              </w:rPr>
            </w:pPr>
            <w:r w:rsidRPr="00FB5ACB">
              <w:t>¿</w:t>
            </w:r>
          </w:p>
        </w:tc>
        <w:tc>
          <w:tcPr>
            <w:tcW w:w="3960" w:type="dxa"/>
          </w:tcPr>
          <w:p w14:paraId="6916743D" w14:textId="77777777" w:rsidR="000916B3" w:rsidRDefault="000916B3" w:rsidP="000916B3">
            <w:pPr>
              <w:pStyle w:val="EngHang"/>
            </w:pPr>
            <w:r>
              <w:t>A star shone in that time,</w:t>
            </w:r>
          </w:p>
          <w:p w14:paraId="1D762692" w14:textId="77777777" w:rsidR="000916B3" w:rsidRDefault="000916B3" w:rsidP="000916B3">
            <w:pPr>
              <w:pStyle w:val="EngHang"/>
            </w:pPr>
            <w:r>
              <w:t>And they beheld him in those cities,</w:t>
            </w:r>
          </w:p>
          <w:p w14:paraId="58B283C8" w14:textId="77777777" w:rsidR="000916B3" w:rsidRDefault="000916B3" w:rsidP="000916B3">
            <w:pPr>
              <w:pStyle w:val="EngHang"/>
            </w:pPr>
            <w:r>
              <w:t>He lead them from darkness:</w:t>
            </w:r>
          </w:p>
          <w:p w14:paraId="78B6D5BB" w14:textId="53767A34" w:rsidR="000916B3" w:rsidRDefault="000916B3" w:rsidP="000916B3">
            <w:pPr>
              <w:pStyle w:val="EngHangEnd"/>
            </w:pPr>
            <w:r>
              <w:t>Holy Immortal have mercy on us.</w:t>
            </w:r>
          </w:p>
        </w:tc>
        <w:tc>
          <w:tcPr>
            <w:tcW w:w="288" w:type="dxa"/>
          </w:tcPr>
          <w:p w14:paraId="193262B8" w14:textId="77777777" w:rsidR="000916B3" w:rsidRDefault="000916B3" w:rsidP="000916B3"/>
        </w:tc>
        <w:tc>
          <w:tcPr>
            <w:tcW w:w="288" w:type="dxa"/>
          </w:tcPr>
          <w:p w14:paraId="3D01E304" w14:textId="77777777" w:rsidR="000916B3" w:rsidRDefault="000916B3" w:rsidP="000916B3">
            <w:pPr>
              <w:pStyle w:val="CopticCross"/>
            </w:pPr>
            <w:r w:rsidRPr="00FB5ACB">
              <w:t>¿</w:t>
            </w:r>
          </w:p>
        </w:tc>
        <w:tc>
          <w:tcPr>
            <w:tcW w:w="3960" w:type="dxa"/>
          </w:tcPr>
          <w:p w14:paraId="01FBB8EE" w14:textId="440E7290" w:rsidR="000916B3" w:rsidRPr="005130A7" w:rsidRDefault="000916B3" w:rsidP="000916B3">
            <w:pPr>
              <w:pStyle w:val="CopticHangingVerse"/>
            </w:pPr>
          </w:p>
        </w:tc>
      </w:tr>
      <w:tr w:rsidR="000916B3" w14:paraId="38E18716" w14:textId="77777777" w:rsidTr="000916B3">
        <w:trPr>
          <w:cantSplit/>
          <w:jc w:val="center"/>
        </w:trPr>
        <w:tc>
          <w:tcPr>
            <w:tcW w:w="288" w:type="dxa"/>
          </w:tcPr>
          <w:p w14:paraId="58C995D1" w14:textId="77777777" w:rsidR="000916B3" w:rsidRDefault="000916B3" w:rsidP="000916B3">
            <w:pPr>
              <w:pStyle w:val="CopticCross"/>
            </w:pPr>
            <w:r w:rsidRPr="00FB5ACB">
              <w:lastRenderedPageBreak/>
              <w:t>¿</w:t>
            </w:r>
          </w:p>
        </w:tc>
        <w:tc>
          <w:tcPr>
            <w:tcW w:w="3960" w:type="dxa"/>
          </w:tcPr>
          <w:p w14:paraId="033B01F9" w14:textId="77777777" w:rsidR="000916B3" w:rsidRDefault="000916B3" w:rsidP="000916B3">
            <w:pPr>
              <w:pStyle w:val="EngHang"/>
            </w:pPr>
            <w:r>
              <w:t>O You whom the Persians sought,</w:t>
            </w:r>
          </w:p>
          <w:p w14:paraId="09C76236" w14:textId="77777777" w:rsidR="000916B3" w:rsidRDefault="000916B3" w:rsidP="000916B3">
            <w:pPr>
              <w:pStyle w:val="EngHang"/>
            </w:pPr>
            <w:r>
              <w:t>Grant us mercy,</w:t>
            </w:r>
          </w:p>
          <w:p w14:paraId="410F604D" w14:textId="77777777" w:rsidR="000916B3" w:rsidRDefault="000916B3" w:rsidP="000916B3">
            <w:pPr>
              <w:pStyle w:val="EngHang"/>
            </w:pPr>
            <w:r>
              <w:t>And place Your Holy Spirit in us.</w:t>
            </w:r>
          </w:p>
          <w:p w14:paraId="70C2D4F0" w14:textId="05EE3AAA" w:rsidR="000916B3" w:rsidRDefault="000916B3" w:rsidP="000916B3">
            <w:pPr>
              <w:pStyle w:val="EngHangEnd"/>
            </w:pPr>
            <w:r>
              <w:t>Holy Immortal have mercy on us.</w:t>
            </w:r>
          </w:p>
        </w:tc>
        <w:tc>
          <w:tcPr>
            <w:tcW w:w="288" w:type="dxa"/>
          </w:tcPr>
          <w:p w14:paraId="7D6FEAE7" w14:textId="77777777" w:rsidR="000916B3" w:rsidRDefault="000916B3" w:rsidP="000916B3"/>
        </w:tc>
        <w:tc>
          <w:tcPr>
            <w:tcW w:w="288" w:type="dxa"/>
          </w:tcPr>
          <w:p w14:paraId="4993A4EA" w14:textId="77777777" w:rsidR="000916B3" w:rsidRDefault="000916B3" w:rsidP="000916B3">
            <w:pPr>
              <w:pStyle w:val="CopticCross"/>
            </w:pPr>
            <w:r w:rsidRPr="00FB5ACB">
              <w:t>¿</w:t>
            </w:r>
          </w:p>
        </w:tc>
        <w:tc>
          <w:tcPr>
            <w:tcW w:w="3960" w:type="dxa"/>
          </w:tcPr>
          <w:p w14:paraId="3E28A8D3" w14:textId="794DD6CD" w:rsidR="000916B3" w:rsidRPr="00384F62" w:rsidRDefault="000916B3" w:rsidP="000916B3">
            <w:pPr>
              <w:pStyle w:val="CopticHangingVerse"/>
              <w:rPr>
                <w:rFonts w:eastAsia="Arial Unicode MS" w:cs="FreeSerifAvvaShenouda"/>
              </w:rPr>
            </w:pPr>
          </w:p>
        </w:tc>
      </w:tr>
      <w:tr w:rsidR="000916B3" w14:paraId="6710B388" w14:textId="77777777" w:rsidTr="000916B3">
        <w:trPr>
          <w:cantSplit/>
          <w:jc w:val="center"/>
        </w:trPr>
        <w:tc>
          <w:tcPr>
            <w:tcW w:w="288" w:type="dxa"/>
          </w:tcPr>
          <w:p w14:paraId="5FD4239A" w14:textId="77777777" w:rsidR="000916B3" w:rsidRPr="00FB5ACB" w:rsidRDefault="000916B3" w:rsidP="000916B3">
            <w:pPr>
              <w:pStyle w:val="CopticCross"/>
            </w:pPr>
          </w:p>
        </w:tc>
        <w:tc>
          <w:tcPr>
            <w:tcW w:w="3960" w:type="dxa"/>
          </w:tcPr>
          <w:p w14:paraId="06C4580E" w14:textId="77777777" w:rsidR="000916B3" w:rsidRDefault="000916B3" w:rsidP="000916B3">
            <w:pPr>
              <w:pStyle w:val="EngHang"/>
            </w:pPr>
            <w:r>
              <w:t>Guard Your people from all evil,</w:t>
            </w:r>
          </w:p>
          <w:p w14:paraId="3572B6ED" w14:textId="77777777" w:rsidR="000916B3" w:rsidRDefault="000916B3" w:rsidP="000916B3">
            <w:pPr>
              <w:pStyle w:val="EngHang"/>
            </w:pPr>
            <w:r>
              <w:t>Grant peace to the Church,</w:t>
            </w:r>
          </w:p>
          <w:p w14:paraId="0CE07186" w14:textId="77777777" w:rsidR="000916B3" w:rsidRDefault="000916B3" w:rsidP="000916B3">
            <w:pPr>
              <w:pStyle w:val="EngHang"/>
            </w:pPr>
            <w:r>
              <w:t>And let Her servants be sons of light.</w:t>
            </w:r>
          </w:p>
          <w:p w14:paraId="6866C740" w14:textId="196FE9D7" w:rsidR="000916B3" w:rsidRDefault="000916B3" w:rsidP="000916B3">
            <w:pPr>
              <w:pStyle w:val="EngHangEnd"/>
            </w:pPr>
            <w:r>
              <w:t>Holy Immortal have mercy on us.</w:t>
            </w:r>
          </w:p>
        </w:tc>
        <w:tc>
          <w:tcPr>
            <w:tcW w:w="288" w:type="dxa"/>
          </w:tcPr>
          <w:p w14:paraId="49F6C934" w14:textId="77777777" w:rsidR="000916B3" w:rsidRDefault="000916B3" w:rsidP="000916B3"/>
        </w:tc>
        <w:tc>
          <w:tcPr>
            <w:tcW w:w="288" w:type="dxa"/>
          </w:tcPr>
          <w:p w14:paraId="1B919966" w14:textId="77777777" w:rsidR="000916B3" w:rsidRPr="00FB5ACB" w:rsidRDefault="000916B3" w:rsidP="000916B3">
            <w:pPr>
              <w:pStyle w:val="CopticCross"/>
            </w:pPr>
          </w:p>
        </w:tc>
        <w:tc>
          <w:tcPr>
            <w:tcW w:w="3960" w:type="dxa"/>
          </w:tcPr>
          <w:p w14:paraId="3BB698CD" w14:textId="77777777" w:rsidR="000916B3" w:rsidRPr="00384F62" w:rsidRDefault="000916B3" w:rsidP="000916B3">
            <w:pPr>
              <w:pStyle w:val="CopticHangingVerse"/>
              <w:rPr>
                <w:rFonts w:eastAsia="Arial Unicode MS" w:cs="FreeSerifAvvaShenouda"/>
              </w:rPr>
            </w:pPr>
          </w:p>
        </w:tc>
      </w:tr>
      <w:tr w:rsidR="000916B3" w14:paraId="4C13F1C7" w14:textId="77777777" w:rsidTr="000916B3">
        <w:trPr>
          <w:cantSplit/>
          <w:jc w:val="center"/>
        </w:trPr>
        <w:tc>
          <w:tcPr>
            <w:tcW w:w="288" w:type="dxa"/>
          </w:tcPr>
          <w:p w14:paraId="5862D3FC" w14:textId="77777777" w:rsidR="000916B3" w:rsidRPr="00FB5ACB" w:rsidRDefault="000916B3" w:rsidP="000916B3">
            <w:pPr>
              <w:pStyle w:val="CopticCross"/>
            </w:pPr>
          </w:p>
        </w:tc>
        <w:tc>
          <w:tcPr>
            <w:tcW w:w="3960" w:type="dxa"/>
          </w:tcPr>
          <w:p w14:paraId="342F3AA2" w14:textId="77777777" w:rsidR="000916B3" w:rsidRDefault="000916B3" w:rsidP="000916B3">
            <w:pPr>
              <w:pStyle w:val="EngHang"/>
            </w:pPr>
            <w:r>
              <w:t>Forget them not, O Holy One,</w:t>
            </w:r>
          </w:p>
          <w:p w14:paraId="12E91C71" w14:textId="77777777" w:rsidR="000916B3" w:rsidRDefault="000916B3" w:rsidP="000916B3">
            <w:pPr>
              <w:pStyle w:val="EngHang"/>
            </w:pPr>
            <w:r>
              <w:t>Accept their prayers and offerings,</w:t>
            </w:r>
          </w:p>
          <w:p w14:paraId="13F4C863" w14:textId="77777777" w:rsidR="000916B3" w:rsidRDefault="000916B3" w:rsidP="000916B3">
            <w:pPr>
              <w:pStyle w:val="EngHang"/>
            </w:pPr>
            <w:r>
              <w:t>And keep them from the devil’s snares.</w:t>
            </w:r>
          </w:p>
          <w:p w14:paraId="626B5ED5" w14:textId="30B82D52" w:rsidR="000916B3" w:rsidRDefault="000916B3" w:rsidP="000916B3">
            <w:pPr>
              <w:pStyle w:val="EngHangEnd"/>
            </w:pPr>
            <w:r>
              <w:t>Holy Immortal have mercy on us.</w:t>
            </w:r>
          </w:p>
        </w:tc>
        <w:tc>
          <w:tcPr>
            <w:tcW w:w="288" w:type="dxa"/>
          </w:tcPr>
          <w:p w14:paraId="4C220DFC" w14:textId="77777777" w:rsidR="000916B3" w:rsidRDefault="000916B3" w:rsidP="000916B3"/>
        </w:tc>
        <w:tc>
          <w:tcPr>
            <w:tcW w:w="288" w:type="dxa"/>
          </w:tcPr>
          <w:p w14:paraId="517F5902" w14:textId="77777777" w:rsidR="000916B3" w:rsidRPr="00FB5ACB" w:rsidRDefault="000916B3" w:rsidP="000916B3">
            <w:pPr>
              <w:pStyle w:val="CopticCross"/>
            </w:pPr>
          </w:p>
        </w:tc>
        <w:tc>
          <w:tcPr>
            <w:tcW w:w="3960" w:type="dxa"/>
          </w:tcPr>
          <w:p w14:paraId="1D86811D" w14:textId="77777777" w:rsidR="000916B3" w:rsidRPr="00384F62" w:rsidRDefault="000916B3" w:rsidP="000916B3">
            <w:pPr>
              <w:pStyle w:val="CopticHangingVerse"/>
              <w:rPr>
                <w:rFonts w:eastAsia="Arial Unicode MS" w:cs="FreeSerifAvvaShenouda"/>
              </w:rPr>
            </w:pPr>
          </w:p>
        </w:tc>
      </w:tr>
      <w:tr w:rsidR="000916B3" w14:paraId="77569786" w14:textId="77777777" w:rsidTr="000916B3">
        <w:trPr>
          <w:cantSplit/>
          <w:jc w:val="center"/>
        </w:trPr>
        <w:tc>
          <w:tcPr>
            <w:tcW w:w="288" w:type="dxa"/>
          </w:tcPr>
          <w:p w14:paraId="4E81CDAD" w14:textId="7C3B561D" w:rsidR="000916B3" w:rsidRPr="00FB5ACB" w:rsidRDefault="000916B3" w:rsidP="000916B3">
            <w:pPr>
              <w:pStyle w:val="CopticCross"/>
            </w:pPr>
            <w:r w:rsidRPr="00FB5ACB">
              <w:t>¿</w:t>
            </w:r>
          </w:p>
        </w:tc>
        <w:tc>
          <w:tcPr>
            <w:tcW w:w="3960" w:type="dxa"/>
          </w:tcPr>
          <w:p w14:paraId="4FFFD954" w14:textId="77777777" w:rsidR="000916B3" w:rsidRDefault="000916B3" w:rsidP="000916B3">
            <w:pPr>
              <w:pStyle w:val="EngHang"/>
            </w:pPr>
            <w:r>
              <w:t>You accepted the publican,</w:t>
            </w:r>
          </w:p>
          <w:p w14:paraId="254149B4" w14:textId="77777777" w:rsidR="000916B3" w:rsidRDefault="000916B3" w:rsidP="000916B3">
            <w:pPr>
              <w:pStyle w:val="EngHang"/>
            </w:pPr>
            <w:r>
              <w:t>And saved Jonah from the whale’s belly,</w:t>
            </w:r>
          </w:p>
          <w:p w14:paraId="54B53E3B" w14:textId="77777777" w:rsidR="000916B3" w:rsidRDefault="000916B3" w:rsidP="000916B3">
            <w:pPr>
              <w:pStyle w:val="EngHang"/>
            </w:pPr>
            <w:r>
              <w:t>Keep them from the evil snares.</w:t>
            </w:r>
          </w:p>
          <w:p w14:paraId="64BC442E" w14:textId="48212DFB" w:rsidR="000916B3" w:rsidRDefault="000916B3" w:rsidP="000916B3">
            <w:pPr>
              <w:pStyle w:val="EngHangEnd"/>
            </w:pPr>
            <w:r>
              <w:t>Holy Immortal have mercy on us.</w:t>
            </w:r>
          </w:p>
        </w:tc>
        <w:tc>
          <w:tcPr>
            <w:tcW w:w="288" w:type="dxa"/>
          </w:tcPr>
          <w:p w14:paraId="25908CDA" w14:textId="77777777" w:rsidR="000916B3" w:rsidRDefault="000916B3" w:rsidP="000916B3"/>
        </w:tc>
        <w:tc>
          <w:tcPr>
            <w:tcW w:w="288" w:type="dxa"/>
          </w:tcPr>
          <w:p w14:paraId="35784F81" w14:textId="77777777" w:rsidR="000916B3" w:rsidRPr="00FB5ACB" w:rsidRDefault="000916B3" w:rsidP="000916B3">
            <w:pPr>
              <w:pStyle w:val="CopticCross"/>
            </w:pPr>
          </w:p>
        </w:tc>
        <w:tc>
          <w:tcPr>
            <w:tcW w:w="3960" w:type="dxa"/>
          </w:tcPr>
          <w:p w14:paraId="638EC634" w14:textId="77777777" w:rsidR="000916B3" w:rsidRPr="00384F62" w:rsidRDefault="000916B3" w:rsidP="000916B3">
            <w:pPr>
              <w:pStyle w:val="CopticHangingVerse"/>
              <w:rPr>
                <w:rFonts w:eastAsia="Arial Unicode MS" w:cs="FreeSerifAvvaShenouda"/>
              </w:rPr>
            </w:pPr>
          </w:p>
        </w:tc>
      </w:tr>
      <w:tr w:rsidR="000916B3" w14:paraId="225BFF48" w14:textId="77777777" w:rsidTr="000916B3">
        <w:trPr>
          <w:cantSplit/>
          <w:jc w:val="center"/>
        </w:trPr>
        <w:tc>
          <w:tcPr>
            <w:tcW w:w="288" w:type="dxa"/>
          </w:tcPr>
          <w:p w14:paraId="154E1ACD" w14:textId="0B63849C" w:rsidR="000916B3" w:rsidRPr="00FB5ACB" w:rsidRDefault="000916B3" w:rsidP="000916B3">
            <w:pPr>
              <w:pStyle w:val="CopticCross"/>
            </w:pPr>
            <w:r w:rsidRPr="00FB5ACB">
              <w:t>¿</w:t>
            </w:r>
          </w:p>
        </w:tc>
        <w:tc>
          <w:tcPr>
            <w:tcW w:w="3960" w:type="dxa"/>
          </w:tcPr>
          <w:p w14:paraId="3E5D44F9" w14:textId="77777777" w:rsidR="000916B3" w:rsidRDefault="000916B3" w:rsidP="000916B3">
            <w:pPr>
              <w:pStyle w:val="EngHang"/>
            </w:pPr>
            <w:r>
              <w:t>We who sing, the sinners,</w:t>
            </w:r>
          </w:p>
          <w:p w14:paraId="1B2BD9CE" w14:textId="77777777" w:rsidR="000916B3" w:rsidRDefault="000916B3" w:rsidP="000916B3">
            <w:pPr>
              <w:pStyle w:val="EngHang"/>
            </w:pPr>
            <w:r>
              <w:t>Entreat Your forgiveness,</w:t>
            </w:r>
          </w:p>
          <w:p w14:paraId="7C4F630A" w14:textId="77777777" w:rsidR="000916B3" w:rsidRDefault="000916B3" w:rsidP="000916B3">
            <w:pPr>
              <w:pStyle w:val="EngHang"/>
            </w:pPr>
            <w:r>
              <w:t>Please grant us the joy of paradise.</w:t>
            </w:r>
          </w:p>
          <w:p w14:paraId="7066F792" w14:textId="0C97611C" w:rsidR="000916B3" w:rsidRDefault="000916B3" w:rsidP="000916B3">
            <w:pPr>
              <w:pStyle w:val="EngHangEnd"/>
            </w:pPr>
            <w:r>
              <w:t>Holy Immortal have mercy on us.</w:t>
            </w:r>
          </w:p>
        </w:tc>
        <w:tc>
          <w:tcPr>
            <w:tcW w:w="288" w:type="dxa"/>
          </w:tcPr>
          <w:p w14:paraId="393498B8" w14:textId="77777777" w:rsidR="000916B3" w:rsidRDefault="000916B3" w:rsidP="000916B3"/>
        </w:tc>
        <w:tc>
          <w:tcPr>
            <w:tcW w:w="288" w:type="dxa"/>
          </w:tcPr>
          <w:p w14:paraId="31D3AE46" w14:textId="77777777" w:rsidR="000916B3" w:rsidRPr="00FB5ACB" w:rsidRDefault="000916B3" w:rsidP="000916B3">
            <w:pPr>
              <w:pStyle w:val="CopticCross"/>
            </w:pPr>
          </w:p>
        </w:tc>
        <w:tc>
          <w:tcPr>
            <w:tcW w:w="3960" w:type="dxa"/>
          </w:tcPr>
          <w:p w14:paraId="20D18EB2" w14:textId="77777777" w:rsidR="000916B3" w:rsidRPr="00384F62" w:rsidRDefault="000916B3" w:rsidP="000916B3">
            <w:pPr>
              <w:pStyle w:val="CopticHangingVerse"/>
              <w:rPr>
                <w:rFonts w:eastAsia="Arial Unicode MS" w:cs="FreeSerifAvvaShenouda"/>
              </w:rPr>
            </w:pPr>
          </w:p>
        </w:tc>
      </w:tr>
    </w:tbl>
    <w:p w14:paraId="55EB8ECF" w14:textId="6BE57834" w:rsidR="00495F1A" w:rsidRDefault="00495F1A" w:rsidP="00495F1A">
      <w:pPr>
        <w:pStyle w:val="Heading3"/>
      </w:pPr>
      <w:bookmarkStart w:id="1838" w:name="_Toc448227666"/>
      <w:r>
        <w:t>Resurrection</w:t>
      </w:r>
      <w:bookmarkEnd w:id="1832"/>
      <w:bookmarkEnd w:id="1833"/>
      <w:bookmarkEnd w:id="1834"/>
      <w:r w:rsidR="003E106D">
        <w:t xml:space="preserve"> Sunday</w:t>
      </w:r>
      <w:bookmarkEnd w:id="1838"/>
    </w:p>
    <w:p w14:paraId="48D283B9" w14:textId="77777777" w:rsidR="00EC2AEB" w:rsidRPr="001E5E16" w:rsidRDefault="00EC2AEB" w:rsidP="00EC2AEB">
      <w:pPr>
        <w:pStyle w:val="Heading4"/>
      </w:pPr>
      <w:bookmarkStart w:id="1839" w:name="_Ref434478294"/>
      <w:r>
        <w:t>The Doxology</w:t>
      </w:r>
      <w:r w:rsidR="00E21EA3">
        <w:t xml:space="preserve"> for the Resurrection</w:t>
      </w:r>
      <w:bookmarkEnd w:id="1839"/>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5E770138" w14:textId="77777777" w:rsidTr="00EC2AEB">
        <w:trPr>
          <w:cantSplit/>
          <w:jc w:val="center"/>
        </w:trPr>
        <w:tc>
          <w:tcPr>
            <w:tcW w:w="288" w:type="dxa"/>
          </w:tcPr>
          <w:p w14:paraId="4F1438F5" w14:textId="77777777" w:rsidR="002E06A7" w:rsidRDefault="002E06A7" w:rsidP="00EC2AEB">
            <w:pPr>
              <w:pStyle w:val="CopticCross"/>
            </w:pPr>
          </w:p>
        </w:tc>
        <w:tc>
          <w:tcPr>
            <w:tcW w:w="3960" w:type="dxa"/>
          </w:tcPr>
          <w:p w14:paraId="55D9E64B" w14:textId="77777777" w:rsidR="002E06A7" w:rsidRDefault="002E06A7" w:rsidP="002E06A7">
            <w:pPr>
              <w:pStyle w:val="EngHang"/>
            </w:pPr>
            <w:r>
              <w:t>Our mouths are filled with joy,</w:t>
            </w:r>
          </w:p>
          <w:p w14:paraId="2364BC8A" w14:textId="77777777" w:rsidR="002E06A7" w:rsidRDefault="002E06A7" w:rsidP="002E06A7">
            <w:pPr>
              <w:pStyle w:val="EngHang"/>
            </w:pPr>
            <w:r>
              <w:t>And our tongues with rejoicing,</w:t>
            </w:r>
          </w:p>
          <w:p w14:paraId="6AA1C62F" w14:textId="77777777" w:rsidR="002E06A7" w:rsidRDefault="002E06A7" w:rsidP="002E06A7">
            <w:pPr>
              <w:pStyle w:val="EngHang"/>
            </w:pPr>
            <w:r>
              <w:t>For our Lord Jesus Christ</w:t>
            </w:r>
          </w:p>
          <w:p w14:paraId="5B3CE0EC" w14:textId="77777777" w:rsidR="002E06A7" w:rsidRPr="00B87131" w:rsidRDefault="002E06A7" w:rsidP="002E06A7">
            <w:pPr>
              <w:pStyle w:val="EngHangEnd"/>
            </w:pPr>
            <w:r>
              <w:t>Has risen from the dead.</w:t>
            </w:r>
          </w:p>
        </w:tc>
        <w:tc>
          <w:tcPr>
            <w:tcW w:w="288" w:type="dxa"/>
          </w:tcPr>
          <w:p w14:paraId="498DB47F" w14:textId="77777777" w:rsidR="002E06A7" w:rsidRDefault="002E06A7" w:rsidP="00EC2AEB"/>
        </w:tc>
        <w:tc>
          <w:tcPr>
            <w:tcW w:w="288" w:type="dxa"/>
          </w:tcPr>
          <w:p w14:paraId="5C524227" w14:textId="77777777" w:rsidR="002E06A7" w:rsidRDefault="002E06A7" w:rsidP="00EC2AEB">
            <w:pPr>
              <w:pStyle w:val="CopticCross"/>
            </w:pPr>
          </w:p>
        </w:tc>
        <w:tc>
          <w:tcPr>
            <w:tcW w:w="3960" w:type="dxa"/>
          </w:tcPr>
          <w:p w14:paraId="5AC0C016" w14:textId="77777777" w:rsidR="002E06A7" w:rsidRDefault="002E06A7" w:rsidP="002E06A7">
            <w:pPr>
              <w:pStyle w:val="CopticVersemulti-line"/>
            </w:pPr>
            <w:r>
              <w:t>Ⲧⲟⲧⲉ ⲣⲱⲛ ⲁϥⲙⲟϩ ⲛ̀ⲣⲁϣⲓ:</w:t>
            </w:r>
          </w:p>
          <w:p w14:paraId="2F95F7BE" w14:textId="77777777" w:rsidR="002E06A7" w:rsidRDefault="002E06A7" w:rsidP="002E06A7">
            <w:pPr>
              <w:pStyle w:val="CopticVersemulti-line"/>
            </w:pPr>
            <w:r>
              <w:t>ⲟⲩⲟϩ ⲡⲉⲛⲗⲁⲥ ϧⲉⲛ ⲟⲩⲑⲉⲗⲏⲗ:</w:t>
            </w:r>
          </w:p>
          <w:p w14:paraId="274DEF25" w14:textId="77777777" w:rsidR="002E06A7" w:rsidRDefault="002E06A7" w:rsidP="002E06A7">
            <w:pPr>
              <w:pStyle w:val="CopticVersemulti-line"/>
            </w:pPr>
            <w:r>
              <w:t>ϫⲉ Ⲡⲉⲛⲟ̄ⲥ̄ Ⲓⲏ̄ⲥ̄ Ⲡⲭ̄ⲥ̄:</w:t>
            </w:r>
          </w:p>
          <w:p w14:paraId="73DC1DFA" w14:textId="77777777" w:rsidR="002E06A7" w:rsidRPr="00C35319" w:rsidRDefault="002E06A7" w:rsidP="002E06A7">
            <w:pPr>
              <w:pStyle w:val="CopticHangingVerse"/>
            </w:pPr>
            <w:r>
              <w:t>ⲁϥⲧⲟⲛϥ ⲉ̀ⲃⲟⲗ ϧⲉⲛ ⲛⲏⲉⲑⲙⲱⲟⲩⲧ.</w:t>
            </w:r>
          </w:p>
        </w:tc>
      </w:tr>
      <w:tr w:rsidR="002E06A7" w14:paraId="673CE32A" w14:textId="77777777" w:rsidTr="00EC2AEB">
        <w:trPr>
          <w:cantSplit/>
          <w:jc w:val="center"/>
        </w:trPr>
        <w:tc>
          <w:tcPr>
            <w:tcW w:w="288" w:type="dxa"/>
          </w:tcPr>
          <w:p w14:paraId="1676B5DC" w14:textId="77777777" w:rsidR="002E06A7" w:rsidRDefault="002E06A7" w:rsidP="00EC2AEB">
            <w:pPr>
              <w:pStyle w:val="CopticCross"/>
            </w:pPr>
            <w:r w:rsidRPr="00FB5ACB">
              <w:lastRenderedPageBreak/>
              <w:t>¿</w:t>
            </w:r>
          </w:p>
        </w:tc>
        <w:tc>
          <w:tcPr>
            <w:tcW w:w="3960" w:type="dxa"/>
          </w:tcPr>
          <w:p w14:paraId="632B7DB4" w14:textId="77777777" w:rsidR="002E06A7" w:rsidRDefault="002E06A7" w:rsidP="002E06A7">
            <w:pPr>
              <w:pStyle w:val="EngHang"/>
            </w:pPr>
            <w:r>
              <w:t xml:space="preserve">He Who descended to </w:t>
            </w:r>
          </w:p>
          <w:p w14:paraId="168258DB" w14:textId="77777777" w:rsidR="002E06A7" w:rsidRDefault="002E06A7" w:rsidP="002E06A7">
            <w:pPr>
              <w:pStyle w:val="EngHang"/>
            </w:pPr>
            <w:r>
              <w:t>The lower parts of the earth,</w:t>
            </w:r>
          </w:p>
          <w:p w14:paraId="219783B5" w14:textId="77777777" w:rsidR="002E06A7" w:rsidRDefault="002E06A7" w:rsidP="002E06A7">
            <w:pPr>
              <w:pStyle w:val="EngHang"/>
            </w:pPr>
            <w:r>
              <w:t>Abolished death by His Power,</w:t>
            </w:r>
          </w:p>
          <w:p w14:paraId="4CA4686E" w14:textId="77777777" w:rsidR="002E06A7" w:rsidRDefault="002E06A7" w:rsidP="002E06A7">
            <w:pPr>
              <w:pStyle w:val="EngHangEnd"/>
            </w:pPr>
            <w:r>
              <w:t>And made life to shine on us.</w:t>
            </w:r>
          </w:p>
        </w:tc>
        <w:tc>
          <w:tcPr>
            <w:tcW w:w="288" w:type="dxa"/>
          </w:tcPr>
          <w:p w14:paraId="5A472E35" w14:textId="77777777" w:rsidR="002E06A7" w:rsidRDefault="002E06A7" w:rsidP="00EC2AEB"/>
        </w:tc>
        <w:tc>
          <w:tcPr>
            <w:tcW w:w="288" w:type="dxa"/>
          </w:tcPr>
          <w:p w14:paraId="77C496D2" w14:textId="77777777" w:rsidR="002E06A7" w:rsidRDefault="002E06A7" w:rsidP="00EC2AEB">
            <w:pPr>
              <w:pStyle w:val="CopticCross"/>
            </w:pPr>
            <w:r w:rsidRPr="00FB5ACB">
              <w:t>¿</w:t>
            </w:r>
          </w:p>
        </w:tc>
        <w:tc>
          <w:tcPr>
            <w:tcW w:w="3960" w:type="dxa"/>
          </w:tcPr>
          <w:p w14:paraId="4BDAE1E3" w14:textId="77777777" w:rsidR="002E06A7" w:rsidRDefault="002E06A7" w:rsidP="002E06A7">
            <w:pPr>
              <w:pStyle w:val="CopticVersemulti-line"/>
            </w:pPr>
            <w:r>
              <w:t>Ⲁϥⲕⲱⲣϥ ⲙ̀ⲫ̀ⲙⲟⲩ ϧⲉⲛ ⲧⲉϥϫⲟⲙ:</w:t>
            </w:r>
          </w:p>
          <w:p w14:paraId="27189503" w14:textId="77777777" w:rsidR="002E06A7" w:rsidRDefault="002E06A7" w:rsidP="002E06A7">
            <w:pPr>
              <w:pStyle w:val="CopticVersemulti-line"/>
            </w:pPr>
            <w:r>
              <w:t>ⲁϥⲑ̀ⲣⲉⲡ̀ⲱⲛϧ ⲉ̀ⲣⲟⲩⲱⲓⲛⲓ ⲉ̀ⲣⲟⲛ:</w:t>
            </w:r>
          </w:p>
          <w:p w14:paraId="75195BDE" w14:textId="77777777" w:rsidR="002E06A7" w:rsidRDefault="002E06A7" w:rsidP="002E06A7">
            <w:pPr>
              <w:pStyle w:val="CopticVersemulti-line"/>
            </w:pPr>
            <w:r>
              <w:t>ⲛ̀ⲑⲟϥ ⲟⲛ ⲫⲏⲉ̀ⲧⲁϥϣⲉⲛⲁϥ:</w:t>
            </w:r>
          </w:p>
          <w:p w14:paraId="68E6544C" w14:textId="77777777" w:rsidR="002E06A7" w:rsidRDefault="002E06A7" w:rsidP="002E06A7">
            <w:pPr>
              <w:pStyle w:val="CopticHangingVerse"/>
            </w:pPr>
            <w:r>
              <w:t>ⲉ̀ⲛⲓⲙⲁ ⲉⲧⲥⲁⲡⲉⲥⲏⲧ ⲙ̀ⲡ̀ⲕⲁϩⲓ.</w:t>
            </w:r>
          </w:p>
        </w:tc>
      </w:tr>
      <w:tr w:rsidR="002E06A7" w14:paraId="7CE7C06F" w14:textId="77777777" w:rsidTr="00EC2AEB">
        <w:trPr>
          <w:cantSplit/>
          <w:jc w:val="center"/>
        </w:trPr>
        <w:tc>
          <w:tcPr>
            <w:tcW w:w="288" w:type="dxa"/>
          </w:tcPr>
          <w:p w14:paraId="25E3B041" w14:textId="77777777" w:rsidR="002E06A7" w:rsidRDefault="002E06A7" w:rsidP="00EC2AEB">
            <w:pPr>
              <w:pStyle w:val="CopticCross"/>
            </w:pPr>
          </w:p>
        </w:tc>
        <w:tc>
          <w:tcPr>
            <w:tcW w:w="3960" w:type="dxa"/>
          </w:tcPr>
          <w:p w14:paraId="2AED79F8" w14:textId="77777777" w:rsidR="002E06A7" w:rsidRDefault="002E06A7" w:rsidP="002E06A7">
            <w:pPr>
              <w:pStyle w:val="EngHang"/>
            </w:pPr>
            <w:r>
              <w:t>The gatekeepers of Hades</w:t>
            </w:r>
          </w:p>
          <w:p w14:paraId="736CD617" w14:textId="77777777" w:rsidR="002E06A7" w:rsidRDefault="002E06A7" w:rsidP="002E06A7">
            <w:pPr>
              <w:pStyle w:val="EngHang"/>
            </w:pPr>
            <w:r>
              <w:t>Saw Him and were afraid.</w:t>
            </w:r>
          </w:p>
          <w:p w14:paraId="315E16A2" w14:textId="77777777" w:rsidR="002E06A7" w:rsidRDefault="002E06A7" w:rsidP="002E06A7">
            <w:pPr>
              <w:pStyle w:val="EngHang"/>
            </w:pPr>
            <w:r>
              <w:t>He abolished the pangs of death,</w:t>
            </w:r>
          </w:p>
          <w:p w14:paraId="01971C72" w14:textId="77777777" w:rsidR="002E06A7" w:rsidRDefault="002E06A7" w:rsidP="002E06A7">
            <w:pPr>
              <w:pStyle w:val="EngHangEnd"/>
            </w:pPr>
            <w:r>
              <w:t>And He was not held by it.</w:t>
            </w:r>
          </w:p>
        </w:tc>
        <w:tc>
          <w:tcPr>
            <w:tcW w:w="288" w:type="dxa"/>
          </w:tcPr>
          <w:p w14:paraId="1D2B01DB" w14:textId="77777777" w:rsidR="002E06A7" w:rsidRDefault="002E06A7" w:rsidP="00EC2AEB"/>
        </w:tc>
        <w:tc>
          <w:tcPr>
            <w:tcW w:w="288" w:type="dxa"/>
          </w:tcPr>
          <w:p w14:paraId="15F2EA21" w14:textId="77777777" w:rsidR="002E06A7" w:rsidRDefault="002E06A7" w:rsidP="00EC2AEB">
            <w:pPr>
              <w:pStyle w:val="CopticCross"/>
            </w:pPr>
          </w:p>
        </w:tc>
        <w:tc>
          <w:tcPr>
            <w:tcW w:w="3960" w:type="dxa"/>
          </w:tcPr>
          <w:p w14:paraId="230CC27A" w14:textId="77777777" w:rsidR="002E06A7" w:rsidRDefault="002E06A7" w:rsidP="002E06A7">
            <w:pPr>
              <w:pStyle w:val="CopticVersemulti-line"/>
            </w:pPr>
            <w:r>
              <w:t>Ⲛⲓⲙ̀ⲛⲟⲩⲧ ⲛ̀ⲧⲉ Ⲁⲙⲉⲛϯ:</w:t>
            </w:r>
          </w:p>
          <w:p w14:paraId="3B8D9348" w14:textId="77777777" w:rsidR="002E06A7" w:rsidRDefault="002E06A7" w:rsidP="002E06A7">
            <w:pPr>
              <w:pStyle w:val="CopticVersemulti-line"/>
            </w:pPr>
            <w:r>
              <w:t>ⲁⲩⲛⲁⲩ ⲉ̀ⲣⲟϥ ⲁⲩⲉⲣϩⲟϯ:</w:t>
            </w:r>
          </w:p>
          <w:p w14:paraId="415801E4" w14:textId="77777777" w:rsidR="002E06A7" w:rsidRDefault="002E06A7" w:rsidP="002E06A7">
            <w:pPr>
              <w:pStyle w:val="CopticVersemulti-line"/>
            </w:pPr>
            <w:r>
              <w:t>ⲁϥⲧⲁⲕⲟ ⲛ̀ⲛⲓⲛⲁⲕϩⲓ ⲙ̀ⲫ̀ⲙⲟⲩ:</w:t>
            </w:r>
          </w:p>
          <w:p w14:paraId="684D69FB" w14:textId="77777777" w:rsidR="002E06A7" w:rsidRDefault="002E06A7" w:rsidP="002E06A7">
            <w:pPr>
              <w:pStyle w:val="CopticHangingVerse"/>
            </w:pPr>
            <w:r>
              <w:t>ⲙ̀ⲡⲟⲩϣ̀ϫⲉⲙϫⲟⲙ ⲛ̀ⲁ̀ⲙⲟⲛⲓ ⲙ̀ⲙⲟϥ.</w:t>
            </w:r>
          </w:p>
        </w:tc>
      </w:tr>
      <w:tr w:rsidR="002E06A7" w14:paraId="51E46155" w14:textId="77777777" w:rsidTr="00EC2AEB">
        <w:trPr>
          <w:cantSplit/>
          <w:jc w:val="center"/>
        </w:trPr>
        <w:tc>
          <w:tcPr>
            <w:tcW w:w="288" w:type="dxa"/>
          </w:tcPr>
          <w:p w14:paraId="61CE64FF" w14:textId="77777777" w:rsidR="002E06A7" w:rsidRDefault="002E06A7" w:rsidP="00EC2AEB">
            <w:pPr>
              <w:pStyle w:val="CopticCross"/>
            </w:pPr>
            <w:r w:rsidRPr="00FB5ACB">
              <w:t>¿</w:t>
            </w:r>
          </w:p>
        </w:tc>
        <w:tc>
          <w:tcPr>
            <w:tcW w:w="3960" w:type="dxa"/>
          </w:tcPr>
          <w:p w14:paraId="46058272" w14:textId="77777777" w:rsidR="002E06A7" w:rsidRDefault="002E06A7" w:rsidP="002E06A7">
            <w:pPr>
              <w:pStyle w:val="EngHang"/>
            </w:pPr>
            <w:r>
              <w:t>He has broken the gates of brass,</w:t>
            </w:r>
          </w:p>
          <w:p w14:paraId="5C6A3A43" w14:textId="77777777" w:rsidR="002E06A7" w:rsidRDefault="002E06A7" w:rsidP="002E06A7">
            <w:pPr>
              <w:pStyle w:val="EngHang"/>
            </w:pPr>
            <w:r>
              <w:t>And cut apart the bars of iron,</w:t>
            </w:r>
          </w:p>
          <w:p w14:paraId="7249F6ED" w14:textId="77777777" w:rsidR="002E06A7" w:rsidRDefault="002E06A7" w:rsidP="002E06A7">
            <w:pPr>
              <w:pStyle w:val="EngHang"/>
            </w:pPr>
            <w:r>
              <w:t>And brought out His elect,</w:t>
            </w:r>
          </w:p>
          <w:p w14:paraId="1A92D318" w14:textId="77777777" w:rsidR="002E06A7" w:rsidRDefault="002E06A7" w:rsidP="002E06A7">
            <w:pPr>
              <w:pStyle w:val="EngHangEnd"/>
            </w:pPr>
            <w:r>
              <w:t>With joy and rejoicing.</w:t>
            </w:r>
          </w:p>
        </w:tc>
        <w:tc>
          <w:tcPr>
            <w:tcW w:w="288" w:type="dxa"/>
          </w:tcPr>
          <w:p w14:paraId="0DB8EFE7" w14:textId="77777777" w:rsidR="002E06A7" w:rsidRDefault="002E06A7" w:rsidP="00EC2AEB"/>
        </w:tc>
        <w:tc>
          <w:tcPr>
            <w:tcW w:w="288" w:type="dxa"/>
          </w:tcPr>
          <w:p w14:paraId="0AD81C88" w14:textId="77777777" w:rsidR="002E06A7" w:rsidRDefault="002E06A7" w:rsidP="00EC2AEB">
            <w:pPr>
              <w:pStyle w:val="CopticCross"/>
            </w:pPr>
            <w:r w:rsidRPr="00FB5ACB">
              <w:t>¿</w:t>
            </w:r>
          </w:p>
        </w:tc>
        <w:tc>
          <w:tcPr>
            <w:tcW w:w="3960" w:type="dxa"/>
          </w:tcPr>
          <w:p w14:paraId="1FCB35F2" w14:textId="77777777" w:rsidR="002E06A7" w:rsidRDefault="002E06A7" w:rsidP="002E06A7">
            <w:pPr>
              <w:pStyle w:val="CopticVersemulti-line"/>
            </w:pPr>
            <w:r>
              <w:t>Ⲁϥϧⲟⲙϧⲉⲙ ⲛ̀ϩⲁⲛⲡⲩⲗⲏ ⲛ̀ϩ̀ⲟⲙⲧ:</w:t>
            </w:r>
          </w:p>
          <w:p w14:paraId="51E142A7" w14:textId="77777777" w:rsidR="002E06A7" w:rsidRDefault="002E06A7" w:rsidP="002E06A7">
            <w:pPr>
              <w:pStyle w:val="CopticVersemulti-line"/>
            </w:pPr>
            <w:r>
              <w:t>ⲁϥⲕⲱϣ ⲛ̀ϩⲁⲛⲙⲟⲭⲗⲟⲩⲥ ⲙ̀ⲃⲉⲛⲓⲡⲓ:</w:t>
            </w:r>
          </w:p>
          <w:p w14:paraId="49C6F448" w14:textId="77777777" w:rsidR="002E06A7" w:rsidRDefault="002E06A7" w:rsidP="002E06A7">
            <w:pPr>
              <w:pStyle w:val="CopticVersemulti-line"/>
            </w:pPr>
            <w:r>
              <w:t>ⲁϥⲓ̀ⲛⲓ ⲛ̀ⲛⲉϥⲥⲱⲧⲡ ⲉ̀ⲃⲟⲗ:</w:t>
            </w:r>
          </w:p>
          <w:p w14:paraId="70965268" w14:textId="77777777" w:rsidR="002E06A7" w:rsidRDefault="002E06A7" w:rsidP="002E06A7">
            <w:pPr>
              <w:pStyle w:val="CopticHangingVerse"/>
            </w:pPr>
            <w:r>
              <w:t>ϧⲉⲛ ⲟⲩⲟⲩⲛⲟϥ ⲛⲉⲙ ⲟⲩⲑⲉⲗⲏⲗ.</w:t>
            </w:r>
          </w:p>
        </w:tc>
      </w:tr>
      <w:tr w:rsidR="002E06A7" w14:paraId="533DB676" w14:textId="77777777" w:rsidTr="00EC2AEB">
        <w:trPr>
          <w:cantSplit/>
          <w:jc w:val="center"/>
        </w:trPr>
        <w:tc>
          <w:tcPr>
            <w:tcW w:w="288" w:type="dxa"/>
          </w:tcPr>
          <w:p w14:paraId="4176D5F7" w14:textId="77777777" w:rsidR="002E06A7" w:rsidRDefault="002E06A7" w:rsidP="00EC2AEB">
            <w:pPr>
              <w:pStyle w:val="CopticCross"/>
            </w:pPr>
          </w:p>
        </w:tc>
        <w:tc>
          <w:tcPr>
            <w:tcW w:w="3960" w:type="dxa"/>
          </w:tcPr>
          <w:p w14:paraId="06FB47A4" w14:textId="77777777" w:rsidR="002E06A7" w:rsidRDefault="002E06A7" w:rsidP="002E06A7">
            <w:pPr>
              <w:pStyle w:val="EngHang"/>
            </w:pPr>
            <w:r>
              <w:t>He lifted them up with Him</w:t>
            </w:r>
          </w:p>
          <w:p w14:paraId="70F8090F" w14:textId="77777777" w:rsidR="002E06A7" w:rsidRDefault="002E06A7" w:rsidP="002E06A7">
            <w:pPr>
              <w:pStyle w:val="EngHang"/>
            </w:pPr>
            <w:r>
              <w:t>Into His place of rest.</w:t>
            </w:r>
          </w:p>
          <w:p w14:paraId="76808446" w14:textId="77777777" w:rsidR="002E06A7" w:rsidRDefault="002E06A7" w:rsidP="002E06A7">
            <w:pPr>
              <w:pStyle w:val="EngHang"/>
            </w:pPr>
            <w:r>
              <w:t xml:space="preserve">He saved them for the sake of His </w:t>
            </w:r>
            <w:commentRangeStart w:id="1840"/>
            <w:r>
              <w:t>Name</w:t>
            </w:r>
            <w:commentRangeEnd w:id="1840"/>
            <w:r>
              <w:rPr>
                <w:rStyle w:val="CommentReference"/>
              </w:rPr>
              <w:commentReference w:id="1840"/>
            </w:r>
            <w:r>
              <w:t>,</w:t>
            </w:r>
          </w:p>
          <w:p w14:paraId="3B5F6D23" w14:textId="77777777" w:rsidR="002E06A7" w:rsidRPr="00074078" w:rsidRDefault="002E06A7" w:rsidP="002E06A7">
            <w:pPr>
              <w:pStyle w:val="EngHangEnd"/>
            </w:pPr>
            <w:r>
              <w:t>And revealed His power to them.</w:t>
            </w:r>
          </w:p>
        </w:tc>
        <w:tc>
          <w:tcPr>
            <w:tcW w:w="288" w:type="dxa"/>
          </w:tcPr>
          <w:p w14:paraId="56EAAD5B" w14:textId="77777777" w:rsidR="002E06A7" w:rsidRDefault="002E06A7" w:rsidP="00EC2AEB"/>
        </w:tc>
        <w:tc>
          <w:tcPr>
            <w:tcW w:w="288" w:type="dxa"/>
          </w:tcPr>
          <w:p w14:paraId="04096D81" w14:textId="77777777" w:rsidR="002E06A7" w:rsidRDefault="002E06A7" w:rsidP="00EC2AEB">
            <w:pPr>
              <w:pStyle w:val="CopticCross"/>
            </w:pPr>
          </w:p>
        </w:tc>
        <w:tc>
          <w:tcPr>
            <w:tcW w:w="3960" w:type="dxa"/>
          </w:tcPr>
          <w:p w14:paraId="78BAA17C" w14:textId="77777777" w:rsidR="002E06A7" w:rsidRDefault="002E06A7" w:rsidP="002E06A7">
            <w:pPr>
              <w:pStyle w:val="CopticVersemulti-line"/>
            </w:pPr>
            <w:r>
              <w:t>Ⲁϥⲟ̀ⲗⲟⲩ ⲉ̀ⲡ̀ϭⲓⲥⲓ ⲛⲉⲙⲁϥ:</w:t>
            </w:r>
          </w:p>
          <w:p w14:paraId="2AD21805" w14:textId="77777777" w:rsidR="002E06A7" w:rsidRDefault="002E06A7" w:rsidP="002E06A7">
            <w:pPr>
              <w:pStyle w:val="CopticVersemulti-line"/>
            </w:pPr>
            <w:r>
              <w:t>ⲉ̀ϧⲟⲩⲛ ⲉ̀ⲛⲉϥⲙⲁⲛ̀ⲉⲙⲧⲟⲛ:</w:t>
            </w:r>
          </w:p>
          <w:p w14:paraId="58F048F6" w14:textId="77777777" w:rsidR="002E06A7" w:rsidRDefault="002E06A7" w:rsidP="002E06A7">
            <w:pPr>
              <w:pStyle w:val="CopticVersemulti-line"/>
            </w:pPr>
            <w:r>
              <w:t>ⲁϥⲛⲁϩⲙⲟⲩ ⲉⲑⲃⲉ ⲡⲉϥⲣⲁⲛ:</w:t>
            </w:r>
          </w:p>
          <w:p w14:paraId="152BFAB5" w14:textId="77777777" w:rsidR="002E06A7" w:rsidRDefault="002E06A7" w:rsidP="002E06A7">
            <w:pPr>
              <w:pStyle w:val="CopticHangingVerse"/>
            </w:pPr>
            <w:r>
              <w:t>ⲁϥⲟⲩⲱⲛϩ ⲛ̀ⲧⲉϥϫⲟⲙ ⲛⲱⲟⲩ ⲉ̀ⲃⲏⲟⲗ.</w:t>
            </w:r>
          </w:p>
        </w:tc>
      </w:tr>
      <w:tr w:rsidR="002E06A7" w14:paraId="4F686E45" w14:textId="77777777" w:rsidTr="00EC2AEB">
        <w:trPr>
          <w:cantSplit/>
          <w:jc w:val="center"/>
        </w:trPr>
        <w:tc>
          <w:tcPr>
            <w:tcW w:w="288" w:type="dxa"/>
          </w:tcPr>
          <w:p w14:paraId="018DBC5D" w14:textId="77777777" w:rsidR="002E06A7" w:rsidRDefault="002E06A7" w:rsidP="00EC2AEB">
            <w:pPr>
              <w:pStyle w:val="CopticCross"/>
            </w:pPr>
            <w:r w:rsidRPr="00FB5ACB">
              <w:t>¿</w:t>
            </w:r>
          </w:p>
        </w:tc>
        <w:tc>
          <w:tcPr>
            <w:tcW w:w="3960" w:type="dxa"/>
          </w:tcPr>
          <w:p w14:paraId="357FFA0D" w14:textId="77777777" w:rsidR="002E06A7" w:rsidRDefault="002E06A7" w:rsidP="002E06A7">
            <w:pPr>
              <w:pStyle w:val="EngHang"/>
            </w:pPr>
            <w:r>
              <w:t>Therefore, we are rich</w:t>
            </w:r>
          </w:p>
          <w:p w14:paraId="09A89C65" w14:textId="77777777" w:rsidR="002E06A7" w:rsidRDefault="002E06A7" w:rsidP="002E06A7">
            <w:pPr>
              <w:pStyle w:val="EngHang"/>
            </w:pPr>
            <w:r>
              <w:t>In all perfect gifts,</w:t>
            </w:r>
          </w:p>
          <w:p w14:paraId="24847B33" w14:textId="77777777" w:rsidR="002E06A7" w:rsidRDefault="002E06A7" w:rsidP="002E06A7">
            <w:pPr>
              <w:pStyle w:val="EngHang"/>
            </w:pPr>
            <w:r>
              <w:t>And in faith let us sing,</w:t>
            </w:r>
          </w:p>
          <w:p w14:paraId="09772953" w14:textId="77777777" w:rsidR="002E06A7" w:rsidRDefault="002E06A7" w:rsidP="002E06A7">
            <w:pPr>
              <w:pStyle w:val="EngHangEnd"/>
            </w:pPr>
            <w:r>
              <w:t>Saying, “Alleluia.”</w:t>
            </w:r>
          </w:p>
        </w:tc>
        <w:tc>
          <w:tcPr>
            <w:tcW w:w="288" w:type="dxa"/>
          </w:tcPr>
          <w:p w14:paraId="3B7907CE" w14:textId="77777777" w:rsidR="002E06A7" w:rsidRDefault="002E06A7" w:rsidP="00EC2AEB"/>
        </w:tc>
        <w:tc>
          <w:tcPr>
            <w:tcW w:w="288" w:type="dxa"/>
          </w:tcPr>
          <w:p w14:paraId="2D2D3B96" w14:textId="77777777" w:rsidR="002E06A7" w:rsidRDefault="002E06A7" w:rsidP="00EC2AEB">
            <w:pPr>
              <w:pStyle w:val="CopticCross"/>
            </w:pPr>
            <w:r w:rsidRPr="00FB5ACB">
              <w:t>¿</w:t>
            </w:r>
          </w:p>
        </w:tc>
        <w:tc>
          <w:tcPr>
            <w:tcW w:w="3960" w:type="dxa"/>
          </w:tcPr>
          <w:p w14:paraId="3B53A37D" w14:textId="77777777" w:rsidR="002E06A7" w:rsidRDefault="002E06A7" w:rsidP="002E06A7">
            <w:pPr>
              <w:pStyle w:val="CopticVersemulti-line"/>
            </w:pPr>
            <w:r>
              <w:t>Ⲉⲑⲃⲉ ⲫⲁⲓ ⲧⲉⲛⲟⲓ ⲛ̀ⲣⲁⲙⲁⲟ̀:</w:t>
            </w:r>
          </w:p>
          <w:p w14:paraId="12B3BC84" w14:textId="77777777" w:rsidR="002E06A7" w:rsidRDefault="002E06A7" w:rsidP="002E06A7">
            <w:pPr>
              <w:pStyle w:val="CopticVersemulti-line"/>
            </w:pPr>
            <w:r>
              <w:t>Ϧⲉⲛ ⲛⲓⲁ̀ⲅⲁⲑⲟⲛ ⲉⲧϫⲏⲕ ⲉ̀ⲃⲟⲗ:</w:t>
            </w:r>
          </w:p>
          <w:p w14:paraId="1453E015" w14:textId="77777777" w:rsidR="002E06A7" w:rsidRDefault="002E06A7" w:rsidP="002E06A7">
            <w:pPr>
              <w:pStyle w:val="CopticVersemulti-line"/>
            </w:pPr>
            <w:r>
              <w:t>Ϧⲉⲛ ⲟⲩⲛⲁϩϯ ⲧⲉⲛⲉⲣⲁⲗⲓⲛ:</w:t>
            </w:r>
          </w:p>
          <w:p w14:paraId="70C84E15" w14:textId="77777777" w:rsidR="002E06A7" w:rsidRDefault="002E06A7" w:rsidP="002E06A7">
            <w:pPr>
              <w:pStyle w:val="CopticHangingVerse"/>
            </w:pPr>
            <w:r>
              <w:t>ⲉⲛϫⲱ ⲙ̀ⲙⲟⲥ ϫⲉ Ⲁⲗⲗⲏⲗⲟⲩⲓⲁ̀.</w:t>
            </w:r>
          </w:p>
        </w:tc>
      </w:tr>
      <w:tr w:rsidR="002E06A7" w14:paraId="37AFA13E" w14:textId="77777777" w:rsidTr="00EC2AEB">
        <w:trPr>
          <w:cantSplit/>
          <w:jc w:val="center"/>
        </w:trPr>
        <w:tc>
          <w:tcPr>
            <w:tcW w:w="288" w:type="dxa"/>
          </w:tcPr>
          <w:p w14:paraId="745B239B" w14:textId="77777777" w:rsidR="002E06A7" w:rsidRDefault="002E06A7" w:rsidP="00EC2AEB">
            <w:pPr>
              <w:pStyle w:val="CopticCross"/>
            </w:pPr>
          </w:p>
        </w:tc>
        <w:tc>
          <w:tcPr>
            <w:tcW w:w="3960" w:type="dxa"/>
          </w:tcPr>
          <w:p w14:paraId="6771E9A4" w14:textId="77777777" w:rsidR="002E06A7" w:rsidRDefault="002E06A7" w:rsidP="002E06A7">
            <w:pPr>
              <w:pStyle w:val="EngHang"/>
            </w:pPr>
            <w:r>
              <w:t>Alleluia, Alleluia,</w:t>
            </w:r>
          </w:p>
          <w:p w14:paraId="181D2DFE" w14:textId="77777777" w:rsidR="002E06A7" w:rsidRDefault="002E06A7" w:rsidP="002E06A7">
            <w:pPr>
              <w:pStyle w:val="EngHang"/>
            </w:pPr>
            <w:r>
              <w:t>Alleluia, Alleluia:</w:t>
            </w:r>
          </w:p>
          <w:p w14:paraId="327A34F4" w14:textId="77777777" w:rsidR="002E06A7" w:rsidRDefault="002E06A7" w:rsidP="002E06A7">
            <w:pPr>
              <w:pStyle w:val="EngHang"/>
            </w:pPr>
            <w:r>
              <w:t>Jesus Christ, the King of Glory,</w:t>
            </w:r>
          </w:p>
          <w:p w14:paraId="154E39A7" w14:textId="77777777" w:rsidR="002E06A7" w:rsidRDefault="002E06A7" w:rsidP="002E06A7">
            <w:pPr>
              <w:pStyle w:val="EngHangEnd"/>
            </w:pPr>
            <w:r>
              <w:t>Has risen from the dead.</w:t>
            </w:r>
          </w:p>
        </w:tc>
        <w:tc>
          <w:tcPr>
            <w:tcW w:w="288" w:type="dxa"/>
          </w:tcPr>
          <w:p w14:paraId="75067A4E" w14:textId="77777777" w:rsidR="002E06A7" w:rsidRDefault="002E06A7" w:rsidP="00EC2AEB"/>
        </w:tc>
        <w:tc>
          <w:tcPr>
            <w:tcW w:w="288" w:type="dxa"/>
          </w:tcPr>
          <w:p w14:paraId="148EFCD9" w14:textId="77777777" w:rsidR="002E06A7" w:rsidRDefault="002E06A7" w:rsidP="00EC2AEB">
            <w:pPr>
              <w:pStyle w:val="CopticCross"/>
            </w:pPr>
          </w:p>
        </w:tc>
        <w:tc>
          <w:tcPr>
            <w:tcW w:w="3960" w:type="dxa"/>
          </w:tcPr>
          <w:p w14:paraId="4C86C3B5" w14:textId="77777777" w:rsidR="002E06A7" w:rsidRDefault="002E06A7" w:rsidP="002E06A7">
            <w:pPr>
              <w:pStyle w:val="CopticVersemulti-line"/>
            </w:pPr>
            <w:r>
              <w:t>Ⲁⲗⲗⲏⲗⲟⲩⲓⲁ: ⲁⲗⲗⲏⲗⲟⲩⲓⲁ:</w:t>
            </w:r>
          </w:p>
          <w:p w14:paraId="690EDD67" w14:textId="77777777" w:rsidR="002E06A7" w:rsidRDefault="002E06A7" w:rsidP="002E06A7">
            <w:pPr>
              <w:pStyle w:val="CopticVersemulti-line"/>
            </w:pPr>
            <w:r>
              <w:t>ⲁⲗⲗⲏⲗⲟⲩⲓⲁ: ⲁⲗⲗⲏⲗⲟⲩⲓⲁ:</w:t>
            </w:r>
          </w:p>
          <w:p w14:paraId="7A50B2C6" w14:textId="77777777" w:rsidR="002E06A7" w:rsidRDefault="002E06A7" w:rsidP="002E06A7">
            <w:pPr>
              <w:pStyle w:val="CopticVersemulti-line"/>
            </w:pPr>
            <w:r>
              <w:t>Ⲓⲏ̄ⲥ̄ Ⲡⲭ̄ⲥ̄ ⲡ̀ⲟⲩⲣⲟ ⲛ̀ⲧⲉ ⲡ̀ⲱⲟⲩ:</w:t>
            </w:r>
          </w:p>
          <w:p w14:paraId="04E74786" w14:textId="77777777" w:rsidR="002E06A7" w:rsidRDefault="002E06A7" w:rsidP="002E06A7">
            <w:pPr>
              <w:pStyle w:val="CopticHangingVerse"/>
            </w:pPr>
            <w:r>
              <w:t>ⲁϥⲧⲟⲛϥ ⲉ̀ⲃⲟⲗ ϧⲉⲛ ⲛⲏⲉⲑⲙⲱⲟⲩⲧ.</w:t>
            </w:r>
          </w:p>
        </w:tc>
      </w:tr>
      <w:tr w:rsidR="002E06A7" w14:paraId="500FB3D7" w14:textId="77777777" w:rsidTr="00EC2AEB">
        <w:trPr>
          <w:cantSplit/>
          <w:jc w:val="center"/>
        </w:trPr>
        <w:tc>
          <w:tcPr>
            <w:tcW w:w="288" w:type="dxa"/>
          </w:tcPr>
          <w:p w14:paraId="67C99EE3" w14:textId="77777777" w:rsidR="002E06A7" w:rsidRDefault="002E06A7" w:rsidP="00EC2AEB">
            <w:pPr>
              <w:pStyle w:val="CopticCross"/>
            </w:pPr>
            <w:r w:rsidRPr="00FB5ACB">
              <w:t>¿</w:t>
            </w:r>
          </w:p>
        </w:tc>
        <w:tc>
          <w:tcPr>
            <w:tcW w:w="3960" w:type="dxa"/>
          </w:tcPr>
          <w:p w14:paraId="3CE162BA" w14:textId="77777777" w:rsidR="002E06A7" w:rsidRDefault="002E06A7" w:rsidP="002E06A7">
            <w:pPr>
              <w:pStyle w:val="EngHang"/>
            </w:pPr>
            <w:r>
              <w:t>This is He to Whom the glory is due,</w:t>
            </w:r>
          </w:p>
          <w:p w14:paraId="2D954181" w14:textId="77777777" w:rsidR="002E06A7" w:rsidRDefault="002E06A7" w:rsidP="002E06A7">
            <w:pPr>
              <w:pStyle w:val="EngHang"/>
            </w:pPr>
            <w:r>
              <w:t>With His Good Father,</w:t>
            </w:r>
          </w:p>
          <w:p w14:paraId="51FEB3B9" w14:textId="77777777" w:rsidR="002E06A7" w:rsidRDefault="002E06A7" w:rsidP="002E06A7">
            <w:pPr>
              <w:pStyle w:val="EngHang"/>
            </w:pPr>
            <w:r>
              <w:t>And the Holy Spirit,</w:t>
            </w:r>
          </w:p>
          <w:p w14:paraId="3341B373" w14:textId="77777777" w:rsidR="002E06A7" w:rsidRPr="006F6EC1" w:rsidRDefault="002E06A7" w:rsidP="002E06A7">
            <w:pPr>
              <w:pStyle w:val="EngHangEnd"/>
            </w:pPr>
            <w:r>
              <w:t>Now and forever.</w:t>
            </w:r>
          </w:p>
          <w:p w14:paraId="7A8E0430" w14:textId="77777777" w:rsidR="002E06A7" w:rsidRDefault="002E06A7" w:rsidP="002E06A7">
            <w:pPr>
              <w:pStyle w:val="EngHang"/>
            </w:pPr>
          </w:p>
        </w:tc>
        <w:tc>
          <w:tcPr>
            <w:tcW w:w="288" w:type="dxa"/>
          </w:tcPr>
          <w:p w14:paraId="3543953B" w14:textId="77777777" w:rsidR="002E06A7" w:rsidRDefault="002E06A7" w:rsidP="00EC2AEB"/>
        </w:tc>
        <w:tc>
          <w:tcPr>
            <w:tcW w:w="288" w:type="dxa"/>
          </w:tcPr>
          <w:p w14:paraId="7CC0D292" w14:textId="77777777" w:rsidR="002E06A7" w:rsidRDefault="002E06A7" w:rsidP="00EC2AEB">
            <w:pPr>
              <w:pStyle w:val="CopticCross"/>
            </w:pPr>
            <w:r w:rsidRPr="00FB5ACB">
              <w:t>¿</w:t>
            </w:r>
          </w:p>
        </w:tc>
        <w:tc>
          <w:tcPr>
            <w:tcW w:w="3960" w:type="dxa"/>
          </w:tcPr>
          <w:p w14:paraId="0C5B1896" w14:textId="77777777" w:rsidR="002E06A7" w:rsidRDefault="002E06A7" w:rsidP="002E06A7">
            <w:pPr>
              <w:pStyle w:val="CopticVersemulti-line"/>
            </w:pPr>
            <w:r>
              <w:t>Ⲫⲁⲓ ⲉ̀ⲣⲉ ⲡⲓⲱ̀ⲟⲩ ⲉⲣⲡ̀ⲣⲉⲡ̀ⲓ ⲛⲁϥ:</w:t>
            </w:r>
          </w:p>
          <w:p w14:paraId="1DCAFB8D" w14:textId="77777777" w:rsidR="002E06A7" w:rsidRDefault="002E06A7" w:rsidP="002E06A7">
            <w:pPr>
              <w:pStyle w:val="CopticVersemulti-line"/>
            </w:pPr>
            <w:r>
              <w:t>ⲛⲉⲙ Ⲡⲉϥⲓⲱⲧ ⲛ̀ⲁ̀ⲅⲁⲑⲟⲥ:</w:t>
            </w:r>
          </w:p>
          <w:p w14:paraId="0F210786" w14:textId="77777777" w:rsidR="002E06A7" w:rsidRDefault="002E06A7" w:rsidP="002E06A7">
            <w:pPr>
              <w:pStyle w:val="CopticVersemulti-line"/>
            </w:pPr>
            <w:r>
              <w:t>ⲛⲉⲙ Ⲡⲓⲡ̄ⲛ̄ⲁ̄ ⲉ̄ⲑ̄ⲩ̄:</w:t>
            </w:r>
          </w:p>
          <w:p w14:paraId="012A551C" w14:textId="77777777" w:rsidR="002E06A7" w:rsidRDefault="002E06A7" w:rsidP="002E06A7">
            <w:pPr>
              <w:pStyle w:val="CopticHangingVerse"/>
            </w:pPr>
            <w:r>
              <w:t>ⲓⲥϫⲉⲛ ϯⲛⲟⲩ ⲛⲉⲙ ϣⲁ ⲉ̀ⲛⲉϩ.</w:t>
            </w:r>
          </w:p>
        </w:tc>
      </w:tr>
    </w:tbl>
    <w:p w14:paraId="05732071" w14:textId="77777777" w:rsidR="002E06A7" w:rsidRPr="001E5E16" w:rsidRDefault="002E06A7" w:rsidP="002E06A7">
      <w:pPr>
        <w:pStyle w:val="Heading4"/>
      </w:pPr>
      <w:bookmarkStart w:id="1841" w:name="_Ref434478317"/>
      <w:r>
        <w:lastRenderedPageBreak/>
        <w:t>A</w:t>
      </w:r>
      <w:r w:rsidR="00E21EA3">
        <w:t>nother</w:t>
      </w:r>
      <w:r>
        <w:t xml:space="preserve"> Doxology</w:t>
      </w:r>
      <w:r w:rsidR="00E21EA3">
        <w:t xml:space="preserve"> for the Resurrection</w:t>
      </w:r>
      <w:bookmarkEnd w:id="184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2E06A7" w14:paraId="4F3EBACA" w14:textId="77777777" w:rsidTr="002E06A7">
        <w:trPr>
          <w:cantSplit/>
          <w:jc w:val="center"/>
        </w:trPr>
        <w:tc>
          <w:tcPr>
            <w:tcW w:w="288" w:type="dxa"/>
          </w:tcPr>
          <w:p w14:paraId="2CB04C1E" w14:textId="77777777" w:rsidR="002E06A7" w:rsidRDefault="002E06A7" w:rsidP="002E06A7">
            <w:pPr>
              <w:pStyle w:val="CopticCross"/>
            </w:pPr>
          </w:p>
        </w:tc>
        <w:tc>
          <w:tcPr>
            <w:tcW w:w="3960" w:type="dxa"/>
          </w:tcPr>
          <w:p w14:paraId="0264F62A" w14:textId="77777777" w:rsidR="002E06A7" w:rsidRDefault="002E06A7" w:rsidP="002E06A7">
            <w:pPr>
              <w:pStyle w:val="EngHang"/>
            </w:pPr>
            <w:r>
              <w:t>He who nourished Israel</w:t>
            </w:r>
          </w:p>
          <w:p w14:paraId="764465DF" w14:textId="77777777" w:rsidR="002E06A7" w:rsidRDefault="002E06A7" w:rsidP="002E06A7">
            <w:pPr>
              <w:pStyle w:val="EngHang"/>
            </w:pPr>
            <w:r>
              <w:t>In the wilderness for forty years,</w:t>
            </w:r>
          </w:p>
          <w:p w14:paraId="39051A32" w14:textId="77777777" w:rsidR="002E06A7" w:rsidRDefault="002E06A7" w:rsidP="002E06A7">
            <w:pPr>
              <w:pStyle w:val="EngHang"/>
            </w:pPr>
            <w:r>
              <w:t>Giving them Manna,</w:t>
            </w:r>
          </w:p>
          <w:p w14:paraId="13CAB63A" w14:textId="77777777" w:rsidR="002E06A7" w:rsidRPr="00B87131" w:rsidRDefault="002E06A7" w:rsidP="002E06A7">
            <w:pPr>
              <w:pStyle w:val="EngHangEnd"/>
            </w:pPr>
            <w:r>
              <w:t>The bread of angels to eat,</w:t>
            </w:r>
          </w:p>
        </w:tc>
        <w:tc>
          <w:tcPr>
            <w:tcW w:w="288" w:type="dxa"/>
          </w:tcPr>
          <w:p w14:paraId="62BD7C2D" w14:textId="77777777" w:rsidR="002E06A7" w:rsidRDefault="002E06A7" w:rsidP="002E06A7"/>
        </w:tc>
        <w:tc>
          <w:tcPr>
            <w:tcW w:w="288" w:type="dxa"/>
          </w:tcPr>
          <w:p w14:paraId="1A51B187" w14:textId="77777777" w:rsidR="002E06A7" w:rsidRDefault="002E06A7" w:rsidP="002E06A7">
            <w:pPr>
              <w:pStyle w:val="CopticCross"/>
            </w:pPr>
          </w:p>
        </w:tc>
        <w:tc>
          <w:tcPr>
            <w:tcW w:w="3960" w:type="dxa"/>
          </w:tcPr>
          <w:p w14:paraId="4B144017" w14:textId="77777777" w:rsidR="002E06A7" w:rsidRDefault="002E06A7" w:rsidP="002E06A7">
            <w:pPr>
              <w:pStyle w:val="CopticVersemulti-line"/>
            </w:pPr>
            <w:r>
              <w:t>Ⲫⲏⲉ̀ⲧⲁϥϣⲁⲛⲁϣ ⲙ̀ⲡⲒⲥⲣⲁⲏ̀ⲗ:</w:t>
            </w:r>
          </w:p>
          <w:p w14:paraId="62EB8719" w14:textId="77777777" w:rsidR="002E06A7" w:rsidRDefault="002E06A7" w:rsidP="002E06A7">
            <w:pPr>
              <w:pStyle w:val="CopticVersemulti-line"/>
            </w:pPr>
            <w:r>
              <w:t>ⲛ̀ϩ̀ⲙⲉ ⲛ̀ⲣⲟⲙⲡⲓ ϩⲓ ⲡ̀ϣⲁϥⲉ:</w:t>
            </w:r>
          </w:p>
          <w:p w14:paraId="00AAB4A2" w14:textId="77777777" w:rsidR="002E06A7" w:rsidRDefault="002E06A7" w:rsidP="002E06A7">
            <w:pPr>
              <w:pStyle w:val="CopticVersemulti-line"/>
            </w:pPr>
            <w:r>
              <w:t>ⲁϥϯ ⲙ̀ⲡⲓⲙⲁⲛⲛⲁ ⲛⲱⲟ̀ⲩ ⲉ̀ⲟ̀ⲩⲟ̀ⲙⲁϥ:</w:t>
            </w:r>
          </w:p>
          <w:p w14:paraId="2FE06991" w14:textId="77777777" w:rsidR="002E06A7" w:rsidRPr="00C35319" w:rsidRDefault="002E06A7" w:rsidP="002E06A7">
            <w:pPr>
              <w:pStyle w:val="CopticVersemulti-line"/>
            </w:pPr>
            <w:r>
              <w:t>ⲡ̀ⲱ̀ⲓⲕ ⲛ̀ⲧⲉ ⲛⲓⲁ̀ⲅⲅⲉⲗⲟⲥ.</w:t>
            </w:r>
          </w:p>
        </w:tc>
      </w:tr>
      <w:tr w:rsidR="002E06A7" w14:paraId="50B0493D" w14:textId="77777777" w:rsidTr="002E06A7">
        <w:trPr>
          <w:cantSplit/>
          <w:jc w:val="center"/>
        </w:trPr>
        <w:tc>
          <w:tcPr>
            <w:tcW w:w="288" w:type="dxa"/>
          </w:tcPr>
          <w:p w14:paraId="3490B7EE" w14:textId="77777777" w:rsidR="002E06A7" w:rsidRDefault="002E06A7" w:rsidP="002E06A7">
            <w:pPr>
              <w:pStyle w:val="CopticCross"/>
            </w:pPr>
            <w:r w:rsidRPr="00FB5ACB">
              <w:t>¿</w:t>
            </w:r>
          </w:p>
        </w:tc>
        <w:tc>
          <w:tcPr>
            <w:tcW w:w="3960" w:type="dxa"/>
          </w:tcPr>
          <w:p w14:paraId="2EECEDD8" w14:textId="77777777" w:rsidR="002E06A7" w:rsidRDefault="002E06A7" w:rsidP="002E06A7">
            <w:pPr>
              <w:pStyle w:val="EngHang"/>
            </w:pPr>
            <w:r>
              <w:t>Was given bitter vinegar</w:t>
            </w:r>
          </w:p>
          <w:p w14:paraId="526D3CC7" w14:textId="77777777" w:rsidR="002E06A7" w:rsidRDefault="002E06A7" w:rsidP="002E06A7">
            <w:pPr>
              <w:pStyle w:val="EngHang"/>
            </w:pPr>
            <w:r>
              <w:t>Instead of Manna,</w:t>
            </w:r>
          </w:p>
          <w:p w14:paraId="43C178CE" w14:textId="77777777" w:rsidR="002E06A7" w:rsidRDefault="002E06A7" w:rsidP="002E06A7">
            <w:pPr>
              <w:pStyle w:val="EngHang"/>
            </w:pPr>
            <w:r>
              <w:t>A crown of thorns was placed on His head</w:t>
            </w:r>
          </w:p>
          <w:p w14:paraId="704460DB" w14:textId="77777777" w:rsidR="002E06A7" w:rsidRDefault="002E06A7" w:rsidP="002E06A7">
            <w:pPr>
              <w:pStyle w:val="EngHangEnd"/>
            </w:pPr>
            <w:r>
              <w:t>Instead of good things.</w:t>
            </w:r>
          </w:p>
        </w:tc>
        <w:tc>
          <w:tcPr>
            <w:tcW w:w="288" w:type="dxa"/>
          </w:tcPr>
          <w:p w14:paraId="0A44B297" w14:textId="77777777" w:rsidR="002E06A7" w:rsidRDefault="002E06A7" w:rsidP="002E06A7"/>
        </w:tc>
        <w:tc>
          <w:tcPr>
            <w:tcW w:w="288" w:type="dxa"/>
          </w:tcPr>
          <w:p w14:paraId="0883F63E" w14:textId="77777777" w:rsidR="002E06A7" w:rsidRDefault="002E06A7" w:rsidP="002E06A7">
            <w:pPr>
              <w:pStyle w:val="CopticCross"/>
            </w:pPr>
            <w:r w:rsidRPr="00FB5ACB">
              <w:t>¿</w:t>
            </w:r>
          </w:p>
        </w:tc>
        <w:tc>
          <w:tcPr>
            <w:tcW w:w="3960" w:type="dxa"/>
          </w:tcPr>
          <w:p w14:paraId="498A6285" w14:textId="77777777" w:rsidR="002E06A7" w:rsidRDefault="002E06A7" w:rsidP="002E06A7">
            <w:pPr>
              <w:pStyle w:val="CopticVersemulti-line"/>
            </w:pPr>
            <w:r>
              <w:t>Ⲛⲧ̀ϣⲉⲃⲓⲱ ⲅⲁⲣ ⲙ̀ⲡⲓⲙⲁⲛⲛⲁ:</w:t>
            </w:r>
          </w:p>
          <w:p w14:paraId="5CF2526B" w14:textId="77777777" w:rsidR="002E06A7" w:rsidRDefault="002E06A7" w:rsidP="002E06A7">
            <w:pPr>
              <w:pStyle w:val="CopticVersemulti-line"/>
            </w:pPr>
            <w:r>
              <w:t>ⲁⲩϯ ⲛ̀ⲟ̀ⲩϩⲉⲙϫ ⲉϥⲉ̀ⲛϣⲁϣⲓ ⲛⲁϥ:</w:t>
            </w:r>
          </w:p>
          <w:p w14:paraId="5750C55C" w14:textId="77777777" w:rsidR="002E06A7" w:rsidRDefault="002E06A7" w:rsidP="002E06A7">
            <w:pPr>
              <w:pStyle w:val="CopticHangingVerse"/>
            </w:pPr>
            <w:r>
              <w:t>ⲛ̀ⲧ̀ϣⲉⲃⲓⲱ ⲛ̀ⲛⲓⲁ̀ⲅⲁⲑⲟⲛ:ⲁⲩϯⲭ̀ⲗⲟⲙ ⲛ̀ⲥⲟⲩⲣⲓ ⲉ̀ϫⲱϥ.</w:t>
            </w:r>
          </w:p>
        </w:tc>
      </w:tr>
      <w:tr w:rsidR="002E06A7" w14:paraId="381FA65E" w14:textId="77777777" w:rsidTr="002E06A7">
        <w:trPr>
          <w:cantSplit/>
          <w:jc w:val="center"/>
        </w:trPr>
        <w:tc>
          <w:tcPr>
            <w:tcW w:w="288" w:type="dxa"/>
          </w:tcPr>
          <w:p w14:paraId="15F69BCE" w14:textId="77777777" w:rsidR="002E06A7" w:rsidRDefault="002E06A7" w:rsidP="002E06A7">
            <w:pPr>
              <w:pStyle w:val="CopticCross"/>
            </w:pPr>
          </w:p>
        </w:tc>
        <w:tc>
          <w:tcPr>
            <w:tcW w:w="3960" w:type="dxa"/>
          </w:tcPr>
          <w:p w14:paraId="30C3DDDE" w14:textId="77777777" w:rsidR="002E06A7" w:rsidRDefault="002E06A7" w:rsidP="002E06A7">
            <w:pPr>
              <w:pStyle w:val="EngHang"/>
            </w:pPr>
            <w:r>
              <w:t>They prepared Him and placed Him in a tomb</w:t>
            </w:r>
          </w:p>
          <w:p w14:paraId="652351AE" w14:textId="77777777" w:rsidR="002E06A7" w:rsidRDefault="002E06A7" w:rsidP="002E06A7">
            <w:pPr>
              <w:pStyle w:val="EngHang"/>
            </w:pPr>
            <w:r>
              <w:t>Outside of the city,</w:t>
            </w:r>
          </w:p>
          <w:p w14:paraId="17017DB8" w14:textId="77777777" w:rsidR="002E06A7" w:rsidRDefault="002E06A7" w:rsidP="002E06A7">
            <w:pPr>
              <w:pStyle w:val="EngHang"/>
            </w:pPr>
            <w:r>
              <w:t>Saying, foolishly,</w:t>
            </w:r>
          </w:p>
          <w:p w14:paraId="2F40B8D6" w14:textId="77777777" w:rsidR="002E06A7" w:rsidRDefault="002E06A7" w:rsidP="002E06A7">
            <w:pPr>
              <w:pStyle w:val="EngHangEnd"/>
            </w:pPr>
            <w:r>
              <w:t>“He cannot rise again.”</w:t>
            </w:r>
          </w:p>
        </w:tc>
        <w:tc>
          <w:tcPr>
            <w:tcW w:w="288" w:type="dxa"/>
          </w:tcPr>
          <w:p w14:paraId="60FFBE09" w14:textId="77777777" w:rsidR="002E06A7" w:rsidRDefault="002E06A7" w:rsidP="002E06A7"/>
        </w:tc>
        <w:tc>
          <w:tcPr>
            <w:tcW w:w="288" w:type="dxa"/>
          </w:tcPr>
          <w:p w14:paraId="4E2A465F" w14:textId="77777777" w:rsidR="002E06A7" w:rsidRDefault="002E06A7" w:rsidP="002E06A7">
            <w:pPr>
              <w:pStyle w:val="CopticCross"/>
            </w:pPr>
          </w:p>
        </w:tc>
        <w:tc>
          <w:tcPr>
            <w:tcW w:w="3960" w:type="dxa"/>
          </w:tcPr>
          <w:p w14:paraId="46DA81F4" w14:textId="77777777" w:rsidR="002E06A7" w:rsidRDefault="002E06A7" w:rsidP="002E06A7">
            <w:pPr>
              <w:pStyle w:val="CopticVersemulti-line"/>
            </w:pPr>
            <w:r>
              <w:t>Ⲁⲩⲕⲟⲥϥ ⲁⲩⲭⲁϥ ϧⲉⲛ ⲡⲓⲙ̀ϩⲁⲩ:</w:t>
            </w:r>
          </w:p>
          <w:p w14:paraId="47B84681" w14:textId="77777777" w:rsidR="002E06A7" w:rsidRDefault="002E06A7" w:rsidP="002E06A7">
            <w:pPr>
              <w:pStyle w:val="CopticVersemulti-line"/>
            </w:pPr>
            <w:r>
              <w:t>ⲫⲏⲉ̀ⲧⲭⲏ ⲥⲁⲃⲟⲗ ⲛ̀ϯⲃⲁⲕⲓ:</w:t>
            </w:r>
          </w:p>
          <w:p w14:paraId="0375AD0A" w14:textId="77777777" w:rsidR="002E06A7" w:rsidRDefault="002E06A7" w:rsidP="002E06A7">
            <w:pPr>
              <w:pStyle w:val="CopticVersemulti-line"/>
            </w:pPr>
            <w:r>
              <w:t>ⲉ̀ⲧⲁⲩϫⲟⲥ ϧⲉⲛ ⲧⲟⲩⲙⲉⲧⲁ̀ⲧϩⲏⲧ:</w:t>
            </w:r>
          </w:p>
          <w:p w14:paraId="547C1ADE" w14:textId="77777777" w:rsidR="002E06A7" w:rsidRDefault="002E06A7" w:rsidP="002E06A7">
            <w:pPr>
              <w:pStyle w:val="CopticHangingVerse"/>
            </w:pPr>
            <w:r>
              <w:t>ϫⲉ ⲫⲁⲓ ϣ̀ⲛⲁⲧⲱⲛϥ ⲁⲛ ϫⲉ.</w:t>
            </w:r>
          </w:p>
        </w:tc>
      </w:tr>
      <w:tr w:rsidR="002E06A7" w14:paraId="77163AAD" w14:textId="77777777" w:rsidTr="002E06A7">
        <w:trPr>
          <w:cantSplit/>
          <w:jc w:val="center"/>
        </w:trPr>
        <w:tc>
          <w:tcPr>
            <w:tcW w:w="288" w:type="dxa"/>
          </w:tcPr>
          <w:p w14:paraId="313E3752" w14:textId="77777777" w:rsidR="002E06A7" w:rsidRDefault="002E06A7" w:rsidP="002E06A7">
            <w:pPr>
              <w:pStyle w:val="CopticCross"/>
            </w:pPr>
            <w:r w:rsidRPr="00FB5ACB">
              <w:t>¿</w:t>
            </w:r>
          </w:p>
        </w:tc>
        <w:tc>
          <w:tcPr>
            <w:tcW w:w="3960" w:type="dxa"/>
          </w:tcPr>
          <w:p w14:paraId="3ADD1018" w14:textId="77777777" w:rsidR="002E06A7" w:rsidRDefault="002E06A7" w:rsidP="002E06A7">
            <w:pPr>
              <w:pStyle w:val="EngHang"/>
            </w:pPr>
            <w:r>
              <w:t>Early on the first day of the week,</w:t>
            </w:r>
          </w:p>
          <w:p w14:paraId="4DBF3140" w14:textId="77777777" w:rsidR="002E06A7" w:rsidRDefault="002E06A7" w:rsidP="002E06A7">
            <w:pPr>
              <w:pStyle w:val="EngHang"/>
            </w:pPr>
            <w:r>
              <w:t>Christ arose from the dead,</w:t>
            </w:r>
          </w:p>
          <w:p w14:paraId="3AD1377F" w14:textId="77777777" w:rsidR="002E06A7" w:rsidRDefault="002E06A7" w:rsidP="002E06A7">
            <w:pPr>
              <w:pStyle w:val="EngHang"/>
            </w:pPr>
            <w:r>
              <w:t>Turning back His enemies</w:t>
            </w:r>
          </w:p>
          <w:p w14:paraId="074AD569" w14:textId="77777777" w:rsidR="002E06A7" w:rsidRDefault="002E06A7" w:rsidP="002E06A7">
            <w:pPr>
              <w:pStyle w:val="EngHangEnd"/>
            </w:pPr>
            <w:r>
              <w:t>And eternally shaming them.</w:t>
            </w:r>
          </w:p>
        </w:tc>
        <w:tc>
          <w:tcPr>
            <w:tcW w:w="288" w:type="dxa"/>
          </w:tcPr>
          <w:p w14:paraId="5CE9E18D" w14:textId="77777777" w:rsidR="002E06A7" w:rsidRDefault="002E06A7" w:rsidP="002E06A7"/>
        </w:tc>
        <w:tc>
          <w:tcPr>
            <w:tcW w:w="288" w:type="dxa"/>
          </w:tcPr>
          <w:p w14:paraId="137ED835" w14:textId="77777777" w:rsidR="002E06A7" w:rsidRDefault="002E06A7" w:rsidP="002E06A7">
            <w:pPr>
              <w:pStyle w:val="CopticCross"/>
            </w:pPr>
            <w:r w:rsidRPr="00FB5ACB">
              <w:t>¿</w:t>
            </w:r>
          </w:p>
        </w:tc>
        <w:tc>
          <w:tcPr>
            <w:tcW w:w="3960" w:type="dxa"/>
          </w:tcPr>
          <w:p w14:paraId="04393802" w14:textId="77777777" w:rsidR="002E06A7" w:rsidRDefault="002E06A7" w:rsidP="002E06A7">
            <w:pPr>
              <w:pStyle w:val="CopticVersemulti-line"/>
            </w:pPr>
            <w:r>
              <w:t>Ϣⲱⲣⲡ ⲙ̀ⲫ̀ⲟ̀ⲩⲁⲓ ⲛ̀ⲧⲉ ⲛⲓⲥⲁⲃⲃⲁⲧⲟⲛ:</w:t>
            </w:r>
          </w:p>
          <w:p w14:paraId="22265488" w14:textId="77777777" w:rsidR="002E06A7" w:rsidRDefault="002E06A7" w:rsidP="002E06A7">
            <w:pPr>
              <w:pStyle w:val="CopticVersemulti-line"/>
            </w:pPr>
            <w:r>
              <w:t>ⲁ̀Ⲡⲭ̄ⲥ̄ ⲧⲱⲛϥ ⲉ̀ⲃⲟⲗϧⲉⲛ ⲛⲏⲉ̀ⲑⲙⲱⲟ̀ⲩⲧ:</w:t>
            </w:r>
          </w:p>
          <w:p w14:paraId="3385BAE7" w14:textId="77777777" w:rsidR="002E06A7" w:rsidRDefault="002E06A7" w:rsidP="002E06A7">
            <w:pPr>
              <w:pStyle w:val="CopticVersemulti-line"/>
            </w:pPr>
            <w:r>
              <w:t>ⲁϥⲧⲁⲥⲑⲟ ⲛ̀ⲛⲉϥϫⲁϫⲓ ⲉ̀ⲫⲁϩⲟⲩ:</w:t>
            </w:r>
          </w:p>
          <w:p w14:paraId="2C5FED10" w14:textId="77777777" w:rsidR="002E06A7" w:rsidRDefault="002E06A7" w:rsidP="002E06A7">
            <w:pPr>
              <w:pStyle w:val="CopticHangingVerse"/>
            </w:pPr>
            <w:r>
              <w:t>ⲁϥϯ ⲛ̀ⲱⲟ̀ⲩⲛ̀ⲟ̀ⲩϣ̀ⲫⲓⲧ ϣⲁ ⲛ̀ⲉ̀ⲛⲉϩ.</w:t>
            </w:r>
          </w:p>
        </w:tc>
      </w:tr>
      <w:tr w:rsidR="002E06A7" w14:paraId="048D5D19" w14:textId="77777777" w:rsidTr="002E06A7">
        <w:trPr>
          <w:cantSplit/>
          <w:jc w:val="center"/>
        </w:trPr>
        <w:tc>
          <w:tcPr>
            <w:tcW w:w="288" w:type="dxa"/>
          </w:tcPr>
          <w:p w14:paraId="2AD60412" w14:textId="77777777" w:rsidR="002E06A7" w:rsidRDefault="002E06A7" w:rsidP="002E06A7">
            <w:pPr>
              <w:pStyle w:val="CopticCross"/>
            </w:pPr>
          </w:p>
        </w:tc>
        <w:tc>
          <w:tcPr>
            <w:tcW w:w="3960" w:type="dxa"/>
          </w:tcPr>
          <w:p w14:paraId="6F66FEE0" w14:textId="77777777" w:rsidR="002E06A7" w:rsidRDefault="002E06A7" w:rsidP="002E06A7">
            <w:pPr>
              <w:pStyle w:val="EngHang"/>
            </w:pPr>
            <w:r>
              <w:t>Therefore we sing</w:t>
            </w:r>
          </w:p>
          <w:p w14:paraId="5D4CDD7F" w14:textId="77777777" w:rsidR="002E06A7" w:rsidRDefault="002E06A7" w:rsidP="002E06A7">
            <w:pPr>
              <w:pStyle w:val="EngHang"/>
            </w:pPr>
            <w:r>
              <w:t xml:space="preserve">With David the </w:t>
            </w:r>
            <w:r w:rsidR="00B15BD5">
              <w:t>Psalmist</w:t>
            </w:r>
            <w:r>
              <w:t>,</w:t>
            </w:r>
          </w:p>
          <w:p w14:paraId="68DA305E" w14:textId="77777777" w:rsidR="002E06A7" w:rsidRDefault="002E06A7" w:rsidP="002E06A7">
            <w:pPr>
              <w:pStyle w:val="EngHang"/>
            </w:pPr>
            <w:r>
              <w:t>“God arose</w:t>
            </w:r>
          </w:p>
          <w:p w14:paraId="157E812F" w14:textId="77777777" w:rsidR="002E06A7" w:rsidRPr="00074078" w:rsidRDefault="002E06A7" w:rsidP="002E06A7">
            <w:pPr>
              <w:pStyle w:val="EngHangEnd"/>
            </w:pPr>
            <w:r>
              <w:t>As a man out of sleep”.</w:t>
            </w:r>
          </w:p>
        </w:tc>
        <w:tc>
          <w:tcPr>
            <w:tcW w:w="288" w:type="dxa"/>
          </w:tcPr>
          <w:p w14:paraId="312EA54B" w14:textId="77777777" w:rsidR="002E06A7" w:rsidRDefault="002E06A7" w:rsidP="002E06A7"/>
        </w:tc>
        <w:tc>
          <w:tcPr>
            <w:tcW w:w="288" w:type="dxa"/>
          </w:tcPr>
          <w:p w14:paraId="6587F115" w14:textId="77777777" w:rsidR="002E06A7" w:rsidRDefault="002E06A7" w:rsidP="002E06A7">
            <w:pPr>
              <w:pStyle w:val="CopticCross"/>
            </w:pPr>
          </w:p>
        </w:tc>
        <w:tc>
          <w:tcPr>
            <w:tcW w:w="3960" w:type="dxa"/>
          </w:tcPr>
          <w:p w14:paraId="2B388D5E" w14:textId="77777777" w:rsidR="002E06A7" w:rsidRDefault="002E06A7" w:rsidP="002E06A7">
            <w:pPr>
              <w:pStyle w:val="CopticVersemulti-line"/>
            </w:pPr>
            <w:r>
              <w:t>Ⲉⲑⲃⲉ ⲫⲁⲓ ⲧⲉⲛⲉ̀ⲣⲭⲟⲣⲉⲩⲓⲛ:</w:t>
            </w:r>
          </w:p>
          <w:p w14:paraId="339427B7" w14:textId="77777777" w:rsidR="002E06A7" w:rsidRDefault="002E06A7" w:rsidP="002E06A7">
            <w:pPr>
              <w:pStyle w:val="CopticVersemulti-line"/>
            </w:pPr>
            <w:r>
              <w:t>ⲛⲉⲙ ⲡⲓϩⲩⲙⲛⲟⲇⲟⲥ Ⲇⲁϣⲓⲇ:</w:t>
            </w:r>
          </w:p>
          <w:p w14:paraId="55C465C8" w14:textId="77777777" w:rsidR="002E06A7" w:rsidRDefault="002E06A7" w:rsidP="002E06A7">
            <w:pPr>
              <w:pStyle w:val="CopticVersemulti-line"/>
            </w:pPr>
            <w:r>
              <w:t>ϫⲉ ⲁϥⲧⲱⲛϥ ⲛ̀ϫⲉ Ⲫϯ:</w:t>
            </w:r>
          </w:p>
          <w:p w14:paraId="6A817C60" w14:textId="77777777" w:rsidR="002E06A7" w:rsidRDefault="002E06A7" w:rsidP="002E06A7">
            <w:pPr>
              <w:pStyle w:val="CopticHangingVerse"/>
            </w:pPr>
            <w:r>
              <w:t>ⲙ̀ⲫ̀ⲣⲏϯ ⲙ̀ⲫⲏⲉ̀ⲧⲉⲛⲕⲟⲧ.</w:t>
            </w:r>
          </w:p>
        </w:tc>
      </w:tr>
      <w:tr w:rsidR="002E06A7" w14:paraId="76904E6D" w14:textId="77777777" w:rsidTr="002E06A7">
        <w:trPr>
          <w:cantSplit/>
          <w:jc w:val="center"/>
        </w:trPr>
        <w:tc>
          <w:tcPr>
            <w:tcW w:w="288" w:type="dxa"/>
          </w:tcPr>
          <w:p w14:paraId="3E3942FA" w14:textId="77777777" w:rsidR="002E06A7" w:rsidRDefault="002E06A7" w:rsidP="002E06A7">
            <w:pPr>
              <w:pStyle w:val="CopticCross"/>
            </w:pPr>
            <w:r w:rsidRPr="00FB5ACB">
              <w:t>¿</w:t>
            </w:r>
          </w:p>
        </w:tc>
        <w:tc>
          <w:tcPr>
            <w:tcW w:w="3960" w:type="dxa"/>
          </w:tcPr>
          <w:p w14:paraId="35CB41D2" w14:textId="77777777" w:rsidR="002E06A7" w:rsidRDefault="002E06A7" w:rsidP="002E06A7">
            <w:pPr>
              <w:pStyle w:val="EngHang"/>
            </w:pPr>
            <w:r>
              <w:t>Alleluia, Alleluia,</w:t>
            </w:r>
          </w:p>
          <w:p w14:paraId="51A8D653" w14:textId="77777777" w:rsidR="002E06A7" w:rsidRDefault="002E06A7" w:rsidP="002E06A7">
            <w:pPr>
              <w:pStyle w:val="EngHang"/>
            </w:pPr>
            <w:r>
              <w:t>Alleluia, Alleluia,</w:t>
            </w:r>
          </w:p>
          <w:p w14:paraId="55332177" w14:textId="77777777" w:rsidR="002E06A7" w:rsidRDefault="002E06A7" w:rsidP="002E06A7">
            <w:pPr>
              <w:pStyle w:val="EngHang"/>
            </w:pPr>
            <w:r>
              <w:t>Jesus Christ the King of glory,</w:t>
            </w:r>
          </w:p>
          <w:p w14:paraId="2597C0FA" w14:textId="77777777" w:rsidR="002E06A7" w:rsidRDefault="002E06A7" w:rsidP="002E06A7">
            <w:pPr>
              <w:pStyle w:val="EngHangEnd"/>
            </w:pPr>
            <w:r>
              <w:t>Has risen from the dead.</w:t>
            </w:r>
          </w:p>
        </w:tc>
        <w:tc>
          <w:tcPr>
            <w:tcW w:w="288" w:type="dxa"/>
          </w:tcPr>
          <w:p w14:paraId="49D2FC21" w14:textId="77777777" w:rsidR="002E06A7" w:rsidRDefault="002E06A7" w:rsidP="002E06A7"/>
        </w:tc>
        <w:tc>
          <w:tcPr>
            <w:tcW w:w="288" w:type="dxa"/>
          </w:tcPr>
          <w:p w14:paraId="3E1F5881" w14:textId="77777777" w:rsidR="002E06A7" w:rsidRDefault="002E06A7" w:rsidP="002E06A7">
            <w:pPr>
              <w:pStyle w:val="CopticCross"/>
            </w:pPr>
            <w:r w:rsidRPr="00FB5ACB">
              <w:t>¿</w:t>
            </w:r>
          </w:p>
        </w:tc>
        <w:tc>
          <w:tcPr>
            <w:tcW w:w="3960" w:type="dxa"/>
          </w:tcPr>
          <w:p w14:paraId="53931086" w14:textId="77777777" w:rsidR="002E06A7" w:rsidRDefault="002E06A7" w:rsidP="002E06A7">
            <w:pPr>
              <w:pStyle w:val="CopticVersemulti-line"/>
            </w:pPr>
            <w:r>
              <w:t>Ⲁⲗⲗⲏⲗⲟⲩⲓⲁ: ⲁⲗⲗⲏⲗⲟⲩⲓⲁ:</w:t>
            </w:r>
          </w:p>
          <w:p w14:paraId="4BEDBF58" w14:textId="77777777" w:rsidR="002E06A7" w:rsidRDefault="002E06A7" w:rsidP="002E06A7">
            <w:pPr>
              <w:pStyle w:val="CopticVersemulti-line"/>
            </w:pPr>
            <w:r>
              <w:t>ⲁⲗⲗⲏⲗⲟⲩⲓⲁ: ⲁⲗⲗⲏⲗⲟⲩⲓⲁ.</w:t>
            </w:r>
          </w:p>
          <w:p w14:paraId="7AD26490" w14:textId="77777777" w:rsidR="002E06A7" w:rsidRDefault="002E06A7" w:rsidP="002E06A7">
            <w:pPr>
              <w:pStyle w:val="CopticVersemulti-line"/>
            </w:pPr>
            <w:r>
              <w:t>Ⲓⲏ̄ⲥ̄ Ⲡⲭ̄ⲥ̄ ⲡ̀ⲟⲩⲣⲟ ⲛ̀ⲧⲉ ⲡ̀ⲱⲟⲩ:</w:t>
            </w:r>
          </w:p>
          <w:p w14:paraId="7468E118" w14:textId="77777777" w:rsidR="002E06A7" w:rsidRDefault="002E06A7" w:rsidP="00B15BD5">
            <w:pPr>
              <w:pStyle w:val="CopticHangingVerse"/>
            </w:pPr>
            <w:r>
              <w:t>ⲁϥⲧⲟⲛϥ ⲉ̀ⲃⲟ ϧⲉⲛ ⲛⲏⲉⲑⲙⲱⲟⲩⲧ.</w:t>
            </w:r>
          </w:p>
        </w:tc>
      </w:tr>
    </w:tbl>
    <w:p w14:paraId="191D9D6B" w14:textId="77777777" w:rsidR="002E06A7" w:rsidRPr="001E5E16" w:rsidRDefault="002E06A7" w:rsidP="002E06A7">
      <w:pPr>
        <w:pStyle w:val="Heading4"/>
      </w:pPr>
      <w:bookmarkStart w:id="1842" w:name="_Ref434478347"/>
      <w:r>
        <w:lastRenderedPageBreak/>
        <w:t>A Doxology for Archangel Michael</w:t>
      </w:r>
      <w:r w:rsidR="00E21EA3">
        <w:t xml:space="preserve"> for the Resurrection</w:t>
      </w:r>
      <w:bookmarkEnd w:id="184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B15BD5" w14:paraId="4B6C335D" w14:textId="77777777" w:rsidTr="002E06A7">
        <w:trPr>
          <w:cantSplit/>
          <w:jc w:val="center"/>
        </w:trPr>
        <w:tc>
          <w:tcPr>
            <w:tcW w:w="288" w:type="dxa"/>
          </w:tcPr>
          <w:p w14:paraId="202CC20D" w14:textId="77777777" w:rsidR="00B15BD5" w:rsidRDefault="00B15BD5" w:rsidP="002E06A7">
            <w:pPr>
              <w:pStyle w:val="CopticCross"/>
            </w:pPr>
          </w:p>
        </w:tc>
        <w:tc>
          <w:tcPr>
            <w:tcW w:w="3960" w:type="dxa"/>
          </w:tcPr>
          <w:p w14:paraId="701D3EB1" w14:textId="77777777" w:rsidR="00B15BD5" w:rsidRDefault="00B15BD5" w:rsidP="00B15BD5">
            <w:pPr>
              <w:pStyle w:val="EngHang"/>
            </w:pPr>
            <w:r>
              <w:t>At the Resurrection of Christ,</w:t>
            </w:r>
          </w:p>
          <w:p w14:paraId="2CFB0191" w14:textId="77777777" w:rsidR="00B15BD5" w:rsidRDefault="00B15BD5" w:rsidP="00B15BD5">
            <w:pPr>
              <w:pStyle w:val="EngHang"/>
            </w:pPr>
            <w:r>
              <w:t>The women came and sought Him earnestly,</w:t>
            </w:r>
          </w:p>
          <w:p w14:paraId="3477D57E" w14:textId="77777777" w:rsidR="00B15BD5" w:rsidRDefault="00B15BD5" w:rsidP="00B15BD5">
            <w:pPr>
              <w:pStyle w:val="EngHang"/>
            </w:pPr>
            <w:r>
              <w:t>Carrying fragrant oil.</w:t>
            </w:r>
          </w:p>
          <w:p w14:paraId="744616FD" w14:textId="77777777" w:rsidR="00B15BD5" w:rsidRPr="00B87131" w:rsidRDefault="00B15BD5" w:rsidP="00B15BD5">
            <w:pPr>
              <w:pStyle w:val="EngHangEnd"/>
            </w:pPr>
            <w:r>
              <w:t xml:space="preserve">Michael appeared to them. </w:t>
            </w:r>
          </w:p>
        </w:tc>
        <w:tc>
          <w:tcPr>
            <w:tcW w:w="288" w:type="dxa"/>
          </w:tcPr>
          <w:p w14:paraId="3FECEE68" w14:textId="77777777" w:rsidR="00B15BD5" w:rsidRDefault="00B15BD5" w:rsidP="002E06A7"/>
        </w:tc>
        <w:tc>
          <w:tcPr>
            <w:tcW w:w="288" w:type="dxa"/>
          </w:tcPr>
          <w:p w14:paraId="7F82E76A" w14:textId="77777777" w:rsidR="00B15BD5" w:rsidRDefault="00B15BD5" w:rsidP="002E06A7">
            <w:pPr>
              <w:pStyle w:val="CopticCross"/>
            </w:pPr>
          </w:p>
        </w:tc>
        <w:tc>
          <w:tcPr>
            <w:tcW w:w="3960" w:type="dxa"/>
          </w:tcPr>
          <w:p w14:paraId="5BF4D354" w14:textId="77777777" w:rsidR="00B15BD5" w:rsidRDefault="00B15BD5" w:rsidP="00B15BD5">
            <w:pPr>
              <w:pStyle w:val="CopticVersemulti-line"/>
            </w:pPr>
            <w:r>
              <w:t>Ⲥⲁⲧ̀ⲁⲛⲁⲥⲧⲁⲥⲓⲥ ⲛ̀ⲧⲉ Ⲡⲭ̄ⲥ̄:</w:t>
            </w:r>
          </w:p>
          <w:p w14:paraId="5A5C273D" w14:textId="77777777" w:rsidR="00B15BD5" w:rsidRDefault="00B15BD5" w:rsidP="00B15BD5">
            <w:pPr>
              <w:pStyle w:val="CopticVersemulti-line"/>
            </w:pPr>
            <w:r>
              <w:t>ⲛ̀ϫⲉ ⲛⲓϩⲓⲟ̀ⲙⲓ ⲙ̀ϥⲁⲓⲥⲟϫⲉⲛ:</w:t>
            </w:r>
          </w:p>
          <w:p w14:paraId="1C5A3451" w14:textId="77777777" w:rsidR="00B15BD5" w:rsidRDefault="00B15BD5" w:rsidP="00B15BD5">
            <w:pPr>
              <w:pStyle w:val="CopticVersemulti-line"/>
            </w:pPr>
            <w:r>
              <w:t>ⲁⲩⲓ̀ ⲁⲩⲕⲱϯ ϧⲉⲛ ⲟⲩⲥ̀ⲡⲟⲩⲇⲏ:</w:t>
            </w:r>
          </w:p>
          <w:p w14:paraId="4B95C325" w14:textId="77777777" w:rsidR="00B15BD5" w:rsidRPr="00C35319" w:rsidRDefault="00B15BD5" w:rsidP="00B15BD5">
            <w:pPr>
              <w:pStyle w:val="CopticHangingVerse"/>
            </w:pPr>
            <w:r>
              <w:t>ⲁϥⲟⲩⲱⲛϩ ⲛⲱⲟⲩ ⲛ̀ϫⲉ Ⲙⲓⲭⲁⲏⲗ.</w:t>
            </w:r>
          </w:p>
        </w:tc>
      </w:tr>
      <w:tr w:rsidR="00B15BD5" w14:paraId="27CD05A3" w14:textId="77777777" w:rsidTr="002E06A7">
        <w:trPr>
          <w:cantSplit/>
          <w:jc w:val="center"/>
        </w:trPr>
        <w:tc>
          <w:tcPr>
            <w:tcW w:w="288" w:type="dxa"/>
          </w:tcPr>
          <w:p w14:paraId="10FB5739" w14:textId="77777777" w:rsidR="00B15BD5" w:rsidRDefault="00B15BD5" w:rsidP="002E06A7">
            <w:pPr>
              <w:pStyle w:val="CopticCross"/>
            </w:pPr>
            <w:r w:rsidRPr="00FB5ACB">
              <w:t>¿</w:t>
            </w:r>
          </w:p>
        </w:tc>
        <w:tc>
          <w:tcPr>
            <w:tcW w:w="3960" w:type="dxa"/>
          </w:tcPr>
          <w:p w14:paraId="154DD06B" w14:textId="77777777" w:rsidR="00B15BD5" w:rsidRDefault="00B15BD5" w:rsidP="00B15BD5">
            <w:pPr>
              <w:pStyle w:val="EngHang"/>
            </w:pPr>
            <w:r>
              <w:t>His appearance became</w:t>
            </w:r>
          </w:p>
          <w:p w14:paraId="654160E0" w14:textId="77777777" w:rsidR="00B15BD5" w:rsidRDefault="00B15BD5" w:rsidP="00B15BD5">
            <w:pPr>
              <w:pStyle w:val="EngHang"/>
            </w:pPr>
            <w:r>
              <w:t>Luminous, like lightening.</w:t>
            </w:r>
          </w:p>
          <w:p w14:paraId="182E6092" w14:textId="77777777" w:rsidR="00B15BD5" w:rsidRDefault="00B15BD5" w:rsidP="00B15BD5">
            <w:pPr>
              <w:pStyle w:val="EngHang"/>
            </w:pPr>
            <w:r>
              <w:t>His clothes</w:t>
            </w:r>
          </w:p>
          <w:p w14:paraId="463B89CB" w14:textId="77777777" w:rsidR="00B15BD5" w:rsidRDefault="00B15BD5" w:rsidP="00B15BD5">
            <w:pPr>
              <w:pStyle w:val="EngHangEnd"/>
            </w:pPr>
            <w:r>
              <w:t>Became as white as snow.</w:t>
            </w:r>
          </w:p>
        </w:tc>
        <w:tc>
          <w:tcPr>
            <w:tcW w:w="288" w:type="dxa"/>
          </w:tcPr>
          <w:p w14:paraId="752218E5" w14:textId="77777777" w:rsidR="00B15BD5" w:rsidRDefault="00B15BD5" w:rsidP="002E06A7"/>
        </w:tc>
        <w:tc>
          <w:tcPr>
            <w:tcW w:w="288" w:type="dxa"/>
          </w:tcPr>
          <w:p w14:paraId="3821F577" w14:textId="77777777" w:rsidR="00B15BD5" w:rsidRDefault="00B15BD5" w:rsidP="002E06A7">
            <w:pPr>
              <w:pStyle w:val="CopticCross"/>
            </w:pPr>
            <w:r w:rsidRPr="00FB5ACB">
              <w:t>¿</w:t>
            </w:r>
          </w:p>
        </w:tc>
        <w:tc>
          <w:tcPr>
            <w:tcW w:w="3960" w:type="dxa"/>
          </w:tcPr>
          <w:p w14:paraId="09D29BD8" w14:textId="77777777" w:rsidR="00B15BD5" w:rsidRDefault="00B15BD5" w:rsidP="00B15BD5">
            <w:pPr>
              <w:pStyle w:val="CopticVersemulti-line"/>
            </w:pPr>
            <w:r>
              <w:t>Ⲡⲉϥⲥ̀ⲙⲟⲧ ⲇⲉ ⲛⲁϥⲟⲓ ⲙ̀ⲫ̀ⲣⲏϯ:</w:t>
            </w:r>
          </w:p>
          <w:p w14:paraId="6FB15720" w14:textId="77777777" w:rsidR="00B15BD5" w:rsidRDefault="00B15BD5" w:rsidP="00B15BD5">
            <w:pPr>
              <w:pStyle w:val="CopticVersemulti-line"/>
            </w:pPr>
            <w:r>
              <w:t>ⲛ̀ⲟⲩⲥⲉⲧⲉⲃⲣⲏϫ ⲛ̀ⲟⲩⲱⲓⲛⲓ:</w:t>
            </w:r>
          </w:p>
          <w:p w14:paraId="01686688" w14:textId="77777777" w:rsidR="00B15BD5" w:rsidRDefault="00B15BD5" w:rsidP="00B15BD5">
            <w:pPr>
              <w:pStyle w:val="CopticVersemulti-line"/>
            </w:pPr>
            <w:r>
              <w:t>ⲟⲩⲟϩ ⲧⲉϥϩⲉⲃⲥⲱ ⲥ̀ⲟⲩⲱⲃϣ:</w:t>
            </w:r>
          </w:p>
          <w:p w14:paraId="1D322548" w14:textId="77777777" w:rsidR="00B15BD5" w:rsidRDefault="00B15BD5" w:rsidP="00B15BD5">
            <w:pPr>
              <w:pStyle w:val="CopticHangingVerse"/>
            </w:pPr>
            <w:r>
              <w:t>ⲙ̀ⲫ̀ⲣⲏϯ ⲛ̀ⲟⲩⲭⲓⲱⲛ.</w:t>
            </w:r>
          </w:p>
        </w:tc>
      </w:tr>
      <w:tr w:rsidR="00B15BD5" w14:paraId="21D63096" w14:textId="77777777" w:rsidTr="002E06A7">
        <w:trPr>
          <w:cantSplit/>
          <w:jc w:val="center"/>
        </w:trPr>
        <w:tc>
          <w:tcPr>
            <w:tcW w:w="288" w:type="dxa"/>
          </w:tcPr>
          <w:p w14:paraId="7F5E1251" w14:textId="77777777" w:rsidR="00B15BD5" w:rsidRDefault="00B15BD5" w:rsidP="002E06A7">
            <w:pPr>
              <w:pStyle w:val="CopticCross"/>
            </w:pPr>
          </w:p>
        </w:tc>
        <w:tc>
          <w:tcPr>
            <w:tcW w:w="3960" w:type="dxa"/>
          </w:tcPr>
          <w:p w14:paraId="56F1BCA6" w14:textId="77777777" w:rsidR="00B15BD5" w:rsidRDefault="00B15BD5" w:rsidP="00B15BD5">
            <w:pPr>
              <w:pStyle w:val="EngHang"/>
            </w:pPr>
            <w:r>
              <w:t>He said to the women</w:t>
            </w:r>
          </w:p>
          <w:p w14:paraId="12DF2145" w14:textId="77777777" w:rsidR="00B15BD5" w:rsidRDefault="00B15BD5" w:rsidP="00B15BD5">
            <w:pPr>
              <w:pStyle w:val="EngHang"/>
            </w:pPr>
            <w:r>
              <w:t>Carrying the fragrant oil,</w:t>
            </w:r>
          </w:p>
          <w:p w14:paraId="150C1C4D" w14:textId="77777777" w:rsidR="00B15BD5" w:rsidRDefault="00B15BD5" w:rsidP="00B15BD5">
            <w:pPr>
              <w:pStyle w:val="EngHang"/>
            </w:pPr>
            <w:r>
              <w:t>“He whom you seek,</w:t>
            </w:r>
          </w:p>
          <w:p w14:paraId="0CA66D59" w14:textId="77777777" w:rsidR="00B15BD5" w:rsidRDefault="00B15BD5" w:rsidP="00B15BD5">
            <w:pPr>
              <w:pStyle w:val="EngHangEnd"/>
            </w:pPr>
            <w:r>
              <w:t>He is not here; for He has risen</w:t>
            </w:r>
            <w:r>
              <w:rPr>
                <w:rStyle w:val="FootnoteReference"/>
              </w:rPr>
              <w:footnoteReference w:id="991"/>
            </w:r>
            <w:r>
              <w:t>.”</w:t>
            </w:r>
          </w:p>
        </w:tc>
        <w:tc>
          <w:tcPr>
            <w:tcW w:w="288" w:type="dxa"/>
          </w:tcPr>
          <w:p w14:paraId="67BDABB9" w14:textId="77777777" w:rsidR="00B15BD5" w:rsidRDefault="00B15BD5" w:rsidP="002E06A7"/>
        </w:tc>
        <w:tc>
          <w:tcPr>
            <w:tcW w:w="288" w:type="dxa"/>
          </w:tcPr>
          <w:p w14:paraId="7271C17B" w14:textId="77777777" w:rsidR="00B15BD5" w:rsidRDefault="00B15BD5" w:rsidP="002E06A7">
            <w:pPr>
              <w:pStyle w:val="CopticCross"/>
            </w:pPr>
          </w:p>
        </w:tc>
        <w:tc>
          <w:tcPr>
            <w:tcW w:w="3960" w:type="dxa"/>
          </w:tcPr>
          <w:p w14:paraId="11186D65" w14:textId="77777777" w:rsidR="00B15BD5" w:rsidRDefault="00B15BD5" w:rsidP="00B15BD5">
            <w:pPr>
              <w:pStyle w:val="CopticVersemulti-line"/>
            </w:pPr>
            <w:r>
              <w:t>Ⲁϥⲉⲣⲟⲩⲱ̀ ⲟⲩⲟϩ ⲡⲉϫⲁϥ</w:t>
            </w:r>
          </w:p>
          <w:p w14:paraId="712969C5" w14:textId="77777777" w:rsidR="00B15BD5" w:rsidRDefault="00B15BD5" w:rsidP="00B15BD5">
            <w:pPr>
              <w:pStyle w:val="CopticVersemulti-line"/>
            </w:pPr>
            <w:r>
              <w:t>ⲛ̀ⲛⲓϩⲓⲟ̀ⲙⲓ ⲙ̀ϥⲁⲓⲥⲟϫⲉⲛ:</w:t>
            </w:r>
          </w:p>
          <w:p w14:paraId="5CCB9F9A" w14:textId="77777777" w:rsidR="00B15BD5" w:rsidRDefault="00B15BD5" w:rsidP="00B15BD5">
            <w:pPr>
              <w:pStyle w:val="CopticVersemulti-line"/>
            </w:pPr>
            <w:r>
              <w:t>ϫⲉ ⲫⲏⲉⲧⲉⲧⲉⲛⲕⲱϯ ⲛ̀ⲥⲱϥ:</w:t>
            </w:r>
          </w:p>
          <w:p w14:paraId="0AB6CCA9" w14:textId="77777777" w:rsidR="00B15BD5" w:rsidRDefault="00B15BD5" w:rsidP="00B15BD5">
            <w:pPr>
              <w:pStyle w:val="CopticHangingVerse"/>
            </w:pPr>
            <w:r>
              <w:t>ⲁϥⲧⲱⲛϥ ϥ̀ⲭⲏ ⲙ̀ⲡⲁⲓ ⲙⲁ ⲁⲛ.</w:t>
            </w:r>
          </w:p>
        </w:tc>
      </w:tr>
      <w:tr w:rsidR="00B15BD5" w14:paraId="77D9EC86" w14:textId="77777777" w:rsidTr="002E06A7">
        <w:trPr>
          <w:cantSplit/>
          <w:jc w:val="center"/>
        </w:trPr>
        <w:tc>
          <w:tcPr>
            <w:tcW w:w="288" w:type="dxa"/>
          </w:tcPr>
          <w:p w14:paraId="31129F05" w14:textId="77777777" w:rsidR="00B15BD5" w:rsidRDefault="00B15BD5" w:rsidP="002E06A7">
            <w:pPr>
              <w:pStyle w:val="CopticCross"/>
            </w:pPr>
            <w:r w:rsidRPr="00FB5ACB">
              <w:t>¿</w:t>
            </w:r>
          </w:p>
        </w:tc>
        <w:tc>
          <w:tcPr>
            <w:tcW w:w="3960" w:type="dxa"/>
          </w:tcPr>
          <w:p w14:paraId="326B42F5" w14:textId="77777777" w:rsidR="00B15BD5" w:rsidRDefault="00B15BD5" w:rsidP="00B15BD5">
            <w:pPr>
              <w:pStyle w:val="EngHang"/>
            </w:pPr>
            <w:r>
              <w:t>Now, go quickly,</w:t>
            </w:r>
          </w:p>
          <w:p w14:paraId="57F47710" w14:textId="77777777" w:rsidR="00B15BD5" w:rsidRDefault="00B15BD5" w:rsidP="00B15BD5">
            <w:pPr>
              <w:pStyle w:val="EngHang"/>
            </w:pPr>
            <w:r>
              <w:t>And tell His Apostles,</w:t>
            </w:r>
          </w:p>
          <w:p w14:paraId="58887448" w14:textId="77777777" w:rsidR="00B15BD5" w:rsidRDefault="00B15BD5" w:rsidP="00B15BD5">
            <w:pPr>
              <w:pStyle w:val="EngHang"/>
            </w:pPr>
            <w:r>
              <w:t>“He has risen from the dead,</w:t>
            </w:r>
          </w:p>
          <w:p w14:paraId="05E1D556" w14:textId="77777777" w:rsidR="00B15BD5" w:rsidRDefault="00B15BD5" w:rsidP="00B15BD5">
            <w:pPr>
              <w:pStyle w:val="EngHangEnd"/>
            </w:pPr>
            <w:r>
              <w:t>As He said.”</w:t>
            </w:r>
            <w:r>
              <w:rPr>
                <w:rStyle w:val="FootnoteReference"/>
              </w:rPr>
              <w:footnoteReference w:id="992"/>
            </w:r>
          </w:p>
        </w:tc>
        <w:tc>
          <w:tcPr>
            <w:tcW w:w="288" w:type="dxa"/>
          </w:tcPr>
          <w:p w14:paraId="43C1FC4A" w14:textId="77777777" w:rsidR="00B15BD5" w:rsidRDefault="00B15BD5" w:rsidP="002E06A7"/>
        </w:tc>
        <w:tc>
          <w:tcPr>
            <w:tcW w:w="288" w:type="dxa"/>
          </w:tcPr>
          <w:p w14:paraId="03F877A1" w14:textId="77777777" w:rsidR="00B15BD5" w:rsidRDefault="00B15BD5" w:rsidP="002E06A7">
            <w:pPr>
              <w:pStyle w:val="CopticCross"/>
            </w:pPr>
            <w:r w:rsidRPr="00FB5ACB">
              <w:t>¿</w:t>
            </w:r>
          </w:p>
        </w:tc>
        <w:tc>
          <w:tcPr>
            <w:tcW w:w="3960" w:type="dxa"/>
          </w:tcPr>
          <w:p w14:paraId="6E121FAC" w14:textId="77777777" w:rsidR="00B15BD5" w:rsidRDefault="00B15BD5" w:rsidP="00B15BD5">
            <w:pPr>
              <w:pStyle w:val="CopticVersemulti-line"/>
            </w:pPr>
            <w:r>
              <w:t>Ⲓⲱⲥ ⲟⲩⲟϩ ⲙⲁϣⲉⲛⲱⲧⲉⲛ:</w:t>
            </w:r>
          </w:p>
          <w:p w14:paraId="4855EE90" w14:textId="77777777" w:rsidR="00B15BD5" w:rsidRDefault="00B15BD5" w:rsidP="00B15BD5">
            <w:pPr>
              <w:pStyle w:val="CopticVersemulti-line"/>
            </w:pPr>
            <w:r>
              <w:t>ⲁ̀ϫⲟⲥ ⲛ̀ⲛⲉϥⲁ̀ⲡⲟⲥⲧⲟⲗⲟⲥ:</w:t>
            </w:r>
          </w:p>
          <w:p w14:paraId="23ADE581" w14:textId="77777777" w:rsidR="00B15BD5" w:rsidRDefault="00B15BD5" w:rsidP="00B15BD5">
            <w:pPr>
              <w:pStyle w:val="CopticVersemulti-line"/>
            </w:pPr>
            <w:r>
              <w:t>ϫⲉ ⲁϥⲧⲱⲛϥ ⲉ̀ⲃⲟⲗ ϧⲉⲛ ⲛⲏⲉⲑⲙⲱⲟⲩⲧ:</w:t>
            </w:r>
          </w:p>
          <w:p w14:paraId="614A3B83" w14:textId="77777777" w:rsidR="00B15BD5" w:rsidRDefault="00B15BD5" w:rsidP="00B15BD5">
            <w:pPr>
              <w:pStyle w:val="CopticHangingVerse"/>
            </w:pPr>
            <w:r>
              <w:t>ⲕⲁⲧⲁ ⲫ̀ⲣⲏϯ ⲉ̀ⲧⲁϥϫⲟⲥ ⲛⲱⲧⲉⲛ.</w:t>
            </w:r>
          </w:p>
        </w:tc>
      </w:tr>
      <w:tr w:rsidR="00B15BD5" w14:paraId="3338D5A0" w14:textId="77777777" w:rsidTr="002E06A7">
        <w:trPr>
          <w:cantSplit/>
          <w:jc w:val="center"/>
        </w:trPr>
        <w:tc>
          <w:tcPr>
            <w:tcW w:w="288" w:type="dxa"/>
          </w:tcPr>
          <w:p w14:paraId="7E53CC02" w14:textId="77777777" w:rsidR="00B15BD5" w:rsidRDefault="00B15BD5" w:rsidP="002E06A7">
            <w:pPr>
              <w:pStyle w:val="CopticCross"/>
            </w:pPr>
          </w:p>
        </w:tc>
        <w:tc>
          <w:tcPr>
            <w:tcW w:w="3960" w:type="dxa"/>
          </w:tcPr>
          <w:p w14:paraId="6FC66854" w14:textId="77777777" w:rsidR="00B15BD5" w:rsidRDefault="00B15BD5" w:rsidP="00B15BD5">
            <w:pPr>
              <w:pStyle w:val="EngHang"/>
            </w:pPr>
            <w:r>
              <w:t>Rejoice, for He who was crucified</w:t>
            </w:r>
          </w:p>
          <w:p w14:paraId="299D453E" w14:textId="77777777" w:rsidR="00B15BD5" w:rsidRDefault="00B15BD5" w:rsidP="00B15BD5">
            <w:pPr>
              <w:pStyle w:val="EngHang"/>
            </w:pPr>
            <w:r>
              <w:t>Arose, and “goes before you</w:t>
            </w:r>
          </w:p>
          <w:p w14:paraId="11763691" w14:textId="77777777" w:rsidR="00B15BD5" w:rsidRDefault="00B15BD5" w:rsidP="00B15BD5">
            <w:pPr>
              <w:pStyle w:val="EngHang"/>
            </w:pPr>
            <w:r>
              <w:t>To Galilee. There you will see Him.</w:t>
            </w:r>
          </w:p>
          <w:p w14:paraId="7F180062" w14:textId="77777777" w:rsidR="00B15BD5" w:rsidRPr="00074078" w:rsidRDefault="00B15BD5" w:rsidP="00B15BD5">
            <w:pPr>
              <w:pStyle w:val="EngHangEnd"/>
            </w:pPr>
            <w:r>
              <w:t>Behold, I have told you</w:t>
            </w:r>
            <w:r>
              <w:rPr>
                <w:rStyle w:val="FootnoteReference"/>
              </w:rPr>
              <w:footnoteReference w:id="993"/>
            </w:r>
            <w:r>
              <w:t>.”</w:t>
            </w:r>
          </w:p>
        </w:tc>
        <w:tc>
          <w:tcPr>
            <w:tcW w:w="288" w:type="dxa"/>
          </w:tcPr>
          <w:p w14:paraId="56D3BA25" w14:textId="77777777" w:rsidR="00B15BD5" w:rsidRDefault="00B15BD5" w:rsidP="002E06A7"/>
        </w:tc>
        <w:tc>
          <w:tcPr>
            <w:tcW w:w="288" w:type="dxa"/>
          </w:tcPr>
          <w:p w14:paraId="1398F1BD" w14:textId="77777777" w:rsidR="00B15BD5" w:rsidRDefault="00B15BD5" w:rsidP="002E06A7">
            <w:pPr>
              <w:pStyle w:val="CopticCross"/>
            </w:pPr>
          </w:p>
        </w:tc>
        <w:tc>
          <w:tcPr>
            <w:tcW w:w="3960" w:type="dxa"/>
          </w:tcPr>
          <w:p w14:paraId="6D7EA065" w14:textId="77777777" w:rsidR="00B15BD5" w:rsidRDefault="00B15BD5" w:rsidP="00B15BD5">
            <w:pPr>
              <w:pStyle w:val="CopticVersemulti-line"/>
            </w:pPr>
            <w:r>
              <w:t>Ⲣⲁϣⲓ ϫⲉ ⲫⲏⲉⲧⲁϥⲁϣϥ ⲁϥⲧⲱⲛϥ:</w:t>
            </w:r>
          </w:p>
          <w:p w14:paraId="2DDC407F" w14:textId="77777777" w:rsidR="00B15BD5" w:rsidRDefault="00B15BD5" w:rsidP="00B15BD5">
            <w:pPr>
              <w:pStyle w:val="CopticVersemulti-line"/>
            </w:pPr>
            <w:r>
              <w:t>Ϩⲏⲡⲡⲉ ϥ̀ⲛⲁⲉⲣϣⲟⲣⲡ ⲉ̀ⲱⲧⲉⲛ:</w:t>
            </w:r>
          </w:p>
          <w:p w14:paraId="75A32113" w14:textId="77777777" w:rsidR="00B15BD5" w:rsidRDefault="00B15BD5" w:rsidP="00B15BD5">
            <w:pPr>
              <w:pStyle w:val="CopticVersemulti-line"/>
            </w:pPr>
            <w:r>
              <w:t>ⲉ̀ϯⲅⲁⲗⲓⲗⲉⲁ̀ ⲧⲉⲧⲉⲛⲛⲁⲩ ⲉ̀ⲣⲟϥ ⲙ̀ⲙⲁⲩ:</w:t>
            </w:r>
          </w:p>
          <w:p w14:paraId="0E38C70C" w14:textId="77777777" w:rsidR="00B15BD5" w:rsidRDefault="00B15BD5" w:rsidP="00B15BD5">
            <w:pPr>
              <w:pStyle w:val="CopticHangingVerse"/>
            </w:pPr>
            <w:r>
              <w:t>ϫⲉ ⲁⲓϫⲟⲥ ⲛⲱⲧⲉⲛ.</w:t>
            </w:r>
          </w:p>
        </w:tc>
      </w:tr>
      <w:tr w:rsidR="00B15BD5" w14:paraId="50215FD4" w14:textId="77777777" w:rsidTr="002E06A7">
        <w:trPr>
          <w:cantSplit/>
          <w:jc w:val="center"/>
        </w:trPr>
        <w:tc>
          <w:tcPr>
            <w:tcW w:w="288" w:type="dxa"/>
          </w:tcPr>
          <w:p w14:paraId="266832CB" w14:textId="77777777" w:rsidR="00B15BD5" w:rsidRDefault="00B15BD5" w:rsidP="002E06A7">
            <w:pPr>
              <w:pStyle w:val="CopticCross"/>
            </w:pPr>
            <w:r w:rsidRPr="00FB5ACB">
              <w:t>¿</w:t>
            </w:r>
          </w:p>
        </w:tc>
        <w:tc>
          <w:tcPr>
            <w:tcW w:w="3960" w:type="dxa"/>
          </w:tcPr>
          <w:p w14:paraId="06715D28" w14:textId="77777777" w:rsidR="00B15BD5" w:rsidRDefault="00B15BD5" w:rsidP="00B15BD5">
            <w:pPr>
              <w:pStyle w:val="EngHang"/>
            </w:pPr>
            <w:r>
              <w:t>Great is your honour,</w:t>
            </w:r>
          </w:p>
          <w:p w14:paraId="460F7EFA" w14:textId="77777777" w:rsidR="00B15BD5" w:rsidRDefault="00B15BD5" w:rsidP="00B15BD5">
            <w:pPr>
              <w:pStyle w:val="EngHang"/>
            </w:pPr>
            <w:r>
              <w:t>O Michael, Chief of the Heavenly,</w:t>
            </w:r>
          </w:p>
          <w:p w14:paraId="5B87268B" w14:textId="77777777" w:rsidR="00B15BD5" w:rsidRDefault="00B15BD5" w:rsidP="00B15BD5">
            <w:pPr>
              <w:pStyle w:val="EngHang"/>
            </w:pPr>
            <w:r>
              <w:t>For you brought us the Good News</w:t>
            </w:r>
          </w:p>
          <w:p w14:paraId="6ADE87A6" w14:textId="77777777" w:rsidR="00B15BD5" w:rsidRDefault="00B15BD5" w:rsidP="00B15BD5">
            <w:pPr>
              <w:pStyle w:val="EngHangEnd"/>
            </w:pPr>
            <w:r>
              <w:t>Of the Resurrection of Christ.</w:t>
            </w:r>
          </w:p>
        </w:tc>
        <w:tc>
          <w:tcPr>
            <w:tcW w:w="288" w:type="dxa"/>
          </w:tcPr>
          <w:p w14:paraId="7606CD62" w14:textId="77777777" w:rsidR="00B15BD5" w:rsidRDefault="00B15BD5" w:rsidP="002E06A7"/>
        </w:tc>
        <w:tc>
          <w:tcPr>
            <w:tcW w:w="288" w:type="dxa"/>
          </w:tcPr>
          <w:p w14:paraId="7E021FF5" w14:textId="77777777" w:rsidR="00B15BD5" w:rsidRDefault="00B15BD5" w:rsidP="002E06A7">
            <w:pPr>
              <w:pStyle w:val="CopticCross"/>
            </w:pPr>
            <w:r w:rsidRPr="00FB5ACB">
              <w:t>¿</w:t>
            </w:r>
          </w:p>
        </w:tc>
        <w:tc>
          <w:tcPr>
            <w:tcW w:w="3960" w:type="dxa"/>
          </w:tcPr>
          <w:p w14:paraId="329107D8" w14:textId="77777777" w:rsidR="00B15BD5" w:rsidRDefault="00B15BD5" w:rsidP="00B15BD5">
            <w:pPr>
              <w:pStyle w:val="CopticVersemulti-line"/>
            </w:pPr>
            <w:r>
              <w:t>Ⲟⲩⲛⲓϣϯ ⲅⲁⲣ ⲡⲉ ⲡⲉⲕⲧⲁⲓⲟ̀:</w:t>
            </w:r>
          </w:p>
          <w:p w14:paraId="00E6BD78" w14:textId="77777777" w:rsidR="00B15BD5" w:rsidRDefault="00B15BD5" w:rsidP="00B15BD5">
            <w:pPr>
              <w:pStyle w:val="CopticVersemulti-line"/>
            </w:pPr>
            <w:r>
              <w:t>ⲱ̀ Ⲙⲓⲭⲁⲏⲗ ⲡ̀ⲣⲁⲭⲱⲛ ⲛ̀ⲛⲁ ⲛⲓⲫⲏⲟⲩⲓ̀:</w:t>
            </w:r>
          </w:p>
          <w:p w14:paraId="2EFF4976" w14:textId="77777777" w:rsidR="00B15BD5" w:rsidRDefault="00B15BD5" w:rsidP="00B15BD5">
            <w:pPr>
              <w:pStyle w:val="CopticVersemulti-line"/>
            </w:pPr>
            <w:r>
              <w:t>ϫⲉ ⲛ̀ⲑⲟⲕ ⲉ̀ⲧⲁⲕϩⲓϣⲉⲛⲛⲟⲩϥⲓ ⲛⲁⲛ:</w:t>
            </w:r>
          </w:p>
          <w:p w14:paraId="12B1F56F" w14:textId="77777777" w:rsidR="00B15BD5" w:rsidRDefault="00B15BD5" w:rsidP="00B15BD5">
            <w:pPr>
              <w:pStyle w:val="CopticHangingVerse"/>
            </w:pPr>
            <w:r>
              <w:t>ϧⲉⲛ ϯⲁⲛⲁⲥⲧⲁⲥⲓⲥ ⲙ̀Ⲡⲭ̄ⲥ̄.</w:t>
            </w:r>
          </w:p>
        </w:tc>
      </w:tr>
      <w:tr w:rsidR="00B15BD5" w14:paraId="159A1AC6" w14:textId="77777777" w:rsidTr="002E06A7">
        <w:trPr>
          <w:cantSplit/>
          <w:jc w:val="center"/>
        </w:trPr>
        <w:tc>
          <w:tcPr>
            <w:tcW w:w="288" w:type="dxa"/>
          </w:tcPr>
          <w:p w14:paraId="2B662890" w14:textId="77777777" w:rsidR="00B15BD5" w:rsidRDefault="00B15BD5" w:rsidP="002E06A7">
            <w:pPr>
              <w:pStyle w:val="CopticCross"/>
            </w:pPr>
          </w:p>
        </w:tc>
        <w:tc>
          <w:tcPr>
            <w:tcW w:w="3960" w:type="dxa"/>
          </w:tcPr>
          <w:p w14:paraId="092EE4B2" w14:textId="77777777" w:rsidR="00B15BD5" w:rsidRDefault="00B15BD5" w:rsidP="00B15BD5">
            <w:pPr>
              <w:pStyle w:val="EngHang"/>
            </w:pPr>
            <w:r>
              <w:t>O You, who were crucified for us,</w:t>
            </w:r>
          </w:p>
          <w:p w14:paraId="670845F8" w14:textId="77777777" w:rsidR="00B15BD5" w:rsidRDefault="00B15BD5" w:rsidP="00B15BD5">
            <w:pPr>
              <w:pStyle w:val="EngHang"/>
            </w:pPr>
            <w:r>
              <w:t>O Christ, the King of Glory,</w:t>
            </w:r>
          </w:p>
          <w:p w14:paraId="43713BF8" w14:textId="77777777" w:rsidR="00B15BD5" w:rsidRDefault="00B15BD5" w:rsidP="00B15BD5">
            <w:pPr>
              <w:pStyle w:val="EngHang"/>
            </w:pPr>
            <w:r>
              <w:t>You have risen from the dead</w:t>
            </w:r>
          </w:p>
          <w:p w14:paraId="6A16831D" w14:textId="77777777" w:rsidR="00B15BD5" w:rsidRDefault="00B15BD5" w:rsidP="00B15BD5">
            <w:pPr>
              <w:pStyle w:val="EngHangEnd"/>
            </w:pPr>
            <w:r>
              <w:t>And granted us your joy!</w:t>
            </w:r>
          </w:p>
        </w:tc>
        <w:tc>
          <w:tcPr>
            <w:tcW w:w="288" w:type="dxa"/>
          </w:tcPr>
          <w:p w14:paraId="7CB0F08F" w14:textId="77777777" w:rsidR="00B15BD5" w:rsidRDefault="00B15BD5" w:rsidP="002E06A7"/>
        </w:tc>
        <w:tc>
          <w:tcPr>
            <w:tcW w:w="288" w:type="dxa"/>
          </w:tcPr>
          <w:p w14:paraId="2B0995E9" w14:textId="77777777" w:rsidR="00B15BD5" w:rsidRDefault="00B15BD5" w:rsidP="002E06A7">
            <w:pPr>
              <w:pStyle w:val="CopticCross"/>
            </w:pPr>
          </w:p>
        </w:tc>
        <w:tc>
          <w:tcPr>
            <w:tcW w:w="3960" w:type="dxa"/>
          </w:tcPr>
          <w:p w14:paraId="29C8DE24" w14:textId="77777777" w:rsidR="00B15BD5" w:rsidRDefault="00B15BD5" w:rsidP="00B15BD5">
            <w:pPr>
              <w:pStyle w:val="CopticVersemulti-line"/>
            </w:pPr>
            <w:r>
              <w:t>Ⲱ ⲥ̀ⲧⲁⲩⲣⲱⲑⲓⲥ ⲇⲓ ⲏ̀ⲙⲁⲥ:</w:t>
            </w:r>
          </w:p>
          <w:p w14:paraId="19FEE465" w14:textId="77777777" w:rsidR="00B15BD5" w:rsidRDefault="00B15BD5" w:rsidP="00B15BD5">
            <w:pPr>
              <w:pStyle w:val="CopticVersemulti-line"/>
            </w:pPr>
            <w:r>
              <w:t>ⲱ̀ Ⲡⲭ̄ⲥ̄ ⲡ̀ⲟⲩⲣⲟ ⲛ̀ⲧⲉ ⲡ̀ⲱ̀ⲟⲩ:</w:t>
            </w:r>
          </w:p>
          <w:p w14:paraId="628CBDF2" w14:textId="77777777" w:rsidR="00B15BD5" w:rsidRDefault="00B15BD5" w:rsidP="00B15BD5">
            <w:pPr>
              <w:pStyle w:val="CopticVersemulti-line"/>
            </w:pPr>
            <w:r>
              <w:t>ⲁ̀ⲛⲁⲥⲧⲁⲥⲓⲥ ⲉⲕⲧⲱⲛ ⲛⲉⲕⲣⲱⲛ:</w:t>
            </w:r>
          </w:p>
          <w:p w14:paraId="4C5FE327" w14:textId="77777777" w:rsidR="00B15BD5" w:rsidRDefault="00B15BD5" w:rsidP="00B15BD5">
            <w:pPr>
              <w:pStyle w:val="CopticHangingVerse"/>
            </w:pPr>
            <w:r>
              <w:t>ⲟⲩⲟϩ ⲁⲕϯ ⲛⲁⲛ ⲙ̀ⲡⲉⲕⲟⲩⲛⲟϥ.</w:t>
            </w:r>
          </w:p>
        </w:tc>
      </w:tr>
      <w:tr w:rsidR="00B15BD5" w14:paraId="5B44953A" w14:textId="77777777" w:rsidTr="002E06A7">
        <w:trPr>
          <w:cantSplit/>
          <w:jc w:val="center"/>
        </w:trPr>
        <w:tc>
          <w:tcPr>
            <w:tcW w:w="288" w:type="dxa"/>
          </w:tcPr>
          <w:p w14:paraId="5401DBF8" w14:textId="77777777" w:rsidR="00B15BD5" w:rsidRDefault="00B15BD5" w:rsidP="002E06A7">
            <w:pPr>
              <w:pStyle w:val="CopticCross"/>
            </w:pPr>
            <w:r w:rsidRPr="00FB5ACB">
              <w:t>¿</w:t>
            </w:r>
          </w:p>
        </w:tc>
        <w:tc>
          <w:tcPr>
            <w:tcW w:w="3960" w:type="dxa"/>
          </w:tcPr>
          <w:p w14:paraId="6660A237" w14:textId="77777777" w:rsidR="00B15BD5" w:rsidRDefault="00B15BD5" w:rsidP="00B15BD5">
            <w:pPr>
              <w:pStyle w:val="EngHang"/>
            </w:pPr>
            <w:r>
              <w:t>Intercede on our behalf,</w:t>
            </w:r>
          </w:p>
          <w:p w14:paraId="243C121E" w14:textId="77777777" w:rsidR="00B15BD5" w:rsidRDefault="00B15BD5" w:rsidP="00B15BD5">
            <w:pPr>
              <w:pStyle w:val="EngHang"/>
            </w:pPr>
            <w:r>
              <w:t>O Trumpeter of the Resurrection,</w:t>
            </w:r>
          </w:p>
          <w:p w14:paraId="2F8FBF39" w14:textId="77777777" w:rsidR="00B15BD5" w:rsidRDefault="00B15BD5" w:rsidP="00B15BD5">
            <w:pPr>
              <w:pStyle w:val="EngHang"/>
            </w:pPr>
            <w:r>
              <w:t>Michael, the Chief of the Heavenly,</w:t>
            </w:r>
          </w:p>
          <w:p w14:paraId="38A7BBA2" w14:textId="77777777" w:rsidR="00B15BD5" w:rsidRDefault="00B15BD5" w:rsidP="00B15BD5">
            <w:pPr>
              <w:pStyle w:val="EngHangEnd"/>
            </w:pPr>
            <w:r>
              <w:t>That He may forgive us our sins.</w:t>
            </w:r>
          </w:p>
        </w:tc>
        <w:tc>
          <w:tcPr>
            <w:tcW w:w="288" w:type="dxa"/>
          </w:tcPr>
          <w:p w14:paraId="15D60C19" w14:textId="77777777" w:rsidR="00B15BD5" w:rsidRDefault="00B15BD5" w:rsidP="002E06A7"/>
        </w:tc>
        <w:tc>
          <w:tcPr>
            <w:tcW w:w="288" w:type="dxa"/>
          </w:tcPr>
          <w:p w14:paraId="4F9AD12E" w14:textId="77777777" w:rsidR="00B15BD5" w:rsidRDefault="00B15BD5" w:rsidP="002E06A7">
            <w:pPr>
              <w:pStyle w:val="CopticCross"/>
            </w:pPr>
            <w:r w:rsidRPr="00FB5ACB">
              <w:t>¿</w:t>
            </w:r>
          </w:p>
        </w:tc>
        <w:tc>
          <w:tcPr>
            <w:tcW w:w="3960" w:type="dxa"/>
          </w:tcPr>
          <w:p w14:paraId="0157B119" w14:textId="77777777" w:rsidR="00B15BD5" w:rsidRDefault="00B15BD5" w:rsidP="00B15BD5">
            <w:pPr>
              <w:pStyle w:val="CopticVersemulti-line"/>
            </w:pPr>
            <w:r>
              <w:t>Ⲁⲣⲓⲡ̀ⲣⲉⲥⲃⲉⲩⲓⲛ ⲉ̀ϩ̀ⲣⲏⲓ ⲉ̀ϫⲱⲛ:</w:t>
            </w:r>
          </w:p>
          <w:p w14:paraId="1C31C854" w14:textId="77777777" w:rsidR="00B15BD5" w:rsidRDefault="00B15BD5" w:rsidP="00B15BD5">
            <w:pPr>
              <w:pStyle w:val="CopticVersemulti-line"/>
            </w:pPr>
            <w:r>
              <w:t>ⲱ̀ ⲡⲓⲯⲁⲗⲡⲓⲥⲧⲏⲥ ⲛ̀ⲧⲉ ϯⲁⲛⲁⲥⲧⲁⲥⲓⲥ:</w:t>
            </w:r>
          </w:p>
          <w:p w14:paraId="3CDEF37E" w14:textId="77777777" w:rsidR="00B15BD5" w:rsidRDefault="00B15BD5" w:rsidP="00B15BD5">
            <w:pPr>
              <w:pStyle w:val="CopticVersemulti-line"/>
            </w:pPr>
            <w:r>
              <w:t>Ⲙⲓⲭⲁⲏⲗ ⲡ̀ⲁⲣⲭⲱⲛ ⲛ̀ⲛⲁ ⲛⲓⲫⲏⲟⲩⲓ̀:</w:t>
            </w:r>
          </w:p>
          <w:p w14:paraId="502FF7DC" w14:textId="77777777" w:rsidR="00B15BD5" w:rsidRDefault="00B15BD5" w:rsidP="00B15BD5">
            <w:pPr>
              <w:pStyle w:val="CopticHangingVerse"/>
            </w:pPr>
            <w:r>
              <w:t>ⲛ̀ⲧⲉϥⲭⲁ ⲛⲉⲛⲟⲃⲓ ⲛⲁⲛ ⲉ̀ⲃⲟⲗ.</w:t>
            </w:r>
          </w:p>
        </w:tc>
      </w:tr>
    </w:tbl>
    <w:p w14:paraId="711DB7E5" w14:textId="77777777" w:rsidR="009A461A" w:rsidRDefault="009A461A" w:rsidP="009A461A">
      <w:pPr>
        <w:pStyle w:val="Heading4"/>
      </w:pPr>
      <w:bookmarkStart w:id="1843" w:name="_Ref434476440"/>
      <w:r>
        <w:t>The Psali Adam</w:t>
      </w:r>
      <w:r w:rsidR="006C1B94">
        <w:t xml:space="preserve"> for the Resurrection</w:t>
      </w:r>
      <w:bookmarkEnd w:id="1843"/>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9A461A" w14:paraId="3B2D8988" w14:textId="77777777" w:rsidTr="009A461A">
        <w:trPr>
          <w:cantSplit/>
          <w:jc w:val="center"/>
        </w:trPr>
        <w:tc>
          <w:tcPr>
            <w:tcW w:w="288" w:type="dxa"/>
          </w:tcPr>
          <w:p w14:paraId="1C24C6A0" w14:textId="77777777" w:rsidR="009A461A" w:rsidRDefault="009A461A" w:rsidP="009A461A">
            <w:pPr>
              <w:pStyle w:val="CopticCross"/>
            </w:pPr>
          </w:p>
        </w:tc>
        <w:tc>
          <w:tcPr>
            <w:tcW w:w="3960" w:type="dxa"/>
          </w:tcPr>
          <w:p w14:paraId="49E4BA79" w14:textId="77777777" w:rsidR="009A461A" w:rsidRDefault="009A461A" w:rsidP="009A461A">
            <w:pPr>
              <w:pStyle w:val="EngHang"/>
            </w:pPr>
            <w:r>
              <w:t>Let us sing today,</w:t>
            </w:r>
          </w:p>
          <w:p w14:paraId="66D27F55" w14:textId="77777777" w:rsidR="009A461A" w:rsidRDefault="009A461A" w:rsidP="009A461A">
            <w:pPr>
              <w:pStyle w:val="EngHang"/>
            </w:pPr>
            <w:r>
              <w:t>In a joyful voice,</w:t>
            </w:r>
          </w:p>
          <w:p w14:paraId="346BD5BE" w14:textId="77777777" w:rsidR="009A461A" w:rsidRDefault="009A461A" w:rsidP="009A461A">
            <w:pPr>
              <w:pStyle w:val="EngHang"/>
            </w:pPr>
            <w:r>
              <w:t>For the King of glory,</w:t>
            </w:r>
          </w:p>
          <w:p w14:paraId="27F3A926" w14:textId="77777777" w:rsidR="009A461A" w:rsidRDefault="009A461A" w:rsidP="009A461A">
            <w:pPr>
              <w:pStyle w:val="EngHangEnd"/>
            </w:pPr>
            <w:r>
              <w:t>Jesus Christ is risen.</w:t>
            </w:r>
          </w:p>
        </w:tc>
        <w:tc>
          <w:tcPr>
            <w:tcW w:w="288" w:type="dxa"/>
          </w:tcPr>
          <w:p w14:paraId="49ACE973" w14:textId="77777777" w:rsidR="009A461A" w:rsidRDefault="009A461A" w:rsidP="009A461A"/>
        </w:tc>
        <w:tc>
          <w:tcPr>
            <w:tcW w:w="288" w:type="dxa"/>
          </w:tcPr>
          <w:p w14:paraId="0984C808" w14:textId="77777777" w:rsidR="009A461A" w:rsidRDefault="009A461A" w:rsidP="009A461A">
            <w:pPr>
              <w:pStyle w:val="CopticCross"/>
            </w:pPr>
          </w:p>
        </w:tc>
        <w:tc>
          <w:tcPr>
            <w:tcW w:w="3960" w:type="dxa"/>
          </w:tcPr>
          <w:p w14:paraId="45FA99EC" w14:textId="77777777" w:rsidR="009A461A" w:rsidRDefault="009A461A" w:rsidP="009A461A">
            <w:pPr>
              <w:pStyle w:val="CopticVersemulti-line"/>
            </w:pPr>
            <w:r>
              <w:t>Ⲁⲣⲓⲯⲁⲗⲓⲛ ⲙ̀ⲫⲟⲟⲩ:</w:t>
            </w:r>
          </w:p>
          <w:p w14:paraId="39EFC35C" w14:textId="77777777" w:rsidR="009A461A" w:rsidRDefault="009A461A" w:rsidP="009A461A">
            <w:pPr>
              <w:pStyle w:val="CopticVersemulti-line"/>
            </w:pPr>
            <w:r>
              <w:t>ϧⲉⲛ ⲟⲩⲥ̀ⲙⲏ ⲛ̀ⲟⲩⲛⲟϥ:</w:t>
            </w:r>
          </w:p>
          <w:p w14:paraId="3E2664FB" w14:textId="77777777" w:rsidR="009A461A" w:rsidRDefault="009A461A" w:rsidP="009A461A">
            <w:pPr>
              <w:pStyle w:val="CopticVersemulti-line"/>
            </w:pPr>
            <w:r>
              <w:t>ϫⲉ ⲡ̀ⲟⲩⲣⲟ ⲛ̀ⲧⲉ ⲡ̀ⲱⲟⲩ:</w:t>
            </w:r>
          </w:p>
          <w:p w14:paraId="61FCD2BD" w14:textId="77777777" w:rsidR="009A461A" w:rsidRPr="00C35319" w:rsidRDefault="009A461A" w:rsidP="009A461A">
            <w:pPr>
              <w:pStyle w:val="CopticHangingVerse"/>
            </w:pPr>
            <w:r>
              <w:t>Ⲓⲏ̄ⲥ̄ Ⲡⲭ̄ⲥ̄ ⲁϥⲧⲱⲛϥ.</w:t>
            </w:r>
          </w:p>
        </w:tc>
      </w:tr>
      <w:tr w:rsidR="009A461A" w14:paraId="61E22301" w14:textId="77777777" w:rsidTr="009A461A">
        <w:trPr>
          <w:cantSplit/>
          <w:jc w:val="center"/>
        </w:trPr>
        <w:tc>
          <w:tcPr>
            <w:tcW w:w="288" w:type="dxa"/>
          </w:tcPr>
          <w:p w14:paraId="5D01FD52" w14:textId="77777777" w:rsidR="009A461A" w:rsidRDefault="009A461A" w:rsidP="009A461A">
            <w:pPr>
              <w:pStyle w:val="CopticCross"/>
            </w:pPr>
          </w:p>
        </w:tc>
        <w:tc>
          <w:tcPr>
            <w:tcW w:w="3960" w:type="dxa"/>
          </w:tcPr>
          <w:p w14:paraId="3060279B" w14:textId="77777777" w:rsidR="009A461A" w:rsidRDefault="009A461A" w:rsidP="009A461A">
            <w:pPr>
              <w:pStyle w:val="EngHang"/>
            </w:pPr>
            <w:r>
              <w:t>Everyone praises</w:t>
            </w:r>
          </w:p>
          <w:p w14:paraId="73DC1F9A" w14:textId="77777777" w:rsidR="009A461A" w:rsidRDefault="009A461A" w:rsidP="009A461A">
            <w:pPr>
              <w:pStyle w:val="EngHang"/>
            </w:pPr>
            <w:r>
              <w:t>With incessant voices,</w:t>
            </w:r>
          </w:p>
          <w:p w14:paraId="5EB53CEC" w14:textId="77777777" w:rsidR="009A461A" w:rsidRDefault="009A461A" w:rsidP="009A461A">
            <w:pPr>
              <w:pStyle w:val="EngHang"/>
            </w:pPr>
            <w:r>
              <w:t>For God the Logos,</w:t>
            </w:r>
          </w:p>
          <w:p w14:paraId="69EF0BD0" w14:textId="77777777" w:rsidR="009A461A" w:rsidRDefault="009A461A" w:rsidP="009A461A">
            <w:pPr>
              <w:pStyle w:val="EngHangEnd"/>
            </w:pPr>
            <w:r>
              <w:t>Jesus Christ is risen.</w:t>
            </w:r>
          </w:p>
        </w:tc>
        <w:tc>
          <w:tcPr>
            <w:tcW w:w="288" w:type="dxa"/>
          </w:tcPr>
          <w:p w14:paraId="12A521DA" w14:textId="77777777" w:rsidR="009A461A" w:rsidRDefault="009A461A" w:rsidP="009A461A"/>
        </w:tc>
        <w:tc>
          <w:tcPr>
            <w:tcW w:w="288" w:type="dxa"/>
          </w:tcPr>
          <w:p w14:paraId="64106243" w14:textId="77777777" w:rsidR="009A461A" w:rsidRDefault="009A461A" w:rsidP="009A461A">
            <w:pPr>
              <w:pStyle w:val="CopticCross"/>
            </w:pPr>
          </w:p>
        </w:tc>
        <w:tc>
          <w:tcPr>
            <w:tcW w:w="3960" w:type="dxa"/>
          </w:tcPr>
          <w:p w14:paraId="63969BC6" w14:textId="77777777" w:rsidR="009A461A" w:rsidRDefault="009A461A" w:rsidP="009A461A">
            <w:pPr>
              <w:pStyle w:val="CopticVersemulti-line"/>
            </w:pPr>
            <w:r>
              <w:t>Ⲃⲟⲛ ⲛⲓⲃⲉⲛ ⲥⲉϩⲱⲥ:</w:t>
            </w:r>
          </w:p>
          <w:p w14:paraId="23E2E94D" w14:textId="77777777" w:rsidR="009A461A" w:rsidRDefault="009A461A" w:rsidP="009A461A">
            <w:pPr>
              <w:pStyle w:val="CopticVersemulti-line"/>
            </w:pPr>
            <w:r>
              <w:t>ϧⲉⲛ ⲟⲩⲥ̀ⲙⲏ ⲛ̀ⲁⲧⲭⲁⲣⲱⲥ:</w:t>
            </w:r>
          </w:p>
          <w:p w14:paraId="531CF7CD" w14:textId="77777777" w:rsidR="009A461A" w:rsidRDefault="009A461A" w:rsidP="009A461A">
            <w:pPr>
              <w:pStyle w:val="CopticVersemulti-line"/>
            </w:pPr>
            <w:r>
              <w:t>ϫⲉ Ⲫϯ ⲡⲓⲗⲟⲅⲟⲥ:</w:t>
            </w:r>
          </w:p>
          <w:p w14:paraId="195B6298" w14:textId="77777777" w:rsidR="009A461A" w:rsidRDefault="009A461A" w:rsidP="009A461A">
            <w:pPr>
              <w:pStyle w:val="CopticHangingVerse"/>
            </w:pPr>
            <w:r>
              <w:t>Ⲓ̀ⲏ̄ⲥ̄ Ⲡⲭ̄ⲥ̄ ⲁϥⲧⲱⲛϥ.</w:t>
            </w:r>
          </w:p>
        </w:tc>
      </w:tr>
      <w:tr w:rsidR="009A461A" w14:paraId="3C9E2319" w14:textId="77777777" w:rsidTr="009A461A">
        <w:trPr>
          <w:cantSplit/>
          <w:jc w:val="center"/>
        </w:trPr>
        <w:tc>
          <w:tcPr>
            <w:tcW w:w="288" w:type="dxa"/>
          </w:tcPr>
          <w:p w14:paraId="3B65C9A3" w14:textId="77777777" w:rsidR="009A461A" w:rsidRDefault="009A461A" w:rsidP="009A461A">
            <w:pPr>
              <w:pStyle w:val="CopticCross"/>
            </w:pPr>
            <w:r w:rsidRPr="00FB5ACB">
              <w:t>¿</w:t>
            </w:r>
          </w:p>
        </w:tc>
        <w:tc>
          <w:tcPr>
            <w:tcW w:w="3960" w:type="dxa"/>
          </w:tcPr>
          <w:p w14:paraId="4AF537BF" w14:textId="77777777" w:rsidR="009A461A" w:rsidRDefault="009A461A" w:rsidP="009A461A">
            <w:pPr>
              <w:pStyle w:val="EngHang"/>
            </w:pPr>
            <w:r>
              <w:t>For He is our God.</w:t>
            </w:r>
          </w:p>
          <w:p w14:paraId="3C6889CE" w14:textId="77777777" w:rsidR="009A461A" w:rsidRDefault="009A461A" w:rsidP="009A461A">
            <w:pPr>
              <w:pStyle w:val="EngHang"/>
            </w:pPr>
            <w:r>
              <w:t>Come, let us worship Him.</w:t>
            </w:r>
          </w:p>
          <w:p w14:paraId="117B8180" w14:textId="77777777" w:rsidR="009A461A" w:rsidRDefault="009A461A" w:rsidP="009A461A">
            <w:pPr>
              <w:pStyle w:val="EngHang"/>
            </w:pPr>
            <w:r>
              <w:t>The Lamb of God,</w:t>
            </w:r>
          </w:p>
          <w:p w14:paraId="4A23C0EC" w14:textId="77777777" w:rsidR="009A461A" w:rsidRDefault="009A461A" w:rsidP="009A461A">
            <w:pPr>
              <w:pStyle w:val="EngHangEnd"/>
            </w:pPr>
            <w:r>
              <w:t>Jesus Christ is risen.</w:t>
            </w:r>
          </w:p>
        </w:tc>
        <w:tc>
          <w:tcPr>
            <w:tcW w:w="288" w:type="dxa"/>
          </w:tcPr>
          <w:p w14:paraId="58AD0B21" w14:textId="77777777" w:rsidR="009A461A" w:rsidRDefault="009A461A" w:rsidP="009A461A"/>
        </w:tc>
        <w:tc>
          <w:tcPr>
            <w:tcW w:w="288" w:type="dxa"/>
          </w:tcPr>
          <w:p w14:paraId="0190D253" w14:textId="77777777" w:rsidR="009A461A" w:rsidRDefault="009A461A" w:rsidP="009A461A">
            <w:pPr>
              <w:pStyle w:val="CopticCross"/>
            </w:pPr>
            <w:r w:rsidRPr="00FB5ACB">
              <w:t>¿</w:t>
            </w:r>
          </w:p>
        </w:tc>
        <w:tc>
          <w:tcPr>
            <w:tcW w:w="3960" w:type="dxa"/>
          </w:tcPr>
          <w:p w14:paraId="2BE16BC2" w14:textId="77777777" w:rsidR="009A461A" w:rsidRDefault="009A461A" w:rsidP="009A461A">
            <w:pPr>
              <w:pStyle w:val="CopticVersemulti-line"/>
            </w:pPr>
            <w:r>
              <w:t>Ⲅⲉ ⲅⲁⲣ ⲛ̀ⲑⲟϥ ⲡⲉ Ⲡⲉⲛⲛⲟⲩϯ:</w:t>
            </w:r>
          </w:p>
          <w:p w14:paraId="01EFAE66" w14:textId="77777777" w:rsidR="009A461A" w:rsidRDefault="009A461A" w:rsidP="009A461A">
            <w:pPr>
              <w:pStyle w:val="CopticVersemulti-line"/>
            </w:pPr>
            <w:r>
              <w:t>ⲁ̀ⲙⲱⲓⲛⲓ ⲙⲁⲣⲉⲛⲟⲩⲱϣⲧ ⲙ̀ⲙⲟⲫϥ:</w:t>
            </w:r>
          </w:p>
          <w:p w14:paraId="63023184" w14:textId="77777777" w:rsidR="009A461A" w:rsidRDefault="009A461A" w:rsidP="009A461A">
            <w:pPr>
              <w:pStyle w:val="CopticVersemulti-line"/>
            </w:pPr>
            <w:r>
              <w:t>ⲡⲓϩⲓⲏⲉⲃ ⲛ̀ⲧⲉ Ⲫⲛⲟⲩϯ:</w:t>
            </w:r>
          </w:p>
          <w:p w14:paraId="66328ED3" w14:textId="77777777" w:rsidR="009A461A" w:rsidRDefault="009A461A" w:rsidP="009A461A">
            <w:pPr>
              <w:pStyle w:val="CopticHangingVerse"/>
            </w:pPr>
            <w:r>
              <w:t>Ⲓⲭ̄ⲥ̄ Ⲡⲭ̄ⲥ̄ ⲁϥⲧⲱⲛϥ.</w:t>
            </w:r>
          </w:p>
        </w:tc>
      </w:tr>
      <w:tr w:rsidR="009A461A" w14:paraId="54BD13F2" w14:textId="77777777" w:rsidTr="009A461A">
        <w:trPr>
          <w:cantSplit/>
          <w:jc w:val="center"/>
        </w:trPr>
        <w:tc>
          <w:tcPr>
            <w:tcW w:w="288" w:type="dxa"/>
          </w:tcPr>
          <w:p w14:paraId="19B545E2" w14:textId="77777777" w:rsidR="009A461A" w:rsidRDefault="009A461A" w:rsidP="009A461A">
            <w:pPr>
              <w:pStyle w:val="CopticCross"/>
            </w:pPr>
            <w:r w:rsidRPr="00FB5ACB">
              <w:t>¿</w:t>
            </w:r>
          </w:p>
        </w:tc>
        <w:tc>
          <w:tcPr>
            <w:tcW w:w="3960" w:type="dxa"/>
          </w:tcPr>
          <w:p w14:paraId="5A46B3BC" w14:textId="77777777" w:rsidR="009A461A" w:rsidRDefault="009A461A" w:rsidP="009A461A">
            <w:pPr>
              <w:pStyle w:val="EngHang"/>
            </w:pPr>
            <w:r>
              <w:t>The Master died in the flesh,</w:t>
            </w:r>
          </w:p>
          <w:p w14:paraId="656A1BD2" w14:textId="77777777" w:rsidR="009A461A" w:rsidRDefault="009A461A" w:rsidP="009A461A">
            <w:pPr>
              <w:pStyle w:val="EngHang"/>
            </w:pPr>
            <w:r>
              <w:t>And was buried,</w:t>
            </w:r>
          </w:p>
          <w:p w14:paraId="32BA300A" w14:textId="77777777" w:rsidR="009A461A" w:rsidRDefault="009A461A" w:rsidP="009A461A">
            <w:pPr>
              <w:pStyle w:val="EngHang"/>
            </w:pPr>
            <w:r>
              <w:t>And on the third day,</w:t>
            </w:r>
          </w:p>
          <w:p w14:paraId="2BD1C6ED" w14:textId="77777777" w:rsidR="009A461A" w:rsidRDefault="009A461A" w:rsidP="009A461A">
            <w:pPr>
              <w:pStyle w:val="EngHangEnd"/>
            </w:pPr>
            <w:r>
              <w:t>Jesus Christ is risen.</w:t>
            </w:r>
          </w:p>
        </w:tc>
        <w:tc>
          <w:tcPr>
            <w:tcW w:w="288" w:type="dxa"/>
          </w:tcPr>
          <w:p w14:paraId="29C93D07" w14:textId="77777777" w:rsidR="009A461A" w:rsidRDefault="009A461A" w:rsidP="009A461A"/>
        </w:tc>
        <w:tc>
          <w:tcPr>
            <w:tcW w:w="288" w:type="dxa"/>
          </w:tcPr>
          <w:p w14:paraId="28370199" w14:textId="77777777" w:rsidR="009A461A" w:rsidRDefault="009A461A" w:rsidP="009A461A">
            <w:pPr>
              <w:pStyle w:val="CopticCross"/>
            </w:pPr>
            <w:r w:rsidRPr="00FB5ACB">
              <w:t>¿</w:t>
            </w:r>
          </w:p>
        </w:tc>
        <w:tc>
          <w:tcPr>
            <w:tcW w:w="3960" w:type="dxa"/>
          </w:tcPr>
          <w:p w14:paraId="61450C11" w14:textId="77777777" w:rsidR="009A461A" w:rsidRDefault="009A461A" w:rsidP="009A461A">
            <w:pPr>
              <w:pStyle w:val="CopticVersemulti-line"/>
            </w:pPr>
            <w:r>
              <w:t>Ⲇⲉⲥⲡⲟⲧⲁ ⲁϥⲙⲟⲩ:</w:t>
            </w:r>
          </w:p>
          <w:p w14:paraId="30ECDEF0" w14:textId="77777777" w:rsidR="009A461A" w:rsidRDefault="009A461A" w:rsidP="009A461A">
            <w:pPr>
              <w:pStyle w:val="CopticVersemulti-line"/>
            </w:pPr>
            <w:r>
              <w:t>ϧⲉⲛ ⲧ̀ⲥⲁⲣⲝ ⲟⲩⲟϩ ⲁⲩⲕⲟⲥϥ:</w:t>
            </w:r>
          </w:p>
          <w:p w14:paraId="0A317335" w14:textId="77777777" w:rsidR="009A461A" w:rsidRDefault="009A461A" w:rsidP="009A461A">
            <w:pPr>
              <w:pStyle w:val="CopticVersemulti-line"/>
            </w:pPr>
            <w:r>
              <w:t>ϧⲉⲛ ⲡⲓⲙⲁϩ ϣⲟⲙⲧ ⲛ̀ⲉ̀ϩⲟⲟⲩ:</w:t>
            </w:r>
          </w:p>
          <w:p w14:paraId="261D7FD0" w14:textId="77777777" w:rsidR="009A461A" w:rsidRDefault="009A461A" w:rsidP="009A461A">
            <w:pPr>
              <w:pStyle w:val="CopticHangingVerse"/>
            </w:pPr>
            <w:r>
              <w:t>Ⲓⲭ̄ⲥ̄ Ⲡⲭ̄ⲥ̄ ⲁϥⲧⲱⲛϥ.</w:t>
            </w:r>
          </w:p>
        </w:tc>
      </w:tr>
      <w:tr w:rsidR="009A461A" w14:paraId="318383FA" w14:textId="77777777" w:rsidTr="009A461A">
        <w:trPr>
          <w:cantSplit/>
          <w:jc w:val="center"/>
        </w:trPr>
        <w:tc>
          <w:tcPr>
            <w:tcW w:w="288" w:type="dxa"/>
          </w:tcPr>
          <w:p w14:paraId="74B30C65" w14:textId="77777777" w:rsidR="009A461A" w:rsidRDefault="009A461A" w:rsidP="009A461A">
            <w:pPr>
              <w:pStyle w:val="CopticCross"/>
            </w:pPr>
          </w:p>
        </w:tc>
        <w:tc>
          <w:tcPr>
            <w:tcW w:w="3960" w:type="dxa"/>
          </w:tcPr>
          <w:p w14:paraId="13EF6499" w14:textId="77777777" w:rsidR="009A461A" w:rsidRDefault="009A461A" w:rsidP="009A461A">
            <w:pPr>
              <w:pStyle w:val="EngHang"/>
            </w:pPr>
            <w:r>
              <w:t>Let us praise</w:t>
            </w:r>
          </w:p>
          <w:p w14:paraId="61F2F641" w14:textId="77777777" w:rsidR="009A461A" w:rsidRDefault="009A461A" w:rsidP="009A461A">
            <w:pPr>
              <w:pStyle w:val="EngHang"/>
            </w:pPr>
            <w:r>
              <w:t>Emmanuel the Logos</w:t>
            </w:r>
          </w:p>
          <w:p w14:paraId="40DE100D" w14:textId="77777777" w:rsidR="009A461A" w:rsidRDefault="009A461A" w:rsidP="009A461A">
            <w:pPr>
              <w:pStyle w:val="EngHang"/>
            </w:pPr>
            <w:r>
              <w:t>With the angels, for,</w:t>
            </w:r>
          </w:p>
          <w:p w14:paraId="221AA6E7" w14:textId="77777777" w:rsidR="009A461A" w:rsidRDefault="009A461A" w:rsidP="009A461A">
            <w:pPr>
              <w:pStyle w:val="EngHangEnd"/>
            </w:pPr>
            <w:r>
              <w:t>Jesus Christ is risen.</w:t>
            </w:r>
          </w:p>
        </w:tc>
        <w:tc>
          <w:tcPr>
            <w:tcW w:w="288" w:type="dxa"/>
          </w:tcPr>
          <w:p w14:paraId="7381C022" w14:textId="77777777" w:rsidR="009A461A" w:rsidRDefault="009A461A" w:rsidP="009A461A"/>
        </w:tc>
        <w:tc>
          <w:tcPr>
            <w:tcW w:w="288" w:type="dxa"/>
          </w:tcPr>
          <w:p w14:paraId="53B4DED9" w14:textId="77777777" w:rsidR="009A461A" w:rsidRDefault="009A461A" w:rsidP="009A461A">
            <w:pPr>
              <w:pStyle w:val="CopticCross"/>
            </w:pPr>
          </w:p>
        </w:tc>
        <w:tc>
          <w:tcPr>
            <w:tcW w:w="3960" w:type="dxa"/>
          </w:tcPr>
          <w:p w14:paraId="5CD60678" w14:textId="77777777" w:rsidR="009A461A" w:rsidRDefault="009A461A" w:rsidP="009A461A">
            <w:pPr>
              <w:pStyle w:val="CopticVersemulti-line"/>
            </w:pPr>
            <w:r>
              <w:t>Ⲉⲙⲙⲁⲛⲟⲩⲏⲗ Ⲡⲓⲗⲟⲅⲟⲥ:</w:t>
            </w:r>
          </w:p>
          <w:p w14:paraId="19C3090E" w14:textId="77777777" w:rsidR="009A461A" w:rsidRDefault="009A461A" w:rsidP="009A461A">
            <w:pPr>
              <w:pStyle w:val="CopticVersemulti-line"/>
            </w:pPr>
            <w:r>
              <w:t>ⲙⲁⲣⲉⲛϩⲱⲥ ⲉ̀ⲣⲟϥ:</w:t>
            </w:r>
          </w:p>
          <w:p w14:paraId="6A3F214B" w14:textId="77777777" w:rsidR="009A461A" w:rsidRDefault="009A461A" w:rsidP="009A461A">
            <w:pPr>
              <w:pStyle w:val="CopticVersemulti-line"/>
            </w:pPr>
            <w:r>
              <w:t>ⲛⲉⲙ ⲛⲓⲁⲅⲅⲉⲗⲟⲥ:</w:t>
            </w:r>
          </w:p>
          <w:p w14:paraId="12ED37D4" w14:textId="77777777" w:rsidR="009A461A" w:rsidRDefault="009A461A" w:rsidP="009A461A">
            <w:pPr>
              <w:pStyle w:val="CopticHangingVerse"/>
            </w:pPr>
            <w:r>
              <w:t>Ⲓⲭ̄ⲥ̄ Ⲡⲭ̄ⲥ̄ ⲁϥⲧⲱⲛϥ.</w:t>
            </w:r>
          </w:p>
        </w:tc>
      </w:tr>
      <w:tr w:rsidR="009A461A" w14:paraId="00FE19F5" w14:textId="77777777" w:rsidTr="009A461A">
        <w:trPr>
          <w:cantSplit/>
          <w:jc w:val="center"/>
        </w:trPr>
        <w:tc>
          <w:tcPr>
            <w:tcW w:w="288" w:type="dxa"/>
          </w:tcPr>
          <w:p w14:paraId="1D6ADDFF" w14:textId="77777777" w:rsidR="009A461A" w:rsidRDefault="009A461A" w:rsidP="009A461A">
            <w:pPr>
              <w:pStyle w:val="CopticCross"/>
            </w:pPr>
          </w:p>
        </w:tc>
        <w:tc>
          <w:tcPr>
            <w:tcW w:w="3960" w:type="dxa"/>
          </w:tcPr>
          <w:p w14:paraId="27D340C0" w14:textId="77777777" w:rsidR="009A461A" w:rsidRDefault="009A461A" w:rsidP="009A461A">
            <w:pPr>
              <w:pStyle w:val="EngHang"/>
            </w:pPr>
            <w:r>
              <w:t>All the seven orders</w:t>
            </w:r>
          </w:p>
          <w:p w14:paraId="6E67D9AB" w14:textId="77777777" w:rsidR="009A461A" w:rsidRDefault="009A461A" w:rsidP="009A461A">
            <w:pPr>
              <w:pStyle w:val="EngHang"/>
            </w:pPr>
            <w:r>
              <w:t>Worship Him,</w:t>
            </w:r>
          </w:p>
          <w:p w14:paraId="21165FBF" w14:textId="77777777" w:rsidR="009A461A" w:rsidRDefault="009A461A" w:rsidP="009A461A">
            <w:pPr>
              <w:pStyle w:val="EngHang"/>
            </w:pPr>
            <w:r>
              <w:t>Continually proclaiming,</w:t>
            </w:r>
          </w:p>
          <w:p w14:paraId="7263E824" w14:textId="77777777" w:rsidR="009A461A" w:rsidRDefault="009A461A" w:rsidP="009A461A">
            <w:pPr>
              <w:pStyle w:val="EngHangEnd"/>
            </w:pPr>
            <w:r>
              <w:t>“Jesus Christ is risen.”</w:t>
            </w:r>
          </w:p>
        </w:tc>
        <w:tc>
          <w:tcPr>
            <w:tcW w:w="288" w:type="dxa"/>
          </w:tcPr>
          <w:p w14:paraId="7DCDB166" w14:textId="77777777" w:rsidR="009A461A" w:rsidRDefault="009A461A" w:rsidP="009A461A"/>
        </w:tc>
        <w:tc>
          <w:tcPr>
            <w:tcW w:w="288" w:type="dxa"/>
          </w:tcPr>
          <w:p w14:paraId="571B8DDD" w14:textId="77777777" w:rsidR="009A461A" w:rsidRDefault="009A461A" w:rsidP="009A461A">
            <w:pPr>
              <w:pStyle w:val="CopticCross"/>
            </w:pPr>
          </w:p>
        </w:tc>
        <w:tc>
          <w:tcPr>
            <w:tcW w:w="3960" w:type="dxa"/>
          </w:tcPr>
          <w:p w14:paraId="571E4235" w14:textId="77777777" w:rsidR="009A461A" w:rsidRDefault="009A461A" w:rsidP="009A461A">
            <w:pPr>
              <w:pStyle w:val="CopticVersemulti-line"/>
            </w:pPr>
            <w:r>
              <w:t>Ϣⲁϣϥ ⲛ̀ⲧⲁⲅⲙⲁ ⲛⲓⲃⲉⲛ:</w:t>
            </w:r>
          </w:p>
          <w:p w14:paraId="3EDECCD0" w14:textId="77777777" w:rsidR="009A461A" w:rsidRDefault="009A461A" w:rsidP="009A461A">
            <w:pPr>
              <w:pStyle w:val="CopticVersemulti-line"/>
            </w:pPr>
            <w:r>
              <w:t>ⲥⲉⲟⲩⲱϣⲧ ⲙ̀ⲙⲟϥ:</w:t>
            </w:r>
          </w:p>
          <w:p w14:paraId="04640E13" w14:textId="77777777" w:rsidR="009A461A" w:rsidRDefault="009A461A" w:rsidP="009A461A">
            <w:pPr>
              <w:pStyle w:val="CopticVersemulti-line"/>
            </w:pPr>
            <w:r>
              <w:t>ⲉⲩⲱϣ ⲉ̀ⲃⲟⲗ ⲛ̀ⲥⲏⲟⲩ ⲛⲓⲃⲉⲛ:</w:t>
            </w:r>
          </w:p>
          <w:p w14:paraId="0D7C9F76" w14:textId="77777777" w:rsidR="009A461A" w:rsidRDefault="009A461A" w:rsidP="009A461A">
            <w:pPr>
              <w:pStyle w:val="CopticHangingVerse"/>
            </w:pPr>
            <w:r>
              <w:t>Ⲓⲭ̄ⲥ̄ Ⲡⲭ̄ⲥ̄ ⲁϥⲧⲱⲛϥ.</w:t>
            </w:r>
          </w:p>
        </w:tc>
      </w:tr>
      <w:tr w:rsidR="009A461A" w14:paraId="523F0113" w14:textId="77777777" w:rsidTr="009A461A">
        <w:trPr>
          <w:cantSplit/>
          <w:jc w:val="center"/>
        </w:trPr>
        <w:tc>
          <w:tcPr>
            <w:tcW w:w="288" w:type="dxa"/>
          </w:tcPr>
          <w:p w14:paraId="2F36864D" w14:textId="77777777" w:rsidR="009A461A" w:rsidRDefault="009A461A" w:rsidP="009A461A">
            <w:pPr>
              <w:pStyle w:val="CopticCross"/>
            </w:pPr>
            <w:r w:rsidRPr="00FB5ACB">
              <w:t>¿</w:t>
            </w:r>
          </w:p>
        </w:tc>
        <w:tc>
          <w:tcPr>
            <w:tcW w:w="3960" w:type="dxa"/>
          </w:tcPr>
          <w:p w14:paraId="59CAF796" w14:textId="77777777" w:rsidR="009A461A" w:rsidRDefault="009A461A" w:rsidP="009A461A">
            <w:pPr>
              <w:pStyle w:val="EngHang"/>
            </w:pPr>
            <w:r>
              <w:t>Behold, our father Adam</w:t>
            </w:r>
          </w:p>
          <w:p w14:paraId="5A892300" w14:textId="77777777" w:rsidR="009A461A" w:rsidRDefault="009A461A" w:rsidP="009A461A">
            <w:pPr>
              <w:pStyle w:val="EngHang"/>
            </w:pPr>
            <w:r>
              <w:t>With our father Abraham</w:t>
            </w:r>
          </w:p>
          <w:p w14:paraId="5A108F90" w14:textId="77777777" w:rsidR="009A461A" w:rsidRDefault="009A461A" w:rsidP="009A461A">
            <w:pPr>
              <w:pStyle w:val="EngHang"/>
            </w:pPr>
            <w:r>
              <w:t>Rejoiced and was glad, for,</w:t>
            </w:r>
          </w:p>
          <w:p w14:paraId="48607BFA" w14:textId="77777777" w:rsidR="009A461A" w:rsidRDefault="009A461A" w:rsidP="009A461A">
            <w:pPr>
              <w:pStyle w:val="EngHangEnd"/>
            </w:pPr>
            <w:r>
              <w:t>Jesus Christ is risen.</w:t>
            </w:r>
          </w:p>
        </w:tc>
        <w:tc>
          <w:tcPr>
            <w:tcW w:w="288" w:type="dxa"/>
          </w:tcPr>
          <w:p w14:paraId="3880F88B" w14:textId="77777777" w:rsidR="009A461A" w:rsidRDefault="009A461A" w:rsidP="009A461A"/>
        </w:tc>
        <w:tc>
          <w:tcPr>
            <w:tcW w:w="288" w:type="dxa"/>
          </w:tcPr>
          <w:p w14:paraId="46CBB45A" w14:textId="77777777" w:rsidR="009A461A" w:rsidRDefault="009A461A" w:rsidP="009A461A">
            <w:pPr>
              <w:pStyle w:val="CopticCross"/>
            </w:pPr>
            <w:r w:rsidRPr="00FB5ACB">
              <w:t>¿</w:t>
            </w:r>
          </w:p>
        </w:tc>
        <w:tc>
          <w:tcPr>
            <w:tcW w:w="3960" w:type="dxa"/>
          </w:tcPr>
          <w:p w14:paraId="0FD2C1F5" w14:textId="77777777" w:rsidR="009A461A" w:rsidRDefault="009A461A" w:rsidP="009A461A">
            <w:pPr>
              <w:pStyle w:val="CopticVersemulti-line"/>
            </w:pPr>
            <w:r>
              <w:t>Ⲏⲡⲡⲉ ⲡⲉⲛⲓⲱⲧ Ⲁⲇⲁⲙ:</w:t>
            </w:r>
          </w:p>
          <w:p w14:paraId="23677EA4" w14:textId="77777777" w:rsidR="009A461A" w:rsidRDefault="009A461A" w:rsidP="009A461A">
            <w:pPr>
              <w:pStyle w:val="CopticVersemulti-line"/>
            </w:pPr>
            <w:r>
              <w:t>ⲁϥⲁϣⲓ ⲟⲩⲟϩ ⲁϥⲟⲩⲛⲟϥ:</w:t>
            </w:r>
          </w:p>
          <w:p w14:paraId="54721A9D" w14:textId="77777777" w:rsidR="009A461A" w:rsidRDefault="009A461A" w:rsidP="009A461A">
            <w:pPr>
              <w:pStyle w:val="CopticVersemulti-line"/>
            </w:pPr>
            <w:r>
              <w:t>ⲛⲉⲙ ⲡⲉⲛⲓⲱⲧ Ⲁⲃⲣⲁⲁⲙ:</w:t>
            </w:r>
          </w:p>
          <w:p w14:paraId="3873EC5A" w14:textId="77777777" w:rsidR="009A461A" w:rsidRDefault="009A461A" w:rsidP="009A461A">
            <w:pPr>
              <w:pStyle w:val="CopticHangingVerse"/>
            </w:pPr>
            <w:r>
              <w:t>Ⲓⲭ̄ⲥ̄ Ⲡⲭ̄ⲥ̄ ⲁϥⲧⲱⲛϥ.</w:t>
            </w:r>
          </w:p>
        </w:tc>
      </w:tr>
      <w:tr w:rsidR="009A461A" w14:paraId="3EFB0DBA" w14:textId="77777777" w:rsidTr="009A461A">
        <w:trPr>
          <w:cantSplit/>
          <w:jc w:val="center"/>
        </w:trPr>
        <w:tc>
          <w:tcPr>
            <w:tcW w:w="288" w:type="dxa"/>
          </w:tcPr>
          <w:p w14:paraId="56192193" w14:textId="77777777" w:rsidR="009A461A" w:rsidRDefault="009A461A" w:rsidP="009A461A">
            <w:pPr>
              <w:pStyle w:val="CopticCross"/>
            </w:pPr>
            <w:r w:rsidRPr="00FB5ACB">
              <w:t>¿</w:t>
            </w:r>
          </w:p>
        </w:tc>
        <w:tc>
          <w:tcPr>
            <w:tcW w:w="3960" w:type="dxa"/>
          </w:tcPr>
          <w:p w14:paraId="1D29DEEB" w14:textId="77777777" w:rsidR="009A461A" w:rsidRDefault="009A461A" w:rsidP="009A461A">
            <w:pPr>
              <w:pStyle w:val="EngHang"/>
            </w:pPr>
            <w:r>
              <w:t>Rejoice O prophets,</w:t>
            </w:r>
          </w:p>
          <w:p w14:paraId="6A59A107" w14:textId="77777777" w:rsidR="009A461A" w:rsidRDefault="009A461A" w:rsidP="009A461A">
            <w:pPr>
              <w:pStyle w:val="EngHang"/>
            </w:pPr>
            <w:r>
              <w:t>For the Incomprehensible One,</w:t>
            </w:r>
          </w:p>
          <w:p w14:paraId="0B838A93" w14:textId="77777777" w:rsidR="009A461A" w:rsidRDefault="009A461A" w:rsidP="009A461A">
            <w:pPr>
              <w:pStyle w:val="EngHang"/>
            </w:pPr>
            <w:r>
              <w:t>Our Lord, the Master,</w:t>
            </w:r>
          </w:p>
          <w:p w14:paraId="5067D4A3" w14:textId="77777777" w:rsidR="009A461A" w:rsidRDefault="009A461A" w:rsidP="009A461A">
            <w:pPr>
              <w:pStyle w:val="EngHangEnd"/>
            </w:pPr>
            <w:r>
              <w:t>Jesus Christ is risen.</w:t>
            </w:r>
          </w:p>
        </w:tc>
        <w:tc>
          <w:tcPr>
            <w:tcW w:w="288" w:type="dxa"/>
          </w:tcPr>
          <w:p w14:paraId="3A5543A3" w14:textId="77777777" w:rsidR="009A461A" w:rsidRDefault="009A461A" w:rsidP="009A461A"/>
        </w:tc>
        <w:tc>
          <w:tcPr>
            <w:tcW w:w="288" w:type="dxa"/>
          </w:tcPr>
          <w:p w14:paraId="7410968F" w14:textId="77777777" w:rsidR="009A461A" w:rsidRDefault="009A461A" w:rsidP="009A461A">
            <w:pPr>
              <w:pStyle w:val="CopticCross"/>
            </w:pPr>
            <w:r w:rsidRPr="00FB5ACB">
              <w:t>¿</w:t>
            </w:r>
          </w:p>
        </w:tc>
        <w:tc>
          <w:tcPr>
            <w:tcW w:w="3960" w:type="dxa"/>
          </w:tcPr>
          <w:p w14:paraId="3B6CDDB1" w14:textId="77777777" w:rsidR="009A461A" w:rsidRDefault="009A461A" w:rsidP="009A461A">
            <w:pPr>
              <w:pStyle w:val="CopticVersemulti-line"/>
            </w:pPr>
            <w:r>
              <w:t>Ⲑⲉⲗⲏⲗ ⲛⲓⲡ̀ⲣⲟⲫⲏⲧⲏⲥ:</w:t>
            </w:r>
          </w:p>
          <w:p w14:paraId="5A819EF3" w14:textId="77777777" w:rsidR="009A461A" w:rsidRDefault="009A461A" w:rsidP="009A461A">
            <w:pPr>
              <w:pStyle w:val="CopticVersemulti-line"/>
            </w:pPr>
            <w:r>
              <w:t>ⲙ̀ⲫⲟⲟⲩ ϫⲉ ⲡⲓⲁⲧϣ̀ⲧⲁϩⲟϥ:</w:t>
            </w:r>
          </w:p>
          <w:p w14:paraId="39BBAD57" w14:textId="77777777" w:rsidR="009A461A" w:rsidRDefault="009A461A" w:rsidP="009A461A">
            <w:pPr>
              <w:pStyle w:val="CopticVersemulti-line"/>
            </w:pPr>
            <w:r>
              <w:t>Ⲡⲉⲛⲛⲟⲩϯ ⲡⲓⲇⲉⲥⲡⲟⲧⲏⲥ:</w:t>
            </w:r>
          </w:p>
          <w:p w14:paraId="6FF5AD02" w14:textId="77777777" w:rsidR="009A461A" w:rsidRPr="005130A7" w:rsidRDefault="009A461A" w:rsidP="009A461A">
            <w:pPr>
              <w:pStyle w:val="CopticHangingVerse"/>
            </w:pPr>
            <w:r>
              <w:t>Ⲓⲭ̄ⲥ̄ Ⲡⲭ̄ⲥ̄ ⲁϥⲧⲱⲛϥ.</w:t>
            </w:r>
          </w:p>
        </w:tc>
      </w:tr>
      <w:tr w:rsidR="009A461A" w14:paraId="67F203BE" w14:textId="77777777" w:rsidTr="009A461A">
        <w:trPr>
          <w:cantSplit/>
          <w:jc w:val="center"/>
        </w:trPr>
        <w:tc>
          <w:tcPr>
            <w:tcW w:w="288" w:type="dxa"/>
          </w:tcPr>
          <w:p w14:paraId="404A76E8" w14:textId="77777777" w:rsidR="009A461A" w:rsidRDefault="009A461A" w:rsidP="009A461A">
            <w:pPr>
              <w:pStyle w:val="CopticCross"/>
            </w:pPr>
          </w:p>
        </w:tc>
        <w:tc>
          <w:tcPr>
            <w:tcW w:w="3960" w:type="dxa"/>
          </w:tcPr>
          <w:p w14:paraId="03C07010" w14:textId="77777777" w:rsidR="009A461A" w:rsidRDefault="009A461A" w:rsidP="009A461A">
            <w:pPr>
              <w:pStyle w:val="EngHang"/>
            </w:pPr>
            <w:r>
              <w:t>Behold the Apostles</w:t>
            </w:r>
          </w:p>
          <w:p w14:paraId="0897B7C2" w14:textId="77777777" w:rsidR="009A461A" w:rsidRDefault="009A461A" w:rsidP="009A461A">
            <w:pPr>
              <w:pStyle w:val="EngHang"/>
            </w:pPr>
            <w:r>
              <w:t>Saw and rejoiced.</w:t>
            </w:r>
          </w:p>
          <w:p w14:paraId="3F714BD1" w14:textId="77777777" w:rsidR="009A461A" w:rsidRDefault="009A461A" w:rsidP="009A461A">
            <w:pPr>
              <w:pStyle w:val="EngHang"/>
            </w:pPr>
            <w:r>
              <w:t>They preached to the world that</w:t>
            </w:r>
          </w:p>
          <w:p w14:paraId="78766F8F" w14:textId="77777777" w:rsidR="009A461A" w:rsidRDefault="009A461A" w:rsidP="009A461A">
            <w:pPr>
              <w:pStyle w:val="EngHangEnd"/>
            </w:pPr>
            <w:r>
              <w:t>Jesus Christ is risen.</w:t>
            </w:r>
          </w:p>
        </w:tc>
        <w:tc>
          <w:tcPr>
            <w:tcW w:w="288" w:type="dxa"/>
          </w:tcPr>
          <w:p w14:paraId="72A2AA98" w14:textId="77777777" w:rsidR="009A461A" w:rsidRDefault="009A461A" w:rsidP="009A461A"/>
        </w:tc>
        <w:tc>
          <w:tcPr>
            <w:tcW w:w="288" w:type="dxa"/>
          </w:tcPr>
          <w:p w14:paraId="65778DEA" w14:textId="77777777" w:rsidR="009A461A" w:rsidRDefault="009A461A" w:rsidP="009A461A">
            <w:pPr>
              <w:pStyle w:val="CopticCross"/>
            </w:pPr>
          </w:p>
        </w:tc>
        <w:tc>
          <w:tcPr>
            <w:tcW w:w="3960" w:type="dxa"/>
          </w:tcPr>
          <w:p w14:paraId="368C3E39" w14:textId="77777777" w:rsidR="009A461A" w:rsidRDefault="009A461A" w:rsidP="009A461A">
            <w:pPr>
              <w:pStyle w:val="CopticVersemulti-line"/>
            </w:pPr>
            <w:r>
              <w:t>Ⲓⲥ ⲡⲓⲁ̀ⲡⲟⲥⲧⲟⲗⲟⲥ:</w:t>
            </w:r>
          </w:p>
          <w:p w14:paraId="3D3BDFFB" w14:textId="77777777" w:rsidR="009A461A" w:rsidRDefault="009A461A" w:rsidP="009A461A">
            <w:pPr>
              <w:pStyle w:val="CopticVersemulti-line"/>
            </w:pPr>
            <w:r>
              <w:t>ⲁⲩⲛⲁⲩ ⲟⲩⲟϩ ⲁⲩⲟⲩⲛⲟϥ:</w:t>
            </w:r>
          </w:p>
          <w:p w14:paraId="3D0C80C4" w14:textId="77777777" w:rsidR="009A461A" w:rsidRDefault="009A461A" w:rsidP="009A461A">
            <w:pPr>
              <w:pStyle w:val="CopticVersemulti-line"/>
            </w:pPr>
            <w:r>
              <w:t>ⲁⲩϩⲓⲱⲓϣ ϧⲉⲛ ⲡⲓⲕⲟⲥⲙⲟⲥ:</w:t>
            </w:r>
          </w:p>
          <w:p w14:paraId="23B4BE37" w14:textId="77777777" w:rsidR="009A461A" w:rsidRPr="005130A7" w:rsidRDefault="009A461A" w:rsidP="009A461A">
            <w:pPr>
              <w:pStyle w:val="CopticHangingVerse"/>
            </w:pPr>
            <w:r>
              <w:t>Ⲓⲭ̄ⲥ̄ Ⲡⲭ̄ⲥ̄ ⲁϥⲧⲱⲛϥ.</w:t>
            </w:r>
          </w:p>
        </w:tc>
      </w:tr>
      <w:tr w:rsidR="009A461A" w14:paraId="5031D8CF" w14:textId="77777777" w:rsidTr="009A461A">
        <w:trPr>
          <w:cantSplit/>
          <w:jc w:val="center"/>
        </w:trPr>
        <w:tc>
          <w:tcPr>
            <w:tcW w:w="288" w:type="dxa"/>
          </w:tcPr>
          <w:p w14:paraId="4A867FF7" w14:textId="77777777" w:rsidR="009A461A" w:rsidRDefault="009A461A" w:rsidP="009A461A">
            <w:pPr>
              <w:pStyle w:val="CopticCross"/>
            </w:pPr>
          </w:p>
        </w:tc>
        <w:tc>
          <w:tcPr>
            <w:tcW w:w="3960" w:type="dxa"/>
          </w:tcPr>
          <w:p w14:paraId="24E80ECF" w14:textId="77777777" w:rsidR="009A461A" w:rsidRDefault="009A461A" w:rsidP="009A461A">
            <w:pPr>
              <w:pStyle w:val="EngHang"/>
            </w:pPr>
            <w:r>
              <w:t>The angel appeared to those</w:t>
            </w:r>
          </w:p>
          <w:p w14:paraId="758CDA23" w14:textId="77777777" w:rsidR="009A461A" w:rsidRDefault="009A461A" w:rsidP="009A461A">
            <w:pPr>
              <w:pStyle w:val="EngHang"/>
            </w:pPr>
            <w:r>
              <w:t>Who were carrying the spices,</w:t>
            </w:r>
          </w:p>
          <w:p w14:paraId="379960BC" w14:textId="77777777" w:rsidR="009A461A" w:rsidRDefault="009A461A" w:rsidP="009A461A">
            <w:pPr>
              <w:pStyle w:val="EngHang"/>
            </w:pPr>
            <w:r>
              <w:t>And said, “He is not here,”</w:t>
            </w:r>
          </w:p>
          <w:p w14:paraId="1220D50E" w14:textId="77777777" w:rsidR="009A461A" w:rsidRDefault="009A461A" w:rsidP="009A461A">
            <w:pPr>
              <w:pStyle w:val="EngHangEnd"/>
            </w:pPr>
            <w:r>
              <w:t>Jesus Christ is risen.</w:t>
            </w:r>
          </w:p>
        </w:tc>
        <w:tc>
          <w:tcPr>
            <w:tcW w:w="288" w:type="dxa"/>
          </w:tcPr>
          <w:p w14:paraId="109A3BE0" w14:textId="77777777" w:rsidR="009A461A" w:rsidRDefault="009A461A" w:rsidP="009A461A"/>
        </w:tc>
        <w:tc>
          <w:tcPr>
            <w:tcW w:w="288" w:type="dxa"/>
          </w:tcPr>
          <w:p w14:paraId="07F7C649" w14:textId="77777777" w:rsidR="009A461A" w:rsidRDefault="009A461A" w:rsidP="009A461A">
            <w:pPr>
              <w:pStyle w:val="CopticCross"/>
            </w:pPr>
          </w:p>
        </w:tc>
        <w:tc>
          <w:tcPr>
            <w:tcW w:w="3960" w:type="dxa"/>
          </w:tcPr>
          <w:p w14:paraId="477EA40E" w14:textId="77777777" w:rsidR="009A461A" w:rsidRDefault="009A461A" w:rsidP="009A461A">
            <w:pPr>
              <w:pStyle w:val="CopticVersemulti-line"/>
            </w:pPr>
            <w:r>
              <w:t>Ⲕⲉ ⲡⲁⲗⲓⲛ ⲛⲓϥⲁⲓⲥⲟϫⲉⲛ:</w:t>
            </w:r>
          </w:p>
          <w:p w14:paraId="60687624" w14:textId="77777777" w:rsidR="009A461A" w:rsidRDefault="009A461A" w:rsidP="009A461A">
            <w:pPr>
              <w:pStyle w:val="CopticVersemulti-line"/>
            </w:pPr>
            <w:r>
              <w:t>ⲡⲓⲁⲅⲅⲉⲗⲟⲥ ⲛⲱⲟⲩ ⲁϥⲟⲩⲟⲩⲛϩϥ:</w:t>
            </w:r>
          </w:p>
          <w:p w14:paraId="228920BE" w14:textId="77777777" w:rsidR="009A461A" w:rsidRDefault="009A461A" w:rsidP="009A461A">
            <w:pPr>
              <w:pStyle w:val="CopticVersemulti-line"/>
            </w:pPr>
            <w:r>
              <w:t>ϫⲉ ϥ̀ⲭⲏ ⲙ̀ⲡⲁⲓⲙⲁ ⲁⲛ:</w:t>
            </w:r>
          </w:p>
          <w:p w14:paraId="01B9CE74" w14:textId="77777777" w:rsidR="009A461A" w:rsidRPr="005130A7" w:rsidRDefault="009A461A" w:rsidP="009A461A">
            <w:pPr>
              <w:pStyle w:val="CopticHangingVerse"/>
            </w:pPr>
            <w:r>
              <w:t>Ⲓⲭ̄ⲥ̄ Ⲡⲭ̄ⲥ̄ ⲁϥⲧⲱⲛϥ.</w:t>
            </w:r>
          </w:p>
        </w:tc>
      </w:tr>
      <w:tr w:rsidR="009A461A" w14:paraId="35936DFF" w14:textId="77777777" w:rsidTr="009A461A">
        <w:trPr>
          <w:cantSplit/>
          <w:jc w:val="center"/>
        </w:trPr>
        <w:tc>
          <w:tcPr>
            <w:tcW w:w="288" w:type="dxa"/>
          </w:tcPr>
          <w:p w14:paraId="23575E89" w14:textId="77777777" w:rsidR="009A461A" w:rsidRDefault="009A461A" w:rsidP="009A461A">
            <w:pPr>
              <w:pStyle w:val="CopticCross"/>
            </w:pPr>
            <w:r w:rsidRPr="00FB5ACB">
              <w:t>¿</w:t>
            </w:r>
          </w:p>
        </w:tc>
        <w:tc>
          <w:tcPr>
            <w:tcW w:w="3960" w:type="dxa"/>
          </w:tcPr>
          <w:p w14:paraId="69D2765F" w14:textId="77777777" w:rsidR="009A461A" w:rsidRDefault="009A461A" w:rsidP="009A461A">
            <w:pPr>
              <w:pStyle w:val="EngHang"/>
            </w:pPr>
            <w:r>
              <w:t>Rejoice O Virgin,</w:t>
            </w:r>
          </w:p>
          <w:p w14:paraId="4A141B17" w14:textId="77777777" w:rsidR="009A461A" w:rsidRDefault="009A461A" w:rsidP="009A461A">
            <w:pPr>
              <w:pStyle w:val="EngHang"/>
            </w:pPr>
            <w:r>
              <w:t>Mary the Mother of joy,</w:t>
            </w:r>
          </w:p>
          <w:p w14:paraId="00600F83" w14:textId="77777777" w:rsidR="009A461A" w:rsidRDefault="009A461A" w:rsidP="009A461A">
            <w:pPr>
              <w:pStyle w:val="EngHang"/>
            </w:pPr>
            <w:r>
              <w:t>For truly your Son</w:t>
            </w:r>
          </w:p>
          <w:p w14:paraId="003FB304" w14:textId="77777777" w:rsidR="009A461A" w:rsidRDefault="009A461A" w:rsidP="009A461A">
            <w:pPr>
              <w:pStyle w:val="EngHangEnd"/>
            </w:pPr>
            <w:r>
              <w:t>Jesus Christ is risen.</w:t>
            </w:r>
          </w:p>
        </w:tc>
        <w:tc>
          <w:tcPr>
            <w:tcW w:w="288" w:type="dxa"/>
          </w:tcPr>
          <w:p w14:paraId="26C34A31" w14:textId="77777777" w:rsidR="009A461A" w:rsidRDefault="009A461A" w:rsidP="009A461A"/>
        </w:tc>
        <w:tc>
          <w:tcPr>
            <w:tcW w:w="288" w:type="dxa"/>
          </w:tcPr>
          <w:p w14:paraId="2D020252" w14:textId="77777777" w:rsidR="009A461A" w:rsidRDefault="009A461A" w:rsidP="009A461A">
            <w:pPr>
              <w:pStyle w:val="CopticCross"/>
            </w:pPr>
            <w:r w:rsidRPr="00FB5ACB">
              <w:t>¿</w:t>
            </w:r>
          </w:p>
        </w:tc>
        <w:tc>
          <w:tcPr>
            <w:tcW w:w="3960" w:type="dxa"/>
          </w:tcPr>
          <w:p w14:paraId="411FD161" w14:textId="77777777" w:rsidR="009A461A" w:rsidRDefault="009A461A" w:rsidP="009A461A">
            <w:pPr>
              <w:pStyle w:val="CopticVersemulti-line"/>
            </w:pPr>
            <w:r>
              <w:t>Ⲗⲉⲗⲓ ⲱ̀ ϯⲡⲁⲣⲑⲉⲛⲟⲥ:</w:t>
            </w:r>
          </w:p>
          <w:p w14:paraId="7CB0404D" w14:textId="77777777" w:rsidR="009A461A" w:rsidRDefault="009A461A" w:rsidP="009A461A">
            <w:pPr>
              <w:pStyle w:val="CopticVersemulti-line"/>
            </w:pPr>
            <w:r>
              <w:t>Ⲙⲁⲣⲓⲁ ⲑ̀ⲙⲁⲩ ⲙ̀ⲡ̀ⲟⲩⲛⲟϥ:</w:t>
            </w:r>
          </w:p>
          <w:p w14:paraId="109FCC34" w14:textId="77777777" w:rsidR="009A461A" w:rsidRDefault="009A461A" w:rsidP="009A461A">
            <w:pPr>
              <w:pStyle w:val="CopticVersemulti-line"/>
            </w:pPr>
            <w:r>
              <w:t>ϫⲉ ⲡⲉϣⲏⲣⲓ ⲁ̀ⲗⲏⲑⲱⲥ:</w:t>
            </w:r>
          </w:p>
          <w:p w14:paraId="5D698EAD" w14:textId="77777777" w:rsidR="009A461A" w:rsidRPr="005130A7" w:rsidRDefault="009A461A" w:rsidP="009A461A">
            <w:pPr>
              <w:pStyle w:val="CopticHangingVerse"/>
            </w:pPr>
            <w:r>
              <w:t>Ⲓⲭ̄ⲥ̄ Ⲡⲭ̄ⲥ̄ ⲁϥⲧⲱⲛϥ.</w:t>
            </w:r>
          </w:p>
        </w:tc>
      </w:tr>
      <w:tr w:rsidR="009A461A" w14:paraId="4F49FF2F" w14:textId="77777777" w:rsidTr="009A461A">
        <w:trPr>
          <w:cantSplit/>
          <w:jc w:val="center"/>
        </w:trPr>
        <w:tc>
          <w:tcPr>
            <w:tcW w:w="288" w:type="dxa"/>
          </w:tcPr>
          <w:p w14:paraId="73EF9FBB" w14:textId="77777777" w:rsidR="009A461A" w:rsidRDefault="009A461A" w:rsidP="009A461A">
            <w:pPr>
              <w:pStyle w:val="CopticCross"/>
            </w:pPr>
            <w:r w:rsidRPr="00FB5ACB">
              <w:lastRenderedPageBreak/>
              <w:t>¿</w:t>
            </w:r>
          </w:p>
        </w:tc>
        <w:tc>
          <w:tcPr>
            <w:tcW w:w="3960" w:type="dxa"/>
          </w:tcPr>
          <w:p w14:paraId="4ACFCFCE" w14:textId="77777777" w:rsidR="009A461A" w:rsidRDefault="009A461A" w:rsidP="009A461A">
            <w:pPr>
              <w:pStyle w:val="EngHang"/>
            </w:pPr>
            <w:r>
              <w:t>Let us rejoice today,</w:t>
            </w:r>
          </w:p>
          <w:p w14:paraId="2163E9E1" w14:textId="77777777" w:rsidR="009A461A" w:rsidRDefault="009A461A" w:rsidP="009A461A">
            <w:pPr>
              <w:pStyle w:val="EngHang"/>
            </w:pPr>
            <w:r>
              <w:t>And be glad,</w:t>
            </w:r>
          </w:p>
          <w:p w14:paraId="111020A0" w14:textId="77777777" w:rsidR="009A461A" w:rsidRDefault="009A461A" w:rsidP="009A461A">
            <w:pPr>
              <w:pStyle w:val="EngHang"/>
            </w:pPr>
            <w:r>
              <w:t>For the King of kings,</w:t>
            </w:r>
          </w:p>
          <w:p w14:paraId="32C06355" w14:textId="77777777" w:rsidR="009A461A" w:rsidRDefault="009A461A" w:rsidP="009A461A">
            <w:pPr>
              <w:pStyle w:val="EngHangEnd"/>
            </w:pPr>
            <w:r>
              <w:t>Jesus Christ is risen.</w:t>
            </w:r>
          </w:p>
        </w:tc>
        <w:tc>
          <w:tcPr>
            <w:tcW w:w="288" w:type="dxa"/>
          </w:tcPr>
          <w:p w14:paraId="19AF791E" w14:textId="77777777" w:rsidR="009A461A" w:rsidRDefault="009A461A" w:rsidP="009A461A"/>
        </w:tc>
        <w:tc>
          <w:tcPr>
            <w:tcW w:w="288" w:type="dxa"/>
          </w:tcPr>
          <w:p w14:paraId="7BC62114" w14:textId="77777777" w:rsidR="009A461A" w:rsidRDefault="009A461A" w:rsidP="009A461A">
            <w:pPr>
              <w:pStyle w:val="CopticCross"/>
            </w:pPr>
            <w:r w:rsidRPr="00FB5ACB">
              <w:t>¿</w:t>
            </w:r>
          </w:p>
        </w:tc>
        <w:tc>
          <w:tcPr>
            <w:tcW w:w="3960" w:type="dxa"/>
          </w:tcPr>
          <w:p w14:paraId="7AEFEA68" w14:textId="77777777" w:rsidR="009A461A" w:rsidRDefault="009A461A" w:rsidP="009A461A">
            <w:pPr>
              <w:pStyle w:val="CopticVersemulti-line"/>
            </w:pPr>
            <w:r>
              <w:t>Ⲙⲁⲣⲉⲛⲑⲉⲗⲏⲗ ⲙ̀ⲫⲟⲟⲩ:</w:t>
            </w:r>
          </w:p>
          <w:p w14:paraId="61009895" w14:textId="77777777" w:rsidR="009A461A" w:rsidRDefault="009A461A" w:rsidP="009A461A">
            <w:pPr>
              <w:pStyle w:val="CopticVersemulti-line"/>
            </w:pPr>
            <w:r>
              <w:t>ⲟⲩⲟϩ ⲛ̀ⲧⲉⲛⲟⲩⲛⲟϥ:</w:t>
            </w:r>
          </w:p>
          <w:p w14:paraId="6EEA6F42" w14:textId="77777777" w:rsidR="009A461A" w:rsidRDefault="009A461A" w:rsidP="009A461A">
            <w:pPr>
              <w:pStyle w:val="CopticVersemulti-line"/>
            </w:pPr>
            <w:r>
              <w:t>ϫⲉ ⲡ̀ⲟⲩⲣⲟ ⲛ̀ⲧⲉ ⲛⲓⲟⲩⲣⲱⲟⲩ:</w:t>
            </w:r>
          </w:p>
          <w:p w14:paraId="32BB1CBB" w14:textId="77777777" w:rsidR="009A461A" w:rsidRPr="005130A7" w:rsidRDefault="009A461A" w:rsidP="009A461A">
            <w:pPr>
              <w:pStyle w:val="CopticHangingVerse"/>
            </w:pPr>
            <w:r>
              <w:t>Ⲓⲭ̄ⲥ̄ Ⲡⲭ̄ⲥ̄ ⲁϥⲧⲱⲛϥ.</w:t>
            </w:r>
          </w:p>
        </w:tc>
      </w:tr>
      <w:tr w:rsidR="009A461A" w14:paraId="29131D46" w14:textId="77777777" w:rsidTr="009A461A">
        <w:trPr>
          <w:cantSplit/>
          <w:jc w:val="center"/>
        </w:trPr>
        <w:tc>
          <w:tcPr>
            <w:tcW w:w="288" w:type="dxa"/>
          </w:tcPr>
          <w:p w14:paraId="64CF9254" w14:textId="77777777" w:rsidR="009A461A" w:rsidRDefault="009A461A" w:rsidP="009A461A">
            <w:pPr>
              <w:pStyle w:val="CopticCross"/>
            </w:pPr>
          </w:p>
        </w:tc>
        <w:tc>
          <w:tcPr>
            <w:tcW w:w="3960" w:type="dxa"/>
          </w:tcPr>
          <w:p w14:paraId="0A2D7BB5" w14:textId="77777777" w:rsidR="009A461A" w:rsidRDefault="009A461A" w:rsidP="009A461A">
            <w:pPr>
              <w:pStyle w:val="EngHang"/>
            </w:pPr>
            <w:r>
              <w:t>The wise Luke,</w:t>
            </w:r>
          </w:p>
          <w:p w14:paraId="0DEF8468" w14:textId="77777777" w:rsidR="009A461A" w:rsidRDefault="009A461A" w:rsidP="009A461A">
            <w:pPr>
              <w:pStyle w:val="EngHang"/>
            </w:pPr>
            <w:r>
              <w:t>With John the beloved,</w:t>
            </w:r>
          </w:p>
          <w:p w14:paraId="38B73F5B" w14:textId="77777777" w:rsidR="009A461A" w:rsidRDefault="009A461A" w:rsidP="009A461A">
            <w:pPr>
              <w:pStyle w:val="EngHang"/>
            </w:pPr>
            <w:r>
              <w:t>Have truly preached that</w:t>
            </w:r>
          </w:p>
          <w:p w14:paraId="69065B06" w14:textId="77777777" w:rsidR="009A461A" w:rsidRDefault="009A461A" w:rsidP="009A461A">
            <w:pPr>
              <w:pStyle w:val="EngHangEnd"/>
            </w:pPr>
            <w:r>
              <w:t>Jesus Christ is risen.</w:t>
            </w:r>
          </w:p>
        </w:tc>
        <w:tc>
          <w:tcPr>
            <w:tcW w:w="288" w:type="dxa"/>
          </w:tcPr>
          <w:p w14:paraId="33DEF4A2" w14:textId="77777777" w:rsidR="009A461A" w:rsidRDefault="009A461A" w:rsidP="009A461A"/>
        </w:tc>
        <w:tc>
          <w:tcPr>
            <w:tcW w:w="288" w:type="dxa"/>
          </w:tcPr>
          <w:p w14:paraId="0B5BC392" w14:textId="77777777" w:rsidR="009A461A" w:rsidRDefault="009A461A" w:rsidP="009A461A">
            <w:pPr>
              <w:pStyle w:val="CopticCross"/>
            </w:pPr>
          </w:p>
        </w:tc>
        <w:tc>
          <w:tcPr>
            <w:tcW w:w="3960" w:type="dxa"/>
          </w:tcPr>
          <w:p w14:paraId="5A6A6DE9" w14:textId="77777777" w:rsidR="009A461A" w:rsidRDefault="009A461A" w:rsidP="009A461A">
            <w:pPr>
              <w:pStyle w:val="CopticVersemulti-line"/>
            </w:pPr>
            <w:r>
              <w:t>Ⲛⲉⲙ Ⲗⲟⲩⲕⲁⲥ ⲡⲓⲥⲟⲫⲟⲥ:</w:t>
            </w:r>
          </w:p>
          <w:p w14:paraId="4007747D" w14:textId="77777777" w:rsidR="009A461A" w:rsidRDefault="009A461A" w:rsidP="009A461A">
            <w:pPr>
              <w:pStyle w:val="CopticVersemulti-line"/>
            </w:pPr>
            <w:r>
              <w:t>ⲛⲉⲙ Ⲓⲱⲁⲛⲛⲏⲥ ⲡⲉϥⲙⲉⲛⲣⲓⲧ:</w:t>
            </w:r>
          </w:p>
          <w:p w14:paraId="790CA803" w14:textId="77777777" w:rsidR="009A461A" w:rsidRDefault="009A461A" w:rsidP="009A461A">
            <w:pPr>
              <w:pStyle w:val="CopticVersemulti-line"/>
            </w:pPr>
            <w:r>
              <w:t>ⲁⲩϩⲓⲱⲓϣ ⲛ̀ⲕⲁⲗⲱⲥ:</w:t>
            </w:r>
          </w:p>
          <w:p w14:paraId="75967BAA" w14:textId="77777777" w:rsidR="009A461A" w:rsidRPr="005130A7" w:rsidRDefault="009A461A" w:rsidP="009A461A">
            <w:pPr>
              <w:pStyle w:val="CopticHangingVerse"/>
            </w:pPr>
            <w:r>
              <w:t>Ⲓⲭ̄ⲥ̄ Ⲡⲭ̄ⲥ̄ ⲁϥⲧⲱⲛϥ.</w:t>
            </w:r>
          </w:p>
        </w:tc>
      </w:tr>
      <w:tr w:rsidR="009A461A" w14:paraId="49EEA550" w14:textId="77777777" w:rsidTr="009A461A">
        <w:trPr>
          <w:cantSplit/>
          <w:jc w:val="center"/>
        </w:trPr>
        <w:tc>
          <w:tcPr>
            <w:tcW w:w="288" w:type="dxa"/>
          </w:tcPr>
          <w:p w14:paraId="5D56CB4A" w14:textId="77777777" w:rsidR="009A461A" w:rsidRDefault="009A461A" w:rsidP="009A461A">
            <w:pPr>
              <w:pStyle w:val="CopticCross"/>
            </w:pPr>
          </w:p>
        </w:tc>
        <w:tc>
          <w:tcPr>
            <w:tcW w:w="3960" w:type="dxa"/>
          </w:tcPr>
          <w:p w14:paraId="65C1ACF3" w14:textId="77777777" w:rsidR="009A461A" w:rsidRDefault="009A461A" w:rsidP="009A461A">
            <w:pPr>
              <w:pStyle w:val="EngHang"/>
            </w:pPr>
            <w:r>
              <w:t>Blessed are You, O Christ,</w:t>
            </w:r>
          </w:p>
          <w:p w14:paraId="5214C2AA" w14:textId="77777777" w:rsidR="009A461A" w:rsidRDefault="009A461A" w:rsidP="009A461A">
            <w:pPr>
              <w:pStyle w:val="EngHang"/>
            </w:pPr>
            <w:r>
              <w:t>The unquenchable light.</w:t>
            </w:r>
          </w:p>
          <w:p w14:paraId="017CCC2D" w14:textId="77777777" w:rsidR="009A461A" w:rsidRDefault="009A461A" w:rsidP="009A461A">
            <w:pPr>
              <w:pStyle w:val="EngHang"/>
            </w:pPr>
            <w:r>
              <w:t>Come let us praise Him, for,</w:t>
            </w:r>
          </w:p>
          <w:p w14:paraId="2BB19AB6" w14:textId="77777777" w:rsidR="009A461A" w:rsidRDefault="009A461A" w:rsidP="009A461A">
            <w:pPr>
              <w:pStyle w:val="EngHangEnd"/>
            </w:pPr>
            <w:r>
              <w:t>Jesus Christ is risen.</w:t>
            </w:r>
          </w:p>
        </w:tc>
        <w:tc>
          <w:tcPr>
            <w:tcW w:w="288" w:type="dxa"/>
          </w:tcPr>
          <w:p w14:paraId="57891315" w14:textId="77777777" w:rsidR="009A461A" w:rsidRDefault="009A461A" w:rsidP="009A461A"/>
        </w:tc>
        <w:tc>
          <w:tcPr>
            <w:tcW w:w="288" w:type="dxa"/>
          </w:tcPr>
          <w:p w14:paraId="40ADDF3D" w14:textId="77777777" w:rsidR="009A461A" w:rsidRDefault="009A461A" w:rsidP="009A461A">
            <w:pPr>
              <w:pStyle w:val="CopticCross"/>
            </w:pPr>
          </w:p>
        </w:tc>
        <w:tc>
          <w:tcPr>
            <w:tcW w:w="3960" w:type="dxa"/>
          </w:tcPr>
          <w:p w14:paraId="6959F7C8" w14:textId="77777777" w:rsidR="009A461A" w:rsidRDefault="009A461A" w:rsidP="009A461A">
            <w:pPr>
              <w:pStyle w:val="CopticVersemulti-line"/>
            </w:pPr>
            <w:r>
              <w:t>Ⲝⲙⲁⲣⲱⲟⲩⲧ ⲱ̀ Ⲡⲭ̄ⲥ̄:</w:t>
            </w:r>
          </w:p>
          <w:p w14:paraId="3B839E94" w14:textId="77777777" w:rsidR="009A461A" w:rsidRDefault="009A461A" w:rsidP="009A461A">
            <w:pPr>
              <w:pStyle w:val="CopticVersemulti-line"/>
            </w:pPr>
            <w:r>
              <w:t>ⲡⲓⲟⲩⲱⲓⲛⲓ ⲛ̀ⲁⲧϣ̀ϭⲉⲧϭⲱⲧϥ:</w:t>
            </w:r>
          </w:p>
          <w:p w14:paraId="43677553" w14:textId="77777777" w:rsidR="009A461A" w:rsidRDefault="009A461A" w:rsidP="009A461A">
            <w:pPr>
              <w:pStyle w:val="CopticVersemulti-line"/>
            </w:pPr>
            <w:r>
              <w:t>ⲁ̀ⲙⲱⲓⲛⲓ ⲙⲁⲣⲉⲛϩⲱⲥ:</w:t>
            </w:r>
          </w:p>
          <w:p w14:paraId="730CB7A8" w14:textId="77777777" w:rsidR="009A461A" w:rsidRPr="005130A7" w:rsidRDefault="009A461A" w:rsidP="009A461A">
            <w:pPr>
              <w:pStyle w:val="CopticHangingVerse"/>
            </w:pPr>
            <w:r>
              <w:t>Ⲓⲭ̄ⲥ̄ Ⲡⲭ̄ⲥ̄ ⲁϥⲧⲱⲛϥ.</w:t>
            </w:r>
          </w:p>
        </w:tc>
      </w:tr>
      <w:tr w:rsidR="009A461A" w14:paraId="30C40A50" w14:textId="77777777" w:rsidTr="009A461A">
        <w:trPr>
          <w:cantSplit/>
          <w:jc w:val="center"/>
        </w:trPr>
        <w:tc>
          <w:tcPr>
            <w:tcW w:w="288" w:type="dxa"/>
          </w:tcPr>
          <w:p w14:paraId="6348BC83" w14:textId="77777777" w:rsidR="009A461A" w:rsidRDefault="009A461A" w:rsidP="009A461A">
            <w:pPr>
              <w:pStyle w:val="CopticCross"/>
            </w:pPr>
            <w:r w:rsidRPr="00FB5ACB">
              <w:t>¿</w:t>
            </w:r>
          </w:p>
        </w:tc>
        <w:tc>
          <w:tcPr>
            <w:tcW w:w="3960" w:type="dxa"/>
          </w:tcPr>
          <w:p w14:paraId="7874CE3F" w14:textId="77777777" w:rsidR="009A461A" w:rsidRDefault="009A461A" w:rsidP="009A461A">
            <w:pPr>
              <w:pStyle w:val="EngHang"/>
            </w:pPr>
            <w:r>
              <w:t>He saved His people</w:t>
            </w:r>
          </w:p>
          <w:p w14:paraId="34192CDD" w14:textId="77777777" w:rsidR="009A461A" w:rsidRDefault="009A461A" w:rsidP="009A461A">
            <w:pPr>
              <w:pStyle w:val="EngHang"/>
            </w:pPr>
            <w:r>
              <w:t>From the devil</w:t>
            </w:r>
          </w:p>
          <w:p w14:paraId="44DAFC5E" w14:textId="77777777" w:rsidR="009A461A" w:rsidRDefault="009A461A" w:rsidP="009A461A">
            <w:pPr>
              <w:pStyle w:val="EngHang"/>
            </w:pPr>
            <w:r>
              <w:t>By His arm.</w:t>
            </w:r>
          </w:p>
          <w:p w14:paraId="20107313" w14:textId="77777777" w:rsidR="009A461A" w:rsidRDefault="009A461A" w:rsidP="009A461A">
            <w:pPr>
              <w:pStyle w:val="EngHangEnd"/>
            </w:pPr>
            <w:r>
              <w:t>Jesus Christ is risen.</w:t>
            </w:r>
          </w:p>
        </w:tc>
        <w:tc>
          <w:tcPr>
            <w:tcW w:w="288" w:type="dxa"/>
          </w:tcPr>
          <w:p w14:paraId="321B59F9" w14:textId="77777777" w:rsidR="009A461A" w:rsidRDefault="009A461A" w:rsidP="009A461A"/>
        </w:tc>
        <w:tc>
          <w:tcPr>
            <w:tcW w:w="288" w:type="dxa"/>
          </w:tcPr>
          <w:p w14:paraId="5E577687" w14:textId="77777777" w:rsidR="009A461A" w:rsidRDefault="009A461A" w:rsidP="009A461A">
            <w:pPr>
              <w:pStyle w:val="CopticCross"/>
            </w:pPr>
            <w:r w:rsidRPr="00FB5ACB">
              <w:t>¿</w:t>
            </w:r>
          </w:p>
        </w:tc>
        <w:tc>
          <w:tcPr>
            <w:tcW w:w="3960" w:type="dxa"/>
          </w:tcPr>
          <w:p w14:paraId="5C6B0769" w14:textId="77777777" w:rsidR="009A461A" w:rsidRDefault="009A461A" w:rsidP="009A461A">
            <w:pPr>
              <w:pStyle w:val="CopticVersemulti-line"/>
            </w:pPr>
            <w:r>
              <w:t>Ⲟⲩⲟϩ ⲁϥⲥⲱϯ ⲙ̀ⲡⲉϥⲗⲁⲟⲥ:</w:t>
            </w:r>
          </w:p>
          <w:p w14:paraId="11083657" w14:textId="77777777" w:rsidR="009A461A" w:rsidRDefault="009A461A" w:rsidP="009A461A">
            <w:pPr>
              <w:pStyle w:val="CopticVersemulti-line"/>
            </w:pPr>
            <w:r>
              <w:t>ⲛ̀ϩ̀ⲣⲏⲓ ϧⲉⲛ ⲡⲉϥϣⲱⲃϣ:</w:t>
            </w:r>
          </w:p>
          <w:p w14:paraId="0319705D" w14:textId="77777777" w:rsidR="009A461A" w:rsidRDefault="009A461A" w:rsidP="009A461A">
            <w:pPr>
              <w:pStyle w:val="CopticVersemulti-line"/>
            </w:pPr>
            <w:r>
              <w:t>ⲉ̀ⲃⲟⲗ ϧⲉⲛ ⲡⲓⲇⲓⲁ̀ⲃⲟⲗⲟⲥ:</w:t>
            </w:r>
          </w:p>
          <w:p w14:paraId="01F86194" w14:textId="77777777" w:rsidR="009A461A" w:rsidRPr="005130A7" w:rsidRDefault="009A461A" w:rsidP="009A461A">
            <w:pPr>
              <w:pStyle w:val="CopticHangingVerse"/>
            </w:pPr>
            <w:r>
              <w:t>Ⲓⲭ̄ⲥ̄ Ⲡⲭ̄ⲥ̄ ⲁϥⲧⲱⲛϥ.</w:t>
            </w:r>
          </w:p>
        </w:tc>
      </w:tr>
      <w:tr w:rsidR="009A461A" w14:paraId="24B2CEC2" w14:textId="77777777" w:rsidTr="009A461A">
        <w:trPr>
          <w:cantSplit/>
          <w:jc w:val="center"/>
        </w:trPr>
        <w:tc>
          <w:tcPr>
            <w:tcW w:w="288" w:type="dxa"/>
          </w:tcPr>
          <w:p w14:paraId="6BCC7B98" w14:textId="77777777" w:rsidR="009A461A" w:rsidRDefault="009A461A" w:rsidP="009A461A">
            <w:pPr>
              <w:pStyle w:val="CopticCross"/>
            </w:pPr>
            <w:r w:rsidRPr="00FB5ACB">
              <w:t>¿</w:t>
            </w:r>
          </w:p>
        </w:tc>
        <w:tc>
          <w:tcPr>
            <w:tcW w:w="3960" w:type="dxa"/>
          </w:tcPr>
          <w:p w14:paraId="1EAE54EE" w14:textId="77777777" w:rsidR="009A461A" w:rsidRDefault="009A461A" w:rsidP="009A461A">
            <w:pPr>
              <w:pStyle w:val="EngHang"/>
            </w:pPr>
            <w:r>
              <w:t>Let us praise</w:t>
            </w:r>
          </w:p>
          <w:p w14:paraId="20FCF8B8" w14:textId="77777777" w:rsidR="009A461A" w:rsidRDefault="009A461A" w:rsidP="009A461A">
            <w:pPr>
              <w:pStyle w:val="EngHang"/>
            </w:pPr>
            <w:r>
              <w:t>The true Lamb;</w:t>
            </w:r>
          </w:p>
          <w:p w14:paraId="23DE5E8C" w14:textId="77777777" w:rsidR="009A461A" w:rsidRDefault="009A461A" w:rsidP="009A461A">
            <w:pPr>
              <w:pStyle w:val="EngHang"/>
            </w:pPr>
            <w:r>
              <w:t>Our God in truth,</w:t>
            </w:r>
          </w:p>
          <w:p w14:paraId="24DDE113" w14:textId="77777777" w:rsidR="009A461A" w:rsidRDefault="009A461A" w:rsidP="009A461A">
            <w:pPr>
              <w:pStyle w:val="EngHangEnd"/>
            </w:pPr>
            <w:r>
              <w:t>Jesus Christ is risen.</w:t>
            </w:r>
          </w:p>
        </w:tc>
        <w:tc>
          <w:tcPr>
            <w:tcW w:w="288" w:type="dxa"/>
          </w:tcPr>
          <w:p w14:paraId="6F1062ED" w14:textId="77777777" w:rsidR="009A461A" w:rsidRDefault="009A461A" w:rsidP="009A461A"/>
        </w:tc>
        <w:tc>
          <w:tcPr>
            <w:tcW w:w="288" w:type="dxa"/>
          </w:tcPr>
          <w:p w14:paraId="62B013CF" w14:textId="77777777" w:rsidR="009A461A" w:rsidRDefault="009A461A" w:rsidP="009A461A">
            <w:pPr>
              <w:pStyle w:val="CopticCross"/>
            </w:pPr>
            <w:r w:rsidRPr="00FB5ACB">
              <w:t>¿</w:t>
            </w:r>
          </w:p>
        </w:tc>
        <w:tc>
          <w:tcPr>
            <w:tcW w:w="3960" w:type="dxa"/>
          </w:tcPr>
          <w:p w14:paraId="17F4D3D4" w14:textId="77777777" w:rsidR="009A461A" w:rsidRDefault="009A461A" w:rsidP="009A461A">
            <w:pPr>
              <w:pStyle w:val="CopticVersemulti-line"/>
            </w:pPr>
            <w:r>
              <w:t>Ⲡⲓϩⲓⲏⲃ ⲙ̀ⲙⲏⲓ:</w:t>
            </w:r>
          </w:p>
          <w:p w14:paraId="266F2783" w14:textId="77777777" w:rsidR="009A461A" w:rsidRDefault="009A461A" w:rsidP="009A461A">
            <w:pPr>
              <w:pStyle w:val="CopticVersemulti-line"/>
            </w:pPr>
            <w:r>
              <w:t>ⲙⲁⲣⲉⲛϩⲱⲥ ⲉ̀ⲣⲟϥ:</w:t>
            </w:r>
          </w:p>
          <w:p w14:paraId="114B889C" w14:textId="77777777" w:rsidR="009A461A" w:rsidRDefault="009A461A" w:rsidP="009A461A">
            <w:pPr>
              <w:pStyle w:val="CopticVersemulti-line"/>
            </w:pPr>
            <w:r>
              <w:t>Ⲡⲉⲛⲛⲟⲩϯ ⲛ̀ⲧⲁⲫ̀ⲙⲏⲓ:</w:t>
            </w:r>
          </w:p>
          <w:p w14:paraId="19C48F1B" w14:textId="77777777" w:rsidR="009A461A" w:rsidRPr="005130A7" w:rsidRDefault="009A461A" w:rsidP="009A461A">
            <w:pPr>
              <w:pStyle w:val="CopticHangingVerse"/>
            </w:pPr>
            <w:r>
              <w:t>Ⲓⲭ̄ⲥ̄ Ⲡⲭ̄ⲥ̄ ⲁϥⲧⲱⲛϥ.</w:t>
            </w:r>
          </w:p>
        </w:tc>
      </w:tr>
      <w:tr w:rsidR="009A461A" w14:paraId="30727047" w14:textId="77777777" w:rsidTr="009A461A">
        <w:trPr>
          <w:cantSplit/>
          <w:jc w:val="center"/>
        </w:trPr>
        <w:tc>
          <w:tcPr>
            <w:tcW w:w="288" w:type="dxa"/>
          </w:tcPr>
          <w:p w14:paraId="7AB2BB0B" w14:textId="77777777" w:rsidR="009A461A" w:rsidRDefault="009A461A" w:rsidP="009A461A">
            <w:pPr>
              <w:pStyle w:val="CopticCross"/>
            </w:pPr>
          </w:p>
        </w:tc>
        <w:tc>
          <w:tcPr>
            <w:tcW w:w="3960" w:type="dxa"/>
          </w:tcPr>
          <w:p w14:paraId="35BE9BA5" w14:textId="77777777" w:rsidR="009A461A" w:rsidRDefault="009A461A" w:rsidP="009A461A">
            <w:pPr>
              <w:pStyle w:val="EngHang"/>
            </w:pPr>
            <w:r>
              <w:t>Guard us, O our God,</w:t>
            </w:r>
          </w:p>
          <w:p w14:paraId="6C65CC26" w14:textId="77777777" w:rsidR="009A461A" w:rsidRDefault="009A461A" w:rsidP="009A461A">
            <w:pPr>
              <w:pStyle w:val="EngHang"/>
            </w:pPr>
            <w:r>
              <w:t>From all malice.</w:t>
            </w:r>
          </w:p>
          <w:p w14:paraId="1855CB63" w14:textId="77777777" w:rsidR="009A461A" w:rsidRDefault="009A461A" w:rsidP="009A461A">
            <w:pPr>
              <w:pStyle w:val="EngHang"/>
            </w:pPr>
            <w:r>
              <w:t>Our Master, the Son of God,</w:t>
            </w:r>
          </w:p>
          <w:p w14:paraId="2E6858ED" w14:textId="77777777" w:rsidR="009A461A" w:rsidRDefault="009A461A" w:rsidP="009A461A">
            <w:pPr>
              <w:pStyle w:val="EngHangEnd"/>
            </w:pPr>
            <w:r>
              <w:t>Jesus Christ is risen.</w:t>
            </w:r>
          </w:p>
        </w:tc>
        <w:tc>
          <w:tcPr>
            <w:tcW w:w="288" w:type="dxa"/>
          </w:tcPr>
          <w:p w14:paraId="74284C45" w14:textId="77777777" w:rsidR="009A461A" w:rsidRDefault="009A461A" w:rsidP="009A461A"/>
        </w:tc>
        <w:tc>
          <w:tcPr>
            <w:tcW w:w="288" w:type="dxa"/>
          </w:tcPr>
          <w:p w14:paraId="4902DA8B" w14:textId="77777777" w:rsidR="009A461A" w:rsidRDefault="009A461A" w:rsidP="009A461A">
            <w:pPr>
              <w:pStyle w:val="CopticCross"/>
            </w:pPr>
          </w:p>
        </w:tc>
        <w:tc>
          <w:tcPr>
            <w:tcW w:w="3960" w:type="dxa"/>
          </w:tcPr>
          <w:p w14:paraId="0D86DA7E" w14:textId="77777777" w:rsidR="009A461A" w:rsidRDefault="009A461A" w:rsidP="009A461A">
            <w:pPr>
              <w:pStyle w:val="CopticVersemulti-line"/>
            </w:pPr>
            <w:r>
              <w:t>Ⲣⲱⲓⲥ ⲉ̀ⲣⲟⲛ ⲱ̀ Ⲡⲉⲛⲛⲟⲩϯ:</w:t>
            </w:r>
          </w:p>
          <w:p w14:paraId="0978DF01" w14:textId="77777777" w:rsidR="009A461A" w:rsidRDefault="009A461A" w:rsidP="009A461A">
            <w:pPr>
              <w:pStyle w:val="CopticVersemulti-line"/>
            </w:pPr>
            <w:r>
              <w:t>ⲉ̀ⲃⲟⲗ ϧⲉⲛ ⲡⲓⲭ̀ⲣⲟⲫ:</w:t>
            </w:r>
          </w:p>
          <w:p w14:paraId="7D0FEAEC" w14:textId="77777777" w:rsidR="009A461A" w:rsidRDefault="009A461A" w:rsidP="009A461A">
            <w:pPr>
              <w:pStyle w:val="CopticVersemulti-line"/>
            </w:pPr>
            <w:r>
              <w:t>ⲡⲉⲛⲛⲏⲃ Ⲡϣⲏⲣⲓ ⲙ̀Ⲫϯ:</w:t>
            </w:r>
          </w:p>
          <w:p w14:paraId="66B45D76" w14:textId="77777777" w:rsidR="009A461A" w:rsidRPr="005130A7" w:rsidRDefault="009A461A" w:rsidP="009A461A">
            <w:pPr>
              <w:pStyle w:val="CopticHangingVerse"/>
            </w:pPr>
            <w:r>
              <w:t>Ⲓⲭ̄ⲥ̄ Ⲡⲭ̄ⲥ̄ ⲁϥⲧⲱⲛϥ.</w:t>
            </w:r>
          </w:p>
        </w:tc>
      </w:tr>
      <w:tr w:rsidR="009A461A" w14:paraId="0DF3B440" w14:textId="77777777" w:rsidTr="009A461A">
        <w:trPr>
          <w:cantSplit/>
          <w:jc w:val="center"/>
        </w:trPr>
        <w:tc>
          <w:tcPr>
            <w:tcW w:w="288" w:type="dxa"/>
          </w:tcPr>
          <w:p w14:paraId="314A29A9" w14:textId="77777777" w:rsidR="009A461A" w:rsidRDefault="009A461A" w:rsidP="009A461A">
            <w:pPr>
              <w:pStyle w:val="CopticCross"/>
            </w:pPr>
          </w:p>
        </w:tc>
        <w:tc>
          <w:tcPr>
            <w:tcW w:w="3960" w:type="dxa"/>
          </w:tcPr>
          <w:p w14:paraId="052D1862" w14:textId="77777777" w:rsidR="009A461A" w:rsidRDefault="009A461A" w:rsidP="009A461A">
            <w:pPr>
              <w:pStyle w:val="EngHang"/>
            </w:pPr>
            <w:r>
              <w:t>Zion and Jerusalem</w:t>
            </w:r>
          </w:p>
          <w:p w14:paraId="2E0D0EDE" w14:textId="77777777" w:rsidR="009A461A" w:rsidRDefault="009A461A" w:rsidP="009A461A">
            <w:pPr>
              <w:pStyle w:val="EngHang"/>
            </w:pPr>
            <w:r>
              <w:t>Rejoice today</w:t>
            </w:r>
          </w:p>
          <w:p w14:paraId="46001504" w14:textId="77777777" w:rsidR="009A461A" w:rsidRDefault="009A461A" w:rsidP="009A461A">
            <w:pPr>
              <w:pStyle w:val="EngHang"/>
            </w:pPr>
            <w:r>
              <w:t>With the land of Ephtaliah, for,</w:t>
            </w:r>
          </w:p>
          <w:p w14:paraId="0C332767" w14:textId="77777777" w:rsidR="009A461A" w:rsidRDefault="009A461A" w:rsidP="009A461A">
            <w:pPr>
              <w:pStyle w:val="EngHangEnd"/>
            </w:pPr>
            <w:r>
              <w:t>Jesus Christ is risen.</w:t>
            </w:r>
          </w:p>
        </w:tc>
        <w:tc>
          <w:tcPr>
            <w:tcW w:w="288" w:type="dxa"/>
          </w:tcPr>
          <w:p w14:paraId="217B51F1" w14:textId="77777777" w:rsidR="009A461A" w:rsidRDefault="009A461A" w:rsidP="009A461A"/>
        </w:tc>
        <w:tc>
          <w:tcPr>
            <w:tcW w:w="288" w:type="dxa"/>
          </w:tcPr>
          <w:p w14:paraId="130354E2" w14:textId="77777777" w:rsidR="009A461A" w:rsidRDefault="009A461A" w:rsidP="009A461A">
            <w:pPr>
              <w:pStyle w:val="CopticCross"/>
            </w:pPr>
          </w:p>
        </w:tc>
        <w:tc>
          <w:tcPr>
            <w:tcW w:w="3960" w:type="dxa"/>
          </w:tcPr>
          <w:p w14:paraId="01DC1CC6" w14:textId="77777777" w:rsidR="009A461A" w:rsidRDefault="009A461A" w:rsidP="009A461A">
            <w:pPr>
              <w:pStyle w:val="CopticVersemulti-line"/>
            </w:pPr>
            <w:r>
              <w:t>Ⲥⲓⲱⲛ ⲛⲉⲙ Ⲓⲉⲣⲟⲩⲥⲁⲗⲏⲙ:</w:t>
            </w:r>
          </w:p>
          <w:p w14:paraId="74489405" w14:textId="77777777" w:rsidR="009A461A" w:rsidRDefault="009A461A" w:rsidP="009A461A">
            <w:pPr>
              <w:pStyle w:val="CopticVersemulti-line"/>
            </w:pPr>
            <w:r>
              <w:t>ⲙ̀ⲫⲟⲟⲩ ⲉⲩⲉ̀ⲟⲩⲛⲟϥ:</w:t>
            </w:r>
          </w:p>
          <w:p w14:paraId="1F637796" w14:textId="77777777" w:rsidR="009A461A" w:rsidRDefault="009A461A" w:rsidP="009A461A">
            <w:pPr>
              <w:pStyle w:val="CopticVersemulti-line"/>
            </w:pPr>
            <w:r>
              <w:t>ⲛⲉⲙ ⲡ̀ⲕⲁϩⲓ ⲛ̀Ⲉⲫⲑⲁⲗⲓⲙ:</w:t>
            </w:r>
          </w:p>
          <w:p w14:paraId="45EF71F6" w14:textId="77777777" w:rsidR="009A461A" w:rsidRPr="005130A7" w:rsidRDefault="009A461A" w:rsidP="009A461A">
            <w:pPr>
              <w:pStyle w:val="CopticHangingVerse"/>
            </w:pPr>
            <w:r>
              <w:t>Ⲓⲭ̄ⲥ̄ Ⲡⲭ̄ⲥ̄ ⲁϥⲧⲱⲛϥ.</w:t>
            </w:r>
          </w:p>
        </w:tc>
      </w:tr>
      <w:tr w:rsidR="009A461A" w14:paraId="5F5A15A2" w14:textId="77777777" w:rsidTr="009A461A">
        <w:trPr>
          <w:cantSplit/>
          <w:jc w:val="center"/>
        </w:trPr>
        <w:tc>
          <w:tcPr>
            <w:tcW w:w="288" w:type="dxa"/>
          </w:tcPr>
          <w:p w14:paraId="5956B279" w14:textId="77777777" w:rsidR="009A461A" w:rsidRDefault="009A461A" w:rsidP="009A461A">
            <w:pPr>
              <w:pStyle w:val="CopticCross"/>
            </w:pPr>
            <w:r w:rsidRPr="00FB5ACB">
              <w:t>¿</w:t>
            </w:r>
          </w:p>
        </w:tc>
        <w:tc>
          <w:tcPr>
            <w:tcW w:w="3960" w:type="dxa"/>
          </w:tcPr>
          <w:p w14:paraId="6E09A0C6" w14:textId="77777777" w:rsidR="009A461A" w:rsidRDefault="009A461A" w:rsidP="009A461A">
            <w:pPr>
              <w:pStyle w:val="EngHang"/>
            </w:pPr>
            <w:r>
              <w:t>We praise Him, bless Him,</w:t>
            </w:r>
          </w:p>
          <w:p w14:paraId="0269BD73" w14:textId="77777777" w:rsidR="009A461A" w:rsidRDefault="009A461A" w:rsidP="009A461A">
            <w:pPr>
              <w:pStyle w:val="EngHang"/>
            </w:pPr>
            <w:r>
              <w:t>Serve Him,</w:t>
            </w:r>
          </w:p>
          <w:p w14:paraId="2D959F73" w14:textId="77777777" w:rsidR="009A461A" w:rsidRDefault="009A461A" w:rsidP="009A461A">
            <w:pPr>
              <w:pStyle w:val="EngHang"/>
            </w:pPr>
            <w:r>
              <w:t>And worship Him, for,</w:t>
            </w:r>
          </w:p>
          <w:p w14:paraId="6012BADF" w14:textId="77777777" w:rsidR="009A461A" w:rsidRPr="0078672A" w:rsidRDefault="009A461A" w:rsidP="009A461A">
            <w:pPr>
              <w:pStyle w:val="EngHangEnd"/>
            </w:pPr>
            <w:r>
              <w:t>Jesus Christ is risen.</w:t>
            </w:r>
          </w:p>
        </w:tc>
        <w:tc>
          <w:tcPr>
            <w:tcW w:w="288" w:type="dxa"/>
          </w:tcPr>
          <w:p w14:paraId="4997E16A" w14:textId="77777777" w:rsidR="009A461A" w:rsidRDefault="009A461A" w:rsidP="009A461A"/>
        </w:tc>
        <w:tc>
          <w:tcPr>
            <w:tcW w:w="288" w:type="dxa"/>
          </w:tcPr>
          <w:p w14:paraId="62AF88A1" w14:textId="77777777" w:rsidR="009A461A" w:rsidRDefault="009A461A" w:rsidP="009A461A">
            <w:pPr>
              <w:pStyle w:val="CopticCross"/>
            </w:pPr>
            <w:r w:rsidRPr="00FB5ACB">
              <w:t>¿</w:t>
            </w:r>
          </w:p>
        </w:tc>
        <w:tc>
          <w:tcPr>
            <w:tcW w:w="3960" w:type="dxa"/>
          </w:tcPr>
          <w:p w14:paraId="031982A0" w14:textId="77777777" w:rsidR="009A461A" w:rsidRDefault="009A461A" w:rsidP="009A461A">
            <w:pPr>
              <w:pStyle w:val="CopticVersemulti-line"/>
            </w:pPr>
            <w:r>
              <w:t>Ⲧⲉⲛϩⲱⲥ ⲧⲉⲛⲥ̀ⲙⲟⲩ ⲉ̀ⲣⲟϥ:</w:t>
            </w:r>
          </w:p>
          <w:p w14:paraId="04B4EA74" w14:textId="77777777" w:rsidR="009A461A" w:rsidRDefault="009A461A" w:rsidP="009A461A">
            <w:pPr>
              <w:pStyle w:val="CopticVersemulti-line"/>
            </w:pPr>
            <w:r>
              <w:t>ⲧⲉⲛϣⲉⲙϣⲓ ⲙ̀ⲙⲟϥ:</w:t>
            </w:r>
          </w:p>
          <w:p w14:paraId="2B930BB5" w14:textId="77777777" w:rsidR="009A461A" w:rsidRDefault="009A461A" w:rsidP="009A461A">
            <w:pPr>
              <w:pStyle w:val="CopticVersemulti-line"/>
            </w:pPr>
            <w:r>
              <w:t>ⲟⲩⲟϩ ⲧⲉⲛⲟⲩⲱϣⲧ ⲙ̀ⲙⲟϥ:</w:t>
            </w:r>
          </w:p>
          <w:p w14:paraId="4334E5A0" w14:textId="77777777" w:rsidR="009A461A" w:rsidRPr="005130A7" w:rsidRDefault="009A461A" w:rsidP="009A461A">
            <w:pPr>
              <w:pStyle w:val="CopticHangingVerse"/>
            </w:pPr>
            <w:r>
              <w:t>Ⲓⲏ̄ⲥ̄ Ⲡⲭ̄ⲥ̄ ⲁϥⲧⲱⲛϥ.</w:t>
            </w:r>
          </w:p>
        </w:tc>
      </w:tr>
      <w:tr w:rsidR="009A461A" w14:paraId="2F3A2E24" w14:textId="77777777" w:rsidTr="009A461A">
        <w:trPr>
          <w:cantSplit/>
          <w:jc w:val="center"/>
        </w:trPr>
        <w:tc>
          <w:tcPr>
            <w:tcW w:w="288" w:type="dxa"/>
          </w:tcPr>
          <w:p w14:paraId="1DFCDC98" w14:textId="77777777" w:rsidR="009A461A" w:rsidRDefault="009A461A" w:rsidP="009A461A">
            <w:pPr>
              <w:pStyle w:val="CopticCross"/>
            </w:pPr>
            <w:r w:rsidRPr="00FB5ACB">
              <w:t>¿</w:t>
            </w:r>
          </w:p>
        </w:tc>
        <w:tc>
          <w:tcPr>
            <w:tcW w:w="3960" w:type="dxa"/>
          </w:tcPr>
          <w:p w14:paraId="08A7668C" w14:textId="77777777" w:rsidR="009A461A" w:rsidRDefault="009A461A" w:rsidP="009A461A">
            <w:pPr>
              <w:pStyle w:val="EngHang"/>
            </w:pPr>
            <w:r>
              <w:t>The Son of God our King,</w:t>
            </w:r>
          </w:p>
          <w:p w14:paraId="1915CC99" w14:textId="77777777" w:rsidR="009A461A" w:rsidRDefault="009A461A" w:rsidP="009A461A">
            <w:pPr>
              <w:pStyle w:val="EngHang"/>
            </w:pPr>
            <w:r>
              <w:t>Died and was buried,</w:t>
            </w:r>
          </w:p>
          <w:p w14:paraId="7456C4D9" w14:textId="77777777" w:rsidR="009A461A" w:rsidRDefault="009A461A" w:rsidP="009A461A">
            <w:pPr>
              <w:pStyle w:val="EngHang"/>
            </w:pPr>
            <w:r>
              <w:t>And after three days</w:t>
            </w:r>
          </w:p>
          <w:p w14:paraId="3FCAACAC" w14:textId="77777777" w:rsidR="009A461A" w:rsidRDefault="009A461A" w:rsidP="009A461A">
            <w:pPr>
              <w:pStyle w:val="EngHangEnd"/>
            </w:pPr>
            <w:r>
              <w:t>Jesus Christ is risen.</w:t>
            </w:r>
          </w:p>
        </w:tc>
        <w:tc>
          <w:tcPr>
            <w:tcW w:w="288" w:type="dxa"/>
          </w:tcPr>
          <w:p w14:paraId="5D4F156E" w14:textId="77777777" w:rsidR="009A461A" w:rsidRDefault="009A461A" w:rsidP="009A461A"/>
        </w:tc>
        <w:tc>
          <w:tcPr>
            <w:tcW w:w="288" w:type="dxa"/>
          </w:tcPr>
          <w:p w14:paraId="3DF5F9B9" w14:textId="77777777" w:rsidR="009A461A" w:rsidRDefault="009A461A" w:rsidP="009A461A">
            <w:pPr>
              <w:pStyle w:val="CopticCross"/>
            </w:pPr>
            <w:r w:rsidRPr="00FB5ACB">
              <w:t>¿</w:t>
            </w:r>
          </w:p>
        </w:tc>
        <w:tc>
          <w:tcPr>
            <w:tcW w:w="3960" w:type="dxa"/>
          </w:tcPr>
          <w:p w14:paraId="207A031A" w14:textId="77777777" w:rsidR="009A461A" w:rsidRDefault="009A461A" w:rsidP="009A461A">
            <w:pPr>
              <w:pStyle w:val="CopticVersemulti-line"/>
            </w:pPr>
            <w:r>
              <w:t>Ⲩⲓⲟⲥ Ⲑⲉⲟⲥ ⲡⲉⲛⲟⲩⲣⲟ:</w:t>
            </w:r>
          </w:p>
          <w:p w14:paraId="03D5CE92" w14:textId="77777777" w:rsidR="009A461A" w:rsidRDefault="009A461A" w:rsidP="009A461A">
            <w:pPr>
              <w:pStyle w:val="CopticVersemulti-line"/>
            </w:pPr>
            <w:r>
              <w:t>ⲁϥⲙⲟⲩ ⲟⲩⲟϩ ⲁⲩⲕⲟⲥϥ:</w:t>
            </w:r>
          </w:p>
          <w:p w14:paraId="3C626D83" w14:textId="77777777" w:rsidR="009A461A" w:rsidRDefault="009A461A" w:rsidP="009A461A">
            <w:pPr>
              <w:pStyle w:val="CopticVersemulti-line"/>
            </w:pPr>
            <w:r>
              <w:t>ⲙⲉⲛⲉⲛⲥⲁ ϣⲟⲙⲧ ⲛ̀ⲉ̀ϩⲟⲟⲩ:</w:t>
            </w:r>
          </w:p>
          <w:p w14:paraId="27101674" w14:textId="77777777" w:rsidR="009A461A" w:rsidRPr="005130A7" w:rsidRDefault="009A461A" w:rsidP="009A461A">
            <w:pPr>
              <w:pStyle w:val="CopticHangingVerse"/>
            </w:pPr>
            <w:r>
              <w:t>Ⲓⲭ̄ⲥ̄ Ⲡⲭ̄ⲥ̄ ⲁϥⲧⲱⲛϥ.</w:t>
            </w:r>
          </w:p>
        </w:tc>
      </w:tr>
      <w:tr w:rsidR="009A461A" w14:paraId="7CF48AD8" w14:textId="77777777" w:rsidTr="009A461A">
        <w:trPr>
          <w:cantSplit/>
          <w:jc w:val="center"/>
        </w:trPr>
        <w:tc>
          <w:tcPr>
            <w:tcW w:w="288" w:type="dxa"/>
          </w:tcPr>
          <w:p w14:paraId="6608F849" w14:textId="77777777" w:rsidR="009A461A" w:rsidRDefault="009A461A" w:rsidP="009A461A">
            <w:pPr>
              <w:pStyle w:val="CopticCross"/>
            </w:pPr>
          </w:p>
        </w:tc>
        <w:tc>
          <w:tcPr>
            <w:tcW w:w="3960" w:type="dxa"/>
          </w:tcPr>
          <w:p w14:paraId="012A073A" w14:textId="77777777" w:rsidR="009A461A" w:rsidRDefault="009A461A" w:rsidP="009A461A">
            <w:pPr>
              <w:pStyle w:val="EngHang"/>
            </w:pPr>
            <w:r>
              <w:t>This is the day,</w:t>
            </w:r>
          </w:p>
          <w:p w14:paraId="4463F577" w14:textId="77777777" w:rsidR="009A461A" w:rsidRDefault="009A461A" w:rsidP="009A461A">
            <w:pPr>
              <w:pStyle w:val="EngHang"/>
            </w:pPr>
            <w:r>
              <w:t>Which the Lord has made.</w:t>
            </w:r>
          </w:p>
          <w:p w14:paraId="49CCB551" w14:textId="77777777" w:rsidR="009A461A" w:rsidRDefault="009A461A" w:rsidP="009A461A">
            <w:pPr>
              <w:pStyle w:val="EngHang"/>
            </w:pPr>
            <w:r>
              <w:t>Let us rejoice in it, for,</w:t>
            </w:r>
          </w:p>
          <w:p w14:paraId="4D54B69F" w14:textId="77777777" w:rsidR="009A461A" w:rsidRDefault="009A461A" w:rsidP="009A461A">
            <w:pPr>
              <w:pStyle w:val="EngHangEnd"/>
            </w:pPr>
            <w:r>
              <w:t>Jesus Christ is risen.</w:t>
            </w:r>
          </w:p>
        </w:tc>
        <w:tc>
          <w:tcPr>
            <w:tcW w:w="288" w:type="dxa"/>
          </w:tcPr>
          <w:p w14:paraId="45EED591" w14:textId="77777777" w:rsidR="009A461A" w:rsidRDefault="009A461A" w:rsidP="009A461A"/>
        </w:tc>
        <w:tc>
          <w:tcPr>
            <w:tcW w:w="288" w:type="dxa"/>
          </w:tcPr>
          <w:p w14:paraId="7683F36A" w14:textId="77777777" w:rsidR="009A461A" w:rsidRDefault="009A461A" w:rsidP="009A461A">
            <w:pPr>
              <w:pStyle w:val="CopticCross"/>
            </w:pPr>
          </w:p>
        </w:tc>
        <w:tc>
          <w:tcPr>
            <w:tcW w:w="3960" w:type="dxa"/>
          </w:tcPr>
          <w:p w14:paraId="3F1E1E3F" w14:textId="77777777" w:rsidR="009A461A" w:rsidRDefault="009A461A" w:rsidP="009A461A">
            <w:pPr>
              <w:pStyle w:val="CopticVersemulti-line"/>
            </w:pPr>
            <w:r>
              <w:t>Ⲫⲁⲓ ⲡⲉ ⲡⲓⲉ̀ϩⲟⲟⲩ:</w:t>
            </w:r>
          </w:p>
          <w:p w14:paraId="017B30BB" w14:textId="77777777" w:rsidR="009A461A" w:rsidRDefault="009A461A" w:rsidP="009A461A">
            <w:pPr>
              <w:pStyle w:val="CopticVersemulti-line"/>
            </w:pPr>
            <w:r>
              <w:t>ⲉⲧⲁ Ⲡⲟ̄ⲥ̄ ⲑⲁⲙⲓⲟϥ:</w:t>
            </w:r>
          </w:p>
          <w:p w14:paraId="6E09213D" w14:textId="77777777" w:rsidR="009A461A" w:rsidRDefault="009A461A" w:rsidP="009A461A">
            <w:pPr>
              <w:pStyle w:val="CopticVersemulti-line"/>
            </w:pPr>
            <w:r>
              <w:t>ⲙⲁⲣⲉⲛⲑⲉⲗⲏⲗ ⲙ̀ⲫ̀ⲟⲟⲩ:</w:t>
            </w:r>
          </w:p>
          <w:p w14:paraId="6F4D20E9" w14:textId="77777777" w:rsidR="009A461A" w:rsidRPr="005130A7" w:rsidRDefault="009A461A" w:rsidP="009A461A">
            <w:pPr>
              <w:pStyle w:val="CopticHangingVerse"/>
            </w:pPr>
            <w:r>
              <w:t>Ⲓⲭ̄ⲥ̄ Ⲡⲭ̄ⲥ̄ ⲁϥⲧⲱⲛϥ.</w:t>
            </w:r>
          </w:p>
        </w:tc>
      </w:tr>
      <w:tr w:rsidR="009A461A" w14:paraId="516F261F" w14:textId="77777777" w:rsidTr="009A461A">
        <w:trPr>
          <w:cantSplit/>
          <w:jc w:val="center"/>
        </w:trPr>
        <w:tc>
          <w:tcPr>
            <w:tcW w:w="288" w:type="dxa"/>
          </w:tcPr>
          <w:p w14:paraId="4C7F7894" w14:textId="77777777" w:rsidR="009A461A" w:rsidRDefault="009A461A" w:rsidP="009A461A">
            <w:pPr>
              <w:pStyle w:val="CopticCross"/>
            </w:pPr>
          </w:p>
        </w:tc>
        <w:tc>
          <w:tcPr>
            <w:tcW w:w="3960" w:type="dxa"/>
          </w:tcPr>
          <w:p w14:paraId="5141A633" w14:textId="77777777" w:rsidR="009A461A" w:rsidRDefault="009A461A" w:rsidP="009A461A">
            <w:pPr>
              <w:pStyle w:val="EngHang"/>
            </w:pPr>
            <w:r>
              <w:t>Hail to the Resurrection,</w:t>
            </w:r>
          </w:p>
          <w:p w14:paraId="5E91C399" w14:textId="77777777" w:rsidR="009A461A" w:rsidRDefault="009A461A" w:rsidP="009A461A">
            <w:pPr>
              <w:pStyle w:val="EngHang"/>
            </w:pPr>
            <w:r>
              <w:t>The tomb, and the Blood,</w:t>
            </w:r>
          </w:p>
          <w:p w14:paraId="1909B2F4" w14:textId="77777777" w:rsidR="009A461A" w:rsidRDefault="009A461A" w:rsidP="009A461A">
            <w:pPr>
              <w:pStyle w:val="EngHang"/>
            </w:pPr>
            <w:r>
              <w:t>Which the Only-Begotten shed.</w:t>
            </w:r>
          </w:p>
          <w:p w14:paraId="24230379" w14:textId="77777777" w:rsidR="009A461A" w:rsidRDefault="009A461A" w:rsidP="009A461A">
            <w:pPr>
              <w:pStyle w:val="EngHangEnd"/>
            </w:pPr>
            <w:r>
              <w:t>Jesus Christ is risen.</w:t>
            </w:r>
          </w:p>
        </w:tc>
        <w:tc>
          <w:tcPr>
            <w:tcW w:w="288" w:type="dxa"/>
          </w:tcPr>
          <w:p w14:paraId="6E4901B6" w14:textId="77777777" w:rsidR="009A461A" w:rsidRDefault="009A461A" w:rsidP="009A461A"/>
        </w:tc>
        <w:tc>
          <w:tcPr>
            <w:tcW w:w="288" w:type="dxa"/>
          </w:tcPr>
          <w:p w14:paraId="01D38B46" w14:textId="77777777" w:rsidR="009A461A" w:rsidRDefault="009A461A" w:rsidP="009A461A">
            <w:pPr>
              <w:pStyle w:val="CopticCross"/>
            </w:pPr>
          </w:p>
        </w:tc>
        <w:tc>
          <w:tcPr>
            <w:tcW w:w="3960" w:type="dxa"/>
          </w:tcPr>
          <w:p w14:paraId="2B929C20" w14:textId="77777777" w:rsidR="009A461A" w:rsidRDefault="009A461A" w:rsidP="009A461A">
            <w:pPr>
              <w:pStyle w:val="CopticVersemulti-line"/>
            </w:pPr>
            <w:r>
              <w:t>Ⲭⲉⲣⲉ ϯⲁ̀ⲛⲁⲥⲧⲁⲥⲓⲥ:</w:t>
            </w:r>
          </w:p>
          <w:p w14:paraId="327C4B19" w14:textId="77777777" w:rsidR="009A461A" w:rsidRDefault="009A461A" w:rsidP="009A461A">
            <w:pPr>
              <w:pStyle w:val="CopticVersemulti-line"/>
            </w:pPr>
            <w:r>
              <w:t>ⲛⲉⲙ ⲡⲓⲙ̀ϩⲁⲩ ⲛⲉⲙ ⲡⲓⲥ̀ⲛⲟϥ:</w:t>
            </w:r>
          </w:p>
          <w:p w14:paraId="6559D5E5" w14:textId="77777777" w:rsidR="009A461A" w:rsidRDefault="009A461A" w:rsidP="009A461A">
            <w:pPr>
              <w:pStyle w:val="CopticVersemulti-line"/>
            </w:pPr>
            <w:r>
              <w:t>ⲉ̀ⲧⲁϥⲫⲟⲛϥ ⲛ̀ϫⲉ ⲡⲓⲙⲟⲛⲟⲅⲉⲛⲏⲥ:</w:t>
            </w:r>
          </w:p>
          <w:p w14:paraId="426FADE6" w14:textId="77777777" w:rsidR="009A461A" w:rsidRPr="005130A7" w:rsidRDefault="009A461A" w:rsidP="009A461A">
            <w:pPr>
              <w:pStyle w:val="CopticHangingVerse"/>
            </w:pPr>
            <w:r>
              <w:t>Ⲓⲭ̄ⲥ̄ Ⲡⲭ̄ⲥ̄ ⲁϥⲧⲱⲛϥ.</w:t>
            </w:r>
          </w:p>
        </w:tc>
      </w:tr>
      <w:tr w:rsidR="009A461A" w14:paraId="2AB254FD" w14:textId="77777777" w:rsidTr="009A461A">
        <w:trPr>
          <w:cantSplit/>
          <w:jc w:val="center"/>
        </w:trPr>
        <w:tc>
          <w:tcPr>
            <w:tcW w:w="288" w:type="dxa"/>
          </w:tcPr>
          <w:p w14:paraId="30165DBC" w14:textId="77777777" w:rsidR="009A461A" w:rsidRPr="003209AF" w:rsidRDefault="009A461A" w:rsidP="009A461A">
            <w:pPr>
              <w:pStyle w:val="CopticCross"/>
              <w:rPr>
                <w:b/>
              </w:rPr>
            </w:pPr>
            <w:r w:rsidRPr="00FB5ACB">
              <w:t>¿</w:t>
            </w:r>
          </w:p>
        </w:tc>
        <w:tc>
          <w:tcPr>
            <w:tcW w:w="3960" w:type="dxa"/>
          </w:tcPr>
          <w:p w14:paraId="6516D368" w14:textId="77777777" w:rsidR="009A461A" w:rsidRDefault="009A461A" w:rsidP="009A461A">
            <w:pPr>
              <w:pStyle w:val="EngHang"/>
            </w:pPr>
            <w:r>
              <w:t>Repose the souls</w:t>
            </w:r>
          </w:p>
          <w:p w14:paraId="37B91C04" w14:textId="77777777" w:rsidR="009A461A" w:rsidRDefault="009A461A" w:rsidP="009A461A">
            <w:pPr>
              <w:pStyle w:val="EngHang"/>
            </w:pPr>
            <w:r>
              <w:t>In the place of joy,</w:t>
            </w:r>
          </w:p>
          <w:p w14:paraId="53749A1F" w14:textId="77777777" w:rsidR="009A461A" w:rsidRDefault="009A461A" w:rsidP="009A461A">
            <w:pPr>
              <w:pStyle w:val="EngHang"/>
            </w:pPr>
            <w:r>
              <w:t>For the sake of Your mother the Queen.</w:t>
            </w:r>
          </w:p>
          <w:p w14:paraId="3B497AD8" w14:textId="77777777" w:rsidR="009A461A" w:rsidRDefault="009A461A" w:rsidP="009A461A">
            <w:pPr>
              <w:pStyle w:val="EngHangEnd"/>
            </w:pPr>
            <w:r>
              <w:t>Jesus Christ is risen.</w:t>
            </w:r>
          </w:p>
        </w:tc>
        <w:tc>
          <w:tcPr>
            <w:tcW w:w="288" w:type="dxa"/>
          </w:tcPr>
          <w:p w14:paraId="0CFA734F" w14:textId="77777777" w:rsidR="009A461A" w:rsidRDefault="009A461A" w:rsidP="009A461A"/>
        </w:tc>
        <w:tc>
          <w:tcPr>
            <w:tcW w:w="288" w:type="dxa"/>
          </w:tcPr>
          <w:p w14:paraId="7F265212" w14:textId="77777777" w:rsidR="009A461A" w:rsidRDefault="009A461A" w:rsidP="009A461A">
            <w:pPr>
              <w:pStyle w:val="CopticCross"/>
            </w:pPr>
            <w:r w:rsidRPr="00FB5ACB">
              <w:t>¿</w:t>
            </w:r>
          </w:p>
        </w:tc>
        <w:tc>
          <w:tcPr>
            <w:tcW w:w="3960" w:type="dxa"/>
          </w:tcPr>
          <w:p w14:paraId="7C277B77" w14:textId="77777777" w:rsidR="009A461A" w:rsidRDefault="009A461A" w:rsidP="009A461A">
            <w:pPr>
              <w:pStyle w:val="CopticVersemulti-line"/>
            </w:pPr>
            <w:r>
              <w:t>Ⲯⲩⲭⲏ ⲛⲓⲃⲉⲛ ⲙⲁⲙ̀ⲧⲟⲛ ⲛⲱⲟⲩ:</w:t>
            </w:r>
          </w:p>
          <w:p w14:paraId="11B8790C" w14:textId="77777777" w:rsidR="009A461A" w:rsidRDefault="009A461A" w:rsidP="009A461A">
            <w:pPr>
              <w:pStyle w:val="CopticVersemulti-line"/>
            </w:pPr>
            <w:r>
              <w:t>ϧⲉⲛ ⲫ̀ⲙⲁⲛϣⲱⲡⲓ ⲛ̀ⲧⲉ ⲡ̀ⲟⲩⲛⲟϥ:</w:t>
            </w:r>
          </w:p>
          <w:p w14:paraId="6D087BBA" w14:textId="77777777" w:rsidR="009A461A" w:rsidRDefault="009A461A" w:rsidP="009A461A">
            <w:pPr>
              <w:pStyle w:val="CopticVersemulti-line"/>
            </w:pPr>
            <w:r>
              <w:t>ⲉⲑⲃⲉ ⲧⲉⲕⲙⲁⲩ ϯⲟⲩⲣⲱ:</w:t>
            </w:r>
          </w:p>
          <w:p w14:paraId="797F7B83" w14:textId="77777777" w:rsidR="009A461A" w:rsidRPr="005130A7" w:rsidRDefault="009A461A" w:rsidP="009A461A">
            <w:pPr>
              <w:pStyle w:val="CopticVersemulti-line"/>
            </w:pPr>
            <w:r>
              <w:t>Ⲓⲭ̄ⲥ̄ Ⲡⲭ̄ⲥ̄ ⲁϥⲧⲱⲛϥ.</w:t>
            </w:r>
          </w:p>
        </w:tc>
      </w:tr>
      <w:tr w:rsidR="009A461A" w14:paraId="3A2C17D5" w14:textId="77777777" w:rsidTr="009A461A">
        <w:trPr>
          <w:cantSplit/>
          <w:jc w:val="center"/>
        </w:trPr>
        <w:tc>
          <w:tcPr>
            <w:tcW w:w="288" w:type="dxa"/>
          </w:tcPr>
          <w:p w14:paraId="16734641" w14:textId="77777777" w:rsidR="009A461A" w:rsidRDefault="009A461A" w:rsidP="009A461A">
            <w:pPr>
              <w:pStyle w:val="CopticCross"/>
            </w:pPr>
            <w:r w:rsidRPr="00FB5ACB">
              <w:t>¿</w:t>
            </w:r>
          </w:p>
        </w:tc>
        <w:tc>
          <w:tcPr>
            <w:tcW w:w="3960" w:type="dxa"/>
          </w:tcPr>
          <w:p w14:paraId="5F5AE502" w14:textId="77777777" w:rsidR="009A461A" w:rsidRDefault="009A461A" w:rsidP="009A461A">
            <w:pPr>
              <w:pStyle w:val="EngHang"/>
            </w:pPr>
            <w:r>
              <w:t>O You Who has suffered,</w:t>
            </w:r>
          </w:p>
          <w:p w14:paraId="3D105CD0" w14:textId="77777777" w:rsidR="009A461A" w:rsidRDefault="009A461A" w:rsidP="009A461A">
            <w:pPr>
              <w:pStyle w:val="EngHang"/>
            </w:pPr>
            <w:r>
              <w:t>And trampled death, have mercy</w:t>
            </w:r>
          </w:p>
          <w:p w14:paraId="37C55E4C" w14:textId="77777777" w:rsidR="009A461A" w:rsidRDefault="009A461A" w:rsidP="009A461A">
            <w:pPr>
              <w:pStyle w:val="EngHang"/>
            </w:pPr>
            <w:r>
              <w:t>On us, O King of the Ages.</w:t>
            </w:r>
          </w:p>
          <w:p w14:paraId="29BF4F12" w14:textId="77777777" w:rsidR="009A461A" w:rsidRDefault="009A461A" w:rsidP="009A461A">
            <w:pPr>
              <w:pStyle w:val="EngHangEnd"/>
            </w:pPr>
            <w:r>
              <w:t>Jesus Christ is risen.</w:t>
            </w:r>
          </w:p>
        </w:tc>
        <w:tc>
          <w:tcPr>
            <w:tcW w:w="288" w:type="dxa"/>
          </w:tcPr>
          <w:p w14:paraId="2B4927A1" w14:textId="77777777" w:rsidR="009A461A" w:rsidRDefault="009A461A" w:rsidP="009A461A"/>
        </w:tc>
        <w:tc>
          <w:tcPr>
            <w:tcW w:w="288" w:type="dxa"/>
          </w:tcPr>
          <w:p w14:paraId="308206E8" w14:textId="77777777" w:rsidR="009A461A" w:rsidRDefault="009A461A" w:rsidP="009A461A">
            <w:pPr>
              <w:pStyle w:val="CopticCross"/>
            </w:pPr>
            <w:r w:rsidRPr="00FB5ACB">
              <w:t>¿</w:t>
            </w:r>
          </w:p>
        </w:tc>
        <w:tc>
          <w:tcPr>
            <w:tcW w:w="3960" w:type="dxa"/>
          </w:tcPr>
          <w:p w14:paraId="074FCDB3" w14:textId="77777777" w:rsidR="009A461A" w:rsidRDefault="009A461A" w:rsidP="009A461A">
            <w:pPr>
              <w:pStyle w:val="CopticVersemulti-line"/>
              <w:rPr>
                <w:rFonts w:eastAsia="Arial Unicode MS" w:cs="FreeSerifAvvaShenouda"/>
              </w:rPr>
            </w:pPr>
            <w:r>
              <w:rPr>
                <w:rFonts w:eastAsia="Arial Unicode MS" w:cs="FreeSerifAvvaShenouda"/>
              </w:rPr>
              <w:t>Ⲱ ⲫⲏⲉⲧⲁϥϭⲓⲙ̀ⲕⲁϩ:</w:t>
            </w:r>
          </w:p>
          <w:p w14:paraId="1B92F038" w14:textId="77777777" w:rsidR="009A461A" w:rsidRDefault="009A461A" w:rsidP="009A461A">
            <w:pPr>
              <w:pStyle w:val="CopticVersemulti-line"/>
              <w:rPr>
                <w:rFonts w:eastAsia="Arial Unicode MS" w:cs="FreeSerifAvvaShenouda"/>
              </w:rPr>
            </w:pPr>
            <w:r>
              <w:rPr>
                <w:rFonts w:eastAsia="Arial Unicode MS" w:cs="FreeSerifAvvaShenouda"/>
              </w:rPr>
              <w:t>ⲟⲩⲟϩ ⲡⲓⲙⲟⲩ ⲁϥⲕⲟⲣϥϥ:</w:t>
            </w:r>
          </w:p>
          <w:p w14:paraId="6F1663EA" w14:textId="77777777" w:rsidR="009A461A" w:rsidRDefault="009A461A" w:rsidP="009A461A">
            <w:pPr>
              <w:pStyle w:val="CopticVersemulti-line"/>
              <w:rPr>
                <w:rFonts w:eastAsia="Arial Unicode MS" w:cs="FreeSerifAvvaShenouda"/>
              </w:rPr>
            </w:pPr>
            <w:r>
              <w:rPr>
                <w:rFonts w:eastAsia="Arial Unicode MS" w:cs="FreeSerifAvvaShenouda"/>
              </w:rPr>
              <w:t>ⲛⲁⲓ ⲛⲁⲛ ⲱ̀ ⲡⲓⲟⲩⲣⲟ ⲛ̀ⲉ̀ⲛⲉϩ:</w:t>
            </w:r>
          </w:p>
          <w:p w14:paraId="49040477" w14:textId="77777777" w:rsidR="009A461A" w:rsidRPr="00384F62" w:rsidRDefault="009A461A" w:rsidP="009A461A">
            <w:pPr>
              <w:pStyle w:val="CopticVersemulti-line"/>
              <w:rPr>
                <w:rFonts w:eastAsia="Arial Unicode MS" w:cs="FreeSerifAvvaShenouda"/>
              </w:rPr>
            </w:pPr>
            <w:r>
              <w:t>Ⲓⲭ̄ⲥ̄ Ⲡⲭ̄ⲥ̄ ⲁϥⲧⲱⲛϥ.</w:t>
            </w:r>
          </w:p>
        </w:tc>
      </w:tr>
    </w:tbl>
    <w:p w14:paraId="489B0E9C" w14:textId="77777777" w:rsidR="009A461A" w:rsidRPr="00235C40" w:rsidRDefault="009A461A" w:rsidP="009A461A"/>
    <w:p w14:paraId="7F8C5467" w14:textId="77777777" w:rsidR="009A461A" w:rsidRDefault="009A461A" w:rsidP="009A461A">
      <w:pPr>
        <w:pStyle w:val="Heading4"/>
      </w:pPr>
      <w:bookmarkStart w:id="1844" w:name="_Ref434476459"/>
      <w:r>
        <w:lastRenderedPageBreak/>
        <w:t>The Psali Batos</w:t>
      </w:r>
      <w:r w:rsidR="006C1B94">
        <w:t xml:space="preserve"> for the Resurrection</w:t>
      </w:r>
      <w:bookmarkEnd w:id="1844"/>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E66583" w14:paraId="71F2253F" w14:textId="77777777" w:rsidTr="009A461A">
        <w:trPr>
          <w:cantSplit/>
          <w:jc w:val="center"/>
        </w:trPr>
        <w:tc>
          <w:tcPr>
            <w:tcW w:w="288" w:type="dxa"/>
          </w:tcPr>
          <w:p w14:paraId="458EFC89" w14:textId="77777777" w:rsidR="00E66583" w:rsidRDefault="00E66583" w:rsidP="009A461A">
            <w:pPr>
              <w:pStyle w:val="CopticCross"/>
            </w:pPr>
          </w:p>
        </w:tc>
        <w:tc>
          <w:tcPr>
            <w:tcW w:w="3960" w:type="dxa"/>
          </w:tcPr>
          <w:p w14:paraId="197AFD32" w14:textId="77777777" w:rsidR="00E66583" w:rsidRDefault="00E66583" w:rsidP="00E66583">
            <w:pPr>
              <w:pStyle w:val="EngHang"/>
            </w:pPr>
            <w:r>
              <w:t>Truly, we, the</w:t>
            </w:r>
          </w:p>
          <w:p w14:paraId="1E503072" w14:textId="77777777" w:rsidR="00E66583" w:rsidRDefault="00E66583" w:rsidP="00E66583">
            <w:pPr>
              <w:pStyle w:val="EngHang"/>
            </w:pPr>
            <w:r>
              <w:t>Orthodox people believe</w:t>
            </w:r>
          </w:p>
          <w:p w14:paraId="055F519F" w14:textId="77777777" w:rsidR="00E66583" w:rsidRDefault="00E66583" w:rsidP="00E66583">
            <w:pPr>
              <w:pStyle w:val="EngHang"/>
            </w:pPr>
            <w:r>
              <w:t>That the King of the Ages,</w:t>
            </w:r>
          </w:p>
          <w:p w14:paraId="34CAE9D3" w14:textId="2BDE4E78" w:rsidR="00E66583" w:rsidRDefault="00E66583" w:rsidP="00E66583">
            <w:pPr>
              <w:pStyle w:val="EngHangEnd"/>
            </w:pPr>
            <w:r>
              <w:t>Christ is risen from the dead</w:t>
            </w:r>
            <w:r w:rsidR="00035AAE">
              <w:t>!</w:t>
            </w:r>
          </w:p>
        </w:tc>
        <w:tc>
          <w:tcPr>
            <w:tcW w:w="288" w:type="dxa"/>
          </w:tcPr>
          <w:p w14:paraId="67790BCE" w14:textId="77777777" w:rsidR="00E66583" w:rsidRDefault="00E66583" w:rsidP="009A461A"/>
        </w:tc>
        <w:tc>
          <w:tcPr>
            <w:tcW w:w="288" w:type="dxa"/>
          </w:tcPr>
          <w:p w14:paraId="29C6DAF8" w14:textId="77777777" w:rsidR="00E66583" w:rsidRDefault="00E66583" w:rsidP="009A461A">
            <w:pPr>
              <w:pStyle w:val="CopticCross"/>
            </w:pPr>
          </w:p>
        </w:tc>
        <w:tc>
          <w:tcPr>
            <w:tcW w:w="3960" w:type="dxa"/>
          </w:tcPr>
          <w:p w14:paraId="4CCB1C9B" w14:textId="77777777" w:rsidR="00E66583" w:rsidRDefault="00E66583" w:rsidP="00E66583">
            <w:pPr>
              <w:pStyle w:val="CopticVersemulti-line"/>
            </w:pPr>
            <w:r>
              <w:t>Ⲁⲗⲏⲑⲟⲥ ⲧⲉⲛⲛⲁϩϯ ⲁⲛⲟⲛ:</w:t>
            </w:r>
          </w:p>
          <w:p w14:paraId="27154F36" w14:textId="77777777" w:rsidR="00E66583" w:rsidRDefault="00E66583" w:rsidP="00E66583">
            <w:pPr>
              <w:pStyle w:val="CopticVersemulti-line"/>
            </w:pPr>
            <w:r>
              <w:t>ⲡⲓϣ̀ⲗⲟⲗ ⲛ̀ⲟⲣⲑⲉⲇⲟⲝⲟⲛ:</w:t>
            </w:r>
          </w:p>
          <w:p w14:paraId="778C897B" w14:textId="77777777" w:rsidR="00E66583" w:rsidRDefault="00E66583" w:rsidP="00E66583">
            <w:pPr>
              <w:pStyle w:val="CopticVersemulti-line"/>
            </w:pPr>
            <w:r>
              <w:t>ϫⲉ ⲡ̀ⲟⲩⲣⲟ ⲛ̀ⲧⲉ ⲛⲓⲉ̀ⲱⲛ:</w:t>
            </w:r>
          </w:p>
          <w:p w14:paraId="65831CBB" w14:textId="77777777" w:rsidR="00E66583" w:rsidRPr="00C35319" w:rsidRDefault="00E66583" w:rsidP="00E66583">
            <w:pPr>
              <w:pStyle w:val="CopticHangingVerse"/>
            </w:pPr>
            <w:r>
              <w:t>Ⲡⲭ̄ⲥ̄ ⲁⲛⲉⲥⲧⲏ ⲉⲕ ⲛⲉⲕⲣⲱⲛ.</w:t>
            </w:r>
          </w:p>
        </w:tc>
      </w:tr>
      <w:tr w:rsidR="00E66583" w14:paraId="45366B21" w14:textId="77777777" w:rsidTr="009A461A">
        <w:trPr>
          <w:cantSplit/>
          <w:jc w:val="center"/>
        </w:trPr>
        <w:tc>
          <w:tcPr>
            <w:tcW w:w="288" w:type="dxa"/>
          </w:tcPr>
          <w:p w14:paraId="718BD0A1" w14:textId="77777777" w:rsidR="00E66583" w:rsidRDefault="00E66583" w:rsidP="009A461A">
            <w:pPr>
              <w:pStyle w:val="CopticCross"/>
            </w:pPr>
          </w:p>
        </w:tc>
        <w:tc>
          <w:tcPr>
            <w:tcW w:w="3960" w:type="dxa"/>
          </w:tcPr>
          <w:p w14:paraId="1BCF9C50" w14:textId="79E0133C" w:rsidR="00E66583" w:rsidRDefault="00E66583" w:rsidP="00E66583">
            <w:pPr>
              <w:pStyle w:val="EngHang"/>
            </w:pPr>
            <w:r>
              <w:t xml:space="preserve">God has given </w:t>
            </w:r>
            <w:r w:rsidR="00754B88">
              <w:t>all joy</w:t>
            </w:r>
          </w:p>
          <w:p w14:paraId="06AC6B3A" w14:textId="47541F61" w:rsidR="00E66583" w:rsidRDefault="00754B88" w:rsidP="00E66583">
            <w:pPr>
              <w:pStyle w:val="EngHang"/>
            </w:pPr>
            <w:r>
              <w:t>A</w:t>
            </w:r>
            <w:r w:rsidR="00E66583">
              <w:t>nd gladness</w:t>
            </w:r>
            <w:r>
              <w:t xml:space="preserve"> to us</w:t>
            </w:r>
            <w:r w:rsidR="00E66583">
              <w:t>,</w:t>
            </w:r>
          </w:p>
          <w:p w14:paraId="1F9A5276" w14:textId="77777777" w:rsidR="00E66583" w:rsidRDefault="00E66583" w:rsidP="00E66583">
            <w:pPr>
              <w:pStyle w:val="EngHang"/>
            </w:pPr>
            <w:r>
              <w:t>For Emmanuel, our King,</w:t>
            </w:r>
          </w:p>
          <w:p w14:paraId="7E5A29CB" w14:textId="41A2AF0A" w:rsidR="00E66583" w:rsidRDefault="00E66583" w:rsidP="00E66583">
            <w:pPr>
              <w:pStyle w:val="EngHangEnd"/>
            </w:pPr>
            <w:r>
              <w:t>Christ is risen from the dead</w:t>
            </w:r>
            <w:r w:rsidR="00754B88">
              <w:t>!</w:t>
            </w:r>
          </w:p>
        </w:tc>
        <w:tc>
          <w:tcPr>
            <w:tcW w:w="288" w:type="dxa"/>
          </w:tcPr>
          <w:p w14:paraId="64024209" w14:textId="77777777" w:rsidR="00E66583" w:rsidRDefault="00E66583" w:rsidP="009A461A"/>
        </w:tc>
        <w:tc>
          <w:tcPr>
            <w:tcW w:w="288" w:type="dxa"/>
          </w:tcPr>
          <w:p w14:paraId="45AC45AF" w14:textId="77777777" w:rsidR="00E66583" w:rsidRDefault="00E66583" w:rsidP="009A461A">
            <w:pPr>
              <w:pStyle w:val="CopticCross"/>
            </w:pPr>
          </w:p>
        </w:tc>
        <w:tc>
          <w:tcPr>
            <w:tcW w:w="3960" w:type="dxa"/>
          </w:tcPr>
          <w:p w14:paraId="7CFA326C" w14:textId="77777777" w:rsidR="00E66583" w:rsidRDefault="00E66583" w:rsidP="00E66583">
            <w:pPr>
              <w:pStyle w:val="CopticVersemulti-line"/>
            </w:pPr>
            <w:r>
              <w:t>Ⲃⲟⲛ ⲟⲩⲣⲁϣⲓ ⲛⲉⲙ ⲟⲩⲑⲉⲗⲏⲗ:</w:t>
            </w:r>
          </w:p>
          <w:p w14:paraId="256D4FFF" w14:textId="77777777" w:rsidR="00E66583" w:rsidRDefault="00E66583" w:rsidP="00E66583">
            <w:pPr>
              <w:pStyle w:val="CopticVersemulti-line"/>
            </w:pPr>
            <w:r>
              <w:t>ϫⲉ Ⲫϯ ⲁϥⲧⲏⲓⲧⲟⲩ ⲛⲁⲛ:</w:t>
            </w:r>
          </w:p>
          <w:p w14:paraId="6DA2BFBA" w14:textId="77777777" w:rsidR="00E66583" w:rsidRDefault="00E66583" w:rsidP="00E66583">
            <w:pPr>
              <w:pStyle w:val="CopticVersemulti-line"/>
            </w:pPr>
            <w:r>
              <w:t>ϫⲉ ⲡⲉⲛⲟⲩⲣⲟ Ⲉⲙⲙⲁⲛⲟⲩⲏⲗ:</w:t>
            </w:r>
          </w:p>
          <w:p w14:paraId="17A23776" w14:textId="77777777" w:rsidR="00E66583" w:rsidRDefault="00E66583" w:rsidP="00E66583">
            <w:pPr>
              <w:pStyle w:val="CopticHangingVerse"/>
            </w:pPr>
            <w:r>
              <w:t>Ⲡⲭ̄ⲥ̄ ⲁⲛⲉⲥⲧⲏ ⲉⲕ ⲛⲉⲕⲣⲱⲛ.</w:t>
            </w:r>
          </w:p>
        </w:tc>
      </w:tr>
      <w:tr w:rsidR="00E66583" w14:paraId="2FBC90B9" w14:textId="77777777" w:rsidTr="009A461A">
        <w:trPr>
          <w:cantSplit/>
          <w:jc w:val="center"/>
        </w:trPr>
        <w:tc>
          <w:tcPr>
            <w:tcW w:w="288" w:type="dxa"/>
          </w:tcPr>
          <w:p w14:paraId="53B8B2D8" w14:textId="77777777" w:rsidR="00E66583" w:rsidRDefault="00E66583" w:rsidP="009A461A">
            <w:pPr>
              <w:pStyle w:val="CopticCross"/>
            </w:pPr>
            <w:r w:rsidRPr="00FB5ACB">
              <w:t>¿</w:t>
            </w:r>
          </w:p>
        </w:tc>
        <w:tc>
          <w:tcPr>
            <w:tcW w:w="3960" w:type="dxa"/>
          </w:tcPr>
          <w:p w14:paraId="6FB1EAD9" w14:textId="77777777" w:rsidR="00E66583" w:rsidRDefault="00E66583" w:rsidP="00E66583">
            <w:pPr>
              <w:pStyle w:val="EngHang"/>
            </w:pPr>
            <w:r>
              <w:t>All of the race of mankind,</w:t>
            </w:r>
          </w:p>
          <w:p w14:paraId="178B73A1" w14:textId="77777777" w:rsidR="00E66583" w:rsidRDefault="00E66583" w:rsidP="00E66583">
            <w:pPr>
              <w:pStyle w:val="EngHang"/>
            </w:pPr>
            <w:r>
              <w:t>Follows the upright paths,</w:t>
            </w:r>
          </w:p>
          <w:p w14:paraId="5BDFB76F" w14:textId="77777777" w:rsidR="00E66583" w:rsidRDefault="00E66583" w:rsidP="00E66583">
            <w:pPr>
              <w:pStyle w:val="EngHang"/>
            </w:pPr>
            <w:r>
              <w:t>For the Logos, the lover of mankind,</w:t>
            </w:r>
          </w:p>
          <w:p w14:paraId="308D1642" w14:textId="463D324C" w:rsidR="00E66583" w:rsidRDefault="00E66583" w:rsidP="00E66583">
            <w:pPr>
              <w:pStyle w:val="EngHangEnd"/>
            </w:pPr>
            <w:r>
              <w:t>Christ is risen from the dead</w:t>
            </w:r>
            <w:r w:rsidR="00754B88">
              <w:t>!</w:t>
            </w:r>
          </w:p>
        </w:tc>
        <w:tc>
          <w:tcPr>
            <w:tcW w:w="288" w:type="dxa"/>
          </w:tcPr>
          <w:p w14:paraId="2F9BC243" w14:textId="77777777" w:rsidR="00E66583" w:rsidRDefault="00E66583" w:rsidP="009A461A"/>
        </w:tc>
        <w:tc>
          <w:tcPr>
            <w:tcW w:w="288" w:type="dxa"/>
          </w:tcPr>
          <w:p w14:paraId="0578477B" w14:textId="77777777" w:rsidR="00E66583" w:rsidRDefault="00E66583" w:rsidP="009A461A">
            <w:pPr>
              <w:pStyle w:val="CopticCross"/>
            </w:pPr>
            <w:r w:rsidRPr="00FB5ACB">
              <w:t>¿</w:t>
            </w:r>
          </w:p>
        </w:tc>
        <w:tc>
          <w:tcPr>
            <w:tcW w:w="3960" w:type="dxa"/>
          </w:tcPr>
          <w:p w14:paraId="725AE391" w14:textId="77777777" w:rsidR="00E66583" w:rsidRDefault="00E66583" w:rsidP="00E66583">
            <w:pPr>
              <w:pStyle w:val="CopticVersemulti-line"/>
            </w:pPr>
            <w:r>
              <w:t>Ⲅⲉⲛⲟⲥ ⲛⲓⲃⲉⲛ ⲛ̀ⲧⲉ ⲛⲓⲣⲱⲙⲓ:</w:t>
            </w:r>
          </w:p>
          <w:p w14:paraId="23D9201F" w14:textId="77777777" w:rsidR="00E66583" w:rsidRDefault="00E66583" w:rsidP="00E66583">
            <w:pPr>
              <w:pStyle w:val="CopticVersemulti-line"/>
            </w:pPr>
            <w:r>
              <w:t>ⲛⲟⲩⲙⲱⲓⲧ ⲧⲏⲣⲟⲩ ⲥⲉⲥⲟⲩⲧⲱⲛ:</w:t>
            </w:r>
          </w:p>
          <w:p w14:paraId="5BB21535" w14:textId="77777777" w:rsidR="00E66583" w:rsidRDefault="00E66583" w:rsidP="00E66583">
            <w:pPr>
              <w:pStyle w:val="CopticVersemulti-line"/>
            </w:pPr>
            <w:r>
              <w:t>ϫⲉ ⲡⲓⲖⲟⲅⲟⲥ ⲙ̀ⲙⲁⲓⲣⲱⲙⲓ:</w:t>
            </w:r>
          </w:p>
          <w:p w14:paraId="59E48B30" w14:textId="77777777" w:rsidR="00E66583" w:rsidRDefault="00E66583" w:rsidP="00E66583">
            <w:pPr>
              <w:pStyle w:val="CopticHangingVerse"/>
            </w:pPr>
            <w:r>
              <w:t>Ⲡⲭ̄ⲥ̄ ⲁⲛⲉⲥⲧⲏ ⲉⲕ ⲛⲉⲕⲣⲱⲛ.</w:t>
            </w:r>
          </w:p>
        </w:tc>
      </w:tr>
      <w:tr w:rsidR="00E66583" w14:paraId="4186AF04" w14:textId="77777777" w:rsidTr="009A461A">
        <w:trPr>
          <w:cantSplit/>
          <w:jc w:val="center"/>
        </w:trPr>
        <w:tc>
          <w:tcPr>
            <w:tcW w:w="288" w:type="dxa"/>
          </w:tcPr>
          <w:p w14:paraId="7008CC57" w14:textId="77777777" w:rsidR="00E66583" w:rsidRDefault="00E66583" w:rsidP="009A461A">
            <w:pPr>
              <w:pStyle w:val="CopticCross"/>
            </w:pPr>
            <w:r w:rsidRPr="00FB5ACB">
              <w:t>¿</w:t>
            </w:r>
          </w:p>
        </w:tc>
        <w:tc>
          <w:tcPr>
            <w:tcW w:w="3960" w:type="dxa"/>
          </w:tcPr>
          <w:p w14:paraId="1C941C38" w14:textId="77777777" w:rsidR="00E66583" w:rsidRDefault="00E66583" w:rsidP="00E66583">
            <w:pPr>
              <w:pStyle w:val="EngHang"/>
            </w:pPr>
            <w:r>
              <w:t>David, the King of Israel,</w:t>
            </w:r>
          </w:p>
          <w:p w14:paraId="790B587F" w14:textId="77777777" w:rsidR="00E66583" w:rsidRDefault="00E66583" w:rsidP="00E66583">
            <w:pPr>
              <w:pStyle w:val="EngHang"/>
            </w:pPr>
            <w:r>
              <w:t>Said in the Psalms,</w:t>
            </w:r>
          </w:p>
          <w:p w14:paraId="434EFD44" w14:textId="77777777" w:rsidR="00E66583" w:rsidRDefault="00E66583" w:rsidP="00E66583">
            <w:pPr>
              <w:pStyle w:val="EngHang"/>
            </w:pPr>
            <w:r>
              <w:t>“God has risen joyfully.”</w:t>
            </w:r>
          </w:p>
          <w:p w14:paraId="485700BB" w14:textId="30AAF906" w:rsidR="00E66583" w:rsidRDefault="00E66583" w:rsidP="00E66583">
            <w:pPr>
              <w:pStyle w:val="EngHangEnd"/>
            </w:pPr>
            <w:r>
              <w:t>Christ is risen from the dead</w:t>
            </w:r>
            <w:r w:rsidR="00754B88">
              <w:t>!</w:t>
            </w:r>
          </w:p>
        </w:tc>
        <w:tc>
          <w:tcPr>
            <w:tcW w:w="288" w:type="dxa"/>
          </w:tcPr>
          <w:p w14:paraId="4CC3D668" w14:textId="77777777" w:rsidR="00E66583" w:rsidRDefault="00E66583" w:rsidP="009A461A"/>
        </w:tc>
        <w:tc>
          <w:tcPr>
            <w:tcW w:w="288" w:type="dxa"/>
          </w:tcPr>
          <w:p w14:paraId="100530C5" w14:textId="77777777" w:rsidR="00E66583" w:rsidRDefault="00E66583" w:rsidP="009A461A">
            <w:pPr>
              <w:pStyle w:val="CopticCross"/>
            </w:pPr>
            <w:r w:rsidRPr="00FB5ACB">
              <w:t>¿</w:t>
            </w:r>
          </w:p>
        </w:tc>
        <w:tc>
          <w:tcPr>
            <w:tcW w:w="3960" w:type="dxa"/>
          </w:tcPr>
          <w:p w14:paraId="322CB901" w14:textId="77777777" w:rsidR="00E66583" w:rsidRDefault="00E66583" w:rsidP="00E66583">
            <w:pPr>
              <w:pStyle w:val="CopticVersemulti-line"/>
            </w:pPr>
            <w:r>
              <w:t>Ⲇⲁⲩⲓⲇ ⲡ̀ⲟⲩⲣⲟ ⲙ̀Ⲡⲓⲥ̀ⲣⲁⲏⲗ:</w:t>
            </w:r>
          </w:p>
          <w:p w14:paraId="78C2211E" w14:textId="77777777" w:rsidR="00E66583" w:rsidRDefault="00E66583" w:rsidP="00E66583">
            <w:pPr>
              <w:pStyle w:val="CopticVersemulti-line"/>
            </w:pPr>
            <w:r>
              <w:t>ⲁϥϫⲟⲥ ϧⲉⲛ ⲡⲓⲯⲁⲗⲧⲏⲣⲓⲟⲛ:</w:t>
            </w:r>
          </w:p>
          <w:p w14:paraId="4A7D8039" w14:textId="77777777" w:rsidR="00E66583" w:rsidRDefault="00E66583" w:rsidP="00E66583">
            <w:pPr>
              <w:pStyle w:val="CopticVersemulti-line"/>
            </w:pPr>
            <w:r>
              <w:t>ϫⲉ ⲁϥⲧⲱⲛϥ ⲛ̀ϫⲉ Ⲫϯ ϧⲉⲛ ⲟⲩⲉⲗⲏⲗ:</w:t>
            </w:r>
          </w:p>
          <w:p w14:paraId="4BACDC27" w14:textId="77777777" w:rsidR="00E66583" w:rsidRDefault="00E66583" w:rsidP="00E66583">
            <w:pPr>
              <w:pStyle w:val="CopticHangingVerse"/>
            </w:pPr>
            <w:r>
              <w:t>Ⲡⲭ̄ⲥ̄ ⲁⲛⲉⲥⲧⲏ ⲉⲕ ⲛⲉⲕⲣⲱⲛ.</w:t>
            </w:r>
          </w:p>
        </w:tc>
      </w:tr>
      <w:tr w:rsidR="00E66583" w14:paraId="24D072D4" w14:textId="77777777" w:rsidTr="009A461A">
        <w:trPr>
          <w:cantSplit/>
          <w:jc w:val="center"/>
        </w:trPr>
        <w:tc>
          <w:tcPr>
            <w:tcW w:w="288" w:type="dxa"/>
          </w:tcPr>
          <w:p w14:paraId="66F5070A" w14:textId="77777777" w:rsidR="00E66583" w:rsidRDefault="00E66583" w:rsidP="009A461A">
            <w:pPr>
              <w:pStyle w:val="CopticCross"/>
            </w:pPr>
          </w:p>
        </w:tc>
        <w:tc>
          <w:tcPr>
            <w:tcW w:w="3960" w:type="dxa"/>
          </w:tcPr>
          <w:p w14:paraId="611BFB9F" w14:textId="77777777" w:rsidR="00E66583" w:rsidRDefault="00E66583" w:rsidP="00E66583">
            <w:pPr>
              <w:pStyle w:val="EngHang"/>
            </w:pPr>
            <w:r>
              <w:t>For the sake of the holy Resurrection,</w:t>
            </w:r>
          </w:p>
          <w:p w14:paraId="0990FFAC" w14:textId="77777777" w:rsidR="00E66583" w:rsidRDefault="00E66583" w:rsidP="00E66583">
            <w:pPr>
              <w:pStyle w:val="EngHang"/>
            </w:pPr>
            <w:r>
              <w:t>Sing praises and rejoice,</w:t>
            </w:r>
          </w:p>
          <w:p w14:paraId="1AAD1518" w14:textId="77777777" w:rsidR="00E66583" w:rsidRDefault="00E66583" w:rsidP="00E66583">
            <w:pPr>
              <w:pStyle w:val="EngHang"/>
            </w:pPr>
            <w:r>
              <w:t>Preach to the nations, for,</w:t>
            </w:r>
          </w:p>
          <w:p w14:paraId="7D0F089D" w14:textId="2FF53A1F" w:rsidR="00E66583" w:rsidRDefault="00E66583" w:rsidP="00E66583">
            <w:pPr>
              <w:pStyle w:val="EngHangEnd"/>
            </w:pPr>
            <w:r>
              <w:t>Christ is risen from the dead</w:t>
            </w:r>
            <w:r w:rsidR="00754B88">
              <w:t>!</w:t>
            </w:r>
          </w:p>
        </w:tc>
        <w:tc>
          <w:tcPr>
            <w:tcW w:w="288" w:type="dxa"/>
          </w:tcPr>
          <w:p w14:paraId="44CA7981" w14:textId="77777777" w:rsidR="00E66583" w:rsidRDefault="00E66583" w:rsidP="009A461A"/>
        </w:tc>
        <w:tc>
          <w:tcPr>
            <w:tcW w:w="288" w:type="dxa"/>
          </w:tcPr>
          <w:p w14:paraId="26A4171E" w14:textId="77777777" w:rsidR="00E66583" w:rsidRDefault="00E66583" w:rsidP="009A461A">
            <w:pPr>
              <w:pStyle w:val="CopticCross"/>
            </w:pPr>
          </w:p>
        </w:tc>
        <w:tc>
          <w:tcPr>
            <w:tcW w:w="3960" w:type="dxa"/>
          </w:tcPr>
          <w:p w14:paraId="001797CB" w14:textId="77777777" w:rsidR="00E66583" w:rsidRDefault="00E66583" w:rsidP="00E66583">
            <w:pPr>
              <w:pStyle w:val="CopticVersemulti-line"/>
            </w:pPr>
            <w:r>
              <w:t>Ⲉⲑⲃⲉ ϯⲁ̀ⲛⲁⲥⲧⲁⲥⲓⲥ ⲉ̄ⲑ̄ⲩ̄:</w:t>
            </w:r>
          </w:p>
          <w:p w14:paraId="2426FB93" w14:textId="77777777" w:rsidR="00E66583" w:rsidRDefault="00E66583" w:rsidP="00E66583">
            <w:pPr>
              <w:pStyle w:val="CopticVersemulti-line"/>
            </w:pPr>
            <w:r>
              <w:t>ϩⲱⲥ ⲑⲉⲗⲏⲗ ⲁⲣ̀ⲯⲁⲗⲓⲛ:</w:t>
            </w:r>
          </w:p>
          <w:p w14:paraId="068DEC0E" w14:textId="77777777" w:rsidR="00E66583" w:rsidRDefault="00E66583" w:rsidP="00E66583">
            <w:pPr>
              <w:pStyle w:val="CopticVersemulti-line"/>
            </w:pPr>
            <w:r>
              <w:t>ϩⲓϣⲉⲛⲛⲟⲩϥⲓ ϧⲉⲛ ⲛⲓⲉⲑⲛⲟⲥ ⲉⲩⲥⲟⲡ:</w:t>
            </w:r>
          </w:p>
          <w:p w14:paraId="0DA5984D" w14:textId="77777777" w:rsidR="00E66583" w:rsidRDefault="00E66583" w:rsidP="00E66583">
            <w:pPr>
              <w:pStyle w:val="CopticHangingVerse"/>
            </w:pPr>
            <w:r>
              <w:t>Ⲡⲭ̄ⲥ̄ ⲁⲛⲉⲥⲧⲏ ⲉⲕ ⲛⲉⲕⲣⲱⲛ.</w:t>
            </w:r>
          </w:p>
        </w:tc>
      </w:tr>
      <w:tr w:rsidR="00E66583" w14:paraId="451E54F8" w14:textId="77777777" w:rsidTr="009A461A">
        <w:trPr>
          <w:cantSplit/>
          <w:jc w:val="center"/>
        </w:trPr>
        <w:tc>
          <w:tcPr>
            <w:tcW w:w="288" w:type="dxa"/>
          </w:tcPr>
          <w:p w14:paraId="6BD1F2F9" w14:textId="77777777" w:rsidR="00E66583" w:rsidRDefault="00E66583" w:rsidP="009A461A">
            <w:pPr>
              <w:pStyle w:val="CopticCross"/>
            </w:pPr>
          </w:p>
        </w:tc>
        <w:tc>
          <w:tcPr>
            <w:tcW w:w="3960" w:type="dxa"/>
          </w:tcPr>
          <w:p w14:paraId="706330FE" w14:textId="77777777" w:rsidR="00E66583" w:rsidRDefault="00E66583" w:rsidP="00E66583">
            <w:pPr>
              <w:pStyle w:val="EngHang"/>
            </w:pPr>
            <w:r>
              <w:t>Seven angelic orders</w:t>
            </w:r>
          </w:p>
          <w:p w14:paraId="285B67E7" w14:textId="7EC2B0BB" w:rsidR="00E66583" w:rsidRDefault="00E66583" w:rsidP="00E66583">
            <w:pPr>
              <w:pStyle w:val="EngHang"/>
            </w:pPr>
            <w:r>
              <w:t xml:space="preserve">Praise Him spiritually, </w:t>
            </w:r>
            <w:r w:rsidR="00754B88">
              <w:t>since</w:t>
            </w:r>
            <w:r>
              <w:t>,</w:t>
            </w:r>
          </w:p>
          <w:p w14:paraId="55ADC47C" w14:textId="77777777" w:rsidR="00E66583" w:rsidRDefault="00E66583" w:rsidP="00E66583">
            <w:pPr>
              <w:pStyle w:val="EngHang"/>
            </w:pPr>
            <w:r>
              <w:t>For the salvation of the world,</w:t>
            </w:r>
          </w:p>
          <w:p w14:paraId="0657B266" w14:textId="0C264663" w:rsidR="00E66583" w:rsidRDefault="00E66583" w:rsidP="00E66583">
            <w:pPr>
              <w:pStyle w:val="EngHangEnd"/>
            </w:pPr>
            <w:r>
              <w:t>Christ is risen from the d</w:t>
            </w:r>
            <w:r w:rsidR="00754B88">
              <w:t>e</w:t>
            </w:r>
            <w:r>
              <w:t>ad</w:t>
            </w:r>
            <w:r w:rsidR="00754B88">
              <w:t>!</w:t>
            </w:r>
          </w:p>
        </w:tc>
        <w:tc>
          <w:tcPr>
            <w:tcW w:w="288" w:type="dxa"/>
          </w:tcPr>
          <w:p w14:paraId="6D63B55D" w14:textId="77777777" w:rsidR="00E66583" w:rsidRDefault="00E66583" w:rsidP="009A461A"/>
        </w:tc>
        <w:tc>
          <w:tcPr>
            <w:tcW w:w="288" w:type="dxa"/>
          </w:tcPr>
          <w:p w14:paraId="2531A779" w14:textId="77777777" w:rsidR="00E66583" w:rsidRDefault="00E66583" w:rsidP="009A461A">
            <w:pPr>
              <w:pStyle w:val="CopticCross"/>
            </w:pPr>
          </w:p>
        </w:tc>
        <w:tc>
          <w:tcPr>
            <w:tcW w:w="3960" w:type="dxa"/>
          </w:tcPr>
          <w:p w14:paraId="7CF29C01" w14:textId="77777777" w:rsidR="00E66583" w:rsidRDefault="00E66583" w:rsidP="00E66583">
            <w:pPr>
              <w:pStyle w:val="CopticVersemulti-line"/>
            </w:pPr>
            <w:r>
              <w:t>Ϣⲁϣϥ ⲛ̀ⲧⲁⲅⲙⲁ ⲛ̀ⲁⲅⲅⲉⲗⲟⲥ:</w:t>
            </w:r>
          </w:p>
          <w:p w14:paraId="0257C469" w14:textId="77777777" w:rsidR="00E66583" w:rsidRDefault="00E66583" w:rsidP="00E66583">
            <w:pPr>
              <w:pStyle w:val="CopticVersemulti-line"/>
            </w:pPr>
            <w:r>
              <w:t>ⲥⲉϩⲱⲥ ⲉ̀ⲣⲟϥ ⲡⲛⲉⲩⲙⲁⲧⲓⲕⲟⲛ:</w:t>
            </w:r>
          </w:p>
          <w:p w14:paraId="7C168EF0" w14:textId="77777777" w:rsidR="00E66583" w:rsidRDefault="00E66583" w:rsidP="00E66583">
            <w:pPr>
              <w:pStyle w:val="CopticVersemulti-line"/>
            </w:pPr>
            <w:r>
              <w:t>ⲉⲑⲃⲉ ⲫ̀ⲛⲟϩⲉⲙ ⲙ̀ⲡⲓⲕⲟⲥⲙⲟⲥ:</w:t>
            </w:r>
          </w:p>
          <w:p w14:paraId="08768022" w14:textId="77777777" w:rsidR="00E66583" w:rsidRDefault="00E66583" w:rsidP="00E66583">
            <w:pPr>
              <w:pStyle w:val="CopticHangingVerse"/>
            </w:pPr>
            <w:r>
              <w:t>Ⲡⲭ̄ⲥ̄ ⲁⲛⲉⲥⲧⲏ ⲉⲕ ⲛⲉⲕⲣⲱⲛ.</w:t>
            </w:r>
          </w:p>
        </w:tc>
      </w:tr>
      <w:tr w:rsidR="00E66583" w14:paraId="10F331AC" w14:textId="77777777" w:rsidTr="009A461A">
        <w:trPr>
          <w:cantSplit/>
          <w:jc w:val="center"/>
        </w:trPr>
        <w:tc>
          <w:tcPr>
            <w:tcW w:w="288" w:type="dxa"/>
          </w:tcPr>
          <w:p w14:paraId="37AE85E9" w14:textId="77777777" w:rsidR="00E66583" w:rsidRDefault="00E66583" w:rsidP="009A461A">
            <w:pPr>
              <w:pStyle w:val="CopticCross"/>
            </w:pPr>
            <w:r w:rsidRPr="00FB5ACB">
              <w:lastRenderedPageBreak/>
              <w:t>¿</w:t>
            </w:r>
          </w:p>
        </w:tc>
        <w:tc>
          <w:tcPr>
            <w:tcW w:w="3960" w:type="dxa"/>
          </w:tcPr>
          <w:p w14:paraId="3D5410FD" w14:textId="7ECA4895" w:rsidR="00E66583" w:rsidRDefault="00754B88" w:rsidP="00E66583">
            <w:pPr>
              <w:pStyle w:val="EngHang"/>
            </w:pPr>
            <w:r>
              <w:t>T</w:t>
            </w:r>
            <w:r w:rsidR="00E66583">
              <w:t>he Son of God</w:t>
            </w:r>
            <w:r>
              <w:t xml:space="preserve"> is God</w:t>
            </w:r>
            <w:r w:rsidR="00E66583">
              <w:t>.</w:t>
            </w:r>
          </w:p>
          <w:p w14:paraId="5D1C8F7A" w14:textId="77777777" w:rsidR="00E66583" w:rsidRDefault="00E66583" w:rsidP="00E66583">
            <w:pPr>
              <w:pStyle w:val="EngHang"/>
            </w:pPr>
            <w:r>
              <w:t>Praise Him with music,</w:t>
            </w:r>
          </w:p>
          <w:p w14:paraId="2BB925CC" w14:textId="77777777" w:rsidR="00E66583" w:rsidRDefault="00E66583" w:rsidP="00E66583">
            <w:pPr>
              <w:pStyle w:val="EngHang"/>
            </w:pPr>
            <w:r>
              <w:t>For He has saved our race.</w:t>
            </w:r>
          </w:p>
          <w:p w14:paraId="78EBBADA" w14:textId="513F1C2D" w:rsidR="00E66583" w:rsidRDefault="00E66583" w:rsidP="00E66583">
            <w:pPr>
              <w:pStyle w:val="EngHangEnd"/>
            </w:pPr>
            <w:r>
              <w:t>Christ is risen from the dead</w:t>
            </w:r>
            <w:r w:rsidR="00754B88">
              <w:t>!</w:t>
            </w:r>
          </w:p>
        </w:tc>
        <w:tc>
          <w:tcPr>
            <w:tcW w:w="288" w:type="dxa"/>
          </w:tcPr>
          <w:p w14:paraId="066C42CC" w14:textId="77777777" w:rsidR="00E66583" w:rsidRDefault="00E66583" w:rsidP="009A461A"/>
        </w:tc>
        <w:tc>
          <w:tcPr>
            <w:tcW w:w="288" w:type="dxa"/>
          </w:tcPr>
          <w:p w14:paraId="024B3A7E" w14:textId="77777777" w:rsidR="00E66583" w:rsidRDefault="00E66583" w:rsidP="009A461A">
            <w:pPr>
              <w:pStyle w:val="CopticCross"/>
            </w:pPr>
            <w:r w:rsidRPr="00FB5ACB">
              <w:t>¿</w:t>
            </w:r>
          </w:p>
        </w:tc>
        <w:tc>
          <w:tcPr>
            <w:tcW w:w="3960" w:type="dxa"/>
          </w:tcPr>
          <w:p w14:paraId="1B0FB7F6" w14:textId="77777777" w:rsidR="00E66583" w:rsidRDefault="00E66583" w:rsidP="00E66583">
            <w:pPr>
              <w:pStyle w:val="CopticVersemulti-line"/>
            </w:pPr>
            <w:r>
              <w:t>Ⲏⲗ ⲛ̀ⲑⲟϥ ⲡⲉ Ⲩⲓⲟⲥ Ⲑⲉⲟⲥ:</w:t>
            </w:r>
          </w:p>
          <w:p w14:paraId="45111716" w14:textId="77777777" w:rsidR="00E66583" w:rsidRDefault="00E66583" w:rsidP="00E66583">
            <w:pPr>
              <w:pStyle w:val="CopticVersemulti-line"/>
            </w:pPr>
            <w:r>
              <w:t>ⲧⲉⲛϩⲱⲥ ⲉ̀ⲣⲟϥ ⲙ̀ⲙⲟⲥⲓⲕⲟⲛ:</w:t>
            </w:r>
          </w:p>
          <w:p w14:paraId="3BAF72BF" w14:textId="77777777" w:rsidR="00E66583" w:rsidRDefault="00E66583" w:rsidP="00E66583">
            <w:pPr>
              <w:pStyle w:val="CopticVersemulti-line"/>
            </w:pPr>
            <w:r>
              <w:t>ϫⲉ ⲛ̀ⲑⲟϥ ⲁϥⲥⲱϯ ⲙ̀ⲡⲉⲛⲅⲉⲛⲟⲥ:</w:t>
            </w:r>
          </w:p>
          <w:p w14:paraId="54D1D55D" w14:textId="77777777" w:rsidR="00E66583" w:rsidRDefault="00E66583" w:rsidP="00E66583">
            <w:pPr>
              <w:pStyle w:val="CopticHangingVerse"/>
            </w:pPr>
            <w:r>
              <w:t>Ⲡⲭ̄ⲥ̄ ⲁⲛⲉⲥⲧⲏ ⲉⲕ ⲛⲉⲕⲣⲱⲛ.</w:t>
            </w:r>
          </w:p>
        </w:tc>
      </w:tr>
      <w:tr w:rsidR="00E66583" w14:paraId="1C7B5661" w14:textId="77777777" w:rsidTr="009A461A">
        <w:trPr>
          <w:cantSplit/>
          <w:jc w:val="center"/>
        </w:trPr>
        <w:tc>
          <w:tcPr>
            <w:tcW w:w="288" w:type="dxa"/>
          </w:tcPr>
          <w:p w14:paraId="5CC541A4" w14:textId="77777777" w:rsidR="00E66583" w:rsidRDefault="00E66583" w:rsidP="009A461A">
            <w:pPr>
              <w:pStyle w:val="CopticCross"/>
            </w:pPr>
            <w:r w:rsidRPr="00FB5ACB">
              <w:t>¿</w:t>
            </w:r>
          </w:p>
        </w:tc>
        <w:tc>
          <w:tcPr>
            <w:tcW w:w="3960" w:type="dxa"/>
          </w:tcPr>
          <w:p w14:paraId="16740639" w14:textId="77777777" w:rsidR="00E66583" w:rsidRDefault="00E66583" w:rsidP="00E66583">
            <w:pPr>
              <w:pStyle w:val="EngHang"/>
            </w:pPr>
            <w:r>
              <w:t>Rejoice, O race of Adam,</w:t>
            </w:r>
          </w:p>
          <w:p w14:paraId="7C1F83C8" w14:textId="77777777" w:rsidR="00E66583" w:rsidRDefault="00E66583" w:rsidP="00E66583">
            <w:pPr>
              <w:pStyle w:val="EngHang"/>
            </w:pPr>
            <w:r>
              <w:t>With spiritual joy,</w:t>
            </w:r>
          </w:p>
          <w:p w14:paraId="600F9002" w14:textId="77777777" w:rsidR="00E66583" w:rsidRDefault="00E66583" w:rsidP="00E66583">
            <w:pPr>
              <w:pStyle w:val="EngHang"/>
            </w:pPr>
            <w:r>
              <w:t>For the creator of Adam,</w:t>
            </w:r>
          </w:p>
          <w:p w14:paraId="50147C69" w14:textId="229EB8B8" w:rsidR="00E66583" w:rsidRDefault="00E66583" w:rsidP="00E66583">
            <w:pPr>
              <w:pStyle w:val="EngHangEnd"/>
            </w:pPr>
            <w:r>
              <w:t>Christ is risen from the dead</w:t>
            </w:r>
            <w:r w:rsidR="00754B88">
              <w:t>!</w:t>
            </w:r>
          </w:p>
        </w:tc>
        <w:tc>
          <w:tcPr>
            <w:tcW w:w="288" w:type="dxa"/>
          </w:tcPr>
          <w:p w14:paraId="3CF5A043" w14:textId="77777777" w:rsidR="00E66583" w:rsidRDefault="00E66583" w:rsidP="009A461A"/>
        </w:tc>
        <w:tc>
          <w:tcPr>
            <w:tcW w:w="288" w:type="dxa"/>
          </w:tcPr>
          <w:p w14:paraId="3611F532" w14:textId="77777777" w:rsidR="00E66583" w:rsidRDefault="00E66583" w:rsidP="009A461A">
            <w:pPr>
              <w:pStyle w:val="CopticCross"/>
            </w:pPr>
            <w:r w:rsidRPr="00FB5ACB">
              <w:t>¿</w:t>
            </w:r>
          </w:p>
        </w:tc>
        <w:tc>
          <w:tcPr>
            <w:tcW w:w="3960" w:type="dxa"/>
          </w:tcPr>
          <w:p w14:paraId="69F8443F" w14:textId="77777777" w:rsidR="00E66583" w:rsidRDefault="00E66583" w:rsidP="00E66583">
            <w:pPr>
              <w:pStyle w:val="CopticVersemulti-line"/>
            </w:pPr>
            <w:r>
              <w:t>Ⲑⲉⲗⲏⲗ ⲱ̀ ⲡ̀ⲅⲉⲛⲟⲥ ⲛ̀Ⲁⲇⲁⲙ:</w:t>
            </w:r>
          </w:p>
          <w:p w14:paraId="745F10DB" w14:textId="77777777" w:rsidR="00E66583" w:rsidRDefault="00E66583" w:rsidP="00E66583">
            <w:pPr>
              <w:pStyle w:val="CopticVersemulti-line"/>
            </w:pPr>
            <w:r>
              <w:t>ϧⲉⲛ ⲟⲩⲣⲁϣⲓ ⲙ̀ⲡⲛⲉⲩⲙⲁⲧⲓⲕⲟⲛ:</w:t>
            </w:r>
          </w:p>
          <w:p w14:paraId="7E1697F1" w14:textId="77777777" w:rsidR="00E66583" w:rsidRDefault="00E66583" w:rsidP="00E66583">
            <w:pPr>
              <w:pStyle w:val="CopticVersemulti-line"/>
            </w:pPr>
            <w:r>
              <w:t>ⲱ̀ ⲡⲓⲉϥⲥⲱⲛⲧ ⲛ̀Ⲁⲇⲁⲙ:</w:t>
            </w:r>
          </w:p>
          <w:p w14:paraId="43CFF874" w14:textId="77777777" w:rsidR="00E66583" w:rsidRPr="005130A7" w:rsidRDefault="00E66583" w:rsidP="00E66583">
            <w:pPr>
              <w:pStyle w:val="CopticHangingVerse"/>
            </w:pPr>
            <w:r>
              <w:t>Ⲡⲭ̄ⲥ̄ ⲁⲛⲉⲥⲧⲏ ⲉⲕ ⲛⲉⲕⲣⲱⲛ.</w:t>
            </w:r>
          </w:p>
        </w:tc>
      </w:tr>
      <w:tr w:rsidR="00E66583" w14:paraId="45F0F934" w14:textId="77777777" w:rsidTr="009A461A">
        <w:trPr>
          <w:cantSplit/>
          <w:jc w:val="center"/>
        </w:trPr>
        <w:tc>
          <w:tcPr>
            <w:tcW w:w="288" w:type="dxa"/>
          </w:tcPr>
          <w:p w14:paraId="42AD91B8" w14:textId="77777777" w:rsidR="00E66583" w:rsidRDefault="00E66583" w:rsidP="009A461A">
            <w:pPr>
              <w:pStyle w:val="CopticCross"/>
            </w:pPr>
          </w:p>
        </w:tc>
        <w:tc>
          <w:tcPr>
            <w:tcW w:w="3960" w:type="dxa"/>
          </w:tcPr>
          <w:p w14:paraId="17BC0874" w14:textId="77777777" w:rsidR="00E66583" w:rsidRDefault="00E66583" w:rsidP="00E66583">
            <w:pPr>
              <w:pStyle w:val="EngHang"/>
            </w:pPr>
            <w:r>
              <w:t>All the creation rejoiced</w:t>
            </w:r>
          </w:p>
          <w:p w14:paraId="239CFDFE" w14:textId="77777777" w:rsidR="00E66583" w:rsidRDefault="00E66583" w:rsidP="00E66583">
            <w:pPr>
              <w:pStyle w:val="EngHang"/>
            </w:pPr>
            <w:r>
              <w:t>Together in this Mystery,</w:t>
            </w:r>
          </w:p>
          <w:p w14:paraId="58C8C76C" w14:textId="77777777" w:rsidR="00E66583" w:rsidRDefault="00E66583" w:rsidP="00E66583">
            <w:pPr>
              <w:pStyle w:val="EngHang"/>
            </w:pPr>
            <w:r>
              <w:t>For the Son of the Holy,</w:t>
            </w:r>
          </w:p>
          <w:p w14:paraId="29976562" w14:textId="1BDF1010" w:rsidR="00E66583" w:rsidRDefault="00E66583" w:rsidP="00E66583">
            <w:pPr>
              <w:pStyle w:val="EngHangEnd"/>
            </w:pPr>
            <w:r>
              <w:t>Christ is risen from the dead</w:t>
            </w:r>
            <w:r w:rsidR="00754B88">
              <w:t>!</w:t>
            </w:r>
          </w:p>
        </w:tc>
        <w:tc>
          <w:tcPr>
            <w:tcW w:w="288" w:type="dxa"/>
          </w:tcPr>
          <w:p w14:paraId="301930B4" w14:textId="77777777" w:rsidR="00E66583" w:rsidRDefault="00E66583" w:rsidP="009A461A"/>
        </w:tc>
        <w:tc>
          <w:tcPr>
            <w:tcW w:w="288" w:type="dxa"/>
          </w:tcPr>
          <w:p w14:paraId="516E2389" w14:textId="77777777" w:rsidR="00E66583" w:rsidRDefault="00E66583" w:rsidP="009A461A">
            <w:pPr>
              <w:pStyle w:val="CopticCross"/>
            </w:pPr>
          </w:p>
        </w:tc>
        <w:tc>
          <w:tcPr>
            <w:tcW w:w="3960" w:type="dxa"/>
          </w:tcPr>
          <w:p w14:paraId="095616D0" w14:textId="77777777" w:rsidR="00E66583" w:rsidRDefault="00E66583" w:rsidP="00E66583">
            <w:pPr>
              <w:pStyle w:val="CopticVersemulti-line"/>
            </w:pPr>
            <w:r>
              <w:t>Ⲓⲥ ϯⲕ̀ⲧⲏⲥⲓⲥ ⲧⲏⲣⲥ ⲉⲩⲥⲟⲡ:</w:t>
            </w:r>
          </w:p>
          <w:p w14:paraId="46B5ED73" w14:textId="77777777" w:rsidR="00E66583" w:rsidRDefault="00E66583" w:rsidP="00E66583">
            <w:pPr>
              <w:pStyle w:val="CopticVersemulti-line"/>
            </w:pPr>
            <w:r>
              <w:t>ⲣⲁϣⲓ ⲉⲑⲃⲉ ⲡⲁⲓⲙⲩⲥⲧⲏⲣⲓⲟⲛ:</w:t>
            </w:r>
          </w:p>
          <w:p w14:paraId="4C631DFB" w14:textId="77777777" w:rsidR="00E66583" w:rsidRDefault="00E66583" w:rsidP="00E66583">
            <w:pPr>
              <w:pStyle w:val="CopticVersemulti-line"/>
            </w:pPr>
            <w:r>
              <w:t>ϫⲉ Ⲡϣⲏⲣⲓ ⲙ̀ⲫⲏⲉ̄ⲑ̄ⲩ̄:</w:t>
            </w:r>
          </w:p>
          <w:p w14:paraId="118211C9" w14:textId="77777777" w:rsidR="00E66583" w:rsidRPr="005130A7" w:rsidRDefault="00E66583" w:rsidP="00E66583">
            <w:pPr>
              <w:pStyle w:val="CopticHangingVerse"/>
            </w:pPr>
            <w:r>
              <w:t>Ⲡⲭ̄ⲥ̄ ⲁⲛⲉⲥⲧⲏ ⲉⲕ ⲛⲉⲕⲣⲱⲛ.</w:t>
            </w:r>
          </w:p>
        </w:tc>
      </w:tr>
      <w:tr w:rsidR="00E66583" w14:paraId="6F1B05BA" w14:textId="77777777" w:rsidTr="009A461A">
        <w:trPr>
          <w:cantSplit/>
          <w:jc w:val="center"/>
        </w:trPr>
        <w:tc>
          <w:tcPr>
            <w:tcW w:w="288" w:type="dxa"/>
          </w:tcPr>
          <w:p w14:paraId="489507AC" w14:textId="77777777" w:rsidR="00E66583" w:rsidRDefault="00E66583" w:rsidP="009A461A">
            <w:pPr>
              <w:pStyle w:val="CopticCross"/>
            </w:pPr>
          </w:p>
        </w:tc>
        <w:tc>
          <w:tcPr>
            <w:tcW w:w="3960" w:type="dxa"/>
          </w:tcPr>
          <w:p w14:paraId="18542BC7" w14:textId="77777777" w:rsidR="00E66583" w:rsidRDefault="00E66583" w:rsidP="00E66583">
            <w:pPr>
              <w:pStyle w:val="EngHang"/>
            </w:pPr>
            <w:r>
              <w:t>We praise our Lord</w:t>
            </w:r>
          </w:p>
          <w:p w14:paraId="7020200C" w14:textId="2DF890A9" w:rsidR="00E66583" w:rsidRDefault="00754B88" w:rsidP="00E66583">
            <w:pPr>
              <w:pStyle w:val="EngHang"/>
            </w:pPr>
            <w:r>
              <w:t>Jesus Christ, t</w:t>
            </w:r>
            <w:r w:rsidR="00E66583">
              <w:t>he Son of God,</w:t>
            </w:r>
          </w:p>
          <w:p w14:paraId="1B7A5363" w14:textId="77777777" w:rsidR="00E66583" w:rsidRDefault="00E66583" w:rsidP="00E66583">
            <w:pPr>
              <w:pStyle w:val="EngHang"/>
            </w:pPr>
            <w:r>
              <w:t>The Logos, saying,</w:t>
            </w:r>
          </w:p>
          <w:p w14:paraId="3EDDCD83" w14:textId="2A9D152E" w:rsidR="00E66583" w:rsidRDefault="00E66583" w:rsidP="00E66583">
            <w:pPr>
              <w:pStyle w:val="EngHangEnd"/>
            </w:pPr>
            <w:r>
              <w:t>Christ is risen form the dead</w:t>
            </w:r>
            <w:r w:rsidR="00754B88">
              <w:t>!</w:t>
            </w:r>
          </w:p>
        </w:tc>
        <w:tc>
          <w:tcPr>
            <w:tcW w:w="288" w:type="dxa"/>
          </w:tcPr>
          <w:p w14:paraId="5E21FE8B" w14:textId="77777777" w:rsidR="00E66583" w:rsidRDefault="00E66583" w:rsidP="009A461A"/>
        </w:tc>
        <w:tc>
          <w:tcPr>
            <w:tcW w:w="288" w:type="dxa"/>
          </w:tcPr>
          <w:p w14:paraId="592F002C" w14:textId="77777777" w:rsidR="00E66583" w:rsidRDefault="00E66583" w:rsidP="009A461A">
            <w:pPr>
              <w:pStyle w:val="CopticCross"/>
            </w:pPr>
          </w:p>
        </w:tc>
        <w:tc>
          <w:tcPr>
            <w:tcW w:w="3960" w:type="dxa"/>
          </w:tcPr>
          <w:p w14:paraId="7B26847A" w14:textId="77777777" w:rsidR="00E66583" w:rsidRDefault="00E66583" w:rsidP="00E66583">
            <w:pPr>
              <w:pStyle w:val="CopticVersemulti-line"/>
            </w:pPr>
            <w:r>
              <w:t>Ⲕⲩⲣⲓⲟⲥ Ⲓⲏ̄ⲥ̄ Ⲡⲭ̄ⲥ̄:</w:t>
            </w:r>
          </w:p>
          <w:p w14:paraId="0FB53D20" w14:textId="77777777" w:rsidR="00E66583" w:rsidRDefault="00E66583" w:rsidP="00E66583">
            <w:pPr>
              <w:pStyle w:val="CopticVersemulti-line"/>
            </w:pPr>
            <w:r>
              <w:t>Ⲡϣⲏⲣⲓ ⲙ̀Ⲫϯ Ⲡⲓⲗⲟⲅⲟⲥ:</w:t>
            </w:r>
          </w:p>
          <w:p w14:paraId="36F6B165" w14:textId="77777777" w:rsidR="00E66583" w:rsidRDefault="00E66583" w:rsidP="00E66583">
            <w:pPr>
              <w:pStyle w:val="CopticVersemulti-line"/>
            </w:pPr>
            <w:r>
              <w:t>ⲧⲉⲛϩⲱⲥ ⲉ̀ⲣⲟϥ ⲉⲛϫⲱ ⲙ̀ⲙⲟⲥ:</w:t>
            </w:r>
          </w:p>
          <w:p w14:paraId="31002F15" w14:textId="77777777" w:rsidR="00E66583" w:rsidRPr="005130A7" w:rsidRDefault="00E66583" w:rsidP="00E66583">
            <w:pPr>
              <w:pStyle w:val="CopticHangingVerse"/>
            </w:pPr>
            <w:r>
              <w:t>Ⲡⲭ̄ⲥ̄ ⲁⲛⲉⲥⲧⲏ ⲉⲕ ⲛⲉⲕⲣⲱⲛ.</w:t>
            </w:r>
          </w:p>
        </w:tc>
      </w:tr>
      <w:tr w:rsidR="00E66583" w14:paraId="32A420CF" w14:textId="77777777" w:rsidTr="009A461A">
        <w:trPr>
          <w:cantSplit/>
          <w:jc w:val="center"/>
        </w:trPr>
        <w:tc>
          <w:tcPr>
            <w:tcW w:w="288" w:type="dxa"/>
          </w:tcPr>
          <w:p w14:paraId="7AB7AD3F" w14:textId="77777777" w:rsidR="00E66583" w:rsidRDefault="00E66583" w:rsidP="009A461A">
            <w:pPr>
              <w:pStyle w:val="CopticCross"/>
            </w:pPr>
            <w:r w:rsidRPr="00FB5ACB">
              <w:t>¿</w:t>
            </w:r>
          </w:p>
        </w:tc>
        <w:tc>
          <w:tcPr>
            <w:tcW w:w="3960" w:type="dxa"/>
          </w:tcPr>
          <w:p w14:paraId="737E53AD" w14:textId="77777777" w:rsidR="00E66583" w:rsidRDefault="00E66583" w:rsidP="00E66583">
            <w:pPr>
              <w:pStyle w:val="EngHang"/>
            </w:pPr>
            <w:r>
              <w:t>As the prophets said,</w:t>
            </w:r>
          </w:p>
          <w:p w14:paraId="505D158C" w14:textId="77777777" w:rsidR="00E66583" w:rsidRDefault="00E66583" w:rsidP="00E66583">
            <w:pPr>
              <w:pStyle w:val="EngHang"/>
            </w:pPr>
            <w:r>
              <w:t>He was buried in the tomb,</w:t>
            </w:r>
          </w:p>
          <w:p w14:paraId="1E1085E3" w14:textId="77777777" w:rsidR="00E66583" w:rsidRDefault="00E66583" w:rsidP="00E66583">
            <w:pPr>
              <w:pStyle w:val="EngHang"/>
            </w:pPr>
            <w:r>
              <w:t>And on the third day,</w:t>
            </w:r>
          </w:p>
          <w:p w14:paraId="7AED09C3" w14:textId="776700C1" w:rsidR="00E66583" w:rsidRDefault="00E66583" w:rsidP="00E66583">
            <w:pPr>
              <w:pStyle w:val="EngHangEnd"/>
            </w:pPr>
            <w:r>
              <w:t>Christ is risen from the dead</w:t>
            </w:r>
            <w:r w:rsidR="00754B88">
              <w:t>!</w:t>
            </w:r>
          </w:p>
        </w:tc>
        <w:tc>
          <w:tcPr>
            <w:tcW w:w="288" w:type="dxa"/>
          </w:tcPr>
          <w:p w14:paraId="729C75CC" w14:textId="77777777" w:rsidR="00E66583" w:rsidRDefault="00E66583" w:rsidP="009A461A"/>
        </w:tc>
        <w:tc>
          <w:tcPr>
            <w:tcW w:w="288" w:type="dxa"/>
          </w:tcPr>
          <w:p w14:paraId="77600BF7" w14:textId="77777777" w:rsidR="00E66583" w:rsidRDefault="00E66583" w:rsidP="009A461A">
            <w:pPr>
              <w:pStyle w:val="CopticCross"/>
            </w:pPr>
            <w:r w:rsidRPr="00FB5ACB">
              <w:t>¿</w:t>
            </w:r>
          </w:p>
        </w:tc>
        <w:tc>
          <w:tcPr>
            <w:tcW w:w="3960" w:type="dxa"/>
          </w:tcPr>
          <w:p w14:paraId="3AB8027C" w14:textId="77777777" w:rsidR="00E66583" w:rsidRDefault="00E66583" w:rsidP="00E66583">
            <w:pPr>
              <w:pStyle w:val="CopticVersemulti-line"/>
            </w:pPr>
            <w:r>
              <w:t>Ⲗⲟⲓⲡⲟⲛ ⲁⲩⲭⲁϥ ϧⲉⲛ ⲡⲓⲙ̀ϩⲁⲩ:</w:t>
            </w:r>
          </w:p>
          <w:p w14:paraId="40441D59" w14:textId="77777777" w:rsidR="00E66583" w:rsidRDefault="00E66583" w:rsidP="00E66583">
            <w:pPr>
              <w:pStyle w:val="CopticVersemulti-line"/>
            </w:pPr>
            <w:r>
              <w:t>ⲕⲁⲧⲁ ⲛⲓⲥ̀ⲙⲏ ⲙ̀ⲡ̀ⲣⲟⲫⲏⲧⲓⲕⲟⲛ:</w:t>
            </w:r>
          </w:p>
          <w:p w14:paraId="1026B20E" w14:textId="77777777" w:rsidR="00E66583" w:rsidRDefault="00E66583" w:rsidP="00E66583">
            <w:pPr>
              <w:pStyle w:val="CopticVersemulti-line"/>
            </w:pPr>
            <w:r>
              <w:t>ϧⲉⲛ ⲡⲓⲙⲁϩ ϣⲟⲙⲧ ⲛ̀ⲉ̀ϩⲟⲟⲩ:</w:t>
            </w:r>
          </w:p>
          <w:p w14:paraId="37898AF1" w14:textId="77777777" w:rsidR="00E66583" w:rsidRPr="005130A7" w:rsidRDefault="00E66583" w:rsidP="00E66583">
            <w:pPr>
              <w:pStyle w:val="CopticHangingVerse"/>
            </w:pPr>
            <w:r>
              <w:t>Ⲡⲭ̄ⲥ̄ ⲁⲛⲉⲥⲧⲏ ⲉⲕ ⲛⲉⲕⲣⲱⲛ.</w:t>
            </w:r>
          </w:p>
        </w:tc>
      </w:tr>
      <w:tr w:rsidR="00E66583" w14:paraId="46B48393" w14:textId="77777777" w:rsidTr="009A461A">
        <w:trPr>
          <w:cantSplit/>
          <w:jc w:val="center"/>
        </w:trPr>
        <w:tc>
          <w:tcPr>
            <w:tcW w:w="288" w:type="dxa"/>
          </w:tcPr>
          <w:p w14:paraId="5D8B7632" w14:textId="77777777" w:rsidR="00E66583" w:rsidRDefault="00E66583" w:rsidP="009A461A">
            <w:pPr>
              <w:pStyle w:val="CopticCross"/>
            </w:pPr>
            <w:r w:rsidRPr="00FB5ACB">
              <w:t>¿</w:t>
            </w:r>
          </w:p>
        </w:tc>
        <w:tc>
          <w:tcPr>
            <w:tcW w:w="3960" w:type="dxa"/>
          </w:tcPr>
          <w:p w14:paraId="4A424391" w14:textId="77777777" w:rsidR="00E66583" w:rsidRDefault="00E66583" w:rsidP="00E66583">
            <w:pPr>
              <w:pStyle w:val="EngHang"/>
            </w:pPr>
            <w:r>
              <w:t>Let us understand, O people,</w:t>
            </w:r>
          </w:p>
          <w:p w14:paraId="6B26DEA0" w14:textId="77777777" w:rsidR="00E66583" w:rsidRDefault="00E66583" w:rsidP="00E66583">
            <w:pPr>
              <w:pStyle w:val="EngHang"/>
            </w:pPr>
            <w:r>
              <w:t>The Gospel,</w:t>
            </w:r>
          </w:p>
          <w:p w14:paraId="4D378EDE" w14:textId="77777777" w:rsidR="00E66583" w:rsidRDefault="00E66583" w:rsidP="00E66583">
            <w:pPr>
              <w:pStyle w:val="EngHang"/>
            </w:pPr>
            <w:r>
              <w:t>Which teaches that the Immortal</w:t>
            </w:r>
          </w:p>
          <w:p w14:paraId="6770C678" w14:textId="7D4BF065" w:rsidR="00E66583" w:rsidRDefault="00E66583" w:rsidP="00E66583">
            <w:pPr>
              <w:pStyle w:val="EngHangEnd"/>
            </w:pPr>
            <w:r>
              <w:t>Christ is risen from the dead</w:t>
            </w:r>
            <w:r w:rsidR="00754B88">
              <w:t>!</w:t>
            </w:r>
          </w:p>
        </w:tc>
        <w:tc>
          <w:tcPr>
            <w:tcW w:w="288" w:type="dxa"/>
          </w:tcPr>
          <w:p w14:paraId="6C7AD20B" w14:textId="77777777" w:rsidR="00E66583" w:rsidRDefault="00E66583" w:rsidP="009A461A"/>
        </w:tc>
        <w:tc>
          <w:tcPr>
            <w:tcW w:w="288" w:type="dxa"/>
          </w:tcPr>
          <w:p w14:paraId="3ED8D1C7" w14:textId="77777777" w:rsidR="00E66583" w:rsidRDefault="00E66583" w:rsidP="009A461A">
            <w:pPr>
              <w:pStyle w:val="CopticCross"/>
            </w:pPr>
            <w:r w:rsidRPr="00FB5ACB">
              <w:t>¿</w:t>
            </w:r>
          </w:p>
        </w:tc>
        <w:tc>
          <w:tcPr>
            <w:tcW w:w="3960" w:type="dxa"/>
          </w:tcPr>
          <w:p w14:paraId="1EF49AC8" w14:textId="77777777" w:rsidR="00E66583" w:rsidRDefault="00E66583" w:rsidP="00E66583">
            <w:pPr>
              <w:pStyle w:val="CopticVersemulti-line"/>
            </w:pPr>
            <w:r>
              <w:t>Ⲙⲁⲣⲉⲛⲕⲁϯ ⲱ̀ ⲛⲓⲗⲁⲟⲥ:</w:t>
            </w:r>
          </w:p>
          <w:p w14:paraId="28E2BC2E" w14:textId="77777777" w:rsidR="00E66583" w:rsidRDefault="00E66583" w:rsidP="00E66583">
            <w:pPr>
              <w:pStyle w:val="CopticVersemulti-line"/>
            </w:pPr>
            <w:r>
              <w:t>ⲉ̀ⲡⲓⲉⲩⲁⲅⲅⲉⲗⲓⲟⲛ:</w:t>
            </w:r>
          </w:p>
          <w:p w14:paraId="1D59FC2B" w14:textId="77777777" w:rsidR="00E66583" w:rsidRDefault="00E66583" w:rsidP="00E66583">
            <w:pPr>
              <w:pStyle w:val="CopticVersemulti-line"/>
            </w:pPr>
            <w:r>
              <w:t>ⲫⲏⲉ̀ⲧⲁϥϫⲟⲥ ϫⲉ ⲡⲓⲁⲑⲁⲛⲧⲟⲥ:</w:t>
            </w:r>
          </w:p>
          <w:p w14:paraId="202BADBA" w14:textId="77777777" w:rsidR="00E66583" w:rsidRPr="005130A7" w:rsidRDefault="00E66583" w:rsidP="00E66583">
            <w:pPr>
              <w:pStyle w:val="CopticHangingVerse"/>
            </w:pPr>
            <w:r>
              <w:t>Ⲡⲭ̄ⲥ̄ ⲁⲛⲉⲥⲧⲏ ⲉⲕ ⲛⲉⲕⲣⲱⲛ.</w:t>
            </w:r>
          </w:p>
        </w:tc>
      </w:tr>
      <w:tr w:rsidR="00E66583" w14:paraId="79164696" w14:textId="77777777" w:rsidTr="009A461A">
        <w:trPr>
          <w:cantSplit/>
          <w:jc w:val="center"/>
        </w:trPr>
        <w:tc>
          <w:tcPr>
            <w:tcW w:w="288" w:type="dxa"/>
          </w:tcPr>
          <w:p w14:paraId="1628716D" w14:textId="77777777" w:rsidR="00E66583" w:rsidRDefault="00E66583" w:rsidP="009A461A">
            <w:pPr>
              <w:pStyle w:val="CopticCross"/>
            </w:pPr>
          </w:p>
        </w:tc>
        <w:tc>
          <w:tcPr>
            <w:tcW w:w="3960" w:type="dxa"/>
          </w:tcPr>
          <w:p w14:paraId="28941FF7" w14:textId="77777777" w:rsidR="00E66583" w:rsidRDefault="00E66583" w:rsidP="00E66583">
            <w:pPr>
              <w:pStyle w:val="EngHang"/>
            </w:pPr>
            <w:r>
              <w:t>All the heavenly orders,</w:t>
            </w:r>
          </w:p>
          <w:p w14:paraId="559B1781" w14:textId="77777777" w:rsidR="00E66583" w:rsidRDefault="00E66583" w:rsidP="00E66583">
            <w:pPr>
              <w:pStyle w:val="EngHang"/>
            </w:pPr>
            <w:r>
              <w:t>And the rational natures,</w:t>
            </w:r>
          </w:p>
          <w:p w14:paraId="39E1825C" w14:textId="77777777" w:rsidR="00E66583" w:rsidRDefault="00E66583" w:rsidP="00E66583">
            <w:pPr>
              <w:pStyle w:val="EngHang"/>
            </w:pPr>
            <w:r>
              <w:t>Were amazed at Your works.</w:t>
            </w:r>
          </w:p>
          <w:p w14:paraId="1B52DCBD" w14:textId="1F886C4B" w:rsidR="00E66583" w:rsidRDefault="00E66583" w:rsidP="00E66583">
            <w:pPr>
              <w:pStyle w:val="EngHangEnd"/>
            </w:pPr>
            <w:r>
              <w:t>Christ is risen from the dead</w:t>
            </w:r>
            <w:r w:rsidR="00754B88">
              <w:t>!</w:t>
            </w:r>
          </w:p>
        </w:tc>
        <w:tc>
          <w:tcPr>
            <w:tcW w:w="288" w:type="dxa"/>
          </w:tcPr>
          <w:p w14:paraId="54EB05EA" w14:textId="77777777" w:rsidR="00E66583" w:rsidRDefault="00E66583" w:rsidP="009A461A"/>
        </w:tc>
        <w:tc>
          <w:tcPr>
            <w:tcW w:w="288" w:type="dxa"/>
          </w:tcPr>
          <w:p w14:paraId="574ED83E" w14:textId="77777777" w:rsidR="00E66583" w:rsidRDefault="00E66583" w:rsidP="009A461A">
            <w:pPr>
              <w:pStyle w:val="CopticCross"/>
            </w:pPr>
          </w:p>
        </w:tc>
        <w:tc>
          <w:tcPr>
            <w:tcW w:w="3960" w:type="dxa"/>
          </w:tcPr>
          <w:p w14:paraId="06CAB47E" w14:textId="77777777" w:rsidR="00E66583" w:rsidRDefault="00E66583" w:rsidP="00E66583">
            <w:pPr>
              <w:pStyle w:val="CopticVersemulti-line"/>
            </w:pPr>
            <w:r>
              <w:t>Ⲛⲓⲧⲁⲅⲙⲁ ⲧⲏⲣⲟⲩ ⲉ̀ⲧⲉ ⲛⲓⲫⲏⲟⲩⲓ̀:</w:t>
            </w:r>
          </w:p>
          <w:p w14:paraId="297B03D1" w14:textId="77777777" w:rsidR="00E66583" w:rsidRDefault="00E66583" w:rsidP="00E66583">
            <w:pPr>
              <w:pStyle w:val="CopticVersemulti-line"/>
            </w:pPr>
            <w:r>
              <w:t>ⲛⲓⲫⲩⲥⲓⲥ ⲛ̀ⲛⲟⲏ̀ⲣⲟⲛ:</w:t>
            </w:r>
          </w:p>
          <w:p w14:paraId="6F4E2BAF" w14:textId="77777777" w:rsidR="00E66583" w:rsidRDefault="00E66583" w:rsidP="00E66583">
            <w:pPr>
              <w:pStyle w:val="CopticVersemulti-line"/>
            </w:pPr>
            <w:r>
              <w:t>ⲁⲩⲉⲣϣ̀ⲫⲏⲣⲓ ϧⲉⲛ ⲛⲉⲕϩ̀ⲃⲏⲟⲩⲓ̀:</w:t>
            </w:r>
          </w:p>
          <w:p w14:paraId="24EED2B6" w14:textId="77777777" w:rsidR="00E66583" w:rsidRPr="005130A7" w:rsidRDefault="00E66583" w:rsidP="00E66583">
            <w:pPr>
              <w:pStyle w:val="CopticHangingVerse"/>
            </w:pPr>
            <w:r>
              <w:t>Ⲡⲭ̄ⲥ̄ ⲁⲛⲉⲥⲧⲏ ⲉⲕ ⲛⲉⲕⲣⲱⲛ.</w:t>
            </w:r>
          </w:p>
        </w:tc>
      </w:tr>
      <w:tr w:rsidR="00E66583" w14:paraId="051FE0B3" w14:textId="77777777" w:rsidTr="009A461A">
        <w:trPr>
          <w:cantSplit/>
          <w:jc w:val="center"/>
        </w:trPr>
        <w:tc>
          <w:tcPr>
            <w:tcW w:w="288" w:type="dxa"/>
          </w:tcPr>
          <w:p w14:paraId="669EEAB7" w14:textId="77777777" w:rsidR="00E66583" w:rsidRDefault="00E66583" w:rsidP="009A461A">
            <w:pPr>
              <w:pStyle w:val="CopticCross"/>
            </w:pPr>
          </w:p>
        </w:tc>
        <w:tc>
          <w:tcPr>
            <w:tcW w:w="3960" w:type="dxa"/>
          </w:tcPr>
          <w:p w14:paraId="799F62FE" w14:textId="77777777" w:rsidR="00E66583" w:rsidRDefault="00E66583" w:rsidP="00E66583">
            <w:pPr>
              <w:pStyle w:val="EngHang"/>
            </w:pPr>
            <w:r>
              <w:t>Your works are exalted,</w:t>
            </w:r>
          </w:p>
          <w:p w14:paraId="72A5956B" w14:textId="77777777" w:rsidR="00E66583" w:rsidRDefault="00E66583" w:rsidP="00E66583">
            <w:pPr>
              <w:pStyle w:val="EngHang"/>
            </w:pPr>
            <w:r>
              <w:t>With your mysterious judgments,</w:t>
            </w:r>
          </w:p>
          <w:p w14:paraId="5562207B" w14:textId="70E760BF" w:rsidR="00E66583" w:rsidRDefault="00E66583" w:rsidP="00E66583">
            <w:pPr>
              <w:pStyle w:val="EngHang"/>
            </w:pPr>
            <w:r>
              <w:t>For You</w:t>
            </w:r>
            <w:r w:rsidR="00754B88">
              <w:t xml:space="preserve"> are the King of heaven.</w:t>
            </w:r>
          </w:p>
          <w:p w14:paraId="3084FD34" w14:textId="0EDAA0CE" w:rsidR="00E66583" w:rsidRDefault="00E66583" w:rsidP="00E66583">
            <w:pPr>
              <w:pStyle w:val="EngHangEnd"/>
            </w:pPr>
            <w:r>
              <w:t>Christ is risen from the dead</w:t>
            </w:r>
            <w:r w:rsidR="00754B88">
              <w:t>!</w:t>
            </w:r>
          </w:p>
        </w:tc>
        <w:tc>
          <w:tcPr>
            <w:tcW w:w="288" w:type="dxa"/>
          </w:tcPr>
          <w:p w14:paraId="78F28AA8" w14:textId="77777777" w:rsidR="00E66583" w:rsidRDefault="00E66583" w:rsidP="009A461A"/>
        </w:tc>
        <w:tc>
          <w:tcPr>
            <w:tcW w:w="288" w:type="dxa"/>
          </w:tcPr>
          <w:p w14:paraId="0BBE35E9" w14:textId="77777777" w:rsidR="00E66583" w:rsidRDefault="00E66583" w:rsidP="009A461A">
            <w:pPr>
              <w:pStyle w:val="CopticCross"/>
            </w:pPr>
          </w:p>
        </w:tc>
        <w:tc>
          <w:tcPr>
            <w:tcW w:w="3960" w:type="dxa"/>
          </w:tcPr>
          <w:p w14:paraId="1B26EE42" w14:textId="77777777" w:rsidR="00E66583" w:rsidRDefault="00E66583" w:rsidP="00E66583">
            <w:pPr>
              <w:pStyle w:val="CopticVersemulti-line"/>
            </w:pPr>
            <w:r>
              <w:t>Ⲝⲉⲣⲉⲧⲱⲛ ⲛⲉ ⲛⲉⲕϧ̀ⲃⲏⲟⲩⲓ̀:</w:t>
            </w:r>
          </w:p>
          <w:p w14:paraId="3F8F1FCF" w14:textId="77777777" w:rsidR="00E66583" w:rsidRDefault="00E66583" w:rsidP="00E66583">
            <w:pPr>
              <w:pStyle w:val="CopticVersemulti-line"/>
            </w:pPr>
            <w:r>
              <w:t>ⲛⲉⲕϩⲁⲡ ⲙ̀ⲡⲁⲣⲁⲇⲟⲝⲟⲛ:</w:t>
            </w:r>
          </w:p>
          <w:p w14:paraId="70C42D20" w14:textId="77777777" w:rsidR="00E66583" w:rsidRDefault="00E66583" w:rsidP="00E66583">
            <w:pPr>
              <w:pStyle w:val="CopticVersemulti-line"/>
            </w:pPr>
            <w:r>
              <w:t>ϫⲉ ⲛ̀ⲑⲟⲕ ⲡⲉ ⲡ̀ⲟⲩⲣⲟ ⲛ̀ⲧⲉ ⲛⲓⲫⲏⲟⲩⲓ̀:</w:t>
            </w:r>
          </w:p>
          <w:p w14:paraId="3104182A" w14:textId="77777777" w:rsidR="00E66583" w:rsidRPr="005130A7" w:rsidRDefault="00E66583" w:rsidP="00E66583">
            <w:pPr>
              <w:pStyle w:val="CopticHangingVerse"/>
            </w:pPr>
            <w:r>
              <w:t>Ⲓⲭ̄ⲥ̄ ⲁⲛⲉⲥⲧⲏ ⲉⲕ ⲛⲉⲕⲣⲟⲛ.</w:t>
            </w:r>
          </w:p>
        </w:tc>
      </w:tr>
      <w:tr w:rsidR="00E66583" w14:paraId="324FFABC" w14:textId="77777777" w:rsidTr="009A461A">
        <w:trPr>
          <w:cantSplit/>
          <w:jc w:val="center"/>
        </w:trPr>
        <w:tc>
          <w:tcPr>
            <w:tcW w:w="288" w:type="dxa"/>
          </w:tcPr>
          <w:p w14:paraId="32FBD38C" w14:textId="77777777" w:rsidR="00E66583" w:rsidRDefault="00E66583" w:rsidP="009A461A">
            <w:pPr>
              <w:pStyle w:val="CopticCross"/>
            </w:pPr>
            <w:r w:rsidRPr="00FB5ACB">
              <w:t>¿</w:t>
            </w:r>
          </w:p>
        </w:tc>
        <w:tc>
          <w:tcPr>
            <w:tcW w:w="3960" w:type="dxa"/>
          </w:tcPr>
          <w:p w14:paraId="01EF7542" w14:textId="77777777" w:rsidR="00E66583" w:rsidRDefault="00E66583" w:rsidP="00E66583">
            <w:pPr>
              <w:pStyle w:val="EngHang"/>
            </w:pPr>
            <w:r>
              <w:t>Your Name is full of pride,</w:t>
            </w:r>
          </w:p>
          <w:p w14:paraId="5A721ED2" w14:textId="77777777" w:rsidR="00E66583" w:rsidRDefault="00E66583" w:rsidP="00E66583">
            <w:pPr>
              <w:pStyle w:val="EngHang"/>
            </w:pPr>
            <w:r>
              <w:t>O Son of God, the Lover of mankind.</w:t>
            </w:r>
          </w:p>
          <w:p w14:paraId="671540D2" w14:textId="419EF77F" w:rsidR="00E66583" w:rsidRDefault="00754B88" w:rsidP="00E66583">
            <w:pPr>
              <w:pStyle w:val="EngHang"/>
            </w:pPr>
            <w:r>
              <w:t>We believe without doubt that</w:t>
            </w:r>
          </w:p>
          <w:p w14:paraId="3564A3AA" w14:textId="3AC8FF3F" w:rsidR="00E66583" w:rsidRDefault="00E66583" w:rsidP="00E66583">
            <w:pPr>
              <w:pStyle w:val="EngHangEnd"/>
            </w:pPr>
            <w:r>
              <w:t>Christ is risen from the dead</w:t>
            </w:r>
            <w:r w:rsidR="00754B88">
              <w:t>!</w:t>
            </w:r>
          </w:p>
        </w:tc>
        <w:tc>
          <w:tcPr>
            <w:tcW w:w="288" w:type="dxa"/>
          </w:tcPr>
          <w:p w14:paraId="70E76F65" w14:textId="77777777" w:rsidR="00E66583" w:rsidRDefault="00E66583" w:rsidP="009A461A"/>
        </w:tc>
        <w:tc>
          <w:tcPr>
            <w:tcW w:w="288" w:type="dxa"/>
          </w:tcPr>
          <w:p w14:paraId="79A97032" w14:textId="77777777" w:rsidR="00E66583" w:rsidRDefault="00E66583" w:rsidP="009A461A">
            <w:pPr>
              <w:pStyle w:val="CopticCross"/>
            </w:pPr>
            <w:r w:rsidRPr="00FB5ACB">
              <w:t>¿</w:t>
            </w:r>
          </w:p>
        </w:tc>
        <w:tc>
          <w:tcPr>
            <w:tcW w:w="3960" w:type="dxa"/>
          </w:tcPr>
          <w:p w14:paraId="74422DC4" w14:textId="77777777" w:rsidR="00E66583" w:rsidRDefault="00E66583" w:rsidP="00E66583">
            <w:pPr>
              <w:pStyle w:val="CopticVersemulti-line"/>
            </w:pPr>
            <w:r>
              <w:t>Ⲟⲩⲣⲁⲛ ⲛ̀ϣⲟⲩϣⲟⲩ ⲡⲉ ⲡⲉⲕⲣⲁⲛ:</w:t>
            </w:r>
          </w:p>
          <w:p w14:paraId="29E29EEE" w14:textId="77777777" w:rsidR="00E66583" w:rsidRDefault="00E66583" w:rsidP="00E66583">
            <w:pPr>
              <w:pStyle w:val="CopticVersemulti-line"/>
            </w:pPr>
            <w:r>
              <w:t>Ⲩⲓⲟⲥ Ⲑⲉⲟⲥ ⲫⲓⲗⲁⲛⲑ̀ⲣⲱⲡⲟⲛ:</w:t>
            </w:r>
          </w:p>
          <w:p w14:paraId="75F7EB7F" w14:textId="77777777" w:rsidR="00E66583" w:rsidRDefault="00E66583" w:rsidP="00E66583">
            <w:pPr>
              <w:pStyle w:val="CopticVersemulti-line"/>
            </w:pPr>
            <w:r>
              <w:t>ⲧⲉⲛⲛⲁϩϯ ⲁϭⲛⲉ ⲥ̀ⲕⲁⲛⲇⲁⲗⲟⲛ:</w:t>
            </w:r>
          </w:p>
          <w:p w14:paraId="43125B93" w14:textId="77777777" w:rsidR="00E66583" w:rsidRPr="005130A7" w:rsidRDefault="00E66583" w:rsidP="00E66583">
            <w:pPr>
              <w:pStyle w:val="CopticHangingVerse"/>
            </w:pPr>
            <w:r>
              <w:t>Ⲡⲭ̄ⲥ̄ ⲁⲛⲉⲥⲧⲏ ⲉⲕ ⲛⲉⲕⲣⲱⲛ.</w:t>
            </w:r>
          </w:p>
        </w:tc>
      </w:tr>
      <w:tr w:rsidR="00E66583" w14:paraId="72664642" w14:textId="77777777" w:rsidTr="009A461A">
        <w:trPr>
          <w:cantSplit/>
          <w:jc w:val="center"/>
        </w:trPr>
        <w:tc>
          <w:tcPr>
            <w:tcW w:w="288" w:type="dxa"/>
          </w:tcPr>
          <w:p w14:paraId="4152BA17" w14:textId="77777777" w:rsidR="00E66583" w:rsidRDefault="00E66583" w:rsidP="009A461A">
            <w:pPr>
              <w:pStyle w:val="CopticCross"/>
            </w:pPr>
            <w:r w:rsidRPr="00FB5ACB">
              <w:t>¿</w:t>
            </w:r>
          </w:p>
        </w:tc>
        <w:tc>
          <w:tcPr>
            <w:tcW w:w="3960" w:type="dxa"/>
          </w:tcPr>
          <w:p w14:paraId="1DB9DC40" w14:textId="77777777" w:rsidR="00E66583" w:rsidRDefault="00E66583" w:rsidP="00E66583">
            <w:pPr>
              <w:pStyle w:val="EngHang"/>
            </w:pPr>
            <w:r>
              <w:t>One of the Trinity,</w:t>
            </w:r>
          </w:p>
          <w:p w14:paraId="7E433932" w14:textId="77777777" w:rsidR="00E66583" w:rsidRDefault="00E66583" w:rsidP="00E66583">
            <w:pPr>
              <w:pStyle w:val="EngHang"/>
            </w:pPr>
            <w:r>
              <w:t>The eternal Logos,</w:t>
            </w:r>
          </w:p>
          <w:p w14:paraId="73F62AF9" w14:textId="77777777" w:rsidR="00E66583" w:rsidRDefault="00E66583" w:rsidP="00E66583">
            <w:pPr>
              <w:pStyle w:val="EngHang"/>
            </w:pPr>
            <w:r>
              <w:t>The Son of the True God,</w:t>
            </w:r>
          </w:p>
          <w:p w14:paraId="45DB7D61" w14:textId="5B60BF9D" w:rsidR="00E66583" w:rsidRDefault="00E66583" w:rsidP="00E66583">
            <w:pPr>
              <w:pStyle w:val="EngHangEnd"/>
            </w:pPr>
            <w:r>
              <w:t>Christ is risen from the dead</w:t>
            </w:r>
            <w:r w:rsidR="00754B88">
              <w:t>!</w:t>
            </w:r>
          </w:p>
        </w:tc>
        <w:tc>
          <w:tcPr>
            <w:tcW w:w="288" w:type="dxa"/>
          </w:tcPr>
          <w:p w14:paraId="1065D3E0" w14:textId="77777777" w:rsidR="00E66583" w:rsidRDefault="00E66583" w:rsidP="009A461A"/>
        </w:tc>
        <w:tc>
          <w:tcPr>
            <w:tcW w:w="288" w:type="dxa"/>
          </w:tcPr>
          <w:p w14:paraId="2D7DDF7D" w14:textId="77777777" w:rsidR="00E66583" w:rsidRDefault="00E66583" w:rsidP="009A461A">
            <w:pPr>
              <w:pStyle w:val="CopticCross"/>
            </w:pPr>
            <w:r w:rsidRPr="00FB5ACB">
              <w:t>¿</w:t>
            </w:r>
          </w:p>
        </w:tc>
        <w:tc>
          <w:tcPr>
            <w:tcW w:w="3960" w:type="dxa"/>
          </w:tcPr>
          <w:p w14:paraId="50F39135" w14:textId="77777777" w:rsidR="00E66583" w:rsidRDefault="00E66583" w:rsidP="00E66583">
            <w:pPr>
              <w:pStyle w:val="CopticVersemulti-line"/>
            </w:pPr>
            <w:r>
              <w:t>Ⲡⲓⲟⲩⲁⲓ ⲉ̀ⲃⲟⲗϧⲉⲛ Ϯⲧ̀ⲣⲓⲁⲥ:</w:t>
            </w:r>
          </w:p>
          <w:p w14:paraId="2B166D14" w14:textId="77777777" w:rsidR="00E66583" w:rsidRDefault="00E66583" w:rsidP="00E66583">
            <w:pPr>
              <w:pStyle w:val="CopticVersemulti-line"/>
            </w:pPr>
            <w:r>
              <w:t>ⲡⲓⲗⲟⲅⲟⲥ ⲛ̀ⲁⲓⲇⲓⲟⲛ:</w:t>
            </w:r>
          </w:p>
          <w:p w14:paraId="16637568" w14:textId="77777777" w:rsidR="00E66583" w:rsidRDefault="00E66583" w:rsidP="00E66583">
            <w:pPr>
              <w:pStyle w:val="CopticVersemulti-line"/>
            </w:pPr>
            <w:r>
              <w:t>Ⲡϣⲏⲣⲓ ⲙ̀Ⲫⲛⲟⲩϯ ⲁⲗⲏⲑⲱⲥ:</w:t>
            </w:r>
          </w:p>
          <w:p w14:paraId="009BC1CB" w14:textId="77777777" w:rsidR="00E66583" w:rsidRPr="005130A7" w:rsidRDefault="00E66583" w:rsidP="00E66583">
            <w:pPr>
              <w:pStyle w:val="CopticHangingVerse"/>
            </w:pPr>
            <w:r>
              <w:t>Ⲡⲭ̄ⲥ̄ ⲁⲛⲉⲥⲧⲏ ⲉⲕ ⲛⲉⲕⲣⲱⲛ.</w:t>
            </w:r>
          </w:p>
        </w:tc>
      </w:tr>
      <w:tr w:rsidR="00E66583" w14:paraId="1D2D1BA6" w14:textId="77777777" w:rsidTr="009A461A">
        <w:trPr>
          <w:cantSplit/>
          <w:jc w:val="center"/>
        </w:trPr>
        <w:tc>
          <w:tcPr>
            <w:tcW w:w="288" w:type="dxa"/>
          </w:tcPr>
          <w:p w14:paraId="58A2570D" w14:textId="77777777" w:rsidR="00E66583" w:rsidRDefault="00E66583" w:rsidP="009A461A">
            <w:pPr>
              <w:pStyle w:val="CopticCross"/>
            </w:pPr>
          </w:p>
        </w:tc>
        <w:tc>
          <w:tcPr>
            <w:tcW w:w="3960" w:type="dxa"/>
          </w:tcPr>
          <w:p w14:paraId="66F26383" w14:textId="77777777" w:rsidR="00E66583" w:rsidRDefault="00E66583" w:rsidP="00E66583">
            <w:pPr>
              <w:pStyle w:val="EngHang"/>
            </w:pPr>
            <w:r>
              <w:t>Our mouths are filled with joy,</w:t>
            </w:r>
          </w:p>
          <w:p w14:paraId="7BE097F7" w14:textId="77777777" w:rsidR="00E66583" w:rsidRDefault="00E66583" w:rsidP="00E66583">
            <w:pPr>
              <w:pStyle w:val="EngHang"/>
            </w:pPr>
            <w:r>
              <w:t>And immeasurable happiness,</w:t>
            </w:r>
          </w:p>
          <w:p w14:paraId="7232D6D6" w14:textId="77777777" w:rsidR="00E66583" w:rsidRDefault="00E66583" w:rsidP="00E66583">
            <w:pPr>
              <w:pStyle w:val="EngHang"/>
            </w:pPr>
            <w:r>
              <w:t>For the Physician of the sick,</w:t>
            </w:r>
          </w:p>
          <w:p w14:paraId="2368D68A" w14:textId="0BEBAB0C" w:rsidR="00E66583" w:rsidRDefault="00E66583" w:rsidP="00E66583">
            <w:pPr>
              <w:pStyle w:val="EngHangEnd"/>
            </w:pPr>
            <w:r>
              <w:t>Christ is risen from the dead</w:t>
            </w:r>
            <w:r w:rsidR="00754B88">
              <w:t>!</w:t>
            </w:r>
          </w:p>
        </w:tc>
        <w:tc>
          <w:tcPr>
            <w:tcW w:w="288" w:type="dxa"/>
          </w:tcPr>
          <w:p w14:paraId="07FB3D49" w14:textId="77777777" w:rsidR="00E66583" w:rsidRDefault="00E66583" w:rsidP="009A461A"/>
        </w:tc>
        <w:tc>
          <w:tcPr>
            <w:tcW w:w="288" w:type="dxa"/>
          </w:tcPr>
          <w:p w14:paraId="4C6AC221" w14:textId="77777777" w:rsidR="00E66583" w:rsidRDefault="00E66583" w:rsidP="009A461A">
            <w:pPr>
              <w:pStyle w:val="CopticCross"/>
            </w:pPr>
          </w:p>
        </w:tc>
        <w:tc>
          <w:tcPr>
            <w:tcW w:w="3960" w:type="dxa"/>
          </w:tcPr>
          <w:p w14:paraId="36A65710" w14:textId="77777777" w:rsidR="00E66583" w:rsidRDefault="00E66583" w:rsidP="00E66583">
            <w:pPr>
              <w:pStyle w:val="CopticVersemulti-line"/>
            </w:pPr>
            <w:r>
              <w:t>Ⲣⲱⲛ ⲅⲁⲣ ⲁϥⲙⲟϩ ⲛ̀ⲣⲁϣⲓ:</w:t>
            </w:r>
          </w:p>
          <w:p w14:paraId="2666C9F2" w14:textId="77777777" w:rsidR="00E66583" w:rsidRDefault="00E66583" w:rsidP="00E66583">
            <w:pPr>
              <w:pStyle w:val="CopticVersemulti-line"/>
            </w:pPr>
            <w:r>
              <w:t>ⲛⲉⲙ ⲟⲩⲛⲟϥ ⲛ̀ⲁⲧⲙⲉⲧⲣⲟⲛ:</w:t>
            </w:r>
          </w:p>
          <w:p w14:paraId="505E072E" w14:textId="77777777" w:rsidR="00E66583" w:rsidRDefault="00E66583" w:rsidP="00E66583">
            <w:pPr>
              <w:pStyle w:val="CopticVersemulti-line"/>
            </w:pPr>
            <w:r>
              <w:t>ϫⲉ ⲛⲓⲥⲏⲓⲛⲓ ⲛ̀ⲛⲏⲉⲧϣⲱⲛⲓ:</w:t>
            </w:r>
          </w:p>
          <w:p w14:paraId="42464761" w14:textId="77777777" w:rsidR="00E66583" w:rsidRPr="005130A7" w:rsidRDefault="00E66583" w:rsidP="00E66583">
            <w:pPr>
              <w:pStyle w:val="CopticHangingVerse"/>
            </w:pPr>
            <w:r>
              <w:t>Ⲡⲭ̄ⲥ̄ ⲁⲛⲉⲥⲧⲏ ⲉⲕ ⲛⲉⲕⲣⲱⲛ.</w:t>
            </w:r>
          </w:p>
        </w:tc>
      </w:tr>
      <w:tr w:rsidR="00E66583" w14:paraId="4FB6F527" w14:textId="77777777" w:rsidTr="009A461A">
        <w:trPr>
          <w:cantSplit/>
          <w:jc w:val="center"/>
        </w:trPr>
        <w:tc>
          <w:tcPr>
            <w:tcW w:w="288" w:type="dxa"/>
          </w:tcPr>
          <w:p w14:paraId="668A66C0" w14:textId="77777777" w:rsidR="00E66583" w:rsidRDefault="00E66583" w:rsidP="009A461A">
            <w:pPr>
              <w:pStyle w:val="CopticCross"/>
            </w:pPr>
          </w:p>
        </w:tc>
        <w:tc>
          <w:tcPr>
            <w:tcW w:w="3960" w:type="dxa"/>
          </w:tcPr>
          <w:p w14:paraId="6694BD79" w14:textId="77777777" w:rsidR="00E66583" w:rsidRDefault="00E66583" w:rsidP="00E66583">
            <w:pPr>
              <w:pStyle w:val="EngHang"/>
            </w:pPr>
            <w:r>
              <w:t>Hear me, O my beloved,</w:t>
            </w:r>
          </w:p>
          <w:p w14:paraId="7335B01C" w14:textId="079B6680" w:rsidR="00E66583" w:rsidRDefault="00754B88" w:rsidP="00E66583">
            <w:pPr>
              <w:pStyle w:val="EngHang"/>
            </w:pPr>
            <w:r>
              <w:t>Who have received the testament</w:t>
            </w:r>
          </w:p>
          <w:p w14:paraId="6DB20440" w14:textId="77777777" w:rsidR="00E66583" w:rsidRDefault="00E66583" w:rsidP="00E66583">
            <w:pPr>
              <w:pStyle w:val="EngHang"/>
            </w:pPr>
            <w:r>
              <w:t>Of the Resurrection of the Son of God,</w:t>
            </w:r>
          </w:p>
          <w:p w14:paraId="615A029C" w14:textId="7E671C86" w:rsidR="00E66583" w:rsidRDefault="00E66583" w:rsidP="00E66583">
            <w:pPr>
              <w:pStyle w:val="EngHangEnd"/>
            </w:pPr>
            <w:r>
              <w:t>Christ is risen from the dead</w:t>
            </w:r>
            <w:r w:rsidR="00754B88">
              <w:t>!</w:t>
            </w:r>
          </w:p>
        </w:tc>
        <w:tc>
          <w:tcPr>
            <w:tcW w:w="288" w:type="dxa"/>
          </w:tcPr>
          <w:p w14:paraId="55230226" w14:textId="77777777" w:rsidR="00E66583" w:rsidRDefault="00E66583" w:rsidP="009A461A"/>
        </w:tc>
        <w:tc>
          <w:tcPr>
            <w:tcW w:w="288" w:type="dxa"/>
          </w:tcPr>
          <w:p w14:paraId="3B163FBA" w14:textId="77777777" w:rsidR="00E66583" w:rsidRDefault="00E66583" w:rsidP="009A461A">
            <w:pPr>
              <w:pStyle w:val="CopticCross"/>
            </w:pPr>
          </w:p>
        </w:tc>
        <w:tc>
          <w:tcPr>
            <w:tcW w:w="3960" w:type="dxa"/>
          </w:tcPr>
          <w:p w14:paraId="5F9786D4" w14:textId="77777777" w:rsidR="00E66583" w:rsidRDefault="00E66583" w:rsidP="00E66583">
            <w:pPr>
              <w:pStyle w:val="CopticVersemulti-line"/>
            </w:pPr>
            <w:r>
              <w:t>Ⲥⲱⲧⲉⲙ ⲉ̀ⲣⲟⲓ ⲱ̀ ⲛⲁⲙⲉⲛⲣⲁϯ:</w:t>
            </w:r>
          </w:p>
          <w:p w14:paraId="531C5F10" w14:textId="77777777" w:rsidR="00E66583" w:rsidRDefault="00E66583" w:rsidP="00E66583">
            <w:pPr>
              <w:pStyle w:val="CopticVersemulti-line"/>
            </w:pPr>
            <w:r>
              <w:t>ⲛⲏⲉⲧⲁⲩϭⲓ ⲙ̀ⲡⲓⲡⲁⲣⲁⲃⲓⲟⲛ:</w:t>
            </w:r>
          </w:p>
          <w:p w14:paraId="0277BFCF" w14:textId="77777777" w:rsidR="00E66583" w:rsidRDefault="00E66583" w:rsidP="00E66583">
            <w:pPr>
              <w:pStyle w:val="CopticVersemulti-line"/>
            </w:pPr>
            <w:r>
              <w:t>ⲉⲑⲃⲉ ϯⲁ̀ⲛⲁⲥⲧⲁⲥⲓⲥ ⲙ̀Ⲡϣⲏⲣⲓ ⲙ̀Ⲫϯ:</w:t>
            </w:r>
          </w:p>
          <w:p w14:paraId="47061741" w14:textId="77777777" w:rsidR="00E66583" w:rsidRPr="005130A7" w:rsidRDefault="00E66583" w:rsidP="00E66583">
            <w:pPr>
              <w:pStyle w:val="CopticHangingVerse"/>
            </w:pPr>
            <w:r>
              <w:t>Ⲡⲭ̄ⲥ̄ ⲁⲛⲉⲥⲧⲏ ⲉⲕ ⲛⲉⲕⲣⲱⲛ.</w:t>
            </w:r>
          </w:p>
        </w:tc>
      </w:tr>
      <w:tr w:rsidR="00E66583" w14:paraId="6A912695" w14:textId="77777777" w:rsidTr="009A461A">
        <w:trPr>
          <w:cantSplit/>
          <w:jc w:val="center"/>
        </w:trPr>
        <w:tc>
          <w:tcPr>
            <w:tcW w:w="288" w:type="dxa"/>
          </w:tcPr>
          <w:p w14:paraId="38E7B029" w14:textId="77777777" w:rsidR="00E66583" w:rsidRDefault="00E66583" w:rsidP="009A461A">
            <w:pPr>
              <w:pStyle w:val="CopticCross"/>
            </w:pPr>
            <w:r w:rsidRPr="00FB5ACB">
              <w:t>¿</w:t>
            </w:r>
          </w:p>
        </w:tc>
        <w:tc>
          <w:tcPr>
            <w:tcW w:w="3960" w:type="dxa"/>
          </w:tcPr>
          <w:p w14:paraId="2B5DEA50" w14:textId="77777777" w:rsidR="00E66583" w:rsidRDefault="00E66583" w:rsidP="00E66583">
            <w:pPr>
              <w:pStyle w:val="EngHang"/>
            </w:pPr>
            <w:r>
              <w:t>We believe this mysterious matter</w:t>
            </w:r>
          </w:p>
          <w:p w14:paraId="4CF2DB99" w14:textId="20F179AE" w:rsidR="00E66583" w:rsidRDefault="00754B88" w:rsidP="00E66583">
            <w:pPr>
              <w:pStyle w:val="EngHang"/>
            </w:pPr>
            <w:r>
              <w:t>Without doubt:</w:t>
            </w:r>
          </w:p>
          <w:p w14:paraId="1BDF62F0" w14:textId="248E9571" w:rsidR="00E66583" w:rsidRDefault="00754B88" w:rsidP="00E66583">
            <w:pPr>
              <w:pStyle w:val="EngHang"/>
            </w:pPr>
            <w:r>
              <w:t>T</w:t>
            </w:r>
            <w:r w:rsidR="00E66583">
              <w:t>he Only-begotten Son,</w:t>
            </w:r>
          </w:p>
          <w:p w14:paraId="63E3494F" w14:textId="010C9F61" w:rsidR="00E66583" w:rsidRPr="0078672A" w:rsidRDefault="00E66583" w:rsidP="00E66583">
            <w:pPr>
              <w:pStyle w:val="EngHangEnd"/>
            </w:pPr>
            <w:r>
              <w:t>Christ is risen from the dead</w:t>
            </w:r>
            <w:r w:rsidR="00754B88">
              <w:t>!</w:t>
            </w:r>
          </w:p>
        </w:tc>
        <w:tc>
          <w:tcPr>
            <w:tcW w:w="288" w:type="dxa"/>
          </w:tcPr>
          <w:p w14:paraId="2180376A" w14:textId="77777777" w:rsidR="00E66583" w:rsidRDefault="00E66583" w:rsidP="009A461A"/>
        </w:tc>
        <w:tc>
          <w:tcPr>
            <w:tcW w:w="288" w:type="dxa"/>
          </w:tcPr>
          <w:p w14:paraId="4EDA9D92" w14:textId="77777777" w:rsidR="00E66583" w:rsidRDefault="00E66583" w:rsidP="009A461A">
            <w:pPr>
              <w:pStyle w:val="CopticCross"/>
            </w:pPr>
            <w:r w:rsidRPr="00FB5ACB">
              <w:t>¿</w:t>
            </w:r>
          </w:p>
        </w:tc>
        <w:tc>
          <w:tcPr>
            <w:tcW w:w="3960" w:type="dxa"/>
          </w:tcPr>
          <w:p w14:paraId="33DBCF7E" w14:textId="77777777" w:rsidR="00E66583" w:rsidRDefault="00E66583" w:rsidP="00E66583">
            <w:pPr>
              <w:pStyle w:val="CopticVersemulti-line"/>
            </w:pPr>
            <w:r>
              <w:t>Ⲧⲉⲛⲛⲁϩϯ ⲁϭⲛⲉ ⲥⲁⲛⲓⲥ:</w:t>
            </w:r>
          </w:p>
          <w:p w14:paraId="12B3EC5E" w14:textId="77777777" w:rsidR="00E66583" w:rsidRDefault="00E66583" w:rsidP="00E66583">
            <w:pPr>
              <w:pStyle w:val="CopticVersemulti-line"/>
            </w:pPr>
            <w:r>
              <w:t>ϧⲉⲛ ⲡⲁⲓϩⲱⲃ ⲙ̀ⲙⲩⲥⲧⲏⲣⲓⲟⲛ:</w:t>
            </w:r>
          </w:p>
          <w:p w14:paraId="1B7F9297" w14:textId="77777777" w:rsidR="00E66583" w:rsidRDefault="00E66583" w:rsidP="00E66583">
            <w:pPr>
              <w:pStyle w:val="CopticVersemulti-line"/>
            </w:pPr>
            <w:r>
              <w:t>ϫⲉ Ⲡϣⲏⲣⲓ ⲙ̀ⲙⲟⲛⲟⲅⲉⲛⲏⲥ:</w:t>
            </w:r>
          </w:p>
          <w:p w14:paraId="0827666D" w14:textId="77777777" w:rsidR="00E66583" w:rsidRPr="005130A7" w:rsidRDefault="00E66583" w:rsidP="00E66583">
            <w:pPr>
              <w:pStyle w:val="CopticHangingVerse"/>
            </w:pPr>
            <w:r>
              <w:t>Ⲡⲭ̄ⲥ̄ ⲁⲛⲉⲥⲧⲏ ⲉⲕ ⲛⲉⲕⲣⲱⲛ.</w:t>
            </w:r>
          </w:p>
        </w:tc>
      </w:tr>
      <w:tr w:rsidR="00E66583" w14:paraId="5F068B03" w14:textId="77777777" w:rsidTr="009A461A">
        <w:trPr>
          <w:cantSplit/>
          <w:jc w:val="center"/>
        </w:trPr>
        <w:tc>
          <w:tcPr>
            <w:tcW w:w="288" w:type="dxa"/>
          </w:tcPr>
          <w:p w14:paraId="5D820ACD" w14:textId="77777777" w:rsidR="00E66583" w:rsidRDefault="00E66583" w:rsidP="009A461A">
            <w:pPr>
              <w:pStyle w:val="CopticCross"/>
            </w:pPr>
            <w:r w:rsidRPr="00FB5ACB">
              <w:lastRenderedPageBreak/>
              <w:t>¿</w:t>
            </w:r>
          </w:p>
        </w:tc>
        <w:tc>
          <w:tcPr>
            <w:tcW w:w="3960" w:type="dxa"/>
          </w:tcPr>
          <w:p w14:paraId="60E55128" w14:textId="431E8E37" w:rsidR="00E66583" w:rsidRDefault="00754B88" w:rsidP="00E66583">
            <w:pPr>
              <w:pStyle w:val="EngHang"/>
            </w:pPr>
            <w:r>
              <w:t>Behold, all the prophets</w:t>
            </w:r>
          </w:p>
          <w:p w14:paraId="586760F1" w14:textId="47DC59E8" w:rsidR="00E66583" w:rsidRDefault="00754B88" w:rsidP="00E66583">
            <w:pPr>
              <w:pStyle w:val="EngHang"/>
            </w:pPr>
            <w:r>
              <w:t>Also prophesied:</w:t>
            </w:r>
          </w:p>
          <w:p w14:paraId="10FEEF98" w14:textId="77777777" w:rsidR="00E66583" w:rsidRDefault="00E66583" w:rsidP="00E66583">
            <w:pPr>
              <w:pStyle w:val="EngHang"/>
            </w:pPr>
            <w:r>
              <w:t>The King of kings,</w:t>
            </w:r>
          </w:p>
          <w:p w14:paraId="1F3A5F3B" w14:textId="103A9EE6" w:rsidR="00E66583" w:rsidRDefault="00E66583" w:rsidP="00E66583">
            <w:pPr>
              <w:pStyle w:val="EngHangEnd"/>
            </w:pPr>
            <w:r>
              <w:t>Christ is risen from the dead</w:t>
            </w:r>
            <w:r w:rsidR="00754B88">
              <w:t>!</w:t>
            </w:r>
          </w:p>
        </w:tc>
        <w:tc>
          <w:tcPr>
            <w:tcW w:w="288" w:type="dxa"/>
          </w:tcPr>
          <w:p w14:paraId="1D641913" w14:textId="77777777" w:rsidR="00E66583" w:rsidRDefault="00E66583" w:rsidP="009A461A"/>
        </w:tc>
        <w:tc>
          <w:tcPr>
            <w:tcW w:w="288" w:type="dxa"/>
          </w:tcPr>
          <w:p w14:paraId="2422C20D" w14:textId="77777777" w:rsidR="00E66583" w:rsidRDefault="00E66583" w:rsidP="009A461A">
            <w:pPr>
              <w:pStyle w:val="CopticCross"/>
            </w:pPr>
            <w:r w:rsidRPr="00FB5ACB">
              <w:t>¿</w:t>
            </w:r>
          </w:p>
        </w:tc>
        <w:tc>
          <w:tcPr>
            <w:tcW w:w="3960" w:type="dxa"/>
          </w:tcPr>
          <w:p w14:paraId="647B1F86" w14:textId="77777777" w:rsidR="00E66583" w:rsidRDefault="00E66583" w:rsidP="00E66583">
            <w:pPr>
              <w:pStyle w:val="CopticVersemulti-line"/>
            </w:pPr>
            <w:r>
              <w:t>Ⲩⲡⲡⲉ ⲛⲓⲡ̀ⲣⲟⲫⲏⲧⲏⲥ ⲧⲏⲣⲟⲩ:</w:t>
            </w:r>
          </w:p>
          <w:p w14:paraId="6275375D" w14:textId="77777777" w:rsidR="00E66583" w:rsidRDefault="00E66583" w:rsidP="00E66583">
            <w:pPr>
              <w:pStyle w:val="CopticVersemulti-line"/>
            </w:pPr>
            <w:r>
              <w:t>ⲁⲩⲉⲣⲡ̀ⲣⲟⲫⲏⲧⲉⲩⲓⲛ ⲇⲉ ⲟⲛ:</w:t>
            </w:r>
          </w:p>
          <w:p w14:paraId="45D9C2E7" w14:textId="77777777" w:rsidR="00E66583" w:rsidRDefault="00E66583" w:rsidP="00E66583">
            <w:pPr>
              <w:pStyle w:val="CopticVersemulti-line"/>
            </w:pPr>
            <w:r>
              <w:t>ϫⲉ ⲡ̀ⲟⲩⲣⲟ ⲛ̀ⲧⲉ ⲛⲓⲟⲩⲣⲱⲟⲩ ⲧⲏⲣⲟⲩ:</w:t>
            </w:r>
          </w:p>
          <w:p w14:paraId="4E16E2C5" w14:textId="77777777" w:rsidR="00E66583" w:rsidRPr="005130A7" w:rsidRDefault="00E66583" w:rsidP="00E66583">
            <w:pPr>
              <w:pStyle w:val="CopticHangingVerse"/>
            </w:pPr>
            <w:r>
              <w:t>Ⲡⲭ̄ⲥ̄ ⲁⲛⲉⲥⲧⲏ ⲉⲕ ⲛⲉⲕⲣⲱⲛ.</w:t>
            </w:r>
          </w:p>
        </w:tc>
      </w:tr>
      <w:tr w:rsidR="00E66583" w14:paraId="37167587" w14:textId="77777777" w:rsidTr="009A461A">
        <w:trPr>
          <w:cantSplit/>
          <w:jc w:val="center"/>
        </w:trPr>
        <w:tc>
          <w:tcPr>
            <w:tcW w:w="288" w:type="dxa"/>
          </w:tcPr>
          <w:p w14:paraId="190FDE10" w14:textId="77777777" w:rsidR="00E66583" w:rsidRDefault="00E66583" w:rsidP="009A461A">
            <w:pPr>
              <w:pStyle w:val="CopticCross"/>
            </w:pPr>
          </w:p>
        </w:tc>
        <w:tc>
          <w:tcPr>
            <w:tcW w:w="3960" w:type="dxa"/>
          </w:tcPr>
          <w:p w14:paraId="10C6DBD7" w14:textId="77777777" w:rsidR="00E66583" w:rsidRDefault="00E66583" w:rsidP="00E66583">
            <w:pPr>
              <w:pStyle w:val="EngHang"/>
            </w:pPr>
            <w:r>
              <w:t>The God of all the prophets,</w:t>
            </w:r>
          </w:p>
          <w:p w14:paraId="37EC7A48" w14:textId="77777777" w:rsidR="00E66583" w:rsidRDefault="00E66583" w:rsidP="00E66583">
            <w:pPr>
              <w:pStyle w:val="EngHang"/>
            </w:pPr>
            <w:r>
              <w:t>And the righteous and the just,</w:t>
            </w:r>
          </w:p>
          <w:p w14:paraId="061BF852" w14:textId="77777777" w:rsidR="00E66583" w:rsidRDefault="00E66583" w:rsidP="00E66583">
            <w:pPr>
              <w:pStyle w:val="EngHang"/>
            </w:pPr>
            <w:r>
              <w:t>Is the Master;</w:t>
            </w:r>
          </w:p>
          <w:p w14:paraId="7A12254C" w14:textId="6375239C" w:rsidR="00E66583" w:rsidRDefault="00E66583" w:rsidP="00E66583">
            <w:pPr>
              <w:pStyle w:val="EngHangEnd"/>
            </w:pPr>
            <w:r>
              <w:t>Christ is risen from the dead</w:t>
            </w:r>
            <w:r w:rsidR="00754B88">
              <w:t>!</w:t>
            </w:r>
          </w:p>
        </w:tc>
        <w:tc>
          <w:tcPr>
            <w:tcW w:w="288" w:type="dxa"/>
          </w:tcPr>
          <w:p w14:paraId="252DC7B4" w14:textId="77777777" w:rsidR="00E66583" w:rsidRDefault="00E66583" w:rsidP="009A461A"/>
        </w:tc>
        <w:tc>
          <w:tcPr>
            <w:tcW w:w="288" w:type="dxa"/>
          </w:tcPr>
          <w:p w14:paraId="6852F7DD" w14:textId="77777777" w:rsidR="00E66583" w:rsidRDefault="00E66583" w:rsidP="009A461A">
            <w:pPr>
              <w:pStyle w:val="CopticCross"/>
            </w:pPr>
          </w:p>
        </w:tc>
        <w:tc>
          <w:tcPr>
            <w:tcW w:w="3960" w:type="dxa"/>
          </w:tcPr>
          <w:p w14:paraId="51FBD152" w14:textId="77777777" w:rsidR="00E66583" w:rsidRDefault="00E66583" w:rsidP="00E66583">
            <w:pPr>
              <w:pStyle w:val="CopticVersemulti-line"/>
            </w:pPr>
            <w:r>
              <w:t>Ⲫϯ ⲛ̀ⲧⲉ ⲡⲓⲡ̀ⲣⲟⲫⲏⲧⲏⲥ:</w:t>
            </w:r>
          </w:p>
          <w:p w14:paraId="449A102E" w14:textId="77777777" w:rsidR="00E66583" w:rsidRDefault="00E66583" w:rsidP="00E66583">
            <w:pPr>
              <w:pStyle w:val="CopticVersemulti-line"/>
            </w:pPr>
            <w:r>
              <w:t>ⲛⲉⲙ ⲡⲓⲑ̀ⲙⲏⲓ ⲛⲉⲙ ⲛⲓⲇⲓⲕⲉⲟⲛ:</w:t>
            </w:r>
          </w:p>
          <w:p w14:paraId="656B82EF" w14:textId="77777777" w:rsidR="00E66583" w:rsidRDefault="00E66583" w:rsidP="00E66583">
            <w:pPr>
              <w:pStyle w:val="CopticVersemulti-line"/>
            </w:pPr>
            <w:r>
              <w:t>ⲛ̀ⲑⲟϥ ⲡⲉ ⲡⲓⲇⲉⲥⲡⲟⲧⲏⲥ:</w:t>
            </w:r>
          </w:p>
          <w:p w14:paraId="688AFCF0" w14:textId="77777777" w:rsidR="00E66583" w:rsidRPr="005130A7" w:rsidRDefault="00E66583" w:rsidP="00E66583">
            <w:pPr>
              <w:pStyle w:val="CopticHangingVerse"/>
            </w:pPr>
            <w:r>
              <w:t>Ⲡⲭ̄ⲥ̄ ⲁⲛⲉⲥⲧⲏ ⲉⲕ ⲛⲉⲕⲣⲱⲛ.</w:t>
            </w:r>
          </w:p>
        </w:tc>
      </w:tr>
      <w:tr w:rsidR="00E66583" w14:paraId="01B774E3" w14:textId="77777777" w:rsidTr="009A461A">
        <w:trPr>
          <w:cantSplit/>
          <w:jc w:val="center"/>
        </w:trPr>
        <w:tc>
          <w:tcPr>
            <w:tcW w:w="288" w:type="dxa"/>
          </w:tcPr>
          <w:p w14:paraId="73A79CEC" w14:textId="77777777" w:rsidR="00E66583" w:rsidRDefault="00E66583" w:rsidP="009A461A">
            <w:pPr>
              <w:pStyle w:val="CopticCross"/>
            </w:pPr>
          </w:p>
        </w:tc>
        <w:tc>
          <w:tcPr>
            <w:tcW w:w="3960" w:type="dxa"/>
          </w:tcPr>
          <w:p w14:paraId="003C049F" w14:textId="77777777" w:rsidR="00E66583" w:rsidRDefault="00E66583" w:rsidP="00E66583">
            <w:pPr>
              <w:pStyle w:val="EngHang"/>
            </w:pPr>
            <w:r>
              <w:t>Holy, O Lord, and holy,</w:t>
            </w:r>
          </w:p>
          <w:p w14:paraId="1989F70B" w14:textId="77777777" w:rsidR="00E66583" w:rsidRDefault="00E66583" w:rsidP="00E66583">
            <w:pPr>
              <w:pStyle w:val="EngHang"/>
            </w:pPr>
            <w:r>
              <w:t>Holy now and to the ages.</w:t>
            </w:r>
          </w:p>
          <w:p w14:paraId="5CD72C13" w14:textId="77777777" w:rsidR="00E66583" w:rsidRDefault="00E66583" w:rsidP="00E66583">
            <w:pPr>
              <w:pStyle w:val="EngHang"/>
            </w:pPr>
            <w:r>
              <w:t>You are the Son of the Holy.</w:t>
            </w:r>
          </w:p>
          <w:p w14:paraId="45C2BD42" w14:textId="08EE26A9" w:rsidR="00E66583" w:rsidRDefault="00E66583" w:rsidP="00E66583">
            <w:pPr>
              <w:pStyle w:val="EngHangEnd"/>
            </w:pPr>
            <w:r>
              <w:t>Christ is risen from the dead</w:t>
            </w:r>
            <w:r w:rsidR="00754B88">
              <w:t>!</w:t>
            </w:r>
          </w:p>
        </w:tc>
        <w:tc>
          <w:tcPr>
            <w:tcW w:w="288" w:type="dxa"/>
          </w:tcPr>
          <w:p w14:paraId="5AE36FA8" w14:textId="77777777" w:rsidR="00E66583" w:rsidRDefault="00E66583" w:rsidP="009A461A"/>
        </w:tc>
        <w:tc>
          <w:tcPr>
            <w:tcW w:w="288" w:type="dxa"/>
          </w:tcPr>
          <w:p w14:paraId="623F6256" w14:textId="77777777" w:rsidR="00E66583" w:rsidRDefault="00E66583" w:rsidP="009A461A">
            <w:pPr>
              <w:pStyle w:val="CopticCross"/>
            </w:pPr>
          </w:p>
        </w:tc>
        <w:tc>
          <w:tcPr>
            <w:tcW w:w="3960" w:type="dxa"/>
          </w:tcPr>
          <w:p w14:paraId="34AC6312" w14:textId="77777777" w:rsidR="00E66583" w:rsidRDefault="00E66583" w:rsidP="00E66583">
            <w:pPr>
              <w:pStyle w:val="CopticVersemulti-line"/>
            </w:pPr>
            <w:r>
              <w:t>Ⲭⲟⲩⲁⲃ Ⲡⲟ̄ⲥ̄ ⲟⲩⲟϩ ⲭⲟⲩⲁⲃ:</w:t>
            </w:r>
          </w:p>
          <w:p w14:paraId="54617D9C" w14:textId="77777777" w:rsidR="00E66583" w:rsidRDefault="00E66583" w:rsidP="00E66583">
            <w:pPr>
              <w:pStyle w:val="CopticVersemulti-line"/>
            </w:pPr>
            <w:r>
              <w:t>ⲭ̀ⲟⲩⲁⲃ ϯⲛⲟⲩ ⲛⲉⲙ ϣⲁ ⲛⲓⲉ̀ⲱⲛ:</w:t>
            </w:r>
          </w:p>
          <w:p w14:paraId="3B1C9BDE" w14:textId="77777777" w:rsidR="00E66583" w:rsidRDefault="00E66583" w:rsidP="00E66583">
            <w:pPr>
              <w:pStyle w:val="CopticVersemulti-line"/>
            </w:pPr>
            <w:r>
              <w:t>ϫⲉ ⲛ̀ⲑⲟⲕ ⲡⲉ Ⲡϣⲏⲣⲓ ⲙ̀ⲫⲏⲉ̄ⲑ̄ⲩ̄:</w:t>
            </w:r>
          </w:p>
          <w:p w14:paraId="53947774" w14:textId="77777777" w:rsidR="00E66583" w:rsidRPr="005130A7" w:rsidRDefault="00E66583" w:rsidP="00E66583">
            <w:pPr>
              <w:pStyle w:val="CopticHangingVerse"/>
            </w:pPr>
            <w:r>
              <w:t>Ⲡⲭ̄ⲥ̄ ⲁⲛⲉⲥⲧⲏ ⲉⲕ ⲛⲉⲕⲣⲱⲛ.</w:t>
            </w:r>
          </w:p>
        </w:tc>
      </w:tr>
      <w:tr w:rsidR="00E66583" w14:paraId="2681CC99" w14:textId="77777777" w:rsidTr="009A461A">
        <w:trPr>
          <w:cantSplit/>
          <w:jc w:val="center"/>
        </w:trPr>
        <w:tc>
          <w:tcPr>
            <w:tcW w:w="288" w:type="dxa"/>
          </w:tcPr>
          <w:p w14:paraId="760BD079" w14:textId="77777777" w:rsidR="00E66583" w:rsidRPr="003209AF" w:rsidRDefault="00E66583" w:rsidP="009A461A">
            <w:pPr>
              <w:pStyle w:val="CopticCross"/>
              <w:rPr>
                <w:b/>
              </w:rPr>
            </w:pPr>
            <w:r w:rsidRPr="00FB5ACB">
              <w:t>¿</w:t>
            </w:r>
          </w:p>
        </w:tc>
        <w:tc>
          <w:tcPr>
            <w:tcW w:w="3960" w:type="dxa"/>
          </w:tcPr>
          <w:p w14:paraId="3E49B203" w14:textId="77777777" w:rsidR="00E66583" w:rsidRDefault="00E66583" w:rsidP="00E66583">
            <w:pPr>
              <w:pStyle w:val="EngHang"/>
            </w:pPr>
            <w:r>
              <w:t>We believe with all our hearts,</w:t>
            </w:r>
          </w:p>
          <w:p w14:paraId="2C3EF7D4" w14:textId="77777777" w:rsidR="00E66583" w:rsidRDefault="00E66583" w:rsidP="00E66583">
            <w:pPr>
              <w:pStyle w:val="EngHang"/>
            </w:pPr>
            <w:r>
              <w:t>The Saviour of the whole world,</w:t>
            </w:r>
          </w:p>
          <w:p w14:paraId="06B65896" w14:textId="77777777" w:rsidR="00E66583" w:rsidRDefault="00E66583" w:rsidP="00E66583">
            <w:pPr>
              <w:pStyle w:val="EngHang"/>
            </w:pPr>
            <w:r>
              <w:t>Our God in truth,</w:t>
            </w:r>
          </w:p>
          <w:p w14:paraId="1C711A6E" w14:textId="4A4E534E" w:rsidR="00E66583" w:rsidRDefault="00E66583" w:rsidP="00E66583">
            <w:pPr>
              <w:pStyle w:val="EngHangEnd"/>
            </w:pPr>
            <w:r>
              <w:t>Christ is risen from the dead</w:t>
            </w:r>
            <w:r w:rsidR="00754B88">
              <w:t>!</w:t>
            </w:r>
          </w:p>
        </w:tc>
        <w:tc>
          <w:tcPr>
            <w:tcW w:w="288" w:type="dxa"/>
          </w:tcPr>
          <w:p w14:paraId="3A0FC0AF" w14:textId="77777777" w:rsidR="00E66583" w:rsidRDefault="00E66583" w:rsidP="009A461A"/>
        </w:tc>
        <w:tc>
          <w:tcPr>
            <w:tcW w:w="288" w:type="dxa"/>
          </w:tcPr>
          <w:p w14:paraId="095FC16F" w14:textId="77777777" w:rsidR="00E66583" w:rsidRDefault="00E66583" w:rsidP="009A461A">
            <w:pPr>
              <w:pStyle w:val="CopticCross"/>
            </w:pPr>
            <w:r w:rsidRPr="00FB5ACB">
              <w:t>¿</w:t>
            </w:r>
          </w:p>
        </w:tc>
        <w:tc>
          <w:tcPr>
            <w:tcW w:w="3960" w:type="dxa"/>
          </w:tcPr>
          <w:p w14:paraId="398C7A38" w14:textId="77777777" w:rsidR="00E66583" w:rsidRDefault="00E66583" w:rsidP="00E66583">
            <w:pPr>
              <w:pStyle w:val="CopticVersemulti-line"/>
            </w:pPr>
            <w:r>
              <w:t>Ⲯⲱⲧⲏⲣ ⲙ1ⲡⲓⲕⲟⲥⲙⲟⲥ ⲧⲏⲣϥ:</w:t>
            </w:r>
          </w:p>
          <w:p w14:paraId="5D398757" w14:textId="77777777" w:rsidR="00E66583" w:rsidRDefault="00E66583" w:rsidP="00E66583">
            <w:pPr>
              <w:pStyle w:val="CopticVersemulti-line"/>
            </w:pPr>
            <w:r>
              <w:t>Ⲡⲉⲛⲛⲟⲩϯ ⲛ̀ⲁ̀ⲗⲏⲑⲓⲛⲟⲛ:</w:t>
            </w:r>
          </w:p>
          <w:p w14:paraId="0309FC03" w14:textId="77777777" w:rsidR="00E66583" w:rsidRDefault="00E66583" w:rsidP="00E66583">
            <w:pPr>
              <w:pStyle w:val="CopticVersemulti-line"/>
            </w:pPr>
            <w:r>
              <w:t>ⲧⲉⲛⲛⲁϩϯ ϧⲉⲛ ⲡⲉⲛϩⲏⲧ ⲧⲏⲣϥ:</w:t>
            </w:r>
          </w:p>
          <w:p w14:paraId="3115A5AE" w14:textId="77777777" w:rsidR="00E66583" w:rsidRPr="005130A7" w:rsidRDefault="00E66583" w:rsidP="00E66583">
            <w:pPr>
              <w:pStyle w:val="CopticHangingVerse"/>
            </w:pPr>
            <w:r>
              <w:t>Ⲡⲭ̄ⲥ̄ ⲁⲛⲉⲥⲧⲏ ⲉⲕ ⲛⲉⲕⲣⲱⲛ.</w:t>
            </w:r>
          </w:p>
        </w:tc>
      </w:tr>
      <w:tr w:rsidR="00E66583" w14:paraId="51959348" w14:textId="77777777" w:rsidTr="009A461A">
        <w:trPr>
          <w:cantSplit/>
          <w:jc w:val="center"/>
        </w:trPr>
        <w:tc>
          <w:tcPr>
            <w:tcW w:w="288" w:type="dxa"/>
          </w:tcPr>
          <w:p w14:paraId="5C92BF87" w14:textId="77777777" w:rsidR="00E66583" w:rsidRDefault="00E66583" w:rsidP="009A461A">
            <w:pPr>
              <w:pStyle w:val="CopticCross"/>
            </w:pPr>
            <w:r w:rsidRPr="00FB5ACB">
              <w:t>¿</w:t>
            </w:r>
          </w:p>
        </w:tc>
        <w:tc>
          <w:tcPr>
            <w:tcW w:w="3960" w:type="dxa"/>
          </w:tcPr>
          <w:p w14:paraId="04CA95DB" w14:textId="77777777" w:rsidR="00E66583" w:rsidRDefault="00E66583" w:rsidP="00E66583">
            <w:pPr>
              <w:pStyle w:val="EngHang"/>
            </w:pPr>
            <w:r>
              <w:t>O You Who was before the ages,</w:t>
            </w:r>
          </w:p>
          <w:p w14:paraId="6AE3B70A" w14:textId="77777777" w:rsidR="00E66583" w:rsidRDefault="00E66583" w:rsidP="00E66583">
            <w:pPr>
              <w:pStyle w:val="EngHang"/>
            </w:pPr>
            <w:r>
              <w:t>The Creator of all ages,</w:t>
            </w:r>
          </w:p>
          <w:p w14:paraId="3CF1FB96" w14:textId="77777777" w:rsidR="00E66583" w:rsidRDefault="00E66583" w:rsidP="00E66583">
            <w:pPr>
              <w:pStyle w:val="EngHang"/>
            </w:pPr>
            <w:r>
              <w:t>We praise You forever.</w:t>
            </w:r>
          </w:p>
          <w:p w14:paraId="2A4D7433" w14:textId="31E07EC2" w:rsidR="00E66583" w:rsidRDefault="00E66583" w:rsidP="00E66583">
            <w:pPr>
              <w:pStyle w:val="EngEnd"/>
            </w:pPr>
            <w:r>
              <w:t>Christ is risen from the dead</w:t>
            </w:r>
            <w:r w:rsidR="00754B88">
              <w:t>!</w:t>
            </w:r>
          </w:p>
        </w:tc>
        <w:tc>
          <w:tcPr>
            <w:tcW w:w="288" w:type="dxa"/>
          </w:tcPr>
          <w:p w14:paraId="786F7FAC" w14:textId="77777777" w:rsidR="00E66583" w:rsidRDefault="00E66583" w:rsidP="009A461A"/>
        </w:tc>
        <w:tc>
          <w:tcPr>
            <w:tcW w:w="288" w:type="dxa"/>
          </w:tcPr>
          <w:p w14:paraId="6881DDB2" w14:textId="77777777" w:rsidR="00E66583" w:rsidRDefault="00E66583" w:rsidP="009A461A">
            <w:pPr>
              <w:pStyle w:val="CopticCross"/>
            </w:pPr>
            <w:r w:rsidRPr="00FB5ACB">
              <w:t>¿</w:t>
            </w:r>
          </w:p>
        </w:tc>
        <w:tc>
          <w:tcPr>
            <w:tcW w:w="3960" w:type="dxa"/>
          </w:tcPr>
          <w:p w14:paraId="5922EB60" w14:textId="77777777" w:rsidR="00E66583" w:rsidRDefault="00E66583" w:rsidP="00E66583">
            <w:pPr>
              <w:pStyle w:val="CopticVersemulti-line"/>
              <w:rPr>
                <w:rFonts w:eastAsia="Arial Unicode MS" w:cs="FreeSerifAvvaShenouda"/>
              </w:rPr>
            </w:pPr>
            <w:r>
              <w:rPr>
                <w:rFonts w:eastAsia="Arial Unicode MS" w:cs="FreeSerifAvvaShenouda"/>
              </w:rPr>
              <w:t>Ⲱ ⲫⲏⲉⲧϣⲟⲡ ϧⲁϫⲉⲛ ⲛⲓⲉ̀ⲛⲉϩ:</w:t>
            </w:r>
          </w:p>
          <w:p w14:paraId="2BACA96D" w14:textId="77777777" w:rsidR="00E66583" w:rsidRDefault="00E66583" w:rsidP="00E66583">
            <w:pPr>
              <w:pStyle w:val="CopticVersemulti-line"/>
              <w:rPr>
                <w:rFonts w:eastAsia="Arial Unicode MS" w:cs="FreeSerifAvvaShenouda"/>
              </w:rPr>
            </w:pPr>
            <w:r>
              <w:rPr>
                <w:rFonts w:eastAsia="Arial Unicode MS" w:cs="FreeSerifAvvaShenouda"/>
              </w:rPr>
              <w:t>ⲡⲓⲣⲉϥⲥⲱⲛⲧ ⲛ̀ⲛⲓⲉⲱⲛ:</w:t>
            </w:r>
          </w:p>
          <w:p w14:paraId="19EC957D" w14:textId="77777777" w:rsidR="00E66583" w:rsidRDefault="00E66583" w:rsidP="00E66583">
            <w:pPr>
              <w:pStyle w:val="CopticVersemulti-line"/>
              <w:rPr>
                <w:rFonts w:eastAsia="Arial Unicode MS" w:cs="FreeSerifAvvaShenouda"/>
              </w:rPr>
            </w:pPr>
            <w:r>
              <w:rPr>
                <w:rFonts w:eastAsia="Arial Unicode MS" w:cs="FreeSerifAvvaShenouda"/>
              </w:rPr>
              <w:t>ⲧⲉⲛϩⲱⲥ ⲉ̀ⲣⲟⲕ ϣⲁ ⲛⲓⲉ̀ⲛⲉϩ:</w:t>
            </w:r>
          </w:p>
          <w:p w14:paraId="242F9C8D" w14:textId="77777777" w:rsidR="00E66583" w:rsidRPr="00384F62" w:rsidRDefault="00E66583" w:rsidP="00E66583">
            <w:pPr>
              <w:pStyle w:val="CopticHangingVerse"/>
              <w:rPr>
                <w:rFonts w:eastAsia="Arial Unicode MS" w:cs="FreeSerifAvvaShenouda"/>
              </w:rPr>
            </w:pPr>
            <w:r>
              <w:t>Ⲡⲭ̄ⲥ̄ ⲁⲛⲉⲥⲧⲏ ⲉⲕ ⲛⲉⲕⲣⲱⲛ.</w:t>
            </w:r>
          </w:p>
        </w:tc>
      </w:tr>
    </w:tbl>
    <w:p w14:paraId="724004A0" w14:textId="77777777" w:rsidR="00495F1A" w:rsidRDefault="00495F1A" w:rsidP="00495F1A">
      <w:pPr>
        <w:pStyle w:val="Heading3"/>
      </w:pPr>
      <w:bookmarkStart w:id="1845" w:name="_Toc410196233"/>
      <w:bookmarkStart w:id="1846" w:name="_Toc410196475"/>
      <w:bookmarkStart w:id="1847" w:name="_Toc410196977"/>
      <w:bookmarkStart w:id="1848" w:name="_Toc448227667"/>
      <w:r>
        <w:t>Thomas Sunday</w:t>
      </w:r>
      <w:bookmarkEnd w:id="1845"/>
      <w:bookmarkEnd w:id="1846"/>
      <w:bookmarkEnd w:id="1847"/>
      <w:bookmarkEnd w:id="1848"/>
    </w:p>
    <w:p w14:paraId="1CFE554E" w14:textId="77777777" w:rsidR="00EC2AEB" w:rsidRDefault="00EC2AEB" w:rsidP="00EC2AEB">
      <w:pPr>
        <w:pStyle w:val="Heading4"/>
      </w:pPr>
      <w:bookmarkStart w:id="1849" w:name="_Ref434478375"/>
      <w:r>
        <w:t>The Doxology</w:t>
      </w:r>
      <w:r w:rsidR="00E21EA3">
        <w:t xml:space="preserve"> for Thomas Sunday</w:t>
      </w:r>
      <w:bookmarkEnd w:id="1849"/>
    </w:p>
    <w:p w14:paraId="641B4975" w14:textId="0242ADD1" w:rsidR="00F77A5B" w:rsidRPr="00F77A5B" w:rsidRDefault="00F77A5B" w:rsidP="00F77A5B">
      <w:pPr>
        <w:pStyle w:val="Rubric"/>
      </w:pPr>
      <w:r>
        <w:t>To be said after</w:t>
      </w:r>
      <w:r w:rsidR="00237D47">
        <w:t xml:space="preserve"> </w:t>
      </w:r>
      <w:r w:rsidR="00237D47">
        <w:fldChar w:fldCharType="begin"/>
      </w:r>
      <w:r w:rsidR="00237D47">
        <w:instrText xml:space="preserve"> REF _Ref434478294 \h </w:instrText>
      </w:r>
      <w:r w:rsidR="00237D47">
        <w:fldChar w:fldCharType="separate"/>
      </w:r>
      <w:r w:rsidR="000C7DE2">
        <w:t>The Doxology for the Resurrection</w:t>
      </w:r>
      <w:r w:rsidR="00237D47">
        <w:fldChar w:fldCharType="end"/>
      </w:r>
      <w:r w:rsidR="00237D47">
        <w:t xml:space="preserve">, page </w:t>
      </w:r>
      <w:r w:rsidR="00237D47">
        <w:fldChar w:fldCharType="begin"/>
      </w:r>
      <w:r w:rsidR="00237D47">
        <w:instrText xml:space="preserve"> PAGEREF _Ref434478294 \h </w:instrText>
      </w:r>
      <w:r w:rsidR="00237D47">
        <w:fldChar w:fldCharType="separate"/>
      </w:r>
      <w:r w:rsidR="000C7DE2">
        <w:rPr>
          <w:noProof/>
        </w:rPr>
        <w:t>999</w:t>
      </w:r>
      <w:r w:rsidR="00237D47">
        <w:fldChar w:fldCharType="end"/>
      </w:r>
      <w:r w:rsidR="00237D4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F167C00" w14:textId="77777777" w:rsidTr="00EC2AEB">
        <w:trPr>
          <w:cantSplit/>
          <w:jc w:val="center"/>
        </w:trPr>
        <w:tc>
          <w:tcPr>
            <w:tcW w:w="288" w:type="dxa"/>
          </w:tcPr>
          <w:p w14:paraId="05DDE938" w14:textId="77777777" w:rsidR="00F77A5B" w:rsidRDefault="00F77A5B" w:rsidP="00F77A5B">
            <w:pPr>
              <w:pStyle w:val="CopticCross"/>
            </w:pPr>
          </w:p>
        </w:tc>
        <w:tc>
          <w:tcPr>
            <w:tcW w:w="3960" w:type="dxa"/>
          </w:tcPr>
          <w:p w14:paraId="2D48C969" w14:textId="77777777" w:rsidR="00F77A5B" w:rsidRDefault="00F77A5B" w:rsidP="00F77A5B">
            <w:pPr>
              <w:pStyle w:val="EngHang"/>
            </w:pPr>
            <w:r>
              <w:t>On the eight day,</w:t>
            </w:r>
          </w:p>
          <w:p w14:paraId="5C63803C" w14:textId="77777777" w:rsidR="00F77A5B" w:rsidRDefault="00F77A5B" w:rsidP="00F77A5B">
            <w:pPr>
              <w:pStyle w:val="EngHang"/>
            </w:pPr>
            <w:r>
              <w:t>The Disciples were gathered,</w:t>
            </w:r>
          </w:p>
          <w:p w14:paraId="703B5563" w14:textId="77777777" w:rsidR="00F77A5B" w:rsidRDefault="00F77A5B" w:rsidP="00F77A5B">
            <w:pPr>
              <w:pStyle w:val="EngHang"/>
            </w:pPr>
            <w:r>
              <w:t>And Thomas was among them.</w:t>
            </w:r>
          </w:p>
          <w:p w14:paraId="2F479DC5" w14:textId="77777777" w:rsidR="00F77A5B" w:rsidRPr="00B87131" w:rsidRDefault="00F77A5B" w:rsidP="00F77A5B">
            <w:pPr>
              <w:pStyle w:val="EngHangEnd"/>
            </w:pPr>
            <w:r>
              <w:t>The doors were shut.</w:t>
            </w:r>
          </w:p>
        </w:tc>
        <w:tc>
          <w:tcPr>
            <w:tcW w:w="288" w:type="dxa"/>
          </w:tcPr>
          <w:p w14:paraId="697C4A22" w14:textId="77777777" w:rsidR="00F77A5B" w:rsidRDefault="00F77A5B" w:rsidP="00EC2AEB"/>
        </w:tc>
        <w:tc>
          <w:tcPr>
            <w:tcW w:w="288" w:type="dxa"/>
          </w:tcPr>
          <w:p w14:paraId="6034E3B3" w14:textId="77777777" w:rsidR="00F77A5B" w:rsidRDefault="00F77A5B" w:rsidP="00EC2AEB">
            <w:pPr>
              <w:pStyle w:val="CopticCross"/>
            </w:pPr>
          </w:p>
        </w:tc>
        <w:tc>
          <w:tcPr>
            <w:tcW w:w="3960" w:type="dxa"/>
          </w:tcPr>
          <w:p w14:paraId="681032B3" w14:textId="77777777" w:rsidR="00F77A5B" w:rsidRDefault="00F77A5B" w:rsidP="00F77A5B">
            <w:pPr>
              <w:pStyle w:val="CopticVersemulti-line"/>
            </w:pPr>
            <w:r>
              <w:t>Ϧⲉⲛ ⲡⲓⲙⲁϩ ⲙ̀ⲙⲏⲛ ⲛ̀ⲉ̀ϩⲟⲟⲩ:</w:t>
            </w:r>
          </w:p>
          <w:p w14:paraId="5075F3B7" w14:textId="77777777" w:rsidR="00F77A5B" w:rsidRDefault="00F77A5B" w:rsidP="00F77A5B">
            <w:pPr>
              <w:pStyle w:val="CopticVersemulti-line"/>
            </w:pPr>
            <w:r>
              <w:t>ⲛⲁⲩⲑⲟⲩⲏⲧ ⲉ̀ϧⲟⲩⲛ ⲛ̀ϫⲉ ⲛⲓⲙⲁⲑⲏⲧⲏⲥ:</w:t>
            </w:r>
          </w:p>
          <w:p w14:paraId="58138287" w14:textId="77777777" w:rsidR="00F77A5B" w:rsidRDefault="00F77A5B" w:rsidP="00F77A5B">
            <w:pPr>
              <w:pStyle w:val="CopticVersemulti-line"/>
            </w:pPr>
            <w:r>
              <w:t>ⲛⲁϥⲭⲏ ⲛⲉⲙⲁϥ ⲛ̀ϫⲉ Ⲑⲱⲙⲁⲥ:</w:t>
            </w:r>
          </w:p>
          <w:p w14:paraId="7F836715" w14:textId="77777777" w:rsidR="00F77A5B" w:rsidRPr="00C35319" w:rsidRDefault="00F77A5B" w:rsidP="00F77A5B">
            <w:pPr>
              <w:pStyle w:val="CopticHangingVerse"/>
            </w:pPr>
            <w:r>
              <w:t>ⲛⲁⲣⲉ ⲛⲓⲣⲱⲟⲩ ⲉⲥϣⲟⲧⲉⲙ.</w:t>
            </w:r>
          </w:p>
        </w:tc>
      </w:tr>
      <w:tr w:rsidR="00F77A5B" w14:paraId="7CCD0F05" w14:textId="77777777" w:rsidTr="00EC2AEB">
        <w:trPr>
          <w:cantSplit/>
          <w:jc w:val="center"/>
        </w:trPr>
        <w:tc>
          <w:tcPr>
            <w:tcW w:w="288" w:type="dxa"/>
          </w:tcPr>
          <w:p w14:paraId="4C9FF114" w14:textId="77777777" w:rsidR="00F77A5B" w:rsidRDefault="00F77A5B" w:rsidP="00F77A5B">
            <w:pPr>
              <w:pStyle w:val="CopticCross"/>
            </w:pPr>
            <w:r w:rsidRPr="00FB5ACB">
              <w:lastRenderedPageBreak/>
              <w:t>¿</w:t>
            </w:r>
          </w:p>
        </w:tc>
        <w:tc>
          <w:tcPr>
            <w:tcW w:w="3960" w:type="dxa"/>
          </w:tcPr>
          <w:p w14:paraId="2EF06774" w14:textId="77777777" w:rsidR="00F77A5B" w:rsidRDefault="00F77A5B" w:rsidP="00F77A5B">
            <w:pPr>
              <w:pStyle w:val="EngHang"/>
            </w:pPr>
            <w:r>
              <w:t>Our Lord Jesus Christ</w:t>
            </w:r>
          </w:p>
          <w:p w14:paraId="57BDA927" w14:textId="77777777" w:rsidR="00F77A5B" w:rsidRDefault="00F77A5B" w:rsidP="00F77A5B">
            <w:pPr>
              <w:pStyle w:val="EngHang"/>
            </w:pPr>
            <w:r>
              <w:t>Stood in their midst, and said,</w:t>
            </w:r>
          </w:p>
          <w:p w14:paraId="220F191B" w14:textId="77777777" w:rsidR="00F77A5B" w:rsidRDefault="00F77A5B" w:rsidP="00F77A5B">
            <w:pPr>
              <w:pStyle w:val="EngHang"/>
            </w:pPr>
            <w:r>
              <w:t>“Peace be to you,</w:t>
            </w:r>
          </w:p>
          <w:p w14:paraId="3842F5C7" w14:textId="77777777" w:rsidR="00F77A5B" w:rsidRDefault="00F77A5B" w:rsidP="00F77A5B">
            <w:pPr>
              <w:pStyle w:val="EngHangEnd"/>
            </w:pPr>
            <w:r>
              <w:t>O my brethren.” And He said,</w:t>
            </w:r>
          </w:p>
        </w:tc>
        <w:tc>
          <w:tcPr>
            <w:tcW w:w="288" w:type="dxa"/>
          </w:tcPr>
          <w:p w14:paraId="7BDBAC61" w14:textId="77777777" w:rsidR="00F77A5B" w:rsidRDefault="00F77A5B" w:rsidP="00EC2AEB"/>
        </w:tc>
        <w:tc>
          <w:tcPr>
            <w:tcW w:w="288" w:type="dxa"/>
          </w:tcPr>
          <w:p w14:paraId="35710451" w14:textId="77777777" w:rsidR="00F77A5B" w:rsidRDefault="00F77A5B" w:rsidP="00EC2AEB">
            <w:pPr>
              <w:pStyle w:val="CopticCross"/>
            </w:pPr>
            <w:r w:rsidRPr="00FB5ACB">
              <w:t>¿</w:t>
            </w:r>
          </w:p>
        </w:tc>
        <w:tc>
          <w:tcPr>
            <w:tcW w:w="3960" w:type="dxa"/>
          </w:tcPr>
          <w:p w14:paraId="4BBF73AA" w14:textId="77777777" w:rsidR="00F77A5B" w:rsidRDefault="00F77A5B" w:rsidP="00F77A5B">
            <w:pPr>
              <w:pStyle w:val="CopticVersemulti-line"/>
            </w:pPr>
            <w:r>
              <w:t>Ⲁϥⲟ̀ϩⲓ ⲉ̀ⲣⲁⲧϥ ϧⲉⲛ ⲧⲟⲩⲙⲏϯ:</w:t>
            </w:r>
          </w:p>
          <w:p w14:paraId="0AC50B3D" w14:textId="77777777" w:rsidR="00F77A5B" w:rsidRDefault="00F77A5B" w:rsidP="00F77A5B">
            <w:pPr>
              <w:pStyle w:val="CopticVersemulti-line"/>
            </w:pPr>
            <w:r>
              <w:t>ⲛ̀ϫⲉ Ⲡⲉⲛⲟ̄ⲥ̄ Ⲓⲏ̄ⲥ̄ Ⲡⲭ̄ⲥ̄:</w:t>
            </w:r>
          </w:p>
          <w:p w14:paraId="444CEBC4" w14:textId="77777777" w:rsidR="00F77A5B" w:rsidRDefault="00F77A5B" w:rsidP="00F77A5B">
            <w:pPr>
              <w:pStyle w:val="CopticVersemulti-line"/>
            </w:pPr>
            <w:r>
              <w:t>ⲡⲉϫⲁϥ ϫⲉ ⲧ̀ϩⲓⲣⲏⲛⲏ ⲛⲉⲙⲱⲧⲉⲛ:</w:t>
            </w:r>
          </w:p>
          <w:p w14:paraId="55FD986A" w14:textId="77777777" w:rsidR="00F77A5B" w:rsidRDefault="00F77A5B" w:rsidP="00F77A5B">
            <w:pPr>
              <w:pStyle w:val="CopticHangingVerse"/>
            </w:pPr>
            <w:r>
              <w:t>ⲛⲁⲙⲉⲛⲣⲁϯ ⲟⲩⲟϩ ⲡⲉϫⲁϥ.</w:t>
            </w:r>
          </w:p>
        </w:tc>
      </w:tr>
      <w:tr w:rsidR="00F77A5B" w14:paraId="57A720AC" w14:textId="77777777" w:rsidTr="00EC2AEB">
        <w:trPr>
          <w:cantSplit/>
          <w:jc w:val="center"/>
        </w:trPr>
        <w:tc>
          <w:tcPr>
            <w:tcW w:w="288" w:type="dxa"/>
          </w:tcPr>
          <w:p w14:paraId="61C61DF6" w14:textId="77777777" w:rsidR="00F77A5B" w:rsidRDefault="00F77A5B" w:rsidP="00F77A5B">
            <w:pPr>
              <w:pStyle w:val="CopticCross"/>
            </w:pPr>
          </w:p>
        </w:tc>
        <w:tc>
          <w:tcPr>
            <w:tcW w:w="3960" w:type="dxa"/>
          </w:tcPr>
          <w:p w14:paraId="08785CFB" w14:textId="77777777" w:rsidR="00F77A5B" w:rsidRDefault="00F77A5B" w:rsidP="00F77A5B">
            <w:pPr>
              <w:pStyle w:val="EngHang"/>
            </w:pPr>
            <w:r>
              <w:t>“Thomas, put your finger here, [see my hands];</w:t>
            </w:r>
          </w:p>
          <w:p w14:paraId="0C93D145" w14:textId="77777777" w:rsidR="00F77A5B" w:rsidRDefault="00F77A5B" w:rsidP="00F77A5B">
            <w:pPr>
              <w:pStyle w:val="EngHang"/>
            </w:pPr>
            <w:r>
              <w:t>Put out your hand,</w:t>
            </w:r>
          </w:p>
          <w:p w14:paraId="1DCFED81" w14:textId="77777777" w:rsidR="00F77A5B" w:rsidRDefault="00F77A5B" w:rsidP="00F77A5B">
            <w:pPr>
              <w:pStyle w:val="EngHang"/>
            </w:pPr>
            <w:r>
              <w:t>And place it in My side.</w:t>
            </w:r>
          </w:p>
          <w:p w14:paraId="4CD7327F" w14:textId="77777777" w:rsidR="00F77A5B" w:rsidRDefault="00F77A5B" w:rsidP="00F77A5B">
            <w:pPr>
              <w:pStyle w:val="EngHangEnd"/>
            </w:pPr>
            <w:r>
              <w:t>Be not faithless, but believing.”</w:t>
            </w:r>
            <w:r>
              <w:rPr>
                <w:rStyle w:val="FootnoteReference"/>
              </w:rPr>
              <w:footnoteReference w:id="994"/>
            </w:r>
          </w:p>
        </w:tc>
        <w:tc>
          <w:tcPr>
            <w:tcW w:w="288" w:type="dxa"/>
          </w:tcPr>
          <w:p w14:paraId="76B91AA9" w14:textId="77777777" w:rsidR="00F77A5B" w:rsidRDefault="00F77A5B" w:rsidP="00EC2AEB"/>
        </w:tc>
        <w:tc>
          <w:tcPr>
            <w:tcW w:w="288" w:type="dxa"/>
          </w:tcPr>
          <w:p w14:paraId="3640AE25" w14:textId="77777777" w:rsidR="00F77A5B" w:rsidRDefault="00F77A5B" w:rsidP="00EC2AEB">
            <w:pPr>
              <w:pStyle w:val="CopticCross"/>
            </w:pPr>
          </w:p>
        </w:tc>
        <w:tc>
          <w:tcPr>
            <w:tcW w:w="3960" w:type="dxa"/>
          </w:tcPr>
          <w:p w14:paraId="6A6598E1" w14:textId="77777777" w:rsidR="00F77A5B" w:rsidRDefault="00F77A5B" w:rsidP="00F77A5B">
            <w:pPr>
              <w:pStyle w:val="CopticVersemulti-line"/>
            </w:pPr>
            <w:r>
              <w:t>Ⲑⲱⲙⲁⲥ ⲙⲁ ⲡⲉⲕⲧⲏⲃ ⲙ̀ⲛⲁⲓ:</w:t>
            </w:r>
          </w:p>
          <w:p w14:paraId="56A6EEF7" w14:textId="77777777" w:rsidR="00F77A5B" w:rsidRDefault="00F77A5B" w:rsidP="00F77A5B">
            <w:pPr>
              <w:pStyle w:val="CopticVersemulti-line"/>
            </w:pPr>
            <w:r>
              <w:t>ⲟⲩⲟϩ ⲁ̀ⲛⲓⲟⲩⲓ ⲛⲧⲉⲕϫⲓϫ:</w:t>
            </w:r>
          </w:p>
          <w:p w14:paraId="5D2A63E7" w14:textId="77777777" w:rsidR="00F77A5B" w:rsidRDefault="00F77A5B" w:rsidP="00F77A5B">
            <w:pPr>
              <w:pStyle w:val="CopticVersemulti-line"/>
            </w:pPr>
            <w:r>
              <w:t>ⲭⲁ ⲧⲉⲕϫⲓϫ ϧⲉⲛ ⲡⲁⲥ̀ⲫⲓⲣ:</w:t>
            </w:r>
          </w:p>
          <w:p w14:paraId="3E477D85" w14:textId="77777777" w:rsidR="00F77A5B" w:rsidRDefault="00F77A5B" w:rsidP="00F77A5B">
            <w:pPr>
              <w:pStyle w:val="CopticHangingVerse"/>
            </w:pPr>
            <w:r>
              <w:t>ⲙ̀ⲡⲉⲣⲉⲣⲁⲑⲁϩϯ ⲁⲗⲗⲁ ⲛⲁϩϯ.</w:t>
            </w:r>
          </w:p>
        </w:tc>
      </w:tr>
      <w:tr w:rsidR="00F77A5B" w14:paraId="55A4931C" w14:textId="77777777" w:rsidTr="00EC2AEB">
        <w:trPr>
          <w:cantSplit/>
          <w:jc w:val="center"/>
        </w:trPr>
        <w:tc>
          <w:tcPr>
            <w:tcW w:w="288" w:type="dxa"/>
          </w:tcPr>
          <w:p w14:paraId="419D39A8" w14:textId="77777777" w:rsidR="00F77A5B" w:rsidRDefault="00F77A5B" w:rsidP="00F77A5B">
            <w:pPr>
              <w:pStyle w:val="CopticCross"/>
            </w:pPr>
            <w:r w:rsidRPr="00FB5ACB">
              <w:t>¿</w:t>
            </w:r>
          </w:p>
        </w:tc>
        <w:tc>
          <w:tcPr>
            <w:tcW w:w="3960" w:type="dxa"/>
          </w:tcPr>
          <w:p w14:paraId="47B9AD56" w14:textId="77777777" w:rsidR="00F77A5B" w:rsidRDefault="00F77A5B" w:rsidP="00F77A5B">
            <w:pPr>
              <w:pStyle w:val="EngHang"/>
            </w:pPr>
            <w:r>
              <w:t>Thomas proclaimed,</w:t>
            </w:r>
          </w:p>
          <w:p w14:paraId="393B84C6" w14:textId="77777777" w:rsidR="00F77A5B" w:rsidRDefault="00F77A5B" w:rsidP="00F77A5B">
            <w:pPr>
              <w:pStyle w:val="EngHang"/>
            </w:pPr>
            <w:r>
              <w:t>“My Lord and my God!”</w:t>
            </w:r>
            <w:r>
              <w:rPr>
                <w:rStyle w:val="FootnoteReference"/>
              </w:rPr>
              <w:footnoteReference w:id="995"/>
            </w:r>
          </w:p>
          <w:p w14:paraId="3B61732D" w14:textId="77777777" w:rsidR="00F77A5B" w:rsidRDefault="00F77A5B" w:rsidP="00F77A5B">
            <w:pPr>
              <w:pStyle w:val="EngHang"/>
            </w:pPr>
            <w:r>
              <w:t>Jesus said to him,</w:t>
            </w:r>
          </w:p>
          <w:p w14:paraId="248C579F" w14:textId="77777777" w:rsidR="00F77A5B" w:rsidRDefault="00F77A5B" w:rsidP="00F77A5B">
            <w:pPr>
              <w:pStyle w:val="EngHangEnd"/>
            </w:pPr>
            <w:r>
              <w:t>“Have you believed because you have seen?”</w:t>
            </w:r>
            <w:r>
              <w:rPr>
                <w:rStyle w:val="FootnoteReference"/>
              </w:rPr>
              <w:footnoteReference w:id="996"/>
            </w:r>
          </w:p>
        </w:tc>
        <w:tc>
          <w:tcPr>
            <w:tcW w:w="288" w:type="dxa"/>
          </w:tcPr>
          <w:p w14:paraId="370A332C" w14:textId="77777777" w:rsidR="00F77A5B" w:rsidRDefault="00F77A5B" w:rsidP="00EC2AEB"/>
        </w:tc>
        <w:tc>
          <w:tcPr>
            <w:tcW w:w="288" w:type="dxa"/>
          </w:tcPr>
          <w:p w14:paraId="1D59F29B" w14:textId="77777777" w:rsidR="00F77A5B" w:rsidRDefault="00F77A5B" w:rsidP="00EC2AEB">
            <w:pPr>
              <w:pStyle w:val="CopticCross"/>
            </w:pPr>
            <w:r w:rsidRPr="00FB5ACB">
              <w:t>¿</w:t>
            </w:r>
          </w:p>
        </w:tc>
        <w:tc>
          <w:tcPr>
            <w:tcW w:w="3960" w:type="dxa"/>
          </w:tcPr>
          <w:p w14:paraId="1EBCF310" w14:textId="77777777" w:rsidR="00F77A5B" w:rsidRDefault="00F77A5B" w:rsidP="00F77A5B">
            <w:pPr>
              <w:pStyle w:val="CopticVersemulti-line"/>
            </w:pPr>
            <w:r>
              <w:t>Ⲑⲱⲙⲁⲥ ⲇⲉ ⲁϥⲱϣ ⲉ̀ⲃⲟⲗ:</w:t>
            </w:r>
          </w:p>
          <w:p w14:paraId="51C55C9E" w14:textId="77777777" w:rsidR="00F77A5B" w:rsidRDefault="00F77A5B" w:rsidP="00F77A5B">
            <w:pPr>
              <w:pStyle w:val="CopticVersemulti-line"/>
            </w:pPr>
            <w:r>
              <w:t>Ϫⲉ Ⲡⲁⲟ̄ⲥ̄ ⲟⲩⲟϩ Ⲡⲁⲛⲟⲩϯ:</w:t>
            </w:r>
          </w:p>
          <w:p w14:paraId="1B7EEEE5" w14:textId="77777777" w:rsidR="00F77A5B" w:rsidRDefault="00F77A5B" w:rsidP="00F77A5B">
            <w:pPr>
              <w:pStyle w:val="CopticVersemulti-line"/>
            </w:pPr>
            <w:r>
              <w:t>ⲡⲉϫⲁϥ ⲛⲁϥ ⲛ̀ϫⲉ Ⲓⲏ̄ⲥ̄:</w:t>
            </w:r>
          </w:p>
          <w:p w14:paraId="6F9F8455" w14:textId="77777777" w:rsidR="00F77A5B" w:rsidRDefault="00F77A5B" w:rsidP="00F77A5B">
            <w:pPr>
              <w:pStyle w:val="CopticHangingVerse"/>
            </w:pPr>
            <w:r>
              <w:t>ⲁⲕⲛⲁⲩ ⲉ̀ⲣⲟⲓ ⲁⲕⲛⲁϩϯ.</w:t>
            </w:r>
          </w:p>
        </w:tc>
      </w:tr>
      <w:tr w:rsidR="00F77A5B" w14:paraId="4BB6D519" w14:textId="77777777" w:rsidTr="00EC2AEB">
        <w:trPr>
          <w:cantSplit/>
          <w:jc w:val="center"/>
        </w:trPr>
        <w:tc>
          <w:tcPr>
            <w:tcW w:w="288" w:type="dxa"/>
          </w:tcPr>
          <w:p w14:paraId="25AC781C" w14:textId="77777777" w:rsidR="00F77A5B" w:rsidRDefault="00F77A5B" w:rsidP="00F77A5B">
            <w:pPr>
              <w:pStyle w:val="CopticCross"/>
            </w:pPr>
          </w:p>
        </w:tc>
        <w:tc>
          <w:tcPr>
            <w:tcW w:w="3960" w:type="dxa"/>
          </w:tcPr>
          <w:p w14:paraId="648882F7" w14:textId="77777777" w:rsidR="00F77A5B" w:rsidRDefault="00F77A5B" w:rsidP="00F77A5B">
            <w:pPr>
              <w:pStyle w:val="EngHang"/>
            </w:pPr>
            <w:r>
              <w:t xml:space="preserve">“Blessed are those who </w:t>
            </w:r>
          </w:p>
          <w:p w14:paraId="641531CB" w14:textId="77777777" w:rsidR="00F77A5B" w:rsidRDefault="00F77A5B" w:rsidP="00F77A5B">
            <w:pPr>
              <w:pStyle w:val="EngHang"/>
            </w:pPr>
            <w:r>
              <w:t>Have not seen and yet believe.”</w:t>
            </w:r>
            <w:r>
              <w:rPr>
                <w:rStyle w:val="FootnoteReference"/>
              </w:rPr>
              <w:footnoteReference w:id="997"/>
            </w:r>
          </w:p>
          <w:p w14:paraId="1C242073" w14:textId="77777777" w:rsidR="00F77A5B" w:rsidRDefault="00F77A5B" w:rsidP="00F77A5B">
            <w:pPr>
              <w:pStyle w:val="EngHang"/>
            </w:pPr>
            <w:r>
              <w:t>Make us worthy to believe in You,</w:t>
            </w:r>
          </w:p>
          <w:p w14:paraId="30FD9E3D" w14:textId="77777777" w:rsidR="00F77A5B" w:rsidRPr="00074078" w:rsidRDefault="00F77A5B" w:rsidP="00F77A5B">
            <w:pPr>
              <w:pStyle w:val="EngHangEnd"/>
            </w:pPr>
            <w:r>
              <w:t>O our master, Christ the King.</w:t>
            </w:r>
          </w:p>
        </w:tc>
        <w:tc>
          <w:tcPr>
            <w:tcW w:w="288" w:type="dxa"/>
          </w:tcPr>
          <w:p w14:paraId="0CAC686C" w14:textId="77777777" w:rsidR="00F77A5B" w:rsidRDefault="00F77A5B" w:rsidP="00EC2AEB"/>
        </w:tc>
        <w:tc>
          <w:tcPr>
            <w:tcW w:w="288" w:type="dxa"/>
          </w:tcPr>
          <w:p w14:paraId="4D2EBE0B" w14:textId="77777777" w:rsidR="00F77A5B" w:rsidRDefault="00F77A5B" w:rsidP="00EC2AEB">
            <w:pPr>
              <w:pStyle w:val="CopticCross"/>
            </w:pPr>
          </w:p>
        </w:tc>
        <w:tc>
          <w:tcPr>
            <w:tcW w:w="3960" w:type="dxa"/>
          </w:tcPr>
          <w:p w14:paraId="153D786D" w14:textId="77777777" w:rsidR="00F77A5B" w:rsidRDefault="00F77A5B" w:rsidP="00F77A5B">
            <w:pPr>
              <w:pStyle w:val="CopticVersemulti-line"/>
            </w:pPr>
            <w:r>
              <w:t>Ⲱⲟⲩⲛⲓⲁ̀ⲧⲟⲩ ⲛ̀ⲛⲏⲉ̀ⲧⲁⲩⲛⲏⲟⲩ:</w:t>
            </w:r>
          </w:p>
          <w:p w14:paraId="7241AB90" w14:textId="77777777" w:rsidR="00F77A5B" w:rsidRDefault="00F77A5B" w:rsidP="00F77A5B">
            <w:pPr>
              <w:pStyle w:val="CopticVersemulti-line"/>
            </w:pPr>
            <w:r>
              <w:t xml:space="preserve"> ⲉ̀ⲣⲟⲓ ⲙ̀ⲡⲟⲩⲛⲁⲩ ⲁⲩⲛⲁϩϯ ⲉ̀ⲣⲟⲓ:</w:t>
            </w:r>
          </w:p>
          <w:p w14:paraId="5C5F9578" w14:textId="77777777" w:rsidR="00F77A5B" w:rsidRDefault="00F77A5B" w:rsidP="00F77A5B">
            <w:pPr>
              <w:pStyle w:val="CopticVersemulti-line"/>
            </w:pPr>
            <w:r>
              <w:t>ⲁⲣⲓⲧⲉⲛ ⲛ̀ⲉⲙⲡ̀ϣⲁ ⲛ̀ⲧⲉⲛⲛⲁϩϯ ⲉ̀ⲣⲟⲕ:</w:t>
            </w:r>
          </w:p>
          <w:p w14:paraId="59F5F4A2" w14:textId="77777777" w:rsidR="00F77A5B" w:rsidRDefault="00F77A5B" w:rsidP="00F77A5B">
            <w:pPr>
              <w:pStyle w:val="CopticHangingVerse"/>
            </w:pPr>
            <w:r>
              <w:t>ⲱ Ⲡⲉⲛⲛⲏⲃ ⲡ̀ⲟⲩⲣⲟ Ⲡⲭ̄ⲥ̄.</w:t>
            </w:r>
          </w:p>
        </w:tc>
      </w:tr>
      <w:tr w:rsidR="00F77A5B" w14:paraId="12405479" w14:textId="77777777" w:rsidTr="00EC2AEB">
        <w:trPr>
          <w:cantSplit/>
          <w:jc w:val="center"/>
        </w:trPr>
        <w:tc>
          <w:tcPr>
            <w:tcW w:w="288" w:type="dxa"/>
          </w:tcPr>
          <w:p w14:paraId="401A0FA7" w14:textId="77777777" w:rsidR="00F77A5B" w:rsidRDefault="00F77A5B" w:rsidP="00F77A5B">
            <w:pPr>
              <w:pStyle w:val="CopticCross"/>
            </w:pPr>
            <w:r w:rsidRPr="00FB5ACB">
              <w:t>¿</w:t>
            </w:r>
          </w:p>
        </w:tc>
        <w:tc>
          <w:tcPr>
            <w:tcW w:w="3960" w:type="dxa"/>
          </w:tcPr>
          <w:p w14:paraId="42D73EE7" w14:textId="77777777" w:rsidR="00F77A5B" w:rsidRDefault="00F77A5B" w:rsidP="00F77A5B">
            <w:pPr>
              <w:pStyle w:val="EngHang"/>
            </w:pPr>
            <w:r>
              <w:t>Therefore, we are rich</w:t>
            </w:r>
          </w:p>
          <w:p w14:paraId="5694F776" w14:textId="77777777" w:rsidR="00F77A5B" w:rsidRDefault="00F77A5B" w:rsidP="00F77A5B">
            <w:pPr>
              <w:pStyle w:val="EngHang"/>
            </w:pPr>
            <w:r>
              <w:t>In all perfect gifts,</w:t>
            </w:r>
          </w:p>
          <w:p w14:paraId="2BE65803" w14:textId="77777777" w:rsidR="00F77A5B" w:rsidRDefault="00F77A5B" w:rsidP="00F77A5B">
            <w:pPr>
              <w:pStyle w:val="EngHang"/>
            </w:pPr>
            <w:r>
              <w:t>And in faith let us sing,</w:t>
            </w:r>
          </w:p>
          <w:p w14:paraId="3ECB4561" w14:textId="77777777" w:rsidR="00F77A5B" w:rsidRDefault="00F77A5B" w:rsidP="00F77A5B">
            <w:pPr>
              <w:pStyle w:val="EngHangEnd"/>
            </w:pPr>
            <w:r>
              <w:t>Saying, “Alleluia.”</w:t>
            </w:r>
          </w:p>
        </w:tc>
        <w:tc>
          <w:tcPr>
            <w:tcW w:w="288" w:type="dxa"/>
          </w:tcPr>
          <w:p w14:paraId="17316F5C" w14:textId="77777777" w:rsidR="00F77A5B" w:rsidRDefault="00F77A5B" w:rsidP="00EC2AEB"/>
        </w:tc>
        <w:tc>
          <w:tcPr>
            <w:tcW w:w="288" w:type="dxa"/>
          </w:tcPr>
          <w:p w14:paraId="5E89DD15" w14:textId="77777777" w:rsidR="00F77A5B" w:rsidRDefault="00F77A5B" w:rsidP="00EC2AEB">
            <w:pPr>
              <w:pStyle w:val="CopticCross"/>
            </w:pPr>
            <w:r w:rsidRPr="00FB5ACB">
              <w:t>¿</w:t>
            </w:r>
          </w:p>
        </w:tc>
        <w:tc>
          <w:tcPr>
            <w:tcW w:w="3960" w:type="dxa"/>
          </w:tcPr>
          <w:p w14:paraId="69F36577" w14:textId="77777777" w:rsidR="00F77A5B" w:rsidRDefault="00F77A5B" w:rsidP="00F77A5B">
            <w:pPr>
              <w:pStyle w:val="CopticVersemulti-line"/>
            </w:pPr>
            <w:r>
              <w:t>Ⲉⲑⲃⲉ ⲫⲁⲓ ⲧⲉⲛⲟⲓ ⲛ̀ⲣⲁⲙⲁⲟ̀:</w:t>
            </w:r>
          </w:p>
          <w:p w14:paraId="39886338" w14:textId="77777777" w:rsidR="00F77A5B" w:rsidRDefault="00F77A5B" w:rsidP="00F77A5B">
            <w:pPr>
              <w:pStyle w:val="CopticVersemulti-line"/>
            </w:pPr>
            <w:r>
              <w:t>Ϧⲉⲛ ⲛⲓⲁ̀ⲅⲁⲑⲟⲛ ⲉⲧϫⲏⲕ ⲉ̀ⲃⲟⲗ:</w:t>
            </w:r>
          </w:p>
          <w:p w14:paraId="40531EC8" w14:textId="77777777" w:rsidR="00F77A5B" w:rsidRDefault="00F77A5B" w:rsidP="00F77A5B">
            <w:pPr>
              <w:pStyle w:val="CopticVersemulti-line"/>
            </w:pPr>
            <w:r>
              <w:t>Ϧⲉⲛ ⲟⲩⲛⲁϩϯ ⲧⲉⲛⲉⲣⲁⲗⲓⲛ:</w:t>
            </w:r>
          </w:p>
          <w:p w14:paraId="4FD0A46A" w14:textId="77777777" w:rsidR="00F77A5B" w:rsidRDefault="00F77A5B" w:rsidP="00F77A5B">
            <w:pPr>
              <w:pStyle w:val="CopticHangingVerse"/>
            </w:pPr>
            <w:r>
              <w:t>ⲉⲛϫⲱ ⲙ̀ⲙⲟⲥ ϫⲉ Ⲁⲗⲗⲏⲗⲟⲩⲓⲁ̀.</w:t>
            </w:r>
          </w:p>
        </w:tc>
      </w:tr>
      <w:tr w:rsidR="00F77A5B" w14:paraId="4F118F5F" w14:textId="77777777" w:rsidTr="00EC2AEB">
        <w:trPr>
          <w:cantSplit/>
          <w:jc w:val="center"/>
        </w:trPr>
        <w:tc>
          <w:tcPr>
            <w:tcW w:w="288" w:type="dxa"/>
          </w:tcPr>
          <w:p w14:paraId="48F550E4" w14:textId="77777777" w:rsidR="00F77A5B" w:rsidRDefault="00F77A5B" w:rsidP="00F77A5B">
            <w:pPr>
              <w:pStyle w:val="CopticCross"/>
            </w:pPr>
          </w:p>
        </w:tc>
        <w:tc>
          <w:tcPr>
            <w:tcW w:w="3960" w:type="dxa"/>
          </w:tcPr>
          <w:p w14:paraId="062D17BE" w14:textId="77777777" w:rsidR="00F77A5B" w:rsidRDefault="00F77A5B" w:rsidP="00F77A5B">
            <w:pPr>
              <w:pStyle w:val="EngHang"/>
            </w:pPr>
            <w:r>
              <w:t>Alleluia, Alleluia,</w:t>
            </w:r>
          </w:p>
          <w:p w14:paraId="0AF4907E" w14:textId="77777777" w:rsidR="00F77A5B" w:rsidRDefault="00F77A5B" w:rsidP="00F77A5B">
            <w:pPr>
              <w:pStyle w:val="EngHang"/>
            </w:pPr>
            <w:r>
              <w:t>Alleluia, Alleluia:</w:t>
            </w:r>
          </w:p>
          <w:p w14:paraId="6357FBA7" w14:textId="77777777" w:rsidR="00F77A5B" w:rsidRDefault="00F77A5B" w:rsidP="00F77A5B">
            <w:pPr>
              <w:pStyle w:val="EngHang"/>
            </w:pPr>
            <w:commentRangeStart w:id="1850"/>
            <w:r>
              <w:t xml:space="preserve">Jesus </w:t>
            </w:r>
            <w:commentRangeEnd w:id="1850"/>
            <w:r>
              <w:rPr>
                <w:rStyle w:val="CommentReference"/>
                <w:rFonts w:ascii="Times New Roman" w:hAnsi="Times New Roman"/>
              </w:rPr>
              <w:commentReference w:id="1850"/>
            </w:r>
            <w:r>
              <w:t>Christ is risen from the dead,</w:t>
            </w:r>
          </w:p>
          <w:p w14:paraId="415E1341" w14:textId="77777777" w:rsidR="00F77A5B" w:rsidRDefault="00F77A5B" w:rsidP="00F77A5B">
            <w:pPr>
              <w:pStyle w:val="EngHangEnd"/>
            </w:pPr>
            <w:r>
              <w:t>And ascended to the heavens.</w:t>
            </w:r>
          </w:p>
          <w:p w14:paraId="5115796E" w14:textId="77777777" w:rsidR="00F77A5B" w:rsidRDefault="00F77A5B" w:rsidP="00F77A5B">
            <w:pPr>
              <w:pStyle w:val="EngHang"/>
            </w:pPr>
          </w:p>
        </w:tc>
        <w:tc>
          <w:tcPr>
            <w:tcW w:w="288" w:type="dxa"/>
          </w:tcPr>
          <w:p w14:paraId="3FE0627A" w14:textId="77777777" w:rsidR="00F77A5B" w:rsidRDefault="00F77A5B" w:rsidP="00EC2AEB"/>
        </w:tc>
        <w:tc>
          <w:tcPr>
            <w:tcW w:w="288" w:type="dxa"/>
          </w:tcPr>
          <w:p w14:paraId="1E2EC348" w14:textId="77777777" w:rsidR="00F77A5B" w:rsidRDefault="00F77A5B" w:rsidP="00EC2AEB">
            <w:pPr>
              <w:pStyle w:val="CopticCross"/>
            </w:pPr>
          </w:p>
        </w:tc>
        <w:tc>
          <w:tcPr>
            <w:tcW w:w="3960" w:type="dxa"/>
          </w:tcPr>
          <w:p w14:paraId="03065649" w14:textId="77777777" w:rsidR="00F77A5B" w:rsidRDefault="00F77A5B" w:rsidP="00F77A5B">
            <w:pPr>
              <w:pStyle w:val="CopticVersemulti-line"/>
            </w:pPr>
            <w:r>
              <w:t>Ⲁⲗⲗⲏⲗⲟⲩⲓⲁ: ⲁⲗⲗⲏⲗⲟⲩⲓⲁ:</w:t>
            </w:r>
          </w:p>
          <w:p w14:paraId="2528D9AE" w14:textId="77777777" w:rsidR="00F77A5B" w:rsidRDefault="00F77A5B" w:rsidP="00F77A5B">
            <w:pPr>
              <w:pStyle w:val="CopticVersemulti-line"/>
            </w:pPr>
            <w:r>
              <w:t>ⲁⲗⲗⲏⲗⲟⲩⲓⲁ: ⲁⲗⲗⲏⲗⲟⲩⲁ.</w:t>
            </w:r>
          </w:p>
          <w:p w14:paraId="2B33B3AB" w14:textId="77777777" w:rsidR="00F77A5B" w:rsidRDefault="00F77A5B" w:rsidP="00F77A5B">
            <w:pPr>
              <w:pStyle w:val="CopticVersemulti-line"/>
            </w:pPr>
            <w:r>
              <w:t>Ⲓⲏ̄ⲥ̄ Ⲡⲭ̄ⲥ̄ ⲡ̀ⲟⲩⲣⲟ ⲛ̀ⲧⲉ ⲡ̀ⲱⲟⲩ:</w:t>
            </w:r>
          </w:p>
          <w:p w14:paraId="79806E3A" w14:textId="77777777" w:rsidR="00F77A5B" w:rsidRDefault="00F77A5B" w:rsidP="00F77A5B">
            <w:pPr>
              <w:pStyle w:val="CopticHangingVerse"/>
            </w:pPr>
            <w:r>
              <w:t>ⲫⲧⲱⲛϥ ⲉ̀ⲃⲟⲗ ϧⲉⲛ ⲛⲏⲉⲑⲙⲱⲟⲩⲧ.</w:t>
            </w:r>
          </w:p>
        </w:tc>
      </w:tr>
      <w:tr w:rsidR="00F77A5B" w14:paraId="65F46AED" w14:textId="77777777" w:rsidTr="00EC2AEB">
        <w:trPr>
          <w:cantSplit/>
          <w:jc w:val="center"/>
        </w:trPr>
        <w:tc>
          <w:tcPr>
            <w:tcW w:w="288" w:type="dxa"/>
          </w:tcPr>
          <w:p w14:paraId="6FB6035B" w14:textId="77777777" w:rsidR="00F77A5B" w:rsidRDefault="00F77A5B" w:rsidP="00F77A5B">
            <w:pPr>
              <w:pStyle w:val="CopticCross"/>
            </w:pPr>
            <w:r w:rsidRPr="00FB5ACB">
              <w:t>¿</w:t>
            </w:r>
          </w:p>
        </w:tc>
        <w:tc>
          <w:tcPr>
            <w:tcW w:w="3960" w:type="dxa"/>
          </w:tcPr>
          <w:p w14:paraId="34AB9DB7" w14:textId="77777777" w:rsidR="00F77A5B" w:rsidRDefault="00F77A5B" w:rsidP="00F77A5B">
            <w:pPr>
              <w:pStyle w:val="EngHang"/>
            </w:pPr>
            <w:r>
              <w:t>This is He to Whom the glory is due,</w:t>
            </w:r>
          </w:p>
          <w:p w14:paraId="36CE3F70" w14:textId="77777777" w:rsidR="00F77A5B" w:rsidRDefault="00F77A5B" w:rsidP="00F77A5B">
            <w:pPr>
              <w:pStyle w:val="EngHang"/>
            </w:pPr>
            <w:r>
              <w:t>With His Good Father,</w:t>
            </w:r>
          </w:p>
          <w:p w14:paraId="216469E1" w14:textId="77777777" w:rsidR="00F77A5B" w:rsidRDefault="00F77A5B" w:rsidP="00F77A5B">
            <w:pPr>
              <w:pStyle w:val="EngHang"/>
            </w:pPr>
            <w:r>
              <w:t>And the Holy Spirit,</w:t>
            </w:r>
          </w:p>
          <w:p w14:paraId="243EAD70" w14:textId="77777777" w:rsidR="00F77A5B" w:rsidRDefault="00F77A5B" w:rsidP="00F77A5B">
            <w:pPr>
              <w:pStyle w:val="EngHangEnd"/>
            </w:pPr>
            <w:r>
              <w:t xml:space="preserve">Now and forever. </w:t>
            </w:r>
          </w:p>
        </w:tc>
        <w:tc>
          <w:tcPr>
            <w:tcW w:w="288" w:type="dxa"/>
          </w:tcPr>
          <w:p w14:paraId="13906D38" w14:textId="77777777" w:rsidR="00F77A5B" w:rsidRDefault="00F77A5B" w:rsidP="00EC2AEB"/>
        </w:tc>
        <w:tc>
          <w:tcPr>
            <w:tcW w:w="288" w:type="dxa"/>
          </w:tcPr>
          <w:p w14:paraId="26BAB46B" w14:textId="77777777" w:rsidR="00F77A5B" w:rsidRDefault="00F77A5B" w:rsidP="00EC2AEB">
            <w:pPr>
              <w:pStyle w:val="CopticCross"/>
            </w:pPr>
            <w:r w:rsidRPr="00FB5ACB">
              <w:t>¿</w:t>
            </w:r>
          </w:p>
        </w:tc>
        <w:tc>
          <w:tcPr>
            <w:tcW w:w="3960" w:type="dxa"/>
          </w:tcPr>
          <w:p w14:paraId="63A833C0" w14:textId="77777777" w:rsidR="00F77A5B" w:rsidRDefault="00F77A5B" w:rsidP="00F77A5B">
            <w:pPr>
              <w:pStyle w:val="CopticVersemulti-line"/>
            </w:pPr>
            <w:r>
              <w:t>Ⲫⲁⲓ ⲉ̀ⲣⲉ ⲡⲓⲱ̀ⲟⲩ ⲉⲣⲡ̀ⲣⲉⲡ̀ⲓ ⲛⲁϥ:</w:t>
            </w:r>
          </w:p>
          <w:p w14:paraId="46D64682" w14:textId="77777777" w:rsidR="00F77A5B" w:rsidRDefault="00F77A5B" w:rsidP="00F77A5B">
            <w:pPr>
              <w:pStyle w:val="CopticVersemulti-line"/>
            </w:pPr>
            <w:r>
              <w:t>ⲛⲉⲙ Ⲡⲉϥⲓⲱⲧ ⲛ̀ⲁ̀ⲅⲁⲑⲟⲥ:</w:t>
            </w:r>
          </w:p>
          <w:p w14:paraId="255BC970" w14:textId="77777777" w:rsidR="00F77A5B" w:rsidRDefault="00F77A5B" w:rsidP="00F77A5B">
            <w:pPr>
              <w:pStyle w:val="CopticVersemulti-line"/>
            </w:pPr>
            <w:r>
              <w:t>ⲛⲉⲙ Ⲡⲓⲡ̄ⲛ̄ⲁ̄ ⲉ̄ⲑ̄ⲩ̄:</w:t>
            </w:r>
          </w:p>
          <w:p w14:paraId="4D4B89DB" w14:textId="77777777" w:rsidR="00F77A5B" w:rsidRDefault="00F77A5B" w:rsidP="00F77A5B">
            <w:pPr>
              <w:pStyle w:val="CopticHangingVerse"/>
            </w:pPr>
            <w:r>
              <w:t>ⲓⲥϫⲉⲛ ϯⲛⲟⲩ ⲛⲉⲙ ϣⲁ ⲉ̀ⲛⲉϩ.</w:t>
            </w:r>
          </w:p>
        </w:tc>
      </w:tr>
    </w:tbl>
    <w:p w14:paraId="6CB6F42A" w14:textId="77777777" w:rsidR="00495F1A" w:rsidRDefault="00495F1A" w:rsidP="00495F1A">
      <w:pPr>
        <w:pStyle w:val="Heading3"/>
      </w:pPr>
      <w:bookmarkStart w:id="1851" w:name="_Toc410196235"/>
      <w:bookmarkStart w:id="1852" w:name="_Toc410196477"/>
      <w:bookmarkStart w:id="1853" w:name="_Toc410196979"/>
      <w:bookmarkStart w:id="1854" w:name="_Toc448227668"/>
      <w:r>
        <w:t>Ascension</w:t>
      </w:r>
      <w:bookmarkEnd w:id="1851"/>
      <w:bookmarkEnd w:id="1852"/>
      <w:bookmarkEnd w:id="1853"/>
      <w:bookmarkEnd w:id="1854"/>
    </w:p>
    <w:p w14:paraId="41C1E8F1" w14:textId="77777777" w:rsidR="00EC2AEB" w:rsidRPr="001E5E16" w:rsidRDefault="00EC2AEB" w:rsidP="00EC2AEB">
      <w:pPr>
        <w:pStyle w:val="Heading4"/>
      </w:pPr>
      <w:bookmarkStart w:id="1855" w:name="_Ref434478556"/>
      <w:r>
        <w:t>The Doxology</w:t>
      </w:r>
      <w:r w:rsidR="00CC1CA8">
        <w:t xml:space="preserve"> for the Ascension</w:t>
      </w:r>
      <w:bookmarkEnd w:id="1855"/>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00779E45" w14:textId="77777777" w:rsidTr="00EC2AEB">
        <w:trPr>
          <w:cantSplit/>
          <w:jc w:val="center"/>
        </w:trPr>
        <w:tc>
          <w:tcPr>
            <w:tcW w:w="288" w:type="dxa"/>
          </w:tcPr>
          <w:p w14:paraId="47123ECA" w14:textId="77777777" w:rsidR="00F77A5B" w:rsidRDefault="00F77A5B" w:rsidP="00EC2AEB">
            <w:pPr>
              <w:pStyle w:val="CopticCross"/>
            </w:pPr>
          </w:p>
        </w:tc>
        <w:tc>
          <w:tcPr>
            <w:tcW w:w="3960" w:type="dxa"/>
          </w:tcPr>
          <w:p w14:paraId="21FFB209" w14:textId="77777777" w:rsidR="00F77A5B" w:rsidRDefault="00F77A5B" w:rsidP="00F77A5B">
            <w:pPr>
              <w:pStyle w:val="EngHang"/>
            </w:pPr>
            <w:r>
              <w:t>Our mouths are filled with joy,</w:t>
            </w:r>
          </w:p>
          <w:p w14:paraId="695DD743" w14:textId="77777777" w:rsidR="00F77A5B" w:rsidRDefault="00F77A5B" w:rsidP="00F77A5B">
            <w:pPr>
              <w:pStyle w:val="EngHang"/>
            </w:pPr>
            <w:r>
              <w:t>And our tongues with rejoicing,</w:t>
            </w:r>
          </w:p>
          <w:p w14:paraId="501816EE" w14:textId="77777777" w:rsidR="00F77A5B" w:rsidRDefault="00F77A5B" w:rsidP="00F77A5B">
            <w:pPr>
              <w:pStyle w:val="EngHang"/>
            </w:pPr>
            <w:r>
              <w:t>For our Lord Jesus Christ</w:t>
            </w:r>
          </w:p>
          <w:p w14:paraId="47349063" w14:textId="77777777" w:rsidR="00F77A5B" w:rsidRPr="00B87131" w:rsidRDefault="00F77A5B" w:rsidP="00F77A5B">
            <w:pPr>
              <w:pStyle w:val="EngHangEnd"/>
            </w:pPr>
            <w:r>
              <w:t>Has risen from the dead.</w:t>
            </w:r>
          </w:p>
        </w:tc>
        <w:tc>
          <w:tcPr>
            <w:tcW w:w="288" w:type="dxa"/>
          </w:tcPr>
          <w:p w14:paraId="4693FD55" w14:textId="77777777" w:rsidR="00F77A5B" w:rsidRDefault="00F77A5B" w:rsidP="00EC2AEB"/>
        </w:tc>
        <w:tc>
          <w:tcPr>
            <w:tcW w:w="288" w:type="dxa"/>
          </w:tcPr>
          <w:p w14:paraId="366A77C7" w14:textId="77777777" w:rsidR="00F77A5B" w:rsidRDefault="00F77A5B" w:rsidP="00EC2AEB">
            <w:pPr>
              <w:pStyle w:val="CopticCross"/>
            </w:pPr>
          </w:p>
        </w:tc>
        <w:tc>
          <w:tcPr>
            <w:tcW w:w="3960" w:type="dxa"/>
          </w:tcPr>
          <w:p w14:paraId="2D81D53A" w14:textId="77777777" w:rsidR="00F77A5B" w:rsidRDefault="00F77A5B" w:rsidP="00F77A5B">
            <w:pPr>
              <w:pStyle w:val="CopticVersemulti-line"/>
            </w:pPr>
            <w:r>
              <w:t>Ⲧⲟⲧⲉ ⲣⲱⲛ ⲁϥⲙⲟϩ ⲛ̀ⲣⲁϣⲓ:</w:t>
            </w:r>
          </w:p>
          <w:p w14:paraId="68DDD3EE" w14:textId="77777777" w:rsidR="00F77A5B" w:rsidRDefault="00F77A5B" w:rsidP="00F77A5B">
            <w:pPr>
              <w:pStyle w:val="CopticVersemulti-line"/>
            </w:pPr>
            <w:r>
              <w:t>ⲟⲩⲟϩ ⲡⲉⲛⲗⲁⲥ ϧⲉⲛ ⲟⲩⲑⲉⲗⲏⲗ:</w:t>
            </w:r>
          </w:p>
          <w:p w14:paraId="211844B4" w14:textId="77777777" w:rsidR="00F77A5B" w:rsidRDefault="00F77A5B" w:rsidP="00F77A5B">
            <w:pPr>
              <w:pStyle w:val="CopticVersemulti-line"/>
            </w:pPr>
            <w:r>
              <w:t>ϫⲉ Ⲡⲉⲛⲟ̄ⲥ̄ Ⲓⲏ̄ⲥ̄ Ⲡⲭ̄ⲥ̄:</w:t>
            </w:r>
          </w:p>
          <w:p w14:paraId="3B106ECE" w14:textId="77777777" w:rsidR="00F77A5B" w:rsidRPr="00C35319" w:rsidRDefault="00F77A5B" w:rsidP="00F77A5B">
            <w:pPr>
              <w:pStyle w:val="CopticHangingVerse"/>
            </w:pPr>
            <w:r>
              <w:t>ⲁϥⲧⲟⲛϥ ⲉ̀ⲃⲟⲗ ϧⲉⲛ ⲛⲏⲉⲑⲙⲱⲟⲩⲧ.</w:t>
            </w:r>
          </w:p>
        </w:tc>
      </w:tr>
      <w:tr w:rsidR="00F77A5B" w14:paraId="20AA7189" w14:textId="77777777" w:rsidTr="00EC2AEB">
        <w:trPr>
          <w:cantSplit/>
          <w:jc w:val="center"/>
        </w:trPr>
        <w:tc>
          <w:tcPr>
            <w:tcW w:w="288" w:type="dxa"/>
          </w:tcPr>
          <w:p w14:paraId="07FF70D8" w14:textId="77777777" w:rsidR="00F77A5B" w:rsidRDefault="00F77A5B" w:rsidP="00EC2AEB">
            <w:pPr>
              <w:pStyle w:val="CopticCross"/>
            </w:pPr>
            <w:r w:rsidRPr="00FB5ACB">
              <w:t>¿</w:t>
            </w:r>
          </w:p>
        </w:tc>
        <w:tc>
          <w:tcPr>
            <w:tcW w:w="3960" w:type="dxa"/>
          </w:tcPr>
          <w:p w14:paraId="6D98D5A6" w14:textId="77777777" w:rsidR="00F77A5B" w:rsidRDefault="00F77A5B" w:rsidP="00F77A5B">
            <w:pPr>
              <w:pStyle w:val="EngHang"/>
            </w:pPr>
            <w:r>
              <w:t xml:space="preserve">He Who descended to </w:t>
            </w:r>
          </w:p>
          <w:p w14:paraId="1B493C14" w14:textId="77777777" w:rsidR="00F77A5B" w:rsidRDefault="00F77A5B" w:rsidP="00F77A5B">
            <w:pPr>
              <w:pStyle w:val="EngHang"/>
            </w:pPr>
            <w:r>
              <w:t>The lower parts of the earth,</w:t>
            </w:r>
          </w:p>
          <w:p w14:paraId="63928363" w14:textId="77777777" w:rsidR="00F77A5B" w:rsidRDefault="00F77A5B" w:rsidP="00F77A5B">
            <w:pPr>
              <w:pStyle w:val="EngHang"/>
            </w:pPr>
            <w:r>
              <w:t>Abolished death by His Power,</w:t>
            </w:r>
          </w:p>
          <w:p w14:paraId="06C748AE" w14:textId="77777777" w:rsidR="00F77A5B" w:rsidRDefault="00F77A5B" w:rsidP="00F77A5B">
            <w:pPr>
              <w:pStyle w:val="EngHangEnd"/>
            </w:pPr>
            <w:r>
              <w:t>And made life to shine on us.</w:t>
            </w:r>
          </w:p>
        </w:tc>
        <w:tc>
          <w:tcPr>
            <w:tcW w:w="288" w:type="dxa"/>
          </w:tcPr>
          <w:p w14:paraId="263BFB47" w14:textId="77777777" w:rsidR="00F77A5B" w:rsidRDefault="00F77A5B" w:rsidP="00EC2AEB"/>
        </w:tc>
        <w:tc>
          <w:tcPr>
            <w:tcW w:w="288" w:type="dxa"/>
          </w:tcPr>
          <w:p w14:paraId="662391E1" w14:textId="77777777" w:rsidR="00F77A5B" w:rsidRDefault="00F77A5B" w:rsidP="00EC2AEB">
            <w:pPr>
              <w:pStyle w:val="CopticCross"/>
            </w:pPr>
            <w:r w:rsidRPr="00FB5ACB">
              <w:t>¿</w:t>
            </w:r>
          </w:p>
        </w:tc>
        <w:tc>
          <w:tcPr>
            <w:tcW w:w="3960" w:type="dxa"/>
          </w:tcPr>
          <w:p w14:paraId="7DA062B0" w14:textId="77777777" w:rsidR="00F77A5B" w:rsidRDefault="00F77A5B" w:rsidP="00F77A5B">
            <w:pPr>
              <w:pStyle w:val="CopticVersemulti-line"/>
            </w:pPr>
            <w:r>
              <w:t>Ⲁϥⲕⲱⲣϥ ⲙ̀ⲫ̀ⲙⲟⲩ ϧⲉⲛ ⲧⲉϥϫⲟⲙ:</w:t>
            </w:r>
          </w:p>
          <w:p w14:paraId="0CF7071B" w14:textId="77777777" w:rsidR="00F77A5B" w:rsidRDefault="00F77A5B" w:rsidP="00F77A5B">
            <w:pPr>
              <w:pStyle w:val="CopticVersemulti-line"/>
            </w:pPr>
            <w:r>
              <w:t>ⲁϥⲑ̀ⲣⲉⲡ̀ⲱⲛϧ ⲉ̀ⲣⲟⲩⲱⲓⲛⲓ ⲉ̀ⲣⲟⲛ:</w:t>
            </w:r>
          </w:p>
          <w:p w14:paraId="7BD85260" w14:textId="77777777" w:rsidR="00F77A5B" w:rsidRDefault="00F77A5B" w:rsidP="00F77A5B">
            <w:pPr>
              <w:pStyle w:val="CopticVersemulti-line"/>
            </w:pPr>
            <w:r>
              <w:t>ⲛ̀ⲑⲟϥ ⲟⲛ ⲫⲏⲉ̀ⲧⲁϥϣⲉⲛⲁϥ:</w:t>
            </w:r>
          </w:p>
          <w:p w14:paraId="34DD163A" w14:textId="77777777" w:rsidR="00F77A5B" w:rsidRDefault="00F77A5B" w:rsidP="00F77A5B">
            <w:pPr>
              <w:pStyle w:val="CopticHangingVerse"/>
            </w:pPr>
            <w:r>
              <w:t>ⲉ̀ⲛⲓⲙⲁ ⲉⲧⲥⲁⲡⲉⲥⲏⲧ ⲙ̀ⲡ̀ⲕⲁϩⲓ.</w:t>
            </w:r>
          </w:p>
        </w:tc>
      </w:tr>
      <w:tr w:rsidR="00F77A5B" w14:paraId="03EC9625" w14:textId="77777777" w:rsidTr="00EC2AEB">
        <w:trPr>
          <w:cantSplit/>
          <w:jc w:val="center"/>
        </w:trPr>
        <w:tc>
          <w:tcPr>
            <w:tcW w:w="288" w:type="dxa"/>
          </w:tcPr>
          <w:p w14:paraId="45D24CAA" w14:textId="77777777" w:rsidR="00F77A5B" w:rsidRDefault="00F77A5B" w:rsidP="00EC2AEB">
            <w:pPr>
              <w:pStyle w:val="CopticCross"/>
            </w:pPr>
          </w:p>
        </w:tc>
        <w:tc>
          <w:tcPr>
            <w:tcW w:w="3960" w:type="dxa"/>
          </w:tcPr>
          <w:p w14:paraId="2FD402EE" w14:textId="77777777" w:rsidR="00F77A5B" w:rsidRDefault="00F77A5B" w:rsidP="00F77A5B">
            <w:pPr>
              <w:pStyle w:val="EngHang"/>
            </w:pPr>
            <w:r>
              <w:t>The gatekeepers of Hades</w:t>
            </w:r>
          </w:p>
          <w:p w14:paraId="738130E3" w14:textId="77777777" w:rsidR="00F77A5B" w:rsidRDefault="00F77A5B" w:rsidP="00F77A5B">
            <w:pPr>
              <w:pStyle w:val="EngHang"/>
            </w:pPr>
            <w:r>
              <w:t>Saw Him and were afraid.</w:t>
            </w:r>
          </w:p>
          <w:p w14:paraId="3E3D58CB" w14:textId="77777777" w:rsidR="00F77A5B" w:rsidRDefault="00F77A5B" w:rsidP="00F77A5B">
            <w:pPr>
              <w:pStyle w:val="EngHang"/>
            </w:pPr>
            <w:r>
              <w:t>He abolished the pangs of death,</w:t>
            </w:r>
          </w:p>
          <w:p w14:paraId="528445FA" w14:textId="77777777" w:rsidR="00F77A5B" w:rsidRDefault="00F77A5B" w:rsidP="00F77A5B">
            <w:pPr>
              <w:pStyle w:val="EngHangEnd"/>
            </w:pPr>
            <w:r>
              <w:t>And He was not held by it.</w:t>
            </w:r>
          </w:p>
        </w:tc>
        <w:tc>
          <w:tcPr>
            <w:tcW w:w="288" w:type="dxa"/>
          </w:tcPr>
          <w:p w14:paraId="377D66AE" w14:textId="77777777" w:rsidR="00F77A5B" w:rsidRDefault="00F77A5B" w:rsidP="00EC2AEB"/>
        </w:tc>
        <w:tc>
          <w:tcPr>
            <w:tcW w:w="288" w:type="dxa"/>
          </w:tcPr>
          <w:p w14:paraId="60D8F966" w14:textId="77777777" w:rsidR="00F77A5B" w:rsidRDefault="00F77A5B" w:rsidP="00EC2AEB">
            <w:pPr>
              <w:pStyle w:val="CopticCross"/>
            </w:pPr>
          </w:p>
        </w:tc>
        <w:tc>
          <w:tcPr>
            <w:tcW w:w="3960" w:type="dxa"/>
          </w:tcPr>
          <w:p w14:paraId="7EE4B63C" w14:textId="77777777" w:rsidR="00F77A5B" w:rsidRDefault="00F77A5B" w:rsidP="00F77A5B">
            <w:pPr>
              <w:pStyle w:val="CopticVersemulti-line"/>
            </w:pPr>
            <w:r>
              <w:t>Ⲛⲓⲙ̀ⲛⲟⲩⲧ ⲛ̀ⲧⲉ Ⲁⲙⲉⲛϯ:</w:t>
            </w:r>
          </w:p>
          <w:p w14:paraId="2730297D" w14:textId="77777777" w:rsidR="00F77A5B" w:rsidRDefault="00F77A5B" w:rsidP="00F77A5B">
            <w:pPr>
              <w:pStyle w:val="CopticVersemulti-line"/>
            </w:pPr>
            <w:r>
              <w:t>ⲁⲩⲛⲁⲩ ⲉ̀ⲣⲟϥ ⲁⲩⲉⲣϩⲟϯ:</w:t>
            </w:r>
          </w:p>
          <w:p w14:paraId="7DB46677" w14:textId="77777777" w:rsidR="00F77A5B" w:rsidRDefault="00F77A5B" w:rsidP="00F77A5B">
            <w:pPr>
              <w:pStyle w:val="CopticVersemulti-line"/>
            </w:pPr>
            <w:r>
              <w:t>ⲁϥⲧⲁⲕⲟ ⲛ̀ⲛⲓⲛⲁⲕϩⲓ ⲙ̀ⲫ̀ⲙⲟⲩ:</w:t>
            </w:r>
          </w:p>
          <w:p w14:paraId="0CCBDD11" w14:textId="77777777" w:rsidR="00F77A5B" w:rsidRDefault="00F77A5B" w:rsidP="00F77A5B">
            <w:pPr>
              <w:pStyle w:val="CopticHangingVerse"/>
            </w:pPr>
            <w:r>
              <w:t>ⲙ̀ⲡⲟⲩϣ̀ϫⲉⲙϫⲟⲙ ⲛ̀ⲁ̀ⲙⲟⲛⲓ ⲙ̀ⲙⲟϥ.</w:t>
            </w:r>
          </w:p>
        </w:tc>
      </w:tr>
      <w:tr w:rsidR="00F77A5B" w14:paraId="094F222B" w14:textId="77777777" w:rsidTr="00EC2AEB">
        <w:trPr>
          <w:cantSplit/>
          <w:jc w:val="center"/>
        </w:trPr>
        <w:tc>
          <w:tcPr>
            <w:tcW w:w="288" w:type="dxa"/>
          </w:tcPr>
          <w:p w14:paraId="2648A910" w14:textId="77777777" w:rsidR="00F77A5B" w:rsidRDefault="00F77A5B" w:rsidP="00EC2AEB">
            <w:pPr>
              <w:pStyle w:val="CopticCross"/>
            </w:pPr>
            <w:r w:rsidRPr="00FB5ACB">
              <w:t>¿</w:t>
            </w:r>
          </w:p>
        </w:tc>
        <w:tc>
          <w:tcPr>
            <w:tcW w:w="3960" w:type="dxa"/>
          </w:tcPr>
          <w:p w14:paraId="4C8A9750" w14:textId="77777777" w:rsidR="00F77A5B" w:rsidRDefault="00F77A5B" w:rsidP="00F77A5B">
            <w:pPr>
              <w:pStyle w:val="EngHang"/>
            </w:pPr>
            <w:r>
              <w:t>He has broken the gates of brass,</w:t>
            </w:r>
          </w:p>
          <w:p w14:paraId="7BDBC35B" w14:textId="77777777" w:rsidR="00F77A5B" w:rsidRDefault="00F77A5B" w:rsidP="00F77A5B">
            <w:pPr>
              <w:pStyle w:val="EngHang"/>
            </w:pPr>
            <w:r>
              <w:t>And cut apart the bars of iron,</w:t>
            </w:r>
          </w:p>
          <w:p w14:paraId="38E27E75" w14:textId="77777777" w:rsidR="00F77A5B" w:rsidRDefault="00F77A5B" w:rsidP="00F77A5B">
            <w:pPr>
              <w:pStyle w:val="EngHang"/>
            </w:pPr>
            <w:r>
              <w:t>And brought out His elect,</w:t>
            </w:r>
          </w:p>
          <w:p w14:paraId="641A26D8" w14:textId="77777777" w:rsidR="00F77A5B" w:rsidRDefault="00F77A5B" w:rsidP="00F77A5B">
            <w:pPr>
              <w:pStyle w:val="EngHangEnd"/>
            </w:pPr>
            <w:r>
              <w:t>With joy and rejoicing.</w:t>
            </w:r>
          </w:p>
        </w:tc>
        <w:tc>
          <w:tcPr>
            <w:tcW w:w="288" w:type="dxa"/>
          </w:tcPr>
          <w:p w14:paraId="5A510C3A" w14:textId="77777777" w:rsidR="00F77A5B" w:rsidRDefault="00F77A5B" w:rsidP="00EC2AEB"/>
        </w:tc>
        <w:tc>
          <w:tcPr>
            <w:tcW w:w="288" w:type="dxa"/>
          </w:tcPr>
          <w:p w14:paraId="724EEC27" w14:textId="77777777" w:rsidR="00F77A5B" w:rsidRDefault="00F77A5B" w:rsidP="00EC2AEB">
            <w:pPr>
              <w:pStyle w:val="CopticCross"/>
            </w:pPr>
            <w:r w:rsidRPr="00FB5ACB">
              <w:t>¿</w:t>
            </w:r>
          </w:p>
        </w:tc>
        <w:tc>
          <w:tcPr>
            <w:tcW w:w="3960" w:type="dxa"/>
          </w:tcPr>
          <w:p w14:paraId="58C68143" w14:textId="77777777" w:rsidR="00F77A5B" w:rsidRDefault="00F77A5B" w:rsidP="00F77A5B">
            <w:pPr>
              <w:pStyle w:val="CopticVersemulti-line"/>
            </w:pPr>
            <w:r>
              <w:t>Ⲁϥϧⲟⲙϧⲉⲙ ⲛ̀ϩⲁⲛⲡⲩⲗⲏ ⲛ̀ϩ̀ⲟⲙⲧ:</w:t>
            </w:r>
          </w:p>
          <w:p w14:paraId="5259D329" w14:textId="77777777" w:rsidR="00F77A5B" w:rsidRDefault="00F77A5B" w:rsidP="00F77A5B">
            <w:pPr>
              <w:pStyle w:val="CopticVersemulti-line"/>
            </w:pPr>
            <w:r>
              <w:t>ⲁϥⲕⲱϣ ⲛ̀ϩⲁⲛⲙⲟⲭⲗⲟⲩⲥ ⲙ̀ⲃⲉⲛⲓⲡⲓ:</w:t>
            </w:r>
          </w:p>
          <w:p w14:paraId="5B06B458" w14:textId="77777777" w:rsidR="00F77A5B" w:rsidRDefault="00F77A5B" w:rsidP="00F77A5B">
            <w:pPr>
              <w:pStyle w:val="CopticVersemulti-line"/>
            </w:pPr>
            <w:r>
              <w:t>ⲁϥⲓ̀ⲛⲓ ⲛ̀ⲛⲉϥⲥⲱⲧⲡ ⲉ̀ⲃⲟⲗ:</w:t>
            </w:r>
          </w:p>
          <w:p w14:paraId="2B4175C0" w14:textId="77777777" w:rsidR="00F77A5B" w:rsidRDefault="00F77A5B" w:rsidP="00F77A5B">
            <w:pPr>
              <w:pStyle w:val="CopticHangingVerse"/>
            </w:pPr>
            <w:r>
              <w:t>ϧⲉⲛ ⲟⲩⲟⲩⲛⲟϥ ⲛⲉⲙ ⲟⲩⲑⲉⲗⲏⲗ.</w:t>
            </w:r>
          </w:p>
        </w:tc>
      </w:tr>
      <w:tr w:rsidR="00F77A5B" w14:paraId="16F2B03E" w14:textId="77777777" w:rsidTr="00EC2AEB">
        <w:trPr>
          <w:cantSplit/>
          <w:jc w:val="center"/>
        </w:trPr>
        <w:tc>
          <w:tcPr>
            <w:tcW w:w="288" w:type="dxa"/>
          </w:tcPr>
          <w:p w14:paraId="3BDE6FD0" w14:textId="77777777" w:rsidR="00F77A5B" w:rsidRDefault="00F77A5B" w:rsidP="00EC2AEB">
            <w:pPr>
              <w:pStyle w:val="CopticCross"/>
            </w:pPr>
          </w:p>
        </w:tc>
        <w:tc>
          <w:tcPr>
            <w:tcW w:w="3960" w:type="dxa"/>
          </w:tcPr>
          <w:p w14:paraId="5F744E22" w14:textId="77777777" w:rsidR="00F77A5B" w:rsidRDefault="00F77A5B" w:rsidP="00F77A5B">
            <w:pPr>
              <w:pStyle w:val="EngHang"/>
            </w:pPr>
            <w:r>
              <w:t>He lifted them up with Him</w:t>
            </w:r>
          </w:p>
          <w:p w14:paraId="0BE66AD0" w14:textId="77777777" w:rsidR="00F77A5B" w:rsidRDefault="00F77A5B" w:rsidP="00F77A5B">
            <w:pPr>
              <w:pStyle w:val="EngHang"/>
            </w:pPr>
            <w:r>
              <w:t>Into His place of rest.</w:t>
            </w:r>
          </w:p>
          <w:p w14:paraId="219C55BA" w14:textId="77777777" w:rsidR="00F77A5B" w:rsidRDefault="00F77A5B" w:rsidP="00F77A5B">
            <w:pPr>
              <w:pStyle w:val="EngHang"/>
            </w:pPr>
            <w:r>
              <w:t xml:space="preserve">He saved them for the sake of His </w:t>
            </w:r>
            <w:commentRangeStart w:id="1856"/>
            <w:r>
              <w:t>Name</w:t>
            </w:r>
            <w:commentRangeEnd w:id="1856"/>
            <w:r>
              <w:rPr>
                <w:rStyle w:val="CommentReference"/>
              </w:rPr>
              <w:commentReference w:id="1856"/>
            </w:r>
            <w:r>
              <w:t>,</w:t>
            </w:r>
          </w:p>
          <w:p w14:paraId="059181D6" w14:textId="77777777" w:rsidR="00F77A5B" w:rsidRPr="00074078" w:rsidRDefault="00F77A5B" w:rsidP="00F77A5B">
            <w:pPr>
              <w:pStyle w:val="EngHangEnd"/>
            </w:pPr>
            <w:r>
              <w:t>And revealed His power to them.</w:t>
            </w:r>
          </w:p>
        </w:tc>
        <w:tc>
          <w:tcPr>
            <w:tcW w:w="288" w:type="dxa"/>
          </w:tcPr>
          <w:p w14:paraId="3A2EAA3C" w14:textId="77777777" w:rsidR="00F77A5B" w:rsidRDefault="00F77A5B" w:rsidP="00EC2AEB"/>
        </w:tc>
        <w:tc>
          <w:tcPr>
            <w:tcW w:w="288" w:type="dxa"/>
          </w:tcPr>
          <w:p w14:paraId="2B45A22E" w14:textId="77777777" w:rsidR="00F77A5B" w:rsidRDefault="00F77A5B" w:rsidP="00EC2AEB">
            <w:pPr>
              <w:pStyle w:val="CopticCross"/>
            </w:pPr>
          </w:p>
        </w:tc>
        <w:tc>
          <w:tcPr>
            <w:tcW w:w="3960" w:type="dxa"/>
          </w:tcPr>
          <w:p w14:paraId="296B8525" w14:textId="77777777" w:rsidR="00F77A5B" w:rsidRDefault="00F77A5B" w:rsidP="00F77A5B">
            <w:pPr>
              <w:pStyle w:val="CopticVersemulti-line"/>
            </w:pPr>
            <w:r>
              <w:t>Ⲁϥⲟ̀ⲗⲟⲩ ⲉ̀ⲡ̀ϭⲓⲥⲓ ⲛⲉⲙⲁϥ:</w:t>
            </w:r>
          </w:p>
          <w:p w14:paraId="1CDFAC64" w14:textId="77777777" w:rsidR="00F77A5B" w:rsidRDefault="00F77A5B" w:rsidP="00F77A5B">
            <w:pPr>
              <w:pStyle w:val="CopticVersemulti-line"/>
            </w:pPr>
            <w:r>
              <w:t>ⲉ̀ϧⲟⲩⲛ ⲉ̀ⲛⲉϥⲙⲁⲛ̀ⲉⲙⲧⲟⲛ:</w:t>
            </w:r>
          </w:p>
          <w:p w14:paraId="4BE54AE6" w14:textId="77777777" w:rsidR="00F77A5B" w:rsidRDefault="00F77A5B" w:rsidP="00F77A5B">
            <w:pPr>
              <w:pStyle w:val="CopticVersemulti-line"/>
            </w:pPr>
            <w:r>
              <w:t>ⲁϥⲛⲁϩⲙⲟⲩ ⲉⲑⲃⲉ ⲡⲉϥⲣⲁⲛ:</w:t>
            </w:r>
          </w:p>
          <w:p w14:paraId="367739D7" w14:textId="77777777" w:rsidR="00F77A5B" w:rsidRDefault="00F77A5B" w:rsidP="00F77A5B">
            <w:pPr>
              <w:pStyle w:val="CopticHangingVerse"/>
            </w:pPr>
            <w:r>
              <w:t>ⲁϥⲟⲩⲱⲛϩ ⲛ̀ⲧⲉϥϫⲟⲙ ⲛⲱⲟⲩ ⲉ̀ⲃⲏⲟⲗ.</w:t>
            </w:r>
          </w:p>
        </w:tc>
      </w:tr>
      <w:tr w:rsidR="00F77A5B" w14:paraId="7033CC21" w14:textId="77777777" w:rsidTr="00EC2AEB">
        <w:trPr>
          <w:cantSplit/>
          <w:jc w:val="center"/>
        </w:trPr>
        <w:tc>
          <w:tcPr>
            <w:tcW w:w="288" w:type="dxa"/>
          </w:tcPr>
          <w:p w14:paraId="77600AC5" w14:textId="77777777" w:rsidR="00F77A5B" w:rsidRDefault="00F77A5B" w:rsidP="00EC2AEB">
            <w:pPr>
              <w:pStyle w:val="CopticCross"/>
            </w:pPr>
            <w:r w:rsidRPr="00FB5ACB">
              <w:t>¿</w:t>
            </w:r>
          </w:p>
        </w:tc>
        <w:tc>
          <w:tcPr>
            <w:tcW w:w="3960" w:type="dxa"/>
          </w:tcPr>
          <w:p w14:paraId="3A8A1603" w14:textId="77777777" w:rsidR="00F77A5B" w:rsidRDefault="00F77A5B" w:rsidP="00F77A5B">
            <w:pPr>
              <w:pStyle w:val="EngHang"/>
            </w:pPr>
            <w:r>
              <w:t>And after forty days,</w:t>
            </w:r>
          </w:p>
          <w:p w14:paraId="5E7B4109" w14:textId="77777777" w:rsidR="00F77A5B" w:rsidRDefault="00F77A5B" w:rsidP="00F77A5B">
            <w:pPr>
              <w:pStyle w:val="EngHang"/>
            </w:pPr>
            <w:r>
              <w:t>He ascended to the heavens,</w:t>
            </w:r>
          </w:p>
          <w:p w14:paraId="397AEF34" w14:textId="77777777" w:rsidR="00F77A5B" w:rsidRDefault="00F77A5B" w:rsidP="00F77A5B">
            <w:pPr>
              <w:pStyle w:val="EngHang"/>
            </w:pPr>
            <w:r>
              <w:t>With honour and glory,</w:t>
            </w:r>
          </w:p>
          <w:p w14:paraId="3C377E2D" w14:textId="77777777" w:rsidR="00F77A5B" w:rsidRDefault="00F77A5B" w:rsidP="00F77A5B">
            <w:pPr>
              <w:pStyle w:val="EngHangEnd"/>
            </w:pPr>
            <w:r>
              <w:t>And sat at the right hand of His Father.</w:t>
            </w:r>
          </w:p>
        </w:tc>
        <w:tc>
          <w:tcPr>
            <w:tcW w:w="288" w:type="dxa"/>
          </w:tcPr>
          <w:p w14:paraId="37F0477C" w14:textId="77777777" w:rsidR="00F77A5B" w:rsidRDefault="00F77A5B" w:rsidP="00EC2AEB"/>
        </w:tc>
        <w:tc>
          <w:tcPr>
            <w:tcW w:w="288" w:type="dxa"/>
          </w:tcPr>
          <w:p w14:paraId="17F3304C" w14:textId="77777777" w:rsidR="00F77A5B" w:rsidRDefault="00F77A5B" w:rsidP="00EC2AEB">
            <w:pPr>
              <w:pStyle w:val="CopticCross"/>
            </w:pPr>
            <w:r w:rsidRPr="00FB5ACB">
              <w:t>¿</w:t>
            </w:r>
          </w:p>
        </w:tc>
        <w:tc>
          <w:tcPr>
            <w:tcW w:w="3960" w:type="dxa"/>
          </w:tcPr>
          <w:p w14:paraId="67909BB0" w14:textId="77777777" w:rsidR="00F77A5B" w:rsidRDefault="00F77A5B" w:rsidP="00F77A5B">
            <w:pPr>
              <w:pStyle w:val="CopticVersemulti-line"/>
            </w:pPr>
            <w:r>
              <w:t>Ⲟⲩⲟϩ ⲙⲁⲛⲉⲥⲁ ϩ̀ⲙⲉ ⲛ̀ⲉ̀ϩⲟⲟⲩ:</w:t>
            </w:r>
          </w:p>
          <w:p w14:paraId="31B1A51A" w14:textId="77777777" w:rsidR="00F77A5B" w:rsidRDefault="00F77A5B" w:rsidP="00F77A5B">
            <w:pPr>
              <w:pStyle w:val="CopticVersemulti-line"/>
            </w:pPr>
            <w:r>
              <w:t>ⲁϥϣⲉⲛⲁϥ ⲉ̀ⲡ̀ϣⲱⲓ ⲉ̀ⲛⲓⲫⲏⲟⲩⲓ̀:</w:t>
            </w:r>
          </w:p>
          <w:p w14:paraId="07179B15" w14:textId="77777777" w:rsidR="00F77A5B" w:rsidRDefault="00F77A5B" w:rsidP="00F77A5B">
            <w:pPr>
              <w:pStyle w:val="CopticVersemulti-line"/>
            </w:pPr>
            <w:r>
              <w:t>ϧⲉⲛ ⲟⲩⲱ̀ⲟⲩ ⲛⲉⲙ ⲟⲩⲧⲁⲓⲟ̀:</w:t>
            </w:r>
          </w:p>
          <w:p w14:paraId="2FA536CB" w14:textId="77777777" w:rsidR="00F77A5B" w:rsidRDefault="00F77A5B" w:rsidP="00F77A5B">
            <w:pPr>
              <w:pStyle w:val="CopticHangingVerse"/>
            </w:pPr>
            <w:r>
              <w:t>ⲁϥϩⲉⲙⲥⲓ ⲥⲁⲟⲩⲓⲛⲁⲙ ⲙ̀Ⲡⲉϥⲓⲱⲧ.</w:t>
            </w:r>
          </w:p>
        </w:tc>
      </w:tr>
      <w:tr w:rsidR="00F77A5B" w14:paraId="42B67FA7" w14:textId="77777777" w:rsidTr="00EC2AEB">
        <w:trPr>
          <w:cantSplit/>
          <w:jc w:val="center"/>
        </w:trPr>
        <w:tc>
          <w:tcPr>
            <w:tcW w:w="288" w:type="dxa"/>
          </w:tcPr>
          <w:p w14:paraId="0E2B0BA5" w14:textId="77777777" w:rsidR="00F77A5B" w:rsidRDefault="00F77A5B" w:rsidP="00EC2AEB">
            <w:pPr>
              <w:pStyle w:val="CopticCross"/>
            </w:pPr>
          </w:p>
        </w:tc>
        <w:tc>
          <w:tcPr>
            <w:tcW w:w="3960" w:type="dxa"/>
          </w:tcPr>
          <w:p w14:paraId="246A83F2" w14:textId="77777777" w:rsidR="00F77A5B" w:rsidRDefault="00F77A5B" w:rsidP="00F77A5B">
            <w:pPr>
              <w:pStyle w:val="EngHang"/>
            </w:pPr>
            <w:r>
              <w:t>As David has said,</w:t>
            </w:r>
          </w:p>
          <w:p w14:paraId="2554ADF0" w14:textId="77777777" w:rsidR="00F77A5B" w:rsidRDefault="00F77A5B" w:rsidP="00F77A5B">
            <w:pPr>
              <w:pStyle w:val="EngHang"/>
            </w:pPr>
            <w:r>
              <w:t>By the Holy Spirit,</w:t>
            </w:r>
          </w:p>
          <w:p w14:paraId="3CA18D8E" w14:textId="77777777" w:rsidR="00F77A5B" w:rsidRDefault="00F77A5B" w:rsidP="00F77A5B">
            <w:pPr>
              <w:pStyle w:val="EngHang"/>
            </w:pPr>
            <w:r>
              <w:t>“The Lord said to my Lord,</w:t>
            </w:r>
          </w:p>
          <w:p w14:paraId="1CC0515C" w14:textId="77777777" w:rsidR="00F77A5B" w:rsidRDefault="00F77A5B" w:rsidP="00F77A5B">
            <w:pPr>
              <w:pStyle w:val="EngHangEnd"/>
            </w:pPr>
            <w:r>
              <w:t>‘Sit at My right hand.’”</w:t>
            </w:r>
          </w:p>
        </w:tc>
        <w:tc>
          <w:tcPr>
            <w:tcW w:w="288" w:type="dxa"/>
          </w:tcPr>
          <w:p w14:paraId="18FE08EC" w14:textId="77777777" w:rsidR="00F77A5B" w:rsidRDefault="00F77A5B" w:rsidP="00EC2AEB"/>
        </w:tc>
        <w:tc>
          <w:tcPr>
            <w:tcW w:w="288" w:type="dxa"/>
          </w:tcPr>
          <w:p w14:paraId="64A8F8AF" w14:textId="77777777" w:rsidR="00F77A5B" w:rsidRDefault="00F77A5B" w:rsidP="00EC2AEB">
            <w:pPr>
              <w:pStyle w:val="CopticCross"/>
            </w:pPr>
          </w:p>
        </w:tc>
        <w:tc>
          <w:tcPr>
            <w:tcW w:w="3960" w:type="dxa"/>
          </w:tcPr>
          <w:p w14:paraId="41593F32" w14:textId="77777777" w:rsidR="00F77A5B" w:rsidRDefault="00F77A5B" w:rsidP="00F77A5B">
            <w:pPr>
              <w:pStyle w:val="CopticVersemulti-line"/>
            </w:pPr>
            <w:r>
              <w:t>Ⲕⲁⲧⲁ ⲫ̀ⲣⲏϯ ⲉ̀ⲧⲁϥϫⲟⲥ:</w:t>
            </w:r>
          </w:p>
          <w:p w14:paraId="17DA310A" w14:textId="77777777" w:rsidR="00F77A5B" w:rsidRDefault="00F77A5B" w:rsidP="00F77A5B">
            <w:pPr>
              <w:pStyle w:val="CopticVersemulti-line"/>
            </w:pPr>
            <w:r>
              <w:t>ⲛ̀ϫⲉ Ⲇⲁⲩⲓⲇ ϧⲉⲛ Ⲡⲓⲡ̄ⲛ̄ⲁ̄ ⲉ̄ⲑ̄ⲩ̄:</w:t>
            </w:r>
          </w:p>
          <w:p w14:paraId="2898183D" w14:textId="77777777" w:rsidR="00F77A5B" w:rsidRDefault="00F77A5B" w:rsidP="00F77A5B">
            <w:pPr>
              <w:pStyle w:val="CopticVersemulti-line"/>
            </w:pPr>
            <w:r>
              <w:t>ϫⲉ ⲡⲉϫⲉ Ⲡⲟ̄ⲥ̄ ⲙ̀Ⲡⲁⲟ̄ⲥ̄:</w:t>
            </w:r>
          </w:p>
          <w:p w14:paraId="6DE69A33" w14:textId="77777777" w:rsidR="00F77A5B" w:rsidRDefault="00F77A5B" w:rsidP="00F77A5B">
            <w:pPr>
              <w:pStyle w:val="CopticHangingVerse"/>
            </w:pPr>
            <w:r>
              <w:t>ϫⲉ ϩⲉⲙⲥⲓ ⲥⲁⲧⲁⲟⲩⲓⲛⲁⲙ.</w:t>
            </w:r>
          </w:p>
        </w:tc>
      </w:tr>
      <w:tr w:rsidR="00F77A5B" w14:paraId="3428F328" w14:textId="77777777" w:rsidTr="00EC2AEB">
        <w:trPr>
          <w:cantSplit/>
          <w:jc w:val="center"/>
        </w:trPr>
        <w:tc>
          <w:tcPr>
            <w:tcW w:w="288" w:type="dxa"/>
          </w:tcPr>
          <w:p w14:paraId="6E4BFD83" w14:textId="77777777" w:rsidR="00F77A5B" w:rsidRDefault="00F77A5B" w:rsidP="00EC2AEB">
            <w:pPr>
              <w:pStyle w:val="CopticCross"/>
            </w:pPr>
            <w:r w:rsidRPr="00FB5ACB">
              <w:t>¿</w:t>
            </w:r>
          </w:p>
        </w:tc>
        <w:tc>
          <w:tcPr>
            <w:tcW w:w="3960" w:type="dxa"/>
          </w:tcPr>
          <w:p w14:paraId="74496E3E" w14:textId="77777777" w:rsidR="00F77A5B" w:rsidRDefault="00F77A5B" w:rsidP="00F77A5B">
            <w:pPr>
              <w:pStyle w:val="EngHang"/>
            </w:pPr>
            <w:r>
              <w:t>The heavenly and the earthly,</w:t>
            </w:r>
          </w:p>
          <w:p w14:paraId="401730D7" w14:textId="77777777" w:rsidR="00F77A5B" w:rsidRDefault="00F77A5B" w:rsidP="00F77A5B">
            <w:pPr>
              <w:pStyle w:val="EngHang"/>
            </w:pPr>
            <w:r>
              <w:t xml:space="preserve">Were subdued </w:t>
            </w:r>
            <w:commentRangeStart w:id="1857"/>
            <w:r>
              <w:t>to Him</w:t>
            </w:r>
            <w:commentRangeEnd w:id="1857"/>
            <w:r>
              <w:rPr>
                <w:rStyle w:val="CommentReference"/>
              </w:rPr>
              <w:commentReference w:id="1857"/>
            </w:r>
            <w:r>
              <w:t>—</w:t>
            </w:r>
          </w:p>
          <w:p w14:paraId="54B98CBC" w14:textId="77777777" w:rsidR="00F77A5B" w:rsidRDefault="00F77A5B" w:rsidP="00F77A5B">
            <w:pPr>
              <w:pStyle w:val="EngHang"/>
            </w:pPr>
            <w:r>
              <w:t>The Principalities, the Authorities,</w:t>
            </w:r>
          </w:p>
          <w:p w14:paraId="6D58DFF6" w14:textId="77777777" w:rsidR="00F77A5B" w:rsidRDefault="00F77A5B" w:rsidP="00F77A5B">
            <w:pPr>
              <w:pStyle w:val="EngHangEnd"/>
            </w:pPr>
            <w:r>
              <w:t>And those that are under the earth.</w:t>
            </w:r>
          </w:p>
        </w:tc>
        <w:tc>
          <w:tcPr>
            <w:tcW w:w="288" w:type="dxa"/>
          </w:tcPr>
          <w:p w14:paraId="0594CE24" w14:textId="77777777" w:rsidR="00F77A5B" w:rsidRDefault="00F77A5B" w:rsidP="00EC2AEB"/>
        </w:tc>
        <w:tc>
          <w:tcPr>
            <w:tcW w:w="288" w:type="dxa"/>
          </w:tcPr>
          <w:p w14:paraId="38B4F29A" w14:textId="77777777" w:rsidR="00F77A5B" w:rsidRDefault="00F77A5B" w:rsidP="00EC2AEB">
            <w:pPr>
              <w:pStyle w:val="CopticCross"/>
            </w:pPr>
            <w:r w:rsidRPr="00FB5ACB">
              <w:t>¿</w:t>
            </w:r>
          </w:p>
        </w:tc>
        <w:tc>
          <w:tcPr>
            <w:tcW w:w="3960" w:type="dxa"/>
          </w:tcPr>
          <w:p w14:paraId="10CBC847" w14:textId="77777777" w:rsidR="00F77A5B" w:rsidRDefault="00F77A5B" w:rsidP="00F77A5B">
            <w:pPr>
              <w:pStyle w:val="CopticVersemulti-line"/>
            </w:pPr>
            <w:r>
              <w:t>Ⲁⲩϭⲛⲉϫⲱⲟⲩ ⲙ̀ⲡⲉϥⲁ̀ⲙⲁϩⲓ:</w:t>
            </w:r>
          </w:p>
          <w:p w14:paraId="74CF0675" w14:textId="77777777" w:rsidR="00F77A5B" w:rsidRDefault="00F77A5B" w:rsidP="00F77A5B">
            <w:pPr>
              <w:pStyle w:val="CopticVersemulti-line"/>
            </w:pPr>
            <w:r>
              <w:t>ⲛ̀ϫⲉ ⲛⲁ ⲧ̀ⲫⲉ ⲛⲉⲙ ⲛⲁ ⲡ̀ⲕⲁϩⲓ:</w:t>
            </w:r>
          </w:p>
          <w:p w14:paraId="4537BF53" w14:textId="77777777" w:rsidR="00F77A5B" w:rsidRDefault="00F77A5B" w:rsidP="00F77A5B">
            <w:pPr>
              <w:pStyle w:val="CopticVersemulti-line"/>
            </w:pPr>
            <w:r>
              <w:t>ⲛⲓⲁⲣⲭⲏ ⲛⲉⲙ ⲛⲓⲉ̀ⲝⲟⲩⲥⲓⲁ̀:</w:t>
            </w:r>
          </w:p>
          <w:p w14:paraId="06B3A0B5" w14:textId="77777777" w:rsidR="00F77A5B" w:rsidRDefault="00F77A5B" w:rsidP="00F77A5B">
            <w:pPr>
              <w:pStyle w:val="CopticHangingVerse"/>
            </w:pPr>
            <w:r>
              <w:t>ⲛⲉⲙ ⲛⲏⲉⲧⲥⲁⲡⲉⲥⲏⲧ ⲙ̀ⲡ̀ⲕⲁϩⲓ.</w:t>
            </w:r>
          </w:p>
        </w:tc>
      </w:tr>
      <w:tr w:rsidR="00F77A5B" w14:paraId="6370A65C" w14:textId="77777777" w:rsidTr="00EC2AEB">
        <w:trPr>
          <w:cantSplit/>
          <w:jc w:val="center"/>
        </w:trPr>
        <w:tc>
          <w:tcPr>
            <w:tcW w:w="288" w:type="dxa"/>
          </w:tcPr>
          <w:p w14:paraId="2205103D" w14:textId="77777777" w:rsidR="00F77A5B" w:rsidRPr="00FB5ACB" w:rsidRDefault="00F77A5B" w:rsidP="00EC2AEB">
            <w:pPr>
              <w:pStyle w:val="CopticCross"/>
            </w:pPr>
          </w:p>
        </w:tc>
        <w:tc>
          <w:tcPr>
            <w:tcW w:w="3960" w:type="dxa"/>
          </w:tcPr>
          <w:p w14:paraId="374CAB4F" w14:textId="77777777" w:rsidR="00F77A5B" w:rsidRDefault="00F77A5B" w:rsidP="00F77A5B">
            <w:pPr>
              <w:pStyle w:val="EngHang"/>
            </w:pPr>
            <w:r>
              <w:t>All the powers of heaven</w:t>
            </w:r>
          </w:p>
          <w:p w14:paraId="1354C38E" w14:textId="77777777" w:rsidR="00F77A5B" w:rsidRDefault="00F77A5B" w:rsidP="00F77A5B">
            <w:pPr>
              <w:pStyle w:val="EngHang"/>
            </w:pPr>
            <w:r>
              <w:t>Fell down and worshipped Him;</w:t>
            </w:r>
          </w:p>
          <w:p w14:paraId="35DEC77F" w14:textId="77777777" w:rsidR="00F77A5B" w:rsidRDefault="00F77A5B" w:rsidP="00F77A5B">
            <w:pPr>
              <w:pStyle w:val="EngHang"/>
            </w:pPr>
            <w:r>
              <w:t>The heavenly and the earthly</w:t>
            </w:r>
          </w:p>
          <w:p w14:paraId="3E9833B8" w14:textId="77777777" w:rsidR="00F77A5B" w:rsidRDefault="00F77A5B" w:rsidP="00F77A5B">
            <w:pPr>
              <w:pStyle w:val="EngHangEnd"/>
            </w:pPr>
            <w:r>
              <w:t>Praised Him and blessed Him.</w:t>
            </w:r>
          </w:p>
        </w:tc>
        <w:tc>
          <w:tcPr>
            <w:tcW w:w="288" w:type="dxa"/>
          </w:tcPr>
          <w:p w14:paraId="7004F8DA" w14:textId="77777777" w:rsidR="00F77A5B" w:rsidRDefault="00F77A5B" w:rsidP="00EC2AEB"/>
        </w:tc>
        <w:tc>
          <w:tcPr>
            <w:tcW w:w="288" w:type="dxa"/>
          </w:tcPr>
          <w:p w14:paraId="09CBA954" w14:textId="77777777" w:rsidR="00F77A5B" w:rsidRPr="00FB5ACB" w:rsidRDefault="00F77A5B" w:rsidP="00EC2AEB">
            <w:pPr>
              <w:pStyle w:val="CopticCross"/>
            </w:pPr>
          </w:p>
        </w:tc>
        <w:tc>
          <w:tcPr>
            <w:tcW w:w="3960" w:type="dxa"/>
          </w:tcPr>
          <w:p w14:paraId="652B9ECE" w14:textId="77777777" w:rsidR="00F77A5B" w:rsidRDefault="00F77A5B" w:rsidP="00F77A5B">
            <w:pPr>
              <w:pStyle w:val="CopticVersemulti-line"/>
            </w:pPr>
            <w:r>
              <w:t>Ⲛⲓϫⲟⲙ ⲧⲏⲣⲟⲩ ⲛ̀ⲧⲉ ⲛⲓⲫⲏⲟⲩⲓ̀:</w:t>
            </w:r>
          </w:p>
          <w:p w14:paraId="557833E1" w14:textId="77777777" w:rsidR="00F77A5B" w:rsidRDefault="00F77A5B" w:rsidP="00F77A5B">
            <w:pPr>
              <w:pStyle w:val="CopticVersemulti-line"/>
            </w:pPr>
            <w:r>
              <w:t>ⲁⲩϩⲓⲧⲟⲩ ⲉ̀ϧ̀ⲣⲏⲓ ⲁⲩⲟⲩⲱϣⲧ ⲙ̀ⲙⲟϥ:</w:t>
            </w:r>
          </w:p>
          <w:p w14:paraId="7F6B1FEB" w14:textId="77777777" w:rsidR="00F77A5B" w:rsidRDefault="00F77A5B" w:rsidP="00F77A5B">
            <w:pPr>
              <w:pStyle w:val="CopticVersemulti-line"/>
            </w:pPr>
            <w:r>
              <w:t>ⲛⲁ ⲛⲓⲫⲏⲟⲩⲓ ⲛⲉⲙ ⲛⲁⲡ̀ⲕⲁϩⲓ:</w:t>
            </w:r>
          </w:p>
          <w:p w14:paraId="4BB46AC3" w14:textId="77777777" w:rsidR="00F77A5B" w:rsidRDefault="00F77A5B" w:rsidP="00F77A5B">
            <w:pPr>
              <w:pStyle w:val="CopticHangingVerse"/>
            </w:pPr>
            <w:r>
              <w:t>ϧⲉⲛ ϩⲁⲛⲥ̀ⲙⲟⲩ ⲁⲩϩⲱⲥ ⲉ̀ⲣⲟϥ.</w:t>
            </w:r>
          </w:p>
        </w:tc>
      </w:tr>
      <w:tr w:rsidR="00F77A5B" w14:paraId="425D773B" w14:textId="77777777" w:rsidTr="00EC2AEB">
        <w:trPr>
          <w:cantSplit/>
          <w:jc w:val="center"/>
        </w:trPr>
        <w:tc>
          <w:tcPr>
            <w:tcW w:w="288" w:type="dxa"/>
          </w:tcPr>
          <w:p w14:paraId="73AB0A5C" w14:textId="77777777" w:rsidR="00F77A5B" w:rsidRPr="00FB5ACB" w:rsidRDefault="00F77A5B" w:rsidP="00EC2AEB">
            <w:pPr>
              <w:pStyle w:val="CopticCross"/>
            </w:pPr>
            <w:r w:rsidRPr="00FB5ACB">
              <w:t>¿</w:t>
            </w:r>
          </w:p>
        </w:tc>
        <w:tc>
          <w:tcPr>
            <w:tcW w:w="3960" w:type="dxa"/>
          </w:tcPr>
          <w:p w14:paraId="03B95DB1" w14:textId="77777777" w:rsidR="00F77A5B" w:rsidRDefault="00F77A5B" w:rsidP="00F77A5B">
            <w:pPr>
              <w:pStyle w:val="EngHang"/>
            </w:pPr>
            <w:r>
              <w:t>He ascended to the Heaven of heavens,</w:t>
            </w:r>
          </w:p>
          <w:p w14:paraId="794C02EC" w14:textId="77777777" w:rsidR="00F77A5B" w:rsidRDefault="00F77A5B" w:rsidP="00F77A5B">
            <w:pPr>
              <w:pStyle w:val="EngHang"/>
            </w:pPr>
            <w:r>
              <w:t>Towards the East,</w:t>
            </w:r>
          </w:p>
          <w:p w14:paraId="74191DB4" w14:textId="77777777" w:rsidR="00F77A5B" w:rsidRDefault="00F77A5B" w:rsidP="00F77A5B">
            <w:pPr>
              <w:pStyle w:val="EngHang"/>
            </w:pPr>
            <w:r>
              <w:t xml:space="preserve">That He </w:t>
            </w:r>
            <w:commentRangeStart w:id="1858"/>
            <w:r>
              <w:t>might</w:t>
            </w:r>
            <w:commentRangeEnd w:id="1858"/>
            <w:r>
              <w:rPr>
                <w:rStyle w:val="CommentReference"/>
              </w:rPr>
              <w:commentReference w:id="1858"/>
            </w:r>
            <w:r>
              <w:t xml:space="preserve"> send to us</w:t>
            </w:r>
          </w:p>
          <w:p w14:paraId="029579E8" w14:textId="77777777" w:rsidR="00F77A5B" w:rsidRDefault="00F77A5B" w:rsidP="00F77A5B">
            <w:pPr>
              <w:pStyle w:val="EngHangEnd"/>
            </w:pPr>
            <w:r>
              <w:t>The Spirit of Truth, the Paraclete.</w:t>
            </w:r>
          </w:p>
        </w:tc>
        <w:tc>
          <w:tcPr>
            <w:tcW w:w="288" w:type="dxa"/>
          </w:tcPr>
          <w:p w14:paraId="3B7261F8" w14:textId="77777777" w:rsidR="00F77A5B" w:rsidRDefault="00F77A5B" w:rsidP="00EC2AEB"/>
        </w:tc>
        <w:tc>
          <w:tcPr>
            <w:tcW w:w="288" w:type="dxa"/>
          </w:tcPr>
          <w:p w14:paraId="2E2532C6" w14:textId="77777777" w:rsidR="00F77A5B" w:rsidRPr="00FB5ACB" w:rsidRDefault="00F77A5B" w:rsidP="00EC2AEB">
            <w:pPr>
              <w:pStyle w:val="CopticCross"/>
            </w:pPr>
            <w:r w:rsidRPr="00FB5ACB">
              <w:t>¿</w:t>
            </w:r>
          </w:p>
        </w:tc>
        <w:tc>
          <w:tcPr>
            <w:tcW w:w="3960" w:type="dxa"/>
          </w:tcPr>
          <w:p w14:paraId="6419B1F1" w14:textId="77777777" w:rsidR="00F77A5B" w:rsidRDefault="00F77A5B" w:rsidP="00F77A5B">
            <w:pPr>
              <w:pStyle w:val="CopticVersemulti-line"/>
            </w:pPr>
            <w:r>
              <w:t>Ⲁϥϣⲉⲛⲁϥ ⲉ̀ⲡ̀ϣⲱⲓ ⲉ̀ⲧ̀ⲫⲉ:</w:t>
            </w:r>
          </w:p>
          <w:p w14:paraId="48CC467D" w14:textId="77777777" w:rsidR="00F77A5B" w:rsidRDefault="00F77A5B" w:rsidP="00F77A5B">
            <w:pPr>
              <w:pStyle w:val="CopticVersemulti-line"/>
            </w:pPr>
            <w:r>
              <w:t>ⲛ̀ⲧⲉ ⲧ̀ⲫⲉ ⲥⲁⲛⲓⲙⲁⲛ̀ϣⲁⲓ:</w:t>
            </w:r>
          </w:p>
          <w:p w14:paraId="5FB8FE61" w14:textId="77777777" w:rsidR="00F77A5B" w:rsidRDefault="00F77A5B" w:rsidP="00F77A5B">
            <w:pPr>
              <w:pStyle w:val="CopticVersemulti-line"/>
            </w:pPr>
            <w:r>
              <w:t>ϩⲓⲛⲁ ⲛ̀ⲧⲉϥⲟⲩⲱⲣⲡ ⲛⲁⲛ ⲙ̀ⲡⲓⲡⲁⲣⲁⲕⲗⲏⲧⲟⲛ:</w:t>
            </w:r>
          </w:p>
          <w:p w14:paraId="5703A854" w14:textId="77777777" w:rsidR="00F77A5B" w:rsidRDefault="00F77A5B" w:rsidP="00F77A5B">
            <w:pPr>
              <w:pStyle w:val="CopticHangingVerse"/>
            </w:pPr>
            <w:r>
              <w:t>Ⲡⲓⲡ̄ⲛ̄ⲁ̄ ⲛ̀ⲧⲉ Ⲧⲙⲉⲑⲙⲏⲓ.</w:t>
            </w:r>
          </w:p>
        </w:tc>
      </w:tr>
      <w:tr w:rsidR="00F77A5B" w14:paraId="23D28716" w14:textId="77777777" w:rsidTr="00EC2AEB">
        <w:trPr>
          <w:cantSplit/>
          <w:jc w:val="center"/>
        </w:trPr>
        <w:tc>
          <w:tcPr>
            <w:tcW w:w="288" w:type="dxa"/>
          </w:tcPr>
          <w:p w14:paraId="16B3EEAC" w14:textId="77777777" w:rsidR="00F77A5B" w:rsidRPr="00FB5ACB" w:rsidRDefault="00F77A5B" w:rsidP="00EC2AEB">
            <w:pPr>
              <w:pStyle w:val="CopticCross"/>
            </w:pPr>
          </w:p>
        </w:tc>
        <w:tc>
          <w:tcPr>
            <w:tcW w:w="3960" w:type="dxa"/>
          </w:tcPr>
          <w:p w14:paraId="0FD806F7" w14:textId="77777777" w:rsidR="00F77A5B" w:rsidRDefault="00F77A5B" w:rsidP="00F77A5B">
            <w:pPr>
              <w:pStyle w:val="EngHang"/>
            </w:pPr>
            <w:r>
              <w:t>Therefore we glorify</w:t>
            </w:r>
          </w:p>
          <w:p w14:paraId="6D8FFA55" w14:textId="77777777" w:rsidR="00F77A5B" w:rsidRDefault="00F77A5B" w:rsidP="00F77A5B">
            <w:pPr>
              <w:pStyle w:val="EngHang"/>
            </w:pPr>
            <w:r>
              <w:t>His Holy Ascension,</w:t>
            </w:r>
          </w:p>
          <w:p w14:paraId="47838F75" w14:textId="77777777" w:rsidR="00F77A5B" w:rsidRDefault="00F77A5B" w:rsidP="00F77A5B">
            <w:pPr>
              <w:pStyle w:val="EngHang"/>
            </w:pPr>
            <w:r>
              <w:t>That He may have compassion on us,</w:t>
            </w:r>
          </w:p>
          <w:p w14:paraId="1D2349A8" w14:textId="77777777" w:rsidR="00F77A5B" w:rsidRDefault="00F77A5B" w:rsidP="00F77A5B">
            <w:pPr>
              <w:pStyle w:val="EngHangEnd"/>
            </w:pPr>
            <w:r>
              <w:t>And forgive us our sins.</w:t>
            </w:r>
          </w:p>
        </w:tc>
        <w:tc>
          <w:tcPr>
            <w:tcW w:w="288" w:type="dxa"/>
          </w:tcPr>
          <w:p w14:paraId="6DCD76D0" w14:textId="77777777" w:rsidR="00F77A5B" w:rsidRDefault="00F77A5B" w:rsidP="00EC2AEB"/>
        </w:tc>
        <w:tc>
          <w:tcPr>
            <w:tcW w:w="288" w:type="dxa"/>
          </w:tcPr>
          <w:p w14:paraId="7E540005" w14:textId="77777777" w:rsidR="00F77A5B" w:rsidRPr="00FB5ACB" w:rsidRDefault="00F77A5B" w:rsidP="00EC2AEB">
            <w:pPr>
              <w:pStyle w:val="CopticCross"/>
            </w:pPr>
          </w:p>
        </w:tc>
        <w:tc>
          <w:tcPr>
            <w:tcW w:w="3960" w:type="dxa"/>
          </w:tcPr>
          <w:p w14:paraId="7791C6C2" w14:textId="77777777" w:rsidR="00F77A5B" w:rsidRDefault="00F77A5B" w:rsidP="00F77A5B">
            <w:pPr>
              <w:pStyle w:val="CopticVersemulti-line"/>
            </w:pPr>
            <w:r>
              <w:t>Ⲉⲑⲃⲉ ⲫⲁⲓ ⲙⲁⲣⲉⲛϯⲱ̀ⲟⲩ:</w:t>
            </w:r>
          </w:p>
          <w:p w14:paraId="2E8305ED" w14:textId="77777777" w:rsidR="00F77A5B" w:rsidRDefault="00F77A5B" w:rsidP="00F77A5B">
            <w:pPr>
              <w:pStyle w:val="CopticVersemulti-line"/>
            </w:pPr>
            <w:r>
              <w:t>ⲛ̀ⲧⲉϥⲁ̀ⲛⲁⲗⲩⲙⲯⲓⲥ ⲉ̄ⲑ̄ⲩ̄:</w:t>
            </w:r>
          </w:p>
          <w:p w14:paraId="73871BE7" w14:textId="77777777" w:rsidR="00F77A5B" w:rsidRDefault="00F77A5B" w:rsidP="00F77A5B">
            <w:pPr>
              <w:pStyle w:val="CopticVersemulti-line"/>
            </w:pPr>
            <w:r>
              <w:t>ⲙⲁⲣⲉϥϣⲁⲛⲁϩ̀ⲑⲏϥ ϧⲁⲣⲟⲛ:</w:t>
            </w:r>
          </w:p>
          <w:p w14:paraId="21465FB6" w14:textId="77777777" w:rsidR="00F77A5B" w:rsidRDefault="00F77A5B" w:rsidP="00F77A5B">
            <w:pPr>
              <w:pStyle w:val="CopticHangingVerse"/>
            </w:pPr>
            <w:r>
              <w:t>ⲛ̀ⲧⲉϥⲭⲁ ⲛⲉⲛⲛⲟⲃⲓ ⲛⲁⲛ ⲉ̀ⲃⲟⲗ..</w:t>
            </w:r>
          </w:p>
        </w:tc>
      </w:tr>
      <w:tr w:rsidR="00F77A5B" w14:paraId="0E0D03E5" w14:textId="77777777" w:rsidTr="00EC2AEB">
        <w:trPr>
          <w:cantSplit/>
          <w:jc w:val="center"/>
        </w:trPr>
        <w:tc>
          <w:tcPr>
            <w:tcW w:w="288" w:type="dxa"/>
          </w:tcPr>
          <w:p w14:paraId="5E9512C9" w14:textId="77777777" w:rsidR="00F77A5B" w:rsidRPr="00FB5ACB" w:rsidRDefault="00F77A5B" w:rsidP="00EC2AEB">
            <w:pPr>
              <w:pStyle w:val="CopticCross"/>
            </w:pPr>
            <w:r w:rsidRPr="00FB5ACB">
              <w:t>¿</w:t>
            </w:r>
          </w:p>
        </w:tc>
        <w:tc>
          <w:tcPr>
            <w:tcW w:w="3960" w:type="dxa"/>
          </w:tcPr>
          <w:p w14:paraId="17FE80EA" w14:textId="77777777" w:rsidR="00F77A5B" w:rsidRDefault="00F77A5B" w:rsidP="00F77A5B">
            <w:pPr>
              <w:pStyle w:val="EngHang"/>
            </w:pPr>
            <w:r>
              <w:t>Alleluia, Alleluia,</w:t>
            </w:r>
          </w:p>
          <w:p w14:paraId="19A446F5" w14:textId="77777777" w:rsidR="00F77A5B" w:rsidRDefault="00F77A5B" w:rsidP="00F77A5B">
            <w:pPr>
              <w:pStyle w:val="EngHang"/>
            </w:pPr>
            <w:r>
              <w:t>Alleluia, Alleluia:</w:t>
            </w:r>
          </w:p>
          <w:p w14:paraId="4E42F673" w14:textId="77777777" w:rsidR="00F77A5B" w:rsidRDefault="00F77A5B" w:rsidP="00F77A5B">
            <w:pPr>
              <w:pStyle w:val="EngHang"/>
            </w:pPr>
            <w:commentRangeStart w:id="1859"/>
            <w:r>
              <w:t xml:space="preserve">Jesus </w:t>
            </w:r>
            <w:commentRangeEnd w:id="1859"/>
            <w:r>
              <w:rPr>
                <w:rStyle w:val="CommentReference"/>
                <w:rFonts w:ascii="Times New Roman" w:hAnsi="Times New Roman"/>
              </w:rPr>
              <w:commentReference w:id="1859"/>
            </w:r>
            <w:r>
              <w:t>Christ is risen from the dead,</w:t>
            </w:r>
          </w:p>
          <w:p w14:paraId="79F5849F" w14:textId="77777777" w:rsidR="00F77A5B" w:rsidRDefault="00F77A5B" w:rsidP="00F77A5B">
            <w:pPr>
              <w:pStyle w:val="EngHangEnd"/>
            </w:pPr>
            <w:r>
              <w:t xml:space="preserve">And ascended to the heavens. </w:t>
            </w:r>
          </w:p>
        </w:tc>
        <w:tc>
          <w:tcPr>
            <w:tcW w:w="288" w:type="dxa"/>
          </w:tcPr>
          <w:p w14:paraId="5AEDC8B6" w14:textId="77777777" w:rsidR="00F77A5B" w:rsidRDefault="00F77A5B" w:rsidP="00EC2AEB"/>
        </w:tc>
        <w:tc>
          <w:tcPr>
            <w:tcW w:w="288" w:type="dxa"/>
          </w:tcPr>
          <w:p w14:paraId="6F39DF2E" w14:textId="77777777" w:rsidR="00F77A5B" w:rsidRPr="00FB5ACB" w:rsidRDefault="00F77A5B" w:rsidP="00EC2AEB">
            <w:pPr>
              <w:pStyle w:val="CopticCross"/>
            </w:pPr>
            <w:r w:rsidRPr="00FB5ACB">
              <w:t>¿</w:t>
            </w:r>
          </w:p>
        </w:tc>
        <w:tc>
          <w:tcPr>
            <w:tcW w:w="3960" w:type="dxa"/>
          </w:tcPr>
          <w:p w14:paraId="1A33EB96" w14:textId="77777777" w:rsidR="00F77A5B" w:rsidRDefault="00F77A5B" w:rsidP="00F77A5B">
            <w:pPr>
              <w:pStyle w:val="CopticVersemulti-line"/>
            </w:pPr>
            <w:r>
              <w:t>Ⲁⲗⲗⲏⲗⲟⲩⲓⲁ: ⲁⲗⲗⲏⲗⲟⲩⲓⲁ:</w:t>
            </w:r>
          </w:p>
          <w:p w14:paraId="54E1A757" w14:textId="77777777" w:rsidR="00F77A5B" w:rsidRDefault="00F77A5B" w:rsidP="00F77A5B">
            <w:pPr>
              <w:pStyle w:val="CopticVersemulti-line"/>
            </w:pPr>
            <w:r>
              <w:t>ⲁⲗⲗⲏⲗⲟⲩⲓⲁ: ⲁⲗⲗⲏⲗⲟⲩⲓⲁ:</w:t>
            </w:r>
          </w:p>
          <w:p w14:paraId="6FDDAA3E" w14:textId="77777777" w:rsidR="00F77A5B" w:rsidRDefault="00F77A5B" w:rsidP="00F77A5B">
            <w:pPr>
              <w:pStyle w:val="CopticVersemulti-line"/>
            </w:pPr>
            <w:r>
              <w:t>Ⲓⲏ̄ⲥ̄ Ⲡⲭ̄ⲥ̄ ⲡ̀ⲟⲩⲣⲟ ⲛ̀ⲧⲉ ⲡ̀ⲱⲟⲩ:</w:t>
            </w:r>
          </w:p>
          <w:p w14:paraId="25D8ED1C" w14:textId="77777777" w:rsidR="00F77A5B" w:rsidRDefault="00F77A5B" w:rsidP="00F77A5B">
            <w:pPr>
              <w:pStyle w:val="CopticHangingVerse"/>
            </w:pPr>
            <w:r>
              <w:t>ⲁϥⲧⲟⲛϥ ⲉ̀ⲃⲟⲗ ϧⲉⲛ ⲛⲏⲉⲑⲙⲱⲟⲩⲧ.</w:t>
            </w:r>
          </w:p>
        </w:tc>
      </w:tr>
      <w:tr w:rsidR="00F77A5B" w14:paraId="3A4C99EB" w14:textId="77777777" w:rsidTr="00EC2AEB">
        <w:trPr>
          <w:cantSplit/>
          <w:jc w:val="center"/>
        </w:trPr>
        <w:tc>
          <w:tcPr>
            <w:tcW w:w="288" w:type="dxa"/>
          </w:tcPr>
          <w:p w14:paraId="245B2EED" w14:textId="77777777" w:rsidR="00F77A5B" w:rsidRPr="00FB5ACB" w:rsidRDefault="00F77A5B" w:rsidP="00EC2AEB">
            <w:pPr>
              <w:pStyle w:val="CopticCross"/>
            </w:pPr>
          </w:p>
        </w:tc>
        <w:tc>
          <w:tcPr>
            <w:tcW w:w="3960" w:type="dxa"/>
          </w:tcPr>
          <w:p w14:paraId="5923FF8E" w14:textId="77777777" w:rsidR="00F77A5B" w:rsidRDefault="00F77A5B" w:rsidP="00F77A5B">
            <w:pPr>
              <w:pStyle w:val="EngHang"/>
            </w:pPr>
            <w:r>
              <w:t>This is He to Whom the glory is due,</w:t>
            </w:r>
          </w:p>
          <w:p w14:paraId="550FD309" w14:textId="77777777" w:rsidR="00F77A5B" w:rsidRDefault="00F77A5B" w:rsidP="00F77A5B">
            <w:pPr>
              <w:pStyle w:val="EngHang"/>
            </w:pPr>
            <w:r>
              <w:t>With His Good Father,</w:t>
            </w:r>
          </w:p>
          <w:p w14:paraId="5B1FE20D" w14:textId="77777777" w:rsidR="00F77A5B" w:rsidRDefault="00F77A5B" w:rsidP="00F77A5B">
            <w:pPr>
              <w:pStyle w:val="EngHang"/>
            </w:pPr>
            <w:r>
              <w:t>And the Holy Spirit,</w:t>
            </w:r>
          </w:p>
          <w:p w14:paraId="712FE822" w14:textId="77777777" w:rsidR="00F77A5B" w:rsidRDefault="00F77A5B" w:rsidP="00F77A5B">
            <w:pPr>
              <w:pStyle w:val="EngHangEnd"/>
            </w:pPr>
            <w:r>
              <w:t xml:space="preserve">Now and forever. </w:t>
            </w:r>
          </w:p>
        </w:tc>
        <w:tc>
          <w:tcPr>
            <w:tcW w:w="288" w:type="dxa"/>
          </w:tcPr>
          <w:p w14:paraId="55E95144" w14:textId="77777777" w:rsidR="00F77A5B" w:rsidRDefault="00F77A5B" w:rsidP="00EC2AEB"/>
        </w:tc>
        <w:tc>
          <w:tcPr>
            <w:tcW w:w="288" w:type="dxa"/>
          </w:tcPr>
          <w:p w14:paraId="72DF93B6" w14:textId="77777777" w:rsidR="00F77A5B" w:rsidRPr="00FB5ACB" w:rsidRDefault="00F77A5B" w:rsidP="00EC2AEB">
            <w:pPr>
              <w:pStyle w:val="CopticCross"/>
            </w:pPr>
          </w:p>
        </w:tc>
        <w:tc>
          <w:tcPr>
            <w:tcW w:w="3960" w:type="dxa"/>
          </w:tcPr>
          <w:p w14:paraId="0632B08C" w14:textId="77777777" w:rsidR="00F77A5B" w:rsidRDefault="00F77A5B" w:rsidP="00F77A5B">
            <w:pPr>
              <w:pStyle w:val="CopticVersemulti-line"/>
            </w:pPr>
            <w:r>
              <w:t>Ⲫⲁⲓ ⲉ̀ⲣⲉ ⲡⲓⲱ̀ⲟⲩ ⲉⲣⲡ̀ⲣⲉⲡ̀ⲓ ⲛⲁϥ:</w:t>
            </w:r>
          </w:p>
          <w:p w14:paraId="61AB8F0C" w14:textId="77777777" w:rsidR="00F77A5B" w:rsidRDefault="00F77A5B" w:rsidP="00F77A5B">
            <w:pPr>
              <w:pStyle w:val="CopticVersemulti-line"/>
            </w:pPr>
            <w:r>
              <w:t>ⲛⲉⲙ Ⲡⲉϥⲓⲱⲧ ⲛ̀ⲁ̀ⲅⲁⲑⲟⲥ:</w:t>
            </w:r>
          </w:p>
          <w:p w14:paraId="0D9BB54D" w14:textId="77777777" w:rsidR="00F77A5B" w:rsidRDefault="00F77A5B" w:rsidP="00F77A5B">
            <w:pPr>
              <w:pStyle w:val="CopticVersemulti-line"/>
            </w:pPr>
            <w:r>
              <w:t>ⲛⲉⲙ Ⲡⲓⲡ̄ⲛ̄ⲁ̄ ⲉ̄ⲑ̄ⲩ̄:</w:t>
            </w:r>
          </w:p>
          <w:p w14:paraId="2986FAB4" w14:textId="77777777" w:rsidR="00F77A5B" w:rsidRDefault="00F77A5B" w:rsidP="00F77A5B">
            <w:pPr>
              <w:pStyle w:val="CopticHangingVerse"/>
            </w:pPr>
            <w:r>
              <w:t>ⲓⲥϫⲉⲛ ϯⲛⲟⲩ ⲛⲉⲙ ϣⲁ ⲉ̀ⲛⲉϩ.</w:t>
            </w:r>
          </w:p>
        </w:tc>
      </w:tr>
    </w:tbl>
    <w:p w14:paraId="27B98DA3" w14:textId="77777777" w:rsidR="00E66583" w:rsidRDefault="00E66583" w:rsidP="00E66583">
      <w:pPr>
        <w:pStyle w:val="Heading4"/>
      </w:pPr>
      <w:bookmarkStart w:id="1860" w:name="_Ref434476482"/>
      <w:r>
        <w:t>The Psali Adam</w:t>
      </w:r>
      <w:r w:rsidR="006C1B94">
        <w:t xml:space="preserve"> for the Ascension</w:t>
      </w:r>
      <w:bookmarkEnd w:id="1860"/>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6039B1" w14:paraId="661946CD" w14:textId="77777777" w:rsidTr="006039B1">
        <w:trPr>
          <w:cantSplit/>
          <w:jc w:val="center"/>
        </w:trPr>
        <w:tc>
          <w:tcPr>
            <w:tcW w:w="288" w:type="dxa"/>
          </w:tcPr>
          <w:p w14:paraId="147B61B6" w14:textId="77777777" w:rsidR="006039B1" w:rsidRDefault="006039B1" w:rsidP="006039B1">
            <w:pPr>
              <w:pStyle w:val="CopticCross"/>
            </w:pPr>
          </w:p>
        </w:tc>
        <w:tc>
          <w:tcPr>
            <w:tcW w:w="3960" w:type="dxa"/>
          </w:tcPr>
          <w:p w14:paraId="5C603F22" w14:textId="77777777" w:rsidR="006039B1" w:rsidRDefault="006039B1" w:rsidP="006039B1">
            <w:pPr>
              <w:pStyle w:val="EngHang"/>
            </w:pPr>
            <w:r>
              <w:t>Sing doxologies,</w:t>
            </w:r>
          </w:p>
          <w:p w14:paraId="7362E825" w14:textId="77777777" w:rsidR="006039B1" w:rsidRDefault="006039B1" w:rsidP="006039B1">
            <w:pPr>
              <w:pStyle w:val="EngHang"/>
            </w:pPr>
            <w:r>
              <w:t>Sing with joy,</w:t>
            </w:r>
          </w:p>
          <w:p w14:paraId="3470C9C1" w14:textId="77777777" w:rsidR="006039B1" w:rsidRDefault="006039B1" w:rsidP="006039B1">
            <w:pPr>
              <w:pStyle w:val="EngHang"/>
            </w:pPr>
            <w:r>
              <w:t>To Jesus Christ,</w:t>
            </w:r>
          </w:p>
          <w:p w14:paraId="65F8C3C2" w14:textId="77777777" w:rsidR="006039B1" w:rsidRDefault="006039B1" w:rsidP="006039B1">
            <w:pPr>
              <w:pStyle w:val="EngHangEnd"/>
            </w:pPr>
            <w:r>
              <w:t>Who has all authority.</w:t>
            </w:r>
          </w:p>
        </w:tc>
        <w:tc>
          <w:tcPr>
            <w:tcW w:w="288" w:type="dxa"/>
          </w:tcPr>
          <w:p w14:paraId="137AD0BB" w14:textId="77777777" w:rsidR="006039B1" w:rsidRDefault="006039B1" w:rsidP="006039B1"/>
        </w:tc>
        <w:tc>
          <w:tcPr>
            <w:tcW w:w="288" w:type="dxa"/>
          </w:tcPr>
          <w:p w14:paraId="69A654F2" w14:textId="77777777" w:rsidR="006039B1" w:rsidRDefault="006039B1" w:rsidP="006039B1">
            <w:pPr>
              <w:pStyle w:val="CopticCross"/>
            </w:pPr>
          </w:p>
        </w:tc>
        <w:tc>
          <w:tcPr>
            <w:tcW w:w="3960" w:type="dxa"/>
          </w:tcPr>
          <w:p w14:paraId="2D15BEE7" w14:textId="77777777" w:rsidR="006039B1" w:rsidRDefault="006039B1" w:rsidP="006039B1">
            <w:pPr>
              <w:pStyle w:val="CopticVersemulti-line"/>
            </w:pPr>
            <w:r>
              <w:t>Ⲁⲣⲓⲯⲁⲗⲓⲛ ⲕⲁⲗⲱⲥ:</w:t>
            </w:r>
          </w:p>
          <w:p w14:paraId="3649687A" w14:textId="77777777" w:rsidR="006039B1" w:rsidRDefault="006039B1" w:rsidP="006039B1">
            <w:pPr>
              <w:pStyle w:val="CopticVersemulti-line"/>
            </w:pPr>
            <w:r>
              <w:t>ϭⲉⲛ ϩⲁⲛⲇⲟⲝⲟⲗⲟⲅⲓⲁ̀:</w:t>
            </w:r>
          </w:p>
          <w:p w14:paraId="3939F1E1" w14:textId="77777777" w:rsidR="006039B1" w:rsidRDefault="006039B1" w:rsidP="006039B1">
            <w:pPr>
              <w:pStyle w:val="CopticVersemulti-line"/>
            </w:pPr>
            <w:r>
              <w:t>ⲛ̀Ⲓⲏ̄ⲥ̄ Ⲡⲭ̄ⲥ̄:</w:t>
            </w:r>
          </w:p>
          <w:p w14:paraId="7F010B3E" w14:textId="77777777" w:rsidR="006039B1" w:rsidRPr="00C35319" w:rsidRDefault="006039B1" w:rsidP="006039B1">
            <w:pPr>
              <w:pStyle w:val="CopticHangingVerse"/>
            </w:pPr>
            <w:r>
              <w:t>ⲫⲁ ϯⲉⲝⲟⲩⲥⲓⲁ̀.</w:t>
            </w:r>
          </w:p>
        </w:tc>
      </w:tr>
      <w:tr w:rsidR="006039B1" w14:paraId="3378A3FE" w14:textId="77777777" w:rsidTr="006039B1">
        <w:trPr>
          <w:cantSplit/>
          <w:jc w:val="center"/>
        </w:trPr>
        <w:tc>
          <w:tcPr>
            <w:tcW w:w="288" w:type="dxa"/>
          </w:tcPr>
          <w:p w14:paraId="72BE1B48" w14:textId="77777777" w:rsidR="006039B1" w:rsidRDefault="006039B1" w:rsidP="006039B1">
            <w:pPr>
              <w:pStyle w:val="CopticCross"/>
            </w:pPr>
          </w:p>
        </w:tc>
        <w:tc>
          <w:tcPr>
            <w:tcW w:w="3960" w:type="dxa"/>
          </w:tcPr>
          <w:p w14:paraId="0229A02E" w14:textId="77777777" w:rsidR="006039B1" w:rsidRDefault="006039B1" w:rsidP="006039B1">
            <w:pPr>
              <w:pStyle w:val="EngHang"/>
            </w:pPr>
            <w:r>
              <w:t>Everyone praises</w:t>
            </w:r>
          </w:p>
          <w:p w14:paraId="11F2C47A" w14:textId="77777777" w:rsidR="006039B1" w:rsidRDefault="006039B1" w:rsidP="006039B1">
            <w:pPr>
              <w:pStyle w:val="EngHang"/>
            </w:pPr>
            <w:r>
              <w:t>The Incomprehensible</w:t>
            </w:r>
          </w:p>
          <w:p w14:paraId="296845E7" w14:textId="77777777" w:rsidR="006039B1" w:rsidRDefault="006039B1" w:rsidP="006039B1">
            <w:pPr>
              <w:pStyle w:val="EngHang"/>
            </w:pPr>
            <w:r>
              <w:t>And Invisible One,</w:t>
            </w:r>
          </w:p>
          <w:p w14:paraId="204E87A3" w14:textId="77777777" w:rsidR="006039B1" w:rsidRDefault="006039B1" w:rsidP="006039B1">
            <w:pPr>
              <w:pStyle w:val="EngHangEnd"/>
            </w:pPr>
            <w:r>
              <w:t>Our Saviour Jesus.</w:t>
            </w:r>
          </w:p>
        </w:tc>
        <w:tc>
          <w:tcPr>
            <w:tcW w:w="288" w:type="dxa"/>
          </w:tcPr>
          <w:p w14:paraId="7FB62E16" w14:textId="77777777" w:rsidR="006039B1" w:rsidRDefault="006039B1" w:rsidP="006039B1"/>
        </w:tc>
        <w:tc>
          <w:tcPr>
            <w:tcW w:w="288" w:type="dxa"/>
          </w:tcPr>
          <w:p w14:paraId="0B12F2D6" w14:textId="77777777" w:rsidR="006039B1" w:rsidRDefault="006039B1" w:rsidP="006039B1">
            <w:pPr>
              <w:pStyle w:val="CopticCross"/>
            </w:pPr>
          </w:p>
        </w:tc>
        <w:tc>
          <w:tcPr>
            <w:tcW w:w="3960" w:type="dxa"/>
          </w:tcPr>
          <w:p w14:paraId="70FAC47F" w14:textId="77777777" w:rsidR="006039B1" w:rsidRDefault="006039B1" w:rsidP="006039B1">
            <w:pPr>
              <w:pStyle w:val="CopticVersemulti-line"/>
            </w:pPr>
            <w:r>
              <w:t>Ⲃⲟⲛ ⲛⲓⲃⲉⲛ ⲥⲉϩⲱⲥ:</w:t>
            </w:r>
          </w:p>
          <w:p w14:paraId="5F512449" w14:textId="77777777" w:rsidR="006039B1" w:rsidRDefault="006039B1" w:rsidP="006039B1">
            <w:pPr>
              <w:pStyle w:val="CopticVersemulti-line"/>
            </w:pPr>
            <w:r>
              <w:t>ⲉ̀ⲡⲓⲁⲧϣ̀ⲧⲁϩⲟϥ:</w:t>
            </w:r>
          </w:p>
          <w:p w14:paraId="46E9F0F1" w14:textId="77777777" w:rsidR="006039B1" w:rsidRDefault="006039B1" w:rsidP="006039B1">
            <w:pPr>
              <w:pStyle w:val="CopticVersemulti-line"/>
            </w:pPr>
            <w:r>
              <w:t>Ⲡⲉⲛⲥⲱⲧⲏⲣ Ⲓⲭ̄ⲥ̄:</w:t>
            </w:r>
          </w:p>
          <w:p w14:paraId="17CD2106" w14:textId="77777777" w:rsidR="006039B1" w:rsidRDefault="006039B1" w:rsidP="006039B1">
            <w:pPr>
              <w:pStyle w:val="CopticHangingVerse"/>
            </w:pPr>
            <w:r>
              <w:t>ⲡⲓⲁⲑⲛⲁⲩ ⲉ̀ⲣⲟϥ</w:t>
            </w:r>
          </w:p>
        </w:tc>
      </w:tr>
      <w:tr w:rsidR="006039B1" w14:paraId="7B56D6CC" w14:textId="77777777" w:rsidTr="006039B1">
        <w:trPr>
          <w:cantSplit/>
          <w:jc w:val="center"/>
        </w:trPr>
        <w:tc>
          <w:tcPr>
            <w:tcW w:w="288" w:type="dxa"/>
          </w:tcPr>
          <w:p w14:paraId="363825AF" w14:textId="77777777" w:rsidR="006039B1" w:rsidRDefault="006039B1" w:rsidP="006039B1">
            <w:pPr>
              <w:pStyle w:val="CopticCross"/>
            </w:pPr>
            <w:r w:rsidRPr="00FB5ACB">
              <w:t>¿</w:t>
            </w:r>
          </w:p>
        </w:tc>
        <w:tc>
          <w:tcPr>
            <w:tcW w:w="3960" w:type="dxa"/>
          </w:tcPr>
          <w:p w14:paraId="230A7F52" w14:textId="77777777" w:rsidR="006039B1" w:rsidRDefault="006039B1" w:rsidP="006039B1">
            <w:pPr>
              <w:pStyle w:val="EngHang"/>
            </w:pPr>
            <w:r>
              <w:t>For truly indeed,</w:t>
            </w:r>
          </w:p>
          <w:p w14:paraId="64C330F9" w14:textId="77777777" w:rsidR="006039B1" w:rsidRDefault="006039B1" w:rsidP="006039B1">
            <w:pPr>
              <w:pStyle w:val="EngHang"/>
            </w:pPr>
            <w:r>
              <w:t>In that day</w:t>
            </w:r>
          </w:p>
          <w:p w14:paraId="2F3AA589" w14:textId="77777777" w:rsidR="006039B1" w:rsidRDefault="006039B1" w:rsidP="006039B1">
            <w:pPr>
              <w:pStyle w:val="EngHang"/>
            </w:pPr>
            <w:r>
              <w:t>The King of Glory</w:t>
            </w:r>
          </w:p>
          <w:p w14:paraId="77ED53E1" w14:textId="77777777" w:rsidR="006039B1" w:rsidRDefault="006039B1" w:rsidP="006039B1">
            <w:pPr>
              <w:pStyle w:val="EngHangEnd"/>
            </w:pPr>
            <w:r>
              <w:t>Ascended to Heaven.</w:t>
            </w:r>
          </w:p>
        </w:tc>
        <w:tc>
          <w:tcPr>
            <w:tcW w:w="288" w:type="dxa"/>
          </w:tcPr>
          <w:p w14:paraId="66B7DA25" w14:textId="77777777" w:rsidR="006039B1" w:rsidRDefault="006039B1" w:rsidP="006039B1"/>
        </w:tc>
        <w:tc>
          <w:tcPr>
            <w:tcW w:w="288" w:type="dxa"/>
          </w:tcPr>
          <w:p w14:paraId="36389D93" w14:textId="77777777" w:rsidR="006039B1" w:rsidRDefault="006039B1" w:rsidP="006039B1">
            <w:pPr>
              <w:pStyle w:val="CopticCross"/>
            </w:pPr>
            <w:r w:rsidRPr="00FB5ACB">
              <w:t>¿</w:t>
            </w:r>
          </w:p>
        </w:tc>
        <w:tc>
          <w:tcPr>
            <w:tcW w:w="3960" w:type="dxa"/>
          </w:tcPr>
          <w:p w14:paraId="3501EBF7" w14:textId="77777777" w:rsidR="006039B1" w:rsidRDefault="006039B1" w:rsidP="006039B1">
            <w:pPr>
              <w:pStyle w:val="CopticVersemulti-line"/>
            </w:pPr>
            <w:r>
              <w:t>Ⲅⲉ ⲅⲁⲣ ⲇⲓⲕⲉⲟⲛ:</w:t>
            </w:r>
          </w:p>
          <w:p w14:paraId="25C63B39" w14:textId="77777777" w:rsidR="006039B1" w:rsidRDefault="006039B1" w:rsidP="006039B1">
            <w:pPr>
              <w:pStyle w:val="CopticVersemulti-line"/>
            </w:pPr>
            <w:r>
              <w:t>ⲙ̀ⲫ̀ⲣⲏϯ ⲙ̀ⲡⲁⲓⲉ̀ϩⲟⲟⲩ:</w:t>
            </w:r>
          </w:p>
          <w:p w14:paraId="40DAC10A" w14:textId="77777777" w:rsidR="006039B1" w:rsidRDefault="006039B1" w:rsidP="006039B1">
            <w:pPr>
              <w:pStyle w:val="CopticVersemulti-line"/>
            </w:pPr>
            <w:r>
              <w:t>ⲁϥϣⲉⲛⲁϥ ⲉ̀ⲟⲩⲣⲁⲛⲟⲥ:</w:t>
            </w:r>
          </w:p>
          <w:p w14:paraId="232C737A" w14:textId="77777777" w:rsidR="006039B1" w:rsidRDefault="006039B1" w:rsidP="006039B1">
            <w:pPr>
              <w:pStyle w:val="CopticHangingVerse"/>
            </w:pPr>
            <w:r>
              <w:t>ⲛ̀ϫⲉ ⲡ̀ⲟⲩⲣⲟ ⲛ̀ⲧⲉ ⲡ̀ⲱⲟⲩ.</w:t>
            </w:r>
          </w:p>
        </w:tc>
      </w:tr>
      <w:tr w:rsidR="006039B1" w14:paraId="37FE5B75" w14:textId="77777777" w:rsidTr="006039B1">
        <w:trPr>
          <w:cantSplit/>
          <w:jc w:val="center"/>
        </w:trPr>
        <w:tc>
          <w:tcPr>
            <w:tcW w:w="288" w:type="dxa"/>
          </w:tcPr>
          <w:p w14:paraId="4D7B5B40" w14:textId="77777777" w:rsidR="006039B1" w:rsidRDefault="006039B1" w:rsidP="006039B1">
            <w:pPr>
              <w:pStyle w:val="CopticCross"/>
            </w:pPr>
            <w:r w:rsidRPr="00FB5ACB">
              <w:lastRenderedPageBreak/>
              <w:t>¿</w:t>
            </w:r>
          </w:p>
        </w:tc>
        <w:tc>
          <w:tcPr>
            <w:tcW w:w="3960" w:type="dxa"/>
          </w:tcPr>
          <w:p w14:paraId="10688BEE" w14:textId="77777777" w:rsidR="006039B1" w:rsidRDefault="006039B1" w:rsidP="006039B1">
            <w:pPr>
              <w:pStyle w:val="EngHang"/>
            </w:pPr>
            <w:r>
              <w:t>David has said,</w:t>
            </w:r>
          </w:p>
          <w:p w14:paraId="15CCEF99" w14:textId="77777777" w:rsidR="006039B1" w:rsidRDefault="006039B1" w:rsidP="006039B1">
            <w:pPr>
              <w:pStyle w:val="EngHang"/>
            </w:pPr>
            <w:r>
              <w:t>With the trumpet,</w:t>
            </w:r>
          </w:p>
          <w:p w14:paraId="721074A8" w14:textId="77777777" w:rsidR="006039B1" w:rsidRDefault="006039B1" w:rsidP="006039B1">
            <w:pPr>
              <w:pStyle w:val="EngHang"/>
            </w:pPr>
            <w:r>
              <w:t>“Sing all praises</w:t>
            </w:r>
          </w:p>
          <w:p w14:paraId="7C583415" w14:textId="77777777" w:rsidR="006039B1" w:rsidRDefault="006039B1" w:rsidP="006039B1">
            <w:pPr>
              <w:pStyle w:val="EngHangEnd"/>
            </w:pPr>
            <w:r>
              <w:t>To Christ.”</w:t>
            </w:r>
          </w:p>
        </w:tc>
        <w:tc>
          <w:tcPr>
            <w:tcW w:w="288" w:type="dxa"/>
          </w:tcPr>
          <w:p w14:paraId="5ED30EED" w14:textId="77777777" w:rsidR="006039B1" w:rsidRDefault="006039B1" w:rsidP="006039B1"/>
        </w:tc>
        <w:tc>
          <w:tcPr>
            <w:tcW w:w="288" w:type="dxa"/>
          </w:tcPr>
          <w:p w14:paraId="61F07954" w14:textId="77777777" w:rsidR="006039B1" w:rsidRDefault="006039B1" w:rsidP="006039B1">
            <w:pPr>
              <w:pStyle w:val="CopticCross"/>
            </w:pPr>
            <w:r w:rsidRPr="00FB5ACB">
              <w:t>¿</w:t>
            </w:r>
          </w:p>
        </w:tc>
        <w:tc>
          <w:tcPr>
            <w:tcW w:w="3960" w:type="dxa"/>
          </w:tcPr>
          <w:p w14:paraId="616B868C" w14:textId="77777777" w:rsidR="006039B1" w:rsidRDefault="006039B1" w:rsidP="006039B1">
            <w:pPr>
              <w:pStyle w:val="CopticVersemulti-line"/>
            </w:pPr>
            <w:r>
              <w:t>Ⲇⲁⲩⲓⲇ ⲅⲁⲣ ⲁϥϫⲟⲥ:</w:t>
            </w:r>
          </w:p>
          <w:p w14:paraId="75158C70" w14:textId="77777777" w:rsidR="006039B1" w:rsidRDefault="006039B1" w:rsidP="006039B1">
            <w:pPr>
              <w:pStyle w:val="CopticVersemulti-line"/>
            </w:pPr>
            <w:r>
              <w:t>ϧⲉⲛ ⲟⲩⲥ̀ⲙⲏ ⲛ̀ⲥⲁⲗⲡⲓⲅⲅⲟⲥ:</w:t>
            </w:r>
          </w:p>
          <w:p w14:paraId="56B98DE3" w14:textId="77777777" w:rsidR="006039B1" w:rsidRDefault="006039B1" w:rsidP="006039B1">
            <w:pPr>
              <w:pStyle w:val="CopticVersemulti-line"/>
            </w:pPr>
            <w:r>
              <w:t>ⲁⲣⲓⲯⲁⲗⲓⲛ ⲉ̀Ⲡⲭ̄ⲥ̄:</w:t>
            </w:r>
          </w:p>
          <w:p w14:paraId="27851834" w14:textId="77777777" w:rsidR="006039B1" w:rsidRDefault="006039B1" w:rsidP="006039B1">
            <w:pPr>
              <w:pStyle w:val="CopticHangingVerse"/>
            </w:pPr>
            <w:r>
              <w:t>ϧⲉⲛ ϩⲁⲛϩⲩⲙⲛⲟⲥ.</w:t>
            </w:r>
          </w:p>
        </w:tc>
      </w:tr>
      <w:tr w:rsidR="006039B1" w14:paraId="1CC8D236" w14:textId="77777777" w:rsidTr="006039B1">
        <w:trPr>
          <w:cantSplit/>
          <w:jc w:val="center"/>
        </w:trPr>
        <w:tc>
          <w:tcPr>
            <w:tcW w:w="288" w:type="dxa"/>
          </w:tcPr>
          <w:p w14:paraId="340765CE" w14:textId="77777777" w:rsidR="006039B1" w:rsidRDefault="006039B1" w:rsidP="006039B1">
            <w:pPr>
              <w:pStyle w:val="CopticCross"/>
            </w:pPr>
          </w:p>
        </w:tc>
        <w:tc>
          <w:tcPr>
            <w:tcW w:w="3960" w:type="dxa"/>
          </w:tcPr>
          <w:p w14:paraId="1AD9628F" w14:textId="77777777" w:rsidR="006039B1" w:rsidRDefault="006039B1" w:rsidP="006039B1">
            <w:pPr>
              <w:pStyle w:val="EngHang"/>
            </w:pPr>
            <w:r>
              <w:t>He spoke to them</w:t>
            </w:r>
          </w:p>
          <w:p w14:paraId="20A6CFCF" w14:textId="77777777" w:rsidR="006039B1" w:rsidRDefault="006039B1" w:rsidP="006039B1">
            <w:pPr>
              <w:pStyle w:val="EngHang"/>
            </w:pPr>
            <w:r>
              <w:t>Of the mysteries</w:t>
            </w:r>
          </w:p>
          <w:p w14:paraId="3A7EF318" w14:textId="77777777" w:rsidR="006039B1" w:rsidRDefault="006039B1" w:rsidP="006039B1">
            <w:pPr>
              <w:pStyle w:val="EngHang"/>
            </w:pPr>
            <w:r>
              <w:t xml:space="preserve">Which the King </w:t>
            </w:r>
          </w:p>
          <w:p w14:paraId="3340B0B8" w14:textId="77777777" w:rsidR="006039B1" w:rsidRDefault="006039B1" w:rsidP="006039B1">
            <w:pPr>
              <w:pStyle w:val="EngHangEnd"/>
            </w:pPr>
            <w:r>
              <w:t>Of all ages has worked.</w:t>
            </w:r>
          </w:p>
        </w:tc>
        <w:tc>
          <w:tcPr>
            <w:tcW w:w="288" w:type="dxa"/>
          </w:tcPr>
          <w:p w14:paraId="53C843E1" w14:textId="77777777" w:rsidR="006039B1" w:rsidRDefault="006039B1" w:rsidP="006039B1"/>
        </w:tc>
        <w:tc>
          <w:tcPr>
            <w:tcW w:w="288" w:type="dxa"/>
          </w:tcPr>
          <w:p w14:paraId="44E1020E" w14:textId="77777777" w:rsidR="006039B1" w:rsidRDefault="006039B1" w:rsidP="006039B1">
            <w:pPr>
              <w:pStyle w:val="CopticCross"/>
            </w:pPr>
          </w:p>
        </w:tc>
        <w:tc>
          <w:tcPr>
            <w:tcW w:w="3960" w:type="dxa"/>
          </w:tcPr>
          <w:p w14:paraId="07189B78" w14:textId="77777777" w:rsidR="006039B1" w:rsidRDefault="006039B1" w:rsidP="006039B1">
            <w:pPr>
              <w:pStyle w:val="CopticVersemulti-line"/>
            </w:pPr>
            <w:r>
              <w:t>Ⲉⲑⲃⲉ ⲛⲓⲙⲩⲥⲧⲏⲣⲓⲟⲛ:</w:t>
            </w:r>
          </w:p>
          <w:p w14:paraId="56110FE7" w14:textId="77777777" w:rsidR="006039B1" w:rsidRDefault="006039B1" w:rsidP="006039B1">
            <w:pPr>
              <w:pStyle w:val="CopticVersemulti-line"/>
            </w:pPr>
            <w:r>
              <w:t>ⲉ̀ⲧⲁϥⲓ̀ⲣⲓ ⲙ̀ⲙⲱⲟⲩ:</w:t>
            </w:r>
          </w:p>
          <w:p w14:paraId="679BEB6E" w14:textId="77777777" w:rsidR="006039B1" w:rsidRDefault="006039B1" w:rsidP="006039B1">
            <w:pPr>
              <w:pStyle w:val="CopticVersemulti-line"/>
            </w:pPr>
            <w:r>
              <w:t>ⲛ̀ϫⲉ ⲡ̀ⲟⲩⲣⲟ ⲛ̀ⲛⲓⲉ̀ⲱⲛ:</w:t>
            </w:r>
          </w:p>
          <w:p w14:paraId="63A3C4FC" w14:textId="77777777" w:rsidR="006039B1" w:rsidRDefault="006039B1" w:rsidP="006039B1">
            <w:pPr>
              <w:pStyle w:val="CopticHangingVerse"/>
            </w:pPr>
            <w:r>
              <w:t>ⲁϥⲥⲁϫⲓ ⲛⲉⲙⲱⲟⲩ.</w:t>
            </w:r>
          </w:p>
        </w:tc>
      </w:tr>
      <w:tr w:rsidR="006039B1" w14:paraId="769CF9C4" w14:textId="77777777" w:rsidTr="006039B1">
        <w:trPr>
          <w:cantSplit/>
          <w:jc w:val="center"/>
        </w:trPr>
        <w:tc>
          <w:tcPr>
            <w:tcW w:w="288" w:type="dxa"/>
          </w:tcPr>
          <w:p w14:paraId="5F353336" w14:textId="77777777" w:rsidR="006039B1" w:rsidRDefault="006039B1" w:rsidP="006039B1">
            <w:pPr>
              <w:pStyle w:val="CopticCross"/>
            </w:pPr>
          </w:p>
        </w:tc>
        <w:tc>
          <w:tcPr>
            <w:tcW w:w="3960" w:type="dxa"/>
          </w:tcPr>
          <w:p w14:paraId="16FA9768" w14:textId="77777777" w:rsidR="006039B1" w:rsidRDefault="006039B1" w:rsidP="006039B1">
            <w:pPr>
              <w:pStyle w:val="EngHang"/>
            </w:pPr>
            <w:r>
              <w:t>The Only-Begotten God,</w:t>
            </w:r>
          </w:p>
          <w:p w14:paraId="268F1CC4" w14:textId="77777777" w:rsidR="006039B1" w:rsidRDefault="006039B1" w:rsidP="006039B1">
            <w:pPr>
              <w:pStyle w:val="EngHang"/>
            </w:pPr>
            <w:r>
              <w:t>Spoke many things</w:t>
            </w:r>
          </w:p>
          <w:p w14:paraId="5B4F5694" w14:textId="77777777" w:rsidR="006039B1" w:rsidRDefault="006039B1" w:rsidP="006039B1">
            <w:pPr>
              <w:pStyle w:val="EngHang"/>
            </w:pPr>
            <w:r>
              <w:t>To His Apostles</w:t>
            </w:r>
          </w:p>
          <w:p w14:paraId="0DB961A2" w14:textId="77777777" w:rsidR="006039B1" w:rsidRDefault="006039B1" w:rsidP="006039B1">
            <w:pPr>
              <w:pStyle w:val="EngHangEnd"/>
            </w:pPr>
            <w:r>
              <w:t>After the Resurrection:</w:t>
            </w:r>
          </w:p>
        </w:tc>
        <w:tc>
          <w:tcPr>
            <w:tcW w:w="288" w:type="dxa"/>
          </w:tcPr>
          <w:p w14:paraId="1BE32C9D" w14:textId="77777777" w:rsidR="006039B1" w:rsidRDefault="006039B1" w:rsidP="006039B1"/>
        </w:tc>
        <w:tc>
          <w:tcPr>
            <w:tcW w:w="288" w:type="dxa"/>
          </w:tcPr>
          <w:p w14:paraId="753355AE" w14:textId="77777777" w:rsidR="006039B1" w:rsidRDefault="006039B1" w:rsidP="006039B1">
            <w:pPr>
              <w:pStyle w:val="CopticCross"/>
            </w:pPr>
          </w:p>
        </w:tc>
        <w:tc>
          <w:tcPr>
            <w:tcW w:w="3960" w:type="dxa"/>
          </w:tcPr>
          <w:p w14:paraId="4D6ADB76" w14:textId="77777777" w:rsidR="006039B1" w:rsidRDefault="006039B1" w:rsidP="006039B1">
            <w:pPr>
              <w:pStyle w:val="CopticVersemulti-line"/>
            </w:pPr>
            <w:r>
              <w:t>Ⲍⲉⲟϣ ⲡⲓⲙⲟⲛⲟⲅⲉⲛⲏⲥ:</w:t>
            </w:r>
          </w:p>
          <w:p w14:paraId="17722366" w14:textId="77777777" w:rsidR="006039B1" w:rsidRDefault="006039B1" w:rsidP="006039B1">
            <w:pPr>
              <w:pStyle w:val="CopticVersemulti-line"/>
            </w:pPr>
            <w:r>
              <w:t>ⲁϥⲥⲁϫⲓ ⲛⲉⲙ ⲛⲉϥⲁ̀ⲡⲟⲥⲧⲟⲗⲟⲥ:</w:t>
            </w:r>
          </w:p>
          <w:p w14:paraId="10C4B841" w14:textId="77777777" w:rsidR="006039B1" w:rsidRDefault="006039B1" w:rsidP="006039B1">
            <w:pPr>
              <w:pStyle w:val="CopticVersemulti-line"/>
            </w:pPr>
            <w:r>
              <w:t>ⲙⲉⲛⲉⲛⲥⲁ ϯⲁ̀ⲛⲁⲥⲧⲁⲥⲓⲥ:</w:t>
            </w:r>
          </w:p>
          <w:p w14:paraId="65DD51EE" w14:textId="77777777" w:rsidR="006039B1" w:rsidRDefault="006039B1" w:rsidP="006039B1">
            <w:pPr>
              <w:pStyle w:val="CopticHangingVerse"/>
            </w:pPr>
            <w:r>
              <w:t>ⲉϥϫⲱ ⲙ̀ⲙⲟⲥ.</w:t>
            </w:r>
          </w:p>
        </w:tc>
      </w:tr>
      <w:tr w:rsidR="006039B1" w14:paraId="0DAD248C" w14:textId="77777777" w:rsidTr="006039B1">
        <w:trPr>
          <w:cantSplit/>
          <w:jc w:val="center"/>
        </w:trPr>
        <w:tc>
          <w:tcPr>
            <w:tcW w:w="288" w:type="dxa"/>
          </w:tcPr>
          <w:p w14:paraId="7F26BA07" w14:textId="77777777" w:rsidR="006039B1" w:rsidRDefault="006039B1" w:rsidP="006039B1">
            <w:pPr>
              <w:pStyle w:val="CopticCross"/>
            </w:pPr>
            <w:r w:rsidRPr="00FB5ACB">
              <w:t>¿</w:t>
            </w:r>
          </w:p>
        </w:tc>
        <w:tc>
          <w:tcPr>
            <w:tcW w:w="3960" w:type="dxa"/>
          </w:tcPr>
          <w:p w14:paraId="0BBB990E" w14:textId="77777777" w:rsidR="006039B1" w:rsidRDefault="006039B1" w:rsidP="006039B1">
            <w:pPr>
              <w:pStyle w:val="EngHang"/>
            </w:pPr>
            <w:r>
              <w:t>Behold, “Do you have</w:t>
            </w:r>
          </w:p>
          <w:p w14:paraId="36EB60F7" w14:textId="77777777" w:rsidR="006039B1" w:rsidRDefault="006039B1" w:rsidP="006039B1">
            <w:pPr>
              <w:pStyle w:val="EngHang"/>
            </w:pPr>
            <w:r>
              <w:t>Anything to eat?”</w:t>
            </w:r>
          </w:p>
          <w:p w14:paraId="7EF3A404" w14:textId="77777777" w:rsidR="006039B1" w:rsidRDefault="006039B1" w:rsidP="006039B1">
            <w:pPr>
              <w:pStyle w:val="EngHang"/>
            </w:pPr>
            <w:r>
              <w:t>They offered to Him,</w:t>
            </w:r>
          </w:p>
          <w:p w14:paraId="63E827CF" w14:textId="77777777" w:rsidR="006039B1" w:rsidRDefault="006039B1" w:rsidP="006039B1">
            <w:pPr>
              <w:pStyle w:val="EngHangEnd"/>
            </w:pPr>
            <w:r>
              <w:t>And He took and ate.</w:t>
            </w:r>
          </w:p>
        </w:tc>
        <w:tc>
          <w:tcPr>
            <w:tcW w:w="288" w:type="dxa"/>
          </w:tcPr>
          <w:p w14:paraId="5C4C21DD" w14:textId="77777777" w:rsidR="006039B1" w:rsidRDefault="006039B1" w:rsidP="006039B1"/>
        </w:tc>
        <w:tc>
          <w:tcPr>
            <w:tcW w:w="288" w:type="dxa"/>
          </w:tcPr>
          <w:p w14:paraId="6FBC0A2D" w14:textId="77777777" w:rsidR="006039B1" w:rsidRDefault="006039B1" w:rsidP="006039B1">
            <w:pPr>
              <w:pStyle w:val="CopticCross"/>
            </w:pPr>
            <w:r w:rsidRPr="00FB5ACB">
              <w:t>¿</w:t>
            </w:r>
          </w:p>
        </w:tc>
        <w:tc>
          <w:tcPr>
            <w:tcW w:w="3960" w:type="dxa"/>
          </w:tcPr>
          <w:p w14:paraId="1BDF59F5" w14:textId="77777777" w:rsidR="006039B1" w:rsidRDefault="006039B1" w:rsidP="006039B1">
            <w:pPr>
              <w:pStyle w:val="CopticVersemulti-line"/>
            </w:pPr>
            <w:r>
              <w:t>Ⲏⲡⲡⲉ ϫⲉ ⲟⲩⲟⲛ:</w:t>
            </w:r>
          </w:p>
          <w:p w14:paraId="628ADE59" w14:textId="77777777" w:rsidR="006039B1" w:rsidRDefault="006039B1" w:rsidP="006039B1">
            <w:pPr>
              <w:pStyle w:val="CopticVersemulti-line"/>
            </w:pPr>
            <w:r>
              <w:t>ⲧⲉⲧⲉⲛ ⲉⲛⲭⲁⲓ ⲛ̀ⲟⲩⲱⲙ:</w:t>
            </w:r>
          </w:p>
          <w:p w14:paraId="0480EE14" w14:textId="77777777" w:rsidR="006039B1" w:rsidRDefault="006039B1" w:rsidP="006039B1">
            <w:pPr>
              <w:pStyle w:val="CopticVersemulti-line"/>
            </w:pPr>
            <w:r>
              <w:t>ⲁⲩϯ ⲛⲁϥ ⲇⲉ ⲟⲛ:</w:t>
            </w:r>
          </w:p>
          <w:p w14:paraId="613A1E66" w14:textId="77777777" w:rsidR="006039B1" w:rsidRDefault="006039B1" w:rsidP="006039B1">
            <w:pPr>
              <w:pStyle w:val="CopticHangingVerse"/>
            </w:pPr>
            <w:r>
              <w:t>ⲟⲩⲟϩ ⲁϥϭⲓ ⲁϥⲟⲩⲱⲙ.</w:t>
            </w:r>
          </w:p>
        </w:tc>
      </w:tr>
      <w:tr w:rsidR="006039B1" w14:paraId="56632D7A" w14:textId="77777777" w:rsidTr="006039B1">
        <w:trPr>
          <w:cantSplit/>
          <w:jc w:val="center"/>
        </w:trPr>
        <w:tc>
          <w:tcPr>
            <w:tcW w:w="288" w:type="dxa"/>
          </w:tcPr>
          <w:p w14:paraId="465FBB24" w14:textId="77777777" w:rsidR="006039B1" w:rsidRDefault="006039B1" w:rsidP="006039B1">
            <w:pPr>
              <w:pStyle w:val="CopticCross"/>
            </w:pPr>
            <w:r w:rsidRPr="00FB5ACB">
              <w:t>¿</w:t>
            </w:r>
          </w:p>
        </w:tc>
        <w:tc>
          <w:tcPr>
            <w:tcW w:w="3960" w:type="dxa"/>
          </w:tcPr>
          <w:p w14:paraId="619B3B54" w14:textId="77777777" w:rsidR="006039B1" w:rsidRDefault="006039B1" w:rsidP="006039B1">
            <w:pPr>
              <w:pStyle w:val="EngHang"/>
            </w:pPr>
            <w:r>
              <w:t>They assembled and offered Him</w:t>
            </w:r>
          </w:p>
          <w:p w14:paraId="1B3FEAE5" w14:textId="77777777" w:rsidR="006039B1" w:rsidRDefault="006039B1" w:rsidP="006039B1">
            <w:pPr>
              <w:pStyle w:val="EngHang"/>
            </w:pPr>
            <w:r>
              <w:t>Broiled fish</w:t>
            </w:r>
          </w:p>
          <w:p w14:paraId="7E2323D0" w14:textId="77777777" w:rsidR="006039B1" w:rsidRDefault="006039B1" w:rsidP="006039B1">
            <w:pPr>
              <w:pStyle w:val="EngHang"/>
            </w:pPr>
            <w:r>
              <w:t>And Honey,</w:t>
            </w:r>
          </w:p>
          <w:p w14:paraId="2521CD7D" w14:textId="77777777" w:rsidR="006039B1" w:rsidRDefault="006039B1" w:rsidP="006039B1">
            <w:pPr>
              <w:pStyle w:val="EngHangEnd"/>
            </w:pPr>
            <w:r>
              <w:t>And He took and ate.</w:t>
            </w:r>
          </w:p>
        </w:tc>
        <w:tc>
          <w:tcPr>
            <w:tcW w:w="288" w:type="dxa"/>
          </w:tcPr>
          <w:p w14:paraId="1CD4EFAE" w14:textId="77777777" w:rsidR="006039B1" w:rsidRDefault="006039B1" w:rsidP="006039B1"/>
        </w:tc>
        <w:tc>
          <w:tcPr>
            <w:tcW w:w="288" w:type="dxa"/>
          </w:tcPr>
          <w:p w14:paraId="2FFBB3B0" w14:textId="77777777" w:rsidR="006039B1" w:rsidRDefault="006039B1" w:rsidP="006039B1">
            <w:pPr>
              <w:pStyle w:val="CopticCross"/>
            </w:pPr>
            <w:r w:rsidRPr="00FB5ACB">
              <w:t>¿</w:t>
            </w:r>
          </w:p>
        </w:tc>
        <w:tc>
          <w:tcPr>
            <w:tcW w:w="3960" w:type="dxa"/>
          </w:tcPr>
          <w:p w14:paraId="662939BB" w14:textId="77777777" w:rsidR="006039B1" w:rsidRDefault="006039B1" w:rsidP="006039B1">
            <w:pPr>
              <w:pStyle w:val="CopticVersemulti-line"/>
            </w:pPr>
            <w:r>
              <w:t>Ⲑⲱⲟⲩϯ ⲁⲩϯ ⲛⲁϥ:</w:t>
            </w:r>
          </w:p>
          <w:p w14:paraId="5698B01F" w14:textId="77777777" w:rsidR="006039B1" w:rsidRDefault="006039B1" w:rsidP="006039B1">
            <w:pPr>
              <w:pStyle w:val="CopticVersemulti-line"/>
            </w:pPr>
            <w:r>
              <w:t>ⲛ̀ⲟⲩⲧⲉⲃⲧ ⲉϥϫⲉϥϫⲱϥ:</w:t>
            </w:r>
          </w:p>
          <w:p w14:paraId="3AA97266" w14:textId="77777777" w:rsidR="006039B1" w:rsidRDefault="006039B1" w:rsidP="006039B1">
            <w:pPr>
              <w:pStyle w:val="CopticVersemulti-line"/>
            </w:pPr>
            <w:r>
              <w:t>ⲛⲉⲙ ⲟⲩⲛⲏⲛⲓ</w:t>
            </w:r>
          </w:p>
          <w:p w14:paraId="1196846E" w14:textId="77777777" w:rsidR="006039B1" w:rsidRPr="005130A7" w:rsidRDefault="006039B1" w:rsidP="006039B1">
            <w:pPr>
              <w:pStyle w:val="CopticHangingVerse"/>
            </w:pPr>
            <w:r>
              <w:t xml:space="preserve"> ⲉ̀ⲧⲁϥϭⲓ ⲁϥⲟⲩⲱⲙ.</w:t>
            </w:r>
          </w:p>
        </w:tc>
      </w:tr>
      <w:tr w:rsidR="006039B1" w14:paraId="54B2511A" w14:textId="77777777" w:rsidTr="006039B1">
        <w:trPr>
          <w:cantSplit/>
          <w:jc w:val="center"/>
        </w:trPr>
        <w:tc>
          <w:tcPr>
            <w:tcW w:w="288" w:type="dxa"/>
          </w:tcPr>
          <w:p w14:paraId="35D48008" w14:textId="77777777" w:rsidR="006039B1" w:rsidRDefault="006039B1" w:rsidP="006039B1">
            <w:pPr>
              <w:pStyle w:val="CopticCross"/>
            </w:pPr>
          </w:p>
        </w:tc>
        <w:tc>
          <w:tcPr>
            <w:tcW w:w="3960" w:type="dxa"/>
          </w:tcPr>
          <w:p w14:paraId="34407D29" w14:textId="77777777" w:rsidR="006039B1" w:rsidRDefault="006039B1" w:rsidP="006039B1">
            <w:pPr>
              <w:pStyle w:val="EngHang"/>
            </w:pPr>
            <w:r>
              <w:t>Jesus, in His authority</w:t>
            </w:r>
          </w:p>
          <w:p w14:paraId="290E67F6" w14:textId="77777777" w:rsidR="006039B1" w:rsidRDefault="006039B1" w:rsidP="006039B1">
            <w:pPr>
              <w:pStyle w:val="EngHang"/>
            </w:pPr>
            <w:r>
              <w:t>Blessed His Apostles,</w:t>
            </w:r>
          </w:p>
          <w:p w14:paraId="28B70895" w14:textId="77777777" w:rsidR="006039B1" w:rsidRDefault="006039B1" w:rsidP="006039B1">
            <w:pPr>
              <w:pStyle w:val="EngHang"/>
            </w:pPr>
            <w:r>
              <w:t>And ascended to heaven</w:t>
            </w:r>
          </w:p>
          <w:p w14:paraId="10D10929" w14:textId="77777777" w:rsidR="006039B1" w:rsidRDefault="006039B1" w:rsidP="006039B1">
            <w:pPr>
              <w:pStyle w:val="EngHangEnd"/>
            </w:pPr>
            <w:r>
              <w:t>Upon a cloud.</w:t>
            </w:r>
          </w:p>
        </w:tc>
        <w:tc>
          <w:tcPr>
            <w:tcW w:w="288" w:type="dxa"/>
          </w:tcPr>
          <w:p w14:paraId="3E5912E1" w14:textId="77777777" w:rsidR="006039B1" w:rsidRDefault="006039B1" w:rsidP="006039B1"/>
        </w:tc>
        <w:tc>
          <w:tcPr>
            <w:tcW w:w="288" w:type="dxa"/>
          </w:tcPr>
          <w:p w14:paraId="7A362949" w14:textId="77777777" w:rsidR="006039B1" w:rsidRDefault="006039B1" w:rsidP="006039B1">
            <w:pPr>
              <w:pStyle w:val="CopticCross"/>
            </w:pPr>
          </w:p>
        </w:tc>
        <w:tc>
          <w:tcPr>
            <w:tcW w:w="3960" w:type="dxa"/>
          </w:tcPr>
          <w:p w14:paraId="0ADAD6C6" w14:textId="77777777" w:rsidR="006039B1" w:rsidRDefault="006039B1" w:rsidP="006039B1">
            <w:pPr>
              <w:pStyle w:val="CopticVersemulti-line"/>
            </w:pPr>
            <w:r>
              <w:t>Ⲓⲏ̄ⲥ̄ ϭⲉⲛ ⲡⲉϥⲉⲣϣⲓϣⲓ:</w:t>
            </w:r>
          </w:p>
          <w:p w14:paraId="086E2A26" w14:textId="77777777" w:rsidR="006039B1" w:rsidRDefault="006039B1" w:rsidP="006039B1">
            <w:pPr>
              <w:pStyle w:val="CopticVersemulti-line"/>
            </w:pPr>
            <w:r>
              <w:t>ⲁϥⲥ̀ⲙⲟⲩ ⲉ̀ⲛⲉϥⲁ̀ⲡⲟⲥⲧⲟⲗⲟⲥ:</w:t>
            </w:r>
          </w:p>
          <w:p w14:paraId="05539A79" w14:textId="77777777" w:rsidR="006039B1" w:rsidRDefault="006039B1" w:rsidP="006039B1">
            <w:pPr>
              <w:pStyle w:val="CopticVersemulti-line"/>
            </w:pPr>
            <w:r>
              <w:t>ⲁⲥϣⲟⲡϥ ⲛ̀ϫⲉ ⲟⲩϭⲏⲡⲓ:</w:t>
            </w:r>
          </w:p>
          <w:p w14:paraId="7359BCF1" w14:textId="77777777" w:rsidR="006039B1" w:rsidRPr="005130A7" w:rsidRDefault="006039B1" w:rsidP="006039B1">
            <w:pPr>
              <w:pStyle w:val="CopticHangingVerse"/>
            </w:pPr>
            <w:r>
              <w:t>ⲁϥϣⲉⲛⲁϥ ⲉ̀ⲟⲩⲣⲁⲛⲟⲥ.</w:t>
            </w:r>
          </w:p>
        </w:tc>
      </w:tr>
      <w:tr w:rsidR="006039B1" w14:paraId="58158336" w14:textId="77777777" w:rsidTr="006039B1">
        <w:trPr>
          <w:cantSplit/>
          <w:jc w:val="center"/>
        </w:trPr>
        <w:tc>
          <w:tcPr>
            <w:tcW w:w="288" w:type="dxa"/>
          </w:tcPr>
          <w:p w14:paraId="57DE2D7B" w14:textId="77777777" w:rsidR="006039B1" w:rsidRDefault="006039B1" w:rsidP="006039B1">
            <w:pPr>
              <w:pStyle w:val="CopticCross"/>
            </w:pPr>
          </w:p>
        </w:tc>
        <w:tc>
          <w:tcPr>
            <w:tcW w:w="3960" w:type="dxa"/>
          </w:tcPr>
          <w:p w14:paraId="0183BC20" w14:textId="77777777" w:rsidR="006039B1" w:rsidRDefault="006039B1" w:rsidP="006039B1">
            <w:pPr>
              <w:pStyle w:val="EngHang"/>
            </w:pPr>
            <w:r>
              <w:t>Jesus the True Lord,</w:t>
            </w:r>
          </w:p>
          <w:p w14:paraId="35D4D571" w14:textId="77777777" w:rsidR="006039B1" w:rsidRDefault="006039B1" w:rsidP="006039B1">
            <w:pPr>
              <w:pStyle w:val="EngHang"/>
            </w:pPr>
            <w:r>
              <w:t>The King of Heaven,</w:t>
            </w:r>
          </w:p>
          <w:p w14:paraId="410D2446" w14:textId="77777777" w:rsidR="006039B1" w:rsidRDefault="006039B1" w:rsidP="006039B1">
            <w:pPr>
              <w:pStyle w:val="EngHang"/>
            </w:pPr>
            <w:r>
              <w:t>The True Light,</w:t>
            </w:r>
          </w:p>
          <w:p w14:paraId="303556AA" w14:textId="77777777" w:rsidR="006039B1" w:rsidRDefault="006039B1" w:rsidP="006039B1">
            <w:pPr>
              <w:pStyle w:val="EngHangEnd"/>
            </w:pPr>
            <w:r>
              <w:t>Ascended to Heaven.</w:t>
            </w:r>
          </w:p>
        </w:tc>
        <w:tc>
          <w:tcPr>
            <w:tcW w:w="288" w:type="dxa"/>
          </w:tcPr>
          <w:p w14:paraId="094A8B4E" w14:textId="77777777" w:rsidR="006039B1" w:rsidRDefault="006039B1" w:rsidP="006039B1"/>
        </w:tc>
        <w:tc>
          <w:tcPr>
            <w:tcW w:w="288" w:type="dxa"/>
          </w:tcPr>
          <w:p w14:paraId="0BCEF71F" w14:textId="77777777" w:rsidR="006039B1" w:rsidRDefault="006039B1" w:rsidP="006039B1">
            <w:pPr>
              <w:pStyle w:val="CopticCross"/>
            </w:pPr>
          </w:p>
        </w:tc>
        <w:tc>
          <w:tcPr>
            <w:tcW w:w="3960" w:type="dxa"/>
          </w:tcPr>
          <w:p w14:paraId="1DEB1430" w14:textId="77777777" w:rsidR="006039B1" w:rsidRDefault="006039B1" w:rsidP="006039B1">
            <w:pPr>
              <w:pStyle w:val="CopticVersemulti-line"/>
            </w:pPr>
            <w:r>
              <w:t>Ⲕⲩⲣⲓⲟⲥ Ⲓⲏ̄ⲥ̄ ⲙ̀ⲙⲏⲓ:</w:t>
            </w:r>
          </w:p>
          <w:p w14:paraId="5E724A8E" w14:textId="77777777" w:rsidR="006039B1" w:rsidRDefault="006039B1" w:rsidP="006039B1">
            <w:pPr>
              <w:pStyle w:val="CopticVersemulti-line"/>
            </w:pPr>
            <w:r>
              <w:t>ⲡ̀ⲟⲩⲣⲟ ⲛ̀ⲧⲉ ⲧ̀ⲫⲉ:</w:t>
            </w:r>
          </w:p>
          <w:p w14:paraId="61A3109C" w14:textId="77777777" w:rsidR="006039B1" w:rsidRDefault="006039B1" w:rsidP="006039B1">
            <w:pPr>
              <w:pStyle w:val="CopticVersemulti-line"/>
            </w:pPr>
            <w:r>
              <w:t>ⲡⲓⲟⲩⲱⲓⲛⲓ ⲛ̀ⲧⲁⲫⲙⲏⲓ:</w:t>
            </w:r>
          </w:p>
          <w:p w14:paraId="47C12782" w14:textId="77777777" w:rsidR="006039B1" w:rsidRPr="005130A7" w:rsidRDefault="006039B1" w:rsidP="006039B1">
            <w:pPr>
              <w:pStyle w:val="CopticHangingVerse"/>
            </w:pPr>
            <w:r>
              <w:t>ⲁϥϣⲉⲛⲁϥ ⲉ̀ⲧ̀ⲫⲉ.</w:t>
            </w:r>
          </w:p>
        </w:tc>
      </w:tr>
      <w:tr w:rsidR="006039B1" w14:paraId="1AD516BF" w14:textId="77777777" w:rsidTr="006039B1">
        <w:trPr>
          <w:cantSplit/>
          <w:jc w:val="center"/>
        </w:trPr>
        <w:tc>
          <w:tcPr>
            <w:tcW w:w="288" w:type="dxa"/>
          </w:tcPr>
          <w:p w14:paraId="4C57986A" w14:textId="77777777" w:rsidR="006039B1" w:rsidRDefault="006039B1" w:rsidP="006039B1">
            <w:pPr>
              <w:pStyle w:val="CopticCross"/>
            </w:pPr>
            <w:r w:rsidRPr="00FB5ACB">
              <w:t>¿</w:t>
            </w:r>
          </w:p>
        </w:tc>
        <w:tc>
          <w:tcPr>
            <w:tcW w:w="3960" w:type="dxa"/>
          </w:tcPr>
          <w:p w14:paraId="577F06A1" w14:textId="77777777" w:rsidR="006039B1" w:rsidRDefault="006039B1" w:rsidP="006039B1">
            <w:pPr>
              <w:pStyle w:val="EngHang"/>
            </w:pPr>
            <w:r>
              <w:t>Luke has said</w:t>
            </w:r>
          </w:p>
          <w:p w14:paraId="3F2E2C73" w14:textId="77777777" w:rsidR="006039B1" w:rsidRDefault="006039B1" w:rsidP="006039B1">
            <w:pPr>
              <w:pStyle w:val="EngHang"/>
            </w:pPr>
            <w:r>
              <w:t>In the Gospel,</w:t>
            </w:r>
          </w:p>
          <w:p w14:paraId="696C0913" w14:textId="77777777" w:rsidR="006039B1" w:rsidRDefault="006039B1" w:rsidP="006039B1">
            <w:pPr>
              <w:pStyle w:val="EngHang"/>
            </w:pPr>
            <w:r>
              <w:t>Along with Matthew,</w:t>
            </w:r>
          </w:p>
          <w:p w14:paraId="70A4FAD0" w14:textId="77777777" w:rsidR="006039B1" w:rsidRDefault="006039B1" w:rsidP="006039B1">
            <w:pPr>
              <w:pStyle w:val="EngHangEnd"/>
            </w:pPr>
            <w:r>
              <w:t>And Mark as well,</w:t>
            </w:r>
          </w:p>
        </w:tc>
        <w:tc>
          <w:tcPr>
            <w:tcW w:w="288" w:type="dxa"/>
          </w:tcPr>
          <w:p w14:paraId="0436E066" w14:textId="77777777" w:rsidR="006039B1" w:rsidRDefault="006039B1" w:rsidP="006039B1"/>
        </w:tc>
        <w:tc>
          <w:tcPr>
            <w:tcW w:w="288" w:type="dxa"/>
          </w:tcPr>
          <w:p w14:paraId="484B4CA5" w14:textId="77777777" w:rsidR="006039B1" w:rsidRDefault="006039B1" w:rsidP="006039B1">
            <w:pPr>
              <w:pStyle w:val="CopticCross"/>
            </w:pPr>
            <w:r w:rsidRPr="00FB5ACB">
              <w:t>¿</w:t>
            </w:r>
          </w:p>
        </w:tc>
        <w:tc>
          <w:tcPr>
            <w:tcW w:w="3960" w:type="dxa"/>
          </w:tcPr>
          <w:p w14:paraId="0BC83A80" w14:textId="77777777" w:rsidR="006039B1" w:rsidRDefault="006039B1" w:rsidP="006039B1">
            <w:pPr>
              <w:pStyle w:val="CopticVersemulti-line"/>
            </w:pPr>
            <w:r>
              <w:t>Ⲗⲟⲩⲕⲁⲥ ⲁϥϫⲟⲥ:</w:t>
            </w:r>
          </w:p>
          <w:p w14:paraId="1B78EAD6" w14:textId="77777777" w:rsidR="006039B1" w:rsidRDefault="006039B1" w:rsidP="006039B1">
            <w:pPr>
              <w:pStyle w:val="CopticVersemulti-line"/>
            </w:pPr>
            <w:r>
              <w:t>ϧⲉⲛ ⲡⲓⲉⲩⲁⲅⲅⲉⲗⲓⲟⲛ:</w:t>
            </w:r>
          </w:p>
          <w:p w14:paraId="08D5DF46" w14:textId="77777777" w:rsidR="006039B1" w:rsidRDefault="006039B1" w:rsidP="006039B1">
            <w:pPr>
              <w:pStyle w:val="CopticVersemulti-line"/>
            </w:pPr>
            <w:r>
              <w:t>ⲛⲉⲙ Ⲙⲁⲧⲑⲉⲟⲥ ⲁϥϫⲟⲥ:</w:t>
            </w:r>
          </w:p>
          <w:p w14:paraId="0FE33781" w14:textId="77777777" w:rsidR="006039B1" w:rsidRPr="005130A7" w:rsidRDefault="006039B1" w:rsidP="006039B1">
            <w:pPr>
              <w:pStyle w:val="CopticHangingVerse"/>
            </w:pPr>
            <w:r>
              <w:t>ⲛⲉⲙ Ⲙⲁⲣⲕⲟⲥ ⲇⲉ ⲟⲛ.</w:t>
            </w:r>
          </w:p>
        </w:tc>
      </w:tr>
      <w:tr w:rsidR="006039B1" w14:paraId="0A77E810" w14:textId="77777777" w:rsidTr="006039B1">
        <w:trPr>
          <w:cantSplit/>
          <w:jc w:val="center"/>
        </w:trPr>
        <w:tc>
          <w:tcPr>
            <w:tcW w:w="288" w:type="dxa"/>
          </w:tcPr>
          <w:p w14:paraId="7BD670C7" w14:textId="77777777" w:rsidR="006039B1" w:rsidRDefault="006039B1" w:rsidP="006039B1">
            <w:pPr>
              <w:pStyle w:val="CopticCross"/>
            </w:pPr>
            <w:r w:rsidRPr="00FB5ACB">
              <w:t>¿</w:t>
            </w:r>
          </w:p>
        </w:tc>
        <w:tc>
          <w:tcPr>
            <w:tcW w:w="3960" w:type="dxa"/>
          </w:tcPr>
          <w:p w14:paraId="6CB188DD" w14:textId="77777777" w:rsidR="006039B1" w:rsidRDefault="006039B1" w:rsidP="006039B1">
            <w:pPr>
              <w:pStyle w:val="EngHang"/>
            </w:pPr>
            <w:r>
              <w:t>“No one has ascended</w:t>
            </w:r>
          </w:p>
          <w:p w14:paraId="71DC68D0" w14:textId="77777777" w:rsidR="006039B1" w:rsidRDefault="006039B1" w:rsidP="006039B1">
            <w:pPr>
              <w:pStyle w:val="EngHang"/>
            </w:pPr>
            <w:r>
              <w:t>To heaven,</w:t>
            </w:r>
          </w:p>
          <w:p w14:paraId="2FADEE5F" w14:textId="77777777" w:rsidR="006039B1" w:rsidRDefault="006039B1" w:rsidP="006039B1">
            <w:pPr>
              <w:pStyle w:val="EngHang"/>
            </w:pPr>
            <w:r>
              <w:t xml:space="preserve">Except the One who </w:t>
            </w:r>
          </w:p>
          <w:p w14:paraId="3E9E8143" w14:textId="77777777" w:rsidR="006039B1" w:rsidRDefault="006039B1" w:rsidP="006039B1">
            <w:pPr>
              <w:pStyle w:val="EngHangEnd"/>
            </w:pPr>
            <w:r>
              <w:t>Came down from Heaven.”</w:t>
            </w:r>
          </w:p>
        </w:tc>
        <w:tc>
          <w:tcPr>
            <w:tcW w:w="288" w:type="dxa"/>
          </w:tcPr>
          <w:p w14:paraId="61D1BD81" w14:textId="77777777" w:rsidR="006039B1" w:rsidRDefault="006039B1" w:rsidP="006039B1"/>
        </w:tc>
        <w:tc>
          <w:tcPr>
            <w:tcW w:w="288" w:type="dxa"/>
          </w:tcPr>
          <w:p w14:paraId="465FF9B8" w14:textId="77777777" w:rsidR="006039B1" w:rsidRDefault="006039B1" w:rsidP="006039B1">
            <w:pPr>
              <w:pStyle w:val="CopticCross"/>
            </w:pPr>
            <w:r w:rsidRPr="00FB5ACB">
              <w:t>¿</w:t>
            </w:r>
          </w:p>
        </w:tc>
        <w:tc>
          <w:tcPr>
            <w:tcW w:w="3960" w:type="dxa"/>
          </w:tcPr>
          <w:p w14:paraId="6AFBEB59" w14:textId="77777777" w:rsidR="006039B1" w:rsidRDefault="006039B1" w:rsidP="006039B1">
            <w:pPr>
              <w:pStyle w:val="CopticVersemulti-line"/>
            </w:pPr>
            <w:r>
              <w:t>Ⲙⲡⲉ ϩ̀ⲗⲓ ϣⲉⲛⲁϥ:</w:t>
            </w:r>
          </w:p>
          <w:p w14:paraId="5D809790" w14:textId="77777777" w:rsidR="006039B1" w:rsidRDefault="006039B1" w:rsidP="006039B1">
            <w:pPr>
              <w:pStyle w:val="CopticVersemulti-line"/>
            </w:pPr>
            <w:r>
              <w:t>ⲉ̀ⲡ̀ϣⲱⲓ ⲉ̀ⲧ̀ⲫⲉ:</w:t>
            </w:r>
          </w:p>
          <w:p w14:paraId="29434E40" w14:textId="77777777" w:rsidR="006039B1" w:rsidRDefault="006039B1" w:rsidP="006039B1">
            <w:pPr>
              <w:pStyle w:val="CopticVersemulti-line"/>
            </w:pPr>
            <w:r>
              <w:t>ⲉ̀ⲃⲏⲗ ⲉⲫⲏⲉ̀ⲧⲁϥⲓ̀ ⲉ̀ⲡⲉⲥⲏⲧ:</w:t>
            </w:r>
          </w:p>
          <w:p w14:paraId="161DA60C" w14:textId="77777777" w:rsidR="006039B1" w:rsidRPr="005130A7" w:rsidRDefault="006039B1" w:rsidP="006039B1">
            <w:pPr>
              <w:pStyle w:val="CopticHangingVerse"/>
            </w:pPr>
            <w:r>
              <w:t>ⲉ̀ⲃⲟⲗ ϧⲉⲛ ⲧ̀ⲫⲉ.</w:t>
            </w:r>
          </w:p>
        </w:tc>
      </w:tr>
      <w:tr w:rsidR="006039B1" w14:paraId="169114F2" w14:textId="77777777" w:rsidTr="006039B1">
        <w:trPr>
          <w:cantSplit/>
          <w:jc w:val="center"/>
        </w:trPr>
        <w:tc>
          <w:tcPr>
            <w:tcW w:w="288" w:type="dxa"/>
          </w:tcPr>
          <w:p w14:paraId="350E6F27" w14:textId="77777777" w:rsidR="006039B1" w:rsidRDefault="006039B1" w:rsidP="006039B1">
            <w:pPr>
              <w:pStyle w:val="CopticCross"/>
            </w:pPr>
          </w:p>
        </w:tc>
        <w:tc>
          <w:tcPr>
            <w:tcW w:w="3960" w:type="dxa"/>
          </w:tcPr>
          <w:p w14:paraId="05CAEDA2" w14:textId="77777777" w:rsidR="006039B1" w:rsidRDefault="006039B1" w:rsidP="006039B1">
            <w:pPr>
              <w:pStyle w:val="EngHang"/>
            </w:pPr>
            <w:r>
              <w:t>John has witnessed,</w:t>
            </w:r>
          </w:p>
          <w:p w14:paraId="550B17BF" w14:textId="77777777" w:rsidR="006039B1" w:rsidRDefault="006039B1" w:rsidP="006039B1">
            <w:pPr>
              <w:pStyle w:val="EngHang"/>
            </w:pPr>
            <w:r>
              <w:t>“This is the Son of Man,</w:t>
            </w:r>
          </w:p>
          <w:p w14:paraId="259AE78F" w14:textId="77777777" w:rsidR="006039B1" w:rsidRDefault="006039B1" w:rsidP="006039B1">
            <w:pPr>
              <w:pStyle w:val="EngHang"/>
            </w:pPr>
            <w:r>
              <w:t>Who dwells in heaven,</w:t>
            </w:r>
          </w:p>
          <w:p w14:paraId="42B22560" w14:textId="77777777" w:rsidR="006039B1" w:rsidRDefault="006039B1" w:rsidP="006039B1">
            <w:pPr>
              <w:pStyle w:val="EngHangEnd"/>
            </w:pPr>
            <w:r>
              <w:t>Jesus the Ruler.”</w:t>
            </w:r>
          </w:p>
        </w:tc>
        <w:tc>
          <w:tcPr>
            <w:tcW w:w="288" w:type="dxa"/>
          </w:tcPr>
          <w:p w14:paraId="4750B834" w14:textId="77777777" w:rsidR="006039B1" w:rsidRDefault="006039B1" w:rsidP="006039B1"/>
        </w:tc>
        <w:tc>
          <w:tcPr>
            <w:tcW w:w="288" w:type="dxa"/>
          </w:tcPr>
          <w:p w14:paraId="7EB7850B" w14:textId="77777777" w:rsidR="006039B1" w:rsidRDefault="006039B1" w:rsidP="006039B1">
            <w:pPr>
              <w:pStyle w:val="CopticCross"/>
            </w:pPr>
          </w:p>
        </w:tc>
        <w:tc>
          <w:tcPr>
            <w:tcW w:w="3960" w:type="dxa"/>
          </w:tcPr>
          <w:p w14:paraId="6177F540" w14:textId="77777777" w:rsidR="006039B1" w:rsidRDefault="006039B1" w:rsidP="006039B1">
            <w:pPr>
              <w:pStyle w:val="CopticVersemulti-line"/>
            </w:pPr>
            <w:r>
              <w:t>Ⲛϫⲉ ⲡ̀ϣⲏⲣⲓ ⲙ̀ⲫ̀ⲣⲱⲙⲓ:</w:t>
            </w:r>
          </w:p>
          <w:p w14:paraId="520874A3" w14:textId="77777777" w:rsidR="006039B1" w:rsidRDefault="006039B1" w:rsidP="006039B1">
            <w:pPr>
              <w:pStyle w:val="CopticVersemulti-line"/>
            </w:pPr>
            <w:r>
              <w:t>ⲡⲉ ⲫⲏⲉⲧϣⲟⲡ ϧⲉⲛ ⲧ̀ⲫⲉ:</w:t>
            </w:r>
          </w:p>
          <w:p w14:paraId="296F69A2" w14:textId="77777777" w:rsidR="006039B1" w:rsidRDefault="006039B1" w:rsidP="006039B1">
            <w:pPr>
              <w:pStyle w:val="CopticVersemulti-line"/>
            </w:pPr>
            <w:r>
              <w:t>Ⲓⲏ̄ⲥ̄ ⲡⲓⲣⲉϥⲉⲣϩⲉⲙⲓ:</w:t>
            </w:r>
          </w:p>
          <w:p w14:paraId="32342C37" w14:textId="77777777" w:rsidR="006039B1" w:rsidRPr="005130A7" w:rsidRDefault="006039B1" w:rsidP="006039B1">
            <w:pPr>
              <w:pStyle w:val="CopticHangingVerse"/>
            </w:pPr>
            <w:r>
              <w:t>Ⲓⲱⲁⲛⲛⲏⲥ ⲁϥⲉⲣⲙⲉⲑⲣⲉ.</w:t>
            </w:r>
          </w:p>
        </w:tc>
      </w:tr>
      <w:tr w:rsidR="006039B1" w14:paraId="224D5A3F" w14:textId="77777777" w:rsidTr="006039B1">
        <w:trPr>
          <w:cantSplit/>
          <w:jc w:val="center"/>
        </w:trPr>
        <w:tc>
          <w:tcPr>
            <w:tcW w:w="288" w:type="dxa"/>
          </w:tcPr>
          <w:p w14:paraId="56DD4F05" w14:textId="77777777" w:rsidR="006039B1" w:rsidRDefault="006039B1" w:rsidP="006039B1">
            <w:pPr>
              <w:pStyle w:val="CopticCross"/>
            </w:pPr>
          </w:p>
        </w:tc>
        <w:tc>
          <w:tcPr>
            <w:tcW w:w="3960" w:type="dxa"/>
          </w:tcPr>
          <w:p w14:paraId="032D5B1F" w14:textId="77777777" w:rsidR="006039B1" w:rsidRDefault="006039B1" w:rsidP="006039B1">
            <w:pPr>
              <w:pStyle w:val="EngHang"/>
            </w:pPr>
            <w:r>
              <w:t>Blessed are You indeed,</w:t>
            </w:r>
          </w:p>
          <w:p w14:paraId="7E0D61BD" w14:textId="77777777" w:rsidR="006039B1" w:rsidRDefault="006039B1" w:rsidP="006039B1">
            <w:pPr>
              <w:pStyle w:val="EngHang"/>
            </w:pPr>
            <w:r>
              <w:t>O Christ our Master,</w:t>
            </w:r>
          </w:p>
          <w:p w14:paraId="626B99AE" w14:textId="77777777" w:rsidR="006039B1" w:rsidRDefault="006039B1" w:rsidP="006039B1">
            <w:pPr>
              <w:pStyle w:val="EngHang"/>
            </w:pPr>
            <w:r>
              <w:t>Upon the Throne</w:t>
            </w:r>
          </w:p>
          <w:p w14:paraId="54F38918" w14:textId="77777777" w:rsidR="006039B1" w:rsidRDefault="006039B1" w:rsidP="006039B1">
            <w:pPr>
              <w:pStyle w:val="EngHangEnd"/>
            </w:pPr>
            <w:r>
              <w:t>Of Your glory.</w:t>
            </w:r>
          </w:p>
        </w:tc>
        <w:tc>
          <w:tcPr>
            <w:tcW w:w="288" w:type="dxa"/>
          </w:tcPr>
          <w:p w14:paraId="1DDF323E" w14:textId="77777777" w:rsidR="006039B1" w:rsidRDefault="006039B1" w:rsidP="006039B1"/>
        </w:tc>
        <w:tc>
          <w:tcPr>
            <w:tcW w:w="288" w:type="dxa"/>
          </w:tcPr>
          <w:p w14:paraId="169723CE" w14:textId="77777777" w:rsidR="006039B1" w:rsidRDefault="006039B1" w:rsidP="006039B1">
            <w:pPr>
              <w:pStyle w:val="CopticCross"/>
            </w:pPr>
          </w:p>
        </w:tc>
        <w:tc>
          <w:tcPr>
            <w:tcW w:w="3960" w:type="dxa"/>
          </w:tcPr>
          <w:p w14:paraId="3F4560EA" w14:textId="77777777" w:rsidR="006039B1" w:rsidRDefault="006039B1" w:rsidP="006039B1">
            <w:pPr>
              <w:pStyle w:val="CopticVersemulti-line"/>
            </w:pPr>
            <w:r>
              <w:t>Ⲝⲥ̀ⲙⲁⲣⲱⲟⲩⲧ ⲁⲗⲏⲑⲱⲥ:</w:t>
            </w:r>
          </w:p>
          <w:p w14:paraId="63A3CAFF" w14:textId="77777777" w:rsidR="006039B1" w:rsidRDefault="006039B1" w:rsidP="006039B1">
            <w:pPr>
              <w:pStyle w:val="CopticVersemulti-line"/>
            </w:pPr>
            <w:r>
              <w:t>ⲱ̀ ⲡⲉⲛⲛⲏⲃ Ⲡⲭ̄ⲥ̄:</w:t>
            </w:r>
          </w:p>
          <w:p w14:paraId="1DAF783F" w14:textId="77777777" w:rsidR="006039B1" w:rsidRDefault="006039B1" w:rsidP="006039B1">
            <w:pPr>
              <w:pStyle w:val="CopticVersemulti-line"/>
            </w:pPr>
            <w:r>
              <w:t>ϩⲓϫⲉⲛ ⲡⲓⲑ̀ⲣⲟⲛⲟⲥ:</w:t>
            </w:r>
          </w:p>
          <w:p w14:paraId="6FA4DA08" w14:textId="77777777" w:rsidR="006039B1" w:rsidRPr="005130A7" w:rsidRDefault="006039B1" w:rsidP="006039B1">
            <w:pPr>
              <w:pStyle w:val="CopticHangingVerse"/>
            </w:pPr>
            <w:r>
              <w:t>ⲛ̀ⲧⲉ ⲡⲉⲕⲱⲟⲩ ⲕⲁⲗⲱⲥ.</w:t>
            </w:r>
          </w:p>
        </w:tc>
      </w:tr>
      <w:tr w:rsidR="006039B1" w14:paraId="4F095D11" w14:textId="77777777" w:rsidTr="006039B1">
        <w:trPr>
          <w:cantSplit/>
          <w:jc w:val="center"/>
        </w:trPr>
        <w:tc>
          <w:tcPr>
            <w:tcW w:w="288" w:type="dxa"/>
          </w:tcPr>
          <w:p w14:paraId="0C8BE7C0" w14:textId="77777777" w:rsidR="006039B1" w:rsidRDefault="006039B1" w:rsidP="006039B1">
            <w:pPr>
              <w:pStyle w:val="CopticCross"/>
            </w:pPr>
            <w:r w:rsidRPr="00FB5ACB">
              <w:t>¿</w:t>
            </w:r>
          </w:p>
        </w:tc>
        <w:tc>
          <w:tcPr>
            <w:tcW w:w="3960" w:type="dxa"/>
          </w:tcPr>
          <w:p w14:paraId="6E466173" w14:textId="77777777" w:rsidR="006039B1" w:rsidRDefault="006039B1" w:rsidP="006039B1">
            <w:pPr>
              <w:pStyle w:val="EngHang"/>
            </w:pPr>
            <w:r>
              <w:t>And He taught</w:t>
            </w:r>
          </w:p>
          <w:p w14:paraId="1D157B88" w14:textId="77777777" w:rsidR="006039B1" w:rsidRDefault="006039B1" w:rsidP="006039B1">
            <w:pPr>
              <w:pStyle w:val="EngHang"/>
            </w:pPr>
            <w:r>
              <w:t>His Apostles</w:t>
            </w:r>
          </w:p>
          <w:p w14:paraId="5C30C288" w14:textId="77777777" w:rsidR="006039B1" w:rsidRDefault="006039B1" w:rsidP="006039B1">
            <w:pPr>
              <w:pStyle w:val="EngHang"/>
            </w:pPr>
            <w:r>
              <w:t>Until the day</w:t>
            </w:r>
          </w:p>
          <w:p w14:paraId="55A3C91A" w14:textId="77777777" w:rsidR="006039B1" w:rsidRDefault="006039B1" w:rsidP="006039B1">
            <w:pPr>
              <w:pStyle w:val="EngHangEnd"/>
            </w:pPr>
            <w:r>
              <w:t>When He commanded them.</w:t>
            </w:r>
          </w:p>
        </w:tc>
        <w:tc>
          <w:tcPr>
            <w:tcW w:w="288" w:type="dxa"/>
          </w:tcPr>
          <w:p w14:paraId="0766C14A" w14:textId="77777777" w:rsidR="006039B1" w:rsidRDefault="006039B1" w:rsidP="006039B1"/>
        </w:tc>
        <w:tc>
          <w:tcPr>
            <w:tcW w:w="288" w:type="dxa"/>
          </w:tcPr>
          <w:p w14:paraId="0C11FB5E" w14:textId="77777777" w:rsidR="006039B1" w:rsidRDefault="006039B1" w:rsidP="006039B1">
            <w:pPr>
              <w:pStyle w:val="CopticCross"/>
            </w:pPr>
            <w:r w:rsidRPr="00FB5ACB">
              <w:t>¿</w:t>
            </w:r>
          </w:p>
        </w:tc>
        <w:tc>
          <w:tcPr>
            <w:tcW w:w="3960" w:type="dxa"/>
          </w:tcPr>
          <w:p w14:paraId="28E50391" w14:textId="77777777" w:rsidR="006039B1" w:rsidRDefault="006039B1" w:rsidP="006039B1">
            <w:pPr>
              <w:pStyle w:val="CopticVersemulti-line"/>
            </w:pPr>
            <w:r>
              <w:t>Ⲟⲩⲟϩ ⲁϥⲧ̀ⲥⲁⲃⲱⲟⲩ:</w:t>
            </w:r>
          </w:p>
          <w:p w14:paraId="74C690EA" w14:textId="77777777" w:rsidR="006039B1" w:rsidRDefault="006039B1" w:rsidP="006039B1">
            <w:pPr>
              <w:pStyle w:val="CopticVersemulti-line"/>
            </w:pPr>
            <w:r>
              <w:t>ϣⲁ ⲡⲓⲉ̀ϩⲟⲟⲩ:</w:t>
            </w:r>
          </w:p>
          <w:p w14:paraId="00B2468A" w14:textId="77777777" w:rsidR="006039B1" w:rsidRDefault="006039B1" w:rsidP="006039B1">
            <w:pPr>
              <w:pStyle w:val="CopticVersemulti-line"/>
            </w:pPr>
            <w:r>
              <w:t>ⲉ̀ⲧⲁϥϩⲟⲛϩⲉⲛ ⲉ̀ⲧⲟⲧⲟⲩ:</w:t>
            </w:r>
          </w:p>
          <w:p w14:paraId="5248D467" w14:textId="77777777" w:rsidR="006039B1" w:rsidRPr="005130A7" w:rsidRDefault="006039B1" w:rsidP="006039B1">
            <w:pPr>
              <w:pStyle w:val="CopticHangingVerse"/>
            </w:pPr>
            <w:r>
              <w:t>ⲛ̀ⲛⲉϥⲁ̀ⲡⲟⲥⲧⲟⲗⲟⲥ.</w:t>
            </w:r>
          </w:p>
        </w:tc>
      </w:tr>
      <w:tr w:rsidR="006039B1" w14:paraId="524970DF" w14:textId="77777777" w:rsidTr="006039B1">
        <w:trPr>
          <w:cantSplit/>
          <w:jc w:val="center"/>
        </w:trPr>
        <w:tc>
          <w:tcPr>
            <w:tcW w:w="288" w:type="dxa"/>
          </w:tcPr>
          <w:p w14:paraId="35443ED3" w14:textId="77777777" w:rsidR="006039B1" w:rsidRDefault="006039B1" w:rsidP="006039B1">
            <w:pPr>
              <w:pStyle w:val="CopticCross"/>
            </w:pPr>
            <w:r w:rsidRPr="00FB5ACB">
              <w:t>¿</w:t>
            </w:r>
          </w:p>
        </w:tc>
        <w:tc>
          <w:tcPr>
            <w:tcW w:w="3960" w:type="dxa"/>
          </w:tcPr>
          <w:p w14:paraId="162B02D7" w14:textId="77777777" w:rsidR="006039B1" w:rsidRDefault="006039B1" w:rsidP="006039B1">
            <w:pPr>
              <w:pStyle w:val="EngHang"/>
            </w:pPr>
            <w:r>
              <w:t>After His Resurrection,</w:t>
            </w:r>
          </w:p>
          <w:p w14:paraId="0B18B1F3" w14:textId="77777777" w:rsidR="006039B1" w:rsidRDefault="006039B1" w:rsidP="006039B1">
            <w:pPr>
              <w:pStyle w:val="EngHang"/>
            </w:pPr>
            <w:r>
              <w:t>Christ our King</w:t>
            </w:r>
          </w:p>
          <w:p w14:paraId="4D6F6176" w14:textId="77777777" w:rsidR="006039B1" w:rsidRDefault="006039B1" w:rsidP="006039B1">
            <w:pPr>
              <w:pStyle w:val="EngHang"/>
            </w:pPr>
            <w:r>
              <w:t>Appeared to them,</w:t>
            </w:r>
          </w:p>
          <w:p w14:paraId="44FACFD2" w14:textId="77777777" w:rsidR="006039B1" w:rsidRDefault="006039B1" w:rsidP="006039B1">
            <w:pPr>
              <w:pStyle w:val="EngHangEnd"/>
            </w:pPr>
            <w:r>
              <w:t>And ate with them.</w:t>
            </w:r>
          </w:p>
        </w:tc>
        <w:tc>
          <w:tcPr>
            <w:tcW w:w="288" w:type="dxa"/>
          </w:tcPr>
          <w:p w14:paraId="650390F7" w14:textId="77777777" w:rsidR="006039B1" w:rsidRDefault="006039B1" w:rsidP="006039B1"/>
        </w:tc>
        <w:tc>
          <w:tcPr>
            <w:tcW w:w="288" w:type="dxa"/>
          </w:tcPr>
          <w:p w14:paraId="54DD403A" w14:textId="77777777" w:rsidR="006039B1" w:rsidRDefault="006039B1" w:rsidP="006039B1">
            <w:pPr>
              <w:pStyle w:val="CopticCross"/>
            </w:pPr>
            <w:r w:rsidRPr="00FB5ACB">
              <w:t>¿</w:t>
            </w:r>
          </w:p>
        </w:tc>
        <w:tc>
          <w:tcPr>
            <w:tcW w:w="3960" w:type="dxa"/>
          </w:tcPr>
          <w:p w14:paraId="46F5CB82" w14:textId="77777777" w:rsidR="006039B1" w:rsidRDefault="006039B1" w:rsidP="006039B1">
            <w:pPr>
              <w:pStyle w:val="CopticVersemulti-line"/>
            </w:pPr>
            <w:r>
              <w:t>Ⲡⲭ̄ⲥ̄ ⲡⲉⲛⲟⲩⲣⲟ:</w:t>
            </w:r>
          </w:p>
          <w:p w14:paraId="5E8D1D48" w14:textId="77777777" w:rsidR="006039B1" w:rsidRDefault="006039B1" w:rsidP="006039B1">
            <w:pPr>
              <w:pStyle w:val="CopticVersemulti-line"/>
            </w:pPr>
            <w:r>
              <w:t>ⲙⲉⲛⲉⲛⲥⲁ ⲧⲉϥⲁ̀ⲛⲁⲥⲧⲁⲥⲓⲥ:</w:t>
            </w:r>
          </w:p>
          <w:p w14:paraId="66A931F0" w14:textId="77777777" w:rsidR="006039B1" w:rsidRDefault="006039B1" w:rsidP="006039B1">
            <w:pPr>
              <w:pStyle w:val="CopticVersemulti-line"/>
            </w:pPr>
            <w:r>
              <w:t>ⲁϥⲟⲩⲟⲛϩϥ ⲉ̀ⲣⲱⲟⲩ:</w:t>
            </w:r>
          </w:p>
          <w:p w14:paraId="03EDBBC7" w14:textId="77777777" w:rsidR="006039B1" w:rsidRPr="005130A7" w:rsidRDefault="006039B1" w:rsidP="006039B1">
            <w:pPr>
              <w:pStyle w:val="CopticHangingVerse"/>
            </w:pPr>
            <w:r>
              <w:t>ⲟⲩⲟϩ ⲁϥⲟⲩⲱⲙ ⲛⲉⲙⲱⲟⲩ.</w:t>
            </w:r>
          </w:p>
        </w:tc>
      </w:tr>
      <w:tr w:rsidR="006039B1" w14:paraId="53C3EBE4" w14:textId="77777777" w:rsidTr="006039B1">
        <w:trPr>
          <w:cantSplit/>
          <w:jc w:val="center"/>
        </w:trPr>
        <w:tc>
          <w:tcPr>
            <w:tcW w:w="288" w:type="dxa"/>
          </w:tcPr>
          <w:p w14:paraId="667C01F6" w14:textId="77777777" w:rsidR="006039B1" w:rsidRDefault="006039B1" w:rsidP="006039B1">
            <w:pPr>
              <w:pStyle w:val="CopticCross"/>
            </w:pPr>
          </w:p>
        </w:tc>
        <w:tc>
          <w:tcPr>
            <w:tcW w:w="3960" w:type="dxa"/>
          </w:tcPr>
          <w:p w14:paraId="3E642A3C" w14:textId="77777777" w:rsidR="006039B1" w:rsidRDefault="006039B1" w:rsidP="006039B1">
            <w:pPr>
              <w:pStyle w:val="EngHang"/>
            </w:pPr>
            <w:r>
              <w:t>Rejoice, O believers,</w:t>
            </w:r>
          </w:p>
          <w:p w14:paraId="23B520E8" w14:textId="77777777" w:rsidR="006039B1" w:rsidRDefault="006039B1" w:rsidP="006039B1">
            <w:pPr>
              <w:pStyle w:val="EngHang"/>
            </w:pPr>
            <w:r>
              <w:t>In the feast of the Only-Begotten,</w:t>
            </w:r>
          </w:p>
          <w:p w14:paraId="76BC2757" w14:textId="77777777" w:rsidR="006039B1" w:rsidRDefault="006039B1" w:rsidP="006039B1">
            <w:pPr>
              <w:pStyle w:val="EngHang"/>
            </w:pPr>
            <w:r>
              <w:t>He who created Heaven</w:t>
            </w:r>
          </w:p>
          <w:p w14:paraId="2B3E2440" w14:textId="77777777" w:rsidR="006039B1" w:rsidRDefault="006039B1" w:rsidP="006039B1">
            <w:pPr>
              <w:pStyle w:val="EngHangEnd"/>
            </w:pPr>
            <w:r>
              <w:t>And all its hosts.</w:t>
            </w:r>
          </w:p>
        </w:tc>
        <w:tc>
          <w:tcPr>
            <w:tcW w:w="288" w:type="dxa"/>
          </w:tcPr>
          <w:p w14:paraId="0A01779B" w14:textId="77777777" w:rsidR="006039B1" w:rsidRDefault="006039B1" w:rsidP="006039B1"/>
        </w:tc>
        <w:tc>
          <w:tcPr>
            <w:tcW w:w="288" w:type="dxa"/>
          </w:tcPr>
          <w:p w14:paraId="75562C4E" w14:textId="77777777" w:rsidR="006039B1" w:rsidRDefault="006039B1" w:rsidP="006039B1">
            <w:pPr>
              <w:pStyle w:val="CopticCross"/>
            </w:pPr>
          </w:p>
        </w:tc>
        <w:tc>
          <w:tcPr>
            <w:tcW w:w="3960" w:type="dxa"/>
          </w:tcPr>
          <w:p w14:paraId="05EE929E" w14:textId="77777777" w:rsidR="006039B1" w:rsidRDefault="006039B1" w:rsidP="006039B1">
            <w:pPr>
              <w:pStyle w:val="CopticVersemulti-line"/>
            </w:pPr>
            <w:r>
              <w:t>Ⲣⲁϣⲓ ⲱ̀ ⲛⲓⲡⲓⲥⲧⲟⲥ:</w:t>
            </w:r>
          </w:p>
          <w:p w14:paraId="2C7B68A1" w14:textId="77777777" w:rsidR="006039B1" w:rsidRDefault="006039B1" w:rsidP="006039B1">
            <w:pPr>
              <w:pStyle w:val="CopticVersemulti-line"/>
            </w:pPr>
            <w:r>
              <w:t>ϧⲉⲛ ⲡ̀ϣⲁⲓ ⲙ̀ⲡⲓⲙⲟⲛⲟⲅⲉⲛⲏⲥ:</w:t>
            </w:r>
          </w:p>
          <w:p w14:paraId="1569A8EE" w14:textId="77777777" w:rsidR="006039B1" w:rsidRDefault="006039B1" w:rsidP="006039B1">
            <w:pPr>
              <w:pStyle w:val="CopticVersemulti-line"/>
            </w:pPr>
            <w:r>
              <w:t>ⲥⲧⲁϥⲑⲁⲙⲓⲟ ⲛ̀ⲟⲩⲣⲁⲛⲟⲥ:</w:t>
            </w:r>
          </w:p>
          <w:p w14:paraId="11826E08" w14:textId="77777777" w:rsidR="006039B1" w:rsidRPr="005130A7" w:rsidRDefault="006039B1" w:rsidP="006039B1">
            <w:pPr>
              <w:pStyle w:val="CopticHangingVerse"/>
            </w:pPr>
            <w:r>
              <w:t>ⲛⲉⲙ ⲛⲟⲩⲇⲩⲛⲁⲙⲓⲥ.</w:t>
            </w:r>
          </w:p>
        </w:tc>
      </w:tr>
      <w:tr w:rsidR="006039B1" w14:paraId="58C9A0E2" w14:textId="77777777" w:rsidTr="006039B1">
        <w:trPr>
          <w:cantSplit/>
          <w:jc w:val="center"/>
        </w:trPr>
        <w:tc>
          <w:tcPr>
            <w:tcW w:w="288" w:type="dxa"/>
          </w:tcPr>
          <w:p w14:paraId="1E3D7281" w14:textId="77777777" w:rsidR="006039B1" w:rsidRDefault="006039B1" w:rsidP="006039B1">
            <w:pPr>
              <w:pStyle w:val="CopticCross"/>
            </w:pPr>
          </w:p>
        </w:tc>
        <w:tc>
          <w:tcPr>
            <w:tcW w:w="3960" w:type="dxa"/>
          </w:tcPr>
          <w:p w14:paraId="365E8F30" w14:textId="77777777" w:rsidR="006039B1" w:rsidRDefault="006039B1" w:rsidP="006039B1">
            <w:pPr>
              <w:pStyle w:val="EngHang"/>
            </w:pPr>
            <w:r>
              <w:t>Praise the Lover of mankind,</w:t>
            </w:r>
          </w:p>
          <w:p w14:paraId="64A7F37C" w14:textId="77777777" w:rsidR="006039B1" w:rsidRDefault="006039B1" w:rsidP="006039B1">
            <w:pPr>
              <w:pStyle w:val="EngHang"/>
            </w:pPr>
            <w:r>
              <w:t>The King of all ages,</w:t>
            </w:r>
          </w:p>
          <w:p w14:paraId="1A34CE17" w14:textId="77777777" w:rsidR="006039B1" w:rsidRDefault="006039B1" w:rsidP="006039B1">
            <w:pPr>
              <w:pStyle w:val="EngHang"/>
            </w:pPr>
            <w:r>
              <w:t>Who created man</w:t>
            </w:r>
          </w:p>
          <w:p w14:paraId="76D30D5D" w14:textId="77777777" w:rsidR="006039B1" w:rsidRDefault="006039B1" w:rsidP="006039B1">
            <w:pPr>
              <w:pStyle w:val="EngHangEnd"/>
            </w:pPr>
            <w:r>
              <w:t>In His likeness.</w:t>
            </w:r>
          </w:p>
        </w:tc>
        <w:tc>
          <w:tcPr>
            <w:tcW w:w="288" w:type="dxa"/>
          </w:tcPr>
          <w:p w14:paraId="19B48DCB" w14:textId="77777777" w:rsidR="006039B1" w:rsidRDefault="006039B1" w:rsidP="006039B1"/>
        </w:tc>
        <w:tc>
          <w:tcPr>
            <w:tcW w:w="288" w:type="dxa"/>
          </w:tcPr>
          <w:p w14:paraId="3EB05287" w14:textId="77777777" w:rsidR="006039B1" w:rsidRDefault="006039B1" w:rsidP="006039B1">
            <w:pPr>
              <w:pStyle w:val="CopticCross"/>
            </w:pPr>
          </w:p>
        </w:tc>
        <w:tc>
          <w:tcPr>
            <w:tcW w:w="3960" w:type="dxa"/>
          </w:tcPr>
          <w:p w14:paraId="0D5ADE36" w14:textId="77777777" w:rsidR="006039B1" w:rsidRDefault="006039B1" w:rsidP="006039B1">
            <w:pPr>
              <w:pStyle w:val="CopticVersemulti-line"/>
            </w:pPr>
            <w:r>
              <w:t>Ⲥⲙⲟⲩ ⲉ̀ⲡⲓⲙⲁⲓⲣⲱⲙⲓ:</w:t>
            </w:r>
          </w:p>
          <w:p w14:paraId="720B76EF" w14:textId="77777777" w:rsidR="006039B1" w:rsidRDefault="006039B1" w:rsidP="006039B1">
            <w:pPr>
              <w:pStyle w:val="CopticVersemulti-line"/>
            </w:pPr>
            <w:r>
              <w:t>ⲡ̀ⲟⲩⲣⲟ ⲛ̀ⲛⲓⲉⲱⲛ:</w:t>
            </w:r>
          </w:p>
          <w:p w14:paraId="3CDEAD4E" w14:textId="77777777" w:rsidR="006039B1" w:rsidRDefault="006039B1" w:rsidP="006039B1">
            <w:pPr>
              <w:pStyle w:val="CopticVersemulti-line"/>
            </w:pPr>
            <w:r>
              <w:t>ⲁϥⲑⲁⲙⲓⲟ̀ ⲙ̀ⲡⲓⲣⲱⲙⲓ:</w:t>
            </w:r>
          </w:p>
          <w:p w14:paraId="45AB5430" w14:textId="77777777" w:rsidR="006039B1" w:rsidRPr="005130A7" w:rsidRDefault="006039B1" w:rsidP="006039B1">
            <w:pPr>
              <w:pStyle w:val="CopticHangingVerse"/>
            </w:pPr>
            <w:r>
              <w:t>ⲕⲁⲧⲁ ⲧⲉϥϩⲩⲕⲱⲛ.</w:t>
            </w:r>
          </w:p>
        </w:tc>
      </w:tr>
      <w:tr w:rsidR="006039B1" w14:paraId="104297DF" w14:textId="77777777" w:rsidTr="006039B1">
        <w:trPr>
          <w:cantSplit/>
          <w:jc w:val="center"/>
        </w:trPr>
        <w:tc>
          <w:tcPr>
            <w:tcW w:w="288" w:type="dxa"/>
          </w:tcPr>
          <w:p w14:paraId="4A2DEA13" w14:textId="77777777" w:rsidR="006039B1" w:rsidRDefault="006039B1" w:rsidP="006039B1">
            <w:pPr>
              <w:pStyle w:val="CopticCross"/>
            </w:pPr>
            <w:r w:rsidRPr="00FB5ACB">
              <w:t>¿</w:t>
            </w:r>
          </w:p>
        </w:tc>
        <w:tc>
          <w:tcPr>
            <w:tcW w:w="3960" w:type="dxa"/>
          </w:tcPr>
          <w:p w14:paraId="5E79AAED" w14:textId="77777777" w:rsidR="006039B1" w:rsidRDefault="006039B1" w:rsidP="006039B1">
            <w:pPr>
              <w:pStyle w:val="EngHang"/>
            </w:pPr>
            <w:r>
              <w:t>We pray to You</w:t>
            </w:r>
          </w:p>
          <w:p w14:paraId="7C9F1FA2" w14:textId="77777777" w:rsidR="006039B1" w:rsidRDefault="006039B1" w:rsidP="006039B1">
            <w:pPr>
              <w:pStyle w:val="EngHang"/>
            </w:pPr>
            <w:r>
              <w:t>With upright hearts,</w:t>
            </w:r>
          </w:p>
          <w:p w14:paraId="7F8D8C60" w14:textId="77777777" w:rsidR="006039B1" w:rsidRDefault="006039B1" w:rsidP="006039B1">
            <w:pPr>
              <w:pStyle w:val="EngHang"/>
            </w:pPr>
            <w:r>
              <w:t>And ascribe spiritual</w:t>
            </w:r>
          </w:p>
          <w:p w14:paraId="744F28E5" w14:textId="77777777" w:rsidR="006039B1" w:rsidRPr="0078672A" w:rsidRDefault="006039B1" w:rsidP="006039B1">
            <w:pPr>
              <w:pStyle w:val="EngHangEnd"/>
            </w:pPr>
            <w:r>
              <w:t>Praise to You.</w:t>
            </w:r>
          </w:p>
        </w:tc>
        <w:tc>
          <w:tcPr>
            <w:tcW w:w="288" w:type="dxa"/>
          </w:tcPr>
          <w:p w14:paraId="1BE0DA4C" w14:textId="77777777" w:rsidR="006039B1" w:rsidRDefault="006039B1" w:rsidP="006039B1"/>
        </w:tc>
        <w:tc>
          <w:tcPr>
            <w:tcW w:w="288" w:type="dxa"/>
          </w:tcPr>
          <w:p w14:paraId="1C2347E4" w14:textId="77777777" w:rsidR="006039B1" w:rsidRDefault="006039B1" w:rsidP="006039B1">
            <w:pPr>
              <w:pStyle w:val="CopticCross"/>
            </w:pPr>
            <w:r w:rsidRPr="00FB5ACB">
              <w:t>¿</w:t>
            </w:r>
          </w:p>
        </w:tc>
        <w:tc>
          <w:tcPr>
            <w:tcW w:w="3960" w:type="dxa"/>
          </w:tcPr>
          <w:p w14:paraId="1089A4BD" w14:textId="77777777" w:rsidR="006039B1" w:rsidRDefault="006039B1" w:rsidP="006039B1">
            <w:pPr>
              <w:pStyle w:val="CopticVersemulti-line"/>
            </w:pPr>
            <w:r>
              <w:t>Ⲧⲉⲛⲧⲱⲃϩ ⲙ̀ⲙⲟⲕ:</w:t>
            </w:r>
          </w:p>
          <w:p w14:paraId="0B818EE6" w14:textId="77777777" w:rsidR="006039B1" w:rsidRDefault="006039B1" w:rsidP="006039B1">
            <w:pPr>
              <w:pStyle w:val="CopticVersemulti-line"/>
            </w:pPr>
            <w:r>
              <w:t>ϧⲉⲛ ⲟⲩϩⲏⲧ ⲉϥⲥⲟⲩⲧⲱⲛ:</w:t>
            </w:r>
          </w:p>
          <w:p w14:paraId="0453D5CA" w14:textId="77777777" w:rsidR="006039B1" w:rsidRDefault="006039B1" w:rsidP="006039B1">
            <w:pPr>
              <w:pStyle w:val="CopticVersemulti-line"/>
            </w:pPr>
            <w:r>
              <w:t>ⲧⲉⲛⲟⲩⲱⲣⲡ ⲛⲁⲕ:</w:t>
            </w:r>
          </w:p>
          <w:p w14:paraId="1F3D5DC2" w14:textId="77777777" w:rsidR="006039B1" w:rsidRPr="005130A7" w:rsidRDefault="006039B1" w:rsidP="006039B1">
            <w:pPr>
              <w:pStyle w:val="CopticHangingVerse"/>
            </w:pPr>
            <w:r>
              <w:t>ⲛ̀ϩⲱⲥ ⲙ̀ⲡⲛⲉⲩⲙⲁⲧⲓⲕⲟⲛ.</w:t>
            </w:r>
          </w:p>
        </w:tc>
      </w:tr>
      <w:tr w:rsidR="006039B1" w14:paraId="70299BA6" w14:textId="77777777" w:rsidTr="006039B1">
        <w:trPr>
          <w:cantSplit/>
          <w:jc w:val="center"/>
        </w:trPr>
        <w:tc>
          <w:tcPr>
            <w:tcW w:w="288" w:type="dxa"/>
          </w:tcPr>
          <w:p w14:paraId="65C908EC" w14:textId="77777777" w:rsidR="006039B1" w:rsidRDefault="006039B1" w:rsidP="006039B1">
            <w:pPr>
              <w:pStyle w:val="CopticCross"/>
            </w:pPr>
            <w:r w:rsidRPr="00FB5ACB">
              <w:t>¿</w:t>
            </w:r>
          </w:p>
        </w:tc>
        <w:tc>
          <w:tcPr>
            <w:tcW w:w="3960" w:type="dxa"/>
          </w:tcPr>
          <w:p w14:paraId="6C682770" w14:textId="77777777" w:rsidR="006039B1" w:rsidRDefault="006039B1" w:rsidP="006039B1">
            <w:pPr>
              <w:pStyle w:val="EngHang"/>
            </w:pPr>
            <w:r>
              <w:t>O Son of God,</w:t>
            </w:r>
          </w:p>
          <w:p w14:paraId="72BDEE7E" w14:textId="77777777" w:rsidR="006039B1" w:rsidRDefault="006039B1" w:rsidP="006039B1">
            <w:pPr>
              <w:pStyle w:val="EngHang"/>
            </w:pPr>
            <w:r>
              <w:t>Guard us from scarcity,</w:t>
            </w:r>
          </w:p>
          <w:p w14:paraId="7B734CE2" w14:textId="77777777" w:rsidR="006039B1" w:rsidRDefault="006039B1" w:rsidP="006039B1">
            <w:pPr>
              <w:pStyle w:val="EngHang"/>
            </w:pPr>
            <w:r>
              <w:t>Death, earthquakes,</w:t>
            </w:r>
          </w:p>
          <w:p w14:paraId="115976B6" w14:textId="77777777" w:rsidR="006039B1" w:rsidRDefault="006039B1" w:rsidP="006039B1">
            <w:pPr>
              <w:pStyle w:val="EngHangEnd"/>
            </w:pPr>
            <w:r>
              <w:t>And persecutions.</w:t>
            </w:r>
          </w:p>
        </w:tc>
        <w:tc>
          <w:tcPr>
            <w:tcW w:w="288" w:type="dxa"/>
          </w:tcPr>
          <w:p w14:paraId="302BDA4B" w14:textId="77777777" w:rsidR="006039B1" w:rsidRDefault="006039B1" w:rsidP="006039B1"/>
        </w:tc>
        <w:tc>
          <w:tcPr>
            <w:tcW w:w="288" w:type="dxa"/>
          </w:tcPr>
          <w:p w14:paraId="1D622F3D" w14:textId="77777777" w:rsidR="006039B1" w:rsidRDefault="006039B1" w:rsidP="006039B1">
            <w:pPr>
              <w:pStyle w:val="CopticCross"/>
            </w:pPr>
            <w:r w:rsidRPr="00FB5ACB">
              <w:t>¿</w:t>
            </w:r>
          </w:p>
        </w:tc>
        <w:tc>
          <w:tcPr>
            <w:tcW w:w="3960" w:type="dxa"/>
          </w:tcPr>
          <w:p w14:paraId="5ABAEF48" w14:textId="77777777" w:rsidR="006039B1" w:rsidRDefault="006039B1" w:rsidP="006039B1">
            <w:pPr>
              <w:pStyle w:val="CopticVersemulti-line"/>
            </w:pPr>
            <w:r>
              <w:t>Ⲩⲓⲟⲥ Ⲑⲉⲟⲥ ⲁ̀ⲣⲉϩ ⲉ̀ⲣⲟⲛ:</w:t>
            </w:r>
          </w:p>
          <w:p w14:paraId="507A78DE" w14:textId="77777777" w:rsidR="006039B1" w:rsidRDefault="006039B1" w:rsidP="006039B1">
            <w:pPr>
              <w:pStyle w:val="CopticVersemulti-line"/>
            </w:pPr>
            <w:r>
              <w:t>ⲉ̀ⲃⲟⲗϩⲁ ⲛⲓϩ̀ⲃⲱⲛ:</w:t>
            </w:r>
          </w:p>
          <w:p w14:paraId="057BC314" w14:textId="77777777" w:rsidR="006039B1" w:rsidRDefault="006039B1" w:rsidP="006039B1">
            <w:pPr>
              <w:pStyle w:val="CopticVersemulti-line"/>
            </w:pPr>
            <w:r>
              <w:t>ⲛⲉⲙ ⲟⲩⲙⲟⲩ ⲛⲉⲙ ⲟⲩⲙⲟⲛⲙⲉⲛ:</w:t>
            </w:r>
          </w:p>
          <w:p w14:paraId="77F7955A" w14:textId="77777777" w:rsidR="006039B1" w:rsidRPr="005130A7" w:rsidRDefault="006039B1" w:rsidP="006039B1">
            <w:pPr>
              <w:pStyle w:val="CopticHangingVerse"/>
            </w:pPr>
            <w:r>
              <w:t>ⲛⲉⲙ ⲛⲓⲇⲓⲱⲅⲙⲟⲥ.</w:t>
            </w:r>
          </w:p>
        </w:tc>
      </w:tr>
      <w:tr w:rsidR="006039B1" w14:paraId="0EEB3D29" w14:textId="77777777" w:rsidTr="006039B1">
        <w:trPr>
          <w:cantSplit/>
          <w:jc w:val="center"/>
        </w:trPr>
        <w:tc>
          <w:tcPr>
            <w:tcW w:w="288" w:type="dxa"/>
          </w:tcPr>
          <w:p w14:paraId="0745162F" w14:textId="77777777" w:rsidR="006039B1" w:rsidRDefault="006039B1" w:rsidP="006039B1">
            <w:pPr>
              <w:pStyle w:val="CopticCross"/>
            </w:pPr>
          </w:p>
        </w:tc>
        <w:tc>
          <w:tcPr>
            <w:tcW w:w="3960" w:type="dxa"/>
          </w:tcPr>
          <w:p w14:paraId="0070CBB1" w14:textId="77777777" w:rsidR="006039B1" w:rsidRDefault="006039B1" w:rsidP="006039B1">
            <w:pPr>
              <w:pStyle w:val="EngHang"/>
            </w:pPr>
            <w:r>
              <w:t>This is the day</w:t>
            </w:r>
          </w:p>
          <w:p w14:paraId="0242E4C6" w14:textId="77777777" w:rsidR="006039B1" w:rsidRDefault="006039B1" w:rsidP="006039B1">
            <w:pPr>
              <w:pStyle w:val="EngHang"/>
            </w:pPr>
            <w:r>
              <w:t>Which the Lord has made.</w:t>
            </w:r>
          </w:p>
          <w:p w14:paraId="5B4F3E7F" w14:textId="77777777" w:rsidR="006039B1" w:rsidRDefault="006039B1" w:rsidP="006039B1">
            <w:pPr>
              <w:pStyle w:val="EngHang"/>
            </w:pPr>
            <w:r>
              <w:t>Let us rejoice</w:t>
            </w:r>
          </w:p>
          <w:p w14:paraId="0A1D66D1" w14:textId="77777777" w:rsidR="006039B1" w:rsidRDefault="006039B1" w:rsidP="006039B1">
            <w:pPr>
              <w:pStyle w:val="EngHangEnd"/>
            </w:pPr>
            <w:r>
              <w:t>And be glad in it.</w:t>
            </w:r>
          </w:p>
        </w:tc>
        <w:tc>
          <w:tcPr>
            <w:tcW w:w="288" w:type="dxa"/>
          </w:tcPr>
          <w:p w14:paraId="24FE0E88" w14:textId="77777777" w:rsidR="006039B1" w:rsidRDefault="006039B1" w:rsidP="006039B1"/>
        </w:tc>
        <w:tc>
          <w:tcPr>
            <w:tcW w:w="288" w:type="dxa"/>
          </w:tcPr>
          <w:p w14:paraId="4180507F" w14:textId="77777777" w:rsidR="006039B1" w:rsidRDefault="006039B1" w:rsidP="006039B1">
            <w:pPr>
              <w:pStyle w:val="CopticCross"/>
            </w:pPr>
          </w:p>
        </w:tc>
        <w:tc>
          <w:tcPr>
            <w:tcW w:w="3960" w:type="dxa"/>
          </w:tcPr>
          <w:p w14:paraId="729CF0D9" w14:textId="77777777" w:rsidR="006039B1" w:rsidRDefault="006039B1" w:rsidP="006039B1">
            <w:pPr>
              <w:pStyle w:val="CopticVersemulti-line"/>
            </w:pPr>
            <w:r>
              <w:t>Ⲫⲁⲓ ⲡⲉ ⲡⲓⲉ̀ϩⲟⲟⲩ:</w:t>
            </w:r>
          </w:p>
          <w:p w14:paraId="09D0B770" w14:textId="77777777" w:rsidR="006039B1" w:rsidRDefault="006039B1" w:rsidP="006039B1">
            <w:pPr>
              <w:pStyle w:val="CopticVersemulti-line"/>
            </w:pPr>
            <w:r>
              <w:t>ⲉ̀ⲧⲁ Ⲡⲟ̄ⲥ̄ ⲑⲁⲙⲓⲟϥ:</w:t>
            </w:r>
          </w:p>
          <w:p w14:paraId="2719E7E1" w14:textId="77777777" w:rsidR="006039B1" w:rsidRDefault="006039B1" w:rsidP="006039B1">
            <w:pPr>
              <w:pStyle w:val="CopticVersemulti-line"/>
            </w:pPr>
            <w:r>
              <w:t>ⲙⲁⲣⲉⲛⲑⲉⲗⲏⲗ ⲙ̀ⲙⲟⲛ ⲛ̀ϧⲏⲧϥ:</w:t>
            </w:r>
          </w:p>
          <w:p w14:paraId="27E17250" w14:textId="77777777" w:rsidR="006039B1" w:rsidRPr="005130A7" w:rsidRDefault="006039B1" w:rsidP="006039B1">
            <w:pPr>
              <w:pStyle w:val="CopticHangingVerse"/>
            </w:pPr>
            <w:r>
              <w:t>ⲟⲩⲟϩ ⲛ̀ⲧⲉⲛⲟⲩⲛⲟϥ.</w:t>
            </w:r>
          </w:p>
        </w:tc>
      </w:tr>
      <w:tr w:rsidR="006039B1" w14:paraId="5DFED90E" w14:textId="77777777" w:rsidTr="006039B1">
        <w:trPr>
          <w:cantSplit/>
          <w:jc w:val="center"/>
        </w:trPr>
        <w:tc>
          <w:tcPr>
            <w:tcW w:w="288" w:type="dxa"/>
          </w:tcPr>
          <w:p w14:paraId="7195F60E" w14:textId="77777777" w:rsidR="006039B1" w:rsidRDefault="006039B1" w:rsidP="006039B1">
            <w:pPr>
              <w:pStyle w:val="CopticCross"/>
            </w:pPr>
          </w:p>
        </w:tc>
        <w:tc>
          <w:tcPr>
            <w:tcW w:w="3960" w:type="dxa"/>
          </w:tcPr>
          <w:p w14:paraId="210D5EB7" w14:textId="77777777" w:rsidR="006039B1" w:rsidRDefault="006039B1" w:rsidP="006039B1">
            <w:pPr>
              <w:pStyle w:val="EngHang"/>
            </w:pPr>
            <w:r>
              <w:t>Hail to the Resurrection,</w:t>
            </w:r>
          </w:p>
          <w:p w14:paraId="18F74E0D" w14:textId="77777777" w:rsidR="006039B1" w:rsidRDefault="006039B1" w:rsidP="006039B1">
            <w:pPr>
              <w:pStyle w:val="EngHang"/>
            </w:pPr>
            <w:r>
              <w:t>O Jerusalem and Zion,</w:t>
            </w:r>
          </w:p>
          <w:p w14:paraId="627A0BB5" w14:textId="77777777" w:rsidR="006039B1" w:rsidRDefault="006039B1" w:rsidP="006039B1">
            <w:pPr>
              <w:pStyle w:val="EngHang"/>
            </w:pPr>
            <w:r>
              <w:t>The mountain of the Ascension,</w:t>
            </w:r>
          </w:p>
          <w:p w14:paraId="7F20076D" w14:textId="77777777" w:rsidR="006039B1" w:rsidRDefault="006039B1" w:rsidP="006039B1">
            <w:pPr>
              <w:pStyle w:val="EngHangEnd"/>
            </w:pPr>
            <w:r>
              <w:t>And the mountain of Golgotha.</w:t>
            </w:r>
          </w:p>
        </w:tc>
        <w:tc>
          <w:tcPr>
            <w:tcW w:w="288" w:type="dxa"/>
          </w:tcPr>
          <w:p w14:paraId="0AC9D74A" w14:textId="77777777" w:rsidR="006039B1" w:rsidRDefault="006039B1" w:rsidP="006039B1"/>
        </w:tc>
        <w:tc>
          <w:tcPr>
            <w:tcW w:w="288" w:type="dxa"/>
          </w:tcPr>
          <w:p w14:paraId="7C54DA91" w14:textId="77777777" w:rsidR="006039B1" w:rsidRDefault="006039B1" w:rsidP="006039B1">
            <w:pPr>
              <w:pStyle w:val="CopticCross"/>
            </w:pPr>
          </w:p>
        </w:tc>
        <w:tc>
          <w:tcPr>
            <w:tcW w:w="3960" w:type="dxa"/>
          </w:tcPr>
          <w:p w14:paraId="5E51DEB7" w14:textId="77777777" w:rsidR="006039B1" w:rsidRDefault="006039B1" w:rsidP="006039B1">
            <w:pPr>
              <w:pStyle w:val="CopticVersemulti-line"/>
            </w:pPr>
            <w:r>
              <w:t>Ⲭⲉⲣⲉ ϯⲁⲛⲁⲥⲧⲁⲥⲓⲥ:</w:t>
            </w:r>
          </w:p>
          <w:p w14:paraId="05D9FE02" w14:textId="77777777" w:rsidR="006039B1" w:rsidRDefault="006039B1" w:rsidP="006039B1">
            <w:pPr>
              <w:pStyle w:val="CopticVersemulti-line"/>
            </w:pPr>
            <w:r>
              <w:t>ⲱ Ⲓⲉⲣⲟⲩⲥⲁⲗⲏⲙ ⲛⲉⲙ Ⲥⲓⲱⲛ:</w:t>
            </w:r>
          </w:p>
          <w:p w14:paraId="16F238F1" w14:textId="77777777" w:rsidR="006039B1" w:rsidRDefault="006039B1" w:rsidP="006039B1">
            <w:pPr>
              <w:pStyle w:val="CopticVersemulti-line"/>
            </w:pPr>
            <w:r>
              <w:t>ⲛⲉⲙ ⲡⲓⲧⲱⲟⲩ ⲛ̀ⲁ̀ⲛⲁⲗⲩⲙⲓⲥ:</w:t>
            </w:r>
          </w:p>
          <w:p w14:paraId="657F4174" w14:textId="77777777" w:rsidR="006039B1" w:rsidRPr="005130A7" w:rsidRDefault="006039B1" w:rsidP="006039B1">
            <w:pPr>
              <w:pStyle w:val="CopticHangingVerse"/>
            </w:pPr>
            <w:r>
              <w:t>ⲛⲉⲙ ⲛⲓⲧⲱⲟⲓⲩ ⲛ̀ⲕ̀ⲣⲁⲛⲓⲟⲛ.</w:t>
            </w:r>
          </w:p>
        </w:tc>
      </w:tr>
      <w:tr w:rsidR="006039B1" w14:paraId="0F9EA3A3" w14:textId="77777777" w:rsidTr="006039B1">
        <w:trPr>
          <w:cantSplit/>
          <w:jc w:val="center"/>
        </w:trPr>
        <w:tc>
          <w:tcPr>
            <w:tcW w:w="288" w:type="dxa"/>
          </w:tcPr>
          <w:p w14:paraId="14D9C6BB" w14:textId="77777777" w:rsidR="006039B1" w:rsidRPr="003209AF" w:rsidRDefault="006039B1" w:rsidP="006039B1">
            <w:pPr>
              <w:pStyle w:val="CopticCross"/>
              <w:rPr>
                <w:b/>
              </w:rPr>
            </w:pPr>
            <w:r w:rsidRPr="00FB5ACB">
              <w:lastRenderedPageBreak/>
              <w:t>¿</w:t>
            </w:r>
          </w:p>
        </w:tc>
        <w:tc>
          <w:tcPr>
            <w:tcW w:w="3960" w:type="dxa"/>
          </w:tcPr>
          <w:p w14:paraId="01A9A2D8" w14:textId="77777777" w:rsidR="006039B1" w:rsidRDefault="006039B1" w:rsidP="006039B1">
            <w:pPr>
              <w:pStyle w:val="EngHang"/>
            </w:pPr>
            <w:r>
              <w:t>O Saviour of the world,</w:t>
            </w:r>
          </w:p>
          <w:p w14:paraId="63D8E0B4" w14:textId="77777777" w:rsidR="006039B1" w:rsidRDefault="006039B1" w:rsidP="006039B1">
            <w:pPr>
              <w:pStyle w:val="EngHang"/>
            </w:pPr>
            <w:r>
              <w:t>Save Your people</w:t>
            </w:r>
          </w:p>
          <w:p w14:paraId="123147FD" w14:textId="77777777" w:rsidR="006039B1" w:rsidRDefault="006039B1" w:rsidP="006039B1">
            <w:pPr>
              <w:pStyle w:val="EngHang"/>
            </w:pPr>
            <w:r>
              <w:t>And Your Parousia,</w:t>
            </w:r>
          </w:p>
          <w:p w14:paraId="07A377C0" w14:textId="77777777" w:rsidR="006039B1" w:rsidRDefault="006039B1" w:rsidP="006039B1">
            <w:pPr>
              <w:pStyle w:val="EngHangEnd"/>
            </w:pPr>
            <w:r>
              <w:t>And bless Your inheritance.</w:t>
            </w:r>
          </w:p>
        </w:tc>
        <w:tc>
          <w:tcPr>
            <w:tcW w:w="288" w:type="dxa"/>
          </w:tcPr>
          <w:p w14:paraId="2535B520" w14:textId="77777777" w:rsidR="006039B1" w:rsidRDefault="006039B1" w:rsidP="006039B1"/>
        </w:tc>
        <w:tc>
          <w:tcPr>
            <w:tcW w:w="288" w:type="dxa"/>
          </w:tcPr>
          <w:p w14:paraId="18726531" w14:textId="77777777" w:rsidR="006039B1" w:rsidRDefault="006039B1" w:rsidP="006039B1">
            <w:pPr>
              <w:pStyle w:val="CopticCross"/>
            </w:pPr>
            <w:r w:rsidRPr="00FB5ACB">
              <w:t>¿</w:t>
            </w:r>
          </w:p>
        </w:tc>
        <w:tc>
          <w:tcPr>
            <w:tcW w:w="3960" w:type="dxa"/>
          </w:tcPr>
          <w:p w14:paraId="77A0D719" w14:textId="77777777" w:rsidR="006039B1" w:rsidRDefault="006039B1" w:rsidP="006039B1">
            <w:pPr>
              <w:pStyle w:val="CopticVersemulti-line"/>
            </w:pPr>
            <w:r>
              <w:t>Ⲯⲱⲧⲏⲣ ⲙ̀ⲡⲓⲕⲟⲥⲙⲟⲥ:</w:t>
            </w:r>
          </w:p>
          <w:p w14:paraId="7068D32A" w14:textId="77777777" w:rsidR="006039B1" w:rsidRDefault="006039B1" w:rsidP="006039B1">
            <w:pPr>
              <w:pStyle w:val="CopticVersemulti-line"/>
            </w:pPr>
            <w:r>
              <w:t>ϧⲉⲛ ⲧⲉⲕⲡⲁⲣⲟⲩⲥⲓⲁ̀:</w:t>
            </w:r>
          </w:p>
          <w:p w14:paraId="0079E07B" w14:textId="77777777" w:rsidR="006039B1" w:rsidRDefault="006039B1" w:rsidP="006039B1">
            <w:pPr>
              <w:pStyle w:val="CopticVersemulti-line"/>
            </w:pPr>
            <w:r>
              <w:t>ⲛⲟϩⲉⲙ ⲙ̀ⲡⲉⲕⲗⲁⲟⲥ:</w:t>
            </w:r>
          </w:p>
          <w:p w14:paraId="5EA589A7" w14:textId="77777777" w:rsidR="006039B1" w:rsidRPr="005130A7" w:rsidRDefault="006039B1" w:rsidP="006039B1">
            <w:pPr>
              <w:pStyle w:val="CopticHangingVerse"/>
            </w:pPr>
            <w:r>
              <w:t>ⲥ̀ⲙⲟⲩ ⲉ̀ⲧⲉⲕⲕ̀ⲗⲏⲣⲟⲛⲟⲙⲓⲁ̀.</w:t>
            </w:r>
          </w:p>
        </w:tc>
      </w:tr>
      <w:tr w:rsidR="006039B1" w14:paraId="3FF1F273" w14:textId="77777777" w:rsidTr="006039B1">
        <w:trPr>
          <w:cantSplit/>
          <w:jc w:val="center"/>
        </w:trPr>
        <w:tc>
          <w:tcPr>
            <w:tcW w:w="288" w:type="dxa"/>
          </w:tcPr>
          <w:p w14:paraId="53F86C98" w14:textId="77777777" w:rsidR="006039B1" w:rsidRDefault="006039B1" w:rsidP="006039B1">
            <w:pPr>
              <w:pStyle w:val="CopticCross"/>
            </w:pPr>
            <w:r w:rsidRPr="00FB5ACB">
              <w:t>¿</w:t>
            </w:r>
          </w:p>
        </w:tc>
        <w:tc>
          <w:tcPr>
            <w:tcW w:w="3960" w:type="dxa"/>
          </w:tcPr>
          <w:p w14:paraId="7C6AEEE3" w14:textId="77777777" w:rsidR="006039B1" w:rsidRDefault="006039B1" w:rsidP="006039B1">
            <w:pPr>
              <w:pStyle w:val="EngHang"/>
            </w:pPr>
            <w:r>
              <w:t>O our Lord, Jesus Christ,</w:t>
            </w:r>
          </w:p>
          <w:p w14:paraId="2D5B7B58" w14:textId="77777777" w:rsidR="006039B1" w:rsidRDefault="006039B1" w:rsidP="006039B1">
            <w:pPr>
              <w:pStyle w:val="EngHang"/>
            </w:pPr>
            <w:r>
              <w:t>Have compassion on Your people,</w:t>
            </w:r>
          </w:p>
          <w:p w14:paraId="2997A2A1" w14:textId="77777777" w:rsidR="006039B1" w:rsidRDefault="006039B1" w:rsidP="006039B1">
            <w:pPr>
              <w:pStyle w:val="EngHang"/>
            </w:pPr>
            <w:r>
              <w:t>Guard them in truth</w:t>
            </w:r>
          </w:p>
          <w:p w14:paraId="3946D527" w14:textId="77777777" w:rsidR="006039B1" w:rsidRDefault="006039B1" w:rsidP="006039B1">
            <w:pPr>
              <w:pStyle w:val="EngHangEnd"/>
            </w:pPr>
            <w:r>
              <w:t>Unto Paradise.</w:t>
            </w:r>
          </w:p>
        </w:tc>
        <w:tc>
          <w:tcPr>
            <w:tcW w:w="288" w:type="dxa"/>
          </w:tcPr>
          <w:p w14:paraId="6D6C0AC3" w14:textId="77777777" w:rsidR="006039B1" w:rsidRDefault="006039B1" w:rsidP="006039B1"/>
        </w:tc>
        <w:tc>
          <w:tcPr>
            <w:tcW w:w="288" w:type="dxa"/>
          </w:tcPr>
          <w:p w14:paraId="64E5D39F" w14:textId="77777777" w:rsidR="006039B1" w:rsidRDefault="006039B1" w:rsidP="006039B1">
            <w:pPr>
              <w:pStyle w:val="CopticCross"/>
            </w:pPr>
            <w:r w:rsidRPr="00FB5ACB">
              <w:t>¿</w:t>
            </w:r>
          </w:p>
        </w:tc>
        <w:tc>
          <w:tcPr>
            <w:tcW w:w="3960" w:type="dxa"/>
          </w:tcPr>
          <w:p w14:paraId="5FF47378" w14:textId="77777777" w:rsidR="006039B1" w:rsidRDefault="006039B1" w:rsidP="006039B1">
            <w:pPr>
              <w:pStyle w:val="CopticVersemulti-line"/>
              <w:rPr>
                <w:rFonts w:eastAsia="Arial Unicode MS" w:cs="FreeSerifAvvaShenouda"/>
              </w:rPr>
            </w:pPr>
            <w:r>
              <w:rPr>
                <w:rFonts w:eastAsia="Arial Unicode MS" w:cs="FreeSerifAvvaShenouda"/>
              </w:rPr>
              <w:t>Ⲱ Ⲡⲉⲛⲟ̄ⲥ̄ Ⲓⲏ̄ⲥ̄ Ⲡⲭ̄ⲥ̄:</w:t>
            </w:r>
          </w:p>
          <w:p w14:paraId="3FFEB456" w14:textId="77777777" w:rsidR="006039B1" w:rsidRDefault="006039B1" w:rsidP="006039B1">
            <w:pPr>
              <w:pStyle w:val="CopticVersemulti-line"/>
              <w:rPr>
                <w:rFonts w:eastAsia="Arial Unicode MS" w:cs="FreeSerifAvvaShenouda"/>
              </w:rPr>
            </w:pPr>
            <w:r>
              <w:rPr>
                <w:rFonts w:eastAsia="Arial Unicode MS" w:cs="FreeSerifAvvaShenouda"/>
              </w:rPr>
              <w:t>ϣⲉⲛϩⲏⲧ ϧⲁ ⲡⲉⲕⲗⲁⲟⲥ:</w:t>
            </w:r>
          </w:p>
          <w:p w14:paraId="295916BE" w14:textId="77777777" w:rsidR="006039B1" w:rsidRDefault="006039B1" w:rsidP="006039B1">
            <w:pPr>
              <w:pStyle w:val="CopticVersemulti-line"/>
              <w:rPr>
                <w:rFonts w:eastAsia="Arial Unicode MS" w:cs="FreeSerifAvvaShenouda"/>
              </w:rPr>
            </w:pPr>
            <w:r>
              <w:rPr>
                <w:rFonts w:eastAsia="Arial Unicode MS" w:cs="FreeSerifAvvaShenouda"/>
              </w:rPr>
              <w:t>ⲁ̀ⲣⲉϩ ⲉⲣⲱⲟⲩ ⲁⲗⲏⲑⲱⲥ:</w:t>
            </w:r>
          </w:p>
          <w:p w14:paraId="59CA4625" w14:textId="77777777" w:rsidR="006039B1" w:rsidRPr="00384F62" w:rsidRDefault="006039B1" w:rsidP="006039B1">
            <w:pPr>
              <w:pStyle w:val="CopticHangingVerse"/>
            </w:pPr>
            <w:r>
              <w:t>ϧⲉⲛ ⲡⲓⲡⲁⲣⲁⲇⲓⲥⲟⲥ.</w:t>
            </w:r>
          </w:p>
        </w:tc>
      </w:tr>
    </w:tbl>
    <w:p w14:paraId="3FEF0D07" w14:textId="77777777" w:rsidR="00E66583" w:rsidRPr="00235C40" w:rsidRDefault="00E66583" w:rsidP="00E66583"/>
    <w:p w14:paraId="50D3AAEC" w14:textId="77777777" w:rsidR="00E66583" w:rsidRDefault="00E66583" w:rsidP="00E66583">
      <w:pPr>
        <w:pStyle w:val="Heading4"/>
      </w:pPr>
      <w:bookmarkStart w:id="1861" w:name="_Ref434476541"/>
      <w:r>
        <w:t>The Psali Batos</w:t>
      </w:r>
      <w:r w:rsidR="006C1B94">
        <w:t xml:space="preserve"> for the Ascension</w:t>
      </w:r>
      <w:bookmarkEnd w:id="186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561E7B4F" w14:textId="77777777" w:rsidTr="006039B1">
        <w:trPr>
          <w:cantSplit/>
          <w:jc w:val="center"/>
        </w:trPr>
        <w:tc>
          <w:tcPr>
            <w:tcW w:w="288" w:type="dxa"/>
          </w:tcPr>
          <w:p w14:paraId="6350F05B" w14:textId="77777777" w:rsidR="00AF7B91" w:rsidRDefault="00AF7B91" w:rsidP="006039B1">
            <w:pPr>
              <w:pStyle w:val="CopticCross"/>
            </w:pPr>
          </w:p>
        </w:tc>
        <w:tc>
          <w:tcPr>
            <w:tcW w:w="3960" w:type="dxa"/>
          </w:tcPr>
          <w:p w14:paraId="3321BDFB" w14:textId="77777777" w:rsidR="00AF7B91" w:rsidRDefault="00AF7B91" w:rsidP="00AF7B91">
            <w:pPr>
              <w:pStyle w:val="EngHang"/>
            </w:pPr>
            <w:r>
              <w:t>I will praise You, O Lord,</w:t>
            </w:r>
          </w:p>
          <w:p w14:paraId="308227BE" w14:textId="77777777" w:rsidR="00AF7B91" w:rsidRDefault="00AF7B91" w:rsidP="00AF7B91">
            <w:pPr>
              <w:pStyle w:val="EngHang"/>
            </w:pPr>
            <w:r>
              <w:t>In mercy, peace, and righteousness,</w:t>
            </w:r>
          </w:p>
          <w:p w14:paraId="0C3B6A89" w14:textId="77777777" w:rsidR="00AF7B91" w:rsidRDefault="00AF7B91" w:rsidP="00AF7B91">
            <w:pPr>
              <w:pStyle w:val="EngHang"/>
            </w:pPr>
            <w:r>
              <w:t>For You are the Saviour</w:t>
            </w:r>
          </w:p>
          <w:p w14:paraId="5E72BA52" w14:textId="77777777" w:rsidR="00AF7B91" w:rsidRDefault="00AF7B91" w:rsidP="00AF7B91">
            <w:pPr>
              <w:pStyle w:val="EngHangEnd"/>
            </w:pPr>
            <w:r>
              <w:t>And the true Judge.</w:t>
            </w:r>
          </w:p>
        </w:tc>
        <w:tc>
          <w:tcPr>
            <w:tcW w:w="288" w:type="dxa"/>
          </w:tcPr>
          <w:p w14:paraId="7262D099" w14:textId="77777777" w:rsidR="00AF7B91" w:rsidRDefault="00AF7B91" w:rsidP="006039B1"/>
        </w:tc>
        <w:tc>
          <w:tcPr>
            <w:tcW w:w="288" w:type="dxa"/>
          </w:tcPr>
          <w:p w14:paraId="53E9849A" w14:textId="77777777" w:rsidR="00AF7B91" w:rsidRDefault="00AF7B91" w:rsidP="006039B1">
            <w:pPr>
              <w:pStyle w:val="CopticCross"/>
            </w:pPr>
          </w:p>
        </w:tc>
        <w:tc>
          <w:tcPr>
            <w:tcW w:w="3960" w:type="dxa"/>
          </w:tcPr>
          <w:p w14:paraId="4090EE13" w14:textId="77777777" w:rsidR="00AF7B91" w:rsidRDefault="00AF7B91" w:rsidP="00AF7B91">
            <w:pPr>
              <w:pStyle w:val="CopticVersemulti-line"/>
            </w:pPr>
            <w:r>
              <w:t>Ⲁⲓⲛⲁϩⲱⲥ ⲉ̀ⲣⲟⲕ Ⲡⲟ̄ⲥ̄ ϧⲉⲛ ⲟⲩⲛⲁⲓ:</w:t>
            </w:r>
          </w:p>
          <w:p w14:paraId="130A187C" w14:textId="77777777" w:rsidR="00AF7B91" w:rsidRDefault="00AF7B91" w:rsidP="00AF7B91">
            <w:pPr>
              <w:pStyle w:val="CopticVersemulti-line"/>
            </w:pPr>
            <w:r>
              <w:t>ⲛⲉⲙ ⲟⲩϩⲓⲣⲏⲛⲏ ⲛⲉⲙ ⲟⲩⲙⲉⲑⲙⲏⲓ:</w:t>
            </w:r>
          </w:p>
          <w:p w14:paraId="055A0EC3" w14:textId="77777777" w:rsidR="00AF7B91" w:rsidRDefault="00AF7B91" w:rsidP="00AF7B91">
            <w:pPr>
              <w:pStyle w:val="CopticVersemulti-line"/>
            </w:pPr>
            <w:r>
              <w:t>ϫⲉ ⲛ̀ⲑⲟⲕ ⲡⲉ ⲡⲓⲣⲉϥⲥⲱϯ:</w:t>
            </w:r>
          </w:p>
          <w:p w14:paraId="6AF50DC7" w14:textId="77777777" w:rsidR="00AF7B91" w:rsidRPr="00C35319" w:rsidRDefault="00AF7B91" w:rsidP="00AF7B91">
            <w:pPr>
              <w:pStyle w:val="CopticHangingVerse"/>
            </w:pPr>
            <w:r>
              <w:t>ⲟⲩⲟϩ ⲡⲓⲣⲉϥϯϩⲁⲡ ⲙ̀ⲙⲏⲓ.</w:t>
            </w:r>
          </w:p>
        </w:tc>
      </w:tr>
      <w:tr w:rsidR="00AF7B91" w14:paraId="6A3A786E" w14:textId="77777777" w:rsidTr="006039B1">
        <w:trPr>
          <w:cantSplit/>
          <w:jc w:val="center"/>
        </w:trPr>
        <w:tc>
          <w:tcPr>
            <w:tcW w:w="288" w:type="dxa"/>
          </w:tcPr>
          <w:p w14:paraId="6A6D74D1" w14:textId="77777777" w:rsidR="00AF7B91" w:rsidRDefault="00AF7B91" w:rsidP="006039B1">
            <w:pPr>
              <w:pStyle w:val="CopticCross"/>
            </w:pPr>
          </w:p>
        </w:tc>
        <w:tc>
          <w:tcPr>
            <w:tcW w:w="3960" w:type="dxa"/>
          </w:tcPr>
          <w:p w14:paraId="04275E15" w14:textId="77777777" w:rsidR="00AF7B91" w:rsidRDefault="00AF7B91" w:rsidP="00AF7B91">
            <w:pPr>
              <w:pStyle w:val="EngHang"/>
            </w:pPr>
            <w:r>
              <w:t>I speak of the Mystery of You</w:t>
            </w:r>
          </w:p>
          <w:p w14:paraId="7550EB2C" w14:textId="77777777" w:rsidR="00AF7B91" w:rsidRDefault="00AF7B91" w:rsidP="00AF7B91">
            <w:pPr>
              <w:pStyle w:val="EngHang"/>
            </w:pPr>
            <w:r>
              <w:t>With all my understanding,</w:t>
            </w:r>
          </w:p>
          <w:p w14:paraId="3C5AE2E2" w14:textId="77777777" w:rsidR="00AF7B91" w:rsidRDefault="00AF7B91" w:rsidP="00AF7B91">
            <w:pPr>
              <w:pStyle w:val="EngHang"/>
            </w:pPr>
            <w:r>
              <w:t>For You have granted salvation,</w:t>
            </w:r>
          </w:p>
          <w:p w14:paraId="05BEC129" w14:textId="77777777" w:rsidR="00AF7B91" w:rsidRDefault="00AF7B91" w:rsidP="00AF7B91">
            <w:pPr>
              <w:pStyle w:val="EngHangEnd"/>
            </w:pPr>
            <w:r>
              <w:t>And revealed your works.</w:t>
            </w:r>
          </w:p>
        </w:tc>
        <w:tc>
          <w:tcPr>
            <w:tcW w:w="288" w:type="dxa"/>
          </w:tcPr>
          <w:p w14:paraId="0204F932" w14:textId="77777777" w:rsidR="00AF7B91" w:rsidRDefault="00AF7B91" w:rsidP="006039B1"/>
        </w:tc>
        <w:tc>
          <w:tcPr>
            <w:tcW w:w="288" w:type="dxa"/>
          </w:tcPr>
          <w:p w14:paraId="13D8A897" w14:textId="77777777" w:rsidR="00AF7B91" w:rsidRDefault="00AF7B91" w:rsidP="006039B1">
            <w:pPr>
              <w:pStyle w:val="CopticCross"/>
            </w:pPr>
          </w:p>
        </w:tc>
        <w:tc>
          <w:tcPr>
            <w:tcW w:w="3960" w:type="dxa"/>
          </w:tcPr>
          <w:p w14:paraId="79C86FE3" w14:textId="77777777" w:rsidR="00AF7B91" w:rsidRDefault="00AF7B91" w:rsidP="00AF7B91">
            <w:pPr>
              <w:pStyle w:val="CopticVersemulti-line"/>
            </w:pPr>
            <w:r>
              <w:t>Ⲃⲟⲛ ⲛ̀ⲛⲓⲃⲁⲗ ⲛ̀ⲧⲉ ⲡⲉⲕⲁϯ:</w:t>
            </w:r>
          </w:p>
          <w:p w14:paraId="19794FCD" w14:textId="77777777" w:rsidR="00AF7B91" w:rsidRDefault="00AF7B91" w:rsidP="00AF7B91">
            <w:pPr>
              <w:pStyle w:val="CopticVersemulti-line"/>
            </w:pPr>
            <w:r>
              <w:t>ⲉⲩⲉ̀ⲥⲁϫⲓ ϧⲉⲛ ⲛⲉⲕϣ̀ⲫⲏⲣⲓ:</w:t>
            </w:r>
          </w:p>
          <w:p w14:paraId="5DF73A85" w14:textId="77777777" w:rsidR="00AF7B91" w:rsidRDefault="00AF7B91" w:rsidP="00AF7B91">
            <w:pPr>
              <w:pStyle w:val="CopticVersemulti-line"/>
            </w:pPr>
            <w:r>
              <w:t>ϫⲉ ⲁⲕⲓ̀ⲣⲓ ⲛ̀ⲟⲩⲥⲱϯ:</w:t>
            </w:r>
          </w:p>
          <w:p w14:paraId="708CF25B" w14:textId="77777777" w:rsidR="00AF7B91" w:rsidRDefault="00AF7B91" w:rsidP="00AF7B91">
            <w:pPr>
              <w:pStyle w:val="CopticHangingVerse"/>
            </w:pPr>
            <w:r>
              <w:t>ⲁⲕⲟⲩⲱⲛϩ ⲉⲃⲟⲗ ⲛ̀ⲛⲉⲕϩ̀ⲃⲏⲟⲩⲓ̀.</w:t>
            </w:r>
          </w:p>
        </w:tc>
      </w:tr>
      <w:tr w:rsidR="00AF7B91" w14:paraId="727EF491" w14:textId="77777777" w:rsidTr="006039B1">
        <w:trPr>
          <w:cantSplit/>
          <w:jc w:val="center"/>
        </w:trPr>
        <w:tc>
          <w:tcPr>
            <w:tcW w:w="288" w:type="dxa"/>
          </w:tcPr>
          <w:p w14:paraId="602AF90A" w14:textId="77777777" w:rsidR="00AF7B91" w:rsidRDefault="00AF7B91" w:rsidP="006039B1">
            <w:pPr>
              <w:pStyle w:val="CopticCross"/>
            </w:pPr>
            <w:r w:rsidRPr="00FB5ACB">
              <w:t>¿</w:t>
            </w:r>
          </w:p>
        </w:tc>
        <w:tc>
          <w:tcPr>
            <w:tcW w:w="3960" w:type="dxa"/>
          </w:tcPr>
          <w:p w14:paraId="6BA0CFBE" w14:textId="77777777" w:rsidR="00AF7B91" w:rsidRDefault="00AF7B91" w:rsidP="00AF7B91">
            <w:pPr>
              <w:pStyle w:val="EngHang"/>
            </w:pPr>
            <w:r>
              <w:t>All human races</w:t>
            </w:r>
          </w:p>
          <w:p w14:paraId="134EA76F" w14:textId="77777777" w:rsidR="00AF7B91" w:rsidRDefault="00AF7B91" w:rsidP="00AF7B91">
            <w:pPr>
              <w:pStyle w:val="EngHang"/>
            </w:pPr>
            <w:r>
              <w:t>Praise Your Resurrection.</w:t>
            </w:r>
          </w:p>
          <w:p w14:paraId="4B7A0718" w14:textId="77777777" w:rsidR="00AF7B91" w:rsidRDefault="00AF7B91" w:rsidP="00AF7B91">
            <w:pPr>
              <w:pStyle w:val="EngHang"/>
            </w:pPr>
            <w:r>
              <w:t>We confess Your Ascension</w:t>
            </w:r>
          </w:p>
          <w:p w14:paraId="236EFF48" w14:textId="77777777" w:rsidR="00AF7B91" w:rsidRDefault="00AF7B91" w:rsidP="00AF7B91">
            <w:pPr>
              <w:pStyle w:val="EngHangEnd"/>
            </w:pPr>
            <w:r>
              <w:t>To the Heavens without doubt.</w:t>
            </w:r>
          </w:p>
        </w:tc>
        <w:tc>
          <w:tcPr>
            <w:tcW w:w="288" w:type="dxa"/>
          </w:tcPr>
          <w:p w14:paraId="744445A5" w14:textId="77777777" w:rsidR="00AF7B91" w:rsidRDefault="00AF7B91" w:rsidP="006039B1"/>
        </w:tc>
        <w:tc>
          <w:tcPr>
            <w:tcW w:w="288" w:type="dxa"/>
          </w:tcPr>
          <w:p w14:paraId="7A30B8A2" w14:textId="77777777" w:rsidR="00AF7B91" w:rsidRDefault="00AF7B91" w:rsidP="006039B1">
            <w:pPr>
              <w:pStyle w:val="CopticCross"/>
            </w:pPr>
            <w:r w:rsidRPr="00FB5ACB">
              <w:t>¿</w:t>
            </w:r>
          </w:p>
        </w:tc>
        <w:tc>
          <w:tcPr>
            <w:tcW w:w="3960" w:type="dxa"/>
          </w:tcPr>
          <w:p w14:paraId="3A281C0F" w14:textId="77777777" w:rsidR="00AF7B91" w:rsidRDefault="00AF7B91" w:rsidP="00AF7B91">
            <w:pPr>
              <w:pStyle w:val="CopticVersemulti-line"/>
            </w:pPr>
            <w:r>
              <w:t>Ⲅⲉⲛⲟⲥ ⲛⲓⲃⲉⲛ ⲛ̀ⲛⲓⲣⲱⲙⲓ:</w:t>
            </w:r>
          </w:p>
          <w:p w14:paraId="2FC93302" w14:textId="77777777" w:rsidR="00AF7B91" w:rsidRDefault="00AF7B91" w:rsidP="00AF7B91">
            <w:pPr>
              <w:pStyle w:val="CopticVersemulti-line"/>
            </w:pPr>
            <w:r>
              <w:t>ⲉⲩϩⲱⲥ ⲉ̀ⲧⲉⲕⲁ̀ⲛⲁⲥⲧⲁⲥⲓⲥ:</w:t>
            </w:r>
          </w:p>
          <w:p w14:paraId="54B6991C" w14:textId="77777777" w:rsidR="00AF7B91" w:rsidRDefault="00AF7B91" w:rsidP="00AF7B91">
            <w:pPr>
              <w:pStyle w:val="CopticVersemulti-line"/>
            </w:pPr>
            <w:r>
              <w:t>ⲛⲉⲙ ⲡⲉⲕϫⲓⲛϣⲉ ⲉ̀ⲡ̀ϣⲱⲓ ⲉ̀ⲛⲓⲅⲏⲟⲩⲓ̀:</w:t>
            </w:r>
          </w:p>
          <w:p w14:paraId="7C1CA8A6" w14:textId="77777777" w:rsidR="00AF7B91" w:rsidRDefault="00AF7B91" w:rsidP="00AF7B91">
            <w:pPr>
              <w:pStyle w:val="CopticHangingVerse"/>
            </w:pPr>
            <w:r>
              <w:t>ⲉⲩⲛⲁϩϯ ⲁϭⲛⲉ ⲥⲁⲛⲓⲥ.</w:t>
            </w:r>
          </w:p>
        </w:tc>
      </w:tr>
      <w:tr w:rsidR="00AF7B91" w14:paraId="2AECEB28" w14:textId="77777777" w:rsidTr="006039B1">
        <w:trPr>
          <w:cantSplit/>
          <w:jc w:val="center"/>
        </w:trPr>
        <w:tc>
          <w:tcPr>
            <w:tcW w:w="288" w:type="dxa"/>
          </w:tcPr>
          <w:p w14:paraId="0B796015" w14:textId="77777777" w:rsidR="00AF7B91" w:rsidRDefault="00AF7B91" w:rsidP="006039B1">
            <w:pPr>
              <w:pStyle w:val="CopticCross"/>
            </w:pPr>
            <w:r w:rsidRPr="00FB5ACB">
              <w:t>¿</w:t>
            </w:r>
          </w:p>
        </w:tc>
        <w:tc>
          <w:tcPr>
            <w:tcW w:w="3960" w:type="dxa"/>
          </w:tcPr>
          <w:p w14:paraId="4A67AD6A" w14:textId="77777777" w:rsidR="00AF7B91" w:rsidRDefault="00AF7B91" w:rsidP="00AF7B91">
            <w:pPr>
              <w:pStyle w:val="EngHang"/>
            </w:pPr>
            <w:r>
              <w:t>David, the King of Jerusalem.</w:t>
            </w:r>
          </w:p>
          <w:p w14:paraId="0674A6A9" w14:textId="77777777" w:rsidR="00AF7B91" w:rsidRDefault="00AF7B91" w:rsidP="00AF7B91">
            <w:pPr>
              <w:pStyle w:val="EngHang"/>
            </w:pPr>
            <w:r>
              <w:t>Spoke long ago, saying,</w:t>
            </w:r>
          </w:p>
          <w:p w14:paraId="442A4B21" w14:textId="77777777" w:rsidR="00AF7B91" w:rsidRDefault="00AF7B91" w:rsidP="00AF7B91">
            <w:pPr>
              <w:pStyle w:val="EngHang"/>
            </w:pPr>
            <w:r>
              <w:t>“He was lifted on the Cherubim</w:t>
            </w:r>
          </w:p>
          <w:p w14:paraId="2591117F" w14:textId="77777777" w:rsidR="00AF7B91" w:rsidRDefault="00AF7B91" w:rsidP="00AF7B91">
            <w:pPr>
              <w:pStyle w:val="EngHangEnd"/>
            </w:pPr>
            <w:r>
              <w:t>And He flew on the wind.”</w:t>
            </w:r>
          </w:p>
        </w:tc>
        <w:tc>
          <w:tcPr>
            <w:tcW w:w="288" w:type="dxa"/>
          </w:tcPr>
          <w:p w14:paraId="49590D2D" w14:textId="77777777" w:rsidR="00AF7B91" w:rsidRDefault="00AF7B91" w:rsidP="006039B1"/>
        </w:tc>
        <w:tc>
          <w:tcPr>
            <w:tcW w:w="288" w:type="dxa"/>
          </w:tcPr>
          <w:p w14:paraId="785B6198" w14:textId="77777777" w:rsidR="00AF7B91" w:rsidRDefault="00AF7B91" w:rsidP="006039B1">
            <w:pPr>
              <w:pStyle w:val="CopticCross"/>
            </w:pPr>
            <w:r w:rsidRPr="00FB5ACB">
              <w:t>¿</w:t>
            </w:r>
          </w:p>
        </w:tc>
        <w:tc>
          <w:tcPr>
            <w:tcW w:w="3960" w:type="dxa"/>
          </w:tcPr>
          <w:p w14:paraId="64BBF3C9" w14:textId="77777777" w:rsidR="00AF7B91" w:rsidRDefault="00AF7B91" w:rsidP="00AF7B91">
            <w:pPr>
              <w:pStyle w:val="CopticVersemulti-line"/>
            </w:pPr>
            <w:r>
              <w:t>Ⲇⲁⲩⲓⲇ ⲡ̀ⲟⲩⲣⲟ ⲛ̀Ⲓⲉⲣⲟⲩⲥⲁⲗⲏⲙ:</w:t>
            </w:r>
          </w:p>
          <w:p w14:paraId="198451B2" w14:textId="77777777" w:rsidR="00AF7B91" w:rsidRDefault="00AF7B91" w:rsidP="00AF7B91">
            <w:pPr>
              <w:pStyle w:val="CopticVersemulti-line"/>
            </w:pPr>
            <w:r>
              <w:t>ⲁϥϫⲱ ⲙ̀ⲙⲟⲥ ⲓⲥϫⲉⲛ ⲟⲩⲥⲏⲟⲩ:</w:t>
            </w:r>
          </w:p>
          <w:p w14:paraId="043ECDD1" w14:textId="77777777" w:rsidR="00AF7B91" w:rsidRDefault="00AF7B91" w:rsidP="00AF7B91">
            <w:pPr>
              <w:pStyle w:val="CopticVersemulti-line"/>
            </w:pPr>
            <w:r>
              <w:t>ϫⲉ ⲁϥⲱⲗϥ ⲉ̀ϫⲉⲛ ⲛⲓⲭⲉⲣⲟⲩⲃⲓⲙ:</w:t>
            </w:r>
          </w:p>
          <w:p w14:paraId="786A8E95" w14:textId="77777777" w:rsidR="00AF7B91" w:rsidRDefault="00AF7B91" w:rsidP="00AF7B91">
            <w:pPr>
              <w:pStyle w:val="CopticHangingVerse"/>
            </w:pPr>
            <w:r>
              <w:t>ⲁϥϩⲁⲗⲁⲓ ⲉ̀ϫⲉⲛ ⲛⲓⲑⲏⲟⲩ.</w:t>
            </w:r>
          </w:p>
        </w:tc>
      </w:tr>
      <w:tr w:rsidR="00AF7B91" w14:paraId="559BA2D1" w14:textId="77777777" w:rsidTr="006039B1">
        <w:trPr>
          <w:cantSplit/>
          <w:jc w:val="center"/>
        </w:trPr>
        <w:tc>
          <w:tcPr>
            <w:tcW w:w="288" w:type="dxa"/>
          </w:tcPr>
          <w:p w14:paraId="5E062F47" w14:textId="77777777" w:rsidR="00AF7B91" w:rsidRDefault="00AF7B91" w:rsidP="006039B1">
            <w:pPr>
              <w:pStyle w:val="CopticCross"/>
            </w:pPr>
          </w:p>
        </w:tc>
        <w:tc>
          <w:tcPr>
            <w:tcW w:w="3960" w:type="dxa"/>
          </w:tcPr>
          <w:p w14:paraId="2E509727" w14:textId="77777777" w:rsidR="00AF7B91" w:rsidRDefault="00AF7B91" w:rsidP="00AF7B91">
            <w:pPr>
              <w:pStyle w:val="EngHang"/>
            </w:pPr>
            <w:r>
              <w:t>Rejoice in the Lord,</w:t>
            </w:r>
          </w:p>
          <w:p w14:paraId="64C37D45" w14:textId="77777777" w:rsidR="00AF7B91" w:rsidRDefault="00AF7B91" w:rsidP="00AF7B91">
            <w:pPr>
              <w:pStyle w:val="EngHang"/>
            </w:pPr>
            <w:r>
              <w:t>O principalities, dominions,</w:t>
            </w:r>
          </w:p>
          <w:p w14:paraId="3AA9B28F" w14:textId="77777777" w:rsidR="00AF7B91" w:rsidRDefault="00AF7B91" w:rsidP="00AF7B91">
            <w:pPr>
              <w:pStyle w:val="EngHang"/>
            </w:pPr>
            <w:r>
              <w:t>Thrones, authorities,</w:t>
            </w:r>
          </w:p>
          <w:p w14:paraId="1B33E068" w14:textId="77777777" w:rsidR="00AF7B91" w:rsidRDefault="00AF7B91" w:rsidP="00AF7B91">
            <w:pPr>
              <w:pStyle w:val="EngHangEnd"/>
            </w:pPr>
            <w:r>
              <w:t>And powers, saying, “Alleluia.”</w:t>
            </w:r>
          </w:p>
        </w:tc>
        <w:tc>
          <w:tcPr>
            <w:tcW w:w="288" w:type="dxa"/>
          </w:tcPr>
          <w:p w14:paraId="3034C20F" w14:textId="77777777" w:rsidR="00AF7B91" w:rsidRDefault="00AF7B91" w:rsidP="006039B1"/>
        </w:tc>
        <w:tc>
          <w:tcPr>
            <w:tcW w:w="288" w:type="dxa"/>
          </w:tcPr>
          <w:p w14:paraId="73058FD7" w14:textId="77777777" w:rsidR="00AF7B91" w:rsidRDefault="00AF7B91" w:rsidP="006039B1">
            <w:pPr>
              <w:pStyle w:val="CopticCross"/>
            </w:pPr>
          </w:p>
        </w:tc>
        <w:tc>
          <w:tcPr>
            <w:tcW w:w="3960" w:type="dxa"/>
          </w:tcPr>
          <w:p w14:paraId="376C1581" w14:textId="77777777" w:rsidR="00AF7B91" w:rsidRDefault="00AF7B91" w:rsidP="00AF7B91">
            <w:pPr>
              <w:pStyle w:val="CopticVersemulti-line"/>
            </w:pPr>
            <w:r>
              <w:t>Ⲉϣ̀ⲗⲏⲗⲟⲩⲓ̀ ⲉ̀ⲃⲟⲗ ⲙ̀Ⲡⲟ̄ⲥ̄:</w:t>
            </w:r>
          </w:p>
          <w:p w14:paraId="4881CD01" w14:textId="77777777" w:rsidR="00AF7B91" w:rsidRDefault="00AF7B91" w:rsidP="00AF7B91">
            <w:pPr>
              <w:pStyle w:val="CopticVersemulti-line"/>
            </w:pPr>
            <w:r>
              <w:t>ⲛⲓⲁⲣⲭⲏ ⲛⲉⲙ ⲛⲓⲉⲝⲟⲩⲥⲓⲁ:</w:t>
            </w:r>
          </w:p>
          <w:p w14:paraId="36A282B8" w14:textId="77777777" w:rsidR="00AF7B91" w:rsidRDefault="00AF7B91" w:rsidP="00AF7B91">
            <w:pPr>
              <w:pStyle w:val="CopticVersemulti-line"/>
            </w:pPr>
            <w:r>
              <w:t>ⲛⲓⲑ̀ⲣⲟⲛⲟⲥ ⲛⲉⲙ ⲛⲓⲙⲉⲧⲟ̄ⲥ̄:</w:t>
            </w:r>
          </w:p>
          <w:p w14:paraId="137DA124" w14:textId="77777777" w:rsidR="00AF7B91" w:rsidRDefault="00AF7B91" w:rsidP="00AF7B91">
            <w:pPr>
              <w:pStyle w:val="CopticHangingVerse"/>
            </w:pPr>
            <w:r>
              <w:t>ⲛⲓϫⲟⲙ ϫⲉ ϧⲉⲛ ⲟⲩⲀⲗⲗⲏⲗⲟⲩⲓⲁ.</w:t>
            </w:r>
          </w:p>
        </w:tc>
      </w:tr>
      <w:tr w:rsidR="00AF7B91" w14:paraId="24B402FB" w14:textId="77777777" w:rsidTr="006039B1">
        <w:trPr>
          <w:cantSplit/>
          <w:jc w:val="center"/>
        </w:trPr>
        <w:tc>
          <w:tcPr>
            <w:tcW w:w="288" w:type="dxa"/>
          </w:tcPr>
          <w:p w14:paraId="4EC2035E" w14:textId="77777777" w:rsidR="00AF7B91" w:rsidRDefault="00AF7B91" w:rsidP="006039B1">
            <w:pPr>
              <w:pStyle w:val="CopticCross"/>
            </w:pPr>
          </w:p>
        </w:tc>
        <w:tc>
          <w:tcPr>
            <w:tcW w:w="3960" w:type="dxa"/>
          </w:tcPr>
          <w:p w14:paraId="04080604" w14:textId="77777777" w:rsidR="00AF7B91" w:rsidRDefault="00AF7B91" w:rsidP="00AF7B91">
            <w:pPr>
              <w:pStyle w:val="EngHang"/>
            </w:pPr>
            <w:r>
              <w:t>Yes, in truth,</w:t>
            </w:r>
          </w:p>
          <w:p w14:paraId="42DB8B43" w14:textId="77777777" w:rsidR="00AF7B91" w:rsidRDefault="00AF7B91" w:rsidP="00AF7B91">
            <w:pPr>
              <w:pStyle w:val="EngHang"/>
            </w:pPr>
            <w:r>
              <w:t>He ascended into the heavens;</w:t>
            </w:r>
          </w:p>
          <w:p w14:paraId="7B7A71F0" w14:textId="77777777" w:rsidR="00AF7B91" w:rsidRDefault="00AF7B91" w:rsidP="00AF7B91">
            <w:pPr>
              <w:pStyle w:val="EngHang"/>
            </w:pPr>
            <w:r>
              <w:t>He led captivity captive,</w:t>
            </w:r>
          </w:p>
          <w:p w14:paraId="2371F3E8" w14:textId="77777777" w:rsidR="00AF7B91" w:rsidRDefault="00AF7B91" w:rsidP="00AF7B91">
            <w:pPr>
              <w:pStyle w:val="EngHangEnd"/>
            </w:pPr>
            <w:r>
              <w:t>And gave honour to mankind.</w:t>
            </w:r>
          </w:p>
        </w:tc>
        <w:tc>
          <w:tcPr>
            <w:tcW w:w="288" w:type="dxa"/>
          </w:tcPr>
          <w:p w14:paraId="65A6DE86" w14:textId="77777777" w:rsidR="00AF7B91" w:rsidRDefault="00AF7B91" w:rsidP="006039B1"/>
        </w:tc>
        <w:tc>
          <w:tcPr>
            <w:tcW w:w="288" w:type="dxa"/>
          </w:tcPr>
          <w:p w14:paraId="4DB3B350" w14:textId="77777777" w:rsidR="00AF7B91" w:rsidRDefault="00AF7B91" w:rsidP="006039B1">
            <w:pPr>
              <w:pStyle w:val="CopticCross"/>
            </w:pPr>
          </w:p>
        </w:tc>
        <w:tc>
          <w:tcPr>
            <w:tcW w:w="3960" w:type="dxa"/>
          </w:tcPr>
          <w:p w14:paraId="01F2EED7" w14:textId="77777777" w:rsidR="00AF7B91" w:rsidRDefault="00AF7B91" w:rsidP="00AF7B91">
            <w:pPr>
              <w:pStyle w:val="CopticVersemulti-line"/>
            </w:pPr>
            <w:r>
              <w:t>Ⲍⲉ ⲟⲛⲧⲟⲥ ϧⲉⲛ ⲟⲩⲁ̀ⲗⲏⲑⲓⲥ:</w:t>
            </w:r>
          </w:p>
          <w:p w14:paraId="5FC15B5C" w14:textId="77777777" w:rsidR="00AF7B91" w:rsidRDefault="00AF7B91" w:rsidP="00AF7B91">
            <w:pPr>
              <w:pStyle w:val="CopticVersemulti-line"/>
            </w:pPr>
            <w:r>
              <w:t>ⲁϥϣⲉⲛⲁϥ ⲉ̀ⲡ̀ϣⲱⲓ ⲉ̀ⲛⲓⲫⲏⲟⲩⲓ̀:</w:t>
            </w:r>
          </w:p>
          <w:p w14:paraId="17DACD8A" w14:textId="77777777" w:rsidR="00AF7B91" w:rsidRDefault="00AF7B91" w:rsidP="00AF7B91">
            <w:pPr>
              <w:pStyle w:val="CopticVersemulti-line"/>
            </w:pPr>
            <w:r>
              <w:t>ⲁϥⲉⲣⲉⲭⲙⲁⲗⲱⲧⲉⲩⲓⲛ ⲛ̀ϩⲁⲛⲉⲭⲙⲁⲗⲱⲥⲓⲁ̀:</w:t>
            </w:r>
          </w:p>
          <w:p w14:paraId="400BEDF1" w14:textId="77777777" w:rsidR="00AF7B91" w:rsidRDefault="00AF7B91" w:rsidP="00AF7B91">
            <w:pPr>
              <w:pStyle w:val="CopticHangingVerse"/>
            </w:pPr>
            <w:r>
              <w:t>ⲁⲫϯ ⲛ̀ϩⲁⲛⲧⲁⲓⲟ ⲛ̀ⲛⲓⲣⲱⲙⲓ.</w:t>
            </w:r>
          </w:p>
        </w:tc>
      </w:tr>
      <w:tr w:rsidR="00AF7B91" w14:paraId="2AE55702" w14:textId="77777777" w:rsidTr="006039B1">
        <w:trPr>
          <w:cantSplit/>
          <w:jc w:val="center"/>
        </w:trPr>
        <w:tc>
          <w:tcPr>
            <w:tcW w:w="288" w:type="dxa"/>
          </w:tcPr>
          <w:p w14:paraId="28E31527" w14:textId="77777777" w:rsidR="00AF7B91" w:rsidRDefault="00AF7B91" w:rsidP="006039B1">
            <w:pPr>
              <w:pStyle w:val="CopticCross"/>
            </w:pPr>
            <w:r w:rsidRPr="00FB5ACB">
              <w:t>¿</w:t>
            </w:r>
          </w:p>
        </w:tc>
        <w:tc>
          <w:tcPr>
            <w:tcW w:w="3960" w:type="dxa"/>
          </w:tcPr>
          <w:p w14:paraId="2AAF34F6" w14:textId="77777777" w:rsidR="00AF7B91" w:rsidRDefault="00AF7B91" w:rsidP="00AF7B91">
            <w:pPr>
              <w:pStyle w:val="EngHang"/>
            </w:pPr>
            <w:r>
              <w:t>We praise You along with</w:t>
            </w:r>
          </w:p>
          <w:p w14:paraId="1E8F9943" w14:textId="77777777" w:rsidR="00AF7B91" w:rsidRDefault="00AF7B91" w:rsidP="00AF7B91">
            <w:pPr>
              <w:pStyle w:val="EngHang"/>
            </w:pPr>
            <w:r>
              <w:t>The invisible orders;</w:t>
            </w:r>
          </w:p>
          <w:p w14:paraId="05F7554B" w14:textId="77777777" w:rsidR="00AF7B91" w:rsidRDefault="00AF7B91" w:rsidP="00AF7B91">
            <w:pPr>
              <w:pStyle w:val="EngHang"/>
            </w:pPr>
            <w:r>
              <w:t>And we worship You</w:t>
            </w:r>
          </w:p>
          <w:p w14:paraId="7C8FC954" w14:textId="77777777" w:rsidR="00AF7B91" w:rsidRDefault="00AF7B91" w:rsidP="00AF7B91">
            <w:pPr>
              <w:pStyle w:val="EngHangEnd"/>
            </w:pPr>
            <w:r>
              <w:t>With the visible.</w:t>
            </w:r>
          </w:p>
        </w:tc>
        <w:tc>
          <w:tcPr>
            <w:tcW w:w="288" w:type="dxa"/>
          </w:tcPr>
          <w:p w14:paraId="332B865D" w14:textId="77777777" w:rsidR="00AF7B91" w:rsidRDefault="00AF7B91" w:rsidP="006039B1"/>
        </w:tc>
        <w:tc>
          <w:tcPr>
            <w:tcW w:w="288" w:type="dxa"/>
          </w:tcPr>
          <w:p w14:paraId="27CE7886" w14:textId="77777777" w:rsidR="00AF7B91" w:rsidRDefault="00AF7B91" w:rsidP="006039B1">
            <w:pPr>
              <w:pStyle w:val="CopticCross"/>
            </w:pPr>
            <w:r w:rsidRPr="00FB5ACB">
              <w:t>¿</w:t>
            </w:r>
          </w:p>
        </w:tc>
        <w:tc>
          <w:tcPr>
            <w:tcW w:w="3960" w:type="dxa"/>
          </w:tcPr>
          <w:p w14:paraId="36F2853F" w14:textId="77777777" w:rsidR="00AF7B91" w:rsidRDefault="00AF7B91" w:rsidP="00AF7B91">
            <w:pPr>
              <w:pStyle w:val="CopticVersemulti-line"/>
            </w:pPr>
            <w:r>
              <w:t>Ⲏⲇⲉⲟⲛ ⲧⲉⲛⲥ̀ⲙⲟⲩ ⲉ̀ⲣⲟⲕ:</w:t>
            </w:r>
          </w:p>
          <w:p w14:paraId="10EE9031" w14:textId="77777777" w:rsidR="00AF7B91" w:rsidRDefault="00AF7B91" w:rsidP="00AF7B91">
            <w:pPr>
              <w:pStyle w:val="CopticVersemulti-line"/>
            </w:pPr>
            <w:r>
              <w:t>ⲛⲉⲙ ⲛ̀ⲧⲁⲅⲙⲁ ⲛ̀ⲁⲑⲛⲁⲩ ⲉ̀ⲣⲱⲟⲩ:</w:t>
            </w:r>
          </w:p>
          <w:p w14:paraId="2B1E5429" w14:textId="77777777" w:rsidR="00AF7B91" w:rsidRDefault="00AF7B91" w:rsidP="00AF7B91">
            <w:pPr>
              <w:pStyle w:val="CopticVersemulti-line"/>
            </w:pPr>
            <w:r>
              <w:t>ⲟⲩⲟϩ ⲧⲉⲛⲟⲩⲱϣⲧ ⲙ̀ⲙⲟⲕ:</w:t>
            </w:r>
          </w:p>
          <w:p w14:paraId="458F70C0" w14:textId="77777777" w:rsidR="00AF7B91" w:rsidRDefault="00AF7B91" w:rsidP="00AF7B91">
            <w:pPr>
              <w:pStyle w:val="CopticHangingVerse"/>
            </w:pPr>
            <w:r>
              <w:t>ⲛⲉⲙ ⲙⲏⲉ̀ⲧⲟⲩⲛⲁⲩ ⲉ̀ⲣⲱⲟⲩ.</w:t>
            </w:r>
          </w:p>
        </w:tc>
      </w:tr>
      <w:tr w:rsidR="00AF7B91" w14:paraId="7D705C3C" w14:textId="77777777" w:rsidTr="006039B1">
        <w:trPr>
          <w:cantSplit/>
          <w:jc w:val="center"/>
        </w:trPr>
        <w:tc>
          <w:tcPr>
            <w:tcW w:w="288" w:type="dxa"/>
          </w:tcPr>
          <w:p w14:paraId="3B47B8BA" w14:textId="77777777" w:rsidR="00AF7B91" w:rsidRDefault="00AF7B91" w:rsidP="006039B1">
            <w:pPr>
              <w:pStyle w:val="CopticCross"/>
            </w:pPr>
            <w:r w:rsidRPr="00FB5ACB">
              <w:t>¿</w:t>
            </w:r>
          </w:p>
        </w:tc>
        <w:tc>
          <w:tcPr>
            <w:tcW w:w="3960" w:type="dxa"/>
          </w:tcPr>
          <w:p w14:paraId="4986789C" w14:textId="77777777" w:rsidR="00AF7B91" w:rsidRDefault="00AF7B91" w:rsidP="00AF7B91">
            <w:pPr>
              <w:pStyle w:val="EngHang"/>
            </w:pPr>
            <w:r>
              <w:t>Rejoice in God with voices</w:t>
            </w:r>
          </w:p>
          <w:p w14:paraId="46CDC5A0" w14:textId="77777777" w:rsidR="00AF7B91" w:rsidRDefault="00AF7B91" w:rsidP="00AF7B91">
            <w:pPr>
              <w:pStyle w:val="EngHang"/>
            </w:pPr>
            <w:r>
              <w:t>Full of mercy and truth,</w:t>
            </w:r>
          </w:p>
          <w:p w14:paraId="5F235381" w14:textId="77777777" w:rsidR="00AF7B91" w:rsidRDefault="00AF7B91" w:rsidP="00AF7B91">
            <w:pPr>
              <w:pStyle w:val="EngHang"/>
            </w:pPr>
            <w:r>
              <w:t>For He ascended to the Heaven</w:t>
            </w:r>
          </w:p>
          <w:p w14:paraId="69476788" w14:textId="77777777" w:rsidR="00AF7B91" w:rsidRDefault="00AF7B91" w:rsidP="00AF7B91">
            <w:pPr>
              <w:pStyle w:val="EngHangEnd"/>
            </w:pPr>
            <w:r>
              <w:t>Of Heavens, towards the East.</w:t>
            </w:r>
          </w:p>
        </w:tc>
        <w:tc>
          <w:tcPr>
            <w:tcW w:w="288" w:type="dxa"/>
          </w:tcPr>
          <w:p w14:paraId="735BCD48" w14:textId="77777777" w:rsidR="00AF7B91" w:rsidRDefault="00AF7B91" w:rsidP="006039B1"/>
        </w:tc>
        <w:tc>
          <w:tcPr>
            <w:tcW w:w="288" w:type="dxa"/>
          </w:tcPr>
          <w:p w14:paraId="23DF2D2F" w14:textId="77777777" w:rsidR="00AF7B91" w:rsidRDefault="00AF7B91" w:rsidP="006039B1">
            <w:pPr>
              <w:pStyle w:val="CopticCross"/>
            </w:pPr>
            <w:r w:rsidRPr="00FB5ACB">
              <w:t>¿</w:t>
            </w:r>
          </w:p>
        </w:tc>
        <w:tc>
          <w:tcPr>
            <w:tcW w:w="3960" w:type="dxa"/>
          </w:tcPr>
          <w:p w14:paraId="43D51873" w14:textId="77777777" w:rsidR="00AF7B91" w:rsidRDefault="00AF7B91" w:rsidP="00AF7B91">
            <w:pPr>
              <w:pStyle w:val="CopticVersemulti-line"/>
            </w:pPr>
            <w:r>
              <w:t>Ⲑⲉⲗⲏⲗ ⲙ̀Ⲫϯ ϧⲉⲛ ϩⲁⲛⲥ̀ⲙⲏ:</w:t>
            </w:r>
          </w:p>
          <w:p w14:paraId="6117CC57" w14:textId="77777777" w:rsidR="00AF7B91" w:rsidRDefault="00AF7B91" w:rsidP="00AF7B91">
            <w:pPr>
              <w:pStyle w:val="CopticVersemulti-line"/>
            </w:pPr>
            <w:r>
              <w:t>ⲛ̀ⲧⲉ ⲟⲩⲙⲉⲑⲙⲏⲓ ⲛⲉⲙ ⲟⲩⲛⲁⲓ:</w:t>
            </w:r>
          </w:p>
          <w:p w14:paraId="69071A44" w14:textId="77777777" w:rsidR="00AF7B91" w:rsidRDefault="00AF7B91" w:rsidP="00AF7B91">
            <w:pPr>
              <w:pStyle w:val="CopticVersemulti-line"/>
            </w:pPr>
            <w:r>
              <w:t>ϫⲉ ⲁϥϣⲉⲛⲁϥ ⲉ̀ⲡ̀ϣⲱⲓ ⲉ̀ⲧ̀ⲫⲉ:</w:t>
            </w:r>
          </w:p>
          <w:p w14:paraId="50879BC9" w14:textId="77777777" w:rsidR="00AF7B91" w:rsidRPr="005130A7" w:rsidRDefault="00AF7B91" w:rsidP="00AF7B91">
            <w:pPr>
              <w:pStyle w:val="CopticHangingVerse"/>
            </w:pPr>
            <w:r>
              <w:t>ⲛ̀ⲧⲉ ⲧ̀ⲫⲉ ⲥⲁ ⲛⲓⲙⲁⲛ̀ϣⲁⲓ.</w:t>
            </w:r>
          </w:p>
        </w:tc>
      </w:tr>
      <w:tr w:rsidR="00AF7B91" w14:paraId="308909C6" w14:textId="77777777" w:rsidTr="006039B1">
        <w:trPr>
          <w:cantSplit/>
          <w:jc w:val="center"/>
        </w:trPr>
        <w:tc>
          <w:tcPr>
            <w:tcW w:w="288" w:type="dxa"/>
          </w:tcPr>
          <w:p w14:paraId="5A8F716A" w14:textId="77777777" w:rsidR="00AF7B91" w:rsidRDefault="00AF7B91" w:rsidP="006039B1">
            <w:pPr>
              <w:pStyle w:val="CopticCross"/>
            </w:pPr>
          </w:p>
        </w:tc>
        <w:tc>
          <w:tcPr>
            <w:tcW w:w="3960" w:type="dxa"/>
          </w:tcPr>
          <w:p w14:paraId="4BFEE705" w14:textId="77777777" w:rsidR="00AF7B91" w:rsidRDefault="00AF7B91" w:rsidP="00AF7B91">
            <w:pPr>
              <w:pStyle w:val="EngHang"/>
            </w:pPr>
            <w:r>
              <w:t>John the Theologian</w:t>
            </w:r>
          </w:p>
          <w:p w14:paraId="0CF179CB" w14:textId="77777777" w:rsidR="00AF7B91" w:rsidRDefault="00AF7B91" w:rsidP="00AF7B91">
            <w:pPr>
              <w:pStyle w:val="EngHang"/>
            </w:pPr>
            <w:r>
              <w:t>Said in his Gospel,</w:t>
            </w:r>
          </w:p>
          <w:p w14:paraId="26DA2575" w14:textId="77777777" w:rsidR="00AF7B91" w:rsidRDefault="00AF7B91" w:rsidP="00AF7B91">
            <w:pPr>
              <w:pStyle w:val="EngHang"/>
            </w:pPr>
            <w:r>
              <w:t>“I saw Christ the King</w:t>
            </w:r>
          </w:p>
          <w:p w14:paraId="19DBC2A3" w14:textId="77777777" w:rsidR="00AF7B91" w:rsidRDefault="00AF7B91" w:rsidP="00AF7B91">
            <w:pPr>
              <w:pStyle w:val="EngHangEnd"/>
            </w:pPr>
            <w:r>
              <w:t>Ascended to Heaven.”</w:t>
            </w:r>
          </w:p>
        </w:tc>
        <w:tc>
          <w:tcPr>
            <w:tcW w:w="288" w:type="dxa"/>
          </w:tcPr>
          <w:p w14:paraId="1EC6A57C" w14:textId="77777777" w:rsidR="00AF7B91" w:rsidRDefault="00AF7B91" w:rsidP="006039B1"/>
        </w:tc>
        <w:tc>
          <w:tcPr>
            <w:tcW w:w="288" w:type="dxa"/>
          </w:tcPr>
          <w:p w14:paraId="45C7375A" w14:textId="77777777" w:rsidR="00AF7B91" w:rsidRDefault="00AF7B91" w:rsidP="006039B1">
            <w:pPr>
              <w:pStyle w:val="CopticCross"/>
            </w:pPr>
          </w:p>
        </w:tc>
        <w:tc>
          <w:tcPr>
            <w:tcW w:w="3960" w:type="dxa"/>
          </w:tcPr>
          <w:p w14:paraId="06A33F1B" w14:textId="77777777" w:rsidR="00AF7B91" w:rsidRDefault="00AF7B91" w:rsidP="00AF7B91">
            <w:pPr>
              <w:pStyle w:val="CopticVersemulti-line"/>
            </w:pPr>
            <w:r>
              <w:t>Ⲓⲱⲁⲛⲛⲏⲥ ⲡⲓⲑⲉⲟⲗⲟⲅⲟⲥ:</w:t>
            </w:r>
          </w:p>
          <w:p w14:paraId="3FB8A642" w14:textId="77777777" w:rsidR="00AF7B91" w:rsidRDefault="00AF7B91" w:rsidP="00AF7B91">
            <w:pPr>
              <w:pStyle w:val="CopticVersemulti-line"/>
            </w:pPr>
            <w:r>
              <w:t>ⲁϥϫⲟⲥ ϧⲉⲛ ⲡⲉϥⲉⲩⲁⲅⲅⲉⲗⲓⲟⲛ:</w:t>
            </w:r>
          </w:p>
          <w:p w14:paraId="29CEF557" w14:textId="77777777" w:rsidR="00AF7B91" w:rsidRDefault="00AF7B91" w:rsidP="00AF7B91">
            <w:pPr>
              <w:pStyle w:val="CopticVersemulti-line"/>
            </w:pPr>
            <w:r>
              <w:t>ϫⲉ ⲁⲓⲛⲁⲩ ⲡ̀ⲟⲩⲣⲟ Ⲡⲭ̄ⲥ̄:</w:t>
            </w:r>
          </w:p>
          <w:p w14:paraId="03A6C966" w14:textId="77777777" w:rsidR="00AF7B91" w:rsidRPr="005130A7" w:rsidRDefault="00AF7B91" w:rsidP="00AF7B91">
            <w:pPr>
              <w:pStyle w:val="CopticHangingVerse"/>
            </w:pPr>
            <w:r>
              <w:t>ⲁϥϣⲉⲛⲁϥ ⲉ̀ⲟⲩⲣⲁⲛⲟⲥ.</w:t>
            </w:r>
          </w:p>
        </w:tc>
      </w:tr>
      <w:tr w:rsidR="00AF7B91" w14:paraId="185BE412" w14:textId="77777777" w:rsidTr="006039B1">
        <w:trPr>
          <w:cantSplit/>
          <w:jc w:val="center"/>
        </w:trPr>
        <w:tc>
          <w:tcPr>
            <w:tcW w:w="288" w:type="dxa"/>
          </w:tcPr>
          <w:p w14:paraId="1448C1DB" w14:textId="77777777" w:rsidR="00AF7B91" w:rsidRDefault="00AF7B91" w:rsidP="006039B1">
            <w:pPr>
              <w:pStyle w:val="CopticCross"/>
            </w:pPr>
          </w:p>
        </w:tc>
        <w:tc>
          <w:tcPr>
            <w:tcW w:w="3960" w:type="dxa"/>
          </w:tcPr>
          <w:p w14:paraId="4641A8A1" w14:textId="77777777" w:rsidR="00AF7B91" w:rsidRDefault="00AF7B91" w:rsidP="00AF7B91">
            <w:pPr>
              <w:pStyle w:val="EngHang"/>
            </w:pPr>
            <w:r>
              <w:t>Also our father Peter,</w:t>
            </w:r>
          </w:p>
          <w:p w14:paraId="5FEEF98F" w14:textId="77777777" w:rsidR="00AF7B91" w:rsidRDefault="00AF7B91" w:rsidP="00AF7B91">
            <w:pPr>
              <w:pStyle w:val="EngHang"/>
            </w:pPr>
            <w:r>
              <w:t>Taught us by his mouth,</w:t>
            </w:r>
          </w:p>
          <w:p w14:paraId="6DE8D151" w14:textId="77777777" w:rsidR="00AF7B91" w:rsidRDefault="00AF7B91" w:rsidP="00AF7B91">
            <w:pPr>
              <w:pStyle w:val="EngHang"/>
            </w:pPr>
            <w:r>
              <w:t>“He has ascended to heaven,</w:t>
            </w:r>
          </w:p>
          <w:p w14:paraId="17B2FF9F" w14:textId="77777777" w:rsidR="00AF7B91" w:rsidRDefault="00AF7B91" w:rsidP="00AF7B91">
            <w:pPr>
              <w:pStyle w:val="EngHangEnd"/>
            </w:pPr>
            <w:r>
              <w:t>And the angels worshipped Him.”</w:t>
            </w:r>
          </w:p>
        </w:tc>
        <w:tc>
          <w:tcPr>
            <w:tcW w:w="288" w:type="dxa"/>
          </w:tcPr>
          <w:p w14:paraId="49053F84" w14:textId="77777777" w:rsidR="00AF7B91" w:rsidRDefault="00AF7B91" w:rsidP="006039B1"/>
        </w:tc>
        <w:tc>
          <w:tcPr>
            <w:tcW w:w="288" w:type="dxa"/>
          </w:tcPr>
          <w:p w14:paraId="6962931A" w14:textId="77777777" w:rsidR="00AF7B91" w:rsidRDefault="00AF7B91" w:rsidP="006039B1">
            <w:pPr>
              <w:pStyle w:val="CopticCross"/>
            </w:pPr>
          </w:p>
        </w:tc>
        <w:tc>
          <w:tcPr>
            <w:tcW w:w="3960" w:type="dxa"/>
          </w:tcPr>
          <w:p w14:paraId="05B238B8" w14:textId="77777777" w:rsidR="00AF7B91" w:rsidRDefault="00AF7B91" w:rsidP="00AF7B91">
            <w:pPr>
              <w:pStyle w:val="CopticVersemulti-line"/>
            </w:pPr>
            <w:r>
              <w:t>Ⲕⲉ ⲡⲁⲗⲓⲛ ⲡⲉⲛⲓⲱⲧ Ⲡⲉⲧⲣⲟⲥ:</w:t>
            </w:r>
          </w:p>
          <w:p w14:paraId="2136B061" w14:textId="77777777" w:rsidR="00AF7B91" w:rsidRDefault="00AF7B91" w:rsidP="00AF7B91">
            <w:pPr>
              <w:pStyle w:val="CopticVersemulti-line"/>
            </w:pPr>
            <w:r>
              <w:t>ⲁϥⲧⲁⲙⲟⲛ ⲉ̀ⲃⲟⲗ ϧⲉⲛ ⲣⲱϥ:</w:t>
            </w:r>
          </w:p>
          <w:p w14:paraId="4A19424B" w14:textId="77777777" w:rsidR="00AF7B91" w:rsidRDefault="00AF7B91" w:rsidP="00AF7B91">
            <w:pPr>
              <w:pStyle w:val="CopticVersemulti-line"/>
            </w:pPr>
            <w:r>
              <w:t>ϫⲉ ⲁϥϣⲉⲛⲁϥ ⲉ̀ⲟⲩⲣⲁⲛⲟⲥ:</w:t>
            </w:r>
          </w:p>
          <w:p w14:paraId="461114E8" w14:textId="77777777" w:rsidR="00AF7B91" w:rsidRPr="005130A7" w:rsidRDefault="00AF7B91" w:rsidP="00AF7B91">
            <w:pPr>
              <w:pStyle w:val="CopticHangingVerse"/>
            </w:pPr>
            <w:r>
              <w:t>ⲁ̀ⲛⲓⲁⲅⲅⲉⲗⲟⲥ ⲟⲩⲱϣⲧ ⲙ̀ⲙⲟϥ.</w:t>
            </w:r>
          </w:p>
        </w:tc>
      </w:tr>
      <w:tr w:rsidR="00AF7B91" w14:paraId="7A6E49AE" w14:textId="77777777" w:rsidTr="006039B1">
        <w:trPr>
          <w:cantSplit/>
          <w:jc w:val="center"/>
        </w:trPr>
        <w:tc>
          <w:tcPr>
            <w:tcW w:w="288" w:type="dxa"/>
          </w:tcPr>
          <w:p w14:paraId="18494D93" w14:textId="77777777" w:rsidR="00AF7B91" w:rsidRDefault="00AF7B91" w:rsidP="006039B1">
            <w:pPr>
              <w:pStyle w:val="CopticCross"/>
            </w:pPr>
            <w:r w:rsidRPr="00FB5ACB">
              <w:lastRenderedPageBreak/>
              <w:t>¿</w:t>
            </w:r>
          </w:p>
        </w:tc>
        <w:tc>
          <w:tcPr>
            <w:tcW w:w="3960" w:type="dxa"/>
          </w:tcPr>
          <w:p w14:paraId="4F31BB5F" w14:textId="77777777" w:rsidR="00AF7B91" w:rsidRDefault="00AF7B91" w:rsidP="00AF7B91">
            <w:pPr>
              <w:pStyle w:val="EngHang"/>
            </w:pPr>
            <w:r>
              <w:t>Luke, the true Physician,</w:t>
            </w:r>
          </w:p>
          <w:p w14:paraId="41EE037A" w14:textId="77777777" w:rsidR="00AF7B91" w:rsidRDefault="00AF7B91" w:rsidP="00AF7B91">
            <w:pPr>
              <w:pStyle w:val="EngHang"/>
            </w:pPr>
            <w:r>
              <w:t>Wrote in the book of Acts,</w:t>
            </w:r>
          </w:p>
          <w:p w14:paraId="63084299" w14:textId="77777777" w:rsidR="00AF7B91" w:rsidRDefault="00AF7B91" w:rsidP="00AF7B91">
            <w:pPr>
              <w:pStyle w:val="EngHang"/>
            </w:pPr>
            <w:r>
              <w:t>“This is Jesus who has truly</w:t>
            </w:r>
          </w:p>
          <w:p w14:paraId="4EEFDB45" w14:textId="77777777" w:rsidR="00AF7B91" w:rsidRDefault="00AF7B91" w:rsidP="00AF7B91">
            <w:pPr>
              <w:pStyle w:val="EngHangEnd"/>
            </w:pPr>
            <w:r>
              <w:t>Ascended to His place.”</w:t>
            </w:r>
          </w:p>
        </w:tc>
        <w:tc>
          <w:tcPr>
            <w:tcW w:w="288" w:type="dxa"/>
          </w:tcPr>
          <w:p w14:paraId="62BBD149" w14:textId="77777777" w:rsidR="00AF7B91" w:rsidRDefault="00AF7B91" w:rsidP="006039B1"/>
        </w:tc>
        <w:tc>
          <w:tcPr>
            <w:tcW w:w="288" w:type="dxa"/>
          </w:tcPr>
          <w:p w14:paraId="5A58DAF3" w14:textId="77777777" w:rsidR="00AF7B91" w:rsidRDefault="00AF7B91" w:rsidP="006039B1">
            <w:pPr>
              <w:pStyle w:val="CopticCross"/>
            </w:pPr>
            <w:r w:rsidRPr="00FB5ACB">
              <w:t>¿</w:t>
            </w:r>
          </w:p>
        </w:tc>
        <w:tc>
          <w:tcPr>
            <w:tcW w:w="3960" w:type="dxa"/>
          </w:tcPr>
          <w:p w14:paraId="1DD478AB" w14:textId="77777777" w:rsidR="00AF7B91" w:rsidRDefault="00AF7B91" w:rsidP="00AF7B91">
            <w:pPr>
              <w:pStyle w:val="CopticVersemulti-line"/>
            </w:pPr>
            <w:r>
              <w:t>Ⲗⲟⲩⲕⲁⲥ ⲡⲓⲥⲏⲓⲛⲓ ⲙ̀ⲙⲏⲓ:</w:t>
            </w:r>
          </w:p>
          <w:p w14:paraId="7B25EA2B" w14:textId="77777777" w:rsidR="00AF7B91" w:rsidRDefault="00AF7B91" w:rsidP="00AF7B91">
            <w:pPr>
              <w:pStyle w:val="CopticVersemulti-line"/>
            </w:pPr>
            <w:r>
              <w:t>ⲁϥⲥ̀ϧⲁⲓ ϧⲉⲛ ⲛⲓⲡ̀ⲣⲁⲝⲓⲥ:</w:t>
            </w:r>
          </w:p>
          <w:p w14:paraId="789580B5" w14:textId="77777777" w:rsidR="00AF7B91" w:rsidRDefault="00AF7B91" w:rsidP="00AF7B91">
            <w:pPr>
              <w:pStyle w:val="CopticVersemulti-line"/>
            </w:pPr>
            <w:r>
              <w:t>ϫⲉ ⲫⲁⲓ ⲡⲉ Ⲓⲏ̄ⲥ̄ ϧⲉⲛ ⲟⲩⲙⲉⲑⲙⲏⲓ:</w:t>
            </w:r>
          </w:p>
          <w:p w14:paraId="1A77A128" w14:textId="77777777" w:rsidR="00AF7B91" w:rsidRPr="005130A7" w:rsidRDefault="00AF7B91" w:rsidP="00AF7B91">
            <w:pPr>
              <w:pStyle w:val="CopticHangingVerse"/>
            </w:pPr>
            <w:r>
              <w:t>ⲁϥϣⲉⲛⲁϥ ϣⲁ ⲧⲉϥⲧⲁⲝⲓⲥ.</w:t>
            </w:r>
          </w:p>
        </w:tc>
      </w:tr>
      <w:tr w:rsidR="00AF7B91" w14:paraId="26FD1502" w14:textId="77777777" w:rsidTr="006039B1">
        <w:trPr>
          <w:cantSplit/>
          <w:jc w:val="center"/>
        </w:trPr>
        <w:tc>
          <w:tcPr>
            <w:tcW w:w="288" w:type="dxa"/>
          </w:tcPr>
          <w:p w14:paraId="740D835B" w14:textId="77777777" w:rsidR="00AF7B91" w:rsidRDefault="00AF7B91" w:rsidP="006039B1">
            <w:pPr>
              <w:pStyle w:val="CopticCross"/>
            </w:pPr>
            <w:r w:rsidRPr="00FB5ACB">
              <w:t>¿</w:t>
            </w:r>
          </w:p>
        </w:tc>
        <w:tc>
          <w:tcPr>
            <w:tcW w:w="3960" w:type="dxa"/>
          </w:tcPr>
          <w:p w14:paraId="457530AC" w14:textId="77777777" w:rsidR="00AF7B91" w:rsidRDefault="00AF7B91" w:rsidP="00AF7B91">
            <w:pPr>
              <w:pStyle w:val="EngHang"/>
            </w:pPr>
            <w:r>
              <w:t>Mark, the Beholder of God,</w:t>
            </w:r>
          </w:p>
          <w:p w14:paraId="3BD8FEA4" w14:textId="77777777" w:rsidR="00AF7B91" w:rsidRDefault="00AF7B91" w:rsidP="00AF7B91">
            <w:pPr>
              <w:pStyle w:val="EngHang"/>
            </w:pPr>
            <w:r>
              <w:t>Also revealed to us, saying,</w:t>
            </w:r>
          </w:p>
          <w:p w14:paraId="0EADB059" w14:textId="77777777" w:rsidR="00AF7B91" w:rsidRDefault="00AF7B91" w:rsidP="00AF7B91">
            <w:pPr>
              <w:pStyle w:val="EngHang"/>
            </w:pPr>
            <w:r>
              <w:t>“He has truly ascended,</w:t>
            </w:r>
          </w:p>
          <w:p w14:paraId="385306D9" w14:textId="77777777" w:rsidR="00AF7B91" w:rsidRDefault="00AF7B91" w:rsidP="00AF7B91">
            <w:pPr>
              <w:pStyle w:val="EngHangEnd"/>
            </w:pPr>
            <w:r>
              <w:t>And sat at the right hand of His father.”</w:t>
            </w:r>
          </w:p>
        </w:tc>
        <w:tc>
          <w:tcPr>
            <w:tcW w:w="288" w:type="dxa"/>
          </w:tcPr>
          <w:p w14:paraId="643A755E" w14:textId="77777777" w:rsidR="00AF7B91" w:rsidRDefault="00AF7B91" w:rsidP="006039B1"/>
        </w:tc>
        <w:tc>
          <w:tcPr>
            <w:tcW w:w="288" w:type="dxa"/>
          </w:tcPr>
          <w:p w14:paraId="31B57C61" w14:textId="77777777" w:rsidR="00AF7B91" w:rsidRDefault="00AF7B91" w:rsidP="006039B1">
            <w:pPr>
              <w:pStyle w:val="CopticCross"/>
            </w:pPr>
            <w:r w:rsidRPr="00FB5ACB">
              <w:t>¿</w:t>
            </w:r>
          </w:p>
        </w:tc>
        <w:tc>
          <w:tcPr>
            <w:tcW w:w="3960" w:type="dxa"/>
          </w:tcPr>
          <w:p w14:paraId="1A7157ED" w14:textId="77777777" w:rsidR="00AF7B91" w:rsidRDefault="00AF7B91" w:rsidP="00AF7B91">
            <w:pPr>
              <w:pStyle w:val="CopticVersemulti-line"/>
            </w:pPr>
            <w:r>
              <w:t>Ⲙⲁⲣⲕⲟⲥ ⲡⲓⲉⲑⲱⲣⲓⲙⲟⲥ:</w:t>
            </w:r>
          </w:p>
          <w:p w14:paraId="0946EBE7" w14:textId="77777777" w:rsidR="00AF7B91" w:rsidRDefault="00AF7B91" w:rsidP="00AF7B91">
            <w:pPr>
              <w:pStyle w:val="CopticVersemulti-line"/>
            </w:pPr>
            <w:r>
              <w:t>ⲁϥⲟⲩⲱⲛϩ ⲛⲁⲛ ⲙ̀ⲡⲁⲓⲥ̀ⲙⲟⲧ:</w:t>
            </w:r>
          </w:p>
          <w:p w14:paraId="00D4B75E" w14:textId="77777777" w:rsidR="00AF7B91" w:rsidRDefault="00AF7B91" w:rsidP="00AF7B91">
            <w:pPr>
              <w:pStyle w:val="CopticVersemulti-line"/>
            </w:pPr>
            <w:r>
              <w:t>ϫⲉ ⲁϥϣⲉⲛⲁϥ ⲁ̀ⲗⲏⲑⲱⲥ:</w:t>
            </w:r>
          </w:p>
          <w:p w14:paraId="7B8B3855" w14:textId="77777777" w:rsidR="00AF7B91" w:rsidRPr="005130A7" w:rsidRDefault="00AF7B91" w:rsidP="00AF7B91">
            <w:pPr>
              <w:pStyle w:val="CopticHangingVerse"/>
            </w:pPr>
            <w:r>
              <w:t>ⲁϥϩⲉⲙⲥⲓ ⲥⲁⲟⲩⲓ̀ⲛⲁⲙ ⲙ̀ⲡⲉϥⲓⲱⲧ.</w:t>
            </w:r>
          </w:p>
        </w:tc>
      </w:tr>
      <w:tr w:rsidR="00AF7B91" w14:paraId="6330A461" w14:textId="77777777" w:rsidTr="006039B1">
        <w:trPr>
          <w:cantSplit/>
          <w:jc w:val="center"/>
        </w:trPr>
        <w:tc>
          <w:tcPr>
            <w:tcW w:w="288" w:type="dxa"/>
          </w:tcPr>
          <w:p w14:paraId="561BC3F8" w14:textId="77777777" w:rsidR="00AF7B91" w:rsidRDefault="00AF7B91" w:rsidP="006039B1">
            <w:pPr>
              <w:pStyle w:val="CopticCross"/>
            </w:pPr>
          </w:p>
        </w:tc>
        <w:tc>
          <w:tcPr>
            <w:tcW w:w="3960" w:type="dxa"/>
          </w:tcPr>
          <w:p w14:paraId="0239DD8F" w14:textId="77777777" w:rsidR="00AF7B91" w:rsidRDefault="00AF7B91" w:rsidP="00AF7B91">
            <w:pPr>
              <w:pStyle w:val="EngHang"/>
            </w:pPr>
            <w:r>
              <w:t>All the powers of the heavens</w:t>
            </w:r>
          </w:p>
          <w:p w14:paraId="00F56FF9" w14:textId="77777777" w:rsidR="00AF7B91" w:rsidRDefault="00AF7B91" w:rsidP="00AF7B91">
            <w:pPr>
              <w:pStyle w:val="EngHang"/>
            </w:pPr>
            <w:r>
              <w:t>Came and worshipped Him;</w:t>
            </w:r>
          </w:p>
          <w:p w14:paraId="62D55FB3" w14:textId="77777777" w:rsidR="00AF7B91" w:rsidRDefault="00AF7B91" w:rsidP="00AF7B91">
            <w:pPr>
              <w:pStyle w:val="EngHang"/>
            </w:pPr>
            <w:r>
              <w:t>The heavenly and the earthly</w:t>
            </w:r>
          </w:p>
          <w:p w14:paraId="2EC5485D" w14:textId="77777777" w:rsidR="00AF7B91" w:rsidRDefault="00AF7B91" w:rsidP="00AF7B91">
            <w:pPr>
              <w:pStyle w:val="EngHangEnd"/>
            </w:pPr>
            <w:r>
              <w:t>Praise Him with blessings.</w:t>
            </w:r>
          </w:p>
        </w:tc>
        <w:tc>
          <w:tcPr>
            <w:tcW w:w="288" w:type="dxa"/>
          </w:tcPr>
          <w:p w14:paraId="6175E58F" w14:textId="77777777" w:rsidR="00AF7B91" w:rsidRDefault="00AF7B91" w:rsidP="006039B1"/>
        </w:tc>
        <w:tc>
          <w:tcPr>
            <w:tcW w:w="288" w:type="dxa"/>
          </w:tcPr>
          <w:p w14:paraId="02F48D9F" w14:textId="77777777" w:rsidR="00AF7B91" w:rsidRDefault="00AF7B91" w:rsidP="006039B1">
            <w:pPr>
              <w:pStyle w:val="CopticCross"/>
            </w:pPr>
          </w:p>
        </w:tc>
        <w:tc>
          <w:tcPr>
            <w:tcW w:w="3960" w:type="dxa"/>
          </w:tcPr>
          <w:p w14:paraId="7AE9CB19" w14:textId="77777777" w:rsidR="00AF7B91" w:rsidRDefault="00AF7B91" w:rsidP="00AF7B91">
            <w:pPr>
              <w:pStyle w:val="CopticVersemulti-line"/>
            </w:pPr>
            <w:r>
              <w:t>Ⲛⲓϫⲟⲙ ⲧⲏⲣⲟⲩ ⲛ̀ⲧⲉ ⲛⲓⲫⲏⲟⲩⲓ̀:</w:t>
            </w:r>
          </w:p>
          <w:p w14:paraId="76218314" w14:textId="77777777" w:rsidR="00AF7B91" w:rsidRDefault="00AF7B91" w:rsidP="00AF7B91">
            <w:pPr>
              <w:pStyle w:val="CopticVersemulti-line"/>
            </w:pPr>
            <w:r>
              <w:t>ⲁⲩϩⲓⲧⲟⲩ ⲉ̀ϧ̀ⲣⲏⲓ ⲁⲩⲟⲩⲱϣⲧ ⲙ̀ⲙⲟϥ:</w:t>
            </w:r>
          </w:p>
          <w:p w14:paraId="7EAE96EA" w14:textId="77777777" w:rsidR="00AF7B91" w:rsidRDefault="00AF7B91" w:rsidP="00AF7B91">
            <w:pPr>
              <w:pStyle w:val="CopticVersemulti-line"/>
            </w:pPr>
            <w:r>
              <w:t>ⲛⲁ ⲛⲓⲫⲏⲟⲩⲓ̀ ⲛⲉⲙ ⲛⲁ ⲡ̀ⲕⲁϩⲓ:</w:t>
            </w:r>
          </w:p>
          <w:p w14:paraId="0AE08A91" w14:textId="77777777" w:rsidR="00AF7B91" w:rsidRPr="005130A7" w:rsidRDefault="00AF7B91" w:rsidP="00AF7B91">
            <w:pPr>
              <w:pStyle w:val="CopticHangingVerse"/>
            </w:pPr>
            <w:r>
              <w:t>ϧⲉⲛ ϩⲁⲛⲥ̀ⲙⲟⲩ ⲁⲩϩⲱⲥ ⲉ̀ⲣⲟϥ.</w:t>
            </w:r>
          </w:p>
        </w:tc>
      </w:tr>
      <w:tr w:rsidR="00AF7B91" w14:paraId="1FE4555C" w14:textId="77777777" w:rsidTr="006039B1">
        <w:trPr>
          <w:cantSplit/>
          <w:jc w:val="center"/>
        </w:trPr>
        <w:tc>
          <w:tcPr>
            <w:tcW w:w="288" w:type="dxa"/>
          </w:tcPr>
          <w:p w14:paraId="5C1F16EC" w14:textId="77777777" w:rsidR="00AF7B91" w:rsidRDefault="00AF7B91" w:rsidP="006039B1">
            <w:pPr>
              <w:pStyle w:val="CopticCross"/>
            </w:pPr>
          </w:p>
        </w:tc>
        <w:tc>
          <w:tcPr>
            <w:tcW w:w="3960" w:type="dxa"/>
          </w:tcPr>
          <w:p w14:paraId="2FBF34FA" w14:textId="77777777" w:rsidR="00AF7B91" w:rsidRDefault="00AF7B91" w:rsidP="00AF7B91">
            <w:pPr>
              <w:pStyle w:val="EngHang"/>
            </w:pPr>
            <w:r>
              <w:t>Blessed are You, O King,</w:t>
            </w:r>
          </w:p>
          <w:p w14:paraId="55601B1C" w14:textId="77777777" w:rsidR="00AF7B91" w:rsidRDefault="00AF7B91" w:rsidP="00AF7B91">
            <w:pPr>
              <w:pStyle w:val="EngHang"/>
            </w:pPr>
            <w:r>
              <w:t>You are just with Your creation,</w:t>
            </w:r>
          </w:p>
          <w:p w14:paraId="62FCD52A" w14:textId="77777777" w:rsidR="00AF7B91" w:rsidRDefault="00AF7B91" w:rsidP="00AF7B91">
            <w:pPr>
              <w:pStyle w:val="EngHang"/>
            </w:pPr>
            <w:r>
              <w:t>You have authority and victory,</w:t>
            </w:r>
          </w:p>
          <w:p w14:paraId="188A9DDA" w14:textId="77777777" w:rsidR="00AF7B91" w:rsidRDefault="00AF7B91" w:rsidP="00AF7B91">
            <w:pPr>
              <w:pStyle w:val="EngHangEnd"/>
            </w:pPr>
            <w:r>
              <w:t>And just judgment.</w:t>
            </w:r>
          </w:p>
        </w:tc>
        <w:tc>
          <w:tcPr>
            <w:tcW w:w="288" w:type="dxa"/>
          </w:tcPr>
          <w:p w14:paraId="18D675C3" w14:textId="77777777" w:rsidR="00AF7B91" w:rsidRDefault="00AF7B91" w:rsidP="006039B1"/>
        </w:tc>
        <w:tc>
          <w:tcPr>
            <w:tcW w:w="288" w:type="dxa"/>
          </w:tcPr>
          <w:p w14:paraId="76706AD7" w14:textId="77777777" w:rsidR="00AF7B91" w:rsidRDefault="00AF7B91" w:rsidP="006039B1">
            <w:pPr>
              <w:pStyle w:val="CopticCross"/>
            </w:pPr>
          </w:p>
        </w:tc>
        <w:tc>
          <w:tcPr>
            <w:tcW w:w="3960" w:type="dxa"/>
          </w:tcPr>
          <w:p w14:paraId="51BFB25D" w14:textId="77777777" w:rsidR="00AF7B91" w:rsidRDefault="00AF7B91" w:rsidP="00AF7B91">
            <w:pPr>
              <w:pStyle w:val="CopticVersemulti-line"/>
            </w:pPr>
            <w:r>
              <w:t>Ⲝⲥ̀ⲙⲁⲣⲱⲟⲩⲧ ⲱ̀ ⲡⲓⲟⲩⲣⲟ:</w:t>
            </w:r>
          </w:p>
          <w:p w14:paraId="422A8828" w14:textId="77777777" w:rsidR="00AF7B91" w:rsidRDefault="00AF7B91" w:rsidP="00AF7B91">
            <w:pPr>
              <w:pStyle w:val="CopticVersemulti-line"/>
            </w:pPr>
            <w:r>
              <w:t>ⲡⲓⲑ̀ⲙⲏⲓ ϧⲉⲛ ⲧⲉϥⲕ̀ⲧⲏⲥⲓⲥ:</w:t>
            </w:r>
          </w:p>
          <w:p w14:paraId="74B62F5C" w14:textId="77777777" w:rsidR="00AF7B91" w:rsidRDefault="00AF7B91" w:rsidP="00AF7B91">
            <w:pPr>
              <w:pStyle w:val="CopticVersemulti-line"/>
            </w:pPr>
            <w:r>
              <w:t>ⲫⲁ ⲡⲓⲉⲣϣⲓϣⲓ ⲛⲉⲙ ⲡⲓϭ̀ⲣⲟ:</w:t>
            </w:r>
          </w:p>
          <w:p w14:paraId="0C43CB8B" w14:textId="77777777" w:rsidR="00AF7B91" w:rsidRPr="005130A7" w:rsidRDefault="00AF7B91" w:rsidP="00AF7B91">
            <w:pPr>
              <w:pStyle w:val="CopticHangingVerse"/>
            </w:pPr>
            <w:r>
              <w:t>ⲡⲓⲣⲉϥϯϩⲁⲡ ϧⲉⲛ ϯⲕ̀ⲣⲓⲥⲓⲥ.</w:t>
            </w:r>
          </w:p>
        </w:tc>
      </w:tr>
      <w:tr w:rsidR="00AF7B91" w14:paraId="74F6214B" w14:textId="77777777" w:rsidTr="006039B1">
        <w:trPr>
          <w:cantSplit/>
          <w:jc w:val="center"/>
        </w:trPr>
        <w:tc>
          <w:tcPr>
            <w:tcW w:w="288" w:type="dxa"/>
          </w:tcPr>
          <w:p w14:paraId="15AB774D" w14:textId="77777777" w:rsidR="00AF7B91" w:rsidRDefault="00AF7B91" w:rsidP="006039B1">
            <w:pPr>
              <w:pStyle w:val="CopticCross"/>
            </w:pPr>
            <w:r w:rsidRPr="00FB5ACB">
              <w:t>¿</w:t>
            </w:r>
          </w:p>
        </w:tc>
        <w:tc>
          <w:tcPr>
            <w:tcW w:w="3960" w:type="dxa"/>
          </w:tcPr>
          <w:p w14:paraId="6E0C8662" w14:textId="77777777" w:rsidR="00AF7B91" w:rsidRDefault="00AF7B91" w:rsidP="00AF7B91">
            <w:pPr>
              <w:pStyle w:val="EngHang"/>
            </w:pPr>
            <w:r>
              <w:t>Glory be to You in thanksgiving,</w:t>
            </w:r>
          </w:p>
          <w:p w14:paraId="718C4D64" w14:textId="77777777" w:rsidR="00AF7B91" w:rsidRDefault="00AF7B91" w:rsidP="00AF7B91">
            <w:pPr>
              <w:pStyle w:val="EngHang"/>
            </w:pPr>
            <w:r>
              <w:t>You are the true God,</w:t>
            </w:r>
          </w:p>
          <w:p w14:paraId="2E81F5D5" w14:textId="77777777" w:rsidR="00AF7B91" w:rsidRDefault="00AF7B91" w:rsidP="00AF7B91">
            <w:pPr>
              <w:pStyle w:val="EngHang"/>
            </w:pPr>
            <w:r>
              <w:t>For You send Your grace</w:t>
            </w:r>
          </w:p>
          <w:p w14:paraId="4AC0B3A3" w14:textId="77777777" w:rsidR="00AF7B91" w:rsidRPr="00FB4A17" w:rsidRDefault="00AF7B91" w:rsidP="00AF7B91">
            <w:pPr>
              <w:pStyle w:val="EngHangEnd"/>
            </w:pPr>
            <w:r>
              <w:t>Upon Your Apostles.</w:t>
            </w:r>
          </w:p>
        </w:tc>
        <w:tc>
          <w:tcPr>
            <w:tcW w:w="288" w:type="dxa"/>
          </w:tcPr>
          <w:p w14:paraId="5DB84416" w14:textId="77777777" w:rsidR="00AF7B91" w:rsidRDefault="00AF7B91" w:rsidP="006039B1"/>
        </w:tc>
        <w:tc>
          <w:tcPr>
            <w:tcW w:w="288" w:type="dxa"/>
          </w:tcPr>
          <w:p w14:paraId="0118F1F6" w14:textId="77777777" w:rsidR="00AF7B91" w:rsidRDefault="00AF7B91" w:rsidP="006039B1">
            <w:pPr>
              <w:pStyle w:val="CopticCross"/>
            </w:pPr>
            <w:r w:rsidRPr="00FB5ACB">
              <w:t>¿</w:t>
            </w:r>
          </w:p>
        </w:tc>
        <w:tc>
          <w:tcPr>
            <w:tcW w:w="3960" w:type="dxa"/>
          </w:tcPr>
          <w:p w14:paraId="35072869" w14:textId="77777777" w:rsidR="00AF7B91" w:rsidRDefault="00AF7B91" w:rsidP="00AF7B91">
            <w:pPr>
              <w:pStyle w:val="CopticVersemulti-line"/>
            </w:pPr>
            <w:r>
              <w:t>Ⲟⲩⲱ̀ⲟⲩ ⲛⲁⲕ ϧⲉⲛ ⲟⲩϣⲉⲡϩ̀ⲙⲟⲧ:</w:t>
            </w:r>
          </w:p>
          <w:p w14:paraId="6EA606E7" w14:textId="77777777" w:rsidR="00AF7B91" w:rsidRDefault="00AF7B91" w:rsidP="00AF7B91">
            <w:pPr>
              <w:pStyle w:val="CopticVersemulti-line"/>
            </w:pPr>
            <w:r>
              <w:t>ⲱ̀ ⲡⲓⲛⲟⲩϯ ⲛ̀ⲁ̀ⲗⲏⲑⲟⲥ:</w:t>
            </w:r>
          </w:p>
          <w:p w14:paraId="7263D18D" w14:textId="77777777" w:rsidR="00AF7B91" w:rsidRDefault="00AF7B91" w:rsidP="00AF7B91">
            <w:pPr>
              <w:pStyle w:val="CopticVersemulti-line"/>
            </w:pPr>
            <w:r>
              <w:t>ϫⲉ ⲁⲕⲟⲩⲱⲣⲡ ⲙ̀ⲡⲉⲕϩ̀ⲙⲟ:</w:t>
            </w:r>
          </w:p>
          <w:p w14:paraId="7A6AF997" w14:textId="77777777" w:rsidR="00AF7B91" w:rsidRPr="005130A7" w:rsidRDefault="00AF7B91" w:rsidP="00AF7B91">
            <w:pPr>
              <w:pStyle w:val="CopticHangingVerse"/>
            </w:pPr>
            <w:r>
              <w:t>ⲉ̀ϫⲉⲛ ⲛⲉⲕⲁ̀ⲡⲟⲥⲧⲟⲗⲟⲥ.</w:t>
            </w:r>
          </w:p>
        </w:tc>
      </w:tr>
      <w:tr w:rsidR="00AF7B91" w14:paraId="30F82FB1" w14:textId="77777777" w:rsidTr="006039B1">
        <w:trPr>
          <w:cantSplit/>
          <w:jc w:val="center"/>
        </w:trPr>
        <w:tc>
          <w:tcPr>
            <w:tcW w:w="288" w:type="dxa"/>
          </w:tcPr>
          <w:p w14:paraId="21683BCD" w14:textId="77777777" w:rsidR="00AF7B91" w:rsidRDefault="00AF7B91" w:rsidP="006039B1">
            <w:pPr>
              <w:pStyle w:val="CopticCross"/>
            </w:pPr>
            <w:r w:rsidRPr="00FB5ACB">
              <w:t>¿</w:t>
            </w:r>
          </w:p>
        </w:tc>
        <w:tc>
          <w:tcPr>
            <w:tcW w:w="3960" w:type="dxa"/>
          </w:tcPr>
          <w:p w14:paraId="36CADD32" w14:textId="77777777" w:rsidR="00AF7B91" w:rsidRDefault="00AF7B91" w:rsidP="00AF7B91">
            <w:pPr>
              <w:pStyle w:val="EngHang"/>
            </w:pPr>
            <w:r>
              <w:t>The Spirit of Comfort</w:t>
            </w:r>
          </w:p>
          <w:p w14:paraId="1F94AA12" w14:textId="77777777" w:rsidR="00AF7B91" w:rsidRDefault="00AF7B91" w:rsidP="00AF7B91">
            <w:pPr>
              <w:pStyle w:val="EngHang"/>
            </w:pPr>
            <w:r>
              <w:t>Filled them with strength,</w:t>
            </w:r>
          </w:p>
          <w:p w14:paraId="254D4563" w14:textId="77777777" w:rsidR="00AF7B91" w:rsidRDefault="00AF7B91" w:rsidP="00AF7B91">
            <w:pPr>
              <w:pStyle w:val="EngHang"/>
            </w:pPr>
            <w:r>
              <w:t>Like tongues of fire</w:t>
            </w:r>
          </w:p>
          <w:p w14:paraId="206BC06E" w14:textId="77777777" w:rsidR="00AF7B91" w:rsidRDefault="00AF7B91" w:rsidP="00AF7B91">
            <w:pPr>
              <w:pStyle w:val="EngHangEnd"/>
            </w:pPr>
            <w:r>
              <w:t>In the upper room of Zion.</w:t>
            </w:r>
          </w:p>
        </w:tc>
        <w:tc>
          <w:tcPr>
            <w:tcW w:w="288" w:type="dxa"/>
          </w:tcPr>
          <w:p w14:paraId="60C21127" w14:textId="77777777" w:rsidR="00AF7B91" w:rsidRDefault="00AF7B91" w:rsidP="006039B1"/>
        </w:tc>
        <w:tc>
          <w:tcPr>
            <w:tcW w:w="288" w:type="dxa"/>
          </w:tcPr>
          <w:p w14:paraId="1018F32A" w14:textId="77777777" w:rsidR="00AF7B91" w:rsidRDefault="00AF7B91" w:rsidP="006039B1">
            <w:pPr>
              <w:pStyle w:val="CopticCross"/>
            </w:pPr>
            <w:r w:rsidRPr="00FB5ACB">
              <w:t>¿</w:t>
            </w:r>
          </w:p>
        </w:tc>
        <w:tc>
          <w:tcPr>
            <w:tcW w:w="3960" w:type="dxa"/>
          </w:tcPr>
          <w:p w14:paraId="28355E9D" w14:textId="77777777" w:rsidR="00AF7B91" w:rsidRDefault="00AF7B91" w:rsidP="00AF7B91">
            <w:pPr>
              <w:pStyle w:val="CopticVersemulti-line"/>
            </w:pPr>
            <w:r>
              <w:t>Ⲡⲓⲡⲛⲉⲩⲙⲁ ⲙ̀ⲡⲁⲣⲁⲕⲗⲏⲧⲟⲛ:</w:t>
            </w:r>
          </w:p>
          <w:p w14:paraId="227B6409" w14:textId="77777777" w:rsidR="00AF7B91" w:rsidRDefault="00AF7B91" w:rsidP="00AF7B91">
            <w:pPr>
              <w:pStyle w:val="CopticVersemulti-line"/>
            </w:pPr>
            <w:r>
              <w:t>ⲙ̀ⲫ̀ⲏϯ ⲛ̀ϩⲁⲛⲗⲁⲥ ⲛ̀ⲭ̀ⲣⲱⲙ:</w:t>
            </w:r>
          </w:p>
          <w:p w14:paraId="72B96D2E" w14:textId="77777777" w:rsidR="00AF7B91" w:rsidRDefault="00AF7B91" w:rsidP="00AF7B91">
            <w:pPr>
              <w:pStyle w:val="CopticVersemulti-line"/>
            </w:pPr>
            <w:r>
              <w:t>ϧⲉⲛ ϯⲃⲁⲗⲙⲓ ⲛ̀ⲧⲉ Ⲥⲓⲱⲛ:</w:t>
            </w:r>
          </w:p>
          <w:p w14:paraId="4E9E7B97" w14:textId="77777777" w:rsidR="00AF7B91" w:rsidRPr="005130A7" w:rsidRDefault="00AF7B91" w:rsidP="00AF7B91">
            <w:pPr>
              <w:pStyle w:val="CopticHangingVerse"/>
            </w:pPr>
            <w:r>
              <w:t>ⲁϥⲙⲁϩⲟⲩ ⲉ̀ⲃⲟⲗ ϧⲉⲛ ⲧⲉϥϫⲟⲙ.</w:t>
            </w:r>
          </w:p>
        </w:tc>
      </w:tr>
      <w:tr w:rsidR="00AF7B91" w14:paraId="628FC7D3" w14:textId="77777777" w:rsidTr="006039B1">
        <w:trPr>
          <w:cantSplit/>
          <w:jc w:val="center"/>
        </w:trPr>
        <w:tc>
          <w:tcPr>
            <w:tcW w:w="288" w:type="dxa"/>
          </w:tcPr>
          <w:p w14:paraId="3C4A58FE" w14:textId="77777777" w:rsidR="00AF7B91" w:rsidRDefault="00AF7B91" w:rsidP="006039B1">
            <w:pPr>
              <w:pStyle w:val="CopticCross"/>
            </w:pPr>
          </w:p>
        </w:tc>
        <w:tc>
          <w:tcPr>
            <w:tcW w:w="3960" w:type="dxa"/>
          </w:tcPr>
          <w:p w14:paraId="0B44CAE3" w14:textId="77777777" w:rsidR="00AF7B91" w:rsidRDefault="00AF7B91" w:rsidP="00AF7B91">
            <w:pPr>
              <w:pStyle w:val="EngHang"/>
            </w:pPr>
            <w:r>
              <w:t>They knew all names,</w:t>
            </w:r>
          </w:p>
          <w:p w14:paraId="69282C4C" w14:textId="77777777" w:rsidR="00AF7B91" w:rsidRDefault="00AF7B91" w:rsidP="00AF7B91">
            <w:pPr>
              <w:pStyle w:val="EngHang"/>
            </w:pPr>
            <w:r>
              <w:t>All tribes and varied tongues;</w:t>
            </w:r>
          </w:p>
          <w:p w14:paraId="4538448A" w14:textId="77777777" w:rsidR="00AF7B91" w:rsidRDefault="00AF7B91" w:rsidP="00AF7B91">
            <w:pPr>
              <w:pStyle w:val="EngHang"/>
            </w:pPr>
            <w:r>
              <w:t>They spoke of hidden things</w:t>
            </w:r>
          </w:p>
          <w:p w14:paraId="1AAA2F50" w14:textId="77777777" w:rsidR="00AF7B91" w:rsidRDefault="00AF7B91" w:rsidP="00AF7B91">
            <w:pPr>
              <w:pStyle w:val="EngHangEnd"/>
            </w:pPr>
            <w:r>
              <w:t>By the power of the Trinity.</w:t>
            </w:r>
          </w:p>
        </w:tc>
        <w:tc>
          <w:tcPr>
            <w:tcW w:w="288" w:type="dxa"/>
          </w:tcPr>
          <w:p w14:paraId="0DE5C6FD" w14:textId="77777777" w:rsidR="00AF7B91" w:rsidRDefault="00AF7B91" w:rsidP="006039B1"/>
        </w:tc>
        <w:tc>
          <w:tcPr>
            <w:tcW w:w="288" w:type="dxa"/>
          </w:tcPr>
          <w:p w14:paraId="430F90DB" w14:textId="77777777" w:rsidR="00AF7B91" w:rsidRDefault="00AF7B91" w:rsidP="006039B1">
            <w:pPr>
              <w:pStyle w:val="CopticCross"/>
            </w:pPr>
          </w:p>
        </w:tc>
        <w:tc>
          <w:tcPr>
            <w:tcW w:w="3960" w:type="dxa"/>
          </w:tcPr>
          <w:p w14:paraId="4734FD32" w14:textId="77777777" w:rsidR="00AF7B91" w:rsidRDefault="00AF7B91" w:rsidP="00AF7B91">
            <w:pPr>
              <w:pStyle w:val="CopticVersemulti-line"/>
            </w:pPr>
            <w:r>
              <w:t>Ⲣⲁⲛ ⲛⲓⲃⲉⲛ ⲁⲩⲉ̀ⲙⲓ ⲉ̀ⲣⲱⲟⲩ:</w:t>
            </w:r>
          </w:p>
          <w:p w14:paraId="56E2469F" w14:textId="77777777" w:rsidR="00AF7B91" w:rsidRDefault="00AF7B91" w:rsidP="00AF7B91">
            <w:pPr>
              <w:pStyle w:val="CopticVersemulti-line"/>
            </w:pPr>
            <w:r>
              <w:t>ⲛⲓⲫⲩⲗⲏ ⲛⲓⲁⲥⲡⲓ ⲛ̀ⲗⲁⲥ:</w:t>
            </w:r>
          </w:p>
          <w:p w14:paraId="41BC2B56" w14:textId="77777777" w:rsidR="00AF7B91" w:rsidRDefault="00AF7B91" w:rsidP="00AF7B91">
            <w:pPr>
              <w:pStyle w:val="CopticVersemulti-line"/>
            </w:pPr>
            <w:r>
              <w:t>ⲛⲏⲉⲧϩⲏⲡ ⲁⲩⲥⲁϫⲓ ⲙ̀ⲙⲱⲟⲩ:</w:t>
            </w:r>
          </w:p>
          <w:p w14:paraId="6AD75975" w14:textId="77777777" w:rsidR="00AF7B91" w:rsidRPr="005130A7" w:rsidRDefault="00AF7B91" w:rsidP="00AF7B91">
            <w:pPr>
              <w:pStyle w:val="CopticHangingVerse"/>
            </w:pPr>
            <w:r>
              <w:t>ϩⲓⲧⲉⲛ ⲉ̀ⲧ̀ϫⲟⲙ ⲛ̀Ϯⲧ̀ⲣⲓⲁⲥ.</w:t>
            </w:r>
          </w:p>
        </w:tc>
      </w:tr>
      <w:tr w:rsidR="00AF7B91" w14:paraId="2E02F749" w14:textId="77777777" w:rsidTr="006039B1">
        <w:trPr>
          <w:cantSplit/>
          <w:jc w:val="center"/>
        </w:trPr>
        <w:tc>
          <w:tcPr>
            <w:tcW w:w="288" w:type="dxa"/>
          </w:tcPr>
          <w:p w14:paraId="40F1E044" w14:textId="77777777" w:rsidR="00AF7B91" w:rsidRDefault="00AF7B91" w:rsidP="006039B1">
            <w:pPr>
              <w:pStyle w:val="CopticCross"/>
            </w:pPr>
          </w:p>
        </w:tc>
        <w:tc>
          <w:tcPr>
            <w:tcW w:w="3960" w:type="dxa"/>
          </w:tcPr>
          <w:p w14:paraId="1A3558C9" w14:textId="77777777" w:rsidR="00AF7B91" w:rsidRDefault="00AF7B91" w:rsidP="00AF7B91">
            <w:pPr>
              <w:pStyle w:val="EngHang"/>
            </w:pPr>
            <w:r>
              <w:t>Hear the word of Joel,</w:t>
            </w:r>
          </w:p>
          <w:p w14:paraId="0B9BE6D2" w14:textId="77777777" w:rsidR="00AF7B91" w:rsidRDefault="00AF7B91" w:rsidP="00AF7B91">
            <w:pPr>
              <w:pStyle w:val="EngHang"/>
            </w:pPr>
            <w:r>
              <w:t>The honoured prophet</w:t>
            </w:r>
          </w:p>
          <w:p w14:paraId="76F2CAEC" w14:textId="77777777" w:rsidR="00AF7B91" w:rsidRDefault="00AF7B91" w:rsidP="00AF7B91">
            <w:pPr>
              <w:pStyle w:val="EngHang"/>
            </w:pPr>
            <w:r>
              <w:t>Of the house of Israel,</w:t>
            </w:r>
          </w:p>
          <w:p w14:paraId="5B5FA842" w14:textId="77777777" w:rsidR="00AF7B91" w:rsidRDefault="00AF7B91" w:rsidP="00AF7B91">
            <w:pPr>
              <w:pStyle w:val="EngHangEnd"/>
            </w:pPr>
            <w:r>
              <w:t>Concerning this blessed day,</w:t>
            </w:r>
          </w:p>
        </w:tc>
        <w:tc>
          <w:tcPr>
            <w:tcW w:w="288" w:type="dxa"/>
          </w:tcPr>
          <w:p w14:paraId="7FC6D4CC" w14:textId="77777777" w:rsidR="00AF7B91" w:rsidRDefault="00AF7B91" w:rsidP="006039B1"/>
        </w:tc>
        <w:tc>
          <w:tcPr>
            <w:tcW w:w="288" w:type="dxa"/>
          </w:tcPr>
          <w:p w14:paraId="09DE9ABC" w14:textId="77777777" w:rsidR="00AF7B91" w:rsidRDefault="00AF7B91" w:rsidP="006039B1">
            <w:pPr>
              <w:pStyle w:val="CopticCross"/>
            </w:pPr>
          </w:p>
        </w:tc>
        <w:tc>
          <w:tcPr>
            <w:tcW w:w="3960" w:type="dxa"/>
          </w:tcPr>
          <w:p w14:paraId="3BE2E541" w14:textId="77777777" w:rsidR="00AF7B91" w:rsidRDefault="00AF7B91" w:rsidP="00AF7B91">
            <w:pPr>
              <w:pStyle w:val="CopticVersemulti-line"/>
            </w:pPr>
            <w:r>
              <w:t>Ⲥⲱⲧⲉⲙ ⲉ̀ⲡ̀ⲥⲁϫⲓ ⲛ̀Ⲓⲟⲩⲏⲗ:</w:t>
            </w:r>
          </w:p>
          <w:p w14:paraId="0A81C8FB" w14:textId="77777777" w:rsidR="00AF7B91" w:rsidRDefault="00AF7B91" w:rsidP="00AF7B91">
            <w:pPr>
              <w:pStyle w:val="CopticVersemulti-line"/>
            </w:pPr>
            <w:r>
              <w:t>ⲡⲓⲡ̀ⲣⲟⲫⲏⲧⲏⲥ ⲉⲧⲧⲁⲓⲏⲟⲩⲧ:</w:t>
            </w:r>
          </w:p>
          <w:p w14:paraId="3007FAE9" w14:textId="77777777" w:rsidR="00AF7B91" w:rsidRDefault="00AF7B91" w:rsidP="00AF7B91">
            <w:pPr>
              <w:pStyle w:val="CopticVersemulti-line"/>
            </w:pPr>
            <w:r>
              <w:t>ⲛ̀ⲧⲉ ⲛⲁ ⲡ̀ⲏⲓ ⲙ̀Ⲡⲓⲥ̀ⲣⲁⲏⲗ:</w:t>
            </w:r>
          </w:p>
          <w:p w14:paraId="3D317930" w14:textId="77777777" w:rsidR="00AF7B91" w:rsidRPr="005130A7" w:rsidRDefault="00AF7B91" w:rsidP="00AF7B91">
            <w:pPr>
              <w:pStyle w:val="CopticHangingVerse"/>
            </w:pPr>
            <w:r>
              <w:t xml:space="preserve">ⲉ̀ϫⲉⲛ ⲡⲁⲓⲉ̀ϩⲟⲟⲩ </w:t>
            </w:r>
            <w:r w:rsidRPr="00AF7B91">
              <w:t>ⲉⲧⲥⲙⲁⲣⲱⲟⲩⲧ</w:t>
            </w:r>
            <w:r>
              <w:t>.</w:t>
            </w:r>
          </w:p>
        </w:tc>
      </w:tr>
      <w:tr w:rsidR="00AF7B91" w14:paraId="02F199F9" w14:textId="77777777" w:rsidTr="006039B1">
        <w:trPr>
          <w:cantSplit/>
          <w:jc w:val="center"/>
        </w:trPr>
        <w:tc>
          <w:tcPr>
            <w:tcW w:w="288" w:type="dxa"/>
          </w:tcPr>
          <w:p w14:paraId="42D584FC" w14:textId="77777777" w:rsidR="00AF7B91" w:rsidRDefault="00AF7B91" w:rsidP="006039B1">
            <w:pPr>
              <w:pStyle w:val="CopticCross"/>
            </w:pPr>
            <w:r w:rsidRPr="00FB5ACB">
              <w:t>¿</w:t>
            </w:r>
          </w:p>
        </w:tc>
        <w:tc>
          <w:tcPr>
            <w:tcW w:w="3960" w:type="dxa"/>
          </w:tcPr>
          <w:p w14:paraId="145B8CBE" w14:textId="77777777" w:rsidR="00AF7B91" w:rsidRDefault="00AF7B91" w:rsidP="00AF7B91">
            <w:pPr>
              <w:pStyle w:val="EngHang"/>
            </w:pPr>
            <w:r>
              <w:t>“In the end of days,</w:t>
            </w:r>
          </w:p>
          <w:p w14:paraId="17331CA8" w14:textId="77777777" w:rsidR="00AF7B91" w:rsidRDefault="00AF7B91" w:rsidP="00AF7B91">
            <w:pPr>
              <w:pStyle w:val="EngHang"/>
            </w:pPr>
            <w:r>
              <w:t>I will pour my Spirit</w:t>
            </w:r>
          </w:p>
          <w:p w14:paraId="1EDF2563" w14:textId="77777777" w:rsidR="00AF7B91" w:rsidRDefault="00AF7B91" w:rsidP="00AF7B91">
            <w:pPr>
              <w:pStyle w:val="EngHang"/>
            </w:pPr>
            <w:r>
              <w:t>Upon everyone I have created;</w:t>
            </w:r>
          </w:p>
          <w:p w14:paraId="71A9FDF6" w14:textId="77777777" w:rsidR="00AF7B91" w:rsidRPr="0078672A" w:rsidRDefault="00AF7B91" w:rsidP="00AF7B91">
            <w:pPr>
              <w:pStyle w:val="EngHangEnd"/>
            </w:pPr>
            <w:r>
              <w:t xml:space="preserve">I will reveal </w:t>
            </w:r>
            <w:commentRangeStart w:id="1862"/>
            <w:r>
              <w:t>miracles</w:t>
            </w:r>
            <w:commentRangeEnd w:id="1862"/>
            <w:r>
              <w:rPr>
                <w:rStyle w:val="CommentReference"/>
              </w:rPr>
              <w:commentReference w:id="1862"/>
            </w:r>
            <w:r>
              <w:t>.”</w:t>
            </w:r>
          </w:p>
        </w:tc>
        <w:tc>
          <w:tcPr>
            <w:tcW w:w="288" w:type="dxa"/>
          </w:tcPr>
          <w:p w14:paraId="2180ACA6" w14:textId="77777777" w:rsidR="00AF7B91" w:rsidRDefault="00AF7B91" w:rsidP="006039B1"/>
        </w:tc>
        <w:tc>
          <w:tcPr>
            <w:tcW w:w="288" w:type="dxa"/>
          </w:tcPr>
          <w:p w14:paraId="606C0D88" w14:textId="77777777" w:rsidR="00AF7B91" w:rsidRDefault="00AF7B91" w:rsidP="006039B1">
            <w:pPr>
              <w:pStyle w:val="CopticCross"/>
            </w:pPr>
            <w:r w:rsidRPr="00FB5ACB">
              <w:t>¿</w:t>
            </w:r>
          </w:p>
        </w:tc>
        <w:tc>
          <w:tcPr>
            <w:tcW w:w="3960" w:type="dxa"/>
          </w:tcPr>
          <w:p w14:paraId="2C500136" w14:textId="77777777" w:rsidR="00AF7B91" w:rsidRDefault="00AF7B91" w:rsidP="00AF7B91">
            <w:pPr>
              <w:pStyle w:val="CopticVersemulti-line"/>
            </w:pPr>
            <w:r>
              <w:t>Ⲧϧⲁⲉ̀ ⲛ̀ⲧⲉ ⲛⲓⲉ̀ϩⲟⲟⲩ:</w:t>
            </w:r>
          </w:p>
          <w:p w14:paraId="144B3030" w14:textId="77777777" w:rsidR="00AF7B91" w:rsidRDefault="00AF7B91" w:rsidP="00AF7B91">
            <w:pPr>
              <w:pStyle w:val="CopticVersemulti-line"/>
            </w:pPr>
            <w:r>
              <w:t>ϯⲛⲁϫⲱϣ ⲉ̀ⲃⲟⲗ ⲙ̀Ⲡⲁⲡⲛⲉⲩⲙⲁ:</w:t>
            </w:r>
          </w:p>
          <w:p w14:paraId="2384646D" w14:textId="77777777" w:rsidR="00AF7B91" w:rsidRDefault="00AF7B91" w:rsidP="00AF7B91">
            <w:pPr>
              <w:pStyle w:val="CopticVersemulti-line"/>
            </w:pPr>
            <w:r>
              <w:t>ⲉ̀ϫⲉⲛ ⲥⲁⲣⲝ ⲛⲓⲃⲉⲛ ⲉ̀ⲧⲁⲓⲑⲁⲙⲓⲟ̀:</w:t>
            </w:r>
          </w:p>
          <w:p w14:paraId="290D6BE9" w14:textId="77777777" w:rsidR="00AF7B91" w:rsidRPr="005130A7" w:rsidRDefault="00AF7B91" w:rsidP="00AF7B91">
            <w:pPr>
              <w:pStyle w:val="CopticHangingVerse"/>
            </w:pPr>
            <w:r>
              <w:t>ⲉⲓⲉ</w:t>
            </w:r>
            <w:r>
              <w:rPr>
                <w:rFonts w:ascii="Arial" w:hAnsi="Arial" w:cs="Arial"/>
              </w:rPr>
              <w:t>̀</w:t>
            </w:r>
            <w:r>
              <w:t>ⲟⲩⲱⲛ</w:t>
            </w:r>
            <w:r>
              <w:rPr>
                <w:rFonts w:ascii="Arial" w:hAnsi="Arial" w:cs="Arial"/>
              </w:rPr>
              <w:t>ϩ</w:t>
            </w:r>
            <w:r>
              <w:t xml:space="preserve"> ⲉ̀ⲃⲟⲗ ⲛ</w:t>
            </w:r>
            <w:r>
              <w:rPr>
                <w:rFonts w:ascii="Arial" w:hAnsi="Arial" w:cs="Arial"/>
              </w:rPr>
              <w:t>̀</w:t>
            </w:r>
            <w:r>
              <w:t>ⲛⲓⲕⲁⲑⲁⲣⲧⲱⲙⲁ.</w:t>
            </w:r>
          </w:p>
        </w:tc>
      </w:tr>
      <w:tr w:rsidR="00AF7B91" w14:paraId="30C2FDB3" w14:textId="77777777" w:rsidTr="006039B1">
        <w:trPr>
          <w:cantSplit/>
          <w:jc w:val="center"/>
        </w:trPr>
        <w:tc>
          <w:tcPr>
            <w:tcW w:w="288" w:type="dxa"/>
          </w:tcPr>
          <w:p w14:paraId="09AC8E26" w14:textId="77777777" w:rsidR="00AF7B91" w:rsidRDefault="00AF7B91" w:rsidP="006039B1">
            <w:pPr>
              <w:pStyle w:val="CopticCross"/>
            </w:pPr>
            <w:r w:rsidRPr="00FB5ACB">
              <w:t>¿</w:t>
            </w:r>
          </w:p>
        </w:tc>
        <w:tc>
          <w:tcPr>
            <w:tcW w:w="3960" w:type="dxa"/>
          </w:tcPr>
          <w:p w14:paraId="3BD5ED1F" w14:textId="77777777" w:rsidR="00AF7B91" w:rsidRDefault="00AF7B91" w:rsidP="00AF7B91">
            <w:pPr>
              <w:pStyle w:val="EngHang"/>
            </w:pPr>
            <w:r>
              <w:t>We ascribe to You</w:t>
            </w:r>
          </w:p>
          <w:p w14:paraId="18F69A44" w14:textId="77777777" w:rsidR="00AF7B91" w:rsidRDefault="00AF7B91" w:rsidP="00AF7B91">
            <w:pPr>
              <w:pStyle w:val="EngHang"/>
            </w:pPr>
            <w:r>
              <w:t>All praises and psalmody,</w:t>
            </w:r>
          </w:p>
          <w:p w14:paraId="4788EF5B" w14:textId="77777777" w:rsidR="00AF7B91" w:rsidRDefault="00AF7B91" w:rsidP="00AF7B91">
            <w:pPr>
              <w:pStyle w:val="EngHang"/>
            </w:pPr>
            <w:r>
              <w:t>As David the Prophet</w:t>
            </w:r>
          </w:p>
          <w:p w14:paraId="6B5348ED" w14:textId="77777777" w:rsidR="00AF7B91" w:rsidRDefault="00AF7B91" w:rsidP="00AF7B91">
            <w:pPr>
              <w:pStyle w:val="EngHangEnd"/>
            </w:pPr>
            <w:r>
              <w:t>And divine-mantled has said,</w:t>
            </w:r>
          </w:p>
        </w:tc>
        <w:tc>
          <w:tcPr>
            <w:tcW w:w="288" w:type="dxa"/>
          </w:tcPr>
          <w:p w14:paraId="7521A840" w14:textId="77777777" w:rsidR="00AF7B91" w:rsidRDefault="00AF7B91" w:rsidP="006039B1"/>
        </w:tc>
        <w:tc>
          <w:tcPr>
            <w:tcW w:w="288" w:type="dxa"/>
          </w:tcPr>
          <w:p w14:paraId="27409EB4" w14:textId="77777777" w:rsidR="00AF7B91" w:rsidRDefault="00AF7B91" w:rsidP="006039B1">
            <w:pPr>
              <w:pStyle w:val="CopticCross"/>
            </w:pPr>
            <w:r w:rsidRPr="00FB5ACB">
              <w:t>¿</w:t>
            </w:r>
          </w:p>
        </w:tc>
        <w:tc>
          <w:tcPr>
            <w:tcW w:w="3960" w:type="dxa"/>
          </w:tcPr>
          <w:p w14:paraId="7515382E" w14:textId="77777777" w:rsidR="00AF7B91" w:rsidRDefault="00AF7B91" w:rsidP="00AF7B91">
            <w:pPr>
              <w:pStyle w:val="CopticVersemulti-line"/>
            </w:pPr>
            <w:r>
              <w:t>Ⲩⲙⲛⲟⲗⲟⲅⲓⲁ̀ ⲛⲓⲃⲉⲛ ⲛ̀ⲥ̀ⲙⲟⲩ:</w:t>
            </w:r>
          </w:p>
          <w:p w14:paraId="4A191FEA" w14:textId="77777777" w:rsidR="00AF7B91" w:rsidRDefault="00AF7B91" w:rsidP="00AF7B91">
            <w:pPr>
              <w:pStyle w:val="CopticVersemulti-line"/>
            </w:pPr>
            <w:r>
              <w:t>ⲧⲉⲛⲟⲩⲱⲣⲡ ⲙ̀ⲙⲱⲟⲩ ϩⲁⲣⲟⲕ ⲉⲩⲥⲟⲡ:</w:t>
            </w:r>
          </w:p>
          <w:p w14:paraId="40EA40BB" w14:textId="77777777" w:rsidR="00AF7B91" w:rsidRDefault="00AF7B91" w:rsidP="00AF7B91">
            <w:pPr>
              <w:pStyle w:val="CopticVersemulti-line"/>
            </w:pPr>
            <w:r>
              <w:t>ⲕⲁⲧⲁ ⲡ̀ⲥⲁϫⲓ ⲙ̀ⲡⲓⲑⲉⲟⲫⲟⲣⲟⲥ:</w:t>
            </w:r>
          </w:p>
          <w:p w14:paraId="75C20EE9" w14:textId="77777777" w:rsidR="00AF7B91" w:rsidRPr="005130A7" w:rsidRDefault="00AF7B91" w:rsidP="00AF7B91">
            <w:pPr>
              <w:pStyle w:val="CopticHangingVerse"/>
            </w:pPr>
            <w:r>
              <w:t>Ⲇⲁⲩⲓⲇ ⲡⲓ̀ⲡⲣⲟⲫⲏⲧⲏⲥ.</w:t>
            </w:r>
          </w:p>
        </w:tc>
      </w:tr>
      <w:tr w:rsidR="00AF7B91" w14:paraId="3B06EC37" w14:textId="77777777" w:rsidTr="006039B1">
        <w:trPr>
          <w:cantSplit/>
          <w:jc w:val="center"/>
        </w:trPr>
        <w:tc>
          <w:tcPr>
            <w:tcW w:w="288" w:type="dxa"/>
          </w:tcPr>
          <w:p w14:paraId="438B9C03" w14:textId="77777777" w:rsidR="00AF7B91" w:rsidRDefault="00AF7B91" w:rsidP="006039B1">
            <w:pPr>
              <w:pStyle w:val="CopticCross"/>
            </w:pPr>
          </w:p>
        </w:tc>
        <w:tc>
          <w:tcPr>
            <w:tcW w:w="3960" w:type="dxa"/>
          </w:tcPr>
          <w:p w14:paraId="5DECECB7" w14:textId="77777777" w:rsidR="00AF7B91" w:rsidRDefault="00AF7B91" w:rsidP="00AF7B91">
            <w:pPr>
              <w:pStyle w:val="EngHang"/>
            </w:pPr>
            <w:r>
              <w:t>“He who sits on the Cherubim,</w:t>
            </w:r>
          </w:p>
          <w:p w14:paraId="65420936" w14:textId="77777777" w:rsidR="00AF7B91" w:rsidRDefault="00AF7B91" w:rsidP="00AF7B91">
            <w:pPr>
              <w:pStyle w:val="EngHang"/>
            </w:pPr>
            <w:r>
              <w:t>Shine forth before Ephrem,</w:t>
            </w:r>
          </w:p>
          <w:p w14:paraId="31684990" w14:textId="77777777" w:rsidR="00AF7B91" w:rsidRDefault="00AF7B91" w:rsidP="00AF7B91">
            <w:pPr>
              <w:pStyle w:val="EngHang"/>
            </w:pPr>
            <w:r>
              <w:t>Manasseh, and Benjamin.</w:t>
            </w:r>
          </w:p>
          <w:p w14:paraId="08DAF734" w14:textId="77777777" w:rsidR="00AF7B91" w:rsidRDefault="00AF7B91" w:rsidP="00AF7B91">
            <w:pPr>
              <w:pStyle w:val="EngHangEnd"/>
            </w:pPr>
            <w:r>
              <w:t>Arise in strength and come for our salvation.”</w:t>
            </w:r>
          </w:p>
        </w:tc>
        <w:tc>
          <w:tcPr>
            <w:tcW w:w="288" w:type="dxa"/>
          </w:tcPr>
          <w:p w14:paraId="534A29DB" w14:textId="77777777" w:rsidR="00AF7B91" w:rsidRDefault="00AF7B91" w:rsidP="006039B1"/>
        </w:tc>
        <w:tc>
          <w:tcPr>
            <w:tcW w:w="288" w:type="dxa"/>
          </w:tcPr>
          <w:p w14:paraId="5F349797" w14:textId="77777777" w:rsidR="00AF7B91" w:rsidRDefault="00AF7B91" w:rsidP="006039B1">
            <w:pPr>
              <w:pStyle w:val="CopticCross"/>
            </w:pPr>
          </w:p>
        </w:tc>
        <w:tc>
          <w:tcPr>
            <w:tcW w:w="3960" w:type="dxa"/>
          </w:tcPr>
          <w:p w14:paraId="7FA85E4F" w14:textId="77777777" w:rsidR="00AF7B91" w:rsidRDefault="00AF7B91" w:rsidP="00AF7B91">
            <w:pPr>
              <w:pStyle w:val="CopticVersemulti-line"/>
            </w:pPr>
            <w:r>
              <w:t>Ⲫⲏⲉⲧϩⲉⲙⲥⲓ ϩⲓϫⲉⲛ ⲛⲓⲭⲉⲣⲟⲩⲃⲓⲙ:</w:t>
            </w:r>
          </w:p>
          <w:p w14:paraId="7936F076" w14:textId="77777777" w:rsidR="00AF7B91" w:rsidRDefault="00AF7B91" w:rsidP="00AF7B91">
            <w:pPr>
              <w:pStyle w:val="CopticVersemulti-line"/>
            </w:pPr>
            <w:r>
              <w:t>ⲟⲩⲟⲛϩⲕ ⲉ̀ⲃⲟⲗ ⲙ̀ⲡⲉⲙ̀ⲑⲟ ⲛ̀Ⲉⲫⲣⲉⲙ:</w:t>
            </w:r>
          </w:p>
          <w:p w14:paraId="4BB3D122" w14:textId="77777777" w:rsidR="00AF7B91" w:rsidRDefault="00AF7B91" w:rsidP="00AF7B91">
            <w:pPr>
              <w:pStyle w:val="CopticVersemulti-line"/>
            </w:pPr>
            <w:r>
              <w:t>ⲛⲉⲙ Ⲙⲁⲛⲁⲥⲥⲏ ⲛⲉⲙ</w:t>
            </w:r>
            <w:r w:rsidR="00FE0AE4">
              <w:t xml:space="preserve"> </w:t>
            </w:r>
            <w:r>
              <w:t>Ⲃⲁⲛⲓⲁⲙⲓⲛ:</w:t>
            </w:r>
          </w:p>
          <w:p w14:paraId="4C6ADF57" w14:textId="77777777" w:rsidR="00AF7B91" w:rsidRPr="005130A7" w:rsidRDefault="00AF7B91" w:rsidP="00AF7B91">
            <w:pPr>
              <w:pStyle w:val="CopticHangingVerse"/>
            </w:pPr>
            <w:r>
              <w:t>ⲙⲁⲧⲟⲩⲛⲟⲥ ⲧⲉⲕϫⲟⲙ ⲁ̀ⲙⲟⲩ ⲉ̀ⲫ̀ⲛⲁϩⲙⲉⲛ.</w:t>
            </w:r>
          </w:p>
        </w:tc>
      </w:tr>
      <w:tr w:rsidR="00AF7B91" w14:paraId="289F93B7" w14:textId="77777777" w:rsidTr="006039B1">
        <w:trPr>
          <w:cantSplit/>
          <w:jc w:val="center"/>
        </w:trPr>
        <w:tc>
          <w:tcPr>
            <w:tcW w:w="288" w:type="dxa"/>
          </w:tcPr>
          <w:p w14:paraId="13A0CB21" w14:textId="77777777" w:rsidR="00AF7B91" w:rsidRDefault="00AF7B91" w:rsidP="006039B1">
            <w:pPr>
              <w:pStyle w:val="CopticCross"/>
            </w:pPr>
          </w:p>
        </w:tc>
        <w:tc>
          <w:tcPr>
            <w:tcW w:w="3960" w:type="dxa"/>
          </w:tcPr>
          <w:p w14:paraId="1A9D7FF7" w14:textId="77777777" w:rsidR="00AF7B91" w:rsidRDefault="00AF7B91" w:rsidP="00AF7B91">
            <w:pPr>
              <w:pStyle w:val="EngHang"/>
            </w:pPr>
            <w:r>
              <w:t>Holy, holy, holy,</w:t>
            </w:r>
          </w:p>
          <w:p w14:paraId="2742EB71" w14:textId="77777777" w:rsidR="00AF7B91" w:rsidRDefault="00AF7B91" w:rsidP="00AF7B91">
            <w:pPr>
              <w:pStyle w:val="EngHang"/>
            </w:pPr>
            <w:r>
              <w:t>O Heavenly King,</w:t>
            </w:r>
          </w:p>
          <w:p w14:paraId="4D4F172E" w14:textId="77777777" w:rsidR="00AF7B91" w:rsidRDefault="00AF7B91" w:rsidP="00AF7B91">
            <w:pPr>
              <w:pStyle w:val="EngHang"/>
            </w:pPr>
            <w:r>
              <w:t>With Your Holy spirit,</w:t>
            </w:r>
          </w:p>
          <w:p w14:paraId="6E392456" w14:textId="77777777" w:rsidR="00AF7B91" w:rsidRDefault="00AF7B91" w:rsidP="00AF7B91">
            <w:pPr>
              <w:pStyle w:val="EngHangEnd"/>
            </w:pPr>
            <w:r>
              <w:t>The treasure of good things.</w:t>
            </w:r>
          </w:p>
        </w:tc>
        <w:tc>
          <w:tcPr>
            <w:tcW w:w="288" w:type="dxa"/>
          </w:tcPr>
          <w:p w14:paraId="2133F546" w14:textId="77777777" w:rsidR="00AF7B91" w:rsidRDefault="00AF7B91" w:rsidP="006039B1"/>
        </w:tc>
        <w:tc>
          <w:tcPr>
            <w:tcW w:w="288" w:type="dxa"/>
          </w:tcPr>
          <w:p w14:paraId="615545FC" w14:textId="77777777" w:rsidR="00AF7B91" w:rsidRDefault="00AF7B91" w:rsidP="006039B1">
            <w:pPr>
              <w:pStyle w:val="CopticCross"/>
            </w:pPr>
          </w:p>
        </w:tc>
        <w:tc>
          <w:tcPr>
            <w:tcW w:w="3960" w:type="dxa"/>
          </w:tcPr>
          <w:p w14:paraId="1F6AC04C" w14:textId="77777777" w:rsidR="00AF7B91" w:rsidRDefault="00AF7B91" w:rsidP="00AF7B91">
            <w:pPr>
              <w:pStyle w:val="CopticVersemulti-line"/>
            </w:pPr>
            <w:r>
              <w:t>Ⲭⲟⲩⲁⲃ ⲭⲟⲩⲁⲃ ⲭ̀ⲟⲩⲁⲃ:</w:t>
            </w:r>
          </w:p>
          <w:p w14:paraId="5D5FDEBA" w14:textId="77777777" w:rsidR="00AF7B91" w:rsidRDefault="00AF7B91" w:rsidP="00AF7B91">
            <w:pPr>
              <w:pStyle w:val="CopticVersemulti-line"/>
            </w:pPr>
            <w:r>
              <w:t>ⲱ̀ ⲡⲓⲟⲩⲣⲟ ⲛ̀ⲉ̀ⲡⲟⲩⲣⲁⲛⲓⲟⲛ:</w:t>
            </w:r>
          </w:p>
          <w:p w14:paraId="41F06B79" w14:textId="77777777" w:rsidR="00AF7B91" w:rsidRDefault="00AF7B91" w:rsidP="00AF7B91">
            <w:pPr>
              <w:pStyle w:val="CopticVersemulti-line"/>
            </w:pPr>
            <w:r>
              <w:t>ⲛⲉⲙ ⲡⲉⲕⲡⲛⲉⲩⲙⲁ ⲉ̄ⲑ̄ⲩ̄:</w:t>
            </w:r>
          </w:p>
          <w:p w14:paraId="3F57DBFF" w14:textId="77777777" w:rsidR="00AF7B91" w:rsidRPr="005130A7" w:rsidRDefault="00AF7B91" w:rsidP="00AF7B91">
            <w:pPr>
              <w:pStyle w:val="CopticHangingVerse"/>
            </w:pPr>
            <w:r>
              <w:t>ⲡⲓⲑⲩⲥⲁⲩⲣⲟⲥ ⲛ̀ⲧⲉ ⲛⲓⲁ̀ⲅⲁⲑⲟⲛ.</w:t>
            </w:r>
          </w:p>
        </w:tc>
      </w:tr>
      <w:tr w:rsidR="00AF7B91" w14:paraId="56AA9AA1" w14:textId="77777777" w:rsidTr="006039B1">
        <w:trPr>
          <w:cantSplit/>
          <w:jc w:val="center"/>
        </w:trPr>
        <w:tc>
          <w:tcPr>
            <w:tcW w:w="288" w:type="dxa"/>
          </w:tcPr>
          <w:p w14:paraId="0CF2914D" w14:textId="77777777" w:rsidR="00AF7B91" w:rsidRPr="003209AF" w:rsidRDefault="00AF7B91" w:rsidP="006039B1">
            <w:pPr>
              <w:pStyle w:val="CopticCross"/>
              <w:rPr>
                <w:b/>
              </w:rPr>
            </w:pPr>
            <w:r w:rsidRPr="00FB5ACB">
              <w:t>¿</w:t>
            </w:r>
          </w:p>
        </w:tc>
        <w:tc>
          <w:tcPr>
            <w:tcW w:w="3960" w:type="dxa"/>
          </w:tcPr>
          <w:p w14:paraId="50BCE4D4" w14:textId="77777777" w:rsidR="00AF7B91" w:rsidRDefault="00AF7B91" w:rsidP="00AF7B91">
            <w:pPr>
              <w:pStyle w:val="EngHang"/>
            </w:pPr>
            <w:r>
              <w:t>O Saviour of everyone,</w:t>
            </w:r>
          </w:p>
          <w:p w14:paraId="79A37925" w14:textId="77777777" w:rsidR="00AF7B91" w:rsidRDefault="00AF7B91" w:rsidP="00AF7B91">
            <w:pPr>
              <w:pStyle w:val="EngHang"/>
            </w:pPr>
            <w:r>
              <w:t>And giver of life,</w:t>
            </w:r>
          </w:p>
          <w:p w14:paraId="0F6B825F" w14:textId="77777777" w:rsidR="00AF7B91" w:rsidRDefault="00AF7B91" w:rsidP="00AF7B91">
            <w:pPr>
              <w:pStyle w:val="EngHang"/>
            </w:pPr>
            <w:r>
              <w:t>Come and dwell in us,</w:t>
            </w:r>
          </w:p>
          <w:p w14:paraId="2A7528CA" w14:textId="77777777" w:rsidR="00AF7B91" w:rsidRDefault="00AF7B91" w:rsidP="00AF7B91">
            <w:pPr>
              <w:pStyle w:val="EngHangEnd"/>
            </w:pPr>
            <w:r>
              <w:t>O Son of the Living God.</w:t>
            </w:r>
          </w:p>
        </w:tc>
        <w:tc>
          <w:tcPr>
            <w:tcW w:w="288" w:type="dxa"/>
          </w:tcPr>
          <w:p w14:paraId="6BAAA2A6" w14:textId="77777777" w:rsidR="00AF7B91" w:rsidRDefault="00AF7B91" w:rsidP="006039B1"/>
        </w:tc>
        <w:tc>
          <w:tcPr>
            <w:tcW w:w="288" w:type="dxa"/>
          </w:tcPr>
          <w:p w14:paraId="0C2EAF45" w14:textId="77777777" w:rsidR="00AF7B91" w:rsidRDefault="00AF7B91" w:rsidP="006039B1">
            <w:pPr>
              <w:pStyle w:val="CopticCross"/>
            </w:pPr>
            <w:r w:rsidRPr="00FB5ACB">
              <w:t>¿</w:t>
            </w:r>
          </w:p>
        </w:tc>
        <w:tc>
          <w:tcPr>
            <w:tcW w:w="3960" w:type="dxa"/>
          </w:tcPr>
          <w:p w14:paraId="7606B25F" w14:textId="77777777" w:rsidR="00AF7B91" w:rsidRDefault="00AF7B91" w:rsidP="00AF7B91">
            <w:pPr>
              <w:pStyle w:val="CopticVersemulti-line"/>
            </w:pPr>
            <w:r>
              <w:t>Ⲯⲱⲧⲏⲣ ⲛ̀ⲧⲉ ⲟⲩⲟⲛ ⲛⲓⲃⲉⲛ:</w:t>
            </w:r>
          </w:p>
          <w:p w14:paraId="79F5CB36" w14:textId="77777777" w:rsidR="00AF7B91" w:rsidRDefault="00AF7B91" w:rsidP="00AF7B91">
            <w:pPr>
              <w:pStyle w:val="CopticVersemulti-line"/>
            </w:pPr>
            <w:r>
              <w:t>ⲟⲩⲟϩ ⲫ̀ⲣⲉϥϯ ⲙ̀ⲡ̀ⲱⲛϩ:</w:t>
            </w:r>
          </w:p>
          <w:p w14:paraId="6581DB9D" w14:textId="77777777" w:rsidR="00AF7B91" w:rsidRDefault="00AF7B91" w:rsidP="00AF7B91">
            <w:pPr>
              <w:pStyle w:val="CopticVersemulti-line"/>
            </w:pPr>
            <w:r>
              <w:t>ⲁ̀ⲙⲟⲩ ϣⲱⲡⲓ ⲛ̀ϧⲏⲧⲉⲛ:</w:t>
            </w:r>
          </w:p>
          <w:p w14:paraId="41D2FFC2" w14:textId="77777777" w:rsidR="00AF7B91" w:rsidRPr="005130A7" w:rsidRDefault="00AF7B91" w:rsidP="00AF7B91">
            <w:pPr>
              <w:pStyle w:val="CopticHangingVerse"/>
            </w:pPr>
            <w:r>
              <w:t>Ⲡϣⲏⲣⲓ ⲙ̀Ⲫϯ ⲉⲧⲟⲛϧ.</w:t>
            </w:r>
          </w:p>
        </w:tc>
      </w:tr>
      <w:tr w:rsidR="00AF7B91" w14:paraId="79B908DE" w14:textId="77777777" w:rsidTr="006039B1">
        <w:trPr>
          <w:cantSplit/>
          <w:jc w:val="center"/>
        </w:trPr>
        <w:tc>
          <w:tcPr>
            <w:tcW w:w="288" w:type="dxa"/>
          </w:tcPr>
          <w:p w14:paraId="69FAF491" w14:textId="77777777" w:rsidR="00AF7B91" w:rsidRDefault="00AF7B91" w:rsidP="006039B1">
            <w:pPr>
              <w:pStyle w:val="CopticCross"/>
            </w:pPr>
            <w:r w:rsidRPr="00FB5ACB">
              <w:lastRenderedPageBreak/>
              <w:t>¿</w:t>
            </w:r>
          </w:p>
        </w:tc>
        <w:tc>
          <w:tcPr>
            <w:tcW w:w="3960" w:type="dxa"/>
          </w:tcPr>
          <w:p w14:paraId="5B8555F6" w14:textId="77777777" w:rsidR="00AF7B91" w:rsidRDefault="00AF7B91" w:rsidP="00AF7B91">
            <w:pPr>
              <w:pStyle w:val="EngHang"/>
            </w:pPr>
            <w:r>
              <w:t>Be patient with Your servant,</w:t>
            </w:r>
          </w:p>
          <w:p w14:paraId="253F9ECD" w14:textId="77777777" w:rsidR="00AF7B91" w:rsidRDefault="00AF7B91" w:rsidP="00AF7B91">
            <w:pPr>
              <w:pStyle w:val="EngHang"/>
            </w:pPr>
            <w:r>
              <w:t>Who has sinned against You,</w:t>
            </w:r>
          </w:p>
          <w:p w14:paraId="14BBEF8C" w14:textId="77777777" w:rsidR="00AF7B91" w:rsidRDefault="00AF7B91" w:rsidP="00AF7B91">
            <w:pPr>
              <w:pStyle w:val="EngHang"/>
            </w:pPr>
            <w:r>
              <w:t>O Only-Begotten God,</w:t>
            </w:r>
          </w:p>
          <w:p w14:paraId="08E195DF" w14:textId="77777777" w:rsidR="00AF7B91" w:rsidRDefault="00AF7B91" w:rsidP="00AF7B91">
            <w:pPr>
              <w:pStyle w:val="EngHangEnd"/>
            </w:pPr>
            <w:r>
              <w:t>Grant him salvation.</w:t>
            </w:r>
          </w:p>
        </w:tc>
        <w:tc>
          <w:tcPr>
            <w:tcW w:w="288" w:type="dxa"/>
          </w:tcPr>
          <w:p w14:paraId="513F2E7A" w14:textId="77777777" w:rsidR="00AF7B91" w:rsidRDefault="00AF7B91" w:rsidP="006039B1"/>
        </w:tc>
        <w:tc>
          <w:tcPr>
            <w:tcW w:w="288" w:type="dxa"/>
          </w:tcPr>
          <w:p w14:paraId="7FE6ED6F" w14:textId="77777777" w:rsidR="00AF7B91" w:rsidRDefault="00AF7B91" w:rsidP="006039B1">
            <w:pPr>
              <w:pStyle w:val="CopticCross"/>
            </w:pPr>
            <w:r w:rsidRPr="00FB5ACB">
              <w:t>¿</w:t>
            </w:r>
          </w:p>
        </w:tc>
        <w:tc>
          <w:tcPr>
            <w:tcW w:w="3960" w:type="dxa"/>
          </w:tcPr>
          <w:p w14:paraId="592FC9D6" w14:textId="77777777" w:rsidR="00AF7B91" w:rsidRDefault="00AF7B91" w:rsidP="00AF7B91">
            <w:pPr>
              <w:pStyle w:val="CopticVersemulti-line"/>
              <w:rPr>
                <w:rFonts w:eastAsia="Arial Unicode MS" w:cs="FreeSerifAvvaShenouda"/>
              </w:rPr>
            </w:pPr>
            <w:r>
              <w:rPr>
                <w:rFonts w:eastAsia="Arial Unicode MS" w:cs="FreeSerifAvvaShenouda"/>
              </w:rPr>
              <w:t>Ⲱⲟⲩⲛ̀ϩⲏⲧ ⲉ̀ϫⲉⲛ ⲡⲉⲕⲃⲟⲕ:</w:t>
            </w:r>
          </w:p>
          <w:p w14:paraId="195F032B" w14:textId="77777777" w:rsidR="00AF7B91" w:rsidRDefault="00AF7B91" w:rsidP="00AF7B91">
            <w:pPr>
              <w:pStyle w:val="CopticVersemulti-line"/>
              <w:rPr>
                <w:rFonts w:eastAsia="Arial Unicode MS" w:cs="FreeSerifAvvaShenouda"/>
              </w:rPr>
            </w:pPr>
            <w:r>
              <w:rPr>
                <w:rFonts w:eastAsia="Arial Unicode MS" w:cs="FreeSerifAvvaShenouda"/>
              </w:rPr>
              <w:t>ⲱ̀ ⲡⲓⲙⲟⲛⲟⲅⲉⲛⲏⲥ ⲛ̀ⲛⲟⲩⲧϯ:</w:t>
            </w:r>
          </w:p>
          <w:p w14:paraId="6D0935BA" w14:textId="77777777" w:rsidR="00AF7B91" w:rsidRDefault="00AF7B91" w:rsidP="00AF7B91">
            <w:pPr>
              <w:pStyle w:val="CopticVersemulti-line"/>
              <w:rPr>
                <w:rFonts w:eastAsia="Arial Unicode MS" w:cs="FreeSerifAvvaShenouda"/>
              </w:rPr>
            </w:pPr>
            <w:r>
              <w:rPr>
                <w:rFonts w:eastAsia="Arial Unicode MS" w:cs="FreeSerifAvvaShenouda"/>
              </w:rPr>
              <w:t>ⲫⲏⲉⲧⲁϥⲉⲣⲛⲟⲃⲓ ⲉ̀ⲣⲟⲕ:</w:t>
            </w:r>
          </w:p>
          <w:p w14:paraId="155F07C0" w14:textId="77777777" w:rsidR="00AF7B91" w:rsidRPr="00384F62" w:rsidRDefault="00AF7B91" w:rsidP="00AF7B91">
            <w:pPr>
              <w:pStyle w:val="CopticHangingVerse"/>
            </w:pPr>
            <w:r>
              <w:t>ⲁ̀ⲣⲓϩ̀ⲙⲟⲧ ⲛⲁϥ ⲙ̀ⲡⲓⲥⲱϯ.</w:t>
            </w:r>
          </w:p>
        </w:tc>
      </w:tr>
      <w:tr w:rsidR="00AF7B91" w14:paraId="57A9B941" w14:textId="77777777" w:rsidTr="006039B1">
        <w:trPr>
          <w:cantSplit/>
          <w:jc w:val="center"/>
        </w:trPr>
        <w:tc>
          <w:tcPr>
            <w:tcW w:w="288" w:type="dxa"/>
          </w:tcPr>
          <w:p w14:paraId="4A962EB9" w14:textId="77777777" w:rsidR="00AF7B91" w:rsidRPr="00FB5ACB" w:rsidRDefault="00AF7B91" w:rsidP="006039B1">
            <w:pPr>
              <w:pStyle w:val="CopticCross"/>
            </w:pPr>
          </w:p>
        </w:tc>
        <w:tc>
          <w:tcPr>
            <w:tcW w:w="3960" w:type="dxa"/>
          </w:tcPr>
          <w:p w14:paraId="7E8B55A1" w14:textId="77777777" w:rsidR="00AF7B91" w:rsidRDefault="00AF7B91" w:rsidP="00AF7B91">
            <w:pPr>
              <w:pStyle w:val="EngHang"/>
            </w:pPr>
            <w:r>
              <w:t>O our Lord, Jesus Christ,</w:t>
            </w:r>
          </w:p>
          <w:p w14:paraId="42610D4E" w14:textId="77777777" w:rsidR="00AF7B91" w:rsidRDefault="00AF7B91" w:rsidP="00AF7B91">
            <w:pPr>
              <w:pStyle w:val="EngHang"/>
            </w:pPr>
            <w:r>
              <w:t>Remember our father the bishops,</w:t>
            </w:r>
          </w:p>
          <w:p w14:paraId="20484114" w14:textId="77777777" w:rsidR="00AF7B91" w:rsidRDefault="00AF7B91" w:rsidP="00AF7B91">
            <w:pPr>
              <w:pStyle w:val="EngHang"/>
            </w:pPr>
            <w:r>
              <w:t>The monks, the deacons,</w:t>
            </w:r>
          </w:p>
          <w:p w14:paraId="0EF56AA5" w14:textId="77777777" w:rsidR="00AF7B91" w:rsidRDefault="00AF7B91" w:rsidP="00AF7B91">
            <w:pPr>
              <w:pStyle w:val="EngHangEnd"/>
            </w:pPr>
            <w:r>
              <w:t>And the rest of Your faithful.</w:t>
            </w:r>
          </w:p>
        </w:tc>
        <w:tc>
          <w:tcPr>
            <w:tcW w:w="288" w:type="dxa"/>
          </w:tcPr>
          <w:p w14:paraId="7808EF44" w14:textId="77777777" w:rsidR="00AF7B91" w:rsidRDefault="00AF7B91" w:rsidP="006039B1"/>
        </w:tc>
        <w:tc>
          <w:tcPr>
            <w:tcW w:w="288" w:type="dxa"/>
          </w:tcPr>
          <w:p w14:paraId="09CFEDCE" w14:textId="77777777" w:rsidR="00AF7B91" w:rsidRPr="00FB5ACB" w:rsidRDefault="00AF7B91" w:rsidP="006039B1">
            <w:pPr>
              <w:pStyle w:val="CopticCross"/>
            </w:pPr>
          </w:p>
        </w:tc>
        <w:tc>
          <w:tcPr>
            <w:tcW w:w="3960" w:type="dxa"/>
          </w:tcPr>
          <w:p w14:paraId="08E2B31C" w14:textId="77777777" w:rsidR="00AF7B91" w:rsidRDefault="00AF7B91" w:rsidP="00AF7B91">
            <w:pPr>
              <w:pStyle w:val="CopticVersemulti-line"/>
              <w:rPr>
                <w:rFonts w:eastAsia="Arial Unicode MS" w:cs="FreeSerifAvvaShenouda"/>
              </w:rPr>
            </w:pPr>
            <w:r>
              <w:rPr>
                <w:rFonts w:eastAsia="Arial Unicode MS" w:cs="FreeSerifAvvaShenouda"/>
              </w:rPr>
              <w:t>Ⲱ Ⲡⲉⲛⲟ̄ⲥ̄ Ⲓⲏ̄ⲥ̄ Ⲡⲭ̄ⲥ̄:</w:t>
            </w:r>
          </w:p>
          <w:p w14:paraId="7BFDE048"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ⲛ̀ⲛⲉⲛⲓⲟϯ ⲛ̀ⲉ̀ⲡⲓⲥⲕⲟⲡⲟⲥ:</w:t>
            </w:r>
          </w:p>
          <w:p w14:paraId="55922350" w14:textId="77777777" w:rsidR="00AF7B91" w:rsidRDefault="00AF7B91" w:rsidP="00AF7B91">
            <w:pPr>
              <w:pStyle w:val="CopticVersemulti-line"/>
              <w:rPr>
                <w:rFonts w:eastAsia="Arial Unicode MS" w:cs="FreeSerifAvvaShenouda"/>
              </w:rPr>
            </w:pPr>
            <w:r>
              <w:rPr>
                <w:rFonts w:eastAsia="Arial Unicode MS" w:cs="FreeSerifAvvaShenouda"/>
              </w:rPr>
              <w:t>ⲛⲉⲙ ⲛⲓⲙⲟⲛⲁⲭⲟⲥ ⲛⲉⲙ ⲛⲓⲇⲓⲁ̀ⲕⲱⲛⲟⲥ:</w:t>
            </w:r>
          </w:p>
          <w:p w14:paraId="6261A953" w14:textId="77777777" w:rsidR="00AF7B91" w:rsidRDefault="00AF7B91" w:rsidP="00AF7B91">
            <w:pPr>
              <w:pStyle w:val="CopticHangingVerse"/>
            </w:pPr>
            <w:r>
              <w:t>ⲛⲉⲙ ⲡ̀ⲥⲉⲡⲓ ⲙ̀ⲡⲉⲕⲗⲁⲟⲥ ⲙ̀ⲡⲓⲥⲧⲟⲥ.</w:t>
            </w:r>
          </w:p>
        </w:tc>
      </w:tr>
    </w:tbl>
    <w:p w14:paraId="2534E63B" w14:textId="77777777" w:rsidR="00495F1A" w:rsidRDefault="00495F1A" w:rsidP="00495F1A">
      <w:pPr>
        <w:pStyle w:val="Heading3"/>
      </w:pPr>
      <w:bookmarkStart w:id="1863" w:name="_Toc410196236"/>
      <w:bookmarkStart w:id="1864" w:name="_Toc410196478"/>
      <w:bookmarkStart w:id="1865" w:name="_Toc410196980"/>
      <w:bookmarkStart w:id="1866" w:name="_Toc448227669"/>
      <w:r>
        <w:t>Pentecost</w:t>
      </w:r>
      <w:bookmarkEnd w:id="1863"/>
      <w:bookmarkEnd w:id="1864"/>
      <w:bookmarkEnd w:id="1865"/>
      <w:bookmarkEnd w:id="1866"/>
    </w:p>
    <w:p w14:paraId="79712352" w14:textId="77777777" w:rsidR="00EC2AEB" w:rsidRPr="001E5E16" w:rsidRDefault="00EC2AEB" w:rsidP="00EC2AEB">
      <w:pPr>
        <w:pStyle w:val="Heading4"/>
      </w:pPr>
      <w:bookmarkStart w:id="1867" w:name="_Ref434478581"/>
      <w:r>
        <w:t>The Doxology</w:t>
      </w:r>
      <w:r w:rsidR="00CC1CA8">
        <w:t xml:space="preserve"> for Pentecost</w:t>
      </w:r>
      <w:bookmarkEnd w:id="186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F77A5B" w14:paraId="647A82C7" w14:textId="77777777" w:rsidTr="00EC2AEB">
        <w:trPr>
          <w:cantSplit/>
          <w:jc w:val="center"/>
        </w:trPr>
        <w:tc>
          <w:tcPr>
            <w:tcW w:w="288" w:type="dxa"/>
          </w:tcPr>
          <w:p w14:paraId="04650258" w14:textId="77777777" w:rsidR="00F77A5B" w:rsidRDefault="00F77A5B" w:rsidP="00EC2AEB">
            <w:pPr>
              <w:pStyle w:val="CopticCross"/>
            </w:pPr>
          </w:p>
        </w:tc>
        <w:tc>
          <w:tcPr>
            <w:tcW w:w="3960" w:type="dxa"/>
          </w:tcPr>
          <w:p w14:paraId="32179FB2" w14:textId="77777777" w:rsidR="00F77A5B" w:rsidRDefault="00F77A5B" w:rsidP="00F77A5B">
            <w:pPr>
              <w:pStyle w:val="EngHang"/>
            </w:pPr>
            <w:r>
              <w:t>Our mouths are filled with joy,</w:t>
            </w:r>
          </w:p>
          <w:p w14:paraId="4F562C35" w14:textId="77777777" w:rsidR="00F77A5B" w:rsidRDefault="00F77A5B" w:rsidP="00F77A5B">
            <w:pPr>
              <w:pStyle w:val="EngHang"/>
            </w:pPr>
            <w:r>
              <w:t>And our tongues with rejoicing,</w:t>
            </w:r>
          </w:p>
          <w:p w14:paraId="37EABE1A" w14:textId="77777777" w:rsidR="00F77A5B" w:rsidRDefault="00F77A5B" w:rsidP="00F77A5B">
            <w:pPr>
              <w:pStyle w:val="EngHang"/>
            </w:pPr>
            <w:r>
              <w:t>For our Lord Jesus Christ</w:t>
            </w:r>
          </w:p>
          <w:p w14:paraId="438BC4E9" w14:textId="77777777" w:rsidR="00F77A5B" w:rsidRPr="00B87131" w:rsidRDefault="00F77A5B" w:rsidP="00F77A5B">
            <w:pPr>
              <w:pStyle w:val="EngHangEnd"/>
            </w:pPr>
            <w:r>
              <w:t>Has risen from the dead.</w:t>
            </w:r>
          </w:p>
        </w:tc>
        <w:tc>
          <w:tcPr>
            <w:tcW w:w="288" w:type="dxa"/>
          </w:tcPr>
          <w:p w14:paraId="640DF3D6" w14:textId="77777777" w:rsidR="00F77A5B" w:rsidRDefault="00F77A5B" w:rsidP="00EC2AEB"/>
        </w:tc>
        <w:tc>
          <w:tcPr>
            <w:tcW w:w="288" w:type="dxa"/>
          </w:tcPr>
          <w:p w14:paraId="065046BE" w14:textId="77777777" w:rsidR="00F77A5B" w:rsidRDefault="00F77A5B" w:rsidP="00EC2AEB">
            <w:pPr>
              <w:pStyle w:val="CopticCross"/>
            </w:pPr>
          </w:p>
        </w:tc>
        <w:tc>
          <w:tcPr>
            <w:tcW w:w="3960" w:type="dxa"/>
          </w:tcPr>
          <w:p w14:paraId="50B68D03" w14:textId="77777777" w:rsidR="00F77A5B" w:rsidRDefault="00F77A5B" w:rsidP="00F77A5B">
            <w:pPr>
              <w:pStyle w:val="CopticVersemulti-line"/>
            </w:pPr>
            <w:r>
              <w:t>Ⲧⲟⲧⲉ ⲣⲱⲛ ⲁϥⲙⲟϩ ⲛ̀ⲣⲁϣⲓ:</w:t>
            </w:r>
          </w:p>
          <w:p w14:paraId="064C8974" w14:textId="77777777" w:rsidR="00F77A5B" w:rsidRDefault="00F77A5B" w:rsidP="00F77A5B">
            <w:pPr>
              <w:pStyle w:val="CopticVersemulti-line"/>
            </w:pPr>
            <w:r>
              <w:t>ⲟⲩⲟϩ ⲡⲉⲛⲗⲁⲥ ϧⲉⲛ ⲟⲩⲑⲉⲗⲏⲗ:</w:t>
            </w:r>
          </w:p>
          <w:p w14:paraId="4141E70E" w14:textId="77777777" w:rsidR="00F77A5B" w:rsidRDefault="00F77A5B" w:rsidP="00F77A5B">
            <w:pPr>
              <w:pStyle w:val="CopticVersemulti-line"/>
            </w:pPr>
            <w:r>
              <w:t>ϫⲉ Ⲡⲉⲛⲟ̄ⲥ̄ Ⲓⲏ̄ⲥ̄ Ⲡⲭ̄ⲥ̄:</w:t>
            </w:r>
          </w:p>
          <w:p w14:paraId="1849DB9B" w14:textId="77777777" w:rsidR="00F77A5B" w:rsidRPr="00C35319" w:rsidRDefault="00F77A5B" w:rsidP="00F77A5B">
            <w:pPr>
              <w:pStyle w:val="CopticHangingVerse"/>
            </w:pPr>
            <w:r>
              <w:t>ⲁϥⲧⲟⲛϥ ⲉ̀ⲃⲟⲗ ϧⲉⲛ ⲛⲏⲉⲑⲙⲱⲟⲩⲧ.</w:t>
            </w:r>
          </w:p>
        </w:tc>
      </w:tr>
      <w:tr w:rsidR="00F77A5B" w14:paraId="7105532E" w14:textId="77777777" w:rsidTr="00EC2AEB">
        <w:trPr>
          <w:cantSplit/>
          <w:jc w:val="center"/>
        </w:trPr>
        <w:tc>
          <w:tcPr>
            <w:tcW w:w="288" w:type="dxa"/>
          </w:tcPr>
          <w:p w14:paraId="4AF7F258" w14:textId="77777777" w:rsidR="00F77A5B" w:rsidRDefault="00F77A5B" w:rsidP="00EC2AEB">
            <w:pPr>
              <w:pStyle w:val="CopticCross"/>
            </w:pPr>
            <w:r w:rsidRPr="00FB5ACB">
              <w:t>¿</w:t>
            </w:r>
          </w:p>
        </w:tc>
        <w:tc>
          <w:tcPr>
            <w:tcW w:w="3960" w:type="dxa"/>
          </w:tcPr>
          <w:p w14:paraId="251902F2" w14:textId="77777777" w:rsidR="00F77A5B" w:rsidRDefault="00F77A5B" w:rsidP="00F77A5B">
            <w:pPr>
              <w:pStyle w:val="EngHang"/>
            </w:pPr>
            <w:r>
              <w:t xml:space="preserve">He Who descended to </w:t>
            </w:r>
          </w:p>
          <w:p w14:paraId="4B92C3BF" w14:textId="77777777" w:rsidR="00F77A5B" w:rsidRDefault="00F77A5B" w:rsidP="00F77A5B">
            <w:pPr>
              <w:pStyle w:val="EngHang"/>
            </w:pPr>
            <w:r>
              <w:t>The lower parts of the earth,</w:t>
            </w:r>
          </w:p>
          <w:p w14:paraId="586C5B50" w14:textId="77777777" w:rsidR="00F77A5B" w:rsidRDefault="00F77A5B" w:rsidP="00F77A5B">
            <w:pPr>
              <w:pStyle w:val="EngHang"/>
            </w:pPr>
            <w:r>
              <w:t>Abolished death by His Power,</w:t>
            </w:r>
          </w:p>
          <w:p w14:paraId="4FF7FF9A" w14:textId="77777777" w:rsidR="00F77A5B" w:rsidRDefault="00F77A5B" w:rsidP="00F77A5B">
            <w:pPr>
              <w:pStyle w:val="EngHangEnd"/>
            </w:pPr>
            <w:r>
              <w:t>And made life to shine on us.</w:t>
            </w:r>
          </w:p>
        </w:tc>
        <w:tc>
          <w:tcPr>
            <w:tcW w:w="288" w:type="dxa"/>
          </w:tcPr>
          <w:p w14:paraId="7815943A" w14:textId="77777777" w:rsidR="00F77A5B" w:rsidRDefault="00F77A5B" w:rsidP="00EC2AEB"/>
        </w:tc>
        <w:tc>
          <w:tcPr>
            <w:tcW w:w="288" w:type="dxa"/>
          </w:tcPr>
          <w:p w14:paraId="6EE47ABD" w14:textId="77777777" w:rsidR="00F77A5B" w:rsidRDefault="00F77A5B" w:rsidP="00EC2AEB">
            <w:pPr>
              <w:pStyle w:val="CopticCross"/>
            </w:pPr>
            <w:r w:rsidRPr="00FB5ACB">
              <w:t>¿</w:t>
            </w:r>
          </w:p>
        </w:tc>
        <w:tc>
          <w:tcPr>
            <w:tcW w:w="3960" w:type="dxa"/>
          </w:tcPr>
          <w:p w14:paraId="4E45A6A9" w14:textId="77777777" w:rsidR="00F77A5B" w:rsidRDefault="00F77A5B" w:rsidP="00F77A5B">
            <w:pPr>
              <w:pStyle w:val="CopticVersemulti-line"/>
            </w:pPr>
            <w:r>
              <w:t>Ⲁϥⲕⲱⲣϥ ⲙ̀ⲫ̀ⲙⲟⲩ ϧⲉⲛ ⲧⲉϥϫⲟⲙ:</w:t>
            </w:r>
          </w:p>
          <w:p w14:paraId="611780ED" w14:textId="77777777" w:rsidR="00F77A5B" w:rsidRDefault="00F77A5B" w:rsidP="00F77A5B">
            <w:pPr>
              <w:pStyle w:val="CopticVersemulti-line"/>
            </w:pPr>
            <w:r>
              <w:t>ⲁϥⲑ̀ⲣⲉⲡ̀ⲱⲛϧ ⲉ̀ⲣⲟⲩⲱⲓⲛⲓ ⲉ̀ⲣⲟⲛ:</w:t>
            </w:r>
          </w:p>
          <w:p w14:paraId="5DB9F4A3" w14:textId="77777777" w:rsidR="00F77A5B" w:rsidRDefault="00F77A5B" w:rsidP="00F77A5B">
            <w:pPr>
              <w:pStyle w:val="CopticVersemulti-line"/>
            </w:pPr>
            <w:r>
              <w:t>ⲛ̀ⲑⲟϥ ⲟⲛ ⲫⲏⲉ̀ⲧⲁϥϣⲉⲛⲁϥ:</w:t>
            </w:r>
          </w:p>
          <w:p w14:paraId="41EB0AAC" w14:textId="77777777" w:rsidR="00F77A5B" w:rsidRDefault="00F77A5B" w:rsidP="00F77A5B">
            <w:pPr>
              <w:pStyle w:val="CopticHangingVerse"/>
            </w:pPr>
            <w:r>
              <w:t>ⲉ̀ⲛⲓⲙⲁ ⲉⲧⲥⲁⲡⲉⲥⲏⲧ ⲙ̀ⲡ̀ⲕⲁϩⲓ.</w:t>
            </w:r>
          </w:p>
        </w:tc>
      </w:tr>
      <w:tr w:rsidR="00F77A5B" w14:paraId="4B4EC078" w14:textId="77777777" w:rsidTr="00EC2AEB">
        <w:trPr>
          <w:cantSplit/>
          <w:jc w:val="center"/>
        </w:trPr>
        <w:tc>
          <w:tcPr>
            <w:tcW w:w="288" w:type="dxa"/>
          </w:tcPr>
          <w:p w14:paraId="7454FEB9" w14:textId="77777777" w:rsidR="00F77A5B" w:rsidRDefault="00F77A5B" w:rsidP="00EC2AEB">
            <w:pPr>
              <w:pStyle w:val="CopticCross"/>
            </w:pPr>
          </w:p>
        </w:tc>
        <w:tc>
          <w:tcPr>
            <w:tcW w:w="3960" w:type="dxa"/>
          </w:tcPr>
          <w:p w14:paraId="7BBCF883" w14:textId="77777777" w:rsidR="00F77A5B" w:rsidRDefault="00F77A5B" w:rsidP="00F77A5B">
            <w:pPr>
              <w:pStyle w:val="EngHang"/>
            </w:pPr>
            <w:r>
              <w:t>The gatekeepers of Hades</w:t>
            </w:r>
          </w:p>
          <w:p w14:paraId="1B96BCCB" w14:textId="77777777" w:rsidR="00F77A5B" w:rsidRDefault="00F77A5B" w:rsidP="00F77A5B">
            <w:pPr>
              <w:pStyle w:val="EngHang"/>
            </w:pPr>
            <w:r>
              <w:t>Saw Him and were afraid.</w:t>
            </w:r>
          </w:p>
          <w:p w14:paraId="00D56D53" w14:textId="77777777" w:rsidR="00F77A5B" w:rsidRDefault="00F77A5B" w:rsidP="00F77A5B">
            <w:pPr>
              <w:pStyle w:val="EngHang"/>
            </w:pPr>
            <w:r>
              <w:t>He abolished the pangs of death,</w:t>
            </w:r>
          </w:p>
          <w:p w14:paraId="16CFB7C3" w14:textId="77777777" w:rsidR="00F77A5B" w:rsidRDefault="00F77A5B" w:rsidP="00F77A5B">
            <w:pPr>
              <w:pStyle w:val="EngHangEnd"/>
            </w:pPr>
            <w:r>
              <w:t>And He was not held by it.</w:t>
            </w:r>
          </w:p>
        </w:tc>
        <w:tc>
          <w:tcPr>
            <w:tcW w:w="288" w:type="dxa"/>
          </w:tcPr>
          <w:p w14:paraId="39C96691" w14:textId="77777777" w:rsidR="00F77A5B" w:rsidRDefault="00F77A5B" w:rsidP="00EC2AEB"/>
        </w:tc>
        <w:tc>
          <w:tcPr>
            <w:tcW w:w="288" w:type="dxa"/>
          </w:tcPr>
          <w:p w14:paraId="7E70ACE4" w14:textId="77777777" w:rsidR="00F77A5B" w:rsidRDefault="00F77A5B" w:rsidP="00EC2AEB">
            <w:pPr>
              <w:pStyle w:val="CopticCross"/>
            </w:pPr>
          </w:p>
        </w:tc>
        <w:tc>
          <w:tcPr>
            <w:tcW w:w="3960" w:type="dxa"/>
          </w:tcPr>
          <w:p w14:paraId="43A591AD" w14:textId="77777777" w:rsidR="00F77A5B" w:rsidRDefault="00F77A5B" w:rsidP="00F77A5B">
            <w:pPr>
              <w:pStyle w:val="CopticVersemulti-line"/>
            </w:pPr>
            <w:r>
              <w:t>Ⲛⲓⲙ̀ⲛⲟⲩⲧ ⲛ̀ⲧⲉ Ⲁⲙⲉⲛϯ:</w:t>
            </w:r>
          </w:p>
          <w:p w14:paraId="41D27496" w14:textId="77777777" w:rsidR="00F77A5B" w:rsidRDefault="00F77A5B" w:rsidP="00F77A5B">
            <w:pPr>
              <w:pStyle w:val="CopticVersemulti-line"/>
            </w:pPr>
            <w:r>
              <w:t>ⲁⲩⲛⲁⲩ ⲉ̀ⲣⲟϥ ⲁⲩⲉⲣϩⲟϯ:</w:t>
            </w:r>
          </w:p>
          <w:p w14:paraId="41CF770F" w14:textId="77777777" w:rsidR="00F77A5B" w:rsidRDefault="00F77A5B" w:rsidP="00F77A5B">
            <w:pPr>
              <w:pStyle w:val="CopticVersemulti-line"/>
            </w:pPr>
            <w:r>
              <w:t>ⲁϥⲧⲁⲕⲟ ⲛ̀ⲛⲓⲛⲁⲕϩⲓ ⲙ̀ⲫ̀ⲙⲟⲩ:</w:t>
            </w:r>
          </w:p>
          <w:p w14:paraId="4F1748C0" w14:textId="77777777" w:rsidR="00F77A5B" w:rsidRDefault="00F77A5B" w:rsidP="00F77A5B">
            <w:pPr>
              <w:pStyle w:val="CopticHangingVerse"/>
            </w:pPr>
            <w:r>
              <w:t>ⲙ̀ⲡⲟⲩϣ̀ϫⲉⲙϫⲟⲙ ⲛ̀ⲁ̀ⲙⲟⲛⲓ ⲙ̀ⲙⲟϥ.</w:t>
            </w:r>
          </w:p>
        </w:tc>
      </w:tr>
      <w:tr w:rsidR="00F77A5B" w14:paraId="274B1FC4" w14:textId="77777777" w:rsidTr="00EC2AEB">
        <w:trPr>
          <w:cantSplit/>
          <w:jc w:val="center"/>
        </w:trPr>
        <w:tc>
          <w:tcPr>
            <w:tcW w:w="288" w:type="dxa"/>
          </w:tcPr>
          <w:p w14:paraId="273AA9D1" w14:textId="77777777" w:rsidR="00F77A5B" w:rsidRDefault="00F77A5B" w:rsidP="00EC2AEB">
            <w:pPr>
              <w:pStyle w:val="CopticCross"/>
            </w:pPr>
            <w:r w:rsidRPr="00FB5ACB">
              <w:t>¿</w:t>
            </w:r>
          </w:p>
        </w:tc>
        <w:tc>
          <w:tcPr>
            <w:tcW w:w="3960" w:type="dxa"/>
          </w:tcPr>
          <w:p w14:paraId="109171D3" w14:textId="77777777" w:rsidR="00F77A5B" w:rsidRDefault="00F77A5B" w:rsidP="00F77A5B">
            <w:pPr>
              <w:pStyle w:val="EngHang"/>
            </w:pPr>
            <w:r>
              <w:t>He has broken the gates of brass,</w:t>
            </w:r>
          </w:p>
          <w:p w14:paraId="36C8564A" w14:textId="77777777" w:rsidR="00F77A5B" w:rsidRDefault="00F77A5B" w:rsidP="00F77A5B">
            <w:pPr>
              <w:pStyle w:val="EngHang"/>
            </w:pPr>
            <w:r>
              <w:t>And cut apart the bars of iron,</w:t>
            </w:r>
          </w:p>
          <w:p w14:paraId="3EA315EC" w14:textId="77777777" w:rsidR="00F77A5B" w:rsidRDefault="00F77A5B" w:rsidP="00F77A5B">
            <w:pPr>
              <w:pStyle w:val="EngHang"/>
            </w:pPr>
            <w:r>
              <w:t>And brought out His elect,</w:t>
            </w:r>
          </w:p>
          <w:p w14:paraId="118CCBB0" w14:textId="77777777" w:rsidR="00F77A5B" w:rsidRDefault="00F77A5B" w:rsidP="00F77A5B">
            <w:pPr>
              <w:pStyle w:val="EngHangEnd"/>
            </w:pPr>
            <w:r>
              <w:t>With joy and rejoicing.</w:t>
            </w:r>
          </w:p>
        </w:tc>
        <w:tc>
          <w:tcPr>
            <w:tcW w:w="288" w:type="dxa"/>
          </w:tcPr>
          <w:p w14:paraId="616EE751" w14:textId="77777777" w:rsidR="00F77A5B" w:rsidRDefault="00F77A5B" w:rsidP="00EC2AEB"/>
        </w:tc>
        <w:tc>
          <w:tcPr>
            <w:tcW w:w="288" w:type="dxa"/>
          </w:tcPr>
          <w:p w14:paraId="76ACFA18" w14:textId="77777777" w:rsidR="00F77A5B" w:rsidRDefault="00F77A5B" w:rsidP="00EC2AEB">
            <w:pPr>
              <w:pStyle w:val="CopticCross"/>
            </w:pPr>
            <w:r w:rsidRPr="00FB5ACB">
              <w:t>¿</w:t>
            </w:r>
          </w:p>
        </w:tc>
        <w:tc>
          <w:tcPr>
            <w:tcW w:w="3960" w:type="dxa"/>
          </w:tcPr>
          <w:p w14:paraId="65036B98" w14:textId="77777777" w:rsidR="00F77A5B" w:rsidRDefault="00F77A5B" w:rsidP="00F77A5B">
            <w:pPr>
              <w:pStyle w:val="CopticVersemulti-line"/>
            </w:pPr>
            <w:r>
              <w:t>Ⲁϥϧⲟⲙϧⲉⲙ ⲛ̀ϩⲁⲛⲡⲩⲗⲏ ⲛ̀ϩ̀ⲟⲙⲧ:</w:t>
            </w:r>
          </w:p>
          <w:p w14:paraId="4F43903E" w14:textId="77777777" w:rsidR="00F77A5B" w:rsidRDefault="00F77A5B" w:rsidP="00F77A5B">
            <w:pPr>
              <w:pStyle w:val="CopticVersemulti-line"/>
            </w:pPr>
            <w:r>
              <w:t>ⲁϥⲕⲱϣ ⲛ̀ϩⲁⲛⲙⲟⲭⲗⲟⲩⲥ ⲙ̀ⲃⲉⲛⲓⲡⲓ:</w:t>
            </w:r>
          </w:p>
          <w:p w14:paraId="6E01752F" w14:textId="77777777" w:rsidR="00F77A5B" w:rsidRDefault="00F77A5B" w:rsidP="00F77A5B">
            <w:pPr>
              <w:pStyle w:val="CopticVersemulti-line"/>
            </w:pPr>
            <w:r>
              <w:t>ⲁϥⲓ̀ⲛⲓ ⲛ̀ⲛⲉϥⲥⲱⲧⲡ ⲉ̀ⲃⲟⲗ:</w:t>
            </w:r>
          </w:p>
          <w:p w14:paraId="48F98409" w14:textId="77777777" w:rsidR="00F77A5B" w:rsidRDefault="00F77A5B" w:rsidP="00F77A5B">
            <w:pPr>
              <w:pStyle w:val="CopticHangingVerse"/>
            </w:pPr>
            <w:r>
              <w:t>ϧⲉⲛ ⲟⲩⲟⲩⲛⲟϥ ⲛⲉⲙ ⲟⲩⲑⲉⲗⲏⲗ.</w:t>
            </w:r>
          </w:p>
        </w:tc>
      </w:tr>
      <w:tr w:rsidR="00F77A5B" w14:paraId="6C9DFFB6" w14:textId="77777777" w:rsidTr="00EC2AEB">
        <w:trPr>
          <w:cantSplit/>
          <w:jc w:val="center"/>
        </w:trPr>
        <w:tc>
          <w:tcPr>
            <w:tcW w:w="288" w:type="dxa"/>
          </w:tcPr>
          <w:p w14:paraId="080E7B85" w14:textId="77777777" w:rsidR="00F77A5B" w:rsidRDefault="00F77A5B" w:rsidP="00EC2AEB">
            <w:pPr>
              <w:pStyle w:val="CopticCross"/>
            </w:pPr>
          </w:p>
        </w:tc>
        <w:tc>
          <w:tcPr>
            <w:tcW w:w="3960" w:type="dxa"/>
          </w:tcPr>
          <w:p w14:paraId="2EA56493" w14:textId="77777777" w:rsidR="00F77A5B" w:rsidRDefault="00F77A5B" w:rsidP="00F77A5B">
            <w:pPr>
              <w:pStyle w:val="EngHang"/>
            </w:pPr>
            <w:r>
              <w:t>He lifted them up with Him</w:t>
            </w:r>
          </w:p>
          <w:p w14:paraId="1A102B47" w14:textId="77777777" w:rsidR="00F77A5B" w:rsidRDefault="00F77A5B" w:rsidP="00F77A5B">
            <w:pPr>
              <w:pStyle w:val="EngHang"/>
            </w:pPr>
            <w:r>
              <w:t>Into His place of rest.</w:t>
            </w:r>
          </w:p>
          <w:p w14:paraId="79590E64" w14:textId="77777777" w:rsidR="00F77A5B" w:rsidRDefault="00F77A5B" w:rsidP="00F77A5B">
            <w:pPr>
              <w:pStyle w:val="EngHang"/>
            </w:pPr>
            <w:r>
              <w:t xml:space="preserve">He saved them for the sake of His </w:t>
            </w:r>
            <w:commentRangeStart w:id="1868"/>
            <w:r>
              <w:t>Name</w:t>
            </w:r>
            <w:commentRangeEnd w:id="1868"/>
            <w:r>
              <w:rPr>
                <w:rStyle w:val="CommentReference"/>
              </w:rPr>
              <w:commentReference w:id="1868"/>
            </w:r>
            <w:r>
              <w:t>,</w:t>
            </w:r>
          </w:p>
          <w:p w14:paraId="688A1D18" w14:textId="77777777" w:rsidR="00F77A5B" w:rsidRPr="00074078" w:rsidRDefault="00F77A5B" w:rsidP="00F77A5B">
            <w:pPr>
              <w:pStyle w:val="EngHangEnd"/>
            </w:pPr>
            <w:r>
              <w:t>And revealed His power to them.</w:t>
            </w:r>
          </w:p>
        </w:tc>
        <w:tc>
          <w:tcPr>
            <w:tcW w:w="288" w:type="dxa"/>
          </w:tcPr>
          <w:p w14:paraId="158B0AD9" w14:textId="77777777" w:rsidR="00F77A5B" w:rsidRDefault="00F77A5B" w:rsidP="00EC2AEB"/>
        </w:tc>
        <w:tc>
          <w:tcPr>
            <w:tcW w:w="288" w:type="dxa"/>
          </w:tcPr>
          <w:p w14:paraId="122BD43E" w14:textId="77777777" w:rsidR="00F77A5B" w:rsidRDefault="00F77A5B" w:rsidP="00EC2AEB">
            <w:pPr>
              <w:pStyle w:val="CopticCross"/>
            </w:pPr>
          </w:p>
        </w:tc>
        <w:tc>
          <w:tcPr>
            <w:tcW w:w="3960" w:type="dxa"/>
          </w:tcPr>
          <w:p w14:paraId="367A04D9" w14:textId="77777777" w:rsidR="00F77A5B" w:rsidRDefault="00F77A5B" w:rsidP="00F77A5B">
            <w:pPr>
              <w:pStyle w:val="CopticVersemulti-line"/>
            </w:pPr>
            <w:r>
              <w:t>Ⲁϥⲟ̀ⲗⲟⲩ ⲉ̀ⲡ̀ϭⲓⲥⲓ ⲛⲉⲙⲁϥ:</w:t>
            </w:r>
          </w:p>
          <w:p w14:paraId="0218C6C3" w14:textId="77777777" w:rsidR="00F77A5B" w:rsidRDefault="00F77A5B" w:rsidP="00F77A5B">
            <w:pPr>
              <w:pStyle w:val="CopticVersemulti-line"/>
            </w:pPr>
            <w:r>
              <w:t>ⲉ̀ϧⲟⲩⲛ ⲉ̀ⲛⲉϥⲙⲁⲛ̀ⲉⲙⲧⲟⲛ:</w:t>
            </w:r>
          </w:p>
          <w:p w14:paraId="0B8DD6B9" w14:textId="77777777" w:rsidR="00F77A5B" w:rsidRDefault="00F77A5B" w:rsidP="00F77A5B">
            <w:pPr>
              <w:pStyle w:val="CopticVersemulti-line"/>
            </w:pPr>
            <w:r>
              <w:t>ⲁϥⲛⲁϩⲙⲟⲩ ⲉⲑⲃⲉ ⲡⲉϥⲣⲁⲛ:</w:t>
            </w:r>
          </w:p>
          <w:p w14:paraId="5B732D4E" w14:textId="77777777" w:rsidR="00F77A5B" w:rsidRDefault="00F77A5B" w:rsidP="00F77A5B">
            <w:pPr>
              <w:pStyle w:val="CopticHangingVerse"/>
            </w:pPr>
            <w:r>
              <w:t>ⲁϥⲟⲩⲱⲛϩ ⲛ̀ⲧⲉϥϫⲟⲙ ⲛⲱⲟⲩ ⲉ̀ⲃⲏⲟⲗ.</w:t>
            </w:r>
          </w:p>
        </w:tc>
      </w:tr>
      <w:tr w:rsidR="00F77A5B" w14:paraId="5A6D7BAB" w14:textId="77777777" w:rsidTr="00EC2AEB">
        <w:trPr>
          <w:cantSplit/>
          <w:jc w:val="center"/>
        </w:trPr>
        <w:tc>
          <w:tcPr>
            <w:tcW w:w="288" w:type="dxa"/>
          </w:tcPr>
          <w:p w14:paraId="0467D9BD" w14:textId="77777777" w:rsidR="00F77A5B" w:rsidRDefault="00F77A5B" w:rsidP="00EC2AEB">
            <w:pPr>
              <w:pStyle w:val="CopticCross"/>
            </w:pPr>
            <w:r w:rsidRPr="00FB5ACB">
              <w:t>¿</w:t>
            </w:r>
          </w:p>
        </w:tc>
        <w:tc>
          <w:tcPr>
            <w:tcW w:w="3960" w:type="dxa"/>
          </w:tcPr>
          <w:p w14:paraId="1F18DB70" w14:textId="77777777" w:rsidR="00F77A5B" w:rsidRDefault="00F77A5B" w:rsidP="00F77A5B">
            <w:pPr>
              <w:pStyle w:val="EngHang"/>
            </w:pPr>
            <w:r>
              <w:t>And after forty days,</w:t>
            </w:r>
          </w:p>
          <w:p w14:paraId="17A71EDF" w14:textId="77777777" w:rsidR="00F77A5B" w:rsidRDefault="00F77A5B" w:rsidP="00F77A5B">
            <w:pPr>
              <w:pStyle w:val="EngHang"/>
            </w:pPr>
            <w:r>
              <w:t>He ascended to the heavens,</w:t>
            </w:r>
          </w:p>
          <w:p w14:paraId="015819EC" w14:textId="77777777" w:rsidR="00F77A5B" w:rsidRDefault="00F77A5B" w:rsidP="00F77A5B">
            <w:pPr>
              <w:pStyle w:val="EngHang"/>
            </w:pPr>
            <w:r>
              <w:t>With honour and glory,</w:t>
            </w:r>
          </w:p>
          <w:p w14:paraId="2BE71C19" w14:textId="77777777" w:rsidR="00F77A5B" w:rsidRDefault="00F77A5B" w:rsidP="00F77A5B">
            <w:pPr>
              <w:pStyle w:val="EngHangEnd"/>
            </w:pPr>
            <w:r>
              <w:t>And sat at the right hand of His Father.</w:t>
            </w:r>
          </w:p>
        </w:tc>
        <w:tc>
          <w:tcPr>
            <w:tcW w:w="288" w:type="dxa"/>
          </w:tcPr>
          <w:p w14:paraId="5C2DA8BF" w14:textId="77777777" w:rsidR="00F77A5B" w:rsidRDefault="00F77A5B" w:rsidP="00EC2AEB"/>
        </w:tc>
        <w:tc>
          <w:tcPr>
            <w:tcW w:w="288" w:type="dxa"/>
          </w:tcPr>
          <w:p w14:paraId="5EAF9F88" w14:textId="77777777" w:rsidR="00F77A5B" w:rsidRDefault="00F77A5B" w:rsidP="00EC2AEB">
            <w:pPr>
              <w:pStyle w:val="CopticCross"/>
            </w:pPr>
            <w:r w:rsidRPr="00FB5ACB">
              <w:t>¿</w:t>
            </w:r>
          </w:p>
        </w:tc>
        <w:tc>
          <w:tcPr>
            <w:tcW w:w="3960" w:type="dxa"/>
          </w:tcPr>
          <w:p w14:paraId="12881B65" w14:textId="77777777" w:rsidR="00F77A5B" w:rsidRDefault="00F77A5B" w:rsidP="00F77A5B">
            <w:pPr>
              <w:pStyle w:val="CopticVersemulti-line"/>
            </w:pPr>
            <w:r>
              <w:t>Ⲟⲩⲟϩ ⲙⲁⲛⲉⲥⲁ ϩ̀ⲙⲉ ⲛ̀ⲉ̀ϩⲟⲟⲩ:</w:t>
            </w:r>
          </w:p>
          <w:p w14:paraId="0A8FB641" w14:textId="77777777" w:rsidR="00F77A5B" w:rsidRDefault="00F77A5B" w:rsidP="00F77A5B">
            <w:pPr>
              <w:pStyle w:val="CopticVersemulti-line"/>
            </w:pPr>
            <w:r>
              <w:t>ⲁϥϣⲉⲛⲁϥ ⲉ̀ⲡ̀ϣⲱⲓ ⲉ̀ⲛⲓⲫⲏⲟⲩⲓ̀:</w:t>
            </w:r>
          </w:p>
          <w:p w14:paraId="464F96CE" w14:textId="77777777" w:rsidR="00F77A5B" w:rsidRDefault="00F77A5B" w:rsidP="00F77A5B">
            <w:pPr>
              <w:pStyle w:val="CopticVersemulti-line"/>
            </w:pPr>
            <w:r>
              <w:t>ϧⲉⲛ ⲟⲩⲱ̀ⲟⲩ ⲛⲉⲙ ⲟⲩⲧⲁⲓⲟ̀:</w:t>
            </w:r>
          </w:p>
          <w:p w14:paraId="765949B4" w14:textId="77777777" w:rsidR="00F77A5B" w:rsidRDefault="00F77A5B" w:rsidP="00F77A5B">
            <w:pPr>
              <w:pStyle w:val="CopticHangingVerse"/>
            </w:pPr>
            <w:r>
              <w:t>ⲁϥϩⲉⲙⲥⲓ ⲥⲁⲟⲩⲓⲛⲁⲙ ⲙ̀Ⲡⲉϥⲓⲱⲧ.</w:t>
            </w:r>
          </w:p>
        </w:tc>
      </w:tr>
      <w:tr w:rsidR="00F77A5B" w14:paraId="5041FB1F" w14:textId="77777777" w:rsidTr="00EC2AEB">
        <w:trPr>
          <w:cantSplit/>
          <w:jc w:val="center"/>
        </w:trPr>
        <w:tc>
          <w:tcPr>
            <w:tcW w:w="288" w:type="dxa"/>
          </w:tcPr>
          <w:p w14:paraId="352E43EF" w14:textId="77777777" w:rsidR="00F77A5B" w:rsidRDefault="00F77A5B" w:rsidP="00EC2AEB">
            <w:pPr>
              <w:pStyle w:val="CopticCross"/>
            </w:pPr>
          </w:p>
        </w:tc>
        <w:tc>
          <w:tcPr>
            <w:tcW w:w="3960" w:type="dxa"/>
          </w:tcPr>
          <w:p w14:paraId="4AF1087B" w14:textId="77777777" w:rsidR="00F77A5B" w:rsidRDefault="00F77A5B" w:rsidP="00F77A5B">
            <w:pPr>
              <w:pStyle w:val="EngHang"/>
            </w:pPr>
            <w:r>
              <w:t>As David has said,</w:t>
            </w:r>
          </w:p>
          <w:p w14:paraId="1BDF3CAA" w14:textId="77777777" w:rsidR="00F77A5B" w:rsidRDefault="00F77A5B" w:rsidP="00F77A5B">
            <w:pPr>
              <w:pStyle w:val="EngHang"/>
            </w:pPr>
            <w:r>
              <w:t>By the Holy Spirit,</w:t>
            </w:r>
          </w:p>
          <w:p w14:paraId="5E270166" w14:textId="77777777" w:rsidR="00F77A5B" w:rsidRDefault="00F77A5B" w:rsidP="00F77A5B">
            <w:pPr>
              <w:pStyle w:val="EngHang"/>
            </w:pPr>
            <w:r>
              <w:t>“The Lord said to my Lord,</w:t>
            </w:r>
          </w:p>
          <w:p w14:paraId="196D9660" w14:textId="77777777" w:rsidR="00F77A5B" w:rsidRDefault="00F77A5B" w:rsidP="00F77A5B">
            <w:pPr>
              <w:pStyle w:val="EngHangEnd"/>
            </w:pPr>
            <w:r>
              <w:t>‘Sit at My right hand.’”</w:t>
            </w:r>
          </w:p>
        </w:tc>
        <w:tc>
          <w:tcPr>
            <w:tcW w:w="288" w:type="dxa"/>
          </w:tcPr>
          <w:p w14:paraId="1C2E9F11" w14:textId="77777777" w:rsidR="00F77A5B" w:rsidRDefault="00F77A5B" w:rsidP="00EC2AEB"/>
        </w:tc>
        <w:tc>
          <w:tcPr>
            <w:tcW w:w="288" w:type="dxa"/>
          </w:tcPr>
          <w:p w14:paraId="43991FE0" w14:textId="77777777" w:rsidR="00F77A5B" w:rsidRDefault="00F77A5B" w:rsidP="00EC2AEB">
            <w:pPr>
              <w:pStyle w:val="CopticCross"/>
            </w:pPr>
          </w:p>
        </w:tc>
        <w:tc>
          <w:tcPr>
            <w:tcW w:w="3960" w:type="dxa"/>
          </w:tcPr>
          <w:p w14:paraId="64689FE7" w14:textId="77777777" w:rsidR="00F77A5B" w:rsidRDefault="00F77A5B" w:rsidP="00F77A5B">
            <w:pPr>
              <w:pStyle w:val="CopticVersemulti-line"/>
            </w:pPr>
            <w:r>
              <w:t>Ⲕⲁⲧⲁ ⲫ̀ⲣⲏϯ ⲉ̀ⲧⲁϥϫⲟⲥ:</w:t>
            </w:r>
          </w:p>
          <w:p w14:paraId="1CCB3E5B" w14:textId="77777777" w:rsidR="00F77A5B" w:rsidRDefault="00F77A5B" w:rsidP="00F77A5B">
            <w:pPr>
              <w:pStyle w:val="CopticVersemulti-line"/>
            </w:pPr>
            <w:r>
              <w:t>ⲛ̀ϫⲉ Ⲇⲁⲩⲓⲇ ϧⲉⲛ Ⲡⲓⲡ̄ⲛ̄ⲁ̄ ⲉ̄ⲑ̄ⲩ̄:</w:t>
            </w:r>
          </w:p>
          <w:p w14:paraId="3C23EFF1" w14:textId="77777777" w:rsidR="00F77A5B" w:rsidRDefault="00F77A5B" w:rsidP="00F77A5B">
            <w:pPr>
              <w:pStyle w:val="CopticVersemulti-line"/>
            </w:pPr>
            <w:r>
              <w:t>ϫⲉ ⲡⲉϫⲉ Ⲡⲟ̄ⲥ̄ ⲙ̀Ⲡⲁⲟ̄ⲥ̄:</w:t>
            </w:r>
          </w:p>
          <w:p w14:paraId="49B8C3F2" w14:textId="77777777" w:rsidR="00F77A5B" w:rsidRDefault="00F77A5B" w:rsidP="00F77A5B">
            <w:pPr>
              <w:pStyle w:val="CopticHangingVerse"/>
            </w:pPr>
            <w:r>
              <w:t>ϫⲉ ϩⲉⲙⲥⲓ ⲥⲁⲧⲁⲟⲩⲓⲛⲁⲙ.</w:t>
            </w:r>
          </w:p>
        </w:tc>
      </w:tr>
      <w:tr w:rsidR="00F77A5B" w14:paraId="68F1D21E" w14:textId="77777777" w:rsidTr="00EC2AEB">
        <w:trPr>
          <w:cantSplit/>
          <w:jc w:val="center"/>
        </w:trPr>
        <w:tc>
          <w:tcPr>
            <w:tcW w:w="288" w:type="dxa"/>
          </w:tcPr>
          <w:p w14:paraId="0E4BB6CC" w14:textId="77777777" w:rsidR="00F77A5B" w:rsidRDefault="00F77A5B" w:rsidP="00EC2AEB">
            <w:pPr>
              <w:pStyle w:val="CopticCross"/>
            </w:pPr>
            <w:r w:rsidRPr="00FB5ACB">
              <w:t>¿</w:t>
            </w:r>
          </w:p>
        </w:tc>
        <w:tc>
          <w:tcPr>
            <w:tcW w:w="3960" w:type="dxa"/>
          </w:tcPr>
          <w:p w14:paraId="09B05E1E" w14:textId="77777777" w:rsidR="00F77A5B" w:rsidRDefault="00F77A5B" w:rsidP="00F77A5B">
            <w:pPr>
              <w:pStyle w:val="EngHang"/>
            </w:pPr>
            <w:r>
              <w:t>The heavenly and the earthly,</w:t>
            </w:r>
          </w:p>
          <w:p w14:paraId="4E176C9B" w14:textId="77777777" w:rsidR="00F77A5B" w:rsidRDefault="00F77A5B" w:rsidP="00F77A5B">
            <w:pPr>
              <w:pStyle w:val="EngHang"/>
            </w:pPr>
            <w:r>
              <w:t xml:space="preserve">Were subdued </w:t>
            </w:r>
            <w:commentRangeStart w:id="1869"/>
            <w:r>
              <w:t>to Him</w:t>
            </w:r>
            <w:commentRangeEnd w:id="1869"/>
            <w:r>
              <w:rPr>
                <w:rStyle w:val="CommentReference"/>
              </w:rPr>
              <w:commentReference w:id="1869"/>
            </w:r>
            <w:r>
              <w:t>—</w:t>
            </w:r>
          </w:p>
          <w:p w14:paraId="73AE49A0" w14:textId="77777777" w:rsidR="00F77A5B" w:rsidRDefault="00F77A5B" w:rsidP="00F77A5B">
            <w:pPr>
              <w:pStyle w:val="EngHang"/>
            </w:pPr>
            <w:r>
              <w:t>The Principalities, the Authorities,</w:t>
            </w:r>
          </w:p>
          <w:p w14:paraId="004B7EBB" w14:textId="77777777" w:rsidR="00F77A5B" w:rsidRDefault="00F77A5B" w:rsidP="00F77A5B">
            <w:pPr>
              <w:pStyle w:val="EngHangEnd"/>
            </w:pPr>
            <w:r>
              <w:t>And those that are under the earth.</w:t>
            </w:r>
          </w:p>
        </w:tc>
        <w:tc>
          <w:tcPr>
            <w:tcW w:w="288" w:type="dxa"/>
          </w:tcPr>
          <w:p w14:paraId="6B498C4B" w14:textId="77777777" w:rsidR="00F77A5B" w:rsidRDefault="00F77A5B" w:rsidP="00EC2AEB"/>
        </w:tc>
        <w:tc>
          <w:tcPr>
            <w:tcW w:w="288" w:type="dxa"/>
          </w:tcPr>
          <w:p w14:paraId="7F981A92" w14:textId="77777777" w:rsidR="00F77A5B" w:rsidRDefault="00F77A5B" w:rsidP="00EC2AEB">
            <w:pPr>
              <w:pStyle w:val="CopticCross"/>
            </w:pPr>
            <w:r w:rsidRPr="00FB5ACB">
              <w:t>¿</w:t>
            </w:r>
          </w:p>
        </w:tc>
        <w:tc>
          <w:tcPr>
            <w:tcW w:w="3960" w:type="dxa"/>
          </w:tcPr>
          <w:p w14:paraId="09404EE6" w14:textId="77777777" w:rsidR="00F77A5B" w:rsidRDefault="00F77A5B" w:rsidP="00F77A5B">
            <w:pPr>
              <w:pStyle w:val="CopticVersemulti-line"/>
            </w:pPr>
            <w:r>
              <w:t>Ⲁⲩϭⲛⲉϫⲱⲟⲩ ⲙ̀ⲡⲉϥⲁ̀ⲙⲁϩⲓ:</w:t>
            </w:r>
          </w:p>
          <w:p w14:paraId="031F8AC6" w14:textId="77777777" w:rsidR="00F77A5B" w:rsidRDefault="00F77A5B" w:rsidP="00F77A5B">
            <w:pPr>
              <w:pStyle w:val="CopticVersemulti-line"/>
            </w:pPr>
            <w:r>
              <w:t>ⲛ̀ϫⲉ ⲛⲁ ⲧ̀ⲫⲉ ⲛⲉⲙ ⲛⲁ ⲡ̀ⲕⲁϩⲓ:</w:t>
            </w:r>
          </w:p>
          <w:p w14:paraId="6C1B90C3" w14:textId="77777777" w:rsidR="00F77A5B" w:rsidRDefault="00F77A5B" w:rsidP="00F77A5B">
            <w:pPr>
              <w:pStyle w:val="CopticVersemulti-line"/>
            </w:pPr>
            <w:r>
              <w:t>ⲛⲓⲁⲣⲭⲏ ⲛⲉⲙ ⲛⲓⲉ̀ⲝⲟⲩⲥⲓⲁ̀:</w:t>
            </w:r>
          </w:p>
          <w:p w14:paraId="788D89F1" w14:textId="77777777" w:rsidR="00F77A5B" w:rsidRDefault="00F77A5B" w:rsidP="00F77A5B">
            <w:pPr>
              <w:pStyle w:val="CopticHangingVerse"/>
            </w:pPr>
            <w:r>
              <w:t>ⲛⲉⲙ ⲛⲏⲉⲧⲥⲁⲡⲉⲥⲏⲧ ⲙ̀ⲡ̀ⲕⲁϩⲓ.</w:t>
            </w:r>
          </w:p>
        </w:tc>
      </w:tr>
      <w:tr w:rsidR="00F77A5B" w14:paraId="320FA92E" w14:textId="77777777" w:rsidTr="00EC2AEB">
        <w:trPr>
          <w:cantSplit/>
          <w:jc w:val="center"/>
        </w:trPr>
        <w:tc>
          <w:tcPr>
            <w:tcW w:w="288" w:type="dxa"/>
          </w:tcPr>
          <w:p w14:paraId="2016B493" w14:textId="77777777" w:rsidR="00F77A5B" w:rsidRPr="00FB5ACB" w:rsidRDefault="00F77A5B" w:rsidP="00EC2AEB">
            <w:pPr>
              <w:pStyle w:val="CopticCross"/>
            </w:pPr>
          </w:p>
        </w:tc>
        <w:tc>
          <w:tcPr>
            <w:tcW w:w="3960" w:type="dxa"/>
          </w:tcPr>
          <w:p w14:paraId="221A1F8E" w14:textId="77777777" w:rsidR="00F77A5B" w:rsidRDefault="00F77A5B" w:rsidP="00F77A5B">
            <w:pPr>
              <w:pStyle w:val="EngHang"/>
            </w:pPr>
            <w:r>
              <w:t>All the powers of heaven</w:t>
            </w:r>
          </w:p>
          <w:p w14:paraId="5F394E3F" w14:textId="77777777" w:rsidR="00F77A5B" w:rsidRDefault="00F77A5B" w:rsidP="00F77A5B">
            <w:pPr>
              <w:pStyle w:val="EngHang"/>
            </w:pPr>
            <w:r>
              <w:t>Fell down and worshipped Him;</w:t>
            </w:r>
          </w:p>
          <w:p w14:paraId="347BA18D" w14:textId="77777777" w:rsidR="00F77A5B" w:rsidRDefault="00F77A5B" w:rsidP="00F77A5B">
            <w:pPr>
              <w:pStyle w:val="EngHang"/>
            </w:pPr>
            <w:r>
              <w:t>The heavenly and the earthly</w:t>
            </w:r>
          </w:p>
          <w:p w14:paraId="05F16FD3" w14:textId="77777777" w:rsidR="00F77A5B" w:rsidRDefault="00F77A5B" w:rsidP="00F77A5B">
            <w:pPr>
              <w:pStyle w:val="EngHangEnd"/>
            </w:pPr>
            <w:r>
              <w:t>Praised Him and blessed Him.</w:t>
            </w:r>
          </w:p>
        </w:tc>
        <w:tc>
          <w:tcPr>
            <w:tcW w:w="288" w:type="dxa"/>
          </w:tcPr>
          <w:p w14:paraId="1A5B9DB6" w14:textId="77777777" w:rsidR="00F77A5B" w:rsidRDefault="00F77A5B" w:rsidP="00EC2AEB"/>
        </w:tc>
        <w:tc>
          <w:tcPr>
            <w:tcW w:w="288" w:type="dxa"/>
          </w:tcPr>
          <w:p w14:paraId="47BE2177" w14:textId="77777777" w:rsidR="00F77A5B" w:rsidRPr="00FB5ACB" w:rsidRDefault="00F77A5B" w:rsidP="00EC2AEB">
            <w:pPr>
              <w:pStyle w:val="CopticCross"/>
            </w:pPr>
          </w:p>
        </w:tc>
        <w:tc>
          <w:tcPr>
            <w:tcW w:w="3960" w:type="dxa"/>
          </w:tcPr>
          <w:p w14:paraId="64169D9B" w14:textId="77777777" w:rsidR="00F77A5B" w:rsidRDefault="00F77A5B" w:rsidP="00F77A5B">
            <w:pPr>
              <w:pStyle w:val="CopticVersemulti-line"/>
            </w:pPr>
            <w:r>
              <w:t>Ⲛⲓϫⲟⲙ ⲧⲏⲣⲟⲩ ⲛ̀ⲧⲉ ⲛⲓⲫⲏⲟⲩⲓ̀:</w:t>
            </w:r>
          </w:p>
          <w:p w14:paraId="52A9392C" w14:textId="77777777" w:rsidR="00F77A5B" w:rsidRDefault="00F77A5B" w:rsidP="00F77A5B">
            <w:pPr>
              <w:pStyle w:val="CopticVersemulti-line"/>
            </w:pPr>
            <w:r>
              <w:t>ⲁⲩϩⲓⲧⲟⲩ ⲉ̀ϧ̀ⲣⲏⲓ ⲁⲩⲟⲩⲱϣⲧ ⲙ̀ⲙⲟϥ:</w:t>
            </w:r>
          </w:p>
          <w:p w14:paraId="41031C1C" w14:textId="77777777" w:rsidR="00F77A5B" w:rsidRDefault="00F77A5B" w:rsidP="00F77A5B">
            <w:pPr>
              <w:pStyle w:val="CopticVersemulti-line"/>
            </w:pPr>
            <w:r>
              <w:t>ⲛⲁ ⲛⲓⲫⲏⲟⲩⲓ ⲛⲉⲙ ⲛⲁⲡ̀ⲕⲁϩⲓ:</w:t>
            </w:r>
          </w:p>
          <w:p w14:paraId="2F5A30D2" w14:textId="77777777" w:rsidR="00F77A5B" w:rsidRDefault="00F77A5B" w:rsidP="00F77A5B">
            <w:pPr>
              <w:pStyle w:val="CopticHangingVerse"/>
            </w:pPr>
            <w:r>
              <w:t xml:space="preserve">ϧⲉⲛ </w:t>
            </w:r>
            <w:r w:rsidRPr="00F77A5B">
              <w:t>ϩⲁⲛⲥ̀ⲙⲟⲩ</w:t>
            </w:r>
            <w:r>
              <w:t xml:space="preserve"> ⲁⲩϩⲱⲥ ⲉ̀ⲣⲟϥ.</w:t>
            </w:r>
          </w:p>
        </w:tc>
      </w:tr>
      <w:tr w:rsidR="00F77A5B" w14:paraId="6856A255" w14:textId="77777777" w:rsidTr="00EC2AEB">
        <w:trPr>
          <w:cantSplit/>
          <w:jc w:val="center"/>
        </w:trPr>
        <w:tc>
          <w:tcPr>
            <w:tcW w:w="288" w:type="dxa"/>
          </w:tcPr>
          <w:p w14:paraId="1DDA08BA" w14:textId="77777777" w:rsidR="00F77A5B" w:rsidRPr="00FB5ACB" w:rsidRDefault="00F77A5B" w:rsidP="00EC2AEB">
            <w:pPr>
              <w:pStyle w:val="CopticCross"/>
            </w:pPr>
            <w:r w:rsidRPr="00FB5ACB">
              <w:t>¿</w:t>
            </w:r>
          </w:p>
        </w:tc>
        <w:tc>
          <w:tcPr>
            <w:tcW w:w="3960" w:type="dxa"/>
          </w:tcPr>
          <w:p w14:paraId="508D9831" w14:textId="77777777" w:rsidR="00F77A5B" w:rsidRDefault="00F77A5B" w:rsidP="00F77A5B">
            <w:pPr>
              <w:pStyle w:val="EngHang"/>
            </w:pPr>
            <w:r>
              <w:t>He ascended to the Heaven of heavens,</w:t>
            </w:r>
          </w:p>
          <w:p w14:paraId="63147AB9" w14:textId="77777777" w:rsidR="00F77A5B" w:rsidRDefault="00F77A5B" w:rsidP="00F77A5B">
            <w:pPr>
              <w:pStyle w:val="EngHang"/>
            </w:pPr>
            <w:r>
              <w:t>Towards the East,</w:t>
            </w:r>
          </w:p>
          <w:p w14:paraId="23B4ECC4" w14:textId="77777777" w:rsidR="00F77A5B" w:rsidRDefault="00F77A5B" w:rsidP="00F77A5B">
            <w:pPr>
              <w:pStyle w:val="EngHang"/>
            </w:pPr>
            <w:r>
              <w:t xml:space="preserve">That He </w:t>
            </w:r>
            <w:commentRangeStart w:id="1870"/>
            <w:r>
              <w:t>might</w:t>
            </w:r>
            <w:commentRangeEnd w:id="1870"/>
            <w:r>
              <w:rPr>
                <w:rStyle w:val="CommentReference"/>
              </w:rPr>
              <w:commentReference w:id="1870"/>
            </w:r>
            <w:r>
              <w:t xml:space="preserve"> send to us</w:t>
            </w:r>
          </w:p>
          <w:p w14:paraId="6EEBE1B5" w14:textId="77777777" w:rsidR="00F77A5B" w:rsidRDefault="00F77A5B" w:rsidP="00F77A5B">
            <w:pPr>
              <w:pStyle w:val="EngHangEnd"/>
            </w:pPr>
            <w:r>
              <w:t>The Spirit of Truth, the Paraclete.</w:t>
            </w:r>
          </w:p>
        </w:tc>
        <w:tc>
          <w:tcPr>
            <w:tcW w:w="288" w:type="dxa"/>
          </w:tcPr>
          <w:p w14:paraId="6A3EDA08" w14:textId="77777777" w:rsidR="00F77A5B" w:rsidRDefault="00F77A5B" w:rsidP="00EC2AEB"/>
        </w:tc>
        <w:tc>
          <w:tcPr>
            <w:tcW w:w="288" w:type="dxa"/>
          </w:tcPr>
          <w:p w14:paraId="083F59B9" w14:textId="77777777" w:rsidR="00F77A5B" w:rsidRPr="00FB5ACB" w:rsidRDefault="00F77A5B" w:rsidP="00EC2AEB">
            <w:pPr>
              <w:pStyle w:val="CopticCross"/>
            </w:pPr>
            <w:r w:rsidRPr="00FB5ACB">
              <w:t>¿</w:t>
            </w:r>
          </w:p>
        </w:tc>
        <w:tc>
          <w:tcPr>
            <w:tcW w:w="3960" w:type="dxa"/>
          </w:tcPr>
          <w:p w14:paraId="0161C881" w14:textId="77777777" w:rsidR="00F77A5B" w:rsidRDefault="00F77A5B" w:rsidP="00F77A5B">
            <w:pPr>
              <w:pStyle w:val="CopticVersemulti-line"/>
            </w:pPr>
            <w:r>
              <w:t>Ⲁϥϣⲉⲛⲁϥ ⲉ̀ⲡ̀ϣⲱⲓ ⲉ̀ⲧ̀ⲫⲉ:</w:t>
            </w:r>
          </w:p>
          <w:p w14:paraId="1F55BC7B" w14:textId="77777777" w:rsidR="00F77A5B" w:rsidRDefault="00F77A5B" w:rsidP="00F77A5B">
            <w:pPr>
              <w:pStyle w:val="CopticVersemulti-line"/>
            </w:pPr>
            <w:r>
              <w:t>ⲛ̀ⲧⲉ ⲧ̀ⲫⲉ ⲥⲁⲛⲓⲙⲁⲛ̀ϣⲁⲓ:</w:t>
            </w:r>
          </w:p>
          <w:p w14:paraId="372C7654" w14:textId="77777777" w:rsidR="00F77A5B" w:rsidRDefault="00F77A5B" w:rsidP="00F77A5B">
            <w:pPr>
              <w:pStyle w:val="CopticVersemulti-line"/>
            </w:pPr>
            <w:r>
              <w:t>ϩⲓⲛⲁ ⲛ̀ⲧⲉϥⲟⲩⲱⲣⲡ ⲛⲁⲛ ⲙ̀ⲡⲓⲡⲁⲣⲁⲕⲗⲏⲧⲟⲛ:</w:t>
            </w:r>
          </w:p>
          <w:p w14:paraId="3FC449F9" w14:textId="77777777" w:rsidR="00F77A5B" w:rsidRDefault="00F77A5B" w:rsidP="00F77A5B">
            <w:pPr>
              <w:pStyle w:val="CopticHangingVerse"/>
            </w:pPr>
            <w:r>
              <w:t>Ⲡⲓⲡ̄ⲛ̄ⲁ̄ ⲛ̀ⲧⲉ Ⲧⲙⲉⲑⲙⲏⲓ.</w:t>
            </w:r>
          </w:p>
        </w:tc>
      </w:tr>
      <w:tr w:rsidR="00F77A5B" w14:paraId="0CFD3432" w14:textId="77777777" w:rsidTr="00EC2AEB">
        <w:trPr>
          <w:cantSplit/>
          <w:jc w:val="center"/>
        </w:trPr>
        <w:tc>
          <w:tcPr>
            <w:tcW w:w="288" w:type="dxa"/>
          </w:tcPr>
          <w:p w14:paraId="5E9E7EA7" w14:textId="77777777" w:rsidR="00F77A5B" w:rsidRPr="00FB5ACB" w:rsidRDefault="00F77A5B" w:rsidP="00EC2AEB">
            <w:pPr>
              <w:pStyle w:val="CopticCross"/>
            </w:pPr>
          </w:p>
        </w:tc>
        <w:tc>
          <w:tcPr>
            <w:tcW w:w="3960" w:type="dxa"/>
          </w:tcPr>
          <w:p w14:paraId="016DBC77" w14:textId="77777777" w:rsidR="00F77A5B" w:rsidRDefault="00F77A5B" w:rsidP="00F77A5B">
            <w:pPr>
              <w:pStyle w:val="EngHang"/>
            </w:pPr>
            <w:r>
              <w:t>The Apostles were gathered</w:t>
            </w:r>
          </w:p>
          <w:p w14:paraId="69E3D501" w14:textId="77777777" w:rsidR="00F77A5B" w:rsidRDefault="00F77A5B" w:rsidP="00F77A5B">
            <w:pPr>
              <w:pStyle w:val="EngHang"/>
            </w:pPr>
            <w:r>
              <w:t>In the upper room of Zion</w:t>
            </w:r>
          </w:p>
          <w:p w14:paraId="646F74E8" w14:textId="77777777" w:rsidR="00F77A5B" w:rsidRDefault="00F77A5B" w:rsidP="00F77A5B">
            <w:pPr>
              <w:pStyle w:val="EngHang"/>
            </w:pPr>
            <w:r>
              <w:t>On the day of Pentecost,</w:t>
            </w:r>
          </w:p>
          <w:p w14:paraId="22E4E304" w14:textId="77777777" w:rsidR="00F77A5B" w:rsidRDefault="00F77A5B" w:rsidP="00F77A5B">
            <w:pPr>
              <w:pStyle w:val="EngHangEnd"/>
            </w:pPr>
            <w:r>
              <w:t>After the Resurrection.</w:t>
            </w:r>
          </w:p>
        </w:tc>
        <w:tc>
          <w:tcPr>
            <w:tcW w:w="288" w:type="dxa"/>
          </w:tcPr>
          <w:p w14:paraId="41E5D829" w14:textId="77777777" w:rsidR="00F77A5B" w:rsidRDefault="00F77A5B" w:rsidP="00EC2AEB"/>
        </w:tc>
        <w:tc>
          <w:tcPr>
            <w:tcW w:w="288" w:type="dxa"/>
          </w:tcPr>
          <w:p w14:paraId="29A27037" w14:textId="77777777" w:rsidR="00F77A5B" w:rsidRPr="00FB5ACB" w:rsidRDefault="00F77A5B" w:rsidP="00EC2AEB">
            <w:pPr>
              <w:pStyle w:val="CopticCross"/>
            </w:pPr>
          </w:p>
        </w:tc>
        <w:tc>
          <w:tcPr>
            <w:tcW w:w="3960" w:type="dxa"/>
          </w:tcPr>
          <w:p w14:paraId="57B7C738" w14:textId="77777777" w:rsidR="00F77A5B" w:rsidRDefault="00F77A5B" w:rsidP="00F77A5B">
            <w:pPr>
              <w:pStyle w:val="CopticVersemulti-line"/>
            </w:pPr>
            <w:r>
              <w:t>Ⲁⲩⲑⲱⲟⲩϯ ⲛ̀ϫⲉ ⲛⲓⲁ̀ⲡⲟⲥⲧⲟⲗⲟⲥ:</w:t>
            </w:r>
          </w:p>
          <w:p w14:paraId="406295FF" w14:textId="77777777" w:rsidR="00F77A5B" w:rsidRDefault="00F77A5B" w:rsidP="00F77A5B">
            <w:pPr>
              <w:pStyle w:val="CopticVersemulti-line"/>
            </w:pPr>
            <w:r>
              <w:t>Ϧⲉⲛ ⲡ̀ϣⲁⲓ ⲛ̀ϯⲡⲉⲛⲧⲏⲕⲟⲥⲧⲏ:</w:t>
            </w:r>
          </w:p>
          <w:p w14:paraId="21212BA2" w14:textId="77777777" w:rsidR="00F77A5B" w:rsidRDefault="00F77A5B" w:rsidP="00F77A5B">
            <w:pPr>
              <w:pStyle w:val="CopticVersemulti-line"/>
            </w:pPr>
            <w:r>
              <w:t>Ϧⲉⲛ ⲟⲩⲃⲁϩⲙⲓ ⲛ̀ⲧⲉ Ⲥⲓⲱⲛ:</w:t>
            </w:r>
          </w:p>
          <w:p w14:paraId="1093B115" w14:textId="77777777" w:rsidR="00F77A5B" w:rsidRDefault="00F77A5B" w:rsidP="00F77A5B">
            <w:pPr>
              <w:pStyle w:val="CopticHangingVerse"/>
            </w:pPr>
            <w:r>
              <w:t>ⲙⲉⲛⲉⲛⲥⲁ ϯⲁ̀ⲛⲁⲥⲧⲁⲥⲓⲥ.</w:t>
            </w:r>
          </w:p>
        </w:tc>
      </w:tr>
      <w:tr w:rsidR="00F77A5B" w14:paraId="33349153" w14:textId="77777777" w:rsidTr="00EC2AEB">
        <w:trPr>
          <w:cantSplit/>
          <w:jc w:val="center"/>
        </w:trPr>
        <w:tc>
          <w:tcPr>
            <w:tcW w:w="288" w:type="dxa"/>
          </w:tcPr>
          <w:p w14:paraId="68C8132A" w14:textId="77777777" w:rsidR="00F77A5B" w:rsidRPr="00FB5ACB" w:rsidRDefault="00F77A5B" w:rsidP="00EC2AEB">
            <w:pPr>
              <w:pStyle w:val="CopticCross"/>
            </w:pPr>
            <w:r w:rsidRPr="00FB5ACB">
              <w:t>¿</w:t>
            </w:r>
          </w:p>
        </w:tc>
        <w:tc>
          <w:tcPr>
            <w:tcW w:w="3960" w:type="dxa"/>
          </w:tcPr>
          <w:p w14:paraId="5E942A84" w14:textId="77777777" w:rsidR="00F77A5B" w:rsidRDefault="00F77A5B" w:rsidP="00F77A5B">
            <w:pPr>
              <w:pStyle w:val="EngHang"/>
            </w:pPr>
            <w:r>
              <w:t>The Spirit, the Paraclete,</w:t>
            </w:r>
          </w:p>
          <w:p w14:paraId="752FF83F" w14:textId="77777777" w:rsidR="00F77A5B" w:rsidRDefault="00F77A5B" w:rsidP="00F77A5B">
            <w:pPr>
              <w:pStyle w:val="EngHang"/>
            </w:pPr>
            <w:r>
              <w:t>Came down from Heaven,</w:t>
            </w:r>
          </w:p>
          <w:p w14:paraId="4C53711D" w14:textId="77777777" w:rsidR="00F77A5B" w:rsidRDefault="00F77A5B" w:rsidP="00F77A5B">
            <w:pPr>
              <w:pStyle w:val="EngHang"/>
            </w:pPr>
            <w:r>
              <w:t>And rested on each one</w:t>
            </w:r>
          </w:p>
          <w:p w14:paraId="3827327D" w14:textId="77777777" w:rsidR="00F77A5B" w:rsidRDefault="00F77A5B" w:rsidP="00F77A5B">
            <w:pPr>
              <w:pStyle w:val="EngHangEnd"/>
            </w:pPr>
            <w:r>
              <w:t>Of the Holy Apostles</w:t>
            </w:r>
          </w:p>
        </w:tc>
        <w:tc>
          <w:tcPr>
            <w:tcW w:w="288" w:type="dxa"/>
          </w:tcPr>
          <w:p w14:paraId="52C8ADCA" w14:textId="77777777" w:rsidR="00F77A5B" w:rsidRDefault="00F77A5B" w:rsidP="00EC2AEB"/>
        </w:tc>
        <w:tc>
          <w:tcPr>
            <w:tcW w:w="288" w:type="dxa"/>
          </w:tcPr>
          <w:p w14:paraId="77C00A0D" w14:textId="77777777" w:rsidR="00F77A5B" w:rsidRPr="00FB5ACB" w:rsidRDefault="00F77A5B" w:rsidP="00EC2AEB">
            <w:pPr>
              <w:pStyle w:val="CopticCross"/>
            </w:pPr>
            <w:r w:rsidRPr="00FB5ACB">
              <w:t>¿</w:t>
            </w:r>
          </w:p>
        </w:tc>
        <w:tc>
          <w:tcPr>
            <w:tcW w:w="3960" w:type="dxa"/>
          </w:tcPr>
          <w:p w14:paraId="1D4E959A" w14:textId="77777777" w:rsidR="00F77A5B" w:rsidRDefault="00F77A5B" w:rsidP="00F77A5B">
            <w:pPr>
              <w:pStyle w:val="CopticVersemulti-line"/>
            </w:pPr>
            <w:r>
              <w:t>ⲀⲠⲓⲡ̄ⲛⲁ̄ ⲙ̀ⲡⲁⲣⲁⲕⲗⲏⲧⲟⲛ:</w:t>
            </w:r>
          </w:p>
          <w:p w14:paraId="6ACDF89A" w14:textId="77777777" w:rsidR="00F77A5B" w:rsidRDefault="00F77A5B" w:rsidP="00F77A5B">
            <w:pPr>
              <w:pStyle w:val="CopticVersemulti-line"/>
            </w:pPr>
            <w:r>
              <w:t>ⲉ̀ⲧⲁϥⲓ̀ ⲉ̀ⲡⲉⲥⲏⲧ ⲉ̀ⲃⲟⲗ ϧⲉⲛ ⲧ̀ⲫⲉ:</w:t>
            </w:r>
          </w:p>
          <w:p w14:paraId="7AC72CF8" w14:textId="77777777" w:rsidR="00F77A5B" w:rsidRDefault="00F77A5B" w:rsidP="00F77A5B">
            <w:pPr>
              <w:pStyle w:val="CopticVersemulti-line"/>
            </w:pPr>
            <w:r>
              <w:t>ⲁϥⲙ̀ⲧⲟⲛ ⲉ̀ϫⲉⲛ ⲫ̀ⲟⲩⲁⲓ ⲫ̀ⲟⲩⲁⲓ:</w:t>
            </w:r>
          </w:p>
          <w:p w14:paraId="46151E34" w14:textId="77777777" w:rsidR="00F77A5B" w:rsidRDefault="00F77A5B" w:rsidP="00F77A5B">
            <w:pPr>
              <w:pStyle w:val="CopticHangingVerse"/>
            </w:pPr>
            <w:r>
              <w:t>ⲛ̀ⲧⲉ ⲛⲓⲁ̀ⲡⲟⲥⲧⲟⲗⲟⲥ ⲉ̄ⲑ̄ⲩ̄.</w:t>
            </w:r>
          </w:p>
        </w:tc>
      </w:tr>
      <w:tr w:rsidR="00F77A5B" w14:paraId="3B5298E6" w14:textId="77777777" w:rsidTr="00EC2AEB">
        <w:trPr>
          <w:cantSplit/>
          <w:jc w:val="center"/>
        </w:trPr>
        <w:tc>
          <w:tcPr>
            <w:tcW w:w="288" w:type="dxa"/>
          </w:tcPr>
          <w:p w14:paraId="02B7EE3B" w14:textId="77777777" w:rsidR="00F77A5B" w:rsidRPr="00FB5ACB" w:rsidRDefault="00F77A5B" w:rsidP="00EC2AEB">
            <w:pPr>
              <w:pStyle w:val="CopticCross"/>
            </w:pPr>
          </w:p>
        </w:tc>
        <w:tc>
          <w:tcPr>
            <w:tcW w:w="3960" w:type="dxa"/>
          </w:tcPr>
          <w:p w14:paraId="653AEF13" w14:textId="77777777" w:rsidR="00F77A5B" w:rsidRDefault="00F77A5B" w:rsidP="00F77A5B">
            <w:pPr>
              <w:pStyle w:val="EngHang"/>
            </w:pPr>
            <w:r>
              <w:t>As tongues of fire.</w:t>
            </w:r>
          </w:p>
          <w:p w14:paraId="20F29B1A" w14:textId="77777777" w:rsidR="00F77A5B" w:rsidRDefault="00F77A5B" w:rsidP="00F77A5B">
            <w:pPr>
              <w:pStyle w:val="EngHang"/>
            </w:pPr>
            <w:r>
              <w:t>Then they spoke in diverse tongues.</w:t>
            </w:r>
          </w:p>
          <w:p w14:paraId="1634EDD8" w14:textId="77777777" w:rsidR="00F77A5B" w:rsidRDefault="00F77A5B" w:rsidP="00F77A5B">
            <w:pPr>
              <w:pStyle w:val="EngHang"/>
            </w:pPr>
            <w:r>
              <w:t>They covered the whole earth,</w:t>
            </w:r>
          </w:p>
          <w:p w14:paraId="07953031" w14:textId="77777777" w:rsidR="00F77A5B" w:rsidRDefault="00F77A5B" w:rsidP="00F77A5B">
            <w:pPr>
              <w:pStyle w:val="EngHangEnd"/>
            </w:pPr>
            <w:r>
              <w:t>Everyone in his country.</w:t>
            </w:r>
          </w:p>
        </w:tc>
        <w:tc>
          <w:tcPr>
            <w:tcW w:w="288" w:type="dxa"/>
          </w:tcPr>
          <w:p w14:paraId="01668E8A" w14:textId="77777777" w:rsidR="00F77A5B" w:rsidRDefault="00F77A5B" w:rsidP="00EC2AEB"/>
        </w:tc>
        <w:tc>
          <w:tcPr>
            <w:tcW w:w="288" w:type="dxa"/>
          </w:tcPr>
          <w:p w14:paraId="5676E33A" w14:textId="77777777" w:rsidR="00F77A5B" w:rsidRPr="00FB5ACB" w:rsidRDefault="00F77A5B" w:rsidP="00EC2AEB">
            <w:pPr>
              <w:pStyle w:val="CopticCross"/>
            </w:pPr>
          </w:p>
        </w:tc>
        <w:tc>
          <w:tcPr>
            <w:tcW w:w="3960" w:type="dxa"/>
          </w:tcPr>
          <w:p w14:paraId="29F81086" w14:textId="77777777" w:rsidR="00F77A5B" w:rsidRDefault="00F77A5B" w:rsidP="00F77A5B">
            <w:pPr>
              <w:pStyle w:val="CopticVersemulti-line"/>
            </w:pPr>
            <w:r>
              <w:t>Ⲁⲩⲥⲁϫⲓ ϧⲉⲛ ϩⲁⲛⲙⲏϣ ⲛ̀ⲗⲁⲥ:</w:t>
            </w:r>
          </w:p>
          <w:p w14:paraId="2C9EAB90" w14:textId="77777777" w:rsidR="00F77A5B" w:rsidRDefault="00F77A5B" w:rsidP="00F77A5B">
            <w:pPr>
              <w:pStyle w:val="CopticVersemulti-line"/>
            </w:pPr>
            <w:r>
              <w:t>Ϧⲉⲛ ϩⲁⲛⲗⲁⲥ ⲉⲩⲟⲓ ⲛ̀ⲭ̀ⲣⲱⲙ:</w:t>
            </w:r>
          </w:p>
          <w:p w14:paraId="5E2886B5" w14:textId="77777777" w:rsidR="00F77A5B" w:rsidRDefault="00F77A5B" w:rsidP="00F77A5B">
            <w:pPr>
              <w:pStyle w:val="CopticVersemulti-line"/>
            </w:pPr>
            <w:r>
              <w:t>ⲁⲩⲫⲱϣ ⲉ̀ϩ̀ⲣⲁⲩ ⲉ̀ⲡ̀ⲕⲁϩⲓ ⲧⲏⲣϥ:</w:t>
            </w:r>
          </w:p>
          <w:p w14:paraId="53C4ADF6" w14:textId="77777777" w:rsidR="00F77A5B" w:rsidRDefault="00F77A5B" w:rsidP="00F77A5B">
            <w:pPr>
              <w:pStyle w:val="CopticHangingVerse"/>
            </w:pPr>
            <w:r>
              <w:t>ⲫ̀ⲟⲩⲁⲓ ⲫ̀ⲟⲩⲁⲓ ⲕⲁⲧⲁ ⲧⲉϥⲭⲱⲣⲁ.</w:t>
            </w:r>
          </w:p>
        </w:tc>
      </w:tr>
      <w:tr w:rsidR="00F77A5B" w14:paraId="56834191" w14:textId="77777777" w:rsidTr="00EC2AEB">
        <w:trPr>
          <w:cantSplit/>
          <w:jc w:val="center"/>
        </w:trPr>
        <w:tc>
          <w:tcPr>
            <w:tcW w:w="288" w:type="dxa"/>
          </w:tcPr>
          <w:p w14:paraId="6AC083EC" w14:textId="77777777" w:rsidR="00F77A5B" w:rsidRPr="00FB5ACB" w:rsidRDefault="00F77A5B" w:rsidP="00EC2AEB">
            <w:pPr>
              <w:pStyle w:val="CopticCross"/>
            </w:pPr>
            <w:r w:rsidRPr="00FB5ACB">
              <w:t>¿</w:t>
            </w:r>
          </w:p>
        </w:tc>
        <w:tc>
          <w:tcPr>
            <w:tcW w:w="3960" w:type="dxa"/>
          </w:tcPr>
          <w:p w14:paraId="7691E2CD" w14:textId="77777777" w:rsidR="00F77A5B" w:rsidRDefault="00F77A5B" w:rsidP="00F77A5B">
            <w:pPr>
              <w:pStyle w:val="EngHang"/>
            </w:pPr>
            <w:r>
              <w:t>They spoke to all the nations,</w:t>
            </w:r>
          </w:p>
          <w:p w14:paraId="55B6CC28" w14:textId="77777777" w:rsidR="00F77A5B" w:rsidRDefault="00F77A5B" w:rsidP="00F77A5B">
            <w:pPr>
              <w:pStyle w:val="EngHang"/>
            </w:pPr>
            <w:r>
              <w:t>Of the faith in Christ,</w:t>
            </w:r>
          </w:p>
          <w:p w14:paraId="60C2F3C5" w14:textId="77777777" w:rsidR="00F77A5B" w:rsidRDefault="00F77A5B" w:rsidP="00F77A5B">
            <w:pPr>
              <w:pStyle w:val="EngHang"/>
            </w:pPr>
            <w:r>
              <w:t>And performed signs and wonders,</w:t>
            </w:r>
          </w:p>
          <w:p w14:paraId="320EB338" w14:textId="77777777" w:rsidR="00F77A5B" w:rsidRDefault="00F77A5B" w:rsidP="00F77A5B">
            <w:pPr>
              <w:pStyle w:val="EngHangEnd"/>
            </w:pPr>
            <w:r>
              <w:t>And miracles before the rulers.</w:t>
            </w:r>
          </w:p>
        </w:tc>
        <w:tc>
          <w:tcPr>
            <w:tcW w:w="288" w:type="dxa"/>
          </w:tcPr>
          <w:p w14:paraId="78FE3F56" w14:textId="77777777" w:rsidR="00F77A5B" w:rsidRDefault="00F77A5B" w:rsidP="00EC2AEB"/>
        </w:tc>
        <w:tc>
          <w:tcPr>
            <w:tcW w:w="288" w:type="dxa"/>
          </w:tcPr>
          <w:p w14:paraId="4CD0B7D5" w14:textId="77777777" w:rsidR="00F77A5B" w:rsidRPr="00FB5ACB" w:rsidRDefault="00F77A5B" w:rsidP="00EC2AEB">
            <w:pPr>
              <w:pStyle w:val="CopticCross"/>
            </w:pPr>
            <w:r w:rsidRPr="00FB5ACB">
              <w:t>¿</w:t>
            </w:r>
          </w:p>
        </w:tc>
        <w:tc>
          <w:tcPr>
            <w:tcW w:w="3960" w:type="dxa"/>
          </w:tcPr>
          <w:p w14:paraId="7E294E4D" w14:textId="77777777" w:rsidR="00F77A5B" w:rsidRDefault="00F77A5B" w:rsidP="00F77A5B">
            <w:pPr>
              <w:pStyle w:val="CopticVersemulti-line"/>
            </w:pPr>
            <w:r>
              <w:t>Ⲁⲩⲥⲁϫⲓ ⲛⲉⲙ ⲛⲓⲉⲑⲛⲟⲥ ⲧⲏⲣⲟⲩ:</w:t>
            </w:r>
          </w:p>
          <w:p w14:paraId="11ADDDB5" w14:textId="77777777" w:rsidR="00F77A5B" w:rsidRDefault="00F77A5B" w:rsidP="00F77A5B">
            <w:pPr>
              <w:pStyle w:val="CopticVersemulti-line"/>
            </w:pPr>
            <w:r>
              <w:t>Ϧⲉⲛ ⲫ̀ⲛⲁϩϯ ⲛ̀ⲧⲉ Ⲡⲭ̄ⲥ̄:</w:t>
            </w:r>
          </w:p>
          <w:p w14:paraId="561F1470" w14:textId="77777777" w:rsidR="00F77A5B" w:rsidRDefault="00F77A5B" w:rsidP="00F77A5B">
            <w:pPr>
              <w:pStyle w:val="CopticVersemulti-line"/>
            </w:pPr>
            <w:r>
              <w:t>ⲁⲩⲓⲣⲓ̀ ⲛ̀ϩⲁⲛϣ̀ⲫⲏⲣⲓ ⲛⲉⲙ ϩⲁⲛϫⲟⲙ:</w:t>
            </w:r>
          </w:p>
          <w:p w14:paraId="015FE28F" w14:textId="77777777" w:rsidR="00F77A5B" w:rsidRDefault="00F77A5B" w:rsidP="00F77A5B">
            <w:pPr>
              <w:pStyle w:val="CopticHangingVerse"/>
            </w:pPr>
            <w:r>
              <w:t>ⲙ̀ⲡⲁⲣⲁⲇⲟⲝⲟⲛ ⲙ̀ⲡⲉⲙ̀ⲑⲟ ⲛ̀ⲛⲓⲟⲩⲣⲱⲟⲩ.</w:t>
            </w:r>
          </w:p>
        </w:tc>
      </w:tr>
      <w:tr w:rsidR="00F77A5B" w14:paraId="0227DEE4" w14:textId="77777777" w:rsidTr="00EC2AEB">
        <w:trPr>
          <w:cantSplit/>
          <w:jc w:val="center"/>
        </w:trPr>
        <w:tc>
          <w:tcPr>
            <w:tcW w:w="288" w:type="dxa"/>
          </w:tcPr>
          <w:p w14:paraId="04774BAB" w14:textId="77777777" w:rsidR="00F77A5B" w:rsidRPr="00FB5ACB" w:rsidRDefault="00F77A5B" w:rsidP="00EC2AEB">
            <w:pPr>
              <w:pStyle w:val="CopticCross"/>
            </w:pPr>
          </w:p>
        </w:tc>
        <w:tc>
          <w:tcPr>
            <w:tcW w:w="3960" w:type="dxa"/>
          </w:tcPr>
          <w:p w14:paraId="6F9EA4F4" w14:textId="77777777" w:rsidR="00F77A5B" w:rsidRDefault="00F77A5B" w:rsidP="00F77A5B">
            <w:pPr>
              <w:pStyle w:val="EngHang"/>
            </w:pPr>
            <w:r>
              <w:t>Alleluia, Alleluia,</w:t>
            </w:r>
          </w:p>
          <w:p w14:paraId="342B0992" w14:textId="77777777" w:rsidR="00F77A5B" w:rsidRDefault="00F77A5B" w:rsidP="00F77A5B">
            <w:pPr>
              <w:pStyle w:val="EngHang"/>
            </w:pPr>
            <w:r>
              <w:t>Alleluia, Alleluia:</w:t>
            </w:r>
          </w:p>
          <w:p w14:paraId="721AF34A" w14:textId="77777777" w:rsidR="00F77A5B" w:rsidRDefault="00F77A5B" w:rsidP="00F77A5B">
            <w:pPr>
              <w:pStyle w:val="EngHang"/>
            </w:pPr>
            <w:r>
              <w:t>Christ is risen and ascended,</w:t>
            </w:r>
          </w:p>
          <w:p w14:paraId="0EF44224" w14:textId="77777777" w:rsidR="00F77A5B" w:rsidRDefault="00F77A5B" w:rsidP="00F77A5B">
            <w:pPr>
              <w:pStyle w:val="EngHangEnd"/>
            </w:pPr>
            <w:r>
              <w:t>And sent us the Paraclete.</w:t>
            </w:r>
          </w:p>
          <w:p w14:paraId="4B9A140D" w14:textId="77777777" w:rsidR="00F77A5B" w:rsidRDefault="00F77A5B" w:rsidP="00F77A5B">
            <w:pPr>
              <w:pStyle w:val="EngHang"/>
            </w:pPr>
          </w:p>
        </w:tc>
        <w:tc>
          <w:tcPr>
            <w:tcW w:w="288" w:type="dxa"/>
          </w:tcPr>
          <w:p w14:paraId="710020AB" w14:textId="77777777" w:rsidR="00F77A5B" w:rsidRDefault="00F77A5B" w:rsidP="00EC2AEB"/>
        </w:tc>
        <w:tc>
          <w:tcPr>
            <w:tcW w:w="288" w:type="dxa"/>
          </w:tcPr>
          <w:p w14:paraId="2CF23A2E" w14:textId="77777777" w:rsidR="00F77A5B" w:rsidRPr="00FB5ACB" w:rsidRDefault="00F77A5B" w:rsidP="00EC2AEB">
            <w:pPr>
              <w:pStyle w:val="CopticCross"/>
            </w:pPr>
          </w:p>
        </w:tc>
        <w:tc>
          <w:tcPr>
            <w:tcW w:w="3960" w:type="dxa"/>
          </w:tcPr>
          <w:p w14:paraId="63AECC81" w14:textId="77777777" w:rsidR="00F77A5B" w:rsidRDefault="00F77A5B" w:rsidP="00F77A5B">
            <w:pPr>
              <w:pStyle w:val="CopticVersemulti-line"/>
            </w:pPr>
            <w:r>
              <w:t>Ⲁⲗⲗⲏⲗⲟⲩⲓⲁ: ⲁⲗⲗⲏⲗⲟⲩⲓⲁ:</w:t>
            </w:r>
          </w:p>
          <w:p w14:paraId="43E849E1" w14:textId="77777777" w:rsidR="00F77A5B" w:rsidRDefault="00F77A5B" w:rsidP="00F77A5B">
            <w:pPr>
              <w:pStyle w:val="CopticVersemulti-line"/>
            </w:pPr>
            <w:r>
              <w:t>ⲁⲗⲗⲏⲗⲟⲩⲓⲁ: ⲁⲗⲗⲏⲗⲟⲩⲓⲁ:</w:t>
            </w:r>
          </w:p>
          <w:p w14:paraId="41670E7C" w14:textId="77777777" w:rsidR="00F77A5B" w:rsidRDefault="00F77A5B" w:rsidP="00F77A5B">
            <w:pPr>
              <w:pStyle w:val="CopticVersemulti-line"/>
            </w:pPr>
            <w:r>
              <w:t>Ⲡⲭ̄ⲥ̄ ⲁϥϣⲉⲛⲁϥ ⲉ̀ⲡ̀ϣⲱⲓ ⲉ̀ⲛⲓⲫⲏⲟⲩⲓ̀:</w:t>
            </w:r>
          </w:p>
          <w:p w14:paraId="29A38B68" w14:textId="77777777" w:rsidR="00F77A5B" w:rsidRDefault="00F77A5B" w:rsidP="00F77A5B">
            <w:pPr>
              <w:pStyle w:val="CopticHangingVerse"/>
            </w:pPr>
            <w:r>
              <w:t>ⲁϥⲟⲩⲱⲣⲡ ⲛⲁⲛ ⲙ̀ⲡⲓⲡⲁⲣⲁⲕⲗⲏⲧⲟⲛ.</w:t>
            </w:r>
          </w:p>
        </w:tc>
      </w:tr>
      <w:tr w:rsidR="00F77A5B" w14:paraId="1536E0E7" w14:textId="77777777" w:rsidTr="00EC2AEB">
        <w:trPr>
          <w:cantSplit/>
          <w:jc w:val="center"/>
        </w:trPr>
        <w:tc>
          <w:tcPr>
            <w:tcW w:w="288" w:type="dxa"/>
          </w:tcPr>
          <w:p w14:paraId="4E9E7697" w14:textId="77777777" w:rsidR="00F77A5B" w:rsidRPr="00FB5ACB" w:rsidRDefault="00F77A5B" w:rsidP="00EC2AEB">
            <w:pPr>
              <w:pStyle w:val="CopticCross"/>
            </w:pPr>
            <w:r w:rsidRPr="00FB5ACB">
              <w:t>¿</w:t>
            </w:r>
          </w:p>
        </w:tc>
        <w:tc>
          <w:tcPr>
            <w:tcW w:w="3960" w:type="dxa"/>
          </w:tcPr>
          <w:p w14:paraId="30386DAE" w14:textId="77777777" w:rsidR="00F77A5B" w:rsidRDefault="00F77A5B" w:rsidP="00F77A5B">
            <w:pPr>
              <w:pStyle w:val="EngHang"/>
            </w:pPr>
            <w:r>
              <w:t>This is He to Whom the glory is due,</w:t>
            </w:r>
          </w:p>
          <w:p w14:paraId="7FD46920" w14:textId="77777777" w:rsidR="00F77A5B" w:rsidRDefault="00F77A5B" w:rsidP="00F77A5B">
            <w:pPr>
              <w:pStyle w:val="EngHang"/>
            </w:pPr>
            <w:r>
              <w:t>With His Good Father,</w:t>
            </w:r>
          </w:p>
          <w:p w14:paraId="12D1E451" w14:textId="77777777" w:rsidR="00F77A5B" w:rsidRDefault="00F77A5B" w:rsidP="00F77A5B">
            <w:pPr>
              <w:pStyle w:val="EngHang"/>
            </w:pPr>
            <w:r>
              <w:t>And the Holy Spirit,</w:t>
            </w:r>
          </w:p>
          <w:p w14:paraId="1930BC4A" w14:textId="77777777" w:rsidR="00F77A5B" w:rsidRPr="006F6EC1" w:rsidRDefault="00F77A5B" w:rsidP="00F77A5B">
            <w:pPr>
              <w:pStyle w:val="EngHangEnd"/>
            </w:pPr>
            <w:r>
              <w:t>Now and forever.</w:t>
            </w:r>
          </w:p>
          <w:p w14:paraId="7DB41395" w14:textId="77777777" w:rsidR="00F77A5B" w:rsidRDefault="00F77A5B" w:rsidP="00F77A5B">
            <w:pPr>
              <w:pStyle w:val="EngHang"/>
            </w:pPr>
          </w:p>
        </w:tc>
        <w:tc>
          <w:tcPr>
            <w:tcW w:w="288" w:type="dxa"/>
          </w:tcPr>
          <w:p w14:paraId="00603DE2" w14:textId="77777777" w:rsidR="00F77A5B" w:rsidRDefault="00F77A5B" w:rsidP="00EC2AEB"/>
        </w:tc>
        <w:tc>
          <w:tcPr>
            <w:tcW w:w="288" w:type="dxa"/>
          </w:tcPr>
          <w:p w14:paraId="0732B93B" w14:textId="77777777" w:rsidR="00F77A5B" w:rsidRPr="00FB5ACB" w:rsidRDefault="00F77A5B" w:rsidP="00EC2AEB">
            <w:pPr>
              <w:pStyle w:val="CopticCross"/>
            </w:pPr>
            <w:r w:rsidRPr="00FB5ACB">
              <w:t>¿</w:t>
            </w:r>
          </w:p>
        </w:tc>
        <w:tc>
          <w:tcPr>
            <w:tcW w:w="3960" w:type="dxa"/>
          </w:tcPr>
          <w:p w14:paraId="3FF8D3C4" w14:textId="77777777" w:rsidR="00F77A5B" w:rsidRDefault="00F77A5B" w:rsidP="00F77A5B">
            <w:pPr>
              <w:pStyle w:val="CopticVersemulti-line"/>
            </w:pPr>
            <w:r>
              <w:t>Ⲫⲁⲓ ⲉ̀ⲣⲉ ⲡⲓⲱ̀ⲟⲩ ⲉⲣⲡ̀ⲣⲉⲡ̀ⲓ ⲛⲁϥ:</w:t>
            </w:r>
          </w:p>
          <w:p w14:paraId="47E0EB6C" w14:textId="77777777" w:rsidR="00F77A5B" w:rsidRDefault="00F77A5B" w:rsidP="00F77A5B">
            <w:pPr>
              <w:pStyle w:val="CopticVersemulti-line"/>
            </w:pPr>
            <w:r>
              <w:t>ⲛⲉⲙ Ⲡⲉϥⲓⲱⲧ ⲛ̀ⲁ̀ⲅⲁⲑⲟⲥ:</w:t>
            </w:r>
          </w:p>
          <w:p w14:paraId="1AB46800" w14:textId="77777777" w:rsidR="00F77A5B" w:rsidRDefault="00F77A5B" w:rsidP="00F77A5B">
            <w:pPr>
              <w:pStyle w:val="CopticVersemulti-line"/>
            </w:pPr>
            <w:r>
              <w:t>ⲛⲉⲙ Ⲡⲓⲡ̄ⲛ̄ⲁ̄ ⲉ̄ⲑ̄ⲩ̄:</w:t>
            </w:r>
          </w:p>
          <w:p w14:paraId="160692B5" w14:textId="77777777" w:rsidR="00F77A5B" w:rsidRDefault="00F77A5B" w:rsidP="00F77A5B">
            <w:pPr>
              <w:pStyle w:val="CopticHangingVerse"/>
            </w:pPr>
            <w:r>
              <w:t>ⲓⲥϫⲉⲛ ϯⲛⲟⲩ ⲛⲉⲙ ϣⲁ ⲉ̀ⲛⲉϩ.</w:t>
            </w:r>
          </w:p>
        </w:tc>
      </w:tr>
    </w:tbl>
    <w:p w14:paraId="755ECBC4" w14:textId="77777777" w:rsidR="00EC2AEB" w:rsidRPr="00EC2AEB" w:rsidRDefault="00EC2AEB" w:rsidP="00EC2AEB"/>
    <w:p w14:paraId="50BC13D7" w14:textId="77777777" w:rsidR="00E66583" w:rsidRDefault="00E66583" w:rsidP="00E66583">
      <w:pPr>
        <w:pStyle w:val="Heading4"/>
      </w:pPr>
      <w:bookmarkStart w:id="1871" w:name="_Ref434476566"/>
      <w:r>
        <w:lastRenderedPageBreak/>
        <w:t>The Psali Adam</w:t>
      </w:r>
      <w:r w:rsidR="006C1B94">
        <w:t xml:space="preserve"> for Pentecost</w:t>
      </w:r>
      <w:bookmarkEnd w:id="187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AF7B91" w14:paraId="4558F53D" w14:textId="77777777" w:rsidTr="006039B1">
        <w:trPr>
          <w:cantSplit/>
          <w:jc w:val="center"/>
        </w:trPr>
        <w:tc>
          <w:tcPr>
            <w:tcW w:w="288" w:type="dxa"/>
          </w:tcPr>
          <w:p w14:paraId="5A51FFD6" w14:textId="77777777" w:rsidR="00AF7B91" w:rsidRDefault="00AF7B91" w:rsidP="006039B1">
            <w:pPr>
              <w:pStyle w:val="CopticCross"/>
            </w:pPr>
          </w:p>
        </w:tc>
        <w:tc>
          <w:tcPr>
            <w:tcW w:w="3960" w:type="dxa"/>
          </w:tcPr>
          <w:p w14:paraId="16D0A1B1" w14:textId="77777777" w:rsidR="00AF7B91" w:rsidRDefault="00AF7B91" w:rsidP="00AF7B91">
            <w:pPr>
              <w:pStyle w:val="EngHang"/>
            </w:pPr>
            <w:r>
              <w:t>Christ our Lord,</w:t>
            </w:r>
          </w:p>
          <w:p w14:paraId="5CD7BAD2" w14:textId="77777777" w:rsidR="00AF7B91" w:rsidRDefault="00AF7B91" w:rsidP="00AF7B91">
            <w:pPr>
              <w:pStyle w:val="EngHang"/>
            </w:pPr>
            <w:r>
              <w:t>The King of the ages,</w:t>
            </w:r>
          </w:p>
          <w:p w14:paraId="5B26FAFB" w14:textId="77777777" w:rsidR="00AF7B91" w:rsidRDefault="00AF7B91" w:rsidP="00AF7B91">
            <w:pPr>
              <w:pStyle w:val="EngHang"/>
            </w:pPr>
            <w:r>
              <w:t>The Head of our salvation,</w:t>
            </w:r>
          </w:p>
          <w:p w14:paraId="01775038" w14:textId="77777777" w:rsidR="00AF7B91" w:rsidRDefault="00AF7B91" w:rsidP="00AF7B91">
            <w:pPr>
              <w:pStyle w:val="EngHangEnd"/>
            </w:pPr>
            <w:r>
              <w:t>Sent us the Paraclete.</w:t>
            </w:r>
          </w:p>
        </w:tc>
        <w:tc>
          <w:tcPr>
            <w:tcW w:w="288" w:type="dxa"/>
          </w:tcPr>
          <w:p w14:paraId="594D306F" w14:textId="77777777" w:rsidR="00AF7B91" w:rsidRDefault="00AF7B91" w:rsidP="006039B1"/>
        </w:tc>
        <w:tc>
          <w:tcPr>
            <w:tcW w:w="288" w:type="dxa"/>
          </w:tcPr>
          <w:p w14:paraId="01480618" w14:textId="77777777" w:rsidR="00AF7B91" w:rsidRDefault="00AF7B91" w:rsidP="006039B1">
            <w:pPr>
              <w:pStyle w:val="CopticCross"/>
            </w:pPr>
          </w:p>
        </w:tc>
        <w:tc>
          <w:tcPr>
            <w:tcW w:w="3960" w:type="dxa"/>
          </w:tcPr>
          <w:p w14:paraId="431E77A6" w14:textId="77777777" w:rsidR="00AF7B91" w:rsidRDefault="00AF7B91" w:rsidP="00AF7B91">
            <w:pPr>
              <w:pStyle w:val="CopticVersemulti-line"/>
            </w:pPr>
            <w:r>
              <w:t>ⲀⲠⲭ̄ⲥ̄ Ⲡⲉⲛⲛⲟⲩϯ:</w:t>
            </w:r>
          </w:p>
          <w:p w14:paraId="02E0E63D" w14:textId="77777777" w:rsidR="00AF7B91" w:rsidRDefault="00AF7B91" w:rsidP="00AF7B91">
            <w:pPr>
              <w:pStyle w:val="CopticVersemulti-line"/>
            </w:pPr>
            <w:r>
              <w:t>ⲡ̀ⲟⲩⲣⲟ ⲛ̀ⲧⲉ ⲛⲓⲉ̀ⲱⲛ:</w:t>
            </w:r>
          </w:p>
          <w:p w14:paraId="08ED6351" w14:textId="77777777" w:rsidR="00AF7B91" w:rsidRDefault="00AF7B91" w:rsidP="00AF7B91">
            <w:pPr>
              <w:pStyle w:val="CopticVersemulti-line"/>
            </w:pPr>
            <w:r>
              <w:t>ⲧ̀ⲁ̀ⲡⲁⲣⲭⲏ ⲙ̀ⲡⲉⲛⲥⲱϯ:</w:t>
            </w:r>
          </w:p>
          <w:p w14:paraId="1607D3E7" w14:textId="77777777" w:rsidR="00AF7B91" w:rsidRPr="00C35319" w:rsidRDefault="00AF7B91" w:rsidP="00AF7B91">
            <w:pPr>
              <w:pStyle w:val="CopticHangingVerse"/>
            </w:pPr>
            <w:r>
              <w:t>ⲁϥⲟⲩⲱⲣⲡ ⲙ̀ⲡⲓⲡⲁⲣⲁⲕⲗⲏⲧⲟⲛ.</w:t>
            </w:r>
          </w:p>
        </w:tc>
      </w:tr>
      <w:tr w:rsidR="00AF7B91" w14:paraId="095CF1CB" w14:textId="77777777" w:rsidTr="006039B1">
        <w:trPr>
          <w:cantSplit/>
          <w:jc w:val="center"/>
        </w:trPr>
        <w:tc>
          <w:tcPr>
            <w:tcW w:w="288" w:type="dxa"/>
          </w:tcPr>
          <w:p w14:paraId="00C4F5D3" w14:textId="77777777" w:rsidR="00AF7B91" w:rsidRDefault="00AF7B91" w:rsidP="006039B1">
            <w:pPr>
              <w:pStyle w:val="CopticCross"/>
            </w:pPr>
          </w:p>
        </w:tc>
        <w:tc>
          <w:tcPr>
            <w:tcW w:w="3960" w:type="dxa"/>
          </w:tcPr>
          <w:p w14:paraId="1F17548E" w14:textId="77777777" w:rsidR="00AF7B91" w:rsidRDefault="00AF7B91" w:rsidP="00AF7B91">
            <w:pPr>
              <w:pStyle w:val="EngHang"/>
            </w:pPr>
            <w:r>
              <w:t>Everyone glorifies You,</w:t>
            </w:r>
          </w:p>
          <w:p w14:paraId="5D138834" w14:textId="77777777" w:rsidR="00AF7B91" w:rsidRDefault="00AF7B91" w:rsidP="00AF7B91">
            <w:pPr>
              <w:pStyle w:val="EngHang"/>
            </w:pPr>
            <w:r>
              <w:t>O heavenly King,</w:t>
            </w:r>
          </w:p>
          <w:p w14:paraId="515D1635" w14:textId="77777777" w:rsidR="00AF7B91" w:rsidRDefault="00AF7B91" w:rsidP="00AF7B91">
            <w:pPr>
              <w:pStyle w:val="EngHang"/>
            </w:pPr>
            <w:r>
              <w:t>And worships before You,</w:t>
            </w:r>
          </w:p>
          <w:p w14:paraId="7B29D334" w14:textId="77777777" w:rsidR="00AF7B91" w:rsidRDefault="00AF7B91" w:rsidP="00AF7B91">
            <w:pPr>
              <w:pStyle w:val="EngHangEnd"/>
            </w:pPr>
            <w:r>
              <w:t>The Spirit of Comfort.</w:t>
            </w:r>
          </w:p>
        </w:tc>
        <w:tc>
          <w:tcPr>
            <w:tcW w:w="288" w:type="dxa"/>
          </w:tcPr>
          <w:p w14:paraId="0E987DEF" w14:textId="77777777" w:rsidR="00AF7B91" w:rsidRDefault="00AF7B91" w:rsidP="006039B1"/>
        </w:tc>
        <w:tc>
          <w:tcPr>
            <w:tcW w:w="288" w:type="dxa"/>
          </w:tcPr>
          <w:p w14:paraId="0B240009" w14:textId="77777777" w:rsidR="00AF7B91" w:rsidRDefault="00AF7B91" w:rsidP="006039B1">
            <w:pPr>
              <w:pStyle w:val="CopticCross"/>
            </w:pPr>
          </w:p>
        </w:tc>
        <w:tc>
          <w:tcPr>
            <w:tcW w:w="3960" w:type="dxa"/>
          </w:tcPr>
          <w:p w14:paraId="7F22144F" w14:textId="77777777" w:rsidR="00AF7B91" w:rsidRDefault="00AF7B91" w:rsidP="00AF7B91">
            <w:pPr>
              <w:pStyle w:val="CopticVersemulti-line"/>
            </w:pPr>
            <w:r>
              <w:t>Ⲃⲟⲛ ⲛⲓⲃⲉⲛ ⲥⲉϯⲱ̀ⲟⲩ ⲛⲁⲕ:</w:t>
            </w:r>
          </w:p>
          <w:p w14:paraId="59721FFF" w14:textId="77777777" w:rsidR="00AF7B91" w:rsidRDefault="00AF7B91" w:rsidP="00AF7B91">
            <w:pPr>
              <w:pStyle w:val="CopticVersemulti-line"/>
            </w:pPr>
            <w:r>
              <w:t>ⲱ̀ ⲡⲓⲟⲩⲣⲟ ⲛ̀ⲉ̀ⲡⲟⲩⲣⲁⲛⲓⲟⲛ:</w:t>
            </w:r>
          </w:p>
          <w:p w14:paraId="0A4258E0" w14:textId="77777777" w:rsidR="00AF7B91" w:rsidRDefault="00AF7B91" w:rsidP="00AF7B91">
            <w:pPr>
              <w:pStyle w:val="CopticVersemulti-line"/>
            </w:pPr>
            <w:r>
              <w:t>ⲥⲉⲟⲩⲱϣⲧ ⲛⲁϩⲣⲁⲕ:</w:t>
            </w:r>
          </w:p>
          <w:p w14:paraId="2E5837AF" w14:textId="77777777" w:rsidR="00AF7B91" w:rsidRDefault="00AF7B91" w:rsidP="00AF7B91">
            <w:pPr>
              <w:pStyle w:val="CopticHangingVerse"/>
            </w:pPr>
            <w:r>
              <w:t>Ⲡⲓⲡⲛⲉⲩⲙⲁ ⲙ̀ⲡⲁⲣⲁⲕⲗⲏⲧⲟⲛ.</w:t>
            </w:r>
          </w:p>
        </w:tc>
      </w:tr>
      <w:tr w:rsidR="00AF7B91" w14:paraId="38ED6F5E" w14:textId="77777777" w:rsidTr="006039B1">
        <w:trPr>
          <w:cantSplit/>
          <w:jc w:val="center"/>
        </w:trPr>
        <w:tc>
          <w:tcPr>
            <w:tcW w:w="288" w:type="dxa"/>
          </w:tcPr>
          <w:p w14:paraId="4DB4BB95" w14:textId="77777777" w:rsidR="00AF7B91" w:rsidRDefault="00AF7B91" w:rsidP="006039B1">
            <w:pPr>
              <w:pStyle w:val="CopticCross"/>
            </w:pPr>
            <w:r w:rsidRPr="00FB5ACB">
              <w:t>¿</w:t>
            </w:r>
          </w:p>
        </w:tc>
        <w:tc>
          <w:tcPr>
            <w:tcW w:w="3960" w:type="dxa"/>
          </w:tcPr>
          <w:p w14:paraId="298D1DDE" w14:textId="77777777" w:rsidR="00AF7B91" w:rsidRDefault="00AF7B91" w:rsidP="00AF7B91">
            <w:pPr>
              <w:pStyle w:val="EngHang"/>
            </w:pPr>
            <w:r>
              <w:t>For in truth He appeared</w:t>
            </w:r>
          </w:p>
          <w:p w14:paraId="25BFA637" w14:textId="77777777" w:rsidR="00AF7B91" w:rsidRDefault="00AF7B91" w:rsidP="00AF7B91">
            <w:pPr>
              <w:pStyle w:val="EngHang"/>
            </w:pPr>
            <w:r>
              <w:t>To the Apostles</w:t>
            </w:r>
          </w:p>
          <w:p w14:paraId="44585A48" w14:textId="77777777" w:rsidR="00AF7B91" w:rsidRDefault="00AF7B91" w:rsidP="00AF7B91">
            <w:pPr>
              <w:pStyle w:val="EngHang"/>
            </w:pPr>
            <w:r>
              <w:t>In the upper room of Zion.</w:t>
            </w:r>
          </w:p>
          <w:p w14:paraId="0C8C4EE1" w14:textId="77777777" w:rsidR="00AF7B91" w:rsidRDefault="00AF7B91" w:rsidP="00AF7B91">
            <w:pPr>
              <w:pStyle w:val="EngHangEnd"/>
            </w:pPr>
            <w:r>
              <w:t>He sent the Paraclete.</w:t>
            </w:r>
          </w:p>
        </w:tc>
        <w:tc>
          <w:tcPr>
            <w:tcW w:w="288" w:type="dxa"/>
          </w:tcPr>
          <w:p w14:paraId="7DBAD597" w14:textId="77777777" w:rsidR="00AF7B91" w:rsidRDefault="00AF7B91" w:rsidP="006039B1"/>
        </w:tc>
        <w:tc>
          <w:tcPr>
            <w:tcW w:w="288" w:type="dxa"/>
          </w:tcPr>
          <w:p w14:paraId="03A1097B" w14:textId="77777777" w:rsidR="00AF7B91" w:rsidRDefault="00AF7B91" w:rsidP="006039B1">
            <w:pPr>
              <w:pStyle w:val="CopticCross"/>
            </w:pPr>
            <w:r w:rsidRPr="00FB5ACB">
              <w:t>¿</w:t>
            </w:r>
          </w:p>
        </w:tc>
        <w:tc>
          <w:tcPr>
            <w:tcW w:w="3960" w:type="dxa"/>
          </w:tcPr>
          <w:p w14:paraId="53F55E77" w14:textId="77777777" w:rsidR="00AF7B91" w:rsidRDefault="00AF7B91" w:rsidP="00AF7B91">
            <w:pPr>
              <w:pStyle w:val="CopticVersemulti-line"/>
            </w:pPr>
            <w:r>
              <w:t>Ⲅⲉ ⲅⲁⲣ ⲛⲓⲁ̀ⲡⲟⲥⲧⲟⲗⲟⲥ:</w:t>
            </w:r>
          </w:p>
          <w:p w14:paraId="0735F092" w14:textId="77777777" w:rsidR="00AF7B91" w:rsidRDefault="00AF7B91" w:rsidP="00AF7B91">
            <w:pPr>
              <w:pStyle w:val="CopticVersemulti-line"/>
            </w:pPr>
            <w:r>
              <w:t>ϧⲉⲛ ⲑ̀ⲃⲁϩⲙⲓ ⲛ̀ⲧⲉ Ⲥⲓⲱⲛ:</w:t>
            </w:r>
          </w:p>
          <w:p w14:paraId="3B5AD5C0" w14:textId="77777777" w:rsidR="00AF7B91" w:rsidRDefault="00AF7B91" w:rsidP="00AF7B91">
            <w:pPr>
              <w:pStyle w:val="CopticVersemulti-line"/>
            </w:pPr>
            <w:r>
              <w:t>ⲁϥⲟⲩⲟⲛϩϥ ⲉ̀ⲣⲱⲟⲩ ⲁ̀ⲗⲏⲑⲱⲥ:</w:t>
            </w:r>
          </w:p>
          <w:p w14:paraId="26C6EFE2" w14:textId="77777777" w:rsidR="00AF7B91" w:rsidRDefault="00AF7B91" w:rsidP="00AF7B91">
            <w:pPr>
              <w:pStyle w:val="CopticHangingVerse"/>
            </w:pPr>
            <w:r>
              <w:t>ⲁϥⲟⲩⲱⲣⲡ ⲙ̀ⲡⲓⲡⲁⲣⲁⲕⲗⲏⲧⲟⲛ.</w:t>
            </w:r>
          </w:p>
        </w:tc>
      </w:tr>
      <w:tr w:rsidR="00AF7B91" w14:paraId="045852EC" w14:textId="77777777" w:rsidTr="006039B1">
        <w:trPr>
          <w:cantSplit/>
          <w:jc w:val="center"/>
        </w:trPr>
        <w:tc>
          <w:tcPr>
            <w:tcW w:w="288" w:type="dxa"/>
          </w:tcPr>
          <w:p w14:paraId="07D640D1" w14:textId="77777777" w:rsidR="00AF7B91" w:rsidRDefault="00AF7B91" w:rsidP="006039B1">
            <w:pPr>
              <w:pStyle w:val="CopticCross"/>
            </w:pPr>
            <w:r w:rsidRPr="00FB5ACB">
              <w:t>¿</w:t>
            </w:r>
          </w:p>
        </w:tc>
        <w:tc>
          <w:tcPr>
            <w:tcW w:w="3960" w:type="dxa"/>
          </w:tcPr>
          <w:p w14:paraId="41815955" w14:textId="77777777" w:rsidR="00AF7B91" w:rsidRDefault="00AF7B91" w:rsidP="00AF7B91">
            <w:pPr>
              <w:pStyle w:val="EngHang"/>
            </w:pPr>
            <w:r>
              <w:t>He truly spoke to them</w:t>
            </w:r>
          </w:p>
          <w:p w14:paraId="1A4CEFB1" w14:textId="77777777" w:rsidR="00AF7B91" w:rsidRDefault="00AF7B91" w:rsidP="00AF7B91">
            <w:pPr>
              <w:pStyle w:val="EngHang"/>
            </w:pPr>
            <w:r>
              <w:t>About the Mysteries</w:t>
            </w:r>
          </w:p>
          <w:p w14:paraId="14941CAA" w14:textId="77777777" w:rsidR="00AF7B91" w:rsidRDefault="00AF7B91" w:rsidP="00AF7B91">
            <w:pPr>
              <w:pStyle w:val="EngHang"/>
            </w:pPr>
            <w:r>
              <w:t>Which He performed.</w:t>
            </w:r>
          </w:p>
          <w:p w14:paraId="111C648D" w14:textId="77777777" w:rsidR="00AF7B91" w:rsidRDefault="00AF7B91" w:rsidP="00AF7B91">
            <w:pPr>
              <w:pStyle w:val="EngHangEnd"/>
            </w:pPr>
            <w:r>
              <w:t>He sent the Paraclete</w:t>
            </w:r>
          </w:p>
        </w:tc>
        <w:tc>
          <w:tcPr>
            <w:tcW w:w="288" w:type="dxa"/>
          </w:tcPr>
          <w:p w14:paraId="094A30F2" w14:textId="77777777" w:rsidR="00AF7B91" w:rsidRDefault="00AF7B91" w:rsidP="006039B1"/>
        </w:tc>
        <w:tc>
          <w:tcPr>
            <w:tcW w:w="288" w:type="dxa"/>
          </w:tcPr>
          <w:p w14:paraId="7E445E78" w14:textId="77777777" w:rsidR="00AF7B91" w:rsidRDefault="00AF7B91" w:rsidP="006039B1">
            <w:pPr>
              <w:pStyle w:val="CopticCross"/>
            </w:pPr>
            <w:r w:rsidRPr="00FB5ACB">
              <w:t>¿</w:t>
            </w:r>
          </w:p>
        </w:tc>
        <w:tc>
          <w:tcPr>
            <w:tcW w:w="3960" w:type="dxa"/>
          </w:tcPr>
          <w:p w14:paraId="1FE92864" w14:textId="77777777" w:rsidR="00AF7B91" w:rsidRDefault="00AF7B91" w:rsidP="00AF7B91">
            <w:pPr>
              <w:pStyle w:val="CopticVersemulti-line"/>
            </w:pPr>
            <w:r>
              <w:t>Ⲇⲓⲕⲉⲱⲥ ⲁϥϫⲟⲥ ⲛⲱⲟⲩ:</w:t>
            </w:r>
          </w:p>
          <w:p w14:paraId="4EBF557A" w14:textId="77777777" w:rsidR="00AF7B91" w:rsidRDefault="00AF7B91" w:rsidP="00AF7B91">
            <w:pPr>
              <w:pStyle w:val="CopticVersemulti-line"/>
            </w:pPr>
            <w:r>
              <w:t>ⲉⲑⲃⲉ ⲛⲓⲙⲩⲥⲧⲏⲣⲓⲟⲛ:</w:t>
            </w:r>
          </w:p>
          <w:p w14:paraId="1D3EF84C" w14:textId="77777777" w:rsidR="00AF7B91" w:rsidRDefault="00AF7B91" w:rsidP="00AF7B91">
            <w:pPr>
              <w:pStyle w:val="CopticVersemulti-line"/>
            </w:pPr>
            <w:r>
              <w:t>ⲉ̀ⲧⲁϥⲓⲣⲓ ⲙ̀ⲙⲱⲟⲩ:</w:t>
            </w:r>
          </w:p>
          <w:p w14:paraId="13C84052" w14:textId="77777777" w:rsidR="00AF7B91" w:rsidRDefault="00AF7B91" w:rsidP="00AF7B91">
            <w:pPr>
              <w:pStyle w:val="CopticHangingVerse"/>
            </w:pPr>
            <w:r>
              <w:t>ⲁϥⲟⲩⲱⲣⲡ ⲙ̀ⲡⲓⲡⲡⲁⲣⲁⲕⲗⲏⲧⲟⲛ.</w:t>
            </w:r>
          </w:p>
        </w:tc>
      </w:tr>
      <w:tr w:rsidR="00AF7B91" w14:paraId="010BC7A5" w14:textId="77777777" w:rsidTr="006039B1">
        <w:trPr>
          <w:cantSplit/>
          <w:jc w:val="center"/>
        </w:trPr>
        <w:tc>
          <w:tcPr>
            <w:tcW w:w="288" w:type="dxa"/>
          </w:tcPr>
          <w:p w14:paraId="4B71E600" w14:textId="77777777" w:rsidR="00AF7B91" w:rsidRDefault="00AF7B91" w:rsidP="006039B1">
            <w:pPr>
              <w:pStyle w:val="CopticCross"/>
            </w:pPr>
          </w:p>
        </w:tc>
        <w:tc>
          <w:tcPr>
            <w:tcW w:w="3960" w:type="dxa"/>
          </w:tcPr>
          <w:p w14:paraId="6B9165AA" w14:textId="77777777" w:rsidR="00AF7B91" w:rsidRDefault="00AF7B91" w:rsidP="00AF7B91">
            <w:pPr>
              <w:pStyle w:val="EngHang"/>
            </w:pPr>
            <w:r>
              <w:t>Upon the Apostles,</w:t>
            </w:r>
          </w:p>
          <w:p w14:paraId="43F61887" w14:textId="77777777" w:rsidR="00AF7B91" w:rsidRDefault="00AF7B91" w:rsidP="00AF7B91">
            <w:pPr>
              <w:pStyle w:val="EngHang"/>
            </w:pPr>
            <w:r>
              <w:t>Who preached to us,</w:t>
            </w:r>
          </w:p>
          <w:p w14:paraId="5317D0ED" w14:textId="77777777" w:rsidR="00AF7B91" w:rsidRDefault="00AF7B91" w:rsidP="00AF7B91">
            <w:pPr>
              <w:pStyle w:val="EngHang"/>
            </w:pPr>
            <w:r>
              <w:t>Proclaiming and saying,</w:t>
            </w:r>
          </w:p>
          <w:p w14:paraId="53B704CA" w14:textId="77777777" w:rsidR="00AF7B91" w:rsidRDefault="00AF7B91" w:rsidP="00AF7B91">
            <w:pPr>
              <w:pStyle w:val="EngHangEnd"/>
            </w:pPr>
            <w:r>
              <w:t>“He sent the Paraclete.”</w:t>
            </w:r>
          </w:p>
        </w:tc>
        <w:tc>
          <w:tcPr>
            <w:tcW w:w="288" w:type="dxa"/>
          </w:tcPr>
          <w:p w14:paraId="2F3F9A6B" w14:textId="77777777" w:rsidR="00AF7B91" w:rsidRDefault="00AF7B91" w:rsidP="006039B1"/>
        </w:tc>
        <w:tc>
          <w:tcPr>
            <w:tcW w:w="288" w:type="dxa"/>
          </w:tcPr>
          <w:p w14:paraId="3613B6F7" w14:textId="77777777" w:rsidR="00AF7B91" w:rsidRDefault="00AF7B91" w:rsidP="006039B1">
            <w:pPr>
              <w:pStyle w:val="CopticCross"/>
            </w:pPr>
          </w:p>
        </w:tc>
        <w:tc>
          <w:tcPr>
            <w:tcW w:w="3960" w:type="dxa"/>
          </w:tcPr>
          <w:p w14:paraId="2D5EEF22" w14:textId="77777777" w:rsidR="00AF7B91" w:rsidRDefault="00AF7B91" w:rsidP="00AF7B91">
            <w:pPr>
              <w:pStyle w:val="CopticVersemulti-line"/>
            </w:pPr>
            <w:r>
              <w:t>Ⲉϫⲉⲛ ⲛⲓⲁ̀ⲡⲟⲥⲧⲟⲗⲟⲥ:</w:t>
            </w:r>
          </w:p>
          <w:p w14:paraId="2E08B72E" w14:textId="77777777" w:rsidR="00AF7B91" w:rsidRDefault="00AF7B91" w:rsidP="00AF7B91">
            <w:pPr>
              <w:pStyle w:val="CopticVersemulti-line"/>
            </w:pPr>
            <w:r>
              <w:t>ⲁⲩϩⲓⲱⲓϣ ⲙ̀ⲙⲟⲛ:</w:t>
            </w:r>
          </w:p>
          <w:p w14:paraId="1F6832A9" w14:textId="77777777" w:rsidR="00AF7B91" w:rsidRDefault="00AF7B91" w:rsidP="00AF7B91">
            <w:pPr>
              <w:pStyle w:val="CopticVersemulti-line"/>
            </w:pPr>
            <w:r>
              <w:t>ⲉⲩϣⲱ ⲉ̀ⲃⲟⲗ ⲉⲩϫⲱ ⲙ̀ⲙⲟⲥ:</w:t>
            </w:r>
          </w:p>
          <w:p w14:paraId="7B6C33CA" w14:textId="77777777" w:rsidR="00AF7B91" w:rsidRDefault="00AF7B91" w:rsidP="00AF7B91">
            <w:pPr>
              <w:pStyle w:val="CopticHangingVerse"/>
            </w:pPr>
            <w:r>
              <w:t>ⲁϥⲟⲩⲱⲣⲡ ⲙ̀ⲡⲓⲡⲁⲣⲁⲕⲗⲏⲧⲟⲛ.</w:t>
            </w:r>
          </w:p>
        </w:tc>
      </w:tr>
      <w:tr w:rsidR="00AF7B91" w14:paraId="59D110E8" w14:textId="77777777" w:rsidTr="006039B1">
        <w:trPr>
          <w:cantSplit/>
          <w:jc w:val="center"/>
        </w:trPr>
        <w:tc>
          <w:tcPr>
            <w:tcW w:w="288" w:type="dxa"/>
          </w:tcPr>
          <w:p w14:paraId="3BF6B0C6" w14:textId="77777777" w:rsidR="00AF7B91" w:rsidRDefault="00AF7B91" w:rsidP="006039B1">
            <w:pPr>
              <w:pStyle w:val="CopticCross"/>
            </w:pPr>
          </w:p>
        </w:tc>
        <w:tc>
          <w:tcPr>
            <w:tcW w:w="3960" w:type="dxa"/>
          </w:tcPr>
          <w:p w14:paraId="01E87FBD" w14:textId="77777777" w:rsidR="00AF7B91" w:rsidRDefault="00AF7B91" w:rsidP="00AF7B91">
            <w:pPr>
              <w:pStyle w:val="EngHang"/>
            </w:pPr>
            <w:r>
              <w:t>The Gospels have taught</w:t>
            </w:r>
          </w:p>
          <w:p w14:paraId="4F793280" w14:textId="77777777" w:rsidR="00AF7B91" w:rsidRDefault="00AF7B91" w:rsidP="00AF7B91">
            <w:pPr>
              <w:pStyle w:val="EngHang"/>
            </w:pPr>
            <w:r>
              <w:t>Very clearly,</w:t>
            </w:r>
          </w:p>
          <w:p w14:paraId="77934538" w14:textId="77777777" w:rsidR="00AF7B91" w:rsidRDefault="00AF7B91" w:rsidP="00AF7B91">
            <w:pPr>
              <w:pStyle w:val="EngHang"/>
            </w:pPr>
            <w:r>
              <w:t>In the Name of our King,</w:t>
            </w:r>
          </w:p>
          <w:p w14:paraId="67D37BB0" w14:textId="77777777" w:rsidR="00AF7B91" w:rsidRDefault="00AF7B91" w:rsidP="00AF7B91">
            <w:pPr>
              <w:pStyle w:val="EngHangEnd"/>
            </w:pPr>
            <w:r>
              <w:t>He sent the Paraclete.</w:t>
            </w:r>
          </w:p>
        </w:tc>
        <w:tc>
          <w:tcPr>
            <w:tcW w:w="288" w:type="dxa"/>
          </w:tcPr>
          <w:p w14:paraId="373D0301" w14:textId="77777777" w:rsidR="00AF7B91" w:rsidRDefault="00AF7B91" w:rsidP="006039B1"/>
        </w:tc>
        <w:tc>
          <w:tcPr>
            <w:tcW w:w="288" w:type="dxa"/>
          </w:tcPr>
          <w:p w14:paraId="3AA8FEB4" w14:textId="77777777" w:rsidR="00AF7B91" w:rsidRDefault="00AF7B91" w:rsidP="006039B1">
            <w:pPr>
              <w:pStyle w:val="CopticCross"/>
            </w:pPr>
          </w:p>
        </w:tc>
        <w:tc>
          <w:tcPr>
            <w:tcW w:w="3960" w:type="dxa"/>
          </w:tcPr>
          <w:p w14:paraId="004001DB" w14:textId="77777777" w:rsidR="00AF7B91" w:rsidRDefault="00AF7B91" w:rsidP="00AF7B91">
            <w:pPr>
              <w:pStyle w:val="CopticVersemulti-line"/>
            </w:pPr>
            <w:r>
              <w:t>Ⲍⲉⲟϣ ⲁⲩϯⲥ̀ⲃⲱ:</w:t>
            </w:r>
          </w:p>
          <w:p w14:paraId="3293E675" w14:textId="77777777" w:rsidR="00AF7B91" w:rsidRDefault="00AF7B91" w:rsidP="00AF7B91">
            <w:pPr>
              <w:pStyle w:val="CopticVersemulti-line"/>
            </w:pPr>
            <w:r>
              <w:t>ⲛ̀ϫⲉ ⲛⲓⲉϣⲁⲅⲅⲉⲗⲓⲟⲛ:</w:t>
            </w:r>
          </w:p>
          <w:p w14:paraId="6EFCDD4F" w14:textId="77777777" w:rsidR="00AF7B91" w:rsidRDefault="00AF7B91" w:rsidP="00AF7B91">
            <w:pPr>
              <w:pStyle w:val="CopticVersemulti-line"/>
            </w:pPr>
            <w:r>
              <w:t>ϧⲉⲛ ⲫ̀ⲣⲁⲛ ⲙ̀ⲡⲉⲛⲟⲩⲣⲟ:</w:t>
            </w:r>
          </w:p>
          <w:p w14:paraId="75C320DF" w14:textId="77777777" w:rsidR="00AF7B91" w:rsidRDefault="00AF7B91" w:rsidP="00AF7B91">
            <w:pPr>
              <w:pStyle w:val="CopticHangingVerse"/>
            </w:pPr>
            <w:r>
              <w:t>ⲁϥⲟⲩⲱⲣⲡ ⲙ̀ⲡⲓⲡⲁⲣⲁⲕⲗⲏⲧⲟⲛ.</w:t>
            </w:r>
          </w:p>
        </w:tc>
      </w:tr>
      <w:tr w:rsidR="00AF7B91" w14:paraId="2049AB48" w14:textId="77777777" w:rsidTr="006039B1">
        <w:trPr>
          <w:cantSplit/>
          <w:jc w:val="center"/>
        </w:trPr>
        <w:tc>
          <w:tcPr>
            <w:tcW w:w="288" w:type="dxa"/>
          </w:tcPr>
          <w:p w14:paraId="448284E6" w14:textId="77777777" w:rsidR="00AF7B91" w:rsidRDefault="00AF7B91" w:rsidP="006039B1">
            <w:pPr>
              <w:pStyle w:val="CopticCross"/>
            </w:pPr>
            <w:r w:rsidRPr="00FB5ACB">
              <w:lastRenderedPageBreak/>
              <w:t>¿</w:t>
            </w:r>
          </w:p>
        </w:tc>
        <w:tc>
          <w:tcPr>
            <w:tcW w:w="3960" w:type="dxa"/>
          </w:tcPr>
          <w:p w14:paraId="5E31459E" w14:textId="77777777" w:rsidR="00AF7B91" w:rsidRDefault="00AF7B91" w:rsidP="00AF7B91">
            <w:pPr>
              <w:pStyle w:val="EngHang"/>
            </w:pPr>
            <w:r>
              <w:t>Behold, the Apostles</w:t>
            </w:r>
          </w:p>
          <w:p w14:paraId="2348A4FA" w14:textId="77777777" w:rsidR="00AF7B91" w:rsidRDefault="00AF7B91" w:rsidP="00AF7B91">
            <w:pPr>
              <w:pStyle w:val="EngHang"/>
            </w:pPr>
            <w:r>
              <w:t>Have taught us;</w:t>
            </w:r>
          </w:p>
          <w:p w14:paraId="34EDD7D9" w14:textId="77777777" w:rsidR="00AF7B91" w:rsidRDefault="00AF7B91" w:rsidP="00AF7B91">
            <w:pPr>
              <w:pStyle w:val="EngHang"/>
            </w:pPr>
            <w:r>
              <w:t>They baptised the gentiles;</w:t>
            </w:r>
          </w:p>
          <w:p w14:paraId="237E6F2F" w14:textId="77777777" w:rsidR="00AF7B91" w:rsidRDefault="00AF7B91" w:rsidP="00AF7B91">
            <w:pPr>
              <w:pStyle w:val="EngHangEnd"/>
            </w:pPr>
            <w:r>
              <w:t>He sent the Paraclete.</w:t>
            </w:r>
          </w:p>
        </w:tc>
        <w:tc>
          <w:tcPr>
            <w:tcW w:w="288" w:type="dxa"/>
          </w:tcPr>
          <w:p w14:paraId="447C1F43" w14:textId="77777777" w:rsidR="00AF7B91" w:rsidRDefault="00AF7B91" w:rsidP="006039B1"/>
        </w:tc>
        <w:tc>
          <w:tcPr>
            <w:tcW w:w="288" w:type="dxa"/>
          </w:tcPr>
          <w:p w14:paraId="68C8283A" w14:textId="77777777" w:rsidR="00AF7B91" w:rsidRDefault="00AF7B91" w:rsidP="006039B1">
            <w:pPr>
              <w:pStyle w:val="CopticCross"/>
            </w:pPr>
            <w:r w:rsidRPr="00FB5ACB">
              <w:t>¿</w:t>
            </w:r>
          </w:p>
        </w:tc>
        <w:tc>
          <w:tcPr>
            <w:tcW w:w="3960" w:type="dxa"/>
          </w:tcPr>
          <w:p w14:paraId="61BC1F92" w14:textId="77777777" w:rsidR="00AF7B91" w:rsidRDefault="00AF7B91" w:rsidP="00AF7B91">
            <w:pPr>
              <w:pStyle w:val="CopticVersemulti-line"/>
            </w:pPr>
            <w:r>
              <w:t>Ⲏⲡⲡⲉ ⲛⲓⲁ̀ⲡⲟⲥⲧⲟⲗⲟⲥ:</w:t>
            </w:r>
          </w:p>
          <w:p w14:paraId="09141077" w14:textId="77777777" w:rsidR="00AF7B91" w:rsidRDefault="00AF7B91" w:rsidP="00AF7B91">
            <w:pPr>
              <w:pStyle w:val="CopticVersemulti-line"/>
            </w:pPr>
            <w:r>
              <w:t>ⲁⲩϯⲥ̀ⲃⲱ ⲙ̀ⲙⲟⲛ:</w:t>
            </w:r>
          </w:p>
          <w:p w14:paraId="61C85256" w14:textId="77777777" w:rsidR="00AF7B91" w:rsidRDefault="00AF7B91" w:rsidP="00AF7B91">
            <w:pPr>
              <w:pStyle w:val="CopticVersemulti-line"/>
            </w:pPr>
            <w:r>
              <w:t>ⲁⲩϯⲱⲙⲥ ⲛ̀ⲛⲓⲉⲑⲛⲟⲥ:</w:t>
            </w:r>
          </w:p>
          <w:p w14:paraId="5D0B946B" w14:textId="77777777" w:rsidR="00AF7B91" w:rsidRDefault="00AF7B91" w:rsidP="00AF7B91">
            <w:pPr>
              <w:pStyle w:val="CopticHangingVerse"/>
            </w:pPr>
            <w:r>
              <w:t>ⲁϥⲟⲩⲱⲣⲡ ⲙ̀ⲡⲓⲡⲁⲣⲁⲕⲗⲏⲧⲟⲛ.</w:t>
            </w:r>
          </w:p>
        </w:tc>
      </w:tr>
      <w:tr w:rsidR="00AF7B91" w14:paraId="371705BC" w14:textId="77777777" w:rsidTr="006039B1">
        <w:trPr>
          <w:cantSplit/>
          <w:jc w:val="center"/>
        </w:trPr>
        <w:tc>
          <w:tcPr>
            <w:tcW w:w="288" w:type="dxa"/>
          </w:tcPr>
          <w:p w14:paraId="453CBDE6" w14:textId="77777777" w:rsidR="00AF7B91" w:rsidRDefault="00AF7B91" w:rsidP="006039B1">
            <w:pPr>
              <w:pStyle w:val="CopticCross"/>
            </w:pPr>
            <w:r w:rsidRPr="00FB5ACB">
              <w:t>¿</w:t>
            </w:r>
          </w:p>
        </w:tc>
        <w:tc>
          <w:tcPr>
            <w:tcW w:w="3960" w:type="dxa"/>
          </w:tcPr>
          <w:p w14:paraId="464E0B1A" w14:textId="77777777" w:rsidR="00AF7B91" w:rsidRDefault="00AF7B91" w:rsidP="00AF7B91">
            <w:pPr>
              <w:pStyle w:val="EngHang"/>
            </w:pPr>
            <w:r>
              <w:t>Rejoice, O prophets,</w:t>
            </w:r>
          </w:p>
          <w:p w14:paraId="3B0CC986" w14:textId="77777777" w:rsidR="00AF7B91" w:rsidRDefault="00AF7B91" w:rsidP="00AF7B91">
            <w:pPr>
              <w:pStyle w:val="EngHang"/>
            </w:pPr>
            <w:r>
              <w:t>And righteous ones,</w:t>
            </w:r>
          </w:p>
          <w:p w14:paraId="749BF4CA" w14:textId="77777777" w:rsidR="00AF7B91" w:rsidRDefault="00AF7B91" w:rsidP="00AF7B91">
            <w:pPr>
              <w:pStyle w:val="EngHang"/>
            </w:pPr>
            <w:r>
              <w:t>For the Master,</w:t>
            </w:r>
          </w:p>
          <w:p w14:paraId="1E0AE4CB" w14:textId="77777777" w:rsidR="00AF7B91" w:rsidRDefault="00AF7B91" w:rsidP="00AF7B91">
            <w:pPr>
              <w:pStyle w:val="EngHangEnd"/>
            </w:pPr>
            <w:r>
              <w:t>He sent the Paraclete.</w:t>
            </w:r>
          </w:p>
        </w:tc>
        <w:tc>
          <w:tcPr>
            <w:tcW w:w="288" w:type="dxa"/>
          </w:tcPr>
          <w:p w14:paraId="22F7F985" w14:textId="77777777" w:rsidR="00AF7B91" w:rsidRDefault="00AF7B91" w:rsidP="006039B1"/>
        </w:tc>
        <w:tc>
          <w:tcPr>
            <w:tcW w:w="288" w:type="dxa"/>
          </w:tcPr>
          <w:p w14:paraId="1E2C1885" w14:textId="77777777" w:rsidR="00AF7B91" w:rsidRDefault="00AF7B91" w:rsidP="006039B1">
            <w:pPr>
              <w:pStyle w:val="CopticCross"/>
            </w:pPr>
            <w:r w:rsidRPr="00FB5ACB">
              <w:t>¿</w:t>
            </w:r>
          </w:p>
        </w:tc>
        <w:tc>
          <w:tcPr>
            <w:tcW w:w="3960" w:type="dxa"/>
          </w:tcPr>
          <w:p w14:paraId="1CB55872" w14:textId="77777777" w:rsidR="00AF7B91" w:rsidRDefault="00AF7B91" w:rsidP="00AF7B91">
            <w:pPr>
              <w:pStyle w:val="CopticVersemulti-line"/>
            </w:pPr>
            <w:r>
              <w:t>Ⲑⲉⲗⲏⲗ ⲛⲓⲡ̀ⲣⲟⲫⲏⲧⲥ:</w:t>
            </w:r>
          </w:p>
          <w:p w14:paraId="740ED4BE" w14:textId="77777777" w:rsidR="00AF7B91" w:rsidRDefault="00AF7B91" w:rsidP="00AF7B91">
            <w:pPr>
              <w:pStyle w:val="CopticVersemulti-line"/>
            </w:pPr>
            <w:r>
              <w:t>ⲛⲉⲙ ⲛⲓⲇⲓⲕⲉⲟⲛ:</w:t>
            </w:r>
          </w:p>
          <w:p w14:paraId="78047A3A" w14:textId="77777777" w:rsidR="00AF7B91" w:rsidRDefault="00AF7B91" w:rsidP="00AF7B91">
            <w:pPr>
              <w:pStyle w:val="CopticVersemulti-line"/>
            </w:pPr>
            <w:r>
              <w:t>ϫⲉ ⲡⲓⲇⲉⲥⲡⲟⲧⲏⲥ:</w:t>
            </w:r>
          </w:p>
          <w:p w14:paraId="5ED1F0FD" w14:textId="77777777" w:rsidR="00AF7B91" w:rsidRPr="005130A7" w:rsidRDefault="00AF7B91" w:rsidP="00AF7B91">
            <w:pPr>
              <w:pStyle w:val="CopticHangingVerse"/>
            </w:pPr>
            <w:r>
              <w:t>ⲁϥⲟⲩⲱⲣⲡ ⲙ̀ⲡⲓⲡⲁⲣⲁⲕⲗⲏⲧⲟⲛ.</w:t>
            </w:r>
          </w:p>
        </w:tc>
      </w:tr>
      <w:tr w:rsidR="00AF7B91" w14:paraId="2F13B31D" w14:textId="77777777" w:rsidTr="006039B1">
        <w:trPr>
          <w:cantSplit/>
          <w:jc w:val="center"/>
        </w:trPr>
        <w:tc>
          <w:tcPr>
            <w:tcW w:w="288" w:type="dxa"/>
          </w:tcPr>
          <w:p w14:paraId="0943BF63" w14:textId="77777777" w:rsidR="00AF7B91" w:rsidRDefault="00AF7B91" w:rsidP="006039B1">
            <w:pPr>
              <w:pStyle w:val="CopticCross"/>
            </w:pPr>
          </w:p>
        </w:tc>
        <w:tc>
          <w:tcPr>
            <w:tcW w:w="3960" w:type="dxa"/>
          </w:tcPr>
          <w:p w14:paraId="0711F463" w14:textId="77777777" w:rsidR="00AF7B91" w:rsidRDefault="00AF7B91" w:rsidP="00AF7B91">
            <w:pPr>
              <w:pStyle w:val="EngHang"/>
            </w:pPr>
            <w:r>
              <w:t>Jesus Christ</w:t>
            </w:r>
          </w:p>
          <w:p w14:paraId="56D92F03" w14:textId="77777777" w:rsidR="00AF7B91" w:rsidRDefault="00AF7B91" w:rsidP="00AF7B91">
            <w:pPr>
              <w:pStyle w:val="EngHang"/>
            </w:pPr>
            <w:r>
              <w:t>Ascended to Heaven,</w:t>
            </w:r>
          </w:p>
          <w:p w14:paraId="64ED7701" w14:textId="77777777" w:rsidR="00AF7B91" w:rsidRDefault="00AF7B91" w:rsidP="00AF7B91">
            <w:pPr>
              <w:pStyle w:val="EngHang"/>
            </w:pPr>
            <w:r>
              <w:t>And, upon the Apostles,</w:t>
            </w:r>
          </w:p>
          <w:p w14:paraId="04FB574E" w14:textId="77777777" w:rsidR="00AF7B91" w:rsidRDefault="00AF7B91" w:rsidP="00AF7B91">
            <w:pPr>
              <w:pStyle w:val="EngHangEnd"/>
            </w:pPr>
            <w:r>
              <w:t>He sent the Paraclete.</w:t>
            </w:r>
          </w:p>
        </w:tc>
        <w:tc>
          <w:tcPr>
            <w:tcW w:w="288" w:type="dxa"/>
          </w:tcPr>
          <w:p w14:paraId="3950FB11" w14:textId="77777777" w:rsidR="00AF7B91" w:rsidRDefault="00AF7B91" w:rsidP="006039B1"/>
        </w:tc>
        <w:tc>
          <w:tcPr>
            <w:tcW w:w="288" w:type="dxa"/>
          </w:tcPr>
          <w:p w14:paraId="72BC89B3" w14:textId="77777777" w:rsidR="00AF7B91" w:rsidRDefault="00AF7B91" w:rsidP="006039B1">
            <w:pPr>
              <w:pStyle w:val="CopticCross"/>
            </w:pPr>
          </w:p>
        </w:tc>
        <w:tc>
          <w:tcPr>
            <w:tcW w:w="3960" w:type="dxa"/>
          </w:tcPr>
          <w:p w14:paraId="45FB7FA7" w14:textId="77777777" w:rsidR="00AF7B91" w:rsidRDefault="00AF7B91" w:rsidP="00AF7B91">
            <w:pPr>
              <w:pStyle w:val="CopticVersemulti-line"/>
            </w:pPr>
            <w:r>
              <w:t>Ⲓⲏ̄ⲥ̄ Ⲡⲭ̄ⲥ̄:</w:t>
            </w:r>
          </w:p>
          <w:p w14:paraId="5C5D0B99" w14:textId="77777777" w:rsidR="00AF7B91" w:rsidRDefault="00AF7B91" w:rsidP="00AF7B91">
            <w:pPr>
              <w:pStyle w:val="CopticVersemulti-line"/>
            </w:pPr>
            <w:r>
              <w:t>ⲁⲫϣⲉⲛⲁϥ ⲉ̀ⲟⲩⲣⲁⲛⲟⲛ:</w:t>
            </w:r>
          </w:p>
          <w:p w14:paraId="7892D5EE" w14:textId="77777777" w:rsidR="00AF7B91" w:rsidRDefault="00AF7B91" w:rsidP="00AF7B91">
            <w:pPr>
              <w:pStyle w:val="CopticVersemulti-line"/>
            </w:pPr>
            <w:r>
              <w:t>ⲉ̀ϫⲉⲛ ⲛ̀ⲛⲓⲁ̀ⲡⲟⲥⲧⲟⲗⲟⲥ:</w:t>
            </w:r>
          </w:p>
          <w:p w14:paraId="3425F423" w14:textId="77777777" w:rsidR="00AF7B91" w:rsidRPr="005130A7" w:rsidRDefault="00AF7B91" w:rsidP="00AF7B91">
            <w:pPr>
              <w:pStyle w:val="CopticHangingVerse"/>
            </w:pPr>
            <w:r>
              <w:t>ⲁϥⲟⲩⲱⲣⲡ ⲙ̀ⲡⲓⲡⲁⲣⲁⲕⲗⲏⲧⲟⲛ.</w:t>
            </w:r>
          </w:p>
        </w:tc>
      </w:tr>
      <w:tr w:rsidR="00AF7B91" w14:paraId="68224B0B" w14:textId="77777777" w:rsidTr="006039B1">
        <w:trPr>
          <w:cantSplit/>
          <w:jc w:val="center"/>
        </w:trPr>
        <w:tc>
          <w:tcPr>
            <w:tcW w:w="288" w:type="dxa"/>
          </w:tcPr>
          <w:p w14:paraId="21CB358E" w14:textId="77777777" w:rsidR="00AF7B91" w:rsidRDefault="00AF7B91" w:rsidP="006039B1">
            <w:pPr>
              <w:pStyle w:val="CopticCross"/>
            </w:pPr>
          </w:p>
        </w:tc>
        <w:tc>
          <w:tcPr>
            <w:tcW w:w="3960" w:type="dxa"/>
          </w:tcPr>
          <w:p w14:paraId="0BD25025" w14:textId="77777777" w:rsidR="00AF7B91" w:rsidRDefault="00AF7B91" w:rsidP="00AF7B91">
            <w:pPr>
              <w:pStyle w:val="EngHang"/>
            </w:pPr>
            <w:r>
              <w:t>And whenever I speak</w:t>
            </w:r>
          </w:p>
          <w:p w14:paraId="1E5960D4" w14:textId="77777777" w:rsidR="00AF7B91" w:rsidRDefault="00AF7B91" w:rsidP="00AF7B91">
            <w:pPr>
              <w:pStyle w:val="EngHang"/>
            </w:pPr>
            <w:r>
              <w:t>Of Your Mysteries</w:t>
            </w:r>
          </w:p>
          <w:p w14:paraId="65E46022" w14:textId="77777777" w:rsidR="00AF7B91" w:rsidRDefault="00AF7B91" w:rsidP="00AF7B91">
            <w:pPr>
              <w:pStyle w:val="EngHang"/>
            </w:pPr>
            <w:r>
              <w:t>My heart rejoices, for,</w:t>
            </w:r>
          </w:p>
          <w:p w14:paraId="0548DE42" w14:textId="77777777" w:rsidR="00AF7B91" w:rsidRDefault="00AF7B91" w:rsidP="00AF7B91">
            <w:pPr>
              <w:pStyle w:val="EngHangEnd"/>
            </w:pPr>
            <w:r>
              <w:t>He sent the Paraclete.</w:t>
            </w:r>
          </w:p>
        </w:tc>
        <w:tc>
          <w:tcPr>
            <w:tcW w:w="288" w:type="dxa"/>
          </w:tcPr>
          <w:p w14:paraId="57833EA6" w14:textId="77777777" w:rsidR="00AF7B91" w:rsidRDefault="00AF7B91" w:rsidP="006039B1"/>
        </w:tc>
        <w:tc>
          <w:tcPr>
            <w:tcW w:w="288" w:type="dxa"/>
          </w:tcPr>
          <w:p w14:paraId="61075ABE" w14:textId="77777777" w:rsidR="00AF7B91" w:rsidRDefault="00AF7B91" w:rsidP="006039B1">
            <w:pPr>
              <w:pStyle w:val="CopticCross"/>
            </w:pPr>
          </w:p>
        </w:tc>
        <w:tc>
          <w:tcPr>
            <w:tcW w:w="3960" w:type="dxa"/>
          </w:tcPr>
          <w:p w14:paraId="72310F33" w14:textId="77777777" w:rsidR="00AF7B91" w:rsidRDefault="00AF7B91" w:rsidP="00AF7B91">
            <w:pPr>
              <w:pStyle w:val="CopticVersemulti-line"/>
            </w:pPr>
            <w:r>
              <w:t>Ⲕⲉ ⲅⲁⲣ ⲁⲓϣⲁⲛⲥϫⲓ:</w:t>
            </w:r>
          </w:p>
          <w:p w14:paraId="5F21121C" w14:textId="77777777" w:rsidR="00AF7B91" w:rsidRDefault="00AF7B91" w:rsidP="00AF7B91">
            <w:pPr>
              <w:pStyle w:val="CopticVersemulti-line"/>
            </w:pPr>
            <w:r>
              <w:t>ⲉⲑⲃⲉ ⲛⲉⲕⲙⲩⲥⲧⲏⲣⲓⲟⲛ:</w:t>
            </w:r>
          </w:p>
          <w:p w14:paraId="12C09C4F" w14:textId="77777777" w:rsidR="00AF7B91" w:rsidRDefault="00AF7B91" w:rsidP="00AF7B91">
            <w:pPr>
              <w:pStyle w:val="CopticVersemulti-line"/>
            </w:pPr>
            <w:r>
              <w:t>ⲡⲁϩⲏⲧ ⲉϥⲉ̀ⲣⲁϣⲓ:</w:t>
            </w:r>
          </w:p>
          <w:p w14:paraId="023937E7" w14:textId="77777777" w:rsidR="00AF7B91" w:rsidRPr="005130A7" w:rsidRDefault="00AF7B91" w:rsidP="00AF7B91">
            <w:pPr>
              <w:pStyle w:val="CopticHangingVerse"/>
            </w:pPr>
            <w:r>
              <w:t>ⲁϥⲟⲩⲱⲣⲡ ⲙ̀ⲡⲓⲡⲁⲣⲁⲕⲗⲏⲧⲟⲛ.</w:t>
            </w:r>
          </w:p>
        </w:tc>
      </w:tr>
      <w:tr w:rsidR="00AF7B91" w14:paraId="7A7EB444" w14:textId="77777777" w:rsidTr="006039B1">
        <w:trPr>
          <w:cantSplit/>
          <w:jc w:val="center"/>
        </w:trPr>
        <w:tc>
          <w:tcPr>
            <w:tcW w:w="288" w:type="dxa"/>
          </w:tcPr>
          <w:p w14:paraId="06A5D2B3" w14:textId="77777777" w:rsidR="00AF7B91" w:rsidRDefault="00AF7B91" w:rsidP="006039B1">
            <w:pPr>
              <w:pStyle w:val="CopticCross"/>
            </w:pPr>
            <w:r w:rsidRPr="00FB5ACB">
              <w:t>¿</w:t>
            </w:r>
          </w:p>
        </w:tc>
        <w:tc>
          <w:tcPr>
            <w:tcW w:w="3960" w:type="dxa"/>
          </w:tcPr>
          <w:p w14:paraId="2290BE26" w14:textId="77777777" w:rsidR="00AF7B91" w:rsidRDefault="00AF7B91" w:rsidP="00AF7B91">
            <w:pPr>
              <w:pStyle w:val="EngHang"/>
            </w:pPr>
            <w:r>
              <w:t>Rejoice, O believers,</w:t>
            </w:r>
          </w:p>
          <w:p w14:paraId="25DB7639" w14:textId="77777777" w:rsidR="00AF7B91" w:rsidRDefault="00AF7B91" w:rsidP="00AF7B91">
            <w:pPr>
              <w:pStyle w:val="EngHang"/>
            </w:pPr>
            <w:r>
              <w:t>Let us keep a spiritual feast</w:t>
            </w:r>
          </w:p>
          <w:p w14:paraId="6F5327F2" w14:textId="77777777" w:rsidR="00AF7B91" w:rsidRDefault="00AF7B91" w:rsidP="00AF7B91">
            <w:pPr>
              <w:pStyle w:val="EngHang"/>
            </w:pPr>
            <w:r>
              <w:t>With the Apostles, for,</w:t>
            </w:r>
          </w:p>
          <w:p w14:paraId="64305471" w14:textId="77777777" w:rsidR="00AF7B91" w:rsidRDefault="00AF7B91" w:rsidP="00AF7B91">
            <w:pPr>
              <w:pStyle w:val="EngHangEnd"/>
            </w:pPr>
            <w:r>
              <w:t>He sent the Paraclete.</w:t>
            </w:r>
          </w:p>
        </w:tc>
        <w:tc>
          <w:tcPr>
            <w:tcW w:w="288" w:type="dxa"/>
          </w:tcPr>
          <w:p w14:paraId="2D2451B0" w14:textId="77777777" w:rsidR="00AF7B91" w:rsidRDefault="00AF7B91" w:rsidP="006039B1"/>
        </w:tc>
        <w:tc>
          <w:tcPr>
            <w:tcW w:w="288" w:type="dxa"/>
          </w:tcPr>
          <w:p w14:paraId="655E9039" w14:textId="77777777" w:rsidR="00AF7B91" w:rsidRDefault="00AF7B91" w:rsidP="006039B1">
            <w:pPr>
              <w:pStyle w:val="CopticCross"/>
            </w:pPr>
            <w:r w:rsidRPr="00FB5ACB">
              <w:t>¿</w:t>
            </w:r>
          </w:p>
        </w:tc>
        <w:tc>
          <w:tcPr>
            <w:tcW w:w="3960" w:type="dxa"/>
          </w:tcPr>
          <w:p w14:paraId="77CFB8E4" w14:textId="77777777" w:rsidR="00AF7B91" w:rsidRDefault="00AF7B91" w:rsidP="00AF7B91">
            <w:pPr>
              <w:pStyle w:val="CopticVersemulti-line"/>
            </w:pPr>
            <w:r>
              <w:t>Ⲑⲉⲗⲏⲗ ⲱ̀ ⲛⲓⲡⲓⲥⲧⲟⲥ:</w:t>
            </w:r>
          </w:p>
          <w:p w14:paraId="76F4E907" w14:textId="77777777" w:rsidR="00AF7B91" w:rsidRDefault="00AF7B91" w:rsidP="00AF7B91">
            <w:pPr>
              <w:pStyle w:val="CopticVersemulti-line"/>
            </w:pPr>
            <w:r>
              <w:t>ⲧⲉⲛⲉⲣϣⲁⲓ ⲙ̀ⲡⲉⲛⲩϣⲙⲁⲧⲓⲕⲟⲛ:</w:t>
            </w:r>
          </w:p>
          <w:p w14:paraId="2C9CA875" w14:textId="77777777" w:rsidR="00AF7B91" w:rsidRDefault="00AF7B91" w:rsidP="00AF7B91">
            <w:pPr>
              <w:pStyle w:val="CopticVersemulti-line"/>
            </w:pPr>
            <w:r>
              <w:t>ⲛⲉⲙ ⲛⲓⲁ̀ⲡⲟⲥⲧⲟⲗⲟⲥ:</w:t>
            </w:r>
          </w:p>
          <w:p w14:paraId="10F74E2C" w14:textId="77777777" w:rsidR="00AF7B91" w:rsidRPr="005130A7" w:rsidRDefault="00AF7B91" w:rsidP="00AF7B91">
            <w:pPr>
              <w:pStyle w:val="CopticHangingVerse"/>
            </w:pPr>
            <w:r>
              <w:t>ⲁϥⲟⲩⲱⲣⲡ ⲙ̀ⲡⲓⲡⲁⲣⲕⲁⲗⲏⲧⲟⲛ.</w:t>
            </w:r>
          </w:p>
        </w:tc>
      </w:tr>
      <w:tr w:rsidR="00AF7B91" w14:paraId="5C46CBFC" w14:textId="77777777" w:rsidTr="006039B1">
        <w:trPr>
          <w:cantSplit/>
          <w:jc w:val="center"/>
        </w:trPr>
        <w:tc>
          <w:tcPr>
            <w:tcW w:w="288" w:type="dxa"/>
          </w:tcPr>
          <w:p w14:paraId="69D67D13" w14:textId="77777777" w:rsidR="00AF7B91" w:rsidRDefault="00AF7B91" w:rsidP="006039B1">
            <w:pPr>
              <w:pStyle w:val="CopticCross"/>
            </w:pPr>
            <w:r w:rsidRPr="00FB5ACB">
              <w:t>¿</w:t>
            </w:r>
          </w:p>
        </w:tc>
        <w:tc>
          <w:tcPr>
            <w:tcW w:w="3960" w:type="dxa"/>
          </w:tcPr>
          <w:p w14:paraId="64894327" w14:textId="77777777" w:rsidR="00AF7B91" w:rsidRDefault="00AF7B91" w:rsidP="00AF7B91">
            <w:pPr>
              <w:pStyle w:val="EngHang"/>
            </w:pPr>
            <w:r>
              <w:t>Let us praise in truth</w:t>
            </w:r>
          </w:p>
          <w:p w14:paraId="00E215AD" w14:textId="77777777" w:rsidR="00AF7B91" w:rsidRDefault="00AF7B91" w:rsidP="00AF7B91">
            <w:pPr>
              <w:pStyle w:val="EngHang"/>
            </w:pPr>
            <w:r>
              <w:t>Christ, who created us.</w:t>
            </w:r>
          </w:p>
          <w:p w14:paraId="7C662D8A" w14:textId="77777777" w:rsidR="00AF7B91" w:rsidRDefault="00AF7B91" w:rsidP="00AF7B91">
            <w:pPr>
              <w:pStyle w:val="EngHang"/>
            </w:pPr>
            <w:r>
              <w:t>My Lord Jesus Christ,</w:t>
            </w:r>
          </w:p>
          <w:p w14:paraId="76EE00F7" w14:textId="77777777" w:rsidR="00AF7B91" w:rsidRDefault="00AF7B91" w:rsidP="00AF7B91">
            <w:pPr>
              <w:pStyle w:val="EngHangEnd"/>
            </w:pPr>
            <w:r>
              <w:t>He sent the Paraclete.</w:t>
            </w:r>
          </w:p>
        </w:tc>
        <w:tc>
          <w:tcPr>
            <w:tcW w:w="288" w:type="dxa"/>
          </w:tcPr>
          <w:p w14:paraId="23A7F673" w14:textId="77777777" w:rsidR="00AF7B91" w:rsidRDefault="00AF7B91" w:rsidP="006039B1"/>
        </w:tc>
        <w:tc>
          <w:tcPr>
            <w:tcW w:w="288" w:type="dxa"/>
          </w:tcPr>
          <w:p w14:paraId="7DA650D9" w14:textId="77777777" w:rsidR="00AF7B91" w:rsidRDefault="00AF7B91" w:rsidP="006039B1">
            <w:pPr>
              <w:pStyle w:val="CopticCross"/>
            </w:pPr>
            <w:r w:rsidRPr="00FB5ACB">
              <w:t>¿</w:t>
            </w:r>
          </w:p>
        </w:tc>
        <w:tc>
          <w:tcPr>
            <w:tcW w:w="3960" w:type="dxa"/>
          </w:tcPr>
          <w:p w14:paraId="70788213" w14:textId="77777777" w:rsidR="00AF7B91" w:rsidRDefault="00AF7B91" w:rsidP="00AF7B91">
            <w:pPr>
              <w:pStyle w:val="CopticVersemulti-line"/>
            </w:pPr>
            <w:r>
              <w:t>Ⲙⲁⲣⲱⲛϩⲟⲥ ⲕⲁⲗⲱⲥ:</w:t>
            </w:r>
          </w:p>
          <w:p w14:paraId="5A230CCF" w14:textId="77777777" w:rsidR="00AF7B91" w:rsidRDefault="00AF7B91" w:rsidP="00AF7B91">
            <w:pPr>
              <w:pStyle w:val="CopticVersemulti-line"/>
            </w:pPr>
            <w:r>
              <w:t>ⲉ̀Ⲡⲭ̄ⲥ̄ ⲫⲏⲉⲧⲁϥⲑⲁⲙⲓⲟⲛ:</w:t>
            </w:r>
          </w:p>
          <w:p w14:paraId="0DAF4F6C" w14:textId="77777777" w:rsidR="00AF7B91" w:rsidRDefault="00AF7B91" w:rsidP="00AF7B91">
            <w:pPr>
              <w:pStyle w:val="CopticVersemulti-line"/>
            </w:pPr>
            <w:r>
              <w:t>Ⲡⲁⲟ̄ⲥ̄ Ⲓⲏ̄ⲥ̄ Ⲡⲭ̄ⲥ̄:</w:t>
            </w:r>
          </w:p>
          <w:p w14:paraId="19869D21" w14:textId="77777777" w:rsidR="00AF7B91" w:rsidRPr="005130A7" w:rsidRDefault="00AF7B91" w:rsidP="00AF7B91">
            <w:pPr>
              <w:pStyle w:val="CopticHangingVerse"/>
            </w:pPr>
            <w:r>
              <w:t>ⲁϥⲟⲩⲱⲣⲡ ⲙ̀ⲡⲓⲡⲁⲣⲁⲕⲗⲏⲧⲟⲛ.</w:t>
            </w:r>
          </w:p>
        </w:tc>
      </w:tr>
      <w:tr w:rsidR="00AF7B91" w14:paraId="0720C97E" w14:textId="77777777" w:rsidTr="006039B1">
        <w:trPr>
          <w:cantSplit/>
          <w:jc w:val="center"/>
        </w:trPr>
        <w:tc>
          <w:tcPr>
            <w:tcW w:w="288" w:type="dxa"/>
          </w:tcPr>
          <w:p w14:paraId="230C69F3" w14:textId="77777777" w:rsidR="00AF7B91" w:rsidRDefault="00AF7B91" w:rsidP="006039B1">
            <w:pPr>
              <w:pStyle w:val="CopticCross"/>
            </w:pPr>
          </w:p>
        </w:tc>
        <w:tc>
          <w:tcPr>
            <w:tcW w:w="3960" w:type="dxa"/>
          </w:tcPr>
          <w:p w14:paraId="2E495C3B" w14:textId="77777777" w:rsidR="00AF7B91" w:rsidRDefault="00AF7B91" w:rsidP="00AF7B91">
            <w:pPr>
              <w:pStyle w:val="EngHang"/>
            </w:pPr>
            <w:r>
              <w:t>The prophets</w:t>
            </w:r>
          </w:p>
          <w:p w14:paraId="4F640BD0" w14:textId="77777777" w:rsidR="00AF7B91" w:rsidRDefault="00AF7B91" w:rsidP="00AF7B91">
            <w:pPr>
              <w:pStyle w:val="EngHang"/>
            </w:pPr>
            <w:r>
              <w:t>And the righteous</w:t>
            </w:r>
          </w:p>
          <w:p w14:paraId="4C26163C" w14:textId="77777777" w:rsidR="00AF7B91" w:rsidRDefault="00AF7B91" w:rsidP="00AF7B91">
            <w:pPr>
              <w:pStyle w:val="EngHang"/>
            </w:pPr>
            <w:r>
              <w:t>Spoke of the Messiah,</w:t>
            </w:r>
          </w:p>
          <w:p w14:paraId="6C2FD64F" w14:textId="77777777" w:rsidR="00AF7B91" w:rsidRDefault="00AF7B91" w:rsidP="00AF7B91">
            <w:pPr>
              <w:pStyle w:val="EngHangEnd"/>
            </w:pPr>
            <w:r>
              <w:t>He sent us the Paraclete.</w:t>
            </w:r>
          </w:p>
        </w:tc>
        <w:tc>
          <w:tcPr>
            <w:tcW w:w="288" w:type="dxa"/>
          </w:tcPr>
          <w:p w14:paraId="023D7EBA" w14:textId="77777777" w:rsidR="00AF7B91" w:rsidRDefault="00AF7B91" w:rsidP="006039B1"/>
        </w:tc>
        <w:tc>
          <w:tcPr>
            <w:tcW w:w="288" w:type="dxa"/>
          </w:tcPr>
          <w:p w14:paraId="0C3359F3" w14:textId="77777777" w:rsidR="00AF7B91" w:rsidRDefault="00AF7B91" w:rsidP="006039B1">
            <w:pPr>
              <w:pStyle w:val="CopticCross"/>
            </w:pPr>
          </w:p>
        </w:tc>
        <w:tc>
          <w:tcPr>
            <w:tcW w:w="3960" w:type="dxa"/>
          </w:tcPr>
          <w:p w14:paraId="290E717C" w14:textId="77777777" w:rsidR="00AF7B91" w:rsidRDefault="00AF7B91" w:rsidP="00AF7B91">
            <w:pPr>
              <w:pStyle w:val="CopticVersemulti-line"/>
            </w:pPr>
            <w:r>
              <w:t>Ⲛⲓⲡ̀ⲣⲟⲫⲏⲧⲏⲥ:</w:t>
            </w:r>
          </w:p>
          <w:p w14:paraId="2A2460FB" w14:textId="77777777" w:rsidR="00AF7B91" w:rsidRDefault="00AF7B91" w:rsidP="00AF7B91">
            <w:pPr>
              <w:pStyle w:val="CopticVersemulti-line"/>
            </w:pPr>
            <w:r>
              <w:t>ⲛⲉⲙ ⲛⲓⲇⲓⲕⲉⲟⲛ:</w:t>
            </w:r>
          </w:p>
          <w:p w14:paraId="50A93797" w14:textId="77777777" w:rsidR="00AF7B91" w:rsidRDefault="00AF7B91" w:rsidP="00AF7B91">
            <w:pPr>
              <w:pStyle w:val="CopticVersemulti-line"/>
            </w:pPr>
            <w:r>
              <w:t>ⲁⲩⲥⲁϫⲓ ⲉⲑⲃⲉ Ⲙⲁⲥⲓⲁⲥ:</w:t>
            </w:r>
          </w:p>
          <w:p w14:paraId="06C6791C" w14:textId="77777777" w:rsidR="00AF7B91" w:rsidRPr="005130A7" w:rsidRDefault="00AF7B91" w:rsidP="00AF7B91">
            <w:pPr>
              <w:pStyle w:val="CopticHangingVerse"/>
            </w:pPr>
            <w:r>
              <w:t>ⲁϥⲟⲩⲱⲣⲡ ⲙ̀ⲡⲓⲡⲁⲣⲁⲕⲗⲏⲧⲟⲛ.</w:t>
            </w:r>
          </w:p>
        </w:tc>
      </w:tr>
      <w:tr w:rsidR="00AF7B91" w14:paraId="424DE5F3" w14:textId="77777777" w:rsidTr="006039B1">
        <w:trPr>
          <w:cantSplit/>
          <w:jc w:val="center"/>
        </w:trPr>
        <w:tc>
          <w:tcPr>
            <w:tcW w:w="288" w:type="dxa"/>
          </w:tcPr>
          <w:p w14:paraId="0FDEA198" w14:textId="77777777" w:rsidR="00AF7B91" w:rsidRDefault="00AF7B91" w:rsidP="006039B1">
            <w:pPr>
              <w:pStyle w:val="CopticCross"/>
            </w:pPr>
          </w:p>
        </w:tc>
        <w:tc>
          <w:tcPr>
            <w:tcW w:w="3960" w:type="dxa"/>
          </w:tcPr>
          <w:p w14:paraId="6AEA0E3F" w14:textId="77777777" w:rsidR="00AF7B91" w:rsidRDefault="00AF7B91" w:rsidP="00AF7B91">
            <w:pPr>
              <w:pStyle w:val="EngHang"/>
            </w:pPr>
            <w:r>
              <w:t>Blessed are You in truth.</w:t>
            </w:r>
          </w:p>
          <w:p w14:paraId="30317269" w14:textId="77777777" w:rsidR="00AF7B91" w:rsidRDefault="00AF7B91" w:rsidP="00AF7B91">
            <w:pPr>
              <w:pStyle w:val="EngHang"/>
            </w:pPr>
            <w:r>
              <w:t>We ask You to save us,</w:t>
            </w:r>
          </w:p>
          <w:p w14:paraId="73FEF2CB" w14:textId="77777777" w:rsidR="00AF7B91" w:rsidRDefault="00AF7B91" w:rsidP="00AF7B91">
            <w:pPr>
              <w:pStyle w:val="EngHang"/>
            </w:pPr>
            <w:r>
              <w:t>We Your faithful.</w:t>
            </w:r>
          </w:p>
          <w:p w14:paraId="16B54EFC" w14:textId="77777777" w:rsidR="00AF7B91" w:rsidRDefault="00AF7B91" w:rsidP="00AF7B91">
            <w:pPr>
              <w:pStyle w:val="EngHangEnd"/>
            </w:pPr>
            <w:r>
              <w:t>He sent us the Paraclete.</w:t>
            </w:r>
          </w:p>
        </w:tc>
        <w:tc>
          <w:tcPr>
            <w:tcW w:w="288" w:type="dxa"/>
          </w:tcPr>
          <w:p w14:paraId="44A3C920" w14:textId="77777777" w:rsidR="00AF7B91" w:rsidRDefault="00AF7B91" w:rsidP="006039B1"/>
        </w:tc>
        <w:tc>
          <w:tcPr>
            <w:tcW w:w="288" w:type="dxa"/>
          </w:tcPr>
          <w:p w14:paraId="5A67B793" w14:textId="77777777" w:rsidR="00AF7B91" w:rsidRDefault="00AF7B91" w:rsidP="006039B1">
            <w:pPr>
              <w:pStyle w:val="CopticCross"/>
            </w:pPr>
          </w:p>
        </w:tc>
        <w:tc>
          <w:tcPr>
            <w:tcW w:w="3960" w:type="dxa"/>
          </w:tcPr>
          <w:p w14:paraId="57FA7245" w14:textId="77777777" w:rsidR="00AF7B91" w:rsidRDefault="00AF7B91" w:rsidP="00AF7B91">
            <w:pPr>
              <w:pStyle w:val="CopticVersemulti-line"/>
            </w:pPr>
            <w:r>
              <w:t>Ⲝⲥⲙⲁⲛⲣⲱⲟⲩⲧ ⲁⲗⲏⲑⲱⲥ:</w:t>
            </w:r>
          </w:p>
          <w:p w14:paraId="3DFEA22D" w14:textId="77777777" w:rsidR="00AF7B91" w:rsidRDefault="00AF7B91" w:rsidP="00AF7B91">
            <w:pPr>
              <w:pStyle w:val="CopticVersemulti-line"/>
            </w:pPr>
            <w:r>
              <w:t>ⲧⲉⲛϯϩⲟ ⲛⲁϩⲙⲉⲛ ⲁⲛⲟⲛ:</w:t>
            </w:r>
          </w:p>
          <w:p w14:paraId="6CA05B68" w14:textId="77777777" w:rsidR="00AF7B91" w:rsidRDefault="00AF7B91" w:rsidP="00AF7B91">
            <w:pPr>
              <w:pStyle w:val="CopticVersemulti-line"/>
            </w:pPr>
            <w:r>
              <w:t>ⲡⲉ ⲡⲉⲕⲗⲁⲟⲥ ⲙ̀ⲡⲓⲥⲧⲟⲥ:</w:t>
            </w:r>
          </w:p>
          <w:p w14:paraId="5EDF946C" w14:textId="77777777" w:rsidR="00AF7B91" w:rsidRPr="005130A7" w:rsidRDefault="00AF7B91" w:rsidP="00AF7B91">
            <w:pPr>
              <w:pStyle w:val="CopticHangingVerse"/>
            </w:pPr>
            <w:r>
              <w:t>ⲁϥⲟⲩⲱⲣⲡ ⲙ̀ⲡⲓⲡⲁⲣⲁⲕⲗⲏⲧⲟⲛ.</w:t>
            </w:r>
          </w:p>
        </w:tc>
      </w:tr>
      <w:tr w:rsidR="00AF7B91" w14:paraId="0EE87566" w14:textId="77777777" w:rsidTr="006039B1">
        <w:trPr>
          <w:cantSplit/>
          <w:jc w:val="center"/>
        </w:trPr>
        <w:tc>
          <w:tcPr>
            <w:tcW w:w="288" w:type="dxa"/>
          </w:tcPr>
          <w:p w14:paraId="417B78A3" w14:textId="77777777" w:rsidR="00AF7B91" w:rsidRDefault="00AF7B91" w:rsidP="006039B1">
            <w:pPr>
              <w:pStyle w:val="CopticCross"/>
            </w:pPr>
            <w:r w:rsidRPr="00FB5ACB">
              <w:t>¿</w:t>
            </w:r>
          </w:p>
        </w:tc>
        <w:tc>
          <w:tcPr>
            <w:tcW w:w="3960" w:type="dxa"/>
          </w:tcPr>
          <w:p w14:paraId="38CFEB7E" w14:textId="77777777" w:rsidR="00AF7B91" w:rsidRDefault="00AF7B91" w:rsidP="00AF7B91">
            <w:pPr>
              <w:pStyle w:val="EngHang"/>
            </w:pPr>
            <w:r>
              <w:t>Glory be to You,</w:t>
            </w:r>
          </w:p>
          <w:p w14:paraId="1B8A184B" w14:textId="77777777" w:rsidR="00AF7B91" w:rsidRDefault="00AF7B91" w:rsidP="00AF7B91">
            <w:pPr>
              <w:pStyle w:val="EngHang"/>
            </w:pPr>
            <w:r>
              <w:t>With Your Holy Father.</w:t>
            </w:r>
          </w:p>
          <w:p w14:paraId="1BD2AEB8" w14:textId="77777777" w:rsidR="00AF7B91" w:rsidRDefault="00AF7B91" w:rsidP="00AF7B91">
            <w:pPr>
              <w:pStyle w:val="EngHang"/>
            </w:pPr>
            <w:r>
              <w:t>You are exceedingly blessed,</w:t>
            </w:r>
          </w:p>
          <w:p w14:paraId="7C858888" w14:textId="77777777" w:rsidR="00AF7B91" w:rsidRDefault="00AF7B91" w:rsidP="00AF7B91">
            <w:pPr>
              <w:pStyle w:val="EngHangEnd"/>
            </w:pPr>
            <w:r>
              <w:t>O Spirit, the Paraclete.</w:t>
            </w:r>
          </w:p>
        </w:tc>
        <w:tc>
          <w:tcPr>
            <w:tcW w:w="288" w:type="dxa"/>
          </w:tcPr>
          <w:p w14:paraId="29D3B262" w14:textId="77777777" w:rsidR="00AF7B91" w:rsidRDefault="00AF7B91" w:rsidP="006039B1"/>
        </w:tc>
        <w:tc>
          <w:tcPr>
            <w:tcW w:w="288" w:type="dxa"/>
          </w:tcPr>
          <w:p w14:paraId="396F1F83" w14:textId="77777777" w:rsidR="00AF7B91" w:rsidRDefault="00AF7B91" w:rsidP="006039B1">
            <w:pPr>
              <w:pStyle w:val="CopticCross"/>
            </w:pPr>
            <w:r w:rsidRPr="00FB5ACB">
              <w:t>¿</w:t>
            </w:r>
          </w:p>
        </w:tc>
        <w:tc>
          <w:tcPr>
            <w:tcW w:w="3960" w:type="dxa"/>
          </w:tcPr>
          <w:p w14:paraId="7718AA1F" w14:textId="77777777" w:rsidR="00AF7B91" w:rsidRDefault="00AF7B91" w:rsidP="00AF7B91">
            <w:pPr>
              <w:pStyle w:val="CopticVersemulti-line"/>
            </w:pPr>
            <w:r>
              <w:t>Ⲟⲩⲱ̀ⲟⲩ ⲛⲁⲕ:</w:t>
            </w:r>
          </w:p>
          <w:p w14:paraId="084356AF" w14:textId="77777777" w:rsidR="00AF7B91" w:rsidRDefault="00AF7B91" w:rsidP="00AF7B91">
            <w:pPr>
              <w:pStyle w:val="CopticVersemulti-line"/>
            </w:pPr>
            <w:r>
              <w:t>ⲛⲉⲙ ⲡⲉⲕⲓⲱⲧ ⲛ̀ⲁⲅⲓⲟⲛ:</w:t>
            </w:r>
          </w:p>
          <w:p w14:paraId="1A612EF3" w14:textId="77777777" w:rsidR="00AF7B91" w:rsidRDefault="00AF7B91" w:rsidP="00AF7B91">
            <w:pPr>
              <w:pStyle w:val="CopticVersemulti-line"/>
            </w:pPr>
            <w:r>
              <w:t>ⲕ̀ⲉⲣϩⲟⲩⲟ̀ ⲥ̀ⲙⲁⲣⲱⲟⲩⲧ:</w:t>
            </w:r>
          </w:p>
          <w:p w14:paraId="1D52DCAC" w14:textId="77777777" w:rsidR="00AF7B91" w:rsidRPr="005130A7" w:rsidRDefault="00AF7B91" w:rsidP="00AF7B91">
            <w:pPr>
              <w:pStyle w:val="CopticHangingVerse"/>
            </w:pPr>
            <w:r>
              <w:t>Ⲡⲓⲡⲛⲉⲩⲙⲁ ⲙ̀ⲡⲓⲡⲁⲣⲁⲕⲗⲏⲧⲟⲛ.</w:t>
            </w:r>
          </w:p>
        </w:tc>
      </w:tr>
      <w:tr w:rsidR="00AF7B91" w14:paraId="61D6B8ED" w14:textId="77777777" w:rsidTr="006039B1">
        <w:trPr>
          <w:cantSplit/>
          <w:jc w:val="center"/>
        </w:trPr>
        <w:tc>
          <w:tcPr>
            <w:tcW w:w="288" w:type="dxa"/>
          </w:tcPr>
          <w:p w14:paraId="06EC8567" w14:textId="77777777" w:rsidR="00AF7B91" w:rsidRDefault="00AF7B91" w:rsidP="006039B1">
            <w:pPr>
              <w:pStyle w:val="CopticCross"/>
            </w:pPr>
            <w:r w:rsidRPr="00FB5ACB">
              <w:t>¿</w:t>
            </w:r>
          </w:p>
        </w:tc>
        <w:tc>
          <w:tcPr>
            <w:tcW w:w="3960" w:type="dxa"/>
          </w:tcPr>
          <w:p w14:paraId="3AC66E80" w14:textId="77777777" w:rsidR="00AF7B91" w:rsidRDefault="00AF7B91" w:rsidP="00AF7B91">
            <w:pPr>
              <w:pStyle w:val="EngHang"/>
            </w:pPr>
            <w:r>
              <w:t>Christ our Master,</w:t>
            </w:r>
          </w:p>
          <w:p w14:paraId="6989F32C" w14:textId="77777777" w:rsidR="00AF7B91" w:rsidRDefault="00AF7B91" w:rsidP="00AF7B91">
            <w:pPr>
              <w:pStyle w:val="EngHang"/>
            </w:pPr>
            <w:r>
              <w:t>He sent us the Paraclete,</w:t>
            </w:r>
          </w:p>
          <w:p w14:paraId="6C42D48B" w14:textId="77777777" w:rsidR="00AF7B91" w:rsidRDefault="00AF7B91" w:rsidP="00AF7B91">
            <w:pPr>
              <w:pStyle w:val="EngHang"/>
            </w:pPr>
            <w:r>
              <w:t>The treasure of good things,</w:t>
            </w:r>
          </w:p>
          <w:p w14:paraId="5AE0D879" w14:textId="77777777" w:rsidR="00AF7B91" w:rsidRDefault="00AF7B91" w:rsidP="00AF7B91">
            <w:pPr>
              <w:pStyle w:val="EngHangEnd"/>
            </w:pPr>
            <w:r>
              <w:t>The Holy Spirit.</w:t>
            </w:r>
          </w:p>
        </w:tc>
        <w:tc>
          <w:tcPr>
            <w:tcW w:w="288" w:type="dxa"/>
          </w:tcPr>
          <w:p w14:paraId="7EDD7D15" w14:textId="77777777" w:rsidR="00AF7B91" w:rsidRDefault="00AF7B91" w:rsidP="006039B1"/>
        </w:tc>
        <w:tc>
          <w:tcPr>
            <w:tcW w:w="288" w:type="dxa"/>
          </w:tcPr>
          <w:p w14:paraId="12149ABF" w14:textId="77777777" w:rsidR="00AF7B91" w:rsidRDefault="00AF7B91" w:rsidP="006039B1">
            <w:pPr>
              <w:pStyle w:val="CopticCross"/>
            </w:pPr>
            <w:r w:rsidRPr="00FB5ACB">
              <w:t>¿</w:t>
            </w:r>
          </w:p>
        </w:tc>
        <w:tc>
          <w:tcPr>
            <w:tcW w:w="3960" w:type="dxa"/>
          </w:tcPr>
          <w:p w14:paraId="3B815EA3" w14:textId="77777777" w:rsidR="00AF7B91" w:rsidRDefault="00AF7B91" w:rsidP="00AF7B91">
            <w:pPr>
              <w:pStyle w:val="CopticVersemulti-line"/>
            </w:pPr>
            <w:r>
              <w:t>Ⲡⲭ̄ⲥ̄ Ⲡⲉⲛⲛⲏⲃ:</w:t>
            </w:r>
          </w:p>
          <w:p w14:paraId="6D187777" w14:textId="77777777" w:rsidR="00AF7B91" w:rsidRDefault="00AF7B91" w:rsidP="00AF7B91">
            <w:pPr>
              <w:pStyle w:val="CopticVersemulti-line"/>
            </w:pPr>
            <w:r>
              <w:t>ⲡⲓⲑⲉⲩⲥⲁⲩⲣⲟⲥ ⲛ̀ⲧⲉ ⲛⲓⲁ̀ⲅⲁⲑⲟⲛ:</w:t>
            </w:r>
          </w:p>
          <w:p w14:paraId="5EAC11C8" w14:textId="77777777" w:rsidR="00AF7B91" w:rsidRDefault="00AF7B91" w:rsidP="00AF7B91">
            <w:pPr>
              <w:pStyle w:val="CopticVersemulti-line"/>
            </w:pPr>
            <w:r>
              <w:t>Ⲡⲓⲡⲛⲉⲩⲙⲁ ⲉ̄ⲑ̄ⲩ̄:</w:t>
            </w:r>
          </w:p>
          <w:p w14:paraId="0A3301BF" w14:textId="77777777" w:rsidR="00AF7B91" w:rsidRPr="005130A7" w:rsidRDefault="00AF7B91" w:rsidP="00AF7B91">
            <w:pPr>
              <w:pStyle w:val="CopticHangingVerse"/>
            </w:pPr>
            <w:r>
              <w:t>ⲁϥⲟⲩⲱⲣⲡ ⲙ̀ⲡⲓⲡⲁⲣⲁⲕⲗⲏⲧⲟⲛ.</w:t>
            </w:r>
          </w:p>
        </w:tc>
      </w:tr>
      <w:tr w:rsidR="00AF7B91" w14:paraId="3A5519A0" w14:textId="77777777" w:rsidTr="006039B1">
        <w:trPr>
          <w:cantSplit/>
          <w:jc w:val="center"/>
        </w:trPr>
        <w:tc>
          <w:tcPr>
            <w:tcW w:w="288" w:type="dxa"/>
          </w:tcPr>
          <w:p w14:paraId="05815350" w14:textId="77777777" w:rsidR="00AF7B91" w:rsidRDefault="00AF7B91" w:rsidP="006039B1">
            <w:pPr>
              <w:pStyle w:val="CopticCross"/>
            </w:pPr>
          </w:p>
        </w:tc>
        <w:tc>
          <w:tcPr>
            <w:tcW w:w="3960" w:type="dxa"/>
          </w:tcPr>
          <w:p w14:paraId="4D65D72A" w14:textId="77777777" w:rsidR="00AF7B91" w:rsidRDefault="00AF7B91" w:rsidP="00AF7B91">
            <w:pPr>
              <w:pStyle w:val="EngHang"/>
            </w:pPr>
            <w:r>
              <w:t>Rejoice O believers</w:t>
            </w:r>
          </w:p>
          <w:p w14:paraId="56FC3B73" w14:textId="77777777" w:rsidR="00AF7B91" w:rsidRDefault="00AF7B91" w:rsidP="00AF7B91">
            <w:pPr>
              <w:pStyle w:val="EngHang"/>
            </w:pPr>
            <w:r>
              <w:t>With a spiritual feast,</w:t>
            </w:r>
          </w:p>
          <w:p w14:paraId="258198C6" w14:textId="77777777" w:rsidR="00AF7B91" w:rsidRDefault="00AF7B91" w:rsidP="00AF7B91">
            <w:pPr>
              <w:pStyle w:val="EngHang"/>
            </w:pPr>
            <w:r>
              <w:t>For Jesus Christ,</w:t>
            </w:r>
          </w:p>
          <w:p w14:paraId="77CEB047" w14:textId="77777777" w:rsidR="00AF7B91" w:rsidRDefault="00AF7B91" w:rsidP="00AF7B91">
            <w:pPr>
              <w:pStyle w:val="EngHangEnd"/>
            </w:pPr>
            <w:r>
              <w:t>He sent the Paraclete.</w:t>
            </w:r>
          </w:p>
        </w:tc>
        <w:tc>
          <w:tcPr>
            <w:tcW w:w="288" w:type="dxa"/>
          </w:tcPr>
          <w:p w14:paraId="4F4D9784" w14:textId="77777777" w:rsidR="00AF7B91" w:rsidRDefault="00AF7B91" w:rsidP="006039B1"/>
        </w:tc>
        <w:tc>
          <w:tcPr>
            <w:tcW w:w="288" w:type="dxa"/>
          </w:tcPr>
          <w:p w14:paraId="6EBA8961" w14:textId="77777777" w:rsidR="00AF7B91" w:rsidRDefault="00AF7B91" w:rsidP="006039B1">
            <w:pPr>
              <w:pStyle w:val="CopticCross"/>
            </w:pPr>
          </w:p>
        </w:tc>
        <w:tc>
          <w:tcPr>
            <w:tcW w:w="3960" w:type="dxa"/>
          </w:tcPr>
          <w:p w14:paraId="053533B2" w14:textId="77777777" w:rsidR="00AF7B91" w:rsidRDefault="00AF7B91" w:rsidP="00AF7B91">
            <w:pPr>
              <w:pStyle w:val="CopticVersemulti-line"/>
            </w:pPr>
            <w:r>
              <w:t>Ⲣⲁϣⲓ ⲱ̀ ⲛⲓⲡⲓⲥⲧⲟⲥ:</w:t>
            </w:r>
          </w:p>
          <w:p w14:paraId="650CE50A" w14:textId="77777777" w:rsidR="00AF7B91" w:rsidRDefault="00AF7B91" w:rsidP="00AF7B91">
            <w:pPr>
              <w:pStyle w:val="CopticVersemulti-line"/>
            </w:pPr>
            <w:r>
              <w:t>ⲛ̀ⲟⲩϣⲁⲓ ⲙ̀ⲡⲛⲉⲩⲙⲁⲧⲓⲓⲕⲟⲛ:</w:t>
            </w:r>
          </w:p>
          <w:p w14:paraId="3ABBA55F" w14:textId="77777777" w:rsidR="00AF7B91" w:rsidRDefault="00AF7B91" w:rsidP="00AF7B91">
            <w:pPr>
              <w:pStyle w:val="CopticVersemulti-line"/>
            </w:pPr>
            <w:r>
              <w:t>ϫⲉ Ⲓⲏ̄ⲥ̄ Ⲡⲭ̄ⲥ̄:</w:t>
            </w:r>
          </w:p>
          <w:p w14:paraId="4BC40733" w14:textId="77777777" w:rsidR="00AF7B91" w:rsidRPr="005130A7" w:rsidRDefault="00AF7B91" w:rsidP="00AF7B91">
            <w:pPr>
              <w:pStyle w:val="CopticHangingVerse"/>
            </w:pPr>
            <w:r>
              <w:t>ⲁϥⲟⲩⲱⲣⲡ ⲙ̀ⲡⲓⲡⲁⲣⲁⲕⲗⲏⲧⲟⲛ.</w:t>
            </w:r>
          </w:p>
        </w:tc>
      </w:tr>
      <w:tr w:rsidR="00AF7B91" w14:paraId="13240600" w14:textId="77777777" w:rsidTr="006039B1">
        <w:trPr>
          <w:cantSplit/>
          <w:jc w:val="center"/>
        </w:trPr>
        <w:tc>
          <w:tcPr>
            <w:tcW w:w="288" w:type="dxa"/>
          </w:tcPr>
          <w:p w14:paraId="6DC4F0C1" w14:textId="77777777" w:rsidR="00AF7B91" w:rsidRDefault="00AF7B91" w:rsidP="006039B1">
            <w:pPr>
              <w:pStyle w:val="CopticCross"/>
            </w:pPr>
          </w:p>
        </w:tc>
        <w:tc>
          <w:tcPr>
            <w:tcW w:w="3960" w:type="dxa"/>
          </w:tcPr>
          <w:p w14:paraId="37550FF4" w14:textId="77777777" w:rsidR="00AF7B91" w:rsidRDefault="00AF7B91" w:rsidP="00AF7B91">
            <w:pPr>
              <w:pStyle w:val="EngHang"/>
            </w:pPr>
            <w:r>
              <w:t>Yea, we ask You</w:t>
            </w:r>
          </w:p>
          <w:p w14:paraId="5551D696" w14:textId="77777777" w:rsidR="00AF7B91" w:rsidRDefault="00AF7B91" w:rsidP="00AF7B91">
            <w:pPr>
              <w:pStyle w:val="EngHang"/>
            </w:pPr>
            <w:r>
              <w:t>To cleanse us</w:t>
            </w:r>
          </w:p>
          <w:p w14:paraId="3FA21541" w14:textId="77777777" w:rsidR="00AF7B91" w:rsidRDefault="00AF7B91" w:rsidP="00AF7B91">
            <w:pPr>
              <w:pStyle w:val="EngHang"/>
            </w:pPr>
            <w:r>
              <w:t>With Your hyssop.</w:t>
            </w:r>
          </w:p>
          <w:p w14:paraId="48163382" w14:textId="77777777" w:rsidR="00AF7B91" w:rsidRDefault="00AF7B91" w:rsidP="00AF7B91">
            <w:pPr>
              <w:pStyle w:val="EngHangEnd"/>
            </w:pPr>
            <w:r>
              <w:t>He sent the Paraclete.</w:t>
            </w:r>
          </w:p>
        </w:tc>
        <w:tc>
          <w:tcPr>
            <w:tcW w:w="288" w:type="dxa"/>
          </w:tcPr>
          <w:p w14:paraId="16C2D45A" w14:textId="77777777" w:rsidR="00AF7B91" w:rsidRDefault="00AF7B91" w:rsidP="006039B1"/>
        </w:tc>
        <w:tc>
          <w:tcPr>
            <w:tcW w:w="288" w:type="dxa"/>
          </w:tcPr>
          <w:p w14:paraId="4B59372B" w14:textId="77777777" w:rsidR="00AF7B91" w:rsidRDefault="00AF7B91" w:rsidP="006039B1">
            <w:pPr>
              <w:pStyle w:val="CopticCross"/>
            </w:pPr>
          </w:p>
        </w:tc>
        <w:tc>
          <w:tcPr>
            <w:tcW w:w="3960" w:type="dxa"/>
          </w:tcPr>
          <w:p w14:paraId="38A6487C" w14:textId="77777777" w:rsidR="00AF7B91" w:rsidRDefault="00AF7B91" w:rsidP="00AF7B91">
            <w:pPr>
              <w:pStyle w:val="CopticVersemulti-line"/>
            </w:pPr>
            <w:r>
              <w:t>Ⲥⲉ ⲧⲉⲛϯϩⲟ ⲉ̀ⲣⲟⲕ:</w:t>
            </w:r>
          </w:p>
          <w:p w14:paraId="5E378B0C" w14:textId="77777777" w:rsidR="00AF7B91" w:rsidRDefault="00AF7B91" w:rsidP="00AF7B91">
            <w:pPr>
              <w:pStyle w:val="CopticVersemulti-line"/>
            </w:pPr>
            <w:r>
              <w:t>ⲉⲕⲉ̀ⲛⲟⲩϫϧ ⲉ̀ϫⲱⲛ:</w:t>
            </w:r>
          </w:p>
          <w:p w14:paraId="13DE2893" w14:textId="77777777" w:rsidR="00AF7B91" w:rsidRDefault="00AF7B91" w:rsidP="00AF7B91">
            <w:pPr>
              <w:pStyle w:val="CopticVersemulti-line"/>
            </w:pPr>
            <w:r>
              <w:t>ⲙ̀ⲡⲉⲕϣⲉⲛϩⲩⲥⲱⲡⲟⲛ:</w:t>
            </w:r>
          </w:p>
          <w:p w14:paraId="4CC74161" w14:textId="77777777" w:rsidR="00AF7B91" w:rsidRPr="005130A7" w:rsidRDefault="00AF7B91" w:rsidP="00AF7B91">
            <w:pPr>
              <w:pStyle w:val="CopticHangingVerse"/>
            </w:pPr>
            <w:r>
              <w:t>ⲁϥⲟⲩⲱⲣⲡ ⲙ̀ⲡⲓⲡⲁⲣⲁⲕⲗⲏⲧⲟⲛ.</w:t>
            </w:r>
          </w:p>
        </w:tc>
      </w:tr>
      <w:tr w:rsidR="00AF7B91" w14:paraId="454ABCE6" w14:textId="77777777" w:rsidTr="006039B1">
        <w:trPr>
          <w:cantSplit/>
          <w:jc w:val="center"/>
        </w:trPr>
        <w:tc>
          <w:tcPr>
            <w:tcW w:w="288" w:type="dxa"/>
          </w:tcPr>
          <w:p w14:paraId="6806E6B8" w14:textId="77777777" w:rsidR="00AF7B91" w:rsidRDefault="00AF7B91" w:rsidP="006039B1">
            <w:pPr>
              <w:pStyle w:val="CopticCross"/>
            </w:pPr>
            <w:r w:rsidRPr="00FB5ACB">
              <w:t>¿</w:t>
            </w:r>
          </w:p>
        </w:tc>
        <w:tc>
          <w:tcPr>
            <w:tcW w:w="3960" w:type="dxa"/>
          </w:tcPr>
          <w:p w14:paraId="6BCE0DF0" w14:textId="77777777" w:rsidR="00AF7B91" w:rsidRDefault="00AF7B91" w:rsidP="00AF7B91">
            <w:pPr>
              <w:pStyle w:val="EngHang"/>
            </w:pPr>
            <w:r>
              <w:t>Purify us and wash us;</w:t>
            </w:r>
          </w:p>
          <w:p w14:paraId="5AF99C02" w14:textId="77777777" w:rsidR="00AF7B91" w:rsidRDefault="00AF7B91" w:rsidP="00AF7B91">
            <w:pPr>
              <w:pStyle w:val="EngHang"/>
            </w:pPr>
            <w:r>
              <w:t>And make us</w:t>
            </w:r>
          </w:p>
          <w:p w14:paraId="34E2E141" w14:textId="77777777" w:rsidR="00AF7B91" w:rsidRDefault="00AF7B91" w:rsidP="00AF7B91">
            <w:pPr>
              <w:pStyle w:val="EngHang"/>
            </w:pPr>
            <w:r>
              <w:t>Whiter than snow.</w:t>
            </w:r>
          </w:p>
          <w:p w14:paraId="7EE83CFF" w14:textId="77777777" w:rsidR="00AF7B91" w:rsidRPr="0078672A" w:rsidRDefault="00AF7B91" w:rsidP="00AF7B91">
            <w:pPr>
              <w:pStyle w:val="EngHangEnd"/>
            </w:pPr>
            <w:r>
              <w:t>He sent us the Paraclete.</w:t>
            </w:r>
          </w:p>
        </w:tc>
        <w:tc>
          <w:tcPr>
            <w:tcW w:w="288" w:type="dxa"/>
          </w:tcPr>
          <w:p w14:paraId="2E79004B" w14:textId="77777777" w:rsidR="00AF7B91" w:rsidRDefault="00AF7B91" w:rsidP="006039B1"/>
        </w:tc>
        <w:tc>
          <w:tcPr>
            <w:tcW w:w="288" w:type="dxa"/>
          </w:tcPr>
          <w:p w14:paraId="730D083F" w14:textId="77777777" w:rsidR="00AF7B91" w:rsidRDefault="00AF7B91" w:rsidP="006039B1">
            <w:pPr>
              <w:pStyle w:val="CopticCross"/>
            </w:pPr>
            <w:r w:rsidRPr="00FB5ACB">
              <w:t>¿</w:t>
            </w:r>
          </w:p>
        </w:tc>
        <w:tc>
          <w:tcPr>
            <w:tcW w:w="3960" w:type="dxa"/>
          </w:tcPr>
          <w:p w14:paraId="56025245" w14:textId="77777777" w:rsidR="00AF7B91" w:rsidRDefault="00AF7B91" w:rsidP="00AF7B91">
            <w:pPr>
              <w:pStyle w:val="CopticVersemulti-line"/>
            </w:pPr>
            <w:r>
              <w:t>Ⲧⲟⲧⲉ ⲉⲕⲉ̀ⲧⲟⲩⲃⲟ:</w:t>
            </w:r>
          </w:p>
          <w:p w14:paraId="321B04CC" w14:textId="77777777" w:rsidR="00AF7B91" w:rsidRDefault="00AF7B91" w:rsidP="00AF7B91">
            <w:pPr>
              <w:pStyle w:val="CopticVersemulti-line"/>
            </w:pPr>
            <w:r>
              <w:t>ⲉⲕⲉ̀ⲣⲱϧⲓ ⲙ̀ⲙⲟⲛ ⲇⲉ ⲟⲛ:</w:t>
            </w:r>
          </w:p>
          <w:p w14:paraId="5193D6E2" w14:textId="77777777" w:rsidR="00AF7B91" w:rsidRDefault="00AF7B91" w:rsidP="00AF7B91">
            <w:pPr>
              <w:pStyle w:val="CopticVersemulti-line"/>
            </w:pPr>
            <w:r>
              <w:t>ⲉⲛⲉ̀ⲟⲩⲃⲁϣ ⲉ̀ϩⲟⲧⲉ ⲟⲩⲭⲓⲱⲛ:</w:t>
            </w:r>
          </w:p>
          <w:p w14:paraId="2FA76E99" w14:textId="77777777" w:rsidR="00AF7B91" w:rsidRPr="005130A7" w:rsidRDefault="00AF7B91" w:rsidP="00AF7B91">
            <w:pPr>
              <w:pStyle w:val="CopticHangingVerse"/>
            </w:pPr>
            <w:r>
              <w:t>ⲁϥⲟⲩⲱⲣⲡ ⲙ̀ⲡⲓⲡⲁⲣⲁⲕⲗⲏⲧⲟⲛ.</w:t>
            </w:r>
          </w:p>
        </w:tc>
      </w:tr>
      <w:tr w:rsidR="00AF7B91" w14:paraId="33CFFB44" w14:textId="77777777" w:rsidTr="006039B1">
        <w:trPr>
          <w:cantSplit/>
          <w:jc w:val="center"/>
        </w:trPr>
        <w:tc>
          <w:tcPr>
            <w:tcW w:w="288" w:type="dxa"/>
          </w:tcPr>
          <w:p w14:paraId="5F3D8ACF" w14:textId="77777777" w:rsidR="00AF7B91" w:rsidRDefault="00AF7B91" w:rsidP="006039B1">
            <w:pPr>
              <w:pStyle w:val="CopticCross"/>
            </w:pPr>
            <w:r w:rsidRPr="00FB5ACB">
              <w:lastRenderedPageBreak/>
              <w:t>¿</w:t>
            </w:r>
          </w:p>
        </w:tc>
        <w:tc>
          <w:tcPr>
            <w:tcW w:w="3960" w:type="dxa"/>
          </w:tcPr>
          <w:p w14:paraId="57031D6F" w14:textId="77777777" w:rsidR="00AF7B91" w:rsidRDefault="00AF7B91" w:rsidP="00AF7B91">
            <w:pPr>
              <w:pStyle w:val="EngHang"/>
            </w:pPr>
            <w:r>
              <w:t>O Son of God have mercy;</w:t>
            </w:r>
          </w:p>
          <w:p w14:paraId="2D8D1D4B" w14:textId="77777777" w:rsidR="00AF7B91" w:rsidRDefault="00AF7B91" w:rsidP="00AF7B91">
            <w:pPr>
              <w:pStyle w:val="EngHang"/>
            </w:pPr>
            <w:r>
              <w:t>Be compassionate with us</w:t>
            </w:r>
          </w:p>
          <w:p w14:paraId="19A9844A" w14:textId="77777777" w:rsidR="00AF7B91" w:rsidRDefault="00AF7B91" w:rsidP="00AF7B91">
            <w:pPr>
              <w:pStyle w:val="EngHang"/>
            </w:pPr>
            <w:r>
              <w:t>According to Your great mercy.</w:t>
            </w:r>
          </w:p>
          <w:p w14:paraId="1744CDA6" w14:textId="77777777" w:rsidR="00AF7B91" w:rsidRDefault="00AF7B91" w:rsidP="00AF7B91">
            <w:pPr>
              <w:pStyle w:val="EngHangEnd"/>
            </w:pPr>
            <w:r>
              <w:t>He sent us the Paraclete.</w:t>
            </w:r>
          </w:p>
        </w:tc>
        <w:tc>
          <w:tcPr>
            <w:tcW w:w="288" w:type="dxa"/>
          </w:tcPr>
          <w:p w14:paraId="459206B6" w14:textId="77777777" w:rsidR="00AF7B91" w:rsidRDefault="00AF7B91" w:rsidP="006039B1"/>
        </w:tc>
        <w:tc>
          <w:tcPr>
            <w:tcW w:w="288" w:type="dxa"/>
          </w:tcPr>
          <w:p w14:paraId="0E1850CF" w14:textId="77777777" w:rsidR="00AF7B91" w:rsidRDefault="00AF7B91" w:rsidP="006039B1">
            <w:pPr>
              <w:pStyle w:val="CopticCross"/>
            </w:pPr>
            <w:r w:rsidRPr="00FB5ACB">
              <w:t>¿</w:t>
            </w:r>
          </w:p>
        </w:tc>
        <w:tc>
          <w:tcPr>
            <w:tcW w:w="3960" w:type="dxa"/>
          </w:tcPr>
          <w:p w14:paraId="55E0BCC3" w14:textId="77777777" w:rsidR="00AF7B91" w:rsidRDefault="00AF7B91" w:rsidP="00AF7B91">
            <w:pPr>
              <w:pStyle w:val="CopticVersemulti-line"/>
            </w:pPr>
            <w:r>
              <w:t>Ⲩⲓⲟⲥ Ⲑⲉⲟⲥ ⲛⲁⲓ ⲛⲁⲛ:</w:t>
            </w:r>
          </w:p>
          <w:p w14:paraId="29B65B16" w14:textId="77777777" w:rsidR="00AF7B91" w:rsidRDefault="00AF7B91" w:rsidP="00AF7B91">
            <w:pPr>
              <w:pStyle w:val="CopticVersemulti-line"/>
            </w:pPr>
            <w:r>
              <w:t>ⲉⲕⲉ̀ϣⲉⲛϩⲏⲧ ϧⲁⲣⲟⲛ:</w:t>
            </w:r>
          </w:p>
          <w:p w14:paraId="53D11117" w14:textId="77777777" w:rsidR="00AF7B91" w:rsidRDefault="00AF7B91" w:rsidP="00AF7B91">
            <w:pPr>
              <w:pStyle w:val="CopticVersemulti-line"/>
            </w:pPr>
            <w:r>
              <w:t>ⲕⲁⲧⲁ ⲡⲉⲕⲛⲓϣϯ ⲛ̀ⲛⲁⲓ:</w:t>
            </w:r>
          </w:p>
          <w:p w14:paraId="16897EBE" w14:textId="77777777" w:rsidR="00AF7B91" w:rsidRPr="005130A7" w:rsidRDefault="00AF7B91" w:rsidP="00AF7B91">
            <w:pPr>
              <w:pStyle w:val="CopticHangingVerse"/>
            </w:pPr>
            <w:r>
              <w:t>ⲁ</w:t>
            </w:r>
            <w:r>
              <w:rPr>
                <w:rFonts w:ascii="Arial" w:hAnsi="Arial" w:cs="Arial"/>
              </w:rPr>
              <w:t>ϥ</w:t>
            </w:r>
            <w:r>
              <w:t>ⲟⲩⲱⲣⲡ ⲙ</w:t>
            </w:r>
            <w:r>
              <w:rPr>
                <w:rFonts w:ascii="Arial" w:hAnsi="Arial" w:cs="Arial"/>
              </w:rPr>
              <w:t>̀</w:t>
            </w:r>
            <w:r>
              <w:t>ⲡⲓⲡⲁⲣⲁⲕⲗⲏⲧⲟⲛ.</w:t>
            </w:r>
          </w:p>
        </w:tc>
      </w:tr>
      <w:tr w:rsidR="00AF7B91" w14:paraId="0FF85CD7" w14:textId="77777777" w:rsidTr="006039B1">
        <w:trPr>
          <w:cantSplit/>
          <w:jc w:val="center"/>
        </w:trPr>
        <w:tc>
          <w:tcPr>
            <w:tcW w:w="288" w:type="dxa"/>
          </w:tcPr>
          <w:p w14:paraId="4CE73B0A" w14:textId="77777777" w:rsidR="00AF7B91" w:rsidRDefault="00AF7B91" w:rsidP="006039B1">
            <w:pPr>
              <w:pStyle w:val="CopticCross"/>
            </w:pPr>
          </w:p>
        </w:tc>
        <w:tc>
          <w:tcPr>
            <w:tcW w:w="3960" w:type="dxa"/>
          </w:tcPr>
          <w:p w14:paraId="5DD0D894" w14:textId="77777777" w:rsidR="00AF7B91" w:rsidRDefault="00AF7B91" w:rsidP="00AF7B91">
            <w:pPr>
              <w:pStyle w:val="EngHang"/>
            </w:pPr>
            <w:r>
              <w:t>The light of Your reign</w:t>
            </w:r>
          </w:p>
          <w:p w14:paraId="30119FD3" w14:textId="77777777" w:rsidR="00AF7B91" w:rsidRDefault="00AF7B91" w:rsidP="00AF7B91">
            <w:pPr>
              <w:pStyle w:val="EngHang"/>
            </w:pPr>
            <w:r>
              <w:t>Has enlightened us,</w:t>
            </w:r>
          </w:p>
          <w:p w14:paraId="2F2D375F" w14:textId="77777777" w:rsidR="00AF7B91" w:rsidRDefault="00AF7B91" w:rsidP="00AF7B91">
            <w:pPr>
              <w:pStyle w:val="EngHang"/>
            </w:pPr>
            <w:r>
              <w:t>O Jesus, the lover of mankind.</w:t>
            </w:r>
          </w:p>
          <w:p w14:paraId="74B2098E" w14:textId="77777777" w:rsidR="00AF7B91" w:rsidRDefault="00AF7B91" w:rsidP="00AF7B91">
            <w:pPr>
              <w:pStyle w:val="EngHangEnd"/>
            </w:pPr>
            <w:r>
              <w:t>He sent the Paraclete.</w:t>
            </w:r>
          </w:p>
        </w:tc>
        <w:tc>
          <w:tcPr>
            <w:tcW w:w="288" w:type="dxa"/>
          </w:tcPr>
          <w:p w14:paraId="6D2588D1" w14:textId="77777777" w:rsidR="00AF7B91" w:rsidRDefault="00AF7B91" w:rsidP="006039B1"/>
        </w:tc>
        <w:tc>
          <w:tcPr>
            <w:tcW w:w="288" w:type="dxa"/>
          </w:tcPr>
          <w:p w14:paraId="53FE9A0F" w14:textId="77777777" w:rsidR="00AF7B91" w:rsidRDefault="00AF7B91" w:rsidP="006039B1">
            <w:pPr>
              <w:pStyle w:val="CopticCross"/>
            </w:pPr>
          </w:p>
        </w:tc>
        <w:tc>
          <w:tcPr>
            <w:tcW w:w="3960" w:type="dxa"/>
          </w:tcPr>
          <w:p w14:paraId="69690D16" w14:textId="77777777" w:rsidR="00AF7B91" w:rsidRDefault="00AF7B91" w:rsidP="00AF7B91">
            <w:pPr>
              <w:pStyle w:val="CopticVersemulti-line"/>
            </w:pPr>
            <w:r>
              <w:t>Ⲫⲟⲩⲱⲓⲛⲓ ⲙ̀ⲡⲉⲕⲉⲣϣⲓϣⲓ:</w:t>
            </w:r>
          </w:p>
          <w:p w14:paraId="7E27E473" w14:textId="77777777" w:rsidR="00AF7B91" w:rsidRDefault="00AF7B91" w:rsidP="00AF7B91">
            <w:pPr>
              <w:pStyle w:val="CopticVersemulti-line"/>
            </w:pPr>
            <w:r>
              <w:t>ⲁϥⲉⲣⲟⲩⲱⲓⲛⲓ ⲉ̀ⲣⲟⲛ:</w:t>
            </w:r>
          </w:p>
          <w:p w14:paraId="5B73F95A" w14:textId="77777777" w:rsidR="00AF7B91" w:rsidRDefault="00AF7B91" w:rsidP="00AF7B91">
            <w:pPr>
              <w:pStyle w:val="CopticVersemulti-line"/>
            </w:pPr>
            <w:r>
              <w:t>Ⲓⲏ̄ⲥ̄ ⲡⲓⲙⲁⲓⲣⲱⲙⲓ:</w:t>
            </w:r>
          </w:p>
          <w:p w14:paraId="0B31C8FE" w14:textId="77777777" w:rsidR="00AF7B91" w:rsidRPr="005130A7" w:rsidRDefault="00AF7B91" w:rsidP="00AF7B91">
            <w:pPr>
              <w:pStyle w:val="CopticHangingVerse"/>
            </w:pPr>
            <w:r>
              <w:t>ⲁϥⲟⲩⲱⲣⲡ ⲙ̀ⲡⲓⲡⲁⲣⲁⲕⲗⲏⲧⲟⲛ.</w:t>
            </w:r>
          </w:p>
        </w:tc>
      </w:tr>
      <w:tr w:rsidR="00AF7B91" w14:paraId="0A106B07" w14:textId="77777777" w:rsidTr="006039B1">
        <w:trPr>
          <w:cantSplit/>
          <w:jc w:val="center"/>
        </w:trPr>
        <w:tc>
          <w:tcPr>
            <w:tcW w:w="288" w:type="dxa"/>
          </w:tcPr>
          <w:p w14:paraId="460E7028" w14:textId="77777777" w:rsidR="00AF7B91" w:rsidRDefault="00AF7B91" w:rsidP="006039B1">
            <w:pPr>
              <w:pStyle w:val="CopticCross"/>
            </w:pPr>
          </w:p>
        </w:tc>
        <w:tc>
          <w:tcPr>
            <w:tcW w:w="3960" w:type="dxa"/>
          </w:tcPr>
          <w:p w14:paraId="32F19662" w14:textId="77777777" w:rsidR="00AF7B91" w:rsidRDefault="00AF7B91" w:rsidP="00AF7B91">
            <w:pPr>
              <w:pStyle w:val="EngHang"/>
            </w:pPr>
            <w:r>
              <w:t>Holy, holy, holy;</w:t>
            </w:r>
          </w:p>
          <w:p w14:paraId="7922FDFF" w14:textId="77777777" w:rsidR="00AF7B91" w:rsidRDefault="00AF7B91" w:rsidP="00AF7B91">
            <w:pPr>
              <w:pStyle w:val="EngHang"/>
            </w:pPr>
            <w:r>
              <w:t>Worthy and righteous,</w:t>
            </w:r>
          </w:p>
          <w:p w14:paraId="4E771C04" w14:textId="77777777" w:rsidR="00AF7B91" w:rsidRDefault="00AF7B91" w:rsidP="00AF7B91">
            <w:pPr>
              <w:pStyle w:val="EngHang"/>
            </w:pPr>
            <w:r>
              <w:t>With Your Holy Father;</w:t>
            </w:r>
          </w:p>
          <w:p w14:paraId="4A7AB35F" w14:textId="77777777" w:rsidR="00AF7B91" w:rsidRDefault="00AF7B91" w:rsidP="00AF7B91">
            <w:pPr>
              <w:pStyle w:val="EngHangEnd"/>
            </w:pPr>
            <w:r>
              <w:t>He sent the Paraclete.</w:t>
            </w:r>
          </w:p>
        </w:tc>
        <w:tc>
          <w:tcPr>
            <w:tcW w:w="288" w:type="dxa"/>
          </w:tcPr>
          <w:p w14:paraId="60402F42" w14:textId="77777777" w:rsidR="00AF7B91" w:rsidRDefault="00AF7B91" w:rsidP="006039B1"/>
        </w:tc>
        <w:tc>
          <w:tcPr>
            <w:tcW w:w="288" w:type="dxa"/>
          </w:tcPr>
          <w:p w14:paraId="1961D876" w14:textId="77777777" w:rsidR="00AF7B91" w:rsidRDefault="00AF7B91" w:rsidP="006039B1">
            <w:pPr>
              <w:pStyle w:val="CopticCross"/>
            </w:pPr>
          </w:p>
        </w:tc>
        <w:tc>
          <w:tcPr>
            <w:tcW w:w="3960" w:type="dxa"/>
          </w:tcPr>
          <w:p w14:paraId="59B9E668" w14:textId="77777777" w:rsidR="00AF7B91" w:rsidRDefault="00AF7B91" w:rsidP="00AF7B91">
            <w:pPr>
              <w:pStyle w:val="CopticVersemulti-line"/>
            </w:pPr>
            <w:r>
              <w:t>Ⲭⲟⲩⲁⲃ ⲭ̀ⲟⲩⲁⲃ ⲭ̀ⲟⲩⲁⲃ:</w:t>
            </w:r>
          </w:p>
          <w:p w14:paraId="4BC8FED2" w14:textId="77777777" w:rsidR="00AF7B91" w:rsidRDefault="00AF7B91" w:rsidP="00AF7B91">
            <w:pPr>
              <w:pStyle w:val="CopticVersemulti-line"/>
            </w:pPr>
            <w:r>
              <w:t>ⲁⲝⲓⲟⲛ ⲕⲉ ⲇⲓⲕⲉⲟⲛ:</w:t>
            </w:r>
          </w:p>
          <w:p w14:paraId="78E48C5C" w14:textId="77777777" w:rsidR="00AF7B91" w:rsidRDefault="00AF7B91" w:rsidP="00AF7B91">
            <w:pPr>
              <w:pStyle w:val="CopticVersemulti-line"/>
            </w:pPr>
            <w:r>
              <w:t>ⲛⲉⲙ Ⲡⲉⲕⲓⲱⲧ ⲉⲑⲟⲩⲁⲃ:</w:t>
            </w:r>
          </w:p>
          <w:p w14:paraId="72E9AFF6" w14:textId="77777777" w:rsidR="00AF7B91" w:rsidRPr="005130A7" w:rsidRDefault="00AF7B91" w:rsidP="00AF7B91">
            <w:pPr>
              <w:pStyle w:val="CopticHangingVerse"/>
            </w:pPr>
            <w:r>
              <w:t>ⲁϥⲟⲩⲱⲣⲡ ⲙ̀ⲡⲓⲡⲁⲣⲁⲕⲗⲏⲧⲟⲛ.</w:t>
            </w:r>
          </w:p>
        </w:tc>
      </w:tr>
      <w:tr w:rsidR="00AF7B91" w14:paraId="5721C835" w14:textId="77777777" w:rsidTr="006039B1">
        <w:trPr>
          <w:cantSplit/>
          <w:jc w:val="center"/>
        </w:trPr>
        <w:tc>
          <w:tcPr>
            <w:tcW w:w="288" w:type="dxa"/>
          </w:tcPr>
          <w:p w14:paraId="32E6AC5B" w14:textId="77777777" w:rsidR="00AF7B91" w:rsidRPr="003209AF" w:rsidRDefault="00AF7B91" w:rsidP="006039B1">
            <w:pPr>
              <w:pStyle w:val="CopticCross"/>
              <w:rPr>
                <w:b/>
              </w:rPr>
            </w:pPr>
            <w:r w:rsidRPr="00FB5ACB">
              <w:t>¿</w:t>
            </w:r>
          </w:p>
        </w:tc>
        <w:tc>
          <w:tcPr>
            <w:tcW w:w="3960" w:type="dxa"/>
          </w:tcPr>
          <w:p w14:paraId="566EFD78" w14:textId="77777777" w:rsidR="00AF7B91" w:rsidRDefault="00AF7B91" w:rsidP="00AF7B91">
            <w:pPr>
              <w:pStyle w:val="EngHang"/>
            </w:pPr>
            <w:r>
              <w:t>Guard in truth</w:t>
            </w:r>
          </w:p>
          <w:p w14:paraId="7AFEB956" w14:textId="77777777" w:rsidR="00AF7B91" w:rsidRDefault="00AF7B91" w:rsidP="00AF7B91">
            <w:pPr>
              <w:pStyle w:val="EngHang"/>
            </w:pPr>
            <w:r>
              <w:t>The rest of our race,</w:t>
            </w:r>
          </w:p>
          <w:p w14:paraId="191902CB" w14:textId="77777777" w:rsidR="00AF7B91" w:rsidRDefault="00AF7B91" w:rsidP="00AF7B91">
            <w:pPr>
              <w:pStyle w:val="EngHang"/>
            </w:pPr>
            <w:r>
              <w:t>O my Lord God.</w:t>
            </w:r>
          </w:p>
          <w:p w14:paraId="6F8CE49C" w14:textId="77777777" w:rsidR="00AF7B91" w:rsidRDefault="00AF7B91" w:rsidP="00AF7B91">
            <w:pPr>
              <w:pStyle w:val="EngHangEnd"/>
            </w:pPr>
            <w:r>
              <w:t>He sent the Paraclete.</w:t>
            </w:r>
          </w:p>
        </w:tc>
        <w:tc>
          <w:tcPr>
            <w:tcW w:w="288" w:type="dxa"/>
          </w:tcPr>
          <w:p w14:paraId="0B2B1DBA" w14:textId="77777777" w:rsidR="00AF7B91" w:rsidRDefault="00AF7B91" w:rsidP="006039B1"/>
        </w:tc>
        <w:tc>
          <w:tcPr>
            <w:tcW w:w="288" w:type="dxa"/>
          </w:tcPr>
          <w:p w14:paraId="10200F29" w14:textId="77777777" w:rsidR="00AF7B91" w:rsidRDefault="00AF7B91" w:rsidP="006039B1">
            <w:pPr>
              <w:pStyle w:val="CopticCross"/>
            </w:pPr>
            <w:r w:rsidRPr="00FB5ACB">
              <w:t>¿</w:t>
            </w:r>
          </w:p>
        </w:tc>
        <w:tc>
          <w:tcPr>
            <w:tcW w:w="3960" w:type="dxa"/>
          </w:tcPr>
          <w:p w14:paraId="38F26047" w14:textId="77777777" w:rsidR="00AF7B91" w:rsidRDefault="00AF7B91" w:rsidP="00AF7B91">
            <w:pPr>
              <w:pStyle w:val="CopticVersemulti-line"/>
            </w:pPr>
            <w:r>
              <w:t>Ⲯⲉⲡⲓ ⲙ̀ⲡⲉⲛⲅⲉⲛⲟⲥ:</w:t>
            </w:r>
          </w:p>
          <w:p w14:paraId="4564491A" w14:textId="77777777" w:rsidR="00AF7B91" w:rsidRDefault="00AF7B91" w:rsidP="00AF7B91">
            <w:pPr>
              <w:pStyle w:val="CopticVersemulti-line"/>
            </w:pPr>
            <w:r>
              <w:t>ϧⲉⲛ ⲟⲩⲁⲗⲏⲑⲓⲛⲟⲛ:</w:t>
            </w:r>
          </w:p>
          <w:p w14:paraId="335544F6" w14:textId="77777777" w:rsidR="00AF7B91" w:rsidRDefault="00AF7B91" w:rsidP="00AF7B91">
            <w:pPr>
              <w:pStyle w:val="CopticVersemulti-line"/>
            </w:pPr>
            <w:r>
              <w:t>ⲁ̀ⲣⲉϩ ⲉ̀ⲣⲱⲟⲩ Ⲡⲁⲟ̄ⲥ̄:</w:t>
            </w:r>
          </w:p>
          <w:p w14:paraId="69435506" w14:textId="77777777" w:rsidR="00AF7B91" w:rsidRPr="005130A7" w:rsidRDefault="00AF7B91" w:rsidP="00AF7B91">
            <w:pPr>
              <w:pStyle w:val="CopticHangingVerse"/>
            </w:pPr>
            <w:r>
              <w:t>ⲁϥⲟⲩⲱⲣⲡ ⲙ̀ⲡⲓⲡⲁⲣⲁⲕⲗⲏⲧⲟⲛ.</w:t>
            </w:r>
          </w:p>
        </w:tc>
      </w:tr>
      <w:tr w:rsidR="00AF7B91" w14:paraId="7F0666EB" w14:textId="77777777" w:rsidTr="006039B1">
        <w:trPr>
          <w:cantSplit/>
          <w:jc w:val="center"/>
        </w:trPr>
        <w:tc>
          <w:tcPr>
            <w:tcW w:w="288" w:type="dxa"/>
          </w:tcPr>
          <w:p w14:paraId="460A6ADA" w14:textId="77777777" w:rsidR="00AF7B91" w:rsidRDefault="00AF7B91" w:rsidP="006039B1">
            <w:pPr>
              <w:pStyle w:val="CopticCross"/>
            </w:pPr>
            <w:r w:rsidRPr="00FB5ACB">
              <w:t>¿</w:t>
            </w:r>
          </w:p>
        </w:tc>
        <w:tc>
          <w:tcPr>
            <w:tcW w:w="3960" w:type="dxa"/>
          </w:tcPr>
          <w:p w14:paraId="18B1FF9F" w14:textId="77777777" w:rsidR="00AF7B91" w:rsidRDefault="00AF7B91" w:rsidP="00AF7B91">
            <w:pPr>
              <w:pStyle w:val="EngHang"/>
            </w:pPr>
            <w:r>
              <w:t>O Christ, our Master,</w:t>
            </w:r>
          </w:p>
          <w:p w14:paraId="7FA822BE" w14:textId="77777777" w:rsidR="00AF7B91" w:rsidRDefault="00AF7B91" w:rsidP="00AF7B91">
            <w:pPr>
              <w:pStyle w:val="EngHang"/>
            </w:pPr>
            <w:r>
              <w:t>Remembered our honoured</w:t>
            </w:r>
          </w:p>
          <w:p w14:paraId="7049C4C3" w14:textId="77777777" w:rsidR="00AF7B91" w:rsidRDefault="00AF7B91" w:rsidP="00AF7B91">
            <w:pPr>
              <w:pStyle w:val="EngHang"/>
            </w:pPr>
            <w:r>
              <w:t>Father, Abba _____</w:t>
            </w:r>
          </w:p>
          <w:p w14:paraId="590E62DA" w14:textId="77777777" w:rsidR="00AF7B91" w:rsidRDefault="00AF7B91" w:rsidP="00AF7B91">
            <w:pPr>
              <w:pStyle w:val="EngHangEnd"/>
            </w:pPr>
            <w:r>
              <w:t>The Archbishop.</w:t>
            </w:r>
          </w:p>
        </w:tc>
        <w:tc>
          <w:tcPr>
            <w:tcW w:w="288" w:type="dxa"/>
          </w:tcPr>
          <w:p w14:paraId="17F32255" w14:textId="77777777" w:rsidR="00AF7B91" w:rsidRDefault="00AF7B91" w:rsidP="006039B1"/>
        </w:tc>
        <w:tc>
          <w:tcPr>
            <w:tcW w:w="288" w:type="dxa"/>
          </w:tcPr>
          <w:p w14:paraId="6578E840" w14:textId="77777777" w:rsidR="00AF7B91" w:rsidRDefault="00AF7B91" w:rsidP="006039B1">
            <w:pPr>
              <w:pStyle w:val="CopticCross"/>
            </w:pPr>
            <w:r w:rsidRPr="00FB5ACB">
              <w:t>¿</w:t>
            </w:r>
          </w:p>
        </w:tc>
        <w:tc>
          <w:tcPr>
            <w:tcW w:w="3960" w:type="dxa"/>
          </w:tcPr>
          <w:p w14:paraId="6A72C321" w14:textId="77777777" w:rsidR="00AF7B91" w:rsidRDefault="00AF7B91" w:rsidP="00AF7B91">
            <w:pPr>
              <w:pStyle w:val="CopticVersemulti-line"/>
              <w:rPr>
                <w:rFonts w:eastAsia="Arial Unicode MS" w:cs="FreeSerifAvvaShenouda"/>
              </w:rPr>
            </w:pPr>
            <w:r>
              <w:rPr>
                <w:rFonts w:eastAsia="Arial Unicode MS" w:cs="FreeSerifAvvaShenouda"/>
              </w:rPr>
              <w:t>Ⲱ Ⲡⲉⲛⲛⲏⲃ Ⲡⲭ̄ⲥ̄:</w:t>
            </w:r>
          </w:p>
          <w:p w14:paraId="4FB4A7B2" w14:textId="77777777" w:rsidR="00AF7B91" w:rsidRDefault="00AF7B91" w:rsidP="00AF7B91">
            <w:pPr>
              <w:pStyle w:val="CopticVersemulti-line"/>
              <w:rPr>
                <w:rFonts w:eastAsia="Arial Unicode MS" w:cs="FreeSerifAvvaShenouda"/>
              </w:rPr>
            </w:pPr>
            <w:r>
              <w:rPr>
                <w:rFonts w:eastAsia="Arial Unicode MS" w:cs="FreeSerifAvvaShenouda"/>
              </w:rPr>
              <w:t>ⲁ̀ⲣⲓⲫ̀ⲙⲉⲩⲓ̀ ⲙ̀ⲡⲓⲙⲁⲕⲁⲣⲓⲟⲥ:</w:t>
            </w:r>
          </w:p>
          <w:p w14:paraId="60924848" w14:textId="77777777" w:rsidR="00AF7B91" w:rsidRDefault="00AF7B91" w:rsidP="00AF7B91">
            <w:pPr>
              <w:pStyle w:val="CopticVersemulti-line"/>
              <w:rPr>
                <w:rFonts w:eastAsia="Arial Unicode MS" w:cs="FreeSerifAvvaShenouda"/>
              </w:rPr>
            </w:pPr>
            <w:r>
              <w:rPr>
                <w:rFonts w:eastAsia="Arial Unicode MS" w:cs="FreeSerifAvvaShenouda"/>
              </w:rPr>
              <w:t>ⲡⲉⲛⲓⲱⲧ ⲁⲃⲃⲁ (..):</w:t>
            </w:r>
          </w:p>
          <w:p w14:paraId="66EBCC38" w14:textId="77777777" w:rsidR="00AF7B91" w:rsidRPr="00384F62" w:rsidRDefault="00AF7B91" w:rsidP="00AF7B91">
            <w:pPr>
              <w:pStyle w:val="CopticHangingVerse"/>
            </w:pPr>
            <w:r>
              <w:t>ⲡⲓⲁⲣⲝⲏⲉ̀ⲡⲓⲥⲕⲟⲡⲟⲥ.</w:t>
            </w:r>
          </w:p>
        </w:tc>
      </w:tr>
    </w:tbl>
    <w:p w14:paraId="33A738C3" w14:textId="77777777" w:rsidR="00E66583" w:rsidRPr="00235C40" w:rsidRDefault="00E66583" w:rsidP="00E66583"/>
    <w:p w14:paraId="31396031" w14:textId="70669A5B" w:rsidR="00495F1A" w:rsidRDefault="00495F1A" w:rsidP="00495F1A">
      <w:pPr>
        <w:pStyle w:val="Heading2"/>
      </w:pPr>
      <w:bookmarkStart w:id="1872" w:name="_Toc410196981"/>
      <w:bookmarkStart w:id="1873" w:name="_Toc448696658"/>
      <w:bookmarkEnd w:id="1781"/>
      <w:r>
        <w:lastRenderedPageBreak/>
        <w:t>Hymns for Koiak</w:t>
      </w:r>
      <w:bookmarkEnd w:id="176"/>
      <w:bookmarkEnd w:id="177"/>
      <w:bookmarkEnd w:id="178"/>
      <w:bookmarkEnd w:id="1872"/>
      <w:bookmarkEnd w:id="1873"/>
    </w:p>
    <w:p w14:paraId="2B3C8FA5" w14:textId="3C6507AF" w:rsidR="00837292" w:rsidRDefault="00837292" w:rsidP="00837292">
      <w:pPr>
        <w:pStyle w:val="Heading3"/>
      </w:pPr>
      <w:r>
        <w:t>The Order of 7/4</w:t>
      </w:r>
    </w:p>
    <w:p w14:paraId="0AE498A6" w14:textId="35ED9F38" w:rsidR="00837292" w:rsidRDefault="004A37A7" w:rsidP="00837292">
      <w:pPr>
        <w:pStyle w:val="Rubric"/>
      </w:pPr>
      <w:r>
        <w:t>Dur</w:t>
      </w:r>
      <w:r w:rsidR="00837292">
        <w:t>ing the month of December, of Koiak, there are additional hymns, especially in praise of the Virgin</w:t>
      </w:r>
      <w:r>
        <w:t>, as the Church prepares to celebrat</w:t>
      </w:r>
      <w:r w:rsidR="00837292">
        <w:t>e the Nativity. For Midnight Praise, there are additional Psalis before and after the Canticles (which can be added after the annual ones, or replace them). There is also an additional hymn contemplating each day’s Theotokia For Sunday, there is also an extra hymn on each of the original parts of the Theotokia. Each day still remains intact in its overall order.</w:t>
      </w:r>
    </w:p>
    <w:p w14:paraId="3F80DB9D" w14:textId="170EE86B" w:rsidR="00837292" w:rsidRDefault="00837292" w:rsidP="00837292">
      <w:pPr>
        <w:pStyle w:val="Rubric"/>
      </w:pPr>
      <w:r>
        <w:t xml:space="preserve">However, as a very modern practice, that is not universal, but is popular in some places, all seven days have been combined on Sundays as well. </w:t>
      </w:r>
      <w:r w:rsidR="004A37A7">
        <w:t xml:space="preserve">This is called the 7/4, since the hymns of all seven days are inserted amid the four Canticles. </w:t>
      </w:r>
      <w:r>
        <w:t xml:space="preserve">The rational is that the laity, unlike the monks, rarely pray the Praise each day, and so they miss most of these additional hymn, and in fact most of the daily Psalis. Therefore everything for the week is done on Sunday as an all-night vigil so that the laity can experience everything. This is problematic, because the daily Psali, Theotokia, and hymns are inserted into the Midnight Praise, confusing the already merged Midnight Praise and Lauds, which should be maintained as two distinct serves, even if celebrated together. It is also highly questionable </w:t>
      </w:r>
      <w:r w:rsidR="004A37A7">
        <w:t>that this practice makes the hymns more accessable to the people. This book is laid out in order to present the services in their true forms, rather than in modern compromises that obscure the original order. It is also laid out with the assumption that all the hymns should be presented so that reasonable subsets can be selected to meet the needs of any given parish. However, the order of the 7/4 is given here:</w:t>
      </w:r>
    </w:p>
    <w:p w14:paraId="31F7059F" w14:textId="3D3DD25B" w:rsidR="004A37A7" w:rsidRPr="005E37D0" w:rsidRDefault="004A37A7" w:rsidP="005E37D0">
      <w:pPr>
        <w:pStyle w:val="EngHang"/>
        <w:tabs>
          <w:tab w:val="right" w:leader="dot" w:pos="8370"/>
        </w:tabs>
      </w:pPr>
      <w:r w:rsidRPr="005E37D0">
        <w:fldChar w:fldCharType="begin"/>
      </w:r>
      <w:r w:rsidRPr="005E37D0">
        <w:instrText xml:space="preserve"> REF _Ref452619306 \h </w:instrText>
      </w:r>
      <w:r w:rsidR="005E37D0">
        <w:instrText xml:space="preserve"> \* MERGEFORMAT </w:instrText>
      </w:r>
      <w:r w:rsidRPr="005E37D0">
        <w:fldChar w:fldCharType="separate"/>
      </w:r>
      <w:r w:rsidR="000C7DE2">
        <w:t>The Beginning of the Midnight Praise</w:t>
      </w:r>
      <w:r w:rsidRPr="005E37D0">
        <w:fldChar w:fldCharType="end"/>
      </w:r>
      <w:r w:rsidRPr="005E37D0">
        <w:tab/>
      </w:r>
      <w:r w:rsidRPr="005E37D0">
        <w:fldChar w:fldCharType="begin"/>
      </w:r>
      <w:r w:rsidRPr="005E37D0">
        <w:instrText xml:space="preserve"> PAGEREF _Ref452619306 \h </w:instrText>
      </w:r>
      <w:r w:rsidRPr="005E37D0">
        <w:fldChar w:fldCharType="separate"/>
      </w:r>
      <w:r w:rsidR="000C7DE2">
        <w:rPr>
          <w:noProof/>
        </w:rPr>
        <w:t>325</w:t>
      </w:r>
      <w:r w:rsidRPr="005E37D0">
        <w:fldChar w:fldCharType="end"/>
      </w:r>
    </w:p>
    <w:p w14:paraId="525F169E" w14:textId="0DE897C6" w:rsidR="004A37A7" w:rsidRPr="005E37D0" w:rsidRDefault="004A37A7" w:rsidP="005E37D0">
      <w:pPr>
        <w:pStyle w:val="EngHang"/>
        <w:tabs>
          <w:tab w:val="right" w:leader="dot" w:pos="8370"/>
        </w:tabs>
      </w:pPr>
      <w:r w:rsidRPr="005E37D0">
        <w:fldChar w:fldCharType="begin"/>
      </w:r>
      <w:r w:rsidRPr="005E37D0">
        <w:instrText xml:space="preserve"> REF _Ref411967565 \h </w:instrText>
      </w:r>
      <w:r w:rsidR="005E37D0">
        <w:instrText xml:space="preserve"> \* MERGEFORMAT </w:instrText>
      </w:r>
      <w:r w:rsidRPr="005E37D0">
        <w:fldChar w:fldCharType="separate"/>
      </w:r>
      <w:r w:rsidR="000C7DE2">
        <w:t>Psalm</w:t>
      </w:r>
      <w:r w:rsidR="000C7DE2" w:rsidRPr="00AB1781">
        <w:t xml:space="preserve"> 50</w:t>
      </w:r>
      <w:r w:rsidR="000C7DE2">
        <w:t>: “Have mercy on me, O God, in Your great mercy”</w:t>
      </w:r>
      <w:r w:rsidRPr="005E37D0">
        <w:fldChar w:fldCharType="end"/>
      </w:r>
      <w:r w:rsidRPr="005E37D0">
        <w:tab/>
      </w:r>
      <w:r w:rsidRPr="005E37D0">
        <w:fldChar w:fldCharType="begin"/>
      </w:r>
      <w:r w:rsidRPr="005E37D0">
        <w:instrText xml:space="preserve"> PAGEREF _Ref411967565 \h </w:instrText>
      </w:r>
      <w:r w:rsidRPr="005E37D0">
        <w:fldChar w:fldCharType="separate"/>
      </w:r>
      <w:r w:rsidR="000C7DE2">
        <w:rPr>
          <w:noProof/>
        </w:rPr>
        <w:t>160</w:t>
      </w:r>
      <w:r w:rsidRPr="005E37D0">
        <w:fldChar w:fldCharType="end"/>
      </w:r>
    </w:p>
    <w:p w14:paraId="3DE39326" w14:textId="5962ED55" w:rsidR="004A37A7" w:rsidRPr="005E37D0" w:rsidRDefault="004A37A7" w:rsidP="005E37D0">
      <w:pPr>
        <w:pStyle w:val="EngHang"/>
        <w:tabs>
          <w:tab w:val="right" w:leader="dot" w:pos="8370"/>
        </w:tabs>
      </w:pPr>
      <w:r w:rsidRPr="005E37D0">
        <w:fldChar w:fldCharType="begin"/>
      </w:r>
      <w:r w:rsidRPr="005E37D0">
        <w:instrText xml:space="preserve"> REF _Ref452619365 \h </w:instrText>
      </w:r>
      <w:r w:rsidR="005E37D0">
        <w:instrText xml:space="preserve"> \* MERGEFORMAT </w:instrText>
      </w:r>
      <w:r w:rsidRPr="005E37D0">
        <w:fldChar w:fldCharType="separate"/>
      </w:r>
      <w:r w:rsidR="000C7DE2">
        <w:t>The Hymn for the Resurrection</w:t>
      </w:r>
      <w:r w:rsidRPr="005E37D0">
        <w:fldChar w:fldCharType="end"/>
      </w:r>
      <w:r w:rsidRPr="005E37D0">
        <w:tab/>
      </w:r>
      <w:r w:rsidRPr="005E37D0">
        <w:fldChar w:fldCharType="begin"/>
      </w:r>
      <w:r w:rsidRPr="005E37D0">
        <w:instrText xml:space="preserve"> PAGEREF _Ref452619365 \h </w:instrText>
      </w:r>
      <w:r w:rsidRPr="005E37D0">
        <w:fldChar w:fldCharType="separate"/>
      </w:r>
      <w:r w:rsidR="000C7DE2">
        <w:rPr>
          <w:noProof/>
        </w:rPr>
        <w:t>328</w:t>
      </w:r>
      <w:r w:rsidRPr="005E37D0">
        <w:fldChar w:fldCharType="end"/>
      </w:r>
    </w:p>
    <w:p w14:paraId="7E55BA37" w14:textId="60D2AB19" w:rsidR="004A37A7" w:rsidRPr="005E37D0" w:rsidRDefault="004A37A7" w:rsidP="005E37D0">
      <w:pPr>
        <w:pStyle w:val="EngHang"/>
        <w:tabs>
          <w:tab w:val="right" w:leader="dot" w:pos="8370"/>
        </w:tabs>
      </w:pPr>
      <w:r w:rsidRPr="005E37D0">
        <w:fldChar w:fldCharType="begin"/>
      </w:r>
      <w:r w:rsidRPr="005E37D0">
        <w:instrText xml:space="preserve"> REF _Ref452619392 \h </w:instrText>
      </w:r>
      <w:r w:rsidR="005E37D0">
        <w:instrText xml:space="preserve"> \* MERGEFORMAT </w:instrText>
      </w:r>
      <w:r w:rsidRPr="005E37D0">
        <w:fldChar w:fldCharType="separate"/>
      </w:r>
      <w:r w:rsidR="000C7DE2">
        <w:t>The December or Koiak Canticle</w:t>
      </w:r>
      <w:r w:rsidRPr="005E37D0">
        <w:fldChar w:fldCharType="end"/>
      </w:r>
      <w:r w:rsidRPr="005E37D0">
        <w:tab/>
      </w:r>
      <w:r w:rsidRPr="005E37D0">
        <w:fldChar w:fldCharType="begin"/>
      </w:r>
      <w:r w:rsidRPr="005E37D0">
        <w:instrText xml:space="preserve"> PAGEREF _Ref452619392 \h </w:instrText>
      </w:r>
      <w:r w:rsidRPr="005E37D0">
        <w:fldChar w:fldCharType="separate"/>
      </w:r>
      <w:r w:rsidR="000C7DE2">
        <w:rPr>
          <w:noProof/>
        </w:rPr>
        <w:t>1031</w:t>
      </w:r>
      <w:r w:rsidRPr="005E37D0">
        <w:fldChar w:fldCharType="end"/>
      </w:r>
    </w:p>
    <w:p w14:paraId="0D7887BA" w14:textId="473C12AF" w:rsidR="004A37A7" w:rsidRPr="005E37D0" w:rsidRDefault="004A37A7" w:rsidP="005E37D0">
      <w:pPr>
        <w:pStyle w:val="EngHang"/>
        <w:tabs>
          <w:tab w:val="right" w:leader="dot" w:pos="8370"/>
        </w:tabs>
      </w:pPr>
      <w:r w:rsidRPr="005E37D0">
        <w:fldChar w:fldCharType="begin"/>
      </w:r>
      <w:r w:rsidRPr="005E37D0">
        <w:instrText xml:space="preserve"> REF _Ref452619413 \h </w:instrText>
      </w:r>
      <w:r w:rsidR="005E37D0">
        <w:instrText xml:space="preserve"> \* MERGEFORMAT </w:instrText>
      </w:r>
      <w:r w:rsidRPr="005E37D0">
        <w:fldChar w:fldCharType="separate"/>
      </w:r>
      <w:r w:rsidR="000C7DE2">
        <w:t>Psali Before the First Canticle (Agios O Theos)</w:t>
      </w:r>
      <w:r w:rsidRPr="005E37D0">
        <w:fldChar w:fldCharType="end"/>
      </w:r>
      <w:r w:rsidRPr="005E37D0">
        <w:tab/>
      </w:r>
      <w:r w:rsidRPr="005E37D0">
        <w:fldChar w:fldCharType="begin"/>
      </w:r>
      <w:r w:rsidRPr="005E37D0">
        <w:instrText xml:space="preserve"> PAGEREF _Ref452619413 \h </w:instrText>
      </w:r>
      <w:r w:rsidRPr="005E37D0">
        <w:fldChar w:fldCharType="separate"/>
      </w:r>
      <w:r w:rsidR="000C7DE2">
        <w:rPr>
          <w:noProof/>
        </w:rPr>
        <w:t>1039</w:t>
      </w:r>
      <w:r w:rsidRPr="005E37D0">
        <w:fldChar w:fldCharType="end"/>
      </w:r>
    </w:p>
    <w:p w14:paraId="62F4343C" w14:textId="23EE4562" w:rsidR="004A37A7" w:rsidRPr="005E37D0" w:rsidRDefault="004A37A7" w:rsidP="005E37D0">
      <w:pPr>
        <w:pStyle w:val="EngHang"/>
        <w:tabs>
          <w:tab w:val="right" w:leader="dot" w:pos="8370"/>
        </w:tabs>
      </w:pPr>
      <w:r w:rsidRPr="005E37D0">
        <w:fldChar w:fldCharType="begin"/>
      </w:r>
      <w:r w:rsidRPr="005E37D0">
        <w:instrText xml:space="preserve"> REF _Ref452619450 \h </w:instrText>
      </w:r>
      <w:r w:rsidR="005E37D0">
        <w:instrText xml:space="preserve"> \* MERGEFORMAT </w:instrText>
      </w:r>
      <w:r w:rsidRPr="005E37D0">
        <w:fldChar w:fldCharType="separate"/>
      </w:r>
      <w:r w:rsidR="000C7DE2">
        <w:t>The First Canticle: The First Song of Moses the Prophet</w:t>
      </w:r>
      <w:r w:rsidRPr="005E37D0">
        <w:fldChar w:fldCharType="end"/>
      </w:r>
      <w:r w:rsidRPr="005E37D0">
        <w:tab/>
      </w:r>
      <w:r w:rsidRPr="005E37D0">
        <w:fldChar w:fldCharType="begin"/>
      </w:r>
      <w:r w:rsidRPr="005E37D0">
        <w:instrText xml:space="preserve"> PAGEREF _Ref452619450 \h </w:instrText>
      </w:r>
      <w:r w:rsidRPr="005E37D0">
        <w:fldChar w:fldCharType="separate"/>
      </w:r>
      <w:r w:rsidR="000C7DE2">
        <w:rPr>
          <w:noProof/>
        </w:rPr>
        <w:t>332</w:t>
      </w:r>
      <w:r w:rsidRPr="005E37D0">
        <w:fldChar w:fldCharType="end"/>
      </w:r>
    </w:p>
    <w:p w14:paraId="083BFCAA" w14:textId="0F42C0D1" w:rsidR="004A37A7" w:rsidRPr="005E37D0" w:rsidRDefault="004A37A7" w:rsidP="005E37D0">
      <w:pPr>
        <w:pStyle w:val="EngHang"/>
        <w:tabs>
          <w:tab w:val="right" w:leader="dot" w:pos="8370"/>
        </w:tabs>
      </w:pPr>
      <w:r w:rsidRPr="005E37D0">
        <w:fldChar w:fldCharType="begin"/>
      </w:r>
      <w:r w:rsidRPr="005E37D0">
        <w:instrText xml:space="preserve"> REF _Ref452619541 \h </w:instrText>
      </w:r>
      <w:r w:rsidR="005E37D0">
        <w:instrText xml:space="preserve"> \* MERGEFORMAT </w:instrText>
      </w:r>
      <w:r w:rsidRPr="005E37D0">
        <w:fldChar w:fldCharType="separate"/>
      </w:r>
      <w:r w:rsidR="000C7DE2">
        <w:t>Psali Adam on the First Canticle</w:t>
      </w:r>
      <w:r w:rsidRPr="005E37D0">
        <w:fldChar w:fldCharType="end"/>
      </w:r>
      <w:r w:rsidRPr="005E37D0">
        <w:tab/>
      </w:r>
      <w:r w:rsidRPr="005E37D0">
        <w:fldChar w:fldCharType="begin"/>
      </w:r>
      <w:r w:rsidRPr="005E37D0">
        <w:instrText xml:space="preserve"> PAGEREF _Ref452619541 \h </w:instrText>
      </w:r>
      <w:r w:rsidRPr="005E37D0">
        <w:fldChar w:fldCharType="separate"/>
      </w:r>
      <w:r w:rsidR="000C7DE2">
        <w:rPr>
          <w:noProof/>
        </w:rPr>
        <w:t>335</w:t>
      </w:r>
      <w:r w:rsidRPr="005E37D0">
        <w:fldChar w:fldCharType="end"/>
      </w:r>
    </w:p>
    <w:p w14:paraId="6B521EA5" w14:textId="5D37F653" w:rsidR="004A37A7" w:rsidRPr="005E37D0" w:rsidRDefault="004A37A7" w:rsidP="005E37D0">
      <w:pPr>
        <w:pStyle w:val="EngHang"/>
        <w:tabs>
          <w:tab w:val="right" w:leader="dot" w:pos="8370"/>
        </w:tabs>
      </w:pPr>
      <w:r w:rsidRPr="005E37D0">
        <w:fldChar w:fldCharType="begin"/>
      </w:r>
      <w:r w:rsidRPr="005E37D0">
        <w:instrText xml:space="preserve"> REF _Ref452619578 \h </w:instrText>
      </w:r>
      <w:r w:rsidR="005E37D0">
        <w:instrText xml:space="preserve"> \* MERGEFORMAT </w:instrText>
      </w:r>
      <w:r w:rsidRPr="005E37D0">
        <w:fldChar w:fldCharType="separate"/>
      </w:r>
      <w:r w:rsidR="000C7DE2">
        <w:t>Psali Adam After the First Canticle</w:t>
      </w:r>
      <w:r w:rsidRPr="005E37D0">
        <w:fldChar w:fldCharType="end"/>
      </w:r>
      <w:r w:rsidRPr="005E37D0">
        <w:tab/>
      </w:r>
      <w:r w:rsidRPr="005E37D0">
        <w:fldChar w:fldCharType="begin"/>
      </w:r>
      <w:r w:rsidRPr="005E37D0">
        <w:instrText xml:space="preserve"> PAGEREF _Ref452619578 \h </w:instrText>
      </w:r>
      <w:r w:rsidRPr="005E37D0">
        <w:fldChar w:fldCharType="separate"/>
      </w:r>
      <w:r w:rsidR="000C7DE2">
        <w:rPr>
          <w:noProof/>
        </w:rPr>
        <w:t>1046</w:t>
      </w:r>
      <w:r w:rsidRPr="005E37D0">
        <w:fldChar w:fldCharType="end"/>
      </w:r>
    </w:p>
    <w:p w14:paraId="03A8463A" w14:textId="24AEABD8" w:rsidR="004A37A7" w:rsidRPr="005E37D0" w:rsidRDefault="004A37A7" w:rsidP="005E37D0">
      <w:pPr>
        <w:pStyle w:val="EngHang"/>
        <w:tabs>
          <w:tab w:val="right" w:leader="dot" w:pos="8370"/>
        </w:tabs>
      </w:pPr>
      <w:r w:rsidRPr="005E37D0">
        <w:fldChar w:fldCharType="begin"/>
      </w:r>
      <w:r w:rsidRPr="005E37D0">
        <w:instrText xml:space="preserve"> REF _Ref452619611 \h </w:instrText>
      </w:r>
      <w:r w:rsidR="005E37D0">
        <w:instrText xml:space="preserve"> \* MERGEFORMAT </w:instrText>
      </w:r>
      <w:r w:rsidRPr="005E37D0">
        <w:fldChar w:fldCharType="separate"/>
      </w:r>
      <w:r w:rsidR="000C7DE2">
        <w:t>The Monday Psali Adam</w:t>
      </w:r>
      <w:r w:rsidRPr="005E37D0">
        <w:fldChar w:fldCharType="end"/>
      </w:r>
      <w:r w:rsidRPr="005E37D0">
        <w:tab/>
      </w:r>
      <w:r w:rsidRPr="005E37D0">
        <w:fldChar w:fldCharType="begin"/>
      </w:r>
      <w:r w:rsidRPr="005E37D0">
        <w:instrText xml:space="preserve"> PAGEREF _Ref452619614 \h </w:instrText>
      </w:r>
      <w:r w:rsidRPr="005E37D0">
        <w:fldChar w:fldCharType="separate"/>
      </w:r>
      <w:r w:rsidR="000C7DE2">
        <w:rPr>
          <w:noProof/>
        </w:rPr>
        <w:t>455</w:t>
      </w:r>
      <w:r w:rsidRPr="005E37D0">
        <w:fldChar w:fldCharType="end"/>
      </w:r>
    </w:p>
    <w:p w14:paraId="5257A671" w14:textId="2C1A0781" w:rsidR="004A37A7" w:rsidRPr="005E37D0" w:rsidRDefault="004A37A7" w:rsidP="005E37D0">
      <w:pPr>
        <w:pStyle w:val="EngHang"/>
        <w:tabs>
          <w:tab w:val="right" w:leader="dot" w:pos="8370"/>
        </w:tabs>
      </w:pPr>
      <w:r w:rsidRPr="005E37D0">
        <w:fldChar w:fldCharType="begin"/>
      </w:r>
      <w:r w:rsidRPr="005E37D0">
        <w:instrText xml:space="preserve"> REF _Ref452619708 \h </w:instrText>
      </w:r>
      <w:r w:rsidR="005E37D0">
        <w:instrText xml:space="preserve"> \* MERGEFORMAT </w:instrText>
      </w:r>
      <w:r w:rsidRPr="005E37D0">
        <w:fldChar w:fldCharType="separate"/>
      </w:r>
      <w:r w:rsidR="000C7DE2">
        <w:t>The Monday Theotokia</w:t>
      </w:r>
      <w:r w:rsidRPr="005E37D0">
        <w:fldChar w:fldCharType="end"/>
      </w:r>
      <w:r w:rsidRPr="005E37D0">
        <w:tab/>
      </w:r>
      <w:r w:rsidRPr="005E37D0">
        <w:fldChar w:fldCharType="begin"/>
      </w:r>
      <w:r w:rsidRPr="005E37D0">
        <w:instrText xml:space="preserve"> PAGEREF _Ref452619708 \h </w:instrText>
      </w:r>
      <w:r w:rsidRPr="005E37D0">
        <w:fldChar w:fldCharType="separate"/>
      </w:r>
      <w:r w:rsidR="000C7DE2">
        <w:rPr>
          <w:noProof/>
        </w:rPr>
        <w:t>460</w:t>
      </w:r>
      <w:r w:rsidRPr="005E37D0">
        <w:fldChar w:fldCharType="end"/>
      </w:r>
    </w:p>
    <w:p w14:paraId="4A30D05B" w14:textId="5A0FC531" w:rsidR="004A37A7" w:rsidRPr="005E37D0" w:rsidRDefault="004A37A7" w:rsidP="005E37D0">
      <w:pPr>
        <w:pStyle w:val="EngHang"/>
        <w:tabs>
          <w:tab w:val="right" w:leader="dot" w:pos="8370"/>
        </w:tabs>
      </w:pPr>
      <w:r w:rsidRPr="005E37D0">
        <w:fldChar w:fldCharType="begin"/>
      </w:r>
      <w:r w:rsidRPr="005E37D0">
        <w:instrText xml:space="preserve"> REF _Ref452619669 \h </w:instrText>
      </w:r>
      <w:r w:rsidR="005E37D0">
        <w:instrText xml:space="preserve"> \* MERGEFORMAT </w:instrText>
      </w:r>
      <w:r w:rsidRPr="005E37D0">
        <w:fldChar w:fldCharType="separate"/>
      </w:r>
      <w:r w:rsidR="000C7DE2">
        <w:t>Hymn on the Monday Theotokia</w:t>
      </w:r>
      <w:r w:rsidRPr="005E37D0">
        <w:fldChar w:fldCharType="end"/>
      </w:r>
      <w:r w:rsidRPr="005E37D0">
        <w:tab/>
      </w:r>
      <w:r w:rsidRPr="005E37D0">
        <w:fldChar w:fldCharType="begin"/>
      </w:r>
      <w:r w:rsidRPr="005E37D0">
        <w:instrText xml:space="preserve"> PAGEREF _Ref452619669 \h </w:instrText>
      </w:r>
      <w:r w:rsidRPr="005E37D0">
        <w:fldChar w:fldCharType="separate"/>
      </w:r>
      <w:r w:rsidR="000C7DE2">
        <w:rPr>
          <w:noProof/>
        </w:rPr>
        <w:t>1093</w:t>
      </w:r>
      <w:r w:rsidRPr="005E37D0">
        <w:fldChar w:fldCharType="end"/>
      </w:r>
    </w:p>
    <w:p w14:paraId="70A36F6C" w14:textId="762B0A28" w:rsidR="004A37A7" w:rsidRPr="005E37D0" w:rsidRDefault="004A37A7" w:rsidP="005E37D0">
      <w:pPr>
        <w:pStyle w:val="EngHang"/>
        <w:tabs>
          <w:tab w:val="right" w:leader="dot" w:pos="8370"/>
        </w:tabs>
      </w:pPr>
      <w:r w:rsidRPr="005E37D0">
        <w:fldChar w:fldCharType="begin"/>
      </w:r>
      <w:r w:rsidRPr="005E37D0">
        <w:instrText xml:space="preserve"> REF _Ref452619734 \h </w:instrText>
      </w:r>
      <w:r w:rsidR="005E37D0">
        <w:instrText xml:space="preserve"> \* MERGEFORMAT </w:instrText>
      </w:r>
      <w:r w:rsidRPr="005E37D0">
        <w:fldChar w:fldCharType="separate"/>
      </w:r>
      <w:r w:rsidR="000C7DE2">
        <w:t>The Tuesday Psali Adam</w:t>
      </w:r>
      <w:r w:rsidRPr="005E37D0">
        <w:fldChar w:fldCharType="end"/>
      </w:r>
      <w:r w:rsidRPr="005E37D0">
        <w:tab/>
      </w:r>
      <w:r w:rsidRPr="005E37D0">
        <w:fldChar w:fldCharType="begin"/>
      </w:r>
      <w:r w:rsidRPr="005E37D0">
        <w:instrText xml:space="preserve"> PAGEREF _Ref452619738 \h </w:instrText>
      </w:r>
      <w:r w:rsidRPr="005E37D0">
        <w:fldChar w:fldCharType="separate"/>
      </w:r>
      <w:r w:rsidR="000C7DE2">
        <w:rPr>
          <w:noProof/>
        </w:rPr>
        <w:t>470</w:t>
      </w:r>
      <w:r w:rsidRPr="005E37D0">
        <w:fldChar w:fldCharType="end"/>
      </w:r>
    </w:p>
    <w:p w14:paraId="7E721133" w14:textId="24D68D12" w:rsidR="004A37A7" w:rsidRPr="005E37D0" w:rsidRDefault="004A37A7" w:rsidP="005E37D0">
      <w:pPr>
        <w:pStyle w:val="EngHang"/>
        <w:tabs>
          <w:tab w:val="right" w:leader="dot" w:pos="8370"/>
        </w:tabs>
      </w:pPr>
      <w:r w:rsidRPr="005E37D0">
        <w:fldChar w:fldCharType="begin"/>
      </w:r>
      <w:r w:rsidRPr="005E37D0">
        <w:instrText xml:space="preserve"> REF _Ref452619755 \h </w:instrText>
      </w:r>
      <w:r w:rsidR="005E37D0">
        <w:instrText xml:space="preserve"> \* MERGEFORMAT </w:instrText>
      </w:r>
      <w:r w:rsidRPr="005E37D0">
        <w:fldChar w:fldCharType="separate"/>
      </w:r>
      <w:r w:rsidR="000C7DE2">
        <w:t>The Tuesday Theotokia</w:t>
      </w:r>
      <w:r w:rsidRPr="005E37D0">
        <w:fldChar w:fldCharType="end"/>
      </w:r>
      <w:r w:rsidRPr="005E37D0">
        <w:tab/>
      </w:r>
      <w:r w:rsidRPr="005E37D0">
        <w:fldChar w:fldCharType="begin"/>
      </w:r>
      <w:r w:rsidRPr="005E37D0">
        <w:instrText xml:space="preserve"> PAGEREF _Ref452619759 \h </w:instrText>
      </w:r>
      <w:r w:rsidRPr="005E37D0">
        <w:fldChar w:fldCharType="separate"/>
      </w:r>
      <w:r w:rsidR="000C7DE2">
        <w:rPr>
          <w:noProof/>
        </w:rPr>
        <w:t>472</w:t>
      </w:r>
      <w:r w:rsidRPr="005E37D0">
        <w:fldChar w:fldCharType="end"/>
      </w:r>
    </w:p>
    <w:p w14:paraId="50C431C9" w14:textId="6D55034A" w:rsidR="004A37A7" w:rsidRPr="005E37D0" w:rsidRDefault="004A37A7" w:rsidP="005E37D0">
      <w:pPr>
        <w:pStyle w:val="EngHang"/>
        <w:tabs>
          <w:tab w:val="right" w:leader="dot" w:pos="8370"/>
        </w:tabs>
      </w:pPr>
      <w:r w:rsidRPr="005E37D0">
        <w:fldChar w:fldCharType="begin"/>
      </w:r>
      <w:r w:rsidRPr="005E37D0">
        <w:instrText xml:space="preserve"> REF _Ref452619779 \h </w:instrText>
      </w:r>
      <w:r w:rsidR="005E37D0">
        <w:instrText xml:space="preserve"> \* MERGEFORMAT </w:instrText>
      </w:r>
      <w:r w:rsidRPr="005E37D0">
        <w:fldChar w:fldCharType="separate"/>
      </w:r>
      <w:r w:rsidR="000C7DE2">
        <w:t>Hymn on the Tuesday Theotokia</w:t>
      </w:r>
      <w:r w:rsidRPr="005E37D0">
        <w:fldChar w:fldCharType="end"/>
      </w:r>
      <w:r w:rsidRPr="005E37D0">
        <w:tab/>
      </w:r>
      <w:r w:rsidRPr="005E37D0">
        <w:fldChar w:fldCharType="begin"/>
      </w:r>
      <w:r w:rsidRPr="005E37D0">
        <w:instrText xml:space="preserve"> PAGEREF _Ref452619779 \h </w:instrText>
      </w:r>
      <w:r w:rsidRPr="005E37D0">
        <w:fldChar w:fldCharType="separate"/>
      </w:r>
      <w:r w:rsidR="000C7DE2">
        <w:rPr>
          <w:noProof/>
        </w:rPr>
        <w:t>1098</w:t>
      </w:r>
      <w:r w:rsidRPr="005E37D0">
        <w:fldChar w:fldCharType="end"/>
      </w:r>
    </w:p>
    <w:p w14:paraId="0E67281B" w14:textId="1F6F3B90" w:rsidR="004A37A7" w:rsidRPr="005E37D0" w:rsidRDefault="004A37A7" w:rsidP="005E37D0">
      <w:pPr>
        <w:pStyle w:val="EngHang"/>
        <w:tabs>
          <w:tab w:val="right" w:leader="dot" w:pos="8370"/>
        </w:tabs>
      </w:pPr>
      <w:r w:rsidRPr="005E37D0">
        <w:fldChar w:fldCharType="begin"/>
      </w:r>
      <w:r w:rsidRPr="005E37D0">
        <w:instrText xml:space="preserve"> REF _Ref452619819 \h </w:instrText>
      </w:r>
      <w:r w:rsidR="005E37D0">
        <w:instrText xml:space="preserve"> \* MERGEFORMAT </w:instrText>
      </w:r>
      <w:r w:rsidRPr="005E37D0">
        <w:fldChar w:fldCharType="separate"/>
      </w:r>
      <w:r w:rsidR="000C7DE2">
        <w:t>Psali Adam On (Before) the Second Canticle</w:t>
      </w:r>
      <w:r w:rsidRPr="005E37D0">
        <w:fldChar w:fldCharType="end"/>
      </w:r>
      <w:r w:rsidR="005E37D0">
        <w:tab/>
      </w:r>
      <w:r w:rsidRPr="005E37D0">
        <w:fldChar w:fldCharType="begin"/>
      </w:r>
      <w:r w:rsidRPr="005E37D0">
        <w:instrText xml:space="preserve"> PAGEREF _Ref452619819 \h </w:instrText>
      </w:r>
      <w:r w:rsidRPr="005E37D0">
        <w:fldChar w:fldCharType="separate"/>
      </w:r>
      <w:r w:rsidR="000C7DE2">
        <w:rPr>
          <w:noProof/>
        </w:rPr>
        <w:t>1050</w:t>
      </w:r>
      <w:r w:rsidRPr="005E37D0">
        <w:fldChar w:fldCharType="end"/>
      </w:r>
    </w:p>
    <w:p w14:paraId="1CA25138" w14:textId="1B936270" w:rsidR="004A37A7" w:rsidRPr="005E37D0" w:rsidRDefault="004A37A7" w:rsidP="005E37D0">
      <w:pPr>
        <w:pStyle w:val="EngHang"/>
        <w:tabs>
          <w:tab w:val="right" w:leader="dot" w:pos="8370"/>
        </w:tabs>
      </w:pPr>
      <w:r w:rsidRPr="005E37D0">
        <w:lastRenderedPageBreak/>
        <w:fldChar w:fldCharType="begin"/>
      </w:r>
      <w:r w:rsidRPr="005E37D0">
        <w:instrText xml:space="preserve"> REF _Ref452619873 \h </w:instrText>
      </w:r>
      <w:r w:rsidR="005E37D0">
        <w:instrText xml:space="preserve"> \* MERGEFORMAT </w:instrText>
      </w:r>
      <w:r w:rsidRPr="005E37D0">
        <w:fldChar w:fldCharType="separate"/>
      </w:r>
      <w:r w:rsidR="000C7DE2">
        <w:t>The Second Canticle: Psalm 135</w:t>
      </w:r>
      <w:r w:rsidRPr="005E37D0">
        <w:fldChar w:fldCharType="end"/>
      </w:r>
      <w:r w:rsidRPr="005E37D0">
        <w:tab/>
      </w:r>
      <w:r w:rsidRPr="005E37D0">
        <w:fldChar w:fldCharType="begin"/>
      </w:r>
      <w:r w:rsidRPr="005E37D0">
        <w:instrText xml:space="preserve"> PAGEREF _Ref452619877 \h </w:instrText>
      </w:r>
      <w:r w:rsidRPr="005E37D0">
        <w:fldChar w:fldCharType="separate"/>
      </w:r>
      <w:r w:rsidR="000C7DE2">
        <w:rPr>
          <w:noProof/>
        </w:rPr>
        <w:t>341</w:t>
      </w:r>
      <w:r w:rsidRPr="005E37D0">
        <w:fldChar w:fldCharType="end"/>
      </w:r>
    </w:p>
    <w:p w14:paraId="6C8F66C6" w14:textId="5F5D5D57" w:rsidR="004A37A7" w:rsidRPr="005E37D0" w:rsidRDefault="004A37A7" w:rsidP="005E37D0">
      <w:pPr>
        <w:pStyle w:val="EngHang"/>
        <w:tabs>
          <w:tab w:val="right" w:leader="dot" w:pos="8370"/>
        </w:tabs>
      </w:pPr>
      <w:r w:rsidRPr="005E37D0">
        <w:fldChar w:fldCharType="begin"/>
      </w:r>
      <w:r w:rsidRPr="005E37D0">
        <w:instrText xml:space="preserve"> REF _Ref452619883 \h </w:instrText>
      </w:r>
      <w:r w:rsidR="005E37D0">
        <w:instrText xml:space="preserve"> \* MERGEFORMAT </w:instrText>
      </w:r>
      <w:r w:rsidRPr="005E37D0">
        <w:fldChar w:fldCharType="separate"/>
      </w:r>
      <w:r w:rsidR="000C7DE2">
        <w:t>Psali Adam on the Second Canticle</w:t>
      </w:r>
      <w:r w:rsidRPr="005E37D0">
        <w:fldChar w:fldCharType="end"/>
      </w:r>
      <w:r w:rsidRPr="005E37D0">
        <w:tab/>
      </w:r>
      <w:r w:rsidRPr="005E37D0">
        <w:fldChar w:fldCharType="begin"/>
      </w:r>
      <w:r w:rsidRPr="005E37D0">
        <w:instrText xml:space="preserve"> PAGEREF _Ref452619883 \h </w:instrText>
      </w:r>
      <w:r w:rsidRPr="005E37D0">
        <w:fldChar w:fldCharType="separate"/>
      </w:r>
      <w:r w:rsidR="000C7DE2">
        <w:rPr>
          <w:noProof/>
        </w:rPr>
        <w:t>344</w:t>
      </w:r>
      <w:r w:rsidRPr="005E37D0">
        <w:fldChar w:fldCharType="end"/>
      </w:r>
    </w:p>
    <w:p w14:paraId="367D6F95" w14:textId="1D061ACD" w:rsidR="004A37A7" w:rsidRPr="005E37D0" w:rsidRDefault="004A37A7" w:rsidP="005E37D0">
      <w:pPr>
        <w:pStyle w:val="EngHang"/>
        <w:tabs>
          <w:tab w:val="right" w:leader="dot" w:pos="8370"/>
        </w:tabs>
      </w:pPr>
      <w:r w:rsidRPr="005E37D0">
        <w:fldChar w:fldCharType="begin"/>
      </w:r>
      <w:r w:rsidRPr="005E37D0">
        <w:instrText xml:space="preserve"> REF _Ref435645565 \h </w:instrText>
      </w:r>
      <w:r w:rsidR="005E37D0">
        <w:instrText xml:space="preserve"> \* MERGEFORMAT </w:instrText>
      </w:r>
      <w:r w:rsidRPr="005E37D0">
        <w:fldChar w:fldCharType="separate"/>
      </w:r>
      <w:r w:rsidR="000C7DE2">
        <w:t>Psali Adam After the Second Cantilce</w:t>
      </w:r>
      <w:r w:rsidRPr="005E37D0">
        <w:fldChar w:fldCharType="end"/>
      </w:r>
      <w:r w:rsidRPr="005E37D0">
        <w:tab/>
      </w:r>
      <w:r w:rsidRPr="005E37D0">
        <w:fldChar w:fldCharType="begin"/>
      </w:r>
      <w:r w:rsidRPr="005E37D0">
        <w:instrText xml:space="preserve"> PAGEREF _Ref435645565 \h </w:instrText>
      </w:r>
      <w:r w:rsidRPr="005E37D0">
        <w:fldChar w:fldCharType="separate"/>
      </w:r>
      <w:r w:rsidR="000C7DE2">
        <w:rPr>
          <w:noProof/>
        </w:rPr>
        <w:t>1054</w:t>
      </w:r>
      <w:r w:rsidRPr="005E37D0">
        <w:fldChar w:fldCharType="end"/>
      </w:r>
    </w:p>
    <w:p w14:paraId="550FA27C" w14:textId="3F26917D" w:rsidR="004A37A7" w:rsidRPr="005E37D0" w:rsidRDefault="004A37A7" w:rsidP="005E37D0">
      <w:pPr>
        <w:pStyle w:val="EngHang"/>
        <w:tabs>
          <w:tab w:val="right" w:leader="dot" w:pos="8370"/>
        </w:tabs>
      </w:pPr>
      <w:r w:rsidRPr="005E37D0">
        <w:fldChar w:fldCharType="begin"/>
      </w:r>
      <w:r w:rsidRPr="005E37D0">
        <w:instrText xml:space="preserve"> REF _Ref452619950 \h </w:instrText>
      </w:r>
      <w:r w:rsidR="005E37D0">
        <w:instrText xml:space="preserve"> \* MERGEFORMAT </w:instrText>
      </w:r>
      <w:r w:rsidRPr="005E37D0">
        <w:fldChar w:fldCharType="separate"/>
      </w:r>
      <w:r w:rsidR="000C7DE2">
        <w:t>The Wednesday Psali Batos</w:t>
      </w:r>
      <w:r w:rsidRPr="005E37D0">
        <w:fldChar w:fldCharType="end"/>
      </w:r>
      <w:r w:rsidRPr="005E37D0">
        <w:tab/>
      </w:r>
      <w:r w:rsidRPr="005E37D0">
        <w:fldChar w:fldCharType="begin"/>
      </w:r>
      <w:r w:rsidRPr="005E37D0">
        <w:instrText xml:space="preserve"> PAGEREF _Ref452619954 \h </w:instrText>
      </w:r>
      <w:r w:rsidRPr="005E37D0">
        <w:fldChar w:fldCharType="separate"/>
      </w:r>
      <w:r w:rsidR="000C7DE2">
        <w:rPr>
          <w:noProof/>
        </w:rPr>
        <w:t>482</w:t>
      </w:r>
      <w:r w:rsidRPr="005E37D0">
        <w:fldChar w:fldCharType="end"/>
      </w:r>
    </w:p>
    <w:p w14:paraId="5D03F746" w14:textId="156F4A06" w:rsidR="004A37A7" w:rsidRPr="005E37D0" w:rsidRDefault="004A37A7" w:rsidP="005E37D0">
      <w:pPr>
        <w:pStyle w:val="EngHang"/>
        <w:tabs>
          <w:tab w:val="right" w:leader="dot" w:pos="8370"/>
        </w:tabs>
      </w:pPr>
      <w:r w:rsidRPr="005E37D0">
        <w:fldChar w:fldCharType="begin"/>
      </w:r>
      <w:r w:rsidRPr="005E37D0">
        <w:instrText xml:space="preserve"> REF _Ref452619983 \h </w:instrText>
      </w:r>
      <w:r w:rsidR="005E37D0">
        <w:instrText xml:space="preserve"> \* MERGEFORMAT </w:instrText>
      </w:r>
      <w:r w:rsidRPr="005E37D0">
        <w:fldChar w:fldCharType="separate"/>
      </w:r>
      <w:r w:rsidR="000C7DE2">
        <w:t>The Wednesday Theotokia</w:t>
      </w:r>
      <w:r w:rsidRPr="005E37D0">
        <w:fldChar w:fldCharType="end"/>
      </w:r>
      <w:r w:rsidR="005E37D0">
        <w:tab/>
      </w:r>
      <w:r w:rsidRPr="005E37D0">
        <w:fldChar w:fldCharType="begin"/>
      </w:r>
      <w:r w:rsidRPr="005E37D0">
        <w:instrText xml:space="preserve"> PAGEREF _Ref452619987 \h </w:instrText>
      </w:r>
      <w:r w:rsidRPr="005E37D0">
        <w:fldChar w:fldCharType="separate"/>
      </w:r>
      <w:r w:rsidR="000C7DE2">
        <w:rPr>
          <w:noProof/>
        </w:rPr>
        <w:t>484</w:t>
      </w:r>
      <w:r w:rsidRPr="005E37D0">
        <w:fldChar w:fldCharType="end"/>
      </w:r>
    </w:p>
    <w:p w14:paraId="00C52A45" w14:textId="063D1A86" w:rsidR="004A37A7" w:rsidRPr="005E37D0" w:rsidRDefault="004A37A7" w:rsidP="005E37D0">
      <w:pPr>
        <w:pStyle w:val="EngHang"/>
        <w:tabs>
          <w:tab w:val="right" w:leader="dot" w:pos="8370"/>
        </w:tabs>
      </w:pPr>
      <w:r w:rsidRPr="005E37D0">
        <w:fldChar w:fldCharType="begin"/>
      </w:r>
      <w:r w:rsidRPr="005E37D0">
        <w:instrText xml:space="preserve"> REF _Ref452620017 \h </w:instrText>
      </w:r>
      <w:r w:rsidR="005E37D0">
        <w:instrText xml:space="preserve"> \* MERGEFORMAT </w:instrText>
      </w:r>
      <w:r w:rsidRPr="005E37D0">
        <w:fldChar w:fldCharType="separate"/>
      </w:r>
      <w:r w:rsidR="000C7DE2">
        <w:t>Hymn on the Wednesday Theotokia</w:t>
      </w:r>
      <w:r w:rsidRPr="005E37D0">
        <w:fldChar w:fldCharType="end"/>
      </w:r>
      <w:r w:rsidRPr="005E37D0">
        <w:tab/>
      </w:r>
      <w:r w:rsidRPr="005E37D0">
        <w:fldChar w:fldCharType="begin"/>
      </w:r>
      <w:r w:rsidRPr="005E37D0">
        <w:instrText xml:space="preserve"> PAGEREF _Ref452620017 \h </w:instrText>
      </w:r>
      <w:r w:rsidRPr="005E37D0">
        <w:fldChar w:fldCharType="separate"/>
      </w:r>
      <w:r w:rsidR="000C7DE2">
        <w:rPr>
          <w:noProof/>
        </w:rPr>
        <w:t>1100</w:t>
      </w:r>
      <w:r w:rsidRPr="005E37D0">
        <w:fldChar w:fldCharType="end"/>
      </w:r>
    </w:p>
    <w:p w14:paraId="46F2BDE9" w14:textId="5284EF16" w:rsidR="004A37A7" w:rsidRPr="005E37D0" w:rsidRDefault="004A37A7" w:rsidP="005E37D0">
      <w:pPr>
        <w:pStyle w:val="EngHang"/>
        <w:tabs>
          <w:tab w:val="right" w:leader="dot" w:pos="8370"/>
        </w:tabs>
      </w:pPr>
      <w:r w:rsidRPr="005E37D0">
        <w:fldChar w:fldCharType="begin"/>
      </w:r>
      <w:r w:rsidRPr="005E37D0">
        <w:instrText xml:space="preserve"> REF _Ref452620057 \h </w:instrText>
      </w:r>
      <w:r w:rsidR="005E37D0">
        <w:instrText xml:space="preserve"> \* MERGEFORMAT </w:instrText>
      </w:r>
      <w:r w:rsidRPr="005E37D0">
        <w:fldChar w:fldCharType="separate"/>
      </w:r>
      <w:r w:rsidR="000C7DE2">
        <w:t>The Psali Batos for Thursday</w:t>
      </w:r>
      <w:r w:rsidRPr="005E37D0">
        <w:fldChar w:fldCharType="end"/>
      </w:r>
      <w:r w:rsidRPr="005E37D0">
        <w:tab/>
      </w:r>
      <w:r w:rsidRPr="005E37D0">
        <w:fldChar w:fldCharType="begin"/>
      </w:r>
      <w:r w:rsidRPr="005E37D0">
        <w:instrText xml:space="preserve"> PAGEREF _Ref452620057 \h </w:instrText>
      </w:r>
      <w:r w:rsidRPr="005E37D0">
        <w:fldChar w:fldCharType="separate"/>
      </w:r>
      <w:r w:rsidR="000C7DE2">
        <w:rPr>
          <w:noProof/>
        </w:rPr>
        <w:t>494</w:t>
      </w:r>
      <w:r w:rsidRPr="005E37D0">
        <w:fldChar w:fldCharType="end"/>
      </w:r>
    </w:p>
    <w:p w14:paraId="145C5296" w14:textId="57111E2D" w:rsidR="004A37A7" w:rsidRPr="005E37D0" w:rsidRDefault="004A37A7" w:rsidP="005E37D0">
      <w:pPr>
        <w:pStyle w:val="EngHang"/>
        <w:tabs>
          <w:tab w:val="right" w:leader="dot" w:pos="8370"/>
        </w:tabs>
      </w:pPr>
      <w:r w:rsidRPr="005E37D0">
        <w:fldChar w:fldCharType="begin"/>
      </w:r>
      <w:r w:rsidRPr="005E37D0">
        <w:instrText xml:space="preserve"> REF _Ref452620072 \h </w:instrText>
      </w:r>
      <w:r w:rsidR="005E37D0">
        <w:instrText xml:space="preserve"> \* MERGEFORMAT </w:instrText>
      </w:r>
      <w:r w:rsidRPr="005E37D0">
        <w:fldChar w:fldCharType="separate"/>
      </w:r>
      <w:r w:rsidR="000C7DE2">
        <w:t>The Thursday Theotokia</w:t>
      </w:r>
      <w:r w:rsidRPr="005E37D0">
        <w:fldChar w:fldCharType="end"/>
      </w:r>
      <w:r w:rsidRPr="005E37D0">
        <w:tab/>
      </w:r>
      <w:r w:rsidRPr="005E37D0">
        <w:fldChar w:fldCharType="begin"/>
      </w:r>
      <w:r w:rsidRPr="005E37D0">
        <w:instrText xml:space="preserve"> PAGEREF _Ref452620076 \h </w:instrText>
      </w:r>
      <w:r w:rsidRPr="005E37D0">
        <w:fldChar w:fldCharType="separate"/>
      </w:r>
      <w:r w:rsidR="000C7DE2">
        <w:rPr>
          <w:noProof/>
        </w:rPr>
        <w:t>496</w:t>
      </w:r>
      <w:r w:rsidRPr="005E37D0">
        <w:fldChar w:fldCharType="end"/>
      </w:r>
    </w:p>
    <w:p w14:paraId="01C09835" w14:textId="4E3DC3E8" w:rsidR="004A37A7" w:rsidRPr="005E37D0" w:rsidRDefault="004A37A7" w:rsidP="005E37D0">
      <w:pPr>
        <w:pStyle w:val="EngHang"/>
        <w:tabs>
          <w:tab w:val="right" w:leader="dot" w:pos="8370"/>
        </w:tabs>
      </w:pPr>
      <w:r w:rsidRPr="005E37D0">
        <w:fldChar w:fldCharType="begin"/>
      </w:r>
      <w:r w:rsidRPr="005E37D0">
        <w:instrText xml:space="preserve"> REF _Ref435645467 \h </w:instrText>
      </w:r>
      <w:r w:rsidR="005E37D0">
        <w:instrText xml:space="preserve"> \* MERGEFORMAT </w:instrText>
      </w:r>
      <w:r w:rsidRPr="005E37D0">
        <w:fldChar w:fldCharType="separate"/>
      </w:r>
      <w:r w:rsidR="000C7DE2">
        <w:t>Hymn on the Thursday Theotokia (The Fiery Bush)</w:t>
      </w:r>
      <w:r w:rsidRPr="005E37D0">
        <w:fldChar w:fldCharType="end"/>
      </w:r>
      <w:r w:rsidRPr="005E37D0">
        <w:tab/>
      </w:r>
      <w:r w:rsidRPr="005E37D0">
        <w:fldChar w:fldCharType="begin"/>
      </w:r>
      <w:r w:rsidRPr="005E37D0">
        <w:instrText xml:space="preserve"> PAGEREF _Ref435645467 \h </w:instrText>
      </w:r>
      <w:r w:rsidRPr="005E37D0">
        <w:fldChar w:fldCharType="separate"/>
      </w:r>
      <w:r w:rsidR="000C7DE2">
        <w:rPr>
          <w:noProof/>
        </w:rPr>
        <w:t>1105</w:t>
      </w:r>
      <w:r w:rsidRPr="005E37D0">
        <w:fldChar w:fldCharType="end"/>
      </w:r>
    </w:p>
    <w:p w14:paraId="0CBB5A15" w14:textId="6C6F48E9" w:rsidR="004A37A7" w:rsidRPr="005E37D0" w:rsidRDefault="004A37A7" w:rsidP="005E37D0">
      <w:pPr>
        <w:pStyle w:val="EngHang"/>
        <w:tabs>
          <w:tab w:val="right" w:leader="dot" w:pos="8370"/>
        </w:tabs>
      </w:pPr>
      <w:r w:rsidRPr="005E37D0">
        <w:fldChar w:fldCharType="begin"/>
      </w:r>
      <w:r w:rsidRPr="005E37D0">
        <w:instrText xml:space="preserve"> REF _Ref452620167 \h </w:instrText>
      </w:r>
      <w:r w:rsidR="005E37D0">
        <w:instrText xml:space="preserve"> \* MERGEFORMAT </w:instrText>
      </w:r>
      <w:r w:rsidRPr="005E37D0">
        <w:fldChar w:fldCharType="separate"/>
      </w:r>
      <w:r w:rsidR="000C7DE2">
        <w:t>The Psali Adam On (Before) the Third Canticle</w:t>
      </w:r>
      <w:r w:rsidRPr="005E37D0">
        <w:fldChar w:fldCharType="end"/>
      </w:r>
      <w:r w:rsidRPr="005E37D0">
        <w:tab/>
      </w:r>
      <w:r w:rsidRPr="005E37D0">
        <w:fldChar w:fldCharType="begin"/>
      </w:r>
      <w:r w:rsidRPr="005E37D0">
        <w:instrText xml:space="preserve"> PAGEREF _Ref452620167 \h </w:instrText>
      </w:r>
      <w:r w:rsidRPr="005E37D0">
        <w:fldChar w:fldCharType="separate"/>
      </w:r>
      <w:r w:rsidR="000C7DE2">
        <w:rPr>
          <w:noProof/>
        </w:rPr>
        <w:t>1058</w:t>
      </w:r>
      <w:r w:rsidRPr="005E37D0">
        <w:fldChar w:fldCharType="end"/>
      </w:r>
    </w:p>
    <w:p w14:paraId="6C041083" w14:textId="20DA89B7" w:rsidR="004A37A7" w:rsidRPr="005E37D0" w:rsidRDefault="004A37A7" w:rsidP="005E37D0">
      <w:pPr>
        <w:pStyle w:val="EngHang"/>
        <w:tabs>
          <w:tab w:val="right" w:leader="dot" w:pos="8370"/>
        </w:tabs>
      </w:pPr>
      <w:r w:rsidRPr="005E37D0">
        <w:fldChar w:fldCharType="begin"/>
      </w:r>
      <w:r w:rsidRPr="005E37D0">
        <w:instrText xml:space="preserve"> REF _Ref452620197 \h </w:instrText>
      </w:r>
      <w:r w:rsidR="005E37D0">
        <w:instrText xml:space="preserve"> \* MERGEFORMAT </w:instrText>
      </w:r>
      <w:r w:rsidRPr="005E37D0">
        <w:fldChar w:fldCharType="separate"/>
      </w:r>
      <w:r w:rsidR="000C7DE2">
        <w:t>The Third Canticle</w:t>
      </w:r>
      <w:r w:rsidRPr="005E37D0">
        <w:fldChar w:fldCharType="end"/>
      </w:r>
      <w:r w:rsidRPr="005E37D0">
        <w:tab/>
      </w:r>
      <w:r w:rsidRPr="005E37D0">
        <w:fldChar w:fldCharType="begin"/>
      </w:r>
      <w:r w:rsidRPr="005E37D0">
        <w:instrText xml:space="preserve"> PAGEREF _Ref452620197 \h </w:instrText>
      </w:r>
      <w:r w:rsidRPr="005E37D0">
        <w:fldChar w:fldCharType="separate"/>
      </w:r>
      <w:r w:rsidR="000C7DE2">
        <w:rPr>
          <w:noProof/>
        </w:rPr>
        <w:t>366</w:t>
      </w:r>
      <w:r w:rsidRPr="005E37D0">
        <w:fldChar w:fldCharType="end"/>
      </w:r>
    </w:p>
    <w:p w14:paraId="74F6AA5D" w14:textId="0A1C52FC" w:rsidR="00D663BD" w:rsidRPr="005E37D0" w:rsidRDefault="00D663BD" w:rsidP="005E37D0">
      <w:pPr>
        <w:pStyle w:val="EngHang"/>
        <w:tabs>
          <w:tab w:val="right" w:leader="dot" w:pos="8370"/>
        </w:tabs>
      </w:pPr>
      <w:r w:rsidRPr="005E37D0">
        <w:fldChar w:fldCharType="begin"/>
      </w:r>
      <w:r w:rsidRPr="005E37D0">
        <w:instrText xml:space="preserve"> REF _Ref452620282 \h </w:instrText>
      </w:r>
      <w:r w:rsidR="005E37D0">
        <w:instrText xml:space="preserve"> \* MERGEFORMAT </w:instrText>
      </w:r>
      <w:r w:rsidRPr="005E37D0">
        <w:fldChar w:fldCharType="separate"/>
      </w:r>
      <w:r w:rsidR="000C7DE2">
        <w:t>Psali Batos on the Third Canticle</w:t>
      </w:r>
      <w:r w:rsidRPr="005E37D0">
        <w:fldChar w:fldCharType="end"/>
      </w:r>
      <w:r w:rsidRPr="005E37D0">
        <w:tab/>
      </w:r>
      <w:r w:rsidRPr="005E37D0">
        <w:fldChar w:fldCharType="begin"/>
      </w:r>
      <w:r w:rsidRPr="005E37D0">
        <w:instrText xml:space="preserve"> PAGEREF _Ref452620282 \h </w:instrText>
      </w:r>
      <w:r w:rsidRPr="005E37D0">
        <w:fldChar w:fldCharType="separate"/>
      </w:r>
      <w:r w:rsidR="000C7DE2">
        <w:rPr>
          <w:noProof/>
        </w:rPr>
        <w:t>377</w:t>
      </w:r>
      <w:r w:rsidRPr="005E37D0">
        <w:fldChar w:fldCharType="end"/>
      </w:r>
    </w:p>
    <w:p w14:paraId="39C38014" w14:textId="0B538313" w:rsidR="00D663BD" w:rsidRPr="005E37D0" w:rsidRDefault="00D663BD" w:rsidP="005E37D0">
      <w:pPr>
        <w:pStyle w:val="EngHang"/>
        <w:tabs>
          <w:tab w:val="right" w:leader="dot" w:pos="8370"/>
        </w:tabs>
      </w:pPr>
      <w:r w:rsidRPr="005E37D0">
        <w:fldChar w:fldCharType="begin"/>
      </w:r>
      <w:r w:rsidRPr="005E37D0">
        <w:instrText xml:space="preserve"> REF _Ref452620325 \h </w:instrText>
      </w:r>
      <w:r w:rsidR="005E37D0">
        <w:instrText xml:space="preserve"> \* MERGEFORMAT </w:instrText>
      </w:r>
      <w:r w:rsidRPr="005E37D0">
        <w:fldChar w:fldCharType="separate"/>
      </w:r>
      <w:r w:rsidR="000C7DE2">
        <w:t>Psali Batos On (After) the Third Canticle</w:t>
      </w:r>
      <w:r w:rsidRPr="005E37D0">
        <w:fldChar w:fldCharType="end"/>
      </w:r>
      <w:r w:rsidRPr="005E37D0">
        <w:tab/>
      </w:r>
      <w:r w:rsidRPr="005E37D0">
        <w:fldChar w:fldCharType="begin"/>
      </w:r>
      <w:r w:rsidRPr="005E37D0">
        <w:instrText xml:space="preserve"> PAGEREF _Ref452620325 \h </w:instrText>
      </w:r>
      <w:r w:rsidRPr="005E37D0">
        <w:fldChar w:fldCharType="separate"/>
      </w:r>
      <w:r w:rsidR="000C7DE2">
        <w:rPr>
          <w:noProof/>
        </w:rPr>
        <w:t>1062</w:t>
      </w:r>
      <w:r w:rsidRPr="005E37D0">
        <w:fldChar w:fldCharType="end"/>
      </w:r>
    </w:p>
    <w:p w14:paraId="59A54CFF" w14:textId="128F5798" w:rsidR="00D663BD" w:rsidRPr="005E37D0" w:rsidRDefault="00D663BD" w:rsidP="005E37D0">
      <w:pPr>
        <w:pStyle w:val="EngHang"/>
        <w:tabs>
          <w:tab w:val="right" w:leader="dot" w:pos="8370"/>
        </w:tabs>
      </w:pPr>
      <w:r w:rsidRPr="005E37D0">
        <w:fldChar w:fldCharType="begin"/>
      </w:r>
      <w:r w:rsidRPr="005E37D0">
        <w:instrText xml:space="preserve"> REF _Ref452620367 \h </w:instrText>
      </w:r>
      <w:r w:rsidR="005E37D0">
        <w:instrText xml:space="preserve"> \* MERGEFORMAT </w:instrText>
      </w:r>
      <w:r w:rsidRPr="005E37D0">
        <w:fldChar w:fldCharType="separate"/>
      </w:r>
      <w:r w:rsidR="000C7DE2">
        <w:t>We Follow You</w:t>
      </w:r>
      <w:r w:rsidRPr="005E37D0">
        <w:fldChar w:fldCharType="end"/>
      </w:r>
      <w:r w:rsidRPr="005E37D0">
        <w:tab/>
      </w:r>
      <w:r w:rsidRPr="005E37D0">
        <w:fldChar w:fldCharType="begin"/>
      </w:r>
      <w:r w:rsidRPr="005E37D0">
        <w:instrText xml:space="preserve"> PAGEREF _Ref452620370 \h </w:instrText>
      </w:r>
      <w:r w:rsidRPr="005E37D0">
        <w:fldChar w:fldCharType="separate"/>
      </w:r>
      <w:r w:rsidR="000C7DE2">
        <w:rPr>
          <w:noProof/>
        </w:rPr>
        <w:t>381</w:t>
      </w:r>
      <w:r w:rsidRPr="005E37D0">
        <w:fldChar w:fldCharType="end"/>
      </w:r>
    </w:p>
    <w:p w14:paraId="2E28DD49" w14:textId="173AB767" w:rsidR="00D663BD" w:rsidRPr="005E37D0" w:rsidRDefault="00D663BD" w:rsidP="005E37D0">
      <w:pPr>
        <w:pStyle w:val="EngHang"/>
        <w:tabs>
          <w:tab w:val="right" w:leader="dot" w:pos="8370"/>
        </w:tabs>
      </w:pPr>
      <w:r w:rsidRPr="005E37D0">
        <w:fldChar w:fldCharType="begin"/>
      </w:r>
      <w:r w:rsidRPr="005E37D0">
        <w:instrText xml:space="preserve"> REF _Ref452620378 \h </w:instrText>
      </w:r>
      <w:r w:rsidR="005E37D0">
        <w:instrText xml:space="preserve"> \* MERGEFORMAT </w:instrText>
      </w:r>
      <w:r w:rsidRPr="005E37D0">
        <w:fldChar w:fldCharType="separate"/>
      </w:r>
      <w:r w:rsidR="000C7DE2">
        <w:t>The Communion of the Saints</w:t>
      </w:r>
      <w:r w:rsidRPr="005E37D0">
        <w:fldChar w:fldCharType="end"/>
      </w:r>
      <w:r w:rsidRPr="005E37D0">
        <w:tab/>
      </w:r>
      <w:r w:rsidRPr="005E37D0">
        <w:fldChar w:fldCharType="begin"/>
      </w:r>
      <w:r w:rsidRPr="005E37D0">
        <w:instrText xml:space="preserve"> PAGEREF _Ref452620382 \h </w:instrText>
      </w:r>
      <w:r w:rsidRPr="005E37D0">
        <w:fldChar w:fldCharType="separate"/>
      </w:r>
      <w:r w:rsidR="000C7DE2">
        <w:rPr>
          <w:noProof/>
        </w:rPr>
        <w:t>382</w:t>
      </w:r>
      <w:r w:rsidRPr="005E37D0">
        <w:fldChar w:fldCharType="end"/>
      </w:r>
    </w:p>
    <w:p w14:paraId="49BEA91A" w14:textId="2682D2E4" w:rsidR="00D663BD" w:rsidRPr="005E37D0" w:rsidRDefault="00D663BD" w:rsidP="005E37D0">
      <w:pPr>
        <w:pStyle w:val="EngHang"/>
        <w:tabs>
          <w:tab w:val="right" w:leader="dot" w:pos="8370"/>
        </w:tabs>
      </w:pPr>
      <w:r w:rsidRPr="005E37D0">
        <w:fldChar w:fldCharType="begin"/>
      </w:r>
      <w:r w:rsidRPr="005E37D0">
        <w:instrText xml:space="preserve"> REF _Ref448228235 \h </w:instrText>
      </w:r>
      <w:r w:rsidR="005E37D0">
        <w:instrText xml:space="preserve"> \* MERGEFORMAT </w:instrText>
      </w:r>
      <w:r w:rsidRPr="005E37D0">
        <w:fldChar w:fldCharType="separate"/>
      </w:r>
      <w:r w:rsidR="000C7DE2">
        <w:t>The Doxologies</w:t>
      </w:r>
      <w:r w:rsidRPr="005E37D0">
        <w:fldChar w:fldCharType="end"/>
      </w:r>
      <w:r w:rsidRPr="005E37D0">
        <w:tab/>
      </w:r>
      <w:r w:rsidRPr="005E37D0">
        <w:fldChar w:fldCharType="begin"/>
      </w:r>
      <w:r w:rsidRPr="005E37D0">
        <w:instrText xml:space="preserve"> PAGEREF _Ref448228235 \h </w:instrText>
      </w:r>
      <w:r w:rsidRPr="005E37D0">
        <w:fldChar w:fldCharType="separate"/>
      </w:r>
      <w:r w:rsidR="000C7DE2">
        <w:rPr>
          <w:noProof/>
        </w:rPr>
        <w:t>401</w:t>
      </w:r>
      <w:r w:rsidRPr="005E37D0">
        <w:fldChar w:fldCharType="end"/>
      </w:r>
    </w:p>
    <w:p w14:paraId="6846EB43" w14:textId="4F90B0A7" w:rsidR="00D663BD" w:rsidRPr="005E37D0" w:rsidRDefault="00D663BD" w:rsidP="005E37D0">
      <w:pPr>
        <w:pStyle w:val="EngHang"/>
        <w:tabs>
          <w:tab w:val="right" w:leader="dot" w:pos="8370"/>
        </w:tabs>
      </w:pPr>
      <w:r w:rsidRPr="005E37D0">
        <w:fldChar w:fldCharType="begin"/>
      </w:r>
      <w:r w:rsidRPr="005E37D0">
        <w:instrText xml:space="preserve"> REF _Ref452620428 \h </w:instrText>
      </w:r>
      <w:r w:rsidR="005E37D0">
        <w:instrText xml:space="preserve"> \* MERGEFORMAT </w:instrText>
      </w:r>
      <w:r w:rsidRPr="005E37D0">
        <w:fldChar w:fldCharType="separate"/>
      </w:r>
      <w:r w:rsidR="000C7DE2">
        <w:t>The Psali Batos for Friday</w:t>
      </w:r>
      <w:r w:rsidRPr="005E37D0">
        <w:fldChar w:fldCharType="end"/>
      </w:r>
      <w:r w:rsidR="005E37D0">
        <w:tab/>
      </w:r>
      <w:r w:rsidRPr="005E37D0">
        <w:fldChar w:fldCharType="begin"/>
      </w:r>
      <w:r w:rsidRPr="005E37D0">
        <w:instrText xml:space="preserve"> PAGEREF _Ref452620435 \h </w:instrText>
      </w:r>
      <w:r w:rsidRPr="005E37D0">
        <w:fldChar w:fldCharType="separate"/>
      </w:r>
      <w:r w:rsidR="000C7DE2">
        <w:rPr>
          <w:noProof/>
        </w:rPr>
        <w:t>509</w:t>
      </w:r>
      <w:r w:rsidRPr="005E37D0">
        <w:fldChar w:fldCharType="end"/>
      </w:r>
    </w:p>
    <w:p w14:paraId="5BAB9D0D" w14:textId="781C02C4" w:rsidR="00D663BD" w:rsidRPr="005E37D0" w:rsidRDefault="00D663BD" w:rsidP="005E37D0">
      <w:pPr>
        <w:pStyle w:val="EngHang"/>
        <w:tabs>
          <w:tab w:val="right" w:leader="dot" w:pos="8370"/>
        </w:tabs>
      </w:pPr>
      <w:r w:rsidRPr="005E37D0">
        <w:fldChar w:fldCharType="begin"/>
      </w:r>
      <w:r w:rsidRPr="005E37D0">
        <w:instrText xml:space="preserve"> REF _Ref452620452 \h </w:instrText>
      </w:r>
      <w:r w:rsidR="005E37D0">
        <w:instrText xml:space="preserve"> \* MERGEFORMAT </w:instrText>
      </w:r>
      <w:r w:rsidRPr="005E37D0">
        <w:fldChar w:fldCharType="separate"/>
      </w:r>
      <w:r w:rsidR="000C7DE2">
        <w:t>The Friday Theotokia</w:t>
      </w:r>
      <w:r w:rsidRPr="005E37D0">
        <w:fldChar w:fldCharType="end"/>
      </w:r>
      <w:r w:rsidRPr="005E37D0">
        <w:tab/>
      </w:r>
      <w:r w:rsidRPr="005E37D0">
        <w:fldChar w:fldCharType="begin"/>
      </w:r>
      <w:r w:rsidRPr="005E37D0">
        <w:instrText xml:space="preserve"> PAGEREF _Ref452620455 \h </w:instrText>
      </w:r>
      <w:r w:rsidRPr="005E37D0">
        <w:fldChar w:fldCharType="separate"/>
      </w:r>
      <w:r w:rsidR="000C7DE2">
        <w:rPr>
          <w:noProof/>
        </w:rPr>
        <w:t>511</w:t>
      </w:r>
      <w:r w:rsidRPr="005E37D0">
        <w:fldChar w:fldCharType="end"/>
      </w:r>
    </w:p>
    <w:p w14:paraId="44C0AC62" w14:textId="29C194B5" w:rsidR="00D663BD" w:rsidRPr="005E37D0" w:rsidRDefault="00D663BD" w:rsidP="005E37D0">
      <w:pPr>
        <w:pStyle w:val="EngHang"/>
        <w:tabs>
          <w:tab w:val="right" w:leader="dot" w:pos="8370"/>
        </w:tabs>
      </w:pPr>
      <w:r w:rsidRPr="005E37D0">
        <w:fldChar w:fldCharType="begin"/>
      </w:r>
      <w:r w:rsidRPr="005E37D0">
        <w:instrText xml:space="preserve"> REF _Ref452620495 \h </w:instrText>
      </w:r>
      <w:r w:rsidR="005E37D0">
        <w:instrText xml:space="preserve"> \* MERGEFORMAT </w:instrText>
      </w:r>
      <w:r w:rsidRPr="005E37D0">
        <w:fldChar w:fldCharType="separate"/>
      </w:r>
      <w:r w:rsidR="000C7DE2">
        <w:t>Hymn on the Friday Theotokia</w:t>
      </w:r>
      <w:r w:rsidRPr="005E37D0">
        <w:fldChar w:fldCharType="end"/>
      </w:r>
      <w:r w:rsidRPr="005E37D0">
        <w:tab/>
      </w:r>
      <w:r w:rsidRPr="005E37D0">
        <w:fldChar w:fldCharType="begin"/>
      </w:r>
      <w:r w:rsidRPr="005E37D0">
        <w:instrText xml:space="preserve"> PAGEREF _Ref452620495 \h </w:instrText>
      </w:r>
      <w:r w:rsidRPr="005E37D0">
        <w:fldChar w:fldCharType="separate"/>
      </w:r>
      <w:r w:rsidR="000C7DE2">
        <w:rPr>
          <w:noProof/>
        </w:rPr>
        <w:t>1113</w:t>
      </w:r>
      <w:r w:rsidRPr="005E37D0">
        <w:fldChar w:fldCharType="end"/>
      </w:r>
    </w:p>
    <w:p w14:paraId="3FD9422A" w14:textId="3D30A75B" w:rsidR="00D663BD" w:rsidRPr="005E37D0" w:rsidRDefault="00D663BD" w:rsidP="005E37D0">
      <w:pPr>
        <w:pStyle w:val="EngHang"/>
        <w:tabs>
          <w:tab w:val="right" w:leader="dot" w:pos="8370"/>
        </w:tabs>
      </w:pPr>
      <w:r w:rsidRPr="005E37D0">
        <w:fldChar w:fldCharType="begin"/>
      </w:r>
      <w:r w:rsidRPr="005E37D0">
        <w:instrText xml:space="preserve"> REF _Ref452620561 \h </w:instrText>
      </w:r>
      <w:r w:rsidR="005E37D0">
        <w:instrText xml:space="preserve"> \* MERGEFORMAT </w:instrText>
      </w:r>
      <w:r w:rsidRPr="005E37D0">
        <w:fldChar w:fldCharType="separate"/>
      </w:r>
      <w:r w:rsidR="000C7DE2">
        <w:t>The Saturday Psali Batos</w:t>
      </w:r>
      <w:r w:rsidRPr="005E37D0">
        <w:fldChar w:fldCharType="end"/>
      </w:r>
      <w:r w:rsidRPr="005E37D0">
        <w:tab/>
      </w:r>
      <w:r w:rsidRPr="005E37D0">
        <w:fldChar w:fldCharType="begin"/>
      </w:r>
      <w:r w:rsidRPr="005E37D0">
        <w:instrText xml:space="preserve"> PAGEREF _Ref452620564 \h </w:instrText>
      </w:r>
      <w:r w:rsidRPr="005E37D0">
        <w:fldChar w:fldCharType="separate"/>
      </w:r>
      <w:r w:rsidR="000C7DE2">
        <w:rPr>
          <w:noProof/>
        </w:rPr>
        <w:t>518</w:t>
      </w:r>
      <w:r w:rsidRPr="005E37D0">
        <w:fldChar w:fldCharType="end"/>
      </w:r>
    </w:p>
    <w:p w14:paraId="1DDA8B0D" w14:textId="0E11C173" w:rsidR="00D663BD" w:rsidRPr="005E37D0" w:rsidRDefault="00D663BD" w:rsidP="005E37D0">
      <w:pPr>
        <w:pStyle w:val="EngHang"/>
        <w:tabs>
          <w:tab w:val="right" w:leader="dot" w:pos="8370"/>
        </w:tabs>
      </w:pPr>
      <w:r w:rsidRPr="005E37D0">
        <w:fldChar w:fldCharType="begin"/>
      </w:r>
      <w:r w:rsidRPr="005E37D0">
        <w:instrText xml:space="preserve"> REF _Ref452620570 \h </w:instrText>
      </w:r>
      <w:r w:rsidR="005E37D0">
        <w:instrText xml:space="preserve"> \* MERGEFORMAT </w:instrText>
      </w:r>
      <w:r w:rsidRPr="005E37D0">
        <w:fldChar w:fldCharType="separate"/>
      </w:r>
      <w:r w:rsidR="000C7DE2">
        <w:t>The Saturday Theotokia</w:t>
      </w:r>
      <w:r w:rsidRPr="005E37D0">
        <w:fldChar w:fldCharType="end"/>
      </w:r>
      <w:r w:rsidRPr="005E37D0">
        <w:tab/>
      </w:r>
      <w:r w:rsidRPr="005E37D0">
        <w:fldChar w:fldCharType="begin"/>
      </w:r>
      <w:r w:rsidRPr="005E37D0">
        <w:instrText xml:space="preserve"> PAGEREF _Ref452620573 \h </w:instrText>
      </w:r>
      <w:r w:rsidRPr="005E37D0">
        <w:fldChar w:fldCharType="separate"/>
      </w:r>
      <w:r w:rsidR="000C7DE2">
        <w:rPr>
          <w:noProof/>
        </w:rPr>
        <w:t>523</w:t>
      </w:r>
      <w:r w:rsidRPr="005E37D0">
        <w:fldChar w:fldCharType="end"/>
      </w:r>
    </w:p>
    <w:p w14:paraId="7B72A616" w14:textId="1E8FFAF1" w:rsidR="00D663BD" w:rsidRPr="005E37D0" w:rsidRDefault="00D663BD" w:rsidP="005E37D0">
      <w:pPr>
        <w:pStyle w:val="EngHang"/>
        <w:tabs>
          <w:tab w:val="right" w:leader="dot" w:pos="8370"/>
        </w:tabs>
      </w:pPr>
      <w:r w:rsidRPr="005E37D0">
        <w:fldChar w:fldCharType="begin"/>
      </w:r>
      <w:r w:rsidRPr="005E37D0">
        <w:instrText xml:space="preserve"> REF _Ref452620614 \h </w:instrText>
      </w:r>
      <w:r w:rsidR="005E37D0">
        <w:instrText xml:space="preserve"> \* MERGEFORMAT </w:instrText>
      </w:r>
      <w:r w:rsidRPr="005E37D0">
        <w:fldChar w:fldCharType="separate"/>
      </w:r>
      <w:r w:rsidR="000C7DE2">
        <w:t>Hymn on the Saturday Theotokia</w:t>
      </w:r>
      <w:r w:rsidRPr="005E37D0">
        <w:fldChar w:fldCharType="end"/>
      </w:r>
      <w:r w:rsidRPr="005E37D0">
        <w:tab/>
      </w:r>
      <w:r w:rsidRPr="005E37D0">
        <w:fldChar w:fldCharType="begin"/>
      </w:r>
      <w:r w:rsidRPr="005E37D0">
        <w:instrText xml:space="preserve"> PAGEREF _Ref452620614 \h </w:instrText>
      </w:r>
      <w:r w:rsidRPr="005E37D0">
        <w:fldChar w:fldCharType="separate"/>
      </w:r>
      <w:r w:rsidR="000C7DE2">
        <w:rPr>
          <w:noProof/>
        </w:rPr>
        <w:t>1118</w:t>
      </w:r>
      <w:r w:rsidRPr="005E37D0">
        <w:fldChar w:fldCharType="end"/>
      </w:r>
    </w:p>
    <w:p w14:paraId="33E4C436" w14:textId="623E1468" w:rsidR="00D663BD" w:rsidRPr="005E37D0" w:rsidRDefault="00D663BD" w:rsidP="005E37D0">
      <w:pPr>
        <w:pStyle w:val="EngHang"/>
        <w:tabs>
          <w:tab w:val="right" w:leader="dot" w:pos="8370"/>
        </w:tabs>
      </w:pPr>
      <w:r w:rsidRPr="005E37D0">
        <w:fldChar w:fldCharType="begin"/>
      </w:r>
      <w:r w:rsidRPr="005E37D0">
        <w:instrText xml:space="preserve"> REF _Ref452620695 \h </w:instrText>
      </w:r>
      <w:r w:rsidR="005E37D0">
        <w:instrText xml:space="preserve"> \* MERGEFORMAT </w:instrText>
      </w:r>
      <w:r w:rsidRPr="005E37D0">
        <w:fldChar w:fldCharType="separate"/>
      </w:r>
      <w:r w:rsidR="000C7DE2">
        <w:t>The First Batos Lobsh</w:t>
      </w:r>
      <w:r w:rsidRPr="005E37D0">
        <w:fldChar w:fldCharType="end"/>
      </w:r>
      <w:r w:rsidRPr="005E37D0">
        <w:tab/>
      </w:r>
      <w:r w:rsidRPr="005E37D0">
        <w:fldChar w:fldCharType="begin"/>
      </w:r>
      <w:r w:rsidRPr="005E37D0">
        <w:instrText xml:space="preserve"> PAGEREF _Ref452620695 \h </w:instrText>
      </w:r>
      <w:r w:rsidRPr="005E37D0">
        <w:fldChar w:fldCharType="separate"/>
      </w:r>
      <w:r w:rsidR="000C7DE2">
        <w:rPr>
          <w:noProof/>
        </w:rPr>
        <w:t>1123</w:t>
      </w:r>
      <w:r w:rsidRPr="005E37D0">
        <w:fldChar w:fldCharType="end"/>
      </w:r>
    </w:p>
    <w:p w14:paraId="3726027F" w14:textId="3312246E" w:rsidR="00D663BD" w:rsidRPr="005E37D0" w:rsidRDefault="00D663BD" w:rsidP="005E37D0">
      <w:pPr>
        <w:pStyle w:val="EngHang"/>
        <w:tabs>
          <w:tab w:val="right" w:leader="dot" w:pos="8370"/>
        </w:tabs>
      </w:pPr>
      <w:r w:rsidRPr="005E37D0">
        <w:fldChar w:fldCharType="begin"/>
      </w:r>
      <w:r w:rsidRPr="005E37D0">
        <w:instrText xml:space="preserve"> REF _Ref452620704 \h </w:instrText>
      </w:r>
      <w:r w:rsidR="005E37D0">
        <w:instrText xml:space="preserve"> \* MERGEFORMAT </w:instrText>
      </w:r>
      <w:r w:rsidRPr="005E37D0">
        <w:fldChar w:fldCharType="separate"/>
      </w:r>
      <w:r w:rsidR="000C7DE2">
        <w:t>The Second Batos Lobsh</w:t>
      </w:r>
      <w:r w:rsidRPr="005E37D0">
        <w:fldChar w:fldCharType="end"/>
      </w:r>
      <w:r w:rsidRPr="005E37D0">
        <w:tab/>
      </w:r>
      <w:r w:rsidRPr="005E37D0">
        <w:fldChar w:fldCharType="begin"/>
      </w:r>
      <w:r w:rsidRPr="005E37D0">
        <w:instrText xml:space="preserve"> PAGEREF _Ref452620704 \h </w:instrText>
      </w:r>
      <w:r w:rsidRPr="005E37D0">
        <w:fldChar w:fldCharType="separate"/>
      </w:r>
      <w:r w:rsidR="000C7DE2">
        <w:rPr>
          <w:noProof/>
        </w:rPr>
        <w:t>1125</w:t>
      </w:r>
      <w:r w:rsidRPr="005E37D0">
        <w:fldChar w:fldCharType="end"/>
      </w:r>
    </w:p>
    <w:p w14:paraId="37FFF9E9" w14:textId="1EDCE80D" w:rsidR="00D663BD" w:rsidRPr="005E37D0" w:rsidRDefault="00D663BD" w:rsidP="005E37D0">
      <w:pPr>
        <w:pStyle w:val="EngHang"/>
        <w:tabs>
          <w:tab w:val="right" w:leader="dot" w:pos="8370"/>
        </w:tabs>
      </w:pPr>
      <w:r w:rsidRPr="005E37D0">
        <w:fldChar w:fldCharType="begin"/>
      </w:r>
      <w:r w:rsidRPr="005E37D0">
        <w:instrText xml:space="preserve"> REF _Ref452620758 \h </w:instrText>
      </w:r>
      <w:r w:rsidR="005E37D0">
        <w:instrText xml:space="preserve"> \* MERGEFORMAT </w:instrText>
      </w:r>
      <w:r w:rsidRPr="005E37D0">
        <w:fldChar w:fldCharType="separate"/>
      </w:r>
      <w:r w:rsidR="000C7DE2">
        <w:t>The Ending of the Batos Theotokias</w:t>
      </w:r>
      <w:r w:rsidRPr="005E37D0">
        <w:fldChar w:fldCharType="end"/>
      </w:r>
      <w:r w:rsidRPr="005E37D0">
        <w:tab/>
      </w:r>
      <w:r w:rsidRPr="005E37D0">
        <w:fldChar w:fldCharType="begin"/>
      </w:r>
      <w:r w:rsidRPr="005E37D0">
        <w:instrText xml:space="preserve"> PAGEREF _Ref452620761 \h </w:instrText>
      </w:r>
      <w:r w:rsidRPr="005E37D0">
        <w:fldChar w:fldCharType="separate"/>
      </w:r>
      <w:r w:rsidR="000C7DE2">
        <w:rPr>
          <w:noProof/>
        </w:rPr>
        <w:t>533</w:t>
      </w:r>
      <w:r w:rsidRPr="005E37D0">
        <w:fldChar w:fldCharType="end"/>
      </w:r>
    </w:p>
    <w:p w14:paraId="1B0DE91D" w14:textId="69B1F969" w:rsidR="00D663BD" w:rsidRPr="005E37D0" w:rsidRDefault="00D663BD" w:rsidP="005E37D0">
      <w:pPr>
        <w:pStyle w:val="EngHang"/>
        <w:tabs>
          <w:tab w:val="right" w:leader="dot" w:pos="8370"/>
        </w:tabs>
      </w:pPr>
      <w:r w:rsidRPr="005E37D0">
        <w:fldChar w:fldCharType="begin"/>
      </w:r>
      <w:r w:rsidRPr="005E37D0">
        <w:instrText xml:space="preserve"> REF _Ref448228501 \h </w:instrText>
      </w:r>
      <w:r w:rsidR="005E37D0">
        <w:instrText xml:space="preserve"> \* MERGEFORMAT </w:instrText>
      </w:r>
      <w:r w:rsidRPr="005E37D0">
        <w:fldChar w:fldCharType="separate"/>
      </w:r>
      <w:r w:rsidR="000C7DE2">
        <w:t>The Fourth Canticle</w:t>
      </w:r>
      <w:r w:rsidRPr="005E37D0">
        <w:fldChar w:fldCharType="end"/>
      </w:r>
      <w:r w:rsidRPr="005E37D0">
        <w:tab/>
      </w:r>
      <w:r w:rsidRPr="005E37D0">
        <w:fldChar w:fldCharType="begin"/>
      </w:r>
      <w:r w:rsidRPr="005E37D0">
        <w:instrText xml:space="preserve"> PAGEREF _Ref448228501 \h </w:instrText>
      </w:r>
      <w:r w:rsidRPr="005E37D0">
        <w:fldChar w:fldCharType="separate"/>
      </w:r>
      <w:r w:rsidR="000C7DE2">
        <w:rPr>
          <w:noProof/>
        </w:rPr>
        <w:t>403</w:t>
      </w:r>
      <w:r w:rsidRPr="005E37D0">
        <w:fldChar w:fldCharType="end"/>
      </w:r>
    </w:p>
    <w:p w14:paraId="1BFC746A" w14:textId="2B08EFC7" w:rsidR="00D663BD" w:rsidRPr="005E37D0" w:rsidRDefault="00D663BD" w:rsidP="005E37D0">
      <w:pPr>
        <w:pStyle w:val="EngHang"/>
        <w:tabs>
          <w:tab w:val="right" w:leader="dot" w:pos="8370"/>
        </w:tabs>
      </w:pPr>
      <w:r w:rsidRPr="005E37D0">
        <w:fldChar w:fldCharType="begin"/>
      </w:r>
      <w:r w:rsidRPr="005E37D0">
        <w:instrText xml:space="preserve"> REF _Ref452620816 \h </w:instrText>
      </w:r>
      <w:r w:rsidR="005E37D0">
        <w:instrText xml:space="preserve"> \* MERGEFORMAT </w:instrText>
      </w:r>
      <w:r w:rsidRPr="005E37D0">
        <w:fldChar w:fldCharType="separate"/>
      </w:r>
      <w:r w:rsidR="000C7DE2">
        <w:t>The Sunday Psali for the Lord</w:t>
      </w:r>
      <w:r w:rsidRPr="005E37D0">
        <w:fldChar w:fldCharType="end"/>
      </w:r>
      <w:r w:rsidRPr="005E37D0">
        <w:tab/>
      </w:r>
      <w:r w:rsidRPr="005E37D0">
        <w:fldChar w:fldCharType="begin"/>
      </w:r>
      <w:r w:rsidRPr="005E37D0">
        <w:instrText xml:space="preserve"> PAGEREF _Ref452620821 \h </w:instrText>
      </w:r>
      <w:r w:rsidRPr="005E37D0">
        <w:fldChar w:fldCharType="separate"/>
      </w:r>
      <w:r w:rsidR="000C7DE2">
        <w:rPr>
          <w:noProof/>
        </w:rPr>
        <w:t>413</w:t>
      </w:r>
      <w:r w:rsidRPr="005E37D0">
        <w:fldChar w:fldCharType="end"/>
      </w:r>
    </w:p>
    <w:p w14:paraId="6D2DA31F" w14:textId="21883AE4" w:rsidR="00D663BD" w:rsidRPr="005E37D0" w:rsidRDefault="00D663BD" w:rsidP="005E37D0">
      <w:pPr>
        <w:pStyle w:val="EngHang"/>
        <w:tabs>
          <w:tab w:val="right" w:leader="dot" w:pos="8370"/>
        </w:tabs>
      </w:pPr>
      <w:r w:rsidRPr="005E37D0">
        <w:fldChar w:fldCharType="begin"/>
      </w:r>
      <w:r w:rsidRPr="005E37D0">
        <w:instrText xml:space="preserve"> REF _Ref452620881 \h </w:instrText>
      </w:r>
      <w:r w:rsidR="005E37D0">
        <w:instrText xml:space="preserve"> \* MERGEFORMAT </w:instrText>
      </w:r>
      <w:r w:rsidRPr="005E37D0">
        <w:fldChar w:fldCharType="separate"/>
      </w:r>
      <w:r w:rsidR="000C7DE2">
        <w:t>Hymn on the Sunday Psali</w:t>
      </w:r>
      <w:r w:rsidRPr="005E37D0">
        <w:fldChar w:fldCharType="end"/>
      </w:r>
      <w:r w:rsidRPr="005E37D0">
        <w:tab/>
      </w:r>
      <w:r w:rsidRPr="005E37D0">
        <w:fldChar w:fldCharType="begin"/>
      </w:r>
      <w:r w:rsidRPr="005E37D0">
        <w:instrText xml:space="preserve"> PAGEREF _Ref452620881 \h </w:instrText>
      </w:r>
      <w:r w:rsidRPr="005E37D0">
        <w:fldChar w:fldCharType="separate"/>
      </w:r>
      <w:r w:rsidR="000C7DE2">
        <w:rPr>
          <w:noProof/>
        </w:rPr>
        <w:t>1067</w:t>
      </w:r>
      <w:r w:rsidRPr="005E37D0">
        <w:fldChar w:fldCharType="end"/>
      </w:r>
    </w:p>
    <w:p w14:paraId="2B9CC60A" w14:textId="3CF3D0FB" w:rsidR="00D663BD" w:rsidRPr="005E37D0" w:rsidRDefault="00D663BD" w:rsidP="005E37D0">
      <w:pPr>
        <w:pStyle w:val="EngHang"/>
        <w:tabs>
          <w:tab w:val="right" w:leader="dot" w:pos="8370"/>
        </w:tabs>
      </w:pPr>
      <w:r w:rsidRPr="005E37D0">
        <w:fldChar w:fldCharType="begin"/>
      </w:r>
      <w:r w:rsidRPr="005E37D0">
        <w:instrText xml:space="preserve"> REF _Ref452620835 \h </w:instrText>
      </w:r>
      <w:r w:rsidR="005E37D0">
        <w:instrText xml:space="preserve"> \* MERGEFORMAT </w:instrText>
      </w:r>
      <w:r w:rsidRPr="005E37D0">
        <w:fldChar w:fldCharType="separate"/>
      </w:r>
      <w:r w:rsidR="000C7DE2">
        <w:t>The Sunday Theotokia</w:t>
      </w:r>
      <w:r w:rsidRPr="005E37D0">
        <w:fldChar w:fldCharType="end"/>
      </w:r>
      <w:r w:rsidRPr="005E37D0">
        <w:tab/>
      </w:r>
      <w:r w:rsidRPr="005E37D0">
        <w:fldChar w:fldCharType="begin"/>
      </w:r>
      <w:r w:rsidRPr="005E37D0">
        <w:instrText xml:space="preserve"> PAGEREF _Ref452620839 \h </w:instrText>
      </w:r>
      <w:r w:rsidRPr="005E37D0">
        <w:fldChar w:fldCharType="separate"/>
      </w:r>
      <w:r w:rsidR="000C7DE2">
        <w:rPr>
          <w:noProof/>
        </w:rPr>
        <w:t>419</w:t>
      </w:r>
      <w:r w:rsidRPr="005E37D0">
        <w:fldChar w:fldCharType="end"/>
      </w:r>
    </w:p>
    <w:p w14:paraId="07222319" w14:textId="6BB2D01E" w:rsidR="00D663BD" w:rsidRPr="005E37D0" w:rsidRDefault="00D663BD" w:rsidP="005E37D0">
      <w:pPr>
        <w:pStyle w:val="EngHang"/>
        <w:tabs>
          <w:tab w:val="right" w:leader="dot" w:pos="8370"/>
        </w:tabs>
      </w:pPr>
      <w:r w:rsidRPr="005E37D0">
        <w:fldChar w:fldCharType="begin"/>
      </w:r>
      <w:r w:rsidRPr="005E37D0">
        <w:instrText xml:space="preserve"> REF _Ref452620856 \h </w:instrText>
      </w:r>
      <w:r w:rsidR="005E37D0">
        <w:instrText xml:space="preserve"> \* MERGEFORMAT </w:instrText>
      </w:r>
      <w:r w:rsidRPr="005E37D0">
        <w:fldChar w:fldCharType="separate"/>
      </w:r>
      <w:r w:rsidR="000C7DE2">
        <w:t>Interpretation on (After) the Sunday Theotokia Part 1</w:t>
      </w:r>
      <w:r w:rsidRPr="005E37D0">
        <w:fldChar w:fldCharType="end"/>
      </w:r>
      <w:r w:rsidRPr="005E37D0">
        <w:t xml:space="preserve"> (etc)</w:t>
      </w:r>
      <w:r w:rsidRPr="005E37D0">
        <w:tab/>
      </w:r>
      <w:r w:rsidRPr="005E37D0">
        <w:fldChar w:fldCharType="begin"/>
      </w:r>
      <w:r w:rsidRPr="005E37D0">
        <w:instrText xml:space="preserve"> PAGEREF _Ref452620856 \h </w:instrText>
      </w:r>
      <w:r w:rsidRPr="005E37D0">
        <w:fldChar w:fldCharType="separate"/>
      </w:r>
      <w:r w:rsidR="000C7DE2">
        <w:rPr>
          <w:noProof/>
        </w:rPr>
        <w:t>1075</w:t>
      </w:r>
      <w:r w:rsidRPr="005E37D0">
        <w:fldChar w:fldCharType="end"/>
      </w:r>
    </w:p>
    <w:p w14:paraId="2409E4F2" w14:textId="23204B73" w:rsidR="00D663BD" w:rsidRPr="005E37D0" w:rsidRDefault="00D663BD" w:rsidP="005E37D0">
      <w:pPr>
        <w:pStyle w:val="EngHang"/>
        <w:tabs>
          <w:tab w:val="right" w:leader="dot" w:pos="8370"/>
        </w:tabs>
      </w:pPr>
      <w:r w:rsidRPr="005E37D0">
        <w:fldChar w:fldCharType="begin"/>
      </w:r>
      <w:r w:rsidRPr="005E37D0">
        <w:instrText xml:space="preserve"> REF _Ref434564976 \h </w:instrText>
      </w:r>
      <w:r w:rsidR="005E37D0">
        <w:instrText xml:space="preserve"> \* MERGEFORMAT </w:instrText>
      </w:r>
      <w:r w:rsidRPr="005E37D0">
        <w:fldChar w:fldCharType="separate"/>
      </w:r>
      <w:r w:rsidR="000C7DE2">
        <w:t>The Conclusion of the Adam Theotokias</w:t>
      </w:r>
      <w:r w:rsidRPr="005E37D0">
        <w:fldChar w:fldCharType="end"/>
      </w:r>
      <w:r w:rsidRPr="005E37D0">
        <w:tab/>
      </w:r>
      <w:r w:rsidRPr="005E37D0">
        <w:fldChar w:fldCharType="begin"/>
      </w:r>
      <w:r w:rsidRPr="005E37D0">
        <w:instrText xml:space="preserve"> PAGEREF _Ref434564976 \h </w:instrText>
      </w:r>
      <w:r w:rsidRPr="005E37D0">
        <w:fldChar w:fldCharType="separate"/>
      </w:r>
      <w:r w:rsidR="000C7DE2">
        <w:rPr>
          <w:noProof/>
        </w:rPr>
        <w:t>452</w:t>
      </w:r>
      <w:r w:rsidRPr="005E37D0">
        <w:fldChar w:fldCharType="end"/>
      </w:r>
    </w:p>
    <w:p w14:paraId="1B094801" w14:textId="71F8E7C8" w:rsidR="00D663BD" w:rsidRPr="005E37D0" w:rsidRDefault="00D663BD" w:rsidP="005E37D0">
      <w:pPr>
        <w:pStyle w:val="EngHang"/>
        <w:tabs>
          <w:tab w:val="right" w:leader="dot" w:pos="8370"/>
        </w:tabs>
      </w:pPr>
      <w:r w:rsidRPr="005E37D0">
        <w:fldChar w:fldCharType="begin"/>
      </w:r>
      <w:r w:rsidRPr="005E37D0">
        <w:instrText xml:space="preserve"> REF _Ref442855270 \h </w:instrText>
      </w:r>
      <w:r w:rsidR="005E37D0">
        <w:instrText xml:space="preserve"> \* MERGEFORMAT </w:instrText>
      </w:r>
      <w:r w:rsidRPr="005E37D0">
        <w:fldChar w:fldCharType="separate"/>
      </w:r>
      <w:r w:rsidR="000C7DE2">
        <w:t>The Doxology of Prime</w:t>
      </w:r>
      <w:r w:rsidRPr="005E37D0">
        <w:fldChar w:fldCharType="end"/>
      </w:r>
      <w:r w:rsidRPr="005E37D0">
        <w:tab/>
      </w:r>
      <w:r w:rsidRPr="005E37D0">
        <w:fldChar w:fldCharType="begin"/>
      </w:r>
      <w:r w:rsidRPr="005E37D0">
        <w:instrText xml:space="preserve"> PAGEREF _Ref442855270 \h </w:instrText>
      </w:r>
      <w:r w:rsidRPr="005E37D0">
        <w:fldChar w:fldCharType="separate"/>
      </w:r>
      <w:r w:rsidR="000C7DE2">
        <w:rPr>
          <w:noProof/>
        </w:rPr>
        <w:t>55</w:t>
      </w:r>
      <w:r w:rsidRPr="005E37D0">
        <w:fldChar w:fldCharType="end"/>
      </w:r>
    </w:p>
    <w:p w14:paraId="6267D60B" w14:textId="78D8E17F" w:rsidR="00D663BD" w:rsidRPr="005E37D0" w:rsidRDefault="005E37D0" w:rsidP="005E37D0">
      <w:pPr>
        <w:pStyle w:val="EngHang"/>
        <w:tabs>
          <w:tab w:val="right" w:leader="dot" w:pos="8370"/>
        </w:tabs>
      </w:pPr>
      <w:r w:rsidRPr="005E37D0">
        <w:fldChar w:fldCharType="begin"/>
      </w:r>
      <w:r w:rsidRPr="005E37D0">
        <w:instrText xml:space="preserve"> REF _Ref452621214 \h </w:instrText>
      </w:r>
      <w:r>
        <w:instrText xml:space="preserve"> \* MERGEFORMAT </w:instrText>
      </w:r>
      <w:r w:rsidRPr="005E37D0">
        <w:fldChar w:fldCharType="separate"/>
      </w:r>
      <w:r w:rsidR="000C7DE2">
        <w:t>The Conclusion of the Midnight Praise</w:t>
      </w:r>
      <w:r w:rsidRPr="005E37D0">
        <w:fldChar w:fldCharType="end"/>
      </w:r>
      <w:r w:rsidRPr="005E37D0">
        <w:tab/>
      </w:r>
      <w:r w:rsidRPr="005E37D0">
        <w:fldChar w:fldCharType="begin"/>
      </w:r>
      <w:r w:rsidRPr="005E37D0">
        <w:instrText xml:space="preserve"> PAGEREF _Ref452621214 \h </w:instrText>
      </w:r>
      <w:r w:rsidRPr="005E37D0">
        <w:fldChar w:fldCharType="separate"/>
      </w:r>
      <w:r w:rsidR="000C7DE2">
        <w:rPr>
          <w:noProof/>
        </w:rPr>
        <w:t>6</w:t>
      </w:r>
      <w:r w:rsidRPr="005E37D0">
        <w:fldChar w:fldCharType="end"/>
      </w:r>
    </w:p>
    <w:p w14:paraId="349B59E0" w14:textId="35AD90E1" w:rsidR="00233CE3" w:rsidRDefault="00134DB2" w:rsidP="00E27B27">
      <w:pPr>
        <w:pStyle w:val="Heading3"/>
      </w:pPr>
      <w:bookmarkStart w:id="1874" w:name="_Ref452619392"/>
      <w:r>
        <w:lastRenderedPageBreak/>
        <w:t>The December or Koiak Canticle</w:t>
      </w:r>
      <w:bookmarkEnd w:id="1874"/>
    </w:p>
    <w:p w14:paraId="30F76FC0" w14:textId="77777777" w:rsidR="00134DB2" w:rsidRPr="00AB1781" w:rsidRDefault="00134DB2" w:rsidP="00134DB2">
      <w:pPr>
        <w:pStyle w:val="EnglishHangNoCoptic"/>
      </w:pPr>
      <w:r w:rsidRPr="00AB1781">
        <w:t>Sing a new song</w:t>
      </w:r>
      <w:r>
        <w:t xml:space="preserve"> </w:t>
      </w:r>
      <w:r w:rsidRPr="00AB1781">
        <w:t>to the Lord</w:t>
      </w:r>
      <w:r>
        <w:t>,</w:t>
      </w:r>
    </w:p>
    <w:p w14:paraId="1F86E04F" w14:textId="0308B39A" w:rsidR="00134DB2" w:rsidRPr="00AB1781" w:rsidRDefault="00134DB2" w:rsidP="00134DB2">
      <w:pPr>
        <w:pStyle w:val="EnglishHangEndNoCoptic"/>
      </w:pPr>
      <w:r w:rsidRPr="00AB1781">
        <w:tab/>
        <w:t>sing to the Lord</w:t>
      </w:r>
      <w:r>
        <w:t>, all the earth; (Ps 95:1)</w:t>
      </w:r>
    </w:p>
    <w:p w14:paraId="22CC3A02" w14:textId="77777777" w:rsidR="00134DB2" w:rsidRPr="00AB1781" w:rsidRDefault="00134DB2" w:rsidP="00134DB2">
      <w:pPr>
        <w:pStyle w:val="EnglishHangNoCoptic"/>
      </w:pPr>
      <w:r>
        <w:t>d</w:t>
      </w:r>
      <w:r w:rsidRPr="00AB1781">
        <w:t>eclare His glory among the nations,</w:t>
      </w:r>
    </w:p>
    <w:p w14:paraId="0FDA2DC7" w14:textId="4352BC9A" w:rsidR="00134DB2" w:rsidRPr="00AB1781" w:rsidRDefault="00134DB2" w:rsidP="00134DB2">
      <w:pPr>
        <w:pStyle w:val="EnglishHangEndNoCoptic"/>
      </w:pPr>
      <w:r w:rsidRPr="00AB1781">
        <w:tab/>
        <w:t>His wonders among all peoples.</w:t>
      </w:r>
      <w:r>
        <w:t xml:space="preserve"> (Ps 95:3)</w:t>
      </w:r>
    </w:p>
    <w:p w14:paraId="7FAC379C" w14:textId="77777777" w:rsidR="00134DB2" w:rsidRPr="00AB1781" w:rsidRDefault="00134DB2" w:rsidP="00134DB2">
      <w:pPr>
        <w:pStyle w:val="EnglishHangNoCoptic"/>
      </w:pPr>
      <w:r w:rsidRPr="00AB1781">
        <w:t xml:space="preserve">For </w:t>
      </w:r>
      <w:r>
        <w:t xml:space="preserve">the Lord is </w:t>
      </w:r>
      <w:r w:rsidRPr="00AB1781">
        <w:t>great</w:t>
      </w:r>
      <w:r>
        <w:t>,</w:t>
      </w:r>
      <w:r w:rsidRPr="00AB1781">
        <w:t xml:space="preserve"> </w:t>
      </w:r>
      <w:r>
        <w:t>and very much</w:t>
      </w:r>
      <w:r w:rsidRPr="00AB1781">
        <w:t xml:space="preserve"> </w:t>
      </w:r>
      <w:r>
        <w:t>praiseworthy</w:t>
      </w:r>
      <w:r w:rsidRPr="00AB1781">
        <w:t>;</w:t>
      </w:r>
    </w:p>
    <w:p w14:paraId="0CDE59C8" w14:textId="5EE33A7A" w:rsidR="00134DB2" w:rsidRDefault="00134DB2" w:rsidP="00134DB2">
      <w:pPr>
        <w:pStyle w:val="EnglishHangEndNoCoptic"/>
      </w:pPr>
      <w:r w:rsidRPr="00AB1781">
        <w:tab/>
        <w:t>He</w:t>
      </w:r>
      <w:r>
        <w:t xml:space="preserve"> is to be feared above all gods. (Ps 95:4)</w:t>
      </w:r>
    </w:p>
    <w:p w14:paraId="194A77BF" w14:textId="77777777" w:rsidR="00134DB2" w:rsidRDefault="00134DB2" w:rsidP="00134DB2">
      <w:pPr>
        <w:pStyle w:val="Rubric"/>
      </w:pPr>
      <w:r>
        <w:t>Alleluia.</w:t>
      </w:r>
    </w:p>
    <w:p w14:paraId="2DC77034" w14:textId="77777777" w:rsidR="00134DB2" w:rsidRPr="00AB1781" w:rsidRDefault="00134DB2" w:rsidP="00134DB2">
      <w:pPr>
        <w:pStyle w:val="EnglishHangNoCoptic"/>
      </w:pPr>
      <w:r w:rsidRPr="00AB1781">
        <w:t>I will bless the Lord at all times,</w:t>
      </w:r>
    </w:p>
    <w:p w14:paraId="57283449" w14:textId="34FCD75D" w:rsidR="00134DB2" w:rsidRPr="00AB1781" w:rsidRDefault="00134DB2" w:rsidP="00134DB2">
      <w:pPr>
        <w:pStyle w:val="EnglishHangEndNoCoptic"/>
      </w:pPr>
      <w:r w:rsidRPr="00AB1781">
        <w:tab/>
        <w:t xml:space="preserve">His praise </w:t>
      </w:r>
      <w:r>
        <w:t>will</w:t>
      </w:r>
      <w:r w:rsidRPr="00AB1781">
        <w:t xml:space="preserve"> be continually in my mouth.</w:t>
      </w:r>
      <w:r>
        <w:t xml:space="preserve"> (Ps 33:2)</w:t>
      </w:r>
    </w:p>
    <w:p w14:paraId="5A719882" w14:textId="77777777" w:rsidR="00134DB2" w:rsidRPr="00AB1781" w:rsidRDefault="00134DB2" w:rsidP="00134DB2">
      <w:pPr>
        <w:pStyle w:val="EnglishHangNoCoptic"/>
      </w:pPr>
      <w:r w:rsidRPr="00AB1781">
        <w:t>My soul will be praised in the Lord</w:t>
      </w:r>
      <w:r>
        <w:rPr>
          <w:rStyle w:val="FootnoteReference"/>
        </w:rPr>
        <w:footnoteReference w:id="998"/>
      </w:r>
      <w:r w:rsidRPr="00AB1781">
        <w:t>;</w:t>
      </w:r>
    </w:p>
    <w:p w14:paraId="52F486CF" w14:textId="265B334F" w:rsidR="00134DB2" w:rsidRPr="00AB1781" w:rsidRDefault="00134DB2" w:rsidP="00134DB2">
      <w:pPr>
        <w:pStyle w:val="EnglishHangEndNoCoptic"/>
      </w:pPr>
      <w:r w:rsidRPr="00AB1781">
        <w:tab/>
        <w:t xml:space="preserve">let the meek hear and </w:t>
      </w:r>
      <w:r>
        <w:t>be glad</w:t>
      </w:r>
      <w:r w:rsidRPr="00AB1781">
        <w:t>.</w:t>
      </w:r>
      <w:r>
        <w:t xml:space="preserve"> (Ps 33:3)</w:t>
      </w:r>
    </w:p>
    <w:p w14:paraId="7FEC5496" w14:textId="77777777" w:rsidR="00134DB2" w:rsidRPr="00AB1781" w:rsidRDefault="00134DB2" w:rsidP="00134DB2">
      <w:pPr>
        <w:pStyle w:val="EnglishHangNoCoptic"/>
      </w:pPr>
      <w:r w:rsidRPr="00AB1781">
        <w:t>O magnify the Lord with me,</w:t>
      </w:r>
    </w:p>
    <w:p w14:paraId="2875EAB1" w14:textId="6EBDB05F" w:rsidR="00134DB2" w:rsidRPr="00AB1781" w:rsidRDefault="00134DB2" w:rsidP="00134DB2">
      <w:pPr>
        <w:pStyle w:val="EnglishHangEndNoCoptic"/>
      </w:pPr>
      <w:r>
        <w:tab/>
        <w:t>and let us exalt His N</w:t>
      </w:r>
      <w:r w:rsidRPr="00AB1781">
        <w:t>ame together.</w:t>
      </w:r>
      <w:r>
        <w:t xml:space="preserve"> (Ps 33:4)</w:t>
      </w:r>
    </w:p>
    <w:p w14:paraId="06A58D5C" w14:textId="04EDFD3B" w:rsidR="00134DB2" w:rsidRDefault="00134DB2" w:rsidP="00134DB2">
      <w:pPr>
        <w:pStyle w:val="Rubric"/>
      </w:pPr>
      <w:r>
        <w:t>Alleluia.</w:t>
      </w:r>
    </w:p>
    <w:p w14:paraId="6A127201" w14:textId="509927A8" w:rsidR="00134DB2" w:rsidRPr="00AB1781" w:rsidRDefault="00134DB2" w:rsidP="00134DB2">
      <w:pPr>
        <w:pStyle w:val="EnglishHangEndNoCoptic"/>
      </w:pPr>
      <w:r>
        <w:t xml:space="preserve">[You] </w:t>
      </w:r>
      <w:r w:rsidRPr="00AB1781">
        <w:t xml:space="preserve">Who </w:t>
      </w:r>
      <w:r w:rsidR="001F4F1A">
        <w:t>[are]</w:t>
      </w:r>
      <w:r w:rsidRPr="00AB1781">
        <w:t xml:space="preserve"> enthroned </w:t>
      </w:r>
      <w:r>
        <w:t>up</w:t>
      </w:r>
      <w:r w:rsidRPr="00AB1781">
        <w:t>on the Cherubim</w:t>
      </w:r>
      <w:r w:rsidRPr="00AB1781">
        <w:rPr>
          <w:rStyle w:val="FootnoteReference"/>
        </w:rPr>
        <w:footnoteReference w:id="999"/>
      </w:r>
      <w:r>
        <w:t>, manifest Yourself</w:t>
      </w:r>
      <w:r>
        <w:rPr>
          <w:rStyle w:val="FootnoteReference"/>
        </w:rPr>
        <w:footnoteReference w:id="1000"/>
      </w:r>
      <w:r>
        <w:t>! (Ps 79:1c)</w:t>
      </w:r>
    </w:p>
    <w:p w14:paraId="5B2A2A3B" w14:textId="77777777" w:rsidR="001F4F1A" w:rsidRPr="00AB1781" w:rsidRDefault="001F4F1A" w:rsidP="001F4F1A">
      <w:pPr>
        <w:pStyle w:val="EnglishHangNoCoptic"/>
      </w:pPr>
      <w:r>
        <w:t>Raise up Your power b</w:t>
      </w:r>
      <w:r w:rsidRPr="00AB1781">
        <w:t>efore Ephraim and Benjamin and Manasseh,</w:t>
      </w:r>
    </w:p>
    <w:p w14:paraId="7BA31151" w14:textId="6F74FC92" w:rsidR="001F4F1A" w:rsidRPr="00AB1781" w:rsidRDefault="001F4F1A" w:rsidP="001F4F1A">
      <w:pPr>
        <w:pStyle w:val="EnglishHangEndNoCoptic"/>
      </w:pPr>
      <w:r w:rsidRPr="00AB1781">
        <w:tab/>
      </w:r>
      <w:r>
        <w:t>and come to save us! (Ps 79:2)</w:t>
      </w:r>
    </w:p>
    <w:p w14:paraId="2FEE0004" w14:textId="77777777" w:rsidR="001F4F1A" w:rsidRPr="00AB1781" w:rsidRDefault="001F4F1A" w:rsidP="001F4F1A">
      <w:pPr>
        <w:pStyle w:val="EnglishHangNoCoptic"/>
      </w:pPr>
      <w:r w:rsidRPr="00AB1781">
        <w:t xml:space="preserve">O God, </w:t>
      </w:r>
      <w:r>
        <w:t>bring us back,</w:t>
      </w:r>
    </w:p>
    <w:p w14:paraId="58837803" w14:textId="25312F3A" w:rsidR="001F4F1A" w:rsidRPr="00AB1781" w:rsidRDefault="001F4F1A" w:rsidP="001F4F1A">
      <w:pPr>
        <w:pStyle w:val="EnglishHangEndNoCoptic"/>
      </w:pPr>
      <w:r w:rsidRPr="00AB1781">
        <w:tab/>
        <w:t xml:space="preserve">and let </w:t>
      </w:r>
      <w:r>
        <w:t>Your</w:t>
      </w:r>
      <w:r w:rsidRPr="00AB1781">
        <w:t xml:space="preserve"> face shine</w:t>
      </w:r>
      <w:r>
        <w:rPr>
          <w:rStyle w:val="FootnoteReference"/>
        </w:rPr>
        <w:footnoteReference w:id="1001"/>
      </w:r>
      <w:r>
        <w:t>,</w:t>
      </w:r>
      <w:r w:rsidRPr="00AB1781">
        <w:t xml:space="preserve"> and we </w:t>
      </w:r>
      <w:r>
        <w:t>will</w:t>
      </w:r>
      <w:r w:rsidRPr="00AB1781">
        <w:t xml:space="preserve"> be saved.</w:t>
      </w:r>
      <w:r>
        <w:t xml:space="preserve"> (Ps 79:3)</w:t>
      </w:r>
    </w:p>
    <w:p w14:paraId="013C47D7" w14:textId="77777777" w:rsidR="001F4F1A" w:rsidRDefault="001F4F1A" w:rsidP="001F4F1A">
      <w:pPr>
        <w:pStyle w:val="Rubric"/>
      </w:pPr>
      <w:r>
        <w:t>Alleluia.</w:t>
      </w:r>
    </w:p>
    <w:p w14:paraId="521040EF" w14:textId="77777777" w:rsidR="001F4F1A" w:rsidRPr="00AB1781" w:rsidRDefault="001F4F1A" w:rsidP="001F4F1A">
      <w:pPr>
        <w:pStyle w:val="EnglishHangNoCoptic"/>
      </w:pPr>
      <w:r w:rsidRPr="00AB1781">
        <w:t>He bowed the heavens and came down,</w:t>
      </w:r>
    </w:p>
    <w:p w14:paraId="5497F753" w14:textId="23CBD7CC" w:rsidR="001F4F1A" w:rsidRPr="00AB1781" w:rsidRDefault="001F4F1A" w:rsidP="001F4F1A">
      <w:pPr>
        <w:pStyle w:val="EnglishHangEndNoCoptic"/>
      </w:pPr>
      <w:r w:rsidRPr="00AB1781">
        <w:tab/>
        <w:t xml:space="preserve">and </w:t>
      </w:r>
      <w:r>
        <w:t>thick darkness was</w:t>
      </w:r>
      <w:r w:rsidRPr="00AB1781">
        <w:t xml:space="preserve"> under His feet.</w:t>
      </w:r>
      <w:r>
        <w:t xml:space="preserve"> (Ps 17:10)</w:t>
      </w:r>
    </w:p>
    <w:p w14:paraId="00B10A4B" w14:textId="77777777" w:rsidR="001F4F1A" w:rsidRPr="00AB1781" w:rsidRDefault="001F4F1A" w:rsidP="001F4F1A">
      <w:pPr>
        <w:pStyle w:val="EnglishHangNoCoptic"/>
      </w:pPr>
      <w:r w:rsidRPr="00AB1781">
        <w:t>And He rode upon Cherubim</w:t>
      </w:r>
      <w:r>
        <w:t>,</w:t>
      </w:r>
      <w:r w:rsidRPr="00AB1781">
        <w:t xml:space="preserve"> and flew;</w:t>
      </w:r>
    </w:p>
    <w:p w14:paraId="22E480F7" w14:textId="0006C196" w:rsidR="001F4F1A" w:rsidRPr="00AB1781" w:rsidRDefault="001F4F1A" w:rsidP="001F4F1A">
      <w:pPr>
        <w:pStyle w:val="EnglishHangEndNoCoptic"/>
      </w:pPr>
      <w:r w:rsidRPr="00AB1781">
        <w:tab/>
        <w:t xml:space="preserve">He </w:t>
      </w:r>
      <w:r>
        <w:t>flew</w:t>
      </w:r>
      <w:r w:rsidRPr="00AB1781">
        <w:t xml:space="preserve"> </w:t>
      </w:r>
      <w:r>
        <w:t>up</w:t>
      </w:r>
      <w:r w:rsidRPr="00AB1781">
        <w:t>on the wings of the wind.</w:t>
      </w:r>
      <w:r>
        <w:t xml:space="preserve"> (Ps 17:11)</w:t>
      </w:r>
    </w:p>
    <w:p w14:paraId="4AFBF71D" w14:textId="77777777" w:rsidR="001F4F1A" w:rsidRPr="00AB1781" w:rsidRDefault="001F4F1A" w:rsidP="001F4F1A">
      <w:pPr>
        <w:pStyle w:val="EnglishHangNoCoptic"/>
      </w:pPr>
      <w:r w:rsidRPr="00AB1781">
        <w:lastRenderedPageBreak/>
        <w:t>He made darkness His hiding-place.</w:t>
      </w:r>
    </w:p>
    <w:p w14:paraId="3F43FF0F" w14:textId="77777777" w:rsidR="001F4F1A" w:rsidRPr="00AB1781" w:rsidRDefault="001F4F1A" w:rsidP="001F4F1A">
      <w:pPr>
        <w:pStyle w:val="EnglishHangNoCoptic"/>
      </w:pPr>
      <w:r w:rsidRPr="00AB1781">
        <w:tab/>
      </w:r>
      <w:r>
        <w:t>Dark thunder-clouds hung in the air,</w:t>
      </w:r>
    </w:p>
    <w:p w14:paraId="2E9CAF07" w14:textId="480BB2FA" w:rsidR="001F4F1A" w:rsidRDefault="001F4F1A" w:rsidP="001F4F1A">
      <w:pPr>
        <w:pStyle w:val="EnglishHangEndNoCoptic"/>
      </w:pPr>
      <w:r w:rsidRPr="00AB1781">
        <w:tab/>
      </w:r>
      <w:r>
        <w:t>[they were] His tent around Him. (Ps 17:12)</w:t>
      </w:r>
    </w:p>
    <w:p w14:paraId="03DDFFC2" w14:textId="0B1B833B" w:rsidR="001F4F1A" w:rsidRPr="00AB1781" w:rsidRDefault="001F4F1A" w:rsidP="001F4F1A">
      <w:pPr>
        <w:pStyle w:val="Rubric"/>
      </w:pPr>
      <w:r>
        <w:t>Alleluia.</w:t>
      </w:r>
    </w:p>
    <w:p w14:paraId="47855C44" w14:textId="77777777" w:rsidR="001F4F1A" w:rsidRPr="00AB1781" w:rsidRDefault="001F4F1A" w:rsidP="001F4F1A">
      <w:pPr>
        <w:pStyle w:val="EnglishHangNoCoptic"/>
      </w:pPr>
      <w:r w:rsidRPr="00AB1781">
        <w:t xml:space="preserve">Even if you sleep </w:t>
      </w:r>
      <w:r>
        <w:t>in the mists of your portions</w:t>
      </w:r>
      <w:r w:rsidRPr="00AB1781">
        <w:t>,</w:t>
      </w:r>
      <w:r w:rsidRPr="00AB1781">
        <w:rPr>
          <w:rStyle w:val="FootnoteReference"/>
        </w:rPr>
        <w:footnoteReference w:id="1002"/>
      </w:r>
    </w:p>
    <w:p w14:paraId="6231678E" w14:textId="77777777" w:rsidR="001F4F1A" w:rsidRPr="00AB1781" w:rsidRDefault="001F4F1A" w:rsidP="001F4F1A">
      <w:pPr>
        <w:pStyle w:val="EnglishHangNoCoptic"/>
      </w:pPr>
      <w:r w:rsidRPr="00AB1781">
        <w:tab/>
        <w:t>you will be like a dove</w:t>
      </w:r>
    </w:p>
    <w:p w14:paraId="1C5E9E09" w14:textId="77777777" w:rsidR="001F4F1A" w:rsidRPr="00AB1781" w:rsidRDefault="001F4F1A" w:rsidP="001F4F1A">
      <w:pPr>
        <w:pStyle w:val="EnglishHangNoCoptic"/>
      </w:pPr>
      <w:r w:rsidRPr="00AB1781">
        <w:tab/>
        <w:t>whose wings are covered with silver</w:t>
      </w:r>
      <w:r>
        <w:t>,</w:t>
      </w:r>
    </w:p>
    <w:p w14:paraId="74E184E0" w14:textId="0046A1EF" w:rsidR="001F4F1A" w:rsidRPr="001F4F1A" w:rsidRDefault="001F4F1A" w:rsidP="001F4F1A">
      <w:pPr>
        <w:pStyle w:val="EnglishHangEndNoCoptic"/>
      </w:pPr>
      <w:r w:rsidRPr="00AB1781">
        <w:tab/>
        <w:t>and her back with the luster of gold.</w:t>
      </w:r>
      <w:r>
        <w:t xml:space="preserve"> </w:t>
      </w:r>
      <w:r w:rsidRPr="003863C1">
        <w:rPr>
          <w:i/>
        </w:rPr>
        <w:t>(Pause)</w:t>
      </w:r>
      <w:r>
        <w:rPr>
          <w:i/>
        </w:rPr>
        <w:t xml:space="preserve"> </w:t>
      </w:r>
      <w:r>
        <w:t>(Ps 67:14)</w:t>
      </w:r>
    </w:p>
    <w:p w14:paraId="4BAED42C" w14:textId="77777777" w:rsidR="001F4F1A" w:rsidRPr="00AB1781" w:rsidRDefault="001F4F1A" w:rsidP="001F4F1A">
      <w:pPr>
        <w:pStyle w:val="EnglishHangNoCoptic"/>
      </w:pPr>
      <w:r w:rsidRPr="00AB1781">
        <w:t xml:space="preserve">When the Heavenly One </w:t>
      </w:r>
      <w:r>
        <w:t>appoints</w:t>
      </w:r>
      <w:r w:rsidRPr="00AB1781">
        <w:t xml:space="preserve"> kings over it,</w:t>
      </w:r>
    </w:p>
    <w:p w14:paraId="0D0E6E8F" w14:textId="2E1F7ED8" w:rsidR="001F4F1A" w:rsidRPr="00AB1781" w:rsidRDefault="001F4F1A" w:rsidP="001F4F1A">
      <w:pPr>
        <w:pStyle w:val="EnglishHangEndNoCoptic"/>
      </w:pPr>
      <w:r w:rsidRPr="00AB1781">
        <w:tab/>
        <w:t xml:space="preserve">they will be </w:t>
      </w:r>
      <w:r>
        <w:t xml:space="preserve">as </w:t>
      </w:r>
      <w:r w:rsidRPr="00AB1781">
        <w:t>white as the snow on Salmon.</w:t>
      </w:r>
      <w:r>
        <w:t xml:space="preserve"> (Ps 67:15)</w:t>
      </w:r>
    </w:p>
    <w:p w14:paraId="7A25F4D7" w14:textId="77777777" w:rsidR="001F4F1A" w:rsidRDefault="001F4F1A" w:rsidP="001F4F1A">
      <w:pPr>
        <w:pStyle w:val="Rubric"/>
      </w:pPr>
      <w:r>
        <w:t>Alleluia.</w:t>
      </w:r>
    </w:p>
    <w:p w14:paraId="4A8BB539" w14:textId="77777777" w:rsidR="001F4F1A" w:rsidRPr="00AB1781" w:rsidRDefault="001F4F1A" w:rsidP="001F4F1A">
      <w:pPr>
        <w:pStyle w:val="EnglishHangNoCoptic"/>
      </w:pPr>
      <w:r w:rsidRPr="00AB1781">
        <w:t xml:space="preserve">The mountain of God is a </w:t>
      </w:r>
      <w:r>
        <w:t>fertile</w:t>
      </w:r>
      <w:r w:rsidRPr="00AB1781">
        <w:t xml:space="preserve"> mountain,</w:t>
      </w:r>
    </w:p>
    <w:p w14:paraId="6CB42505" w14:textId="33C9F4C0" w:rsidR="001F4F1A" w:rsidRPr="00AB1781" w:rsidRDefault="001F4F1A" w:rsidP="001F4F1A">
      <w:pPr>
        <w:pStyle w:val="EnglishHangEndNoCoptic"/>
      </w:pPr>
      <w:r w:rsidRPr="00AB1781">
        <w:tab/>
        <w:t xml:space="preserve">a mountain </w:t>
      </w:r>
      <w:r>
        <w:t>richly curdled [with milk]</w:t>
      </w:r>
      <w:r w:rsidRPr="00AB1781">
        <w:t xml:space="preserve">, a </w:t>
      </w:r>
      <w:r>
        <w:t>fertile mountain! (Ps 67:16)</w:t>
      </w:r>
    </w:p>
    <w:p w14:paraId="2EAC89B2" w14:textId="77777777" w:rsidR="001F4F1A" w:rsidRPr="00AB1781" w:rsidRDefault="001F4F1A" w:rsidP="001F4F1A">
      <w:pPr>
        <w:pStyle w:val="EnglishHangNoCoptic"/>
      </w:pPr>
      <w:r w:rsidRPr="00AB1781">
        <w:t xml:space="preserve">Why do you </w:t>
      </w:r>
      <w:r>
        <w:t>think about mountains richly curdled [with milk]</w:t>
      </w:r>
      <w:r w:rsidRPr="00AB1781">
        <w:t>?</w:t>
      </w:r>
    </w:p>
    <w:p w14:paraId="2C2B4835" w14:textId="77777777" w:rsidR="001F4F1A" w:rsidRPr="00AB1781" w:rsidRDefault="001F4F1A" w:rsidP="001F4F1A">
      <w:pPr>
        <w:pStyle w:val="EnglishHangNoCoptic"/>
      </w:pPr>
      <w:r w:rsidRPr="00AB1781">
        <w:tab/>
        <w:t>This is the mountain in which God is pleased to dwell;</w:t>
      </w:r>
    </w:p>
    <w:p w14:paraId="137DEB3A" w14:textId="05386806" w:rsidR="001F4F1A" w:rsidRPr="00AB1781" w:rsidRDefault="001F4F1A" w:rsidP="001F4F1A">
      <w:pPr>
        <w:pStyle w:val="EnglishHangEndNoCoptic"/>
      </w:pPr>
      <w:r w:rsidRPr="00AB1781">
        <w:tab/>
      </w:r>
      <w:r>
        <w:t>truly</w:t>
      </w:r>
      <w:r w:rsidRPr="00AB1781">
        <w:t xml:space="preserve"> the Lord will dwell in it </w:t>
      </w:r>
      <w:r>
        <w:t>forever</w:t>
      </w:r>
      <w:r w:rsidRPr="00AB1781">
        <w:t>.</w:t>
      </w:r>
      <w:r>
        <w:t xml:space="preserve"> (Ps 67:17)</w:t>
      </w:r>
    </w:p>
    <w:p w14:paraId="7EDEBCD3" w14:textId="77777777" w:rsidR="001F4F1A" w:rsidRDefault="001F4F1A" w:rsidP="001F4F1A">
      <w:pPr>
        <w:pStyle w:val="Rubric"/>
      </w:pPr>
      <w:r>
        <w:t>Alleluia.</w:t>
      </w:r>
    </w:p>
    <w:p w14:paraId="0695F978" w14:textId="57551C5C" w:rsidR="001F4F1A" w:rsidRPr="00AB1781" w:rsidRDefault="001F4F1A" w:rsidP="001F4F1A">
      <w:pPr>
        <w:pStyle w:val="EnglishHangNoCoptic"/>
      </w:pPr>
      <w:r>
        <w:t>O</w:t>
      </w:r>
      <w:r w:rsidRPr="00AB1781">
        <w:t xml:space="preserve">n </w:t>
      </w:r>
      <w:r>
        <w:t>Your</w:t>
      </w:r>
      <w:r w:rsidRPr="00AB1781">
        <w:t xml:space="preserve"> right hand stands the queen</w:t>
      </w:r>
      <w:r>
        <w:t xml:space="preserve"> in apparel interwoven with gold,</w:t>
      </w:r>
    </w:p>
    <w:p w14:paraId="42901695" w14:textId="465330F3" w:rsidR="001F4F1A" w:rsidRPr="00AB1781" w:rsidRDefault="001F4F1A" w:rsidP="001F4F1A">
      <w:pPr>
        <w:pStyle w:val="EnglishHangEndNoCoptic"/>
      </w:pPr>
      <w:r w:rsidRPr="00AB1781">
        <w:tab/>
      </w:r>
      <w:r>
        <w:t>adorned and embroidered</w:t>
      </w:r>
      <w:r w:rsidRPr="00AB1781">
        <w:t xml:space="preserve"> with many colors.</w:t>
      </w:r>
      <w:r>
        <w:t xml:space="preserve"> (Ps 44:10bc)</w:t>
      </w:r>
    </w:p>
    <w:p w14:paraId="112D39D3" w14:textId="77777777" w:rsidR="001F4F1A" w:rsidRDefault="001F4F1A" w:rsidP="001F4F1A">
      <w:pPr>
        <w:pStyle w:val="Rubric"/>
      </w:pPr>
      <w:r>
        <w:t>Alleluia.</w:t>
      </w:r>
    </w:p>
    <w:p w14:paraId="6856B894" w14:textId="77777777" w:rsidR="001F4F1A" w:rsidRPr="00AB1781" w:rsidRDefault="001F4F1A" w:rsidP="001F4F1A">
      <w:pPr>
        <w:pStyle w:val="EnglishHangNoCoptic"/>
      </w:pPr>
      <w:r w:rsidRPr="00AB1781">
        <w:t xml:space="preserve">Listen, </w:t>
      </w:r>
      <w:r>
        <w:t>O</w:t>
      </w:r>
      <w:r w:rsidRPr="00AB1781">
        <w:t xml:space="preserve"> daughter</w:t>
      </w:r>
      <w:r>
        <w:t>, and see, and incline your ear,</w:t>
      </w:r>
    </w:p>
    <w:p w14:paraId="61F3E9A5" w14:textId="3FAD178E" w:rsidR="001F4F1A" w:rsidRPr="00AB1781" w:rsidRDefault="001F4F1A" w:rsidP="001F4F1A">
      <w:pPr>
        <w:pStyle w:val="EnglishHangEndNoCoptic"/>
      </w:pPr>
      <w:r w:rsidRPr="00AB1781">
        <w:tab/>
        <w:t>and forget your</w:t>
      </w:r>
      <w:r>
        <w:t xml:space="preserve"> people and your father’s house, (Ps 44:11)</w:t>
      </w:r>
    </w:p>
    <w:p w14:paraId="51A0DE7A" w14:textId="77777777" w:rsidR="001F4F1A" w:rsidRPr="00AB1781" w:rsidRDefault="001F4F1A" w:rsidP="001F4F1A">
      <w:pPr>
        <w:pStyle w:val="EnglishHangNoCoptic"/>
      </w:pPr>
      <w:r>
        <w:t xml:space="preserve">for the King </w:t>
      </w:r>
      <w:r w:rsidRPr="00AB1781">
        <w:t>desire</w:t>
      </w:r>
      <w:r>
        <w:t>d</w:t>
      </w:r>
      <w:r w:rsidRPr="00AB1781">
        <w:t xml:space="preserve"> your beauty,</w:t>
      </w:r>
    </w:p>
    <w:p w14:paraId="2383CBC2" w14:textId="7795A675" w:rsidR="001F4F1A" w:rsidRPr="008242AB" w:rsidRDefault="001F4F1A" w:rsidP="001F4F1A">
      <w:pPr>
        <w:pStyle w:val="EnglishHangEndNoCoptic"/>
      </w:pPr>
      <w:r w:rsidRPr="00AB1781">
        <w:tab/>
        <w:t>for He is your Lord.</w:t>
      </w:r>
      <w:r>
        <w:t xml:space="preserve"> (Ps 44:12)</w:t>
      </w:r>
    </w:p>
    <w:p w14:paraId="622D7A88" w14:textId="7CEC3EF8" w:rsidR="001F4F1A" w:rsidRDefault="001F4F1A" w:rsidP="001F4F1A">
      <w:pPr>
        <w:pStyle w:val="Rubric"/>
      </w:pPr>
      <w:r>
        <w:t>Alleluia.</w:t>
      </w:r>
    </w:p>
    <w:p w14:paraId="08483B35" w14:textId="77777777" w:rsidR="001F4F1A" w:rsidRPr="00AB1781" w:rsidRDefault="001F4F1A" w:rsidP="001F4F1A">
      <w:pPr>
        <w:pStyle w:val="EnglishHangNoCoptic"/>
      </w:pPr>
      <w:r w:rsidRPr="00AB1781">
        <w:t>And the daughter of Tyre will worship</w:t>
      </w:r>
      <w:r>
        <w:rPr>
          <w:rStyle w:val="FootnoteReference"/>
        </w:rPr>
        <w:footnoteReference w:id="1003"/>
      </w:r>
      <w:r w:rsidRPr="00AB1781">
        <w:t xml:space="preserve"> </w:t>
      </w:r>
      <w:r>
        <w:t>Him</w:t>
      </w:r>
      <w:r w:rsidRPr="00AB1781">
        <w:t xml:space="preserve"> with gifts;</w:t>
      </w:r>
    </w:p>
    <w:p w14:paraId="56140BF0" w14:textId="7D842D7B" w:rsidR="001F4F1A" w:rsidRDefault="001F4F1A" w:rsidP="001F4F1A">
      <w:pPr>
        <w:pStyle w:val="EnglishHangEndNoCoptic"/>
      </w:pPr>
      <w:r w:rsidRPr="00AB1781">
        <w:tab/>
        <w:t xml:space="preserve">the richest of the people will entreat </w:t>
      </w:r>
      <w:r>
        <w:t>your</w:t>
      </w:r>
      <w:r w:rsidRPr="00AB1781">
        <w:t xml:space="preserve"> favor.</w:t>
      </w:r>
      <w:r w:rsidRPr="00AB1781">
        <w:rPr>
          <w:rStyle w:val="FootnoteReference"/>
        </w:rPr>
        <w:footnoteReference w:id="1004"/>
      </w:r>
      <w:r>
        <w:t xml:space="preserve"> (Ps 44:13)</w:t>
      </w:r>
    </w:p>
    <w:p w14:paraId="1401944A" w14:textId="77777777" w:rsidR="001F4F1A" w:rsidRDefault="001F4F1A" w:rsidP="001F4F1A">
      <w:pPr>
        <w:pStyle w:val="Rubric"/>
      </w:pPr>
      <w:r>
        <w:t>Alleluia.</w:t>
      </w:r>
    </w:p>
    <w:p w14:paraId="74F3A57C" w14:textId="77777777" w:rsidR="001F4F1A" w:rsidRPr="00AB1781" w:rsidRDefault="001F4F1A" w:rsidP="001F4F1A">
      <w:pPr>
        <w:pStyle w:val="EnglishHangNoCoptic"/>
      </w:pPr>
      <w:r w:rsidRPr="00AB1781">
        <w:lastRenderedPageBreak/>
        <w:t>All the glory of the King’s daughter is within,</w:t>
      </w:r>
    </w:p>
    <w:p w14:paraId="42207A90" w14:textId="3E5F8B78" w:rsidR="001F4F1A" w:rsidRPr="00AB1781" w:rsidRDefault="001F4F1A" w:rsidP="001F4F1A">
      <w:pPr>
        <w:pStyle w:val="EnglishHangEndNoCoptic"/>
      </w:pPr>
      <w:r w:rsidRPr="00AB1781">
        <w:tab/>
      </w:r>
      <w:r>
        <w:t>adorned and embroidered with golden tassels, with many colours</w:t>
      </w:r>
      <w:r w:rsidRPr="00AB1781">
        <w:t>.</w:t>
      </w:r>
      <w:r>
        <w:t xml:space="preserve"> (Ps 44:14)</w:t>
      </w:r>
    </w:p>
    <w:p w14:paraId="63D41839" w14:textId="77777777" w:rsidR="001F4F1A" w:rsidRPr="00AB1781" w:rsidRDefault="001F4F1A" w:rsidP="001F4F1A">
      <w:pPr>
        <w:pStyle w:val="EnglishHangNoCoptic"/>
      </w:pPr>
      <w:r w:rsidRPr="00AB1781">
        <w:t>The virgins in her train will be brought to the King;</w:t>
      </w:r>
    </w:p>
    <w:p w14:paraId="5AB23A11" w14:textId="32063A5B" w:rsidR="001F4F1A" w:rsidRPr="00AB1781" w:rsidRDefault="001F4F1A" w:rsidP="001F4F1A">
      <w:pPr>
        <w:pStyle w:val="EnglishHangEndNoCoptic"/>
      </w:pPr>
      <w:r w:rsidRPr="00AB1781">
        <w:tab/>
      </w:r>
      <w:r>
        <w:t>her companions</w:t>
      </w:r>
      <w:r w:rsidRPr="00AB1781">
        <w:t xml:space="preserve"> will be brought to </w:t>
      </w:r>
      <w:r>
        <w:t>You</w:t>
      </w:r>
      <w:r w:rsidRPr="00AB1781">
        <w:t>.</w:t>
      </w:r>
      <w:r>
        <w:t xml:space="preserve"> (Ps 44:15)</w:t>
      </w:r>
    </w:p>
    <w:p w14:paraId="33F35515" w14:textId="77777777" w:rsidR="001F4F1A" w:rsidRPr="00AB1781" w:rsidRDefault="001F4F1A" w:rsidP="001F4F1A">
      <w:pPr>
        <w:pStyle w:val="EnglishHangNoCoptic"/>
      </w:pPr>
      <w:r w:rsidRPr="00AB1781">
        <w:t>They will be brought with gladness</w:t>
      </w:r>
      <w:r>
        <w:t xml:space="preserve"> and rejoicing</w:t>
      </w:r>
      <w:r w:rsidRPr="00AB1781">
        <w:t>;</w:t>
      </w:r>
    </w:p>
    <w:p w14:paraId="1913C2F3" w14:textId="7A9307DE" w:rsidR="001F4F1A" w:rsidRPr="00AB1781" w:rsidRDefault="001F4F1A" w:rsidP="001F4F1A">
      <w:pPr>
        <w:pStyle w:val="EnglishHangEndNoCoptic"/>
      </w:pPr>
      <w:r w:rsidRPr="00AB1781">
        <w:tab/>
        <w:t xml:space="preserve">they will be led into the </w:t>
      </w:r>
      <w:r>
        <w:t>temple of the King</w:t>
      </w:r>
      <w:r w:rsidRPr="00AB1781">
        <w:t>.</w:t>
      </w:r>
      <w:r>
        <w:t xml:space="preserve"> (Ps 44:16)</w:t>
      </w:r>
    </w:p>
    <w:p w14:paraId="62C095FA" w14:textId="77777777" w:rsidR="001F4F1A" w:rsidRDefault="001F4F1A" w:rsidP="001F4F1A">
      <w:pPr>
        <w:pStyle w:val="Rubric"/>
      </w:pPr>
      <w:r>
        <w:t>Alleluia.</w:t>
      </w:r>
    </w:p>
    <w:p w14:paraId="31760BC0" w14:textId="77777777" w:rsidR="001F4F1A" w:rsidRPr="00AB1781" w:rsidRDefault="001F4F1A" w:rsidP="001F4F1A">
      <w:pPr>
        <w:pStyle w:val="EnglishHangNoCoptic"/>
      </w:pPr>
      <w:r>
        <w:t xml:space="preserve">The Lord is </w:t>
      </w:r>
      <w:r w:rsidRPr="00AB1781">
        <w:t>Great</w:t>
      </w:r>
      <w:r>
        <w:t>,</w:t>
      </w:r>
      <w:r w:rsidRPr="00AB1781">
        <w:t xml:space="preserve"> and greatly to be praised</w:t>
      </w:r>
    </w:p>
    <w:p w14:paraId="18AD902B" w14:textId="5C05D7EA" w:rsidR="001F4F1A" w:rsidRPr="00AB1781" w:rsidRDefault="001F4F1A" w:rsidP="001F4F1A">
      <w:pPr>
        <w:pStyle w:val="EnglishHangEndNoCoptic"/>
      </w:pPr>
      <w:r w:rsidRPr="00AB1781">
        <w:tab/>
        <w:t xml:space="preserve">in the city of our God, </w:t>
      </w:r>
      <w:r>
        <w:t>in</w:t>
      </w:r>
      <w:r w:rsidRPr="00AB1781">
        <w:t xml:space="preserve"> His holy mountain,</w:t>
      </w:r>
      <w:r>
        <w:t xml:space="preserve"> (Ps 47:2)</w:t>
      </w:r>
    </w:p>
    <w:p w14:paraId="3CA7F316" w14:textId="77777777" w:rsidR="001F4F1A" w:rsidRPr="00AB1781" w:rsidRDefault="001F4F1A" w:rsidP="001F4F1A">
      <w:pPr>
        <w:pStyle w:val="EnglishHangNoCoptic"/>
      </w:pPr>
      <w:r>
        <w:t>which He planted well</w:t>
      </w:r>
      <w:r>
        <w:rPr>
          <w:rStyle w:val="FootnoteReference"/>
        </w:rPr>
        <w:footnoteReference w:id="1005"/>
      </w:r>
      <w:r w:rsidRPr="00AB1781">
        <w:t>, the joy of all the earth.</w:t>
      </w:r>
    </w:p>
    <w:p w14:paraId="12257154" w14:textId="77777777" w:rsidR="001F4F1A" w:rsidRPr="00AB1781" w:rsidRDefault="001F4F1A" w:rsidP="001F4F1A">
      <w:pPr>
        <w:pStyle w:val="EnglishHangNoCoptic"/>
      </w:pPr>
      <w:r w:rsidRPr="00AB1781">
        <w:tab/>
      </w:r>
      <w:r>
        <w:t xml:space="preserve">The northern slopes of </w:t>
      </w:r>
      <w:r w:rsidRPr="00AB1781">
        <w:t>Mount Zion</w:t>
      </w:r>
      <w:r>
        <w:t>,</w:t>
      </w:r>
    </w:p>
    <w:p w14:paraId="4179714B" w14:textId="09809A74" w:rsidR="001F4F1A" w:rsidRPr="00AB1781" w:rsidRDefault="001F4F1A" w:rsidP="001F4F1A">
      <w:pPr>
        <w:pStyle w:val="EnglishHangEndNoCoptic"/>
      </w:pPr>
      <w:r>
        <w:tab/>
        <w:t>the city of the great King—</w:t>
      </w:r>
      <w:r w:rsidRPr="00AB1781">
        <w:rPr>
          <w:rStyle w:val="FootnoteReference"/>
        </w:rPr>
        <w:footnoteReference w:id="1006"/>
      </w:r>
      <w:r>
        <w:t xml:space="preserve"> (Ps 47:3)</w:t>
      </w:r>
    </w:p>
    <w:p w14:paraId="31346B4B" w14:textId="77777777" w:rsidR="00394CC7" w:rsidRDefault="00394CC7" w:rsidP="00394CC7">
      <w:pPr>
        <w:pStyle w:val="Rubric"/>
      </w:pPr>
      <w:r>
        <w:t>Alleluia.</w:t>
      </w:r>
    </w:p>
    <w:p w14:paraId="6ACBFC4E" w14:textId="7F8CECA0" w:rsidR="00394CC7" w:rsidRPr="00AB1781" w:rsidRDefault="00394CC7" w:rsidP="00394CC7">
      <w:pPr>
        <w:pStyle w:val="EnglishHangEndNoCoptic"/>
      </w:pPr>
      <w:r w:rsidRPr="00AB1781">
        <w:t>His founda</w:t>
      </w:r>
      <w:r>
        <w:t>tions are on the holy mountains; (Ps 86:1b)</w:t>
      </w:r>
    </w:p>
    <w:p w14:paraId="11A2EFBE" w14:textId="77777777" w:rsidR="00394CC7" w:rsidRPr="00AB1781" w:rsidRDefault="00394CC7" w:rsidP="00394CC7">
      <w:pPr>
        <w:pStyle w:val="EnglishHangNoCoptic"/>
      </w:pPr>
      <w:r w:rsidRPr="00AB1781">
        <w:t>The Lord loves the gates of Zion</w:t>
      </w:r>
      <w:r w:rsidRPr="00AB1781">
        <w:rPr>
          <w:rStyle w:val="FootnoteReference"/>
        </w:rPr>
        <w:footnoteReference w:id="1007"/>
      </w:r>
    </w:p>
    <w:p w14:paraId="32D41574" w14:textId="018F7369" w:rsidR="00394CC7" w:rsidRPr="00AB1781" w:rsidRDefault="00394CC7" w:rsidP="00394CC7">
      <w:pPr>
        <w:pStyle w:val="EnglishHangEndNoCoptic"/>
      </w:pPr>
      <w:r w:rsidRPr="00AB1781">
        <w:tab/>
        <w:t>more than all the dwellings of Jacob.</w:t>
      </w:r>
      <w:r>
        <w:t xml:space="preserve"> (Ps 86:2)</w:t>
      </w:r>
    </w:p>
    <w:p w14:paraId="52D1CBA2" w14:textId="27F63FA0" w:rsidR="001F4F1A" w:rsidRPr="00394CC7" w:rsidRDefault="00394CC7" w:rsidP="001F4F1A">
      <w:pPr>
        <w:pStyle w:val="EnglishHangEndNoCoptic"/>
      </w:pPr>
      <w:r w:rsidRPr="00AB1781">
        <w:t xml:space="preserve">Glorious things are </w:t>
      </w:r>
      <w:r>
        <w:t>spoken</w:t>
      </w:r>
      <w:r w:rsidRPr="00AB1781">
        <w:t xml:space="preserve"> of you, O city of God. </w:t>
      </w:r>
      <w:r w:rsidRPr="00AB1781">
        <w:rPr>
          <w:i/>
        </w:rPr>
        <w:t>(Pause)</w:t>
      </w:r>
      <w:r>
        <w:rPr>
          <w:i/>
        </w:rPr>
        <w:t xml:space="preserve"> </w:t>
      </w:r>
      <w:r>
        <w:t>(Ps 86:3)</w:t>
      </w:r>
    </w:p>
    <w:p w14:paraId="3B11BC0E" w14:textId="77777777" w:rsidR="00394CC7" w:rsidRDefault="00394CC7" w:rsidP="00394CC7">
      <w:pPr>
        <w:pStyle w:val="Rubric"/>
      </w:pPr>
      <w:r>
        <w:t>Alleluia.</w:t>
      </w:r>
    </w:p>
    <w:p w14:paraId="46F5F137" w14:textId="77777777" w:rsidR="00394CC7" w:rsidRPr="00AB1781" w:rsidRDefault="00394CC7" w:rsidP="00394CC7">
      <w:pPr>
        <w:pStyle w:val="EnglishHangNoCoptic"/>
      </w:pPr>
      <w:r>
        <w:t>A man will say, “Mother Zion,”</w:t>
      </w:r>
      <w:r>
        <w:rPr>
          <w:rStyle w:val="FootnoteReference"/>
        </w:rPr>
        <w:footnoteReference w:id="1008"/>
      </w:r>
    </w:p>
    <w:p w14:paraId="6433B72D" w14:textId="77777777" w:rsidR="00394CC7" w:rsidRPr="00AB1781" w:rsidRDefault="00394CC7" w:rsidP="00394CC7">
      <w:pPr>
        <w:pStyle w:val="EnglishHangNoCoptic"/>
      </w:pPr>
      <w:r>
        <w:tab/>
        <w:t>and, “a man was born in her,”</w:t>
      </w:r>
      <w:r>
        <w:rPr>
          <w:rStyle w:val="FootnoteReference"/>
        </w:rPr>
        <w:footnoteReference w:id="1009"/>
      </w:r>
    </w:p>
    <w:p w14:paraId="2F071E47" w14:textId="53D6F1BB" w:rsidR="00394CC7" w:rsidRPr="00AB1781" w:rsidRDefault="00394CC7" w:rsidP="00394CC7">
      <w:pPr>
        <w:pStyle w:val="EnglishHangEndNoCoptic"/>
      </w:pPr>
      <w:r>
        <w:tab/>
        <w:t>for t</w:t>
      </w:r>
      <w:r w:rsidRPr="00AB1781">
        <w:t xml:space="preserve">he Most High </w:t>
      </w:r>
      <w:r>
        <w:t>Himself founded her. (Ps 86:5)</w:t>
      </w:r>
    </w:p>
    <w:p w14:paraId="63C03A23" w14:textId="77777777" w:rsidR="00394CC7" w:rsidRDefault="00394CC7" w:rsidP="00394CC7">
      <w:pPr>
        <w:pStyle w:val="Rubric"/>
      </w:pPr>
      <w:r>
        <w:t>Alleluia.</w:t>
      </w:r>
    </w:p>
    <w:p w14:paraId="053EE2EA" w14:textId="77777777" w:rsidR="00394CC7" w:rsidRPr="00AB1781" w:rsidRDefault="00394CC7" w:rsidP="00394CC7">
      <w:pPr>
        <w:pStyle w:val="EnglishHangNoCoptic"/>
      </w:pPr>
      <w:r w:rsidRPr="00AB1781">
        <w:t xml:space="preserve">The Angel of the Lord </w:t>
      </w:r>
      <w:r>
        <w:t>will encamp a</w:t>
      </w:r>
      <w:r w:rsidRPr="00AB1781">
        <w:t>round those who fear Him</w:t>
      </w:r>
      <w:r>
        <w:t>,</w:t>
      </w:r>
    </w:p>
    <w:p w14:paraId="5893EC7E" w14:textId="4140584D" w:rsidR="00394CC7" w:rsidRDefault="00394CC7" w:rsidP="00394CC7">
      <w:pPr>
        <w:pStyle w:val="EnglishHangEndNoCoptic"/>
      </w:pPr>
      <w:r w:rsidRPr="00AB1781">
        <w:tab/>
        <w:t xml:space="preserve">and </w:t>
      </w:r>
      <w:r>
        <w:t>He will deliver</w:t>
      </w:r>
      <w:r w:rsidRPr="00AB1781">
        <w:t xml:space="preserve"> them.</w:t>
      </w:r>
      <w:r>
        <w:t xml:space="preserve"> (Ps 33:8)</w:t>
      </w:r>
    </w:p>
    <w:p w14:paraId="54B58420" w14:textId="77777777" w:rsidR="00394CC7" w:rsidRPr="00AB1781" w:rsidRDefault="00394CC7" w:rsidP="00394CC7">
      <w:pPr>
        <w:pStyle w:val="EnglishHangNoCoptic"/>
      </w:pPr>
      <w:r w:rsidRPr="00AB1781">
        <w:t>O taste and see that the Lord is good;</w:t>
      </w:r>
    </w:p>
    <w:p w14:paraId="529AB509" w14:textId="5FC7103E" w:rsidR="00394CC7" w:rsidRPr="00AB1781" w:rsidRDefault="00394CC7" w:rsidP="00394CC7">
      <w:pPr>
        <w:pStyle w:val="EnglishHangEndNoCoptic"/>
      </w:pPr>
      <w:r w:rsidRPr="00AB1781">
        <w:tab/>
        <w:t xml:space="preserve">blessed is the man who </w:t>
      </w:r>
      <w:r>
        <w:t>hopes</w:t>
      </w:r>
      <w:r w:rsidRPr="00AB1781">
        <w:t xml:space="preserve"> in Him.</w:t>
      </w:r>
      <w:r>
        <w:t xml:space="preserve"> (Ps 33:9)</w:t>
      </w:r>
    </w:p>
    <w:p w14:paraId="70C2FADA" w14:textId="77777777" w:rsidR="00394CC7" w:rsidRDefault="00394CC7" w:rsidP="00394CC7">
      <w:pPr>
        <w:pStyle w:val="Rubric"/>
      </w:pPr>
      <w:r>
        <w:lastRenderedPageBreak/>
        <w:t>Alleluia.</w:t>
      </w:r>
    </w:p>
    <w:p w14:paraId="2A75A28F" w14:textId="77777777" w:rsidR="00394CC7" w:rsidRPr="00AB1781" w:rsidRDefault="00394CC7" w:rsidP="00394CC7">
      <w:pPr>
        <w:pStyle w:val="EnglishHangNoCoptic"/>
      </w:pPr>
      <w:r w:rsidRPr="00AB1781">
        <w:t>Who makes spirits His Angels</w:t>
      </w:r>
      <w:r>
        <w:rPr>
          <w:rStyle w:val="FootnoteReference"/>
        </w:rPr>
        <w:footnoteReference w:id="1010"/>
      </w:r>
      <w:r w:rsidRPr="00AB1781">
        <w:t>,</w:t>
      </w:r>
    </w:p>
    <w:p w14:paraId="7DEA20A9" w14:textId="3C2A4C86" w:rsidR="00394CC7" w:rsidRPr="00AB1781" w:rsidRDefault="00394CC7" w:rsidP="00394CC7">
      <w:pPr>
        <w:pStyle w:val="EnglishHangEndNoCoptic"/>
      </w:pPr>
      <w:r w:rsidRPr="00AB1781">
        <w:tab/>
        <w:t xml:space="preserve">and His </w:t>
      </w:r>
      <w:r>
        <w:t>ministers</w:t>
      </w:r>
      <w:r>
        <w:rPr>
          <w:rStyle w:val="FootnoteReference"/>
        </w:rPr>
        <w:footnoteReference w:id="1011"/>
      </w:r>
      <w:r>
        <w:t xml:space="preserve"> flames of fire.</w:t>
      </w:r>
      <w:r w:rsidRPr="00AB1781">
        <w:rPr>
          <w:rStyle w:val="FootnoteReference"/>
        </w:rPr>
        <w:footnoteReference w:id="1012"/>
      </w:r>
      <w:r>
        <w:t xml:space="preserve"> (Ps 103:4)</w:t>
      </w:r>
    </w:p>
    <w:p w14:paraId="71ACACA8" w14:textId="77777777" w:rsidR="00394CC7" w:rsidRDefault="00394CC7" w:rsidP="00394CC7">
      <w:pPr>
        <w:pStyle w:val="Rubric"/>
      </w:pPr>
      <w:r>
        <w:t>Alleluia.</w:t>
      </w:r>
    </w:p>
    <w:p w14:paraId="5346791B" w14:textId="6FA2C099" w:rsidR="00394CC7" w:rsidRPr="00AB1781" w:rsidRDefault="00394CC7" w:rsidP="00394CC7">
      <w:pPr>
        <w:pStyle w:val="EnglishHangNoCoptic"/>
      </w:pPr>
      <w:r w:rsidRPr="00AB1781">
        <w:t xml:space="preserve">Who </w:t>
      </w:r>
      <w:r>
        <w:t>appoints</w:t>
      </w:r>
      <w:r w:rsidRPr="00AB1781">
        <w:t xml:space="preserve"> the clouds </w:t>
      </w:r>
      <w:r>
        <w:t xml:space="preserve">for </w:t>
      </w:r>
      <w:r w:rsidRPr="00AB1781">
        <w:t xml:space="preserve">His </w:t>
      </w:r>
      <w:r>
        <w:t>going forth</w:t>
      </w:r>
      <w:r>
        <w:rPr>
          <w:rStyle w:val="FootnoteReference"/>
        </w:rPr>
        <w:footnoteReference w:id="1013"/>
      </w:r>
      <w:r w:rsidRPr="00AB1781">
        <w:t>,</w:t>
      </w:r>
    </w:p>
    <w:p w14:paraId="51A0DCF8" w14:textId="082A2E36" w:rsidR="00394CC7" w:rsidRPr="00AB1781" w:rsidRDefault="00394CC7" w:rsidP="00394CC7">
      <w:pPr>
        <w:pStyle w:val="EnglishHangEndNoCoptic"/>
      </w:pPr>
      <w:r w:rsidRPr="00AB1781">
        <w:tab/>
        <w:t xml:space="preserve">Who </w:t>
      </w:r>
      <w:r>
        <w:t>walks on the wings of the winds. (Ps 103:3)</w:t>
      </w:r>
    </w:p>
    <w:p w14:paraId="52870F85" w14:textId="77777777" w:rsidR="00394CC7" w:rsidRDefault="00394CC7" w:rsidP="00394CC7">
      <w:pPr>
        <w:pStyle w:val="Rubric"/>
      </w:pPr>
      <w:r>
        <w:t>Alleluia.</w:t>
      </w:r>
    </w:p>
    <w:p w14:paraId="235D90A2" w14:textId="77777777" w:rsidR="00394CC7" w:rsidRPr="00AB1781" w:rsidRDefault="00394CC7" w:rsidP="00394CC7">
      <w:pPr>
        <w:pStyle w:val="EnglishHangNoCoptic"/>
      </w:pPr>
      <w:r w:rsidRPr="00AB1781">
        <w:t xml:space="preserve">Bless the Lord, all </w:t>
      </w:r>
      <w:r>
        <w:t>you His angels</w:t>
      </w:r>
      <w:r w:rsidRPr="00AB1781">
        <w:t>,</w:t>
      </w:r>
    </w:p>
    <w:p w14:paraId="578251F8" w14:textId="60DB5068" w:rsidR="00394CC7" w:rsidRDefault="00394CC7" w:rsidP="00394CC7">
      <w:pPr>
        <w:pStyle w:val="EnglishHangEndNoCoptic"/>
      </w:pPr>
      <w:r w:rsidRPr="00AB1781">
        <w:tab/>
        <w:t>who are mighty in strength, who do His word</w:t>
      </w:r>
      <w:r>
        <w:t xml:space="preserve">. (Ps </w:t>
      </w:r>
      <w:commentRangeStart w:id="1875"/>
      <w:r>
        <w:t>102</w:t>
      </w:r>
      <w:commentRangeEnd w:id="1875"/>
      <w:r w:rsidR="00DE00C0">
        <w:rPr>
          <w:rStyle w:val="CommentReference"/>
          <w:rFonts w:eastAsiaTheme="minorHAnsi" w:cstheme="minorBidi"/>
          <w:color w:val="auto"/>
          <w:lang w:val="en-CA"/>
        </w:rPr>
        <w:commentReference w:id="1875"/>
      </w:r>
      <w:r>
        <w:t>:20ab)</w:t>
      </w:r>
    </w:p>
    <w:p w14:paraId="0D6200F7" w14:textId="77777777" w:rsidR="00394CC7" w:rsidRPr="00AB1781" w:rsidRDefault="00394CC7" w:rsidP="00394CC7">
      <w:pPr>
        <w:pStyle w:val="EnglishHangNoCoptic"/>
      </w:pPr>
      <w:r w:rsidRPr="00AB1781">
        <w:t>Bless the Lord, all His Hosts,</w:t>
      </w:r>
    </w:p>
    <w:p w14:paraId="03CBB82F" w14:textId="5664713F" w:rsidR="00394CC7" w:rsidRPr="00AB1781" w:rsidRDefault="00394CC7" w:rsidP="00394CC7">
      <w:pPr>
        <w:pStyle w:val="EnglishHangEndNoCoptic"/>
      </w:pPr>
      <w:r w:rsidRPr="00AB1781">
        <w:tab/>
        <w:t>His ministers who do His will.</w:t>
      </w:r>
      <w:r>
        <w:t xml:space="preserve"> (Ps 102:21)</w:t>
      </w:r>
    </w:p>
    <w:p w14:paraId="03BEC67B" w14:textId="77777777" w:rsidR="00394CC7" w:rsidRDefault="00394CC7" w:rsidP="00394CC7">
      <w:pPr>
        <w:pStyle w:val="Rubric"/>
      </w:pPr>
      <w:r>
        <w:t>Alleluia.</w:t>
      </w:r>
    </w:p>
    <w:p w14:paraId="702B4322" w14:textId="00E55CFD" w:rsidR="00394CC7" w:rsidRPr="00AB1781" w:rsidRDefault="00394CC7" w:rsidP="00394CC7">
      <w:pPr>
        <w:pStyle w:val="EnglishHangNoCoptic"/>
      </w:pPr>
      <w:r>
        <w:t xml:space="preserve">I will sing to You </w:t>
      </w:r>
      <w:r w:rsidRPr="00AB1781">
        <w:t>in the pres</w:t>
      </w:r>
      <w:r>
        <w:t>ence of the a</w:t>
      </w:r>
      <w:r w:rsidRPr="00AB1781">
        <w:t>ngels</w:t>
      </w:r>
      <w:r>
        <w:t>, (Ps 137:1b)</w:t>
      </w:r>
    </w:p>
    <w:p w14:paraId="73FDC84D" w14:textId="556A714A" w:rsidR="00394CC7" w:rsidRPr="00AB1781" w:rsidRDefault="00394CC7" w:rsidP="00486BA4">
      <w:pPr>
        <w:pStyle w:val="EnglishHangNoCoptic"/>
        <w:ind w:firstLine="0"/>
      </w:pPr>
      <w:r w:rsidRPr="00AB1781">
        <w:t>I will bow down</w:t>
      </w:r>
      <w:r>
        <w:rPr>
          <w:rStyle w:val="FootnoteReference"/>
        </w:rPr>
        <w:footnoteReference w:id="1014"/>
      </w:r>
      <w:r>
        <w:t xml:space="preserve"> toward</w:t>
      </w:r>
      <w:r w:rsidRPr="00AB1781">
        <w:t xml:space="preserve"> </w:t>
      </w:r>
      <w:r>
        <w:t>Your</w:t>
      </w:r>
      <w:r w:rsidRPr="00AB1781">
        <w:t xml:space="preserve"> holy temple</w:t>
      </w:r>
      <w:r w:rsidR="00486BA4">
        <w:t>. (Ps 137:2a)</w:t>
      </w:r>
    </w:p>
    <w:p w14:paraId="58A89799" w14:textId="77777777" w:rsidR="00394CC7" w:rsidRPr="00AB1781" w:rsidRDefault="00394CC7" w:rsidP="00394CC7">
      <w:pPr>
        <w:pStyle w:val="EnglishHangNoCoptic"/>
      </w:pPr>
    </w:p>
    <w:p w14:paraId="753835B4" w14:textId="77777777" w:rsidR="00486BA4" w:rsidRDefault="00486BA4" w:rsidP="00486BA4">
      <w:pPr>
        <w:pStyle w:val="Rubric"/>
      </w:pPr>
      <w:r>
        <w:t>Alleluia.</w:t>
      </w:r>
    </w:p>
    <w:p w14:paraId="61713DD7" w14:textId="77777777" w:rsidR="00486BA4" w:rsidRPr="00AB1781" w:rsidRDefault="00486BA4" w:rsidP="00486BA4">
      <w:pPr>
        <w:pStyle w:val="EnglishHangNoCoptic"/>
      </w:pPr>
      <w:r w:rsidRPr="00AB1781">
        <w:t>The heavens declare the glory of God,</w:t>
      </w:r>
    </w:p>
    <w:p w14:paraId="5C885F2F" w14:textId="3C750422" w:rsidR="00394CC7" w:rsidRDefault="00486BA4" w:rsidP="00486BA4">
      <w:pPr>
        <w:pStyle w:val="EnglishHangEndNoCoptic"/>
      </w:pPr>
      <w:r w:rsidRPr="00AB1781">
        <w:tab/>
        <w:t xml:space="preserve">and the firmament </w:t>
      </w:r>
      <w:r>
        <w:t>proclaims</w:t>
      </w:r>
      <w:r w:rsidRPr="00AB1781">
        <w:t xml:space="preserve"> the work of His hands.</w:t>
      </w:r>
      <w:r>
        <w:t xml:space="preserve"> (Ps 18:2)</w:t>
      </w:r>
    </w:p>
    <w:p w14:paraId="7B75FE17" w14:textId="77777777" w:rsidR="00486BA4" w:rsidRPr="00AB1781" w:rsidRDefault="00486BA4" w:rsidP="00486BA4">
      <w:pPr>
        <w:pStyle w:val="EnglishHangNoCoptic"/>
      </w:pPr>
      <w:r w:rsidRPr="00AB1781">
        <w:t xml:space="preserve">Day </w:t>
      </w:r>
      <w:r>
        <w:t>after</w:t>
      </w:r>
      <w:r>
        <w:rPr>
          <w:rStyle w:val="FootnoteReference"/>
        </w:rPr>
        <w:footnoteReference w:id="1015"/>
      </w:r>
      <w:r w:rsidRPr="00AB1781">
        <w:t xml:space="preserve"> day </w:t>
      </w:r>
      <w:r>
        <w:t>utters</w:t>
      </w:r>
      <w:r w:rsidRPr="00AB1781">
        <w:t xml:space="preserve"> </w:t>
      </w:r>
      <w:r>
        <w:t>speech</w:t>
      </w:r>
      <w:r w:rsidRPr="00AB1781">
        <w:t>,</w:t>
      </w:r>
    </w:p>
    <w:p w14:paraId="78A1B376" w14:textId="22C520D2" w:rsidR="00486BA4" w:rsidRPr="00AB1781" w:rsidRDefault="00486BA4" w:rsidP="00486BA4">
      <w:pPr>
        <w:pStyle w:val="EnglishHangEndNoCoptic"/>
      </w:pPr>
      <w:r w:rsidRPr="00AB1781">
        <w:tab/>
        <w:t xml:space="preserve">and night </w:t>
      </w:r>
      <w:r>
        <w:t>after</w:t>
      </w:r>
      <w:r w:rsidRPr="00AB1781">
        <w:t xml:space="preserve"> night imparts knowledge.</w:t>
      </w:r>
      <w:r>
        <w:t xml:space="preserve"> (Ps 18:3)</w:t>
      </w:r>
    </w:p>
    <w:p w14:paraId="26D4EA9B" w14:textId="7F0D6375" w:rsidR="00486BA4" w:rsidRPr="00AB1781" w:rsidRDefault="00486BA4" w:rsidP="00486BA4">
      <w:pPr>
        <w:pStyle w:val="EnglishHangEndNoCoptic"/>
      </w:pPr>
      <w:r w:rsidRPr="00AB1781">
        <w:t xml:space="preserve">There is no speech </w:t>
      </w:r>
      <w:r>
        <w:t>nor</w:t>
      </w:r>
      <w:r w:rsidRPr="00AB1781">
        <w:t xml:space="preserve"> </w:t>
      </w:r>
      <w:r>
        <w:t>language (Ps 18:4a)</w:t>
      </w:r>
    </w:p>
    <w:p w14:paraId="4FDAD1DB" w14:textId="77777777" w:rsidR="00486BA4" w:rsidRDefault="00486BA4" w:rsidP="00486BA4">
      <w:pPr>
        <w:pStyle w:val="Rubric"/>
      </w:pPr>
      <w:r>
        <w:t>Alleluia.</w:t>
      </w:r>
    </w:p>
    <w:p w14:paraId="12BBC044" w14:textId="39F39E51" w:rsidR="00486BA4" w:rsidRPr="00AB1781" w:rsidRDefault="00486BA4" w:rsidP="00486BA4">
      <w:pPr>
        <w:pStyle w:val="EnglishHangEndNoCoptic"/>
      </w:pPr>
      <w:r>
        <w:t>in which their voices are not heard</w:t>
      </w:r>
      <w:r w:rsidRPr="00AB1781">
        <w:t>.</w:t>
      </w:r>
      <w:r>
        <w:t xml:space="preserve"> (Ps 18:4b)</w:t>
      </w:r>
    </w:p>
    <w:p w14:paraId="3690FD7D" w14:textId="77777777" w:rsidR="00486BA4" w:rsidRPr="00AB1781" w:rsidRDefault="00486BA4" w:rsidP="00486BA4">
      <w:pPr>
        <w:pStyle w:val="EnglishHangNoCoptic"/>
      </w:pPr>
      <w:r>
        <w:t>T</w:t>
      </w:r>
      <w:r w:rsidRPr="00AB1781">
        <w:t xml:space="preserve">heir message </w:t>
      </w:r>
      <w:r>
        <w:t>went</w:t>
      </w:r>
      <w:r w:rsidRPr="00AB1781">
        <w:t xml:space="preserve"> out into all the earth,</w:t>
      </w:r>
    </w:p>
    <w:p w14:paraId="73598836" w14:textId="2C323468" w:rsidR="00486BA4" w:rsidRDefault="00486BA4" w:rsidP="00486BA4">
      <w:pPr>
        <w:pStyle w:val="EnglishHangEndNoCoptic"/>
      </w:pPr>
      <w:r w:rsidRPr="00AB1781">
        <w:tab/>
        <w:t>and their words to the ends of the world.</w:t>
      </w:r>
      <w:r>
        <w:t xml:space="preserve"> (Ps 18:5)</w:t>
      </w:r>
    </w:p>
    <w:p w14:paraId="65D96EA3" w14:textId="49339293" w:rsidR="00486BA4" w:rsidRDefault="00486BA4" w:rsidP="00486BA4">
      <w:pPr>
        <w:pStyle w:val="Rubric"/>
      </w:pPr>
      <w:r>
        <w:t>Alleluia.</w:t>
      </w:r>
    </w:p>
    <w:p w14:paraId="698FBEDD" w14:textId="77777777" w:rsidR="00486BA4" w:rsidRPr="00AB1781" w:rsidRDefault="00486BA4" w:rsidP="00486BA4">
      <w:pPr>
        <w:pStyle w:val="EnglishHangNoCoptic"/>
      </w:pPr>
      <w:r w:rsidRPr="00AB1781">
        <w:t xml:space="preserve">The Lord will give </w:t>
      </w:r>
      <w:r>
        <w:t>a</w:t>
      </w:r>
      <w:r w:rsidRPr="00AB1781">
        <w:t xml:space="preserve"> word</w:t>
      </w:r>
    </w:p>
    <w:p w14:paraId="4A9A1F04" w14:textId="000A8ED3" w:rsidR="00486BA4" w:rsidRPr="00AB1781" w:rsidRDefault="00486BA4" w:rsidP="00486BA4">
      <w:pPr>
        <w:pStyle w:val="EnglishHangEndNoCoptic"/>
      </w:pPr>
      <w:r w:rsidRPr="00AB1781">
        <w:tab/>
        <w:t xml:space="preserve">to those </w:t>
      </w:r>
      <w:r>
        <w:t>proclaiming the Gospel to a great company,</w:t>
      </w:r>
      <w:r w:rsidRPr="00AB1781">
        <w:rPr>
          <w:rStyle w:val="FootnoteReference"/>
        </w:rPr>
        <w:footnoteReference w:id="1016"/>
      </w:r>
      <w:r>
        <w:t xml:space="preserve"> (Ps 67:12)</w:t>
      </w:r>
    </w:p>
    <w:p w14:paraId="5A8ADA75" w14:textId="2EC3EB92" w:rsidR="00486BA4" w:rsidRDefault="00486BA4" w:rsidP="00486BA4">
      <w:pPr>
        <w:pStyle w:val="EnglishHangEndNoCoptic"/>
      </w:pPr>
      <w:r>
        <w:lastRenderedPageBreak/>
        <w:t>The K</w:t>
      </w:r>
      <w:r w:rsidRPr="00AB1781">
        <w:t>ing of the forces</w:t>
      </w:r>
      <w:r>
        <w:t xml:space="preserve"> [is]</w:t>
      </w:r>
      <w:r w:rsidRPr="00AB1781">
        <w:t xml:space="preserve"> of the Beloved</w:t>
      </w:r>
      <w:r>
        <w:t>. (Ps 67:13a)</w:t>
      </w:r>
    </w:p>
    <w:p w14:paraId="0B3F53DA" w14:textId="77777777" w:rsidR="00486BA4" w:rsidRDefault="00486BA4" w:rsidP="00486BA4">
      <w:pPr>
        <w:pStyle w:val="Rubric"/>
      </w:pPr>
      <w:r>
        <w:t>Alleluia.</w:t>
      </w:r>
    </w:p>
    <w:p w14:paraId="5F3DE154" w14:textId="77777777" w:rsidR="00486BA4" w:rsidRPr="00AB1781" w:rsidRDefault="00486BA4" w:rsidP="00486BA4">
      <w:pPr>
        <w:pStyle w:val="EnglishHangNoCoptic"/>
      </w:pPr>
      <w:r>
        <w:t>Confess</w:t>
      </w:r>
      <w:r>
        <w:rPr>
          <w:rStyle w:val="FootnoteReference"/>
        </w:rPr>
        <w:footnoteReference w:id="1017"/>
      </w:r>
      <w:r>
        <w:t xml:space="preserve"> the Lord and call on His N</w:t>
      </w:r>
      <w:r w:rsidRPr="00AB1781">
        <w:t>ame;</w:t>
      </w:r>
    </w:p>
    <w:p w14:paraId="63FA2BEE" w14:textId="57ACBC28" w:rsidR="00486BA4" w:rsidRPr="00AB1781" w:rsidRDefault="00486BA4" w:rsidP="00486BA4">
      <w:pPr>
        <w:pStyle w:val="EnglishHangEndNoCoptic"/>
      </w:pPr>
      <w:r w:rsidRPr="00AB1781">
        <w:tab/>
        <w:t xml:space="preserve">tell of His </w:t>
      </w:r>
      <w:r>
        <w:t>works</w:t>
      </w:r>
      <w:r w:rsidRPr="00AB1781">
        <w:t xml:space="preserve"> among the nations.</w:t>
      </w:r>
      <w:r>
        <w:t xml:space="preserve"> (Ps 104:1)</w:t>
      </w:r>
    </w:p>
    <w:p w14:paraId="31AB735A" w14:textId="690E1133" w:rsidR="00486BA4" w:rsidRPr="00AB1781" w:rsidRDefault="00486BA4" w:rsidP="00486BA4">
      <w:pPr>
        <w:pStyle w:val="EnglishHangEndNoCoptic"/>
      </w:pPr>
      <w:r w:rsidRPr="00AB1781">
        <w:t xml:space="preserve">recount all His </w:t>
      </w:r>
      <w:r>
        <w:t>wonderful works</w:t>
      </w:r>
      <w:r w:rsidRPr="00AB1781">
        <w:t>.</w:t>
      </w:r>
      <w:r>
        <w:t xml:space="preserve"> (Ps 104:2:b)</w:t>
      </w:r>
    </w:p>
    <w:p w14:paraId="1D113487" w14:textId="2FD2C04D" w:rsidR="00486BA4" w:rsidRPr="00AB1781" w:rsidRDefault="00486BA4" w:rsidP="00486BA4">
      <w:pPr>
        <w:pStyle w:val="EnglishHangEndNoCoptic"/>
      </w:pPr>
      <w:r>
        <w:t>Glory in His holy Name. (Ps 104:3a)</w:t>
      </w:r>
    </w:p>
    <w:p w14:paraId="406F3461" w14:textId="77777777" w:rsidR="00486BA4" w:rsidRDefault="00486BA4" w:rsidP="00486BA4">
      <w:pPr>
        <w:pStyle w:val="Rubric"/>
      </w:pPr>
      <w:r>
        <w:t>Alleluia.</w:t>
      </w:r>
    </w:p>
    <w:p w14:paraId="3EBF838C" w14:textId="77777777" w:rsidR="00486BA4" w:rsidRPr="00AB1781" w:rsidRDefault="00486BA4" w:rsidP="00486BA4">
      <w:pPr>
        <w:pStyle w:val="EnglishHangNoCoptic"/>
      </w:pPr>
      <w:r>
        <w:t>The death of His s</w:t>
      </w:r>
      <w:r w:rsidRPr="00AB1781">
        <w:t>aints</w:t>
      </w:r>
      <w:r>
        <w:rPr>
          <w:rStyle w:val="FootnoteReference"/>
        </w:rPr>
        <w:footnoteReference w:id="1018"/>
      </w:r>
      <w:r>
        <w:t xml:space="preserve"> is</w:t>
      </w:r>
    </w:p>
    <w:p w14:paraId="54265E5C" w14:textId="0E35CA1A" w:rsidR="00486BA4" w:rsidRPr="00AB1781" w:rsidRDefault="00486BA4" w:rsidP="00486BA4">
      <w:pPr>
        <w:pStyle w:val="EnglishHangEndNoCoptic"/>
      </w:pPr>
      <w:r>
        <w:tab/>
        <w:t>pr</w:t>
      </w:r>
      <w:r w:rsidRPr="00AB1781">
        <w:t>ecious</w:t>
      </w:r>
      <w:r w:rsidRPr="00AB1781">
        <w:rPr>
          <w:rStyle w:val="FootnoteReference"/>
        </w:rPr>
        <w:footnoteReference w:id="1019"/>
      </w:r>
      <w:r w:rsidRPr="00AB1781">
        <w:t xml:space="preserve"> in the sight of the Lord</w:t>
      </w:r>
      <w:r>
        <w:t>. (Ps 115:6)</w:t>
      </w:r>
    </w:p>
    <w:p w14:paraId="55FFB04A" w14:textId="77777777" w:rsidR="00486BA4" w:rsidRPr="00AB1781" w:rsidRDefault="00486BA4" w:rsidP="00486BA4">
      <w:pPr>
        <w:pStyle w:val="EnglishHangNoCoptic"/>
      </w:pPr>
      <w:r w:rsidRPr="00AB1781">
        <w:t xml:space="preserve">O Lord, I am </w:t>
      </w:r>
      <w:r>
        <w:t>Your</w:t>
      </w:r>
      <w:r w:rsidRPr="00AB1781">
        <w:t xml:space="preserve"> </w:t>
      </w:r>
      <w:r>
        <w:t>servant</w:t>
      </w:r>
      <w:r>
        <w:rPr>
          <w:rStyle w:val="FootnoteReference"/>
        </w:rPr>
        <w:footnoteReference w:id="1020"/>
      </w:r>
      <w:r w:rsidRPr="00AB1781">
        <w:t>;</w:t>
      </w:r>
    </w:p>
    <w:p w14:paraId="4D1AEBF6" w14:textId="77777777" w:rsidR="00486BA4" w:rsidRPr="00AB1781" w:rsidRDefault="00486BA4" w:rsidP="00486BA4">
      <w:pPr>
        <w:pStyle w:val="EnglishHangNoCoptic"/>
      </w:pPr>
      <w:r w:rsidRPr="00AB1781">
        <w:tab/>
        <w:t xml:space="preserve">I am </w:t>
      </w:r>
      <w:r>
        <w:t>Your</w:t>
      </w:r>
      <w:r w:rsidRPr="00AB1781">
        <w:t xml:space="preserve"> </w:t>
      </w:r>
      <w:r>
        <w:t>servant</w:t>
      </w:r>
      <w:r w:rsidRPr="00AB1781">
        <w:t xml:space="preserve"> and the son of </w:t>
      </w:r>
      <w:r>
        <w:t>Your</w:t>
      </w:r>
      <w:r w:rsidRPr="00AB1781">
        <w:t xml:space="preserve"> handmaid.</w:t>
      </w:r>
    </w:p>
    <w:p w14:paraId="1CDB177C" w14:textId="714C1597" w:rsidR="00486BA4" w:rsidRPr="00AB1781" w:rsidRDefault="00486BA4" w:rsidP="00486BA4">
      <w:pPr>
        <w:pStyle w:val="EnglishHangEndNoCoptic"/>
      </w:pPr>
      <w:r w:rsidRPr="00AB1781">
        <w:tab/>
      </w:r>
      <w:r>
        <w:t>You</w:t>
      </w:r>
      <w:r w:rsidRPr="00AB1781">
        <w:t xml:space="preserve"> </w:t>
      </w:r>
      <w:r>
        <w:t>have</w:t>
      </w:r>
      <w:r w:rsidRPr="00AB1781">
        <w:t xml:space="preserve"> broken </w:t>
      </w:r>
      <w:r>
        <w:t xml:space="preserve">apart </w:t>
      </w:r>
      <w:r w:rsidRPr="00AB1781">
        <w:t>my bonds.</w:t>
      </w:r>
      <w:r>
        <w:t xml:space="preserve"> (Ps 115:7)</w:t>
      </w:r>
    </w:p>
    <w:p w14:paraId="2B4D8319" w14:textId="46B8E945" w:rsidR="00066C2D" w:rsidRPr="00AB1781" w:rsidRDefault="00066C2D" w:rsidP="00066C2D">
      <w:pPr>
        <w:pStyle w:val="EnglishHangEndNoCoptic"/>
      </w:pPr>
      <w:r w:rsidRPr="00AB1781">
        <w:t xml:space="preserve">I will offer </w:t>
      </w:r>
      <w:r>
        <w:t>a</w:t>
      </w:r>
      <w:r w:rsidRPr="00AB1781">
        <w:t xml:space="preserve"> sacrifice of praise</w:t>
      </w:r>
      <w:r>
        <w:t xml:space="preserve"> </w:t>
      </w:r>
      <w:r w:rsidRPr="00AB1781">
        <w:t xml:space="preserve">to </w:t>
      </w:r>
      <w:r>
        <w:t>You</w:t>
      </w:r>
      <w:r w:rsidRPr="00AB1781">
        <w:t>,</w:t>
      </w:r>
      <w:r>
        <w:t xml:space="preserve"> (Ps 115:8a)</w:t>
      </w:r>
    </w:p>
    <w:p w14:paraId="4BD5119C" w14:textId="77777777" w:rsidR="00066C2D" w:rsidRPr="00AB1781" w:rsidRDefault="00066C2D" w:rsidP="00066C2D">
      <w:pPr>
        <w:pStyle w:val="EnglishHangNoCoptic"/>
      </w:pPr>
      <w:r w:rsidRPr="00AB1781">
        <w:t>I will pay my vows to the Lord</w:t>
      </w:r>
    </w:p>
    <w:p w14:paraId="48117705" w14:textId="48566F1C" w:rsidR="00066C2D" w:rsidRPr="00AB1781" w:rsidRDefault="00066C2D" w:rsidP="00066C2D">
      <w:pPr>
        <w:pStyle w:val="EnglishHangEndNoCoptic"/>
      </w:pPr>
      <w:r w:rsidRPr="00AB1781">
        <w:tab/>
        <w:t>in the presence of all His people,</w:t>
      </w:r>
      <w:r>
        <w:t xml:space="preserve"> (Ps 115:9)</w:t>
      </w:r>
    </w:p>
    <w:p w14:paraId="051D0E7D" w14:textId="77777777" w:rsidR="00066C2D" w:rsidRPr="00AB1781" w:rsidRDefault="00066C2D" w:rsidP="00066C2D">
      <w:pPr>
        <w:pStyle w:val="EnglishHangNoCoptic"/>
      </w:pPr>
      <w:r w:rsidRPr="00AB1781">
        <w:t>in the courts of the Lord’s house,</w:t>
      </w:r>
    </w:p>
    <w:p w14:paraId="702C5C13" w14:textId="3E545793" w:rsidR="00486BA4" w:rsidRDefault="00066C2D" w:rsidP="00066C2D">
      <w:pPr>
        <w:pStyle w:val="EnglishHangEndNoCoptic"/>
      </w:pPr>
      <w:r w:rsidRPr="00AB1781">
        <w:tab/>
        <w:t>in your midst, O Jerusalem.</w:t>
      </w:r>
      <w:r>
        <w:t xml:space="preserve"> (Ps 115:10)</w:t>
      </w:r>
    </w:p>
    <w:p w14:paraId="3E02A64A" w14:textId="77777777" w:rsidR="00066C2D" w:rsidRDefault="00066C2D" w:rsidP="00066C2D">
      <w:pPr>
        <w:pStyle w:val="Rubric"/>
      </w:pPr>
      <w:r>
        <w:t>Alleluia.</w:t>
      </w:r>
    </w:p>
    <w:p w14:paraId="44B0683C" w14:textId="514CE9F8" w:rsidR="00066C2D" w:rsidRDefault="00F97FFA" w:rsidP="00066C2D">
      <w:pPr>
        <w:pStyle w:val="EnglishHangEndNoCoptic"/>
      </w:pPr>
      <w:r w:rsidRPr="00AB1781">
        <w:t xml:space="preserve">God is </w:t>
      </w:r>
      <w:r>
        <w:t>glorified</w:t>
      </w:r>
      <w:r w:rsidRPr="00AB1781">
        <w:t xml:space="preserve"> in the council of saints,</w:t>
      </w:r>
      <w:r>
        <w:t xml:space="preserve"> (Ps 88:8a)</w:t>
      </w:r>
    </w:p>
    <w:p w14:paraId="08B92DBA" w14:textId="2889A7D7" w:rsidR="00AA5202" w:rsidRDefault="00AA5202" w:rsidP="00AA5202">
      <w:pPr>
        <w:pStyle w:val="EnglishHangNoCoptic"/>
      </w:pPr>
      <w:r>
        <w:t>He is the God of Israel. (</w:t>
      </w:r>
      <w:r w:rsidR="0058686F">
        <w:t>Ps 67:36?)</w:t>
      </w:r>
    </w:p>
    <w:p w14:paraId="0EB8AF3B" w14:textId="713062A1" w:rsidR="00AA5202" w:rsidRDefault="00AA5202" w:rsidP="00066C2D">
      <w:pPr>
        <w:pStyle w:val="EnglishHangEndNoCoptic"/>
      </w:pPr>
      <w:r>
        <w:t>The Lord will give strength to His people. (Ps 28:11</w:t>
      </w:r>
      <w:r w:rsidR="0058686F">
        <w:t>?</w:t>
      </w:r>
      <w:r>
        <w:t>)</w:t>
      </w:r>
    </w:p>
    <w:p w14:paraId="75963907" w14:textId="77777777" w:rsidR="00F97FFA" w:rsidRPr="00AB1781" w:rsidRDefault="00F97FFA" w:rsidP="00F97FFA">
      <w:pPr>
        <w:pStyle w:val="EnglishHangNoCoptic"/>
      </w:pPr>
      <w:r w:rsidRPr="00AB1781">
        <w:t>let the righteous be glad</w:t>
      </w:r>
      <w:r>
        <w:t>;</w:t>
      </w:r>
    </w:p>
    <w:p w14:paraId="1F16B04A" w14:textId="77777777" w:rsidR="00F97FFA" w:rsidRPr="00AB1781" w:rsidRDefault="00F97FFA" w:rsidP="00F97FFA">
      <w:pPr>
        <w:pStyle w:val="EnglishHangNoCoptic"/>
      </w:pPr>
      <w:r w:rsidRPr="00AB1781">
        <w:tab/>
      </w:r>
      <w:r>
        <w:t>let them</w:t>
      </w:r>
      <w:r w:rsidRPr="00AB1781">
        <w:t xml:space="preserve"> rejoice in the presence of God;</w:t>
      </w:r>
    </w:p>
    <w:p w14:paraId="4475CC57" w14:textId="54F6B943" w:rsidR="00F97FFA" w:rsidRDefault="00F97FFA" w:rsidP="00F97FFA">
      <w:pPr>
        <w:pStyle w:val="EnglishHangEndNoCoptic"/>
      </w:pPr>
      <w:r w:rsidRPr="00AB1781">
        <w:tab/>
        <w:t>let them exult with delight and gladness.</w:t>
      </w:r>
      <w:r>
        <w:t xml:space="preserve"> (Ps 67:4)</w:t>
      </w:r>
    </w:p>
    <w:p w14:paraId="6CBB2BC6" w14:textId="6B32F820" w:rsidR="00AA5202" w:rsidRPr="00AB1781" w:rsidRDefault="00AA5202" w:rsidP="00AA5202">
      <w:pPr>
        <w:pStyle w:val="EnglishHangNoCoptic"/>
      </w:pPr>
      <w:r w:rsidRPr="00AB1781">
        <w:t xml:space="preserve">God is </w:t>
      </w:r>
      <w:r>
        <w:t>wondrous in His Saints; the God of Israel</w:t>
      </w:r>
    </w:p>
    <w:p w14:paraId="638B3E8B" w14:textId="77777777" w:rsidR="00AA5202" w:rsidRPr="00AB1781" w:rsidRDefault="00AA5202" w:rsidP="00AA5202">
      <w:pPr>
        <w:pStyle w:val="EnglishHangNoCoptic"/>
      </w:pPr>
      <w:r w:rsidRPr="00AB1781">
        <w:tab/>
        <w:t>will give strength and power to His people.</w:t>
      </w:r>
    </w:p>
    <w:p w14:paraId="2AE95A41" w14:textId="2594DFCE" w:rsidR="00AA5202" w:rsidRPr="00AB1781" w:rsidRDefault="00AA5202" w:rsidP="0058686F">
      <w:pPr>
        <w:pStyle w:val="EnglishHangEndNoCoptic"/>
      </w:pPr>
      <w:r w:rsidRPr="00AB1781">
        <w:tab/>
        <w:t>Blessed be God!</w:t>
      </w:r>
      <w:r w:rsidR="0058686F">
        <w:t xml:space="preserve"> (Ps 67:36)</w:t>
      </w:r>
    </w:p>
    <w:p w14:paraId="0CAAD128" w14:textId="77777777" w:rsidR="00AA5202" w:rsidRDefault="00AA5202" w:rsidP="00AA5202">
      <w:pPr>
        <w:pStyle w:val="Rubric"/>
      </w:pPr>
      <w:r>
        <w:lastRenderedPageBreak/>
        <w:t>Alleluia.</w:t>
      </w:r>
    </w:p>
    <w:p w14:paraId="72D5B7E9" w14:textId="77777777" w:rsidR="0058686F" w:rsidRPr="00AB1781" w:rsidRDefault="0058686F" w:rsidP="0058686F">
      <w:pPr>
        <w:pStyle w:val="EnglishHangNoCoptic"/>
      </w:pPr>
      <w:r w:rsidRPr="00AB1781">
        <w:t xml:space="preserve">Gird </w:t>
      </w:r>
      <w:r>
        <w:t>Your</w:t>
      </w:r>
      <w:r w:rsidRPr="00AB1781">
        <w:t xml:space="preserve"> sword on </w:t>
      </w:r>
      <w:r>
        <w:t>Your</w:t>
      </w:r>
      <w:r w:rsidRPr="00AB1781">
        <w:t xml:space="preserve"> thigh, O Mighty </w:t>
      </w:r>
      <w:r>
        <w:t>One</w:t>
      </w:r>
      <w:r w:rsidRPr="00AB1781">
        <w:t>,</w:t>
      </w:r>
      <w:r w:rsidRPr="00AB1781">
        <w:rPr>
          <w:rStyle w:val="FootnoteReference"/>
        </w:rPr>
        <w:footnoteReference w:id="1021"/>
      </w:r>
    </w:p>
    <w:p w14:paraId="0BFD59C9" w14:textId="78C2449C" w:rsidR="0058686F" w:rsidRDefault="0058686F" w:rsidP="0058686F">
      <w:pPr>
        <w:pStyle w:val="EnglishHangEndNoCoptic"/>
      </w:pPr>
      <w:r w:rsidRPr="00AB1781">
        <w:tab/>
        <w:t xml:space="preserve">in </w:t>
      </w:r>
      <w:r>
        <w:t>Your</w:t>
      </w:r>
      <w:r w:rsidRPr="00AB1781">
        <w:t xml:space="preserve"> splendor and beauty.</w:t>
      </w:r>
      <w:r>
        <w:t xml:space="preserve"> (Ps 44:4)</w:t>
      </w:r>
    </w:p>
    <w:p w14:paraId="4FCF10D4" w14:textId="64B8437C" w:rsidR="0058686F" w:rsidRPr="00AB1781" w:rsidRDefault="0058686F" w:rsidP="0058686F">
      <w:pPr>
        <w:pStyle w:val="EnglishHangEndNoCoptic"/>
      </w:pPr>
      <w:r w:rsidRPr="00AB1781">
        <w:t xml:space="preserve">Draw </w:t>
      </w:r>
      <w:r>
        <w:t>Your</w:t>
      </w:r>
      <w:r w:rsidRPr="00AB1781">
        <w:t xml:space="preserve"> bow</w:t>
      </w:r>
      <w:r>
        <w:t>,</w:t>
      </w:r>
      <w:r w:rsidRPr="00AB1781">
        <w:t xml:space="preserve"> and prosper</w:t>
      </w:r>
      <w:r>
        <w:t>,</w:t>
      </w:r>
      <w:r w:rsidRPr="00AB1781">
        <w:t xml:space="preserve"> and reign</w:t>
      </w:r>
      <w:r>
        <w:t xml:space="preserve"> (Ps 44:5a)</w:t>
      </w:r>
    </w:p>
    <w:p w14:paraId="039D73B5" w14:textId="5E3FE283" w:rsidR="0058686F" w:rsidRDefault="0058686F" w:rsidP="0058686F">
      <w:pPr>
        <w:pStyle w:val="Rubric"/>
      </w:pPr>
      <w:r>
        <w:t>Alleluia.</w:t>
      </w:r>
    </w:p>
    <w:p w14:paraId="7C7A8F0B" w14:textId="77777777" w:rsidR="0058686F" w:rsidRPr="00AB1781" w:rsidRDefault="0058686F" w:rsidP="0058686F">
      <w:pPr>
        <w:pStyle w:val="EnglishHangNoCoptic"/>
      </w:pPr>
      <w:r w:rsidRPr="00AB1781">
        <w:t>You will tread u</w:t>
      </w:r>
      <w:r>
        <w:t>pon the asp and the basilisk,</w:t>
      </w:r>
    </w:p>
    <w:p w14:paraId="04CE87AB" w14:textId="11932913" w:rsidR="0058686F" w:rsidRPr="00AB1781" w:rsidRDefault="0058686F" w:rsidP="0058686F">
      <w:pPr>
        <w:pStyle w:val="EnglishHangEndNoCoptic"/>
      </w:pPr>
      <w:r w:rsidRPr="00AB1781">
        <w:tab/>
      </w:r>
      <w:r>
        <w:t xml:space="preserve">you will trample </w:t>
      </w:r>
      <w:r w:rsidRPr="00AB1781">
        <w:t>the lion and the dragon</w:t>
      </w:r>
      <w:r w:rsidRPr="00AB1781">
        <w:rPr>
          <w:rStyle w:val="FootnoteReference"/>
        </w:rPr>
        <w:footnoteReference w:id="1022"/>
      </w:r>
      <w:r w:rsidRPr="00AB1781">
        <w:t xml:space="preserve"> underfoot.</w:t>
      </w:r>
      <w:r>
        <w:t xml:space="preserve"> (Ps 90:13)</w:t>
      </w:r>
    </w:p>
    <w:p w14:paraId="03515211" w14:textId="77777777" w:rsidR="00F6575E" w:rsidRPr="00AB1781" w:rsidRDefault="00F6575E" w:rsidP="00F6575E">
      <w:pPr>
        <w:pStyle w:val="EnglishHangNoCoptic"/>
      </w:pPr>
      <w:r>
        <w:t>“</w:t>
      </w:r>
      <w:r w:rsidRPr="00AB1781">
        <w:t xml:space="preserve">Because he has </w:t>
      </w:r>
      <w:r>
        <w:t>hoped</w:t>
      </w:r>
      <w:r w:rsidRPr="00AB1781">
        <w:t xml:space="preserve"> in Me, I will deliver him;</w:t>
      </w:r>
    </w:p>
    <w:p w14:paraId="61C60F32" w14:textId="02DEE8AE" w:rsidR="00F6575E" w:rsidRPr="00AB1781" w:rsidRDefault="00F6575E" w:rsidP="00F6575E">
      <w:pPr>
        <w:pStyle w:val="EnglishHangEndNoCoptic"/>
      </w:pPr>
      <w:r w:rsidRPr="00AB1781">
        <w:tab/>
        <w:t>I will protec</w:t>
      </w:r>
      <w:r>
        <w:t>t him, because he knew My N</w:t>
      </w:r>
      <w:r w:rsidRPr="00AB1781">
        <w:t>ame.</w:t>
      </w:r>
      <w:r>
        <w:t>” (Ps 90:14)</w:t>
      </w:r>
    </w:p>
    <w:p w14:paraId="6753D2DE" w14:textId="77777777" w:rsidR="00F6575E" w:rsidRDefault="00F6575E" w:rsidP="00F6575E">
      <w:pPr>
        <w:pStyle w:val="Rubric"/>
      </w:pPr>
      <w:r>
        <w:t>Alleluia.</w:t>
      </w:r>
    </w:p>
    <w:p w14:paraId="3EC42C4E" w14:textId="77777777" w:rsidR="00F6575E" w:rsidRPr="00AB1781" w:rsidRDefault="00F6575E" w:rsidP="00F6575E">
      <w:pPr>
        <w:pStyle w:val="EnglishHangNoCoptic"/>
      </w:pPr>
      <w:r w:rsidRPr="00AB1781">
        <w:t xml:space="preserve">The </w:t>
      </w:r>
      <w:r>
        <w:t>deliverance</w:t>
      </w:r>
      <w:r w:rsidRPr="00AB1781">
        <w:t xml:space="preserve"> of the righteous is from the Lord,</w:t>
      </w:r>
    </w:p>
    <w:p w14:paraId="06E47A31" w14:textId="14AD684B" w:rsidR="00F6575E" w:rsidRPr="00AB1781" w:rsidRDefault="00F6575E" w:rsidP="00F6575E">
      <w:pPr>
        <w:pStyle w:val="EnglishHangEndNoCoptic"/>
      </w:pPr>
      <w:r w:rsidRPr="00AB1781">
        <w:tab/>
        <w:t xml:space="preserve">and He is their protector in time of </w:t>
      </w:r>
      <w:r>
        <w:t>affliction; (Ps 36:39)</w:t>
      </w:r>
    </w:p>
    <w:p w14:paraId="441F3281" w14:textId="77777777" w:rsidR="00F6575E" w:rsidRPr="00AB1781" w:rsidRDefault="00F6575E" w:rsidP="00F6575E">
      <w:pPr>
        <w:pStyle w:val="EnglishHangNoCoptic"/>
      </w:pPr>
      <w:r>
        <w:t>t</w:t>
      </w:r>
      <w:r w:rsidRPr="00AB1781">
        <w:t>he Lord will help them and deliver them;</w:t>
      </w:r>
    </w:p>
    <w:p w14:paraId="7BE16463" w14:textId="77777777" w:rsidR="00F6575E" w:rsidRPr="00AB1781" w:rsidRDefault="00F6575E" w:rsidP="00F6575E">
      <w:pPr>
        <w:pStyle w:val="EnglishHangNoCoptic"/>
      </w:pPr>
      <w:r w:rsidRPr="00AB1781">
        <w:tab/>
        <w:t xml:space="preserve">He will </w:t>
      </w:r>
      <w:r>
        <w:t>deliver</w:t>
      </w:r>
      <w:r w:rsidRPr="00AB1781">
        <w:t xml:space="preserve"> them from sinners,</w:t>
      </w:r>
    </w:p>
    <w:p w14:paraId="10D52EE4" w14:textId="52C797C5" w:rsidR="00F6575E" w:rsidRDefault="00F6575E" w:rsidP="00F6575E">
      <w:pPr>
        <w:pStyle w:val="EnglishHangEndNoCoptic"/>
      </w:pPr>
      <w:r w:rsidRPr="00AB1781">
        <w:tab/>
      </w:r>
      <w:r>
        <w:t xml:space="preserve">and save them, </w:t>
      </w:r>
      <w:r w:rsidRPr="00AB1781">
        <w:t xml:space="preserve">because </w:t>
      </w:r>
      <w:r>
        <w:t>they hope</w:t>
      </w:r>
      <w:r w:rsidRPr="00AB1781">
        <w:t xml:space="preserve"> in Him.</w:t>
      </w:r>
      <w:r>
        <w:t xml:space="preserve"> (Ps 36:40)</w:t>
      </w:r>
    </w:p>
    <w:p w14:paraId="3BCFD71F" w14:textId="77777777" w:rsidR="00F6575E" w:rsidRDefault="00F6575E" w:rsidP="00F6575E">
      <w:pPr>
        <w:pStyle w:val="Rubric"/>
      </w:pPr>
      <w:r>
        <w:t>Alleluia.</w:t>
      </w:r>
    </w:p>
    <w:p w14:paraId="444D3569" w14:textId="12A07617" w:rsidR="00F6575E" w:rsidRPr="00AB1781" w:rsidRDefault="00F6575E" w:rsidP="00F6575E">
      <w:pPr>
        <w:pStyle w:val="EnglishHangNoCoptic"/>
      </w:pPr>
      <w:r>
        <w:t>L</w:t>
      </w:r>
      <w:r w:rsidRPr="00AB1781">
        <w:t>et the righteous be glad</w:t>
      </w:r>
      <w:r>
        <w:t>;</w:t>
      </w:r>
    </w:p>
    <w:p w14:paraId="6106D81B" w14:textId="4DAB7367" w:rsidR="00F6575E" w:rsidRPr="00AB1781" w:rsidRDefault="00F6575E" w:rsidP="00F6575E">
      <w:pPr>
        <w:pStyle w:val="EnglishHangNoCoptic"/>
      </w:pPr>
      <w:r w:rsidRPr="00AB1781">
        <w:tab/>
      </w:r>
      <w:r>
        <w:t>[let them</w:t>
      </w:r>
      <w:r w:rsidRPr="00AB1781">
        <w:t xml:space="preserve"> rejoice in the presence of God;</w:t>
      </w:r>
    </w:p>
    <w:p w14:paraId="1E564B9A" w14:textId="5224DAA2" w:rsidR="00F6575E" w:rsidRPr="00AB1781" w:rsidRDefault="00F6575E" w:rsidP="00F6575E">
      <w:pPr>
        <w:pStyle w:val="EnglishHangEndNoCoptic"/>
      </w:pPr>
      <w:r w:rsidRPr="00AB1781">
        <w:tab/>
        <w:t xml:space="preserve">let them exult </w:t>
      </w:r>
      <w:r>
        <w:t>with delight and gladness.] (Ps 67:4)</w:t>
      </w:r>
    </w:p>
    <w:p w14:paraId="5212E74A" w14:textId="77777777" w:rsidR="00F6575E" w:rsidRPr="00AB1781" w:rsidRDefault="00F6575E" w:rsidP="00F6575E">
      <w:pPr>
        <w:pStyle w:val="EnglishHangNoCoptic"/>
      </w:pPr>
      <w:r>
        <w:t>The righteous cried and the Lord heard</w:t>
      </w:r>
      <w:r w:rsidRPr="00AB1781">
        <w:t xml:space="preserve"> them</w:t>
      </w:r>
      <w:r>
        <w:t>,</w:t>
      </w:r>
    </w:p>
    <w:p w14:paraId="3A3FE5B0" w14:textId="29ED7E23" w:rsidR="00F6575E" w:rsidRDefault="00F6575E" w:rsidP="00F6575E">
      <w:pPr>
        <w:pStyle w:val="EnglishHangEndNoCoptic"/>
      </w:pPr>
      <w:r>
        <w:tab/>
        <w:t>and delivered</w:t>
      </w:r>
      <w:r w:rsidRPr="00AB1781">
        <w:t xml:space="preserve"> them from all their </w:t>
      </w:r>
      <w:r>
        <w:t>afflictions</w:t>
      </w:r>
      <w:r w:rsidRPr="00AB1781">
        <w:t>.</w:t>
      </w:r>
      <w:r>
        <w:t xml:space="preserve"> (Ps 33:18)</w:t>
      </w:r>
    </w:p>
    <w:p w14:paraId="5BF6049D" w14:textId="77777777" w:rsidR="00F6575E" w:rsidRDefault="00F6575E" w:rsidP="00F6575E">
      <w:pPr>
        <w:pStyle w:val="Rubric"/>
      </w:pPr>
      <w:r>
        <w:t>Alleluia.</w:t>
      </w:r>
    </w:p>
    <w:p w14:paraId="100BB778" w14:textId="77777777" w:rsidR="00F6575E" w:rsidRPr="00AB1781" w:rsidRDefault="00F6575E" w:rsidP="00F6575E">
      <w:pPr>
        <w:pStyle w:val="EnglishHangNoCoptic"/>
      </w:pPr>
      <w:r w:rsidRPr="00AB1781">
        <w:t xml:space="preserve">Many are the </w:t>
      </w:r>
      <w:r>
        <w:t>afflictions</w:t>
      </w:r>
      <w:r w:rsidRPr="00AB1781">
        <w:t xml:space="preserve"> of the righteous,</w:t>
      </w:r>
    </w:p>
    <w:p w14:paraId="2C8A4066" w14:textId="731362C6" w:rsidR="00F6575E" w:rsidRPr="00AB1781" w:rsidRDefault="00F6575E" w:rsidP="00F6575E">
      <w:pPr>
        <w:pStyle w:val="EnglishHangEndNoCoptic"/>
      </w:pPr>
      <w:r w:rsidRPr="00AB1781">
        <w:tab/>
        <w:t>but the Lord will deliver them from all</w:t>
      </w:r>
      <w:r>
        <w:t xml:space="preserve"> of them</w:t>
      </w:r>
      <w:r w:rsidRPr="00AB1781">
        <w:t>.</w:t>
      </w:r>
      <w:r>
        <w:t xml:space="preserve"> (Ps 33:20)</w:t>
      </w:r>
    </w:p>
    <w:p w14:paraId="28F4C324" w14:textId="77777777" w:rsidR="00F6575E" w:rsidRPr="00AB1781" w:rsidRDefault="00F6575E" w:rsidP="00F6575E">
      <w:pPr>
        <w:pStyle w:val="EnglishHangNoCoptic"/>
      </w:pPr>
      <w:r w:rsidRPr="00AB1781">
        <w:t xml:space="preserve">The Lord </w:t>
      </w:r>
      <w:r>
        <w:t xml:space="preserve">will guard </w:t>
      </w:r>
      <w:r w:rsidRPr="00AB1781">
        <w:t>all their bones,</w:t>
      </w:r>
    </w:p>
    <w:p w14:paraId="50EF0E0D" w14:textId="3D0B6F96" w:rsidR="00F6575E" w:rsidRPr="00AB1781" w:rsidRDefault="00F6575E" w:rsidP="00F6575E">
      <w:pPr>
        <w:pStyle w:val="EnglishHangEndNoCoptic"/>
      </w:pPr>
      <w:r w:rsidRPr="00AB1781">
        <w:tab/>
        <w:t>not one of them will be broken.</w:t>
      </w:r>
      <w:r>
        <w:t xml:space="preserve"> (Ps 33:21)</w:t>
      </w:r>
    </w:p>
    <w:p w14:paraId="1BD33A20" w14:textId="59572AFD" w:rsidR="00F6575E" w:rsidRDefault="00F6575E" w:rsidP="00F6575E">
      <w:pPr>
        <w:pStyle w:val="Rubric"/>
      </w:pPr>
      <w:r>
        <w:t>Alleluia.</w:t>
      </w:r>
    </w:p>
    <w:p w14:paraId="7327DB59" w14:textId="77777777" w:rsidR="00C502E3" w:rsidRPr="00AB1781" w:rsidRDefault="00C502E3" w:rsidP="00C502E3">
      <w:pPr>
        <w:pStyle w:val="EnglishHangNoCoptic"/>
      </w:pPr>
      <w:r w:rsidRPr="00AB1781">
        <w:t>Light dawned for the righteous,</w:t>
      </w:r>
    </w:p>
    <w:p w14:paraId="5B16CD68" w14:textId="6E4CF215" w:rsidR="00C502E3" w:rsidRDefault="00C502E3" w:rsidP="00C502E3">
      <w:pPr>
        <w:pStyle w:val="EnglishHangEndNoCoptic"/>
      </w:pPr>
      <w:r w:rsidRPr="00AB1781">
        <w:tab/>
        <w:t>and joy for the upright in heart.</w:t>
      </w:r>
      <w:r>
        <w:t xml:space="preserve"> (Ps 96:11)</w:t>
      </w:r>
    </w:p>
    <w:p w14:paraId="14843BE1" w14:textId="77777777" w:rsidR="00C502E3" w:rsidRPr="00AB1781" w:rsidRDefault="00C502E3" w:rsidP="00C502E3">
      <w:pPr>
        <w:pStyle w:val="EnglishHangNoCoptic"/>
      </w:pPr>
      <w:r>
        <w:lastRenderedPageBreak/>
        <w:t>Be glad</w:t>
      </w:r>
      <w:r w:rsidRPr="00AB1781">
        <w:t xml:space="preserve"> in the Lord, </w:t>
      </w:r>
      <w:r>
        <w:t xml:space="preserve">O </w:t>
      </w:r>
      <w:r w:rsidRPr="00AB1781">
        <w:t>you righteous,</w:t>
      </w:r>
    </w:p>
    <w:p w14:paraId="18F00A5D" w14:textId="050A5A49" w:rsidR="00C502E3" w:rsidRDefault="00C502E3" w:rsidP="00C502E3">
      <w:pPr>
        <w:pStyle w:val="EnglishHangEndNoCoptic"/>
      </w:pPr>
      <w:r w:rsidRPr="00AB1781">
        <w:tab/>
        <w:t xml:space="preserve">and </w:t>
      </w:r>
      <w:r>
        <w:t>confess [Him]</w:t>
      </w:r>
      <w:r>
        <w:rPr>
          <w:rStyle w:val="FootnoteReference"/>
        </w:rPr>
        <w:footnoteReference w:id="1023"/>
      </w:r>
      <w:r w:rsidRPr="00AB1781">
        <w:t xml:space="preserve"> at the remembrance of His holiness.</w:t>
      </w:r>
      <w:r>
        <w:t xml:space="preserve"> (Ps 96:12)</w:t>
      </w:r>
    </w:p>
    <w:p w14:paraId="0A35F4D3" w14:textId="77777777" w:rsidR="00C502E3" w:rsidRDefault="00C502E3" w:rsidP="00C502E3">
      <w:pPr>
        <w:pStyle w:val="Rubric"/>
      </w:pPr>
      <w:r>
        <w:t>Alleluia.</w:t>
      </w:r>
    </w:p>
    <w:p w14:paraId="7632FBD6" w14:textId="77777777" w:rsidR="00C502E3" w:rsidRPr="00AB1781" w:rsidRDefault="00C502E3" w:rsidP="00C502E3">
      <w:pPr>
        <w:pStyle w:val="EnglishHangNoCoptic"/>
      </w:pPr>
      <w:r w:rsidRPr="00AB1781">
        <w:t xml:space="preserve">The righteous will </w:t>
      </w:r>
      <w:r>
        <w:t>flourish</w:t>
      </w:r>
      <w:r w:rsidRPr="00AB1781">
        <w:t xml:space="preserve"> like a palm tree,</w:t>
      </w:r>
    </w:p>
    <w:p w14:paraId="1CF43363" w14:textId="32C3E2DE" w:rsidR="00C502E3" w:rsidRDefault="00C502E3" w:rsidP="00C502E3">
      <w:pPr>
        <w:pStyle w:val="EnglishHangEndNoCoptic"/>
      </w:pPr>
      <w:r w:rsidRPr="00AB1781">
        <w:tab/>
        <w:t xml:space="preserve">and will </w:t>
      </w:r>
      <w:r>
        <w:t>increase</w:t>
      </w:r>
      <w:r w:rsidRPr="00AB1781">
        <w:t xml:space="preserve"> like a cedar in Lebanon.</w:t>
      </w:r>
      <w:r>
        <w:t xml:space="preserve"> (Ps 91:13)</w:t>
      </w:r>
    </w:p>
    <w:p w14:paraId="233DEB7A" w14:textId="77777777" w:rsidR="00C502E3" w:rsidRPr="00AB1781" w:rsidRDefault="00C502E3" w:rsidP="00C502E3">
      <w:pPr>
        <w:pStyle w:val="EnglishHangNoCoptic"/>
      </w:pPr>
      <w:r w:rsidRPr="00AB1781">
        <w:t>Those who are planted in the house of the Lord</w:t>
      </w:r>
      <w:r w:rsidRPr="00AB1781">
        <w:rPr>
          <w:rStyle w:val="FootnoteReference"/>
        </w:rPr>
        <w:footnoteReference w:id="1024"/>
      </w:r>
    </w:p>
    <w:p w14:paraId="197F5B53" w14:textId="3830F9A2" w:rsidR="00C502E3" w:rsidRPr="00AB1781" w:rsidRDefault="00C502E3" w:rsidP="00C502E3">
      <w:pPr>
        <w:pStyle w:val="EnglishHangEndNoCoptic"/>
      </w:pPr>
      <w:r w:rsidRPr="00AB1781">
        <w:tab/>
        <w:t xml:space="preserve">will </w:t>
      </w:r>
      <w:r>
        <w:t>flourish</w:t>
      </w:r>
      <w:r w:rsidRPr="00AB1781">
        <w:t xml:space="preserve"> in the courts of our God.</w:t>
      </w:r>
      <w:r>
        <w:t xml:space="preserve"> (Ps 91:14)</w:t>
      </w:r>
    </w:p>
    <w:p w14:paraId="51A91825" w14:textId="77777777" w:rsidR="00C502E3" w:rsidRDefault="00C502E3" w:rsidP="00C502E3">
      <w:pPr>
        <w:pStyle w:val="Rubric"/>
      </w:pPr>
      <w:r>
        <w:t>Alleluia.</w:t>
      </w:r>
    </w:p>
    <w:p w14:paraId="1F647093" w14:textId="77777777" w:rsidR="00C502E3" w:rsidRPr="00AB1781" w:rsidRDefault="00C502E3" w:rsidP="00C502E3">
      <w:pPr>
        <w:pStyle w:val="EnglishHangNoCoptic"/>
      </w:pPr>
      <w:r>
        <w:t>A righteous</w:t>
      </w:r>
      <w:r w:rsidRPr="00AB1781">
        <w:t xml:space="preserve"> man’s mouth </w:t>
      </w:r>
      <w:r>
        <w:t>will meditate</w:t>
      </w:r>
      <w:r w:rsidRPr="00AB1781">
        <w:t xml:space="preserve"> wisdom,</w:t>
      </w:r>
    </w:p>
    <w:p w14:paraId="6B3F895F" w14:textId="65DD3811" w:rsidR="00C502E3" w:rsidRPr="00AB1781" w:rsidRDefault="00C502E3" w:rsidP="00C502E3">
      <w:pPr>
        <w:pStyle w:val="EnglishHangEndNoCoptic"/>
      </w:pPr>
      <w:r w:rsidRPr="00AB1781">
        <w:tab/>
        <w:t>and his tongue speaks justice.</w:t>
      </w:r>
      <w:r>
        <w:t xml:space="preserve"> (Ps 36:30)</w:t>
      </w:r>
    </w:p>
    <w:p w14:paraId="5CE58480" w14:textId="77777777" w:rsidR="00C502E3" w:rsidRPr="00AB1781" w:rsidRDefault="00C502E3" w:rsidP="00C502E3">
      <w:pPr>
        <w:pStyle w:val="EnglishHangNoCoptic"/>
      </w:pPr>
      <w:r w:rsidRPr="00AB1781">
        <w:t>The law of his God is in his heart,</w:t>
      </w:r>
    </w:p>
    <w:p w14:paraId="6C190507" w14:textId="6329FA1A" w:rsidR="00C502E3" w:rsidRDefault="00C502E3" w:rsidP="00C502E3">
      <w:pPr>
        <w:pStyle w:val="EnglishHangEndNoCoptic"/>
      </w:pPr>
      <w:r w:rsidRPr="00AB1781">
        <w:tab/>
        <w:t xml:space="preserve">and his steps </w:t>
      </w:r>
      <w:r>
        <w:t>will</w:t>
      </w:r>
      <w:r w:rsidRPr="00AB1781">
        <w:t xml:space="preserve"> not slip.</w:t>
      </w:r>
      <w:r>
        <w:t xml:space="preserve"> (Ps 36:31)</w:t>
      </w:r>
    </w:p>
    <w:p w14:paraId="5C6CA30A" w14:textId="19857100" w:rsidR="00C502E3" w:rsidRPr="00AB1781" w:rsidRDefault="00C502E3" w:rsidP="00C502E3">
      <w:pPr>
        <w:pStyle w:val="Rubric"/>
      </w:pPr>
      <w:r>
        <w:t>Alleluia.</w:t>
      </w:r>
    </w:p>
    <w:p w14:paraId="09AFCDF9" w14:textId="73D98E35" w:rsidR="00C502E3" w:rsidRPr="00AB1781" w:rsidRDefault="00C502E3" w:rsidP="00C502E3">
      <w:pPr>
        <w:pStyle w:val="EnglishHangNoCoptic"/>
      </w:pPr>
      <w:r>
        <w:t>[Your saints]</w:t>
      </w:r>
      <w:r w:rsidRPr="00AB1781">
        <w:t xml:space="preserve"> </w:t>
      </w:r>
      <w:r>
        <w:t>will tell</w:t>
      </w:r>
      <w:r w:rsidRPr="00AB1781">
        <w:t xml:space="preserve"> of the glory of </w:t>
      </w:r>
      <w:r>
        <w:t>Your</w:t>
      </w:r>
      <w:r w:rsidRPr="00AB1781">
        <w:t xml:space="preserve"> Kingdom,</w:t>
      </w:r>
    </w:p>
    <w:p w14:paraId="387D80E8" w14:textId="2358A191" w:rsidR="00C502E3" w:rsidRPr="00AB1781" w:rsidRDefault="00C502E3" w:rsidP="00C502E3">
      <w:pPr>
        <w:pStyle w:val="EnglishHangEndNoCoptic"/>
      </w:pPr>
      <w:r w:rsidRPr="00AB1781">
        <w:tab/>
        <w:t xml:space="preserve">and </w:t>
      </w:r>
      <w:r>
        <w:t>they will speak</w:t>
      </w:r>
      <w:r w:rsidRPr="00AB1781">
        <w:t xml:space="preserve"> of </w:t>
      </w:r>
      <w:r>
        <w:t>Your power. (Ps 144:11)</w:t>
      </w:r>
    </w:p>
    <w:p w14:paraId="6D3D1460" w14:textId="77777777" w:rsidR="00C502E3" w:rsidRPr="00AB1781" w:rsidRDefault="00C502E3" w:rsidP="00C502E3">
      <w:pPr>
        <w:pStyle w:val="EnglishHangNoCoptic"/>
      </w:pPr>
      <w:r w:rsidRPr="00AB1781">
        <w:t>He will do the will of those who fear Him</w:t>
      </w:r>
      <w:r>
        <w:t>,</w:t>
      </w:r>
    </w:p>
    <w:p w14:paraId="5B439000" w14:textId="24961158" w:rsidR="00C502E3" w:rsidRPr="00AB1781" w:rsidRDefault="00C502E3" w:rsidP="00C502E3">
      <w:pPr>
        <w:pStyle w:val="EnglishHangEndNoCoptic"/>
      </w:pPr>
      <w:r w:rsidRPr="00AB1781">
        <w:tab/>
        <w:t xml:space="preserve">and will hear their </w:t>
      </w:r>
      <w:r>
        <w:t>supplications</w:t>
      </w:r>
      <w:r w:rsidRPr="00AB1781">
        <w:t xml:space="preserve"> and save them.</w:t>
      </w:r>
      <w:r>
        <w:t xml:space="preserve"> (Ps 144:20)</w:t>
      </w:r>
    </w:p>
    <w:p w14:paraId="586302A6" w14:textId="3D7A4F0D" w:rsidR="00C502E3" w:rsidRPr="00AB1781" w:rsidRDefault="00C502E3" w:rsidP="00C502E3">
      <w:pPr>
        <w:pStyle w:val="EnglishHangEndNoCoptic"/>
      </w:pPr>
      <w:r>
        <w:t>The Lord keeps all who love Him. (Ps 144:21a)</w:t>
      </w:r>
    </w:p>
    <w:p w14:paraId="7FA6406F" w14:textId="77777777" w:rsidR="00C502E3" w:rsidRPr="00AB1781" w:rsidRDefault="00C502E3" w:rsidP="00C502E3">
      <w:pPr>
        <w:pStyle w:val="Rubric"/>
      </w:pPr>
      <w:r>
        <w:t>Alleluia.</w:t>
      </w:r>
    </w:p>
    <w:p w14:paraId="6E9F526C" w14:textId="77777777" w:rsidR="00C502E3" w:rsidRPr="00AB1781" w:rsidRDefault="00C502E3" w:rsidP="00C502E3">
      <w:pPr>
        <w:pStyle w:val="EnglishHangNoCoptic"/>
      </w:pPr>
      <w:r w:rsidRPr="00AB1781">
        <w:t xml:space="preserve">Be glad in the Lord and rejoice, </w:t>
      </w:r>
      <w:r>
        <w:t xml:space="preserve">O </w:t>
      </w:r>
      <w:r w:rsidRPr="00AB1781">
        <w:t>you righteous</w:t>
      </w:r>
      <w:r>
        <w:t xml:space="preserve"> ones,</w:t>
      </w:r>
    </w:p>
    <w:p w14:paraId="7129E79A" w14:textId="792AF095" w:rsidR="00C502E3" w:rsidRDefault="00C502E3" w:rsidP="00C502E3">
      <w:pPr>
        <w:pStyle w:val="EnglishHangEndNoCoptic"/>
      </w:pPr>
      <w:r w:rsidRPr="00AB1781">
        <w:tab/>
        <w:t xml:space="preserve">and </w:t>
      </w:r>
      <w:r>
        <w:t>glory</w:t>
      </w:r>
      <w:r>
        <w:rPr>
          <w:rStyle w:val="FootnoteReference"/>
        </w:rPr>
        <w:footnoteReference w:id="1025"/>
      </w:r>
      <w:r>
        <w:t>,</w:t>
      </w:r>
      <w:r w:rsidRPr="00AB1781">
        <w:t xml:space="preserve"> all you </w:t>
      </w:r>
      <w:r>
        <w:t>upright in</w:t>
      </w:r>
      <w:r w:rsidRPr="00AB1781">
        <w:t xml:space="preserve"> heart.</w:t>
      </w:r>
      <w:r w:rsidRPr="00AB1781">
        <w:rPr>
          <w:rStyle w:val="FootnoteReference"/>
        </w:rPr>
        <w:footnoteReference w:id="1026"/>
      </w:r>
      <w:r>
        <w:t xml:space="preserve"> (Ps 31:11)</w:t>
      </w:r>
    </w:p>
    <w:p w14:paraId="72A544EE" w14:textId="77777777" w:rsidR="00C502E3" w:rsidRPr="00AB1781" w:rsidRDefault="00C502E3" w:rsidP="00C502E3">
      <w:pPr>
        <w:pStyle w:val="EnglishHangNoCoptic"/>
      </w:pPr>
      <w:r>
        <w:t>Therefore,</w:t>
      </w:r>
      <w:r w:rsidRPr="00AB1781">
        <w:t xml:space="preserve"> every</w:t>
      </w:r>
      <w:r>
        <w:t>one who is holy</w:t>
      </w:r>
      <w:r w:rsidRPr="00AB1781">
        <w:t xml:space="preserve"> </w:t>
      </w:r>
      <w:r>
        <w:t>will</w:t>
      </w:r>
      <w:r w:rsidRPr="00AB1781">
        <w:t xml:space="preserve"> pray to </w:t>
      </w:r>
      <w:r>
        <w:t>You</w:t>
      </w:r>
    </w:p>
    <w:p w14:paraId="49524C61" w14:textId="4A17195C" w:rsidR="00C502E3" w:rsidRPr="00AB1781" w:rsidRDefault="00C502E3" w:rsidP="00C502E3">
      <w:pPr>
        <w:pStyle w:val="EnglishHangEndNoCoptic"/>
      </w:pPr>
      <w:r w:rsidRPr="00AB1781">
        <w:tab/>
        <w:t xml:space="preserve">at </w:t>
      </w:r>
      <w:r>
        <w:t>an appropriate time. (Ps 31:6ab)</w:t>
      </w:r>
    </w:p>
    <w:p w14:paraId="31BB8CD1" w14:textId="77777777" w:rsidR="00C502E3" w:rsidRPr="00AB1781" w:rsidRDefault="00C502E3" w:rsidP="00C502E3">
      <w:pPr>
        <w:pStyle w:val="Rubric"/>
      </w:pPr>
      <w:r>
        <w:t>Alleluia.</w:t>
      </w:r>
    </w:p>
    <w:p w14:paraId="677909FA" w14:textId="6AAD184C" w:rsidR="00743D2C" w:rsidRPr="00AB1781" w:rsidRDefault="00743D2C" w:rsidP="00743D2C">
      <w:pPr>
        <w:pStyle w:val="EnglishHangNoCoptic"/>
      </w:pPr>
      <w:r>
        <w:t>L</w:t>
      </w:r>
      <w:r w:rsidRPr="00AB1781">
        <w:t xml:space="preserve">et </w:t>
      </w:r>
      <w:r>
        <w:t>Your compassion</w:t>
      </w:r>
      <w:r w:rsidRPr="00AB1781">
        <w:t xml:space="preserve"> </w:t>
      </w:r>
      <w:r>
        <w:t>overtake us quickly</w:t>
      </w:r>
      <w:r w:rsidRPr="00AB1781">
        <w:t>,</w:t>
      </w:r>
    </w:p>
    <w:p w14:paraId="7ADF2B77" w14:textId="43800E50" w:rsidR="00743D2C" w:rsidRDefault="00743D2C" w:rsidP="00743D2C">
      <w:pPr>
        <w:pStyle w:val="EnglishHangEndNoCoptic"/>
      </w:pPr>
      <w:r w:rsidRPr="00AB1781">
        <w:tab/>
        <w:t xml:space="preserve">for </w:t>
      </w:r>
      <w:r>
        <w:t>we have become very poor. (Ps 78:8bc)</w:t>
      </w:r>
    </w:p>
    <w:p w14:paraId="2D31426B" w14:textId="18832996" w:rsidR="00743D2C" w:rsidRPr="00AB1781" w:rsidRDefault="00743D2C" w:rsidP="00743D2C">
      <w:pPr>
        <w:pStyle w:val="EnglishHangNoCoptic"/>
      </w:pPr>
      <w:r w:rsidRPr="00AB1781">
        <w:lastRenderedPageBreak/>
        <w:t>Help us, O God, our Saviour;</w:t>
      </w:r>
    </w:p>
    <w:p w14:paraId="55CDCD33" w14:textId="77777777" w:rsidR="00743D2C" w:rsidRPr="00AB1781" w:rsidRDefault="00743D2C" w:rsidP="00743D2C">
      <w:pPr>
        <w:pStyle w:val="EnglishHangNoCoptic"/>
      </w:pPr>
      <w:r w:rsidRPr="00AB1781">
        <w:tab/>
      </w:r>
      <w:r>
        <w:t xml:space="preserve">save us </w:t>
      </w:r>
      <w:r w:rsidRPr="00AB1781">
        <w:t xml:space="preserve">for the </w:t>
      </w:r>
      <w:r>
        <w:t xml:space="preserve">[sake of the] </w:t>
      </w:r>
      <w:r w:rsidRPr="00AB1781">
        <w:t xml:space="preserve">glory of </w:t>
      </w:r>
      <w:r>
        <w:t>Your Name</w:t>
      </w:r>
      <w:r w:rsidRPr="00AB1781">
        <w:t>, O Lord,</w:t>
      </w:r>
    </w:p>
    <w:p w14:paraId="5345FE8F" w14:textId="6DEEDE3E" w:rsidR="00743D2C" w:rsidRPr="00AB1781" w:rsidRDefault="00743D2C" w:rsidP="00743D2C">
      <w:pPr>
        <w:pStyle w:val="EnglishHangEndNoCoptic"/>
      </w:pPr>
      <w:r w:rsidRPr="00AB1781">
        <w:tab/>
        <w:t xml:space="preserve">and forgive our sins for </w:t>
      </w:r>
      <w:r>
        <w:t>the sake of Your Name. (Ps 78:9)</w:t>
      </w:r>
    </w:p>
    <w:p w14:paraId="18EC3C54" w14:textId="77777777" w:rsidR="00743D2C" w:rsidRPr="00AB1781" w:rsidRDefault="00743D2C" w:rsidP="00743D2C">
      <w:pPr>
        <w:pStyle w:val="Rubric"/>
      </w:pPr>
      <w:r>
        <w:t>Alleluia.</w:t>
      </w:r>
    </w:p>
    <w:p w14:paraId="7AA9EC2A" w14:textId="77777777" w:rsidR="00743D2C" w:rsidRPr="00AB1781" w:rsidRDefault="00743D2C" w:rsidP="00743D2C">
      <w:pPr>
        <w:pStyle w:val="EnglishHangNoCoptic"/>
      </w:pPr>
      <w:r w:rsidRPr="00AB1781">
        <w:t>Let them exalt Him in the assembly of the people,</w:t>
      </w:r>
    </w:p>
    <w:p w14:paraId="63D60642" w14:textId="382D40C5" w:rsidR="00743D2C" w:rsidRPr="00AB1781" w:rsidRDefault="00743D2C" w:rsidP="00743D2C">
      <w:pPr>
        <w:pStyle w:val="EnglishHangEndNoCoptic"/>
      </w:pPr>
      <w:r w:rsidRPr="00AB1781">
        <w:tab/>
        <w:t xml:space="preserve">and praise Him </w:t>
      </w:r>
      <w:r>
        <w:t>in the session of elders; (Ps 106:31)</w:t>
      </w:r>
    </w:p>
    <w:p w14:paraId="3C424415" w14:textId="51B3C51C" w:rsidR="00743D2C" w:rsidRPr="00AB1781" w:rsidRDefault="00743D2C" w:rsidP="00743D2C">
      <w:pPr>
        <w:pStyle w:val="EnglishHangEndNoCoptic"/>
      </w:pPr>
      <w:r>
        <w:t>and [make]</w:t>
      </w:r>
      <w:r w:rsidRPr="00AB1781">
        <w:t xml:space="preserve"> </w:t>
      </w:r>
      <w:r>
        <w:t>his</w:t>
      </w:r>
      <w:r w:rsidRPr="00AB1781">
        <w:t xml:space="preserve"> families like </w:t>
      </w:r>
      <w:r>
        <w:t>a flock</w:t>
      </w:r>
      <w:r w:rsidRPr="00AB1781">
        <w:t xml:space="preserve"> </w:t>
      </w:r>
      <w:r>
        <w:t>[</w:t>
      </w:r>
      <w:r w:rsidRPr="00AB1781">
        <w:t>of sheep</w:t>
      </w:r>
      <w:r>
        <w:t>]</w:t>
      </w:r>
      <w:r w:rsidRPr="00AB1781">
        <w:t>.</w:t>
      </w:r>
      <w:r>
        <w:t xml:space="preserve"> (Ps 106:41b)</w:t>
      </w:r>
    </w:p>
    <w:p w14:paraId="24389DE3" w14:textId="77777777" w:rsidR="00743D2C" w:rsidRPr="00AB1781" w:rsidRDefault="00743D2C" w:rsidP="00743D2C">
      <w:pPr>
        <w:pStyle w:val="EnglishHangNoCoptic"/>
      </w:pPr>
      <w:r>
        <w:t>The righteous will see it and be</w:t>
      </w:r>
      <w:r w:rsidRPr="00AB1781">
        <w:t xml:space="preserve"> glad,</w:t>
      </w:r>
    </w:p>
    <w:p w14:paraId="2B0DDAF1" w14:textId="717AC2FC" w:rsidR="00743D2C" w:rsidRPr="00AB1781" w:rsidRDefault="00743D2C" w:rsidP="00743D2C">
      <w:pPr>
        <w:pStyle w:val="EnglishHangEndNoCoptic"/>
      </w:pPr>
      <w:r w:rsidRPr="00AB1781">
        <w:tab/>
        <w:t>a</w:t>
      </w:r>
      <w:r>
        <w:t>nd the mouths of all sinners will be</w:t>
      </w:r>
      <w:r w:rsidRPr="00AB1781">
        <w:t xml:space="preserve"> silenced.</w:t>
      </w:r>
      <w:r>
        <w:t xml:space="preserve"> (Ps 106:42)</w:t>
      </w:r>
    </w:p>
    <w:p w14:paraId="6FD50E4E" w14:textId="77777777" w:rsidR="00743D2C" w:rsidRPr="00AB1781" w:rsidRDefault="00743D2C" w:rsidP="00743D2C">
      <w:pPr>
        <w:pStyle w:val="Rubric"/>
      </w:pPr>
      <w:r>
        <w:t>Alleluia.</w:t>
      </w:r>
    </w:p>
    <w:p w14:paraId="6991AED9" w14:textId="77777777" w:rsidR="00743D2C" w:rsidRPr="00AB1781" w:rsidRDefault="00743D2C" w:rsidP="00743D2C">
      <w:pPr>
        <w:pStyle w:val="EnglishHangNoCoptic"/>
      </w:pPr>
      <w:r w:rsidRPr="00AB1781">
        <w:t xml:space="preserve">The Lord has sworn and will not </w:t>
      </w:r>
      <w:r>
        <w:t>repent</w:t>
      </w:r>
      <w:r>
        <w:rPr>
          <w:rStyle w:val="FootnoteReference"/>
        </w:rPr>
        <w:footnoteReference w:id="1027"/>
      </w:r>
      <w:r>
        <w:t>,</w:t>
      </w:r>
    </w:p>
    <w:p w14:paraId="14EDB139" w14:textId="4C9A409E" w:rsidR="00743D2C" w:rsidRPr="00AB1781" w:rsidRDefault="00743D2C" w:rsidP="00743D2C">
      <w:pPr>
        <w:pStyle w:val="EnglishHangEndNoCoptic"/>
      </w:pPr>
      <w:r>
        <w:tab/>
        <w:t>“You</w:t>
      </w:r>
      <w:r w:rsidRPr="00AB1781">
        <w:t xml:space="preserve"> are a priest forever </w:t>
      </w:r>
      <w:r>
        <w:t>according to the order</w:t>
      </w:r>
      <w:r w:rsidRPr="00AB1781">
        <w:t xml:space="preserve"> of </w:t>
      </w:r>
      <w:r>
        <w:t>Melchis</w:t>
      </w:r>
      <w:r w:rsidRPr="00AB1781">
        <w:t>edek</w:t>
      </w:r>
      <w:r>
        <w:t>.”</w:t>
      </w:r>
      <w:r w:rsidRPr="00AB1781">
        <w:rPr>
          <w:rStyle w:val="FootnoteReference"/>
        </w:rPr>
        <w:footnoteReference w:id="1028"/>
      </w:r>
      <w:r>
        <w:t xml:space="preserve"> (Ps 109:4)</w:t>
      </w:r>
    </w:p>
    <w:p w14:paraId="2E1719AE" w14:textId="77777777" w:rsidR="00743D2C" w:rsidRPr="00AB1781" w:rsidRDefault="00743D2C" w:rsidP="00743D2C">
      <w:pPr>
        <w:pStyle w:val="Rubric"/>
      </w:pPr>
      <w:r>
        <w:t>Alleluia.</w:t>
      </w:r>
    </w:p>
    <w:p w14:paraId="456EB6D8" w14:textId="77777777" w:rsidR="00743D2C" w:rsidRPr="00AB1781" w:rsidRDefault="00743D2C" w:rsidP="00743D2C">
      <w:pPr>
        <w:pStyle w:val="EnglishHangNoCoptic"/>
      </w:pPr>
      <w:r w:rsidRPr="00AB1781">
        <w:t>May God hav</w:t>
      </w:r>
      <w:r>
        <w:t>e compassion on us and bless us,</w:t>
      </w:r>
    </w:p>
    <w:p w14:paraId="43694BAB" w14:textId="77777777" w:rsidR="00743D2C" w:rsidRDefault="00743D2C" w:rsidP="00743D2C">
      <w:pPr>
        <w:pStyle w:val="EnglishHangNoCoptic"/>
      </w:pPr>
      <w:r w:rsidRPr="00AB1781">
        <w:tab/>
        <w:t xml:space="preserve">and may He manifest His </w:t>
      </w:r>
      <w:r>
        <w:t>face upon</w:t>
      </w:r>
      <w:r w:rsidRPr="00AB1781">
        <w:t xml:space="preserve"> us,</w:t>
      </w:r>
      <w:r w:rsidRPr="00AB1781">
        <w:rPr>
          <w:rStyle w:val="FootnoteReference"/>
        </w:rPr>
        <w:footnoteReference w:id="1029"/>
      </w:r>
    </w:p>
    <w:p w14:paraId="3988B8BC" w14:textId="25713235" w:rsidR="00743D2C" w:rsidRPr="00C879D4" w:rsidRDefault="00743D2C" w:rsidP="00743D2C">
      <w:pPr>
        <w:pStyle w:val="EnglishHangEndNoCoptic"/>
        <w:ind w:firstLine="0"/>
      </w:pPr>
      <w:r>
        <w:t xml:space="preserve">and have mercy upon us. </w:t>
      </w:r>
      <w:r w:rsidRPr="001F277E">
        <w:rPr>
          <w:i/>
        </w:rPr>
        <w:t>(Pause)</w:t>
      </w:r>
      <w:r>
        <w:rPr>
          <w:i/>
        </w:rPr>
        <w:t xml:space="preserve"> (Ps 66:1)</w:t>
      </w:r>
    </w:p>
    <w:p w14:paraId="375AADD6" w14:textId="77777777" w:rsidR="00743D2C" w:rsidRPr="00AB1781" w:rsidRDefault="00743D2C" w:rsidP="00743D2C">
      <w:pPr>
        <w:pStyle w:val="Rubric"/>
      </w:pPr>
      <w:r>
        <w:t>Alleluia.</w:t>
      </w:r>
    </w:p>
    <w:p w14:paraId="41321D33" w14:textId="01485E4F" w:rsidR="00743D2C" w:rsidRPr="00AB1781" w:rsidRDefault="00743D2C" w:rsidP="00743D2C">
      <w:pPr>
        <w:pStyle w:val="EnglishHangNoCoptic"/>
      </w:pPr>
      <w:r>
        <w:t>[O Lord] s</w:t>
      </w:r>
      <w:r w:rsidRPr="00AB1781">
        <w:t xml:space="preserve">ave </w:t>
      </w:r>
      <w:r>
        <w:t>Your</w:t>
      </w:r>
      <w:r w:rsidRPr="00AB1781">
        <w:t xml:space="preserve"> people and bless </w:t>
      </w:r>
      <w:r>
        <w:t>Your</w:t>
      </w:r>
      <w:r w:rsidRPr="00AB1781">
        <w:t xml:space="preserve"> inheritance;</w:t>
      </w:r>
    </w:p>
    <w:p w14:paraId="3A96F8AE" w14:textId="322703DE" w:rsidR="00743D2C" w:rsidRPr="00906079" w:rsidRDefault="00743D2C" w:rsidP="00743D2C">
      <w:pPr>
        <w:pStyle w:val="EnglishHangEndNoCoptic"/>
      </w:pPr>
      <w:r w:rsidRPr="00AB1781">
        <w:tab/>
        <w:t xml:space="preserve">shepherd </w:t>
      </w:r>
      <w:r>
        <w:t xml:space="preserve">them </w:t>
      </w:r>
      <w:r w:rsidRPr="00AB1781">
        <w:t xml:space="preserve">and </w:t>
      </w:r>
      <w:r>
        <w:t>raise</w:t>
      </w:r>
      <w:r w:rsidRPr="00AB1781">
        <w:t xml:space="preserve"> them </w:t>
      </w:r>
      <w:r>
        <w:t>up forever</w:t>
      </w:r>
      <w:r w:rsidRPr="00AB1781">
        <w:t>.</w:t>
      </w:r>
      <w:r w:rsidRPr="00AB1781">
        <w:rPr>
          <w:rStyle w:val="FootnoteReference"/>
        </w:rPr>
        <w:footnoteReference w:id="1030"/>
      </w:r>
      <w:r>
        <w:t xml:space="preserve"> (Ps 27:9)</w:t>
      </w:r>
    </w:p>
    <w:p w14:paraId="0C9D2445" w14:textId="77777777" w:rsidR="00743D2C" w:rsidRPr="00AB1781" w:rsidRDefault="00743D2C" w:rsidP="00743D2C">
      <w:pPr>
        <w:pStyle w:val="Rubric"/>
      </w:pPr>
      <w:r>
        <w:t>Alleluia.</w:t>
      </w:r>
    </w:p>
    <w:p w14:paraId="4C4E3EAA" w14:textId="77777777" w:rsidR="00743D2C" w:rsidRPr="00AB1781" w:rsidRDefault="00743D2C" w:rsidP="00743D2C">
      <w:pPr>
        <w:pStyle w:val="EnglishHangNoCoptic"/>
      </w:pPr>
      <w:r>
        <w:t>Who</w:t>
      </w:r>
      <w:r w:rsidRPr="00AB1781">
        <w:t xml:space="preserve"> is wise </w:t>
      </w:r>
      <w:r>
        <w:t xml:space="preserve">and </w:t>
      </w:r>
      <w:r w:rsidRPr="00AB1781">
        <w:t xml:space="preserve">will </w:t>
      </w:r>
      <w:r>
        <w:t>keep</w:t>
      </w:r>
      <w:r w:rsidRPr="00AB1781">
        <w:t xml:space="preserve"> these things,</w:t>
      </w:r>
    </w:p>
    <w:p w14:paraId="70C6E73B" w14:textId="6B8A7D4F" w:rsidR="00743D2C" w:rsidRPr="00510795" w:rsidRDefault="00743D2C" w:rsidP="00743D2C">
      <w:pPr>
        <w:pStyle w:val="EnglishHangEndNoCoptic"/>
      </w:pPr>
      <w:r w:rsidRPr="00AB1781">
        <w:tab/>
        <w:t>and will und</w:t>
      </w:r>
      <w:r>
        <w:t>erstand the mercies of the Lord?</w:t>
      </w:r>
      <w:r w:rsidRPr="00AB1781">
        <w:rPr>
          <w:rStyle w:val="FootnoteReference"/>
        </w:rPr>
        <w:footnoteReference w:id="1031"/>
      </w:r>
      <w:r>
        <w:t xml:space="preserve"> (Ps 106:43)</w:t>
      </w:r>
    </w:p>
    <w:p w14:paraId="10D00C8B" w14:textId="77777777" w:rsidR="00743D2C" w:rsidRPr="00AB1781" w:rsidRDefault="00743D2C" w:rsidP="00743D2C">
      <w:pPr>
        <w:pStyle w:val="Rubric"/>
      </w:pPr>
      <w:r>
        <w:t>Alleluia.</w:t>
      </w:r>
    </w:p>
    <w:p w14:paraId="5235016B" w14:textId="64ED3046" w:rsidR="00233CE3" w:rsidRDefault="00233CE3" w:rsidP="00E27B27">
      <w:pPr>
        <w:pStyle w:val="EngInd"/>
      </w:pPr>
      <w:r>
        <w:t>Bless me.  Lo, metanoia.  Forgive me, my fathers and my brethren; pray for me.  In love, I ask you, remember me.</w:t>
      </w:r>
    </w:p>
    <w:p w14:paraId="568458E3" w14:textId="7A61DE1E" w:rsidR="00233CE3" w:rsidRDefault="00233CE3" w:rsidP="00E27B27">
      <w:pPr>
        <w:pStyle w:val="EngInd"/>
      </w:pPr>
      <w:r>
        <w:t>Glory be to the Father and to the Son and to the Holy Spirit.</w:t>
      </w:r>
    </w:p>
    <w:p w14:paraId="2E52CF56" w14:textId="17932C4C" w:rsidR="00233CE3" w:rsidRDefault="00233CE3" w:rsidP="00E27B27">
      <w:pPr>
        <w:pStyle w:val="EngInd"/>
      </w:pPr>
      <w:r>
        <w:t>Now, and at all times, and to the age of all ages.  Amen.</w:t>
      </w:r>
    </w:p>
    <w:p w14:paraId="3F4B54EB" w14:textId="272C7AF0" w:rsidR="00233CE3" w:rsidRDefault="000608B8" w:rsidP="00E27B27">
      <w:pPr>
        <w:pStyle w:val="Heading3"/>
      </w:pPr>
      <w:bookmarkStart w:id="1876" w:name="_Ref452619413"/>
      <w:r>
        <w:lastRenderedPageBreak/>
        <w:t>Psali Before the First Canticle (A</w:t>
      </w:r>
      <w:r w:rsidR="00E25E68">
        <w:t>gios</w:t>
      </w:r>
      <w:r w:rsidR="00E27B27">
        <w:t xml:space="preserve"> O T</w:t>
      </w:r>
      <w:r w:rsidR="00E25E68">
        <w:t>heo</w:t>
      </w:r>
      <w:r>
        <w:t>s)</w:t>
      </w:r>
      <w:bookmarkEnd w:id="187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9E429D" w14:paraId="1DA476FE" w14:textId="77777777" w:rsidTr="0001770F">
        <w:trPr>
          <w:cantSplit/>
        </w:trPr>
        <w:tc>
          <w:tcPr>
            <w:tcW w:w="288" w:type="dxa"/>
          </w:tcPr>
          <w:p w14:paraId="686830CE" w14:textId="77777777" w:rsidR="009E429D" w:rsidRDefault="009E429D" w:rsidP="0001770F">
            <w:pPr>
              <w:pStyle w:val="CopticCross"/>
            </w:pPr>
          </w:p>
        </w:tc>
        <w:tc>
          <w:tcPr>
            <w:tcW w:w="3960" w:type="dxa"/>
          </w:tcPr>
          <w:p w14:paraId="1A284258" w14:textId="77777777" w:rsidR="0001770F" w:rsidRDefault="0001770F" w:rsidP="0001770F">
            <w:pPr>
              <w:pStyle w:val="EngHang"/>
            </w:pPr>
            <w:r>
              <w:t>Agios O Theos:</w:t>
            </w:r>
          </w:p>
          <w:p w14:paraId="1585E085" w14:textId="77777777" w:rsidR="0001770F" w:rsidRDefault="0001770F" w:rsidP="0001770F">
            <w:pPr>
              <w:pStyle w:val="EngHang"/>
            </w:pPr>
            <w:r>
              <w:t>Agios Ees-shiros:</w:t>
            </w:r>
          </w:p>
          <w:p w14:paraId="4C030AC8" w14:textId="77777777" w:rsidR="0001770F" w:rsidRDefault="0001770F" w:rsidP="0001770F">
            <w:pPr>
              <w:pStyle w:val="EngHang"/>
            </w:pPr>
            <w:r>
              <w:t>Agios Athanatos:</w:t>
            </w:r>
          </w:p>
          <w:p w14:paraId="36F43F19" w14:textId="5C6C4A14" w:rsidR="009E429D" w:rsidRDefault="0001770F" w:rsidP="0001770F">
            <w:pPr>
              <w:pStyle w:val="EngHangEnd"/>
            </w:pPr>
            <w:r>
              <w:t>Amen.  Alleluia.</w:t>
            </w:r>
            <w:r w:rsidR="00E25E68">
              <w:rPr>
                <w:rStyle w:val="FootnoteReference"/>
              </w:rPr>
              <w:footnoteReference w:id="1032"/>
            </w:r>
          </w:p>
        </w:tc>
        <w:tc>
          <w:tcPr>
            <w:tcW w:w="288" w:type="dxa"/>
          </w:tcPr>
          <w:p w14:paraId="532585F6" w14:textId="77777777" w:rsidR="009E429D" w:rsidRDefault="009E429D" w:rsidP="0001770F">
            <w:pPr>
              <w:pStyle w:val="CopticCross"/>
            </w:pPr>
          </w:p>
        </w:tc>
        <w:tc>
          <w:tcPr>
            <w:tcW w:w="288" w:type="dxa"/>
          </w:tcPr>
          <w:p w14:paraId="61910D13" w14:textId="77777777" w:rsidR="009E429D" w:rsidRDefault="009E429D" w:rsidP="0001770F">
            <w:pPr>
              <w:pStyle w:val="CopticCross"/>
            </w:pPr>
          </w:p>
        </w:tc>
        <w:tc>
          <w:tcPr>
            <w:tcW w:w="3960" w:type="dxa"/>
          </w:tcPr>
          <w:p w14:paraId="0955B900" w14:textId="77777777" w:rsidR="0001770F" w:rsidRDefault="0001770F" w:rsidP="0001770F">
            <w:pPr>
              <w:pStyle w:val="EngHang"/>
            </w:pPr>
            <w:r>
              <w:t>Agios O Theos:</w:t>
            </w:r>
          </w:p>
          <w:p w14:paraId="38A6FB49" w14:textId="77777777" w:rsidR="0001770F" w:rsidRDefault="0001770F" w:rsidP="0001770F">
            <w:pPr>
              <w:pStyle w:val="EngHang"/>
            </w:pPr>
            <w:r>
              <w:t>Agios Ees-shiros:</w:t>
            </w:r>
          </w:p>
          <w:p w14:paraId="7902ED08" w14:textId="77777777" w:rsidR="0001770F" w:rsidRDefault="0001770F" w:rsidP="0001770F">
            <w:pPr>
              <w:pStyle w:val="EngHang"/>
            </w:pPr>
            <w:r>
              <w:t>Agios Athanatos:</w:t>
            </w:r>
          </w:p>
          <w:p w14:paraId="6A0003F3" w14:textId="004C3569" w:rsidR="009E429D" w:rsidRPr="005130A7" w:rsidRDefault="0001770F" w:rsidP="0001770F">
            <w:pPr>
              <w:pStyle w:val="CopticVerse"/>
            </w:pPr>
            <w:r>
              <w:t>Amen.  Alleluia.</w:t>
            </w:r>
          </w:p>
        </w:tc>
      </w:tr>
      <w:tr w:rsidR="009E429D" w14:paraId="49D60F41" w14:textId="77777777" w:rsidTr="0001770F">
        <w:trPr>
          <w:cantSplit/>
        </w:trPr>
        <w:tc>
          <w:tcPr>
            <w:tcW w:w="288" w:type="dxa"/>
          </w:tcPr>
          <w:p w14:paraId="4975AF76" w14:textId="58D31055" w:rsidR="009E429D" w:rsidRPr="001E2E1C" w:rsidRDefault="0001770F" w:rsidP="0001770F">
            <w:pPr>
              <w:pStyle w:val="CopticCross"/>
            </w:pPr>
            <w:r>
              <w:t>¿</w:t>
            </w:r>
          </w:p>
        </w:tc>
        <w:tc>
          <w:tcPr>
            <w:tcW w:w="3960" w:type="dxa"/>
          </w:tcPr>
          <w:p w14:paraId="5A739543" w14:textId="77777777" w:rsidR="0001770F" w:rsidRDefault="0001770F" w:rsidP="0001770F">
            <w:pPr>
              <w:pStyle w:val="EngHang"/>
            </w:pPr>
            <w:r>
              <w:t>Holy, God, Holy.</w:t>
            </w:r>
          </w:p>
          <w:p w14:paraId="1F320F99" w14:textId="77777777" w:rsidR="0001770F" w:rsidRDefault="0001770F" w:rsidP="0001770F">
            <w:pPr>
              <w:pStyle w:val="EngHang"/>
            </w:pPr>
            <w:r>
              <w:t>Holy, Mighty, Holy.</w:t>
            </w:r>
          </w:p>
          <w:p w14:paraId="5E8D1568" w14:textId="77777777" w:rsidR="0001770F" w:rsidRDefault="0001770F" w:rsidP="0001770F">
            <w:pPr>
              <w:pStyle w:val="EngHang"/>
            </w:pPr>
            <w:r>
              <w:t>Holy, Immortal, Holy:</w:t>
            </w:r>
          </w:p>
          <w:p w14:paraId="426B90F9" w14:textId="1A23128C" w:rsidR="009E429D" w:rsidRDefault="0001770F" w:rsidP="0001770F">
            <w:pPr>
              <w:pStyle w:val="EngHangEnd"/>
            </w:pPr>
            <w:r>
              <w:t>Amen.  Alleluia.</w:t>
            </w:r>
          </w:p>
        </w:tc>
        <w:tc>
          <w:tcPr>
            <w:tcW w:w="288" w:type="dxa"/>
          </w:tcPr>
          <w:p w14:paraId="33A587A2" w14:textId="77777777" w:rsidR="009E429D" w:rsidRDefault="009E429D" w:rsidP="0001770F">
            <w:pPr>
              <w:pStyle w:val="CopticCross"/>
            </w:pPr>
          </w:p>
        </w:tc>
        <w:tc>
          <w:tcPr>
            <w:tcW w:w="288" w:type="dxa"/>
          </w:tcPr>
          <w:p w14:paraId="70513042" w14:textId="161355F0" w:rsidR="009E429D" w:rsidRDefault="0001770F" w:rsidP="0001770F">
            <w:pPr>
              <w:pStyle w:val="CopticCross"/>
            </w:pPr>
            <w:r>
              <w:t>¿</w:t>
            </w:r>
          </w:p>
        </w:tc>
        <w:tc>
          <w:tcPr>
            <w:tcW w:w="3960" w:type="dxa"/>
          </w:tcPr>
          <w:p w14:paraId="544C6BF9" w14:textId="77777777" w:rsidR="0001770F" w:rsidRDefault="0001770F" w:rsidP="0001770F">
            <w:pPr>
              <w:pStyle w:val="EngHang"/>
            </w:pPr>
            <w:r>
              <w:t>Holy, God, Holy.</w:t>
            </w:r>
          </w:p>
          <w:p w14:paraId="12D72433" w14:textId="77777777" w:rsidR="0001770F" w:rsidRDefault="0001770F" w:rsidP="0001770F">
            <w:pPr>
              <w:pStyle w:val="EngHang"/>
            </w:pPr>
            <w:r>
              <w:t>Holy, Mighty, Holy.</w:t>
            </w:r>
          </w:p>
          <w:p w14:paraId="62946BDA" w14:textId="77777777" w:rsidR="0001770F" w:rsidRDefault="0001770F" w:rsidP="0001770F">
            <w:pPr>
              <w:pStyle w:val="EngHang"/>
            </w:pPr>
            <w:r>
              <w:t>Holy, Immortal, Holy:</w:t>
            </w:r>
          </w:p>
          <w:p w14:paraId="6469CC78" w14:textId="72FA744A" w:rsidR="009E429D" w:rsidRPr="005130A7" w:rsidRDefault="0001770F" w:rsidP="0001770F">
            <w:pPr>
              <w:pStyle w:val="CopticVerse"/>
            </w:pPr>
            <w:r>
              <w:t>Amen.  Alleluia.</w:t>
            </w:r>
          </w:p>
        </w:tc>
      </w:tr>
      <w:tr w:rsidR="009E429D" w14:paraId="77A75818" w14:textId="77777777" w:rsidTr="0001770F">
        <w:trPr>
          <w:cantSplit/>
        </w:trPr>
        <w:tc>
          <w:tcPr>
            <w:tcW w:w="288" w:type="dxa"/>
          </w:tcPr>
          <w:p w14:paraId="34140D87" w14:textId="07376C1D" w:rsidR="009E429D" w:rsidRDefault="009E429D" w:rsidP="0001770F">
            <w:pPr>
              <w:pStyle w:val="CopticCross"/>
            </w:pPr>
          </w:p>
        </w:tc>
        <w:tc>
          <w:tcPr>
            <w:tcW w:w="3960" w:type="dxa"/>
          </w:tcPr>
          <w:p w14:paraId="4454F4CB" w14:textId="77777777" w:rsidR="0001770F" w:rsidRDefault="0001770F" w:rsidP="0001770F">
            <w:pPr>
              <w:pStyle w:val="EngHang"/>
            </w:pPr>
            <w:r>
              <w:t>“Alleluia” is a word</w:t>
            </w:r>
          </w:p>
          <w:p w14:paraId="0A3FF20E" w14:textId="77777777" w:rsidR="0001770F" w:rsidRDefault="0001770F" w:rsidP="0001770F">
            <w:pPr>
              <w:pStyle w:val="EngHang"/>
            </w:pPr>
            <w:r>
              <w:t>That means “Praise the Lord!”</w:t>
            </w:r>
          </w:p>
          <w:p w14:paraId="5235C28D" w14:textId="77777777" w:rsidR="0001770F" w:rsidRDefault="0001770F" w:rsidP="0001770F">
            <w:pPr>
              <w:pStyle w:val="EngHang"/>
            </w:pPr>
            <w:r>
              <w:t>Everywhere it is heard:</w:t>
            </w:r>
          </w:p>
          <w:p w14:paraId="2D280FEB" w14:textId="28B9051A" w:rsidR="009E429D" w:rsidRDefault="0001770F" w:rsidP="0001770F">
            <w:pPr>
              <w:pStyle w:val="EngHangEnd"/>
            </w:pPr>
            <w:r>
              <w:t>Amen.  Alleluia.</w:t>
            </w:r>
          </w:p>
        </w:tc>
        <w:tc>
          <w:tcPr>
            <w:tcW w:w="288" w:type="dxa"/>
          </w:tcPr>
          <w:p w14:paraId="74F770BA" w14:textId="77777777" w:rsidR="009E429D" w:rsidRDefault="009E429D" w:rsidP="0001770F">
            <w:pPr>
              <w:pStyle w:val="CopticCross"/>
            </w:pPr>
          </w:p>
        </w:tc>
        <w:tc>
          <w:tcPr>
            <w:tcW w:w="288" w:type="dxa"/>
          </w:tcPr>
          <w:p w14:paraId="53AC7EEA" w14:textId="69C2BC1F" w:rsidR="009E429D" w:rsidRDefault="009E429D" w:rsidP="0001770F">
            <w:pPr>
              <w:pStyle w:val="CopticCross"/>
            </w:pPr>
          </w:p>
        </w:tc>
        <w:tc>
          <w:tcPr>
            <w:tcW w:w="3960" w:type="dxa"/>
          </w:tcPr>
          <w:p w14:paraId="55C100B9" w14:textId="77777777" w:rsidR="009E429D" w:rsidRDefault="0001770F" w:rsidP="0001770F">
            <w:pPr>
              <w:pStyle w:val="EngHang"/>
            </w:pPr>
            <w:r>
              <w:t>By the help of the Mighty God,</w:t>
            </w:r>
          </w:p>
          <w:p w14:paraId="2924FDFA" w14:textId="77777777" w:rsidR="0001770F" w:rsidRDefault="0001770F" w:rsidP="0001770F">
            <w:pPr>
              <w:pStyle w:val="EngHang"/>
            </w:pPr>
            <w:r>
              <w:t>The great Lord of lords,</w:t>
            </w:r>
          </w:p>
          <w:p w14:paraId="541E2333" w14:textId="77777777" w:rsidR="0001770F" w:rsidRDefault="0001770F" w:rsidP="0001770F">
            <w:pPr>
              <w:pStyle w:val="EngHang"/>
            </w:pPr>
            <w:r>
              <w:t>I will explain the menaing of,</w:t>
            </w:r>
          </w:p>
          <w:p w14:paraId="7D09AFB9" w14:textId="3F23C23D" w:rsidR="0001770F" w:rsidRPr="005130A7" w:rsidRDefault="0001770F" w:rsidP="0001770F">
            <w:pPr>
              <w:pStyle w:val="EngHangEnd"/>
            </w:pPr>
            <w:r>
              <w:t>“Amen. Alleluia.”</w:t>
            </w:r>
          </w:p>
        </w:tc>
      </w:tr>
      <w:tr w:rsidR="009E429D" w14:paraId="492AE582" w14:textId="77777777" w:rsidTr="0001770F">
        <w:trPr>
          <w:cantSplit/>
        </w:trPr>
        <w:tc>
          <w:tcPr>
            <w:tcW w:w="288" w:type="dxa"/>
          </w:tcPr>
          <w:p w14:paraId="69EB95B7" w14:textId="77777777" w:rsidR="009E429D" w:rsidRDefault="009E429D" w:rsidP="0001770F">
            <w:pPr>
              <w:pStyle w:val="CopticCross"/>
            </w:pPr>
            <w:r>
              <w:t>¿</w:t>
            </w:r>
          </w:p>
        </w:tc>
        <w:tc>
          <w:tcPr>
            <w:tcW w:w="3960" w:type="dxa"/>
          </w:tcPr>
          <w:p w14:paraId="65946789" w14:textId="77777777" w:rsidR="0001770F" w:rsidRDefault="0001770F" w:rsidP="0001770F">
            <w:pPr>
              <w:pStyle w:val="EngHang"/>
            </w:pPr>
            <w:r>
              <w:t>In all the universe,</w:t>
            </w:r>
          </w:p>
          <w:p w14:paraId="0954EE68" w14:textId="77777777" w:rsidR="0001770F" w:rsidRDefault="0001770F" w:rsidP="0001770F">
            <w:pPr>
              <w:pStyle w:val="EngHang"/>
            </w:pPr>
            <w:r>
              <w:t>In heaven and on earth,</w:t>
            </w:r>
          </w:p>
          <w:p w14:paraId="1A4AB405" w14:textId="77777777" w:rsidR="0001770F" w:rsidRDefault="0001770F" w:rsidP="0001770F">
            <w:pPr>
              <w:pStyle w:val="EngHang"/>
            </w:pPr>
            <w:r>
              <w:t>They praise Him with this verse:</w:t>
            </w:r>
          </w:p>
          <w:p w14:paraId="3FF6BB30" w14:textId="37266EF0" w:rsidR="009E429D" w:rsidRDefault="0001770F" w:rsidP="0001770F">
            <w:pPr>
              <w:pStyle w:val="EngHangEnd"/>
            </w:pPr>
            <w:r>
              <w:t>“Amen.  Alleluia.”</w:t>
            </w:r>
          </w:p>
        </w:tc>
        <w:tc>
          <w:tcPr>
            <w:tcW w:w="288" w:type="dxa"/>
          </w:tcPr>
          <w:p w14:paraId="777800DE" w14:textId="77777777" w:rsidR="009E429D" w:rsidRDefault="009E429D" w:rsidP="0001770F">
            <w:pPr>
              <w:pStyle w:val="CopticCross"/>
            </w:pPr>
          </w:p>
        </w:tc>
        <w:tc>
          <w:tcPr>
            <w:tcW w:w="288" w:type="dxa"/>
          </w:tcPr>
          <w:p w14:paraId="51C63C15" w14:textId="77777777" w:rsidR="009E429D" w:rsidRDefault="009E429D" w:rsidP="0001770F">
            <w:pPr>
              <w:pStyle w:val="CopticCross"/>
            </w:pPr>
            <w:r>
              <w:t>¿</w:t>
            </w:r>
          </w:p>
        </w:tc>
        <w:tc>
          <w:tcPr>
            <w:tcW w:w="3960" w:type="dxa"/>
          </w:tcPr>
          <w:p w14:paraId="2F98B380" w14:textId="77777777" w:rsidR="009E429D" w:rsidRDefault="0001770F" w:rsidP="0001770F">
            <w:pPr>
              <w:pStyle w:val="EngHang"/>
            </w:pPr>
            <w:r>
              <w:t>How beautiful is its meaning?</w:t>
            </w:r>
          </w:p>
          <w:p w14:paraId="13104E32" w14:textId="77777777" w:rsidR="0001770F" w:rsidRDefault="0001770F" w:rsidP="0001770F">
            <w:pPr>
              <w:pStyle w:val="EngHang"/>
            </w:pPr>
            <w:r>
              <w:t>There is no God but ours.</w:t>
            </w:r>
          </w:p>
          <w:p w14:paraId="69F47EC9" w14:textId="77777777" w:rsidR="0001770F" w:rsidRDefault="0001770F" w:rsidP="0001770F">
            <w:pPr>
              <w:pStyle w:val="EngHang"/>
            </w:pPr>
            <w:r>
              <w:t>We praise Him in the highest Heaven.</w:t>
            </w:r>
          </w:p>
          <w:p w14:paraId="203C6CE9" w14:textId="61780EDE" w:rsidR="0001770F" w:rsidRPr="005130A7" w:rsidRDefault="0001770F" w:rsidP="0001770F">
            <w:pPr>
              <w:pStyle w:val="EngHang"/>
            </w:pPr>
            <w:r>
              <w:t>Amen. Alleluia.</w:t>
            </w:r>
          </w:p>
        </w:tc>
      </w:tr>
      <w:tr w:rsidR="009E429D" w14:paraId="01934F24" w14:textId="77777777" w:rsidTr="0001770F">
        <w:trPr>
          <w:cantSplit/>
        </w:trPr>
        <w:tc>
          <w:tcPr>
            <w:tcW w:w="288" w:type="dxa"/>
          </w:tcPr>
          <w:p w14:paraId="0DB39548" w14:textId="77777777" w:rsidR="009E429D" w:rsidRDefault="009E429D" w:rsidP="0001770F">
            <w:pPr>
              <w:pStyle w:val="CopticCross"/>
            </w:pPr>
          </w:p>
        </w:tc>
        <w:tc>
          <w:tcPr>
            <w:tcW w:w="3960" w:type="dxa"/>
          </w:tcPr>
          <w:p w14:paraId="630BFEB0" w14:textId="77777777" w:rsidR="0001770F" w:rsidRDefault="0001770F" w:rsidP="0001770F">
            <w:pPr>
              <w:pStyle w:val="EngHang"/>
            </w:pPr>
            <w:r>
              <w:t>Michael and Gabriel,</w:t>
            </w:r>
          </w:p>
          <w:p w14:paraId="5E369BB9" w14:textId="77777777" w:rsidR="0001770F" w:rsidRDefault="0001770F" w:rsidP="0001770F">
            <w:pPr>
              <w:pStyle w:val="EngHang"/>
            </w:pPr>
            <w:r>
              <w:t>Rafael and Souriel,</w:t>
            </w:r>
          </w:p>
          <w:p w14:paraId="7000F6B9" w14:textId="77777777" w:rsidR="0001770F" w:rsidRDefault="0001770F" w:rsidP="0001770F">
            <w:pPr>
              <w:pStyle w:val="EngHang"/>
            </w:pPr>
            <w:r>
              <w:t>They all praise Him as well:</w:t>
            </w:r>
          </w:p>
          <w:p w14:paraId="2F00618F" w14:textId="1F4C8617" w:rsidR="009E429D" w:rsidRDefault="0001770F" w:rsidP="0001770F">
            <w:pPr>
              <w:pStyle w:val="EngHangEnd"/>
            </w:pPr>
            <w:r>
              <w:t>“Amen.  Alleluia.”</w:t>
            </w:r>
          </w:p>
        </w:tc>
        <w:tc>
          <w:tcPr>
            <w:tcW w:w="288" w:type="dxa"/>
          </w:tcPr>
          <w:p w14:paraId="3CAB7C9F" w14:textId="77777777" w:rsidR="009E429D" w:rsidRDefault="009E429D" w:rsidP="0001770F">
            <w:pPr>
              <w:pStyle w:val="CopticCross"/>
            </w:pPr>
          </w:p>
        </w:tc>
        <w:tc>
          <w:tcPr>
            <w:tcW w:w="288" w:type="dxa"/>
          </w:tcPr>
          <w:p w14:paraId="19D8B927" w14:textId="77777777" w:rsidR="009E429D" w:rsidRDefault="009E429D" w:rsidP="0001770F">
            <w:pPr>
              <w:pStyle w:val="CopticCross"/>
            </w:pPr>
          </w:p>
        </w:tc>
        <w:tc>
          <w:tcPr>
            <w:tcW w:w="3960" w:type="dxa"/>
          </w:tcPr>
          <w:p w14:paraId="76C2F65A" w14:textId="77777777" w:rsidR="0001770F" w:rsidRDefault="0001770F" w:rsidP="0001770F">
            <w:pPr>
              <w:pStyle w:val="EngHang"/>
            </w:pPr>
            <w:r>
              <w:t>Michael and Gabriel,</w:t>
            </w:r>
          </w:p>
          <w:p w14:paraId="3071C16C" w14:textId="77777777" w:rsidR="0001770F" w:rsidRDefault="0001770F" w:rsidP="0001770F">
            <w:pPr>
              <w:pStyle w:val="EngHang"/>
            </w:pPr>
            <w:r>
              <w:t>Rafael and Souriel,</w:t>
            </w:r>
          </w:p>
          <w:p w14:paraId="17162746" w14:textId="146AAB5A" w:rsidR="0001770F" w:rsidRDefault="0001770F" w:rsidP="0001770F">
            <w:pPr>
              <w:pStyle w:val="EngHang"/>
            </w:pPr>
            <w:r>
              <w:t>All praise Him saying,</w:t>
            </w:r>
          </w:p>
          <w:p w14:paraId="356BBF36" w14:textId="4EB50594" w:rsidR="009E429D" w:rsidRDefault="0001770F" w:rsidP="0001770F">
            <w:pPr>
              <w:pStyle w:val="EngHang"/>
            </w:pPr>
            <w:r>
              <w:t>“Amen.  Alleluia.”</w:t>
            </w:r>
          </w:p>
        </w:tc>
      </w:tr>
      <w:tr w:rsidR="009E429D" w14:paraId="2145A5C5" w14:textId="77777777" w:rsidTr="0001770F">
        <w:trPr>
          <w:cantSplit/>
        </w:trPr>
        <w:tc>
          <w:tcPr>
            <w:tcW w:w="288" w:type="dxa"/>
          </w:tcPr>
          <w:p w14:paraId="0B4FC75D" w14:textId="308AD007" w:rsidR="009E429D" w:rsidRDefault="0001770F" w:rsidP="0001770F">
            <w:pPr>
              <w:pStyle w:val="CopticCross"/>
            </w:pPr>
            <w:r>
              <w:t>¿</w:t>
            </w:r>
          </w:p>
        </w:tc>
        <w:tc>
          <w:tcPr>
            <w:tcW w:w="3960" w:type="dxa"/>
          </w:tcPr>
          <w:p w14:paraId="32C2EB91" w14:textId="77777777" w:rsidR="0001770F" w:rsidRDefault="0001770F" w:rsidP="0001770F">
            <w:pPr>
              <w:pStyle w:val="EngHang"/>
            </w:pPr>
            <w:r>
              <w:t>The heavenly Cherubim</w:t>
            </w:r>
          </w:p>
          <w:p w14:paraId="7AD3FA41" w14:textId="77777777" w:rsidR="0001770F" w:rsidRDefault="0001770F" w:rsidP="0001770F">
            <w:pPr>
              <w:pStyle w:val="EngHang"/>
            </w:pPr>
            <w:r>
              <w:t>And the mighty Seraphim,</w:t>
            </w:r>
          </w:p>
          <w:p w14:paraId="313494FD" w14:textId="77777777" w:rsidR="0001770F" w:rsidRDefault="0001770F" w:rsidP="0001770F">
            <w:pPr>
              <w:pStyle w:val="EngHang"/>
            </w:pPr>
            <w:r>
              <w:t>They too glorify Him:</w:t>
            </w:r>
          </w:p>
          <w:p w14:paraId="2C29012F" w14:textId="787AFEE7" w:rsidR="009E429D" w:rsidRDefault="0001770F" w:rsidP="0001770F">
            <w:pPr>
              <w:pStyle w:val="EngHangEnd"/>
            </w:pPr>
            <w:r>
              <w:t>Amen.  Alleluia.</w:t>
            </w:r>
          </w:p>
        </w:tc>
        <w:tc>
          <w:tcPr>
            <w:tcW w:w="288" w:type="dxa"/>
          </w:tcPr>
          <w:p w14:paraId="3C1F23D5" w14:textId="77777777" w:rsidR="009E429D" w:rsidRDefault="009E429D" w:rsidP="0001770F">
            <w:pPr>
              <w:pStyle w:val="CopticCross"/>
            </w:pPr>
          </w:p>
        </w:tc>
        <w:tc>
          <w:tcPr>
            <w:tcW w:w="288" w:type="dxa"/>
          </w:tcPr>
          <w:p w14:paraId="11AE639B" w14:textId="27F59E97" w:rsidR="009E429D" w:rsidRDefault="0001770F" w:rsidP="0001770F">
            <w:pPr>
              <w:pStyle w:val="CopticCross"/>
            </w:pPr>
            <w:r>
              <w:t>¿</w:t>
            </w:r>
          </w:p>
        </w:tc>
        <w:tc>
          <w:tcPr>
            <w:tcW w:w="3960" w:type="dxa"/>
          </w:tcPr>
          <w:p w14:paraId="421145F9" w14:textId="77777777" w:rsidR="0001770F" w:rsidRDefault="0001770F" w:rsidP="0001770F">
            <w:pPr>
              <w:pStyle w:val="EngHang"/>
            </w:pPr>
            <w:r>
              <w:t>The heavenly Cherubim</w:t>
            </w:r>
          </w:p>
          <w:p w14:paraId="2BB63C46" w14:textId="77777777" w:rsidR="0001770F" w:rsidRDefault="0001770F" w:rsidP="0001770F">
            <w:pPr>
              <w:pStyle w:val="EngHang"/>
            </w:pPr>
            <w:r>
              <w:t>And the mighty Seraphim,</w:t>
            </w:r>
          </w:p>
          <w:p w14:paraId="0933029B" w14:textId="77777777" w:rsidR="0001770F" w:rsidRDefault="0001770F" w:rsidP="0001770F">
            <w:pPr>
              <w:pStyle w:val="EngHang"/>
            </w:pPr>
            <w:r>
              <w:t>They too glorify Him:</w:t>
            </w:r>
          </w:p>
          <w:p w14:paraId="67040BCD" w14:textId="04F79821" w:rsidR="009E429D" w:rsidRDefault="0001770F" w:rsidP="0001770F">
            <w:pPr>
              <w:pStyle w:val="EngHang"/>
            </w:pPr>
            <w:r>
              <w:t>Amen.  Alleluia.</w:t>
            </w:r>
          </w:p>
        </w:tc>
      </w:tr>
      <w:tr w:rsidR="009E429D" w14:paraId="4FDBF33A" w14:textId="77777777" w:rsidTr="0001770F">
        <w:trPr>
          <w:cantSplit/>
        </w:trPr>
        <w:tc>
          <w:tcPr>
            <w:tcW w:w="288" w:type="dxa"/>
          </w:tcPr>
          <w:p w14:paraId="07F5386F" w14:textId="31046B56" w:rsidR="009E429D" w:rsidRDefault="009E429D" w:rsidP="0001770F">
            <w:pPr>
              <w:pStyle w:val="CopticCross"/>
            </w:pPr>
          </w:p>
        </w:tc>
        <w:tc>
          <w:tcPr>
            <w:tcW w:w="3960" w:type="dxa"/>
          </w:tcPr>
          <w:p w14:paraId="0F642DCA" w14:textId="2525740A" w:rsidR="0001770F" w:rsidRDefault="0001770F" w:rsidP="0001770F">
            <w:pPr>
              <w:pStyle w:val="EngHang"/>
            </w:pPr>
            <w:r>
              <w:t xml:space="preserve">And the Twenty Four </w:t>
            </w:r>
            <w:r w:rsidR="008A70BC">
              <w:t>Presbyters</w:t>
            </w:r>
            <w:r>
              <w:t>,</w:t>
            </w:r>
          </w:p>
          <w:p w14:paraId="113D64E5" w14:textId="77777777" w:rsidR="0001770F" w:rsidRDefault="0001770F" w:rsidP="0001770F">
            <w:pPr>
              <w:pStyle w:val="EngHang"/>
            </w:pPr>
            <w:r>
              <w:t>Seated on golden seats,</w:t>
            </w:r>
          </w:p>
          <w:p w14:paraId="7B5455BE" w14:textId="77777777" w:rsidR="0001770F" w:rsidRDefault="0001770F" w:rsidP="0001770F">
            <w:pPr>
              <w:pStyle w:val="EngHang"/>
            </w:pPr>
            <w:r>
              <w:t>And the Four Incorporeal Beasts:</w:t>
            </w:r>
          </w:p>
          <w:p w14:paraId="0AE79587" w14:textId="1A341385" w:rsidR="009E429D" w:rsidRDefault="0001770F" w:rsidP="0001770F">
            <w:pPr>
              <w:pStyle w:val="EngHangEnd"/>
            </w:pPr>
            <w:r>
              <w:t>Amen.  Alleluia.</w:t>
            </w:r>
          </w:p>
        </w:tc>
        <w:tc>
          <w:tcPr>
            <w:tcW w:w="288" w:type="dxa"/>
          </w:tcPr>
          <w:p w14:paraId="71602339" w14:textId="77777777" w:rsidR="009E429D" w:rsidRDefault="009E429D" w:rsidP="0001770F">
            <w:pPr>
              <w:pStyle w:val="CopticCross"/>
            </w:pPr>
          </w:p>
        </w:tc>
        <w:tc>
          <w:tcPr>
            <w:tcW w:w="288" w:type="dxa"/>
          </w:tcPr>
          <w:p w14:paraId="103430FB" w14:textId="1ADBD434" w:rsidR="009E429D" w:rsidRDefault="009E429D" w:rsidP="0001770F">
            <w:pPr>
              <w:pStyle w:val="CopticCross"/>
            </w:pPr>
          </w:p>
        </w:tc>
        <w:tc>
          <w:tcPr>
            <w:tcW w:w="3960" w:type="dxa"/>
          </w:tcPr>
          <w:p w14:paraId="680FDE6D" w14:textId="77777777" w:rsidR="009E429D" w:rsidRDefault="0001770F" w:rsidP="0001770F">
            <w:pPr>
              <w:pStyle w:val="EngHang"/>
            </w:pPr>
            <w:r>
              <w:t>The heavenly hosts of light,</w:t>
            </w:r>
          </w:p>
          <w:p w14:paraId="04836B08" w14:textId="77777777" w:rsidR="0001770F" w:rsidRDefault="0001770F" w:rsidP="0001770F">
            <w:pPr>
              <w:pStyle w:val="EngHang"/>
            </w:pPr>
            <w:r>
              <w:t>And all the spiritual ranks,</w:t>
            </w:r>
          </w:p>
          <w:p w14:paraId="3F04A13C" w14:textId="77777777" w:rsidR="0001770F" w:rsidRDefault="0001770F" w:rsidP="0001770F">
            <w:pPr>
              <w:pStyle w:val="EngHang"/>
            </w:pPr>
            <w:r>
              <w:t>Praise Him unceasingly,</w:t>
            </w:r>
          </w:p>
          <w:p w14:paraId="14710BBC" w14:textId="6A5DDABB" w:rsidR="0001770F" w:rsidRDefault="0001770F" w:rsidP="0001770F">
            <w:pPr>
              <w:pStyle w:val="EngHang"/>
            </w:pPr>
            <w:r>
              <w:t>“Amen. Alleluia.”</w:t>
            </w:r>
          </w:p>
        </w:tc>
      </w:tr>
      <w:tr w:rsidR="009E429D" w14:paraId="7243E204" w14:textId="77777777" w:rsidTr="0001770F">
        <w:trPr>
          <w:cantSplit/>
        </w:trPr>
        <w:tc>
          <w:tcPr>
            <w:tcW w:w="288" w:type="dxa"/>
          </w:tcPr>
          <w:p w14:paraId="440EE04C" w14:textId="77777777" w:rsidR="009E429D" w:rsidRDefault="009E429D" w:rsidP="0001770F">
            <w:pPr>
              <w:pStyle w:val="CopticCross"/>
            </w:pPr>
            <w:r>
              <w:t>¿</w:t>
            </w:r>
          </w:p>
        </w:tc>
        <w:tc>
          <w:tcPr>
            <w:tcW w:w="3960" w:type="dxa"/>
          </w:tcPr>
          <w:p w14:paraId="575377CA" w14:textId="77777777" w:rsidR="0001770F" w:rsidRDefault="0001770F" w:rsidP="0001770F">
            <w:pPr>
              <w:pStyle w:val="EngHang"/>
            </w:pPr>
            <w:r>
              <w:t>And all of God's creation,</w:t>
            </w:r>
          </w:p>
          <w:p w14:paraId="38275F9E" w14:textId="77777777" w:rsidR="0001770F" w:rsidRDefault="0001770F" w:rsidP="0001770F">
            <w:pPr>
              <w:pStyle w:val="EngHang"/>
            </w:pPr>
            <w:r>
              <w:t>From every race and nation,</w:t>
            </w:r>
          </w:p>
          <w:p w14:paraId="598C0511" w14:textId="77777777" w:rsidR="0001770F" w:rsidRDefault="0001770F" w:rsidP="0001770F">
            <w:pPr>
              <w:pStyle w:val="EngHang"/>
            </w:pPr>
            <w:r>
              <w:t>Animals and vegetation:</w:t>
            </w:r>
          </w:p>
          <w:p w14:paraId="2923F3C5" w14:textId="09618907" w:rsidR="009E429D" w:rsidRDefault="0001770F" w:rsidP="0001770F">
            <w:pPr>
              <w:pStyle w:val="EngHangEnd"/>
            </w:pPr>
            <w:r>
              <w:t>Amen.  Alleluia.</w:t>
            </w:r>
          </w:p>
        </w:tc>
        <w:tc>
          <w:tcPr>
            <w:tcW w:w="288" w:type="dxa"/>
          </w:tcPr>
          <w:p w14:paraId="634B93BF" w14:textId="77777777" w:rsidR="009E429D" w:rsidRDefault="009E429D" w:rsidP="0001770F">
            <w:pPr>
              <w:pStyle w:val="CopticCross"/>
            </w:pPr>
          </w:p>
        </w:tc>
        <w:tc>
          <w:tcPr>
            <w:tcW w:w="288" w:type="dxa"/>
          </w:tcPr>
          <w:p w14:paraId="656FF5A7" w14:textId="77777777" w:rsidR="009E429D" w:rsidRDefault="009E429D" w:rsidP="0001770F">
            <w:pPr>
              <w:pStyle w:val="CopticCross"/>
            </w:pPr>
            <w:r>
              <w:t>¿</w:t>
            </w:r>
          </w:p>
        </w:tc>
        <w:tc>
          <w:tcPr>
            <w:tcW w:w="3960" w:type="dxa"/>
          </w:tcPr>
          <w:p w14:paraId="50B8CF58" w14:textId="77777777" w:rsidR="009E429D" w:rsidRDefault="0001770F" w:rsidP="0001770F">
            <w:pPr>
              <w:pStyle w:val="EngHang"/>
            </w:pPr>
            <w:r>
              <w:t>Myriads of myriads,</w:t>
            </w:r>
          </w:p>
          <w:p w14:paraId="10F618FD" w14:textId="77777777" w:rsidR="0001770F" w:rsidRDefault="0001770F" w:rsidP="0001770F">
            <w:pPr>
              <w:pStyle w:val="EngHang"/>
            </w:pPr>
            <w:r>
              <w:t>Choirs about the Throne,</w:t>
            </w:r>
          </w:p>
          <w:p w14:paraId="6E5CB714" w14:textId="77777777" w:rsidR="0001770F" w:rsidRDefault="0001770F" w:rsidP="0001770F">
            <w:pPr>
              <w:pStyle w:val="EngHang"/>
            </w:pPr>
            <w:r>
              <w:t>Proclaime before the Lord,</w:t>
            </w:r>
          </w:p>
          <w:p w14:paraId="6FD24F94" w14:textId="5B89F16F" w:rsidR="0001770F" w:rsidRDefault="0001770F" w:rsidP="0001770F">
            <w:pPr>
              <w:pStyle w:val="EngHang"/>
            </w:pPr>
            <w:r>
              <w:t>“Amen. Alleluia.”</w:t>
            </w:r>
          </w:p>
        </w:tc>
      </w:tr>
      <w:tr w:rsidR="009E429D" w14:paraId="583CF922" w14:textId="77777777" w:rsidTr="0001770F">
        <w:trPr>
          <w:cantSplit/>
        </w:trPr>
        <w:tc>
          <w:tcPr>
            <w:tcW w:w="288" w:type="dxa"/>
          </w:tcPr>
          <w:p w14:paraId="31429A08" w14:textId="77777777" w:rsidR="009E429D" w:rsidRDefault="009E429D" w:rsidP="0001770F">
            <w:pPr>
              <w:pStyle w:val="CopticCross"/>
            </w:pPr>
          </w:p>
        </w:tc>
        <w:tc>
          <w:tcPr>
            <w:tcW w:w="3960" w:type="dxa"/>
          </w:tcPr>
          <w:p w14:paraId="5F7E2ADC" w14:textId="43429867" w:rsidR="009E429D" w:rsidRDefault="009E429D" w:rsidP="0001770F">
            <w:pPr>
              <w:pStyle w:val="EngHang"/>
            </w:pPr>
          </w:p>
        </w:tc>
        <w:tc>
          <w:tcPr>
            <w:tcW w:w="288" w:type="dxa"/>
          </w:tcPr>
          <w:p w14:paraId="063F1CE8" w14:textId="77777777" w:rsidR="009E429D" w:rsidRDefault="009E429D" w:rsidP="0001770F">
            <w:pPr>
              <w:pStyle w:val="CopticCross"/>
            </w:pPr>
          </w:p>
        </w:tc>
        <w:tc>
          <w:tcPr>
            <w:tcW w:w="288" w:type="dxa"/>
          </w:tcPr>
          <w:p w14:paraId="3E44A1BC" w14:textId="77777777" w:rsidR="009E429D" w:rsidRDefault="009E429D" w:rsidP="0001770F">
            <w:pPr>
              <w:pStyle w:val="CopticCross"/>
            </w:pPr>
          </w:p>
        </w:tc>
        <w:tc>
          <w:tcPr>
            <w:tcW w:w="3960" w:type="dxa"/>
          </w:tcPr>
          <w:p w14:paraId="546D9DD9" w14:textId="2C511DDA" w:rsidR="009E429D" w:rsidRDefault="0001770F" w:rsidP="0001770F">
            <w:pPr>
              <w:pStyle w:val="EngHang"/>
            </w:pPr>
            <w:r>
              <w:t>The four living Beasts</w:t>
            </w:r>
          </w:p>
          <w:p w14:paraId="10117A66" w14:textId="77777777" w:rsidR="0001770F" w:rsidRDefault="0001770F" w:rsidP="0001770F">
            <w:pPr>
              <w:pStyle w:val="EngHang"/>
            </w:pPr>
            <w:r>
              <w:t>Around the Throne of God,</w:t>
            </w:r>
          </w:p>
          <w:p w14:paraId="6FA82AA9" w14:textId="2BD68A47" w:rsidR="0001770F" w:rsidRDefault="0001770F" w:rsidP="0001770F">
            <w:pPr>
              <w:pStyle w:val="EngHang"/>
            </w:pPr>
            <w:r>
              <w:t>Plead on our behalf;</w:t>
            </w:r>
          </w:p>
          <w:p w14:paraId="6A8A571E" w14:textId="1E4FD1D8" w:rsidR="0001770F" w:rsidRDefault="0001770F" w:rsidP="0001770F">
            <w:pPr>
              <w:pStyle w:val="EngHangEnd"/>
            </w:pPr>
            <w:r>
              <w:t>Amen. Alleluia.</w:t>
            </w:r>
          </w:p>
        </w:tc>
      </w:tr>
      <w:tr w:rsidR="009E429D" w14:paraId="1DBF258B" w14:textId="77777777" w:rsidTr="0001770F">
        <w:trPr>
          <w:cantSplit/>
        </w:trPr>
        <w:tc>
          <w:tcPr>
            <w:tcW w:w="288" w:type="dxa"/>
          </w:tcPr>
          <w:p w14:paraId="362E6205" w14:textId="77777777" w:rsidR="009E429D" w:rsidRDefault="009E429D" w:rsidP="0001770F">
            <w:pPr>
              <w:pStyle w:val="CopticCross"/>
            </w:pPr>
          </w:p>
        </w:tc>
        <w:tc>
          <w:tcPr>
            <w:tcW w:w="3960" w:type="dxa"/>
          </w:tcPr>
          <w:p w14:paraId="5501383D" w14:textId="6CDD8DD8" w:rsidR="009E429D" w:rsidRDefault="009E429D" w:rsidP="0001770F">
            <w:pPr>
              <w:pStyle w:val="EngHang"/>
            </w:pPr>
          </w:p>
        </w:tc>
        <w:tc>
          <w:tcPr>
            <w:tcW w:w="288" w:type="dxa"/>
          </w:tcPr>
          <w:p w14:paraId="2AD770D3" w14:textId="77777777" w:rsidR="009E429D" w:rsidRDefault="009E429D" w:rsidP="0001770F">
            <w:pPr>
              <w:pStyle w:val="CopticCross"/>
            </w:pPr>
          </w:p>
        </w:tc>
        <w:tc>
          <w:tcPr>
            <w:tcW w:w="288" w:type="dxa"/>
          </w:tcPr>
          <w:p w14:paraId="26102160" w14:textId="7A54B29F" w:rsidR="009E429D" w:rsidRDefault="0001770F" w:rsidP="0001770F">
            <w:pPr>
              <w:pStyle w:val="CopticCross"/>
            </w:pPr>
            <w:r>
              <w:t>¿</w:t>
            </w:r>
          </w:p>
        </w:tc>
        <w:tc>
          <w:tcPr>
            <w:tcW w:w="3960" w:type="dxa"/>
          </w:tcPr>
          <w:p w14:paraId="0CEEA8CD" w14:textId="77777777" w:rsidR="0001770F" w:rsidRDefault="0001770F" w:rsidP="0001770F">
            <w:pPr>
              <w:pStyle w:val="EngHang"/>
            </w:pPr>
            <w:r>
              <w:t>The first has the likeness of a lion,</w:t>
            </w:r>
          </w:p>
          <w:p w14:paraId="3ACE887B" w14:textId="77777777" w:rsidR="0001770F" w:rsidRDefault="0001770F" w:rsidP="0001770F">
            <w:pPr>
              <w:pStyle w:val="EngHang"/>
            </w:pPr>
            <w:r>
              <w:t>An incorporeal figure,</w:t>
            </w:r>
          </w:p>
          <w:p w14:paraId="20569F84" w14:textId="77777777" w:rsidR="0001770F" w:rsidRDefault="0001770F" w:rsidP="0001770F">
            <w:pPr>
              <w:pStyle w:val="EngHang"/>
            </w:pPr>
            <w:r>
              <w:t>Bowing before the King of Zion.</w:t>
            </w:r>
          </w:p>
          <w:p w14:paraId="5CE02382" w14:textId="363253B6" w:rsidR="009E429D" w:rsidRDefault="0001770F" w:rsidP="0001770F">
            <w:pPr>
              <w:pStyle w:val="EngHangEnd"/>
            </w:pPr>
            <w:r>
              <w:t>Amen. Alleluia.</w:t>
            </w:r>
          </w:p>
        </w:tc>
      </w:tr>
      <w:tr w:rsidR="009E429D" w14:paraId="23DCEDA4" w14:textId="77777777" w:rsidTr="0001770F">
        <w:trPr>
          <w:cantSplit/>
        </w:trPr>
        <w:tc>
          <w:tcPr>
            <w:tcW w:w="288" w:type="dxa"/>
          </w:tcPr>
          <w:p w14:paraId="49100DE0" w14:textId="0CE885A4" w:rsidR="009E429D" w:rsidRDefault="009E429D" w:rsidP="0001770F">
            <w:pPr>
              <w:pStyle w:val="CopticCross"/>
            </w:pPr>
          </w:p>
        </w:tc>
        <w:tc>
          <w:tcPr>
            <w:tcW w:w="3960" w:type="dxa"/>
          </w:tcPr>
          <w:p w14:paraId="607578EE" w14:textId="0A977CED" w:rsidR="009E429D" w:rsidRPr="003678BC" w:rsidRDefault="009E429D" w:rsidP="0001770F">
            <w:pPr>
              <w:pStyle w:val="EngHang"/>
              <w:rPr>
                <w:rFonts w:eastAsia="Arial Unicode MS"/>
              </w:rPr>
            </w:pPr>
          </w:p>
        </w:tc>
        <w:tc>
          <w:tcPr>
            <w:tcW w:w="288" w:type="dxa"/>
          </w:tcPr>
          <w:p w14:paraId="15AD3A6D" w14:textId="77777777" w:rsidR="009E429D" w:rsidRDefault="009E429D" w:rsidP="0001770F">
            <w:pPr>
              <w:pStyle w:val="CopticCross"/>
            </w:pPr>
          </w:p>
        </w:tc>
        <w:tc>
          <w:tcPr>
            <w:tcW w:w="288" w:type="dxa"/>
          </w:tcPr>
          <w:p w14:paraId="31A713A8" w14:textId="18201A00" w:rsidR="009E429D" w:rsidRDefault="009E429D" w:rsidP="0001770F">
            <w:pPr>
              <w:pStyle w:val="CopticCross"/>
            </w:pPr>
          </w:p>
        </w:tc>
        <w:tc>
          <w:tcPr>
            <w:tcW w:w="3960" w:type="dxa"/>
          </w:tcPr>
          <w:p w14:paraId="487F73C8" w14:textId="77777777" w:rsidR="0001770F" w:rsidRDefault="0001770F" w:rsidP="0001770F">
            <w:pPr>
              <w:pStyle w:val="EngHang"/>
            </w:pPr>
            <w:r>
              <w:t>The second has the likness of a calf,</w:t>
            </w:r>
          </w:p>
          <w:p w14:paraId="5B93C097" w14:textId="77777777" w:rsidR="0001770F" w:rsidRDefault="0001770F" w:rsidP="0001770F">
            <w:pPr>
              <w:pStyle w:val="EngHang"/>
            </w:pPr>
            <w:r>
              <w:t>A figure of sacrifice,</w:t>
            </w:r>
          </w:p>
          <w:p w14:paraId="1F34AB18" w14:textId="77777777" w:rsidR="0001770F" w:rsidRDefault="0001770F" w:rsidP="0001770F">
            <w:pPr>
              <w:pStyle w:val="EngHang"/>
            </w:pPr>
            <w:r>
              <w:t>Proclaiming unceasingly,</w:t>
            </w:r>
          </w:p>
          <w:p w14:paraId="0958846D" w14:textId="1F66655D" w:rsidR="0001770F" w:rsidRPr="005130A7" w:rsidRDefault="0001770F" w:rsidP="0001770F">
            <w:pPr>
              <w:pStyle w:val="EngHangEnd"/>
            </w:pPr>
            <w:r>
              <w:t>“Amen. Alleluia.”</w:t>
            </w:r>
          </w:p>
        </w:tc>
      </w:tr>
      <w:tr w:rsidR="009E429D" w14:paraId="4140643B" w14:textId="77777777" w:rsidTr="0001770F">
        <w:trPr>
          <w:cantSplit/>
        </w:trPr>
        <w:tc>
          <w:tcPr>
            <w:tcW w:w="288" w:type="dxa"/>
          </w:tcPr>
          <w:p w14:paraId="6D956E36" w14:textId="466CBB8D" w:rsidR="009E429D" w:rsidRDefault="009E429D" w:rsidP="0001770F">
            <w:pPr>
              <w:pStyle w:val="CopticCross"/>
            </w:pPr>
          </w:p>
        </w:tc>
        <w:tc>
          <w:tcPr>
            <w:tcW w:w="3960" w:type="dxa"/>
          </w:tcPr>
          <w:p w14:paraId="5CB2C6C2" w14:textId="70A04179" w:rsidR="009E429D" w:rsidRDefault="009E429D" w:rsidP="0001770F">
            <w:pPr>
              <w:pStyle w:val="EngHangEnd"/>
            </w:pPr>
          </w:p>
        </w:tc>
        <w:tc>
          <w:tcPr>
            <w:tcW w:w="288" w:type="dxa"/>
          </w:tcPr>
          <w:p w14:paraId="517FF67D" w14:textId="77777777" w:rsidR="009E429D" w:rsidRDefault="009E429D" w:rsidP="0001770F">
            <w:pPr>
              <w:pStyle w:val="CopticCross"/>
            </w:pPr>
          </w:p>
        </w:tc>
        <w:tc>
          <w:tcPr>
            <w:tcW w:w="288" w:type="dxa"/>
          </w:tcPr>
          <w:p w14:paraId="351FF679" w14:textId="77777777" w:rsidR="009E429D" w:rsidRDefault="009E429D" w:rsidP="0001770F">
            <w:pPr>
              <w:pStyle w:val="CopticCross"/>
            </w:pPr>
            <w:r>
              <w:t>¿</w:t>
            </w:r>
          </w:p>
        </w:tc>
        <w:tc>
          <w:tcPr>
            <w:tcW w:w="3960" w:type="dxa"/>
          </w:tcPr>
          <w:p w14:paraId="6266CF80" w14:textId="77777777" w:rsidR="009E429D" w:rsidRDefault="0001770F" w:rsidP="0001770F">
            <w:pPr>
              <w:pStyle w:val="EngHang"/>
            </w:pPr>
            <w:r>
              <w:t>The third has the likeness of an egal,</w:t>
            </w:r>
          </w:p>
          <w:p w14:paraId="25744152" w14:textId="77777777" w:rsidR="0001770F" w:rsidRDefault="0001770F" w:rsidP="0001770F">
            <w:pPr>
              <w:pStyle w:val="EngHang"/>
            </w:pPr>
            <w:r>
              <w:t>Soaring in the heavens,</w:t>
            </w:r>
          </w:p>
          <w:p w14:paraId="3BE2CEC7" w14:textId="77777777" w:rsidR="0001770F" w:rsidRDefault="0001770F" w:rsidP="0001770F">
            <w:pPr>
              <w:pStyle w:val="EngHang"/>
            </w:pPr>
            <w:r>
              <w:t>Pleading before the Only-Begotten;</w:t>
            </w:r>
          </w:p>
          <w:p w14:paraId="7F4CD2D0" w14:textId="2A23D3C7" w:rsidR="0001770F" w:rsidRDefault="0001770F" w:rsidP="0001770F">
            <w:pPr>
              <w:pStyle w:val="EngHangEnd"/>
            </w:pPr>
            <w:r>
              <w:t>Amen. Alleluia.</w:t>
            </w:r>
          </w:p>
        </w:tc>
      </w:tr>
      <w:tr w:rsidR="009E429D" w14:paraId="1C6E48CB" w14:textId="77777777" w:rsidTr="0001770F">
        <w:trPr>
          <w:cantSplit/>
        </w:trPr>
        <w:tc>
          <w:tcPr>
            <w:tcW w:w="288" w:type="dxa"/>
          </w:tcPr>
          <w:p w14:paraId="5E521036" w14:textId="77777777" w:rsidR="009E429D" w:rsidRDefault="009E429D" w:rsidP="0001770F">
            <w:pPr>
              <w:pStyle w:val="CopticCross"/>
            </w:pPr>
          </w:p>
        </w:tc>
        <w:tc>
          <w:tcPr>
            <w:tcW w:w="3960" w:type="dxa"/>
          </w:tcPr>
          <w:p w14:paraId="44E49AB8" w14:textId="4EFCB3B2" w:rsidR="009E429D" w:rsidRDefault="009E429D" w:rsidP="0001770F">
            <w:pPr>
              <w:pStyle w:val="EngHangEnd"/>
            </w:pPr>
          </w:p>
        </w:tc>
        <w:tc>
          <w:tcPr>
            <w:tcW w:w="288" w:type="dxa"/>
          </w:tcPr>
          <w:p w14:paraId="11106727" w14:textId="77777777" w:rsidR="009E429D" w:rsidRDefault="009E429D" w:rsidP="0001770F">
            <w:pPr>
              <w:pStyle w:val="CopticCross"/>
            </w:pPr>
          </w:p>
        </w:tc>
        <w:tc>
          <w:tcPr>
            <w:tcW w:w="288" w:type="dxa"/>
          </w:tcPr>
          <w:p w14:paraId="3D5202A2" w14:textId="77777777" w:rsidR="009E429D" w:rsidRDefault="009E429D" w:rsidP="0001770F">
            <w:pPr>
              <w:pStyle w:val="CopticCross"/>
            </w:pPr>
          </w:p>
        </w:tc>
        <w:tc>
          <w:tcPr>
            <w:tcW w:w="3960" w:type="dxa"/>
          </w:tcPr>
          <w:p w14:paraId="040B8A7C" w14:textId="77777777" w:rsidR="009E429D" w:rsidRDefault="008A70BC" w:rsidP="0001770F">
            <w:pPr>
              <w:pStyle w:val="EngHang"/>
            </w:pPr>
            <w:r>
              <w:t>The fourth has the face of a man,</w:t>
            </w:r>
          </w:p>
          <w:p w14:paraId="732B82F6" w14:textId="77777777" w:rsidR="008A70BC" w:rsidRDefault="008A70BC" w:rsidP="008A70BC">
            <w:pPr>
              <w:pStyle w:val="EngHang"/>
            </w:pPr>
            <w:r>
              <w:t>Beseaching forgiveness on our behalf</w:t>
            </w:r>
          </w:p>
          <w:p w14:paraId="53266E22" w14:textId="77777777" w:rsidR="008A70BC" w:rsidRDefault="008A70BC" w:rsidP="008A70BC">
            <w:pPr>
              <w:pStyle w:val="EngHang"/>
            </w:pPr>
            <w:r>
              <w:t>Before the Lord our God;</w:t>
            </w:r>
          </w:p>
          <w:p w14:paraId="6E21A971" w14:textId="20EF2B8D" w:rsidR="008A70BC" w:rsidRDefault="008A70BC" w:rsidP="008A70BC">
            <w:pPr>
              <w:pStyle w:val="EngHangEnd"/>
            </w:pPr>
            <w:r>
              <w:t>Amen. Alleluia.</w:t>
            </w:r>
          </w:p>
        </w:tc>
      </w:tr>
      <w:tr w:rsidR="009E429D" w14:paraId="3FF3C997" w14:textId="77777777" w:rsidTr="0001770F">
        <w:trPr>
          <w:cantSplit/>
        </w:trPr>
        <w:tc>
          <w:tcPr>
            <w:tcW w:w="288" w:type="dxa"/>
          </w:tcPr>
          <w:p w14:paraId="4DEB4739" w14:textId="77777777" w:rsidR="009E429D" w:rsidRDefault="009E429D" w:rsidP="0001770F">
            <w:pPr>
              <w:pStyle w:val="CopticCross"/>
            </w:pPr>
          </w:p>
        </w:tc>
        <w:tc>
          <w:tcPr>
            <w:tcW w:w="3960" w:type="dxa"/>
          </w:tcPr>
          <w:p w14:paraId="42B1633C" w14:textId="4F868D81" w:rsidR="009E429D" w:rsidRDefault="009E429D" w:rsidP="0001770F">
            <w:pPr>
              <w:pStyle w:val="EngHangEnd"/>
            </w:pPr>
          </w:p>
        </w:tc>
        <w:tc>
          <w:tcPr>
            <w:tcW w:w="288" w:type="dxa"/>
          </w:tcPr>
          <w:p w14:paraId="2A38C0C7" w14:textId="77777777" w:rsidR="009E429D" w:rsidRDefault="009E429D" w:rsidP="0001770F">
            <w:pPr>
              <w:pStyle w:val="CopticCross"/>
            </w:pPr>
          </w:p>
        </w:tc>
        <w:tc>
          <w:tcPr>
            <w:tcW w:w="288" w:type="dxa"/>
          </w:tcPr>
          <w:p w14:paraId="5E484CCF" w14:textId="1CE8EA34" w:rsidR="009E429D" w:rsidRDefault="008A70BC" w:rsidP="0001770F">
            <w:pPr>
              <w:pStyle w:val="CopticCross"/>
            </w:pPr>
            <w:r>
              <w:t>¿</w:t>
            </w:r>
          </w:p>
        </w:tc>
        <w:tc>
          <w:tcPr>
            <w:tcW w:w="3960" w:type="dxa"/>
          </w:tcPr>
          <w:p w14:paraId="2F5A5A46" w14:textId="77777777" w:rsidR="009E429D" w:rsidRDefault="008A70BC" w:rsidP="008A70BC">
            <w:pPr>
              <w:pStyle w:val="EngHang"/>
              <w:ind w:left="0" w:firstLine="0"/>
            </w:pPr>
            <w:r>
              <w:t>A luminous scene,</w:t>
            </w:r>
          </w:p>
          <w:p w14:paraId="632D6477" w14:textId="77312226" w:rsidR="008A70BC" w:rsidRDefault="008A70BC" w:rsidP="008A70BC">
            <w:pPr>
              <w:pStyle w:val="EngHang"/>
              <w:ind w:left="0" w:firstLine="0"/>
            </w:pPr>
            <w:r>
              <w:t>The praise God, who sits</w:t>
            </w:r>
          </w:p>
          <w:p w14:paraId="20449824" w14:textId="77777777" w:rsidR="008A70BC" w:rsidRDefault="008A70BC" w:rsidP="008A70BC">
            <w:pPr>
              <w:pStyle w:val="EngHang"/>
              <w:ind w:left="0" w:firstLine="0"/>
            </w:pPr>
            <w:r>
              <w:t>Upon His throne.</w:t>
            </w:r>
          </w:p>
          <w:p w14:paraId="2F969C37" w14:textId="36397485" w:rsidR="008A70BC" w:rsidRDefault="008A70BC" w:rsidP="008A70BC">
            <w:pPr>
              <w:pStyle w:val="EngHangEnd"/>
            </w:pPr>
            <w:r>
              <w:t>Amen. Alleluia.</w:t>
            </w:r>
          </w:p>
        </w:tc>
      </w:tr>
      <w:tr w:rsidR="009E429D" w14:paraId="2D9895A2" w14:textId="77777777" w:rsidTr="0001770F">
        <w:trPr>
          <w:cantSplit/>
        </w:trPr>
        <w:tc>
          <w:tcPr>
            <w:tcW w:w="288" w:type="dxa"/>
          </w:tcPr>
          <w:p w14:paraId="06897702" w14:textId="4F5B9774" w:rsidR="009E429D" w:rsidRDefault="009E429D" w:rsidP="0001770F">
            <w:pPr>
              <w:pStyle w:val="CopticCross"/>
            </w:pPr>
          </w:p>
        </w:tc>
        <w:tc>
          <w:tcPr>
            <w:tcW w:w="3960" w:type="dxa"/>
          </w:tcPr>
          <w:p w14:paraId="47549637" w14:textId="77EF5F88" w:rsidR="009E429D" w:rsidRDefault="009E429D" w:rsidP="0001770F">
            <w:pPr>
              <w:pStyle w:val="EngHangEnd"/>
            </w:pPr>
          </w:p>
        </w:tc>
        <w:tc>
          <w:tcPr>
            <w:tcW w:w="288" w:type="dxa"/>
          </w:tcPr>
          <w:p w14:paraId="131393B9" w14:textId="77777777" w:rsidR="009E429D" w:rsidRDefault="009E429D" w:rsidP="0001770F">
            <w:pPr>
              <w:pStyle w:val="CopticCross"/>
            </w:pPr>
          </w:p>
        </w:tc>
        <w:tc>
          <w:tcPr>
            <w:tcW w:w="288" w:type="dxa"/>
          </w:tcPr>
          <w:p w14:paraId="7116EE94" w14:textId="7A08F629" w:rsidR="009E429D" w:rsidRDefault="009E429D" w:rsidP="0001770F">
            <w:pPr>
              <w:pStyle w:val="CopticCross"/>
            </w:pPr>
          </w:p>
        </w:tc>
        <w:tc>
          <w:tcPr>
            <w:tcW w:w="3960" w:type="dxa"/>
          </w:tcPr>
          <w:p w14:paraId="302B191E" w14:textId="77777777" w:rsidR="009E429D" w:rsidRDefault="008A70BC" w:rsidP="0001770F">
            <w:pPr>
              <w:pStyle w:val="EngHang"/>
            </w:pPr>
            <w:r>
              <w:t>All the diverse powers,</w:t>
            </w:r>
          </w:p>
          <w:p w14:paraId="6A830674" w14:textId="77777777" w:rsidR="008A70BC" w:rsidRDefault="008A70BC" w:rsidP="0001770F">
            <w:pPr>
              <w:pStyle w:val="EngHang"/>
            </w:pPr>
            <w:r>
              <w:t>The seraphim with six wings,</w:t>
            </w:r>
          </w:p>
          <w:p w14:paraId="62CCD2D5" w14:textId="77777777" w:rsidR="008A70BC" w:rsidRDefault="008A70BC" w:rsidP="0001770F">
            <w:pPr>
              <w:pStyle w:val="EngHang"/>
            </w:pPr>
            <w:r>
              <w:t>Praise continuously:</w:t>
            </w:r>
          </w:p>
          <w:p w14:paraId="1256F8EF" w14:textId="1071E2E4" w:rsidR="008A70BC" w:rsidRDefault="008A70BC" w:rsidP="008A70BC">
            <w:pPr>
              <w:pStyle w:val="EngHangEnd"/>
            </w:pPr>
            <w:r>
              <w:t>“Amen. Alleluia.”</w:t>
            </w:r>
          </w:p>
        </w:tc>
      </w:tr>
      <w:tr w:rsidR="009E429D" w14:paraId="35084562" w14:textId="77777777" w:rsidTr="0001770F">
        <w:trPr>
          <w:cantSplit/>
        </w:trPr>
        <w:tc>
          <w:tcPr>
            <w:tcW w:w="288" w:type="dxa"/>
          </w:tcPr>
          <w:p w14:paraId="51B13327" w14:textId="07CE23CC" w:rsidR="009E429D" w:rsidRDefault="009E429D" w:rsidP="0001770F">
            <w:pPr>
              <w:pStyle w:val="CopticCross"/>
            </w:pPr>
          </w:p>
        </w:tc>
        <w:tc>
          <w:tcPr>
            <w:tcW w:w="3960" w:type="dxa"/>
          </w:tcPr>
          <w:p w14:paraId="4435F19E" w14:textId="3530E429" w:rsidR="009E429D" w:rsidRDefault="009E429D" w:rsidP="0001770F">
            <w:pPr>
              <w:pStyle w:val="EngHangEnd"/>
            </w:pPr>
          </w:p>
        </w:tc>
        <w:tc>
          <w:tcPr>
            <w:tcW w:w="288" w:type="dxa"/>
          </w:tcPr>
          <w:p w14:paraId="64830E04" w14:textId="77777777" w:rsidR="009E429D" w:rsidRDefault="009E429D" w:rsidP="0001770F">
            <w:pPr>
              <w:pStyle w:val="CopticCross"/>
            </w:pPr>
          </w:p>
        </w:tc>
        <w:tc>
          <w:tcPr>
            <w:tcW w:w="288" w:type="dxa"/>
          </w:tcPr>
          <w:p w14:paraId="12BDA492" w14:textId="77777777" w:rsidR="009E429D" w:rsidRDefault="009E429D" w:rsidP="0001770F">
            <w:pPr>
              <w:pStyle w:val="CopticCross"/>
            </w:pPr>
            <w:r>
              <w:t>¿</w:t>
            </w:r>
          </w:p>
        </w:tc>
        <w:tc>
          <w:tcPr>
            <w:tcW w:w="3960" w:type="dxa"/>
          </w:tcPr>
          <w:p w14:paraId="3844261E" w14:textId="77777777" w:rsidR="009E429D" w:rsidRDefault="008A70BC" w:rsidP="0001770F">
            <w:pPr>
              <w:pStyle w:val="EngHang"/>
            </w:pPr>
            <w:r>
              <w:t>The Twenty-four Presbyters,</w:t>
            </w:r>
          </w:p>
          <w:p w14:paraId="6C3B2CC7" w14:textId="77777777" w:rsidR="008A70BC" w:rsidRDefault="008A70BC" w:rsidP="0001770F">
            <w:pPr>
              <w:pStyle w:val="EngHang"/>
            </w:pPr>
            <w:r>
              <w:t>Priests of the Most High,</w:t>
            </w:r>
          </w:p>
          <w:p w14:paraId="0AD231A9" w14:textId="77777777" w:rsidR="008A70BC" w:rsidRDefault="008A70BC" w:rsidP="0001770F">
            <w:pPr>
              <w:pStyle w:val="EngHang"/>
            </w:pPr>
            <w:r>
              <w:t>Submit to Him:</w:t>
            </w:r>
          </w:p>
          <w:p w14:paraId="72E0CC3D" w14:textId="72C10257" w:rsidR="008A70BC" w:rsidRDefault="008A70BC" w:rsidP="008A70BC">
            <w:pPr>
              <w:pStyle w:val="EngHangEnd"/>
            </w:pPr>
            <w:r>
              <w:t>“Amen. Allelluia.”</w:t>
            </w:r>
          </w:p>
        </w:tc>
      </w:tr>
      <w:tr w:rsidR="009E429D" w14:paraId="5F062EB1" w14:textId="77777777" w:rsidTr="0001770F">
        <w:trPr>
          <w:cantSplit/>
        </w:trPr>
        <w:tc>
          <w:tcPr>
            <w:tcW w:w="288" w:type="dxa"/>
          </w:tcPr>
          <w:p w14:paraId="195A98F2" w14:textId="77777777" w:rsidR="009E429D" w:rsidRDefault="009E429D" w:rsidP="0001770F">
            <w:pPr>
              <w:pStyle w:val="CopticCross"/>
            </w:pPr>
          </w:p>
        </w:tc>
        <w:tc>
          <w:tcPr>
            <w:tcW w:w="3960" w:type="dxa"/>
          </w:tcPr>
          <w:p w14:paraId="617F0892" w14:textId="2FADC732" w:rsidR="009E429D" w:rsidRDefault="009E429D" w:rsidP="0001770F">
            <w:pPr>
              <w:pStyle w:val="EngHangEnd"/>
            </w:pPr>
          </w:p>
        </w:tc>
        <w:tc>
          <w:tcPr>
            <w:tcW w:w="288" w:type="dxa"/>
          </w:tcPr>
          <w:p w14:paraId="6178B190" w14:textId="77777777" w:rsidR="009E429D" w:rsidRDefault="009E429D" w:rsidP="0001770F">
            <w:pPr>
              <w:pStyle w:val="CopticCross"/>
            </w:pPr>
          </w:p>
        </w:tc>
        <w:tc>
          <w:tcPr>
            <w:tcW w:w="288" w:type="dxa"/>
          </w:tcPr>
          <w:p w14:paraId="6E40CA0F" w14:textId="77777777" w:rsidR="009E429D" w:rsidRDefault="009E429D" w:rsidP="0001770F">
            <w:pPr>
              <w:pStyle w:val="CopticCross"/>
            </w:pPr>
          </w:p>
        </w:tc>
        <w:tc>
          <w:tcPr>
            <w:tcW w:w="3960" w:type="dxa"/>
          </w:tcPr>
          <w:p w14:paraId="5ABBFBF1" w14:textId="77777777" w:rsidR="009E429D" w:rsidRDefault="008A70BC" w:rsidP="008A70BC">
            <w:pPr>
              <w:pStyle w:val="EngHang"/>
              <w:ind w:left="0" w:firstLine="0"/>
            </w:pPr>
            <w:r>
              <w:t>The stars in their orbits</w:t>
            </w:r>
          </w:p>
          <w:p w14:paraId="5E10ED6A" w14:textId="77777777" w:rsidR="008A70BC" w:rsidRDefault="008A70BC" w:rsidP="008A70BC">
            <w:pPr>
              <w:pStyle w:val="EngHang"/>
              <w:ind w:left="0" w:firstLine="0"/>
            </w:pPr>
            <w:r>
              <w:t>Praise Him along their way</w:t>
            </w:r>
          </w:p>
          <w:p w14:paraId="1289B6BE" w14:textId="77777777" w:rsidR="008A70BC" w:rsidRDefault="008A70BC" w:rsidP="008A70BC">
            <w:pPr>
              <w:pStyle w:val="EngHang"/>
              <w:ind w:left="0" w:firstLine="0"/>
            </w:pPr>
            <w:r>
              <w:t>Through the heights in heaven,</w:t>
            </w:r>
          </w:p>
          <w:p w14:paraId="64279EDB" w14:textId="696A1670" w:rsidR="008A70BC" w:rsidRDefault="008A70BC" w:rsidP="008A70BC">
            <w:pPr>
              <w:pStyle w:val="EngHangEnd"/>
            </w:pPr>
            <w:r>
              <w:t>“Amen. Alleluia.”</w:t>
            </w:r>
          </w:p>
        </w:tc>
      </w:tr>
      <w:tr w:rsidR="009E429D" w14:paraId="26C4BDAB" w14:textId="77777777" w:rsidTr="0001770F">
        <w:trPr>
          <w:cantSplit/>
        </w:trPr>
        <w:tc>
          <w:tcPr>
            <w:tcW w:w="288" w:type="dxa"/>
          </w:tcPr>
          <w:p w14:paraId="0B3A352A" w14:textId="77777777" w:rsidR="009E429D" w:rsidRDefault="009E429D" w:rsidP="0001770F">
            <w:pPr>
              <w:pStyle w:val="CopticCross"/>
            </w:pPr>
          </w:p>
        </w:tc>
        <w:tc>
          <w:tcPr>
            <w:tcW w:w="3960" w:type="dxa"/>
          </w:tcPr>
          <w:p w14:paraId="184528DB" w14:textId="38BF9BE3" w:rsidR="009E429D" w:rsidRDefault="009E429D" w:rsidP="0001770F">
            <w:pPr>
              <w:pStyle w:val="EngHangEnd"/>
            </w:pPr>
          </w:p>
        </w:tc>
        <w:tc>
          <w:tcPr>
            <w:tcW w:w="288" w:type="dxa"/>
          </w:tcPr>
          <w:p w14:paraId="303D179A" w14:textId="77777777" w:rsidR="009E429D" w:rsidRDefault="009E429D" w:rsidP="0001770F">
            <w:pPr>
              <w:pStyle w:val="CopticCross"/>
            </w:pPr>
          </w:p>
        </w:tc>
        <w:tc>
          <w:tcPr>
            <w:tcW w:w="288" w:type="dxa"/>
          </w:tcPr>
          <w:p w14:paraId="32BF31B5" w14:textId="5D650B08" w:rsidR="009E429D" w:rsidRDefault="008A70BC" w:rsidP="0001770F">
            <w:pPr>
              <w:pStyle w:val="CopticCross"/>
            </w:pPr>
            <w:r>
              <w:t>¿</w:t>
            </w:r>
          </w:p>
        </w:tc>
        <w:tc>
          <w:tcPr>
            <w:tcW w:w="3960" w:type="dxa"/>
          </w:tcPr>
          <w:p w14:paraId="79515FC1" w14:textId="77777777" w:rsidR="009E429D" w:rsidRDefault="008A70BC" w:rsidP="0001770F">
            <w:pPr>
              <w:pStyle w:val="EngHang"/>
            </w:pPr>
            <w:r>
              <w:t>Lecifer became</w:t>
            </w:r>
          </w:p>
          <w:p w14:paraId="39267AB5" w14:textId="77777777" w:rsidR="008A70BC" w:rsidRDefault="008A70BC" w:rsidP="0001770F">
            <w:pPr>
              <w:pStyle w:val="EngHang"/>
            </w:pPr>
            <w:r>
              <w:t>Satan by his pride</w:t>
            </w:r>
          </w:p>
          <w:p w14:paraId="20D68CF9" w14:textId="77777777" w:rsidR="008A70BC" w:rsidRDefault="008A70BC" w:rsidP="0001770F">
            <w:pPr>
              <w:pStyle w:val="EngHang"/>
            </w:pPr>
            <w:r>
              <w:t>When he ceased to proclaim,</w:t>
            </w:r>
          </w:p>
          <w:p w14:paraId="60E75C17" w14:textId="6250AE13" w:rsidR="008A70BC" w:rsidRDefault="008A70BC" w:rsidP="008A70BC">
            <w:pPr>
              <w:pStyle w:val="EngHangEnd"/>
            </w:pPr>
            <w:r>
              <w:t>“Amen. Alleluia.”</w:t>
            </w:r>
          </w:p>
        </w:tc>
      </w:tr>
      <w:tr w:rsidR="009E429D" w14:paraId="67399772" w14:textId="77777777" w:rsidTr="0001770F">
        <w:trPr>
          <w:cantSplit/>
        </w:trPr>
        <w:tc>
          <w:tcPr>
            <w:tcW w:w="288" w:type="dxa"/>
          </w:tcPr>
          <w:p w14:paraId="64ACFE65" w14:textId="0A3FF6BF" w:rsidR="009E429D" w:rsidRDefault="009E429D" w:rsidP="0001770F">
            <w:pPr>
              <w:pStyle w:val="CopticCross"/>
            </w:pPr>
          </w:p>
        </w:tc>
        <w:tc>
          <w:tcPr>
            <w:tcW w:w="3960" w:type="dxa"/>
          </w:tcPr>
          <w:p w14:paraId="41E44777" w14:textId="29CC1B53" w:rsidR="009E429D" w:rsidRDefault="009E429D" w:rsidP="0001770F">
            <w:pPr>
              <w:pStyle w:val="EngHangEnd"/>
            </w:pPr>
          </w:p>
        </w:tc>
        <w:tc>
          <w:tcPr>
            <w:tcW w:w="288" w:type="dxa"/>
          </w:tcPr>
          <w:p w14:paraId="6D967067" w14:textId="77777777" w:rsidR="009E429D" w:rsidRDefault="009E429D" w:rsidP="0001770F">
            <w:pPr>
              <w:pStyle w:val="CopticCross"/>
            </w:pPr>
          </w:p>
        </w:tc>
        <w:tc>
          <w:tcPr>
            <w:tcW w:w="288" w:type="dxa"/>
          </w:tcPr>
          <w:p w14:paraId="3F6306E5" w14:textId="59FED584" w:rsidR="009E429D" w:rsidRDefault="008A70BC" w:rsidP="0001770F">
            <w:pPr>
              <w:pStyle w:val="CopticCross"/>
            </w:pPr>
            <w:r>
              <w:t>¿</w:t>
            </w:r>
          </w:p>
        </w:tc>
        <w:tc>
          <w:tcPr>
            <w:tcW w:w="3960" w:type="dxa"/>
          </w:tcPr>
          <w:p w14:paraId="4581CE58" w14:textId="77777777" w:rsidR="009E429D" w:rsidRDefault="008A70BC" w:rsidP="0001770F">
            <w:pPr>
              <w:pStyle w:val="EngHang"/>
            </w:pPr>
            <w:r>
              <w:t>He is to be pitied,</w:t>
            </w:r>
          </w:p>
          <w:p w14:paraId="022225F4" w14:textId="77777777" w:rsidR="008A70BC" w:rsidRDefault="008A70BC" w:rsidP="0001770F">
            <w:pPr>
              <w:pStyle w:val="EngHang"/>
            </w:pPr>
            <w:r>
              <w:t>Who hears in the congregation,</w:t>
            </w:r>
          </w:p>
          <w:p w14:paraId="6BBB0674" w14:textId="77777777" w:rsidR="008A70BC" w:rsidRDefault="008A70BC" w:rsidP="0001770F">
            <w:pPr>
              <w:pStyle w:val="EngHang"/>
            </w:pPr>
            <w:r>
              <w:t>But does not join in sinigng,</w:t>
            </w:r>
          </w:p>
          <w:p w14:paraId="6550C8F0" w14:textId="71F7B285" w:rsidR="008A70BC" w:rsidRDefault="008A70BC" w:rsidP="008A70BC">
            <w:pPr>
              <w:pStyle w:val="EngHangEnd"/>
            </w:pPr>
            <w:r>
              <w:t>“Amen. Alleluia.”</w:t>
            </w:r>
          </w:p>
        </w:tc>
      </w:tr>
      <w:tr w:rsidR="009E429D" w14:paraId="66760C44" w14:textId="77777777" w:rsidTr="0001770F">
        <w:trPr>
          <w:cantSplit/>
        </w:trPr>
        <w:tc>
          <w:tcPr>
            <w:tcW w:w="288" w:type="dxa"/>
          </w:tcPr>
          <w:p w14:paraId="2773DEB6" w14:textId="52E9A240" w:rsidR="009E429D" w:rsidRDefault="009E429D" w:rsidP="0001770F">
            <w:pPr>
              <w:pStyle w:val="CopticCross"/>
            </w:pPr>
          </w:p>
        </w:tc>
        <w:tc>
          <w:tcPr>
            <w:tcW w:w="3960" w:type="dxa"/>
          </w:tcPr>
          <w:p w14:paraId="7E62407F" w14:textId="1640FA0D" w:rsidR="009E429D" w:rsidRDefault="009E429D" w:rsidP="0001770F">
            <w:pPr>
              <w:pStyle w:val="EngHangEnd"/>
            </w:pPr>
          </w:p>
        </w:tc>
        <w:tc>
          <w:tcPr>
            <w:tcW w:w="288" w:type="dxa"/>
          </w:tcPr>
          <w:p w14:paraId="1A5148A4" w14:textId="77777777" w:rsidR="009E429D" w:rsidRDefault="009E429D" w:rsidP="0001770F">
            <w:pPr>
              <w:pStyle w:val="CopticCross"/>
            </w:pPr>
          </w:p>
        </w:tc>
        <w:tc>
          <w:tcPr>
            <w:tcW w:w="288" w:type="dxa"/>
          </w:tcPr>
          <w:p w14:paraId="3B5C82D6" w14:textId="72C62A16" w:rsidR="009E429D" w:rsidRDefault="009E429D" w:rsidP="0001770F">
            <w:pPr>
              <w:pStyle w:val="CopticCross"/>
            </w:pPr>
          </w:p>
        </w:tc>
        <w:tc>
          <w:tcPr>
            <w:tcW w:w="3960" w:type="dxa"/>
          </w:tcPr>
          <w:p w14:paraId="34E57AF3" w14:textId="77777777" w:rsidR="009E429D" w:rsidRDefault="008A70BC" w:rsidP="0001770F">
            <w:pPr>
              <w:pStyle w:val="EngHang"/>
            </w:pPr>
            <w:r>
              <w:t>Alleluia is a praise;</w:t>
            </w:r>
          </w:p>
          <w:p w14:paraId="75E83936" w14:textId="77777777" w:rsidR="008A70BC" w:rsidRDefault="008A70BC" w:rsidP="0001770F">
            <w:pPr>
              <w:pStyle w:val="EngHang"/>
            </w:pPr>
            <w:r>
              <w:t>In hymns and songs</w:t>
            </w:r>
          </w:p>
          <w:p w14:paraId="07E352EA" w14:textId="77777777" w:rsidR="008A70BC" w:rsidRDefault="008A70BC" w:rsidP="0001770F">
            <w:pPr>
              <w:pStyle w:val="EngHang"/>
            </w:pPr>
            <w:r>
              <w:t>We cry out, saying,</w:t>
            </w:r>
          </w:p>
          <w:p w14:paraId="5617B48B" w14:textId="212484D5" w:rsidR="008A70BC" w:rsidRDefault="008A70BC" w:rsidP="008A70BC">
            <w:pPr>
              <w:pStyle w:val="EngHangEnd"/>
            </w:pPr>
            <w:r>
              <w:t>“Amen. Alleluia.”</w:t>
            </w:r>
          </w:p>
        </w:tc>
      </w:tr>
      <w:tr w:rsidR="009E429D" w14:paraId="4C8B9E2A" w14:textId="77777777" w:rsidTr="0001770F">
        <w:trPr>
          <w:cantSplit/>
        </w:trPr>
        <w:tc>
          <w:tcPr>
            <w:tcW w:w="288" w:type="dxa"/>
          </w:tcPr>
          <w:p w14:paraId="59C16963" w14:textId="77777777" w:rsidR="009E429D" w:rsidRDefault="009E429D" w:rsidP="0001770F">
            <w:pPr>
              <w:pStyle w:val="CopticCross"/>
            </w:pPr>
          </w:p>
        </w:tc>
        <w:tc>
          <w:tcPr>
            <w:tcW w:w="3960" w:type="dxa"/>
          </w:tcPr>
          <w:p w14:paraId="523DCB12" w14:textId="55C56F5B" w:rsidR="009E429D" w:rsidRDefault="009E429D" w:rsidP="0001770F">
            <w:pPr>
              <w:pStyle w:val="EngHangEnd"/>
            </w:pPr>
          </w:p>
        </w:tc>
        <w:tc>
          <w:tcPr>
            <w:tcW w:w="288" w:type="dxa"/>
          </w:tcPr>
          <w:p w14:paraId="27A45007" w14:textId="77777777" w:rsidR="009E429D" w:rsidRDefault="009E429D" w:rsidP="0001770F">
            <w:pPr>
              <w:pStyle w:val="CopticCross"/>
            </w:pPr>
          </w:p>
        </w:tc>
        <w:tc>
          <w:tcPr>
            <w:tcW w:w="288" w:type="dxa"/>
          </w:tcPr>
          <w:p w14:paraId="659ED1E4" w14:textId="7E20149A" w:rsidR="009E429D" w:rsidRDefault="008A70BC" w:rsidP="0001770F">
            <w:pPr>
              <w:pStyle w:val="CopticCross"/>
            </w:pPr>
            <w:r>
              <w:t>¿</w:t>
            </w:r>
          </w:p>
        </w:tc>
        <w:tc>
          <w:tcPr>
            <w:tcW w:w="3960" w:type="dxa"/>
          </w:tcPr>
          <w:p w14:paraId="0ED33A94" w14:textId="77777777" w:rsidR="009E429D" w:rsidRDefault="008A70BC" w:rsidP="0001770F">
            <w:pPr>
              <w:pStyle w:val="EngHang"/>
            </w:pPr>
            <w:r>
              <w:t>Alleluia is glorification,</w:t>
            </w:r>
          </w:p>
          <w:p w14:paraId="2DB32DBB" w14:textId="77777777" w:rsidR="008A70BC" w:rsidRDefault="008A70BC" w:rsidP="0001770F">
            <w:pPr>
              <w:pStyle w:val="EngHang"/>
            </w:pPr>
            <w:r>
              <w:t>Uniquily remembering</w:t>
            </w:r>
          </w:p>
          <w:p w14:paraId="0A705E24" w14:textId="77777777" w:rsidR="008A70BC" w:rsidRDefault="008A70BC" w:rsidP="0001770F">
            <w:pPr>
              <w:pStyle w:val="EngHang"/>
            </w:pPr>
            <w:r>
              <w:t>The Mighty Lord:</w:t>
            </w:r>
          </w:p>
          <w:p w14:paraId="1D832E15" w14:textId="3A7710AC" w:rsidR="008A70BC" w:rsidRDefault="008A70BC" w:rsidP="008A70BC">
            <w:pPr>
              <w:pStyle w:val="EngHangEnd"/>
            </w:pPr>
            <w:r>
              <w:t>“Amen. Alleluia.”</w:t>
            </w:r>
          </w:p>
        </w:tc>
      </w:tr>
      <w:tr w:rsidR="009E429D" w14:paraId="60C13DC6" w14:textId="77777777" w:rsidTr="0001770F">
        <w:trPr>
          <w:cantSplit/>
        </w:trPr>
        <w:tc>
          <w:tcPr>
            <w:tcW w:w="288" w:type="dxa"/>
          </w:tcPr>
          <w:p w14:paraId="233F967D" w14:textId="77777777" w:rsidR="009E429D" w:rsidRDefault="009E429D" w:rsidP="0001770F">
            <w:pPr>
              <w:pStyle w:val="CopticCross"/>
            </w:pPr>
          </w:p>
        </w:tc>
        <w:tc>
          <w:tcPr>
            <w:tcW w:w="3960" w:type="dxa"/>
          </w:tcPr>
          <w:p w14:paraId="2F4BCD32" w14:textId="124DDD76" w:rsidR="009E429D" w:rsidRDefault="009E429D" w:rsidP="0001770F">
            <w:pPr>
              <w:pStyle w:val="EngHangEnd"/>
            </w:pPr>
          </w:p>
        </w:tc>
        <w:tc>
          <w:tcPr>
            <w:tcW w:w="288" w:type="dxa"/>
          </w:tcPr>
          <w:p w14:paraId="0A0BD102" w14:textId="77777777" w:rsidR="009E429D" w:rsidRDefault="009E429D" w:rsidP="0001770F">
            <w:pPr>
              <w:pStyle w:val="CopticCross"/>
            </w:pPr>
          </w:p>
        </w:tc>
        <w:tc>
          <w:tcPr>
            <w:tcW w:w="288" w:type="dxa"/>
          </w:tcPr>
          <w:p w14:paraId="025DE50A" w14:textId="77777777" w:rsidR="009E429D" w:rsidRDefault="009E429D" w:rsidP="0001770F">
            <w:pPr>
              <w:pStyle w:val="CopticCross"/>
            </w:pPr>
          </w:p>
        </w:tc>
        <w:tc>
          <w:tcPr>
            <w:tcW w:w="3960" w:type="dxa"/>
          </w:tcPr>
          <w:p w14:paraId="2AECAA38" w14:textId="77777777" w:rsidR="009E429D" w:rsidRDefault="008A70BC" w:rsidP="0001770F">
            <w:pPr>
              <w:pStyle w:val="EngHang"/>
            </w:pPr>
            <w:r>
              <w:t>Alleluia is pleasing,</w:t>
            </w:r>
          </w:p>
          <w:p w14:paraId="0787EA19" w14:textId="77777777" w:rsidR="008A70BC" w:rsidRDefault="008A70BC" w:rsidP="0001770F">
            <w:pPr>
              <w:pStyle w:val="EngHang"/>
            </w:pPr>
            <w:r>
              <w:t>And it satisfies us</w:t>
            </w:r>
          </w:p>
          <w:p w14:paraId="60053A6D" w14:textId="77777777" w:rsidR="008A70BC" w:rsidRDefault="008A70BC" w:rsidP="0001770F">
            <w:pPr>
              <w:pStyle w:val="EngHang"/>
            </w:pPr>
            <w:r>
              <w:t>To ustter two thousand times,</w:t>
            </w:r>
          </w:p>
          <w:p w14:paraId="2AE9A73B" w14:textId="7E6BE1D5" w:rsidR="008A70BC" w:rsidRDefault="008A70BC" w:rsidP="008A70BC">
            <w:pPr>
              <w:pStyle w:val="EngHangEnd"/>
            </w:pPr>
            <w:r>
              <w:t>“Amen. Alleluia.”</w:t>
            </w:r>
          </w:p>
        </w:tc>
      </w:tr>
      <w:tr w:rsidR="009E429D" w14:paraId="01F7A72D" w14:textId="77777777" w:rsidTr="0001770F">
        <w:trPr>
          <w:cantSplit/>
        </w:trPr>
        <w:tc>
          <w:tcPr>
            <w:tcW w:w="288" w:type="dxa"/>
          </w:tcPr>
          <w:p w14:paraId="706BCFBC" w14:textId="6802592C" w:rsidR="009E429D" w:rsidRDefault="009E429D" w:rsidP="0001770F">
            <w:pPr>
              <w:pStyle w:val="CopticCross"/>
            </w:pPr>
          </w:p>
        </w:tc>
        <w:tc>
          <w:tcPr>
            <w:tcW w:w="3960" w:type="dxa"/>
          </w:tcPr>
          <w:p w14:paraId="2FB11E8B" w14:textId="5035C4D1" w:rsidR="009E429D" w:rsidRDefault="009E429D" w:rsidP="0001770F">
            <w:pPr>
              <w:pStyle w:val="EngHangEnd"/>
            </w:pPr>
          </w:p>
        </w:tc>
        <w:tc>
          <w:tcPr>
            <w:tcW w:w="288" w:type="dxa"/>
          </w:tcPr>
          <w:p w14:paraId="38ED7684" w14:textId="77777777" w:rsidR="009E429D" w:rsidRDefault="009E429D" w:rsidP="0001770F">
            <w:pPr>
              <w:pStyle w:val="CopticCross"/>
            </w:pPr>
          </w:p>
        </w:tc>
        <w:tc>
          <w:tcPr>
            <w:tcW w:w="288" w:type="dxa"/>
          </w:tcPr>
          <w:p w14:paraId="08E86C64" w14:textId="3C998FB3" w:rsidR="009E429D" w:rsidRDefault="008A70BC" w:rsidP="0001770F">
            <w:pPr>
              <w:pStyle w:val="CopticCross"/>
            </w:pPr>
            <w:r>
              <w:t>¿</w:t>
            </w:r>
          </w:p>
        </w:tc>
        <w:tc>
          <w:tcPr>
            <w:tcW w:w="3960" w:type="dxa"/>
          </w:tcPr>
          <w:p w14:paraId="7FC462C6" w14:textId="77777777" w:rsidR="009E429D" w:rsidRDefault="008A70BC" w:rsidP="0001770F">
            <w:pPr>
              <w:pStyle w:val="EngHang"/>
            </w:pPr>
            <w:r>
              <w:t>Alleluia is joy;</w:t>
            </w:r>
          </w:p>
          <w:p w14:paraId="51137714" w14:textId="77777777" w:rsidR="008A70BC" w:rsidRDefault="008A70BC" w:rsidP="0001770F">
            <w:pPr>
              <w:pStyle w:val="EngHang"/>
            </w:pPr>
            <w:r>
              <w:t>A sweet language.</w:t>
            </w:r>
          </w:p>
          <w:p w14:paraId="5A464BA7" w14:textId="77777777" w:rsidR="008A70BC" w:rsidRDefault="008A70BC" w:rsidP="0001770F">
            <w:pPr>
              <w:pStyle w:val="EngHang"/>
            </w:pPr>
            <w:r>
              <w:t>It delivers from harm;</w:t>
            </w:r>
          </w:p>
          <w:p w14:paraId="23B56BDC" w14:textId="06F9853F" w:rsidR="008A70BC" w:rsidRDefault="008A70BC" w:rsidP="008A70BC">
            <w:pPr>
              <w:pStyle w:val="EngHangEnd"/>
            </w:pPr>
            <w:r>
              <w:t>Amen. Alleluia.</w:t>
            </w:r>
          </w:p>
        </w:tc>
      </w:tr>
      <w:tr w:rsidR="009E429D" w14:paraId="2C6984C1" w14:textId="77777777" w:rsidTr="0001770F">
        <w:trPr>
          <w:cantSplit/>
        </w:trPr>
        <w:tc>
          <w:tcPr>
            <w:tcW w:w="288" w:type="dxa"/>
          </w:tcPr>
          <w:p w14:paraId="14D50B11" w14:textId="3D23EAB7" w:rsidR="009E429D" w:rsidRDefault="009E429D" w:rsidP="0001770F">
            <w:pPr>
              <w:pStyle w:val="CopticCross"/>
            </w:pPr>
          </w:p>
        </w:tc>
        <w:tc>
          <w:tcPr>
            <w:tcW w:w="3960" w:type="dxa"/>
          </w:tcPr>
          <w:p w14:paraId="485355F1" w14:textId="39CC74AC" w:rsidR="009E429D" w:rsidRDefault="009E429D" w:rsidP="0001770F">
            <w:pPr>
              <w:pStyle w:val="EngHangEnd"/>
            </w:pPr>
          </w:p>
        </w:tc>
        <w:tc>
          <w:tcPr>
            <w:tcW w:w="288" w:type="dxa"/>
          </w:tcPr>
          <w:p w14:paraId="4014D5C5" w14:textId="77777777" w:rsidR="009E429D" w:rsidRDefault="009E429D" w:rsidP="0001770F">
            <w:pPr>
              <w:pStyle w:val="CopticCross"/>
            </w:pPr>
          </w:p>
        </w:tc>
        <w:tc>
          <w:tcPr>
            <w:tcW w:w="288" w:type="dxa"/>
          </w:tcPr>
          <w:p w14:paraId="7A59AA86" w14:textId="0004B1B7" w:rsidR="009E429D" w:rsidRDefault="009E429D" w:rsidP="0001770F">
            <w:pPr>
              <w:pStyle w:val="CopticCross"/>
            </w:pPr>
          </w:p>
        </w:tc>
        <w:tc>
          <w:tcPr>
            <w:tcW w:w="3960" w:type="dxa"/>
          </w:tcPr>
          <w:p w14:paraId="7AFE6011" w14:textId="77777777" w:rsidR="009E429D" w:rsidRDefault="008A70BC" w:rsidP="0001770F">
            <w:pPr>
              <w:pStyle w:val="EngHang"/>
            </w:pPr>
            <w:r>
              <w:t>Alleluia is exaltation</w:t>
            </w:r>
          </w:p>
          <w:p w14:paraId="47904A31" w14:textId="77777777" w:rsidR="008A70BC" w:rsidRDefault="008A70BC" w:rsidP="0001770F">
            <w:pPr>
              <w:pStyle w:val="EngHang"/>
            </w:pPr>
            <w:r>
              <w:t>For the merciful god</w:t>
            </w:r>
          </w:p>
          <w:p w14:paraId="5E94938D" w14:textId="77777777" w:rsidR="008A70BC" w:rsidRDefault="008A70BC" w:rsidP="0001770F">
            <w:pPr>
              <w:pStyle w:val="EngHang"/>
            </w:pPr>
            <w:r>
              <w:t>Who is generous from generation to generation:</w:t>
            </w:r>
          </w:p>
          <w:p w14:paraId="6E1B67C9" w14:textId="1F44A30B" w:rsidR="008A70BC" w:rsidRDefault="008A70BC" w:rsidP="008A70BC">
            <w:pPr>
              <w:pStyle w:val="EngHangEnd"/>
            </w:pPr>
            <w:r>
              <w:t>Amen. Alleluia.</w:t>
            </w:r>
          </w:p>
        </w:tc>
      </w:tr>
      <w:tr w:rsidR="009E429D" w14:paraId="6434FC3D" w14:textId="77777777" w:rsidTr="0001770F">
        <w:trPr>
          <w:cantSplit/>
        </w:trPr>
        <w:tc>
          <w:tcPr>
            <w:tcW w:w="288" w:type="dxa"/>
          </w:tcPr>
          <w:p w14:paraId="6716A7F8" w14:textId="77777777" w:rsidR="009E429D" w:rsidRDefault="009E429D" w:rsidP="0001770F">
            <w:pPr>
              <w:pStyle w:val="CopticCross"/>
            </w:pPr>
          </w:p>
        </w:tc>
        <w:tc>
          <w:tcPr>
            <w:tcW w:w="3960" w:type="dxa"/>
          </w:tcPr>
          <w:p w14:paraId="6B36B659" w14:textId="77777777" w:rsidR="009E429D" w:rsidRDefault="009E429D" w:rsidP="0001770F">
            <w:pPr>
              <w:pStyle w:val="EngHangEnd"/>
            </w:pPr>
          </w:p>
        </w:tc>
        <w:tc>
          <w:tcPr>
            <w:tcW w:w="288" w:type="dxa"/>
          </w:tcPr>
          <w:p w14:paraId="2CFE6BB2" w14:textId="77777777" w:rsidR="009E429D" w:rsidRDefault="009E429D" w:rsidP="0001770F">
            <w:pPr>
              <w:pStyle w:val="CopticCross"/>
            </w:pPr>
          </w:p>
        </w:tc>
        <w:tc>
          <w:tcPr>
            <w:tcW w:w="288" w:type="dxa"/>
          </w:tcPr>
          <w:p w14:paraId="37764CC7" w14:textId="097AD0AB" w:rsidR="009E429D" w:rsidRDefault="00101406" w:rsidP="0001770F">
            <w:pPr>
              <w:pStyle w:val="CopticCross"/>
            </w:pPr>
            <w:r>
              <w:t>¿</w:t>
            </w:r>
          </w:p>
        </w:tc>
        <w:tc>
          <w:tcPr>
            <w:tcW w:w="3960" w:type="dxa"/>
          </w:tcPr>
          <w:p w14:paraId="509AEA17" w14:textId="77777777" w:rsidR="009E429D" w:rsidRDefault="008A70BC" w:rsidP="008A70BC">
            <w:pPr>
              <w:pStyle w:val="EngHang"/>
              <w:ind w:left="0" w:firstLine="0"/>
            </w:pPr>
            <w:r>
              <w:t>Alleluia is a memorial</w:t>
            </w:r>
          </w:p>
          <w:p w14:paraId="733F4611" w14:textId="77777777" w:rsidR="008A70BC" w:rsidRDefault="008A70BC" w:rsidP="008A70BC">
            <w:pPr>
              <w:pStyle w:val="EngHang"/>
              <w:ind w:left="0" w:firstLine="0"/>
            </w:pPr>
            <w:r>
              <w:t>For the God of great wonders.</w:t>
            </w:r>
          </w:p>
          <w:p w14:paraId="52FF0BAF" w14:textId="77777777" w:rsidR="008A70BC" w:rsidRDefault="008A70BC" w:rsidP="008A70BC">
            <w:pPr>
              <w:pStyle w:val="EngHang"/>
              <w:ind w:left="0" w:firstLine="0"/>
            </w:pPr>
            <w:r>
              <w:t xml:space="preserve">We praise </w:t>
            </w:r>
            <w:r w:rsidR="00101406">
              <w:t>in great numbers,</w:t>
            </w:r>
          </w:p>
          <w:p w14:paraId="506C4236" w14:textId="2AFF03D6" w:rsidR="00101406" w:rsidRDefault="00101406" w:rsidP="00101406">
            <w:pPr>
              <w:pStyle w:val="EngHangEnd"/>
            </w:pPr>
            <w:r>
              <w:t>“Amen. Alleluia.</w:t>
            </w:r>
          </w:p>
        </w:tc>
      </w:tr>
      <w:tr w:rsidR="00101406" w14:paraId="2DC63ED3" w14:textId="77777777" w:rsidTr="0001770F">
        <w:trPr>
          <w:cantSplit/>
        </w:trPr>
        <w:tc>
          <w:tcPr>
            <w:tcW w:w="288" w:type="dxa"/>
          </w:tcPr>
          <w:p w14:paraId="6E33EBB5" w14:textId="77777777" w:rsidR="00101406" w:rsidRDefault="00101406" w:rsidP="0001770F">
            <w:pPr>
              <w:pStyle w:val="CopticCross"/>
            </w:pPr>
          </w:p>
        </w:tc>
        <w:tc>
          <w:tcPr>
            <w:tcW w:w="3960" w:type="dxa"/>
          </w:tcPr>
          <w:p w14:paraId="58E65ED0" w14:textId="77777777" w:rsidR="00101406" w:rsidRDefault="00101406" w:rsidP="0001770F">
            <w:pPr>
              <w:pStyle w:val="EngHangEnd"/>
            </w:pPr>
          </w:p>
        </w:tc>
        <w:tc>
          <w:tcPr>
            <w:tcW w:w="288" w:type="dxa"/>
          </w:tcPr>
          <w:p w14:paraId="18D0264F" w14:textId="77777777" w:rsidR="00101406" w:rsidRDefault="00101406" w:rsidP="0001770F">
            <w:pPr>
              <w:pStyle w:val="CopticCross"/>
            </w:pPr>
          </w:p>
        </w:tc>
        <w:tc>
          <w:tcPr>
            <w:tcW w:w="288" w:type="dxa"/>
          </w:tcPr>
          <w:p w14:paraId="045A68E3" w14:textId="77777777" w:rsidR="00101406" w:rsidRDefault="00101406" w:rsidP="0001770F">
            <w:pPr>
              <w:pStyle w:val="CopticCross"/>
            </w:pPr>
          </w:p>
        </w:tc>
        <w:tc>
          <w:tcPr>
            <w:tcW w:w="3960" w:type="dxa"/>
          </w:tcPr>
          <w:p w14:paraId="068CB95C" w14:textId="77777777" w:rsidR="00101406" w:rsidRDefault="00101406" w:rsidP="008A70BC">
            <w:pPr>
              <w:pStyle w:val="EngHang"/>
              <w:ind w:left="0" w:firstLine="0"/>
            </w:pPr>
            <w:r>
              <w:t>Alleluia is a hymn,</w:t>
            </w:r>
          </w:p>
          <w:p w14:paraId="61806FD3" w14:textId="77777777" w:rsidR="00101406" w:rsidRDefault="00101406" w:rsidP="008A70BC">
            <w:pPr>
              <w:pStyle w:val="EngHang"/>
              <w:ind w:left="0" w:firstLine="0"/>
            </w:pPr>
            <w:r>
              <w:t>A praise, a rejoicing,</w:t>
            </w:r>
          </w:p>
          <w:p w14:paraId="2022A558" w14:textId="77777777" w:rsidR="00101406" w:rsidRDefault="00101406" w:rsidP="008A70BC">
            <w:pPr>
              <w:pStyle w:val="EngHang"/>
              <w:ind w:left="0" w:firstLine="0"/>
            </w:pPr>
            <w:r>
              <w:t>It is our pleasant choice.</w:t>
            </w:r>
          </w:p>
          <w:p w14:paraId="1B768B2F" w14:textId="0A5C1A94" w:rsidR="00101406" w:rsidRDefault="00101406" w:rsidP="00980D21">
            <w:pPr>
              <w:pStyle w:val="EngHangEnd"/>
            </w:pPr>
            <w:r>
              <w:t>Amen. Alleluia.</w:t>
            </w:r>
          </w:p>
        </w:tc>
      </w:tr>
      <w:tr w:rsidR="00101406" w14:paraId="475C0960" w14:textId="77777777" w:rsidTr="0001770F">
        <w:trPr>
          <w:cantSplit/>
        </w:trPr>
        <w:tc>
          <w:tcPr>
            <w:tcW w:w="288" w:type="dxa"/>
          </w:tcPr>
          <w:p w14:paraId="196DCCC2" w14:textId="77777777" w:rsidR="00101406" w:rsidRDefault="00101406" w:rsidP="0001770F">
            <w:pPr>
              <w:pStyle w:val="CopticCross"/>
            </w:pPr>
          </w:p>
        </w:tc>
        <w:tc>
          <w:tcPr>
            <w:tcW w:w="3960" w:type="dxa"/>
          </w:tcPr>
          <w:p w14:paraId="2454FCB4" w14:textId="77777777" w:rsidR="00101406" w:rsidRDefault="00101406" w:rsidP="0001770F">
            <w:pPr>
              <w:pStyle w:val="EngHangEnd"/>
            </w:pPr>
          </w:p>
        </w:tc>
        <w:tc>
          <w:tcPr>
            <w:tcW w:w="288" w:type="dxa"/>
          </w:tcPr>
          <w:p w14:paraId="6B6F5124" w14:textId="77777777" w:rsidR="00101406" w:rsidRDefault="00101406" w:rsidP="0001770F">
            <w:pPr>
              <w:pStyle w:val="CopticCross"/>
            </w:pPr>
          </w:p>
        </w:tc>
        <w:tc>
          <w:tcPr>
            <w:tcW w:w="288" w:type="dxa"/>
          </w:tcPr>
          <w:p w14:paraId="2888C46C" w14:textId="4D26DCF4" w:rsidR="00101406" w:rsidRDefault="00E25E68" w:rsidP="0001770F">
            <w:pPr>
              <w:pStyle w:val="CopticCross"/>
            </w:pPr>
            <w:r>
              <w:t>¿</w:t>
            </w:r>
          </w:p>
        </w:tc>
        <w:tc>
          <w:tcPr>
            <w:tcW w:w="3960" w:type="dxa"/>
          </w:tcPr>
          <w:p w14:paraId="2FD2DB37" w14:textId="77777777" w:rsidR="00101406" w:rsidRDefault="00101406" w:rsidP="008A70BC">
            <w:pPr>
              <w:pStyle w:val="EngHang"/>
              <w:ind w:left="0" w:firstLine="0"/>
            </w:pPr>
            <w:r>
              <w:t>Blessed is the Creator,</w:t>
            </w:r>
          </w:p>
          <w:p w14:paraId="58EAAE3B" w14:textId="77777777" w:rsidR="00101406" w:rsidRDefault="00101406" w:rsidP="008A70BC">
            <w:pPr>
              <w:pStyle w:val="EngHang"/>
              <w:ind w:left="0" w:firstLine="0"/>
            </w:pPr>
            <w:r>
              <w:t>Existing before all ages,</w:t>
            </w:r>
          </w:p>
          <w:p w14:paraId="60BDC60F" w14:textId="77777777" w:rsidR="00101406" w:rsidRDefault="00101406" w:rsidP="008A70BC">
            <w:pPr>
              <w:pStyle w:val="EngHang"/>
              <w:ind w:left="0" w:firstLine="0"/>
            </w:pPr>
            <w:r>
              <w:t>Filling all places.</w:t>
            </w:r>
          </w:p>
          <w:p w14:paraId="21E41DE8" w14:textId="5D7FE3BB" w:rsidR="00101406" w:rsidRDefault="00101406" w:rsidP="00101406">
            <w:pPr>
              <w:pStyle w:val="EngHangEnd"/>
            </w:pPr>
            <w:r>
              <w:t>Amen. Alleluia.</w:t>
            </w:r>
          </w:p>
        </w:tc>
      </w:tr>
      <w:tr w:rsidR="00101406" w14:paraId="39510FE8" w14:textId="77777777" w:rsidTr="0001770F">
        <w:trPr>
          <w:cantSplit/>
        </w:trPr>
        <w:tc>
          <w:tcPr>
            <w:tcW w:w="288" w:type="dxa"/>
          </w:tcPr>
          <w:p w14:paraId="28052E5F" w14:textId="77777777" w:rsidR="00101406" w:rsidRDefault="00101406" w:rsidP="0001770F">
            <w:pPr>
              <w:pStyle w:val="CopticCross"/>
            </w:pPr>
          </w:p>
        </w:tc>
        <w:tc>
          <w:tcPr>
            <w:tcW w:w="3960" w:type="dxa"/>
          </w:tcPr>
          <w:p w14:paraId="69D0B6C5" w14:textId="77777777" w:rsidR="00101406" w:rsidRDefault="00101406" w:rsidP="0001770F">
            <w:pPr>
              <w:pStyle w:val="EngHangEnd"/>
            </w:pPr>
          </w:p>
        </w:tc>
        <w:tc>
          <w:tcPr>
            <w:tcW w:w="288" w:type="dxa"/>
          </w:tcPr>
          <w:p w14:paraId="07008F9E" w14:textId="77777777" w:rsidR="00101406" w:rsidRDefault="00101406" w:rsidP="0001770F">
            <w:pPr>
              <w:pStyle w:val="CopticCross"/>
            </w:pPr>
          </w:p>
        </w:tc>
        <w:tc>
          <w:tcPr>
            <w:tcW w:w="288" w:type="dxa"/>
          </w:tcPr>
          <w:p w14:paraId="3B925107" w14:textId="77777777" w:rsidR="00101406" w:rsidRDefault="00101406" w:rsidP="0001770F">
            <w:pPr>
              <w:pStyle w:val="CopticCross"/>
            </w:pPr>
          </w:p>
        </w:tc>
        <w:tc>
          <w:tcPr>
            <w:tcW w:w="3960" w:type="dxa"/>
          </w:tcPr>
          <w:p w14:paraId="32D63E0A" w14:textId="77777777" w:rsidR="00101406" w:rsidRDefault="00101406" w:rsidP="008A70BC">
            <w:pPr>
              <w:pStyle w:val="EngHang"/>
              <w:ind w:left="0" w:firstLine="0"/>
            </w:pPr>
            <w:r>
              <w:t>Blessed is the Almighty,</w:t>
            </w:r>
          </w:p>
          <w:p w14:paraId="5615760B" w14:textId="77777777" w:rsidR="00101406" w:rsidRDefault="00101406" w:rsidP="008A70BC">
            <w:pPr>
              <w:pStyle w:val="EngHang"/>
              <w:ind w:left="0" w:firstLine="0"/>
            </w:pPr>
            <w:r>
              <w:t>Unseen and incomprehensible,</w:t>
            </w:r>
          </w:p>
          <w:p w14:paraId="68F08B60" w14:textId="71E236BC" w:rsidR="00101406" w:rsidRDefault="00101406" w:rsidP="008A70BC">
            <w:pPr>
              <w:pStyle w:val="EngHang"/>
              <w:ind w:left="0" w:firstLine="0"/>
            </w:pPr>
            <w:r>
              <w:t>And worthy to be adored.</w:t>
            </w:r>
          </w:p>
          <w:p w14:paraId="773B4EF5" w14:textId="05037BBF" w:rsidR="00101406" w:rsidRDefault="00101406" w:rsidP="00101406">
            <w:pPr>
              <w:pStyle w:val="EngHangEnd"/>
            </w:pPr>
            <w:r>
              <w:t>Amen. Alleluia.</w:t>
            </w:r>
          </w:p>
        </w:tc>
      </w:tr>
      <w:tr w:rsidR="00101406" w14:paraId="0D198C43" w14:textId="77777777" w:rsidTr="0001770F">
        <w:trPr>
          <w:cantSplit/>
        </w:trPr>
        <w:tc>
          <w:tcPr>
            <w:tcW w:w="288" w:type="dxa"/>
          </w:tcPr>
          <w:p w14:paraId="15042D88" w14:textId="77777777" w:rsidR="00101406" w:rsidRDefault="00101406" w:rsidP="0001770F">
            <w:pPr>
              <w:pStyle w:val="CopticCross"/>
            </w:pPr>
          </w:p>
        </w:tc>
        <w:tc>
          <w:tcPr>
            <w:tcW w:w="3960" w:type="dxa"/>
          </w:tcPr>
          <w:p w14:paraId="5C5366FD" w14:textId="77777777" w:rsidR="00101406" w:rsidRDefault="00101406" w:rsidP="0001770F">
            <w:pPr>
              <w:pStyle w:val="EngHangEnd"/>
            </w:pPr>
          </w:p>
        </w:tc>
        <w:tc>
          <w:tcPr>
            <w:tcW w:w="288" w:type="dxa"/>
          </w:tcPr>
          <w:p w14:paraId="06A2D4AD" w14:textId="77777777" w:rsidR="00101406" w:rsidRDefault="00101406" w:rsidP="0001770F">
            <w:pPr>
              <w:pStyle w:val="CopticCross"/>
            </w:pPr>
          </w:p>
        </w:tc>
        <w:tc>
          <w:tcPr>
            <w:tcW w:w="288" w:type="dxa"/>
          </w:tcPr>
          <w:p w14:paraId="2FC59F61" w14:textId="3B2209BF" w:rsidR="00101406" w:rsidRDefault="00E25E68" w:rsidP="0001770F">
            <w:pPr>
              <w:pStyle w:val="CopticCross"/>
            </w:pPr>
            <w:r>
              <w:t>¿</w:t>
            </w:r>
          </w:p>
        </w:tc>
        <w:tc>
          <w:tcPr>
            <w:tcW w:w="3960" w:type="dxa"/>
          </w:tcPr>
          <w:p w14:paraId="5E3A9C98" w14:textId="77777777" w:rsidR="00101406" w:rsidRDefault="00101406" w:rsidP="008A70BC">
            <w:pPr>
              <w:pStyle w:val="EngHang"/>
              <w:ind w:left="0" w:firstLine="0"/>
            </w:pPr>
            <w:r>
              <w:t>He created the waters,</w:t>
            </w:r>
          </w:p>
          <w:p w14:paraId="3316F4DD" w14:textId="77777777" w:rsidR="00101406" w:rsidRDefault="00101406" w:rsidP="008A70BC">
            <w:pPr>
              <w:pStyle w:val="EngHang"/>
              <w:ind w:left="0" w:firstLine="0"/>
            </w:pPr>
            <w:r>
              <w:t>The fire, and the earth,</w:t>
            </w:r>
          </w:p>
          <w:p w14:paraId="33ED8AC5" w14:textId="77777777" w:rsidR="00101406" w:rsidRDefault="00101406" w:rsidP="008A70BC">
            <w:pPr>
              <w:pStyle w:val="EngHang"/>
              <w:ind w:left="0" w:firstLine="0"/>
            </w:pPr>
            <w:r>
              <w:t>From nothing.</w:t>
            </w:r>
          </w:p>
          <w:p w14:paraId="4B801E5C" w14:textId="6FC7EEA9" w:rsidR="00101406" w:rsidRDefault="00101406" w:rsidP="00101406">
            <w:pPr>
              <w:pStyle w:val="EngHangEnd"/>
            </w:pPr>
            <w:r>
              <w:t>Amen. Alleluia.</w:t>
            </w:r>
          </w:p>
        </w:tc>
      </w:tr>
      <w:tr w:rsidR="00101406" w14:paraId="07B5E5DD" w14:textId="77777777" w:rsidTr="0001770F">
        <w:trPr>
          <w:cantSplit/>
        </w:trPr>
        <w:tc>
          <w:tcPr>
            <w:tcW w:w="288" w:type="dxa"/>
          </w:tcPr>
          <w:p w14:paraId="77E48136" w14:textId="77777777" w:rsidR="00101406" w:rsidRDefault="00101406" w:rsidP="0001770F">
            <w:pPr>
              <w:pStyle w:val="CopticCross"/>
            </w:pPr>
          </w:p>
        </w:tc>
        <w:tc>
          <w:tcPr>
            <w:tcW w:w="3960" w:type="dxa"/>
          </w:tcPr>
          <w:p w14:paraId="143DDFC5" w14:textId="77777777" w:rsidR="00101406" w:rsidRDefault="00101406" w:rsidP="0001770F">
            <w:pPr>
              <w:pStyle w:val="EngHangEnd"/>
            </w:pPr>
          </w:p>
        </w:tc>
        <w:tc>
          <w:tcPr>
            <w:tcW w:w="288" w:type="dxa"/>
          </w:tcPr>
          <w:p w14:paraId="24BE3274" w14:textId="77777777" w:rsidR="00101406" w:rsidRDefault="00101406" w:rsidP="0001770F">
            <w:pPr>
              <w:pStyle w:val="CopticCross"/>
            </w:pPr>
          </w:p>
        </w:tc>
        <w:tc>
          <w:tcPr>
            <w:tcW w:w="288" w:type="dxa"/>
          </w:tcPr>
          <w:p w14:paraId="2FA25439" w14:textId="77777777" w:rsidR="00101406" w:rsidRDefault="00101406" w:rsidP="0001770F">
            <w:pPr>
              <w:pStyle w:val="CopticCross"/>
            </w:pPr>
          </w:p>
        </w:tc>
        <w:tc>
          <w:tcPr>
            <w:tcW w:w="3960" w:type="dxa"/>
          </w:tcPr>
          <w:p w14:paraId="6A63EBFC" w14:textId="77777777" w:rsidR="00101406" w:rsidRDefault="00101406" w:rsidP="008A70BC">
            <w:pPr>
              <w:pStyle w:val="EngHang"/>
              <w:ind w:left="0" w:firstLine="0"/>
            </w:pPr>
            <w:r>
              <w:t>Blessed is the zealous Lord,</w:t>
            </w:r>
          </w:p>
          <w:p w14:paraId="3A40F775" w14:textId="77777777" w:rsidR="00101406" w:rsidRDefault="00101406" w:rsidP="008A70BC">
            <w:pPr>
              <w:pStyle w:val="EngHang"/>
              <w:ind w:left="0" w:firstLine="0"/>
            </w:pPr>
            <w:r>
              <w:t>Merciful and forgiving,</w:t>
            </w:r>
          </w:p>
          <w:p w14:paraId="77661503" w14:textId="77777777" w:rsidR="00101406" w:rsidRDefault="00101406" w:rsidP="008A70BC">
            <w:pPr>
              <w:pStyle w:val="EngHang"/>
              <w:ind w:left="0" w:firstLine="0"/>
            </w:pPr>
            <w:r>
              <w:t>Covering our sins.</w:t>
            </w:r>
          </w:p>
          <w:p w14:paraId="0185DE83" w14:textId="2957CFF9" w:rsidR="00101406" w:rsidRDefault="00101406" w:rsidP="00101406">
            <w:pPr>
              <w:pStyle w:val="EngHangEnd"/>
            </w:pPr>
            <w:r>
              <w:t>Amen. Alleluia.</w:t>
            </w:r>
          </w:p>
        </w:tc>
      </w:tr>
      <w:tr w:rsidR="00101406" w14:paraId="245519BB" w14:textId="77777777" w:rsidTr="0001770F">
        <w:trPr>
          <w:cantSplit/>
        </w:trPr>
        <w:tc>
          <w:tcPr>
            <w:tcW w:w="288" w:type="dxa"/>
          </w:tcPr>
          <w:p w14:paraId="1DB1BF88" w14:textId="77777777" w:rsidR="00101406" w:rsidRDefault="00101406" w:rsidP="0001770F">
            <w:pPr>
              <w:pStyle w:val="CopticCross"/>
            </w:pPr>
          </w:p>
        </w:tc>
        <w:tc>
          <w:tcPr>
            <w:tcW w:w="3960" w:type="dxa"/>
          </w:tcPr>
          <w:p w14:paraId="470D8EF6" w14:textId="77777777" w:rsidR="00101406" w:rsidRDefault="00101406" w:rsidP="0001770F">
            <w:pPr>
              <w:pStyle w:val="EngHangEnd"/>
            </w:pPr>
          </w:p>
        </w:tc>
        <w:tc>
          <w:tcPr>
            <w:tcW w:w="288" w:type="dxa"/>
          </w:tcPr>
          <w:p w14:paraId="6E3242F0" w14:textId="77777777" w:rsidR="00101406" w:rsidRDefault="00101406" w:rsidP="0001770F">
            <w:pPr>
              <w:pStyle w:val="CopticCross"/>
            </w:pPr>
          </w:p>
        </w:tc>
        <w:tc>
          <w:tcPr>
            <w:tcW w:w="288" w:type="dxa"/>
          </w:tcPr>
          <w:p w14:paraId="193EEDA5" w14:textId="3C8F1245" w:rsidR="00101406" w:rsidRDefault="00E25E68" w:rsidP="0001770F">
            <w:pPr>
              <w:pStyle w:val="CopticCross"/>
            </w:pPr>
            <w:r>
              <w:t>¿</w:t>
            </w:r>
          </w:p>
        </w:tc>
        <w:tc>
          <w:tcPr>
            <w:tcW w:w="3960" w:type="dxa"/>
          </w:tcPr>
          <w:p w14:paraId="49115B77" w14:textId="2FB1AB1D" w:rsidR="00101406" w:rsidRDefault="00101406" w:rsidP="008A70BC">
            <w:pPr>
              <w:pStyle w:val="EngHang"/>
              <w:ind w:left="0" w:firstLine="0"/>
            </w:pPr>
            <w:r>
              <w:t>Purity for the righteous</w:t>
            </w:r>
          </w:p>
          <w:p w14:paraId="68D36959" w14:textId="77777777" w:rsidR="00101406" w:rsidRDefault="00101406" w:rsidP="008A70BC">
            <w:pPr>
              <w:pStyle w:val="EngHang"/>
              <w:ind w:left="0" w:firstLine="0"/>
            </w:pPr>
            <w:r>
              <w:t>Is fulfilled by, ‘Alleluia.’</w:t>
            </w:r>
          </w:p>
          <w:p w14:paraId="0009322E" w14:textId="77777777" w:rsidR="00101406" w:rsidRDefault="00101406" w:rsidP="008A70BC">
            <w:pPr>
              <w:pStyle w:val="EngHang"/>
              <w:ind w:left="0" w:firstLine="0"/>
            </w:pPr>
            <w:r>
              <w:t>Let us all say together,</w:t>
            </w:r>
          </w:p>
          <w:p w14:paraId="1E2FA18B" w14:textId="204688ED" w:rsidR="00101406" w:rsidRDefault="00101406" w:rsidP="00101406">
            <w:pPr>
              <w:pStyle w:val="EngHangEnd"/>
            </w:pPr>
            <w:r>
              <w:t>“Amen. Alleluia.”</w:t>
            </w:r>
          </w:p>
        </w:tc>
      </w:tr>
      <w:tr w:rsidR="00101406" w14:paraId="539516E5" w14:textId="77777777" w:rsidTr="0001770F">
        <w:trPr>
          <w:cantSplit/>
        </w:trPr>
        <w:tc>
          <w:tcPr>
            <w:tcW w:w="288" w:type="dxa"/>
          </w:tcPr>
          <w:p w14:paraId="6B578B5A" w14:textId="77777777" w:rsidR="00101406" w:rsidRDefault="00101406" w:rsidP="0001770F">
            <w:pPr>
              <w:pStyle w:val="CopticCross"/>
            </w:pPr>
          </w:p>
        </w:tc>
        <w:tc>
          <w:tcPr>
            <w:tcW w:w="3960" w:type="dxa"/>
          </w:tcPr>
          <w:p w14:paraId="1889FADA" w14:textId="77777777" w:rsidR="00101406" w:rsidRDefault="00101406" w:rsidP="0001770F">
            <w:pPr>
              <w:pStyle w:val="EngHangEnd"/>
            </w:pPr>
          </w:p>
        </w:tc>
        <w:tc>
          <w:tcPr>
            <w:tcW w:w="288" w:type="dxa"/>
          </w:tcPr>
          <w:p w14:paraId="00693A1E" w14:textId="77777777" w:rsidR="00101406" w:rsidRDefault="00101406" w:rsidP="0001770F">
            <w:pPr>
              <w:pStyle w:val="CopticCross"/>
            </w:pPr>
          </w:p>
        </w:tc>
        <w:tc>
          <w:tcPr>
            <w:tcW w:w="288" w:type="dxa"/>
          </w:tcPr>
          <w:p w14:paraId="5FE737DC" w14:textId="77777777" w:rsidR="00101406" w:rsidRDefault="00101406" w:rsidP="0001770F">
            <w:pPr>
              <w:pStyle w:val="CopticCross"/>
            </w:pPr>
          </w:p>
        </w:tc>
        <w:tc>
          <w:tcPr>
            <w:tcW w:w="3960" w:type="dxa"/>
          </w:tcPr>
          <w:p w14:paraId="3B3154A8" w14:textId="77777777" w:rsidR="00101406" w:rsidRDefault="00101406" w:rsidP="008A70BC">
            <w:pPr>
              <w:pStyle w:val="EngHang"/>
              <w:ind w:left="0" w:firstLine="0"/>
            </w:pPr>
            <w:r>
              <w:t>King David prophesied,</w:t>
            </w:r>
          </w:p>
          <w:p w14:paraId="02F7C67B" w14:textId="77777777" w:rsidR="00101406" w:rsidRDefault="00101406" w:rsidP="008A70BC">
            <w:pPr>
              <w:pStyle w:val="EngHang"/>
              <w:ind w:left="0" w:firstLine="0"/>
            </w:pPr>
            <w:r>
              <w:t>And glorified,</w:t>
            </w:r>
          </w:p>
          <w:p w14:paraId="6261A13F" w14:textId="77777777" w:rsidR="00101406" w:rsidRDefault="00101406" w:rsidP="008A70BC">
            <w:pPr>
              <w:pStyle w:val="EngHang"/>
              <w:ind w:left="0" w:firstLine="0"/>
            </w:pPr>
            <w:r>
              <w:t>With divinely inspired words,</w:t>
            </w:r>
          </w:p>
          <w:p w14:paraId="4456DE25" w14:textId="0DF8C1F3" w:rsidR="00101406" w:rsidRDefault="00101406" w:rsidP="00101406">
            <w:pPr>
              <w:pStyle w:val="EngHangEnd"/>
            </w:pPr>
            <w:r>
              <w:t>“Amen. Alleluia.”</w:t>
            </w:r>
          </w:p>
        </w:tc>
      </w:tr>
      <w:tr w:rsidR="00101406" w14:paraId="26BB81EA" w14:textId="77777777" w:rsidTr="0001770F">
        <w:trPr>
          <w:cantSplit/>
        </w:trPr>
        <w:tc>
          <w:tcPr>
            <w:tcW w:w="288" w:type="dxa"/>
          </w:tcPr>
          <w:p w14:paraId="30035A99" w14:textId="77777777" w:rsidR="00101406" w:rsidRDefault="00101406" w:rsidP="0001770F">
            <w:pPr>
              <w:pStyle w:val="CopticCross"/>
            </w:pPr>
          </w:p>
        </w:tc>
        <w:tc>
          <w:tcPr>
            <w:tcW w:w="3960" w:type="dxa"/>
          </w:tcPr>
          <w:p w14:paraId="0BB7711C" w14:textId="77777777" w:rsidR="00101406" w:rsidRDefault="00101406" w:rsidP="0001770F">
            <w:pPr>
              <w:pStyle w:val="EngHangEnd"/>
            </w:pPr>
          </w:p>
        </w:tc>
        <w:tc>
          <w:tcPr>
            <w:tcW w:w="288" w:type="dxa"/>
          </w:tcPr>
          <w:p w14:paraId="177AE444" w14:textId="77777777" w:rsidR="00101406" w:rsidRDefault="00101406" w:rsidP="0001770F">
            <w:pPr>
              <w:pStyle w:val="CopticCross"/>
            </w:pPr>
          </w:p>
        </w:tc>
        <w:tc>
          <w:tcPr>
            <w:tcW w:w="288" w:type="dxa"/>
          </w:tcPr>
          <w:p w14:paraId="6093B4CE" w14:textId="0DD20836" w:rsidR="00101406" w:rsidRDefault="00E25E68" w:rsidP="0001770F">
            <w:pPr>
              <w:pStyle w:val="CopticCross"/>
            </w:pPr>
            <w:r>
              <w:t>¿</w:t>
            </w:r>
          </w:p>
        </w:tc>
        <w:tc>
          <w:tcPr>
            <w:tcW w:w="3960" w:type="dxa"/>
          </w:tcPr>
          <w:p w14:paraId="355540BD" w14:textId="77777777" w:rsidR="00101406" w:rsidRDefault="00101406" w:rsidP="008A70BC">
            <w:pPr>
              <w:pStyle w:val="EngHang"/>
              <w:ind w:left="0" w:firstLine="0"/>
            </w:pPr>
            <w:r>
              <w:t>In the book of Psalms,</w:t>
            </w:r>
          </w:p>
          <w:p w14:paraId="4D590F3E" w14:textId="77777777" w:rsidR="00101406" w:rsidRDefault="00101406" w:rsidP="008A70BC">
            <w:pPr>
              <w:pStyle w:val="EngHang"/>
              <w:ind w:left="0" w:firstLine="0"/>
            </w:pPr>
            <w:r>
              <w:t>The one hundred and fifty one,</w:t>
            </w:r>
          </w:p>
          <w:p w14:paraId="1D099551" w14:textId="77777777" w:rsidR="00101406" w:rsidRDefault="00101406" w:rsidP="008A70BC">
            <w:pPr>
              <w:pStyle w:val="EngHang"/>
              <w:ind w:left="0" w:firstLine="0"/>
            </w:pPr>
            <w:r>
              <w:t>Each one ending with:</w:t>
            </w:r>
          </w:p>
          <w:p w14:paraId="1D8C3434" w14:textId="456B18BB" w:rsidR="00101406" w:rsidRDefault="00101406" w:rsidP="00101406">
            <w:pPr>
              <w:pStyle w:val="EngHangEnd"/>
            </w:pPr>
            <w:r>
              <w:t>“Amen. Alleluia.”</w:t>
            </w:r>
          </w:p>
        </w:tc>
      </w:tr>
      <w:tr w:rsidR="00101406" w14:paraId="44E60511" w14:textId="77777777" w:rsidTr="0001770F">
        <w:trPr>
          <w:cantSplit/>
        </w:trPr>
        <w:tc>
          <w:tcPr>
            <w:tcW w:w="288" w:type="dxa"/>
          </w:tcPr>
          <w:p w14:paraId="02CD6394" w14:textId="77777777" w:rsidR="00101406" w:rsidRDefault="00101406" w:rsidP="0001770F">
            <w:pPr>
              <w:pStyle w:val="CopticCross"/>
            </w:pPr>
          </w:p>
        </w:tc>
        <w:tc>
          <w:tcPr>
            <w:tcW w:w="3960" w:type="dxa"/>
          </w:tcPr>
          <w:p w14:paraId="1C71DF36" w14:textId="77777777" w:rsidR="00101406" w:rsidRDefault="00101406" w:rsidP="0001770F">
            <w:pPr>
              <w:pStyle w:val="EngHangEnd"/>
            </w:pPr>
          </w:p>
        </w:tc>
        <w:tc>
          <w:tcPr>
            <w:tcW w:w="288" w:type="dxa"/>
          </w:tcPr>
          <w:p w14:paraId="578CE82B" w14:textId="77777777" w:rsidR="00101406" w:rsidRDefault="00101406" w:rsidP="0001770F">
            <w:pPr>
              <w:pStyle w:val="CopticCross"/>
            </w:pPr>
          </w:p>
        </w:tc>
        <w:tc>
          <w:tcPr>
            <w:tcW w:w="288" w:type="dxa"/>
          </w:tcPr>
          <w:p w14:paraId="53B3AA63" w14:textId="77777777" w:rsidR="00101406" w:rsidRDefault="00101406" w:rsidP="0001770F">
            <w:pPr>
              <w:pStyle w:val="CopticCross"/>
            </w:pPr>
          </w:p>
        </w:tc>
        <w:tc>
          <w:tcPr>
            <w:tcW w:w="3960" w:type="dxa"/>
          </w:tcPr>
          <w:p w14:paraId="67510205" w14:textId="77777777" w:rsidR="00101406" w:rsidRDefault="00101406" w:rsidP="008A70BC">
            <w:pPr>
              <w:pStyle w:val="EngHang"/>
              <w:ind w:left="0" w:firstLine="0"/>
            </w:pPr>
            <w:r>
              <w:t>They are prayed at all times,</w:t>
            </w:r>
          </w:p>
          <w:p w14:paraId="32CBACB7" w14:textId="77777777" w:rsidR="00101406" w:rsidRDefault="00101406" w:rsidP="008A70BC">
            <w:pPr>
              <w:pStyle w:val="EngHang"/>
              <w:ind w:left="0" w:firstLine="0"/>
            </w:pPr>
            <w:r>
              <w:t>To the Creator of the heavens,</w:t>
            </w:r>
          </w:p>
          <w:p w14:paraId="19271CB8" w14:textId="77777777" w:rsidR="00101406" w:rsidRDefault="00101406" w:rsidP="008A70BC">
            <w:pPr>
              <w:pStyle w:val="EngHang"/>
              <w:ind w:left="0" w:firstLine="0"/>
            </w:pPr>
            <w:r>
              <w:t>And explained in the Canticles.</w:t>
            </w:r>
          </w:p>
          <w:p w14:paraId="2E9C7FF7" w14:textId="7E1B4FE5" w:rsidR="00101406" w:rsidRDefault="00101406" w:rsidP="00101406">
            <w:pPr>
              <w:pStyle w:val="EngHangEnd"/>
            </w:pPr>
            <w:r>
              <w:t>Amen. Alleluia.</w:t>
            </w:r>
          </w:p>
        </w:tc>
      </w:tr>
      <w:tr w:rsidR="00101406" w14:paraId="11BE44D7" w14:textId="77777777" w:rsidTr="0001770F">
        <w:trPr>
          <w:cantSplit/>
        </w:trPr>
        <w:tc>
          <w:tcPr>
            <w:tcW w:w="288" w:type="dxa"/>
          </w:tcPr>
          <w:p w14:paraId="14BD5DB6" w14:textId="77777777" w:rsidR="00101406" w:rsidRDefault="00101406" w:rsidP="0001770F">
            <w:pPr>
              <w:pStyle w:val="CopticCross"/>
            </w:pPr>
          </w:p>
        </w:tc>
        <w:tc>
          <w:tcPr>
            <w:tcW w:w="3960" w:type="dxa"/>
          </w:tcPr>
          <w:p w14:paraId="3FC0C84A" w14:textId="77777777" w:rsidR="00101406" w:rsidRDefault="00101406" w:rsidP="0001770F">
            <w:pPr>
              <w:pStyle w:val="EngHangEnd"/>
            </w:pPr>
          </w:p>
        </w:tc>
        <w:tc>
          <w:tcPr>
            <w:tcW w:w="288" w:type="dxa"/>
          </w:tcPr>
          <w:p w14:paraId="61D0890F" w14:textId="77777777" w:rsidR="00101406" w:rsidRDefault="00101406" w:rsidP="0001770F">
            <w:pPr>
              <w:pStyle w:val="CopticCross"/>
            </w:pPr>
          </w:p>
        </w:tc>
        <w:tc>
          <w:tcPr>
            <w:tcW w:w="288" w:type="dxa"/>
          </w:tcPr>
          <w:p w14:paraId="1826FDE9" w14:textId="7E7171D7" w:rsidR="00101406" w:rsidRDefault="00E25E68" w:rsidP="0001770F">
            <w:pPr>
              <w:pStyle w:val="CopticCross"/>
            </w:pPr>
            <w:r>
              <w:t>¿</w:t>
            </w:r>
          </w:p>
        </w:tc>
        <w:tc>
          <w:tcPr>
            <w:tcW w:w="3960" w:type="dxa"/>
          </w:tcPr>
          <w:p w14:paraId="78B9A9F6" w14:textId="16B282FC" w:rsidR="00101406" w:rsidRDefault="00980D21" w:rsidP="008A70BC">
            <w:pPr>
              <w:pStyle w:val="EngHang"/>
              <w:ind w:left="0" w:firstLine="0"/>
            </w:pPr>
            <w:r>
              <w:t>The</w:t>
            </w:r>
            <w:r w:rsidR="00101406">
              <w:t xml:space="preserve"> </w:t>
            </w:r>
            <w:r>
              <w:t>breaking</w:t>
            </w:r>
            <w:r w:rsidR="00101406">
              <w:t xml:space="preserve"> of </w:t>
            </w:r>
            <w:r>
              <w:t>the Korban</w:t>
            </w:r>
            <w:r w:rsidR="00101406">
              <w:t>,</w:t>
            </w:r>
          </w:p>
          <w:p w14:paraId="613C7932" w14:textId="0A6476FF" w:rsidR="00101406" w:rsidRDefault="00980D21" w:rsidP="008A70BC">
            <w:pPr>
              <w:pStyle w:val="EngHang"/>
              <w:ind w:left="0" w:firstLine="0"/>
            </w:pPr>
            <w:r>
              <w:t>With their prayers for us,</w:t>
            </w:r>
          </w:p>
          <w:p w14:paraId="6C371DAC" w14:textId="59451213" w:rsidR="00101406" w:rsidRDefault="00980D21" w:rsidP="008A70BC">
            <w:pPr>
              <w:pStyle w:val="EngHang"/>
              <w:ind w:left="0" w:firstLine="0"/>
            </w:pPr>
            <w:r>
              <w:t>in pure</w:t>
            </w:r>
            <w:r w:rsidR="00101406">
              <w:t xml:space="preserve"> faith.</w:t>
            </w:r>
          </w:p>
          <w:p w14:paraId="2AE797FB" w14:textId="22ADEB33" w:rsidR="00101406" w:rsidRDefault="00101406" w:rsidP="00101406">
            <w:pPr>
              <w:pStyle w:val="EngHangEnd"/>
            </w:pPr>
            <w:r>
              <w:t>“Amen. Alleluia.”</w:t>
            </w:r>
          </w:p>
        </w:tc>
      </w:tr>
      <w:tr w:rsidR="00101406" w14:paraId="6B76509E" w14:textId="77777777" w:rsidTr="0001770F">
        <w:trPr>
          <w:cantSplit/>
        </w:trPr>
        <w:tc>
          <w:tcPr>
            <w:tcW w:w="288" w:type="dxa"/>
          </w:tcPr>
          <w:p w14:paraId="2B68F241" w14:textId="77777777" w:rsidR="00101406" w:rsidRDefault="00101406" w:rsidP="0001770F">
            <w:pPr>
              <w:pStyle w:val="CopticCross"/>
            </w:pPr>
          </w:p>
        </w:tc>
        <w:tc>
          <w:tcPr>
            <w:tcW w:w="3960" w:type="dxa"/>
          </w:tcPr>
          <w:p w14:paraId="74227589" w14:textId="77777777" w:rsidR="00101406" w:rsidRDefault="00101406" w:rsidP="0001770F">
            <w:pPr>
              <w:pStyle w:val="EngHangEnd"/>
            </w:pPr>
          </w:p>
        </w:tc>
        <w:tc>
          <w:tcPr>
            <w:tcW w:w="288" w:type="dxa"/>
          </w:tcPr>
          <w:p w14:paraId="69040560" w14:textId="77777777" w:rsidR="00101406" w:rsidRDefault="00101406" w:rsidP="0001770F">
            <w:pPr>
              <w:pStyle w:val="CopticCross"/>
            </w:pPr>
          </w:p>
        </w:tc>
        <w:tc>
          <w:tcPr>
            <w:tcW w:w="288" w:type="dxa"/>
          </w:tcPr>
          <w:p w14:paraId="5A4F1069" w14:textId="77777777" w:rsidR="00101406" w:rsidRDefault="00101406" w:rsidP="0001770F">
            <w:pPr>
              <w:pStyle w:val="CopticCross"/>
            </w:pPr>
          </w:p>
        </w:tc>
        <w:tc>
          <w:tcPr>
            <w:tcW w:w="3960" w:type="dxa"/>
          </w:tcPr>
          <w:p w14:paraId="547740E7" w14:textId="6231B74C" w:rsidR="00101406" w:rsidRDefault="00101406" w:rsidP="008A70BC">
            <w:pPr>
              <w:pStyle w:val="EngHang"/>
              <w:ind w:left="0" w:firstLine="0"/>
            </w:pPr>
            <w:r>
              <w:t>The pure David praised,</w:t>
            </w:r>
          </w:p>
          <w:p w14:paraId="0B090A21" w14:textId="77777777" w:rsidR="00101406" w:rsidRDefault="00101406" w:rsidP="008A70BC">
            <w:pPr>
              <w:pStyle w:val="EngHang"/>
              <w:ind w:left="0" w:firstLine="0"/>
            </w:pPr>
            <w:r>
              <w:t>The Virgin Lady, Mary,</w:t>
            </w:r>
          </w:p>
          <w:p w14:paraId="6A52FAA5" w14:textId="77777777" w:rsidR="00101406" w:rsidRDefault="00101406" w:rsidP="008A70BC">
            <w:pPr>
              <w:pStyle w:val="EngHang"/>
              <w:ind w:left="0" w:firstLine="0"/>
            </w:pPr>
            <w:r>
              <w:t>On ten strings:</w:t>
            </w:r>
          </w:p>
          <w:p w14:paraId="26357280" w14:textId="039BB6CA" w:rsidR="00101406" w:rsidRDefault="00101406" w:rsidP="00101406">
            <w:pPr>
              <w:pStyle w:val="EngHangEnd"/>
            </w:pPr>
            <w:r>
              <w:t>“Amen. Alleluia.”</w:t>
            </w:r>
          </w:p>
        </w:tc>
      </w:tr>
      <w:tr w:rsidR="00101406" w14:paraId="52F88B42" w14:textId="77777777" w:rsidTr="0001770F">
        <w:trPr>
          <w:cantSplit/>
        </w:trPr>
        <w:tc>
          <w:tcPr>
            <w:tcW w:w="288" w:type="dxa"/>
          </w:tcPr>
          <w:p w14:paraId="6E61BC61" w14:textId="77777777" w:rsidR="00101406" w:rsidRDefault="00101406" w:rsidP="0001770F">
            <w:pPr>
              <w:pStyle w:val="CopticCross"/>
            </w:pPr>
          </w:p>
        </w:tc>
        <w:tc>
          <w:tcPr>
            <w:tcW w:w="3960" w:type="dxa"/>
          </w:tcPr>
          <w:p w14:paraId="3684C7A8" w14:textId="77777777" w:rsidR="00101406" w:rsidRDefault="00101406" w:rsidP="0001770F">
            <w:pPr>
              <w:pStyle w:val="EngHangEnd"/>
            </w:pPr>
          </w:p>
        </w:tc>
        <w:tc>
          <w:tcPr>
            <w:tcW w:w="288" w:type="dxa"/>
          </w:tcPr>
          <w:p w14:paraId="1EEC3999" w14:textId="77777777" w:rsidR="00101406" w:rsidRDefault="00101406" w:rsidP="0001770F">
            <w:pPr>
              <w:pStyle w:val="CopticCross"/>
            </w:pPr>
          </w:p>
        </w:tc>
        <w:tc>
          <w:tcPr>
            <w:tcW w:w="288" w:type="dxa"/>
          </w:tcPr>
          <w:p w14:paraId="676A5395" w14:textId="30F21D02" w:rsidR="00101406" w:rsidRDefault="00E25E68" w:rsidP="0001770F">
            <w:pPr>
              <w:pStyle w:val="CopticCross"/>
            </w:pPr>
            <w:r>
              <w:t>¿</w:t>
            </w:r>
          </w:p>
        </w:tc>
        <w:tc>
          <w:tcPr>
            <w:tcW w:w="3960" w:type="dxa"/>
          </w:tcPr>
          <w:p w14:paraId="21872628" w14:textId="77777777" w:rsidR="00101406" w:rsidRDefault="00101406" w:rsidP="008A70BC">
            <w:pPr>
              <w:pStyle w:val="EngHang"/>
              <w:ind w:left="0" w:firstLine="0"/>
            </w:pPr>
            <w:r>
              <w:t>With the organ and the harp,</w:t>
            </w:r>
          </w:p>
          <w:p w14:paraId="77ABC6A3" w14:textId="77777777" w:rsidR="00101406" w:rsidRDefault="00101406" w:rsidP="008A70BC">
            <w:pPr>
              <w:pStyle w:val="EngHang"/>
              <w:ind w:left="0" w:firstLine="0"/>
            </w:pPr>
            <w:r>
              <w:t>The cymbals and the strings,</w:t>
            </w:r>
          </w:p>
          <w:p w14:paraId="585C3818" w14:textId="77777777" w:rsidR="00101406" w:rsidRDefault="00101406" w:rsidP="008A70BC">
            <w:pPr>
              <w:pStyle w:val="EngHang"/>
              <w:ind w:left="0" w:firstLine="0"/>
            </w:pPr>
            <w:r>
              <w:t>The timbrel and the chorus,</w:t>
            </w:r>
          </w:p>
          <w:p w14:paraId="75157363" w14:textId="5DDDC83B" w:rsidR="00101406" w:rsidRDefault="00101406" w:rsidP="00101406">
            <w:pPr>
              <w:pStyle w:val="EngHangEnd"/>
            </w:pPr>
            <w:r>
              <w:t>“Amen. Alleluia.”</w:t>
            </w:r>
          </w:p>
        </w:tc>
      </w:tr>
      <w:tr w:rsidR="00101406" w14:paraId="1EF2BD34" w14:textId="77777777" w:rsidTr="0001770F">
        <w:trPr>
          <w:cantSplit/>
        </w:trPr>
        <w:tc>
          <w:tcPr>
            <w:tcW w:w="288" w:type="dxa"/>
          </w:tcPr>
          <w:p w14:paraId="38FDFA3A" w14:textId="77777777" w:rsidR="00101406" w:rsidRDefault="00101406" w:rsidP="0001770F">
            <w:pPr>
              <w:pStyle w:val="CopticCross"/>
            </w:pPr>
          </w:p>
        </w:tc>
        <w:tc>
          <w:tcPr>
            <w:tcW w:w="3960" w:type="dxa"/>
          </w:tcPr>
          <w:p w14:paraId="027553C6" w14:textId="77777777" w:rsidR="00101406" w:rsidRDefault="00101406" w:rsidP="0001770F">
            <w:pPr>
              <w:pStyle w:val="EngHangEnd"/>
            </w:pPr>
          </w:p>
        </w:tc>
        <w:tc>
          <w:tcPr>
            <w:tcW w:w="288" w:type="dxa"/>
          </w:tcPr>
          <w:p w14:paraId="6A1B7818" w14:textId="77777777" w:rsidR="00101406" w:rsidRDefault="00101406" w:rsidP="0001770F">
            <w:pPr>
              <w:pStyle w:val="CopticCross"/>
            </w:pPr>
          </w:p>
        </w:tc>
        <w:tc>
          <w:tcPr>
            <w:tcW w:w="288" w:type="dxa"/>
          </w:tcPr>
          <w:p w14:paraId="3ADB0E28" w14:textId="77777777" w:rsidR="00101406" w:rsidRDefault="00101406" w:rsidP="0001770F">
            <w:pPr>
              <w:pStyle w:val="CopticCross"/>
            </w:pPr>
          </w:p>
        </w:tc>
        <w:tc>
          <w:tcPr>
            <w:tcW w:w="3960" w:type="dxa"/>
          </w:tcPr>
          <w:p w14:paraId="57A7E8E4" w14:textId="77777777" w:rsidR="00101406" w:rsidRDefault="00101406" w:rsidP="008A70BC">
            <w:pPr>
              <w:pStyle w:val="EngHang"/>
              <w:ind w:left="0" w:firstLine="0"/>
            </w:pPr>
            <w:r>
              <w:t>He said, “O daughter of Zion,</w:t>
            </w:r>
          </w:p>
          <w:p w14:paraId="3EF7A63E" w14:textId="77777777" w:rsidR="00101406" w:rsidRDefault="00101406" w:rsidP="008A70BC">
            <w:pPr>
              <w:pStyle w:val="EngHang"/>
              <w:ind w:left="0" w:firstLine="0"/>
            </w:pPr>
            <w:r>
              <w:t>Your Lord loved you and chose you.</w:t>
            </w:r>
          </w:p>
          <w:p w14:paraId="341A5B18" w14:textId="77777777" w:rsidR="00101406" w:rsidRDefault="00101406" w:rsidP="008A70BC">
            <w:pPr>
              <w:pStyle w:val="EngHang"/>
              <w:ind w:left="0" w:firstLine="0"/>
            </w:pPr>
            <w:r>
              <w:t>Listen, and incline your ears:</w:t>
            </w:r>
          </w:p>
          <w:p w14:paraId="00BAF26C" w14:textId="7FCD9395" w:rsidR="00101406" w:rsidRDefault="00101406" w:rsidP="00101406">
            <w:pPr>
              <w:pStyle w:val="EngHangEnd"/>
            </w:pPr>
            <w:r>
              <w:t>“Amen. Alleluia.”</w:t>
            </w:r>
          </w:p>
        </w:tc>
      </w:tr>
      <w:tr w:rsidR="00101406" w14:paraId="4D27BA60" w14:textId="77777777" w:rsidTr="0001770F">
        <w:trPr>
          <w:cantSplit/>
        </w:trPr>
        <w:tc>
          <w:tcPr>
            <w:tcW w:w="288" w:type="dxa"/>
          </w:tcPr>
          <w:p w14:paraId="395FF5C9" w14:textId="77777777" w:rsidR="00101406" w:rsidRDefault="00101406" w:rsidP="0001770F">
            <w:pPr>
              <w:pStyle w:val="CopticCross"/>
            </w:pPr>
          </w:p>
        </w:tc>
        <w:tc>
          <w:tcPr>
            <w:tcW w:w="3960" w:type="dxa"/>
          </w:tcPr>
          <w:p w14:paraId="3164EE19" w14:textId="77777777" w:rsidR="00101406" w:rsidRDefault="00101406" w:rsidP="0001770F">
            <w:pPr>
              <w:pStyle w:val="EngHangEnd"/>
            </w:pPr>
          </w:p>
        </w:tc>
        <w:tc>
          <w:tcPr>
            <w:tcW w:w="288" w:type="dxa"/>
          </w:tcPr>
          <w:p w14:paraId="080EF2E7" w14:textId="77777777" w:rsidR="00101406" w:rsidRDefault="00101406" w:rsidP="0001770F">
            <w:pPr>
              <w:pStyle w:val="CopticCross"/>
            </w:pPr>
          </w:p>
        </w:tc>
        <w:tc>
          <w:tcPr>
            <w:tcW w:w="288" w:type="dxa"/>
          </w:tcPr>
          <w:p w14:paraId="408935C6" w14:textId="4D0CAF6F" w:rsidR="00101406" w:rsidRDefault="00E25E68" w:rsidP="0001770F">
            <w:pPr>
              <w:pStyle w:val="CopticCross"/>
            </w:pPr>
            <w:r>
              <w:t>¿</w:t>
            </w:r>
          </w:p>
        </w:tc>
        <w:tc>
          <w:tcPr>
            <w:tcW w:w="3960" w:type="dxa"/>
          </w:tcPr>
          <w:p w14:paraId="0F30F7C1" w14:textId="77777777" w:rsidR="00101406" w:rsidRDefault="00101406" w:rsidP="008A70BC">
            <w:pPr>
              <w:pStyle w:val="EngHang"/>
              <w:ind w:left="0" w:firstLine="0"/>
            </w:pPr>
            <w:r>
              <w:t>He also said of her,</w:t>
            </w:r>
          </w:p>
          <w:p w14:paraId="6B7C3D5D" w14:textId="77777777" w:rsidR="00101406" w:rsidRDefault="00101406" w:rsidP="008A70BC">
            <w:pPr>
              <w:pStyle w:val="EngHang"/>
              <w:ind w:left="0" w:firstLine="0"/>
            </w:pPr>
            <w:r>
              <w:t>“She is the high mountain of God,</w:t>
            </w:r>
          </w:p>
          <w:p w14:paraId="1A94FC0C" w14:textId="77777777" w:rsidR="00101406" w:rsidRDefault="00101406" w:rsidP="008A70BC">
            <w:pPr>
              <w:pStyle w:val="EngHang"/>
              <w:ind w:left="0" w:firstLine="0"/>
            </w:pPr>
            <w:r>
              <w:t>Above all other type.”</w:t>
            </w:r>
          </w:p>
          <w:p w14:paraId="6AE0CD0F" w14:textId="0E449012" w:rsidR="00101406" w:rsidRDefault="00101406" w:rsidP="00101406">
            <w:pPr>
              <w:pStyle w:val="EngHangEnd"/>
            </w:pPr>
            <w:r>
              <w:t>Amen. Alleluia.</w:t>
            </w:r>
          </w:p>
        </w:tc>
      </w:tr>
      <w:tr w:rsidR="00101406" w14:paraId="56AE2624" w14:textId="77777777" w:rsidTr="0001770F">
        <w:trPr>
          <w:cantSplit/>
        </w:trPr>
        <w:tc>
          <w:tcPr>
            <w:tcW w:w="288" w:type="dxa"/>
          </w:tcPr>
          <w:p w14:paraId="7BA47EFE" w14:textId="77777777" w:rsidR="00101406" w:rsidRDefault="00101406" w:rsidP="0001770F">
            <w:pPr>
              <w:pStyle w:val="CopticCross"/>
            </w:pPr>
          </w:p>
        </w:tc>
        <w:tc>
          <w:tcPr>
            <w:tcW w:w="3960" w:type="dxa"/>
          </w:tcPr>
          <w:p w14:paraId="70A8C4B7" w14:textId="77777777" w:rsidR="00101406" w:rsidRDefault="00101406" w:rsidP="0001770F">
            <w:pPr>
              <w:pStyle w:val="EngHangEnd"/>
            </w:pPr>
          </w:p>
        </w:tc>
        <w:tc>
          <w:tcPr>
            <w:tcW w:w="288" w:type="dxa"/>
          </w:tcPr>
          <w:p w14:paraId="158F96CC" w14:textId="77777777" w:rsidR="00101406" w:rsidRDefault="00101406" w:rsidP="0001770F">
            <w:pPr>
              <w:pStyle w:val="CopticCross"/>
            </w:pPr>
          </w:p>
        </w:tc>
        <w:tc>
          <w:tcPr>
            <w:tcW w:w="288" w:type="dxa"/>
          </w:tcPr>
          <w:p w14:paraId="4098BC64" w14:textId="77777777" w:rsidR="00101406" w:rsidRDefault="00101406" w:rsidP="0001770F">
            <w:pPr>
              <w:pStyle w:val="CopticCross"/>
            </w:pPr>
          </w:p>
        </w:tc>
        <w:tc>
          <w:tcPr>
            <w:tcW w:w="3960" w:type="dxa"/>
          </w:tcPr>
          <w:p w14:paraId="4C1BAA91" w14:textId="77777777" w:rsidR="00101406" w:rsidRDefault="00101406" w:rsidP="008A70BC">
            <w:pPr>
              <w:pStyle w:val="EngHang"/>
              <w:ind w:left="0" w:firstLine="0"/>
            </w:pPr>
            <w:r>
              <w:t>He called her, ‘Zion,’</w:t>
            </w:r>
          </w:p>
          <w:p w14:paraId="5C80FD36" w14:textId="77CDAB06" w:rsidR="00101406" w:rsidRDefault="00101406" w:rsidP="008A70BC">
            <w:pPr>
              <w:pStyle w:val="EngHang"/>
              <w:ind w:left="0" w:firstLine="0"/>
            </w:pPr>
            <w:r>
              <w:t>And “the elect one</w:t>
            </w:r>
          </w:p>
          <w:p w14:paraId="6C540516" w14:textId="77777777" w:rsidR="00101406" w:rsidRDefault="00101406" w:rsidP="008A70BC">
            <w:pPr>
              <w:pStyle w:val="EngHang"/>
              <w:ind w:left="0" w:firstLine="0"/>
            </w:pPr>
            <w:r>
              <w:t>From whom God would become man.”</w:t>
            </w:r>
          </w:p>
          <w:p w14:paraId="3E802F94" w14:textId="52742C12" w:rsidR="00101406" w:rsidRDefault="00101406" w:rsidP="00101406">
            <w:pPr>
              <w:pStyle w:val="EngHangEnd"/>
            </w:pPr>
            <w:r>
              <w:t>Amen. Alleluia.</w:t>
            </w:r>
          </w:p>
        </w:tc>
      </w:tr>
      <w:tr w:rsidR="00101406" w14:paraId="76A3A53F" w14:textId="77777777" w:rsidTr="0001770F">
        <w:trPr>
          <w:cantSplit/>
        </w:trPr>
        <w:tc>
          <w:tcPr>
            <w:tcW w:w="288" w:type="dxa"/>
          </w:tcPr>
          <w:p w14:paraId="37B11813" w14:textId="77777777" w:rsidR="00101406" w:rsidRDefault="00101406" w:rsidP="0001770F">
            <w:pPr>
              <w:pStyle w:val="CopticCross"/>
            </w:pPr>
          </w:p>
        </w:tc>
        <w:tc>
          <w:tcPr>
            <w:tcW w:w="3960" w:type="dxa"/>
          </w:tcPr>
          <w:p w14:paraId="1FF5735C" w14:textId="77777777" w:rsidR="00101406" w:rsidRDefault="00101406" w:rsidP="0001770F">
            <w:pPr>
              <w:pStyle w:val="EngHangEnd"/>
            </w:pPr>
          </w:p>
        </w:tc>
        <w:tc>
          <w:tcPr>
            <w:tcW w:w="288" w:type="dxa"/>
          </w:tcPr>
          <w:p w14:paraId="26575DD3" w14:textId="77777777" w:rsidR="00101406" w:rsidRDefault="00101406" w:rsidP="0001770F">
            <w:pPr>
              <w:pStyle w:val="CopticCross"/>
            </w:pPr>
          </w:p>
        </w:tc>
        <w:tc>
          <w:tcPr>
            <w:tcW w:w="288" w:type="dxa"/>
          </w:tcPr>
          <w:p w14:paraId="00B7337C" w14:textId="074CEAB4" w:rsidR="00101406" w:rsidRDefault="00E25E68" w:rsidP="0001770F">
            <w:pPr>
              <w:pStyle w:val="CopticCross"/>
            </w:pPr>
            <w:r>
              <w:t>¿</w:t>
            </w:r>
          </w:p>
        </w:tc>
        <w:tc>
          <w:tcPr>
            <w:tcW w:w="3960" w:type="dxa"/>
          </w:tcPr>
          <w:p w14:paraId="3EF4613D" w14:textId="77777777" w:rsidR="00101406" w:rsidRDefault="00E25E68" w:rsidP="008A70BC">
            <w:pPr>
              <w:pStyle w:val="EngHang"/>
              <w:ind w:left="0" w:firstLine="0"/>
            </w:pPr>
            <w:r>
              <w:t>Again, he named her,</w:t>
            </w:r>
          </w:p>
          <w:p w14:paraId="74A20616" w14:textId="77777777" w:rsidR="00E25E68" w:rsidRDefault="00E25E68" w:rsidP="008A70BC">
            <w:pPr>
              <w:pStyle w:val="EngHang"/>
              <w:ind w:left="0" w:firstLine="0"/>
            </w:pPr>
            <w:r>
              <w:t>“The Queen who is</w:t>
            </w:r>
          </w:p>
          <w:p w14:paraId="07FAEDA1" w14:textId="77777777" w:rsidR="00E25E68" w:rsidRDefault="00E25E68" w:rsidP="008A70BC">
            <w:pPr>
              <w:pStyle w:val="EngHang"/>
              <w:ind w:left="0" w:firstLine="0"/>
            </w:pPr>
            <w:r>
              <w:t>Adorned with light.”</w:t>
            </w:r>
          </w:p>
          <w:p w14:paraId="0F3EC8A2" w14:textId="1340E720" w:rsidR="00E25E68" w:rsidRDefault="00E25E68" w:rsidP="00E25E68">
            <w:pPr>
              <w:pStyle w:val="EngHangEnd"/>
            </w:pPr>
            <w:r>
              <w:t>Amen. Alleluia.</w:t>
            </w:r>
          </w:p>
        </w:tc>
      </w:tr>
      <w:tr w:rsidR="00E25E68" w14:paraId="7697F9A5" w14:textId="77777777" w:rsidTr="0001770F">
        <w:trPr>
          <w:cantSplit/>
        </w:trPr>
        <w:tc>
          <w:tcPr>
            <w:tcW w:w="288" w:type="dxa"/>
          </w:tcPr>
          <w:p w14:paraId="484C3143" w14:textId="77777777" w:rsidR="00E25E68" w:rsidRDefault="00E25E68" w:rsidP="0001770F">
            <w:pPr>
              <w:pStyle w:val="CopticCross"/>
            </w:pPr>
          </w:p>
        </w:tc>
        <w:tc>
          <w:tcPr>
            <w:tcW w:w="3960" w:type="dxa"/>
          </w:tcPr>
          <w:p w14:paraId="2E0AB0E1" w14:textId="77777777" w:rsidR="00E25E68" w:rsidRDefault="00E25E68" w:rsidP="0001770F">
            <w:pPr>
              <w:pStyle w:val="EngHangEnd"/>
            </w:pPr>
          </w:p>
        </w:tc>
        <w:tc>
          <w:tcPr>
            <w:tcW w:w="288" w:type="dxa"/>
          </w:tcPr>
          <w:p w14:paraId="6B3083E6" w14:textId="77777777" w:rsidR="00E25E68" w:rsidRDefault="00E25E68" w:rsidP="0001770F">
            <w:pPr>
              <w:pStyle w:val="CopticCross"/>
            </w:pPr>
          </w:p>
        </w:tc>
        <w:tc>
          <w:tcPr>
            <w:tcW w:w="288" w:type="dxa"/>
          </w:tcPr>
          <w:p w14:paraId="3F40F86E" w14:textId="77777777" w:rsidR="00E25E68" w:rsidRDefault="00E25E68" w:rsidP="0001770F">
            <w:pPr>
              <w:pStyle w:val="CopticCross"/>
            </w:pPr>
          </w:p>
        </w:tc>
        <w:tc>
          <w:tcPr>
            <w:tcW w:w="3960" w:type="dxa"/>
          </w:tcPr>
          <w:p w14:paraId="3268A9EE" w14:textId="77777777" w:rsidR="00E25E68" w:rsidRDefault="00E25E68" w:rsidP="008A70BC">
            <w:pPr>
              <w:pStyle w:val="EngHang"/>
              <w:ind w:left="0" w:firstLine="0"/>
            </w:pPr>
            <w:r>
              <w:t>He called all the nations</w:t>
            </w:r>
          </w:p>
          <w:p w14:paraId="275C32F9" w14:textId="77777777" w:rsidR="00E25E68" w:rsidRDefault="00E25E68" w:rsidP="008A70BC">
            <w:pPr>
              <w:pStyle w:val="EngHang"/>
              <w:ind w:left="0" w:firstLine="0"/>
            </w:pPr>
            <w:r>
              <w:t>To clap and praise,</w:t>
            </w:r>
          </w:p>
          <w:p w14:paraId="6B92693E" w14:textId="77777777" w:rsidR="00E25E68" w:rsidRDefault="00E25E68" w:rsidP="008A70BC">
            <w:pPr>
              <w:pStyle w:val="EngHang"/>
              <w:ind w:left="0" w:firstLine="0"/>
            </w:pPr>
            <w:r>
              <w:t>Singing hymns nad praises,</w:t>
            </w:r>
          </w:p>
          <w:p w14:paraId="3A8760C3" w14:textId="506B7973" w:rsidR="00E25E68" w:rsidRDefault="00E25E68" w:rsidP="00E25E68">
            <w:pPr>
              <w:pStyle w:val="EngHangEnd"/>
            </w:pPr>
            <w:r>
              <w:t>“Amen. Alleluia.</w:t>
            </w:r>
          </w:p>
        </w:tc>
      </w:tr>
      <w:tr w:rsidR="00E25E68" w14:paraId="41BA30A0" w14:textId="77777777" w:rsidTr="0001770F">
        <w:trPr>
          <w:cantSplit/>
        </w:trPr>
        <w:tc>
          <w:tcPr>
            <w:tcW w:w="288" w:type="dxa"/>
          </w:tcPr>
          <w:p w14:paraId="5250A12B" w14:textId="77777777" w:rsidR="00E25E68" w:rsidRDefault="00E25E68" w:rsidP="0001770F">
            <w:pPr>
              <w:pStyle w:val="CopticCross"/>
            </w:pPr>
          </w:p>
        </w:tc>
        <w:tc>
          <w:tcPr>
            <w:tcW w:w="3960" w:type="dxa"/>
          </w:tcPr>
          <w:p w14:paraId="7A43CADB" w14:textId="77777777" w:rsidR="00E25E68" w:rsidRDefault="00E25E68" w:rsidP="0001770F">
            <w:pPr>
              <w:pStyle w:val="EngHangEnd"/>
            </w:pPr>
          </w:p>
        </w:tc>
        <w:tc>
          <w:tcPr>
            <w:tcW w:w="288" w:type="dxa"/>
          </w:tcPr>
          <w:p w14:paraId="15CA2467" w14:textId="77777777" w:rsidR="00E25E68" w:rsidRDefault="00E25E68" w:rsidP="0001770F">
            <w:pPr>
              <w:pStyle w:val="CopticCross"/>
            </w:pPr>
          </w:p>
        </w:tc>
        <w:tc>
          <w:tcPr>
            <w:tcW w:w="288" w:type="dxa"/>
          </w:tcPr>
          <w:p w14:paraId="06E34C2D" w14:textId="4BA3EF86" w:rsidR="00E25E68" w:rsidRDefault="00E25E68" w:rsidP="0001770F">
            <w:pPr>
              <w:pStyle w:val="CopticCross"/>
            </w:pPr>
            <w:r>
              <w:t>¿</w:t>
            </w:r>
          </w:p>
        </w:tc>
        <w:tc>
          <w:tcPr>
            <w:tcW w:w="3960" w:type="dxa"/>
          </w:tcPr>
          <w:p w14:paraId="4C2B0F21" w14:textId="77777777" w:rsidR="00E25E68" w:rsidRDefault="00E25E68" w:rsidP="008A70BC">
            <w:pPr>
              <w:pStyle w:val="EngHang"/>
              <w:ind w:left="0" w:firstLine="0"/>
            </w:pPr>
            <w:r>
              <w:t>He said, “Blessed is the man</w:t>
            </w:r>
          </w:p>
          <w:p w14:paraId="366D79FB" w14:textId="77777777" w:rsidR="00E25E68" w:rsidRDefault="00E25E68" w:rsidP="008A70BC">
            <w:pPr>
              <w:pStyle w:val="EngHang"/>
              <w:ind w:left="0" w:firstLine="0"/>
            </w:pPr>
            <w:r>
              <w:t>Who is adorned with mercy</w:t>
            </w:r>
          </w:p>
          <w:p w14:paraId="111637CA" w14:textId="77777777" w:rsidR="00E25E68" w:rsidRDefault="00E25E68" w:rsidP="008A70BC">
            <w:pPr>
              <w:pStyle w:val="EngHang"/>
              <w:ind w:left="0" w:firstLine="0"/>
            </w:pPr>
            <w:r>
              <w:t>Towards the poor and downcast.”</w:t>
            </w:r>
          </w:p>
          <w:p w14:paraId="58EE1C22" w14:textId="794BF996" w:rsidR="00E25E68" w:rsidRDefault="00E25E68" w:rsidP="00E25E68">
            <w:pPr>
              <w:pStyle w:val="EngHangEnd"/>
            </w:pPr>
            <w:r>
              <w:t>Amen. Alleluia.</w:t>
            </w:r>
          </w:p>
        </w:tc>
      </w:tr>
      <w:tr w:rsidR="00E25E68" w14:paraId="4F0C6B11" w14:textId="77777777" w:rsidTr="0001770F">
        <w:trPr>
          <w:cantSplit/>
        </w:trPr>
        <w:tc>
          <w:tcPr>
            <w:tcW w:w="288" w:type="dxa"/>
          </w:tcPr>
          <w:p w14:paraId="4E713E73" w14:textId="77777777" w:rsidR="00E25E68" w:rsidRDefault="00E25E68" w:rsidP="0001770F">
            <w:pPr>
              <w:pStyle w:val="CopticCross"/>
            </w:pPr>
          </w:p>
        </w:tc>
        <w:tc>
          <w:tcPr>
            <w:tcW w:w="3960" w:type="dxa"/>
          </w:tcPr>
          <w:p w14:paraId="6975A368" w14:textId="77777777" w:rsidR="00E25E68" w:rsidRDefault="00E25E68" w:rsidP="0001770F">
            <w:pPr>
              <w:pStyle w:val="EngHangEnd"/>
            </w:pPr>
          </w:p>
        </w:tc>
        <w:tc>
          <w:tcPr>
            <w:tcW w:w="288" w:type="dxa"/>
          </w:tcPr>
          <w:p w14:paraId="610AC09E" w14:textId="77777777" w:rsidR="00E25E68" w:rsidRDefault="00E25E68" w:rsidP="0001770F">
            <w:pPr>
              <w:pStyle w:val="CopticCross"/>
            </w:pPr>
          </w:p>
        </w:tc>
        <w:tc>
          <w:tcPr>
            <w:tcW w:w="288" w:type="dxa"/>
          </w:tcPr>
          <w:p w14:paraId="748C668E" w14:textId="77777777" w:rsidR="00E25E68" w:rsidRDefault="00E25E68" w:rsidP="0001770F">
            <w:pPr>
              <w:pStyle w:val="CopticCross"/>
            </w:pPr>
          </w:p>
        </w:tc>
        <w:tc>
          <w:tcPr>
            <w:tcW w:w="3960" w:type="dxa"/>
          </w:tcPr>
          <w:p w14:paraId="620DFF31" w14:textId="77777777" w:rsidR="00E25E68" w:rsidRDefault="00E25E68" w:rsidP="008A70BC">
            <w:pPr>
              <w:pStyle w:val="EngHang"/>
              <w:ind w:left="0" w:firstLine="0"/>
            </w:pPr>
            <w:r>
              <w:t>For God will save him,</w:t>
            </w:r>
          </w:p>
          <w:p w14:paraId="3AAB35F9" w14:textId="77777777" w:rsidR="00E25E68" w:rsidRDefault="00E25E68" w:rsidP="008A70BC">
            <w:pPr>
              <w:pStyle w:val="EngHang"/>
              <w:ind w:left="0" w:firstLine="0"/>
            </w:pPr>
            <w:r>
              <w:t>And grant him good things</w:t>
            </w:r>
          </w:p>
          <w:p w14:paraId="3A2F0CAE" w14:textId="77777777" w:rsidR="00E25E68" w:rsidRDefault="00E25E68" w:rsidP="008A70BC">
            <w:pPr>
              <w:pStyle w:val="EngHang"/>
              <w:ind w:left="0" w:firstLine="0"/>
            </w:pPr>
            <w:r>
              <w:t>To satisfy him for many years.</w:t>
            </w:r>
          </w:p>
          <w:p w14:paraId="49474AC6" w14:textId="62C9C92A" w:rsidR="00E25E68" w:rsidRDefault="00E25E68" w:rsidP="00E25E68">
            <w:pPr>
              <w:pStyle w:val="EngHangEnd"/>
            </w:pPr>
            <w:r>
              <w:t>Amen. Alleluia.</w:t>
            </w:r>
          </w:p>
        </w:tc>
      </w:tr>
      <w:tr w:rsidR="00E25E68" w14:paraId="653DFA08" w14:textId="77777777" w:rsidTr="0001770F">
        <w:trPr>
          <w:cantSplit/>
        </w:trPr>
        <w:tc>
          <w:tcPr>
            <w:tcW w:w="288" w:type="dxa"/>
          </w:tcPr>
          <w:p w14:paraId="4F6FEBEB" w14:textId="77777777" w:rsidR="00E25E68" w:rsidRDefault="00E25E68" w:rsidP="0001770F">
            <w:pPr>
              <w:pStyle w:val="CopticCross"/>
            </w:pPr>
          </w:p>
        </w:tc>
        <w:tc>
          <w:tcPr>
            <w:tcW w:w="3960" w:type="dxa"/>
          </w:tcPr>
          <w:p w14:paraId="13BA6EA4" w14:textId="77777777" w:rsidR="00E25E68" w:rsidRDefault="00E25E68" w:rsidP="0001770F">
            <w:pPr>
              <w:pStyle w:val="EngHangEnd"/>
            </w:pPr>
          </w:p>
        </w:tc>
        <w:tc>
          <w:tcPr>
            <w:tcW w:w="288" w:type="dxa"/>
          </w:tcPr>
          <w:p w14:paraId="72333C01" w14:textId="77777777" w:rsidR="00E25E68" w:rsidRDefault="00E25E68" w:rsidP="0001770F">
            <w:pPr>
              <w:pStyle w:val="CopticCross"/>
            </w:pPr>
          </w:p>
        </w:tc>
        <w:tc>
          <w:tcPr>
            <w:tcW w:w="288" w:type="dxa"/>
          </w:tcPr>
          <w:p w14:paraId="3291D592" w14:textId="7B20511A" w:rsidR="00E25E68" w:rsidRDefault="00E25E68" w:rsidP="0001770F">
            <w:pPr>
              <w:pStyle w:val="CopticCross"/>
            </w:pPr>
            <w:r>
              <w:t>¿</w:t>
            </w:r>
          </w:p>
        </w:tc>
        <w:tc>
          <w:tcPr>
            <w:tcW w:w="3960" w:type="dxa"/>
          </w:tcPr>
          <w:p w14:paraId="4215D5CB" w14:textId="77777777" w:rsidR="00E25E68" w:rsidRDefault="00E25E68" w:rsidP="008A70BC">
            <w:pPr>
              <w:pStyle w:val="EngHang"/>
              <w:ind w:left="0" w:firstLine="0"/>
            </w:pPr>
            <w:r>
              <w:t>Lord, we entreat of You,</w:t>
            </w:r>
          </w:p>
          <w:p w14:paraId="0F86BA38" w14:textId="77777777" w:rsidR="00E25E68" w:rsidRDefault="00E25E68" w:rsidP="008A70BC">
            <w:pPr>
              <w:pStyle w:val="EngHang"/>
              <w:ind w:left="0" w:firstLine="0"/>
            </w:pPr>
            <w:r>
              <w:t>Keep Pappa Abba ____</w:t>
            </w:r>
          </w:p>
          <w:p w14:paraId="16BDA1D7" w14:textId="77777777" w:rsidR="00E25E68" w:rsidRDefault="00E25E68" w:rsidP="008A70BC">
            <w:pPr>
              <w:pStyle w:val="EngHang"/>
              <w:ind w:left="0" w:firstLine="0"/>
            </w:pPr>
            <w:r>
              <w:t>Our Patriarch, and grant him wisdom.</w:t>
            </w:r>
          </w:p>
          <w:p w14:paraId="1FBB0866" w14:textId="6EBE87AA" w:rsidR="00E25E68" w:rsidRDefault="00E25E68" w:rsidP="00E25E68">
            <w:pPr>
              <w:pStyle w:val="EngHangEnd"/>
            </w:pPr>
            <w:r>
              <w:t>Amen. Alleluia.</w:t>
            </w:r>
          </w:p>
        </w:tc>
      </w:tr>
      <w:tr w:rsidR="00E25E68" w14:paraId="37C78D18" w14:textId="77777777" w:rsidTr="0001770F">
        <w:trPr>
          <w:cantSplit/>
        </w:trPr>
        <w:tc>
          <w:tcPr>
            <w:tcW w:w="288" w:type="dxa"/>
          </w:tcPr>
          <w:p w14:paraId="0D251095" w14:textId="77777777" w:rsidR="00E25E68" w:rsidRDefault="00E25E68" w:rsidP="0001770F">
            <w:pPr>
              <w:pStyle w:val="CopticCross"/>
            </w:pPr>
          </w:p>
        </w:tc>
        <w:tc>
          <w:tcPr>
            <w:tcW w:w="3960" w:type="dxa"/>
          </w:tcPr>
          <w:p w14:paraId="61F9DFB2" w14:textId="77777777" w:rsidR="00E25E68" w:rsidRDefault="00E25E68" w:rsidP="0001770F">
            <w:pPr>
              <w:pStyle w:val="EngHangEnd"/>
            </w:pPr>
          </w:p>
        </w:tc>
        <w:tc>
          <w:tcPr>
            <w:tcW w:w="288" w:type="dxa"/>
          </w:tcPr>
          <w:p w14:paraId="4A079903" w14:textId="77777777" w:rsidR="00E25E68" w:rsidRDefault="00E25E68" w:rsidP="0001770F">
            <w:pPr>
              <w:pStyle w:val="CopticCross"/>
            </w:pPr>
          </w:p>
        </w:tc>
        <w:tc>
          <w:tcPr>
            <w:tcW w:w="288" w:type="dxa"/>
          </w:tcPr>
          <w:p w14:paraId="2085F0C4" w14:textId="77777777" w:rsidR="00E25E68" w:rsidRDefault="00E25E68" w:rsidP="0001770F">
            <w:pPr>
              <w:pStyle w:val="CopticCross"/>
            </w:pPr>
          </w:p>
        </w:tc>
        <w:tc>
          <w:tcPr>
            <w:tcW w:w="3960" w:type="dxa"/>
          </w:tcPr>
          <w:p w14:paraId="14C9EEDC" w14:textId="77777777" w:rsidR="00E25E68" w:rsidRDefault="00E25E68" w:rsidP="008A70BC">
            <w:pPr>
              <w:pStyle w:val="EngHang"/>
              <w:ind w:left="0" w:firstLine="0"/>
            </w:pPr>
            <w:r>
              <w:t>Lord, we entreat of You,</w:t>
            </w:r>
          </w:p>
          <w:p w14:paraId="19482E21" w14:textId="77777777" w:rsidR="00E25E68" w:rsidRDefault="00E25E68" w:rsidP="008A70BC">
            <w:pPr>
              <w:pStyle w:val="EngHang"/>
              <w:ind w:left="0" w:firstLine="0"/>
            </w:pPr>
            <w:r>
              <w:t>Keep _____</w:t>
            </w:r>
          </w:p>
          <w:p w14:paraId="4EEAD4E1" w14:textId="77777777" w:rsidR="00E25E68" w:rsidRDefault="00E25E68" w:rsidP="008A70BC">
            <w:pPr>
              <w:pStyle w:val="EngHang"/>
              <w:ind w:left="0" w:firstLine="0"/>
            </w:pPr>
            <w:r>
              <w:t>Our bishop, and grant him wisdom.</w:t>
            </w:r>
          </w:p>
          <w:p w14:paraId="4D725F87" w14:textId="54EA70EA" w:rsidR="00E25E68" w:rsidRDefault="00E25E68" w:rsidP="00E25E68">
            <w:pPr>
              <w:pStyle w:val="EngHangEnd"/>
            </w:pPr>
            <w:r>
              <w:t>Amen. Alleluia.</w:t>
            </w:r>
          </w:p>
        </w:tc>
      </w:tr>
      <w:tr w:rsidR="00E25E68" w14:paraId="439C0C0A" w14:textId="77777777" w:rsidTr="0001770F">
        <w:trPr>
          <w:cantSplit/>
        </w:trPr>
        <w:tc>
          <w:tcPr>
            <w:tcW w:w="288" w:type="dxa"/>
          </w:tcPr>
          <w:p w14:paraId="4948D465" w14:textId="77777777" w:rsidR="00E25E68" w:rsidRDefault="00E25E68" w:rsidP="0001770F">
            <w:pPr>
              <w:pStyle w:val="CopticCross"/>
            </w:pPr>
          </w:p>
        </w:tc>
        <w:tc>
          <w:tcPr>
            <w:tcW w:w="3960" w:type="dxa"/>
          </w:tcPr>
          <w:p w14:paraId="0A08FFC9" w14:textId="77777777" w:rsidR="00E25E68" w:rsidRDefault="00E25E68" w:rsidP="0001770F">
            <w:pPr>
              <w:pStyle w:val="EngHangEnd"/>
            </w:pPr>
          </w:p>
        </w:tc>
        <w:tc>
          <w:tcPr>
            <w:tcW w:w="288" w:type="dxa"/>
          </w:tcPr>
          <w:p w14:paraId="16497460" w14:textId="77777777" w:rsidR="00E25E68" w:rsidRDefault="00E25E68" w:rsidP="0001770F">
            <w:pPr>
              <w:pStyle w:val="CopticCross"/>
            </w:pPr>
          </w:p>
        </w:tc>
        <w:tc>
          <w:tcPr>
            <w:tcW w:w="288" w:type="dxa"/>
          </w:tcPr>
          <w:p w14:paraId="1B023CC0" w14:textId="0B22CE00" w:rsidR="00E25E68" w:rsidRDefault="00E25E68" w:rsidP="0001770F">
            <w:pPr>
              <w:pStyle w:val="CopticCross"/>
            </w:pPr>
            <w:r>
              <w:t>¿</w:t>
            </w:r>
          </w:p>
        </w:tc>
        <w:tc>
          <w:tcPr>
            <w:tcW w:w="3960" w:type="dxa"/>
          </w:tcPr>
          <w:p w14:paraId="7331F16F" w14:textId="77777777" w:rsidR="00E25E68" w:rsidRDefault="00E25E68" w:rsidP="008A70BC">
            <w:pPr>
              <w:pStyle w:val="EngHang"/>
              <w:ind w:left="0" w:firstLine="0"/>
            </w:pPr>
            <w:r>
              <w:t>Also, guard in safety,</w:t>
            </w:r>
          </w:p>
          <w:p w14:paraId="6EE7E924" w14:textId="77777777" w:rsidR="00E25E68" w:rsidRDefault="00E25E68" w:rsidP="008A70BC">
            <w:pPr>
              <w:pStyle w:val="EngHang"/>
              <w:ind w:left="0" w:firstLine="0"/>
            </w:pPr>
            <w:r>
              <w:t>Those who watch of us,</w:t>
            </w:r>
          </w:p>
          <w:p w14:paraId="453EAB1D" w14:textId="77777777" w:rsidR="00E25E68" w:rsidRDefault="00E25E68" w:rsidP="008A70BC">
            <w:pPr>
              <w:pStyle w:val="EngHang"/>
              <w:ind w:left="0" w:firstLine="0"/>
            </w:pPr>
            <w:r>
              <w:t>Our metropolitans and bishops.</w:t>
            </w:r>
          </w:p>
          <w:p w14:paraId="3FE15C3B" w14:textId="40F32BA5" w:rsidR="00E25E68" w:rsidRDefault="00E25E68" w:rsidP="00E25E68">
            <w:pPr>
              <w:pStyle w:val="EngHangEnd"/>
            </w:pPr>
            <w:r>
              <w:t>Amen. Alleluia.</w:t>
            </w:r>
          </w:p>
        </w:tc>
      </w:tr>
      <w:tr w:rsidR="00E25E68" w14:paraId="10099C4B" w14:textId="77777777" w:rsidTr="0001770F">
        <w:trPr>
          <w:cantSplit/>
        </w:trPr>
        <w:tc>
          <w:tcPr>
            <w:tcW w:w="288" w:type="dxa"/>
          </w:tcPr>
          <w:p w14:paraId="7FCECCDE" w14:textId="77777777" w:rsidR="00E25E68" w:rsidRDefault="00E25E68" w:rsidP="0001770F">
            <w:pPr>
              <w:pStyle w:val="CopticCross"/>
            </w:pPr>
          </w:p>
        </w:tc>
        <w:tc>
          <w:tcPr>
            <w:tcW w:w="3960" w:type="dxa"/>
          </w:tcPr>
          <w:p w14:paraId="3B9657A3" w14:textId="77777777" w:rsidR="00E25E68" w:rsidRDefault="00E25E68" w:rsidP="0001770F">
            <w:pPr>
              <w:pStyle w:val="EngHangEnd"/>
            </w:pPr>
          </w:p>
        </w:tc>
        <w:tc>
          <w:tcPr>
            <w:tcW w:w="288" w:type="dxa"/>
          </w:tcPr>
          <w:p w14:paraId="11ACCCC7" w14:textId="77777777" w:rsidR="00E25E68" w:rsidRDefault="00E25E68" w:rsidP="0001770F">
            <w:pPr>
              <w:pStyle w:val="CopticCross"/>
            </w:pPr>
          </w:p>
        </w:tc>
        <w:tc>
          <w:tcPr>
            <w:tcW w:w="288" w:type="dxa"/>
          </w:tcPr>
          <w:p w14:paraId="2D38A97D" w14:textId="77777777" w:rsidR="00E25E68" w:rsidRDefault="00E25E68" w:rsidP="0001770F">
            <w:pPr>
              <w:pStyle w:val="CopticCross"/>
            </w:pPr>
          </w:p>
        </w:tc>
        <w:tc>
          <w:tcPr>
            <w:tcW w:w="3960" w:type="dxa"/>
          </w:tcPr>
          <w:p w14:paraId="347803E9" w14:textId="77777777" w:rsidR="00E25E68" w:rsidRDefault="00E25E68" w:rsidP="008A70BC">
            <w:pPr>
              <w:pStyle w:val="EngHang"/>
              <w:ind w:left="0" w:firstLine="0"/>
            </w:pPr>
            <w:r>
              <w:t>And guard, O Lord of lords,</w:t>
            </w:r>
          </w:p>
          <w:p w14:paraId="30D1A6FA" w14:textId="77777777" w:rsidR="00E25E68" w:rsidRDefault="00E25E68" w:rsidP="008A70BC">
            <w:pPr>
              <w:pStyle w:val="EngHang"/>
              <w:ind w:left="0" w:firstLine="0"/>
            </w:pPr>
            <w:r>
              <w:t>All of Your beloved,</w:t>
            </w:r>
          </w:p>
          <w:p w14:paraId="03F6C46A" w14:textId="57F5E830" w:rsidR="00E25E68" w:rsidRDefault="00E25E68" w:rsidP="008A70BC">
            <w:pPr>
              <w:pStyle w:val="EngHang"/>
              <w:ind w:left="0" w:firstLine="0"/>
            </w:pPr>
            <w:r>
              <w:t>These present and those absent.</w:t>
            </w:r>
          </w:p>
          <w:p w14:paraId="71CAE6EA" w14:textId="4A9BB292" w:rsidR="00E25E68" w:rsidRDefault="00E25E68" w:rsidP="00E25E68">
            <w:pPr>
              <w:pStyle w:val="EngHangEnd"/>
            </w:pPr>
            <w:r>
              <w:t>Amen. Alleluia.</w:t>
            </w:r>
          </w:p>
        </w:tc>
      </w:tr>
      <w:tr w:rsidR="00E25E68" w14:paraId="1DFD65DB" w14:textId="77777777" w:rsidTr="0001770F">
        <w:trPr>
          <w:cantSplit/>
        </w:trPr>
        <w:tc>
          <w:tcPr>
            <w:tcW w:w="288" w:type="dxa"/>
          </w:tcPr>
          <w:p w14:paraId="7EF5328E" w14:textId="77777777" w:rsidR="00E25E68" w:rsidRDefault="00E25E68" w:rsidP="0001770F">
            <w:pPr>
              <w:pStyle w:val="CopticCross"/>
            </w:pPr>
          </w:p>
        </w:tc>
        <w:tc>
          <w:tcPr>
            <w:tcW w:w="3960" w:type="dxa"/>
          </w:tcPr>
          <w:p w14:paraId="1FA17DC7" w14:textId="77777777" w:rsidR="00E25E68" w:rsidRDefault="00E25E68" w:rsidP="0001770F">
            <w:pPr>
              <w:pStyle w:val="EngHangEnd"/>
            </w:pPr>
          </w:p>
        </w:tc>
        <w:tc>
          <w:tcPr>
            <w:tcW w:w="288" w:type="dxa"/>
          </w:tcPr>
          <w:p w14:paraId="11630F71" w14:textId="77777777" w:rsidR="00E25E68" w:rsidRDefault="00E25E68" w:rsidP="0001770F">
            <w:pPr>
              <w:pStyle w:val="CopticCross"/>
            </w:pPr>
          </w:p>
        </w:tc>
        <w:tc>
          <w:tcPr>
            <w:tcW w:w="288" w:type="dxa"/>
          </w:tcPr>
          <w:p w14:paraId="205414DB" w14:textId="200DC3D6" w:rsidR="00E25E68" w:rsidRDefault="00E25E68" w:rsidP="0001770F">
            <w:pPr>
              <w:pStyle w:val="CopticCross"/>
            </w:pPr>
            <w:r>
              <w:t>¿</w:t>
            </w:r>
          </w:p>
        </w:tc>
        <w:tc>
          <w:tcPr>
            <w:tcW w:w="3960" w:type="dxa"/>
          </w:tcPr>
          <w:p w14:paraId="048E9021" w14:textId="77777777" w:rsidR="00E25E68" w:rsidRDefault="00E25E68" w:rsidP="008A70BC">
            <w:pPr>
              <w:pStyle w:val="EngHang"/>
              <w:ind w:left="0" w:firstLine="0"/>
            </w:pPr>
            <w:r>
              <w:t>And also protect the Reader</w:t>
            </w:r>
          </w:p>
          <w:p w14:paraId="1433AD5E" w14:textId="77777777" w:rsidR="00E25E68" w:rsidRDefault="00E25E68" w:rsidP="008A70BC">
            <w:pPr>
              <w:pStyle w:val="EngHang"/>
              <w:ind w:left="0" w:firstLine="0"/>
            </w:pPr>
            <w:r>
              <w:t>Who proclaimed it in the congregation,</w:t>
            </w:r>
          </w:p>
          <w:p w14:paraId="145AF377" w14:textId="77777777" w:rsidR="00E25E68" w:rsidRDefault="00E25E68" w:rsidP="008A70BC">
            <w:pPr>
              <w:pStyle w:val="EngHang"/>
              <w:ind w:left="0" w:firstLine="0"/>
            </w:pPr>
            <w:r>
              <w:t>To live this abundantly:</w:t>
            </w:r>
          </w:p>
          <w:p w14:paraId="54B0CEE1" w14:textId="3BDEB737" w:rsidR="00E25E68" w:rsidRDefault="00E25E68" w:rsidP="008A70BC">
            <w:pPr>
              <w:pStyle w:val="EngHang"/>
              <w:ind w:left="0" w:firstLine="0"/>
            </w:pPr>
            <w:r>
              <w:t>“Amen. Alleluia.”</w:t>
            </w:r>
          </w:p>
        </w:tc>
      </w:tr>
    </w:tbl>
    <w:p w14:paraId="713B246B" w14:textId="77777777" w:rsidR="009E429D" w:rsidRDefault="009E429D" w:rsidP="00E27B27">
      <w:pPr>
        <w:pStyle w:val="EngHang"/>
      </w:pPr>
    </w:p>
    <w:p w14:paraId="630A2E28" w14:textId="0CB16525" w:rsidR="00E27B27" w:rsidRDefault="0061474D" w:rsidP="00E27B27">
      <w:pPr>
        <w:pStyle w:val="Heading3"/>
        <w:rPr>
          <w:sz w:val="24"/>
        </w:rPr>
      </w:pPr>
      <w:bookmarkStart w:id="1877" w:name="_Ref452619578"/>
      <w:r>
        <w:rPr>
          <w:sz w:val="24"/>
        </w:rPr>
        <w:t>Psali Adam After the First Canticle</w:t>
      </w:r>
      <w:bookmarkEnd w:id="187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B12F04" w14:paraId="5B9AF008" w14:textId="77777777" w:rsidTr="00B12F04">
        <w:trPr>
          <w:cantSplit/>
        </w:trPr>
        <w:tc>
          <w:tcPr>
            <w:tcW w:w="288" w:type="dxa"/>
          </w:tcPr>
          <w:p w14:paraId="4721386C" w14:textId="77777777" w:rsidR="00B12F04" w:rsidRDefault="00B12F04" w:rsidP="00B12F04">
            <w:pPr>
              <w:pStyle w:val="CopticCross"/>
            </w:pPr>
          </w:p>
        </w:tc>
        <w:tc>
          <w:tcPr>
            <w:tcW w:w="3960" w:type="dxa"/>
          </w:tcPr>
          <w:p w14:paraId="6745394F" w14:textId="114CA3F1" w:rsidR="00B12F04" w:rsidRDefault="00600016" w:rsidP="00B12F04">
            <w:pPr>
              <w:pStyle w:val="EngHang"/>
            </w:pPr>
            <w:r>
              <w:t>*</w:t>
            </w:r>
            <w:r w:rsidR="00B12F04">
              <w:t>The Lord said to Moses,</w:t>
            </w:r>
          </w:p>
          <w:p w14:paraId="65B46B75" w14:textId="77777777" w:rsidR="00B12F04" w:rsidRDefault="00B12F04" w:rsidP="00B12F04">
            <w:pPr>
              <w:pStyle w:val="EngHang"/>
            </w:pPr>
            <w:r>
              <w:t>“Let your people go.</w:t>
            </w:r>
          </w:p>
          <w:p w14:paraId="558B4696" w14:textId="77777777" w:rsidR="00B12F04" w:rsidRDefault="00B12F04" w:rsidP="00B12F04">
            <w:pPr>
              <w:pStyle w:val="EngHang"/>
            </w:pPr>
            <w:r>
              <w:t>Lift up your rod over the sea:</w:t>
            </w:r>
          </w:p>
          <w:p w14:paraId="5C6568DC" w14:textId="09D7EB84" w:rsidR="00B12F04" w:rsidRDefault="00B12F04" w:rsidP="00B12F04">
            <w:pPr>
              <w:pStyle w:val="EngHangEnd"/>
            </w:pPr>
            <w:r>
              <w:t>You'll find a dry land.”</w:t>
            </w:r>
          </w:p>
        </w:tc>
      </w:tr>
      <w:tr w:rsidR="00B12F04" w14:paraId="25A42776" w14:textId="77777777" w:rsidTr="00B12F04">
        <w:trPr>
          <w:cantSplit/>
        </w:trPr>
        <w:tc>
          <w:tcPr>
            <w:tcW w:w="288" w:type="dxa"/>
          </w:tcPr>
          <w:p w14:paraId="61F74C2E" w14:textId="77777777" w:rsidR="00B12F04" w:rsidRPr="001E2E1C" w:rsidRDefault="00B12F04" w:rsidP="00B12F04">
            <w:pPr>
              <w:pStyle w:val="CopticCross"/>
            </w:pPr>
          </w:p>
        </w:tc>
        <w:tc>
          <w:tcPr>
            <w:tcW w:w="3960" w:type="dxa"/>
          </w:tcPr>
          <w:p w14:paraId="2DEDF94C" w14:textId="35D13DCD" w:rsidR="00B12F04" w:rsidRPr="00B12F04" w:rsidRDefault="00600016" w:rsidP="00B12F04">
            <w:pPr>
              <w:pStyle w:val="EngHang"/>
              <w:ind w:left="0" w:firstLine="0"/>
            </w:pPr>
            <w:r>
              <w:t>*</w:t>
            </w:r>
            <w:r w:rsidR="00B12F04" w:rsidRPr="00B12F04">
              <w:t>Moses stretched out the rod</w:t>
            </w:r>
          </w:p>
          <w:p w14:paraId="1D81B00E" w14:textId="77777777" w:rsidR="00B12F04" w:rsidRPr="00B12F04" w:rsidRDefault="00B12F04" w:rsidP="00B12F04">
            <w:pPr>
              <w:pStyle w:val="EngHang"/>
            </w:pPr>
            <w:r w:rsidRPr="00B12F04">
              <w:t>By night over the sea:</w:t>
            </w:r>
          </w:p>
          <w:p w14:paraId="134BBB97" w14:textId="76E98568" w:rsidR="00B12F04" w:rsidRPr="00B12F04" w:rsidRDefault="00B12F04" w:rsidP="00B12F04">
            <w:pPr>
              <w:pStyle w:val="EngHang"/>
            </w:pPr>
            <w:r w:rsidRPr="00B12F04">
              <w:t xml:space="preserve">The sea was made </w:t>
            </w:r>
            <w:r>
              <w:t>land,</w:t>
            </w:r>
          </w:p>
          <w:p w14:paraId="496B0DA5" w14:textId="5B6853AA" w:rsidR="00B12F04" w:rsidRDefault="00B12F04" w:rsidP="00B12F04">
            <w:pPr>
              <w:pStyle w:val="EngHangEnd"/>
              <w:ind w:left="0" w:firstLine="0"/>
            </w:pPr>
            <w:r w:rsidRPr="00B12F04">
              <w:t>A long and wide track.</w:t>
            </w:r>
          </w:p>
        </w:tc>
      </w:tr>
      <w:tr w:rsidR="00B12F04" w14:paraId="6513B76F" w14:textId="77777777" w:rsidTr="00B12F04">
        <w:trPr>
          <w:cantSplit/>
        </w:trPr>
        <w:tc>
          <w:tcPr>
            <w:tcW w:w="288" w:type="dxa"/>
          </w:tcPr>
          <w:p w14:paraId="258AAD90" w14:textId="77777777" w:rsidR="00B12F04" w:rsidRDefault="00B12F04" w:rsidP="00B12F04">
            <w:pPr>
              <w:pStyle w:val="CopticCross"/>
            </w:pPr>
            <w:r>
              <w:lastRenderedPageBreak/>
              <w:t>¿</w:t>
            </w:r>
          </w:p>
        </w:tc>
        <w:tc>
          <w:tcPr>
            <w:tcW w:w="3960" w:type="dxa"/>
          </w:tcPr>
          <w:p w14:paraId="195D4805" w14:textId="4A9492D7" w:rsidR="00B12F04" w:rsidRPr="00B12F04" w:rsidRDefault="00600016" w:rsidP="00B12F04">
            <w:pPr>
              <w:pStyle w:val="EngHang"/>
            </w:pPr>
            <w:r>
              <w:t>*</w:t>
            </w:r>
            <w:r w:rsidR="00B12F04">
              <w:t>The water was divided,</w:t>
            </w:r>
          </w:p>
          <w:p w14:paraId="72CACBDE" w14:textId="4D31E8FD" w:rsidR="00B12F04" w:rsidRPr="00B12F04" w:rsidRDefault="00B12F04" w:rsidP="00B12F04">
            <w:pPr>
              <w:pStyle w:val="EngHang"/>
            </w:pPr>
            <w:r>
              <w:t>The Israelites crossed.</w:t>
            </w:r>
          </w:p>
          <w:p w14:paraId="23D11A8A" w14:textId="37DC7046" w:rsidR="00B12F04" w:rsidRPr="00B12F04" w:rsidRDefault="00B12F04" w:rsidP="00B12F04">
            <w:pPr>
              <w:pStyle w:val="EngHang"/>
            </w:pPr>
            <w:r>
              <w:t>All together they walked</w:t>
            </w:r>
          </w:p>
          <w:p w14:paraId="3E79DC36" w14:textId="5F5C94FE" w:rsidR="00B12F04" w:rsidRDefault="00B12F04" w:rsidP="00B12F04">
            <w:pPr>
              <w:pStyle w:val="EngHangEnd"/>
            </w:pPr>
            <w:r w:rsidRPr="00B12F04">
              <w:t>Upon the new ground.</w:t>
            </w:r>
          </w:p>
        </w:tc>
      </w:tr>
      <w:tr w:rsidR="00B12F04" w14:paraId="42300209" w14:textId="77777777" w:rsidTr="00B12F04">
        <w:trPr>
          <w:cantSplit/>
        </w:trPr>
        <w:tc>
          <w:tcPr>
            <w:tcW w:w="288" w:type="dxa"/>
          </w:tcPr>
          <w:p w14:paraId="40710B9E" w14:textId="77777777" w:rsidR="00B12F04" w:rsidRDefault="00B12F04" w:rsidP="00B12F04">
            <w:pPr>
              <w:pStyle w:val="CopticCross"/>
            </w:pPr>
            <w:r>
              <w:t>¿</w:t>
            </w:r>
          </w:p>
        </w:tc>
        <w:tc>
          <w:tcPr>
            <w:tcW w:w="3960" w:type="dxa"/>
          </w:tcPr>
          <w:p w14:paraId="06527ABF" w14:textId="3C5AC5B4" w:rsidR="00B12F04" w:rsidRDefault="00600016" w:rsidP="00B12F04">
            <w:pPr>
              <w:pStyle w:val="EngHang"/>
            </w:pPr>
            <w:r>
              <w:t>*</w:t>
            </w:r>
            <w:r w:rsidR="00B12F04">
              <w:t>The pillar of light, as a guide,</w:t>
            </w:r>
          </w:p>
          <w:p w14:paraId="7C9ADF2B" w14:textId="25C48088" w:rsidR="00B12F04" w:rsidRDefault="00B12F04" w:rsidP="00B12F04">
            <w:pPr>
              <w:pStyle w:val="EngHang"/>
            </w:pPr>
            <w:r>
              <w:t>Directed the Israelites.</w:t>
            </w:r>
          </w:p>
          <w:p w14:paraId="6152B391" w14:textId="254348B2" w:rsidR="00B12F04" w:rsidRDefault="00B12F04" w:rsidP="00B12F04">
            <w:pPr>
              <w:pStyle w:val="EngHang"/>
            </w:pPr>
            <w:r>
              <w:t>They walked by it's light,</w:t>
            </w:r>
          </w:p>
          <w:p w14:paraId="2BC5A9B9" w14:textId="5D6088E2" w:rsidR="00B12F04" w:rsidRDefault="00B12F04" w:rsidP="00B12F04">
            <w:pPr>
              <w:pStyle w:val="EngHangEnd"/>
            </w:pPr>
            <w:r>
              <w:t>And so they knew their way.</w:t>
            </w:r>
          </w:p>
        </w:tc>
      </w:tr>
      <w:tr w:rsidR="00B12F04" w14:paraId="44C39695" w14:textId="77777777" w:rsidTr="00B12F04">
        <w:trPr>
          <w:cantSplit/>
        </w:trPr>
        <w:tc>
          <w:tcPr>
            <w:tcW w:w="288" w:type="dxa"/>
          </w:tcPr>
          <w:p w14:paraId="44FAEB08" w14:textId="77777777" w:rsidR="00B12F04" w:rsidRDefault="00B12F04" w:rsidP="00B12F04">
            <w:pPr>
              <w:pStyle w:val="CopticCross"/>
            </w:pPr>
          </w:p>
        </w:tc>
        <w:tc>
          <w:tcPr>
            <w:tcW w:w="3960" w:type="dxa"/>
          </w:tcPr>
          <w:p w14:paraId="62130CCB" w14:textId="77777777" w:rsidR="00B12F04" w:rsidRDefault="00B12F04" w:rsidP="00B12F04">
            <w:pPr>
              <w:pStyle w:val="EngHang"/>
            </w:pPr>
            <w:r>
              <w:t>They walked upon ground and rocks</w:t>
            </w:r>
          </w:p>
          <w:p w14:paraId="42990A6E" w14:textId="77777777" w:rsidR="00600016" w:rsidRDefault="00B12F04" w:rsidP="00600016">
            <w:pPr>
              <w:pStyle w:val="EngHang"/>
            </w:pPr>
            <w:r>
              <w:t>In this midst of the sea</w:t>
            </w:r>
            <w:r w:rsidR="00600016">
              <w:t>;</w:t>
            </w:r>
          </w:p>
          <w:p w14:paraId="3A41601F" w14:textId="77777777" w:rsidR="00600016" w:rsidRDefault="00600016" w:rsidP="00600016">
            <w:pPr>
              <w:pStyle w:val="EngHang"/>
            </w:pPr>
            <w:r>
              <w:t>The water was a high wall</w:t>
            </w:r>
          </w:p>
          <w:p w14:paraId="69177A81" w14:textId="0761F204" w:rsidR="00600016" w:rsidRDefault="00600016" w:rsidP="00600016">
            <w:pPr>
              <w:pStyle w:val="EngHangEnd"/>
            </w:pPr>
            <w:r>
              <w:t>Upon the right and upon the left.</w:t>
            </w:r>
          </w:p>
        </w:tc>
      </w:tr>
      <w:tr w:rsidR="00B12F04" w14:paraId="0908991F" w14:textId="77777777" w:rsidTr="00B12F04">
        <w:trPr>
          <w:cantSplit/>
        </w:trPr>
        <w:tc>
          <w:tcPr>
            <w:tcW w:w="288" w:type="dxa"/>
          </w:tcPr>
          <w:p w14:paraId="46CAEE15" w14:textId="443C1A84" w:rsidR="00B12F04" w:rsidRDefault="00B12F04" w:rsidP="00B12F04">
            <w:pPr>
              <w:pStyle w:val="CopticCross"/>
            </w:pPr>
          </w:p>
        </w:tc>
        <w:tc>
          <w:tcPr>
            <w:tcW w:w="3960" w:type="dxa"/>
          </w:tcPr>
          <w:p w14:paraId="20CDE55A" w14:textId="1948E4AE" w:rsidR="00B12F04" w:rsidRDefault="00600016" w:rsidP="00B12F04">
            <w:pPr>
              <w:pStyle w:val="EngHang"/>
            </w:pPr>
            <w:r>
              <w:t>*</w:t>
            </w:r>
            <w:r w:rsidR="00B12F04">
              <w:t>Pharaoh pursued them,</w:t>
            </w:r>
          </w:p>
          <w:p w14:paraId="7778EF3F" w14:textId="75B41BA3" w:rsidR="00B12F04" w:rsidRDefault="00B12F04" w:rsidP="00B12F04">
            <w:pPr>
              <w:pStyle w:val="EngHang"/>
            </w:pPr>
            <w:r>
              <w:t>With his horses</w:t>
            </w:r>
          </w:p>
          <w:p w14:paraId="2BC63650" w14:textId="0C9743B7" w:rsidR="00B12F04" w:rsidRDefault="00B12F04" w:rsidP="00B12F04">
            <w:pPr>
              <w:pStyle w:val="EngHang"/>
            </w:pPr>
            <w:r>
              <w:t>An so many chariots,</w:t>
            </w:r>
          </w:p>
          <w:p w14:paraId="3916D619" w14:textId="0381500D" w:rsidR="00B12F04" w:rsidRDefault="00B12F04" w:rsidP="00B12F04">
            <w:pPr>
              <w:pStyle w:val="EngHangEnd"/>
            </w:pPr>
            <w:r>
              <w:t>And all his horsemen too.</w:t>
            </w:r>
          </w:p>
        </w:tc>
      </w:tr>
      <w:tr w:rsidR="00600016" w14:paraId="7611EC25" w14:textId="77777777" w:rsidTr="00B12F04">
        <w:trPr>
          <w:cantSplit/>
        </w:trPr>
        <w:tc>
          <w:tcPr>
            <w:tcW w:w="288" w:type="dxa"/>
          </w:tcPr>
          <w:p w14:paraId="71AB5878" w14:textId="6FD1CB64" w:rsidR="00600016" w:rsidRDefault="005008DD" w:rsidP="00B12F04">
            <w:pPr>
              <w:pStyle w:val="CopticCross"/>
            </w:pPr>
            <w:r>
              <w:t>¿</w:t>
            </w:r>
          </w:p>
        </w:tc>
        <w:tc>
          <w:tcPr>
            <w:tcW w:w="3960" w:type="dxa"/>
          </w:tcPr>
          <w:p w14:paraId="60B7290B" w14:textId="77777777" w:rsidR="00600016" w:rsidRDefault="00600016" w:rsidP="00B12F04">
            <w:pPr>
              <w:pStyle w:val="EngHang"/>
            </w:pPr>
            <w:r>
              <w:t>A pillar of cloud speared,</w:t>
            </w:r>
          </w:p>
          <w:p w14:paraId="7966BF7F" w14:textId="77777777" w:rsidR="00600016" w:rsidRDefault="00600016" w:rsidP="00B12F04">
            <w:pPr>
              <w:pStyle w:val="EngHang"/>
            </w:pPr>
            <w:r>
              <w:t>Separating both sides;</w:t>
            </w:r>
          </w:p>
          <w:p w14:paraId="7AF873DD" w14:textId="77777777" w:rsidR="00600016" w:rsidRDefault="00600016" w:rsidP="00B12F04">
            <w:pPr>
              <w:pStyle w:val="EngHang"/>
            </w:pPr>
            <w:r>
              <w:t>Pharaoh remained in darkness,</w:t>
            </w:r>
          </w:p>
          <w:p w14:paraId="556DF30C" w14:textId="2CE52AF4" w:rsidR="00600016" w:rsidRDefault="00600016" w:rsidP="00600016">
            <w:pPr>
              <w:pStyle w:val="EngHangEnd"/>
            </w:pPr>
            <w:r>
              <w:t>His hosts were confused.</w:t>
            </w:r>
          </w:p>
        </w:tc>
      </w:tr>
      <w:tr w:rsidR="00600016" w14:paraId="0090D1D1" w14:textId="77777777" w:rsidTr="00B12F04">
        <w:trPr>
          <w:cantSplit/>
        </w:trPr>
        <w:tc>
          <w:tcPr>
            <w:tcW w:w="288" w:type="dxa"/>
          </w:tcPr>
          <w:p w14:paraId="499F9F6A" w14:textId="5F3ECC84" w:rsidR="00600016" w:rsidRDefault="00600016" w:rsidP="00B12F04">
            <w:pPr>
              <w:pStyle w:val="CopticCross"/>
            </w:pPr>
            <w:r>
              <w:t>¿</w:t>
            </w:r>
          </w:p>
        </w:tc>
        <w:tc>
          <w:tcPr>
            <w:tcW w:w="3960" w:type="dxa"/>
          </w:tcPr>
          <w:p w14:paraId="1AB0E040" w14:textId="77777777" w:rsidR="00600016" w:rsidRDefault="00600016" w:rsidP="00B12F04">
            <w:pPr>
              <w:pStyle w:val="EngHang"/>
            </w:pPr>
            <w:r>
              <w:t>The Egyptians said,</w:t>
            </w:r>
          </w:p>
          <w:p w14:paraId="43490269" w14:textId="77777777" w:rsidR="00600016" w:rsidRDefault="00600016" w:rsidP="00B12F04">
            <w:pPr>
              <w:pStyle w:val="EngHang"/>
            </w:pPr>
            <w:r>
              <w:t>“Let us flee from befoe</w:t>
            </w:r>
          </w:p>
          <w:p w14:paraId="4BB5C98A" w14:textId="77777777" w:rsidR="00600016" w:rsidRDefault="00600016" w:rsidP="00B12F04">
            <w:pPr>
              <w:pStyle w:val="EngHang"/>
            </w:pPr>
            <w:r>
              <w:t>The house of Israel,</w:t>
            </w:r>
          </w:p>
          <w:p w14:paraId="0BB3820D" w14:textId="44DB7A3D" w:rsidR="00600016" w:rsidRDefault="00600016" w:rsidP="00600016">
            <w:pPr>
              <w:pStyle w:val="EngHangEnd"/>
            </w:pPr>
            <w:r>
              <w:t>For the Lord fights for them.”</w:t>
            </w:r>
          </w:p>
        </w:tc>
      </w:tr>
      <w:tr w:rsidR="00B12F04" w14:paraId="2C0B6EED" w14:textId="77777777" w:rsidTr="00B12F04">
        <w:trPr>
          <w:cantSplit/>
        </w:trPr>
        <w:tc>
          <w:tcPr>
            <w:tcW w:w="288" w:type="dxa"/>
          </w:tcPr>
          <w:p w14:paraId="29E6F2C2" w14:textId="77777777" w:rsidR="00B12F04" w:rsidRDefault="00B12F04" w:rsidP="00B12F04">
            <w:pPr>
              <w:pStyle w:val="CopticCross"/>
            </w:pPr>
          </w:p>
        </w:tc>
        <w:tc>
          <w:tcPr>
            <w:tcW w:w="3960" w:type="dxa"/>
          </w:tcPr>
          <w:p w14:paraId="6970C758" w14:textId="4A8126F4" w:rsidR="00B12F04" w:rsidRDefault="00600016" w:rsidP="00600016">
            <w:pPr>
              <w:pStyle w:val="EngHang"/>
            </w:pPr>
            <w:r>
              <w:t>*The Lord said unto Moses,</w:t>
            </w:r>
          </w:p>
          <w:p w14:paraId="56D5D637" w14:textId="5C930ADA" w:rsidR="00B12F04" w:rsidRDefault="00600016" w:rsidP="00600016">
            <w:pPr>
              <w:pStyle w:val="EngHang"/>
            </w:pPr>
            <w:r>
              <w:t>“</w:t>
            </w:r>
            <w:r w:rsidR="00B12F04">
              <w:t>Stret</w:t>
            </w:r>
            <w:r>
              <w:t>ch out your hand over the sea.”</w:t>
            </w:r>
          </w:p>
          <w:p w14:paraId="4AD4E2F1" w14:textId="27F0EB30" w:rsidR="00B12F04" w:rsidRDefault="00600016" w:rsidP="00600016">
            <w:pPr>
              <w:pStyle w:val="EngHang"/>
            </w:pPr>
            <w:r>
              <w:t>He did as the Lord said;</w:t>
            </w:r>
          </w:p>
          <w:p w14:paraId="49BBCEB9" w14:textId="224D4C04" w:rsidR="00B12F04" w:rsidRDefault="00600016" w:rsidP="00600016">
            <w:pPr>
              <w:pStyle w:val="EngHangEnd"/>
            </w:pPr>
            <w:r>
              <w:t>T</w:t>
            </w:r>
            <w:r w:rsidR="00B12F04">
              <w:t>he sea returned</w:t>
            </w:r>
            <w:r>
              <w:t xml:space="preserve"> to it's strength</w:t>
            </w:r>
            <w:r w:rsidR="00B12F04">
              <w:t>.</w:t>
            </w:r>
          </w:p>
        </w:tc>
      </w:tr>
      <w:tr w:rsidR="00B12F04" w14:paraId="195D0CA8" w14:textId="77777777" w:rsidTr="00B12F04">
        <w:trPr>
          <w:cantSplit/>
        </w:trPr>
        <w:tc>
          <w:tcPr>
            <w:tcW w:w="288" w:type="dxa"/>
          </w:tcPr>
          <w:p w14:paraId="4DAB4314" w14:textId="5D859451" w:rsidR="00B12F04" w:rsidRDefault="00B12F04" w:rsidP="00B12F04">
            <w:pPr>
              <w:pStyle w:val="CopticCross"/>
            </w:pPr>
          </w:p>
        </w:tc>
        <w:tc>
          <w:tcPr>
            <w:tcW w:w="3960" w:type="dxa"/>
          </w:tcPr>
          <w:p w14:paraId="49291713" w14:textId="194E6AA1" w:rsidR="00600016" w:rsidRDefault="00600016" w:rsidP="00600016">
            <w:pPr>
              <w:pStyle w:val="EngHang"/>
            </w:pPr>
            <w:r>
              <w:t>*Pharaoh was immersed,</w:t>
            </w:r>
          </w:p>
          <w:p w14:paraId="48671456" w14:textId="391EFF24" w:rsidR="00600016" w:rsidRDefault="00600016" w:rsidP="00600016">
            <w:pPr>
              <w:pStyle w:val="EngHang"/>
            </w:pPr>
            <w:r>
              <w:t>Along with all his soldiers.</w:t>
            </w:r>
          </w:p>
          <w:p w14:paraId="3583F851" w14:textId="77777777" w:rsidR="00600016" w:rsidRDefault="00600016" w:rsidP="00600016">
            <w:pPr>
              <w:pStyle w:val="EngHang"/>
            </w:pPr>
            <w:r>
              <w:t>All of them were drowned,</w:t>
            </w:r>
          </w:p>
          <w:p w14:paraId="1A9C1B9D" w14:textId="22DA036F" w:rsidR="00B12F04" w:rsidRDefault="00600016" w:rsidP="00600016">
            <w:pPr>
              <w:pStyle w:val="EngHangEnd"/>
            </w:pPr>
            <w:r>
              <w:t>Deep down in the sea.</w:t>
            </w:r>
          </w:p>
        </w:tc>
      </w:tr>
      <w:tr w:rsidR="00B12F04" w14:paraId="502A665F" w14:textId="77777777" w:rsidTr="00B12F04">
        <w:trPr>
          <w:cantSplit/>
        </w:trPr>
        <w:tc>
          <w:tcPr>
            <w:tcW w:w="288" w:type="dxa"/>
          </w:tcPr>
          <w:p w14:paraId="21BB40EE" w14:textId="3D18B72A" w:rsidR="00B12F04" w:rsidRDefault="005008DD" w:rsidP="00B12F04">
            <w:pPr>
              <w:pStyle w:val="CopticCross"/>
            </w:pPr>
            <w:r>
              <w:t>¿</w:t>
            </w:r>
          </w:p>
        </w:tc>
        <w:tc>
          <w:tcPr>
            <w:tcW w:w="3960" w:type="dxa"/>
          </w:tcPr>
          <w:p w14:paraId="3BE8E856" w14:textId="77777777" w:rsidR="00B12F04" w:rsidRDefault="00600016" w:rsidP="00600016">
            <w:pPr>
              <w:pStyle w:val="EngHang"/>
            </w:pPr>
            <w:r>
              <w:t>When the mighty one drowned,</w:t>
            </w:r>
          </w:p>
          <w:p w14:paraId="52C5BB37" w14:textId="77777777" w:rsidR="00600016" w:rsidRDefault="00600016" w:rsidP="00600016">
            <w:pPr>
              <w:pStyle w:val="EngHang"/>
            </w:pPr>
            <w:r>
              <w:t>The sun shone,</w:t>
            </w:r>
          </w:p>
          <w:p w14:paraId="620A58B5" w14:textId="77777777" w:rsidR="00600016" w:rsidRDefault="00600016" w:rsidP="00600016">
            <w:pPr>
              <w:pStyle w:val="EngHang"/>
            </w:pPr>
            <w:r>
              <w:t>And Israel was enheartened</w:t>
            </w:r>
          </w:p>
          <w:p w14:paraId="07DAA59B" w14:textId="072709FD" w:rsidR="00600016" w:rsidRDefault="00600016" w:rsidP="00600016">
            <w:pPr>
              <w:pStyle w:val="EngHangEnd"/>
            </w:pPr>
            <w:r>
              <w:t>As they crossed the Sea.</w:t>
            </w:r>
          </w:p>
        </w:tc>
      </w:tr>
      <w:tr w:rsidR="00600016" w14:paraId="0C1EF8BE" w14:textId="77777777" w:rsidTr="00B12F04">
        <w:trPr>
          <w:cantSplit/>
        </w:trPr>
        <w:tc>
          <w:tcPr>
            <w:tcW w:w="288" w:type="dxa"/>
          </w:tcPr>
          <w:p w14:paraId="2F72007D" w14:textId="7D25F204" w:rsidR="00600016" w:rsidRDefault="00600016" w:rsidP="00B12F04">
            <w:pPr>
              <w:pStyle w:val="CopticCross"/>
            </w:pPr>
            <w:r>
              <w:t>¿</w:t>
            </w:r>
          </w:p>
        </w:tc>
        <w:tc>
          <w:tcPr>
            <w:tcW w:w="3960" w:type="dxa"/>
          </w:tcPr>
          <w:p w14:paraId="34317752" w14:textId="77777777" w:rsidR="00600016" w:rsidRDefault="00600016" w:rsidP="00600016">
            <w:pPr>
              <w:pStyle w:val="EngHang"/>
            </w:pPr>
            <w:r>
              <w:t>Isreal crossed the sea in joy,</w:t>
            </w:r>
          </w:p>
          <w:p w14:paraId="7F2511A7" w14:textId="77777777" w:rsidR="00600016" w:rsidRDefault="00600016" w:rsidP="00600016">
            <w:pPr>
              <w:pStyle w:val="EngHang"/>
            </w:pPr>
            <w:r>
              <w:t>Walking upon a dry land,</w:t>
            </w:r>
          </w:p>
          <w:p w14:paraId="2CA995B6" w14:textId="77777777" w:rsidR="00600016" w:rsidRDefault="00600016" w:rsidP="00600016">
            <w:pPr>
              <w:pStyle w:val="EngHang"/>
            </w:pPr>
            <w:r>
              <w:t>They flew like eagles</w:t>
            </w:r>
          </w:p>
          <w:p w14:paraId="43897A20" w14:textId="265236DF" w:rsidR="00600016" w:rsidRDefault="00600016" w:rsidP="00600016">
            <w:pPr>
              <w:pStyle w:val="EngHangEnd"/>
            </w:pPr>
            <w:r>
              <w:t>To the Mount of Tabor.</w:t>
            </w:r>
          </w:p>
        </w:tc>
      </w:tr>
      <w:tr w:rsidR="00B12F04" w14:paraId="43991B5D" w14:textId="77777777" w:rsidTr="00B12F04">
        <w:trPr>
          <w:cantSplit/>
        </w:trPr>
        <w:tc>
          <w:tcPr>
            <w:tcW w:w="288" w:type="dxa"/>
          </w:tcPr>
          <w:p w14:paraId="05A61C1D" w14:textId="77777777" w:rsidR="00B12F04" w:rsidRDefault="00B12F04" w:rsidP="00B12F04">
            <w:pPr>
              <w:pStyle w:val="CopticCross"/>
            </w:pPr>
          </w:p>
        </w:tc>
        <w:tc>
          <w:tcPr>
            <w:tcW w:w="3960" w:type="dxa"/>
          </w:tcPr>
          <w:p w14:paraId="27C03BB0" w14:textId="67A8594A" w:rsidR="00B12F04" w:rsidRDefault="00785FC6" w:rsidP="00600016">
            <w:pPr>
              <w:pStyle w:val="EngHang"/>
            </w:pPr>
            <w:r>
              <w:t>*</w:t>
            </w:r>
            <w:r w:rsidR="00600016">
              <w:t>Then Moses</w:t>
            </w:r>
            <w:r>
              <w:t xml:space="preserve"> sang</w:t>
            </w:r>
          </w:p>
          <w:p w14:paraId="6CBA8160" w14:textId="746B366A" w:rsidR="00B12F04" w:rsidRDefault="00785FC6" w:rsidP="00600016">
            <w:pPr>
              <w:pStyle w:val="EngHang"/>
            </w:pPr>
            <w:r>
              <w:t>With</w:t>
            </w:r>
            <w:r w:rsidR="00600016">
              <w:t xml:space="preserve"> the children of Israel,</w:t>
            </w:r>
          </w:p>
          <w:p w14:paraId="4FA99BBE" w14:textId="0C438F41" w:rsidR="00B12F04" w:rsidRDefault="00600016" w:rsidP="00600016">
            <w:pPr>
              <w:pStyle w:val="EngHang"/>
            </w:pPr>
            <w:r>
              <w:t>Blessing the Lord</w:t>
            </w:r>
          </w:p>
          <w:p w14:paraId="64BBA7BC" w14:textId="2A22F869" w:rsidR="00B12F04" w:rsidRDefault="00B12F04" w:rsidP="00600016">
            <w:pPr>
              <w:pStyle w:val="EngHangEnd"/>
            </w:pPr>
            <w:r>
              <w:t>With hymns and praise.</w:t>
            </w:r>
          </w:p>
        </w:tc>
      </w:tr>
      <w:tr w:rsidR="00B12F04" w14:paraId="035CCD3E" w14:textId="77777777" w:rsidTr="00B12F04">
        <w:trPr>
          <w:cantSplit/>
        </w:trPr>
        <w:tc>
          <w:tcPr>
            <w:tcW w:w="288" w:type="dxa"/>
          </w:tcPr>
          <w:p w14:paraId="63BB9DCB" w14:textId="77777777" w:rsidR="00B12F04" w:rsidRDefault="00B12F04" w:rsidP="00B12F04">
            <w:pPr>
              <w:pStyle w:val="CopticCross"/>
            </w:pPr>
          </w:p>
        </w:tc>
        <w:tc>
          <w:tcPr>
            <w:tcW w:w="3960" w:type="dxa"/>
          </w:tcPr>
          <w:p w14:paraId="191766E8" w14:textId="58A9B69F" w:rsidR="00B12F04" w:rsidRDefault="00785FC6" w:rsidP="00785FC6">
            <w:pPr>
              <w:pStyle w:val="EngHang"/>
            </w:pPr>
            <w:r>
              <w:t>*Moses and his people</w:t>
            </w:r>
          </w:p>
          <w:p w14:paraId="1D71161D" w14:textId="0BC46C59" w:rsidR="00B12F04" w:rsidRDefault="00785FC6" w:rsidP="00785FC6">
            <w:pPr>
              <w:pStyle w:val="EngHang"/>
            </w:pPr>
            <w:r>
              <w:t>Were praising with one voice:</w:t>
            </w:r>
          </w:p>
          <w:p w14:paraId="7E3F990D" w14:textId="3DCEF7AE" w:rsidR="00B12F04" w:rsidRDefault="00785FC6" w:rsidP="00785FC6">
            <w:pPr>
              <w:pStyle w:val="EngHang"/>
            </w:pPr>
            <w:r>
              <w:t>“Let us praise the Lord,</w:t>
            </w:r>
          </w:p>
          <w:p w14:paraId="343E55C9" w14:textId="34AA9586" w:rsidR="00B12F04" w:rsidRDefault="00B12F04" w:rsidP="00785FC6">
            <w:pPr>
              <w:pStyle w:val="EngHangEnd"/>
            </w:pPr>
            <w:r>
              <w:t>For with glory He</w:t>
            </w:r>
            <w:r w:rsidR="00785FC6">
              <w:t xml:space="preserve"> is glorified.”</w:t>
            </w:r>
          </w:p>
        </w:tc>
      </w:tr>
      <w:tr w:rsidR="00B12F04" w14:paraId="20965F4C" w14:textId="77777777" w:rsidTr="00B12F04">
        <w:trPr>
          <w:cantSplit/>
        </w:trPr>
        <w:tc>
          <w:tcPr>
            <w:tcW w:w="288" w:type="dxa"/>
          </w:tcPr>
          <w:p w14:paraId="1A3A72F5" w14:textId="77777777" w:rsidR="00B12F04" w:rsidRDefault="00B12F04" w:rsidP="00B12F04">
            <w:pPr>
              <w:pStyle w:val="CopticCross"/>
            </w:pPr>
            <w:r>
              <w:lastRenderedPageBreak/>
              <w:t>¿</w:t>
            </w:r>
          </w:p>
        </w:tc>
        <w:tc>
          <w:tcPr>
            <w:tcW w:w="3960" w:type="dxa"/>
          </w:tcPr>
          <w:p w14:paraId="0588238C" w14:textId="73DF3B34" w:rsidR="00B12F04" w:rsidRDefault="00785FC6" w:rsidP="00785FC6">
            <w:pPr>
              <w:pStyle w:val="EngHang"/>
            </w:pPr>
            <w:r>
              <w:t>*The horses and their riders</w:t>
            </w:r>
          </w:p>
          <w:p w14:paraId="6B3DD8EC" w14:textId="15C03327" w:rsidR="00B12F04" w:rsidRDefault="00785FC6" w:rsidP="00785FC6">
            <w:pPr>
              <w:pStyle w:val="EngHang"/>
            </w:pPr>
            <w:r>
              <w:t>Were drowned in the Red Sea,</w:t>
            </w:r>
          </w:p>
          <w:p w14:paraId="2C5258A0" w14:textId="286F2779" w:rsidR="00B12F04" w:rsidRDefault="00B12F04" w:rsidP="00785FC6">
            <w:pPr>
              <w:pStyle w:val="EngHang"/>
            </w:pPr>
            <w:r>
              <w:t>And t</w:t>
            </w:r>
            <w:r w:rsidR="00785FC6">
              <w:t>he people of God were delivered</w:t>
            </w:r>
          </w:p>
          <w:p w14:paraId="0A0307C7" w14:textId="7A53980F" w:rsidR="00B12F04" w:rsidRPr="00785FC6" w:rsidRDefault="00B12F04" w:rsidP="00785FC6">
            <w:pPr>
              <w:pStyle w:val="EngHangEnd"/>
            </w:pPr>
            <w:r>
              <w:t>From disgrace and death.</w:t>
            </w:r>
            <w:r w:rsidR="005008DD">
              <w:rPr>
                <w:rStyle w:val="FootnoteReference"/>
              </w:rPr>
              <w:footnoteReference w:id="1033"/>
            </w:r>
          </w:p>
        </w:tc>
      </w:tr>
      <w:tr w:rsidR="00B12F04" w14:paraId="2244AC41" w14:textId="77777777" w:rsidTr="00B12F04">
        <w:trPr>
          <w:cantSplit/>
        </w:trPr>
        <w:tc>
          <w:tcPr>
            <w:tcW w:w="288" w:type="dxa"/>
          </w:tcPr>
          <w:p w14:paraId="43D29B83" w14:textId="77777777" w:rsidR="00B12F04" w:rsidRDefault="00B12F04" w:rsidP="00B12F04">
            <w:pPr>
              <w:pStyle w:val="CopticCross"/>
            </w:pPr>
            <w:r>
              <w:t>¿</w:t>
            </w:r>
          </w:p>
        </w:tc>
        <w:tc>
          <w:tcPr>
            <w:tcW w:w="3960" w:type="dxa"/>
          </w:tcPr>
          <w:p w14:paraId="2335B006" w14:textId="77777777" w:rsidR="00B12F04" w:rsidRDefault="00ED43BA" w:rsidP="00ED43BA">
            <w:pPr>
              <w:pStyle w:val="EngHang"/>
            </w:pPr>
            <w:r>
              <w:t>Mariam, the sister of Aaron,</w:t>
            </w:r>
          </w:p>
          <w:p w14:paraId="36728AAB" w14:textId="77777777" w:rsidR="00ED43BA" w:rsidRDefault="00ED43BA" w:rsidP="00ED43BA">
            <w:pPr>
              <w:pStyle w:val="EngHang"/>
            </w:pPr>
            <w:r>
              <w:t>Took a timbrel in her hands,</w:t>
            </w:r>
          </w:p>
          <w:p w14:paraId="22BF8867" w14:textId="77777777" w:rsidR="00ED43BA" w:rsidRDefault="00ED43BA" w:rsidP="00ED43BA">
            <w:pPr>
              <w:pStyle w:val="EngHang"/>
            </w:pPr>
            <w:r>
              <w:t>And all the women sang with her,</w:t>
            </w:r>
          </w:p>
          <w:p w14:paraId="0858483F" w14:textId="42C04919" w:rsidR="00ED43BA" w:rsidRDefault="00ED43BA" w:rsidP="00EC5805">
            <w:pPr>
              <w:pStyle w:val="EngHangEnd"/>
            </w:pPr>
            <w:r>
              <w:t>Around her with drums.</w:t>
            </w:r>
            <w:r w:rsidR="005008DD">
              <w:rPr>
                <w:rStyle w:val="FootnoteReference"/>
              </w:rPr>
              <w:footnoteReference w:id="1034"/>
            </w:r>
          </w:p>
        </w:tc>
      </w:tr>
      <w:tr w:rsidR="00ED43BA" w14:paraId="7BB3194D" w14:textId="77777777" w:rsidTr="00B12F04">
        <w:trPr>
          <w:cantSplit/>
        </w:trPr>
        <w:tc>
          <w:tcPr>
            <w:tcW w:w="288" w:type="dxa"/>
          </w:tcPr>
          <w:p w14:paraId="5B353A14" w14:textId="77777777" w:rsidR="00ED43BA" w:rsidRDefault="00ED43BA" w:rsidP="00B12F04">
            <w:pPr>
              <w:pStyle w:val="CopticCross"/>
            </w:pPr>
          </w:p>
        </w:tc>
        <w:tc>
          <w:tcPr>
            <w:tcW w:w="3960" w:type="dxa"/>
          </w:tcPr>
          <w:p w14:paraId="093532E5" w14:textId="77777777" w:rsidR="00ED43BA" w:rsidRDefault="00ED43BA" w:rsidP="00ED43BA">
            <w:pPr>
              <w:pStyle w:val="EngHang"/>
            </w:pPr>
            <w:r>
              <w:t>Mariam the prophetess began</w:t>
            </w:r>
          </w:p>
          <w:p w14:paraId="256E1F72" w14:textId="77777777" w:rsidR="00ED43BA" w:rsidRDefault="00ED43BA" w:rsidP="00ED43BA">
            <w:pPr>
              <w:pStyle w:val="EngHang"/>
            </w:pPr>
            <w:r>
              <w:t>To sing before them,</w:t>
            </w:r>
          </w:p>
          <w:p w14:paraId="44328B89" w14:textId="77777777" w:rsidR="00ED43BA" w:rsidRDefault="00ED43BA" w:rsidP="00ED43BA">
            <w:pPr>
              <w:pStyle w:val="EngHang"/>
            </w:pPr>
            <w:r>
              <w:t>The women sang with her,</w:t>
            </w:r>
          </w:p>
          <w:p w14:paraId="2401FF7D" w14:textId="10AF0C89" w:rsidR="00ED43BA" w:rsidRDefault="00ED43BA" w:rsidP="00ED43BA">
            <w:pPr>
              <w:pStyle w:val="EngEnd"/>
            </w:pPr>
            <w:r>
              <w:t>With timbrels and drums.</w:t>
            </w:r>
          </w:p>
        </w:tc>
      </w:tr>
      <w:tr w:rsidR="00B12F04" w14:paraId="49A7EE30" w14:textId="77777777" w:rsidTr="00B12F04">
        <w:trPr>
          <w:cantSplit/>
        </w:trPr>
        <w:tc>
          <w:tcPr>
            <w:tcW w:w="288" w:type="dxa"/>
          </w:tcPr>
          <w:p w14:paraId="3F90F4BB" w14:textId="77777777" w:rsidR="00B12F04" w:rsidRDefault="00B12F04" w:rsidP="00B12F04">
            <w:pPr>
              <w:pStyle w:val="CopticCross"/>
            </w:pPr>
          </w:p>
        </w:tc>
        <w:tc>
          <w:tcPr>
            <w:tcW w:w="3960" w:type="dxa"/>
          </w:tcPr>
          <w:p w14:paraId="25C489BA" w14:textId="77777777" w:rsidR="00B12F04" w:rsidRDefault="00ED43BA" w:rsidP="00ED43BA">
            <w:pPr>
              <w:pStyle w:val="EngHang"/>
            </w:pPr>
            <w:r>
              <w:t>They sang beautiful praises,</w:t>
            </w:r>
          </w:p>
          <w:p w14:paraId="0BEE9324" w14:textId="77777777" w:rsidR="00ED43BA" w:rsidRDefault="00ED43BA" w:rsidP="00ED43BA">
            <w:pPr>
              <w:pStyle w:val="EngHang"/>
            </w:pPr>
            <w:r>
              <w:t>Saying with one voice,</w:t>
            </w:r>
          </w:p>
          <w:p w14:paraId="13DBDE1C" w14:textId="77777777" w:rsidR="00ED43BA" w:rsidRDefault="00ED43BA" w:rsidP="00ED43BA">
            <w:pPr>
              <w:pStyle w:val="EngHang"/>
            </w:pPr>
            <w:r>
              <w:t>“Let us praise the Lord,</w:t>
            </w:r>
          </w:p>
          <w:p w14:paraId="4F7FEF1D" w14:textId="3CB4AE93" w:rsidR="00ED43BA" w:rsidRDefault="00ED43BA" w:rsidP="006033A2">
            <w:pPr>
              <w:pStyle w:val="EngHangEnd"/>
            </w:pPr>
            <w:r>
              <w:t>For with glory He is glorified.”</w:t>
            </w:r>
          </w:p>
        </w:tc>
      </w:tr>
      <w:tr w:rsidR="00B12F04" w14:paraId="0CE25978" w14:textId="77777777" w:rsidTr="00B12F04">
        <w:trPr>
          <w:cantSplit/>
        </w:trPr>
        <w:tc>
          <w:tcPr>
            <w:tcW w:w="288" w:type="dxa"/>
          </w:tcPr>
          <w:p w14:paraId="4A69785C" w14:textId="05A5296F" w:rsidR="00B12F04" w:rsidRDefault="005008DD" w:rsidP="00B12F04">
            <w:pPr>
              <w:pStyle w:val="CopticCross"/>
            </w:pPr>
            <w:r>
              <w:t>¿</w:t>
            </w:r>
          </w:p>
        </w:tc>
        <w:tc>
          <w:tcPr>
            <w:tcW w:w="3960" w:type="dxa"/>
          </w:tcPr>
          <w:p w14:paraId="4310D571" w14:textId="77777777" w:rsidR="00B12F04" w:rsidRDefault="00ED43BA" w:rsidP="00ED43BA">
            <w:pPr>
              <w:pStyle w:val="EngHang"/>
            </w:pPr>
            <w:r>
              <w:t>He threw horse and rider</w:t>
            </w:r>
          </w:p>
          <w:p w14:paraId="1171FB61" w14:textId="77777777" w:rsidR="00ED43BA" w:rsidRDefault="00ED43BA" w:rsidP="00ED43BA">
            <w:pPr>
              <w:pStyle w:val="EngHang"/>
            </w:pPr>
            <w:r>
              <w:t>Into the Red Sea,</w:t>
            </w:r>
          </w:p>
          <w:p w14:paraId="778A6A1E" w14:textId="77777777" w:rsidR="00ED43BA" w:rsidRDefault="00ED43BA" w:rsidP="00ED43BA">
            <w:pPr>
              <w:pStyle w:val="EngHang"/>
            </w:pPr>
            <w:r>
              <w:t>O the joy of Isreal,</w:t>
            </w:r>
          </w:p>
          <w:p w14:paraId="33164DC1" w14:textId="2E572E83" w:rsidR="00ED43BA" w:rsidRDefault="00ED43BA" w:rsidP="006033A2">
            <w:pPr>
              <w:pStyle w:val="EngHangEnd"/>
            </w:pPr>
            <w:r>
              <w:t>Saving us from the ungodly.</w:t>
            </w:r>
          </w:p>
        </w:tc>
      </w:tr>
      <w:tr w:rsidR="00B12F04" w14:paraId="63BED4C5" w14:textId="77777777" w:rsidTr="00B12F04">
        <w:trPr>
          <w:cantSplit/>
        </w:trPr>
        <w:tc>
          <w:tcPr>
            <w:tcW w:w="288" w:type="dxa"/>
          </w:tcPr>
          <w:p w14:paraId="628F10A8" w14:textId="77777777" w:rsidR="00B12F04" w:rsidRDefault="00B12F04" w:rsidP="00B12F04">
            <w:pPr>
              <w:pStyle w:val="CopticCross"/>
            </w:pPr>
            <w:r>
              <w:t>¿</w:t>
            </w:r>
          </w:p>
        </w:tc>
        <w:tc>
          <w:tcPr>
            <w:tcW w:w="3960" w:type="dxa"/>
          </w:tcPr>
          <w:p w14:paraId="24C12547" w14:textId="77777777" w:rsidR="00B12F04" w:rsidRDefault="00ED43BA" w:rsidP="00ED43BA">
            <w:pPr>
              <w:pStyle w:val="EngHang"/>
            </w:pPr>
            <w:r>
              <w:t>The water was divided,</w:t>
            </w:r>
          </w:p>
          <w:p w14:paraId="16A13647" w14:textId="77777777" w:rsidR="00ED43BA" w:rsidRDefault="00ED43BA" w:rsidP="00ED43BA">
            <w:pPr>
              <w:pStyle w:val="EngHang"/>
            </w:pPr>
            <w:r>
              <w:t>The deep became a path,</w:t>
            </w:r>
          </w:p>
          <w:p w14:paraId="73E05725" w14:textId="77777777" w:rsidR="00ED43BA" w:rsidRDefault="00ED43BA" w:rsidP="00ED43BA">
            <w:pPr>
              <w:pStyle w:val="EngHang"/>
            </w:pPr>
            <w:r>
              <w:t>Moses passed through it,</w:t>
            </w:r>
          </w:p>
          <w:p w14:paraId="36873563" w14:textId="0B52AA6B" w:rsidR="00ED43BA" w:rsidRDefault="00ED43BA" w:rsidP="006033A2">
            <w:pPr>
              <w:pStyle w:val="EngHangEnd"/>
            </w:pPr>
            <w:r>
              <w:t>And the enemy was destroyed.</w:t>
            </w:r>
          </w:p>
        </w:tc>
      </w:tr>
      <w:tr w:rsidR="00B12F04" w14:paraId="03C0627A" w14:textId="77777777" w:rsidTr="00B12F04">
        <w:trPr>
          <w:cantSplit/>
        </w:trPr>
        <w:tc>
          <w:tcPr>
            <w:tcW w:w="288" w:type="dxa"/>
          </w:tcPr>
          <w:p w14:paraId="2AF57D68" w14:textId="418E3894" w:rsidR="00B12F04" w:rsidRDefault="00B12F04" w:rsidP="00B12F04">
            <w:pPr>
              <w:pStyle w:val="CopticCross"/>
            </w:pPr>
          </w:p>
        </w:tc>
        <w:tc>
          <w:tcPr>
            <w:tcW w:w="3960" w:type="dxa"/>
          </w:tcPr>
          <w:p w14:paraId="7FFB2CFB" w14:textId="77777777" w:rsidR="00ED43BA" w:rsidRDefault="00ED43BA" w:rsidP="00ED43BA">
            <w:pPr>
              <w:pStyle w:val="EngHang"/>
            </w:pPr>
            <w:r>
              <w:t>The sun has shone upon</w:t>
            </w:r>
          </w:p>
          <w:p w14:paraId="0F5C2B55" w14:textId="5FF1FD00" w:rsidR="00ED43BA" w:rsidRDefault="00ED43BA" w:rsidP="00ED43BA">
            <w:pPr>
              <w:pStyle w:val="EngHang"/>
            </w:pPr>
            <w:r>
              <w:t>An unseen land,</w:t>
            </w:r>
          </w:p>
          <w:p w14:paraId="09BF6E98" w14:textId="77777777" w:rsidR="00ED43BA" w:rsidRDefault="00ED43BA" w:rsidP="00ED43BA">
            <w:pPr>
              <w:pStyle w:val="EngHang"/>
            </w:pPr>
            <w:r>
              <w:t>And they waled upon</w:t>
            </w:r>
          </w:p>
          <w:p w14:paraId="4AAD3BA5" w14:textId="1FF9FCB5" w:rsidR="00ED43BA" w:rsidRDefault="00ED43BA" w:rsidP="006033A2">
            <w:pPr>
              <w:pStyle w:val="EngHangEnd"/>
            </w:pPr>
            <w:r>
              <w:t xml:space="preserve">An untrodden way. </w:t>
            </w:r>
          </w:p>
        </w:tc>
      </w:tr>
      <w:tr w:rsidR="00B12F04" w14:paraId="21F63052" w14:textId="77777777" w:rsidTr="00B12F04">
        <w:trPr>
          <w:cantSplit/>
        </w:trPr>
        <w:tc>
          <w:tcPr>
            <w:tcW w:w="288" w:type="dxa"/>
          </w:tcPr>
          <w:p w14:paraId="068EA383" w14:textId="77777777" w:rsidR="00B12F04" w:rsidRDefault="00B12F04" w:rsidP="00B12F04">
            <w:pPr>
              <w:pStyle w:val="CopticCross"/>
            </w:pPr>
          </w:p>
        </w:tc>
        <w:tc>
          <w:tcPr>
            <w:tcW w:w="3960" w:type="dxa"/>
          </w:tcPr>
          <w:p w14:paraId="6BCBF57D" w14:textId="77777777" w:rsidR="00B12F04" w:rsidRDefault="00ED43BA" w:rsidP="00ED43BA">
            <w:pPr>
              <w:pStyle w:val="EngHang"/>
            </w:pPr>
            <w:r>
              <w:t>The liquid water stood</w:t>
            </w:r>
          </w:p>
          <w:p w14:paraId="3CD2A019" w14:textId="77777777" w:rsidR="00ED43BA" w:rsidRDefault="00ED43BA" w:rsidP="00ED43BA">
            <w:pPr>
              <w:pStyle w:val="EngHang"/>
            </w:pPr>
            <w:r>
              <w:t>Before Moses and Aaron,</w:t>
            </w:r>
          </w:p>
          <w:p w14:paraId="37A4A870" w14:textId="77777777" w:rsidR="00ED43BA" w:rsidRDefault="00ED43BA" w:rsidP="00ED43BA">
            <w:pPr>
              <w:pStyle w:val="EngHang"/>
            </w:pPr>
            <w:r>
              <w:t>An indescribable</w:t>
            </w:r>
          </w:p>
          <w:p w14:paraId="557BA2C5" w14:textId="2DB384C6" w:rsidR="00ED43BA" w:rsidRDefault="00ED43BA" w:rsidP="006033A2">
            <w:pPr>
              <w:pStyle w:val="EngHangEnd"/>
            </w:pPr>
            <w:r>
              <w:t>And miraculous wonder.</w:t>
            </w:r>
          </w:p>
        </w:tc>
      </w:tr>
      <w:tr w:rsidR="00ED43BA" w14:paraId="42CB81FD" w14:textId="77777777" w:rsidTr="00B12F04">
        <w:trPr>
          <w:cantSplit/>
        </w:trPr>
        <w:tc>
          <w:tcPr>
            <w:tcW w:w="288" w:type="dxa"/>
          </w:tcPr>
          <w:p w14:paraId="6C5BCC95" w14:textId="18291DA7" w:rsidR="00ED43BA" w:rsidRDefault="005008DD" w:rsidP="00B12F04">
            <w:pPr>
              <w:pStyle w:val="CopticCross"/>
            </w:pPr>
            <w:r>
              <w:t>¿</w:t>
            </w:r>
          </w:p>
        </w:tc>
        <w:tc>
          <w:tcPr>
            <w:tcW w:w="3960" w:type="dxa"/>
          </w:tcPr>
          <w:p w14:paraId="5BD443F5" w14:textId="77777777" w:rsidR="00ED43BA" w:rsidRDefault="00ED43BA" w:rsidP="00ED43BA">
            <w:pPr>
              <w:pStyle w:val="EngHang"/>
            </w:pPr>
            <w:r>
              <w:t>Pharaoh and his chariots</w:t>
            </w:r>
          </w:p>
          <w:p w14:paraId="6F1716BE" w14:textId="77777777" w:rsidR="00ED43BA" w:rsidRDefault="00ED43BA" w:rsidP="00ED43BA">
            <w:pPr>
              <w:pStyle w:val="EngHang"/>
            </w:pPr>
            <w:r>
              <w:t xml:space="preserve">Were drowned in </w:t>
            </w:r>
            <w:r w:rsidR="005008DD">
              <w:t>the deep,</w:t>
            </w:r>
          </w:p>
          <w:p w14:paraId="5930D474" w14:textId="77777777" w:rsidR="005008DD" w:rsidRDefault="005008DD" w:rsidP="00ED43BA">
            <w:pPr>
              <w:pStyle w:val="EngHang"/>
            </w:pPr>
            <w:r>
              <w:t>And the children of Israel</w:t>
            </w:r>
          </w:p>
          <w:p w14:paraId="18C46E63" w14:textId="2347EA1D" w:rsidR="005008DD" w:rsidRDefault="005008DD" w:rsidP="005008DD">
            <w:pPr>
              <w:pStyle w:val="EngHangEnd"/>
            </w:pPr>
            <w:r>
              <w:t>Passed over the sea.</w:t>
            </w:r>
          </w:p>
        </w:tc>
      </w:tr>
      <w:tr w:rsidR="005008DD" w14:paraId="7EC4406A" w14:textId="77777777" w:rsidTr="00B12F04">
        <w:trPr>
          <w:cantSplit/>
        </w:trPr>
        <w:tc>
          <w:tcPr>
            <w:tcW w:w="288" w:type="dxa"/>
          </w:tcPr>
          <w:p w14:paraId="7B446091" w14:textId="49C34E12" w:rsidR="005008DD" w:rsidRDefault="005008DD" w:rsidP="00B12F04">
            <w:pPr>
              <w:pStyle w:val="CopticCross"/>
            </w:pPr>
            <w:r>
              <w:t>¿</w:t>
            </w:r>
          </w:p>
        </w:tc>
        <w:tc>
          <w:tcPr>
            <w:tcW w:w="3960" w:type="dxa"/>
          </w:tcPr>
          <w:p w14:paraId="63EE7FAF" w14:textId="77777777" w:rsidR="005008DD" w:rsidRDefault="005008DD" w:rsidP="00ED43BA">
            <w:pPr>
              <w:pStyle w:val="EngHang"/>
            </w:pPr>
            <w:r>
              <w:t>Moses the prophet</w:t>
            </w:r>
          </w:p>
          <w:p w14:paraId="7196881F" w14:textId="5672B8B2" w:rsidR="005008DD" w:rsidRDefault="005008DD" w:rsidP="00ED43BA">
            <w:pPr>
              <w:pStyle w:val="EngHang"/>
            </w:pPr>
            <w:r>
              <w:t>Was praising before them</w:t>
            </w:r>
          </w:p>
          <w:p w14:paraId="6B43D7FD" w14:textId="77777777" w:rsidR="005008DD" w:rsidRDefault="005008DD" w:rsidP="00ED43BA">
            <w:pPr>
              <w:pStyle w:val="EngHang"/>
            </w:pPr>
            <w:r>
              <w:t>Unitl he took them to</w:t>
            </w:r>
          </w:p>
          <w:p w14:paraId="09398587" w14:textId="3A04CFC5" w:rsidR="005008DD" w:rsidRDefault="005008DD" w:rsidP="005008DD">
            <w:pPr>
              <w:pStyle w:val="EngHangEnd"/>
            </w:pPr>
            <w:r>
              <w:t>The wilderness of Sinai.</w:t>
            </w:r>
          </w:p>
        </w:tc>
      </w:tr>
    </w:tbl>
    <w:p w14:paraId="61AABA42" w14:textId="34C3DA96" w:rsidR="00DD3799" w:rsidRDefault="00DD3799" w:rsidP="00DD3799">
      <w:pPr>
        <w:pStyle w:val="Heading3"/>
      </w:pPr>
      <w:bookmarkStart w:id="1878" w:name="_Ref452619819"/>
      <w:r>
        <w:rPr>
          <w:sz w:val="24"/>
        </w:rPr>
        <w:t>Psali Adam On (Before) the Second Canticle</w:t>
      </w:r>
      <w:bookmarkEnd w:id="1878"/>
    </w:p>
    <w:p w14:paraId="0F399C00" w14:textId="77777777" w:rsidR="00DD3799" w:rsidRPr="00DD3799" w:rsidRDefault="00DD3799" w:rsidP="00DD379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83275D" w14:paraId="50ACB5CE" w14:textId="77777777" w:rsidTr="0083275D">
        <w:trPr>
          <w:cantSplit/>
        </w:trPr>
        <w:tc>
          <w:tcPr>
            <w:tcW w:w="288" w:type="dxa"/>
          </w:tcPr>
          <w:p w14:paraId="17873917" w14:textId="77777777" w:rsidR="0083275D" w:rsidRDefault="0083275D" w:rsidP="0083275D">
            <w:pPr>
              <w:pStyle w:val="CopticCross"/>
            </w:pPr>
          </w:p>
        </w:tc>
        <w:tc>
          <w:tcPr>
            <w:tcW w:w="3960" w:type="dxa"/>
          </w:tcPr>
          <w:p w14:paraId="1F95DFCA" w14:textId="0E3A2FDE" w:rsidR="0083275D" w:rsidRDefault="00C00539" w:rsidP="0030209C">
            <w:pPr>
              <w:pStyle w:val="EngHang"/>
            </w:pPr>
            <w:r>
              <w:t>*</w:t>
            </w:r>
            <w:r w:rsidR="0061474D">
              <w:rPr>
                <w:rStyle w:val="FootnoteReference"/>
              </w:rPr>
              <w:footnoteReference w:id="1035"/>
            </w:r>
            <w:r w:rsidR="0083275D">
              <w:t>My heart and my tongue</w:t>
            </w:r>
          </w:p>
          <w:p w14:paraId="53B7084C" w14:textId="77777777" w:rsidR="0083275D" w:rsidRDefault="0083275D" w:rsidP="0030209C">
            <w:pPr>
              <w:pStyle w:val="EngHang"/>
            </w:pPr>
            <w:r>
              <w:t>Glorify the Trinity:</w:t>
            </w:r>
          </w:p>
          <w:p w14:paraId="2FC62320" w14:textId="77777777" w:rsidR="0083275D" w:rsidRPr="0030209C" w:rsidRDefault="0083275D" w:rsidP="0030209C">
            <w:pPr>
              <w:pStyle w:val="EngHang"/>
              <w:rPr>
                <w:iCs/>
              </w:rPr>
            </w:pPr>
            <w:r w:rsidRPr="0030209C">
              <w:rPr>
                <w:iCs/>
              </w:rPr>
              <w:t>O Holy Trinity,</w:t>
            </w:r>
          </w:p>
          <w:p w14:paraId="39A5DB48" w14:textId="69EC8650" w:rsidR="0083275D" w:rsidRDefault="0083275D" w:rsidP="0030209C">
            <w:pPr>
              <w:pStyle w:val="EngHangEnd"/>
            </w:pPr>
            <w:r>
              <w:t>Have mercy upon us.</w:t>
            </w:r>
          </w:p>
        </w:tc>
        <w:tc>
          <w:tcPr>
            <w:tcW w:w="288" w:type="dxa"/>
          </w:tcPr>
          <w:p w14:paraId="2ADA2E47" w14:textId="77777777" w:rsidR="0083275D" w:rsidRDefault="0083275D" w:rsidP="0083275D">
            <w:pPr>
              <w:pStyle w:val="CopticCross"/>
            </w:pPr>
          </w:p>
        </w:tc>
        <w:tc>
          <w:tcPr>
            <w:tcW w:w="288" w:type="dxa"/>
          </w:tcPr>
          <w:p w14:paraId="0F2E1A76" w14:textId="77777777" w:rsidR="0083275D" w:rsidRDefault="0083275D" w:rsidP="0083275D">
            <w:pPr>
              <w:pStyle w:val="CopticCross"/>
            </w:pPr>
          </w:p>
        </w:tc>
        <w:tc>
          <w:tcPr>
            <w:tcW w:w="3960" w:type="dxa"/>
          </w:tcPr>
          <w:p w14:paraId="3283AB50" w14:textId="77777777" w:rsidR="0083275D" w:rsidRDefault="00C00539" w:rsidP="0030209C">
            <w:pPr>
              <w:pStyle w:val="CopticVersemulti-line"/>
            </w:pPr>
            <w:r>
              <w:t>Ⲁ̀ ⲡⲁϩⲏⲧ ⲛⲉⲙ ⲡⲁⲗⲁⲥ:</w:t>
            </w:r>
          </w:p>
          <w:p w14:paraId="73BE06C8" w14:textId="77777777" w:rsidR="00C00539" w:rsidRDefault="00C00539" w:rsidP="0030209C">
            <w:pPr>
              <w:pStyle w:val="CopticVersemulti-line"/>
            </w:pPr>
            <w:r>
              <w:t>Ϩⲱⲥ ⲉ̀Ϯⲧ̀ⲣⲓⲁⲥ:</w:t>
            </w:r>
          </w:p>
          <w:p w14:paraId="6231569A" w14:textId="77777777" w:rsidR="00C00539" w:rsidRDefault="00C00539" w:rsidP="0030209C">
            <w:pPr>
              <w:pStyle w:val="CopticVersemulti-line"/>
            </w:pPr>
            <w:r>
              <w:t>ⲁ̀ⲅⲓⲁ Ϯ̀ⲣⲓⲁⲥ:</w:t>
            </w:r>
          </w:p>
          <w:p w14:paraId="76B9CAF9" w14:textId="1E859A7E" w:rsidR="00C00539" w:rsidRPr="005130A7" w:rsidRDefault="00C00539" w:rsidP="0030209C">
            <w:pPr>
              <w:pStyle w:val="CopticVerse"/>
            </w:pPr>
            <w:r>
              <w:t>ⲉ̀ⲗⲉⲏⲥ̀ⲟⲛ ⲏ̀ⲙⲁⲥ.</w:t>
            </w:r>
          </w:p>
        </w:tc>
      </w:tr>
      <w:tr w:rsidR="0083275D" w14:paraId="557A53E2" w14:textId="77777777" w:rsidTr="0083275D">
        <w:trPr>
          <w:cantSplit/>
        </w:trPr>
        <w:tc>
          <w:tcPr>
            <w:tcW w:w="288" w:type="dxa"/>
          </w:tcPr>
          <w:p w14:paraId="0CC789B7" w14:textId="7AC190EF" w:rsidR="0083275D" w:rsidRPr="001E2E1C" w:rsidRDefault="0083275D" w:rsidP="0083275D">
            <w:pPr>
              <w:pStyle w:val="CopticCross"/>
            </w:pPr>
          </w:p>
        </w:tc>
        <w:tc>
          <w:tcPr>
            <w:tcW w:w="3960" w:type="dxa"/>
          </w:tcPr>
          <w:p w14:paraId="38401A36" w14:textId="5E40C9D3" w:rsidR="0083275D" w:rsidRPr="0030209C" w:rsidRDefault="0030209C" w:rsidP="0030209C">
            <w:pPr>
              <w:pStyle w:val="EngHang"/>
              <w:rPr>
                <w:rFonts w:ascii="Arial Unicode MS" w:eastAsia="Arial Unicode MS" w:hAnsi="Arial Unicode MS" w:cs="Arial Unicode MS"/>
              </w:rPr>
            </w:pPr>
            <w:r>
              <w:t>*</w:t>
            </w:r>
            <w:r w:rsidR="0083275D">
              <w:t xml:space="preserve">Everyone praises </w:t>
            </w:r>
            <w:r>
              <w:t>You</w:t>
            </w:r>
          </w:p>
          <w:p w14:paraId="0E3A6568" w14:textId="4AAD6745" w:rsidR="0083275D" w:rsidRDefault="0083275D" w:rsidP="0030209C">
            <w:pPr>
              <w:pStyle w:val="EngHang"/>
            </w:pPr>
            <w:r>
              <w:t xml:space="preserve">And glorifies </w:t>
            </w:r>
            <w:r w:rsidR="0030209C">
              <w:t>You;</w:t>
            </w:r>
          </w:p>
          <w:p w14:paraId="71510DD0" w14:textId="77777777" w:rsidR="0083275D" w:rsidRPr="0030209C" w:rsidRDefault="0083275D" w:rsidP="0030209C">
            <w:pPr>
              <w:pStyle w:val="EngHang"/>
              <w:rPr>
                <w:iCs/>
              </w:rPr>
            </w:pPr>
            <w:r w:rsidRPr="0030209C">
              <w:rPr>
                <w:iCs/>
              </w:rPr>
              <w:t>O Holy Trinity,</w:t>
            </w:r>
          </w:p>
          <w:p w14:paraId="5DFAD7D8" w14:textId="2FDC583E" w:rsidR="0083275D" w:rsidRDefault="00C00539" w:rsidP="0030209C">
            <w:pPr>
              <w:pStyle w:val="EngHangEnd"/>
            </w:pPr>
            <w:r>
              <w:t>Have mercy upon us.</w:t>
            </w:r>
          </w:p>
        </w:tc>
        <w:tc>
          <w:tcPr>
            <w:tcW w:w="288" w:type="dxa"/>
          </w:tcPr>
          <w:p w14:paraId="7B37534E" w14:textId="77777777" w:rsidR="0083275D" w:rsidRDefault="0083275D" w:rsidP="0083275D">
            <w:pPr>
              <w:pStyle w:val="CopticCross"/>
            </w:pPr>
          </w:p>
        </w:tc>
        <w:tc>
          <w:tcPr>
            <w:tcW w:w="288" w:type="dxa"/>
          </w:tcPr>
          <w:p w14:paraId="1483CF60" w14:textId="613CB31E" w:rsidR="0083275D" w:rsidRDefault="0083275D" w:rsidP="0083275D">
            <w:pPr>
              <w:pStyle w:val="CopticCross"/>
            </w:pPr>
          </w:p>
        </w:tc>
        <w:tc>
          <w:tcPr>
            <w:tcW w:w="3960" w:type="dxa"/>
          </w:tcPr>
          <w:p w14:paraId="5AC2F095" w14:textId="77777777" w:rsidR="0083275D" w:rsidRDefault="00C00539" w:rsidP="0030209C">
            <w:pPr>
              <w:pStyle w:val="CopticVersemulti-line"/>
            </w:pPr>
            <w:r>
              <w:t>Ⲃⲟⲛ ⲛⲓⲃⲉⲛ ⲥⲉϩⲱⲥ ⲛⲁⲕ:</w:t>
            </w:r>
          </w:p>
          <w:p w14:paraId="4DA91569" w14:textId="77777777" w:rsidR="00C00539" w:rsidRDefault="00C00539" w:rsidP="0030209C">
            <w:pPr>
              <w:pStyle w:val="CopticVersemulti-line"/>
            </w:pPr>
            <w:r>
              <w:t>ⲟⲩⲟϩ ⲥⲉⲉⲡⲃⲱⲕ ⲛⲁⲕ:</w:t>
            </w:r>
          </w:p>
          <w:p w14:paraId="13E313D4" w14:textId="77777777" w:rsidR="00C00539" w:rsidRDefault="00C00539" w:rsidP="0030209C">
            <w:pPr>
              <w:pStyle w:val="CopticVersemulti-line"/>
            </w:pPr>
            <w:r>
              <w:t>ⲁ̀ⲅⲓⲁ Ϯ̀ⲣⲓⲁⲥ:</w:t>
            </w:r>
          </w:p>
          <w:p w14:paraId="1FB7490E" w14:textId="097C687D" w:rsidR="00C00539" w:rsidRPr="005130A7" w:rsidRDefault="00C00539" w:rsidP="0030209C">
            <w:pPr>
              <w:pStyle w:val="CopticVerse"/>
            </w:pPr>
            <w:r>
              <w:t>ⲉ̀ⲗⲉⲏⲥ̀ⲟⲛ ⲏ̀ⲙⲁⲥ.</w:t>
            </w:r>
          </w:p>
        </w:tc>
      </w:tr>
      <w:tr w:rsidR="0083275D" w14:paraId="6E6303D6" w14:textId="77777777" w:rsidTr="0083275D">
        <w:trPr>
          <w:cantSplit/>
        </w:trPr>
        <w:tc>
          <w:tcPr>
            <w:tcW w:w="288" w:type="dxa"/>
          </w:tcPr>
          <w:p w14:paraId="50F0EEF9" w14:textId="00BA7C92" w:rsidR="0083275D" w:rsidRDefault="0030209C" w:rsidP="0083275D">
            <w:pPr>
              <w:pStyle w:val="CopticCross"/>
            </w:pPr>
            <w:r>
              <w:lastRenderedPageBreak/>
              <w:t>¿</w:t>
            </w:r>
          </w:p>
        </w:tc>
        <w:tc>
          <w:tcPr>
            <w:tcW w:w="3960" w:type="dxa"/>
          </w:tcPr>
          <w:p w14:paraId="224CA2BC" w14:textId="6985A841" w:rsidR="0083275D" w:rsidRDefault="0030209C" w:rsidP="0030209C">
            <w:pPr>
              <w:pStyle w:val="EngHang"/>
            </w:pPr>
            <w:r>
              <w:t>*</w:t>
            </w:r>
            <w:r w:rsidR="0083275D">
              <w:t xml:space="preserve">For </w:t>
            </w:r>
            <w:r>
              <w:t>You are</w:t>
            </w:r>
            <w:r w:rsidR="0083275D">
              <w:t xml:space="preserve"> our God</w:t>
            </w:r>
            <w:r>
              <w:t>,</w:t>
            </w:r>
          </w:p>
          <w:p w14:paraId="710BB80C" w14:textId="27FEA09A" w:rsidR="0083275D" w:rsidRDefault="0030209C" w:rsidP="0030209C">
            <w:pPr>
              <w:pStyle w:val="EngHang"/>
            </w:pPr>
            <w:r>
              <w:t>And our Saviour;</w:t>
            </w:r>
          </w:p>
          <w:p w14:paraId="69A09593" w14:textId="77777777" w:rsidR="0083275D" w:rsidRPr="0030209C" w:rsidRDefault="0083275D" w:rsidP="0030209C">
            <w:pPr>
              <w:pStyle w:val="EngHang"/>
              <w:rPr>
                <w:iCs/>
              </w:rPr>
            </w:pPr>
            <w:r w:rsidRPr="0030209C">
              <w:rPr>
                <w:iCs/>
              </w:rPr>
              <w:t>O Holy Trinity,</w:t>
            </w:r>
          </w:p>
          <w:p w14:paraId="460CB98C" w14:textId="5D4381A6" w:rsidR="0083275D" w:rsidRDefault="00C00539" w:rsidP="0030209C">
            <w:pPr>
              <w:pStyle w:val="EngHangEnd"/>
            </w:pPr>
            <w:r>
              <w:t>Have mercy upon us.</w:t>
            </w:r>
          </w:p>
        </w:tc>
        <w:tc>
          <w:tcPr>
            <w:tcW w:w="288" w:type="dxa"/>
          </w:tcPr>
          <w:p w14:paraId="713709B2" w14:textId="77777777" w:rsidR="0083275D" w:rsidRDefault="0083275D" w:rsidP="0083275D">
            <w:pPr>
              <w:pStyle w:val="CopticCross"/>
            </w:pPr>
          </w:p>
        </w:tc>
        <w:tc>
          <w:tcPr>
            <w:tcW w:w="288" w:type="dxa"/>
          </w:tcPr>
          <w:p w14:paraId="677BE9B2" w14:textId="7A6B6923" w:rsidR="0083275D" w:rsidRDefault="0030209C" w:rsidP="0083275D">
            <w:pPr>
              <w:pStyle w:val="CopticCross"/>
            </w:pPr>
            <w:r>
              <w:t>¿</w:t>
            </w:r>
          </w:p>
        </w:tc>
        <w:tc>
          <w:tcPr>
            <w:tcW w:w="3960" w:type="dxa"/>
          </w:tcPr>
          <w:p w14:paraId="477EDA9B" w14:textId="77777777" w:rsidR="0083275D" w:rsidRDefault="00C00539" w:rsidP="0030209C">
            <w:pPr>
              <w:pStyle w:val="CopticVersemulti-line"/>
            </w:pPr>
            <w:r>
              <w:t>Ⲅⲉ ⲅⲁⲣ ⲛ̀ⲑⲟⲕ Ⲡⲉⲛⲛⲟⲩϯ:</w:t>
            </w:r>
          </w:p>
          <w:p w14:paraId="3E0D9D6F" w14:textId="77777777" w:rsidR="00C00539" w:rsidRDefault="00C00539" w:rsidP="0030209C">
            <w:pPr>
              <w:pStyle w:val="CopticVersemulti-line"/>
            </w:pPr>
            <w:r>
              <w:t>Ⲡⲉⲛⲥⲱⲧⲏⲣ ⲟⲩⲟϩ Ⲡⲓⲛⲓϣϯ:</w:t>
            </w:r>
          </w:p>
          <w:p w14:paraId="4A8EB26A" w14:textId="77777777" w:rsidR="00C00539" w:rsidRDefault="00C00539" w:rsidP="0030209C">
            <w:pPr>
              <w:pStyle w:val="CopticVersemulti-line"/>
            </w:pPr>
            <w:r>
              <w:t>ⲁ̀ⲅⲓⲁ Ϯ̀ⲣⲓⲁⲥ:</w:t>
            </w:r>
          </w:p>
          <w:p w14:paraId="17C15192" w14:textId="5F5F5842" w:rsidR="00C00539" w:rsidRPr="005130A7" w:rsidRDefault="00C00539" w:rsidP="0030209C">
            <w:pPr>
              <w:pStyle w:val="CopticVerse"/>
            </w:pPr>
            <w:r>
              <w:t>ⲉ̀ⲗⲉⲏⲥ̀ⲟⲛ ⲏ̀ⲙⲁⲥ.</w:t>
            </w:r>
          </w:p>
        </w:tc>
      </w:tr>
      <w:tr w:rsidR="00C00539" w14:paraId="01F4CB74" w14:textId="77777777" w:rsidTr="0083275D">
        <w:trPr>
          <w:cantSplit/>
        </w:trPr>
        <w:tc>
          <w:tcPr>
            <w:tcW w:w="288" w:type="dxa"/>
          </w:tcPr>
          <w:p w14:paraId="62F24571" w14:textId="163B229C" w:rsidR="00C00539" w:rsidRDefault="0030209C" w:rsidP="0083275D">
            <w:pPr>
              <w:pStyle w:val="CopticCross"/>
            </w:pPr>
            <w:r>
              <w:t>¿</w:t>
            </w:r>
          </w:p>
        </w:tc>
        <w:tc>
          <w:tcPr>
            <w:tcW w:w="3960" w:type="dxa"/>
          </w:tcPr>
          <w:p w14:paraId="4EC4CE24" w14:textId="4E68DF1B" w:rsidR="00C00539" w:rsidRDefault="0030209C" w:rsidP="0030209C">
            <w:pPr>
              <w:pStyle w:val="EngHang"/>
            </w:pPr>
            <w:r>
              <w:t>The Master and Lo</w:t>
            </w:r>
            <w:r w:rsidR="0082425A">
              <w:t>r</w:t>
            </w:r>
            <w:r>
              <w:t>d</w:t>
            </w:r>
          </w:p>
          <w:p w14:paraId="7D04D9F6" w14:textId="77777777" w:rsidR="0030209C" w:rsidRDefault="0030209C" w:rsidP="0030209C">
            <w:pPr>
              <w:pStyle w:val="EngHang"/>
            </w:pPr>
            <w:r>
              <w:t>Has come and saved us;</w:t>
            </w:r>
          </w:p>
          <w:p w14:paraId="340D9920" w14:textId="77777777" w:rsidR="0030209C" w:rsidRPr="0030209C" w:rsidRDefault="0030209C" w:rsidP="0030209C">
            <w:pPr>
              <w:pStyle w:val="EngHang"/>
              <w:rPr>
                <w:iCs/>
              </w:rPr>
            </w:pPr>
            <w:r w:rsidRPr="0030209C">
              <w:rPr>
                <w:iCs/>
              </w:rPr>
              <w:t>O Holy Trinity,</w:t>
            </w:r>
          </w:p>
          <w:p w14:paraId="035EFC5C" w14:textId="08B82CFB" w:rsidR="0030209C" w:rsidRDefault="0030209C" w:rsidP="00135AF7">
            <w:pPr>
              <w:pStyle w:val="EngHangEnd"/>
            </w:pPr>
            <w:r>
              <w:t>Have mercy upon us.</w:t>
            </w:r>
          </w:p>
        </w:tc>
        <w:tc>
          <w:tcPr>
            <w:tcW w:w="288" w:type="dxa"/>
          </w:tcPr>
          <w:p w14:paraId="6E041602" w14:textId="77777777" w:rsidR="00C00539" w:rsidRDefault="00C00539" w:rsidP="0083275D">
            <w:pPr>
              <w:pStyle w:val="CopticCross"/>
            </w:pPr>
          </w:p>
        </w:tc>
        <w:tc>
          <w:tcPr>
            <w:tcW w:w="288" w:type="dxa"/>
          </w:tcPr>
          <w:p w14:paraId="2DCD3A99" w14:textId="1BC5E634" w:rsidR="00C00539" w:rsidRDefault="0030209C" w:rsidP="0083275D">
            <w:pPr>
              <w:pStyle w:val="CopticCross"/>
            </w:pPr>
            <w:r>
              <w:t>¿</w:t>
            </w:r>
          </w:p>
        </w:tc>
        <w:tc>
          <w:tcPr>
            <w:tcW w:w="3960" w:type="dxa"/>
          </w:tcPr>
          <w:p w14:paraId="189357C9" w14:textId="77777777" w:rsidR="00C00539" w:rsidRDefault="00C00539" w:rsidP="0030209C">
            <w:pPr>
              <w:pStyle w:val="CopticVersemulti-line"/>
            </w:pPr>
            <w:r>
              <w:t>Ⲇⲉⲥⲡⲟⲩⲇⲉ Ⲕⲩⲣⲓⲟⲛ:</w:t>
            </w:r>
          </w:p>
          <w:p w14:paraId="6621B102" w14:textId="77777777" w:rsidR="00C00539" w:rsidRDefault="00C00539" w:rsidP="0030209C">
            <w:pPr>
              <w:pStyle w:val="CopticVersemulti-line"/>
            </w:pPr>
            <w:r>
              <w:t>ⲁϥⲓ̀ ⲁϥⲥⲱϯ ⲙ̀ⲙⲟⲛ:</w:t>
            </w:r>
          </w:p>
          <w:p w14:paraId="5BFF2887" w14:textId="77777777" w:rsidR="00C00539" w:rsidRDefault="00C00539" w:rsidP="0030209C">
            <w:pPr>
              <w:pStyle w:val="CopticVersemulti-line"/>
            </w:pPr>
            <w:r>
              <w:t>ⲁ̀ⲅⲓⲁ Ϯ̀ⲣⲓⲁⲥ:</w:t>
            </w:r>
          </w:p>
          <w:p w14:paraId="354DBA67" w14:textId="66C2A1FA" w:rsidR="00C00539" w:rsidRPr="005130A7" w:rsidRDefault="00C00539" w:rsidP="0030209C">
            <w:pPr>
              <w:pStyle w:val="CopticVerse"/>
            </w:pPr>
            <w:r>
              <w:t>ⲉ̀ⲗⲉⲏⲥ̀ⲟⲛ ⲏ̀ⲙⲁⲥ.</w:t>
            </w:r>
          </w:p>
        </w:tc>
      </w:tr>
      <w:tr w:rsidR="00C00539" w14:paraId="51319ECA" w14:textId="77777777" w:rsidTr="0083275D">
        <w:trPr>
          <w:cantSplit/>
        </w:trPr>
        <w:tc>
          <w:tcPr>
            <w:tcW w:w="288" w:type="dxa"/>
          </w:tcPr>
          <w:p w14:paraId="006A4FBD" w14:textId="77777777" w:rsidR="00C00539" w:rsidRDefault="00C00539" w:rsidP="0083275D">
            <w:pPr>
              <w:pStyle w:val="CopticCross"/>
            </w:pPr>
          </w:p>
        </w:tc>
        <w:tc>
          <w:tcPr>
            <w:tcW w:w="3960" w:type="dxa"/>
          </w:tcPr>
          <w:p w14:paraId="68A08FE8" w14:textId="77777777" w:rsidR="00C00539" w:rsidRDefault="0030209C" w:rsidP="0030209C">
            <w:pPr>
              <w:pStyle w:val="EngHang"/>
            </w:pPr>
            <w:r>
              <w:t>Teach me Your righteousness</w:t>
            </w:r>
          </w:p>
          <w:p w14:paraId="7783D7E7" w14:textId="1786FF20" w:rsidR="0030209C" w:rsidRDefault="0030209C" w:rsidP="0030209C">
            <w:pPr>
              <w:pStyle w:val="EngHang"/>
              <w:ind w:left="0" w:firstLine="0"/>
            </w:pPr>
            <w:r>
              <w:t xml:space="preserve">By </w:t>
            </w:r>
            <w:r w:rsidR="003678BC">
              <w:t xml:space="preserve">way of </w:t>
            </w:r>
            <w:r>
              <w:t>Your statutes;</w:t>
            </w:r>
          </w:p>
          <w:p w14:paraId="233579E3" w14:textId="77777777" w:rsidR="0030209C" w:rsidRPr="0030209C" w:rsidRDefault="0030209C" w:rsidP="0030209C">
            <w:pPr>
              <w:pStyle w:val="EngHang"/>
              <w:rPr>
                <w:iCs/>
              </w:rPr>
            </w:pPr>
            <w:r w:rsidRPr="0030209C">
              <w:rPr>
                <w:iCs/>
              </w:rPr>
              <w:t>O Holy Trinity,</w:t>
            </w:r>
          </w:p>
          <w:p w14:paraId="0981A821" w14:textId="5591BCD3" w:rsidR="0030209C" w:rsidRDefault="0030209C" w:rsidP="00135AF7">
            <w:pPr>
              <w:pStyle w:val="EngHangEnd"/>
            </w:pPr>
            <w:r>
              <w:t>Have mercy upon us.</w:t>
            </w:r>
          </w:p>
        </w:tc>
        <w:tc>
          <w:tcPr>
            <w:tcW w:w="288" w:type="dxa"/>
          </w:tcPr>
          <w:p w14:paraId="4E1BC2BF" w14:textId="77777777" w:rsidR="00C00539" w:rsidRDefault="00C00539" w:rsidP="0083275D">
            <w:pPr>
              <w:pStyle w:val="CopticCross"/>
            </w:pPr>
          </w:p>
        </w:tc>
        <w:tc>
          <w:tcPr>
            <w:tcW w:w="288" w:type="dxa"/>
          </w:tcPr>
          <w:p w14:paraId="1A0AE6AE" w14:textId="77777777" w:rsidR="00C00539" w:rsidRDefault="00C00539" w:rsidP="0083275D">
            <w:pPr>
              <w:pStyle w:val="CopticCross"/>
            </w:pPr>
          </w:p>
        </w:tc>
        <w:tc>
          <w:tcPr>
            <w:tcW w:w="3960" w:type="dxa"/>
          </w:tcPr>
          <w:p w14:paraId="186685ED" w14:textId="77777777" w:rsidR="00C00539" w:rsidRDefault="00C00539" w:rsidP="0030209C">
            <w:pPr>
              <w:pStyle w:val="CopticVersemulti-line"/>
            </w:pPr>
            <w:r>
              <w:t>Ⲉⲑⲃⲉ ⲡⲉⲕϩⲁⲡ ⲙ̀ⲙⲏⲓ:</w:t>
            </w:r>
          </w:p>
          <w:p w14:paraId="5F377218" w14:textId="77777777" w:rsidR="00C00539" w:rsidRDefault="00C00539" w:rsidP="0030209C">
            <w:pPr>
              <w:pStyle w:val="CopticVersemulti-line"/>
            </w:pPr>
            <w:r>
              <w:t>ⲙⲁⲧ̀ⲥⲁⲃⲟⲓ ⲉ̀ⲛⲉⲕⲙⲉⲑⲙⲏⲓ:</w:t>
            </w:r>
          </w:p>
          <w:p w14:paraId="0648822C" w14:textId="77777777" w:rsidR="00C00539" w:rsidRDefault="00C00539" w:rsidP="0030209C">
            <w:pPr>
              <w:pStyle w:val="CopticVersemulti-line"/>
            </w:pPr>
            <w:r>
              <w:t>ⲁ̀ⲅⲓⲁ Ϯ̀ⲣⲓⲁⲥ:</w:t>
            </w:r>
          </w:p>
          <w:p w14:paraId="2F404F5E" w14:textId="26B68EE7" w:rsidR="00C00539" w:rsidRDefault="00C00539" w:rsidP="0030209C">
            <w:pPr>
              <w:pStyle w:val="CopticVerse"/>
            </w:pPr>
            <w:r>
              <w:t>ⲉ̀ⲗⲉⲏⲥ̀ⲟⲛ ⲏ̀ⲙⲁⲥ.</w:t>
            </w:r>
          </w:p>
        </w:tc>
      </w:tr>
      <w:tr w:rsidR="00C00539" w14:paraId="36BAAD57" w14:textId="77777777" w:rsidTr="0083275D">
        <w:trPr>
          <w:cantSplit/>
        </w:trPr>
        <w:tc>
          <w:tcPr>
            <w:tcW w:w="288" w:type="dxa"/>
          </w:tcPr>
          <w:p w14:paraId="580DC264" w14:textId="77777777" w:rsidR="00C00539" w:rsidRDefault="00C00539" w:rsidP="0083275D">
            <w:pPr>
              <w:pStyle w:val="CopticCross"/>
            </w:pPr>
          </w:p>
        </w:tc>
        <w:tc>
          <w:tcPr>
            <w:tcW w:w="3960" w:type="dxa"/>
          </w:tcPr>
          <w:p w14:paraId="6C1EC1E2" w14:textId="300ACD15" w:rsidR="0030209C" w:rsidRDefault="0030209C" w:rsidP="0030209C">
            <w:pPr>
              <w:pStyle w:val="EngHang"/>
            </w:pPr>
            <w:r>
              <w:t>*Great is Your mercy;</w:t>
            </w:r>
          </w:p>
          <w:p w14:paraId="7300FC0D" w14:textId="2DA18F54" w:rsidR="0030209C" w:rsidRDefault="0030209C" w:rsidP="0030209C">
            <w:pPr>
              <w:pStyle w:val="EngHang"/>
            </w:pPr>
            <w:r>
              <w:t>Visit us with Thy salvation;</w:t>
            </w:r>
          </w:p>
          <w:p w14:paraId="07D26FCB" w14:textId="77777777" w:rsidR="0030209C" w:rsidRPr="0030209C" w:rsidRDefault="0030209C" w:rsidP="0030209C">
            <w:pPr>
              <w:pStyle w:val="EngHang"/>
              <w:rPr>
                <w:iCs/>
              </w:rPr>
            </w:pPr>
            <w:r w:rsidRPr="0030209C">
              <w:rPr>
                <w:iCs/>
              </w:rPr>
              <w:t>O Holy Trinity,</w:t>
            </w:r>
          </w:p>
          <w:p w14:paraId="22E7514B" w14:textId="2F1775F8" w:rsidR="00C00539" w:rsidRDefault="0030209C" w:rsidP="00135AF7">
            <w:pPr>
              <w:pStyle w:val="EngHangEnd"/>
            </w:pPr>
            <w:r>
              <w:t>Have mercy upon us.</w:t>
            </w:r>
          </w:p>
        </w:tc>
        <w:tc>
          <w:tcPr>
            <w:tcW w:w="288" w:type="dxa"/>
          </w:tcPr>
          <w:p w14:paraId="1F26715B" w14:textId="77777777" w:rsidR="00C00539" w:rsidRDefault="00C00539" w:rsidP="0083275D">
            <w:pPr>
              <w:pStyle w:val="CopticCross"/>
            </w:pPr>
          </w:p>
        </w:tc>
        <w:tc>
          <w:tcPr>
            <w:tcW w:w="288" w:type="dxa"/>
          </w:tcPr>
          <w:p w14:paraId="20D771FF" w14:textId="77777777" w:rsidR="00C00539" w:rsidRDefault="00C00539" w:rsidP="0083275D">
            <w:pPr>
              <w:pStyle w:val="CopticCross"/>
            </w:pPr>
          </w:p>
        </w:tc>
        <w:tc>
          <w:tcPr>
            <w:tcW w:w="3960" w:type="dxa"/>
          </w:tcPr>
          <w:p w14:paraId="37745BFA" w14:textId="77777777" w:rsidR="00C00539" w:rsidRDefault="00C00539" w:rsidP="0030209C">
            <w:pPr>
              <w:pStyle w:val="CopticVersemulti-line"/>
            </w:pPr>
            <w:r>
              <w:t>Ⲍⲉⲟϣ ⲡⲉ ⲡⲉⲕⲛⲁⲓ:</w:t>
            </w:r>
          </w:p>
          <w:p w14:paraId="22BBAC32" w14:textId="77777777" w:rsidR="00C00539" w:rsidRDefault="00C00539" w:rsidP="0030209C">
            <w:pPr>
              <w:pStyle w:val="CopticVersemulti-line"/>
            </w:pPr>
            <w:r>
              <w:t>Ϫⲉⲙⲡⲉⲛϣⲓⲛⲓ ϧⲉⲛ ⲡⲉⲕⲟⲩϫⲁⲓ:</w:t>
            </w:r>
          </w:p>
          <w:p w14:paraId="5CCC43D7" w14:textId="77777777" w:rsidR="00C00539" w:rsidRDefault="00C00539" w:rsidP="0030209C">
            <w:pPr>
              <w:pStyle w:val="CopticVersemulti-line"/>
            </w:pPr>
            <w:r>
              <w:t>ⲁ̀ⲅⲓⲁ Ϯ̀ⲣⲓⲁⲥ:</w:t>
            </w:r>
          </w:p>
          <w:p w14:paraId="043D177C" w14:textId="23537276" w:rsidR="00C00539" w:rsidRDefault="00C00539" w:rsidP="0030209C">
            <w:pPr>
              <w:pStyle w:val="CopticVerse"/>
            </w:pPr>
            <w:r>
              <w:t>ⲉ̀ⲗⲉⲏⲥ̀ⲟⲛ ⲏ̀ⲙⲁⲥ.</w:t>
            </w:r>
          </w:p>
        </w:tc>
      </w:tr>
      <w:tr w:rsidR="00C00539" w14:paraId="51827C7E" w14:textId="77777777" w:rsidTr="0083275D">
        <w:trPr>
          <w:cantSplit/>
        </w:trPr>
        <w:tc>
          <w:tcPr>
            <w:tcW w:w="288" w:type="dxa"/>
          </w:tcPr>
          <w:p w14:paraId="6FF1F20C" w14:textId="55ABFF25" w:rsidR="00C00539" w:rsidRDefault="0030209C" w:rsidP="0083275D">
            <w:pPr>
              <w:pStyle w:val="CopticCross"/>
            </w:pPr>
            <w:r>
              <w:t>¿</w:t>
            </w:r>
          </w:p>
        </w:tc>
        <w:tc>
          <w:tcPr>
            <w:tcW w:w="3960" w:type="dxa"/>
          </w:tcPr>
          <w:p w14:paraId="3A0FAE9F" w14:textId="77777777" w:rsidR="00C00539" w:rsidRDefault="0030209C" w:rsidP="0030209C">
            <w:pPr>
              <w:pStyle w:val="EngHang"/>
            </w:pPr>
            <w:r>
              <w:t>Behold, here I am,</w:t>
            </w:r>
          </w:p>
          <w:p w14:paraId="3833195A" w14:textId="77777777" w:rsidR="0030209C" w:rsidRDefault="0030209C" w:rsidP="0030209C">
            <w:pPr>
              <w:pStyle w:val="EngHang"/>
            </w:pPr>
            <w:r>
              <w:t>I take refuge in You,</w:t>
            </w:r>
          </w:p>
          <w:p w14:paraId="03C0975A" w14:textId="77777777" w:rsidR="0030209C" w:rsidRPr="0030209C" w:rsidRDefault="0030209C" w:rsidP="0030209C">
            <w:pPr>
              <w:pStyle w:val="EngHang"/>
              <w:rPr>
                <w:iCs/>
              </w:rPr>
            </w:pPr>
            <w:r w:rsidRPr="0030209C">
              <w:rPr>
                <w:iCs/>
              </w:rPr>
              <w:t>O Holy Trinity,</w:t>
            </w:r>
          </w:p>
          <w:p w14:paraId="2FDFADCC" w14:textId="0E7B0135" w:rsidR="0030209C" w:rsidRDefault="0030209C" w:rsidP="00135AF7">
            <w:pPr>
              <w:pStyle w:val="EngHangEnd"/>
            </w:pPr>
            <w:r>
              <w:t>Have mercy upon us.</w:t>
            </w:r>
          </w:p>
        </w:tc>
        <w:tc>
          <w:tcPr>
            <w:tcW w:w="288" w:type="dxa"/>
          </w:tcPr>
          <w:p w14:paraId="331B3344" w14:textId="77777777" w:rsidR="00C00539" w:rsidRDefault="00C00539" w:rsidP="0083275D">
            <w:pPr>
              <w:pStyle w:val="CopticCross"/>
            </w:pPr>
          </w:p>
        </w:tc>
        <w:tc>
          <w:tcPr>
            <w:tcW w:w="288" w:type="dxa"/>
          </w:tcPr>
          <w:p w14:paraId="358A8E79" w14:textId="4707A2F8" w:rsidR="00C00539" w:rsidRDefault="0030209C" w:rsidP="0083275D">
            <w:pPr>
              <w:pStyle w:val="CopticCross"/>
            </w:pPr>
            <w:r>
              <w:t>¿</w:t>
            </w:r>
          </w:p>
        </w:tc>
        <w:tc>
          <w:tcPr>
            <w:tcW w:w="3960" w:type="dxa"/>
          </w:tcPr>
          <w:p w14:paraId="12222E10" w14:textId="77777777" w:rsidR="00C00539" w:rsidRDefault="00C00539" w:rsidP="0030209C">
            <w:pPr>
              <w:pStyle w:val="CopticVersemulti-line"/>
            </w:pPr>
            <w:r>
              <w:t>Ⲏⲥ ϩⲏⲡⲡⲉ ⲁ̀ⲛⲟⲕ:</w:t>
            </w:r>
          </w:p>
          <w:p w14:paraId="19448F0A" w14:textId="77777777" w:rsidR="00C00539" w:rsidRDefault="00C00539" w:rsidP="0030209C">
            <w:pPr>
              <w:pStyle w:val="CopticVersemulti-line"/>
            </w:pPr>
            <w:r>
              <w:t>ⲉⲓⲉ̀ⲫⲱⲧ ϩⲁⲣⲟⲕ:</w:t>
            </w:r>
          </w:p>
          <w:p w14:paraId="03F93688" w14:textId="77777777" w:rsidR="00C00539" w:rsidRDefault="00C00539" w:rsidP="0030209C">
            <w:pPr>
              <w:pStyle w:val="CopticVersemulti-line"/>
            </w:pPr>
            <w:r>
              <w:t>ⲁ̀ⲅⲓⲁ Ϯ̀ⲣⲓⲁⲥ:</w:t>
            </w:r>
          </w:p>
          <w:p w14:paraId="1F887879" w14:textId="0AADA087" w:rsidR="00C00539" w:rsidRDefault="00C00539" w:rsidP="0030209C">
            <w:pPr>
              <w:pStyle w:val="CopticVerse"/>
            </w:pPr>
            <w:r>
              <w:t>ⲉ̀ⲗⲉⲏⲥ̀ⲟⲛ ⲏ̀ⲙⲁⲥ.</w:t>
            </w:r>
          </w:p>
        </w:tc>
      </w:tr>
      <w:tr w:rsidR="00C00539" w14:paraId="202FAE7D" w14:textId="77777777" w:rsidTr="0083275D">
        <w:trPr>
          <w:cantSplit/>
        </w:trPr>
        <w:tc>
          <w:tcPr>
            <w:tcW w:w="288" w:type="dxa"/>
          </w:tcPr>
          <w:p w14:paraId="37DE898C" w14:textId="2764DFC8" w:rsidR="00C00539" w:rsidRDefault="0030209C" w:rsidP="0083275D">
            <w:pPr>
              <w:pStyle w:val="CopticCross"/>
            </w:pPr>
            <w:r>
              <w:t>¿</w:t>
            </w:r>
          </w:p>
        </w:tc>
        <w:tc>
          <w:tcPr>
            <w:tcW w:w="3960" w:type="dxa"/>
          </w:tcPr>
          <w:p w14:paraId="7024A625" w14:textId="793231B5" w:rsidR="00C00539" w:rsidRDefault="0082425A" w:rsidP="0030209C">
            <w:pPr>
              <w:pStyle w:val="EngHang"/>
            </w:pPr>
            <w:r>
              <w:t>*</w:t>
            </w:r>
            <w:r w:rsidR="0030209C">
              <w:t>Yours is the power and the glory,</w:t>
            </w:r>
          </w:p>
          <w:p w14:paraId="0CDE8D95" w14:textId="77777777" w:rsidR="0030209C" w:rsidRDefault="0030209C" w:rsidP="0030209C">
            <w:pPr>
              <w:pStyle w:val="EngHang"/>
            </w:pPr>
            <w:r>
              <w:t>O King of glory;</w:t>
            </w:r>
          </w:p>
          <w:p w14:paraId="60A1CB46" w14:textId="77777777" w:rsidR="0030209C" w:rsidRPr="0030209C" w:rsidRDefault="0030209C" w:rsidP="0030209C">
            <w:pPr>
              <w:pStyle w:val="EngHang"/>
              <w:rPr>
                <w:iCs/>
              </w:rPr>
            </w:pPr>
            <w:r w:rsidRPr="0030209C">
              <w:rPr>
                <w:iCs/>
              </w:rPr>
              <w:t>O Holy Trinity,</w:t>
            </w:r>
          </w:p>
          <w:p w14:paraId="6F4F90B4" w14:textId="3A003956" w:rsidR="0030209C" w:rsidRDefault="0030209C" w:rsidP="00135AF7">
            <w:pPr>
              <w:pStyle w:val="EngHangEnd"/>
            </w:pPr>
            <w:r>
              <w:t>Have mercy upon us.</w:t>
            </w:r>
          </w:p>
        </w:tc>
        <w:tc>
          <w:tcPr>
            <w:tcW w:w="288" w:type="dxa"/>
          </w:tcPr>
          <w:p w14:paraId="5A6F4938" w14:textId="77777777" w:rsidR="00C00539" w:rsidRDefault="00C00539" w:rsidP="0083275D">
            <w:pPr>
              <w:pStyle w:val="CopticCross"/>
            </w:pPr>
          </w:p>
        </w:tc>
        <w:tc>
          <w:tcPr>
            <w:tcW w:w="288" w:type="dxa"/>
          </w:tcPr>
          <w:p w14:paraId="7A58BEAF" w14:textId="4164C9E7" w:rsidR="00C00539" w:rsidRDefault="0030209C" w:rsidP="0083275D">
            <w:pPr>
              <w:pStyle w:val="CopticCross"/>
            </w:pPr>
            <w:r>
              <w:t>¿</w:t>
            </w:r>
          </w:p>
        </w:tc>
        <w:tc>
          <w:tcPr>
            <w:tcW w:w="3960" w:type="dxa"/>
          </w:tcPr>
          <w:p w14:paraId="511C32F3" w14:textId="77777777" w:rsidR="00C00539" w:rsidRDefault="00C00539" w:rsidP="0030209C">
            <w:pPr>
              <w:pStyle w:val="CopticVersemulti-line"/>
            </w:pPr>
            <w:r>
              <w:t>Ⲑⲱⲕ ⲧⲉ ϯϫⲟⲙ ⲛⲉⲙ ⲡⲓⲱ̀ⲟⲩ:</w:t>
            </w:r>
          </w:p>
          <w:p w14:paraId="465D09F2" w14:textId="77777777" w:rsidR="00C00539" w:rsidRDefault="00C00539" w:rsidP="0030209C">
            <w:pPr>
              <w:pStyle w:val="CopticVersemulti-line"/>
            </w:pPr>
            <w:r>
              <w:t>ⲱ̀ Ⲡⲓⲟⲩⲣⲟ ⲛ̀ⲧⲉ ⲡ̀ⲱ̀ⲟⲩ:</w:t>
            </w:r>
          </w:p>
          <w:p w14:paraId="7B2B1093" w14:textId="77777777" w:rsidR="00C00539" w:rsidRDefault="00C00539" w:rsidP="0030209C">
            <w:pPr>
              <w:pStyle w:val="CopticVersemulti-line"/>
            </w:pPr>
            <w:r>
              <w:t>ⲁ̀ⲅⲓⲁ Ϯ̀ⲣⲓⲁⲥ:</w:t>
            </w:r>
          </w:p>
          <w:p w14:paraId="39983B82" w14:textId="3E27C7F2" w:rsidR="00C00539" w:rsidRDefault="00C00539" w:rsidP="0030209C">
            <w:pPr>
              <w:pStyle w:val="CopticVerse"/>
            </w:pPr>
            <w:r>
              <w:t>ⲉ̀ⲗⲉⲏⲥ̀ⲟⲛ ⲏ̀ⲙⲁⲥ.</w:t>
            </w:r>
          </w:p>
        </w:tc>
      </w:tr>
      <w:tr w:rsidR="00C00539" w14:paraId="48F1C889" w14:textId="77777777" w:rsidTr="0083275D">
        <w:trPr>
          <w:cantSplit/>
        </w:trPr>
        <w:tc>
          <w:tcPr>
            <w:tcW w:w="288" w:type="dxa"/>
          </w:tcPr>
          <w:p w14:paraId="27B7ED8D" w14:textId="77777777" w:rsidR="00C00539" w:rsidRDefault="00C00539" w:rsidP="0083275D">
            <w:pPr>
              <w:pStyle w:val="CopticCross"/>
            </w:pPr>
          </w:p>
        </w:tc>
        <w:tc>
          <w:tcPr>
            <w:tcW w:w="3960" w:type="dxa"/>
          </w:tcPr>
          <w:p w14:paraId="42832280" w14:textId="6D9F6E4D" w:rsidR="0030209C" w:rsidRDefault="0061474D" w:rsidP="0030209C">
            <w:pPr>
              <w:pStyle w:val="EngHang"/>
            </w:pPr>
            <w:r>
              <w:t>*</w:t>
            </w:r>
            <w:r w:rsidR="0030209C">
              <w:t xml:space="preserve">Jesus is our </w:t>
            </w:r>
            <w:r>
              <w:t>refuge</w:t>
            </w:r>
          </w:p>
          <w:p w14:paraId="0089A60C" w14:textId="4FBFA805" w:rsidR="0030209C" w:rsidRDefault="0030209C" w:rsidP="0030209C">
            <w:pPr>
              <w:pStyle w:val="EngHang"/>
            </w:pPr>
            <w:r>
              <w:t xml:space="preserve">In </w:t>
            </w:r>
            <w:r w:rsidR="0061474D">
              <w:t>our tribulations</w:t>
            </w:r>
            <w:r>
              <w:t>,</w:t>
            </w:r>
          </w:p>
          <w:p w14:paraId="22F2154A" w14:textId="77777777" w:rsidR="0030209C" w:rsidRPr="0030209C" w:rsidRDefault="0030209C" w:rsidP="0030209C">
            <w:pPr>
              <w:pStyle w:val="EngHang"/>
              <w:rPr>
                <w:iCs/>
              </w:rPr>
            </w:pPr>
            <w:r w:rsidRPr="0030209C">
              <w:rPr>
                <w:iCs/>
              </w:rPr>
              <w:t>O Holy Trinity,</w:t>
            </w:r>
          </w:p>
          <w:p w14:paraId="5620EFDF" w14:textId="3C278702" w:rsidR="0030209C" w:rsidRDefault="0030209C" w:rsidP="00135AF7">
            <w:pPr>
              <w:pStyle w:val="EngHangEnd"/>
            </w:pPr>
            <w:r>
              <w:t>Have mercy upon us.</w:t>
            </w:r>
          </w:p>
        </w:tc>
        <w:tc>
          <w:tcPr>
            <w:tcW w:w="288" w:type="dxa"/>
          </w:tcPr>
          <w:p w14:paraId="489F19F3" w14:textId="77777777" w:rsidR="00C00539" w:rsidRDefault="00C00539" w:rsidP="0083275D">
            <w:pPr>
              <w:pStyle w:val="CopticCross"/>
            </w:pPr>
          </w:p>
        </w:tc>
        <w:tc>
          <w:tcPr>
            <w:tcW w:w="288" w:type="dxa"/>
          </w:tcPr>
          <w:p w14:paraId="1AB35440" w14:textId="77777777" w:rsidR="00C00539" w:rsidRDefault="00C00539" w:rsidP="0083275D">
            <w:pPr>
              <w:pStyle w:val="CopticCross"/>
            </w:pPr>
          </w:p>
        </w:tc>
        <w:tc>
          <w:tcPr>
            <w:tcW w:w="3960" w:type="dxa"/>
          </w:tcPr>
          <w:p w14:paraId="597EAD61" w14:textId="77777777" w:rsidR="00C00539" w:rsidRDefault="00C00539" w:rsidP="0030209C">
            <w:pPr>
              <w:pStyle w:val="CopticVersemulti-line"/>
            </w:pPr>
            <w:r>
              <w:t>Ⲓⲏⲥⲟⲩⲥ ⲡⲉ ⲧⲉⲛϩⲉⲗⲡⲓⲥ:</w:t>
            </w:r>
          </w:p>
          <w:p w14:paraId="1259EC9D" w14:textId="77777777" w:rsidR="00C00539" w:rsidRDefault="00C00539" w:rsidP="0030209C">
            <w:pPr>
              <w:pStyle w:val="CopticVersemulti-line"/>
            </w:pPr>
            <w:r>
              <w:t>ϧⲉⲛ ⲛⲉⲛⲑ̀ⲗⲩⲯⲓⲥ:</w:t>
            </w:r>
          </w:p>
          <w:p w14:paraId="6FA9B5D1" w14:textId="77777777" w:rsidR="00C00539" w:rsidRDefault="00C00539" w:rsidP="0030209C">
            <w:pPr>
              <w:pStyle w:val="CopticVersemulti-line"/>
            </w:pPr>
            <w:r>
              <w:t>ⲁ̀ⲅⲓⲁ Ϯ̀ⲣⲓⲁⲥ:</w:t>
            </w:r>
          </w:p>
          <w:p w14:paraId="6CB3CDF9" w14:textId="5CB0F77A" w:rsidR="00C00539" w:rsidRDefault="00C00539" w:rsidP="0030209C">
            <w:pPr>
              <w:pStyle w:val="CopticVerse"/>
            </w:pPr>
            <w:r>
              <w:t>ⲉ̀ⲗⲉⲏⲥ̀ⲟⲛ ⲏ̀ⲙⲁⲥ.</w:t>
            </w:r>
          </w:p>
        </w:tc>
      </w:tr>
      <w:tr w:rsidR="00C00539" w14:paraId="47411F95" w14:textId="77777777" w:rsidTr="0083275D">
        <w:trPr>
          <w:cantSplit/>
        </w:trPr>
        <w:tc>
          <w:tcPr>
            <w:tcW w:w="288" w:type="dxa"/>
          </w:tcPr>
          <w:p w14:paraId="0868DC0F" w14:textId="77777777" w:rsidR="00C00539" w:rsidRDefault="00C00539" w:rsidP="0083275D">
            <w:pPr>
              <w:pStyle w:val="CopticCross"/>
            </w:pPr>
          </w:p>
        </w:tc>
        <w:tc>
          <w:tcPr>
            <w:tcW w:w="3960" w:type="dxa"/>
          </w:tcPr>
          <w:p w14:paraId="6B652D35" w14:textId="77777777" w:rsidR="00C00539" w:rsidRDefault="0030209C" w:rsidP="0030209C">
            <w:pPr>
              <w:pStyle w:val="EngHang"/>
            </w:pPr>
            <w:r>
              <w:t>Blessed are You, O Son of God;</w:t>
            </w:r>
          </w:p>
          <w:p w14:paraId="1B10D8FD" w14:textId="77777777" w:rsidR="0030209C" w:rsidRDefault="0030209C" w:rsidP="0030209C">
            <w:pPr>
              <w:pStyle w:val="EngHang"/>
            </w:pPr>
            <w:r>
              <w:t>Deliver us from temptations;</w:t>
            </w:r>
          </w:p>
          <w:p w14:paraId="25FFCC92" w14:textId="77777777" w:rsidR="0030209C" w:rsidRPr="0030209C" w:rsidRDefault="0030209C" w:rsidP="0030209C">
            <w:pPr>
              <w:pStyle w:val="EngHang"/>
              <w:rPr>
                <w:iCs/>
              </w:rPr>
            </w:pPr>
            <w:r w:rsidRPr="0030209C">
              <w:rPr>
                <w:iCs/>
              </w:rPr>
              <w:t>O Holy Trinity,</w:t>
            </w:r>
          </w:p>
          <w:p w14:paraId="39CEE991" w14:textId="6157B42F" w:rsidR="0030209C" w:rsidRDefault="0030209C" w:rsidP="00135AF7">
            <w:pPr>
              <w:pStyle w:val="EngHangEnd"/>
            </w:pPr>
            <w:r>
              <w:t>Have mercy upon us.</w:t>
            </w:r>
          </w:p>
        </w:tc>
        <w:tc>
          <w:tcPr>
            <w:tcW w:w="288" w:type="dxa"/>
          </w:tcPr>
          <w:p w14:paraId="51E32968" w14:textId="77777777" w:rsidR="00C00539" w:rsidRDefault="00C00539" w:rsidP="0083275D">
            <w:pPr>
              <w:pStyle w:val="CopticCross"/>
            </w:pPr>
          </w:p>
        </w:tc>
        <w:tc>
          <w:tcPr>
            <w:tcW w:w="288" w:type="dxa"/>
          </w:tcPr>
          <w:p w14:paraId="12B84A6F" w14:textId="77777777" w:rsidR="00C00539" w:rsidRDefault="00C00539" w:rsidP="0083275D">
            <w:pPr>
              <w:pStyle w:val="CopticCross"/>
            </w:pPr>
          </w:p>
        </w:tc>
        <w:tc>
          <w:tcPr>
            <w:tcW w:w="3960" w:type="dxa"/>
          </w:tcPr>
          <w:p w14:paraId="7ACE035B" w14:textId="77777777" w:rsidR="00C00539" w:rsidRDefault="00C00539" w:rsidP="0030209C">
            <w:pPr>
              <w:pStyle w:val="CopticVersemulti-line"/>
            </w:pPr>
            <w:r>
              <w:t>Ⲕ̀ⲥ̀ⲙⲁⲣⲱⲟⲩⲧ Ⲩⲓⲟⲥ Ⲑⲉⲟⲥ:</w:t>
            </w:r>
          </w:p>
          <w:p w14:paraId="17D35091" w14:textId="77777777" w:rsidR="00C00539" w:rsidRDefault="00C00539" w:rsidP="0030209C">
            <w:pPr>
              <w:pStyle w:val="CopticVersemulti-line"/>
            </w:pPr>
            <w:r>
              <w:t>ⲛⲁϩⲙⲉⲛ ϧⲉⲛ ⲛⲓⲡⲓⲣⲁⲥⲙⲟⲥ:</w:t>
            </w:r>
          </w:p>
          <w:p w14:paraId="33AEED78" w14:textId="77777777" w:rsidR="00C00539" w:rsidRDefault="00C00539" w:rsidP="0030209C">
            <w:pPr>
              <w:pStyle w:val="CopticVersemulti-line"/>
            </w:pPr>
            <w:r>
              <w:t>ⲁ̀ⲅⲓⲁ Ϯ̀ⲣⲓⲁⲥ:</w:t>
            </w:r>
          </w:p>
          <w:p w14:paraId="430C3B06" w14:textId="58D8D601" w:rsidR="00C00539" w:rsidRDefault="00C00539" w:rsidP="0030209C">
            <w:pPr>
              <w:pStyle w:val="CopticVerse"/>
            </w:pPr>
            <w:r>
              <w:t>ⲉ̀ⲗⲉⲏⲥ̀ⲟⲛ ⲏ̀ⲙⲁⲥ.</w:t>
            </w:r>
          </w:p>
        </w:tc>
      </w:tr>
      <w:tr w:rsidR="0083275D" w14:paraId="4C718A4B" w14:textId="77777777" w:rsidTr="0083275D">
        <w:trPr>
          <w:cantSplit/>
        </w:trPr>
        <w:tc>
          <w:tcPr>
            <w:tcW w:w="288" w:type="dxa"/>
          </w:tcPr>
          <w:p w14:paraId="6797129D" w14:textId="77777777" w:rsidR="0083275D" w:rsidRDefault="0083275D" w:rsidP="0083275D">
            <w:pPr>
              <w:pStyle w:val="CopticCross"/>
            </w:pPr>
            <w:r>
              <w:t>¿</w:t>
            </w:r>
          </w:p>
        </w:tc>
        <w:tc>
          <w:tcPr>
            <w:tcW w:w="3960" w:type="dxa"/>
          </w:tcPr>
          <w:p w14:paraId="5BCF98DB" w14:textId="77777777" w:rsidR="0083275D" w:rsidRDefault="003678BC" w:rsidP="003678BC">
            <w:pPr>
              <w:pStyle w:val="EngHang"/>
              <w:rPr>
                <w:rFonts w:eastAsia="Arial Unicode MS"/>
              </w:rPr>
            </w:pPr>
            <w:r>
              <w:rPr>
                <w:rFonts w:eastAsia="Arial Unicode MS"/>
              </w:rPr>
              <w:t>All nations praise You,</w:t>
            </w:r>
          </w:p>
          <w:p w14:paraId="30457B64" w14:textId="77777777" w:rsidR="003678BC" w:rsidRDefault="003678BC" w:rsidP="003678BC">
            <w:pPr>
              <w:pStyle w:val="EngHang"/>
              <w:rPr>
                <w:rFonts w:eastAsia="Arial Unicode MS"/>
              </w:rPr>
            </w:pPr>
            <w:r>
              <w:rPr>
                <w:rFonts w:eastAsia="Arial Unicode MS"/>
              </w:rPr>
              <w:t>O Christ the King;</w:t>
            </w:r>
          </w:p>
          <w:p w14:paraId="34FE18D4" w14:textId="77777777" w:rsidR="003678BC" w:rsidRPr="0030209C" w:rsidRDefault="003678BC" w:rsidP="003678BC">
            <w:pPr>
              <w:pStyle w:val="EngHang"/>
              <w:rPr>
                <w:iCs/>
              </w:rPr>
            </w:pPr>
            <w:r w:rsidRPr="0030209C">
              <w:rPr>
                <w:iCs/>
              </w:rPr>
              <w:t>O Holy Trinity,</w:t>
            </w:r>
          </w:p>
          <w:p w14:paraId="29B20434" w14:textId="130B451A" w:rsidR="003678BC" w:rsidRPr="003678BC" w:rsidRDefault="003678BC" w:rsidP="00135AF7">
            <w:pPr>
              <w:pStyle w:val="EngHangEnd"/>
              <w:rPr>
                <w:rFonts w:eastAsia="Arial Unicode MS"/>
              </w:rPr>
            </w:pPr>
            <w:r>
              <w:t>Have mercy upon us.</w:t>
            </w:r>
          </w:p>
        </w:tc>
        <w:tc>
          <w:tcPr>
            <w:tcW w:w="288" w:type="dxa"/>
          </w:tcPr>
          <w:p w14:paraId="2D57F956" w14:textId="77777777" w:rsidR="0083275D" w:rsidRDefault="0083275D" w:rsidP="0083275D">
            <w:pPr>
              <w:pStyle w:val="CopticCross"/>
            </w:pPr>
          </w:p>
        </w:tc>
        <w:tc>
          <w:tcPr>
            <w:tcW w:w="288" w:type="dxa"/>
          </w:tcPr>
          <w:p w14:paraId="230525CC" w14:textId="77777777" w:rsidR="0083275D" w:rsidRDefault="0083275D" w:rsidP="0083275D">
            <w:pPr>
              <w:pStyle w:val="CopticCross"/>
            </w:pPr>
            <w:r>
              <w:t>¿</w:t>
            </w:r>
          </w:p>
        </w:tc>
        <w:tc>
          <w:tcPr>
            <w:tcW w:w="3960" w:type="dxa"/>
          </w:tcPr>
          <w:p w14:paraId="76A581CA" w14:textId="77777777" w:rsidR="0083275D" w:rsidRDefault="0030209C" w:rsidP="003678BC">
            <w:pPr>
              <w:pStyle w:val="CopticVersemulti-line"/>
            </w:pPr>
            <w:r>
              <w:t>Ⲗⲁⲟⲥ ⲛⲓⲃⲉⲛ ⲥⲉϩⲱⲥ ⲛⲁⲕ:</w:t>
            </w:r>
          </w:p>
          <w:p w14:paraId="28099070" w14:textId="77777777" w:rsidR="0030209C" w:rsidRDefault="0030209C" w:rsidP="003678BC">
            <w:pPr>
              <w:pStyle w:val="CopticVersemulti-line"/>
            </w:pPr>
            <w:r>
              <w:t>ⲱ̀ Ⲡ̀ⲟⲩⲣⲟ Ⲡⲓⲭ̀ⲣⲓⲥⲧⲟⲥ:</w:t>
            </w:r>
          </w:p>
          <w:p w14:paraId="1F711334" w14:textId="77777777" w:rsidR="0030209C" w:rsidRDefault="0030209C" w:rsidP="003678BC">
            <w:pPr>
              <w:pStyle w:val="CopticVersemulti-line"/>
            </w:pPr>
            <w:r>
              <w:t>ⲁ̀ⲅⲓⲁ Ϯ̀ⲣⲓⲁⲥ:</w:t>
            </w:r>
          </w:p>
          <w:p w14:paraId="1787B683" w14:textId="4FFA6B0F" w:rsidR="0030209C" w:rsidRPr="005130A7" w:rsidRDefault="0030209C" w:rsidP="0030209C">
            <w:pPr>
              <w:pStyle w:val="CopticVerse"/>
            </w:pPr>
            <w:r>
              <w:t>ⲉ̀ⲗⲉⲏⲥ̀ⲟⲛ ⲏ̀ⲙⲁⲥ.</w:t>
            </w:r>
          </w:p>
        </w:tc>
      </w:tr>
      <w:tr w:rsidR="0030209C" w14:paraId="26608190" w14:textId="77777777" w:rsidTr="0083275D">
        <w:trPr>
          <w:cantSplit/>
        </w:trPr>
        <w:tc>
          <w:tcPr>
            <w:tcW w:w="288" w:type="dxa"/>
          </w:tcPr>
          <w:p w14:paraId="74B246A4" w14:textId="3A52B0AD" w:rsidR="0030209C" w:rsidRDefault="0082425A" w:rsidP="0083275D">
            <w:pPr>
              <w:pStyle w:val="CopticCross"/>
            </w:pPr>
            <w:r>
              <w:t>¿</w:t>
            </w:r>
          </w:p>
        </w:tc>
        <w:tc>
          <w:tcPr>
            <w:tcW w:w="3960" w:type="dxa"/>
          </w:tcPr>
          <w:p w14:paraId="3A4A2EA7" w14:textId="77777777" w:rsidR="0030209C" w:rsidRDefault="0082425A" w:rsidP="0082425A">
            <w:pPr>
              <w:pStyle w:val="EngHang"/>
            </w:pPr>
            <w:r>
              <w:t>Grant us Your peace;</w:t>
            </w:r>
          </w:p>
          <w:p w14:paraId="504A0AB0" w14:textId="77777777" w:rsidR="0082425A" w:rsidRDefault="0082425A" w:rsidP="0082425A">
            <w:pPr>
              <w:pStyle w:val="EngHang"/>
            </w:pPr>
            <w:r>
              <w:t>Heal our sicknesses;</w:t>
            </w:r>
          </w:p>
          <w:p w14:paraId="0615CFE9" w14:textId="77777777" w:rsidR="0082425A" w:rsidRPr="0030209C" w:rsidRDefault="0082425A" w:rsidP="0082425A">
            <w:pPr>
              <w:pStyle w:val="EngHang"/>
              <w:rPr>
                <w:iCs/>
              </w:rPr>
            </w:pPr>
            <w:r w:rsidRPr="0030209C">
              <w:rPr>
                <w:iCs/>
              </w:rPr>
              <w:t>O Holy Trinity,</w:t>
            </w:r>
          </w:p>
          <w:p w14:paraId="764CF989" w14:textId="0DD5C2E3" w:rsidR="0082425A" w:rsidRDefault="0082425A" w:rsidP="00135AF7">
            <w:pPr>
              <w:pStyle w:val="EngHangEnd"/>
            </w:pPr>
            <w:r>
              <w:t xml:space="preserve">Have </w:t>
            </w:r>
            <w:r w:rsidRPr="00135AF7">
              <w:t>mercy</w:t>
            </w:r>
            <w:r>
              <w:t xml:space="preserve"> upon us.</w:t>
            </w:r>
          </w:p>
        </w:tc>
        <w:tc>
          <w:tcPr>
            <w:tcW w:w="288" w:type="dxa"/>
          </w:tcPr>
          <w:p w14:paraId="020DF5A2" w14:textId="77777777" w:rsidR="0030209C" w:rsidRDefault="0030209C" w:rsidP="0083275D">
            <w:pPr>
              <w:pStyle w:val="CopticCross"/>
            </w:pPr>
          </w:p>
        </w:tc>
        <w:tc>
          <w:tcPr>
            <w:tcW w:w="288" w:type="dxa"/>
          </w:tcPr>
          <w:p w14:paraId="6C94FAE0" w14:textId="11697259" w:rsidR="0030209C" w:rsidRDefault="003678BC" w:rsidP="0083275D">
            <w:pPr>
              <w:pStyle w:val="CopticCross"/>
            </w:pPr>
            <w:r>
              <w:t>¿</w:t>
            </w:r>
          </w:p>
        </w:tc>
        <w:tc>
          <w:tcPr>
            <w:tcW w:w="3960" w:type="dxa"/>
          </w:tcPr>
          <w:p w14:paraId="16B7A734" w14:textId="77777777" w:rsidR="0030209C" w:rsidRDefault="003678BC" w:rsidP="003678BC">
            <w:pPr>
              <w:pStyle w:val="CopticVersemulti-line"/>
            </w:pPr>
            <w:r>
              <w:t>Ⲙⲟⲓ ⲛⲁⲛ ⲡ̀ⲧⲉⲕϩⲓⲣⲏⲛⲏ:</w:t>
            </w:r>
          </w:p>
          <w:p w14:paraId="581853F9" w14:textId="77777777" w:rsidR="003678BC" w:rsidRDefault="003678BC" w:rsidP="003678BC">
            <w:pPr>
              <w:pStyle w:val="CopticVersemulti-line"/>
            </w:pPr>
            <w:r>
              <w:t>ⲙⲁⲧⲁⲗϭⲟ ⲛ̀ⲛⲉⲛϣⲱⲡⲓ:</w:t>
            </w:r>
          </w:p>
          <w:p w14:paraId="3271D99A" w14:textId="77777777" w:rsidR="003678BC" w:rsidRDefault="003678BC" w:rsidP="003678BC">
            <w:pPr>
              <w:pStyle w:val="CopticVersemulti-line"/>
            </w:pPr>
            <w:r>
              <w:t>ⲁ̀ⲅⲓⲁ Ϯ̀ⲣⲓⲁⲥ:</w:t>
            </w:r>
          </w:p>
          <w:p w14:paraId="2A6957F8" w14:textId="54B5AB68" w:rsidR="003678BC" w:rsidRDefault="003678BC" w:rsidP="003678BC">
            <w:pPr>
              <w:pStyle w:val="CopticVerse"/>
            </w:pPr>
            <w:r>
              <w:t>ⲉ̀ⲗⲉⲏⲥ̀ⲟⲛ ⲏ̀ⲙⲁⲥ</w:t>
            </w:r>
          </w:p>
        </w:tc>
      </w:tr>
      <w:tr w:rsidR="003678BC" w14:paraId="5E546830" w14:textId="77777777" w:rsidTr="0083275D">
        <w:trPr>
          <w:cantSplit/>
        </w:trPr>
        <w:tc>
          <w:tcPr>
            <w:tcW w:w="288" w:type="dxa"/>
          </w:tcPr>
          <w:p w14:paraId="3A7A5EFD" w14:textId="77777777" w:rsidR="003678BC" w:rsidRDefault="003678BC" w:rsidP="0083275D">
            <w:pPr>
              <w:pStyle w:val="CopticCross"/>
            </w:pPr>
          </w:p>
        </w:tc>
        <w:tc>
          <w:tcPr>
            <w:tcW w:w="3960" w:type="dxa"/>
          </w:tcPr>
          <w:p w14:paraId="4F0BC463" w14:textId="77777777" w:rsidR="003678BC" w:rsidRDefault="0082425A" w:rsidP="0082425A">
            <w:pPr>
              <w:pStyle w:val="EngHang"/>
            </w:pPr>
            <w:r>
              <w:t>You are compassionate</w:t>
            </w:r>
          </w:p>
          <w:p w14:paraId="1E8CB160" w14:textId="77777777" w:rsidR="0082425A" w:rsidRDefault="0082425A" w:rsidP="0082425A">
            <w:pPr>
              <w:pStyle w:val="EngHang"/>
            </w:pPr>
            <w:r>
              <w:t>And merciful;</w:t>
            </w:r>
          </w:p>
          <w:p w14:paraId="36E4C589" w14:textId="77777777" w:rsidR="0082425A" w:rsidRPr="0030209C" w:rsidRDefault="0082425A" w:rsidP="0082425A">
            <w:pPr>
              <w:pStyle w:val="EngHang"/>
              <w:rPr>
                <w:iCs/>
              </w:rPr>
            </w:pPr>
            <w:r w:rsidRPr="0030209C">
              <w:rPr>
                <w:iCs/>
              </w:rPr>
              <w:t>O Holy Trinity,</w:t>
            </w:r>
          </w:p>
          <w:p w14:paraId="039AE39C" w14:textId="017AEB0C" w:rsidR="0082425A" w:rsidRDefault="0082425A" w:rsidP="0082425A">
            <w:pPr>
              <w:pStyle w:val="EngHangEnd"/>
            </w:pPr>
            <w:r>
              <w:t>Have mercy upon us.</w:t>
            </w:r>
          </w:p>
        </w:tc>
        <w:tc>
          <w:tcPr>
            <w:tcW w:w="288" w:type="dxa"/>
          </w:tcPr>
          <w:p w14:paraId="681A8706" w14:textId="77777777" w:rsidR="003678BC" w:rsidRDefault="003678BC" w:rsidP="0083275D">
            <w:pPr>
              <w:pStyle w:val="CopticCross"/>
            </w:pPr>
          </w:p>
        </w:tc>
        <w:tc>
          <w:tcPr>
            <w:tcW w:w="288" w:type="dxa"/>
          </w:tcPr>
          <w:p w14:paraId="5CBAE997" w14:textId="77777777" w:rsidR="003678BC" w:rsidRDefault="003678BC" w:rsidP="0083275D">
            <w:pPr>
              <w:pStyle w:val="CopticCross"/>
            </w:pPr>
          </w:p>
        </w:tc>
        <w:tc>
          <w:tcPr>
            <w:tcW w:w="3960" w:type="dxa"/>
          </w:tcPr>
          <w:p w14:paraId="5544A41A" w14:textId="77777777" w:rsidR="003678BC" w:rsidRDefault="003678BC" w:rsidP="003678BC">
            <w:pPr>
              <w:pStyle w:val="CopticVersemulti-line"/>
            </w:pPr>
            <w:r>
              <w:t>Ⲛ̀ⲑⲟⲕ ⲟⲩⲣⲉϥϣⲉⲛϩⲏⲧ:</w:t>
            </w:r>
          </w:p>
          <w:p w14:paraId="5C44705D" w14:textId="77777777" w:rsidR="003678BC" w:rsidRDefault="003678BC" w:rsidP="003678BC">
            <w:pPr>
              <w:pStyle w:val="CopticVersemulti-line"/>
            </w:pPr>
            <w:r>
              <w:t>ⲟⲩⲟϩ ⲛ̀ⲛⲁⲏⲧ:</w:t>
            </w:r>
          </w:p>
          <w:p w14:paraId="2405E04F" w14:textId="77777777" w:rsidR="003678BC" w:rsidRDefault="003678BC" w:rsidP="003678BC">
            <w:pPr>
              <w:pStyle w:val="CopticVersemulti-line"/>
            </w:pPr>
            <w:r>
              <w:t>ⲁ̀ⲅⲓⲁ Ϯ̀ⲣⲓⲁⲥ:</w:t>
            </w:r>
          </w:p>
          <w:p w14:paraId="09A01BBA" w14:textId="107B0D9F" w:rsidR="003678BC" w:rsidRDefault="003678BC" w:rsidP="003678BC">
            <w:pPr>
              <w:pStyle w:val="CopticVerse"/>
            </w:pPr>
            <w:r>
              <w:t>ⲉ̀ⲗⲉⲏⲥ̀ⲟⲛ ⲏ̀ⲙⲁⲥ</w:t>
            </w:r>
          </w:p>
        </w:tc>
      </w:tr>
      <w:tr w:rsidR="003678BC" w14:paraId="723E81D9" w14:textId="77777777" w:rsidTr="0083275D">
        <w:trPr>
          <w:cantSplit/>
        </w:trPr>
        <w:tc>
          <w:tcPr>
            <w:tcW w:w="288" w:type="dxa"/>
          </w:tcPr>
          <w:p w14:paraId="219FBDE4" w14:textId="77777777" w:rsidR="003678BC" w:rsidRDefault="003678BC" w:rsidP="0083275D">
            <w:pPr>
              <w:pStyle w:val="CopticCross"/>
            </w:pPr>
          </w:p>
        </w:tc>
        <w:tc>
          <w:tcPr>
            <w:tcW w:w="3960" w:type="dxa"/>
          </w:tcPr>
          <w:p w14:paraId="257DC4A9" w14:textId="77777777" w:rsidR="003678BC" w:rsidRDefault="0082425A" w:rsidP="0082425A">
            <w:pPr>
              <w:pStyle w:val="EngHang"/>
            </w:pPr>
            <w:r>
              <w:t>Blessed are You,</w:t>
            </w:r>
          </w:p>
          <w:p w14:paraId="00E9A8E2" w14:textId="77777777" w:rsidR="0082425A" w:rsidRDefault="0082425A" w:rsidP="0082425A">
            <w:pPr>
              <w:pStyle w:val="EngHang"/>
            </w:pPr>
            <w:r>
              <w:t>We praise You and bless You;</w:t>
            </w:r>
          </w:p>
          <w:p w14:paraId="12805F17" w14:textId="77777777" w:rsidR="0082425A" w:rsidRPr="0030209C" w:rsidRDefault="0082425A" w:rsidP="0082425A">
            <w:pPr>
              <w:pStyle w:val="EngHang"/>
              <w:rPr>
                <w:iCs/>
              </w:rPr>
            </w:pPr>
            <w:r w:rsidRPr="0030209C">
              <w:rPr>
                <w:iCs/>
              </w:rPr>
              <w:t>O Holy Trinity,</w:t>
            </w:r>
          </w:p>
          <w:p w14:paraId="08449BEA" w14:textId="61CC9ECA" w:rsidR="0082425A" w:rsidRDefault="0082425A" w:rsidP="0082425A">
            <w:pPr>
              <w:pStyle w:val="EngHangEnd"/>
            </w:pPr>
            <w:r>
              <w:t>Have mercy upon us.</w:t>
            </w:r>
          </w:p>
        </w:tc>
        <w:tc>
          <w:tcPr>
            <w:tcW w:w="288" w:type="dxa"/>
          </w:tcPr>
          <w:p w14:paraId="4B1E0971" w14:textId="77777777" w:rsidR="003678BC" w:rsidRDefault="003678BC" w:rsidP="0083275D">
            <w:pPr>
              <w:pStyle w:val="CopticCross"/>
            </w:pPr>
          </w:p>
        </w:tc>
        <w:tc>
          <w:tcPr>
            <w:tcW w:w="288" w:type="dxa"/>
          </w:tcPr>
          <w:p w14:paraId="5A5D1F0C" w14:textId="77777777" w:rsidR="003678BC" w:rsidRDefault="003678BC" w:rsidP="0083275D">
            <w:pPr>
              <w:pStyle w:val="CopticCross"/>
            </w:pPr>
          </w:p>
        </w:tc>
        <w:tc>
          <w:tcPr>
            <w:tcW w:w="3960" w:type="dxa"/>
          </w:tcPr>
          <w:p w14:paraId="0D398388" w14:textId="77777777" w:rsidR="003678BC" w:rsidRDefault="003678BC" w:rsidP="003678BC">
            <w:pPr>
              <w:pStyle w:val="CopticVersemulti-line"/>
            </w:pPr>
            <w:r>
              <w:t>Ⲝ̀ⲙⲁⲣⲱⲟⲩⲧ ⲛ̀ⲑⲟⲕ:</w:t>
            </w:r>
          </w:p>
          <w:p w14:paraId="5F981E15" w14:textId="77777777" w:rsidR="003678BC" w:rsidRDefault="003678BC" w:rsidP="003678BC">
            <w:pPr>
              <w:pStyle w:val="CopticVersemulti-line"/>
            </w:pPr>
            <w:r>
              <w:t>ⲧⲉⲛϩⲱⲥ ⲛⲁⲕ ⲥ̀ⲙⲟⲩ ⲉ̀ⲣⲟⲕ:</w:t>
            </w:r>
          </w:p>
          <w:p w14:paraId="5B0D274D" w14:textId="77777777" w:rsidR="003678BC" w:rsidRDefault="003678BC" w:rsidP="003678BC">
            <w:pPr>
              <w:pStyle w:val="CopticVersemulti-line"/>
            </w:pPr>
            <w:r>
              <w:t>ⲁ̀ⲅⲓⲁ Ϯ̀ⲣⲓⲁⲥ:</w:t>
            </w:r>
          </w:p>
          <w:p w14:paraId="417CF7E2" w14:textId="22A99B8D" w:rsidR="003678BC" w:rsidRDefault="003678BC" w:rsidP="003678BC">
            <w:pPr>
              <w:pStyle w:val="CopticVerse"/>
            </w:pPr>
            <w:r>
              <w:t>ⲉ̀ⲗⲉⲏⲥ̀ⲟⲛ ⲏ̀ⲙⲁⲥ</w:t>
            </w:r>
          </w:p>
        </w:tc>
      </w:tr>
      <w:tr w:rsidR="003678BC" w14:paraId="06BF1EA0" w14:textId="77777777" w:rsidTr="0083275D">
        <w:trPr>
          <w:cantSplit/>
        </w:trPr>
        <w:tc>
          <w:tcPr>
            <w:tcW w:w="288" w:type="dxa"/>
          </w:tcPr>
          <w:p w14:paraId="068E8287" w14:textId="19CDA2D6" w:rsidR="003678BC" w:rsidRDefault="0082425A" w:rsidP="0083275D">
            <w:pPr>
              <w:pStyle w:val="CopticCross"/>
            </w:pPr>
            <w:r>
              <w:t>¿</w:t>
            </w:r>
          </w:p>
        </w:tc>
        <w:tc>
          <w:tcPr>
            <w:tcW w:w="3960" w:type="dxa"/>
          </w:tcPr>
          <w:p w14:paraId="4EB5EF79" w14:textId="77777777" w:rsidR="003678BC" w:rsidRDefault="0082425A" w:rsidP="0082425A">
            <w:pPr>
              <w:pStyle w:val="EngHang"/>
            </w:pPr>
            <w:r>
              <w:t>The righteous Judge</w:t>
            </w:r>
          </w:p>
          <w:p w14:paraId="6C3D3E17" w14:textId="77777777" w:rsidR="0082425A" w:rsidRDefault="0082425A" w:rsidP="0082425A">
            <w:pPr>
              <w:pStyle w:val="EngHang"/>
            </w:pPr>
            <w:r>
              <w:t>Is truly great;</w:t>
            </w:r>
          </w:p>
          <w:p w14:paraId="7E7530F7" w14:textId="77777777" w:rsidR="0082425A" w:rsidRPr="0030209C" w:rsidRDefault="0082425A" w:rsidP="0082425A">
            <w:pPr>
              <w:pStyle w:val="EngHang"/>
              <w:rPr>
                <w:iCs/>
              </w:rPr>
            </w:pPr>
            <w:r w:rsidRPr="0030209C">
              <w:rPr>
                <w:iCs/>
              </w:rPr>
              <w:t>O Holy Trinity,</w:t>
            </w:r>
          </w:p>
          <w:p w14:paraId="24321E08" w14:textId="70E472BB" w:rsidR="0082425A" w:rsidRDefault="0082425A" w:rsidP="0082425A">
            <w:pPr>
              <w:pStyle w:val="EngHangEnd"/>
            </w:pPr>
            <w:r>
              <w:t>Have mercy upon us.</w:t>
            </w:r>
          </w:p>
        </w:tc>
        <w:tc>
          <w:tcPr>
            <w:tcW w:w="288" w:type="dxa"/>
          </w:tcPr>
          <w:p w14:paraId="31B6DA18" w14:textId="77777777" w:rsidR="003678BC" w:rsidRDefault="003678BC" w:rsidP="0083275D">
            <w:pPr>
              <w:pStyle w:val="CopticCross"/>
            </w:pPr>
          </w:p>
        </w:tc>
        <w:tc>
          <w:tcPr>
            <w:tcW w:w="288" w:type="dxa"/>
          </w:tcPr>
          <w:p w14:paraId="4ED9A59B" w14:textId="1CDC48F4" w:rsidR="003678BC" w:rsidRDefault="003678BC" w:rsidP="0083275D">
            <w:pPr>
              <w:pStyle w:val="CopticCross"/>
            </w:pPr>
            <w:r>
              <w:t>¿</w:t>
            </w:r>
          </w:p>
        </w:tc>
        <w:tc>
          <w:tcPr>
            <w:tcW w:w="3960" w:type="dxa"/>
          </w:tcPr>
          <w:p w14:paraId="0D446B03" w14:textId="77777777" w:rsidR="003678BC" w:rsidRDefault="003678BC" w:rsidP="003678BC">
            <w:pPr>
              <w:pStyle w:val="CopticVersemulti-line"/>
            </w:pPr>
            <w:r>
              <w:t>Ⲟⲩⲛⲓϣϯ ⲛ̀ⲧⲁⲫ̀ⲙⲏⲓ:</w:t>
            </w:r>
          </w:p>
          <w:p w14:paraId="04FC9D79" w14:textId="77777777" w:rsidR="003678BC" w:rsidRDefault="003678BC" w:rsidP="003678BC">
            <w:pPr>
              <w:pStyle w:val="CopticVersemulti-line"/>
            </w:pPr>
            <w:r>
              <w:t>Ⲡⲓⲣⲉϥϯⲏⲁⲡ ⲙ̀ⲙⲏⲓ:</w:t>
            </w:r>
          </w:p>
          <w:p w14:paraId="352AA2AE" w14:textId="77777777" w:rsidR="003678BC" w:rsidRDefault="003678BC" w:rsidP="003678BC">
            <w:pPr>
              <w:pStyle w:val="CopticVersemulti-line"/>
            </w:pPr>
            <w:r>
              <w:t>ⲁ̀ⲅⲓⲁ Ϯ̀ⲣⲓⲁⲥ:</w:t>
            </w:r>
          </w:p>
          <w:p w14:paraId="0EB311D0" w14:textId="3FAFCD6B" w:rsidR="003678BC" w:rsidRDefault="003678BC" w:rsidP="003678BC">
            <w:pPr>
              <w:pStyle w:val="CopticVerse"/>
            </w:pPr>
            <w:r>
              <w:t>ⲉ̀ⲗⲉⲏⲥ̀ⲟⲛ ⲏ̀ⲙⲁⲥ</w:t>
            </w:r>
          </w:p>
        </w:tc>
      </w:tr>
      <w:tr w:rsidR="003678BC" w14:paraId="651CEB81" w14:textId="77777777" w:rsidTr="0083275D">
        <w:trPr>
          <w:cantSplit/>
        </w:trPr>
        <w:tc>
          <w:tcPr>
            <w:tcW w:w="288" w:type="dxa"/>
          </w:tcPr>
          <w:p w14:paraId="77CD9878" w14:textId="453F4085" w:rsidR="003678BC" w:rsidRDefault="0082425A" w:rsidP="0083275D">
            <w:pPr>
              <w:pStyle w:val="CopticCross"/>
            </w:pPr>
            <w:r>
              <w:lastRenderedPageBreak/>
              <w:t>¿</w:t>
            </w:r>
          </w:p>
        </w:tc>
        <w:tc>
          <w:tcPr>
            <w:tcW w:w="3960" w:type="dxa"/>
          </w:tcPr>
          <w:p w14:paraId="674A5FCF" w14:textId="77777777" w:rsidR="003678BC" w:rsidRDefault="0082425A" w:rsidP="0082425A">
            <w:pPr>
              <w:pStyle w:val="EngHang"/>
            </w:pPr>
            <w:r>
              <w:t>Your Name is blessed,</w:t>
            </w:r>
          </w:p>
          <w:p w14:paraId="5356CE8F" w14:textId="77777777" w:rsidR="0082425A" w:rsidRDefault="0082425A" w:rsidP="0082425A">
            <w:pPr>
              <w:pStyle w:val="EngHang"/>
            </w:pPr>
            <w:r>
              <w:t>O Logos of truth;</w:t>
            </w:r>
          </w:p>
          <w:p w14:paraId="2B4CFC49" w14:textId="77777777" w:rsidR="0082425A" w:rsidRPr="0030209C" w:rsidRDefault="0082425A" w:rsidP="0082425A">
            <w:pPr>
              <w:pStyle w:val="EngHang"/>
              <w:rPr>
                <w:iCs/>
              </w:rPr>
            </w:pPr>
            <w:r w:rsidRPr="0030209C">
              <w:rPr>
                <w:iCs/>
              </w:rPr>
              <w:t>O Holy Trinity,</w:t>
            </w:r>
          </w:p>
          <w:p w14:paraId="255F269C" w14:textId="437757EF" w:rsidR="0082425A" w:rsidRDefault="0082425A" w:rsidP="0082425A">
            <w:pPr>
              <w:pStyle w:val="EngHangEnd"/>
            </w:pPr>
            <w:r>
              <w:t>Have mercy upon us.</w:t>
            </w:r>
          </w:p>
        </w:tc>
        <w:tc>
          <w:tcPr>
            <w:tcW w:w="288" w:type="dxa"/>
          </w:tcPr>
          <w:p w14:paraId="4E59019E" w14:textId="77777777" w:rsidR="003678BC" w:rsidRDefault="003678BC" w:rsidP="0083275D">
            <w:pPr>
              <w:pStyle w:val="CopticCross"/>
            </w:pPr>
          </w:p>
        </w:tc>
        <w:tc>
          <w:tcPr>
            <w:tcW w:w="288" w:type="dxa"/>
          </w:tcPr>
          <w:p w14:paraId="479FE729" w14:textId="2464C215" w:rsidR="003678BC" w:rsidRDefault="003678BC" w:rsidP="0083275D">
            <w:pPr>
              <w:pStyle w:val="CopticCross"/>
            </w:pPr>
            <w:r>
              <w:t>¿</w:t>
            </w:r>
          </w:p>
        </w:tc>
        <w:tc>
          <w:tcPr>
            <w:tcW w:w="3960" w:type="dxa"/>
          </w:tcPr>
          <w:p w14:paraId="3192238F" w14:textId="77777777" w:rsidR="003678BC" w:rsidRDefault="003678BC" w:rsidP="003678BC">
            <w:pPr>
              <w:pStyle w:val="CopticVersemulti-line"/>
            </w:pPr>
            <w:r>
              <w:t>Ⲡⲉⲕⲣⲁⲛ ⲉⲧⲥ̀ⲙⲁⲣⲱⲟⲩⲧ:</w:t>
            </w:r>
          </w:p>
          <w:p w14:paraId="718166CA" w14:textId="77777777" w:rsidR="003678BC" w:rsidRDefault="003678BC" w:rsidP="003678BC">
            <w:pPr>
              <w:pStyle w:val="CopticVersemulti-line"/>
            </w:pPr>
            <w:r>
              <w:t>ⲱ̀ Ⲡⲓⲗⲟⲅⲟⲥ ⲛ̀ⲧⲁⲫ̀ⲙⲏⲓ:</w:t>
            </w:r>
          </w:p>
          <w:p w14:paraId="54F8A2F5" w14:textId="77777777" w:rsidR="003678BC" w:rsidRDefault="003678BC" w:rsidP="003678BC">
            <w:pPr>
              <w:pStyle w:val="CopticVersemulti-line"/>
            </w:pPr>
            <w:r>
              <w:t>ⲁ̀ⲅⲓⲁ Ϯ̀ⲣⲓⲁⲥ:</w:t>
            </w:r>
          </w:p>
          <w:p w14:paraId="5C73E4C9" w14:textId="61906E4A" w:rsidR="003678BC" w:rsidRDefault="003678BC" w:rsidP="003678BC">
            <w:pPr>
              <w:pStyle w:val="CopticVerse"/>
            </w:pPr>
            <w:r>
              <w:t>ⲉ̀ⲗⲉⲏⲥ̀ⲟⲛ ⲏ̀ⲙⲁⲥ</w:t>
            </w:r>
          </w:p>
        </w:tc>
      </w:tr>
      <w:tr w:rsidR="003678BC" w14:paraId="6ABD36A7" w14:textId="77777777" w:rsidTr="0083275D">
        <w:trPr>
          <w:cantSplit/>
        </w:trPr>
        <w:tc>
          <w:tcPr>
            <w:tcW w:w="288" w:type="dxa"/>
          </w:tcPr>
          <w:p w14:paraId="59AF43C9" w14:textId="77777777" w:rsidR="003678BC" w:rsidRDefault="003678BC" w:rsidP="0083275D">
            <w:pPr>
              <w:pStyle w:val="CopticCross"/>
            </w:pPr>
          </w:p>
        </w:tc>
        <w:tc>
          <w:tcPr>
            <w:tcW w:w="3960" w:type="dxa"/>
          </w:tcPr>
          <w:p w14:paraId="04ED49E6" w14:textId="77777777" w:rsidR="0082425A" w:rsidRDefault="0082425A" w:rsidP="0082425A">
            <w:pPr>
              <w:pStyle w:val="EngHang"/>
            </w:pPr>
            <w:r>
              <w:t>Guard us O Christ,</w:t>
            </w:r>
          </w:p>
          <w:p w14:paraId="24F98D1F" w14:textId="77777777" w:rsidR="0082425A" w:rsidRDefault="0082425A" w:rsidP="0082425A">
            <w:pPr>
              <w:pStyle w:val="EngHang"/>
            </w:pPr>
            <w:r>
              <w:t>In Your goodness;</w:t>
            </w:r>
          </w:p>
          <w:p w14:paraId="03ACD8EA" w14:textId="77777777" w:rsidR="0082425A" w:rsidRPr="0030209C" w:rsidRDefault="0082425A" w:rsidP="0082425A">
            <w:pPr>
              <w:pStyle w:val="EngHang"/>
              <w:rPr>
                <w:iCs/>
              </w:rPr>
            </w:pPr>
            <w:r w:rsidRPr="0030209C">
              <w:rPr>
                <w:iCs/>
              </w:rPr>
              <w:t>O Holy Trinity,</w:t>
            </w:r>
          </w:p>
          <w:p w14:paraId="33C85B19" w14:textId="190A4BEC" w:rsidR="0082425A" w:rsidRDefault="0082425A" w:rsidP="0082425A">
            <w:pPr>
              <w:pStyle w:val="EngHangEnd"/>
            </w:pPr>
            <w:r>
              <w:t>Have mercy upon us.</w:t>
            </w:r>
          </w:p>
        </w:tc>
        <w:tc>
          <w:tcPr>
            <w:tcW w:w="288" w:type="dxa"/>
          </w:tcPr>
          <w:p w14:paraId="285BA932" w14:textId="77777777" w:rsidR="003678BC" w:rsidRDefault="003678BC" w:rsidP="0083275D">
            <w:pPr>
              <w:pStyle w:val="CopticCross"/>
            </w:pPr>
          </w:p>
        </w:tc>
        <w:tc>
          <w:tcPr>
            <w:tcW w:w="288" w:type="dxa"/>
          </w:tcPr>
          <w:p w14:paraId="5F76B835" w14:textId="77777777" w:rsidR="003678BC" w:rsidRDefault="003678BC" w:rsidP="0083275D">
            <w:pPr>
              <w:pStyle w:val="CopticCross"/>
            </w:pPr>
          </w:p>
        </w:tc>
        <w:tc>
          <w:tcPr>
            <w:tcW w:w="3960" w:type="dxa"/>
          </w:tcPr>
          <w:p w14:paraId="784D6F42" w14:textId="77777777" w:rsidR="003678BC" w:rsidRDefault="003678BC" w:rsidP="003678BC">
            <w:pPr>
              <w:pStyle w:val="CopticVersemulti-line"/>
            </w:pPr>
            <w:r>
              <w:t>Ⲣⲱⲓⲥ ⲉ̀ⲣⲟⲛ ⲱ̀ Ⲡⲓⲭ̀ⲣⲓⲥⲧⲟⲥ:</w:t>
            </w:r>
          </w:p>
          <w:p w14:paraId="7BFD8843" w14:textId="77777777" w:rsidR="003678BC" w:rsidRDefault="003678BC" w:rsidP="003678BC">
            <w:pPr>
              <w:pStyle w:val="CopticVersemulti-line"/>
            </w:pPr>
            <w:r>
              <w:t>Ϧⲉⲛ ⲧⲉⲕⲙⲉⲧⲁ̀ⲅⲁⲑⲟⲥ:</w:t>
            </w:r>
          </w:p>
          <w:p w14:paraId="3AE54D44" w14:textId="77777777" w:rsidR="003678BC" w:rsidRDefault="003678BC" w:rsidP="003678BC">
            <w:pPr>
              <w:pStyle w:val="CopticVersemulti-line"/>
            </w:pPr>
            <w:r>
              <w:t>ⲁ̀ⲅⲓⲁ Ϯ̀ⲣⲓⲁⲥ:</w:t>
            </w:r>
          </w:p>
          <w:p w14:paraId="6885A94F" w14:textId="09D1FB27" w:rsidR="003678BC" w:rsidRDefault="003678BC" w:rsidP="003678BC">
            <w:pPr>
              <w:pStyle w:val="CopticVerse"/>
            </w:pPr>
            <w:r>
              <w:t>ⲉ̀ⲗⲉⲏⲥ̀ⲟⲛ ⲏ̀ⲙⲁⲥ</w:t>
            </w:r>
          </w:p>
        </w:tc>
      </w:tr>
      <w:tr w:rsidR="003678BC" w14:paraId="59D0BB29" w14:textId="77777777" w:rsidTr="0083275D">
        <w:trPr>
          <w:cantSplit/>
        </w:trPr>
        <w:tc>
          <w:tcPr>
            <w:tcW w:w="288" w:type="dxa"/>
          </w:tcPr>
          <w:p w14:paraId="7271E3B2" w14:textId="77777777" w:rsidR="003678BC" w:rsidRDefault="003678BC" w:rsidP="0083275D">
            <w:pPr>
              <w:pStyle w:val="CopticCross"/>
            </w:pPr>
          </w:p>
        </w:tc>
        <w:tc>
          <w:tcPr>
            <w:tcW w:w="3960" w:type="dxa"/>
          </w:tcPr>
          <w:p w14:paraId="1FDB9DA5" w14:textId="77777777" w:rsidR="003678BC" w:rsidRDefault="0082425A" w:rsidP="0082425A">
            <w:pPr>
              <w:pStyle w:val="EngHang"/>
            </w:pPr>
            <w:r>
              <w:t xml:space="preserve">Hear sinners </w:t>
            </w:r>
          </w:p>
          <w:p w14:paraId="296C92E4" w14:textId="77777777" w:rsidR="0082425A" w:rsidRDefault="0082425A" w:rsidP="0082425A">
            <w:pPr>
              <w:pStyle w:val="EngHang"/>
            </w:pPr>
            <w:r>
              <w:t>In their afflictions;</w:t>
            </w:r>
          </w:p>
          <w:p w14:paraId="0B48CCCA" w14:textId="77777777" w:rsidR="0082425A" w:rsidRPr="0030209C" w:rsidRDefault="0082425A" w:rsidP="0082425A">
            <w:pPr>
              <w:pStyle w:val="EngHang"/>
              <w:rPr>
                <w:iCs/>
              </w:rPr>
            </w:pPr>
            <w:r w:rsidRPr="0030209C">
              <w:rPr>
                <w:iCs/>
              </w:rPr>
              <w:t>O Holy Trinity,</w:t>
            </w:r>
          </w:p>
          <w:p w14:paraId="16390DC4" w14:textId="02E50893" w:rsidR="0082425A" w:rsidRDefault="0082425A" w:rsidP="0082425A">
            <w:pPr>
              <w:pStyle w:val="EngHangEnd"/>
            </w:pPr>
            <w:r>
              <w:t>Have mercy upon us.</w:t>
            </w:r>
          </w:p>
        </w:tc>
        <w:tc>
          <w:tcPr>
            <w:tcW w:w="288" w:type="dxa"/>
          </w:tcPr>
          <w:p w14:paraId="25D1D379" w14:textId="77777777" w:rsidR="003678BC" w:rsidRDefault="003678BC" w:rsidP="0083275D">
            <w:pPr>
              <w:pStyle w:val="CopticCross"/>
            </w:pPr>
          </w:p>
        </w:tc>
        <w:tc>
          <w:tcPr>
            <w:tcW w:w="288" w:type="dxa"/>
          </w:tcPr>
          <w:p w14:paraId="7DAA966E" w14:textId="77777777" w:rsidR="003678BC" w:rsidRDefault="003678BC" w:rsidP="0083275D">
            <w:pPr>
              <w:pStyle w:val="CopticCross"/>
            </w:pPr>
          </w:p>
        </w:tc>
        <w:tc>
          <w:tcPr>
            <w:tcW w:w="3960" w:type="dxa"/>
          </w:tcPr>
          <w:p w14:paraId="0AF4096D" w14:textId="77777777" w:rsidR="003678BC" w:rsidRDefault="003678BC" w:rsidP="003678BC">
            <w:pPr>
              <w:pStyle w:val="CopticVersemulti-line"/>
            </w:pPr>
            <w:r>
              <w:t>Ⲥⲱⲧⲉⲙ ⲉ̀ⲛⲓⲣⲉϥⲉⲣⲛⲟⲃⲓ:</w:t>
            </w:r>
          </w:p>
          <w:p w14:paraId="4B78581B" w14:textId="179D48A8" w:rsidR="003678BC" w:rsidRDefault="003678BC" w:rsidP="003678BC">
            <w:pPr>
              <w:pStyle w:val="CopticVersemulti-line"/>
            </w:pPr>
            <w:r>
              <w:t>ϧⲉⲛ ⲛⲟⲩⲁ̀ⲛⲁⲅⲕⲏ:</w:t>
            </w:r>
          </w:p>
          <w:p w14:paraId="07F1B575" w14:textId="77777777" w:rsidR="003678BC" w:rsidRDefault="003678BC" w:rsidP="003678BC">
            <w:pPr>
              <w:pStyle w:val="CopticVersemulti-line"/>
            </w:pPr>
            <w:r>
              <w:t>ⲁ̀ⲅⲓⲁ Ϯ̀ⲣⲓⲁⲥ:</w:t>
            </w:r>
          </w:p>
          <w:p w14:paraId="1459F31F" w14:textId="5ECB0A77" w:rsidR="003678BC" w:rsidRDefault="003678BC" w:rsidP="003678BC">
            <w:pPr>
              <w:pStyle w:val="CopticVerse"/>
            </w:pPr>
            <w:r>
              <w:t>ⲉ̀ⲗⲉⲏⲥ̀ⲟⲛ ⲏ̀ⲙⲁⲥ</w:t>
            </w:r>
          </w:p>
        </w:tc>
      </w:tr>
      <w:tr w:rsidR="003678BC" w14:paraId="7361C175" w14:textId="77777777" w:rsidTr="0083275D">
        <w:trPr>
          <w:cantSplit/>
        </w:trPr>
        <w:tc>
          <w:tcPr>
            <w:tcW w:w="288" w:type="dxa"/>
          </w:tcPr>
          <w:p w14:paraId="2E8096A2" w14:textId="2D35AB89" w:rsidR="003678BC" w:rsidRDefault="0082425A" w:rsidP="0083275D">
            <w:pPr>
              <w:pStyle w:val="CopticCross"/>
            </w:pPr>
            <w:r>
              <w:t>¿</w:t>
            </w:r>
          </w:p>
        </w:tc>
        <w:tc>
          <w:tcPr>
            <w:tcW w:w="3960" w:type="dxa"/>
          </w:tcPr>
          <w:p w14:paraId="418F77DF" w14:textId="77777777" w:rsidR="003678BC" w:rsidRDefault="0082425A" w:rsidP="0082425A">
            <w:pPr>
              <w:pStyle w:val="EngHang"/>
            </w:pPr>
            <w:r>
              <w:t>Lift my heart and</w:t>
            </w:r>
          </w:p>
          <w:p w14:paraId="5C131136" w14:textId="77777777" w:rsidR="0082425A" w:rsidRDefault="0082425A" w:rsidP="0082425A">
            <w:pPr>
              <w:pStyle w:val="EngHang"/>
            </w:pPr>
            <w:r>
              <w:t>My mind to heaven;</w:t>
            </w:r>
          </w:p>
          <w:p w14:paraId="30BF7304" w14:textId="77777777" w:rsidR="0082425A" w:rsidRPr="0030209C" w:rsidRDefault="0082425A" w:rsidP="0082425A">
            <w:pPr>
              <w:pStyle w:val="EngHang"/>
              <w:rPr>
                <w:iCs/>
              </w:rPr>
            </w:pPr>
            <w:r w:rsidRPr="0030209C">
              <w:rPr>
                <w:iCs/>
              </w:rPr>
              <w:t>O Holy Trinity,</w:t>
            </w:r>
          </w:p>
          <w:p w14:paraId="161F8285" w14:textId="3BAC223E" w:rsidR="0082425A" w:rsidRDefault="0082425A" w:rsidP="0082425A">
            <w:pPr>
              <w:pStyle w:val="EngHangEnd"/>
            </w:pPr>
            <w:r>
              <w:t>Have mercy upon us.</w:t>
            </w:r>
          </w:p>
        </w:tc>
        <w:tc>
          <w:tcPr>
            <w:tcW w:w="288" w:type="dxa"/>
          </w:tcPr>
          <w:p w14:paraId="51DEEE99" w14:textId="77777777" w:rsidR="003678BC" w:rsidRDefault="003678BC" w:rsidP="0083275D">
            <w:pPr>
              <w:pStyle w:val="CopticCross"/>
            </w:pPr>
          </w:p>
        </w:tc>
        <w:tc>
          <w:tcPr>
            <w:tcW w:w="288" w:type="dxa"/>
          </w:tcPr>
          <w:p w14:paraId="70744BF4" w14:textId="3F7E90F3" w:rsidR="003678BC" w:rsidRDefault="003678BC" w:rsidP="0083275D">
            <w:pPr>
              <w:pStyle w:val="CopticCross"/>
            </w:pPr>
            <w:r>
              <w:t>¿</w:t>
            </w:r>
          </w:p>
        </w:tc>
        <w:tc>
          <w:tcPr>
            <w:tcW w:w="3960" w:type="dxa"/>
          </w:tcPr>
          <w:p w14:paraId="1769676F" w14:textId="77777777" w:rsidR="003678BC" w:rsidRDefault="003678BC" w:rsidP="003678BC">
            <w:pPr>
              <w:pStyle w:val="CopticVersemulti-line"/>
            </w:pPr>
            <w:r>
              <w:t>Ⲧⲁⲯⲩⲭⲏ ⲛⲉⲙ ⲡⲁⲛⲟⲩⲥ:</w:t>
            </w:r>
          </w:p>
          <w:p w14:paraId="73DA8300" w14:textId="77777777" w:rsidR="003678BC" w:rsidRDefault="003678BC" w:rsidP="003678BC">
            <w:pPr>
              <w:pStyle w:val="CopticVersemulti-line"/>
            </w:pPr>
            <w:r>
              <w:t>ⲱ̀ⲗⲟⲩ ⲉ̀ⲟⲩⲣⲁⲛⲟⲥ:</w:t>
            </w:r>
          </w:p>
          <w:p w14:paraId="79565B8A" w14:textId="77777777" w:rsidR="003678BC" w:rsidRDefault="003678BC" w:rsidP="003678BC">
            <w:pPr>
              <w:pStyle w:val="CopticVersemulti-line"/>
            </w:pPr>
            <w:r>
              <w:t>ⲁ̀ⲅⲓⲁ Ϯ̀ⲣⲓⲁⲥ:</w:t>
            </w:r>
          </w:p>
          <w:p w14:paraId="3892D0D1" w14:textId="0102C548" w:rsidR="003678BC" w:rsidRDefault="003678BC" w:rsidP="003678BC">
            <w:pPr>
              <w:pStyle w:val="CopticVerse"/>
            </w:pPr>
            <w:r>
              <w:t>ⲉ̀ⲗⲉⲏⲥ̀ⲟⲛ ⲏ̀ⲙⲁⲥ</w:t>
            </w:r>
          </w:p>
        </w:tc>
      </w:tr>
      <w:tr w:rsidR="003678BC" w14:paraId="6BF86D95" w14:textId="77777777" w:rsidTr="0083275D">
        <w:trPr>
          <w:cantSplit/>
        </w:trPr>
        <w:tc>
          <w:tcPr>
            <w:tcW w:w="288" w:type="dxa"/>
          </w:tcPr>
          <w:p w14:paraId="193CAAF7" w14:textId="0A522EA3" w:rsidR="003678BC" w:rsidRDefault="0082425A" w:rsidP="0083275D">
            <w:pPr>
              <w:pStyle w:val="CopticCross"/>
            </w:pPr>
            <w:r>
              <w:t>¿</w:t>
            </w:r>
          </w:p>
        </w:tc>
        <w:tc>
          <w:tcPr>
            <w:tcW w:w="3960" w:type="dxa"/>
          </w:tcPr>
          <w:p w14:paraId="4575224B" w14:textId="77777777" w:rsidR="003678BC" w:rsidRDefault="0082425A" w:rsidP="0082425A">
            <w:pPr>
              <w:pStyle w:val="EngHang"/>
            </w:pPr>
            <w:r>
              <w:t>Grant us Your salvation,</w:t>
            </w:r>
          </w:p>
          <w:p w14:paraId="07F5AF8C" w14:textId="77777777" w:rsidR="0082425A" w:rsidRDefault="0082425A" w:rsidP="0082425A">
            <w:pPr>
              <w:pStyle w:val="EngHang"/>
            </w:pPr>
            <w:r>
              <w:t>O Son of God;</w:t>
            </w:r>
          </w:p>
          <w:p w14:paraId="58E1E140" w14:textId="77777777" w:rsidR="0082425A" w:rsidRPr="0030209C" w:rsidRDefault="0082425A" w:rsidP="0082425A">
            <w:pPr>
              <w:pStyle w:val="EngHang"/>
              <w:rPr>
                <w:iCs/>
              </w:rPr>
            </w:pPr>
            <w:r w:rsidRPr="0030209C">
              <w:rPr>
                <w:iCs/>
              </w:rPr>
              <w:t>O Holy Trinity,</w:t>
            </w:r>
          </w:p>
          <w:p w14:paraId="47777E00" w14:textId="6C8B2CD0" w:rsidR="0082425A" w:rsidRDefault="0082425A" w:rsidP="0082425A">
            <w:pPr>
              <w:pStyle w:val="EngHangEnd"/>
            </w:pPr>
            <w:r>
              <w:t>Have mercy upon us.</w:t>
            </w:r>
          </w:p>
        </w:tc>
        <w:tc>
          <w:tcPr>
            <w:tcW w:w="288" w:type="dxa"/>
          </w:tcPr>
          <w:p w14:paraId="4E29AFA6" w14:textId="77777777" w:rsidR="003678BC" w:rsidRDefault="003678BC" w:rsidP="0083275D">
            <w:pPr>
              <w:pStyle w:val="CopticCross"/>
            </w:pPr>
          </w:p>
        </w:tc>
        <w:tc>
          <w:tcPr>
            <w:tcW w:w="288" w:type="dxa"/>
          </w:tcPr>
          <w:p w14:paraId="3044517E" w14:textId="278F89D8" w:rsidR="003678BC" w:rsidRDefault="003678BC" w:rsidP="0083275D">
            <w:pPr>
              <w:pStyle w:val="CopticCross"/>
            </w:pPr>
            <w:r>
              <w:t>¿</w:t>
            </w:r>
          </w:p>
        </w:tc>
        <w:tc>
          <w:tcPr>
            <w:tcW w:w="3960" w:type="dxa"/>
          </w:tcPr>
          <w:p w14:paraId="596507CC" w14:textId="77777777" w:rsidR="003678BC" w:rsidRDefault="003678BC" w:rsidP="003678BC">
            <w:pPr>
              <w:pStyle w:val="CopticVersemulti-line"/>
            </w:pPr>
            <w:r>
              <w:t>Ⲩⲓⲟⲥ Ⲑⲉⲟⲥ Ⲡⲉⲛⲛⲟⲩϯ:</w:t>
            </w:r>
          </w:p>
          <w:p w14:paraId="145B3D6D" w14:textId="77777777" w:rsidR="003678BC" w:rsidRDefault="003678BC" w:rsidP="003678BC">
            <w:pPr>
              <w:pStyle w:val="CopticVersemulti-line"/>
            </w:pPr>
            <w:r>
              <w:t>ⲙⲟⲓ ⲛⲁⲛ ⲛ̀ⲟⲩⲥⲱϯ:</w:t>
            </w:r>
          </w:p>
          <w:p w14:paraId="5200720A" w14:textId="77777777" w:rsidR="003678BC" w:rsidRDefault="003678BC" w:rsidP="003678BC">
            <w:pPr>
              <w:pStyle w:val="CopticVersemulti-line"/>
            </w:pPr>
            <w:r>
              <w:t>ⲁ̀ⲅⲓⲁ Ϯ̀ⲣⲓⲁⲥ:</w:t>
            </w:r>
          </w:p>
          <w:p w14:paraId="47F70E9D" w14:textId="7623BCA6" w:rsidR="003678BC" w:rsidRDefault="003678BC" w:rsidP="003678BC">
            <w:pPr>
              <w:pStyle w:val="CopticVerse"/>
            </w:pPr>
            <w:r>
              <w:t>ⲉ̀ⲗⲉⲏⲥ̀ⲟⲛ ⲏ̀ⲙⲁⲥ</w:t>
            </w:r>
          </w:p>
        </w:tc>
      </w:tr>
      <w:tr w:rsidR="003678BC" w14:paraId="72897B86" w14:textId="77777777" w:rsidTr="0083275D">
        <w:trPr>
          <w:cantSplit/>
        </w:trPr>
        <w:tc>
          <w:tcPr>
            <w:tcW w:w="288" w:type="dxa"/>
          </w:tcPr>
          <w:p w14:paraId="4D4496D9" w14:textId="77777777" w:rsidR="003678BC" w:rsidRDefault="003678BC" w:rsidP="0083275D">
            <w:pPr>
              <w:pStyle w:val="CopticCross"/>
            </w:pPr>
          </w:p>
        </w:tc>
        <w:tc>
          <w:tcPr>
            <w:tcW w:w="3960" w:type="dxa"/>
          </w:tcPr>
          <w:p w14:paraId="4348010A" w14:textId="77777777" w:rsidR="003678BC" w:rsidRDefault="0082425A" w:rsidP="0082425A">
            <w:pPr>
              <w:pStyle w:val="EngHang"/>
            </w:pPr>
            <w:r>
              <w:t>God the Merciful</w:t>
            </w:r>
          </w:p>
          <w:p w14:paraId="31DE800B" w14:textId="77777777" w:rsidR="0082425A" w:rsidRDefault="0082425A" w:rsidP="0082425A">
            <w:pPr>
              <w:pStyle w:val="EngHang"/>
            </w:pPr>
            <w:r>
              <w:t>And long-suffering One,</w:t>
            </w:r>
          </w:p>
          <w:p w14:paraId="0884EB08" w14:textId="77777777" w:rsidR="0082425A" w:rsidRPr="0030209C" w:rsidRDefault="0082425A" w:rsidP="0082425A">
            <w:pPr>
              <w:pStyle w:val="EngHang"/>
              <w:rPr>
                <w:iCs/>
              </w:rPr>
            </w:pPr>
            <w:r w:rsidRPr="0030209C">
              <w:rPr>
                <w:iCs/>
              </w:rPr>
              <w:t>O Holy Trinity,</w:t>
            </w:r>
          </w:p>
          <w:p w14:paraId="5B5BEBCE" w14:textId="6E395377" w:rsidR="0082425A" w:rsidRDefault="0082425A" w:rsidP="0082425A">
            <w:pPr>
              <w:pStyle w:val="EngHangEnd"/>
            </w:pPr>
            <w:r>
              <w:t>Have mercy upon us.</w:t>
            </w:r>
          </w:p>
        </w:tc>
        <w:tc>
          <w:tcPr>
            <w:tcW w:w="288" w:type="dxa"/>
          </w:tcPr>
          <w:p w14:paraId="70722A08" w14:textId="77777777" w:rsidR="003678BC" w:rsidRDefault="003678BC" w:rsidP="0083275D">
            <w:pPr>
              <w:pStyle w:val="CopticCross"/>
            </w:pPr>
          </w:p>
        </w:tc>
        <w:tc>
          <w:tcPr>
            <w:tcW w:w="288" w:type="dxa"/>
          </w:tcPr>
          <w:p w14:paraId="66C359D5" w14:textId="77777777" w:rsidR="003678BC" w:rsidRDefault="003678BC" w:rsidP="0083275D">
            <w:pPr>
              <w:pStyle w:val="CopticCross"/>
            </w:pPr>
          </w:p>
        </w:tc>
        <w:tc>
          <w:tcPr>
            <w:tcW w:w="3960" w:type="dxa"/>
          </w:tcPr>
          <w:p w14:paraId="298F8FCC" w14:textId="77777777" w:rsidR="003678BC" w:rsidRDefault="003678BC" w:rsidP="003678BC">
            <w:pPr>
              <w:pStyle w:val="CopticVersemulti-line"/>
            </w:pPr>
            <w:r>
              <w:t>Ⲫ̀ⲛⲟⲩϯ Ⲡⲓⲛⲁⲏⲧ:</w:t>
            </w:r>
          </w:p>
          <w:p w14:paraId="22B2DFB2" w14:textId="77777777" w:rsidR="003678BC" w:rsidRDefault="003678BC" w:rsidP="003678BC">
            <w:pPr>
              <w:pStyle w:val="CopticVersemulti-line"/>
            </w:pPr>
            <w:r>
              <w:t>Ⲡⲓⲣⲉϥⲱ̀ⲟⲩⲛ̀ϩⲏⲧ:</w:t>
            </w:r>
          </w:p>
          <w:p w14:paraId="6145651B" w14:textId="77777777" w:rsidR="003678BC" w:rsidRDefault="003678BC" w:rsidP="003678BC">
            <w:pPr>
              <w:pStyle w:val="CopticVersemulti-line"/>
            </w:pPr>
            <w:r>
              <w:t>ⲁ̀ⲅⲓⲁ Ϯ̀ⲣⲓⲁⲥ:</w:t>
            </w:r>
          </w:p>
          <w:p w14:paraId="6F5A33FE" w14:textId="3E4495C0" w:rsidR="003678BC" w:rsidRDefault="003678BC" w:rsidP="003678BC">
            <w:pPr>
              <w:pStyle w:val="CopticVerse"/>
            </w:pPr>
            <w:r>
              <w:t>ⲉ̀ⲗⲉⲏⲥ̀ⲟⲛ ⲏ̀ⲙⲁⲥ</w:t>
            </w:r>
          </w:p>
        </w:tc>
      </w:tr>
      <w:tr w:rsidR="003678BC" w14:paraId="1F7FB2D7" w14:textId="77777777" w:rsidTr="0083275D">
        <w:trPr>
          <w:cantSplit/>
        </w:trPr>
        <w:tc>
          <w:tcPr>
            <w:tcW w:w="288" w:type="dxa"/>
          </w:tcPr>
          <w:p w14:paraId="57D38953" w14:textId="77777777" w:rsidR="003678BC" w:rsidRDefault="003678BC" w:rsidP="0083275D">
            <w:pPr>
              <w:pStyle w:val="CopticCross"/>
            </w:pPr>
          </w:p>
        </w:tc>
        <w:tc>
          <w:tcPr>
            <w:tcW w:w="3960" w:type="dxa"/>
          </w:tcPr>
          <w:p w14:paraId="70A3A5A3" w14:textId="77777777" w:rsidR="003678BC" w:rsidRDefault="0082425A" w:rsidP="0082425A">
            <w:pPr>
              <w:pStyle w:val="EngHang"/>
            </w:pPr>
            <w:r>
              <w:t>Holy, Holy, Holy,</w:t>
            </w:r>
          </w:p>
          <w:p w14:paraId="2A07A027" w14:textId="77777777" w:rsidR="0082425A" w:rsidRDefault="0082425A" w:rsidP="0082425A">
            <w:pPr>
              <w:pStyle w:val="EngHang"/>
            </w:pPr>
            <w:r>
              <w:t>O Son of the Holy,</w:t>
            </w:r>
          </w:p>
          <w:p w14:paraId="19B57BD5" w14:textId="77777777" w:rsidR="0082425A" w:rsidRPr="0030209C" w:rsidRDefault="0082425A" w:rsidP="0082425A">
            <w:pPr>
              <w:pStyle w:val="EngHang"/>
              <w:rPr>
                <w:iCs/>
              </w:rPr>
            </w:pPr>
            <w:r w:rsidRPr="0030209C">
              <w:rPr>
                <w:iCs/>
              </w:rPr>
              <w:t>O Holy Trinity,</w:t>
            </w:r>
          </w:p>
          <w:p w14:paraId="6948216C" w14:textId="625C5E90" w:rsidR="0082425A" w:rsidRDefault="0082425A" w:rsidP="0082425A">
            <w:pPr>
              <w:pStyle w:val="EngHangEnd"/>
            </w:pPr>
            <w:r>
              <w:t>Have mercy upon us.</w:t>
            </w:r>
          </w:p>
        </w:tc>
        <w:tc>
          <w:tcPr>
            <w:tcW w:w="288" w:type="dxa"/>
          </w:tcPr>
          <w:p w14:paraId="0F371822" w14:textId="77777777" w:rsidR="003678BC" w:rsidRDefault="003678BC" w:rsidP="0083275D">
            <w:pPr>
              <w:pStyle w:val="CopticCross"/>
            </w:pPr>
          </w:p>
        </w:tc>
        <w:tc>
          <w:tcPr>
            <w:tcW w:w="288" w:type="dxa"/>
          </w:tcPr>
          <w:p w14:paraId="4FA59968" w14:textId="77777777" w:rsidR="003678BC" w:rsidRDefault="003678BC" w:rsidP="0083275D">
            <w:pPr>
              <w:pStyle w:val="CopticCross"/>
            </w:pPr>
          </w:p>
        </w:tc>
        <w:tc>
          <w:tcPr>
            <w:tcW w:w="3960" w:type="dxa"/>
          </w:tcPr>
          <w:p w14:paraId="0E453E00" w14:textId="77777777" w:rsidR="003678BC" w:rsidRDefault="003678BC" w:rsidP="003678BC">
            <w:pPr>
              <w:pStyle w:val="CopticVersemulti-line"/>
            </w:pPr>
            <w:r>
              <w:t>Ⲭ̀ⲟⲩⲁⲃ ⲭ̀ⲟⲩⲁⲃ ⲭ̀ⲟⲩⲁⲃ:</w:t>
            </w:r>
          </w:p>
          <w:p w14:paraId="05C4A99D" w14:textId="77777777" w:rsidR="003678BC" w:rsidRDefault="003678BC" w:rsidP="003678BC">
            <w:pPr>
              <w:pStyle w:val="CopticVersemulti-line"/>
            </w:pPr>
            <w:r>
              <w:t>Ⲡ̀ϣⲏⲣⲓ ⲙ̀Ⲫⲏⲉⲑⲟⲩⲁⲃ:</w:t>
            </w:r>
          </w:p>
          <w:p w14:paraId="3F5D8A58" w14:textId="77777777" w:rsidR="003678BC" w:rsidRDefault="003678BC" w:rsidP="003678BC">
            <w:pPr>
              <w:pStyle w:val="CopticVersemulti-line"/>
            </w:pPr>
            <w:r>
              <w:t>ⲁ̀ⲅⲓⲁ Ϯ̀ⲣⲓⲁⲥ:</w:t>
            </w:r>
          </w:p>
          <w:p w14:paraId="1EFB0872" w14:textId="02912F1C" w:rsidR="003678BC" w:rsidRDefault="003678BC" w:rsidP="003678BC">
            <w:pPr>
              <w:pStyle w:val="CopticVerse"/>
            </w:pPr>
            <w:r>
              <w:t>ⲉ̀ⲗⲉⲏⲥ̀ⲟⲛ ⲏ̀ⲙⲁⲥ</w:t>
            </w:r>
          </w:p>
        </w:tc>
      </w:tr>
      <w:tr w:rsidR="003678BC" w14:paraId="243CDFDE" w14:textId="77777777" w:rsidTr="0083275D">
        <w:trPr>
          <w:cantSplit/>
        </w:trPr>
        <w:tc>
          <w:tcPr>
            <w:tcW w:w="288" w:type="dxa"/>
          </w:tcPr>
          <w:p w14:paraId="6898A713" w14:textId="4088B424" w:rsidR="003678BC" w:rsidRDefault="0082425A" w:rsidP="0083275D">
            <w:pPr>
              <w:pStyle w:val="CopticCross"/>
            </w:pPr>
            <w:r>
              <w:t>¿</w:t>
            </w:r>
          </w:p>
        </w:tc>
        <w:tc>
          <w:tcPr>
            <w:tcW w:w="3960" w:type="dxa"/>
          </w:tcPr>
          <w:p w14:paraId="77A7A827" w14:textId="77777777" w:rsidR="003678BC" w:rsidRDefault="0082425A" w:rsidP="0082425A">
            <w:pPr>
              <w:pStyle w:val="EngHang"/>
            </w:pPr>
            <w:r>
              <w:t>Repose the souls of</w:t>
            </w:r>
          </w:p>
          <w:p w14:paraId="5E0E2B14" w14:textId="77777777" w:rsidR="0082425A" w:rsidRDefault="0082425A" w:rsidP="0082425A">
            <w:pPr>
              <w:pStyle w:val="EngHang"/>
            </w:pPr>
            <w:r>
              <w:t>Our fathers, O Saviour;</w:t>
            </w:r>
          </w:p>
          <w:p w14:paraId="3A6F1BAD" w14:textId="77777777" w:rsidR="0082425A" w:rsidRPr="0030209C" w:rsidRDefault="0082425A" w:rsidP="0082425A">
            <w:pPr>
              <w:pStyle w:val="EngHang"/>
              <w:rPr>
                <w:iCs/>
              </w:rPr>
            </w:pPr>
            <w:r w:rsidRPr="0030209C">
              <w:rPr>
                <w:iCs/>
              </w:rPr>
              <w:t>O Holy Trinity,</w:t>
            </w:r>
          </w:p>
          <w:p w14:paraId="434E6B27" w14:textId="5385A14D" w:rsidR="0082425A" w:rsidRDefault="0082425A" w:rsidP="0082425A">
            <w:pPr>
              <w:pStyle w:val="EngHangEnd"/>
            </w:pPr>
            <w:r>
              <w:t>Have mercy upon us.</w:t>
            </w:r>
          </w:p>
        </w:tc>
        <w:tc>
          <w:tcPr>
            <w:tcW w:w="288" w:type="dxa"/>
          </w:tcPr>
          <w:p w14:paraId="32719C8C" w14:textId="77777777" w:rsidR="003678BC" w:rsidRDefault="003678BC" w:rsidP="0083275D">
            <w:pPr>
              <w:pStyle w:val="CopticCross"/>
            </w:pPr>
          </w:p>
        </w:tc>
        <w:tc>
          <w:tcPr>
            <w:tcW w:w="288" w:type="dxa"/>
          </w:tcPr>
          <w:p w14:paraId="4B8F777B" w14:textId="6E65A555" w:rsidR="003678BC" w:rsidRDefault="003678BC" w:rsidP="0083275D">
            <w:pPr>
              <w:pStyle w:val="CopticCross"/>
            </w:pPr>
            <w:r>
              <w:t>¿</w:t>
            </w:r>
          </w:p>
        </w:tc>
        <w:tc>
          <w:tcPr>
            <w:tcW w:w="3960" w:type="dxa"/>
          </w:tcPr>
          <w:p w14:paraId="33744887" w14:textId="77777777" w:rsidR="003678BC" w:rsidRDefault="003678BC" w:rsidP="003678BC">
            <w:pPr>
              <w:pStyle w:val="CopticVersemulti-line"/>
            </w:pPr>
            <w:r>
              <w:t>Ⲯⲩⲭⲏ ⲛ̀ⲛⲉⲛⲓⲟϯ:</w:t>
            </w:r>
          </w:p>
          <w:p w14:paraId="1CBBAD42" w14:textId="77777777" w:rsidR="003678BC" w:rsidRDefault="003678BC" w:rsidP="003678BC">
            <w:pPr>
              <w:pStyle w:val="CopticVersemulti-line"/>
            </w:pPr>
            <w:r>
              <w:t>ⲙⲁⲙ̀ⲧⲟⲛ ⲛⲱⲟⲩ ⲱ̀ ⲠⲒⲣⲉϥⲥⲱϯ:</w:t>
            </w:r>
          </w:p>
          <w:p w14:paraId="195DAB19" w14:textId="77777777" w:rsidR="003678BC" w:rsidRDefault="003678BC" w:rsidP="003678BC">
            <w:pPr>
              <w:pStyle w:val="CopticVersemulti-line"/>
            </w:pPr>
            <w:r>
              <w:t>ⲁ̀ⲅⲓⲁ Ϯ̀ⲣⲓⲁⲥ:</w:t>
            </w:r>
          </w:p>
          <w:p w14:paraId="59E7949B" w14:textId="3979A32B" w:rsidR="003678BC" w:rsidRDefault="003678BC" w:rsidP="003678BC">
            <w:pPr>
              <w:pStyle w:val="CopticVerse"/>
            </w:pPr>
            <w:r>
              <w:t>ⲉ̀ⲗⲉⲏⲥ̀ⲟⲛ ⲏ̀ⲙⲁⲥ</w:t>
            </w:r>
          </w:p>
        </w:tc>
      </w:tr>
      <w:tr w:rsidR="003678BC" w14:paraId="6323C357" w14:textId="77777777" w:rsidTr="0083275D">
        <w:trPr>
          <w:cantSplit/>
        </w:trPr>
        <w:tc>
          <w:tcPr>
            <w:tcW w:w="288" w:type="dxa"/>
          </w:tcPr>
          <w:p w14:paraId="0C29AF95" w14:textId="64E4A353" w:rsidR="003678BC" w:rsidRDefault="0082425A" w:rsidP="0083275D">
            <w:pPr>
              <w:pStyle w:val="CopticCross"/>
            </w:pPr>
            <w:r>
              <w:t>¿</w:t>
            </w:r>
          </w:p>
        </w:tc>
        <w:tc>
          <w:tcPr>
            <w:tcW w:w="3960" w:type="dxa"/>
          </w:tcPr>
          <w:p w14:paraId="2C56F432" w14:textId="77777777" w:rsidR="003678BC" w:rsidRDefault="0082425A" w:rsidP="0082425A">
            <w:pPr>
              <w:pStyle w:val="EngHang"/>
            </w:pPr>
            <w:r>
              <w:t>Remember us in Your heavenly Kingdom,</w:t>
            </w:r>
          </w:p>
          <w:p w14:paraId="6B9AE5A0" w14:textId="77777777" w:rsidR="0082425A" w:rsidRDefault="0082425A" w:rsidP="0082425A">
            <w:pPr>
              <w:pStyle w:val="EngHang"/>
            </w:pPr>
            <w:r>
              <w:t>O our Master;</w:t>
            </w:r>
          </w:p>
          <w:p w14:paraId="0FE52DAF" w14:textId="77777777" w:rsidR="0082425A" w:rsidRPr="0030209C" w:rsidRDefault="0082425A" w:rsidP="0082425A">
            <w:pPr>
              <w:pStyle w:val="EngHang"/>
              <w:rPr>
                <w:iCs/>
              </w:rPr>
            </w:pPr>
            <w:r w:rsidRPr="0030209C">
              <w:rPr>
                <w:iCs/>
              </w:rPr>
              <w:t>O Holy Trinity,</w:t>
            </w:r>
          </w:p>
          <w:p w14:paraId="3641931D" w14:textId="66165841" w:rsidR="0082425A" w:rsidRDefault="0082425A" w:rsidP="0082425A">
            <w:pPr>
              <w:pStyle w:val="EngHangEnd"/>
            </w:pPr>
            <w:r>
              <w:t>Have mercy upon us.</w:t>
            </w:r>
          </w:p>
        </w:tc>
        <w:tc>
          <w:tcPr>
            <w:tcW w:w="288" w:type="dxa"/>
          </w:tcPr>
          <w:p w14:paraId="0CB58AEB" w14:textId="77777777" w:rsidR="003678BC" w:rsidRDefault="003678BC" w:rsidP="0083275D">
            <w:pPr>
              <w:pStyle w:val="CopticCross"/>
            </w:pPr>
          </w:p>
        </w:tc>
        <w:tc>
          <w:tcPr>
            <w:tcW w:w="288" w:type="dxa"/>
          </w:tcPr>
          <w:p w14:paraId="2B9F0282" w14:textId="0C4C7947" w:rsidR="003678BC" w:rsidRDefault="003678BC" w:rsidP="0083275D">
            <w:pPr>
              <w:pStyle w:val="CopticCross"/>
            </w:pPr>
            <w:r>
              <w:t>¿</w:t>
            </w:r>
          </w:p>
        </w:tc>
        <w:tc>
          <w:tcPr>
            <w:tcW w:w="3960" w:type="dxa"/>
          </w:tcPr>
          <w:p w14:paraId="0E1AA893" w14:textId="77777777" w:rsidR="003678BC" w:rsidRDefault="003678BC" w:rsidP="003678BC">
            <w:pPr>
              <w:pStyle w:val="CopticVersemulti-line"/>
            </w:pPr>
            <w:r>
              <w:t>Ⲱ̀ Ⲡⲉⲛⲛⲏⲃ ⲁ̀ⲡⲓⲡⲉⲛⲙⲉⲩⲓ:</w:t>
            </w:r>
          </w:p>
          <w:p w14:paraId="7525F300" w14:textId="77777777" w:rsidR="003678BC" w:rsidRDefault="003678BC" w:rsidP="003678BC">
            <w:pPr>
              <w:pStyle w:val="CopticVersemulti-line"/>
            </w:pPr>
            <w:r>
              <w:t>Ϧⲉⲛ ⲧⲉⲕⲙⲉⲧⲟⲩⲣⲟ ⲛ̀ⲛⲁ ⲛⲓⲫⲏⲟⲩⲓ̀:</w:t>
            </w:r>
          </w:p>
          <w:p w14:paraId="44CD5662" w14:textId="77777777" w:rsidR="003678BC" w:rsidRDefault="003678BC" w:rsidP="003678BC">
            <w:pPr>
              <w:pStyle w:val="CopticVersemulti-line"/>
            </w:pPr>
            <w:r>
              <w:t>ⲁ̀ⲅⲓⲁ Ϯ̀ⲣⲓⲁⲥ:</w:t>
            </w:r>
          </w:p>
          <w:p w14:paraId="0E30045B" w14:textId="1477C353" w:rsidR="003678BC" w:rsidRDefault="003678BC" w:rsidP="003678BC">
            <w:pPr>
              <w:pStyle w:val="CopticVerse"/>
            </w:pPr>
            <w:r>
              <w:t>ⲉ̀ⲗⲉⲏⲥ̀ⲟⲛ ⲏ̀ⲙⲁⲥ</w:t>
            </w:r>
          </w:p>
        </w:tc>
      </w:tr>
    </w:tbl>
    <w:p w14:paraId="43956095" w14:textId="1A3CA04D" w:rsidR="00860765" w:rsidRDefault="005008DD" w:rsidP="00860765">
      <w:pPr>
        <w:pStyle w:val="Heading3"/>
        <w:rPr>
          <w:sz w:val="24"/>
        </w:rPr>
      </w:pPr>
      <w:bookmarkStart w:id="1879" w:name="_Ref435645565"/>
      <w:r>
        <w:rPr>
          <w:sz w:val="24"/>
        </w:rPr>
        <w:t>Psali Adam After the</w:t>
      </w:r>
      <w:r w:rsidR="00860765">
        <w:t xml:space="preserve"> </w:t>
      </w:r>
      <w:r>
        <w:t>Second Cantilce</w:t>
      </w:r>
      <w:bookmarkEnd w:id="187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86BCC" w14:paraId="515C7F78" w14:textId="77777777" w:rsidTr="00086BCC">
        <w:trPr>
          <w:cantSplit/>
        </w:trPr>
        <w:tc>
          <w:tcPr>
            <w:tcW w:w="288" w:type="dxa"/>
          </w:tcPr>
          <w:p w14:paraId="7886C5BC" w14:textId="77777777" w:rsidR="00086BCC" w:rsidRDefault="00086BCC" w:rsidP="00086BCC">
            <w:pPr>
              <w:pStyle w:val="CopticCross"/>
            </w:pPr>
          </w:p>
        </w:tc>
        <w:tc>
          <w:tcPr>
            <w:tcW w:w="3960" w:type="dxa"/>
          </w:tcPr>
          <w:p w14:paraId="24F6CC0A" w14:textId="77777777" w:rsidR="00086BCC" w:rsidRDefault="00086BCC" w:rsidP="00086BCC">
            <w:pPr>
              <w:pStyle w:val="EngHang"/>
            </w:pPr>
            <w:r>
              <w:t>*Let us sing with David</w:t>
            </w:r>
          </w:p>
          <w:p w14:paraId="2AFE6331" w14:textId="77777777" w:rsidR="00086BCC" w:rsidRDefault="00086BCC" w:rsidP="00086BCC">
            <w:pPr>
              <w:pStyle w:val="EngHang"/>
            </w:pPr>
            <w:r>
              <w:t>And give confess the Lord,</w:t>
            </w:r>
          </w:p>
          <w:p w14:paraId="7C30142E" w14:textId="77777777" w:rsidR="00086BCC" w:rsidRDefault="00086BCC" w:rsidP="00086BCC">
            <w:pPr>
              <w:pStyle w:val="EngHang"/>
            </w:pPr>
            <w:r>
              <w:t>For He is merciful and kind,</w:t>
            </w:r>
          </w:p>
          <w:p w14:paraId="78D9AA05" w14:textId="6CBD50EF" w:rsidR="00086BCC" w:rsidRDefault="00086BCC" w:rsidP="00086BCC">
            <w:pPr>
              <w:pStyle w:val="EngHangEnd"/>
            </w:pPr>
            <w:r>
              <w:t>For His mercy endures forever.</w:t>
            </w:r>
          </w:p>
        </w:tc>
      </w:tr>
      <w:tr w:rsidR="00086BCC" w14:paraId="2E03F248" w14:textId="77777777" w:rsidTr="00086BCC">
        <w:trPr>
          <w:cantSplit/>
        </w:trPr>
        <w:tc>
          <w:tcPr>
            <w:tcW w:w="288" w:type="dxa"/>
          </w:tcPr>
          <w:p w14:paraId="64930FF5" w14:textId="77777777" w:rsidR="00086BCC" w:rsidRPr="001E2E1C" w:rsidRDefault="00086BCC" w:rsidP="00086BCC">
            <w:pPr>
              <w:pStyle w:val="CopticCross"/>
            </w:pPr>
          </w:p>
        </w:tc>
        <w:tc>
          <w:tcPr>
            <w:tcW w:w="3960" w:type="dxa"/>
          </w:tcPr>
          <w:p w14:paraId="2EC49D48" w14:textId="77777777" w:rsidR="00086BCC" w:rsidRDefault="00086BCC" w:rsidP="00086BCC">
            <w:pPr>
              <w:pStyle w:val="EngHang"/>
            </w:pPr>
            <w:r>
              <w:t>Confess the Lord for His is good,</w:t>
            </w:r>
          </w:p>
          <w:p w14:paraId="47D2AC8C" w14:textId="77777777" w:rsidR="00086BCC" w:rsidRDefault="00086BCC" w:rsidP="00086BCC">
            <w:pPr>
              <w:pStyle w:val="EngHang"/>
            </w:pPr>
            <w:r>
              <w:t>He sends rain from heaven</w:t>
            </w:r>
          </w:p>
          <w:p w14:paraId="78324515" w14:textId="77777777" w:rsidR="00086BCC" w:rsidRDefault="00086BCC" w:rsidP="00086BCC">
            <w:pPr>
              <w:pStyle w:val="EngHang"/>
            </w:pPr>
            <w:r>
              <w:t>Upon the righteous and the wicked,</w:t>
            </w:r>
          </w:p>
          <w:p w14:paraId="2CF0D40E" w14:textId="2DCED31A" w:rsidR="00086BCC" w:rsidRDefault="00086BCC" w:rsidP="00086BCC">
            <w:pPr>
              <w:pStyle w:val="EngHangEnd"/>
            </w:pPr>
            <w:r>
              <w:t>For His mercy endures forever.</w:t>
            </w:r>
          </w:p>
        </w:tc>
      </w:tr>
      <w:tr w:rsidR="00086BCC" w14:paraId="38F12BD1" w14:textId="77777777" w:rsidTr="00086BCC">
        <w:trPr>
          <w:cantSplit/>
        </w:trPr>
        <w:tc>
          <w:tcPr>
            <w:tcW w:w="288" w:type="dxa"/>
          </w:tcPr>
          <w:p w14:paraId="68727BC9" w14:textId="77777777" w:rsidR="00086BCC" w:rsidRDefault="00086BCC" w:rsidP="00086BCC">
            <w:pPr>
              <w:pStyle w:val="CopticCross"/>
            </w:pPr>
            <w:r>
              <w:t>¿</w:t>
            </w:r>
          </w:p>
        </w:tc>
        <w:tc>
          <w:tcPr>
            <w:tcW w:w="3960" w:type="dxa"/>
          </w:tcPr>
          <w:p w14:paraId="432970DB" w14:textId="77777777" w:rsidR="00086BCC" w:rsidRDefault="00086BCC" w:rsidP="00086BCC">
            <w:pPr>
              <w:pStyle w:val="EngHang"/>
            </w:pPr>
            <w:r>
              <w:t>Confess the God of gods,</w:t>
            </w:r>
          </w:p>
          <w:p w14:paraId="27DB4CF0" w14:textId="77777777" w:rsidR="00086BCC" w:rsidRDefault="00086BCC" w:rsidP="00086BCC">
            <w:pPr>
              <w:pStyle w:val="EngHang"/>
            </w:pPr>
            <w:r>
              <w:t>For He is patient and kind;</w:t>
            </w:r>
          </w:p>
          <w:p w14:paraId="232362B0" w14:textId="77777777" w:rsidR="00086BCC" w:rsidRDefault="00086BCC" w:rsidP="00086BCC">
            <w:pPr>
              <w:pStyle w:val="EngHang"/>
            </w:pPr>
            <w:r>
              <w:t>Glory and honour are due unto Him,</w:t>
            </w:r>
          </w:p>
          <w:p w14:paraId="59AF6637" w14:textId="37284C2B" w:rsidR="00086BCC" w:rsidRDefault="00086BCC" w:rsidP="00086BCC">
            <w:pPr>
              <w:pStyle w:val="EngHangEnd"/>
            </w:pPr>
            <w:r>
              <w:t>For His mercy endures forever.</w:t>
            </w:r>
          </w:p>
        </w:tc>
      </w:tr>
      <w:tr w:rsidR="00086BCC" w14:paraId="1EB0661D" w14:textId="77777777" w:rsidTr="00086BCC">
        <w:trPr>
          <w:cantSplit/>
        </w:trPr>
        <w:tc>
          <w:tcPr>
            <w:tcW w:w="288" w:type="dxa"/>
          </w:tcPr>
          <w:p w14:paraId="172AB09E" w14:textId="77777777" w:rsidR="00086BCC" w:rsidRDefault="00086BCC" w:rsidP="00086BCC">
            <w:pPr>
              <w:pStyle w:val="CopticCross"/>
            </w:pPr>
            <w:r>
              <w:lastRenderedPageBreak/>
              <w:t>¿</w:t>
            </w:r>
          </w:p>
        </w:tc>
        <w:tc>
          <w:tcPr>
            <w:tcW w:w="3960" w:type="dxa"/>
          </w:tcPr>
          <w:p w14:paraId="1D285581" w14:textId="77777777" w:rsidR="00086BCC" w:rsidRDefault="00086BCC" w:rsidP="00086BCC">
            <w:pPr>
              <w:pStyle w:val="EngHang"/>
            </w:pPr>
            <w:r>
              <w:t>*Holy, Holy, Holy:</w:t>
            </w:r>
          </w:p>
          <w:p w14:paraId="2F6500DE" w14:textId="77777777" w:rsidR="00086BCC" w:rsidRDefault="00086BCC" w:rsidP="00086BCC">
            <w:pPr>
              <w:pStyle w:val="EngHang"/>
            </w:pPr>
            <w:r>
              <w:t>Our God is the Only One.</w:t>
            </w:r>
          </w:p>
          <w:p w14:paraId="50DF17AB" w14:textId="77777777" w:rsidR="00086BCC" w:rsidRDefault="00086BCC" w:rsidP="00086BCC">
            <w:pPr>
              <w:pStyle w:val="EngHang"/>
            </w:pPr>
            <w:r>
              <w:t>O confess the Lord,</w:t>
            </w:r>
          </w:p>
          <w:p w14:paraId="531318EF" w14:textId="0FA442D5" w:rsidR="00086BCC" w:rsidRDefault="00086BCC" w:rsidP="00086BCC">
            <w:pPr>
              <w:pStyle w:val="EngHangEnd"/>
            </w:pPr>
            <w:r>
              <w:t>For His mercy endures forever.</w:t>
            </w:r>
          </w:p>
        </w:tc>
      </w:tr>
      <w:tr w:rsidR="00086BCC" w14:paraId="568FA23B" w14:textId="77777777" w:rsidTr="00086BCC">
        <w:trPr>
          <w:cantSplit/>
        </w:trPr>
        <w:tc>
          <w:tcPr>
            <w:tcW w:w="288" w:type="dxa"/>
          </w:tcPr>
          <w:p w14:paraId="704A1F7A" w14:textId="77777777" w:rsidR="00086BCC" w:rsidRDefault="00086BCC" w:rsidP="00086BCC">
            <w:pPr>
              <w:pStyle w:val="CopticCross"/>
            </w:pPr>
          </w:p>
        </w:tc>
        <w:tc>
          <w:tcPr>
            <w:tcW w:w="3960" w:type="dxa"/>
          </w:tcPr>
          <w:p w14:paraId="0812EC48" w14:textId="77777777" w:rsidR="00086BCC" w:rsidRDefault="00086BCC" w:rsidP="00086BCC">
            <w:pPr>
              <w:pStyle w:val="EngHang"/>
            </w:pPr>
            <w:r>
              <w:t>His glory fills the earth,</w:t>
            </w:r>
          </w:p>
          <w:p w14:paraId="58FF38F5" w14:textId="77777777" w:rsidR="00086BCC" w:rsidRDefault="00086BCC" w:rsidP="00086BCC">
            <w:pPr>
              <w:pStyle w:val="EngHang"/>
            </w:pPr>
            <w:r>
              <w:t>And the heavens,</w:t>
            </w:r>
          </w:p>
          <w:p w14:paraId="5238EEB0" w14:textId="77777777" w:rsidR="00086BCC" w:rsidRDefault="00086BCC" w:rsidP="00086BCC">
            <w:pPr>
              <w:pStyle w:val="EngHang"/>
            </w:pPr>
            <w:r>
              <w:t>He is the Creator of wonders,</w:t>
            </w:r>
          </w:p>
          <w:p w14:paraId="794E93F9" w14:textId="63A4C9EA" w:rsidR="00086BCC" w:rsidRDefault="00086BCC" w:rsidP="00086BCC">
            <w:pPr>
              <w:pStyle w:val="EngHangEnd"/>
            </w:pPr>
            <w:r>
              <w:t>For His mercy endures forever.</w:t>
            </w:r>
          </w:p>
        </w:tc>
      </w:tr>
      <w:tr w:rsidR="00086BCC" w14:paraId="4319DE7B" w14:textId="77777777" w:rsidTr="00086BCC">
        <w:trPr>
          <w:cantSplit/>
        </w:trPr>
        <w:tc>
          <w:tcPr>
            <w:tcW w:w="288" w:type="dxa"/>
          </w:tcPr>
          <w:p w14:paraId="5F4F8520" w14:textId="77777777" w:rsidR="00086BCC" w:rsidRDefault="00086BCC" w:rsidP="00086BCC">
            <w:pPr>
              <w:pStyle w:val="CopticCross"/>
            </w:pPr>
          </w:p>
        </w:tc>
        <w:tc>
          <w:tcPr>
            <w:tcW w:w="3960" w:type="dxa"/>
          </w:tcPr>
          <w:p w14:paraId="529857FC" w14:textId="77777777" w:rsidR="00086BCC" w:rsidRDefault="00086BCC" w:rsidP="00086BCC">
            <w:pPr>
              <w:pStyle w:val="EngHang"/>
            </w:pPr>
            <w:r>
              <w:t>He fashioned the heavens</w:t>
            </w:r>
          </w:p>
          <w:p w14:paraId="39743E9B" w14:textId="77777777" w:rsidR="00086BCC" w:rsidRDefault="00086BCC" w:rsidP="00086BCC">
            <w:pPr>
              <w:pStyle w:val="EngHang"/>
            </w:pPr>
            <w:r>
              <w:t>By the Word of His mouth,</w:t>
            </w:r>
          </w:p>
          <w:p w14:paraId="3B9294E7" w14:textId="77777777" w:rsidR="00086BCC" w:rsidRDefault="00086BCC" w:rsidP="00086BCC">
            <w:pPr>
              <w:pStyle w:val="EngHang"/>
            </w:pPr>
            <w:r>
              <w:t>The stars orbin within it,</w:t>
            </w:r>
          </w:p>
          <w:p w14:paraId="6D893096" w14:textId="6F1B5CD7" w:rsidR="00086BCC" w:rsidRDefault="00086BCC" w:rsidP="00086BCC">
            <w:pPr>
              <w:pStyle w:val="EngHangEnd"/>
            </w:pPr>
            <w:r>
              <w:t>For His mercy endures forever.</w:t>
            </w:r>
          </w:p>
        </w:tc>
      </w:tr>
      <w:tr w:rsidR="00086BCC" w14:paraId="304F3A87" w14:textId="77777777" w:rsidTr="00086BCC">
        <w:trPr>
          <w:cantSplit/>
        </w:trPr>
        <w:tc>
          <w:tcPr>
            <w:tcW w:w="288" w:type="dxa"/>
          </w:tcPr>
          <w:p w14:paraId="5278F56A" w14:textId="77777777" w:rsidR="00086BCC" w:rsidRDefault="00086BCC" w:rsidP="00086BCC">
            <w:pPr>
              <w:pStyle w:val="CopticCross"/>
            </w:pPr>
            <w:r>
              <w:t>¿</w:t>
            </w:r>
          </w:p>
        </w:tc>
        <w:tc>
          <w:tcPr>
            <w:tcW w:w="3960" w:type="dxa"/>
          </w:tcPr>
          <w:p w14:paraId="180BE8FB" w14:textId="77777777" w:rsidR="00086BCC" w:rsidRDefault="00086BCC" w:rsidP="00086BCC">
            <w:pPr>
              <w:pStyle w:val="EngHang"/>
            </w:pPr>
            <w:r>
              <w:t>He made the earth by Wisdom,</w:t>
            </w:r>
          </w:p>
          <w:p w14:paraId="1BF59118" w14:textId="77777777" w:rsidR="00086BCC" w:rsidRDefault="00086BCC" w:rsidP="00086BCC">
            <w:pPr>
              <w:pStyle w:val="EngHang"/>
            </w:pPr>
            <w:r>
              <w:t>Set it upon the waters,</w:t>
            </w:r>
          </w:p>
          <w:p w14:paraId="36CC0A21" w14:textId="77777777" w:rsidR="00086BCC" w:rsidRDefault="00086BCC" w:rsidP="00086BCC">
            <w:pPr>
              <w:pStyle w:val="EngHang"/>
            </w:pPr>
            <w:r>
              <w:t>And filled it with creatures;</w:t>
            </w:r>
          </w:p>
          <w:p w14:paraId="22945A0C" w14:textId="61D7CD5C" w:rsidR="00086BCC" w:rsidRDefault="00086BCC" w:rsidP="00086BCC">
            <w:pPr>
              <w:pStyle w:val="EngHangEnd"/>
            </w:pPr>
            <w:r>
              <w:t>For His mercy endures forever.</w:t>
            </w:r>
          </w:p>
        </w:tc>
      </w:tr>
      <w:tr w:rsidR="00086BCC" w14:paraId="6DA1D80F" w14:textId="77777777" w:rsidTr="00086BCC">
        <w:trPr>
          <w:cantSplit/>
        </w:trPr>
        <w:tc>
          <w:tcPr>
            <w:tcW w:w="288" w:type="dxa"/>
          </w:tcPr>
          <w:p w14:paraId="6A852169" w14:textId="77777777" w:rsidR="00086BCC" w:rsidRDefault="00086BCC" w:rsidP="00086BCC">
            <w:pPr>
              <w:pStyle w:val="CopticCross"/>
            </w:pPr>
            <w:r>
              <w:t>¿</w:t>
            </w:r>
          </w:p>
        </w:tc>
        <w:tc>
          <w:tcPr>
            <w:tcW w:w="3960" w:type="dxa"/>
          </w:tcPr>
          <w:p w14:paraId="5DEA227C" w14:textId="77777777" w:rsidR="00086BCC" w:rsidRDefault="00086BCC" w:rsidP="00086BCC">
            <w:pPr>
              <w:pStyle w:val="EngHang"/>
            </w:pPr>
            <w:r>
              <w:t>He placed to great lights</w:t>
            </w:r>
          </w:p>
          <w:p w14:paraId="7A39E67B" w14:textId="77777777" w:rsidR="00086BCC" w:rsidRDefault="00086BCC" w:rsidP="00086BCC">
            <w:pPr>
              <w:pStyle w:val="EngHang"/>
            </w:pPr>
            <w:r>
              <w:t>To enlighten the heaven,</w:t>
            </w:r>
          </w:p>
          <w:p w14:paraId="1A4BEB0E" w14:textId="77777777" w:rsidR="00086BCC" w:rsidRDefault="00086BCC" w:rsidP="00086BCC">
            <w:pPr>
              <w:pStyle w:val="EngHang"/>
            </w:pPr>
            <w:r>
              <w:t>The sun and the moon,</w:t>
            </w:r>
          </w:p>
          <w:p w14:paraId="43109145" w14:textId="1CD9868B" w:rsidR="00086BCC" w:rsidRDefault="00086BCC" w:rsidP="00086BCC">
            <w:pPr>
              <w:pStyle w:val="EngHangEnd"/>
            </w:pPr>
            <w:r>
              <w:t>For His mercy endures forever.</w:t>
            </w:r>
          </w:p>
        </w:tc>
      </w:tr>
      <w:tr w:rsidR="00086BCC" w14:paraId="116FF80F" w14:textId="77777777" w:rsidTr="00086BCC">
        <w:trPr>
          <w:cantSplit/>
        </w:trPr>
        <w:tc>
          <w:tcPr>
            <w:tcW w:w="288" w:type="dxa"/>
          </w:tcPr>
          <w:p w14:paraId="74EAA90A" w14:textId="77777777" w:rsidR="00086BCC" w:rsidRDefault="00086BCC" w:rsidP="00086BCC">
            <w:pPr>
              <w:pStyle w:val="CopticCross"/>
            </w:pPr>
          </w:p>
        </w:tc>
        <w:tc>
          <w:tcPr>
            <w:tcW w:w="3960" w:type="dxa"/>
          </w:tcPr>
          <w:p w14:paraId="480600D9" w14:textId="77777777" w:rsidR="00086BCC" w:rsidRDefault="00086BCC" w:rsidP="00086BCC">
            <w:pPr>
              <w:pStyle w:val="EngHang"/>
            </w:pPr>
            <w:r>
              <w:t>The sun to rule by day,</w:t>
            </w:r>
          </w:p>
          <w:p w14:paraId="295B6D82" w14:textId="77777777" w:rsidR="00086BCC" w:rsidRDefault="00086BCC" w:rsidP="00086BCC">
            <w:pPr>
              <w:pStyle w:val="EngHang"/>
            </w:pPr>
            <w:r>
              <w:t>In its celestial sphere,</w:t>
            </w:r>
          </w:p>
          <w:p w14:paraId="3384E48D" w14:textId="77777777" w:rsidR="00086BCC" w:rsidRDefault="00086BCC" w:rsidP="00086BCC">
            <w:pPr>
              <w:pStyle w:val="EngHang"/>
            </w:pPr>
            <w:r>
              <w:t>And the moon and stars by night,</w:t>
            </w:r>
          </w:p>
          <w:p w14:paraId="55FACBF9" w14:textId="6064F6BC" w:rsidR="00086BCC" w:rsidRDefault="00086BCC" w:rsidP="00086BCC">
            <w:pPr>
              <w:pStyle w:val="EngHangEnd"/>
            </w:pPr>
            <w:r>
              <w:t>For His mercy endures forever.</w:t>
            </w:r>
          </w:p>
        </w:tc>
      </w:tr>
      <w:tr w:rsidR="00086BCC" w14:paraId="48C26F2C" w14:textId="77777777" w:rsidTr="00086BCC">
        <w:trPr>
          <w:cantSplit/>
        </w:trPr>
        <w:tc>
          <w:tcPr>
            <w:tcW w:w="288" w:type="dxa"/>
          </w:tcPr>
          <w:p w14:paraId="0F8C20CF" w14:textId="77777777" w:rsidR="00086BCC" w:rsidRDefault="00086BCC" w:rsidP="00086BCC">
            <w:pPr>
              <w:pStyle w:val="CopticCross"/>
            </w:pPr>
          </w:p>
        </w:tc>
        <w:tc>
          <w:tcPr>
            <w:tcW w:w="3960" w:type="dxa"/>
          </w:tcPr>
          <w:p w14:paraId="6167307C" w14:textId="77777777" w:rsidR="00086BCC" w:rsidRDefault="00086BCC" w:rsidP="00086BCC">
            <w:pPr>
              <w:pStyle w:val="EngHang"/>
            </w:pPr>
            <w:r>
              <w:t>He poured out His wrath on Paraoh,</w:t>
            </w:r>
          </w:p>
          <w:p w14:paraId="4EBBE016" w14:textId="77777777" w:rsidR="00086BCC" w:rsidRDefault="00086BCC" w:rsidP="00086BCC">
            <w:pPr>
              <w:pStyle w:val="EngHang"/>
            </w:pPr>
            <w:r>
              <w:t>And destroyed His enemies,</w:t>
            </w:r>
          </w:p>
          <w:p w14:paraId="18907A12" w14:textId="77777777" w:rsidR="00086BCC" w:rsidRDefault="00086BCC" w:rsidP="00086BCC">
            <w:pPr>
              <w:pStyle w:val="EngHang"/>
            </w:pPr>
            <w:r>
              <w:t>But chose Moses and Aaron,</w:t>
            </w:r>
          </w:p>
          <w:p w14:paraId="45A43CEF" w14:textId="68D42115" w:rsidR="00086BCC" w:rsidRDefault="00086BCC" w:rsidP="00086BCC">
            <w:pPr>
              <w:pStyle w:val="EngHangEnd"/>
            </w:pPr>
            <w:r>
              <w:t>For His mercy endures forever.</w:t>
            </w:r>
          </w:p>
        </w:tc>
      </w:tr>
      <w:tr w:rsidR="00086BCC" w14:paraId="5171AF67" w14:textId="77777777" w:rsidTr="00086BCC">
        <w:trPr>
          <w:cantSplit/>
        </w:trPr>
        <w:tc>
          <w:tcPr>
            <w:tcW w:w="288" w:type="dxa"/>
          </w:tcPr>
          <w:p w14:paraId="662FB65C" w14:textId="77777777" w:rsidR="00086BCC" w:rsidRDefault="00086BCC" w:rsidP="00086BCC">
            <w:pPr>
              <w:pStyle w:val="CopticCross"/>
            </w:pPr>
            <w:r>
              <w:t>¿</w:t>
            </w:r>
          </w:p>
        </w:tc>
        <w:tc>
          <w:tcPr>
            <w:tcW w:w="3960" w:type="dxa"/>
          </w:tcPr>
          <w:p w14:paraId="33A690AA" w14:textId="77777777" w:rsidR="00086BCC" w:rsidRDefault="00086BCC" w:rsidP="00086BCC">
            <w:pPr>
              <w:pStyle w:val="EngHang"/>
            </w:pPr>
            <w:r>
              <w:t>He worked miracles for His people</w:t>
            </w:r>
          </w:p>
          <w:p w14:paraId="18088C39" w14:textId="77777777" w:rsidR="00086BCC" w:rsidRDefault="00086BCC" w:rsidP="00086BCC">
            <w:pPr>
              <w:pStyle w:val="EngHang"/>
            </w:pPr>
            <w:r>
              <w:t>In Egypt by His hands,</w:t>
            </w:r>
          </w:p>
          <w:p w14:paraId="1AF81E9B" w14:textId="77777777" w:rsidR="00086BCC" w:rsidRDefault="00086BCC" w:rsidP="00086BCC">
            <w:pPr>
              <w:pStyle w:val="EngHang"/>
            </w:pPr>
            <w:r>
              <w:t>He struck them with ten plagues,</w:t>
            </w:r>
          </w:p>
          <w:p w14:paraId="122285BF" w14:textId="50E87DBD" w:rsidR="00086BCC" w:rsidRDefault="00086BCC" w:rsidP="00086BCC">
            <w:pPr>
              <w:pStyle w:val="EngHangEnd"/>
            </w:pPr>
            <w:r>
              <w:t>For His mercy endures forever.</w:t>
            </w:r>
          </w:p>
        </w:tc>
      </w:tr>
      <w:tr w:rsidR="00086BCC" w14:paraId="3D5C309D" w14:textId="77777777" w:rsidTr="00086BCC">
        <w:trPr>
          <w:cantSplit/>
        </w:trPr>
        <w:tc>
          <w:tcPr>
            <w:tcW w:w="288" w:type="dxa"/>
          </w:tcPr>
          <w:p w14:paraId="1162D30B" w14:textId="77777777" w:rsidR="00086BCC" w:rsidRDefault="00086BCC" w:rsidP="00086BCC">
            <w:pPr>
              <w:pStyle w:val="CopticCross"/>
            </w:pPr>
            <w:r>
              <w:t>¿</w:t>
            </w:r>
          </w:p>
        </w:tc>
        <w:tc>
          <w:tcPr>
            <w:tcW w:w="3960" w:type="dxa"/>
          </w:tcPr>
          <w:p w14:paraId="50750EC6" w14:textId="77777777" w:rsidR="00086BCC" w:rsidRDefault="00086BCC" w:rsidP="00086BCC">
            <w:pPr>
              <w:pStyle w:val="EngHang"/>
            </w:pPr>
            <w:r>
              <w:t>He struck the Egyptians</w:t>
            </w:r>
          </w:p>
          <w:p w14:paraId="35C48F7B" w14:textId="77777777" w:rsidR="00086BCC" w:rsidRDefault="00086BCC" w:rsidP="00086BCC">
            <w:pPr>
              <w:pStyle w:val="EngHang"/>
            </w:pPr>
            <w:r>
              <w:t>In their first-born, by His mighty hand,</w:t>
            </w:r>
          </w:p>
          <w:p w14:paraId="50C13B72" w14:textId="77777777" w:rsidR="00086BCC" w:rsidRDefault="00086BCC" w:rsidP="00086BCC">
            <w:pPr>
              <w:pStyle w:val="EngHang"/>
            </w:pPr>
            <w:r>
              <w:t>And saved His people,</w:t>
            </w:r>
          </w:p>
          <w:p w14:paraId="42A13432" w14:textId="744355D5" w:rsidR="00086BCC" w:rsidRDefault="00086BCC" w:rsidP="00086BCC">
            <w:pPr>
              <w:pStyle w:val="EngHangEnd"/>
            </w:pPr>
            <w:r>
              <w:t>For His mercy endures forever.</w:t>
            </w:r>
          </w:p>
        </w:tc>
      </w:tr>
      <w:tr w:rsidR="00086BCC" w14:paraId="7EC89D03" w14:textId="77777777" w:rsidTr="00086BCC">
        <w:trPr>
          <w:cantSplit/>
        </w:trPr>
        <w:tc>
          <w:tcPr>
            <w:tcW w:w="288" w:type="dxa"/>
          </w:tcPr>
          <w:p w14:paraId="14C1D7B2" w14:textId="77777777" w:rsidR="00086BCC" w:rsidRDefault="00086BCC" w:rsidP="00086BCC">
            <w:pPr>
              <w:pStyle w:val="CopticCross"/>
            </w:pPr>
          </w:p>
        </w:tc>
        <w:tc>
          <w:tcPr>
            <w:tcW w:w="3960" w:type="dxa"/>
          </w:tcPr>
          <w:p w14:paraId="4315B1FD" w14:textId="77777777" w:rsidR="00086BCC" w:rsidRDefault="00086BCC" w:rsidP="00086BCC">
            <w:pPr>
              <w:pStyle w:val="EngHang"/>
            </w:pPr>
            <w:r>
              <w:t>*He divided the sea</w:t>
            </w:r>
          </w:p>
          <w:p w14:paraId="325A0297" w14:textId="77777777" w:rsidR="00086BCC" w:rsidRDefault="00086BCC" w:rsidP="00086BCC">
            <w:pPr>
              <w:pStyle w:val="EngHang"/>
            </w:pPr>
            <w:r>
              <w:t>And Pharaoh was overthrown,</w:t>
            </w:r>
          </w:p>
          <w:p w14:paraId="42221FDD" w14:textId="77777777" w:rsidR="00086BCC" w:rsidRDefault="00086BCC" w:rsidP="00086BCC">
            <w:pPr>
              <w:pStyle w:val="EngHang"/>
            </w:pPr>
            <w:r>
              <w:t>And the Israelites passed through it:</w:t>
            </w:r>
          </w:p>
          <w:p w14:paraId="74C68426" w14:textId="62997EF1" w:rsidR="00086BCC" w:rsidRDefault="00086BCC" w:rsidP="00086BCC">
            <w:pPr>
              <w:pStyle w:val="EngHangEnd"/>
            </w:pPr>
            <w:r>
              <w:t>For His mercy endures forever.</w:t>
            </w:r>
          </w:p>
        </w:tc>
      </w:tr>
      <w:tr w:rsidR="00086BCC" w14:paraId="0BF03663" w14:textId="77777777" w:rsidTr="00086BCC">
        <w:trPr>
          <w:cantSplit/>
        </w:trPr>
        <w:tc>
          <w:tcPr>
            <w:tcW w:w="288" w:type="dxa"/>
          </w:tcPr>
          <w:p w14:paraId="713C7BFD" w14:textId="77777777" w:rsidR="00086BCC" w:rsidRDefault="00086BCC" w:rsidP="00086BCC">
            <w:pPr>
              <w:pStyle w:val="CopticCross"/>
            </w:pPr>
          </w:p>
        </w:tc>
        <w:tc>
          <w:tcPr>
            <w:tcW w:w="3960" w:type="dxa"/>
          </w:tcPr>
          <w:p w14:paraId="653298AD" w14:textId="77777777" w:rsidR="00086BCC" w:rsidRDefault="00086BCC" w:rsidP="00086BCC">
            <w:pPr>
              <w:pStyle w:val="EngHang"/>
            </w:pPr>
            <w:r>
              <w:t>*He brought forth water from a rock,</w:t>
            </w:r>
          </w:p>
          <w:p w14:paraId="61180CD9" w14:textId="77777777" w:rsidR="00086BCC" w:rsidRDefault="00086BCC" w:rsidP="00086BCC">
            <w:pPr>
              <w:pStyle w:val="EngHang"/>
            </w:pPr>
            <w:r>
              <w:t>And His people drank,</w:t>
            </w:r>
          </w:p>
          <w:p w14:paraId="72B1BF2A" w14:textId="77777777" w:rsidR="00086BCC" w:rsidRDefault="00086BCC" w:rsidP="00086BCC">
            <w:pPr>
              <w:pStyle w:val="EngHang"/>
            </w:pPr>
            <w:r>
              <w:t>In the barren desert:</w:t>
            </w:r>
          </w:p>
          <w:p w14:paraId="76A7518B" w14:textId="41E4747C" w:rsidR="00086BCC" w:rsidRDefault="00086BCC" w:rsidP="00086BCC">
            <w:pPr>
              <w:pStyle w:val="EngHangEnd"/>
            </w:pPr>
            <w:r>
              <w:t>For His mercy endures forever.</w:t>
            </w:r>
          </w:p>
        </w:tc>
      </w:tr>
      <w:tr w:rsidR="00086BCC" w14:paraId="386C8B7B" w14:textId="77777777" w:rsidTr="00086BCC">
        <w:trPr>
          <w:cantSplit/>
        </w:trPr>
        <w:tc>
          <w:tcPr>
            <w:tcW w:w="288" w:type="dxa"/>
          </w:tcPr>
          <w:p w14:paraId="1963353B" w14:textId="77777777" w:rsidR="00086BCC" w:rsidRDefault="00086BCC" w:rsidP="00086BCC">
            <w:pPr>
              <w:pStyle w:val="CopticCross"/>
            </w:pPr>
            <w:r>
              <w:t>¿</w:t>
            </w:r>
          </w:p>
        </w:tc>
        <w:tc>
          <w:tcPr>
            <w:tcW w:w="3960" w:type="dxa"/>
          </w:tcPr>
          <w:p w14:paraId="39DF952A" w14:textId="77777777" w:rsidR="00086BCC" w:rsidRDefault="00086BCC" w:rsidP="00086BCC">
            <w:pPr>
              <w:pStyle w:val="EngHang"/>
            </w:pPr>
            <w:r>
              <w:t>He brought them to Canaan,</w:t>
            </w:r>
          </w:p>
          <w:p w14:paraId="516A5010" w14:textId="77777777" w:rsidR="00086BCC" w:rsidRDefault="00086BCC" w:rsidP="00086BCC">
            <w:pPr>
              <w:pStyle w:val="EngHang"/>
            </w:pPr>
            <w:r>
              <w:t>And killed Sihon of the Amorites,</w:t>
            </w:r>
          </w:p>
          <w:p w14:paraId="768E4D8D" w14:textId="77777777" w:rsidR="00086BCC" w:rsidRDefault="00086BCC" w:rsidP="00086BCC">
            <w:pPr>
              <w:pStyle w:val="EngHang"/>
            </w:pPr>
            <w:r>
              <w:t>And Og, the King of Bashan,</w:t>
            </w:r>
          </w:p>
          <w:p w14:paraId="4160C4D9" w14:textId="0AE92E10" w:rsidR="00086BCC" w:rsidRPr="00785FC6" w:rsidRDefault="00086BCC" w:rsidP="00086BCC">
            <w:pPr>
              <w:pStyle w:val="EngHangEnd"/>
            </w:pPr>
            <w:r>
              <w:t>For His mercy endures forever.</w:t>
            </w:r>
          </w:p>
        </w:tc>
      </w:tr>
      <w:tr w:rsidR="00086BCC" w14:paraId="012FEC17" w14:textId="77777777" w:rsidTr="00086BCC">
        <w:trPr>
          <w:cantSplit/>
        </w:trPr>
        <w:tc>
          <w:tcPr>
            <w:tcW w:w="288" w:type="dxa"/>
          </w:tcPr>
          <w:p w14:paraId="372FAE93" w14:textId="77777777" w:rsidR="00086BCC" w:rsidRDefault="00086BCC" w:rsidP="00086BCC">
            <w:pPr>
              <w:pStyle w:val="CopticCross"/>
            </w:pPr>
            <w:r>
              <w:t>¿</w:t>
            </w:r>
          </w:p>
        </w:tc>
        <w:tc>
          <w:tcPr>
            <w:tcW w:w="3960" w:type="dxa"/>
          </w:tcPr>
          <w:p w14:paraId="4E58D6C1" w14:textId="77777777" w:rsidR="00086BCC" w:rsidRDefault="00086BCC" w:rsidP="00086BCC">
            <w:pPr>
              <w:pStyle w:val="EngHang"/>
            </w:pPr>
            <w:r>
              <w:t>He gave their lands for a heritage,</w:t>
            </w:r>
          </w:p>
          <w:p w14:paraId="413394D0" w14:textId="77777777" w:rsidR="00086BCC" w:rsidRDefault="00086BCC" w:rsidP="00086BCC">
            <w:pPr>
              <w:pStyle w:val="EngHang"/>
            </w:pPr>
            <w:r>
              <w:t>Even a heritage for Israel, His servant;</w:t>
            </w:r>
          </w:p>
          <w:p w14:paraId="72E0BC36" w14:textId="77777777" w:rsidR="00086BCC" w:rsidRDefault="00086BCC" w:rsidP="00086BCC">
            <w:pPr>
              <w:pStyle w:val="EngHang"/>
            </w:pPr>
            <w:r>
              <w:t>He remembered us in our low estate,</w:t>
            </w:r>
          </w:p>
          <w:p w14:paraId="0C24F74D" w14:textId="37D61B39" w:rsidR="00086BCC" w:rsidRDefault="00086BCC" w:rsidP="00086BCC">
            <w:pPr>
              <w:pStyle w:val="EngHangEnd"/>
            </w:pPr>
            <w:r>
              <w:t>For His mercy endures forever.</w:t>
            </w:r>
          </w:p>
        </w:tc>
      </w:tr>
      <w:tr w:rsidR="00086BCC" w14:paraId="18242E10" w14:textId="77777777" w:rsidTr="00086BCC">
        <w:trPr>
          <w:cantSplit/>
        </w:trPr>
        <w:tc>
          <w:tcPr>
            <w:tcW w:w="288" w:type="dxa"/>
          </w:tcPr>
          <w:p w14:paraId="2680DACA" w14:textId="77777777" w:rsidR="00086BCC" w:rsidRDefault="00086BCC" w:rsidP="00086BCC">
            <w:pPr>
              <w:pStyle w:val="CopticCross"/>
            </w:pPr>
          </w:p>
        </w:tc>
        <w:tc>
          <w:tcPr>
            <w:tcW w:w="3960" w:type="dxa"/>
          </w:tcPr>
          <w:p w14:paraId="79EE04E2" w14:textId="77777777" w:rsidR="00086BCC" w:rsidRDefault="00086BCC" w:rsidP="00086BCC">
            <w:pPr>
              <w:pStyle w:val="EngHang"/>
            </w:pPr>
            <w:r>
              <w:t>He saved us from our enemies;</w:t>
            </w:r>
          </w:p>
          <w:p w14:paraId="3B3E44BE" w14:textId="77777777" w:rsidR="00086BCC" w:rsidRDefault="00086BCC" w:rsidP="00086BCC">
            <w:pPr>
              <w:pStyle w:val="EngHang"/>
            </w:pPr>
            <w:r>
              <w:t>He comforts everyone;</w:t>
            </w:r>
          </w:p>
          <w:p w14:paraId="5EE00390" w14:textId="77777777" w:rsidR="00086BCC" w:rsidRDefault="00086BCC" w:rsidP="00086BCC">
            <w:pPr>
              <w:pStyle w:val="EngHang"/>
            </w:pPr>
            <w:r>
              <w:t>Confess the God of heaven,</w:t>
            </w:r>
          </w:p>
          <w:p w14:paraId="37B43A0F" w14:textId="79A2CBE3" w:rsidR="00086BCC" w:rsidRDefault="00086BCC" w:rsidP="00086BCC">
            <w:pPr>
              <w:pStyle w:val="EngHangEnd"/>
            </w:pPr>
            <w:r>
              <w:t>For His mercy endures forever.</w:t>
            </w:r>
          </w:p>
        </w:tc>
      </w:tr>
      <w:tr w:rsidR="00086BCC" w14:paraId="29F92830" w14:textId="77777777" w:rsidTr="00086BCC">
        <w:trPr>
          <w:cantSplit/>
        </w:trPr>
        <w:tc>
          <w:tcPr>
            <w:tcW w:w="288" w:type="dxa"/>
          </w:tcPr>
          <w:p w14:paraId="3F07E2C5" w14:textId="77777777" w:rsidR="00086BCC" w:rsidRDefault="00086BCC" w:rsidP="00086BCC">
            <w:pPr>
              <w:pStyle w:val="CopticCross"/>
            </w:pPr>
          </w:p>
        </w:tc>
        <w:tc>
          <w:tcPr>
            <w:tcW w:w="3960" w:type="dxa"/>
          </w:tcPr>
          <w:p w14:paraId="44012320" w14:textId="77777777" w:rsidR="00086BCC" w:rsidRDefault="00086BCC" w:rsidP="00086BCC">
            <w:pPr>
              <w:pStyle w:val="EngHang"/>
            </w:pPr>
            <w:r>
              <w:t>*The honour and the worship</w:t>
            </w:r>
          </w:p>
          <w:p w14:paraId="7AAD65FA" w14:textId="77777777" w:rsidR="00086BCC" w:rsidRDefault="00086BCC" w:rsidP="00086BCC">
            <w:pPr>
              <w:pStyle w:val="EngHang"/>
            </w:pPr>
            <w:r>
              <w:t>Are all due to Him.</w:t>
            </w:r>
          </w:p>
          <w:p w14:paraId="692E227A" w14:textId="77777777" w:rsidR="00086BCC" w:rsidRDefault="00086BCC" w:rsidP="00086BCC">
            <w:pPr>
              <w:pStyle w:val="EngHang"/>
            </w:pPr>
            <w:r>
              <w:t>Confess His glory at all times:</w:t>
            </w:r>
          </w:p>
          <w:p w14:paraId="73B60C0C" w14:textId="1DEAC409" w:rsidR="00086BCC" w:rsidRDefault="00086BCC" w:rsidP="00086BCC">
            <w:pPr>
              <w:pStyle w:val="EngHangEnd"/>
            </w:pPr>
            <w:r>
              <w:t>For His mercy endures forever.</w:t>
            </w:r>
          </w:p>
        </w:tc>
      </w:tr>
      <w:tr w:rsidR="00086BCC" w14:paraId="3251C35A" w14:textId="77777777" w:rsidTr="00086BCC">
        <w:trPr>
          <w:cantSplit/>
        </w:trPr>
        <w:tc>
          <w:tcPr>
            <w:tcW w:w="288" w:type="dxa"/>
          </w:tcPr>
          <w:p w14:paraId="56878EC8" w14:textId="77777777" w:rsidR="00086BCC" w:rsidRDefault="00086BCC" w:rsidP="00086BCC">
            <w:pPr>
              <w:pStyle w:val="CopticCross"/>
            </w:pPr>
            <w:r>
              <w:t>¿</w:t>
            </w:r>
          </w:p>
        </w:tc>
        <w:tc>
          <w:tcPr>
            <w:tcW w:w="3960" w:type="dxa"/>
          </w:tcPr>
          <w:p w14:paraId="3378BE65" w14:textId="77777777" w:rsidR="00086BCC" w:rsidRDefault="00086BCC" w:rsidP="00086BCC">
            <w:pPr>
              <w:pStyle w:val="EngHang"/>
            </w:pPr>
            <w:r>
              <w:t>*Confess the Name of Christ,</w:t>
            </w:r>
          </w:p>
          <w:p w14:paraId="3A2D053B" w14:textId="77777777" w:rsidR="00086BCC" w:rsidRDefault="00086BCC" w:rsidP="00086BCC">
            <w:pPr>
              <w:pStyle w:val="EngHang"/>
            </w:pPr>
            <w:r>
              <w:t>Confess His glory and mercies.</w:t>
            </w:r>
          </w:p>
          <w:p w14:paraId="6C2E686C" w14:textId="77777777" w:rsidR="00086BCC" w:rsidRDefault="00086BCC" w:rsidP="00086BCC">
            <w:pPr>
              <w:pStyle w:val="EngHang"/>
            </w:pPr>
            <w:r>
              <w:t>Praise Him more and more:</w:t>
            </w:r>
          </w:p>
          <w:p w14:paraId="77F2A285" w14:textId="519E4711" w:rsidR="00086BCC" w:rsidRDefault="00086BCC" w:rsidP="00086BCC">
            <w:pPr>
              <w:pStyle w:val="EngHangEnd"/>
            </w:pPr>
            <w:r>
              <w:t>For His mercy endures forever.</w:t>
            </w:r>
          </w:p>
        </w:tc>
      </w:tr>
      <w:tr w:rsidR="00086BCC" w14:paraId="16096864" w14:textId="77777777" w:rsidTr="00086BCC">
        <w:trPr>
          <w:cantSplit/>
        </w:trPr>
        <w:tc>
          <w:tcPr>
            <w:tcW w:w="288" w:type="dxa"/>
          </w:tcPr>
          <w:p w14:paraId="05C01111" w14:textId="77777777" w:rsidR="00086BCC" w:rsidRDefault="00086BCC" w:rsidP="00086BCC">
            <w:pPr>
              <w:pStyle w:val="CopticCross"/>
            </w:pPr>
            <w:r>
              <w:t>¿</w:t>
            </w:r>
          </w:p>
        </w:tc>
        <w:tc>
          <w:tcPr>
            <w:tcW w:w="3960" w:type="dxa"/>
          </w:tcPr>
          <w:p w14:paraId="77C42AD7" w14:textId="77777777" w:rsidR="00086BCC" w:rsidRDefault="00086BCC" w:rsidP="00086BCC">
            <w:pPr>
              <w:pStyle w:val="EngHang"/>
            </w:pPr>
            <w:r>
              <w:t>He saved us from Satan;</w:t>
            </w:r>
          </w:p>
          <w:p w14:paraId="3BAC6614" w14:textId="77777777" w:rsidR="00086BCC" w:rsidRDefault="00086BCC" w:rsidP="00086BCC">
            <w:pPr>
              <w:pStyle w:val="EngHang"/>
            </w:pPr>
            <w:r>
              <w:t>He disgraced Pharaoh;</w:t>
            </w:r>
          </w:p>
          <w:p w14:paraId="5FD4DD5D" w14:textId="77777777" w:rsidR="00086BCC" w:rsidRDefault="00086BCC" w:rsidP="00086BCC">
            <w:pPr>
              <w:pStyle w:val="EngHang"/>
            </w:pPr>
            <w:r>
              <w:t>He brought us to the sea of blessings—</w:t>
            </w:r>
          </w:p>
          <w:p w14:paraId="1B6BEA54" w14:textId="4F5A9174" w:rsidR="00086BCC" w:rsidRDefault="00086BCC" w:rsidP="00086BCC">
            <w:pPr>
              <w:pStyle w:val="EngHangEnd"/>
            </w:pPr>
            <w:r>
              <w:t>For His mercy endures foreve—</w:t>
            </w:r>
          </w:p>
        </w:tc>
      </w:tr>
      <w:tr w:rsidR="00086BCC" w14:paraId="399C2AF8" w14:textId="77777777" w:rsidTr="00086BCC">
        <w:trPr>
          <w:cantSplit/>
        </w:trPr>
        <w:tc>
          <w:tcPr>
            <w:tcW w:w="288" w:type="dxa"/>
          </w:tcPr>
          <w:p w14:paraId="01F68FEF" w14:textId="77777777" w:rsidR="00086BCC" w:rsidRDefault="00086BCC" w:rsidP="00086BCC">
            <w:pPr>
              <w:pStyle w:val="CopticCross"/>
            </w:pPr>
          </w:p>
        </w:tc>
        <w:tc>
          <w:tcPr>
            <w:tcW w:w="3960" w:type="dxa"/>
          </w:tcPr>
          <w:p w14:paraId="1E091C9A" w14:textId="77777777" w:rsidR="00086BCC" w:rsidRDefault="00086BCC" w:rsidP="00086BCC">
            <w:pPr>
              <w:pStyle w:val="EngHang"/>
            </w:pPr>
            <w:r>
              <w:t>To the sea of Baptism;</w:t>
            </w:r>
          </w:p>
          <w:p w14:paraId="5E9AF1B2" w14:textId="77777777" w:rsidR="00086BCC" w:rsidRDefault="00086BCC" w:rsidP="00086BCC">
            <w:pPr>
              <w:pStyle w:val="EngHang"/>
            </w:pPr>
            <w:r>
              <w:t>He redeemed us from tyranny,</w:t>
            </w:r>
          </w:p>
          <w:p w14:paraId="79372AE1" w14:textId="77777777" w:rsidR="00086BCC" w:rsidRDefault="00086BCC" w:rsidP="00086BCC">
            <w:pPr>
              <w:pStyle w:val="EngHang"/>
            </w:pPr>
            <w:r>
              <w:t>And brought us to the promised land,</w:t>
            </w:r>
          </w:p>
          <w:p w14:paraId="6F415D10" w14:textId="612D4638" w:rsidR="00086BCC" w:rsidRDefault="00086BCC" w:rsidP="00086BCC">
            <w:pPr>
              <w:pStyle w:val="EngHangEnd"/>
            </w:pPr>
            <w:r>
              <w:t>For His mercy endures forever.</w:t>
            </w:r>
          </w:p>
        </w:tc>
      </w:tr>
      <w:tr w:rsidR="00086BCC" w14:paraId="21609A34" w14:textId="77777777" w:rsidTr="00086BCC">
        <w:trPr>
          <w:cantSplit/>
        </w:trPr>
        <w:tc>
          <w:tcPr>
            <w:tcW w:w="288" w:type="dxa"/>
          </w:tcPr>
          <w:p w14:paraId="3729452F" w14:textId="77777777" w:rsidR="00086BCC" w:rsidRDefault="00086BCC" w:rsidP="00086BCC">
            <w:pPr>
              <w:pStyle w:val="CopticCross"/>
            </w:pPr>
          </w:p>
        </w:tc>
        <w:tc>
          <w:tcPr>
            <w:tcW w:w="3960" w:type="dxa"/>
          </w:tcPr>
          <w:p w14:paraId="12638557" w14:textId="77777777" w:rsidR="00086BCC" w:rsidRDefault="00086BCC" w:rsidP="00086BCC">
            <w:pPr>
              <w:pStyle w:val="EngHang"/>
              <w:ind w:left="0" w:firstLine="0"/>
            </w:pPr>
            <w:r>
              <w:t>*Christ divided the sea of Hades</w:t>
            </w:r>
          </w:p>
          <w:p w14:paraId="0EFF114E" w14:textId="77777777" w:rsidR="00086BCC" w:rsidRDefault="00086BCC" w:rsidP="00086BCC">
            <w:pPr>
              <w:pStyle w:val="EngHang"/>
            </w:pPr>
            <w:r>
              <w:t>And threw Satan in it,</w:t>
            </w:r>
          </w:p>
          <w:p w14:paraId="6A47A7BD" w14:textId="77777777" w:rsidR="00086BCC" w:rsidRDefault="00086BCC" w:rsidP="00086BCC">
            <w:pPr>
              <w:pStyle w:val="EngHang"/>
            </w:pPr>
            <w:r>
              <w:t>And delivered us from him:</w:t>
            </w:r>
          </w:p>
          <w:p w14:paraId="1F412622" w14:textId="261862E5" w:rsidR="00086BCC" w:rsidRDefault="00086BCC" w:rsidP="00086BCC">
            <w:pPr>
              <w:pStyle w:val="EngHangEnd"/>
            </w:pPr>
            <w:r>
              <w:t>For His mercy endures forever.</w:t>
            </w:r>
          </w:p>
        </w:tc>
      </w:tr>
      <w:tr w:rsidR="00086BCC" w14:paraId="1C10789D" w14:textId="77777777" w:rsidTr="00086BCC">
        <w:trPr>
          <w:cantSplit/>
        </w:trPr>
        <w:tc>
          <w:tcPr>
            <w:tcW w:w="288" w:type="dxa"/>
          </w:tcPr>
          <w:p w14:paraId="12088B0B" w14:textId="77777777" w:rsidR="00086BCC" w:rsidRDefault="00086BCC" w:rsidP="00086BCC">
            <w:pPr>
              <w:pStyle w:val="CopticCross"/>
            </w:pPr>
            <w:r>
              <w:lastRenderedPageBreak/>
              <w:t>¿</w:t>
            </w:r>
          </w:p>
        </w:tc>
        <w:tc>
          <w:tcPr>
            <w:tcW w:w="3960" w:type="dxa"/>
          </w:tcPr>
          <w:p w14:paraId="619BF749" w14:textId="77777777" w:rsidR="00086BCC" w:rsidRDefault="00086BCC" w:rsidP="00086BCC">
            <w:pPr>
              <w:pStyle w:val="EngHang"/>
            </w:pPr>
            <w:r>
              <w:t>*He lifted us up</w:t>
            </w:r>
          </w:p>
          <w:p w14:paraId="376A952B" w14:textId="77777777" w:rsidR="00086BCC" w:rsidRDefault="00086BCC" w:rsidP="00086BCC">
            <w:pPr>
              <w:pStyle w:val="EngHang"/>
            </w:pPr>
            <w:r>
              <w:t>With all those whom He loved,</w:t>
            </w:r>
          </w:p>
          <w:p w14:paraId="0EE970CF" w14:textId="77777777" w:rsidR="00086BCC" w:rsidRDefault="00086BCC" w:rsidP="00086BCC">
            <w:pPr>
              <w:pStyle w:val="EngHang"/>
            </w:pPr>
            <w:r>
              <w:t>And called us His beloved:</w:t>
            </w:r>
          </w:p>
          <w:p w14:paraId="00DC3CAD" w14:textId="12220A9A" w:rsidR="00086BCC" w:rsidRDefault="00086BCC" w:rsidP="00086BCC">
            <w:pPr>
              <w:pStyle w:val="EngHangEnd"/>
            </w:pPr>
            <w:r>
              <w:t>For His mercy endures forever.</w:t>
            </w:r>
          </w:p>
        </w:tc>
      </w:tr>
      <w:tr w:rsidR="00086BCC" w14:paraId="40F28801" w14:textId="77777777" w:rsidTr="00086BCC">
        <w:trPr>
          <w:cantSplit/>
        </w:trPr>
        <w:tc>
          <w:tcPr>
            <w:tcW w:w="288" w:type="dxa"/>
          </w:tcPr>
          <w:p w14:paraId="3EEFE89E" w14:textId="77777777" w:rsidR="00086BCC" w:rsidRDefault="00086BCC" w:rsidP="00086BCC">
            <w:pPr>
              <w:pStyle w:val="CopticCross"/>
            </w:pPr>
            <w:r>
              <w:t>¿</w:t>
            </w:r>
          </w:p>
        </w:tc>
        <w:tc>
          <w:tcPr>
            <w:tcW w:w="3960" w:type="dxa"/>
          </w:tcPr>
          <w:p w14:paraId="60609DDD" w14:textId="77777777" w:rsidR="00086BCC" w:rsidRDefault="00086BCC" w:rsidP="00086BCC">
            <w:pPr>
              <w:pStyle w:val="EngHang"/>
            </w:pPr>
            <w:r>
              <w:t>*Instead of quails and manna</w:t>
            </w:r>
          </w:p>
          <w:p w14:paraId="75951C9F" w14:textId="77777777" w:rsidR="00086BCC" w:rsidRDefault="00086BCC" w:rsidP="00086BCC">
            <w:pPr>
              <w:pStyle w:val="EngHang"/>
            </w:pPr>
            <w:r>
              <w:t>He gave us His Body as food,</w:t>
            </w:r>
          </w:p>
          <w:p w14:paraId="7477EAD5" w14:textId="77777777" w:rsidR="00086BCC" w:rsidRDefault="00086BCC" w:rsidP="00086BCC">
            <w:pPr>
              <w:pStyle w:val="EngHang"/>
            </w:pPr>
            <w:r>
              <w:t>In the beautiful Church,</w:t>
            </w:r>
          </w:p>
          <w:p w14:paraId="6E6F5A92" w14:textId="6623E8BC" w:rsidR="00086BCC" w:rsidRDefault="00086BCC" w:rsidP="00086BCC">
            <w:pPr>
              <w:pStyle w:val="EngHangEnd"/>
            </w:pPr>
            <w:r>
              <w:t>For His mercy endures forever.</w:t>
            </w:r>
          </w:p>
        </w:tc>
      </w:tr>
      <w:tr w:rsidR="00086BCC" w14:paraId="23FAB648" w14:textId="77777777" w:rsidTr="00086BCC">
        <w:trPr>
          <w:cantSplit/>
        </w:trPr>
        <w:tc>
          <w:tcPr>
            <w:tcW w:w="288" w:type="dxa"/>
          </w:tcPr>
          <w:p w14:paraId="79FE573A" w14:textId="77777777" w:rsidR="00086BCC" w:rsidRDefault="00086BCC" w:rsidP="00086BCC">
            <w:pPr>
              <w:pStyle w:val="CopticCross"/>
            </w:pPr>
          </w:p>
        </w:tc>
        <w:tc>
          <w:tcPr>
            <w:tcW w:w="3960" w:type="dxa"/>
          </w:tcPr>
          <w:p w14:paraId="65A6C103" w14:textId="77777777" w:rsidR="00086BCC" w:rsidRDefault="00086BCC" w:rsidP="00086BCC">
            <w:pPr>
              <w:pStyle w:val="EngHang"/>
            </w:pPr>
            <w:r>
              <w:t>He brought forth water from the rock,</w:t>
            </w:r>
          </w:p>
          <w:p w14:paraId="49478D5F" w14:textId="77777777" w:rsidR="00086BCC" w:rsidRDefault="00086BCC" w:rsidP="00086BCC">
            <w:pPr>
              <w:pStyle w:val="EngHang"/>
            </w:pPr>
            <w:r>
              <w:t>And we drank His Blood;</w:t>
            </w:r>
          </w:p>
          <w:p w14:paraId="590743F6" w14:textId="77777777" w:rsidR="00086BCC" w:rsidRDefault="00086BCC" w:rsidP="00086BCC">
            <w:pPr>
              <w:pStyle w:val="EngHang"/>
            </w:pPr>
            <w:r>
              <w:t>He quenched our thirsty souls,</w:t>
            </w:r>
          </w:p>
          <w:p w14:paraId="06C71507" w14:textId="77777777" w:rsidR="00086BCC" w:rsidRDefault="00086BCC" w:rsidP="00086BCC">
            <w:pPr>
              <w:pStyle w:val="EngHangEnd"/>
            </w:pPr>
            <w:r>
              <w:t>For His mercy endures forever.</w:t>
            </w:r>
          </w:p>
          <w:p w14:paraId="1293AF5C" w14:textId="77777777" w:rsidR="00086BCC" w:rsidRDefault="00086BCC" w:rsidP="00086BCC">
            <w:pPr>
              <w:pStyle w:val="EngHang"/>
            </w:pPr>
            <w:r>
              <w:t>*He led us to the promised land</w:t>
            </w:r>
          </w:p>
          <w:p w14:paraId="46BB094E" w14:textId="77777777" w:rsidR="00086BCC" w:rsidRDefault="00086BCC" w:rsidP="00086BCC">
            <w:pPr>
              <w:pStyle w:val="EngHang"/>
            </w:pPr>
            <w:r>
              <w:t>And gave us a new covenant—</w:t>
            </w:r>
          </w:p>
          <w:p w14:paraId="1060C79C" w14:textId="77777777" w:rsidR="00086BCC" w:rsidRDefault="00086BCC" w:rsidP="00086BCC">
            <w:pPr>
              <w:pStyle w:val="EngHang"/>
            </w:pPr>
            <w:r>
              <w:t>His heavenly kingdom—</w:t>
            </w:r>
          </w:p>
          <w:p w14:paraId="2D655856" w14:textId="35F0BD8F" w:rsidR="00086BCC" w:rsidRDefault="00086BCC" w:rsidP="00086BCC">
            <w:pPr>
              <w:pStyle w:val="EngHangEnd"/>
            </w:pPr>
            <w:r>
              <w:t>For His mercy endures forever.</w:t>
            </w:r>
          </w:p>
        </w:tc>
      </w:tr>
    </w:tbl>
    <w:p w14:paraId="461C9DED" w14:textId="39D462F7" w:rsidR="00112857" w:rsidRDefault="00112857" w:rsidP="00860765">
      <w:pPr>
        <w:pStyle w:val="Heading3"/>
      </w:pPr>
      <w:bookmarkStart w:id="1880" w:name="_Ref452620167"/>
      <w:bookmarkStart w:id="1881" w:name="_Ref435645593"/>
      <w:r>
        <w:t xml:space="preserve">The Psali </w:t>
      </w:r>
      <w:r w:rsidR="00F71C56">
        <w:t>Adam</w:t>
      </w:r>
      <w:r>
        <w:t xml:space="preserve"> On (Before) the Third Canticle</w:t>
      </w:r>
      <w:bookmarkEnd w:id="188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gridCol w:w="288"/>
        <w:gridCol w:w="288"/>
        <w:gridCol w:w="3960"/>
      </w:tblGrid>
      <w:tr w:rsidR="00135AF7" w14:paraId="615F8A1D" w14:textId="77777777" w:rsidTr="00135AF7">
        <w:trPr>
          <w:cantSplit/>
        </w:trPr>
        <w:tc>
          <w:tcPr>
            <w:tcW w:w="288" w:type="dxa"/>
          </w:tcPr>
          <w:p w14:paraId="614945D4" w14:textId="77777777" w:rsidR="00135AF7" w:rsidRDefault="00135AF7" w:rsidP="00135AF7">
            <w:pPr>
              <w:pStyle w:val="CopticCross"/>
            </w:pPr>
          </w:p>
        </w:tc>
        <w:tc>
          <w:tcPr>
            <w:tcW w:w="3960" w:type="dxa"/>
          </w:tcPr>
          <w:p w14:paraId="4843B2BD" w14:textId="77777777" w:rsidR="00135AF7" w:rsidRDefault="00362443" w:rsidP="007116DC">
            <w:pPr>
              <w:pStyle w:val="EngHang"/>
            </w:pPr>
            <w:r>
              <w:t>I thank you,</w:t>
            </w:r>
          </w:p>
          <w:p w14:paraId="66A8EF63" w14:textId="77777777" w:rsidR="00362443" w:rsidRDefault="00362443" w:rsidP="007116DC">
            <w:pPr>
              <w:pStyle w:val="EngHang"/>
            </w:pPr>
            <w:r>
              <w:t>O God of Israel,</w:t>
            </w:r>
          </w:p>
          <w:p w14:paraId="2E3DECA1" w14:textId="438C9A0E" w:rsidR="00362443" w:rsidRDefault="00362443" w:rsidP="007116DC">
            <w:pPr>
              <w:pStyle w:val="EngHang"/>
            </w:pPr>
            <w:r>
              <w:t>For you have shown us mercy</w:t>
            </w:r>
          </w:p>
          <w:p w14:paraId="150CAC3F" w14:textId="022E52D4" w:rsidR="00362443" w:rsidRDefault="00362443" w:rsidP="007116DC">
            <w:pPr>
              <w:pStyle w:val="EngHangEnd"/>
            </w:pPr>
            <w:r>
              <w:t>According to Your great mercy.</w:t>
            </w:r>
          </w:p>
        </w:tc>
        <w:tc>
          <w:tcPr>
            <w:tcW w:w="288" w:type="dxa"/>
          </w:tcPr>
          <w:p w14:paraId="22389CC5" w14:textId="77777777" w:rsidR="00135AF7" w:rsidRDefault="00135AF7" w:rsidP="00135AF7">
            <w:pPr>
              <w:pStyle w:val="CopticCross"/>
            </w:pPr>
          </w:p>
        </w:tc>
        <w:tc>
          <w:tcPr>
            <w:tcW w:w="288" w:type="dxa"/>
          </w:tcPr>
          <w:p w14:paraId="70E2E7A9" w14:textId="77777777" w:rsidR="00135AF7" w:rsidRDefault="00135AF7" w:rsidP="00135AF7">
            <w:pPr>
              <w:pStyle w:val="CopticCross"/>
            </w:pPr>
          </w:p>
        </w:tc>
        <w:tc>
          <w:tcPr>
            <w:tcW w:w="3960" w:type="dxa"/>
          </w:tcPr>
          <w:p w14:paraId="72081120" w14:textId="77777777" w:rsidR="00135AF7" w:rsidRDefault="00135AF7" w:rsidP="00362443">
            <w:pPr>
              <w:pStyle w:val="CopticVersemulti-line"/>
            </w:pPr>
            <w:r>
              <w:t>Ϯϣⲉⲡϩ̀ⲙⲟⲧ ⲛ̀ⲧⲟⲧⲕ:</w:t>
            </w:r>
          </w:p>
          <w:p w14:paraId="0B124940" w14:textId="77777777" w:rsidR="00135AF7" w:rsidRDefault="00135AF7" w:rsidP="00362443">
            <w:pPr>
              <w:pStyle w:val="CopticVersemulti-line"/>
            </w:pPr>
            <w:r>
              <w:t>ⲙ̀Ⲡⲓⲥⲁⲣⲁⲗⲏ:</w:t>
            </w:r>
          </w:p>
          <w:p w14:paraId="62F092C4" w14:textId="77777777" w:rsidR="00135AF7" w:rsidRDefault="00135AF7" w:rsidP="00362443">
            <w:pPr>
              <w:pStyle w:val="CopticVersemulti-line"/>
            </w:pPr>
            <w:r>
              <w:t>ϫⲉ ⲁⲕⲓ̀ⲣⲓ ⲛⲉⲙⲁⲛ:</w:t>
            </w:r>
          </w:p>
          <w:p w14:paraId="18DC957D" w14:textId="5C31DDBE" w:rsidR="00135AF7" w:rsidRPr="005130A7" w:rsidRDefault="00135AF7" w:rsidP="00362443">
            <w:pPr>
              <w:pStyle w:val="CopticVerse"/>
            </w:pPr>
            <w:r>
              <w:t>ⲕⲁⲧⲁ ⲡⲉⲕⲛⲓϣϯ ⲛ̀ⲛⲁⲓ.</w:t>
            </w:r>
          </w:p>
        </w:tc>
      </w:tr>
      <w:tr w:rsidR="00135AF7" w14:paraId="7E783F66" w14:textId="77777777" w:rsidTr="00135AF7">
        <w:trPr>
          <w:cantSplit/>
        </w:trPr>
        <w:tc>
          <w:tcPr>
            <w:tcW w:w="288" w:type="dxa"/>
          </w:tcPr>
          <w:p w14:paraId="29427319" w14:textId="3600E72F" w:rsidR="00135AF7" w:rsidRPr="001E2E1C" w:rsidRDefault="005925C4" w:rsidP="00135AF7">
            <w:pPr>
              <w:pStyle w:val="CopticCross"/>
            </w:pPr>
            <w:r>
              <w:t>¿</w:t>
            </w:r>
          </w:p>
        </w:tc>
        <w:tc>
          <w:tcPr>
            <w:tcW w:w="3960" w:type="dxa"/>
          </w:tcPr>
          <w:p w14:paraId="27F6B3FB" w14:textId="77777777" w:rsidR="00135AF7" w:rsidRDefault="00362443" w:rsidP="007116DC">
            <w:pPr>
              <w:pStyle w:val="EngHang"/>
            </w:pPr>
            <w:r>
              <w:t>I thank You,</w:t>
            </w:r>
          </w:p>
          <w:p w14:paraId="720EEEAC" w14:textId="77777777" w:rsidR="00362443" w:rsidRDefault="00362443" w:rsidP="007116DC">
            <w:pPr>
              <w:pStyle w:val="EngHang"/>
            </w:pPr>
            <w:r>
              <w:t>O God of Israel,</w:t>
            </w:r>
          </w:p>
          <w:p w14:paraId="1376CD79" w14:textId="77777777" w:rsidR="00362443" w:rsidRDefault="00362443" w:rsidP="007116DC">
            <w:pPr>
              <w:pStyle w:val="EngHang"/>
            </w:pPr>
            <w:r>
              <w:t>For You sent Your Son</w:t>
            </w:r>
          </w:p>
          <w:p w14:paraId="59099E3B" w14:textId="0DC06BC1" w:rsidR="00362443" w:rsidRDefault="00362443" w:rsidP="007116DC">
            <w:pPr>
              <w:pStyle w:val="EngHangEnd"/>
            </w:pPr>
            <w:r>
              <w:t>To save us.</w:t>
            </w:r>
          </w:p>
        </w:tc>
        <w:tc>
          <w:tcPr>
            <w:tcW w:w="288" w:type="dxa"/>
          </w:tcPr>
          <w:p w14:paraId="61082369" w14:textId="77777777" w:rsidR="00135AF7" w:rsidRDefault="00135AF7" w:rsidP="00135AF7">
            <w:pPr>
              <w:pStyle w:val="CopticCross"/>
            </w:pPr>
          </w:p>
        </w:tc>
        <w:tc>
          <w:tcPr>
            <w:tcW w:w="288" w:type="dxa"/>
          </w:tcPr>
          <w:p w14:paraId="10435527" w14:textId="162CEEA3" w:rsidR="00135AF7" w:rsidRDefault="005925C4" w:rsidP="00135AF7">
            <w:pPr>
              <w:pStyle w:val="CopticCross"/>
            </w:pPr>
            <w:r>
              <w:t>¿</w:t>
            </w:r>
          </w:p>
        </w:tc>
        <w:tc>
          <w:tcPr>
            <w:tcW w:w="3960" w:type="dxa"/>
          </w:tcPr>
          <w:p w14:paraId="251DDD2B" w14:textId="77777777" w:rsidR="00135AF7" w:rsidRDefault="00135AF7" w:rsidP="00362443">
            <w:pPr>
              <w:pStyle w:val="CopticVersemulti-line"/>
            </w:pPr>
            <w:r>
              <w:t>Ϯϣⲉⲡϩ̀ⲙⲟⲧ ⲛ̀ⲧⲟⲧⲕ:</w:t>
            </w:r>
          </w:p>
          <w:p w14:paraId="01F4A180" w14:textId="77777777" w:rsidR="00135AF7" w:rsidRDefault="00135AF7" w:rsidP="00362443">
            <w:pPr>
              <w:pStyle w:val="CopticVersemulti-line"/>
            </w:pPr>
            <w:r>
              <w:t>Ⲫ̀ⲛⲟⲩϯ ⲙ̀Ⲡⲓⲥⲁⲣⲁⲗ:</w:t>
            </w:r>
          </w:p>
          <w:p w14:paraId="36CBDFD9" w14:textId="77777777" w:rsidR="00135AF7" w:rsidRDefault="00135AF7" w:rsidP="00362443">
            <w:pPr>
              <w:pStyle w:val="CopticVersemulti-line"/>
            </w:pPr>
            <w:r>
              <w:t>ϫⲉ ⲁⲕⲟⲩⲱⲣⲡ ⲙ̀ⲡⲉⲕϢⲏⲣⲓ:</w:t>
            </w:r>
          </w:p>
          <w:p w14:paraId="0B3B56A9" w14:textId="00BBF893" w:rsidR="00135AF7" w:rsidRPr="005130A7" w:rsidRDefault="00135AF7" w:rsidP="00362443">
            <w:pPr>
              <w:pStyle w:val="CopticVerse"/>
            </w:pPr>
            <w:r>
              <w:t>ϣⲁ ⲛ̀ⲧⲉⲕⲥⲱϯ ⲙ̀ⲙⲟⲛ.</w:t>
            </w:r>
          </w:p>
        </w:tc>
      </w:tr>
      <w:tr w:rsidR="00135AF7" w14:paraId="7E8FCCE5" w14:textId="77777777" w:rsidTr="00135AF7">
        <w:trPr>
          <w:cantSplit/>
        </w:trPr>
        <w:tc>
          <w:tcPr>
            <w:tcW w:w="288" w:type="dxa"/>
          </w:tcPr>
          <w:p w14:paraId="66251A1F" w14:textId="5C8B9F7D" w:rsidR="00135AF7" w:rsidRDefault="00135AF7" w:rsidP="00135AF7">
            <w:pPr>
              <w:pStyle w:val="CopticCross"/>
            </w:pPr>
          </w:p>
        </w:tc>
        <w:tc>
          <w:tcPr>
            <w:tcW w:w="3960" w:type="dxa"/>
          </w:tcPr>
          <w:p w14:paraId="3FE298CB" w14:textId="77777777" w:rsidR="00362443" w:rsidRDefault="00362443" w:rsidP="007116DC">
            <w:pPr>
              <w:pStyle w:val="EngHang"/>
            </w:pPr>
            <w:r>
              <w:t>I thank You,</w:t>
            </w:r>
          </w:p>
          <w:p w14:paraId="59E398AA" w14:textId="77777777" w:rsidR="00362443" w:rsidRDefault="00362443" w:rsidP="007116DC">
            <w:pPr>
              <w:pStyle w:val="EngHang"/>
            </w:pPr>
            <w:r>
              <w:t>O God of Israel,</w:t>
            </w:r>
          </w:p>
          <w:p w14:paraId="3DC52AE8" w14:textId="77777777" w:rsidR="00362443" w:rsidRDefault="00362443" w:rsidP="007116DC">
            <w:pPr>
              <w:pStyle w:val="EngHang"/>
            </w:pPr>
            <w:r>
              <w:t>For You were incarnate</w:t>
            </w:r>
          </w:p>
          <w:p w14:paraId="11FCB77D" w14:textId="3DCD1B78" w:rsidR="00362443" w:rsidRDefault="00362443" w:rsidP="007116DC">
            <w:pPr>
              <w:pStyle w:val="EngHangEnd"/>
            </w:pPr>
            <w:r>
              <w:t>From Saint Mary.</w:t>
            </w:r>
          </w:p>
        </w:tc>
        <w:tc>
          <w:tcPr>
            <w:tcW w:w="288" w:type="dxa"/>
          </w:tcPr>
          <w:p w14:paraId="2717FE1E" w14:textId="77777777" w:rsidR="00135AF7" w:rsidRDefault="00135AF7" w:rsidP="00135AF7">
            <w:pPr>
              <w:pStyle w:val="CopticCross"/>
            </w:pPr>
          </w:p>
        </w:tc>
        <w:tc>
          <w:tcPr>
            <w:tcW w:w="288" w:type="dxa"/>
          </w:tcPr>
          <w:p w14:paraId="5E7C9838" w14:textId="0F107C9F" w:rsidR="00135AF7" w:rsidRDefault="00135AF7" w:rsidP="00135AF7">
            <w:pPr>
              <w:pStyle w:val="CopticCross"/>
            </w:pPr>
          </w:p>
        </w:tc>
        <w:tc>
          <w:tcPr>
            <w:tcW w:w="3960" w:type="dxa"/>
          </w:tcPr>
          <w:p w14:paraId="6BDFF312" w14:textId="77777777" w:rsidR="00135AF7" w:rsidRDefault="00135AF7" w:rsidP="00362443">
            <w:pPr>
              <w:pStyle w:val="CopticVersemulti-line"/>
            </w:pPr>
            <w:r>
              <w:t>Ϯϣⲉⲡϩ̀ⲙⲟⲧ ⲛ̀ⲧⲟⲧⲕ:</w:t>
            </w:r>
          </w:p>
          <w:p w14:paraId="45344E5B" w14:textId="77777777" w:rsidR="00135AF7" w:rsidRDefault="00135AF7" w:rsidP="00362443">
            <w:pPr>
              <w:pStyle w:val="CopticVersemulti-line"/>
            </w:pPr>
            <w:r>
              <w:t>Ⲫ̀ⲛⲟⲩϯ ⲙ̀Ⲡⲓⲥⲣⲁⲏⲗ:</w:t>
            </w:r>
          </w:p>
          <w:p w14:paraId="52A10A20" w14:textId="77777777" w:rsidR="00135AF7" w:rsidRDefault="00135AF7" w:rsidP="00362443">
            <w:pPr>
              <w:pStyle w:val="CopticVersemulti-line"/>
            </w:pPr>
            <w:r>
              <w:t>ϫⲉ ⲁⲕϭⲓⲥⲁⲣⲝ ⲉ̀ⲃⲟⲗ:</w:t>
            </w:r>
          </w:p>
          <w:p w14:paraId="156C80A4" w14:textId="092739DE" w:rsidR="00135AF7" w:rsidRPr="005130A7" w:rsidRDefault="00135AF7" w:rsidP="00362443">
            <w:pPr>
              <w:pStyle w:val="CopticVerse"/>
            </w:pPr>
            <w:r>
              <w:t>ϧⲉⲛ Ⲑⲏⲉⲏⲟⲩⲁⲃ Ⲙⲁⲣⲓⲁ.</w:t>
            </w:r>
          </w:p>
        </w:tc>
      </w:tr>
      <w:tr w:rsidR="00135AF7" w14:paraId="75323B46" w14:textId="77777777" w:rsidTr="00135AF7">
        <w:trPr>
          <w:cantSplit/>
        </w:trPr>
        <w:tc>
          <w:tcPr>
            <w:tcW w:w="288" w:type="dxa"/>
          </w:tcPr>
          <w:p w14:paraId="6DB46BAB" w14:textId="77777777" w:rsidR="00135AF7" w:rsidRDefault="00135AF7" w:rsidP="00135AF7">
            <w:pPr>
              <w:pStyle w:val="CopticCross"/>
            </w:pPr>
            <w:r>
              <w:t>¿</w:t>
            </w:r>
          </w:p>
        </w:tc>
        <w:tc>
          <w:tcPr>
            <w:tcW w:w="3960" w:type="dxa"/>
          </w:tcPr>
          <w:p w14:paraId="742258D1" w14:textId="77777777" w:rsidR="00135AF7" w:rsidRDefault="00362443" w:rsidP="007116DC">
            <w:pPr>
              <w:pStyle w:val="EngHang"/>
            </w:pPr>
            <w:r>
              <w:t>I thank You,</w:t>
            </w:r>
          </w:p>
          <w:p w14:paraId="76074772" w14:textId="77777777" w:rsidR="00362443" w:rsidRDefault="00362443" w:rsidP="007116DC">
            <w:pPr>
              <w:pStyle w:val="EngHang"/>
            </w:pPr>
            <w:r>
              <w:t>O God of Israel,</w:t>
            </w:r>
          </w:p>
          <w:p w14:paraId="1A60F60F" w14:textId="77777777" w:rsidR="00362443" w:rsidRDefault="00362443" w:rsidP="007116DC">
            <w:pPr>
              <w:pStyle w:val="EngHang"/>
            </w:pPr>
            <w:r>
              <w:t>For You were born in Bethlehm,</w:t>
            </w:r>
          </w:p>
          <w:p w14:paraId="7598518E" w14:textId="12D11DD4" w:rsidR="00362443" w:rsidRDefault="00362443" w:rsidP="007116DC">
            <w:pPr>
              <w:pStyle w:val="EngHangEnd"/>
            </w:pPr>
            <w:r>
              <w:t>According to the prophetic sayings.</w:t>
            </w:r>
          </w:p>
        </w:tc>
        <w:tc>
          <w:tcPr>
            <w:tcW w:w="288" w:type="dxa"/>
          </w:tcPr>
          <w:p w14:paraId="6F7DB4DC" w14:textId="77777777" w:rsidR="00135AF7" w:rsidRDefault="00135AF7" w:rsidP="00135AF7">
            <w:pPr>
              <w:pStyle w:val="CopticCross"/>
            </w:pPr>
          </w:p>
        </w:tc>
        <w:tc>
          <w:tcPr>
            <w:tcW w:w="288" w:type="dxa"/>
          </w:tcPr>
          <w:p w14:paraId="44905AED" w14:textId="77777777" w:rsidR="00135AF7" w:rsidRDefault="00135AF7" w:rsidP="00135AF7">
            <w:pPr>
              <w:pStyle w:val="CopticCross"/>
            </w:pPr>
            <w:r>
              <w:t>¿</w:t>
            </w:r>
          </w:p>
        </w:tc>
        <w:tc>
          <w:tcPr>
            <w:tcW w:w="3960" w:type="dxa"/>
          </w:tcPr>
          <w:p w14:paraId="5D902C17" w14:textId="77777777" w:rsidR="00135AF7" w:rsidRDefault="00135AF7" w:rsidP="00362443">
            <w:pPr>
              <w:pStyle w:val="CopticVersemulti-line"/>
            </w:pPr>
            <w:r>
              <w:t>Ϯϣⲉⲡϩ̀ⲙⲟⲧ ⲛ̀ⲧⲟⲧⲕ:</w:t>
            </w:r>
          </w:p>
          <w:p w14:paraId="729B42EC" w14:textId="77777777" w:rsidR="00135AF7" w:rsidRDefault="00135AF7" w:rsidP="00362443">
            <w:pPr>
              <w:pStyle w:val="CopticVersemulti-line"/>
            </w:pPr>
            <w:r>
              <w:t>Ⲫ̀ⲛⲟⲩϯ ⲙ̀Ⲡⲓⲥⲣⲁⲏⲗ:</w:t>
            </w:r>
          </w:p>
          <w:p w14:paraId="78BDD732" w14:textId="77777777" w:rsidR="00135AF7" w:rsidRDefault="00135AF7" w:rsidP="00362443">
            <w:pPr>
              <w:pStyle w:val="CopticVersemulti-line"/>
            </w:pPr>
            <w:r>
              <w:t>ϫⲉ ⲁⲩⲙⲁⲥⲕ ϧⲉⲛ Ⲃⲏⲑⲗⲉⲉⲙ:</w:t>
            </w:r>
          </w:p>
          <w:p w14:paraId="5C84FEDD" w14:textId="3900D0D2" w:rsidR="00135AF7" w:rsidRPr="005130A7" w:rsidRDefault="00135AF7" w:rsidP="00362443">
            <w:pPr>
              <w:pStyle w:val="CopticVerse"/>
            </w:pPr>
            <w:r>
              <w:t>ⲕⲁⲧⲁ ϯⲡ̀ϯⲣⲟⲫⲏⲧⲓⲁ̀.</w:t>
            </w:r>
          </w:p>
        </w:tc>
      </w:tr>
      <w:tr w:rsidR="00135AF7" w14:paraId="17B01DC9" w14:textId="77777777" w:rsidTr="00135AF7">
        <w:trPr>
          <w:cantSplit/>
        </w:trPr>
        <w:tc>
          <w:tcPr>
            <w:tcW w:w="288" w:type="dxa"/>
          </w:tcPr>
          <w:p w14:paraId="2318E837" w14:textId="77777777" w:rsidR="00135AF7" w:rsidRDefault="00135AF7" w:rsidP="00135AF7">
            <w:pPr>
              <w:pStyle w:val="CopticCross"/>
            </w:pPr>
          </w:p>
        </w:tc>
        <w:tc>
          <w:tcPr>
            <w:tcW w:w="3960" w:type="dxa"/>
          </w:tcPr>
          <w:p w14:paraId="4A93F843" w14:textId="77777777" w:rsidR="00135AF7" w:rsidRDefault="00362443" w:rsidP="007116DC">
            <w:pPr>
              <w:pStyle w:val="EngHang"/>
            </w:pPr>
            <w:r>
              <w:t>I thank you,</w:t>
            </w:r>
          </w:p>
          <w:p w14:paraId="68F31226" w14:textId="77777777" w:rsidR="00362443" w:rsidRDefault="00362443" w:rsidP="007116DC">
            <w:pPr>
              <w:pStyle w:val="EngHang"/>
            </w:pPr>
            <w:r>
              <w:t>O God of Israel,</w:t>
            </w:r>
          </w:p>
          <w:p w14:paraId="48908049" w14:textId="77777777" w:rsidR="00362443" w:rsidRDefault="00362443" w:rsidP="007116DC">
            <w:pPr>
              <w:pStyle w:val="EngHang"/>
            </w:pPr>
            <w:r>
              <w:t>For the shepherds</w:t>
            </w:r>
          </w:p>
          <w:p w14:paraId="5D110A2F" w14:textId="57D179C8" w:rsidR="00362443" w:rsidRDefault="00362443" w:rsidP="007116DC">
            <w:pPr>
              <w:pStyle w:val="EngHangEnd"/>
            </w:pPr>
            <w:r>
              <w:t>Beheld Your glory.</w:t>
            </w:r>
          </w:p>
        </w:tc>
        <w:tc>
          <w:tcPr>
            <w:tcW w:w="288" w:type="dxa"/>
          </w:tcPr>
          <w:p w14:paraId="71C09380" w14:textId="77777777" w:rsidR="00135AF7" w:rsidRDefault="00135AF7" w:rsidP="00135AF7">
            <w:pPr>
              <w:pStyle w:val="CopticCross"/>
            </w:pPr>
          </w:p>
        </w:tc>
        <w:tc>
          <w:tcPr>
            <w:tcW w:w="288" w:type="dxa"/>
          </w:tcPr>
          <w:p w14:paraId="03E77AF5" w14:textId="77777777" w:rsidR="00135AF7" w:rsidRDefault="00135AF7" w:rsidP="00135AF7">
            <w:pPr>
              <w:pStyle w:val="CopticCross"/>
            </w:pPr>
          </w:p>
        </w:tc>
        <w:tc>
          <w:tcPr>
            <w:tcW w:w="3960" w:type="dxa"/>
          </w:tcPr>
          <w:p w14:paraId="37EEF90F" w14:textId="77777777" w:rsidR="00135AF7" w:rsidRDefault="00135AF7" w:rsidP="00362443">
            <w:pPr>
              <w:pStyle w:val="CopticVersemulti-line"/>
            </w:pPr>
            <w:r>
              <w:t>Ϯϣⲉⲡϩ̀ⲙⲟⲧ ⲛ̀ⲧⲟⲧⲕ:</w:t>
            </w:r>
          </w:p>
          <w:p w14:paraId="4DF037AA" w14:textId="77777777" w:rsidR="00135AF7" w:rsidRDefault="00135AF7" w:rsidP="00362443">
            <w:pPr>
              <w:pStyle w:val="CopticVersemulti-line"/>
            </w:pPr>
            <w:r>
              <w:t>Ⲫ̀ⲛⲟⲩϯ ⲙ̀Ⲡⲓⲥⲣⲁⲏⲗ:</w:t>
            </w:r>
          </w:p>
          <w:p w14:paraId="2D379ACE" w14:textId="77777777" w:rsidR="00135AF7" w:rsidRDefault="00135AF7" w:rsidP="00362443">
            <w:pPr>
              <w:pStyle w:val="CopticVersemulti-line"/>
            </w:pPr>
            <w:r>
              <w:t>Ϫⲉ ⲁⲩⲛⲁⲩ ⲉ̀ⲡⲉⲕⲱ̀ⲟⲩ:</w:t>
            </w:r>
          </w:p>
          <w:p w14:paraId="366D3C53" w14:textId="47B4845B" w:rsidR="00135AF7" w:rsidRDefault="00135AF7" w:rsidP="00362443">
            <w:pPr>
              <w:pStyle w:val="CopticVerse"/>
            </w:pPr>
            <w:r>
              <w:t>ⲛ̀ϫⲉ ⲛⲓⲙⲁⲛⲉ̀ⲥⲱⲟⲩ.</w:t>
            </w:r>
          </w:p>
        </w:tc>
      </w:tr>
      <w:tr w:rsidR="00135AF7" w14:paraId="4D41C5B4" w14:textId="77777777" w:rsidTr="00135AF7">
        <w:trPr>
          <w:cantSplit/>
        </w:trPr>
        <w:tc>
          <w:tcPr>
            <w:tcW w:w="288" w:type="dxa"/>
          </w:tcPr>
          <w:p w14:paraId="5A73757E" w14:textId="5F3424A4" w:rsidR="00135AF7" w:rsidRDefault="005925C4" w:rsidP="00135AF7">
            <w:pPr>
              <w:pStyle w:val="CopticCross"/>
            </w:pPr>
            <w:r>
              <w:t>¿</w:t>
            </w:r>
          </w:p>
        </w:tc>
        <w:tc>
          <w:tcPr>
            <w:tcW w:w="3960" w:type="dxa"/>
          </w:tcPr>
          <w:p w14:paraId="6F86E1F1" w14:textId="77777777" w:rsidR="00135AF7" w:rsidRDefault="00362443" w:rsidP="007116DC">
            <w:pPr>
              <w:pStyle w:val="EngHang"/>
            </w:pPr>
            <w:r>
              <w:t>I thank You,</w:t>
            </w:r>
          </w:p>
          <w:p w14:paraId="4C460999" w14:textId="77777777" w:rsidR="00362443" w:rsidRDefault="00362443" w:rsidP="007116DC">
            <w:pPr>
              <w:pStyle w:val="EngHang"/>
            </w:pPr>
            <w:r>
              <w:t>O God of Israel,</w:t>
            </w:r>
          </w:p>
          <w:p w14:paraId="22B1EB68" w14:textId="77777777" w:rsidR="00362443" w:rsidRDefault="00362443" w:rsidP="007116DC">
            <w:pPr>
              <w:pStyle w:val="EngHang"/>
            </w:pPr>
            <w:r>
              <w:t>For you have revealed</w:t>
            </w:r>
          </w:p>
          <w:p w14:paraId="75B6076C" w14:textId="18CABAF3" w:rsidR="00362443" w:rsidRDefault="00362443" w:rsidP="007116DC">
            <w:pPr>
              <w:pStyle w:val="EngHangEnd"/>
            </w:pPr>
            <w:r>
              <w:t>Your holy glory to us.</w:t>
            </w:r>
          </w:p>
        </w:tc>
        <w:tc>
          <w:tcPr>
            <w:tcW w:w="288" w:type="dxa"/>
          </w:tcPr>
          <w:p w14:paraId="63479E1D" w14:textId="77777777" w:rsidR="00135AF7" w:rsidRDefault="00135AF7" w:rsidP="00135AF7">
            <w:pPr>
              <w:pStyle w:val="CopticCross"/>
            </w:pPr>
          </w:p>
        </w:tc>
        <w:tc>
          <w:tcPr>
            <w:tcW w:w="288" w:type="dxa"/>
          </w:tcPr>
          <w:p w14:paraId="4D899D52" w14:textId="3B3D1306" w:rsidR="00135AF7" w:rsidRDefault="005925C4" w:rsidP="00135AF7">
            <w:pPr>
              <w:pStyle w:val="CopticCross"/>
            </w:pPr>
            <w:r>
              <w:t>¿</w:t>
            </w:r>
          </w:p>
        </w:tc>
        <w:tc>
          <w:tcPr>
            <w:tcW w:w="3960" w:type="dxa"/>
          </w:tcPr>
          <w:p w14:paraId="7EEBFFC8" w14:textId="77777777" w:rsidR="00135AF7" w:rsidRDefault="00DC02BA" w:rsidP="00362443">
            <w:pPr>
              <w:pStyle w:val="CopticVersemulti-line"/>
            </w:pPr>
            <w:r>
              <w:t>Ϯϣⲉⲡϩ̀ⲙⲟⲧ ⲛ̀ⲧⲟⲧⲕ:</w:t>
            </w:r>
          </w:p>
          <w:p w14:paraId="05500A73" w14:textId="77777777" w:rsidR="00DC02BA" w:rsidRDefault="00DC02BA" w:rsidP="00362443">
            <w:pPr>
              <w:pStyle w:val="CopticVersemulti-line"/>
            </w:pPr>
            <w:r>
              <w:t>Ⲫ̀ⲛⲟⲩϯ ⲙ̀Ⲡⲓⲥⲣⲁⲏⲗ:</w:t>
            </w:r>
          </w:p>
          <w:p w14:paraId="73F99282" w14:textId="77777777" w:rsidR="00DC02BA" w:rsidRDefault="00DC02BA" w:rsidP="00362443">
            <w:pPr>
              <w:pStyle w:val="CopticVersemulti-line"/>
            </w:pPr>
            <w:r>
              <w:t>Ϫⲉⲁⲕϣⲁⲓ ⲛⲁⲛ:</w:t>
            </w:r>
          </w:p>
          <w:p w14:paraId="3B6FDB6D" w14:textId="242D6C43" w:rsidR="00DC02BA" w:rsidRDefault="00DC02BA" w:rsidP="00362443">
            <w:pPr>
              <w:pStyle w:val="CopticVerse"/>
            </w:pPr>
            <w:r>
              <w:t>ϧⲉⲛ ⲧⲉⲕⲙⲉⲧⲥⲁⲓⲉ̀.</w:t>
            </w:r>
          </w:p>
        </w:tc>
      </w:tr>
      <w:tr w:rsidR="00135AF7" w14:paraId="69CF6322" w14:textId="77777777" w:rsidTr="00135AF7">
        <w:trPr>
          <w:cantSplit/>
        </w:trPr>
        <w:tc>
          <w:tcPr>
            <w:tcW w:w="288" w:type="dxa"/>
          </w:tcPr>
          <w:p w14:paraId="6F4A73D0" w14:textId="0A5502E0" w:rsidR="00135AF7" w:rsidRDefault="00135AF7" w:rsidP="00135AF7">
            <w:pPr>
              <w:pStyle w:val="CopticCross"/>
            </w:pPr>
          </w:p>
        </w:tc>
        <w:tc>
          <w:tcPr>
            <w:tcW w:w="3960" w:type="dxa"/>
          </w:tcPr>
          <w:p w14:paraId="638178A8" w14:textId="274631BF" w:rsidR="00135AF7" w:rsidRDefault="00362443" w:rsidP="007116DC">
            <w:pPr>
              <w:pStyle w:val="EngHang"/>
            </w:pPr>
            <w:r>
              <w:t>I thank You,</w:t>
            </w:r>
          </w:p>
          <w:p w14:paraId="214EB253" w14:textId="77777777" w:rsidR="00362443" w:rsidRDefault="00362443" w:rsidP="007116DC">
            <w:pPr>
              <w:pStyle w:val="EngHang"/>
            </w:pPr>
            <w:r>
              <w:t>O God of Israel,</w:t>
            </w:r>
          </w:p>
          <w:p w14:paraId="69A6BD62" w14:textId="77777777" w:rsidR="00362443" w:rsidRDefault="00362443" w:rsidP="007116DC">
            <w:pPr>
              <w:pStyle w:val="EngHang"/>
            </w:pPr>
            <w:r>
              <w:t>For You have worked</w:t>
            </w:r>
          </w:p>
          <w:p w14:paraId="567FB066" w14:textId="640806D2" w:rsidR="00362443" w:rsidRDefault="00362443" w:rsidP="007116DC">
            <w:pPr>
              <w:pStyle w:val="EngHangEnd"/>
            </w:pPr>
            <w:r>
              <w:t>A multitude of miracles.</w:t>
            </w:r>
          </w:p>
        </w:tc>
        <w:tc>
          <w:tcPr>
            <w:tcW w:w="288" w:type="dxa"/>
          </w:tcPr>
          <w:p w14:paraId="7B9F1091" w14:textId="77777777" w:rsidR="00135AF7" w:rsidRDefault="00135AF7" w:rsidP="00135AF7">
            <w:pPr>
              <w:pStyle w:val="CopticCross"/>
            </w:pPr>
          </w:p>
        </w:tc>
        <w:tc>
          <w:tcPr>
            <w:tcW w:w="288" w:type="dxa"/>
          </w:tcPr>
          <w:p w14:paraId="204B90E0" w14:textId="6DD8E786" w:rsidR="00135AF7" w:rsidRDefault="00135AF7" w:rsidP="00135AF7">
            <w:pPr>
              <w:pStyle w:val="CopticCross"/>
            </w:pPr>
          </w:p>
        </w:tc>
        <w:tc>
          <w:tcPr>
            <w:tcW w:w="3960" w:type="dxa"/>
          </w:tcPr>
          <w:p w14:paraId="75AAE831" w14:textId="77777777" w:rsidR="00135AF7" w:rsidRDefault="00DC02BA" w:rsidP="00362443">
            <w:pPr>
              <w:pStyle w:val="CopticVersemulti-line"/>
            </w:pPr>
            <w:r>
              <w:t>Ϯϣⲉⲡϩ̀ⲙⲟⲧ ⲛ̀ⲧⲟⲧⲕ:</w:t>
            </w:r>
          </w:p>
          <w:p w14:paraId="5875983F" w14:textId="77777777" w:rsidR="00DC02BA" w:rsidRDefault="00DC02BA" w:rsidP="00362443">
            <w:pPr>
              <w:pStyle w:val="CopticVersemulti-line"/>
            </w:pPr>
            <w:r>
              <w:t>Ⲫ̀ⲛⲟⲩϯ ⲙ̀Ⲡⲓⲥⲣⲁⲏⲗ:</w:t>
            </w:r>
          </w:p>
          <w:p w14:paraId="7894CB12" w14:textId="77777777" w:rsidR="00DC02BA" w:rsidRDefault="00DC02BA" w:rsidP="00362443">
            <w:pPr>
              <w:pStyle w:val="CopticVersemulti-line"/>
            </w:pPr>
            <w:r>
              <w:t>ϫⲉ ⲁⲕⲓ̀ⲣⲓ ⲛ̀ϩⲁⲛⲙⲏⲓⲛⲓ:</w:t>
            </w:r>
          </w:p>
          <w:p w14:paraId="5D10D52F" w14:textId="3A325243" w:rsidR="00DC02BA" w:rsidRDefault="00DC02BA" w:rsidP="00362443">
            <w:pPr>
              <w:pStyle w:val="CopticVerse"/>
            </w:pPr>
            <w:r>
              <w:t>ⲛⲉⲙ ϩⲁⲛϣ̀ⲫⲏⲣⲓ ⲉⲩⲟϣ.</w:t>
            </w:r>
          </w:p>
        </w:tc>
      </w:tr>
      <w:tr w:rsidR="00135AF7" w14:paraId="5F0EFE33" w14:textId="77777777" w:rsidTr="00135AF7">
        <w:trPr>
          <w:cantSplit/>
        </w:trPr>
        <w:tc>
          <w:tcPr>
            <w:tcW w:w="288" w:type="dxa"/>
          </w:tcPr>
          <w:p w14:paraId="541B013E" w14:textId="0D94F39C" w:rsidR="00135AF7" w:rsidRDefault="005925C4" w:rsidP="00135AF7">
            <w:pPr>
              <w:pStyle w:val="CopticCross"/>
            </w:pPr>
            <w:r>
              <w:t>¿</w:t>
            </w:r>
          </w:p>
        </w:tc>
        <w:tc>
          <w:tcPr>
            <w:tcW w:w="3960" w:type="dxa"/>
          </w:tcPr>
          <w:p w14:paraId="20AA757F" w14:textId="77777777" w:rsidR="00135AF7" w:rsidRDefault="00362443" w:rsidP="007116DC">
            <w:pPr>
              <w:pStyle w:val="EngHang"/>
            </w:pPr>
            <w:r>
              <w:t>I thank You,</w:t>
            </w:r>
          </w:p>
          <w:p w14:paraId="4C4F0FF9" w14:textId="77777777" w:rsidR="00362443" w:rsidRDefault="00362443" w:rsidP="007116DC">
            <w:pPr>
              <w:pStyle w:val="EngHang"/>
            </w:pPr>
            <w:r>
              <w:t>O God of Israel,</w:t>
            </w:r>
          </w:p>
          <w:p w14:paraId="68740526" w14:textId="77777777" w:rsidR="00362443" w:rsidRDefault="00362443" w:rsidP="007116DC">
            <w:pPr>
              <w:pStyle w:val="EngHang"/>
            </w:pPr>
            <w:r>
              <w:t>For the Jews did</w:t>
            </w:r>
          </w:p>
          <w:p w14:paraId="446D7439" w14:textId="7E8595B8" w:rsidR="00362443" w:rsidRDefault="00362443" w:rsidP="007116DC">
            <w:pPr>
              <w:pStyle w:val="EngHangEnd"/>
            </w:pPr>
            <w:r>
              <w:t>Conspire against You.</w:t>
            </w:r>
          </w:p>
        </w:tc>
        <w:tc>
          <w:tcPr>
            <w:tcW w:w="288" w:type="dxa"/>
          </w:tcPr>
          <w:p w14:paraId="36109835" w14:textId="77777777" w:rsidR="00135AF7" w:rsidRDefault="00135AF7" w:rsidP="00135AF7">
            <w:pPr>
              <w:pStyle w:val="CopticCross"/>
            </w:pPr>
          </w:p>
        </w:tc>
        <w:tc>
          <w:tcPr>
            <w:tcW w:w="288" w:type="dxa"/>
          </w:tcPr>
          <w:p w14:paraId="35ABF981" w14:textId="77777777" w:rsidR="00135AF7" w:rsidRDefault="00135AF7" w:rsidP="00135AF7">
            <w:pPr>
              <w:pStyle w:val="CopticCross"/>
            </w:pPr>
            <w:r>
              <w:t>¿</w:t>
            </w:r>
          </w:p>
        </w:tc>
        <w:tc>
          <w:tcPr>
            <w:tcW w:w="3960" w:type="dxa"/>
          </w:tcPr>
          <w:p w14:paraId="3E7EC935" w14:textId="77777777" w:rsidR="00135AF7" w:rsidRDefault="00DC02BA" w:rsidP="00362443">
            <w:pPr>
              <w:pStyle w:val="CopticVersemulti-line"/>
            </w:pPr>
            <w:r>
              <w:t>Ϯϣⲉⲡϩ̀ⲙⲟⲧ ⲛ̀ⲧⲟⲧⲕ:</w:t>
            </w:r>
          </w:p>
          <w:p w14:paraId="63DD736E" w14:textId="77777777" w:rsidR="00DC02BA" w:rsidRDefault="00DC02BA" w:rsidP="00362443">
            <w:pPr>
              <w:pStyle w:val="CopticVersemulti-line"/>
            </w:pPr>
            <w:r>
              <w:t>Ⲫ̀ⲛⲟⲩϯ ⲙ̀Ⲡⲓⲥⲣⲁⲏⲗ:</w:t>
            </w:r>
          </w:p>
          <w:p w14:paraId="14B067E4" w14:textId="77777777" w:rsidR="00DC02BA" w:rsidRDefault="00DC02BA" w:rsidP="00362443">
            <w:pPr>
              <w:pStyle w:val="CopticVersemulti-line"/>
            </w:pPr>
            <w:r>
              <w:t>ϫⲉ ⲁⲩⲉⲣ ⲟⲩⲥⲟϭⲓⲛⲓ ⲉ̀ⲣⲟⲕ:</w:t>
            </w:r>
          </w:p>
          <w:p w14:paraId="0595CE10" w14:textId="16E1404A" w:rsidR="00DC02BA" w:rsidRDefault="00DC02BA" w:rsidP="00362443">
            <w:pPr>
              <w:pStyle w:val="CopticVerse"/>
            </w:pPr>
            <w:r>
              <w:t>ⲛ̀ϫⲉ ⲛⲓⲓⲟⲩⲇⲁⲓ.</w:t>
            </w:r>
          </w:p>
        </w:tc>
      </w:tr>
      <w:tr w:rsidR="00135AF7" w14:paraId="51350239" w14:textId="77777777" w:rsidTr="00135AF7">
        <w:trPr>
          <w:cantSplit/>
        </w:trPr>
        <w:tc>
          <w:tcPr>
            <w:tcW w:w="288" w:type="dxa"/>
          </w:tcPr>
          <w:p w14:paraId="5D3AC1D1" w14:textId="77777777" w:rsidR="00135AF7" w:rsidRDefault="00135AF7" w:rsidP="00135AF7">
            <w:pPr>
              <w:pStyle w:val="CopticCross"/>
            </w:pPr>
          </w:p>
        </w:tc>
        <w:tc>
          <w:tcPr>
            <w:tcW w:w="3960" w:type="dxa"/>
          </w:tcPr>
          <w:p w14:paraId="3A61B36F" w14:textId="77777777" w:rsidR="00135AF7" w:rsidRDefault="00362443" w:rsidP="007116DC">
            <w:pPr>
              <w:pStyle w:val="EngHang"/>
            </w:pPr>
            <w:r>
              <w:t>I thank You,</w:t>
            </w:r>
          </w:p>
          <w:p w14:paraId="7553BF29" w14:textId="77777777" w:rsidR="00362443" w:rsidRDefault="00362443" w:rsidP="007116DC">
            <w:pPr>
              <w:pStyle w:val="EngHang"/>
            </w:pPr>
            <w:r>
              <w:t>O God of Israel,</w:t>
            </w:r>
          </w:p>
          <w:p w14:paraId="5349CDAC" w14:textId="77777777" w:rsidR="00362443" w:rsidRDefault="00362443" w:rsidP="007116DC">
            <w:pPr>
              <w:pStyle w:val="EngHang"/>
            </w:pPr>
            <w:r>
              <w:t>For You were crucified</w:t>
            </w:r>
          </w:p>
          <w:p w14:paraId="0BB3D6E6" w14:textId="4405C07F" w:rsidR="00362443" w:rsidRDefault="00362443" w:rsidP="007116DC">
            <w:pPr>
              <w:pStyle w:val="EngHangEnd"/>
            </w:pPr>
            <w:r>
              <w:t>Upon the Cross at Golgotha.</w:t>
            </w:r>
          </w:p>
        </w:tc>
        <w:tc>
          <w:tcPr>
            <w:tcW w:w="288" w:type="dxa"/>
          </w:tcPr>
          <w:p w14:paraId="0D47E536" w14:textId="77777777" w:rsidR="00135AF7" w:rsidRDefault="00135AF7" w:rsidP="00135AF7">
            <w:pPr>
              <w:pStyle w:val="CopticCross"/>
            </w:pPr>
          </w:p>
        </w:tc>
        <w:tc>
          <w:tcPr>
            <w:tcW w:w="288" w:type="dxa"/>
          </w:tcPr>
          <w:p w14:paraId="1A31102D" w14:textId="77777777" w:rsidR="00135AF7" w:rsidRDefault="00135AF7" w:rsidP="00135AF7">
            <w:pPr>
              <w:pStyle w:val="CopticCross"/>
            </w:pPr>
          </w:p>
        </w:tc>
        <w:tc>
          <w:tcPr>
            <w:tcW w:w="3960" w:type="dxa"/>
          </w:tcPr>
          <w:p w14:paraId="408B0C5B" w14:textId="77777777" w:rsidR="00DC02BA" w:rsidRDefault="007116DC" w:rsidP="007116DC">
            <w:pPr>
              <w:pStyle w:val="CopticVersemulti-line"/>
            </w:pPr>
            <w:r>
              <w:t>Ϯϣⲉⲡϩ̀ⲙⲟⲧ ⲛ̀ⲧⲟⲧⲕ:</w:t>
            </w:r>
          </w:p>
          <w:p w14:paraId="57A3A1B4" w14:textId="77777777" w:rsidR="007116DC" w:rsidRDefault="007116DC" w:rsidP="007116DC">
            <w:pPr>
              <w:pStyle w:val="CopticVersemulti-line"/>
            </w:pPr>
            <w:r>
              <w:t>Ⲫ̀ⲛⲟⲩϯ ⲙ̀Ⲡⲓⲥⲣⲁⲏⲗ:</w:t>
            </w:r>
          </w:p>
          <w:p w14:paraId="46B9ECAC" w14:textId="77777777" w:rsidR="007116DC" w:rsidRDefault="007116DC" w:rsidP="007116DC">
            <w:pPr>
              <w:pStyle w:val="CopticVersemulti-line"/>
            </w:pPr>
            <w:r>
              <w:t>Ϫⲉ ⲁⲩⲁϣⲕ ⲉ̀ⲡⲓⲥ̀ⲧⲁⲩⲣⲟⲥ:</w:t>
            </w:r>
          </w:p>
          <w:p w14:paraId="77213D2E" w14:textId="0EEA336D" w:rsidR="007116DC" w:rsidRDefault="007116DC" w:rsidP="00362443">
            <w:pPr>
              <w:pStyle w:val="CopticVerse"/>
            </w:pPr>
            <w:r>
              <w:t>ϧⲉⲛ ϯⲅⲟⲗⲅⲟⲏⲁ.</w:t>
            </w:r>
          </w:p>
        </w:tc>
      </w:tr>
      <w:tr w:rsidR="007116DC" w14:paraId="618B9608" w14:textId="77777777" w:rsidTr="00135AF7">
        <w:trPr>
          <w:cantSplit/>
        </w:trPr>
        <w:tc>
          <w:tcPr>
            <w:tcW w:w="288" w:type="dxa"/>
          </w:tcPr>
          <w:p w14:paraId="79A32FED" w14:textId="61D0C769" w:rsidR="007116DC" w:rsidRDefault="005925C4" w:rsidP="007116DC">
            <w:pPr>
              <w:pStyle w:val="CopticCross"/>
            </w:pPr>
            <w:r>
              <w:t>¿</w:t>
            </w:r>
          </w:p>
        </w:tc>
        <w:tc>
          <w:tcPr>
            <w:tcW w:w="3960" w:type="dxa"/>
          </w:tcPr>
          <w:p w14:paraId="50879D76" w14:textId="77777777" w:rsidR="007116DC" w:rsidRDefault="007116DC" w:rsidP="007116DC">
            <w:pPr>
              <w:pStyle w:val="EngHang"/>
            </w:pPr>
            <w:r>
              <w:t>I thank You,</w:t>
            </w:r>
          </w:p>
          <w:p w14:paraId="55D0B01A" w14:textId="77777777" w:rsidR="007116DC" w:rsidRDefault="007116DC" w:rsidP="007116DC">
            <w:pPr>
              <w:pStyle w:val="EngHang"/>
            </w:pPr>
            <w:r>
              <w:t>O God of Israel,</w:t>
            </w:r>
          </w:p>
          <w:p w14:paraId="3A027487" w14:textId="77777777" w:rsidR="007116DC" w:rsidRDefault="007116DC" w:rsidP="007116DC">
            <w:pPr>
              <w:pStyle w:val="EngHang"/>
            </w:pPr>
            <w:r>
              <w:t>For You were placed in a tomb,</w:t>
            </w:r>
          </w:p>
          <w:p w14:paraId="259A9463" w14:textId="7C856D13" w:rsidR="007116DC" w:rsidRDefault="007116DC" w:rsidP="007116DC">
            <w:pPr>
              <w:pStyle w:val="EngHangEnd"/>
            </w:pPr>
            <w:r>
              <w:t>Like those who are dead.</w:t>
            </w:r>
          </w:p>
        </w:tc>
        <w:tc>
          <w:tcPr>
            <w:tcW w:w="288" w:type="dxa"/>
          </w:tcPr>
          <w:p w14:paraId="363B4F51" w14:textId="77777777" w:rsidR="007116DC" w:rsidRDefault="007116DC" w:rsidP="007116DC">
            <w:pPr>
              <w:pStyle w:val="CopticCross"/>
            </w:pPr>
          </w:p>
        </w:tc>
        <w:tc>
          <w:tcPr>
            <w:tcW w:w="288" w:type="dxa"/>
          </w:tcPr>
          <w:p w14:paraId="1C5E967E" w14:textId="34C92310" w:rsidR="007116DC" w:rsidRDefault="005925C4" w:rsidP="007116DC">
            <w:pPr>
              <w:pStyle w:val="CopticCross"/>
            </w:pPr>
            <w:r>
              <w:t>¿</w:t>
            </w:r>
          </w:p>
        </w:tc>
        <w:tc>
          <w:tcPr>
            <w:tcW w:w="3960" w:type="dxa"/>
          </w:tcPr>
          <w:p w14:paraId="472F6AA0" w14:textId="77777777" w:rsidR="007116DC" w:rsidRDefault="007116DC" w:rsidP="007116DC">
            <w:pPr>
              <w:pStyle w:val="CopticVersemulti-line"/>
            </w:pPr>
            <w:r>
              <w:t>Ϯϣⲉⲡϩ̀ⲙⲟⲧ ⲛ̀ⲧⲟⲧⲕ:</w:t>
            </w:r>
          </w:p>
          <w:p w14:paraId="011A5FEF" w14:textId="77777777" w:rsidR="007116DC" w:rsidRDefault="007116DC" w:rsidP="007116DC">
            <w:pPr>
              <w:pStyle w:val="CopticVersemulti-line"/>
            </w:pPr>
            <w:r>
              <w:t>Ⲫ̀ⲛⲟⲩϯ ⲙ̀Ⲡⲓⲥⲣⲁⲏⲗ:</w:t>
            </w:r>
          </w:p>
          <w:p w14:paraId="6BDF0533" w14:textId="77777777" w:rsidR="007116DC" w:rsidRDefault="007116DC" w:rsidP="007116DC">
            <w:pPr>
              <w:pStyle w:val="CopticVersemulti-line"/>
            </w:pPr>
            <w:r>
              <w:t>ϫⲉ ⲁⲩⲭⲁⲕ ϧⲉⲛ ⲛⲓⲙ̀ⲁϩⲩ:</w:t>
            </w:r>
          </w:p>
          <w:p w14:paraId="04EF0B27" w14:textId="65D76A44" w:rsidR="007116DC" w:rsidRDefault="007116DC" w:rsidP="007116DC">
            <w:pPr>
              <w:pStyle w:val="CopticVerse"/>
            </w:pPr>
            <w:r>
              <w:t>ⲙ̀ⲫ̀ⲣⲏϯ ⲛ̀ⲛⲓⲣⲉϥⲙⲱⲟⲩⲧ.</w:t>
            </w:r>
          </w:p>
        </w:tc>
      </w:tr>
      <w:tr w:rsidR="007116DC" w14:paraId="72DBD9D1" w14:textId="77777777" w:rsidTr="00135AF7">
        <w:trPr>
          <w:cantSplit/>
        </w:trPr>
        <w:tc>
          <w:tcPr>
            <w:tcW w:w="288" w:type="dxa"/>
          </w:tcPr>
          <w:p w14:paraId="430799F5" w14:textId="6E9AB895" w:rsidR="007116DC" w:rsidRDefault="007116DC" w:rsidP="007116DC">
            <w:pPr>
              <w:pStyle w:val="CopticCross"/>
            </w:pPr>
          </w:p>
        </w:tc>
        <w:tc>
          <w:tcPr>
            <w:tcW w:w="3960" w:type="dxa"/>
          </w:tcPr>
          <w:p w14:paraId="7B5A5678" w14:textId="77777777" w:rsidR="007116DC" w:rsidRDefault="007116DC" w:rsidP="007116DC">
            <w:pPr>
              <w:pStyle w:val="EngHang"/>
              <w:rPr>
                <w:rFonts w:eastAsia="Arial Unicode MS"/>
              </w:rPr>
            </w:pPr>
            <w:r>
              <w:rPr>
                <w:rFonts w:eastAsia="Arial Unicode MS"/>
              </w:rPr>
              <w:t>I thank You,</w:t>
            </w:r>
          </w:p>
          <w:p w14:paraId="6192CFC2" w14:textId="77777777" w:rsidR="007116DC" w:rsidRDefault="007116DC" w:rsidP="007116DC">
            <w:pPr>
              <w:pStyle w:val="EngHang"/>
              <w:rPr>
                <w:rFonts w:eastAsia="Arial Unicode MS"/>
              </w:rPr>
            </w:pPr>
            <w:r>
              <w:rPr>
                <w:rFonts w:eastAsia="Arial Unicode MS"/>
              </w:rPr>
              <w:t>O God of Israel,</w:t>
            </w:r>
          </w:p>
          <w:p w14:paraId="6DD1F020" w14:textId="77777777" w:rsidR="007116DC" w:rsidRDefault="007116DC" w:rsidP="007116DC">
            <w:pPr>
              <w:pStyle w:val="EngHang"/>
              <w:rPr>
                <w:rFonts w:eastAsia="Arial Unicode MS"/>
              </w:rPr>
            </w:pPr>
            <w:r>
              <w:rPr>
                <w:rFonts w:eastAsia="Arial Unicode MS"/>
              </w:rPr>
              <w:t>For You rose from the dead</w:t>
            </w:r>
          </w:p>
          <w:p w14:paraId="433A358A" w14:textId="24D3F91C" w:rsidR="007116DC" w:rsidRPr="003678BC" w:rsidRDefault="007116DC" w:rsidP="007116DC">
            <w:pPr>
              <w:pStyle w:val="EngHangEnd"/>
              <w:rPr>
                <w:rFonts w:eastAsia="Arial Unicode MS"/>
              </w:rPr>
            </w:pPr>
            <w:r>
              <w:rPr>
                <w:rFonts w:eastAsia="Arial Unicode MS"/>
              </w:rPr>
              <w:t>After three days.</w:t>
            </w:r>
          </w:p>
        </w:tc>
        <w:tc>
          <w:tcPr>
            <w:tcW w:w="288" w:type="dxa"/>
          </w:tcPr>
          <w:p w14:paraId="2B24B9FD" w14:textId="77777777" w:rsidR="007116DC" w:rsidRDefault="007116DC" w:rsidP="007116DC">
            <w:pPr>
              <w:pStyle w:val="CopticCross"/>
            </w:pPr>
          </w:p>
        </w:tc>
        <w:tc>
          <w:tcPr>
            <w:tcW w:w="288" w:type="dxa"/>
          </w:tcPr>
          <w:p w14:paraId="3AFFE3FF" w14:textId="76758E66" w:rsidR="007116DC" w:rsidRDefault="007116DC" w:rsidP="007116DC">
            <w:pPr>
              <w:pStyle w:val="CopticCross"/>
            </w:pPr>
          </w:p>
        </w:tc>
        <w:tc>
          <w:tcPr>
            <w:tcW w:w="3960" w:type="dxa"/>
          </w:tcPr>
          <w:p w14:paraId="141497EF" w14:textId="77777777" w:rsidR="007116DC" w:rsidRDefault="007116DC" w:rsidP="007116DC">
            <w:pPr>
              <w:pStyle w:val="CopticVersemulti-line"/>
            </w:pPr>
            <w:r>
              <w:t>Ϯϣⲉⲡϩ̀ⲙⲟⲧ ⲛ̀ⲧⲟⲧⲕ:</w:t>
            </w:r>
          </w:p>
          <w:p w14:paraId="75156E82" w14:textId="77777777" w:rsidR="007116DC" w:rsidRDefault="007116DC" w:rsidP="007116DC">
            <w:pPr>
              <w:pStyle w:val="CopticVersemulti-line"/>
            </w:pPr>
            <w:r>
              <w:t>Ⲫ̀ⲛⲟⲩϯ ⲙ̀Ⲡⲓⲥⲣⲁⲏⲗ:</w:t>
            </w:r>
          </w:p>
          <w:p w14:paraId="523D6464" w14:textId="77777777" w:rsidR="007116DC" w:rsidRDefault="007116DC" w:rsidP="007116DC">
            <w:pPr>
              <w:pStyle w:val="CopticVersemulti-line"/>
            </w:pPr>
            <w:r>
              <w:t>ϫⲉ ⲙⲉⲛⲉⲥⲁ ϣⲟⲙⲧ ⲛ̀ⲉ̀ϩⲟⲟⲩ:</w:t>
            </w:r>
          </w:p>
          <w:p w14:paraId="145A9A3D" w14:textId="18413137" w:rsidR="007116DC" w:rsidRPr="005130A7" w:rsidRDefault="007116DC" w:rsidP="007116DC">
            <w:pPr>
              <w:pStyle w:val="CopticVerse"/>
            </w:pPr>
            <w:r>
              <w:t>ⲁⲕⲧⲱⲛⲕ ⲉ̀ⲃⲟⲕϧⲉⲛ ⲛⲏⲉⲑⲙⲱⲟⲩⲧ.</w:t>
            </w:r>
          </w:p>
        </w:tc>
      </w:tr>
      <w:tr w:rsidR="007116DC" w14:paraId="6298D119" w14:textId="77777777" w:rsidTr="00135AF7">
        <w:trPr>
          <w:cantSplit/>
        </w:trPr>
        <w:tc>
          <w:tcPr>
            <w:tcW w:w="288" w:type="dxa"/>
          </w:tcPr>
          <w:p w14:paraId="774027F3" w14:textId="77777777" w:rsidR="007116DC" w:rsidRDefault="007116DC" w:rsidP="007116DC">
            <w:pPr>
              <w:pStyle w:val="CopticCross"/>
            </w:pPr>
            <w:r>
              <w:t>¿</w:t>
            </w:r>
          </w:p>
        </w:tc>
        <w:tc>
          <w:tcPr>
            <w:tcW w:w="3960" w:type="dxa"/>
          </w:tcPr>
          <w:p w14:paraId="5DD6977C" w14:textId="77777777" w:rsidR="007116DC" w:rsidRDefault="007116DC" w:rsidP="007116DC">
            <w:pPr>
              <w:pStyle w:val="EngHang"/>
            </w:pPr>
            <w:r>
              <w:t>I thank You,</w:t>
            </w:r>
          </w:p>
          <w:p w14:paraId="7B936AE5" w14:textId="77777777" w:rsidR="007116DC" w:rsidRDefault="007116DC" w:rsidP="007116DC">
            <w:pPr>
              <w:pStyle w:val="EngHang"/>
            </w:pPr>
            <w:r>
              <w:t>O God of Israel,</w:t>
            </w:r>
          </w:p>
          <w:p w14:paraId="5EEE975F" w14:textId="77777777" w:rsidR="007116DC" w:rsidRDefault="007116DC" w:rsidP="007116DC">
            <w:pPr>
              <w:pStyle w:val="EngHang"/>
            </w:pPr>
            <w:r>
              <w:t>For you descended into Hades,</w:t>
            </w:r>
          </w:p>
          <w:p w14:paraId="15DDB2DE" w14:textId="1BA28951" w:rsidR="007116DC" w:rsidRDefault="007116DC" w:rsidP="007116DC">
            <w:pPr>
              <w:pStyle w:val="EngHangEnd"/>
            </w:pPr>
            <w:r>
              <w:t>Into the abyss.</w:t>
            </w:r>
          </w:p>
        </w:tc>
        <w:tc>
          <w:tcPr>
            <w:tcW w:w="288" w:type="dxa"/>
          </w:tcPr>
          <w:p w14:paraId="7523B35B" w14:textId="77777777" w:rsidR="007116DC" w:rsidRDefault="007116DC" w:rsidP="007116DC">
            <w:pPr>
              <w:pStyle w:val="CopticCross"/>
            </w:pPr>
          </w:p>
        </w:tc>
        <w:tc>
          <w:tcPr>
            <w:tcW w:w="288" w:type="dxa"/>
          </w:tcPr>
          <w:p w14:paraId="75A4998D" w14:textId="77777777" w:rsidR="007116DC" w:rsidRDefault="007116DC" w:rsidP="007116DC">
            <w:pPr>
              <w:pStyle w:val="CopticCross"/>
            </w:pPr>
            <w:r>
              <w:t>¿</w:t>
            </w:r>
          </w:p>
        </w:tc>
        <w:tc>
          <w:tcPr>
            <w:tcW w:w="3960" w:type="dxa"/>
          </w:tcPr>
          <w:p w14:paraId="1809B924" w14:textId="77777777" w:rsidR="007116DC" w:rsidRDefault="007116DC" w:rsidP="007116DC">
            <w:pPr>
              <w:pStyle w:val="CopticVersemulti-line"/>
            </w:pPr>
            <w:r>
              <w:t>Ϯϣⲉⲡϩ̀ⲙⲟⲧ ⲛ̀ⲧⲟⲧⲕ:</w:t>
            </w:r>
          </w:p>
          <w:p w14:paraId="4810495C" w14:textId="77777777" w:rsidR="007116DC" w:rsidRDefault="007116DC" w:rsidP="007116DC">
            <w:pPr>
              <w:pStyle w:val="CopticVersemulti-line"/>
            </w:pPr>
            <w:r>
              <w:t>Ⲫ̀ⲛⲟⲩϯ ⲙ̀Ⲡⲓⲥⲣⲁⲏⲗ:</w:t>
            </w:r>
          </w:p>
          <w:p w14:paraId="33DB1980" w14:textId="77777777" w:rsidR="007116DC" w:rsidRDefault="007116DC" w:rsidP="007116DC">
            <w:pPr>
              <w:pStyle w:val="CopticVersemulti-line"/>
            </w:pPr>
            <w:r>
              <w:t>ϫⲉ ⲁⲕϣⲉⲛⲁⲕ ⲉ̀ⲡⲉⲥⲏⲧ ⲉ̀ⲁ̀ⲙⲉⲛϯ:</w:t>
            </w:r>
          </w:p>
          <w:p w14:paraId="464F1300" w14:textId="776E1D7C" w:rsidR="007116DC" w:rsidRDefault="007116DC" w:rsidP="007116DC">
            <w:pPr>
              <w:pStyle w:val="CopticVerse"/>
            </w:pPr>
            <w:r>
              <w:t>ⲉϧⲟⲩⲛ ⲉ̀ϯⲡ̀ⲣⲟⲛⲓⲁ̀.</w:t>
            </w:r>
          </w:p>
        </w:tc>
      </w:tr>
      <w:tr w:rsidR="007116DC" w14:paraId="2C7CFB75" w14:textId="77777777" w:rsidTr="00135AF7">
        <w:trPr>
          <w:cantSplit/>
        </w:trPr>
        <w:tc>
          <w:tcPr>
            <w:tcW w:w="288" w:type="dxa"/>
          </w:tcPr>
          <w:p w14:paraId="1B9A8DB7" w14:textId="77777777" w:rsidR="007116DC" w:rsidRDefault="007116DC" w:rsidP="007116DC">
            <w:pPr>
              <w:pStyle w:val="CopticCross"/>
            </w:pPr>
          </w:p>
        </w:tc>
        <w:tc>
          <w:tcPr>
            <w:tcW w:w="3960" w:type="dxa"/>
          </w:tcPr>
          <w:p w14:paraId="534E00D7" w14:textId="77777777" w:rsidR="007116DC" w:rsidRDefault="007116DC" w:rsidP="007116DC">
            <w:pPr>
              <w:pStyle w:val="EngHang"/>
            </w:pPr>
            <w:r>
              <w:t>I thank You,</w:t>
            </w:r>
          </w:p>
          <w:p w14:paraId="29477435" w14:textId="77777777" w:rsidR="007116DC" w:rsidRDefault="007116DC" w:rsidP="007116DC">
            <w:pPr>
              <w:pStyle w:val="EngHang"/>
            </w:pPr>
            <w:r>
              <w:t>O God of Israel,</w:t>
            </w:r>
          </w:p>
          <w:p w14:paraId="7DD1DA14" w14:textId="77777777" w:rsidR="007116DC" w:rsidRDefault="007116DC" w:rsidP="007116DC">
            <w:pPr>
              <w:pStyle w:val="EngHang"/>
            </w:pPr>
            <w:r>
              <w:t>For You have saved Adam,</w:t>
            </w:r>
          </w:p>
          <w:p w14:paraId="5A3516BE" w14:textId="04E796FA" w:rsidR="007116DC" w:rsidRDefault="007116DC" w:rsidP="007116DC">
            <w:pPr>
              <w:pStyle w:val="EngHangEnd"/>
            </w:pPr>
            <w:r>
              <w:t>And all his kind.</w:t>
            </w:r>
          </w:p>
        </w:tc>
        <w:tc>
          <w:tcPr>
            <w:tcW w:w="288" w:type="dxa"/>
          </w:tcPr>
          <w:p w14:paraId="41B66EC2" w14:textId="77777777" w:rsidR="007116DC" w:rsidRDefault="007116DC" w:rsidP="007116DC">
            <w:pPr>
              <w:pStyle w:val="CopticCross"/>
            </w:pPr>
          </w:p>
        </w:tc>
        <w:tc>
          <w:tcPr>
            <w:tcW w:w="288" w:type="dxa"/>
          </w:tcPr>
          <w:p w14:paraId="0EC3EC5C" w14:textId="77777777" w:rsidR="007116DC" w:rsidRDefault="007116DC" w:rsidP="007116DC">
            <w:pPr>
              <w:pStyle w:val="CopticCross"/>
            </w:pPr>
          </w:p>
        </w:tc>
        <w:tc>
          <w:tcPr>
            <w:tcW w:w="3960" w:type="dxa"/>
          </w:tcPr>
          <w:p w14:paraId="566E2405" w14:textId="77777777" w:rsidR="007116DC" w:rsidRDefault="007116DC" w:rsidP="007116DC">
            <w:pPr>
              <w:pStyle w:val="CopticVersemulti-line"/>
            </w:pPr>
            <w:r>
              <w:t>Ϯϣⲉⲡϩ̀ⲙⲟⲧ ⲛ̀ⲧⲟⲧⲕ:</w:t>
            </w:r>
          </w:p>
          <w:p w14:paraId="5A68A4F6" w14:textId="77777777" w:rsidR="007116DC" w:rsidRDefault="007116DC" w:rsidP="007116DC">
            <w:pPr>
              <w:pStyle w:val="CopticVersemulti-line"/>
            </w:pPr>
            <w:r>
              <w:t>Ⲫ̀ⲛⲟⲩϯ ⲙ̀Ⲡⲓⲥⲣⲁⲏⲗ:</w:t>
            </w:r>
          </w:p>
          <w:p w14:paraId="7B8D66B4" w14:textId="77777777" w:rsidR="007116DC" w:rsidRDefault="007116DC" w:rsidP="007116DC">
            <w:pPr>
              <w:pStyle w:val="CopticVersemulti-line"/>
            </w:pPr>
            <w:r>
              <w:t>ϫⲉ ⲁⲕⲛⲟϩⲉⲙ ⲛ̀Ⲁ̀ⲇⲁⲙ:</w:t>
            </w:r>
          </w:p>
          <w:p w14:paraId="011F6547" w14:textId="7AA9F276" w:rsidR="007116DC" w:rsidRDefault="007116DC" w:rsidP="007116DC">
            <w:pPr>
              <w:pStyle w:val="CopticVerse"/>
            </w:pPr>
            <w:r>
              <w:t>ⲛⲉⲙ ⲡⲉϥⲅⲉⲛⲟⲥ ⲧⲏⲣϥ.</w:t>
            </w:r>
          </w:p>
        </w:tc>
      </w:tr>
      <w:tr w:rsidR="007116DC" w14:paraId="2D675CDC" w14:textId="77777777" w:rsidTr="00135AF7">
        <w:trPr>
          <w:cantSplit/>
        </w:trPr>
        <w:tc>
          <w:tcPr>
            <w:tcW w:w="288" w:type="dxa"/>
          </w:tcPr>
          <w:p w14:paraId="51C786DA" w14:textId="0ED741BF" w:rsidR="007116DC" w:rsidRDefault="005925C4" w:rsidP="007116DC">
            <w:pPr>
              <w:pStyle w:val="CopticCross"/>
            </w:pPr>
            <w:r>
              <w:t>¿</w:t>
            </w:r>
          </w:p>
        </w:tc>
        <w:tc>
          <w:tcPr>
            <w:tcW w:w="3960" w:type="dxa"/>
          </w:tcPr>
          <w:p w14:paraId="30754D34" w14:textId="77777777" w:rsidR="007116DC" w:rsidRDefault="007116DC" w:rsidP="007116DC">
            <w:pPr>
              <w:pStyle w:val="EngHang"/>
            </w:pPr>
            <w:r>
              <w:t>I thank You,</w:t>
            </w:r>
          </w:p>
          <w:p w14:paraId="50035CEC" w14:textId="77777777" w:rsidR="007116DC" w:rsidRDefault="007116DC" w:rsidP="007116DC">
            <w:pPr>
              <w:pStyle w:val="EngHang"/>
            </w:pPr>
            <w:r>
              <w:t>O God of Israel,</w:t>
            </w:r>
          </w:p>
          <w:p w14:paraId="00E84F7F" w14:textId="77777777" w:rsidR="007116DC" w:rsidRDefault="007116DC" w:rsidP="007116DC">
            <w:pPr>
              <w:pStyle w:val="EngHang"/>
            </w:pPr>
            <w:r>
              <w:t>For You have sent</w:t>
            </w:r>
          </w:p>
          <w:p w14:paraId="29E57A10" w14:textId="701471BC" w:rsidR="007116DC" w:rsidRDefault="007116DC" w:rsidP="007116DC">
            <w:pPr>
              <w:pStyle w:val="EngHangEnd"/>
            </w:pPr>
            <w:r>
              <w:t>Your Apostles.</w:t>
            </w:r>
          </w:p>
        </w:tc>
        <w:tc>
          <w:tcPr>
            <w:tcW w:w="288" w:type="dxa"/>
          </w:tcPr>
          <w:p w14:paraId="6388879C" w14:textId="77777777" w:rsidR="007116DC" w:rsidRDefault="007116DC" w:rsidP="007116DC">
            <w:pPr>
              <w:pStyle w:val="CopticCross"/>
            </w:pPr>
          </w:p>
        </w:tc>
        <w:tc>
          <w:tcPr>
            <w:tcW w:w="288" w:type="dxa"/>
          </w:tcPr>
          <w:p w14:paraId="07C756AC" w14:textId="1E019B09" w:rsidR="007116DC" w:rsidRDefault="005925C4" w:rsidP="007116DC">
            <w:pPr>
              <w:pStyle w:val="CopticCross"/>
            </w:pPr>
            <w:r>
              <w:t>¿</w:t>
            </w:r>
          </w:p>
        </w:tc>
        <w:tc>
          <w:tcPr>
            <w:tcW w:w="3960" w:type="dxa"/>
          </w:tcPr>
          <w:p w14:paraId="64C7886F" w14:textId="77777777" w:rsidR="007116DC" w:rsidRDefault="007116DC" w:rsidP="007116DC">
            <w:pPr>
              <w:pStyle w:val="CopticVersemulti-line"/>
            </w:pPr>
            <w:r>
              <w:t>Ϯϣⲉⲡϩ̀ⲙⲟⲧ ⲛ̀ⲧⲟⲧⲕ:</w:t>
            </w:r>
          </w:p>
          <w:p w14:paraId="55C9F5FF" w14:textId="77777777" w:rsidR="007116DC" w:rsidRDefault="007116DC" w:rsidP="007116DC">
            <w:pPr>
              <w:pStyle w:val="CopticVersemulti-line"/>
            </w:pPr>
            <w:r>
              <w:t>Ⲫ̀ⲛⲟⲩϯ ⲙ̀Ⲡⲓⲥⲣⲁⲏⲗ:</w:t>
            </w:r>
          </w:p>
          <w:p w14:paraId="3FEF1227" w14:textId="77777777" w:rsidR="007116DC" w:rsidRDefault="007116DC" w:rsidP="007116DC">
            <w:pPr>
              <w:pStyle w:val="CopticVersemulti-line"/>
            </w:pPr>
            <w:r>
              <w:t>ϫⲉ ⲁⲕϩⲟⲛϩⲉⲛ ⲉ̀ⲧⲟⲧⲟⲩ:</w:t>
            </w:r>
          </w:p>
          <w:p w14:paraId="4EBC6B25" w14:textId="519825D4" w:rsidR="007116DC" w:rsidRDefault="007116DC" w:rsidP="007116DC">
            <w:pPr>
              <w:pStyle w:val="CopticVerse"/>
            </w:pPr>
            <w:r>
              <w:t>ⲛ̀ⲛⲉⲕⲁ̀ⲡⲟⲥⲧⲟⲗⲟⲥ.</w:t>
            </w:r>
          </w:p>
        </w:tc>
      </w:tr>
      <w:tr w:rsidR="007116DC" w14:paraId="6B8F59E5" w14:textId="77777777" w:rsidTr="00135AF7">
        <w:trPr>
          <w:cantSplit/>
        </w:trPr>
        <w:tc>
          <w:tcPr>
            <w:tcW w:w="288" w:type="dxa"/>
          </w:tcPr>
          <w:p w14:paraId="71622568" w14:textId="047D4C41" w:rsidR="007116DC" w:rsidRDefault="007116DC" w:rsidP="007116DC">
            <w:pPr>
              <w:pStyle w:val="CopticCross"/>
            </w:pPr>
          </w:p>
        </w:tc>
        <w:tc>
          <w:tcPr>
            <w:tcW w:w="3960" w:type="dxa"/>
          </w:tcPr>
          <w:p w14:paraId="687CBD44" w14:textId="77777777" w:rsidR="007116DC" w:rsidRDefault="007116DC" w:rsidP="007116DC">
            <w:pPr>
              <w:pStyle w:val="EngHang"/>
            </w:pPr>
            <w:r>
              <w:t>I thank You,</w:t>
            </w:r>
          </w:p>
          <w:p w14:paraId="77759F67" w14:textId="77777777" w:rsidR="007116DC" w:rsidRDefault="007116DC" w:rsidP="007116DC">
            <w:pPr>
              <w:pStyle w:val="EngHang"/>
            </w:pPr>
            <w:r>
              <w:t>O God of Israel,</w:t>
            </w:r>
          </w:p>
          <w:p w14:paraId="5F373FDD" w14:textId="77777777" w:rsidR="007116DC" w:rsidRDefault="007116DC" w:rsidP="007116DC">
            <w:pPr>
              <w:pStyle w:val="EngHang"/>
            </w:pPr>
            <w:r>
              <w:t>For You ascended</w:t>
            </w:r>
          </w:p>
          <w:p w14:paraId="1E572EDE" w14:textId="789E8AD1" w:rsidR="007116DC" w:rsidRDefault="007116DC" w:rsidP="007116DC">
            <w:pPr>
              <w:pStyle w:val="EngHangEnd"/>
            </w:pPr>
            <w:r>
              <w:t>To the highest heaven.</w:t>
            </w:r>
          </w:p>
        </w:tc>
        <w:tc>
          <w:tcPr>
            <w:tcW w:w="288" w:type="dxa"/>
          </w:tcPr>
          <w:p w14:paraId="11ADB625" w14:textId="77777777" w:rsidR="007116DC" w:rsidRDefault="007116DC" w:rsidP="007116DC">
            <w:pPr>
              <w:pStyle w:val="CopticCross"/>
            </w:pPr>
          </w:p>
        </w:tc>
        <w:tc>
          <w:tcPr>
            <w:tcW w:w="288" w:type="dxa"/>
          </w:tcPr>
          <w:p w14:paraId="50316575" w14:textId="67580456" w:rsidR="007116DC" w:rsidRDefault="007116DC" w:rsidP="007116DC">
            <w:pPr>
              <w:pStyle w:val="CopticCross"/>
            </w:pPr>
          </w:p>
        </w:tc>
        <w:tc>
          <w:tcPr>
            <w:tcW w:w="3960" w:type="dxa"/>
          </w:tcPr>
          <w:p w14:paraId="54F010AE" w14:textId="77777777" w:rsidR="007116DC" w:rsidRDefault="007116DC" w:rsidP="007116DC">
            <w:pPr>
              <w:pStyle w:val="CopticVersemulti-line"/>
            </w:pPr>
            <w:r>
              <w:t>Ϯϣⲉⲡϩ̀ⲙⲟⲧ ⲛ̀ⲧⲟⲧⲕ:</w:t>
            </w:r>
          </w:p>
          <w:p w14:paraId="18BCB4D0" w14:textId="77777777" w:rsidR="007116DC" w:rsidRDefault="007116DC" w:rsidP="007116DC">
            <w:pPr>
              <w:pStyle w:val="CopticVersemulti-line"/>
            </w:pPr>
            <w:r>
              <w:t>Ⲫ̀ⲛⲟⲩϯ ⲙ̀Ⲡⲓⲥⲣⲁⲏⲗ:</w:t>
            </w:r>
          </w:p>
          <w:p w14:paraId="1A713B9F" w14:textId="77777777" w:rsidR="007116DC" w:rsidRDefault="007116DC" w:rsidP="007116DC">
            <w:pPr>
              <w:pStyle w:val="CopticVersemulti-line"/>
            </w:pPr>
            <w:r>
              <w:t>ϫⲉ ⲁⲕϣⲉⲛⲁⲕ ⲉ̀ϩ̀ⲣⲏⲓ:</w:t>
            </w:r>
          </w:p>
          <w:p w14:paraId="03839F9F" w14:textId="0509151D" w:rsidR="007116DC" w:rsidRDefault="007116DC" w:rsidP="007116DC">
            <w:pPr>
              <w:pStyle w:val="CopticVerse"/>
            </w:pPr>
            <w:r>
              <w:t>ⲉ̀ⲡ̀ϣⲱⲓ ⲉ̀ⲛⲓⲫⲏⲟⲩⲓ̀.</w:t>
            </w:r>
          </w:p>
        </w:tc>
      </w:tr>
      <w:tr w:rsidR="007116DC" w14:paraId="305E8BD2" w14:textId="77777777" w:rsidTr="00135AF7">
        <w:trPr>
          <w:cantSplit/>
        </w:trPr>
        <w:tc>
          <w:tcPr>
            <w:tcW w:w="288" w:type="dxa"/>
          </w:tcPr>
          <w:p w14:paraId="75789CCD" w14:textId="77777777" w:rsidR="007116DC" w:rsidRDefault="007116DC" w:rsidP="007116DC">
            <w:pPr>
              <w:pStyle w:val="CopticCross"/>
            </w:pPr>
            <w:r>
              <w:lastRenderedPageBreak/>
              <w:t>¿</w:t>
            </w:r>
          </w:p>
        </w:tc>
        <w:tc>
          <w:tcPr>
            <w:tcW w:w="3960" w:type="dxa"/>
          </w:tcPr>
          <w:p w14:paraId="700F240A" w14:textId="77777777" w:rsidR="007116DC" w:rsidRDefault="007116DC" w:rsidP="007116DC">
            <w:pPr>
              <w:pStyle w:val="EngHang"/>
            </w:pPr>
            <w:r>
              <w:t>I thank You,</w:t>
            </w:r>
          </w:p>
          <w:p w14:paraId="2728447C" w14:textId="77777777" w:rsidR="007116DC" w:rsidRDefault="007116DC" w:rsidP="007116DC">
            <w:pPr>
              <w:pStyle w:val="EngHang"/>
            </w:pPr>
            <w:r>
              <w:t>O God of Israel,</w:t>
            </w:r>
          </w:p>
          <w:p w14:paraId="02D6F867" w14:textId="77777777" w:rsidR="007116DC" w:rsidRDefault="007116DC" w:rsidP="007116DC">
            <w:pPr>
              <w:pStyle w:val="EngHang"/>
            </w:pPr>
            <w:r>
              <w:t>For You sat</w:t>
            </w:r>
          </w:p>
          <w:p w14:paraId="2B0DD505" w14:textId="26A671D0" w:rsidR="007116DC" w:rsidRDefault="007116DC" w:rsidP="007116DC">
            <w:pPr>
              <w:pStyle w:val="EngHangEnd"/>
            </w:pPr>
            <w:r>
              <w:t>At the right hand of the Pantocrator.</w:t>
            </w:r>
          </w:p>
        </w:tc>
        <w:tc>
          <w:tcPr>
            <w:tcW w:w="288" w:type="dxa"/>
          </w:tcPr>
          <w:p w14:paraId="4CB1E00E" w14:textId="77777777" w:rsidR="007116DC" w:rsidRDefault="007116DC" w:rsidP="007116DC">
            <w:pPr>
              <w:pStyle w:val="CopticCross"/>
            </w:pPr>
          </w:p>
        </w:tc>
        <w:tc>
          <w:tcPr>
            <w:tcW w:w="288" w:type="dxa"/>
          </w:tcPr>
          <w:p w14:paraId="5EED5E9D" w14:textId="77777777" w:rsidR="007116DC" w:rsidRDefault="007116DC" w:rsidP="007116DC">
            <w:pPr>
              <w:pStyle w:val="CopticCross"/>
            </w:pPr>
            <w:r>
              <w:t>¿</w:t>
            </w:r>
          </w:p>
        </w:tc>
        <w:tc>
          <w:tcPr>
            <w:tcW w:w="3960" w:type="dxa"/>
          </w:tcPr>
          <w:p w14:paraId="487B9E8D" w14:textId="77777777" w:rsidR="007116DC" w:rsidRDefault="007116DC" w:rsidP="007116DC">
            <w:pPr>
              <w:pStyle w:val="CopticVersemulti-line"/>
            </w:pPr>
            <w:r>
              <w:t>Ϯϣⲉⲡϩ̀ⲙⲟⲧ ⲛ̀ⲧⲟⲧⲕ:</w:t>
            </w:r>
          </w:p>
          <w:p w14:paraId="497E56B9" w14:textId="77777777" w:rsidR="007116DC" w:rsidRDefault="007116DC" w:rsidP="007116DC">
            <w:pPr>
              <w:pStyle w:val="CopticVersemulti-line"/>
            </w:pPr>
            <w:r>
              <w:t>Ⲫ̀ⲛⲟⲩϯ ⲙ̀Ⲡⲓⲥⲣⲁⲏⲗ:</w:t>
            </w:r>
          </w:p>
          <w:p w14:paraId="0ED1C656" w14:textId="77777777" w:rsidR="007116DC" w:rsidRDefault="007116DC" w:rsidP="007116DC">
            <w:pPr>
              <w:pStyle w:val="CopticVersemulti-line"/>
            </w:pPr>
            <w:r>
              <w:t>ϫⲉ ⲁⲕϩⲉⲙⲥⲓ ⲥⲁⲟⲩⲓ̀ⲛⲁⲙ:</w:t>
            </w:r>
          </w:p>
          <w:p w14:paraId="32959AC0" w14:textId="20B27D87" w:rsidR="007116DC" w:rsidRDefault="007116DC" w:rsidP="007116DC">
            <w:pPr>
              <w:pStyle w:val="CopticVerse"/>
            </w:pPr>
            <w:r>
              <w:t>ⲙ̀Ⲡⲓⲡⲁⲛⲧⲟⲕⲣⲁⲧⲱⲣ.</w:t>
            </w:r>
          </w:p>
        </w:tc>
      </w:tr>
      <w:tr w:rsidR="007116DC" w14:paraId="563489C2" w14:textId="77777777" w:rsidTr="00135AF7">
        <w:trPr>
          <w:cantSplit/>
        </w:trPr>
        <w:tc>
          <w:tcPr>
            <w:tcW w:w="288" w:type="dxa"/>
          </w:tcPr>
          <w:p w14:paraId="3626C97C" w14:textId="77777777" w:rsidR="007116DC" w:rsidRDefault="007116DC" w:rsidP="007116DC">
            <w:pPr>
              <w:pStyle w:val="CopticCross"/>
            </w:pPr>
          </w:p>
        </w:tc>
        <w:tc>
          <w:tcPr>
            <w:tcW w:w="3960" w:type="dxa"/>
          </w:tcPr>
          <w:p w14:paraId="26BBB734" w14:textId="77777777" w:rsidR="007116DC" w:rsidRDefault="007116DC" w:rsidP="007116DC">
            <w:pPr>
              <w:pStyle w:val="EngHang"/>
            </w:pPr>
            <w:r>
              <w:t>I thank You,</w:t>
            </w:r>
          </w:p>
          <w:p w14:paraId="4BF9A268" w14:textId="77777777" w:rsidR="007116DC" w:rsidRDefault="007116DC" w:rsidP="007116DC">
            <w:pPr>
              <w:pStyle w:val="EngHang"/>
            </w:pPr>
            <w:r>
              <w:t>O God of Israel,</w:t>
            </w:r>
          </w:p>
          <w:p w14:paraId="648E1F2E" w14:textId="77777777" w:rsidR="007116DC" w:rsidRDefault="007116DC" w:rsidP="007116DC">
            <w:pPr>
              <w:pStyle w:val="EngHang"/>
            </w:pPr>
            <w:r>
              <w:t>For You will come again</w:t>
            </w:r>
          </w:p>
          <w:p w14:paraId="1CB38201" w14:textId="4C3A14B5" w:rsidR="007116DC" w:rsidRDefault="007116DC" w:rsidP="007116DC">
            <w:pPr>
              <w:pStyle w:val="EngHangEnd"/>
            </w:pPr>
            <w:r>
              <w:t>To judge the whole world.</w:t>
            </w:r>
          </w:p>
        </w:tc>
        <w:tc>
          <w:tcPr>
            <w:tcW w:w="288" w:type="dxa"/>
          </w:tcPr>
          <w:p w14:paraId="2D8F241A" w14:textId="77777777" w:rsidR="007116DC" w:rsidRDefault="007116DC" w:rsidP="007116DC">
            <w:pPr>
              <w:pStyle w:val="CopticCross"/>
            </w:pPr>
          </w:p>
        </w:tc>
        <w:tc>
          <w:tcPr>
            <w:tcW w:w="288" w:type="dxa"/>
          </w:tcPr>
          <w:p w14:paraId="6768B4B6" w14:textId="77777777" w:rsidR="007116DC" w:rsidRDefault="007116DC" w:rsidP="007116DC">
            <w:pPr>
              <w:pStyle w:val="CopticCross"/>
            </w:pPr>
          </w:p>
        </w:tc>
        <w:tc>
          <w:tcPr>
            <w:tcW w:w="3960" w:type="dxa"/>
          </w:tcPr>
          <w:p w14:paraId="7A8664ED" w14:textId="77777777" w:rsidR="007116DC" w:rsidRDefault="007116DC" w:rsidP="007116DC">
            <w:pPr>
              <w:pStyle w:val="CopticVersemulti-line"/>
            </w:pPr>
            <w:r>
              <w:t>Ϯϣⲉⲡϩ̀ⲙⲟⲧ ⲛ̀ⲧⲟⲧⲕ:</w:t>
            </w:r>
          </w:p>
          <w:p w14:paraId="10DAE3D8" w14:textId="77777777" w:rsidR="007116DC" w:rsidRDefault="007116DC" w:rsidP="007116DC">
            <w:pPr>
              <w:pStyle w:val="CopticVersemulti-line"/>
            </w:pPr>
            <w:r>
              <w:t>Ⲫ̀ⲛⲟⲩϯ ⲙ̀Ⲡⲓⲥⲣⲁⲏⲗ:</w:t>
            </w:r>
          </w:p>
          <w:p w14:paraId="38637FCE" w14:textId="77777777" w:rsidR="007116DC" w:rsidRDefault="007116DC" w:rsidP="007116DC">
            <w:pPr>
              <w:pStyle w:val="CopticVersemulti-line"/>
            </w:pPr>
            <w:r>
              <w:t>ϫⲉ ⲉⲕⲉ̀ⲓ̀ ⲉ̀ϯϩⲁⲡ:</w:t>
            </w:r>
          </w:p>
          <w:p w14:paraId="0F33EDC0" w14:textId="5C2ACD5D" w:rsidR="007116DC" w:rsidRDefault="007116DC" w:rsidP="007116DC">
            <w:pPr>
              <w:pStyle w:val="CopticVerse"/>
            </w:pPr>
            <w:r>
              <w:t>ⲉ̀ϯⲟⲓⲕⲟⲩⲙⲉⲛⲏ.</w:t>
            </w:r>
          </w:p>
        </w:tc>
      </w:tr>
      <w:tr w:rsidR="007116DC" w14:paraId="1A7D7793" w14:textId="77777777" w:rsidTr="00135AF7">
        <w:trPr>
          <w:cantSplit/>
        </w:trPr>
        <w:tc>
          <w:tcPr>
            <w:tcW w:w="288" w:type="dxa"/>
          </w:tcPr>
          <w:p w14:paraId="3895BB5B" w14:textId="0F0684E2" w:rsidR="007116DC" w:rsidRDefault="005925C4" w:rsidP="007116DC">
            <w:pPr>
              <w:pStyle w:val="CopticCross"/>
            </w:pPr>
            <w:r>
              <w:t>¿</w:t>
            </w:r>
          </w:p>
        </w:tc>
        <w:tc>
          <w:tcPr>
            <w:tcW w:w="3960" w:type="dxa"/>
          </w:tcPr>
          <w:p w14:paraId="354CCDD8" w14:textId="77777777" w:rsidR="007116DC" w:rsidRDefault="007116DC" w:rsidP="007116DC">
            <w:pPr>
              <w:pStyle w:val="EngHang"/>
            </w:pPr>
            <w:r>
              <w:t>I thank You,</w:t>
            </w:r>
          </w:p>
          <w:p w14:paraId="0439727F" w14:textId="77777777" w:rsidR="007116DC" w:rsidRDefault="007116DC" w:rsidP="007116DC">
            <w:pPr>
              <w:pStyle w:val="EngHang"/>
            </w:pPr>
            <w:r>
              <w:t>O God of Israel,</w:t>
            </w:r>
          </w:p>
          <w:p w14:paraId="48A38EDE" w14:textId="77777777" w:rsidR="007116DC" w:rsidRDefault="007116DC" w:rsidP="007116DC">
            <w:pPr>
              <w:pStyle w:val="EngHang"/>
            </w:pPr>
            <w:r>
              <w:t>Accord to me mercy,</w:t>
            </w:r>
          </w:p>
          <w:p w14:paraId="6FB26445" w14:textId="7CAA5414" w:rsidR="007116DC" w:rsidRDefault="007116DC" w:rsidP="007116DC">
            <w:pPr>
              <w:pStyle w:val="EngHangEnd"/>
            </w:pPr>
            <w:r>
              <w:t>And forgiveness of sins.</w:t>
            </w:r>
          </w:p>
        </w:tc>
        <w:tc>
          <w:tcPr>
            <w:tcW w:w="288" w:type="dxa"/>
          </w:tcPr>
          <w:p w14:paraId="29BD9E75" w14:textId="77777777" w:rsidR="007116DC" w:rsidRDefault="007116DC" w:rsidP="007116DC">
            <w:pPr>
              <w:pStyle w:val="CopticCross"/>
            </w:pPr>
          </w:p>
        </w:tc>
        <w:tc>
          <w:tcPr>
            <w:tcW w:w="288" w:type="dxa"/>
          </w:tcPr>
          <w:p w14:paraId="6A74BDDA" w14:textId="453538CB" w:rsidR="007116DC" w:rsidRDefault="005925C4" w:rsidP="007116DC">
            <w:pPr>
              <w:pStyle w:val="CopticCross"/>
            </w:pPr>
            <w:r>
              <w:t>¿</w:t>
            </w:r>
          </w:p>
        </w:tc>
        <w:tc>
          <w:tcPr>
            <w:tcW w:w="3960" w:type="dxa"/>
          </w:tcPr>
          <w:p w14:paraId="71154638" w14:textId="77777777" w:rsidR="007116DC" w:rsidRDefault="007116DC" w:rsidP="007116DC">
            <w:pPr>
              <w:pStyle w:val="CopticVersemulti-line"/>
            </w:pPr>
            <w:r>
              <w:t>Ϯϣⲉⲡϩ̀ⲙⲟⲧ ⲉ̀ⲧⲟⲧⲕ:</w:t>
            </w:r>
          </w:p>
          <w:p w14:paraId="5833BF97" w14:textId="77777777" w:rsidR="007116DC" w:rsidRDefault="007116DC" w:rsidP="007116DC">
            <w:pPr>
              <w:pStyle w:val="CopticVersemulti-line"/>
            </w:pPr>
            <w:r>
              <w:t>Ⲫ̀ⲛⲟⲩϯ ⲙ̀Ⲡⲓⲥⲣⲁⲏⲗ:</w:t>
            </w:r>
          </w:p>
          <w:p w14:paraId="5449D766" w14:textId="77777777" w:rsidR="007116DC" w:rsidRDefault="007116DC" w:rsidP="007116DC">
            <w:pPr>
              <w:pStyle w:val="CopticVersemulti-line"/>
            </w:pPr>
            <w:r>
              <w:t>ⲙⲟⲓ ⲛⲏⲓ ⲛ̀ⲟⲩⲛⲁⲓ:</w:t>
            </w:r>
          </w:p>
          <w:p w14:paraId="5D517EE1" w14:textId="2FD95233" w:rsidR="007116DC" w:rsidRDefault="007116DC" w:rsidP="007116DC">
            <w:pPr>
              <w:pStyle w:val="CopticVerse"/>
            </w:pPr>
            <w:r>
              <w:t>ⲛⲉⲙ ⲟⲩⲭⲱ ⲉ̀ⲃⲟⲗ.</w:t>
            </w:r>
          </w:p>
        </w:tc>
      </w:tr>
      <w:tr w:rsidR="007116DC" w14:paraId="60E10A58" w14:textId="77777777" w:rsidTr="00135AF7">
        <w:trPr>
          <w:cantSplit/>
        </w:trPr>
        <w:tc>
          <w:tcPr>
            <w:tcW w:w="288" w:type="dxa"/>
          </w:tcPr>
          <w:p w14:paraId="5A610337" w14:textId="36D81478" w:rsidR="007116DC" w:rsidRDefault="007116DC" w:rsidP="007116DC">
            <w:pPr>
              <w:pStyle w:val="CopticCross"/>
            </w:pPr>
          </w:p>
        </w:tc>
        <w:tc>
          <w:tcPr>
            <w:tcW w:w="3960" w:type="dxa"/>
          </w:tcPr>
          <w:p w14:paraId="765B2613" w14:textId="77777777" w:rsidR="007116DC" w:rsidRDefault="007116DC" w:rsidP="007116DC">
            <w:pPr>
              <w:pStyle w:val="EngHang"/>
            </w:pPr>
            <w:r>
              <w:t>I thank You,</w:t>
            </w:r>
          </w:p>
          <w:p w14:paraId="4960AACC" w14:textId="77777777" w:rsidR="007116DC" w:rsidRDefault="007116DC" w:rsidP="007116DC">
            <w:pPr>
              <w:pStyle w:val="EngHang"/>
            </w:pPr>
            <w:r>
              <w:t>O God of Israel,</w:t>
            </w:r>
          </w:p>
          <w:p w14:paraId="4BCB7237" w14:textId="77777777" w:rsidR="007116DC" w:rsidRDefault="007116DC" w:rsidP="007116DC">
            <w:pPr>
              <w:pStyle w:val="EngHang"/>
            </w:pPr>
            <w:r>
              <w:t>Absolve and remit</w:t>
            </w:r>
          </w:p>
          <w:p w14:paraId="4CE05212" w14:textId="4B9E2266" w:rsidR="007116DC" w:rsidRDefault="007116DC" w:rsidP="007116DC">
            <w:pPr>
              <w:pStyle w:val="EngHangEnd"/>
            </w:pPr>
            <w:r>
              <w:t>All our iniquities.</w:t>
            </w:r>
          </w:p>
        </w:tc>
        <w:tc>
          <w:tcPr>
            <w:tcW w:w="288" w:type="dxa"/>
          </w:tcPr>
          <w:p w14:paraId="54B957A7" w14:textId="77777777" w:rsidR="007116DC" w:rsidRDefault="007116DC" w:rsidP="007116DC">
            <w:pPr>
              <w:pStyle w:val="CopticCross"/>
            </w:pPr>
          </w:p>
        </w:tc>
        <w:tc>
          <w:tcPr>
            <w:tcW w:w="288" w:type="dxa"/>
          </w:tcPr>
          <w:p w14:paraId="656476B6" w14:textId="761C24DB" w:rsidR="007116DC" w:rsidRDefault="007116DC" w:rsidP="007116DC">
            <w:pPr>
              <w:pStyle w:val="CopticCross"/>
            </w:pPr>
          </w:p>
        </w:tc>
        <w:tc>
          <w:tcPr>
            <w:tcW w:w="3960" w:type="dxa"/>
          </w:tcPr>
          <w:p w14:paraId="3F3348D1" w14:textId="77777777" w:rsidR="007116DC" w:rsidRDefault="007116DC" w:rsidP="007116DC">
            <w:pPr>
              <w:pStyle w:val="CopticVersemulti-line"/>
            </w:pPr>
            <w:r>
              <w:t>Ϯϣⲉⲡϩ̀ⲙⲟⲧ ⲛ̀ⲧⲟⲧⲕ:</w:t>
            </w:r>
          </w:p>
          <w:p w14:paraId="2D7D4F0C" w14:textId="77777777" w:rsidR="007116DC" w:rsidRDefault="007116DC" w:rsidP="007116DC">
            <w:pPr>
              <w:pStyle w:val="CopticVersemulti-line"/>
            </w:pPr>
            <w:r>
              <w:t>Ⲫ̀ⲛⲟⲩϯ ⲙ̀Ⲡⲓⲥⲣⲁⲏⲗ:</w:t>
            </w:r>
          </w:p>
          <w:p w14:paraId="3B4E4006" w14:textId="77777777" w:rsidR="007116DC" w:rsidRDefault="007116DC" w:rsidP="007116DC">
            <w:pPr>
              <w:pStyle w:val="CopticVersemulti-line"/>
            </w:pPr>
            <w:r>
              <w:t>ⲁ̀ⲣⲓⲥⲩⲛⲭⲱⲣⲓⲛ:</w:t>
            </w:r>
          </w:p>
          <w:p w14:paraId="0E189A38" w14:textId="43FAF6A7" w:rsidR="007116DC" w:rsidRDefault="007116DC" w:rsidP="007116DC">
            <w:pPr>
              <w:pStyle w:val="CopticVerse"/>
            </w:pPr>
            <w:r>
              <w:t>ⲛ̀ⲛⲉⲛⲡⲁⲣⲁⲡ̀ⲧⲱⲙⲁ.</w:t>
            </w:r>
          </w:p>
        </w:tc>
      </w:tr>
      <w:tr w:rsidR="007116DC" w14:paraId="7E470295" w14:textId="77777777" w:rsidTr="00135AF7">
        <w:trPr>
          <w:cantSplit/>
        </w:trPr>
        <w:tc>
          <w:tcPr>
            <w:tcW w:w="288" w:type="dxa"/>
          </w:tcPr>
          <w:p w14:paraId="3456AE0F" w14:textId="77777777" w:rsidR="007116DC" w:rsidRDefault="007116DC" w:rsidP="007116DC">
            <w:pPr>
              <w:pStyle w:val="CopticCross"/>
            </w:pPr>
            <w:r>
              <w:t>¿</w:t>
            </w:r>
          </w:p>
        </w:tc>
        <w:tc>
          <w:tcPr>
            <w:tcW w:w="3960" w:type="dxa"/>
          </w:tcPr>
          <w:p w14:paraId="79D49A87" w14:textId="77777777" w:rsidR="007116DC" w:rsidRDefault="007116DC" w:rsidP="007116DC">
            <w:pPr>
              <w:pStyle w:val="EngHang"/>
            </w:pPr>
            <w:r>
              <w:t>I thank You,</w:t>
            </w:r>
          </w:p>
          <w:p w14:paraId="4A80FD9A" w14:textId="77777777" w:rsidR="007116DC" w:rsidRDefault="007116DC" w:rsidP="007116DC">
            <w:pPr>
              <w:pStyle w:val="EngHang"/>
            </w:pPr>
            <w:r>
              <w:t>O God of Isreal.</w:t>
            </w:r>
          </w:p>
          <w:p w14:paraId="013BC850" w14:textId="77777777" w:rsidR="007116DC" w:rsidRDefault="007116DC" w:rsidP="007116DC">
            <w:pPr>
              <w:pStyle w:val="EngHang"/>
            </w:pPr>
            <w:r>
              <w:t>We glorify Your Name,</w:t>
            </w:r>
          </w:p>
          <w:p w14:paraId="4A72F8A2" w14:textId="525DBC6A" w:rsidR="007116DC" w:rsidRDefault="007116DC" w:rsidP="007116DC">
            <w:pPr>
              <w:pStyle w:val="EngHangEnd"/>
            </w:pPr>
            <w:r>
              <w:t>And worship You according to Your great mercy.</w:t>
            </w:r>
          </w:p>
        </w:tc>
        <w:tc>
          <w:tcPr>
            <w:tcW w:w="288" w:type="dxa"/>
          </w:tcPr>
          <w:p w14:paraId="37B948BA" w14:textId="77777777" w:rsidR="007116DC" w:rsidRDefault="007116DC" w:rsidP="007116DC">
            <w:pPr>
              <w:pStyle w:val="CopticCross"/>
            </w:pPr>
          </w:p>
        </w:tc>
        <w:tc>
          <w:tcPr>
            <w:tcW w:w="288" w:type="dxa"/>
          </w:tcPr>
          <w:p w14:paraId="5A27D44C" w14:textId="77777777" w:rsidR="007116DC" w:rsidRDefault="007116DC" w:rsidP="007116DC">
            <w:pPr>
              <w:pStyle w:val="CopticCross"/>
            </w:pPr>
            <w:r>
              <w:t>¿</w:t>
            </w:r>
          </w:p>
        </w:tc>
        <w:tc>
          <w:tcPr>
            <w:tcW w:w="3960" w:type="dxa"/>
          </w:tcPr>
          <w:p w14:paraId="0DD541A8" w14:textId="77777777" w:rsidR="007116DC" w:rsidRDefault="007116DC" w:rsidP="007116DC">
            <w:pPr>
              <w:pStyle w:val="CopticVersemulti-line"/>
            </w:pPr>
            <w:r>
              <w:t>Ϯϣⲉⲡϩ̀ⲙⲟⲧ ⲛ̀ⲧⲟⲧⲕ:</w:t>
            </w:r>
          </w:p>
          <w:p w14:paraId="49448D77" w14:textId="77777777" w:rsidR="007116DC" w:rsidRDefault="007116DC" w:rsidP="007116DC">
            <w:pPr>
              <w:pStyle w:val="CopticVersemulti-line"/>
            </w:pPr>
            <w:r>
              <w:t>Ⲫ̀ⲛⲟⲩϯ ⲙ̀Ⲡⲓⲥⲁⲣⲏⲗ:</w:t>
            </w:r>
          </w:p>
          <w:p w14:paraId="65F3FA5A" w14:textId="77777777" w:rsidR="007116DC" w:rsidRDefault="007116DC" w:rsidP="007116DC">
            <w:pPr>
              <w:pStyle w:val="CopticVersemulti-line"/>
            </w:pPr>
            <w:r>
              <w:t>ϯϯⲱ̀ⲟⲩ ⲱ̀ⲡⲉⲕⲣⲁⲛ:</w:t>
            </w:r>
          </w:p>
          <w:p w14:paraId="78415AD8" w14:textId="5BD82CA7" w:rsidR="007116DC" w:rsidRDefault="007116DC" w:rsidP="007116DC">
            <w:pPr>
              <w:pStyle w:val="CopticVerse"/>
            </w:pPr>
            <w:r>
              <w:t>ⲟⲩⲟϩ ⲧⲉⲛⲟⲩⲱϣⲧ ⲙ̀ⲙⲟⲕ ⲕⲁⲧⲁ ⲡⲉⲕⲛⲓϣϯ ⲛ̀ⲛⲁⲓ.</w:t>
            </w:r>
          </w:p>
        </w:tc>
      </w:tr>
      <w:tr w:rsidR="007116DC" w14:paraId="2F3BCB44" w14:textId="77777777" w:rsidTr="00135AF7">
        <w:trPr>
          <w:cantSplit/>
        </w:trPr>
        <w:tc>
          <w:tcPr>
            <w:tcW w:w="288" w:type="dxa"/>
          </w:tcPr>
          <w:p w14:paraId="053B008C" w14:textId="77777777" w:rsidR="007116DC" w:rsidRDefault="007116DC" w:rsidP="007116DC">
            <w:pPr>
              <w:pStyle w:val="CopticCross"/>
            </w:pPr>
          </w:p>
        </w:tc>
        <w:tc>
          <w:tcPr>
            <w:tcW w:w="3960" w:type="dxa"/>
          </w:tcPr>
          <w:p w14:paraId="11BDF071" w14:textId="77777777" w:rsidR="007116DC" w:rsidRDefault="007116DC" w:rsidP="007116DC">
            <w:pPr>
              <w:pStyle w:val="EngHang"/>
            </w:pPr>
            <w:r>
              <w:t>And whenever we</w:t>
            </w:r>
          </w:p>
          <w:p w14:paraId="6F1818A9" w14:textId="77777777" w:rsidR="007116DC" w:rsidRDefault="007116DC" w:rsidP="007116DC">
            <w:pPr>
              <w:pStyle w:val="EngHang"/>
            </w:pPr>
            <w:r>
              <w:t>Gather for prayer,</w:t>
            </w:r>
          </w:p>
          <w:p w14:paraId="02731D7C" w14:textId="77777777" w:rsidR="007116DC" w:rsidRDefault="007116DC" w:rsidP="007116DC">
            <w:pPr>
              <w:pStyle w:val="EngHang"/>
            </w:pPr>
            <w:r>
              <w:t>Let us bless the Name,</w:t>
            </w:r>
          </w:p>
          <w:p w14:paraId="5520B966" w14:textId="2E56E5FD" w:rsidR="007116DC" w:rsidRDefault="007116DC" w:rsidP="007116DC">
            <w:pPr>
              <w:pStyle w:val="EngHangEnd"/>
            </w:pPr>
            <w:r>
              <w:t>Of my Lord Jesus.</w:t>
            </w:r>
          </w:p>
        </w:tc>
        <w:tc>
          <w:tcPr>
            <w:tcW w:w="288" w:type="dxa"/>
          </w:tcPr>
          <w:p w14:paraId="63756647" w14:textId="77777777" w:rsidR="007116DC" w:rsidRDefault="007116DC" w:rsidP="007116DC">
            <w:pPr>
              <w:pStyle w:val="CopticCross"/>
            </w:pPr>
          </w:p>
        </w:tc>
        <w:tc>
          <w:tcPr>
            <w:tcW w:w="288" w:type="dxa"/>
          </w:tcPr>
          <w:p w14:paraId="29E1A509" w14:textId="77777777" w:rsidR="007116DC" w:rsidRDefault="007116DC" w:rsidP="007116DC">
            <w:pPr>
              <w:pStyle w:val="CopticCross"/>
            </w:pPr>
          </w:p>
        </w:tc>
        <w:tc>
          <w:tcPr>
            <w:tcW w:w="3960" w:type="dxa"/>
          </w:tcPr>
          <w:p w14:paraId="0F35FA55" w14:textId="77777777" w:rsidR="007116DC" w:rsidRDefault="007116DC" w:rsidP="007116DC">
            <w:pPr>
              <w:pStyle w:val="CopticVersemulti-line"/>
            </w:pPr>
            <w:r>
              <w:t>Ⲗⲟⲓⲡⲟⲛ ⲁⲛϣⲁⲛⲑⲱⲟⲩϯ:</w:t>
            </w:r>
          </w:p>
          <w:p w14:paraId="24D1456E" w14:textId="77777777" w:rsidR="007116DC" w:rsidRDefault="007116DC" w:rsidP="007116DC">
            <w:pPr>
              <w:pStyle w:val="CopticVersemulti-line"/>
            </w:pPr>
            <w:r>
              <w:t>ⲉ̀ϯⲡ̀ⲣⲟⲥⲉⲩⲭⲏ:</w:t>
            </w:r>
          </w:p>
          <w:p w14:paraId="0B61496E" w14:textId="77777777" w:rsidR="007116DC" w:rsidRDefault="007116DC" w:rsidP="007116DC">
            <w:pPr>
              <w:pStyle w:val="CopticVersemulti-line"/>
            </w:pPr>
            <w:r>
              <w:t>ⲙⲁⲣⲉⲛⲥ̀ⲙⲟⲩ ⲉ̀ⲡⲓⲣⲁⲛ:</w:t>
            </w:r>
          </w:p>
          <w:p w14:paraId="4CE2AE0B" w14:textId="2E4ACAD7" w:rsidR="007116DC" w:rsidRDefault="007116DC" w:rsidP="007116DC">
            <w:pPr>
              <w:pStyle w:val="CopticVerse"/>
            </w:pPr>
            <w:r>
              <w:t>ⲛ̀ⲧⲉ Ⲡⲁϭⲟⲓⲥ Ⲓⲏⲥⲟⲩⲥ.</w:t>
            </w:r>
          </w:p>
        </w:tc>
      </w:tr>
      <w:tr w:rsidR="007116DC" w14:paraId="5DA7A09B" w14:textId="77777777" w:rsidTr="00135AF7">
        <w:trPr>
          <w:cantSplit/>
        </w:trPr>
        <w:tc>
          <w:tcPr>
            <w:tcW w:w="288" w:type="dxa"/>
          </w:tcPr>
          <w:p w14:paraId="23F1BF6E" w14:textId="36112043" w:rsidR="007116DC" w:rsidRDefault="005925C4" w:rsidP="007116DC">
            <w:pPr>
              <w:pStyle w:val="CopticCross"/>
            </w:pPr>
            <w:r>
              <w:lastRenderedPageBreak/>
              <w:t>¿</w:t>
            </w:r>
          </w:p>
        </w:tc>
        <w:tc>
          <w:tcPr>
            <w:tcW w:w="3960" w:type="dxa"/>
          </w:tcPr>
          <w:p w14:paraId="50C04764" w14:textId="77777777" w:rsidR="007116DC" w:rsidRDefault="007116DC" w:rsidP="007116DC">
            <w:pPr>
              <w:pStyle w:val="EngHang"/>
            </w:pPr>
            <w:r>
              <w:t>We bless You,</w:t>
            </w:r>
          </w:p>
          <w:p w14:paraId="2D260A89" w14:textId="77777777" w:rsidR="007116DC" w:rsidRDefault="007116DC" w:rsidP="007116DC">
            <w:pPr>
              <w:pStyle w:val="EngHang"/>
            </w:pPr>
            <w:r>
              <w:t>O my Lord Jesus,</w:t>
            </w:r>
          </w:p>
          <w:p w14:paraId="171D7B8D" w14:textId="77777777" w:rsidR="007116DC" w:rsidRDefault="007116DC" w:rsidP="007116DC">
            <w:pPr>
              <w:pStyle w:val="EngHang"/>
            </w:pPr>
            <w:r>
              <w:t>Keep us through Your Name,</w:t>
            </w:r>
          </w:p>
          <w:p w14:paraId="40DF3370" w14:textId="4AB13124" w:rsidR="007116DC" w:rsidRDefault="007116DC" w:rsidP="007116DC">
            <w:pPr>
              <w:pStyle w:val="EngHangEnd"/>
            </w:pPr>
            <w:r>
              <w:t>Fro we have hope in You.</w:t>
            </w:r>
          </w:p>
        </w:tc>
        <w:tc>
          <w:tcPr>
            <w:tcW w:w="288" w:type="dxa"/>
          </w:tcPr>
          <w:p w14:paraId="4DC53630" w14:textId="77777777" w:rsidR="007116DC" w:rsidRDefault="007116DC" w:rsidP="007116DC">
            <w:pPr>
              <w:pStyle w:val="CopticCross"/>
            </w:pPr>
          </w:p>
        </w:tc>
        <w:tc>
          <w:tcPr>
            <w:tcW w:w="288" w:type="dxa"/>
          </w:tcPr>
          <w:p w14:paraId="21BCBBDC" w14:textId="66EF0044" w:rsidR="007116DC" w:rsidRDefault="005925C4" w:rsidP="007116DC">
            <w:pPr>
              <w:pStyle w:val="CopticCross"/>
            </w:pPr>
            <w:r>
              <w:t>¿</w:t>
            </w:r>
          </w:p>
        </w:tc>
        <w:tc>
          <w:tcPr>
            <w:tcW w:w="3960" w:type="dxa"/>
          </w:tcPr>
          <w:p w14:paraId="065477B2" w14:textId="77777777" w:rsidR="007116DC" w:rsidRDefault="007116DC" w:rsidP="007116DC">
            <w:pPr>
              <w:pStyle w:val="CopticVersemulti-line"/>
            </w:pPr>
            <w:r>
              <w:t>Ϫⲉ ⲧⲉⲛⲛⲁⲥ̀ⲙⲟⲩ ⲉ̀ⲣⲟⲕ:</w:t>
            </w:r>
          </w:p>
          <w:p w14:paraId="7180961E" w14:textId="77777777" w:rsidR="007116DC" w:rsidRDefault="007116DC" w:rsidP="007116DC">
            <w:pPr>
              <w:pStyle w:val="CopticVersemulti-line"/>
            </w:pPr>
            <w:r>
              <w:t>ⲱ̀ Ⲡⲁϭⲟⲓⲥ Ⲓⲏⲥⲟⲩⲥ:</w:t>
            </w:r>
          </w:p>
          <w:p w14:paraId="6D0BEE6A" w14:textId="77777777" w:rsidR="007116DC" w:rsidRDefault="007116DC" w:rsidP="007116DC">
            <w:pPr>
              <w:pStyle w:val="CopticVersemulti-line"/>
            </w:pPr>
            <w:r>
              <w:t>ⲛⲁϩⲙⲉⲛ ϧⲉⲛ Ⲡⲉⲕⲣⲁⲛ:</w:t>
            </w:r>
          </w:p>
          <w:p w14:paraId="73A6B62C" w14:textId="7DC63989" w:rsidR="007116DC" w:rsidRDefault="007116DC" w:rsidP="007116DC">
            <w:pPr>
              <w:pStyle w:val="CopticVerse"/>
            </w:pPr>
            <w:r>
              <w:t>ϫⲉ ⲁⲛⲉⲣϩⲉⲗⲡⲓⲥ ⲉ̀ⲣⲟⲕ.</w:t>
            </w:r>
          </w:p>
        </w:tc>
      </w:tr>
      <w:tr w:rsidR="007116DC" w14:paraId="5957647F" w14:textId="77777777" w:rsidTr="00135AF7">
        <w:trPr>
          <w:cantSplit/>
        </w:trPr>
        <w:tc>
          <w:tcPr>
            <w:tcW w:w="288" w:type="dxa"/>
          </w:tcPr>
          <w:p w14:paraId="02C9466F" w14:textId="0BA1A3AA" w:rsidR="007116DC" w:rsidRDefault="007116DC" w:rsidP="007116DC">
            <w:pPr>
              <w:pStyle w:val="CopticCross"/>
            </w:pPr>
          </w:p>
        </w:tc>
        <w:tc>
          <w:tcPr>
            <w:tcW w:w="3960" w:type="dxa"/>
          </w:tcPr>
          <w:p w14:paraId="557694C5" w14:textId="77777777" w:rsidR="007116DC" w:rsidRDefault="007116DC" w:rsidP="007116DC">
            <w:pPr>
              <w:pStyle w:val="EngHang"/>
            </w:pPr>
            <w:r>
              <w:t>That we may praise You,</w:t>
            </w:r>
          </w:p>
          <w:p w14:paraId="64CA8893" w14:textId="77777777" w:rsidR="007116DC" w:rsidRDefault="007116DC" w:rsidP="007116DC">
            <w:pPr>
              <w:pStyle w:val="EngHang"/>
            </w:pPr>
            <w:r>
              <w:t>With Your Good Father,</w:t>
            </w:r>
          </w:p>
          <w:p w14:paraId="1D30F9FB" w14:textId="77777777" w:rsidR="007116DC" w:rsidRDefault="007116DC" w:rsidP="007116DC">
            <w:pPr>
              <w:pStyle w:val="EngHang"/>
            </w:pPr>
            <w:r>
              <w:t>And the Holy Spirit,</w:t>
            </w:r>
          </w:p>
          <w:p w14:paraId="5712EA0D" w14:textId="787368ED" w:rsidR="007116DC" w:rsidRDefault="007116DC" w:rsidP="007116DC">
            <w:pPr>
              <w:pStyle w:val="EngHangEnd"/>
            </w:pPr>
            <w:r>
              <w:t>For You have {come} and saved us.</w:t>
            </w:r>
          </w:p>
        </w:tc>
        <w:tc>
          <w:tcPr>
            <w:tcW w:w="288" w:type="dxa"/>
          </w:tcPr>
          <w:p w14:paraId="0BA9E5F1" w14:textId="77777777" w:rsidR="007116DC" w:rsidRDefault="007116DC" w:rsidP="007116DC">
            <w:pPr>
              <w:pStyle w:val="CopticCross"/>
            </w:pPr>
          </w:p>
        </w:tc>
        <w:tc>
          <w:tcPr>
            <w:tcW w:w="288" w:type="dxa"/>
          </w:tcPr>
          <w:p w14:paraId="0FE713A3" w14:textId="6848C396" w:rsidR="007116DC" w:rsidRDefault="007116DC" w:rsidP="007116DC">
            <w:pPr>
              <w:pStyle w:val="CopticCross"/>
            </w:pPr>
          </w:p>
        </w:tc>
        <w:tc>
          <w:tcPr>
            <w:tcW w:w="3960" w:type="dxa"/>
          </w:tcPr>
          <w:p w14:paraId="389A45AA" w14:textId="77777777" w:rsidR="007116DC" w:rsidRDefault="007116DC" w:rsidP="007116DC">
            <w:pPr>
              <w:pStyle w:val="CopticVersemulti-line"/>
            </w:pPr>
            <w:r>
              <w:t>Ⲉⲑⲡⲉⲛϩⲱⲥ ⲉ̀ⲣⲟⲕ:</w:t>
            </w:r>
          </w:p>
          <w:p w14:paraId="116F5F35" w14:textId="77777777" w:rsidR="007116DC" w:rsidRDefault="007116DC" w:rsidP="007116DC">
            <w:pPr>
              <w:pStyle w:val="CopticVersemulti-line"/>
            </w:pPr>
            <w:r>
              <w:t>ⲛⲉⲙ Ⲡⲉⲕⲓⲱⲧ ⲛ̀ⲁ̀ⲅⲁⲑⲟⲥ:</w:t>
            </w:r>
          </w:p>
          <w:p w14:paraId="78A41C90" w14:textId="77777777" w:rsidR="007116DC" w:rsidRDefault="007116DC" w:rsidP="007116DC">
            <w:pPr>
              <w:pStyle w:val="CopticVersemulti-line"/>
            </w:pPr>
            <w:r>
              <w:t>ⲛⲉⲙ Ⲡⲓⲡ̀ⲛⲉⲩⲙⲁ ⲉⲑⲟⲩⲁⲃ:</w:t>
            </w:r>
          </w:p>
          <w:p w14:paraId="0FC37B21" w14:textId="4AE8B5E0" w:rsidR="007116DC" w:rsidRDefault="007116DC" w:rsidP="007116DC">
            <w:pPr>
              <w:pStyle w:val="CopticVerse"/>
            </w:pPr>
            <w:r>
              <w:t>ⲕⲉ ⲁⲕⲓ̀ ⲁⲕⲥⲱϯ ⲙ̀ⲙⲟⲛ.</w:t>
            </w:r>
          </w:p>
        </w:tc>
      </w:tr>
      <w:tr w:rsidR="007116DC" w14:paraId="44303CC3" w14:textId="77777777" w:rsidTr="00135AF7">
        <w:trPr>
          <w:cantSplit/>
        </w:trPr>
        <w:tc>
          <w:tcPr>
            <w:tcW w:w="288" w:type="dxa"/>
          </w:tcPr>
          <w:p w14:paraId="5F33DC92" w14:textId="5679C83B" w:rsidR="007116DC" w:rsidRDefault="005925C4" w:rsidP="007116DC">
            <w:pPr>
              <w:pStyle w:val="CopticCross"/>
            </w:pPr>
            <w:r>
              <w:t>¿</w:t>
            </w:r>
          </w:p>
        </w:tc>
        <w:tc>
          <w:tcPr>
            <w:tcW w:w="3960" w:type="dxa"/>
          </w:tcPr>
          <w:p w14:paraId="24B43EA9" w14:textId="77777777" w:rsidR="007116DC" w:rsidRPr="007116DC" w:rsidRDefault="007116DC" w:rsidP="007116DC">
            <w:pPr>
              <w:pStyle w:val="EngHang"/>
              <w:rPr>
                <w:rFonts w:eastAsia="Arial Unicode MS"/>
              </w:rPr>
            </w:pPr>
            <w:r w:rsidRPr="007116DC">
              <w:rPr>
                <w:rFonts w:eastAsia="Arial Unicode MS"/>
              </w:rPr>
              <w:t>Glory to the Father and the Son,</w:t>
            </w:r>
          </w:p>
          <w:p w14:paraId="0EE444AA" w14:textId="77777777" w:rsidR="007116DC" w:rsidRPr="007116DC" w:rsidRDefault="007116DC" w:rsidP="007116DC">
            <w:pPr>
              <w:pStyle w:val="EngHang"/>
              <w:rPr>
                <w:rFonts w:eastAsia="Arial Unicode MS"/>
              </w:rPr>
            </w:pPr>
            <w:r w:rsidRPr="007116DC">
              <w:rPr>
                <w:rFonts w:eastAsia="Arial Unicode MS"/>
              </w:rPr>
              <w:t>And the Holy Spirit,</w:t>
            </w:r>
          </w:p>
          <w:p w14:paraId="5DF59670" w14:textId="77777777" w:rsidR="007116DC" w:rsidRPr="007116DC" w:rsidRDefault="007116DC" w:rsidP="007116DC">
            <w:pPr>
              <w:pStyle w:val="EngHang"/>
              <w:rPr>
                <w:rFonts w:eastAsia="Arial Unicode MS"/>
              </w:rPr>
            </w:pPr>
            <w:r w:rsidRPr="007116DC">
              <w:rPr>
                <w:rFonts w:eastAsia="Arial Unicode MS"/>
              </w:rPr>
              <w:t>Now and forever,</w:t>
            </w:r>
          </w:p>
          <w:p w14:paraId="63A1B4F6" w14:textId="7C22DD05" w:rsidR="007116DC" w:rsidRPr="007116DC" w:rsidRDefault="007116DC" w:rsidP="007116DC">
            <w:pPr>
              <w:pStyle w:val="EngHang"/>
              <w:rPr>
                <w:rFonts w:ascii="Arial Unicode MS" w:eastAsia="Arial Unicode MS" w:hAnsi="Arial Unicode MS" w:cs="Arial Unicode MS"/>
              </w:rPr>
            </w:pPr>
            <w:r w:rsidRPr="007116DC">
              <w:rPr>
                <w:rStyle w:val="EngHangEndChar"/>
                <w:rFonts w:eastAsia="Arial Unicode MS"/>
              </w:rPr>
              <w:t>And to the age of ages. Amen</w:t>
            </w:r>
            <w:r>
              <w:rPr>
                <w:rFonts w:ascii="Arial Unicode MS" w:eastAsia="Arial Unicode MS" w:hAnsi="Arial Unicode MS" w:cs="Arial Unicode MS"/>
              </w:rPr>
              <w:t>.</w:t>
            </w:r>
          </w:p>
        </w:tc>
        <w:tc>
          <w:tcPr>
            <w:tcW w:w="288" w:type="dxa"/>
          </w:tcPr>
          <w:p w14:paraId="4DA83F19" w14:textId="77777777" w:rsidR="007116DC" w:rsidRDefault="007116DC" w:rsidP="007116DC">
            <w:pPr>
              <w:pStyle w:val="CopticCross"/>
            </w:pPr>
          </w:p>
        </w:tc>
        <w:tc>
          <w:tcPr>
            <w:tcW w:w="288" w:type="dxa"/>
          </w:tcPr>
          <w:p w14:paraId="4A8973FA" w14:textId="50F8281E" w:rsidR="007116DC" w:rsidRDefault="005925C4" w:rsidP="007116DC">
            <w:pPr>
              <w:pStyle w:val="CopticCross"/>
            </w:pPr>
            <w:r>
              <w:t>¿</w:t>
            </w:r>
          </w:p>
        </w:tc>
        <w:tc>
          <w:tcPr>
            <w:tcW w:w="3960" w:type="dxa"/>
          </w:tcPr>
          <w:p w14:paraId="5C962C10" w14:textId="77777777" w:rsidR="007116DC" w:rsidRDefault="007116DC" w:rsidP="007116DC">
            <w:pPr>
              <w:pStyle w:val="CopticVersemulti-line"/>
            </w:pPr>
            <w:r>
              <w:t>Ⲇⲟⲝⲁ Ⲡⲁⲧⲣⲓ ⲕⲉ Ⲩⲓⲱ:</w:t>
            </w:r>
          </w:p>
          <w:p w14:paraId="08254BEA" w14:textId="77777777" w:rsidR="007116DC" w:rsidRDefault="007116DC" w:rsidP="007116DC">
            <w:pPr>
              <w:pStyle w:val="CopticVersemulti-line"/>
            </w:pPr>
            <w:r>
              <w:t>ⲕⲉ ⲁ̀ⲅⲓⲱ̀ Ⲡ̀ⲛⲉⲩⲙⲁⲧⲓ:</w:t>
            </w:r>
          </w:p>
          <w:p w14:paraId="19DE0B47" w14:textId="77777777" w:rsidR="007116DC" w:rsidRDefault="007116DC" w:rsidP="007116DC">
            <w:pPr>
              <w:pStyle w:val="CopticVersemulti-line"/>
            </w:pPr>
            <w:r>
              <w:t>ⲕⲉ ⲛⲯⲛ ⲕⲉ ⲁ̀ⲓ̀ ⲕⲉ ⲓⲥ ⲧⲟⲩⲥ</w:t>
            </w:r>
          </w:p>
          <w:p w14:paraId="16332C1E" w14:textId="76637044" w:rsidR="007116DC" w:rsidRDefault="007116DC" w:rsidP="007116DC">
            <w:pPr>
              <w:pStyle w:val="CopticVersemulti-line"/>
            </w:pPr>
            <w:r>
              <w:t>ⲉ̀ⲱ̀ⲛⲁⲥ ⲧⲱⲛ ⲉ̀ⲱ̀ⲛⲱⲛ ⲁ̀ⲙⲏⲛ.</w:t>
            </w:r>
          </w:p>
        </w:tc>
      </w:tr>
    </w:tbl>
    <w:p w14:paraId="2BCAFB43" w14:textId="053A30FA" w:rsidR="00860765" w:rsidRDefault="007E1F78" w:rsidP="00860765">
      <w:pPr>
        <w:pStyle w:val="Heading3"/>
        <w:rPr>
          <w:lang w:val="en-US"/>
        </w:rPr>
      </w:pPr>
      <w:bookmarkStart w:id="1882" w:name="_Ref452620325"/>
      <w:r>
        <w:t>Psali Batos</w:t>
      </w:r>
      <w:r w:rsidR="00860765">
        <w:rPr>
          <w:lang w:val="en-US"/>
        </w:rPr>
        <w:t xml:space="preserve"> </w:t>
      </w:r>
      <w:r>
        <w:rPr>
          <w:lang w:val="en-US"/>
        </w:rPr>
        <w:t>On (After) the Third Canticle</w:t>
      </w:r>
      <w:bookmarkEnd w:id="1881"/>
      <w:bookmarkEnd w:id="18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925C4" w14:paraId="1D895C62" w14:textId="77777777" w:rsidTr="005925C4">
        <w:trPr>
          <w:cantSplit/>
        </w:trPr>
        <w:tc>
          <w:tcPr>
            <w:tcW w:w="288" w:type="dxa"/>
          </w:tcPr>
          <w:p w14:paraId="6E7E9DEE" w14:textId="77777777" w:rsidR="005925C4" w:rsidRDefault="005925C4" w:rsidP="005925C4">
            <w:pPr>
              <w:pStyle w:val="CopticCross"/>
            </w:pPr>
          </w:p>
        </w:tc>
        <w:tc>
          <w:tcPr>
            <w:tcW w:w="3960" w:type="dxa"/>
          </w:tcPr>
          <w:p w14:paraId="745FE2AC" w14:textId="77777777" w:rsidR="005925C4" w:rsidRDefault="005925C4" w:rsidP="005925C4">
            <w:pPr>
              <w:pStyle w:val="EngHang"/>
            </w:pPr>
            <w:r>
              <w:t>God, existing before the ages,</w:t>
            </w:r>
          </w:p>
          <w:p w14:paraId="1D87D227" w14:textId="77777777" w:rsidR="005925C4" w:rsidRDefault="005925C4" w:rsidP="005925C4">
            <w:pPr>
              <w:pStyle w:val="EngHang"/>
            </w:pPr>
            <w:r>
              <w:t>Sent His elect Angel to save</w:t>
            </w:r>
          </w:p>
          <w:p w14:paraId="7E95EAC5" w14:textId="77777777" w:rsidR="005925C4" w:rsidRDefault="005925C4" w:rsidP="005925C4">
            <w:pPr>
              <w:pStyle w:val="EngHang"/>
            </w:pPr>
            <w:r>
              <w:t>The youths from the fiery furnace:</w:t>
            </w:r>
          </w:p>
          <w:p w14:paraId="7484965D" w14:textId="14B7617D" w:rsidR="005925C4" w:rsidRDefault="005925C4" w:rsidP="005925C4">
            <w:pPr>
              <w:pStyle w:val="EngHangEnd"/>
            </w:pPr>
            <w:r>
              <w:t>Praise Him and exalt Him above all.</w:t>
            </w:r>
          </w:p>
        </w:tc>
      </w:tr>
      <w:tr w:rsidR="005925C4" w14:paraId="7C00F1A7" w14:textId="77777777" w:rsidTr="005925C4">
        <w:trPr>
          <w:cantSplit/>
        </w:trPr>
        <w:tc>
          <w:tcPr>
            <w:tcW w:w="288" w:type="dxa"/>
          </w:tcPr>
          <w:p w14:paraId="39A9D2F9" w14:textId="77777777" w:rsidR="005925C4" w:rsidRPr="001E2E1C" w:rsidRDefault="005925C4" w:rsidP="005925C4">
            <w:pPr>
              <w:pStyle w:val="CopticCross"/>
            </w:pPr>
            <w:r>
              <w:t>¿</w:t>
            </w:r>
          </w:p>
        </w:tc>
        <w:tc>
          <w:tcPr>
            <w:tcW w:w="3960" w:type="dxa"/>
          </w:tcPr>
          <w:p w14:paraId="0F2E9EE2" w14:textId="77777777" w:rsidR="005925C4" w:rsidRDefault="005925C4" w:rsidP="005925C4">
            <w:pPr>
              <w:pStyle w:val="EngHang"/>
            </w:pPr>
            <w:r>
              <w:t>Bless the Lord, the God of Israel,</w:t>
            </w:r>
          </w:p>
          <w:p w14:paraId="0A92025F" w14:textId="77777777" w:rsidR="005925C4" w:rsidRDefault="005925C4" w:rsidP="005925C4">
            <w:pPr>
              <w:pStyle w:val="EngHang"/>
            </w:pPr>
            <w:r>
              <w:t>Ananias, Azarias and Misael.</w:t>
            </w:r>
          </w:p>
          <w:p w14:paraId="1E71A7D1" w14:textId="77777777" w:rsidR="005925C4" w:rsidRDefault="005925C4" w:rsidP="005925C4">
            <w:pPr>
              <w:pStyle w:val="EngHang"/>
            </w:pPr>
            <w:r>
              <w:t>Praise Him with the voice of joy:</w:t>
            </w:r>
          </w:p>
          <w:p w14:paraId="2B732937" w14:textId="1AD30D4E" w:rsidR="005925C4" w:rsidRDefault="005925C4" w:rsidP="005925C4">
            <w:pPr>
              <w:pStyle w:val="EngHangEnd"/>
            </w:pPr>
            <w:r>
              <w:t>Praise Him and exalt Him above all.</w:t>
            </w:r>
          </w:p>
        </w:tc>
      </w:tr>
      <w:tr w:rsidR="005925C4" w14:paraId="29FD591C" w14:textId="77777777" w:rsidTr="005925C4">
        <w:trPr>
          <w:cantSplit/>
        </w:trPr>
        <w:tc>
          <w:tcPr>
            <w:tcW w:w="288" w:type="dxa"/>
          </w:tcPr>
          <w:p w14:paraId="4B43893B" w14:textId="77777777" w:rsidR="005925C4" w:rsidRDefault="005925C4" w:rsidP="005925C4">
            <w:pPr>
              <w:pStyle w:val="CopticCross"/>
            </w:pPr>
          </w:p>
        </w:tc>
        <w:tc>
          <w:tcPr>
            <w:tcW w:w="3960" w:type="dxa"/>
          </w:tcPr>
          <w:p w14:paraId="016E4784" w14:textId="77777777" w:rsidR="005925C4" w:rsidRDefault="005925C4" w:rsidP="005925C4">
            <w:pPr>
              <w:pStyle w:val="EngHang"/>
            </w:pPr>
            <w:r>
              <w:t>Nebuchadnezzar, the king, made an image of gold,</w:t>
            </w:r>
          </w:p>
          <w:p w14:paraId="7EBA47A0" w14:textId="77777777" w:rsidR="005925C4" w:rsidRDefault="005925C4" w:rsidP="005925C4">
            <w:pPr>
              <w:pStyle w:val="EngHang"/>
            </w:pPr>
            <w:r>
              <w:t>And said to the ministers and all his folk,</w:t>
            </w:r>
          </w:p>
          <w:p w14:paraId="4B5AB990" w14:textId="77777777" w:rsidR="005925C4" w:rsidRDefault="005925C4" w:rsidP="005925C4">
            <w:pPr>
              <w:pStyle w:val="EngHang"/>
            </w:pPr>
            <w:r>
              <w:t>“Whenever you hear the musical notes—”</w:t>
            </w:r>
          </w:p>
          <w:p w14:paraId="6C739A8F" w14:textId="0A82A539" w:rsidR="005925C4" w:rsidRDefault="005925C4" w:rsidP="005925C4">
            <w:pPr>
              <w:pStyle w:val="EngHangEnd"/>
            </w:pPr>
            <w:r>
              <w:t>Praise Him and exalt Him above all.</w:t>
            </w:r>
          </w:p>
        </w:tc>
      </w:tr>
      <w:tr w:rsidR="005925C4" w14:paraId="42BBD071" w14:textId="77777777" w:rsidTr="005925C4">
        <w:trPr>
          <w:cantSplit/>
        </w:trPr>
        <w:tc>
          <w:tcPr>
            <w:tcW w:w="288" w:type="dxa"/>
          </w:tcPr>
          <w:p w14:paraId="77505611" w14:textId="77777777" w:rsidR="005925C4" w:rsidRDefault="005925C4" w:rsidP="005925C4">
            <w:pPr>
              <w:pStyle w:val="CopticCross"/>
            </w:pPr>
            <w:r>
              <w:lastRenderedPageBreak/>
              <w:t>¿</w:t>
            </w:r>
          </w:p>
        </w:tc>
        <w:tc>
          <w:tcPr>
            <w:tcW w:w="3960" w:type="dxa"/>
          </w:tcPr>
          <w:p w14:paraId="1BA11AE7" w14:textId="77777777" w:rsidR="005925C4" w:rsidRDefault="005925C4" w:rsidP="005925C4">
            <w:pPr>
              <w:pStyle w:val="EngHang"/>
            </w:pPr>
            <w:r>
              <w:t>“Fall down immediately and worship</w:t>
            </w:r>
          </w:p>
          <w:p w14:paraId="0E91C618" w14:textId="77777777" w:rsidR="005925C4" w:rsidRDefault="005925C4" w:rsidP="005925C4">
            <w:pPr>
              <w:pStyle w:val="EngHang"/>
            </w:pPr>
            <w:r>
              <w:t>The golden image, without delay.</w:t>
            </w:r>
          </w:p>
          <w:p w14:paraId="096946B6" w14:textId="77777777" w:rsidR="005925C4" w:rsidRDefault="005925C4" w:rsidP="005925C4">
            <w:pPr>
              <w:pStyle w:val="EngHang"/>
            </w:pPr>
            <w:r>
              <w:t>Or, you'll be thrown in the fiery furnace.”</w:t>
            </w:r>
          </w:p>
          <w:p w14:paraId="0220E347" w14:textId="3093ED2D" w:rsidR="005925C4" w:rsidRDefault="005925C4" w:rsidP="005925C4">
            <w:pPr>
              <w:pStyle w:val="EngHangEnd"/>
            </w:pPr>
            <w:r>
              <w:t>Praise Him and exalt Him above all.</w:t>
            </w:r>
          </w:p>
        </w:tc>
      </w:tr>
      <w:tr w:rsidR="005925C4" w14:paraId="51DA279D" w14:textId="77777777" w:rsidTr="005925C4">
        <w:trPr>
          <w:cantSplit/>
        </w:trPr>
        <w:tc>
          <w:tcPr>
            <w:tcW w:w="288" w:type="dxa"/>
          </w:tcPr>
          <w:p w14:paraId="3A385AFE" w14:textId="77777777" w:rsidR="005925C4" w:rsidRDefault="005925C4" w:rsidP="005925C4">
            <w:pPr>
              <w:pStyle w:val="CopticCross"/>
            </w:pPr>
          </w:p>
        </w:tc>
        <w:tc>
          <w:tcPr>
            <w:tcW w:w="3960" w:type="dxa"/>
          </w:tcPr>
          <w:p w14:paraId="5C713D0B" w14:textId="77777777" w:rsidR="005925C4" w:rsidRDefault="005925C4" w:rsidP="005925C4">
            <w:pPr>
              <w:pStyle w:val="EngHang"/>
            </w:pPr>
            <w:r>
              <w:t>The Chaldeans worshipped the image</w:t>
            </w:r>
          </w:p>
          <w:p w14:paraId="7F3FB20C" w14:textId="77777777" w:rsidR="005925C4" w:rsidRDefault="005925C4" w:rsidP="005925C4">
            <w:pPr>
              <w:pStyle w:val="EngHang"/>
            </w:pPr>
            <w:r>
              <w:t>Which the king had set up,</w:t>
            </w:r>
          </w:p>
          <w:p w14:paraId="499E7B82" w14:textId="77777777" w:rsidR="005925C4" w:rsidRDefault="005925C4" w:rsidP="005925C4">
            <w:pPr>
              <w:pStyle w:val="EngHang"/>
            </w:pPr>
            <w:r>
              <w:t>But the Three Youths did not worshipped it.</w:t>
            </w:r>
          </w:p>
          <w:p w14:paraId="70B4597E" w14:textId="0F7C6F15" w:rsidR="005925C4" w:rsidRDefault="005925C4" w:rsidP="005925C4">
            <w:pPr>
              <w:pStyle w:val="EngHangEnd"/>
            </w:pPr>
            <w:r>
              <w:t>Praise Him and exalt Him above all</w:t>
            </w:r>
          </w:p>
        </w:tc>
      </w:tr>
      <w:tr w:rsidR="005925C4" w14:paraId="3FDE2CCF" w14:textId="77777777" w:rsidTr="005925C4">
        <w:trPr>
          <w:cantSplit/>
        </w:trPr>
        <w:tc>
          <w:tcPr>
            <w:tcW w:w="288" w:type="dxa"/>
          </w:tcPr>
          <w:p w14:paraId="392EA128" w14:textId="77777777" w:rsidR="005925C4" w:rsidRDefault="005925C4" w:rsidP="005925C4">
            <w:pPr>
              <w:pStyle w:val="CopticCross"/>
            </w:pPr>
            <w:r>
              <w:t>¿</w:t>
            </w:r>
          </w:p>
        </w:tc>
        <w:tc>
          <w:tcPr>
            <w:tcW w:w="3960" w:type="dxa"/>
          </w:tcPr>
          <w:p w14:paraId="55A61BD7" w14:textId="77777777" w:rsidR="005925C4" w:rsidRDefault="005925C4" w:rsidP="005925C4">
            <w:pPr>
              <w:pStyle w:val="EngHang"/>
            </w:pPr>
            <w:r>
              <w:t>Men informed the king saying,</w:t>
            </w:r>
          </w:p>
          <w:p w14:paraId="6086EE81" w14:textId="77777777" w:rsidR="005925C4" w:rsidRDefault="005925C4" w:rsidP="005925C4">
            <w:pPr>
              <w:pStyle w:val="EngHang"/>
            </w:pPr>
            <w:r>
              <w:t>“There are three men in the city</w:t>
            </w:r>
          </w:p>
          <w:p w14:paraId="3378BE2E" w14:textId="77777777" w:rsidR="005925C4" w:rsidRDefault="005925C4" w:rsidP="005925C4">
            <w:pPr>
              <w:pStyle w:val="EngHang"/>
            </w:pPr>
            <w:r>
              <w:t>Who do not worship the image.”</w:t>
            </w:r>
          </w:p>
          <w:p w14:paraId="500A8D5E" w14:textId="0661D718" w:rsidR="005925C4" w:rsidRDefault="005925C4" w:rsidP="005925C4">
            <w:pPr>
              <w:pStyle w:val="EngHangEnd"/>
            </w:pPr>
            <w:r>
              <w:t>Praise Him and exalt Him above all.</w:t>
            </w:r>
          </w:p>
        </w:tc>
      </w:tr>
      <w:tr w:rsidR="005925C4" w14:paraId="44AF2A97" w14:textId="77777777" w:rsidTr="005925C4">
        <w:trPr>
          <w:cantSplit/>
        </w:trPr>
        <w:tc>
          <w:tcPr>
            <w:tcW w:w="288" w:type="dxa"/>
          </w:tcPr>
          <w:p w14:paraId="4969DCFC" w14:textId="77777777" w:rsidR="005925C4" w:rsidRDefault="005925C4" w:rsidP="005925C4">
            <w:pPr>
              <w:pStyle w:val="CopticCross"/>
            </w:pPr>
          </w:p>
        </w:tc>
        <w:tc>
          <w:tcPr>
            <w:tcW w:w="3960" w:type="dxa"/>
          </w:tcPr>
          <w:p w14:paraId="4035956D" w14:textId="77777777" w:rsidR="005925C4" w:rsidRDefault="005925C4" w:rsidP="005925C4">
            <w:pPr>
              <w:pStyle w:val="EngHang"/>
            </w:pPr>
            <w:r>
              <w:t>The king gathered all the leaders</w:t>
            </w:r>
          </w:p>
          <w:p w14:paraId="62B23FA7" w14:textId="77777777" w:rsidR="005925C4" w:rsidRDefault="005925C4" w:rsidP="005925C4">
            <w:pPr>
              <w:pStyle w:val="EngHang"/>
            </w:pPr>
            <w:r>
              <w:t>And all the ministers of the kingdom,</w:t>
            </w:r>
          </w:p>
          <w:p w14:paraId="6B40C753" w14:textId="77777777" w:rsidR="005925C4" w:rsidRDefault="005925C4" w:rsidP="005925C4">
            <w:pPr>
              <w:pStyle w:val="EngHang"/>
            </w:pPr>
            <w:r>
              <w:t>And ordered them to heat the furnace.</w:t>
            </w:r>
          </w:p>
          <w:p w14:paraId="2979E767" w14:textId="7080AFA8" w:rsidR="005925C4" w:rsidRDefault="005925C4" w:rsidP="005925C4">
            <w:pPr>
              <w:pStyle w:val="EngHangEnd"/>
            </w:pPr>
            <w:r>
              <w:t>Praise Him and exalt Him above all.</w:t>
            </w:r>
          </w:p>
        </w:tc>
      </w:tr>
      <w:tr w:rsidR="005925C4" w14:paraId="7439EEC3" w14:textId="77777777" w:rsidTr="005925C4">
        <w:trPr>
          <w:cantSplit/>
        </w:trPr>
        <w:tc>
          <w:tcPr>
            <w:tcW w:w="288" w:type="dxa"/>
          </w:tcPr>
          <w:p w14:paraId="0F01CA56" w14:textId="77777777" w:rsidR="005925C4" w:rsidRDefault="005925C4" w:rsidP="005925C4">
            <w:pPr>
              <w:pStyle w:val="CopticCross"/>
            </w:pPr>
            <w:r>
              <w:t>¿</w:t>
            </w:r>
          </w:p>
        </w:tc>
        <w:tc>
          <w:tcPr>
            <w:tcW w:w="3960" w:type="dxa"/>
          </w:tcPr>
          <w:p w14:paraId="5774AC76" w14:textId="77777777" w:rsidR="005925C4" w:rsidRDefault="005925C4" w:rsidP="005925C4">
            <w:pPr>
              <w:pStyle w:val="EngHang"/>
            </w:pPr>
            <w:r>
              <w:t>They bound the Three Youths</w:t>
            </w:r>
          </w:p>
          <w:p w14:paraId="320905FB" w14:textId="77777777" w:rsidR="005925C4" w:rsidRDefault="005925C4" w:rsidP="005925C4">
            <w:pPr>
              <w:pStyle w:val="EngHang"/>
            </w:pPr>
            <w:r>
              <w:t>And cast them in the fiery furnace,</w:t>
            </w:r>
          </w:p>
          <w:p w14:paraId="1F37433B" w14:textId="77777777" w:rsidR="005925C4" w:rsidRDefault="005925C4" w:rsidP="005925C4">
            <w:pPr>
              <w:pStyle w:val="EngHang"/>
            </w:pPr>
            <w:r>
              <w:t>But it became as dew, not as heat:</w:t>
            </w:r>
          </w:p>
          <w:p w14:paraId="6944172C" w14:textId="50CC1169" w:rsidR="005925C4" w:rsidRDefault="005925C4" w:rsidP="005925C4">
            <w:pPr>
              <w:pStyle w:val="EngHangEnd"/>
            </w:pPr>
            <w:r>
              <w:t>Praise Him and exalt Him above all.</w:t>
            </w:r>
          </w:p>
        </w:tc>
      </w:tr>
      <w:tr w:rsidR="005925C4" w14:paraId="5F27A664" w14:textId="77777777" w:rsidTr="005925C4">
        <w:trPr>
          <w:cantSplit/>
        </w:trPr>
        <w:tc>
          <w:tcPr>
            <w:tcW w:w="288" w:type="dxa"/>
          </w:tcPr>
          <w:p w14:paraId="6D89B1BD" w14:textId="77777777" w:rsidR="005925C4" w:rsidRDefault="005925C4" w:rsidP="005925C4">
            <w:pPr>
              <w:pStyle w:val="CopticCross"/>
            </w:pPr>
          </w:p>
        </w:tc>
        <w:tc>
          <w:tcPr>
            <w:tcW w:w="3960" w:type="dxa"/>
          </w:tcPr>
          <w:p w14:paraId="36BCB202" w14:textId="77777777" w:rsidR="005925C4" w:rsidRDefault="005925C4" w:rsidP="005925C4">
            <w:pPr>
              <w:pStyle w:val="EngHang"/>
            </w:pPr>
            <w:r>
              <w:t>The Angel of the Lord came to them</w:t>
            </w:r>
          </w:p>
          <w:p w14:paraId="0005C9C0" w14:textId="77777777" w:rsidR="005925C4" w:rsidRDefault="005925C4" w:rsidP="005925C4">
            <w:pPr>
              <w:pStyle w:val="EngHang"/>
            </w:pPr>
            <w:r>
              <w:t>And extinguished the fire.</w:t>
            </w:r>
          </w:p>
          <w:p w14:paraId="7919881D" w14:textId="77777777" w:rsidR="005925C4" w:rsidRDefault="005925C4" w:rsidP="005925C4">
            <w:pPr>
              <w:pStyle w:val="EngHang"/>
            </w:pPr>
            <w:r>
              <w:t>The Youths rejoiced at seeing him:</w:t>
            </w:r>
          </w:p>
          <w:p w14:paraId="423AA70E" w14:textId="2C805451" w:rsidR="005925C4" w:rsidRDefault="005925C4" w:rsidP="005925C4">
            <w:pPr>
              <w:pStyle w:val="EngHangEnd"/>
            </w:pPr>
            <w:r>
              <w:t>Praise Him and exalt Him above all.</w:t>
            </w:r>
          </w:p>
        </w:tc>
      </w:tr>
      <w:tr w:rsidR="005925C4" w14:paraId="51923FBC" w14:textId="77777777" w:rsidTr="005925C4">
        <w:trPr>
          <w:cantSplit/>
        </w:trPr>
        <w:tc>
          <w:tcPr>
            <w:tcW w:w="288" w:type="dxa"/>
          </w:tcPr>
          <w:p w14:paraId="0F273029" w14:textId="77777777" w:rsidR="005925C4" w:rsidRDefault="005925C4" w:rsidP="005925C4">
            <w:pPr>
              <w:pStyle w:val="CopticCross"/>
            </w:pPr>
            <w:r>
              <w:lastRenderedPageBreak/>
              <w:t>¿</w:t>
            </w:r>
          </w:p>
        </w:tc>
        <w:tc>
          <w:tcPr>
            <w:tcW w:w="3960" w:type="dxa"/>
          </w:tcPr>
          <w:p w14:paraId="32B4E6D5" w14:textId="77777777" w:rsidR="005925C4" w:rsidRDefault="005925C4" w:rsidP="005925C4">
            <w:pPr>
              <w:pStyle w:val="EngHang"/>
            </w:pPr>
            <w:r>
              <w:t>Then Azarias began to pray</w:t>
            </w:r>
          </w:p>
          <w:p w14:paraId="610837CB" w14:textId="77777777" w:rsidR="005925C4" w:rsidRDefault="005925C4" w:rsidP="005925C4">
            <w:pPr>
              <w:pStyle w:val="EngHang"/>
            </w:pPr>
            <w:r>
              <w:t>A strong prayer without fear,</w:t>
            </w:r>
          </w:p>
          <w:p w14:paraId="13514C5A" w14:textId="77777777" w:rsidR="005925C4" w:rsidRDefault="005925C4" w:rsidP="005925C4">
            <w:pPr>
              <w:pStyle w:val="EngHang"/>
            </w:pPr>
            <w:r>
              <w:t>Glorifying the power of the Trinity:</w:t>
            </w:r>
          </w:p>
          <w:p w14:paraId="063F9DB8" w14:textId="7B20AB17" w:rsidR="005925C4" w:rsidRDefault="005925C4" w:rsidP="005925C4">
            <w:pPr>
              <w:pStyle w:val="EngHangEnd"/>
            </w:pPr>
            <w:r>
              <w:t>Praise Him and exalt Him above all.</w:t>
            </w:r>
          </w:p>
        </w:tc>
      </w:tr>
      <w:tr w:rsidR="005925C4" w14:paraId="13999768" w14:textId="77777777" w:rsidTr="005925C4">
        <w:trPr>
          <w:cantSplit/>
        </w:trPr>
        <w:tc>
          <w:tcPr>
            <w:tcW w:w="288" w:type="dxa"/>
          </w:tcPr>
          <w:p w14:paraId="72A3E95C" w14:textId="77777777" w:rsidR="005925C4" w:rsidRDefault="005925C4" w:rsidP="005925C4">
            <w:pPr>
              <w:pStyle w:val="CopticCross"/>
            </w:pPr>
          </w:p>
        </w:tc>
        <w:tc>
          <w:tcPr>
            <w:tcW w:w="3960" w:type="dxa"/>
          </w:tcPr>
          <w:p w14:paraId="02162FFD" w14:textId="77777777" w:rsidR="005925C4" w:rsidRDefault="005925C4" w:rsidP="005925C4">
            <w:pPr>
              <w:pStyle w:val="EngHang"/>
            </w:pPr>
            <w:r>
              <w:t>Misael likewise proclaimed,</w:t>
            </w:r>
          </w:p>
          <w:p w14:paraId="283B9F9B" w14:textId="77777777" w:rsidR="005925C4" w:rsidRDefault="005925C4" w:rsidP="005925C4">
            <w:pPr>
              <w:pStyle w:val="EngHang"/>
            </w:pPr>
            <w:r>
              <w:t>With the voice of rejoicing,</w:t>
            </w:r>
          </w:p>
          <w:p w14:paraId="1266B49C" w14:textId="77777777" w:rsidR="005925C4" w:rsidRDefault="005925C4" w:rsidP="005925C4">
            <w:pPr>
              <w:pStyle w:val="EngHang"/>
            </w:pPr>
            <w:r>
              <w:t>“Praise the Name of Emmanuel:</w:t>
            </w:r>
          </w:p>
          <w:p w14:paraId="2AFBA945" w14:textId="22A7F3A7" w:rsidR="005925C4" w:rsidRDefault="005925C4" w:rsidP="005925C4">
            <w:pPr>
              <w:pStyle w:val="EngHangEnd"/>
            </w:pPr>
            <w:r>
              <w:t>Praise Him and exalt Him above all.”</w:t>
            </w:r>
          </w:p>
        </w:tc>
      </w:tr>
      <w:tr w:rsidR="005925C4" w14:paraId="3EC62EFE" w14:textId="77777777" w:rsidTr="005925C4">
        <w:trPr>
          <w:cantSplit/>
        </w:trPr>
        <w:tc>
          <w:tcPr>
            <w:tcW w:w="288" w:type="dxa"/>
          </w:tcPr>
          <w:p w14:paraId="0652345F" w14:textId="77777777" w:rsidR="005925C4" w:rsidRDefault="005925C4" w:rsidP="005925C4">
            <w:pPr>
              <w:pStyle w:val="CopticCross"/>
            </w:pPr>
            <w:r>
              <w:t>¿</w:t>
            </w:r>
          </w:p>
        </w:tc>
        <w:tc>
          <w:tcPr>
            <w:tcW w:w="3960" w:type="dxa"/>
          </w:tcPr>
          <w:p w14:paraId="3EE0BAF8" w14:textId="77777777" w:rsidR="005925C4" w:rsidRDefault="005925C4" w:rsidP="005925C4">
            <w:pPr>
              <w:pStyle w:val="EngHang"/>
            </w:pPr>
            <w:r>
              <w:t>The king was greatly amazed:</w:t>
            </w:r>
          </w:p>
          <w:p w14:paraId="4E71896B" w14:textId="77777777" w:rsidR="005925C4" w:rsidRDefault="005925C4" w:rsidP="005925C4">
            <w:pPr>
              <w:pStyle w:val="EngHang"/>
            </w:pPr>
            <w:r>
              <w:t>“I threw Three Youths into the blaze.</w:t>
            </w:r>
          </w:p>
          <w:p w14:paraId="74B1B917" w14:textId="77777777" w:rsidR="005925C4" w:rsidRDefault="005925C4" w:rsidP="005925C4">
            <w:pPr>
              <w:pStyle w:val="EngHang"/>
            </w:pPr>
            <w:r>
              <w:t>Why do I see Four walking freely?"</w:t>
            </w:r>
          </w:p>
          <w:p w14:paraId="404F56EA" w14:textId="6E85C735" w:rsidR="005925C4" w:rsidRDefault="005925C4" w:rsidP="005925C4">
            <w:pPr>
              <w:pStyle w:val="EngHangEnd"/>
            </w:pPr>
            <w:r>
              <w:t>Praise Him and exalt Him above all.</w:t>
            </w:r>
          </w:p>
        </w:tc>
      </w:tr>
      <w:tr w:rsidR="005925C4" w14:paraId="3C4CB5E2" w14:textId="77777777" w:rsidTr="005925C4">
        <w:trPr>
          <w:cantSplit/>
        </w:trPr>
        <w:tc>
          <w:tcPr>
            <w:tcW w:w="288" w:type="dxa"/>
          </w:tcPr>
          <w:p w14:paraId="540593E6" w14:textId="77777777" w:rsidR="005925C4" w:rsidRDefault="005925C4" w:rsidP="005925C4">
            <w:pPr>
              <w:pStyle w:val="CopticCross"/>
            </w:pPr>
          </w:p>
        </w:tc>
        <w:tc>
          <w:tcPr>
            <w:tcW w:w="3960" w:type="dxa"/>
          </w:tcPr>
          <w:p w14:paraId="1567A075" w14:textId="77777777" w:rsidR="005925C4" w:rsidRDefault="005925C4" w:rsidP="005925C4">
            <w:pPr>
              <w:pStyle w:val="EngHang"/>
            </w:pPr>
            <w:r>
              <w:t>The King truly beheld</w:t>
            </w:r>
          </w:p>
          <w:p w14:paraId="4383565C" w14:textId="77777777" w:rsidR="005925C4" w:rsidRDefault="005925C4" w:rsidP="005925C4">
            <w:pPr>
              <w:pStyle w:val="EngHang"/>
            </w:pPr>
            <w:r>
              <w:t>Four men walking in the fire,</w:t>
            </w:r>
          </w:p>
          <w:p w14:paraId="2094E78F" w14:textId="77777777" w:rsidR="005925C4" w:rsidRDefault="005925C4" w:rsidP="005925C4">
            <w:pPr>
              <w:pStyle w:val="EngHang"/>
            </w:pPr>
            <w:r>
              <w:t>And praising with the voice of rejoicing,</w:t>
            </w:r>
          </w:p>
          <w:p w14:paraId="0E144FF9" w14:textId="66D9F414" w:rsidR="005925C4" w:rsidRDefault="005925C4" w:rsidP="005925C4">
            <w:pPr>
              <w:pStyle w:val="EngHangEnd"/>
            </w:pPr>
            <w:r>
              <w:t>Praise Him and exalt Him above all.</w:t>
            </w:r>
          </w:p>
        </w:tc>
      </w:tr>
      <w:tr w:rsidR="005925C4" w14:paraId="03886735" w14:textId="77777777" w:rsidTr="005925C4">
        <w:trPr>
          <w:cantSplit/>
        </w:trPr>
        <w:tc>
          <w:tcPr>
            <w:tcW w:w="288" w:type="dxa"/>
          </w:tcPr>
          <w:p w14:paraId="65EA824E" w14:textId="77777777" w:rsidR="005925C4" w:rsidRDefault="005925C4" w:rsidP="005925C4">
            <w:pPr>
              <w:pStyle w:val="CopticCross"/>
            </w:pPr>
            <w:r>
              <w:t>¿</w:t>
            </w:r>
          </w:p>
        </w:tc>
        <w:tc>
          <w:tcPr>
            <w:tcW w:w="3960" w:type="dxa"/>
          </w:tcPr>
          <w:p w14:paraId="7088080A" w14:textId="77777777" w:rsidR="005925C4" w:rsidRDefault="005925C4" w:rsidP="005925C4">
            <w:pPr>
              <w:pStyle w:val="EngHang"/>
            </w:pPr>
            <w:r>
              <w:t>The king proclaimed in great astonishment,</w:t>
            </w:r>
          </w:p>
          <w:p w14:paraId="2DA961FE" w14:textId="77777777" w:rsidR="005925C4" w:rsidRDefault="005925C4" w:rsidP="005925C4">
            <w:pPr>
              <w:pStyle w:val="EngHang"/>
            </w:pPr>
            <w:r>
              <w:t>“The fourth who has joined them</w:t>
            </w:r>
          </w:p>
          <w:p w14:paraId="56211893" w14:textId="77777777" w:rsidR="005925C4" w:rsidRDefault="005925C4" w:rsidP="005925C4">
            <w:pPr>
              <w:pStyle w:val="EngHang"/>
            </w:pPr>
            <w:r>
              <w:t>Has the form of the Son of God:”</w:t>
            </w:r>
          </w:p>
          <w:p w14:paraId="1698EB52" w14:textId="13A67FFA" w:rsidR="005925C4" w:rsidRDefault="005925C4" w:rsidP="005925C4">
            <w:pPr>
              <w:pStyle w:val="EngHangEnd"/>
            </w:pPr>
            <w:r>
              <w:t>Praise Him and exalt Him above all.</w:t>
            </w:r>
          </w:p>
        </w:tc>
      </w:tr>
      <w:tr w:rsidR="005925C4" w14:paraId="2044E170" w14:textId="77777777" w:rsidTr="005925C4">
        <w:trPr>
          <w:cantSplit/>
        </w:trPr>
        <w:tc>
          <w:tcPr>
            <w:tcW w:w="288" w:type="dxa"/>
          </w:tcPr>
          <w:p w14:paraId="22EC1B7F" w14:textId="77777777" w:rsidR="005925C4" w:rsidRDefault="005925C4" w:rsidP="005925C4">
            <w:pPr>
              <w:pStyle w:val="CopticCross"/>
            </w:pPr>
          </w:p>
        </w:tc>
        <w:tc>
          <w:tcPr>
            <w:tcW w:w="3960" w:type="dxa"/>
          </w:tcPr>
          <w:p w14:paraId="4EE93C54" w14:textId="77777777" w:rsidR="005925C4" w:rsidRDefault="005925C4" w:rsidP="005925C4">
            <w:pPr>
              <w:pStyle w:val="EngHang"/>
            </w:pPr>
            <w:r>
              <w:t>Praise Him you Authorities;</w:t>
            </w:r>
          </w:p>
          <w:p w14:paraId="64BC3157" w14:textId="77777777" w:rsidR="005925C4" w:rsidRDefault="005925C4" w:rsidP="005925C4">
            <w:pPr>
              <w:pStyle w:val="EngHang"/>
            </w:pPr>
            <w:r>
              <w:t>The Thrones, Dominions and Powers.</w:t>
            </w:r>
          </w:p>
          <w:p w14:paraId="22BDB3BE" w14:textId="77777777" w:rsidR="005925C4" w:rsidRDefault="005925C4" w:rsidP="005925C4">
            <w:pPr>
              <w:pStyle w:val="EngHang"/>
            </w:pPr>
            <w:r>
              <w:t>Praise the Lord of the heavens:</w:t>
            </w:r>
          </w:p>
          <w:p w14:paraId="0AE5784D" w14:textId="5902440E" w:rsidR="005925C4" w:rsidRDefault="005925C4" w:rsidP="005925C4">
            <w:pPr>
              <w:pStyle w:val="EngHangEnd"/>
            </w:pPr>
            <w:r>
              <w:t>Praise Him and exalt Him above all.</w:t>
            </w:r>
          </w:p>
        </w:tc>
      </w:tr>
      <w:tr w:rsidR="005925C4" w14:paraId="35B06957" w14:textId="77777777" w:rsidTr="005925C4">
        <w:trPr>
          <w:cantSplit/>
        </w:trPr>
        <w:tc>
          <w:tcPr>
            <w:tcW w:w="288" w:type="dxa"/>
          </w:tcPr>
          <w:p w14:paraId="0D8959C3" w14:textId="77777777" w:rsidR="005925C4" w:rsidRDefault="005925C4" w:rsidP="005925C4">
            <w:pPr>
              <w:pStyle w:val="CopticCross"/>
            </w:pPr>
            <w:r>
              <w:t>¿</w:t>
            </w:r>
          </w:p>
        </w:tc>
        <w:tc>
          <w:tcPr>
            <w:tcW w:w="3960" w:type="dxa"/>
          </w:tcPr>
          <w:p w14:paraId="5B9DBCB3" w14:textId="77777777" w:rsidR="005925C4" w:rsidRDefault="005925C4" w:rsidP="005925C4">
            <w:pPr>
              <w:pStyle w:val="EngHang"/>
            </w:pPr>
            <w:r>
              <w:t>Praise Him and glorify Him,</w:t>
            </w:r>
          </w:p>
          <w:p w14:paraId="4D5D1184" w14:textId="77777777" w:rsidR="005925C4" w:rsidRDefault="005925C4" w:rsidP="005925C4">
            <w:pPr>
              <w:pStyle w:val="EngHang"/>
            </w:pPr>
            <w:r>
              <w:t>Exalt Him in the Churches,</w:t>
            </w:r>
          </w:p>
          <w:p w14:paraId="0675E3C7" w14:textId="77777777" w:rsidR="005925C4" w:rsidRDefault="005925C4" w:rsidP="005925C4">
            <w:pPr>
              <w:pStyle w:val="EngHang"/>
            </w:pPr>
            <w:r>
              <w:t>Praise Him with the presbyters,</w:t>
            </w:r>
          </w:p>
          <w:p w14:paraId="50E9D580" w14:textId="057C4E60" w:rsidR="005925C4" w:rsidRDefault="005925C4" w:rsidP="005925C4">
            <w:pPr>
              <w:pStyle w:val="EngHangEnd"/>
            </w:pPr>
            <w:r>
              <w:t>Praise Him and exalt Him above all.</w:t>
            </w:r>
          </w:p>
        </w:tc>
      </w:tr>
      <w:tr w:rsidR="005925C4" w14:paraId="4DD701E4" w14:textId="77777777" w:rsidTr="005925C4">
        <w:trPr>
          <w:cantSplit/>
        </w:trPr>
        <w:tc>
          <w:tcPr>
            <w:tcW w:w="288" w:type="dxa"/>
          </w:tcPr>
          <w:p w14:paraId="4BC60047" w14:textId="77777777" w:rsidR="005925C4" w:rsidRDefault="005925C4" w:rsidP="005925C4">
            <w:pPr>
              <w:pStyle w:val="CopticCross"/>
            </w:pPr>
          </w:p>
        </w:tc>
        <w:tc>
          <w:tcPr>
            <w:tcW w:w="3960" w:type="dxa"/>
          </w:tcPr>
          <w:p w14:paraId="2EC20153" w14:textId="77777777" w:rsidR="005925C4" w:rsidRDefault="005925C4" w:rsidP="005925C4">
            <w:pPr>
              <w:pStyle w:val="EngHang"/>
            </w:pPr>
            <w:r>
              <w:t>The children defied the fiery blaze</w:t>
            </w:r>
          </w:p>
          <w:p w14:paraId="63B9A664" w14:textId="77777777" w:rsidR="005925C4" w:rsidRDefault="005925C4" w:rsidP="005925C4">
            <w:pPr>
              <w:pStyle w:val="EngHang"/>
            </w:pPr>
            <w:r>
              <w:t>And overcame the infidel foes,</w:t>
            </w:r>
          </w:p>
          <w:p w14:paraId="643130FA" w14:textId="77777777" w:rsidR="005925C4" w:rsidRDefault="005925C4" w:rsidP="005925C4">
            <w:pPr>
              <w:pStyle w:val="EngHang"/>
            </w:pPr>
            <w:r>
              <w:t>And deserved to be remembered and praised:</w:t>
            </w:r>
          </w:p>
          <w:p w14:paraId="4F2B5E8C" w14:textId="0DD85416" w:rsidR="005925C4" w:rsidRDefault="005925C4" w:rsidP="005925C4">
            <w:pPr>
              <w:pStyle w:val="EngHangEnd"/>
            </w:pPr>
            <w:r>
              <w:t>Praise Him and exalt Him above all.</w:t>
            </w:r>
          </w:p>
        </w:tc>
      </w:tr>
      <w:tr w:rsidR="005925C4" w14:paraId="7C4A028D" w14:textId="77777777" w:rsidTr="005925C4">
        <w:trPr>
          <w:cantSplit/>
        </w:trPr>
        <w:tc>
          <w:tcPr>
            <w:tcW w:w="288" w:type="dxa"/>
          </w:tcPr>
          <w:p w14:paraId="4C706A49" w14:textId="77777777" w:rsidR="005925C4" w:rsidRDefault="005925C4" w:rsidP="005925C4">
            <w:pPr>
              <w:pStyle w:val="CopticCross"/>
            </w:pPr>
            <w:r>
              <w:t>¿</w:t>
            </w:r>
          </w:p>
        </w:tc>
        <w:tc>
          <w:tcPr>
            <w:tcW w:w="3960" w:type="dxa"/>
          </w:tcPr>
          <w:p w14:paraId="2E560543" w14:textId="637F188B" w:rsidR="005925C4" w:rsidRDefault="005925C4" w:rsidP="005925C4">
            <w:pPr>
              <w:pStyle w:val="EngHang"/>
            </w:pPr>
            <w:r>
              <w:t>Glorify your God, O Sedrach,</w:t>
            </w:r>
          </w:p>
          <w:p w14:paraId="3514B51B" w14:textId="77777777" w:rsidR="005925C4" w:rsidRDefault="005925C4" w:rsidP="005925C4">
            <w:pPr>
              <w:pStyle w:val="EngHang"/>
            </w:pPr>
            <w:r>
              <w:t>Abednego and the praised Misach,</w:t>
            </w:r>
          </w:p>
          <w:p w14:paraId="76749782" w14:textId="77777777" w:rsidR="005925C4" w:rsidRDefault="005925C4" w:rsidP="005925C4">
            <w:pPr>
              <w:pStyle w:val="EngHang"/>
            </w:pPr>
            <w:r>
              <w:t>For He has saved you from death:</w:t>
            </w:r>
          </w:p>
          <w:p w14:paraId="4C8097BD" w14:textId="7F938373" w:rsidR="005925C4" w:rsidRDefault="005925C4" w:rsidP="005925C4">
            <w:pPr>
              <w:pStyle w:val="EngHangEnd"/>
            </w:pPr>
            <w:r>
              <w:t>Praise Him and exalt Him above all.</w:t>
            </w:r>
          </w:p>
        </w:tc>
      </w:tr>
      <w:tr w:rsidR="005925C4" w14:paraId="1F4F196D" w14:textId="77777777" w:rsidTr="005925C4">
        <w:trPr>
          <w:cantSplit/>
        </w:trPr>
        <w:tc>
          <w:tcPr>
            <w:tcW w:w="288" w:type="dxa"/>
          </w:tcPr>
          <w:p w14:paraId="3E50D3B5" w14:textId="77777777" w:rsidR="005925C4" w:rsidRDefault="005925C4" w:rsidP="005925C4">
            <w:pPr>
              <w:pStyle w:val="CopticCross"/>
            </w:pPr>
          </w:p>
        </w:tc>
        <w:tc>
          <w:tcPr>
            <w:tcW w:w="3960" w:type="dxa"/>
          </w:tcPr>
          <w:p w14:paraId="408EA88F" w14:textId="77777777" w:rsidR="005925C4" w:rsidRDefault="005925C4" w:rsidP="005925C4">
            <w:pPr>
              <w:pStyle w:val="EngHang"/>
            </w:pPr>
            <w:r>
              <w:t>O Ananias, the fiery furnace</w:t>
            </w:r>
          </w:p>
          <w:p w14:paraId="3BE548AC" w14:textId="77777777" w:rsidR="005925C4" w:rsidRDefault="005925C4" w:rsidP="005925C4">
            <w:pPr>
              <w:pStyle w:val="EngHang"/>
            </w:pPr>
            <w:r>
              <w:t>Was quenched by Your God, the Messiah.</w:t>
            </w:r>
          </w:p>
          <w:p w14:paraId="6621B657" w14:textId="77777777" w:rsidR="005925C4" w:rsidRDefault="005925C4" w:rsidP="005925C4">
            <w:pPr>
              <w:pStyle w:val="EngHang"/>
            </w:pPr>
            <w:r>
              <w:t>O praise His honoured Name,</w:t>
            </w:r>
          </w:p>
          <w:p w14:paraId="3A09A6C1" w14:textId="18CDADE1" w:rsidR="005925C4" w:rsidRDefault="005925C4" w:rsidP="005925C4">
            <w:pPr>
              <w:pStyle w:val="EngHangEnd"/>
            </w:pPr>
            <w:r>
              <w:t>Praise Him and exalt Him above all.</w:t>
            </w:r>
          </w:p>
        </w:tc>
      </w:tr>
      <w:tr w:rsidR="005925C4" w14:paraId="61710659" w14:textId="77777777" w:rsidTr="005925C4">
        <w:trPr>
          <w:cantSplit/>
        </w:trPr>
        <w:tc>
          <w:tcPr>
            <w:tcW w:w="288" w:type="dxa"/>
          </w:tcPr>
          <w:p w14:paraId="388F1FDF" w14:textId="77777777" w:rsidR="005925C4" w:rsidRDefault="005925C4" w:rsidP="005925C4">
            <w:pPr>
              <w:pStyle w:val="CopticCross"/>
            </w:pPr>
            <w:r>
              <w:t>¿</w:t>
            </w:r>
          </w:p>
        </w:tc>
        <w:tc>
          <w:tcPr>
            <w:tcW w:w="3960" w:type="dxa"/>
          </w:tcPr>
          <w:p w14:paraId="7648F6A9" w14:textId="77777777" w:rsidR="005925C4" w:rsidRDefault="005925C4" w:rsidP="005925C4">
            <w:pPr>
              <w:pStyle w:val="EngHang"/>
            </w:pPr>
            <w:r>
              <w:t>The Youths proclaimed joyfully,</w:t>
            </w:r>
          </w:p>
          <w:p w14:paraId="682BBB1C" w14:textId="77777777" w:rsidR="005925C4" w:rsidRDefault="005925C4" w:rsidP="005925C4">
            <w:pPr>
              <w:pStyle w:val="EngHang"/>
            </w:pPr>
            <w:r>
              <w:t>“Praise the Lord God of Israel,</w:t>
            </w:r>
          </w:p>
          <w:p w14:paraId="70B61BFA" w14:textId="77777777" w:rsidR="005925C4" w:rsidRDefault="005925C4" w:rsidP="005925C4">
            <w:pPr>
              <w:pStyle w:val="EngHang"/>
            </w:pPr>
            <w:r>
              <w:t>And remember Him in all generations.”</w:t>
            </w:r>
          </w:p>
          <w:p w14:paraId="1539B212" w14:textId="3A005A81" w:rsidR="005925C4" w:rsidRDefault="005925C4" w:rsidP="005925C4">
            <w:pPr>
              <w:pStyle w:val="EngHangEnd"/>
            </w:pPr>
            <w:r>
              <w:t>Praise Him and exalt Him above all.</w:t>
            </w:r>
          </w:p>
        </w:tc>
      </w:tr>
      <w:tr w:rsidR="005925C4" w14:paraId="098004B7" w14:textId="77777777" w:rsidTr="005925C4">
        <w:trPr>
          <w:cantSplit/>
        </w:trPr>
        <w:tc>
          <w:tcPr>
            <w:tcW w:w="288" w:type="dxa"/>
          </w:tcPr>
          <w:p w14:paraId="480D6BCF" w14:textId="77777777" w:rsidR="005925C4" w:rsidRDefault="005925C4" w:rsidP="005925C4">
            <w:pPr>
              <w:pStyle w:val="CopticCross"/>
            </w:pPr>
          </w:p>
        </w:tc>
        <w:tc>
          <w:tcPr>
            <w:tcW w:w="3960" w:type="dxa"/>
          </w:tcPr>
          <w:p w14:paraId="18B776FA" w14:textId="77777777" w:rsidR="005925C4" w:rsidRDefault="005925C4" w:rsidP="005925C4">
            <w:pPr>
              <w:pStyle w:val="EngHang"/>
            </w:pPr>
            <w:r>
              <w:t>An undefiled sacrificed was offered,</w:t>
            </w:r>
          </w:p>
          <w:p w14:paraId="515C1CD3" w14:textId="77777777" w:rsidR="005925C4" w:rsidRDefault="005925C4" w:rsidP="005925C4">
            <w:pPr>
              <w:pStyle w:val="EngHang"/>
            </w:pPr>
            <w:r>
              <w:t>A praised Azarias,</w:t>
            </w:r>
          </w:p>
          <w:p w14:paraId="55CAB9D8" w14:textId="77777777" w:rsidR="005925C4" w:rsidRDefault="005925C4" w:rsidP="005925C4">
            <w:pPr>
              <w:pStyle w:val="EngHang"/>
            </w:pPr>
            <w:r>
              <w:t>Praise the honoured Name of God,</w:t>
            </w:r>
          </w:p>
          <w:p w14:paraId="05FB01C8" w14:textId="26816BA0" w:rsidR="005925C4" w:rsidRDefault="005925C4" w:rsidP="005925C4">
            <w:pPr>
              <w:pStyle w:val="EngHangEnd"/>
            </w:pPr>
            <w:r>
              <w:t>Praise Him and exalt Him above all.</w:t>
            </w:r>
          </w:p>
        </w:tc>
      </w:tr>
      <w:tr w:rsidR="005925C4" w14:paraId="19A14375" w14:textId="77777777" w:rsidTr="005925C4">
        <w:trPr>
          <w:cantSplit/>
        </w:trPr>
        <w:tc>
          <w:tcPr>
            <w:tcW w:w="288" w:type="dxa"/>
          </w:tcPr>
          <w:p w14:paraId="0F4196A8" w14:textId="77777777" w:rsidR="005925C4" w:rsidRDefault="005925C4" w:rsidP="005925C4">
            <w:pPr>
              <w:pStyle w:val="CopticCross"/>
            </w:pPr>
            <w:r>
              <w:t>¿</w:t>
            </w:r>
          </w:p>
        </w:tc>
        <w:tc>
          <w:tcPr>
            <w:tcW w:w="3960" w:type="dxa"/>
          </w:tcPr>
          <w:p w14:paraId="3277EC86" w14:textId="77777777" w:rsidR="005925C4" w:rsidRDefault="005925C4" w:rsidP="005925C4">
            <w:pPr>
              <w:pStyle w:val="EngHang"/>
            </w:pPr>
            <w:r>
              <w:t>Emmanuel quenched the furnace,</w:t>
            </w:r>
          </w:p>
          <w:p w14:paraId="3DB9977D" w14:textId="77777777" w:rsidR="005925C4" w:rsidRDefault="005925C4" w:rsidP="005925C4">
            <w:pPr>
              <w:pStyle w:val="EngHang"/>
            </w:pPr>
            <w:r>
              <w:t>So rejoice and praise, O Misael,</w:t>
            </w:r>
          </w:p>
          <w:p w14:paraId="13F562D7" w14:textId="77777777" w:rsidR="005925C4" w:rsidRDefault="005925C4" w:rsidP="005925C4">
            <w:pPr>
              <w:pStyle w:val="EngHang"/>
            </w:pPr>
            <w:r>
              <w:t>And offer Your God praises,</w:t>
            </w:r>
          </w:p>
          <w:p w14:paraId="5723F600" w14:textId="6452DFD2" w:rsidR="005925C4" w:rsidRDefault="005925C4" w:rsidP="005925C4">
            <w:pPr>
              <w:pStyle w:val="EngHangEnd"/>
            </w:pPr>
            <w:r>
              <w:t>Praise Him and exalt Him above all.</w:t>
            </w:r>
          </w:p>
        </w:tc>
      </w:tr>
      <w:tr w:rsidR="005925C4" w14:paraId="06338443" w14:textId="77777777" w:rsidTr="005925C4">
        <w:trPr>
          <w:cantSplit/>
        </w:trPr>
        <w:tc>
          <w:tcPr>
            <w:tcW w:w="288" w:type="dxa"/>
          </w:tcPr>
          <w:p w14:paraId="5AA590BB" w14:textId="77777777" w:rsidR="005925C4" w:rsidRDefault="005925C4" w:rsidP="005925C4">
            <w:pPr>
              <w:pStyle w:val="CopticCross"/>
            </w:pPr>
          </w:p>
        </w:tc>
        <w:tc>
          <w:tcPr>
            <w:tcW w:w="3960" w:type="dxa"/>
          </w:tcPr>
          <w:p w14:paraId="57B68920" w14:textId="77777777" w:rsidR="005925C4" w:rsidRDefault="005925C4" w:rsidP="005925C4">
            <w:pPr>
              <w:pStyle w:val="EngHang"/>
            </w:pPr>
            <w:r>
              <w:t>The Three Youths praised with glory,</w:t>
            </w:r>
          </w:p>
          <w:p w14:paraId="10B77CF9" w14:textId="77777777" w:rsidR="005925C4" w:rsidRDefault="005925C4" w:rsidP="005925C4">
            <w:pPr>
              <w:pStyle w:val="EngHang"/>
            </w:pPr>
            <w:r>
              <w:t>And proclaimed joyfully,</w:t>
            </w:r>
          </w:p>
          <w:p w14:paraId="6A4228F5" w14:textId="77777777" w:rsidR="005925C4" w:rsidRDefault="005925C4" w:rsidP="005925C4">
            <w:pPr>
              <w:pStyle w:val="EngHang"/>
            </w:pPr>
            <w:r>
              <w:t>The Beloved Son is Holy,</w:t>
            </w:r>
          </w:p>
          <w:p w14:paraId="5DAB0D8B" w14:textId="261DC5AA" w:rsidR="005925C4" w:rsidRDefault="005925C4" w:rsidP="005925C4">
            <w:pPr>
              <w:pStyle w:val="EngHangEnd"/>
            </w:pPr>
            <w:r>
              <w:t>Praise Him and exalt Him above all.</w:t>
            </w:r>
          </w:p>
        </w:tc>
      </w:tr>
      <w:tr w:rsidR="005925C4" w14:paraId="76FFA96A" w14:textId="77777777" w:rsidTr="005925C4">
        <w:trPr>
          <w:cantSplit/>
        </w:trPr>
        <w:tc>
          <w:tcPr>
            <w:tcW w:w="288" w:type="dxa"/>
          </w:tcPr>
          <w:p w14:paraId="0165AE00" w14:textId="77777777" w:rsidR="005925C4" w:rsidRDefault="005925C4" w:rsidP="005925C4">
            <w:pPr>
              <w:pStyle w:val="CopticCross"/>
            </w:pPr>
            <w:r>
              <w:t>¿</w:t>
            </w:r>
          </w:p>
        </w:tc>
        <w:tc>
          <w:tcPr>
            <w:tcW w:w="3960" w:type="dxa"/>
          </w:tcPr>
          <w:p w14:paraId="35622D98" w14:textId="77777777" w:rsidR="005925C4" w:rsidRDefault="005925C4" w:rsidP="005925C4">
            <w:pPr>
              <w:pStyle w:val="EngHang"/>
            </w:pPr>
            <w:r>
              <w:t>The fire was stoked seven times hotter,</w:t>
            </w:r>
          </w:p>
          <w:p w14:paraId="127BFB09" w14:textId="77777777" w:rsidR="005925C4" w:rsidRDefault="005925C4" w:rsidP="005925C4">
            <w:pPr>
              <w:pStyle w:val="EngHang"/>
            </w:pPr>
            <w:r>
              <w:t>And forty nine full bredthys,</w:t>
            </w:r>
          </w:p>
          <w:p w14:paraId="395A4171" w14:textId="77777777" w:rsidR="005925C4" w:rsidRDefault="005925C4" w:rsidP="005925C4">
            <w:pPr>
              <w:pStyle w:val="EngHang"/>
            </w:pPr>
            <w:r>
              <w:t>But the Youths were not afraid.</w:t>
            </w:r>
          </w:p>
          <w:p w14:paraId="1933E5B2" w14:textId="1017E085" w:rsidR="005925C4" w:rsidRDefault="005925C4" w:rsidP="005925C4">
            <w:pPr>
              <w:pStyle w:val="EngHangEnd"/>
            </w:pPr>
            <w:r>
              <w:t>Praise Him and exalt Him above all.</w:t>
            </w:r>
          </w:p>
        </w:tc>
      </w:tr>
      <w:tr w:rsidR="005925C4" w14:paraId="27EFBA9A" w14:textId="77777777" w:rsidTr="005925C4">
        <w:trPr>
          <w:cantSplit/>
        </w:trPr>
        <w:tc>
          <w:tcPr>
            <w:tcW w:w="288" w:type="dxa"/>
          </w:tcPr>
          <w:p w14:paraId="491350DA" w14:textId="77777777" w:rsidR="005925C4" w:rsidRDefault="005925C4" w:rsidP="005925C4">
            <w:pPr>
              <w:pStyle w:val="CopticCross"/>
            </w:pPr>
          </w:p>
        </w:tc>
        <w:tc>
          <w:tcPr>
            <w:tcW w:w="3960" w:type="dxa"/>
          </w:tcPr>
          <w:p w14:paraId="686C90B0" w14:textId="77777777" w:rsidR="005925C4" w:rsidRDefault="005925C4" w:rsidP="005925C4">
            <w:pPr>
              <w:pStyle w:val="EngHang"/>
            </w:pPr>
            <w:r>
              <w:t>The Three Youths overcame</w:t>
            </w:r>
          </w:p>
          <w:p w14:paraId="27F7A3EE" w14:textId="77777777" w:rsidR="005925C4" w:rsidRDefault="005925C4" w:rsidP="005925C4">
            <w:pPr>
              <w:pStyle w:val="EngHang"/>
            </w:pPr>
            <w:r>
              <w:t>The firely furnace</w:t>
            </w:r>
          </w:p>
          <w:p w14:paraId="62589BD4" w14:textId="77777777" w:rsidR="005925C4" w:rsidRDefault="005925C4" w:rsidP="005925C4">
            <w:pPr>
              <w:pStyle w:val="EngHang"/>
            </w:pPr>
            <w:r>
              <w:t>And conqured the enemy, saying,</w:t>
            </w:r>
          </w:p>
          <w:p w14:paraId="189F0782" w14:textId="6049F672" w:rsidR="005925C4" w:rsidRDefault="005925C4" w:rsidP="005925C4">
            <w:pPr>
              <w:pStyle w:val="EngHangEnd"/>
            </w:pPr>
            <w:r>
              <w:t>Praise Him and exalt Him above all.</w:t>
            </w:r>
          </w:p>
        </w:tc>
      </w:tr>
      <w:tr w:rsidR="005925C4" w14:paraId="089B6CD5" w14:textId="77777777" w:rsidTr="005925C4">
        <w:trPr>
          <w:cantSplit/>
        </w:trPr>
        <w:tc>
          <w:tcPr>
            <w:tcW w:w="288" w:type="dxa"/>
          </w:tcPr>
          <w:p w14:paraId="32D67E83" w14:textId="77777777" w:rsidR="005925C4" w:rsidRDefault="005925C4" w:rsidP="005925C4">
            <w:pPr>
              <w:pStyle w:val="CopticCross"/>
            </w:pPr>
            <w:r>
              <w:t>¿</w:t>
            </w:r>
          </w:p>
        </w:tc>
        <w:tc>
          <w:tcPr>
            <w:tcW w:w="3960" w:type="dxa"/>
          </w:tcPr>
          <w:p w14:paraId="49BD2F1A" w14:textId="77777777" w:rsidR="005925C4" w:rsidRDefault="005925C4" w:rsidP="005925C4">
            <w:pPr>
              <w:pStyle w:val="EngHang"/>
            </w:pPr>
            <w:r>
              <w:t>The king cried with a loud voice,</w:t>
            </w:r>
          </w:p>
          <w:p w14:paraId="79C4D700" w14:textId="77777777" w:rsidR="005925C4" w:rsidRDefault="005925C4" w:rsidP="005925C4">
            <w:pPr>
              <w:pStyle w:val="EngHang"/>
            </w:pPr>
            <w:r>
              <w:t>“Ananias, Azarias and Misael,</w:t>
            </w:r>
          </w:p>
          <w:p w14:paraId="0F79240C" w14:textId="77777777" w:rsidR="005925C4" w:rsidRDefault="005925C4" w:rsidP="005925C4">
            <w:pPr>
              <w:pStyle w:val="EngHang"/>
            </w:pPr>
            <w:r>
              <w:t>servants of the Most High God—“</w:t>
            </w:r>
          </w:p>
          <w:p w14:paraId="33CE3386" w14:textId="5D2DA8FB" w:rsidR="005925C4" w:rsidRDefault="005925C4" w:rsidP="005925C4">
            <w:pPr>
              <w:pStyle w:val="EngHangEnd"/>
            </w:pPr>
            <w:r>
              <w:t>Praise Him and exalt Him above all.</w:t>
            </w:r>
          </w:p>
        </w:tc>
      </w:tr>
      <w:tr w:rsidR="005925C4" w14:paraId="172F8052" w14:textId="77777777" w:rsidTr="005925C4">
        <w:trPr>
          <w:cantSplit/>
        </w:trPr>
        <w:tc>
          <w:tcPr>
            <w:tcW w:w="288" w:type="dxa"/>
          </w:tcPr>
          <w:p w14:paraId="4DAACFFD" w14:textId="77777777" w:rsidR="005925C4" w:rsidRDefault="005925C4" w:rsidP="005925C4">
            <w:pPr>
              <w:pStyle w:val="CopticCross"/>
            </w:pPr>
          </w:p>
        </w:tc>
        <w:tc>
          <w:tcPr>
            <w:tcW w:w="3960" w:type="dxa"/>
          </w:tcPr>
          <w:p w14:paraId="7A60A5BE" w14:textId="77777777" w:rsidR="005925C4" w:rsidRDefault="005925C4" w:rsidP="005925C4">
            <w:pPr>
              <w:pStyle w:val="EngHang"/>
            </w:pPr>
            <w:r>
              <w:t>“Come forth out of the fire.</w:t>
            </w:r>
          </w:p>
          <w:p w14:paraId="68C35C70" w14:textId="77777777" w:rsidR="005925C4" w:rsidRDefault="005925C4" w:rsidP="005925C4">
            <w:pPr>
              <w:pStyle w:val="EngHang"/>
            </w:pPr>
            <w:r>
              <w:t>Your God is the Lord of Power,</w:t>
            </w:r>
          </w:p>
          <w:p w14:paraId="29BE1C9D" w14:textId="77777777" w:rsidR="005925C4" w:rsidRDefault="005925C4" w:rsidP="005925C4">
            <w:pPr>
              <w:pStyle w:val="EngHang"/>
            </w:pPr>
            <w:r>
              <w:t>The worker of great wonders.”</w:t>
            </w:r>
          </w:p>
          <w:p w14:paraId="56A51BFC" w14:textId="3BDA534A" w:rsidR="005925C4" w:rsidRDefault="005925C4" w:rsidP="005925C4">
            <w:pPr>
              <w:pStyle w:val="EngHangEnd"/>
            </w:pPr>
            <w:r>
              <w:t>Praise Him and exalt Him above all.</w:t>
            </w:r>
          </w:p>
        </w:tc>
      </w:tr>
      <w:tr w:rsidR="005925C4" w14:paraId="6B108AC7" w14:textId="77777777" w:rsidTr="005925C4">
        <w:trPr>
          <w:cantSplit/>
        </w:trPr>
        <w:tc>
          <w:tcPr>
            <w:tcW w:w="288" w:type="dxa"/>
          </w:tcPr>
          <w:p w14:paraId="145A813D" w14:textId="77777777" w:rsidR="005925C4" w:rsidRDefault="005925C4" w:rsidP="005925C4">
            <w:pPr>
              <w:pStyle w:val="CopticCross"/>
            </w:pPr>
            <w:r>
              <w:t>¿</w:t>
            </w:r>
          </w:p>
        </w:tc>
        <w:tc>
          <w:tcPr>
            <w:tcW w:w="3960" w:type="dxa"/>
          </w:tcPr>
          <w:p w14:paraId="3E6A40F9" w14:textId="77777777" w:rsidR="005925C4" w:rsidRDefault="005925C4" w:rsidP="005925C4">
            <w:pPr>
              <w:pStyle w:val="EngHang"/>
            </w:pPr>
            <w:r>
              <w:t>Offer Honour and glory,</w:t>
            </w:r>
          </w:p>
          <w:p w14:paraId="0D4B59E4" w14:textId="77777777" w:rsidR="005925C4" w:rsidRDefault="005925C4" w:rsidP="005925C4">
            <w:pPr>
              <w:pStyle w:val="EngHang"/>
            </w:pPr>
            <w:r>
              <w:t>O Israel, before Emmanuel,</w:t>
            </w:r>
          </w:p>
          <w:p w14:paraId="1EC4339B" w14:textId="77777777" w:rsidR="005925C4" w:rsidRDefault="005925C4" w:rsidP="005925C4">
            <w:pPr>
              <w:pStyle w:val="EngHang"/>
            </w:pPr>
            <w:r>
              <w:t>Offer rejoicing and praise,</w:t>
            </w:r>
          </w:p>
          <w:p w14:paraId="306D4583" w14:textId="23BF1C03" w:rsidR="005925C4" w:rsidRDefault="005925C4" w:rsidP="005925C4">
            <w:pPr>
              <w:pStyle w:val="EngHangEnd"/>
            </w:pPr>
            <w:r>
              <w:t>Praise Him and exalt Him above all.</w:t>
            </w:r>
          </w:p>
        </w:tc>
      </w:tr>
      <w:tr w:rsidR="005925C4" w14:paraId="1F39AB89" w14:textId="77777777" w:rsidTr="005925C4">
        <w:trPr>
          <w:cantSplit/>
        </w:trPr>
        <w:tc>
          <w:tcPr>
            <w:tcW w:w="288" w:type="dxa"/>
          </w:tcPr>
          <w:p w14:paraId="74A8EC7A" w14:textId="77777777" w:rsidR="005925C4" w:rsidRDefault="005925C4" w:rsidP="005925C4">
            <w:pPr>
              <w:pStyle w:val="CopticCross"/>
            </w:pPr>
          </w:p>
        </w:tc>
        <w:tc>
          <w:tcPr>
            <w:tcW w:w="3960" w:type="dxa"/>
          </w:tcPr>
          <w:p w14:paraId="4B03110F" w14:textId="77777777" w:rsidR="005925C4" w:rsidRDefault="005925C4" w:rsidP="005925C4">
            <w:pPr>
              <w:pStyle w:val="EngHang"/>
            </w:pPr>
            <w:r>
              <w:t>All the nations worship before Him,</w:t>
            </w:r>
          </w:p>
          <w:p w14:paraId="4FB24743" w14:textId="77777777" w:rsidR="005925C4" w:rsidRDefault="005925C4" w:rsidP="005925C4">
            <w:pPr>
              <w:pStyle w:val="EngHang"/>
            </w:pPr>
            <w:r>
              <w:t>All the tongues and tribes</w:t>
            </w:r>
          </w:p>
          <w:p w14:paraId="0564B4E1" w14:textId="77777777" w:rsidR="005925C4" w:rsidRDefault="005925C4" w:rsidP="005925C4">
            <w:pPr>
              <w:pStyle w:val="EngHang"/>
            </w:pPr>
            <w:r>
              <w:t>Prasie the Lrod of Hosts,</w:t>
            </w:r>
          </w:p>
          <w:p w14:paraId="390F68F1" w14:textId="2FE4261B" w:rsidR="005925C4" w:rsidRDefault="005925C4" w:rsidP="005925C4">
            <w:pPr>
              <w:pStyle w:val="EngHangEnd"/>
            </w:pPr>
            <w:r>
              <w:t>Praise Him and exalt Him above all.</w:t>
            </w:r>
          </w:p>
        </w:tc>
      </w:tr>
      <w:tr w:rsidR="005925C4" w14:paraId="18E20C84" w14:textId="77777777" w:rsidTr="005925C4">
        <w:trPr>
          <w:cantSplit/>
        </w:trPr>
        <w:tc>
          <w:tcPr>
            <w:tcW w:w="288" w:type="dxa"/>
          </w:tcPr>
          <w:p w14:paraId="02767347" w14:textId="77777777" w:rsidR="005925C4" w:rsidRDefault="005925C4" w:rsidP="005925C4">
            <w:pPr>
              <w:pStyle w:val="CopticCross"/>
            </w:pPr>
            <w:r>
              <w:lastRenderedPageBreak/>
              <w:t>¿</w:t>
            </w:r>
          </w:p>
        </w:tc>
        <w:tc>
          <w:tcPr>
            <w:tcW w:w="3960" w:type="dxa"/>
          </w:tcPr>
          <w:p w14:paraId="369530DF" w14:textId="77777777" w:rsidR="005925C4" w:rsidRDefault="005925C4" w:rsidP="005925C4">
            <w:pPr>
              <w:pStyle w:val="EngHang"/>
            </w:pPr>
            <w:r>
              <w:t>There is no other Lord like You,</w:t>
            </w:r>
          </w:p>
          <w:p w14:paraId="1480A4AB" w14:textId="77777777" w:rsidR="005925C4" w:rsidRDefault="005925C4" w:rsidP="005925C4">
            <w:pPr>
              <w:pStyle w:val="EngHang"/>
            </w:pPr>
            <w:r>
              <w:t>Powerful and to be feared;</w:t>
            </w:r>
          </w:p>
          <w:p w14:paraId="2639FCCE" w14:textId="77777777" w:rsidR="005925C4" w:rsidRDefault="005925C4" w:rsidP="005925C4">
            <w:pPr>
              <w:pStyle w:val="EngHang"/>
            </w:pPr>
            <w:r>
              <w:t>Your reign is eternal.</w:t>
            </w:r>
          </w:p>
          <w:p w14:paraId="39EECAAC" w14:textId="557FBF80" w:rsidR="005925C4" w:rsidRDefault="005925C4" w:rsidP="005925C4">
            <w:pPr>
              <w:pStyle w:val="EngHangEnd"/>
            </w:pPr>
            <w:r>
              <w:t>Praise Him and exalt Him above all.</w:t>
            </w:r>
          </w:p>
        </w:tc>
      </w:tr>
      <w:tr w:rsidR="005925C4" w14:paraId="77F0A73A" w14:textId="77777777" w:rsidTr="005925C4">
        <w:trPr>
          <w:cantSplit/>
        </w:trPr>
        <w:tc>
          <w:tcPr>
            <w:tcW w:w="288" w:type="dxa"/>
          </w:tcPr>
          <w:p w14:paraId="3306EA3D" w14:textId="77777777" w:rsidR="005925C4" w:rsidRDefault="005925C4" w:rsidP="005925C4">
            <w:pPr>
              <w:pStyle w:val="CopticCross"/>
            </w:pPr>
          </w:p>
        </w:tc>
        <w:tc>
          <w:tcPr>
            <w:tcW w:w="3960" w:type="dxa"/>
          </w:tcPr>
          <w:p w14:paraId="215A44C6" w14:textId="77777777" w:rsidR="005925C4" w:rsidRDefault="005925C4" w:rsidP="005925C4">
            <w:pPr>
              <w:pStyle w:val="EngHang"/>
            </w:pPr>
            <w:r>
              <w:t>The furnace became a cool mist,</w:t>
            </w:r>
          </w:p>
          <w:p w14:paraId="1F0D326E" w14:textId="77777777" w:rsidR="005925C4" w:rsidRDefault="005925C4" w:rsidP="005925C4">
            <w:pPr>
              <w:pStyle w:val="EngHang"/>
            </w:pPr>
            <w:r>
              <w:t>So the Youths proclaimed, saying,</w:t>
            </w:r>
          </w:p>
          <w:p w14:paraId="585458E9" w14:textId="77777777" w:rsidR="005925C4" w:rsidRDefault="005925C4" w:rsidP="005925C4">
            <w:pPr>
              <w:pStyle w:val="EngHang"/>
            </w:pPr>
            <w:r>
              <w:t>Praise the gracious Lord,</w:t>
            </w:r>
          </w:p>
          <w:p w14:paraId="7E0A9B31" w14:textId="76166EA9" w:rsidR="005925C4" w:rsidRDefault="005925C4" w:rsidP="005925C4">
            <w:pPr>
              <w:pStyle w:val="EngHangEnd"/>
            </w:pPr>
            <w:r>
              <w:t>Praise Him and exalt Him above all.</w:t>
            </w:r>
          </w:p>
        </w:tc>
      </w:tr>
      <w:tr w:rsidR="005925C4" w14:paraId="0234C4FE" w14:textId="77777777" w:rsidTr="005925C4">
        <w:trPr>
          <w:cantSplit/>
        </w:trPr>
        <w:tc>
          <w:tcPr>
            <w:tcW w:w="288" w:type="dxa"/>
          </w:tcPr>
          <w:p w14:paraId="664C42CC" w14:textId="77777777" w:rsidR="005925C4" w:rsidRDefault="005925C4" w:rsidP="005925C4">
            <w:pPr>
              <w:pStyle w:val="CopticCross"/>
            </w:pPr>
            <w:r>
              <w:t>¿</w:t>
            </w:r>
          </w:p>
        </w:tc>
        <w:tc>
          <w:tcPr>
            <w:tcW w:w="3960" w:type="dxa"/>
          </w:tcPr>
          <w:p w14:paraId="77D9BA03" w14:textId="77777777" w:rsidR="005925C4" w:rsidRDefault="005925C4" w:rsidP="005925C4">
            <w:pPr>
              <w:pStyle w:val="EngHang"/>
            </w:pPr>
            <w:r>
              <w:t>Praise Him with hymns too,</w:t>
            </w:r>
          </w:p>
          <w:p w14:paraId="76C1F302" w14:textId="77777777" w:rsidR="005925C4" w:rsidRDefault="005925C4" w:rsidP="005925C4">
            <w:pPr>
              <w:pStyle w:val="EngHang"/>
            </w:pPr>
            <w:r>
              <w:t>All you Three Youths, and bless Him.</w:t>
            </w:r>
          </w:p>
          <w:p w14:paraId="09947F8D" w14:textId="77777777" w:rsidR="005925C4" w:rsidRDefault="005925C4" w:rsidP="005925C4">
            <w:pPr>
              <w:pStyle w:val="EngHang"/>
            </w:pPr>
            <w:r>
              <w:t>Glorify Him at all times:</w:t>
            </w:r>
          </w:p>
          <w:p w14:paraId="4F3A1497" w14:textId="1470B819" w:rsidR="005925C4" w:rsidRDefault="005925C4" w:rsidP="005925C4">
            <w:pPr>
              <w:pStyle w:val="EngHangEnd"/>
            </w:pPr>
            <w:r>
              <w:t>Praise Him and exalt Him above all.</w:t>
            </w:r>
          </w:p>
        </w:tc>
      </w:tr>
      <w:tr w:rsidR="005925C4" w14:paraId="6DFDECBE" w14:textId="77777777" w:rsidTr="005925C4">
        <w:trPr>
          <w:cantSplit/>
        </w:trPr>
        <w:tc>
          <w:tcPr>
            <w:tcW w:w="288" w:type="dxa"/>
          </w:tcPr>
          <w:p w14:paraId="3D75F979" w14:textId="77777777" w:rsidR="005925C4" w:rsidRDefault="005925C4" w:rsidP="005925C4">
            <w:pPr>
              <w:pStyle w:val="CopticCross"/>
            </w:pPr>
          </w:p>
        </w:tc>
        <w:tc>
          <w:tcPr>
            <w:tcW w:w="3960" w:type="dxa"/>
          </w:tcPr>
          <w:p w14:paraId="25BFFA30" w14:textId="77777777" w:rsidR="005925C4" w:rsidRDefault="005925C4" w:rsidP="005925C4">
            <w:pPr>
              <w:pStyle w:val="EngHang"/>
            </w:pPr>
            <w:r>
              <w:t>For He is great and blessed,</w:t>
            </w:r>
          </w:p>
          <w:p w14:paraId="50EDCB98" w14:textId="77777777" w:rsidR="005925C4" w:rsidRDefault="005925C4" w:rsidP="005925C4">
            <w:pPr>
              <w:pStyle w:val="EngHang"/>
            </w:pPr>
            <w:r>
              <w:t>And awesome above all the lords.</w:t>
            </w:r>
          </w:p>
          <w:p w14:paraId="4DA85CFC" w14:textId="77777777" w:rsidR="005925C4" w:rsidRDefault="005925C4" w:rsidP="005925C4">
            <w:pPr>
              <w:pStyle w:val="EngHang"/>
            </w:pPr>
            <w:r>
              <w:t>He saved the children with His great might:</w:t>
            </w:r>
          </w:p>
          <w:p w14:paraId="7339083C" w14:textId="78F23DE9" w:rsidR="005925C4" w:rsidRDefault="005925C4" w:rsidP="005925C4">
            <w:pPr>
              <w:pStyle w:val="EngHangEnd"/>
            </w:pPr>
            <w:r>
              <w:t>Praise Him and exalt Him above all.</w:t>
            </w:r>
          </w:p>
        </w:tc>
      </w:tr>
      <w:tr w:rsidR="005925C4" w14:paraId="46D131EC" w14:textId="77777777" w:rsidTr="005925C4">
        <w:trPr>
          <w:cantSplit/>
        </w:trPr>
        <w:tc>
          <w:tcPr>
            <w:tcW w:w="288" w:type="dxa"/>
          </w:tcPr>
          <w:p w14:paraId="4170141C" w14:textId="77777777" w:rsidR="005925C4" w:rsidRDefault="005925C4" w:rsidP="005925C4">
            <w:pPr>
              <w:pStyle w:val="CopticCross"/>
            </w:pPr>
            <w:r>
              <w:t>¿</w:t>
            </w:r>
          </w:p>
        </w:tc>
        <w:tc>
          <w:tcPr>
            <w:tcW w:w="3960" w:type="dxa"/>
          </w:tcPr>
          <w:p w14:paraId="6F469665" w14:textId="77777777" w:rsidR="005925C4" w:rsidRDefault="005925C4" w:rsidP="005925C4">
            <w:pPr>
              <w:pStyle w:val="EngHang"/>
            </w:pPr>
            <w:r>
              <w:t>To the Creator is due</w:t>
            </w:r>
          </w:p>
          <w:p w14:paraId="02049728" w14:textId="77777777" w:rsidR="005925C4" w:rsidRDefault="005925C4" w:rsidP="005925C4">
            <w:pPr>
              <w:pStyle w:val="EngHang"/>
            </w:pPr>
            <w:r>
              <w:t>All the honour and the worship,</w:t>
            </w:r>
          </w:p>
          <w:p w14:paraId="052793C1" w14:textId="77777777" w:rsidR="005925C4" w:rsidRDefault="005925C4" w:rsidP="005925C4">
            <w:pPr>
              <w:pStyle w:val="EngHang"/>
            </w:pPr>
            <w:r>
              <w:t>For He is the Lord of all goodness:</w:t>
            </w:r>
          </w:p>
          <w:p w14:paraId="78329027" w14:textId="565772D4" w:rsidR="005925C4" w:rsidRDefault="005925C4" w:rsidP="005925C4">
            <w:pPr>
              <w:pStyle w:val="EngHangEnd"/>
            </w:pPr>
            <w:r>
              <w:t>Praise Him and exalt Him above all.</w:t>
            </w:r>
          </w:p>
        </w:tc>
      </w:tr>
    </w:tbl>
    <w:p w14:paraId="183EC937" w14:textId="3164699A" w:rsidR="00862553" w:rsidRDefault="00862553" w:rsidP="00862553">
      <w:pPr>
        <w:pStyle w:val="Heading3"/>
      </w:pPr>
      <w:bookmarkStart w:id="1883" w:name="_Ref452620881"/>
      <w:r>
        <w:t xml:space="preserve">Hymn on the Sunday </w:t>
      </w:r>
      <w:r w:rsidR="005C6B53">
        <w:t>Psali</w:t>
      </w:r>
      <w:bookmarkEnd w:id="1883"/>
    </w:p>
    <w:p w14:paraId="7433F602" w14:textId="3B6E4E8C"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5C6B53" w14:paraId="569138FE" w14:textId="77777777" w:rsidTr="005C6B53">
        <w:trPr>
          <w:cantSplit/>
        </w:trPr>
        <w:tc>
          <w:tcPr>
            <w:tcW w:w="288" w:type="dxa"/>
          </w:tcPr>
          <w:p w14:paraId="50C2DDF3" w14:textId="77777777" w:rsidR="005C6B53" w:rsidRDefault="005C6B53" w:rsidP="005C6B53">
            <w:pPr>
              <w:pStyle w:val="CopticCross"/>
            </w:pPr>
          </w:p>
        </w:tc>
        <w:tc>
          <w:tcPr>
            <w:tcW w:w="3960" w:type="dxa"/>
          </w:tcPr>
          <w:p w14:paraId="0CFFC1AE" w14:textId="77777777" w:rsidR="005C6B53" w:rsidRDefault="005C6B53" w:rsidP="005C6B53">
            <w:pPr>
              <w:pStyle w:val="EngHang"/>
            </w:pPr>
            <w:r>
              <w:t>I open my mouth to praise,</w:t>
            </w:r>
          </w:p>
          <w:p w14:paraId="6367016E" w14:textId="77777777" w:rsidR="005C6B53" w:rsidRDefault="005C6B53" w:rsidP="005C6B53">
            <w:pPr>
              <w:pStyle w:val="EngHang"/>
            </w:pPr>
            <w:r>
              <w:t>And utter broken-heartedly,</w:t>
            </w:r>
          </w:p>
          <w:p w14:paraId="4EB7FDF2" w14:textId="77777777" w:rsidR="005C6B53" w:rsidRDefault="005C6B53" w:rsidP="005C6B53">
            <w:pPr>
              <w:pStyle w:val="EngHang"/>
            </w:pPr>
            <w:r>
              <w:t>“O my Lord Jesus Christ,</w:t>
            </w:r>
          </w:p>
          <w:p w14:paraId="7B25072D" w14:textId="7A133D94" w:rsidR="005C6B53" w:rsidRDefault="005C6B53" w:rsidP="005C6B53">
            <w:pPr>
              <w:pStyle w:val="EngHangEnd"/>
            </w:pPr>
            <w:r>
              <w:t>Grant praise to my tongue,</w:t>
            </w:r>
          </w:p>
        </w:tc>
      </w:tr>
      <w:tr w:rsidR="005C6B53" w14:paraId="1B97DC5D" w14:textId="77777777" w:rsidTr="005C6B53">
        <w:trPr>
          <w:cantSplit/>
        </w:trPr>
        <w:tc>
          <w:tcPr>
            <w:tcW w:w="288" w:type="dxa"/>
          </w:tcPr>
          <w:p w14:paraId="1C444B8E" w14:textId="77777777" w:rsidR="005C6B53" w:rsidRPr="001E2E1C" w:rsidRDefault="005C6B53" w:rsidP="005C6B53">
            <w:pPr>
              <w:pStyle w:val="CopticCross"/>
            </w:pPr>
            <w:r>
              <w:t>¿</w:t>
            </w:r>
          </w:p>
        </w:tc>
        <w:tc>
          <w:tcPr>
            <w:tcW w:w="3960" w:type="dxa"/>
          </w:tcPr>
          <w:p w14:paraId="5568C975" w14:textId="77777777" w:rsidR="005C6B53" w:rsidRDefault="005C6B53" w:rsidP="005C6B53">
            <w:pPr>
              <w:pStyle w:val="EngHang"/>
            </w:pPr>
            <w:r>
              <w:t>That I might praise Your Name,</w:t>
            </w:r>
          </w:p>
          <w:p w14:paraId="0D3A906F" w14:textId="77777777" w:rsidR="005C6B53" w:rsidRDefault="005C6B53" w:rsidP="005C6B53">
            <w:pPr>
              <w:pStyle w:val="EngHang"/>
            </w:pPr>
            <w:r>
              <w:t>And confess Your grace,”</w:t>
            </w:r>
          </w:p>
          <w:p w14:paraId="5D075517" w14:textId="77777777" w:rsidR="005C6B53" w:rsidRDefault="005C6B53" w:rsidP="005C6B53">
            <w:pPr>
              <w:pStyle w:val="EngHang"/>
            </w:pPr>
            <w:r>
              <w:t>O my Lord Jesus Christ,</w:t>
            </w:r>
          </w:p>
          <w:p w14:paraId="77F20ADE" w14:textId="479BE776" w:rsidR="005C6B53" w:rsidRDefault="005C6B53" w:rsidP="005C6B53">
            <w:pPr>
              <w:pStyle w:val="EngHangEnd"/>
            </w:pPr>
            <w:r>
              <w:t>Teach me Your statutes.</w:t>
            </w:r>
          </w:p>
        </w:tc>
      </w:tr>
      <w:tr w:rsidR="005C6B53" w14:paraId="6988E0D1" w14:textId="77777777" w:rsidTr="005C6B53">
        <w:trPr>
          <w:cantSplit/>
        </w:trPr>
        <w:tc>
          <w:tcPr>
            <w:tcW w:w="288" w:type="dxa"/>
          </w:tcPr>
          <w:p w14:paraId="2BED9D0D" w14:textId="77777777" w:rsidR="005C6B53" w:rsidRDefault="005C6B53" w:rsidP="005C6B53">
            <w:pPr>
              <w:pStyle w:val="CopticCross"/>
            </w:pPr>
          </w:p>
        </w:tc>
        <w:tc>
          <w:tcPr>
            <w:tcW w:w="3960" w:type="dxa"/>
          </w:tcPr>
          <w:p w14:paraId="70C4AF91" w14:textId="662F8703" w:rsidR="005C6B53" w:rsidRDefault="005C6B53" w:rsidP="005C6B53">
            <w:pPr>
              <w:pStyle w:val="EngHang"/>
            </w:pPr>
            <w:r>
              <w:t>Your Name is holy and wonderful;</w:t>
            </w:r>
          </w:p>
          <w:p w14:paraId="077DC530" w14:textId="77777777" w:rsidR="005C6B53" w:rsidRDefault="005C6B53" w:rsidP="005C6B53">
            <w:pPr>
              <w:pStyle w:val="EngHang"/>
            </w:pPr>
            <w:r>
              <w:t>It is glorified in Your saints.</w:t>
            </w:r>
          </w:p>
          <w:p w14:paraId="6DE97BB1" w14:textId="77777777" w:rsidR="005C6B53" w:rsidRDefault="005C6B53" w:rsidP="005C6B53">
            <w:pPr>
              <w:pStyle w:val="EngHang"/>
            </w:pPr>
            <w:r>
              <w:t>O My Lord Jesus Christ,</w:t>
            </w:r>
          </w:p>
          <w:p w14:paraId="2765054B" w14:textId="0DB4F832" w:rsidR="005C6B53" w:rsidRDefault="005C6B53" w:rsidP="005C6B53">
            <w:pPr>
              <w:pStyle w:val="EngHangEnd"/>
            </w:pPr>
            <w:r>
              <w:t>Have mercy on me.</w:t>
            </w:r>
          </w:p>
        </w:tc>
      </w:tr>
      <w:tr w:rsidR="005C6B53" w14:paraId="2F5A833B" w14:textId="77777777" w:rsidTr="005C6B53">
        <w:trPr>
          <w:cantSplit/>
        </w:trPr>
        <w:tc>
          <w:tcPr>
            <w:tcW w:w="288" w:type="dxa"/>
          </w:tcPr>
          <w:p w14:paraId="43259235" w14:textId="77777777" w:rsidR="005C6B53" w:rsidRDefault="005C6B53" w:rsidP="005C6B53">
            <w:pPr>
              <w:pStyle w:val="CopticCross"/>
            </w:pPr>
            <w:r>
              <w:t>¿</w:t>
            </w:r>
          </w:p>
        </w:tc>
        <w:tc>
          <w:tcPr>
            <w:tcW w:w="3960" w:type="dxa"/>
          </w:tcPr>
          <w:p w14:paraId="0728A00B" w14:textId="77777777" w:rsidR="005C6B53" w:rsidRDefault="005C6B53" w:rsidP="005C6B53">
            <w:pPr>
              <w:pStyle w:val="EngHang"/>
            </w:pPr>
            <w:r>
              <w:t>You are worthy, and it is right</w:t>
            </w:r>
          </w:p>
          <w:p w14:paraId="161C0C7C" w14:textId="77777777" w:rsidR="005C6B53" w:rsidRDefault="005C6B53" w:rsidP="005C6B53">
            <w:pPr>
              <w:pStyle w:val="EngHang"/>
            </w:pPr>
            <w:r>
              <w:t>To praise and glorify You.</w:t>
            </w:r>
          </w:p>
          <w:p w14:paraId="7DE88853" w14:textId="77777777" w:rsidR="005C6B53" w:rsidRDefault="005C6B53" w:rsidP="005C6B53">
            <w:pPr>
              <w:pStyle w:val="EngHang"/>
            </w:pPr>
            <w:r>
              <w:t>You more Lord Jesus Christ,</w:t>
            </w:r>
          </w:p>
          <w:p w14:paraId="01BF9F9A" w14:textId="22D48CD5" w:rsidR="005C6B53" w:rsidRDefault="005C6B53" w:rsidP="005C6B53">
            <w:pPr>
              <w:pStyle w:val="EngHangEnd"/>
            </w:pPr>
            <w:r>
              <w:t>It is sweet and good to praise You.</w:t>
            </w:r>
          </w:p>
        </w:tc>
      </w:tr>
      <w:tr w:rsidR="005C6B53" w14:paraId="215E43FD" w14:textId="77777777" w:rsidTr="005C6B53">
        <w:trPr>
          <w:cantSplit/>
        </w:trPr>
        <w:tc>
          <w:tcPr>
            <w:tcW w:w="288" w:type="dxa"/>
          </w:tcPr>
          <w:p w14:paraId="3E692F53" w14:textId="77777777" w:rsidR="005C6B53" w:rsidRDefault="005C6B53" w:rsidP="005C6B53">
            <w:pPr>
              <w:pStyle w:val="CopticCross"/>
            </w:pPr>
          </w:p>
        </w:tc>
        <w:tc>
          <w:tcPr>
            <w:tcW w:w="3960" w:type="dxa"/>
          </w:tcPr>
          <w:p w14:paraId="22652945" w14:textId="2483E7E5" w:rsidR="005C6B53" w:rsidRDefault="005C6B53" w:rsidP="005C6B53">
            <w:pPr>
              <w:pStyle w:val="EngHang"/>
            </w:pPr>
            <w:r>
              <w:t>I cried to You all all day long,</w:t>
            </w:r>
          </w:p>
          <w:p w14:paraId="5FAE4D43" w14:textId="77777777" w:rsidR="005C6B53" w:rsidRDefault="005C6B53" w:rsidP="005C6B53">
            <w:pPr>
              <w:pStyle w:val="EngHang"/>
            </w:pPr>
            <w:r>
              <w:t>Raising my hands to You.</w:t>
            </w:r>
          </w:p>
          <w:p w14:paraId="6AA0C464" w14:textId="77777777" w:rsidR="005C6B53" w:rsidRDefault="005C6B53" w:rsidP="005C6B53">
            <w:pPr>
              <w:pStyle w:val="EngHang"/>
            </w:pPr>
            <w:r>
              <w:t>O my Lord Jesus Christ,</w:t>
            </w:r>
          </w:p>
          <w:p w14:paraId="01688260" w14:textId="5A119A1A" w:rsidR="005C6B53" w:rsidRDefault="005C6B53" w:rsidP="005C6B53">
            <w:pPr>
              <w:pStyle w:val="EngHangEnd"/>
            </w:pPr>
            <w:r>
              <w:t>Your Name is sweet to me.</w:t>
            </w:r>
          </w:p>
        </w:tc>
      </w:tr>
      <w:tr w:rsidR="005C6B53" w14:paraId="69820275" w14:textId="77777777" w:rsidTr="005C6B53">
        <w:trPr>
          <w:cantSplit/>
        </w:trPr>
        <w:tc>
          <w:tcPr>
            <w:tcW w:w="288" w:type="dxa"/>
          </w:tcPr>
          <w:p w14:paraId="386313B5" w14:textId="77777777" w:rsidR="005C6B53" w:rsidRDefault="005C6B53" w:rsidP="005C6B53">
            <w:pPr>
              <w:pStyle w:val="CopticCross"/>
            </w:pPr>
            <w:r>
              <w:t>¿</w:t>
            </w:r>
          </w:p>
        </w:tc>
        <w:tc>
          <w:tcPr>
            <w:tcW w:w="3960" w:type="dxa"/>
          </w:tcPr>
          <w:p w14:paraId="5A592828" w14:textId="77777777" w:rsidR="005C6B53" w:rsidRDefault="005C6B53" w:rsidP="005C6B53">
            <w:pPr>
              <w:pStyle w:val="EngHang"/>
            </w:pPr>
            <w:r>
              <w:t>I cast my cares upon You,</w:t>
            </w:r>
          </w:p>
          <w:p w14:paraId="465B3ED6" w14:textId="77777777" w:rsidR="005C6B53" w:rsidRDefault="005C6B53" w:rsidP="005C6B53">
            <w:pPr>
              <w:pStyle w:val="EngHang"/>
            </w:pPr>
            <w:r>
              <w:t>O Lord, do not neglect me.</w:t>
            </w:r>
          </w:p>
          <w:p w14:paraId="38FCEE28" w14:textId="77777777" w:rsidR="005C6B53" w:rsidRDefault="005C6B53" w:rsidP="005C6B53">
            <w:pPr>
              <w:pStyle w:val="EngHang"/>
            </w:pPr>
            <w:r>
              <w:t>O my Lord Jesus Christ,</w:t>
            </w:r>
          </w:p>
          <w:p w14:paraId="55103304" w14:textId="72018A6C" w:rsidR="005C6B53" w:rsidRDefault="005C6B53" w:rsidP="005C6B53">
            <w:pPr>
              <w:pStyle w:val="EngHangEnd"/>
            </w:pPr>
            <w:r>
              <w:t>Do not forsake me.</w:t>
            </w:r>
          </w:p>
        </w:tc>
      </w:tr>
      <w:tr w:rsidR="005C6B53" w14:paraId="49AE3A68" w14:textId="77777777" w:rsidTr="005C6B53">
        <w:trPr>
          <w:cantSplit/>
        </w:trPr>
        <w:tc>
          <w:tcPr>
            <w:tcW w:w="288" w:type="dxa"/>
          </w:tcPr>
          <w:p w14:paraId="3BA532D2" w14:textId="77777777" w:rsidR="005C6B53" w:rsidRDefault="005C6B53" w:rsidP="005C6B53">
            <w:pPr>
              <w:pStyle w:val="CopticCross"/>
            </w:pPr>
          </w:p>
        </w:tc>
        <w:tc>
          <w:tcPr>
            <w:tcW w:w="3960" w:type="dxa"/>
          </w:tcPr>
          <w:p w14:paraId="56D8183B" w14:textId="77777777" w:rsidR="005C6B53" w:rsidRDefault="005C6B53" w:rsidP="005C6B53">
            <w:pPr>
              <w:pStyle w:val="EngHang"/>
            </w:pPr>
            <w:r>
              <w:t>Do not take Your Holy Spirit</w:t>
            </w:r>
          </w:p>
          <w:p w14:paraId="137BDF6E" w14:textId="77777777" w:rsidR="005C6B53" w:rsidRDefault="005C6B53" w:rsidP="005C6B53">
            <w:pPr>
              <w:pStyle w:val="EngHang"/>
            </w:pPr>
            <w:r>
              <w:t>Away from me.</w:t>
            </w:r>
          </w:p>
          <w:p w14:paraId="67969B40" w14:textId="77777777" w:rsidR="005C6B53" w:rsidRDefault="005C6B53" w:rsidP="005C6B53">
            <w:pPr>
              <w:pStyle w:val="EngHang"/>
            </w:pPr>
            <w:r>
              <w:t>O my Lord Jesus Christ,</w:t>
            </w:r>
          </w:p>
          <w:p w14:paraId="7C043D3D" w14:textId="6211292A" w:rsidR="005C6B53" w:rsidRDefault="005C6B53" w:rsidP="005C6B53">
            <w:pPr>
              <w:pStyle w:val="EngHangEnd"/>
            </w:pPr>
            <w:r>
              <w:t>Help my in your might.</w:t>
            </w:r>
          </w:p>
        </w:tc>
      </w:tr>
      <w:tr w:rsidR="005C6B53" w14:paraId="25962EF5" w14:textId="77777777" w:rsidTr="005C6B53">
        <w:trPr>
          <w:cantSplit/>
        </w:trPr>
        <w:tc>
          <w:tcPr>
            <w:tcW w:w="288" w:type="dxa"/>
          </w:tcPr>
          <w:p w14:paraId="3C037B54" w14:textId="77777777" w:rsidR="005C6B53" w:rsidRDefault="005C6B53" w:rsidP="005C6B53">
            <w:pPr>
              <w:pStyle w:val="CopticCross"/>
            </w:pPr>
            <w:r>
              <w:lastRenderedPageBreak/>
              <w:t>¿</w:t>
            </w:r>
          </w:p>
        </w:tc>
        <w:tc>
          <w:tcPr>
            <w:tcW w:w="3960" w:type="dxa"/>
          </w:tcPr>
          <w:p w14:paraId="289A6785" w14:textId="09A8A946" w:rsidR="005C6B53" w:rsidRDefault="005C6B53" w:rsidP="005C6B53">
            <w:pPr>
              <w:pStyle w:val="EngHang"/>
            </w:pPr>
            <w:r>
              <w:t>The enemy has harmed me,</w:t>
            </w:r>
          </w:p>
          <w:p w14:paraId="11AB718A" w14:textId="77777777" w:rsidR="005C6B53" w:rsidRDefault="005C6B53" w:rsidP="005C6B53">
            <w:pPr>
              <w:pStyle w:val="EngHang"/>
            </w:pPr>
            <w:r>
              <w:t>And has deeply wounded me,</w:t>
            </w:r>
          </w:p>
          <w:p w14:paraId="0310D595" w14:textId="77777777" w:rsidR="005C6B53" w:rsidRDefault="005C6B53" w:rsidP="005C6B53">
            <w:pPr>
              <w:pStyle w:val="EngHang"/>
            </w:pPr>
            <w:r>
              <w:t>Grant me Your Body as ointment,</w:t>
            </w:r>
          </w:p>
          <w:p w14:paraId="46F44F62" w14:textId="4819C91B" w:rsidR="005C6B53" w:rsidRDefault="005C6B53" w:rsidP="005C6B53">
            <w:pPr>
              <w:pStyle w:val="EngHangEnd"/>
            </w:pPr>
            <w:r>
              <w:t>And Your Blood as a dressing.</w:t>
            </w:r>
          </w:p>
        </w:tc>
      </w:tr>
      <w:tr w:rsidR="005C6B53" w14:paraId="50B8A3A1" w14:textId="77777777" w:rsidTr="005C6B53">
        <w:trPr>
          <w:cantSplit/>
        </w:trPr>
        <w:tc>
          <w:tcPr>
            <w:tcW w:w="288" w:type="dxa"/>
          </w:tcPr>
          <w:p w14:paraId="0D942401" w14:textId="77777777" w:rsidR="005C6B53" w:rsidRDefault="005C6B53" w:rsidP="005C6B53">
            <w:pPr>
              <w:pStyle w:val="CopticCross"/>
            </w:pPr>
          </w:p>
        </w:tc>
        <w:tc>
          <w:tcPr>
            <w:tcW w:w="3960" w:type="dxa"/>
          </w:tcPr>
          <w:p w14:paraId="216BCCFE" w14:textId="77777777" w:rsidR="005C6B53" w:rsidRDefault="00B91DCB" w:rsidP="00B91DCB">
            <w:pPr>
              <w:pStyle w:val="EngHang"/>
            </w:pPr>
            <w:r>
              <w:t>I praise Your Name</w:t>
            </w:r>
          </w:p>
          <w:p w14:paraId="6F8E1B5B" w14:textId="77777777" w:rsidR="00B91DCB" w:rsidRDefault="00B91DCB" w:rsidP="00B91DCB">
            <w:pPr>
              <w:pStyle w:val="EngHang"/>
            </w:pPr>
            <w:r>
              <w:t>Seven times every day.</w:t>
            </w:r>
          </w:p>
          <w:p w14:paraId="6B2CFBAB" w14:textId="77777777" w:rsidR="00B91DCB" w:rsidRDefault="00B91DCB" w:rsidP="00B91DCB">
            <w:pPr>
              <w:pStyle w:val="EngHang"/>
            </w:pPr>
            <w:r>
              <w:t>O my Lord Jesus Christ,</w:t>
            </w:r>
          </w:p>
          <w:p w14:paraId="5BBBDA75" w14:textId="62B72805" w:rsidR="00B91DCB" w:rsidRDefault="00B91DCB" w:rsidP="005C6B53">
            <w:pPr>
              <w:pStyle w:val="EngHangEnd"/>
            </w:pPr>
            <w:r>
              <w:t>Grant me to be Your portion.</w:t>
            </w:r>
          </w:p>
        </w:tc>
      </w:tr>
      <w:tr w:rsidR="005C6B53" w14:paraId="4CA22459" w14:textId="77777777" w:rsidTr="005C6B53">
        <w:trPr>
          <w:cantSplit/>
        </w:trPr>
        <w:tc>
          <w:tcPr>
            <w:tcW w:w="288" w:type="dxa"/>
          </w:tcPr>
          <w:p w14:paraId="566A2B42" w14:textId="77777777" w:rsidR="005C6B53" w:rsidRDefault="005C6B53" w:rsidP="005C6B53">
            <w:pPr>
              <w:pStyle w:val="CopticCross"/>
            </w:pPr>
            <w:r>
              <w:t>¿</w:t>
            </w:r>
          </w:p>
        </w:tc>
        <w:tc>
          <w:tcPr>
            <w:tcW w:w="3960" w:type="dxa"/>
          </w:tcPr>
          <w:p w14:paraId="4911EF17" w14:textId="77777777" w:rsidR="005C6B53" w:rsidRDefault="00B91DCB" w:rsidP="00B91DCB">
            <w:pPr>
              <w:pStyle w:val="EngHang"/>
            </w:pPr>
            <w:r>
              <w:t>My soul has long waited</w:t>
            </w:r>
          </w:p>
          <w:p w14:paraId="7EF4D40F" w14:textId="77777777" w:rsidR="00B91DCB" w:rsidRDefault="00B91DCB" w:rsidP="00B91DCB">
            <w:pPr>
              <w:pStyle w:val="EngHang"/>
            </w:pPr>
            <w:r>
              <w:t>For You as in a barren land.</w:t>
            </w:r>
          </w:p>
          <w:p w14:paraId="1603E551" w14:textId="77777777" w:rsidR="00B91DCB" w:rsidRDefault="00B91DCB" w:rsidP="00B91DCB">
            <w:pPr>
              <w:pStyle w:val="EngHang"/>
            </w:pPr>
            <w:r>
              <w:t>O My Lord Jesus Christ,</w:t>
            </w:r>
          </w:p>
          <w:p w14:paraId="027B3B64" w14:textId="6B6081BD" w:rsidR="00B91DCB" w:rsidRDefault="00B91DCB" w:rsidP="005C6B53">
            <w:pPr>
              <w:pStyle w:val="EngHangEnd"/>
            </w:pPr>
            <w:r>
              <w:t>Remember us in Your mercy.</w:t>
            </w:r>
          </w:p>
        </w:tc>
      </w:tr>
      <w:tr w:rsidR="005C6B53" w14:paraId="10974794" w14:textId="77777777" w:rsidTr="005C6B53">
        <w:trPr>
          <w:cantSplit/>
        </w:trPr>
        <w:tc>
          <w:tcPr>
            <w:tcW w:w="288" w:type="dxa"/>
          </w:tcPr>
          <w:p w14:paraId="03594CF2" w14:textId="77777777" w:rsidR="005C6B53" w:rsidRDefault="005C6B53" w:rsidP="005C6B53">
            <w:pPr>
              <w:pStyle w:val="CopticCross"/>
            </w:pPr>
          </w:p>
        </w:tc>
        <w:tc>
          <w:tcPr>
            <w:tcW w:w="3960" w:type="dxa"/>
          </w:tcPr>
          <w:p w14:paraId="71A94C79" w14:textId="77777777" w:rsidR="005C6B53" w:rsidRDefault="00B91DCB" w:rsidP="00B91DCB">
            <w:pPr>
              <w:pStyle w:val="EngHang"/>
            </w:pPr>
            <w:r>
              <w:t>Do not forget our Church,</w:t>
            </w:r>
          </w:p>
          <w:p w14:paraId="26CC7BD7" w14:textId="77777777" w:rsidR="00B91DCB" w:rsidRDefault="00B91DCB" w:rsidP="00B91DCB">
            <w:pPr>
              <w:pStyle w:val="EngHang"/>
            </w:pPr>
            <w:r>
              <w:t>But fill it with Your goodness.</w:t>
            </w:r>
          </w:p>
          <w:p w14:paraId="19248E63" w14:textId="77777777" w:rsidR="00B91DCB" w:rsidRDefault="00B91DCB" w:rsidP="00B91DCB">
            <w:pPr>
              <w:pStyle w:val="EngHang"/>
            </w:pPr>
            <w:r>
              <w:t>O my Lord Jesus Christ,</w:t>
            </w:r>
          </w:p>
          <w:p w14:paraId="7E29470A" w14:textId="552A7FC8" w:rsidR="00B91DCB" w:rsidRDefault="00B91DCB" w:rsidP="005C6B53">
            <w:pPr>
              <w:pStyle w:val="EngHangEnd"/>
            </w:pPr>
            <w:r>
              <w:t>Establish it in Your ordinances.</w:t>
            </w:r>
          </w:p>
        </w:tc>
      </w:tr>
      <w:tr w:rsidR="005C6B53" w14:paraId="5AC7719F" w14:textId="77777777" w:rsidTr="005C6B53">
        <w:trPr>
          <w:cantSplit/>
        </w:trPr>
        <w:tc>
          <w:tcPr>
            <w:tcW w:w="288" w:type="dxa"/>
          </w:tcPr>
          <w:p w14:paraId="16A1BB14" w14:textId="77777777" w:rsidR="005C6B53" w:rsidRDefault="005C6B53" w:rsidP="005C6B53">
            <w:pPr>
              <w:pStyle w:val="CopticCross"/>
            </w:pPr>
            <w:r>
              <w:t>¿</w:t>
            </w:r>
          </w:p>
        </w:tc>
        <w:tc>
          <w:tcPr>
            <w:tcW w:w="3960" w:type="dxa"/>
          </w:tcPr>
          <w:p w14:paraId="5C013139" w14:textId="77777777" w:rsidR="005C6B53" w:rsidRDefault="00B91DCB" w:rsidP="00B91DCB">
            <w:pPr>
              <w:pStyle w:val="EngHang"/>
            </w:pPr>
            <w:r>
              <w:t>Your statutes are as sweet</w:t>
            </w:r>
          </w:p>
          <w:p w14:paraId="5043C7D8" w14:textId="77777777" w:rsidR="00B91DCB" w:rsidRDefault="00B91DCB" w:rsidP="00B91DCB">
            <w:pPr>
              <w:pStyle w:val="EngHang"/>
            </w:pPr>
            <w:r>
              <w:t>As honey on my lips.</w:t>
            </w:r>
          </w:p>
          <w:p w14:paraId="5DF4F276" w14:textId="77777777" w:rsidR="00B91DCB" w:rsidRDefault="00B91DCB" w:rsidP="00B91DCB">
            <w:pPr>
              <w:pStyle w:val="EngHang"/>
            </w:pPr>
            <w:r>
              <w:t>O my Lord Jesus Christ,</w:t>
            </w:r>
          </w:p>
          <w:p w14:paraId="3DC57287" w14:textId="14CE2667" w:rsidR="00B91DCB" w:rsidRDefault="00B91DCB" w:rsidP="005C6B53">
            <w:pPr>
              <w:pStyle w:val="EngHangEnd"/>
            </w:pPr>
            <w:r>
              <w:t>Cleanse me form my sins.</w:t>
            </w:r>
          </w:p>
        </w:tc>
      </w:tr>
      <w:tr w:rsidR="005C6B53" w14:paraId="5D196D41" w14:textId="77777777" w:rsidTr="005C6B53">
        <w:trPr>
          <w:cantSplit/>
        </w:trPr>
        <w:tc>
          <w:tcPr>
            <w:tcW w:w="288" w:type="dxa"/>
          </w:tcPr>
          <w:p w14:paraId="305EC3AB" w14:textId="77777777" w:rsidR="005C6B53" w:rsidRDefault="005C6B53" w:rsidP="005C6B53">
            <w:pPr>
              <w:pStyle w:val="CopticCross"/>
            </w:pPr>
          </w:p>
        </w:tc>
        <w:tc>
          <w:tcPr>
            <w:tcW w:w="3960" w:type="dxa"/>
          </w:tcPr>
          <w:p w14:paraId="2BADC1B1" w14:textId="77777777" w:rsidR="005C6B53" w:rsidRDefault="00B91DCB" w:rsidP="00B91DCB">
            <w:pPr>
              <w:pStyle w:val="EngHang"/>
            </w:pPr>
            <w:r>
              <w:t>Let us thank the Beneficent,</w:t>
            </w:r>
          </w:p>
          <w:p w14:paraId="3FCBB80D" w14:textId="77777777" w:rsidR="00B91DCB" w:rsidRDefault="00B91DCB" w:rsidP="00B91DCB">
            <w:pPr>
              <w:pStyle w:val="EngHang"/>
            </w:pPr>
            <w:r>
              <w:t>And worship the Lord Jesus,</w:t>
            </w:r>
          </w:p>
          <w:p w14:paraId="31ACC2BF" w14:textId="77777777" w:rsidR="00B91DCB" w:rsidRDefault="00B91DCB" w:rsidP="00B91DCB">
            <w:pPr>
              <w:pStyle w:val="EngHang"/>
            </w:pPr>
            <w:r>
              <w:t>The Christ, the Lord of hosts;</w:t>
            </w:r>
          </w:p>
          <w:p w14:paraId="6D046812" w14:textId="6A0A0C50" w:rsidR="00B91DCB" w:rsidRDefault="00B91DCB" w:rsidP="00B91DCB">
            <w:pPr>
              <w:pStyle w:val="EngHangEnd"/>
            </w:pPr>
            <w:r>
              <w:t>We bow down to Him in fear.</w:t>
            </w:r>
          </w:p>
        </w:tc>
      </w:tr>
      <w:tr w:rsidR="005C6B53" w14:paraId="4FD5F5CB" w14:textId="77777777" w:rsidTr="005C6B53">
        <w:trPr>
          <w:cantSplit/>
        </w:trPr>
        <w:tc>
          <w:tcPr>
            <w:tcW w:w="288" w:type="dxa"/>
          </w:tcPr>
          <w:p w14:paraId="3381340D" w14:textId="77777777" w:rsidR="005C6B53" w:rsidRDefault="005C6B53" w:rsidP="005C6B53">
            <w:pPr>
              <w:pStyle w:val="CopticCross"/>
            </w:pPr>
            <w:r>
              <w:lastRenderedPageBreak/>
              <w:t>¿</w:t>
            </w:r>
          </w:p>
        </w:tc>
        <w:tc>
          <w:tcPr>
            <w:tcW w:w="3960" w:type="dxa"/>
          </w:tcPr>
          <w:p w14:paraId="23487AC6" w14:textId="77777777" w:rsidR="005C6B53" w:rsidRDefault="00B91DCB" w:rsidP="00B91DCB">
            <w:pPr>
              <w:pStyle w:val="EngHang"/>
            </w:pPr>
            <w:r>
              <w:t>Confirm us in Your statutes,</w:t>
            </w:r>
          </w:p>
          <w:p w14:paraId="1CC0D125" w14:textId="77777777" w:rsidR="00B91DCB" w:rsidRDefault="00B91DCB" w:rsidP="00B91DCB">
            <w:pPr>
              <w:pStyle w:val="EngHang"/>
            </w:pPr>
            <w:r>
              <w:t>Establish Your oracles in us.</w:t>
            </w:r>
          </w:p>
          <w:p w14:paraId="046B552C" w14:textId="77777777" w:rsidR="00B91DCB" w:rsidRDefault="00B91DCB" w:rsidP="00B91DCB">
            <w:pPr>
              <w:pStyle w:val="EngHang"/>
            </w:pPr>
            <w:r>
              <w:t>O my Lord Jesus Christ,</w:t>
            </w:r>
          </w:p>
          <w:p w14:paraId="0DF6CAFD" w14:textId="03E1BA27" w:rsidR="00B91DCB" w:rsidRDefault="00B91DCB" w:rsidP="005C6B53">
            <w:pPr>
              <w:pStyle w:val="EngHangEnd"/>
            </w:pPr>
            <w:r>
              <w:t>Raise the stature of the Church.</w:t>
            </w:r>
          </w:p>
        </w:tc>
      </w:tr>
      <w:tr w:rsidR="005C6B53" w14:paraId="5F48554B" w14:textId="77777777" w:rsidTr="005C6B53">
        <w:trPr>
          <w:cantSplit/>
        </w:trPr>
        <w:tc>
          <w:tcPr>
            <w:tcW w:w="288" w:type="dxa"/>
          </w:tcPr>
          <w:p w14:paraId="5E435B30" w14:textId="77777777" w:rsidR="005C6B53" w:rsidRDefault="005C6B53" w:rsidP="005C6B53">
            <w:pPr>
              <w:pStyle w:val="CopticCross"/>
            </w:pPr>
          </w:p>
        </w:tc>
        <w:tc>
          <w:tcPr>
            <w:tcW w:w="3960" w:type="dxa"/>
          </w:tcPr>
          <w:p w14:paraId="3B6845F7" w14:textId="77777777" w:rsidR="00B91DCB" w:rsidRDefault="00B91DCB" w:rsidP="00B91DCB">
            <w:pPr>
              <w:pStyle w:val="EngHang"/>
            </w:pPr>
            <w:r>
              <w:t>Raise the statue of the Christians</w:t>
            </w:r>
          </w:p>
          <w:p w14:paraId="075690DF" w14:textId="77777777" w:rsidR="00B91DCB" w:rsidRDefault="00B91DCB" w:rsidP="00B91DCB">
            <w:pPr>
              <w:pStyle w:val="EngHang"/>
            </w:pPr>
            <w:r>
              <w:t>Throughout the world,</w:t>
            </w:r>
          </w:p>
          <w:p w14:paraId="1889FAB4" w14:textId="77777777" w:rsidR="00B91DCB" w:rsidRDefault="00B91DCB" w:rsidP="00B91DCB">
            <w:pPr>
              <w:pStyle w:val="EngHang"/>
            </w:pPr>
            <w:r>
              <w:t>O my Lord Jesus Christ,</w:t>
            </w:r>
          </w:p>
          <w:p w14:paraId="732EA3A1" w14:textId="717BE376" w:rsidR="00B91DCB" w:rsidRDefault="00B91DCB" w:rsidP="00B91DCB">
            <w:pPr>
              <w:pStyle w:val="EngHangEnd"/>
            </w:pPr>
            <w:r>
              <w:t>Embrace them and support them.</w:t>
            </w:r>
          </w:p>
        </w:tc>
      </w:tr>
      <w:tr w:rsidR="005C6B53" w14:paraId="487F46E6" w14:textId="77777777" w:rsidTr="005C6B53">
        <w:trPr>
          <w:cantSplit/>
        </w:trPr>
        <w:tc>
          <w:tcPr>
            <w:tcW w:w="288" w:type="dxa"/>
          </w:tcPr>
          <w:p w14:paraId="74FCF72F" w14:textId="77777777" w:rsidR="005C6B53" w:rsidRDefault="005C6B53" w:rsidP="005C6B53">
            <w:pPr>
              <w:pStyle w:val="CopticCross"/>
            </w:pPr>
            <w:r>
              <w:t>¿</w:t>
            </w:r>
          </w:p>
        </w:tc>
        <w:tc>
          <w:tcPr>
            <w:tcW w:w="3960" w:type="dxa"/>
          </w:tcPr>
          <w:p w14:paraId="335F226A" w14:textId="77777777" w:rsidR="005C6B53" w:rsidRDefault="00B91DCB" w:rsidP="00B91DCB">
            <w:pPr>
              <w:pStyle w:val="EngHang"/>
            </w:pPr>
            <w:r>
              <w:t>If we live in poverty,</w:t>
            </w:r>
          </w:p>
          <w:p w14:paraId="28BC15F4" w14:textId="77777777" w:rsidR="00B91DCB" w:rsidRDefault="00B91DCB" w:rsidP="00B91DCB">
            <w:pPr>
              <w:pStyle w:val="EngHang"/>
            </w:pPr>
            <w:r>
              <w:t>Your Name will sustain us,</w:t>
            </w:r>
          </w:p>
          <w:p w14:paraId="45F7F2DB" w14:textId="77777777" w:rsidR="00B91DCB" w:rsidRDefault="00B91DCB" w:rsidP="00B91DCB">
            <w:pPr>
              <w:pStyle w:val="EngHang"/>
            </w:pPr>
            <w:r>
              <w:t>O my Lord Jesus Christ,</w:t>
            </w:r>
          </w:p>
          <w:p w14:paraId="156E6E04" w14:textId="7C1BD10F" w:rsidR="00B91DCB" w:rsidRDefault="00B91DCB" w:rsidP="005C6B53">
            <w:pPr>
              <w:pStyle w:val="EngHangEnd"/>
            </w:pPr>
            <w:r>
              <w:t xml:space="preserve">We are rich in Your goodness. </w:t>
            </w:r>
          </w:p>
        </w:tc>
      </w:tr>
      <w:tr w:rsidR="005C6B53" w14:paraId="0F93B9AD" w14:textId="77777777" w:rsidTr="005C6B53">
        <w:trPr>
          <w:cantSplit/>
        </w:trPr>
        <w:tc>
          <w:tcPr>
            <w:tcW w:w="288" w:type="dxa"/>
          </w:tcPr>
          <w:p w14:paraId="55CFCF47" w14:textId="77777777" w:rsidR="005C6B53" w:rsidRDefault="005C6B53" w:rsidP="005C6B53">
            <w:pPr>
              <w:pStyle w:val="CopticCross"/>
            </w:pPr>
          </w:p>
        </w:tc>
        <w:tc>
          <w:tcPr>
            <w:tcW w:w="3960" w:type="dxa"/>
          </w:tcPr>
          <w:p w14:paraId="12FAC53B" w14:textId="77777777" w:rsidR="005C6B53" w:rsidRDefault="00B91DCB" w:rsidP="00B91DCB">
            <w:pPr>
              <w:pStyle w:val="EngHang"/>
            </w:pPr>
            <w:r>
              <w:t>Praise is due unto You,</w:t>
            </w:r>
          </w:p>
          <w:p w14:paraId="2455989B" w14:textId="77777777" w:rsidR="00B91DCB" w:rsidRDefault="00B91DCB" w:rsidP="00B91DCB">
            <w:pPr>
              <w:pStyle w:val="EngHang"/>
            </w:pPr>
            <w:r>
              <w:t>Blessing is due unto You,</w:t>
            </w:r>
          </w:p>
          <w:p w14:paraId="4B5EF564" w14:textId="77777777" w:rsidR="00B91DCB" w:rsidRDefault="00B91DCB" w:rsidP="00B91DCB">
            <w:pPr>
              <w:pStyle w:val="EngHang"/>
            </w:pPr>
            <w:r>
              <w:t>O my Lord Jesus Christ,</w:t>
            </w:r>
          </w:p>
          <w:p w14:paraId="59438D61" w14:textId="763222FA" w:rsidR="00B91DCB" w:rsidRDefault="00B91DCB" w:rsidP="005C6B53">
            <w:pPr>
              <w:pStyle w:val="EngHangEnd"/>
            </w:pPr>
            <w:r>
              <w:t>The fountain of all goodness.</w:t>
            </w:r>
          </w:p>
        </w:tc>
      </w:tr>
      <w:tr w:rsidR="005C6B53" w14:paraId="0F760336" w14:textId="77777777" w:rsidTr="005C6B53">
        <w:trPr>
          <w:cantSplit/>
        </w:trPr>
        <w:tc>
          <w:tcPr>
            <w:tcW w:w="288" w:type="dxa"/>
          </w:tcPr>
          <w:p w14:paraId="3146E9DB" w14:textId="77777777" w:rsidR="005C6B53" w:rsidRDefault="005C6B53" w:rsidP="005C6B53">
            <w:pPr>
              <w:pStyle w:val="CopticCross"/>
            </w:pPr>
            <w:r>
              <w:t>¿</w:t>
            </w:r>
          </w:p>
        </w:tc>
        <w:tc>
          <w:tcPr>
            <w:tcW w:w="3960" w:type="dxa"/>
          </w:tcPr>
          <w:p w14:paraId="16BBC10F" w14:textId="77777777" w:rsidR="005C6B53" w:rsidRDefault="00B91DCB" w:rsidP="00B91DCB">
            <w:pPr>
              <w:pStyle w:val="EngHang"/>
            </w:pPr>
            <w:r>
              <w:t>O Lord, save Your people,</w:t>
            </w:r>
          </w:p>
          <w:p w14:paraId="6CBDCC18" w14:textId="77777777" w:rsidR="00B91DCB" w:rsidRDefault="00B91DCB" w:rsidP="00B91DCB">
            <w:pPr>
              <w:pStyle w:val="EngHang"/>
            </w:pPr>
            <w:r>
              <w:t>And bless Your inheritance;</w:t>
            </w:r>
          </w:p>
          <w:p w14:paraId="123C5726" w14:textId="77777777" w:rsidR="00B91DCB" w:rsidRDefault="00B91DCB" w:rsidP="00B91DCB">
            <w:pPr>
              <w:pStyle w:val="EngHang"/>
            </w:pPr>
            <w:r>
              <w:t>Raise their stature in Your Name,</w:t>
            </w:r>
          </w:p>
          <w:p w14:paraId="0F035F91" w14:textId="0EFA7757" w:rsidR="00B91DCB" w:rsidRDefault="00B91DCB" w:rsidP="00B91DCB">
            <w:pPr>
              <w:pStyle w:val="EngHangEnd"/>
            </w:pPr>
            <w:r>
              <w:t>And grant them Your Kingdom.</w:t>
            </w:r>
          </w:p>
        </w:tc>
      </w:tr>
      <w:tr w:rsidR="005C6B53" w14:paraId="3E132A47" w14:textId="77777777" w:rsidTr="005C6B53">
        <w:trPr>
          <w:cantSplit/>
        </w:trPr>
        <w:tc>
          <w:tcPr>
            <w:tcW w:w="288" w:type="dxa"/>
          </w:tcPr>
          <w:p w14:paraId="3D65F7AC" w14:textId="77777777" w:rsidR="005C6B53" w:rsidRDefault="005C6B53" w:rsidP="005C6B53">
            <w:pPr>
              <w:pStyle w:val="CopticCross"/>
            </w:pPr>
          </w:p>
        </w:tc>
        <w:tc>
          <w:tcPr>
            <w:tcW w:w="3960" w:type="dxa"/>
          </w:tcPr>
          <w:p w14:paraId="12CF9D0C" w14:textId="77777777" w:rsidR="005C6B53" w:rsidRDefault="008D36EC" w:rsidP="008D36EC">
            <w:pPr>
              <w:pStyle w:val="EngHang"/>
            </w:pPr>
            <w:r>
              <w:t>Your Kingdom, O my God,</w:t>
            </w:r>
          </w:p>
          <w:p w14:paraId="3353E5F6" w14:textId="77777777" w:rsidR="008D36EC" w:rsidRDefault="008D36EC" w:rsidP="008D36EC">
            <w:pPr>
              <w:pStyle w:val="EngHang"/>
            </w:pPr>
            <w:r>
              <w:t>Is an eternal Kingdom,</w:t>
            </w:r>
          </w:p>
          <w:p w14:paraId="204EC27B" w14:textId="2A72E5F7" w:rsidR="008D36EC" w:rsidRDefault="008D36EC" w:rsidP="008D36EC">
            <w:pPr>
              <w:pStyle w:val="EngHang"/>
            </w:pPr>
            <w:r>
              <w:t>And Your reign, O my King,</w:t>
            </w:r>
          </w:p>
          <w:p w14:paraId="426BD690" w14:textId="3B9F06EF" w:rsidR="008D36EC" w:rsidRDefault="008D36EC" w:rsidP="005C6B53">
            <w:pPr>
              <w:pStyle w:val="EngHangEnd"/>
            </w:pPr>
            <w:r>
              <w:t>Is everlasting.</w:t>
            </w:r>
          </w:p>
        </w:tc>
      </w:tr>
      <w:tr w:rsidR="005C6B53" w14:paraId="03A36EF2" w14:textId="77777777" w:rsidTr="005C6B53">
        <w:trPr>
          <w:cantSplit/>
        </w:trPr>
        <w:tc>
          <w:tcPr>
            <w:tcW w:w="288" w:type="dxa"/>
          </w:tcPr>
          <w:p w14:paraId="0049C914" w14:textId="77777777" w:rsidR="005C6B53" w:rsidRDefault="005C6B53" w:rsidP="005C6B53">
            <w:pPr>
              <w:pStyle w:val="CopticCross"/>
            </w:pPr>
            <w:r>
              <w:t>¿</w:t>
            </w:r>
          </w:p>
        </w:tc>
        <w:tc>
          <w:tcPr>
            <w:tcW w:w="3960" w:type="dxa"/>
          </w:tcPr>
          <w:p w14:paraId="60B7304C" w14:textId="77777777" w:rsidR="005C6B53" w:rsidRDefault="008D36EC" w:rsidP="008D36EC">
            <w:pPr>
              <w:pStyle w:val="EngHang"/>
            </w:pPr>
            <w:r>
              <w:t>Your deeds are wonderful,</w:t>
            </w:r>
          </w:p>
          <w:p w14:paraId="5E0BFB93" w14:textId="77777777" w:rsidR="008D36EC" w:rsidRDefault="008D36EC" w:rsidP="008D36EC">
            <w:pPr>
              <w:pStyle w:val="EngHang"/>
            </w:pPr>
            <w:r>
              <w:t>Eternal, and exalted.</w:t>
            </w:r>
          </w:p>
          <w:p w14:paraId="24642E07" w14:textId="77777777" w:rsidR="008D36EC" w:rsidRDefault="008D36EC" w:rsidP="008D36EC">
            <w:pPr>
              <w:pStyle w:val="EngHang"/>
            </w:pPr>
            <w:r>
              <w:t>O my Lord jesus Christ,</w:t>
            </w:r>
          </w:p>
          <w:p w14:paraId="4335D7C5" w14:textId="100EC9D0" w:rsidR="008D36EC" w:rsidRDefault="008D36EC" w:rsidP="008D36EC">
            <w:pPr>
              <w:pStyle w:val="EngHangEnd"/>
            </w:pPr>
            <w:r>
              <w:t>Your are the King of kings.</w:t>
            </w:r>
          </w:p>
        </w:tc>
      </w:tr>
      <w:tr w:rsidR="005C6B53" w14:paraId="42E56483" w14:textId="77777777" w:rsidTr="005C6B53">
        <w:trPr>
          <w:cantSplit/>
        </w:trPr>
        <w:tc>
          <w:tcPr>
            <w:tcW w:w="288" w:type="dxa"/>
          </w:tcPr>
          <w:p w14:paraId="2FE3ED3E" w14:textId="77777777" w:rsidR="005C6B53" w:rsidRDefault="005C6B53" w:rsidP="005C6B53">
            <w:pPr>
              <w:pStyle w:val="CopticCross"/>
            </w:pPr>
          </w:p>
        </w:tc>
        <w:tc>
          <w:tcPr>
            <w:tcW w:w="3960" w:type="dxa"/>
          </w:tcPr>
          <w:p w14:paraId="74A6A4FE" w14:textId="77777777" w:rsidR="005C6B53" w:rsidRDefault="008D36EC" w:rsidP="008D36EC">
            <w:pPr>
              <w:pStyle w:val="EngHang"/>
            </w:pPr>
            <w:r>
              <w:t>All kingdoms will cease,</w:t>
            </w:r>
          </w:p>
          <w:p w14:paraId="37D04DA3" w14:textId="77777777" w:rsidR="008D36EC" w:rsidRDefault="008D36EC" w:rsidP="008D36EC">
            <w:pPr>
              <w:pStyle w:val="EngHang"/>
            </w:pPr>
            <w:r>
              <w:t>A long with all riches of the world,</w:t>
            </w:r>
          </w:p>
          <w:p w14:paraId="29B88C6C" w14:textId="77777777" w:rsidR="008D36EC" w:rsidRDefault="008D36EC" w:rsidP="008D36EC">
            <w:pPr>
              <w:pStyle w:val="EngHang"/>
            </w:pPr>
            <w:r>
              <w:t>O my Lord Jesus Christ,</w:t>
            </w:r>
          </w:p>
          <w:p w14:paraId="1F2AAAC1" w14:textId="291C3B9A" w:rsidR="008D36EC" w:rsidRDefault="008D36EC" w:rsidP="005C6B53">
            <w:pPr>
              <w:pStyle w:val="EngHangEnd"/>
            </w:pPr>
            <w:r>
              <w:t>Your Kingdom is eternal.</w:t>
            </w:r>
          </w:p>
        </w:tc>
      </w:tr>
      <w:tr w:rsidR="005C6B53" w14:paraId="5B208604" w14:textId="77777777" w:rsidTr="005C6B53">
        <w:trPr>
          <w:cantSplit/>
        </w:trPr>
        <w:tc>
          <w:tcPr>
            <w:tcW w:w="288" w:type="dxa"/>
          </w:tcPr>
          <w:p w14:paraId="754DCA7B" w14:textId="77777777" w:rsidR="005C6B53" w:rsidRDefault="005C6B53" w:rsidP="005C6B53">
            <w:pPr>
              <w:pStyle w:val="CopticCross"/>
            </w:pPr>
            <w:r>
              <w:t>¿</w:t>
            </w:r>
          </w:p>
        </w:tc>
        <w:tc>
          <w:tcPr>
            <w:tcW w:w="3960" w:type="dxa"/>
          </w:tcPr>
          <w:p w14:paraId="6E81AF43" w14:textId="77777777" w:rsidR="005C6B53" w:rsidRDefault="008D36EC" w:rsidP="008D36EC">
            <w:pPr>
              <w:pStyle w:val="EngHang"/>
            </w:pPr>
            <w:r>
              <w:t>May the kingdoms cease,</w:t>
            </w:r>
          </w:p>
          <w:p w14:paraId="6D0FA1CF" w14:textId="77777777" w:rsidR="008D36EC" w:rsidRDefault="008D36EC" w:rsidP="008D36EC">
            <w:pPr>
              <w:pStyle w:val="EngHang"/>
            </w:pPr>
            <w:r>
              <w:t>Along with the riches of the world,</w:t>
            </w:r>
          </w:p>
          <w:p w14:paraId="4263DFBE" w14:textId="77777777" w:rsidR="008D36EC" w:rsidRDefault="008D36EC" w:rsidP="008D36EC">
            <w:pPr>
              <w:pStyle w:val="EngHang"/>
            </w:pPr>
            <w:r>
              <w:t>O my Lord Jesus Christ,</w:t>
            </w:r>
          </w:p>
          <w:p w14:paraId="72986325" w14:textId="5734F65F" w:rsidR="008D36EC" w:rsidRDefault="008D36EC" w:rsidP="005C6B53">
            <w:pPr>
              <w:pStyle w:val="EngHangEnd"/>
            </w:pPr>
            <w:r>
              <w:t>You are the treasure of the poor.</w:t>
            </w:r>
          </w:p>
        </w:tc>
      </w:tr>
      <w:tr w:rsidR="005C6B53" w14:paraId="68CB2233" w14:textId="77777777" w:rsidTr="005C6B53">
        <w:trPr>
          <w:cantSplit/>
        </w:trPr>
        <w:tc>
          <w:tcPr>
            <w:tcW w:w="288" w:type="dxa"/>
          </w:tcPr>
          <w:p w14:paraId="09C21FCC" w14:textId="77777777" w:rsidR="005C6B53" w:rsidRDefault="005C6B53" w:rsidP="005C6B53">
            <w:pPr>
              <w:pStyle w:val="CopticCross"/>
            </w:pPr>
          </w:p>
        </w:tc>
        <w:tc>
          <w:tcPr>
            <w:tcW w:w="3960" w:type="dxa"/>
          </w:tcPr>
          <w:p w14:paraId="7ABE43BE" w14:textId="2E6DD04F" w:rsidR="005C6B53" w:rsidRDefault="008D36EC" w:rsidP="008D36EC">
            <w:pPr>
              <w:pStyle w:val="EngHang"/>
            </w:pPr>
            <w:r>
              <w:t>Please satisfy the poor,</w:t>
            </w:r>
          </w:p>
          <w:p w14:paraId="56C6EBE7" w14:textId="53E4A171" w:rsidR="008D36EC" w:rsidRDefault="008D36EC" w:rsidP="008D36EC">
            <w:pPr>
              <w:pStyle w:val="EngHang"/>
            </w:pPr>
            <w:r>
              <w:t>Heal the sick,</w:t>
            </w:r>
          </w:p>
          <w:p w14:paraId="385343A1" w14:textId="77777777" w:rsidR="008D36EC" w:rsidRDefault="008D36EC" w:rsidP="008D36EC">
            <w:pPr>
              <w:pStyle w:val="EngHang"/>
            </w:pPr>
            <w:r>
              <w:t>Comfort all the widows,</w:t>
            </w:r>
          </w:p>
          <w:p w14:paraId="0588B66D" w14:textId="4F01A6F4" w:rsidR="008D36EC" w:rsidRDefault="008D36EC" w:rsidP="005C6B53">
            <w:pPr>
              <w:pStyle w:val="EngHangEnd"/>
            </w:pPr>
            <w:r>
              <w:t>O Lord, grant them Your riches.</w:t>
            </w:r>
          </w:p>
        </w:tc>
      </w:tr>
      <w:tr w:rsidR="005C6B53" w14:paraId="28037F23" w14:textId="77777777" w:rsidTr="005C6B53">
        <w:trPr>
          <w:cantSplit/>
        </w:trPr>
        <w:tc>
          <w:tcPr>
            <w:tcW w:w="288" w:type="dxa"/>
          </w:tcPr>
          <w:p w14:paraId="53EBFDFB" w14:textId="77777777" w:rsidR="005C6B53" w:rsidRDefault="005C6B53" w:rsidP="005C6B53">
            <w:pPr>
              <w:pStyle w:val="CopticCross"/>
            </w:pPr>
            <w:r>
              <w:t>¿</w:t>
            </w:r>
          </w:p>
        </w:tc>
        <w:tc>
          <w:tcPr>
            <w:tcW w:w="3960" w:type="dxa"/>
          </w:tcPr>
          <w:p w14:paraId="799A2EFA" w14:textId="77777777" w:rsidR="005C6B53" w:rsidRDefault="008D36EC" w:rsidP="008D36EC">
            <w:pPr>
              <w:pStyle w:val="EngHang"/>
            </w:pPr>
            <w:r>
              <w:t>O please grant them Your riches,</w:t>
            </w:r>
          </w:p>
          <w:p w14:paraId="0ADD2A85" w14:textId="77777777" w:rsidR="008D36EC" w:rsidRDefault="008D36EC" w:rsidP="008D36EC">
            <w:pPr>
              <w:pStyle w:val="EngHang"/>
            </w:pPr>
            <w:r>
              <w:t>And help and forgive those in debt,</w:t>
            </w:r>
          </w:p>
          <w:p w14:paraId="7B123187" w14:textId="77777777" w:rsidR="008D36EC" w:rsidRDefault="008D36EC" w:rsidP="008D36EC">
            <w:pPr>
              <w:pStyle w:val="EngHang"/>
            </w:pPr>
            <w:r>
              <w:t>O my Lord, Jesus Christ,</w:t>
            </w:r>
          </w:p>
          <w:p w14:paraId="121418AE" w14:textId="2C8C1041" w:rsidR="008D36EC" w:rsidRDefault="008D36EC" w:rsidP="005C6B53">
            <w:pPr>
              <w:pStyle w:val="EngHangEnd"/>
            </w:pPr>
            <w:r>
              <w:t>The treasure of the poor.</w:t>
            </w:r>
          </w:p>
        </w:tc>
      </w:tr>
      <w:tr w:rsidR="005C6B53" w14:paraId="5F05E85C" w14:textId="77777777" w:rsidTr="005C6B53">
        <w:trPr>
          <w:cantSplit/>
        </w:trPr>
        <w:tc>
          <w:tcPr>
            <w:tcW w:w="288" w:type="dxa"/>
          </w:tcPr>
          <w:p w14:paraId="293136D6" w14:textId="77777777" w:rsidR="005C6B53" w:rsidRDefault="005C6B53" w:rsidP="005C6B53">
            <w:pPr>
              <w:pStyle w:val="CopticCross"/>
            </w:pPr>
          </w:p>
        </w:tc>
        <w:tc>
          <w:tcPr>
            <w:tcW w:w="3960" w:type="dxa"/>
          </w:tcPr>
          <w:p w14:paraId="269B3AB6" w14:textId="07E92FF2" w:rsidR="005C6B53" w:rsidRDefault="008D36EC" w:rsidP="008D36EC">
            <w:pPr>
              <w:pStyle w:val="EngHang"/>
            </w:pPr>
            <w:r>
              <w:t>Though we may be in need,</w:t>
            </w:r>
          </w:p>
          <w:p w14:paraId="6012D801" w14:textId="77777777" w:rsidR="008D36EC" w:rsidRDefault="008D36EC" w:rsidP="008D36EC">
            <w:pPr>
              <w:pStyle w:val="EngHang"/>
            </w:pPr>
            <w:r>
              <w:t>We have the Precious Pearl,</w:t>
            </w:r>
          </w:p>
          <w:p w14:paraId="10E73789" w14:textId="77777777" w:rsidR="008D36EC" w:rsidRDefault="008D36EC" w:rsidP="008D36EC">
            <w:pPr>
              <w:pStyle w:val="EngHang"/>
            </w:pPr>
            <w:r>
              <w:t>The Rock of great price,</w:t>
            </w:r>
          </w:p>
          <w:p w14:paraId="77A70F61" w14:textId="0A284318" w:rsidR="008D36EC" w:rsidRDefault="008D36EC" w:rsidP="005C6B53">
            <w:pPr>
              <w:pStyle w:val="EngHangEnd"/>
            </w:pPr>
            <w:r>
              <w:t>The honoured Jesus,</w:t>
            </w:r>
          </w:p>
        </w:tc>
      </w:tr>
      <w:tr w:rsidR="005C6B53" w14:paraId="3688B5D9" w14:textId="77777777" w:rsidTr="005C6B53">
        <w:trPr>
          <w:cantSplit/>
        </w:trPr>
        <w:tc>
          <w:tcPr>
            <w:tcW w:w="288" w:type="dxa"/>
          </w:tcPr>
          <w:p w14:paraId="00AFEF76" w14:textId="77777777" w:rsidR="005C6B53" w:rsidRDefault="005C6B53" w:rsidP="005C6B53">
            <w:pPr>
              <w:pStyle w:val="CopticCross"/>
            </w:pPr>
            <w:r>
              <w:t>¿</w:t>
            </w:r>
          </w:p>
        </w:tc>
        <w:tc>
          <w:tcPr>
            <w:tcW w:w="3960" w:type="dxa"/>
          </w:tcPr>
          <w:p w14:paraId="591BCA22" w14:textId="6A0B2B8A" w:rsidR="005C6B53" w:rsidRDefault="008D36EC" w:rsidP="008D36EC">
            <w:pPr>
              <w:pStyle w:val="EngHang"/>
            </w:pPr>
            <w:r>
              <w:t xml:space="preserve"> Honoured and precious,</w:t>
            </w:r>
          </w:p>
          <w:p w14:paraId="213475A7" w14:textId="77777777" w:rsidR="008D36EC" w:rsidRDefault="008D36EC" w:rsidP="008D36EC">
            <w:pPr>
              <w:pStyle w:val="EngHang"/>
            </w:pPr>
            <w:r>
              <w:t>Above all things of this world,</w:t>
            </w:r>
          </w:p>
          <w:p w14:paraId="32C532FF" w14:textId="77777777" w:rsidR="008D36EC" w:rsidRDefault="008D36EC" w:rsidP="008D36EC">
            <w:pPr>
              <w:pStyle w:val="EngHang"/>
            </w:pPr>
            <w:r>
              <w:t>Is His Name, Jesus Christ,</w:t>
            </w:r>
          </w:p>
          <w:p w14:paraId="3E67FE04" w14:textId="2D26DFFA" w:rsidR="008D36EC" w:rsidRDefault="008D36EC" w:rsidP="005C6B53">
            <w:pPr>
              <w:pStyle w:val="EngHangEnd"/>
            </w:pPr>
            <w:r>
              <w:t>The forgiver of sins.</w:t>
            </w:r>
          </w:p>
        </w:tc>
      </w:tr>
      <w:tr w:rsidR="005C6B53" w14:paraId="5C835D3F" w14:textId="77777777" w:rsidTr="005C6B53">
        <w:trPr>
          <w:cantSplit/>
        </w:trPr>
        <w:tc>
          <w:tcPr>
            <w:tcW w:w="288" w:type="dxa"/>
          </w:tcPr>
          <w:p w14:paraId="35B509DE" w14:textId="77777777" w:rsidR="005C6B53" w:rsidRDefault="005C6B53" w:rsidP="005C6B53">
            <w:pPr>
              <w:pStyle w:val="CopticCross"/>
            </w:pPr>
          </w:p>
        </w:tc>
        <w:tc>
          <w:tcPr>
            <w:tcW w:w="3960" w:type="dxa"/>
          </w:tcPr>
          <w:p w14:paraId="7F1A131D" w14:textId="77777777" w:rsidR="005C6B53" w:rsidRDefault="008D36EC" w:rsidP="008D36EC">
            <w:pPr>
              <w:pStyle w:val="EngHang"/>
            </w:pPr>
            <w:r>
              <w:t>[He is] the forgiver of our debts,</w:t>
            </w:r>
          </w:p>
          <w:p w14:paraId="74B9D405" w14:textId="77777777" w:rsidR="008D36EC" w:rsidRDefault="008D36EC" w:rsidP="008D36EC">
            <w:pPr>
              <w:pStyle w:val="EngHang"/>
            </w:pPr>
            <w:r>
              <w:t>Who hears those who plead.</w:t>
            </w:r>
          </w:p>
          <w:p w14:paraId="5724E984" w14:textId="77777777" w:rsidR="008D36EC" w:rsidRDefault="008D36EC" w:rsidP="008D36EC">
            <w:pPr>
              <w:pStyle w:val="EngHang"/>
            </w:pPr>
            <w:r>
              <w:t>All the nations confess Him,</w:t>
            </w:r>
          </w:p>
          <w:p w14:paraId="3BA24D7C" w14:textId="758F3FE5" w:rsidR="008D36EC" w:rsidRDefault="008D36EC" w:rsidP="005C6B53">
            <w:pPr>
              <w:pStyle w:val="EngHangEnd"/>
            </w:pPr>
            <w:r>
              <w:t>And all the kings praise Him.</w:t>
            </w:r>
          </w:p>
        </w:tc>
      </w:tr>
      <w:tr w:rsidR="005C6B53" w14:paraId="107D077C" w14:textId="77777777" w:rsidTr="005C6B53">
        <w:trPr>
          <w:cantSplit/>
        </w:trPr>
        <w:tc>
          <w:tcPr>
            <w:tcW w:w="288" w:type="dxa"/>
          </w:tcPr>
          <w:p w14:paraId="369D1380" w14:textId="77777777" w:rsidR="005C6B53" w:rsidRDefault="005C6B53" w:rsidP="005C6B53">
            <w:pPr>
              <w:pStyle w:val="CopticCross"/>
            </w:pPr>
            <w:r>
              <w:t>¿</w:t>
            </w:r>
          </w:p>
        </w:tc>
        <w:tc>
          <w:tcPr>
            <w:tcW w:w="3960" w:type="dxa"/>
          </w:tcPr>
          <w:p w14:paraId="4792FC04" w14:textId="77777777" w:rsidR="008D36EC" w:rsidRDefault="008D36EC" w:rsidP="008D36EC">
            <w:pPr>
              <w:pStyle w:val="EngHang"/>
            </w:pPr>
            <w:r>
              <w:t>Praise Him, O peoples,</w:t>
            </w:r>
          </w:p>
          <w:p w14:paraId="1E6D4C2E" w14:textId="77777777" w:rsidR="008D36EC" w:rsidRDefault="008D36EC" w:rsidP="008D36EC">
            <w:pPr>
              <w:pStyle w:val="EngHang"/>
            </w:pPr>
            <w:r>
              <w:t>Glorify Him, all nations.</w:t>
            </w:r>
          </w:p>
          <w:p w14:paraId="49E381B4" w14:textId="77777777" w:rsidR="008D36EC" w:rsidRDefault="008D36EC" w:rsidP="008D36EC">
            <w:pPr>
              <w:pStyle w:val="EngHang"/>
            </w:pPr>
            <w:r>
              <w:t>O my Lord Jesus Christ,</w:t>
            </w:r>
          </w:p>
          <w:p w14:paraId="19DEB972" w14:textId="182E0D82" w:rsidR="008D36EC" w:rsidRDefault="008D36EC" w:rsidP="008D36EC">
            <w:pPr>
              <w:pStyle w:val="EngHangEnd"/>
            </w:pPr>
            <w:r>
              <w:t>Grant us to do Your will.</w:t>
            </w:r>
          </w:p>
        </w:tc>
      </w:tr>
      <w:tr w:rsidR="005C6B53" w14:paraId="78252747" w14:textId="77777777" w:rsidTr="005C6B53">
        <w:trPr>
          <w:cantSplit/>
        </w:trPr>
        <w:tc>
          <w:tcPr>
            <w:tcW w:w="288" w:type="dxa"/>
          </w:tcPr>
          <w:p w14:paraId="2794D4F3" w14:textId="77777777" w:rsidR="005C6B53" w:rsidRDefault="005C6B53" w:rsidP="005C6B53">
            <w:pPr>
              <w:pStyle w:val="CopticCross"/>
            </w:pPr>
          </w:p>
        </w:tc>
        <w:tc>
          <w:tcPr>
            <w:tcW w:w="3960" w:type="dxa"/>
          </w:tcPr>
          <w:p w14:paraId="470C46E9" w14:textId="77777777" w:rsidR="005C6B53" w:rsidRDefault="008D36EC" w:rsidP="008D36EC">
            <w:pPr>
              <w:pStyle w:val="EngHang"/>
            </w:pPr>
            <w:r>
              <w:t>We ask for Your Kingdom,</w:t>
            </w:r>
          </w:p>
          <w:p w14:paraId="18683502" w14:textId="61593F93" w:rsidR="008D36EC" w:rsidRDefault="008D36EC" w:rsidP="008D36EC">
            <w:pPr>
              <w:pStyle w:val="EngHang"/>
            </w:pPr>
            <w:r>
              <w:t>And Your eternal mercy,</w:t>
            </w:r>
          </w:p>
          <w:p w14:paraId="37E8D76C" w14:textId="63103834" w:rsidR="008D36EC" w:rsidRDefault="008D36EC" w:rsidP="008D36EC">
            <w:pPr>
              <w:pStyle w:val="EngHang"/>
            </w:pPr>
            <w:r>
              <w:t>O my Lord Jesus Christ,</w:t>
            </w:r>
          </w:p>
          <w:p w14:paraId="139FE51C" w14:textId="4BC7B0C7" w:rsidR="008D36EC" w:rsidRDefault="008D36EC" w:rsidP="008D36EC">
            <w:pPr>
              <w:pStyle w:val="EngHangEnd"/>
            </w:pPr>
            <w:r>
              <w:t>O mighty One.</w:t>
            </w:r>
          </w:p>
        </w:tc>
      </w:tr>
      <w:tr w:rsidR="005C6B53" w14:paraId="5218A09E" w14:textId="77777777" w:rsidTr="005C6B53">
        <w:trPr>
          <w:cantSplit/>
        </w:trPr>
        <w:tc>
          <w:tcPr>
            <w:tcW w:w="288" w:type="dxa"/>
          </w:tcPr>
          <w:p w14:paraId="4460D344" w14:textId="77777777" w:rsidR="005C6B53" w:rsidRDefault="005C6B53" w:rsidP="005C6B53">
            <w:pPr>
              <w:pStyle w:val="CopticCross"/>
            </w:pPr>
            <w:r>
              <w:t>¿</w:t>
            </w:r>
          </w:p>
        </w:tc>
        <w:tc>
          <w:tcPr>
            <w:tcW w:w="3960" w:type="dxa"/>
          </w:tcPr>
          <w:p w14:paraId="204F7A9D" w14:textId="77777777" w:rsidR="008D36EC" w:rsidRDefault="008D36EC" w:rsidP="008D36EC">
            <w:pPr>
              <w:pStyle w:val="EngHang"/>
            </w:pPr>
            <w:r>
              <w:t>You are mighty and honoured;</w:t>
            </w:r>
          </w:p>
          <w:p w14:paraId="241F9102" w14:textId="77777777" w:rsidR="008D36EC" w:rsidRDefault="008D36EC" w:rsidP="008D36EC">
            <w:pPr>
              <w:pStyle w:val="EngHang"/>
            </w:pPr>
            <w:r>
              <w:t>There is no one like You,</w:t>
            </w:r>
          </w:p>
          <w:p w14:paraId="6A0AC780" w14:textId="77777777" w:rsidR="008D36EC" w:rsidRDefault="008D36EC" w:rsidP="008D36EC">
            <w:pPr>
              <w:pStyle w:val="EngHang"/>
            </w:pPr>
            <w:r>
              <w:t>O my Lord Jesus Christ,</w:t>
            </w:r>
          </w:p>
          <w:p w14:paraId="27D5D9FE" w14:textId="3A94682B" w:rsidR="005C6B53" w:rsidRDefault="008D36EC" w:rsidP="008D36EC">
            <w:pPr>
              <w:pStyle w:val="EngHangEnd"/>
            </w:pPr>
            <w:r>
              <w:t>You see all.</w:t>
            </w:r>
          </w:p>
        </w:tc>
      </w:tr>
      <w:tr w:rsidR="008D36EC" w14:paraId="1011429A" w14:textId="77777777" w:rsidTr="005C6B53">
        <w:trPr>
          <w:cantSplit/>
        </w:trPr>
        <w:tc>
          <w:tcPr>
            <w:tcW w:w="288" w:type="dxa"/>
          </w:tcPr>
          <w:p w14:paraId="744A3BF8" w14:textId="77777777" w:rsidR="008D36EC" w:rsidRDefault="008D36EC" w:rsidP="005C6B53">
            <w:pPr>
              <w:pStyle w:val="CopticCross"/>
            </w:pPr>
          </w:p>
        </w:tc>
        <w:tc>
          <w:tcPr>
            <w:tcW w:w="3960" w:type="dxa"/>
          </w:tcPr>
          <w:p w14:paraId="48BB5F3A" w14:textId="77777777" w:rsidR="008D36EC" w:rsidRDefault="006D7387" w:rsidP="008D36EC">
            <w:pPr>
              <w:pStyle w:val="EngHang"/>
            </w:pPr>
            <w:r>
              <w:t>You see all, and hearken</w:t>
            </w:r>
          </w:p>
          <w:p w14:paraId="3C3F6B0C" w14:textId="77777777" w:rsidR="006D7387" w:rsidRDefault="006D7387" w:rsidP="008D36EC">
            <w:pPr>
              <w:pStyle w:val="EngHang"/>
            </w:pPr>
            <w:r>
              <w:t>To us according to Your economy.</w:t>
            </w:r>
          </w:p>
          <w:p w14:paraId="44A70D0E" w14:textId="77777777" w:rsidR="006D7387" w:rsidRDefault="006D7387" w:rsidP="008D36EC">
            <w:pPr>
              <w:pStyle w:val="EngHang"/>
            </w:pPr>
            <w:r>
              <w:t>O my Lord Jesus Christ,</w:t>
            </w:r>
          </w:p>
          <w:p w14:paraId="5EEB9DCA" w14:textId="5DD3980B" w:rsidR="006D7387" w:rsidRDefault="006D7387" w:rsidP="006D7387">
            <w:pPr>
              <w:pStyle w:val="EngHangEnd"/>
            </w:pPr>
            <w:r>
              <w:t>Do not cast us away from Yourself.</w:t>
            </w:r>
          </w:p>
        </w:tc>
      </w:tr>
      <w:tr w:rsidR="008D36EC" w14:paraId="71DA7A6E" w14:textId="77777777" w:rsidTr="005C6B53">
        <w:trPr>
          <w:cantSplit/>
        </w:trPr>
        <w:tc>
          <w:tcPr>
            <w:tcW w:w="288" w:type="dxa"/>
          </w:tcPr>
          <w:p w14:paraId="67C4949F" w14:textId="76B7957C" w:rsidR="008D36EC" w:rsidRDefault="006D7387" w:rsidP="005C6B53">
            <w:pPr>
              <w:pStyle w:val="CopticCross"/>
            </w:pPr>
            <w:r>
              <w:t>¿</w:t>
            </w:r>
          </w:p>
        </w:tc>
        <w:tc>
          <w:tcPr>
            <w:tcW w:w="3960" w:type="dxa"/>
          </w:tcPr>
          <w:p w14:paraId="360B1448" w14:textId="77777777" w:rsidR="008D36EC" w:rsidRDefault="006D7387" w:rsidP="008D36EC">
            <w:pPr>
              <w:pStyle w:val="EngHang"/>
            </w:pPr>
            <w:r>
              <w:t>We know none save You,</w:t>
            </w:r>
          </w:p>
          <w:p w14:paraId="239545AA" w14:textId="111D0257" w:rsidR="006D7387" w:rsidRDefault="006D7387" w:rsidP="008D36EC">
            <w:pPr>
              <w:pStyle w:val="EngHang"/>
            </w:pPr>
            <w:r>
              <w:t>We hope in Your Gospel;</w:t>
            </w:r>
          </w:p>
          <w:p w14:paraId="05000B24" w14:textId="77777777" w:rsidR="006D7387" w:rsidRDefault="006D7387" w:rsidP="008D36EC">
            <w:pPr>
              <w:pStyle w:val="EngHang"/>
            </w:pPr>
            <w:r>
              <w:t>You are the Son of God,</w:t>
            </w:r>
          </w:p>
          <w:p w14:paraId="7B867F9C" w14:textId="7C1A16B7" w:rsidR="006D7387" w:rsidRDefault="006D7387" w:rsidP="008D36EC">
            <w:pPr>
              <w:pStyle w:val="EngHang"/>
            </w:pPr>
            <w:r>
              <w:t>Confirm us in Your faith.</w:t>
            </w:r>
          </w:p>
        </w:tc>
      </w:tr>
      <w:tr w:rsidR="008D36EC" w14:paraId="2323D8DF" w14:textId="77777777" w:rsidTr="005C6B53">
        <w:trPr>
          <w:cantSplit/>
        </w:trPr>
        <w:tc>
          <w:tcPr>
            <w:tcW w:w="288" w:type="dxa"/>
          </w:tcPr>
          <w:p w14:paraId="21B7139C" w14:textId="77777777" w:rsidR="008D36EC" w:rsidRDefault="008D36EC" w:rsidP="005C6B53">
            <w:pPr>
              <w:pStyle w:val="CopticCross"/>
            </w:pPr>
          </w:p>
        </w:tc>
        <w:tc>
          <w:tcPr>
            <w:tcW w:w="3960" w:type="dxa"/>
          </w:tcPr>
          <w:p w14:paraId="077809FD" w14:textId="77777777" w:rsidR="008D36EC" w:rsidRDefault="008D36EC" w:rsidP="008D36EC">
            <w:pPr>
              <w:pStyle w:val="EngHang"/>
            </w:pPr>
          </w:p>
        </w:tc>
      </w:tr>
      <w:tr w:rsidR="008D36EC" w14:paraId="658BDDD4" w14:textId="77777777" w:rsidTr="005C6B53">
        <w:trPr>
          <w:cantSplit/>
        </w:trPr>
        <w:tc>
          <w:tcPr>
            <w:tcW w:w="288" w:type="dxa"/>
          </w:tcPr>
          <w:p w14:paraId="499AA585" w14:textId="77777777" w:rsidR="008D36EC" w:rsidRDefault="008D36EC" w:rsidP="005C6B53">
            <w:pPr>
              <w:pStyle w:val="CopticCross"/>
            </w:pPr>
          </w:p>
        </w:tc>
        <w:tc>
          <w:tcPr>
            <w:tcW w:w="3960" w:type="dxa"/>
          </w:tcPr>
          <w:p w14:paraId="159D5067" w14:textId="77777777" w:rsidR="008D36EC" w:rsidRDefault="006D7387" w:rsidP="008D36EC">
            <w:pPr>
              <w:pStyle w:val="EngHang"/>
            </w:pPr>
            <w:r>
              <w:t>Confirm us in the faith,</w:t>
            </w:r>
          </w:p>
          <w:p w14:paraId="5050DD36" w14:textId="77777777" w:rsidR="006D7387" w:rsidRDefault="006D7387" w:rsidP="008D36EC">
            <w:pPr>
              <w:pStyle w:val="EngHang"/>
            </w:pPr>
            <w:r>
              <w:t>And raise us up form idleness.</w:t>
            </w:r>
          </w:p>
          <w:p w14:paraId="28089709" w14:textId="77777777" w:rsidR="006D7387" w:rsidRDefault="006D7387" w:rsidP="008D36EC">
            <w:pPr>
              <w:pStyle w:val="EngHang"/>
            </w:pPr>
            <w:r>
              <w:t>O my Lord Jesus Christ,</w:t>
            </w:r>
          </w:p>
          <w:p w14:paraId="4CCCBD6D" w14:textId="0214DC46" w:rsidR="006D7387" w:rsidRDefault="006D7387" w:rsidP="008D36EC">
            <w:pPr>
              <w:pStyle w:val="EngHang"/>
            </w:pPr>
            <w:r>
              <w:t>Praising You enlightens our souls.</w:t>
            </w:r>
          </w:p>
        </w:tc>
      </w:tr>
      <w:tr w:rsidR="008D36EC" w14:paraId="7B73D2C3" w14:textId="77777777" w:rsidTr="005C6B53">
        <w:trPr>
          <w:cantSplit/>
        </w:trPr>
        <w:tc>
          <w:tcPr>
            <w:tcW w:w="288" w:type="dxa"/>
          </w:tcPr>
          <w:p w14:paraId="21A5B37F" w14:textId="77777777" w:rsidR="008D36EC" w:rsidRDefault="008D36EC" w:rsidP="005C6B53">
            <w:pPr>
              <w:pStyle w:val="CopticCross"/>
            </w:pPr>
          </w:p>
        </w:tc>
        <w:tc>
          <w:tcPr>
            <w:tcW w:w="3960" w:type="dxa"/>
          </w:tcPr>
          <w:p w14:paraId="6CE3D51E" w14:textId="77777777" w:rsidR="008D36EC" w:rsidRDefault="008D36EC" w:rsidP="008D36EC">
            <w:pPr>
              <w:pStyle w:val="EngHang"/>
            </w:pPr>
          </w:p>
        </w:tc>
      </w:tr>
      <w:tr w:rsidR="008D36EC" w14:paraId="22E9B49E" w14:textId="77777777" w:rsidTr="005C6B53">
        <w:trPr>
          <w:cantSplit/>
        </w:trPr>
        <w:tc>
          <w:tcPr>
            <w:tcW w:w="288" w:type="dxa"/>
          </w:tcPr>
          <w:p w14:paraId="11E0F88D" w14:textId="5C318943" w:rsidR="008D36EC" w:rsidRDefault="006D7387" w:rsidP="005C6B53">
            <w:pPr>
              <w:pStyle w:val="CopticCross"/>
            </w:pPr>
            <w:r>
              <w:lastRenderedPageBreak/>
              <w:t>¿</w:t>
            </w:r>
          </w:p>
        </w:tc>
        <w:tc>
          <w:tcPr>
            <w:tcW w:w="3960" w:type="dxa"/>
          </w:tcPr>
          <w:p w14:paraId="6716519E" w14:textId="77777777" w:rsidR="008D36EC" w:rsidRDefault="006D7387" w:rsidP="008D36EC">
            <w:pPr>
              <w:pStyle w:val="EngHang"/>
            </w:pPr>
            <w:r>
              <w:t>We rejoice with hymns,</w:t>
            </w:r>
          </w:p>
          <w:p w14:paraId="5D6916EA" w14:textId="77777777" w:rsidR="006D7387" w:rsidRDefault="006D7387" w:rsidP="008D36EC">
            <w:pPr>
              <w:pStyle w:val="EngHang"/>
            </w:pPr>
            <w:r>
              <w:t>We change with psalms,</w:t>
            </w:r>
          </w:p>
          <w:p w14:paraId="4273DBFE" w14:textId="77777777" w:rsidR="006D7387" w:rsidRDefault="006D7387" w:rsidP="008D36EC">
            <w:pPr>
              <w:pStyle w:val="EngHang"/>
            </w:pPr>
            <w:r>
              <w:t>O my Lord Jesus Christ,</w:t>
            </w:r>
          </w:p>
          <w:p w14:paraId="7EABE128" w14:textId="7AA5AAF7" w:rsidR="006D7387" w:rsidRDefault="006D7387" w:rsidP="006D7387">
            <w:pPr>
              <w:pStyle w:val="EngHangEnd"/>
            </w:pPr>
            <w:r>
              <w:t>Praising Your is joy and delight.</w:t>
            </w:r>
          </w:p>
        </w:tc>
      </w:tr>
      <w:tr w:rsidR="008D36EC" w14:paraId="7CA0FB73" w14:textId="77777777" w:rsidTr="005C6B53">
        <w:trPr>
          <w:cantSplit/>
        </w:trPr>
        <w:tc>
          <w:tcPr>
            <w:tcW w:w="288" w:type="dxa"/>
          </w:tcPr>
          <w:p w14:paraId="37C38566" w14:textId="77777777" w:rsidR="008D36EC" w:rsidRDefault="008D36EC" w:rsidP="005C6B53">
            <w:pPr>
              <w:pStyle w:val="CopticCross"/>
            </w:pPr>
          </w:p>
        </w:tc>
        <w:tc>
          <w:tcPr>
            <w:tcW w:w="3960" w:type="dxa"/>
          </w:tcPr>
          <w:p w14:paraId="7B7D799B" w14:textId="77777777" w:rsidR="008D36EC" w:rsidRDefault="006D7387" w:rsidP="008D36EC">
            <w:pPr>
              <w:pStyle w:val="EngHang"/>
            </w:pPr>
            <w:r>
              <w:t>Our joy is in praising You,</w:t>
            </w:r>
          </w:p>
          <w:p w14:paraId="02F6D180" w14:textId="77777777" w:rsidR="006D7387" w:rsidRDefault="006D7387" w:rsidP="006D7387">
            <w:pPr>
              <w:pStyle w:val="EngHang"/>
            </w:pPr>
            <w:r>
              <w:t>Our splendour is in Your glory;</w:t>
            </w:r>
          </w:p>
          <w:p w14:paraId="4197CCB0" w14:textId="77777777" w:rsidR="006D7387" w:rsidRDefault="006D7387" w:rsidP="006D7387">
            <w:pPr>
              <w:pStyle w:val="EngHang"/>
            </w:pPr>
            <w:r>
              <w:t>O my Lord Jeuss Christ,</w:t>
            </w:r>
          </w:p>
          <w:p w14:paraId="62E169B4" w14:textId="12D80EFB" w:rsidR="006D7387" w:rsidRDefault="006D7387" w:rsidP="006D7387">
            <w:pPr>
              <w:pStyle w:val="EngHangEnd"/>
            </w:pPr>
            <w:r>
              <w:t>All glory is due unto You.</w:t>
            </w:r>
          </w:p>
        </w:tc>
      </w:tr>
      <w:tr w:rsidR="008D36EC" w14:paraId="64CB6F60" w14:textId="77777777" w:rsidTr="005C6B53">
        <w:trPr>
          <w:cantSplit/>
        </w:trPr>
        <w:tc>
          <w:tcPr>
            <w:tcW w:w="288" w:type="dxa"/>
          </w:tcPr>
          <w:p w14:paraId="16875145" w14:textId="7B8B7C57" w:rsidR="008D36EC" w:rsidRDefault="006D7387" w:rsidP="005C6B53">
            <w:pPr>
              <w:pStyle w:val="CopticCross"/>
            </w:pPr>
            <w:r>
              <w:t>¿</w:t>
            </w:r>
          </w:p>
        </w:tc>
        <w:tc>
          <w:tcPr>
            <w:tcW w:w="3960" w:type="dxa"/>
          </w:tcPr>
          <w:p w14:paraId="153CB342" w14:textId="77777777" w:rsidR="008D36EC" w:rsidRDefault="006D7387" w:rsidP="008D36EC">
            <w:pPr>
              <w:pStyle w:val="EngHang"/>
            </w:pPr>
            <w:r>
              <w:t>I have sinned against You,</w:t>
            </w:r>
          </w:p>
          <w:p w14:paraId="7E8BF2AD" w14:textId="77777777" w:rsidR="006D7387" w:rsidRDefault="006D7387" w:rsidP="008D36EC">
            <w:pPr>
              <w:pStyle w:val="EngHang"/>
            </w:pPr>
            <w:r>
              <w:t>I have transgressed Your Law,</w:t>
            </w:r>
          </w:p>
          <w:p w14:paraId="3B9FFF33" w14:textId="77777777" w:rsidR="006D7387" w:rsidRDefault="006D7387" w:rsidP="008D36EC">
            <w:pPr>
              <w:pStyle w:val="EngHang"/>
            </w:pPr>
            <w:r>
              <w:t>You are justified in all Your words,</w:t>
            </w:r>
          </w:p>
          <w:p w14:paraId="60457CA3" w14:textId="416213E9" w:rsidR="006D7387" w:rsidRDefault="006D7387" w:rsidP="006D7387">
            <w:pPr>
              <w:pStyle w:val="EngHangEnd"/>
            </w:pPr>
            <w:r>
              <w:t>And prevail when You are judged.</w:t>
            </w:r>
          </w:p>
        </w:tc>
      </w:tr>
      <w:tr w:rsidR="008D36EC" w14:paraId="17B6E438" w14:textId="77777777" w:rsidTr="005C6B53">
        <w:trPr>
          <w:cantSplit/>
        </w:trPr>
        <w:tc>
          <w:tcPr>
            <w:tcW w:w="288" w:type="dxa"/>
          </w:tcPr>
          <w:p w14:paraId="5BF0A62E" w14:textId="77777777" w:rsidR="008D36EC" w:rsidRDefault="008D36EC" w:rsidP="005C6B53">
            <w:pPr>
              <w:pStyle w:val="CopticCross"/>
            </w:pPr>
          </w:p>
        </w:tc>
        <w:tc>
          <w:tcPr>
            <w:tcW w:w="3960" w:type="dxa"/>
          </w:tcPr>
          <w:p w14:paraId="3A258BCF" w14:textId="77777777" w:rsidR="008D36EC" w:rsidRDefault="006D7387" w:rsidP="008D36EC">
            <w:pPr>
              <w:pStyle w:val="EngHang"/>
            </w:pPr>
            <w:r>
              <w:t>Your judgments are righteous and true,</w:t>
            </w:r>
          </w:p>
          <w:p w14:paraId="1ABE02A9" w14:textId="77777777" w:rsidR="006D7387" w:rsidRDefault="006D7387" w:rsidP="008D36EC">
            <w:pPr>
              <w:pStyle w:val="EngHang"/>
            </w:pPr>
            <w:r>
              <w:t>And your mercy is boundless.</w:t>
            </w:r>
          </w:p>
          <w:p w14:paraId="7F0A31E3" w14:textId="77777777" w:rsidR="006D7387" w:rsidRDefault="006D7387" w:rsidP="008D36EC">
            <w:pPr>
              <w:pStyle w:val="EngHang"/>
            </w:pPr>
            <w:r>
              <w:t>O my Lord Jesus Christ,</w:t>
            </w:r>
          </w:p>
          <w:p w14:paraId="3A242547" w14:textId="1657A304" w:rsidR="006D7387" w:rsidRDefault="006D7387" w:rsidP="006D7387">
            <w:pPr>
              <w:pStyle w:val="EngHangEnd"/>
            </w:pPr>
            <w:r>
              <w:t>Have mercy on my soul.</w:t>
            </w:r>
          </w:p>
        </w:tc>
      </w:tr>
      <w:tr w:rsidR="005C6B53" w14:paraId="0398C338" w14:textId="77777777" w:rsidTr="005C6B53">
        <w:trPr>
          <w:cantSplit/>
        </w:trPr>
        <w:tc>
          <w:tcPr>
            <w:tcW w:w="288" w:type="dxa"/>
          </w:tcPr>
          <w:p w14:paraId="15D6A1D8" w14:textId="503A5810" w:rsidR="005C6B53" w:rsidRDefault="006D7387" w:rsidP="005C6B53">
            <w:pPr>
              <w:pStyle w:val="CopticCross"/>
            </w:pPr>
            <w:r>
              <w:t>¿</w:t>
            </w:r>
          </w:p>
        </w:tc>
        <w:tc>
          <w:tcPr>
            <w:tcW w:w="3960" w:type="dxa"/>
          </w:tcPr>
          <w:p w14:paraId="2F159AA8" w14:textId="77777777" w:rsidR="005C6B53" w:rsidRDefault="006D7387" w:rsidP="006D7387">
            <w:pPr>
              <w:pStyle w:val="EngHang"/>
            </w:pPr>
            <w:r>
              <w:t>I humble myself before Your glory,</w:t>
            </w:r>
          </w:p>
          <w:p w14:paraId="55D77CA0" w14:textId="77777777" w:rsidR="006D7387" w:rsidRDefault="006D7387" w:rsidP="006D7387">
            <w:pPr>
              <w:pStyle w:val="EngHang"/>
            </w:pPr>
            <w:r>
              <w:t>And depend upon Your words.</w:t>
            </w:r>
          </w:p>
          <w:p w14:paraId="00115BA9" w14:textId="77777777" w:rsidR="006D7387" w:rsidRDefault="006D7387" w:rsidP="006D7387">
            <w:pPr>
              <w:pStyle w:val="EngHang"/>
            </w:pPr>
            <w:r>
              <w:t>O my Lord Jesus Christ,</w:t>
            </w:r>
          </w:p>
          <w:p w14:paraId="32BFCFEF" w14:textId="0B3A3B3B" w:rsidR="006D7387" w:rsidRDefault="006D7387" w:rsidP="005C6B53">
            <w:pPr>
              <w:pStyle w:val="EngHangEnd"/>
            </w:pPr>
            <w:r>
              <w:t>Do not cast me on Your left-hand.</w:t>
            </w:r>
          </w:p>
        </w:tc>
      </w:tr>
      <w:tr w:rsidR="006D7387" w14:paraId="3E765B0C" w14:textId="77777777" w:rsidTr="005C6B53">
        <w:trPr>
          <w:cantSplit/>
        </w:trPr>
        <w:tc>
          <w:tcPr>
            <w:tcW w:w="288" w:type="dxa"/>
          </w:tcPr>
          <w:p w14:paraId="7F9161B3" w14:textId="77777777" w:rsidR="006D7387" w:rsidRDefault="006D7387" w:rsidP="005C6B53">
            <w:pPr>
              <w:pStyle w:val="CopticCross"/>
            </w:pPr>
          </w:p>
        </w:tc>
        <w:tc>
          <w:tcPr>
            <w:tcW w:w="3960" w:type="dxa"/>
          </w:tcPr>
          <w:p w14:paraId="0677E63F" w14:textId="77777777" w:rsidR="006D7387" w:rsidRDefault="006D7387" w:rsidP="006D7387">
            <w:pPr>
              <w:pStyle w:val="EngHang"/>
            </w:pPr>
            <w:r>
              <w:t>Do not cast me on Your left-hand,</w:t>
            </w:r>
          </w:p>
          <w:p w14:paraId="51F36A65" w14:textId="77777777" w:rsidR="006D7387" w:rsidRDefault="006D7387" w:rsidP="006D7387">
            <w:pPr>
              <w:pStyle w:val="EngHang"/>
            </w:pPr>
            <w:r>
              <w:t>With the workers of evil.</w:t>
            </w:r>
          </w:p>
          <w:p w14:paraId="699F665D" w14:textId="77777777" w:rsidR="006D7387" w:rsidRDefault="006D7387" w:rsidP="006D7387">
            <w:pPr>
              <w:pStyle w:val="EngHang"/>
            </w:pPr>
            <w:r>
              <w:t>I beg You, accept me,</w:t>
            </w:r>
          </w:p>
          <w:p w14:paraId="075E0F1C" w14:textId="135787E0" w:rsidR="006D7387" w:rsidRDefault="006D7387" w:rsidP="006D7387">
            <w:pPr>
              <w:pStyle w:val="EngHangEnd"/>
            </w:pPr>
            <w:r>
              <w:t>As You accepted the publican.</w:t>
            </w:r>
          </w:p>
        </w:tc>
      </w:tr>
      <w:tr w:rsidR="006D7387" w14:paraId="48152D13" w14:textId="77777777" w:rsidTr="005C6B53">
        <w:trPr>
          <w:cantSplit/>
        </w:trPr>
        <w:tc>
          <w:tcPr>
            <w:tcW w:w="288" w:type="dxa"/>
          </w:tcPr>
          <w:p w14:paraId="4FA0E192" w14:textId="75011EC9" w:rsidR="006D7387" w:rsidRDefault="006D7387" w:rsidP="005C6B53">
            <w:pPr>
              <w:pStyle w:val="CopticCross"/>
            </w:pPr>
            <w:r>
              <w:lastRenderedPageBreak/>
              <w:t>¿</w:t>
            </w:r>
          </w:p>
        </w:tc>
        <w:tc>
          <w:tcPr>
            <w:tcW w:w="3960" w:type="dxa"/>
          </w:tcPr>
          <w:p w14:paraId="05C3CFCE" w14:textId="77777777" w:rsidR="006D7387" w:rsidRDefault="006D7387" w:rsidP="006D7387">
            <w:pPr>
              <w:pStyle w:val="EngHang"/>
            </w:pPr>
            <w:r>
              <w:t>I cry out with the publican,</w:t>
            </w:r>
          </w:p>
          <w:p w14:paraId="14160F21" w14:textId="77777777" w:rsidR="006D7387" w:rsidRDefault="006D7387" w:rsidP="006D7387">
            <w:pPr>
              <w:pStyle w:val="EngHang"/>
            </w:pPr>
            <w:r>
              <w:t>With a broken heart,</w:t>
            </w:r>
          </w:p>
          <w:p w14:paraId="524E87C2" w14:textId="77777777" w:rsidR="006D7387" w:rsidRDefault="006D7387" w:rsidP="006D7387">
            <w:pPr>
              <w:pStyle w:val="EngHang"/>
            </w:pPr>
            <w:r>
              <w:t>“O Lord, forgive my sins,</w:t>
            </w:r>
          </w:p>
          <w:p w14:paraId="69FA72DB" w14:textId="4B98677B" w:rsidR="006D7387" w:rsidRDefault="006D7387" w:rsidP="006D7387">
            <w:pPr>
              <w:pStyle w:val="EngHangEnd"/>
            </w:pPr>
            <w:r>
              <w:t>I, Your servant, the sinner.”</w:t>
            </w:r>
          </w:p>
        </w:tc>
      </w:tr>
      <w:tr w:rsidR="006D7387" w14:paraId="3FBD150B" w14:textId="77777777" w:rsidTr="005C6B53">
        <w:trPr>
          <w:cantSplit/>
        </w:trPr>
        <w:tc>
          <w:tcPr>
            <w:tcW w:w="288" w:type="dxa"/>
          </w:tcPr>
          <w:p w14:paraId="17BEE8A7" w14:textId="77777777" w:rsidR="006D7387" w:rsidRDefault="006D7387" w:rsidP="005C6B53">
            <w:pPr>
              <w:pStyle w:val="CopticCross"/>
            </w:pPr>
          </w:p>
        </w:tc>
        <w:tc>
          <w:tcPr>
            <w:tcW w:w="3960" w:type="dxa"/>
          </w:tcPr>
          <w:p w14:paraId="1D49107D" w14:textId="77777777" w:rsidR="006D7387" w:rsidRDefault="006D7387" w:rsidP="006D7387">
            <w:pPr>
              <w:pStyle w:val="EngHang"/>
            </w:pPr>
            <w:r>
              <w:t>My nature is corrupted,</w:t>
            </w:r>
          </w:p>
          <w:p w14:paraId="288F144D" w14:textId="77777777" w:rsidR="006D7387" w:rsidRDefault="006D7387" w:rsidP="006D7387">
            <w:pPr>
              <w:pStyle w:val="EngHang"/>
            </w:pPr>
            <w:r>
              <w:t>Your nature is goodness.</w:t>
            </w:r>
          </w:p>
          <w:p w14:paraId="31515587" w14:textId="77777777" w:rsidR="006D7387" w:rsidRDefault="006D7387" w:rsidP="006D7387">
            <w:pPr>
              <w:pStyle w:val="EngHang"/>
            </w:pPr>
            <w:r>
              <w:t>There is no servant without sin,</w:t>
            </w:r>
          </w:p>
          <w:p w14:paraId="11F00358" w14:textId="493F8024" w:rsidR="006D7387" w:rsidRDefault="006D7387" w:rsidP="006D7387">
            <w:pPr>
              <w:pStyle w:val="EngHangEnd"/>
            </w:pPr>
            <w:r>
              <w:t>And no Master without forgiveness.</w:t>
            </w:r>
          </w:p>
        </w:tc>
      </w:tr>
      <w:tr w:rsidR="006D7387" w14:paraId="6BA9E0DB" w14:textId="77777777" w:rsidTr="005C6B53">
        <w:trPr>
          <w:cantSplit/>
        </w:trPr>
        <w:tc>
          <w:tcPr>
            <w:tcW w:w="288" w:type="dxa"/>
          </w:tcPr>
          <w:p w14:paraId="27CB92B8" w14:textId="200BCF98" w:rsidR="006D7387" w:rsidRDefault="006D7387" w:rsidP="005C6B53">
            <w:pPr>
              <w:pStyle w:val="CopticCross"/>
            </w:pPr>
            <w:r>
              <w:t>¿</w:t>
            </w:r>
          </w:p>
        </w:tc>
        <w:tc>
          <w:tcPr>
            <w:tcW w:w="3960" w:type="dxa"/>
          </w:tcPr>
          <w:p w14:paraId="4062B9CF" w14:textId="77777777" w:rsidR="006D7387" w:rsidRDefault="006D7387" w:rsidP="006D7387">
            <w:pPr>
              <w:pStyle w:val="EngHang"/>
            </w:pPr>
            <w:r>
              <w:t>Forgiveness is from You,</w:t>
            </w:r>
          </w:p>
          <w:p w14:paraId="0069D48C" w14:textId="77777777" w:rsidR="006D7387" w:rsidRDefault="006D7387" w:rsidP="006D7387">
            <w:pPr>
              <w:pStyle w:val="EngHang"/>
            </w:pPr>
            <w:r>
              <w:t>Your mercy is without end.</w:t>
            </w:r>
          </w:p>
          <w:p w14:paraId="7252A7B9" w14:textId="77777777" w:rsidR="006D7387" w:rsidRDefault="006D7387" w:rsidP="006D7387">
            <w:pPr>
              <w:pStyle w:val="EngHang"/>
            </w:pPr>
            <w:r>
              <w:t>O my Lord Jesus Christ,</w:t>
            </w:r>
          </w:p>
          <w:p w14:paraId="47C85677" w14:textId="0D32D027" w:rsidR="006D7387" w:rsidRDefault="006D7387" w:rsidP="006D7387">
            <w:pPr>
              <w:pStyle w:val="EngHang"/>
            </w:pPr>
            <w:r>
              <w:t>Guide me to performing Your will.</w:t>
            </w:r>
          </w:p>
        </w:tc>
      </w:tr>
      <w:tr w:rsidR="006D7387" w14:paraId="6032EF19" w14:textId="77777777" w:rsidTr="005C6B53">
        <w:trPr>
          <w:cantSplit/>
        </w:trPr>
        <w:tc>
          <w:tcPr>
            <w:tcW w:w="288" w:type="dxa"/>
          </w:tcPr>
          <w:p w14:paraId="5B1BEB5B" w14:textId="77777777" w:rsidR="006D7387" w:rsidRDefault="006D7387" w:rsidP="005C6B53">
            <w:pPr>
              <w:pStyle w:val="CopticCross"/>
            </w:pPr>
          </w:p>
        </w:tc>
        <w:tc>
          <w:tcPr>
            <w:tcW w:w="3960" w:type="dxa"/>
          </w:tcPr>
          <w:p w14:paraId="5920F3B9" w14:textId="77777777" w:rsidR="006D7387" w:rsidRDefault="006D7387" w:rsidP="006D7387">
            <w:pPr>
              <w:pStyle w:val="EngHang"/>
            </w:pPr>
          </w:p>
        </w:tc>
      </w:tr>
      <w:tr w:rsidR="006D7387" w14:paraId="4B624135" w14:textId="77777777" w:rsidTr="005C6B53">
        <w:trPr>
          <w:cantSplit/>
        </w:trPr>
        <w:tc>
          <w:tcPr>
            <w:tcW w:w="288" w:type="dxa"/>
          </w:tcPr>
          <w:p w14:paraId="7F778B6A" w14:textId="77777777" w:rsidR="006D7387" w:rsidRDefault="006D7387" w:rsidP="005C6B53">
            <w:pPr>
              <w:pStyle w:val="CopticCross"/>
            </w:pPr>
          </w:p>
        </w:tc>
        <w:tc>
          <w:tcPr>
            <w:tcW w:w="3960" w:type="dxa"/>
          </w:tcPr>
          <w:p w14:paraId="0CC29B42" w14:textId="77777777" w:rsidR="006D7387" w:rsidRDefault="006D7387" w:rsidP="006D7387">
            <w:pPr>
              <w:pStyle w:val="EngHang"/>
            </w:pPr>
            <w:r>
              <w:t>I have forgotten Your Way,</w:t>
            </w:r>
          </w:p>
          <w:p w14:paraId="5EE70407" w14:textId="77777777" w:rsidR="006D7387" w:rsidRDefault="006D7387" w:rsidP="006D7387">
            <w:pPr>
              <w:pStyle w:val="EngHang"/>
            </w:pPr>
            <w:r>
              <w:t>My life is spent and passing away.</w:t>
            </w:r>
          </w:p>
          <w:p w14:paraId="7C2AB7A6" w14:textId="77777777" w:rsidR="006D7387" w:rsidRDefault="006D7387" w:rsidP="006D7387">
            <w:pPr>
              <w:pStyle w:val="EngHang"/>
            </w:pPr>
            <w:r>
              <w:t>I beg You, accept me,</w:t>
            </w:r>
          </w:p>
          <w:p w14:paraId="282C6D1A" w14:textId="7F991C62" w:rsidR="006D7387" w:rsidRDefault="006D7387" w:rsidP="006D7387">
            <w:pPr>
              <w:pStyle w:val="EngHangEnd"/>
            </w:pPr>
            <w:r>
              <w:t>And grant me repentance.</w:t>
            </w:r>
          </w:p>
        </w:tc>
      </w:tr>
      <w:tr w:rsidR="006D7387" w14:paraId="0693148C" w14:textId="77777777" w:rsidTr="005C6B53">
        <w:trPr>
          <w:cantSplit/>
        </w:trPr>
        <w:tc>
          <w:tcPr>
            <w:tcW w:w="288" w:type="dxa"/>
          </w:tcPr>
          <w:p w14:paraId="22B5CDEB" w14:textId="03CB044D" w:rsidR="006D7387" w:rsidRDefault="006D7387" w:rsidP="005C6B53">
            <w:pPr>
              <w:pStyle w:val="CopticCross"/>
            </w:pPr>
            <w:r>
              <w:t>¿</w:t>
            </w:r>
          </w:p>
        </w:tc>
        <w:tc>
          <w:tcPr>
            <w:tcW w:w="3960" w:type="dxa"/>
          </w:tcPr>
          <w:p w14:paraId="0BF71DF8" w14:textId="77777777" w:rsidR="006D7387" w:rsidRDefault="006D7387" w:rsidP="006D7387">
            <w:pPr>
              <w:pStyle w:val="EngHang"/>
            </w:pPr>
            <w:r>
              <w:t>Grant me repentance, and forgivness,</w:t>
            </w:r>
          </w:p>
          <w:p w14:paraId="5366FA55" w14:textId="77777777" w:rsidR="006D7387" w:rsidRDefault="006D7387" w:rsidP="006D7387">
            <w:pPr>
              <w:pStyle w:val="EngHang"/>
            </w:pPr>
            <w:r>
              <w:t>And cleanse me from my sins;</w:t>
            </w:r>
          </w:p>
          <w:p w14:paraId="402F99E4" w14:textId="77777777" w:rsidR="006D7387" w:rsidRDefault="006D7387" w:rsidP="006D7387">
            <w:pPr>
              <w:pStyle w:val="EngHang"/>
            </w:pPr>
            <w:r>
              <w:t>O my Lord Jesus Christ,</w:t>
            </w:r>
          </w:p>
          <w:p w14:paraId="33A9724F" w14:textId="0A128003" w:rsidR="006D7387" w:rsidRDefault="006D7387" w:rsidP="006D7387">
            <w:pPr>
              <w:pStyle w:val="EngHangEnd"/>
            </w:pPr>
            <w:r>
              <w:t>Forgive all my sins.</w:t>
            </w:r>
          </w:p>
        </w:tc>
      </w:tr>
      <w:tr w:rsidR="006D7387" w14:paraId="7EEF0344" w14:textId="77777777" w:rsidTr="005C6B53">
        <w:trPr>
          <w:cantSplit/>
        </w:trPr>
        <w:tc>
          <w:tcPr>
            <w:tcW w:w="288" w:type="dxa"/>
          </w:tcPr>
          <w:p w14:paraId="63A1596B" w14:textId="77777777" w:rsidR="006D7387" w:rsidRDefault="006D7387" w:rsidP="005C6B53">
            <w:pPr>
              <w:pStyle w:val="CopticCross"/>
            </w:pPr>
          </w:p>
        </w:tc>
        <w:tc>
          <w:tcPr>
            <w:tcW w:w="3960" w:type="dxa"/>
          </w:tcPr>
          <w:p w14:paraId="346581A1" w14:textId="77777777" w:rsidR="006D7387" w:rsidRDefault="006D7387" w:rsidP="006D7387">
            <w:pPr>
              <w:pStyle w:val="EngHang"/>
            </w:pPr>
            <w:r>
              <w:t>Your mercy, O my God,</w:t>
            </w:r>
          </w:p>
          <w:p w14:paraId="432A11F4" w14:textId="77777777" w:rsidR="006D7387" w:rsidRDefault="006D7387" w:rsidP="006D7387">
            <w:pPr>
              <w:pStyle w:val="EngHang"/>
            </w:pPr>
            <w:r>
              <w:t>Is plenteous and great.</w:t>
            </w:r>
          </w:p>
          <w:p w14:paraId="19CF5C43" w14:textId="77777777" w:rsidR="006D7387" w:rsidRDefault="006D7387" w:rsidP="006D7387">
            <w:pPr>
              <w:pStyle w:val="EngHang"/>
            </w:pPr>
            <w:r>
              <w:t>You mercies, O my God,</w:t>
            </w:r>
          </w:p>
          <w:p w14:paraId="3FF040B4" w14:textId="6A05B6BE" w:rsidR="006D7387" w:rsidRDefault="006D7387" w:rsidP="006D7387">
            <w:pPr>
              <w:pStyle w:val="EngHangEnd"/>
            </w:pPr>
            <w:r>
              <w:t>Are beyond number.</w:t>
            </w:r>
          </w:p>
        </w:tc>
      </w:tr>
      <w:tr w:rsidR="006D7387" w14:paraId="139B3A17" w14:textId="77777777" w:rsidTr="005C6B53">
        <w:trPr>
          <w:cantSplit/>
        </w:trPr>
        <w:tc>
          <w:tcPr>
            <w:tcW w:w="288" w:type="dxa"/>
          </w:tcPr>
          <w:p w14:paraId="7520041C" w14:textId="2ABD79A8" w:rsidR="006D7387" w:rsidRDefault="006D7387" w:rsidP="005C6B53">
            <w:pPr>
              <w:pStyle w:val="CopticCross"/>
            </w:pPr>
            <w:r>
              <w:t>¿</w:t>
            </w:r>
          </w:p>
        </w:tc>
        <w:tc>
          <w:tcPr>
            <w:tcW w:w="3960" w:type="dxa"/>
          </w:tcPr>
          <w:p w14:paraId="307EC245" w14:textId="77777777" w:rsidR="006D7387" w:rsidRDefault="006D7387" w:rsidP="006D7387">
            <w:pPr>
              <w:pStyle w:val="EngHang"/>
            </w:pPr>
            <w:r>
              <w:t>Your mercies, O my God,</w:t>
            </w:r>
          </w:p>
          <w:p w14:paraId="5635D93A" w14:textId="77777777" w:rsidR="006D7387" w:rsidRDefault="006D7387" w:rsidP="006D7387">
            <w:pPr>
              <w:pStyle w:val="EngHang"/>
            </w:pPr>
            <w:r>
              <w:t>Are more numerous than the plants of the earth;</w:t>
            </w:r>
          </w:p>
          <w:p w14:paraId="11734991" w14:textId="77777777" w:rsidR="006D7387" w:rsidRDefault="006D7387" w:rsidP="006D7387">
            <w:pPr>
              <w:pStyle w:val="EngHang"/>
            </w:pPr>
            <w:r>
              <w:t>Your mecy, O my God,</w:t>
            </w:r>
          </w:p>
          <w:p w14:paraId="684AAB51" w14:textId="748F1574" w:rsidR="006D7387" w:rsidRDefault="006D7387" w:rsidP="006D7387">
            <w:pPr>
              <w:pStyle w:val="EngHangEnd"/>
            </w:pPr>
            <w:r>
              <w:t>Is beyond measure.</w:t>
            </w:r>
          </w:p>
        </w:tc>
      </w:tr>
      <w:tr w:rsidR="006D7387" w14:paraId="5FF31600" w14:textId="77777777" w:rsidTr="005C6B53">
        <w:trPr>
          <w:cantSplit/>
        </w:trPr>
        <w:tc>
          <w:tcPr>
            <w:tcW w:w="288" w:type="dxa"/>
          </w:tcPr>
          <w:p w14:paraId="4FC2767D" w14:textId="77777777" w:rsidR="006D7387" w:rsidRDefault="006D7387" w:rsidP="005C6B53">
            <w:pPr>
              <w:pStyle w:val="CopticCross"/>
            </w:pPr>
          </w:p>
        </w:tc>
        <w:tc>
          <w:tcPr>
            <w:tcW w:w="3960" w:type="dxa"/>
          </w:tcPr>
          <w:p w14:paraId="3321BB85" w14:textId="1154232F" w:rsidR="006D7387" w:rsidRDefault="006D7387" w:rsidP="006D7387">
            <w:pPr>
              <w:pStyle w:val="EngHang"/>
            </w:pPr>
            <w:r>
              <w:t>Your mercy, O my God,</w:t>
            </w:r>
          </w:p>
          <w:p w14:paraId="510EA743" w14:textId="77777777" w:rsidR="006D7387" w:rsidRDefault="006D7387" w:rsidP="006D7387">
            <w:pPr>
              <w:pStyle w:val="EngHang"/>
            </w:pPr>
            <w:r>
              <w:t>Is plenteous;</w:t>
            </w:r>
          </w:p>
          <w:p w14:paraId="527D6106" w14:textId="77777777" w:rsidR="006D7387" w:rsidRDefault="006D7387" w:rsidP="006D7387">
            <w:pPr>
              <w:pStyle w:val="EngHang"/>
            </w:pPr>
            <w:r>
              <w:t>Your mercies, O my God,</w:t>
            </w:r>
          </w:p>
          <w:p w14:paraId="72486FBA" w14:textId="7A2EF032" w:rsidR="006D7387" w:rsidRDefault="006D7387" w:rsidP="006D7387">
            <w:pPr>
              <w:pStyle w:val="EngHangEnd"/>
            </w:pPr>
            <w:r>
              <w:t>Are more than the sands of the sea.</w:t>
            </w:r>
          </w:p>
        </w:tc>
      </w:tr>
      <w:tr w:rsidR="006D7387" w14:paraId="41959627" w14:textId="77777777" w:rsidTr="005C6B53">
        <w:trPr>
          <w:cantSplit/>
        </w:trPr>
        <w:tc>
          <w:tcPr>
            <w:tcW w:w="288" w:type="dxa"/>
          </w:tcPr>
          <w:p w14:paraId="02AC60C6" w14:textId="7DD3D38D" w:rsidR="006D7387" w:rsidRDefault="006721DF" w:rsidP="005C6B53">
            <w:pPr>
              <w:pStyle w:val="CopticCross"/>
            </w:pPr>
            <w:r>
              <w:t>¿</w:t>
            </w:r>
          </w:p>
        </w:tc>
        <w:tc>
          <w:tcPr>
            <w:tcW w:w="3960" w:type="dxa"/>
          </w:tcPr>
          <w:p w14:paraId="515FA15B" w14:textId="77777777" w:rsidR="006D7387" w:rsidRDefault="006D7387" w:rsidP="006D7387">
            <w:pPr>
              <w:pStyle w:val="EngHang"/>
            </w:pPr>
            <w:r>
              <w:t>Your mercy, O my God,</w:t>
            </w:r>
          </w:p>
          <w:p w14:paraId="22E287C0" w14:textId="77777777" w:rsidR="006D7387" w:rsidRDefault="006D7387" w:rsidP="006D7387">
            <w:pPr>
              <w:pStyle w:val="EngHang"/>
            </w:pPr>
            <w:r>
              <w:t>Is a foundain of water.</w:t>
            </w:r>
          </w:p>
          <w:p w14:paraId="3B0B2429" w14:textId="77777777" w:rsidR="006D7387" w:rsidRDefault="006D7387" w:rsidP="006D7387">
            <w:pPr>
              <w:pStyle w:val="EngHang"/>
            </w:pPr>
            <w:r>
              <w:t>Your mercy, O my God,</w:t>
            </w:r>
          </w:p>
          <w:p w14:paraId="2A094B2C" w14:textId="056439C3" w:rsidR="006D7387" w:rsidRDefault="006D7387" w:rsidP="006D7387">
            <w:pPr>
              <w:pStyle w:val="EngHangEnd"/>
            </w:pPr>
            <w:r>
              <w:t>Is living water.</w:t>
            </w:r>
          </w:p>
        </w:tc>
      </w:tr>
      <w:tr w:rsidR="006D7387" w14:paraId="44D9C85F" w14:textId="77777777" w:rsidTr="005C6B53">
        <w:trPr>
          <w:cantSplit/>
        </w:trPr>
        <w:tc>
          <w:tcPr>
            <w:tcW w:w="288" w:type="dxa"/>
          </w:tcPr>
          <w:p w14:paraId="66D42A62" w14:textId="77777777" w:rsidR="006D7387" w:rsidRDefault="006D7387" w:rsidP="005C6B53">
            <w:pPr>
              <w:pStyle w:val="CopticCross"/>
            </w:pPr>
          </w:p>
        </w:tc>
        <w:tc>
          <w:tcPr>
            <w:tcW w:w="3960" w:type="dxa"/>
          </w:tcPr>
          <w:p w14:paraId="7DCC12B2" w14:textId="77777777" w:rsidR="006D7387" w:rsidRDefault="006D7387" w:rsidP="006D7387">
            <w:pPr>
              <w:pStyle w:val="EngHang"/>
            </w:pPr>
            <w:r>
              <w:t>O Lord, save my soul.</w:t>
            </w:r>
          </w:p>
          <w:p w14:paraId="67AF4E98" w14:textId="77777777" w:rsidR="006D7387" w:rsidRDefault="006D7387" w:rsidP="006D7387">
            <w:pPr>
              <w:pStyle w:val="EngHang"/>
            </w:pPr>
            <w:r>
              <w:t>O Lord, save me.</w:t>
            </w:r>
          </w:p>
          <w:p w14:paraId="19148ED0" w14:textId="77777777" w:rsidR="006D7387" w:rsidRDefault="006D7387" w:rsidP="006D7387">
            <w:pPr>
              <w:pStyle w:val="EngHang"/>
            </w:pPr>
            <w:r>
              <w:t>O Lord, blot out my sins</w:t>
            </w:r>
            <w:r w:rsidR="006721DF">
              <w:t>,</w:t>
            </w:r>
          </w:p>
          <w:p w14:paraId="746AEB82" w14:textId="1D667526" w:rsidR="006721DF" w:rsidRDefault="006721DF" w:rsidP="006721DF">
            <w:pPr>
              <w:pStyle w:val="EngHangEnd"/>
            </w:pPr>
            <w:r>
              <w:t>And remember me in Your goodness.</w:t>
            </w:r>
          </w:p>
        </w:tc>
      </w:tr>
      <w:tr w:rsidR="006D7387" w14:paraId="0F0AE2BA" w14:textId="77777777" w:rsidTr="005C6B53">
        <w:trPr>
          <w:cantSplit/>
        </w:trPr>
        <w:tc>
          <w:tcPr>
            <w:tcW w:w="288" w:type="dxa"/>
          </w:tcPr>
          <w:p w14:paraId="1D069607" w14:textId="043F57A6" w:rsidR="006D7387" w:rsidRDefault="006721DF" w:rsidP="005C6B53">
            <w:pPr>
              <w:pStyle w:val="CopticCross"/>
            </w:pPr>
            <w:r>
              <w:t>¿</w:t>
            </w:r>
          </w:p>
        </w:tc>
        <w:tc>
          <w:tcPr>
            <w:tcW w:w="3960" w:type="dxa"/>
          </w:tcPr>
          <w:p w14:paraId="51EAE95B" w14:textId="77777777" w:rsidR="006D7387" w:rsidRDefault="006721DF" w:rsidP="006D7387">
            <w:pPr>
              <w:pStyle w:val="EngHang"/>
            </w:pPr>
            <w:r>
              <w:t>Holy, Holy, Holy,</w:t>
            </w:r>
          </w:p>
          <w:p w14:paraId="60516C88" w14:textId="2286504B" w:rsidR="006721DF" w:rsidRDefault="006721DF" w:rsidP="006D7387">
            <w:pPr>
              <w:pStyle w:val="EngHang"/>
            </w:pPr>
            <w:r>
              <w:t>[Is] God, the Lord of hosts,</w:t>
            </w:r>
          </w:p>
          <w:p w14:paraId="7115D49D" w14:textId="77777777" w:rsidR="006721DF" w:rsidRDefault="006721DF" w:rsidP="006D7387">
            <w:pPr>
              <w:pStyle w:val="EngHang"/>
            </w:pPr>
            <w:r>
              <w:t>The Creator of the universe,</w:t>
            </w:r>
          </w:p>
          <w:p w14:paraId="20B65C97" w14:textId="70904A8E" w:rsidR="006721DF" w:rsidRDefault="006721DF" w:rsidP="006721DF">
            <w:pPr>
              <w:pStyle w:val="EngHangEnd"/>
            </w:pPr>
            <w:r>
              <w:t>And its Sustainer.</w:t>
            </w:r>
          </w:p>
        </w:tc>
      </w:tr>
      <w:tr w:rsidR="006D7387" w14:paraId="5EE527A7" w14:textId="77777777" w:rsidTr="005C6B53">
        <w:trPr>
          <w:cantSplit/>
        </w:trPr>
        <w:tc>
          <w:tcPr>
            <w:tcW w:w="288" w:type="dxa"/>
          </w:tcPr>
          <w:p w14:paraId="21AF76B3" w14:textId="77777777" w:rsidR="006D7387" w:rsidRDefault="006D7387" w:rsidP="005C6B53">
            <w:pPr>
              <w:pStyle w:val="CopticCross"/>
            </w:pPr>
          </w:p>
        </w:tc>
        <w:tc>
          <w:tcPr>
            <w:tcW w:w="3960" w:type="dxa"/>
          </w:tcPr>
          <w:p w14:paraId="0A275C89" w14:textId="77777777" w:rsidR="006D7387" w:rsidRDefault="006721DF" w:rsidP="006D7387">
            <w:pPr>
              <w:pStyle w:val="EngHang"/>
            </w:pPr>
            <w:r>
              <w:t>We ask You, O our King,</w:t>
            </w:r>
          </w:p>
          <w:p w14:paraId="05782E1E" w14:textId="77777777" w:rsidR="006721DF" w:rsidRDefault="006721DF" w:rsidP="006D7387">
            <w:pPr>
              <w:pStyle w:val="EngHang"/>
            </w:pPr>
            <w:r>
              <w:t>Keep the life of our Patriarch,</w:t>
            </w:r>
          </w:p>
          <w:p w14:paraId="711FF54D" w14:textId="77777777" w:rsidR="006721DF" w:rsidRDefault="006721DF" w:rsidP="006D7387">
            <w:pPr>
              <w:pStyle w:val="EngHang"/>
            </w:pPr>
            <w:r>
              <w:t>And his partners, the bishops.</w:t>
            </w:r>
          </w:p>
          <w:p w14:paraId="63696F71" w14:textId="6D276496" w:rsidR="006721DF" w:rsidRDefault="006721DF" w:rsidP="006D7387">
            <w:pPr>
              <w:pStyle w:val="EngHang"/>
            </w:pPr>
            <w:r>
              <w:t>Amen. Alleluia.</w:t>
            </w:r>
          </w:p>
        </w:tc>
      </w:tr>
      <w:tr w:rsidR="006721DF" w14:paraId="24D0814C" w14:textId="77777777" w:rsidTr="005C6B53">
        <w:trPr>
          <w:cantSplit/>
        </w:trPr>
        <w:tc>
          <w:tcPr>
            <w:tcW w:w="288" w:type="dxa"/>
          </w:tcPr>
          <w:p w14:paraId="1D9B408F" w14:textId="77777777" w:rsidR="006721DF" w:rsidRDefault="006721DF" w:rsidP="005C6B53">
            <w:pPr>
              <w:pStyle w:val="CopticCross"/>
            </w:pPr>
          </w:p>
        </w:tc>
        <w:tc>
          <w:tcPr>
            <w:tcW w:w="3960" w:type="dxa"/>
          </w:tcPr>
          <w:p w14:paraId="68086325" w14:textId="77777777" w:rsidR="006721DF" w:rsidRDefault="006721DF" w:rsidP="006D7387">
            <w:pPr>
              <w:pStyle w:val="EngHang"/>
            </w:pPr>
          </w:p>
        </w:tc>
      </w:tr>
      <w:tr w:rsidR="006D7387" w14:paraId="49A84996" w14:textId="77777777" w:rsidTr="005C6B53">
        <w:trPr>
          <w:cantSplit/>
        </w:trPr>
        <w:tc>
          <w:tcPr>
            <w:tcW w:w="288" w:type="dxa"/>
          </w:tcPr>
          <w:p w14:paraId="16DCCF9E" w14:textId="5E6C85C9" w:rsidR="006D7387" w:rsidRDefault="006721DF" w:rsidP="005C6B53">
            <w:pPr>
              <w:pStyle w:val="CopticCross"/>
            </w:pPr>
            <w:r>
              <w:t>¿</w:t>
            </w:r>
          </w:p>
        </w:tc>
        <w:tc>
          <w:tcPr>
            <w:tcW w:w="3960" w:type="dxa"/>
          </w:tcPr>
          <w:p w14:paraId="0789C40E" w14:textId="77777777" w:rsidR="006D7387" w:rsidRDefault="006721DF" w:rsidP="006D7387">
            <w:pPr>
              <w:pStyle w:val="EngHang"/>
            </w:pPr>
            <w:r>
              <w:t>We ask You, O our King,</w:t>
            </w:r>
          </w:p>
          <w:p w14:paraId="37013763" w14:textId="77777777" w:rsidR="006721DF" w:rsidRDefault="006721DF" w:rsidP="006D7387">
            <w:pPr>
              <w:pStyle w:val="EngHang"/>
            </w:pPr>
            <w:r>
              <w:t>Keep the life of our Bishop,</w:t>
            </w:r>
          </w:p>
          <w:p w14:paraId="79BAA53B" w14:textId="77777777" w:rsidR="006721DF" w:rsidRDefault="006721DF" w:rsidP="006D7387">
            <w:pPr>
              <w:pStyle w:val="EngHang"/>
            </w:pPr>
            <w:r>
              <w:t>And all Your people.</w:t>
            </w:r>
          </w:p>
          <w:p w14:paraId="3015A6AF" w14:textId="0EB69A1B" w:rsidR="006721DF" w:rsidRDefault="006721DF" w:rsidP="006D7387">
            <w:pPr>
              <w:pStyle w:val="EngHang"/>
            </w:pPr>
            <w:r>
              <w:t>Amen. Alleuia.</w:t>
            </w:r>
          </w:p>
        </w:tc>
      </w:tr>
    </w:tbl>
    <w:p w14:paraId="05C74FCE" w14:textId="3A2E7663" w:rsidR="002345EA" w:rsidRDefault="002345EA" w:rsidP="00862553">
      <w:pPr>
        <w:pStyle w:val="Heading3"/>
      </w:pPr>
      <w:bookmarkStart w:id="1884" w:name="_Ref452620856"/>
      <w:r>
        <w:t>Interpretation on (After) the Sunday Theotokia Part 1</w:t>
      </w:r>
      <w:bookmarkEnd w:id="1884"/>
    </w:p>
    <w:p w14:paraId="238083B1" w14:textId="13CC9779"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2345EA" w14:paraId="63AC7D4A" w14:textId="77777777" w:rsidTr="002345EA">
        <w:trPr>
          <w:cantSplit/>
        </w:trPr>
        <w:tc>
          <w:tcPr>
            <w:tcW w:w="288" w:type="dxa"/>
          </w:tcPr>
          <w:p w14:paraId="1FE82A78" w14:textId="77777777" w:rsidR="002345EA" w:rsidRDefault="002345EA" w:rsidP="002345EA">
            <w:pPr>
              <w:pStyle w:val="CopticCross"/>
            </w:pPr>
          </w:p>
        </w:tc>
        <w:tc>
          <w:tcPr>
            <w:tcW w:w="3960" w:type="dxa"/>
          </w:tcPr>
          <w:p w14:paraId="42C74C3E" w14:textId="77777777" w:rsidR="002345EA" w:rsidRDefault="002345EA" w:rsidP="002345EA">
            <w:pPr>
              <w:pStyle w:val="EngHang"/>
            </w:pPr>
            <w:r>
              <w:t>I begin in the Name of God,</w:t>
            </w:r>
          </w:p>
          <w:p w14:paraId="42B543F3" w14:textId="77777777" w:rsidR="002345EA" w:rsidRDefault="002345EA" w:rsidP="002345EA">
            <w:pPr>
              <w:pStyle w:val="EngHang"/>
            </w:pPr>
            <w:r>
              <w:t>Who wells in light,</w:t>
            </w:r>
          </w:p>
          <w:p w14:paraId="6B65B6B9" w14:textId="77777777" w:rsidR="002345EA" w:rsidRDefault="002345EA" w:rsidP="002345EA">
            <w:pPr>
              <w:pStyle w:val="EngHang"/>
            </w:pPr>
            <w:r>
              <w:t>Who spoke to Moses</w:t>
            </w:r>
          </w:p>
          <w:p w14:paraId="79A2553A" w14:textId="1DE54A0E" w:rsidR="002345EA" w:rsidRDefault="002345EA" w:rsidP="002345EA">
            <w:pPr>
              <w:pStyle w:val="EngHangEnd"/>
            </w:pPr>
            <w:r>
              <w:t>Upon Mount Tabor,</w:t>
            </w:r>
          </w:p>
        </w:tc>
      </w:tr>
      <w:tr w:rsidR="002345EA" w14:paraId="1530E926" w14:textId="77777777" w:rsidTr="002345EA">
        <w:trPr>
          <w:cantSplit/>
        </w:trPr>
        <w:tc>
          <w:tcPr>
            <w:tcW w:w="288" w:type="dxa"/>
          </w:tcPr>
          <w:p w14:paraId="6B4F7D63" w14:textId="77777777" w:rsidR="002345EA" w:rsidRPr="001E2E1C" w:rsidRDefault="002345EA" w:rsidP="002345EA">
            <w:pPr>
              <w:pStyle w:val="CopticCross"/>
            </w:pPr>
            <w:r>
              <w:t>¿</w:t>
            </w:r>
          </w:p>
        </w:tc>
        <w:tc>
          <w:tcPr>
            <w:tcW w:w="3960" w:type="dxa"/>
          </w:tcPr>
          <w:p w14:paraId="34F166F7" w14:textId="77777777" w:rsidR="002345EA" w:rsidRDefault="002345EA" w:rsidP="002345EA">
            <w:pPr>
              <w:pStyle w:val="EngHang"/>
            </w:pPr>
            <w:r>
              <w:t>Saying, “O Moses,</w:t>
            </w:r>
          </w:p>
          <w:p w14:paraId="7DF5692E" w14:textId="77777777" w:rsidR="002345EA" w:rsidRDefault="002345EA" w:rsidP="002345EA">
            <w:pPr>
              <w:pStyle w:val="EngHang"/>
            </w:pPr>
            <w:r>
              <w:t>Arise in joy</w:t>
            </w:r>
          </w:p>
          <w:p w14:paraId="7088709F" w14:textId="77777777" w:rsidR="002345EA" w:rsidRDefault="002345EA" w:rsidP="002345EA">
            <w:pPr>
              <w:pStyle w:val="EngHang"/>
            </w:pPr>
            <w:r>
              <w:t>That I might show you</w:t>
            </w:r>
          </w:p>
          <w:p w14:paraId="44734528" w14:textId="203BBE02" w:rsidR="002345EA" w:rsidRDefault="002345EA" w:rsidP="002345EA">
            <w:pPr>
              <w:pStyle w:val="EngHangEnd"/>
            </w:pPr>
            <w:r>
              <w:t>A place prophesied of!</w:t>
            </w:r>
          </w:p>
        </w:tc>
      </w:tr>
      <w:tr w:rsidR="002345EA" w14:paraId="7C53C20E" w14:textId="77777777" w:rsidTr="002345EA">
        <w:trPr>
          <w:cantSplit/>
        </w:trPr>
        <w:tc>
          <w:tcPr>
            <w:tcW w:w="288" w:type="dxa"/>
          </w:tcPr>
          <w:p w14:paraId="106D1393" w14:textId="77777777" w:rsidR="002345EA" w:rsidRDefault="002345EA" w:rsidP="002345EA">
            <w:pPr>
              <w:pStyle w:val="CopticCross"/>
            </w:pPr>
          </w:p>
        </w:tc>
        <w:tc>
          <w:tcPr>
            <w:tcW w:w="3960" w:type="dxa"/>
          </w:tcPr>
          <w:p w14:paraId="2EFC5E22" w14:textId="77777777" w:rsidR="002345EA" w:rsidRDefault="002345EA" w:rsidP="002345EA">
            <w:pPr>
              <w:pStyle w:val="EngHang"/>
            </w:pPr>
            <w:r>
              <w:t>Arise O Moses,</w:t>
            </w:r>
          </w:p>
          <w:p w14:paraId="48725A4A" w14:textId="77777777" w:rsidR="002345EA" w:rsidRDefault="002345EA" w:rsidP="002345EA">
            <w:pPr>
              <w:pStyle w:val="EngHang"/>
            </w:pPr>
            <w:r>
              <w:t>And ascend to the highest mount;</w:t>
            </w:r>
          </w:p>
          <w:p w14:paraId="71EB57ED" w14:textId="211A24EC" w:rsidR="002345EA" w:rsidRDefault="002345EA" w:rsidP="002345EA">
            <w:pPr>
              <w:pStyle w:val="EngHang"/>
            </w:pPr>
            <w:r>
              <w:t>Build a Sanctuary there,</w:t>
            </w:r>
          </w:p>
          <w:p w14:paraId="4B64FD3C" w14:textId="33227114" w:rsidR="002345EA" w:rsidRDefault="002345EA" w:rsidP="002345EA">
            <w:pPr>
              <w:pStyle w:val="EngHangEnd"/>
            </w:pPr>
            <w:r>
              <w:t>A tabernacle.</w:t>
            </w:r>
          </w:p>
        </w:tc>
      </w:tr>
      <w:tr w:rsidR="002345EA" w14:paraId="7E5F629D" w14:textId="77777777" w:rsidTr="002345EA">
        <w:trPr>
          <w:cantSplit/>
        </w:trPr>
        <w:tc>
          <w:tcPr>
            <w:tcW w:w="288" w:type="dxa"/>
          </w:tcPr>
          <w:p w14:paraId="34489C6E" w14:textId="77777777" w:rsidR="002345EA" w:rsidRDefault="002345EA" w:rsidP="002345EA">
            <w:pPr>
              <w:pStyle w:val="CopticCross"/>
            </w:pPr>
            <w:r>
              <w:t>¿</w:t>
            </w:r>
          </w:p>
        </w:tc>
        <w:tc>
          <w:tcPr>
            <w:tcW w:w="3960" w:type="dxa"/>
          </w:tcPr>
          <w:p w14:paraId="2258595C" w14:textId="77777777" w:rsidR="002345EA" w:rsidRDefault="002345EA" w:rsidP="002345EA">
            <w:pPr>
              <w:pStyle w:val="EngHang"/>
            </w:pPr>
            <w:r>
              <w:t>Write down all</w:t>
            </w:r>
          </w:p>
          <w:p w14:paraId="435BC473" w14:textId="77777777" w:rsidR="002345EA" w:rsidRDefault="002345EA" w:rsidP="002345EA">
            <w:pPr>
              <w:pStyle w:val="EngHang"/>
            </w:pPr>
            <w:r>
              <w:t>I reveal to you, straight away.</w:t>
            </w:r>
          </w:p>
          <w:p w14:paraId="1EF8C71B" w14:textId="77777777" w:rsidR="002345EA" w:rsidRDefault="002345EA" w:rsidP="002345EA">
            <w:pPr>
              <w:pStyle w:val="EngHang"/>
            </w:pPr>
            <w:r>
              <w:t>This is a testimony</w:t>
            </w:r>
          </w:p>
          <w:p w14:paraId="2D0A4755" w14:textId="15BF32BB" w:rsidR="002345EA" w:rsidRDefault="002345EA" w:rsidP="002345EA">
            <w:pPr>
              <w:pStyle w:val="EngHangEnd"/>
            </w:pPr>
            <w:r>
              <w:t>For the Israelites.</w:t>
            </w:r>
          </w:p>
        </w:tc>
      </w:tr>
      <w:tr w:rsidR="002345EA" w14:paraId="395BC3CE" w14:textId="77777777" w:rsidTr="002345EA">
        <w:trPr>
          <w:cantSplit/>
        </w:trPr>
        <w:tc>
          <w:tcPr>
            <w:tcW w:w="288" w:type="dxa"/>
          </w:tcPr>
          <w:p w14:paraId="2C571FF7" w14:textId="77777777" w:rsidR="002345EA" w:rsidRDefault="002345EA" w:rsidP="002345EA">
            <w:pPr>
              <w:pStyle w:val="CopticCross"/>
            </w:pPr>
          </w:p>
        </w:tc>
        <w:tc>
          <w:tcPr>
            <w:tcW w:w="3960" w:type="dxa"/>
          </w:tcPr>
          <w:p w14:paraId="6A5F1C23" w14:textId="77777777" w:rsidR="002345EA" w:rsidRDefault="002345EA" w:rsidP="002345EA">
            <w:pPr>
              <w:pStyle w:val="EngHang"/>
            </w:pPr>
            <w:r>
              <w:t>Make haste, O Moses,</w:t>
            </w:r>
          </w:p>
          <w:p w14:paraId="1D29454D" w14:textId="77777777" w:rsidR="002345EA" w:rsidRDefault="002345EA" w:rsidP="002345EA">
            <w:pPr>
              <w:pStyle w:val="EngHang"/>
            </w:pPr>
            <w:r>
              <w:t>Observe the place;</w:t>
            </w:r>
          </w:p>
          <w:p w14:paraId="75DB931A" w14:textId="684378FC" w:rsidR="002345EA" w:rsidRDefault="002345EA" w:rsidP="002345EA">
            <w:pPr>
              <w:pStyle w:val="EngHang"/>
            </w:pPr>
            <w:r>
              <w:t>Build a Sanctuary there</w:t>
            </w:r>
          </w:p>
          <w:p w14:paraId="75E04FA1" w14:textId="40239CB6" w:rsidR="002345EA" w:rsidRDefault="002345EA" w:rsidP="002345EA">
            <w:pPr>
              <w:pStyle w:val="EngHangEnd"/>
            </w:pPr>
            <w:r>
              <w:t>Of granite stone.</w:t>
            </w:r>
          </w:p>
        </w:tc>
      </w:tr>
      <w:tr w:rsidR="002345EA" w14:paraId="43F6A6B1" w14:textId="77777777" w:rsidTr="002345EA">
        <w:trPr>
          <w:cantSplit/>
        </w:trPr>
        <w:tc>
          <w:tcPr>
            <w:tcW w:w="288" w:type="dxa"/>
          </w:tcPr>
          <w:p w14:paraId="10739A78" w14:textId="77777777" w:rsidR="002345EA" w:rsidRDefault="002345EA" w:rsidP="002345EA">
            <w:pPr>
              <w:pStyle w:val="CopticCross"/>
            </w:pPr>
            <w:r>
              <w:t>¿</w:t>
            </w:r>
          </w:p>
        </w:tc>
        <w:tc>
          <w:tcPr>
            <w:tcW w:w="3960" w:type="dxa"/>
          </w:tcPr>
          <w:p w14:paraId="469DBB09" w14:textId="0B4134ED" w:rsidR="002345EA" w:rsidRDefault="002345EA" w:rsidP="002345EA">
            <w:pPr>
              <w:pStyle w:val="EngHang"/>
            </w:pPr>
            <w:r>
              <w:t>Elevate its dome to its place,</w:t>
            </w:r>
          </w:p>
          <w:p w14:paraId="7243C522" w14:textId="77777777" w:rsidR="002345EA" w:rsidRDefault="002345EA" w:rsidP="002345EA">
            <w:pPr>
              <w:pStyle w:val="EngHang"/>
            </w:pPr>
            <w:r>
              <w:t>And make for corners for it.</w:t>
            </w:r>
          </w:p>
          <w:p w14:paraId="1BFBF216" w14:textId="77777777" w:rsidR="002345EA" w:rsidRDefault="002345EA" w:rsidP="002345EA">
            <w:pPr>
              <w:pStyle w:val="EngHang"/>
            </w:pPr>
            <w:r>
              <w:t>Gather what is needed</w:t>
            </w:r>
          </w:p>
          <w:p w14:paraId="4C145B12" w14:textId="0B9314D6" w:rsidR="002345EA" w:rsidRDefault="002345EA" w:rsidP="002345EA">
            <w:pPr>
              <w:pStyle w:val="EngHangEnd"/>
            </w:pPr>
            <w:r>
              <w:t>For the builders.</w:t>
            </w:r>
          </w:p>
        </w:tc>
      </w:tr>
      <w:tr w:rsidR="002345EA" w14:paraId="4BC95C1E" w14:textId="77777777" w:rsidTr="002345EA">
        <w:trPr>
          <w:cantSplit/>
        </w:trPr>
        <w:tc>
          <w:tcPr>
            <w:tcW w:w="288" w:type="dxa"/>
          </w:tcPr>
          <w:p w14:paraId="6865B661" w14:textId="77777777" w:rsidR="002345EA" w:rsidRDefault="002345EA" w:rsidP="002345EA">
            <w:pPr>
              <w:pStyle w:val="CopticCross"/>
            </w:pPr>
          </w:p>
        </w:tc>
        <w:tc>
          <w:tcPr>
            <w:tcW w:w="3960" w:type="dxa"/>
          </w:tcPr>
          <w:p w14:paraId="40227E8C" w14:textId="46A5231B" w:rsidR="002345EA" w:rsidRDefault="002345EA" w:rsidP="002345EA">
            <w:pPr>
              <w:pStyle w:val="EngHang"/>
            </w:pPr>
            <w:r>
              <w:t>Make the outside of the Sanctuary,</w:t>
            </w:r>
          </w:p>
          <w:p w14:paraId="35FE5C48" w14:textId="77777777" w:rsidR="002345EA" w:rsidRDefault="002345EA" w:rsidP="002345EA">
            <w:pPr>
              <w:pStyle w:val="EngHang"/>
            </w:pPr>
            <w:r>
              <w:t>And widen its hallway.</w:t>
            </w:r>
          </w:p>
          <w:p w14:paraId="50A43A32" w14:textId="77777777" w:rsidR="002345EA" w:rsidRDefault="002345EA" w:rsidP="002345EA">
            <w:pPr>
              <w:pStyle w:val="EngHang"/>
            </w:pPr>
            <w:r>
              <w:t>Overlay it, O Moses,</w:t>
            </w:r>
          </w:p>
          <w:p w14:paraId="540480AD" w14:textId="53C68313" w:rsidR="002345EA" w:rsidRDefault="002345EA" w:rsidP="002345EA">
            <w:pPr>
              <w:pStyle w:val="EngHangEnd"/>
            </w:pPr>
            <w:r>
              <w:t>With pure gold,</w:t>
            </w:r>
          </w:p>
        </w:tc>
      </w:tr>
      <w:tr w:rsidR="002345EA" w14:paraId="16889B9C" w14:textId="77777777" w:rsidTr="002345EA">
        <w:trPr>
          <w:cantSplit/>
        </w:trPr>
        <w:tc>
          <w:tcPr>
            <w:tcW w:w="288" w:type="dxa"/>
          </w:tcPr>
          <w:p w14:paraId="06DFBAA0" w14:textId="77777777" w:rsidR="002345EA" w:rsidRDefault="002345EA" w:rsidP="002345EA">
            <w:pPr>
              <w:pStyle w:val="CopticCross"/>
            </w:pPr>
            <w:r>
              <w:lastRenderedPageBreak/>
              <w:t>¿</w:t>
            </w:r>
          </w:p>
        </w:tc>
        <w:tc>
          <w:tcPr>
            <w:tcW w:w="3960" w:type="dxa"/>
          </w:tcPr>
          <w:p w14:paraId="1DD239CD" w14:textId="77777777" w:rsidR="002345EA" w:rsidRDefault="002345EA" w:rsidP="002345EA">
            <w:pPr>
              <w:pStyle w:val="EngHang"/>
            </w:pPr>
            <w:r>
              <w:t>Within and without.</w:t>
            </w:r>
          </w:p>
          <w:p w14:paraId="48DE6CB2" w14:textId="77777777" w:rsidR="002345EA" w:rsidRDefault="002345EA" w:rsidP="002345EA">
            <w:pPr>
              <w:pStyle w:val="EngHang"/>
            </w:pPr>
            <w:r>
              <w:t>Conscrate it in honour,</w:t>
            </w:r>
          </w:p>
          <w:p w14:paraId="27BE61BA" w14:textId="77777777" w:rsidR="002345EA" w:rsidRDefault="002345EA" w:rsidP="002345EA">
            <w:pPr>
              <w:pStyle w:val="EngHang"/>
            </w:pPr>
            <w:r>
              <w:t>From its height to its base,</w:t>
            </w:r>
          </w:p>
          <w:p w14:paraId="747A652E" w14:textId="728FFBAD" w:rsidR="002345EA" w:rsidRDefault="002345EA" w:rsidP="002345EA">
            <w:pPr>
              <w:pStyle w:val="EngHangEnd"/>
            </w:pPr>
            <w:r>
              <w:t>With precious gold.</w:t>
            </w:r>
          </w:p>
        </w:tc>
      </w:tr>
      <w:tr w:rsidR="002345EA" w14:paraId="06191ABF" w14:textId="77777777" w:rsidTr="002345EA">
        <w:trPr>
          <w:cantSplit/>
        </w:trPr>
        <w:tc>
          <w:tcPr>
            <w:tcW w:w="288" w:type="dxa"/>
          </w:tcPr>
          <w:p w14:paraId="11C679EE" w14:textId="77777777" w:rsidR="002345EA" w:rsidRDefault="002345EA" w:rsidP="002345EA">
            <w:pPr>
              <w:pStyle w:val="CopticCross"/>
            </w:pPr>
          </w:p>
        </w:tc>
        <w:tc>
          <w:tcPr>
            <w:tcW w:w="3960" w:type="dxa"/>
          </w:tcPr>
          <w:p w14:paraId="34705251" w14:textId="77777777" w:rsidR="002345EA" w:rsidRDefault="002345EA" w:rsidP="002345EA">
            <w:pPr>
              <w:pStyle w:val="EngHang"/>
            </w:pPr>
            <w:r>
              <w:t>Make an altar for the showbread</w:t>
            </w:r>
          </w:p>
          <w:p w14:paraId="47322871" w14:textId="5917D995" w:rsidR="002345EA" w:rsidRDefault="002345EA" w:rsidP="002345EA">
            <w:pPr>
              <w:pStyle w:val="EngHang"/>
            </w:pPr>
            <w:r>
              <w:t>Under the dome,</w:t>
            </w:r>
          </w:p>
          <w:p w14:paraId="4F084A02" w14:textId="77777777" w:rsidR="002345EA" w:rsidRDefault="002345EA" w:rsidP="002345EA">
            <w:pPr>
              <w:pStyle w:val="EngHang"/>
            </w:pPr>
            <w:r>
              <w:t>And make four pillars</w:t>
            </w:r>
          </w:p>
          <w:p w14:paraId="5BEF4AE5" w14:textId="3586931F" w:rsidR="002345EA" w:rsidRDefault="002345EA" w:rsidP="002345EA">
            <w:pPr>
              <w:pStyle w:val="EngHangEnd"/>
            </w:pPr>
            <w:r>
              <w:t>Around the Altar.</w:t>
            </w:r>
          </w:p>
        </w:tc>
      </w:tr>
      <w:tr w:rsidR="002345EA" w14:paraId="3FDEEA09" w14:textId="77777777" w:rsidTr="002345EA">
        <w:trPr>
          <w:cantSplit/>
        </w:trPr>
        <w:tc>
          <w:tcPr>
            <w:tcW w:w="288" w:type="dxa"/>
          </w:tcPr>
          <w:p w14:paraId="0C23C5EA" w14:textId="77777777" w:rsidR="002345EA" w:rsidRDefault="002345EA" w:rsidP="002345EA">
            <w:pPr>
              <w:pStyle w:val="CopticCross"/>
            </w:pPr>
            <w:r>
              <w:t>¿</w:t>
            </w:r>
          </w:p>
        </w:tc>
        <w:tc>
          <w:tcPr>
            <w:tcW w:w="3960" w:type="dxa"/>
          </w:tcPr>
          <w:p w14:paraId="0F210152" w14:textId="77777777" w:rsidR="002345EA" w:rsidRDefault="002345EA" w:rsidP="002345EA">
            <w:pPr>
              <w:pStyle w:val="EngHang"/>
            </w:pPr>
            <w:r>
              <w:t>Make Cherubs of pure gold</w:t>
            </w:r>
          </w:p>
          <w:p w14:paraId="04CCF6F0" w14:textId="435A83EE" w:rsidR="002345EA" w:rsidRDefault="007A5907" w:rsidP="002345EA">
            <w:pPr>
              <w:pStyle w:val="EngHang"/>
            </w:pPr>
            <w:r>
              <w:t>Within</w:t>
            </w:r>
            <w:r w:rsidR="002345EA">
              <w:t xml:space="preserve"> the </w:t>
            </w:r>
            <w:r>
              <w:t>Sanctuary</w:t>
            </w:r>
            <w:r w:rsidR="002345EA">
              <w:t>,</w:t>
            </w:r>
          </w:p>
          <w:p w14:paraId="5D77C27A" w14:textId="77777777" w:rsidR="002345EA" w:rsidRDefault="002345EA" w:rsidP="002345EA">
            <w:pPr>
              <w:pStyle w:val="EngHang"/>
            </w:pPr>
            <w:r>
              <w:t>With the wings spread,</w:t>
            </w:r>
          </w:p>
          <w:p w14:paraId="0CA8B971" w14:textId="4E0D4969" w:rsidR="002345EA" w:rsidRDefault="002345EA" w:rsidP="002345EA">
            <w:pPr>
              <w:pStyle w:val="EngHangEnd"/>
            </w:pPr>
            <w:r>
              <w:t>Covering it.</w:t>
            </w:r>
          </w:p>
        </w:tc>
      </w:tr>
      <w:tr w:rsidR="002345EA" w14:paraId="45DC2A94" w14:textId="77777777" w:rsidTr="002345EA">
        <w:trPr>
          <w:cantSplit/>
        </w:trPr>
        <w:tc>
          <w:tcPr>
            <w:tcW w:w="288" w:type="dxa"/>
          </w:tcPr>
          <w:p w14:paraId="65C527C5" w14:textId="77777777" w:rsidR="002345EA" w:rsidRDefault="002345EA" w:rsidP="002345EA">
            <w:pPr>
              <w:pStyle w:val="CopticCross"/>
            </w:pPr>
          </w:p>
        </w:tc>
        <w:tc>
          <w:tcPr>
            <w:tcW w:w="3960" w:type="dxa"/>
          </w:tcPr>
          <w:p w14:paraId="7A3A90C0" w14:textId="77777777" w:rsidR="002345EA" w:rsidRDefault="007A5907" w:rsidP="007A5907">
            <w:pPr>
              <w:pStyle w:val="EngHang"/>
            </w:pPr>
            <w:r>
              <w:t>And place within it</w:t>
            </w:r>
          </w:p>
          <w:p w14:paraId="34A80C14" w14:textId="77777777" w:rsidR="007A5907" w:rsidRDefault="007A5907" w:rsidP="007A5907">
            <w:pPr>
              <w:pStyle w:val="EngHang"/>
            </w:pPr>
            <w:r>
              <w:t>The overlaid ark of the covenant,</w:t>
            </w:r>
          </w:p>
          <w:p w14:paraId="2645309C" w14:textId="77777777" w:rsidR="007A5907" w:rsidRDefault="007A5907" w:rsidP="007A5907">
            <w:pPr>
              <w:pStyle w:val="EngHang"/>
            </w:pPr>
            <w:r>
              <w:t>And the golden vessel</w:t>
            </w:r>
          </w:p>
          <w:p w14:paraId="445D2EE0" w14:textId="742B0CE6" w:rsidR="007A5907" w:rsidRDefault="007A5907" w:rsidP="002345EA">
            <w:pPr>
              <w:pStyle w:val="EngHangEnd"/>
            </w:pPr>
            <w:r>
              <w:t>That contains the Manna.</w:t>
            </w:r>
          </w:p>
        </w:tc>
      </w:tr>
      <w:tr w:rsidR="002345EA" w14:paraId="0803C9ED" w14:textId="77777777" w:rsidTr="002345EA">
        <w:trPr>
          <w:cantSplit/>
        </w:trPr>
        <w:tc>
          <w:tcPr>
            <w:tcW w:w="288" w:type="dxa"/>
          </w:tcPr>
          <w:p w14:paraId="2A5A5C7D" w14:textId="77777777" w:rsidR="002345EA" w:rsidRDefault="002345EA" w:rsidP="002345EA">
            <w:pPr>
              <w:pStyle w:val="CopticCross"/>
            </w:pPr>
            <w:r>
              <w:t>¿</w:t>
            </w:r>
          </w:p>
        </w:tc>
        <w:tc>
          <w:tcPr>
            <w:tcW w:w="3960" w:type="dxa"/>
          </w:tcPr>
          <w:p w14:paraId="14713BCE" w14:textId="77777777" w:rsidR="002345EA" w:rsidRDefault="007A5907" w:rsidP="007A5907">
            <w:pPr>
              <w:pStyle w:val="EngHang"/>
            </w:pPr>
            <w:r>
              <w:t>And Aaron’s censor,</w:t>
            </w:r>
          </w:p>
          <w:p w14:paraId="6DB8EC14" w14:textId="77777777" w:rsidR="007A5907" w:rsidRDefault="007A5907" w:rsidP="007A5907">
            <w:pPr>
              <w:pStyle w:val="EngHang"/>
            </w:pPr>
            <w:r>
              <w:t>Made of pure gold,</w:t>
            </w:r>
          </w:p>
          <w:p w14:paraId="100E4613" w14:textId="3A0DC3CE" w:rsidR="007A5907" w:rsidRDefault="007A5907" w:rsidP="007A5907">
            <w:pPr>
              <w:pStyle w:val="EngHang"/>
            </w:pPr>
            <w:r>
              <w:t>And The tablets of the Covenant,</w:t>
            </w:r>
          </w:p>
          <w:p w14:paraId="16DBC43B" w14:textId="7106E140" w:rsidR="007A5907" w:rsidRDefault="007A5907" w:rsidP="002345EA">
            <w:pPr>
              <w:pStyle w:val="EngHangEnd"/>
            </w:pPr>
            <w:r>
              <w:t>With Aaron’s rod within it.</w:t>
            </w:r>
          </w:p>
        </w:tc>
      </w:tr>
      <w:tr w:rsidR="002345EA" w14:paraId="074553B5" w14:textId="77777777" w:rsidTr="002345EA">
        <w:trPr>
          <w:cantSplit/>
        </w:trPr>
        <w:tc>
          <w:tcPr>
            <w:tcW w:w="288" w:type="dxa"/>
          </w:tcPr>
          <w:p w14:paraId="14664F4F" w14:textId="77777777" w:rsidR="002345EA" w:rsidRDefault="002345EA" w:rsidP="002345EA">
            <w:pPr>
              <w:pStyle w:val="CopticCross"/>
            </w:pPr>
          </w:p>
        </w:tc>
        <w:tc>
          <w:tcPr>
            <w:tcW w:w="3960" w:type="dxa"/>
          </w:tcPr>
          <w:p w14:paraId="7F01862C" w14:textId="77777777" w:rsidR="002345EA" w:rsidRDefault="007A5907" w:rsidP="007A5907">
            <w:pPr>
              <w:pStyle w:val="EngHang"/>
            </w:pPr>
            <w:r>
              <w:t>Place a lampstand in it,</w:t>
            </w:r>
          </w:p>
          <w:p w14:paraId="5DE18DA0" w14:textId="77777777" w:rsidR="007A5907" w:rsidRDefault="007A5907" w:rsidP="007A5907">
            <w:pPr>
              <w:pStyle w:val="EngHang"/>
            </w:pPr>
            <w:r>
              <w:t>Made with choice gold,</w:t>
            </w:r>
          </w:p>
          <w:p w14:paraId="714B38AA" w14:textId="77777777" w:rsidR="007A5907" w:rsidRDefault="007A5907" w:rsidP="007A5907">
            <w:pPr>
              <w:pStyle w:val="EngHang"/>
            </w:pPr>
            <w:r>
              <w:t>And the golden vessel</w:t>
            </w:r>
          </w:p>
          <w:p w14:paraId="071D39F6" w14:textId="230A186B" w:rsidR="007A5907" w:rsidRDefault="007A5907" w:rsidP="002345EA">
            <w:pPr>
              <w:pStyle w:val="EngHangEnd"/>
            </w:pPr>
            <w:r>
              <w:t>Burning the ember.</w:t>
            </w:r>
          </w:p>
        </w:tc>
      </w:tr>
      <w:tr w:rsidR="002345EA" w14:paraId="058D36EB" w14:textId="77777777" w:rsidTr="002345EA">
        <w:trPr>
          <w:cantSplit/>
        </w:trPr>
        <w:tc>
          <w:tcPr>
            <w:tcW w:w="288" w:type="dxa"/>
          </w:tcPr>
          <w:p w14:paraId="09A90938" w14:textId="77777777" w:rsidR="002345EA" w:rsidRDefault="002345EA" w:rsidP="002345EA">
            <w:pPr>
              <w:pStyle w:val="CopticCross"/>
            </w:pPr>
            <w:r>
              <w:lastRenderedPageBreak/>
              <w:t>¿</w:t>
            </w:r>
          </w:p>
        </w:tc>
        <w:tc>
          <w:tcPr>
            <w:tcW w:w="3960" w:type="dxa"/>
          </w:tcPr>
          <w:p w14:paraId="075105D8" w14:textId="77777777" w:rsidR="002345EA" w:rsidRDefault="007A5907" w:rsidP="007A5907">
            <w:pPr>
              <w:pStyle w:val="EngHang"/>
            </w:pPr>
            <w:r>
              <w:t>Adorn it, O Moses,</w:t>
            </w:r>
          </w:p>
          <w:p w14:paraId="4C9E136A" w14:textId="77777777" w:rsidR="007A5907" w:rsidRDefault="007A5907" w:rsidP="007A5907">
            <w:pPr>
              <w:pStyle w:val="EngHang"/>
            </w:pPr>
            <w:r>
              <w:t>With many lights,</w:t>
            </w:r>
          </w:p>
          <w:p w14:paraId="305B8C3B" w14:textId="77777777" w:rsidR="007A5907" w:rsidRDefault="007A5907" w:rsidP="007A5907">
            <w:pPr>
              <w:pStyle w:val="EngHang"/>
            </w:pPr>
            <w:r>
              <w:t>And place within it</w:t>
            </w:r>
          </w:p>
          <w:p w14:paraId="1A7E97AB" w14:textId="55662BAD" w:rsidR="007A5907" w:rsidRDefault="007A5907" w:rsidP="002345EA">
            <w:pPr>
              <w:pStyle w:val="EngHangEnd"/>
            </w:pPr>
            <w:r>
              <w:t>Seven burning lamps.”</w:t>
            </w:r>
          </w:p>
        </w:tc>
      </w:tr>
      <w:tr w:rsidR="002345EA" w14:paraId="5A3BA039" w14:textId="77777777" w:rsidTr="002345EA">
        <w:trPr>
          <w:cantSplit/>
        </w:trPr>
        <w:tc>
          <w:tcPr>
            <w:tcW w:w="288" w:type="dxa"/>
          </w:tcPr>
          <w:p w14:paraId="158086E7" w14:textId="77777777" w:rsidR="002345EA" w:rsidRDefault="002345EA" w:rsidP="002345EA">
            <w:pPr>
              <w:pStyle w:val="CopticCross"/>
            </w:pPr>
          </w:p>
        </w:tc>
        <w:tc>
          <w:tcPr>
            <w:tcW w:w="3960" w:type="dxa"/>
          </w:tcPr>
          <w:p w14:paraId="547C7468" w14:textId="77777777" w:rsidR="002345EA" w:rsidRDefault="007A5907" w:rsidP="007A5907">
            <w:pPr>
              <w:pStyle w:val="EngHang"/>
            </w:pPr>
            <w:r>
              <w:t>Hail to you O Mary,</w:t>
            </w:r>
          </w:p>
          <w:p w14:paraId="15A5F37A" w14:textId="1E1D93FA" w:rsidR="007A5907" w:rsidRDefault="007A5907" w:rsidP="007A5907">
            <w:pPr>
              <w:pStyle w:val="EngHang"/>
            </w:pPr>
            <w:r>
              <w:t>O full of grace,</w:t>
            </w:r>
          </w:p>
          <w:p w14:paraId="7E621EF1" w14:textId="77777777" w:rsidR="007A5907" w:rsidRDefault="007A5907" w:rsidP="007A5907">
            <w:pPr>
              <w:pStyle w:val="EngHang"/>
            </w:pPr>
            <w:r>
              <w:t>You are surrounded in light,</w:t>
            </w:r>
          </w:p>
          <w:p w14:paraId="18A05723" w14:textId="387C47EF" w:rsidR="007A5907" w:rsidRDefault="007A5907" w:rsidP="002345EA">
            <w:pPr>
              <w:pStyle w:val="EngHangEnd"/>
            </w:pPr>
            <w:r>
              <w:t>O Mother of the Merfciful.</w:t>
            </w:r>
          </w:p>
        </w:tc>
      </w:tr>
      <w:tr w:rsidR="002345EA" w14:paraId="63674943" w14:textId="77777777" w:rsidTr="002345EA">
        <w:trPr>
          <w:cantSplit/>
        </w:trPr>
        <w:tc>
          <w:tcPr>
            <w:tcW w:w="288" w:type="dxa"/>
          </w:tcPr>
          <w:p w14:paraId="3C7E81A0" w14:textId="77777777" w:rsidR="002345EA" w:rsidRDefault="002345EA" w:rsidP="002345EA">
            <w:pPr>
              <w:pStyle w:val="CopticCross"/>
            </w:pPr>
            <w:r>
              <w:t>¿</w:t>
            </w:r>
          </w:p>
        </w:tc>
        <w:tc>
          <w:tcPr>
            <w:tcW w:w="3960" w:type="dxa"/>
          </w:tcPr>
          <w:p w14:paraId="35FD2763" w14:textId="77777777" w:rsidR="002345EA" w:rsidRDefault="007A5907" w:rsidP="007A5907">
            <w:pPr>
              <w:pStyle w:val="EngHang"/>
            </w:pPr>
            <w:r>
              <w:t>Intercede for us</w:t>
            </w:r>
          </w:p>
          <w:p w14:paraId="0B705BF8" w14:textId="77777777" w:rsidR="007A5907" w:rsidRDefault="007A5907" w:rsidP="007A5907">
            <w:pPr>
              <w:pStyle w:val="EngHang"/>
            </w:pPr>
            <w:r>
              <w:t>On judgment day,</w:t>
            </w:r>
          </w:p>
          <w:p w14:paraId="4DFB81FE" w14:textId="77777777" w:rsidR="007A5907" w:rsidRDefault="007A5907" w:rsidP="007A5907">
            <w:pPr>
              <w:pStyle w:val="EngHang"/>
            </w:pPr>
            <w:r>
              <w:t>Before Your Son, who saved us,</w:t>
            </w:r>
          </w:p>
          <w:p w14:paraId="5FF2099A" w14:textId="5EE81E13" w:rsidR="007A5907" w:rsidRDefault="007A5907" w:rsidP="002345EA">
            <w:pPr>
              <w:pStyle w:val="EngHangEnd"/>
            </w:pPr>
            <w:r>
              <w:t>O Daughter of Zion.</w:t>
            </w:r>
          </w:p>
        </w:tc>
      </w:tr>
    </w:tbl>
    <w:p w14:paraId="32EE4A3E" w14:textId="22D40BFE" w:rsidR="007A5907" w:rsidRDefault="007A5907" w:rsidP="007A5907">
      <w:pPr>
        <w:pStyle w:val="Heading3"/>
      </w:pPr>
      <w:r>
        <w:t>Interpretation on (After) the Sunday Theotokia Part 2</w:t>
      </w:r>
    </w:p>
    <w:p w14:paraId="7AA2F9D9" w14:textId="77777777" w:rsidR="007A5907" w:rsidRPr="007A5907" w:rsidRDefault="007A5907" w:rsidP="007A5907">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7A5907" w14:paraId="4152B4E7" w14:textId="77777777" w:rsidTr="007A5907">
        <w:trPr>
          <w:cantSplit/>
        </w:trPr>
        <w:tc>
          <w:tcPr>
            <w:tcW w:w="288" w:type="dxa"/>
          </w:tcPr>
          <w:p w14:paraId="5957E50E" w14:textId="77777777" w:rsidR="007A5907" w:rsidRDefault="007A5907" w:rsidP="007A5907">
            <w:pPr>
              <w:pStyle w:val="CopticCross"/>
            </w:pPr>
          </w:p>
        </w:tc>
        <w:tc>
          <w:tcPr>
            <w:tcW w:w="3960" w:type="dxa"/>
          </w:tcPr>
          <w:p w14:paraId="13A99634" w14:textId="77777777" w:rsidR="007A5907" w:rsidRDefault="007A5907" w:rsidP="007A5907">
            <w:pPr>
              <w:pStyle w:val="EngHang"/>
            </w:pPr>
            <w:r>
              <w:t>The Lord called Moses</w:t>
            </w:r>
          </w:p>
          <w:p w14:paraId="3F6DE6F8" w14:textId="77777777" w:rsidR="007A5907" w:rsidRDefault="007A5907" w:rsidP="007A5907">
            <w:pPr>
              <w:pStyle w:val="EngHang"/>
            </w:pPr>
            <w:r>
              <w:t>In a loud voice,</w:t>
            </w:r>
          </w:p>
          <w:p w14:paraId="723491CD" w14:textId="77777777" w:rsidR="007A5907" w:rsidRDefault="007A5907" w:rsidP="007A5907">
            <w:pPr>
              <w:pStyle w:val="EngHang"/>
            </w:pPr>
            <w:r>
              <w:t>“Arise and build an ark for Me,</w:t>
            </w:r>
          </w:p>
          <w:p w14:paraId="57C1CFEE" w14:textId="33D578B6" w:rsidR="007A5907" w:rsidRDefault="007A5907" w:rsidP="007A5907">
            <w:pPr>
              <w:pStyle w:val="EngHangEnd"/>
            </w:pPr>
            <w:r>
              <w:t>Overlaid with gold,</w:t>
            </w:r>
          </w:p>
        </w:tc>
      </w:tr>
      <w:tr w:rsidR="007A5907" w14:paraId="763E90D3" w14:textId="77777777" w:rsidTr="007A5907">
        <w:trPr>
          <w:cantSplit/>
        </w:trPr>
        <w:tc>
          <w:tcPr>
            <w:tcW w:w="288" w:type="dxa"/>
          </w:tcPr>
          <w:p w14:paraId="1CF2DAC9" w14:textId="77777777" w:rsidR="007A5907" w:rsidRPr="001E2E1C" w:rsidRDefault="007A5907" w:rsidP="007A5907">
            <w:pPr>
              <w:pStyle w:val="CopticCross"/>
            </w:pPr>
            <w:r>
              <w:t>¿</w:t>
            </w:r>
          </w:p>
        </w:tc>
        <w:tc>
          <w:tcPr>
            <w:tcW w:w="3960" w:type="dxa"/>
          </w:tcPr>
          <w:p w14:paraId="4BC807E8" w14:textId="77777777" w:rsidR="007A5907" w:rsidRDefault="007A5907" w:rsidP="007A5907">
            <w:pPr>
              <w:pStyle w:val="EngHang"/>
            </w:pPr>
            <w:r>
              <w:t>That My Mysteries may dwell in it,</w:t>
            </w:r>
          </w:p>
          <w:p w14:paraId="4487581B" w14:textId="77777777" w:rsidR="007A5907" w:rsidRDefault="007A5907" w:rsidP="007A5907">
            <w:pPr>
              <w:pStyle w:val="EngHang"/>
            </w:pPr>
            <w:r>
              <w:t>With my covenant.</w:t>
            </w:r>
          </w:p>
          <w:p w14:paraId="3E1C708C" w14:textId="77777777" w:rsidR="007A5907" w:rsidRDefault="007A5907" w:rsidP="007A5907">
            <w:pPr>
              <w:pStyle w:val="EngHang"/>
            </w:pPr>
            <w:r>
              <w:t>Make it of would that will not decay,</w:t>
            </w:r>
          </w:p>
          <w:p w14:paraId="2C19D64A" w14:textId="345F25B3" w:rsidR="007A5907" w:rsidRDefault="007A5907" w:rsidP="007A5907">
            <w:pPr>
              <w:pStyle w:val="EngHangEnd"/>
            </w:pPr>
            <w:r>
              <w:t>Overlaid with gold.”</w:t>
            </w:r>
          </w:p>
        </w:tc>
      </w:tr>
      <w:tr w:rsidR="007A5907" w14:paraId="094EC20E" w14:textId="77777777" w:rsidTr="007A5907">
        <w:trPr>
          <w:cantSplit/>
        </w:trPr>
        <w:tc>
          <w:tcPr>
            <w:tcW w:w="288" w:type="dxa"/>
          </w:tcPr>
          <w:p w14:paraId="5946D47B" w14:textId="77777777" w:rsidR="007A5907" w:rsidRDefault="007A5907" w:rsidP="007A5907">
            <w:pPr>
              <w:pStyle w:val="CopticCross"/>
            </w:pPr>
          </w:p>
        </w:tc>
        <w:tc>
          <w:tcPr>
            <w:tcW w:w="3960" w:type="dxa"/>
          </w:tcPr>
          <w:p w14:paraId="63DC038A" w14:textId="77777777" w:rsidR="007A5907" w:rsidRDefault="007A5907" w:rsidP="007A5907">
            <w:pPr>
              <w:pStyle w:val="EngHang"/>
            </w:pPr>
            <w:r>
              <w:t>You are likened, O Mary,</w:t>
            </w:r>
          </w:p>
          <w:p w14:paraId="55CFB663" w14:textId="77777777" w:rsidR="007A5907" w:rsidRDefault="007A5907" w:rsidP="007A5907">
            <w:pPr>
              <w:pStyle w:val="EngHang"/>
            </w:pPr>
            <w:r>
              <w:t>To the Ark overlaid with gold,</w:t>
            </w:r>
          </w:p>
          <w:p w14:paraId="3F946CDE" w14:textId="77777777" w:rsidR="007A5907" w:rsidRDefault="007A5907" w:rsidP="007A5907">
            <w:pPr>
              <w:pStyle w:val="EngHang"/>
            </w:pPr>
            <w:r>
              <w:t>And to the golden vessel within it,</w:t>
            </w:r>
          </w:p>
          <w:p w14:paraId="445B9ACF" w14:textId="43DDABE6" w:rsidR="007A5907" w:rsidRDefault="007A5907" w:rsidP="007A5907">
            <w:pPr>
              <w:pStyle w:val="EngHangEnd"/>
            </w:pPr>
            <w:r>
              <w:t>Containing the rational Manna.</w:t>
            </w:r>
          </w:p>
        </w:tc>
      </w:tr>
      <w:tr w:rsidR="007A5907" w14:paraId="08597356" w14:textId="77777777" w:rsidTr="007A5907">
        <w:trPr>
          <w:cantSplit/>
        </w:trPr>
        <w:tc>
          <w:tcPr>
            <w:tcW w:w="288" w:type="dxa"/>
          </w:tcPr>
          <w:p w14:paraId="2D77582C" w14:textId="77777777" w:rsidR="007A5907" w:rsidRDefault="007A5907" w:rsidP="007A5907">
            <w:pPr>
              <w:pStyle w:val="CopticCross"/>
            </w:pPr>
            <w:r>
              <w:lastRenderedPageBreak/>
              <w:t>¿</w:t>
            </w:r>
          </w:p>
        </w:tc>
        <w:tc>
          <w:tcPr>
            <w:tcW w:w="3960" w:type="dxa"/>
          </w:tcPr>
          <w:p w14:paraId="491B1162" w14:textId="77777777" w:rsidR="007A5907" w:rsidRDefault="000A27D1" w:rsidP="000A27D1">
            <w:pPr>
              <w:pStyle w:val="EngHang"/>
            </w:pPr>
            <w:r>
              <w:t>Your praise is sweeter</w:t>
            </w:r>
          </w:p>
          <w:p w14:paraId="7AA196D8" w14:textId="77777777" w:rsidR="000A27D1" w:rsidRDefault="000A27D1" w:rsidP="000A27D1">
            <w:pPr>
              <w:pStyle w:val="EngHang"/>
            </w:pPr>
            <w:r>
              <w:t>That honey on my tongue.</w:t>
            </w:r>
          </w:p>
          <w:p w14:paraId="51AF4E39" w14:textId="77777777" w:rsidR="000A27D1" w:rsidRDefault="000A27D1" w:rsidP="000A27D1">
            <w:pPr>
              <w:pStyle w:val="EngHang"/>
            </w:pPr>
            <w:r>
              <w:t>We offer praise to you,</w:t>
            </w:r>
          </w:p>
          <w:p w14:paraId="6BBE8DF9" w14:textId="7D591AA7" w:rsidR="000A27D1" w:rsidRDefault="000A27D1" w:rsidP="007A5907">
            <w:pPr>
              <w:pStyle w:val="EngHangEnd"/>
            </w:pPr>
            <w:r>
              <w:t>O Daughter of Zion.</w:t>
            </w:r>
          </w:p>
        </w:tc>
      </w:tr>
      <w:tr w:rsidR="007A5907" w14:paraId="6F7C1E5E" w14:textId="77777777" w:rsidTr="007A5907">
        <w:trPr>
          <w:cantSplit/>
        </w:trPr>
        <w:tc>
          <w:tcPr>
            <w:tcW w:w="288" w:type="dxa"/>
          </w:tcPr>
          <w:p w14:paraId="6AAA50AE" w14:textId="77777777" w:rsidR="007A5907" w:rsidRDefault="007A5907" w:rsidP="007A5907">
            <w:pPr>
              <w:pStyle w:val="CopticCross"/>
            </w:pPr>
          </w:p>
        </w:tc>
        <w:tc>
          <w:tcPr>
            <w:tcW w:w="3960" w:type="dxa"/>
          </w:tcPr>
          <w:p w14:paraId="5D151E75" w14:textId="77777777" w:rsidR="007A5907" w:rsidRDefault="000A27D1" w:rsidP="000A27D1">
            <w:pPr>
              <w:pStyle w:val="EngHang"/>
            </w:pPr>
            <w:r>
              <w:t>O shining star,</w:t>
            </w:r>
          </w:p>
          <w:p w14:paraId="05D4A78B" w14:textId="77777777" w:rsidR="000A27D1" w:rsidRDefault="000A27D1" w:rsidP="000A27D1">
            <w:pPr>
              <w:pStyle w:val="EngHang"/>
            </w:pPr>
            <w:r>
              <w:t>You held the Son of God,</w:t>
            </w:r>
          </w:p>
          <w:p w14:paraId="52C294E9" w14:textId="77777777" w:rsidR="000A27D1" w:rsidRDefault="000A27D1" w:rsidP="000A27D1">
            <w:pPr>
              <w:pStyle w:val="EngHang"/>
            </w:pPr>
            <w:r>
              <w:t>The Invisible Living One,</w:t>
            </w:r>
          </w:p>
          <w:p w14:paraId="12CD77DD" w14:textId="0577E36C" w:rsidR="000A27D1" w:rsidRDefault="000A27D1" w:rsidP="007A5907">
            <w:pPr>
              <w:pStyle w:val="EngHangEnd"/>
            </w:pPr>
            <w:r>
              <w:t>As a lit lamp.</w:t>
            </w:r>
          </w:p>
        </w:tc>
      </w:tr>
      <w:tr w:rsidR="007A5907" w14:paraId="64BD6B40" w14:textId="77777777" w:rsidTr="007A5907">
        <w:trPr>
          <w:cantSplit/>
        </w:trPr>
        <w:tc>
          <w:tcPr>
            <w:tcW w:w="288" w:type="dxa"/>
          </w:tcPr>
          <w:p w14:paraId="07A5E820" w14:textId="77777777" w:rsidR="007A5907" w:rsidRDefault="007A5907" w:rsidP="007A5907">
            <w:pPr>
              <w:pStyle w:val="CopticCross"/>
            </w:pPr>
            <w:r>
              <w:t>¿</w:t>
            </w:r>
          </w:p>
        </w:tc>
        <w:tc>
          <w:tcPr>
            <w:tcW w:w="3960" w:type="dxa"/>
          </w:tcPr>
          <w:p w14:paraId="5AFA6E79" w14:textId="77777777" w:rsidR="007A5907" w:rsidRDefault="000A27D1" w:rsidP="000A27D1">
            <w:pPr>
              <w:pStyle w:val="EngHang"/>
            </w:pPr>
            <w:r>
              <w:t>He saved Adam</w:t>
            </w:r>
          </w:p>
          <w:p w14:paraId="4B9098C6" w14:textId="77777777" w:rsidR="000A27D1" w:rsidRDefault="000A27D1" w:rsidP="000A27D1">
            <w:pPr>
              <w:pStyle w:val="EngHang"/>
            </w:pPr>
            <w:r>
              <w:t>From bitter bondage,</w:t>
            </w:r>
          </w:p>
          <w:p w14:paraId="42F5F329" w14:textId="77777777" w:rsidR="000A27D1" w:rsidRDefault="000A27D1" w:rsidP="000A27D1">
            <w:pPr>
              <w:pStyle w:val="EngHang"/>
            </w:pPr>
            <w:r>
              <w:t>And restored him and his offspring</w:t>
            </w:r>
          </w:p>
          <w:p w14:paraId="5548CBC0" w14:textId="6D2C76E1" w:rsidR="000A27D1" w:rsidRDefault="000A27D1" w:rsidP="007A5907">
            <w:pPr>
              <w:pStyle w:val="EngHangEnd"/>
            </w:pPr>
            <w:r>
              <w:t>To Paradise in joy.</w:t>
            </w:r>
          </w:p>
        </w:tc>
      </w:tr>
      <w:tr w:rsidR="007A5907" w14:paraId="1851CF19" w14:textId="77777777" w:rsidTr="007A5907">
        <w:trPr>
          <w:cantSplit/>
        </w:trPr>
        <w:tc>
          <w:tcPr>
            <w:tcW w:w="288" w:type="dxa"/>
          </w:tcPr>
          <w:p w14:paraId="51C862AC" w14:textId="77777777" w:rsidR="007A5907" w:rsidRDefault="007A5907" w:rsidP="007A5907">
            <w:pPr>
              <w:pStyle w:val="CopticCross"/>
            </w:pPr>
          </w:p>
        </w:tc>
        <w:tc>
          <w:tcPr>
            <w:tcW w:w="3960" w:type="dxa"/>
          </w:tcPr>
          <w:p w14:paraId="5756524A" w14:textId="77777777" w:rsidR="007A5907" w:rsidRDefault="000A27D1" w:rsidP="000A27D1">
            <w:pPr>
              <w:pStyle w:val="EngHang"/>
            </w:pPr>
            <w:r>
              <w:t>You enlightened the world,</w:t>
            </w:r>
          </w:p>
          <w:p w14:paraId="7438A0F0" w14:textId="77777777" w:rsidR="000A27D1" w:rsidRDefault="000A27D1" w:rsidP="000A27D1">
            <w:pPr>
              <w:pStyle w:val="EngHang"/>
            </w:pPr>
            <w:r>
              <w:t>Which was in darkness,</w:t>
            </w:r>
          </w:p>
          <w:p w14:paraId="57F3B4F1" w14:textId="77777777" w:rsidR="000A27D1" w:rsidRDefault="000A27D1" w:rsidP="000A27D1">
            <w:pPr>
              <w:pStyle w:val="EngHang"/>
            </w:pPr>
            <w:r>
              <w:t>For you carried in your womb</w:t>
            </w:r>
          </w:p>
          <w:p w14:paraId="1F4795FD" w14:textId="4E623A42" w:rsidR="000A27D1" w:rsidRDefault="000A27D1" w:rsidP="007A5907">
            <w:pPr>
              <w:pStyle w:val="EngHangEnd"/>
            </w:pPr>
            <w:r>
              <w:t>The Son, the Logos of God.</w:t>
            </w:r>
          </w:p>
        </w:tc>
      </w:tr>
      <w:tr w:rsidR="007A5907" w14:paraId="7B01725B" w14:textId="77777777" w:rsidTr="007A5907">
        <w:trPr>
          <w:cantSplit/>
        </w:trPr>
        <w:tc>
          <w:tcPr>
            <w:tcW w:w="288" w:type="dxa"/>
          </w:tcPr>
          <w:p w14:paraId="1582B0CD" w14:textId="77777777" w:rsidR="007A5907" w:rsidRDefault="007A5907" w:rsidP="007A5907">
            <w:pPr>
              <w:pStyle w:val="CopticCross"/>
            </w:pPr>
            <w:r>
              <w:t>¿</w:t>
            </w:r>
          </w:p>
        </w:tc>
        <w:tc>
          <w:tcPr>
            <w:tcW w:w="3960" w:type="dxa"/>
          </w:tcPr>
          <w:p w14:paraId="6246E783" w14:textId="77777777" w:rsidR="007A5907" w:rsidRDefault="000A27D1" w:rsidP="000A27D1">
            <w:pPr>
              <w:pStyle w:val="EngHang"/>
            </w:pPr>
            <w:r>
              <w:t>You are the ark;</w:t>
            </w:r>
          </w:p>
          <w:p w14:paraId="686D8CEE" w14:textId="77777777" w:rsidR="000A27D1" w:rsidRDefault="000A27D1" w:rsidP="000A27D1">
            <w:pPr>
              <w:pStyle w:val="EngHang"/>
            </w:pPr>
            <w:r>
              <w:t>You are wisdom,</w:t>
            </w:r>
          </w:p>
          <w:p w14:paraId="74AF4326" w14:textId="77777777" w:rsidR="000A27D1" w:rsidRDefault="000A27D1" w:rsidP="000A27D1">
            <w:pPr>
              <w:pStyle w:val="EngHang"/>
            </w:pPr>
            <w:r>
              <w:t>You are our strength,</w:t>
            </w:r>
          </w:p>
          <w:p w14:paraId="043832CC" w14:textId="7AA4D642" w:rsidR="000A27D1" w:rsidRDefault="000A27D1" w:rsidP="007A5907">
            <w:pPr>
              <w:pStyle w:val="EngHangEnd"/>
            </w:pPr>
            <w:r>
              <w:t>And the joy of the righteous.</w:t>
            </w:r>
          </w:p>
        </w:tc>
      </w:tr>
      <w:tr w:rsidR="007A5907" w14:paraId="4A695921" w14:textId="77777777" w:rsidTr="007A5907">
        <w:trPr>
          <w:cantSplit/>
        </w:trPr>
        <w:tc>
          <w:tcPr>
            <w:tcW w:w="288" w:type="dxa"/>
          </w:tcPr>
          <w:p w14:paraId="018CFA62" w14:textId="77777777" w:rsidR="007A5907" w:rsidRDefault="007A5907" w:rsidP="007A5907">
            <w:pPr>
              <w:pStyle w:val="CopticCross"/>
            </w:pPr>
          </w:p>
        </w:tc>
        <w:tc>
          <w:tcPr>
            <w:tcW w:w="3960" w:type="dxa"/>
          </w:tcPr>
          <w:p w14:paraId="2F183436" w14:textId="77777777" w:rsidR="007A5907" w:rsidRDefault="000A27D1" w:rsidP="000A27D1">
            <w:pPr>
              <w:pStyle w:val="EngHang"/>
            </w:pPr>
            <w:r>
              <w:t>God desired and chose you</w:t>
            </w:r>
          </w:p>
          <w:p w14:paraId="0E8A5466" w14:textId="77777777" w:rsidR="000A27D1" w:rsidRDefault="000A27D1" w:rsidP="000A27D1">
            <w:pPr>
              <w:pStyle w:val="EngHang"/>
            </w:pPr>
            <w:r>
              <w:t>In the fullness of time,</w:t>
            </w:r>
          </w:p>
          <w:p w14:paraId="061CC953" w14:textId="77777777" w:rsidR="000A27D1" w:rsidRDefault="000A27D1" w:rsidP="000A27D1">
            <w:pPr>
              <w:pStyle w:val="EngHang"/>
            </w:pPr>
            <w:r>
              <w:t>And sent the Holy Spirit upon you,</w:t>
            </w:r>
          </w:p>
          <w:p w14:paraId="3563A2CD" w14:textId="6555987E" w:rsidR="000A27D1" w:rsidRDefault="000A27D1" w:rsidP="007A5907">
            <w:pPr>
              <w:pStyle w:val="EngHangEnd"/>
            </w:pPr>
            <w:r>
              <w:t>And the Logos unto your womb.</w:t>
            </w:r>
          </w:p>
        </w:tc>
      </w:tr>
      <w:tr w:rsidR="007A5907" w14:paraId="08EF7485" w14:textId="77777777" w:rsidTr="007A5907">
        <w:trPr>
          <w:cantSplit/>
        </w:trPr>
        <w:tc>
          <w:tcPr>
            <w:tcW w:w="288" w:type="dxa"/>
          </w:tcPr>
          <w:p w14:paraId="468D2BD7" w14:textId="77777777" w:rsidR="007A5907" w:rsidRDefault="007A5907" w:rsidP="007A5907">
            <w:pPr>
              <w:pStyle w:val="CopticCross"/>
            </w:pPr>
            <w:r>
              <w:lastRenderedPageBreak/>
              <w:t>¿</w:t>
            </w:r>
          </w:p>
        </w:tc>
        <w:tc>
          <w:tcPr>
            <w:tcW w:w="3960" w:type="dxa"/>
          </w:tcPr>
          <w:p w14:paraId="4E9F8999" w14:textId="77777777" w:rsidR="007A5907" w:rsidRDefault="000A27D1" w:rsidP="000A27D1">
            <w:pPr>
              <w:pStyle w:val="EngHang"/>
            </w:pPr>
            <w:r>
              <w:t>You carried in womb</w:t>
            </w:r>
          </w:p>
          <w:p w14:paraId="15F05084" w14:textId="77777777" w:rsidR="000A27D1" w:rsidRDefault="000A27D1" w:rsidP="000A27D1">
            <w:pPr>
              <w:pStyle w:val="EngHang"/>
            </w:pPr>
            <w:r>
              <w:t>The Lord you rGod.</w:t>
            </w:r>
          </w:p>
          <w:p w14:paraId="1754807C" w14:textId="77777777" w:rsidR="000A27D1" w:rsidRDefault="000A27D1" w:rsidP="000A27D1">
            <w:pPr>
              <w:pStyle w:val="EngHang"/>
            </w:pPr>
            <w:r>
              <w:t>You nourished Him with milk</w:t>
            </w:r>
          </w:p>
          <w:p w14:paraId="349D1305" w14:textId="2861B383" w:rsidR="000A27D1" w:rsidRDefault="000A27D1" w:rsidP="000A27D1">
            <w:pPr>
              <w:pStyle w:val="EngHangEnd"/>
            </w:pPr>
            <w:r>
              <w:t>As a true human.</w:t>
            </w:r>
          </w:p>
        </w:tc>
      </w:tr>
      <w:tr w:rsidR="007A5907" w14:paraId="77E85F7F" w14:textId="77777777" w:rsidTr="007A5907">
        <w:trPr>
          <w:cantSplit/>
        </w:trPr>
        <w:tc>
          <w:tcPr>
            <w:tcW w:w="288" w:type="dxa"/>
          </w:tcPr>
          <w:p w14:paraId="6555D3A7" w14:textId="77777777" w:rsidR="007A5907" w:rsidRDefault="007A5907" w:rsidP="007A5907">
            <w:pPr>
              <w:pStyle w:val="CopticCross"/>
            </w:pPr>
          </w:p>
        </w:tc>
        <w:tc>
          <w:tcPr>
            <w:tcW w:w="3960" w:type="dxa"/>
          </w:tcPr>
          <w:p w14:paraId="7D9E4C84" w14:textId="77777777" w:rsidR="007A5907" w:rsidRDefault="000A27D1" w:rsidP="000A27D1">
            <w:pPr>
              <w:pStyle w:val="EngHang"/>
            </w:pPr>
            <w:r>
              <w:t>Ezekiel prophesied</w:t>
            </w:r>
          </w:p>
          <w:p w14:paraId="50CC99F8" w14:textId="77777777" w:rsidR="000A27D1" w:rsidRDefault="000A27D1" w:rsidP="000A27D1">
            <w:pPr>
              <w:pStyle w:val="EngHang"/>
            </w:pPr>
            <w:r>
              <w:t>In a vision, saying,</w:t>
            </w:r>
          </w:p>
          <w:p w14:paraId="510C5AC4" w14:textId="77777777" w:rsidR="000A27D1" w:rsidRDefault="000A27D1" w:rsidP="000A27D1">
            <w:pPr>
              <w:pStyle w:val="EngHang"/>
            </w:pPr>
            <w:r>
              <w:t>“I beheld a door towards the east,</w:t>
            </w:r>
          </w:p>
          <w:p w14:paraId="4F0B19C4" w14:textId="50F3C5DC" w:rsidR="000A27D1" w:rsidRDefault="000A27D1" w:rsidP="007A5907">
            <w:pPr>
              <w:pStyle w:val="EngHangEnd"/>
            </w:pPr>
            <w:r>
              <w:t>Firmly shut.</w:t>
            </w:r>
          </w:p>
        </w:tc>
      </w:tr>
      <w:tr w:rsidR="007A5907" w14:paraId="7D2669AD" w14:textId="77777777" w:rsidTr="007A5907">
        <w:trPr>
          <w:cantSplit/>
        </w:trPr>
        <w:tc>
          <w:tcPr>
            <w:tcW w:w="288" w:type="dxa"/>
          </w:tcPr>
          <w:p w14:paraId="28A48F89" w14:textId="77777777" w:rsidR="007A5907" w:rsidRDefault="007A5907" w:rsidP="007A5907">
            <w:pPr>
              <w:pStyle w:val="CopticCross"/>
            </w:pPr>
            <w:r>
              <w:t>¿</w:t>
            </w:r>
          </w:p>
        </w:tc>
        <w:tc>
          <w:tcPr>
            <w:tcW w:w="3960" w:type="dxa"/>
          </w:tcPr>
          <w:p w14:paraId="76AA3796" w14:textId="77777777" w:rsidR="007A5907" w:rsidRDefault="000A27D1" w:rsidP="000A27D1">
            <w:pPr>
              <w:pStyle w:val="EngHang"/>
            </w:pPr>
            <w:r>
              <w:t>The Most High King</w:t>
            </w:r>
          </w:p>
          <w:p w14:paraId="58213F56" w14:textId="77777777" w:rsidR="000A27D1" w:rsidRDefault="000A27D1" w:rsidP="000A27D1">
            <w:pPr>
              <w:pStyle w:val="EngHang"/>
            </w:pPr>
            <w:r>
              <w:t>Entered by it, and came forth.</w:t>
            </w:r>
          </w:p>
          <w:p w14:paraId="59AA139D" w14:textId="77777777" w:rsidR="000A27D1" w:rsidRDefault="000A27D1" w:rsidP="000A27D1">
            <w:pPr>
              <w:pStyle w:val="EngHang"/>
            </w:pPr>
            <w:r>
              <w:t>No harm came to it,</w:t>
            </w:r>
          </w:p>
          <w:p w14:paraId="37957E98" w14:textId="4C8C0BAC" w:rsidR="000A27D1" w:rsidRDefault="000A27D1" w:rsidP="007A5907">
            <w:pPr>
              <w:pStyle w:val="EngHangEnd"/>
            </w:pPr>
            <w:r>
              <w:t>It was continuously sealed.”</w:t>
            </w:r>
          </w:p>
        </w:tc>
      </w:tr>
      <w:tr w:rsidR="007A5907" w14:paraId="7191657C" w14:textId="77777777" w:rsidTr="007A5907">
        <w:trPr>
          <w:cantSplit/>
        </w:trPr>
        <w:tc>
          <w:tcPr>
            <w:tcW w:w="288" w:type="dxa"/>
          </w:tcPr>
          <w:p w14:paraId="45B11798" w14:textId="77777777" w:rsidR="007A5907" w:rsidRDefault="007A5907" w:rsidP="007A5907">
            <w:pPr>
              <w:pStyle w:val="CopticCross"/>
            </w:pPr>
          </w:p>
        </w:tc>
        <w:tc>
          <w:tcPr>
            <w:tcW w:w="3960" w:type="dxa"/>
          </w:tcPr>
          <w:p w14:paraId="08752175" w14:textId="77777777" w:rsidR="007A5907" w:rsidRDefault="000A27D1" w:rsidP="000A27D1">
            <w:pPr>
              <w:pStyle w:val="EngHang"/>
            </w:pPr>
            <w:r>
              <w:t>Many spoke of you</w:t>
            </w:r>
          </w:p>
          <w:p w14:paraId="489F1B22" w14:textId="77777777" w:rsidR="000A27D1" w:rsidRDefault="000A27D1" w:rsidP="000A27D1">
            <w:pPr>
              <w:pStyle w:val="EngHang"/>
            </w:pPr>
            <w:r>
              <w:t>In prophecies and proverbs,</w:t>
            </w:r>
          </w:p>
          <w:p w14:paraId="648BADDB" w14:textId="77777777" w:rsidR="000A27D1" w:rsidRDefault="000A27D1" w:rsidP="000A27D1">
            <w:pPr>
              <w:pStyle w:val="EngHang"/>
            </w:pPr>
            <w:r>
              <w:t>Revealing that the exalted Lord</w:t>
            </w:r>
          </w:p>
          <w:p w14:paraId="3211D7D2" w14:textId="2CDF1823" w:rsidR="000A27D1" w:rsidRDefault="000A27D1" w:rsidP="000A27D1">
            <w:pPr>
              <w:pStyle w:val="EngHangEnd"/>
            </w:pPr>
            <w:r>
              <w:t>Would come forth from you.</w:t>
            </w:r>
          </w:p>
        </w:tc>
      </w:tr>
      <w:tr w:rsidR="007A5907" w14:paraId="5124AACE" w14:textId="77777777" w:rsidTr="007A5907">
        <w:trPr>
          <w:cantSplit/>
        </w:trPr>
        <w:tc>
          <w:tcPr>
            <w:tcW w:w="288" w:type="dxa"/>
          </w:tcPr>
          <w:p w14:paraId="71EF29D9" w14:textId="77777777" w:rsidR="007A5907" w:rsidRDefault="007A5907" w:rsidP="007A5907">
            <w:pPr>
              <w:pStyle w:val="CopticCross"/>
            </w:pPr>
            <w:r>
              <w:t>¿</w:t>
            </w:r>
          </w:p>
        </w:tc>
        <w:tc>
          <w:tcPr>
            <w:tcW w:w="3960" w:type="dxa"/>
          </w:tcPr>
          <w:p w14:paraId="774BC762" w14:textId="77777777" w:rsidR="007A5907" w:rsidRDefault="000A27D1" w:rsidP="000A27D1">
            <w:pPr>
              <w:pStyle w:val="EngHang"/>
            </w:pPr>
            <w:r>
              <w:t>And that He would save His people,</w:t>
            </w:r>
          </w:p>
          <w:p w14:paraId="5B6FDD01" w14:textId="77777777" w:rsidR="000A27D1" w:rsidRDefault="000A27D1" w:rsidP="000A27D1">
            <w:pPr>
              <w:pStyle w:val="EngHang"/>
            </w:pPr>
            <w:r>
              <w:t>In the last days.</w:t>
            </w:r>
          </w:p>
          <w:p w14:paraId="15D4060F" w14:textId="77777777" w:rsidR="000A27D1" w:rsidRDefault="000A27D1" w:rsidP="000A27D1">
            <w:pPr>
              <w:pStyle w:val="EngHang"/>
            </w:pPr>
            <w:r>
              <w:t>Your Son granted us salvation,</w:t>
            </w:r>
          </w:p>
          <w:p w14:paraId="701AD9DB" w14:textId="62C046E4" w:rsidR="000A27D1" w:rsidRDefault="000A27D1" w:rsidP="007A5907">
            <w:pPr>
              <w:pStyle w:val="EngHangEnd"/>
            </w:pPr>
            <w:r>
              <w:t>O censor of Aaron.</w:t>
            </w:r>
          </w:p>
        </w:tc>
      </w:tr>
      <w:tr w:rsidR="000A27D1" w14:paraId="25FB8C8A" w14:textId="77777777" w:rsidTr="007A5907">
        <w:trPr>
          <w:cantSplit/>
        </w:trPr>
        <w:tc>
          <w:tcPr>
            <w:tcW w:w="288" w:type="dxa"/>
          </w:tcPr>
          <w:p w14:paraId="06B9919B" w14:textId="77777777" w:rsidR="000A27D1" w:rsidRDefault="000A27D1" w:rsidP="000A27D1">
            <w:pPr>
              <w:pStyle w:val="CopticCross"/>
            </w:pPr>
          </w:p>
        </w:tc>
        <w:tc>
          <w:tcPr>
            <w:tcW w:w="3960" w:type="dxa"/>
          </w:tcPr>
          <w:p w14:paraId="4B8AB0DD" w14:textId="77777777" w:rsidR="000A27D1" w:rsidRDefault="000A27D1" w:rsidP="000A27D1">
            <w:pPr>
              <w:pStyle w:val="EngHang"/>
            </w:pPr>
            <w:r>
              <w:t>Hail to you O Mary,</w:t>
            </w:r>
          </w:p>
          <w:p w14:paraId="22AFEA13" w14:textId="77777777" w:rsidR="000A27D1" w:rsidRDefault="000A27D1" w:rsidP="000A27D1">
            <w:pPr>
              <w:pStyle w:val="EngHang"/>
            </w:pPr>
            <w:r>
              <w:t>O full of grace,</w:t>
            </w:r>
          </w:p>
          <w:p w14:paraId="51B3A1EF" w14:textId="77777777" w:rsidR="000A27D1" w:rsidRDefault="000A27D1" w:rsidP="000A27D1">
            <w:pPr>
              <w:pStyle w:val="EngHang"/>
            </w:pPr>
            <w:r>
              <w:t>You are surrounded in light,</w:t>
            </w:r>
          </w:p>
          <w:p w14:paraId="0E7E7FDA" w14:textId="73582F27" w:rsidR="000A27D1" w:rsidRDefault="000A27D1" w:rsidP="000A27D1">
            <w:pPr>
              <w:pStyle w:val="EngHangEnd"/>
            </w:pPr>
            <w:r>
              <w:t>O Mother of the Merfciful.</w:t>
            </w:r>
          </w:p>
        </w:tc>
      </w:tr>
      <w:tr w:rsidR="000A27D1" w14:paraId="5FDB4870" w14:textId="77777777" w:rsidTr="007A5907">
        <w:trPr>
          <w:cantSplit/>
        </w:trPr>
        <w:tc>
          <w:tcPr>
            <w:tcW w:w="288" w:type="dxa"/>
          </w:tcPr>
          <w:p w14:paraId="3E4B4268" w14:textId="77777777" w:rsidR="000A27D1" w:rsidRDefault="000A27D1" w:rsidP="000A27D1">
            <w:pPr>
              <w:pStyle w:val="CopticCross"/>
            </w:pPr>
            <w:r>
              <w:t>¿</w:t>
            </w:r>
          </w:p>
        </w:tc>
        <w:tc>
          <w:tcPr>
            <w:tcW w:w="3960" w:type="dxa"/>
          </w:tcPr>
          <w:p w14:paraId="1915E980" w14:textId="77777777" w:rsidR="000A27D1" w:rsidRDefault="000A27D1" w:rsidP="000A27D1">
            <w:pPr>
              <w:pStyle w:val="EngHang"/>
            </w:pPr>
            <w:r>
              <w:t>Intercede for us</w:t>
            </w:r>
          </w:p>
          <w:p w14:paraId="78AB9090" w14:textId="77777777" w:rsidR="000A27D1" w:rsidRDefault="000A27D1" w:rsidP="000A27D1">
            <w:pPr>
              <w:pStyle w:val="EngHang"/>
            </w:pPr>
            <w:r>
              <w:t>On judgment day,</w:t>
            </w:r>
          </w:p>
          <w:p w14:paraId="68D5E5F0" w14:textId="77777777" w:rsidR="000A27D1" w:rsidRDefault="000A27D1" w:rsidP="000A27D1">
            <w:pPr>
              <w:pStyle w:val="EngHang"/>
            </w:pPr>
            <w:r>
              <w:t>Before Your Son, who saved us,</w:t>
            </w:r>
          </w:p>
          <w:p w14:paraId="0B4136AD" w14:textId="70E30B51" w:rsidR="000A27D1" w:rsidRDefault="000A27D1" w:rsidP="000A27D1">
            <w:pPr>
              <w:pStyle w:val="EngHangEnd"/>
            </w:pPr>
            <w:r>
              <w:t>O Daughter of Zion.</w:t>
            </w:r>
          </w:p>
        </w:tc>
      </w:tr>
    </w:tbl>
    <w:p w14:paraId="0718F830" w14:textId="64A07F0E" w:rsidR="000A27D1" w:rsidRDefault="000A27D1" w:rsidP="000A27D1">
      <w:pPr>
        <w:pStyle w:val="Heading3"/>
      </w:pPr>
      <w:r>
        <w:lastRenderedPageBreak/>
        <w:t>Interpretation on (After) the Sunday Theotokia Part 3</w:t>
      </w:r>
    </w:p>
    <w:p w14:paraId="63F5F7D1" w14:textId="77777777" w:rsidR="000A27D1" w:rsidRPr="007A5907" w:rsidRDefault="000A27D1" w:rsidP="000A27D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A27D1" w14:paraId="7BB220DE" w14:textId="77777777" w:rsidTr="000A27D1">
        <w:trPr>
          <w:cantSplit/>
        </w:trPr>
        <w:tc>
          <w:tcPr>
            <w:tcW w:w="288" w:type="dxa"/>
          </w:tcPr>
          <w:p w14:paraId="6E30F779" w14:textId="77777777" w:rsidR="000A27D1" w:rsidRDefault="000A27D1" w:rsidP="000A27D1">
            <w:pPr>
              <w:pStyle w:val="CopticCross"/>
            </w:pPr>
          </w:p>
        </w:tc>
        <w:tc>
          <w:tcPr>
            <w:tcW w:w="3960" w:type="dxa"/>
          </w:tcPr>
          <w:p w14:paraId="2BA91B9A" w14:textId="77777777" w:rsidR="000A27D1" w:rsidRDefault="000A27D1" w:rsidP="000A27D1">
            <w:pPr>
              <w:pStyle w:val="EngHang"/>
            </w:pPr>
            <w:r>
              <w:t>O Mary, you became</w:t>
            </w:r>
          </w:p>
          <w:p w14:paraId="0783440E" w14:textId="77777777" w:rsidR="000A27D1" w:rsidRDefault="000A27D1" w:rsidP="000A27D1">
            <w:pPr>
              <w:pStyle w:val="EngHang"/>
            </w:pPr>
            <w:r>
              <w:t>An altar of forgivness,</w:t>
            </w:r>
          </w:p>
          <w:p w14:paraId="2490058C" w14:textId="77777777" w:rsidR="000A27D1" w:rsidRDefault="000A27D1" w:rsidP="000A27D1">
            <w:pPr>
              <w:pStyle w:val="EngHang"/>
            </w:pPr>
            <w:r>
              <w:t>With the golden gifts upon it,</w:t>
            </w:r>
          </w:p>
          <w:p w14:paraId="11FB95E5" w14:textId="228DB4C4" w:rsidR="000A27D1" w:rsidRDefault="000A27D1" w:rsidP="000A27D1">
            <w:pPr>
              <w:pStyle w:val="EngHangEnd"/>
            </w:pPr>
            <w:r>
              <w:t>The show</w:t>
            </w:r>
            <w:r w:rsidR="00630182">
              <w:t>bread, which is the Body</w:t>
            </w:r>
          </w:p>
        </w:tc>
      </w:tr>
      <w:tr w:rsidR="000A27D1" w14:paraId="20089B01" w14:textId="77777777" w:rsidTr="000A27D1">
        <w:trPr>
          <w:cantSplit/>
        </w:trPr>
        <w:tc>
          <w:tcPr>
            <w:tcW w:w="288" w:type="dxa"/>
          </w:tcPr>
          <w:p w14:paraId="7BA3EB11" w14:textId="77777777" w:rsidR="000A27D1" w:rsidRPr="001E2E1C" w:rsidRDefault="000A27D1" w:rsidP="000A27D1">
            <w:pPr>
              <w:pStyle w:val="CopticCross"/>
            </w:pPr>
            <w:r>
              <w:t>¿</w:t>
            </w:r>
          </w:p>
        </w:tc>
        <w:tc>
          <w:tcPr>
            <w:tcW w:w="3960" w:type="dxa"/>
          </w:tcPr>
          <w:p w14:paraId="79807F4B" w14:textId="77777777" w:rsidR="000A27D1" w:rsidRDefault="00630182" w:rsidP="00630182">
            <w:pPr>
              <w:pStyle w:val="EngHang"/>
            </w:pPr>
            <w:r>
              <w:t>Of the Son of the Living God,</w:t>
            </w:r>
          </w:p>
          <w:p w14:paraId="25406CF8" w14:textId="77777777" w:rsidR="00630182" w:rsidRDefault="00630182" w:rsidP="00630182">
            <w:pPr>
              <w:pStyle w:val="EngHang"/>
            </w:pPr>
            <w:r>
              <w:t>Who grants forgivness</w:t>
            </w:r>
          </w:p>
          <w:p w14:paraId="4B84D087" w14:textId="77777777" w:rsidR="00630182" w:rsidRDefault="00630182" w:rsidP="00630182">
            <w:pPr>
              <w:pStyle w:val="EngHang"/>
            </w:pPr>
            <w:r>
              <w:t>To every purified person,</w:t>
            </w:r>
          </w:p>
          <w:p w14:paraId="157AB89A" w14:textId="51677888" w:rsidR="00630182" w:rsidRDefault="00630182" w:rsidP="00630182">
            <w:pPr>
              <w:pStyle w:val="EngHangEnd"/>
            </w:pPr>
            <w:r>
              <w:t>Who dwells in the paradise of Joy.</w:t>
            </w:r>
          </w:p>
        </w:tc>
      </w:tr>
      <w:tr w:rsidR="000A27D1" w14:paraId="41CC7A92" w14:textId="77777777" w:rsidTr="000A27D1">
        <w:trPr>
          <w:cantSplit/>
        </w:trPr>
        <w:tc>
          <w:tcPr>
            <w:tcW w:w="288" w:type="dxa"/>
          </w:tcPr>
          <w:p w14:paraId="052F2B8A" w14:textId="77777777" w:rsidR="000A27D1" w:rsidRDefault="000A27D1" w:rsidP="000A27D1">
            <w:pPr>
              <w:pStyle w:val="CopticCross"/>
            </w:pPr>
          </w:p>
        </w:tc>
        <w:tc>
          <w:tcPr>
            <w:tcW w:w="3960" w:type="dxa"/>
          </w:tcPr>
          <w:p w14:paraId="6FB073D7" w14:textId="77777777" w:rsidR="000A27D1" w:rsidRDefault="00630182" w:rsidP="00630182">
            <w:pPr>
              <w:pStyle w:val="EngHang"/>
            </w:pPr>
            <w:r>
              <w:t>You are the high altar,</w:t>
            </w:r>
          </w:p>
          <w:p w14:paraId="67DEADF5" w14:textId="77777777" w:rsidR="00630182" w:rsidRDefault="00630182" w:rsidP="00630182">
            <w:pPr>
              <w:pStyle w:val="EngHang"/>
            </w:pPr>
            <w:r>
              <w:t>Surrounded in Light,</w:t>
            </w:r>
          </w:p>
          <w:p w14:paraId="1013B58F" w14:textId="77777777" w:rsidR="00630182" w:rsidRDefault="00630182" w:rsidP="00630182">
            <w:pPr>
              <w:pStyle w:val="EngHang"/>
            </w:pPr>
            <w:r>
              <w:t>His light sines brightly form you,</w:t>
            </w:r>
          </w:p>
          <w:p w14:paraId="72445060" w14:textId="719652E1" w:rsidR="00630182" w:rsidRDefault="00630182" w:rsidP="000A27D1">
            <w:pPr>
              <w:pStyle w:val="EngHangEnd"/>
            </w:pPr>
            <w:r>
              <w:t>Filling all the earth.</w:t>
            </w:r>
          </w:p>
        </w:tc>
      </w:tr>
      <w:tr w:rsidR="000A27D1" w14:paraId="4C2FD78D" w14:textId="77777777" w:rsidTr="000A27D1">
        <w:trPr>
          <w:cantSplit/>
        </w:trPr>
        <w:tc>
          <w:tcPr>
            <w:tcW w:w="288" w:type="dxa"/>
          </w:tcPr>
          <w:p w14:paraId="5C870B14" w14:textId="77777777" w:rsidR="000A27D1" w:rsidRDefault="000A27D1" w:rsidP="000A27D1">
            <w:pPr>
              <w:pStyle w:val="CopticCross"/>
            </w:pPr>
            <w:r>
              <w:t>¿</w:t>
            </w:r>
          </w:p>
        </w:tc>
        <w:tc>
          <w:tcPr>
            <w:tcW w:w="3960" w:type="dxa"/>
          </w:tcPr>
          <w:p w14:paraId="55AA59BC" w14:textId="77777777" w:rsidR="000A27D1" w:rsidRDefault="00630182" w:rsidP="00630182">
            <w:pPr>
              <w:pStyle w:val="EngHang"/>
            </w:pPr>
            <w:r>
              <w:t>Your light, O Mary,</w:t>
            </w:r>
          </w:p>
          <w:p w14:paraId="3EAB159E" w14:textId="77777777" w:rsidR="00630182" w:rsidRDefault="00630182" w:rsidP="00630182">
            <w:pPr>
              <w:pStyle w:val="EngHang"/>
            </w:pPr>
            <w:r>
              <w:t>Is brighter than the sun and the moon.</w:t>
            </w:r>
          </w:p>
          <w:p w14:paraId="28ABBC4F" w14:textId="77777777" w:rsidR="00630182" w:rsidRDefault="00630182" w:rsidP="00630182">
            <w:pPr>
              <w:pStyle w:val="EngHang"/>
            </w:pPr>
            <w:r>
              <w:t>You are higher than all the orders</w:t>
            </w:r>
          </w:p>
          <w:p w14:paraId="0650288A" w14:textId="5985D3C5" w:rsidR="00630182" w:rsidRDefault="00630182" w:rsidP="000A27D1">
            <w:pPr>
              <w:pStyle w:val="EngHangEnd"/>
            </w:pPr>
            <w:r>
              <w:t>And all the hosts of the angels.</w:t>
            </w:r>
          </w:p>
        </w:tc>
      </w:tr>
      <w:tr w:rsidR="000A27D1" w14:paraId="60AFB097" w14:textId="77777777" w:rsidTr="000A27D1">
        <w:trPr>
          <w:cantSplit/>
        </w:trPr>
        <w:tc>
          <w:tcPr>
            <w:tcW w:w="288" w:type="dxa"/>
          </w:tcPr>
          <w:p w14:paraId="626D2202" w14:textId="77777777" w:rsidR="000A27D1" w:rsidRDefault="000A27D1" w:rsidP="000A27D1">
            <w:pPr>
              <w:pStyle w:val="CopticCross"/>
            </w:pPr>
          </w:p>
        </w:tc>
        <w:tc>
          <w:tcPr>
            <w:tcW w:w="3960" w:type="dxa"/>
          </w:tcPr>
          <w:p w14:paraId="67C292B3" w14:textId="10409EC5" w:rsidR="000A27D1" w:rsidRDefault="00630182" w:rsidP="00630182">
            <w:pPr>
              <w:pStyle w:val="EngHang"/>
            </w:pPr>
            <w:r>
              <w:t>You exceded the Presbyters,</w:t>
            </w:r>
          </w:p>
          <w:p w14:paraId="4F0D6C2C" w14:textId="77777777" w:rsidR="00630182" w:rsidRDefault="00630182" w:rsidP="00630182">
            <w:pPr>
              <w:pStyle w:val="EngHang"/>
            </w:pPr>
            <w:r>
              <w:t>The four Beasts,</w:t>
            </w:r>
          </w:p>
          <w:p w14:paraId="669588DC" w14:textId="77777777" w:rsidR="00630182" w:rsidRDefault="00630182" w:rsidP="00630182">
            <w:pPr>
              <w:pStyle w:val="EngHang"/>
            </w:pPr>
            <w:r>
              <w:t>The Thrones,</w:t>
            </w:r>
          </w:p>
          <w:p w14:paraId="2317BCB8" w14:textId="7D390B4A" w:rsidR="00630182" w:rsidRDefault="00630182" w:rsidP="00630182">
            <w:pPr>
              <w:pStyle w:val="EngHangEnd"/>
              <w:ind w:left="0" w:firstLine="0"/>
            </w:pPr>
            <w:r>
              <w:t>The Principalities, and the Powers.</w:t>
            </w:r>
          </w:p>
        </w:tc>
      </w:tr>
      <w:tr w:rsidR="000A27D1" w14:paraId="5D3430A7" w14:textId="77777777" w:rsidTr="000A27D1">
        <w:trPr>
          <w:cantSplit/>
        </w:trPr>
        <w:tc>
          <w:tcPr>
            <w:tcW w:w="288" w:type="dxa"/>
          </w:tcPr>
          <w:p w14:paraId="4F167136" w14:textId="77777777" w:rsidR="000A27D1" w:rsidRDefault="000A27D1" w:rsidP="000A27D1">
            <w:pPr>
              <w:pStyle w:val="CopticCross"/>
            </w:pPr>
            <w:r>
              <w:t>¿</w:t>
            </w:r>
          </w:p>
        </w:tc>
        <w:tc>
          <w:tcPr>
            <w:tcW w:w="3960" w:type="dxa"/>
          </w:tcPr>
          <w:p w14:paraId="3177987B" w14:textId="77777777" w:rsidR="000A27D1" w:rsidRDefault="00630182" w:rsidP="00630182">
            <w:pPr>
              <w:pStyle w:val="EngHang"/>
            </w:pPr>
            <w:r>
              <w:t>You held the Son of God,</w:t>
            </w:r>
          </w:p>
          <w:p w14:paraId="2F8D8A4B" w14:textId="77777777" w:rsidR="00630182" w:rsidRDefault="00630182" w:rsidP="00630182">
            <w:pPr>
              <w:pStyle w:val="EngHang"/>
            </w:pPr>
            <w:r>
              <w:t>The Creator of all things,</w:t>
            </w:r>
          </w:p>
          <w:p w14:paraId="7B2BF4E7" w14:textId="77777777" w:rsidR="00630182" w:rsidRDefault="00630182" w:rsidP="00630182">
            <w:pPr>
              <w:pStyle w:val="EngHang"/>
            </w:pPr>
            <w:r>
              <w:t>Who gives Life</w:t>
            </w:r>
          </w:p>
          <w:p w14:paraId="5678391F" w14:textId="59ED8581" w:rsidR="00630182" w:rsidRDefault="00630182" w:rsidP="000A27D1">
            <w:pPr>
              <w:pStyle w:val="EngHangEnd"/>
            </w:pPr>
            <w:r>
              <w:t>To every soul: body and spirit.</w:t>
            </w:r>
          </w:p>
        </w:tc>
      </w:tr>
      <w:tr w:rsidR="000A27D1" w14:paraId="5C08CEAC" w14:textId="77777777" w:rsidTr="000A27D1">
        <w:trPr>
          <w:cantSplit/>
        </w:trPr>
        <w:tc>
          <w:tcPr>
            <w:tcW w:w="288" w:type="dxa"/>
          </w:tcPr>
          <w:p w14:paraId="363B6111" w14:textId="77777777" w:rsidR="000A27D1" w:rsidRDefault="000A27D1" w:rsidP="000A27D1">
            <w:pPr>
              <w:pStyle w:val="CopticCross"/>
            </w:pPr>
          </w:p>
        </w:tc>
        <w:tc>
          <w:tcPr>
            <w:tcW w:w="3960" w:type="dxa"/>
          </w:tcPr>
          <w:p w14:paraId="7BF3B15E" w14:textId="77777777" w:rsidR="000A27D1" w:rsidRDefault="00630182" w:rsidP="00630182">
            <w:pPr>
              <w:pStyle w:val="EngHang"/>
            </w:pPr>
            <w:r>
              <w:t>O fragrent incense,</w:t>
            </w:r>
          </w:p>
          <w:p w14:paraId="78822210" w14:textId="77777777" w:rsidR="00630182" w:rsidRDefault="00630182" w:rsidP="00630182">
            <w:pPr>
              <w:pStyle w:val="EngHang"/>
            </w:pPr>
            <w:r>
              <w:t>O spreading sweet aroma,</w:t>
            </w:r>
          </w:p>
          <w:p w14:paraId="5870F8C3" w14:textId="77777777" w:rsidR="00630182" w:rsidRDefault="00630182" w:rsidP="00630182">
            <w:pPr>
              <w:pStyle w:val="EngHang"/>
            </w:pPr>
            <w:r>
              <w:t>O shning star,</w:t>
            </w:r>
          </w:p>
          <w:p w14:paraId="7E3F4361" w14:textId="5312D831" w:rsidR="00630182" w:rsidRDefault="00630182" w:rsidP="000A27D1">
            <w:pPr>
              <w:pStyle w:val="EngHangEnd"/>
            </w:pPr>
            <w:r>
              <w:t>O lamp giving light.</w:t>
            </w:r>
          </w:p>
        </w:tc>
      </w:tr>
      <w:tr w:rsidR="000A27D1" w14:paraId="59CF7360" w14:textId="77777777" w:rsidTr="000A27D1">
        <w:trPr>
          <w:cantSplit/>
        </w:trPr>
        <w:tc>
          <w:tcPr>
            <w:tcW w:w="288" w:type="dxa"/>
          </w:tcPr>
          <w:p w14:paraId="58ED8382" w14:textId="77777777" w:rsidR="000A27D1" w:rsidRDefault="000A27D1" w:rsidP="000A27D1">
            <w:pPr>
              <w:pStyle w:val="CopticCross"/>
            </w:pPr>
            <w:r>
              <w:t>¿</w:t>
            </w:r>
          </w:p>
        </w:tc>
        <w:tc>
          <w:tcPr>
            <w:tcW w:w="3960" w:type="dxa"/>
          </w:tcPr>
          <w:p w14:paraId="659D6A6E" w14:textId="77777777" w:rsidR="000A27D1" w:rsidRDefault="00630182" w:rsidP="00630182">
            <w:pPr>
              <w:pStyle w:val="EngHang"/>
            </w:pPr>
            <w:r>
              <w:t>O full of grace,</w:t>
            </w:r>
          </w:p>
          <w:p w14:paraId="18EC4011" w14:textId="45FAD8ED" w:rsidR="00630182" w:rsidRDefault="00630182" w:rsidP="00630182">
            <w:pPr>
              <w:pStyle w:val="EngHang"/>
            </w:pPr>
            <w:r>
              <w:t>You are our joy;</w:t>
            </w:r>
          </w:p>
          <w:p w14:paraId="7A0188BB" w14:textId="77777777" w:rsidR="00630182" w:rsidRDefault="00630182" w:rsidP="00630182">
            <w:pPr>
              <w:pStyle w:val="EngHang"/>
            </w:pPr>
            <w:r>
              <w:t>Your Son granted us salvation,</w:t>
            </w:r>
          </w:p>
          <w:p w14:paraId="0F415E68" w14:textId="11B0139A" w:rsidR="00630182" w:rsidRDefault="00630182" w:rsidP="000A27D1">
            <w:pPr>
              <w:pStyle w:val="EngHangEnd"/>
            </w:pPr>
            <w:r>
              <w:t>And the Paradise of Joy.</w:t>
            </w:r>
          </w:p>
        </w:tc>
      </w:tr>
      <w:tr w:rsidR="000A27D1" w14:paraId="40803814" w14:textId="77777777" w:rsidTr="000A27D1">
        <w:trPr>
          <w:cantSplit/>
        </w:trPr>
        <w:tc>
          <w:tcPr>
            <w:tcW w:w="288" w:type="dxa"/>
          </w:tcPr>
          <w:p w14:paraId="068A218A" w14:textId="77777777" w:rsidR="000A27D1" w:rsidRDefault="000A27D1" w:rsidP="000A27D1">
            <w:pPr>
              <w:pStyle w:val="CopticCross"/>
            </w:pPr>
          </w:p>
        </w:tc>
        <w:tc>
          <w:tcPr>
            <w:tcW w:w="3960" w:type="dxa"/>
          </w:tcPr>
          <w:p w14:paraId="12FC7F55" w14:textId="77777777" w:rsidR="000A27D1" w:rsidRDefault="00630182" w:rsidP="00630182">
            <w:pPr>
              <w:pStyle w:val="EngHang"/>
            </w:pPr>
            <w:r>
              <w:t>Daniel prophesied</w:t>
            </w:r>
          </w:p>
          <w:p w14:paraId="1D042A14" w14:textId="77777777" w:rsidR="00630182" w:rsidRDefault="00630182" w:rsidP="00630182">
            <w:pPr>
              <w:pStyle w:val="EngHang"/>
            </w:pPr>
            <w:r>
              <w:t>In a vision, saying,</w:t>
            </w:r>
          </w:p>
          <w:p w14:paraId="131C3713" w14:textId="77777777" w:rsidR="00630182" w:rsidRDefault="00630182" w:rsidP="00630182">
            <w:pPr>
              <w:pStyle w:val="EngHang"/>
            </w:pPr>
            <w:r>
              <w:t>“I beheld a Throne surrounded by Light,</w:t>
            </w:r>
          </w:p>
          <w:p w14:paraId="46F1ACD5" w14:textId="16B30D2B" w:rsidR="00630182" w:rsidRDefault="00630182" w:rsidP="000A27D1">
            <w:pPr>
              <w:pStyle w:val="EngHangEnd"/>
            </w:pPr>
            <w:r>
              <w:t>With the Lord of Hosts sitting upon it,</w:t>
            </w:r>
          </w:p>
        </w:tc>
      </w:tr>
      <w:tr w:rsidR="000A27D1" w14:paraId="078B53E0" w14:textId="77777777" w:rsidTr="000A27D1">
        <w:trPr>
          <w:cantSplit/>
        </w:trPr>
        <w:tc>
          <w:tcPr>
            <w:tcW w:w="288" w:type="dxa"/>
          </w:tcPr>
          <w:p w14:paraId="11F422CC" w14:textId="77777777" w:rsidR="000A27D1" w:rsidRDefault="000A27D1" w:rsidP="000A27D1">
            <w:pPr>
              <w:pStyle w:val="CopticCross"/>
            </w:pPr>
            <w:r>
              <w:t>¿</w:t>
            </w:r>
          </w:p>
        </w:tc>
        <w:tc>
          <w:tcPr>
            <w:tcW w:w="3960" w:type="dxa"/>
          </w:tcPr>
          <w:p w14:paraId="1CCD2987" w14:textId="77777777" w:rsidR="000A27D1" w:rsidRDefault="00630182" w:rsidP="00630182">
            <w:pPr>
              <w:pStyle w:val="EngHang"/>
            </w:pPr>
            <w:r>
              <w:t>And thousands of thousands,</w:t>
            </w:r>
          </w:p>
          <w:p w14:paraId="3F3B3143" w14:textId="77777777" w:rsidR="00630182" w:rsidRDefault="00630182" w:rsidP="00630182">
            <w:pPr>
              <w:pStyle w:val="EngHang"/>
            </w:pPr>
            <w:r>
              <w:t>And myriads of myriads around Him,</w:t>
            </w:r>
          </w:p>
          <w:p w14:paraId="7A959B68" w14:textId="77777777" w:rsidR="00630182" w:rsidRDefault="00630182" w:rsidP="00630182">
            <w:pPr>
              <w:pStyle w:val="EngHang"/>
            </w:pPr>
            <w:r>
              <w:t>Praising God,</w:t>
            </w:r>
          </w:p>
          <w:p w14:paraId="4F519343" w14:textId="601C65C4" w:rsidR="00630182" w:rsidRDefault="00630182" w:rsidP="000A27D1">
            <w:pPr>
              <w:pStyle w:val="EngHangEnd"/>
            </w:pPr>
            <w:r>
              <w:t>The Holy King.</w:t>
            </w:r>
          </w:p>
        </w:tc>
      </w:tr>
      <w:tr w:rsidR="000A27D1" w14:paraId="11D2B187" w14:textId="77777777" w:rsidTr="000A27D1">
        <w:trPr>
          <w:cantSplit/>
        </w:trPr>
        <w:tc>
          <w:tcPr>
            <w:tcW w:w="288" w:type="dxa"/>
          </w:tcPr>
          <w:p w14:paraId="071D6663" w14:textId="77777777" w:rsidR="000A27D1" w:rsidRDefault="000A27D1" w:rsidP="000A27D1">
            <w:pPr>
              <w:pStyle w:val="CopticCross"/>
            </w:pPr>
          </w:p>
        </w:tc>
        <w:tc>
          <w:tcPr>
            <w:tcW w:w="3960" w:type="dxa"/>
          </w:tcPr>
          <w:p w14:paraId="37773F84" w14:textId="77777777" w:rsidR="000A27D1" w:rsidRDefault="00630182" w:rsidP="00630182">
            <w:pPr>
              <w:pStyle w:val="EngHang"/>
            </w:pPr>
            <w:r>
              <w:t>You are likened, O Mary,</w:t>
            </w:r>
          </w:p>
          <w:p w14:paraId="6EB5BC99" w14:textId="77777777" w:rsidR="00630182" w:rsidRDefault="00630182" w:rsidP="00630182">
            <w:pPr>
              <w:pStyle w:val="EngHang"/>
            </w:pPr>
            <w:r>
              <w:t>To the Throne of God, the Creator;</w:t>
            </w:r>
          </w:p>
          <w:p w14:paraId="5DA30747" w14:textId="77777777" w:rsidR="00630182" w:rsidRDefault="00630182" w:rsidP="00630182">
            <w:pPr>
              <w:pStyle w:val="EngHang"/>
            </w:pPr>
            <w:r>
              <w:t>You held the Son of God,</w:t>
            </w:r>
          </w:p>
          <w:p w14:paraId="3A20A7D0" w14:textId="1D053D61" w:rsidR="00630182" w:rsidRDefault="00630182" w:rsidP="000A27D1">
            <w:pPr>
              <w:pStyle w:val="EngHangEnd"/>
            </w:pPr>
            <w:r>
              <w:t>The invisible Living One.</w:t>
            </w:r>
          </w:p>
        </w:tc>
      </w:tr>
      <w:tr w:rsidR="000A27D1" w14:paraId="76BA9E82" w14:textId="77777777" w:rsidTr="000A27D1">
        <w:trPr>
          <w:cantSplit/>
        </w:trPr>
        <w:tc>
          <w:tcPr>
            <w:tcW w:w="288" w:type="dxa"/>
          </w:tcPr>
          <w:p w14:paraId="5AF14F26" w14:textId="77777777" w:rsidR="000A27D1" w:rsidRDefault="000A27D1" w:rsidP="000A27D1">
            <w:pPr>
              <w:pStyle w:val="CopticCross"/>
            </w:pPr>
            <w:r>
              <w:t>¿</w:t>
            </w:r>
          </w:p>
        </w:tc>
        <w:tc>
          <w:tcPr>
            <w:tcW w:w="3960" w:type="dxa"/>
          </w:tcPr>
          <w:p w14:paraId="56305FCC" w14:textId="77777777" w:rsidR="000A27D1" w:rsidRDefault="00630182" w:rsidP="00630182">
            <w:pPr>
              <w:pStyle w:val="EngHang"/>
            </w:pPr>
            <w:r>
              <w:t>The fathers called you</w:t>
            </w:r>
          </w:p>
          <w:p w14:paraId="6246F740" w14:textId="77777777" w:rsidR="00630182" w:rsidRDefault="00630182" w:rsidP="00630182">
            <w:pPr>
              <w:pStyle w:val="EngHang"/>
            </w:pPr>
            <w:r>
              <w:t>The gate towards the East.</w:t>
            </w:r>
          </w:p>
          <w:p w14:paraId="53B4CDBE" w14:textId="77777777" w:rsidR="00630182" w:rsidRDefault="00630182" w:rsidP="00630182">
            <w:pPr>
              <w:pStyle w:val="EngHang"/>
            </w:pPr>
            <w:r>
              <w:t>Many spoke of you,</w:t>
            </w:r>
          </w:p>
          <w:p w14:paraId="61F7B3D3" w14:textId="46919AF5" w:rsidR="00630182" w:rsidRDefault="00630182" w:rsidP="000A27D1">
            <w:pPr>
              <w:pStyle w:val="EngHangEnd"/>
            </w:pPr>
            <w:r>
              <w:t>O Virgin and Bride.</w:t>
            </w:r>
          </w:p>
        </w:tc>
      </w:tr>
      <w:tr w:rsidR="000A27D1" w14:paraId="7EF0EBB2" w14:textId="77777777" w:rsidTr="000A27D1">
        <w:trPr>
          <w:cantSplit/>
        </w:trPr>
        <w:tc>
          <w:tcPr>
            <w:tcW w:w="288" w:type="dxa"/>
          </w:tcPr>
          <w:p w14:paraId="705FE0E7" w14:textId="77777777" w:rsidR="000A27D1" w:rsidRDefault="000A27D1" w:rsidP="000A27D1">
            <w:pPr>
              <w:pStyle w:val="CopticCross"/>
            </w:pPr>
          </w:p>
        </w:tc>
        <w:tc>
          <w:tcPr>
            <w:tcW w:w="3960" w:type="dxa"/>
          </w:tcPr>
          <w:p w14:paraId="310CC37C" w14:textId="77777777" w:rsidR="000A27D1" w:rsidRDefault="00630182" w:rsidP="00630182">
            <w:pPr>
              <w:pStyle w:val="EngHang"/>
            </w:pPr>
            <w:r>
              <w:t>The Lord chose you,</w:t>
            </w:r>
          </w:p>
          <w:p w14:paraId="763B86D8" w14:textId="77777777" w:rsidR="00630182" w:rsidRDefault="00630182" w:rsidP="00630182">
            <w:pPr>
              <w:pStyle w:val="EngHang"/>
            </w:pPr>
            <w:r>
              <w:t>From the root of Jesse,</w:t>
            </w:r>
          </w:p>
          <w:p w14:paraId="540D82E8" w14:textId="77777777" w:rsidR="00630182" w:rsidRDefault="00630182" w:rsidP="00630182">
            <w:pPr>
              <w:pStyle w:val="EngHang"/>
            </w:pPr>
            <w:r>
              <w:t>From the pure and sanctified seed,</w:t>
            </w:r>
          </w:p>
          <w:p w14:paraId="66EF21CF" w14:textId="1C8A1C93" w:rsidR="00630182" w:rsidRDefault="00630182" w:rsidP="000A27D1">
            <w:pPr>
              <w:pStyle w:val="EngHangEnd"/>
            </w:pPr>
            <w:r>
              <w:t>The house of prophesy and kings.</w:t>
            </w:r>
          </w:p>
        </w:tc>
      </w:tr>
      <w:tr w:rsidR="000A27D1" w14:paraId="1330C415" w14:textId="77777777" w:rsidTr="000A27D1">
        <w:trPr>
          <w:cantSplit/>
        </w:trPr>
        <w:tc>
          <w:tcPr>
            <w:tcW w:w="288" w:type="dxa"/>
          </w:tcPr>
          <w:p w14:paraId="7B8F0246" w14:textId="77777777" w:rsidR="000A27D1" w:rsidRDefault="000A27D1" w:rsidP="000A27D1">
            <w:pPr>
              <w:pStyle w:val="CopticCross"/>
            </w:pPr>
            <w:r>
              <w:lastRenderedPageBreak/>
              <w:t>¿</w:t>
            </w:r>
          </w:p>
        </w:tc>
        <w:tc>
          <w:tcPr>
            <w:tcW w:w="3960" w:type="dxa"/>
          </w:tcPr>
          <w:p w14:paraId="11F2B40D" w14:textId="77777777" w:rsidR="000A27D1" w:rsidRDefault="00630182" w:rsidP="00630182">
            <w:pPr>
              <w:pStyle w:val="EngHang"/>
            </w:pPr>
            <w:r>
              <w:t>You bore Him in your womb,</w:t>
            </w:r>
          </w:p>
          <w:p w14:paraId="29A63326" w14:textId="77777777" w:rsidR="00630182" w:rsidRDefault="00630182" w:rsidP="00630182">
            <w:pPr>
              <w:pStyle w:val="EngHang"/>
            </w:pPr>
            <w:r>
              <w:t>O Virign and Bride,</w:t>
            </w:r>
          </w:p>
          <w:p w14:paraId="7CAE46F7" w14:textId="77777777" w:rsidR="00630182" w:rsidRDefault="00630182" w:rsidP="00630182">
            <w:pPr>
              <w:pStyle w:val="EngHang"/>
            </w:pPr>
            <w:r>
              <w:t>You gave birth to Him, and gave Him milk,</w:t>
            </w:r>
          </w:p>
          <w:p w14:paraId="69CA5BCD" w14:textId="1AE680B1" w:rsidR="00630182" w:rsidRDefault="00630182" w:rsidP="000A27D1">
            <w:pPr>
              <w:pStyle w:val="EngHangEnd"/>
            </w:pPr>
            <w:r>
              <w:t>As a true man.</w:t>
            </w:r>
          </w:p>
        </w:tc>
      </w:tr>
      <w:tr w:rsidR="00630182" w14:paraId="32D010BA" w14:textId="77777777" w:rsidTr="000A27D1">
        <w:trPr>
          <w:cantSplit/>
        </w:trPr>
        <w:tc>
          <w:tcPr>
            <w:tcW w:w="288" w:type="dxa"/>
          </w:tcPr>
          <w:p w14:paraId="50DF0FBA" w14:textId="77777777" w:rsidR="00630182" w:rsidRDefault="00630182" w:rsidP="00630182">
            <w:pPr>
              <w:pStyle w:val="CopticCross"/>
            </w:pPr>
          </w:p>
        </w:tc>
        <w:tc>
          <w:tcPr>
            <w:tcW w:w="3960" w:type="dxa"/>
          </w:tcPr>
          <w:p w14:paraId="300BF9CE" w14:textId="77777777" w:rsidR="00630182" w:rsidRDefault="00630182" w:rsidP="00630182">
            <w:pPr>
              <w:pStyle w:val="EngHang"/>
            </w:pPr>
            <w:r>
              <w:t>Hail to you O Mary,</w:t>
            </w:r>
          </w:p>
          <w:p w14:paraId="567B1ED7" w14:textId="77777777" w:rsidR="00630182" w:rsidRDefault="00630182" w:rsidP="00630182">
            <w:pPr>
              <w:pStyle w:val="EngHang"/>
            </w:pPr>
            <w:r>
              <w:t>O full of grace,</w:t>
            </w:r>
          </w:p>
          <w:p w14:paraId="4C5AF120" w14:textId="77777777" w:rsidR="00630182" w:rsidRDefault="00630182" w:rsidP="00630182">
            <w:pPr>
              <w:pStyle w:val="EngHang"/>
            </w:pPr>
            <w:r>
              <w:t>You are surrounded in light,</w:t>
            </w:r>
          </w:p>
          <w:p w14:paraId="059150A9" w14:textId="57E13C5A" w:rsidR="00630182" w:rsidRDefault="00630182" w:rsidP="00630182">
            <w:pPr>
              <w:pStyle w:val="EngHangEnd"/>
            </w:pPr>
            <w:r>
              <w:t>O Mother of the Merfciful.</w:t>
            </w:r>
          </w:p>
        </w:tc>
      </w:tr>
      <w:tr w:rsidR="00630182" w14:paraId="4F82A173" w14:textId="77777777" w:rsidTr="000A27D1">
        <w:trPr>
          <w:cantSplit/>
        </w:trPr>
        <w:tc>
          <w:tcPr>
            <w:tcW w:w="288" w:type="dxa"/>
          </w:tcPr>
          <w:p w14:paraId="731E8549" w14:textId="77777777" w:rsidR="00630182" w:rsidRDefault="00630182" w:rsidP="00630182">
            <w:pPr>
              <w:pStyle w:val="CopticCross"/>
            </w:pPr>
            <w:r>
              <w:t>¿</w:t>
            </w:r>
          </w:p>
        </w:tc>
        <w:tc>
          <w:tcPr>
            <w:tcW w:w="3960" w:type="dxa"/>
          </w:tcPr>
          <w:p w14:paraId="76D53FD4" w14:textId="77777777" w:rsidR="00630182" w:rsidRDefault="00630182" w:rsidP="00630182">
            <w:pPr>
              <w:pStyle w:val="EngHang"/>
            </w:pPr>
            <w:r>
              <w:t>Intercede for us</w:t>
            </w:r>
          </w:p>
          <w:p w14:paraId="6DFEA0DF" w14:textId="77777777" w:rsidR="00630182" w:rsidRDefault="00630182" w:rsidP="00630182">
            <w:pPr>
              <w:pStyle w:val="EngHang"/>
            </w:pPr>
            <w:r>
              <w:t>On judgment day,</w:t>
            </w:r>
          </w:p>
          <w:p w14:paraId="5C6E8AC3" w14:textId="77777777" w:rsidR="00630182" w:rsidRDefault="00630182" w:rsidP="00630182">
            <w:pPr>
              <w:pStyle w:val="EngHang"/>
            </w:pPr>
            <w:r>
              <w:t>Before Your Son, who saved us,</w:t>
            </w:r>
          </w:p>
          <w:p w14:paraId="20E6C0E4" w14:textId="17CE4F82" w:rsidR="00630182" w:rsidRDefault="00630182" w:rsidP="00630182">
            <w:pPr>
              <w:pStyle w:val="EngHangEnd"/>
            </w:pPr>
            <w:r>
              <w:t>O Daughter of Zion.</w:t>
            </w:r>
          </w:p>
        </w:tc>
      </w:tr>
    </w:tbl>
    <w:p w14:paraId="37239DE1" w14:textId="18E91D19" w:rsidR="00630182" w:rsidRDefault="00630182" w:rsidP="00630182">
      <w:pPr>
        <w:pStyle w:val="Heading3"/>
      </w:pPr>
      <w:r>
        <w:t>Interpretation on (After) the Sunday Theotokia Part 4</w:t>
      </w:r>
    </w:p>
    <w:p w14:paraId="6C6C81D9" w14:textId="77777777" w:rsidR="00630182" w:rsidRPr="007A5907" w:rsidRDefault="00630182" w:rsidP="00630182">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630182" w14:paraId="162AADBB" w14:textId="77777777" w:rsidTr="00956C08">
        <w:trPr>
          <w:cantSplit/>
        </w:trPr>
        <w:tc>
          <w:tcPr>
            <w:tcW w:w="288" w:type="dxa"/>
          </w:tcPr>
          <w:p w14:paraId="19BE5C1E" w14:textId="77777777" w:rsidR="00630182" w:rsidRDefault="00630182" w:rsidP="00956C08">
            <w:pPr>
              <w:pStyle w:val="CopticCross"/>
            </w:pPr>
          </w:p>
        </w:tc>
        <w:tc>
          <w:tcPr>
            <w:tcW w:w="3960" w:type="dxa"/>
          </w:tcPr>
          <w:p w14:paraId="29EFD835" w14:textId="1A453305" w:rsidR="00630182" w:rsidRDefault="00630182" w:rsidP="00630182">
            <w:pPr>
              <w:pStyle w:val="EngHang"/>
            </w:pPr>
            <w:r>
              <w:t>The pure golden vessel,</w:t>
            </w:r>
          </w:p>
          <w:p w14:paraId="70FC3F62" w14:textId="77777777" w:rsidR="00630182" w:rsidRDefault="00630182" w:rsidP="00630182">
            <w:pPr>
              <w:pStyle w:val="EngHang"/>
            </w:pPr>
            <w:r>
              <w:t>Containing the Manna.,</w:t>
            </w:r>
          </w:p>
          <w:p w14:paraId="51F16D56" w14:textId="77777777" w:rsidR="00630182" w:rsidRDefault="00630182" w:rsidP="00630182">
            <w:pPr>
              <w:pStyle w:val="EngHang"/>
            </w:pPr>
            <w:r>
              <w:t>Is a type of you,</w:t>
            </w:r>
          </w:p>
          <w:p w14:paraId="503180E5" w14:textId="3851787F" w:rsidR="00630182" w:rsidRDefault="00630182" w:rsidP="00956C08">
            <w:pPr>
              <w:pStyle w:val="EngHangEnd"/>
            </w:pPr>
            <w:r>
              <w:t>O Theotokos.</w:t>
            </w:r>
          </w:p>
        </w:tc>
      </w:tr>
      <w:tr w:rsidR="00630182" w14:paraId="11C60A3D" w14:textId="77777777" w:rsidTr="00956C08">
        <w:trPr>
          <w:cantSplit/>
        </w:trPr>
        <w:tc>
          <w:tcPr>
            <w:tcW w:w="288" w:type="dxa"/>
          </w:tcPr>
          <w:p w14:paraId="7E579EEB" w14:textId="77777777" w:rsidR="00630182" w:rsidRPr="001E2E1C" w:rsidRDefault="00630182" w:rsidP="00956C08">
            <w:pPr>
              <w:pStyle w:val="CopticCross"/>
            </w:pPr>
            <w:r>
              <w:t>¿</w:t>
            </w:r>
          </w:p>
        </w:tc>
        <w:tc>
          <w:tcPr>
            <w:tcW w:w="3960" w:type="dxa"/>
          </w:tcPr>
          <w:p w14:paraId="54C38E36" w14:textId="77777777" w:rsidR="00630182" w:rsidRDefault="00630182" w:rsidP="00630182">
            <w:pPr>
              <w:pStyle w:val="EngHang"/>
            </w:pPr>
            <w:r>
              <w:t>O precious gem,</w:t>
            </w:r>
          </w:p>
          <w:p w14:paraId="5CFDDF98" w14:textId="77777777" w:rsidR="00630182" w:rsidRDefault="00630182" w:rsidP="00630182">
            <w:pPr>
              <w:pStyle w:val="EngHang"/>
            </w:pPr>
            <w:r>
              <w:t>O ship of our salvation,</w:t>
            </w:r>
          </w:p>
          <w:p w14:paraId="4FD01BC6" w14:textId="77777777" w:rsidR="00630182" w:rsidRDefault="00630182" w:rsidP="00630182">
            <w:pPr>
              <w:pStyle w:val="EngHang"/>
            </w:pPr>
            <w:r>
              <w:t>You are blessed O Mary,</w:t>
            </w:r>
          </w:p>
          <w:p w14:paraId="1C8E14F0" w14:textId="3382E3CA" w:rsidR="00630182" w:rsidRDefault="00630182" w:rsidP="00956C08">
            <w:pPr>
              <w:pStyle w:val="EngHangEnd"/>
            </w:pPr>
            <w:r>
              <w:t>The daughter of Zion.</w:t>
            </w:r>
          </w:p>
        </w:tc>
      </w:tr>
      <w:tr w:rsidR="00630182" w14:paraId="2183FFE4" w14:textId="77777777" w:rsidTr="00956C08">
        <w:trPr>
          <w:cantSplit/>
        </w:trPr>
        <w:tc>
          <w:tcPr>
            <w:tcW w:w="288" w:type="dxa"/>
          </w:tcPr>
          <w:p w14:paraId="758391D6" w14:textId="77777777" w:rsidR="00630182" w:rsidRDefault="00630182" w:rsidP="00956C08">
            <w:pPr>
              <w:pStyle w:val="CopticCross"/>
            </w:pPr>
          </w:p>
        </w:tc>
        <w:tc>
          <w:tcPr>
            <w:tcW w:w="3960" w:type="dxa"/>
          </w:tcPr>
          <w:p w14:paraId="63DE9F81" w14:textId="77777777" w:rsidR="00630182" w:rsidRDefault="00630182" w:rsidP="00630182">
            <w:pPr>
              <w:pStyle w:val="EngHang"/>
            </w:pPr>
            <w:r>
              <w:t>O ladder of Jacom,</w:t>
            </w:r>
          </w:p>
          <w:p w14:paraId="5323A746" w14:textId="77777777" w:rsidR="00630182" w:rsidRDefault="00630182" w:rsidP="00630182">
            <w:pPr>
              <w:pStyle w:val="EngHang"/>
            </w:pPr>
            <w:r>
              <w:t>You held the Judge,</w:t>
            </w:r>
          </w:p>
          <w:p w14:paraId="5E164353" w14:textId="77777777" w:rsidR="00630182" w:rsidRDefault="00630182" w:rsidP="00630182">
            <w:pPr>
              <w:pStyle w:val="EngHang"/>
            </w:pPr>
            <w:r>
              <w:t>He dwelt in your womb,</w:t>
            </w:r>
          </w:p>
          <w:p w14:paraId="0FB157DA" w14:textId="42647734" w:rsidR="00630182" w:rsidRDefault="00630182" w:rsidP="00956C08">
            <w:pPr>
              <w:pStyle w:val="EngHangEnd"/>
            </w:pPr>
            <w:r>
              <w:t>You gave birth to the Son of Man.</w:t>
            </w:r>
          </w:p>
        </w:tc>
      </w:tr>
      <w:tr w:rsidR="00630182" w14:paraId="48EEF7C1" w14:textId="77777777" w:rsidTr="00956C08">
        <w:trPr>
          <w:cantSplit/>
        </w:trPr>
        <w:tc>
          <w:tcPr>
            <w:tcW w:w="288" w:type="dxa"/>
          </w:tcPr>
          <w:p w14:paraId="5FFCA26C" w14:textId="77777777" w:rsidR="00630182" w:rsidRDefault="00630182" w:rsidP="00956C08">
            <w:pPr>
              <w:pStyle w:val="CopticCross"/>
            </w:pPr>
            <w:r>
              <w:lastRenderedPageBreak/>
              <w:t>¿</w:t>
            </w:r>
          </w:p>
        </w:tc>
        <w:tc>
          <w:tcPr>
            <w:tcW w:w="3960" w:type="dxa"/>
          </w:tcPr>
          <w:p w14:paraId="72AD107E" w14:textId="77777777" w:rsidR="00630182" w:rsidRDefault="00956C08" w:rsidP="00956C08">
            <w:pPr>
              <w:pStyle w:val="EngHang"/>
            </w:pPr>
            <w:r>
              <w:t>He healed the sick,</w:t>
            </w:r>
          </w:p>
          <w:p w14:paraId="4398A124" w14:textId="77777777" w:rsidR="00956C08" w:rsidRDefault="00956C08" w:rsidP="00956C08">
            <w:pPr>
              <w:pStyle w:val="EngHang"/>
            </w:pPr>
            <w:r>
              <w:t>And opened the eyes of the blind;</w:t>
            </w:r>
          </w:p>
          <w:p w14:paraId="5223BFA4" w14:textId="603BA920" w:rsidR="00956C08" w:rsidRDefault="00956C08" w:rsidP="00956C08">
            <w:pPr>
              <w:pStyle w:val="EngHang"/>
            </w:pPr>
            <w:r>
              <w:t>He raised the dead,</w:t>
            </w:r>
          </w:p>
          <w:p w14:paraId="27F6FA59" w14:textId="2A28519B" w:rsidR="00956C08" w:rsidRDefault="00956C08" w:rsidP="00956C08">
            <w:pPr>
              <w:pStyle w:val="EngHangEnd"/>
            </w:pPr>
            <w:r>
              <w:t>Who were long buried.</w:t>
            </w:r>
          </w:p>
        </w:tc>
      </w:tr>
      <w:tr w:rsidR="00630182" w14:paraId="5985A912" w14:textId="77777777" w:rsidTr="00956C08">
        <w:trPr>
          <w:cantSplit/>
        </w:trPr>
        <w:tc>
          <w:tcPr>
            <w:tcW w:w="288" w:type="dxa"/>
          </w:tcPr>
          <w:p w14:paraId="12A395A3" w14:textId="77777777" w:rsidR="00630182" w:rsidRDefault="00630182" w:rsidP="00956C08">
            <w:pPr>
              <w:pStyle w:val="CopticCross"/>
            </w:pPr>
          </w:p>
        </w:tc>
        <w:tc>
          <w:tcPr>
            <w:tcW w:w="3960" w:type="dxa"/>
          </w:tcPr>
          <w:p w14:paraId="1B62A2B3" w14:textId="77777777" w:rsidR="00630182" w:rsidRDefault="00956C08" w:rsidP="00956C08">
            <w:pPr>
              <w:pStyle w:val="EngHang"/>
            </w:pPr>
            <w:r>
              <w:t>You are the rod of Aaron,</w:t>
            </w:r>
          </w:p>
          <w:p w14:paraId="0F477A1D" w14:textId="77777777" w:rsidR="00956C08" w:rsidRDefault="00956C08" w:rsidP="00956C08">
            <w:pPr>
              <w:pStyle w:val="EngHang"/>
            </w:pPr>
            <w:r>
              <w:t>Which blossomed,</w:t>
            </w:r>
          </w:p>
          <w:p w14:paraId="4A9B13DE" w14:textId="77777777" w:rsidR="00956C08" w:rsidRDefault="00956C08" w:rsidP="00956C08">
            <w:pPr>
              <w:pStyle w:val="EngHang"/>
            </w:pPr>
            <w:r>
              <w:t>O Sanctuary of Moses,</w:t>
            </w:r>
          </w:p>
          <w:p w14:paraId="3E9AF3BF" w14:textId="537AAAFA" w:rsidR="00956C08" w:rsidRDefault="00956C08" w:rsidP="00956C08">
            <w:pPr>
              <w:pStyle w:val="EngHangEnd"/>
              <w:ind w:left="0" w:firstLine="0"/>
            </w:pPr>
            <w:r>
              <w:t>Filled with light.</w:t>
            </w:r>
          </w:p>
        </w:tc>
      </w:tr>
      <w:tr w:rsidR="00630182" w14:paraId="1C27FE2F" w14:textId="77777777" w:rsidTr="00956C08">
        <w:trPr>
          <w:cantSplit/>
        </w:trPr>
        <w:tc>
          <w:tcPr>
            <w:tcW w:w="288" w:type="dxa"/>
          </w:tcPr>
          <w:p w14:paraId="77B40AB3" w14:textId="77777777" w:rsidR="00630182" w:rsidRDefault="00630182" w:rsidP="00956C08">
            <w:pPr>
              <w:pStyle w:val="CopticCross"/>
            </w:pPr>
            <w:r>
              <w:t>¿</w:t>
            </w:r>
          </w:p>
        </w:tc>
        <w:tc>
          <w:tcPr>
            <w:tcW w:w="3960" w:type="dxa"/>
          </w:tcPr>
          <w:p w14:paraId="35D362A2" w14:textId="77777777" w:rsidR="00630182" w:rsidRDefault="00956C08" w:rsidP="00956C08">
            <w:pPr>
              <w:pStyle w:val="EngHang"/>
            </w:pPr>
            <w:r>
              <w:t>You are a vineyard, planted</w:t>
            </w:r>
          </w:p>
          <w:p w14:paraId="67C6B9D1" w14:textId="77777777" w:rsidR="00956C08" w:rsidRDefault="00956C08" w:rsidP="00956C08">
            <w:pPr>
              <w:pStyle w:val="EngHang"/>
            </w:pPr>
            <w:r>
              <w:t>And bearing Fruit.</w:t>
            </w:r>
          </w:p>
          <w:p w14:paraId="0DC8DD8E" w14:textId="77777777" w:rsidR="00956C08" w:rsidRDefault="00956C08" w:rsidP="00956C08">
            <w:pPr>
              <w:pStyle w:val="EngHang"/>
            </w:pPr>
            <w:r>
              <w:t>Your Son granted us forgivness,</w:t>
            </w:r>
          </w:p>
          <w:p w14:paraId="7556C09B" w14:textId="0BBA0B6D" w:rsidR="00956C08" w:rsidRDefault="00956C08" w:rsidP="00956C08">
            <w:pPr>
              <w:pStyle w:val="EngHangEnd"/>
            </w:pPr>
            <w:r>
              <w:t>O hidden gem.</w:t>
            </w:r>
          </w:p>
        </w:tc>
      </w:tr>
      <w:tr w:rsidR="00630182" w14:paraId="004CB69C" w14:textId="77777777" w:rsidTr="00956C08">
        <w:trPr>
          <w:cantSplit/>
        </w:trPr>
        <w:tc>
          <w:tcPr>
            <w:tcW w:w="288" w:type="dxa"/>
          </w:tcPr>
          <w:p w14:paraId="454F1EED" w14:textId="77777777" w:rsidR="00630182" w:rsidRDefault="00630182" w:rsidP="00956C08">
            <w:pPr>
              <w:pStyle w:val="CopticCross"/>
            </w:pPr>
          </w:p>
        </w:tc>
        <w:tc>
          <w:tcPr>
            <w:tcW w:w="3960" w:type="dxa"/>
          </w:tcPr>
          <w:p w14:paraId="290437F5" w14:textId="77777777" w:rsidR="00630182" w:rsidRDefault="00956C08" w:rsidP="00956C08">
            <w:pPr>
              <w:pStyle w:val="EngHang"/>
            </w:pPr>
            <w:r>
              <w:t>David said in the Psalm,</w:t>
            </w:r>
          </w:p>
          <w:p w14:paraId="66B660C1" w14:textId="77777777" w:rsidR="00956C08" w:rsidRDefault="00956C08" w:rsidP="00956C08">
            <w:pPr>
              <w:pStyle w:val="EngHang"/>
            </w:pPr>
            <w:r>
              <w:t>While playing on his harp,</w:t>
            </w:r>
          </w:p>
          <w:p w14:paraId="7A28B90F" w14:textId="77777777" w:rsidR="00956C08" w:rsidRDefault="00956C08" w:rsidP="00956C08">
            <w:pPr>
              <w:pStyle w:val="EngHang"/>
            </w:pPr>
            <w:r>
              <w:t>“The Lord chose Zion,</w:t>
            </w:r>
          </w:p>
          <w:p w14:paraId="2DF3E2B3" w14:textId="0982C222" w:rsidR="00956C08" w:rsidRDefault="00956C08" w:rsidP="00956C08">
            <w:pPr>
              <w:pStyle w:val="EngHangEnd"/>
            </w:pPr>
            <w:r>
              <w:t>And came and dwelt in her.”</w:t>
            </w:r>
          </w:p>
        </w:tc>
      </w:tr>
      <w:tr w:rsidR="00630182" w14:paraId="6DA09FC2" w14:textId="77777777" w:rsidTr="00956C08">
        <w:trPr>
          <w:cantSplit/>
        </w:trPr>
        <w:tc>
          <w:tcPr>
            <w:tcW w:w="288" w:type="dxa"/>
          </w:tcPr>
          <w:p w14:paraId="1A064063" w14:textId="77777777" w:rsidR="00630182" w:rsidRDefault="00630182" w:rsidP="00956C08">
            <w:pPr>
              <w:pStyle w:val="CopticCross"/>
            </w:pPr>
            <w:r>
              <w:t>¿</w:t>
            </w:r>
          </w:p>
        </w:tc>
        <w:tc>
          <w:tcPr>
            <w:tcW w:w="3960" w:type="dxa"/>
          </w:tcPr>
          <w:p w14:paraId="4F884A37" w14:textId="77777777" w:rsidR="00630182" w:rsidRDefault="00956C08" w:rsidP="00956C08">
            <w:pPr>
              <w:pStyle w:val="EngHang"/>
            </w:pPr>
            <w:r>
              <w:t>These are all types,</w:t>
            </w:r>
          </w:p>
          <w:p w14:paraId="66AA80AE" w14:textId="77777777" w:rsidR="00956C08" w:rsidRDefault="00956C08" w:rsidP="00956C08">
            <w:pPr>
              <w:pStyle w:val="EngHang"/>
            </w:pPr>
            <w:r>
              <w:t>Signs pointing us to you,</w:t>
            </w:r>
          </w:p>
          <w:p w14:paraId="38D5AE17" w14:textId="77777777" w:rsidR="00956C08" w:rsidRDefault="00956C08" w:rsidP="00956C08">
            <w:pPr>
              <w:pStyle w:val="EngHang"/>
            </w:pPr>
            <w:r>
              <w:t>O Mary,</w:t>
            </w:r>
          </w:p>
          <w:p w14:paraId="49EEEA55" w14:textId="75471252" w:rsidR="00956C08" w:rsidRDefault="00956C08" w:rsidP="00956C08">
            <w:pPr>
              <w:pStyle w:val="EngHangEnd"/>
            </w:pPr>
            <w:r>
              <w:t>The Daughter of Zion.</w:t>
            </w:r>
          </w:p>
        </w:tc>
      </w:tr>
      <w:tr w:rsidR="00630182" w14:paraId="07873CD9" w14:textId="77777777" w:rsidTr="00956C08">
        <w:trPr>
          <w:cantSplit/>
        </w:trPr>
        <w:tc>
          <w:tcPr>
            <w:tcW w:w="288" w:type="dxa"/>
          </w:tcPr>
          <w:p w14:paraId="461DD05C" w14:textId="77777777" w:rsidR="00630182" w:rsidRDefault="00630182" w:rsidP="00956C08">
            <w:pPr>
              <w:pStyle w:val="CopticCross"/>
            </w:pPr>
          </w:p>
        </w:tc>
        <w:tc>
          <w:tcPr>
            <w:tcW w:w="3960" w:type="dxa"/>
          </w:tcPr>
          <w:p w14:paraId="431DA469" w14:textId="77777777" w:rsidR="00630182" w:rsidRDefault="00956C08" w:rsidP="00956C08">
            <w:pPr>
              <w:pStyle w:val="EngHang"/>
            </w:pPr>
            <w:r>
              <w:t>The Lord chose your beauty,</w:t>
            </w:r>
          </w:p>
          <w:p w14:paraId="45C450EE" w14:textId="77777777" w:rsidR="00956C08" w:rsidRDefault="00956C08" w:rsidP="00956C08">
            <w:pPr>
              <w:pStyle w:val="EngHang"/>
            </w:pPr>
            <w:r>
              <w:t>And God dwelt in your womb.</w:t>
            </w:r>
          </w:p>
          <w:p w14:paraId="4738BA12" w14:textId="77777777" w:rsidR="00956C08" w:rsidRDefault="00956C08" w:rsidP="00956C08">
            <w:pPr>
              <w:pStyle w:val="EngHang"/>
            </w:pPr>
            <w:r>
              <w:t>You gave birth to Him,</w:t>
            </w:r>
          </w:p>
          <w:p w14:paraId="65CD140E" w14:textId="70359F06" w:rsidR="00956C08" w:rsidRDefault="00956C08" w:rsidP="00956C08">
            <w:pPr>
              <w:pStyle w:val="EngHangEnd"/>
            </w:pPr>
            <w:r>
              <w:t>And He drank of your milk.</w:t>
            </w:r>
          </w:p>
        </w:tc>
      </w:tr>
      <w:tr w:rsidR="00630182" w14:paraId="25304198" w14:textId="77777777" w:rsidTr="00956C08">
        <w:trPr>
          <w:cantSplit/>
        </w:trPr>
        <w:tc>
          <w:tcPr>
            <w:tcW w:w="288" w:type="dxa"/>
          </w:tcPr>
          <w:p w14:paraId="6A36098D" w14:textId="77777777" w:rsidR="00630182" w:rsidRDefault="00630182" w:rsidP="00956C08">
            <w:pPr>
              <w:pStyle w:val="CopticCross"/>
            </w:pPr>
            <w:r>
              <w:t>¿</w:t>
            </w:r>
          </w:p>
        </w:tc>
        <w:tc>
          <w:tcPr>
            <w:tcW w:w="3960" w:type="dxa"/>
          </w:tcPr>
          <w:p w14:paraId="117D6783" w14:textId="77777777" w:rsidR="00630182" w:rsidRDefault="00956C08" w:rsidP="00956C08">
            <w:pPr>
              <w:pStyle w:val="EngHang"/>
            </w:pPr>
            <w:r>
              <w:t>You are highly exalted,</w:t>
            </w:r>
          </w:p>
          <w:p w14:paraId="3CBB66E4" w14:textId="77777777" w:rsidR="00956C08" w:rsidRDefault="00956C08" w:rsidP="00956C08">
            <w:pPr>
              <w:pStyle w:val="EngHang"/>
            </w:pPr>
            <w:r>
              <w:t>For you became the highest heaven.</w:t>
            </w:r>
          </w:p>
          <w:p w14:paraId="73C17C3D" w14:textId="77777777" w:rsidR="00956C08" w:rsidRDefault="00956C08" w:rsidP="00956C08">
            <w:pPr>
              <w:pStyle w:val="EngHang"/>
            </w:pPr>
            <w:r>
              <w:t>You are above all the orders,</w:t>
            </w:r>
          </w:p>
          <w:p w14:paraId="7B848005" w14:textId="72B39F24" w:rsidR="00956C08" w:rsidRDefault="00956C08" w:rsidP="00956C08">
            <w:pPr>
              <w:pStyle w:val="EngHangEnd"/>
            </w:pPr>
            <w:r>
              <w:t>And the righteous and the holy.</w:t>
            </w:r>
          </w:p>
        </w:tc>
      </w:tr>
      <w:tr w:rsidR="00630182" w14:paraId="58DA1C0D" w14:textId="77777777" w:rsidTr="00956C08">
        <w:trPr>
          <w:cantSplit/>
        </w:trPr>
        <w:tc>
          <w:tcPr>
            <w:tcW w:w="288" w:type="dxa"/>
          </w:tcPr>
          <w:p w14:paraId="47512EC6" w14:textId="77777777" w:rsidR="00630182" w:rsidRDefault="00630182" w:rsidP="00956C08">
            <w:pPr>
              <w:pStyle w:val="CopticCross"/>
            </w:pPr>
          </w:p>
        </w:tc>
        <w:tc>
          <w:tcPr>
            <w:tcW w:w="3960" w:type="dxa"/>
          </w:tcPr>
          <w:p w14:paraId="16D55F79" w14:textId="77777777" w:rsidR="00630182" w:rsidRDefault="00956C08" w:rsidP="00956C08">
            <w:pPr>
              <w:pStyle w:val="EngHang"/>
            </w:pPr>
            <w:r>
              <w:t>You are above the Cherubim,</w:t>
            </w:r>
          </w:p>
          <w:p w14:paraId="2E86F885" w14:textId="779BD06F" w:rsidR="00956C08" w:rsidRDefault="00956C08" w:rsidP="00956C08">
            <w:pPr>
              <w:pStyle w:val="EngHang"/>
            </w:pPr>
            <w:r>
              <w:t>O pride of all virgins,</w:t>
            </w:r>
          </w:p>
          <w:p w14:paraId="2C64BC27" w14:textId="77777777" w:rsidR="00956C08" w:rsidRDefault="00956C08" w:rsidP="00956C08">
            <w:pPr>
              <w:pStyle w:val="EngHang"/>
            </w:pPr>
            <w:r>
              <w:t>And higher than the Seraphim,</w:t>
            </w:r>
          </w:p>
          <w:p w14:paraId="72D462AB" w14:textId="16204CCA" w:rsidR="00956C08" w:rsidRDefault="00956C08" w:rsidP="00956C08">
            <w:pPr>
              <w:pStyle w:val="EngHangEnd"/>
            </w:pPr>
            <w:r>
              <w:t>O full of light.</w:t>
            </w:r>
          </w:p>
        </w:tc>
      </w:tr>
      <w:tr w:rsidR="00630182" w14:paraId="254C2EDC" w14:textId="77777777" w:rsidTr="00956C08">
        <w:trPr>
          <w:cantSplit/>
        </w:trPr>
        <w:tc>
          <w:tcPr>
            <w:tcW w:w="288" w:type="dxa"/>
          </w:tcPr>
          <w:p w14:paraId="42730826" w14:textId="77777777" w:rsidR="00630182" w:rsidRDefault="00630182" w:rsidP="00956C08">
            <w:pPr>
              <w:pStyle w:val="CopticCross"/>
            </w:pPr>
            <w:r>
              <w:t>¿</w:t>
            </w:r>
          </w:p>
        </w:tc>
        <w:tc>
          <w:tcPr>
            <w:tcW w:w="3960" w:type="dxa"/>
          </w:tcPr>
          <w:p w14:paraId="1050B272" w14:textId="77777777" w:rsidR="00630182" w:rsidRDefault="00956C08" w:rsidP="00956C08">
            <w:pPr>
              <w:pStyle w:val="EngHang"/>
            </w:pPr>
            <w:r>
              <w:t>O daughter of Joachim,</w:t>
            </w:r>
          </w:p>
          <w:p w14:paraId="3319EE39" w14:textId="77777777" w:rsidR="00956C08" w:rsidRDefault="00956C08" w:rsidP="00956C08">
            <w:pPr>
              <w:pStyle w:val="EngHang"/>
            </w:pPr>
            <w:r>
              <w:t>From the righteous seed,</w:t>
            </w:r>
          </w:p>
          <w:p w14:paraId="0CCC96E3" w14:textId="77777777" w:rsidR="00956C08" w:rsidRDefault="00956C08" w:rsidP="00956C08">
            <w:pPr>
              <w:pStyle w:val="EngHang"/>
            </w:pPr>
            <w:r>
              <w:t>Your son saved Adam</w:t>
            </w:r>
          </w:p>
          <w:p w14:paraId="5EE22903" w14:textId="3144974C" w:rsidR="00956C08" w:rsidRDefault="00956C08" w:rsidP="00956C08">
            <w:pPr>
              <w:pStyle w:val="EngHangEnd"/>
            </w:pPr>
            <w:r>
              <w:t>From his bitter bondage.</w:t>
            </w:r>
          </w:p>
        </w:tc>
      </w:tr>
      <w:tr w:rsidR="00630182" w14:paraId="1B288228" w14:textId="77777777" w:rsidTr="00956C08">
        <w:trPr>
          <w:cantSplit/>
        </w:trPr>
        <w:tc>
          <w:tcPr>
            <w:tcW w:w="288" w:type="dxa"/>
          </w:tcPr>
          <w:p w14:paraId="76AE6E6F" w14:textId="77777777" w:rsidR="00630182" w:rsidRDefault="00630182" w:rsidP="00956C08">
            <w:pPr>
              <w:pStyle w:val="CopticCross"/>
            </w:pPr>
          </w:p>
        </w:tc>
        <w:tc>
          <w:tcPr>
            <w:tcW w:w="3960" w:type="dxa"/>
          </w:tcPr>
          <w:p w14:paraId="2CB5205F" w14:textId="77777777" w:rsidR="00630182" w:rsidRDefault="00956C08" w:rsidP="00956C08">
            <w:pPr>
              <w:pStyle w:val="EngHang"/>
            </w:pPr>
            <w:r>
              <w:t>O full of grace,</w:t>
            </w:r>
          </w:p>
          <w:p w14:paraId="070B609E" w14:textId="77777777" w:rsidR="00956C08" w:rsidRDefault="00956C08" w:rsidP="00956C08">
            <w:pPr>
              <w:pStyle w:val="EngHang"/>
            </w:pPr>
            <w:r>
              <w:t>Purer than anyone,</w:t>
            </w:r>
          </w:p>
          <w:p w14:paraId="6CCEED29" w14:textId="77777777" w:rsidR="00956C08" w:rsidRDefault="00956C08" w:rsidP="00956C08">
            <w:pPr>
              <w:pStyle w:val="EngHang"/>
            </w:pPr>
            <w:r>
              <w:t>O Mother of the Merciful,</w:t>
            </w:r>
          </w:p>
          <w:p w14:paraId="1EF43F2E" w14:textId="16AB312C" w:rsidR="00956C08" w:rsidRDefault="00956C08" w:rsidP="00956C08">
            <w:pPr>
              <w:pStyle w:val="EngHangEnd"/>
            </w:pPr>
            <w:r>
              <w:t>You are brighter than any light.</w:t>
            </w:r>
          </w:p>
        </w:tc>
      </w:tr>
      <w:tr w:rsidR="00630182" w14:paraId="2239C88B" w14:textId="77777777" w:rsidTr="00956C08">
        <w:trPr>
          <w:cantSplit/>
        </w:trPr>
        <w:tc>
          <w:tcPr>
            <w:tcW w:w="288" w:type="dxa"/>
          </w:tcPr>
          <w:p w14:paraId="7C160614" w14:textId="77777777" w:rsidR="00630182" w:rsidRDefault="00630182" w:rsidP="00956C08">
            <w:pPr>
              <w:pStyle w:val="CopticCross"/>
            </w:pPr>
            <w:r>
              <w:t>¿</w:t>
            </w:r>
          </w:p>
        </w:tc>
        <w:tc>
          <w:tcPr>
            <w:tcW w:w="3960" w:type="dxa"/>
          </w:tcPr>
          <w:p w14:paraId="4C15AA56" w14:textId="77777777" w:rsidR="00630182" w:rsidRDefault="00956C08" w:rsidP="00956C08">
            <w:pPr>
              <w:pStyle w:val="EngHang"/>
            </w:pPr>
            <w:r>
              <w:t>Your Son illuminted the darkness,</w:t>
            </w:r>
          </w:p>
          <w:p w14:paraId="088542CA" w14:textId="77777777" w:rsidR="00956C08" w:rsidRDefault="00956C08" w:rsidP="00956C08">
            <w:pPr>
              <w:pStyle w:val="EngHang"/>
            </w:pPr>
            <w:r>
              <w:t>And set us free;</w:t>
            </w:r>
          </w:p>
          <w:p w14:paraId="001F6CAD" w14:textId="77777777" w:rsidR="00956C08" w:rsidRDefault="00956C08" w:rsidP="00956C08">
            <w:pPr>
              <w:pStyle w:val="EngHang"/>
            </w:pPr>
            <w:r>
              <w:t>We inherited the Kingdom,</w:t>
            </w:r>
          </w:p>
          <w:p w14:paraId="50A34278" w14:textId="7D0E42FD" w:rsidR="00956C08" w:rsidRDefault="00956C08" w:rsidP="00956C08">
            <w:pPr>
              <w:pStyle w:val="EngHangEnd"/>
            </w:pPr>
            <w:r>
              <w:t>Through Baptism and holy Chrism..</w:t>
            </w:r>
          </w:p>
        </w:tc>
      </w:tr>
      <w:tr w:rsidR="00630182" w14:paraId="79386C06" w14:textId="77777777" w:rsidTr="00956C08">
        <w:trPr>
          <w:cantSplit/>
        </w:trPr>
        <w:tc>
          <w:tcPr>
            <w:tcW w:w="288" w:type="dxa"/>
          </w:tcPr>
          <w:p w14:paraId="1DCF32E5" w14:textId="77777777" w:rsidR="00630182" w:rsidRDefault="00630182" w:rsidP="00956C08">
            <w:pPr>
              <w:pStyle w:val="CopticCross"/>
            </w:pPr>
          </w:p>
        </w:tc>
        <w:tc>
          <w:tcPr>
            <w:tcW w:w="3960" w:type="dxa"/>
          </w:tcPr>
          <w:p w14:paraId="30E05016" w14:textId="77777777" w:rsidR="00630182" w:rsidRDefault="00630182" w:rsidP="00956C08">
            <w:pPr>
              <w:pStyle w:val="EngHang"/>
            </w:pPr>
            <w:r>
              <w:t>Hail to you O Mary,</w:t>
            </w:r>
          </w:p>
          <w:p w14:paraId="286D2E1E" w14:textId="77777777" w:rsidR="00630182" w:rsidRDefault="00630182" w:rsidP="00956C08">
            <w:pPr>
              <w:pStyle w:val="EngHang"/>
            </w:pPr>
            <w:r>
              <w:t>O full of grace,</w:t>
            </w:r>
          </w:p>
          <w:p w14:paraId="7F8EEB5E" w14:textId="77777777" w:rsidR="00630182" w:rsidRDefault="00630182" w:rsidP="00956C08">
            <w:pPr>
              <w:pStyle w:val="EngHang"/>
            </w:pPr>
            <w:r>
              <w:t>You are surrounded in light,</w:t>
            </w:r>
          </w:p>
          <w:p w14:paraId="28E87760" w14:textId="77777777" w:rsidR="00630182" w:rsidRDefault="00630182" w:rsidP="00956C08">
            <w:pPr>
              <w:pStyle w:val="EngHangEnd"/>
            </w:pPr>
            <w:r>
              <w:t>O Mother of the Merfciful.</w:t>
            </w:r>
          </w:p>
        </w:tc>
      </w:tr>
      <w:tr w:rsidR="00630182" w14:paraId="764AFFC2" w14:textId="77777777" w:rsidTr="00956C08">
        <w:trPr>
          <w:cantSplit/>
        </w:trPr>
        <w:tc>
          <w:tcPr>
            <w:tcW w:w="288" w:type="dxa"/>
          </w:tcPr>
          <w:p w14:paraId="04950D55" w14:textId="77777777" w:rsidR="00630182" w:rsidRDefault="00630182" w:rsidP="00956C08">
            <w:pPr>
              <w:pStyle w:val="CopticCross"/>
            </w:pPr>
            <w:r>
              <w:t>¿</w:t>
            </w:r>
          </w:p>
        </w:tc>
        <w:tc>
          <w:tcPr>
            <w:tcW w:w="3960" w:type="dxa"/>
          </w:tcPr>
          <w:p w14:paraId="652D1FC3" w14:textId="77777777" w:rsidR="00630182" w:rsidRDefault="00630182" w:rsidP="00956C08">
            <w:pPr>
              <w:pStyle w:val="EngHang"/>
            </w:pPr>
            <w:r>
              <w:t>Intercede for us</w:t>
            </w:r>
          </w:p>
          <w:p w14:paraId="0F286A4A" w14:textId="77777777" w:rsidR="00630182" w:rsidRDefault="00630182" w:rsidP="00956C08">
            <w:pPr>
              <w:pStyle w:val="EngHang"/>
            </w:pPr>
            <w:r>
              <w:t>On judgment day,</w:t>
            </w:r>
          </w:p>
          <w:p w14:paraId="1C824252" w14:textId="77777777" w:rsidR="00630182" w:rsidRDefault="00630182" w:rsidP="00956C08">
            <w:pPr>
              <w:pStyle w:val="EngHang"/>
            </w:pPr>
            <w:r>
              <w:t>Before Your Son, who saved us,</w:t>
            </w:r>
          </w:p>
          <w:p w14:paraId="4C37086C" w14:textId="77777777" w:rsidR="00630182" w:rsidRDefault="00630182" w:rsidP="00956C08">
            <w:pPr>
              <w:pStyle w:val="EngHangEnd"/>
            </w:pPr>
            <w:r>
              <w:t>O Daughter of Zion.</w:t>
            </w:r>
          </w:p>
        </w:tc>
      </w:tr>
    </w:tbl>
    <w:p w14:paraId="2FBD0773" w14:textId="494C62AE" w:rsidR="00956C08" w:rsidRDefault="00956C08" w:rsidP="00956C08">
      <w:pPr>
        <w:pStyle w:val="Heading3"/>
      </w:pPr>
      <w:r>
        <w:t>Interpretation on (After) the Sunday Theotokia Part 5</w:t>
      </w:r>
    </w:p>
    <w:p w14:paraId="01D39FA5" w14:textId="77777777" w:rsidR="00956C08" w:rsidRPr="007A5907" w:rsidRDefault="00956C08" w:rsidP="00956C08">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56C08" w14:paraId="5A8A83EA" w14:textId="77777777" w:rsidTr="00956C08">
        <w:trPr>
          <w:cantSplit/>
        </w:trPr>
        <w:tc>
          <w:tcPr>
            <w:tcW w:w="288" w:type="dxa"/>
          </w:tcPr>
          <w:p w14:paraId="2EA040C1" w14:textId="77777777" w:rsidR="00956C08" w:rsidRDefault="00956C08" w:rsidP="00956C08">
            <w:pPr>
              <w:pStyle w:val="CopticCross"/>
            </w:pPr>
          </w:p>
        </w:tc>
        <w:tc>
          <w:tcPr>
            <w:tcW w:w="3960" w:type="dxa"/>
          </w:tcPr>
          <w:p w14:paraId="69CB6DA4" w14:textId="77777777" w:rsidR="00956C08" w:rsidRDefault="00956C08" w:rsidP="00956C08">
            <w:pPr>
              <w:pStyle w:val="EngHang"/>
            </w:pPr>
            <w:r>
              <w:t>The Lord spoke to Moses,</w:t>
            </w:r>
          </w:p>
          <w:p w14:paraId="4B7ABBAE" w14:textId="77777777" w:rsidR="00956C08" w:rsidRDefault="00956C08" w:rsidP="00956C08">
            <w:pPr>
              <w:pStyle w:val="EngHang"/>
            </w:pPr>
            <w:r>
              <w:t>Upon the mount, saying,</w:t>
            </w:r>
          </w:p>
          <w:p w14:paraId="5C6806C4" w14:textId="77777777" w:rsidR="00956C08" w:rsidRDefault="00956C08" w:rsidP="00956C08">
            <w:pPr>
              <w:pStyle w:val="EngHang"/>
            </w:pPr>
            <w:r>
              <w:t>“Arise, build a lampstand,</w:t>
            </w:r>
          </w:p>
          <w:p w14:paraId="52DF45ED" w14:textId="493066D1" w:rsidR="00956C08" w:rsidRDefault="00956C08" w:rsidP="00956C08">
            <w:pPr>
              <w:pStyle w:val="EngHangEnd"/>
            </w:pPr>
            <w:r>
              <w:t>Overlaid with elect gold,</w:t>
            </w:r>
          </w:p>
        </w:tc>
      </w:tr>
      <w:tr w:rsidR="00956C08" w14:paraId="7EDD08ED" w14:textId="77777777" w:rsidTr="00956C08">
        <w:trPr>
          <w:cantSplit/>
        </w:trPr>
        <w:tc>
          <w:tcPr>
            <w:tcW w:w="288" w:type="dxa"/>
          </w:tcPr>
          <w:p w14:paraId="0EF39AA7" w14:textId="77777777" w:rsidR="00956C08" w:rsidRPr="001E2E1C" w:rsidRDefault="00956C08" w:rsidP="00956C08">
            <w:pPr>
              <w:pStyle w:val="CopticCross"/>
            </w:pPr>
            <w:r>
              <w:t>¿</w:t>
            </w:r>
          </w:p>
        </w:tc>
        <w:tc>
          <w:tcPr>
            <w:tcW w:w="3960" w:type="dxa"/>
          </w:tcPr>
          <w:p w14:paraId="5B0D054B" w14:textId="77777777" w:rsidR="00956C08" w:rsidRDefault="00956C08" w:rsidP="00956C08">
            <w:pPr>
              <w:pStyle w:val="EngHang"/>
            </w:pPr>
            <w:r>
              <w:t>With seven candles upon it,</w:t>
            </w:r>
          </w:p>
          <w:p w14:paraId="262CFF1E" w14:textId="77777777" w:rsidR="00956C08" w:rsidRDefault="00956C08" w:rsidP="00956C08">
            <w:pPr>
              <w:pStyle w:val="EngHang"/>
            </w:pPr>
            <w:r>
              <w:t>Shining by day and by night,</w:t>
            </w:r>
          </w:p>
          <w:p w14:paraId="39B3DEE5" w14:textId="77777777" w:rsidR="00956C08" w:rsidRDefault="00956C08" w:rsidP="00956C08">
            <w:pPr>
              <w:pStyle w:val="EngHang"/>
            </w:pPr>
            <w:r>
              <w:t>Within the Sanctuary,</w:t>
            </w:r>
          </w:p>
          <w:p w14:paraId="5FF616FE" w14:textId="2CE89C35" w:rsidR="00956C08" w:rsidRDefault="00956C08" w:rsidP="00956C08">
            <w:pPr>
              <w:pStyle w:val="EngHangEnd"/>
            </w:pPr>
            <w:r>
              <w:t>By the Ark.”</w:t>
            </w:r>
          </w:p>
        </w:tc>
      </w:tr>
      <w:tr w:rsidR="00956C08" w14:paraId="2AEAB9E5" w14:textId="77777777" w:rsidTr="00956C08">
        <w:trPr>
          <w:cantSplit/>
        </w:trPr>
        <w:tc>
          <w:tcPr>
            <w:tcW w:w="288" w:type="dxa"/>
          </w:tcPr>
          <w:p w14:paraId="00AC7991" w14:textId="77777777" w:rsidR="00956C08" w:rsidRDefault="00956C08" w:rsidP="00956C08">
            <w:pPr>
              <w:pStyle w:val="CopticCross"/>
            </w:pPr>
          </w:p>
        </w:tc>
        <w:tc>
          <w:tcPr>
            <w:tcW w:w="3960" w:type="dxa"/>
          </w:tcPr>
          <w:p w14:paraId="370EFE21" w14:textId="77777777" w:rsidR="00956C08" w:rsidRDefault="00956C08" w:rsidP="00956C08">
            <w:pPr>
              <w:pStyle w:val="EngHang"/>
            </w:pPr>
            <w:r>
              <w:t>He made it according to the pattern,</w:t>
            </w:r>
          </w:p>
          <w:p w14:paraId="59D250F7" w14:textId="77777777" w:rsidR="00956C08" w:rsidRDefault="00956C08" w:rsidP="00956C08">
            <w:pPr>
              <w:pStyle w:val="EngHang"/>
            </w:pPr>
            <w:r>
              <w:t>And build the lampstand</w:t>
            </w:r>
          </w:p>
          <w:p w14:paraId="60C9C71F" w14:textId="77777777" w:rsidR="00956C08" w:rsidRDefault="00956C08" w:rsidP="00956C08">
            <w:pPr>
              <w:pStyle w:val="EngHang"/>
            </w:pPr>
            <w:r>
              <w:t>Of precious gold.</w:t>
            </w:r>
          </w:p>
          <w:p w14:paraId="0BBB48F6" w14:textId="3A98CC0F" w:rsidR="00956C08" w:rsidRDefault="00956C08" w:rsidP="00956C08">
            <w:pPr>
              <w:pStyle w:val="EngHangEnd"/>
            </w:pPr>
            <w:r>
              <w:t>You are blessed, O elect one.</w:t>
            </w:r>
          </w:p>
        </w:tc>
      </w:tr>
      <w:tr w:rsidR="00956C08" w14:paraId="52D5EB48" w14:textId="77777777" w:rsidTr="00956C08">
        <w:trPr>
          <w:cantSplit/>
        </w:trPr>
        <w:tc>
          <w:tcPr>
            <w:tcW w:w="288" w:type="dxa"/>
          </w:tcPr>
          <w:p w14:paraId="09EA4655" w14:textId="77777777" w:rsidR="00956C08" w:rsidRDefault="00956C08" w:rsidP="00956C08">
            <w:pPr>
              <w:pStyle w:val="CopticCross"/>
            </w:pPr>
            <w:r>
              <w:t>¿</w:t>
            </w:r>
          </w:p>
        </w:tc>
        <w:tc>
          <w:tcPr>
            <w:tcW w:w="3960" w:type="dxa"/>
          </w:tcPr>
          <w:p w14:paraId="428D1EF1" w14:textId="77777777" w:rsidR="00956C08" w:rsidRDefault="00956C08" w:rsidP="00956C08">
            <w:pPr>
              <w:pStyle w:val="EngHang"/>
            </w:pPr>
            <w:r>
              <w:t>You are blessed, O Mary,</w:t>
            </w:r>
          </w:p>
          <w:p w14:paraId="01BCDB01" w14:textId="77777777" w:rsidR="00956C08" w:rsidRDefault="00956C08" w:rsidP="00956C08">
            <w:pPr>
              <w:pStyle w:val="EngHang"/>
            </w:pPr>
            <w:r>
              <w:t>You gave meaning to the types,</w:t>
            </w:r>
          </w:p>
          <w:p w14:paraId="0041FF52" w14:textId="77777777" w:rsidR="00956C08" w:rsidRDefault="00956C08" w:rsidP="00956C08">
            <w:pPr>
              <w:pStyle w:val="EngHang"/>
            </w:pPr>
            <w:r>
              <w:t>Your light dawned upon us,</w:t>
            </w:r>
          </w:p>
          <w:p w14:paraId="68D51D67" w14:textId="569A1334" w:rsidR="00956C08" w:rsidRDefault="00956C08" w:rsidP="00956C08">
            <w:pPr>
              <w:pStyle w:val="EngHangEnd"/>
            </w:pPr>
            <w:r>
              <w:t>We the Christians.</w:t>
            </w:r>
          </w:p>
        </w:tc>
      </w:tr>
      <w:tr w:rsidR="00956C08" w14:paraId="6A33347B" w14:textId="77777777" w:rsidTr="00956C08">
        <w:trPr>
          <w:cantSplit/>
        </w:trPr>
        <w:tc>
          <w:tcPr>
            <w:tcW w:w="288" w:type="dxa"/>
          </w:tcPr>
          <w:p w14:paraId="73B01473" w14:textId="77777777" w:rsidR="00956C08" w:rsidRDefault="00956C08" w:rsidP="00956C08">
            <w:pPr>
              <w:pStyle w:val="CopticCross"/>
            </w:pPr>
          </w:p>
        </w:tc>
        <w:tc>
          <w:tcPr>
            <w:tcW w:w="3960" w:type="dxa"/>
          </w:tcPr>
          <w:p w14:paraId="1EA039E3" w14:textId="77777777" w:rsidR="00956C08" w:rsidRDefault="00956C08" w:rsidP="00956C08">
            <w:pPr>
              <w:pStyle w:val="EngHang"/>
            </w:pPr>
            <w:r>
              <w:t>You are the lampstand,</w:t>
            </w:r>
          </w:p>
          <w:p w14:paraId="092341DE" w14:textId="77777777" w:rsidR="00956C08" w:rsidRDefault="00956C08" w:rsidP="00956C08">
            <w:pPr>
              <w:pStyle w:val="EngHang"/>
            </w:pPr>
            <w:r>
              <w:t>Ever giving light,</w:t>
            </w:r>
          </w:p>
          <w:p w14:paraId="0F8D502E" w14:textId="77777777" w:rsidR="00956C08" w:rsidRDefault="00956C08" w:rsidP="00956C08">
            <w:pPr>
              <w:pStyle w:val="EngHang"/>
            </w:pPr>
            <w:r>
              <w:t>Shining brightly</w:t>
            </w:r>
          </w:p>
          <w:p w14:paraId="2245C8C0" w14:textId="45D9BDF5" w:rsidR="00956C08" w:rsidRDefault="00956C08" w:rsidP="00956C08">
            <w:pPr>
              <w:pStyle w:val="EngHangEnd"/>
              <w:ind w:left="0" w:firstLine="0"/>
            </w:pPr>
            <w:r>
              <w:t>Upon all the earth.</w:t>
            </w:r>
          </w:p>
        </w:tc>
      </w:tr>
      <w:tr w:rsidR="00956C08" w14:paraId="20C74E9B" w14:textId="77777777" w:rsidTr="00956C08">
        <w:trPr>
          <w:cantSplit/>
        </w:trPr>
        <w:tc>
          <w:tcPr>
            <w:tcW w:w="288" w:type="dxa"/>
          </w:tcPr>
          <w:p w14:paraId="49713E81" w14:textId="77777777" w:rsidR="00956C08" w:rsidRDefault="00956C08" w:rsidP="00956C08">
            <w:pPr>
              <w:pStyle w:val="CopticCross"/>
            </w:pPr>
            <w:r>
              <w:t>¿</w:t>
            </w:r>
          </w:p>
        </w:tc>
        <w:tc>
          <w:tcPr>
            <w:tcW w:w="3960" w:type="dxa"/>
          </w:tcPr>
          <w:p w14:paraId="777CC2F7" w14:textId="77777777" w:rsidR="00956C08" w:rsidRDefault="00956C08" w:rsidP="00956C08">
            <w:pPr>
              <w:pStyle w:val="EngHang"/>
            </w:pPr>
            <w:r>
              <w:t>O Mary, you are higher</w:t>
            </w:r>
          </w:p>
          <w:p w14:paraId="2CF9C3B8" w14:textId="77777777" w:rsidR="00956C08" w:rsidRDefault="00956C08" w:rsidP="00956C08">
            <w:pPr>
              <w:pStyle w:val="EngHang"/>
            </w:pPr>
            <w:r>
              <w:t>Than all the upright fathers.</w:t>
            </w:r>
          </w:p>
          <w:p w14:paraId="40165E92" w14:textId="77777777" w:rsidR="00956C08" w:rsidRDefault="00956C08" w:rsidP="00956C08">
            <w:pPr>
              <w:pStyle w:val="EngHang"/>
            </w:pPr>
            <w:r>
              <w:t>The Holy Spirit Of the Lord</w:t>
            </w:r>
          </w:p>
          <w:p w14:paraId="392D7AA8" w14:textId="4CD9135B" w:rsidR="00956C08" w:rsidRDefault="00956C08" w:rsidP="00956C08">
            <w:pPr>
              <w:pStyle w:val="EngHangEnd"/>
            </w:pPr>
            <w:r>
              <w:t>Came upon you.</w:t>
            </w:r>
          </w:p>
        </w:tc>
      </w:tr>
      <w:tr w:rsidR="00956C08" w14:paraId="594010F0" w14:textId="77777777" w:rsidTr="00956C08">
        <w:trPr>
          <w:cantSplit/>
        </w:trPr>
        <w:tc>
          <w:tcPr>
            <w:tcW w:w="288" w:type="dxa"/>
          </w:tcPr>
          <w:p w14:paraId="191F6667" w14:textId="77777777" w:rsidR="00956C08" w:rsidRDefault="00956C08" w:rsidP="00956C08">
            <w:pPr>
              <w:pStyle w:val="CopticCross"/>
            </w:pPr>
          </w:p>
        </w:tc>
        <w:tc>
          <w:tcPr>
            <w:tcW w:w="3960" w:type="dxa"/>
          </w:tcPr>
          <w:p w14:paraId="748B34BB" w14:textId="77777777" w:rsidR="00956C08" w:rsidRDefault="00956C08" w:rsidP="00956C08">
            <w:pPr>
              <w:pStyle w:val="EngHang"/>
            </w:pPr>
            <w:r>
              <w:t>Moses saw you</w:t>
            </w:r>
          </w:p>
          <w:p w14:paraId="522D59B7" w14:textId="77777777" w:rsidR="00956C08" w:rsidRDefault="00956C08" w:rsidP="00956C08">
            <w:pPr>
              <w:pStyle w:val="EngHang"/>
            </w:pPr>
            <w:r>
              <w:t>Upon Mount Tabor,</w:t>
            </w:r>
          </w:p>
          <w:p w14:paraId="5602FFED" w14:textId="77777777" w:rsidR="00956C08" w:rsidRDefault="00956C08" w:rsidP="00956C08">
            <w:pPr>
              <w:pStyle w:val="EngHang"/>
            </w:pPr>
            <w:r>
              <w:t>As a planted tree</w:t>
            </w:r>
          </w:p>
          <w:p w14:paraId="63053145" w14:textId="5F8920CC" w:rsidR="00956C08" w:rsidRDefault="00956C08" w:rsidP="00956C08">
            <w:pPr>
              <w:pStyle w:val="EngHangEnd"/>
              <w:ind w:left="0" w:firstLine="0"/>
            </w:pPr>
            <w:r>
              <w:t>Surrounded by light.</w:t>
            </w:r>
          </w:p>
        </w:tc>
      </w:tr>
      <w:tr w:rsidR="00956C08" w14:paraId="4980DB01" w14:textId="77777777" w:rsidTr="00956C08">
        <w:trPr>
          <w:cantSplit/>
        </w:trPr>
        <w:tc>
          <w:tcPr>
            <w:tcW w:w="288" w:type="dxa"/>
          </w:tcPr>
          <w:p w14:paraId="09D69E1C" w14:textId="77777777" w:rsidR="00956C08" w:rsidRDefault="00956C08" w:rsidP="00956C08">
            <w:pPr>
              <w:pStyle w:val="CopticCross"/>
            </w:pPr>
            <w:r>
              <w:lastRenderedPageBreak/>
              <w:t>¿</w:t>
            </w:r>
          </w:p>
        </w:tc>
        <w:tc>
          <w:tcPr>
            <w:tcW w:w="3960" w:type="dxa"/>
          </w:tcPr>
          <w:p w14:paraId="3CC3B4FE" w14:textId="77777777" w:rsidR="00956C08" w:rsidRDefault="003B3803" w:rsidP="003B3803">
            <w:pPr>
              <w:pStyle w:val="EngHang"/>
            </w:pPr>
            <w:r>
              <w:t>Through you, O Mary,</w:t>
            </w:r>
          </w:p>
          <w:p w14:paraId="3661F04E" w14:textId="77777777" w:rsidR="003B3803" w:rsidRDefault="003B3803" w:rsidP="003B3803">
            <w:pPr>
              <w:pStyle w:val="EngHang"/>
            </w:pPr>
            <w:r>
              <w:t>We obtained victory;</w:t>
            </w:r>
          </w:p>
          <w:p w14:paraId="062738D3" w14:textId="77777777" w:rsidR="003B3803" w:rsidRDefault="003B3803" w:rsidP="003B3803">
            <w:pPr>
              <w:pStyle w:val="EngHang"/>
            </w:pPr>
            <w:r>
              <w:t>No one has received</w:t>
            </w:r>
          </w:p>
          <w:p w14:paraId="4D36C719" w14:textId="441822A6" w:rsidR="003B3803" w:rsidRDefault="003B3803" w:rsidP="00956C08">
            <w:pPr>
              <w:pStyle w:val="EngHangEnd"/>
            </w:pPr>
            <w:r>
              <w:t>What you have been granted.</w:t>
            </w:r>
          </w:p>
        </w:tc>
      </w:tr>
      <w:tr w:rsidR="00956C08" w14:paraId="5C285864" w14:textId="77777777" w:rsidTr="00956C08">
        <w:trPr>
          <w:cantSplit/>
        </w:trPr>
        <w:tc>
          <w:tcPr>
            <w:tcW w:w="288" w:type="dxa"/>
          </w:tcPr>
          <w:p w14:paraId="6F5E95CB" w14:textId="77777777" w:rsidR="00956C08" w:rsidRDefault="00956C08" w:rsidP="00956C08">
            <w:pPr>
              <w:pStyle w:val="CopticCross"/>
            </w:pPr>
          </w:p>
        </w:tc>
        <w:tc>
          <w:tcPr>
            <w:tcW w:w="3960" w:type="dxa"/>
          </w:tcPr>
          <w:p w14:paraId="1924B339" w14:textId="77777777" w:rsidR="00956C08" w:rsidRDefault="003B3803" w:rsidP="003B3803">
            <w:pPr>
              <w:pStyle w:val="EngHang"/>
            </w:pPr>
            <w:r>
              <w:t>There is no one like you</w:t>
            </w:r>
          </w:p>
          <w:p w14:paraId="41FAB477" w14:textId="77777777" w:rsidR="003B3803" w:rsidRDefault="003B3803" w:rsidP="003B3803">
            <w:pPr>
              <w:pStyle w:val="EngHang"/>
            </w:pPr>
            <w:r>
              <w:t>On earth or in heaven;</w:t>
            </w:r>
          </w:p>
          <w:p w14:paraId="316FEA98" w14:textId="77777777" w:rsidR="003B3803" w:rsidRDefault="003B3803" w:rsidP="003B3803">
            <w:pPr>
              <w:pStyle w:val="EngHang"/>
            </w:pPr>
            <w:r>
              <w:t>The Lord favoured you</w:t>
            </w:r>
          </w:p>
          <w:p w14:paraId="1C7C0068" w14:textId="3FE4DB9A" w:rsidR="003B3803" w:rsidRDefault="003B3803" w:rsidP="003B3803">
            <w:pPr>
              <w:pStyle w:val="EngHangEnd"/>
            </w:pPr>
            <w:r>
              <w:t>Above all of creation.</w:t>
            </w:r>
          </w:p>
        </w:tc>
      </w:tr>
      <w:tr w:rsidR="00956C08" w14:paraId="2CF16EE5" w14:textId="77777777" w:rsidTr="00956C08">
        <w:trPr>
          <w:cantSplit/>
        </w:trPr>
        <w:tc>
          <w:tcPr>
            <w:tcW w:w="288" w:type="dxa"/>
          </w:tcPr>
          <w:p w14:paraId="12D3E087" w14:textId="77777777" w:rsidR="00956C08" w:rsidRDefault="00956C08" w:rsidP="00956C08">
            <w:pPr>
              <w:pStyle w:val="CopticCross"/>
            </w:pPr>
            <w:r>
              <w:t>¿</w:t>
            </w:r>
          </w:p>
        </w:tc>
        <w:tc>
          <w:tcPr>
            <w:tcW w:w="3960" w:type="dxa"/>
          </w:tcPr>
          <w:p w14:paraId="279F1ECF" w14:textId="77777777" w:rsidR="00956C08" w:rsidRDefault="003B3803" w:rsidP="003B3803">
            <w:pPr>
              <w:pStyle w:val="EngHang"/>
            </w:pPr>
            <w:r>
              <w:t>Many spoke of you</w:t>
            </w:r>
          </w:p>
          <w:p w14:paraId="4EA60EBA" w14:textId="77777777" w:rsidR="003B3803" w:rsidRDefault="003B3803" w:rsidP="003B3803">
            <w:pPr>
              <w:pStyle w:val="EngHang"/>
            </w:pPr>
            <w:r>
              <w:t>In prophesies and proverbs.</w:t>
            </w:r>
          </w:p>
          <w:p w14:paraId="18E4F1B5" w14:textId="77777777" w:rsidR="003B3803" w:rsidRDefault="003B3803" w:rsidP="003B3803">
            <w:pPr>
              <w:pStyle w:val="EngHang"/>
            </w:pPr>
            <w:r>
              <w:t>The fathers called you</w:t>
            </w:r>
          </w:p>
          <w:p w14:paraId="72010A34" w14:textId="354A4AD9" w:rsidR="003B3803" w:rsidRDefault="003B3803" w:rsidP="00956C08">
            <w:pPr>
              <w:pStyle w:val="EngHangEnd"/>
            </w:pPr>
            <w:r>
              <w:t>The fair dove.</w:t>
            </w:r>
          </w:p>
        </w:tc>
      </w:tr>
      <w:tr w:rsidR="00956C08" w14:paraId="57DA7634" w14:textId="77777777" w:rsidTr="00956C08">
        <w:trPr>
          <w:cantSplit/>
        </w:trPr>
        <w:tc>
          <w:tcPr>
            <w:tcW w:w="288" w:type="dxa"/>
          </w:tcPr>
          <w:p w14:paraId="4538005D" w14:textId="77777777" w:rsidR="00956C08" w:rsidRDefault="00956C08" w:rsidP="00956C08">
            <w:pPr>
              <w:pStyle w:val="CopticCross"/>
            </w:pPr>
          </w:p>
        </w:tc>
        <w:tc>
          <w:tcPr>
            <w:tcW w:w="3960" w:type="dxa"/>
          </w:tcPr>
          <w:p w14:paraId="407B29C6" w14:textId="77777777" w:rsidR="00956C08" w:rsidRDefault="003B3803" w:rsidP="003B3803">
            <w:pPr>
              <w:pStyle w:val="EngHang"/>
            </w:pPr>
            <w:r>
              <w:t>David, your father,</w:t>
            </w:r>
          </w:p>
          <w:p w14:paraId="1FC14FC8" w14:textId="77777777" w:rsidR="003B3803" w:rsidRDefault="003B3803" w:rsidP="003B3803">
            <w:pPr>
              <w:pStyle w:val="EngHang"/>
            </w:pPr>
            <w:r>
              <w:t>Said in the Psalms,</w:t>
            </w:r>
          </w:p>
          <w:p w14:paraId="3457D1DD" w14:textId="77777777" w:rsidR="003B3803" w:rsidRDefault="003B3803" w:rsidP="003B3803">
            <w:pPr>
              <w:pStyle w:val="EngHang"/>
            </w:pPr>
            <w:r>
              <w:t>“The Lord chose your beauty,</w:t>
            </w:r>
          </w:p>
          <w:p w14:paraId="5382B159" w14:textId="69B1734E" w:rsidR="003B3803" w:rsidRDefault="003B3803" w:rsidP="00956C08">
            <w:pPr>
              <w:pStyle w:val="EngHangEnd"/>
            </w:pPr>
            <w:r>
              <w:t>And increased yoru splendour”</w:t>
            </w:r>
          </w:p>
        </w:tc>
      </w:tr>
      <w:tr w:rsidR="00956C08" w14:paraId="272F332E" w14:textId="77777777" w:rsidTr="00956C08">
        <w:trPr>
          <w:cantSplit/>
        </w:trPr>
        <w:tc>
          <w:tcPr>
            <w:tcW w:w="288" w:type="dxa"/>
          </w:tcPr>
          <w:p w14:paraId="72F57EAE" w14:textId="77777777" w:rsidR="00956C08" w:rsidRDefault="00956C08" w:rsidP="00956C08">
            <w:pPr>
              <w:pStyle w:val="CopticCross"/>
            </w:pPr>
            <w:r>
              <w:t>¿</w:t>
            </w:r>
          </w:p>
        </w:tc>
        <w:tc>
          <w:tcPr>
            <w:tcW w:w="3960" w:type="dxa"/>
          </w:tcPr>
          <w:p w14:paraId="65852A56" w14:textId="77777777" w:rsidR="00956C08" w:rsidRDefault="003B3803" w:rsidP="003B3803">
            <w:pPr>
              <w:pStyle w:val="EngHang"/>
            </w:pPr>
            <w:r>
              <w:t>He dwelt in your womb</w:t>
            </w:r>
          </w:p>
          <w:p w14:paraId="223CDE91" w14:textId="77777777" w:rsidR="003B3803" w:rsidRDefault="003B3803" w:rsidP="003B3803">
            <w:pPr>
              <w:pStyle w:val="EngHang"/>
            </w:pPr>
            <w:r>
              <w:t>For nine full months.</w:t>
            </w:r>
          </w:p>
          <w:p w14:paraId="037209F2" w14:textId="77777777" w:rsidR="003B3803" w:rsidRDefault="003B3803" w:rsidP="003B3803">
            <w:pPr>
              <w:pStyle w:val="EngHang"/>
            </w:pPr>
            <w:r>
              <w:t>You gave birth to Him and gave Him milk,</w:t>
            </w:r>
          </w:p>
          <w:p w14:paraId="194FD871" w14:textId="2FD60CA1" w:rsidR="003B3803" w:rsidRDefault="003B3803" w:rsidP="00956C08">
            <w:pPr>
              <w:pStyle w:val="EngHangEnd"/>
            </w:pPr>
            <w:r>
              <w:t>According to the angelic decree.</w:t>
            </w:r>
          </w:p>
        </w:tc>
      </w:tr>
      <w:tr w:rsidR="00956C08" w14:paraId="4EC8423F" w14:textId="77777777" w:rsidTr="00956C08">
        <w:trPr>
          <w:cantSplit/>
        </w:trPr>
        <w:tc>
          <w:tcPr>
            <w:tcW w:w="288" w:type="dxa"/>
          </w:tcPr>
          <w:p w14:paraId="58CB342A" w14:textId="77777777" w:rsidR="00956C08" w:rsidRDefault="00956C08" w:rsidP="00956C08">
            <w:pPr>
              <w:pStyle w:val="CopticCross"/>
            </w:pPr>
          </w:p>
        </w:tc>
        <w:tc>
          <w:tcPr>
            <w:tcW w:w="3960" w:type="dxa"/>
          </w:tcPr>
          <w:p w14:paraId="7F655EC5" w14:textId="77777777" w:rsidR="00956C08" w:rsidRDefault="003B3803" w:rsidP="003B3803">
            <w:pPr>
              <w:pStyle w:val="EngHang"/>
            </w:pPr>
            <w:r>
              <w:t>He also said,</w:t>
            </w:r>
          </w:p>
          <w:p w14:paraId="1308E6D1" w14:textId="77777777" w:rsidR="003B3803" w:rsidRDefault="003B3803" w:rsidP="003B3803">
            <w:pPr>
              <w:pStyle w:val="EngHang"/>
            </w:pPr>
            <w:r>
              <w:t>“O mother of Man,</w:t>
            </w:r>
          </w:p>
          <w:p w14:paraId="65FCFEB6" w14:textId="77777777" w:rsidR="003B3803" w:rsidRDefault="003B3803" w:rsidP="003B3803">
            <w:pPr>
              <w:pStyle w:val="EngHang"/>
            </w:pPr>
            <w:r>
              <w:t>A Man dwelt in her,</w:t>
            </w:r>
          </w:p>
          <w:p w14:paraId="15A0A435" w14:textId="64C0BC44" w:rsidR="003B3803" w:rsidRDefault="003B3803" w:rsidP="00956C08">
            <w:pPr>
              <w:pStyle w:val="EngHangEnd"/>
            </w:pPr>
            <w:r>
              <w:t>The Most High King”</w:t>
            </w:r>
          </w:p>
        </w:tc>
      </w:tr>
      <w:tr w:rsidR="00956C08" w14:paraId="17F095DE" w14:textId="77777777" w:rsidTr="00956C08">
        <w:trPr>
          <w:cantSplit/>
        </w:trPr>
        <w:tc>
          <w:tcPr>
            <w:tcW w:w="288" w:type="dxa"/>
          </w:tcPr>
          <w:p w14:paraId="73A23F2E" w14:textId="77777777" w:rsidR="00956C08" w:rsidRDefault="00956C08" w:rsidP="00956C08">
            <w:pPr>
              <w:pStyle w:val="CopticCross"/>
            </w:pPr>
            <w:r>
              <w:lastRenderedPageBreak/>
              <w:t>¿</w:t>
            </w:r>
          </w:p>
        </w:tc>
        <w:tc>
          <w:tcPr>
            <w:tcW w:w="3960" w:type="dxa"/>
          </w:tcPr>
          <w:p w14:paraId="4DBC4C7B" w14:textId="7C575A8C" w:rsidR="00956C08" w:rsidRDefault="003B3803" w:rsidP="003B3803">
            <w:pPr>
              <w:pStyle w:val="EngHang"/>
            </w:pPr>
            <w:r>
              <w:t>He Who overshadowed her</w:t>
            </w:r>
          </w:p>
          <w:p w14:paraId="31A41BBE" w14:textId="77777777" w:rsidR="003B3803" w:rsidRDefault="003B3803" w:rsidP="003B3803">
            <w:pPr>
              <w:pStyle w:val="EngHang"/>
            </w:pPr>
            <w:r>
              <w:t>With His Holy Spirit;</w:t>
            </w:r>
          </w:p>
          <w:p w14:paraId="706FBC9F" w14:textId="77777777" w:rsidR="003B3803" w:rsidRDefault="003B3803" w:rsidP="003B3803">
            <w:pPr>
              <w:pStyle w:val="EngHang"/>
            </w:pPr>
            <w:r>
              <w:t>You gave birth to the Ture God,</w:t>
            </w:r>
          </w:p>
          <w:p w14:paraId="4B36FF65" w14:textId="565A6622" w:rsidR="003B3803" w:rsidRDefault="003B3803" w:rsidP="00956C08">
            <w:pPr>
              <w:pStyle w:val="EngHangEnd"/>
            </w:pPr>
            <w:r>
              <w:t>The Creator of all souls.</w:t>
            </w:r>
          </w:p>
        </w:tc>
      </w:tr>
      <w:tr w:rsidR="00956C08" w14:paraId="402A0858" w14:textId="77777777" w:rsidTr="00956C08">
        <w:trPr>
          <w:cantSplit/>
        </w:trPr>
        <w:tc>
          <w:tcPr>
            <w:tcW w:w="288" w:type="dxa"/>
          </w:tcPr>
          <w:p w14:paraId="03B226C4" w14:textId="77777777" w:rsidR="00956C08" w:rsidRDefault="00956C08" w:rsidP="00956C08">
            <w:pPr>
              <w:pStyle w:val="CopticCross"/>
            </w:pPr>
          </w:p>
        </w:tc>
        <w:tc>
          <w:tcPr>
            <w:tcW w:w="3960" w:type="dxa"/>
          </w:tcPr>
          <w:p w14:paraId="6485DAC2" w14:textId="77777777" w:rsidR="00956C08" w:rsidRDefault="00956C08" w:rsidP="00956C08">
            <w:pPr>
              <w:pStyle w:val="EngHang"/>
            </w:pPr>
            <w:r>
              <w:t>Hail to you O Mary,</w:t>
            </w:r>
          </w:p>
          <w:p w14:paraId="7E262F19" w14:textId="77777777" w:rsidR="00956C08" w:rsidRDefault="00956C08" w:rsidP="00956C08">
            <w:pPr>
              <w:pStyle w:val="EngHang"/>
            </w:pPr>
            <w:r>
              <w:t>O full of grace,</w:t>
            </w:r>
          </w:p>
          <w:p w14:paraId="19E9BE22" w14:textId="77777777" w:rsidR="00956C08" w:rsidRDefault="00956C08" w:rsidP="00956C08">
            <w:pPr>
              <w:pStyle w:val="EngHang"/>
            </w:pPr>
            <w:r>
              <w:t>You are surrounded in light,</w:t>
            </w:r>
          </w:p>
          <w:p w14:paraId="372FCF21" w14:textId="77777777" w:rsidR="00956C08" w:rsidRDefault="00956C08" w:rsidP="00956C08">
            <w:pPr>
              <w:pStyle w:val="EngHangEnd"/>
            </w:pPr>
            <w:r>
              <w:t>O Mother of the Merfciful.</w:t>
            </w:r>
          </w:p>
        </w:tc>
      </w:tr>
      <w:tr w:rsidR="00956C08" w14:paraId="72689591" w14:textId="77777777" w:rsidTr="00956C08">
        <w:trPr>
          <w:cantSplit/>
        </w:trPr>
        <w:tc>
          <w:tcPr>
            <w:tcW w:w="288" w:type="dxa"/>
          </w:tcPr>
          <w:p w14:paraId="278EEC44" w14:textId="77777777" w:rsidR="00956C08" w:rsidRDefault="00956C08" w:rsidP="00956C08">
            <w:pPr>
              <w:pStyle w:val="CopticCross"/>
            </w:pPr>
            <w:r>
              <w:t>¿</w:t>
            </w:r>
          </w:p>
        </w:tc>
        <w:tc>
          <w:tcPr>
            <w:tcW w:w="3960" w:type="dxa"/>
          </w:tcPr>
          <w:p w14:paraId="310AAD71" w14:textId="77777777" w:rsidR="00956C08" w:rsidRDefault="00956C08" w:rsidP="00956C08">
            <w:pPr>
              <w:pStyle w:val="EngHang"/>
            </w:pPr>
            <w:r>
              <w:t>Intercede for us</w:t>
            </w:r>
          </w:p>
          <w:p w14:paraId="01AC9F7F" w14:textId="77777777" w:rsidR="00956C08" w:rsidRDefault="00956C08" w:rsidP="00956C08">
            <w:pPr>
              <w:pStyle w:val="EngHang"/>
            </w:pPr>
            <w:r>
              <w:t>On judgment day,</w:t>
            </w:r>
          </w:p>
          <w:p w14:paraId="566F7DA3" w14:textId="77777777" w:rsidR="00956C08" w:rsidRDefault="00956C08" w:rsidP="00956C08">
            <w:pPr>
              <w:pStyle w:val="EngHang"/>
            </w:pPr>
            <w:r>
              <w:t>Before Your Son, who saved us,</w:t>
            </w:r>
          </w:p>
          <w:p w14:paraId="0E33C065" w14:textId="77777777" w:rsidR="00956C08" w:rsidRDefault="00956C08" w:rsidP="00956C08">
            <w:pPr>
              <w:pStyle w:val="EngHangEnd"/>
            </w:pPr>
            <w:r>
              <w:t>O Daughter of Zion.</w:t>
            </w:r>
          </w:p>
        </w:tc>
      </w:tr>
    </w:tbl>
    <w:p w14:paraId="5939773B" w14:textId="3FF9F1D8" w:rsidR="003B3803" w:rsidRDefault="003B3803" w:rsidP="003B3803">
      <w:pPr>
        <w:pStyle w:val="Heading3"/>
      </w:pPr>
      <w:r>
        <w:t>Interpretation on (After) the Sunday Theotokia Part 6</w:t>
      </w:r>
    </w:p>
    <w:p w14:paraId="0C9FFC29" w14:textId="77777777" w:rsidR="003B3803" w:rsidRPr="007A5907" w:rsidRDefault="003B3803" w:rsidP="003B3803">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3B3803" w14:paraId="50436C1A" w14:textId="77777777" w:rsidTr="003B3803">
        <w:trPr>
          <w:cantSplit/>
        </w:trPr>
        <w:tc>
          <w:tcPr>
            <w:tcW w:w="288" w:type="dxa"/>
          </w:tcPr>
          <w:p w14:paraId="70996FAF" w14:textId="77777777" w:rsidR="003B3803" w:rsidRDefault="003B3803" w:rsidP="003B3803">
            <w:pPr>
              <w:pStyle w:val="CopticCross"/>
            </w:pPr>
          </w:p>
        </w:tc>
        <w:tc>
          <w:tcPr>
            <w:tcW w:w="3960" w:type="dxa"/>
          </w:tcPr>
          <w:p w14:paraId="2C336A30" w14:textId="0AB8FCED" w:rsidR="003B3803" w:rsidRDefault="003B3803" w:rsidP="003B3803">
            <w:pPr>
              <w:pStyle w:val="EngHang"/>
            </w:pPr>
            <w:r>
              <w:t>You are the censer of Aaron,</w:t>
            </w:r>
          </w:p>
          <w:p w14:paraId="177C5CFF" w14:textId="77777777" w:rsidR="003B3803" w:rsidRDefault="003B3803" w:rsidP="003B3803">
            <w:pPr>
              <w:pStyle w:val="EngHang"/>
            </w:pPr>
            <w:r>
              <w:t>Carring the Ember.</w:t>
            </w:r>
          </w:p>
          <w:p w14:paraId="5E8BF820" w14:textId="77777777" w:rsidR="003B3803" w:rsidRDefault="003B3803" w:rsidP="003B3803">
            <w:pPr>
              <w:pStyle w:val="EngHang"/>
            </w:pPr>
            <w:r>
              <w:t>Its incense and aroma</w:t>
            </w:r>
          </w:p>
          <w:p w14:paraId="3F76EBDE" w14:textId="693F9FE2" w:rsidR="003B3803" w:rsidRDefault="003B3803" w:rsidP="003B3803">
            <w:pPr>
              <w:pStyle w:val="EngHangEnd"/>
            </w:pPr>
            <w:r>
              <w:t>Filled the whole universe.</w:t>
            </w:r>
          </w:p>
        </w:tc>
      </w:tr>
      <w:tr w:rsidR="003B3803" w14:paraId="1B859591" w14:textId="77777777" w:rsidTr="003B3803">
        <w:trPr>
          <w:cantSplit/>
        </w:trPr>
        <w:tc>
          <w:tcPr>
            <w:tcW w:w="288" w:type="dxa"/>
          </w:tcPr>
          <w:p w14:paraId="45971416" w14:textId="77777777" w:rsidR="003B3803" w:rsidRPr="001E2E1C" w:rsidRDefault="003B3803" w:rsidP="003B3803">
            <w:pPr>
              <w:pStyle w:val="CopticCross"/>
            </w:pPr>
            <w:r>
              <w:t>¿</w:t>
            </w:r>
          </w:p>
        </w:tc>
        <w:tc>
          <w:tcPr>
            <w:tcW w:w="3960" w:type="dxa"/>
          </w:tcPr>
          <w:p w14:paraId="6B959B3A" w14:textId="77777777" w:rsidR="003B3803" w:rsidRDefault="003B3803" w:rsidP="003B3803">
            <w:pPr>
              <w:pStyle w:val="EngHang"/>
            </w:pPr>
            <w:r>
              <w:t>Your presence, O Mary,</w:t>
            </w:r>
          </w:p>
          <w:p w14:paraId="4CF51732" w14:textId="37143BA0" w:rsidR="003B3803" w:rsidRDefault="003B3803" w:rsidP="003B3803">
            <w:pPr>
              <w:pStyle w:val="EngHang"/>
            </w:pPr>
            <w:r>
              <w:t>Has saved us from Hell’s fire.</w:t>
            </w:r>
          </w:p>
          <w:p w14:paraId="2D2839AA" w14:textId="77777777" w:rsidR="003B3803" w:rsidRDefault="003B3803" w:rsidP="003B3803">
            <w:pPr>
              <w:pStyle w:val="EngHang"/>
            </w:pPr>
            <w:r>
              <w:t>The promise was fulfilled through you,</w:t>
            </w:r>
          </w:p>
          <w:p w14:paraId="27484B83" w14:textId="2FED8B11" w:rsidR="003B3803" w:rsidRDefault="003B3803" w:rsidP="003B3803">
            <w:pPr>
              <w:pStyle w:val="EngHangEnd"/>
            </w:pPr>
            <w:r>
              <w:t>According to prophecy.</w:t>
            </w:r>
          </w:p>
        </w:tc>
      </w:tr>
      <w:tr w:rsidR="003B3803" w14:paraId="6C330B16" w14:textId="77777777" w:rsidTr="003B3803">
        <w:trPr>
          <w:cantSplit/>
        </w:trPr>
        <w:tc>
          <w:tcPr>
            <w:tcW w:w="288" w:type="dxa"/>
          </w:tcPr>
          <w:p w14:paraId="6EC79F42" w14:textId="77777777" w:rsidR="003B3803" w:rsidRDefault="003B3803" w:rsidP="003B3803">
            <w:pPr>
              <w:pStyle w:val="CopticCross"/>
            </w:pPr>
          </w:p>
        </w:tc>
        <w:tc>
          <w:tcPr>
            <w:tcW w:w="3960" w:type="dxa"/>
          </w:tcPr>
          <w:p w14:paraId="367F22D1" w14:textId="77777777" w:rsidR="003B3803" w:rsidRDefault="003B3803" w:rsidP="003B3803">
            <w:pPr>
              <w:pStyle w:val="EngHang"/>
            </w:pPr>
            <w:r>
              <w:t>You are the censer,</w:t>
            </w:r>
          </w:p>
          <w:p w14:paraId="06B50232" w14:textId="77777777" w:rsidR="003B3803" w:rsidRDefault="003B3803" w:rsidP="003B3803">
            <w:pPr>
              <w:pStyle w:val="EngHang"/>
            </w:pPr>
            <w:r>
              <w:t>Bearing ointment and incense.</w:t>
            </w:r>
          </w:p>
          <w:p w14:paraId="3E33785C" w14:textId="77777777" w:rsidR="003B3803" w:rsidRDefault="003B3803" w:rsidP="003B3803">
            <w:pPr>
              <w:pStyle w:val="EngHang"/>
            </w:pPr>
            <w:r>
              <w:t>You held the Son of God,</w:t>
            </w:r>
          </w:p>
          <w:p w14:paraId="7B9708A1" w14:textId="7F1B3291" w:rsidR="003B3803" w:rsidRDefault="003B3803" w:rsidP="003B3803">
            <w:pPr>
              <w:pStyle w:val="EngHangEnd"/>
            </w:pPr>
            <w:r>
              <w:t>The true Light of true Light.</w:t>
            </w:r>
          </w:p>
        </w:tc>
      </w:tr>
      <w:tr w:rsidR="003B3803" w14:paraId="78BF20F3" w14:textId="77777777" w:rsidTr="003B3803">
        <w:trPr>
          <w:cantSplit/>
        </w:trPr>
        <w:tc>
          <w:tcPr>
            <w:tcW w:w="288" w:type="dxa"/>
          </w:tcPr>
          <w:p w14:paraId="7D3D3BE8" w14:textId="77777777" w:rsidR="003B3803" w:rsidRDefault="003B3803" w:rsidP="003B3803">
            <w:pPr>
              <w:pStyle w:val="CopticCross"/>
            </w:pPr>
            <w:r>
              <w:lastRenderedPageBreak/>
              <w:t>¿</w:t>
            </w:r>
          </w:p>
        </w:tc>
        <w:tc>
          <w:tcPr>
            <w:tcW w:w="3960" w:type="dxa"/>
          </w:tcPr>
          <w:p w14:paraId="24C41906" w14:textId="77777777" w:rsidR="003B3803" w:rsidRDefault="003B3803" w:rsidP="003B3803">
            <w:pPr>
              <w:pStyle w:val="EngHang"/>
            </w:pPr>
            <w:r>
              <w:t>He dwlt in your womb</w:t>
            </w:r>
          </w:p>
          <w:p w14:paraId="06AB5430" w14:textId="77777777" w:rsidR="003B3803" w:rsidRDefault="003B3803" w:rsidP="003B3803">
            <w:pPr>
              <w:pStyle w:val="EngHang"/>
            </w:pPr>
            <w:r>
              <w:t>For nine months.</w:t>
            </w:r>
          </w:p>
          <w:p w14:paraId="446874E2" w14:textId="77777777" w:rsidR="003B3803" w:rsidRDefault="003B3803" w:rsidP="003B3803">
            <w:pPr>
              <w:pStyle w:val="EngHang"/>
            </w:pPr>
            <w:r>
              <w:t>You gave birth to Him and gave Him milk,</w:t>
            </w:r>
          </w:p>
          <w:p w14:paraId="6146EB56" w14:textId="04D3E47E" w:rsidR="003B3803" w:rsidRDefault="003B3803" w:rsidP="003B3803">
            <w:pPr>
              <w:pStyle w:val="EngHangEnd"/>
            </w:pPr>
            <w:r>
              <w:t>As a true man.</w:t>
            </w:r>
          </w:p>
        </w:tc>
      </w:tr>
      <w:tr w:rsidR="003B3803" w14:paraId="571F5793" w14:textId="77777777" w:rsidTr="003B3803">
        <w:trPr>
          <w:cantSplit/>
        </w:trPr>
        <w:tc>
          <w:tcPr>
            <w:tcW w:w="288" w:type="dxa"/>
          </w:tcPr>
          <w:p w14:paraId="575FFAE5" w14:textId="77777777" w:rsidR="003B3803" w:rsidRDefault="003B3803" w:rsidP="003B3803">
            <w:pPr>
              <w:pStyle w:val="CopticCross"/>
            </w:pPr>
          </w:p>
        </w:tc>
        <w:tc>
          <w:tcPr>
            <w:tcW w:w="3960" w:type="dxa"/>
          </w:tcPr>
          <w:p w14:paraId="5C5CE141" w14:textId="77777777" w:rsidR="003B3803" w:rsidRDefault="003B3803" w:rsidP="003B3803">
            <w:pPr>
              <w:pStyle w:val="EngHang"/>
            </w:pPr>
            <w:r>
              <w:t>You are the censer of Aaron,</w:t>
            </w:r>
          </w:p>
          <w:p w14:paraId="572ABD00" w14:textId="77777777" w:rsidR="003B3803" w:rsidRDefault="003B3803" w:rsidP="003B3803">
            <w:pPr>
              <w:pStyle w:val="EngHang"/>
            </w:pPr>
            <w:r>
              <w:t>Bearing the Ember and incense,</w:t>
            </w:r>
          </w:p>
          <w:p w14:paraId="17FEC47B" w14:textId="77777777" w:rsidR="003B3803" w:rsidRDefault="003B3803" w:rsidP="003B3803">
            <w:pPr>
              <w:pStyle w:val="EngHang"/>
            </w:pPr>
            <w:r>
              <w:t>O daughter of David,</w:t>
            </w:r>
          </w:p>
          <w:p w14:paraId="4F71ADA4" w14:textId="5274F8AA" w:rsidR="003B3803" w:rsidRDefault="003B3803" w:rsidP="003B3803">
            <w:pPr>
              <w:pStyle w:val="EngHangEnd"/>
              <w:ind w:left="0" w:firstLine="0"/>
            </w:pPr>
            <w:r>
              <w:t>O precious stone.</w:t>
            </w:r>
          </w:p>
        </w:tc>
      </w:tr>
      <w:tr w:rsidR="003B3803" w14:paraId="0A3EBC12" w14:textId="77777777" w:rsidTr="003B3803">
        <w:trPr>
          <w:cantSplit/>
        </w:trPr>
        <w:tc>
          <w:tcPr>
            <w:tcW w:w="288" w:type="dxa"/>
          </w:tcPr>
          <w:p w14:paraId="686F8AED" w14:textId="77777777" w:rsidR="003B3803" w:rsidRDefault="003B3803" w:rsidP="003B3803">
            <w:pPr>
              <w:pStyle w:val="CopticCross"/>
            </w:pPr>
            <w:r>
              <w:t>¿</w:t>
            </w:r>
          </w:p>
        </w:tc>
        <w:tc>
          <w:tcPr>
            <w:tcW w:w="3960" w:type="dxa"/>
          </w:tcPr>
          <w:p w14:paraId="75FDFA27" w14:textId="77777777" w:rsidR="003B3803" w:rsidRDefault="003B3803" w:rsidP="003B3803">
            <w:pPr>
              <w:pStyle w:val="EngHang"/>
            </w:pPr>
            <w:r>
              <w:t>You held the worshipped,</w:t>
            </w:r>
          </w:p>
          <w:p w14:paraId="0CC68E77" w14:textId="77777777" w:rsidR="003B3803" w:rsidRDefault="003B3803" w:rsidP="003B3803">
            <w:pPr>
              <w:pStyle w:val="EngHang"/>
            </w:pPr>
            <w:r>
              <w:t>He appeared from you,</w:t>
            </w:r>
          </w:p>
          <w:p w14:paraId="4B00A809" w14:textId="77777777" w:rsidR="003B3803" w:rsidRDefault="003B3803" w:rsidP="003B3803">
            <w:pPr>
              <w:pStyle w:val="EngHang"/>
            </w:pPr>
            <w:r>
              <w:t>And freed those in bondage,</w:t>
            </w:r>
          </w:p>
          <w:p w14:paraId="483A93A3" w14:textId="77D14A0C" w:rsidR="003B3803" w:rsidRDefault="003B3803" w:rsidP="003B3803">
            <w:pPr>
              <w:pStyle w:val="EngHangEnd"/>
            </w:pPr>
            <w:r>
              <w:t>Trampling down Satan.</w:t>
            </w:r>
          </w:p>
        </w:tc>
      </w:tr>
      <w:tr w:rsidR="003B3803" w14:paraId="16CBC480" w14:textId="77777777" w:rsidTr="003B3803">
        <w:trPr>
          <w:cantSplit/>
        </w:trPr>
        <w:tc>
          <w:tcPr>
            <w:tcW w:w="288" w:type="dxa"/>
          </w:tcPr>
          <w:p w14:paraId="23C1A893" w14:textId="77777777" w:rsidR="003B3803" w:rsidRDefault="003B3803" w:rsidP="003B3803">
            <w:pPr>
              <w:pStyle w:val="CopticCross"/>
            </w:pPr>
          </w:p>
        </w:tc>
        <w:tc>
          <w:tcPr>
            <w:tcW w:w="3960" w:type="dxa"/>
          </w:tcPr>
          <w:p w14:paraId="72283E25" w14:textId="77777777" w:rsidR="003B3803" w:rsidRDefault="003B3803" w:rsidP="003B3803">
            <w:pPr>
              <w:pStyle w:val="EngHang"/>
            </w:pPr>
            <w:r>
              <w:t>You are the censer,</w:t>
            </w:r>
          </w:p>
          <w:p w14:paraId="06628388" w14:textId="77777777" w:rsidR="003B3803" w:rsidRDefault="003B3803" w:rsidP="003B3803">
            <w:pPr>
              <w:pStyle w:val="EngHang"/>
            </w:pPr>
            <w:r>
              <w:t>The aroma of your incense spread,</w:t>
            </w:r>
          </w:p>
          <w:p w14:paraId="163FE094" w14:textId="77777777" w:rsidR="003B3803" w:rsidRDefault="003B3803" w:rsidP="003B3803">
            <w:pPr>
              <w:pStyle w:val="EngHang"/>
            </w:pPr>
            <w:r>
              <w:t>And filled the whole earth;</w:t>
            </w:r>
          </w:p>
          <w:p w14:paraId="1F6C3F79" w14:textId="1C01A4B7" w:rsidR="003B3803" w:rsidRDefault="003B3803" w:rsidP="003B3803">
            <w:pPr>
              <w:pStyle w:val="EngHangEnd"/>
              <w:ind w:left="0" w:firstLine="0"/>
            </w:pPr>
            <w:r>
              <w:t>We received joy through you.</w:t>
            </w:r>
          </w:p>
        </w:tc>
      </w:tr>
      <w:tr w:rsidR="003B3803" w14:paraId="194A13F5" w14:textId="77777777" w:rsidTr="003B3803">
        <w:trPr>
          <w:cantSplit/>
        </w:trPr>
        <w:tc>
          <w:tcPr>
            <w:tcW w:w="288" w:type="dxa"/>
          </w:tcPr>
          <w:p w14:paraId="223E172D" w14:textId="77777777" w:rsidR="003B3803" w:rsidRDefault="003B3803" w:rsidP="003B3803">
            <w:pPr>
              <w:pStyle w:val="CopticCross"/>
            </w:pPr>
            <w:r>
              <w:t>¿</w:t>
            </w:r>
          </w:p>
        </w:tc>
        <w:tc>
          <w:tcPr>
            <w:tcW w:w="3960" w:type="dxa"/>
          </w:tcPr>
          <w:p w14:paraId="5317459E" w14:textId="77777777" w:rsidR="003B3803" w:rsidRDefault="00973AE1" w:rsidP="00973AE1">
            <w:pPr>
              <w:pStyle w:val="EngHang"/>
            </w:pPr>
            <w:r>
              <w:t>We offer you praise,</w:t>
            </w:r>
          </w:p>
          <w:p w14:paraId="7517CF3A" w14:textId="77777777" w:rsidR="00973AE1" w:rsidRDefault="00973AE1" w:rsidP="00973AE1">
            <w:pPr>
              <w:pStyle w:val="EngHang"/>
            </w:pPr>
            <w:r>
              <w:t>In the evening and the morning,</w:t>
            </w:r>
          </w:p>
          <w:p w14:paraId="6A432B91" w14:textId="77777777" w:rsidR="00973AE1" w:rsidRDefault="00973AE1" w:rsidP="00973AE1">
            <w:pPr>
              <w:pStyle w:val="EngHang"/>
            </w:pPr>
            <w:r>
              <w:t>O piller of faith</w:t>
            </w:r>
          </w:p>
          <w:p w14:paraId="26294BB5" w14:textId="6E45D31B" w:rsidR="00973AE1" w:rsidRDefault="00973AE1" w:rsidP="003B3803">
            <w:pPr>
              <w:pStyle w:val="EngHangEnd"/>
            </w:pPr>
            <w:r>
              <w:t>To the Orthodox people.</w:t>
            </w:r>
          </w:p>
        </w:tc>
      </w:tr>
      <w:tr w:rsidR="003B3803" w14:paraId="5E63038F" w14:textId="77777777" w:rsidTr="003B3803">
        <w:trPr>
          <w:cantSplit/>
        </w:trPr>
        <w:tc>
          <w:tcPr>
            <w:tcW w:w="288" w:type="dxa"/>
          </w:tcPr>
          <w:p w14:paraId="49EC5021" w14:textId="77777777" w:rsidR="003B3803" w:rsidRDefault="003B3803" w:rsidP="003B3803">
            <w:pPr>
              <w:pStyle w:val="CopticCross"/>
            </w:pPr>
          </w:p>
        </w:tc>
        <w:tc>
          <w:tcPr>
            <w:tcW w:w="3960" w:type="dxa"/>
          </w:tcPr>
          <w:p w14:paraId="5FE10630" w14:textId="77777777" w:rsidR="003B3803" w:rsidRDefault="00973AE1" w:rsidP="00973AE1">
            <w:pPr>
              <w:pStyle w:val="EngHang"/>
            </w:pPr>
            <w:r>
              <w:t>Solomon spoke of you,</w:t>
            </w:r>
          </w:p>
          <w:p w14:paraId="43BB3A6E" w14:textId="77777777" w:rsidR="00973AE1" w:rsidRDefault="00973AE1" w:rsidP="00973AE1">
            <w:pPr>
              <w:pStyle w:val="EngHang"/>
            </w:pPr>
            <w:r>
              <w:t>In the Song of Songs,</w:t>
            </w:r>
          </w:p>
          <w:p w14:paraId="5C6B1E93" w14:textId="77777777" w:rsidR="00973AE1" w:rsidRDefault="00973AE1" w:rsidP="00973AE1">
            <w:pPr>
              <w:pStyle w:val="EngHang"/>
            </w:pPr>
            <w:r>
              <w:t>“My sister and my spouse,</w:t>
            </w:r>
          </w:p>
          <w:p w14:paraId="0C9C2C7A" w14:textId="2A274AFE" w:rsidR="00973AE1" w:rsidRDefault="00973AE1" w:rsidP="003B3803">
            <w:pPr>
              <w:pStyle w:val="EngHangEnd"/>
            </w:pPr>
            <w:r>
              <w:t>The Lord favoured you</w:t>
            </w:r>
          </w:p>
        </w:tc>
      </w:tr>
      <w:tr w:rsidR="003B3803" w14:paraId="17409FA2" w14:textId="77777777" w:rsidTr="003B3803">
        <w:trPr>
          <w:cantSplit/>
        </w:trPr>
        <w:tc>
          <w:tcPr>
            <w:tcW w:w="288" w:type="dxa"/>
          </w:tcPr>
          <w:p w14:paraId="178C6A7B" w14:textId="77777777" w:rsidR="003B3803" w:rsidRDefault="003B3803" w:rsidP="003B3803">
            <w:pPr>
              <w:pStyle w:val="CopticCross"/>
            </w:pPr>
            <w:r>
              <w:lastRenderedPageBreak/>
              <w:t>¿</w:t>
            </w:r>
          </w:p>
        </w:tc>
        <w:tc>
          <w:tcPr>
            <w:tcW w:w="3960" w:type="dxa"/>
          </w:tcPr>
          <w:p w14:paraId="24C7B214" w14:textId="77777777" w:rsidR="003B3803" w:rsidRDefault="00973AE1" w:rsidP="00973AE1">
            <w:pPr>
              <w:pStyle w:val="EngHang"/>
            </w:pPr>
            <w:r>
              <w:t>Your sweet aroma spread</w:t>
            </w:r>
          </w:p>
          <w:p w14:paraId="11ACE957" w14:textId="77777777" w:rsidR="00973AE1" w:rsidRDefault="00973AE1" w:rsidP="00973AE1">
            <w:pPr>
              <w:pStyle w:val="EngHang"/>
            </w:pPr>
            <w:r>
              <w:t>From the Ember and increased.”</w:t>
            </w:r>
          </w:p>
          <w:p w14:paraId="2B33FF64" w14:textId="77777777" w:rsidR="00973AE1" w:rsidRDefault="00973AE1" w:rsidP="00973AE1">
            <w:pPr>
              <w:pStyle w:val="EngHang"/>
            </w:pPr>
            <w:r>
              <w:t>He gave types of you</w:t>
            </w:r>
          </w:p>
          <w:p w14:paraId="0C5440A5" w14:textId="1541C619" w:rsidR="00973AE1" w:rsidRDefault="00973AE1" w:rsidP="003B3803">
            <w:pPr>
              <w:pStyle w:val="EngHangEnd"/>
            </w:pPr>
            <w:r>
              <w:t>In many prophecies.</w:t>
            </w:r>
          </w:p>
        </w:tc>
      </w:tr>
      <w:tr w:rsidR="003B3803" w14:paraId="63B7CB46" w14:textId="77777777" w:rsidTr="003B3803">
        <w:trPr>
          <w:cantSplit/>
        </w:trPr>
        <w:tc>
          <w:tcPr>
            <w:tcW w:w="288" w:type="dxa"/>
          </w:tcPr>
          <w:p w14:paraId="2538CB57" w14:textId="77777777" w:rsidR="003B3803" w:rsidRDefault="003B3803" w:rsidP="003B3803">
            <w:pPr>
              <w:pStyle w:val="CopticCross"/>
            </w:pPr>
          </w:p>
        </w:tc>
        <w:tc>
          <w:tcPr>
            <w:tcW w:w="3960" w:type="dxa"/>
          </w:tcPr>
          <w:p w14:paraId="2CEEA3F7" w14:textId="77777777" w:rsidR="003B3803" w:rsidRDefault="00973AE1" w:rsidP="00973AE1">
            <w:pPr>
              <w:pStyle w:val="EngHang"/>
            </w:pPr>
            <w:r>
              <w:t>You are blessed, O Mary,</w:t>
            </w:r>
          </w:p>
          <w:p w14:paraId="4A7117AA" w14:textId="77777777" w:rsidR="00973AE1" w:rsidRDefault="00973AE1" w:rsidP="00973AE1">
            <w:pPr>
              <w:pStyle w:val="EngHang"/>
            </w:pPr>
            <w:r>
              <w:t>O Mother of Jesus Christ,</w:t>
            </w:r>
          </w:p>
          <w:p w14:paraId="5D5DD015" w14:textId="77777777" w:rsidR="00973AE1" w:rsidRDefault="00973AE1" w:rsidP="00973AE1">
            <w:pPr>
              <w:pStyle w:val="EngHang"/>
            </w:pPr>
            <w:r>
              <w:t>O pure Sanctuary,</w:t>
            </w:r>
          </w:p>
          <w:p w14:paraId="63D0FE47" w14:textId="70B78B5E" w:rsidR="00973AE1" w:rsidRDefault="00973AE1" w:rsidP="003B3803">
            <w:pPr>
              <w:pStyle w:val="EngHangEnd"/>
            </w:pPr>
            <w:r>
              <w:t>O shelter of the Holy One.</w:t>
            </w:r>
          </w:p>
        </w:tc>
      </w:tr>
      <w:tr w:rsidR="003B3803" w14:paraId="7D275E52" w14:textId="77777777" w:rsidTr="003B3803">
        <w:trPr>
          <w:cantSplit/>
        </w:trPr>
        <w:tc>
          <w:tcPr>
            <w:tcW w:w="288" w:type="dxa"/>
          </w:tcPr>
          <w:p w14:paraId="1CFE2256" w14:textId="77777777" w:rsidR="003B3803" w:rsidRDefault="003B3803" w:rsidP="003B3803">
            <w:pPr>
              <w:pStyle w:val="CopticCross"/>
            </w:pPr>
            <w:r>
              <w:t>¿</w:t>
            </w:r>
          </w:p>
        </w:tc>
        <w:tc>
          <w:tcPr>
            <w:tcW w:w="3960" w:type="dxa"/>
          </w:tcPr>
          <w:p w14:paraId="0B7F2449" w14:textId="77777777" w:rsidR="003B3803" w:rsidRDefault="00973AE1" w:rsidP="00973AE1">
            <w:pPr>
              <w:pStyle w:val="EngHang"/>
            </w:pPr>
            <w:r>
              <w:t>Protect your Son’s people,</w:t>
            </w:r>
          </w:p>
          <w:p w14:paraId="340F9F62" w14:textId="77777777" w:rsidR="00973AE1" w:rsidRDefault="00973AE1" w:rsidP="00973AE1">
            <w:pPr>
              <w:pStyle w:val="EngHang"/>
            </w:pPr>
            <w:r>
              <w:t>The Deacons and the Presbyters,</w:t>
            </w:r>
          </w:p>
          <w:p w14:paraId="4766303A" w14:textId="77777777" w:rsidR="00973AE1" w:rsidRDefault="00973AE1" w:rsidP="00973AE1">
            <w:pPr>
              <w:pStyle w:val="EngHang"/>
            </w:pPr>
            <w:r>
              <w:t>And all the people,</w:t>
            </w:r>
          </w:p>
          <w:p w14:paraId="1501B271" w14:textId="6B5B479C" w:rsidR="00973AE1" w:rsidRDefault="00973AE1" w:rsidP="003B3803">
            <w:pPr>
              <w:pStyle w:val="EngHangEnd"/>
            </w:pPr>
            <w:r>
              <w:t>All those assembled together.</w:t>
            </w:r>
          </w:p>
        </w:tc>
      </w:tr>
      <w:tr w:rsidR="003B3803" w14:paraId="5C0AE1CC" w14:textId="77777777" w:rsidTr="003B3803">
        <w:trPr>
          <w:cantSplit/>
        </w:trPr>
        <w:tc>
          <w:tcPr>
            <w:tcW w:w="288" w:type="dxa"/>
          </w:tcPr>
          <w:p w14:paraId="6A5A59FF" w14:textId="77777777" w:rsidR="003B3803" w:rsidRDefault="003B3803" w:rsidP="003B3803">
            <w:pPr>
              <w:pStyle w:val="CopticCross"/>
            </w:pPr>
          </w:p>
        </w:tc>
        <w:tc>
          <w:tcPr>
            <w:tcW w:w="3960" w:type="dxa"/>
          </w:tcPr>
          <w:p w14:paraId="475F6C32" w14:textId="77777777" w:rsidR="003B3803" w:rsidRDefault="00973AE1" w:rsidP="00973AE1">
            <w:pPr>
              <w:pStyle w:val="EngHang"/>
            </w:pPr>
            <w:r>
              <w:t>Hail to you, O Mary,</w:t>
            </w:r>
          </w:p>
          <w:p w14:paraId="3C581143" w14:textId="77777777" w:rsidR="00973AE1" w:rsidRDefault="00973AE1" w:rsidP="00973AE1">
            <w:pPr>
              <w:pStyle w:val="EngHang"/>
            </w:pPr>
            <w:r>
              <w:t>O sanctuary of protection,</w:t>
            </w:r>
          </w:p>
          <w:p w14:paraId="36FE4100" w14:textId="77777777" w:rsidR="00973AE1" w:rsidRDefault="00973AE1" w:rsidP="00973AE1">
            <w:pPr>
              <w:pStyle w:val="EngHang"/>
            </w:pPr>
            <w:r>
              <w:t>Your Light dawned upon us,</w:t>
            </w:r>
          </w:p>
          <w:p w14:paraId="4E382C5E" w14:textId="69AB0E7B" w:rsidR="00973AE1" w:rsidRDefault="00973AE1" w:rsidP="003B3803">
            <w:pPr>
              <w:pStyle w:val="EngHangEnd"/>
            </w:pPr>
            <w:r>
              <w:t>And filled the whole earth.</w:t>
            </w:r>
          </w:p>
        </w:tc>
      </w:tr>
      <w:tr w:rsidR="003B3803" w14:paraId="5C0C8EF2" w14:textId="77777777" w:rsidTr="003B3803">
        <w:trPr>
          <w:cantSplit/>
        </w:trPr>
        <w:tc>
          <w:tcPr>
            <w:tcW w:w="288" w:type="dxa"/>
          </w:tcPr>
          <w:p w14:paraId="28852C2C" w14:textId="77777777" w:rsidR="003B3803" w:rsidRDefault="003B3803" w:rsidP="003B3803">
            <w:pPr>
              <w:pStyle w:val="CopticCross"/>
            </w:pPr>
            <w:r>
              <w:t>¿</w:t>
            </w:r>
          </w:p>
        </w:tc>
        <w:tc>
          <w:tcPr>
            <w:tcW w:w="3960" w:type="dxa"/>
          </w:tcPr>
          <w:p w14:paraId="396D248F" w14:textId="77777777" w:rsidR="003B3803" w:rsidRDefault="00973AE1" w:rsidP="00973AE1">
            <w:pPr>
              <w:pStyle w:val="EngHang"/>
            </w:pPr>
            <w:r>
              <w:t>You held the Creator,</w:t>
            </w:r>
          </w:p>
          <w:p w14:paraId="455A47DB" w14:textId="77777777" w:rsidR="00973AE1" w:rsidRDefault="00973AE1" w:rsidP="00973AE1">
            <w:pPr>
              <w:pStyle w:val="EngHang"/>
            </w:pPr>
            <w:r>
              <w:t>The Son of God, the Judge,</w:t>
            </w:r>
          </w:p>
          <w:p w14:paraId="177040D1" w14:textId="63085EED" w:rsidR="00973AE1" w:rsidRDefault="00973AE1" w:rsidP="00973AE1">
            <w:pPr>
              <w:pStyle w:val="EngHang"/>
            </w:pPr>
            <w:r>
              <w:t>You gave brith to a true Man,</w:t>
            </w:r>
          </w:p>
          <w:p w14:paraId="4568AEF4" w14:textId="6BC4B9D7" w:rsidR="00973AE1" w:rsidRDefault="00973AE1" w:rsidP="003B3803">
            <w:pPr>
              <w:pStyle w:val="EngHangEnd"/>
            </w:pPr>
            <w:r>
              <w:t>United to true Divinity.</w:t>
            </w:r>
          </w:p>
        </w:tc>
      </w:tr>
      <w:tr w:rsidR="003B3803" w14:paraId="4E62001D" w14:textId="77777777" w:rsidTr="003B3803">
        <w:trPr>
          <w:cantSplit/>
        </w:trPr>
        <w:tc>
          <w:tcPr>
            <w:tcW w:w="288" w:type="dxa"/>
          </w:tcPr>
          <w:p w14:paraId="68D4BE9E" w14:textId="77777777" w:rsidR="003B3803" w:rsidRDefault="003B3803" w:rsidP="003B3803">
            <w:pPr>
              <w:pStyle w:val="CopticCross"/>
            </w:pPr>
          </w:p>
        </w:tc>
        <w:tc>
          <w:tcPr>
            <w:tcW w:w="3960" w:type="dxa"/>
          </w:tcPr>
          <w:p w14:paraId="44A19208" w14:textId="77777777" w:rsidR="003B3803" w:rsidRDefault="003B3803" w:rsidP="003B3803">
            <w:pPr>
              <w:pStyle w:val="EngHang"/>
            </w:pPr>
            <w:r>
              <w:t>Hail to you O Mary,</w:t>
            </w:r>
          </w:p>
          <w:p w14:paraId="056C268F" w14:textId="77777777" w:rsidR="003B3803" w:rsidRDefault="003B3803" w:rsidP="003B3803">
            <w:pPr>
              <w:pStyle w:val="EngHang"/>
            </w:pPr>
            <w:r>
              <w:t>O full of grace,</w:t>
            </w:r>
          </w:p>
          <w:p w14:paraId="210FF3C6" w14:textId="77777777" w:rsidR="003B3803" w:rsidRDefault="003B3803" w:rsidP="003B3803">
            <w:pPr>
              <w:pStyle w:val="EngHang"/>
            </w:pPr>
            <w:r>
              <w:t>You are surrounded in light,</w:t>
            </w:r>
          </w:p>
          <w:p w14:paraId="7C07B2C4" w14:textId="77777777" w:rsidR="003B3803" w:rsidRDefault="003B3803" w:rsidP="003B3803">
            <w:pPr>
              <w:pStyle w:val="EngHangEnd"/>
            </w:pPr>
            <w:r>
              <w:t>O Mother of the Merfciful.</w:t>
            </w:r>
          </w:p>
        </w:tc>
      </w:tr>
      <w:tr w:rsidR="003B3803" w14:paraId="686BA33A" w14:textId="77777777" w:rsidTr="003B3803">
        <w:trPr>
          <w:cantSplit/>
        </w:trPr>
        <w:tc>
          <w:tcPr>
            <w:tcW w:w="288" w:type="dxa"/>
          </w:tcPr>
          <w:p w14:paraId="20AB3C91" w14:textId="77777777" w:rsidR="003B3803" w:rsidRDefault="003B3803" w:rsidP="003B3803">
            <w:pPr>
              <w:pStyle w:val="CopticCross"/>
            </w:pPr>
            <w:r>
              <w:t>¿</w:t>
            </w:r>
          </w:p>
        </w:tc>
        <w:tc>
          <w:tcPr>
            <w:tcW w:w="3960" w:type="dxa"/>
          </w:tcPr>
          <w:p w14:paraId="643F4CF5" w14:textId="77777777" w:rsidR="003B3803" w:rsidRDefault="003B3803" w:rsidP="003B3803">
            <w:pPr>
              <w:pStyle w:val="EngHang"/>
            </w:pPr>
            <w:r>
              <w:t>Intercede for us</w:t>
            </w:r>
          </w:p>
          <w:p w14:paraId="6B783B60" w14:textId="77777777" w:rsidR="003B3803" w:rsidRDefault="003B3803" w:rsidP="003B3803">
            <w:pPr>
              <w:pStyle w:val="EngHang"/>
            </w:pPr>
            <w:r>
              <w:t>On judgment day,</w:t>
            </w:r>
          </w:p>
          <w:p w14:paraId="7E8AD30C" w14:textId="77777777" w:rsidR="003B3803" w:rsidRDefault="003B3803" w:rsidP="003B3803">
            <w:pPr>
              <w:pStyle w:val="EngHang"/>
            </w:pPr>
            <w:r>
              <w:t>Before Your Son, who saved us,</w:t>
            </w:r>
          </w:p>
          <w:p w14:paraId="2ECF7942" w14:textId="77777777" w:rsidR="003B3803" w:rsidRDefault="003B3803" w:rsidP="003B3803">
            <w:pPr>
              <w:pStyle w:val="EngHangEnd"/>
            </w:pPr>
            <w:r>
              <w:t>O Daughter of Zion.</w:t>
            </w:r>
          </w:p>
        </w:tc>
      </w:tr>
    </w:tbl>
    <w:p w14:paraId="3E6F97DD" w14:textId="42EF401B" w:rsidR="00973AE1" w:rsidRDefault="00973AE1" w:rsidP="00973AE1">
      <w:pPr>
        <w:pStyle w:val="Heading3"/>
      </w:pPr>
      <w:r>
        <w:lastRenderedPageBreak/>
        <w:t>Interpretation on (After) the Sunday Theotokia Part 7 (modern)</w:t>
      </w:r>
    </w:p>
    <w:p w14:paraId="5A21D8BE" w14:textId="77777777" w:rsidR="00973AE1" w:rsidRPr="007A5907" w:rsidRDefault="00973AE1" w:rsidP="00973AE1">
      <w:pPr>
        <w:pStyle w:val="Rubric"/>
      </w:pPr>
      <w:r>
        <w:t>This may be inserted after the Theotokia section, before the reading of the Gospel.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73AE1" w14:paraId="335EFD6C" w14:textId="77777777" w:rsidTr="00973AE1">
        <w:trPr>
          <w:cantSplit/>
        </w:trPr>
        <w:tc>
          <w:tcPr>
            <w:tcW w:w="288" w:type="dxa"/>
          </w:tcPr>
          <w:p w14:paraId="5F84DA99" w14:textId="77777777" w:rsidR="00973AE1" w:rsidRDefault="00973AE1" w:rsidP="00973AE1">
            <w:pPr>
              <w:pStyle w:val="CopticCross"/>
            </w:pPr>
          </w:p>
        </w:tc>
        <w:tc>
          <w:tcPr>
            <w:tcW w:w="3960" w:type="dxa"/>
          </w:tcPr>
          <w:p w14:paraId="3C8B9EF8" w14:textId="77777777" w:rsidR="00973AE1" w:rsidRDefault="00973AE1" w:rsidP="00973AE1">
            <w:pPr>
              <w:pStyle w:val="EngHang"/>
            </w:pPr>
            <w:r>
              <w:t>O Theotokos, you are called</w:t>
            </w:r>
          </w:p>
          <w:p w14:paraId="5105DEAB" w14:textId="77777777" w:rsidR="00973AE1" w:rsidRDefault="00973AE1" w:rsidP="00973AE1">
            <w:pPr>
              <w:pStyle w:val="EngHang"/>
            </w:pPr>
            <w:r>
              <w:t>The daughter of Joachim.</w:t>
            </w:r>
          </w:p>
          <w:p w14:paraId="7CFC3FE1" w14:textId="77777777" w:rsidR="00973AE1" w:rsidRDefault="00973AE1" w:rsidP="00973AE1">
            <w:pPr>
              <w:pStyle w:val="EngHang"/>
            </w:pPr>
            <w:r>
              <w:t>You became the highest heaven,</w:t>
            </w:r>
          </w:p>
          <w:p w14:paraId="7B6D839C" w14:textId="52EB469A" w:rsidR="00973AE1" w:rsidRDefault="00973AE1" w:rsidP="00973AE1">
            <w:pPr>
              <w:pStyle w:val="EngHangEnd"/>
            </w:pPr>
            <w:r>
              <w:t>And are above the Cherubim.”</w:t>
            </w:r>
          </w:p>
        </w:tc>
      </w:tr>
      <w:tr w:rsidR="00973AE1" w14:paraId="6B8B7558" w14:textId="77777777" w:rsidTr="00973AE1">
        <w:trPr>
          <w:cantSplit/>
        </w:trPr>
        <w:tc>
          <w:tcPr>
            <w:tcW w:w="288" w:type="dxa"/>
          </w:tcPr>
          <w:p w14:paraId="5E2CD48D" w14:textId="77777777" w:rsidR="00973AE1" w:rsidRPr="001E2E1C" w:rsidRDefault="00973AE1" w:rsidP="00973AE1">
            <w:pPr>
              <w:pStyle w:val="CopticCross"/>
            </w:pPr>
            <w:r>
              <w:t>¿</w:t>
            </w:r>
          </w:p>
        </w:tc>
        <w:tc>
          <w:tcPr>
            <w:tcW w:w="3960" w:type="dxa"/>
          </w:tcPr>
          <w:p w14:paraId="18EE84EA" w14:textId="77777777" w:rsidR="00973AE1" w:rsidRDefault="00973AE1" w:rsidP="00973AE1">
            <w:pPr>
              <w:pStyle w:val="EngHang"/>
            </w:pPr>
            <w:r>
              <w:t>The Fountain of Life came from You,</w:t>
            </w:r>
          </w:p>
          <w:p w14:paraId="2DB8DA55" w14:textId="77777777" w:rsidR="00973AE1" w:rsidRDefault="00973AE1" w:rsidP="00973AE1">
            <w:pPr>
              <w:pStyle w:val="EngHang"/>
            </w:pPr>
            <w:r>
              <w:t>And healed all the sick;</w:t>
            </w:r>
          </w:p>
          <w:p w14:paraId="4AEEE2F1" w14:textId="77777777" w:rsidR="00973AE1" w:rsidRDefault="00973AE1" w:rsidP="00973AE1">
            <w:pPr>
              <w:pStyle w:val="EngHang"/>
            </w:pPr>
            <w:r>
              <w:t>He restored the lost sheep</w:t>
            </w:r>
          </w:p>
          <w:p w14:paraId="78C2FDB1" w14:textId="3A89081C" w:rsidR="00973AE1" w:rsidRDefault="00973AE1" w:rsidP="00973AE1">
            <w:pPr>
              <w:pStyle w:val="EngHangEnd"/>
            </w:pPr>
            <w:r>
              <w:t>To the Paradise of Joy.</w:t>
            </w:r>
          </w:p>
        </w:tc>
      </w:tr>
      <w:tr w:rsidR="00973AE1" w14:paraId="0068622C" w14:textId="77777777" w:rsidTr="00973AE1">
        <w:trPr>
          <w:cantSplit/>
        </w:trPr>
        <w:tc>
          <w:tcPr>
            <w:tcW w:w="288" w:type="dxa"/>
          </w:tcPr>
          <w:p w14:paraId="6021AF85" w14:textId="77777777" w:rsidR="00973AE1" w:rsidRDefault="00973AE1" w:rsidP="00973AE1">
            <w:pPr>
              <w:pStyle w:val="CopticCross"/>
            </w:pPr>
          </w:p>
        </w:tc>
        <w:tc>
          <w:tcPr>
            <w:tcW w:w="3960" w:type="dxa"/>
          </w:tcPr>
          <w:p w14:paraId="35D3CBF0" w14:textId="77777777" w:rsidR="00973AE1" w:rsidRDefault="00973AE1" w:rsidP="00973AE1">
            <w:pPr>
              <w:pStyle w:val="EngHang"/>
            </w:pPr>
            <w:r>
              <w:t>You are the Sanctuary of Moses,</w:t>
            </w:r>
          </w:p>
          <w:p w14:paraId="58F33875" w14:textId="77777777" w:rsidR="00973AE1" w:rsidRDefault="00973AE1" w:rsidP="00973AE1">
            <w:pPr>
              <w:pStyle w:val="EngHang"/>
            </w:pPr>
            <w:r>
              <w:t>Which is filled with Light.</w:t>
            </w:r>
          </w:p>
          <w:p w14:paraId="6C953EF5" w14:textId="77777777" w:rsidR="00973AE1" w:rsidRDefault="00973AE1" w:rsidP="00973AE1">
            <w:pPr>
              <w:pStyle w:val="EngHang"/>
            </w:pPr>
            <w:r>
              <w:t>You are the Ark of the Covenant,</w:t>
            </w:r>
          </w:p>
          <w:p w14:paraId="771875B4" w14:textId="3CDF5477" w:rsidR="00973AE1" w:rsidRDefault="00973AE1" w:rsidP="00973AE1">
            <w:pPr>
              <w:pStyle w:val="EngHangEnd"/>
            </w:pPr>
            <w:r>
              <w:t>Containing the Mysteries.</w:t>
            </w:r>
          </w:p>
        </w:tc>
      </w:tr>
      <w:tr w:rsidR="00973AE1" w14:paraId="6FD038A5" w14:textId="77777777" w:rsidTr="00973AE1">
        <w:trPr>
          <w:cantSplit/>
        </w:trPr>
        <w:tc>
          <w:tcPr>
            <w:tcW w:w="288" w:type="dxa"/>
          </w:tcPr>
          <w:p w14:paraId="3F8AD520" w14:textId="77777777" w:rsidR="00973AE1" w:rsidRDefault="00973AE1" w:rsidP="00973AE1">
            <w:pPr>
              <w:pStyle w:val="CopticCross"/>
            </w:pPr>
            <w:r>
              <w:t>¿</w:t>
            </w:r>
          </w:p>
        </w:tc>
        <w:tc>
          <w:tcPr>
            <w:tcW w:w="3960" w:type="dxa"/>
          </w:tcPr>
          <w:p w14:paraId="76BE29F3" w14:textId="77777777" w:rsidR="00973AE1" w:rsidRDefault="00973AE1" w:rsidP="00973AE1">
            <w:pPr>
              <w:pStyle w:val="EngHang"/>
            </w:pPr>
            <w:r>
              <w:t>O fragrent incense,</w:t>
            </w:r>
          </w:p>
          <w:p w14:paraId="2C7CFA10" w14:textId="77777777" w:rsidR="00973AE1" w:rsidRDefault="00973AE1" w:rsidP="00973AE1">
            <w:pPr>
              <w:pStyle w:val="EngHang"/>
            </w:pPr>
            <w:r>
              <w:t>Your aroma filled the earth;</w:t>
            </w:r>
          </w:p>
          <w:p w14:paraId="46FCA6F8" w14:textId="77777777" w:rsidR="00973AE1" w:rsidRDefault="00973AE1" w:rsidP="00973AE1">
            <w:pPr>
              <w:pStyle w:val="EngHang"/>
            </w:pPr>
            <w:r>
              <w:t>O precious treasure,</w:t>
            </w:r>
          </w:p>
          <w:p w14:paraId="6CA42299" w14:textId="5970D4B5" w:rsidR="00973AE1" w:rsidRDefault="00973AE1" w:rsidP="00973AE1">
            <w:pPr>
              <w:pStyle w:val="EngHangEnd"/>
            </w:pPr>
            <w:r>
              <w:t>O rod of Aaron,</w:t>
            </w:r>
          </w:p>
        </w:tc>
      </w:tr>
      <w:tr w:rsidR="00973AE1" w14:paraId="7991D5F2" w14:textId="77777777" w:rsidTr="00973AE1">
        <w:trPr>
          <w:cantSplit/>
        </w:trPr>
        <w:tc>
          <w:tcPr>
            <w:tcW w:w="288" w:type="dxa"/>
          </w:tcPr>
          <w:p w14:paraId="221A15E4" w14:textId="77777777" w:rsidR="00973AE1" w:rsidRDefault="00973AE1" w:rsidP="00973AE1">
            <w:pPr>
              <w:pStyle w:val="CopticCross"/>
            </w:pPr>
          </w:p>
        </w:tc>
        <w:tc>
          <w:tcPr>
            <w:tcW w:w="3960" w:type="dxa"/>
          </w:tcPr>
          <w:p w14:paraId="061EF6D5" w14:textId="77777777" w:rsidR="00973AE1" w:rsidRDefault="00973AE1" w:rsidP="00973AE1">
            <w:pPr>
              <w:pStyle w:val="EngHang"/>
            </w:pPr>
            <w:r>
              <w:t>O golden vessel,</w:t>
            </w:r>
          </w:p>
          <w:p w14:paraId="2361000A" w14:textId="77777777" w:rsidR="00973AE1" w:rsidRDefault="00973AE1" w:rsidP="00973AE1">
            <w:pPr>
              <w:pStyle w:val="EngHang"/>
            </w:pPr>
            <w:r>
              <w:t>Bearing the hidden Manna,</w:t>
            </w:r>
          </w:p>
          <w:p w14:paraId="27BAAE34" w14:textId="77777777" w:rsidR="00973AE1" w:rsidRDefault="00973AE1" w:rsidP="00973AE1">
            <w:pPr>
              <w:pStyle w:val="EngHang"/>
            </w:pPr>
            <w:r>
              <w:t>O pure Sanctuary,</w:t>
            </w:r>
          </w:p>
          <w:p w14:paraId="12C0628F" w14:textId="697BA637" w:rsidR="00973AE1" w:rsidRDefault="00973AE1" w:rsidP="00973AE1">
            <w:pPr>
              <w:pStyle w:val="EngHangEnd"/>
              <w:ind w:left="0" w:firstLine="0"/>
            </w:pPr>
            <w:r>
              <w:t>Where God was delighted to dwell.</w:t>
            </w:r>
          </w:p>
        </w:tc>
      </w:tr>
      <w:tr w:rsidR="00973AE1" w14:paraId="64F5ECC5" w14:textId="77777777" w:rsidTr="00973AE1">
        <w:trPr>
          <w:cantSplit/>
        </w:trPr>
        <w:tc>
          <w:tcPr>
            <w:tcW w:w="288" w:type="dxa"/>
          </w:tcPr>
          <w:p w14:paraId="6AC9A87C" w14:textId="77777777" w:rsidR="00973AE1" w:rsidRDefault="00973AE1" w:rsidP="00973AE1">
            <w:pPr>
              <w:pStyle w:val="CopticCross"/>
            </w:pPr>
            <w:r>
              <w:t>¿</w:t>
            </w:r>
          </w:p>
        </w:tc>
        <w:tc>
          <w:tcPr>
            <w:tcW w:w="3960" w:type="dxa"/>
          </w:tcPr>
          <w:p w14:paraId="5DA7CCDA" w14:textId="77777777" w:rsidR="00973AE1" w:rsidRDefault="00973AE1" w:rsidP="00973AE1">
            <w:pPr>
              <w:pStyle w:val="EngHang"/>
            </w:pPr>
            <w:r>
              <w:t>He who believes in Him</w:t>
            </w:r>
          </w:p>
          <w:p w14:paraId="7E474F42" w14:textId="77777777" w:rsidR="00973AE1" w:rsidRDefault="00973AE1" w:rsidP="00973AE1">
            <w:pPr>
              <w:pStyle w:val="EngHang"/>
            </w:pPr>
            <w:r>
              <w:t>Will live after death.</w:t>
            </w:r>
          </w:p>
          <w:p w14:paraId="2D12EA25" w14:textId="77777777" w:rsidR="00973AE1" w:rsidRDefault="00973AE1" w:rsidP="00973AE1">
            <w:pPr>
              <w:pStyle w:val="EngHang"/>
            </w:pPr>
            <w:r>
              <w:t>O pure altar,</w:t>
            </w:r>
          </w:p>
          <w:p w14:paraId="0BAF73B0" w14:textId="40FE6823" w:rsidR="00973AE1" w:rsidRDefault="00973AE1" w:rsidP="00973AE1">
            <w:pPr>
              <w:pStyle w:val="EngHangEnd"/>
            </w:pPr>
            <w:r>
              <w:t>Bearing the hidden Mysteries.</w:t>
            </w:r>
          </w:p>
        </w:tc>
      </w:tr>
      <w:tr w:rsidR="00973AE1" w14:paraId="05396271" w14:textId="77777777" w:rsidTr="00973AE1">
        <w:trPr>
          <w:cantSplit/>
        </w:trPr>
        <w:tc>
          <w:tcPr>
            <w:tcW w:w="288" w:type="dxa"/>
          </w:tcPr>
          <w:p w14:paraId="4989267F" w14:textId="77777777" w:rsidR="00973AE1" w:rsidRDefault="00973AE1" w:rsidP="00973AE1">
            <w:pPr>
              <w:pStyle w:val="CopticCross"/>
            </w:pPr>
          </w:p>
        </w:tc>
        <w:tc>
          <w:tcPr>
            <w:tcW w:w="3960" w:type="dxa"/>
          </w:tcPr>
          <w:p w14:paraId="31F11F3F" w14:textId="77777777" w:rsidR="00973AE1" w:rsidRDefault="00973AE1" w:rsidP="00973AE1">
            <w:pPr>
              <w:pStyle w:val="EngHang"/>
            </w:pPr>
            <w:r>
              <w:t>Hail to you O Mary,</w:t>
            </w:r>
          </w:p>
          <w:p w14:paraId="556C1DD1" w14:textId="77777777" w:rsidR="00973AE1" w:rsidRDefault="00973AE1" w:rsidP="00973AE1">
            <w:pPr>
              <w:pStyle w:val="EngHang"/>
            </w:pPr>
            <w:r>
              <w:t>O favoured above all virgins,</w:t>
            </w:r>
          </w:p>
          <w:p w14:paraId="29BDCF86" w14:textId="77777777" w:rsidR="00973AE1" w:rsidRDefault="00973AE1" w:rsidP="00973AE1">
            <w:pPr>
              <w:pStyle w:val="EngHang"/>
            </w:pPr>
            <w:r>
              <w:t>The fathers called you</w:t>
            </w:r>
          </w:p>
          <w:p w14:paraId="09470938" w14:textId="2528B0BF" w:rsidR="00973AE1" w:rsidRDefault="00973AE1" w:rsidP="00973AE1">
            <w:pPr>
              <w:pStyle w:val="EngHangEnd"/>
              <w:ind w:left="0" w:firstLine="0"/>
            </w:pPr>
            <w:r>
              <w:t>“The golden lampstand”</w:t>
            </w:r>
          </w:p>
        </w:tc>
      </w:tr>
      <w:tr w:rsidR="00973AE1" w14:paraId="584C6E3A" w14:textId="77777777" w:rsidTr="00973AE1">
        <w:trPr>
          <w:cantSplit/>
        </w:trPr>
        <w:tc>
          <w:tcPr>
            <w:tcW w:w="288" w:type="dxa"/>
          </w:tcPr>
          <w:p w14:paraId="05824C44" w14:textId="77777777" w:rsidR="00973AE1" w:rsidRDefault="00973AE1" w:rsidP="00973AE1">
            <w:pPr>
              <w:pStyle w:val="CopticCross"/>
            </w:pPr>
            <w:r>
              <w:t>¿</w:t>
            </w:r>
          </w:p>
        </w:tc>
        <w:tc>
          <w:tcPr>
            <w:tcW w:w="3960" w:type="dxa"/>
          </w:tcPr>
          <w:p w14:paraId="36A0EC8B" w14:textId="77777777" w:rsidR="00973AE1" w:rsidRDefault="00973AE1" w:rsidP="00973AE1">
            <w:pPr>
              <w:pStyle w:val="EngHang"/>
            </w:pPr>
            <w:r>
              <w:t>Many spoke of you</w:t>
            </w:r>
          </w:p>
          <w:p w14:paraId="24058AEF" w14:textId="77777777" w:rsidR="00973AE1" w:rsidRDefault="00973AE1" w:rsidP="00973AE1">
            <w:pPr>
              <w:pStyle w:val="EngHang"/>
            </w:pPr>
            <w:r>
              <w:t>With types and proverbs,</w:t>
            </w:r>
          </w:p>
          <w:p w14:paraId="15106416" w14:textId="77777777" w:rsidR="00973AE1" w:rsidRDefault="00973AE1" w:rsidP="00973AE1">
            <w:pPr>
              <w:pStyle w:val="EngHang"/>
            </w:pPr>
            <w:r>
              <w:t>O aroma of the Ember</w:t>
            </w:r>
          </w:p>
          <w:p w14:paraId="72559545" w14:textId="7372CDA6" w:rsidR="00973AE1" w:rsidRDefault="00973AE1" w:rsidP="00973AE1">
            <w:pPr>
              <w:pStyle w:val="EngHangEnd"/>
            </w:pPr>
            <w:r>
              <w:t>In the censer of Aaron.</w:t>
            </w:r>
          </w:p>
        </w:tc>
      </w:tr>
      <w:tr w:rsidR="00973AE1" w14:paraId="2EABEF16" w14:textId="77777777" w:rsidTr="00973AE1">
        <w:trPr>
          <w:cantSplit/>
        </w:trPr>
        <w:tc>
          <w:tcPr>
            <w:tcW w:w="288" w:type="dxa"/>
          </w:tcPr>
          <w:p w14:paraId="072D9226" w14:textId="77777777" w:rsidR="00973AE1" w:rsidRDefault="00973AE1" w:rsidP="00973AE1">
            <w:pPr>
              <w:pStyle w:val="CopticCross"/>
            </w:pPr>
          </w:p>
        </w:tc>
        <w:tc>
          <w:tcPr>
            <w:tcW w:w="3960" w:type="dxa"/>
          </w:tcPr>
          <w:p w14:paraId="655679CF" w14:textId="77777777" w:rsidR="00973AE1" w:rsidRDefault="00973AE1" w:rsidP="00973AE1">
            <w:pPr>
              <w:pStyle w:val="EngHang"/>
            </w:pPr>
            <w:r>
              <w:t>O Sanctuary and protection,</w:t>
            </w:r>
          </w:p>
          <w:p w14:paraId="1C26C1E1" w14:textId="340E6AC7" w:rsidR="00973AE1" w:rsidRDefault="00973AE1" w:rsidP="00973AE1">
            <w:pPr>
              <w:pStyle w:val="EngHang"/>
            </w:pPr>
            <w:r>
              <w:t>O dwelling place of the Trinity,</w:t>
            </w:r>
          </w:p>
          <w:p w14:paraId="43545F81" w14:textId="77777777" w:rsidR="00973AE1" w:rsidRDefault="00973AE1" w:rsidP="00973AE1">
            <w:pPr>
              <w:pStyle w:val="EngHang"/>
            </w:pPr>
            <w:r>
              <w:t>O Throne of God the Father,</w:t>
            </w:r>
          </w:p>
          <w:p w14:paraId="297CAAA9" w14:textId="27471CA3" w:rsidR="00973AE1" w:rsidRDefault="00973AE1" w:rsidP="00973AE1">
            <w:pPr>
              <w:pStyle w:val="EngHangEnd"/>
            </w:pPr>
            <w:r>
              <w:t>The Lord of Hosts.</w:t>
            </w:r>
          </w:p>
        </w:tc>
      </w:tr>
      <w:tr w:rsidR="00973AE1" w14:paraId="1100A4CD" w14:textId="77777777" w:rsidTr="00973AE1">
        <w:trPr>
          <w:cantSplit/>
        </w:trPr>
        <w:tc>
          <w:tcPr>
            <w:tcW w:w="288" w:type="dxa"/>
          </w:tcPr>
          <w:p w14:paraId="14FFE2BB" w14:textId="77777777" w:rsidR="00973AE1" w:rsidRDefault="00973AE1" w:rsidP="00973AE1">
            <w:pPr>
              <w:pStyle w:val="CopticCross"/>
            </w:pPr>
            <w:r>
              <w:t>¿</w:t>
            </w:r>
          </w:p>
        </w:tc>
        <w:tc>
          <w:tcPr>
            <w:tcW w:w="3960" w:type="dxa"/>
          </w:tcPr>
          <w:p w14:paraId="03B066C7" w14:textId="77777777" w:rsidR="00973AE1" w:rsidRDefault="00AB0582" w:rsidP="00AB0582">
            <w:pPr>
              <w:pStyle w:val="EngHang"/>
            </w:pPr>
            <w:r>
              <w:t>Through you, O Mary, we received</w:t>
            </w:r>
          </w:p>
          <w:p w14:paraId="7DE3170B" w14:textId="77777777" w:rsidR="00AB0582" w:rsidRDefault="00AB0582" w:rsidP="00AB0582">
            <w:pPr>
              <w:pStyle w:val="EngHang"/>
            </w:pPr>
            <w:r>
              <w:t>The Kingdom of Joy.</w:t>
            </w:r>
          </w:p>
          <w:p w14:paraId="63B6B793" w14:textId="77777777" w:rsidR="00AB0582" w:rsidRDefault="00AB0582" w:rsidP="00AB0582">
            <w:pPr>
              <w:pStyle w:val="EngHang"/>
            </w:pPr>
            <w:r>
              <w:t>You are blessed O Mary,</w:t>
            </w:r>
          </w:p>
          <w:p w14:paraId="1C33F9BE" w14:textId="52946E7C" w:rsidR="00AB0582" w:rsidRDefault="00AB0582" w:rsidP="00973AE1">
            <w:pPr>
              <w:pStyle w:val="EngHangEnd"/>
            </w:pPr>
            <w:r>
              <w:t>The sister of Solomon.</w:t>
            </w:r>
          </w:p>
        </w:tc>
      </w:tr>
      <w:tr w:rsidR="00973AE1" w14:paraId="33DE0294" w14:textId="77777777" w:rsidTr="00973AE1">
        <w:trPr>
          <w:cantSplit/>
        </w:trPr>
        <w:tc>
          <w:tcPr>
            <w:tcW w:w="288" w:type="dxa"/>
          </w:tcPr>
          <w:p w14:paraId="60BF05DE" w14:textId="77777777" w:rsidR="00973AE1" w:rsidRDefault="00973AE1" w:rsidP="00973AE1">
            <w:pPr>
              <w:pStyle w:val="CopticCross"/>
            </w:pPr>
          </w:p>
        </w:tc>
        <w:tc>
          <w:tcPr>
            <w:tcW w:w="3960" w:type="dxa"/>
          </w:tcPr>
          <w:p w14:paraId="301DE9FC" w14:textId="77777777" w:rsidR="00973AE1" w:rsidRDefault="00AB0582" w:rsidP="00AB0582">
            <w:pPr>
              <w:pStyle w:val="EngHang"/>
            </w:pPr>
            <w:r>
              <w:t>Do not forget your servant,</w:t>
            </w:r>
          </w:p>
          <w:p w14:paraId="754A7694" w14:textId="77777777" w:rsidR="00AB0582" w:rsidRDefault="00AB0582" w:rsidP="00AB0582">
            <w:pPr>
              <w:pStyle w:val="EngHang"/>
            </w:pPr>
            <w:r>
              <w:t>For I am a poor sinner.</w:t>
            </w:r>
          </w:p>
          <w:p w14:paraId="627D0513" w14:textId="77777777" w:rsidR="00AB0582" w:rsidRDefault="00AB0582" w:rsidP="00AB0582">
            <w:pPr>
              <w:pStyle w:val="EngHang"/>
            </w:pPr>
            <w:r>
              <w:t>I beg your intercessions</w:t>
            </w:r>
          </w:p>
          <w:p w14:paraId="40C07F3C" w14:textId="60DDC07B" w:rsidR="00AB0582" w:rsidRDefault="00AB0582" w:rsidP="00AB0582">
            <w:pPr>
              <w:pStyle w:val="EngHangEnd"/>
              <w:ind w:left="0" w:firstLine="0"/>
            </w:pPr>
            <w:r>
              <w:t>On Judgment Day,</w:t>
            </w:r>
          </w:p>
        </w:tc>
      </w:tr>
      <w:tr w:rsidR="00973AE1" w14:paraId="296B828A" w14:textId="77777777" w:rsidTr="00973AE1">
        <w:trPr>
          <w:cantSplit/>
        </w:trPr>
        <w:tc>
          <w:tcPr>
            <w:tcW w:w="288" w:type="dxa"/>
          </w:tcPr>
          <w:p w14:paraId="6715C32D" w14:textId="77777777" w:rsidR="00973AE1" w:rsidRDefault="00973AE1" w:rsidP="00973AE1">
            <w:pPr>
              <w:pStyle w:val="CopticCross"/>
            </w:pPr>
            <w:r>
              <w:t>¿</w:t>
            </w:r>
          </w:p>
        </w:tc>
        <w:tc>
          <w:tcPr>
            <w:tcW w:w="3960" w:type="dxa"/>
          </w:tcPr>
          <w:p w14:paraId="243EE7F4" w14:textId="77777777" w:rsidR="00AB0582" w:rsidRDefault="00AB0582" w:rsidP="00AB0582">
            <w:pPr>
              <w:pStyle w:val="EngHang"/>
            </w:pPr>
            <w:r>
              <w:t>Before Christ your son.</w:t>
            </w:r>
          </w:p>
          <w:p w14:paraId="0F943EED" w14:textId="77777777" w:rsidR="00AB0582" w:rsidRDefault="00AB0582" w:rsidP="00AB0582">
            <w:pPr>
              <w:pStyle w:val="EngHang"/>
            </w:pPr>
            <w:r>
              <w:t>Be a helper and provider to me,</w:t>
            </w:r>
          </w:p>
          <w:p w14:paraId="7FE86399" w14:textId="77777777" w:rsidR="00AB0582" w:rsidRDefault="00AB0582" w:rsidP="00AB0582">
            <w:pPr>
              <w:pStyle w:val="EngHang"/>
            </w:pPr>
            <w:r>
              <w:t>That He may forgive me</w:t>
            </w:r>
          </w:p>
          <w:p w14:paraId="1E0E65FE" w14:textId="07437648" w:rsidR="00AB0582" w:rsidRDefault="00AB0582" w:rsidP="00AB0582">
            <w:pPr>
              <w:pStyle w:val="EngHangEnd"/>
            </w:pPr>
            <w:r>
              <w:t>The multiude of my sins.</w:t>
            </w:r>
          </w:p>
        </w:tc>
      </w:tr>
      <w:tr w:rsidR="00973AE1" w14:paraId="0DBF32CF" w14:textId="77777777" w:rsidTr="00973AE1">
        <w:trPr>
          <w:cantSplit/>
        </w:trPr>
        <w:tc>
          <w:tcPr>
            <w:tcW w:w="288" w:type="dxa"/>
          </w:tcPr>
          <w:p w14:paraId="00582BCB" w14:textId="77777777" w:rsidR="00973AE1" w:rsidRDefault="00973AE1" w:rsidP="00973AE1">
            <w:pPr>
              <w:pStyle w:val="CopticCross"/>
            </w:pPr>
          </w:p>
        </w:tc>
        <w:tc>
          <w:tcPr>
            <w:tcW w:w="3960" w:type="dxa"/>
          </w:tcPr>
          <w:p w14:paraId="5194C9E9" w14:textId="77777777" w:rsidR="00973AE1" w:rsidRDefault="00973AE1" w:rsidP="00973AE1">
            <w:pPr>
              <w:pStyle w:val="EngHang"/>
            </w:pPr>
            <w:r>
              <w:t>Hail to you O Mary,</w:t>
            </w:r>
          </w:p>
          <w:p w14:paraId="5412CE34" w14:textId="77777777" w:rsidR="00973AE1" w:rsidRDefault="00973AE1" w:rsidP="00973AE1">
            <w:pPr>
              <w:pStyle w:val="EngHang"/>
            </w:pPr>
            <w:r>
              <w:t>O full of grace,</w:t>
            </w:r>
          </w:p>
          <w:p w14:paraId="707D91F4" w14:textId="77777777" w:rsidR="00973AE1" w:rsidRDefault="00973AE1" w:rsidP="00973AE1">
            <w:pPr>
              <w:pStyle w:val="EngHang"/>
            </w:pPr>
            <w:r>
              <w:t>You are surrounded in light,</w:t>
            </w:r>
          </w:p>
          <w:p w14:paraId="1C554184" w14:textId="77777777" w:rsidR="00973AE1" w:rsidRDefault="00973AE1" w:rsidP="00973AE1">
            <w:pPr>
              <w:pStyle w:val="EngHangEnd"/>
            </w:pPr>
            <w:r>
              <w:t>O Mother of the Merfciful.</w:t>
            </w:r>
          </w:p>
        </w:tc>
      </w:tr>
      <w:tr w:rsidR="00973AE1" w14:paraId="605051A2" w14:textId="77777777" w:rsidTr="00973AE1">
        <w:trPr>
          <w:cantSplit/>
        </w:trPr>
        <w:tc>
          <w:tcPr>
            <w:tcW w:w="288" w:type="dxa"/>
          </w:tcPr>
          <w:p w14:paraId="7B0CD81B" w14:textId="77777777" w:rsidR="00973AE1" w:rsidRDefault="00973AE1" w:rsidP="00973AE1">
            <w:pPr>
              <w:pStyle w:val="CopticCross"/>
            </w:pPr>
            <w:r>
              <w:lastRenderedPageBreak/>
              <w:t>¿</w:t>
            </w:r>
          </w:p>
        </w:tc>
        <w:tc>
          <w:tcPr>
            <w:tcW w:w="3960" w:type="dxa"/>
          </w:tcPr>
          <w:p w14:paraId="36CB8AC1" w14:textId="77777777" w:rsidR="00973AE1" w:rsidRDefault="00973AE1" w:rsidP="00973AE1">
            <w:pPr>
              <w:pStyle w:val="EngHang"/>
            </w:pPr>
            <w:r>
              <w:t>Intercede for us</w:t>
            </w:r>
          </w:p>
          <w:p w14:paraId="3996ED33" w14:textId="77777777" w:rsidR="00973AE1" w:rsidRDefault="00973AE1" w:rsidP="00973AE1">
            <w:pPr>
              <w:pStyle w:val="EngHang"/>
            </w:pPr>
            <w:r>
              <w:t>On judgment day,</w:t>
            </w:r>
          </w:p>
          <w:p w14:paraId="6E168442" w14:textId="77777777" w:rsidR="00973AE1" w:rsidRDefault="00973AE1" w:rsidP="00973AE1">
            <w:pPr>
              <w:pStyle w:val="EngHang"/>
            </w:pPr>
            <w:r>
              <w:t>Before Your Son, who saved us,</w:t>
            </w:r>
          </w:p>
          <w:p w14:paraId="70DCC3CC" w14:textId="77777777" w:rsidR="00973AE1" w:rsidRDefault="00973AE1" w:rsidP="00973AE1">
            <w:pPr>
              <w:pStyle w:val="EngHangEnd"/>
            </w:pPr>
            <w:r>
              <w:t>O Daughter of Zion.</w:t>
            </w:r>
          </w:p>
        </w:tc>
      </w:tr>
    </w:tbl>
    <w:p w14:paraId="7A284A1C" w14:textId="0E856422" w:rsidR="00862553" w:rsidRDefault="00862553" w:rsidP="00862553">
      <w:pPr>
        <w:pStyle w:val="Heading3"/>
      </w:pPr>
      <w:bookmarkStart w:id="1885" w:name="_Ref452619669"/>
      <w:r>
        <w:t>Hymn on the Monday Theotokia</w:t>
      </w:r>
      <w:bookmarkEnd w:id="1885"/>
    </w:p>
    <w:p w14:paraId="2E5F35EF" w14:textId="444B54F7" w:rsidR="000304C8" w:rsidRPr="000304C8" w:rsidRDefault="000304C8" w:rsidP="000304C8">
      <w:pPr>
        <w:pStyle w:val="Rubric"/>
      </w:pPr>
      <w:r w:rsidRPr="000304C8">
        <w:t xml:space="preserve">While in </w:t>
      </w:r>
      <w:r>
        <w:t>current practice said before the Theotokia, these meditations on the Theotokia are more fittingly said after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862553" w14:paraId="35F4D8FC" w14:textId="77777777" w:rsidTr="00862553">
        <w:trPr>
          <w:cantSplit/>
        </w:trPr>
        <w:tc>
          <w:tcPr>
            <w:tcW w:w="288" w:type="dxa"/>
          </w:tcPr>
          <w:p w14:paraId="3E500A12" w14:textId="77777777" w:rsidR="00862553" w:rsidRDefault="00862553" w:rsidP="00862553">
            <w:pPr>
              <w:pStyle w:val="CopticCross"/>
            </w:pPr>
          </w:p>
        </w:tc>
        <w:tc>
          <w:tcPr>
            <w:tcW w:w="3960" w:type="dxa"/>
          </w:tcPr>
          <w:p w14:paraId="17E9B6BB" w14:textId="77777777" w:rsidR="00862553" w:rsidRDefault="00862553" w:rsidP="00862553">
            <w:pPr>
              <w:pStyle w:val="EngHang"/>
            </w:pPr>
            <w:r>
              <w:t>Be of strong faith,</w:t>
            </w:r>
          </w:p>
          <w:p w14:paraId="2AEF01AD" w14:textId="77777777" w:rsidR="00862553" w:rsidRDefault="00862553" w:rsidP="00862553">
            <w:pPr>
              <w:pStyle w:val="EngHang"/>
            </w:pPr>
            <w:r>
              <w:t>You believers in Christ,</w:t>
            </w:r>
          </w:p>
          <w:p w14:paraId="511CF952" w14:textId="77777777" w:rsidR="00862553" w:rsidRDefault="00862553" w:rsidP="00862553">
            <w:pPr>
              <w:pStyle w:val="EngHang"/>
            </w:pPr>
            <w:r>
              <w:t>And praise the joy of the whole world:</w:t>
            </w:r>
          </w:p>
          <w:p w14:paraId="2B0D3D49" w14:textId="54FE8123" w:rsidR="00862553" w:rsidRDefault="00862553" w:rsidP="00862553">
            <w:pPr>
              <w:pStyle w:val="EngHangEnd"/>
            </w:pPr>
            <w:r>
              <w:t>The Virgin Mary.</w:t>
            </w:r>
          </w:p>
        </w:tc>
      </w:tr>
      <w:tr w:rsidR="00862553" w14:paraId="78BD55DC" w14:textId="77777777" w:rsidTr="00862553">
        <w:trPr>
          <w:cantSplit/>
        </w:trPr>
        <w:tc>
          <w:tcPr>
            <w:tcW w:w="288" w:type="dxa"/>
          </w:tcPr>
          <w:p w14:paraId="0D350F9F" w14:textId="77777777" w:rsidR="00862553" w:rsidRPr="001E2E1C" w:rsidRDefault="00862553" w:rsidP="00862553">
            <w:pPr>
              <w:pStyle w:val="CopticCross"/>
            </w:pPr>
            <w:r>
              <w:t>¿</w:t>
            </w:r>
          </w:p>
        </w:tc>
        <w:tc>
          <w:tcPr>
            <w:tcW w:w="3960" w:type="dxa"/>
          </w:tcPr>
          <w:p w14:paraId="2AC3E5FE" w14:textId="77777777" w:rsidR="00862553" w:rsidRDefault="00862553" w:rsidP="00862553">
            <w:pPr>
              <w:pStyle w:val="EngHang"/>
            </w:pPr>
            <w:r>
              <w:t>Begin with the sign</w:t>
            </w:r>
          </w:p>
          <w:p w14:paraId="3E90EA7C" w14:textId="77777777" w:rsidR="00862553" w:rsidRDefault="00862553" w:rsidP="00862553">
            <w:pPr>
              <w:pStyle w:val="EngHang"/>
            </w:pPr>
            <w:r>
              <w:t>Of the Cross,</w:t>
            </w:r>
          </w:p>
          <w:p w14:paraId="4FDE539F" w14:textId="77777777" w:rsidR="00862553" w:rsidRDefault="00862553" w:rsidP="00862553">
            <w:pPr>
              <w:pStyle w:val="EngHang"/>
            </w:pPr>
            <w:r>
              <w:t>And always praise</w:t>
            </w:r>
          </w:p>
          <w:p w14:paraId="6BC4D21B" w14:textId="72606CCA" w:rsidR="00862553" w:rsidRDefault="00862553" w:rsidP="00862553">
            <w:pPr>
              <w:pStyle w:val="EngHangEnd"/>
            </w:pPr>
            <w:r>
              <w:t>The Virgin Mary</w:t>
            </w:r>
          </w:p>
        </w:tc>
      </w:tr>
      <w:tr w:rsidR="00862553" w14:paraId="389F7881" w14:textId="77777777" w:rsidTr="00862553">
        <w:trPr>
          <w:cantSplit/>
        </w:trPr>
        <w:tc>
          <w:tcPr>
            <w:tcW w:w="288" w:type="dxa"/>
          </w:tcPr>
          <w:p w14:paraId="1293C319" w14:textId="77777777" w:rsidR="00862553" w:rsidRDefault="00862553" w:rsidP="00862553">
            <w:pPr>
              <w:pStyle w:val="CopticCross"/>
            </w:pPr>
          </w:p>
        </w:tc>
        <w:tc>
          <w:tcPr>
            <w:tcW w:w="3960" w:type="dxa"/>
          </w:tcPr>
          <w:p w14:paraId="72F57D92" w14:textId="77777777" w:rsidR="00862553" w:rsidRDefault="00862553" w:rsidP="00862553">
            <w:pPr>
              <w:pStyle w:val="EngHang"/>
            </w:pPr>
            <w:r>
              <w:t>Repent from evil works,</w:t>
            </w:r>
          </w:p>
          <w:p w14:paraId="49ABDD00" w14:textId="053A417C" w:rsidR="00862553" w:rsidRDefault="00862553" w:rsidP="00862553">
            <w:pPr>
              <w:pStyle w:val="EngHang"/>
            </w:pPr>
            <w:r>
              <w:t>Hold fast to the Law,</w:t>
            </w:r>
          </w:p>
          <w:p w14:paraId="59A8BE6D" w14:textId="77777777" w:rsidR="00862553" w:rsidRDefault="00862553" w:rsidP="00862553">
            <w:pPr>
              <w:pStyle w:val="EngHang"/>
            </w:pPr>
            <w:r>
              <w:t>And always praise</w:t>
            </w:r>
          </w:p>
          <w:p w14:paraId="61F96B8A" w14:textId="678DB064" w:rsidR="00862553" w:rsidRDefault="00862553" w:rsidP="00862553">
            <w:pPr>
              <w:pStyle w:val="EngHangEnd"/>
            </w:pPr>
            <w:r>
              <w:t>The Virgin Mary</w:t>
            </w:r>
          </w:p>
        </w:tc>
      </w:tr>
      <w:tr w:rsidR="00862553" w14:paraId="7FEFDE7C" w14:textId="77777777" w:rsidTr="00862553">
        <w:trPr>
          <w:cantSplit/>
        </w:trPr>
        <w:tc>
          <w:tcPr>
            <w:tcW w:w="288" w:type="dxa"/>
          </w:tcPr>
          <w:p w14:paraId="58DED1DE" w14:textId="77777777" w:rsidR="00862553" w:rsidRDefault="00862553" w:rsidP="00862553">
            <w:pPr>
              <w:pStyle w:val="CopticCross"/>
            </w:pPr>
            <w:r>
              <w:t>¿</w:t>
            </w:r>
          </w:p>
        </w:tc>
        <w:tc>
          <w:tcPr>
            <w:tcW w:w="3960" w:type="dxa"/>
          </w:tcPr>
          <w:p w14:paraId="4E5B7FF7" w14:textId="77777777" w:rsidR="00862553" w:rsidRDefault="00862553" w:rsidP="00862553">
            <w:pPr>
              <w:pStyle w:val="EngHang"/>
            </w:pPr>
            <w:r>
              <w:t>Gabriel was sent</w:t>
            </w:r>
          </w:p>
          <w:p w14:paraId="430864A8" w14:textId="77777777" w:rsidR="00862553" w:rsidRDefault="00862553" w:rsidP="00862553">
            <w:pPr>
              <w:pStyle w:val="EngHang"/>
            </w:pPr>
            <w:r>
              <w:t>From the Holy Father,</w:t>
            </w:r>
          </w:p>
          <w:p w14:paraId="6502C66D" w14:textId="43E5864F" w:rsidR="00862553" w:rsidRDefault="00862553" w:rsidP="00862553">
            <w:pPr>
              <w:pStyle w:val="EngHang"/>
            </w:pPr>
            <w:r>
              <w:t>And came and evangelized</w:t>
            </w:r>
          </w:p>
          <w:p w14:paraId="3C4A0D60" w14:textId="4B49DBCE" w:rsidR="00862553" w:rsidRDefault="00862553" w:rsidP="00862553">
            <w:pPr>
              <w:pStyle w:val="EngHangEnd"/>
            </w:pPr>
            <w:r>
              <w:t>The Virign Mary</w:t>
            </w:r>
          </w:p>
        </w:tc>
      </w:tr>
      <w:tr w:rsidR="00862553" w14:paraId="12D9073D" w14:textId="77777777" w:rsidTr="00862553">
        <w:trPr>
          <w:cantSplit/>
        </w:trPr>
        <w:tc>
          <w:tcPr>
            <w:tcW w:w="288" w:type="dxa"/>
          </w:tcPr>
          <w:p w14:paraId="3037273F" w14:textId="77777777" w:rsidR="00862553" w:rsidRDefault="00862553" w:rsidP="00862553">
            <w:pPr>
              <w:pStyle w:val="CopticCross"/>
            </w:pPr>
          </w:p>
        </w:tc>
        <w:tc>
          <w:tcPr>
            <w:tcW w:w="3960" w:type="dxa"/>
          </w:tcPr>
          <w:p w14:paraId="0ED928A4" w14:textId="77777777" w:rsidR="00862553" w:rsidRDefault="00862553" w:rsidP="00862553">
            <w:pPr>
              <w:pStyle w:val="EngHang"/>
            </w:pPr>
            <w:r>
              <w:t>She accepted the angelic saying,</w:t>
            </w:r>
          </w:p>
          <w:p w14:paraId="374DBA9F" w14:textId="77777777" w:rsidR="00862553" w:rsidRDefault="00862553" w:rsidP="00862553">
            <w:pPr>
              <w:pStyle w:val="EngHang"/>
            </w:pPr>
            <w:r>
              <w:t>The Spirit of God came upon her,</w:t>
            </w:r>
          </w:p>
          <w:p w14:paraId="422269F4" w14:textId="77777777" w:rsidR="00862553" w:rsidRDefault="00862553" w:rsidP="00862553">
            <w:pPr>
              <w:pStyle w:val="EngHang"/>
            </w:pPr>
            <w:r>
              <w:t>And she who conceived is</w:t>
            </w:r>
          </w:p>
          <w:p w14:paraId="5481CE6D" w14:textId="49D11CA9" w:rsidR="00862553" w:rsidRDefault="00862553" w:rsidP="00862553">
            <w:pPr>
              <w:pStyle w:val="EngHangEnd"/>
            </w:pPr>
            <w:r>
              <w:t>The Virgin Mary.</w:t>
            </w:r>
          </w:p>
        </w:tc>
      </w:tr>
      <w:tr w:rsidR="00862553" w14:paraId="749193E3" w14:textId="77777777" w:rsidTr="00862553">
        <w:trPr>
          <w:cantSplit/>
        </w:trPr>
        <w:tc>
          <w:tcPr>
            <w:tcW w:w="288" w:type="dxa"/>
          </w:tcPr>
          <w:p w14:paraId="2AF76842" w14:textId="77777777" w:rsidR="00862553" w:rsidRDefault="00862553" w:rsidP="00862553">
            <w:pPr>
              <w:pStyle w:val="CopticCross"/>
            </w:pPr>
            <w:r>
              <w:t>¿</w:t>
            </w:r>
          </w:p>
        </w:tc>
        <w:tc>
          <w:tcPr>
            <w:tcW w:w="3960" w:type="dxa"/>
          </w:tcPr>
          <w:p w14:paraId="0F8871B4" w14:textId="77777777" w:rsidR="00862553" w:rsidRDefault="00D90AA0" w:rsidP="00D90AA0">
            <w:pPr>
              <w:pStyle w:val="EngHang"/>
            </w:pPr>
            <w:r>
              <w:t>The salvation of the human race,</w:t>
            </w:r>
          </w:p>
          <w:p w14:paraId="28D713B1" w14:textId="77777777" w:rsidR="00D90AA0" w:rsidRDefault="00D90AA0" w:rsidP="00D90AA0">
            <w:pPr>
              <w:pStyle w:val="EngHang"/>
            </w:pPr>
            <w:r>
              <w:t>And the whole world,</w:t>
            </w:r>
          </w:p>
          <w:p w14:paraId="2653EB49" w14:textId="77777777" w:rsidR="00D90AA0" w:rsidRDefault="00D90AA0" w:rsidP="00D90AA0">
            <w:pPr>
              <w:pStyle w:val="EngHang"/>
            </w:pPr>
            <w:r>
              <w:t>Came from the pure one,</w:t>
            </w:r>
          </w:p>
          <w:p w14:paraId="1BFA8373" w14:textId="7D601AB1" w:rsidR="00D90AA0" w:rsidRDefault="00D90AA0" w:rsidP="00862553">
            <w:pPr>
              <w:pStyle w:val="EngHangEnd"/>
            </w:pPr>
            <w:r>
              <w:t>The Virgin Mary.</w:t>
            </w:r>
          </w:p>
        </w:tc>
      </w:tr>
      <w:tr w:rsidR="00862553" w14:paraId="57A390B4" w14:textId="77777777" w:rsidTr="00862553">
        <w:trPr>
          <w:cantSplit/>
        </w:trPr>
        <w:tc>
          <w:tcPr>
            <w:tcW w:w="288" w:type="dxa"/>
          </w:tcPr>
          <w:p w14:paraId="0FE365C0" w14:textId="77777777" w:rsidR="00862553" w:rsidRDefault="00862553" w:rsidP="00862553">
            <w:pPr>
              <w:pStyle w:val="CopticCross"/>
            </w:pPr>
          </w:p>
        </w:tc>
        <w:tc>
          <w:tcPr>
            <w:tcW w:w="3960" w:type="dxa"/>
          </w:tcPr>
          <w:p w14:paraId="7AC2B137" w14:textId="77777777" w:rsidR="00862553" w:rsidRDefault="00D90AA0" w:rsidP="00D90AA0">
            <w:pPr>
              <w:pStyle w:val="EngHang"/>
            </w:pPr>
            <w:r>
              <w:t>We call you by many name,</w:t>
            </w:r>
          </w:p>
          <w:p w14:paraId="325568E0" w14:textId="77777777" w:rsidR="00D90AA0" w:rsidRDefault="00D90AA0" w:rsidP="00D90AA0">
            <w:pPr>
              <w:pStyle w:val="EngHang"/>
            </w:pPr>
            <w:r>
              <w:t>You are called righteous,</w:t>
            </w:r>
          </w:p>
          <w:p w14:paraId="3AA45708" w14:textId="77777777" w:rsidR="00D90AA0" w:rsidRDefault="00D90AA0" w:rsidP="00D90AA0">
            <w:pPr>
              <w:pStyle w:val="EngHang"/>
            </w:pPr>
            <w:r>
              <w:t>O holy saint,</w:t>
            </w:r>
          </w:p>
          <w:p w14:paraId="608E8C27" w14:textId="06126EA1" w:rsidR="00D90AA0" w:rsidRDefault="00D90AA0" w:rsidP="00862553">
            <w:pPr>
              <w:pStyle w:val="EngHangEnd"/>
            </w:pPr>
            <w:r>
              <w:t>The vigin Mary.</w:t>
            </w:r>
          </w:p>
        </w:tc>
      </w:tr>
      <w:tr w:rsidR="00862553" w14:paraId="4C256BDF" w14:textId="77777777" w:rsidTr="00862553">
        <w:trPr>
          <w:cantSplit/>
        </w:trPr>
        <w:tc>
          <w:tcPr>
            <w:tcW w:w="288" w:type="dxa"/>
          </w:tcPr>
          <w:p w14:paraId="38F32FBE" w14:textId="77777777" w:rsidR="00862553" w:rsidRDefault="00862553" w:rsidP="00862553">
            <w:pPr>
              <w:pStyle w:val="CopticCross"/>
            </w:pPr>
            <w:r>
              <w:t>¿</w:t>
            </w:r>
          </w:p>
        </w:tc>
        <w:tc>
          <w:tcPr>
            <w:tcW w:w="3960" w:type="dxa"/>
          </w:tcPr>
          <w:p w14:paraId="61D9B396" w14:textId="77777777" w:rsidR="00862553" w:rsidRDefault="00D90AA0" w:rsidP="00D90AA0">
            <w:pPr>
              <w:pStyle w:val="EngHang"/>
            </w:pPr>
            <w:r>
              <w:t>The Lord of Glory chose you;</w:t>
            </w:r>
          </w:p>
          <w:p w14:paraId="6825D7D6" w14:textId="77777777" w:rsidR="00D90AA0" w:rsidRDefault="00D90AA0" w:rsidP="00D90AA0">
            <w:pPr>
              <w:pStyle w:val="EngHang"/>
            </w:pPr>
            <w:r>
              <w:t>The Psalist said,</w:t>
            </w:r>
          </w:p>
          <w:p w14:paraId="0C775304" w14:textId="77777777" w:rsidR="00D90AA0" w:rsidRDefault="00D90AA0" w:rsidP="00D90AA0">
            <w:pPr>
              <w:pStyle w:val="EngHang"/>
            </w:pPr>
            <w:r>
              <w:t>“He adorned you with His Holy Spirit,”</w:t>
            </w:r>
          </w:p>
          <w:p w14:paraId="51CD4D90" w14:textId="095D035B" w:rsidR="00D90AA0" w:rsidRDefault="00D90AA0" w:rsidP="00862553">
            <w:pPr>
              <w:pStyle w:val="EngHangEnd"/>
            </w:pPr>
            <w:r>
              <w:t>O Virgin Mary.</w:t>
            </w:r>
          </w:p>
        </w:tc>
      </w:tr>
      <w:tr w:rsidR="00862553" w14:paraId="74A814C8" w14:textId="77777777" w:rsidTr="00862553">
        <w:trPr>
          <w:cantSplit/>
        </w:trPr>
        <w:tc>
          <w:tcPr>
            <w:tcW w:w="288" w:type="dxa"/>
          </w:tcPr>
          <w:p w14:paraId="52A82CB1" w14:textId="77777777" w:rsidR="00862553" w:rsidRDefault="00862553" w:rsidP="00862553">
            <w:pPr>
              <w:pStyle w:val="CopticCross"/>
            </w:pPr>
          </w:p>
        </w:tc>
        <w:tc>
          <w:tcPr>
            <w:tcW w:w="3960" w:type="dxa"/>
          </w:tcPr>
          <w:p w14:paraId="4E75ABBC" w14:textId="77777777" w:rsidR="00862553" w:rsidRDefault="00D90AA0" w:rsidP="00D90AA0">
            <w:pPr>
              <w:pStyle w:val="EngHang"/>
            </w:pPr>
            <w:r>
              <w:t>The Divine Light adorned you</w:t>
            </w:r>
          </w:p>
          <w:p w14:paraId="5589D29E" w14:textId="77777777" w:rsidR="00D90AA0" w:rsidRDefault="00D90AA0" w:rsidP="00D90AA0">
            <w:pPr>
              <w:pStyle w:val="EngHang"/>
            </w:pPr>
            <w:r>
              <w:t>With the dwelling of our Lord,</w:t>
            </w:r>
          </w:p>
          <w:p w14:paraId="50C08ADA" w14:textId="77777777" w:rsidR="00D90AA0" w:rsidRDefault="00D90AA0" w:rsidP="00D90AA0">
            <w:pPr>
              <w:pStyle w:val="EngHang"/>
            </w:pPr>
            <w:r>
              <w:t>Jesus, One of the Trinity,</w:t>
            </w:r>
          </w:p>
          <w:p w14:paraId="28698F38" w14:textId="408A858C" w:rsidR="00D90AA0" w:rsidRDefault="00D90AA0" w:rsidP="00862553">
            <w:pPr>
              <w:pStyle w:val="EngHangEnd"/>
            </w:pPr>
            <w:r>
              <w:t>O Virign Mary.</w:t>
            </w:r>
          </w:p>
        </w:tc>
      </w:tr>
      <w:tr w:rsidR="00862553" w14:paraId="7A1C1CC1" w14:textId="77777777" w:rsidTr="00862553">
        <w:trPr>
          <w:cantSplit/>
        </w:trPr>
        <w:tc>
          <w:tcPr>
            <w:tcW w:w="288" w:type="dxa"/>
          </w:tcPr>
          <w:p w14:paraId="6F323AC2" w14:textId="77777777" w:rsidR="00862553" w:rsidRDefault="00862553" w:rsidP="00862553">
            <w:pPr>
              <w:pStyle w:val="CopticCross"/>
            </w:pPr>
            <w:r>
              <w:t>¿</w:t>
            </w:r>
          </w:p>
        </w:tc>
        <w:tc>
          <w:tcPr>
            <w:tcW w:w="3960" w:type="dxa"/>
          </w:tcPr>
          <w:p w14:paraId="32E8ECB5" w14:textId="77777777" w:rsidR="00862553" w:rsidRDefault="00D90AA0" w:rsidP="00D90AA0">
            <w:pPr>
              <w:pStyle w:val="EngHang"/>
            </w:pPr>
            <w:r>
              <w:t>We call you the censer,</w:t>
            </w:r>
          </w:p>
          <w:p w14:paraId="6CEF0C44" w14:textId="77777777" w:rsidR="00D90AA0" w:rsidRDefault="00D90AA0" w:rsidP="00D90AA0">
            <w:pPr>
              <w:pStyle w:val="EngHang"/>
            </w:pPr>
            <w:r>
              <w:t>Made of pure gold,</w:t>
            </w:r>
          </w:p>
          <w:p w14:paraId="79B35D16" w14:textId="77777777" w:rsidR="00D90AA0" w:rsidRDefault="00D90AA0" w:rsidP="00D90AA0">
            <w:pPr>
              <w:pStyle w:val="EngHang"/>
            </w:pPr>
            <w:r>
              <w:t>And the famous tabernacle,</w:t>
            </w:r>
          </w:p>
          <w:p w14:paraId="00528DF2" w14:textId="2184626D" w:rsidR="00D90AA0" w:rsidRDefault="00D90AA0" w:rsidP="00862553">
            <w:pPr>
              <w:pStyle w:val="EngHangEnd"/>
            </w:pPr>
            <w:r>
              <w:t>O Virgin mary?</w:t>
            </w:r>
          </w:p>
        </w:tc>
      </w:tr>
      <w:tr w:rsidR="00862553" w14:paraId="5540C043" w14:textId="77777777" w:rsidTr="00862553">
        <w:trPr>
          <w:cantSplit/>
        </w:trPr>
        <w:tc>
          <w:tcPr>
            <w:tcW w:w="288" w:type="dxa"/>
          </w:tcPr>
          <w:p w14:paraId="23881FE3" w14:textId="77777777" w:rsidR="00862553" w:rsidRDefault="00862553" w:rsidP="00862553">
            <w:pPr>
              <w:pStyle w:val="CopticCross"/>
            </w:pPr>
          </w:p>
        </w:tc>
        <w:tc>
          <w:tcPr>
            <w:tcW w:w="3960" w:type="dxa"/>
          </w:tcPr>
          <w:p w14:paraId="63E9AD6C" w14:textId="77777777" w:rsidR="00862553" w:rsidRDefault="00D90AA0" w:rsidP="00D90AA0">
            <w:pPr>
              <w:pStyle w:val="EngHang"/>
            </w:pPr>
            <w:r>
              <w:t>You bore the Son of Righteousness</w:t>
            </w:r>
          </w:p>
          <w:p w14:paraId="63190D53" w14:textId="77777777" w:rsidR="00D90AA0" w:rsidRDefault="00D90AA0" w:rsidP="00D90AA0">
            <w:pPr>
              <w:pStyle w:val="EngHang"/>
            </w:pPr>
            <w:r>
              <w:t>In your womb, O Virgin and bride.</w:t>
            </w:r>
          </w:p>
          <w:p w14:paraId="0979620A" w14:textId="77777777" w:rsidR="00D90AA0" w:rsidRDefault="00D90AA0" w:rsidP="00D90AA0">
            <w:pPr>
              <w:pStyle w:val="EngHang"/>
            </w:pPr>
            <w:r>
              <w:t>Who has received what you have,</w:t>
            </w:r>
          </w:p>
          <w:p w14:paraId="4589DF1A" w14:textId="1F809210" w:rsidR="00D90AA0" w:rsidRDefault="00D90AA0" w:rsidP="00862553">
            <w:pPr>
              <w:pStyle w:val="EngHangEnd"/>
            </w:pPr>
            <w:r>
              <w:t>O Virign Mary?</w:t>
            </w:r>
          </w:p>
        </w:tc>
      </w:tr>
      <w:tr w:rsidR="00862553" w14:paraId="3DBE0D34" w14:textId="77777777" w:rsidTr="00862553">
        <w:trPr>
          <w:cantSplit/>
        </w:trPr>
        <w:tc>
          <w:tcPr>
            <w:tcW w:w="288" w:type="dxa"/>
          </w:tcPr>
          <w:p w14:paraId="301C9FAF" w14:textId="77777777" w:rsidR="00862553" w:rsidRDefault="00862553" w:rsidP="00862553">
            <w:pPr>
              <w:pStyle w:val="CopticCross"/>
            </w:pPr>
            <w:r>
              <w:lastRenderedPageBreak/>
              <w:t>¿</w:t>
            </w:r>
          </w:p>
        </w:tc>
        <w:tc>
          <w:tcPr>
            <w:tcW w:w="3960" w:type="dxa"/>
          </w:tcPr>
          <w:p w14:paraId="2926F656" w14:textId="77777777" w:rsidR="00862553" w:rsidRDefault="00D90AA0" w:rsidP="00D90AA0">
            <w:pPr>
              <w:pStyle w:val="EngHang"/>
            </w:pPr>
            <w:r>
              <w:t>Zephaniah proclaimed</w:t>
            </w:r>
          </w:p>
          <w:p w14:paraId="484C46A4" w14:textId="77777777" w:rsidR="00D90AA0" w:rsidRDefault="00D90AA0" w:rsidP="00D90AA0">
            <w:pPr>
              <w:pStyle w:val="EngHang"/>
            </w:pPr>
            <w:r>
              <w:t>The birth of Christ,</w:t>
            </w:r>
          </w:p>
          <w:p w14:paraId="3ABD8D7A" w14:textId="77777777" w:rsidR="00D90AA0" w:rsidRDefault="00D90AA0" w:rsidP="00D90AA0">
            <w:pPr>
              <w:pStyle w:val="EngHang"/>
            </w:pPr>
            <w:r>
              <w:t>“He will descend as dew and rain,”</w:t>
            </w:r>
          </w:p>
          <w:p w14:paraId="4CD2601D" w14:textId="6B53EC9F" w:rsidR="00D90AA0" w:rsidRDefault="00D90AA0" w:rsidP="00862553">
            <w:pPr>
              <w:pStyle w:val="EngHangEnd"/>
            </w:pPr>
            <w:r>
              <w:t>O Virign Mary.</w:t>
            </w:r>
          </w:p>
        </w:tc>
      </w:tr>
      <w:tr w:rsidR="00862553" w14:paraId="03C0F023" w14:textId="77777777" w:rsidTr="00862553">
        <w:trPr>
          <w:cantSplit/>
        </w:trPr>
        <w:tc>
          <w:tcPr>
            <w:tcW w:w="288" w:type="dxa"/>
          </w:tcPr>
          <w:p w14:paraId="3F0D6779" w14:textId="77777777" w:rsidR="00862553" w:rsidRDefault="00862553" w:rsidP="00862553">
            <w:pPr>
              <w:pStyle w:val="CopticCross"/>
            </w:pPr>
          </w:p>
        </w:tc>
        <w:tc>
          <w:tcPr>
            <w:tcW w:w="3960" w:type="dxa"/>
          </w:tcPr>
          <w:p w14:paraId="69BCE7EA" w14:textId="2CF97271" w:rsidR="00D90AA0" w:rsidRDefault="00D90AA0" w:rsidP="00D90AA0">
            <w:pPr>
              <w:pStyle w:val="EngHang"/>
            </w:pPr>
            <w:r>
              <w:t>You gave birth to the Son of Man,</w:t>
            </w:r>
          </w:p>
          <w:p w14:paraId="70BE96C0" w14:textId="54AF7233" w:rsidR="00862553" w:rsidRDefault="00D90AA0" w:rsidP="00D90AA0">
            <w:pPr>
              <w:pStyle w:val="EngHang"/>
            </w:pPr>
            <w:r>
              <w:t>The Pantocrator,</w:t>
            </w:r>
          </w:p>
          <w:p w14:paraId="1F4167B9" w14:textId="77777777" w:rsidR="00D90AA0" w:rsidRDefault="00D90AA0" w:rsidP="00D90AA0">
            <w:pPr>
              <w:pStyle w:val="EngHang"/>
            </w:pPr>
            <w:r>
              <w:t>Who gives life to all people,</w:t>
            </w:r>
          </w:p>
          <w:p w14:paraId="75817DB8" w14:textId="2AB35137" w:rsidR="00D90AA0" w:rsidRDefault="00D90AA0" w:rsidP="00862553">
            <w:pPr>
              <w:pStyle w:val="EngHangEnd"/>
            </w:pPr>
            <w:r>
              <w:t>O Virign Mary</w:t>
            </w:r>
          </w:p>
        </w:tc>
      </w:tr>
      <w:tr w:rsidR="00862553" w14:paraId="66CE0CDB" w14:textId="77777777" w:rsidTr="00862553">
        <w:trPr>
          <w:cantSplit/>
        </w:trPr>
        <w:tc>
          <w:tcPr>
            <w:tcW w:w="288" w:type="dxa"/>
          </w:tcPr>
          <w:p w14:paraId="1BC91E99" w14:textId="77777777" w:rsidR="00862553" w:rsidRDefault="00862553" w:rsidP="00862553">
            <w:pPr>
              <w:pStyle w:val="CopticCross"/>
            </w:pPr>
            <w:r>
              <w:t>¿</w:t>
            </w:r>
          </w:p>
        </w:tc>
        <w:tc>
          <w:tcPr>
            <w:tcW w:w="3960" w:type="dxa"/>
          </w:tcPr>
          <w:p w14:paraId="46B0197F" w14:textId="778A5817" w:rsidR="00862553" w:rsidRDefault="00D90AA0" w:rsidP="00D90AA0">
            <w:pPr>
              <w:pStyle w:val="EngHang"/>
            </w:pPr>
            <w:r>
              <w:t>You are blessed, O Theotokos;</w:t>
            </w:r>
          </w:p>
          <w:p w14:paraId="4941B7BA" w14:textId="77777777" w:rsidR="00D90AA0" w:rsidRDefault="00D90AA0" w:rsidP="00D90AA0">
            <w:pPr>
              <w:pStyle w:val="EngHang"/>
            </w:pPr>
            <w:r>
              <w:t>You are blessed, O Mother of the Holy;</w:t>
            </w:r>
          </w:p>
          <w:p w14:paraId="629C7960" w14:textId="77777777" w:rsidR="00D90AA0" w:rsidRDefault="00D90AA0" w:rsidP="00D90AA0">
            <w:pPr>
              <w:pStyle w:val="EngHang"/>
            </w:pPr>
            <w:r>
              <w:t>You are the seed of David,</w:t>
            </w:r>
          </w:p>
          <w:p w14:paraId="74C28DFD" w14:textId="74563D77" w:rsidR="00D90AA0" w:rsidRDefault="00D90AA0" w:rsidP="00862553">
            <w:pPr>
              <w:pStyle w:val="EngHangEnd"/>
            </w:pPr>
            <w:r>
              <w:t>O Virgin Mary.</w:t>
            </w:r>
          </w:p>
        </w:tc>
      </w:tr>
      <w:tr w:rsidR="00862553" w14:paraId="52469E17" w14:textId="77777777" w:rsidTr="00862553">
        <w:trPr>
          <w:cantSplit/>
        </w:trPr>
        <w:tc>
          <w:tcPr>
            <w:tcW w:w="288" w:type="dxa"/>
          </w:tcPr>
          <w:p w14:paraId="09D027C5" w14:textId="77777777" w:rsidR="00862553" w:rsidRDefault="00862553" w:rsidP="00862553">
            <w:pPr>
              <w:pStyle w:val="CopticCross"/>
            </w:pPr>
          </w:p>
        </w:tc>
        <w:tc>
          <w:tcPr>
            <w:tcW w:w="3960" w:type="dxa"/>
          </w:tcPr>
          <w:p w14:paraId="06ED0EBA" w14:textId="33502251" w:rsidR="00D90AA0" w:rsidRDefault="00D90AA0" w:rsidP="00D90AA0">
            <w:pPr>
              <w:pStyle w:val="EngHang"/>
            </w:pPr>
            <w:r>
              <w:t>Christ, the King of Glory,</w:t>
            </w:r>
          </w:p>
          <w:p w14:paraId="64B652A1" w14:textId="5E2A6B16" w:rsidR="00862553" w:rsidRDefault="00D90AA0" w:rsidP="00D90AA0">
            <w:pPr>
              <w:pStyle w:val="EngHang"/>
            </w:pPr>
            <w:r>
              <w:t>Appeared from you in His divinity,</w:t>
            </w:r>
          </w:p>
          <w:p w14:paraId="67FDA8C8" w14:textId="77777777" w:rsidR="00D90AA0" w:rsidRDefault="00D90AA0" w:rsidP="00D90AA0">
            <w:pPr>
              <w:pStyle w:val="EngHang"/>
            </w:pPr>
            <w:r>
              <w:t>United with Humanity,</w:t>
            </w:r>
          </w:p>
          <w:p w14:paraId="354FD261" w14:textId="27C1C521" w:rsidR="00D90AA0" w:rsidRDefault="00D90AA0" w:rsidP="00862553">
            <w:pPr>
              <w:pStyle w:val="EngHangEnd"/>
            </w:pPr>
            <w:r>
              <w:t>O Virgn Mary.</w:t>
            </w:r>
          </w:p>
        </w:tc>
      </w:tr>
      <w:tr w:rsidR="00862553" w14:paraId="461ACA67" w14:textId="77777777" w:rsidTr="00862553">
        <w:trPr>
          <w:cantSplit/>
        </w:trPr>
        <w:tc>
          <w:tcPr>
            <w:tcW w:w="288" w:type="dxa"/>
          </w:tcPr>
          <w:p w14:paraId="7A2BC3CD" w14:textId="77777777" w:rsidR="00862553" w:rsidRDefault="00862553" w:rsidP="00862553">
            <w:pPr>
              <w:pStyle w:val="CopticCross"/>
            </w:pPr>
            <w:r>
              <w:t>¿</w:t>
            </w:r>
          </w:p>
        </w:tc>
        <w:tc>
          <w:tcPr>
            <w:tcW w:w="3960" w:type="dxa"/>
          </w:tcPr>
          <w:p w14:paraId="5E8E3E57" w14:textId="77777777" w:rsidR="00862553" w:rsidRDefault="00D90AA0" w:rsidP="00D90AA0">
            <w:pPr>
              <w:pStyle w:val="EngHang"/>
            </w:pPr>
            <w:r>
              <w:t>We hope in you,</w:t>
            </w:r>
          </w:p>
          <w:p w14:paraId="50A7B9A0" w14:textId="77777777" w:rsidR="00D90AA0" w:rsidRDefault="00D90AA0" w:rsidP="00D90AA0">
            <w:pPr>
              <w:pStyle w:val="EngHang"/>
            </w:pPr>
            <w:r>
              <w:t>And we ask you, O Mother of Christ,</w:t>
            </w:r>
          </w:p>
          <w:p w14:paraId="3BC75099" w14:textId="77777777" w:rsidR="00D90AA0" w:rsidRDefault="00D90AA0" w:rsidP="00D90AA0">
            <w:pPr>
              <w:pStyle w:val="EngHang"/>
            </w:pPr>
            <w:r>
              <w:t>Do not forsake us,</w:t>
            </w:r>
          </w:p>
          <w:p w14:paraId="05E1E4FF" w14:textId="25F526AF" w:rsidR="00D90AA0" w:rsidRDefault="00D90AA0" w:rsidP="00862553">
            <w:pPr>
              <w:pStyle w:val="EngHangEnd"/>
            </w:pPr>
            <w:r>
              <w:t>O Virgin Mary.</w:t>
            </w:r>
          </w:p>
        </w:tc>
      </w:tr>
      <w:tr w:rsidR="00862553" w14:paraId="79434268" w14:textId="77777777" w:rsidTr="00862553">
        <w:trPr>
          <w:cantSplit/>
        </w:trPr>
        <w:tc>
          <w:tcPr>
            <w:tcW w:w="288" w:type="dxa"/>
          </w:tcPr>
          <w:p w14:paraId="0CD39B00" w14:textId="77777777" w:rsidR="00862553" w:rsidRDefault="00862553" w:rsidP="00862553">
            <w:pPr>
              <w:pStyle w:val="CopticCross"/>
            </w:pPr>
          </w:p>
        </w:tc>
        <w:tc>
          <w:tcPr>
            <w:tcW w:w="3960" w:type="dxa"/>
          </w:tcPr>
          <w:p w14:paraId="2BFA4CA8" w14:textId="7C4E3FF0" w:rsidR="00862553" w:rsidRDefault="00D90AA0" w:rsidP="00D90AA0">
            <w:pPr>
              <w:pStyle w:val="EngHang"/>
            </w:pPr>
            <w:r>
              <w:t>It is pleasant and precious to praise you,</w:t>
            </w:r>
          </w:p>
          <w:p w14:paraId="60F7C87B" w14:textId="4DB58E89" w:rsidR="00D90AA0" w:rsidRDefault="00D90AA0" w:rsidP="00D90AA0">
            <w:pPr>
              <w:pStyle w:val="EngHang"/>
            </w:pPr>
            <w:r>
              <w:t>For your honour is increased</w:t>
            </w:r>
          </w:p>
          <w:p w14:paraId="6146454B" w14:textId="77777777" w:rsidR="00D90AA0" w:rsidRDefault="00D90AA0" w:rsidP="00D90AA0">
            <w:pPr>
              <w:pStyle w:val="EngHang"/>
            </w:pPr>
            <w:r>
              <w:t>Above all the creation,</w:t>
            </w:r>
          </w:p>
          <w:p w14:paraId="5DF41E82" w14:textId="6CD9997D" w:rsidR="00D90AA0" w:rsidRDefault="00D90AA0" w:rsidP="00862553">
            <w:pPr>
              <w:pStyle w:val="EngHangEnd"/>
            </w:pPr>
            <w:r>
              <w:t>O Virgin Mary.</w:t>
            </w:r>
          </w:p>
        </w:tc>
      </w:tr>
      <w:tr w:rsidR="00862553" w14:paraId="7D2B0BE9" w14:textId="77777777" w:rsidTr="00862553">
        <w:trPr>
          <w:cantSplit/>
        </w:trPr>
        <w:tc>
          <w:tcPr>
            <w:tcW w:w="288" w:type="dxa"/>
          </w:tcPr>
          <w:p w14:paraId="2457802D" w14:textId="77777777" w:rsidR="00862553" w:rsidRDefault="00862553" w:rsidP="00862553">
            <w:pPr>
              <w:pStyle w:val="CopticCross"/>
            </w:pPr>
            <w:r>
              <w:lastRenderedPageBreak/>
              <w:t>¿</w:t>
            </w:r>
          </w:p>
        </w:tc>
        <w:tc>
          <w:tcPr>
            <w:tcW w:w="3960" w:type="dxa"/>
          </w:tcPr>
          <w:p w14:paraId="4E47D8E0" w14:textId="77777777" w:rsidR="00862553" w:rsidRDefault="00D90AA0" w:rsidP="00D90AA0">
            <w:pPr>
              <w:pStyle w:val="EngHang"/>
            </w:pPr>
            <w:r>
              <w:t>You are much higher</w:t>
            </w:r>
          </w:p>
          <w:p w14:paraId="02C2B73C" w14:textId="77777777" w:rsidR="00D90AA0" w:rsidRDefault="00D90AA0" w:rsidP="00D90AA0">
            <w:pPr>
              <w:pStyle w:val="EngHang"/>
            </w:pPr>
            <w:r>
              <w:t>Than the righteous fathers,</w:t>
            </w:r>
          </w:p>
          <w:p w14:paraId="5CDF9A99" w14:textId="77777777" w:rsidR="00D90AA0" w:rsidRDefault="00D90AA0" w:rsidP="00D90AA0">
            <w:pPr>
              <w:pStyle w:val="EngHang"/>
            </w:pPr>
            <w:r>
              <w:t>And surpass all measure,</w:t>
            </w:r>
          </w:p>
          <w:p w14:paraId="2DADBCA7" w14:textId="118BAC04" w:rsidR="00D90AA0" w:rsidRDefault="00D90AA0" w:rsidP="00862553">
            <w:pPr>
              <w:pStyle w:val="EngHangEnd"/>
            </w:pPr>
            <w:r>
              <w:t>O Virign Mary.</w:t>
            </w:r>
          </w:p>
        </w:tc>
      </w:tr>
      <w:tr w:rsidR="00862553" w14:paraId="1668A554" w14:textId="77777777" w:rsidTr="00862553">
        <w:trPr>
          <w:cantSplit/>
        </w:trPr>
        <w:tc>
          <w:tcPr>
            <w:tcW w:w="288" w:type="dxa"/>
          </w:tcPr>
          <w:p w14:paraId="7774E127" w14:textId="77777777" w:rsidR="00862553" w:rsidRDefault="00862553" w:rsidP="00862553">
            <w:pPr>
              <w:pStyle w:val="CopticCross"/>
            </w:pPr>
          </w:p>
        </w:tc>
        <w:tc>
          <w:tcPr>
            <w:tcW w:w="3960" w:type="dxa"/>
          </w:tcPr>
          <w:p w14:paraId="2D4D34D4" w14:textId="77777777" w:rsidR="00862553" w:rsidRDefault="00D90AA0" w:rsidP="00D90AA0">
            <w:pPr>
              <w:pStyle w:val="EngHang"/>
            </w:pPr>
            <w:r>
              <w:t>He who is everlasting, and worshipped,</w:t>
            </w:r>
          </w:p>
          <w:p w14:paraId="2C40B8E8" w14:textId="77777777" w:rsidR="00D90AA0" w:rsidRDefault="00D90AA0" w:rsidP="00D90AA0">
            <w:pPr>
              <w:pStyle w:val="EngHang"/>
            </w:pPr>
            <w:r>
              <w:t>Unique in His Holy Essence,</w:t>
            </w:r>
          </w:p>
          <w:p w14:paraId="243BB641" w14:textId="77777777" w:rsidR="00D90AA0" w:rsidRDefault="00D90AA0" w:rsidP="00D90AA0">
            <w:pPr>
              <w:pStyle w:val="EngHang"/>
            </w:pPr>
            <w:r>
              <w:t>Chose the daughter of David,</w:t>
            </w:r>
          </w:p>
          <w:p w14:paraId="212EAB26" w14:textId="105EC1FC" w:rsidR="00D90AA0" w:rsidRDefault="00D90AA0" w:rsidP="00862553">
            <w:pPr>
              <w:pStyle w:val="EngHangEnd"/>
            </w:pPr>
            <w:r>
              <w:t>The Virgin Mary.</w:t>
            </w:r>
          </w:p>
        </w:tc>
      </w:tr>
      <w:tr w:rsidR="00862553" w14:paraId="67A97764" w14:textId="77777777" w:rsidTr="00862553">
        <w:trPr>
          <w:cantSplit/>
        </w:trPr>
        <w:tc>
          <w:tcPr>
            <w:tcW w:w="288" w:type="dxa"/>
          </w:tcPr>
          <w:p w14:paraId="479B36CC" w14:textId="77777777" w:rsidR="00862553" w:rsidRDefault="00862553" w:rsidP="00862553">
            <w:pPr>
              <w:pStyle w:val="CopticCross"/>
            </w:pPr>
            <w:r>
              <w:t>¿</w:t>
            </w:r>
          </w:p>
        </w:tc>
        <w:tc>
          <w:tcPr>
            <w:tcW w:w="3960" w:type="dxa"/>
          </w:tcPr>
          <w:p w14:paraId="763F0494" w14:textId="77777777" w:rsidR="00862553" w:rsidRDefault="00D90AA0" w:rsidP="00D90AA0">
            <w:pPr>
              <w:pStyle w:val="EngHang"/>
            </w:pPr>
            <w:r>
              <w:t>You are the Mother of Christ,</w:t>
            </w:r>
          </w:p>
          <w:p w14:paraId="360FF892" w14:textId="77777777" w:rsidR="00D90AA0" w:rsidRDefault="00D90AA0" w:rsidP="00D90AA0">
            <w:pPr>
              <w:pStyle w:val="EngHang"/>
            </w:pPr>
            <w:r>
              <w:t>And you are proclaimed</w:t>
            </w:r>
          </w:p>
          <w:p w14:paraId="3A77C4FD" w14:textId="77777777" w:rsidR="00D90AA0" w:rsidRDefault="00D90AA0" w:rsidP="00D90AA0">
            <w:pPr>
              <w:pStyle w:val="EngHang"/>
            </w:pPr>
            <w:r>
              <w:t>To the whole world,</w:t>
            </w:r>
          </w:p>
          <w:p w14:paraId="465C8D67" w14:textId="7579EE4F" w:rsidR="00D90AA0" w:rsidRDefault="00D90AA0" w:rsidP="00862553">
            <w:pPr>
              <w:pStyle w:val="EngHangEnd"/>
            </w:pPr>
            <w:r>
              <w:t>O Virgin Mary.</w:t>
            </w:r>
          </w:p>
        </w:tc>
      </w:tr>
      <w:tr w:rsidR="00862553" w14:paraId="12BF8A4C" w14:textId="77777777" w:rsidTr="00862553">
        <w:trPr>
          <w:cantSplit/>
        </w:trPr>
        <w:tc>
          <w:tcPr>
            <w:tcW w:w="288" w:type="dxa"/>
          </w:tcPr>
          <w:p w14:paraId="6B562266" w14:textId="77777777" w:rsidR="00862553" w:rsidRDefault="00862553" w:rsidP="00862553">
            <w:pPr>
              <w:pStyle w:val="CopticCross"/>
            </w:pPr>
          </w:p>
        </w:tc>
        <w:tc>
          <w:tcPr>
            <w:tcW w:w="3960" w:type="dxa"/>
          </w:tcPr>
          <w:p w14:paraId="661A4770" w14:textId="77777777" w:rsidR="00D90AA0" w:rsidRDefault="00D90AA0" w:rsidP="00D90AA0">
            <w:pPr>
              <w:pStyle w:val="EngHang"/>
            </w:pPr>
            <w:r>
              <w:t>Without you, who could have</w:t>
            </w:r>
          </w:p>
          <w:p w14:paraId="51FD7B90" w14:textId="77777777" w:rsidR="00D90AA0" w:rsidRDefault="00D90AA0" w:rsidP="00D90AA0">
            <w:pPr>
              <w:pStyle w:val="EngHang"/>
            </w:pPr>
            <w:r>
              <w:t>Witnessed the glory of Christ,</w:t>
            </w:r>
          </w:p>
          <w:p w14:paraId="37589F0F" w14:textId="77777777" w:rsidR="00D90AA0" w:rsidRDefault="00D90AA0" w:rsidP="00D90AA0">
            <w:pPr>
              <w:pStyle w:val="EngHang"/>
            </w:pPr>
            <w:r>
              <w:t>When He appeared to the world,</w:t>
            </w:r>
          </w:p>
          <w:p w14:paraId="19E21EAD" w14:textId="34E0FEB0" w:rsidR="00D90AA0" w:rsidRDefault="00D90AA0" w:rsidP="00D90AA0">
            <w:pPr>
              <w:pStyle w:val="EngHangEnd"/>
            </w:pPr>
            <w:r>
              <w:t>O Virgin Mary.</w:t>
            </w:r>
          </w:p>
        </w:tc>
      </w:tr>
      <w:tr w:rsidR="00862553" w14:paraId="06155E8B" w14:textId="77777777" w:rsidTr="00862553">
        <w:trPr>
          <w:cantSplit/>
        </w:trPr>
        <w:tc>
          <w:tcPr>
            <w:tcW w:w="288" w:type="dxa"/>
          </w:tcPr>
          <w:p w14:paraId="592948F8" w14:textId="77777777" w:rsidR="00862553" w:rsidRDefault="00862553" w:rsidP="00862553">
            <w:pPr>
              <w:pStyle w:val="CopticCross"/>
            </w:pPr>
            <w:r>
              <w:t>¿</w:t>
            </w:r>
          </w:p>
        </w:tc>
        <w:tc>
          <w:tcPr>
            <w:tcW w:w="3960" w:type="dxa"/>
          </w:tcPr>
          <w:p w14:paraId="00ACB2BF" w14:textId="77777777" w:rsidR="00862553" w:rsidRDefault="002C70CC" w:rsidP="002C70CC">
            <w:pPr>
              <w:pStyle w:val="EngHang"/>
            </w:pPr>
            <w:r>
              <w:t>Moses desired to behold Him,</w:t>
            </w:r>
          </w:p>
          <w:p w14:paraId="0C9BD3F0" w14:textId="77777777" w:rsidR="002C70CC" w:rsidRDefault="002C70CC" w:rsidP="002C70CC">
            <w:pPr>
              <w:pStyle w:val="EngHang"/>
            </w:pPr>
            <w:r>
              <w:t>The Image of God the Father,</w:t>
            </w:r>
          </w:p>
          <w:p w14:paraId="012F37E9" w14:textId="77777777" w:rsidR="002C70CC" w:rsidRDefault="002C70CC" w:rsidP="002C70CC">
            <w:pPr>
              <w:pStyle w:val="EngHang"/>
            </w:pPr>
            <w:r>
              <w:t>But could not glimps His Light,</w:t>
            </w:r>
          </w:p>
          <w:p w14:paraId="3BE61DE3" w14:textId="63497BE4" w:rsidR="002C70CC" w:rsidRDefault="002C70CC" w:rsidP="00862553">
            <w:pPr>
              <w:pStyle w:val="EngHangEnd"/>
            </w:pPr>
            <w:r>
              <w:t>O Virgin Mary.</w:t>
            </w:r>
          </w:p>
        </w:tc>
      </w:tr>
      <w:tr w:rsidR="00862553" w14:paraId="3AE96C89" w14:textId="77777777" w:rsidTr="00862553">
        <w:trPr>
          <w:cantSplit/>
        </w:trPr>
        <w:tc>
          <w:tcPr>
            <w:tcW w:w="288" w:type="dxa"/>
          </w:tcPr>
          <w:p w14:paraId="7CD89C23" w14:textId="77777777" w:rsidR="00862553" w:rsidRDefault="00862553" w:rsidP="00862553">
            <w:pPr>
              <w:pStyle w:val="CopticCross"/>
            </w:pPr>
          </w:p>
        </w:tc>
        <w:tc>
          <w:tcPr>
            <w:tcW w:w="3960" w:type="dxa"/>
          </w:tcPr>
          <w:p w14:paraId="7D4185B9" w14:textId="77777777" w:rsidR="00862553" w:rsidRDefault="002C70CC" w:rsidP="002C70CC">
            <w:pPr>
              <w:pStyle w:val="EngHang"/>
            </w:pPr>
            <w:r>
              <w:t>We beseech you to guide us</w:t>
            </w:r>
          </w:p>
          <w:p w14:paraId="2A4C329C" w14:textId="77777777" w:rsidR="002C70CC" w:rsidRDefault="002C70CC" w:rsidP="002C70CC">
            <w:pPr>
              <w:pStyle w:val="EngHang"/>
            </w:pPr>
            <w:r>
              <w:t>To please the Holy Lord,</w:t>
            </w:r>
          </w:p>
          <w:p w14:paraId="0CEF759E" w14:textId="77777777" w:rsidR="002C70CC" w:rsidRDefault="002C70CC" w:rsidP="002C70CC">
            <w:pPr>
              <w:pStyle w:val="EngHang"/>
            </w:pPr>
            <w:r>
              <w:t>That He might lead us to the city,</w:t>
            </w:r>
          </w:p>
          <w:p w14:paraId="25514C50" w14:textId="2F143E79" w:rsidR="002C70CC" w:rsidRDefault="002C70CC" w:rsidP="00862553">
            <w:pPr>
              <w:pStyle w:val="EngHangEnd"/>
            </w:pPr>
            <w:r>
              <w:t>O Virgin Mary.</w:t>
            </w:r>
          </w:p>
        </w:tc>
      </w:tr>
      <w:tr w:rsidR="00862553" w14:paraId="021A23C1" w14:textId="77777777" w:rsidTr="00862553">
        <w:trPr>
          <w:cantSplit/>
        </w:trPr>
        <w:tc>
          <w:tcPr>
            <w:tcW w:w="288" w:type="dxa"/>
          </w:tcPr>
          <w:p w14:paraId="27F58496" w14:textId="77777777" w:rsidR="00862553" w:rsidRDefault="00862553" w:rsidP="00862553">
            <w:pPr>
              <w:pStyle w:val="CopticCross"/>
            </w:pPr>
            <w:r>
              <w:t>¿</w:t>
            </w:r>
          </w:p>
        </w:tc>
        <w:tc>
          <w:tcPr>
            <w:tcW w:w="3960" w:type="dxa"/>
          </w:tcPr>
          <w:p w14:paraId="6CAFC89C" w14:textId="77777777" w:rsidR="00862553" w:rsidRDefault="002C70CC" w:rsidP="002C70CC">
            <w:pPr>
              <w:pStyle w:val="EngHang"/>
            </w:pPr>
            <w:r>
              <w:t>You became a pure Sanctuary</w:t>
            </w:r>
          </w:p>
          <w:p w14:paraId="04F211F9" w14:textId="77777777" w:rsidR="002C70CC" w:rsidRDefault="002C70CC" w:rsidP="002C70CC">
            <w:pPr>
              <w:pStyle w:val="EngHang"/>
            </w:pPr>
            <w:r>
              <w:t>For the dwelling of our Lord Jesus,</w:t>
            </w:r>
          </w:p>
          <w:p w14:paraId="3529F6B8" w14:textId="77777777" w:rsidR="002C70CC" w:rsidRDefault="002C70CC" w:rsidP="002C70CC">
            <w:pPr>
              <w:pStyle w:val="EngHang"/>
            </w:pPr>
            <w:r>
              <w:t>Whom you carried in your womb,</w:t>
            </w:r>
          </w:p>
          <w:p w14:paraId="0DEAC1D1" w14:textId="5BC58C88" w:rsidR="002C70CC" w:rsidRDefault="002C70CC" w:rsidP="00862553">
            <w:pPr>
              <w:pStyle w:val="EngHangEnd"/>
            </w:pPr>
            <w:r>
              <w:t>O Virgin Mary.</w:t>
            </w:r>
          </w:p>
        </w:tc>
      </w:tr>
      <w:tr w:rsidR="00862553" w14:paraId="2BD0C569" w14:textId="77777777" w:rsidTr="00862553">
        <w:trPr>
          <w:cantSplit/>
        </w:trPr>
        <w:tc>
          <w:tcPr>
            <w:tcW w:w="288" w:type="dxa"/>
          </w:tcPr>
          <w:p w14:paraId="3FDA58C3" w14:textId="77777777" w:rsidR="00862553" w:rsidRDefault="00862553" w:rsidP="00862553">
            <w:pPr>
              <w:pStyle w:val="CopticCross"/>
            </w:pPr>
          </w:p>
        </w:tc>
        <w:tc>
          <w:tcPr>
            <w:tcW w:w="3960" w:type="dxa"/>
          </w:tcPr>
          <w:p w14:paraId="596EBCE0" w14:textId="77777777" w:rsidR="002C70CC" w:rsidRDefault="002C70CC" w:rsidP="002C70CC">
            <w:pPr>
              <w:pStyle w:val="EngHang"/>
            </w:pPr>
            <w:r>
              <w:t>You carried the Creator</w:t>
            </w:r>
          </w:p>
          <w:p w14:paraId="2D4E98DF" w14:textId="77777777" w:rsidR="002C70CC" w:rsidRDefault="002C70CC" w:rsidP="002C70CC">
            <w:pPr>
              <w:pStyle w:val="EngHang"/>
            </w:pPr>
            <w:r>
              <w:t>Of all living in your bosom;</w:t>
            </w:r>
          </w:p>
          <w:p w14:paraId="03ECF7F3" w14:textId="77777777" w:rsidR="002C70CC" w:rsidRDefault="002C70CC" w:rsidP="002C70CC">
            <w:pPr>
              <w:pStyle w:val="EngHang"/>
            </w:pPr>
            <w:r>
              <w:t>He drank of your milk,</w:t>
            </w:r>
          </w:p>
          <w:p w14:paraId="5F75231C" w14:textId="7D1A3AE7" w:rsidR="002C70CC" w:rsidRDefault="002C70CC" w:rsidP="002C70CC">
            <w:pPr>
              <w:pStyle w:val="EngHangEnd"/>
            </w:pPr>
            <w:r>
              <w:t>O Virgin Mary.</w:t>
            </w:r>
          </w:p>
        </w:tc>
      </w:tr>
      <w:tr w:rsidR="00862553" w14:paraId="674084EA" w14:textId="77777777" w:rsidTr="00862553">
        <w:trPr>
          <w:cantSplit/>
        </w:trPr>
        <w:tc>
          <w:tcPr>
            <w:tcW w:w="288" w:type="dxa"/>
          </w:tcPr>
          <w:p w14:paraId="033217A1" w14:textId="77777777" w:rsidR="00862553" w:rsidRDefault="00862553" w:rsidP="00862553">
            <w:pPr>
              <w:pStyle w:val="CopticCross"/>
            </w:pPr>
            <w:r>
              <w:t>¿</w:t>
            </w:r>
          </w:p>
        </w:tc>
        <w:tc>
          <w:tcPr>
            <w:tcW w:w="3960" w:type="dxa"/>
          </w:tcPr>
          <w:p w14:paraId="3D47D310" w14:textId="77777777" w:rsidR="00862553" w:rsidRDefault="002C70CC" w:rsidP="002C70CC">
            <w:pPr>
              <w:pStyle w:val="EngHang"/>
            </w:pPr>
            <w:r>
              <w:t>Do not forget, O Mary,</w:t>
            </w:r>
          </w:p>
          <w:p w14:paraId="22E52B09" w14:textId="77777777" w:rsidR="002C70CC" w:rsidRDefault="002C70CC" w:rsidP="002C70CC">
            <w:pPr>
              <w:pStyle w:val="EngHang"/>
            </w:pPr>
            <w:r>
              <w:t>The Christian people,</w:t>
            </w:r>
          </w:p>
          <w:p w14:paraId="54670CD4" w14:textId="77777777" w:rsidR="002C70CC" w:rsidRDefault="002C70CC" w:rsidP="002C70CC">
            <w:pPr>
              <w:pStyle w:val="EngHang"/>
            </w:pPr>
            <w:r>
              <w:t>Beofre the Great God,</w:t>
            </w:r>
          </w:p>
          <w:p w14:paraId="1C1B8816" w14:textId="6AEC133B" w:rsidR="002C70CC" w:rsidRDefault="002C70CC" w:rsidP="00862553">
            <w:pPr>
              <w:pStyle w:val="EngHangEnd"/>
            </w:pPr>
            <w:r>
              <w:t>O Virgin Mary.</w:t>
            </w:r>
          </w:p>
        </w:tc>
      </w:tr>
      <w:tr w:rsidR="00862553" w14:paraId="69619FBD" w14:textId="77777777" w:rsidTr="00862553">
        <w:trPr>
          <w:cantSplit/>
        </w:trPr>
        <w:tc>
          <w:tcPr>
            <w:tcW w:w="288" w:type="dxa"/>
          </w:tcPr>
          <w:p w14:paraId="3137E571" w14:textId="77777777" w:rsidR="00862553" w:rsidRDefault="00862553" w:rsidP="00862553">
            <w:pPr>
              <w:pStyle w:val="CopticCross"/>
            </w:pPr>
          </w:p>
        </w:tc>
        <w:tc>
          <w:tcPr>
            <w:tcW w:w="3960" w:type="dxa"/>
          </w:tcPr>
          <w:p w14:paraId="747A8209" w14:textId="77777777" w:rsidR="00862553" w:rsidRDefault="002C70CC" w:rsidP="002C70CC">
            <w:pPr>
              <w:pStyle w:val="EngHang"/>
            </w:pPr>
            <w:r>
              <w:t>O Mary, help us,</w:t>
            </w:r>
          </w:p>
          <w:p w14:paraId="385B5416" w14:textId="77777777" w:rsidR="002C70CC" w:rsidRDefault="002C70CC" w:rsidP="002C70CC">
            <w:pPr>
              <w:pStyle w:val="EngHang"/>
            </w:pPr>
            <w:r>
              <w:t>Lead us to the harbour,</w:t>
            </w:r>
          </w:p>
          <w:p w14:paraId="1F9EE654" w14:textId="77777777" w:rsidR="002C70CC" w:rsidRDefault="002C70CC" w:rsidP="002C70CC">
            <w:pPr>
              <w:pStyle w:val="EngHang"/>
            </w:pPr>
            <w:r>
              <w:t>To the Lord Jesus Christ,</w:t>
            </w:r>
          </w:p>
          <w:p w14:paraId="30849555" w14:textId="04303593" w:rsidR="002C70CC" w:rsidRDefault="002C70CC" w:rsidP="00862553">
            <w:pPr>
              <w:pStyle w:val="EngHangEnd"/>
            </w:pPr>
            <w:r>
              <w:t>O Virgin mary.</w:t>
            </w:r>
          </w:p>
        </w:tc>
      </w:tr>
      <w:tr w:rsidR="00862553" w14:paraId="144B47CB" w14:textId="77777777" w:rsidTr="00862553">
        <w:trPr>
          <w:cantSplit/>
        </w:trPr>
        <w:tc>
          <w:tcPr>
            <w:tcW w:w="288" w:type="dxa"/>
          </w:tcPr>
          <w:p w14:paraId="613A08E6" w14:textId="77777777" w:rsidR="00862553" w:rsidRDefault="00862553" w:rsidP="00862553">
            <w:pPr>
              <w:pStyle w:val="CopticCross"/>
            </w:pPr>
            <w:r>
              <w:t>¿</w:t>
            </w:r>
          </w:p>
        </w:tc>
        <w:tc>
          <w:tcPr>
            <w:tcW w:w="3960" w:type="dxa"/>
          </w:tcPr>
          <w:p w14:paraId="452514BB" w14:textId="77777777" w:rsidR="00862553" w:rsidRDefault="002C70CC" w:rsidP="002C70CC">
            <w:pPr>
              <w:pStyle w:val="EngHang"/>
            </w:pPr>
            <w:r>
              <w:t>Hail to the Virgin Mary,</w:t>
            </w:r>
          </w:p>
          <w:p w14:paraId="6DD5A3C4" w14:textId="77777777" w:rsidR="002C70CC" w:rsidRDefault="002C70CC" w:rsidP="002C70CC">
            <w:pPr>
              <w:pStyle w:val="EngHang"/>
            </w:pPr>
            <w:r>
              <w:t>The Mother of Jesus Christ;</w:t>
            </w:r>
          </w:p>
          <w:p w14:paraId="45341BA9" w14:textId="77777777" w:rsidR="002C70CC" w:rsidRDefault="002C70CC" w:rsidP="002C70CC">
            <w:pPr>
              <w:pStyle w:val="EngHang"/>
            </w:pPr>
            <w:r>
              <w:t>We gain victory through you,</w:t>
            </w:r>
          </w:p>
          <w:p w14:paraId="46FA884A" w14:textId="4FA427E7" w:rsidR="002C70CC" w:rsidRDefault="002C70CC" w:rsidP="00862553">
            <w:pPr>
              <w:pStyle w:val="EngHangEnd"/>
            </w:pPr>
            <w:r>
              <w:t>O Virgin Mary.</w:t>
            </w:r>
          </w:p>
        </w:tc>
      </w:tr>
      <w:tr w:rsidR="00862553" w14:paraId="3B133F5A" w14:textId="77777777" w:rsidTr="00862553">
        <w:trPr>
          <w:cantSplit/>
        </w:trPr>
        <w:tc>
          <w:tcPr>
            <w:tcW w:w="288" w:type="dxa"/>
          </w:tcPr>
          <w:p w14:paraId="270DE01C" w14:textId="77777777" w:rsidR="00862553" w:rsidRDefault="00862553" w:rsidP="00862553">
            <w:pPr>
              <w:pStyle w:val="CopticCross"/>
            </w:pPr>
          </w:p>
        </w:tc>
        <w:tc>
          <w:tcPr>
            <w:tcW w:w="3960" w:type="dxa"/>
          </w:tcPr>
          <w:p w14:paraId="0ADD0097" w14:textId="77777777" w:rsidR="00862553" w:rsidRDefault="002C70CC" w:rsidP="002C70CC">
            <w:pPr>
              <w:pStyle w:val="EngHang"/>
            </w:pPr>
            <w:r>
              <w:t>Hail to the Holy Mary,</w:t>
            </w:r>
          </w:p>
          <w:p w14:paraId="51755005" w14:textId="77777777" w:rsidR="002C70CC" w:rsidRDefault="002C70CC" w:rsidP="002C70CC">
            <w:pPr>
              <w:pStyle w:val="EngHang"/>
            </w:pPr>
            <w:r>
              <w:t>The Theotokos,</w:t>
            </w:r>
          </w:p>
          <w:p w14:paraId="5FB4CE38" w14:textId="77777777" w:rsidR="002C70CC" w:rsidRDefault="002C70CC" w:rsidP="002C70CC">
            <w:pPr>
              <w:pStyle w:val="EngHang"/>
            </w:pPr>
            <w:r>
              <w:t>The pride of the whole world,</w:t>
            </w:r>
          </w:p>
          <w:p w14:paraId="58BBE37E" w14:textId="1C90B502" w:rsidR="002C70CC" w:rsidRDefault="002C70CC" w:rsidP="00862553">
            <w:pPr>
              <w:pStyle w:val="EngHangEnd"/>
            </w:pPr>
            <w:r>
              <w:t>The Virgin Mary.</w:t>
            </w:r>
          </w:p>
        </w:tc>
      </w:tr>
      <w:tr w:rsidR="00862553" w14:paraId="1EBDDDEE" w14:textId="77777777" w:rsidTr="00862553">
        <w:trPr>
          <w:cantSplit/>
        </w:trPr>
        <w:tc>
          <w:tcPr>
            <w:tcW w:w="288" w:type="dxa"/>
          </w:tcPr>
          <w:p w14:paraId="6C722CB8" w14:textId="77777777" w:rsidR="00862553" w:rsidRDefault="00862553" w:rsidP="00862553">
            <w:pPr>
              <w:pStyle w:val="CopticCross"/>
            </w:pPr>
            <w:r>
              <w:t>¿</w:t>
            </w:r>
          </w:p>
        </w:tc>
        <w:tc>
          <w:tcPr>
            <w:tcW w:w="3960" w:type="dxa"/>
          </w:tcPr>
          <w:p w14:paraId="454E6EDD" w14:textId="77777777" w:rsidR="00862553" w:rsidRDefault="002C70CC" w:rsidP="002C70CC">
            <w:pPr>
              <w:pStyle w:val="EngHang"/>
            </w:pPr>
            <w:r>
              <w:t>Peace be to the people</w:t>
            </w:r>
          </w:p>
          <w:p w14:paraId="234AF0CF" w14:textId="77777777" w:rsidR="002C70CC" w:rsidRDefault="002C70CC" w:rsidP="002C70CC">
            <w:pPr>
              <w:pStyle w:val="EngHang"/>
            </w:pPr>
            <w:r>
              <w:t>Who are present with us;</w:t>
            </w:r>
          </w:p>
          <w:p w14:paraId="72E70CA0" w14:textId="77777777" w:rsidR="002C70CC" w:rsidRDefault="002C70CC" w:rsidP="002C70CC">
            <w:pPr>
              <w:pStyle w:val="EngHang"/>
            </w:pPr>
            <w:r>
              <w:t>May we be saved and redeemed,</w:t>
            </w:r>
          </w:p>
          <w:p w14:paraId="6D34D435" w14:textId="077FB1DE" w:rsidR="002C70CC" w:rsidRDefault="002C70CC" w:rsidP="00862553">
            <w:pPr>
              <w:pStyle w:val="EngHangEnd"/>
            </w:pPr>
            <w:r>
              <w:t>O Virgin Mary.</w:t>
            </w:r>
          </w:p>
        </w:tc>
      </w:tr>
      <w:tr w:rsidR="00862553" w14:paraId="168AA315" w14:textId="77777777" w:rsidTr="00862553">
        <w:trPr>
          <w:cantSplit/>
        </w:trPr>
        <w:tc>
          <w:tcPr>
            <w:tcW w:w="288" w:type="dxa"/>
          </w:tcPr>
          <w:p w14:paraId="74F7C3DB" w14:textId="77777777" w:rsidR="00862553" w:rsidRDefault="00862553" w:rsidP="00862553">
            <w:pPr>
              <w:pStyle w:val="CopticCross"/>
            </w:pPr>
          </w:p>
        </w:tc>
        <w:tc>
          <w:tcPr>
            <w:tcW w:w="3960" w:type="dxa"/>
          </w:tcPr>
          <w:p w14:paraId="48C1BD31" w14:textId="77777777" w:rsidR="00862553" w:rsidRDefault="002C70CC" w:rsidP="002C70CC">
            <w:pPr>
              <w:pStyle w:val="EngHang"/>
            </w:pPr>
            <w:r>
              <w:t>I complete my words</w:t>
            </w:r>
          </w:p>
          <w:p w14:paraId="4E052D9E" w14:textId="77777777" w:rsidR="002C70CC" w:rsidRDefault="002C70CC" w:rsidP="002C70CC">
            <w:pPr>
              <w:pStyle w:val="EngHang"/>
            </w:pPr>
            <w:r>
              <w:t>With Praise of the Theotokos,</w:t>
            </w:r>
          </w:p>
          <w:p w14:paraId="2562367F" w14:textId="77777777" w:rsidR="002C70CC" w:rsidRDefault="002C70CC" w:rsidP="002C70CC">
            <w:pPr>
              <w:pStyle w:val="EngHang"/>
            </w:pPr>
            <w:r>
              <w:t>The gate of Heaven,</w:t>
            </w:r>
          </w:p>
          <w:p w14:paraId="1732E512" w14:textId="48681D58" w:rsidR="002C70CC" w:rsidRDefault="002C70CC" w:rsidP="00862553">
            <w:pPr>
              <w:pStyle w:val="EngHangEnd"/>
            </w:pPr>
            <w:r>
              <w:t>The Virgin Mary.</w:t>
            </w:r>
          </w:p>
        </w:tc>
      </w:tr>
    </w:tbl>
    <w:p w14:paraId="62C98A0E" w14:textId="77777777" w:rsidR="000304C8" w:rsidRDefault="00862553" w:rsidP="00862553">
      <w:pPr>
        <w:pStyle w:val="Heading3"/>
      </w:pPr>
      <w:bookmarkStart w:id="1886" w:name="_Ref452619779"/>
      <w:r>
        <w:t>Hymn on the Tuesday Theotokia</w:t>
      </w:r>
      <w:bookmarkEnd w:id="1886"/>
    </w:p>
    <w:p w14:paraId="0545EA33" w14:textId="4A9F77F3"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FD4D14" w14:paraId="211280C3" w14:textId="77777777" w:rsidTr="00FD4D14">
        <w:trPr>
          <w:cantSplit/>
        </w:trPr>
        <w:tc>
          <w:tcPr>
            <w:tcW w:w="288" w:type="dxa"/>
          </w:tcPr>
          <w:p w14:paraId="3625C64B" w14:textId="77777777" w:rsidR="00FD4D14" w:rsidRDefault="00FD4D14" w:rsidP="00FD4D14">
            <w:pPr>
              <w:pStyle w:val="CopticCross"/>
            </w:pPr>
          </w:p>
        </w:tc>
        <w:tc>
          <w:tcPr>
            <w:tcW w:w="3960" w:type="dxa"/>
          </w:tcPr>
          <w:p w14:paraId="4213B1B3" w14:textId="77777777" w:rsidR="00FD4D14" w:rsidRDefault="00FD4D14" w:rsidP="00FD4D14">
            <w:pPr>
              <w:pStyle w:val="EngHang"/>
            </w:pPr>
            <w:r>
              <w:t>O Mary, I’m your servant,</w:t>
            </w:r>
          </w:p>
          <w:p w14:paraId="0D731B7D" w14:textId="77777777" w:rsidR="00FD4D14" w:rsidRDefault="00FD4D14" w:rsidP="00FD4D14">
            <w:pPr>
              <w:pStyle w:val="EngHang"/>
            </w:pPr>
            <w:r>
              <w:t>Baptised in the Name of your Son.</w:t>
            </w:r>
          </w:p>
          <w:p w14:paraId="2A8AFCC7" w14:textId="77777777" w:rsidR="00FD4D14" w:rsidRDefault="00FD4D14" w:rsidP="00FD4D14">
            <w:pPr>
              <w:pStyle w:val="EngHang"/>
            </w:pPr>
            <w:r>
              <w:t>You gave me your promise,</w:t>
            </w:r>
          </w:p>
          <w:p w14:paraId="0540C6AD" w14:textId="4569B4DA" w:rsidR="00FD4D14" w:rsidRDefault="00FD4D14" w:rsidP="00FD4D14">
            <w:pPr>
              <w:pStyle w:val="EngHangEnd"/>
            </w:pPr>
            <w:r>
              <w:t>I ask you to fulfill it.</w:t>
            </w:r>
          </w:p>
        </w:tc>
      </w:tr>
      <w:tr w:rsidR="00FD4D14" w14:paraId="09B98266" w14:textId="77777777" w:rsidTr="00FD4D14">
        <w:trPr>
          <w:cantSplit/>
        </w:trPr>
        <w:tc>
          <w:tcPr>
            <w:tcW w:w="288" w:type="dxa"/>
          </w:tcPr>
          <w:p w14:paraId="5DE28F3B" w14:textId="77777777" w:rsidR="00FD4D14" w:rsidRPr="001E2E1C" w:rsidRDefault="00FD4D14" w:rsidP="00FD4D14">
            <w:pPr>
              <w:pStyle w:val="CopticCross"/>
            </w:pPr>
            <w:r>
              <w:t>¿</w:t>
            </w:r>
          </w:p>
        </w:tc>
        <w:tc>
          <w:tcPr>
            <w:tcW w:w="3960" w:type="dxa"/>
          </w:tcPr>
          <w:p w14:paraId="05752AB8" w14:textId="77777777" w:rsidR="00FD4D14" w:rsidRDefault="00FD4D14" w:rsidP="00FD4D14">
            <w:pPr>
              <w:pStyle w:val="EngHang"/>
            </w:pPr>
            <w:r>
              <w:t>O Mary, by your prayers,</w:t>
            </w:r>
          </w:p>
          <w:p w14:paraId="69B1BF18" w14:textId="2D148E43" w:rsidR="00FD4D14" w:rsidRDefault="00FD4D14" w:rsidP="00FD4D14">
            <w:pPr>
              <w:pStyle w:val="EngHang"/>
            </w:pPr>
            <w:r>
              <w:t>By your chatity, your purity,</w:t>
            </w:r>
          </w:p>
          <w:p w14:paraId="5B44E83B" w14:textId="77777777" w:rsidR="00FD4D14" w:rsidRDefault="00FD4D14" w:rsidP="00FD4D14">
            <w:pPr>
              <w:pStyle w:val="EngHang"/>
            </w:pPr>
            <w:r>
              <w:t>And your virtuous life,</w:t>
            </w:r>
          </w:p>
          <w:p w14:paraId="3B2B5DC8" w14:textId="0EB8C530" w:rsidR="00FD4D14" w:rsidRDefault="00FD4D14" w:rsidP="00FD4D14">
            <w:pPr>
              <w:pStyle w:val="EngHangEnd"/>
            </w:pPr>
            <w:r>
              <w:t>Lead me to Paradise.</w:t>
            </w:r>
          </w:p>
        </w:tc>
      </w:tr>
      <w:tr w:rsidR="00FD4D14" w14:paraId="5A1DF3E7" w14:textId="77777777" w:rsidTr="00FD4D14">
        <w:trPr>
          <w:cantSplit/>
        </w:trPr>
        <w:tc>
          <w:tcPr>
            <w:tcW w:w="288" w:type="dxa"/>
          </w:tcPr>
          <w:p w14:paraId="2CCC3422" w14:textId="77777777" w:rsidR="00FD4D14" w:rsidRDefault="00FD4D14" w:rsidP="00FD4D14">
            <w:pPr>
              <w:pStyle w:val="CopticCross"/>
            </w:pPr>
          </w:p>
        </w:tc>
        <w:tc>
          <w:tcPr>
            <w:tcW w:w="3960" w:type="dxa"/>
          </w:tcPr>
          <w:p w14:paraId="35E0F7C4" w14:textId="77777777" w:rsidR="00FD4D14" w:rsidRDefault="00FD4D14" w:rsidP="00FD4D14">
            <w:pPr>
              <w:pStyle w:val="EngHang"/>
            </w:pPr>
            <w:r>
              <w:t>O Mary, my crown,</w:t>
            </w:r>
          </w:p>
          <w:p w14:paraId="1D0495F2" w14:textId="77777777" w:rsidR="00FD4D14" w:rsidRDefault="00FD4D14" w:rsidP="00FD4D14">
            <w:pPr>
              <w:pStyle w:val="EngHang"/>
            </w:pPr>
            <w:r>
              <w:t>My honour among the multitudes.</w:t>
            </w:r>
          </w:p>
          <w:p w14:paraId="17504A12" w14:textId="00B91C88" w:rsidR="00FD4D14" w:rsidRDefault="00FD4D14" w:rsidP="00FD4D14">
            <w:pPr>
              <w:pStyle w:val="EngHang"/>
            </w:pPr>
            <w:r>
              <w:t>Praising you in the assembly</w:t>
            </w:r>
          </w:p>
          <w:p w14:paraId="5DE29FEB" w14:textId="2F19FF7C" w:rsidR="00FD4D14" w:rsidRDefault="00FD4D14" w:rsidP="00FD4D14">
            <w:pPr>
              <w:pStyle w:val="EngHangEnd"/>
            </w:pPr>
            <w:r>
              <w:t>Cools me and quenches my thirst.</w:t>
            </w:r>
          </w:p>
        </w:tc>
      </w:tr>
      <w:tr w:rsidR="00FD4D14" w14:paraId="5C8022DA" w14:textId="77777777" w:rsidTr="00FD4D14">
        <w:trPr>
          <w:cantSplit/>
        </w:trPr>
        <w:tc>
          <w:tcPr>
            <w:tcW w:w="288" w:type="dxa"/>
          </w:tcPr>
          <w:p w14:paraId="4A22D695" w14:textId="77777777" w:rsidR="00FD4D14" w:rsidRDefault="00FD4D14" w:rsidP="00FD4D14">
            <w:pPr>
              <w:pStyle w:val="CopticCross"/>
            </w:pPr>
            <w:r>
              <w:t>¿</w:t>
            </w:r>
          </w:p>
        </w:tc>
        <w:tc>
          <w:tcPr>
            <w:tcW w:w="3960" w:type="dxa"/>
          </w:tcPr>
          <w:p w14:paraId="01490DE2" w14:textId="77777777" w:rsidR="00FD4D14" w:rsidRDefault="00FD4D14" w:rsidP="00FD4D14">
            <w:pPr>
              <w:pStyle w:val="EngHang"/>
            </w:pPr>
            <w:r>
              <w:t>O Mary, I am carrying</w:t>
            </w:r>
          </w:p>
          <w:p w14:paraId="3B0135E5" w14:textId="77777777" w:rsidR="00FD4D14" w:rsidRDefault="00FD4D14" w:rsidP="00FD4D14">
            <w:pPr>
              <w:pStyle w:val="EngHang"/>
            </w:pPr>
            <w:r>
              <w:t>A heavy burden,</w:t>
            </w:r>
          </w:p>
          <w:p w14:paraId="65244973" w14:textId="77777777" w:rsidR="00FD4D14" w:rsidRDefault="00FD4D14" w:rsidP="00FD4D14">
            <w:pPr>
              <w:pStyle w:val="EngHang"/>
            </w:pPr>
            <w:r>
              <w:t>But I hope in you</w:t>
            </w:r>
          </w:p>
          <w:p w14:paraId="467DA06C" w14:textId="75F9D760" w:rsidR="00FD4D14" w:rsidRDefault="00FD4D14" w:rsidP="00FD4D14">
            <w:pPr>
              <w:pStyle w:val="EngHangEnd"/>
            </w:pPr>
            <w:r>
              <w:t>To help me, O my pride.</w:t>
            </w:r>
          </w:p>
        </w:tc>
      </w:tr>
      <w:tr w:rsidR="00FD4D14" w14:paraId="68DB2E48" w14:textId="77777777" w:rsidTr="00FD4D14">
        <w:trPr>
          <w:cantSplit/>
        </w:trPr>
        <w:tc>
          <w:tcPr>
            <w:tcW w:w="288" w:type="dxa"/>
          </w:tcPr>
          <w:p w14:paraId="3AC5FA4F" w14:textId="77777777" w:rsidR="00FD4D14" w:rsidRDefault="00FD4D14" w:rsidP="00FD4D14">
            <w:pPr>
              <w:pStyle w:val="CopticCross"/>
            </w:pPr>
          </w:p>
        </w:tc>
        <w:tc>
          <w:tcPr>
            <w:tcW w:w="3960" w:type="dxa"/>
          </w:tcPr>
          <w:p w14:paraId="709734C2" w14:textId="77777777" w:rsidR="00FD4D14" w:rsidRDefault="00FD4D14" w:rsidP="00FD4D14">
            <w:pPr>
              <w:pStyle w:val="EngHang"/>
            </w:pPr>
            <w:r>
              <w:t>The hour comes upon me,</w:t>
            </w:r>
          </w:p>
          <w:p w14:paraId="4BA56186" w14:textId="3CAD3B16" w:rsidR="00FD4D14" w:rsidRDefault="00FD4D14" w:rsidP="00FD4D14">
            <w:pPr>
              <w:pStyle w:val="EngHang"/>
            </w:pPr>
            <w:r>
              <w:t>I am unaware and forgetful</w:t>
            </w:r>
          </w:p>
          <w:p w14:paraId="0C5E7748" w14:textId="77777777" w:rsidR="00FD4D14" w:rsidRDefault="00FD4D14" w:rsidP="00FD4D14">
            <w:pPr>
              <w:pStyle w:val="EngHang"/>
            </w:pPr>
            <w:r>
              <w:t>As Satan offers</w:t>
            </w:r>
          </w:p>
          <w:p w14:paraId="62EE3E5C" w14:textId="26D8688F" w:rsidR="00FD4D14" w:rsidRDefault="00FD4D14" w:rsidP="00FD4D14">
            <w:pPr>
              <w:pStyle w:val="EngHangEnd"/>
            </w:pPr>
            <w:r>
              <w:t>Many deceiving snares.</w:t>
            </w:r>
          </w:p>
        </w:tc>
      </w:tr>
      <w:tr w:rsidR="00FD4D14" w14:paraId="342CDA32" w14:textId="77777777" w:rsidTr="00FD4D14">
        <w:trPr>
          <w:cantSplit/>
        </w:trPr>
        <w:tc>
          <w:tcPr>
            <w:tcW w:w="288" w:type="dxa"/>
          </w:tcPr>
          <w:p w14:paraId="3B8B6F5A" w14:textId="77777777" w:rsidR="00FD4D14" w:rsidRDefault="00FD4D14" w:rsidP="00FD4D14">
            <w:pPr>
              <w:pStyle w:val="CopticCross"/>
            </w:pPr>
            <w:r>
              <w:lastRenderedPageBreak/>
              <w:t>¿</w:t>
            </w:r>
          </w:p>
        </w:tc>
        <w:tc>
          <w:tcPr>
            <w:tcW w:w="3960" w:type="dxa"/>
          </w:tcPr>
          <w:p w14:paraId="4C51E6C1" w14:textId="77777777" w:rsidR="00FD4D14" w:rsidRDefault="00FD4D14" w:rsidP="00FD4D14">
            <w:pPr>
              <w:pStyle w:val="EngHang"/>
            </w:pPr>
            <w:r>
              <w:t>O Mary, I’ve seen his works,</w:t>
            </w:r>
          </w:p>
          <w:p w14:paraId="758FDC34" w14:textId="77777777" w:rsidR="00FD4D14" w:rsidRDefault="00FD4D14" w:rsidP="00FD4D14">
            <w:pPr>
              <w:pStyle w:val="EngHang"/>
            </w:pPr>
            <w:r>
              <w:t>They appear attractive and sweet,</w:t>
            </w:r>
          </w:p>
          <w:p w14:paraId="7E99B41F" w14:textId="77777777" w:rsidR="00FD4D14" w:rsidRDefault="00FD4D14" w:rsidP="00FD4D14">
            <w:pPr>
              <w:pStyle w:val="EngHang"/>
            </w:pPr>
            <w:r>
              <w:t>He lures me with bait,</w:t>
            </w:r>
          </w:p>
          <w:p w14:paraId="56C3E4C9" w14:textId="6B46953B" w:rsidR="00FD4D14" w:rsidRDefault="00FD4D14" w:rsidP="00FD4D14">
            <w:pPr>
              <w:pStyle w:val="EngHangEnd"/>
            </w:pPr>
            <w:r>
              <w:t>But I’ve not yet lost hope.</w:t>
            </w:r>
          </w:p>
        </w:tc>
      </w:tr>
      <w:tr w:rsidR="00FD4D14" w14:paraId="7D5F6538" w14:textId="77777777" w:rsidTr="00FD4D14">
        <w:trPr>
          <w:cantSplit/>
        </w:trPr>
        <w:tc>
          <w:tcPr>
            <w:tcW w:w="288" w:type="dxa"/>
          </w:tcPr>
          <w:p w14:paraId="37BB8E93" w14:textId="77777777" w:rsidR="00FD4D14" w:rsidRDefault="00FD4D14" w:rsidP="00FD4D14">
            <w:pPr>
              <w:pStyle w:val="CopticCross"/>
            </w:pPr>
          </w:p>
        </w:tc>
        <w:tc>
          <w:tcPr>
            <w:tcW w:w="3960" w:type="dxa"/>
          </w:tcPr>
          <w:p w14:paraId="1FBE7905" w14:textId="77777777" w:rsidR="00FD4D14" w:rsidRDefault="00FD4D14" w:rsidP="00FD4D14">
            <w:pPr>
              <w:pStyle w:val="EngHang"/>
            </w:pPr>
            <w:r>
              <w:t>O Mary, I am troubled</w:t>
            </w:r>
          </w:p>
          <w:p w14:paraId="5998B1A8" w14:textId="77777777" w:rsidR="00FD4D14" w:rsidRDefault="00FD4D14" w:rsidP="00FD4D14">
            <w:pPr>
              <w:pStyle w:val="EngHang"/>
            </w:pPr>
            <w:r>
              <w:t>By this heavy load;</w:t>
            </w:r>
          </w:p>
          <w:p w14:paraId="770B0277" w14:textId="77777777" w:rsidR="00FD4D14" w:rsidRDefault="00FD4D14" w:rsidP="00FD4D14">
            <w:pPr>
              <w:pStyle w:val="EngHang"/>
            </w:pPr>
            <w:r>
              <w:t>Don’t let me stray,</w:t>
            </w:r>
          </w:p>
          <w:p w14:paraId="01E9B207" w14:textId="25CF775C" w:rsidR="00FD4D14" w:rsidRDefault="00FD4D14" w:rsidP="00FD4D14">
            <w:pPr>
              <w:pStyle w:val="EngHangEnd"/>
            </w:pPr>
            <w:r>
              <w:t>I desire to repent and life.</w:t>
            </w:r>
          </w:p>
        </w:tc>
      </w:tr>
      <w:tr w:rsidR="00FD4D14" w14:paraId="35348680" w14:textId="77777777" w:rsidTr="00FD4D14">
        <w:trPr>
          <w:cantSplit/>
        </w:trPr>
        <w:tc>
          <w:tcPr>
            <w:tcW w:w="288" w:type="dxa"/>
          </w:tcPr>
          <w:p w14:paraId="4FBB1BC4" w14:textId="77777777" w:rsidR="00FD4D14" w:rsidRDefault="00FD4D14" w:rsidP="00FD4D14">
            <w:pPr>
              <w:pStyle w:val="CopticCross"/>
            </w:pPr>
            <w:r>
              <w:t>¿</w:t>
            </w:r>
          </w:p>
        </w:tc>
        <w:tc>
          <w:tcPr>
            <w:tcW w:w="3960" w:type="dxa"/>
          </w:tcPr>
          <w:p w14:paraId="4CC9F31A" w14:textId="77777777" w:rsidR="00FD4D14" w:rsidRDefault="00FD4D14" w:rsidP="00FD4D14">
            <w:pPr>
              <w:pStyle w:val="EngHang"/>
            </w:pPr>
            <w:r>
              <w:t>O Mary, you revealed the Mystery,</w:t>
            </w:r>
          </w:p>
          <w:p w14:paraId="4A7B179A" w14:textId="77777777" w:rsidR="00FD4D14" w:rsidRDefault="00FD4D14" w:rsidP="00FD4D14">
            <w:pPr>
              <w:pStyle w:val="EngHang"/>
            </w:pPr>
            <w:r>
              <w:t>The hidden became manifest,</w:t>
            </w:r>
          </w:p>
          <w:p w14:paraId="77470BD5" w14:textId="77777777" w:rsidR="00FD4D14" w:rsidRDefault="00FD4D14" w:rsidP="00FD4D14">
            <w:pPr>
              <w:pStyle w:val="EngHang"/>
            </w:pPr>
            <w:r>
              <w:t>The Judge dwelt in your womb,</w:t>
            </w:r>
          </w:p>
          <w:p w14:paraId="33328C13" w14:textId="0C6409AA" w:rsidR="00FD4D14" w:rsidRDefault="00FD4D14" w:rsidP="00FD4D14">
            <w:pPr>
              <w:pStyle w:val="EngHangEnd"/>
            </w:pPr>
            <w:r>
              <w:t>May He forgive me.</w:t>
            </w:r>
          </w:p>
        </w:tc>
      </w:tr>
      <w:tr w:rsidR="00FD4D14" w14:paraId="3FBAC7CF" w14:textId="77777777" w:rsidTr="00FD4D14">
        <w:trPr>
          <w:cantSplit/>
        </w:trPr>
        <w:tc>
          <w:tcPr>
            <w:tcW w:w="288" w:type="dxa"/>
          </w:tcPr>
          <w:p w14:paraId="3B18AEEC" w14:textId="77777777" w:rsidR="00FD4D14" w:rsidRDefault="00FD4D14" w:rsidP="00FD4D14">
            <w:pPr>
              <w:pStyle w:val="CopticCross"/>
            </w:pPr>
          </w:p>
        </w:tc>
        <w:tc>
          <w:tcPr>
            <w:tcW w:w="3960" w:type="dxa"/>
          </w:tcPr>
          <w:p w14:paraId="63B495C9" w14:textId="77777777" w:rsidR="00FD4D14" w:rsidRDefault="00FD4D14" w:rsidP="00FD4D14">
            <w:pPr>
              <w:pStyle w:val="EngHang"/>
            </w:pPr>
            <w:r>
              <w:t>O Mary, My hope is in you;</w:t>
            </w:r>
          </w:p>
          <w:p w14:paraId="4A42611C" w14:textId="77777777" w:rsidR="00FD4D14" w:rsidRDefault="00FD4D14" w:rsidP="00FD4D14">
            <w:pPr>
              <w:pStyle w:val="EngHang"/>
            </w:pPr>
            <w:r>
              <w:t>Intercede before your Holy son,</w:t>
            </w:r>
          </w:p>
          <w:p w14:paraId="1DB97E54" w14:textId="77777777" w:rsidR="00FD4D14" w:rsidRDefault="00FD4D14" w:rsidP="00FD4D14">
            <w:pPr>
              <w:pStyle w:val="EngHang"/>
            </w:pPr>
            <w:r>
              <w:t>That He may grant me forgiveness;</w:t>
            </w:r>
          </w:p>
          <w:p w14:paraId="5F0AE331" w14:textId="1CB65494" w:rsidR="00FD4D14" w:rsidRDefault="00FD4D14" w:rsidP="00FD4D14">
            <w:pPr>
              <w:pStyle w:val="EngHangEnd"/>
            </w:pPr>
            <w:r>
              <w:t>May Jesus strengthen me.</w:t>
            </w:r>
          </w:p>
        </w:tc>
      </w:tr>
      <w:tr w:rsidR="00FD4D14" w14:paraId="604B50B7" w14:textId="77777777" w:rsidTr="00FD4D14">
        <w:trPr>
          <w:cantSplit/>
        </w:trPr>
        <w:tc>
          <w:tcPr>
            <w:tcW w:w="288" w:type="dxa"/>
          </w:tcPr>
          <w:p w14:paraId="7B903772" w14:textId="77777777" w:rsidR="00FD4D14" w:rsidRDefault="00FD4D14" w:rsidP="00FD4D14">
            <w:pPr>
              <w:pStyle w:val="CopticCross"/>
            </w:pPr>
            <w:r>
              <w:t>¿</w:t>
            </w:r>
          </w:p>
        </w:tc>
        <w:tc>
          <w:tcPr>
            <w:tcW w:w="3960" w:type="dxa"/>
          </w:tcPr>
          <w:p w14:paraId="277D018F" w14:textId="77777777" w:rsidR="00FD4D14" w:rsidRDefault="009C2EC7" w:rsidP="009C2EC7">
            <w:pPr>
              <w:pStyle w:val="EngHang"/>
            </w:pPr>
            <w:r>
              <w:t>O Mary, I ask of you,</w:t>
            </w:r>
          </w:p>
          <w:p w14:paraId="3D61ACEF" w14:textId="77777777" w:rsidR="009C2EC7" w:rsidRDefault="009C2EC7" w:rsidP="009C2EC7">
            <w:pPr>
              <w:pStyle w:val="EngHang"/>
            </w:pPr>
            <w:r>
              <w:t>Clear my debts,</w:t>
            </w:r>
          </w:p>
          <w:p w14:paraId="53074A7D" w14:textId="77777777" w:rsidR="009C2EC7" w:rsidRDefault="009C2EC7" w:rsidP="009C2EC7">
            <w:pPr>
              <w:pStyle w:val="EngHang"/>
            </w:pPr>
            <w:r>
              <w:t>For you are my remedy,</w:t>
            </w:r>
          </w:p>
          <w:p w14:paraId="48EDA7CD" w14:textId="5FEC9F7D" w:rsidR="009C2EC7" w:rsidRDefault="009C2EC7" w:rsidP="00FD4D14">
            <w:pPr>
              <w:pStyle w:val="EngHangEnd"/>
            </w:pPr>
            <w:r>
              <w:t>Your prayers heal me.</w:t>
            </w:r>
          </w:p>
        </w:tc>
      </w:tr>
      <w:tr w:rsidR="00FD4D14" w14:paraId="558B6D10" w14:textId="77777777" w:rsidTr="00FD4D14">
        <w:trPr>
          <w:cantSplit/>
        </w:trPr>
        <w:tc>
          <w:tcPr>
            <w:tcW w:w="288" w:type="dxa"/>
          </w:tcPr>
          <w:p w14:paraId="4464763D" w14:textId="77777777" w:rsidR="00FD4D14" w:rsidRDefault="00FD4D14" w:rsidP="00FD4D14">
            <w:pPr>
              <w:pStyle w:val="CopticCross"/>
            </w:pPr>
          </w:p>
        </w:tc>
        <w:tc>
          <w:tcPr>
            <w:tcW w:w="3960" w:type="dxa"/>
          </w:tcPr>
          <w:p w14:paraId="3009E615" w14:textId="77777777" w:rsidR="00FD4D14" w:rsidRDefault="009C2EC7" w:rsidP="009C2EC7">
            <w:pPr>
              <w:pStyle w:val="EngHang"/>
            </w:pPr>
            <w:r>
              <w:t>O Mary, you are an ointment</w:t>
            </w:r>
          </w:p>
          <w:p w14:paraId="48ECA5F9" w14:textId="77777777" w:rsidR="009C2EC7" w:rsidRDefault="009C2EC7" w:rsidP="009C2EC7">
            <w:pPr>
              <w:pStyle w:val="EngHang"/>
            </w:pPr>
            <w:r>
              <w:t>To heal the worst wound.</w:t>
            </w:r>
          </w:p>
          <w:p w14:paraId="294E6C5D" w14:textId="22E81667" w:rsidR="009C2EC7" w:rsidRDefault="009C2EC7" w:rsidP="009C2EC7">
            <w:pPr>
              <w:pStyle w:val="EngHang"/>
            </w:pPr>
            <w:r>
              <w:t>You who are highly favoured,</w:t>
            </w:r>
          </w:p>
          <w:p w14:paraId="7FE028D5" w14:textId="1F1D9EB3" w:rsidR="009C2EC7" w:rsidRDefault="009C2EC7" w:rsidP="00FD4D14">
            <w:pPr>
              <w:pStyle w:val="EngHangEnd"/>
            </w:pPr>
            <w:r>
              <w:t>You enlightened my heart.</w:t>
            </w:r>
          </w:p>
        </w:tc>
      </w:tr>
      <w:tr w:rsidR="00FD4D14" w14:paraId="48B6145C" w14:textId="77777777" w:rsidTr="00FD4D14">
        <w:trPr>
          <w:cantSplit/>
        </w:trPr>
        <w:tc>
          <w:tcPr>
            <w:tcW w:w="288" w:type="dxa"/>
          </w:tcPr>
          <w:p w14:paraId="60E3D80D" w14:textId="77777777" w:rsidR="00FD4D14" w:rsidRDefault="00FD4D14" w:rsidP="00FD4D14">
            <w:pPr>
              <w:pStyle w:val="CopticCross"/>
            </w:pPr>
            <w:r>
              <w:lastRenderedPageBreak/>
              <w:t>¿</w:t>
            </w:r>
          </w:p>
        </w:tc>
        <w:tc>
          <w:tcPr>
            <w:tcW w:w="3960" w:type="dxa"/>
          </w:tcPr>
          <w:p w14:paraId="3FFE6B9C" w14:textId="77777777" w:rsidR="00FD4D14" w:rsidRDefault="009C2EC7" w:rsidP="009C2EC7">
            <w:pPr>
              <w:pStyle w:val="EngHang"/>
            </w:pPr>
            <w:r>
              <w:t>O Mary, I beg you to keep</w:t>
            </w:r>
          </w:p>
          <w:p w14:paraId="006BE6AF" w14:textId="77777777" w:rsidR="009C2EC7" w:rsidRDefault="009C2EC7" w:rsidP="009C2EC7">
            <w:pPr>
              <w:pStyle w:val="EngHang"/>
            </w:pPr>
            <w:r>
              <w:t>Your promise, and guide me,</w:t>
            </w:r>
          </w:p>
          <w:p w14:paraId="0B3EAC31" w14:textId="77777777" w:rsidR="009C2EC7" w:rsidRDefault="009C2EC7" w:rsidP="009C2EC7">
            <w:pPr>
              <w:pStyle w:val="EngHang"/>
            </w:pPr>
            <w:r>
              <w:t>For the time is at hand</w:t>
            </w:r>
          </w:p>
          <w:p w14:paraId="41DCA516" w14:textId="3DF77568" w:rsidR="009C2EC7" w:rsidRDefault="009C2EC7" w:rsidP="00FD4D14">
            <w:pPr>
              <w:pStyle w:val="EngHangEnd"/>
            </w:pPr>
            <w:r>
              <w:t>To reach the harbour in peace.</w:t>
            </w:r>
          </w:p>
        </w:tc>
      </w:tr>
      <w:tr w:rsidR="00FD4D14" w14:paraId="73248DF2" w14:textId="77777777" w:rsidTr="00FD4D14">
        <w:trPr>
          <w:cantSplit/>
        </w:trPr>
        <w:tc>
          <w:tcPr>
            <w:tcW w:w="288" w:type="dxa"/>
          </w:tcPr>
          <w:p w14:paraId="0C37DF52" w14:textId="77777777" w:rsidR="00FD4D14" w:rsidRDefault="00FD4D14" w:rsidP="00FD4D14">
            <w:pPr>
              <w:pStyle w:val="CopticCross"/>
            </w:pPr>
          </w:p>
        </w:tc>
        <w:tc>
          <w:tcPr>
            <w:tcW w:w="3960" w:type="dxa"/>
          </w:tcPr>
          <w:p w14:paraId="2CC28F96" w14:textId="77777777" w:rsidR="00FD4D14" w:rsidRDefault="009C2EC7" w:rsidP="009C2EC7">
            <w:pPr>
              <w:pStyle w:val="EngHang"/>
            </w:pPr>
            <w:r>
              <w:t>Abraham, Isaac, and Jacob</w:t>
            </w:r>
          </w:p>
          <w:p w14:paraId="1DF598F6" w14:textId="77777777" w:rsidR="009C2EC7" w:rsidRDefault="009C2EC7" w:rsidP="009C2EC7">
            <w:pPr>
              <w:pStyle w:val="EngHang"/>
            </w:pPr>
            <w:r>
              <w:t>All desired the Lord.</w:t>
            </w:r>
          </w:p>
          <w:p w14:paraId="38E0D6A7" w14:textId="3216A8B3" w:rsidR="009C2EC7" w:rsidRDefault="009C2EC7" w:rsidP="009C2EC7">
            <w:pPr>
              <w:pStyle w:val="EngHang"/>
            </w:pPr>
            <w:r>
              <w:t>His covenant came forth from you,</w:t>
            </w:r>
          </w:p>
          <w:p w14:paraId="2B4AE449" w14:textId="51D10C71" w:rsidR="009C2EC7" w:rsidRDefault="009C2EC7" w:rsidP="00FD4D14">
            <w:pPr>
              <w:pStyle w:val="EngHangEnd"/>
            </w:pPr>
            <w:r>
              <w:t>A Mystery has been revealed.</w:t>
            </w:r>
          </w:p>
        </w:tc>
      </w:tr>
      <w:tr w:rsidR="00FD4D14" w14:paraId="7CBDB4C5" w14:textId="77777777" w:rsidTr="00FD4D14">
        <w:trPr>
          <w:cantSplit/>
        </w:trPr>
        <w:tc>
          <w:tcPr>
            <w:tcW w:w="288" w:type="dxa"/>
          </w:tcPr>
          <w:p w14:paraId="5C667D6A" w14:textId="77777777" w:rsidR="00FD4D14" w:rsidRDefault="00FD4D14" w:rsidP="00FD4D14">
            <w:pPr>
              <w:pStyle w:val="CopticCross"/>
            </w:pPr>
            <w:r>
              <w:t>¿</w:t>
            </w:r>
          </w:p>
        </w:tc>
        <w:tc>
          <w:tcPr>
            <w:tcW w:w="3960" w:type="dxa"/>
          </w:tcPr>
          <w:p w14:paraId="01B7EC1C" w14:textId="73000C5A" w:rsidR="00FD4D14" w:rsidRDefault="009C2EC7" w:rsidP="009C2EC7">
            <w:pPr>
              <w:pStyle w:val="EngHang"/>
            </w:pPr>
            <w:r>
              <w:t>Rejoicing in fulfilling</w:t>
            </w:r>
          </w:p>
          <w:p w14:paraId="09AEAE7D" w14:textId="77777777" w:rsidR="009C2EC7" w:rsidRDefault="009C2EC7" w:rsidP="009C2EC7">
            <w:pPr>
              <w:pStyle w:val="EngHang"/>
            </w:pPr>
            <w:r>
              <w:t>My promise is my joy,</w:t>
            </w:r>
          </w:p>
          <w:p w14:paraId="0F47E70D" w14:textId="77777777" w:rsidR="009C2EC7" w:rsidRDefault="009C2EC7" w:rsidP="009C2EC7">
            <w:pPr>
              <w:pStyle w:val="EngHang"/>
            </w:pPr>
            <w:r>
              <w:t>For your praise is delightful,</w:t>
            </w:r>
          </w:p>
          <w:p w14:paraId="6CE733DE" w14:textId="70BFE66D" w:rsidR="009C2EC7" w:rsidRDefault="009C2EC7" w:rsidP="00FD4D14">
            <w:pPr>
              <w:pStyle w:val="EngHangEnd"/>
            </w:pPr>
            <w:r>
              <w:t>A medicine that heals.</w:t>
            </w:r>
          </w:p>
        </w:tc>
      </w:tr>
      <w:tr w:rsidR="00FD4D14" w14:paraId="6A4EFB3C" w14:textId="77777777" w:rsidTr="00FD4D14">
        <w:trPr>
          <w:cantSplit/>
        </w:trPr>
        <w:tc>
          <w:tcPr>
            <w:tcW w:w="288" w:type="dxa"/>
          </w:tcPr>
          <w:p w14:paraId="14CCE3C7" w14:textId="77777777" w:rsidR="00FD4D14" w:rsidRDefault="00FD4D14" w:rsidP="00FD4D14">
            <w:pPr>
              <w:pStyle w:val="CopticCross"/>
            </w:pPr>
          </w:p>
        </w:tc>
        <w:tc>
          <w:tcPr>
            <w:tcW w:w="3960" w:type="dxa"/>
          </w:tcPr>
          <w:p w14:paraId="72E7935A" w14:textId="77777777" w:rsidR="00FD4D14" w:rsidRDefault="009C2EC7" w:rsidP="009C2EC7">
            <w:pPr>
              <w:pStyle w:val="EngHang"/>
            </w:pPr>
            <w:r>
              <w:t>The fathers and my brethren,</w:t>
            </w:r>
          </w:p>
          <w:p w14:paraId="746FB41A" w14:textId="77777777" w:rsidR="009C2EC7" w:rsidRDefault="009C2EC7" w:rsidP="009C2EC7">
            <w:pPr>
              <w:pStyle w:val="EngHang"/>
            </w:pPr>
            <w:r>
              <w:t>The pious and the righteous,</w:t>
            </w:r>
          </w:p>
          <w:p w14:paraId="3647DEE2" w14:textId="77777777" w:rsidR="009C2EC7" w:rsidRDefault="009C2EC7" w:rsidP="009C2EC7">
            <w:pPr>
              <w:pStyle w:val="EngHang"/>
            </w:pPr>
            <w:r>
              <w:t>Save them from affliction,</w:t>
            </w:r>
          </w:p>
          <w:p w14:paraId="11D66E37" w14:textId="0F587770" w:rsidR="009C2EC7" w:rsidRDefault="009C2EC7" w:rsidP="009C2EC7">
            <w:pPr>
              <w:pStyle w:val="EngHangEnd"/>
            </w:pPr>
            <w:r>
              <w:t>And help by abject self.</w:t>
            </w:r>
          </w:p>
        </w:tc>
      </w:tr>
      <w:tr w:rsidR="00FD4D14" w14:paraId="16122BA7" w14:textId="77777777" w:rsidTr="00FD4D14">
        <w:trPr>
          <w:cantSplit/>
        </w:trPr>
        <w:tc>
          <w:tcPr>
            <w:tcW w:w="288" w:type="dxa"/>
          </w:tcPr>
          <w:p w14:paraId="73092308" w14:textId="77777777" w:rsidR="00FD4D14" w:rsidRDefault="00FD4D14" w:rsidP="00FD4D14">
            <w:pPr>
              <w:pStyle w:val="CopticCross"/>
            </w:pPr>
            <w:r>
              <w:t>¿</w:t>
            </w:r>
          </w:p>
        </w:tc>
        <w:tc>
          <w:tcPr>
            <w:tcW w:w="3960" w:type="dxa"/>
          </w:tcPr>
          <w:p w14:paraId="2F55A197" w14:textId="77777777" w:rsidR="00FD4D14" w:rsidRDefault="009C2EC7" w:rsidP="009C2EC7">
            <w:pPr>
              <w:pStyle w:val="EngHang"/>
            </w:pPr>
            <w:r>
              <w:t>Grant long life to</w:t>
            </w:r>
          </w:p>
          <w:p w14:paraId="06D855F0" w14:textId="77777777" w:rsidR="009C2EC7" w:rsidRDefault="009C2EC7" w:rsidP="009C2EC7">
            <w:pPr>
              <w:pStyle w:val="EngHang"/>
            </w:pPr>
            <w:r>
              <w:t>Our Pope, the Patriarch,</w:t>
            </w:r>
          </w:p>
          <w:p w14:paraId="42812F41" w14:textId="77777777" w:rsidR="009C2EC7" w:rsidRDefault="009C2EC7" w:rsidP="009C2EC7">
            <w:pPr>
              <w:pStyle w:val="EngHang"/>
            </w:pPr>
            <w:r>
              <w:t>Our good and honest shepherd,</w:t>
            </w:r>
          </w:p>
          <w:p w14:paraId="58A39183" w14:textId="1902E2F2" w:rsidR="009C2EC7" w:rsidRDefault="009C2EC7" w:rsidP="00FD4D14">
            <w:pPr>
              <w:pStyle w:val="EngHangEnd"/>
            </w:pPr>
            <w:r>
              <w:t>For his honour pleases me.</w:t>
            </w:r>
          </w:p>
        </w:tc>
      </w:tr>
      <w:tr w:rsidR="00FD4D14" w14:paraId="6A1A615E" w14:textId="77777777" w:rsidTr="00FD4D14">
        <w:trPr>
          <w:cantSplit/>
        </w:trPr>
        <w:tc>
          <w:tcPr>
            <w:tcW w:w="288" w:type="dxa"/>
          </w:tcPr>
          <w:p w14:paraId="52217012" w14:textId="77777777" w:rsidR="00FD4D14" w:rsidRDefault="00FD4D14" w:rsidP="00FD4D14">
            <w:pPr>
              <w:pStyle w:val="CopticCross"/>
            </w:pPr>
          </w:p>
        </w:tc>
        <w:tc>
          <w:tcPr>
            <w:tcW w:w="3960" w:type="dxa"/>
          </w:tcPr>
          <w:p w14:paraId="219B248D" w14:textId="77777777" w:rsidR="00FD4D14" w:rsidRDefault="009C2EC7" w:rsidP="009C2EC7">
            <w:pPr>
              <w:pStyle w:val="EngHang"/>
            </w:pPr>
            <w:r>
              <w:t>Grant long life to</w:t>
            </w:r>
          </w:p>
          <w:p w14:paraId="4B0F82E0" w14:textId="77777777" w:rsidR="009C2EC7" w:rsidRDefault="009C2EC7" w:rsidP="009C2EC7">
            <w:pPr>
              <w:pStyle w:val="EngHang"/>
            </w:pPr>
            <w:r>
              <w:t>Our rightoues bishop,</w:t>
            </w:r>
          </w:p>
          <w:p w14:paraId="38C67EFB" w14:textId="77777777" w:rsidR="009C2EC7" w:rsidRDefault="009C2EC7" w:rsidP="009C2EC7">
            <w:pPr>
              <w:pStyle w:val="EngHang"/>
            </w:pPr>
            <w:r>
              <w:t>Our good and honest shepherd,</w:t>
            </w:r>
          </w:p>
          <w:p w14:paraId="33CD67F8" w14:textId="5AA3FC8A" w:rsidR="009C2EC7" w:rsidRDefault="009C2EC7" w:rsidP="00FD4D14">
            <w:pPr>
              <w:pStyle w:val="EngHangEnd"/>
            </w:pPr>
            <w:r>
              <w:t>For his honour pleases me.</w:t>
            </w:r>
          </w:p>
        </w:tc>
      </w:tr>
    </w:tbl>
    <w:p w14:paraId="3979DEDF" w14:textId="77777777" w:rsidR="000304C8" w:rsidRDefault="00862553" w:rsidP="00862553">
      <w:pPr>
        <w:pStyle w:val="Heading3"/>
      </w:pPr>
      <w:bookmarkStart w:id="1887" w:name="_Ref452620017"/>
      <w:r>
        <w:t>Hymn on the Wednesday Theotokia</w:t>
      </w:r>
      <w:bookmarkEnd w:id="1887"/>
    </w:p>
    <w:p w14:paraId="7C2D8621" w14:textId="0FFB5F0B" w:rsidR="00862553" w:rsidRDefault="000304C8" w:rsidP="000304C8">
      <w:pPr>
        <w:pStyle w:val="Rubric"/>
      </w:pPr>
      <w:r w:rsidRPr="000304C8">
        <w:t xml:space="preserve">While in </w:t>
      </w:r>
      <w:r>
        <w:t xml:space="preserve">current practice said before the Theotokia, these meditations on the Theotokia are more fittingly said after them.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9C2EC7" w14:paraId="439E3C9B" w14:textId="77777777" w:rsidTr="00FD2B37">
        <w:trPr>
          <w:cantSplit/>
        </w:trPr>
        <w:tc>
          <w:tcPr>
            <w:tcW w:w="288" w:type="dxa"/>
          </w:tcPr>
          <w:p w14:paraId="1CD8A5FE" w14:textId="77777777" w:rsidR="009C2EC7" w:rsidRDefault="009C2EC7" w:rsidP="00FD2B37">
            <w:pPr>
              <w:pStyle w:val="CopticCross"/>
            </w:pPr>
          </w:p>
        </w:tc>
        <w:tc>
          <w:tcPr>
            <w:tcW w:w="3960" w:type="dxa"/>
          </w:tcPr>
          <w:p w14:paraId="2B13430F" w14:textId="77777777" w:rsidR="009C2EC7" w:rsidRDefault="00FD2B37" w:rsidP="00FD2B37">
            <w:pPr>
              <w:pStyle w:val="EngHang"/>
            </w:pPr>
            <w:r>
              <w:t>And the heavenly hosts,</w:t>
            </w:r>
          </w:p>
          <w:p w14:paraId="372F8F25" w14:textId="77777777" w:rsidR="00FD2B37" w:rsidRDefault="00FD2B37" w:rsidP="00FD2B37">
            <w:pPr>
              <w:pStyle w:val="EngHang"/>
            </w:pPr>
            <w:r>
              <w:t>And the angelic orders</w:t>
            </w:r>
          </w:p>
          <w:p w14:paraId="1DA8B113" w14:textId="77777777" w:rsidR="00FD2B37" w:rsidRDefault="00FD2B37" w:rsidP="00FD2B37">
            <w:pPr>
              <w:pStyle w:val="EngHang"/>
            </w:pPr>
            <w:r>
              <w:t>Cry out in beautiful voices,</w:t>
            </w:r>
          </w:p>
          <w:p w14:paraId="0DDBC842" w14:textId="7074DF7E" w:rsidR="00FD2B37" w:rsidRDefault="00FD2B37" w:rsidP="00FD2B37">
            <w:pPr>
              <w:pStyle w:val="EngHangEnd"/>
            </w:pPr>
            <w:r>
              <w:t>You are blessed, O Virgin and Bride!”</w:t>
            </w:r>
          </w:p>
        </w:tc>
      </w:tr>
      <w:tr w:rsidR="009C2EC7" w14:paraId="5891C87C" w14:textId="77777777" w:rsidTr="00FD2B37">
        <w:trPr>
          <w:cantSplit/>
        </w:trPr>
        <w:tc>
          <w:tcPr>
            <w:tcW w:w="288" w:type="dxa"/>
          </w:tcPr>
          <w:p w14:paraId="2887DBBB" w14:textId="77777777" w:rsidR="009C2EC7" w:rsidRPr="001E2E1C" w:rsidRDefault="009C2EC7" w:rsidP="00FD2B37">
            <w:pPr>
              <w:pStyle w:val="CopticCross"/>
            </w:pPr>
            <w:r>
              <w:t>¿</w:t>
            </w:r>
          </w:p>
        </w:tc>
        <w:tc>
          <w:tcPr>
            <w:tcW w:w="3960" w:type="dxa"/>
          </w:tcPr>
          <w:p w14:paraId="79C91DC6" w14:textId="77777777" w:rsidR="009C2EC7" w:rsidRDefault="00FD2B37" w:rsidP="00FD2B37">
            <w:pPr>
              <w:pStyle w:val="EngHang"/>
            </w:pPr>
            <w:r>
              <w:t>All proclaim in heavenly melodies,</w:t>
            </w:r>
          </w:p>
          <w:p w14:paraId="7F5609AB" w14:textId="77777777" w:rsidR="00FD2B37" w:rsidRDefault="00FD2B37" w:rsidP="00FD2B37">
            <w:pPr>
              <w:pStyle w:val="EngHang"/>
            </w:pPr>
            <w:r>
              <w:t>Saying, “Let us praise</w:t>
            </w:r>
          </w:p>
          <w:p w14:paraId="3CD07740" w14:textId="77777777" w:rsidR="00FD2B37" w:rsidRDefault="00FD2B37" w:rsidP="00FD2B37">
            <w:pPr>
              <w:pStyle w:val="EngHang"/>
            </w:pPr>
            <w:r>
              <w:t>And shout in wonderful tongues,</w:t>
            </w:r>
          </w:p>
          <w:p w14:paraId="0325B4B2" w14:textId="790F6A56" w:rsidR="00FD2B37" w:rsidRDefault="00FD2B37" w:rsidP="00FD2B37">
            <w:pPr>
              <w:pStyle w:val="EngHangEnd"/>
            </w:pPr>
            <w:r>
              <w:t>You are blessed, O Virgin and Bride!”</w:t>
            </w:r>
          </w:p>
        </w:tc>
      </w:tr>
      <w:tr w:rsidR="009C2EC7" w14:paraId="344EDF68" w14:textId="77777777" w:rsidTr="00FD2B37">
        <w:trPr>
          <w:cantSplit/>
        </w:trPr>
        <w:tc>
          <w:tcPr>
            <w:tcW w:w="288" w:type="dxa"/>
          </w:tcPr>
          <w:p w14:paraId="6BC52340" w14:textId="77777777" w:rsidR="009C2EC7" w:rsidRDefault="009C2EC7" w:rsidP="00FD2B37">
            <w:pPr>
              <w:pStyle w:val="CopticCross"/>
            </w:pPr>
          </w:p>
        </w:tc>
        <w:tc>
          <w:tcPr>
            <w:tcW w:w="3960" w:type="dxa"/>
          </w:tcPr>
          <w:p w14:paraId="301F0077" w14:textId="07FD2969" w:rsidR="009C2EC7" w:rsidRDefault="00FD2B37" w:rsidP="00FD2B37">
            <w:pPr>
              <w:pStyle w:val="EngHang"/>
            </w:pPr>
            <w:r>
              <w:t>The father looked down from heaven</w:t>
            </w:r>
          </w:p>
          <w:p w14:paraId="35E42B3B" w14:textId="77777777" w:rsidR="00FD2B37" w:rsidRDefault="00FD2B37" w:rsidP="00FD2B37">
            <w:pPr>
              <w:pStyle w:val="EngHang"/>
            </w:pPr>
            <w:r>
              <w:t>Found no one like you in purity on earth.</w:t>
            </w:r>
          </w:p>
          <w:p w14:paraId="24D8D0D2" w14:textId="77777777" w:rsidR="00FD2B37" w:rsidRDefault="00FD2B37" w:rsidP="00FD2B37">
            <w:pPr>
              <w:pStyle w:val="EngHang"/>
            </w:pPr>
            <w:r>
              <w:t>He sent His Son to take flesh from you.</w:t>
            </w:r>
          </w:p>
          <w:p w14:paraId="150D24F1" w14:textId="0CC488FF" w:rsidR="00FD2B37" w:rsidRDefault="00FD2B37" w:rsidP="00FD2B37">
            <w:pPr>
              <w:pStyle w:val="EngHangEnd"/>
            </w:pPr>
            <w:r>
              <w:t>You are blessed, O Virgin and Bride!</w:t>
            </w:r>
          </w:p>
        </w:tc>
      </w:tr>
      <w:tr w:rsidR="009C2EC7" w14:paraId="632BCA6B" w14:textId="77777777" w:rsidTr="00FD2B37">
        <w:trPr>
          <w:cantSplit/>
        </w:trPr>
        <w:tc>
          <w:tcPr>
            <w:tcW w:w="288" w:type="dxa"/>
          </w:tcPr>
          <w:p w14:paraId="50DD78EA" w14:textId="77777777" w:rsidR="009C2EC7" w:rsidRDefault="009C2EC7" w:rsidP="00FD2B37">
            <w:pPr>
              <w:pStyle w:val="CopticCross"/>
            </w:pPr>
            <w:r>
              <w:t>¿</w:t>
            </w:r>
          </w:p>
        </w:tc>
        <w:tc>
          <w:tcPr>
            <w:tcW w:w="3960" w:type="dxa"/>
          </w:tcPr>
          <w:p w14:paraId="52F58DD5" w14:textId="676A40AC" w:rsidR="009C2EC7" w:rsidRDefault="00883CD7" w:rsidP="00883CD7">
            <w:pPr>
              <w:pStyle w:val="EngHang"/>
            </w:pPr>
            <w:r>
              <w:t>Gabriel, the Archangel, the messenger,</w:t>
            </w:r>
          </w:p>
          <w:p w14:paraId="79169E57" w14:textId="77777777" w:rsidR="00883CD7" w:rsidRDefault="00883CD7" w:rsidP="00883CD7">
            <w:pPr>
              <w:pStyle w:val="EngHang"/>
            </w:pPr>
            <w:r>
              <w:t>Came with glad tidings,</w:t>
            </w:r>
          </w:p>
          <w:p w14:paraId="09F8A4FB" w14:textId="77777777" w:rsidR="00883CD7" w:rsidRDefault="00883CD7" w:rsidP="00883CD7">
            <w:pPr>
              <w:pStyle w:val="EngHang"/>
            </w:pPr>
            <w:r>
              <w:t>Telling you happily, without delay,</w:t>
            </w:r>
          </w:p>
          <w:p w14:paraId="76638680" w14:textId="05DD0D0B" w:rsidR="00883CD7" w:rsidRDefault="00883CD7" w:rsidP="00883CD7">
            <w:pPr>
              <w:pStyle w:val="EngHangEnd"/>
              <w:ind w:left="0" w:firstLine="0"/>
            </w:pPr>
            <w:r>
              <w:t>“You are blessed, O Virgin and Bride!”</w:t>
            </w:r>
          </w:p>
        </w:tc>
      </w:tr>
      <w:tr w:rsidR="009C2EC7" w14:paraId="1090F30C" w14:textId="77777777" w:rsidTr="00FD2B37">
        <w:trPr>
          <w:cantSplit/>
        </w:trPr>
        <w:tc>
          <w:tcPr>
            <w:tcW w:w="288" w:type="dxa"/>
          </w:tcPr>
          <w:p w14:paraId="220156B2" w14:textId="77777777" w:rsidR="009C2EC7" w:rsidRDefault="009C2EC7" w:rsidP="00FD2B37">
            <w:pPr>
              <w:pStyle w:val="CopticCross"/>
            </w:pPr>
          </w:p>
        </w:tc>
        <w:tc>
          <w:tcPr>
            <w:tcW w:w="3960" w:type="dxa"/>
          </w:tcPr>
          <w:p w14:paraId="675CE41B" w14:textId="77777777" w:rsidR="009C2EC7" w:rsidRDefault="00883CD7" w:rsidP="00883CD7">
            <w:pPr>
              <w:pStyle w:val="EngHang"/>
            </w:pPr>
            <w:r>
              <w:t>The Lord Jesus came forth from you,</w:t>
            </w:r>
          </w:p>
          <w:p w14:paraId="07523F13" w14:textId="77777777" w:rsidR="00883CD7" w:rsidRDefault="00883CD7" w:rsidP="00883CD7">
            <w:pPr>
              <w:pStyle w:val="EngHang"/>
            </w:pPr>
            <w:r>
              <w:t>He dwelt in you by His Holy Spirit,</w:t>
            </w:r>
          </w:p>
          <w:p w14:paraId="381D1AD7" w14:textId="77777777" w:rsidR="00883CD7" w:rsidRDefault="00883CD7" w:rsidP="00883CD7">
            <w:pPr>
              <w:pStyle w:val="EngHang"/>
            </w:pPr>
            <w:r>
              <w:t>You became the Mother of your Creator,</w:t>
            </w:r>
          </w:p>
          <w:p w14:paraId="1E8C89D8" w14:textId="65C39ED9" w:rsidR="00883CD7" w:rsidRDefault="00883CD7" w:rsidP="00FD2B37">
            <w:pPr>
              <w:pStyle w:val="EngHangEnd"/>
            </w:pPr>
            <w:r>
              <w:t>“You are blessed, O Virgin and Bride!”</w:t>
            </w:r>
          </w:p>
        </w:tc>
      </w:tr>
      <w:tr w:rsidR="009C2EC7" w14:paraId="47BC1FCD" w14:textId="77777777" w:rsidTr="00FD2B37">
        <w:trPr>
          <w:cantSplit/>
        </w:trPr>
        <w:tc>
          <w:tcPr>
            <w:tcW w:w="288" w:type="dxa"/>
          </w:tcPr>
          <w:p w14:paraId="23C8C317" w14:textId="77777777" w:rsidR="009C2EC7" w:rsidRDefault="009C2EC7" w:rsidP="00FD2B37">
            <w:pPr>
              <w:pStyle w:val="CopticCross"/>
            </w:pPr>
            <w:r>
              <w:t>¿</w:t>
            </w:r>
          </w:p>
        </w:tc>
        <w:tc>
          <w:tcPr>
            <w:tcW w:w="3960" w:type="dxa"/>
          </w:tcPr>
          <w:p w14:paraId="7B16A6E8" w14:textId="77777777" w:rsidR="009C2EC7" w:rsidRDefault="00883CD7" w:rsidP="00883CD7">
            <w:pPr>
              <w:pStyle w:val="EngHang"/>
            </w:pPr>
            <w:r>
              <w:t>The salvation of Adam, and his kind,</w:t>
            </w:r>
          </w:p>
          <w:p w14:paraId="3D23CEDF" w14:textId="77777777" w:rsidR="00883CD7" w:rsidRDefault="00883CD7" w:rsidP="00883CD7">
            <w:pPr>
              <w:pStyle w:val="EngHang"/>
            </w:pPr>
            <w:r>
              <w:t>And his return to Paradise,</w:t>
            </w:r>
          </w:p>
          <w:p w14:paraId="4EBFEFFD" w14:textId="77777777" w:rsidR="00883CD7" w:rsidRDefault="00883CD7" w:rsidP="00883CD7">
            <w:pPr>
              <w:pStyle w:val="EngHang"/>
            </w:pPr>
            <w:r>
              <w:t>Has come forth from the ever-Virgin,</w:t>
            </w:r>
          </w:p>
          <w:p w14:paraId="2994ACF6" w14:textId="10C304D6" w:rsidR="00883CD7" w:rsidRDefault="00883CD7" w:rsidP="00FD2B37">
            <w:pPr>
              <w:pStyle w:val="EngHangEnd"/>
            </w:pPr>
            <w:r>
              <w:t>“You are blessed, O Virgin and Bride!”</w:t>
            </w:r>
          </w:p>
        </w:tc>
      </w:tr>
      <w:tr w:rsidR="009C2EC7" w14:paraId="6759B06A" w14:textId="77777777" w:rsidTr="00FD2B37">
        <w:trPr>
          <w:cantSplit/>
        </w:trPr>
        <w:tc>
          <w:tcPr>
            <w:tcW w:w="288" w:type="dxa"/>
          </w:tcPr>
          <w:p w14:paraId="171CCB6D" w14:textId="77777777" w:rsidR="009C2EC7" w:rsidRDefault="009C2EC7" w:rsidP="00FD2B37">
            <w:pPr>
              <w:pStyle w:val="CopticCross"/>
            </w:pPr>
          </w:p>
        </w:tc>
        <w:tc>
          <w:tcPr>
            <w:tcW w:w="3960" w:type="dxa"/>
          </w:tcPr>
          <w:p w14:paraId="5785CE82" w14:textId="16AD4E00" w:rsidR="009C2EC7" w:rsidRDefault="00883CD7" w:rsidP="00883CD7">
            <w:pPr>
              <w:pStyle w:val="EngHang"/>
            </w:pPr>
            <w:r>
              <w:t>You have been called, “the finest flower,</w:t>
            </w:r>
          </w:p>
          <w:p w14:paraId="2564BFA1" w14:textId="77777777" w:rsidR="00883CD7" w:rsidRDefault="00883CD7" w:rsidP="00883CD7">
            <w:pPr>
              <w:pStyle w:val="EngHang"/>
            </w:pPr>
            <w:r>
              <w:t>The pure golden censer,</w:t>
            </w:r>
          </w:p>
          <w:p w14:paraId="2739F2DC" w14:textId="77777777" w:rsidR="00883CD7" w:rsidRDefault="00883CD7" w:rsidP="00883CD7">
            <w:pPr>
              <w:pStyle w:val="EngHang"/>
            </w:pPr>
            <w:r>
              <w:t>The holy and fragrant incense.”</w:t>
            </w:r>
          </w:p>
          <w:p w14:paraId="7FC2984D" w14:textId="65206D5E" w:rsidR="00883CD7" w:rsidRDefault="00883CD7" w:rsidP="00FD2B37">
            <w:pPr>
              <w:pStyle w:val="EngHangEnd"/>
            </w:pPr>
            <w:r>
              <w:t>You are blessed, O Virgin and Bride!</w:t>
            </w:r>
          </w:p>
        </w:tc>
      </w:tr>
      <w:tr w:rsidR="009C2EC7" w14:paraId="13F18FFF" w14:textId="77777777" w:rsidTr="00FD2B37">
        <w:trPr>
          <w:cantSplit/>
        </w:trPr>
        <w:tc>
          <w:tcPr>
            <w:tcW w:w="288" w:type="dxa"/>
          </w:tcPr>
          <w:p w14:paraId="76D1C8D1" w14:textId="77777777" w:rsidR="009C2EC7" w:rsidRDefault="009C2EC7" w:rsidP="00FD2B37">
            <w:pPr>
              <w:pStyle w:val="CopticCross"/>
            </w:pPr>
            <w:r>
              <w:t>¿</w:t>
            </w:r>
          </w:p>
        </w:tc>
        <w:tc>
          <w:tcPr>
            <w:tcW w:w="3960" w:type="dxa"/>
          </w:tcPr>
          <w:p w14:paraId="42162200" w14:textId="77777777" w:rsidR="009C2EC7" w:rsidRDefault="00883CD7" w:rsidP="00883CD7">
            <w:pPr>
              <w:pStyle w:val="EngHang"/>
            </w:pPr>
            <w:r>
              <w:t>The Lord of Glory chose your beauty,</w:t>
            </w:r>
          </w:p>
          <w:p w14:paraId="0DC04E76" w14:textId="77777777" w:rsidR="00883CD7" w:rsidRDefault="00883CD7" w:rsidP="00883CD7">
            <w:pPr>
              <w:pStyle w:val="EngHang"/>
            </w:pPr>
            <w:r>
              <w:t>As the Psalmist has proclaimed.</w:t>
            </w:r>
          </w:p>
          <w:p w14:paraId="5F5E74A7" w14:textId="77777777" w:rsidR="00883CD7" w:rsidRDefault="00883CD7" w:rsidP="00883CD7">
            <w:pPr>
              <w:pStyle w:val="EngHang"/>
            </w:pPr>
            <w:r>
              <w:t>The Lord of lords became your son.</w:t>
            </w:r>
          </w:p>
          <w:p w14:paraId="40C65682" w14:textId="7E60B7CA" w:rsidR="00883CD7" w:rsidRDefault="00883CD7" w:rsidP="00FD2B37">
            <w:pPr>
              <w:pStyle w:val="EngHangEnd"/>
            </w:pPr>
            <w:r>
              <w:t>You are blessed, O Virgin and Bride!</w:t>
            </w:r>
          </w:p>
        </w:tc>
      </w:tr>
      <w:tr w:rsidR="009C2EC7" w14:paraId="23702E51" w14:textId="77777777" w:rsidTr="00FD2B37">
        <w:trPr>
          <w:cantSplit/>
        </w:trPr>
        <w:tc>
          <w:tcPr>
            <w:tcW w:w="288" w:type="dxa"/>
          </w:tcPr>
          <w:p w14:paraId="352DEA27" w14:textId="77777777" w:rsidR="009C2EC7" w:rsidRDefault="009C2EC7" w:rsidP="00FD2B37">
            <w:pPr>
              <w:pStyle w:val="CopticCross"/>
            </w:pPr>
          </w:p>
        </w:tc>
        <w:tc>
          <w:tcPr>
            <w:tcW w:w="3960" w:type="dxa"/>
          </w:tcPr>
          <w:p w14:paraId="77BC82C8" w14:textId="2813B2FE" w:rsidR="009C2EC7" w:rsidRDefault="00883CD7" w:rsidP="00883CD7">
            <w:pPr>
              <w:pStyle w:val="EngHang"/>
            </w:pPr>
            <w:r>
              <w:t>Ezekiel beheld a vision,</w:t>
            </w:r>
          </w:p>
          <w:p w14:paraId="10EAABE4" w14:textId="77777777" w:rsidR="00883CD7" w:rsidRDefault="00883CD7" w:rsidP="00883CD7">
            <w:pPr>
              <w:pStyle w:val="EngHang"/>
            </w:pPr>
            <w:r>
              <w:t>A closed door, guarded in the East.</w:t>
            </w:r>
          </w:p>
          <w:p w14:paraId="2256B37A" w14:textId="77777777" w:rsidR="00883CD7" w:rsidRDefault="00883CD7" w:rsidP="00883CD7">
            <w:pPr>
              <w:pStyle w:val="EngHang"/>
            </w:pPr>
            <w:r>
              <w:t>The High King entered by it.</w:t>
            </w:r>
          </w:p>
          <w:p w14:paraId="6A2EE0BA" w14:textId="3A797FE0" w:rsidR="00883CD7" w:rsidRDefault="00883CD7" w:rsidP="00FD2B37">
            <w:pPr>
              <w:pStyle w:val="EngHangEnd"/>
            </w:pPr>
            <w:r>
              <w:t>You are blssed, O Virgin and Bride!</w:t>
            </w:r>
          </w:p>
        </w:tc>
      </w:tr>
      <w:tr w:rsidR="009C2EC7" w14:paraId="39953E98" w14:textId="77777777" w:rsidTr="00FD2B37">
        <w:trPr>
          <w:cantSplit/>
        </w:trPr>
        <w:tc>
          <w:tcPr>
            <w:tcW w:w="288" w:type="dxa"/>
          </w:tcPr>
          <w:p w14:paraId="21AD9EBD" w14:textId="77777777" w:rsidR="009C2EC7" w:rsidRDefault="009C2EC7" w:rsidP="00FD2B37">
            <w:pPr>
              <w:pStyle w:val="CopticCross"/>
            </w:pPr>
            <w:r>
              <w:t>¿</w:t>
            </w:r>
          </w:p>
        </w:tc>
        <w:tc>
          <w:tcPr>
            <w:tcW w:w="3960" w:type="dxa"/>
          </w:tcPr>
          <w:p w14:paraId="45ED9402" w14:textId="77777777" w:rsidR="009C2EC7" w:rsidRDefault="00A54CB1" w:rsidP="00A54CB1">
            <w:pPr>
              <w:pStyle w:val="EngHang"/>
            </w:pPr>
            <w:r>
              <w:t>Jacob saw a ladder,</w:t>
            </w:r>
          </w:p>
          <w:p w14:paraId="5EF6D400" w14:textId="77777777" w:rsidR="00A54CB1" w:rsidRDefault="00A54CB1" w:rsidP="00A54CB1">
            <w:pPr>
              <w:pStyle w:val="EngHang"/>
            </w:pPr>
            <w:r>
              <w:t>Surrounded by the angelic hosts,</w:t>
            </w:r>
          </w:p>
          <w:p w14:paraId="59F31237" w14:textId="77777777" w:rsidR="00A54CB1" w:rsidRDefault="00A54CB1" w:rsidP="00A54CB1">
            <w:pPr>
              <w:pStyle w:val="EngHang"/>
            </w:pPr>
            <w:r>
              <w:t>Who shoripped the revered King.</w:t>
            </w:r>
          </w:p>
          <w:p w14:paraId="549D821C" w14:textId="272BBD5C" w:rsidR="00A54CB1" w:rsidRDefault="00A54CB1" w:rsidP="00FD2B37">
            <w:pPr>
              <w:pStyle w:val="EngHangEnd"/>
            </w:pPr>
            <w:r>
              <w:t>You are blssed, O Virgin and Bride!</w:t>
            </w:r>
          </w:p>
        </w:tc>
      </w:tr>
      <w:tr w:rsidR="009C2EC7" w14:paraId="3ED1FF3F" w14:textId="77777777" w:rsidTr="00FD2B37">
        <w:trPr>
          <w:cantSplit/>
        </w:trPr>
        <w:tc>
          <w:tcPr>
            <w:tcW w:w="288" w:type="dxa"/>
          </w:tcPr>
          <w:p w14:paraId="2D8F1F91" w14:textId="77777777" w:rsidR="009C2EC7" w:rsidRDefault="009C2EC7" w:rsidP="00FD2B37">
            <w:pPr>
              <w:pStyle w:val="CopticCross"/>
            </w:pPr>
          </w:p>
        </w:tc>
        <w:tc>
          <w:tcPr>
            <w:tcW w:w="3960" w:type="dxa"/>
          </w:tcPr>
          <w:p w14:paraId="72CE3D3D" w14:textId="77777777" w:rsidR="009C2EC7" w:rsidRDefault="00A54CB1" w:rsidP="00A54CB1">
            <w:pPr>
              <w:pStyle w:val="EngHang"/>
            </w:pPr>
            <w:r>
              <w:t>Moses witnessed and prophesied,</w:t>
            </w:r>
          </w:p>
          <w:p w14:paraId="1FB96A6C" w14:textId="77777777" w:rsidR="00A54CB1" w:rsidRDefault="00A54CB1" w:rsidP="00A54CB1">
            <w:pPr>
              <w:pStyle w:val="EngHang"/>
            </w:pPr>
            <w:r>
              <w:t>Likening to to a planted vineyard,</w:t>
            </w:r>
          </w:p>
          <w:p w14:paraId="195872D1" w14:textId="77777777" w:rsidR="00A54CB1" w:rsidRDefault="00A54CB1" w:rsidP="00A54CB1">
            <w:pPr>
              <w:pStyle w:val="EngHang"/>
            </w:pPr>
            <w:r>
              <w:t>And a green bush aflame with fire.</w:t>
            </w:r>
          </w:p>
          <w:p w14:paraId="25761A0C" w14:textId="42CB05AC" w:rsidR="00A54CB1" w:rsidRDefault="00A54CB1" w:rsidP="00FD2B37">
            <w:pPr>
              <w:pStyle w:val="EngHangEnd"/>
            </w:pPr>
            <w:r>
              <w:t>You are blssed, O Virgin and Bride!</w:t>
            </w:r>
          </w:p>
        </w:tc>
      </w:tr>
      <w:tr w:rsidR="009C2EC7" w14:paraId="1E81E1CB" w14:textId="77777777" w:rsidTr="00FD2B37">
        <w:trPr>
          <w:cantSplit/>
        </w:trPr>
        <w:tc>
          <w:tcPr>
            <w:tcW w:w="288" w:type="dxa"/>
          </w:tcPr>
          <w:p w14:paraId="1939F944" w14:textId="77777777" w:rsidR="009C2EC7" w:rsidRDefault="009C2EC7" w:rsidP="00FD2B37">
            <w:pPr>
              <w:pStyle w:val="CopticCross"/>
            </w:pPr>
            <w:r>
              <w:t>¿</w:t>
            </w:r>
          </w:p>
        </w:tc>
        <w:tc>
          <w:tcPr>
            <w:tcW w:w="3960" w:type="dxa"/>
          </w:tcPr>
          <w:p w14:paraId="1D5765E1" w14:textId="77777777" w:rsidR="009C2EC7" w:rsidRDefault="00A54CB1" w:rsidP="00A54CB1">
            <w:pPr>
              <w:pStyle w:val="EngHang"/>
            </w:pPr>
            <w:r>
              <w:t>Zephaniah spoke of you,</w:t>
            </w:r>
          </w:p>
          <w:p w14:paraId="581D05D6" w14:textId="77777777" w:rsidR="00A54CB1" w:rsidRDefault="00A54CB1" w:rsidP="00A54CB1">
            <w:pPr>
              <w:pStyle w:val="EngHang"/>
            </w:pPr>
            <w:r>
              <w:t>And prophesied of Jesus’ birth,</w:t>
            </w:r>
          </w:p>
          <w:p w14:paraId="67602FE1" w14:textId="77777777" w:rsidR="00A54CB1" w:rsidRDefault="00A54CB1" w:rsidP="00A54CB1">
            <w:pPr>
              <w:pStyle w:val="EngHang"/>
            </w:pPr>
            <w:r>
              <w:t>“He will descend as rain and dew.”</w:t>
            </w:r>
          </w:p>
          <w:p w14:paraId="0846C861" w14:textId="23B51662" w:rsidR="00A54CB1" w:rsidRDefault="00A54CB1" w:rsidP="00FD2B37">
            <w:pPr>
              <w:pStyle w:val="EngHangEnd"/>
            </w:pPr>
            <w:r>
              <w:t>You are blssed, O Virgin and Bride!</w:t>
            </w:r>
          </w:p>
        </w:tc>
      </w:tr>
      <w:tr w:rsidR="009C2EC7" w14:paraId="1DDF283E" w14:textId="77777777" w:rsidTr="00FD2B37">
        <w:trPr>
          <w:cantSplit/>
        </w:trPr>
        <w:tc>
          <w:tcPr>
            <w:tcW w:w="288" w:type="dxa"/>
          </w:tcPr>
          <w:p w14:paraId="77BFF731" w14:textId="77777777" w:rsidR="009C2EC7" w:rsidRDefault="009C2EC7" w:rsidP="00FD2B37">
            <w:pPr>
              <w:pStyle w:val="CopticCross"/>
            </w:pPr>
          </w:p>
        </w:tc>
        <w:tc>
          <w:tcPr>
            <w:tcW w:w="3960" w:type="dxa"/>
          </w:tcPr>
          <w:p w14:paraId="3E576787" w14:textId="77777777" w:rsidR="009C2EC7" w:rsidRDefault="00A54CB1" w:rsidP="00A54CB1">
            <w:pPr>
              <w:pStyle w:val="EngHang"/>
            </w:pPr>
            <w:r>
              <w:t>Daneil said of his vision,</w:t>
            </w:r>
          </w:p>
          <w:p w14:paraId="2F673AFA" w14:textId="77777777" w:rsidR="00A54CB1" w:rsidRDefault="00A54CB1" w:rsidP="00A54CB1">
            <w:pPr>
              <w:pStyle w:val="EngHang"/>
            </w:pPr>
            <w:r>
              <w:t>“I have seen a great Throne,</w:t>
            </w:r>
          </w:p>
          <w:p w14:paraId="2A42E0FF" w14:textId="77777777" w:rsidR="00A54CB1" w:rsidRDefault="00A54CB1" w:rsidP="00A54CB1">
            <w:pPr>
              <w:pStyle w:val="EngHang"/>
            </w:pPr>
            <w:r>
              <w:t>With the Great High King seated thereon.”</w:t>
            </w:r>
          </w:p>
          <w:p w14:paraId="3FEDB901" w14:textId="1A25B707" w:rsidR="00A54CB1" w:rsidRDefault="00A54CB1" w:rsidP="00FD2B37">
            <w:pPr>
              <w:pStyle w:val="EngHangEnd"/>
            </w:pPr>
            <w:r>
              <w:t>You are blssed, O Virgin and Bride!</w:t>
            </w:r>
          </w:p>
        </w:tc>
      </w:tr>
      <w:tr w:rsidR="009C2EC7" w14:paraId="58D79FAD" w14:textId="77777777" w:rsidTr="00FD2B37">
        <w:trPr>
          <w:cantSplit/>
        </w:trPr>
        <w:tc>
          <w:tcPr>
            <w:tcW w:w="288" w:type="dxa"/>
          </w:tcPr>
          <w:p w14:paraId="151793F0" w14:textId="77777777" w:rsidR="009C2EC7" w:rsidRDefault="009C2EC7" w:rsidP="00FD2B37">
            <w:pPr>
              <w:pStyle w:val="CopticCross"/>
            </w:pPr>
            <w:r>
              <w:lastRenderedPageBreak/>
              <w:t>¿</w:t>
            </w:r>
          </w:p>
        </w:tc>
        <w:tc>
          <w:tcPr>
            <w:tcW w:w="3960" w:type="dxa"/>
          </w:tcPr>
          <w:p w14:paraId="0878844D" w14:textId="77777777" w:rsidR="009C2EC7" w:rsidRDefault="00A54CB1" w:rsidP="00A54CB1">
            <w:pPr>
              <w:pStyle w:val="EngHang"/>
            </w:pPr>
            <w:r>
              <w:t>Moses asked to glimps and behold</w:t>
            </w:r>
          </w:p>
          <w:p w14:paraId="11F12976" w14:textId="77777777" w:rsidR="00A54CB1" w:rsidRDefault="00A54CB1" w:rsidP="00A54CB1">
            <w:pPr>
              <w:pStyle w:val="EngHang"/>
            </w:pPr>
            <w:r>
              <w:t>What you beheld of Mother of the Holy One,</w:t>
            </w:r>
          </w:p>
          <w:p w14:paraId="453CE47D" w14:textId="77777777" w:rsidR="00A54CB1" w:rsidRDefault="00A54CB1" w:rsidP="00A54CB1">
            <w:pPr>
              <w:pStyle w:val="EngHang"/>
            </w:pPr>
            <w:r>
              <w:t>But could not bear His light.</w:t>
            </w:r>
          </w:p>
          <w:p w14:paraId="604F2F54" w14:textId="26DC2B4A" w:rsidR="00A54CB1" w:rsidRDefault="00A54CB1" w:rsidP="00FD2B37">
            <w:pPr>
              <w:pStyle w:val="EngHangEnd"/>
            </w:pPr>
            <w:r>
              <w:t>You are blssed, O Virgin and Bride!</w:t>
            </w:r>
          </w:p>
        </w:tc>
      </w:tr>
      <w:tr w:rsidR="009C2EC7" w14:paraId="72838684" w14:textId="77777777" w:rsidTr="00FD2B37">
        <w:trPr>
          <w:cantSplit/>
        </w:trPr>
        <w:tc>
          <w:tcPr>
            <w:tcW w:w="288" w:type="dxa"/>
          </w:tcPr>
          <w:p w14:paraId="63159AD8" w14:textId="77777777" w:rsidR="009C2EC7" w:rsidRDefault="009C2EC7" w:rsidP="00FD2B37">
            <w:pPr>
              <w:pStyle w:val="CopticCross"/>
            </w:pPr>
          </w:p>
        </w:tc>
        <w:tc>
          <w:tcPr>
            <w:tcW w:w="3960" w:type="dxa"/>
          </w:tcPr>
          <w:p w14:paraId="667EB20C" w14:textId="77777777" w:rsidR="009C2EC7" w:rsidRDefault="00A54CB1" w:rsidP="00A54CB1">
            <w:pPr>
              <w:pStyle w:val="EngHang"/>
            </w:pPr>
            <w:r>
              <w:t>He came from you, fulfilling the promise</w:t>
            </w:r>
          </w:p>
          <w:p w14:paraId="612240C9" w14:textId="151E71C1" w:rsidR="00A54CB1" w:rsidRDefault="00A54CB1" w:rsidP="00A54CB1">
            <w:pPr>
              <w:pStyle w:val="EngHang"/>
            </w:pPr>
            <w:r>
              <w:t>To Adam, restoring him to Paradise,</w:t>
            </w:r>
          </w:p>
          <w:p w14:paraId="188390BD" w14:textId="3E36F779" w:rsidR="00A54CB1" w:rsidRDefault="00A54CB1" w:rsidP="00A54CB1">
            <w:pPr>
              <w:pStyle w:val="EngHang"/>
            </w:pPr>
            <w:r>
              <w:t>And freeing his offspring from all bonds.</w:t>
            </w:r>
          </w:p>
          <w:p w14:paraId="2B302EE3" w14:textId="37D212CB" w:rsidR="00A54CB1" w:rsidRDefault="00A54CB1" w:rsidP="00A54CB1">
            <w:pPr>
              <w:pStyle w:val="EngHangEnd"/>
            </w:pPr>
            <w:r>
              <w:t>You are blssed, O Virgin and Bride!</w:t>
            </w:r>
          </w:p>
        </w:tc>
      </w:tr>
      <w:tr w:rsidR="009C2EC7" w14:paraId="0E09762F" w14:textId="77777777" w:rsidTr="00FD2B37">
        <w:trPr>
          <w:cantSplit/>
        </w:trPr>
        <w:tc>
          <w:tcPr>
            <w:tcW w:w="288" w:type="dxa"/>
          </w:tcPr>
          <w:p w14:paraId="3ACC5DCE" w14:textId="77777777" w:rsidR="009C2EC7" w:rsidRDefault="009C2EC7" w:rsidP="00FD2B37">
            <w:pPr>
              <w:pStyle w:val="CopticCross"/>
            </w:pPr>
            <w:r>
              <w:t>¿</w:t>
            </w:r>
          </w:p>
        </w:tc>
        <w:tc>
          <w:tcPr>
            <w:tcW w:w="3960" w:type="dxa"/>
          </w:tcPr>
          <w:p w14:paraId="4893E5AE" w14:textId="77777777" w:rsidR="009C2EC7" w:rsidRDefault="00A54CB1" w:rsidP="00A54CB1">
            <w:pPr>
              <w:pStyle w:val="EngHang"/>
            </w:pPr>
            <w:r>
              <w:t>Your praise is precious and as sweet</w:t>
            </w:r>
          </w:p>
          <w:p w14:paraId="2A62B085" w14:textId="77777777" w:rsidR="00A54CB1" w:rsidRDefault="00A54CB1" w:rsidP="00A54CB1">
            <w:pPr>
              <w:pStyle w:val="EngHang"/>
            </w:pPr>
            <w:r>
              <w:t>As the sweetness of Paradise.</w:t>
            </w:r>
          </w:p>
          <w:p w14:paraId="01592168" w14:textId="77777777" w:rsidR="00A54CB1" w:rsidRDefault="00A54CB1" w:rsidP="00A54CB1">
            <w:pPr>
              <w:pStyle w:val="EngHang"/>
            </w:pPr>
            <w:r>
              <w:t>Those who taste it will not be satisfied by other things.</w:t>
            </w:r>
          </w:p>
          <w:p w14:paraId="1A3212D7" w14:textId="547BC5DF" w:rsidR="00A54CB1" w:rsidRDefault="00A54CB1" w:rsidP="00FD2B37">
            <w:pPr>
              <w:pStyle w:val="EngHangEnd"/>
            </w:pPr>
            <w:r>
              <w:t>You are blssed, O Virgin and Bride!</w:t>
            </w:r>
          </w:p>
        </w:tc>
      </w:tr>
      <w:tr w:rsidR="009C2EC7" w14:paraId="6557A088" w14:textId="77777777" w:rsidTr="00FD2B37">
        <w:trPr>
          <w:cantSplit/>
        </w:trPr>
        <w:tc>
          <w:tcPr>
            <w:tcW w:w="288" w:type="dxa"/>
          </w:tcPr>
          <w:p w14:paraId="1C07A5C5" w14:textId="77777777" w:rsidR="009C2EC7" w:rsidRDefault="009C2EC7" w:rsidP="00FD2B37">
            <w:pPr>
              <w:pStyle w:val="CopticCross"/>
            </w:pPr>
          </w:p>
        </w:tc>
        <w:tc>
          <w:tcPr>
            <w:tcW w:w="3960" w:type="dxa"/>
          </w:tcPr>
          <w:p w14:paraId="687217D3" w14:textId="77777777" w:rsidR="009C2EC7" w:rsidRDefault="00A54CB1" w:rsidP="00A54CB1">
            <w:pPr>
              <w:pStyle w:val="EngHang"/>
            </w:pPr>
            <w:r>
              <w:t>You are honoured and privlidged</w:t>
            </w:r>
          </w:p>
          <w:p w14:paraId="3E1D0151" w14:textId="77777777" w:rsidR="00A54CB1" w:rsidRDefault="00A54CB1" w:rsidP="00A54CB1">
            <w:pPr>
              <w:pStyle w:val="EngHang"/>
            </w:pPr>
            <w:r>
              <w:t>More than the angelic hosts,</w:t>
            </w:r>
          </w:p>
          <w:p w14:paraId="538C8D69" w14:textId="77777777" w:rsidR="00A54CB1" w:rsidRDefault="00A54CB1" w:rsidP="00A54CB1">
            <w:pPr>
              <w:pStyle w:val="EngHang"/>
            </w:pPr>
            <w:r>
              <w:t>You held the Creator on your lap;</w:t>
            </w:r>
          </w:p>
          <w:p w14:paraId="51EF5333" w14:textId="0287CF9E" w:rsidR="00A54CB1" w:rsidRDefault="00A54CB1" w:rsidP="00A54CB1">
            <w:pPr>
              <w:pStyle w:val="EngHangEnd"/>
            </w:pPr>
            <w:r>
              <w:t>You are blssed, O Virgin and Bride!</w:t>
            </w:r>
          </w:p>
        </w:tc>
      </w:tr>
      <w:tr w:rsidR="009C2EC7" w14:paraId="3E59961F" w14:textId="77777777" w:rsidTr="00FD2B37">
        <w:trPr>
          <w:cantSplit/>
        </w:trPr>
        <w:tc>
          <w:tcPr>
            <w:tcW w:w="288" w:type="dxa"/>
          </w:tcPr>
          <w:p w14:paraId="6DB67132" w14:textId="77777777" w:rsidR="009C2EC7" w:rsidRDefault="009C2EC7" w:rsidP="00FD2B37">
            <w:pPr>
              <w:pStyle w:val="CopticCross"/>
            </w:pPr>
            <w:r>
              <w:t>¿</w:t>
            </w:r>
          </w:p>
        </w:tc>
        <w:tc>
          <w:tcPr>
            <w:tcW w:w="3960" w:type="dxa"/>
          </w:tcPr>
          <w:p w14:paraId="47DF2491" w14:textId="77777777" w:rsidR="009C2EC7" w:rsidRDefault="00B30AC1" w:rsidP="00B30AC1">
            <w:pPr>
              <w:pStyle w:val="EngHang"/>
            </w:pPr>
            <w:r>
              <w:t>If one praises you at all times,</w:t>
            </w:r>
          </w:p>
          <w:p w14:paraId="0E7F1323" w14:textId="77777777" w:rsidR="00B30AC1" w:rsidRDefault="00B30AC1" w:rsidP="00B30AC1">
            <w:pPr>
              <w:pStyle w:val="EngHang"/>
            </w:pPr>
            <w:r>
              <w:t>He will attain his desire,</w:t>
            </w:r>
          </w:p>
          <w:p w14:paraId="206AA31D" w14:textId="77777777" w:rsidR="00B30AC1" w:rsidRDefault="00B30AC1" w:rsidP="00B30AC1">
            <w:pPr>
              <w:pStyle w:val="EngHang"/>
            </w:pPr>
            <w:r>
              <w:t>Of receiving the Lord’s holy peasure.</w:t>
            </w:r>
          </w:p>
          <w:p w14:paraId="04A80F24" w14:textId="3736F756" w:rsidR="00B30AC1" w:rsidRDefault="00B30AC1" w:rsidP="00FD2B37">
            <w:pPr>
              <w:pStyle w:val="EngHangEnd"/>
            </w:pPr>
            <w:r>
              <w:t>You are blssed, O Virgin and Bride!</w:t>
            </w:r>
          </w:p>
        </w:tc>
      </w:tr>
      <w:tr w:rsidR="009C2EC7" w14:paraId="7728F5E4" w14:textId="77777777" w:rsidTr="00FD2B37">
        <w:trPr>
          <w:cantSplit/>
        </w:trPr>
        <w:tc>
          <w:tcPr>
            <w:tcW w:w="288" w:type="dxa"/>
          </w:tcPr>
          <w:p w14:paraId="0DE0E607" w14:textId="77777777" w:rsidR="009C2EC7" w:rsidRDefault="009C2EC7" w:rsidP="00FD2B37">
            <w:pPr>
              <w:pStyle w:val="CopticCross"/>
            </w:pPr>
          </w:p>
        </w:tc>
        <w:tc>
          <w:tcPr>
            <w:tcW w:w="3960" w:type="dxa"/>
          </w:tcPr>
          <w:p w14:paraId="2F5B23C6" w14:textId="77777777" w:rsidR="009C2EC7" w:rsidRDefault="00B30AC1" w:rsidP="00B30AC1">
            <w:pPr>
              <w:pStyle w:val="EngHang"/>
            </w:pPr>
            <w:r>
              <w:t>All my life I have desired</w:t>
            </w:r>
          </w:p>
          <w:p w14:paraId="7A753745" w14:textId="77777777" w:rsidR="00B30AC1" w:rsidRDefault="00B30AC1" w:rsidP="00B30AC1">
            <w:pPr>
              <w:pStyle w:val="EngHang"/>
            </w:pPr>
            <w:r>
              <w:t>To praies you, O Virgin,</w:t>
            </w:r>
          </w:p>
          <w:p w14:paraId="60D872B3" w14:textId="77777777" w:rsidR="00B30AC1" w:rsidRDefault="00B30AC1" w:rsidP="00B30AC1">
            <w:pPr>
              <w:pStyle w:val="EngHang"/>
            </w:pPr>
            <w:r>
              <w:t>So you will be my help when I depart.</w:t>
            </w:r>
          </w:p>
          <w:p w14:paraId="21954947" w14:textId="63FFC7E9" w:rsidR="00B30AC1" w:rsidRDefault="00B30AC1" w:rsidP="00B30AC1">
            <w:pPr>
              <w:pStyle w:val="EngHangEnd"/>
            </w:pPr>
            <w:r>
              <w:t>You are blssed, O Virgin and Bride!</w:t>
            </w:r>
          </w:p>
        </w:tc>
      </w:tr>
      <w:tr w:rsidR="009C2EC7" w14:paraId="5EA6A002" w14:textId="77777777" w:rsidTr="00FD2B37">
        <w:trPr>
          <w:cantSplit/>
        </w:trPr>
        <w:tc>
          <w:tcPr>
            <w:tcW w:w="288" w:type="dxa"/>
          </w:tcPr>
          <w:p w14:paraId="796E2881" w14:textId="77777777" w:rsidR="009C2EC7" w:rsidRDefault="009C2EC7" w:rsidP="00FD2B37">
            <w:pPr>
              <w:pStyle w:val="CopticCross"/>
            </w:pPr>
            <w:r>
              <w:lastRenderedPageBreak/>
              <w:t>¿</w:t>
            </w:r>
          </w:p>
        </w:tc>
        <w:tc>
          <w:tcPr>
            <w:tcW w:w="3960" w:type="dxa"/>
          </w:tcPr>
          <w:p w14:paraId="682B1DA1" w14:textId="77777777" w:rsidR="009C2EC7" w:rsidRDefault="00B30AC1" w:rsidP="00B30AC1">
            <w:pPr>
              <w:pStyle w:val="EngHang"/>
            </w:pPr>
            <w:r>
              <w:t>Who can explain the honour of Mary?</w:t>
            </w:r>
          </w:p>
          <w:p w14:paraId="6823EC8F" w14:textId="77777777" w:rsidR="00B30AC1" w:rsidRDefault="00B30AC1" w:rsidP="00B30AC1">
            <w:pPr>
              <w:pStyle w:val="EngHang"/>
            </w:pPr>
            <w:r>
              <w:t>She is greater than the sun and moon,</w:t>
            </w:r>
          </w:p>
          <w:p w14:paraId="30025E3A" w14:textId="77777777" w:rsidR="00B30AC1" w:rsidRDefault="00B30AC1" w:rsidP="00B30AC1">
            <w:pPr>
              <w:pStyle w:val="EngHang"/>
            </w:pPr>
            <w:r>
              <w:t>Even greater than the Throne!</w:t>
            </w:r>
          </w:p>
          <w:p w14:paraId="12BC58C8" w14:textId="69A43D67" w:rsidR="00B30AC1" w:rsidRDefault="00B30AC1" w:rsidP="00FD2B37">
            <w:pPr>
              <w:pStyle w:val="EngHangEnd"/>
            </w:pPr>
            <w:r>
              <w:t>You are blssed, O Virgin and Bride!</w:t>
            </w:r>
          </w:p>
        </w:tc>
      </w:tr>
      <w:tr w:rsidR="009C2EC7" w14:paraId="3BA96712" w14:textId="77777777" w:rsidTr="00FD2B37">
        <w:trPr>
          <w:cantSplit/>
        </w:trPr>
        <w:tc>
          <w:tcPr>
            <w:tcW w:w="288" w:type="dxa"/>
          </w:tcPr>
          <w:p w14:paraId="39556523" w14:textId="77777777" w:rsidR="009C2EC7" w:rsidRDefault="009C2EC7" w:rsidP="00FD2B37">
            <w:pPr>
              <w:pStyle w:val="CopticCross"/>
            </w:pPr>
          </w:p>
        </w:tc>
        <w:tc>
          <w:tcPr>
            <w:tcW w:w="3960" w:type="dxa"/>
          </w:tcPr>
          <w:p w14:paraId="1E92FF81" w14:textId="77777777" w:rsidR="009C2EC7" w:rsidRDefault="00B30AC1" w:rsidP="00B30AC1">
            <w:pPr>
              <w:pStyle w:val="EngHang"/>
            </w:pPr>
            <w:r>
              <w:t>You bore the Lord of glory,</w:t>
            </w:r>
          </w:p>
          <w:p w14:paraId="2981DBE8" w14:textId="77777777" w:rsidR="00B30AC1" w:rsidRDefault="00B30AC1" w:rsidP="00B30AC1">
            <w:pPr>
              <w:pStyle w:val="EngHang"/>
            </w:pPr>
            <w:r>
              <w:t>Becoming greater than</w:t>
            </w:r>
          </w:p>
          <w:p w14:paraId="0C36D6F7" w14:textId="77777777" w:rsidR="00B30AC1" w:rsidRDefault="00B30AC1" w:rsidP="00B30AC1">
            <w:pPr>
              <w:pStyle w:val="EngHang"/>
            </w:pPr>
            <w:r>
              <w:t>All the angelic hosts.</w:t>
            </w:r>
          </w:p>
          <w:p w14:paraId="014E80A2" w14:textId="6048C4CE" w:rsidR="00B30AC1" w:rsidRDefault="00B30AC1" w:rsidP="00FD2B37">
            <w:pPr>
              <w:pStyle w:val="EngHangEnd"/>
            </w:pPr>
            <w:r>
              <w:t>You are blssed, O Virgin and Bride!</w:t>
            </w:r>
          </w:p>
        </w:tc>
      </w:tr>
      <w:tr w:rsidR="009C2EC7" w14:paraId="1BB826A1" w14:textId="77777777" w:rsidTr="00FD2B37">
        <w:trPr>
          <w:cantSplit/>
        </w:trPr>
        <w:tc>
          <w:tcPr>
            <w:tcW w:w="288" w:type="dxa"/>
          </w:tcPr>
          <w:p w14:paraId="6CE3FB6C" w14:textId="77777777" w:rsidR="009C2EC7" w:rsidRDefault="009C2EC7" w:rsidP="00FD2B37">
            <w:pPr>
              <w:pStyle w:val="CopticCross"/>
            </w:pPr>
            <w:r>
              <w:t>¿</w:t>
            </w:r>
          </w:p>
        </w:tc>
        <w:tc>
          <w:tcPr>
            <w:tcW w:w="3960" w:type="dxa"/>
          </w:tcPr>
          <w:p w14:paraId="64CDD92E" w14:textId="6C995338" w:rsidR="00B30AC1" w:rsidRDefault="00B30AC1" w:rsidP="00B30AC1">
            <w:pPr>
              <w:pStyle w:val="EngHang"/>
            </w:pPr>
            <w:r>
              <w:t>Who could have beheld Jesus’ glory,</w:t>
            </w:r>
          </w:p>
          <w:p w14:paraId="511A8DDF" w14:textId="6AC11C41" w:rsidR="00B30AC1" w:rsidRDefault="00B30AC1" w:rsidP="00B30AC1">
            <w:pPr>
              <w:pStyle w:val="EngHang"/>
            </w:pPr>
            <w:r>
              <w:t>Reaveled to the world, so bright and clear,</w:t>
            </w:r>
          </w:p>
          <w:p w14:paraId="417BD175" w14:textId="77777777" w:rsidR="00B30AC1" w:rsidRDefault="00B30AC1" w:rsidP="00B30AC1">
            <w:pPr>
              <w:pStyle w:val="EngHang"/>
            </w:pPr>
            <w:r>
              <w:t>Without you, O Mother of the light.</w:t>
            </w:r>
          </w:p>
          <w:p w14:paraId="40691E31" w14:textId="219A64B3" w:rsidR="00B30AC1" w:rsidRDefault="00B30AC1" w:rsidP="00B30AC1">
            <w:pPr>
              <w:pStyle w:val="EngHangEnd"/>
            </w:pPr>
            <w:r>
              <w:t>You are blssed, O Virgin and Bride!</w:t>
            </w:r>
          </w:p>
        </w:tc>
      </w:tr>
      <w:tr w:rsidR="009C2EC7" w14:paraId="4A43D5A6" w14:textId="77777777" w:rsidTr="00FD2B37">
        <w:trPr>
          <w:cantSplit/>
        </w:trPr>
        <w:tc>
          <w:tcPr>
            <w:tcW w:w="288" w:type="dxa"/>
          </w:tcPr>
          <w:p w14:paraId="02AEA664" w14:textId="77777777" w:rsidR="009C2EC7" w:rsidRDefault="009C2EC7" w:rsidP="00FD2B37">
            <w:pPr>
              <w:pStyle w:val="CopticCross"/>
            </w:pPr>
          </w:p>
        </w:tc>
        <w:tc>
          <w:tcPr>
            <w:tcW w:w="3960" w:type="dxa"/>
          </w:tcPr>
          <w:p w14:paraId="3B796A91" w14:textId="0ABF2C4C" w:rsidR="009C2EC7" w:rsidRDefault="00B30AC1" w:rsidP="00B30AC1">
            <w:pPr>
              <w:pStyle w:val="EngHang"/>
            </w:pPr>
            <w:r>
              <w:t>Who has received what you have, O Mary?</w:t>
            </w:r>
          </w:p>
          <w:p w14:paraId="2D69B8FC" w14:textId="77777777" w:rsidR="00B30AC1" w:rsidRDefault="00B30AC1" w:rsidP="00B30AC1">
            <w:pPr>
              <w:pStyle w:val="EngHang"/>
            </w:pPr>
            <w:r>
              <w:t>Or who resembled you, O Theotokos?</w:t>
            </w:r>
          </w:p>
          <w:p w14:paraId="36FB7DB0" w14:textId="43283FAF" w:rsidR="00B30AC1" w:rsidRDefault="00B30AC1" w:rsidP="00B30AC1">
            <w:pPr>
              <w:pStyle w:val="EngHang"/>
            </w:pPr>
            <w:r>
              <w:t>What tongue can explain your blessedness?</w:t>
            </w:r>
          </w:p>
          <w:p w14:paraId="00F4CC07" w14:textId="08FEC41B" w:rsidR="00B30AC1" w:rsidRDefault="00B30AC1" w:rsidP="00B30AC1">
            <w:pPr>
              <w:pStyle w:val="EngHangEnd"/>
              <w:ind w:left="0" w:firstLine="0"/>
            </w:pPr>
            <w:r>
              <w:t>You are blssed, O Virgin and Bride!</w:t>
            </w:r>
          </w:p>
        </w:tc>
      </w:tr>
      <w:tr w:rsidR="009C2EC7" w14:paraId="720D7F0F" w14:textId="77777777" w:rsidTr="00FD2B37">
        <w:trPr>
          <w:cantSplit/>
        </w:trPr>
        <w:tc>
          <w:tcPr>
            <w:tcW w:w="288" w:type="dxa"/>
          </w:tcPr>
          <w:p w14:paraId="2768287C" w14:textId="77777777" w:rsidR="009C2EC7" w:rsidRDefault="009C2EC7" w:rsidP="00FD2B37">
            <w:pPr>
              <w:pStyle w:val="CopticCross"/>
            </w:pPr>
            <w:r>
              <w:t>¿</w:t>
            </w:r>
          </w:p>
        </w:tc>
        <w:tc>
          <w:tcPr>
            <w:tcW w:w="3960" w:type="dxa"/>
          </w:tcPr>
          <w:p w14:paraId="25BF6C17" w14:textId="77777777" w:rsidR="009C2EC7" w:rsidRDefault="00B30AC1" w:rsidP="00B30AC1">
            <w:pPr>
              <w:pStyle w:val="EngHang"/>
            </w:pPr>
            <w:r>
              <w:t>We ask of you, O Virgin,</w:t>
            </w:r>
          </w:p>
          <w:p w14:paraId="7C6A640D" w14:textId="77777777" w:rsidR="00B30AC1" w:rsidRDefault="00B30AC1" w:rsidP="00B30AC1">
            <w:pPr>
              <w:pStyle w:val="EngHang"/>
            </w:pPr>
            <w:r>
              <w:t>Rememer us before our Lord,</w:t>
            </w:r>
          </w:p>
          <w:p w14:paraId="06921B71" w14:textId="77777777" w:rsidR="00B30AC1" w:rsidRDefault="00B30AC1" w:rsidP="00B30AC1">
            <w:pPr>
              <w:pStyle w:val="EngHang"/>
            </w:pPr>
            <w:r>
              <w:t>That He may forgive us our sins.</w:t>
            </w:r>
          </w:p>
          <w:p w14:paraId="32D0099C" w14:textId="760ED15C" w:rsidR="00B30AC1" w:rsidRDefault="00B30AC1" w:rsidP="00FD2B37">
            <w:pPr>
              <w:pStyle w:val="EngHangEnd"/>
            </w:pPr>
            <w:r>
              <w:t>You are blssed, O Virgin and Bride!</w:t>
            </w:r>
          </w:p>
        </w:tc>
      </w:tr>
      <w:tr w:rsidR="009C2EC7" w14:paraId="63DE3F0B" w14:textId="77777777" w:rsidTr="00FD2B37">
        <w:trPr>
          <w:cantSplit/>
        </w:trPr>
        <w:tc>
          <w:tcPr>
            <w:tcW w:w="288" w:type="dxa"/>
          </w:tcPr>
          <w:p w14:paraId="0AD0570B" w14:textId="77777777" w:rsidR="009C2EC7" w:rsidRDefault="009C2EC7" w:rsidP="00FD2B37">
            <w:pPr>
              <w:pStyle w:val="CopticCross"/>
            </w:pPr>
          </w:p>
        </w:tc>
        <w:tc>
          <w:tcPr>
            <w:tcW w:w="3960" w:type="dxa"/>
          </w:tcPr>
          <w:p w14:paraId="48486D8D" w14:textId="77777777" w:rsidR="009C2EC7" w:rsidRDefault="00A87E3E" w:rsidP="00A87E3E">
            <w:pPr>
              <w:pStyle w:val="EngHang"/>
            </w:pPr>
            <w:r>
              <w:t>Your servant entreats you,</w:t>
            </w:r>
          </w:p>
          <w:p w14:paraId="2CB4E9B0" w14:textId="77777777" w:rsidR="00A87E3E" w:rsidRDefault="00A87E3E" w:rsidP="00A87E3E">
            <w:pPr>
              <w:pStyle w:val="EngHang"/>
            </w:pPr>
            <w:r>
              <w:t>Do not forget me, O Mother of Christ;</w:t>
            </w:r>
          </w:p>
          <w:p w14:paraId="20A3BEF8" w14:textId="77777777" w:rsidR="00A87E3E" w:rsidRDefault="00A87E3E" w:rsidP="00A87E3E">
            <w:pPr>
              <w:pStyle w:val="EngHang"/>
            </w:pPr>
            <w:r>
              <w:t>I ask you of ryour protection.</w:t>
            </w:r>
          </w:p>
          <w:p w14:paraId="19296396" w14:textId="4CB50775" w:rsidR="00A87E3E" w:rsidRDefault="00A87E3E" w:rsidP="00FD2B37">
            <w:pPr>
              <w:pStyle w:val="EngHangEnd"/>
            </w:pPr>
            <w:r>
              <w:t>You are blssed, O Virgin and Bride!</w:t>
            </w:r>
          </w:p>
        </w:tc>
      </w:tr>
      <w:tr w:rsidR="009C2EC7" w14:paraId="0F9B5A38" w14:textId="77777777" w:rsidTr="00FD2B37">
        <w:trPr>
          <w:cantSplit/>
        </w:trPr>
        <w:tc>
          <w:tcPr>
            <w:tcW w:w="288" w:type="dxa"/>
          </w:tcPr>
          <w:p w14:paraId="602562C2" w14:textId="77777777" w:rsidR="009C2EC7" w:rsidRDefault="009C2EC7" w:rsidP="00FD2B37">
            <w:pPr>
              <w:pStyle w:val="CopticCross"/>
            </w:pPr>
            <w:r>
              <w:t>¿</w:t>
            </w:r>
          </w:p>
        </w:tc>
        <w:tc>
          <w:tcPr>
            <w:tcW w:w="3960" w:type="dxa"/>
          </w:tcPr>
          <w:p w14:paraId="29B197A3" w14:textId="77777777" w:rsidR="009C2EC7" w:rsidRDefault="00A87E3E" w:rsidP="00A87E3E">
            <w:pPr>
              <w:pStyle w:val="EngHang"/>
            </w:pPr>
            <w:r>
              <w:t>The honoured father, our shepherd,</w:t>
            </w:r>
          </w:p>
          <w:p w14:paraId="03C08779" w14:textId="77777777" w:rsidR="00A87E3E" w:rsidRDefault="00A87E3E" w:rsidP="00A87E3E">
            <w:pPr>
              <w:pStyle w:val="EngHang"/>
            </w:pPr>
            <w:r>
              <w:t>Pappa Abba _____, the High Priest,</w:t>
            </w:r>
          </w:p>
          <w:p w14:paraId="4F7CD305" w14:textId="47959E28" w:rsidR="00A87E3E" w:rsidRDefault="00A87E3E" w:rsidP="00A87E3E">
            <w:pPr>
              <w:pStyle w:val="EngHang"/>
            </w:pPr>
            <w:r>
              <w:t>And his partners in the service—</w:t>
            </w:r>
          </w:p>
          <w:p w14:paraId="78BD4209" w14:textId="0019611B" w:rsidR="00A87E3E" w:rsidRDefault="00A87E3E" w:rsidP="00FD2B37">
            <w:pPr>
              <w:pStyle w:val="EngHangEnd"/>
            </w:pPr>
            <w:r>
              <w:t>You are blssed, O Virgin and Bride!—</w:t>
            </w:r>
          </w:p>
        </w:tc>
      </w:tr>
      <w:tr w:rsidR="009C2EC7" w14:paraId="3D5F4FDF" w14:textId="77777777" w:rsidTr="00FD2B37">
        <w:trPr>
          <w:cantSplit/>
        </w:trPr>
        <w:tc>
          <w:tcPr>
            <w:tcW w:w="288" w:type="dxa"/>
          </w:tcPr>
          <w:p w14:paraId="55E0CF10" w14:textId="77777777" w:rsidR="009C2EC7" w:rsidRDefault="009C2EC7" w:rsidP="00FD2B37">
            <w:pPr>
              <w:pStyle w:val="CopticCross"/>
            </w:pPr>
          </w:p>
        </w:tc>
        <w:tc>
          <w:tcPr>
            <w:tcW w:w="3960" w:type="dxa"/>
          </w:tcPr>
          <w:p w14:paraId="2DC897FF" w14:textId="1E30A6DF" w:rsidR="009C2EC7" w:rsidRDefault="00A87E3E" w:rsidP="00A87E3E">
            <w:pPr>
              <w:pStyle w:val="EngHang"/>
            </w:pPr>
            <w:r>
              <w:t>Our holy father, Abba ____, the bishop,</w:t>
            </w:r>
          </w:p>
          <w:p w14:paraId="2F3CE9E2" w14:textId="0A1BED75" w:rsidR="00A87E3E" w:rsidRDefault="00A87E3E" w:rsidP="00A87E3E">
            <w:pPr>
              <w:pStyle w:val="EngHang"/>
            </w:pPr>
            <w:r>
              <w:t>And our holy fathers, the bishops,</w:t>
            </w:r>
          </w:p>
          <w:p w14:paraId="6AB85CC6" w14:textId="77777777" w:rsidR="00A87E3E" w:rsidRDefault="00A87E3E" w:rsidP="00A87E3E">
            <w:pPr>
              <w:pStyle w:val="EngHang"/>
            </w:pPr>
            <w:r>
              <w:t>Help them, O pride of the human race.</w:t>
            </w:r>
          </w:p>
          <w:p w14:paraId="514774F9" w14:textId="05C665E3" w:rsidR="00A87E3E" w:rsidRDefault="00A87E3E" w:rsidP="00FD2B37">
            <w:pPr>
              <w:pStyle w:val="EngHangEnd"/>
            </w:pPr>
            <w:r>
              <w:t>You are blssed, O Virgin and Bride!</w:t>
            </w:r>
          </w:p>
        </w:tc>
      </w:tr>
      <w:tr w:rsidR="009C2EC7" w14:paraId="6FEF30E9" w14:textId="77777777" w:rsidTr="00FD2B37">
        <w:trPr>
          <w:cantSplit/>
        </w:trPr>
        <w:tc>
          <w:tcPr>
            <w:tcW w:w="288" w:type="dxa"/>
          </w:tcPr>
          <w:p w14:paraId="0C87E892" w14:textId="77777777" w:rsidR="009C2EC7" w:rsidRDefault="009C2EC7" w:rsidP="00FD2B37">
            <w:pPr>
              <w:pStyle w:val="CopticCross"/>
            </w:pPr>
            <w:r>
              <w:t>¿</w:t>
            </w:r>
          </w:p>
        </w:tc>
        <w:tc>
          <w:tcPr>
            <w:tcW w:w="3960" w:type="dxa"/>
          </w:tcPr>
          <w:p w14:paraId="062AEEFD" w14:textId="77777777" w:rsidR="009C2EC7" w:rsidRDefault="00A87E3E" w:rsidP="00A87E3E">
            <w:pPr>
              <w:pStyle w:val="EngHang"/>
            </w:pPr>
            <w:r>
              <w:t>Do not forget our presbyters,</w:t>
            </w:r>
          </w:p>
          <w:p w14:paraId="206E37A4" w14:textId="77777777" w:rsidR="00A87E3E" w:rsidRDefault="00A87E3E" w:rsidP="00A87E3E">
            <w:pPr>
              <w:pStyle w:val="EngHang"/>
            </w:pPr>
            <w:r>
              <w:t>All the Christians,</w:t>
            </w:r>
          </w:p>
          <w:p w14:paraId="72A5B6A9" w14:textId="77777777" w:rsidR="00A87E3E" w:rsidRDefault="00A87E3E" w:rsidP="00A87E3E">
            <w:pPr>
              <w:pStyle w:val="EngHang"/>
            </w:pPr>
            <w:r>
              <w:t>And all the orders of the Church.</w:t>
            </w:r>
          </w:p>
          <w:p w14:paraId="2022BE67" w14:textId="4AE7D6E1" w:rsidR="00A87E3E" w:rsidRDefault="00A87E3E" w:rsidP="00FD2B37">
            <w:pPr>
              <w:pStyle w:val="EngHangEnd"/>
            </w:pPr>
            <w:r>
              <w:t>You are blssed, O Virgin and Bride!</w:t>
            </w:r>
          </w:p>
        </w:tc>
      </w:tr>
      <w:tr w:rsidR="009C2EC7" w14:paraId="1EAE3EA8" w14:textId="77777777" w:rsidTr="00FD2B37">
        <w:trPr>
          <w:cantSplit/>
        </w:trPr>
        <w:tc>
          <w:tcPr>
            <w:tcW w:w="288" w:type="dxa"/>
          </w:tcPr>
          <w:p w14:paraId="46343D06" w14:textId="77777777" w:rsidR="009C2EC7" w:rsidRDefault="009C2EC7" w:rsidP="00FD2B37">
            <w:pPr>
              <w:pStyle w:val="CopticCross"/>
            </w:pPr>
          </w:p>
        </w:tc>
        <w:tc>
          <w:tcPr>
            <w:tcW w:w="3960" w:type="dxa"/>
          </w:tcPr>
          <w:p w14:paraId="51D8ACF5" w14:textId="77777777" w:rsidR="009C2EC7" w:rsidRDefault="00A87E3E" w:rsidP="00A87E3E">
            <w:pPr>
              <w:pStyle w:val="EngHang"/>
            </w:pPr>
            <w:r>
              <w:t>Help the Christian people,</w:t>
            </w:r>
          </w:p>
          <w:p w14:paraId="3A08C1C6" w14:textId="76D6EC8D" w:rsidR="00A87E3E" w:rsidRDefault="00A87E3E" w:rsidP="00A87E3E">
            <w:pPr>
              <w:pStyle w:val="EngHang"/>
            </w:pPr>
            <w:r>
              <w:t>O pride of the human race—</w:t>
            </w:r>
          </w:p>
          <w:p w14:paraId="7BCFDF93" w14:textId="77777777" w:rsidR="00A87E3E" w:rsidRDefault="00A87E3E" w:rsidP="00A87E3E">
            <w:pPr>
              <w:pStyle w:val="EngHang"/>
            </w:pPr>
            <w:r>
              <w:t>The pearl of all the hosts and orders,</w:t>
            </w:r>
          </w:p>
          <w:p w14:paraId="567D4433" w14:textId="6E81B615" w:rsidR="00A87E3E" w:rsidRDefault="00A87E3E" w:rsidP="00A87E3E">
            <w:pPr>
              <w:pStyle w:val="EngHangEnd"/>
            </w:pPr>
            <w:r>
              <w:t>You are blssed, O Virgin and Bride!</w:t>
            </w:r>
          </w:p>
        </w:tc>
      </w:tr>
      <w:tr w:rsidR="009C2EC7" w14:paraId="1FE36CC2" w14:textId="77777777" w:rsidTr="00FD2B37">
        <w:trPr>
          <w:cantSplit/>
        </w:trPr>
        <w:tc>
          <w:tcPr>
            <w:tcW w:w="288" w:type="dxa"/>
          </w:tcPr>
          <w:p w14:paraId="1DA67C9D" w14:textId="77777777" w:rsidR="009C2EC7" w:rsidRDefault="009C2EC7" w:rsidP="00FD2B37">
            <w:pPr>
              <w:pStyle w:val="CopticCross"/>
            </w:pPr>
            <w:r>
              <w:t>¿</w:t>
            </w:r>
          </w:p>
        </w:tc>
        <w:tc>
          <w:tcPr>
            <w:tcW w:w="3960" w:type="dxa"/>
          </w:tcPr>
          <w:p w14:paraId="7838BC11" w14:textId="77777777" w:rsidR="009C2EC7" w:rsidRDefault="00A87E3E" w:rsidP="00A87E3E">
            <w:pPr>
              <w:pStyle w:val="EngHang"/>
            </w:pPr>
            <w:r>
              <w:t>All the Orthodox faithful,</w:t>
            </w:r>
          </w:p>
          <w:p w14:paraId="6BB291E9" w14:textId="77777777" w:rsidR="00A87E3E" w:rsidRDefault="00A87E3E" w:rsidP="00A87E3E">
            <w:pPr>
              <w:pStyle w:val="EngHang"/>
            </w:pPr>
            <w:r>
              <w:t>The steward and the servants,</w:t>
            </w:r>
          </w:p>
          <w:p w14:paraId="6B0E889A" w14:textId="77777777" w:rsidR="00A87E3E" w:rsidRDefault="00A87E3E" w:rsidP="00A87E3E">
            <w:pPr>
              <w:pStyle w:val="EngHang"/>
            </w:pPr>
            <w:r>
              <w:t>All the seven orders of the Church.</w:t>
            </w:r>
          </w:p>
          <w:p w14:paraId="2D047AB0" w14:textId="6079C7F5" w:rsidR="00A87E3E" w:rsidRDefault="00A87E3E" w:rsidP="00FD2B37">
            <w:pPr>
              <w:pStyle w:val="EngHangEnd"/>
            </w:pPr>
            <w:r>
              <w:t>You are blssed, O Virgin and Bride!</w:t>
            </w:r>
          </w:p>
        </w:tc>
      </w:tr>
    </w:tbl>
    <w:p w14:paraId="2069B87A" w14:textId="1DC06292" w:rsidR="000608B8" w:rsidRDefault="000608B8" w:rsidP="000608B8">
      <w:pPr>
        <w:pStyle w:val="Heading3"/>
      </w:pPr>
      <w:bookmarkStart w:id="1888" w:name="_Ref435645467"/>
      <w:r>
        <w:t>Hymn on the Thursday Theotokia (The Fiery Bush)</w:t>
      </w:r>
      <w:bookmarkEnd w:id="1888"/>
    </w:p>
    <w:p w14:paraId="459037C6" w14:textId="213FED56" w:rsidR="000608B8" w:rsidRDefault="000608B8" w:rsidP="000608B8">
      <w:pPr>
        <w:pStyle w:val="Rubric"/>
      </w:pPr>
      <w:r>
        <w:t xml:space="preserve">Common practice places this hymn before the Thursday Theotokia, but since it is a commentary on that Theotokia, it properly belongs after it (and its Lobsh). It is commonly said today on Sundays as a remnant of the recent innovation of saying all day’s Psalis and Theotokias on Sunday so that the faithful can experience all of them while only attending to Church once a week. Rather than occupy their proper place in Lauds, the various days are interspersed among the Canticles. Since this practice is obviously impractical, many parishes pray only Sunday, but this hymn has been retained, between the Second and Third Canticles, separated from its context of a commentary of the Thursday Theotokia. </w:t>
      </w:r>
    </w:p>
    <w:p w14:paraId="12D6DF90" w14:textId="70E2BD97" w:rsidR="000608B8" w:rsidRDefault="000608B8" w:rsidP="000608B8">
      <w:pPr>
        <w:pStyle w:val="Heading4"/>
      </w:pPr>
      <w:r>
        <w:lastRenderedPageBreak/>
        <w:t>Refrain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994F6C" w14:textId="77777777" w:rsidTr="000608B8">
        <w:trPr>
          <w:cantSplit/>
        </w:trPr>
        <w:tc>
          <w:tcPr>
            <w:tcW w:w="288" w:type="dxa"/>
          </w:tcPr>
          <w:p w14:paraId="584B567A" w14:textId="77777777" w:rsidR="000608B8" w:rsidRDefault="000608B8" w:rsidP="000608B8">
            <w:pPr>
              <w:pStyle w:val="CopticCross"/>
            </w:pPr>
          </w:p>
        </w:tc>
        <w:tc>
          <w:tcPr>
            <w:tcW w:w="3960" w:type="dxa"/>
          </w:tcPr>
          <w:p w14:paraId="5D4164E1" w14:textId="77777777" w:rsidR="000608B8" w:rsidRDefault="000608B8" w:rsidP="000608B8">
            <w:pPr>
              <w:pStyle w:val="EngHang"/>
            </w:pPr>
            <w:r>
              <w:t>The fiery bush that Moses</w:t>
            </w:r>
          </w:p>
          <w:p w14:paraId="30C7EE6C" w14:textId="77777777" w:rsidR="000608B8" w:rsidRDefault="000608B8" w:rsidP="000608B8">
            <w:pPr>
              <w:pStyle w:val="EngHang"/>
            </w:pPr>
            <w:r>
              <w:t>Had seen in the wilderness,</w:t>
            </w:r>
          </w:p>
          <w:p w14:paraId="0112612E" w14:textId="77777777" w:rsidR="000608B8" w:rsidRDefault="000608B8" w:rsidP="000608B8">
            <w:pPr>
              <w:pStyle w:val="EngHang"/>
            </w:pPr>
            <w:r>
              <w:t>Burning with fire from within—</w:t>
            </w:r>
          </w:p>
          <w:p w14:paraId="3926E12D" w14:textId="77777777" w:rsidR="000608B8" w:rsidRDefault="000608B8" w:rsidP="000608B8">
            <w:pPr>
              <w:pStyle w:val="EngHangEnd"/>
            </w:pPr>
            <w:r>
              <w:t>And the bush was not consumed—</w:t>
            </w:r>
          </w:p>
        </w:tc>
      </w:tr>
      <w:tr w:rsidR="000608B8" w14:paraId="7CD38AB9" w14:textId="77777777" w:rsidTr="000608B8">
        <w:trPr>
          <w:cantSplit/>
        </w:trPr>
        <w:tc>
          <w:tcPr>
            <w:tcW w:w="288" w:type="dxa"/>
          </w:tcPr>
          <w:p w14:paraId="4B889988" w14:textId="77777777" w:rsidR="000608B8" w:rsidRPr="001E2E1C" w:rsidRDefault="000608B8" w:rsidP="000608B8">
            <w:pPr>
              <w:pStyle w:val="CopticCross"/>
            </w:pPr>
            <w:r>
              <w:t>¿</w:t>
            </w:r>
          </w:p>
        </w:tc>
        <w:tc>
          <w:tcPr>
            <w:tcW w:w="3960" w:type="dxa"/>
          </w:tcPr>
          <w:p w14:paraId="5276D231" w14:textId="77777777" w:rsidR="000608B8" w:rsidRDefault="000608B8" w:rsidP="000608B8">
            <w:pPr>
              <w:pStyle w:val="EngHang"/>
            </w:pPr>
            <w:r>
              <w:t>Is a figure of the blessed Mother of the Light,</w:t>
            </w:r>
          </w:p>
          <w:p w14:paraId="336A8F32" w14:textId="77777777" w:rsidR="000608B8" w:rsidRDefault="000608B8" w:rsidP="000608B8">
            <w:pPr>
              <w:pStyle w:val="EngHang"/>
            </w:pPr>
            <w:r>
              <w:t>Who carried the Divine Ember</w:t>
            </w:r>
          </w:p>
          <w:p w14:paraId="1A045280" w14:textId="77777777" w:rsidR="000608B8" w:rsidRDefault="000608B8" w:rsidP="000608B8">
            <w:pPr>
              <w:pStyle w:val="EngHang"/>
            </w:pPr>
            <w:r>
              <w:t>Nine full months in her womb,</w:t>
            </w:r>
          </w:p>
          <w:p w14:paraId="32DDAA1B" w14:textId="77777777" w:rsidR="000608B8" w:rsidRDefault="000608B8" w:rsidP="000608B8">
            <w:pPr>
              <w:pStyle w:val="EngHangEnd"/>
            </w:pPr>
            <w:r>
              <w:t>With a perpetual virginity.</w:t>
            </w:r>
          </w:p>
        </w:tc>
      </w:tr>
    </w:tbl>
    <w:p w14:paraId="5A7DCEE5" w14:textId="77777777" w:rsidR="000608B8" w:rsidRDefault="000608B8" w:rsidP="000608B8">
      <w:pPr>
        <w:pStyle w:val="Heading4"/>
      </w:pPr>
      <w:r>
        <w:t>Abridged Verse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23666BB5" w14:textId="77777777" w:rsidTr="000608B8">
        <w:trPr>
          <w:cantSplit/>
        </w:trPr>
        <w:tc>
          <w:tcPr>
            <w:tcW w:w="288" w:type="dxa"/>
          </w:tcPr>
          <w:p w14:paraId="2777126A" w14:textId="77777777" w:rsidR="000608B8" w:rsidRDefault="000608B8" w:rsidP="000608B8">
            <w:pPr>
              <w:pStyle w:val="CopticCross"/>
            </w:pPr>
          </w:p>
        </w:tc>
        <w:tc>
          <w:tcPr>
            <w:tcW w:w="3960" w:type="dxa"/>
          </w:tcPr>
          <w:p w14:paraId="1E0A4394" w14:textId="77777777" w:rsidR="000608B8" w:rsidRDefault="000608B8" w:rsidP="000608B8">
            <w:pPr>
              <w:pStyle w:val="EngHang"/>
            </w:pPr>
            <w:r>
              <w:t>I open my mouth and speak,</w:t>
            </w:r>
          </w:p>
          <w:p w14:paraId="0ACF3ACB" w14:textId="77777777" w:rsidR="000608B8" w:rsidRDefault="000608B8" w:rsidP="000608B8">
            <w:pPr>
              <w:pStyle w:val="EngHang"/>
            </w:pPr>
            <w:r>
              <w:t>About the hidden mysteries,</w:t>
            </w:r>
          </w:p>
          <w:p w14:paraId="4B0F2FCC" w14:textId="77777777" w:rsidR="000608B8" w:rsidRDefault="000608B8" w:rsidP="000608B8">
            <w:pPr>
              <w:pStyle w:val="EngHang"/>
            </w:pPr>
            <w:r>
              <w:t>And honour Mary, the Mother of the Light:</w:t>
            </w:r>
          </w:p>
          <w:p w14:paraId="20A98BD7" w14:textId="77777777" w:rsidR="000608B8" w:rsidRDefault="000608B8" w:rsidP="000608B8">
            <w:pPr>
              <w:pStyle w:val="EngHangEnd"/>
            </w:pPr>
            <w:r>
              <w:t>Blessed are you among women.</w:t>
            </w:r>
          </w:p>
        </w:tc>
      </w:tr>
      <w:tr w:rsidR="000608B8" w14:paraId="290CC31D" w14:textId="77777777" w:rsidTr="000608B8">
        <w:trPr>
          <w:cantSplit/>
        </w:trPr>
        <w:tc>
          <w:tcPr>
            <w:tcW w:w="288" w:type="dxa"/>
          </w:tcPr>
          <w:p w14:paraId="2B3EC5DD" w14:textId="77777777" w:rsidR="000608B8" w:rsidRPr="001E2E1C" w:rsidRDefault="000608B8" w:rsidP="000608B8">
            <w:pPr>
              <w:pStyle w:val="CopticCross"/>
            </w:pPr>
            <w:r>
              <w:t>¿</w:t>
            </w:r>
          </w:p>
        </w:tc>
        <w:tc>
          <w:tcPr>
            <w:tcW w:w="3960" w:type="dxa"/>
          </w:tcPr>
          <w:p w14:paraId="22397139" w14:textId="77777777" w:rsidR="000608B8" w:rsidRDefault="000608B8" w:rsidP="000608B8">
            <w:pPr>
              <w:pStyle w:val="EngHang"/>
            </w:pPr>
            <w:r>
              <w:t>Gabriel announced to her</w:t>
            </w:r>
          </w:p>
          <w:p w14:paraId="10B96B8E" w14:textId="77777777" w:rsidR="000608B8" w:rsidRDefault="000608B8" w:rsidP="000608B8">
            <w:pPr>
              <w:pStyle w:val="EngHang"/>
            </w:pPr>
            <w:r>
              <w:t>The incarnation of the Word.</w:t>
            </w:r>
          </w:p>
          <w:p w14:paraId="345FE3E1" w14:textId="77777777" w:rsidR="000608B8" w:rsidRDefault="000608B8" w:rsidP="000608B8">
            <w:pPr>
              <w:pStyle w:val="EngHang"/>
            </w:pPr>
            <w:r>
              <w:t>She carried her Lord in her womb:</w:t>
            </w:r>
          </w:p>
          <w:p w14:paraId="5DB5F88B" w14:textId="77777777" w:rsidR="000608B8" w:rsidRDefault="000608B8" w:rsidP="000608B8">
            <w:pPr>
              <w:pStyle w:val="EngHangEnd"/>
            </w:pPr>
            <w:r>
              <w:t>Blessed are you among women.</w:t>
            </w:r>
          </w:p>
        </w:tc>
      </w:tr>
      <w:tr w:rsidR="000608B8" w14:paraId="756A0000" w14:textId="77777777" w:rsidTr="000608B8">
        <w:trPr>
          <w:cantSplit/>
        </w:trPr>
        <w:tc>
          <w:tcPr>
            <w:tcW w:w="288" w:type="dxa"/>
          </w:tcPr>
          <w:p w14:paraId="69A60879" w14:textId="77777777" w:rsidR="000608B8" w:rsidRDefault="000608B8" w:rsidP="000608B8">
            <w:pPr>
              <w:pStyle w:val="CopticCross"/>
            </w:pPr>
          </w:p>
        </w:tc>
        <w:tc>
          <w:tcPr>
            <w:tcW w:w="3960" w:type="dxa"/>
          </w:tcPr>
          <w:p w14:paraId="219FFB1A" w14:textId="77777777" w:rsidR="000608B8" w:rsidRDefault="000608B8" w:rsidP="000608B8">
            <w:pPr>
              <w:pStyle w:val="EngHang"/>
            </w:pPr>
            <w:r>
              <w:t>David your father spoke of you,</w:t>
            </w:r>
          </w:p>
          <w:p w14:paraId="1170D290" w14:textId="77777777" w:rsidR="000608B8" w:rsidRDefault="000608B8" w:rsidP="000608B8">
            <w:pPr>
              <w:pStyle w:val="EngHang"/>
            </w:pPr>
            <w:r>
              <w:t>With prophetic sayings;</w:t>
            </w:r>
          </w:p>
          <w:p w14:paraId="304AA80B" w14:textId="77777777" w:rsidR="000608B8" w:rsidRDefault="000608B8" w:rsidP="000608B8">
            <w:pPr>
              <w:pStyle w:val="EngHang"/>
            </w:pPr>
            <w:r>
              <w:t>The God of gods became your son:</w:t>
            </w:r>
          </w:p>
          <w:p w14:paraId="3B1D7DA5" w14:textId="77777777" w:rsidR="000608B8" w:rsidRDefault="000608B8" w:rsidP="000608B8">
            <w:pPr>
              <w:pStyle w:val="EngHangEnd"/>
            </w:pPr>
            <w:r>
              <w:t>Blessed are you among women.</w:t>
            </w:r>
          </w:p>
        </w:tc>
      </w:tr>
      <w:tr w:rsidR="000608B8" w14:paraId="2AE0A5FE" w14:textId="77777777" w:rsidTr="000608B8">
        <w:trPr>
          <w:cantSplit/>
        </w:trPr>
        <w:tc>
          <w:tcPr>
            <w:tcW w:w="288" w:type="dxa"/>
          </w:tcPr>
          <w:p w14:paraId="7E8EF0C3" w14:textId="77777777" w:rsidR="000608B8" w:rsidRDefault="000608B8" w:rsidP="000608B8">
            <w:pPr>
              <w:pStyle w:val="CopticCross"/>
            </w:pPr>
            <w:r>
              <w:t>¿</w:t>
            </w:r>
          </w:p>
        </w:tc>
        <w:tc>
          <w:tcPr>
            <w:tcW w:w="3960" w:type="dxa"/>
          </w:tcPr>
          <w:p w14:paraId="4CB77747" w14:textId="77777777" w:rsidR="000608B8" w:rsidRDefault="000608B8" w:rsidP="000608B8">
            <w:pPr>
              <w:pStyle w:val="EngHang"/>
            </w:pPr>
            <w:r>
              <w:t>You are the mother of your Creator,</w:t>
            </w:r>
          </w:p>
          <w:p w14:paraId="3567C42C" w14:textId="77777777" w:rsidR="000608B8" w:rsidRDefault="000608B8" w:rsidP="000608B8">
            <w:pPr>
              <w:pStyle w:val="EngHang"/>
            </w:pPr>
            <w:r>
              <w:t>Who for the salvation of the human race.</w:t>
            </w:r>
          </w:p>
          <w:p w14:paraId="68DD9C9B" w14:textId="77777777" w:rsidR="000608B8" w:rsidRDefault="000608B8" w:rsidP="000608B8">
            <w:pPr>
              <w:pStyle w:val="EngHang"/>
            </w:pPr>
            <w:r>
              <w:t>Came and dwelt in your womb:</w:t>
            </w:r>
          </w:p>
          <w:p w14:paraId="18CDD13C" w14:textId="77777777" w:rsidR="000608B8" w:rsidRDefault="000608B8" w:rsidP="000608B8">
            <w:pPr>
              <w:pStyle w:val="EngHangEnd"/>
            </w:pPr>
            <w:r>
              <w:t>Blessed are you among women.</w:t>
            </w:r>
          </w:p>
        </w:tc>
      </w:tr>
    </w:tbl>
    <w:p w14:paraId="074CC7C9" w14:textId="77777777" w:rsidR="000608B8" w:rsidRDefault="000608B8" w:rsidP="000608B8">
      <w:pPr>
        <w:tabs>
          <w:tab w:val="left" w:pos="144"/>
          <w:tab w:val="left" w:pos="432"/>
          <w:tab w:val="left" w:pos="720"/>
          <w:tab w:val="left" w:pos="1008"/>
          <w:tab w:val="left" w:pos="1296"/>
          <w:tab w:val="left" w:pos="1584"/>
          <w:tab w:val="left" w:pos="1872"/>
          <w:tab w:val="left" w:pos="2160"/>
          <w:tab w:val="left" w:pos="2448"/>
          <w:tab w:val="left" w:pos="2736"/>
          <w:tab w:val="left" w:pos="3024"/>
          <w:tab w:val="left" w:pos="3456"/>
          <w:tab w:val="left" w:pos="3600"/>
          <w:tab w:val="left" w:pos="3888"/>
          <w:tab w:val="left" w:pos="4176"/>
          <w:tab w:val="left" w:pos="4464"/>
          <w:tab w:val="left" w:pos="4752"/>
          <w:tab w:val="left" w:pos="5040"/>
          <w:tab w:val="left" w:pos="5328"/>
          <w:tab w:val="left" w:pos="5616"/>
          <w:tab w:val="left" w:pos="5904"/>
          <w:tab w:val="left" w:pos="6192"/>
          <w:tab w:val="left" w:pos="6480"/>
          <w:tab w:val="left" w:pos="6768"/>
          <w:tab w:val="left" w:pos="7056"/>
          <w:tab w:val="left" w:pos="7344"/>
          <w:tab w:val="left" w:pos="7632"/>
          <w:tab w:val="left" w:pos="7920"/>
          <w:tab w:val="left" w:pos="8208"/>
          <w:tab w:val="left" w:pos="8496"/>
        </w:tabs>
        <w:rPr>
          <w:rFonts w:ascii="CS Avva Shenouda" w:hAnsi="CS Avva Shenouda" w:cs="FreeSerifAvvaShenouda"/>
        </w:rPr>
      </w:pPr>
      <w:r>
        <w:rPr>
          <w:szCs w:val="24"/>
        </w:rPr>
        <w:tab/>
      </w:r>
      <w:r>
        <w:rPr>
          <w:szCs w:val="24"/>
        </w:rPr>
        <w:tab/>
      </w:r>
      <w:r>
        <w:rPr>
          <w:szCs w:val="24"/>
        </w:rPr>
        <w:tab/>
      </w:r>
      <w:r>
        <w:rPr>
          <w:szCs w:val="24"/>
        </w:rPr>
        <w:tab/>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r w:rsidRPr="00086BCC">
        <w:rPr>
          <w:rFonts w:ascii="CS Avva Shenouda" w:hAnsi="CS Avva Shenouda" w:cs="FreeSerifAvvaShenouda"/>
          <w:b/>
          <w:bCs/>
          <w:szCs w:val="24"/>
        </w:rPr>
        <w:t xml:space="preserve"> </w:t>
      </w:r>
      <w:r w:rsidRPr="00086BCC">
        <w:rPr>
          <w:rFonts w:ascii="CS Avva Shenouda" w:hAnsi="CS Avva Shenouda" w:cs="FreeSerifAvvaShenouda"/>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3B83563A" w14:textId="77777777" w:rsidTr="000608B8">
        <w:trPr>
          <w:cantSplit/>
        </w:trPr>
        <w:tc>
          <w:tcPr>
            <w:tcW w:w="288" w:type="dxa"/>
          </w:tcPr>
          <w:p w14:paraId="27991A93" w14:textId="77777777" w:rsidR="000608B8" w:rsidRDefault="000608B8" w:rsidP="000608B8">
            <w:pPr>
              <w:pStyle w:val="CopticCross"/>
            </w:pPr>
          </w:p>
        </w:tc>
        <w:tc>
          <w:tcPr>
            <w:tcW w:w="3960" w:type="dxa"/>
          </w:tcPr>
          <w:p w14:paraId="379D47DA" w14:textId="77777777" w:rsidR="000608B8" w:rsidRDefault="000608B8" w:rsidP="000608B8">
            <w:pPr>
              <w:pStyle w:val="EngHang"/>
            </w:pPr>
            <w:r>
              <w:t>The forgiver of all sins,</w:t>
            </w:r>
          </w:p>
          <w:p w14:paraId="27DA56DB" w14:textId="77777777" w:rsidR="000608B8" w:rsidRDefault="000608B8" w:rsidP="000608B8">
            <w:pPr>
              <w:pStyle w:val="EngHang"/>
            </w:pPr>
            <w:r>
              <w:t>The source of all blessings,</w:t>
            </w:r>
          </w:p>
          <w:p w14:paraId="7E42CF2B" w14:textId="77777777" w:rsidR="000608B8" w:rsidRDefault="000608B8" w:rsidP="000608B8">
            <w:pPr>
              <w:pStyle w:val="EngHang"/>
            </w:pPr>
            <w:r>
              <w:t>He loved our race and took our form:</w:t>
            </w:r>
          </w:p>
          <w:p w14:paraId="6412ACFD" w14:textId="77777777" w:rsidR="000608B8" w:rsidRDefault="000608B8" w:rsidP="000608B8">
            <w:pPr>
              <w:pStyle w:val="EngHangEnd"/>
            </w:pPr>
            <w:r>
              <w:t>Blessed are you among women.</w:t>
            </w:r>
          </w:p>
        </w:tc>
      </w:tr>
      <w:tr w:rsidR="000608B8" w14:paraId="7C3EFC49" w14:textId="77777777" w:rsidTr="000608B8">
        <w:trPr>
          <w:cantSplit/>
        </w:trPr>
        <w:tc>
          <w:tcPr>
            <w:tcW w:w="288" w:type="dxa"/>
          </w:tcPr>
          <w:p w14:paraId="388FD3A0" w14:textId="77777777" w:rsidR="000608B8" w:rsidRPr="001E2E1C" w:rsidRDefault="000608B8" w:rsidP="000608B8">
            <w:pPr>
              <w:pStyle w:val="CopticCross"/>
            </w:pPr>
            <w:r>
              <w:t>¿</w:t>
            </w:r>
          </w:p>
        </w:tc>
        <w:tc>
          <w:tcPr>
            <w:tcW w:w="3960" w:type="dxa"/>
          </w:tcPr>
          <w:p w14:paraId="00B671D4" w14:textId="77777777" w:rsidR="000608B8" w:rsidRDefault="000608B8" w:rsidP="000608B8">
            <w:pPr>
              <w:pStyle w:val="EngHang"/>
            </w:pPr>
            <w:r>
              <w:t>He bowed down the heavens,</w:t>
            </w:r>
          </w:p>
          <w:p w14:paraId="7239772D" w14:textId="77777777" w:rsidR="000608B8" w:rsidRDefault="000608B8" w:rsidP="000608B8">
            <w:pPr>
              <w:pStyle w:val="EngHang"/>
            </w:pPr>
            <w:r>
              <w:t>And descended to earth,</w:t>
            </w:r>
          </w:p>
          <w:p w14:paraId="219DFD26" w14:textId="77777777" w:rsidR="000608B8" w:rsidRDefault="000608B8" w:rsidP="000608B8">
            <w:pPr>
              <w:pStyle w:val="EngHang"/>
            </w:pPr>
            <w:r>
              <w:t>While still in His Father's bosom:</w:t>
            </w:r>
          </w:p>
          <w:p w14:paraId="45056D4D" w14:textId="77777777" w:rsidR="000608B8" w:rsidRDefault="000608B8" w:rsidP="000608B8">
            <w:pPr>
              <w:pStyle w:val="EngHangEnd"/>
            </w:pPr>
            <w:r>
              <w:t>Blessed are you among women.</w:t>
            </w:r>
          </w:p>
        </w:tc>
      </w:tr>
      <w:tr w:rsidR="000608B8" w14:paraId="3C825A59" w14:textId="77777777" w:rsidTr="000608B8">
        <w:trPr>
          <w:cantSplit/>
        </w:trPr>
        <w:tc>
          <w:tcPr>
            <w:tcW w:w="288" w:type="dxa"/>
          </w:tcPr>
          <w:p w14:paraId="17616A24" w14:textId="77777777" w:rsidR="000608B8" w:rsidRDefault="000608B8" w:rsidP="000608B8">
            <w:pPr>
              <w:pStyle w:val="CopticCross"/>
            </w:pPr>
          </w:p>
        </w:tc>
        <w:tc>
          <w:tcPr>
            <w:tcW w:w="3960" w:type="dxa"/>
          </w:tcPr>
          <w:p w14:paraId="0F31B708" w14:textId="77777777" w:rsidR="000608B8" w:rsidRDefault="000608B8" w:rsidP="000608B8">
            <w:pPr>
              <w:pStyle w:val="EngHang"/>
            </w:pPr>
            <w:r>
              <w:t>Of all people, who has obtained</w:t>
            </w:r>
          </w:p>
          <w:p w14:paraId="01475A1E" w14:textId="77777777" w:rsidR="000608B8" w:rsidRDefault="000608B8" w:rsidP="000608B8">
            <w:pPr>
              <w:pStyle w:val="EngHang"/>
            </w:pPr>
            <w:r>
              <w:t>What you received, O Mary?</w:t>
            </w:r>
          </w:p>
          <w:p w14:paraId="2958EAD2" w14:textId="77777777" w:rsidR="000608B8" w:rsidRDefault="000608B8" w:rsidP="000608B8">
            <w:pPr>
              <w:pStyle w:val="EngHang"/>
            </w:pPr>
            <w:r>
              <w:t>All generations proclaim and say:</w:t>
            </w:r>
          </w:p>
          <w:p w14:paraId="53353D6D" w14:textId="77777777" w:rsidR="000608B8" w:rsidRDefault="000608B8" w:rsidP="000608B8">
            <w:pPr>
              <w:pStyle w:val="EngHangEnd"/>
            </w:pPr>
            <w:r>
              <w:t>Blessed are you among women.</w:t>
            </w:r>
          </w:p>
        </w:tc>
      </w:tr>
      <w:tr w:rsidR="000608B8" w14:paraId="18A940C8" w14:textId="77777777" w:rsidTr="000608B8">
        <w:trPr>
          <w:cantSplit/>
        </w:trPr>
        <w:tc>
          <w:tcPr>
            <w:tcW w:w="288" w:type="dxa"/>
          </w:tcPr>
          <w:p w14:paraId="6FD0DF19" w14:textId="77777777" w:rsidR="000608B8" w:rsidRDefault="000608B8" w:rsidP="000608B8">
            <w:pPr>
              <w:pStyle w:val="CopticCross"/>
            </w:pPr>
            <w:r>
              <w:t>¿</w:t>
            </w:r>
          </w:p>
        </w:tc>
        <w:tc>
          <w:tcPr>
            <w:tcW w:w="3960" w:type="dxa"/>
          </w:tcPr>
          <w:p w14:paraId="3B0BA8F6" w14:textId="77777777" w:rsidR="000608B8" w:rsidRDefault="000608B8" w:rsidP="000608B8">
            <w:pPr>
              <w:pStyle w:val="EngHang"/>
            </w:pPr>
            <w:r>
              <w:t>O Virgin Mary, we bless you,</w:t>
            </w:r>
          </w:p>
          <w:p w14:paraId="495DA7FA" w14:textId="77777777" w:rsidR="000608B8" w:rsidRDefault="000608B8" w:rsidP="000608B8">
            <w:pPr>
              <w:pStyle w:val="EngHang"/>
            </w:pPr>
            <w:r>
              <w:t>And praise by day and night</w:t>
            </w:r>
          </w:p>
          <w:p w14:paraId="29020E05" w14:textId="77777777" w:rsidR="000608B8" w:rsidRDefault="000608B8" w:rsidP="000608B8">
            <w:pPr>
              <w:pStyle w:val="EngHang"/>
            </w:pPr>
            <w:r>
              <w:t>The One Who chose your goodness:</w:t>
            </w:r>
          </w:p>
          <w:p w14:paraId="4EE09462" w14:textId="77777777" w:rsidR="000608B8" w:rsidRDefault="000608B8" w:rsidP="000608B8">
            <w:pPr>
              <w:pStyle w:val="EngHangEnd"/>
            </w:pPr>
            <w:r>
              <w:t>Blessed are you among women.</w:t>
            </w:r>
          </w:p>
        </w:tc>
      </w:tr>
    </w:tbl>
    <w:p w14:paraId="3026EF94" w14:textId="108A18CD" w:rsidR="000608B8" w:rsidRDefault="000608B8" w:rsidP="000608B8">
      <w:pPr>
        <w:pStyle w:val="Heading4"/>
      </w:pPr>
      <w:r>
        <w:t>Full Verse</w:t>
      </w:r>
      <w:r w:rsidR="00862553">
        <w: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0608B8" w14:paraId="62E31E8A" w14:textId="77777777" w:rsidTr="000608B8">
        <w:trPr>
          <w:cantSplit/>
        </w:trPr>
        <w:tc>
          <w:tcPr>
            <w:tcW w:w="288" w:type="dxa"/>
          </w:tcPr>
          <w:p w14:paraId="60C1E013" w14:textId="77777777" w:rsidR="000608B8" w:rsidRDefault="000608B8" w:rsidP="000608B8">
            <w:pPr>
              <w:pStyle w:val="CopticCross"/>
            </w:pPr>
          </w:p>
        </w:tc>
        <w:tc>
          <w:tcPr>
            <w:tcW w:w="3960" w:type="dxa"/>
          </w:tcPr>
          <w:p w14:paraId="08BE148B" w14:textId="77777777" w:rsidR="000608B8" w:rsidRDefault="000608B8" w:rsidP="000608B8">
            <w:pPr>
              <w:pStyle w:val="EngHang"/>
            </w:pPr>
            <w:r>
              <w:t>*I open my mouth and speak,</w:t>
            </w:r>
          </w:p>
          <w:p w14:paraId="7F26D197" w14:textId="77777777" w:rsidR="000608B8" w:rsidRDefault="000608B8" w:rsidP="000608B8">
            <w:pPr>
              <w:pStyle w:val="EngHang"/>
            </w:pPr>
            <w:r>
              <w:t>And utter hidden mysteries,</w:t>
            </w:r>
          </w:p>
          <w:p w14:paraId="0F43776F" w14:textId="77777777" w:rsidR="000608B8" w:rsidRDefault="000608B8" w:rsidP="000608B8">
            <w:pPr>
              <w:pStyle w:val="EngHang"/>
            </w:pPr>
            <w:r>
              <w:t>Praising the Holy Virgy Mary:</w:t>
            </w:r>
          </w:p>
          <w:p w14:paraId="2A498E41" w14:textId="77777777" w:rsidR="000608B8" w:rsidRDefault="000608B8" w:rsidP="000608B8">
            <w:pPr>
              <w:pStyle w:val="EngHangEnd"/>
            </w:pPr>
            <w:r>
              <w:t>Blessed is the pride of the human race.</w:t>
            </w:r>
          </w:p>
        </w:tc>
      </w:tr>
      <w:tr w:rsidR="000608B8" w14:paraId="491359D6" w14:textId="77777777" w:rsidTr="000608B8">
        <w:trPr>
          <w:cantSplit/>
        </w:trPr>
        <w:tc>
          <w:tcPr>
            <w:tcW w:w="288" w:type="dxa"/>
          </w:tcPr>
          <w:p w14:paraId="3E17868C" w14:textId="77777777" w:rsidR="000608B8" w:rsidRPr="001E2E1C" w:rsidRDefault="000608B8" w:rsidP="000608B8">
            <w:pPr>
              <w:pStyle w:val="CopticCross"/>
            </w:pPr>
            <w:r>
              <w:t>¿</w:t>
            </w:r>
          </w:p>
        </w:tc>
        <w:tc>
          <w:tcPr>
            <w:tcW w:w="3960" w:type="dxa"/>
          </w:tcPr>
          <w:p w14:paraId="279190B6" w14:textId="77777777" w:rsidR="000608B8" w:rsidRDefault="000608B8" w:rsidP="000608B8">
            <w:pPr>
              <w:pStyle w:val="EngHang"/>
            </w:pPr>
            <w:r>
              <w:t>Your Son freed us</w:t>
            </w:r>
          </w:p>
          <w:p w14:paraId="16696685" w14:textId="77777777" w:rsidR="000608B8" w:rsidRDefault="000608B8" w:rsidP="000608B8">
            <w:pPr>
              <w:pStyle w:val="EngHang"/>
            </w:pPr>
            <w:r>
              <w:t>From the bitter bondage,</w:t>
            </w:r>
          </w:p>
          <w:p w14:paraId="648EABF8" w14:textId="77777777" w:rsidR="000608B8" w:rsidRDefault="000608B8" w:rsidP="000608B8">
            <w:pPr>
              <w:pStyle w:val="EngHang"/>
            </w:pPr>
            <w:r>
              <w:t>And saved us from Satan:</w:t>
            </w:r>
          </w:p>
          <w:p w14:paraId="50683703" w14:textId="77777777" w:rsidR="000608B8" w:rsidRDefault="000608B8" w:rsidP="000608B8">
            <w:pPr>
              <w:pStyle w:val="EngHangEnd"/>
            </w:pPr>
            <w:r>
              <w:t>Blessed is the pride of the human race.</w:t>
            </w:r>
          </w:p>
        </w:tc>
      </w:tr>
      <w:tr w:rsidR="000608B8" w14:paraId="682BD37A" w14:textId="77777777" w:rsidTr="000608B8">
        <w:trPr>
          <w:cantSplit/>
        </w:trPr>
        <w:tc>
          <w:tcPr>
            <w:tcW w:w="288" w:type="dxa"/>
          </w:tcPr>
          <w:p w14:paraId="066A483A" w14:textId="77777777" w:rsidR="000608B8" w:rsidRDefault="000608B8" w:rsidP="000608B8">
            <w:pPr>
              <w:pStyle w:val="CopticCross"/>
            </w:pPr>
          </w:p>
        </w:tc>
        <w:tc>
          <w:tcPr>
            <w:tcW w:w="3960" w:type="dxa"/>
          </w:tcPr>
          <w:p w14:paraId="3661989C" w14:textId="77777777" w:rsidR="000608B8" w:rsidRDefault="000608B8" w:rsidP="000608B8">
            <w:pPr>
              <w:pStyle w:val="EngHang"/>
            </w:pPr>
            <w:r>
              <w:t>*Gabriel announced to you</w:t>
            </w:r>
          </w:p>
          <w:p w14:paraId="592873B5" w14:textId="77777777" w:rsidR="000608B8" w:rsidRDefault="000608B8" w:rsidP="000608B8">
            <w:pPr>
              <w:pStyle w:val="EngHang"/>
            </w:pPr>
            <w:r>
              <w:t>The incarnation of the Logos,</w:t>
            </w:r>
          </w:p>
          <w:p w14:paraId="7FEBDB30" w14:textId="77777777" w:rsidR="000608B8" w:rsidRDefault="000608B8" w:rsidP="000608B8">
            <w:pPr>
              <w:pStyle w:val="EngHang"/>
            </w:pPr>
            <w:r>
              <w:t>“The Lord will dwell in your womb;</w:t>
            </w:r>
          </w:p>
          <w:p w14:paraId="1644CAFC" w14:textId="77777777" w:rsidR="000608B8" w:rsidRDefault="000608B8" w:rsidP="000608B8">
            <w:pPr>
              <w:pStyle w:val="EngHangEnd"/>
            </w:pPr>
            <w:r>
              <w:t>Blessed are you among women.</w:t>
            </w:r>
          </w:p>
        </w:tc>
      </w:tr>
      <w:tr w:rsidR="000608B8" w14:paraId="6FDADE9A" w14:textId="77777777" w:rsidTr="000608B8">
        <w:trPr>
          <w:cantSplit/>
        </w:trPr>
        <w:tc>
          <w:tcPr>
            <w:tcW w:w="288" w:type="dxa"/>
          </w:tcPr>
          <w:p w14:paraId="745CD66B" w14:textId="77777777" w:rsidR="000608B8" w:rsidRDefault="000608B8" w:rsidP="000608B8">
            <w:pPr>
              <w:pStyle w:val="CopticCross"/>
            </w:pPr>
            <w:r>
              <w:t>¿</w:t>
            </w:r>
          </w:p>
        </w:tc>
        <w:tc>
          <w:tcPr>
            <w:tcW w:w="3960" w:type="dxa"/>
          </w:tcPr>
          <w:p w14:paraId="289AC4AD" w14:textId="77777777" w:rsidR="000608B8" w:rsidRDefault="000608B8" w:rsidP="000608B8">
            <w:pPr>
              <w:pStyle w:val="EngHang"/>
            </w:pPr>
            <w:r>
              <w:t>The Holy Spirit will come upon you,</w:t>
            </w:r>
          </w:p>
          <w:p w14:paraId="5477F9C9" w14:textId="77777777" w:rsidR="000608B8" w:rsidRDefault="000608B8" w:rsidP="000608B8">
            <w:pPr>
              <w:pStyle w:val="EngHang"/>
            </w:pPr>
            <w:r>
              <w:t>The Most High will overshadow you.</w:t>
            </w:r>
          </w:p>
          <w:p w14:paraId="19B6852A" w14:textId="77777777" w:rsidR="000608B8" w:rsidRDefault="000608B8" w:rsidP="000608B8">
            <w:pPr>
              <w:pStyle w:val="EngHang"/>
            </w:pPr>
            <w:r>
              <w:t>And you will bear the Son of God,</w:t>
            </w:r>
          </w:p>
          <w:p w14:paraId="0A1F5A61" w14:textId="77777777" w:rsidR="000608B8" w:rsidRDefault="000608B8" w:rsidP="000608B8">
            <w:pPr>
              <w:pStyle w:val="EngHangEnd"/>
            </w:pPr>
            <w:r>
              <w:t>Blessed are you among women.”</w:t>
            </w:r>
          </w:p>
        </w:tc>
      </w:tr>
      <w:tr w:rsidR="000608B8" w14:paraId="7B6F7E46" w14:textId="77777777" w:rsidTr="000608B8">
        <w:trPr>
          <w:cantSplit/>
        </w:trPr>
        <w:tc>
          <w:tcPr>
            <w:tcW w:w="288" w:type="dxa"/>
          </w:tcPr>
          <w:p w14:paraId="3A9AAFF5" w14:textId="77777777" w:rsidR="000608B8" w:rsidRDefault="000608B8" w:rsidP="000608B8">
            <w:pPr>
              <w:pStyle w:val="CopticCross"/>
            </w:pPr>
          </w:p>
        </w:tc>
        <w:tc>
          <w:tcPr>
            <w:tcW w:w="3960" w:type="dxa"/>
          </w:tcPr>
          <w:p w14:paraId="5B5D2723" w14:textId="77777777" w:rsidR="000608B8" w:rsidRDefault="000608B8" w:rsidP="000608B8">
            <w:pPr>
              <w:pStyle w:val="EngHang"/>
            </w:pPr>
            <w:r>
              <w:t>The Holy Spirit came upon you,</w:t>
            </w:r>
          </w:p>
          <w:p w14:paraId="1FB36174" w14:textId="77777777" w:rsidR="000608B8" w:rsidRDefault="000608B8" w:rsidP="000608B8">
            <w:pPr>
              <w:pStyle w:val="EngHang"/>
            </w:pPr>
            <w:r>
              <w:t>And from your humanity,</w:t>
            </w:r>
          </w:p>
          <w:p w14:paraId="3FAE5CA8" w14:textId="77777777" w:rsidR="000608B8" w:rsidRDefault="000608B8" w:rsidP="000608B8">
            <w:pPr>
              <w:pStyle w:val="EngHang"/>
            </w:pPr>
            <w:r>
              <w:t>You did carry a true man,</w:t>
            </w:r>
          </w:p>
          <w:p w14:paraId="1F2577BE" w14:textId="77777777" w:rsidR="000608B8" w:rsidRDefault="000608B8" w:rsidP="000608B8">
            <w:pPr>
              <w:pStyle w:val="EngHangEnd"/>
            </w:pPr>
            <w:r>
              <w:t>Blessed are you among women.</w:t>
            </w:r>
          </w:p>
        </w:tc>
      </w:tr>
      <w:tr w:rsidR="000608B8" w14:paraId="3C7E5D25" w14:textId="77777777" w:rsidTr="000608B8">
        <w:trPr>
          <w:cantSplit/>
        </w:trPr>
        <w:tc>
          <w:tcPr>
            <w:tcW w:w="288" w:type="dxa"/>
          </w:tcPr>
          <w:p w14:paraId="7F4C43DA" w14:textId="77777777" w:rsidR="000608B8" w:rsidRDefault="000608B8" w:rsidP="000608B8">
            <w:pPr>
              <w:pStyle w:val="CopticCross"/>
            </w:pPr>
            <w:r>
              <w:t>¿</w:t>
            </w:r>
          </w:p>
        </w:tc>
        <w:tc>
          <w:tcPr>
            <w:tcW w:w="3960" w:type="dxa"/>
          </w:tcPr>
          <w:p w14:paraId="2BD40F49" w14:textId="77777777" w:rsidR="000608B8" w:rsidRDefault="000608B8" w:rsidP="000608B8">
            <w:pPr>
              <w:pStyle w:val="EngHang"/>
            </w:pPr>
            <w:r>
              <w:t>He saved Adam and his children,</w:t>
            </w:r>
          </w:p>
          <w:p w14:paraId="015B3E90" w14:textId="77777777" w:rsidR="000608B8" w:rsidRDefault="000608B8" w:rsidP="000608B8">
            <w:pPr>
              <w:pStyle w:val="EngHang"/>
            </w:pPr>
            <w:r>
              <w:t>Cured the serpent’s venom,</w:t>
            </w:r>
          </w:p>
          <w:p w14:paraId="247BC207" w14:textId="77777777" w:rsidR="000608B8" w:rsidRDefault="000608B8" w:rsidP="000608B8">
            <w:pPr>
              <w:pStyle w:val="EngHang"/>
            </w:pPr>
            <w:r>
              <w:t>And restored him to Paradise,</w:t>
            </w:r>
          </w:p>
          <w:p w14:paraId="3ACF445C" w14:textId="77777777" w:rsidR="000608B8" w:rsidRDefault="000608B8" w:rsidP="000608B8">
            <w:pPr>
              <w:pStyle w:val="EngHangEnd"/>
            </w:pPr>
            <w:r>
              <w:t xml:space="preserve">Blessed are you </w:t>
            </w:r>
            <w:r w:rsidRPr="00FE5353">
              <w:t>among</w:t>
            </w:r>
            <w:r>
              <w:t xml:space="preserve"> women.</w:t>
            </w:r>
          </w:p>
        </w:tc>
      </w:tr>
      <w:tr w:rsidR="000608B8" w14:paraId="0E88C89D" w14:textId="77777777" w:rsidTr="000608B8">
        <w:trPr>
          <w:cantSplit/>
        </w:trPr>
        <w:tc>
          <w:tcPr>
            <w:tcW w:w="288" w:type="dxa"/>
          </w:tcPr>
          <w:p w14:paraId="56C81CD2" w14:textId="77777777" w:rsidR="000608B8" w:rsidRDefault="000608B8" w:rsidP="000608B8">
            <w:pPr>
              <w:pStyle w:val="CopticCross"/>
            </w:pPr>
          </w:p>
        </w:tc>
        <w:tc>
          <w:tcPr>
            <w:tcW w:w="3960" w:type="dxa"/>
          </w:tcPr>
          <w:p w14:paraId="56068FF6" w14:textId="77777777" w:rsidR="000608B8" w:rsidRDefault="000608B8" w:rsidP="000608B8">
            <w:pPr>
              <w:pStyle w:val="EngHang"/>
            </w:pPr>
            <w:r>
              <w:t>*David your father spoke of you,</w:t>
            </w:r>
          </w:p>
          <w:p w14:paraId="54CDAAE1" w14:textId="77777777" w:rsidR="000608B8" w:rsidRDefault="000608B8" w:rsidP="000608B8">
            <w:pPr>
              <w:pStyle w:val="EngHang"/>
            </w:pPr>
            <w:r>
              <w:t>With prophetic sayings;</w:t>
            </w:r>
          </w:p>
          <w:p w14:paraId="712163C2" w14:textId="77777777" w:rsidR="000608B8" w:rsidRDefault="000608B8" w:rsidP="000608B8">
            <w:pPr>
              <w:pStyle w:val="EngHang"/>
            </w:pPr>
            <w:r>
              <w:t>The God of gods became your son:</w:t>
            </w:r>
          </w:p>
          <w:p w14:paraId="28FD0A81" w14:textId="77777777" w:rsidR="000608B8" w:rsidRDefault="000608B8" w:rsidP="000608B8">
            <w:pPr>
              <w:pStyle w:val="EngHangEnd"/>
            </w:pPr>
            <w:r>
              <w:t>Blessed are you among women.</w:t>
            </w:r>
          </w:p>
        </w:tc>
      </w:tr>
      <w:tr w:rsidR="000608B8" w14:paraId="31849925" w14:textId="77777777" w:rsidTr="000608B8">
        <w:trPr>
          <w:cantSplit/>
        </w:trPr>
        <w:tc>
          <w:tcPr>
            <w:tcW w:w="288" w:type="dxa"/>
          </w:tcPr>
          <w:p w14:paraId="3084E908" w14:textId="77777777" w:rsidR="000608B8" w:rsidRDefault="000608B8" w:rsidP="000608B8">
            <w:pPr>
              <w:pStyle w:val="CopticCross"/>
            </w:pPr>
            <w:r>
              <w:t>¿</w:t>
            </w:r>
          </w:p>
        </w:tc>
        <w:tc>
          <w:tcPr>
            <w:tcW w:w="3960" w:type="dxa"/>
          </w:tcPr>
          <w:p w14:paraId="75ECA202" w14:textId="77777777" w:rsidR="000608B8" w:rsidRDefault="000608B8" w:rsidP="000608B8">
            <w:pPr>
              <w:pStyle w:val="EngHang"/>
            </w:pPr>
            <w:r>
              <w:t>*You are the mother of your Creator,</w:t>
            </w:r>
          </w:p>
          <w:p w14:paraId="12101938" w14:textId="77777777" w:rsidR="000608B8" w:rsidRDefault="000608B8" w:rsidP="000608B8">
            <w:pPr>
              <w:pStyle w:val="EngHang"/>
            </w:pPr>
            <w:r>
              <w:t>Who for the salvation of the human race.</w:t>
            </w:r>
          </w:p>
          <w:p w14:paraId="0EA441CE" w14:textId="77777777" w:rsidR="000608B8" w:rsidRDefault="000608B8" w:rsidP="000608B8">
            <w:pPr>
              <w:pStyle w:val="EngHang"/>
            </w:pPr>
            <w:r>
              <w:t>Came and dwelt in your womb:</w:t>
            </w:r>
          </w:p>
          <w:p w14:paraId="4E7D21C0" w14:textId="77777777" w:rsidR="000608B8" w:rsidRDefault="000608B8" w:rsidP="000608B8">
            <w:pPr>
              <w:pStyle w:val="EngHangEnd"/>
            </w:pPr>
            <w:r>
              <w:t xml:space="preserve">Blessed are you among women. </w:t>
            </w:r>
          </w:p>
        </w:tc>
      </w:tr>
      <w:tr w:rsidR="000608B8" w14:paraId="51BC5BC2" w14:textId="77777777" w:rsidTr="000608B8">
        <w:trPr>
          <w:cantSplit/>
        </w:trPr>
        <w:tc>
          <w:tcPr>
            <w:tcW w:w="288" w:type="dxa"/>
          </w:tcPr>
          <w:p w14:paraId="46F3E47A" w14:textId="77777777" w:rsidR="000608B8" w:rsidRDefault="000608B8" w:rsidP="000608B8">
            <w:pPr>
              <w:pStyle w:val="CopticCross"/>
            </w:pPr>
          </w:p>
        </w:tc>
        <w:tc>
          <w:tcPr>
            <w:tcW w:w="3960" w:type="dxa"/>
          </w:tcPr>
          <w:p w14:paraId="1590F377" w14:textId="77777777" w:rsidR="000608B8" w:rsidRDefault="000608B8" w:rsidP="000608B8">
            <w:pPr>
              <w:pStyle w:val="EngHang"/>
            </w:pPr>
            <w:r>
              <w:t>The Lord of Glory chose your beauty,</w:t>
            </w:r>
          </w:p>
          <w:p w14:paraId="74D8D938" w14:textId="77777777" w:rsidR="000608B8" w:rsidRDefault="000608B8" w:rsidP="000608B8">
            <w:pPr>
              <w:pStyle w:val="EngHang"/>
            </w:pPr>
            <w:r>
              <w:t>Adorned you with his Divinity,</w:t>
            </w:r>
          </w:p>
          <w:p w14:paraId="3E123400" w14:textId="77777777" w:rsidR="000608B8" w:rsidRDefault="000608B8" w:rsidP="000608B8">
            <w:pPr>
              <w:pStyle w:val="EngHang"/>
            </w:pPr>
            <w:r>
              <w:t>And took humanity of you,</w:t>
            </w:r>
          </w:p>
          <w:p w14:paraId="5B61CB2D" w14:textId="77777777" w:rsidR="000608B8" w:rsidRDefault="000608B8" w:rsidP="000608B8">
            <w:pPr>
              <w:pStyle w:val="EngHangEnd"/>
            </w:pPr>
            <w:r>
              <w:t>Blessed are you among women.</w:t>
            </w:r>
          </w:p>
        </w:tc>
      </w:tr>
      <w:tr w:rsidR="000608B8" w14:paraId="0DF0555C" w14:textId="77777777" w:rsidTr="000608B8">
        <w:trPr>
          <w:cantSplit/>
        </w:trPr>
        <w:tc>
          <w:tcPr>
            <w:tcW w:w="288" w:type="dxa"/>
          </w:tcPr>
          <w:p w14:paraId="4218F638" w14:textId="77777777" w:rsidR="000608B8" w:rsidRDefault="000608B8" w:rsidP="000608B8">
            <w:pPr>
              <w:pStyle w:val="CopticCross"/>
            </w:pPr>
            <w:r>
              <w:lastRenderedPageBreak/>
              <w:t>¿</w:t>
            </w:r>
          </w:p>
        </w:tc>
        <w:tc>
          <w:tcPr>
            <w:tcW w:w="3960" w:type="dxa"/>
          </w:tcPr>
          <w:p w14:paraId="52AAACE4" w14:textId="77777777" w:rsidR="000608B8" w:rsidRDefault="000608B8" w:rsidP="000608B8">
            <w:pPr>
              <w:pStyle w:val="EngHang"/>
            </w:pPr>
            <w:r>
              <w:t>As a plant sprouting without seed,</w:t>
            </w:r>
          </w:p>
          <w:p w14:paraId="78B78BE7" w14:textId="77777777" w:rsidR="000608B8" w:rsidRDefault="000608B8" w:rsidP="000608B8">
            <w:pPr>
              <w:pStyle w:val="EngHang"/>
            </w:pPr>
            <w:r>
              <w:t>He appeared without watering,</w:t>
            </w:r>
          </w:p>
          <w:p w14:paraId="347F1E65" w14:textId="77777777" w:rsidR="000608B8" w:rsidRDefault="000608B8" w:rsidP="000608B8">
            <w:pPr>
              <w:pStyle w:val="EngHang"/>
            </w:pPr>
            <w:r>
              <w:t>In a pure and undefiled field:</w:t>
            </w:r>
          </w:p>
          <w:p w14:paraId="0BBDDDBD" w14:textId="77777777" w:rsidR="000608B8" w:rsidRDefault="000608B8" w:rsidP="000608B8">
            <w:pPr>
              <w:pStyle w:val="EngHangEnd"/>
            </w:pPr>
            <w:r>
              <w:t>Blssed are you among women.</w:t>
            </w:r>
          </w:p>
        </w:tc>
      </w:tr>
      <w:tr w:rsidR="000608B8" w14:paraId="31807F7C" w14:textId="77777777" w:rsidTr="000608B8">
        <w:trPr>
          <w:cantSplit/>
        </w:trPr>
        <w:tc>
          <w:tcPr>
            <w:tcW w:w="288" w:type="dxa"/>
          </w:tcPr>
          <w:p w14:paraId="580758A7" w14:textId="77777777" w:rsidR="000608B8" w:rsidRDefault="000608B8" w:rsidP="000608B8">
            <w:pPr>
              <w:pStyle w:val="CopticCross"/>
            </w:pPr>
          </w:p>
        </w:tc>
        <w:tc>
          <w:tcPr>
            <w:tcW w:w="3960" w:type="dxa"/>
          </w:tcPr>
          <w:p w14:paraId="2CE0DB48" w14:textId="77777777" w:rsidR="000608B8" w:rsidRDefault="000608B8" w:rsidP="000608B8">
            <w:pPr>
              <w:pStyle w:val="EngHang"/>
            </w:pPr>
            <w:r>
              <w:t>The holy fathers called you</w:t>
            </w:r>
          </w:p>
          <w:p w14:paraId="4949201D" w14:textId="77777777" w:rsidR="000608B8" w:rsidRDefault="000608B8" w:rsidP="000608B8">
            <w:pPr>
              <w:pStyle w:val="EngHang"/>
            </w:pPr>
            <w:r>
              <w:t>The second heaven on earth.</w:t>
            </w:r>
          </w:p>
          <w:p w14:paraId="1561D2E7" w14:textId="77777777" w:rsidR="000608B8" w:rsidRDefault="000608B8" w:rsidP="000608B8">
            <w:pPr>
              <w:pStyle w:val="EngHang"/>
            </w:pPr>
            <w:r>
              <w:t>The Pantocrator, the Lord dwelt in you,</w:t>
            </w:r>
          </w:p>
          <w:p w14:paraId="64E49DA4" w14:textId="77777777" w:rsidR="000608B8" w:rsidRDefault="000608B8" w:rsidP="000608B8">
            <w:pPr>
              <w:pStyle w:val="EngHangEnd"/>
            </w:pPr>
            <w:r>
              <w:t>Blessed are you among women.</w:t>
            </w:r>
          </w:p>
        </w:tc>
      </w:tr>
      <w:tr w:rsidR="000608B8" w14:paraId="57FB5B62" w14:textId="77777777" w:rsidTr="000608B8">
        <w:trPr>
          <w:cantSplit/>
        </w:trPr>
        <w:tc>
          <w:tcPr>
            <w:tcW w:w="288" w:type="dxa"/>
          </w:tcPr>
          <w:p w14:paraId="29A788E5" w14:textId="77777777" w:rsidR="000608B8" w:rsidRDefault="000608B8" w:rsidP="000608B8">
            <w:pPr>
              <w:pStyle w:val="CopticCross"/>
            </w:pPr>
            <w:r>
              <w:t>¿</w:t>
            </w:r>
          </w:p>
        </w:tc>
        <w:tc>
          <w:tcPr>
            <w:tcW w:w="3960" w:type="dxa"/>
          </w:tcPr>
          <w:p w14:paraId="1B3B92A9" w14:textId="77777777" w:rsidR="000608B8" w:rsidRDefault="000608B8" w:rsidP="000608B8">
            <w:pPr>
              <w:pStyle w:val="EngHang"/>
            </w:pPr>
            <w:r>
              <w:t>Ezekiel spoke of you:</w:t>
            </w:r>
          </w:p>
          <w:p w14:paraId="57760C39" w14:textId="77777777" w:rsidR="000608B8" w:rsidRDefault="000608B8" w:rsidP="000608B8">
            <w:pPr>
              <w:pStyle w:val="EngHang"/>
            </w:pPr>
            <w:r>
              <w:t>“I saw a door towards the east</w:t>
            </w:r>
          </w:p>
          <w:p w14:paraId="66BFD4B3" w14:textId="77777777" w:rsidR="000608B8" w:rsidRDefault="000608B8" w:rsidP="000608B8">
            <w:pPr>
              <w:pStyle w:val="EngHang"/>
            </w:pPr>
            <w:r>
              <w:t>The Lord of glory entered by it,</w:t>
            </w:r>
          </w:p>
          <w:p w14:paraId="684FC9BE" w14:textId="77777777" w:rsidR="000608B8" w:rsidRDefault="000608B8" w:rsidP="000608B8">
            <w:pPr>
              <w:pStyle w:val="EngHangEnd"/>
            </w:pPr>
            <w:r>
              <w:t>And it remained thoroughly shut as before”</w:t>
            </w:r>
          </w:p>
        </w:tc>
      </w:tr>
      <w:tr w:rsidR="000608B8" w14:paraId="55627429" w14:textId="77777777" w:rsidTr="000608B8">
        <w:trPr>
          <w:cantSplit/>
        </w:trPr>
        <w:tc>
          <w:tcPr>
            <w:tcW w:w="288" w:type="dxa"/>
          </w:tcPr>
          <w:p w14:paraId="60EDA4E1" w14:textId="77777777" w:rsidR="000608B8" w:rsidRDefault="000608B8" w:rsidP="000608B8">
            <w:pPr>
              <w:pStyle w:val="CopticCross"/>
            </w:pPr>
          </w:p>
        </w:tc>
        <w:tc>
          <w:tcPr>
            <w:tcW w:w="3960" w:type="dxa"/>
          </w:tcPr>
          <w:p w14:paraId="17DB2342" w14:textId="77777777" w:rsidR="000608B8" w:rsidRDefault="000608B8" w:rsidP="000608B8">
            <w:pPr>
              <w:pStyle w:val="EngHang"/>
            </w:pPr>
            <w:r>
              <w:t>Zephanias proclaimed, saying</w:t>
            </w:r>
          </w:p>
          <w:p w14:paraId="4CE45472" w14:textId="77777777" w:rsidR="000608B8" w:rsidRDefault="000608B8" w:rsidP="000608B8">
            <w:pPr>
              <w:pStyle w:val="EngHang"/>
            </w:pPr>
            <w:r>
              <w:t>Of the comong of God,</w:t>
            </w:r>
          </w:p>
          <w:p w14:paraId="6E887F77" w14:textId="77777777" w:rsidR="000608B8" w:rsidRDefault="000608B8" w:rsidP="000608B8">
            <w:pPr>
              <w:pStyle w:val="EngHang"/>
            </w:pPr>
            <w:r>
              <w:t>“He will come as rain without a cloud.”</w:t>
            </w:r>
          </w:p>
          <w:p w14:paraId="058EE135" w14:textId="77777777" w:rsidR="000608B8" w:rsidRDefault="000608B8" w:rsidP="000608B8">
            <w:pPr>
              <w:pStyle w:val="EngHangEnd"/>
            </w:pPr>
            <w:r>
              <w:t>Blessed are you among women.</w:t>
            </w:r>
          </w:p>
        </w:tc>
      </w:tr>
      <w:tr w:rsidR="000608B8" w14:paraId="01EE2982" w14:textId="77777777" w:rsidTr="000608B8">
        <w:trPr>
          <w:cantSplit/>
        </w:trPr>
        <w:tc>
          <w:tcPr>
            <w:tcW w:w="288" w:type="dxa"/>
          </w:tcPr>
          <w:p w14:paraId="3D0F34CB" w14:textId="77777777" w:rsidR="000608B8" w:rsidRDefault="000608B8" w:rsidP="000608B8">
            <w:pPr>
              <w:pStyle w:val="CopticCross"/>
            </w:pPr>
            <w:r>
              <w:t>¿</w:t>
            </w:r>
          </w:p>
        </w:tc>
        <w:tc>
          <w:tcPr>
            <w:tcW w:w="3960" w:type="dxa"/>
          </w:tcPr>
          <w:p w14:paraId="0B6918CE" w14:textId="77777777" w:rsidR="000608B8" w:rsidRDefault="000608B8" w:rsidP="000608B8">
            <w:pPr>
              <w:pStyle w:val="EngHang"/>
            </w:pPr>
            <w:r>
              <w:t>Daniel save a vision of the Throne</w:t>
            </w:r>
          </w:p>
          <w:p w14:paraId="59E94E22" w14:textId="77777777" w:rsidR="000608B8" w:rsidRDefault="000608B8" w:rsidP="000608B8">
            <w:pPr>
              <w:pStyle w:val="EngHang"/>
            </w:pPr>
            <w:r>
              <w:t>Surrounded by hosts of angels,</w:t>
            </w:r>
          </w:p>
          <w:p w14:paraId="66674A23" w14:textId="77777777" w:rsidR="000608B8" w:rsidRDefault="000608B8" w:rsidP="000608B8">
            <w:pPr>
              <w:pStyle w:val="EngHang"/>
            </w:pPr>
            <w:r>
              <w:t>And the Holy King sat upon it.</w:t>
            </w:r>
          </w:p>
          <w:p w14:paraId="23940E1D" w14:textId="77777777" w:rsidR="000608B8" w:rsidRDefault="000608B8" w:rsidP="000608B8">
            <w:pPr>
              <w:pStyle w:val="EngHangEnd"/>
            </w:pPr>
            <w:r>
              <w:t>Blessed are you among women.</w:t>
            </w:r>
          </w:p>
        </w:tc>
      </w:tr>
      <w:tr w:rsidR="000608B8" w14:paraId="6FE5083B" w14:textId="77777777" w:rsidTr="000608B8">
        <w:trPr>
          <w:cantSplit/>
        </w:trPr>
        <w:tc>
          <w:tcPr>
            <w:tcW w:w="288" w:type="dxa"/>
          </w:tcPr>
          <w:p w14:paraId="28BB11D5" w14:textId="77777777" w:rsidR="000608B8" w:rsidRDefault="000608B8" w:rsidP="000608B8">
            <w:pPr>
              <w:pStyle w:val="CopticCross"/>
            </w:pPr>
          </w:p>
        </w:tc>
        <w:tc>
          <w:tcPr>
            <w:tcW w:w="3960" w:type="dxa"/>
          </w:tcPr>
          <w:p w14:paraId="2BA7D54D" w14:textId="77777777" w:rsidR="000608B8" w:rsidRDefault="000608B8" w:rsidP="000608B8">
            <w:pPr>
              <w:pStyle w:val="EngHang"/>
            </w:pPr>
            <w:r>
              <w:t>*He bowed down the heavens,</w:t>
            </w:r>
          </w:p>
          <w:p w14:paraId="60AEA8F0" w14:textId="77777777" w:rsidR="000608B8" w:rsidRDefault="000608B8" w:rsidP="000608B8">
            <w:pPr>
              <w:pStyle w:val="EngHang"/>
            </w:pPr>
            <w:r>
              <w:t>And descended to earth,</w:t>
            </w:r>
          </w:p>
          <w:p w14:paraId="2793E158" w14:textId="77777777" w:rsidR="000608B8" w:rsidRDefault="000608B8" w:rsidP="000608B8">
            <w:pPr>
              <w:pStyle w:val="EngHang"/>
            </w:pPr>
            <w:r>
              <w:t>While still in His Father's bosom:</w:t>
            </w:r>
          </w:p>
          <w:p w14:paraId="6F38C4DB" w14:textId="77777777" w:rsidR="000608B8" w:rsidRDefault="000608B8" w:rsidP="000608B8">
            <w:pPr>
              <w:pStyle w:val="EngHangEnd"/>
            </w:pPr>
            <w:r>
              <w:t>Blessed are you among women.</w:t>
            </w:r>
          </w:p>
        </w:tc>
      </w:tr>
      <w:tr w:rsidR="000608B8" w14:paraId="747BA4C0" w14:textId="77777777" w:rsidTr="000608B8">
        <w:trPr>
          <w:cantSplit/>
        </w:trPr>
        <w:tc>
          <w:tcPr>
            <w:tcW w:w="288" w:type="dxa"/>
          </w:tcPr>
          <w:p w14:paraId="4079B73F" w14:textId="77777777" w:rsidR="000608B8" w:rsidRDefault="000608B8" w:rsidP="000608B8">
            <w:pPr>
              <w:pStyle w:val="CopticCross"/>
            </w:pPr>
            <w:r>
              <w:lastRenderedPageBreak/>
              <w:t>¿</w:t>
            </w:r>
          </w:p>
        </w:tc>
        <w:tc>
          <w:tcPr>
            <w:tcW w:w="3960" w:type="dxa"/>
          </w:tcPr>
          <w:p w14:paraId="1877B073" w14:textId="77777777" w:rsidR="000608B8" w:rsidRDefault="000608B8" w:rsidP="000608B8">
            <w:pPr>
              <w:pStyle w:val="EngHang"/>
            </w:pPr>
            <w:r>
              <w:t>We behold wonders and miracles</w:t>
            </w:r>
          </w:p>
          <w:p w14:paraId="42B8E6F9" w14:textId="77777777" w:rsidR="000608B8" w:rsidRDefault="000608B8" w:rsidP="000608B8">
            <w:pPr>
              <w:pStyle w:val="EngHang"/>
            </w:pPr>
            <w:r>
              <w:t>In the books of the Church.</w:t>
            </w:r>
          </w:p>
          <w:p w14:paraId="4A81A4F7" w14:textId="77777777" w:rsidR="000608B8" w:rsidRDefault="000608B8" w:rsidP="000608B8">
            <w:pPr>
              <w:pStyle w:val="EngHang"/>
            </w:pPr>
            <w:r>
              <w:t>The Virgin carried her Creators,</w:t>
            </w:r>
          </w:p>
          <w:p w14:paraId="6AA26EA5" w14:textId="77777777" w:rsidR="000608B8" w:rsidRDefault="000608B8" w:rsidP="000608B8">
            <w:pPr>
              <w:pStyle w:val="EngHangEnd"/>
            </w:pPr>
            <w:r>
              <w:t>And her virginity is sealed.</w:t>
            </w:r>
          </w:p>
        </w:tc>
      </w:tr>
      <w:tr w:rsidR="000608B8" w14:paraId="032DE320" w14:textId="77777777" w:rsidTr="000608B8">
        <w:trPr>
          <w:cantSplit/>
        </w:trPr>
        <w:tc>
          <w:tcPr>
            <w:tcW w:w="288" w:type="dxa"/>
          </w:tcPr>
          <w:p w14:paraId="466C60C5" w14:textId="77777777" w:rsidR="000608B8" w:rsidRDefault="000608B8" w:rsidP="000608B8">
            <w:pPr>
              <w:pStyle w:val="CopticCross"/>
            </w:pPr>
          </w:p>
        </w:tc>
        <w:tc>
          <w:tcPr>
            <w:tcW w:w="3960" w:type="dxa"/>
          </w:tcPr>
          <w:p w14:paraId="46C94BB2" w14:textId="77777777" w:rsidR="000608B8" w:rsidRDefault="000608B8" w:rsidP="000608B8">
            <w:pPr>
              <w:pStyle w:val="EngHang"/>
            </w:pPr>
            <w:r>
              <w:t>You are above all the orders</w:t>
            </w:r>
          </w:p>
          <w:p w14:paraId="3369B53F" w14:textId="77777777" w:rsidR="000608B8" w:rsidRDefault="000608B8" w:rsidP="000608B8">
            <w:pPr>
              <w:pStyle w:val="EngHang"/>
            </w:pPr>
            <w:r>
              <w:t>Of the heavenly hosts,</w:t>
            </w:r>
          </w:p>
          <w:p w14:paraId="795AF398" w14:textId="77777777" w:rsidR="000608B8" w:rsidRDefault="000608B8" w:rsidP="000608B8">
            <w:pPr>
              <w:pStyle w:val="EngHang"/>
            </w:pPr>
            <w:r>
              <w:t>Even the Archangels,</w:t>
            </w:r>
          </w:p>
          <w:p w14:paraId="314019E3" w14:textId="77777777" w:rsidR="000608B8" w:rsidRDefault="000608B8" w:rsidP="000608B8">
            <w:pPr>
              <w:pStyle w:val="EngHangEnd"/>
            </w:pPr>
            <w:r>
              <w:t>Blessed are you among women.</w:t>
            </w:r>
          </w:p>
        </w:tc>
      </w:tr>
      <w:tr w:rsidR="000608B8" w14:paraId="7B8737C0" w14:textId="77777777" w:rsidTr="000608B8">
        <w:trPr>
          <w:cantSplit/>
        </w:trPr>
        <w:tc>
          <w:tcPr>
            <w:tcW w:w="288" w:type="dxa"/>
          </w:tcPr>
          <w:p w14:paraId="126EE4F2" w14:textId="77777777" w:rsidR="000608B8" w:rsidRDefault="000608B8" w:rsidP="000608B8">
            <w:pPr>
              <w:pStyle w:val="CopticCross"/>
            </w:pPr>
            <w:r>
              <w:t>¿</w:t>
            </w:r>
          </w:p>
        </w:tc>
        <w:tc>
          <w:tcPr>
            <w:tcW w:w="3960" w:type="dxa"/>
          </w:tcPr>
          <w:p w14:paraId="4351D2BC" w14:textId="77777777" w:rsidR="000608B8" w:rsidRDefault="000608B8" w:rsidP="000608B8">
            <w:pPr>
              <w:pStyle w:val="EngHang"/>
            </w:pPr>
            <w:r>
              <w:t>*The forgiver of all sins,</w:t>
            </w:r>
          </w:p>
          <w:p w14:paraId="350E5754" w14:textId="77777777" w:rsidR="000608B8" w:rsidRDefault="000608B8" w:rsidP="000608B8">
            <w:pPr>
              <w:pStyle w:val="EngHang"/>
            </w:pPr>
            <w:r>
              <w:t>The source of all blessings,</w:t>
            </w:r>
          </w:p>
          <w:p w14:paraId="023913FA" w14:textId="77777777" w:rsidR="000608B8" w:rsidRDefault="000608B8" w:rsidP="000608B8">
            <w:pPr>
              <w:pStyle w:val="EngHang"/>
            </w:pPr>
            <w:r>
              <w:t>He loved our race and took our form:</w:t>
            </w:r>
          </w:p>
          <w:p w14:paraId="62C004DB" w14:textId="77777777" w:rsidR="000608B8" w:rsidRDefault="000608B8" w:rsidP="000608B8">
            <w:pPr>
              <w:pStyle w:val="EngHangEnd"/>
            </w:pPr>
            <w:r>
              <w:t>Blessed are you among women.</w:t>
            </w:r>
          </w:p>
        </w:tc>
      </w:tr>
      <w:tr w:rsidR="000608B8" w14:paraId="42344EB8" w14:textId="77777777" w:rsidTr="000608B8">
        <w:trPr>
          <w:cantSplit/>
        </w:trPr>
        <w:tc>
          <w:tcPr>
            <w:tcW w:w="288" w:type="dxa"/>
          </w:tcPr>
          <w:p w14:paraId="0D72AAB4" w14:textId="77777777" w:rsidR="000608B8" w:rsidRDefault="000608B8" w:rsidP="000608B8">
            <w:pPr>
              <w:pStyle w:val="CopticCross"/>
            </w:pPr>
          </w:p>
        </w:tc>
        <w:tc>
          <w:tcPr>
            <w:tcW w:w="3960" w:type="dxa"/>
          </w:tcPr>
          <w:p w14:paraId="030B68E0" w14:textId="77777777" w:rsidR="000608B8" w:rsidRDefault="000608B8" w:rsidP="000608B8">
            <w:pPr>
              <w:pStyle w:val="EngHang"/>
            </w:pPr>
            <w:r>
              <w:t>You are above all creation,</w:t>
            </w:r>
          </w:p>
          <w:p w14:paraId="67C316AA" w14:textId="77777777" w:rsidR="000608B8" w:rsidRDefault="000608B8" w:rsidP="000608B8">
            <w:pPr>
              <w:pStyle w:val="EngHang"/>
            </w:pPr>
            <w:r>
              <w:t>You are above every man,</w:t>
            </w:r>
          </w:p>
          <w:p w14:paraId="424967EE" w14:textId="77777777" w:rsidR="000608B8" w:rsidRDefault="000608B8" w:rsidP="000608B8">
            <w:pPr>
              <w:pStyle w:val="EngHang"/>
            </w:pPr>
            <w:r>
              <w:t>The most upright and righteous,</w:t>
            </w:r>
          </w:p>
          <w:p w14:paraId="1524DCB8" w14:textId="77777777" w:rsidR="000608B8" w:rsidRDefault="000608B8" w:rsidP="000608B8">
            <w:pPr>
              <w:pStyle w:val="EngHangEnd"/>
            </w:pPr>
            <w:r>
              <w:t>Blessed are you among women.</w:t>
            </w:r>
          </w:p>
        </w:tc>
      </w:tr>
      <w:tr w:rsidR="000608B8" w14:paraId="40210CCB" w14:textId="77777777" w:rsidTr="000608B8">
        <w:trPr>
          <w:cantSplit/>
        </w:trPr>
        <w:tc>
          <w:tcPr>
            <w:tcW w:w="288" w:type="dxa"/>
          </w:tcPr>
          <w:p w14:paraId="6BBCB472" w14:textId="77777777" w:rsidR="000608B8" w:rsidRDefault="000608B8" w:rsidP="000608B8">
            <w:pPr>
              <w:pStyle w:val="CopticCross"/>
            </w:pPr>
            <w:r>
              <w:t>¿</w:t>
            </w:r>
          </w:p>
        </w:tc>
        <w:tc>
          <w:tcPr>
            <w:tcW w:w="3960" w:type="dxa"/>
          </w:tcPr>
          <w:p w14:paraId="41635DD1" w14:textId="77777777" w:rsidR="000608B8" w:rsidRDefault="000608B8" w:rsidP="000608B8">
            <w:pPr>
              <w:pStyle w:val="EngHang"/>
            </w:pPr>
            <w:r>
              <w:t>All people declare, “Our Lady,</w:t>
            </w:r>
          </w:p>
          <w:p w14:paraId="1C13040D" w14:textId="77777777" w:rsidR="000608B8" w:rsidRDefault="000608B8" w:rsidP="000608B8">
            <w:pPr>
              <w:pStyle w:val="EngHang"/>
            </w:pPr>
            <w:r>
              <w:t>Saint Mary is blessed.”</w:t>
            </w:r>
          </w:p>
          <w:p w14:paraId="208F3A7F" w14:textId="77777777" w:rsidR="000608B8" w:rsidRDefault="000608B8" w:rsidP="000608B8">
            <w:pPr>
              <w:pStyle w:val="EngHang"/>
            </w:pPr>
            <w:r>
              <w:t>Intercede and pray on our behalf,</w:t>
            </w:r>
          </w:p>
          <w:p w14:paraId="31C3D076" w14:textId="77777777" w:rsidR="000608B8" w:rsidRDefault="000608B8" w:rsidP="000608B8">
            <w:pPr>
              <w:pStyle w:val="EngHangEnd"/>
            </w:pPr>
            <w:r>
              <w:t>Before Him whom you bore.</w:t>
            </w:r>
          </w:p>
        </w:tc>
      </w:tr>
      <w:tr w:rsidR="000608B8" w14:paraId="7347295C" w14:textId="77777777" w:rsidTr="000608B8">
        <w:trPr>
          <w:cantSplit/>
        </w:trPr>
        <w:tc>
          <w:tcPr>
            <w:tcW w:w="288" w:type="dxa"/>
          </w:tcPr>
          <w:p w14:paraId="4EF49DFD" w14:textId="77777777" w:rsidR="000608B8" w:rsidRDefault="000608B8" w:rsidP="000608B8">
            <w:pPr>
              <w:pStyle w:val="CopticCross"/>
            </w:pPr>
          </w:p>
        </w:tc>
        <w:tc>
          <w:tcPr>
            <w:tcW w:w="3960" w:type="dxa"/>
          </w:tcPr>
          <w:p w14:paraId="195DCF60" w14:textId="77777777" w:rsidR="000608B8" w:rsidRDefault="000608B8" w:rsidP="000608B8">
            <w:pPr>
              <w:pStyle w:val="EngHang"/>
            </w:pPr>
            <w:r>
              <w:t>You held the Lord of Glory,</w:t>
            </w:r>
          </w:p>
          <w:p w14:paraId="3EE94EE5" w14:textId="77777777" w:rsidR="000608B8" w:rsidRDefault="000608B8" w:rsidP="000608B8">
            <w:pPr>
              <w:pStyle w:val="EngHang"/>
            </w:pPr>
            <w:r>
              <w:t>The Creator of the world.</w:t>
            </w:r>
          </w:p>
          <w:p w14:paraId="178489CD" w14:textId="77777777" w:rsidR="000608B8" w:rsidRDefault="000608B8" w:rsidP="000608B8">
            <w:pPr>
              <w:pStyle w:val="EngHang"/>
            </w:pPr>
            <w:r>
              <w:t>You are a figure of the Throne of the Father.</w:t>
            </w:r>
          </w:p>
          <w:p w14:paraId="52A73272" w14:textId="77777777" w:rsidR="000608B8" w:rsidRDefault="000608B8" w:rsidP="000608B8">
            <w:pPr>
              <w:pStyle w:val="EngHangEnd"/>
            </w:pPr>
            <w:r>
              <w:t>Blessed are you among women.</w:t>
            </w:r>
          </w:p>
        </w:tc>
      </w:tr>
      <w:tr w:rsidR="000608B8" w14:paraId="021C882D" w14:textId="77777777" w:rsidTr="000608B8">
        <w:trPr>
          <w:cantSplit/>
        </w:trPr>
        <w:tc>
          <w:tcPr>
            <w:tcW w:w="288" w:type="dxa"/>
          </w:tcPr>
          <w:p w14:paraId="0C0AA87C" w14:textId="77777777" w:rsidR="000608B8" w:rsidRDefault="000608B8" w:rsidP="000608B8">
            <w:pPr>
              <w:pStyle w:val="CopticCross"/>
            </w:pPr>
            <w:r>
              <w:t>¿</w:t>
            </w:r>
          </w:p>
        </w:tc>
        <w:tc>
          <w:tcPr>
            <w:tcW w:w="3960" w:type="dxa"/>
          </w:tcPr>
          <w:p w14:paraId="0FEE4C7B" w14:textId="77777777" w:rsidR="000608B8" w:rsidRDefault="000608B8" w:rsidP="000608B8">
            <w:pPr>
              <w:pStyle w:val="EngHang"/>
            </w:pPr>
            <w:r>
              <w:t>He took humanity from you,</w:t>
            </w:r>
          </w:p>
          <w:p w14:paraId="43F8BD56" w14:textId="77777777" w:rsidR="000608B8" w:rsidRDefault="000608B8" w:rsidP="000608B8">
            <w:pPr>
              <w:pStyle w:val="EngHang"/>
            </w:pPr>
            <w:r>
              <w:t>Uniting it with the Divnity,</w:t>
            </w:r>
          </w:p>
          <w:p w14:paraId="38845DFD" w14:textId="77777777" w:rsidR="000608B8" w:rsidRDefault="000608B8" w:rsidP="000608B8">
            <w:pPr>
              <w:pStyle w:val="EngHang"/>
            </w:pPr>
            <w:r>
              <w:t>You held one of the Trinity,</w:t>
            </w:r>
          </w:p>
          <w:p w14:paraId="49169345" w14:textId="77777777" w:rsidR="000608B8" w:rsidRDefault="000608B8" w:rsidP="000608B8">
            <w:pPr>
              <w:pStyle w:val="EngHangEnd"/>
            </w:pPr>
            <w:r>
              <w:t>Blessed are you among women.</w:t>
            </w:r>
          </w:p>
        </w:tc>
      </w:tr>
      <w:tr w:rsidR="000608B8" w14:paraId="68836403" w14:textId="77777777" w:rsidTr="000608B8">
        <w:trPr>
          <w:cantSplit/>
        </w:trPr>
        <w:tc>
          <w:tcPr>
            <w:tcW w:w="288" w:type="dxa"/>
          </w:tcPr>
          <w:p w14:paraId="1BA0CC1D" w14:textId="77777777" w:rsidR="000608B8" w:rsidRDefault="000608B8" w:rsidP="000608B8">
            <w:pPr>
              <w:pStyle w:val="CopticCross"/>
            </w:pPr>
          </w:p>
        </w:tc>
        <w:tc>
          <w:tcPr>
            <w:tcW w:w="3960" w:type="dxa"/>
          </w:tcPr>
          <w:p w14:paraId="02C33CFF" w14:textId="77777777" w:rsidR="000608B8" w:rsidRDefault="000608B8" w:rsidP="000608B8">
            <w:pPr>
              <w:pStyle w:val="EngHang"/>
            </w:pPr>
            <w:r>
              <w:t>*Of all people, who has obtained</w:t>
            </w:r>
          </w:p>
          <w:p w14:paraId="1707BF8E" w14:textId="77777777" w:rsidR="000608B8" w:rsidRDefault="000608B8" w:rsidP="000608B8">
            <w:pPr>
              <w:pStyle w:val="EngHang"/>
            </w:pPr>
            <w:r>
              <w:t>What you received, O Mary?</w:t>
            </w:r>
          </w:p>
          <w:p w14:paraId="1F4C77EB" w14:textId="77777777" w:rsidR="000608B8" w:rsidRDefault="000608B8" w:rsidP="000608B8">
            <w:pPr>
              <w:pStyle w:val="EngHang"/>
            </w:pPr>
            <w:r>
              <w:t>All generations proclaim and say:</w:t>
            </w:r>
          </w:p>
          <w:p w14:paraId="53A127DE" w14:textId="77777777" w:rsidR="000608B8" w:rsidRDefault="000608B8" w:rsidP="000608B8">
            <w:pPr>
              <w:pStyle w:val="EngHangEnd"/>
            </w:pPr>
            <w:r>
              <w:t>Blessed are you among women.</w:t>
            </w:r>
          </w:p>
        </w:tc>
      </w:tr>
      <w:tr w:rsidR="000608B8" w14:paraId="09005C01" w14:textId="77777777" w:rsidTr="000608B8">
        <w:trPr>
          <w:cantSplit/>
        </w:trPr>
        <w:tc>
          <w:tcPr>
            <w:tcW w:w="288" w:type="dxa"/>
          </w:tcPr>
          <w:p w14:paraId="13A0A44E" w14:textId="77777777" w:rsidR="000608B8" w:rsidRDefault="000608B8" w:rsidP="000608B8">
            <w:pPr>
              <w:pStyle w:val="CopticCross"/>
            </w:pPr>
            <w:r>
              <w:t>¿</w:t>
            </w:r>
          </w:p>
        </w:tc>
        <w:tc>
          <w:tcPr>
            <w:tcW w:w="3960" w:type="dxa"/>
          </w:tcPr>
          <w:p w14:paraId="14CBF651" w14:textId="77777777" w:rsidR="000608B8" w:rsidRDefault="000608B8" w:rsidP="000608B8">
            <w:pPr>
              <w:pStyle w:val="EngHang"/>
            </w:pPr>
            <w:r>
              <w:t>*O Virgin Mary, we bless you,</w:t>
            </w:r>
          </w:p>
          <w:p w14:paraId="6FB53AD1" w14:textId="77777777" w:rsidR="000608B8" w:rsidRDefault="000608B8" w:rsidP="000608B8">
            <w:pPr>
              <w:pStyle w:val="EngHang"/>
            </w:pPr>
            <w:r>
              <w:t>And praise by day and night</w:t>
            </w:r>
          </w:p>
          <w:p w14:paraId="169E6960" w14:textId="77777777" w:rsidR="000608B8" w:rsidRDefault="000608B8" w:rsidP="000608B8">
            <w:pPr>
              <w:pStyle w:val="EngHang"/>
            </w:pPr>
            <w:r>
              <w:t>The One Who chose your goodness:</w:t>
            </w:r>
          </w:p>
          <w:p w14:paraId="563D4EAE" w14:textId="77777777" w:rsidR="000608B8" w:rsidRDefault="000608B8" w:rsidP="000608B8">
            <w:pPr>
              <w:pStyle w:val="EngHangEnd"/>
            </w:pPr>
            <w:r>
              <w:t>Blessed are you among women.</w:t>
            </w:r>
          </w:p>
        </w:tc>
      </w:tr>
      <w:tr w:rsidR="000608B8" w14:paraId="15ABB85C" w14:textId="77777777" w:rsidTr="000608B8">
        <w:trPr>
          <w:cantSplit/>
        </w:trPr>
        <w:tc>
          <w:tcPr>
            <w:tcW w:w="288" w:type="dxa"/>
          </w:tcPr>
          <w:p w14:paraId="6DD65054" w14:textId="77777777" w:rsidR="000608B8" w:rsidRDefault="000608B8" w:rsidP="000608B8">
            <w:pPr>
              <w:pStyle w:val="CopticCross"/>
            </w:pPr>
          </w:p>
        </w:tc>
        <w:tc>
          <w:tcPr>
            <w:tcW w:w="3960" w:type="dxa"/>
          </w:tcPr>
          <w:p w14:paraId="51D488AC" w14:textId="77777777" w:rsidR="000608B8" w:rsidRDefault="000608B8" w:rsidP="000608B8">
            <w:pPr>
              <w:pStyle w:val="EngHang"/>
            </w:pPr>
            <w:r>
              <w:t>Lead me to repentance, O Mary,</w:t>
            </w:r>
          </w:p>
          <w:p w14:paraId="618C0686" w14:textId="77777777" w:rsidR="000608B8" w:rsidRDefault="000608B8" w:rsidP="000608B8">
            <w:pPr>
              <w:pStyle w:val="EngHang"/>
            </w:pPr>
            <w:r>
              <w:t>In an acceptable time;</w:t>
            </w:r>
          </w:p>
          <w:p w14:paraId="53E32CED" w14:textId="77777777" w:rsidR="000608B8" w:rsidRDefault="000608B8" w:rsidP="000608B8">
            <w:pPr>
              <w:pStyle w:val="EngHang"/>
            </w:pPr>
            <w:r>
              <w:t>Wake me from slumber all my days,</w:t>
            </w:r>
          </w:p>
          <w:p w14:paraId="4D3F6FAA" w14:textId="77777777" w:rsidR="000608B8" w:rsidRDefault="000608B8" w:rsidP="000608B8">
            <w:pPr>
              <w:pStyle w:val="EngHangEnd"/>
            </w:pPr>
            <w:r>
              <w:t>And rase me from my sloth.</w:t>
            </w:r>
            <w:r>
              <w:rPr>
                <w:rStyle w:val="FootnoteReference"/>
              </w:rPr>
              <w:footnoteReference w:id="1036"/>
            </w:r>
          </w:p>
        </w:tc>
      </w:tr>
      <w:tr w:rsidR="000608B8" w14:paraId="21848C3E" w14:textId="77777777" w:rsidTr="000608B8">
        <w:trPr>
          <w:cantSplit/>
        </w:trPr>
        <w:tc>
          <w:tcPr>
            <w:tcW w:w="288" w:type="dxa"/>
          </w:tcPr>
          <w:p w14:paraId="77CC4E9A" w14:textId="77777777" w:rsidR="000608B8" w:rsidRDefault="000608B8" w:rsidP="000608B8">
            <w:pPr>
              <w:pStyle w:val="CopticCross"/>
            </w:pPr>
            <w:r>
              <w:t>¿</w:t>
            </w:r>
          </w:p>
        </w:tc>
        <w:tc>
          <w:tcPr>
            <w:tcW w:w="3960" w:type="dxa"/>
          </w:tcPr>
          <w:p w14:paraId="73F05816" w14:textId="77777777" w:rsidR="000608B8" w:rsidRDefault="000608B8" w:rsidP="000608B8">
            <w:pPr>
              <w:pStyle w:val="EngHang"/>
            </w:pPr>
            <w:r>
              <w:t>I must prepare for travel,</w:t>
            </w:r>
          </w:p>
          <w:p w14:paraId="667044CB" w14:textId="77777777" w:rsidR="000608B8" w:rsidRDefault="000608B8" w:rsidP="000608B8">
            <w:pPr>
              <w:pStyle w:val="EngHang"/>
            </w:pPr>
            <w:r>
              <w:t>And carry a light load.</w:t>
            </w:r>
          </w:p>
          <w:p w14:paraId="7C0C02DF" w14:textId="77777777" w:rsidR="000608B8" w:rsidRDefault="000608B8" w:rsidP="000608B8">
            <w:pPr>
              <w:pStyle w:val="EngHang"/>
            </w:pPr>
            <w:r>
              <w:t>Please help me in this vain world,</w:t>
            </w:r>
          </w:p>
          <w:p w14:paraId="73D73120" w14:textId="77777777" w:rsidR="000608B8" w:rsidRDefault="000608B8" w:rsidP="000608B8">
            <w:pPr>
              <w:pStyle w:val="EngHangEnd"/>
            </w:pPr>
            <w:r>
              <w:t>O Lady of us all,</w:t>
            </w:r>
          </w:p>
        </w:tc>
      </w:tr>
      <w:tr w:rsidR="000608B8" w14:paraId="0D76FE51" w14:textId="77777777" w:rsidTr="000608B8">
        <w:trPr>
          <w:cantSplit/>
        </w:trPr>
        <w:tc>
          <w:tcPr>
            <w:tcW w:w="288" w:type="dxa"/>
          </w:tcPr>
          <w:p w14:paraId="7504E47C" w14:textId="77777777" w:rsidR="000608B8" w:rsidRDefault="000608B8" w:rsidP="000608B8">
            <w:pPr>
              <w:pStyle w:val="CopticCross"/>
            </w:pPr>
          </w:p>
        </w:tc>
        <w:tc>
          <w:tcPr>
            <w:tcW w:w="3960" w:type="dxa"/>
          </w:tcPr>
          <w:p w14:paraId="57BE7191" w14:textId="77777777" w:rsidR="000608B8" w:rsidRDefault="000608B8" w:rsidP="000608B8">
            <w:pPr>
              <w:pStyle w:val="EngHang"/>
            </w:pPr>
            <w:r>
              <w:t>For am lame and weak,</w:t>
            </w:r>
          </w:p>
          <w:p w14:paraId="40179FB8" w14:textId="77777777" w:rsidR="000608B8" w:rsidRDefault="000608B8" w:rsidP="000608B8">
            <w:pPr>
              <w:pStyle w:val="EngHang"/>
            </w:pPr>
            <w:r>
              <w:t>Yet I carry a heavey burden.</w:t>
            </w:r>
          </w:p>
          <w:p w14:paraId="655719BA" w14:textId="77777777" w:rsidR="000608B8" w:rsidRDefault="000608B8" w:rsidP="000608B8">
            <w:pPr>
              <w:pStyle w:val="EngHang"/>
            </w:pPr>
            <w:r>
              <w:t>When I depart from this world,</w:t>
            </w:r>
          </w:p>
          <w:p w14:paraId="5982E423" w14:textId="77777777" w:rsidR="000608B8" w:rsidRDefault="000608B8" w:rsidP="000608B8">
            <w:pPr>
              <w:pStyle w:val="EngHangEnd"/>
            </w:pPr>
            <w:r>
              <w:t>I have no refuge but Mary.</w:t>
            </w:r>
          </w:p>
        </w:tc>
      </w:tr>
      <w:tr w:rsidR="000608B8" w14:paraId="1C9F66B9" w14:textId="77777777" w:rsidTr="000608B8">
        <w:trPr>
          <w:cantSplit/>
        </w:trPr>
        <w:tc>
          <w:tcPr>
            <w:tcW w:w="288" w:type="dxa"/>
          </w:tcPr>
          <w:p w14:paraId="2907169C" w14:textId="77777777" w:rsidR="000608B8" w:rsidRDefault="000608B8" w:rsidP="000608B8">
            <w:pPr>
              <w:pStyle w:val="CopticCross"/>
            </w:pPr>
            <w:r>
              <w:t>¿</w:t>
            </w:r>
          </w:p>
        </w:tc>
        <w:tc>
          <w:tcPr>
            <w:tcW w:w="3960" w:type="dxa"/>
          </w:tcPr>
          <w:p w14:paraId="0FFB2675" w14:textId="77777777" w:rsidR="000608B8" w:rsidRDefault="000608B8" w:rsidP="000608B8">
            <w:pPr>
              <w:pStyle w:val="EngHang"/>
            </w:pPr>
            <w:r>
              <w:t>We have no intercessor but her,</w:t>
            </w:r>
          </w:p>
          <w:p w14:paraId="30FF0A6E" w14:textId="77777777" w:rsidR="000608B8" w:rsidRDefault="000608B8" w:rsidP="000608B8">
            <w:pPr>
              <w:pStyle w:val="EngHang"/>
            </w:pPr>
            <w:r>
              <w:t>And we ask her by day and night;</w:t>
            </w:r>
          </w:p>
          <w:p w14:paraId="433FF314" w14:textId="77777777" w:rsidR="000608B8" w:rsidRDefault="000608B8" w:rsidP="000608B8">
            <w:pPr>
              <w:pStyle w:val="EngHang"/>
            </w:pPr>
            <w:r>
              <w:t>We endeavor to serve her,</w:t>
            </w:r>
          </w:p>
          <w:p w14:paraId="075D2D4C" w14:textId="77777777" w:rsidR="000608B8" w:rsidRDefault="000608B8" w:rsidP="000608B8">
            <w:pPr>
              <w:pStyle w:val="EngHangEnd"/>
            </w:pPr>
            <w:r>
              <w:t>In the light which sone from her.</w:t>
            </w:r>
          </w:p>
        </w:tc>
      </w:tr>
      <w:tr w:rsidR="000608B8" w14:paraId="2CC30717" w14:textId="77777777" w:rsidTr="000608B8">
        <w:trPr>
          <w:cantSplit/>
        </w:trPr>
        <w:tc>
          <w:tcPr>
            <w:tcW w:w="288" w:type="dxa"/>
          </w:tcPr>
          <w:p w14:paraId="2A347DD5" w14:textId="77777777" w:rsidR="000608B8" w:rsidRDefault="000608B8" w:rsidP="000608B8">
            <w:pPr>
              <w:pStyle w:val="CopticCross"/>
            </w:pPr>
          </w:p>
        </w:tc>
        <w:tc>
          <w:tcPr>
            <w:tcW w:w="3960" w:type="dxa"/>
          </w:tcPr>
          <w:p w14:paraId="3ACC17D1" w14:textId="77777777" w:rsidR="000608B8" w:rsidRDefault="000608B8" w:rsidP="000608B8">
            <w:pPr>
              <w:pStyle w:val="EngHang"/>
            </w:pPr>
            <w:r>
              <w:t>Hail, Mother of the Light,</w:t>
            </w:r>
          </w:p>
          <w:p w14:paraId="42BA72AF" w14:textId="77777777" w:rsidR="000608B8" w:rsidRDefault="000608B8" w:rsidP="000608B8">
            <w:pPr>
              <w:pStyle w:val="EngHang"/>
            </w:pPr>
            <w:r>
              <w:t>Mary the help of all Christians;</w:t>
            </w:r>
          </w:p>
          <w:p w14:paraId="05CE818A" w14:textId="77777777" w:rsidR="000608B8" w:rsidRDefault="000608B8" w:rsidP="000608B8">
            <w:pPr>
              <w:pStyle w:val="EngHang"/>
            </w:pPr>
            <w:r>
              <w:t>Salvaiton came from her</w:t>
            </w:r>
          </w:p>
          <w:p w14:paraId="5E4C3611" w14:textId="77777777" w:rsidR="000608B8" w:rsidRDefault="000608B8" w:rsidP="000608B8">
            <w:pPr>
              <w:pStyle w:val="EngHangEnd"/>
            </w:pPr>
            <w:r>
              <w:t>To the whole world.</w:t>
            </w:r>
          </w:p>
        </w:tc>
      </w:tr>
      <w:tr w:rsidR="000608B8" w14:paraId="7A8872F7" w14:textId="77777777" w:rsidTr="000608B8">
        <w:trPr>
          <w:cantSplit/>
        </w:trPr>
        <w:tc>
          <w:tcPr>
            <w:tcW w:w="288" w:type="dxa"/>
          </w:tcPr>
          <w:p w14:paraId="50F3B9D2" w14:textId="77777777" w:rsidR="000608B8" w:rsidRDefault="000608B8" w:rsidP="000608B8">
            <w:pPr>
              <w:pStyle w:val="CopticCross"/>
            </w:pPr>
            <w:r>
              <w:t>¿</w:t>
            </w:r>
          </w:p>
        </w:tc>
        <w:tc>
          <w:tcPr>
            <w:tcW w:w="3960" w:type="dxa"/>
          </w:tcPr>
          <w:p w14:paraId="312C9D88" w14:textId="77777777" w:rsidR="000608B8" w:rsidRDefault="000608B8" w:rsidP="000608B8">
            <w:pPr>
              <w:pStyle w:val="EngHang"/>
            </w:pPr>
            <w:r>
              <w:t>Protect us from all evil,</w:t>
            </w:r>
          </w:p>
          <w:p w14:paraId="17A447FF" w14:textId="77777777" w:rsidR="000608B8" w:rsidRDefault="000608B8" w:rsidP="000608B8">
            <w:pPr>
              <w:pStyle w:val="EngHang"/>
            </w:pPr>
            <w:r>
              <w:t>And from times of temptation,</w:t>
            </w:r>
          </w:p>
          <w:p w14:paraId="146AB018" w14:textId="77777777" w:rsidR="000608B8" w:rsidRDefault="000608B8" w:rsidP="000608B8">
            <w:pPr>
              <w:pStyle w:val="EngHang"/>
            </w:pPr>
            <w:r>
              <w:t>And help us in all things,</w:t>
            </w:r>
          </w:p>
          <w:p w14:paraId="5BF253DF" w14:textId="77777777" w:rsidR="000608B8" w:rsidRDefault="000608B8" w:rsidP="000608B8">
            <w:pPr>
              <w:pStyle w:val="EngHangEnd"/>
            </w:pPr>
            <w:r>
              <w:t>We, the Christians.</w:t>
            </w:r>
          </w:p>
        </w:tc>
      </w:tr>
      <w:tr w:rsidR="000608B8" w14:paraId="6E5CD693" w14:textId="77777777" w:rsidTr="000608B8">
        <w:trPr>
          <w:cantSplit/>
        </w:trPr>
        <w:tc>
          <w:tcPr>
            <w:tcW w:w="288" w:type="dxa"/>
          </w:tcPr>
          <w:p w14:paraId="5FAF6F94" w14:textId="77777777" w:rsidR="000608B8" w:rsidRDefault="000608B8" w:rsidP="000608B8">
            <w:pPr>
              <w:pStyle w:val="CopticCross"/>
            </w:pPr>
          </w:p>
        </w:tc>
        <w:tc>
          <w:tcPr>
            <w:tcW w:w="3960" w:type="dxa"/>
          </w:tcPr>
          <w:p w14:paraId="685878B9" w14:textId="77777777" w:rsidR="000608B8" w:rsidRDefault="000608B8" w:rsidP="000608B8">
            <w:pPr>
              <w:pStyle w:val="EngHang"/>
            </w:pPr>
            <w:r>
              <w:t>Everyone blesses her,</w:t>
            </w:r>
          </w:p>
          <w:p w14:paraId="251C49FE" w14:textId="77777777" w:rsidR="000608B8" w:rsidRDefault="000608B8" w:rsidP="000608B8">
            <w:pPr>
              <w:pStyle w:val="EngHang"/>
            </w:pPr>
            <w:r>
              <w:t>And asks here morning and evening</w:t>
            </w:r>
          </w:p>
          <w:p w14:paraId="494F679F" w14:textId="77777777" w:rsidR="000608B8" w:rsidRDefault="000608B8" w:rsidP="000608B8">
            <w:pPr>
              <w:pStyle w:val="EngHang"/>
            </w:pPr>
            <w:r>
              <w:t>To intercede for us all</w:t>
            </w:r>
          </w:p>
          <w:p w14:paraId="06470A25" w14:textId="77777777" w:rsidR="000608B8" w:rsidRDefault="000608B8" w:rsidP="000608B8">
            <w:pPr>
              <w:pStyle w:val="EngHangEnd"/>
            </w:pPr>
            <w:r>
              <w:t>Before He Whom she bore in her womb.</w:t>
            </w:r>
          </w:p>
        </w:tc>
      </w:tr>
      <w:tr w:rsidR="000608B8" w14:paraId="354A2261" w14:textId="77777777" w:rsidTr="000608B8">
        <w:trPr>
          <w:cantSplit/>
        </w:trPr>
        <w:tc>
          <w:tcPr>
            <w:tcW w:w="288" w:type="dxa"/>
          </w:tcPr>
          <w:p w14:paraId="7AA0BAE3" w14:textId="77777777" w:rsidR="000608B8" w:rsidRDefault="000608B8" w:rsidP="000608B8">
            <w:pPr>
              <w:pStyle w:val="CopticCross"/>
            </w:pPr>
            <w:r>
              <w:t>¿</w:t>
            </w:r>
          </w:p>
        </w:tc>
        <w:tc>
          <w:tcPr>
            <w:tcW w:w="3960" w:type="dxa"/>
          </w:tcPr>
          <w:p w14:paraId="032E8F7A" w14:textId="77777777" w:rsidR="000608B8" w:rsidRDefault="000608B8" w:rsidP="000608B8">
            <w:pPr>
              <w:pStyle w:val="EngHang"/>
            </w:pPr>
            <w:r>
              <w:t>The honoured father, our Pope,</w:t>
            </w:r>
          </w:p>
          <w:p w14:paraId="2C42FC49" w14:textId="77777777" w:rsidR="000608B8" w:rsidRDefault="000608B8" w:rsidP="000608B8">
            <w:pPr>
              <w:pStyle w:val="EngHang"/>
            </w:pPr>
            <w:r>
              <w:t>The Patriarch of the Orthodox,</w:t>
            </w:r>
          </w:p>
          <w:p w14:paraId="20D54282" w14:textId="77777777" w:rsidR="000608B8" w:rsidRDefault="000608B8" w:rsidP="000608B8">
            <w:pPr>
              <w:pStyle w:val="EngHang"/>
            </w:pPr>
            <w:r>
              <w:t>The Archpriest and true shepherd,</w:t>
            </w:r>
          </w:p>
          <w:p w14:paraId="3065325F" w14:textId="77777777" w:rsidR="000608B8" w:rsidRDefault="000608B8" w:rsidP="000608B8">
            <w:pPr>
              <w:pStyle w:val="EngHangEnd"/>
            </w:pPr>
            <w:r>
              <w:t>Shepherds his flock in wisdom.</w:t>
            </w:r>
          </w:p>
        </w:tc>
      </w:tr>
      <w:tr w:rsidR="000608B8" w14:paraId="7C47CD36" w14:textId="77777777" w:rsidTr="000608B8">
        <w:trPr>
          <w:cantSplit/>
        </w:trPr>
        <w:tc>
          <w:tcPr>
            <w:tcW w:w="288" w:type="dxa"/>
          </w:tcPr>
          <w:p w14:paraId="7815C218" w14:textId="77777777" w:rsidR="000608B8" w:rsidRDefault="000608B8" w:rsidP="000608B8">
            <w:pPr>
              <w:pStyle w:val="CopticCross"/>
            </w:pPr>
          </w:p>
        </w:tc>
        <w:tc>
          <w:tcPr>
            <w:tcW w:w="3960" w:type="dxa"/>
          </w:tcPr>
          <w:p w14:paraId="75C41145" w14:textId="77777777" w:rsidR="000608B8" w:rsidRDefault="000608B8" w:rsidP="000608B8">
            <w:pPr>
              <w:pStyle w:val="EngHang"/>
            </w:pPr>
            <w:r>
              <w:t>The father of fathers</w:t>
            </w:r>
            <w:r>
              <w:rPr>
                <w:rStyle w:val="FootnoteReference"/>
              </w:rPr>
              <w:footnoteReference w:id="1037"/>
            </w:r>
            <w:r>
              <w:t xml:space="preserve"> who was chosen</w:t>
            </w:r>
          </w:p>
          <w:p w14:paraId="7DD77C53" w14:textId="77777777" w:rsidR="000608B8" w:rsidRDefault="000608B8" w:rsidP="000608B8">
            <w:pPr>
              <w:pStyle w:val="EngHang"/>
            </w:pPr>
            <w:r>
              <w:t>For the priesthood of Melchizedek,</w:t>
            </w:r>
          </w:p>
          <w:p w14:paraId="4EC96A85" w14:textId="77777777" w:rsidR="000608B8" w:rsidRDefault="000608B8" w:rsidP="000608B8">
            <w:pPr>
              <w:pStyle w:val="EngHang"/>
            </w:pPr>
            <w:r>
              <w:t>In true faith and steadfast hope,</w:t>
            </w:r>
          </w:p>
          <w:p w14:paraId="20085F96" w14:textId="77777777" w:rsidR="000608B8" w:rsidRDefault="000608B8" w:rsidP="000608B8">
            <w:pPr>
              <w:pStyle w:val="EngHangEnd"/>
            </w:pPr>
            <w:r>
              <w:t>Full of love for Orthodoxy.</w:t>
            </w:r>
          </w:p>
        </w:tc>
      </w:tr>
      <w:tr w:rsidR="000608B8" w14:paraId="67A4A210" w14:textId="77777777" w:rsidTr="000608B8">
        <w:trPr>
          <w:cantSplit/>
        </w:trPr>
        <w:tc>
          <w:tcPr>
            <w:tcW w:w="288" w:type="dxa"/>
          </w:tcPr>
          <w:p w14:paraId="69989B02" w14:textId="77777777" w:rsidR="000608B8" w:rsidRDefault="000608B8" w:rsidP="000608B8">
            <w:pPr>
              <w:pStyle w:val="CopticCross"/>
            </w:pPr>
            <w:r>
              <w:t>¿</w:t>
            </w:r>
          </w:p>
        </w:tc>
        <w:tc>
          <w:tcPr>
            <w:tcW w:w="3960" w:type="dxa"/>
          </w:tcPr>
          <w:p w14:paraId="1E7F8873" w14:textId="77777777" w:rsidR="000608B8" w:rsidRDefault="000608B8" w:rsidP="000608B8">
            <w:pPr>
              <w:pStyle w:val="EngHang"/>
            </w:pPr>
            <w:r>
              <w:t>Keeping his flock from the foxes,</w:t>
            </w:r>
          </w:p>
          <w:p w14:paraId="1DA26CC3" w14:textId="77777777" w:rsidR="000608B8" w:rsidRDefault="000608B8" w:rsidP="000608B8">
            <w:pPr>
              <w:pStyle w:val="EngHang"/>
            </w:pPr>
            <w:r>
              <w:t>And the snares of the devils,</w:t>
            </w:r>
          </w:p>
          <w:p w14:paraId="7B33252A" w14:textId="77777777" w:rsidR="000608B8" w:rsidRDefault="000608B8" w:rsidP="000608B8">
            <w:pPr>
              <w:pStyle w:val="EngHang"/>
            </w:pPr>
            <w:r>
              <w:t>Protecting them from heterodoxy,</w:t>
            </w:r>
          </w:p>
          <w:p w14:paraId="7425C287" w14:textId="77777777" w:rsidR="000608B8" w:rsidRDefault="000608B8" w:rsidP="000608B8">
            <w:pPr>
              <w:pStyle w:val="EngHangEnd"/>
            </w:pPr>
            <w:r>
              <w:t>And all the heresies of Arius.</w:t>
            </w:r>
          </w:p>
        </w:tc>
      </w:tr>
      <w:tr w:rsidR="000608B8" w14:paraId="1DD387A9" w14:textId="77777777" w:rsidTr="000608B8">
        <w:trPr>
          <w:cantSplit/>
        </w:trPr>
        <w:tc>
          <w:tcPr>
            <w:tcW w:w="288" w:type="dxa"/>
          </w:tcPr>
          <w:p w14:paraId="31EA24BE" w14:textId="77777777" w:rsidR="000608B8" w:rsidRDefault="000608B8" w:rsidP="000608B8">
            <w:pPr>
              <w:pStyle w:val="CopticCross"/>
            </w:pPr>
          </w:p>
        </w:tc>
        <w:tc>
          <w:tcPr>
            <w:tcW w:w="3960" w:type="dxa"/>
          </w:tcPr>
          <w:p w14:paraId="7E905A32" w14:textId="77777777" w:rsidR="000608B8" w:rsidRDefault="000608B8" w:rsidP="000608B8">
            <w:pPr>
              <w:pStyle w:val="EngHang"/>
            </w:pPr>
            <w:r>
              <w:t>Shepherding his people in calmness,</w:t>
            </w:r>
          </w:p>
          <w:p w14:paraId="02E133D1" w14:textId="77777777" w:rsidR="000608B8" w:rsidRDefault="000608B8" w:rsidP="000608B8">
            <w:pPr>
              <w:pStyle w:val="EngHang"/>
            </w:pPr>
            <w:r>
              <w:t>In spiritual teachings,</w:t>
            </w:r>
          </w:p>
          <w:p w14:paraId="148D91F3" w14:textId="77777777" w:rsidR="000608B8" w:rsidRDefault="000608B8" w:rsidP="000608B8">
            <w:pPr>
              <w:pStyle w:val="EngHang"/>
            </w:pPr>
            <w:r>
              <w:t>Keep his priesthood,</w:t>
            </w:r>
          </w:p>
          <w:p w14:paraId="1624D386" w14:textId="77777777" w:rsidR="000608B8" w:rsidRDefault="000608B8" w:rsidP="000608B8">
            <w:pPr>
              <w:pStyle w:val="EngHangEnd"/>
            </w:pPr>
            <w:r>
              <w:t>And grant him long life and tranquility.</w:t>
            </w:r>
          </w:p>
        </w:tc>
      </w:tr>
      <w:tr w:rsidR="000608B8" w14:paraId="25593F8D" w14:textId="77777777" w:rsidTr="000608B8">
        <w:trPr>
          <w:cantSplit/>
        </w:trPr>
        <w:tc>
          <w:tcPr>
            <w:tcW w:w="288" w:type="dxa"/>
          </w:tcPr>
          <w:p w14:paraId="570818EA" w14:textId="77777777" w:rsidR="000608B8" w:rsidRDefault="000608B8" w:rsidP="000608B8">
            <w:pPr>
              <w:pStyle w:val="CopticCross"/>
            </w:pPr>
            <w:r>
              <w:t>¿</w:t>
            </w:r>
          </w:p>
        </w:tc>
        <w:tc>
          <w:tcPr>
            <w:tcW w:w="3960" w:type="dxa"/>
          </w:tcPr>
          <w:p w14:paraId="6CB09D86" w14:textId="77777777" w:rsidR="000608B8" w:rsidRDefault="000608B8" w:rsidP="000608B8">
            <w:pPr>
              <w:pStyle w:val="EngHang"/>
            </w:pPr>
            <w:r>
              <w:t>The father who keeps the laws,</w:t>
            </w:r>
          </w:p>
          <w:p w14:paraId="4E9819AF" w14:textId="77777777" w:rsidR="000608B8" w:rsidRDefault="000608B8" w:rsidP="000608B8">
            <w:pPr>
              <w:pStyle w:val="EngHang"/>
            </w:pPr>
            <w:r>
              <w:t>And the holy commandments,</w:t>
            </w:r>
          </w:p>
          <w:p w14:paraId="3C1E4017" w14:textId="77777777" w:rsidR="000608B8" w:rsidRDefault="000608B8" w:rsidP="000608B8">
            <w:pPr>
              <w:pStyle w:val="EngHang"/>
            </w:pPr>
            <w:r>
              <w:t>Pappa Abba ____ the high priest,</w:t>
            </w:r>
          </w:p>
          <w:p w14:paraId="6F8D934F" w14:textId="77777777" w:rsidR="000608B8" w:rsidRDefault="000608B8" w:rsidP="000608B8">
            <w:pPr>
              <w:pStyle w:val="EngHangEnd"/>
            </w:pPr>
            <w:r>
              <w:t>The pillar of Christianity.</w:t>
            </w:r>
          </w:p>
        </w:tc>
      </w:tr>
      <w:tr w:rsidR="000608B8" w14:paraId="6D078A2E" w14:textId="77777777" w:rsidTr="000608B8">
        <w:trPr>
          <w:cantSplit/>
        </w:trPr>
        <w:tc>
          <w:tcPr>
            <w:tcW w:w="288" w:type="dxa"/>
          </w:tcPr>
          <w:p w14:paraId="6BE7D5D1" w14:textId="77777777" w:rsidR="000608B8" w:rsidRDefault="000608B8" w:rsidP="000608B8">
            <w:pPr>
              <w:pStyle w:val="CopticCross"/>
            </w:pPr>
          </w:p>
        </w:tc>
        <w:tc>
          <w:tcPr>
            <w:tcW w:w="3960" w:type="dxa"/>
          </w:tcPr>
          <w:p w14:paraId="3802ABB6" w14:textId="77777777" w:rsidR="000608B8" w:rsidRDefault="000608B8" w:rsidP="000608B8">
            <w:pPr>
              <w:pStyle w:val="EngHang"/>
            </w:pPr>
            <w:r>
              <w:t>And our honoured father the bishops,</w:t>
            </w:r>
          </w:p>
          <w:p w14:paraId="59823776" w14:textId="77777777" w:rsidR="000608B8" w:rsidRDefault="000608B8" w:rsidP="000608B8">
            <w:pPr>
              <w:pStyle w:val="EngHang"/>
            </w:pPr>
            <w:r>
              <w:t>His partners in the Apostolic service.</w:t>
            </w:r>
          </w:p>
          <w:p w14:paraId="73969B9B" w14:textId="77777777" w:rsidR="000608B8" w:rsidRDefault="000608B8" w:rsidP="000608B8">
            <w:pPr>
              <w:pStyle w:val="EngHang"/>
            </w:pPr>
            <w:r>
              <w:t>Accept their prayers so that we may</w:t>
            </w:r>
          </w:p>
          <w:p w14:paraId="73DC7F2B" w14:textId="77777777" w:rsidR="000608B8" w:rsidRDefault="000608B8" w:rsidP="000608B8">
            <w:pPr>
              <w:pStyle w:val="EngHangEnd"/>
            </w:pPr>
            <w:r>
              <w:t>Become Children of the Kingdom.</w:t>
            </w:r>
          </w:p>
        </w:tc>
      </w:tr>
      <w:tr w:rsidR="000608B8" w14:paraId="799F8531" w14:textId="77777777" w:rsidTr="000608B8">
        <w:trPr>
          <w:cantSplit/>
        </w:trPr>
        <w:tc>
          <w:tcPr>
            <w:tcW w:w="288" w:type="dxa"/>
          </w:tcPr>
          <w:p w14:paraId="554D06C3" w14:textId="77777777" w:rsidR="000608B8" w:rsidRDefault="000608B8" w:rsidP="000608B8">
            <w:pPr>
              <w:pStyle w:val="CopticCross"/>
            </w:pPr>
            <w:r>
              <w:t>¿</w:t>
            </w:r>
          </w:p>
        </w:tc>
        <w:tc>
          <w:tcPr>
            <w:tcW w:w="3960" w:type="dxa"/>
          </w:tcPr>
          <w:p w14:paraId="07095104" w14:textId="77777777" w:rsidR="000608B8" w:rsidRDefault="000608B8" w:rsidP="000608B8">
            <w:pPr>
              <w:pStyle w:val="EngHang"/>
            </w:pPr>
            <w:r>
              <w:t>Confirm and keep all the presbyters,</w:t>
            </w:r>
          </w:p>
          <w:p w14:paraId="0B75C8B1" w14:textId="77777777" w:rsidR="000608B8" w:rsidRDefault="000608B8" w:rsidP="000608B8">
            <w:pPr>
              <w:pStyle w:val="EngHang"/>
            </w:pPr>
            <w:r>
              <w:t>And the deacons,</w:t>
            </w:r>
          </w:p>
          <w:p w14:paraId="40A0F7A8" w14:textId="77777777" w:rsidR="000608B8" w:rsidRDefault="000608B8" w:rsidP="000608B8">
            <w:pPr>
              <w:pStyle w:val="EngHang"/>
            </w:pPr>
            <w:r>
              <w:t>And keep our holy Church,</w:t>
            </w:r>
          </w:p>
          <w:p w14:paraId="7A49BB33" w14:textId="77777777" w:rsidR="000608B8" w:rsidRDefault="000608B8" w:rsidP="000608B8">
            <w:pPr>
              <w:pStyle w:val="EngHangEnd"/>
            </w:pPr>
            <w:r>
              <w:t>Offering the acceptable Sacrifice.</w:t>
            </w:r>
          </w:p>
        </w:tc>
      </w:tr>
    </w:tbl>
    <w:p w14:paraId="4451A0FB" w14:textId="77777777" w:rsidR="00686912" w:rsidRDefault="00686912" w:rsidP="00860765">
      <w:pPr>
        <w:pStyle w:val="EngHangEnd"/>
        <w:sectPr w:rsidR="00686912" w:rsidSect="00686912">
          <w:headerReference w:type="default" r:id="rId26"/>
          <w:type w:val="continuous"/>
          <w:pgSz w:w="11880" w:h="15480" w:code="1"/>
          <w:pgMar w:top="1080" w:right="1440" w:bottom="1440" w:left="1080" w:header="720" w:footer="720" w:gutter="504"/>
          <w:cols w:space="720"/>
          <w:docGrid w:linePitch="360"/>
        </w:sectPr>
      </w:pPr>
    </w:p>
    <w:p w14:paraId="1EE3F08D" w14:textId="2705F11C" w:rsidR="00860765" w:rsidRDefault="00862553" w:rsidP="00862553">
      <w:pPr>
        <w:pStyle w:val="Heading3"/>
      </w:pPr>
      <w:bookmarkStart w:id="1889" w:name="_Ref452620495"/>
      <w:r>
        <w:lastRenderedPageBreak/>
        <w:t>Hymn on the Friday Theotokia</w:t>
      </w:r>
      <w:bookmarkEnd w:id="1889"/>
    </w:p>
    <w:p w14:paraId="29FF7DF7" w14:textId="73A145A4" w:rsidR="004E1167" w:rsidRPr="004E1167" w:rsidRDefault="000304C8" w:rsidP="004E1167">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2F403B48" w14:textId="77777777" w:rsidTr="00CB0E54">
        <w:trPr>
          <w:cantSplit/>
        </w:trPr>
        <w:tc>
          <w:tcPr>
            <w:tcW w:w="288" w:type="dxa"/>
          </w:tcPr>
          <w:p w14:paraId="128A455E" w14:textId="77777777" w:rsidR="00A87E3E" w:rsidRDefault="00A87E3E" w:rsidP="00CB0E54">
            <w:pPr>
              <w:pStyle w:val="CopticCross"/>
            </w:pPr>
          </w:p>
        </w:tc>
        <w:tc>
          <w:tcPr>
            <w:tcW w:w="3960" w:type="dxa"/>
          </w:tcPr>
          <w:p w14:paraId="2765728D" w14:textId="77777777" w:rsidR="00A87E3E" w:rsidRDefault="00CB0E54" w:rsidP="00CB0E54">
            <w:pPr>
              <w:pStyle w:val="EngHang"/>
            </w:pPr>
            <w:r>
              <w:t>I begin by the Name of the Lord Jesus,</w:t>
            </w:r>
          </w:p>
          <w:p w14:paraId="6E543996" w14:textId="77777777" w:rsidR="00CB0E54" w:rsidRDefault="00CB0E54" w:rsidP="00CB0E54">
            <w:pPr>
              <w:pStyle w:val="EngHang"/>
            </w:pPr>
            <w:r>
              <w:t>And ask of His goodness in awe,</w:t>
            </w:r>
          </w:p>
          <w:p w14:paraId="4D138E75" w14:textId="77777777" w:rsidR="00CB0E54" w:rsidRDefault="00CB0E54" w:rsidP="00CB0E54">
            <w:pPr>
              <w:pStyle w:val="EngHang"/>
            </w:pPr>
            <w:r>
              <w:t>That He might raise my mind to the heavenly,</w:t>
            </w:r>
          </w:p>
          <w:p w14:paraId="6415B150" w14:textId="7CE6C67F" w:rsidR="00CB0E54" w:rsidRDefault="00CB0E54" w:rsidP="00CB0E54">
            <w:pPr>
              <w:pStyle w:val="EngHangEnd"/>
            </w:pPr>
            <w:r>
              <w:t>That I might praise the Daughter of Zion.</w:t>
            </w:r>
          </w:p>
        </w:tc>
      </w:tr>
      <w:tr w:rsidR="00A87E3E" w14:paraId="228F69FF" w14:textId="77777777" w:rsidTr="00CB0E54">
        <w:trPr>
          <w:cantSplit/>
        </w:trPr>
        <w:tc>
          <w:tcPr>
            <w:tcW w:w="288" w:type="dxa"/>
          </w:tcPr>
          <w:p w14:paraId="4E2EFE3D" w14:textId="77777777" w:rsidR="00A87E3E" w:rsidRPr="001E2E1C" w:rsidRDefault="00A87E3E" w:rsidP="00CB0E54">
            <w:pPr>
              <w:pStyle w:val="CopticCross"/>
            </w:pPr>
            <w:r>
              <w:lastRenderedPageBreak/>
              <w:t>¿</w:t>
            </w:r>
          </w:p>
        </w:tc>
        <w:tc>
          <w:tcPr>
            <w:tcW w:w="3960" w:type="dxa"/>
          </w:tcPr>
          <w:p w14:paraId="214D06D6" w14:textId="77777777" w:rsidR="00A87E3E" w:rsidRDefault="00C94977" w:rsidP="00C94977">
            <w:pPr>
              <w:pStyle w:val="EngHang"/>
            </w:pPr>
            <w:r>
              <w:t>I begin my hymn</w:t>
            </w:r>
          </w:p>
          <w:p w14:paraId="2D076F96" w14:textId="77777777" w:rsidR="00C94977" w:rsidRDefault="00C94977" w:rsidP="00C94977">
            <w:pPr>
              <w:pStyle w:val="EngHang"/>
            </w:pPr>
            <w:r>
              <w:t>By greeting the firstborn,</w:t>
            </w:r>
          </w:p>
          <w:p w14:paraId="4931855B" w14:textId="77777777" w:rsidR="00C94977" w:rsidRDefault="00C94977" w:rsidP="00C94977">
            <w:pPr>
              <w:pStyle w:val="EngHang"/>
            </w:pPr>
            <w:r>
              <w:t>For all my sicknesses</w:t>
            </w:r>
          </w:p>
          <w:p w14:paraId="00BE60AC" w14:textId="5DCF6597" w:rsidR="00C94977" w:rsidRDefault="00C94977" w:rsidP="00CB0E54">
            <w:pPr>
              <w:pStyle w:val="EngHangEnd"/>
            </w:pPr>
            <w:r>
              <w:t>Are cured through her suffering.</w:t>
            </w:r>
          </w:p>
        </w:tc>
      </w:tr>
      <w:tr w:rsidR="00A87E3E" w14:paraId="6B7AAD95" w14:textId="77777777" w:rsidTr="00CB0E54">
        <w:trPr>
          <w:cantSplit/>
        </w:trPr>
        <w:tc>
          <w:tcPr>
            <w:tcW w:w="288" w:type="dxa"/>
          </w:tcPr>
          <w:p w14:paraId="72E2285D" w14:textId="77777777" w:rsidR="00A87E3E" w:rsidRDefault="00A87E3E" w:rsidP="00CB0E54">
            <w:pPr>
              <w:pStyle w:val="CopticCross"/>
            </w:pPr>
          </w:p>
        </w:tc>
        <w:tc>
          <w:tcPr>
            <w:tcW w:w="3960" w:type="dxa"/>
          </w:tcPr>
          <w:p w14:paraId="4098AFCF" w14:textId="77777777" w:rsidR="00A87E3E" w:rsidRDefault="00C94977" w:rsidP="00C94977">
            <w:pPr>
              <w:pStyle w:val="EngHang"/>
            </w:pPr>
            <w:r>
              <w:t>My soul longs for her,</w:t>
            </w:r>
          </w:p>
          <w:p w14:paraId="7128746A" w14:textId="77777777" w:rsidR="00C94977" w:rsidRDefault="00C94977" w:rsidP="00C94977">
            <w:pPr>
              <w:pStyle w:val="EngHang"/>
            </w:pPr>
            <w:r>
              <w:t>And is in her hands,</w:t>
            </w:r>
          </w:p>
          <w:p w14:paraId="242D72DA" w14:textId="77777777" w:rsidR="00C94977" w:rsidRDefault="00C94977" w:rsidP="00C94977">
            <w:pPr>
              <w:pStyle w:val="EngHang"/>
            </w:pPr>
            <w:r>
              <w:t>For I depend on her</w:t>
            </w:r>
          </w:p>
          <w:p w14:paraId="227E89D6" w14:textId="361E79EA" w:rsidR="00C94977" w:rsidRDefault="00C94977" w:rsidP="00CB0E54">
            <w:pPr>
              <w:pStyle w:val="EngHangEnd"/>
            </w:pPr>
            <w:r>
              <w:t>That I might be delivered from the Evil One.</w:t>
            </w:r>
          </w:p>
        </w:tc>
      </w:tr>
      <w:tr w:rsidR="00A87E3E" w14:paraId="25B3FF5C" w14:textId="77777777" w:rsidTr="00CB0E54">
        <w:trPr>
          <w:cantSplit/>
        </w:trPr>
        <w:tc>
          <w:tcPr>
            <w:tcW w:w="288" w:type="dxa"/>
          </w:tcPr>
          <w:p w14:paraId="5C621AF9" w14:textId="77777777" w:rsidR="00A87E3E" w:rsidRDefault="00A87E3E" w:rsidP="00CB0E54">
            <w:pPr>
              <w:pStyle w:val="CopticCross"/>
            </w:pPr>
            <w:r>
              <w:t>¿</w:t>
            </w:r>
          </w:p>
        </w:tc>
        <w:tc>
          <w:tcPr>
            <w:tcW w:w="3960" w:type="dxa"/>
          </w:tcPr>
          <w:p w14:paraId="5D5D9A9D" w14:textId="77777777" w:rsidR="00A87E3E" w:rsidRDefault="00C94977" w:rsidP="00C94977">
            <w:pPr>
              <w:pStyle w:val="EngHang"/>
            </w:pPr>
            <w:r>
              <w:t>Come to our aide, O Mother of the Light!</w:t>
            </w:r>
          </w:p>
          <w:p w14:paraId="3F4D15CA" w14:textId="01F2ED26" w:rsidR="00C94977" w:rsidRDefault="00C94977" w:rsidP="00C94977">
            <w:pPr>
              <w:pStyle w:val="EngHang"/>
            </w:pPr>
            <w:r>
              <w:t>Please, Mary, from whom came the Logos,</w:t>
            </w:r>
          </w:p>
          <w:p w14:paraId="5F808998" w14:textId="1BC78903" w:rsidR="00C94977" w:rsidRDefault="00C94977" w:rsidP="00C94977">
            <w:pPr>
              <w:pStyle w:val="EngHang"/>
            </w:pPr>
            <w:r>
              <w:t>The Creator of all flesh,</w:t>
            </w:r>
          </w:p>
          <w:p w14:paraId="08830719" w14:textId="1FCECADB" w:rsidR="00C94977" w:rsidRDefault="00C94977" w:rsidP="00CB0E54">
            <w:pPr>
              <w:pStyle w:val="EngHangEnd"/>
            </w:pPr>
            <w:r>
              <w:t>Save us from all evil!</w:t>
            </w:r>
          </w:p>
        </w:tc>
      </w:tr>
      <w:tr w:rsidR="00A87E3E" w14:paraId="51A7FEEB" w14:textId="77777777" w:rsidTr="00CB0E54">
        <w:trPr>
          <w:cantSplit/>
        </w:trPr>
        <w:tc>
          <w:tcPr>
            <w:tcW w:w="288" w:type="dxa"/>
          </w:tcPr>
          <w:p w14:paraId="05582585" w14:textId="77777777" w:rsidR="00A87E3E" w:rsidRDefault="00A87E3E" w:rsidP="00CB0E54">
            <w:pPr>
              <w:pStyle w:val="CopticCross"/>
            </w:pPr>
          </w:p>
        </w:tc>
        <w:tc>
          <w:tcPr>
            <w:tcW w:w="3960" w:type="dxa"/>
          </w:tcPr>
          <w:p w14:paraId="3BD2A780" w14:textId="42BE3573" w:rsidR="00A87E3E" w:rsidRDefault="00C94977" w:rsidP="00C94977">
            <w:pPr>
              <w:pStyle w:val="EngHang"/>
            </w:pPr>
            <w:r>
              <w:t>All my thoughts becane darkness,</w:t>
            </w:r>
          </w:p>
          <w:p w14:paraId="5F1CEAE3" w14:textId="77777777" w:rsidR="00C94977" w:rsidRDefault="00C94977" w:rsidP="00C94977">
            <w:pPr>
              <w:pStyle w:val="EngHang"/>
            </w:pPr>
            <w:r>
              <w:t>For I could not see the Light.</w:t>
            </w:r>
          </w:p>
          <w:p w14:paraId="1E390A78" w14:textId="77777777" w:rsidR="00C94977" w:rsidRDefault="00C94977" w:rsidP="00C94977">
            <w:pPr>
              <w:pStyle w:val="EngHang"/>
            </w:pPr>
            <w:r>
              <w:t>Then a Virgin without a spouse</w:t>
            </w:r>
          </w:p>
          <w:p w14:paraId="62FAFC25" w14:textId="735F7088" w:rsidR="00C94977" w:rsidRDefault="00C94977" w:rsidP="00CB0E54">
            <w:pPr>
              <w:pStyle w:val="EngHangEnd"/>
            </w:pPr>
            <w:r>
              <w:t>Carried the Hidden Mystery.</w:t>
            </w:r>
          </w:p>
        </w:tc>
      </w:tr>
      <w:tr w:rsidR="00A87E3E" w14:paraId="546CB463" w14:textId="77777777" w:rsidTr="00CB0E54">
        <w:trPr>
          <w:cantSplit/>
        </w:trPr>
        <w:tc>
          <w:tcPr>
            <w:tcW w:w="288" w:type="dxa"/>
          </w:tcPr>
          <w:p w14:paraId="34EB514B" w14:textId="77777777" w:rsidR="00A87E3E" w:rsidRDefault="00A87E3E" w:rsidP="00CB0E54">
            <w:pPr>
              <w:pStyle w:val="CopticCross"/>
            </w:pPr>
            <w:r>
              <w:t>¿</w:t>
            </w:r>
          </w:p>
        </w:tc>
        <w:tc>
          <w:tcPr>
            <w:tcW w:w="3960" w:type="dxa"/>
          </w:tcPr>
          <w:p w14:paraId="3E616634" w14:textId="77777777" w:rsidR="00A87E3E" w:rsidRDefault="00C94977" w:rsidP="00C94977">
            <w:pPr>
              <w:pStyle w:val="EngHang"/>
            </w:pPr>
            <w:r>
              <w:t>O Creator of the visible and the invisible,</w:t>
            </w:r>
          </w:p>
          <w:p w14:paraId="2D3EAE6B" w14:textId="77777777" w:rsidR="00C94977" w:rsidRDefault="00C94977" w:rsidP="00C94977">
            <w:pPr>
              <w:pStyle w:val="EngHang"/>
            </w:pPr>
            <w:r>
              <w:t>How could a human womb contain You?</w:t>
            </w:r>
          </w:p>
          <w:p w14:paraId="1BDD8FCA" w14:textId="77777777" w:rsidR="00C94977" w:rsidRDefault="00C94977" w:rsidP="00C94977">
            <w:pPr>
              <w:pStyle w:val="EngHang"/>
            </w:pPr>
            <w:r>
              <w:t>All you wise and larened,</w:t>
            </w:r>
          </w:p>
          <w:p w14:paraId="0AAAC5A3" w14:textId="6EAFA572" w:rsidR="00C94977" w:rsidRDefault="00C94977" w:rsidP="00CB0E54">
            <w:pPr>
              <w:pStyle w:val="EngHangEnd"/>
            </w:pPr>
            <w:r>
              <w:t>Tell me how this could be!</w:t>
            </w:r>
          </w:p>
        </w:tc>
      </w:tr>
      <w:tr w:rsidR="00A87E3E" w14:paraId="66B03817" w14:textId="77777777" w:rsidTr="00CB0E54">
        <w:trPr>
          <w:cantSplit/>
        </w:trPr>
        <w:tc>
          <w:tcPr>
            <w:tcW w:w="288" w:type="dxa"/>
          </w:tcPr>
          <w:p w14:paraId="69512051" w14:textId="77777777" w:rsidR="00A87E3E" w:rsidRDefault="00A87E3E" w:rsidP="00CB0E54">
            <w:pPr>
              <w:pStyle w:val="CopticCross"/>
            </w:pPr>
          </w:p>
        </w:tc>
        <w:tc>
          <w:tcPr>
            <w:tcW w:w="3960" w:type="dxa"/>
          </w:tcPr>
          <w:p w14:paraId="0D2B9675" w14:textId="77777777" w:rsidR="00A87E3E" w:rsidRDefault="00C94977" w:rsidP="00C94977">
            <w:pPr>
              <w:pStyle w:val="EngHang"/>
            </w:pPr>
            <w:r>
              <w:t>She is called the Mother of Mercy,</w:t>
            </w:r>
          </w:p>
          <w:p w14:paraId="0AB77B13" w14:textId="77777777" w:rsidR="00C94977" w:rsidRDefault="00C94977" w:rsidP="00C94977">
            <w:pPr>
              <w:pStyle w:val="EngHang"/>
            </w:pPr>
            <w:r>
              <w:t>And Full of Grace.</w:t>
            </w:r>
          </w:p>
          <w:p w14:paraId="576FBF48" w14:textId="77777777" w:rsidR="00C94977" w:rsidRDefault="00C94977" w:rsidP="00C94977">
            <w:pPr>
              <w:pStyle w:val="EngHang"/>
            </w:pPr>
            <w:r>
              <w:t>Many prophesied of her,</w:t>
            </w:r>
          </w:p>
          <w:p w14:paraId="3E29DA80" w14:textId="2AAE9053" w:rsidR="00C94977" w:rsidRDefault="00C94977" w:rsidP="00CB0E54">
            <w:pPr>
              <w:pStyle w:val="EngHangEnd"/>
            </w:pPr>
            <w:r>
              <w:t>The mother of the Logos.</w:t>
            </w:r>
          </w:p>
        </w:tc>
      </w:tr>
      <w:tr w:rsidR="00A87E3E" w14:paraId="1933E61C" w14:textId="77777777" w:rsidTr="00CB0E54">
        <w:trPr>
          <w:cantSplit/>
        </w:trPr>
        <w:tc>
          <w:tcPr>
            <w:tcW w:w="288" w:type="dxa"/>
          </w:tcPr>
          <w:p w14:paraId="1164B129" w14:textId="77777777" w:rsidR="00A87E3E" w:rsidRDefault="00A87E3E" w:rsidP="00CB0E54">
            <w:pPr>
              <w:pStyle w:val="CopticCross"/>
            </w:pPr>
            <w:r>
              <w:t>¿</w:t>
            </w:r>
          </w:p>
        </w:tc>
        <w:tc>
          <w:tcPr>
            <w:tcW w:w="3960" w:type="dxa"/>
          </w:tcPr>
          <w:p w14:paraId="3F9F4FD0" w14:textId="77777777" w:rsidR="00A87E3E" w:rsidRDefault="008F2923" w:rsidP="008F2923">
            <w:pPr>
              <w:pStyle w:val="EngHang"/>
            </w:pPr>
            <w:r>
              <w:t>Let me praise you and proclaim,</w:t>
            </w:r>
          </w:p>
          <w:p w14:paraId="0F972CF0" w14:textId="77777777" w:rsidR="008F2923" w:rsidRDefault="008F2923" w:rsidP="008F2923">
            <w:pPr>
              <w:pStyle w:val="EngHang"/>
            </w:pPr>
            <w:r>
              <w:t>“You are blessed, O calibate Virgin,</w:t>
            </w:r>
          </w:p>
          <w:p w14:paraId="13FA3185" w14:textId="77777777" w:rsidR="008F2923" w:rsidRDefault="008F2923" w:rsidP="008F2923">
            <w:pPr>
              <w:pStyle w:val="EngHang"/>
            </w:pPr>
            <w:r>
              <w:t>From whom came the Logos,</w:t>
            </w:r>
          </w:p>
          <w:p w14:paraId="1B80045B" w14:textId="608AE33F" w:rsidR="008F2923" w:rsidRDefault="008F2923" w:rsidP="00CB0E54">
            <w:pPr>
              <w:pStyle w:val="EngHangEnd"/>
            </w:pPr>
            <w:r>
              <w:t>The Saviour of all flesh.”</w:t>
            </w:r>
          </w:p>
        </w:tc>
      </w:tr>
      <w:tr w:rsidR="00A87E3E" w14:paraId="0CBEA8BF" w14:textId="77777777" w:rsidTr="00CB0E54">
        <w:trPr>
          <w:cantSplit/>
        </w:trPr>
        <w:tc>
          <w:tcPr>
            <w:tcW w:w="288" w:type="dxa"/>
          </w:tcPr>
          <w:p w14:paraId="770F8BD9" w14:textId="77777777" w:rsidR="00A87E3E" w:rsidRDefault="00A87E3E" w:rsidP="00CB0E54">
            <w:pPr>
              <w:pStyle w:val="CopticCross"/>
            </w:pPr>
          </w:p>
        </w:tc>
        <w:tc>
          <w:tcPr>
            <w:tcW w:w="3960" w:type="dxa"/>
          </w:tcPr>
          <w:p w14:paraId="079FF3EA" w14:textId="77777777" w:rsidR="00A87E3E" w:rsidRDefault="008F2923" w:rsidP="008F2923">
            <w:pPr>
              <w:pStyle w:val="EngHang"/>
            </w:pPr>
            <w:r>
              <w:t>The Spirit of Truth, the Paraclete,</w:t>
            </w:r>
          </w:p>
          <w:p w14:paraId="76C22ECE" w14:textId="77777777" w:rsidR="008F2923" w:rsidRDefault="008F2923" w:rsidP="008F2923">
            <w:pPr>
              <w:pStyle w:val="EngHang"/>
            </w:pPr>
            <w:r>
              <w:t>Came upon her. O the Good News,</w:t>
            </w:r>
          </w:p>
          <w:p w14:paraId="71021B84" w14:textId="77777777" w:rsidR="008F2923" w:rsidRDefault="008F2923" w:rsidP="008F2923">
            <w:pPr>
              <w:pStyle w:val="EngHang"/>
            </w:pPr>
            <w:r>
              <w:t>That we may Praise Him, the Lord and Saviour,</w:t>
            </w:r>
          </w:p>
          <w:p w14:paraId="2E6FA94D" w14:textId="47025988" w:rsidR="008F2923" w:rsidRDefault="008F2923" w:rsidP="00CB0E54">
            <w:pPr>
              <w:pStyle w:val="EngHangEnd"/>
            </w:pPr>
            <w:r>
              <w:t>Who knows what was and is and shall be.</w:t>
            </w:r>
          </w:p>
        </w:tc>
      </w:tr>
      <w:tr w:rsidR="00A87E3E" w14:paraId="3AFC6273" w14:textId="77777777" w:rsidTr="00CB0E54">
        <w:trPr>
          <w:cantSplit/>
        </w:trPr>
        <w:tc>
          <w:tcPr>
            <w:tcW w:w="288" w:type="dxa"/>
          </w:tcPr>
          <w:p w14:paraId="095C5C97" w14:textId="77777777" w:rsidR="00A87E3E" w:rsidRDefault="00A87E3E" w:rsidP="00CB0E54">
            <w:pPr>
              <w:pStyle w:val="CopticCross"/>
            </w:pPr>
            <w:r>
              <w:t>¿</w:t>
            </w:r>
          </w:p>
        </w:tc>
        <w:tc>
          <w:tcPr>
            <w:tcW w:w="3960" w:type="dxa"/>
          </w:tcPr>
          <w:p w14:paraId="26AD318F" w14:textId="77777777" w:rsidR="00A87E3E" w:rsidRDefault="008F2923" w:rsidP="008F2923">
            <w:pPr>
              <w:pStyle w:val="EngHang"/>
            </w:pPr>
            <w:r>
              <w:t>He adorned Mary with His Advent,</w:t>
            </w:r>
          </w:p>
          <w:p w14:paraId="5B8DFC94" w14:textId="77777777" w:rsidR="008F2923" w:rsidRDefault="008F2923" w:rsidP="008F2923">
            <w:pPr>
              <w:pStyle w:val="EngHang"/>
            </w:pPr>
            <w:r>
              <w:t>And fulfilled what the prophets had proclaimed.</w:t>
            </w:r>
          </w:p>
          <w:p w14:paraId="2901D142" w14:textId="77777777" w:rsidR="008F2923" w:rsidRDefault="008F2923" w:rsidP="008F2923">
            <w:pPr>
              <w:pStyle w:val="EngHang"/>
            </w:pPr>
            <w:r>
              <w:t>Magi came and worshipped Him,</w:t>
            </w:r>
          </w:p>
          <w:p w14:paraId="07DCC19D" w14:textId="76684EAC" w:rsidR="008F2923" w:rsidRDefault="008F2923" w:rsidP="008F2923">
            <w:pPr>
              <w:pStyle w:val="EngHangEnd"/>
            </w:pPr>
            <w:r>
              <w:t>Offering precious gifts.</w:t>
            </w:r>
          </w:p>
        </w:tc>
      </w:tr>
      <w:tr w:rsidR="00A87E3E" w14:paraId="05C2EACC" w14:textId="77777777" w:rsidTr="00CB0E54">
        <w:trPr>
          <w:cantSplit/>
        </w:trPr>
        <w:tc>
          <w:tcPr>
            <w:tcW w:w="288" w:type="dxa"/>
          </w:tcPr>
          <w:p w14:paraId="7F59BB60" w14:textId="77777777" w:rsidR="00A87E3E" w:rsidRDefault="00A87E3E" w:rsidP="00CB0E54">
            <w:pPr>
              <w:pStyle w:val="CopticCross"/>
            </w:pPr>
          </w:p>
        </w:tc>
        <w:tc>
          <w:tcPr>
            <w:tcW w:w="3960" w:type="dxa"/>
          </w:tcPr>
          <w:p w14:paraId="388C70A0" w14:textId="77777777" w:rsidR="00A87E3E" w:rsidRDefault="008F2923" w:rsidP="008F2923">
            <w:pPr>
              <w:pStyle w:val="EngHang"/>
            </w:pPr>
            <w:r>
              <w:t>Our Lord accepted suffering,</w:t>
            </w:r>
          </w:p>
          <w:p w14:paraId="3BDDC3BE" w14:textId="77777777" w:rsidR="008F2923" w:rsidRDefault="008F2923" w:rsidP="008F2923">
            <w:pPr>
              <w:pStyle w:val="EngHang"/>
            </w:pPr>
            <w:r>
              <w:t>Died, was buried in the tomb, and He rose;</w:t>
            </w:r>
          </w:p>
          <w:p w14:paraId="262DF4A0" w14:textId="77777777" w:rsidR="008F2923" w:rsidRDefault="008F2923" w:rsidP="008F2923">
            <w:pPr>
              <w:pStyle w:val="EngHang"/>
            </w:pPr>
            <w:r>
              <w:t>Mary was filled with joyful peace</w:t>
            </w:r>
          </w:p>
          <w:p w14:paraId="3FDFBF83" w14:textId="7F2A60CC" w:rsidR="008F2923" w:rsidRDefault="008F2923" w:rsidP="00CB0E54">
            <w:pPr>
              <w:pStyle w:val="EngHangEnd"/>
            </w:pPr>
            <w:r>
              <w:t>As He appeared to the Apostles.</w:t>
            </w:r>
          </w:p>
        </w:tc>
      </w:tr>
      <w:tr w:rsidR="00A87E3E" w14:paraId="1C19FA7A" w14:textId="77777777" w:rsidTr="00CB0E54">
        <w:trPr>
          <w:cantSplit/>
        </w:trPr>
        <w:tc>
          <w:tcPr>
            <w:tcW w:w="288" w:type="dxa"/>
          </w:tcPr>
          <w:p w14:paraId="21B63E4C" w14:textId="77777777" w:rsidR="00A87E3E" w:rsidRDefault="00A87E3E" w:rsidP="00CB0E54">
            <w:pPr>
              <w:pStyle w:val="CopticCross"/>
            </w:pPr>
            <w:r>
              <w:t>¿</w:t>
            </w:r>
          </w:p>
        </w:tc>
        <w:tc>
          <w:tcPr>
            <w:tcW w:w="3960" w:type="dxa"/>
          </w:tcPr>
          <w:p w14:paraId="15175EA7" w14:textId="77777777" w:rsidR="00A87E3E" w:rsidRDefault="008F2923" w:rsidP="008F2923">
            <w:pPr>
              <w:pStyle w:val="EngHang"/>
            </w:pPr>
            <w:r>
              <w:t>You are likened to Noah’s ark.</w:t>
            </w:r>
          </w:p>
          <w:p w14:paraId="09D71F6C" w14:textId="77777777" w:rsidR="008F2923" w:rsidRDefault="008F2923" w:rsidP="008F2923">
            <w:pPr>
              <w:pStyle w:val="EngHang"/>
            </w:pPr>
            <w:r>
              <w:t>You healed our wounds,</w:t>
            </w:r>
          </w:p>
          <w:p w14:paraId="1F7A1B30" w14:textId="77777777" w:rsidR="008F2923" w:rsidRDefault="008F2923" w:rsidP="008F2923">
            <w:pPr>
              <w:pStyle w:val="EngHang"/>
            </w:pPr>
            <w:r>
              <w:t>And restored joy to Adam</w:t>
            </w:r>
          </w:p>
          <w:p w14:paraId="14C9C868" w14:textId="095DC4B3" w:rsidR="008F2923" w:rsidRDefault="008F2923" w:rsidP="00CB0E54">
            <w:pPr>
              <w:pStyle w:val="EngHangEnd"/>
            </w:pPr>
            <w:r>
              <w:t>With unexplained oblation.</w:t>
            </w:r>
          </w:p>
        </w:tc>
      </w:tr>
      <w:tr w:rsidR="00A87E3E" w14:paraId="10A38AB1" w14:textId="77777777" w:rsidTr="00CB0E54">
        <w:trPr>
          <w:cantSplit/>
        </w:trPr>
        <w:tc>
          <w:tcPr>
            <w:tcW w:w="288" w:type="dxa"/>
          </w:tcPr>
          <w:p w14:paraId="2BAAD2BE" w14:textId="77777777" w:rsidR="00A87E3E" w:rsidRDefault="00A87E3E" w:rsidP="00CB0E54">
            <w:pPr>
              <w:pStyle w:val="CopticCross"/>
            </w:pPr>
          </w:p>
        </w:tc>
        <w:tc>
          <w:tcPr>
            <w:tcW w:w="3960" w:type="dxa"/>
          </w:tcPr>
          <w:p w14:paraId="3A1832A5" w14:textId="77777777" w:rsidR="00A87E3E" w:rsidRDefault="008F2923" w:rsidP="008F2923">
            <w:pPr>
              <w:pStyle w:val="EngHang"/>
            </w:pPr>
            <w:r>
              <w:t>You became a lamp, O Mary,</w:t>
            </w:r>
          </w:p>
          <w:p w14:paraId="241788F4" w14:textId="77777777" w:rsidR="008F2923" w:rsidRDefault="008F2923" w:rsidP="008F2923">
            <w:pPr>
              <w:pStyle w:val="EngHang"/>
            </w:pPr>
            <w:r>
              <w:t>From you the world received the Light,</w:t>
            </w:r>
          </w:p>
          <w:p w14:paraId="2367CF09" w14:textId="77777777" w:rsidR="008F2923" w:rsidRDefault="008F2923" w:rsidP="008F2923">
            <w:pPr>
              <w:pStyle w:val="EngHang"/>
            </w:pPr>
            <w:r>
              <w:t>The one, whose fragrance spread,</w:t>
            </w:r>
          </w:p>
          <w:p w14:paraId="748AEC98" w14:textId="2FC0E63B" w:rsidR="008F2923" w:rsidRDefault="008F2923" w:rsidP="00CB0E54">
            <w:pPr>
              <w:pStyle w:val="EngHangEnd"/>
            </w:pPr>
            <w:r>
              <w:t>And was smelled by all the righteous.</w:t>
            </w:r>
          </w:p>
        </w:tc>
      </w:tr>
      <w:tr w:rsidR="00A87E3E" w14:paraId="27240D2F" w14:textId="77777777" w:rsidTr="00CB0E54">
        <w:trPr>
          <w:cantSplit/>
        </w:trPr>
        <w:tc>
          <w:tcPr>
            <w:tcW w:w="288" w:type="dxa"/>
          </w:tcPr>
          <w:p w14:paraId="6D0C6B5C" w14:textId="77777777" w:rsidR="00A87E3E" w:rsidRDefault="00A87E3E" w:rsidP="00CB0E54">
            <w:pPr>
              <w:pStyle w:val="CopticCross"/>
            </w:pPr>
            <w:r>
              <w:t>¿</w:t>
            </w:r>
          </w:p>
        </w:tc>
        <w:tc>
          <w:tcPr>
            <w:tcW w:w="3960" w:type="dxa"/>
          </w:tcPr>
          <w:p w14:paraId="084D32E3" w14:textId="77777777" w:rsidR="00A87E3E" w:rsidRDefault="00790C3A" w:rsidP="00790C3A">
            <w:pPr>
              <w:pStyle w:val="EngHang"/>
            </w:pPr>
            <w:r>
              <w:t>When the rational sheep lost his way,</w:t>
            </w:r>
          </w:p>
          <w:p w14:paraId="121F8837" w14:textId="1B8E7411" w:rsidR="00790C3A" w:rsidRDefault="00790C3A" w:rsidP="00790C3A">
            <w:pPr>
              <w:pStyle w:val="EngHang"/>
            </w:pPr>
            <w:r>
              <w:t>The Shepherd sought the lost one to redeem him,</w:t>
            </w:r>
          </w:p>
          <w:p w14:paraId="5030412E" w14:textId="77777777" w:rsidR="00790C3A" w:rsidRDefault="00790C3A" w:rsidP="00790C3A">
            <w:pPr>
              <w:pStyle w:val="EngHang"/>
            </w:pPr>
            <w:r>
              <w:t>When He fulfilled His true promise,</w:t>
            </w:r>
          </w:p>
          <w:p w14:paraId="63F41DB1" w14:textId="016377E2" w:rsidR="00790C3A" w:rsidRDefault="00790C3A" w:rsidP="00CB0E54">
            <w:pPr>
              <w:pStyle w:val="EngHangEnd"/>
            </w:pPr>
            <w:r>
              <w:t>Appearing to us in the flesh.</w:t>
            </w:r>
          </w:p>
        </w:tc>
      </w:tr>
      <w:tr w:rsidR="00A87E3E" w14:paraId="2BB980F3" w14:textId="77777777" w:rsidTr="00CB0E54">
        <w:trPr>
          <w:cantSplit/>
        </w:trPr>
        <w:tc>
          <w:tcPr>
            <w:tcW w:w="288" w:type="dxa"/>
          </w:tcPr>
          <w:p w14:paraId="2D1A7D8C" w14:textId="77777777" w:rsidR="00A87E3E" w:rsidRDefault="00A87E3E" w:rsidP="00CB0E54">
            <w:pPr>
              <w:pStyle w:val="CopticCross"/>
            </w:pPr>
          </w:p>
        </w:tc>
        <w:tc>
          <w:tcPr>
            <w:tcW w:w="3960" w:type="dxa"/>
          </w:tcPr>
          <w:p w14:paraId="6D4EB02D" w14:textId="77777777" w:rsidR="00A87E3E" w:rsidRDefault="00790C3A" w:rsidP="00790C3A">
            <w:pPr>
              <w:pStyle w:val="EngHang"/>
            </w:pPr>
            <w:r>
              <w:t>You are blessed, O Full of Grace,</w:t>
            </w:r>
          </w:p>
          <w:p w14:paraId="2ECE7245" w14:textId="77777777" w:rsidR="00790C3A" w:rsidRDefault="00790C3A" w:rsidP="00790C3A">
            <w:pPr>
              <w:pStyle w:val="EngHang"/>
            </w:pPr>
            <w:r>
              <w:t>Who became like a lighthouse,</w:t>
            </w:r>
          </w:p>
          <w:p w14:paraId="65B6A574" w14:textId="77777777" w:rsidR="00790C3A" w:rsidRDefault="00790C3A" w:rsidP="00790C3A">
            <w:pPr>
              <w:pStyle w:val="EngHang"/>
            </w:pPr>
            <w:r>
              <w:t>And like a fishing hook,</w:t>
            </w:r>
          </w:p>
          <w:p w14:paraId="1B6FD134" w14:textId="3CF54DB3" w:rsidR="00790C3A" w:rsidRDefault="00790C3A" w:rsidP="00CB0E54">
            <w:pPr>
              <w:pStyle w:val="EngHangEnd"/>
            </w:pPr>
            <w:r>
              <w:t>Catching the intellect of mankind.</w:t>
            </w:r>
          </w:p>
        </w:tc>
      </w:tr>
      <w:tr w:rsidR="00A87E3E" w14:paraId="3F5910E9" w14:textId="77777777" w:rsidTr="00CB0E54">
        <w:trPr>
          <w:cantSplit/>
        </w:trPr>
        <w:tc>
          <w:tcPr>
            <w:tcW w:w="288" w:type="dxa"/>
          </w:tcPr>
          <w:p w14:paraId="0694A194" w14:textId="77777777" w:rsidR="00A87E3E" w:rsidRDefault="00A87E3E" w:rsidP="00CB0E54">
            <w:pPr>
              <w:pStyle w:val="CopticCross"/>
            </w:pPr>
            <w:r>
              <w:t>¿</w:t>
            </w:r>
          </w:p>
        </w:tc>
        <w:tc>
          <w:tcPr>
            <w:tcW w:w="3960" w:type="dxa"/>
          </w:tcPr>
          <w:p w14:paraId="06D1DC23" w14:textId="77777777" w:rsidR="00A87E3E" w:rsidRDefault="00790C3A" w:rsidP="00790C3A">
            <w:pPr>
              <w:pStyle w:val="EngHang"/>
            </w:pPr>
            <w:r>
              <w:t>The Cherubim covered you,</w:t>
            </w:r>
          </w:p>
          <w:p w14:paraId="10DA0F15" w14:textId="77777777" w:rsidR="00790C3A" w:rsidRDefault="00790C3A" w:rsidP="00790C3A">
            <w:pPr>
              <w:pStyle w:val="EngHang"/>
            </w:pPr>
            <w:r>
              <w:t>O Mary, daughter of Joachim,</w:t>
            </w:r>
          </w:p>
          <w:p w14:paraId="7D2FBED1" w14:textId="77777777" w:rsidR="00790C3A" w:rsidRDefault="00790C3A" w:rsidP="00790C3A">
            <w:pPr>
              <w:pStyle w:val="EngHang"/>
            </w:pPr>
            <w:r>
              <w:t>In a great mystery,</w:t>
            </w:r>
          </w:p>
          <w:p w14:paraId="4DCCA815" w14:textId="61B85412" w:rsidR="00790C3A" w:rsidRDefault="00790C3A" w:rsidP="00CB0E54">
            <w:pPr>
              <w:pStyle w:val="EngHangEnd"/>
            </w:pPr>
            <w:r>
              <w:t>Not understood by the orders.</w:t>
            </w:r>
          </w:p>
        </w:tc>
      </w:tr>
      <w:tr w:rsidR="00A87E3E" w14:paraId="23B1AA36" w14:textId="77777777" w:rsidTr="00CB0E54">
        <w:trPr>
          <w:cantSplit/>
        </w:trPr>
        <w:tc>
          <w:tcPr>
            <w:tcW w:w="288" w:type="dxa"/>
          </w:tcPr>
          <w:p w14:paraId="56EA87F8" w14:textId="77777777" w:rsidR="00A87E3E" w:rsidRDefault="00A87E3E" w:rsidP="00CB0E54">
            <w:pPr>
              <w:pStyle w:val="CopticCross"/>
            </w:pPr>
          </w:p>
        </w:tc>
        <w:tc>
          <w:tcPr>
            <w:tcW w:w="3960" w:type="dxa"/>
          </w:tcPr>
          <w:p w14:paraId="53DF183E" w14:textId="77777777" w:rsidR="00A87E3E" w:rsidRDefault="00790C3A" w:rsidP="00790C3A">
            <w:pPr>
              <w:pStyle w:val="EngHang"/>
            </w:pPr>
            <w:r>
              <w:t>Our Lord, Emmanuel,</w:t>
            </w:r>
          </w:p>
          <w:p w14:paraId="361BA53D" w14:textId="77777777" w:rsidR="00790C3A" w:rsidRDefault="00790C3A" w:rsidP="00790C3A">
            <w:pPr>
              <w:pStyle w:val="EngHang"/>
            </w:pPr>
            <w:r>
              <w:t>God With Us,</w:t>
            </w:r>
          </w:p>
          <w:p w14:paraId="231E0761" w14:textId="77777777" w:rsidR="00790C3A" w:rsidRDefault="00790C3A" w:rsidP="00790C3A">
            <w:pPr>
              <w:pStyle w:val="EngHang"/>
            </w:pPr>
            <w:r>
              <w:t>He came and saved us,</w:t>
            </w:r>
          </w:p>
          <w:p w14:paraId="122EAD0E" w14:textId="41E7ABD6" w:rsidR="00790C3A" w:rsidRDefault="00790C3A" w:rsidP="00CB0E54">
            <w:pPr>
              <w:pStyle w:val="EngHangEnd"/>
            </w:pPr>
            <w:r>
              <w:t>And we became children of God.</w:t>
            </w:r>
          </w:p>
        </w:tc>
      </w:tr>
      <w:tr w:rsidR="00A87E3E" w14:paraId="14D40D17" w14:textId="77777777" w:rsidTr="00CB0E54">
        <w:trPr>
          <w:cantSplit/>
        </w:trPr>
        <w:tc>
          <w:tcPr>
            <w:tcW w:w="288" w:type="dxa"/>
          </w:tcPr>
          <w:p w14:paraId="71DB8EF7" w14:textId="77777777" w:rsidR="00A87E3E" w:rsidRDefault="00A87E3E" w:rsidP="00CB0E54">
            <w:pPr>
              <w:pStyle w:val="CopticCross"/>
            </w:pPr>
            <w:r>
              <w:t>¿</w:t>
            </w:r>
          </w:p>
        </w:tc>
        <w:tc>
          <w:tcPr>
            <w:tcW w:w="3960" w:type="dxa"/>
          </w:tcPr>
          <w:p w14:paraId="6D58CE80" w14:textId="77777777" w:rsidR="00A87E3E" w:rsidRDefault="00790C3A" w:rsidP="00790C3A">
            <w:pPr>
              <w:pStyle w:val="EngHang"/>
            </w:pPr>
            <w:r>
              <w:t>How could we see the invisible?</w:t>
            </w:r>
          </w:p>
          <w:p w14:paraId="7FFFA0F1" w14:textId="77777777" w:rsidR="00790C3A" w:rsidRDefault="00790C3A" w:rsidP="00790C3A">
            <w:pPr>
              <w:pStyle w:val="EngHang"/>
            </w:pPr>
            <w:r>
              <w:t>How could the unlimited be contained?</w:t>
            </w:r>
          </w:p>
          <w:p w14:paraId="3C463841" w14:textId="77777777" w:rsidR="00790C3A" w:rsidRDefault="00790C3A" w:rsidP="00790C3A">
            <w:pPr>
              <w:pStyle w:val="EngHang"/>
            </w:pPr>
            <w:r>
              <w:t>How could the unspoken be seen</w:t>
            </w:r>
          </w:p>
          <w:p w14:paraId="6D529968" w14:textId="441FD3DA" w:rsidR="00790C3A" w:rsidRDefault="00790C3A" w:rsidP="00CB0E54">
            <w:pPr>
              <w:pStyle w:val="EngHangEnd"/>
            </w:pPr>
            <w:r>
              <w:t>With human eyes?</w:t>
            </w:r>
          </w:p>
        </w:tc>
      </w:tr>
      <w:tr w:rsidR="00A87E3E" w14:paraId="5552E71E" w14:textId="77777777" w:rsidTr="00CB0E54">
        <w:trPr>
          <w:cantSplit/>
        </w:trPr>
        <w:tc>
          <w:tcPr>
            <w:tcW w:w="288" w:type="dxa"/>
          </w:tcPr>
          <w:p w14:paraId="2606EAD2" w14:textId="77777777" w:rsidR="00A87E3E" w:rsidRDefault="00A87E3E" w:rsidP="00CB0E54">
            <w:pPr>
              <w:pStyle w:val="CopticCross"/>
            </w:pPr>
          </w:p>
        </w:tc>
        <w:tc>
          <w:tcPr>
            <w:tcW w:w="3960" w:type="dxa"/>
          </w:tcPr>
          <w:p w14:paraId="75F1E3C0" w14:textId="77777777" w:rsidR="00A87E3E" w:rsidRDefault="00790C3A" w:rsidP="00790C3A">
            <w:pPr>
              <w:pStyle w:val="EngHang"/>
            </w:pPr>
            <w:r>
              <w:t>Jesus opened the door of Paradise,</w:t>
            </w:r>
          </w:p>
          <w:p w14:paraId="38CFD850" w14:textId="62893102" w:rsidR="00790C3A" w:rsidRDefault="00790C3A" w:rsidP="00790C3A">
            <w:pPr>
              <w:pStyle w:val="EngHang"/>
            </w:pPr>
            <w:r>
              <w:t>And brought all the righteous souls;</w:t>
            </w:r>
          </w:p>
          <w:p w14:paraId="28CCCF33" w14:textId="77777777" w:rsidR="00790C3A" w:rsidRDefault="00790C3A" w:rsidP="00790C3A">
            <w:pPr>
              <w:pStyle w:val="EngHang"/>
            </w:pPr>
            <w:r>
              <w:t>He restored life by His holy Name,</w:t>
            </w:r>
          </w:p>
          <w:p w14:paraId="51416880" w14:textId="7A74036A" w:rsidR="00790C3A" w:rsidRDefault="00790C3A" w:rsidP="00CB0E54">
            <w:pPr>
              <w:pStyle w:val="EngHangEnd"/>
            </w:pPr>
            <w:r>
              <w:t>And gave us His Body as proof.</w:t>
            </w:r>
          </w:p>
        </w:tc>
      </w:tr>
      <w:tr w:rsidR="00A87E3E" w14:paraId="04073FB3" w14:textId="77777777" w:rsidTr="00CB0E54">
        <w:trPr>
          <w:cantSplit/>
        </w:trPr>
        <w:tc>
          <w:tcPr>
            <w:tcW w:w="288" w:type="dxa"/>
          </w:tcPr>
          <w:p w14:paraId="687943F6" w14:textId="77777777" w:rsidR="00A87E3E" w:rsidRDefault="00A87E3E" w:rsidP="00CB0E54">
            <w:pPr>
              <w:pStyle w:val="CopticCross"/>
            </w:pPr>
            <w:r>
              <w:t>¿</w:t>
            </w:r>
          </w:p>
        </w:tc>
        <w:tc>
          <w:tcPr>
            <w:tcW w:w="3960" w:type="dxa"/>
          </w:tcPr>
          <w:p w14:paraId="22A937E1" w14:textId="77777777" w:rsidR="00A87E3E" w:rsidRDefault="00790C3A" w:rsidP="00790C3A">
            <w:pPr>
              <w:pStyle w:val="EngHang"/>
            </w:pPr>
            <w:r>
              <w:t>You became the mother of your Lord,</w:t>
            </w:r>
          </w:p>
          <w:p w14:paraId="46422608" w14:textId="71F36996" w:rsidR="00790C3A" w:rsidRDefault="00790C3A" w:rsidP="00790C3A">
            <w:pPr>
              <w:pStyle w:val="EngHang"/>
            </w:pPr>
            <w:r>
              <w:t>O highly blessed;</w:t>
            </w:r>
          </w:p>
          <w:p w14:paraId="002A3BC8" w14:textId="77777777" w:rsidR="00790C3A" w:rsidRDefault="00790C3A" w:rsidP="00790C3A">
            <w:pPr>
              <w:pStyle w:val="EngHang"/>
            </w:pPr>
            <w:r>
              <w:t>Your beauty and glory, O Mary,</w:t>
            </w:r>
          </w:p>
          <w:p w14:paraId="57982D1B" w14:textId="4CD58126" w:rsidR="00790C3A" w:rsidRDefault="00790C3A" w:rsidP="00CB0E54">
            <w:pPr>
              <w:pStyle w:val="EngHangEnd"/>
            </w:pPr>
            <w:r>
              <w:t>Are beyond poets ability to explain.</w:t>
            </w:r>
          </w:p>
        </w:tc>
      </w:tr>
      <w:tr w:rsidR="00A87E3E" w14:paraId="02CF889F" w14:textId="77777777" w:rsidTr="00CB0E54">
        <w:trPr>
          <w:cantSplit/>
        </w:trPr>
        <w:tc>
          <w:tcPr>
            <w:tcW w:w="288" w:type="dxa"/>
          </w:tcPr>
          <w:p w14:paraId="2523762B" w14:textId="77777777" w:rsidR="00A87E3E" w:rsidRDefault="00A87E3E" w:rsidP="00CB0E54">
            <w:pPr>
              <w:pStyle w:val="CopticCross"/>
            </w:pPr>
          </w:p>
        </w:tc>
        <w:tc>
          <w:tcPr>
            <w:tcW w:w="3960" w:type="dxa"/>
          </w:tcPr>
          <w:p w14:paraId="445E4A2C" w14:textId="77777777" w:rsidR="00A87E3E" w:rsidRDefault="00790C3A" w:rsidP="00790C3A">
            <w:pPr>
              <w:pStyle w:val="EngHang"/>
            </w:pPr>
            <w:r>
              <w:t>Tounges cannot express,</w:t>
            </w:r>
          </w:p>
          <w:p w14:paraId="53F7A467" w14:textId="77777777" w:rsidR="00790C3A" w:rsidRDefault="00790C3A" w:rsidP="00790C3A">
            <w:pPr>
              <w:pStyle w:val="EngHang"/>
            </w:pPr>
            <w:r>
              <w:t>But I, a sinner, put my hope in you.</w:t>
            </w:r>
          </w:p>
          <w:p w14:paraId="42B6ED9F" w14:textId="77777777" w:rsidR="00790C3A" w:rsidRDefault="00790C3A" w:rsidP="00790C3A">
            <w:pPr>
              <w:pStyle w:val="EngHang"/>
            </w:pPr>
            <w:r>
              <w:t>My mind cannot comprehend you,</w:t>
            </w:r>
          </w:p>
          <w:p w14:paraId="1A7E8561" w14:textId="7AFA7A8B" w:rsidR="00790C3A" w:rsidRDefault="00790C3A" w:rsidP="00CB0E54">
            <w:pPr>
              <w:pStyle w:val="EngHangEnd"/>
            </w:pPr>
            <w:r>
              <w:t>My thoughts are too weak.</w:t>
            </w:r>
          </w:p>
        </w:tc>
      </w:tr>
      <w:tr w:rsidR="00A87E3E" w14:paraId="4C50B2DD" w14:textId="77777777" w:rsidTr="00CB0E54">
        <w:trPr>
          <w:cantSplit/>
        </w:trPr>
        <w:tc>
          <w:tcPr>
            <w:tcW w:w="288" w:type="dxa"/>
          </w:tcPr>
          <w:p w14:paraId="6EB8FFF2" w14:textId="77777777" w:rsidR="00A87E3E" w:rsidRDefault="00A87E3E" w:rsidP="00CB0E54">
            <w:pPr>
              <w:pStyle w:val="CopticCross"/>
            </w:pPr>
            <w:r>
              <w:lastRenderedPageBreak/>
              <w:t>¿</w:t>
            </w:r>
          </w:p>
        </w:tc>
        <w:tc>
          <w:tcPr>
            <w:tcW w:w="3960" w:type="dxa"/>
          </w:tcPr>
          <w:p w14:paraId="500E1B26" w14:textId="77777777" w:rsidR="00A87E3E" w:rsidRDefault="00790C3A" w:rsidP="00790C3A">
            <w:pPr>
              <w:pStyle w:val="EngHang"/>
            </w:pPr>
            <w:r>
              <w:t>I am still entreating you</w:t>
            </w:r>
          </w:p>
          <w:p w14:paraId="7D649EDE" w14:textId="77777777" w:rsidR="00790C3A" w:rsidRDefault="00790C3A" w:rsidP="00790C3A">
            <w:pPr>
              <w:pStyle w:val="EngHang"/>
            </w:pPr>
            <w:r>
              <w:t>To lead me to your Son’s way.</w:t>
            </w:r>
          </w:p>
          <w:p w14:paraId="22667117" w14:textId="77777777" w:rsidR="00790C3A" w:rsidRDefault="00790C3A" w:rsidP="00790C3A">
            <w:pPr>
              <w:pStyle w:val="EngHang"/>
            </w:pPr>
            <w:r>
              <w:t>We all bless you,</w:t>
            </w:r>
          </w:p>
          <w:p w14:paraId="303DC238" w14:textId="57F2FB1E" w:rsidR="00790C3A" w:rsidRDefault="00790C3A" w:rsidP="00CB0E54">
            <w:pPr>
              <w:pStyle w:val="EngHangEnd"/>
            </w:pPr>
            <w:r>
              <w:t>For you have become Zion to us.</w:t>
            </w:r>
          </w:p>
        </w:tc>
      </w:tr>
      <w:tr w:rsidR="00A87E3E" w14:paraId="3704E9DF" w14:textId="77777777" w:rsidTr="00CB0E54">
        <w:trPr>
          <w:cantSplit/>
        </w:trPr>
        <w:tc>
          <w:tcPr>
            <w:tcW w:w="288" w:type="dxa"/>
          </w:tcPr>
          <w:p w14:paraId="4EEA9DED" w14:textId="77777777" w:rsidR="00A87E3E" w:rsidRDefault="00A87E3E" w:rsidP="00CB0E54">
            <w:pPr>
              <w:pStyle w:val="CopticCross"/>
            </w:pPr>
          </w:p>
        </w:tc>
        <w:tc>
          <w:tcPr>
            <w:tcW w:w="3960" w:type="dxa"/>
          </w:tcPr>
          <w:p w14:paraId="44DE0EC2" w14:textId="77777777" w:rsidR="00A87E3E" w:rsidRDefault="00790C3A" w:rsidP="00790C3A">
            <w:pPr>
              <w:pStyle w:val="EngHang"/>
            </w:pPr>
            <w:r>
              <w:t>I need someone wise and learned</w:t>
            </w:r>
          </w:p>
          <w:p w14:paraId="38B6C76D" w14:textId="77777777" w:rsidR="00790C3A" w:rsidRDefault="00790C3A" w:rsidP="00790C3A">
            <w:pPr>
              <w:pStyle w:val="EngHang"/>
            </w:pPr>
            <w:r>
              <w:t>To help me to be able to utter</w:t>
            </w:r>
          </w:p>
          <w:p w14:paraId="7B449C27" w14:textId="77777777" w:rsidR="00790C3A" w:rsidRDefault="00790C3A" w:rsidP="00790C3A">
            <w:pPr>
              <w:pStyle w:val="EngHang"/>
            </w:pPr>
            <w:r>
              <w:t>Hymns and praises befitting you,</w:t>
            </w:r>
          </w:p>
          <w:p w14:paraId="55EE6E28" w14:textId="35080688" w:rsidR="00790C3A" w:rsidRDefault="00790C3A" w:rsidP="00CB0E54">
            <w:pPr>
              <w:pStyle w:val="EngHangEnd"/>
            </w:pPr>
            <w:r>
              <w:t>So that I can feel safe.</w:t>
            </w:r>
          </w:p>
        </w:tc>
      </w:tr>
      <w:tr w:rsidR="00A87E3E" w14:paraId="3F5C21F8" w14:textId="77777777" w:rsidTr="00CB0E54">
        <w:trPr>
          <w:cantSplit/>
        </w:trPr>
        <w:tc>
          <w:tcPr>
            <w:tcW w:w="288" w:type="dxa"/>
          </w:tcPr>
          <w:p w14:paraId="528CD4B8" w14:textId="77777777" w:rsidR="00A87E3E" w:rsidRDefault="00A87E3E" w:rsidP="00CB0E54">
            <w:pPr>
              <w:pStyle w:val="CopticCross"/>
            </w:pPr>
            <w:r>
              <w:t>¿</w:t>
            </w:r>
          </w:p>
        </w:tc>
        <w:tc>
          <w:tcPr>
            <w:tcW w:w="3960" w:type="dxa"/>
          </w:tcPr>
          <w:p w14:paraId="2819978C" w14:textId="77777777" w:rsidR="00A87E3E" w:rsidRDefault="00790C3A" w:rsidP="003007A0">
            <w:pPr>
              <w:pStyle w:val="EngHang"/>
            </w:pPr>
            <w:r>
              <w:t>The Lord loves the lost sheep,</w:t>
            </w:r>
          </w:p>
          <w:p w14:paraId="730C1437" w14:textId="77777777" w:rsidR="00790C3A" w:rsidRDefault="00790C3A" w:rsidP="003007A0">
            <w:pPr>
              <w:pStyle w:val="EngHang"/>
            </w:pPr>
            <w:r>
              <w:t>And He promised david his seed</w:t>
            </w:r>
          </w:p>
          <w:p w14:paraId="684B95B1" w14:textId="77777777" w:rsidR="00790C3A" w:rsidRDefault="00790C3A" w:rsidP="003007A0">
            <w:pPr>
              <w:pStyle w:val="EngHang"/>
            </w:pPr>
            <w:r>
              <w:t xml:space="preserve">Would </w:t>
            </w:r>
            <w:r w:rsidR="003007A0">
              <w:t>reign forever,</w:t>
            </w:r>
          </w:p>
          <w:p w14:paraId="028B9191" w14:textId="3055998B" w:rsidR="003007A0" w:rsidRDefault="003007A0" w:rsidP="00CB0E54">
            <w:pPr>
              <w:pStyle w:val="EngHangEnd"/>
            </w:pPr>
            <w:r>
              <w:t>And He did not annul His promise.</w:t>
            </w:r>
          </w:p>
        </w:tc>
      </w:tr>
      <w:tr w:rsidR="00A87E3E" w14:paraId="1469D344" w14:textId="77777777" w:rsidTr="00CB0E54">
        <w:trPr>
          <w:cantSplit/>
        </w:trPr>
        <w:tc>
          <w:tcPr>
            <w:tcW w:w="288" w:type="dxa"/>
          </w:tcPr>
          <w:p w14:paraId="4C900D13" w14:textId="77777777" w:rsidR="00A87E3E" w:rsidRDefault="00A87E3E" w:rsidP="00CB0E54">
            <w:pPr>
              <w:pStyle w:val="CopticCross"/>
            </w:pPr>
          </w:p>
        </w:tc>
        <w:tc>
          <w:tcPr>
            <w:tcW w:w="3960" w:type="dxa"/>
          </w:tcPr>
          <w:p w14:paraId="65851A36" w14:textId="77777777" w:rsidR="00A87E3E" w:rsidRDefault="003007A0" w:rsidP="003007A0">
            <w:pPr>
              <w:pStyle w:val="EngHang"/>
            </w:pPr>
            <w:r>
              <w:t>He fulfilled the promise,</w:t>
            </w:r>
          </w:p>
          <w:p w14:paraId="4C60BDE1" w14:textId="77777777" w:rsidR="003007A0" w:rsidRDefault="003007A0" w:rsidP="003007A0">
            <w:pPr>
              <w:pStyle w:val="EngHang"/>
            </w:pPr>
            <w:r>
              <w:t>In the fullness of tiem He came,</w:t>
            </w:r>
          </w:p>
          <w:p w14:paraId="0FB4AD19" w14:textId="77777777" w:rsidR="003007A0" w:rsidRDefault="003007A0" w:rsidP="003007A0">
            <w:pPr>
              <w:pStyle w:val="EngHang"/>
            </w:pPr>
            <w:r>
              <w:t>And appeared from the house of David,</w:t>
            </w:r>
          </w:p>
          <w:p w14:paraId="35F1B2EC" w14:textId="71AE6881" w:rsidR="003007A0" w:rsidRDefault="003007A0" w:rsidP="00CB0E54">
            <w:pPr>
              <w:pStyle w:val="EngHangEnd"/>
            </w:pPr>
            <w:r>
              <w:t>And walked upon the Earth as a man.</w:t>
            </w:r>
          </w:p>
        </w:tc>
      </w:tr>
      <w:tr w:rsidR="00A87E3E" w14:paraId="209B8BFE" w14:textId="77777777" w:rsidTr="00CB0E54">
        <w:trPr>
          <w:cantSplit/>
        </w:trPr>
        <w:tc>
          <w:tcPr>
            <w:tcW w:w="288" w:type="dxa"/>
          </w:tcPr>
          <w:p w14:paraId="3ADA8EC7" w14:textId="77777777" w:rsidR="00A87E3E" w:rsidRDefault="00A87E3E" w:rsidP="00CB0E54">
            <w:pPr>
              <w:pStyle w:val="CopticCross"/>
            </w:pPr>
            <w:r>
              <w:t>¿</w:t>
            </w:r>
          </w:p>
        </w:tc>
        <w:tc>
          <w:tcPr>
            <w:tcW w:w="3960" w:type="dxa"/>
          </w:tcPr>
          <w:p w14:paraId="5A7281EF" w14:textId="77777777" w:rsidR="00A87E3E" w:rsidRDefault="003007A0" w:rsidP="003007A0">
            <w:pPr>
              <w:pStyle w:val="EngHang"/>
            </w:pPr>
            <w:r>
              <w:t>I the sinner utter praises,</w:t>
            </w:r>
          </w:p>
          <w:p w14:paraId="57D9835E" w14:textId="62BB8C09" w:rsidR="003007A0" w:rsidRDefault="003007A0" w:rsidP="003007A0">
            <w:pPr>
              <w:pStyle w:val="EngHang"/>
            </w:pPr>
            <w:r>
              <w:t>Asking for great joy,</w:t>
            </w:r>
          </w:p>
          <w:p w14:paraId="5477272A" w14:textId="77777777" w:rsidR="003007A0" w:rsidRDefault="003007A0" w:rsidP="003007A0">
            <w:pPr>
              <w:pStyle w:val="EngHang"/>
            </w:pPr>
            <w:r>
              <w:t>I, Abu Al-saad from Abu Teig,</w:t>
            </w:r>
          </w:p>
          <w:p w14:paraId="25AAB2D6" w14:textId="6745113B" w:rsidR="003007A0" w:rsidRDefault="003007A0" w:rsidP="00CB0E54">
            <w:pPr>
              <w:pStyle w:val="EngHangEnd"/>
            </w:pPr>
            <w:r>
              <w:t>The servant of all who writes poetry.</w:t>
            </w:r>
          </w:p>
        </w:tc>
      </w:tr>
      <w:tr w:rsidR="00A87E3E" w14:paraId="2C96A02D" w14:textId="77777777" w:rsidTr="00CB0E54">
        <w:trPr>
          <w:cantSplit/>
        </w:trPr>
        <w:tc>
          <w:tcPr>
            <w:tcW w:w="288" w:type="dxa"/>
          </w:tcPr>
          <w:p w14:paraId="0A56575C" w14:textId="77777777" w:rsidR="00A87E3E" w:rsidRDefault="00A87E3E" w:rsidP="00CB0E54">
            <w:pPr>
              <w:pStyle w:val="CopticCross"/>
            </w:pPr>
          </w:p>
        </w:tc>
        <w:tc>
          <w:tcPr>
            <w:tcW w:w="3960" w:type="dxa"/>
          </w:tcPr>
          <w:p w14:paraId="488AC242" w14:textId="77777777" w:rsidR="00A87E3E" w:rsidRDefault="003007A0" w:rsidP="003007A0">
            <w:pPr>
              <w:pStyle w:val="EngHang"/>
            </w:pPr>
            <w:r>
              <w:t>My mind compelled me to write,</w:t>
            </w:r>
          </w:p>
          <w:p w14:paraId="3873D068" w14:textId="77777777" w:rsidR="003007A0" w:rsidRDefault="003007A0" w:rsidP="003007A0">
            <w:pPr>
              <w:pStyle w:val="EngHang"/>
            </w:pPr>
            <w:r>
              <w:t>For I read in the Psalms,</w:t>
            </w:r>
          </w:p>
          <w:p w14:paraId="11B60CC5" w14:textId="77777777" w:rsidR="003007A0" w:rsidRDefault="003007A0" w:rsidP="003007A0">
            <w:pPr>
              <w:pStyle w:val="EngHang"/>
            </w:pPr>
            <w:r>
              <w:t>“Unless the Lord builds a house,</w:t>
            </w:r>
          </w:p>
          <w:p w14:paraId="1C6367ED" w14:textId="08A3B17B" w:rsidR="003007A0" w:rsidRDefault="003007A0" w:rsidP="00CB0E54">
            <w:pPr>
              <w:pStyle w:val="EngHangEnd"/>
            </w:pPr>
            <w:r>
              <w:t>Those who build labour it vain.”</w:t>
            </w:r>
          </w:p>
        </w:tc>
      </w:tr>
      <w:tr w:rsidR="00A87E3E" w14:paraId="226753A9" w14:textId="77777777" w:rsidTr="00CB0E54">
        <w:trPr>
          <w:cantSplit/>
        </w:trPr>
        <w:tc>
          <w:tcPr>
            <w:tcW w:w="288" w:type="dxa"/>
          </w:tcPr>
          <w:p w14:paraId="298BB737" w14:textId="77777777" w:rsidR="00A87E3E" w:rsidRDefault="00A87E3E" w:rsidP="00CB0E54">
            <w:pPr>
              <w:pStyle w:val="CopticCross"/>
            </w:pPr>
            <w:r>
              <w:lastRenderedPageBreak/>
              <w:t>¿</w:t>
            </w:r>
          </w:p>
        </w:tc>
        <w:tc>
          <w:tcPr>
            <w:tcW w:w="3960" w:type="dxa"/>
          </w:tcPr>
          <w:p w14:paraId="5584706A" w14:textId="77777777" w:rsidR="00A87E3E" w:rsidRDefault="003007A0" w:rsidP="003007A0">
            <w:pPr>
              <w:pStyle w:val="EngHang"/>
            </w:pPr>
            <w:r>
              <w:t>O Jesus, our Saviour,</w:t>
            </w:r>
          </w:p>
          <w:p w14:paraId="795C5E2B" w14:textId="77777777" w:rsidR="003007A0" w:rsidRDefault="003007A0" w:rsidP="003007A0">
            <w:pPr>
              <w:pStyle w:val="EngHang"/>
            </w:pPr>
            <w:r>
              <w:t>Protect the life of Pappa Abba ____ the Patriarch,</w:t>
            </w:r>
          </w:p>
          <w:p w14:paraId="7A567C10" w14:textId="77777777" w:rsidR="003007A0" w:rsidRDefault="003007A0" w:rsidP="003007A0">
            <w:pPr>
              <w:pStyle w:val="EngHang"/>
            </w:pPr>
            <w:r>
              <w:t>And of Abba ____, our Bishop,</w:t>
            </w:r>
          </w:p>
          <w:p w14:paraId="0A560E18" w14:textId="25EBCBDD" w:rsidR="003007A0" w:rsidRDefault="003007A0" w:rsidP="00CB0E54">
            <w:pPr>
              <w:pStyle w:val="EngHangEnd"/>
            </w:pPr>
            <w:r>
              <w:t>And all the assembled brethren.</w:t>
            </w:r>
          </w:p>
        </w:tc>
      </w:tr>
      <w:tr w:rsidR="00A87E3E" w14:paraId="2140F15E" w14:textId="77777777" w:rsidTr="00CB0E54">
        <w:trPr>
          <w:cantSplit/>
        </w:trPr>
        <w:tc>
          <w:tcPr>
            <w:tcW w:w="288" w:type="dxa"/>
          </w:tcPr>
          <w:p w14:paraId="710142EC" w14:textId="77777777" w:rsidR="00A87E3E" w:rsidRDefault="00A87E3E" w:rsidP="00CB0E54">
            <w:pPr>
              <w:pStyle w:val="CopticCross"/>
            </w:pPr>
          </w:p>
        </w:tc>
        <w:tc>
          <w:tcPr>
            <w:tcW w:w="3960" w:type="dxa"/>
          </w:tcPr>
          <w:p w14:paraId="074A4483" w14:textId="77777777" w:rsidR="00A87E3E" w:rsidRDefault="003007A0" w:rsidP="003007A0">
            <w:pPr>
              <w:pStyle w:val="EngHang"/>
            </w:pPr>
            <w:r>
              <w:t>The peace of the Lord be with you,</w:t>
            </w:r>
          </w:p>
          <w:p w14:paraId="4365A481" w14:textId="77777777" w:rsidR="003007A0" w:rsidRDefault="003007A0" w:rsidP="003007A0">
            <w:pPr>
              <w:pStyle w:val="EngHang"/>
            </w:pPr>
            <w:r>
              <w:t>You who have assembled here.</w:t>
            </w:r>
          </w:p>
          <w:p w14:paraId="081E8454" w14:textId="77777777" w:rsidR="003007A0" w:rsidRDefault="003007A0" w:rsidP="003007A0">
            <w:pPr>
              <w:pStyle w:val="EngHang"/>
            </w:pPr>
            <w:r>
              <w:t>May you hear His pleasant voice</w:t>
            </w:r>
          </w:p>
          <w:p w14:paraId="23F24B56" w14:textId="10B209F6" w:rsidR="003007A0" w:rsidRDefault="003007A0" w:rsidP="00CB0E54">
            <w:pPr>
              <w:pStyle w:val="EngHangEnd"/>
            </w:pPr>
            <w:r>
              <w:t>On the day of Resurrection.</w:t>
            </w:r>
          </w:p>
        </w:tc>
      </w:tr>
    </w:tbl>
    <w:p w14:paraId="7149F197" w14:textId="52AD4569" w:rsidR="00862553" w:rsidRDefault="00862553" w:rsidP="00862553">
      <w:pPr>
        <w:pStyle w:val="Heading3"/>
      </w:pPr>
      <w:bookmarkStart w:id="1890" w:name="_Ref452620614"/>
      <w:r>
        <w:t>Hymn on the Saturday Theotokia</w:t>
      </w:r>
      <w:bookmarkEnd w:id="1890"/>
    </w:p>
    <w:p w14:paraId="5C4CAC01" w14:textId="311BEDF8" w:rsidR="000304C8" w:rsidRPr="000304C8" w:rsidRDefault="000304C8" w:rsidP="000304C8">
      <w:pPr>
        <w:pStyle w:val="Rubric"/>
      </w:pPr>
      <w:r w:rsidRPr="000304C8">
        <w:t xml:space="preserve">While in </w:t>
      </w:r>
      <w:r>
        <w:t>current practice said before the Theotokia, these meditations on the Theotokia are more fittingly said after them. These hymns for Friday and Saturday are exceedingly poor, and are best left unsaid, or with only a few choice verses said.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72" w:type="dxa"/>
          <w:right w:w="0" w:type="dxa"/>
        </w:tblCellMar>
        <w:tblLook w:val="0600" w:firstRow="0" w:lastRow="0" w:firstColumn="0" w:lastColumn="0" w:noHBand="1" w:noVBand="1"/>
      </w:tblPr>
      <w:tblGrid>
        <w:gridCol w:w="288"/>
        <w:gridCol w:w="3960"/>
      </w:tblGrid>
      <w:tr w:rsidR="00A87E3E" w14:paraId="6B0B39F5" w14:textId="77777777" w:rsidTr="00CB0E54">
        <w:trPr>
          <w:cantSplit/>
        </w:trPr>
        <w:tc>
          <w:tcPr>
            <w:tcW w:w="288" w:type="dxa"/>
          </w:tcPr>
          <w:p w14:paraId="166B4003" w14:textId="77777777" w:rsidR="00A87E3E" w:rsidRDefault="00A87E3E" w:rsidP="00CB0E54">
            <w:pPr>
              <w:pStyle w:val="CopticCross"/>
            </w:pPr>
          </w:p>
        </w:tc>
        <w:tc>
          <w:tcPr>
            <w:tcW w:w="3960" w:type="dxa"/>
          </w:tcPr>
          <w:p w14:paraId="110C095E" w14:textId="77777777" w:rsidR="00A87E3E" w:rsidRDefault="003007A0" w:rsidP="003007A0">
            <w:pPr>
              <w:pStyle w:val="EngHang"/>
            </w:pPr>
            <w:r>
              <w:t>I begin with the Name of the Holy God,</w:t>
            </w:r>
          </w:p>
          <w:p w14:paraId="4A4183E3" w14:textId="77777777" w:rsidR="003007A0" w:rsidRDefault="003007A0" w:rsidP="003007A0">
            <w:pPr>
              <w:pStyle w:val="EngHang"/>
            </w:pPr>
            <w:r>
              <w:t>Our Saviour, the King whom we worshiop,</w:t>
            </w:r>
          </w:p>
          <w:p w14:paraId="6D318DFF" w14:textId="77777777" w:rsidR="003007A0" w:rsidRDefault="003007A0" w:rsidP="003007A0">
            <w:pPr>
              <w:pStyle w:val="EngHang"/>
            </w:pPr>
            <w:r>
              <w:t>And praise the Virign Mary,</w:t>
            </w:r>
          </w:p>
          <w:p w14:paraId="2B8366CB" w14:textId="2209A7C9" w:rsidR="003007A0" w:rsidRDefault="003007A0" w:rsidP="00CB0E54">
            <w:pPr>
              <w:pStyle w:val="EngHangEnd"/>
            </w:pPr>
            <w:r>
              <w:t>“Hail to you</w:t>
            </w:r>
            <w:r w:rsidR="006952B5">
              <w:t>,</w:t>
            </w:r>
            <w:r>
              <w:t xml:space="preserve"> O full of grace.”</w:t>
            </w:r>
          </w:p>
        </w:tc>
      </w:tr>
      <w:tr w:rsidR="00A87E3E" w14:paraId="4B61E82F" w14:textId="77777777" w:rsidTr="00CB0E54">
        <w:trPr>
          <w:cantSplit/>
        </w:trPr>
        <w:tc>
          <w:tcPr>
            <w:tcW w:w="288" w:type="dxa"/>
          </w:tcPr>
          <w:p w14:paraId="28BB5F65" w14:textId="77777777" w:rsidR="00A87E3E" w:rsidRPr="001E2E1C" w:rsidRDefault="00A87E3E" w:rsidP="00CB0E54">
            <w:pPr>
              <w:pStyle w:val="CopticCross"/>
            </w:pPr>
            <w:r>
              <w:t>¿</w:t>
            </w:r>
          </w:p>
        </w:tc>
        <w:tc>
          <w:tcPr>
            <w:tcW w:w="3960" w:type="dxa"/>
          </w:tcPr>
          <w:p w14:paraId="0FE9CBE3" w14:textId="77777777" w:rsidR="00A87E3E" w:rsidRDefault="003007A0" w:rsidP="006952B5">
            <w:pPr>
              <w:pStyle w:val="EngHang"/>
            </w:pPr>
            <w:r>
              <w:t xml:space="preserve">By your goodness </w:t>
            </w:r>
            <w:r w:rsidR="006952B5">
              <w:t>we became free,</w:t>
            </w:r>
          </w:p>
          <w:p w14:paraId="0CD16403" w14:textId="77777777" w:rsidR="006952B5" w:rsidRDefault="006952B5" w:rsidP="006952B5">
            <w:pPr>
              <w:pStyle w:val="EngHang"/>
            </w:pPr>
            <w:r>
              <w:t>And having been dead we were made alive,</w:t>
            </w:r>
          </w:p>
          <w:p w14:paraId="3490D2A1" w14:textId="77777777" w:rsidR="006952B5" w:rsidRDefault="006952B5" w:rsidP="006952B5">
            <w:pPr>
              <w:pStyle w:val="EngHang"/>
            </w:pPr>
            <w:r>
              <w:t>And were freed from the bitter bondage!</w:t>
            </w:r>
          </w:p>
          <w:p w14:paraId="3747750B" w14:textId="2E49907F" w:rsidR="006952B5" w:rsidRDefault="006952B5" w:rsidP="00CB0E54">
            <w:pPr>
              <w:pStyle w:val="EngHangEnd"/>
            </w:pPr>
            <w:r>
              <w:t>Hail to you, O full of grace.</w:t>
            </w:r>
          </w:p>
        </w:tc>
      </w:tr>
      <w:tr w:rsidR="00A87E3E" w14:paraId="5B0D5D11" w14:textId="77777777" w:rsidTr="00CB0E54">
        <w:trPr>
          <w:cantSplit/>
        </w:trPr>
        <w:tc>
          <w:tcPr>
            <w:tcW w:w="288" w:type="dxa"/>
          </w:tcPr>
          <w:p w14:paraId="06152DF7" w14:textId="77777777" w:rsidR="00A87E3E" w:rsidRDefault="00A87E3E" w:rsidP="00CB0E54">
            <w:pPr>
              <w:pStyle w:val="CopticCross"/>
            </w:pPr>
          </w:p>
        </w:tc>
        <w:tc>
          <w:tcPr>
            <w:tcW w:w="3960" w:type="dxa"/>
          </w:tcPr>
          <w:p w14:paraId="1E32B721" w14:textId="77777777" w:rsidR="00A87E3E" w:rsidRDefault="006952B5" w:rsidP="006952B5">
            <w:pPr>
              <w:pStyle w:val="EngHang"/>
            </w:pPr>
            <w:r>
              <w:t>Come, all you, with me,</w:t>
            </w:r>
          </w:p>
          <w:p w14:paraId="055854B5" w14:textId="77777777" w:rsidR="006952B5" w:rsidRDefault="006952B5" w:rsidP="006952B5">
            <w:pPr>
              <w:pStyle w:val="EngHang"/>
            </w:pPr>
            <w:r>
              <w:t>To cry in a loud voice,</w:t>
            </w:r>
          </w:p>
          <w:p w14:paraId="7C50F041" w14:textId="77777777" w:rsidR="006952B5" w:rsidRDefault="006952B5" w:rsidP="006952B5">
            <w:pPr>
              <w:pStyle w:val="EngHang"/>
            </w:pPr>
            <w:r>
              <w:t>And I, the poor, will cry with you,</w:t>
            </w:r>
          </w:p>
          <w:p w14:paraId="75911CDE" w14:textId="137CD35F" w:rsidR="006952B5" w:rsidRDefault="006952B5" w:rsidP="00CB0E54">
            <w:pPr>
              <w:pStyle w:val="EngHangEnd"/>
            </w:pPr>
            <w:r>
              <w:t>“Hail to you, O full of grace!”</w:t>
            </w:r>
          </w:p>
        </w:tc>
      </w:tr>
      <w:tr w:rsidR="00A87E3E" w14:paraId="60DC7437" w14:textId="77777777" w:rsidTr="00CB0E54">
        <w:trPr>
          <w:cantSplit/>
        </w:trPr>
        <w:tc>
          <w:tcPr>
            <w:tcW w:w="288" w:type="dxa"/>
          </w:tcPr>
          <w:p w14:paraId="2AB84F16" w14:textId="77777777" w:rsidR="00A87E3E" w:rsidRDefault="00A87E3E" w:rsidP="00CB0E54">
            <w:pPr>
              <w:pStyle w:val="CopticCross"/>
            </w:pPr>
            <w:r>
              <w:lastRenderedPageBreak/>
              <w:t>¿</w:t>
            </w:r>
          </w:p>
        </w:tc>
        <w:tc>
          <w:tcPr>
            <w:tcW w:w="3960" w:type="dxa"/>
          </w:tcPr>
          <w:p w14:paraId="63454081" w14:textId="77777777" w:rsidR="00A87E3E" w:rsidRDefault="006952B5" w:rsidP="006952B5">
            <w:pPr>
              <w:pStyle w:val="EngHang"/>
            </w:pPr>
            <w:r>
              <w:t>Help us, O Mother of the Light,</w:t>
            </w:r>
          </w:p>
          <w:p w14:paraId="1C50A6D9" w14:textId="77777777" w:rsidR="006952B5" w:rsidRDefault="006952B5" w:rsidP="006952B5">
            <w:pPr>
              <w:pStyle w:val="EngHang"/>
            </w:pPr>
            <w:r>
              <w:t>Who became the tabernacle and the censor,</w:t>
            </w:r>
          </w:p>
          <w:p w14:paraId="109128D5" w14:textId="77777777" w:rsidR="006952B5" w:rsidRDefault="006952B5" w:rsidP="006952B5">
            <w:pPr>
              <w:pStyle w:val="EngHang"/>
            </w:pPr>
            <w:r>
              <w:t>Who carried the Son of the invisible,</w:t>
            </w:r>
          </w:p>
          <w:p w14:paraId="7BBEC6C5" w14:textId="2B3F140B" w:rsidR="006952B5" w:rsidRDefault="006952B5" w:rsidP="00CB0E54">
            <w:pPr>
              <w:pStyle w:val="EngHangEnd"/>
            </w:pPr>
            <w:r>
              <w:t>Hail to you, O full of grace.</w:t>
            </w:r>
          </w:p>
        </w:tc>
      </w:tr>
      <w:tr w:rsidR="00A87E3E" w14:paraId="1E5CB18F" w14:textId="77777777" w:rsidTr="00CB0E54">
        <w:trPr>
          <w:cantSplit/>
        </w:trPr>
        <w:tc>
          <w:tcPr>
            <w:tcW w:w="288" w:type="dxa"/>
          </w:tcPr>
          <w:p w14:paraId="04635D8B" w14:textId="77777777" w:rsidR="00A87E3E" w:rsidRDefault="00A87E3E" w:rsidP="00CB0E54">
            <w:pPr>
              <w:pStyle w:val="CopticCross"/>
            </w:pPr>
          </w:p>
        </w:tc>
        <w:tc>
          <w:tcPr>
            <w:tcW w:w="3960" w:type="dxa"/>
          </w:tcPr>
          <w:p w14:paraId="6A81C524" w14:textId="77777777" w:rsidR="00A87E3E" w:rsidRDefault="006952B5" w:rsidP="006952B5">
            <w:pPr>
              <w:pStyle w:val="EngHang"/>
            </w:pPr>
            <w:r>
              <w:t>Ezekiel saw a door towards the East,</w:t>
            </w:r>
          </w:p>
          <w:p w14:paraId="0DB0C11D" w14:textId="77777777" w:rsidR="006952B5" w:rsidRDefault="006952B5" w:rsidP="006952B5">
            <w:pPr>
              <w:pStyle w:val="EngHang"/>
            </w:pPr>
            <w:r>
              <w:t>Kept closed, protected, and sealed,</w:t>
            </w:r>
          </w:p>
          <w:p w14:paraId="2309A161" w14:textId="77777777" w:rsidR="006952B5" w:rsidRDefault="006952B5" w:rsidP="006952B5">
            <w:pPr>
              <w:pStyle w:val="EngHang"/>
            </w:pPr>
            <w:r>
              <w:t>The Lord of lords entered by it, and went out.</w:t>
            </w:r>
          </w:p>
          <w:p w14:paraId="73083EC3" w14:textId="704AB967" w:rsidR="006952B5" w:rsidRDefault="006952B5" w:rsidP="00CB0E54">
            <w:pPr>
              <w:pStyle w:val="EngHangEnd"/>
            </w:pPr>
            <w:r>
              <w:t>Hail to you, O full of grace.</w:t>
            </w:r>
          </w:p>
        </w:tc>
      </w:tr>
      <w:tr w:rsidR="00A87E3E" w14:paraId="79EC9434" w14:textId="77777777" w:rsidTr="00CB0E54">
        <w:trPr>
          <w:cantSplit/>
        </w:trPr>
        <w:tc>
          <w:tcPr>
            <w:tcW w:w="288" w:type="dxa"/>
          </w:tcPr>
          <w:p w14:paraId="65147205" w14:textId="77777777" w:rsidR="00A87E3E" w:rsidRDefault="00A87E3E" w:rsidP="00CB0E54">
            <w:pPr>
              <w:pStyle w:val="CopticCross"/>
            </w:pPr>
            <w:r>
              <w:t>¿</w:t>
            </w:r>
          </w:p>
        </w:tc>
        <w:tc>
          <w:tcPr>
            <w:tcW w:w="3960" w:type="dxa"/>
          </w:tcPr>
          <w:p w14:paraId="2307D983" w14:textId="77777777" w:rsidR="00A87E3E" w:rsidRDefault="006952B5" w:rsidP="006952B5">
            <w:pPr>
              <w:pStyle w:val="EngHang"/>
            </w:pPr>
            <w:r>
              <w:t>He existed, and the door remained closed,</w:t>
            </w:r>
          </w:p>
          <w:p w14:paraId="77F639B8" w14:textId="77777777" w:rsidR="006952B5" w:rsidRDefault="006952B5" w:rsidP="006952B5">
            <w:pPr>
              <w:pStyle w:val="EngHang"/>
            </w:pPr>
            <w:r>
              <w:t>As it had been before He came.</w:t>
            </w:r>
          </w:p>
          <w:p w14:paraId="088EECD4" w14:textId="77777777" w:rsidR="006952B5" w:rsidRDefault="006952B5" w:rsidP="006952B5">
            <w:pPr>
              <w:pStyle w:val="EngHang"/>
            </w:pPr>
            <w:r>
              <w:t>You remain the celibate Virgin,</w:t>
            </w:r>
          </w:p>
          <w:p w14:paraId="5C67170F" w14:textId="21311931" w:rsidR="006952B5" w:rsidRDefault="006952B5" w:rsidP="00CB0E54">
            <w:pPr>
              <w:pStyle w:val="EngHangEnd"/>
            </w:pPr>
            <w:r>
              <w:t>Hail to you, O full of grace.</w:t>
            </w:r>
          </w:p>
        </w:tc>
      </w:tr>
      <w:tr w:rsidR="00A87E3E" w14:paraId="40A0C76D" w14:textId="77777777" w:rsidTr="00CB0E54">
        <w:trPr>
          <w:cantSplit/>
        </w:trPr>
        <w:tc>
          <w:tcPr>
            <w:tcW w:w="288" w:type="dxa"/>
          </w:tcPr>
          <w:p w14:paraId="03FE9577" w14:textId="77777777" w:rsidR="00A87E3E" w:rsidRDefault="00A87E3E" w:rsidP="00CB0E54">
            <w:pPr>
              <w:pStyle w:val="CopticCross"/>
            </w:pPr>
          </w:p>
        </w:tc>
        <w:tc>
          <w:tcPr>
            <w:tcW w:w="3960" w:type="dxa"/>
          </w:tcPr>
          <w:p w14:paraId="54581B1D" w14:textId="2C7D283A" w:rsidR="00A87E3E" w:rsidRDefault="006952B5" w:rsidP="006952B5">
            <w:pPr>
              <w:pStyle w:val="EngHang"/>
            </w:pPr>
            <w:r>
              <w:t>You are called the mother of your Creator—</w:t>
            </w:r>
          </w:p>
          <w:p w14:paraId="0427AEDE" w14:textId="16099592" w:rsidR="006952B5" w:rsidRDefault="006952B5" w:rsidP="006952B5">
            <w:pPr>
              <w:pStyle w:val="EngHang"/>
            </w:pPr>
            <w:r>
              <w:t>Whom you carrie din your hands—</w:t>
            </w:r>
          </w:p>
          <w:p w14:paraId="6C2E48F4" w14:textId="77777777" w:rsidR="006952B5" w:rsidRDefault="006952B5" w:rsidP="006952B5">
            <w:pPr>
              <w:pStyle w:val="EngHang"/>
            </w:pPr>
            <w:r>
              <w:t>Before whom the Thrones and orders bow,</w:t>
            </w:r>
          </w:p>
          <w:p w14:paraId="58B8B266" w14:textId="7257AF40" w:rsidR="006952B5" w:rsidRDefault="006952B5" w:rsidP="00CB0E54">
            <w:pPr>
              <w:pStyle w:val="EngHangEnd"/>
            </w:pPr>
            <w:r>
              <w:t>Hail to you, O full of grace.</w:t>
            </w:r>
          </w:p>
        </w:tc>
      </w:tr>
      <w:tr w:rsidR="00A87E3E" w14:paraId="65604545" w14:textId="77777777" w:rsidTr="00CB0E54">
        <w:trPr>
          <w:cantSplit/>
        </w:trPr>
        <w:tc>
          <w:tcPr>
            <w:tcW w:w="288" w:type="dxa"/>
          </w:tcPr>
          <w:p w14:paraId="730F684D" w14:textId="77777777" w:rsidR="00A87E3E" w:rsidRDefault="00A87E3E" w:rsidP="00CB0E54">
            <w:pPr>
              <w:pStyle w:val="CopticCross"/>
            </w:pPr>
            <w:r>
              <w:t>¿</w:t>
            </w:r>
          </w:p>
        </w:tc>
        <w:tc>
          <w:tcPr>
            <w:tcW w:w="3960" w:type="dxa"/>
          </w:tcPr>
          <w:p w14:paraId="4CD92491" w14:textId="77777777" w:rsidR="00A87E3E" w:rsidRDefault="006952B5" w:rsidP="001008EB">
            <w:pPr>
              <w:pStyle w:val="EngHang"/>
            </w:pPr>
            <w:r>
              <w:t>Thousands of thousands, and more,</w:t>
            </w:r>
          </w:p>
          <w:p w14:paraId="1DC9685F" w14:textId="77777777" w:rsidR="006952B5" w:rsidRDefault="006952B5" w:rsidP="001008EB">
            <w:pPr>
              <w:pStyle w:val="EngHang"/>
            </w:pPr>
            <w:r>
              <w:t>Tremble in His presence,</w:t>
            </w:r>
          </w:p>
          <w:p w14:paraId="4151C770" w14:textId="77777777" w:rsidR="001008EB" w:rsidRDefault="006952B5" w:rsidP="001008EB">
            <w:pPr>
              <w:pStyle w:val="EngHang"/>
            </w:pPr>
            <w:r>
              <w:t>He whom you carried in rags</w:t>
            </w:r>
            <w:r w:rsidR="001008EB">
              <w:t>,</w:t>
            </w:r>
          </w:p>
          <w:p w14:paraId="31214BA8" w14:textId="5D3E6D7D" w:rsidR="001008EB" w:rsidRDefault="001008EB" w:rsidP="001008EB">
            <w:pPr>
              <w:pStyle w:val="EngHangEnd"/>
            </w:pPr>
            <w:r>
              <w:t>Hail to you, O full of grace.</w:t>
            </w:r>
          </w:p>
        </w:tc>
      </w:tr>
      <w:tr w:rsidR="00A87E3E" w14:paraId="780F4F55" w14:textId="77777777" w:rsidTr="00CB0E54">
        <w:trPr>
          <w:cantSplit/>
        </w:trPr>
        <w:tc>
          <w:tcPr>
            <w:tcW w:w="288" w:type="dxa"/>
          </w:tcPr>
          <w:p w14:paraId="394E4EB8" w14:textId="77777777" w:rsidR="00A87E3E" w:rsidRDefault="00A87E3E" w:rsidP="00CB0E54">
            <w:pPr>
              <w:pStyle w:val="CopticCross"/>
            </w:pPr>
          </w:p>
        </w:tc>
        <w:tc>
          <w:tcPr>
            <w:tcW w:w="3960" w:type="dxa"/>
          </w:tcPr>
          <w:p w14:paraId="33C1098F" w14:textId="77777777" w:rsidR="00A87E3E" w:rsidRDefault="001008EB" w:rsidP="001008EB">
            <w:pPr>
              <w:pStyle w:val="EngHang"/>
            </w:pPr>
            <w:r>
              <w:t>You erased the curse and the shame,</w:t>
            </w:r>
          </w:p>
          <w:p w14:paraId="3DF17222" w14:textId="77777777" w:rsidR="001008EB" w:rsidRDefault="001008EB" w:rsidP="001008EB">
            <w:pPr>
              <w:pStyle w:val="EngHang"/>
            </w:pPr>
            <w:r>
              <w:t>O Mary, the daughter of David,</w:t>
            </w:r>
          </w:p>
          <w:p w14:paraId="4A83BE67" w14:textId="77777777" w:rsidR="001008EB" w:rsidRDefault="001008EB" w:rsidP="001008EB">
            <w:pPr>
              <w:pStyle w:val="EngHang"/>
            </w:pPr>
            <w:r>
              <w:t>O pure and elect throne,</w:t>
            </w:r>
          </w:p>
          <w:p w14:paraId="0C2EBCD8" w14:textId="59585E5F" w:rsidR="001008EB" w:rsidRDefault="001008EB" w:rsidP="00CB0E54">
            <w:pPr>
              <w:pStyle w:val="EngHangEnd"/>
            </w:pPr>
            <w:r>
              <w:t>Hail to you, O full of grace.</w:t>
            </w:r>
          </w:p>
        </w:tc>
      </w:tr>
      <w:tr w:rsidR="00A87E3E" w14:paraId="7336E9BB" w14:textId="77777777" w:rsidTr="00CB0E54">
        <w:trPr>
          <w:cantSplit/>
        </w:trPr>
        <w:tc>
          <w:tcPr>
            <w:tcW w:w="288" w:type="dxa"/>
          </w:tcPr>
          <w:p w14:paraId="7E6357CD" w14:textId="77777777" w:rsidR="00A87E3E" w:rsidRDefault="00A87E3E" w:rsidP="00CB0E54">
            <w:pPr>
              <w:pStyle w:val="CopticCross"/>
            </w:pPr>
            <w:r>
              <w:lastRenderedPageBreak/>
              <w:t>¿</w:t>
            </w:r>
          </w:p>
        </w:tc>
        <w:tc>
          <w:tcPr>
            <w:tcW w:w="3960" w:type="dxa"/>
          </w:tcPr>
          <w:p w14:paraId="4A03F9A6" w14:textId="77777777" w:rsidR="00A87E3E" w:rsidRDefault="001008EB" w:rsidP="001008EB">
            <w:pPr>
              <w:pStyle w:val="EngHang"/>
            </w:pPr>
            <w:r>
              <w:t>Jacob saw a ladder,</w:t>
            </w:r>
          </w:p>
          <w:p w14:paraId="3BD63DB5" w14:textId="77777777" w:rsidR="001008EB" w:rsidRDefault="001008EB" w:rsidP="001008EB">
            <w:pPr>
              <w:pStyle w:val="EngHang"/>
            </w:pPr>
            <w:r>
              <w:t>Leading from Earth to Heaven,</w:t>
            </w:r>
          </w:p>
          <w:p w14:paraId="33E434B2" w14:textId="77777777" w:rsidR="001008EB" w:rsidRDefault="001008EB" w:rsidP="001008EB">
            <w:pPr>
              <w:pStyle w:val="EngHang"/>
            </w:pPr>
            <w:r>
              <w:t>A vision of you, O celibate Virign,</w:t>
            </w:r>
          </w:p>
          <w:p w14:paraId="442C5147" w14:textId="1D8303E2" w:rsidR="001008EB" w:rsidRDefault="001008EB" w:rsidP="00CB0E54">
            <w:pPr>
              <w:pStyle w:val="EngHangEnd"/>
            </w:pPr>
            <w:r>
              <w:t>Hail to you, O full of grace.</w:t>
            </w:r>
          </w:p>
        </w:tc>
      </w:tr>
      <w:tr w:rsidR="00A87E3E" w14:paraId="51865E12" w14:textId="77777777" w:rsidTr="00CB0E54">
        <w:trPr>
          <w:cantSplit/>
        </w:trPr>
        <w:tc>
          <w:tcPr>
            <w:tcW w:w="288" w:type="dxa"/>
          </w:tcPr>
          <w:p w14:paraId="1CB19C14" w14:textId="77777777" w:rsidR="00A87E3E" w:rsidRDefault="00A87E3E" w:rsidP="00CB0E54">
            <w:pPr>
              <w:pStyle w:val="CopticCross"/>
            </w:pPr>
          </w:p>
        </w:tc>
        <w:tc>
          <w:tcPr>
            <w:tcW w:w="3960" w:type="dxa"/>
          </w:tcPr>
          <w:p w14:paraId="7E583D10" w14:textId="6109EB25" w:rsidR="00A87E3E" w:rsidRDefault="001008EB" w:rsidP="001008EB">
            <w:pPr>
              <w:pStyle w:val="EngHang"/>
            </w:pPr>
            <w:r>
              <w:t>Moses openly saw</w:t>
            </w:r>
          </w:p>
          <w:p w14:paraId="6A9B4A19" w14:textId="77777777" w:rsidR="001008EB" w:rsidRDefault="001008EB" w:rsidP="001008EB">
            <w:pPr>
              <w:pStyle w:val="EngHang"/>
            </w:pPr>
            <w:r>
              <w:t>A bush burning as with fuel,</w:t>
            </w:r>
          </w:p>
          <w:p w14:paraId="7C96735B" w14:textId="77777777" w:rsidR="001008EB" w:rsidRDefault="001008EB" w:rsidP="001008EB">
            <w:pPr>
              <w:pStyle w:val="EngHang"/>
            </w:pPr>
            <w:r>
              <w:t>And its branches were not harmed.</w:t>
            </w:r>
          </w:p>
          <w:p w14:paraId="64BD6987" w14:textId="3CABFC0B" w:rsidR="001008EB" w:rsidRDefault="001008EB" w:rsidP="00CB0E54">
            <w:pPr>
              <w:pStyle w:val="EngHangEnd"/>
            </w:pPr>
            <w:r>
              <w:t>Hail to you, O full of grace.</w:t>
            </w:r>
          </w:p>
        </w:tc>
      </w:tr>
      <w:tr w:rsidR="00A87E3E" w14:paraId="51463EF3" w14:textId="77777777" w:rsidTr="00CB0E54">
        <w:trPr>
          <w:cantSplit/>
        </w:trPr>
        <w:tc>
          <w:tcPr>
            <w:tcW w:w="288" w:type="dxa"/>
          </w:tcPr>
          <w:p w14:paraId="2AD3C650" w14:textId="77777777" w:rsidR="00A87E3E" w:rsidRDefault="00A87E3E" w:rsidP="00CB0E54">
            <w:pPr>
              <w:pStyle w:val="CopticCross"/>
            </w:pPr>
            <w:r>
              <w:t>¿</w:t>
            </w:r>
          </w:p>
        </w:tc>
        <w:tc>
          <w:tcPr>
            <w:tcW w:w="3960" w:type="dxa"/>
          </w:tcPr>
          <w:p w14:paraId="5BE013A7" w14:textId="77777777" w:rsidR="00A87E3E" w:rsidRDefault="001008EB" w:rsidP="001008EB">
            <w:pPr>
              <w:pStyle w:val="EngHang"/>
            </w:pPr>
            <w:r>
              <w:t>The strings of David were moved,</w:t>
            </w:r>
          </w:p>
          <w:p w14:paraId="49237143" w14:textId="77777777" w:rsidR="001008EB" w:rsidRDefault="001008EB" w:rsidP="001008EB">
            <w:pPr>
              <w:pStyle w:val="EngHang"/>
            </w:pPr>
            <w:r>
              <w:t>As he cried out, speaking of you,</w:t>
            </w:r>
          </w:p>
          <w:p w14:paraId="78E775D3" w14:textId="77777777" w:rsidR="001008EB" w:rsidRDefault="001008EB" w:rsidP="001008EB">
            <w:pPr>
              <w:pStyle w:val="EngHang"/>
            </w:pPr>
            <w:r>
              <w:t>“Hear, O daughter and understand.”</w:t>
            </w:r>
          </w:p>
          <w:p w14:paraId="196BA283" w14:textId="66B45AA1" w:rsidR="001008EB" w:rsidRDefault="001008EB" w:rsidP="00CB0E54">
            <w:pPr>
              <w:pStyle w:val="EngHangEnd"/>
            </w:pPr>
            <w:r>
              <w:t>Hail to you, O full of grace.</w:t>
            </w:r>
          </w:p>
        </w:tc>
      </w:tr>
      <w:tr w:rsidR="00A87E3E" w14:paraId="1386D9EC" w14:textId="77777777" w:rsidTr="00CB0E54">
        <w:trPr>
          <w:cantSplit/>
        </w:trPr>
        <w:tc>
          <w:tcPr>
            <w:tcW w:w="288" w:type="dxa"/>
          </w:tcPr>
          <w:p w14:paraId="0EE9D56F" w14:textId="77777777" w:rsidR="00A87E3E" w:rsidRDefault="00A87E3E" w:rsidP="00CB0E54">
            <w:pPr>
              <w:pStyle w:val="CopticCross"/>
            </w:pPr>
          </w:p>
        </w:tc>
        <w:tc>
          <w:tcPr>
            <w:tcW w:w="3960" w:type="dxa"/>
          </w:tcPr>
          <w:p w14:paraId="5AA3C198" w14:textId="77777777" w:rsidR="00A87E3E" w:rsidRDefault="001008EB" w:rsidP="001008EB">
            <w:pPr>
              <w:pStyle w:val="EngHang"/>
            </w:pPr>
            <w:r>
              <w:t>Solomon spoke in his proverbs,</w:t>
            </w:r>
          </w:p>
          <w:p w14:paraId="17461EFB" w14:textId="77777777" w:rsidR="001008EB" w:rsidRDefault="001008EB" w:rsidP="001008EB">
            <w:pPr>
              <w:pStyle w:val="EngHang"/>
            </w:pPr>
            <w:r>
              <w:t>And clearly proclaimed in his songs,</w:t>
            </w:r>
          </w:p>
          <w:p w14:paraId="5510D3C0" w14:textId="77777777" w:rsidR="001008EB" w:rsidRDefault="001008EB" w:rsidP="001008EB">
            <w:pPr>
              <w:pStyle w:val="EngHang"/>
            </w:pPr>
            <w:r>
              <w:t>“My sister, you are the elect of creation.”</w:t>
            </w:r>
          </w:p>
          <w:p w14:paraId="3BADBF0B" w14:textId="56F983B9" w:rsidR="001008EB" w:rsidRDefault="001008EB" w:rsidP="00CB0E54">
            <w:pPr>
              <w:pStyle w:val="EngHangEnd"/>
            </w:pPr>
            <w:r>
              <w:t>Hail to you, O full of grace.</w:t>
            </w:r>
          </w:p>
        </w:tc>
      </w:tr>
      <w:tr w:rsidR="00A87E3E" w14:paraId="0EEF91A7" w14:textId="77777777" w:rsidTr="00CB0E54">
        <w:trPr>
          <w:cantSplit/>
        </w:trPr>
        <w:tc>
          <w:tcPr>
            <w:tcW w:w="288" w:type="dxa"/>
          </w:tcPr>
          <w:p w14:paraId="3762ECCE" w14:textId="77777777" w:rsidR="00A87E3E" w:rsidRDefault="00A87E3E" w:rsidP="00CB0E54">
            <w:pPr>
              <w:pStyle w:val="CopticCross"/>
            </w:pPr>
            <w:r>
              <w:t>¿</w:t>
            </w:r>
          </w:p>
        </w:tc>
        <w:tc>
          <w:tcPr>
            <w:tcW w:w="3960" w:type="dxa"/>
          </w:tcPr>
          <w:p w14:paraId="5418286F" w14:textId="77777777" w:rsidR="00A87E3E" w:rsidRDefault="001008EB" w:rsidP="001008EB">
            <w:pPr>
              <w:pStyle w:val="EngHang"/>
            </w:pPr>
            <w:r>
              <w:t>You are blessed, O daughter of Joachim,</w:t>
            </w:r>
          </w:p>
          <w:p w14:paraId="44E0A4FD" w14:textId="77777777" w:rsidR="001008EB" w:rsidRDefault="001008EB" w:rsidP="001008EB">
            <w:pPr>
              <w:pStyle w:val="EngHang"/>
            </w:pPr>
            <w:r>
              <w:t>For the Only-Begotten came forth from you,</w:t>
            </w:r>
          </w:p>
          <w:p w14:paraId="549369EE" w14:textId="77777777" w:rsidR="001008EB" w:rsidRDefault="001008EB" w:rsidP="001008EB">
            <w:pPr>
              <w:pStyle w:val="EngHang"/>
            </w:pPr>
            <w:r>
              <w:t>And saved us from the punishment of Hades.</w:t>
            </w:r>
          </w:p>
          <w:p w14:paraId="69236BE8" w14:textId="2E13D229" w:rsidR="001008EB" w:rsidRDefault="001008EB" w:rsidP="00CB0E54">
            <w:pPr>
              <w:pStyle w:val="EngHangEnd"/>
            </w:pPr>
            <w:r>
              <w:t>Hail to you, O full of grace.</w:t>
            </w:r>
          </w:p>
        </w:tc>
      </w:tr>
      <w:tr w:rsidR="00A87E3E" w14:paraId="56D5BCC3" w14:textId="77777777" w:rsidTr="00CB0E54">
        <w:trPr>
          <w:cantSplit/>
        </w:trPr>
        <w:tc>
          <w:tcPr>
            <w:tcW w:w="288" w:type="dxa"/>
          </w:tcPr>
          <w:p w14:paraId="17B37C80" w14:textId="77777777" w:rsidR="00A87E3E" w:rsidRDefault="00A87E3E" w:rsidP="00CB0E54">
            <w:pPr>
              <w:pStyle w:val="CopticCross"/>
            </w:pPr>
          </w:p>
        </w:tc>
        <w:tc>
          <w:tcPr>
            <w:tcW w:w="3960" w:type="dxa"/>
          </w:tcPr>
          <w:p w14:paraId="78AF9931" w14:textId="77777777" w:rsidR="00A87E3E" w:rsidRDefault="001008EB" w:rsidP="001008EB">
            <w:pPr>
              <w:pStyle w:val="EngHang"/>
            </w:pPr>
            <w:r>
              <w:t>From you came a true man,</w:t>
            </w:r>
          </w:p>
          <w:p w14:paraId="6207BB21" w14:textId="77777777" w:rsidR="001008EB" w:rsidRDefault="001008EB" w:rsidP="001008EB">
            <w:pPr>
              <w:pStyle w:val="EngHang"/>
            </w:pPr>
            <w:r>
              <w:t>Divinity united with humanity,</w:t>
            </w:r>
          </w:p>
          <w:p w14:paraId="7019C7AF" w14:textId="77777777" w:rsidR="001008EB" w:rsidRDefault="001008EB" w:rsidP="001008EB">
            <w:pPr>
              <w:pStyle w:val="EngHang"/>
            </w:pPr>
            <w:r>
              <w:t>And He removed all sorrow.</w:t>
            </w:r>
          </w:p>
          <w:p w14:paraId="5BBC0341" w14:textId="21C84C91" w:rsidR="001008EB" w:rsidRDefault="001008EB" w:rsidP="001008EB">
            <w:pPr>
              <w:pStyle w:val="EngHangEnd"/>
            </w:pPr>
            <w:r>
              <w:t>Hail to you, O full of grace.</w:t>
            </w:r>
          </w:p>
        </w:tc>
      </w:tr>
      <w:tr w:rsidR="00A87E3E" w14:paraId="28301A99" w14:textId="77777777" w:rsidTr="00CB0E54">
        <w:trPr>
          <w:cantSplit/>
        </w:trPr>
        <w:tc>
          <w:tcPr>
            <w:tcW w:w="288" w:type="dxa"/>
          </w:tcPr>
          <w:p w14:paraId="60B7711C" w14:textId="77777777" w:rsidR="00A87E3E" w:rsidRDefault="00A87E3E" w:rsidP="00CB0E54">
            <w:pPr>
              <w:pStyle w:val="CopticCross"/>
            </w:pPr>
            <w:r>
              <w:lastRenderedPageBreak/>
              <w:t>¿</w:t>
            </w:r>
          </w:p>
        </w:tc>
        <w:tc>
          <w:tcPr>
            <w:tcW w:w="3960" w:type="dxa"/>
          </w:tcPr>
          <w:p w14:paraId="38958033" w14:textId="51DA0C7A" w:rsidR="00A87E3E" w:rsidRDefault="001008EB" w:rsidP="001008EB">
            <w:pPr>
              <w:pStyle w:val="EngHang"/>
            </w:pPr>
            <w:r>
              <w:t>The high and mighty in the glory of His father,</w:t>
            </w:r>
          </w:p>
          <w:p w14:paraId="3B4E0B67" w14:textId="77777777" w:rsidR="001008EB" w:rsidRDefault="001008EB" w:rsidP="001008EB">
            <w:pPr>
              <w:pStyle w:val="EngHang"/>
            </w:pPr>
            <w:r>
              <w:t>Above all tribes of men,</w:t>
            </w:r>
          </w:p>
          <w:p w14:paraId="52C0D17C" w14:textId="77777777" w:rsidR="001008EB" w:rsidRDefault="001008EB" w:rsidP="001008EB">
            <w:pPr>
              <w:pStyle w:val="EngHang"/>
            </w:pPr>
            <w:r>
              <w:t>Appeared from you, you bore Him.</w:t>
            </w:r>
          </w:p>
          <w:p w14:paraId="787B2B11" w14:textId="512E7CDE" w:rsidR="001008EB" w:rsidRDefault="001008EB" w:rsidP="00CB0E54">
            <w:pPr>
              <w:pStyle w:val="EngHangEnd"/>
            </w:pPr>
            <w:r>
              <w:t>Hail to you, O full of grace.</w:t>
            </w:r>
          </w:p>
        </w:tc>
      </w:tr>
      <w:tr w:rsidR="00A87E3E" w14:paraId="197518F8" w14:textId="77777777" w:rsidTr="00CB0E54">
        <w:trPr>
          <w:cantSplit/>
        </w:trPr>
        <w:tc>
          <w:tcPr>
            <w:tcW w:w="288" w:type="dxa"/>
          </w:tcPr>
          <w:p w14:paraId="587916F4" w14:textId="77777777" w:rsidR="00A87E3E" w:rsidRDefault="00A87E3E" w:rsidP="00CB0E54">
            <w:pPr>
              <w:pStyle w:val="CopticCross"/>
            </w:pPr>
          </w:p>
        </w:tc>
        <w:tc>
          <w:tcPr>
            <w:tcW w:w="3960" w:type="dxa"/>
          </w:tcPr>
          <w:p w14:paraId="238C02F2" w14:textId="136A3C51" w:rsidR="001008EB" w:rsidRDefault="001008EB" w:rsidP="00837AED">
            <w:pPr>
              <w:pStyle w:val="EngHang"/>
            </w:pPr>
            <w:r>
              <w:t>You became higher than the heavenly,</w:t>
            </w:r>
          </w:p>
          <w:p w14:paraId="1C5A9BDE" w14:textId="7B920B04" w:rsidR="001008EB" w:rsidRDefault="001008EB" w:rsidP="001008EB">
            <w:pPr>
              <w:pStyle w:val="EngHang"/>
            </w:pPr>
            <w:r>
              <w:t xml:space="preserve">And all the luminous </w:t>
            </w:r>
            <w:r w:rsidR="00837AED">
              <w:t>orders</w:t>
            </w:r>
            <w:r>
              <w:t>.</w:t>
            </w:r>
          </w:p>
          <w:p w14:paraId="2CBD8148" w14:textId="51CB59D3" w:rsidR="00837AED" w:rsidRDefault="00837AED" w:rsidP="001008EB">
            <w:pPr>
              <w:pStyle w:val="EngHang"/>
            </w:pPr>
            <w:r>
              <w:t xml:space="preserve">O </w:t>
            </w:r>
            <w:r w:rsidR="001E47D1">
              <w:t>you who are greatly filled with joy</w:t>
            </w:r>
            <w:r>
              <w:rPr>
                <w:rStyle w:val="FootnoteReference"/>
              </w:rPr>
              <w:footnoteReference w:id="1038"/>
            </w:r>
            <w:r>
              <w:t>.</w:t>
            </w:r>
          </w:p>
          <w:p w14:paraId="38727166" w14:textId="2B5959D8" w:rsidR="001008EB" w:rsidRDefault="001008EB" w:rsidP="00CB0E54">
            <w:pPr>
              <w:pStyle w:val="EngHangEnd"/>
            </w:pPr>
            <w:r>
              <w:t>Hail to you, O full of grace.</w:t>
            </w:r>
          </w:p>
        </w:tc>
      </w:tr>
      <w:tr w:rsidR="00A87E3E" w14:paraId="27693507" w14:textId="77777777" w:rsidTr="00CB0E54">
        <w:trPr>
          <w:cantSplit/>
        </w:trPr>
        <w:tc>
          <w:tcPr>
            <w:tcW w:w="288" w:type="dxa"/>
          </w:tcPr>
          <w:p w14:paraId="3C4B9D70" w14:textId="77777777" w:rsidR="00A87E3E" w:rsidRDefault="00A87E3E" w:rsidP="00CB0E54">
            <w:pPr>
              <w:pStyle w:val="CopticCross"/>
            </w:pPr>
            <w:r>
              <w:t>¿</w:t>
            </w:r>
          </w:p>
        </w:tc>
        <w:tc>
          <w:tcPr>
            <w:tcW w:w="3960" w:type="dxa"/>
          </w:tcPr>
          <w:p w14:paraId="6538D1EB" w14:textId="0002D689" w:rsidR="00A87E3E" w:rsidRDefault="00837AED" w:rsidP="00837AED">
            <w:pPr>
              <w:pStyle w:val="EngHang"/>
            </w:pPr>
            <w:r>
              <w:t>You receive all praise,</w:t>
            </w:r>
          </w:p>
          <w:p w14:paraId="6E680894" w14:textId="1655B96A" w:rsidR="00837AED" w:rsidRDefault="00837AED" w:rsidP="00837AED">
            <w:pPr>
              <w:pStyle w:val="EngHang"/>
            </w:pPr>
            <w:r>
              <w:t>You remembrance is made and</w:t>
            </w:r>
          </w:p>
          <w:p w14:paraId="3FD81085" w14:textId="4236556D" w:rsidR="00837AED" w:rsidRDefault="00837AED" w:rsidP="00837AED">
            <w:pPr>
              <w:pStyle w:val="EngHang"/>
            </w:pPr>
            <w:r>
              <w:t>You are hailed in all the lands,</w:t>
            </w:r>
          </w:p>
          <w:p w14:paraId="3BE3A622" w14:textId="71F03E19" w:rsidR="00837AED" w:rsidRDefault="00837AED" w:rsidP="00CB0E54">
            <w:pPr>
              <w:pStyle w:val="EngHangEnd"/>
            </w:pPr>
            <w:r>
              <w:t>Hail to you, O full of grace.</w:t>
            </w:r>
          </w:p>
        </w:tc>
      </w:tr>
      <w:tr w:rsidR="00A87E3E" w14:paraId="1E5A1659" w14:textId="77777777" w:rsidTr="00CB0E54">
        <w:trPr>
          <w:cantSplit/>
        </w:trPr>
        <w:tc>
          <w:tcPr>
            <w:tcW w:w="288" w:type="dxa"/>
          </w:tcPr>
          <w:p w14:paraId="0A241CBF" w14:textId="77777777" w:rsidR="00A87E3E" w:rsidRDefault="00A87E3E" w:rsidP="00CB0E54">
            <w:pPr>
              <w:pStyle w:val="CopticCross"/>
            </w:pPr>
          </w:p>
        </w:tc>
        <w:tc>
          <w:tcPr>
            <w:tcW w:w="3960" w:type="dxa"/>
          </w:tcPr>
          <w:p w14:paraId="7714A7A5" w14:textId="77777777" w:rsidR="00A87E3E" w:rsidRDefault="00837AED" w:rsidP="00837AED">
            <w:pPr>
              <w:pStyle w:val="EngHang"/>
            </w:pPr>
            <w:r>
              <w:t>You became a throne for the Most High,</w:t>
            </w:r>
          </w:p>
          <w:p w14:paraId="101C2D33" w14:textId="77777777" w:rsidR="00837AED" w:rsidRDefault="00837AED" w:rsidP="00837AED">
            <w:pPr>
              <w:pStyle w:val="EngHang"/>
            </w:pPr>
            <w:r>
              <w:t>Our Lord and Saviour, whom we worship,</w:t>
            </w:r>
          </w:p>
          <w:p w14:paraId="30BC03DE" w14:textId="77777777" w:rsidR="00837AED" w:rsidRDefault="00837AED" w:rsidP="00837AED">
            <w:pPr>
              <w:pStyle w:val="EngHang"/>
            </w:pPr>
            <w:r>
              <w:t>You are blessed by all generations,</w:t>
            </w:r>
          </w:p>
          <w:p w14:paraId="266F7EA4" w14:textId="2D02E906" w:rsidR="00837AED" w:rsidRDefault="00837AED" w:rsidP="00CB0E54">
            <w:pPr>
              <w:pStyle w:val="EngHangEnd"/>
            </w:pPr>
            <w:r>
              <w:t>Hail to you, O full of grace.</w:t>
            </w:r>
          </w:p>
        </w:tc>
      </w:tr>
      <w:tr w:rsidR="00A87E3E" w14:paraId="4BA34604" w14:textId="77777777" w:rsidTr="00CB0E54">
        <w:trPr>
          <w:cantSplit/>
        </w:trPr>
        <w:tc>
          <w:tcPr>
            <w:tcW w:w="288" w:type="dxa"/>
          </w:tcPr>
          <w:p w14:paraId="011813BA" w14:textId="77777777" w:rsidR="00A87E3E" w:rsidRDefault="00A87E3E" w:rsidP="00CB0E54">
            <w:pPr>
              <w:pStyle w:val="CopticCross"/>
            </w:pPr>
            <w:r>
              <w:t>¿</w:t>
            </w:r>
          </w:p>
        </w:tc>
        <w:tc>
          <w:tcPr>
            <w:tcW w:w="3960" w:type="dxa"/>
          </w:tcPr>
          <w:p w14:paraId="5226DF9B" w14:textId="77777777" w:rsidR="00A87E3E" w:rsidRDefault="00837AED" w:rsidP="00837AED">
            <w:pPr>
              <w:pStyle w:val="EngHang"/>
            </w:pPr>
            <w:r>
              <w:t>Without His entry into the world by you,</w:t>
            </w:r>
          </w:p>
          <w:p w14:paraId="55ED948A" w14:textId="77777777" w:rsidR="00837AED" w:rsidRDefault="00837AED" w:rsidP="00837AED">
            <w:pPr>
              <w:pStyle w:val="EngHang"/>
            </w:pPr>
            <w:r>
              <w:t>Paradise would have remained shut,</w:t>
            </w:r>
          </w:p>
          <w:p w14:paraId="3839D202" w14:textId="77777777" w:rsidR="00837AED" w:rsidRDefault="00837AED" w:rsidP="00837AED">
            <w:pPr>
              <w:pStyle w:val="EngHang"/>
            </w:pPr>
            <w:r>
              <w:t>And Adam would have remained cast-out.</w:t>
            </w:r>
          </w:p>
          <w:p w14:paraId="13B96D50" w14:textId="266734CB" w:rsidR="00837AED" w:rsidRDefault="00837AED" w:rsidP="00CB0E54">
            <w:pPr>
              <w:pStyle w:val="EngHangEnd"/>
            </w:pPr>
            <w:r>
              <w:t>Hail to you, O full of grace.</w:t>
            </w:r>
          </w:p>
        </w:tc>
      </w:tr>
      <w:tr w:rsidR="00A87E3E" w14:paraId="7AC6AFEA" w14:textId="77777777" w:rsidTr="00CB0E54">
        <w:trPr>
          <w:cantSplit/>
        </w:trPr>
        <w:tc>
          <w:tcPr>
            <w:tcW w:w="288" w:type="dxa"/>
          </w:tcPr>
          <w:p w14:paraId="51C1F662" w14:textId="77777777" w:rsidR="00A87E3E" w:rsidRDefault="00A87E3E" w:rsidP="00CB0E54">
            <w:pPr>
              <w:pStyle w:val="CopticCross"/>
            </w:pPr>
          </w:p>
        </w:tc>
        <w:tc>
          <w:tcPr>
            <w:tcW w:w="3960" w:type="dxa"/>
          </w:tcPr>
          <w:p w14:paraId="0EA6F162" w14:textId="33C5A898" w:rsidR="00A87E3E" w:rsidRDefault="00837AED" w:rsidP="00837AED">
            <w:pPr>
              <w:pStyle w:val="EngHang"/>
            </w:pPr>
            <w:r>
              <w:t>Through you he became joyful,</w:t>
            </w:r>
          </w:p>
          <w:p w14:paraId="668209D0" w14:textId="77777777" w:rsidR="00837AED" w:rsidRDefault="00837AED" w:rsidP="00837AED">
            <w:pPr>
              <w:pStyle w:val="EngHang"/>
            </w:pPr>
            <w:r>
              <w:t>And returned from his exile,</w:t>
            </w:r>
          </w:p>
          <w:p w14:paraId="3345DEAD" w14:textId="77777777" w:rsidR="00837AED" w:rsidRDefault="00837AED" w:rsidP="00837AED">
            <w:pPr>
              <w:pStyle w:val="EngHang"/>
            </w:pPr>
            <w:r>
              <w:t>And we were delivered from bondage to Satan.</w:t>
            </w:r>
          </w:p>
          <w:p w14:paraId="1915F78E" w14:textId="562B3022" w:rsidR="00837AED" w:rsidRDefault="00837AED" w:rsidP="00CB0E54">
            <w:pPr>
              <w:pStyle w:val="EngHangEnd"/>
            </w:pPr>
            <w:r>
              <w:t>Hail to you, O full of grace.</w:t>
            </w:r>
          </w:p>
        </w:tc>
      </w:tr>
      <w:tr w:rsidR="00A87E3E" w14:paraId="3B099949" w14:textId="77777777" w:rsidTr="00CB0E54">
        <w:trPr>
          <w:cantSplit/>
        </w:trPr>
        <w:tc>
          <w:tcPr>
            <w:tcW w:w="288" w:type="dxa"/>
          </w:tcPr>
          <w:p w14:paraId="3357A017" w14:textId="77777777" w:rsidR="00A87E3E" w:rsidRDefault="00A87E3E" w:rsidP="00CB0E54">
            <w:pPr>
              <w:pStyle w:val="CopticCross"/>
            </w:pPr>
            <w:r>
              <w:lastRenderedPageBreak/>
              <w:t>¿</w:t>
            </w:r>
          </w:p>
        </w:tc>
        <w:tc>
          <w:tcPr>
            <w:tcW w:w="3960" w:type="dxa"/>
          </w:tcPr>
          <w:p w14:paraId="7E54463A" w14:textId="77777777" w:rsidR="00A87E3E" w:rsidRDefault="00837AED" w:rsidP="00837AED">
            <w:pPr>
              <w:pStyle w:val="EngHang"/>
            </w:pPr>
            <w:r>
              <w:t>Because of him we all became</w:t>
            </w:r>
          </w:p>
          <w:p w14:paraId="6E37F491" w14:textId="77777777" w:rsidR="00837AED" w:rsidRDefault="00837AED" w:rsidP="00837AED">
            <w:pPr>
              <w:pStyle w:val="EngHang"/>
            </w:pPr>
            <w:r>
              <w:t>Surrounded by death, which had been ordained,</w:t>
            </w:r>
          </w:p>
          <w:p w14:paraId="4B10066F" w14:textId="77777777" w:rsidR="00837AED" w:rsidRDefault="00837AED" w:rsidP="00837AED">
            <w:pPr>
              <w:pStyle w:val="EngHang"/>
            </w:pPr>
            <w:r>
              <w:t>And because of you we became joyful,</w:t>
            </w:r>
          </w:p>
          <w:p w14:paraId="43A56467" w14:textId="0201584A" w:rsidR="00837AED" w:rsidRDefault="00837AED" w:rsidP="00CB0E54">
            <w:pPr>
              <w:pStyle w:val="EngHangEnd"/>
            </w:pPr>
            <w:r>
              <w:t>Hail to you, O full of grace.</w:t>
            </w:r>
          </w:p>
        </w:tc>
      </w:tr>
      <w:tr w:rsidR="00A87E3E" w14:paraId="06D24325" w14:textId="77777777" w:rsidTr="00CB0E54">
        <w:trPr>
          <w:cantSplit/>
        </w:trPr>
        <w:tc>
          <w:tcPr>
            <w:tcW w:w="288" w:type="dxa"/>
          </w:tcPr>
          <w:p w14:paraId="7A4A6580" w14:textId="77777777" w:rsidR="00A87E3E" w:rsidRDefault="00A87E3E" w:rsidP="00CB0E54">
            <w:pPr>
              <w:pStyle w:val="CopticCross"/>
            </w:pPr>
          </w:p>
        </w:tc>
        <w:tc>
          <w:tcPr>
            <w:tcW w:w="3960" w:type="dxa"/>
          </w:tcPr>
          <w:p w14:paraId="215ED7AD" w14:textId="77777777" w:rsidR="00A87E3E" w:rsidRDefault="00837AED" w:rsidP="00837AED">
            <w:pPr>
              <w:pStyle w:val="EngHang"/>
            </w:pPr>
            <w:r>
              <w:t>We are assembled together</w:t>
            </w:r>
          </w:p>
          <w:p w14:paraId="52681E9F" w14:textId="77777777" w:rsidR="00837AED" w:rsidRDefault="00837AED" w:rsidP="00837AED">
            <w:pPr>
              <w:pStyle w:val="EngHang"/>
            </w:pPr>
            <w:r>
              <w:t>To offer our thanks,</w:t>
            </w:r>
          </w:p>
          <w:p w14:paraId="1DE4F1E9" w14:textId="77777777" w:rsidR="00837AED" w:rsidRDefault="00837AED" w:rsidP="00837AED">
            <w:pPr>
              <w:pStyle w:val="EngHang"/>
            </w:pPr>
            <w:r>
              <w:t>And to praise you publicly,</w:t>
            </w:r>
          </w:p>
          <w:p w14:paraId="1324D37E" w14:textId="104E3FDD" w:rsidR="00837AED" w:rsidRDefault="00837AED" w:rsidP="00CB0E54">
            <w:pPr>
              <w:pStyle w:val="EngHangEnd"/>
            </w:pPr>
            <w:r>
              <w:t>Hail to you, O full of grace.</w:t>
            </w:r>
          </w:p>
        </w:tc>
      </w:tr>
      <w:tr w:rsidR="00A87E3E" w14:paraId="0F873B82" w14:textId="77777777" w:rsidTr="00CB0E54">
        <w:trPr>
          <w:cantSplit/>
        </w:trPr>
        <w:tc>
          <w:tcPr>
            <w:tcW w:w="288" w:type="dxa"/>
          </w:tcPr>
          <w:p w14:paraId="4B66A906" w14:textId="77777777" w:rsidR="00A87E3E" w:rsidRDefault="00A87E3E" w:rsidP="00CB0E54">
            <w:pPr>
              <w:pStyle w:val="CopticCross"/>
            </w:pPr>
            <w:r>
              <w:t>¿</w:t>
            </w:r>
          </w:p>
        </w:tc>
        <w:tc>
          <w:tcPr>
            <w:tcW w:w="3960" w:type="dxa"/>
          </w:tcPr>
          <w:p w14:paraId="34CD1277" w14:textId="77777777" w:rsidR="00837AED" w:rsidRDefault="00837AED" w:rsidP="00837AED">
            <w:pPr>
              <w:pStyle w:val="EngHang"/>
            </w:pPr>
            <w:r>
              <w:t>And I, who came forward boldly,</w:t>
            </w:r>
          </w:p>
          <w:p w14:paraId="63DB710E" w14:textId="77777777" w:rsidR="00837AED" w:rsidRDefault="00837AED" w:rsidP="00837AED">
            <w:pPr>
              <w:pStyle w:val="EngHang"/>
            </w:pPr>
            <w:r>
              <w:t>To praise the daughter of David,</w:t>
            </w:r>
          </w:p>
          <w:p w14:paraId="7346371A" w14:textId="77777777" w:rsidR="00837AED" w:rsidRDefault="00837AED" w:rsidP="00837AED">
            <w:pPr>
              <w:pStyle w:val="EngHang"/>
            </w:pPr>
            <w:r>
              <w:t>Am the lowliest of the Christians.</w:t>
            </w:r>
          </w:p>
          <w:p w14:paraId="3C6F2911" w14:textId="48279361" w:rsidR="00837AED" w:rsidRDefault="00837AED" w:rsidP="00837AED">
            <w:pPr>
              <w:pStyle w:val="EngHangEnd"/>
            </w:pPr>
            <w:r>
              <w:t>Hail to you, O full of grace.</w:t>
            </w:r>
          </w:p>
        </w:tc>
      </w:tr>
      <w:tr w:rsidR="00A87E3E" w14:paraId="3003F8B5" w14:textId="77777777" w:rsidTr="00CB0E54">
        <w:trPr>
          <w:cantSplit/>
        </w:trPr>
        <w:tc>
          <w:tcPr>
            <w:tcW w:w="288" w:type="dxa"/>
          </w:tcPr>
          <w:p w14:paraId="5202A4E5" w14:textId="77777777" w:rsidR="00A87E3E" w:rsidRDefault="00A87E3E" w:rsidP="00CB0E54">
            <w:pPr>
              <w:pStyle w:val="CopticCross"/>
            </w:pPr>
          </w:p>
        </w:tc>
        <w:tc>
          <w:tcPr>
            <w:tcW w:w="3960" w:type="dxa"/>
          </w:tcPr>
          <w:p w14:paraId="11F2F7CD" w14:textId="77777777" w:rsidR="00A87E3E" w:rsidRDefault="001E47D1" w:rsidP="001E47D1">
            <w:pPr>
              <w:pStyle w:val="EngHang"/>
            </w:pPr>
            <w:r>
              <w:t>Do not forget me, my Lady,</w:t>
            </w:r>
          </w:p>
          <w:p w14:paraId="6E836E34" w14:textId="6357A356" w:rsidR="001E47D1" w:rsidRDefault="001E47D1" w:rsidP="001E47D1">
            <w:pPr>
              <w:pStyle w:val="EngHang"/>
            </w:pPr>
            <w:r>
              <w:t>O precious pearl, emerald, and sapphire,</w:t>
            </w:r>
          </w:p>
          <w:p w14:paraId="28902F49" w14:textId="015E7BF0" w:rsidR="001E47D1" w:rsidRDefault="001E47D1" w:rsidP="001E47D1">
            <w:pPr>
              <w:pStyle w:val="EngHang"/>
            </w:pPr>
            <w:r>
              <w:t>Who became a Temple for the Lord.</w:t>
            </w:r>
          </w:p>
          <w:p w14:paraId="4A7CC7A6" w14:textId="623FB514" w:rsidR="001E47D1" w:rsidRDefault="001E47D1" w:rsidP="00CB0E54">
            <w:pPr>
              <w:pStyle w:val="EngHangEnd"/>
            </w:pPr>
            <w:r>
              <w:t>Hail to you, O full of grace.</w:t>
            </w:r>
          </w:p>
        </w:tc>
      </w:tr>
      <w:tr w:rsidR="00A87E3E" w14:paraId="40493BAA" w14:textId="77777777" w:rsidTr="00CB0E54">
        <w:trPr>
          <w:cantSplit/>
        </w:trPr>
        <w:tc>
          <w:tcPr>
            <w:tcW w:w="288" w:type="dxa"/>
          </w:tcPr>
          <w:p w14:paraId="23690395" w14:textId="77777777" w:rsidR="00A87E3E" w:rsidRDefault="00A87E3E" w:rsidP="00CB0E54">
            <w:pPr>
              <w:pStyle w:val="CopticCross"/>
            </w:pPr>
            <w:r>
              <w:t>¿</w:t>
            </w:r>
          </w:p>
        </w:tc>
        <w:tc>
          <w:tcPr>
            <w:tcW w:w="3960" w:type="dxa"/>
          </w:tcPr>
          <w:p w14:paraId="15B82062" w14:textId="77777777" w:rsidR="00A87E3E" w:rsidRDefault="001E47D1" w:rsidP="001E47D1">
            <w:pPr>
              <w:pStyle w:val="EngHang"/>
            </w:pPr>
            <w:r>
              <w:t>O Mary, keep for us for many hears,</w:t>
            </w:r>
          </w:p>
          <w:p w14:paraId="50B8E586" w14:textId="77777777" w:rsidR="001E47D1" w:rsidRDefault="001E47D1" w:rsidP="001E47D1">
            <w:pPr>
              <w:pStyle w:val="EngHang"/>
            </w:pPr>
            <w:r>
              <w:t>The life and standing</w:t>
            </w:r>
          </w:p>
          <w:p w14:paraId="4EB1AB8F" w14:textId="77777777" w:rsidR="001E47D1" w:rsidRDefault="001E47D1" w:rsidP="001E47D1">
            <w:pPr>
              <w:pStyle w:val="EngHang"/>
            </w:pPr>
            <w:r>
              <w:t>of our holy and righteous father, Papa Abba ___,.</w:t>
            </w:r>
          </w:p>
          <w:p w14:paraId="0EBB3E14" w14:textId="5EACEE93" w:rsidR="001E47D1" w:rsidRDefault="001E47D1" w:rsidP="001E47D1">
            <w:pPr>
              <w:pStyle w:val="EngHangEnd"/>
            </w:pPr>
            <w:r>
              <w:t>Hail to you, O full of grace.</w:t>
            </w:r>
          </w:p>
        </w:tc>
      </w:tr>
      <w:tr w:rsidR="00A87E3E" w14:paraId="7929FF37" w14:textId="77777777" w:rsidTr="00CB0E54">
        <w:trPr>
          <w:cantSplit/>
        </w:trPr>
        <w:tc>
          <w:tcPr>
            <w:tcW w:w="288" w:type="dxa"/>
          </w:tcPr>
          <w:p w14:paraId="5482BDA7" w14:textId="77777777" w:rsidR="00A87E3E" w:rsidRDefault="00A87E3E" w:rsidP="00CB0E54">
            <w:pPr>
              <w:pStyle w:val="CopticCross"/>
            </w:pPr>
          </w:p>
        </w:tc>
        <w:tc>
          <w:tcPr>
            <w:tcW w:w="3960" w:type="dxa"/>
          </w:tcPr>
          <w:p w14:paraId="231315ED" w14:textId="3B293589" w:rsidR="00A87E3E" w:rsidRDefault="001E47D1" w:rsidP="001E47D1">
            <w:pPr>
              <w:pStyle w:val="EngHang"/>
            </w:pPr>
            <w:r>
              <w:t>And his partners in all the orders,</w:t>
            </w:r>
          </w:p>
          <w:p w14:paraId="52013AB3" w14:textId="77777777" w:rsidR="001E47D1" w:rsidRDefault="001E47D1" w:rsidP="001E47D1">
            <w:pPr>
              <w:pStyle w:val="EngHang"/>
            </w:pPr>
            <w:r>
              <w:t>Keep them, O Lord of Hosts,</w:t>
            </w:r>
          </w:p>
          <w:p w14:paraId="7E82AA61" w14:textId="77777777" w:rsidR="001E47D1" w:rsidRDefault="001E47D1" w:rsidP="001E47D1">
            <w:pPr>
              <w:pStyle w:val="EngHang"/>
            </w:pPr>
            <w:r>
              <w:t>And all your people, the Christians.</w:t>
            </w:r>
          </w:p>
          <w:p w14:paraId="36B281CA" w14:textId="1DCE02F3" w:rsidR="001E47D1" w:rsidRDefault="001E47D1" w:rsidP="00CB0E54">
            <w:pPr>
              <w:pStyle w:val="EngHangEnd"/>
            </w:pPr>
            <w:r>
              <w:t>Hail to you, O full of grace.</w:t>
            </w:r>
          </w:p>
        </w:tc>
      </w:tr>
      <w:tr w:rsidR="00A87E3E" w14:paraId="13F8F892" w14:textId="77777777" w:rsidTr="00CB0E54">
        <w:trPr>
          <w:cantSplit/>
        </w:trPr>
        <w:tc>
          <w:tcPr>
            <w:tcW w:w="288" w:type="dxa"/>
          </w:tcPr>
          <w:p w14:paraId="5B30E334" w14:textId="77777777" w:rsidR="00A87E3E" w:rsidRDefault="00A87E3E" w:rsidP="00CB0E54">
            <w:pPr>
              <w:pStyle w:val="CopticCross"/>
            </w:pPr>
            <w:r>
              <w:lastRenderedPageBreak/>
              <w:t>¿</w:t>
            </w:r>
          </w:p>
        </w:tc>
        <w:tc>
          <w:tcPr>
            <w:tcW w:w="3960" w:type="dxa"/>
          </w:tcPr>
          <w:p w14:paraId="004285B4" w14:textId="77777777" w:rsidR="00A87E3E" w:rsidRDefault="001E47D1" w:rsidP="001E47D1">
            <w:pPr>
              <w:pStyle w:val="EngHang"/>
            </w:pPr>
            <w:r>
              <w:t>And he who wrote these rhymes,</w:t>
            </w:r>
          </w:p>
          <w:p w14:paraId="64D0FE19" w14:textId="77777777" w:rsidR="001E47D1" w:rsidRDefault="001E47D1" w:rsidP="001E47D1">
            <w:pPr>
              <w:pStyle w:val="EngHang"/>
            </w:pPr>
            <w:r>
              <w:t>Crying out loudly from his heart, with awe</w:t>
            </w:r>
          </w:p>
          <w:p w14:paraId="69FD0609" w14:textId="77777777" w:rsidR="001E47D1" w:rsidRDefault="001E47D1" w:rsidP="001E47D1">
            <w:pPr>
              <w:pStyle w:val="EngHang"/>
            </w:pPr>
            <w:r>
              <w:t>To his Lord and his desire.</w:t>
            </w:r>
          </w:p>
          <w:p w14:paraId="7D893667" w14:textId="1E8C55E1" w:rsidR="001E47D1" w:rsidRDefault="001E47D1" w:rsidP="00CB0E54">
            <w:pPr>
              <w:pStyle w:val="EngHangEnd"/>
            </w:pPr>
            <w:r>
              <w:t>Hail to you, O full of grace.</w:t>
            </w:r>
          </w:p>
        </w:tc>
      </w:tr>
      <w:tr w:rsidR="00A87E3E" w14:paraId="38848283" w14:textId="77777777" w:rsidTr="00CB0E54">
        <w:trPr>
          <w:cantSplit/>
        </w:trPr>
        <w:tc>
          <w:tcPr>
            <w:tcW w:w="288" w:type="dxa"/>
          </w:tcPr>
          <w:p w14:paraId="5164A2EC" w14:textId="77777777" w:rsidR="00A87E3E" w:rsidRDefault="00A87E3E" w:rsidP="00CB0E54">
            <w:pPr>
              <w:pStyle w:val="CopticCross"/>
            </w:pPr>
          </w:p>
        </w:tc>
        <w:tc>
          <w:tcPr>
            <w:tcW w:w="3960" w:type="dxa"/>
          </w:tcPr>
          <w:p w14:paraId="16031645" w14:textId="77777777" w:rsidR="00A87E3E" w:rsidRDefault="001E47D1" w:rsidP="001E47D1">
            <w:pPr>
              <w:pStyle w:val="EngHang"/>
            </w:pPr>
            <w:r>
              <w:t>He cries, asking Him for forgivness,</w:t>
            </w:r>
          </w:p>
          <w:p w14:paraId="068EC39C" w14:textId="77777777" w:rsidR="001E47D1" w:rsidRDefault="001E47D1" w:rsidP="001E47D1">
            <w:pPr>
              <w:pStyle w:val="EngHang"/>
            </w:pPr>
            <w:r>
              <w:t>Coem to his help at the hour of his departure,</w:t>
            </w:r>
          </w:p>
          <w:p w14:paraId="1F5DB287" w14:textId="77777777" w:rsidR="001E47D1" w:rsidRDefault="001E47D1" w:rsidP="001E47D1">
            <w:pPr>
              <w:pStyle w:val="EngHang"/>
            </w:pPr>
            <w:r>
              <w:t>And assist him on Judgment Day.</w:t>
            </w:r>
          </w:p>
          <w:p w14:paraId="1CCB262E" w14:textId="6AA0CCFF" w:rsidR="001E47D1" w:rsidRDefault="001E47D1" w:rsidP="00CB0E54">
            <w:pPr>
              <w:pStyle w:val="EngHangEnd"/>
            </w:pPr>
            <w:r>
              <w:t>Hail to you, O full of grace.</w:t>
            </w:r>
          </w:p>
        </w:tc>
      </w:tr>
      <w:tr w:rsidR="00A87E3E" w14:paraId="38D7272F" w14:textId="77777777" w:rsidTr="00CB0E54">
        <w:trPr>
          <w:cantSplit/>
        </w:trPr>
        <w:tc>
          <w:tcPr>
            <w:tcW w:w="288" w:type="dxa"/>
          </w:tcPr>
          <w:p w14:paraId="4E8FA039" w14:textId="77777777" w:rsidR="00A87E3E" w:rsidRDefault="00A87E3E" w:rsidP="00CB0E54">
            <w:pPr>
              <w:pStyle w:val="CopticCross"/>
            </w:pPr>
            <w:r>
              <w:t>¿</w:t>
            </w:r>
          </w:p>
        </w:tc>
        <w:tc>
          <w:tcPr>
            <w:tcW w:w="3960" w:type="dxa"/>
          </w:tcPr>
          <w:p w14:paraId="7FB2D9BE" w14:textId="77777777" w:rsidR="00A87E3E" w:rsidRDefault="001E47D1" w:rsidP="001E47D1">
            <w:pPr>
              <w:pStyle w:val="EngHang"/>
            </w:pPr>
            <w:r>
              <w:t>Mary, I beg you to intercede,</w:t>
            </w:r>
          </w:p>
          <w:p w14:paraId="64509E36" w14:textId="77777777" w:rsidR="001E47D1" w:rsidRDefault="001E47D1" w:rsidP="001E47D1">
            <w:pPr>
              <w:pStyle w:val="EngHang"/>
            </w:pPr>
            <w:r>
              <w:t>Before the Lord whom we worship,</w:t>
            </w:r>
          </w:p>
          <w:p w14:paraId="281B6B09" w14:textId="77777777" w:rsidR="001E47D1" w:rsidRDefault="001E47D1" w:rsidP="001E47D1">
            <w:pPr>
              <w:pStyle w:val="EngHang"/>
            </w:pPr>
            <w:r>
              <w:t>That He may forgive us by your prayers.</w:t>
            </w:r>
          </w:p>
          <w:p w14:paraId="7702933B" w14:textId="554BEBD9" w:rsidR="001E47D1" w:rsidRDefault="001E47D1" w:rsidP="00CB0E54">
            <w:pPr>
              <w:pStyle w:val="EngHangEnd"/>
            </w:pPr>
            <w:r>
              <w:t>Hail to you, O full of grace.</w:t>
            </w:r>
          </w:p>
        </w:tc>
      </w:tr>
      <w:tr w:rsidR="00A87E3E" w14:paraId="33E8911A" w14:textId="77777777" w:rsidTr="00CB0E54">
        <w:trPr>
          <w:cantSplit/>
        </w:trPr>
        <w:tc>
          <w:tcPr>
            <w:tcW w:w="288" w:type="dxa"/>
          </w:tcPr>
          <w:p w14:paraId="31070D84" w14:textId="77777777" w:rsidR="00A87E3E" w:rsidRDefault="00A87E3E" w:rsidP="00CB0E54">
            <w:pPr>
              <w:pStyle w:val="CopticCross"/>
            </w:pPr>
          </w:p>
        </w:tc>
        <w:tc>
          <w:tcPr>
            <w:tcW w:w="3960" w:type="dxa"/>
          </w:tcPr>
          <w:p w14:paraId="6C008557" w14:textId="77777777" w:rsidR="00A87E3E" w:rsidRDefault="001E47D1" w:rsidP="001E47D1">
            <w:pPr>
              <w:pStyle w:val="EngHang"/>
            </w:pPr>
            <w:r>
              <w:t>My Lady, I ask you,</w:t>
            </w:r>
          </w:p>
          <w:p w14:paraId="3328DAB6" w14:textId="77777777" w:rsidR="001E47D1" w:rsidRDefault="001E47D1" w:rsidP="001E47D1">
            <w:pPr>
              <w:pStyle w:val="EngHang"/>
            </w:pPr>
            <w:r>
              <w:t>O daughter of the righteous David,</w:t>
            </w:r>
          </w:p>
          <w:p w14:paraId="783246CF" w14:textId="77777777" w:rsidR="001E47D1" w:rsidRDefault="001E47D1" w:rsidP="001E47D1">
            <w:pPr>
              <w:pStyle w:val="EngHang"/>
            </w:pPr>
            <w:r>
              <w:t>To save us from the fearful fire.</w:t>
            </w:r>
          </w:p>
          <w:p w14:paraId="769E59D1" w14:textId="1B8975C8" w:rsidR="001E47D1" w:rsidRDefault="001E47D1" w:rsidP="00CB0E54">
            <w:pPr>
              <w:pStyle w:val="EngHangEnd"/>
            </w:pPr>
            <w:r>
              <w:t>Hail to you, O full of grace.</w:t>
            </w:r>
          </w:p>
        </w:tc>
      </w:tr>
    </w:tbl>
    <w:p w14:paraId="5433149A" w14:textId="7CD45E7B" w:rsidR="001E3D2D" w:rsidRDefault="001E3D2D" w:rsidP="001E3D2D">
      <w:pPr>
        <w:pStyle w:val="Heading3"/>
      </w:pPr>
      <w:bookmarkStart w:id="1891" w:name="_Ref452620695"/>
      <w:r>
        <w:t>The First Batos Lobsh</w:t>
      </w:r>
      <w:bookmarkEnd w:id="1891"/>
    </w:p>
    <w:p w14:paraId="7A399D46" w14:textId="08527227" w:rsidR="001E3D2D" w:rsidRDefault="001E3D2D" w:rsidP="001E3D2D">
      <w:pPr>
        <w:pStyle w:val="Rubric"/>
      </w:pPr>
      <w:r>
        <w:t>Can be added after the Satuday Theotokia.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15E67A5" w14:textId="77777777" w:rsidTr="001E3D2D">
        <w:trPr>
          <w:cantSplit/>
          <w:jc w:val="center"/>
        </w:trPr>
        <w:tc>
          <w:tcPr>
            <w:tcW w:w="288" w:type="dxa"/>
          </w:tcPr>
          <w:p w14:paraId="635F4FEE" w14:textId="77777777" w:rsidR="001E3D2D" w:rsidRDefault="001E3D2D" w:rsidP="001E3D2D">
            <w:pPr>
              <w:pStyle w:val="CopticCross"/>
            </w:pPr>
          </w:p>
        </w:tc>
        <w:tc>
          <w:tcPr>
            <w:tcW w:w="3960" w:type="dxa"/>
          </w:tcPr>
          <w:p w14:paraId="07F8E5A3" w14:textId="17F6659D" w:rsidR="001E3D2D" w:rsidRDefault="00D33640" w:rsidP="00D33640">
            <w:pPr>
              <w:pStyle w:val="EngHang"/>
            </w:pPr>
            <w:r>
              <w:t xml:space="preserve">Hail to you </w:t>
            </w:r>
            <w:r w:rsidR="001E3D2D">
              <w:t>O full of grace,</w:t>
            </w:r>
          </w:p>
          <w:p w14:paraId="61DBD0D2" w14:textId="77777777" w:rsidR="001E3D2D" w:rsidRDefault="001E3D2D" w:rsidP="00D33640">
            <w:pPr>
              <w:pStyle w:val="EngHang"/>
            </w:pPr>
            <w:r>
              <w:t>The undefiled Virgin,</w:t>
            </w:r>
          </w:p>
          <w:p w14:paraId="3F40B350" w14:textId="583D8B51" w:rsidR="001E3D2D" w:rsidRDefault="001E3D2D" w:rsidP="00D33640">
            <w:pPr>
              <w:pStyle w:val="EngHang"/>
            </w:pPr>
            <w:r>
              <w:t xml:space="preserve">The </w:t>
            </w:r>
            <w:r w:rsidR="00D33640">
              <w:t>choicest</w:t>
            </w:r>
            <w:r>
              <w:t xml:space="preserve"> vessel</w:t>
            </w:r>
          </w:p>
          <w:p w14:paraId="720BC2A5" w14:textId="2E9EF3CE" w:rsidR="00D33640" w:rsidRPr="001A0083" w:rsidRDefault="00D33640" w:rsidP="001E3D2D">
            <w:pPr>
              <w:pStyle w:val="EngHangEnd"/>
            </w:pPr>
            <w:r>
              <w:t>In the whole world,</w:t>
            </w:r>
          </w:p>
        </w:tc>
        <w:tc>
          <w:tcPr>
            <w:tcW w:w="288" w:type="dxa"/>
          </w:tcPr>
          <w:p w14:paraId="48372EC0" w14:textId="77777777" w:rsidR="001E3D2D" w:rsidRDefault="001E3D2D" w:rsidP="001E3D2D"/>
        </w:tc>
        <w:tc>
          <w:tcPr>
            <w:tcW w:w="288" w:type="dxa"/>
          </w:tcPr>
          <w:p w14:paraId="08094A81" w14:textId="77777777" w:rsidR="001E3D2D" w:rsidRDefault="001E3D2D" w:rsidP="001E3D2D">
            <w:pPr>
              <w:pStyle w:val="CopticCross"/>
            </w:pPr>
          </w:p>
        </w:tc>
        <w:tc>
          <w:tcPr>
            <w:tcW w:w="3960" w:type="dxa"/>
          </w:tcPr>
          <w:p w14:paraId="222284A0" w14:textId="77777777" w:rsidR="001E3D2D" w:rsidRDefault="00304D59" w:rsidP="001E3D2D">
            <w:pPr>
              <w:pStyle w:val="CopticVersemulti-line"/>
            </w:pPr>
            <w:r>
              <w:t>Ⲭⲉⲣⲉ ⲑⲏⲉⲙⲉϩ ⲛ̀ϩ̀ⲙⲟⲧ:</w:t>
            </w:r>
          </w:p>
          <w:p w14:paraId="0BD1F058" w14:textId="77777777" w:rsidR="00304D59" w:rsidRDefault="00304D59" w:rsidP="001E3D2D">
            <w:pPr>
              <w:pStyle w:val="CopticVersemulti-line"/>
            </w:pPr>
            <w:r>
              <w:t>ϯⲡⲁⲣⲑⲉⲛⲟⲥ ⲛ̀ⲁⲧⲑⲱⲗⲉⲃ:</w:t>
            </w:r>
          </w:p>
          <w:p w14:paraId="3BB911D3" w14:textId="77777777" w:rsidR="00304D59" w:rsidRDefault="00304D59" w:rsidP="001E3D2D">
            <w:pPr>
              <w:pStyle w:val="CopticVersemulti-line"/>
            </w:pPr>
            <w:r>
              <w:t>ⲡⲓⲕⲩⲙⲓⲗⲗⲓⲟⲛ ⲉⲧⲥⲱⲧⲡ:</w:t>
            </w:r>
          </w:p>
          <w:p w14:paraId="42C66D5D" w14:textId="04B1936A" w:rsidR="00304D59" w:rsidRPr="00A742AC" w:rsidRDefault="00304D59" w:rsidP="001E3D2D">
            <w:pPr>
              <w:pStyle w:val="CopticVersemulti-line"/>
            </w:pPr>
            <w:r>
              <w:t>ⲛ̀ⲧⲉ ϯⲟⲓⲕⲟⲩⲙⲉⲛⲏ ⲧⲏⲣⲥ.</w:t>
            </w:r>
          </w:p>
        </w:tc>
      </w:tr>
      <w:tr w:rsidR="001E3D2D" w14:paraId="6C342EAC" w14:textId="77777777" w:rsidTr="001E3D2D">
        <w:trPr>
          <w:cantSplit/>
          <w:jc w:val="center"/>
        </w:trPr>
        <w:tc>
          <w:tcPr>
            <w:tcW w:w="288" w:type="dxa"/>
          </w:tcPr>
          <w:p w14:paraId="2DBB0899" w14:textId="77777777" w:rsidR="001E3D2D" w:rsidRDefault="001E3D2D" w:rsidP="001E3D2D">
            <w:pPr>
              <w:pStyle w:val="CopticCross"/>
            </w:pPr>
          </w:p>
        </w:tc>
        <w:tc>
          <w:tcPr>
            <w:tcW w:w="3960" w:type="dxa"/>
          </w:tcPr>
          <w:p w14:paraId="1910DB29" w14:textId="77777777" w:rsidR="001E3D2D" w:rsidRDefault="00D33640" w:rsidP="00D33640">
            <w:pPr>
              <w:pStyle w:val="EngHang"/>
            </w:pPr>
            <w:r>
              <w:t>The shining lamp,</w:t>
            </w:r>
          </w:p>
          <w:p w14:paraId="33EBD2FA" w14:textId="77777777" w:rsidR="00D33640" w:rsidRDefault="00D33640" w:rsidP="00D33640">
            <w:pPr>
              <w:pStyle w:val="EngHang"/>
            </w:pPr>
            <w:r>
              <w:t>The pride of virginity,</w:t>
            </w:r>
          </w:p>
          <w:p w14:paraId="65A9253E" w14:textId="77777777" w:rsidR="00D33640" w:rsidRDefault="00D33640" w:rsidP="00D33640">
            <w:pPr>
              <w:pStyle w:val="EngHang"/>
            </w:pPr>
            <w:r>
              <w:t>The unbreakable Santuary,</w:t>
            </w:r>
          </w:p>
          <w:p w14:paraId="13CEFD52" w14:textId="3A6DDAD5" w:rsidR="00D33640" w:rsidRPr="001A0083" w:rsidRDefault="00D33640" w:rsidP="001E3D2D">
            <w:pPr>
              <w:pStyle w:val="EngHangEnd"/>
            </w:pPr>
            <w:r>
              <w:t>The rod of faith.</w:t>
            </w:r>
          </w:p>
        </w:tc>
        <w:tc>
          <w:tcPr>
            <w:tcW w:w="288" w:type="dxa"/>
          </w:tcPr>
          <w:p w14:paraId="06D8F0E9" w14:textId="77777777" w:rsidR="001E3D2D" w:rsidRDefault="001E3D2D" w:rsidP="001E3D2D"/>
        </w:tc>
        <w:tc>
          <w:tcPr>
            <w:tcW w:w="288" w:type="dxa"/>
          </w:tcPr>
          <w:p w14:paraId="4B9EBE03" w14:textId="77777777" w:rsidR="001E3D2D" w:rsidRDefault="001E3D2D" w:rsidP="001E3D2D">
            <w:pPr>
              <w:pStyle w:val="CopticCross"/>
            </w:pPr>
          </w:p>
        </w:tc>
        <w:tc>
          <w:tcPr>
            <w:tcW w:w="3960" w:type="dxa"/>
          </w:tcPr>
          <w:p w14:paraId="1F393302" w14:textId="77777777" w:rsidR="001E3D2D" w:rsidRDefault="00304D59" w:rsidP="00304D59">
            <w:pPr>
              <w:pStyle w:val="CopticVersemulti-line"/>
            </w:pPr>
            <w:r>
              <w:t>Ⲡⲓⲗⲁⲙⲡⲁⲥ ⲛ̀ⲁⲧϭⲉⲛⲟ:</w:t>
            </w:r>
          </w:p>
          <w:p w14:paraId="07484E7C" w14:textId="77777777" w:rsidR="00304D59" w:rsidRDefault="00304D59" w:rsidP="00304D59">
            <w:pPr>
              <w:pStyle w:val="CopticVersemulti-line"/>
            </w:pPr>
            <w:r>
              <w:t>ⲡ̀ϣⲟⲩϣⲟⲩ ⲛ̀ⲧⲉ ϯⲡⲁⲣⲑⲉⲛⲓⲁ̀:</w:t>
            </w:r>
          </w:p>
          <w:p w14:paraId="580887B8" w14:textId="77777777" w:rsidR="00304D59" w:rsidRDefault="00304D59" w:rsidP="00304D59">
            <w:pPr>
              <w:pStyle w:val="CopticVersemulti-line"/>
            </w:pPr>
            <w:r>
              <w:t>ⲡⲓⲉⲣⲫⲉⲓ ⲛ̀ⲁⲧⲃⲱⲗ ⲉ̀ⲃⲟⲗ:</w:t>
            </w:r>
          </w:p>
          <w:p w14:paraId="73C51E9C" w14:textId="3ABC82DC" w:rsidR="00304D59" w:rsidRPr="00A742AC" w:rsidRDefault="00304D59" w:rsidP="001E3D2D">
            <w:pPr>
              <w:pStyle w:val="CopticVerse"/>
            </w:pPr>
            <w:r>
              <w:t>ⲟⲩⲟϩ ⲡⲓϣ̀ⲃⲱⲧ ⲛ̀ⲧⲉ ⲡⲓⲛⲁϩϯ.</w:t>
            </w:r>
          </w:p>
        </w:tc>
      </w:tr>
      <w:tr w:rsidR="001E3D2D" w14:paraId="68A93AFA" w14:textId="77777777" w:rsidTr="001E3D2D">
        <w:trPr>
          <w:cantSplit/>
          <w:jc w:val="center"/>
        </w:trPr>
        <w:tc>
          <w:tcPr>
            <w:tcW w:w="288" w:type="dxa"/>
          </w:tcPr>
          <w:p w14:paraId="28EF5AD2" w14:textId="77777777" w:rsidR="001E3D2D" w:rsidRDefault="001E3D2D" w:rsidP="001E3D2D">
            <w:pPr>
              <w:pStyle w:val="CopticCross"/>
            </w:pPr>
            <w:r>
              <w:t>¿</w:t>
            </w:r>
          </w:p>
        </w:tc>
        <w:tc>
          <w:tcPr>
            <w:tcW w:w="3960" w:type="dxa"/>
          </w:tcPr>
          <w:p w14:paraId="3E1E1D64" w14:textId="77777777" w:rsidR="001E3D2D" w:rsidRDefault="00D33640" w:rsidP="00D33640">
            <w:pPr>
              <w:pStyle w:val="EngHang"/>
            </w:pPr>
            <w:r>
              <w:t>Ask of Him whom you have borne,</w:t>
            </w:r>
          </w:p>
          <w:p w14:paraId="285AEE09" w14:textId="77777777" w:rsidR="00D33640" w:rsidRDefault="00D33640" w:rsidP="00D33640">
            <w:pPr>
              <w:pStyle w:val="EngHang"/>
            </w:pPr>
            <w:r>
              <w:t>Our good Saviour,</w:t>
            </w:r>
          </w:p>
          <w:p w14:paraId="7FFE1A73" w14:textId="77777777" w:rsidR="00D33640" w:rsidRDefault="00D33640" w:rsidP="00D33640">
            <w:pPr>
              <w:pStyle w:val="EngHang"/>
            </w:pPr>
            <w:r>
              <w:t>To take away our afflictions,</w:t>
            </w:r>
          </w:p>
          <w:p w14:paraId="2454034E" w14:textId="7F487E42" w:rsidR="00D33640" w:rsidRPr="00195761" w:rsidRDefault="00D33640" w:rsidP="001E3D2D">
            <w:pPr>
              <w:pStyle w:val="EngHangEnd"/>
              <w:rPr>
                <w:szCs w:val="22"/>
              </w:rPr>
            </w:pPr>
            <w:r>
              <w:rPr>
                <w:szCs w:val="22"/>
              </w:rPr>
              <w:t>And accord to us His peace.</w:t>
            </w:r>
          </w:p>
        </w:tc>
        <w:tc>
          <w:tcPr>
            <w:tcW w:w="288" w:type="dxa"/>
          </w:tcPr>
          <w:p w14:paraId="460F95B6" w14:textId="77777777" w:rsidR="001E3D2D" w:rsidRDefault="001E3D2D" w:rsidP="001E3D2D"/>
        </w:tc>
        <w:tc>
          <w:tcPr>
            <w:tcW w:w="288" w:type="dxa"/>
          </w:tcPr>
          <w:p w14:paraId="5EEF40CE" w14:textId="77777777" w:rsidR="001E3D2D" w:rsidRDefault="001E3D2D" w:rsidP="001E3D2D">
            <w:pPr>
              <w:pStyle w:val="CopticCross"/>
            </w:pPr>
            <w:r>
              <w:t>¿</w:t>
            </w:r>
          </w:p>
        </w:tc>
        <w:tc>
          <w:tcPr>
            <w:tcW w:w="3960" w:type="dxa"/>
          </w:tcPr>
          <w:p w14:paraId="69DFE89E" w14:textId="77777777" w:rsidR="001E3D2D" w:rsidRDefault="00304D59" w:rsidP="00304D59">
            <w:pPr>
              <w:pStyle w:val="CopticVersemulti-line"/>
            </w:pPr>
            <w:r>
              <w:t>Ⲙⲁϯϩⲟ ⲙ̀ⲫⲉⲧⲁⲣⲉⲙⲁⲥϥ:</w:t>
            </w:r>
          </w:p>
          <w:p w14:paraId="29420084" w14:textId="77777777" w:rsidR="00304D59" w:rsidRDefault="00304D59" w:rsidP="00304D59">
            <w:pPr>
              <w:pStyle w:val="CopticVersemulti-line"/>
            </w:pPr>
            <w:r>
              <w:t>Ⲡⲉⲛⲉⲱⲧⲏⲣ ⲛ̀ⲁ̀ⲅⲁⲑⲟⲥ:</w:t>
            </w:r>
          </w:p>
          <w:p w14:paraId="3D85464E" w14:textId="77777777" w:rsidR="00304D59" w:rsidRDefault="00304D59" w:rsidP="00304D59">
            <w:pPr>
              <w:pStyle w:val="CopticVersemulti-line"/>
            </w:pPr>
            <w:r>
              <w:t>ⲛ̀ⲧⲉϥⲱ̀ⲗⲓ ⲛ̀ⲛⲁⲓϧⲓⲥⲓ ⲉ̀ⲃⲟⲗϩⲁⲣⲟⲛ:</w:t>
            </w:r>
          </w:p>
          <w:p w14:paraId="1AEF47FB" w14:textId="522D4246" w:rsidR="00304D59" w:rsidRPr="00A742AC" w:rsidRDefault="00304D59" w:rsidP="001E3D2D">
            <w:pPr>
              <w:pStyle w:val="CopticVerse"/>
            </w:pPr>
            <w:r>
              <w:t>ⲛ̀ⲧⲉϥⲥⲉⲙⲛⲓ ⲛⲁⲛ ⲛ̀ⲧⲉϥϩⲓⲣⲏⲛⲏ.</w:t>
            </w:r>
          </w:p>
        </w:tc>
      </w:tr>
      <w:tr w:rsidR="001E3D2D" w14:paraId="4E881465" w14:textId="77777777" w:rsidTr="001E3D2D">
        <w:trPr>
          <w:cantSplit/>
          <w:jc w:val="center"/>
        </w:trPr>
        <w:tc>
          <w:tcPr>
            <w:tcW w:w="288" w:type="dxa"/>
          </w:tcPr>
          <w:p w14:paraId="3F487E02" w14:textId="77777777" w:rsidR="001E3D2D" w:rsidRDefault="001E3D2D" w:rsidP="001E3D2D">
            <w:pPr>
              <w:pStyle w:val="CopticCross"/>
            </w:pPr>
            <w:r>
              <w:t>¿</w:t>
            </w:r>
          </w:p>
        </w:tc>
        <w:tc>
          <w:tcPr>
            <w:tcW w:w="3960" w:type="dxa"/>
          </w:tcPr>
          <w:p w14:paraId="77294A96" w14:textId="77777777" w:rsidR="001E3D2D" w:rsidRDefault="00D33640" w:rsidP="00D33640">
            <w:pPr>
              <w:pStyle w:val="EngHang"/>
            </w:pPr>
            <w:r>
              <w:t>Rejoice, O full of grace,</w:t>
            </w:r>
          </w:p>
          <w:p w14:paraId="24D5FEEF" w14:textId="77777777" w:rsidR="00D33640" w:rsidRDefault="00D33640" w:rsidP="00D33640">
            <w:pPr>
              <w:pStyle w:val="EngHang"/>
            </w:pPr>
            <w:r>
              <w:t>The pure lampstand</w:t>
            </w:r>
          </w:p>
          <w:p w14:paraId="20B72189" w14:textId="77777777" w:rsidR="00D33640" w:rsidRDefault="00D33640" w:rsidP="00D33640">
            <w:pPr>
              <w:pStyle w:val="EngHang"/>
            </w:pPr>
            <w:r>
              <w:t>Carrying the the Lamp,</w:t>
            </w:r>
          </w:p>
          <w:p w14:paraId="5F11EB5A" w14:textId="5D00F112" w:rsidR="00D33640" w:rsidRDefault="00D33640" w:rsidP="001E3D2D">
            <w:pPr>
              <w:pStyle w:val="EngHangEnd"/>
            </w:pPr>
            <w:r>
              <w:t>Which is the divine fire.</w:t>
            </w:r>
          </w:p>
        </w:tc>
        <w:tc>
          <w:tcPr>
            <w:tcW w:w="288" w:type="dxa"/>
          </w:tcPr>
          <w:p w14:paraId="4D7ECC50" w14:textId="77777777" w:rsidR="001E3D2D" w:rsidRDefault="001E3D2D" w:rsidP="001E3D2D"/>
        </w:tc>
        <w:tc>
          <w:tcPr>
            <w:tcW w:w="288" w:type="dxa"/>
          </w:tcPr>
          <w:p w14:paraId="1470F321" w14:textId="77777777" w:rsidR="001E3D2D" w:rsidRDefault="001E3D2D" w:rsidP="001E3D2D">
            <w:pPr>
              <w:pStyle w:val="CopticCross"/>
            </w:pPr>
            <w:r>
              <w:t>¿</w:t>
            </w:r>
          </w:p>
        </w:tc>
        <w:tc>
          <w:tcPr>
            <w:tcW w:w="3960" w:type="dxa"/>
          </w:tcPr>
          <w:p w14:paraId="735B5D63" w14:textId="77777777" w:rsidR="001E3D2D" w:rsidRDefault="00304D59" w:rsidP="00304D59">
            <w:pPr>
              <w:pStyle w:val="CopticVersemulti-line"/>
            </w:pPr>
            <w:r>
              <w:t>Ⲭⲉⲣⲉ ⲑⲏⲉⲑⲙⲉϩ ⲛ̀ϩ̀ⲙⲟⲧ:</w:t>
            </w:r>
          </w:p>
          <w:p w14:paraId="1C6F226B" w14:textId="77777777" w:rsidR="00304D59" w:rsidRDefault="00304D59" w:rsidP="00304D59">
            <w:pPr>
              <w:pStyle w:val="CopticVersemulti-line"/>
            </w:pPr>
            <w:r>
              <w:t>ϯⲗⲩⲭⲛⲓⲁ̀ ⲛ̀ⲕⲁⲑⲁⲣⲟⲥ:</w:t>
            </w:r>
          </w:p>
          <w:p w14:paraId="584571BC" w14:textId="77777777" w:rsidR="00304D59" w:rsidRDefault="00304D59" w:rsidP="00304D59">
            <w:pPr>
              <w:pStyle w:val="CopticVersemulti-line"/>
            </w:pPr>
            <w:r>
              <w:t>ⲑⲏⲉ̀ⲧⲁⲥϥⲁⲓ ϧⲁ ⲡⲓⲗⲁⲙⲡⲁⲥ:</w:t>
            </w:r>
          </w:p>
          <w:p w14:paraId="0C7062B9" w14:textId="17D421D8" w:rsidR="00304D59" w:rsidRPr="00A742AC" w:rsidRDefault="00304D59" w:rsidP="001E3D2D">
            <w:pPr>
              <w:pStyle w:val="CopticVerse"/>
            </w:pPr>
            <w:r>
              <w:t>ⲡⲓⲭ̀ⲣⲱⲙ ⲛ̀ⲧⲉ ϯⲙⲉⲑⲛⲟⲩϯ.</w:t>
            </w:r>
          </w:p>
        </w:tc>
      </w:tr>
      <w:tr w:rsidR="001E3D2D" w14:paraId="3348B8B4" w14:textId="77777777" w:rsidTr="001E3D2D">
        <w:trPr>
          <w:cantSplit/>
          <w:jc w:val="center"/>
        </w:trPr>
        <w:tc>
          <w:tcPr>
            <w:tcW w:w="288" w:type="dxa"/>
          </w:tcPr>
          <w:p w14:paraId="55834194" w14:textId="77777777" w:rsidR="001E3D2D" w:rsidRDefault="001E3D2D" w:rsidP="001E3D2D">
            <w:pPr>
              <w:pStyle w:val="CopticCross"/>
            </w:pPr>
          </w:p>
        </w:tc>
        <w:tc>
          <w:tcPr>
            <w:tcW w:w="3960" w:type="dxa"/>
          </w:tcPr>
          <w:p w14:paraId="61D3832D" w14:textId="77777777" w:rsidR="001E3D2D" w:rsidRDefault="00D33640" w:rsidP="00D33640">
            <w:pPr>
              <w:pStyle w:val="EngHang"/>
            </w:pPr>
            <w:r>
              <w:t>Rejoice, O hope of salvation</w:t>
            </w:r>
          </w:p>
          <w:p w14:paraId="456BB302" w14:textId="77777777" w:rsidR="00D33640" w:rsidRDefault="00D33640" w:rsidP="00D33640">
            <w:pPr>
              <w:pStyle w:val="EngHang"/>
            </w:pPr>
            <w:r>
              <w:t>For all the earth.</w:t>
            </w:r>
          </w:p>
          <w:p w14:paraId="260741CD" w14:textId="77777777" w:rsidR="00D33640" w:rsidRDefault="00D33640" w:rsidP="00D33640">
            <w:pPr>
              <w:pStyle w:val="EngHang"/>
            </w:pPr>
            <w:r>
              <w:t>Because of you we have been</w:t>
            </w:r>
          </w:p>
          <w:p w14:paraId="313E7CE5" w14:textId="18422F79" w:rsidR="00D33640" w:rsidRPr="001A0083" w:rsidRDefault="00D33640" w:rsidP="001E3D2D">
            <w:pPr>
              <w:pStyle w:val="EngHangEnd"/>
            </w:pPr>
            <w:r>
              <w:t>Set free from Eve’s curse.</w:t>
            </w:r>
          </w:p>
        </w:tc>
        <w:tc>
          <w:tcPr>
            <w:tcW w:w="288" w:type="dxa"/>
          </w:tcPr>
          <w:p w14:paraId="454A3B9A" w14:textId="77777777" w:rsidR="001E3D2D" w:rsidRDefault="001E3D2D" w:rsidP="001E3D2D"/>
        </w:tc>
        <w:tc>
          <w:tcPr>
            <w:tcW w:w="288" w:type="dxa"/>
          </w:tcPr>
          <w:p w14:paraId="4BDD57B0" w14:textId="77777777" w:rsidR="001E3D2D" w:rsidRDefault="001E3D2D" w:rsidP="001E3D2D">
            <w:pPr>
              <w:pStyle w:val="CopticCross"/>
            </w:pPr>
          </w:p>
        </w:tc>
        <w:tc>
          <w:tcPr>
            <w:tcW w:w="3960" w:type="dxa"/>
          </w:tcPr>
          <w:p w14:paraId="33BE32B3" w14:textId="77777777" w:rsidR="001E3D2D" w:rsidRDefault="00304D59" w:rsidP="00304D59">
            <w:pPr>
              <w:pStyle w:val="CopticVersemulti-line"/>
            </w:pPr>
            <w:r>
              <w:t>Ⲭⲉⲣⲉ ϯϩⲉⲗⲡⲓⲥ ⲛ̀ⲟⲩⲅⲁⲓ:</w:t>
            </w:r>
          </w:p>
          <w:p w14:paraId="3CCD0EC6" w14:textId="77777777" w:rsidR="00304D59" w:rsidRDefault="00304D59" w:rsidP="00304D59">
            <w:pPr>
              <w:pStyle w:val="CopticVersemulti-line"/>
            </w:pPr>
            <w:r>
              <w:t>ⲛ̀ⲧⲉ ϯⲟⲓⲕⲟⲩⲙⲉⲛⲏ ⲧⲏⲣⲥ:</w:t>
            </w:r>
          </w:p>
          <w:p w14:paraId="75A35CFA" w14:textId="77777777" w:rsidR="00304D59" w:rsidRDefault="00304D59" w:rsidP="00304D59">
            <w:pPr>
              <w:pStyle w:val="CopticVersemulti-line"/>
            </w:pPr>
            <w:r>
              <w:t>ⲉⲑⲃⲏϯ ⲅⲁⲣ ⲁⲛⲉⲣⲣⲉⲙϩⲉ:</w:t>
            </w:r>
          </w:p>
          <w:p w14:paraId="4762C5BD" w14:textId="06F17D44" w:rsidR="00304D59" w:rsidRPr="00A742AC" w:rsidRDefault="00304D59" w:rsidP="001E3D2D">
            <w:pPr>
              <w:pStyle w:val="CopticVerse"/>
            </w:pPr>
            <w:r>
              <w:t>ⲉ̀ⲃⲟⲗϩⲁ ⲡⲓⲥⲁϩⲟⲩⲓ̀ ⲛ̀ⲧⲉ Ⲉⲩⲁ.</w:t>
            </w:r>
          </w:p>
        </w:tc>
      </w:tr>
      <w:tr w:rsidR="001E3D2D" w14:paraId="4705F402" w14:textId="77777777" w:rsidTr="001E3D2D">
        <w:trPr>
          <w:cantSplit/>
          <w:jc w:val="center"/>
        </w:trPr>
        <w:tc>
          <w:tcPr>
            <w:tcW w:w="288" w:type="dxa"/>
          </w:tcPr>
          <w:p w14:paraId="07E2B174" w14:textId="77777777" w:rsidR="001E3D2D" w:rsidRDefault="001E3D2D" w:rsidP="001E3D2D">
            <w:pPr>
              <w:pStyle w:val="CopticCross"/>
            </w:pPr>
          </w:p>
        </w:tc>
        <w:tc>
          <w:tcPr>
            <w:tcW w:w="3960" w:type="dxa"/>
          </w:tcPr>
          <w:p w14:paraId="2FBF4089" w14:textId="77777777" w:rsidR="001E3D2D" w:rsidRPr="00D33640" w:rsidRDefault="00D33640" w:rsidP="00D33640">
            <w:pPr>
              <w:pStyle w:val="EngHang"/>
            </w:pPr>
            <w:r w:rsidRPr="00D33640">
              <w:t>We have become temples</w:t>
            </w:r>
          </w:p>
          <w:p w14:paraId="03D34D6A" w14:textId="77777777" w:rsidR="00D33640" w:rsidRPr="00D33640" w:rsidRDefault="00D33640" w:rsidP="00D33640">
            <w:pPr>
              <w:pStyle w:val="EngHang"/>
            </w:pPr>
            <w:r w:rsidRPr="00D33640">
              <w:t>Of the Holy Spirit</w:t>
            </w:r>
          </w:p>
          <w:p w14:paraId="68895370" w14:textId="77777777" w:rsidR="00D33640" w:rsidRPr="00D33640" w:rsidRDefault="00D33640" w:rsidP="00D33640">
            <w:pPr>
              <w:pStyle w:val="EngHang"/>
            </w:pPr>
            <w:r w:rsidRPr="00D33640">
              <w:t>Who came upon you</w:t>
            </w:r>
          </w:p>
          <w:p w14:paraId="764CAA7D" w14:textId="1A0DA518" w:rsidR="00D33640" w:rsidRPr="007425E1" w:rsidRDefault="00D33640" w:rsidP="001E3D2D">
            <w:pPr>
              <w:pStyle w:val="EngHangEnd"/>
            </w:pPr>
            <w:r>
              <w:t>And sanctified you.</w:t>
            </w:r>
          </w:p>
        </w:tc>
        <w:tc>
          <w:tcPr>
            <w:tcW w:w="288" w:type="dxa"/>
          </w:tcPr>
          <w:p w14:paraId="76357FDB" w14:textId="77777777" w:rsidR="001E3D2D" w:rsidRDefault="001E3D2D" w:rsidP="001E3D2D"/>
        </w:tc>
        <w:tc>
          <w:tcPr>
            <w:tcW w:w="288" w:type="dxa"/>
          </w:tcPr>
          <w:p w14:paraId="7D76FDE6" w14:textId="77777777" w:rsidR="001E3D2D" w:rsidRDefault="001E3D2D" w:rsidP="001E3D2D">
            <w:pPr>
              <w:pStyle w:val="CopticCross"/>
            </w:pPr>
          </w:p>
        </w:tc>
        <w:tc>
          <w:tcPr>
            <w:tcW w:w="3960" w:type="dxa"/>
          </w:tcPr>
          <w:p w14:paraId="274C6381" w14:textId="77777777" w:rsidR="001E3D2D" w:rsidRDefault="00304D59" w:rsidP="00304D59">
            <w:pPr>
              <w:pStyle w:val="CopticVersemulti-line"/>
            </w:pPr>
            <w:r>
              <w:t>Ⲉⲑⲃⲏϯ ⲟⲛ ⲁⲛⲉⲣⲙⲁ̀ϣⲱⲡⲓ:</w:t>
            </w:r>
          </w:p>
          <w:p w14:paraId="6387B7AC" w14:textId="77777777" w:rsidR="00304D59" w:rsidRDefault="00304D59" w:rsidP="00304D59">
            <w:pPr>
              <w:pStyle w:val="CopticVersemulti-line"/>
            </w:pPr>
            <w:r>
              <w:t>ⲙ̀ⲡⲓⲠ̀ⲛⲉⲩⲙⲁ ⲉⲑⲟⲩⲁⲃ:</w:t>
            </w:r>
          </w:p>
          <w:p w14:paraId="6EBD2DCC" w14:textId="77777777" w:rsidR="00304D59" w:rsidRDefault="00304D59" w:rsidP="00304D59">
            <w:pPr>
              <w:pStyle w:val="CopticVersemulti-line"/>
            </w:pPr>
            <w:r>
              <w:t>ⲫⲁⲓ ⲉ̀ⲧⲁϥⲓ̀ ⲉ̀ϩ̀ⲣⲏⲓ ⲉ̀ϫⲱ:</w:t>
            </w:r>
          </w:p>
          <w:p w14:paraId="1A18DDE9" w14:textId="47542A71" w:rsidR="00304D59" w:rsidRPr="00A742AC" w:rsidRDefault="00304D59" w:rsidP="001E3D2D">
            <w:pPr>
              <w:pStyle w:val="CopticVerse"/>
            </w:pPr>
            <w:r>
              <w:t>ⲁϥⲉⲣⲁ̀ⲅⲓⲁ̀ⲍⲓⲛ ⲙ̀ⲙⲟ.</w:t>
            </w:r>
          </w:p>
        </w:tc>
      </w:tr>
      <w:tr w:rsidR="001E3D2D" w14:paraId="428AFA8E" w14:textId="77777777" w:rsidTr="001E3D2D">
        <w:trPr>
          <w:cantSplit/>
          <w:jc w:val="center"/>
        </w:trPr>
        <w:tc>
          <w:tcPr>
            <w:tcW w:w="288" w:type="dxa"/>
          </w:tcPr>
          <w:p w14:paraId="4A6ECBB0" w14:textId="77777777" w:rsidR="001E3D2D" w:rsidRDefault="001E3D2D" w:rsidP="001E3D2D">
            <w:pPr>
              <w:pStyle w:val="CopticCross"/>
            </w:pPr>
            <w:r>
              <w:t>¿</w:t>
            </w:r>
          </w:p>
        </w:tc>
        <w:tc>
          <w:tcPr>
            <w:tcW w:w="3960" w:type="dxa"/>
          </w:tcPr>
          <w:p w14:paraId="0961FA74" w14:textId="4E799176" w:rsidR="001E3D2D" w:rsidRDefault="00D33640" w:rsidP="00D33640">
            <w:pPr>
              <w:pStyle w:val="EngHang"/>
            </w:pPr>
            <w:r>
              <w:t>Rejoice O you to whom</w:t>
            </w:r>
          </w:p>
          <w:p w14:paraId="4EC71ACC" w14:textId="74C1E6B3" w:rsidR="00D33640" w:rsidRDefault="00D33640" w:rsidP="00D33640">
            <w:pPr>
              <w:pStyle w:val="EngHang"/>
            </w:pPr>
            <w:r>
              <w:t>Archangel Gabriel gave saulation:</w:t>
            </w:r>
          </w:p>
          <w:p w14:paraId="4453FFF6" w14:textId="7DD70025" w:rsidR="00D33640" w:rsidRDefault="00D33640" w:rsidP="00D33640">
            <w:pPr>
              <w:pStyle w:val="EngHang"/>
            </w:pPr>
            <w:r>
              <w:t>“Rejoice O full of grace,</w:t>
            </w:r>
          </w:p>
          <w:p w14:paraId="0E54A4B1" w14:textId="5041A4C6" w:rsidR="00D33640" w:rsidRPr="005832A1" w:rsidRDefault="00D33640" w:rsidP="00D33640">
            <w:pPr>
              <w:pStyle w:val="EngHangEnd"/>
              <w:ind w:left="0" w:firstLine="0"/>
            </w:pPr>
            <w:r>
              <w:t>The Lord is with you.”</w:t>
            </w:r>
          </w:p>
        </w:tc>
        <w:tc>
          <w:tcPr>
            <w:tcW w:w="288" w:type="dxa"/>
          </w:tcPr>
          <w:p w14:paraId="603EC4B5" w14:textId="77777777" w:rsidR="001E3D2D" w:rsidRDefault="001E3D2D" w:rsidP="001E3D2D"/>
        </w:tc>
        <w:tc>
          <w:tcPr>
            <w:tcW w:w="288" w:type="dxa"/>
          </w:tcPr>
          <w:p w14:paraId="630D4C9D" w14:textId="77777777" w:rsidR="001E3D2D" w:rsidRDefault="001E3D2D" w:rsidP="001E3D2D">
            <w:pPr>
              <w:pStyle w:val="CopticCross"/>
            </w:pPr>
            <w:r>
              <w:t>¿</w:t>
            </w:r>
          </w:p>
        </w:tc>
        <w:tc>
          <w:tcPr>
            <w:tcW w:w="3960" w:type="dxa"/>
          </w:tcPr>
          <w:p w14:paraId="44AD27F0" w14:textId="77777777" w:rsidR="001E3D2D" w:rsidRDefault="00304D59" w:rsidP="00304D59">
            <w:pPr>
              <w:pStyle w:val="CopticVersemulti-line"/>
            </w:pPr>
            <w:r>
              <w:t>Ⲭⲉⲣⲉ ⲑⲏⲉⲧⲁ Ⲅⲁⲃⲣⲓⲏⲗ:</w:t>
            </w:r>
          </w:p>
          <w:p w14:paraId="223D2CB8" w14:textId="77777777" w:rsidR="00304D59" w:rsidRDefault="00304D59" w:rsidP="00304D59">
            <w:pPr>
              <w:pStyle w:val="CopticVersemulti-line"/>
            </w:pPr>
            <w:r>
              <w:t>ⲉⲣⲭⲉⲣⲉⲧⲓⲍⲓⲛ ⲙ̀ⲙⲟⲥ:</w:t>
            </w:r>
          </w:p>
          <w:p w14:paraId="477023CB" w14:textId="77777777" w:rsidR="00304D59" w:rsidRDefault="00304D59" w:rsidP="00304D59">
            <w:pPr>
              <w:pStyle w:val="CopticVersemulti-line"/>
            </w:pPr>
            <w:r>
              <w:t>ϫⲉ ⲭⲉⲣⲉ ⲑⲏⲉⲑⲙⲉϩ ⲛ̀ϩ̀ⲙⲟⲧ:</w:t>
            </w:r>
          </w:p>
          <w:p w14:paraId="1ABF9384" w14:textId="48971E9F" w:rsidR="00304D59" w:rsidRPr="00A742AC" w:rsidRDefault="00304D59" w:rsidP="001E3D2D">
            <w:pPr>
              <w:pStyle w:val="CopticVerse"/>
            </w:pPr>
            <w:r>
              <w:t>ⲟⲩⲟϩ Ⲡϭⲟⲓⲥ ϣⲟⲡ ⲛⲉⲙⲉ.</w:t>
            </w:r>
          </w:p>
        </w:tc>
      </w:tr>
      <w:tr w:rsidR="001E3D2D" w14:paraId="51619F69" w14:textId="77777777" w:rsidTr="001E3D2D">
        <w:trPr>
          <w:cantSplit/>
          <w:jc w:val="center"/>
        </w:trPr>
        <w:tc>
          <w:tcPr>
            <w:tcW w:w="288" w:type="dxa"/>
          </w:tcPr>
          <w:p w14:paraId="68BAFDFD" w14:textId="77777777" w:rsidR="001E3D2D" w:rsidRDefault="001E3D2D" w:rsidP="001E3D2D">
            <w:pPr>
              <w:pStyle w:val="CopticCross"/>
            </w:pPr>
            <w:r>
              <w:t>¿</w:t>
            </w:r>
          </w:p>
        </w:tc>
        <w:tc>
          <w:tcPr>
            <w:tcW w:w="3960" w:type="dxa"/>
          </w:tcPr>
          <w:p w14:paraId="709C5291" w14:textId="77777777" w:rsidR="001E3D2D" w:rsidRDefault="00D33640" w:rsidP="00D33640">
            <w:pPr>
              <w:pStyle w:val="EngHang"/>
            </w:pPr>
            <w:r>
              <w:t xml:space="preserve">The Father rejoiced </w:t>
            </w:r>
          </w:p>
          <w:p w14:paraId="1A602407" w14:textId="77777777" w:rsidR="00D33640" w:rsidRDefault="00D33640" w:rsidP="00D33640">
            <w:pPr>
              <w:pStyle w:val="EngHang"/>
            </w:pPr>
            <w:r>
              <w:t>At the conception</w:t>
            </w:r>
          </w:p>
          <w:p w14:paraId="56583988" w14:textId="77777777" w:rsidR="00D33640" w:rsidRDefault="00D33640" w:rsidP="00D33640">
            <w:pPr>
              <w:pStyle w:val="EngHang"/>
            </w:pPr>
            <w:r>
              <w:t>And coming of His Son</w:t>
            </w:r>
          </w:p>
          <w:p w14:paraId="5B9C84B7" w14:textId="02FB7A2A" w:rsidR="00D33640" w:rsidRPr="005832A1" w:rsidRDefault="00D33640" w:rsidP="00D33640">
            <w:pPr>
              <w:pStyle w:val="EngHangEnd"/>
            </w:pPr>
            <w:r>
              <w:t>Into your womb.</w:t>
            </w:r>
          </w:p>
        </w:tc>
        <w:tc>
          <w:tcPr>
            <w:tcW w:w="288" w:type="dxa"/>
          </w:tcPr>
          <w:p w14:paraId="1E9C36BA" w14:textId="77777777" w:rsidR="001E3D2D" w:rsidRDefault="001E3D2D" w:rsidP="001E3D2D"/>
        </w:tc>
        <w:tc>
          <w:tcPr>
            <w:tcW w:w="288" w:type="dxa"/>
          </w:tcPr>
          <w:p w14:paraId="69EC33AB" w14:textId="77777777" w:rsidR="001E3D2D" w:rsidRDefault="001E3D2D" w:rsidP="001E3D2D">
            <w:pPr>
              <w:pStyle w:val="CopticCross"/>
            </w:pPr>
            <w:r>
              <w:t>¿</w:t>
            </w:r>
          </w:p>
        </w:tc>
        <w:tc>
          <w:tcPr>
            <w:tcW w:w="3960" w:type="dxa"/>
          </w:tcPr>
          <w:p w14:paraId="6D18556C" w14:textId="77777777" w:rsidR="001E3D2D" w:rsidRDefault="00304D59" w:rsidP="00304D59">
            <w:pPr>
              <w:pStyle w:val="CopticVersemulti-line"/>
            </w:pPr>
            <w:r>
              <w:t>Ⲁⲡ̀ϯⲙⲁϯ ⲅⲁⲣ ⲙ̀Ⲫⲓⲱⲧ:</w:t>
            </w:r>
          </w:p>
          <w:p w14:paraId="3D1C00BE" w14:textId="77777777" w:rsidR="00304D59" w:rsidRDefault="00304D59" w:rsidP="00304D59">
            <w:pPr>
              <w:pStyle w:val="CopticVersemulti-line"/>
            </w:pPr>
            <w:r>
              <w:t>ϣⲱⲡⲓ ϧⲉⲛ ⲡⲉϫⲓⲛⲉⲣⲃⲟⲕⲓ:</w:t>
            </w:r>
          </w:p>
          <w:p w14:paraId="52AFAC73" w14:textId="77777777" w:rsidR="00304D59" w:rsidRDefault="00304D59" w:rsidP="00304D59">
            <w:pPr>
              <w:pStyle w:val="CopticVersemulti-line"/>
            </w:pPr>
            <w:r>
              <w:t>ⲁⲧ̀ⲡⲁⲣⲟⲩⲥⲓⲁ̀ ⲙⲠⲓϣⲏⲣⲓ:</w:t>
            </w:r>
          </w:p>
          <w:p w14:paraId="5E6E87EE" w14:textId="4A6B4E95" w:rsidR="00304D59" w:rsidRPr="00A742AC" w:rsidRDefault="00304D59" w:rsidP="001E3D2D">
            <w:pPr>
              <w:pStyle w:val="CopticVerse"/>
            </w:pPr>
            <w:r>
              <w:t>ϣⲱⲡⲓ ⲛ̀ϩ̀ⲣⲏⲓ ϧⲉⲛ ⲧⲉⲙⲏⲧⲡⲁ.</w:t>
            </w:r>
          </w:p>
        </w:tc>
      </w:tr>
      <w:tr w:rsidR="001E3D2D" w14:paraId="36E17BB1" w14:textId="77777777" w:rsidTr="001E3D2D">
        <w:trPr>
          <w:cantSplit/>
          <w:jc w:val="center"/>
        </w:trPr>
        <w:tc>
          <w:tcPr>
            <w:tcW w:w="288" w:type="dxa"/>
          </w:tcPr>
          <w:p w14:paraId="292D52D7" w14:textId="77777777" w:rsidR="001E3D2D" w:rsidRDefault="001E3D2D" w:rsidP="001E3D2D">
            <w:pPr>
              <w:pStyle w:val="CopticCross"/>
            </w:pPr>
          </w:p>
        </w:tc>
        <w:tc>
          <w:tcPr>
            <w:tcW w:w="3960" w:type="dxa"/>
          </w:tcPr>
          <w:p w14:paraId="2F3843AE" w14:textId="77777777" w:rsidR="001E3D2D" w:rsidRDefault="00D33640" w:rsidP="00D33640">
            <w:pPr>
              <w:pStyle w:val="EngHang"/>
            </w:pPr>
            <w:r>
              <w:t>The Holy Spirit</w:t>
            </w:r>
          </w:p>
          <w:p w14:paraId="0D4FF198" w14:textId="77777777" w:rsidR="00D33640" w:rsidRDefault="00D33640" w:rsidP="00D33640">
            <w:pPr>
              <w:pStyle w:val="EngHang"/>
            </w:pPr>
            <w:r>
              <w:t>Filled you completely,</w:t>
            </w:r>
          </w:p>
          <w:p w14:paraId="6B9C763A" w14:textId="77777777" w:rsidR="00D33640" w:rsidRDefault="00D33640" w:rsidP="00D33640">
            <w:pPr>
              <w:pStyle w:val="EngHang"/>
            </w:pPr>
            <w:r>
              <w:t>Your spirit and your body,</w:t>
            </w:r>
          </w:p>
          <w:p w14:paraId="1B225C2D" w14:textId="68602D45" w:rsidR="00D33640" w:rsidRPr="005832A1" w:rsidRDefault="00D33640" w:rsidP="001E3D2D">
            <w:pPr>
              <w:pStyle w:val="EngHangEnd"/>
            </w:pPr>
            <w:r>
              <w:t>O Mary, the Mother of God.</w:t>
            </w:r>
          </w:p>
        </w:tc>
        <w:tc>
          <w:tcPr>
            <w:tcW w:w="288" w:type="dxa"/>
          </w:tcPr>
          <w:p w14:paraId="1036F7FA" w14:textId="77777777" w:rsidR="001E3D2D" w:rsidRDefault="001E3D2D" w:rsidP="001E3D2D"/>
        </w:tc>
        <w:tc>
          <w:tcPr>
            <w:tcW w:w="288" w:type="dxa"/>
          </w:tcPr>
          <w:p w14:paraId="27D3EC31" w14:textId="77777777" w:rsidR="001E3D2D" w:rsidRDefault="001E3D2D" w:rsidP="001E3D2D">
            <w:pPr>
              <w:pStyle w:val="CopticCross"/>
            </w:pPr>
          </w:p>
        </w:tc>
        <w:tc>
          <w:tcPr>
            <w:tcW w:w="3960" w:type="dxa"/>
          </w:tcPr>
          <w:p w14:paraId="2BB2FD28" w14:textId="77777777" w:rsidR="001E3D2D" w:rsidRDefault="00304D59" w:rsidP="001E3D2D">
            <w:pPr>
              <w:pStyle w:val="CopticVersemulti-line"/>
            </w:pPr>
            <w:r>
              <w:t>Ⲁ Ⲡⲓⲡ̀ⲛⲉⲩⲙⲁ ⲉⲑⲟⲩⲁⲃ:</w:t>
            </w:r>
          </w:p>
          <w:p w14:paraId="64D939BA" w14:textId="77777777" w:rsidR="00304D59" w:rsidRDefault="00304D59" w:rsidP="001E3D2D">
            <w:pPr>
              <w:pStyle w:val="CopticVersemulti-line"/>
            </w:pPr>
            <w:r>
              <w:t>ⲙⲟϩ ⲙ̀ⲙⲁⲓ ⲛⲓⲃⲉⲛ ⲛ̀ⲧⲉ:</w:t>
            </w:r>
          </w:p>
          <w:p w14:paraId="3E2982FC" w14:textId="77777777" w:rsidR="00304D59" w:rsidRDefault="00304D59" w:rsidP="001E3D2D">
            <w:pPr>
              <w:pStyle w:val="CopticVersemulti-line"/>
            </w:pPr>
            <w:r>
              <w:t>ⲧⲉ</w:t>
            </w:r>
            <w:r w:rsidR="00433DDB">
              <w:t>ⲯⲩⲭⲏ ⲛⲉⲙ ⲡⲉⲥⲱⲙⲁ:</w:t>
            </w:r>
          </w:p>
          <w:p w14:paraId="6584E8BD" w14:textId="553549A8" w:rsidR="00433DDB" w:rsidRPr="00A742AC" w:rsidRDefault="00433DDB" w:rsidP="001E3D2D">
            <w:pPr>
              <w:pStyle w:val="CopticVersemulti-line"/>
            </w:pPr>
            <w:r>
              <w:t>ⲱ̀ Ⲙⲁⲣⲓⲁ ⲑ̀ⲙⲁⲩ ⲙ̀Ⲫ̀ⲛⲟⲩϯ.</w:t>
            </w:r>
          </w:p>
        </w:tc>
      </w:tr>
      <w:tr w:rsidR="001E3D2D" w14:paraId="32B74A9C" w14:textId="77777777" w:rsidTr="001E3D2D">
        <w:trPr>
          <w:cantSplit/>
          <w:jc w:val="center"/>
        </w:trPr>
        <w:tc>
          <w:tcPr>
            <w:tcW w:w="288" w:type="dxa"/>
          </w:tcPr>
          <w:p w14:paraId="035317C3" w14:textId="77777777" w:rsidR="001E3D2D" w:rsidRDefault="001E3D2D" w:rsidP="001E3D2D">
            <w:pPr>
              <w:pStyle w:val="CopticCross"/>
            </w:pPr>
          </w:p>
        </w:tc>
        <w:tc>
          <w:tcPr>
            <w:tcW w:w="3960" w:type="dxa"/>
          </w:tcPr>
          <w:p w14:paraId="204CA8D6" w14:textId="77777777" w:rsidR="001E3D2D" w:rsidRDefault="00D33640" w:rsidP="00D33640">
            <w:pPr>
              <w:pStyle w:val="EngHang"/>
            </w:pPr>
            <w:r>
              <w:t>Therefore we also celebrate</w:t>
            </w:r>
          </w:p>
          <w:p w14:paraId="643BC5FC" w14:textId="77777777" w:rsidR="00D33640" w:rsidRDefault="00D33640" w:rsidP="00D33640">
            <w:pPr>
              <w:pStyle w:val="EngHang"/>
            </w:pPr>
            <w:r>
              <w:t>A spiritual and</w:t>
            </w:r>
          </w:p>
          <w:p w14:paraId="4C69811D" w14:textId="77777777" w:rsidR="00D33640" w:rsidRDefault="00D33640" w:rsidP="00D33640">
            <w:pPr>
              <w:pStyle w:val="EngHang"/>
            </w:pPr>
            <w:r>
              <w:t>A prophetic feast,</w:t>
            </w:r>
          </w:p>
          <w:p w14:paraId="166E5ED3" w14:textId="48BB6193" w:rsidR="00D33640" w:rsidRPr="005832A1" w:rsidRDefault="00D33640" w:rsidP="001E3D2D">
            <w:pPr>
              <w:pStyle w:val="EngHangEnd"/>
            </w:pPr>
            <w:r>
              <w:t>Crying with King David,</w:t>
            </w:r>
          </w:p>
        </w:tc>
        <w:tc>
          <w:tcPr>
            <w:tcW w:w="288" w:type="dxa"/>
          </w:tcPr>
          <w:p w14:paraId="23387416" w14:textId="77777777" w:rsidR="001E3D2D" w:rsidRDefault="001E3D2D" w:rsidP="001E3D2D"/>
        </w:tc>
        <w:tc>
          <w:tcPr>
            <w:tcW w:w="288" w:type="dxa"/>
          </w:tcPr>
          <w:p w14:paraId="47CA22A5" w14:textId="77777777" w:rsidR="001E3D2D" w:rsidRDefault="001E3D2D" w:rsidP="001E3D2D">
            <w:pPr>
              <w:pStyle w:val="CopticCross"/>
            </w:pPr>
          </w:p>
        </w:tc>
        <w:tc>
          <w:tcPr>
            <w:tcW w:w="3960" w:type="dxa"/>
          </w:tcPr>
          <w:p w14:paraId="32E36394" w14:textId="77777777" w:rsidR="001E3D2D" w:rsidRDefault="00433DDB" w:rsidP="00433DDB">
            <w:pPr>
              <w:pStyle w:val="CopticVersemulti-line"/>
            </w:pPr>
            <w:r>
              <w:t>Ⲉⲑⲃⲉ ⲫⲁⲓ ⲧⲉⲛⲉⲣϣⲁⲓ ϩⲱⲛ:</w:t>
            </w:r>
          </w:p>
          <w:p w14:paraId="32A51DD2" w14:textId="77777777" w:rsidR="00433DDB" w:rsidRDefault="00433DDB" w:rsidP="00433DDB">
            <w:pPr>
              <w:pStyle w:val="CopticVersemulti-line"/>
            </w:pPr>
            <w:r>
              <w:t>ϧⲉⲛ ⲟⲩϣⲁⲓ ⲙ̀Ⲡ̀ⲛⲉⲩⲙⲁⲧⲓⲕⲟⲛ:</w:t>
            </w:r>
          </w:p>
          <w:p w14:paraId="31E8D28D" w14:textId="77777777" w:rsidR="00433DDB" w:rsidRDefault="00433DDB" w:rsidP="00433DDB">
            <w:pPr>
              <w:pStyle w:val="CopticVersemulti-line"/>
            </w:pPr>
            <w:r>
              <w:t>ⲟⲩⲟϩ ⲙ̀ⲡ̀ⲣⲟⲫⲏⲧⲓⲕⲟⲛ ⲉⲩⲥⲟⲡ:</w:t>
            </w:r>
          </w:p>
          <w:p w14:paraId="60763AB6" w14:textId="5F74942E" w:rsidR="00433DDB" w:rsidRPr="00A742AC" w:rsidRDefault="00433DDB" w:rsidP="001E3D2D">
            <w:pPr>
              <w:pStyle w:val="CopticVerse"/>
            </w:pPr>
            <w:r>
              <w:t>ⲉ̀ⲛⲱϣ ⲉ̀ⲃⲟⲗ ⲛⲉⲙ ⲡ̀ⲟⲩⲣⲟ Ⲇⲁⲩⲓⲇ.</w:t>
            </w:r>
          </w:p>
        </w:tc>
      </w:tr>
      <w:tr w:rsidR="001E3D2D" w14:paraId="1A54DE16" w14:textId="77777777" w:rsidTr="001E3D2D">
        <w:trPr>
          <w:cantSplit/>
          <w:jc w:val="center"/>
        </w:trPr>
        <w:tc>
          <w:tcPr>
            <w:tcW w:w="288" w:type="dxa"/>
          </w:tcPr>
          <w:p w14:paraId="3CB61698" w14:textId="77777777" w:rsidR="001E3D2D" w:rsidRDefault="001E3D2D" w:rsidP="001E3D2D">
            <w:pPr>
              <w:pStyle w:val="CopticCross"/>
            </w:pPr>
            <w:r>
              <w:t>¿</w:t>
            </w:r>
          </w:p>
        </w:tc>
        <w:tc>
          <w:tcPr>
            <w:tcW w:w="3960" w:type="dxa"/>
          </w:tcPr>
          <w:p w14:paraId="174DF4CD" w14:textId="77777777" w:rsidR="00D33640" w:rsidRDefault="00D33640" w:rsidP="00D33640">
            <w:pPr>
              <w:pStyle w:val="EngHang"/>
            </w:pPr>
            <w:r>
              <w:t>“Arise, O Lord,</w:t>
            </w:r>
          </w:p>
          <w:p w14:paraId="5782E0EB" w14:textId="5DD3897A" w:rsidR="001E3D2D" w:rsidRDefault="00D33640" w:rsidP="00D33640">
            <w:pPr>
              <w:pStyle w:val="EngHang"/>
            </w:pPr>
            <w:r>
              <w:t>into your place of rest,</w:t>
            </w:r>
          </w:p>
          <w:p w14:paraId="147C5BA5" w14:textId="77777777" w:rsidR="00D33640" w:rsidRDefault="00D33640" w:rsidP="00D33640">
            <w:pPr>
              <w:pStyle w:val="EngHang"/>
            </w:pPr>
            <w:r>
              <w:t>With the Ark of Your strength,”</w:t>
            </w:r>
          </w:p>
          <w:p w14:paraId="04B7D480" w14:textId="5E628A8F" w:rsidR="00D33640" w:rsidRPr="005832A1" w:rsidRDefault="00D33640" w:rsidP="001E3D2D">
            <w:pPr>
              <w:pStyle w:val="EngHangEnd"/>
            </w:pPr>
            <w:r>
              <w:t>Which is you, O Mary.</w:t>
            </w:r>
          </w:p>
        </w:tc>
        <w:tc>
          <w:tcPr>
            <w:tcW w:w="288" w:type="dxa"/>
          </w:tcPr>
          <w:p w14:paraId="1B5FE8AD" w14:textId="77777777" w:rsidR="001E3D2D" w:rsidRDefault="001E3D2D" w:rsidP="001E3D2D"/>
        </w:tc>
        <w:tc>
          <w:tcPr>
            <w:tcW w:w="288" w:type="dxa"/>
          </w:tcPr>
          <w:p w14:paraId="496DF4D6" w14:textId="77777777" w:rsidR="001E3D2D" w:rsidRDefault="001E3D2D" w:rsidP="001E3D2D">
            <w:pPr>
              <w:pStyle w:val="CopticCross"/>
            </w:pPr>
            <w:r>
              <w:t>¿</w:t>
            </w:r>
          </w:p>
        </w:tc>
        <w:tc>
          <w:tcPr>
            <w:tcW w:w="3960" w:type="dxa"/>
          </w:tcPr>
          <w:p w14:paraId="31E862B1" w14:textId="77777777" w:rsidR="001E3D2D" w:rsidRDefault="00433DDB" w:rsidP="00433DDB">
            <w:pPr>
              <w:pStyle w:val="CopticVersemulti-line"/>
            </w:pPr>
            <w:r>
              <w:t>Ϫⲉ ⲧⲱⲛⲕ Ⲡϭⲟⲓⲥ ⲉ̀ⲡⲉⲕⲙ̀ⲧⲟⲛ:</w:t>
            </w:r>
          </w:p>
          <w:p w14:paraId="241F6664" w14:textId="77777777" w:rsidR="00433DDB" w:rsidRDefault="00433DDB" w:rsidP="00433DDB">
            <w:pPr>
              <w:pStyle w:val="CopticVersemulti-line"/>
            </w:pPr>
            <w:r>
              <w:t>ⲛ̀ⲑⲟⲕ ⲛⲉⲙ ϯⲕⲓⲃⲱⲧⲟⲥ:</w:t>
            </w:r>
          </w:p>
          <w:p w14:paraId="388D4B6B" w14:textId="77777777" w:rsidR="00433DDB" w:rsidRDefault="00433DDB" w:rsidP="00433DDB">
            <w:pPr>
              <w:pStyle w:val="CopticVersemulti-line"/>
            </w:pPr>
            <w:r>
              <w:t>ⲛ̀ⲧⲉ ⲡⲓⲙⲁ ⲉⲑⲟⲩⲁⲃ ⲛ̀ⲧⲁⲕ:</w:t>
            </w:r>
          </w:p>
          <w:p w14:paraId="2A04EF16" w14:textId="0724ED20" w:rsidR="00433DDB" w:rsidRPr="00A742AC" w:rsidRDefault="00433DDB" w:rsidP="001E3D2D">
            <w:pPr>
              <w:pStyle w:val="CopticVerse"/>
            </w:pPr>
            <w:r>
              <w:t>ⲉ̀ⲧⲉ ⲛ̀ⲑⲟ ⲧⲉ ⲱ̀ Ⲙⲁⲣⲓⲁ.</w:t>
            </w:r>
          </w:p>
        </w:tc>
      </w:tr>
      <w:tr w:rsidR="001E3D2D" w14:paraId="2DCBB9E0" w14:textId="77777777" w:rsidTr="001E3D2D">
        <w:trPr>
          <w:cantSplit/>
          <w:jc w:val="center"/>
        </w:trPr>
        <w:tc>
          <w:tcPr>
            <w:tcW w:w="288" w:type="dxa"/>
          </w:tcPr>
          <w:p w14:paraId="44D8A338" w14:textId="77777777" w:rsidR="001E3D2D" w:rsidRDefault="001E3D2D" w:rsidP="001E3D2D">
            <w:pPr>
              <w:pStyle w:val="CopticCross"/>
            </w:pPr>
            <w:r>
              <w:t>¿</w:t>
            </w:r>
          </w:p>
        </w:tc>
        <w:tc>
          <w:tcPr>
            <w:tcW w:w="3960" w:type="dxa"/>
          </w:tcPr>
          <w:p w14:paraId="399034F1" w14:textId="77777777" w:rsidR="001E3D2D" w:rsidRDefault="00D33640" w:rsidP="00D33640">
            <w:pPr>
              <w:pStyle w:val="EngHang"/>
            </w:pPr>
            <w:r>
              <w:t>We ask you, remember us,</w:t>
            </w:r>
          </w:p>
          <w:p w14:paraId="494621CC" w14:textId="77777777" w:rsidR="00D33640" w:rsidRDefault="00D33640" w:rsidP="00D33640">
            <w:pPr>
              <w:pStyle w:val="EngHang"/>
            </w:pPr>
            <w:r>
              <w:t>O our faithful advocate,</w:t>
            </w:r>
          </w:p>
          <w:p w14:paraId="328150A8" w14:textId="77777777" w:rsidR="00D33640" w:rsidRDefault="00D33640" w:rsidP="00D33640">
            <w:pPr>
              <w:pStyle w:val="EngHang"/>
            </w:pPr>
            <w:r>
              <w:t>Before our Lord Jesus Christ,</w:t>
            </w:r>
          </w:p>
          <w:p w14:paraId="63ED7098" w14:textId="1CD89B27" w:rsidR="00D33640" w:rsidRPr="005832A1" w:rsidRDefault="00D33640" w:rsidP="001E3D2D">
            <w:pPr>
              <w:pStyle w:val="EngHangEnd"/>
            </w:pPr>
            <w:r>
              <w:t>That He may forgive us our sins.</w:t>
            </w:r>
          </w:p>
        </w:tc>
        <w:tc>
          <w:tcPr>
            <w:tcW w:w="288" w:type="dxa"/>
          </w:tcPr>
          <w:p w14:paraId="27056DE8" w14:textId="77777777" w:rsidR="001E3D2D" w:rsidRDefault="001E3D2D" w:rsidP="001E3D2D"/>
        </w:tc>
        <w:tc>
          <w:tcPr>
            <w:tcW w:w="288" w:type="dxa"/>
          </w:tcPr>
          <w:p w14:paraId="16562C55" w14:textId="77777777" w:rsidR="001E3D2D" w:rsidRDefault="001E3D2D" w:rsidP="001E3D2D">
            <w:pPr>
              <w:pStyle w:val="CopticCross"/>
            </w:pPr>
            <w:r>
              <w:t>¿</w:t>
            </w:r>
          </w:p>
        </w:tc>
        <w:tc>
          <w:tcPr>
            <w:tcW w:w="3960" w:type="dxa"/>
          </w:tcPr>
          <w:p w14:paraId="6D43CC35" w14:textId="77777777" w:rsidR="001E3D2D" w:rsidRDefault="00433DDB" w:rsidP="00433DDB">
            <w:pPr>
              <w:pStyle w:val="CopticVersemulti-line"/>
            </w:pPr>
            <w:r>
              <w:t>Ⲧⲉⲛϯϩⲟ ⲁ̀ⲡⲓⲡⲉⲛⲙⲉⲩⲓ:</w:t>
            </w:r>
          </w:p>
          <w:p w14:paraId="788469EF" w14:textId="77777777" w:rsidR="00433DDB" w:rsidRDefault="00433DDB" w:rsidP="00433DDB">
            <w:pPr>
              <w:pStyle w:val="CopticVersemulti-line"/>
            </w:pPr>
            <w:r>
              <w:t>ⲱ̀ ϯⲡ̀ⲣⲟⲥⲧⲁⲧⲏⲥ ⲉ̀ⲧⲉⲛϩⲟⲧ:</w:t>
            </w:r>
          </w:p>
          <w:p w14:paraId="0B80260F" w14:textId="77777777" w:rsidR="00433DDB" w:rsidRDefault="00433DDB" w:rsidP="00433DDB">
            <w:pPr>
              <w:pStyle w:val="CopticVersemulti-line"/>
            </w:pPr>
            <w:r>
              <w:t>ⲛⲁϩⲣⲉⲛ Ⲡⲉⲛϭⲟⲓⲥ Ⲓⲏⲥⲟⲩⲥ Ⲡⲓⲭ̀ⲣⲓⲥⲧⲟⲥ:</w:t>
            </w:r>
          </w:p>
          <w:p w14:paraId="288C6A03" w14:textId="3EBB171E" w:rsidR="00433DDB" w:rsidRPr="00A742AC" w:rsidRDefault="00433DDB" w:rsidP="001E3D2D">
            <w:pPr>
              <w:pStyle w:val="CopticVerse"/>
            </w:pPr>
            <w:r>
              <w:t>ⲛ̀ⲧⲉϥⲭⲁ ⲛⲉⲛⲟⲃⲓ ⲛⲁⲛ ⲉ̀ⲃⲟⲗ.</w:t>
            </w:r>
          </w:p>
        </w:tc>
      </w:tr>
    </w:tbl>
    <w:p w14:paraId="5DF207ED" w14:textId="77777777" w:rsidR="001E3D2D" w:rsidRPr="001E3D2D" w:rsidRDefault="001E3D2D" w:rsidP="001E3D2D">
      <w:pPr>
        <w:pStyle w:val="Rubric"/>
      </w:pPr>
    </w:p>
    <w:p w14:paraId="58D1443B" w14:textId="284E289C" w:rsidR="001E3D2D" w:rsidRDefault="001E3D2D" w:rsidP="001E3D2D">
      <w:pPr>
        <w:pStyle w:val="Heading3"/>
      </w:pPr>
      <w:bookmarkStart w:id="1892" w:name="_Ref452620704"/>
      <w:r>
        <w:t>The Second Batos Lobsh</w:t>
      </w:r>
      <w:bookmarkEnd w:id="1892"/>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72" w:type="dxa"/>
        </w:tblCellMar>
        <w:tblLook w:val="04A0" w:firstRow="1" w:lastRow="0" w:firstColumn="1" w:lastColumn="0" w:noHBand="0" w:noVBand="1"/>
      </w:tblPr>
      <w:tblGrid>
        <w:gridCol w:w="288"/>
        <w:gridCol w:w="3960"/>
        <w:gridCol w:w="288"/>
        <w:gridCol w:w="288"/>
        <w:gridCol w:w="3960"/>
      </w:tblGrid>
      <w:tr w:rsidR="001E3D2D" w14:paraId="5C2A371E" w14:textId="77777777" w:rsidTr="001E3D2D">
        <w:trPr>
          <w:cantSplit/>
          <w:jc w:val="center"/>
        </w:trPr>
        <w:tc>
          <w:tcPr>
            <w:tcW w:w="288" w:type="dxa"/>
          </w:tcPr>
          <w:p w14:paraId="2444A526" w14:textId="77777777" w:rsidR="001E3D2D" w:rsidRDefault="001E3D2D" w:rsidP="001E3D2D">
            <w:pPr>
              <w:pStyle w:val="CopticCross"/>
            </w:pPr>
          </w:p>
        </w:tc>
        <w:tc>
          <w:tcPr>
            <w:tcW w:w="3960" w:type="dxa"/>
          </w:tcPr>
          <w:p w14:paraId="5A30633C" w14:textId="77777777" w:rsidR="001E3D2D" w:rsidRDefault="00D33640" w:rsidP="00D33640">
            <w:pPr>
              <w:pStyle w:val="EngHang"/>
            </w:pPr>
            <w:r>
              <w:t>Hail to you, O full of grace,</w:t>
            </w:r>
          </w:p>
          <w:p w14:paraId="02CB4519" w14:textId="77777777" w:rsidR="00D33640" w:rsidRDefault="00D33640" w:rsidP="00D33640">
            <w:pPr>
              <w:pStyle w:val="EngHang"/>
            </w:pPr>
            <w:r>
              <w:t>The undefiled Virgin,</w:t>
            </w:r>
          </w:p>
          <w:p w14:paraId="05191A75" w14:textId="77777777" w:rsidR="00D33640" w:rsidRDefault="00D33640" w:rsidP="00D33640">
            <w:pPr>
              <w:pStyle w:val="EngHang"/>
            </w:pPr>
            <w:r>
              <w:t>The Tabernacle not made by hands,</w:t>
            </w:r>
          </w:p>
          <w:p w14:paraId="78806F01" w14:textId="3E8C1631" w:rsidR="00D33640" w:rsidRPr="001A0083" w:rsidRDefault="00D33640" w:rsidP="001E3D2D">
            <w:pPr>
              <w:pStyle w:val="EngHangEnd"/>
            </w:pPr>
            <w:r>
              <w:t>The treasure of the righteous.</w:t>
            </w:r>
          </w:p>
        </w:tc>
        <w:tc>
          <w:tcPr>
            <w:tcW w:w="288" w:type="dxa"/>
          </w:tcPr>
          <w:p w14:paraId="722F6F26" w14:textId="77777777" w:rsidR="001E3D2D" w:rsidRDefault="001E3D2D" w:rsidP="001E3D2D"/>
        </w:tc>
        <w:tc>
          <w:tcPr>
            <w:tcW w:w="288" w:type="dxa"/>
          </w:tcPr>
          <w:p w14:paraId="20C7F353" w14:textId="77777777" w:rsidR="001E3D2D" w:rsidRDefault="001E3D2D" w:rsidP="001E3D2D">
            <w:pPr>
              <w:pStyle w:val="CopticCross"/>
            </w:pPr>
          </w:p>
        </w:tc>
        <w:tc>
          <w:tcPr>
            <w:tcW w:w="3960" w:type="dxa"/>
          </w:tcPr>
          <w:p w14:paraId="1AE81190" w14:textId="77777777" w:rsidR="001E3D2D" w:rsidRDefault="00433DDB" w:rsidP="001E3D2D">
            <w:pPr>
              <w:pStyle w:val="CopticVersemulti-line"/>
            </w:pPr>
            <w:r>
              <w:t>Ⲭⲉⲣⲉ ⲑⲏⲉⲑⲙⲉϩ ⲛ̀ϩ̀ⲙⲟⲧ:</w:t>
            </w:r>
          </w:p>
          <w:p w14:paraId="4C675F0B" w14:textId="77777777" w:rsidR="00433DDB" w:rsidRDefault="00433DDB" w:rsidP="001E3D2D">
            <w:pPr>
              <w:pStyle w:val="CopticVersemulti-line"/>
            </w:pPr>
            <w:r>
              <w:t>ϯⲠⲁⲣⲑⲉⲛⲟⲥ ⲛ̀ⲁⲧⲑⲱⲗⲉⲃ:</w:t>
            </w:r>
          </w:p>
          <w:p w14:paraId="34837368" w14:textId="77777777" w:rsidR="00433DDB" w:rsidRDefault="00433DDB" w:rsidP="001E3D2D">
            <w:pPr>
              <w:pStyle w:val="CopticVersemulti-line"/>
            </w:pPr>
            <w:r>
              <w:t>ϯⲥ̀ⲕⲏⲛⲏ ⲛ̀ⲁ̀ⲑⲙⲟⲩⲛⲕ ⲛ̀ϫⲓϫ:</w:t>
            </w:r>
          </w:p>
          <w:p w14:paraId="31CE8DFF" w14:textId="4DC7E4BB" w:rsidR="00433DDB" w:rsidRPr="00A742AC" w:rsidRDefault="00433DDB" w:rsidP="00433DDB">
            <w:pPr>
              <w:pStyle w:val="CopticVerse"/>
            </w:pPr>
            <w:r>
              <w:t>ⲡⲓⲁ̀ϩⲟ ⲛ̀ⲧⲉ ϯⲙⲉⲑⲙⲏⲓ.</w:t>
            </w:r>
          </w:p>
        </w:tc>
      </w:tr>
      <w:tr w:rsidR="001E3D2D" w14:paraId="212D6F52" w14:textId="77777777" w:rsidTr="001E3D2D">
        <w:trPr>
          <w:cantSplit/>
          <w:jc w:val="center"/>
        </w:trPr>
        <w:tc>
          <w:tcPr>
            <w:tcW w:w="288" w:type="dxa"/>
          </w:tcPr>
          <w:p w14:paraId="5A915EAD" w14:textId="77777777" w:rsidR="001E3D2D" w:rsidRDefault="001E3D2D" w:rsidP="001E3D2D">
            <w:pPr>
              <w:pStyle w:val="CopticCross"/>
            </w:pPr>
          </w:p>
        </w:tc>
        <w:tc>
          <w:tcPr>
            <w:tcW w:w="3960" w:type="dxa"/>
          </w:tcPr>
          <w:p w14:paraId="5506D443" w14:textId="77777777" w:rsidR="001E3D2D" w:rsidRDefault="00D33640" w:rsidP="00D33640">
            <w:pPr>
              <w:pStyle w:val="EngHang"/>
            </w:pPr>
            <w:r>
              <w:t>Hail to you, O fair dove,</w:t>
            </w:r>
          </w:p>
          <w:p w14:paraId="4A5EF42C" w14:textId="71E4E92C" w:rsidR="00D33640" w:rsidRDefault="00D33640" w:rsidP="00D33640">
            <w:pPr>
              <w:pStyle w:val="EngHang"/>
            </w:pPr>
            <w:r>
              <w:t>Who declared to us</w:t>
            </w:r>
          </w:p>
          <w:p w14:paraId="4D3DFCA8" w14:textId="77777777" w:rsidR="00D33640" w:rsidRDefault="00D33640" w:rsidP="00D33640">
            <w:pPr>
              <w:pStyle w:val="EngHang"/>
            </w:pPr>
            <w:r>
              <w:t>The peace of God</w:t>
            </w:r>
          </w:p>
          <w:p w14:paraId="15E9F874" w14:textId="20169030" w:rsidR="00D33640" w:rsidRPr="001A0083" w:rsidRDefault="00D33640" w:rsidP="001E3D2D">
            <w:pPr>
              <w:pStyle w:val="EngHangEnd"/>
            </w:pPr>
            <w:r>
              <w:t>Towards mankind.</w:t>
            </w:r>
          </w:p>
        </w:tc>
        <w:tc>
          <w:tcPr>
            <w:tcW w:w="288" w:type="dxa"/>
          </w:tcPr>
          <w:p w14:paraId="4BED394E" w14:textId="77777777" w:rsidR="001E3D2D" w:rsidRDefault="001E3D2D" w:rsidP="001E3D2D"/>
        </w:tc>
        <w:tc>
          <w:tcPr>
            <w:tcW w:w="288" w:type="dxa"/>
          </w:tcPr>
          <w:p w14:paraId="66BC43E5" w14:textId="77777777" w:rsidR="001E3D2D" w:rsidRDefault="001E3D2D" w:rsidP="001E3D2D">
            <w:pPr>
              <w:pStyle w:val="CopticCross"/>
            </w:pPr>
          </w:p>
        </w:tc>
        <w:tc>
          <w:tcPr>
            <w:tcW w:w="3960" w:type="dxa"/>
          </w:tcPr>
          <w:p w14:paraId="611CBD19" w14:textId="77777777" w:rsidR="001E3D2D" w:rsidRDefault="00433DDB" w:rsidP="00433DDB">
            <w:pPr>
              <w:pStyle w:val="CopticVersemulti-line"/>
            </w:pPr>
            <w:r>
              <w:t>Ⲭⲉⲣⲉ ϯϭⲣⲟⲙⲡⲓ ⲉⲑⲛⲉⲥⲱⲥ:</w:t>
            </w:r>
          </w:p>
          <w:p w14:paraId="7615EAA3" w14:textId="77777777" w:rsidR="00433DDB" w:rsidRDefault="00433DDB" w:rsidP="00433DDB">
            <w:pPr>
              <w:pStyle w:val="CopticVersemulti-line"/>
            </w:pPr>
            <w:r>
              <w:t>ⲑⲏⲉ̀ⲧⲁⲥϩⲓϣⲉⲛⲛⲟⲩϥⲓ ⲛⲁⲛ:</w:t>
            </w:r>
          </w:p>
          <w:p w14:paraId="242F7EC7" w14:textId="77777777" w:rsidR="00433DDB" w:rsidRDefault="00433DDB" w:rsidP="00433DDB">
            <w:pPr>
              <w:pStyle w:val="CopticVersemulti-line"/>
            </w:pPr>
            <w:r>
              <w:t>ⲛ̀ϯϩⲓⲣⲏⲛⲏ ⲛ̀ⲧⲉ Ⲫ̀ⲛⲟⲩϯ:</w:t>
            </w:r>
          </w:p>
          <w:p w14:paraId="5F858ADF" w14:textId="05CFCCE8" w:rsidR="00433DDB" w:rsidRPr="00A742AC" w:rsidRDefault="00433DDB" w:rsidP="001E3D2D">
            <w:pPr>
              <w:pStyle w:val="CopticVerse"/>
            </w:pPr>
            <w:r>
              <w:t>ⲑⲏⲉ̀ⲧⲁⲥϣⲱⲡⲓ ϣⲁ ⲛⲓⲣⲱⲙⲓ.</w:t>
            </w:r>
          </w:p>
        </w:tc>
      </w:tr>
      <w:tr w:rsidR="001E3D2D" w14:paraId="483E04FD" w14:textId="77777777" w:rsidTr="001E3D2D">
        <w:trPr>
          <w:cantSplit/>
          <w:jc w:val="center"/>
        </w:trPr>
        <w:tc>
          <w:tcPr>
            <w:tcW w:w="288" w:type="dxa"/>
          </w:tcPr>
          <w:p w14:paraId="67145C40" w14:textId="77777777" w:rsidR="001E3D2D" w:rsidRDefault="001E3D2D" w:rsidP="001E3D2D">
            <w:pPr>
              <w:pStyle w:val="CopticCross"/>
            </w:pPr>
            <w:r>
              <w:lastRenderedPageBreak/>
              <w:t>¿</w:t>
            </w:r>
          </w:p>
        </w:tc>
        <w:tc>
          <w:tcPr>
            <w:tcW w:w="3960" w:type="dxa"/>
          </w:tcPr>
          <w:p w14:paraId="317B646F" w14:textId="77777777" w:rsidR="001E3D2D" w:rsidRDefault="00D33640" w:rsidP="00D33640">
            <w:pPr>
              <w:pStyle w:val="EngHang"/>
            </w:pPr>
            <w:r>
              <w:t>Hail to the Mother of He who was</w:t>
            </w:r>
          </w:p>
          <w:p w14:paraId="21AC04A6" w14:textId="77777777" w:rsidR="00D33640" w:rsidRDefault="00D33640" w:rsidP="00D33640">
            <w:pPr>
              <w:pStyle w:val="EngHang"/>
            </w:pPr>
            <w:r>
              <w:t>Incarnat of His own free will,</w:t>
            </w:r>
          </w:p>
          <w:p w14:paraId="60E312BE" w14:textId="77777777" w:rsidR="00D33640" w:rsidRDefault="00D33640" w:rsidP="00D33640">
            <w:pPr>
              <w:pStyle w:val="EngHang"/>
            </w:pPr>
            <w:r>
              <w:t>And the good will of His Father,</w:t>
            </w:r>
          </w:p>
          <w:p w14:paraId="1323FDB0" w14:textId="2179AFF1" w:rsidR="00D33640" w:rsidRPr="00195761" w:rsidRDefault="00D33640" w:rsidP="001E3D2D">
            <w:pPr>
              <w:pStyle w:val="EngHangEnd"/>
              <w:rPr>
                <w:szCs w:val="22"/>
              </w:rPr>
            </w:pPr>
            <w:r>
              <w:rPr>
                <w:szCs w:val="22"/>
              </w:rPr>
              <w:t>And the Holy Spirit.</w:t>
            </w:r>
          </w:p>
        </w:tc>
        <w:tc>
          <w:tcPr>
            <w:tcW w:w="288" w:type="dxa"/>
          </w:tcPr>
          <w:p w14:paraId="66C7F4C5" w14:textId="77777777" w:rsidR="001E3D2D" w:rsidRDefault="001E3D2D" w:rsidP="001E3D2D"/>
        </w:tc>
        <w:tc>
          <w:tcPr>
            <w:tcW w:w="288" w:type="dxa"/>
          </w:tcPr>
          <w:p w14:paraId="20060D60" w14:textId="77777777" w:rsidR="001E3D2D" w:rsidRDefault="001E3D2D" w:rsidP="001E3D2D">
            <w:pPr>
              <w:pStyle w:val="CopticCross"/>
            </w:pPr>
            <w:r>
              <w:t>¿</w:t>
            </w:r>
          </w:p>
        </w:tc>
        <w:tc>
          <w:tcPr>
            <w:tcW w:w="3960" w:type="dxa"/>
          </w:tcPr>
          <w:p w14:paraId="03F46AF8" w14:textId="77777777" w:rsidR="001E3D2D" w:rsidRDefault="00433DDB" w:rsidP="00433DDB">
            <w:pPr>
              <w:pStyle w:val="CopticVersemulti-line"/>
            </w:pPr>
            <w:r>
              <w:t>Ⲭⲉⲣⲉ ⲑ̀ⲙⲁⲩ ⲙ̀ⲫⲏⲉⲧⲁϥⲉⲣⲣⲱⲙⲓ:</w:t>
            </w:r>
          </w:p>
          <w:p w14:paraId="4A6BDD36" w14:textId="77777777" w:rsidR="00433DDB" w:rsidRDefault="00433DDB" w:rsidP="00433DDB">
            <w:pPr>
              <w:pStyle w:val="CopticVersemulti-line"/>
            </w:pPr>
            <w:r>
              <w:t>ϧⲉⲛ ⲡⲉϥⲟⲩϣⲱ ⲙ̀ⲙⲓⲛ ⲙ̀ⲙⲟϥ:</w:t>
            </w:r>
          </w:p>
          <w:p w14:paraId="258DE73C" w14:textId="77777777" w:rsidR="00433DDB" w:rsidRDefault="00433DDB" w:rsidP="00433DDB">
            <w:pPr>
              <w:pStyle w:val="CopticVersemulti-line"/>
            </w:pPr>
            <w:r>
              <w:t>ⲛⲉⲙ ⲡ̀ϯⲙⲁϯ ⲛ̀Ⲡⲉϥⲓⲱⲧ:</w:t>
            </w:r>
          </w:p>
          <w:p w14:paraId="233BCD41" w14:textId="65D28543" w:rsidR="00433DDB" w:rsidRPr="00A742AC" w:rsidRDefault="00433DDB" w:rsidP="001E3D2D">
            <w:pPr>
              <w:pStyle w:val="CopticVerse"/>
            </w:pPr>
            <w:r>
              <w:t>ⲛⲉⲡ Ⲡⲓⲡ̀ⲛⲉⲩⲙⲁ ⲉⲑⲟⲩⲁⲃ.</w:t>
            </w:r>
          </w:p>
        </w:tc>
      </w:tr>
      <w:tr w:rsidR="001E3D2D" w14:paraId="1790843E" w14:textId="77777777" w:rsidTr="001E3D2D">
        <w:trPr>
          <w:cantSplit/>
          <w:jc w:val="center"/>
        </w:trPr>
        <w:tc>
          <w:tcPr>
            <w:tcW w:w="288" w:type="dxa"/>
          </w:tcPr>
          <w:p w14:paraId="0E52379A" w14:textId="77777777" w:rsidR="001E3D2D" w:rsidRDefault="001E3D2D" w:rsidP="001E3D2D">
            <w:pPr>
              <w:pStyle w:val="CopticCross"/>
            </w:pPr>
            <w:r>
              <w:t>¿</w:t>
            </w:r>
          </w:p>
        </w:tc>
        <w:tc>
          <w:tcPr>
            <w:tcW w:w="3960" w:type="dxa"/>
          </w:tcPr>
          <w:p w14:paraId="113C17D5" w14:textId="77777777" w:rsidR="001E3D2D" w:rsidRDefault="00D33640" w:rsidP="00D33640">
            <w:pPr>
              <w:pStyle w:val="EngHang"/>
            </w:pPr>
            <w:r>
              <w:t>Hail to you, O golden vessel,</w:t>
            </w:r>
          </w:p>
          <w:p w14:paraId="4FD6CCE0" w14:textId="77777777" w:rsidR="00D33640" w:rsidRDefault="00D33640" w:rsidP="00D33640">
            <w:pPr>
              <w:pStyle w:val="EngHang"/>
            </w:pPr>
            <w:r>
              <w:t>In which the manna was hidden,</w:t>
            </w:r>
          </w:p>
          <w:p w14:paraId="4BD0C958" w14:textId="77777777" w:rsidR="00D33640" w:rsidRDefault="00D33640" w:rsidP="00D33640">
            <w:pPr>
              <w:pStyle w:val="EngHang"/>
            </w:pPr>
            <w:r>
              <w:t>With the almond rod,</w:t>
            </w:r>
          </w:p>
          <w:p w14:paraId="032BD2AF" w14:textId="62DB9AFC" w:rsidR="00D33640" w:rsidRDefault="00D33640" w:rsidP="001E3D2D">
            <w:pPr>
              <w:pStyle w:val="EngHangEnd"/>
            </w:pPr>
            <w:r>
              <w:t>With which Moses sruck the rock.</w:t>
            </w:r>
          </w:p>
        </w:tc>
        <w:tc>
          <w:tcPr>
            <w:tcW w:w="288" w:type="dxa"/>
          </w:tcPr>
          <w:p w14:paraId="433E3ED8" w14:textId="77777777" w:rsidR="001E3D2D" w:rsidRDefault="001E3D2D" w:rsidP="001E3D2D"/>
        </w:tc>
        <w:tc>
          <w:tcPr>
            <w:tcW w:w="288" w:type="dxa"/>
          </w:tcPr>
          <w:p w14:paraId="45FDB1F2" w14:textId="77777777" w:rsidR="001E3D2D" w:rsidRDefault="001E3D2D" w:rsidP="001E3D2D">
            <w:pPr>
              <w:pStyle w:val="CopticCross"/>
            </w:pPr>
            <w:r>
              <w:t>¿</w:t>
            </w:r>
          </w:p>
        </w:tc>
        <w:tc>
          <w:tcPr>
            <w:tcW w:w="3960" w:type="dxa"/>
          </w:tcPr>
          <w:p w14:paraId="678706DD" w14:textId="77777777" w:rsidR="001E3D2D" w:rsidRDefault="00433DDB" w:rsidP="00433DDB">
            <w:pPr>
              <w:pStyle w:val="CopticVersemulti-line"/>
            </w:pPr>
            <w:r>
              <w:t>Ⲭⲉⲣⲉ ⲡⲓⲥ̀ⲧⲁⲙⲛⲟⲥ ⲛ̀ⲛⲟⲃⲓ:</w:t>
            </w:r>
          </w:p>
          <w:p w14:paraId="4B5DFDAD" w14:textId="77777777" w:rsidR="00433DDB" w:rsidRDefault="00433DDB" w:rsidP="00433DDB">
            <w:pPr>
              <w:pStyle w:val="CopticVersemulti-line"/>
            </w:pPr>
            <w:r>
              <w:t>ⲉ̀ⲣⲉ ⲡⲓⲙⲁⲛⲛⲁ ϩⲏⲡ ⲛ̀ϧⲏⲧϥ:</w:t>
            </w:r>
          </w:p>
          <w:p w14:paraId="00433390" w14:textId="77777777" w:rsidR="00433DDB" w:rsidRDefault="00433DDB" w:rsidP="00433DDB">
            <w:pPr>
              <w:pStyle w:val="CopticVersemulti-line"/>
            </w:pPr>
            <w:r>
              <w:t>ⲛⲉⲙ ⲡⲓϣ̀ⲃⲱⲧ ⲛ̀ϣⲉ ⲙⲡⲉⲩⲕⲓⲛⲱⲛ:</w:t>
            </w:r>
          </w:p>
          <w:p w14:paraId="30A07AB7" w14:textId="1A56902B" w:rsidR="00433DDB" w:rsidRPr="00A742AC" w:rsidRDefault="00433DDB" w:rsidP="001E3D2D">
            <w:pPr>
              <w:pStyle w:val="CopticVerse"/>
            </w:pPr>
            <w:r>
              <w:t>ⲉ̀ⲧⲁ Ⲙⲱⲩ̀ⲥⲏⲥ ⲙⲉϣ ϯⲡⲉⲧⲣⲁ ⲛ̀ϧⲏⲧϥ.</w:t>
            </w:r>
          </w:p>
        </w:tc>
      </w:tr>
      <w:tr w:rsidR="001E3D2D" w14:paraId="15955F03" w14:textId="77777777" w:rsidTr="001E3D2D">
        <w:trPr>
          <w:cantSplit/>
          <w:jc w:val="center"/>
        </w:trPr>
        <w:tc>
          <w:tcPr>
            <w:tcW w:w="288" w:type="dxa"/>
          </w:tcPr>
          <w:p w14:paraId="1E2DF61F" w14:textId="77777777" w:rsidR="001E3D2D" w:rsidRDefault="001E3D2D" w:rsidP="001E3D2D">
            <w:pPr>
              <w:pStyle w:val="CopticCross"/>
            </w:pPr>
          </w:p>
        </w:tc>
        <w:tc>
          <w:tcPr>
            <w:tcW w:w="3960" w:type="dxa"/>
          </w:tcPr>
          <w:p w14:paraId="37B98B88" w14:textId="77777777" w:rsidR="001E3D2D" w:rsidRDefault="00D33640" w:rsidP="00D33640">
            <w:pPr>
              <w:pStyle w:val="EngHang"/>
            </w:pPr>
            <w:r>
              <w:t>Hail to you, O full of grace,</w:t>
            </w:r>
          </w:p>
          <w:p w14:paraId="253151B3" w14:textId="77777777" w:rsidR="00D33640" w:rsidRDefault="00D33640" w:rsidP="00D33640">
            <w:pPr>
              <w:pStyle w:val="EngHang"/>
            </w:pPr>
            <w:r>
              <w:t>O spiritual table</w:t>
            </w:r>
          </w:p>
          <w:p w14:paraId="0FB9B982" w14:textId="77777777" w:rsidR="00D33640" w:rsidRDefault="00D33640" w:rsidP="00D33640">
            <w:pPr>
              <w:pStyle w:val="EngHang"/>
            </w:pPr>
            <w:r>
              <w:t>That gives life to everyone,</w:t>
            </w:r>
          </w:p>
          <w:p w14:paraId="6447D48F" w14:textId="37D2CAB4" w:rsidR="00D33640" w:rsidRPr="001A0083" w:rsidRDefault="00D33640" w:rsidP="001E3D2D">
            <w:pPr>
              <w:pStyle w:val="EngHangEnd"/>
            </w:pPr>
            <w:r>
              <w:t>Who partakes from it.</w:t>
            </w:r>
          </w:p>
        </w:tc>
        <w:tc>
          <w:tcPr>
            <w:tcW w:w="288" w:type="dxa"/>
          </w:tcPr>
          <w:p w14:paraId="32B24EDD" w14:textId="77777777" w:rsidR="001E3D2D" w:rsidRDefault="001E3D2D" w:rsidP="001E3D2D"/>
        </w:tc>
        <w:tc>
          <w:tcPr>
            <w:tcW w:w="288" w:type="dxa"/>
          </w:tcPr>
          <w:p w14:paraId="7D8830C0" w14:textId="77777777" w:rsidR="001E3D2D" w:rsidRDefault="001E3D2D" w:rsidP="001E3D2D">
            <w:pPr>
              <w:pStyle w:val="CopticCross"/>
            </w:pPr>
          </w:p>
        </w:tc>
        <w:tc>
          <w:tcPr>
            <w:tcW w:w="3960" w:type="dxa"/>
          </w:tcPr>
          <w:p w14:paraId="6D84A6BB" w14:textId="77777777" w:rsidR="00433DDB" w:rsidRDefault="00433DDB" w:rsidP="00433DDB">
            <w:pPr>
              <w:pStyle w:val="CopticVersemulti-line"/>
            </w:pPr>
            <w:r>
              <w:t>Ⲭⲉⲣⲉ ⲕⲉⲭⲁⲣⲓⲧⲱⲙⲉⲛϩ:</w:t>
            </w:r>
          </w:p>
          <w:p w14:paraId="7513B98D" w14:textId="77777777" w:rsidR="00433DDB" w:rsidRDefault="00433DDB" w:rsidP="00433DDB">
            <w:pPr>
              <w:pStyle w:val="CopticVersemulti-line"/>
            </w:pPr>
            <w:r>
              <w:t>ⲱ̀ ϯⲧ̀ⲣⲁⲡⲉⲍⲁ ⲙ̀ⲡ̀ⲛⲉⲩⲙⲁⲧⲓⲕⲏ:</w:t>
            </w:r>
          </w:p>
          <w:p w14:paraId="1BB7861E" w14:textId="77777777" w:rsidR="00433DDB" w:rsidRDefault="00433DDB" w:rsidP="00433DDB">
            <w:pPr>
              <w:pStyle w:val="CopticVersemulti-line"/>
            </w:pPr>
            <w:r>
              <w:t>ⲉⲧϯ ⲙ̀ⲡ̀ⲱⲛϧ ⲛ̀ⲟⲩⲟⲛ ⲛⲓⲃⲉⲛ:</w:t>
            </w:r>
          </w:p>
          <w:p w14:paraId="6CC325FD" w14:textId="00B83F06" w:rsidR="00433DDB" w:rsidRPr="00A742AC" w:rsidRDefault="00433DDB" w:rsidP="001E3D2D">
            <w:pPr>
              <w:pStyle w:val="CopticVerse"/>
            </w:pPr>
            <w:r>
              <w:t>ⲉⲑⲛⲁⲟⲩⲱⲙ ⲉ̀ⲃⲟⲗ ⲛ̀ϧⲏⲧⲥ.</w:t>
            </w:r>
          </w:p>
        </w:tc>
      </w:tr>
      <w:tr w:rsidR="001E3D2D" w14:paraId="4A6812C7" w14:textId="77777777" w:rsidTr="001E3D2D">
        <w:trPr>
          <w:cantSplit/>
          <w:jc w:val="center"/>
        </w:trPr>
        <w:tc>
          <w:tcPr>
            <w:tcW w:w="288" w:type="dxa"/>
          </w:tcPr>
          <w:p w14:paraId="1E6AB28F" w14:textId="77777777" w:rsidR="001E3D2D" w:rsidRDefault="001E3D2D" w:rsidP="001E3D2D">
            <w:pPr>
              <w:pStyle w:val="CopticCross"/>
            </w:pPr>
          </w:p>
        </w:tc>
        <w:tc>
          <w:tcPr>
            <w:tcW w:w="3960" w:type="dxa"/>
          </w:tcPr>
          <w:p w14:paraId="5FB118D5" w14:textId="77777777" w:rsidR="001E3D2D" w:rsidRDefault="00304D59" w:rsidP="00304D59">
            <w:pPr>
              <w:pStyle w:val="EngHang"/>
            </w:pPr>
            <w:r>
              <w:t>Hail to you, O incorrupt vessel</w:t>
            </w:r>
          </w:p>
          <w:p w14:paraId="0BAA8933" w14:textId="77777777" w:rsidR="00304D59" w:rsidRDefault="00304D59" w:rsidP="00304D59">
            <w:pPr>
              <w:pStyle w:val="EngHang"/>
            </w:pPr>
            <w:r>
              <w:t>Of the Divinity,</w:t>
            </w:r>
          </w:p>
          <w:p w14:paraId="5E2847A2" w14:textId="77777777" w:rsidR="00304D59" w:rsidRDefault="00304D59" w:rsidP="00304D59">
            <w:pPr>
              <w:pStyle w:val="EngHang"/>
            </w:pPr>
            <w:r>
              <w:t>Which heals everyone</w:t>
            </w:r>
          </w:p>
          <w:p w14:paraId="7E50E1D3" w14:textId="758DB388" w:rsidR="00304D59" w:rsidRPr="007425E1" w:rsidRDefault="00304D59" w:rsidP="001E3D2D">
            <w:pPr>
              <w:pStyle w:val="EngHangEnd"/>
            </w:pPr>
            <w:r>
              <w:t>Who drinks of it.</w:t>
            </w:r>
          </w:p>
        </w:tc>
        <w:tc>
          <w:tcPr>
            <w:tcW w:w="288" w:type="dxa"/>
          </w:tcPr>
          <w:p w14:paraId="7FF45F99" w14:textId="77777777" w:rsidR="001E3D2D" w:rsidRDefault="001E3D2D" w:rsidP="001E3D2D"/>
        </w:tc>
        <w:tc>
          <w:tcPr>
            <w:tcW w:w="288" w:type="dxa"/>
          </w:tcPr>
          <w:p w14:paraId="5D046BD6" w14:textId="77777777" w:rsidR="001E3D2D" w:rsidRDefault="001E3D2D" w:rsidP="001E3D2D">
            <w:pPr>
              <w:pStyle w:val="CopticCross"/>
            </w:pPr>
          </w:p>
        </w:tc>
        <w:tc>
          <w:tcPr>
            <w:tcW w:w="3960" w:type="dxa"/>
          </w:tcPr>
          <w:p w14:paraId="580E967D" w14:textId="77777777" w:rsidR="001E3D2D" w:rsidRDefault="00433DDB" w:rsidP="00433DDB">
            <w:pPr>
              <w:pStyle w:val="CopticVersemulti-line"/>
            </w:pPr>
            <w:r>
              <w:t>Ⲭⲉⲣⲉ ⲡⲓⲕⲩⲙⲓⲗⲗⲓⲟⲛ:</w:t>
            </w:r>
          </w:p>
          <w:p w14:paraId="20A68614" w14:textId="77777777" w:rsidR="00433DDB" w:rsidRDefault="00433DDB" w:rsidP="00433DDB">
            <w:pPr>
              <w:pStyle w:val="CopticVersemulti-line"/>
            </w:pPr>
            <w:r>
              <w:t>ⲛ̀ⲁ̀ⲫⲑⲁⲣⲧⲟⲛ ⲛ̀ⲧⲉ ϯⲙⲉⲑⲛⲟⲩϯ:</w:t>
            </w:r>
          </w:p>
          <w:p w14:paraId="10B64648" w14:textId="77777777" w:rsidR="00433DDB" w:rsidRDefault="00433DDB" w:rsidP="00433DDB">
            <w:pPr>
              <w:pStyle w:val="CopticVersemulti-line"/>
            </w:pPr>
            <w:r>
              <w:t>ⲉⲧⲉⲫⲁϧⲣⲓ ⲛ̀ⲟⲩⲟⲛ ⲛⲓⲃⲉⲛ:</w:t>
            </w:r>
          </w:p>
          <w:p w14:paraId="0DA9E94E" w14:textId="2487FD07" w:rsidR="00433DDB" w:rsidRPr="00A742AC" w:rsidRDefault="00433DDB" w:rsidP="001E3D2D">
            <w:pPr>
              <w:pStyle w:val="CopticVerse"/>
            </w:pPr>
            <w:r>
              <w:t>ⲉⲑⲛⲁⲥⲱ ⲉ̀ⲃⲟⲗ ⲛ̀ϧⲏⲧϥ.</w:t>
            </w:r>
          </w:p>
        </w:tc>
      </w:tr>
      <w:tr w:rsidR="001E3D2D" w14:paraId="2B4322FE" w14:textId="77777777" w:rsidTr="001E3D2D">
        <w:trPr>
          <w:cantSplit/>
          <w:jc w:val="center"/>
        </w:trPr>
        <w:tc>
          <w:tcPr>
            <w:tcW w:w="288" w:type="dxa"/>
          </w:tcPr>
          <w:p w14:paraId="15A53409" w14:textId="77777777" w:rsidR="001E3D2D" w:rsidRDefault="001E3D2D" w:rsidP="001E3D2D">
            <w:pPr>
              <w:pStyle w:val="CopticCross"/>
            </w:pPr>
            <w:r>
              <w:t>¿</w:t>
            </w:r>
          </w:p>
        </w:tc>
        <w:tc>
          <w:tcPr>
            <w:tcW w:w="3960" w:type="dxa"/>
          </w:tcPr>
          <w:p w14:paraId="1A01B379" w14:textId="77777777" w:rsidR="001E3D2D" w:rsidRDefault="00304D59" w:rsidP="00304D59">
            <w:pPr>
              <w:pStyle w:val="EngHang"/>
            </w:pPr>
            <w:r>
              <w:t>I begin to move the strings</w:t>
            </w:r>
          </w:p>
          <w:p w14:paraId="41AFE0F3" w14:textId="77777777" w:rsidR="00304D59" w:rsidRDefault="00304D59" w:rsidP="00304D59">
            <w:pPr>
              <w:pStyle w:val="EngHang"/>
            </w:pPr>
            <w:r>
              <w:t>Of my tongue with eagerness,</w:t>
            </w:r>
          </w:p>
          <w:p w14:paraId="12769136" w14:textId="77777777" w:rsidR="00304D59" w:rsidRDefault="00304D59" w:rsidP="00304D59">
            <w:pPr>
              <w:pStyle w:val="EngHang"/>
            </w:pPr>
            <w:r>
              <w:t>And speak of the honour of this Virgin,</w:t>
            </w:r>
          </w:p>
          <w:p w14:paraId="7DCA0BA4" w14:textId="1F983AC5" w:rsidR="00304D59" w:rsidRPr="005832A1" w:rsidRDefault="00304D59" w:rsidP="001E3D2D">
            <w:pPr>
              <w:pStyle w:val="EngHangEnd"/>
            </w:pPr>
            <w:r>
              <w:t>Ennumerating the types of her.</w:t>
            </w:r>
          </w:p>
        </w:tc>
        <w:tc>
          <w:tcPr>
            <w:tcW w:w="288" w:type="dxa"/>
          </w:tcPr>
          <w:p w14:paraId="4B2D92A1" w14:textId="77777777" w:rsidR="001E3D2D" w:rsidRDefault="001E3D2D" w:rsidP="001E3D2D"/>
        </w:tc>
        <w:tc>
          <w:tcPr>
            <w:tcW w:w="288" w:type="dxa"/>
          </w:tcPr>
          <w:p w14:paraId="2E5F14AA" w14:textId="77777777" w:rsidR="001E3D2D" w:rsidRDefault="001E3D2D" w:rsidP="001E3D2D">
            <w:pPr>
              <w:pStyle w:val="CopticCross"/>
            </w:pPr>
            <w:r>
              <w:t>¿</w:t>
            </w:r>
          </w:p>
        </w:tc>
        <w:tc>
          <w:tcPr>
            <w:tcW w:w="3960" w:type="dxa"/>
          </w:tcPr>
          <w:p w14:paraId="77799DCE" w14:textId="77777777" w:rsidR="001E3D2D" w:rsidRDefault="00433DDB" w:rsidP="00433DDB">
            <w:pPr>
              <w:pStyle w:val="CopticVersemulti-line"/>
            </w:pPr>
            <w:r>
              <w:t>Ⲁⲓⲛⲁⲉⲣϩⲏⲧⲥ ϧⲉⲛ ⲟⲩϭⲓϣϣⲱⲟⲩ:</w:t>
            </w:r>
          </w:p>
          <w:p w14:paraId="2ABFBEF4" w14:textId="77777777" w:rsidR="00433DDB" w:rsidRDefault="00433DDB" w:rsidP="00433DDB">
            <w:pPr>
              <w:pStyle w:val="CopticVersemulti-line"/>
            </w:pPr>
            <w:r>
              <w:t>ⲛ̀ⲧⲁⲕⲓⲙ ⲙ̀ⲡ̀ⲟⲣⲅⲁⲛⲟⲛ ⲙ̀ⲡⲁⲗⲁⲥ:</w:t>
            </w:r>
          </w:p>
          <w:p w14:paraId="1CF4AEDA" w14:textId="77777777" w:rsidR="00433DDB" w:rsidRDefault="00433DDB" w:rsidP="00433DDB">
            <w:pPr>
              <w:pStyle w:val="CopticVersemulti-line"/>
            </w:pPr>
            <w:r>
              <w:t>ⲛ̀ⲧⲁϫⲱ ⲙ̀ⲡ̀ⲧⲁⲓⲟ̀ ⲛ̀ⲧⲉ ⲧⲁⲓⲡⲁⲣⲑⲉⲛⲟⲥ:</w:t>
            </w:r>
          </w:p>
          <w:p w14:paraId="10A87FFF" w14:textId="49F92DAF" w:rsidR="00433DDB" w:rsidRPr="00A742AC" w:rsidRDefault="00433DDB" w:rsidP="001E3D2D">
            <w:pPr>
              <w:pStyle w:val="CopticVerse"/>
            </w:pPr>
            <w:r>
              <w:t>ⲛⲉⲙ ⲛⲉⲥⲥⲩⲅⲅⲱⲙⲓⲟⲛ ⲉⲩⲥⲟⲡ.</w:t>
            </w:r>
          </w:p>
        </w:tc>
      </w:tr>
      <w:tr w:rsidR="001E3D2D" w14:paraId="2FC5ED0D" w14:textId="77777777" w:rsidTr="001E3D2D">
        <w:trPr>
          <w:cantSplit/>
          <w:jc w:val="center"/>
        </w:trPr>
        <w:tc>
          <w:tcPr>
            <w:tcW w:w="288" w:type="dxa"/>
          </w:tcPr>
          <w:p w14:paraId="49A23D72" w14:textId="77777777" w:rsidR="001E3D2D" w:rsidRDefault="001E3D2D" w:rsidP="001E3D2D">
            <w:pPr>
              <w:pStyle w:val="CopticCross"/>
            </w:pPr>
            <w:r>
              <w:t>¿</w:t>
            </w:r>
          </w:p>
        </w:tc>
        <w:tc>
          <w:tcPr>
            <w:tcW w:w="3960" w:type="dxa"/>
          </w:tcPr>
          <w:p w14:paraId="676EB0FC" w14:textId="77777777" w:rsidR="001E3D2D" w:rsidRDefault="00304D59" w:rsidP="00304D59">
            <w:pPr>
              <w:pStyle w:val="EngHang"/>
            </w:pPr>
            <w:r>
              <w:t>For she is our price,</w:t>
            </w:r>
          </w:p>
          <w:p w14:paraId="29A68C58" w14:textId="77777777" w:rsidR="00304D59" w:rsidRDefault="00304D59" w:rsidP="00304D59">
            <w:pPr>
              <w:pStyle w:val="EngHang"/>
            </w:pPr>
            <w:r>
              <w:t>Our hope, and our strength</w:t>
            </w:r>
          </w:p>
          <w:p w14:paraId="48D70D0C" w14:textId="77777777" w:rsidR="00304D59" w:rsidRDefault="00304D59" w:rsidP="00304D59">
            <w:pPr>
              <w:pStyle w:val="EngHang"/>
            </w:pPr>
            <w:r>
              <w:t>In the Second coming of our God,</w:t>
            </w:r>
          </w:p>
          <w:p w14:paraId="701C09B7" w14:textId="3CAA48D3" w:rsidR="00304D59" w:rsidRPr="005832A1" w:rsidRDefault="00304D59" w:rsidP="00304D59">
            <w:pPr>
              <w:pStyle w:val="EngHangEnd"/>
            </w:pPr>
            <w:r>
              <w:t>Of our Lord Jesus Christ.</w:t>
            </w:r>
          </w:p>
        </w:tc>
        <w:tc>
          <w:tcPr>
            <w:tcW w:w="288" w:type="dxa"/>
          </w:tcPr>
          <w:p w14:paraId="7EADA05F" w14:textId="77777777" w:rsidR="001E3D2D" w:rsidRDefault="001E3D2D" w:rsidP="001E3D2D"/>
        </w:tc>
        <w:tc>
          <w:tcPr>
            <w:tcW w:w="288" w:type="dxa"/>
          </w:tcPr>
          <w:p w14:paraId="65EE561E" w14:textId="77777777" w:rsidR="001E3D2D" w:rsidRDefault="001E3D2D" w:rsidP="001E3D2D">
            <w:pPr>
              <w:pStyle w:val="CopticCross"/>
            </w:pPr>
            <w:r>
              <w:t>¿</w:t>
            </w:r>
          </w:p>
        </w:tc>
        <w:tc>
          <w:tcPr>
            <w:tcW w:w="3960" w:type="dxa"/>
          </w:tcPr>
          <w:p w14:paraId="5A6EBB63" w14:textId="77777777" w:rsidR="001E3D2D" w:rsidRDefault="00433DDB" w:rsidP="00433DDB">
            <w:pPr>
              <w:pStyle w:val="CopticVersemulti-line"/>
            </w:pPr>
            <w:r>
              <w:t>Ϫⲉ ⲛ̀ⲑⲟⲥ ⲅⲁⲣ ⲡⲉ ⲡⲉⲛϣⲟⲩϣⲟⲩ:</w:t>
            </w:r>
          </w:p>
          <w:p w14:paraId="5172A7BD" w14:textId="77777777" w:rsidR="00433DDB" w:rsidRDefault="00433DDB" w:rsidP="00433DDB">
            <w:pPr>
              <w:pStyle w:val="CopticVersemulti-line"/>
            </w:pPr>
            <w:r>
              <w:t>ⲛⲉⲙ ⲧⲉⲛϩⲉⲗⲡⲓⲥ ⲛⲉⲙ ⲡⲉⲛⲧⲁϫⲣⲟ:</w:t>
            </w:r>
          </w:p>
          <w:p w14:paraId="5E764F6F" w14:textId="77777777" w:rsidR="00433DDB" w:rsidRDefault="00433DDB" w:rsidP="00433DDB">
            <w:pPr>
              <w:pStyle w:val="CopticVersemulti-line"/>
            </w:pPr>
            <w:r>
              <w:t>ϧⲉⲛ ⲧ̀ⲡⲁⲣⲟⲩⲥⲓⲁ̀ ⲙ̀Ⲡⲉⲛⲛⲟⲩϯ:</w:t>
            </w:r>
          </w:p>
          <w:p w14:paraId="036AB59D" w14:textId="44C89405" w:rsidR="00433DDB" w:rsidRPr="00A742AC" w:rsidRDefault="00433DDB" w:rsidP="001E3D2D">
            <w:pPr>
              <w:pStyle w:val="CopticVerse"/>
            </w:pPr>
            <w:r>
              <w:t>Ⲡⲉⲛϭⲟⲓⲥ Ⲓⲏⲥⲟⲩⲥ ⲠⲓⲬ̀ⲣⲓⲥⲧⲟⲥ.</w:t>
            </w:r>
          </w:p>
        </w:tc>
      </w:tr>
      <w:tr w:rsidR="001E3D2D" w14:paraId="76ED2A3A" w14:textId="77777777" w:rsidTr="001E3D2D">
        <w:trPr>
          <w:cantSplit/>
          <w:jc w:val="center"/>
        </w:trPr>
        <w:tc>
          <w:tcPr>
            <w:tcW w:w="288" w:type="dxa"/>
          </w:tcPr>
          <w:p w14:paraId="5723DB38" w14:textId="77777777" w:rsidR="001E3D2D" w:rsidRDefault="001E3D2D" w:rsidP="001E3D2D">
            <w:pPr>
              <w:pStyle w:val="CopticCross"/>
            </w:pPr>
          </w:p>
        </w:tc>
        <w:tc>
          <w:tcPr>
            <w:tcW w:w="3960" w:type="dxa"/>
          </w:tcPr>
          <w:p w14:paraId="56A2B328" w14:textId="3C1ED1BE" w:rsidR="001E3D2D" w:rsidRDefault="000304C8" w:rsidP="00304D59">
            <w:pPr>
              <w:pStyle w:val="EngHang"/>
            </w:pPr>
            <w:r>
              <w:t>We exalt</w:t>
            </w:r>
            <w:r w:rsidR="00304D59">
              <w:t xml:space="preserve"> you </w:t>
            </w:r>
            <w:r>
              <w:t>befittingly</w:t>
            </w:r>
            <w:r w:rsidR="00304D59">
              <w:t>,</w:t>
            </w:r>
          </w:p>
          <w:p w14:paraId="73C0A751" w14:textId="77777777" w:rsidR="00304D59" w:rsidRDefault="00304D59" w:rsidP="00304D59">
            <w:pPr>
              <w:pStyle w:val="EngHang"/>
            </w:pPr>
            <w:r>
              <w:t>With your cousin Elizabeth, saying,</w:t>
            </w:r>
          </w:p>
          <w:p w14:paraId="065E2786" w14:textId="77777777" w:rsidR="00304D59" w:rsidRDefault="00304D59" w:rsidP="00304D59">
            <w:pPr>
              <w:pStyle w:val="EngHang"/>
            </w:pPr>
            <w:r>
              <w:t>“Blessed are you among women,</w:t>
            </w:r>
          </w:p>
          <w:p w14:paraId="159DE8D6" w14:textId="524BD45F" w:rsidR="00304D59" w:rsidRPr="005832A1" w:rsidRDefault="00304D59" w:rsidP="001E3D2D">
            <w:pPr>
              <w:pStyle w:val="EngHangEnd"/>
            </w:pPr>
            <w:r>
              <w:t>And blessed is the fruit of your womb.”</w:t>
            </w:r>
          </w:p>
        </w:tc>
        <w:tc>
          <w:tcPr>
            <w:tcW w:w="288" w:type="dxa"/>
          </w:tcPr>
          <w:p w14:paraId="65FA0606" w14:textId="77777777" w:rsidR="001E3D2D" w:rsidRDefault="001E3D2D" w:rsidP="001E3D2D"/>
        </w:tc>
        <w:tc>
          <w:tcPr>
            <w:tcW w:w="288" w:type="dxa"/>
          </w:tcPr>
          <w:p w14:paraId="43C5FB6E" w14:textId="77777777" w:rsidR="001E3D2D" w:rsidRDefault="001E3D2D" w:rsidP="001E3D2D">
            <w:pPr>
              <w:pStyle w:val="CopticCross"/>
            </w:pPr>
          </w:p>
        </w:tc>
        <w:tc>
          <w:tcPr>
            <w:tcW w:w="3960" w:type="dxa"/>
          </w:tcPr>
          <w:p w14:paraId="37D006AA" w14:textId="77777777" w:rsidR="001E3D2D" w:rsidRDefault="000304C8" w:rsidP="001E3D2D">
            <w:pPr>
              <w:pStyle w:val="CopticVersemulti-line"/>
            </w:pPr>
            <w:r>
              <w:t>Ⲧⲉⲛϭⲓⲥⲓ ⲙ̀ⲙⲟ ϧⲉⲛ ⲟⲩⲉⲙⲡ̀ϣⲁ:</w:t>
            </w:r>
          </w:p>
          <w:p w14:paraId="4D63AD42" w14:textId="77777777" w:rsidR="000304C8" w:rsidRDefault="000304C8" w:rsidP="001E3D2D">
            <w:pPr>
              <w:pStyle w:val="CopticVersemulti-line"/>
            </w:pPr>
            <w:r>
              <w:t>ⲛⲉⲙ Ⲉⲗⲓⲥⲁⲃⲉⲧ ⲧⲉⲥⲩⲅⲅⲉⲛⲏⲥ:</w:t>
            </w:r>
          </w:p>
          <w:p w14:paraId="377E9F3B" w14:textId="77777777" w:rsidR="000304C8" w:rsidRDefault="000304C8" w:rsidP="001E3D2D">
            <w:pPr>
              <w:pStyle w:val="CopticVersemulti-line"/>
            </w:pPr>
            <w:r>
              <w:t>ϫⲉ ⲧⲉⲥ̀ⲙⲁⲣⲱⲟⲩⲧ ⲛ̀ⲑⲟ ϧⲉⲛ ⲛⲓϩⲓⲟ̀ⲙⲓ:</w:t>
            </w:r>
          </w:p>
          <w:p w14:paraId="1D4B9057" w14:textId="14F1BF99" w:rsidR="000304C8" w:rsidRPr="00A742AC" w:rsidRDefault="000304C8" w:rsidP="000304C8">
            <w:pPr>
              <w:pStyle w:val="CopticVerse"/>
            </w:pPr>
            <w:r>
              <w:t>ϥ̀ⲥ̀ⲙⲁⲣⲱⲟⲩⲧ ⲛ̀ϫⲉ ⲡ̀ⲟⲩⲧⲁϩ ⲛ̀ⲧⲉ ⲧⲉⲛⲉϫⲓ.</w:t>
            </w:r>
          </w:p>
        </w:tc>
      </w:tr>
      <w:tr w:rsidR="001E3D2D" w14:paraId="55390688" w14:textId="77777777" w:rsidTr="001E3D2D">
        <w:trPr>
          <w:cantSplit/>
          <w:jc w:val="center"/>
        </w:trPr>
        <w:tc>
          <w:tcPr>
            <w:tcW w:w="288" w:type="dxa"/>
          </w:tcPr>
          <w:p w14:paraId="0379DDFF" w14:textId="77777777" w:rsidR="001E3D2D" w:rsidRDefault="001E3D2D" w:rsidP="001E3D2D">
            <w:pPr>
              <w:pStyle w:val="CopticCross"/>
            </w:pPr>
          </w:p>
        </w:tc>
        <w:tc>
          <w:tcPr>
            <w:tcW w:w="3960" w:type="dxa"/>
          </w:tcPr>
          <w:p w14:paraId="5EF7644F" w14:textId="77777777" w:rsidR="001E3D2D" w:rsidRDefault="00304D59" w:rsidP="00304D59">
            <w:pPr>
              <w:pStyle w:val="EngHang"/>
            </w:pPr>
            <w:r>
              <w:t>We give you salutation,</w:t>
            </w:r>
          </w:p>
          <w:p w14:paraId="1F744AAA" w14:textId="77777777" w:rsidR="00304D59" w:rsidRDefault="00304D59" w:rsidP="00304D59">
            <w:pPr>
              <w:pStyle w:val="EngHang"/>
            </w:pPr>
            <w:r>
              <w:t>With Gabriel the Angel,</w:t>
            </w:r>
          </w:p>
          <w:p w14:paraId="40FC0A00" w14:textId="77777777" w:rsidR="00304D59" w:rsidRDefault="00304D59" w:rsidP="00304D59">
            <w:pPr>
              <w:pStyle w:val="EngHang"/>
            </w:pPr>
            <w:r>
              <w:t>“Rejoice O full of grace,</w:t>
            </w:r>
          </w:p>
          <w:p w14:paraId="75463AE7" w14:textId="65A9E797" w:rsidR="00304D59" w:rsidRPr="005832A1" w:rsidRDefault="00304D59" w:rsidP="001E3D2D">
            <w:pPr>
              <w:pStyle w:val="EngHangEnd"/>
            </w:pPr>
            <w:r>
              <w:t>The Lord is with you.”</w:t>
            </w:r>
          </w:p>
        </w:tc>
        <w:tc>
          <w:tcPr>
            <w:tcW w:w="288" w:type="dxa"/>
          </w:tcPr>
          <w:p w14:paraId="224EA3C2" w14:textId="77777777" w:rsidR="001E3D2D" w:rsidRDefault="001E3D2D" w:rsidP="001E3D2D"/>
        </w:tc>
        <w:tc>
          <w:tcPr>
            <w:tcW w:w="288" w:type="dxa"/>
          </w:tcPr>
          <w:p w14:paraId="3DED1C6C" w14:textId="77777777" w:rsidR="001E3D2D" w:rsidRDefault="001E3D2D" w:rsidP="001E3D2D">
            <w:pPr>
              <w:pStyle w:val="CopticCross"/>
            </w:pPr>
          </w:p>
        </w:tc>
        <w:tc>
          <w:tcPr>
            <w:tcW w:w="3960" w:type="dxa"/>
          </w:tcPr>
          <w:p w14:paraId="4894A71B" w14:textId="77777777" w:rsidR="001E3D2D" w:rsidRDefault="000304C8" w:rsidP="000304C8">
            <w:pPr>
              <w:pStyle w:val="CopticVersemulti-line"/>
            </w:pPr>
            <w:r>
              <w:t>Ⲧⲉⲛϯ ⲛⲉ ⲙ̀ⲡⲓⲭⲉⲣⲉⲧⲓⲥⲙⲟⲥ:</w:t>
            </w:r>
          </w:p>
          <w:p w14:paraId="0390297E" w14:textId="77777777" w:rsidR="000304C8" w:rsidRDefault="000304C8" w:rsidP="000304C8">
            <w:pPr>
              <w:pStyle w:val="CopticVersemulti-line"/>
            </w:pPr>
            <w:r>
              <w:t>ⲛⲉⲙ Ⲅⲁⲃⲣⲓⲏⲗ ⲡⲓⲁⲅⲅⲉⲗⲟⲥ:</w:t>
            </w:r>
          </w:p>
          <w:p w14:paraId="62F65A3A" w14:textId="77777777" w:rsidR="000304C8" w:rsidRDefault="000304C8" w:rsidP="000304C8">
            <w:pPr>
              <w:pStyle w:val="CopticVersemulti-line"/>
            </w:pPr>
            <w:r>
              <w:t>ϫⲉ ⲭⲉⲣⲉ ⲕⲉⲭⲁⲣⲓⲧⲱⲙⲉⲛⲏ:</w:t>
            </w:r>
          </w:p>
          <w:p w14:paraId="4C6837FF" w14:textId="5E23AE19" w:rsidR="000304C8" w:rsidRPr="00A742AC" w:rsidRDefault="000304C8" w:rsidP="001E3D2D">
            <w:pPr>
              <w:pStyle w:val="CopticVerse"/>
            </w:pPr>
            <w:r>
              <w:t>ⲟ̀ Ⲕⲩⲣⲓⲟⲥ ⲙⲉⲧⲁ ⲥⲟⲩ.</w:t>
            </w:r>
          </w:p>
        </w:tc>
      </w:tr>
      <w:tr w:rsidR="001E3D2D" w14:paraId="4AC0BCF7" w14:textId="77777777" w:rsidTr="001E3D2D">
        <w:trPr>
          <w:cantSplit/>
          <w:jc w:val="center"/>
        </w:trPr>
        <w:tc>
          <w:tcPr>
            <w:tcW w:w="288" w:type="dxa"/>
          </w:tcPr>
          <w:p w14:paraId="07BC6188" w14:textId="77777777" w:rsidR="001E3D2D" w:rsidRDefault="001E3D2D" w:rsidP="001E3D2D">
            <w:pPr>
              <w:pStyle w:val="CopticCross"/>
            </w:pPr>
            <w:r>
              <w:t>¿</w:t>
            </w:r>
          </w:p>
        </w:tc>
        <w:tc>
          <w:tcPr>
            <w:tcW w:w="3960" w:type="dxa"/>
          </w:tcPr>
          <w:p w14:paraId="69BDF8C7" w14:textId="77777777" w:rsidR="001E3D2D" w:rsidRDefault="00304D59" w:rsidP="00304D59">
            <w:pPr>
              <w:pStyle w:val="EngHang"/>
            </w:pPr>
            <w:r>
              <w:t>Hail to you O virgin,</w:t>
            </w:r>
          </w:p>
          <w:p w14:paraId="118C550B" w14:textId="77777777" w:rsidR="00304D59" w:rsidRDefault="00304D59" w:rsidP="00304D59">
            <w:pPr>
              <w:pStyle w:val="EngHang"/>
            </w:pPr>
            <w:r>
              <w:t>The true Queen,</w:t>
            </w:r>
          </w:p>
          <w:p w14:paraId="0D51E497" w14:textId="77777777" w:rsidR="00304D59" w:rsidRDefault="00304D59" w:rsidP="00304D59">
            <w:pPr>
              <w:pStyle w:val="EngHang"/>
            </w:pPr>
            <w:r>
              <w:t>Hail to the pride of our race</w:t>
            </w:r>
          </w:p>
          <w:p w14:paraId="60F654E1" w14:textId="2D35A1C7" w:rsidR="00304D59" w:rsidRPr="005832A1" w:rsidRDefault="00304D59" w:rsidP="001E3D2D">
            <w:pPr>
              <w:pStyle w:val="EngHangEnd"/>
            </w:pPr>
            <w:r>
              <w:t>Who has borne to us Emmanuel.</w:t>
            </w:r>
          </w:p>
        </w:tc>
        <w:tc>
          <w:tcPr>
            <w:tcW w:w="288" w:type="dxa"/>
          </w:tcPr>
          <w:p w14:paraId="65231799" w14:textId="77777777" w:rsidR="001E3D2D" w:rsidRDefault="001E3D2D" w:rsidP="001E3D2D"/>
        </w:tc>
        <w:tc>
          <w:tcPr>
            <w:tcW w:w="288" w:type="dxa"/>
          </w:tcPr>
          <w:p w14:paraId="0E4D3CF3" w14:textId="77777777" w:rsidR="001E3D2D" w:rsidRDefault="001E3D2D" w:rsidP="001E3D2D">
            <w:pPr>
              <w:pStyle w:val="CopticCross"/>
            </w:pPr>
            <w:r>
              <w:t>¿</w:t>
            </w:r>
          </w:p>
        </w:tc>
        <w:tc>
          <w:tcPr>
            <w:tcW w:w="3960" w:type="dxa"/>
          </w:tcPr>
          <w:p w14:paraId="697E4D30" w14:textId="77777777" w:rsidR="001E3D2D" w:rsidRDefault="000304C8" w:rsidP="000304C8">
            <w:pPr>
              <w:pStyle w:val="CopticVersemulti-line"/>
            </w:pPr>
            <w:r>
              <w:t>Ⲭⲉⲣⲉ ⲛⲉ ⲱ̀ ϯⲡⲁⲣⲑⲉⲛⲟⲥ:</w:t>
            </w:r>
          </w:p>
          <w:p w14:paraId="407ED50A" w14:textId="77777777" w:rsidR="000304C8" w:rsidRDefault="000304C8" w:rsidP="000304C8">
            <w:pPr>
              <w:pStyle w:val="CopticVersemulti-line"/>
            </w:pPr>
            <w:r>
              <w:t>Ϯⲟⲩⲣⲱ ⲙ̀ⲙⲏⲓ ⲛ̀ⲁⲗⲏⲑⲓⲛⲏ:</w:t>
            </w:r>
          </w:p>
          <w:p w14:paraId="6416B075" w14:textId="77777777" w:rsidR="000304C8" w:rsidRDefault="000304C8" w:rsidP="000304C8">
            <w:pPr>
              <w:pStyle w:val="CopticVersemulti-line"/>
            </w:pPr>
            <w:r>
              <w:t>ⲭⲉⲣⲉ ⲡ̀ϣⲟⲩϣⲟⲩ ⲛ̀ⲧⲉ ⲡⲉⲛⲅⲉⲛⲟⲥ:</w:t>
            </w:r>
          </w:p>
          <w:p w14:paraId="4427ED20" w14:textId="46E0D57D" w:rsidR="000304C8" w:rsidRPr="00A742AC" w:rsidRDefault="000304C8" w:rsidP="001E3D2D">
            <w:pPr>
              <w:pStyle w:val="CopticVerse"/>
            </w:pPr>
            <w:r>
              <w:t>ⲁⲣⲉϫ̀ⲫⲟ ⲛⲁⲛ ⲉ̀Ⲉⲙⲙⲁⲛⲟⲩⲏⲗ.</w:t>
            </w:r>
          </w:p>
        </w:tc>
      </w:tr>
      <w:tr w:rsidR="001E3D2D" w14:paraId="3D9A4EC7" w14:textId="77777777" w:rsidTr="001E3D2D">
        <w:trPr>
          <w:cantSplit/>
          <w:jc w:val="center"/>
        </w:trPr>
        <w:tc>
          <w:tcPr>
            <w:tcW w:w="288" w:type="dxa"/>
          </w:tcPr>
          <w:p w14:paraId="5F1E2F7D" w14:textId="77777777" w:rsidR="001E3D2D" w:rsidRDefault="001E3D2D" w:rsidP="001E3D2D">
            <w:pPr>
              <w:pStyle w:val="CopticCross"/>
            </w:pPr>
            <w:r>
              <w:t>¿</w:t>
            </w:r>
          </w:p>
        </w:tc>
        <w:tc>
          <w:tcPr>
            <w:tcW w:w="3960" w:type="dxa"/>
          </w:tcPr>
          <w:p w14:paraId="017DF2DA" w14:textId="77777777" w:rsidR="001E3D2D" w:rsidRDefault="00304D59" w:rsidP="00304D59">
            <w:pPr>
              <w:pStyle w:val="EngHang"/>
            </w:pPr>
            <w:r>
              <w:t>We ask you, remember us,</w:t>
            </w:r>
          </w:p>
          <w:p w14:paraId="3CC5225E" w14:textId="77777777" w:rsidR="00304D59" w:rsidRDefault="00304D59" w:rsidP="00304D59">
            <w:pPr>
              <w:pStyle w:val="EngHang"/>
            </w:pPr>
            <w:r>
              <w:t>O our faithful advocate,</w:t>
            </w:r>
          </w:p>
          <w:p w14:paraId="4F75F39E" w14:textId="77777777" w:rsidR="00304D59" w:rsidRDefault="00304D59" w:rsidP="00304D59">
            <w:pPr>
              <w:pStyle w:val="EngHang"/>
            </w:pPr>
            <w:r>
              <w:t>Before our lord Jesus Christ,</w:t>
            </w:r>
          </w:p>
          <w:p w14:paraId="2410AD7F" w14:textId="704E74A9" w:rsidR="00304D59" w:rsidRPr="005832A1" w:rsidRDefault="00304D59" w:rsidP="001E3D2D">
            <w:pPr>
              <w:pStyle w:val="EngHangEnd"/>
            </w:pPr>
            <w:r>
              <w:t>That He may forgive us ours ins.</w:t>
            </w:r>
          </w:p>
        </w:tc>
        <w:tc>
          <w:tcPr>
            <w:tcW w:w="288" w:type="dxa"/>
          </w:tcPr>
          <w:p w14:paraId="2EDCA7DF" w14:textId="77777777" w:rsidR="001E3D2D" w:rsidRDefault="001E3D2D" w:rsidP="001E3D2D"/>
        </w:tc>
        <w:tc>
          <w:tcPr>
            <w:tcW w:w="288" w:type="dxa"/>
          </w:tcPr>
          <w:p w14:paraId="6220DB78" w14:textId="77777777" w:rsidR="001E3D2D" w:rsidRDefault="001E3D2D" w:rsidP="001E3D2D">
            <w:pPr>
              <w:pStyle w:val="CopticCross"/>
            </w:pPr>
            <w:r>
              <w:t>¿</w:t>
            </w:r>
          </w:p>
        </w:tc>
        <w:tc>
          <w:tcPr>
            <w:tcW w:w="3960" w:type="dxa"/>
          </w:tcPr>
          <w:p w14:paraId="0A399650" w14:textId="77777777" w:rsidR="001E3D2D" w:rsidRDefault="000304C8" w:rsidP="000304C8">
            <w:pPr>
              <w:pStyle w:val="CopticVersemulti-line"/>
            </w:pPr>
            <w:r>
              <w:t>Ⲧⲉⲛϯϩⲟ ⲁ̀ⲣⲓⲡⲉⲛⲙⲉⲩⲓ̀:</w:t>
            </w:r>
          </w:p>
          <w:p w14:paraId="06F93001" w14:textId="77777777" w:rsidR="000304C8" w:rsidRDefault="000304C8" w:rsidP="000304C8">
            <w:pPr>
              <w:pStyle w:val="CopticVersemulti-line"/>
            </w:pPr>
            <w:r>
              <w:t>ⲱ̀ ϯⲡ̀ⲣⲟⲥⲧⲁⲧⲏⲥ ⲉ̀ⲧⲉⲛϩⲟⲧ:</w:t>
            </w:r>
          </w:p>
          <w:p w14:paraId="0B2E2639" w14:textId="77777777" w:rsidR="000304C8" w:rsidRDefault="000304C8" w:rsidP="000304C8">
            <w:pPr>
              <w:pStyle w:val="CopticVersemulti-line"/>
            </w:pPr>
            <w:r>
              <w:t>ⲛⲁϩⲣⲉⲛ Ⲡⲉⲛϭⲟⲓⲥ Ⲓⲏⲥⲟⲩⲥ Ⲡⲓⲭ̀ⲣⲓⲥⲧⲟⲥ:</w:t>
            </w:r>
          </w:p>
          <w:p w14:paraId="2190730C" w14:textId="719807E1" w:rsidR="000304C8" w:rsidRPr="00A742AC" w:rsidRDefault="000304C8" w:rsidP="001E3D2D">
            <w:pPr>
              <w:pStyle w:val="CopticVerse"/>
            </w:pPr>
            <w:r>
              <w:t>ⲛ̀ⲧⲉϥⲭⲁ ⲛⲉⲛⲛⲟⲃⲓ ⲛⲁⲛ ⲉ̀ⲃⲟⲗ.</w:t>
            </w:r>
          </w:p>
        </w:tc>
      </w:tr>
    </w:tbl>
    <w:p w14:paraId="012BF8FE" w14:textId="77777777" w:rsidR="00B411C9" w:rsidRDefault="00B411C9" w:rsidP="00B411C9">
      <w:pPr>
        <w:pStyle w:val="Heading2"/>
      </w:pPr>
      <w:bookmarkStart w:id="1893" w:name="_Toc448696659"/>
      <w:r>
        <w:lastRenderedPageBreak/>
        <w:t>Index of Psalis</w:t>
      </w:r>
      <w:bookmarkEnd w:id="1893"/>
    </w:p>
    <w:p w14:paraId="440035E9" w14:textId="572103FC" w:rsidR="003E106D" w:rsidRPr="003E106D" w:rsidRDefault="003E106D" w:rsidP="003E106D">
      <w:pPr>
        <w:pStyle w:val="Heading3"/>
      </w:pPr>
      <w:r>
        <w:t>Seasonal Psalis</w:t>
      </w:r>
    </w:p>
    <w:p w14:paraId="0EFBDCCD" w14:textId="53725416" w:rsidR="00B411C9" w:rsidRDefault="00B411C9" w:rsidP="00E21EA3">
      <w:pPr>
        <w:tabs>
          <w:tab w:val="left" w:leader="dot" w:pos="8280"/>
        </w:tabs>
        <w:spacing w:after="0" w:line="240" w:lineRule="auto"/>
      </w:pPr>
      <w:r>
        <w:fldChar w:fldCharType="begin"/>
      </w:r>
      <w:r>
        <w:instrText xml:space="preserve"> REF _Ref434473482 \h </w:instrText>
      </w:r>
      <w:r>
        <w:fldChar w:fldCharType="separate"/>
      </w:r>
      <w:r w:rsidR="000C7DE2">
        <w:t>The Psali Adam for the Ecclesiastical New Year</w:t>
      </w:r>
      <w:r>
        <w:fldChar w:fldCharType="end"/>
      </w:r>
      <w:r>
        <w:tab/>
      </w:r>
      <w:r>
        <w:fldChar w:fldCharType="begin"/>
      </w:r>
      <w:r>
        <w:instrText xml:space="preserve"> PAGEREF _Ref434473482 \h </w:instrText>
      </w:r>
      <w:r>
        <w:fldChar w:fldCharType="separate"/>
      </w:r>
      <w:r w:rsidR="000C7DE2">
        <w:rPr>
          <w:noProof/>
        </w:rPr>
        <w:t>627</w:t>
      </w:r>
      <w:r>
        <w:fldChar w:fldCharType="end"/>
      </w:r>
    </w:p>
    <w:p w14:paraId="6F52649C" w14:textId="028DCD05" w:rsidR="00B411C9" w:rsidRDefault="00B411C9" w:rsidP="00E21EA3">
      <w:pPr>
        <w:tabs>
          <w:tab w:val="left" w:leader="dot" w:pos="8280"/>
        </w:tabs>
        <w:spacing w:after="0" w:line="240" w:lineRule="auto"/>
      </w:pPr>
      <w:r>
        <w:fldChar w:fldCharType="begin"/>
      </w:r>
      <w:r>
        <w:instrText xml:space="preserve"> REF _Ref434473530 \h </w:instrText>
      </w:r>
      <w:r>
        <w:fldChar w:fldCharType="separate"/>
      </w:r>
      <w:r w:rsidR="000C7DE2">
        <w:t>The Psali Batos for the Ecclesiastical New Year</w:t>
      </w:r>
      <w:r>
        <w:fldChar w:fldCharType="end"/>
      </w:r>
      <w:r>
        <w:tab/>
      </w:r>
      <w:r>
        <w:fldChar w:fldCharType="begin"/>
      </w:r>
      <w:r>
        <w:instrText xml:space="preserve"> PAGEREF _Ref434473530 \h </w:instrText>
      </w:r>
      <w:r>
        <w:fldChar w:fldCharType="separate"/>
      </w:r>
      <w:r w:rsidR="000C7DE2">
        <w:rPr>
          <w:noProof/>
        </w:rPr>
        <w:t>632</w:t>
      </w:r>
      <w:r>
        <w:fldChar w:fldCharType="end"/>
      </w:r>
    </w:p>
    <w:p w14:paraId="46EAAC98" w14:textId="30916412" w:rsidR="006C1B94" w:rsidRDefault="006C1B94" w:rsidP="00E21EA3">
      <w:pPr>
        <w:tabs>
          <w:tab w:val="left" w:leader="dot" w:pos="8280"/>
        </w:tabs>
        <w:spacing w:after="0" w:line="240" w:lineRule="auto"/>
      </w:pPr>
      <w:r>
        <w:fldChar w:fldCharType="begin"/>
      </w:r>
      <w:r>
        <w:instrText xml:space="preserve"> REF _Ref434474964 \h </w:instrText>
      </w:r>
      <w:r>
        <w:fldChar w:fldCharType="separate"/>
      </w:r>
      <w:r w:rsidR="000C7DE2">
        <w:t>The Psali Adam for the Feast of the Cross</w:t>
      </w:r>
      <w:r>
        <w:fldChar w:fldCharType="end"/>
      </w:r>
      <w:r>
        <w:tab/>
      </w:r>
      <w:r>
        <w:fldChar w:fldCharType="begin"/>
      </w:r>
      <w:r>
        <w:instrText xml:space="preserve"> PAGEREF _Ref434474964 \h </w:instrText>
      </w:r>
      <w:r>
        <w:fldChar w:fldCharType="separate"/>
      </w:r>
      <w:r w:rsidR="000C7DE2">
        <w:rPr>
          <w:noProof/>
        </w:rPr>
        <w:t>648</w:t>
      </w:r>
      <w:r>
        <w:fldChar w:fldCharType="end"/>
      </w:r>
    </w:p>
    <w:p w14:paraId="33EC2573" w14:textId="686EFD4B" w:rsidR="006C1B94" w:rsidRDefault="006C1B94" w:rsidP="00E21EA3">
      <w:pPr>
        <w:tabs>
          <w:tab w:val="left" w:leader="dot" w:pos="8280"/>
        </w:tabs>
        <w:spacing w:after="0" w:line="240" w:lineRule="auto"/>
      </w:pPr>
      <w:r>
        <w:fldChar w:fldCharType="begin"/>
      </w:r>
      <w:r>
        <w:instrText xml:space="preserve"> REF _Ref434474992 \h </w:instrText>
      </w:r>
      <w:r>
        <w:fldChar w:fldCharType="separate"/>
      </w:r>
      <w:r w:rsidR="000C7DE2">
        <w:t>The Psali Batos for the Feast of the Cross</w:t>
      </w:r>
      <w:r>
        <w:fldChar w:fldCharType="end"/>
      </w:r>
      <w:r>
        <w:tab/>
      </w:r>
      <w:r>
        <w:fldChar w:fldCharType="begin"/>
      </w:r>
      <w:r>
        <w:instrText xml:space="preserve"> PAGEREF _Ref434474992 \h </w:instrText>
      </w:r>
      <w:r>
        <w:fldChar w:fldCharType="separate"/>
      </w:r>
      <w:r w:rsidR="000C7DE2">
        <w:rPr>
          <w:noProof/>
        </w:rPr>
        <w:t>652</w:t>
      </w:r>
      <w:r>
        <w:fldChar w:fldCharType="end"/>
      </w:r>
    </w:p>
    <w:p w14:paraId="05658BA4" w14:textId="18BB02A3" w:rsidR="00B52D77" w:rsidRDefault="00B52D77" w:rsidP="00E21EA3">
      <w:pPr>
        <w:tabs>
          <w:tab w:val="left" w:leader="dot" w:pos="8280"/>
        </w:tabs>
        <w:spacing w:after="0" w:line="240" w:lineRule="auto"/>
      </w:pPr>
      <w:r>
        <w:fldChar w:fldCharType="begin"/>
      </w:r>
      <w:r>
        <w:instrText xml:space="preserve"> REF _Ref435003845 \h </w:instrText>
      </w:r>
      <w:r>
        <w:fldChar w:fldCharType="separate"/>
      </w:r>
      <w:r w:rsidR="000C7DE2">
        <w:t>The Psali Adam for the 29</w:t>
      </w:r>
      <w:r w:rsidR="000C7DE2" w:rsidRPr="00C0205C">
        <w:rPr>
          <w:vertAlign w:val="superscript"/>
        </w:rPr>
        <w:t>th</w:t>
      </w:r>
      <w:r w:rsidR="000C7DE2">
        <w:t xml:space="preserve"> of Every Coptic Month</w:t>
      </w:r>
      <w:r>
        <w:fldChar w:fldCharType="end"/>
      </w:r>
      <w:r>
        <w:tab/>
      </w:r>
      <w:r>
        <w:fldChar w:fldCharType="begin"/>
      </w:r>
      <w:r>
        <w:instrText xml:space="preserve"> PAGEREF _Ref435003845 \h </w:instrText>
      </w:r>
      <w:r>
        <w:fldChar w:fldCharType="separate"/>
      </w:r>
      <w:r w:rsidR="000C7DE2">
        <w:rPr>
          <w:noProof/>
        </w:rPr>
        <w:t>663</w:t>
      </w:r>
      <w:r>
        <w:fldChar w:fldCharType="end"/>
      </w:r>
    </w:p>
    <w:p w14:paraId="23AAC468" w14:textId="1002E715" w:rsidR="00B52D77" w:rsidRDefault="00B52D77" w:rsidP="00E21EA3">
      <w:pPr>
        <w:tabs>
          <w:tab w:val="left" w:leader="dot" w:pos="8280"/>
        </w:tabs>
        <w:spacing w:after="0" w:line="240" w:lineRule="auto"/>
      </w:pPr>
      <w:r>
        <w:fldChar w:fldCharType="begin"/>
      </w:r>
      <w:r>
        <w:instrText xml:space="preserve"> REF _Ref435003860 \h </w:instrText>
      </w:r>
      <w:r>
        <w:fldChar w:fldCharType="separate"/>
      </w:r>
      <w:r w:rsidR="000C7DE2">
        <w:t>The Psali Batos for the 29</w:t>
      </w:r>
      <w:r w:rsidR="000C7DE2" w:rsidRPr="00C0205C">
        <w:rPr>
          <w:vertAlign w:val="superscript"/>
        </w:rPr>
        <w:t>th</w:t>
      </w:r>
      <w:r w:rsidR="000C7DE2">
        <w:t xml:space="preserve"> of Every Month</w:t>
      </w:r>
      <w:r>
        <w:fldChar w:fldCharType="end"/>
      </w:r>
      <w:r>
        <w:tab/>
      </w:r>
      <w:r>
        <w:fldChar w:fldCharType="begin"/>
      </w:r>
      <w:r>
        <w:instrText xml:space="preserve"> PAGEREF _Ref435003860 \h </w:instrText>
      </w:r>
      <w:r>
        <w:fldChar w:fldCharType="separate"/>
      </w:r>
      <w:r w:rsidR="000C7DE2">
        <w:rPr>
          <w:noProof/>
        </w:rPr>
        <w:t>669</w:t>
      </w:r>
      <w:r>
        <w:fldChar w:fldCharType="end"/>
      </w:r>
    </w:p>
    <w:p w14:paraId="693D9B9A" w14:textId="520DC1F2" w:rsidR="006C1B94" w:rsidRDefault="006C1B94" w:rsidP="00E21EA3">
      <w:pPr>
        <w:tabs>
          <w:tab w:val="left" w:leader="dot" w:pos="8280"/>
        </w:tabs>
        <w:spacing w:after="0" w:line="240" w:lineRule="auto"/>
      </w:pPr>
      <w:r>
        <w:fldChar w:fldCharType="begin"/>
      </w:r>
      <w:r>
        <w:instrText xml:space="preserve"> REF _Ref434475057 \h </w:instrText>
      </w:r>
      <w:r>
        <w:fldChar w:fldCharType="separate"/>
      </w:r>
      <w:r w:rsidR="000C7DE2">
        <w:t>The Sunday Psali Adam for Nativity</w:t>
      </w:r>
      <w:r>
        <w:fldChar w:fldCharType="end"/>
      </w:r>
      <w:r>
        <w:tab/>
      </w:r>
      <w:r>
        <w:fldChar w:fldCharType="begin"/>
      </w:r>
      <w:r>
        <w:instrText xml:space="preserve"> PAGEREF _Ref434475057 \h </w:instrText>
      </w:r>
      <w:r>
        <w:fldChar w:fldCharType="separate"/>
      </w:r>
      <w:r w:rsidR="000C7DE2">
        <w:rPr>
          <w:noProof/>
        </w:rPr>
        <w:t>737</w:t>
      </w:r>
      <w:r>
        <w:fldChar w:fldCharType="end"/>
      </w:r>
    </w:p>
    <w:p w14:paraId="7B874A45" w14:textId="76956255" w:rsidR="006C1B94" w:rsidRDefault="006C1B94" w:rsidP="00E21EA3">
      <w:pPr>
        <w:tabs>
          <w:tab w:val="left" w:leader="dot" w:pos="8280"/>
        </w:tabs>
        <w:spacing w:after="0" w:line="240" w:lineRule="auto"/>
      </w:pPr>
      <w:r>
        <w:fldChar w:fldCharType="begin"/>
      </w:r>
      <w:r>
        <w:instrText xml:space="preserve"> REF _Ref434475083 \h </w:instrText>
      </w:r>
      <w:r>
        <w:fldChar w:fldCharType="separate"/>
      </w:r>
      <w:r w:rsidR="000C7DE2">
        <w:t>The Monday Psali Adam for Nativity</w:t>
      </w:r>
      <w:r>
        <w:fldChar w:fldCharType="end"/>
      </w:r>
      <w:r>
        <w:tab/>
      </w:r>
      <w:r>
        <w:fldChar w:fldCharType="begin"/>
      </w:r>
      <w:r>
        <w:instrText xml:space="preserve"> PAGEREF _Ref434475083 \h </w:instrText>
      </w:r>
      <w:r>
        <w:fldChar w:fldCharType="separate"/>
      </w:r>
      <w:r w:rsidR="000C7DE2">
        <w:rPr>
          <w:noProof/>
        </w:rPr>
        <w:t>740</w:t>
      </w:r>
      <w:r>
        <w:fldChar w:fldCharType="end"/>
      </w:r>
    </w:p>
    <w:p w14:paraId="1039256A" w14:textId="3C66058D" w:rsidR="006C1B94" w:rsidRDefault="006C1B94" w:rsidP="00E21EA3">
      <w:pPr>
        <w:tabs>
          <w:tab w:val="left" w:leader="dot" w:pos="8280"/>
        </w:tabs>
        <w:spacing w:after="0" w:line="240" w:lineRule="auto"/>
      </w:pPr>
      <w:r>
        <w:fldChar w:fldCharType="begin"/>
      </w:r>
      <w:r>
        <w:instrText xml:space="preserve"> REF _Ref434475102 \h </w:instrText>
      </w:r>
      <w:r>
        <w:fldChar w:fldCharType="separate"/>
      </w:r>
      <w:r w:rsidR="000C7DE2">
        <w:t>The Tuesday Psali Adam for Nativity</w:t>
      </w:r>
      <w:r>
        <w:fldChar w:fldCharType="end"/>
      </w:r>
      <w:r>
        <w:tab/>
      </w:r>
      <w:r>
        <w:fldChar w:fldCharType="begin"/>
      </w:r>
      <w:r>
        <w:instrText xml:space="preserve"> PAGEREF _Ref434475102 \h </w:instrText>
      </w:r>
      <w:r>
        <w:fldChar w:fldCharType="separate"/>
      </w:r>
      <w:r w:rsidR="000C7DE2">
        <w:rPr>
          <w:noProof/>
        </w:rPr>
        <w:t>745</w:t>
      </w:r>
      <w:r>
        <w:fldChar w:fldCharType="end"/>
      </w:r>
    </w:p>
    <w:p w14:paraId="7B5D2028" w14:textId="3187CF59" w:rsidR="006C1B94" w:rsidRDefault="006C1B94" w:rsidP="00E21EA3">
      <w:pPr>
        <w:tabs>
          <w:tab w:val="left" w:leader="dot" w:pos="8280"/>
        </w:tabs>
        <w:spacing w:after="0" w:line="240" w:lineRule="auto"/>
      </w:pPr>
      <w:r>
        <w:fldChar w:fldCharType="begin"/>
      </w:r>
      <w:r>
        <w:instrText xml:space="preserve"> REF _Ref434475128 \h </w:instrText>
      </w:r>
      <w:r>
        <w:fldChar w:fldCharType="separate"/>
      </w:r>
      <w:r w:rsidR="000C7DE2">
        <w:t>The Wednesday Psali Batos for Nativity</w:t>
      </w:r>
      <w:r>
        <w:fldChar w:fldCharType="end"/>
      </w:r>
      <w:r>
        <w:tab/>
      </w:r>
      <w:r>
        <w:fldChar w:fldCharType="begin"/>
      </w:r>
      <w:r>
        <w:instrText xml:space="preserve"> PAGEREF _Ref434475128 \h </w:instrText>
      </w:r>
      <w:r>
        <w:fldChar w:fldCharType="separate"/>
      </w:r>
      <w:r w:rsidR="000C7DE2">
        <w:rPr>
          <w:noProof/>
        </w:rPr>
        <w:t>750</w:t>
      </w:r>
      <w:r>
        <w:fldChar w:fldCharType="end"/>
      </w:r>
    </w:p>
    <w:p w14:paraId="3EA797C4" w14:textId="67DF0108" w:rsidR="006C1B94" w:rsidRDefault="006C1B94" w:rsidP="00E21EA3">
      <w:pPr>
        <w:tabs>
          <w:tab w:val="left" w:leader="dot" w:pos="8280"/>
        </w:tabs>
        <w:spacing w:after="0" w:line="240" w:lineRule="auto"/>
      </w:pPr>
      <w:r>
        <w:fldChar w:fldCharType="begin"/>
      </w:r>
      <w:r>
        <w:instrText xml:space="preserve"> REF _Ref434475150 \h </w:instrText>
      </w:r>
      <w:r>
        <w:fldChar w:fldCharType="separate"/>
      </w:r>
      <w:r w:rsidR="000C7DE2">
        <w:t>The Thursday Psali Batos for Nativity</w:t>
      </w:r>
      <w:r>
        <w:fldChar w:fldCharType="end"/>
      </w:r>
      <w:r>
        <w:tab/>
      </w:r>
      <w:r>
        <w:fldChar w:fldCharType="begin"/>
      </w:r>
      <w:r>
        <w:instrText xml:space="preserve"> PAGEREF _Ref434475150 \h </w:instrText>
      </w:r>
      <w:r>
        <w:fldChar w:fldCharType="separate"/>
      </w:r>
      <w:r w:rsidR="000C7DE2">
        <w:rPr>
          <w:noProof/>
        </w:rPr>
        <w:t>754</w:t>
      </w:r>
      <w:r>
        <w:fldChar w:fldCharType="end"/>
      </w:r>
    </w:p>
    <w:p w14:paraId="3E761025" w14:textId="296D0ECE" w:rsidR="006C1B94" w:rsidRDefault="006C1B94" w:rsidP="00E21EA3">
      <w:pPr>
        <w:tabs>
          <w:tab w:val="left" w:leader="dot" w:pos="8280"/>
        </w:tabs>
        <w:spacing w:after="0" w:line="240" w:lineRule="auto"/>
      </w:pPr>
      <w:r>
        <w:fldChar w:fldCharType="begin"/>
      </w:r>
      <w:r>
        <w:instrText xml:space="preserve"> REF _Ref434475177 \h </w:instrText>
      </w:r>
      <w:r>
        <w:fldChar w:fldCharType="separate"/>
      </w:r>
      <w:r w:rsidR="000C7DE2">
        <w:t>The Friday Psali Batos for Nativity</w:t>
      </w:r>
      <w:r>
        <w:fldChar w:fldCharType="end"/>
      </w:r>
      <w:r>
        <w:tab/>
      </w:r>
      <w:r>
        <w:fldChar w:fldCharType="begin"/>
      </w:r>
      <w:r>
        <w:instrText xml:space="preserve"> PAGEREF _Ref434475177 \h </w:instrText>
      </w:r>
      <w:r>
        <w:fldChar w:fldCharType="separate"/>
      </w:r>
      <w:r w:rsidR="000C7DE2">
        <w:rPr>
          <w:noProof/>
        </w:rPr>
        <w:t>758</w:t>
      </w:r>
      <w:r>
        <w:fldChar w:fldCharType="end"/>
      </w:r>
    </w:p>
    <w:p w14:paraId="52564264" w14:textId="2EB0EE14" w:rsidR="006C1B94" w:rsidRDefault="006C1B94" w:rsidP="00E21EA3">
      <w:pPr>
        <w:tabs>
          <w:tab w:val="left" w:leader="dot" w:pos="8280"/>
        </w:tabs>
        <w:spacing w:after="0" w:line="240" w:lineRule="auto"/>
      </w:pPr>
      <w:r>
        <w:fldChar w:fldCharType="begin"/>
      </w:r>
      <w:r>
        <w:instrText xml:space="preserve"> REF _Ref434475196 \h </w:instrText>
      </w:r>
      <w:r>
        <w:fldChar w:fldCharType="separate"/>
      </w:r>
      <w:r w:rsidR="000C7DE2">
        <w:t>The Saturday Psali Batos for Nativity</w:t>
      </w:r>
      <w:r>
        <w:fldChar w:fldCharType="end"/>
      </w:r>
      <w:r>
        <w:tab/>
      </w:r>
      <w:r>
        <w:fldChar w:fldCharType="begin"/>
      </w:r>
      <w:r>
        <w:instrText xml:space="preserve"> PAGEREF _Ref434475196 \h </w:instrText>
      </w:r>
      <w:r>
        <w:fldChar w:fldCharType="separate"/>
      </w:r>
      <w:r w:rsidR="000C7DE2">
        <w:rPr>
          <w:noProof/>
        </w:rPr>
        <w:t>763</w:t>
      </w:r>
      <w:r>
        <w:fldChar w:fldCharType="end"/>
      </w:r>
    </w:p>
    <w:p w14:paraId="523DE632" w14:textId="5FAC7F43" w:rsidR="006C1B94" w:rsidRDefault="006C1B94" w:rsidP="00E21EA3">
      <w:pPr>
        <w:tabs>
          <w:tab w:val="left" w:leader="dot" w:pos="8280"/>
        </w:tabs>
        <w:spacing w:after="0" w:line="240" w:lineRule="auto"/>
      </w:pPr>
      <w:r>
        <w:fldChar w:fldCharType="begin"/>
      </w:r>
      <w:r>
        <w:instrText xml:space="preserve"> REF _Ref434475229 \h </w:instrText>
      </w:r>
      <w:r>
        <w:fldChar w:fldCharType="separate"/>
      </w:r>
      <w:r w:rsidR="000C7DE2">
        <w:t>The Psali Adam for the Circumcision</w:t>
      </w:r>
      <w:r>
        <w:fldChar w:fldCharType="end"/>
      </w:r>
      <w:r>
        <w:tab/>
      </w:r>
      <w:r>
        <w:fldChar w:fldCharType="begin"/>
      </w:r>
      <w:r>
        <w:instrText xml:space="preserve"> PAGEREF _Ref434475229 \h </w:instrText>
      </w:r>
      <w:r>
        <w:fldChar w:fldCharType="separate"/>
      </w:r>
      <w:r w:rsidR="000C7DE2">
        <w:rPr>
          <w:noProof/>
        </w:rPr>
        <w:t>773</w:t>
      </w:r>
      <w:r>
        <w:fldChar w:fldCharType="end"/>
      </w:r>
    </w:p>
    <w:p w14:paraId="2BB4ED46" w14:textId="427740B8" w:rsidR="006C1B94" w:rsidRDefault="006C1B94" w:rsidP="00E21EA3">
      <w:pPr>
        <w:tabs>
          <w:tab w:val="left" w:leader="dot" w:pos="8280"/>
        </w:tabs>
        <w:spacing w:after="0" w:line="240" w:lineRule="auto"/>
      </w:pPr>
      <w:r>
        <w:fldChar w:fldCharType="begin"/>
      </w:r>
      <w:r>
        <w:instrText xml:space="preserve"> REF _Ref434475252 \h </w:instrText>
      </w:r>
      <w:r>
        <w:fldChar w:fldCharType="separate"/>
      </w:r>
      <w:r w:rsidR="000C7DE2">
        <w:t>The Psali Batos for the Circumcision</w:t>
      </w:r>
      <w:r>
        <w:fldChar w:fldCharType="end"/>
      </w:r>
      <w:r>
        <w:tab/>
      </w:r>
      <w:r>
        <w:fldChar w:fldCharType="begin"/>
      </w:r>
      <w:r>
        <w:instrText xml:space="preserve"> PAGEREF _Ref434475252 \h </w:instrText>
      </w:r>
      <w:r>
        <w:fldChar w:fldCharType="separate"/>
      </w:r>
      <w:r w:rsidR="000C7DE2">
        <w:rPr>
          <w:noProof/>
        </w:rPr>
        <w:t>777</w:t>
      </w:r>
      <w:r>
        <w:fldChar w:fldCharType="end"/>
      </w:r>
    </w:p>
    <w:p w14:paraId="56FF597D" w14:textId="5E30C1C4" w:rsidR="006C1B94" w:rsidRDefault="006C1B94" w:rsidP="00E21EA3">
      <w:pPr>
        <w:tabs>
          <w:tab w:val="left" w:leader="dot" w:pos="8280"/>
        </w:tabs>
        <w:spacing w:after="0" w:line="240" w:lineRule="auto"/>
      </w:pPr>
      <w:r>
        <w:fldChar w:fldCharType="begin"/>
      </w:r>
      <w:r>
        <w:instrText xml:space="preserve"> REF _Ref434475280 \h </w:instrText>
      </w:r>
      <w:r>
        <w:fldChar w:fldCharType="separate"/>
      </w:r>
      <w:r w:rsidR="000C7DE2">
        <w:t>The Sunday Psali Adam for Theophany</w:t>
      </w:r>
      <w:r>
        <w:fldChar w:fldCharType="end"/>
      </w:r>
      <w:r>
        <w:tab/>
      </w:r>
      <w:r>
        <w:fldChar w:fldCharType="begin"/>
      </w:r>
      <w:r>
        <w:instrText xml:space="preserve"> PAGEREF _Ref434475280 \h </w:instrText>
      </w:r>
      <w:r>
        <w:fldChar w:fldCharType="separate"/>
      </w:r>
      <w:r w:rsidR="000C7DE2">
        <w:rPr>
          <w:noProof/>
        </w:rPr>
        <w:t>787</w:t>
      </w:r>
      <w:r>
        <w:fldChar w:fldCharType="end"/>
      </w:r>
    </w:p>
    <w:p w14:paraId="1D19000E" w14:textId="5B2ADF42" w:rsidR="006C1B94" w:rsidRDefault="006C1B94" w:rsidP="00E21EA3">
      <w:pPr>
        <w:tabs>
          <w:tab w:val="left" w:leader="dot" w:pos="8280"/>
        </w:tabs>
        <w:spacing w:after="0" w:line="240" w:lineRule="auto"/>
      </w:pPr>
      <w:r>
        <w:fldChar w:fldCharType="begin"/>
      </w:r>
      <w:r>
        <w:instrText xml:space="preserve"> REF _Ref434475309 \h </w:instrText>
      </w:r>
      <w:r>
        <w:fldChar w:fldCharType="separate"/>
      </w:r>
      <w:r w:rsidR="000C7DE2">
        <w:t>The Monday Psali Adam for Theophany</w:t>
      </w:r>
      <w:r>
        <w:fldChar w:fldCharType="end"/>
      </w:r>
      <w:r>
        <w:tab/>
      </w:r>
      <w:r>
        <w:fldChar w:fldCharType="begin"/>
      </w:r>
      <w:r>
        <w:instrText xml:space="preserve"> PAGEREF _Ref434475309 \h </w:instrText>
      </w:r>
      <w:r>
        <w:fldChar w:fldCharType="separate"/>
      </w:r>
      <w:r w:rsidR="000C7DE2">
        <w:rPr>
          <w:noProof/>
        </w:rPr>
        <w:t>791</w:t>
      </w:r>
      <w:r>
        <w:fldChar w:fldCharType="end"/>
      </w:r>
    </w:p>
    <w:p w14:paraId="6323E549" w14:textId="49EBB3B1" w:rsidR="006C1B94" w:rsidRDefault="006C1B94" w:rsidP="00E21EA3">
      <w:pPr>
        <w:tabs>
          <w:tab w:val="left" w:leader="dot" w:pos="8280"/>
        </w:tabs>
        <w:spacing w:after="0" w:line="240" w:lineRule="auto"/>
      </w:pPr>
      <w:r>
        <w:fldChar w:fldCharType="begin"/>
      </w:r>
      <w:r>
        <w:instrText xml:space="preserve"> REF _Ref434475331 \h </w:instrText>
      </w:r>
      <w:r>
        <w:fldChar w:fldCharType="separate"/>
      </w:r>
      <w:r w:rsidR="000C7DE2">
        <w:t>The Tuesday Psali Adam for Theophany</w:t>
      </w:r>
      <w:r>
        <w:fldChar w:fldCharType="end"/>
      </w:r>
      <w:r>
        <w:tab/>
      </w:r>
      <w:r>
        <w:fldChar w:fldCharType="begin"/>
      </w:r>
      <w:r>
        <w:instrText xml:space="preserve"> PAGEREF _Ref434475331 \h </w:instrText>
      </w:r>
      <w:r>
        <w:fldChar w:fldCharType="separate"/>
      </w:r>
      <w:r w:rsidR="000C7DE2">
        <w:rPr>
          <w:noProof/>
        </w:rPr>
        <w:t>794</w:t>
      </w:r>
      <w:r>
        <w:fldChar w:fldCharType="end"/>
      </w:r>
    </w:p>
    <w:p w14:paraId="7320174E" w14:textId="622BD228" w:rsidR="006C1B94" w:rsidRDefault="006C1B94" w:rsidP="00E21EA3">
      <w:pPr>
        <w:tabs>
          <w:tab w:val="left" w:leader="dot" w:pos="8280"/>
        </w:tabs>
        <w:spacing w:after="0" w:line="240" w:lineRule="auto"/>
      </w:pPr>
      <w:r>
        <w:fldChar w:fldCharType="begin"/>
      </w:r>
      <w:r>
        <w:instrText xml:space="preserve"> REF _Ref434475362 \h </w:instrText>
      </w:r>
      <w:r>
        <w:fldChar w:fldCharType="separate"/>
      </w:r>
      <w:r w:rsidR="000C7DE2">
        <w:t>The Wednesday Psali Batos for Theophany</w:t>
      </w:r>
      <w:r>
        <w:fldChar w:fldCharType="end"/>
      </w:r>
      <w:r>
        <w:tab/>
      </w:r>
      <w:r>
        <w:fldChar w:fldCharType="begin"/>
      </w:r>
      <w:r>
        <w:instrText xml:space="preserve"> PAGEREF _Ref434475362 \h </w:instrText>
      </w:r>
      <w:r>
        <w:fldChar w:fldCharType="separate"/>
      </w:r>
      <w:r w:rsidR="000C7DE2">
        <w:rPr>
          <w:noProof/>
        </w:rPr>
        <w:t>798</w:t>
      </w:r>
      <w:r>
        <w:fldChar w:fldCharType="end"/>
      </w:r>
    </w:p>
    <w:p w14:paraId="312AF9DB" w14:textId="4A51C4D9" w:rsidR="006C1B94" w:rsidRDefault="006C1B94" w:rsidP="00E21EA3">
      <w:pPr>
        <w:tabs>
          <w:tab w:val="left" w:leader="dot" w:pos="8280"/>
        </w:tabs>
        <w:spacing w:after="0" w:line="240" w:lineRule="auto"/>
      </w:pPr>
      <w:r>
        <w:fldChar w:fldCharType="begin"/>
      </w:r>
      <w:r>
        <w:instrText xml:space="preserve"> REF _Ref434475388 \h </w:instrText>
      </w:r>
      <w:r>
        <w:fldChar w:fldCharType="separate"/>
      </w:r>
      <w:r w:rsidR="000C7DE2">
        <w:t>The Thursday Psali Batos for Theophany</w:t>
      </w:r>
      <w:r>
        <w:fldChar w:fldCharType="end"/>
      </w:r>
      <w:r>
        <w:tab/>
      </w:r>
      <w:r>
        <w:fldChar w:fldCharType="begin"/>
      </w:r>
      <w:r>
        <w:instrText xml:space="preserve"> PAGEREF _Ref434475388 \h </w:instrText>
      </w:r>
      <w:r>
        <w:fldChar w:fldCharType="separate"/>
      </w:r>
      <w:r w:rsidR="000C7DE2">
        <w:rPr>
          <w:noProof/>
        </w:rPr>
        <w:t>802</w:t>
      </w:r>
      <w:r>
        <w:fldChar w:fldCharType="end"/>
      </w:r>
    </w:p>
    <w:p w14:paraId="58C01D66" w14:textId="0F80366D" w:rsidR="006C1B94" w:rsidRDefault="006C1B94" w:rsidP="00E21EA3">
      <w:pPr>
        <w:tabs>
          <w:tab w:val="left" w:leader="dot" w:pos="8280"/>
        </w:tabs>
        <w:spacing w:after="0" w:line="240" w:lineRule="auto"/>
      </w:pPr>
      <w:r>
        <w:fldChar w:fldCharType="begin"/>
      </w:r>
      <w:r>
        <w:instrText xml:space="preserve"> REF _Ref434475411 \h </w:instrText>
      </w:r>
      <w:r>
        <w:fldChar w:fldCharType="separate"/>
      </w:r>
      <w:r w:rsidR="000C7DE2">
        <w:t>The Friday Psali Batos for Theophany</w:t>
      </w:r>
      <w:r>
        <w:fldChar w:fldCharType="end"/>
      </w:r>
      <w:r>
        <w:tab/>
      </w:r>
      <w:r>
        <w:fldChar w:fldCharType="begin"/>
      </w:r>
      <w:r>
        <w:instrText xml:space="preserve"> PAGEREF _Ref434475411 \h </w:instrText>
      </w:r>
      <w:r>
        <w:fldChar w:fldCharType="separate"/>
      </w:r>
      <w:r w:rsidR="000C7DE2">
        <w:rPr>
          <w:noProof/>
        </w:rPr>
        <w:t>806</w:t>
      </w:r>
      <w:r>
        <w:fldChar w:fldCharType="end"/>
      </w:r>
    </w:p>
    <w:p w14:paraId="5D34BFE6" w14:textId="0ADEE184" w:rsidR="006C1B94" w:rsidRDefault="006C1B94" w:rsidP="00E21EA3">
      <w:pPr>
        <w:tabs>
          <w:tab w:val="left" w:leader="dot" w:pos="8280"/>
        </w:tabs>
        <w:spacing w:after="0" w:line="240" w:lineRule="auto"/>
      </w:pPr>
      <w:r>
        <w:fldChar w:fldCharType="begin"/>
      </w:r>
      <w:r>
        <w:instrText xml:space="preserve"> REF _Ref434475434 \h </w:instrText>
      </w:r>
      <w:r>
        <w:fldChar w:fldCharType="separate"/>
      </w:r>
      <w:r w:rsidR="000C7DE2">
        <w:t>The Saturday Psali Batos for Theophany</w:t>
      </w:r>
      <w:r>
        <w:fldChar w:fldCharType="end"/>
      </w:r>
      <w:r>
        <w:tab/>
      </w:r>
      <w:r>
        <w:fldChar w:fldCharType="begin"/>
      </w:r>
      <w:r>
        <w:instrText xml:space="preserve"> PAGEREF _Ref434475434 \h </w:instrText>
      </w:r>
      <w:r>
        <w:fldChar w:fldCharType="separate"/>
      </w:r>
      <w:r w:rsidR="000C7DE2">
        <w:rPr>
          <w:noProof/>
        </w:rPr>
        <w:t>810</w:t>
      </w:r>
      <w:r>
        <w:fldChar w:fldCharType="end"/>
      </w:r>
    </w:p>
    <w:p w14:paraId="4BB2BF55" w14:textId="55040677" w:rsidR="006C1B94" w:rsidRDefault="006C1B94" w:rsidP="00E21EA3">
      <w:pPr>
        <w:tabs>
          <w:tab w:val="left" w:leader="dot" w:pos="8280"/>
        </w:tabs>
        <w:spacing w:after="0" w:line="240" w:lineRule="auto"/>
      </w:pPr>
      <w:r>
        <w:fldChar w:fldCharType="begin"/>
      </w:r>
      <w:r>
        <w:instrText xml:space="preserve"> REF _Ref434475472 \h </w:instrText>
      </w:r>
      <w:r>
        <w:fldChar w:fldCharType="separate"/>
      </w:r>
      <w:r w:rsidR="000C7DE2">
        <w:t>The Psali Adam for the Wedding of Cana</w:t>
      </w:r>
      <w:r>
        <w:fldChar w:fldCharType="end"/>
      </w:r>
      <w:r>
        <w:tab/>
      </w:r>
      <w:r>
        <w:fldChar w:fldCharType="begin"/>
      </w:r>
      <w:r>
        <w:instrText xml:space="preserve"> PAGEREF _Ref434475472 \h </w:instrText>
      </w:r>
      <w:r>
        <w:fldChar w:fldCharType="separate"/>
      </w:r>
      <w:r w:rsidR="000C7DE2">
        <w:rPr>
          <w:noProof/>
        </w:rPr>
        <w:t>816</w:t>
      </w:r>
      <w:r>
        <w:fldChar w:fldCharType="end"/>
      </w:r>
    </w:p>
    <w:p w14:paraId="2363057C" w14:textId="1F548A85" w:rsidR="006C1B94" w:rsidRDefault="006C1B94" w:rsidP="00E21EA3">
      <w:pPr>
        <w:tabs>
          <w:tab w:val="left" w:leader="dot" w:pos="8280"/>
        </w:tabs>
        <w:spacing w:after="0" w:line="240" w:lineRule="auto"/>
      </w:pPr>
      <w:r>
        <w:fldChar w:fldCharType="begin"/>
      </w:r>
      <w:r>
        <w:instrText xml:space="preserve"> REF _Ref434475500 \h </w:instrText>
      </w:r>
      <w:r>
        <w:fldChar w:fldCharType="separate"/>
      </w:r>
      <w:r w:rsidR="000C7DE2">
        <w:t>The Psali Batos for the Wedding of Cana</w:t>
      </w:r>
      <w:r>
        <w:fldChar w:fldCharType="end"/>
      </w:r>
      <w:r>
        <w:tab/>
      </w:r>
      <w:r>
        <w:fldChar w:fldCharType="begin"/>
      </w:r>
      <w:r>
        <w:instrText xml:space="preserve"> PAGEREF _Ref434475500 \h </w:instrText>
      </w:r>
      <w:r>
        <w:fldChar w:fldCharType="separate"/>
      </w:r>
      <w:r w:rsidR="000C7DE2">
        <w:rPr>
          <w:noProof/>
        </w:rPr>
        <w:t>820</w:t>
      </w:r>
      <w:r>
        <w:fldChar w:fldCharType="end"/>
      </w:r>
    </w:p>
    <w:p w14:paraId="28D62537" w14:textId="6BF61C80" w:rsidR="006C1B94" w:rsidRDefault="006C1B94" w:rsidP="00E21EA3">
      <w:pPr>
        <w:tabs>
          <w:tab w:val="left" w:leader="dot" w:pos="8280"/>
        </w:tabs>
        <w:spacing w:after="0" w:line="240" w:lineRule="auto"/>
      </w:pPr>
      <w:r>
        <w:fldChar w:fldCharType="begin"/>
      </w:r>
      <w:r>
        <w:instrText xml:space="preserve"> REF _Ref434475566 \h </w:instrText>
      </w:r>
      <w:r>
        <w:fldChar w:fldCharType="separate"/>
      </w:r>
      <w:r w:rsidR="000C7DE2">
        <w:t>The Psali Adam for Annunciation</w:t>
      </w:r>
      <w:r>
        <w:fldChar w:fldCharType="end"/>
      </w:r>
      <w:r>
        <w:tab/>
      </w:r>
      <w:r>
        <w:fldChar w:fldCharType="begin"/>
      </w:r>
      <w:r>
        <w:instrText xml:space="preserve"> PAGEREF _Ref434475566 \h </w:instrText>
      </w:r>
      <w:r>
        <w:fldChar w:fldCharType="separate"/>
      </w:r>
      <w:r w:rsidR="000C7DE2">
        <w:rPr>
          <w:noProof/>
        </w:rPr>
        <w:t>850</w:t>
      </w:r>
      <w:r>
        <w:fldChar w:fldCharType="end"/>
      </w:r>
    </w:p>
    <w:p w14:paraId="3A5E672D" w14:textId="3F5212A9" w:rsidR="006C1B94" w:rsidRDefault="006C1B94" w:rsidP="00E21EA3">
      <w:pPr>
        <w:tabs>
          <w:tab w:val="left" w:leader="dot" w:pos="8280"/>
        </w:tabs>
        <w:spacing w:after="0" w:line="240" w:lineRule="auto"/>
      </w:pPr>
      <w:r>
        <w:fldChar w:fldCharType="begin"/>
      </w:r>
      <w:r>
        <w:instrText xml:space="preserve"> REF _Ref434475591 \h </w:instrText>
      </w:r>
      <w:r>
        <w:fldChar w:fldCharType="separate"/>
      </w:r>
      <w:r w:rsidR="000C7DE2">
        <w:t>The Psali Batos for Annunciation</w:t>
      </w:r>
      <w:r>
        <w:fldChar w:fldCharType="end"/>
      </w:r>
      <w:r>
        <w:tab/>
      </w:r>
      <w:r>
        <w:fldChar w:fldCharType="begin"/>
      </w:r>
      <w:r>
        <w:instrText xml:space="preserve"> PAGEREF _Ref434475591 \h </w:instrText>
      </w:r>
      <w:r>
        <w:fldChar w:fldCharType="separate"/>
      </w:r>
      <w:r w:rsidR="000C7DE2">
        <w:rPr>
          <w:noProof/>
        </w:rPr>
        <w:t>854</w:t>
      </w:r>
      <w:r>
        <w:fldChar w:fldCharType="end"/>
      </w:r>
    </w:p>
    <w:p w14:paraId="52A90C07" w14:textId="13A22FC0" w:rsidR="006C1B94" w:rsidRDefault="006C1B94" w:rsidP="00E21EA3">
      <w:pPr>
        <w:tabs>
          <w:tab w:val="left" w:leader="dot" w:pos="8280"/>
        </w:tabs>
        <w:spacing w:after="0" w:line="240" w:lineRule="auto"/>
      </w:pPr>
      <w:r>
        <w:fldChar w:fldCharType="begin"/>
      </w:r>
      <w:r>
        <w:instrText xml:space="preserve"> REF _Ref434476089 \h </w:instrText>
      </w:r>
      <w:r>
        <w:fldChar w:fldCharType="separate"/>
      </w:r>
      <w:r w:rsidR="000C7DE2">
        <w:t>The Psali Adam for the Entrance into Egypt</w:t>
      </w:r>
      <w:r>
        <w:fldChar w:fldCharType="end"/>
      </w:r>
      <w:r>
        <w:tab/>
      </w:r>
      <w:r>
        <w:fldChar w:fldCharType="begin"/>
      </w:r>
      <w:r>
        <w:instrText xml:space="preserve"> PAGEREF _Ref434476089 \h </w:instrText>
      </w:r>
      <w:r>
        <w:fldChar w:fldCharType="separate"/>
      </w:r>
      <w:r w:rsidR="000C7DE2">
        <w:rPr>
          <w:noProof/>
        </w:rPr>
        <w:t>875</w:t>
      </w:r>
      <w:r>
        <w:fldChar w:fldCharType="end"/>
      </w:r>
    </w:p>
    <w:p w14:paraId="3A3F4AD9" w14:textId="6AD41BCB" w:rsidR="006C1B94" w:rsidRDefault="006C1B94" w:rsidP="00E21EA3">
      <w:pPr>
        <w:tabs>
          <w:tab w:val="left" w:leader="dot" w:pos="8280"/>
        </w:tabs>
        <w:spacing w:after="0" w:line="240" w:lineRule="auto"/>
      </w:pPr>
      <w:r>
        <w:fldChar w:fldCharType="begin"/>
      </w:r>
      <w:r>
        <w:instrText xml:space="preserve"> REF _Ref434476112 \h </w:instrText>
      </w:r>
      <w:r>
        <w:fldChar w:fldCharType="separate"/>
      </w:r>
      <w:r w:rsidR="000C7DE2">
        <w:t>The Psali Batos for the Entrance into Egypt</w:t>
      </w:r>
      <w:r>
        <w:fldChar w:fldCharType="end"/>
      </w:r>
      <w:r>
        <w:tab/>
      </w:r>
      <w:r>
        <w:fldChar w:fldCharType="begin"/>
      </w:r>
      <w:r>
        <w:instrText xml:space="preserve"> PAGEREF _Ref434476112 \h </w:instrText>
      </w:r>
      <w:r>
        <w:fldChar w:fldCharType="separate"/>
      </w:r>
      <w:r w:rsidR="000C7DE2">
        <w:rPr>
          <w:noProof/>
        </w:rPr>
        <w:t>878</w:t>
      </w:r>
      <w:r>
        <w:fldChar w:fldCharType="end"/>
      </w:r>
    </w:p>
    <w:p w14:paraId="29274CA9" w14:textId="7CB0346A" w:rsidR="006C1B94" w:rsidRDefault="006C1B94" w:rsidP="00E21EA3">
      <w:pPr>
        <w:tabs>
          <w:tab w:val="left" w:leader="dot" w:pos="8280"/>
        </w:tabs>
        <w:spacing w:after="0" w:line="240" w:lineRule="auto"/>
      </w:pPr>
      <w:r>
        <w:fldChar w:fldCharType="begin"/>
      </w:r>
      <w:r>
        <w:instrText xml:space="preserve"> REF _Ref434476183 \h </w:instrText>
      </w:r>
      <w:r>
        <w:fldChar w:fldCharType="separate"/>
      </w:r>
      <w:r w:rsidR="000C7DE2">
        <w:t>The Psali Adam for the Apostles’ Fast</w:t>
      </w:r>
      <w:r>
        <w:fldChar w:fldCharType="end"/>
      </w:r>
      <w:r>
        <w:tab/>
      </w:r>
      <w:r>
        <w:fldChar w:fldCharType="begin"/>
      </w:r>
      <w:r>
        <w:instrText xml:space="preserve"> PAGEREF _Ref434476183 \h </w:instrText>
      </w:r>
      <w:r>
        <w:fldChar w:fldCharType="separate"/>
      </w:r>
      <w:r w:rsidR="000C7DE2">
        <w:rPr>
          <w:noProof/>
        </w:rPr>
        <w:t>890</w:t>
      </w:r>
      <w:r>
        <w:fldChar w:fldCharType="end"/>
      </w:r>
    </w:p>
    <w:p w14:paraId="63B4C376" w14:textId="208B489C" w:rsidR="006C1B94" w:rsidRDefault="006C1B94" w:rsidP="00E21EA3">
      <w:pPr>
        <w:tabs>
          <w:tab w:val="left" w:leader="dot" w:pos="8280"/>
        </w:tabs>
        <w:spacing w:after="0" w:line="240" w:lineRule="auto"/>
      </w:pPr>
      <w:r>
        <w:fldChar w:fldCharType="begin"/>
      </w:r>
      <w:r>
        <w:instrText xml:space="preserve"> REF _Ref434476204 \h </w:instrText>
      </w:r>
      <w:r>
        <w:fldChar w:fldCharType="separate"/>
      </w:r>
      <w:r w:rsidR="000C7DE2">
        <w:t>The Psali Batos for the Apostles’ Fast</w:t>
      </w:r>
      <w:r>
        <w:fldChar w:fldCharType="end"/>
      </w:r>
      <w:r>
        <w:tab/>
      </w:r>
      <w:r>
        <w:fldChar w:fldCharType="begin"/>
      </w:r>
      <w:r>
        <w:instrText xml:space="preserve"> PAGEREF _Ref434476204 \h </w:instrText>
      </w:r>
      <w:r>
        <w:fldChar w:fldCharType="separate"/>
      </w:r>
      <w:r w:rsidR="000C7DE2">
        <w:rPr>
          <w:noProof/>
        </w:rPr>
        <w:t>893</w:t>
      </w:r>
      <w:r>
        <w:fldChar w:fldCharType="end"/>
      </w:r>
    </w:p>
    <w:p w14:paraId="28BB7E6E" w14:textId="396FA2DF" w:rsidR="006C1B94" w:rsidRDefault="006C1B94" w:rsidP="00E21EA3">
      <w:pPr>
        <w:tabs>
          <w:tab w:val="left" w:leader="dot" w:pos="8280"/>
        </w:tabs>
        <w:spacing w:after="0" w:line="240" w:lineRule="auto"/>
      </w:pPr>
      <w:r>
        <w:fldChar w:fldCharType="begin"/>
      </w:r>
      <w:r>
        <w:instrText xml:space="preserve"> REF _Ref434476236 \h </w:instrText>
      </w:r>
      <w:r>
        <w:fldChar w:fldCharType="separate"/>
      </w:r>
      <w:r w:rsidR="000C7DE2">
        <w:t>The Psali Adam for the Apostles’ Feast</w:t>
      </w:r>
      <w:r>
        <w:fldChar w:fldCharType="end"/>
      </w:r>
      <w:r>
        <w:tab/>
      </w:r>
      <w:r>
        <w:fldChar w:fldCharType="begin"/>
      </w:r>
      <w:r>
        <w:instrText xml:space="preserve"> PAGEREF _Ref434476236 \h </w:instrText>
      </w:r>
      <w:r>
        <w:fldChar w:fldCharType="separate"/>
      </w:r>
      <w:r w:rsidR="000C7DE2">
        <w:rPr>
          <w:noProof/>
        </w:rPr>
        <w:t>908</w:t>
      </w:r>
      <w:r>
        <w:fldChar w:fldCharType="end"/>
      </w:r>
    </w:p>
    <w:p w14:paraId="3BEDFF67" w14:textId="1CFC53C2" w:rsidR="006C1B94" w:rsidRDefault="006C1B94" w:rsidP="00E21EA3">
      <w:pPr>
        <w:tabs>
          <w:tab w:val="left" w:leader="dot" w:pos="8280"/>
        </w:tabs>
        <w:spacing w:after="0" w:line="240" w:lineRule="auto"/>
      </w:pPr>
      <w:r>
        <w:fldChar w:fldCharType="begin"/>
      </w:r>
      <w:r>
        <w:instrText xml:space="preserve"> REF _Ref434476261 \h </w:instrText>
      </w:r>
      <w:r>
        <w:fldChar w:fldCharType="separate"/>
      </w:r>
      <w:r w:rsidR="000C7DE2">
        <w:t>The Psali Batos for the Apostles’ Feast</w:t>
      </w:r>
      <w:r>
        <w:fldChar w:fldCharType="end"/>
      </w:r>
      <w:r>
        <w:tab/>
      </w:r>
      <w:r>
        <w:fldChar w:fldCharType="begin"/>
      </w:r>
      <w:r>
        <w:instrText xml:space="preserve"> PAGEREF _Ref434476261 \h </w:instrText>
      </w:r>
      <w:r>
        <w:fldChar w:fldCharType="separate"/>
      </w:r>
      <w:r w:rsidR="000C7DE2">
        <w:rPr>
          <w:noProof/>
        </w:rPr>
        <w:t>912</w:t>
      </w:r>
      <w:r>
        <w:fldChar w:fldCharType="end"/>
      </w:r>
    </w:p>
    <w:p w14:paraId="346BEA29" w14:textId="7B7383CE" w:rsidR="006C1B94" w:rsidRDefault="006C1B94" w:rsidP="00E21EA3">
      <w:pPr>
        <w:tabs>
          <w:tab w:val="left" w:leader="dot" w:pos="8280"/>
        </w:tabs>
        <w:spacing w:after="0" w:line="240" w:lineRule="auto"/>
      </w:pPr>
      <w:r>
        <w:fldChar w:fldCharType="begin"/>
      </w:r>
      <w:r>
        <w:instrText xml:space="preserve"> REF _Ref434476299 \h </w:instrText>
      </w:r>
      <w:r>
        <w:fldChar w:fldCharType="separate"/>
      </w:r>
      <w:r w:rsidR="000C7DE2">
        <w:t>The Psali Adam for the Transfiguration</w:t>
      </w:r>
      <w:r>
        <w:fldChar w:fldCharType="end"/>
      </w:r>
      <w:r>
        <w:tab/>
      </w:r>
      <w:r>
        <w:fldChar w:fldCharType="begin"/>
      </w:r>
      <w:r>
        <w:instrText xml:space="preserve"> PAGEREF _Ref434476299 \h </w:instrText>
      </w:r>
      <w:r>
        <w:fldChar w:fldCharType="separate"/>
      </w:r>
      <w:r w:rsidR="000C7DE2">
        <w:rPr>
          <w:noProof/>
        </w:rPr>
        <w:t>933</w:t>
      </w:r>
      <w:r>
        <w:fldChar w:fldCharType="end"/>
      </w:r>
    </w:p>
    <w:p w14:paraId="2B02F545" w14:textId="73F0C87B" w:rsidR="006C1B94" w:rsidRDefault="006C1B94" w:rsidP="00E21EA3">
      <w:pPr>
        <w:tabs>
          <w:tab w:val="left" w:leader="dot" w:pos="8280"/>
        </w:tabs>
        <w:spacing w:after="0" w:line="240" w:lineRule="auto"/>
      </w:pPr>
      <w:r>
        <w:fldChar w:fldCharType="begin"/>
      </w:r>
      <w:r>
        <w:instrText xml:space="preserve"> REF _Ref434476316 \h </w:instrText>
      </w:r>
      <w:r>
        <w:fldChar w:fldCharType="separate"/>
      </w:r>
      <w:r w:rsidR="000C7DE2">
        <w:t>The Psali Batos for the Transfiguration</w:t>
      </w:r>
      <w:r>
        <w:fldChar w:fldCharType="end"/>
      </w:r>
      <w:r>
        <w:tab/>
      </w:r>
      <w:r>
        <w:fldChar w:fldCharType="begin"/>
      </w:r>
      <w:r>
        <w:instrText xml:space="preserve"> PAGEREF _Ref434476316 \h </w:instrText>
      </w:r>
      <w:r>
        <w:fldChar w:fldCharType="separate"/>
      </w:r>
      <w:r w:rsidR="000C7DE2">
        <w:rPr>
          <w:noProof/>
        </w:rPr>
        <w:t>936</w:t>
      </w:r>
      <w:r>
        <w:fldChar w:fldCharType="end"/>
      </w:r>
    </w:p>
    <w:p w14:paraId="2B8831C2" w14:textId="4435041A" w:rsidR="006C1B94" w:rsidRDefault="006C1B94" w:rsidP="00E21EA3">
      <w:pPr>
        <w:tabs>
          <w:tab w:val="left" w:leader="dot" w:pos="8280"/>
        </w:tabs>
        <w:spacing w:after="0" w:line="240" w:lineRule="auto"/>
      </w:pPr>
      <w:r>
        <w:fldChar w:fldCharType="begin"/>
      </w:r>
      <w:r>
        <w:instrText xml:space="preserve"> REF _Ref434476347 \h </w:instrText>
      </w:r>
      <w:r>
        <w:fldChar w:fldCharType="separate"/>
      </w:r>
      <w:r w:rsidR="000C7DE2">
        <w:t>The Psali Adam for Great Lent</w:t>
      </w:r>
      <w:r>
        <w:fldChar w:fldCharType="end"/>
      </w:r>
      <w:r>
        <w:tab/>
      </w:r>
      <w:r>
        <w:fldChar w:fldCharType="begin"/>
      </w:r>
      <w:r>
        <w:instrText xml:space="preserve"> PAGEREF _Ref434476347 \h </w:instrText>
      </w:r>
      <w:r>
        <w:fldChar w:fldCharType="separate"/>
      </w:r>
      <w:r w:rsidR="000C7DE2">
        <w:rPr>
          <w:noProof/>
        </w:rPr>
        <w:t>970</w:t>
      </w:r>
      <w:r>
        <w:fldChar w:fldCharType="end"/>
      </w:r>
    </w:p>
    <w:p w14:paraId="22E9A337" w14:textId="0A3DD1B2" w:rsidR="006C1B94" w:rsidRDefault="006C1B94" w:rsidP="00E21EA3">
      <w:pPr>
        <w:tabs>
          <w:tab w:val="left" w:leader="dot" w:pos="8280"/>
        </w:tabs>
        <w:spacing w:after="0" w:line="240" w:lineRule="auto"/>
      </w:pPr>
      <w:r>
        <w:fldChar w:fldCharType="begin"/>
      </w:r>
      <w:r>
        <w:instrText xml:space="preserve"> REF _Ref434476369 \h </w:instrText>
      </w:r>
      <w:r>
        <w:fldChar w:fldCharType="separate"/>
      </w:r>
      <w:r w:rsidR="000C7DE2">
        <w:t>The Psali Batos for Great Lent</w:t>
      </w:r>
      <w:r>
        <w:fldChar w:fldCharType="end"/>
      </w:r>
      <w:r>
        <w:tab/>
      </w:r>
      <w:r>
        <w:fldChar w:fldCharType="begin"/>
      </w:r>
      <w:r>
        <w:instrText xml:space="preserve"> PAGEREF _Ref434476369 \h </w:instrText>
      </w:r>
      <w:r>
        <w:fldChar w:fldCharType="separate"/>
      </w:r>
      <w:r w:rsidR="000C7DE2">
        <w:rPr>
          <w:noProof/>
        </w:rPr>
        <w:t>974</w:t>
      </w:r>
      <w:r>
        <w:fldChar w:fldCharType="end"/>
      </w:r>
    </w:p>
    <w:p w14:paraId="7827303F" w14:textId="78FDE6B0" w:rsidR="006C1B94" w:rsidRDefault="006C1B94" w:rsidP="00E21EA3">
      <w:pPr>
        <w:tabs>
          <w:tab w:val="left" w:leader="dot" w:pos="8280"/>
        </w:tabs>
        <w:spacing w:after="0" w:line="240" w:lineRule="auto"/>
      </w:pPr>
      <w:r>
        <w:fldChar w:fldCharType="begin"/>
      </w:r>
      <w:r>
        <w:instrText xml:space="preserve"> REF _Ref434476394 \h </w:instrText>
      </w:r>
      <w:r>
        <w:fldChar w:fldCharType="separate"/>
      </w:r>
      <w:r w:rsidR="000C7DE2">
        <w:t>The Psali Batos for Lazarus Saturday</w:t>
      </w:r>
      <w:r>
        <w:fldChar w:fldCharType="end"/>
      </w:r>
      <w:r>
        <w:tab/>
      </w:r>
      <w:r>
        <w:fldChar w:fldCharType="begin"/>
      </w:r>
      <w:r>
        <w:instrText xml:space="preserve"> PAGEREF _Ref434476394 \h </w:instrText>
      </w:r>
      <w:r>
        <w:fldChar w:fldCharType="separate"/>
      </w:r>
      <w:r w:rsidR="000C7DE2">
        <w:rPr>
          <w:noProof/>
        </w:rPr>
        <w:t>979</w:t>
      </w:r>
      <w:r>
        <w:fldChar w:fldCharType="end"/>
      </w:r>
    </w:p>
    <w:p w14:paraId="1272D4BB" w14:textId="16901A5D" w:rsidR="006C1B94" w:rsidRDefault="006C1B94" w:rsidP="00E21EA3">
      <w:pPr>
        <w:tabs>
          <w:tab w:val="left" w:leader="dot" w:pos="8280"/>
        </w:tabs>
        <w:spacing w:after="0" w:line="240" w:lineRule="auto"/>
      </w:pPr>
      <w:r>
        <w:fldChar w:fldCharType="begin"/>
      </w:r>
      <w:r>
        <w:instrText xml:space="preserve"> REF _Ref434476417 \h </w:instrText>
      </w:r>
      <w:r>
        <w:fldChar w:fldCharType="separate"/>
      </w:r>
      <w:r w:rsidR="000C7DE2">
        <w:t>The Psali Adam for Palm Sunday</w:t>
      </w:r>
      <w:r>
        <w:fldChar w:fldCharType="end"/>
      </w:r>
      <w:r>
        <w:tab/>
      </w:r>
      <w:r>
        <w:fldChar w:fldCharType="begin"/>
      </w:r>
      <w:r>
        <w:instrText xml:space="preserve"> PAGEREF _Ref434476417 \h </w:instrText>
      </w:r>
      <w:r>
        <w:fldChar w:fldCharType="separate"/>
      </w:r>
      <w:r w:rsidR="000C7DE2">
        <w:rPr>
          <w:noProof/>
        </w:rPr>
        <w:t>987</w:t>
      </w:r>
      <w:r>
        <w:fldChar w:fldCharType="end"/>
      </w:r>
    </w:p>
    <w:p w14:paraId="0E4E4E45" w14:textId="1224DA6B" w:rsidR="003E106D" w:rsidRDefault="003E106D" w:rsidP="00E21EA3">
      <w:pPr>
        <w:tabs>
          <w:tab w:val="left" w:leader="dot" w:pos="8280"/>
        </w:tabs>
        <w:spacing w:after="0" w:line="240" w:lineRule="auto"/>
      </w:pPr>
      <w:r>
        <w:fldChar w:fldCharType="begin"/>
      </w:r>
      <w:r>
        <w:instrText xml:space="preserve"> REF _Ref435562018 \h </w:instrText>
      </w:r>
      <w:r>
        <w:fldChar w:fldCharType="separate"/>
      </w:r>
      <w:r w:rsidR="000C7DE2">
        <w:t>The Psali Batos for the Joyous Saturday</w:t>
      </w:r>
      <w:r>
        <w:fldChar w:fldCharType="end"/>
      </w:r>
      <w:r>
        <w:tab/>
      </w:r>
      <w:r>
        <w:fldChar w:fldCharType="begin"/>
      </w:r>
      <w:r>
        <w:instrText xml:space="preserve"> PAGEREF _Ref435562018 \h </w:instrText>
      </w:r>
      <w:r>
        <w:fldChar w:fldCharType="separate"/>
      </w:r>
      <w:r w:rsidR="000C7DE2">
        <w:rPr>
          <w:noProof/>
        </w:rPr>
        <w:t>991</w:t>
      </w:r>
      <w:r>
        <w:fldChar w:fldCharType="end"/>
      </w:r>
    </w:p>
    <w:p w14:paraId="5A57B684" w14:textId="3B22851E" w:rsidR="006C1B94" w:rsidRDefault="006C1B94" w:rsidP="00E21EA3">
      <w:pPr>
        <w:tabs>
          <w:tab w:val="left" w:leader="dot" w:pos="8280"/>
        </w:tabs>
        <w:spacing w:after="0" w:line="240" w:lineRule="auto"/>
      </w:pPr>
      <w:r>
        <w:fldChar w:fldCharType="begin"/>
      </w:r>
      <w:r>
        <w:instrText xml:space="preserve"> REF _Ref434476440 \h </w:instrText>
      </w:r>
      <w:r>
        <w:fldChar w:fldCharType="separate"/>
      </w:r>
      <w:r w:rsidR="000C7DE2">
        <w:t>The Psali Adam for the Resurrection</w:t>
      </w:r>
      <w:r>
        <w:fldChar w:fldCharType="end"/>
      </w:r>
      <w:r>
        <w:tab/>
      </w:r>
      <w:r>
        <w:fldChar w:fldCharType="begin"/>
      </w:r>
      <w:r>
        <w:instrText xml:space="preserve"> PAGEREF _Ref434476440 \h </w:instrText>
      </w:r>
      <w:r>
        <w:fldChar w:fldCharType="separate"/>
      </w:r>
      <w:r w:rsidR="000C7DE2">
        <w:rPr>
          <w:noProof/>
        </w:rPr>
        <w:t>1003</w:t>
      </w:r>
      <w:r>
        <w:fldChar w:fldCharType="end"/>
      </w:r>
    </w:p>
    <w:p w14:paraId="7201C2B6" w14:textId="3AF1CB1D" w:rsidR="006C1B94" w:rsidRDefault="006C1B94" w:rsidP="00E21EA3">
      <w:pPr>
        <w:tabs>
          <w:tab w:val="left" w:leader="dot" w:pos="8280"/>
        </w:tabs>
        <w:spacing w:after="0" w:line="240" w:lineRule="auto"/>
      </w:pPr>
      <w:r>
        <w:fldChar w:fldCharType="begin"/>
      </w:r>
      <w:r>
        <w:instrText xml:space="preserve"> REF _Ref434476459 \h </w:instrText>
      </w:r>
      <w:r>
        <w:fldChar w:fldCharType="separate"/>
      </w:r>
      <w:r w:rsidR="000C7DE2">
        <w:t>The Psali Batos for the Resurrection</w:t>
      </w:r>
      <w:r>
        <w:fldChar w:fldCharType="end"/>
      </w:r>
      <w:r>
        <w:tab/>
      </w:r>
      <w:r>
        <w:fldChar w:fldCharType="begin"/>
      </w:r>
      <w:r>
        <w:instrText xml:space="preserve"> PAGEREF _Ref434476459 \h </w:instrText>
      </w:r>
      <w:r>
        <w:fldChar w:fldCharType="separate"/>
      </w:r>
      <w:r w:rsidR="000C7DE2">
        <w:rPr>
          <w:noProof/>
        </w:rPr>
        <w:t>1007</w:t>
      </w:r>
      <w:r>
        <w:fldChar w:fldCharType="end"/>
      </w:r>
    </w:p>
    <w:p w14:paraId="4897BB60" w14:textId="0FD90611" w:rsidR="006C1B94" w:rsidRDefault="006C1B94" w:rsidP="00E21EA3">
      <w:pPr>
        <w:tabs>
          <w:tab w:val="left" w:leader="dot" w:pos="8280"/>
        </w:tabs>
        <w:spacing w:after="0" w:line="240" w:lineRule="auto"/>
      </w:pPr>
      <w:r>
        <w:fldChar w:fldCharType="begin"/>
      </w:r>
      <w:r>
        <w:instrText xml:space="preserve"> REF _Ref434476482 \h </w:instrText>
      </w:r>
      <w:r>
        <w:fldChar w:fldCharType="separate"/>
      </w:r>
      <w:r w:rsidR="000C7DE2">
        <w:t>The Psali Adam for the Ascension</w:t>
      </w:r>
      <w:r>
        <w:fldChar w:fldCharType="end"/>
      </w:r>
      <w:r>
        <w:tab/>
      </w:r>
      <w:r>
        <w:fldChar w:fldCharType="begin"/>
      </w:r>
      <w:r>
        <w:instrText xml:space="preserve"> PAGEREF _Ref434476482 \h </w:instrText>
      </w:r>
      <w:r>
        <w:fldChar w:fldCharType="separate"/>
      </w:r>
      <w:r w:rsidR="000C7DE2">
        <w:rPr>
          <w:noProof/>
        </w:rPr>
        <w:t>1014</w:t>
      </w:r>
      <w:r>
        <w:fldChar w:fldCharType="end"/>
      </w:r>
    </w:p>
    <w:p w14:paraId="7FFC2411" w14:textId="2D3B6299" w:rsidR="006C1B94" w:rsidRDefault="006C1B94" w:rsidP="00E21EA3">
      <w:pPr>
        <w:tabs>
          <w:tab w:val="left" w:leader="dot" w:pos="8280"/>
        </w:tabs>
        <w:spacing w:after="0" w:line="240" w:lineRule="auto"/>
      </w:pPr>
      <w:r>
        <w:lastRenderedPageBreak/>
        <w:fldChar w:fldCharType="begin"/>
      </w:r>
      <w:r>
        <w:instrText xml:space="preserve"> REF _Ref434476541 \h </w:instrText>
      </w:r>
      <w:r>
        <w:fldChar w:fldCharType="separate"/>
      </w:r>
      <w:r w:rsidR="000C7DE2">
        <w:t>The Psali Batos for the Ascension</w:t>
      </w:r>
      <w:r>
        <w:fldChar w:fldCharType="end"/>
      </w:r>
      <w:r>
        <w:tab/>
      </w:r>
      <w:r>
        <w:fldChar w:fldCharType="begin"/>
      </w:r>
      <w:r>
        <w:instrText xml:space="preserve"> PAGEREF _Ref434476541 \h </w:instrText>
      </w:r>
      <w:r>
        <w:fldChar w:fldCharType="separate"/>
      </w:r>
      <w:r w:rsidR="000C7DE2">
        <w:rPr>
          <w:noProof/>
        </w:rPr>
        <w:t>1018</w:t>
      </w:r>
      <w:r>
        <w:fldChar w:fldCharType="end"/>
      </w:r>
    </w:p>
    <w:p w14:paraId="0700AA59" w14:textId="4BC50CEC" w:rsidR="006C1B94" w:rsidRDefault="006C1B94" w:rsidP="00E21EA3">
      <w:pPr>
        <w:tabs>
          <w:tab w:val="left" w:leader="dot" w:pos="8280"/>
        </w:tabs>
        <w:spacing w:after="0" w:line="240" w:lineRule="auto"/>
      </w:pPr>
      <w:r>
        <w:fldChar w:fldCharType="begin"/>
      </w:r>
      <w:r>
        <w:instrText xml:space="preserve"> REF _Ref434476566 \h </w:instrText>
      </w:r>
      <w:r>
        <w:fldChar w:fldCharType="separate"/>
      </w:r>
      <w:r w:rsidR="000C7DE2">
        <w:t>The Psali Adam for Pentecost</w:t>
      </w:r>
      <w:r>
        <w:fldChar w:fldCharType="end"/>
      </w:r>
      <w:r>
        <w:tab/>
      </w:r>
      <w:r>
        <w:fldChar w:fldCharType="begin"/>
      </w:r>
      <w:r>
        <w:instrText xml:space="preserve"> PAGEREF _Ref434476566 \h </w:instrText>
      </w:r>
      <w:r>
        <w:fldChar w:fldCharType="separate"/>
      </w:r>
      <w:r w:rsidR="000C7DE2">
        <w:rPr>
          <w:noProof/>
        </w:rPr>
        <w:t>1025</w:t>
      </w:r>
      <w:r>
        <w:fldChar w:fldCharType="end"/>
      </w:r>
    </w:p>
    <w:p w14:paraId="28A2BA4F" w14:textId="553FDEAC" w:rsidR="003E106D" w:rsidRDefault="003E106D" w:rsidP="003E106D">
      <w:pPr>
        <w:pStyle w:val="Heading3"/>
      </w:pPr>
      <w:r>
        <w:t>Saints’ Psalis</w:t>
      </w:r>
    </w:p>
    <w:p w14:paraId="6DAFC3E2" w14:textId="7842E2FD" w:rsidR="007E24F9" w:rsidRDefault="007E24F9" w:rsidP="007E24F9">
      <w:pPr>
        <w:tabs>
          <w:tab w:val="left" w:leader="dot" w:pos="8280"/>
        </w:tabs>
        <w:spacing w:after="0" w:line="240" w:lineRule="auto"/>
      </w:pPr>
      <w:r>
        <w:fldChar w:fldCharType="begin"/>
      </w:r>
      <w:r>
        <w:instrText xml:space="preserve"> REF _Ref435642763 \h  \* MERGEFORMAT </w:instrText>
      </w:r>
      <w:r>
        <w:fldChar w:fldCharType="separate"/>
      </w:r>
      <w:r w:rsidR="000C7DE2">
        <w:t>The Psali Adam for the Virgin</w:t>
      </w:r>
      <w:r>
        <w:fldChar w:fldCharType="end"/>
      </w:r>
      <w:r>
        <w:tab/>
      </w:r>
      <w:r>
        <w:fldChar w:fldCharType="begin"/>
      </w:r>
      <w:r>
        <w:instrText xml:space="preserve"> PAGEREF _Ref435642763 \h </w:instrText>
      </w:r>
      <w:r>
        <w:fldChar w:fldCharType="separate"/>
      </w:r>
      <w:r w:rsidR="000C7DE2">
        <w:rPr>
          <w:noProof/>
        </w:rPr>
        <w:t>940</w:t>
      </w:r>
      <w:r>
        <w:fldChar w:fldCharType="end"/>
      </w:r>
    </w:p>
    <w:p w14:paraId="609D95F6" w14:textId="5D5E5604" w:rsidR="00662A48" w:rsidRPr="007E24F9" w:rsidRDefault="00662A48" w:rsidP="007E24F9">
      <w:pPr>
        <w:tabs>
          <w:tab w:val="left" w:leader="dot" w:pos="8280"/>
        </w:tabs>
        <w:spacing w:after="0" w:line="240" w:lineRule="auto"/>
      </w:pPr>
      <w:r>
        <w:fldChar w:fldCharType="begin"/>
      </w:r>
      <w:r>
        <w:instrText xml:space="preserve"> REF _Ref435734818 \h </w:instrText>
      </w:r>
      <w:r>
        <w:fldChar w:fldCharType="separate"/>
      </w:r>
      <w:r w:rsidR="000C7DE2">
        <w:t>The Psali Batos for the Virgin</w:t>
      </w:r>
      <w:r>
        <w:fldChar w:fldCharType="end"/>
      </w:r>
      <w:r>
        <w:tab/>
      </w:r>
      <w:r>
        <w:fldChar w:fldCharType="begin"/>
      </w:r>
      <w:r>
        <w:instrText xml:space="preserve"> PAGEREF _Ref435734818 \h </w:instrText>
      </w:r>
      <w:r>
        <w:fldChar w:fldCharType="separate"/>
      </w:r>
      <w:r w:rsidR="000C7DE2">
        <w:rPr>
          <w:noProof/>
        </w:rPr>
        <w:t>944</w:t>
      </w:r>
      <w:r>
        <w:fldChar w:fldCharType="end"/>
      </w:r>
    </w:p>
    <w:p w14:paraId="3F93C9B6" w14:textId="77777777" w:rsidR="00B411C9" w:rsidRDefault="00B411C9" w:rsidP="00B411C9">
      <w:pPr>
        <w:pStyle w:val="Heading2"/>
      </w:pPr>
      <w:bookmarkStart w:id="1894" w:name="_Toc448696660"/>
      <w:r>
        <w:lastRenderedPageBreak/>
        <w:t>Index of Doxologies</w:t>
      </w:r>
      <w:bookmarkEnd w:id="1894"/>
    </w:p>
    <w:p w14:paraId="23AE197F" w14:textId="1F8702A2" w:rsidR="00E21EA3" w:rsidRDefault="00E21EA3" w:rsidP="00E21EA3">
      <w:pPr>
        <w:tabs>
          <w:tab w:val="left" w:leader="dot" w:pos="8280"/>
        </w:tabs>
        <w:spacing w:after="0" w:line="240" w:lineRule="auto"/>
      </w:pPr>
      <w:r>
        <w:fldChar w:fldCharType="begin"/>
      </w:r>
      <w:r>
        <w:instrText xml:space="preserve"> REF _Ref434477171 \h  \* MERGEFORMAT </w:instrText>
      </w:r>
      <w:r>
        <w:fldChar w:fldCharType="separate"/>
      </w:r>
      <w:r w:rsidR="000C7DE2">
        <w:t>The Introduction to the Doxologies</w:t>
      </w:r>
      <w:r>
        <w:fldChar w:fldCharType="end"/>
      </w:r>
      <w:r>
        <w:tab/>
      </w:r>
      <w:r>
        <w:fldChar w:fldCharType="begin"/>
      </w:r>
      <w:r>
        <w:instrText xml:space="preserve"> PAGEREF _Ref434477171 \h </w:instrText>
      </w:r>
      <w:r>
        <w:fldChar w:fldCharType="separate"/>
      </w:r>
      <w:r w:rsidR="000C7DE2">
        <w:rPr>
          <w:noProof/>
        </w:rPr>
        <w:t>552</w:t>
      </w:r>
      <w:r>
        <w:fldChar w:fldCharType="end"/>
      </w:r>
    </w:p>
    <w:p w14:paraId="6914D076" w14:textId="77777777" w:rsidR="00E21EA3" w:rsidRDefault="00E21EA3" w:rsidP="00E21EA3">
      <w:pPr>
        <w:pStyle w:val="Heading3"/>
      </w:pPr>
      <w:bookmarkStart w:id="1895" w:name="_Ref435642966"/>
      <w:r>
        <w:t>Seasonal Doxologies</w:t>
      </w:r>
      <w:bookmarkEnd w:id="1895"/>
    </w:p>
    <w:p w14:paraId="48C8A1C8" w14:textId="77777777" w:rsidR="000C7DE2" w:rsidRDefault="00E21EA3" w:rsidP="000C7DE2">
      <w:pPr>
        <w:tabs>
          <w:tab w:val="left" w:leader="dot" w:pos="8280"/>
        </w:tabs>
        <w:spacing w:after="0" w:line="240" w:lineRule="auto"/>
      </w:pPr>
      <w:r>
        <w:fldChar w:fldCharType="begin"/>
      </w:r>
      <w:r>
        <w:instrText xml:space="preserve"> REF _Ref434477358 \h </w:instrText>
      </w:r>
      <w:r w:rsidR="00CC1CA8">
        <w:instrText xml:space="preserve"> \* MERGEFORMAT </w:instrText>
      </w:r>
      <w:r>
        <w:fldChar w:fldCharType="separate"/>
      </w:r>
      <w:r w:rsidR="000C7DE2">
        <w:t>The Verses of the Cymbals for Ecclesiastical New Year</w:t>
      </w:r>
    </w:p>
    <w:p w14:paraId="53F35BB5" w14:textId="77777777" w:rsidR="000C7DE2" w:rsidRDefault="000C7DE2" w:rsidP="00310979">
      <w:pPr>
        <w:pStyle w:val="Rubric"/>
      </w:pPr>
      <w:r>
        <w:t>Begin with “Amoini mar,” or “Ten oo-osht”, inserting the first verse of the Praxis Response, below, before “Shere ne Maria”, then continue as usual.</w:t>
      </w:r>
    </w:p>
    <w:p w14:paraId="5E8E28F7" w14:textId="5EBD6F87" w:rsidR="00E21EA3" w:rsidRDefault="000C7DE2" w:rsidP="00CC1CA8">
      <w:pPr>
        <w:tabs>
          <w:tab w:val="left" w:leader="dot" w:pos="8280"/>
        </w:tabs>
        <w:spacing w:after="0" w:line="240" w:lineRule="auto"/>
      </w:pPr>
      <w:r>
        <w:t>The Doxology for Ecclesiastical New Year</w:t>
      </w:r>
      <w:r w:rsidR="00E21EA3">
        <w:fldChar w:fldCharType="end"/>
      </w:r>
      <w:r w:rsidR="00E21EA3">
        <w:tab/>
      </w:r>
      <w:r w:rsidR="00E21EA3">
        <w:fldChar w:fldCharType="begin"/>
      </w:r>
      <w:r w:rsidR="00E21EA3">
        <w:instrText xml:space="preserve"> PAGEREF _Ref434477358 \h </w:instrText>
      </w:r>
      <w:r w:rsidR="00E21EA3">
        <w:fldChar w:fldCharType="separate"/>
      </w:r>
      <w:r>
        <w:rPr>
          <w:noProof/>
        </w:rPr>
        <w:t>626</w:t>
      </w:r>
      <w:r w:rsidR="00E21EA3">
        <w:fldChar w:fldCharType="end"/>
      </w:r>
    </w:p>
    <w:p w14:paraId="459D6E0B" w14:textId="77777777" w:rsidR="000C7DE2" w:rsidRDefault="00E21EA3" w:rsidP="000C7DE2">
      <w:pPr>
        <w:tabs>
          <w:tab w:val="left" w:leader="dot" w:pos="8280"/>
        </w:tabs>
        <w:spacing w:after="0" w:line="240" w:lineRule="auto"/>
      </w:pPr>
      <w:r>
        <w:fldChar w:fldCharType="begin"/>
      </w:r>
      <w:r>
        <w:instrText xml:space="preserve"> REF _Ref434477443 \h </w:instrText>
      </w:r>
      <w:r w:rsidR="00CC1CA8">
        <w:instrText xml:space="preserve"> \* MERGEFORMAT </w:instrText>
      </w:r>
      <w:r>
        <w:fldChar w:fldCharType="separate"/>
      </w:r>
      <w:r w:rsidR="000C7DE2">
        <w:t>The Verses for the Verses of the Cymbals for the Feast of the Cross</w:t>
      </w:r>
    </w:p>
    <w:p w14:paraId="4393880B" w14:textId="77777777" w:rsidR="000C7DE2" w:rsidRPr="00296539" w:rsidRDefault="000C7DE2" w:rsidP="00296539">
      <w:pPr>
        <w:pStyle w:val="Rubric"/>
      </w:pPr>
      <w:r>
        <w:t>Said before, “Shere ne Maria”</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22A453A" w14:textId="77777777" w:rsidTr="00296539">
        <w:trPr>
          <w:cantSplit/>
          <w:jc w:val="center"/>
        </w:trPr>
        <w:tc>
          <w:tcPr>
            <w:tcW w:w="288" w:type="dxa"/>
          </w:tcPr>
          <w:p w14:paraId="0DD6E4FE" w14:textId="77777777" w:rsidR="000C7DE2" w:rsidRDefault="000C7DE2" w:rsidP="00296539">
            <w:pPr>
              <w:pStyle w:val="CopticCross"/>
            </w:pPr>
          </w:p>
        </w:tc>
        <w:tc>
          <w:tcPr>
            <w:tcW w:w="3960" w:type="dxa"/>
          </w:tcPr>
          <w:p w14:paraId="081B9355" w14:textId="77777777" w:rsidR="000C7DE2" w:rsidRDefault="000C7DE2" w:rsidP="00296539">
            <w:pPr>
              <w:pStyle w:val="EngHang"/>
            </w:pPr>
            <w:r>
              <w:t>We, all the children</w:t>
            </w:r>
          </w:p>
          <w:p w14:paraId="24EFDA0E" w14:textId="77777777" w:rsidR="000C7DE2" w:rsidRDefault="000C7DE2" w:rsidP="00296539">
            <w:pPr>
              <w:pStyle w:val="EngHang"/>
            </w:pPr>
            <w:r>
              <w:t>Of the Orthodox people,</w:t>
            </w:r>
          </w:p>
          <w:p w14:paraId="208D0B14" w14:textId="77777777" w:rsidR="000C7DE2" w:rsidRDefault="000C7DE2" w:rsidP="00296539">
            <w:pPr>
              <w:pStyle w:val="EngHang"/>
            </w:pPr>
            <w:r>
              <w:t>Bow down before the Cross</w:t>
            </w:r>
          </w:p>
          <w:p w14:paraId="5DEEB663" w14:textId="77777777" w:rsidR="000C7DE2" w:rsidRDefault="000C7DE2" w:rsidP="00296539">
            <w:pPr>
              <w:pStyle w:val="EngHangEnd"/>
            </w:pPr>
            <w:r>
              <w:t xml:space="preserve">Of my </w:t>
            </w:r>
            <w:r w:rsidRPr="00C140D7">
              <w:t>Lord</w:t>
            </w:r>
            <w:r>
              <w:t xml:space="preserve"> Jesus Christ.</w:t>
            </w:r>
          </w:p>
        </w:tc>
        <w:tc>
          <w:tcPr>
            <w:tcW w:w="288" w:type="dxa"/>
          </w:tcPr>
          <w:p w14:paraId="29D7CFAE" w14:textId="77777777" w:rsidR="000C7DE2" w:rsidRDefault="000C7DE2" w:rsidP="00296539"/>
        </w:tc>
        <w:tc>
          <w:tcPr>
            <w:tcW w:w="288" w:type="dxa"/>
          </w:tcPr>
          <w:p w14:paraId="57470646" w14:textId="77777777" w:rsidR="000C7DE2" w:rsidRDefault="000C7DE2" w:rsidP="00296539">
            <w:pPr>
              <w:pStyle w:val="CopticCross"/>
            </w:pPr>
          </w:p>
        </w:tc>
        <w:tc>
          <w:tcPr>
            <w:tcW w:w="3960" w:type="dxa"/>
          </w:tcPr>
          <w:p w14:paraId="5AC890E2" w14:textId="77777777" w:rsidR="000C7DE2" w:rsidRDefault="000C7DE2" w:rsidP="00296539">
            <w:pPr>
              <w:pStyle w:val="CopticVersemulti-line"/>
            </w:pPr>
            <w:r>
              <w:t>Ⲭⲉⲣⲉ ⲡⲓ̀ⲥⲧⲁⲩⲣⲟⲥ:</w:t>
            </w:r>
          </w:p>
          <w:p w14:paraId="5B6B05B1" w14:textId="77777777" w:rsidR="000C7DE2" w:rsidRDefault="000C7DE2" w:rsidP="00296539">
            <w:pPr>
              <w:pStyle w:val="CopticVersemulti-line"/>
            </w:pPr>
            <w:r>
              <w:t>ⲉ̀ⲧⲁⲩⲉϣ Ⲡⲁⲟ̄ⲥ̄ ⲉ̀ⲣⲟϥ:</w:t>
            </w:r>
          </w:p>
          <w:p w14:paraId="33C63E1A" w14:textId="77777777" w:rsidR="000C7DE2" w:rsidRDefault="000C7DE2" w:rsidP="00296539">
            <w:pPr>
              <w:pStyle w:val="CopticVersemulti-line"/>
            </w:pPr>
            <w:r>
              <w:t>ⲭⲉⲣⲉ ⲡⲓⲙ̀ϩⲁⲩ:</w:t>
            </w:r>
          </w:p>
          <w:p w14:paraId="57494D60" w14:textId="77777777" w:rsidR="000C7DE2" w:rsidRPr="00C35319" w:rsidRDefault="000C7DE2" w:rsidP="00296539">
            <w:pPr>
              <w:pStyle w:val="CopticHangingVerse"/>
            </w:pPr>
            <w:r>
              <w:t>ⲉ̀ⲧⲁⲩⲭⲱ ⲙ̀ⲡⲉϥⲥⲱⲙⲁ ⲛ̀ϧⲏⲧϥ.</w:t>
            </w:r>
          </w:p>
        </w:tc>
      </w:tr>
      <w:tr w:rsidR="000C7DE2" w14:paraId="3CC8D968" w14:textId="77777777" w:rsidTr="00296539">
        <w:trPr>
          <w:cantSplit/>
          <w:jc w:val="center"/>
        </w:trPr>
        <w:tc>
          <w:tcPr>
            <w:tcW w:w="288" w:type="dxa"/>
          </w:tcPr>
          <w:p w14:paraId="1AAE8462" w14:textId="77777777" w:rsidR="000C7DE2" w:rsidRDefault="000C7DE2" w:rsidP="00296539">
            <w:pPr>
              <w:pStyle w:val="CopticCross"/>
            </w:pPr>
            <w:r w:rsidRPr="00FB5ACB">
              <w:t>¿</w:t>
            </w:r>
          </w:p>
        </w:tc>
        <w:tc>
          <w:tcPr>
            <w:tcW w:w="3960" w:type="dxa"/>
          </w:tcPr>
          <w:p w14:paraId="341973ED" w14:textId="77777777" w:rsidR="000C7DE2" w:rsidRDefault="000C7DE2" w:rsidP="00296539">
            <w:pPr>
              <w:pStyle w:val="EngHang"/>
              <w:rPr>
                <w:rFonts w:eastAsia="Arial Unicode MS"/>
              </w:rPr>
            </w:pPr>
            <w:r>
              <w:rPr>
                <w:rFonts w:eastAsia="Arial Unicode MS"/>
              </w:rPr>
              <w:t>The Cross is our weapon,</w:t>
            </w:r>
          </w:p>
          <w:p w14:paraId="4F811A25" w14:textId="77777777" w:rsidR="000C7DE2" w:rsidRDefault="000C7DE2" w:rsidP="00296539">
            <w:pPr>
              <w:pStyle w:val="EngHang"/>
              <w:rPr>
                <w:rFonts w:eastAsia="Arial Unicode MS"/>
              </w:rPr>
            </w:pPr>
            <w:r>
              <w:rPr>
                <w:rFonts w:eastAsia="Arial Unicode MS"/>
              </w:rPr>
              <w:t>The Cross is our hope,</w:t>
            </w:r>
          </w:p>
          <w:p w14:paraId="26D4EF7C" w14:textId="77777777" w:rsidR="000C7DE2" w:rsidRDefault="000C7DE2" w:rsidP="00296539">
            <w:pPr>
              <w:pStyle w:val="EngHang"/>
              <w:rPr>
                <w:rFonts w:eastAsia="Arial Unicode MS"/>
              </w:rPr>
            </w:pPr>
            <w:r>
              <w:rPr>
                <w:rFonts w:eastAsia="Arial Unicode MS"/>
              </w:rPr>
              <w:t>The Cross is our firmness</w:t>
            </w:r>
          </w:p>
          <w:p w14:paraId="51F42D0E" w14:textId="77777777" w:rsidR="000C7DE2" w:rsidRPr="00296539" w:rsidRDefault="000C7DE2" w:rsidP="00296539">
            <w:pPr>
              <w:pStyle w:val="EngHangEnd"/>
            </w:pPr>
            <w:r>
              <w:rPr>
                <w:rFonts w:eastAsia="Arial Unicode MS"/>
              </w:rPr>
              <w:t>In our troubles and afflictions.</w:t>
            </w:r>
          </w:p>
        </w:tc>
        <w:tc>
          <w:tcPr>
            <w:tcW w:w="288" w:type="dxa"/>
          </w:tcPr>
          <w:p w14:paraId="1F715717" w14:textId="77777777" w:rsidR="000C7DE2" w:rsidRDefault="000C7DE2" w:rsidP="00296539"/>
        </w:tc>
        <w:tc>
          <w:tcPr>
            <w:tcW w:w="288" w:type="dxa"/>
          </w:tcPr>
          <w:p w14:paraId="5A26E180" w14:textId="77777777" w:rsidR="000C7DE2" w:rsidRDefault="000C7DE2" w:rsidP="00296539">
            <w:pPr>
              <w:pStyle w:val="CopticCross"/>
            </w:pPr>
            <w:r w:rsidRPr="00FB5ACB">
              <w:t>¿</w:t>
            </w:r>
          </w:p>
        </w:tc>
        <w:tc>
          <w:tcPr>
            <w:tcW w:w="3960" w:type="dxa"/>
          </w:tcPr>
          <w:p w14:paraId="20A5C4AB" w14:textId="77777777" w:rsidR="000C7DE2" w:rsidRDefault="000C7DE2" w:rsidP="00296539">
            <w:pPr>
              <w:pStyle w:val="CopticVersemulti-line"/>
            </w:pPr>
            <w:r>
              <w:t>Ⲡⲓⲥ̀ⲧⲁⲩⲣⲟⲥ ⲡⲉ ⲡⲉⲛϩⲟⲡⲗⲟⲛ:</w:t>
            </w:r>
          </w:p>
          <w:p w14:paraId="12768D72" w14:textId="77777777" w:rsidR="000C7DE2" w:rsidRDefault="000C7DE2" w:rsidP="00296539">
            <w:pPr>
              <w:pStyle w:val="CopticVersemulti-line"/>
            </w:pPr>
            <w:r>
              <w:t>ⲡⲓⲥ̀ⲧⲁⲩⲣⲟⲥ ⲡⲉ ⲧⲉⲛϩⲉⲗⲡⲓⲥ:</w:t>
            </w:r>
          </w:p>
          <w:p w14:paraId="691D002A" w14:textId="77777777" w:rsidR="000C7DE2" w:rsidRDefault="000C7DE2" w:rsidP="00296539">
            <w:pPr>
              <w:pStyle w:val="CopticVersemulti-line"/>
            </w:pPr>
            <w:r>
              <w:t>ⲡⲓⲥ̀ⲧⲁⲩⲣⲟⲥ ⲡⲉ ⲡⲉⲛⲧⲁϫⲣⲟ:</w:t>
            </w:r>
          </w:p>
          <w:p w14:paraId="189C3C7A" w14:textId="77777777" w:rsidR="000C7DE2" w:rsidRDefault="000C7DE2" w:rsidP="00296539">
            <w:pPr>
              <w:pStyle w:val="CopticHangingVerse"/>
            </w:pPr>
            <w:r>
              <w:t>ϧⲉⲛ ⲛⲉⲛϩⲟϫϩⲉϫ ⲛⲉⲙ ⲛⲉⲛⲑ̀ⲗⲓⲯⲓⲥ.</w:t>
            </w:r>
          </w:p>
        </w:tc>
      </w:tr>
    </w:tbl>
    <w:p w14:paraId="0EC66D5E" w14:textId="1DC84254" w:rsidR="00E21EA3" w:rsidRDefault="000C7DE2" w:rsidP="00CC1CA8">
      <w:pPr>
        <w:tabs>
          <w:tab w:val="left" w:leader="dot" w:pos="8280"/>
        </w:tabs>
        <w:spacing w:after="0" w:line="240" w:lineRule="auto"/>
      </w:pPr>
      <w:r>
        <w:t>The Doxology for the Feast of the Cross</w:t>
      </w:r>
      <w:r w:rsidR="00E21EA3">
        <w:fldChar w:fldCharType="end"/>
      </w:r>
      <w:r w:rsidR="00E21EA3">
        <w:tab/>
      </w:r>
      <w:r w:rsidR="00E21EA3">
        <w:fldChar w:fldCharType="begin"/>
      </w:r>
      <w:r w:rsidR="00E21EA3">
        <w:instrText xml:space="preserve"> PAGEREF _Ref434477443 \h </w:instrText>
      </w:r>
      <w:r w:rsidR="00E21EA3">
        <w:fldChar w:fldCharType="separate"/>
      </w:r>
      <w:r>
        <w:rPr>
          <w:noProof/>
        </w:rPr>
        <w:t>645</w:t>
      </w:r>
      <w:r w:rsidR="00E21EA3">
        <w:fldChar w:fldCharType="end"/>
      </w:r>
    </w:p>
    <w:p w14:paraId="6FE3E344" w14:textId="77777777" w:rsidR="000C7DE2" w:rsidRDefault="00CC1CA8" w:rsidP="009E261C">
      <w:pPr>
        <w:pStyle w:val="Rubric"/>
      </w:pPr>
      <w:r>
        <w:fldChar w:fldCharType="begin"/>
      </w:r>
      <w:r>
        <w:instrText xml:space="preserve"> REF _Ref434478837 \h </w:instrText>
      </w:r>
      <w:r>
        <w:fldChar w:fldCharType="separate"/>
      </w:r>
      <w:r w:rsidR="000C7DE2">
        <w:t xml:space="preserve"> four Sundays before the Feast.</w:t>
      </w:r>
    </w:p>
    <w:p w14:paraId="6D5E5642" w14:textId="53A4366A" w:rsidR="00CC1CA8" w:rsidRDefault="000C7DE2" w:rsidP="00CC1CA8">
      <w:pPr>
        <w:tabs>
          <w:tab w:val="left" w:leader="dot" w:pos="8280"/>
        </w:tabs>
        <w:spacing w:after="0" w:line="240" w:lineRule="auto"/>
      </w:pPr>
      <w:r>
        <w:t xml:space="preserve">The First Doxology of December or </w:t>
      </w:r>
      <w:r w:rsidRPr="006C0F49">
        <w:rPr>
          <w:rFonts w:ascii="FreeSerifAvvaShenouda" w:hAnsi="FreeSerifAvvaShenouda" w:cs="FreeSerifAvvaShenouda"/>
        </w:rPr>
        <w:t>Ⲕⲟⲓⲁϩⲕ</w:t>
      </w:r>
      <w:r w:rsidR="00CC1CA8">
        <w:fldChar w:fldCharType="end"/>
      </w:r>
      <w:r w:rsidR="00CC1CA8">
        <w:tab/>
      </w:r>
      <w:r w:rsidR="00CC1CA8">
        <w:fldChar w:fldCharType="begin"/>
      </w:r>
      <w:r w:rsidR="00CC1CA8">
        <w:instrText xml:space="preserve"> PAGEREF _Ref434478837 \h </w:instrText>
      </w:r>
      <w:r w:rsidR="00CC1CA8">
        <w:fldChar w:fldCharType="separate"/>
      </w:r>
      <w:r>
        <w:rPr>
          <w:noProof/>
        </w:rPr>
        <w:t>706</w:t>
      </w:r>
      <w:r w:rsidR="00CC1CA8">
        <w:fldChar w:fldCharType="end"/>
      </w:r>
    </w:p>
    <w:p w14:paraId="57201B22" w14:textId="0BCE97C0" w:rsidR="00CC1CA8" w:rsidRDefault="00CC1CA8" w:rsidP="00CC1CA8">
      <w:pPr>
        <w:tabs>
          <w:tab w:val="left" w:leader="dot" w:pos="8280"/>
        </w:tabs>
        <w:spacing w:after="0" w:line="240" w:lineRule="auto"/>
      </w:pPr>
      <w:r>
        <w:fldChar w:fldCharType="begin"/>
      </w:r>
      <w:r>
        <w:instrText xml:space="preserve"> REF _Ref434478856 \h </w:instrText>
      </w:r>
      <w:r>
        <w:fldChar w:fldCharType="separate"/>
      </w:r>
      <w:r w:rsidR="000C7DE2">
        <w:t xml:space="preserve">The Second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_Ref434478856 \h </w:instrText>
      </w:r>
      <w:r>
        <w:fldChar w:fldCharType="separate"/>
      </w:r>
      <w:r w:rsidR="000C7DE2">
        <w:rPr>
          <w:noProof/>
        </w:rPr>
        <w:t>708</w:t>
      </w:r>
      <w:r>
        <w:fldChar w:fldCharType="end"/>
      </w:r>
    </w:p>
    <w:p w14:paraId="05BDDC9E" w14:textId="1BAD09AB" w:rsidR="00CC1CA8" w:rsidRDefault="00CC1CA8" w:rsidP="00CC1CA8">
      <w:pPr>
        <w:tabs>
          <w:tab w:val="left" w:leader="dot" w:pos="8280"/>
        </w:tabs>
        <w:spacing w:after="0" w:line="240" w:lineRule="auto"/>
      </w:pPr>
      <w:r>
        <w:fldChar w:fldCharType="begin"/>
      </w:r>
      <w:r>
        <w:instrText xml:space="preserve"> REF _Ref434478867 \h </w:instrText>
      </w:r>
      <w:r>
        <w:fldChar w:fldCharType="separate"/>
      </w:r>
      <w:r w:rsidR="000C7DE2">
        <w:t xml:space="preserve">The Third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_Ref434478867 \h </w:instrText>
      </w:r>
      <w:r>
        <w:fldChar w:fldCharType="separate"/>
      </w:r>
      <w:r w:rsidR="000C7DE2">
        <w:rPr>
          <w:noProof/>
        </w:rPr>
        <w:t>709</w:t>
      </w:r>
      <w:r>
        <w:fldChar w:fldCharType="end"/>
      </w:r>
    </w:p>
    <w:p w14:paraId="5FC55723" w14:textId="793104F9" w:rsidR="00CC1CA8" w:rsidRDefault="00CC1CA8" w:rsidP="00CC1CA8">
      <w:pPr>
        <w:tabs>
          <w:tab w:val="left" w:leader="dot" w:pos="8280"/>
        </w:tabs>
        <w:spacing w:after="0" w:line="240" w:lineRule="auto"/>
      </w:pPr>
      <w:r>
        <w:fldChar w:fldCharType="begin"/>
      </w:r>
      <w:r>
        <w:instrText xml:space="preserve"> REF _Ref434478878 \h </w:instrText>
      </w:r>
      <w:r>
        <w:fldChar w:fldCharType="separate"/>
      </w:r>
      <w:r w:rsidR="000C7DE2">
        <w:t xml:space="preserve">The Fourth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_Ref434478878 \h </w:instrText>
      </w:r>
      <w:r>
        <w:fldChar w:fldCharType="separate"/>
      </w:r>
      <w:r w:rsidR="000C7DE2">
        <w:rPr>
          <w:noProof/>
        </w:rPr>
        <w:t>711</w:t>
      </w:r>
      <w:r>
        <w:fldChar w:fldCharType="end"/>
      </w:r>
    </w:p>
    <w:p w14:paraId="30ACCD55" w14:textId="240E0FDA" w:rsidR="00CC1CA8" w:rsidRDefault="00CC1CA8" w:rsidP="00CC1CA8">
      <w:pPr>
        <w:tabs>
          <w:tab w:val="left" w:leader="dot" w:pos="8280"/>
        </w:tabs>
        <w:spacing w:after="0" w:line="240" w:lineRule="auto"/>
      </w:pPr>
      <w:r>
        <w:fldChar w:fldCharType="begin"/>
      </w:r>
      <w:r>
        <w:instrText xml:space="preserve"> REF _Ref434478888 \h </w:instrText>
      </w:r>
      <w:r>
        <w:fldChar w:fldCharType="separate"/>
      </w:r>
      <w:r w:rsidR="000C7DE2">
        <w:t xml:space="preserve">The Fifth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_Ref434478888 \h </w:instrText>
      </w:r>
      <w:r>
        <w:fldChar w:fldCharType="separate"/>
      </w:r>
      <w:r w:rsidR="000C7DE2">
        <w:rPr>
          <w:noProof/>
        </w:rPr>
        <w:t>712</w:t>
      </w:r>
      <w:r>
        <w:fldChar w:fldCharType="end"/>
      </w:r>
    </w:p>
    <w:p w14:paraId="704DF3C4" w14:textId="75A9123D" w:rsidR="00CC1CA8" w:rsidRDefault="00CC1CA8" w:rsidP="00CC1CA8">
      <w:pPr>
        <w:tabs>
          <w:tab w:val="left" w:leader="dot" w:pos="8280"/>
        </w:tabs>
        <w:spacing w:after="0" w:line="240" w:lineRule="auto"/>
      </w:pPr>
      <w:r>
        <w:fldChar w:fldCharType="begin"/>
      </w:r>
      <w:r>
        <w:instrText xml:space="preserve"> REF _Ref434478907 \h </w:instrText>
      </w:r>
      <w:r>
        <w:fldChar w:fldCharType="separate"/>
      </w:r>
      <w:r w:rsidR="000C7DE2">
        <w:t xml:space="preserve">The Sixth Doxology of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_Ref434478907 \h </w:instrText>
      </w:r>
      <w:r>
        <w:fldChar w:fldCharType="separate"/>
      </w:r>
      <w:r w:rsidR="000C7DE2">
        <w:rPr>
          <w:noProof/>
        </w:rPr>
        <w:t>714</w:t>
      </w:r>
      <w:r>
        <w:fldChar w:fldCharType="end"/>
      </w:r>
    </w:p>
    <w:p w14:paraId="798DA7C0" w14:textId="29BC86AB" w:rsidR="00CC1CA8" w:rsidRDefault="00CC1CA8" w:rsidP="00CC1CA8">
      <w:pPr>
        <w:tabs>
          <w:tab w:val="left" w:leader="dot" w:pos="8280"/>
        </w:tabs>
        <w:spacing w:after="0" w:line="240" w:lineRule="auto"/>
      </w:pPr>
      <w:r>
        <w:fldChar w:fldCharType="begin"/>
      </w:r>
      <w:r>
        <w:instrText xml:space="preserve"> REF _Ref434478922 \h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A697333" w14:textId="44CB3F71" w:rsidR="00E21EA3" w:rsidRDefault="00E21EA3" w:rsidP="00CC1CA8">
      <w:pPr>
        <w:tabs>
          <w:tab w:val="left" w:leader="dot" w:pos="8280"/>
        </w:tabs>
        <w:spacing w:after="0" w:line="240" w:lineRule="auto"/>
      </w:pPr>
      <w:r>
        <w:fldChar w:fldCharType="begin"/>
      </w:r>
      <w:r>
        <w:instrText xml:space="preserve"> REF _Ref434477504 \h </w:instrText>
      </w:r>
      <w:r w:rsidR="00CC1CA8">
        <w:instrText xml:space="preserve"> \* MERGEFORMAT </w:instrText>
      </w:r>
      <w:r>
        <w:fldChar w:fldCharType="separate"/>
      </w:r>
      <w:r w:rsidR="000C7DE2">
        <w:t>The Doxology for the Preparation Day of Nativity</w:t>
      </w:r>
      <w:r>
        <w:fldChar w:fldCharType="end"/>
      </w:r>
      <w:r>
        <w:tab/>
      </w:r>
      <w:r>
        <w:fldChar w:fldCharType="begin"/>
      </w:r>
      <w:r>
        <w:instrText xml:space="preserve"> PAGEREF _Ref434477504 \h </w:instrText>
      </w:r>
      <w:r>
        <w:fldChar w:fldCharType="separate"/>
      </w:r>
      <w:r w:rsidR="000C7DE2">
        <w:rPr>
          <w:noProof/>
        </w:rPr>
        <w:t>729</w:t>
      </w:r>
      <w:r>
        <w:fldChar w:fldCharType="end"/>
      </w:r>
    </w:p>
    <w:p w14:paraId="4A754E82" w14:textId="439DE009" w:rsidR="00E21EA3" w:rsidRDefault="00E21EA3" w:rsidP="00CC1CA8">
      <w:pPr>
        <w:tabs>
          <w:tab w:val="left" w:leader="dot" w:pos="8280"/>
        </w:tabs>
        <w:spacing w:after="0" w:line="240" w:lineRule="auto"/>
      </w:pPr>
      <w:r>
        <w:fldChar w:fldCharType="begin"/>
      </w:r>
      <w:r>
        <w:instrText xml:space="preserve"> REF _Ref434477532 \h </w:instrText>
      </w:r>
      <w:r w:rsidR="00CC1CA8">
        <w:instrText xml:space="preserve"> \* MERGEFORMAT </w:instrText>
      </w:r>
      <w:r>
        <w:fldChar w:fldCharType="separate"/>
      </w:r>
      <w:r w:rsidR="000C7DE2">
        <w:t>The First Doxology for Nativity</w:t>
      </w:r>
      <w:r>
        <w:fldChar w:fldCharType="end"/>
      </w:r>
      <w:r>
        <w:tab/>
      </w:r>
      <w:r>
        <w:fldChar w:fldCharType="begin"/>
      </w:r>
      <w:r>
        <w:instrText xml:space="preserve"> PAGEREF _Ref434477532 \h </w:instrText>
      </w:r>
      <w:r>
        <w:fldChar w:fldCharType="separate"/>
      </w:r>
      <w:r w:rsidR="000C7DE2">
        <w:rPr>
          <w:noProof/>
        </w:rPr>
        <w:t>732</w:t>
      </w:r>
      <w:r>
        <w:fldChar w:fldCharType="end"/>
      </w:r>
    </w:p>
    <w:p w14:paraId="1151A90C" w14:textId="23594793" w:rsidR="00E21EA3" w:rsidRDefault="00E21EA3" w:rsidP="00CC1CA8">
      <w:pPr>
        <w:tabs>
          <w:tab w:val="left" w:leader="dot" w:pos="8280"/>
        </w:tabs>
        <w:spacing w:after="0" w:line="240" w:lineRule="auto"/>
      </w:pPr>
      <w:r>
        <w:fldChar w:fldCharType="begin"/>
      </w:r>
      <w:r>
        <w:instrText xml:space="preserve"> REF _Ref434477542 \h </w:instrText>
      </w:r>
      <w:r w:rsidR="00CC1CA8">
        <w:instrText xml:space="preserve"> \* MERGEFORMAT </w:instrText>
      </w:r>
      <w:r>
        <w:fldChar w:fldCharType="separate"/>
      </w:r>
      <w:r w:rsidR="000C7DE2">
        <w:t>The Second Doxology for Nativity</w:t>
      </w:r>
      <w:r>
        <w:fldChar w:fldCharType="end"/>
      </w:r>
      <w:r>
        <w:tab/>
      </w:r>
      <w:r>
        <w:fldChar w:fldCharType="begin"/>
      </w:r>
      <w:r>
        <w:instrText xml:space="preserve"> PAGEREF _Ref434477542 \h </w:instrText>
      </w:r>
      <w:r>
        <w:fldChar w:fldCharType="separate"/>
      </w:r>
      <w:r w:rsidR="000C7DE2">
        <w:rPr>
          <w:noProof/>
        </w:rPr>
        <w:t>734</w:t>
      </w:r>
      <w:r>
        <w:fldChar w:fldCharType="end"/>
      </w:r>
    </w:p>
    <w:p w14:paraId="04CEE058" w14:textId="4EB00D1E" w:rsidR="00E21EA3" w:rsidRDefault="00E21EA3" w:rsidP="00CC1CA8">
      <w:pPr>
        <w:tabs>
          <w:tab w:val="left" w:leader="dot" w:pos="8280"/>
        </w:tabs>
        <w:spacing w:after="0" w:line="240" w:lineRule="auto"/>
      </w:pPr>
      <w:r>
        <w:fldChar w:fldCharType="begin"/>
      </w:r>
      <w:r>
        <w:instrText xml:space="preserve"> REF _Ref434477554 \h </w:instrText>
      </w:r>
      <w:r w:rsidR="00CC1CA8">
        <w:instrText xml:space="preserve"> \* MERGEFORMAT </w:instrText>
      </w:r>
      <w:r>
        <w:fldChar w:fldCharType="separate"/>
      </w:r>
      <w:r w:rsidR="000C7DE2">
        <w:t>The Third Doxology for Nativity</w:t>
      </w:r>
      <w:r>
        <w:fldChar w:fldCharType="end"/>
      </w:r>
      <w:r>
        <w:tab/>
      </w:r>
      <w:r>
        <w:fldChar w:fldCharType="begin"/>
      </w:r>
      <w:r>
        <w:instrText xml:space="preserve"> PAGEREF _Ref434477554 \h </w:instrText>
      </w:r>
      <w:r>
        <w:fldChar w:fldCharType="separate"/>
      </w:r>
      <w:r w:rsidR="000C7DE2">
        <w:rPr>
          <w:noProof/>
        </w:rPr>
        <w:t>734</w:t>
      </w:r>
      <w:r>
        <w:fldChar w:fldCharType="end"/>
      </w:r>
    </w:p>
    <w:p w14:paraId="0F813F2D" w14:textId="0945A39F" w:rsidR="00E21EA3" w:rsidRDefault="00E21EA3" w:rsidP="00CC1CA8">
      <w:pPr>
        <w:tabs>
          <w:tab w:val="left" w:leader="dot" w:pos="8280"/>
        </w:tabs>
        <w:spacing w:after="0" w:line="240" w:lineRule="auto"/>
      </w:pPr>
      <w:r>
        <w:lastRenderedPageBreak/>
        <w:fldChar w:fldCharType="begin"/>
      </w:r>
      <w:r>
        <w:instrText xml:space="preserve"> REF _Ref434477590 \h </w:instrText>
      </w:r>
      <w:r w:rsidR="00CC1CA8">
        <w:instrText xml:space="preserve"> \* MERGEFORMAT </w:instrText>
      </w:r>
      <w:r>
        <w:fldChar w:fldCharType="separate"/>
      </w:r>
      <w:r w:rsidR="000C7DE2">
        <w:t>The Doxology for the Circumcision</w:t>
      </w:r>
      <w:r>
        <w:fldChar w:fldCharType="end"/>
      </w:r>
      <w:r>
        <w:tab/>
      </w:r>
      <w:r>
        <w:fldChar w:fldCharType="begin"/>
      </w:r>
      <w:r>
        <w:instrText xml:space="preserve"> PAGEREF _Ref434477590 \h </w:instrText>
      </w:r>
      <w:r>
        <w:fldChar w:fldCharType="separate"/>
      </w:r>
      <w:r w:rsidR="000C7DE2">
        <w:rPr>
          <w:noProof/>
        </w:rPr>
        <w:t>772</w:t>
      </w:r>
      <w:r>
        <w:fldChar w:fldCharType="end"/>
      </w:r>
    </w:p>
    <w:p w14:paraId="6C616575" w14:textId="2F3B457F" w:rsidR="00E21EA3" w:rsidRDefault="00E21EA3" w:rsidP="00CC1CA8">
      <w:pPr>
        <w:tabs>
          <w:tab w:val="left" w:leader="dot" w:pos="8280"/>
        </w:tabs>
        <w:spacing w:after="0" w:line="240" w:lineRule="auto"/>
      </w:pPr>
      <w:r>
        <w:fldChar w:fldCharType="begin"/>
      </w:r>
      <w:r>
        <w:instrText xml:space="preserve"> REF _Ref434477630 \h </w:instrText>
      </w:r>
      <w:r w:rsidR="00CC1CA8">
        <w:instrText xml:space="preserve"> \* MERGEFORMAT </w:instrText>
      </w:r>
      <w:r>
        <w:fldChar w:fldCharType="separate"/>
      </w:r>
      <w:r w:rsidR="000C7DE2">
        <w:t>An Abridged Doxology for Theophany</w:t>
      </w:r>
      <w:r>
        <w:fldChar w:fldCharType="end"/>
      </w:r>
      <w:r>
        <w:tab/>
      </w:r>
      <w:r>
        <w:fldChar w:fldCharType="begin"/>
      </w:r>
      <w:r>
        <w:instrText xml:space="preserve"> PAGEREF _Ref434477630 \h </w:instrText>
      </w:r>
      <w:r>
        <w:fldChar w:fldCharType="separate"/>
      </w:r>
      <w:r w:rsidR="000C7DE2">
        <w:rPr>
          <w:noProof/>
        </w:rPr>
        <w:t>781</w:t>
      </w:r>
      <w:r>
        <w:fldChar w:fldCharType="end"/>
      </w:r>
    </w:p>
    <w:p w14:paraId="6F7E179C" w14:textId="4B734296" w:rsidR="00E21EA3" w:rsidRDefault="00E21EA3" w:rsidP="00CC1CA8">
      <w:pPr>
        <w:tabs>
          <w:tab w:val="left" w:leader="dot" w:pos="8280"/>
        </w:tabs>
        <w:spacing w:after="0" w:line="240" w:lineRule="auto"/>
      </w:pPr>
      <w:r>
        <w:fldChar w:fldCharType="begin"/>
      </w:r>
      <w:r>
        <w:instrText xml:space="preserve"> REF _Ref434477641 \h </w:instrText>
      </w:r>
      <w:r w:rsidR="00CC1CA8">
        <w:instrText xml:space="preserve"> \* MERGEFORMAT </w:instrText>
      </w:r>
      <w:r>
        <w:fldChar w:fldCharType="separate"/>
      </w:r>
      <w:r w:rsidR="000C7DE2">
        <w:t>The First Doxology for Theophany</w:t>
      </w:r>
      <w:r>
        <w:fldChar w:fldCharType="end"/>
      </w:r>
      <w:r>
        <w:tab/>
      </w:r>
      <w:r>
        <w:fldChar w:fldCharType="begin"/>
      </w:r>
      <w:r>
        <w:instrText xml:space="preserve"> PAGEREF _Ref434477641 \h </w:instrText>
      </w:r>
      <w:r>
        <w:fldChar w:fldCharType="separate"/>
      </w:r>
      <w:r w:rsidR="000C7DE2">
        <w:rPr>
          <w:noProof/>
        </w:rPr>
        <w:t>783</w:t>
      </w:r>
      <w:r>
        <w:fldChar w:fldCharType="end"/>
      </w:r>
    </w:p>
    <w:p w14:paraId="535CC145" w14:textId="07B625FE" w:rsidR="00E21EA3" w:rsidRDefault="00E21EA3" w:rsidP="00CC1CA8">
      <w:pPr>
        <w:tabs>
          <w:tab w:val="left" w:leader="dot" w:pos="8280"/>
        </w:tabs>
        <w:spacing w:after="0" w:line="240" w:lineRule="auto"/>
      </w:pPr>
      <w:r>
        <w:fldChar w:fldCharType="begin"/>
      </w:r>
      <w:r>
        <w:instrText xml:space="preserve"> REF _Ref434477660 \h </w:instrText>
      </w:r>
      <w:r w:rsidR="00CC1CA8">
        <w:instrText xml:space="preserve"> \* MERGEFORMAT </w:instrText>
      </w:r>
      <w:r>
        <w:fldChar w:fldCharType="separate"/>
      </w:r>
      <w:r w:rsidR="000C7DE2">
        <w:t>The Second Doxology for Theophany</w:t>
      </w:r>
      <w:r>
        <w:fldChar w:fldCharType="end"/>
      </w:r>
      <w:r>
        <w:tab/>
      </w:r>
      <w:r>
        <w:fldChar w:fldCharType="begin"/>
      </w:r>
      <w:r>
        <w:instrText xml:space="preserve"> PAGEREF _Ref434477660 \h </w:instrText>
      </w:r>
      <w:r>
        <w:fldChar w:fldCharType="separate"/>
      </w:r>
      <w:r w:rsidR="000C7DE2">
        <w:rPr>
          <w:noProof/>
        </w:rPr>
        <w:t>785</w:t>
      </w:r>
      <w:r>
        <w:fldChar w:fldCharType="end"/>
      </w:r>
    </w:p>
    <w:p w14:paraId="286F48D0" w14:textId="77B55424" w:rsidR="00E21EA3" w:rsidRDefault="00E21EA3" w:rsidP="00CC1CA8">
      <w:pPr>
        <w:tabs>
          <w:tab w:val="left" w:leader="dot" w:pos="8280"/>
        </w:tabs>
        <w:spacing w:after="0" w:line="240" w:lineRule="auto"/>
      </w:pPr>
      <w:r>
        <w:fldChar w:fldCharType="begin"/>
      </w:r>
      <w:r>
        <w:instrText xml:space="preserve"> REF _Ref434477774 \h </w:instrText>
      </w:r>
      <w:r w:rsidR="00CC1CA8">
        <w:instrText xml:space="preserve"> \* MERGEFORMAT </w:instrText>
      </w:r>
      <w:r>
        <w:fldChar w:fldCharType="separate"/>
      </w:r>
      <w:r w:rsidR="000C7DE2">
        <w:t>The Doxology for the Wedding of Cana</w:t>
      </w:r>
      <w:r>
        <w:fldChar w:fldCharType="end"/>
      </w:r>
      <w:r>
        <w:tab/>
      </w:r>
      <w:r>
        <w:fldChar w:fldCharType="begin"/>
      </w:r>
      <w:r>
        <w:instrText xml:space="preserve"> PAGEREF _Ref434477774 \h </w:instrText>
      </w:r>
      <w:r>
        <w:fldChar w:fldCharType="separate"/>
      </w:r>
      <w:r w:rsidR="000C7DE2">
        <w:rPr>
          <w:noProof/>
        </w:rPr>
        <w:t>815</w:t>
      </w:r>
      <w:r>
        <w:fldChar w:fldCharType="end"/>
      </w:r>
    </w:p>
    <w:p w14:paraId="504917BF" w14:textId="701FA165" w:rsidR="00E21EA3" w:rsidRDefault="00E21EA3" w:rsidP="00CC1CA8">
      <w:pPr>
        <w:tabs>
          <w:tab w:val="left" w:leader="dot" w:pos="8280"/>
        </w:tabs>
        <w:spacing w:after="0" w:line="240" w:lineRule="auto"/>
      </w:pPr>
      <w:r>
        <w:fldChar w:fldCharType="begin"/>
      </w:r>
      <w:r>
        <w:instrText xml:space="preserve"> REF _Ref434477815 \h </w:instrText>
      </w:r>
      <w:r w:rsidR="00CC1CA8">
        <w:instrText xml:space="preserve"> \* MERGEFORMAT </w:instrText>
      </w:r>
      <w:r>
        <w:fldChar w:fldCharType="separate"/>
      </w:r>
      <w:r w:rsidR="000C7DE2">
        <w:t>The Doxology for the Entrance into the Temple</w:t>
      </w:r>
      <w:r>
        <w:fldChar w:fldCharType="end"/>
      </w:r>
      <w:r>
        <w:tab/>
      </w:r>
      <w:r>
        <w:fldChar w:fldCharType="begin"/>
      </w:r>
      <w:r>
        <w:instrText xml:space="preserve"> PAGEREF _Ref434477815 \h </w:instrText>
      </w:r>
      <w:r>
        <w:fldChar w:fldCharType="separate"/>
      </w:r>
      <w:r w:rsidR="000C7DE2">
        <w:rPr>
          <w:noProof/>
        </w:rPr>
        <w:t>836</w:t>
      </w:r>
      <w:r>
        <w:fldChar w:fldCharType="end"/>
      </w:r>
    </w:p>
    <w:p w14:paraId="5770EFC7" w14:textId="77777777" w:rsidR="000C7DE2" w:rsidRDefault="00E21EA3" w:rsidP="000C7DE2">
      <w:pPr>
        <w:tabs>
          <w:tab w:val="left" w:leader="dot" w:pos="8280"/>
        </w:tabs>
        <w:spacing w:after="0" w:line="240" w:lineRule="auto"/>
      </w:pPr>
      <w:r>
        <w:fldChar w:fldCharType="begin"/>
      </w:r>
      <w:r>
        <w:instrText xml:space="preserve"> REF _Ref434477856 \h </w:instrText>
      </w:r>
      <w:r w:rsidR="00CC1CA8">
        <w:instrText xml:space="preserve"> \* MERGEFORMAT </w:instrText>
      </w:r>
      <w:r>
        <w:fldChar w:fldCharType="separate"/>
      </w:r>
      <w:r w:rsidR="000C7DE2">
        <w:t>The Verses of Cymbals for the Feast of the Annunication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3BB16DB" w14:textId="77777777" w:rsidTr="004246C3">
        <w:trPr>
          <w:cantSplit/>
          <w:jc w:val="center"/>
        </w:trPr>
        <w:tc>
          <w:tcPr>
            <w:tcW w:w="288" w:type="dxa"/>
          </w:tcPr>
          <w:p w14:paraId="22AB9D08" w14:textId="77777777" w:rsidR="000C7DE2" w:rsidRDefault="000C7DE2" w:rsidP="004246C3">
            <w:pPr>
              <w:pStyle w:val="CopticCross"/>
            </w:pPr>
          </w:p>
        </w:tc>
        <w:tc>
          <w:tcPr>
            <w:tcW w:w="3960" w:type="dxa"/>
          </w:tcPr>
          <w:p w14:paraId="2CB3F96D" w14:textId="77777777" w:rsidR="000C7DE2" w:rsidRDefault="000C7DE2" w:rsidP="004246C3">
            <w:pPr>
              <w:pStyle w:val="EngHang"/>
            </w:pPr>
            <w:r>
              <w:t>Hail to Gabriel</w:t>
            </w:r>
          </w:p>
          <w:p w14:paraId="0F7482F2" w14:textId="77777777" w:rsidR="000C7DE2" w:rsidRDefault="000C7DE2" w:rsidP="004246C3">
            <w:pPr>
              <w:pStyle w:val="EngHang"/>
            </w:pPr>
            <w:r>
              <w:t>The Great Archangel,</w:t>
            </w:r>
          </w:p>
          <w:p w14:paraId="03D0482C" w14:textId="77777777" w:rsidR="000C7DE2" w:rsidRDefault="000C7DE2" w:rsidP="004246C3">
            <w:pPr>
              <w:pStyle w:val="EngHang"/>
            </w:pPr>
            <w:r>
              <w:t>Hail to he who brought Good News</w:t>
            </w:r>
          </w:p>
          <w:p w14:paraId="686D73AF" w14:textId="77777777" w:rsidR="000C7DE2" w:rsidRDefault="000C7DE2" w:rsidP="004246C3">
            <w:pPr>
              <w:pStyle w:val="EngHangEnd"/>
            </w:pPr>
            <w:r>
              <w:t>To the Virgin Mary.</w:t>
            </w:r>
          </w:p>
        </w:tc>
        <w:tc>
          <w:tcPr>
            <w:tcW w:w="288" w:type="dxa"/>
          </w:tcPr>
          <w:p w14:paraId="49FBE727" w14:textId="77777777" w:rsidR="000C7DE2" w:rsidRDefault="000C7DE2" w:rsidP="004246C3"/>
        </w:tc>
        <w:tc>
          <w:tcPr>
            <w:tcW w:w="288" w:type="dxa"/>
          </w:tcPr>
          <w:p w14:paraId="5FDF9031" w14:textId="77777777" w:rsidR="000C7DE2" w:rsidRDefault="000C7DE2" w:rsidP="004246C3">
            <w:pPr>
              <w:pStyle w:val="CopticCross"/>
            </w:pPr>
          </w:p>
        </w:tc>
        <w:tc>
          <w:tcPr>
            <w:tcW w:w="3960" w:type="dxa"/>
          </w:tcPr>
          <w:p w14:paraId="1EAB9D84" w14:textId="77777777" w:rsidR="000C7DE2" w:rsidRDefault="000C7DE2" w:rsidP="004246C3">
            <w:pPr>
              <w:pStyle w:val="CopticVersemulti-line"/>
            </w:pPr>
            <w:r>
              <w:t>Ⲭⲉⲣⲉ Ⲅⲁⲃⲣⲓⲏⲗ:</w:t>
            </w:r>
          </w:p>
          <w:p w14:paraId="38C69224" w14:textId="77777777" w:rsidR="000C7DE2" w:rsidRDefault="000C7DE2" w:rsidP="004246C3">
            <w:pPr>
              <w:pStyle w:val="CopticVersemulti-line"/>
            </w:pPr>
            <w:r>
              <w:t>ⲡⲓⲛⲓϣϯ ⲛ̀ⲁⲣⲭⲏⲁⲅⲅⲉⲗⲟⲥ:</w:t>
            </w:r>
          </w:p>
          <w:p w14:paraId="34E149F8" w14:textId="77777777" w:rsidR="000C7DE2" w:rsidRDefault="000C7DE2" w:rsidP="004246C3">
            <w:pPr>
              <w:pStyle w:val="CopticVersemulti-line"/>
            </w:pPr>
            <w:r>
              <w:t>ⲭⲉⲣⲉ ⲫⲏⲉⲧⲁϥϩⲓϣⲉⲛⲛⲟⲩϥⲓ:</w:t>
            </w:r>
          </w:p>
          <w:p w14:paraId="41DF6F3C" w14:textId="77777777" w:rsidR="000C7DE2" w:rsidRPr="00C35319" w:rsidRDefault="000C7DE2" w:rsidP="004246C3">
            <w:pPr>
              <w:pStyle w:val="CopticHangingVerse"/>
            </w:pPr>
            <w:r>
              <w:t>ⲙ̀Ⲙⲁⲣⲓⲁ ϯⲡⲁⲣⲑⲉⲛⲟⲥ.</w:t>
            </w:r>
          </w:p>
        </w:tc>
      </w:tr>
      <w:tr w:rsidR="000C7DE2" w14:paraId="6201EE1F" w14:textId="77777777" w:rsidTr="004246C3">
        <w:trPr>
          <w:cantSplit/>
          <w:jc w:val="center"/>
        </w:trPr>
        <w:tc>
          <w:tcPr>
            <w:tcW w:w="288" w:type="dxa"/>
          </w:tcPr>
          <w:p w14:paraId="2B68A308" w14:textId="77777777" w:rsidR="000C7DE2" w:rsidRDefault="000C7DE2" w:rsidP="004246C3">
            <w:pPr>
              <w:pStyle w:val="CopticCross"/>
            </w:pPr>
          </w:p>
        </w:tc>
        <w:tc>
          <w:tcPr>
            <w:tcW w:w="3960" w:type="dxa"/>
          </w:tcPr>
          <w:p w14:paraId="68432AB8" w14:textId="77777777" w:rsidR="000C7DE2" w:rsidRDefault="000C7DE2" w:rsidP="004246C3">
            <w:pPr>
              <w:pStyle w:val="EngHang"/>
            </w:pPr>
            <w:r>
              <w:t>Hail to you who has found grace,</w:t>
            </w:r>
          </w:p>
          <w:p w14:paraId="73CAB340" w14:textId="77777777" w:rsidR="000C7DE2" w:rsidRDefault="000C7DE2" w:rsidP="004246C3">
            <w:pPr>
              <w:pStyle w:val="EngHang"/>
            </w:pPr>
            <w:r>
              <w:t>The Lord is with you;</w:t>
            </w:r>
          </w:p>
          <w:p w14:paraId="424B995B" w14:textId="77777777" w:rsidR="000C7DE2" w:rsidRDefault="000C7DE2" w:rsidP="004246C3">
            <w:pPr>
              <w:pStyle w:val="EngHang"/>
            </w:pPr>
            <w:r>
              <w:t>Hail to you who accepted</w:t>
            </w:r>
          </w:p>
          <w:p w14:paraId="694722AE" w14:textId="77777777" w:rsidR="000C7DE2" w:rsidRDefault="000C7DE2" w:rsidP="004246C3">
            <w:pPr>
              <w:pStyle w:val="EngHangEnd"/>
            </w:pPr>
            <w:r>
              <w:t>The joy of the world from the angel.</w:t>
            </w:r>
          </w:p>
        </w:tc>
        <w:tc>
          <w:tcPr>
            <w:tcW w:w="288" w:type="dxa"/>
          </w:tcPr>
          <w:p w14:paraId="690A5941" w14:textId="77777777" w:rsidR="000C7DE2" w:rsidRDefault="000C7DE2" w:rsidP="004246C3"/>
        </w:tc>
        <w:tc>
          <w:tcPr>
            <w:tcW w:w="288" w:type="dxa"/>
          </w:tcPr>
          <w:p w14:paraId="4D0F0FF8" w14:textId="77777777" w:rsidR="000C7DE2" w:rsidRDefault="000C7DE2" w:rsidP="004246C3">
            <w:pPr>
              <w:pStyle w:val="CopticCross"/>
            </w:pPr>
          </w:p>
        </w:tc>
        <w:tc>
          <w:tcPr>
            <w:tcW w:w="3960" w:type="dxa"/>
          </w:tcPr>
          <w:p w14:paraId="55E47283" w14:textId="77777777" w:rsidR="000C7DE2" w:rsidRDefault="000C7DE2" w:rsidP="004246C3">
            <w:pPr>
              <w:pStyle w:val="CopticVersemulti-line"/>
            </w:pPr>
            <w:r>
              <w:t>Ⲭⲉⲣⲉ ⲑⲏⲉⲧⲁⲥϫⲉⲙ ϩ̀ⲙⲟⲧ Ⲡⲟⲥ ⲛⲉⲙⲉ:</w:t>
            </w:r>
          </w:p>
          <w:p w14:paraId="3809E821" w14:textId="77777777" w:rsidR="000C7DE2" w:rsidRDefault="000C7DE2" w:rsidP="004246C3">
            <w:pPr>
              <w:pStyle w:val="CopticVersemulti-line"/>
            </w:pPr>
            <w:r>
              <w:t>ⲭⲉⲣⲉ ⲑⲏⲉⲧⲁⲥϭⲓ:</w:t>
            </w:r>
          </w:p>
          <w:p w14:paraId="6F1AF9F9" w14:textId="77777777" w:rsidR="000C7DE2" w:rsidRDefault="000C7DE2" w:rsidP="004246C3">
            <w:pPr>
              <w:pStyle w:val="CopticVersemulti-line"/>
            </w:pPr>
            <w:r>
              <w:t>ⲛ̀ⲧⲉⲛ ⲛⲓⲁⲅⲅⲉⲗⲟⲥ:</w:t>
            </w:r>
          </w:p>
          <w:p w14:paraId="78F4CA4D" w14:textId="77777777" w:rsidR="000C7DE2" w:rsidRDefault="000C7DE2" w:rsidP="004246C3">
            <w:pPr>
              <w:pStyle w:val="CopticHangingVerse"/>
            </w:pPr>
            <w:r>
              <w:t>ⲙ̀ⲫ̀ⲣⲁϣⲓ ⲙ̀ⲡⲓⲕⲟⲥⲙⲟⲥ.</w:t>
            </w:r>
          </w:p>
        </w:tc>
      </w:tr>
      <w:tr w:rsidR="000C7DE2" w14:paraId="0A52AD7E" w14:textId="77777777" w:rsidTr="004246C3">
        <w:trPr>
          <w:cantSplit/>
          <w:jc w:val="center"/>
        </w:trPr>
        <w:tc>
          <w:tcPr>
            <w:tcW w:w="288" w:type="dxa"/>
          </w:tcPr>
          <w:p w14:paraId="7F1908BA" w14:textId="77777777" w:rsidR="000C7DE2" w:rsidRDefault="000C7DE2" w:rsidP="004246C3">
            <w:pPr>
              <w:pStyle w:val="CopticCross"/>
            </w:pPr>
          </w:p>
        </w:tc>
        <w:tc>
          <w:tcPr>
            <w:tcW w:w="3960" w:type="dxa"/>
          </w:tcPr>
          <w:p w14:paraId="7E70D63B" w14:textId="77777777" w:rsidR="000C7DE2" w:rsidRDefault="000C7DE2" w:rsidP="004246C3">
            <w:pPr>
              <w:pStyle w:val="EngHang"/>
            </w:pPr>
            <w:r>
              <w:t>He bowed down the heaven of heavens,</w:t>
            </w:r>
          </w:p>
          <w:p w14:paraId="49D78FA4" w14:textId="77777777" w:rsidR="000C7DE2" w:rsidRDefault="000C7DE2" w:rsidP="004246C3">
            <w:pPr>
              <w:pStyle w:val="EngHang"/>
            </w:pPr>
            <w:r>
              <w:t>He came to the womb of the virgin;</w:t>
            </w:r>
          </w:p>
          <w:p w14:paraId="6DAE6A4E" w14:textId="77777777" w:rsidR="000C7DE2" w:rsidRDefault="000C7DE2" w:rsidP="004246C3">
            <w:pPr>
              <w:pStyle w:val="EngHang"/>
            </w:pPr>
            <w:r>
              <w:t>He became man like us,</w:t>
            </w:r>
          </w:p>
          <w:p w14:paraId="57312979" w14:textId="77777777" w:rsidR="000C7DE2" w:rsidRDefault="000C7DE2" w:rsidP="004246C3">
            <w:pPr>
              <w:pStyle w:val="EngHangEnd"/>
            </w:pPr>
            <w:r>
              <w:t>Save for sin only.</w:t>
            </w:r>
          </w:p>
        </w:tc>
        <w:tc>
          <w:tcPr>
            <w:tcW w:w="288" w:type="dxa"/>
          </w:tcPr>
          <w:p w14:paraId="1410D99B" w14:textId="77777777" w:rsidR="000C7DE2" w:rsidRDefault="000C7DE2" w:rsidP="004246C3"/>
        </w:tc>
        <w:tc>
          <w:tcPr>
            <w:tcW w:w="288" w:type="dxa"/>
          </w:tcPr>
          <w:p w14:paraId="6578D032" w14:textId="77777777" w:rsidR="000C7DE2" w:rsidRDefault="000C7DE2" w:rsidP="004246C3">
            <w:pPr>
              <w:pStyle w:val="CopticCross"/>
            </w:pPr>
          </w:p>
        </w:tc>
        <w:tc>
          <w:tcPr>
            <w:tcW w:w="3960" w:type="dxa"/>
          </w:tcPr>
          <w:p w14:paraId="66D7F38A" w14:textId="77777777" w:rsidR="000C7DE2" w:rsidRDefault="000C7DE2" w:rsidP="004246C3">
            <w:pPr>
              <w:pStyle w:val="CopticVersemulti-line"/>
            </w:pPr>
            <w:r>
              <w:t>Ⲁⲣⲉⲕ ⲛⲓⲫⲏⲟⲩ̀ ⲛ̀ⲧⲉ ⲛⲓⲫⲏⲉⲟⲩⲓ̀:</w:t>
            </w:r>
          </w:p>
          <w:p w14:paraId="05A6EC1F" w14:textId="77777777" w:rsidR="000C7DE2" w:rsidRDefault="000C7DE2" w:rsidP="004246C3">
            <w:pPr>
              <w:pStyle w:val="CopticVersemulti-line"/>
            </w:pPr>
            <w:r>
              <w:t>ⲁϥⲓ̀ ⲉ̀ⲑ̀ⲙⲏⲧⲣⲁ ⲛ̀ϯⲡⲁⲣⲑⲉⲛⲟⲥ:</w:t>
            </w:r>
          </w:p>
          <w:p w14:paraId="6FBD25D2" w14:textId="77777777" w:rsidR="000C7DE2" w:rsidRDefault="000C7DE2" w:rsidP="004246C3">
            <w:pPr>
              <w:pStyle w:val="CopticVersemulti-line"/>
            </w:pPr>
            <w:r>
              <w:t>ⲁϥⲉⲣⲣⲱⲙⲓ ⲙ̀ⲡⲉⲛⲣⲏϯ:</w:t>
            </w:r>
          </w:p>
          <w:p w14:paraId="4660CAD8" w14:textId="77777777" w:rsidR="000C7DE2" w:rsidRDefault="000C7DE2" w:rsidP="004246C3">
            <w:pPr>
              <w:pStyle w:val="CopticHangingVerse"/>
            </w:pPr>
            <w:r>
              <w:t>ϣⲁⲧⲉⲛ ⲫ̀ⲛⲟⲃⲓ ⲙ̀ⲙⲁⲩⲁⲧϥ.</w:t>
            </w:r>
          </w:p>
        </w:tc>
      </w:tr>
    </w:tbl>
    <w:p w14:paraId="1F20DF78" w14:textId="441170A8" w:rsidR="00E21EA3" w:rsidRDefault="000C7DE2" w:rsidP="00CC1CA8">
      <w:pPr>
        <w:tabs>
          <w:tab w:val="left" w:leader="dot" w:pos="8280"/>
        </w:tabs>
        <w:spacing w:after="0" w:line="240" w:lineRule="auto"/>
      </w:pPr>
      <w:r>
        <w:t>The Doxology for the Annunciation</w:t>
      </w:r>
      <w:r w:rsidR="00E21EA3">
        <w:fldChar w:fldCharType="end"/>
      </w:r>
      <w:r w:rsidR="00E21EA3">
        <w:tab/>
      </w:r>
      <w:r w:rsidR="00E21EA3">
        <w:fldChar w:fldCharType="begin"/>
      </w:r>
      <w:r w:rsidR="00E21EA3">
        <w:instrText xml:space="preserve"> PAGEREF _Ref434477856 \h </w:instrText>
      </w:r>
      <w:r w:rsidR="00E21EA3">
        <w:fldChar w:fldCharType="separate"/>
      </w:r>
      <w:r>
        <w:rPr>
          <w:noProof/>
        </w:rPr>
        <w:t>848</w:t>
      </w:r>
      <w:r w:rsidR="00E21EA3">
        <w:fldChar w:fldCharType="end"/>
      </w:r>
    </w:p>
    <w:p w14:paraId="4B29B358" w14:textId="3DD14DE8" w:rsidR="00E21EA3" w:rsidRDefault="00E21EA3" w:rsidP="00CC1CA8">
      <w:pPr>
        <w:tabs>
          <w:tab w:val="left" w:leader="dot" w:pos="8280"/>
        </w:tabs>
        <w:spacing w:after="0" w:line="240" w:lineRule="auto"/>
      </w:pPr>
      <w:r>
        <w:fldChar w:fldCharType="begin"/>
      </w:r>
      <w:r>
        <w:instrText xml:space="preserve"> REF _Ref434477906 \h </w:instrText>
      </w:r>
      <w:r w:rsidR="00CC1CA8">
        <w:instrText xml:space="preserve"> \* MERGEFORMAT </w:instrText>
      </w:r>
      <w:r>
        <w:fldChar w:fldCharType="separate"/>
      </w:r>
      <w:r w:rsidR="000C7DE2">
        <w:t>The Doxology for the Entrance into Egypt</w:t>
      </w:r>
      <w:r>
        <w:fldChar w:fldCharType="end"/>
      </w:r>
      <w:r>
        <w:tab/>
      </w:r>
      <w:r>
        <w:fldChar w:fldCharType="begin"/>
      </w:r>
      <w:r>
        <w:instrText xml:space="preserve"> PAGEREF _Ref434477906 \h </w:instrText>
      </w:r>
      <w:r>
        <w:fldChar w:fldCharType="separate"/>
      </w:r>
      <w:r w:rsidR="000C7DE2">
        <w:rPr>
          <w:noProof/>
        </w:rPr>
        <w:t>874</w:t>
      </w:r>
      <w:r>
        <w:fldChar w:fldCharType="end"/>
      </w:r>
    </w:p>
    <w:p w14:paraId="19D20C04" w14:textId="6442E467" w:rsidR="00E21EA3" w:rsidRDefault="00E21EA3" w:rsidP="00CC1CA8">
      <w:pPr>
        <w:tabs>
          <w:tab w:val="left" w:leader="dot" w:pos="8280"/>
        </w:tabs>
        <w:spacing w:after="0" w:line="240" w:lineRule="auto"/>
      </w:pPr>
      <w:r>
        <w:fldChar w:fldCharType="begin"/>
      </w:r>
      <w:r>
        <w:instrText xml:space="preserve"> REF _Ref434477973 \h </w:instrText>
      </w:r>
      <w:r w:rsidR="00CC1CA8">
        <w:instrText xml:space="preserve">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2A23AF26" w14:textId="2B546B31" w:rsidR="00E21EA3" w:rsidRDefault="00E21EA3" w:rsidP="00CC1CA8">
      <w:pPr>
        <w:tabs>
          <w:tab w:val="left" w:leader="dot" w:pos="8280"/>
        </w:tabs>
        <w:spacing w:after="0" w:line="240" w:lineRule="auto"/>
      </w:pPr>
      <w:r>
        <w:fldChar w:fldCharType="begin"/>
      </w:r>
      <w:r>
        <w:instrText xml:space="preserve"> REF _Ref434478012 \h </w:instrText>
      </w:r>
      <w:r w:rsidR="00CC1CA8">
        <w:instrText xml:space="preserve"> \* MERGEFORMAT </w:instrText>
      </w:r>
      <w:r>
        <w:fldChar w:fldCharType="separate"/>
      </w:r>
      <w:r w:rsidR="000C7DE2">
        <w:t>The Doxology of the Transfiguration</w:t>
      </w:r>
      <w:r>
        <w:fldChar w:fldCharType="end"/>
      </w:r>
      <w:r>
        <w:tab/>
      </w:r>
      <w:r>
        <w:fldChar w:fldCharType="begin"/>
      </w:r>
      <w:r>
        <w:instrText xml:space="preserve"> PAGEREF _Ref434478012 \h </w:instrText>
      </w:r>
      <w:r>
        <w:fldChar w:fldCharType="separate"/>
      </w:r>
      <w:r w:rsidR="000C7DE2">
        <w:rPr>
          <w:noProof/>
        </w:rPr>
        <w:t>931</w:t>
      </w:r>
      <w:r>
        <w:fldChar w:fldCharType="end"/>
      </w:r>
    </w:p>
    <w:p w14:paraId="36031966" w14:textId="659C0E0F" w:rsidR="00E21EA3" w:rsidRDefault="00E21EA3" w:rsidP="00CC1CA8">
      <w:pPr>
        <w:tabs>
          <w:tab w:val="left" w:leader="dot" w:pos="8280"/>
        </w:tabs>
        <w:spacing w:after="0" w:line="240" w:lineRule="auto"/>
      </w:pPr>
      <w:r>
        <w:fldChar w:fldCharType="begin"/>
      </w:r>
      <w:r>
        <w:instrText xml:space="preserve"> REF _Ref434478053 \h </w:instrText>
      </w:r>
      <w:r w:rsidR="00CC1CA8">
        <w:instrText xml:space="preserve"> \* MERGEFORMAT </w:instrText>
      </w:r>
      <w:r>
        <w:fldChar w:fldCharType="separate"/>
      </w:r>
      <w:r w:rsidR="000C7DE2">
        <w:t>The Doxology of Jonah’s Fast</w:t>
      </w:r>
      <w:r>
        <w:fldChar w:fldCharType="end"/>
      </w:r>
      <w:r>
        <w:tab/>
      </w:r>
      <w:r>
        <w:fldChar w:fldCharType="begin"/>
      </w:r>
      <w:r>
        <w:instrText xml:space="preserve"> PAGEREF _Ref434478053 \h </w:instrText>
      </w:r>
      <w:r>
        <w:fldChar w:fldCharType="separate"/>
      </w:r>
      <w:r w:rsidR="000C7DE2">
        <w:rPr>
          <w:noProof/>
        </w:rPr>
        <w:t>956</w:t>
      </w:r>
      <w:r>
        <w:fldChar w:fldCharType="end"/>
      </w:r>
    </w:p>
    <w:p w14:paraId="2FF23AAB" w14:textId="7EC222E6" w:rsidR="00E21EA3" w:rsidRDefault="00E21EA3" w:rsidP="00CC1CA8">
      <w:pPr>
        <w:tabs>
          <w:tab w:val="left" w:leader="dot" w:pos="8280"/>
        </w:tabs>
        <w:spacing w:after="0" w:line="240" w:lineRule="auto"/>
      </w:pPr>
      <w:r>
        <w:fldChar w:fldCharType="begin"/>
      </w:r>
      <w:r>
        <w:instrText xml:space="preserve"> REF _Ref434478080 \h </w:instrText>
      </w:r>
      <w:r w:rsidR="00CC1CA8">
        <w:instrText xml:space="preserve"> \* MERGEFORMAT </w:instrText>
      </w:r>
      <w:r>
        <w:fldChar w:fldCharType="separate"/>
      </w:r>
      <w:r w:rsidR="000C7DE2">
        <w:t>The Doxology for Saturday and Sunday in Great Lent</w:t>
      </w:r>
      <w:r>
        <w:fldChar w:fldCharType="end"/>
      </w:r>
      <w:r>
        <w:tab/>
      </w:r>
      <w:r>
        <w:fldChar w:fldCharType="begin"/>
      </w:r>
      <w:r>
        <w:instrText xml:space="preserve"> PAGEREF _Ref434478080 \h </w:instrText>
      </w:r>
      <w:r>
        <w:fldChar w:fldCharType="separate"/>
      </w:r>
      <w:r w:rsidR="000C7DE2">
        <w:rPr>
          <w:noProof/>
        </w:rPr>
        <w:t>957</w:t>
      </w:r>
      <w:r>
        <w:fldChar w:fldCharType="end"/>
      </w:r>
    </w:p>
    <w:p w14:paraId="7AC17913" w14:textId="5C674DC8" w:rsidR="00E21EA3" w:rsidRDefault="00E21EA3" w:rsidP="00CC1CA8">
      <w:pPr>
        <w:tabs>
          <w:tab w:val="left" w:leader="dot" w:pos="8280"/>
        </w:tabs>
        <w:spacing w:after="0" w:line="240" w:lineRule="auto"/>
      </w:pPr>
      <w:r>
        <w:fldChar w:fldCharType="begin"/>
      </w:r>
      <w:r>
        <w:instrText xml:space="preserve"> REF _Ref434478104 \h </w:instrText>
      </w:r>
      <w:r w:rsidR="00CC1CA8">
        <w:instrText xml:space="preserve"> \* MERGEFORMAT </w:instrText>
      </w:r>
      <w:r>
        <w:fldChar w:fldCharType="separate"/>
      </w:r>
      <w:r w:rsidR="000C7DE2">
        <w:t>The Doxology for Weekdays in Great Lent</w:t>
      </w:r>
      <w:r>
        <w:fldChar w:fldCharType="end"/>
      </w:r>
      <w:r>
        <w:tab/>
      </w:r>
      <w:r>
        <w:fldChar w:fldCharType="begin"/>
      </w:r>
      <w:r>
        <w:instrText xml:space="preserve"> PAGEREF _Ref434478104 \h </w:instrText>
      </w:r>
      <w:r>
        <w:fldChar w:fldCharType="separate"/>
      </w:r>
      <w:r w:rsidR="000C7DE2">
        <w:rPr>
          <w:noProof/>
        </w:rPr>
        <w:t>960</w:t>
      </w:r>
      <w:r>
        <w:fldChar w:fldCharType="end"/>
      </w:r>
    </w:p>
    <w:p w14:paraId="6B4ECEA0" w14:textId="2A6102A5" w:rsidR="00E21EA3" w:rsidRDefault="00E21EA3" w:rsidP="00CC1CA8">
      <w:pPr>
        <w:tabs>
          <w:tab w:val="left" w:leader="dot" w:pos="8280"/>
        </w:tabs>
        <w:spacing w:after="0" w:line="240" w:lineRule="auto"/>
      </w:pPr>
      <w:r>
        <w:fldChar w:fldCharType="begin"/>
      </w:r>
      <w:r>
        <w:instrText xml:space="preserve"> REF _Ref434478128 \h </w:instrText>
      </w:r>
      <w:r w:rsidR="00CC1CA8">
        <w:instrText xml:space="preserve"> \* MERGEFORMAT </w:instrText>
      </w:r>
      <w:r>
        <w:fldChar w:fldCharType="separate"/>
      </w:r>
      <w:r w:rsidR="000C7DE2">
        <w:t>A Second Doxology for Weekdays in Great Lent</w:t>
      </w:r>
      <w:r>
        <w:fldChar w:fldCharType="end"/>
      </w:r>
      <w:r>
        <w:tab/>
      </w:r>
      <w:r>
        <w:fldChar w:fldCharType="begin"/>
      </w:r>
      <w:r>
        <w:instrText xml:space="preserve"> PAGEREF _Ref434478128 \h </w:instrText>
      </w:r>
      <w:r>
        <w:fldChar w:fldCharType="separate"/>
      </w:r>
      <w:r w:rsidR="000C7DE2">
        <w:rPr>
          <w:noProof/>
        </w:rPr>
        <w:t>961</w:t>
      </w:r>
      <w:r>
        <w:fldChar w:fldCharType="end"/>
      </w:r>
    </w:p>
    <w:p w14:paraId="4959D2BA" w14:textId="68E370B6" w:rsidR="00E21EA3" w:rsidRDefault="00E21EA3" w:rsidP="00CC1CA8">
      <w:pPr>
        <w:tabs>
          <w:tab w:val="left" w:leader="dot" w:pos="8280"/>
        </w:tabs>
        <w:spacing w:after="0" w:line="240" w:lineRule="auto"/>
      </w:pPr>
      <w:r>
        <w:fldChar w:fldCharType="begin"/>
      </w:r>
      <w:r>
        <w:instrText xml:space="preserve"> REF _Ref434478147 \h </w:instrText>
      </w:r>
      <w:r w:rsidR="00CC1CA8">
        <w:instrText xml:space="preserve"> \* MERGEFORMAT </w:instrText>
      </w:r>
      <w:r>
        <w:fldChar w:fldCharType="separate"/>
      </w:r>
      <w:r w:rsidR="000C7DE2">
        <w:t>A Third Doxology for Weekdays in Great Lent</w:t>
      </w:r>
      <w:r>
        <w:fldChar w:fldCharType="end"/>
      </w:r>
      <w:r>
        <w:tab/>
      </w:r>
      <w:r>
        <w:fldChar w:fldCharType="begin"/>
      </w:r>
      <w:r>
        <w:instrText xml:space="preserve"> PAGEREF _Ref434478147 \h </w:instrText>
      </w:r>
      <w:r>
        <w:fldChar w:fldCharType="separate"/>
      </w:r>
      <w:r w:rsidR="000C7DE2">
        <w:rPr>
          <w:noProof/>
        </w:rPr>
        <w:t>963</w:t>
      </w:r>
      <w:r>
        <w:fldChar w:fldCharType="end"/>
      </w:r>
    </w:p>
    <w:p w14:paraId="15F5F420" w14:textId="66BF48F0" w:rsidR="00E21EA3" w:rsidRDefault="00E21EA3" w:rsidP="00CC1CA8">
      <w:pPr>
        <w:tabs>
          <w:tab w:val="left" w:leader="dot" w:pos="8280"/>
        </w:tabs>
        <w:spacing w:after="0" w:line="240" w:lineRule="auto"/>
      </w:pPr>
      <w:r>
        <w:fldChar w:fldCharType="begin"/>
      </w:r>
      <w:r>
        <w:instrText xml:space="preserve"> REF _Ref434478172 \h </w:instrText>
      </w:r>
      <w:r w:rsidR="00CC1CA8">
        <w:instrText xml:space="preserve"> \* MERGEFORMAT </w:instrText>
      </w:r>
      <w:r>
        <w:fldChar w:fldCharType="separate"/>
      </w:r>
      <w:r w:rsidR="000C7DE2">
        <w:t>The Fourth Doxology for Great Lent</w:t>
      </w:r>
      <w:r>
        <w:fldChar w:fldCharType="end"/>
      </w:r>
      <w:r>
        <w:tab/>
      </w:r>
      <w:r>
        <w:fldChar w:fldCharType="begin"/>
      </w:r>
      <w:r>
        <w:instrText xml:space="preserve"> PAGEREF _Ref434478172 \h </w:instrText>
      </w:r>
      <w:r>
        <w:fldChar w:fldCharType="separate"/>
      </w:r>
      <w:r w:rsidR="000C7DE2">
        <w:rPr>
          <w:noProof/>
        </w:rPr>
        <w:t>965</w:t>
      </w:r>
      <w:r>
        <w:fldChar w:fldCharType="end"/>
      </w:r>
    </w:p>
    <w:p w14:paraId="17A33F34" w14:textId="6E30E94E" w:rsidR="00E21EA3" w:rsidRDefault="00E21EA3" w:rsidP="00CC1CA8">
      <w:pPr>
        <w:tabs>
          <w:tab w:val="left" w:leader="dot" w:pos="8280"/>
        </w:tabs>
        <w:spacing w:after="0" w:line="240" w:lineRule="auto"/>
      </w:pPr>
      <w:r>
        <w:fldChar w:fldCharType="begin"/>
      </w:r>
      <w:r>
        <w:instrText xml:space="preserve"> REF _Ref434478195 \h </w:instrText>
      </w:r>
      <w:r w:rsidR="00CC1CA8">
        <w:instrText xml:space="preserve">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6CBC5D9E" w14:textId="02E72D07" w:rsidR="00E21EA3" w:rsidRDefault="00E21EA3" w:rsidP="00CC1CA8">
      <w:pPr>
        <w:tabs>
          <w:tab w:val="left" w:leader="dot" w:pos="8280"/>
        </w:tabs>
        <w:spacing w:after="0" w:line="240" w:lineRule="auto"/>
      </w:pPr>
      <w:r>
        <w:fldChar w:fldCharType="begin"/>
      </w:r>
      <w:r>
        <w:instrText xml:space="preserve"> REF _Ref434478217 \h </w:instrText>
      </w:r>
      <w:r w:rsidR="00CC1CA8">
        <w:instrText xml:space="preserve"> \* MERGEFORMAT </w:instrText>
      </w:r>
      <w:r>
        <w:fldChar w:fldCharType="separate"/>
      </w:r>
      <w:r w:rsidR="000C7DE2">
        <w:t>The First Doxology for Palm Sunday</w:t>
      </w:r>
      <w:r>
        <w:fldChar w:fldCharType="end"/>
      </w:r>
      <w:r>
        <w:tab/>
      </w:r>
      <w:r>
        <w:fldChar w:fldCharType="begin"/>
      </w:r>
      <w:r>
        <w:instrText xml:space="preserve"> PAGEREF _Ref434478217 \h </w:instrText>
      </w:r>
      <w:r>
        <w:fldChar w:fldCharType="separate"/>
      </w:r>
      <w:r w:rsidR="000C7DE2">
        <w:rPr>
          <w:noProof/>
        </w:rPr>
        <w:t>983</w:t>
      </w:r>
      <w:r>
        <w:fldChar w:fldCharType="end"/>
      </w:r>
    </w:p>
    <w:p w14:paraId="11606B4A" w14:textId="34048F79" w:rsidR="00E21EA3" w:rsidRDefault="00E21EA3" w:rsidP="00CC1CA8">
      <w:pPr>
        <w:tabs>
          <w:tab w:val="left" w:leader="dot" w:pos="8280"/>
        </w:tabs>
        <w:spacing w:after="0" w:line="240" w:lineRule="auto"/>
      </w:pPr>
      <w:r>
        <w:fldChar w:fldCharType="begin"/>
      </w:r>
      <w:r>
        <w:instrText xml:space="preserve"> REF _Ref434478234 \h </w:instrText>
      </w:r>
      <w:r w:rsidR="00CC1CA8">
        <w:instrText xml:space="preserve"> \* MERGEFORMAT </w:instrText>
      </w:r>
      <w:r>
        <w:fldChar w:fldCharType="separate"/>
      </w:r>
      <w:r w:rsidR="000C7DE2">
        <w:t>The Second Doxology for Palm Sunday</w:t>
      </w:r>
      <w:r>
        <w:fldChar w:fldCharType="end"/>
      </w:r>
      <w:r>
        <w:tab/>
      </w:r>
      <w:r>
        <w:fldChar w:fldCharType="begin"/>
      </w:r>
      <w:r>
        <w:instrText xml:space="preserve"> PAGEREF _Ref434478234 \h </w:instrText>
      </w:r>
      <w:r>
        <w:fldChar w:fldCharType="separate"/>
      </w:r>
      <w:r w:rsidR="000C7DE2">
        <w:rPr>
          <w:noProof/>
        </w:rPr>
        <w:t>984</w:t>
      </w:r>
      <w:r>
        <w:fldChar w:fldCharType="end"/>
      </w:r>
    </w:p>
    <w:p w14:paraId="3B00B725" w14:textId="53C6994C" w:rsidR="00E21EA3" w:rsidRDefault="00E21EA3" w:rsidP="00CC1CA8">
      <w:pPr>
        <w:tabs>
          <w:tab w:val="left" w:leader="dot" w:pos="8280"/>
        </w:tabs>
        <w:spacing w:after="0" w:line="240" w:lineRule="auto"/>
      </w:pPr>
      <w:r>
        <w:fldChar w:fldCharType="begin"/>
      </w:r>
      <w:r>
        <w:instrText xml:space="preserve"> REF _Ref434478255 \h </w:instrText>
      </w:r>
      <w:r w:rsidR="00CC1CA8">
        <w:instrText xml:space="preserve"> \* MERGEFORMAT </w:instrText>
      </w:r>
      <w:r>
        <w:fldChar w:fldCharType="separate"/>
      </w:r>
      <w:r w:rsidR="000C7DE2">
        <w:t>The Third Doxology for Palm Sunday</w:t>
      </w:r>
      <w:r>
        <w:fldChar w:fldCharType="end"/>
      </w:r>
      <w:r>
        <w:tab/>
      </w:r>
      <w:r>
        <w:fldChar w:fldCharType="begin"/>
      </w:r>
      <w:r>
        <w:instrText xml:space="preserve"> PAGEREF _Ref434478255 \h </w:instrText>
      </w:r>
      <w:r>
        <w:fldChar w:fldCharType="separate"/>
      </w:r>
      <w:r w:rsidR="000C7DE2">
        <w:rPr>
          <w:noProof/>
        </w:rPr>
        <w:t>986</w:t>
      </w:r>
      <w:r>
        <w:fldChar w:fldCharType="end"/>
      </w:r>
    </w:p>
    <w:p w14:paraId="257EE84D" w14:textId="12599A25" w:rsidR="00E21EA3" w:rsidRDefault="00E21EA3" w:rsidP="00CC1CA8">
      <w:pPr>
        <w:tabs>
          <w:tab w:val="left" w:leader="dot" w:pos="8280"/>
        </w:tabs>
        <w:spacing w:after="0" w:line="240" w:lineRule="auto"/>
      </w:pPr>
      <w:r>
        <w:fldChar w:fldCharType="begin"/>
      </w:r>
      <w:r>
        <w:instrText xml:space="preserve"> REF _Ref434478294 \h </w:instrText>
      </w:r>
      <w:r w:rsidR="00CC1CA8">
        <w:instrText xml:space="preserve"> \* MERGEFORMAT </w:instrText>
      </w:r>
      <w:r>
        <w:fldChar w:fldCharType="separate"/>
      </w:r>
      <w:r w:rsidR="000C7DE2">
        <w:t>The Doxology for the Resurrection</w:t>
      </w:r>
      <w:r>
        <w:fldChar w:fldCharType="end"/>
      </w:r>
      <w:r>
        <w:tab/>
      </w:r>
      <w:r>
        <w:fldChar w:fldCharType="begin"/>
      </w:r>
      <w:r>
        <w:instrText xml:space="preserve"> PAGEREF _Ref434478294 \h </w:instrText>
      </w:r>
      <w:r>
        <w:fldChar w:fldCharType="separate"/>
      </w:r>
      <w:r w:rsidR="000C7DE2">
        <w:rPr>
          <w:noProof/>
        </w:rPr>
        <w:t>999</w:t>
      </w:r>
      <w:r>
        <w:fldChar w:fldCharType="end"/>
      </w:r>
    </w:p>
    <w:p w14:paraId="10A28DFE" w14:textId="0D8C237B" w:rsidR="00E21EA3" w:rsidRDefault="00E21EA3" w:rsidP="00CC1CA8">
      <w:pPr>
        <w:tabs>
          <w:tab w:val="left" w:leader="dot" w:pos="8280"/>
        </w:tabs>
        <w:spacing w:after="0" w:line="240" w:lineRule="auto"/>
      </w:pPr>
      <w:r>
        <w:fldChar w:fldCharType="begin"/>
      </w:r>
      <w:r>
        <w:instrText xml:space="preserve"> REF _Ref434478317 \h </w:instrText>
      </w:r>
      <w:r w:rsidR="00CC1CA8">
        <w:instrText xml:space="preserve"> \* MERGEFORMAT </w:instrText>
      </w:r>
      <w:r>
        <w:fldChar w:fldCharType="separate"/>
      </w:r>
      <w:r w:rsidR="000C7DE2">
        <w:t>Another Doxology for the Resurrection</w:t>
      </w:r>
      <w:r>
        <w:fldChar w:fldCharType="end"/>
      </w:r>
      <w:r>
        <w:tab/>
      </w:r>
      <w:r>
        <w:fldChar w:fldCharType="begin"/>
      </w:r>
      <w:r>
        <w:instrText xml:space="preserve"> PAGEREF _Ref434478317 \h </w:instrText>
      </w:r>
      <w:r>
        <w:fldChar w:fldCharType="separate"/>
      </w:r>
      <w:r w:rsidR="000C7DE2">
        <w:rPr>
          <w:noProof/>
        </w:rPr>
        <w:t>1001</w:t>
      </w:r>
      <w:r>
        <w:fldChar w:fldCharType="end"/>
      </w:r>
    </w:p>
    <w:p w14:paraId="472E0FB5" w14:textId="42D1730A" w:rsidR="00E21EA3" w:rsidRDefault="00E21EA3" w:rsidP="00CC1CA8">
      <w:pPr>
        <w:tabs>
          <w:tab w:val="left" w:leader="dot" w:pos="8280"/>
        </w:tabs>
        <w:spacing w:after="0" w:line="240" w:lineRule="auto"/>
      </w:pPr>
      <w:r>
        <w:fldChar w:fldCharType="begin"/>
      </w:r>
      <w:r>
        <w:instrText xml:space="preserve"> REF _Ref434478347 \h </w:instrText>
      </w:r>
      <w:r w:rsidR="00CC1CA8">
        <w:instrText xml:space="preserve"> \* MERGEFORMAT </w:instrText>
      </w:r>
      <w:r>
        <w:fldChar w:fldCharType="separate"/>
      </w:r>
      <w:r w:rsidR="000C7DE2">
        <w:t>A Doxology for Archangel Michael for the Resurrection</w:t>
      </w:r>
      <w:r>
        <w:fldChar w:fldCharType="end"/>
      </w:r>
      <w:r>
        <w:tab/>
      </w:r>
      <w:r>
        <w:fldChar w:fldCharType="begin"/>
      </w:r>
      <w:r>
        <w:instrText xml:space="preserve"> PAGEREF _Ref434478347 \h </w:instrText>
      </w:r>
      <w:r>
        <w:fldChar w:fldCharType="separate"/>
      </w:r>
      <w:r w:rsidR="000C7DE2">
        <w:rPr>
          <w:noProof/>
        </w:rPr>
        <w:t>1002</w:t>
      </w:r>
      <w:r>
        <w:fldChar w:fldCharType="end"/>
      </w:r>
    </w:p>
    <w:p w14:paraId="4D1D62B4" w14:textId="7ACFBD0C" w:rsidR="00E21EA3" w:rsidRDefault="00E21EA3" w:rsidP="00CC1CA8">
      <w:pPr>
        <w:tabs>
          <w:tab w:val="left" w:leader="dot" w:pos="8280"/>
        </w:tabs>
        <w:spacing w:after="0" w:line="240" w:lineRule="auto"/>
      </w:pPr>
      <w:r>
        <w:lastRenderedPageBreak/>
        <w:fldChar w:fldCharType="begin"/>
      </w:r>
      <w:r>
        <w:instrText xml:space="preserve"> REF _Ref434478375 \h </w:instrText>
      </w:r>
      <w:r w:rsidR="00CC1CA8">
        <w:instrText xml:space="preserve"> \* MERGEFORMAT </w:instrText>
      </w:r>
      <w:r>
        <w:fldChar w:fldCharType="separate"/>
      </w:r>
      <w:r w:rsidR="000C7DE2">
        <w:t>The Doxology for Thomas Sunday</w:t>
      </w:r>
      <w:r>
        <w:fldChar w:fldCharType="end"/>
      </w:r>
      <w:r>
        <w:tab/>
      </w:r>
      <w:r>
        <w:fldChar w:fldCharType="begin"/>
      </w:r>
      <w:r>
        <w:instrText xml:space="preserve"> PAGEREF _Ref434478375 \h </w:instrText>
      </w:r>
      <w:r>
        <w:fldChar w:fldCharType="separate"/>
      </w:r>
      <w:r w:rsidR="000C7DE2">
        <w:rPr>
          <w:noProof/>
        </w:rPr>
        <w:t>1010</w:t>
      </w:r>
      <w:r>
        <w:fldChar w:fldCharType="end"/>
      </w:r>
      <w:r>
        <w:tab/>
      </w:r>
    </w:p>
    <w:p w14:paraId="7B6065F5" w14:textId="5194395F" w:rsidR="00CC1CA8" w:rsidRDefault="00CC1CA8" w:rsidP="00CC1CA8">
      <w:pPr>
        <w:tabs>
          <w:tab w:val="left" w:leader="dot" w:pos="8280"/>
        </w:tabs>
        <w:spacing w:after="0" w:line="240" w:lineRule="auto"/>
      </w:pPr>
      <w:r>
        <w:fldChar w:fldCharType="begin"/>
      </w:r>
      <w:r>
        <w:instrText xml:space="preserve"> REF _Ref434478556 \h  \* MERGEFORMAT </w:instrText>
      </w:r>
      <w:r>
        <w:fldChar w:fldCharType="separate"/>
      </w:r>
      <w:r w:rsidR="000C7DE2">
        <w:t>The Doxology for the Ascension</w:t>
      </w:r>
      <w:r>
        <w:fldChar w:fldCharType="end"/>
      </w:r>
      <w:r>
        <w:tab/>
      </w:r>
      <w:r>
        <w:fldChar w:fldCharType="begin"/>
      </w:r>
      <w:r>
        <w:instrText xml:space="preserve"> PAGEREF _Ref434478556 \h </w:instrText>
      </w:r>
      <w:r>
        <w:fldChar w:fldCharType="separate"/>
      </w:r>
      <w:r w:rsidR="000C7DE2">
        <w:rPr>
          <w:noProof/>
        </w:rPr>
        <w:t>1012</w:t>
      </w:r>
      <w:r>
        <w:fldChar w:fldCharType="end"/>
      </w:r>
    </w:p>
    <w:p w14:paraId="3C346EA7" w14:textId="516C426F" w:rsidR="00CC1CA8" w:rsidRDefault="00CC1CA8" w:rsidP="00CC1CA8">
      <w:pPr>
        <w:tabs>
          <w:tab w:val="left" w:leader="dot" w:pos="8280"/>
        </w:tabs>
        <w:spacing w:after="0" w:line="240" w:lineRule="auto"/>
      </w:pPr>
      <w:r>
        <w:fldChar w:fldCharType="begin"/>
      </w:r>
      <w:r>
        <w:instrText xml:space="preserve"> REF _Ref434478581 \h  \* MERGEFORMAT </w:instrText>
      </w:r>
      <w:r>
        <w:fldChar w:fldCharType="separate"/>
      </w:r>
      <w:r w:rsidR="000C7DE2">
        <w:t>The Doxology for Pentecost</w:t>
      </w:r>
      <w:r>
        <w:fldChar w:fldCharType="end"/>
      </w:r>
      <w:r>
        <w:tab/>
      </w:r>
      <w:r>
        <w:fldChar w:fldCharType="begin"/>
      </w:r>
      <w:r>
        <w:instrText xml:space="preserve"> PAGEREF _Ref434478581 \h </w:instrText>
      </w:r>
      <w:r>
        <w:fldChar w:fldCharType="separate"/>
      </w:r>
      <w:r w:rsidR="000C7DE2">
        <w:rPr>
          <w:noProof/>
        </w:rPr>
        <w:t>1022</w:t>
      </w:r>
      <w:r>
        <w:fldChar w:fldCharType="end"/>
      </w:r>
    </w:p>
    <w:p w14:paraId="4285BFE1" w14:textId="77777777" w:rsidR="00E21EA3" w:rsidRDefault="00E21EA3" w:rsidP="00E21EA3">
      <w:pPr>
        <w:pStyle w:val="Heading3"/>
      </w:pPr>
      <w:bookmarkStart w:id="1896" w:name="_Ref435643009"/>
      <w:r>
        <w:t>Saints’ Doxologies</w:t>
      </w:r>
      <w:bookmarkEnd w:id="1896"/>
    </w:p>
    <w:p w14:paraId="201EF1F5" w14:textId="56FA8201" w:rsidR="00B46E6E" w:rsidRDefault="00B46E6E" w:rsidP="00B46E6E">
      <w:pPr>
        <w:tabs>
          <w:tab w:val="left" w:leader="dot" w:pos="8280"/>
        </w:tabs>
        <w:spacing w:after="0" w:line="240" w:lineRule="auto"/>
      </w:pPr>
      <w:r>
        <w:fldChar w:fldCharType="begin"/>
      </w:r>
      <w:r>
        <w:instrText xml:space="preserve"> REF _Ref434487836 \h  \* MERGEFORMAT </w:instrText>
      </w:r>
      <w:r>
        <w:fldChar w:fldCharType="separate"/>
      </w:r>
      <w:r w:rsidR="000C7DE2">
        <w:t>The Evening Doxology of the Virgin</w:t>
      </w:r>
      <w:r>
        <w:fldChar w:fldCharType="end"/>
      </w:r>
      <w:r>
        <w:tab/>
      </w:r>
      <w:r>
        <w:fldChar w:fldCharType="begin"/>
      </w:r>
      <w:r>
        <w:instrText xml:space="preserve"> PAGEREF _Ref434487836 \h </w:instrText>
      </w:r>
      <w:r>
        <w:fldChar w:fldCharType="separate"/>
      </w:r>
      <w:r w:rsidR="000C7DE2">
        <w:rPr>
          <w:noProof/>
        </w:rPr>
        <w:t>552</w:t>
      </w:r>
      <w:r>
        <w:fldChar w:fldCharType="end"/>
      </w:r>
    </w:p>
    <w:p w14:paraId="5E3507F6" w14:textId="1E57F871" w:rsidR="00B46E6E" w:rsidRDefault="00B46E6E" w:rsidP="00B46E6E">
      <w:pPr>
        <w:tabs>
          <w:tab w:val="left" w:leader="dot" w:pos="8280"/>
        </w:tabs>
        <w:spacing w:after="0" w:line="240" w:lineRule="auto"/>
      </w:pPr>
      <w:r>
        <w:fldChar w:fldCharType="begin"/>
      </w:r>
      <w:r>
        <w:instrText xml:space="preserve"> REF _Ref434487886 \h  \* MERGEFORMAT </w:instrText>
      </w:r>
      <w:r>
        <w:fldChar w:fldCharType="separate"/>
      </w:r>
      <w:r w:rsidR="000C7DE2" w:rsidRPr="000C7DE2">
        <w:t>The Doxology of the Virgin for Midnight Praise</w:t>
      </w:r>
      <w:r>
        <w:fldChar w:fldCharType="end"/>
      </w:r>
      <w:r>
        <w:tab/>
      </w:r>
      <w:r>
        <w:fldChar w:fldCharType="begin"/>
      </w:r>
      <w:r>
        <w:instrText xml:space="preserve"> PAGEREF _Ref434487891 \h </w:instrText>
      </w:r>
      <w:r>
        <w:fldChar w:fldCharType="separate"/>
      </w:r>
      <w:r w:rsidR="000C7DE2">
        <w:rPr>
          <w:noProof/>
        </w:rPr>
        <w:t>401</w:t>
      </w:r>
      <w:r>
        <w:fldChar w:fldCharType="end"/>
      </w:r>
    </w:p>
    <w:p w14:paraId="337F5EE8" w14:textId="3B277938" w:rsidR="00B46E6E" w:rsidRDefault="00B46E6E" w:rsidP="00B46E6E">
      <w:pPr>
        <w:tabs>
          <w:tab w:val="left" w:leader="dot" w:pos="8280"/>
        </w:tabs>
        <w:spacing w:after="0" w:line="240" w:lineRule="auto"/>
      </w:pPr>
      <w:r>
        <w:fldChar w:fldCharType="begin"/>
      </w:r>
      <w:r>
        <w:instrText xml:space="preserve"> REF _Ref434487846 \h  \* MERGEFORMAT </w:instrText>
      </w:r>
      <w:r>
        <w:fldChar w:fldCharType="separate"/>
      </w:r>
      <w:r w:rsidR="000C7DE2">
        <w:t>The Morning Doxology of the Virgin</w:t>
      </w:r>
      <w:r>
        <w:fldChar w:fldCharType="end"/>
      </w:r>
      <w:r>
        <w:tab/>
      </w:r>
      <w:r>
        <w:fldChar w:fldCharType="begin"/>
      </w:r>
      <w:r>
        <w:instrText xml:space="preserve"> PAGEREF _Ref434487846 \h </w:instrText>
      </w:r>
      <w:r>
        <w:fldChar w:fldCharType="separate"/>
      </w:r>
      <w:r w:rsidR="000C7DE2">
        <w:rPr>
          <w:noProof/>
        </w:rPr>
        <w:t>553</w:t>
      </w:r>
      <w:r>
        <w:fldChar w:fldCharType="end"/>
      </w:r>
    </w:p>
    <w:p w14:paraId="3868AB65" w14:textId="1CB9152A" w:rsidR="00B46E6E" w:rsidRDefault="00B46E6E" w:rsidP="00B46E6E">
      <w:pPr>
        <w:tabs>
          <w:tab w:val="left" w:leader="dot" w:pos="8280"/>
        </w:tabs>
        <w:spacing w:after="0" w:line="240" w:lineRule="auto"/>
      </w:pPr>
      <w:r>
        <w:fldChar w:fldCharType="begin"/>
      </w:r>
      <w:r>
        <w:instrText xml:space="preserve"> REF _Ref434487967 \h  \* MERGEFORMAT </w:instrText>
      </w:r>
      <w:r>
        <w:fldChar w:fldCharType="separate"/>
      </w:r>
      <w:r w:rsidR="000C7DE2">
        <w:t>The Doxology for Archangel Michael</w:t>
      </w:r>
      <w:r>
        <w:fldChar w:fldCharType="end"/>
      </w:r>
      <w:r>
        <w:tab/>
      </w:r>
      <w:r>
        <w:fldChar w:fldCharType="begin"/>
      </w:r>
      <w:r>
        <w:instrText xml:space="preserve"> PAGEREF _Ref434487967 \h </w:instrText>
      </w:r>
      <w:r>
        <w:fldChar w:fldCharType="separate"/>
      </w:r>
      <w:r w:rsidR="000C7DE2">
        <w:rPr>
          <w:noProof/>
        </w:rPr>
        <w:t>688</w:t>
      </w:r>
      <w:r>
        <w:fldChar w:fldCharType="end"/>
      </w:r>
    </w:p>
    <w:p w14:paraId="2284159D" w14:textId="34F5D4BB" w:rsidR="00B46E6E" w:rsidRDefault="00B46E6E" w:rsidP="00B46E6E">
      <w:pPr>
        <w:tabs>
          <w:tab w:val="left" w:leader="dot" w:pos="8280"/>
        </w:tabs>
        <w:spacing w:after="0" w:line="240" w:lineRule="auto"/>
      </w:pPr>
      <w:r>
        <w:fldChar w:fldCharType="begin"/>
      </w:r>
      <w:r>
        <w:instrText xml:space="preserve"> REF _Ref434478922 \h  \* MERGEFORMAT </w:instrText>
      </w:r>
      <w:r>
        <w:fldChar w:fldCharType="separate"/>
      </w:r>
      <w:r w:rsidR="000C7DE2">
        <w:t xml:space="preserve">The Doxology of Archangel Gabriel for December or </w:t>
      </w:r>
      <w:r w:rsidR="000C7DE2" w:rsidRPr="006C0F49">
        <w:rPr>
          <w:rFonts w:ascii="FreeSerifAvvaShenouda" w:hAnsi="FreeSerifAvvaShenouda" w:cs="FreeSerifAvvaShenouda"/>
        </w:rPr>
        <w:t>Ⲕⲟⲓⲁϩⲕ</w:t>
      </w:r>
      <w:r>
        <w:fldChar w:fldCharType="end"/>
      </w:r>
      <w:r>
        <w:tab/>
      </w:r>
      <w:r>
        <w:fldChar w:fldCharType="begin"/>
      </w:r>
      <w:r>
        <w:instrText xml:space="preserve"> PAGEREF _Ref434478922 \h </w:instrText>
      </w:r>
      <w:r>
        <w:fldChar w:fldCharType="separate"/>
      </w:r>
      <w:r w:rsidR="000C7DE2">
        <w:rPr>
          <w:noProof/>
        </w:rPr>
        <w:t>720</w:t>
      </w:r>
      <w:r>
        <w:fldChar w:fldCharType="end"/>
      </w:r>
    </w:p>
    <w:p w14:paraId="403DEC4C" w14:textId="1CA3BBBD" w:rsidR="00B46E6E" w:rsidRDefault="00B46E6E" w:rsidP="00B46E6E">
      <w:pPr>
        <w:tabs>
          <w:tab w:val="left" w:leader="dot" w:pos="8280"/>
        </w:tabs>
        <w:spacing w:after="0" w:line="240" w:lineRule="auto"/>
      </w:pPr>
      <w:r>
        <w:fldChar w:fldCharType="begin"/>
      </w:r>
      <w:r>
        <w:instrText xml:space="preserve"> REF _Ref434488149 \h  \* MERGEFORMAT </w:instrText>
      </w:r>
      <w:r>
        <w:fldChar w:fldCharType="separate"/>
      </w:r>
      <w:r w:rsidR="000C7DE2">
        <w:t>The Doxology for Archangel Gabriel, the Evangelist of Daniel</w:t>
      </w:r>
      <w:r>
        <w:fldChar w:fldCharType="end"/>
      </w:r>
      <w:r>
        <w:tab/>
      </w:r>
      <w:r>
        <w:fldChar w:fldCharType="begin"/>
      </w:r>
      <w:r>
        <w:instrText xml:space="preserve"> PAGEREF _Ref434488149 \h </w:instrText>
      </w:r>
      <w:r>
        <w:fldChar w:fldCharType="separate"/>
      </w:r>
      <w:r w:rsidR="000C7DE2">
        <w:rPr>
          <w:noProof/>
        </w:rPr>
        <w:t>898</w:t>
      </w:r>
      <w:r>
        <w:fldChar w:fldCharType="end"/>
      </w:r>
    </w:p>
    <w:p w14:paraId="229EE54B" w14:textId="142EE33F" w:rsidR="00B46E6E" w:rsidRDefault="00B46E6E" w:rsidP="00B46E6E">
      <w:pPr>
        <w:tabs>
          <w:tab w:val="left" w:leader="dot" w:pos="8280"/>
        </w:tabs>
        <w:spacing w:after="0" w:line="240" w:lineRule="auto"/>
      </w:pPr>
      <w:r>
        <w:fldChar w:fldCharType="begin"/>
      </w:r>
      <w:r>
        <w:instrText xml:space="preserve"> REF _Ref434487984 \h  \* MERGEFORMAT </w:instrText>
      </w:r>
      <w:r>
        <w:fldChar w:fldCharType="separate"/>
      </w:r>
      <w:r w:rsidR="000C7DE2">
        <w:t>The Doxology for Michael and Gabriel</w:t>
      </w:r>
      <w:r>
        <w:fldChar w:fldCharType="end"/>
      </w:r>
      <w:r>
        <w:tab/>
      </w:r>
      <w:r>
        <w:fldChar w:fldCharType="begin"/>
      </w:r>
      <w:r>
        <w:instrText xml:space="preserve"> PAGEREF _Ref434487984 \h </w:instrText>
      </w:r>
      <w:r>
        <w:fldChar w:fldCharType="separate"/>
      </w:r>
      <w:r w:rsidR="000C7DE2">
        <w:rPr>
          <w:noProof/>
        </w:rPr>
        <w:t>689</w:t>
      </w:r>
      <w:r>
        <w:fldChar w:fldCharType="end"/>
      </w:r>
    </w:p>
    <w:p w14:paraId="44CF453D" w14:textId="54F06466" w:rsidR="00B46E6E" w:rsidRDefault="00B46E6E" w:rsidP="00B46E6E">
      <w:pPr>
        <w:tabs>
          <w:tab w:val="left" w:leader="dot" w:pos="8280"/>
        </w:tabs>
        <w:spacing w:after="0" w:line="240" w:lineRule="auto"/>
      </w:pPr>
      <w:r>
        <w:fldChar w:fldCharType="begin"/>
      </w:r>
      <w:r>
        <w:instrText xml:space="preserve"> REF _Ref434488208 \h  \* MERGEFORMAT </w:instrText>
      </w:r>
      <w:r>
        <w:fldChar w:fldCharType="separate"/>
      </w:r>
      <w:r w:rsidR="000C7DE2">
        <w:t>The Doxology for Archangel Raphael</w:t>
      </w:r>
      <w:r>
        <w:fldChar w:fldCharType="end"/>
      </w:r>
      <w:r>
        <w:tab/>
      </w:r>
      <w:r>
        <w:fldChar w:fldCharType="begin"/>
      </w:r>
      <w:r>
        <w:instrText xml:space="preserve"> PAGEREF _Ref434488208 \h </w:instrText>
      </w:r>
      <w:r>
        <w:fldChar w:fldCharType="separate"/>
      </w:r>
      <w:r w:rsidR="000C7DE2">
        <w:rPr>
          <w:noProof/>
        </w:rPr>
        <w:t>951</w:t>
      </w:r>
      <w:r>
        <w:fldChar w:fldCharType="end"/>
      </w:r>
    </w:p>
    <w:p w14:paraId="5EA00A94" w14:textId="799B294B" w:rsidR="00B46E6E" w:rsidRDefault="00B46E6E" w:rsidP="00B46E6E">
      <w:pPr>
        <w:tabs>
          <w:tab w:val="left" w:leader="dot" w:pos="8280"/>
        </w:tabs>
        <w:spacing w:after="0" w:line="240" w:lineRule="auto"/>
      </w:pPr>
      <w:r>
        <w:fldChar w:fldCharType="begin"/>
      </w:r>
      <w:r>
        <w:instrText xml:space="preserve"> REF _Ref434488250 \h  \* MERGEFORMAT </w:instrText>
      </w:r>
      <w:r>
        <w:fldChar w:fldCharType="separate"/>
      </w:r>
      <w:r w:rsidR="000C7DE2">
        <w:t>The Doxology for Archangel Suriel</w:t>
      </w:r>
      <w:r>
        <w:fldChar w:fldCharType="end"/>
      </w:r>
      <w:r>
        <w:tab/>
      </w:r>
      <w:r>
        <w:fldChar w:fldCharType="begin"/>
      </w:r>
      <w:r>
        <w:instrText xml:space="preserve"> PAGEREF _Ref434488250 \h </w:instrText>
      </w:r>
      <w:r>
        <w:fldChar w:fldCharType="separate"/>
      </w:r>
      <w:r w:rsidR="000C7DE2">
        <w:rPr>
          <w:noProof/>
        </w:rPr>
        <w:t>831</w:t>
      </w:r>
      <w:r>
        <w:fldChar w:fldCharType="end"/>
      </w:r>
    </w:p>
    <w:p w14:paraId="0A996B0B" w14:textId="77777777" w:rsidR="000C7DE2" w:rsidRDefault="00B46E6E" w:rsidP="000C7DE2">
      <w:pPr>
        <w:tabs>
          <w:tab w:val="left" w:leader="dot" w:pos="8280"/>
        </w:tabs>
        <w:spacing w:after="0" w:line="240" w:lineRule="auto"/>
      </w:pPr>
      <w:r>
        <w:fldChar w:fldCharType="begin"/>
      </w:r>
      <w:r>
        <w:instrText xml:space="preserve"> REF _Ref434488301 \h  \* MERGEFORMAT </w:instrText>
      </w:r>
      <w:r>
        <w:fldChar w:fldCharType="separate"/>
      </w:r>
      <w:r w:rsidR="000C7DE2">
        <w:t>The Verse of the Cymbals for the Four Incorporeal Beasts</w:t>
      </w:r>
    </w:p>
    <w:p w14:paraId="3AAC4A28" w14:textId="77777777" w:rsidR="000C7DE2" w:rsidRPr="00C14556" w:rsidRDefault="000C7DE2" w:rsidP="00C14556">
      <w:pPr>
        <w:pStyle w:val="Rubric"/>
      </w:pPr>
      <w:r>
        <w:t>See the Praxis Response below.</w:t>
      </w:r>
    </w:p>
    <w:p w14:paraId="3CC2AC4D" w14:textId="11908371" w:rsidR="00B46E6E" w:rsidRDefault="000C7DE2" w:rsidP="00B46E6E">
      <w:pPr>
        <w:tabs>
          <w:tab w:val="left" w:leader="dot" w:pos="8280"/>
        </w:tabs>
        <w:spacing w:after="0" w:line="240" w:lineRule="auto"/>
      </w:pPr>
      <w:r>
        <w:t>The Doxology for the Four Incorporeal Beasts</w:t>
      </w:r>
      <w:r w:rsidR="00B46E6E">
        <w:fldChar w:fldCharType="end"/>
      </w:r>
      <w:r w:rsidR="00B46E6E">
        <w:tab/>
      </w:r>
      <w:r w:rsidR="00B46E6E">
        <w:fldChar w:fldCharType="begin"/>
      </w:r>
      <w:r w:rsidR="00B46E6E">
        <w:instrText xml:space="preserve"> PAGEREF _Ref434488301 \h </w:instrText>
      </w:r>
      <w:r w:rsidR="00B46E6E">
        <w:fldChar w:fldCharType="separate"/>
      </w:r>
      <w:r>
        <w:rPr>
          <w:noProof/>
        </w:rPr>
        <w:t>686</w:t>
      </w:r>
      <w:r w:rsidR="00B46E6E">
        <w:fldChar w:fldCharType="end"/>
      </w:r>
    </w:p>
    <w:p w14:paraId="34F2D3E4" w14:textId="77777777" w:rsidR="000C7DE2" w:rsidRDefault="00B46E6E" w:rsidP="000C7DE2">
      <w:pPr>
        <w:tabs>
          <w:tab w:val="left" w:leader="dot" w:pos="8280"/>
        </w:tabs>
        <w:spacing w:after="0" w:line="240" w:lineRule="auto"/>
      </w:pPr>
      <w:r>
        <w:fldChar w:fldCharType="begin"/>
      </w:r>
      <w:r>
        <w:instrText xml:space="preserve"> REF _Ref434488339 \h  \* MERGEFORMAT </w:instrText>
      </w:r>
      <w:r>
        <w:fldChar w:fldCharType="separate"/>
      </w:r>
      <w:r w:rsidR="000C7DE2">
        <w:t>The</w:t>
      </w:r>
      <w:r w:rsidR="000C7DE2" w:rsidRPr="000C7DE2">
        <w:t xml:space="preserve"> Verses of the Cymbals</w:t>
      </w:r>
      <w:r w:rsidR="000C7DE2">
        <w:t xml:space="preserve"> for the Twenty Four Presbyters</w:t>
      </w:r>
    </w:p>
    <w:p w14:paraId="62B7AA3E" w14:textId="77777777" w:rsidR="000C7DE2" w:rsidRDefault="000C7DE2" w:rsidP="00935F13">
      <w:pPr>
        <w:pStyle w:val="Rubric"/>
      </w:pPr>
      <w:r>
        <w:t>See the Praxis Response, below.</w:t>
      </w:r>
    </w:p>
    <w:p w14:paraId="1358EC54" w14:textId="7349464A" w:rsidR="00B46E6E" w:rsidRDefault="000C7DE2" w:rsidP="00B46E6E">
      <w:pPr>
        <w:tabs>
          <w:tab w:val="left" w:leader="dot" w:pos="8280"/>
        </w:tabs>
        <w:spacing w:after="0" w:line="240" w:lineRule="auto"/>
      </w:pPr>
      <w:r>
        <w:t>The Doxology for the Twenty Four Presbyters</w:t>
      </w:r>
      <w:r w:rsidR="00B46E6E">
        <w:fldChar w:fldCharType="end"/>
      </w:r>
      <w:r w:rsidR="00B46E6E">
        <w:tab/>
      </w:r>
      <w:r w:rsidR="00B46E6E">
        <w:fldChar w:fldCharType="begin"/>
      </w:r>
      <w:r w:rsidR="00B46E6E">
        <w:instrText xml:space="preserve"> PAGEREF _Ref434488339 \h </w:instrText>
      </w:r>
      <w:r w:rsidR="00B46E6E">
        <w:fldChar w:fldCharType="separate"/>
      </w:r>
      <w:r>
        <w:rPr>
          <w:noProof/>
        </w:rPr>
        <w:t>698</w:t>
      </w:r>
      <w:r w:rsidR="00B46E6E">
        <w:fldChar w:fldCharType="end"/>
      </w:r>
    </w:p>
    <w:p w14:paraId="556F0AA3" w14:textId="7A454139" w:rsidR="00B46E6E" w:rsidRDefault="00B46E6E" w:rsidP="00B46E6E">
      <w:pPr>
        <w:tabs>
          <w:tab w:val="left" w:leader="dot" w:pos="8280"/>
        </w:tabs>
        <w:spacing w:after="0" w:line="240" w:lineRule="auto"/>
      </w:pPr>
      <w:r>
        <w:fldChar w:fldCharType="begin"/>
      </w:r>
      <w:r>
        <w:instrText xml:space="preserve"> REF _Ref434488390 \h  \* MERGEFORMAT </w:instrText>
      </w:r>
      <w:r>
        <w:fldChar w:fldCharType="separate"/>
      </w:r>
      <w:r w:rsidR="000C7DE2">
        <w:t>The Doxology of the Heavenly</w:t>
      </w:r>
      <w:r>
        <w:fldChar w:fldCharType="end"/>
      </w:r>
      <w:r>
        <w:tab/>
      </w:r>
      <w:r>
        <w:fldChar w:fldCharType="begin"/>
      </w:r>
      <w:r>
        <w:instrText xml:space="preserve"> PAGEREF _Ref434488390 \h </w:instrText>
      </w:r>
      <w:r>
        <w:fldChar w:fldCharType="separate"/>
      </w:r>
      <w:r w:rsidR="000C7DE2">
        <w:rPr>
          <w:noProof/>
        </w:rPr>
        <w:t>604</w:t>
      </w:r>
      <w:r>
        <w:fldChar w:fldCharType="end"/>
      </w:r>
    </w:p>
    <w:p w14:paraId="1FF7EAEE" w14:textId="02285B6F" w:rsidR="00B46E6E" w:rsidRDefault="00B46E6E" w:rsidP="00B46E6E">
      <w:pPr>
        <w:tabs>
          <w:tab w:val="left" w:leader="dot" w:pos="8280"/>
        </w:tabs>
        <w:spacing w:after="0" w:line="240" w:lineRule="auto"/>
      </w:pPr>
      <w:r>
        <w:fldChar w:fldCharType="begin"/>
      </w:r>
      <w:r>
        <w:instrText xml:space="preserve"> REF _Ref434488524 \h  \* MERGEFORMAT </w:instrText>
      </w:r>
      <w:r>
        <w:fldChar w:fldCharType="separate"/>
      </w:r>
      <w:r w:rsidR="000C7DE2">
        <w:t>The Doxology of St. John the Baptist</w:t>
      </w:r>
      <w:r>
        <w:fldChar w:fldCharType="end"/>
      </w:r>
      <w:r>
        <w:tab/>
      </w:r>
      <w:r>
        <w:fldChar w:fldCharType="begin"/>
      </w:r>
      <w:r>
        <w:instrText xml:space="preserve"> PAGEREF _Ref434488524 \h </w:instrText>
      </w:r>
      <w:r>
        <w:fldChar w:fldCharType="separate"/>
      </w:r>
      <w:r w:rsidR="000C7DE2">
        <w:rPr>
          <w:noProof/>
        </w:rPr>
        <w:t>605</w:t>
      </w:r>
      <w:r>
        <w:fldChar w:fldCharType="end"/>
      </w:r>
    </w:p>
    <w:p w14:paraId="04FC6C87" w14:textId="3D66EC67" w:rsidR="00B46E6E" w:rsidRDefault="00B46E6E" w:rsidP="00B46E6E">
      <w:pPr>
        <w:tabs>
          <w:tab w:val="left" w:leader="dot" w:pos="8280"/>
        </w:tabs>
        <w:spacing w:after="0" w:line="240" w:lineRule="auto"/>
      </w:pPr>
      <w:r>
        <w:fldChar w:fldCharType="begin"/>
      </w:r>
      <w:r>
        <w:instrText xml:space="preserve"> REF _Ref434488546 \h  \* MERGEFORMAT </w:instrText>
      </w:r>
      <w:r>
        <w:fldChar w:fldCharType="separate"/>
      </w:r>
      <w:r w:rsidR="000C7DE2">
        <w:t>Another Doxology of St. John the Baptist</w:t>
      </w:r>
      <w:r>
        <w:fldChar w:fldCharType="end"/>
      </w:r>
      <w:r>
        <w:tab/>
      </w:r>
      <w:r>
        <w:fldChar w:fldCharType="begin"/>
      </w:r>
      <w:r>
        <w:instrText xml:space="preserve"> PAGEREF _Ref434488546 \h </w:instrText>
      </w:r>
      <w:r>
        <w:fldChar w:fldCharType="separate"/>
      </w:r>
      <w:r w:rsidR="000C7DE2">
        <w:rPr>
          <w:noProof/>
        </w:rPr>
        <w:t>606</w:t>
      </w:r>
      <w:r>
        <w:fldChar w:fldCharType="end"/>
      </w:r>
    </w:p>
    <w:p w14:paraId="62DC3621" w14:textId="78AEC35E" w:rsidR="00B46E6E" w:rsidRDefault="00B46E6E" w:rsidP="00B46E6E">
      <w:pPr>
        <w:tabs>
          <w:tab w:val="left" w:leader="dot" w:pos="8280"/>
        </w:tabs>
        <w:spacing w:after="0" w:line="240" w:lineRule="auto"/>
      </w:pPr>
      <w:r>
        <w:fldChar w:fldCharType="begin"/>
      </w:r>
      <w:r>
        <w:instrText xml:space="preserve"> REF _Ref434488616 \h  \* MERGEFORMAT </w:instrText>
      </w:r>
      <w:r>
        <w:fldChar w:fldCharType="separate"/>
      </w:r>
      <w:r w:rsidR="000C7DE2">
        <w:t>The Doxology for the One Hundred and Forty Four Thousand</w:t>
      </w:r>
      <w:r>
        <w:fldChar w:fldCharType="end"/>
      </w:r>
      <w:r>
        <w:tab/>
      </w:r>
      <w:r>
        <w:fldChar w:fldCharType="begin"/>
      </w:r>
      <w:r>
        <w:instrText xml:space="preserve"> PAGEREF _Ref434488616 \h </w:instrText>
      </w:r>
      <w:r>
        <w:fldChar w:fldCharType="separate"/>
      </w:r>
      <w:r w:rsidR="000C7DE2">
        <w:rPr>
          <w:noProof/>
        </w:rPr>
        <w:t>768</w:t>
      </w:r>
      <w:r>
        <w:fldChar w:fldCharType="end"/>
      </w:r>
    </w:p>
    <w:p w14:paraId="35158DF2" w14:textId="46FDDB0E" w:rsidR="00B46E6E" w:rsidRDefault="00B46E6E" w:rsidP="00B46E6E">
      <w:pPr>
        <w:tabs>
          <w:tab w:val="left" w:leader="dot" w:pos="8280"/>
        </w:tabs>
        <w:spacing w:after="0" w:line="240" w:lineRule="auto"/>
      </w:pPr>
      <w:r>
        <w:fldChar w:fldCharType="begin"/>
      </w:r>
      <w:r>
        <w:instrText xml:space="preserve"> REF _Ref434488644 \h  \* MERGEFORMAT </w:instrText>
      </w:r>
      <w:r>
        <w:fldChar w:fldCharType="separate"/>
      </w:r>
      <w:r w:rsidR="000C7DE2">
        <w:t>A Doxology for the Apostles</w:t>
      </w:r>
      <w:r>
        <w:fldChar w:fldCharType="end"/>
      </w:r>
      <w:r>
        <w:tab/>
      </w:r>
      <w:r>
        <w:fldChar w:fldCharType="begin"/>
      </w:r>
      <w:r>
        <w:instrText xml:space="preserve"> PAGEREF _Ref434488644 \h </w:instrText>
      </w:r>
      <w:r>
        <w:fldChar w:fldCharType="separate"/>
      </w:r>
      <w:r w:rsidR="000C7DE2">
        <w:rPr>
          <w:noProof/>
        </w:rPr>
        <w:t>607</w:t>
      </w:r>
      <w:r>
        <w:fldChar w:fldCharType="end"/>
      </w:r>
    </w:p>
    <w:p w14:paraId="16F33D5B" w14:textId="298531B3" w:rsidR="00B46E6E" w:rsidRDefault="00B46E6E" w:rsidP="00B46E6E">
      <w:pPr>
        <w:tabs>
          <w:tab w:val="left" w:leader="dot" w:pos="8280"/>
        </w:tabs>
        <w:spacing w:after="0" w:line="240" w:lineRule="auto"/>
      </w:pPr>
      <w:r>
        <w:fldChar w:fldCharType="begin"/>
      </w:r>
      <w:r>
        <w:instrText xml:space="preserve"> REF _Ref434488657 \h  \* MERGEFORMAT </w:instrText>
      </w:r>
      <w:r>
        <w:fldChar w:fldCharType="separate"/>
      </w:r>
      <w:r w:rsidR="000C7DE2">
        <w:t>Another Doxology for the Apostles</w:t>
      </w:r>
      <w:r>
        <w:fldChar w:fldCharType="end"/>
      </w:r>
      <w:r>
        <w:tab/>
      </w:r>
      <w:r>
        <w:fldChar w:fldCharType="begin"/>
      </w:r>
      <w:r>
        <w:instrText xml:space="preserve"> PAGEREF _Ref434488657 \h </w:instrText>
      </w:r>
      <w:r>
        <w:fldChar w:fldCharType="separate"/>
      </w:r>
      <w:r w:rsidR="000C7DE2">
        <w:rPr>
          <w:noProof/>
        </w:rPr>
        <w:t>607</w:t>
      </w:r>
      <w:r>
        <w:fldChar w:fldCharType="end"/>
      </w:r>
    </w:p>
    <w:p w14:paraId="0C8587A1" w14:textId="44460B21" w:rsidR="00B46E6E" w:rsidRDefault="00B46E6E" w:rsidP="00B46E6E">
      <w:pPr>
        <w:tabs>
          <w:tab w:val="left" w:leader="dot" w:pos="8280"/>
        </w:tabs>
        <w:spacing w:after="0" w:line="240" w:lineRule="auto"/>
      </w:pPr>
      <w:r>
        <w:fldChar w:fldCharType="begin"/>
      </w:r>
      <w:r>
        <w:instrText xml:space="preserve"> REF _Ref434477973 \h  \* MERGEFORMAT </w:instrText>
      </w:r>
      <w:r>
        <w:fldChar w:fldCharType="separate"/>
      </w:r>
      <w:r w:rsidR="000C7DE2">
        <w:t>The Doxology of Sts. Peter and Paul</w:t>
      </w:r>
      <w:r>
        <w:fldChar w:fldCharType="end"/>
      </w:r>
      <w:r>
        <w:tab/>
      </w:r>
      <w:r>
        <w:fldChar w:fldCharType="begin"/>
      </w:r>
      <w:r>
        <w:instrText xml:space="preserve"> PAGEREF _Ref434477973 \h </w:instrText>
      </w:r>
      <w:r>
        <w:fldChar w:fldCharType="separate"/>
      </w:r>
      <w:r w:rsidR="000C7DE2">
        <w:rPr>
          <w:noProof/>
        </w:rPr>
        <w:t>904</w:t>
      </w:r>
      <w:r>
        <w:fldChar w:fldCharType="end"/>
      </w:r>
    </w:p>
    <w:p w14:paraId="79B0EE79" w14:textId="691EBD6C" w:rsidR="00B46E6E" w:rsidRDefault="00B46E6E" w:rsidP="00B46E6E">
      <w:pPr>
        <w:tabs>
          <w:tab w:val="left" w:leader="dot" w:pos="8280"/>
        </w:tabs>
        <w:spacing w:after="0" w:line="240" w:lineRule="auto"/>
      </w:pPr>
      <w:r>
        <w:fldChar w:fldCharType="begin"/>
      </w:r>
      <w:r>
        <w:instrText xml:space="preserve"> REF _Ref434488724 \h  \* MERGEFORMAT </w:instrText>
      </w:r>
      <w:r>
        <w:fldChar w:fldCharType="separate"/>
      </w:r>
      <w:r w:rsidR="000C7DE2">
        <w:t>The Doxology of St. Paul</w:t>
      </w:r>
      <w:r>
        <w:fldChar w:fldCharType="end"/>
      </w:r>
      <w:r>
        <w:tab/>
      </w:r>
      <w:r>
        <w:fldChar w:fldCharType="begin"/>
      </w:r>
      <w:r>
        <w:instrText xml:space="preserve"> PAGEREF _Ref434488724 \h </w:instrText>
      </w:r>
      <w:r>
        <w:fldChar w:fldCharType="separate"/>
      </w:r>
      <w:r w:rsidR="000C7DE2">
        <w:rPr>
          <w:noProof/>
        </w:rPr>
        <w:t>906</w:t>
      </w:r>
      <w:r>
        <w:fldChar w:fldCharType="end"/>
      </w:r>
    </w:p>
    <w:p w14:paraId="13B980A3" w14:textId="1A8C6946" w:rsidR="00B46E6E" w:rsidRDefault="00B46E6E" w:rsidP="00B46E6E">
      <w:pPr>
        <w:tabs>
          <w:tab w:val="left" w:leader="dot" w:pos="8280"/>
        </w:tabs>
        <w:spacing w:after="0" w:line="240" w:lineRule="auto"/>
      </w:pPr>
      <w:r>
        <w:fldChar w:fldCharType="begin"/>
      </w:r>
      <w:r>
        <w:instrText xml:space="preserve"> REF _Ref434488768 \h  \* MERGEFORMAT </w:instrText>
      </w:r>
      <w:r>
        <w:fldChar w:fldCharType="separate"/>
      </w:r>
      <w:r w:rsidR="000C7DE2">
        <w:t>The Doxology for St. John the Evangelist</w:t>
      </w:r>
      <w:r>
        <w:fldChar w:fldCharType="end"/>
      </w:r>
      <w:r>
        <w:tab/>
      </w:r>
      <w:r>
        <w:fldChar w:fldCharType="begin"/>
      </w:r>
      <w:r>
        <w:instrText xml:space="preserve"> PAGEREF _Ref434488768 \h </w:instrText>
      </w:r>
      <w:r>
        <w:fldChar w:fldCharType="separate"/>
      </w:r>
      <w:r w:rsidR="000C7DE2">
        <w:rPr>
          <w:noProof/>
        </w:rPr>
        <w:t>769</w:t>
      </w:r>
      <w:r>
        <w:fldChar w:fldCharType="end"/>
      </w:r>
    </w:p>
    <w:p w14:paraId="4E889740" w14:textId="703170D6" w:rsidR="00B46E6E" w:rsidRDefault="00B46E6E" w:rsidP="00B46E6E">
      <w:pPr>
        <w:tabs>
          <w:tab w:val="left" w:leader="dot" w:pos="8280"/>
        </w:tabs>
        <w:spacing w:after="0" w:line="240" w:lineRule="auto"/>
      </w:pPr>
      <w:r>
        <w:fldChar w:fldCharType="begin"/>
      </w:r>
      <w:r>
        <w:instrText xml:space="preserve"> REF _Ref434488814 \h  \* MERGEFORMAT </w:instrText>
      </w:r>
      <w:r>
        <w:fldChar w:fldCharType="separate"/>
      </w:r>
      <w:r w:rsidR="000C7DE2">
        <w:t>The Doxology of St. Mark</w:t>
      </w:r>
      <w:r>
        <w:fldChar w:fldCharType="end"/>
      </w:r>
      <w:r>
        <w:tab/>
      </w:r>
      <w:r>
        <w:fldChar w:fldCharType="begin"/>
      </w:r>
      <w:r>
        <w:instrText xml:space="preserve"> PAGEREF _Ref434488814 \h </w:instrText>
      </w:r>
      <w:r>
        <w:fldChar w:fldCharType="separate"/>
      </w:r>
      <w:r w:rsidR="000C7DE2">
        <w:rPr>
          <w:noProof/>
        </w:rPr>
        <w:t>608</w:t>
      </w:r>
      <w:r>
        <w:fldChar w:fldCharType="end"/>
      </w:r>
    </w:p>
    <w:p w14:paraId="691F4844" w14:textId="656E7A47" w:rsidR="00B46E6E" w:rsidRDefault="00B46E6E" w:rsidP="00B46E6E">
      <w:pPr>
        <w:tabs>
          <w:tab w:val="left" w:leader="dot" w:pos="8280"/>
        </w:tabs>
        <w:spacing w:after="0" w:line="240" w:lineRule="auto"/>
      </w:pPr>
      <w:r>
        <w:fldChar w:fldCharType="begin"/>
      </w:r>
      <w:r>
        <w:instrText xml:space="preserve"> REF _Ref434488936 \h  \* MERGEFORMAT </w:instrText>
      </w:r>
      <w:r>
        <w:fldChar w:fldCharType="separate"/>
      </w:r>
      <w:r w:rsidR="000C7DE2">
        <w:t>Another Doxology of St. Mark</w:t>
      </w:r>
      <w:r>
        <w:fldChar w:fldCharType="end"/>
      </w:r>
      <w:r>
        <w:tab/>
      </w:r>
      <w:r>
        <w:fldChar w:fldCharType="begin"/>
      </w:r>
      <w:r>
        <w:instrText xml:space="preserve"> PAGEREF _Ref434488936 \h </w:instrText>
      </w:r>
      <w:r>
        <w:fldChar w:fldCharType="separate"/>
      </w:r>
      <w:r w:rsidR="000C7DE2">
        <w:rPr>
          <w:noProof/>
        </w:rPr>
        <w:t>863</w:t>
      </w:r>
      <w:r>
        <w:fldChar w:fldCharType="end"/>
      </w:r>
    </w:p>
    <w:p w14:paraId="7024469F" w14:textId="535C85D6" w:rsidR="00B46E6E" w:rsidRDefault="00B46E6E" w:rsidP="00B46E6E">
      <w:pPr>
        <w:tabs>
          <w:tab w:val="left" w:leader="dot" w:pos="8280"/>
        </w:tabs>
        <w:spacing w:after="0" w:line="240" w:lineRule="auto"/>
      </w:pPr>
      <w:r>
        <w:fldChar w:fldCharType="begin"/>
      </w:r>
      <w:r>
        <w:instrText xml:space="preserve"> REF _Ref434488992 \h  \* MERGEFORMAT </w:instrText>
      </w:r>
      <w:r>
        <w:fldChar w:fldCharType="separate"/>
      </w:r>
      <w:r w:rsidR="000C7DE2">
        <w:t>The Doxology of Any Apostle</w:t>
      </w:r>
      <w:r>
        <w:fldChar w:fldCharType="end"/>
      </w:r>
      <w:r>
        <w:tab/>
      </w:r>
      <w:r>
        <w:fldChar w:fldCharType="begin"/>
      </w:r>
      <w:r>
        <w:instrText xml:space="preserve"> PAGEREF _Ref434488992 \h </w:instrText>
      </w:r>
      <w:r>
        <w:fldChar w:fldCharType="separate"/>
      </w:r>
      <w:r w:rsidR="000C7DE2">
        <w:rPr>
          <w:noProof/>
        </w:rPr>
        <w:t>609</w:t>
      </w:r>
      <w:r>
        <w:fldChar w:fldCharType="end"/>
      </w:r>
    </w:p>
    <w:p w14:paraId="3AB62D82" w14:textId="6D8EF436" w:rsidR="00B46E6E" w:rsidRDefault="00B46E6E" w:rsidP="00B46E6E">
      <w:pPr>
        <w:tabs>
          <w:tab w:val="left" w:leader="dot" w:pos="8280"/>
        </w:tabs>
        <w:spacing w:after="0" w:line="240" w:lineRule="auto"/>
      </w:pPr>
      <w:r>
        <w:fldChar w:fldCharType="begin"/>
      </w:r>
      <w:r>
        <w:instrText xml:space="preserve"> REF _Ref434489014 \h  \* MERGEFORMAT </w:instrText>
      </w:r>
      <w:r>
        <w:fldChar w:fldCharType="separate"/>
      </w:r>
      <w:r w:rsidR="000C7DE2">
        <w:t>The Doxology of St. Stephen</w:t>
      </w:r>
      <w:r>
        <w:fldChar w:fldCharType="end"/>
      </w:r>
      <w:r>
        <w:tab/>
      </w:r>
      <w:r>
        <w:fldChar w:fldCharType="begin"/>
      </w:r>
      <w:r>
        <w:instrText xml:space="preserve"> PAGEREF _Ref434489014 \h </w:instrText>
      </w:r>
      <w:r>
        <w:fldChar w:fldCharType="separate"/>
      </w:r>
      <w:r w:rsidR="000C7DE2">
        <w:rPr>
          <w:noProof/>
        </w:rPr>
        <w:t>610</w:t>
      </w:r>
      <w:r>
        <w:fldChar w:fldCharType="end"/>
      </w:r>
    </w:p>
    <w:p w14:paraId="79FCB5DB" w14:textId="609AFA5D" w:rsidR="00B46E6E" w:rsidRDefault="00B46E6E" w:rsidP="00B46E6E">
      <w:pPr>
        <w:tabs>
          <w:tab w:val="left" w:leader="dot" w:pos="8280"/>
        </w:tabs>
        <w:spacing w:after="0" w:line="240" w:lineRule="auto"/>
      </w:pPr>
      <w:r>
        <w:fldChar w:fldCharType="begin"/>
      </w:r>
      <w:r>
        <w:instrText xml:space="preserve"> REF _Ref434488476 \h  \* MERGEFORMAT </w:instrText>
      </w:r>
      <w:r>
        <w:fldChar w:fldCharType="separate"/>
      </w:r>
      <w:r w:rsidR="000C7DE2">
        <w:t>The Doxology for St. Joseph the Carpenter</w:t>
      </w:r>
      <w:r>
        <w:fldChar w:fldCharType="end"/>
      </w:r>
      <w:r>
        <w:tab/>
      </w:r>
      <w:r>
        <w:fldChar w:fldCharType="begin"/>
      </w:r>
      <w:r>
        <w:instrText xml:space="preserve"> PAGEREF _Ref434488476 \h </w:instrText>
      </w:r>
      <w:r>
        <w:fldChar w:fldCharType="separate"/>
      </w:r>
      <w:r w:rsidR="000C7DE2">
        <w:rPr>
          <w:noProof/>
        </w:rPr>
        <w:t>926</w:t>
      </w:r>
      <w:r>
        <w:fldChar w:fldCharType="end"/>
      </w:r>
    </w:p>
    <w:p w14:paraId="6ED98665" w14:textId="1AC89597" w:rsidR="00B46E6E" w:rsidRDefault="00B46E6E" w:rsidP="00B46E6E">
      <w:pPr>
        <w:tabs>
          <w:tab w:val="left" w:leader="dot" w:pos="8280"/>
        </w:tabs>
        <w:spacing w:after="0" w:line="240" w:lineRule="auto"/>
      </w:pPr>
      <w:r>
        <w:fldChar w:fldCharType="begin"/>
      </w:r>
      <w:r>
        <w:instrText xml:space="preserve"> REF _Ref434489077 \h  \* MERGEFORMAT </w:instrText>
      </w:r>
      <w:r>
        <w:fldChar w:fldCharType="separate"/>
      </w:r>
      <w:r w:rsidR="000C7DE2">
        <w:t>The Doxology for St. Mary Magdalene</w:t>
      </w:r>
      <w:r>
        <w:fldChar w:fldCharType="end"/>
      </w:r>
      <w:r>
        <w:tab/>
      </w:r>
      <w:r>
        <w:fldChar w:fldCharType="begin"/>
      </w:r>
      <w:r>
        <w:instrText xml:space="preserve"> PAGEREF _Ref434489077 \h </w:instrText>
      </w:r>
      <w:r>
        <w:fldChar w:fldCharType="separate"/>
      </w:r>
      <w:r w:rsidR="000C7DE2">
        <w:rPr>
          <w:noProof/>
        </w:rPr>
        <w:t>928</w:t>
      </w:r>
      <w:r>
        <w:fldChar w:fldCharType="end"/>
      </w:r>
    </w:p>
    <w:p w14:paraId="2A05CA01" w14:textId="74EFA8E4" w:rsidR="00B46E6E" w:rsidRDefault="00B46E6E" w:rsidP="00B46E6E">
      <w:pPr>
        <w:tabs>
          <w:tab w:val="left" w:leader="dot" w:pos="8280"/>
        </w:tabs>
        <w:spacing w:after="0" w:line="240" w:lineRule="auto"/>
      </w:pPr>
      <w:r>
        <w:fldChar w:fldCharType="begin"/>
      </w:r>
      <w:r>
        <w:instrText xml:space="preserve"> REF _Ref434478195 \h  \* MERGEFORMAT </w:instrText>
      </w:r>
      <w:r>
        <w:fldChar w:fldCharType="separate"/>
      </w:r>
      <w:r w:rsidR="000C7DE2">
        <w:t>The Doxology for Lazarus Saturday</w:t>
      </w:r>
      <w:r>
        <w:fldChar w:fldCharType="end"/>
      </w:r>
      <w:r>
        <w:tab/>
      </w:r>
      <w:r>
        <w:fldChar w:fldCharType="begin"/>
      </w:r>
      <w:r>
        <w:instrText xml:space="preserve"> PAGEREF _Ref434478195 \h </w:instrText>
      </w:r>
      <w:r>
        <w:fldChar w:fldCharType="separate"/>
      </w:r>
      <w:r w:rsidR="000C7DE2">
        <w:rPr>
          <w:noProof/>
        </w:rPr>
        <w:t>978</w:t>
      </w:r>
      <w:r>
        <w:fldChar w:fldCharType="end"/>
      </w:r>
    </w:p>
    <w:p w14:paraId="3B233ED6" w14:textId="23D37F3F" w:rsidR="00B46E6E" w:rsidRDefault="00B46E6E" w:rsidP="00B46E6E">
      <w:pPr>
        <w:tabs>
          <w:tab w:val="left" w:leader="dot" w:pos="8280"/>
        </w:tabs>
        <w:spacing w:after="0" w:line="240" w:lineRule="auto"/>
      </w:pPr>
      <w:r>
        <w:fldChar w:fldCharType="begin"/>
      </w:r>
      <w:r>
        <w:instrText xml:space="preserve"> REF _Ref434489170 \h  \* MERGEFORMAT </w:instrText>
      </w:r>
      <w:r>
        <w:fldChar w:fldCharType="separate"/>
      </w:r>
      <w:r w:rsidR="000C7DE2">
        <w:t>The Doxology of St. George</w:t>
      </w:r>
      <w:r>
        <w:fldChar w:fldCharType="end"/>
      </w:r>
      <w:r>
        <w:tab/>
      </w:r>
      <w:r>
        <w:fldChar w:fldCharType="begin"/>
      </w:r>
      <w:r>
        <w:instrText xml:space="preserve"> PAGEREF _Ref434489170 \h </w:instrText>
      </w:r>
      <w:r>
        <w:fldChar w:fldCharType="separate"/>
      </w:r>
      <w:r w:rsidR="000C7DE2">
        <w:rPr>
          <w:noProof/>
        </w:rPr>
        <w:t>612</w:t>
      </w:r>
      <w:r>
        <w:fldChar w:fldCharType="end"/>
      </w:r>
    </w:p>
    <w:p w14:paraId="522E739A" w14:textId="1DFF6C34" w:rsidR="00B46E6E" w:rsidRDefault="00B46E6E" w:rsidP="00B46E6E">
      <w:pPr>
        <w:tabs>
          <w:tab w:val="left" w:leader="dot" w:pos="8280"/>
        </w:tabs>
        <w:spacing w:after="0" w:line="240" w:lineRule="auto"/>
      </w:pPr>
      <w:r>
        <w:fldChar w:fldCharType="begin"/>
      </w:r>
      <w:r>
        <w:instrText xml:space="preserve"> REF _Ref434489211 \h  \* MERGEFORMAT </w:instrText>
      </w:r>
      <w:r>
        <w:fldChar w:fldCharType="separate"/>
      </w:r>
      <w:r w:rsidR="000C7DE2">
        <w:t>Another Doxology of St. George</w:t>
      </w:r>
      <w:r>
        <w:fldChar w:fldCharType="end"/>
      </w:r>
      <w:r>
        <w:tab/>
      </w:r>
      <w:r>
        <w:fldChar w:fldCharType="begin"/>
      </w:r>
      <w:r>
        <w:instrText xml:space="preserve"> PAGEREF _Ref434489211 \h </w:instrText>
      </w:r>
      <w:r>
        <w:fldChar w:fldCharType="separate"/>
      </w:r>
      <w:r w:rsidR="000C7DE2">
        <w:rPr>
          <w:noProof/>
        </w:rPr>
        <w:t>862</w:t>
      </w:r>
      <w:r>
        <w:fldChar w:fldCharType="end"/>
      </w:r>
    </w:p>
    <w:p w14:paraId="5B15CF4F" w14:textId="499F23D4" w:rsidR="00B46E6E" w:rsidRDefault="00B46E6E" w:rsidP="00B46E6E">
      <w:pPr>
        <w:tabs>
          <w:tab w:val="left" w:leader="dot" w:pos="8280"/>
        </w:tabs>
        <w:spacing w:after="0" w:line="240" w:lineRule="auto"/>
      </w:pPr>
      <w:r>
        <w:fldChar w:fldCharType="begin"/>
      </w:r>
      <w:r>
        <w:instrText xml:space="preserve"> REF _Ref434489277 \h  \* MERGEFORMAT </w:instrText>
      </w:r>
      <w:r>
        <w:fldChar w:fldCharType="separate"/>
      </w:r>
      <w:r w:rsidR="000C7DE2">
        <w:t>The Doxology of St. Theodore of Shotep, the General</w:t>
      </w:r>
      <w:r>
        <w:fldChar w:fldCharType="end"/>
      </w:r>
      <w:r>
        <w:tab/>
      </w:r>
      <w:r>
        <w:fldChar w:fldCharType="begin"/>
      </w:r>
      <w:r>
        <w:instrText xml:space="preserve"> PAGEREF _Ref434489277 \h </w:instrText>
      </w:r>
      <w:r>
        <w:fldChar w:fldCharType="separate"/>
      </w:r>
      <w:r w:rsidR="000C7DE2">
        <w:rPr>
          <w:noProof/>
        </w:rPr>
        <w:t>922</w:t>
      </w:r>
      <w:r>
        <w:fldChar w:fldCharType="end"/>
      </w:r>
    </w:p>
    <w:p w14:paraId="6EBEE6E8" w14:textId="5BD4AFD3" w:rsidR="00B46E6E" w:rsidRDefault="00B46E6E" w:rsidP="00B46E6E">
      <w:pPr>
        <w:tabs>
          <w:tab w:val="left" w:leader="dot" w:pos="8280"/>
        </w:tabs>
        <w:spacing w:after="0" w:line="240" w:lineRule="auto"/>
      </w:pPr>
      <w:r>
        <w:fldChar w:fldCharType="begin"/>
      </w:r>
      <w:r>
        <w:instrText xml:space="preserve"> REF _Ref434489296 \h  \* MERGEFORMAT </w:instrText>
      </w:r>
      <w:r>
        <w:fldChar w:fldCharType="separate"/>
      </w:r>
      <w:r w:rsidR="000C7DE2">
        <w:t>Another Doxology of St. Theodore of Shotep, the General</w:t>
      </w:r>
      <w:r>
        <w:fldChar w:fldCharType="end"/>
      </w:r>
      <w:r>
        <w:tab/>
      </w:r>
      <w:r>
        <w:fldChar w:fldCharType="begin"/>
      </w:r>
      <w:r>
        <w:instrText xml:space="preserve"> PAGEREF _Ref434489296 \h </w:instrText>
      </w:r>
      <w:r>
        <w:fldChar w:fldCharType="separate"/>
      </w:r>
      <w:r w:rsidR="000C7DE2">
        <w:rPr>
          <w:noProof/>
        </w:rPr>
        <w:t>922</w:t>
      </w:r>
      <w:r>
        <w:fldChar w:fldCharType="end"/>
      </w:r>
    </w:p>
    <w:p w14:paraId="2CAD50FD" w14:textId="183FE0D5" w:rsidR="00B46E6E" w:rsidRDefault="00B46E6E" w:rsidP="00B46E6E">
      <w:pPr>
        <w:tabs>
          <w:tab w:val="left" w:leader="dot" w:pos="8280"/>
        </w:tabs>
        <w:spacing w:after="0" w:line="240" w:lineRule="auto"/>
      </w:pPr>
      <w:r>
        <w:fldChar w:fldCharType="begin"/>
      </w:r>
      <w:r>
        <w:instrText xml:space="preserve"> REF _Ref434489376 \h  \* MERGEFORMAT </w:instrText>
      </w:r>
      <w:r>
        <w:fldChar w:fldCharType="separate"/>
      </w:r>
      <w:r w:rsidR="000C7DE2">
        <w:t>The Doxology for St. Theodore Anatoly</w:t>
      </w:r>
      <w:r>
        <w:fldChar w:fldCharType="end"/>
      </w:r>
      <w:r>
        <w:tab/>
      </w:r>
      <w:r>
        <w:fldChar w:fldCharType="begin"/>
      </w:r>
      <w:r>
        <w:instrText xml:space="preserve"> PAGEREF _Ref434489376 \h </w:instrText>
      </w:r>
      <w:r>
        <w:fldChar w:fldCharType="separate"/>
      </w:r>
      <w:r w:rsidR="000C7DE2">
        <w:rPr>
          <w:noProof/>
        </w:rPr>
        <w:t>814</w:t>
      </w:r>
      <w:r>
        <w:fldChar w:fldCharType="end"/>
      </w:r>
      <w:r>
        <w:tab/>
      </w:r>
    </w:p>
    <w:p w14:paraId="238DF2EA" w14:textId="77777777" w:rsidR="000C7DE2" w:rsidRPr="000C7DE2" w:rsidRDefault="00B46E6E" w:rsidP="00B46E6E">
      <w:pPr>
        <w:tabs>
          <w:tab w:val="left" w:leader="dot" w:pos="8280"/>
        </w:tabs>
        <w:spacing w:after="0" w:line="240" w:lineRule="auto"/>
      </w:pPr>
      <w:r>
        <w:fldChar w:fldCharType="begin"/>
      </w:r>
      <w:r>
        <w:instrText xml:space="preserve"> REF _Ref434489457 \h  \* MERGEFORMAT </w:instrText>
      </w:r>
      <w:r>
        <w:fldChar w:fldCharType="separate"/>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75757A4A" w14:textId="77777777" w:rsidTr="00F76CFB">
        <w:trPr>
          <w:cantSplit/>
          <w:jc w:val="center"/>
        </w:trPr>
        <w:tc>
          <w:tcPr>
            <w:tcW w:w="288" w:type="dxa"/>
          </w:tcPr>
          <w:p w14:paraId="3B32A776" w14:textId="7D0E2AD4" w:rsidR="000C7DE2" w:rsidRDefault="000C7DE2" w:rsidP="000C7DE2"/>
        </w:tc>
        <w:tc>
          <w:tcPr>
            <w:tcW w:w="3960" w:type="dxa"/>
          </w:tcPr>
          <w:p w14:paraId="214F221A" w14:textId="77777777" w:rsidR="000C7DE2" w:rsidRDefault="000C7DE2" w:rsidP="00F76CFB">
            <w:pPr>
              <w:pStyle w:val="EngHang"/>
            </w:pPr>
            <w:r>
              <w:rPr>
                <w:rFonts w:hint="eastAsia"/>
              </w:rPr>
              <w:t>Hail to you, O martyr.</w:t>
            </w:r>
          </w:p>
          <w:p w14:paraId="73DBF6D1" w14:textId="77777777" w:rsidR="000C7DE2" w:rsidRDefault="000C7DE2" w:rsidP="00F76CFB">
            <w:pPr>
              <w:pStyle w:val="EngHang"/>
            </w:pPr>
            <w:r>
              <w:rPr>
                <w:rFonts w:hint="eastAsia"/>
              </w:rPr>
              <w:t>Hail to the noble athlete,</w:t>
            </w:r>
          </w:p>
          <w:p w14:paraId="589892AE" w14:textId="77777777" w:rsidR="000C7DE2" w:rsidRDefault="000C7DE2" w:rsidP="00F76CFB">
            <w:pPr>
              <w:pStyle w:val="EngHang"/>
            </w:pPr>
            <w:r>
              <w:rPr>
                <w:rFonts w:hint="eastAsia"/>
              </w:rPr>
              <w:t>Hail to the struggle-bearer,</w:t>
            </w:r>
          </w:p>
          <w:p w14:paraId="704006A2" w14:textId="77777777" w:rsidR="000C7DE2" w:rsidRDefault="000C7DE2" w:rsidP="00F76CFB">
            <w:pPr>
              <w:pStyle w:val="EngHangEnd"/>
            </w:pPr>
            <w:r>
              <w:t>Philopater Mercurius.</w:t>
            </w:r>
          </w:p>
        </w:tc>
        <w:tc>
          <w:tcPr>
            <w:tcW w:w="288" w:type="dxa"/>
          </w:tcPr>
          <w:p w14:paraId="634B647E" w14:textId="77777777" w:rsidR="000C7DE2" w:rsidRDefault="000C7DE2" w:rsidP="00F76CFB"/>
        </w:tc>
        <w:tc>
          <w:tcPr>
            <w:tcW w:w="288" w:type="dxa"/>
          </w:tcPr>
          <w:p w14:paraId="5E5B287D" w14:textId="77777777" w:rsidR="000C7DE2" w:rsidRDefault="000C7DE2" w:rsidP="00F76CFB">
            <w:pPr>
              <w:pStyle w:val="CopticCross"/>
            </w:pPr>
          </w:p>
        </w:tc>
        <w:tc>
          <w:tcPr>
            <w:tcW w:w="3960" w:type="dxa"/>
          </w:tcPr>
          <w:p w14:paraId="6A2D20C5" w14:textId="77777777" w:rsidR="000C7DE2" w:rsidRDefault="000C7DE2" w:rsidP="00F76CFB">
            <w:pPr>
              <w:pStyle w:val="CopticVersemulti-line"/>
            </w:pPr>
            <w:r>
              <w:t>Ⲭⲉⲣⲉ ⲛⲁⲕ ⲱ̀ ⲡⲓⲙⲁⲣⲧⲩⲣⲟⲥ:</w:t>
            </w:r>
          </w:p>
          <w:p w14:paraId="604F0BD8" w14:textId="77777777" w:rsidR="000C7DE2" w:rsidRDefault="000C7DE2" w:rsidP="00F76CFB">
            <w:pPr>
              <w:pStyle w:val="CopticVersemulti-line"/>
            </w:pPr>
            <w:r>
              <w:t>ⲭⲉⲣⲉ ⲡⲓϣⲱⲓϫ ⲛ̀ⲅⲉⲛⲛⲉⲟⲥ:</w:t>
            </w:r>
          </w:p>
          <w:p w14:paraId="538634FC" w14:textId="77777777" w:rsidR="000C7DE2" w:rsidRDefault="000C7DE2" w:rsidP="00F76CFB">
            <w:pPr>
              <w:pStyle w:val="CopticVersemulti-line"/>
            </w:pPr>
            <w:r>
              <w:t>ⲭⲉⲣⲉ ⲡⲓⲁ̀ⲑⲗⲟⲫⲟⲣⲟⲥ:</w:t>
            </w:r>
          </w:p>
          <w:p w14:paraId="5EAB8761" w14:textId="77777777" w:rsidR="000C7DE2" w:rsidRDefault="000C7DE2" w:rsidP="00F76CFB">
            <w:pPr>
              <w:pStyle w:val="CopticHangingVerse"/>
            </w:pPr>
            <w:r>
              <w:t>Ⲫⲓⲗⲟⲡⲁⲧⲏⲣ Ⲙⲉⲣⲕⲟⲩⲣⲓⲟⲥ.</w:t>
            </w:r>
          </w:p>
        </w:tc>
      </w:tr>
    </w:tbl>
    <w:p w14:paraId="1008B362" w14:textId="12F638BF" w:rsidR="00B46E6E" w:rsidRDefault="000C7DE2" w:rsidP="00B46E6E">
      <w:pPr>
        <w:tabs>
          <w:tab w:val="left" w:leader="dot" w:pos="8280"/>
        </w:tabs>
        <w:spacing w:after="0" w:line="240" w:lineRule="auto"/>
      </w:pPr>
      <w:r>
        <w:t>The Doxology for St. Philopater Mercurius</w:t>
      </w:r>
      <w:r w:rsidR="00B46E6E">
        <w:fldChar w:fldCharType="end"/>
      </w:r>
      <w:r w:rsidR="00B46E6E">
        <w:tab/>
      </w:r>
      <w:r w:rsidR="00B46E6E">
        <w:fldChar w:fldCharType="begin"/>
      </w:r>
      <w:r w:rsidR="00B46E6E">
        <w:instrText xml:space="preserve"> PAGEREF _Ref434489457 \h </w:instrText>
      </w:r>
      <w:r w:rsidR="00B46E6E">
        <w:fldChar w:fldCharType="separate"/>
      </w:r>
      <w:r>
        <w:rPr>
          <w:noProof/>
        </w:rPr>
        <w:t>700</w:t>
      </w:r>
      <w:r w:rsidR="00B46E6E">
        <w:fldChar w:fldCharType="end"/>
      </w:r>
    </w:p>
    <w:p w14:paraId="20954B6F" w14:textId="77777777" w:rsidR="000C7DE2" w:rsidRDefault="00B46E6E" w:rsidP="000C7DE2">
      <w:pPr>
        <w:tabs>
          <w:tab w:val="left" w:leader="dot" w:pos="8280"/>
        </w:tabs>
        <w:spacing w:after="0" w:line="240" w:lineRule="auto"/>
      </w:pPr>
      <w:r>
        <w:fldChar w:fldCharType="begin"/>
      </w:r>
      <w:r>
        <w:instrText xml:space="preserve"> REF _Ref434489493 \h  \* MERGEFORMAT </w:instrText>
      </w:r>
      <w:r>
        <w:fldChar w:fldCharType="separate"/>
      </w:r>
      <w:r w:rsidR="000C7DE2">
        <w:t>The Verses of the Cymbals for St. Mena</w:t>
      </w:r>
    </w:p>
    <w:p w14:paraId="1A7BA630" w14:textId="77777777" w:rsidR="000C7DE2" w:rsidRDefault="000C7DE2" w:rsidP="00E102A0">
      <w:pPr>
        <w:pStyle w:val="Rubric"/>
      </w:pPr>
      <w:r>
        <w:t>See the Praxis Response, below.</w:t>
      </w:r>
    </w:p>
    <w:p w14:paraId="38D6764B" w14:textId="31FA72AB" w:rsidR="00B46E6E" w:rsidRDefault="000C7DE2" w:rsidP="00B46E6E">
      <w:pPr>
        <w:tabs>
          <w:tab w:val="left" w:leader="dot" w:pos="8280"/>
        </w:tabs>
        <w:spacing w:after="0" w:line="240" w:lineRule="auto"/>
      </w:pPr>
      <w:r>
        <w:t>The Doxology for St. Mena</w:t>
      </w:r>
      <w:r w:rsidR="00B46E6E">
        <w:fldChar w:fldCharType="end"/>
      </w:r>
      <w:r w:rsidR="00B46E6E">
        <w:tab/>
      </w:r>
      <w:r w:rsidR="00B46E6E">
        <w:fldChar w:fldCharType="begin"/>
      </w:r>
      <w:r w:rsidR="00B46E6E">
        <w:instrText xml:space="preserve"> PAGEREF _Ref434489493 \h </w:instrText>
      </w:r>
      <w:r w:rsidR="00B46E6E">
        <w:fldChar w:fldCharType="separate"/>
      </w:r>
      <w:r>
        <w:rPr>
          <w:noProof/>
        </w:rPr>
        <w:t>694</w:t>
      </w:r>
      <w:r w:rsidR="00B46E6E">
        <w:fldChar w:fldCharType="end"/>
      </w:r>
    </w:p>
    <w:p w14:paraId="1684DDDC" w14:textId="761EE39E" w:rsidR="00B46E6E" w:rsidRDefault="00B46E6E" w:rsidP="00B46E6E">
      <w:pPr>
        <w:tabs>
          <w:tab w:val="left" w:leader="dot" w:pos="8280"/>
        </w:tabs>
        <w:spacing w:after="0" w:line="240" w:lineRule="auto"/>
      </w:pPr>
      <w:r>
        <w:fldChar w:fldCharType="begin"/>
      </w:r>
      <w:r>
        <w:instrText xml:space="preserve"> REF _Ref434489534 \h  \* MERGEFORMAT </w:instrText>
      </w:r>
      <w:r>
        <w:fldChar w:fldCharType="separate"/>
      </w:r>
      <w:r w:rsidR="000C7DE2">
        <w:t>The Doxology for Abba Noub</w:t>
      </w:r>
      <w:r>
        <w:fldChar w:fldCharType="end"/>
      </w:r>
      <w:r>
        <w:tab/>
      </w:r>
      <w:r>
        <w:fldChar w:fldCharType="begin"/>
      </w:r>
      <w:r>
        <w:instrText xml:space="preserve"> PAGEREF _Ref434489534 \h </w:instrText>
      </w:r>
      <w:r>
        <w:fldChar w:fldCharType="separate"/>
      </w:r>
      <w:r w:rsidR="000C7DE2">
        <w:rPr>
          <w:noProof/>
        </w:rPr>
        <w:t>925</w:t>
      </w:r>
      <w:r>
        <w:fldChar w:fldCharType="end"/>
      </w:r>
    </w:p>
    <w:p w14:paraId="024006C2" w14:textId="7D626707" w:rsidR="00B46E6E" w:rsidRDefault="00B46E6E" w:rsidP="00B46E6E">
      <w:pPr>
        <w:tabs>
          <w:tab w:val="left" w:leader="dot" w:pos="8280"/>
        </w:tabs>
        <w:spacing w:after="0" w:line="240" w:lineRule="auto"/>
      </w:pPr>
      <w:r>
        <w:fldChar w:fldCharType="begin"/>
      </w:r>
      <w:r>
        <w:instrText xml:space="preserve"> REF _Ref434489590 \h  \* MERGEFORMAT </w:instrText>
      </w:r>
      <w:r>
        <w:fldChar w:fldCharType="separate"/>
      </w:r>
      <w:r w:rsidR="000C7DE2">
        <w:t>The Doxology for St. Victor</w:t>
      </w:r>
      <w:r>
        <w:fldChar w:fldCharType="end"/>
      </w:r>
      <w:r>
        <w:tab/>
      </w:r>
      <w:r>
        <w:fldChar w:fldCharType="begin"/>
      </w:r>
      <w:r>
        <w:instrText xml:space="preserve"> PAGEREF _Ref434489590 \h </w:instrText>
      </w:r>
      <w:r>
        <w:fldChar w:fldCharType="separate"/>
      </w:r>
      <w:r w:rsidR="000C7DE2">
        <w:rPr>
          <w:noProof/>
        </w:rPr>
        <w:t>721</w:t>
      </w:r>
      <w:r>
        <w:fldChar w:fldCharType="end"/>
      </w:r>
    </w:p>
    <w:p w14:paraId="1C865D11" w14:textId="77777777" w:rsidR="000C7DE2" w:rsidRDefault="00B46E6E" w:rsidP="000C7DE2">
      <w:pPr>
        <w:tabs>
          <w:tab w:val="left" w:leader="dot" w:pos="8280"/>
        </w:tabs>
        <w:spacing w:after="0" w:line="240" w:lineRule="auto"/>
      </w:pPr>
      <w:r>
        <w:fldChar w:fldCharType="begin"/>
      </w:r>
      <w:r>
        <w:instrText xml:space="preserve"> REF _Ref434489638 \h  \* MERGEFORMAT </w:instrText>
      </w:r>
      <w:r>
        <w:fldChar w:fldCharType="separate"/>
      </w:r>
      <w:r w:rsidR="000C7DE2">
        <w:t>The Verse of the Cymbals for Sts. Sergius and Bacchus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368B723" w14:textId="77777777" w:rsidTr="003037B8">
        <w:trPr>
          <w:cantSplit/>
          <w:jc w:val="center"/>
        </w:trPr>
        <w:tc>
          <w:tcPr>
            <w:tcW w:w="288" w:type="dxa"/>
          </w:tcPr>
          <w:p w14:paraId="69AD0EF1" w14:textId="77777777" w:rsidR="000C7DE2" w:rsidRDefault="000C7DE2" w:rsidP="003037B8">
            <w:pPr>
              <w:pStyle w:val="CopticCross"/>
            </w:pPr>
          </w:p>
        </w:tc>
        <w:tc>
          <w:tcPr>
            <w:tcW w:w="3960" w:type="dxa"/>
          </w:tcPr>
          <w:p w14:paraId="2F23357A" w14:textId="77777777" w:rsidR="000C7DE2" w:rsidRDefault="000C7DE2" w:rsidP="0056261A">
            <w:pPr>
              <w:pStyle w:val="EngHang"/>
            </w:pPr>
            <w:r>
              <w:t>Hail to the martyrs,</w:t>
            </w:r>
          </w:p>
          <w:p w14:paraId="74C761CF" w14:textId="77777777" w:rsidR="000C7DE2" w:rsidRDefault="000C7DE2" w:rsidP="0056261A">
            <w:pPr>
              <w:pStyle w:val="EngHang"/>
            </w:pPr>
            <w:r>
              <w:t>Hail to the noble athletes,</w:t>
            </w:r>
          </w:p>
          <w:p w14:paraId="20002FE6" w14:textId="77777777" w:rsidR="000C7DE2" w:rsidRDefault="000C7DE2" w:rsidP="0056261A">
            <w:pPr>
              <w:pStyle w:val="EngHang"/>
            </w:pPr>
            <w:r>
              <w:t>Hail to the struggle bearers,</w:t>
            </w:r>
          </w:p>
          <w:p w14:paraId="423A3B09" w14:textId="77777777" w:rsidR="000C7DE2" w:rsidRDefault="000C7DE2" w:rsidP="003037B8">
            <w:pPr>
              <w:pStyle w:val="EngHangEnd"/>
            </w:pPr>
            <w:r>
              <w:t>Sergius and Bacchus.</w:t>
            </w:r>
          </w:p>
        </w:tc>
        <w:tc>
          <w:tcPr>
            <w:tcW w:w="288" w:type="dxa"/>
          </w:tcPr>
          <w:p w14:paraId="4EF78FC0" w14:textId="77777777" w:rsidR="000C7DE2" w:rsidRDefault="000C7DE2" w:rsidP="003037B8"/>
        </w:tc>
        <w:tc>
          <w:tcPr>
            <w:tcW w:w="288" w:type="dxa"/>
          </w:tcPr>
          <w:p w14:paraId="0A529D88" w14:textId="77777777" w:rsidR="000C7DE2" w:rsidRDefault="000C7DE2" w:rsidP="003037B8">
            <w:pPr>
              <w:pStyle w:val="CopticCross"/>
            </w:pPr>
          </w:p>
        </w:tc>
        <w:tc>
          <w:tcPr>
            <w:tcW w:w="3960" w:type="dxa"/>
          </w:tcPr>
          <w:p w14:paraId="1E7229A6" w14:textId="77777777" w:rsidR="000C7DE2" w:rsidRDefault="000C7DE2" w:rsidP="003037B8">
            <w:pPr>
              <w:pStyle w:val="CopticVersemulti-line"/>
            </w:pPr>
            <w:r>
              <w:t>Ⲭⲉⲣⲉ ⲛⲱⲧⲉⲛ ⲱ̀ ⲛⲓⲙⲁⲣⲧⲩⲣⲟⲥ:</w:t>
            </w:r>
          </w:p>
          <w:p w14:paraId="1CB48479" w14:textId="77777777" w:rsidR="000C7DE2" w:rsidRDefault="000C7DE2" w:rsidP="003037B8">
            <w:pPr>
              <w:pStyle w:val="CopticVersemulti-line"/>
            </w:pPr>
            <w:r>
              <w:t>ⲭⲉⲣⲉ ⲛⲓϣⲱⲓϫ ⲛ̀ⲅⲉⲛⲛⲉⲟⲥ:</w:t>
            </w:r>
          </w:p>
          <w:p w14:paraId="544ACE27" w14:textId="77777777" w:rsidR="000C7DE2" w:rsidRDefault="000C7DE2" w:rsidP="003037B8">
            <w:pPr>
              <w:pStyle w:val="CopticVersemulti-line"/>
            </w:pPr>
            <w:r>
              <w:t>ⲭⲉⲣⲉ ⲛⲓⲁⲑⲗⲟⲫⲟⲣⲟⲥ:</w:t>
            </w:r>
          </w:p>
          <w:p w14:paraId="54D390D9" w14:textId="77777777" w:rsidR="000C7DE2" w:rsidRDefault="000C7DE2" w:rsidP="003037B8">
            <w:pPr>
              <w:pStyle w:val="CopticHangingVerse"/>
            </w:pPr>
            <w:r>
              <w:t>ⲛⲓⲁ̀ⲅⲓⲟⲥ Ⲥⲉⲣⲅⲓⲟⲥ ⲛⲉⲙ Ⲃⲁⲭⲟⲥ.</w:t>
            </w:r>
          </w:p>
        </w:tc>
      </w:tr>
    </w:tbl>
    <w:p w14:paraId="6D4FFF0A" w14:textId="0F96EDA3" w:rsidR="00B46E6E" w:rsidRDefault="000C7DE2" w:rsidP="00B46E6E">
      <w:pPr>
        <w:tabs>
          <w:tab w:val="left" w:leader="dot" w:pos="8280"/>
        </w:tabs>
        <w:spacing w:after="0" w:line="240" w:lineRule="auto"/>
      </w:pPr>
      <w:r>
        <w:t>The Doxology for Sts. Sergius and Bacchus</w:t>
      </w:r>
      <w:r w:rsidR="00B46E6E">
        <w:fldChar w:fldCharType="end"/>
      </w:r>
      <w:r w:rsidR="00B46E6E">
        <w:tab/>
      </w:r>
      <w:r w:rsidR="00B46E6E">
        <w:fldChar w:fldCharType="begin"/>
      </w:r>
      <w:r w:rsidR="00B46E6E">
        <w:instrText xml:space="preserve"> PAGEREF _Ref434489638 \h </w:instrText>
      </w:r>
      <w:r w:rsidR="00B46E6E">
        <w:fldChar w:fldCharType="separate"/>
      </w:r>
      <w:r>
        <w:rPr>
          <w:noProof/>
        </w:rPr>
        <w:t>676</w:t>
      </w:r>
      <w:r w:rsidR="00B46E6E">
        <w:fldChar w:fldCharType="end"/>
      </w:r>
    </w:p>
    <w:p w14:paraId="2A32F579" w14:textId="77777777" w:rsidR="000C7DE2" w:rsidRDefault="00B46E6E" w:rsidP="000C7DE2">
      <w:pPr>
        <w:tabs>
          <w:tab w:val="left" w:leader="dot" w:pos="8280"/>
        </w:tabs>
        <w:spacing w:after="0" w:line="240" w:lineRule="auto"/>
      </w:pPr>
      <w:r>
        <w:fldChar w:fldCharType="begin"/>
      </w:r>
      <w:r>
        <w:instrText xml:space="preserve"> REF _Ref434489688 \h  \* MERGEFORMAT </w:instrText>
      </w:r>
      <w:r>
        <w:fldChar w:fldCharType="separate"/>
      </w:r>
      <w:r w:rsidR="000C7DE2">
        <w:t>The Verses of the Cymbals for Sts. Cosmas, Damian, their Brothers and their Mother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111A2C07" w14:textId="77777777" w:rsidTr="00935F13">
        <w:trPr>
          <w:cantSplit/>
          <w:jc w:val="center"/>
        </w:trPr>
        <w:tc>
          <w:tcPr>
            <w:tcW w:w="288" w:type="dxa"/>
          </w:tcPr>
          <w:p w14:paraId="7FFFFB98" w14:textId="77777777" w:rsidR="000C7DE2" w:rsidRDefault="000C7DE2" w:rsidP="00935F13">
            <w:pPr>
              <w:pStyle w:val="CopticCross"/>
            </w:pPr>
          </w:p>
        </w:tc>
        <w:tc>
          <w:tcPr>
            <w:tcW w:w="3960" w:type="dxa"/>
          </w:tcPr>
          <w:p w14:paraId="1A63F1DA" w14:textId="77777777" w:rsidR="000C7DE2" w:rsidRDefault="000C7DE2" w:rsidP="00935F13">
            <w:pPr>
              <w:pStyle w:val="EngHang"/>
            </w:pPr>
            <w:r>
              <w:t>Hail to the martyrs;</w:t>
            </w:r>
          </w:p>
          <w:p w14:paraId="074206F3" w14:textId="77777777" w:rsidR="000C7DE2" w:rsidRDefault="000C7DE2" w:rsidP="00935F13">
            <w:pPr>
              <w:pStyle w:val="EngHang"/>
            </w:pPr>
            <w:r>
              <w:t>Hail to the noble athletes;</w:t>
            </w:r>
          </w:p>
          <w:p w14:paraId="0B114816" w14:textId="77777777" w:rsidR="000C7DE2" w:rsidRDefault="000C7DE2" w:rsidP="00935F13">
            <w:pPr>
              <w:pStyle w:val="EngHang"/>
            </w:pPr>
            <w:r>
              <w:t>Hail to the struggle-bearers,</w:t>
            </w:r>
          </w:p>
          <w:p w14:paraId="31072320" w14:textId="77777777" w:rsidR="000C7DE2" w:rsidRDefault="000C7DE2" w:rsidP="00935F13">
            <w:pPr>
              <w:pStyle w:val="EngHangEnd"/>
            </w:pPr>
            <w:r>
              <w:t>Cosmas, his brothers, and their mother.</w:t>
            </w:r>
          </w:p>
        </w:tc>
        <w:tc>
          <w:tcPr>
            <w:tcW w:w="288" w:type="dxa"/>
          </w:tcPr>
          <w:p w14:paraId="79DB3FC3" w14:textId="77777777" w:rsidR="000C7DE2" w:rsidRDefault="000C7DE2" w:rsidP="00935F13"/>
        </w:tc>
        <w:tc>
          <w:tcPr>
            <w:tcW w:w="288" w:type="dxa"/>
          </w:tcPr>
          <w:p w14:paraId="6B2A246F" w14:textId="77777777" w:rsidR="000C7DE2" w:rsidRDefault="000C7DE2" w:rsidP="00935F13">
            <w:pPr>
              <w:pStyle w:val="CopticCross"/>
            </w:pPr>
          </w:p>
        </w:tc>
        <w:tc>
          <w:tcPr>
            <w:tcW w:w="3960" w:type="dxa"/>
          </w:tcPr>
          <w:p w14:paraId="4AC49542" w14:textId="77777777" w:rsidR="000C7DE2" w:rsidRDefault="000C7DE2" w:rsidP="00935F13">
            <w:pPr>
              <w:pStyle w:val="CopticVersemulti-line"/>
            </w:pPr>
            <w:r>
              <w:t>Ⲭⲉⲣⲉ ⲛⲱⲧⲉⲛ ⲱ̀ ⲛⲓⲙⲁⲣⲧⲩⲣⲟⲥ:</w:t>
            </w:r>
          </w:p>
          <w:p w14:paraId="729EE435" w14:textId="77777777" w:rsidR="000C7DE2" w:rsidRDefault="000C7DE2" w:rsidP="00935F13">
            <w:pPr>
              <w:pStyle w:val="CopticVersemulti-line"/>
            </w:pPr>
            <w:r>
              <w:t>ⲭⲉⲣⲉ ⲛⲓϣⲱⲓϫ ⲛ̀ⲅⲉⲛⲛⲉⲟⲥ:</w:t>
            </w:r>
          </w:p>
          <w:p w14:paraId="54A5C049" w14:textId="77777777" w:rsidR="000C7DE2" w:rsidRDefault="000C7DE2" w:rsidP="00935F13">
            <w:pPr>
              <w:pStyle w:val="CopticVersemulti-line"/>
            </w:pPr>
            <w:r>
              <w:t>ⲭⲉⲣⲉ ⲛⲓⲁⲑⲗⲟⲫⲟⲣⲟⲥ:</w:t>
            </w:r>
          </w:p>
          <w:p w14:paraId="75CE943F" w14:textId="77777777" w:rsidR="000C7DE2" w:rsidRDefault="000C7DE2" w:rsidP="00935F13">
            <w:pPr>
              <w:pStyle w:val="CopticHangingVerse"/>
            </w:pPr>
            <w:r>
              <w:t>Ⲕⲟⲥⲙⲁⲥ ⲛⲉⲙ ⲛⲉϥⲥ̀ⲛⲏⲟⲩ ⲛⲉⲙ ⲧⲟⲩⲙⲁⲩ.</w:t>
            </w:r>
          </w:p>
        </w:tc>
      </w:tr>
    </w:tbl>
    <w:p w14:paraId="30F8162D" w14:textId="5D08BC3B" w:rsidR="00B46E6E" w:rsidRDefault="000C7DE2" w:rsidP="00B46E6E">
      <w:pPr>
        <w:tabs>
          <w:tab w:val="left" w:leader="dot" w:pos="8280"/>
        </w:tabs>
        <w:spacing w:after="0" w:line="240" w:lineRule="auto"/>
      </w:pPr>
      <w:r>
        <w:t>The Doxology for Sts. Cosmas, Damian, their Brothers and their Mother</w:t>
      </w:r>
      <w:r w:rsidR="00B46E6E">
        <w:fldChar w:fldCharType="end"/>
      </w:r>
      <w:r w:rsidR="00B46E6E">
        <w:tab/>
      </w:r>
      <w:r w:rsidR="00B46E6E">
        <w:fldChar w:fldCharType="begin"/>
      </w:r>
      <w:r w:rsidR="00B46E6E">
        <w:instrText xml:space="preserve"> PAGEREF _Ref434489688 \h </w:instrText>
      </w:r>
      <w:r w:rsidR="00B46E6E">
        <w:fldChar w:fldCharType="separate"/>
      </w:r>
      <w:r>
        <w:rPr>
          <w:noProof/>
        </w:rPr>
        <w:t>696</w:t>
      </w:r>
      <w:r w:rsidR="00B46E6E">
        <w:fldChar w:fldCharType="end"/>
      </w:r>
    </w:p>
    <w:p w14:paraId="38778A59" w14:textId="6628D75E" w:rsidR="00B46E6E" w:rsidRDefault="00B46E6E" w:rsidP="00B46E6E">
      <w:pPr>
        <w:tabs>
          <w:tab w:val="left" w:leader="dot" w:pos="8280"/>
        </w:tabs>
        <w:spacing w:after="0" w:line="240" w:lineRule="auto"/>
      </w:pPr>
      <w:r>
        <w:fldChar w:fldCharType="begin"/>
      </w:r>
      <w:r>
        <w:instrText xml:space="preserve"> REF _Ref434489722 \h  \* MERGEFORMAT </w:instrText>
      </w:r>
      <w:r>
        <w:fldChar w:fldCharType="separate"/>
      </w:r>
      <w:r w:rsidR="000C7DE2">
        <w:t>The Doxology for Sts. Apakir and John</w:t>
      </w:r>
      <w:r>
        <w:fldChar w:fldCharType="end"/>
      </w:r>
      <w:r>
        <w:tab/>
      </w:r>
      <w:r>
        <w:fldChar w:fldCharType="begin"/>
      </w:r>
      <w:r>
        <w:instrText xml:space="preserve"> PAGEREF _Ref434489722 \h </w:instrText>
      </w:r>
      <w:r>
        <w:fldChar w:fldCharType="separate"/>
      </w:r>
      <w:r w:rsidR="000C7DE2">
        <w:rPr>
          <w:noProof/>
        </w:rPr>
        <w:t>899</w:t>
      </w:r>
      <w:r>
        <w:fldChar w:fldCharType="end"/>
      </w:r>
    </w:p>
    <w:p w14:paraId="18AF8A15" w14:textId="77777777" w:rsidR="000C7DE2" w:rsidRPr="00F76CFB" w:rsidRDefault="00B46E6E" w:rsidP="000C7DE2">
      <w:pPr>
        <w:tabs>
          <w:tab w:val="left" w:leader="dot" w:pos="8280"/>
        </w:tabs>
        <w:spacing w:after="0" w:line="240" w:lineRule="auto"/>
      </w:pPr>
      <w:r>
        <w:fldChar w:fldCharType="begin"/>
      </w:r>
      <w:r>
        <w:instrText xml:space="preserve"> REF _Ref434489794 \h  \* MERGEFORMAT </w:instrText>
      </w:r>
      <w:r>
        <w:fldChar w:fldCharType="separate"/>
      </w:r>
      <w:r w:rsidR="000C7DE2">
        <w:t>The Verses of the Cymbals for St. Serapamon</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38E9FD3F" w14:textId="77777777" w:rsidTr="00F76CFB">
        <w:trPr>
          <w:cantSplit/>
          <w:jc w:val="center"/>
        </w:trPr>
        <w:tc>
          <w:tcPr>
            <w:tcW w:w="288" w:type="dxa"/>
          </w:tcPr>
          <w:p w14:paraId="2150FFFA" w14:textId="77777777" w:rsidR="000C7DE2" w:rsidRDefault="000C7DE2" w:rsidP="00F76CFB">
            <w:pPr>
              <w:pStyle w:val="CopticCross"/>
            </w:pPr>
          </w:p>
        </w:tc>
        <w:tc>
          <w:tcPr>
            <w:tcW w:w="3960" w:type="dxa"/>
          </w:tcPr>
          <w:p w14:paraId="3B78E413" w14:textId="77777777" w:rsidR="000C7DE2" w:rsidRDefault="000C7DE2" w:rsidP="00F76CFB">
            <w:pPr>
              <w:pStyle w:val="EngHang"/>
            </w:pPr>
            <w:r>
              <w:rPr>
                <w:rFonts w:hint="eastAsia"/>
              </w:rPr>
              <w:t>Hail to you, O martyr.</w:t>
            </w:r>
          </w:p>
          <w:p w14:paraId="27D286F8" w14:textId="77777777" w:rsidR="000C7DE2" w:rsidRDefault="000C7DE2" w:rsidP="00F76CFB">
            <w:pPr>
              <w:pStyle w:val="EngHang"/>
            </w:pPr>
            <w:r>
              <w:rPr>
                <w:rFonts w:hint="eastAsia"/>
              </w:rPr>
              <w:t>Hail to the noble athlete,</w:t>
            </w:r>
          </w:p>
          <w:p w14:paraId="5290984E" w14:textId="77777777" w:rsidR="000C7DE2" w:rsidRDefault="000C7DE2" w:rsidP="00F76CFB">
            <w:pPr>
              <w:pStyle w:val="EngHang"/>
            </w:pPr>
            <w:r>
              <w:rPr>
                <w:rFonts w:hint="eastAsia"/>
              </w:rPr>
              <w:t>Hail to the struggle-bearer,</w:t>
            </w:r>
          </w:p>
          <w:p w14:paraId="102FDBBB" w14:textId="77777777" w:rsidR="000C7DE2" w:rsidRDefault="000C7DE2" w:rsidP="00F76CFB">
            <w:pPr>
              <w:pStyle w:val="EngHangEnd"/>
            </w:pPr>
            <w:r>
              <w:t>Abba Searapamon the Bishop.</w:t>
            </w:r>
          </w:p>
        </w:tc>
        <w:tc>
          <w:tcPr>
            <w:tcW w:w="288" w:type="dxa"/>
          </w:tcPr>
          <w:p w14:paraId="170D3DEC" w14:textId="77777777" w:rsidR="000C7DE2" w:rsidRDefault="000C7DE2" w:rsidP="00F76CFB"/>
        </w:tc>
        <w:tc>
          <w:tcPr>
            <w:tcW w:w="288" w:type="dxa"/>
          </w:tcPr>
          <w:p w14:paraId="720D47EB" w14:textId="77777777" w:rsidR="000C7DE2" w:rsidRDefault="000C7DE2" w:rsidP="00F76CFB">
            <w:pPr>
              <w:pStyle w:val="CopticCross"/>
            </w:pPr>
          </w:p>
        </w:tc>
        <w:tc>
          <w:tcPr>
            <w:tcW w:w="3960" w:type="dxa"/>
          </w:tcPr>
          <w:p w14:paraId="028D03A0" w14:textId="77777777" w:rsidR="000C7DE2" w:rsidRDefault="000C7DE2" w:rsidP="00F76CFB">
            <w:pPr>
              <w:pStyle w:val="CopticVersemulti-line"/>
            </w:pPr>
            <w:r>
              <w:t>Ⲭⲉⲣⲉ ⲛⲁⲕ ⲱ̀ ⲡⲓⲙⲁⲣⲧⲩⲣⲟⲥ:</w:t>
            </w:r>
          </w:p>
          <w:p w14:paraId="76D0D156" w14:textId="77777777" w:rsidR="000C7DE2" w:rsidRDefault="000C7DE2" w:rsidP="00F76CFB">
            <w:pPr>
              <w:pStyle w:val="CopticVersemulti-line"/>
            </w:pPr>
            <w:r>
              <w:t>ⲭⲉⲣⲉ ⲡⲓϣⲱⲓϫ ⲛ̀ⲅⲉⲛⲛⲉⲟⲥ:</w:t>
            </w:r>
          </w:p>
          <w:p w14:paraId="43FBC3A2" w14:textId="77777777" w:rsidR="000C7DE2" w:rsidRDefault="000C7DE2" w:rsidP="00F76CFB">
            <w:pPr>
              <w:pStyle w:val="CopticVersemulti-line"/>
            </w:pPr>
            <w:r>
              <w:t>ⲭⲉⲣⲉ ⲡⲓⲁ̀ⲑⲗⲟⲫⲟⲣⲟⲥ:</w:t>
            </w:r>
          </w:p>
          <w:p w14:paraId="2C8D0448" w14:textId="77777777" w:rsidR="000C7DE2" w:rsidRDefault="000C7DE2" w:rsidP="00F76CFB">
            <w:pPr>
              <w:pStyle w:val="CopticHangingVerse"/>
            </w:pPr>
            <w:r>
              <w:t>ⲁⲃⲃⲁ Ⲥⲁⲣⲁⲡⲁⲙⲱⲛ ⲡⲓⲉ̀ⲡⲓⲥⲕⲟⲡⲟⲥ.</w:t>
            </w:r>
          </w:p>
        </w:tc>
      </w:tr>
    </w:tbl>
    <w:p w14:paraId="5D03558B" w14:textId="702D2839" w:rsidR="00B46E6E" w:rsidRDefault="000C7DE2" w:rsidP="00B46E6E">
      <w:pPr>
        <w:tabs>
          <w:tab w:val="left" w:leader="dot" w:pos="8280"/>
        </w:tabs>
        <w:spacing w:after="0" w:line="240" w:lineRule="auto"/>
      </w:pPr>
      <w:r>
        <w:t>The Doxology for St. Serapamon</w:t>
      </w:r>
      <w:r w:rsidR="00B46E6E">
        <w:fldChar w:fldCharType="end"/>
      </w:r>
      <w:r w:rsidR="00B46E6E">
        <w:tab/>
      </w:r>
      <w:r w:rsidR="00B46E6E">
        <w:fldChar w:fldCharType="begin"/>
      </w:r>
      <w:r w:rsidR="00B46E6E">
        <w:instrText xml:space="preserve"> PAGEREF _Ref434489794 \h </w:instrText>
      </w:r>
      <w:r w:rsidR="00B46E6E">
        <w:fldChar w:fldCharType="separate"/>
      </w:r>
      <w:r>
        <w:rPr>
          <w:noProof/>
        </w:rPr>
        <w:t>702</w:t>
      </w:r>
      <w:r w:rsidR="00B46E6E">
        <w:fldChar w:fldCharType="end"/>
      </w:r>
    </w:p>
    <w:p w14:paraId="63F58DD6" w14:textId="1156EAAB" w:rsidR="00B46E6E" w:rsidRDefault="00B46E6E" w:rsidP="00B46E6E">
      <w:pPr>
        <w:tabs>
          <w:tab w:val="left" w:leader="dot" w:pos="8280"/>
        </w:tabs>
        <w:spacing w:after="0" w:line="240" w:lineRule="auto"/>
      </w:pPr>
      <w:r>
        <w:fldChar w:fldCharType="begin"/>
      </w:r>
      <w:r>
        <w:instrText xml:space="preserve"> REF _Ref434489859 \h  \* MERGEFORMAT </w:instrText>
      </w:r>
      <w:r>
        <w:fldChar w:fldCharType="separate"/>
      </w:r>
      <w:r w:rsidR="000C7DE2">
        <w:t>The Doxology for St. Maurice and the Theban Legion</w:t>
      </w:r>
      <w:r>
        <w:fldChar w:fldCharType="end"/>
      </w:r>
      <w:r>
        <w:tab/>
      </w:r>
      <w:r>
        <w:fldChar w:fldCharType="begin"/>
      </w:r>
      <w:r>
        <w:instrText xml:space="preserve"> PAGEREF _Ref434489859 \h </w:instrText>
      </w:r>
      <w:r>
        <w:fldChar w:fldCharType="separate"/>
      </w:r>
      <w:r w:rsidR="000C7DE2">
        <w:rPr>
          <w:noProof/>
        </w:rPr>
        <w:t>660</w:t>
      </w:r>
      <w:r>
        <w:fldChar w:fldCharType="end"/>
      </w:r>
    </w:p>
    <w:p w14:paraId="5E4F2A80" w14:textId="5643C13C" w:rsidR="00B46E6E" w:rsidRDefault="00B46E6E" w:rsidP="00B46E6E">
      <w:pPr>
        <w:tabs>
          <w:tab w:val="left" w:leader="dot" w:pos="8280"/>
        </w:tabs>
        <w:spacing w:after="0" w:line="240" w:lineRule="auto"/>
      </w:pPr>
      <w:r>
        <w:fldChar w:fldCharType="begin"/>
      </w:r>
      <w:r>
        <w:instrText xml:space="preserve"> REF _Ref434489873 \h  \* MERGEFORMAT </w:instrText>
      </w:r>
      <w:r>
        <w:fldChar w:fldCharType="separate"/>
      </w:r>
      <w:r w:rsidR="000C7DE2">
        <w:t>Another Doxology of St. Maurice</w:t>
      </w:r>
      <w:r>
        <w:fldChar w:fldCharType="end"/>
      </w:r>
      <w:r>
        <w:tab/>
      </w:r>
      <w:r>
        <w:fldChar w:fldCharType="begin"/>
      </w:r>
      <w:r>
        <w:instrText xml:space="preserve"> PAGEREF _Ref434489873 \h </w:instrText>
      </w:r>
      <w:r>
        <w:fldChar w:fldCharType="separate"/>
      </w:r>
      <w:r w:rsidR="000C7DE2">
        <w:rPr>
          <w:noProof/>
        </w:rPr>
        <w:t>662</w:t>
      </w:r>
      <w:r>
        <w:fldChar w:fldCharType="end"/>
      </w:r>
    </w:p>
    <w:p w14:paraId="1E1E4F96" w14:textId="55E644B9" w:rsidR="00B46E6E" w:rsidRDefault="00B46E6E" w:rsidP="00B46E6E">
      <w:pPr>
        <w:tabs>
          <w:tab w:val="left" w:leader="dot" w:pos="8280"/>
        </w:tabs>
        <w:spacing w:after="0" w:line="240" w:lineRule="auto"/>
      </w:pPr>
      <w:r>
        <w:fldChar w:fldCharType="begin"/>
      </w:r>
      <w:r>
        <w:instrText xml:space="preserve"> REF _Ref434489925 \h  \* MERGEFORMAT </w:instrText>
      </w:r>
      <w:r>
        <w:fldChar w:fldCharType="separate"/>
      </w:r>
      <w:r w:rsidR="000C7DE2">
        <w:t>The Doxology for St. George of Zahim</w:t>
      </w:r>
      <w:r>
        <w:fldChar w:fldCharType="end"/>
      </w:r>
      <w:r>
        <w:tab/>
      </w:r>
      <w:r>
        <w:fldChar w:fldCharType="begin"/>
      </w:r>
      <w:r>
        <w:instrText xml:space="preserve"> PAGEREF _Ref434489925 \h </w:instrText>
      </w:r>
      <w:r>
        <w:fldChar w:fldCharType="separate"/>
      </w:r>
      <w:r w:rsidR="000C7DE2">
        <w:rPr>
          <w:noProof/>
        </w:rPr>
        <w:t>900</w:t>
      </w:r>
      <w:r>
        <w:fldChar w:fldCharType="end"/>
      </w:r>
    </w:p>
    <w:p w14:paraId="0BDFF43A" w14:textId="10273B35" w:rsidR="00B46E6E" w:rsidRDefault="00B46E6E" w:rsidP="00B46E6E">
      <w:pPr>
        <w:tabs>
          <w:tab w:val="left" w:leader="dot" w:pos="8280"/>
        </w:tabs>
        <w:spacing w:after="0" w:line="240" w:lineRule="auto"/>
      </w:pPr>
      <w:r>
        <w:fldChar w:fldCharType="begin"/>
      </w:r>
      <w:r>
        <w:instrText xml:space="preserve"> REF _Ref434490082 \h </w:instrText>
      </w:r>
      <w:r>
        <w:fldChar w:fldCharType="separate"/>
      </w:r>
      <w:r w:rsidR="000C7DE2">
        <w:t>The Doxology of St. Demiana</w:t>
      </w:r>
      <w:r>
        <w:fldChar w:fldCharType="end"/>
      </w:r>
      <w:r>
        <w:tab/>
      </w:r>
      <w:r>
        <w:fldChar w:fldCharType="begin"/>
      </w:r>
      <w:r>
        <w:instrText xml:space="preserve"> PAGEREF _Ref434490082 \h </w:instrText>
      </w:r>
      <w:r>
        <w:fldChar w:fldCharType="separate"/>
      </w:r>
      <w:r w:rsidR="000C7DE2">
        <w:rPr>
          <w:noProof/>
        </w:rPr>
        <w:t>613</w:t>
      </w:r>
      <w:r>
        <w:fldChar w:fldCharType="end"/>
      </w:r>
    </w:p>
    <w:p w14:paraId="29A91A88" w14:textId="14412500" w:rsidR="00B46E6E" w:rsidRDefault="00B46E6E" w:rsidP="00B46E6E">
      <w:pPr>
        <w:tabs>
          <w:tab w:val="left" w:leader="dot" w:pos="8280"/>
        </w:tabs>
        <w:spacing w:after="0" w:line="240" w:lineRule="auto"/>
      </w:pPr>
      <w:r>
        <w:lastRenderedPageBreak/>
        <w:fldChar w:fldCharType="begin"/>
      </w:r>
      <w:r>
        <w:instrText xml:space="preserve"> REF _Ref434490124 \h </w:instrText>
      </w:r>
      <w:r>
        <w:fldChar w:fldCharType="separate"/>
      </w:r>
      <w:r w:rsidR="000C7DE2">
        <w:t>Another Doxology of St. Demiana</w:t>
      </w:r>
      <w:r>
        <w:fldChar w:fldCharType="end"/>
      </w:r>
      <w:r>
        <w:tab/>
      </w:r>
      <w:r>
        <w:fldChar w:fldCharType="begin"/>
      </w:r>
      <w:r>
        <w:instrText xml:space="preserve"> PAGEREF _Ref434490124 \h </w:instrText>
      </w:r>
      <w:r>
        <w:fldChar w:fldCharType="separate"/>
      </w:r>
      <w:r w:rsidR="000C7DE2">
        <w:rPr>
          <w:noProof/>
        </w:rPr>
        <w:t>824</w:t>
      </w:r>
      <w:r>
        <w:fldChar w:fldCharType="end"/>
      </w:r>
    </w:p>
    <w:p w14:paraId="245DE565" w14:textId="77777777" w:rsidR="000C7DE2" w:rsidRDefault="00B46E6E" w:rsidP="003663F9">
      <w:pPr>
        <w:pStyle w:val="Heading4"/>
      </w:pPr>
      <w:r>
        <w:fldChar w:fldCharType="begin"/>
      </w:r>
      <w:r>
        <w:instrText xml:space="preserve"> REF _Ref434490169 \h </w:instrText>
      </w:r>
      <w:r>
        <w:fldChar w:fldCharType="separate"/>
      </w:r>
      <w:r w:rsidR="000C7DE2">
        <w:t>The Verses of the Cymbals for Sts. Barbara and Juliana</w:t>
      </w:r>
    </w:p>
    <w:p w14:paraId="41360DFC" w14:textId="77777777" w:rsidR="000C7DE2" w:rsidRPr="003663F9" w:rsidRDefault="000C7DE2" w:rsidP="003663F9">
      <w:pPr>
        <w:pStyle w:val="Rubric"/>
      </w:pPr>
      <w:r>
        <w:t>The verses of the Cymbals follow the normal form for female saints, with the names: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DA3F994" w14:textId="77777777" w:rsidTr="003663F9">
        <w:trPr>
          <w:cantSplit/>
          <w:jc w:val="center"/>
        </w:trPr>
        <w:tc>
          <w:tcPr>
            <w:tcW w:w="288" w:type="dxa"/>
          </w:tcPr>
          <w:p w14:paraId="51C36286" w14:textId="77777777" w:rsidR="000C7DE2" w:rsidRDefault="000C7DE2" w:rsidP="003663F9">
            <w:pPr>
              <w:pStyle w:val="CopticCross"/>
            </w:pPr>
          </w:p>
        </w:tc>
        <w:tc>
          <w:tcPr>
            <w:tcW w:w="3960" w:type="dxa"/>
          </w:tcPr>
          <w:p w14:paraId="4FA790AF" w14:textId="77777777" w:rsidR="000C7DE2" w:rsidRDefault="000C7DE2" w:rsidP="003663F9">
            <w:pPr>
              <w:pStyle w:val="EngHangEnd"/>
            </w:pPr>
            <w:r>
              <w:t>Saint Barbara.</w:t>
            </w:r>
          </w:p>
        </w:tc>
        <w:tc>
          <w:tcPr>
            <w:tcW w:w="288" w:type="dxa"/>
          </w:tcPr>
          <w:p w14:paraId="6A6679E4" w14:textId="77777777" w:rsidR="000C7DE2" w:rsidRDefault="000C7DE2" w:rsidP="003663F9"/>
        </w:tc>
        <w:tc>
          <w:tcPr>
            <w:tcW w:w="288" w:type="dxa"/>
          </w:tcPr>
          <w:p w14:paraId="785F0461" w14:textId="77777777" w:rsidR="000C7DE2" w:rsidRDefault="000C7DE2" w:rsidP="003663F9">
            <w:pPr>
              <w:pStyle w:val="CopticCross"/>
            </w:pPr>
          </w:p>
        </w:tc>
        <w:tc>
          <w:tcPr>
            <w:tcW w:w="3960" w:type="dxa"/>
          </w:tcPr>
          <w:p w14:paraId="7037F44C" w14:textId="77777777" w:rsidR="000C7DE2" w:rsidRDefault="000C7DE2" w:rsidP="003663F9">
            <w:pPr>
              <w:pStyle w:val="CopticHangingVerse"/>
            </w:pPr>
            <w:r>
              <w:t>ϯⲁ̀ⲅⲓⲁ Ⲃⲁⲣⲃⲁⲣⲁ.</w:t>
            </w:r>
          </w:p>
        </w:tc>
      </w:tr>
      <w:tr w:rsidR="000C7DE2" w14:paraId="2540711F" w14:textId="77777777" w:rsidTr="003663F9">
        <w:trPr>
          <w:cantSplit/>
          <w:jc w:val="center"/>
        </w:trPr>
        <w:tc>
          <w:tcPr>
            <w:tcW w:w="288" w:type="dxa"/>
          </w:tcPr>
          <w:p w14:paraId="06AA60E3" w14:textId="77777777" w:rsidR="000C7DE2" w:rsidRDefault="000C7DE2" w:rsidP="003663F9">
            <w:pPr>
              <w:pStyle w:val="CopticCross"/>
            </w:pPr>
          </w:p>
        </w:tc>
        <w:tc>
          <w:tcPr>
            <w:tcW w:w="3960" w:type="dxa"/>
          </w:tcPr>
          <w:p w14:paraId="515387D5" w14:textId="77777777" w:rsidR="000C7DE2" w:rsidRPr="003663F9" w:rsidRDefault="000C7DE2" w:rsidP="003663F9">
            <w:pPr>
              <w:pStyle w:val="EngHangEnd"/>
              <w:rPr>
                <w:rFonts w:eastAsia="Arial Unicode MS"/>
              </w:rPr>
            </w:pPr>
            <w:r>
              <w:rPr>
                <w:rFonts w:eastAsia="Arial Unicode MS"/>
              </w:rPr>
              <w:t>Saint Juliana.</w:t>
            </w:r>
          </w:p>
        </w:tc>
        <w:tc>
          <w:tcPr>
            <w:tcW w:w="288" w:type="dxa"/>
          </w:tcPr>
          <w:p w14:paraId="0C8EC608" w14:textId="77777777" w:rsidR="000C7DE2" w:rsidRDefault="000C7DE2" w:rsidP="003663F9"/>
        </w:tc>
        <w:tc>
          <w:tcPr>
            <w:tcW w:w="288" w:type="dxa"/>
          </w:tcPr>
          <w:p w14:paraId="5C4FD79A" w14:textId="77777777" w:rsidR="000C7DE2" w:rsidRDefault="000C7DE2" w:rsidP="003663F9">
            <w:pPr>
              <w:pStyle w:val="CopticCross"/>
            </w:pPr>
          </w:p>
        </w:tc>
        <w:tc>
          <w:tcPr>
            <w:tcW w:w="3960" w:type="dxa"/>
          </w:tcPr>
          <w:p w14:paraId="7E0F1FB5" w14:textId="77777777" w:rsidR="000C7DE2" w:rsidRDefault="000C7DE2" w:rsidP="003663F9">
            <w:pPr>
              <w:pStyle w:val="CopticHangingVerse"/>
            </w:pPr>
            <w:r>
              <w:t>ϯⲁ̀ⲅⲓⲁ Ⲓⲟⲩⲗⲓⲁ̀ⲛⲏ.</w:t>
            </w:r>
          </w:p>
        </w:tc>
      </w:tr>
    </w:tbl>
    <w:p w14:paraId="576B957E" w14:textId="2794AC76" w:rsidR="00B46E6E" w:rsidRDefault="000C7DE2" w:rsidP="00B46E6E">
      <w:pPr>
        <w:tabs>
          <w:tab w:val="left" w:leader="dot" w:pos="8280"/>
        </w:tabs>
        <w:spacing w:after="0" w:line="240" w:lineRule="auto"/>
      </w:pPr>
      <w:r>
        <w:t>The Doxology for Sts. Barbara and Juliana</w:t>
      </w:r>
      <w:r w:rsidR="00B46E6E">
        <w:fldChar w:fldCharType="end"/>
      </w:r>
      <w:r w:rsidR="00B46E6E">
        <w:tab/>
      </w:r>
      <w:r w:rsidR="00B46E6E">
        <w:fldChar w:fldCharType="begin"/>
      </w:r>
      <w:r w:rsidR="00B46E6E">
        <w:instrText xml:space="preserve"> PAGEREF _Ref434490169 \h </w:instrText>
      </w:r>
      <w:r w:rsidR="00B46E6E">
        <w:fldChar w:fldCharType="separate"/>
      </w:r>
      <w:r>
        <w:rPr>
          <w:noProof/>
        </w:rPr>
        <w:t>723</w:t>
      </w:r>
      <w:r w:rsidR="00B46E6E">
        <w:fldChar w:fldCharType="end"/>
      </w:r>
    </w:p>
    <w:p w14:paraId="5552E48E" w14:textId="175B267D" w:rsidR="00B46E6E" w:rsidRDefault="00B46E6E" w:rsidP="00B46E6E">
      <w:pPr>
        <w:tabs>
          <w:tab w:val="left" w:leader="dot" w:pos="8280"/>
        </w:tabs>
        <w:spacing w:after="0" w:line="240" w:lineRule="auto"/>
      </w:pPr>
      <w:r>
        <w:fldChar w:fldCharType="begin"/>
      </w:r>
      <w:r>
        <w:instrText xml:space="preserve"> REF _Ref434490204 \h </w:instrText>
      </w:r>
      <w:r>
        <w:fldChar w:fldCharType="separate"/>
      </w:r>
      <w:r w:rsidR="000C7DE2">
        <w:t>The Doxology for St. Marina</w:t>
      </w:r>
      <w:r>
        <w:fldChar w:fldCharType="end"/>
      </w:r>
      <w:r>
        <w:tab/>
      </w:r>
      <w:r>
        <w:fldChar w:fldCharType="begin"/>
      </w:r>
      <w:r>
        <w:instrText xml:space="preserve"> PAGEREF _Ref434490204 \h </w:instrText>
      </w:r>
      <w:r>
        <w:fldChar w:fldCharType="separate"/>
      </w:r>
      <w:r w:rsidR="000C7DE2">
        <w:rPr>
          <w:noProof/>
        </w:rPr>
        <w:t>924</w:t>
      </w:r>
      <w:r>
        <w:fldChar w:fldCharType="end"/>
      </w:r>
    </w:p>
    <w:p w14:paraId="7B0A4552" w14:textId="77777777" w:rsidR="000C7DE2" w:rsidRDefault="00B46E6E" w:rsidP="00BD6485">
      <w:pPr>
        <w:pStyle w:val="Heading4"/>
      </w:pPr>
      <w:r>
        <w:fldChar w:fldCharType="begin"/>
      </w:r>
      <w:r>
        <w:instrText xml:space="preserve"> REF _Ref434490258 \h </w:instrText>
      </w:r>
      <w:r>
        <w:fldChar w:fldCharType="separate"/>
      </w:r>
      <w:r w:rsidR="000C7DE2">
        <w:t>A Verse for the Verses of Cymbals for St. Rebecca and her Children</w:t>
      </w:r>
    </w:p>
    <w:p w14:paraId="54125273" w14:textId="77777777" w:rsidR="000C7DE2" w:rsidRPr="004B7EF3" w:rsidRDefault="000C7DE2" w:rsidP="004B7EF3">
      <w:pPr>
        <w:pStyle w:val="Rubric"/>
      </w:pPr>
      <w:r>
        <w:t>See the Praxis Response below.</w:t>
      </w:r>
    </w:p>
    <w:p w14:paraId="6816F6FF" w14:textId="64593233" w:rsidR="00B46E6E" w:rsidRDefault="000C7DE2" w:rsidP="00B46E6E">
      <w:pPr>
        <w:tabs>
          <w:tab w:val="left" w:leader="dot" w:pos="8280"/>
        </w:tabs>
        <w:spacing w:after="0" w:line="240" w:lineRule="auto"/>
      </w:pPr>
      <w:r>
        <w:t>The Doxology for St. Rebecca and her Children</w:t>
      </w:r>
      <w:r w:rsidR="00B46E6E">
        <w:fldChar w:fldCharType="end"/>
      </w:r>
      <w:r w:rsidR="00B46E6E">
        <w:tab/>
      </w:r>
      <w:r w:rsidR="00B46E6E">
        <w:fldChar w:fldCharType="begin"/>
      </w:r>
      <w:r w:rsidR="00B46E6E">
        <w:instrText xml:space="preserve"> PAGEREF _Ref434490258 \h </w:instrText>
      </w:r>
      <w:r w:rsidR="00B46E6E">
        <w:fldChar w:fldCharType="separate"/>
      </w:r>
      <w:r>
        <w:rPr>
          <w:noProof/>
        </w:rPr>
        <w:t>642</w:t>
      </w:r>
      <w:r w:rsidR="00B46E6E">
        <w:fldChar w:fldCharType="end"/>
      </w:r>
    </w:p>
    <w:p w14:paraId="540E858E" w14:textId="7A9E4AAE" w:rsidR="00B46E6E" w:rsidRDefault="00B46E6E" w:rsidP="00B46E6E">
      <w:pPr>
        <w:tabs>
          <w:tab w:val="left" w:leader="dot" w:pos="8280"/>
        </w:tabs>
        <w:spacing w:after="0" w:line="240" w:lineRule="auto"/>
      </w:pPr>
      <w:r>
        <w:fldChar w:fldCharType="begin"/>
      </w:r>
      <w:r>
        <w:instrText xml:space="preserve"> REF _Ref434489950 \h  \* MERGEFORMAT </w:instrText>
      </w:r>
      <w:r>
        <w:fldChar w:fldCharType="separate"/>
      </w:r>
      <w:r w:rsidR="000C7DE2">
        <w:t>The Doxology of the Martyrs</w:t>
      </w:r>
      <w:r>
        <w:fldChar w:fldCharType="end"/>
      </w:r>
      <w:r>
        <w:tab/>
      </w:r>
      <w:r>
        <w:fldChar w:fldCharType="begin"/>
      </w:r>
      <w:r>
        <w:instrText xml:space="preserve"> PAGEREF _Ref434489950 \h </w:instrText>
      </w:r>
      <w:r>
        <w:fldChar w:fldCharType="separate"/>
      </w:r>
      <w:r w:rsidR="000C7DE2">
        <w:rPr>
          <w:noProof/>
        </w:rPr>
        <w:t>614</w:t>
      </w:r>
      <w:r>
        <w:fldChar w:fldCharType="end"/>
      </w:r>
    </w:p>
    <w:p w14:paraId="4C266829" w14:textId="21272F49" w:rsidR="00B46E6E" w:rsidRDefault="00B46E6E" w:rsidP="00B46E6E">
      <w:pPr>
        <w:tabs>
          <w:tab w:val="left" w:leader="dot" w:pos="8280"/>
        </w:tabs>
        <w:spacing w:after="0" w:line="240" w:lineRule="auto"/>
      </w:pPr>
      <w:r>
        <w:fldChar w:fldCharType="begin"/>
      </w:r>
      <w:r>
        <w:instrText xml:space="preserve"> REF _Ref434490340 \h </w:instrText>
      </w:r>
      <w:r>
        <w:fldChar w:fldCharType="separate"/>
      </w:r>
      <w:r w:rsidR="000C7DE2">
        <w:t>The Doxology for St. Anthony the Great</w:t>
      </w:r>
      <w:r>
        <w:fldChar w:fldCharType="end"/>
      </w:r>
      <w:r>
        <w:tab/>
      </w:r>
      <w:r>
        <w:fldChar w:fldCharType="begin"/>
      </w:r>
      <w:r>
        <w:instrText xml:space="preserve"> PAGEREF _Ref434490340 \h </w:instrText>
      </w:r>
      <w:r>
        <w:fldChar w:fldCharType="separate"/>
      </w:r>
      <w:r w:rsidR="000C7DE2">
        <w:rPr>
          <w:noProof/>
        </w:rPr>
        <w:t>830</w:t>
      </w:r>
      <w:r>
        <w:fldChar w:fldCharType="end"/>
      </w:r>
    </w:p>
    <w:p w14:paraId="7876C2FC" w14:textId="6815C27D" w:rsidR="00B46E6E" w:rsidRDefault="00B46E6E" w:rsidP="00B46E6E">
      <w:pPr>
        <w:tabs>
          <w:tab w:val="left" w:leader="dot" w:pos="8280"/>
        </w:tabs>
        <w:spacing w:after="0" w:line="240" w:lineRule="auto"/>
      </w:pPr>
      <w:r>
        <w:fldChar w:fldCharType="begin"/>
      </w:r>
      <w:r>
        <w:instrText xml:space="preserve"> REF _Ref434490368 \h </w:instrText>
      </w:r>
      <w:r>
        <w:fldChar w:fldCharType="separate"/>
      </w:r>
      <w:r w:rsidR="000C7DE2">
        <w:t>The Doxology for St. Paul the Anchorite</w:t>
      </w:r>
      <w:r>
        <w:fldChar w:fldCharType="end"/>
      </w:r>
      <w:r>
        <w:tab/>
      </w:r>
      <w:r>
        <w:fldChar w:fldCharType="begin"/>
      </w:r>
      <w:r>
        <w:instrText xml:space="preserve"> PAGEREF _Ref434490368 \h </w:instrText>
      </w:r>
      <w:r>
        <w:fldChar w:fldCharType="separate"/>
      </w:r>
      <w:r w:rsidR="000C7DE2">
        <w:rPr>
          <w:noProof/>
        </w:rPr>
        <w:t>832</w:t>
      </w:r>
      <w:r>
        <w:fldChar w:fldCharType="end"/>
      </w:r>
    </w:p>
    <w:p w14:paraId="7F23326E" w14:textId="49F63E71" w:rsidR="00B46E6E" w:rsidRDefault="00B46E6E" w:rsidP="00B46E6E">
      <w:pPr>
        <w:tabs>
          <w:tab w:val="left" w:leader="dot" w:pos="8280"/>
        </w:tabs>
        <w:spacing w:after="0" w:line="240" w:lineRule="auto"/>
      </w:pPr>
      <w:r>
        <w:fldChar w:fldCharType="begin"/>
      </w:r>
      <w:r>
        <w:instrText xml:space="preserve"> REF _Ref434490311 \h </w:instrText>
      </w:r>
      <w:r>
        <w:fldChar w:fldCharType="separate"/>
      </w:r>
      <w:r w:rsidR="000C7DE2">
        <w:t>The Doxology of St. Anthony and St. Paul</w:t>
      </w:r>
      <w:r>
        <w:fldChar w:fldCharType="end"/>
      </w:r>
      <w:r>
        <w:tab/>
      </w:r>
      <w:r>
        <w:fldChar w:fldCharType="begin"/>
      </w:r>
      <w:r>
        <w:instrText xml:space="preserve"> PAGEREF _Ref434490311 \h </w:instrText>
      </w:r>
      <w:r>
        <w:fldChar w:fldCharType="separate"/>
      </w:r>
      <w:r w:rsidR="000C7DE2">
        <w:rPr>
          <w:noProof/>
        </w:rPr>
        <w:t>619</w:t>
      </w:r>
      <w:r>
        <w:fldChar w:fldCharType="end"/>
      </w:r>
    </w:p>
    <w:p w14:paraId="0452B3F4" w14:textId="5C612E97" w:rsidR="00810F04" w:rsidRDefault="00810F04" w:rsidP="00B46E6E">
      <w:pPr>
        <w:tabs>
          <w:tab w:val="left" w:leader="dot" w:pos="8280"/>
        </w:tabs>
        <w:spacing w:after="0" w:line="240" w:lineRule="auto"/>
      </w:pPr>
      <w:r>
        <w:fldChar w:fldCharType="begin"/>
      </w:r>
      <w:r>
        <w:instrText xml:space="preserve"> REF _Ref434490783 \h </w:instrText>
      </w:r>
      <w:r>
        <w:fldChar w:fldCharType="separate"/>
      </w:r>
      <w:r w:rsidR="000C7DE2">
        <w:rPr>
          <w:lang w:val="en-US"/>
        </w:rPr>
        <w:t>The Doxology for St. Pishoy</w:t>
      </w:r>
      <w:r>
        <w:fldChar w:fldCharType="end"/>
      </w:r>
      <w:r>
        <w:tab/>
      </w:r>
      <w:r>
        <w:fldChar w:fldCharType="begin"/>
      </w:r>
      <w:r>
        <w:instrText xml:space="preserve"> PAGEREF _Ref434490783 \h </w:instrText>
      </w:r>
      <w:r>
        <w:fldChar w:fldCharType="separate"/>
      </w:r>
      <w:r w:rsidR="000C7DE2">
        <w:rPr>
          <w:noProof/>
        </w:rPr>
        <w:t>919</w:t>
      </w:r>
      <w:r>
        <w:fldChar w:fldCharType="end"/>
      </w:r>
    </w:p>
    <w:p w14:paraId="73CE5335" w14:textId="637B9B9A" w:rsidR="00810F04" w:rsidRDefault="00810F04" w:rsidP="00B46E6E">
      <w:pPr>
        <w:tabs>
          <w:tab w:val="left" w:leader="dot" w:pos="8280"/>
        </w:tabs>
        <w:spacing w:after="0" w:line="240" w:lineRule="auto"/>
      </w:pPr>
      <w:r>
        <w:fldChar w:fldCharType="begin"/>
      </w:r>
      <w:r>
        <w:instrText xml:space="preserve"> REF _Ref434490826 \h </w:instrText>
      </w:r>
      <w:r>
        <w:fldChar w:fldCharType="separate"/>
      </w:r>
      <w:r w:rsidR="000C7DE2">
        <w:t>The Doxology of St. Pishoy and St. Paul of Tammah</w:t>
      </w:r>
      <w:r>
        <w:fldChar w:fldCharType="end"/>
      </w:r>
      <w:r>
        <w:tab/>
      </w:r>
      <w:r>
        <w:fldChar w:fldCharType="begin"/>
      </w:r>
      <w:r>
        <w:instrText xml:space="preserve"> PAGEREF _Ref434490826 \h </w:instrText>
      </w:r>
      <w:r>
        <w:fldChar w:fldCharType="separate"/>
      </w:r>
      <w:r w:rsidR="000C7DE2">
        <w:rPr>
          <w:noProof/>
        </w:rPr>
        <w:t>621</w:t>
      </w:r>
      <w:r>
        <w:fldChar w:fldCharType="end"/>
      </w:r>
    </w:p>
    <w:p w14:paraId="4D5B019A" w14:textId="19D9FCD1" w:rsidR="00B46E6E" w:rsidRDefault="00B46E6E" w:rsidP="00B46E6E">
      <w:pPr>
        <w:tabs>
          <w:tab w:val="left" w:leader="dot" w:pos="8280"/>
        </w:tabs>
        <w:spacing w:after="0" w:line="240" w:lineRule="auto"/>
      </w:pPr>
      <w:r>
        <w:fldChar w:fldCharType="begin"/>
      </w:r>
      <w:r>
        <w:instrText xml:space="preserve"> REF _Ref434490507 \h </w:instrText>
      </w:r>
      <w:r>
        <w:fldChar w:fldCharType="separate"/>
      </w:r>
      <w:r w:rsidR="000C7DE2">
        <w:t>The Doxology of St. Macarius the Great</w:t>
      </w:r>
      <w:r>
        <w:fldChar w:fldCharType="end"/>
      </w:r>
      <w:r>
        <w:tab/>
      </w:r>
      <w:r>
        <w:fldChar w:fldCharType="begin"/>
      </w:r>
      <w:r>
        <w:instrText xml:space="preserve"> PAGEREF _Ref434490507 \h </w:instrText>
      </w:r>
      <w:r>
        <w:fldChar w:fldCharType="separate"/>
      </w:r>
      <w:r w:rsidR="000C7DE2">
        <w:rPr>
          <w:noProof/>
        </w:rPr>
        <w:t>844</w:t>
      </w:r>
      <w:r>
        <w:fldChar w:fldCharType="end"/>
      </w:r>
    </w:p>
    <w:p w14:paraId="375959C5" w14:textId="2D27D582" w:rsidR="00B46E6E" w:rsidRDefault="00B46E6E" w:rsidP="00B46E6E">
      <w:pPr>
        <w:tabs>
          <w:tab w:val="left" w:leader="dot" w:pos="8280"/>
        </w:tabs>
        <w:spacing w:after="0" w:line="240" w:lineRule="auto"/>
      </w:pPr>
      <w:r>
        <w:fldChar w:fldCharType="begin"/>
      </w:r>
      <w:r>
        <w:instrText xml:space="preserve"> REF _Ref434490525 \h </w:instrText>
      </w:r>
      <w:r>
        <w:fldChar w:fldCharType="separate"/>
      </w:r>
      <w:r w:rsidR="000C7DE2">
        <w:t>Another Doxology of St. Macarius the Great</w:t>
      </w:r>
      <w:r>
        <w:fldChar w:fldCharType="end"/>
      </w:r>
      <w:r>
        <w:tab/>
      </w:r>
      <w:r>
        <w:fldChar w:fldCharType="begin"/>
      </w:r>
      <w:r>
        <w:instrText xml:space="preserve"> PAGEREF _Ref434490525 \h </w:instrText>
      </w:r>
      <w:r>
        <w:fldChar w:fldCharType="separate"/>
      </w:r>
      <w:r w:rsidR="000C7DE2">
        <w:rPr>
          <w:noProof/>
        </w:rPr>
        <w:t>846</w:t>
      </w:r>
      <w:r>
        <w:fldChar w:fldCharType="end"/>
      </w:r>
    </w:p>
    <w:p w14:paraId="79D5B8D3" w14:textId="35056486" w:rsidR="00B46E6E" w:rsidRDefault="00B46E6E" w:rsidP="00B46E6E">
      <w:pPr>
        <w:tabs>
          <w:tab w:val="left" w:leader="dot" w:pos="8280"/>
        </w:tabs>
        <w:spacing w:after="0" w:line="240" w:lineRule="auto"/>
      </w:pPr>
      <w:r>
        <w:fldChar w:fldCharType="begin"/>
      </w:r>
      <w:r>
        <w:instrText xml:space="preserve"> REF _Ref434490542 \h </w:instrText>
      </w:r>
      <w:r>
        <w:fldChar w:fldCharType="separate"/>
      </w:r>
      <w:r w:rsidR="000C7DE2">
        <w:t>Another Doxology of St. Macarius the Great</w:t>
      </w:r>
      <w:r>
        <w:fldChar w:fldCharType="end"/>
      </w:r>
      <w:r>
        <w:tab/>
      </w:r>
      <w:r>
        <w:fldChar w:fldCharType="begin"/>
      </w:r>
      <w:r>
        <w:instrText xml:space="preserve"> PAGEREF _Ref434490542 \h </w:instrText>
      </w:r>
      <w:r>
        <w:fldChar w:fldCharType="separate"/>
      </w:r>
      <w:r w:rsidR="000C7DE2">
        <w:rPr>
          <w:noProof/>
        </w:rPr>
        <w:t>847</w:t>
      </w:r>
      <w:r>
        <w:fldChar w:fldCharType="end"/>
      </w:r>
    </w:p>
    <w:p w14:paraId="172063D3" w14:textId="39FCF150" w:rsidR="00B46E6E" w:rsidRDefault="00B46E6E" w:rsidP="00B46E6E">
      <w:pPr>
        <w:tabs>
          <w:tab w:val="left" w:leader="dot" w:pos="8280"/>
        </w:tabs>
        <w:spacing w:after="0" w:line="240" w:lineRule="auto"/>
      </w:pPr>
      <w:r>
        <w:fldChar w:fldCharType="begin"/>
      </w:r>
      <w:r>
        <w:instrText xml:space="preserve"> REF _Ref434490596 \h </w:instrText>
      </w:r>
      <w:r>
        <w:fldChar w:fldCharType="separate"/>
      </w:r>
      <w:r w:rsidR="000C7DE2">
        <w:t>The Doxology for St. Macarius of Alexandria, the Presbyter</w:t>
      </w:r>
      <w:r>
        <w:fldChar w:fldCharType="end"/>
      </w:r>
      <w:r>
        <w:tab/>
      </w:r>
      <w:r>
        <w:fldChar w:fldCharType="begin"/>
      </w:r>
      <w:r>
        <w:instrText xml:space="preserve"> PAGEREF _Ref434490596 \h </w:instrText>
      </w:r>
      <w:r>
        <w:fldChar w:fldCharType="separate"/>
      </w:r>
      <w:r w:rsidR="000C7DE2">
        <w:rPr>
          <w:noProof/>
        </w:rPr>
        <w:t>867</w:t>
      </w:r>
      <w:r>
        <w:fldChar w:fldCharType="end"/>
      </w:r>
    </w:p>
    <w:p w14:paraId="50A26227" w14:textId="57BE9048" w:rsidR="00B46E6E" w:rsidRDefault="00B46E6E" w:rsidP="00B46E6E">
      <w:pPr>
        <w:tabs>
          <w:tab w:val="left" w:leader="dot" w:pos="8280"/>
        </w:tabs>
        <w:spacing w:after="0" w:line="240" w:lineRule="auto"/>
      </w:pPr>
      <w:r>
        <w:fldChar w:fldCharType="begin"/>
      </w:r>
      <w:r>
        <w:instrText xml:space="preserve"> REF _Ref434490474 \h </w:instrText>
      </w:r>
      <w:r>
        <w:fldChar w:fldCharType="separate"/>
      </w:r>
      <w:r w:rsidR="000C7DE2">
        <w:t>The Doxology for St. Macarius the Bishop of Edkow</w:t>
      </w:r>
      <w:r>
        <w:fldChar w:fldCharType="end"/>
      </w:r>
      <w:r>
        <w:tab/>
      </w:r>
      <w:r>
        <w:fldChar w:fldCharType="begin"/>
      </w:r>
      <w:r>
        <w:instrText xml:space="preserve"> PAGEREF _Ref434490474 \h </w:instrText>
      </w:r>
      <w:r>
        <w:fldChar w:fldCharType="separate"/>
      </w:r>
      <w:r w:rsidR="000C7DE2">
        <w:rPr>
          <w:noProof/>
        </w:rPr>
        <w:t>684</w:t>
      </w:r>
      <w:r>
        <w:fldChar w:fldCharType="end"/>
      </w:r>
    </w:p>
    <w:p w14:paraId="3097F23C" w14:textId="77777777" w:rsidR="000C7DE2" w:rsidRDefault="00B46E6E" w:rsidP="0056261A">
      <w:pPr>
        <w:pStyle w:val="Heading4"/>
      </w:pPr>
      <w:r>
        <w:fldChar w:fldCharType="begin"/>
      </w:r>
      <w:r>
        <w:instrText xml:space="preserve"> REF _Ref434490715 \h </w:instrText>
      </w:r>
      <w:r>
        <w:fldChar w:fldCharType="separate"/>
      </w:r>
      <w:r w:rsidR="000C7DE2">
        <w:t>The Verse of the Cymabals for St. John the Short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2924E30C" w14:textId="77777777" w:rsidTr="0056261A">
        <w:trPr>
          <w:cantSplit/>
          <w:jc w:val="center"/>
        </w:trPr>
        <w:tc>
          <w:tcPr>
            <w:tcW w:w="288" w:type="dxa"/>
          </w:tcPr>
          <w:p w14:paraId="5034B293" w14:textId="77777777" w:rsidR="000C7DE2" w:rsidRDefault="000C7DE2" w:rsidP="0056261A">
            <w:pPr>
              <w:pStyle w:val="CopticCross"/>
            </w:pPr>
          </w:p>
        </w:tc>
        <w:tc>
          <w:tcPr>
            <w:tcW w:w="3960" w:type="dxa"/>
          </w:tcPr>
          <w:p w14:paraId="10B395E2" w14:textId="77777777" w:rsidR="000C7DE2" w:rsidRDefault="000C7DE2" w:rsidP="00855550">
            <w:pPr>
              <w:pStyle w:val="EngHang"/>
            </w:pPr>
            <w:r>
              <w:t>You are truly blessed,</w:t>
            </w:r>
          </w:p>
          <w:p w14:paraId="5489C8D4" w14:textId="77777777" w:rsidR="000C7DE2" w:rsidRDefault="000C7DE2" w:rsidP="00855550">
            <w:pPr>
              <w:pStyle w:val="EngHang"/>
            </w:pPr>
            <w:r>
              <w:t>Our saintly and righteous father,</w:t>
            </w:r>
          </w:p>
          <w:p w14:paraId="44EA6307" w14:textId="77777777" w:rsidR="000C7DE2" w:rsidRDefault="000C7DE2" w:rsidP="00855550">
            <w:pPr>
              <w:pStyle w:val="EngHang"/>
            </w:pPr>
            <w:r>
              <w:t>Abba John the Short,</w:t>
            </w:r>
          </w:p>
          <w:p w14:paraId="6EE5E09A" w14:textId="77777777" w:rsidR="000C7DE2" w:rsidRDefault="000C7DE2" w:rsidP="0056261A">
            <w:pPr>
              <w:pStyle w:val="EngHangEnd"/>
            </w:pPr>
            <w:r>
              <w:t>The beloved of Christ.</w:t>
            </w:r>
          </w:p>
        </w:tc>
        <w:tc>
          <w:tcPr>
            <w:tcW w:w="288" w:type="dxa"/>
          </w:tcPr>
          <w:p w14:paraId="03E664B7" w14:textId="77777777" w:rsidR="000C7DE2" w:rsidRDefault="000C7DE2" w:rsidP="0056261A"/>
        </w:tc>
        <w:tc>
          <w:tcPr>
            <w:tcW w:w="288" w:type="dxa"/>
          </w:tcPr>
          <w:p w14:paraId="38B28231" w14:textId="77777777" w:rsidR="000C7DE2" w:rsidRDefault="000C7DE2" w:rsidP="0056261A">
            <w:pPr>
              <w:pStyle w:val="CopticCross"/>
            </w:pPr>
          </w:p>
        </w:tc>
        <w:tc>
          <w:tcPr>
            <w:tcW w:w="3960" w:type="dxa"/>
          </w:tcPr>
          <w:p w14:paraId="3339771B" w14:textId="77777777" w:rsidR="000C7DE2" w:rsidRDefault="000C7DE2" w:rsidP="00855550">
            <w:pPr>
              <w:pStyle w:val="CopticVersemulti-line"/>
            </w:pPr>
            <w:r>
              <w:t>Ⲱⲟⲩⲛⲁⲓⲁⲧⲕ ϧⲉⲛ ⲟⲩⲙⲉⲑⲙⲏⲓ:</w:t>
            </w:r>
          </w:p>
          <w:p w14:paraId="3E9B1077" w14:textId="77777777" w:rsidR="000C7DE2" w:rsidRDefault="000C7DE2" w:rsidP="00855550">
            <w:pPr>
              <w:pStyle w:val="CopticVersemulti-line"/>
            </w:pPr>
            <w:r>
              <w:t>ⲡⲉⲛⲓⲱⲧ ⲉⲑⲟⲩⲁⲃ ⲛ̀ⲇⲓⲕⲉⲟⲥ:</w:t>
            </w:r>
          </w:p>
          <w:p w14:paraId="5DD36DE9" w14:textId="77777777" w:rsidR="000C7DE2" w:rsidRDefault="000C7DE2" w:rsidP="00855550">
            <w:pPr>
              <w:pStyle w:val="CopticVersemulti-line"/>
            </w:pPr>
            <w:r>
              <w:t>ⲁⲃⲃⲁ Ⲓⲱⲁⲛⲛⲏⲥ ⲡⲓⲕⲟⲗⲟⲃⲟⲥ:</w:t>
            </w:r>
          </w:p>
          <w:p w14:paraId="132C64D4" w14:textId="77777777" w:rsidR="000C7DE2" w:rsidRPr="00C35319" w:rsidRDefault="000C7DE2" w:rsidP="0056261A">
            <w:pPr>
              <w:pStyle w:val="CopticHangingVerse"/>
            </w:pPr>
            <w:r>
              <w:t>ⲡⲓⲙⲉⲛⲣⲓⲧ ⲛ̀ⲧⲉ Ⲡⲭ̄ⲥ̄.</w:t>
            </w:r>
          </w:p>
        </w:tc>
      </w:tr>
    </w:tbl>
    <w:p w14:paraId="009C5D78" w14:textId="6F832DB4" w:rsidR="00810F04" w:rsidRDefault="000C7DE2" w:rsidP="00B46E6E">
      <w:pPr>
        <w:tabs>
          <w:tab w:val="left" w:leader="dot" w:pos="8280"/>
        </w:tabs>
        <w:spacing w:after="0" w:line="240" w:lineRule="auto"/>
      </w:pPr>
      <w:r>
        <w:t>The Doxology for St. John the Short</w:t>
      </w:r>
      <w:r w:rsidR="00B46E6E">
        <w:fldChar w:fldCharType="end"/>
      </w:r>
      <w:r w:rsidR="00B46E6E">
        <w:tab/>
      </w:r>
      <w:r w:rsidR="00B46E6E">
        <w:fldChar w:fldCharType="begin"/>
      </w:r>
      <w:r w:rsidR="00B46E6E">
        <w:instrText xml:space="preserve"> PAGEREF _Ref434490715 \h </w:instrText>
      </w:r>
      <w:r w:rsidR="00B46E6E">
        <w:fldChar w:fldCharType="separate"/>
      </w:r>
      <w:r>
        <w:rPr>
          <w:noProof/>
        </w:rPr>
        <w:t>679</w:t>
      </w:r>
      <w:r w:rsidR="00B46E6E">
        <w:fldChar w:fldCharType="end"/>
      </w:r>
    </w:p>
    <w:p w14:paraId="09BA7C45" w14:textId="3A1B2B85" w:rsidR="00B46E6E" w:rsidRDefault="00B46E6E" w:rsidP="00B46E6E">
      <w:pPr>
        <w:tabs>
          <w:tab w:val="left" w:leader="dot" w:pos="8280"/>
        </w:tabs>
        <w:spacing w:after="0" w:line="240" w:lineRule="auto"/>
      </w:pPr>
      <w:r>
        <w:fldChar w:fldCharType="begin"/>
      </w:r>
      <w:r>
        <w:instrText xml:space="preserve"> REF _Ref434490403 \h </w:instrText>
      </w:r>
      <w:r>
        <w:fldChar w:fldCharType="separate"/>
      </w:r>
      <w:r w:rsidR="000C7DE2">
        <w:t>The Doxology for St. Thomas the Anchorite</w:t>
      </w:r>
      <w:r>
        <w:fldChar w:fldCharType="end"/>
      </w:r>
      <w:r>
        <w:tab/>
      </w:r>
      <w:r>
        <w:fldChar w:fldCharType="begin"/>
      </w:r>
      <w:r>
        <w:instrText xml:space="preserve"> PAGEREF _Ref434490403 \h </w:instrText>
      </w:r>
      <w:r>
        <w:fldChar w:fldCharType="separate"/>
      </w:r>
      <w:r w:rsidR="000C7DE2">
        <w:rPr>
          <w:noProof/>
        </w:rPr>
        <w:t>884</w:t>
      </w:r>
      <w:r>
        <w:fldChar w:fldCharType="end"/>
      </w:r>
    </w:p>
    <w:p w14:paraId="523E14F8" w14:textId="23E440C0" w:rsidR="00810F04" w:rsidRDefault="00810F04" w:rsidP="00B46E6E">
      <w:pPr>
        <w:tabs>
          <w:tab w:val="left" w:leader="dot" w:pos="8280"/>
        </w:tabs>
        <w:spacing w:after="0" w:line="240" w:lineRule="auto"/>
      </w:pPr>
      <w:r>
        <w:fldChar w:fldCharType="begin"/>
      </w:r>
      <w:r>
        <w:instrText xml:space="preserve"> REF _Ref434490892 \h </w:instrText>
      </w:r>
      <w:r>
        <w:fldChar w:fldCharType="separate"/>
      </w:r>
      <w:r w:rsidR="000C7DE2">
        <w:t>The Doxology for St. Arsenius</w:t>
      </w:r>
      <w:r>
        <w:fldChar w:fldCharType="end"/>
      </w:r>
      <w:r>
        <w:tab/>
      </w:r>
      <w:r>
        <w:fldChar w:fldCharType="begin"/>
      </w:r>
      <w:r>
        <w:instrText xml:space="preserve"> PAGEREF _Ref434490892 \h </w:instrText>
      </w:r>
      <w:r>
        <w:fldChar w:fldCharType="separate"/>
      </w:r>
      <w:r w:rsidR="000C7DE2">
        <w:rPr>
          <w:noProof/>
        </w:rPr>
        <w:t>871</w:t>
      </w:r>
      <w:r>
        <w:fldChar w:fldCharType="end"/>
      </w:r>
    </w:p>
    <w:p w14:paraId="32B75263" w14:textId="717D9DCD" w:rsidR="00B46E6E" w:rsidRDefault="00810F04" w:rsidP="00810F04">
      <w:pPr>
        <w:tabs>
          <w:tab w:val="left" w:leader="dot" w:pos="8280"/>
        </w:tabs>
        <w:spacing w:after="0" w:line="240" w:lineRule="auto"/>
      </w:pPr>
      <w:r>
        <w:fldChar w:fldCharType="begin"/>
      </w:r>
      <w:r>
        <w:instrText xml:space="preserve"> REF _Ref434490957 \h  \* MERGEFORMAT </w:instrText>
      </w:r>
      <w:r>
        <w:fldChar w:fldCharType="separate"/>
      </w:r>
      <w:r w:rsidR="000C7DE2">
        <w:t>The Doxology for Sts. Maximus and Dometius</w:t>
      </w:r>
      <w:r>
        <w:fldChar w:fldCharType="end"/>
      </w:r>
      <w:r>
        <w:tab/>
      </w:r>
      <w:r>
        <w:fldChar w:fldCharType="begin"/>
      </w:r>
      <w:r>
        <w:instrText xml:space="preserve"> PAGEREF _Ref434490957 \h </w:instrText>
      </w:r>
      <w:r>
        <w:fldChar w:fldCharType="separate"/>
      </w:r>
      <w:r w:rsidR="000C7DE2">
        <w:rPr>
          <w:noProof/>
        </w:rPr>
        <w:t>826</w:t>
      </w:r>
      <w:r>
        <w:fldChar w:fldCharType="end"/>
      </w:r>
    </w:p>
    <w:p w14:paraId="3DE06B7E" w14:textId="6AE09ACE" w:rsidR="00B46E6E" w:rsidRDefault="00810F04" w:rsidP="00810F04">
      <w:pPr>
        <w:tabs>
          <w:tab w:val="left" w:leader="dot" w:pos="8280"/>
        </w:tabs>
        <w:spacing w:after="0" w:line="240" w:lineRule="auto"/>
      </w:pPr>
      <w:r>
        <w:fldChar w:fldCharType="begin"/>
      </w:r>
      <w:r>
        <w:instrText xml:space="preserve"> REF _Ref434491006 \h  \* MERGEFORMAT </w:instrText>
      </w:r>
      <w:r>
        <w:fldChar w:fldCharType="separate"/>
      </w:r>
      <w:r w:rsidR="000C7DE2" w:rsidRPr="000C7DE2">
        <w:t>The Doxology for the Strong St. Moses</w:t>
      </w:r>
      <w:r>
        <w:fldChar w:fldCharType="end"/>
      </w:r>
      <w:r>
        <w:tab/>
      </w:r>
      <w:r>
        <w:fldChar w:fldCharType="begin"/>
      </w:r>
      <w:r>
        <w:instrText xml:space="preserve"> PAGEREF _Ref434491006 \h </w:instrText>
      </w:r>
      <w:r>
        <w:fldChar w:fldCharType="separate"/>
      </w:r>
      <w:r w:rsidR="000C7DE2">
        <w:rPr>
          <w:noProof/>
        </w:rPr>
        <w:t>901</w:t>
      </w:r>
      <w:r>
        <w:fldChar w:fldCharType="end"/>
      </w:r>
    </w:p>
    <w:p w14:paraId="65889E35" w14:textId="340B7458" w:rsidR="00810F04" w:rsidRDefault="00810F04" w:rsidP="00810F04">
      <w:pPr>
        <w:tabs>
          <w:tab w:val="left" w:leader="dot" w:pos="8280"/>
        </w:tabs>
        <w:spacing w:after="0" w:line="240" w:lineRule="auto"/>
      </w:pPr>
      <w:r>
        <w:fldChar w:fldCharType="begin"/>
      </w:r>
      <w:r>
        <w:instrText xml:space="preserve"> REF _Ref434491108 \h </w:instrText>
      </w:r>
      <w:r>
        <w:fldChar w:fldCharType="separate"/>
      </w:r>
      <w:r w:rsidR="000C7DE2">
        <w:t>The Doxology for St. John Kami</w:t>
      </w:r>
      <w:r>
        <w:fldChar w:fldCharType="end"/>
      </w:r>
      <w:r>
        <w:tab/>
      </w:r>
      <w:r>
        <w:fldChar w:fldCharType="begin"/>
      </w:r>
      <w:r>
        <w:instrText xml:space="preserve"> PAGEREF _Ref434491108 \h </w:instrText>
      </w:r>
      <w:r>
        <w:fldChar w:fldCharType="separate"/>
      </w:r>
      <w:r w:rsidR="000C7DE2">
        <w:rPr>
          <w:noProof/>
        </w:rPr>
        <w:t>728</w:t>
      </w:r>
      <w:r>
        <w:fldChar w:fldCharType="end"/>
      </w:r>
    </w:p>
    <w:p w14:paraId="452A4480" w14:textId="1FB91FAC" w:rsidR="00810F04" w:rsidRDefault="00810F04" w:rsidP="00810F04">
      <w:pPr>
        <w:tabs>
          <w:tab w:val="left" w:leader="dot" w:pos="8280"/>
        </w:tabs>
        <w:spacing w:after="0" w:line="240" w:lineRule="auto"/>
      </w:pPr>
      <w:r>
        <w:fldChar w:fldCharType="begin"/>
      </w:r>
      <w:r>
        <w:instrText xml:space="preserve"> REF _Ref434491150 \h </w:instrText>
      </w:r>
      <w:r>
        <w:fldChar w:fldCharType="separate"/>
      </w:r>
      <w:r w:rsidR="000C7DE2">
        <w:t>The Doxology for St. Pachomius</w:t>
      </w:r>
      <w:r>
        <w:fldChar w:fldCharType="end"/>
      </w:r>
      <w:r>
        <w:tab/>
      </w:r>
      <w:r>
        <w:fldChar w:fldCharType="begin"/>
      </w:r>
      <w:r>
        <w:instrText xml:space="preserve"> PAGEREF _Ref434491150 \h </w:instrText>
      </w:r>
      <w:r>
        <w:fldChar w:fldCharType="separate"/>
      </w:r>
      <w:r w:rsidR="000C7DE2">
        <w:rPr>
          <w:noProof/>
        </w:rPr>
        <w:t>872</w:t>
      </w:r>
      <w:r>
        <w:fldChar w:fldCharType="end"/>
      </w:r>
    </w:p>
    <w:p w14:paraId="0192B5E6" w14:textId="173A7E47" w:rsidR="00810F04" w:rsidRDefault="00810F04" w:rsidP="00810F04">
      <w:pPr>
        <w:tabs>
          <w:tab w:val="left" w:leader="dot" w:pos="8280"/>
        </w:tabs>
        <w:spacing w:after="0" w:line="240" w:lineRule="auto"/>
      </w:pPr>
      <w:r>
        <w:lastRenderedPageBreak/>
        <w:fldChar w:fldCharType="begin"/>
      </w:r>
      <w:r>
        <w:instrText xml:space="preserve"> REF _Ref434491186 \h </w:instrText>
      </w:r>
      <w:r>
        <w:fldChar w:fldCharType="separate"/>
      </w:r>
      <w:r w:rsidR="000C7DE2">
        <w:rPr>
          <w:lang w:val="en-US"/>
        </w:rPr>
        <w:t>The Doxology for St. Shenoute</w:t>
      </w:r>
      <w:r>
        <w:fldChar w:fldCharType="end"/>
      </w:r>
      <w:r>
        <w:tab/>
      </w:r>
      <w:r>
        <w:fldChar w:fldCharType="begin"/>
      </w:r>
      <w:r>
        <w:instrText xml:space="preserve"> PAGEREF _Ref434491186 \h </w:instrText>
      </w:r>
      <w:r>
        <w:fldChar w:fldCharType="separate"/>
      </w:r>
      <w:r w:rsidR="000C7DE2">
        <w:rPr>
          <w:noProof/>
        </w:rPr>
        <w:t>917</w:t>
      </w:r>
      <w:r>
        <w:fldChar w:fldCharType="end"/>
      </w:r>
    </w:p>
    <w:p w14:paraId="7458F265" w14:textId="297AB157" w:rsidR="00810F04" w:rsidRDefault="00810F04" w:rsidP="00810F04">
      <w:pPr>
        <w:tabs>
          <w:tab w:val="left" w:leader="dot" w:pos="8280"/>
        </w:tabs>
        <w:spacing w:after="0" w:line="240" w:lineRule="auto"/>
      </w:pPr>
      <w:r>
        <w:fldChar w:fldCharType="begin"/>
      </w:r>
      <w:r>
        <w:instrText xml:space="preserve"> REF _Ref434491207 \h </w:instrText>
      </w:r>
      <w:r>
        <w:fldChar w:fldCharType="separate"/>
      </w:r>
      <w:r w:rsidR="000C7DE2">
        <w:rPr>
          <w:lang w:val="en-US"/>
        </w:rPr>
        <w:t>A Doxology for St. Besa</w:t>
      </w:r>
      <w:r>
        <w:fldChar w:fldCharType="end"/>
      </w:r>
      <w:r>
        <w:tab/>
      </w:r>
      <w:r>
        <w:fldChar w:fldCharType="begin"/>
      </w:r>
      <w:r>
        <w:instrText xml:space="preserve"> PAGEREF _Ref434491207 \h </w:instrText>
      </w:r>
      <w:r>
        <w:fldChar w:fldCharType="separate"/>
      </w:r>
      <w:r w:rsidR="000C7DE2">
        <w:rPr>
          <w:noProof/>
        </w:rPr>
        <w:t>918</w:t>
      </w:r>
      <w:r>
        <w:fldChar w:fldCharType="end"/>
      </w:r>
    </w:p>
    <w:p w14:paraId="13581597" w14:textId="0B5C5F3C" w:rsidR="00B82753" w:rsidRDefault="00B82753" w:rsidP="00810F04">
      <w:pPr>
        <w:tabs>
          <w:tab w:val="left" w:leader="dot" w:pos="8280"/>
        </w:tabs>
        <w:spacing w:after="0" w:line="240" w:lineRule="auto"/>
      </w:pPr>
      <w:r>
        <w:fldChar w:fldCharType="begin"/>
      </w:r>
      <w:r>
        <w:instrText xml:space="preserve"> REF _Ref434492837 \h </w:instrText>
      </w:r>
      <w:r>
        <w:fldChar w:fldCharType="separate"/>
      </w:r>
      <w:r w:rsidR="000C7DE2">
        <w:t>The Doxology for Sts. Apollo and Apip</w:t>
      </w:r>
      <w:r>
        <w:fldChar w:fldCharType="end"/>
      </w:r>
      <w:r>
        <w:tab/>
      </w:r>
      <w:r>
        <w:fldChar w:fldCharType="begin"/>
      </w:r>
      <w:r>
        <w:instrText xml:space="preserve"> PAGEREF _Ref434492837 \h </w:instrText>
      </w:r>
      <w:r>
        <w:fldChar w:fldCharType="separate"/>
      </w:r>
      <w:r w:rsidR="000C7DE2">
        <w:rPr>
          <w:noProof/>
        </w:rPr>
        <w:t>683</w:t>
      </w:r>
      <w:r>
        <w:fldChar w:fldCharType="end"/>
      </w:r>
    </w:p>
    <w:p w14:paraId="3540FB7A" w14:textId="40A4C3BF" w:rsidR="00810F04" w:rsidRDefault="00810F04" w:rsidP="00810F04">
      <w:pPr>
        <w:tabs>
          <w:tab w:val="left" w:leader="dot" w:pos="8280"/>
        </w:tabs>
        <w:spacing w:after="0" w:line="240" w:lineRule="auto"/>
      </w:pPr>
      <w:r>
        <w:fldChar w:fldCharType="begin"/>
      </w:r>
      <w:r>
        <w:instrText xml:space="preserve"> REF _Ref434491260 \h </w:instrText>
      </w:r>
      <w:r>
        <w:fldChar w:fldCharType="separate"/>
      </w:r>
      <w:r w:rsidR="000C7DE2">
        <w:t>The Doxology for St. Samuel the Confessor</w:t>
      </w:r>
      <w:r>
        <w:fldChar w:fldCharType="end"/>
      </w:r>
      <w:r>
        <w:tab/>
      </w:r>
      <w:r>
        <w:fldChar w:fldCharType="begin"/>
      </w:r>
      <w:r>
        <w:instrText xml:space="preserve"> PAGEREF _Ref434491260 \h </w:instrText>
      </w:r>
      <w:r>
        <w:fldChar w:fldCharType="separate"/>
      </w:r>
      <w:r w:rsidR="000C7DE2">
        <w:rPr>
          <w:noProof/>
        </w:rPr>
        <w:t>725</w:t>
      </w:r>
      <w:r>
        <w:fldChar w:fldCharType="end"/>
      </w:r>
    </w:p>
    <w:p w14:paraId="18FC44F3" w14:textId="11C91C7F" w:rsidR="00810F04" w:rsidRDefault="00810F04" w:rsidP="00810F04">
      <w:pPr>
        <w:tabs>
          <w:tab w:val="left" w:leader="dot" w:pos="8280"/>
        </w:tabs>
        <w:spacing w:after="0" w:line="240" w:lineRule="auto"/>
      </w:pPr>
      <w:r>
        <w:fldChar w:fldCharType="begin"/>
      </w:r>
      <w:r>
        <w:instrText xml:space="preserve"> REF _Ref434491294 \h </w:instrText>
      </w:r>
      <w:r>
        <w:fldChar w:fldCharType="separate"/>
      </w:r>
      <w:r w:rsidR="000C7DE2">
        <w:t>The Doxology for St. Parsouma</w:t>
      </w:r>
      <w:r>
        <w:fldChar w:fldCharType="end"/>
      </w:r>
      <w:r>
        <w:tab/>
      </w:r>
      <w:r>
        <w:fldChar w:fldCharType="begin"/>
      </w:r>
      <w:r>
        <w:instrText xml:space="preserve"> PAGEREF _Ref434491294 \h </w:instrText>
      </w:r>
      <w:r>
        <w:fldChar w:fldCharType="separate"/>
      </w:r>
      <w:r w:rsidR="000C7DE2">
        <w:rPr>
          <w:noProof/>
        </w:rPr>
        <w:t>953</w:t>
      </w:r>
      <w:r>
        <w:fldChar w:fldCharType="end"/>
      </w:r>
    </w:p>
    <w:p w14:paraId="20EDD8A6" w14:textId="3E0B2C8D" w:rsidR="00810F04" w:rsidRDefault="00810F04" w:rsidP="00810F04">
      <w:pPr>
        <w:tabs>
          <w:tab w:val="left" w:leader="dot" w:pos="8280"/>
        </w:tabs>
        <w:spacing w:after="0" w:line="240" w:lineRule="auto"/>
      </w:pPr>
      <w:r>
        <w:fldChar w:fldCharType="begin"/>
      </w:r>
      <w:r>
        <w:instrText xml:space="preserve"> REF _Ref434491337 \h </w:instrText>
      </w:r>
      <w:r>
        <w:fldChar w:fldCharType="separate"/>
      </w:r>
      <w:r w:rsidR="000C7DE2">
        <w:t>The Doxology for St. Teji (Reweiss)</w:t>
      </w:r>
      <w:r>
        <w:fldChar w:fldCharType="end"/>
      </w:r>
      <w:r>
        <w:tab/>
      </w:r>
      <w:r>
        <w:fldChar w:fldCharType="begin"/>
      </w:r>
      <w:r>
        <w:instrText xml:space="preserve"> PAGEREF _Ref434491337 \h </w:instrText>
      </w:r>
      <w:r>
        <w:fldChar w:fldCharType="separate"/>
      </w:r>
      <w:r w:rsidR="000C7DE2">
        <w:rPr>
          <w:noProof/>
        </w:rPr>
        <w:t>681</w:t>
      </w:r>
      <w:r>
        <w:fldChar w:fldCharType="end"/>
      </w:r>
    </w:p>
    <w:p w14:paraId="5F9D1EE3" w14:textId="00637DC3" w:rsidR="00810F04" w:rsidRDefault="00810F04" w:rsidP="00810F04">
      <w:pPr>
        <w:tabs>
          <w:tab w:val="left" w:leader="dot" w:pos="8280"/>
        </w:tabs>
        <w:spacing w:after="0" w:line="240" w:lineRule="auto"/>
      </w:pPr>
      <w:r>
        <w:fldChar w:fldCharType="begin"/>
      </w:r>
      <w:r>
        <w:instrText xml:space="preserve"> REF _Ref434491429 \h </w:instrText>
      </w:r>
      <w:r>
        <w:fldChar w:fldCharType="separate"/>
      </w:r>
      <w:r w:rsidR="000C7DE2">
        <w:t>The Doxology for St. Pashnouni</w:t>
      </w:r>
      <w:r>
        <w:fldChar w:fldCharType="end"/>
      </w:r>
      <w:r>
        <w:tab/>
      </w:r>
      <w:r>
        <w:fldChar w:fldCharType="begin"/>
      </w:r>
      <w:r>
        <w:instrText xml:space="preserve"> PAGEREF _Ref434491429 \h </w:instrText>
      </w:r>
      <w:r>
        <w:fldChar w:fldCharType="separate"/>
      </w:r>
      <w:r w:rsidR="000C7DE2">
        <w:rPr>
          <w:noProof/>
        </w:rPr>
        <w:t>882</w:t>
      </w:r>
      <w:r>
        <w:fldChar w:fldCharType="end"/>
      </w:r>
    </w:p>
    <w:p w14:paraId="6FC9654C" w14:textId="4D97BAC9" w:rsidR="00BD2B3F" w:rsidRDefault="00BD2B3F" w:rsidP="00810F04">
      <w:pPr>
        <w:tabs>
          <w:tab w:val="left" w:leader="dot" w:pos="8280"/>
        </w:tabs>
        <w:spacing w:after="0" w:line="240" w:lineRule="auto"/>
      </w:pPr>
      <w:r>
        <w:fldChar w:fldCharType="begin"/>
      </w:r>
      <w:r>
        <w:instrText xml:space="preserve"> REF _Ref439328220 \h </w:instrText>
      </w:r>
      <w:r>
        <w:fldChar w:fldCharType="separate"/>
      </w:r>
      <w:r w:rsidR="000C7DE2">
        <w:t>The Doxology for St. Simeon the Stylite</w:t>
      </w:r>
      <w:r>
        <w:fldChar w:fldCharType="end"/>
      </w:r>
      <w:r>
        <w:tab/>
      </w:r>
      <w:r>
        <w:fldChar w:fldCharType="begin"/>
      </w:r>
      <w:r>
        <w:instrText xml:space="preserve"> PAGEREF _Ref439328220 \h </w:instrText>
      </w:r>
      <w:r>
        <w:fldChar w:fldCharType="separate"/>
      </w:r>
      <w:r w:rsidR="000C7DE2">
        <w:rPr>
          <w:noProof/>
        </w:rPr>
        <w:t>885</w:t>
      </w:r>
      <w:r>
        <w:fldChar w:fldCharType="end"/>
      </w:r>
    </w:p>
    <w:p w14:paraId="3C24E046" w14:textId="77777777" w:rsidR="000C7DE2" w:rsidRDefault="00810F04" w:rsidP="00DB5470">
      <w:pPr>
        <w:pStyle w:val="Heading4"/>
      </w:pPr>
      <w:r>
        <w:fldChar w:fldCharType="begin"/>
      </w:r>
      <w:r>
        <w:instrText xml:space="preserve"> REF _Ref434490285 \h </w:instrText>
      </w:r>
      <w:r>
        <w:fldChar w:fldCharType="separate"/>
      </w:r>
      <w:r w:rsidR="000C7DE2">
        <w:t>A Verse for the Verses of Cymbals for St. Verena</w:t>
      </w:r>
    </w:p>
    <w:p w14:paraId="6DBCADE6" w14:textId="77777777" w:rsidR="000C7DE2" w:rsidRPr="005114E8" w:rsidRDefault="000C7DE2" w:rsidP="005114E8">
      <w:pPr>
        <w:pStyle w:val="Rubric"/>
      </w:pPr>
      <w:r>
        <w:t>Follows the pattern for female saints, with the name:</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72" w:type="dxa"/>
        </w:tblCellMar>
        <w:tblLook w:val="04A0" w:firstRow="1" w:lastRow="0" w:firstColumn="1" w:lastColumn="0" w:noHBand="0" w:noVBand="1"/>
      </w:tblPr>
      <w:tblGrid>
        <w:gridCol w:w="288"/>
        <w:gridCol w:w="3960"/>
        <w:gridCol w:w="288"/>
        <w:gridCol w:w="288"/>
        <w:gridCol w:w="3960"/>
      </w:tblGrid>
      <w:tr w:rsidR="000C7DE2" w14:paraId="5BCD523F" w14:textId="77777777" w:rsidTr="00DB5470">
        <w:trPr>
          <w:cantSplit/>
          <w:jc w:val="center"/>
        </w:trPr>
        <w:tc>
          <w:tcPr>
            <w:tcW w:w="288" w:type="dxa"/>
          </w:tcPr>
          <w:p w14:paraId="7A6853E7" w14:textId="77777777" w:rsidR="000C7DE2" w:rsidRDefault="000C7DE2" w:rsidP="00DB5470">
            <w:pPr>
              <w:pStyle w:val="CopticCross"/>
            </w:pPr>
          </w:p>
        </w:tc>
        <w:tc>
          <w:tcPr>
            <w:tcW w:w="3960" w:type="dxa"/>
          </w:tcPr>
          <w:p w14:paraId="0F67AECC" w14:textId="77777777" w:rsidR="000C7DE2" w:rsidRDefault="000C7DE2" w:rsidP="00DB5470">
            <w:pPr>
              <w:pStyle w:val="EngHangEnd"/>
            </w:pPr>
            <w:r>
              <w:t>Saint Verena.</w:t>
            </w:r>
          </w:p>
        </w:tc>
        <w:tc>
          <w:tcPr>
            <w:tcW w:w="288" w:type="dxa"/>
          </w:tcPr>
          <w:p w14:paraId="17A96E8D" w14:textId="77777777" w:rsidR="000C7DE2" w:rsidRDefault="000C7DE2" w:rsidP="00DB5470"/>
        </w:tc>
        <w:tc>
          <w:tcPr>
            <w:tcW w:w="288" w:type="dxa"/>
          </w:tcPr>
          <w:p w14:paraId="5A02D1AA" w14:textId="77777777" w:rsidR="000C7DE2" w:rsidRDefault="000C7DE2" w:rsidP="00DB5470">
            <w:pPr>
              <w:pStyle w:val="CopticCross"/>
            </w:pPr>
          </w:p>
        </w:tc>
        <w:tc>
          <w:tcPr>
            <w:tcW w:w="3960" w:type="dxa"/>
          </w:tcPr>
          <w:p w14:paraId="39325AAC" w14:textId="77777777" w:rsidR="000C7DE2" w:rsidRPr="00C35319" w:rsidRDefault="000C7DE2" w:rsidP="00DB5470">
            <w:pPr>
              <w:pStyle w:val="CopticHangingVerse"/>
            </w:pPr>
            <w:r>
              <w:t>ϯⲁ̀ⲅⲓⲁ Ⲃⲓⲣⲏⲛⲁ.</w:t>
            </w:r>
          </w:p>
        </w:tc>
      </w:tr>
    </w:tbl>
    <w:p w14:paraId="29B6C85A" w14:textId="64531217" w:rsidR="00810F04" w:rsidRDefault="000C7DE2" w:rsidP="00810F04">
      <w:pPr>
        <w:tabs>
          <w:tab w:val="left" w:leader="dot" w:pos="8280"/>
        </w:tabs>
        <w:spacing w:after="0" w:line="240" w:lineRule="auto"/>
      </w:pPr>
      <w:r>
        <w:t>The Doxology for St. Verena</w:t>
      </w:r>
      <w:r w:rsidR="00810F04">
        <w:fldChar w:fldCharType="end"/>
      </w:r>
      <w:r w:rsidR="00810F04">
        <w:tab/>
      </w:r>
      <w:r w:rsidR="00810F04">
        <w:fldChar w:fldCharType="begin"/>
      </w:r>
      <w:r w:rsidR="00810F04">
        <w:instrText xml:space="preserve"> PAGEREF _Ref434490285 \h </w:instrText>
      </w:r>
      <w:r w:rsidR="00810F04">
        <w:fldChar w:fldCharType="separate"/>
      </w:r>
      <w:r>
        <w:rPr>
          <w:noProof/>
        </w:rPr>
        <w:t>640</w:t>
      </w:r>
      <w:r w:rsidR="00810F04">
        <w:fldChar w:fldCharType="end"/>
      </w:r>
    </w:p>
    <w:p w14:paraId="6430EF06" w14:textId="78137EF2" w:rsidR="00810F04" w:rsidRDefault="00810F04" w:rsidP="00810F04">
      <w:pPr>
        <w:tabs>
          <w:tab w:val="left" w:leader="dot" w:pos="8280"/>
        </w:tabs>
        <w:spacing w:after="0" w:line="240" w:lineRule="auto"/>
      </w:pPr>
      <w:r>
        <w:fldChar w:fldCharType="begin"/>
      </w:r>
      <w:r>
        <w:instrText xml:space="preserve"> REF _Ref434491512 \h </w:instrText>
      </w:r>
      <w:r>
        <w:fldChar w:fldCharType="separate"/>
      </w:r>
      <w:r w:rsidR="000C7DE2">
        <w:t>The Doxology for St. Mary of Egypt</w:t>
      </w:r>
      <w:r>
        <w:fldChar w:fldCharType="end"/>
      </w:r>
      <w:r>
        <w:tab/>
      </w:r>
      <w:r>
        <w:fldChar w:fldCharType="begin"/>
      </w:r>
      <w:r>
        <w:instrText xml:space="preserve"> PAGEREF _Ref434491512 \h </w:instrText>
      </w:r>
      <w:r>
        <w:fldChar w:fldCharType="separate"/>
      </w:r>
      <w:r w:rsidR="000C7DE2">
        <w:rPr>
          <w:noProof/>
        </w:rPr>
        <w:t>860</w:t>
      </w:r>
      <w:r>
        <w:fldChar w:fldCharType="end"/>
      </w:r>
    </w:p>
    <w:p w14:paraId="444E9A36" w14:textId="3C140938" w:rsidR="00B82753" w:rsidRDefault="00B82753" w:rsidP="00810F04">
      <w:pPr>
        <w:tabs>
          <w:tab w:val="left" w:leader="dot" w:pos="8280"/>
        </w:tabs>
        <w:spacing w:after="0" w:line="240" w:lineRule="auto"/>
      </w:pPr>
      <w:r>
        <w:fldChar w:fldCharType="begin"/>
      </w:r>
      <w:r>
        <w:instrText xml:space="preserve"> REF _Ref434492161 \h </w:instrText>
      </w:r>
      <w:r>
        <w:fldChar w:fldCharType="separate"/>
      </w:r>
      <w:r w:rsidR="000C7DE2">
        <w:t>The Doxology of St. Athanasius the Apostolic</w:t>
      </w:r>
      <w:r>
        <w:fldChar w:fldCharType="end"/>
      </w:r>
      <w:r>
        <w:tab/>
      </w:r>
      <w:r>
        <w:fldChar w:fldCharType="begin"/>
      </w:r>
      <w:r>
        <w:instrText xml:space="preserve"> PAGEREF _Ref434492161 \h </w:instrText>
      </w:r>
      <w:r>
        <w:fldChar w:fldCharType="separate"/>
      </w:r>
      <w:r w:rsidR="000C7DE2">
        <w:rPr>
          <w:noProof/>
        </w:rPr>
        <w:t>622</w:t>
      </w:r>
      <w:r>
        <w:fldChar w:fldCharType="end"/>
      </w:r>
    </w:p>
    <w:p w14:paraId="167EEC13" w14:textId="356D6079" w:rsidR="00B82753" w:rsidRDefault="00B82753" w:rsidP="00810F04">
      <w:pPr>
        <w:tabs>
          <w:tab w:val="left" w:leader="dot" w:pos="8280"/>
        </w:tabs>
        <w:spacing w:after="0" w:line="240" w:lineRule="auto"/>
      </w:pPr>
      <w:r>
        <w:fldChar w:fldCharType="begin"/>
      </w:r>
      <w:r>
        <w:instrText xml:space="preserve"> REF _Ref434492183 \h </w:instrText>
      </w:r>
      <w:r>
        <w:fldChar w:fldCharType="separate"/>
      </w:r>
      <w:r w:rsidR="000C7DE2">
        <w:t>The Doxology for St. Athanasius the Apostolic</w:t>
      </w:r>
      <w:r>
        <w:fldChar w:fldCharType="end"/>
      </w:r>
      <w:r>
        <w:tab/>
      </w:r>
      <w:r>
        <w:fldChar w:fldCharType="begin"/>
      </w:r>
      <w:r>
        <w:instrText xml:space="preserve"> PAGEREF _Ref434492183 \h </w:instrText>
      </w:r>
      <w:r>
        <w:fldChar w:fldCharType="separate"/>
      </w:r>
      <w:r w:rsidR="000C7DE2">
        <w:rPr>
          <w:noProof/>
        </w:rPr>
        <w:t>867</w:t>
      </w:r>
      <w:r>
        <w:fldChar w:fldCharType="end"/>
      </w:r>
    </w:p>
    <w:p w14:paraId="1E33624E" w14:textId="42A02F27" w:rsidR="00B82753" w:rsidRDefault="00B82753" w:rsidP="00810F04">
      <w:pPr>
        <w:tabs>
          <w:tab w:val="left" w:leader="dot" w:pos="8280"/>
        </w:tabs>
        <w:spacing w:after="0" w:line="240" w:lineRule="auto"/>
      </w:pPr>
      <w:r>
        <w:fldChar w:fldCharType="begin"/>
      </w:r>
      <w:r>
        <w:instrText xml:space="preserve"> REF _Ref434492196 \h </w:instrText>
      </w:r>
      <w:r>
        <w:fldChar w:fldCharType="separate"/>
      </w:r>
      <w:r w:rsidR="000C7DE2">
        <w:t>Another Doxology for St. Athanasius the Apostolic</w:t>
      </w:r>
      <w:r>
        <w:fldChar w:fldCharType="end"/>
      </w:r>
      <w:r>
        <w:tab/>
      </w:r>
      <w:r>
        <w:fldChar w:fldCharType="begin"/>
      </w:r>
      <w:r>
        <w:instrText xml:space="preserve"> PAGEREF _Ref434492196 \h </w:instrText>
      </w:r>
      <w:r>
        <w:fldChar w:fldCharType="separate"/>
      </w:r>
      <w:r w:rsidR="000C7DE2">
        <w:rPr>
          <w:noProof/>
        </w:rPr>
        <w:t>869</w:t>
      </w:r>
      <w:r>
        <w:fldChar w:fldCharType="end"/>
      </w:r>
    </w:p>
    <w:p w14:paraId="344F162A" w14:textId="5FEA41F7" w:rsidR="00B82753" w:rsidRDefault="00B82753" w:rsidP="00810F04">
      <w:pPr>
        <w:tabs>
          <w:tab w:val="left" w:leader="dot" w:pos="8280"/>
        </w:tabs>
        <w:spacing w:after="0" w:line="240" w:lineRule="auto"/>
      </w:pPr>
      <w:r>
        <w:fldChar w:fldCharType="begin"/>
      </w:r>
      <w:r>
        <w:instrText xml:space="preserve"> REF _Ref434492249 \h </w:instrText>
      </w:r>
      <w:r>
        <w:fldChar w:fldCharType="separate"/>
      </w:r>
      <w:r w:rsidR="000C7DE2">
        <w:t>The Doxology for St. Severus</w:t>
      </w:r>
      <w:r>
        <w:fldChar w:fldCharType="end"/>
      </w:r>
      <w:r>
        <w:tab/>
      </w:r>
      <w:r>
        <w:fldChar w:fldCharType="begin"/>
      </w:r>
      <w:r>
        <w:instrText xml:space="preserve"> PAGEREF _Ref434492249 \h </w:instrText>
      </w:r>
      <w:r>
        <w:fldChar w:fldCharType="separate"/>
      </w:r>
      <w:r w:rsidR="000C7DE2">
        <w:rPr>
          <w:noProof/>
        </w:rPr>
        <w:t>673</w:t>
      </w:r>
      <w:r>
        <w:fldChar w:fldCharType="end"/>
      </w:r>
    </w:p>
    <w:p w14:paraId="59121C34" w14:textId="1D541D47" w:rsidR="00B82753" w:rsidRDefault="00B82753" w:rsidP="00810F04">
      <w:pPr>
        <w:tabs>
          <w:tab w:val="left" w:leader="dot" w:pos="8280"/>
        </w:tabs>
        <w:spacing w:after="0" w:line="240" w:lineRule="auto"/>
      </w:pPr>
      <w:r>
        <w:fldChar w:fldCharType="begin"/>
      </w:r>
      <w:r>
        <w:instrText xml:space="preserve"> REF _Ref434492302 \h </w:instrText>
      </w:r>
      <w:r>
        <w:fldChar w:fldCharType="separate"/>
      </w:r>
      <w:r w:rsidR="000C7DE2">
        <w:t>The Doxology for St. Takle Haymanot</w:t>
      </w:r>
      <w:r>
        <w:fldChar w:fldCharType="end"/>
      </w:r>
      <w:r>
        <w:tab/>
      </w:r>
      <w:r>
        <w:fldChar w:fldCharType="begin"/>
      </w:r>
      <w:r>
        <w:instrText xml:space="preserve"> PAGEREF _Ref434492302 \h </w:instrText>
      </w:r>
      <w:r>
        <w:fldChar w:fldCharType="separate"/>
      </w:r>
      <w:r w:rsidR="000C7DE2">
        <w:rPr>
          <w:noProof/>
        </w:rPr>
        <w:t>948</w:t>
      </w:r>
      <w:r>
        <w:fldChar w:fldCharType="end"/>
      </w:r>
    </w:p>
    <w:p w14:paraId="26D0D3A7" w14:textId="4AE54C6C" w:rsidR="00B82753" w:rsidRDefault="00B82753" w:rsidP="00810F04">
      <w:pPr>
        <w:tabs>
          <w:tab w:val="left" w:leader="dot" w:pos="8280"/>
        </w:tabs>
        <w:spacing w:after="0" w:line="240" w:lineRule="auto"/>
      </w:pPr>
      <w:r>
        <w:fldChar w:fldCharType="begin"/>
      </w:r>
      <w:r>
        <w:instrText xml:space="preserve"> REF _Ref434492343 \h </w:instrText>
      </w:r>
      <w:r>
        <w:fldChar w:fldCharType="separate"/>
      </w:r>
      <w:r w:rsidR="000C7DE2">
        <w:t>The Doxology of St. Simon the Tanner</w:t>
      </w:r>
      <w:r>
        <w:fldChar w:fldCharType="end"/>
      </w:r>
      <w:r>
        <w:tab/>
      </w:r>
      <w:r>
        <w:fldChar w:fldCharType="begin"/>
      </w:r>
      <w:r>
        <w:instrText xml:space="preserve"> PAGEREF _Ref434492343 \h </w:instrText>
      </w:r>
      <w:r>
        <w:fldChar w:fldCharType="separate"/>
      </w:r>
      <w:r w:rsidR="000C7DE2">
        <w:rPr>
          <w:noProof/>
        </w:rPr>
        <w:t>722</w:t>
      </w:r>
      <w:r>
        <w:fldChar w:fldCharType="end"/>
      </w:r>
    </w:p>
    <w:p w14:paraId="34548290" w14:textId="3F67A948" w:rsidR="00B82753" w:rsidRDefault="00B82753" w:rsidP="00810F04">
      <w:pPr>
        <w:tabs>
          <w:tab w:val="left" w:leader="dot" w:pos="8280"/>
        </w:tabs>
        <w:spacing w:after="0" w:line="240" w:lineRule="auto"/>
      </w:pPr>
      <w:r>
        <w:fldChar w:fldCharType="begin"/>
      </w:r>
      <w:r>
        <w:instrText xml:space="preserve"> REF _Ref434492506 \h </w:instrText>
      </w:r>
      <w:r>
        <w:fldChar w:fldCharType="separate"/>
      </w:r>
      <w:r w:rsidR="000C7DE2">
        <w:t>The Doxology for St. Cyril VI</w:t>
      </w:r>
      <w:r>
        <w:fldChar w:fldCharType="end"/>
      </w:r>
      <w:r>
        <w:tab/>
      </w:r>
      <w:r>
        <w:fldChar w:fldCharType="begin"/>
      </w:r>
      <w:r>
        <w:instrText xml:space="preserve"> PAGEREF _Ref434492506 \h </w:instrText>
      </w:r>
      <w:r>
        <w:fldChar w:fldCharType="separate"/>
      </w:r>
      <w:r w:rsidR="000C7DE2">
        <w:rPr>
          <w:noProof/>
        </w:rPr>
        <w:t>838</w:t>
      </w:r>
      <w:r>
        <w:fldChar w:fldCharType="end"/>
      </w:r>
    </w:p>
    <w:p w14:paraId="2921A070" w14:textId="6C7518D2" w:rsidR="00B82753" w:rsidRDefault="00B82753" w:rsidP="00810F04">
      <w:pPr>
        <w:tabs>
          <w:tab w:val="left" w:leader="dot" w:pos="8280"/>
        </w:tabs>
        <w:spacing w:after="0" w:line="240" w:lineRule="auto"/>
      </w:pPr>
      <w:r>
        <w:fldChar w:fldCharType="begin"/>
      </w:r>
      <w:r>
        <w:instrText xml:space="preserve"> REF _Ref434492469 \h </w:instrText>
      </w:r>
      <w:r>
        <w:fldChar w:fldCharType="separate"/>
      </w:r>
      <w:r w:rsidR="000C7DE2">
        <w:t>The Doxology for St. Abraam of Fayyoum</w:t>
      </w:r>
      <w:r>
        <w:fldChar w:fldCharType="end"/>
      </w:r>
      <w:r>
        <w:tab/>
      </w:r>
      <w:r>
        <w:fldChar w:fldCharType="begin"/>
      </w:r>
      <w:r>
        <w:instrText xml:space="preserve"> PAGEREF _Ref434492469 \h </w:instrText>
      </w:r>
      <w:r>
        <w:fldChar w:fldCharType="separate"/>
      </w:r>
      <w:r w:rsidR="000C7DE2">
        <w:rPr>
          <w:noProof/>
        </w:rPr>
        <w:t>887</w:t>
      </w:r>
      <w:r>
        <w:fldChar w:fldCharType="end"/>
      </w:r>
    </w:p>
    <w:p w14:paraId="73E36234" w14:textId="2E02EFEA" w:rsidR="004F5F5E" w:rsidRDefault="003A7FE0" w:rsidP="00810F04">
      <w:pPr>
        <w:tabs>
          <w:tab w:val="left" w:leader="dot" w:pos="8280"/>
        </w:tabs>
        <w:spacing w:after="0" w:line="240" w:lineRule="auto"/>
      </w:pPr>
      <w:r>
        <w:fldChar w:fldCharType="begin"/>
      </w:r>
      <w:r>
        <w:instrText xml:space="preserve"> REF _Ref439518461 \h </w:instrText>
      </w:r>
      <w:r>
        <w:fldChar w:fldCharType="separate"/>
      </w:r>
      <w:r w:rsidR="000C7DE2">
        <w:t>The Doxology for St. Martin of Tours</w:t>
      </w:r>
      <w:r>
        <w:fldChar w:fldCharType="end"/>
      </w:r>
      <w:r>
        <w:tab/>
      </w:r>
      <w:r>
        <w:fldChar w:fldCharType="begin"/>
      </w:r>
      <w:r>
        <w:instrText xml:space="preserve"> PAGEREF _Ref439518461 \h </w:instrText>
      </w:r>
      <w:r>
        <w:fldChar w:fldCharType="separate"/>
      </w:r>
      <w:r w:rsidR="000C7DE2">
        <w:rPr>
          <w:noProof/>
        </w:rPr>
        <w:t>692</w:t>
      </w:r>
      <w:r>
        <w:fldChar w:fldCharType="end"/>
      </w:r>
    </w:p>
    <w:p w14:paraId="0A149F2A" w14:textId="65FC1E66" w:rsidR="00B82753" w:rsidRDefault="00B82753" w:rsidP="00810F04">
      <w:pPr>
        <w:tabs>
          <w:tab w:val="left" w:leader="dot" w:pos="8280"/>
        </w:tabs>
        <w:spacing w:after="0" w:line="240" w:lineRule="auto"/>
      </w:pPr>
      <w:r>
        <w:fldChar w:fldCharType="begin"/>
      </w:r>
      <w:r>
        <w:instrText xml:space="preserve"> REF _Ref434492702 \h </w:instrText>
      </w:r>
      <w:r>
        <w:fldChar w:fldCharType="separate"/>
      </w:r>
      <w:r w:rsidR="000C7DE2">
        <w:t>The Doxology for St. Chad of Mercia</w:t>
      </w:r>
      <w:r>
        <w:fldChar w:fldCharType="end"/>
      </w:r>
      <w:r>
        <w:tab/>
      </w:r>
      <w:r>
        <w:fldChar w:fldCharType="begin"/>
      </w:r>
      <w:r>
        <w:instrText xml:space="preserve"> PAGEREF _Ref434492702 \h </w:instrText>
      </w:r>
      <w:r>
        <w:fldChar w:fldCharType="separate"/>
      </w:r>
      <w:r w:rsidR="000C7DE2">
        <w:rPr>
          <w:noProof/>
        </w:rPr>
        <w:t>842</w:t>
      </w:r>
      <w:r>
        <w:fldChar w:fldCharType="end"/>
      </w:r>
    </w:p>
    <w:p w14:paraId="542AC3C1" w14:textId="7899F3E8" w:rsidR="00B82753" w:rsidRDefault="00B82753" w:rsidP="00810F04">
      <w:pPr>
        <w:tabs>
          <w:tab w:val="left" w:leader="dot" w:pos="8280"/>
        </w:tabs>
        <w:spacing w:after="0" w:line="240" w:lineRule="auto"/>
      </w:pPr>
      <w:r>
        <w:fldChar w:fldCharType="begin"/>
      </w:r>
      <w:r>
        <w:instrText xml:space="preserve"> REF _Ref434492413 \h </w:instrText>
      </w:r>
      <w:r>
        <w:fldChar w:fldCharType="separate"/>
      </w:r>
      <w:r w:rsidR="000C7DE2">
        <w:t>The Doxology for the Patriarchs: Abraham, Isaac, and Jacob</w:t>
      </w:r>
      <w:r>
        <w:fldChar w:fldCharType="end"/>
      </w:r>
      <w:r>
        <w:tab/>
      </w:r>
      <w:r>
        <w:fldChar w:fldCharType="begin"/>
      </w:r>
      <w:r>
        <w:instrText xml:space="preserve"> PAGEREF _Ref434492413 \h </w:instrText>
      </w:r>
      <w:r>
        <w:fldChar w:fldCharType="separate"/>
      </w:r>
      <w:r w:rsidR="000C7DE2">
        <w:rPr>
          <w:noProof/>
        </w:rPr>
        <w:t>950</w:t>
      </w:r>
      <w:r>
        <w:fldChar w:fldCharType="end"/>
      </w:r>
    </w:p>
    <w:p w14:paraId="07A4B77B" w14:textId="2C0CA10D" w:rsidR="00B82753" w:rsidRDefault="00B82753" w:rsidP="00810F04">
      <w:pPr>
        <w:tabs>
          <w:tab w:val="left" w:leader="dot" w:pos="8280"/>
        </w:tabs>
        <w:spacing w:after="0" w:line="240" w:lineRule="auto"/>
      </w:pPr>
      <w:r>
        <w:fldChar w:fldCharType="begin"/>
      </w:r>
      <w:r>
        <w:instrText xml:space="preserve"> REF _Ref434492536 \h </w:instrText>
      </w:r>
      <w:r>
        <w:fldChar w:fldCharType="separate"/>
      </w:r>
      <w:r w:rsidR="000C7DE2">
        <w:t>The Doxology of the Cross Bearers</w:t>
      </w:r>
      <w:r>
        <w:fldChar w:fldCharType="end"/>
      </w:r>
      <w:r>
        <w:tab/>
      </w:r>
      <w:r>
        <w:fldChar w:fldCharType="begin"/>
      </w:r>
      <w:r>
        <w:instrText xml:space="preserve"> PAGEREF _Ref434492536 \h </w:instrText>
      </w:r>
      <w:r>
        <w:fldChar w:fldCharType="separate"/>
      </w:r>
      <w:r w:rsidR="000C7DE2">
        <w:rPr>
          <w:noProof/>
        </w:rPr>
        <w:t>622</w:t>
      </w:r>
      <w:r>
        <w:fldChar w:fldCharType="end"/>
      </w:r>
    </w:p>
    <w:p w14:paraId="551FA088" w14:textId="75846949" w:rsidR="00B82753" w:rsidRDefault="00B82753" w:rsidP="00810F04">
      <w:pPr>
        <w:tabs>
          <w:tab w:val="left" w:leader="dot" w:pos="8280"/>
        </w:tabs>
        <w:spacing w:after="0" w:line="240" w:lineRule="auto"/>
      </w:pPr>
      <w:r>
        <w:fldChar w:fldCharType="begin"/>
      </w:r>
      <w:r>
        <w:instrText xml:space="preserve"> REF _Ref434492645 \h </w:instrText>
      </w:r>
      <w:r>
        <w:fldChar w:fldCharType="separate"/>
      </w:r>
      <w:r w:rsidR="000C7DE2">
        <w:t>The Doxology for a Hierarch Who is Present</w:t>
      </w:r>
      <w:r>
        <w:fldChar w:fldCharType="end"/>
      </w:r>
      <w:r>
        <w:tab/>
      </w:r>
      <w:r>
        <w:fldChar w:fldCharType="begin"/>
      </w:r>
      <w:r>
        <w:instrText xml:space="preserve"> PAGEREF _Ref434492645 \h </w:instrText>
      </w:r>
      <w:r>
        <w:fldChar w:fldCharType="separate"/>
      </w:r>
      <w:r w:rsidR="000C7DE2">
        <w:rPr>
          <w:noProof/>
        </w:rPr>
        <w:t>623</w:t>
      </w:r>
      <w:r>
        <w:fldChar w:fldCharType="end"/>
      </w:r>
    </w:p>
    <w:p w14:paraId="395E59BF" w14:textId="77777777" w:rsidR="00B82753" w:rsidRDefault="00B82753" w:rsidP="00810F04">
      <w:pPr>
        <w:tabs>
          <w:tab w:val="left" w:leader="dot" w:pos="8280"/>
        </w:tabs>
        <w:spacing w:after="0" w:line="240" w:lineRule="auto"/>
      </w:pPr>
    </w:p>
    <w:p w14:paraId="73A5D424" w14:textId="77777777" w:rsidR="00810F04" w:rsidRPr="00B46E6E" w:rsidRDefault="00810F04" w:rsidP="00810F04">
      <w:pPr>
        <w:tabs>
          <w:tab w:val="left" w:leader="dot" w:pos="8280"/>
        </w:tabs>
        <w:spacing w:after="0" w:line="240" w:lineRule="auto"/>
      </w:pPr>
    </w:p>
    <w:sectPr w:rsidR="00810F04" w:rsidRPr="00B46E6E" w:rsidSect="00686912">
      <w:headerReference w:type="even" r:id="rId27"/>
      <w:headerReference w:type="default" r:id="rId28"/>
      <w:type w:val="continuous"/>
      <w:pgSz w:w="11880" w:h="15480" w:code="1"/>
      <w:pgMar w:top="1080" w:right="1440" w:bottom="1440" w:left="1080" w:header="720" w:footer="720" w:gutter="504"/>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91" w:author="Windows User" w:date="2015-11-27T20:09:00Z" w:initials="WU">
    <w:p w14:paraId="03405E79" w14:textId="77777777" w:rsidR="007838C2" w:rsidRDefault="007838C2" w:rsidP="00952359">
      <w:pPr>
        <w:pStyle w:val="CommentText"/>
      </w:pPr>
      <w:r>
        <w:rPr>
          <w:rStyle w:val="CommentReference"/>
        </w:rPr>
        <w:annotationRef/>
      </w:r>
      <w:r>
        <w:t>Confess to the Lord or confess the Lord?</w:t>
      </w:r>
    </w:p>
  </w:comment>
  <w:comment w:id="93" w:author="Windows User" w:date="2015-10-30T12:35:00Z" w:initials="WU">
    <w:p w14:paraId="0D2C8A12" w14:textId="77777777" w:rsidR="007838C2" w:rsidRDefault="007838C2">
      <w:pPr>
        <w:pStyle w:val="CommentText"/>
      </w:pPr>
      <w:r>
        <w:rPr>
          <w:rStyle w:val="CommentReference"/>
        </w:rPr>
        <w:annotationRef/>
      </w:r>
      <w:r>
        <w:t>Compare to various translations</w:t>
      </w:r>
    </w:p>
  </w:comment>
  <w:comment w:id="94" w:author="Windows User" w:date="2015-10-30T12:37:00Z" w:initials="WU">
    <w:p w14:paraId="00B9961B" w14:textId="77777777" w:rsidR="007838C2" w:rsidRDefault="007838C2">
      <w:pPr>
        <w:pStyle w:val="CommentText"/>
      </w:pPr>
      <w:r>
        <w:rPr>
          <w:rStyle w:val="CommentReference"/>
        </w:rPr>
        <w:annotationRef/>
      </w:r>
      <w:r>
        <w:t>Is this supposed to be doubled?</w:t>
      </w:r>
    </w:p>
  </w:comment>
  <w:comment w:id="95" w:author="Windows User" w:date="2015-11-27T20:09:00Z" w:initials="WU">
    <w:p w14:paraId="218998C8" w14:textId="77777777" w:rsidR="007838C2" w:rsidRDefault="007838C2" w:rsidP="00952359">
      <w:pPr>
        <w:pStyle w:val="CommentText"/>
      </w:pPr>
      <w:r>
        <w:rPr>
          <w:rStyle w:val="CommentReference"/>
        </w:rPr>
        <w:annotationRef/>
      </w:r>
      <w:r>
        <w:t>Confess to the Lord or confess the Lord?</w:t>
      </w:r>
    </w:p>
  </w:comment>
  <w:comment w:id="96" w:author="Windows User" w:date="2015-10-30T08:56:00Z" w:initials="WU">
    <w:p w14:paraId="6AC03ACF" w14:textId="77777777" w:rsidR="007838C2" w:rsidRDefault="007838C2">
      <w:pPr>
        <w:pStyle w:val="CommentText"/>
      </w:pPr>
      <w:r>
        <w:rPr>
          <w:rStyle w:val="CommentReference"/>
        </w:rPr>
        <w:annotationRef/>
      </w:r>
      <w:r>
        <w:t>Does this go before Creed?</w:t>
      </w:r>
    </w:p>
  </w:comment>
  <w:comment w:id="99" w:author="Windows User" w:date="2015-11-06T13:03:00Z" w:initials="WU">
    <w:p w14:paraId="6B9D0F75" w14:textId="77777777" w:rsidR="007838C2" w:rsidRDefault="007838C2">
      <w:pPr>
        <w:pStyle w:val="CommentText"/>
      </w:pPr>
      <w:r>
        <w:rPr>
          <w:rStyle w:val="CommentReference"/>
        </w:rPr>
        <w:annotationRef/>
      </w:r>
      <w:r>
        <w:t>Coptic reader has Ps 3 here!</w:t>
      </w:r>
    </w:p>
  </w:comment>
  <w:comment w:id="116" w:author="Windows User" w:date="2015-11-02T08:54:00Z" w:initials="WU">
    <w:p w14:paraId="0366F544" w14:textId="77777777" w:rsidR="007838C2" w:rsidRDefault="007838C2">
      <w:pPr>
        <w:pStyle w:val="CommentText"/>
      </w:pPr>
      <w:r>
        <w:rPr>
          <w:rStyle w:val="CommentReference"/>
        </w:rPr>
        <w:annotationRef/>
      </w:r>
      <w:r>
        <w:t>Is there a phrase missing here?</w:t>
      </w:r>
    </w:p>
  </w:comment>
  <w:comment w:id="122" w:author="Windows User" w:date="2015-10-30T08:56:00Z" w:initials="WU">
    <w:p w14:paraId="1FDBEBA0" w14:textId="77777777" w:rsidR="007838C2" w:rsidRDefault="007838C2">
      <w:pPr>
        <w:pStyle w:val="CommentText"/>
      </w:pPr>
      <w:r>
        <w:rPr>
          <w:rStyle w:val="CommentReference"/>
        </w:rPr>
        <w:annotationRef/>
      </w:r>
      <w:r>
        <w:t>Should Glory be be here?</w:t>
      </w:r>
    </w:p>
  </w:comment>
  <w:comment w:id="127" w:author="Brett Slote" w:date="2016-05-02T12:37:00Z" w:initials="BS">
    <w:p w14:paraId="6A57FE90" w14:textId="269377C2" w:rsidR="007838C2" w:rsidRDefault="007838C2">
      <w:pPr>
        <w:pStyle w:val="CommentText"/>
      </w:pPr>
      <w:r>
        <w:rPr>
          <w:rStyle w:val="CommentReference"/>
        </w:rPr>
        <w:annotationRef/>
      </w:r>
      <w:r>
        <w:t>Is this right? Or should it be the conclusion of Midnight Praise?</w:t>
      </w:r>
    </w:p>
  </w:comment>
  <w:comment w:id="128" w:author="Windows User" w:date="2015-10-30T08:56:00Z" w:initials="BS">
    <w:p w14:paraId="3B320D18" w14:textId="77777777" w:rsidR="007838C2" w:rsidRDefault="007838C2" w:rsidP="000C38C3">
      <w:pPr>
        <w:pStyle w:val="CommentText"/>
      </w:pPr>
      <w:r>
        <w:rPr>
          <w:rStyle w:val="CommentReference"/>
        </w:rPr>
        <w:annotationRef/>
      </w:r>
      <w:r>
        <w:t>this seems kind of loose... is it ok?</w:t>
      </w:r>
    </w:p>
  </w:comment>
  <w:comment w:id="129" w:author="Windows User" w:date="2015-10-30T08:56:00Z" w:initials="BS">
    <w:p w14:paraId="0A2D24D1" w14:textId="77777777" w:rsidR="007838C2" w:rsidRDefault="007838C2" w:rsidP="000C38C3">
      <w:pPr>
        <w:pStyle w:val="CommentText"/>
      </w:pPr>
      <w:r>
        <w:rPr>
          <w:rStyle w:val="CommentReference"/>
        </w:rPr>
        <w:annotationRef/>
      </w:r>
      <w:r>
        <w:t>works or deeds?</w:t>
      </w:r>
    </w:p>
  </w:comment>
  <w:comment w:id="130" w:author="Windows User" w:date="2015-11-21T13:24:00Z" w:initials="WU">
    <w:p w14:paraId="00EA2A44" w14:textId="77777777" w:rsidR="007838C2" w:rsidRDefault="007838C2" w:rsidP="000C38C3">
      <w:pPr>
        <w:pStyle w:val="CommentText"/>
      </w:pPr>
      <w:r>
        <w:rPr>
          <w:rStyle w:val="CommentReference"/>
        </w:rPr>
        <w:annotationRef/>
      </w:r>
      <w:r>
        <w:t>review</w:t>
      </w:r>
    </w:p>
  </w:comment>
  <w:comment w:id="131" w:author="Windows User" w:date="2015-10-30T08:56:00Z" w:initials="BS">
    <w:p w14:paraId="326418FE" w14:textId="77777777" w:rsidR="007838C2" w:rsidRDefault="007838C2" w:rsidP="000C38C3">
      <w:pPr>
        <w:pStyle w:val="CommentText"/>
      </w:pPr>
      <w:r>
        <w:rPr>
          <w:rStyle w:val="CommentReference"/>
        </w:rPr>
        <w:annotationRef/>
      </w:r>
      <w:r>
        <w:t>does Coptic have 'high'?</w:t>
      </w:r>
    </w:p>
  </w:comment>
  <w:comment w:id="132" w:author="Windows User" w:date="2015-11-21T13:24:00Z" w:initials="WU">
    <w:p w14:paraId="451F9B25" w14:textId="77777777" w:rsidR="007838C2" w:rsidRDefault="007838C2" w:rsidP="000C38C3">
      <w:pPr>
        <w:pStyle w:val="CommentText"/>
      </w:pPr>
      <w:r>
        <w:rPr>
          <w:rStyle w:val="CommentReference"/>
        </w:rPr>
        <w:annotationRef/>
      </w:r>
      <w:r>
        <w:t>review, add variant</w:t>
      </w:r>
    </w:p>
  </w:comment>
  <w:comment w:id="133" w:author="Windows User" w:date="2015-10-30T08:56:00Z" w:initials="BS">
    <w:p w14:paraId="688FBBBC" w14:textId="77777777" w:rsidR="007838C2" w:rsidRDefault="007838C2" w:rsidP="000C38C3">
      <w:pPr>
        <w:pStyle w:val="CommentText"/>
      </w:pPr>
      <w:r>
        <w:rPr>
          <w:rStyle w:val="CommentReference"/>
        </w:rPr>
        <w:annotationRef/>
      </w:r>
      <w:r>
        <w:t>bless or praise? inconsistent rendering of esmo</w:t>
      </w:r>
    </w:p>
  </w:comment>
  <w:comment w:id="134" w:author="Windows User" w:date="2015-10-30T08:56:00Z" w:initials="BS">
    <w:p w14:paraId="0DA71926" w14:textId="77777777" w:rsidR="007838C2" w:rsidRDefault="007838C2">
      <w:pPr>
        <w:pStyle w:val="CommentText"/>
      </w:pPr>
      <w:r>
        <w:rPr>
          <w:rStyle w:val="CommentReference"/>
        </w:rPr>
        <w:annotationRef/>
      </w:r>
      <w:r>
        <w:t>bless or praise? inconsistent rendering of esmo</w:t>
      </w:r>
    </w:p>
  </w:comment>
  <w:comment w:id="170" w:author="Windows User" w:date="2015-10-30T08:56:00Z" w:initials="WU">
    <w:p w14:paraId="36599FA2" w14:textId="77777777" w:rsidR="007838C2" w:rsidRDefault="007838C2" w:rsidP="000278EC">
      <w:pPr>
        <w:pStyle w:val="CommentText"/>
      </w:pPr>
      <w:r>
        <w:rPr>
          <w:rStyle w:val="CommentReference"/>
        </w:rPr>
        <w:annotationRef/>
      </w:r>
      <w:r>
        <w:t>Gives light? Enlightens?</w:t>
      </w:r>
    </w:p>
  </w:comment>
  <w:comment w:id="171" w:author="Windows User" w:date="2015-10-30T08:56:00Z" w:initials="WU">
    <w:p w14:paraId="274DD96D" w14:textId="77777777" w:rsidR="007838C2" w:rsidRDefault="007838C2">
      <w:pPr>
        <w:pStyle w:val="CommentText"/>
      </w:pPr>
      <w:r>
        <w:rPr>
          <w:rStyle w:val="CommentReference"/>
        </w:rPr>
        <w:annotationRef/>
      </w:r>
      <w:r>
        <w:t>split after this vs?</w:t>
      </w:r>
    </w:p>
  </w:comment>
  <w:comment w:id="206" w:author="Windows User" w:date="2015-11-04T08:53:00Z" w:initials="WU">
    <w:p w14:paraId="057654D4" w14:textId="77777777" w:rsidR="007838C2" w:rsidRDefault="007838C2">
      <w:pPr>
        <w:pStyle w:val="CommentText"/>
      </w:pPr>
      <w:r>
        <w:rPr>
          <w:rStyle w:val="CommentReference"/>
        </w:rPr>
        <w:annotationRef/>
      </w:r>
      <w:r>
        <w:t>Life giver or giver of life?</w:t>
      </w:r>
    </w:p>
  </w:comment>
  <w:comment w:id="207" w:author="Windows User" w:date="2015-11-04T08:54:00Z" w:initials="WU">
    <w:p w14:paraId="27A10A48" w14:textId="77777777" w:rsidR="007838C2" w:rsidRDefault="007838C2">
      <w:pPr>
        <w:pStyle w:val="CommentText"/>
      </w:pPr>
      <w:r>
        <w:rPr>
          <w:rStyle w:val="CommentReference"/>
        </w:rPr>
        <w:annotationRef/>
      </w:r>
      <w:r>
        <w:t>Fix. Middle of this got deleted.</w:t>
      </w:r>
    </w:p>
  </w:comment>
  <w:comment w:id="218" w:author="Windows User" w:date="2015-10-30T08:56:00Z" w:initials="BS">
    <w:p w14:paraId="681427A6" w14:textId="77777777" w:rsidR="007838C2" w:rsidRDefault="007838C2">
      <w:pPr>
        <w:pStyle w:val="CommentText"/>
      </w:pPr>
      <w:r>
        <w:rPr>
          <w:rStyle w:val="CommentReference"/>
        </w:rPr>
        <w:annotationRef/>
      </w:r>
      <w:r>
        <w:t>coptic has confess</w:t>
      </w:r>
    </w:p>
  </w:comment>
  <w:comment w:id="242" w:author="Microsoft Office User" w:date="2015-12-11T19:51:00Z" w:initials="Office">
    <w:p w14:paraId="37A50849" w14:textId="7A27E5BD" w:rsidR="007838C2" w:rsidRDefault="007838C2">
      <w:pPr>
        <w:pStyle w:val="CommentText"/>
      </w:pPr>
      <w:r>
        <w:rPr>
          <w:rStyle w:val="CommentReference"/>
        </w:rPr>
        <w:annotationRef/>
      </w:r>
      <w:r>
        <w:t>this one needs rewording</w:t>
      </w:r>
    </w:p>
  </w:comment>
  <w:comment w:id="336" w:author="Windows User" w:date="2015-11-02T12:45:00Z" w:initials="WU">
    <w:p w14:paraId="7D99A743" w14:textId="77777777" w:rsidR="007838C2" w:rsidRDefault="007838C2" w:rsidP="00D31F38">
      <w:pPr>
        <w:pStyle w:val="CommentText"/>
      </w:pPr>
      <w:r>
        <w:rPr>
          <w:rStyle w:val="CommentReference"/>
        </w:rPr>
        <w:annotationRef/>
      </w:r>
      <w:r>
        <w:t>Any argument for "Rise up" rather than arise?"</w:t>
      </w:r>
    </w:p>
  </w:comment>
  <w:comment w:id="337" w:author="Windows User" w:date="2015-10-30T08:56:00Z" w:initials="WU">
    <w:p w14:paraId="0AB2ABCE" w14:textId="77777777" w:rsidR="007838C2" w:rsidRDefault="007838C2" w:rsidP="00D31F38">
      <w:pPr>
        <w:pStyle w:val="CommentText"/>
      </w:pPr>
      <w:r>
        <w:rPr>
          <w:rStyle w:val="CommentReference"/>
        </w:rPr>
        <w:annotationRef/>
      </w:r>
      <w:r>
        <w:t>flesh or body?</w:t>
      </w:r>
    </w:p>
  </w:comment>
  <w:comment w:id="338" w:author="Windows User" w:date="2015-10-30T08:56:00Z" w:initials="WU">
    <w:p w14:paraId="0375B80F" w14:textId="77777777" w:rsidR="007838C2" w:rsidRDefault="007838C2" w:rsidP="00D31F38">
      <w:pPr>
        <w:pStyle w:val="CommentText"/>
      </w:pPr>
      <w:r>
        <w:rPr>
          <w:rStyle w:val="CommentReference"/>
        </w:rPr>
        <w:annotationRef/>
      </w:r>
      <w:r>
        <w:t>Send up, or ascribe?</w:t>
      </w:r>
    </w:p>
  </w:comment>
  <w:comment w:id="339" w:author="Windows User" w:date="2015-10-30T08:56:00Z" w:initials="WU">
    <w:p w14:paraId="5622D018" w14:textId="77777777" w:rsidR="007838C2" w:rsidRDefault="007838C2" w:rsidP="00D31F38">
      <w:pPr>
        <w:pStyle w:val="CommentText"/>
      </w:pPr>
      <w:r>
        <w:rPr>
          <w:rStyle w:val="CommentReference"/>
        </w:rPr>
        <w:annotationRef/>
      </w:r>
      <w:r>
        <w:t>doxology or glorification?</w:t>
      </w:r>
    </w:p>
  </w:comment>
  <w:comment w:id="340" w:author="Windows User" w:date="2015-10-30T08:56:00Z" w:initials="WU">
    <w:p w14:paraId="10960ED9" w14:textId="77777777" w:rsidR="007838C2" w:rsidRDefault="007838C2" w:rsidP="00D31F38">
      <w:pPr>
        <w:pStyle w:val="CommentText"/>
      </w:pPr>
      <w:r>
        <w:rPr>
          <w:rStyle w:val="CommentReference"/>
        </w:rPr>
        <w:annotationRef/>
      </w:r>
      <w:r>
        <w:t>"Glory to you" or "Glory be to you"?</w:t>
      </w:r>
    </w:p>
  </w:comment>
  <w:comment w:id="341" w:author="Windows User" w:date="2015-10-30T08:56:00Z" w:initials="WU">
    <w:p w14:paraId="67C46469" w14:textId="77777777" w:rsidR="007838C2" w:rsidRDefault="007838C2" w:rsidP="00D31F38">
      <w:pPr>
        <w:pStyle w:val="CommentText"/>
      </w:pPr>
      <w:r>
        <w:rPr>
          <w:rStyle w:val="CommentReference"/>
        </w:rPr>
        <w:annotationRef/>
      </w:r>
      <w:r>
        <w:t>You?</w:t>
      </w:r>
    </w:p>
  </w:comment>
  <w:comment w:id="342" w:author="Windows User" w:date="2015-10-30T08:56:00Z" w:initials="WU">
    <w:p w14:paraId="744CF838" w14:textId="77777777" w:rsidR="007838C2" w:rsidRDefault="007838C2" w:rsidP="00D31F38">
      <w:pPr>
        <w:pStyle w:val="CommentText"/>
      </w:pPr>
      <w:r>
        <w:rPr>
          <w:rStyle w:val="CommentReference"/>
        </w:rPr>
        <w:annotationRef/>
      </w:r>
      <w:r>
        <w:t>To the Sanctuary or O you saints???</w:t>
      </w:r>
    </w:p>
  </w:comment>
  <w:comment w:id="343" w:author="Windows User" w:date="2015-10-30T08:56:00Z" w:initials="WU">
    <w:p w14:paraId="47DB61A6" w14:textId="77777777" w:rsidR="007838C2" w:rsidRDefault="007838C2" w:rsidP="00D31F38">
      <w:pPr>
        <w:pStyle w:val="CommentText"/>
      </w:pPr>
      <w:r>
        <w:rPr>
          <w:rStyle w:val="CommentReference"/>
        </w:rPr>
        <w:annotationRef/>
      </w:r>
      <w:r>
        <w:t>from sounds more natural than out of. Any compelling reason to keep?</w:t>
      </w:r>
    </w:p>
  </w:comment>
  <w:comment w:id="344" w:author="Windows User" w:date="2015-10-30T08:56:00Z" w:initials="WU">
    <w:p w14:paraId="463DE6F6" w14:textId="77777777" w:rsidR="007838C2" w:rsidRDefault="007838C2" w:rsidP="00D31F38">
      <w:pPr>
        <w:pStyle w:val="CommentText"/>
      </w:pPr>
      <w:r>
        <w:rPr>
          <w:rStyle w:val="CommentReference"/>
        </w:rPr>
        <w:annotationRef/>
      </w:r>
      <w:r>
        <w:t>supplication or cry?</w:t>
      </w:r>
    </w:p>
  </w:comment>
  <w:comment w:id="345" w:author="Windows User" w:date="2015-10-30T08:56:00Z" w:initials="WU">
    <w:p w14:paraId="4FD2340C" w14:textId="77777777" w:rsidR="007838C2" w:rsidRDefault="007838C2" w:rsidP="00D31F38">
      <w:pPr>
        <w:pStyle w:val="CommentText"/>
      </w:pPr>
      <w:r>
        <w:rPr>
          <w:rStyle w:val="CommentReference"/>
        </w:rPr>
        <w:annotationRef/>
      </w:r>
      <w:r>
        <w:t>petition or supplication? supplication sounds much better.</w:t>
      </w:r>
    </w:p>
  </w:comment>
  <w:comment w:id="346" w:author="Windows User" w:date="2015-10-30T08:56:00Z" w:initials="WU">
    <w:p w14:paraId="4E23918A" w14:textId="77777777" w:rsidR="007838C2" w:rsidRDefault="007838C2" w:rsidP="00D31F38">
      <w:pPr>
        <w:pStyle w:val="CommentText"/>
      </w:pPr>
      <w:r>
        <w:rPr>
          <w:rStyle w:val="CommentReference"/>
        </w:rPr>
        <w:annotationRef/>
      </w:r>
      <w:r>
        <w:t>revive or deliver?</w:t>
      </w:r>
    </w:p>
  </w:comment>
  <w:comment w:id="347" w:author="Windows User" w:date="2015-10-30T08:56:00Z" w:initials="WU">
    <w:p w14:paraId="45934B86" w14:textId="77777777" w:rsidR="007838C2" w:rsidRDefault="007838C2" w:rsidP="00D31F38">
      <w:pPr>
        <w:pStyle w:val="CommentText"/>
      </w:pPr>
      <w:r>
        <w:rPr>
          <w:rStyle w:val="CommentReference"/>
        </w:rPr>
        <w:annotationRef/>
      </w:r>
      <w:r>
        <w:t>pour forth, utter, or overflow? I like the way overflow sounds more than pour forth. More natural.</w:t>
      </w:r>
    </w:p>
  </w:comment>
  <w:comment w:id="348" w:author="Windows User" w:date="2015-10-30T08:56:00Z" w:initials="WU">
    <w:p w14:paraId="3EC53F34" w14:textId="77777777" w:rsidR="007838C2" w:rsidRDefault="007838C2" w:rsidP="00D31F38">
      <w:pPr>
        <w:pStyle w:val="CommentText"/>
      </w:pPr>
      <w:r>
        <w:rPr>
          <w:rStyle w:val="CommentReference"/>
        </w:rPr>
        <w:annotationRef/>
      </w:r>
      <w:r>
        <w:t>blessing or praise?</w:t>
      </w:r>
    </w:p>
  </w:comment>
  <w:comment w:id="349" w:author="Windows User" w:date="2015-10-30T08:56:00Z" w:initials="WU">
    <w:p w14:paraId="30167A78" w14:textId="77777777" w:rsidR="007838C2" w:rsidRDefault="007838C2" w:rsidP="00D31F38">
      <w:pPr>
        <w:pStyle w:val="CommentText"/>
      </w:pPr>
      <w:r>
        <w:rPr>
          <w:rStyle w:val="CommentReference"/>
        </w:rPr>
        <w:annotationRef/>
      </w:r>
      <w:r>
        <w:t>respond with? respond to? speak of?</w:t>
      </w:r>
    </w:p>
  </w:comment>
  <w:comment w:id="350" w:author="Windows User" w:date="2015-10-30T08:56:00Z" w:initials="WU">
    <w:p w14:paraId="6965197E" w14:textId="77777777" w:rsidR="007838C2" w:rsidRDefault="007838C2" w:rsidP="00D31F38">
      <w:pPr>
        <w:pStyle w:val="CommentText"/>
      </w:pPr>
      <w:r>
        <w:rPr>
          <w:rStyle w:val="CommentReference"/>
        </w:rPr>
        <w:annotationRef/>
      </w:r>
      <w:r>
        <w:t>rightous, true, or truth?</w:t>
      </w:r>
    </w:p>
  </w:comment>
  <w:comment w:id="351" w:author="Windows User" w:date="2015-10-30T08:56:00Z" w:initials="WU">
    <w:p w14:paraId="668FF70C" w14:textId="77777777" w:rsidR="007838C2" w:rsidRDefault="007838C2" w:rsidP="00D31F38">
      <w:pPr>
        <w:pStyle w:val="CommentText"/>
      </w:pPr>
      <w:r>
        <w:rPr>
          <w:rStyle w:val="CommentReference"/>
        </w:rPr>
        <w:annotationRef/>
      </w:r>
      <w:r>
        <w:t>meditation, or delight?</w:t>
      </w:r>
    </w:p>
  </w:comment>
  <w:comment w:id="352" w:author="Windows User" w:date="2015-10-30T08:56:00Z" w:initials="WU">
    <w:p w14:paraId="3C05865D" w14:textId="77777777" w:rsidR="007838C2" w:rsidRDefault="007838C2" w:rsidP="00D31F38">
      <w:pPr>
        <w:pStyle w:val="CommentText"/>
      </w:pPr>
      <w:r>
        <w:rPr>
          <w:rStyle w:val="CommentReference"/>
        </w:rPr>
        <w:annotationRef/>
      </w:r>
      <w:r>
        <w:t>forever or always?</w:t>
      </w:r>
    </w:p>
  </w:comment>
  <w:comment w:id="353" w:author="Windows User" w:date="2015-10-30T08:56:00Z" w:initials="WU">
    <w:p w14:paraId="3B00730E" w14:textId="77777777" w:rsidR="007838C2" w:rsidRDefault="007838C2" w:rsidP="00D31F38">
      <w:pPr>
        <w:pStyle w:val="CommentText"/>
      </w:pPr>
      <w:r>
        <w:rPr>
          <w:rStyle w:val="CommentReference"/>
        </w:rPr>
        <w:annotationRef/>
      </w:r>
      <w:r>
        <w:t>and forever?</w:t>
      </w:r>
    </w:p>
  </w:comment>
  <w:comment w:id="354" w:author="Windows User" w:date="2015-10-30T08:56:00Z" w:initials="WU">
    <w:p w14:paraId="1B4AAEB0" w14:textId="77777777" w:rsidR="007838C2" w:rsidRDefault="007838C2" w:rsidP="00D31F38">
      <w:pPr>
        <w:pStyle w:val="CommentText"/>
      </w:pPr>
      <w:r>
        <w:rPr>
          <w:rStyle w:val="CommentReference"/>
        </w:rPr>
        <w:annotationRef/>
      </w:r>
      <w:r>
        <w:t>be?</w:t>
      </w:r>
    </w:p>
  </w:comment>
  <w:comment w:id="355" w:author="Windows User" w:date="2015-10-30T08:56:00Z" w:initials="WU">
    <w:p w14:paraId="1B1C5E2C" w14:textId="77777777" w:rsidR="007838C2" w:rsidRDefault="007838C2" w:rsidP="00D31F38">
      <w:pPr>
        <w:pStyle w:val="CommentText"/>
      </w:pPr>
      <w:r>
        <w:rPr>
          <w:rStyle w:val="CommentReference"/>
        </w:rPr>
        <w:annotationRef/>
      </w:r>
      <w:r>
        <w:t>be?</w:t>
      </w:r>
    </w:p>
  </w:comment>
  <w:comment w:id="356" w:author="Windows User" w:date="2015-10-30T08:56:00Z" w:initials="WU">
    <w:p w14:paraId="2A55755C" w14:textId="77777777" w:rsidR="007838C2" w:rsidRDefault="007838C2" w:rsidP="00D31F38">
      <w:pPr>
        <w:pStyle w:val="CommentText"/>
      </w:pPr>
      <w:r>
        <w:rPr>
          <w:rStyle w:val="CommentReference"/>
        </w:rPr>
        <w:annotationRef/>
      </w:r>
      <w:r>
        <w:t>is the insertion of "one" after "begotten" needed in english?</w:t>
      </w:r>
    </w:p>
  </w:comment>
  <w:comment w:id="357" w:author="Windows User" w:date="2015-10-30T08:56:00Z" w:initials="WU">
    <w:p w14:paraId="2B8406D1" w14:textId="77777777" w:rsidR="007838C2" w:rsidRDefault="007838C2" w:rsidP="00D31F38">
      <w:pPr>
        <w:pStyle w:val="CommentText"/>
      </w:pPr>
      <w:r>
        <w:rPr>
          <w:rStyle w:val="CommentReference"/>
        </w:rPr>
        <w:annotationRef/>
      </w:r>
      <w:r>
        <w:t>utter or declare?</w:t>
      </w:r>
    </w:p>
  </w:comment>
  <w:comment w:id="365" w:author="Windows User" w:date="2015-10-30T08:56:00Z" w:initials="BS">
    <w:p w14:paraId="5E20C97F" w14:textId="77777777" w:rsidR="007838C2" w:rsidRDefault="007838C2" w:rsidP="00D31F38">
      <w:pPr>
        <w:pStyle w:val="CommentText"/>
      </w:pPr>
      <w:r>
        <w:rPr>
          <w:rStyle w:val="CommentReference"/>
        </w:rPr>
        <w:annotationRef/>
      </w:r>
      <w:r>
        <w:t>look at? look upon? regard?</w:t>
      </w:r>
    </w:p>
  </w:comment>
  <w:comment w:id="366" w:author="Windows User" w:date="2015-10-30T08:56:00Z" w:initials="BS">
    <w:p w14:paraId="2ADF0207" w14:textId="77777777" w:rsidR="007838C2" w:rsidRDefault="007838C2" w:rsidP="00D31F38">
      <w:pPr>
        <w:pStyle w:val="CommentText"/>
      </w:pPr>
      <w:r>
        <w:rPr>
          <w:rStyle w:val="CommentReference"/>
        </w:rPr>
        <w:annotationRef/>
      </w:r>
      <w:r>
        <w:t>no one?</w:t>
      </w:r>
    </w:p>
  </w:comment>
  <w:comment w:id="367" w:author="Windows User" w:date="2015-10-30T08:56:00Z" w:initials="BS">
    <w:p w14:paraId="485D87CE" w14:textId="77777777" w:rsidR="007838C2" w:rsidRDefault="007838C2" w:rsidP="00D31F38">
      <w:pPr>
        <w:pStyle w:val="CommentText"/>
      </w:pPr>
      <w:r>
        <w:rPr>
          <w:rStyle w:val="CommentReference"/>
        </w:rPr>
        <w:annotationRef/>
      </w:r>
      <w:r>
        <w:t>in?</w:t>
      </w:r>
    </w:p>
    <w:p w14:paraId="472FCBB1" w14:textId="77777777" w:rsidR="007838C2" w:rsidRDefault="007838C2" w:rsidP="00D31F38">
      <w:pPr>
        <w:pStyle w:val="CommentText"/>
      </w:pPr>
    </w:p>
  </w:comment>
  <w:comment w:id="368" w:author="Windows User" w:date="2015-10-30T08:56:00Z" w:initials="BS">
    <w:p w14:paraId="0FA627AF" w14:textId="77777777" w:rsidR="007838C2" w:rsidRDefault="007838C2" w:rsidP="00D31F38">
      <w:pPr>
        <w:pStyle w:val="CommentText"/>
      </w:pPr>
      <w:r>
        <w:rPr>
          <w:rStyle w:val="CommentReference"/>
        </w:rPr>
        <w:annotationRef/>
      </w:r>
      <w:r>
        <w:t>before?</w:t>
      </w:r>
    </w:p>
  </w:comment>
  <w:comment w:id="369" w:author="Windows User" w:date="2015-10-30T08:56:00Z" w:initials="BS">
    <w:p w14:paraId="744D2B01" w14:textId="77777777" w:rsidR="007838C2" w:rsidRDefault="007838C2" w:rsidP="00D31F38">
      <w:pPr>
        <w:pStyle w:val="CommentText"/>
      </w:pPr>
      <w:r>
        <w:rPr>
          <w:rStyle w:val="CommentReference"/>
        </w:rPr>
        <w:annotationRef/>
      </w:r>
      <w:r>
        <w:t>joy entered into the whole world doesn't mean much...</w:t>
      </w:r>
    </w:p>
  </w:comment>
  <w:comment w:id="370" w:author="Windows User" w:date="2015-10-30T08:56:00Z" w:initials="BS">
    <w:p w14:paraId="4F77BBAD" w14:textId="77777777" w:rsidR="007838C2" w:rsidRDefault="007838C2" w:rsidP="00D31F38">
      <w:pPr>
        <w:pStyle w:val="CommentText"/>
      </w:pPr>
      <w:r>
        <w:rPr>
          <w:rStyle w:val="CommentReference"/>
        </w:rPr>
        <w:annotationRef/>
      </w:r>
      <w:r>
        <w:t>? any better way to express that's more accurate while meaning something?</w:t>
      </w:r>
    </w:p>
  </w:comment>
  <w:comment w:id="371" w:author="Windows User" w:date="2015-10-30T08:56:00Z" w:initials="BS">
    <w:p w14:paraId="3F67AE7E" w14:textId="77777777" w:rsidR="007838C2" w:rsidRDefault="007838C2" w:rsidP="00D31F38">
      <w:pPr>
        <w:pStyle w:val="CommentText"/>
      </w:pPr>
      <w:r>
        <w:rPr>
          <w:rStyle w:val="CommentReference"/>
        </w:rPr>
        <w:annotationRef/>
      </w:r>
      <w:r>
        <w:t>sealed as in ever virgin... or more like hidden?</w:t>
      </w:r>
    </w:p>
  </w:comment>
  <w:comment w:id="372" w:author="Windows User" w:date="2015-10-30T08:56:00Z" w:initials="BS">
    <w:p w14:paraId="079DFF07" w14:textId="77777777" w:rsidR="007838C2" w:rsidRDefault="007838C2" w:rsidP="00D31F38">
      <w:pPr>
        <w:pStyle w:val="CommentText"/>
      </w:pPr>
      <w:r>
        <w:rPr>
          <w:rStyle w:val="CommentReference"/>
        </w:rPr>
        <w:annotationRef/>
      </w:r>
      <w:r>
        <w:t>fragrant ointment? ointment? Incense and ointment with weeping and mourning?</w:t>
      </w:r>
    </w:p>
  </w:comment>
  <w:comment w:id="373" w:author="Windows User" w:date="2015-10-30T08:56:00Z" w:initials="BS">
    <w:p w14:paraId="534D6E8F" w14:textId="77777777" w:rsidR="007838C2" w:rsidRDefault="007838C2" w:rsidP="00D31F38">
      <w:pPr>
        <w:pStyle w:val="CommentText"/>
      </w:pPr>
      <w:r>
        <w:rPr>
          <w:rStyle w:val="CommentReference"/>
        </w:rPr>
        <w:annotationRef/>
      </w:r>
      <w:r>
        <w:t>spices or ointment</w:t>
      </w:r>
    </w:p>
  </w:comment>
  <w:comment w:id="374" w:author="Windows User" w:date="2015-10-30T08:56:00Z" w:initials="BS">
    <w:p w14:paraId="5C973492" w14:textId="77777777" w:rsidR="007838C2" w:rsidRDefault="007838C2" w:rsidP="00D31F38">
      <w:pPr>
        <w:pStyle w:val="CommentText"/>
      </w:pPr>
      <w:r>
        <w:rPr>
          <w:rStyle w:val="CommentReference"/>
        </w:rPr>
        <w:annotationRef/>
      </w:r>
      <w:r>
        <w:t>Is risen or has risen?</w:t>
      </w:r>
    </w:p>
  </w:comment>
  <w:comment w:id="375" w:author="Windows User" w:date="2015-10-30T08:56:00Z" w:initials="BS">
    <w:p w14:paraId="2FC8AFF7" w14:textId="77777777" w:rsidR="007838C2" w:rsidRDefault="007838C2" w:rsidP="00D31F38">
      <w:pPr>
        <w:pStyle w:val="CommentText"/>
      </w:pPr>
      <w:r>
        <w:rPr>
          <w:rStyle w:val="CommentReference"/>
        </w:rPr>
        <w:annotationRef/>
      </w:r>
      <w:r>
        <w:t>need a consistent policy for what to capitalize!</w:t>
      </w:r>
    </w:p>
  </w:comment>
  <w:comment w:id="376" w:author="Windows User" w:date="2015-10-30T08:56:00Z" w:initials="BS">
    <w:p w14:paraId="411351ED" w14:textId="77777777" w:rsidR="007838C2" w:rsidRDefault="007838C2" w:rsidP="00D31F38">
      <w:pPr>
        <w:pStyle w:val="CommentText"/>
      </w:pPr>
      <w:r>
        <w:rPr>
          <w:rStyle w:val="CommentReference"/>
        </w:rPr>
        <w:annotationRef/>
      </w:r>
      <w:r>
        <w:t>need to break other verses like this to have new lines in place of ':' so we can show where to break the tune without mangling the punctuation.</w:t>
      </w:r>
    </w:p>
  </w:comment>
  <w:comment w:id="377" w:author="Windows User" w:date="2015-10-30T08:56:00Z" w:initials="BS">
    <w:p w14:paraId="1D3AB79C" w14:textId="77777777" w:rsidR="007838C2" w:rsidRDefault="007838C2" w:rsidP="00D31F38">
      <w:pPr>
        <w:pStyle w:val="CommentText"/>
      </w:pPr>
      <w:r>
        <w:rPr>
          <w:rStyle w:val="CommentReference"/>
        </w:rPr>
        <w:annotationRef/>
      </w:r>
      <w:r>
        <w:t xml:space="preserve">decay? </w:t>
      </w:r>
    </w:p>
  </w:comment>
  <w:comment w:id="379" w:author="Windows User" w:date="2015-10-30T08:56:00Z" w:initials="WU">
    <w:p w14:paraId="70A28C39" w14:textId="77777777" w:rsidR="007838C2" w:rsidRDefault="007838C2" w:rsidP="00D31F38">
      <w:pPr>
        <w:pStyle w:val="CommentText"/>
      </w:pPr>
      <w:r>
        <w:rPr>
          <w:rStyle w:val="CommentReference"/>
        </w:rPr>
        <w:annotationRef/>
      </w:r>
      <w:r>
        <w:t>LXX has glorify him, not prepare Him an habitation</w:t>
      </w:r>
    </w:p>
  </w:comment>
  <w:comment w:id="380" w:author="Windows User" w:date="2015-10-30T08:56:00Z" w:initials="WU">
    <w:p w14:paraId="26EA5B86" w14:textId="77777777" w:rsidR="007838C2" w:rsidRDefault="007838C2" w:rsidP="00D31F38">
      <w:pPr>
        <w:pStyle w:val="CommentText"/>
      </w:pPr>
      <w:r>
        <w:rPr>
          <w:rStyle w:val="CommentReference"/>
        </w:rPr>
        <w:annotationRef/>
      </w:r>
      <w:r>
        <w:t>or when he brings wars to naught. NETS has shatters</w:t>
      </w:r>
    </w:p>
  </w:comment>
  <w:comment w:id="381" w:author="Windows User" w:date="2015-10-30T08:56:00Z" w:initials="WU">
    <w:p w14:paraId="07C5DE0D" w14:textId="77777777" w:rsidR="007838C2" w:rsidRDefault="007838C2" w:rsidP="00D31F38">
      <w:pPr>
        <w:pStyle w:val="CommentText"/>
      </w:pPr>
      <w:r>
        <w:rPr>
          <w:rStyle w:val="CommentReference"/>
        </w:rPr>
        <w:annotationRef/>
      </w:r>
      <w:r>
        <w:t>literally choice mounted captains?</w:t>
      </w:r>
    </w:p>
  </w:comment>
  <w:comment w:id="382" w:author="Windows User" w:date="2015-10-30T08:56:00Z" w:initials="WU">
    <w:p w14:paraId="4CE45F4E" w14:textId="77777777" w:rsidR="007838C2" w:rsidRDefault="007838C2" w:rsidP="00D31F38">
      <w:pPr>
        <w:pStyle w:val="CommentText"/>
      </w:pPr>
      <w:r>
        <w:rPr>
          <w:rStyle w:val="CommentReference"/>
        </w:rPr>
        <w:annotationRef/>
      </w:r>
      <w:r>
        <w:t>Nets has third-ranked officers. Captain is the modern term for the 3rd rank of officer, sticking with captain</w:t>
      </w:r>
    </w:p>
  </w:comment>
  <w:comment w:id="383" w:author="Windows User" w:date="2015-10-30T08:56:00Z" w:initials="WU">
    <w:p w14:paraId="70291138" w14:textId="77777777" w:rsidR="007838C2" w:rsidRDefault="007838C2" w:rsidP="00D31F38">
      <w:pPr>
        <w:pStyle w:val="CommentText"/>
      </w:pPr>
      <w:r>
        <w:rPr>
          <w:rStyle w:val="CommentReference"/>
        </w:rPr>
        <w:annotationRef/>
      </w:r>
      <w:r>
        <w:t>Have to have a consistent tense... was to go with above, if want has been all above needs to change to that tense.</w:t>
      </w:r>
    </w:p>
  </w:comment>
  <w:comment w:id="384" w:author="Windows User" w:date="2015-10-30T08:56:00Z" w:initials="WU">
    <w:p w14:paraId="72868208" w14:textId="77777777" w:rsidR="007838C2" w:rsidRDefault="007838C2" w:rsidP="00D31F38">
      <w:pPr>
        <w:pStyle w:val="CommentText"/>
      </w:pPr>
      <w:r>
        <w:rPr>
          <w:rStyle w:val="CommentReference"/>
        </w:rPr>
        <w:annotationRef/>
      </w:r>
      <w:r>
        <w:t>crushed or destroyed?</w:t>
      </w:r>
    </w:p>
  </w:comment>
  <w:comment w:id="385" w:author="Windows User" w:date="2015-10-30T08:56:00Z" w:initials="WU">
    <w:p w14:paraId="2D37744E" w14:textId="77777777" w:rsidR="007838C2" w:rsidRDefault="007838C2" w:rsidP="00D31F38">
      <w:pPr>
        <w:pStyle w:val="CommentText"/>
      </w:pPr>
      <w:r>
        <w:rPr>
          <w:rStyle w:val="CommentReference"/>
        </w:rPr>
        <w:annotationRef/>
      </w:r>
      <w:r>
        <w:t>elsewhere ekhomkhem is translated as crushed... NETS has shattered. Brenton destroyed.</w:t>
      </w:r>
    </w:p>
  </w:comment>
  <w:comment w:id="386" w:author="Windows User" w:date="2015-10-30T08:56:00Z" w:initials="WU">
    <w:p w14:paraId="1035793C" w14:textId="77777777" w:rsidR="007838C2" w:rsidRDefault="007838C2" w:rsidP="00D31F38">
      <w:pPr>
        <w:pStyle w:val="CommentText"/>
      </w:pPr>
      <w:r>
        <w:rPr>
          <w:rStyle w:val="CommentReference"/>
        </w:rPr>
        <w:annotationRef/>
      </w:r>
      <w:r>
        <w:t>sent or sent forth?</w:t>
      </w:r>
    </w:p>
  </w:comment>
  <w:comment w:id="387" w:author="Windows User" w:date="2015-10-30T08:56:00Z" w:initials="WU">
    <w:p w14:paraId="6E78BA80" w14:textId="77777777" w:rsidR="007838C2" w:rsidRDefault="007838C2" w:rsidP="00D31F38">
      <w:pPr>
        <w:pStyle w:val="CommentText"/>
      </w:pPr>
      <w:r>
        <w:rPr>
          <w:rStyle w:val="CommentReference"/>
        </w:rPr>
        <w:annotationRef/>
      </w:r>
      <w:r>
        <w:t>or saints? ft note?</w:t>
      </w:r>
    </w:p>
  </w:comment>
  <w:comment w:id="388" w:author="Windows User" w:date="2015-10-30T08:56:00Z" w:initials="WU">
    <w:p w14:paraId="2897BA2F" w14:textId="77777777" w:rsidR="007838C2" w:rsidRDefault="007838C2" w:rsidP="00D31F38">
      <w:pPr>
        <w:pStyle w:val="CommentText"/>
      </w:pPr>
      <w:r>
        <w:rPr>
          <w:rStyle w:val="CommentReference"/>
        </w:rPr>
        <w:annotationRef/>
      </w:r>
      <w:r>
        <w:t>glories? glorious deeds? or in glory?</w:t>
      </w:r>
    </w:p>
  </w:comment>
  <w:comment w:id="389" w:author="Windows User" w:date="2015-10-30T08:56:00Z" w:initials="WU">
    <w:p w14:paraId="5FCE7650" w14:textId="77777777" w:rsidR="007838C2" w:rsidRDefault="007838C2" w:rsidP="00D31F38">
      <w:pPr>
        <w:pStyle w:val="CommentText"/>
      </w:pPr>
      <w:r>
        <w:rPr>
          <w:rStyle w:val="CommentReference"/>
        </w:rPr>
        <w:annotationRef/>
      </w:r>
      <w:r>
        <w:t>redeemed? or chose?</w:t>
      </w:r>
    </w:p>
  </w:comment>
  <w:comment w:id="390" w:author="Windows User" w:date="2015-10-30T08:56:00Z" w:initials="WU">
    <w:p w14:paraId="0E9DC1B8" w14:textId="77777777" w:rsidR="007838C2" w:rsidRDefault="007838C2" w:rsidP="00D31F38">
      <w:pPr>
        <w:pStyle w:val="CommentText"/>
      </w:pPr>
      <w:r>
        <w:rPr>
          <w:rStyle w:val="CommentReference"/>
        </w:rPr>
        <w:annotationRef/>
      </w:r>
      <w:r>
        <w:t>abode? habitation? resting place?</w:t>
      </w:r>
    </w:p>
  </w:comment>
  <w:comment w:id="391" w:author="Windows User" w:date="2015-10-30T08:56:00Z" w:initials="WU">
    <w:p w14:paraId="551D5D79" w14:textId="77777777" w:rsidR="007838C2" w:rsidRDefault="007838C2" w:rsidP="00D31F38">
      <w:pPr>
        <w:pStyle w:val="CommentText"/>
      </w:pPr>
      <w:r>
        <w:rPr>
          <w:rStyle w:val="CommentReference"/>
        </w:rPr>
        <w:annotationRef/>
      </w:r>
      <w:r>
        <w:t>Nets has pangs.</w:t>
      </w:r>
    </w:p>
  </w:comment>
  <w:comment w:id="392" w:author="Windows User" w:date="2015-10-30T08:56:00Z" w:initials="WU">
    <w:p w14:paraId="6297DC8C" w14:textId="77777777" w:rsidR="007838C2" w:rsidRDefault="007838C2" w:rsidP="00D31F38">
      <w:pPr>
        <w:pStyle w:val="CommentText"/>
      </w:pPr>
      <w:r>
        <w:rPr>
          <w:rStyle w:val="CommentReference"/>
        </w:rPr>
        <w:annotationRef/>
      </w:r>
      <w:r>
        <w:t>Nets has tense change here rather than start of next vs. Brenton too.</w:t>
      </w:r>
    </w:p>
  </w:comment>
  <w:comment w:id="393" w:author="Windows User" w:date="2015-10-30T08:56:00Z" w:initials="WU">
    <w:p w14:paraId="76F4CEC8" w14:textId="77777777" w:rsidR="007838C2" w:rsidRDefault="007838C2" w:rsidP="00D31F38">
      <w:pPr>
        <w:pStyle w:val="CommentText"/>
      </w:pPr>
      <w:r>
        <w:rPr>
          <w:rStyle w:val="CommentReference"/>
        </w:rPr>
        <w:annotationRef/>
      </w:r>
      <w:r>
        <w:t xml:space="preserve">reign? king? reign as king? tense? shall reign? </w:t>
      </w:r>
    </w:p>
  </w:comment>
  <w:comment w:id="394" w:author="Windows User" w:date="2015-10-30T08:56:00Z" w:initials="WU">
    <w:p w14:paraId="28ADCC63" w14:textId="77777777" w:rsidR="007838C2" w:rsidRDefault="007838C2" w:rsidP="00D31F38">
      <w:pPr>
        <w:pStyle w:val="CommentText"/>
      </w:pPr>
      <w:r>
        <w:rPr>
          <w:rStyle w:val="CommentReference"/>
        </w:rPr>
        <w:annotationRef/>
      </w:r>
      <w:r>
        <w:t>What does the Coptic say? Is it something like this?</w:t>
      </w:r>
    </w:p>
  </w:comment>
  <w:comment w:id="395" w:author="Windows User" w:date="2015-10-30T08:56:00Z" w:initials="WU">
    <w:p w14:paraId="2E86C403" w14:textId="77777777" w:rsidR="007838C2" w:rsidRDefault="007838C2" w:rsidP="00D31F38">
      <w:pPr>
        <w:pStyle w:val="CommentText"/>
      </w:pPr>
      <w:r>
        <w:rPr>
          <w:rStyle w:val="CommentReference"/>
        </w:rPr>
        <w:annotationRef/>
      </w:r>
      <w:r>
        <w:t>For? or Since?</w:t>
      </w:r>
    </w:p>
  </w:comment>
  <w:comment w:id="396" w:author="Windows User" w:date="2015-10-30T08:56:00Z" w:initials="WU">
    <w:p w14:paraId="031A7CF6" w14:textId="77777777" w:rsidR="007838C2" w:rsidRDefault="007838C2" w:rsidP="00D31F38">
      <w:pPr>
        <w:pStyle w:val="CommentText"/>
      </w:pPr>
      <w:r>
        <w:rPr>
          <w:rStyle w:val="CommentReference"/>
        </w:rPr>
        <w:annotationRef/>
      </w:r>
      <w:r>
        <w:t>Brenton and NETS have dances. Coptic has hanhos (guessing hos is praises or songs). I'm thinking not praises... but need you guys to clarify</w:t>
      </w:r>
    </w:p>
  </w:comment>
  <w:comment w:id="397" w:author="Microsoft Office User" w:date="2016-04-15T20:59:00Z" w:initials="Office">
    <w:p w14:paraId="7025F405" w14:textId="64A37FE0" w:rsidR="007838C2" w:rsidRDefault="007838C2">
      <w:pPr>
        <w:pStyle w:val="CommentText"/>
      </w:pPr>
      <w:r>
        <w:rPr>
          <w:rStyle w:val="CommentReference"/>
        </w:rPr>
        <w:annotationRef/>
      </w:r>
      <w:r>
        <w:t>Or “he has greatly glorified Himself, as NETS?</w:t>
      </w:r>
    </w:p>
  </w:comment>
  <w:comment w:id="398" w:author="Windows User" w:date="2015-10-30T08:56:00Z" w:initials="WU">
    <w:p w14:paraId="2A38A2FD" w14:textId="77777777" w:rsidR="007838C2" w:rsidRDefault="007838C2" w:rsidP="00D31F38">
      <w:pPr>
        <w:pStyle w:val="CommentText"/>
      </w:pPr>
      <w:r>
        <w:rPr>
          <w:rStyle w:val="CommentReference"/>
        </w:rPr>
        <w:annotationRef/>
      </w:r>
      <w:r>
        <w:t>The NETS phrasing seems to me the only way to reconcile the other translations.</w:t>
      </w:r>
    </w:p>
  </w:comment>
  <w:comment w:id="405" w:author="Windows User" w:date="2015-10-30T08:56:00Z" w:initials="WU">
    <w:p w14:paraId="57C92C81" w14:textId="77777777" w:rsidR="007838C2" w:rsidRDefault="007838C2" w:rsidP="00D31F38">
      <w:pPr>
        <w:pStyle w:val="CommentText"/>
      </w:pPr>
      <w:r>
        <w:rPr>
          <w:rStyle w:val="CommentReference"/>
        </w:rPr>
        <w:annotationRef/>
      </w:r>
      <w:r>
        <w:t>This way sure sounds better. I know "With the split" is more literal, but it doesn't make any sense in English. This does.</w:t>
      </w:r>
    </w:p>
  </w:comment>
  <w:comment w:id="406" w:author="Windows User" w:date="2015-10-30T08:56:00Z" w:initials="WU">
    <w:p w14:paraId="5BBD34BE" w14:textId="77777777" w:rsidR="007838C2" w:rsidRDefault="007838C2" w:rsidP="00D31F38">
      <w:pPr>
        <w:pStyle w:val="CommentText"/>
      </w:pPr>
      <w:r>
        <w:rPr>
          <w:rStyle w:val="CommentReference"/>
        </w:rPr>
        <w:annotationRef/>
      </w:r>
      <w:r>
        <w:t>path or walkway?</w:t>
      </w:r>
    </w:p>
  </w:comment>
  <w:comment w:id="407" w:author="Brett Slote" w:date="2015-10-30T08:56:00Z" w:initials="BS">
    <w:p w14:paraId="049D3BBD" w14:textId="77777777" w:rsidR="007838C2" w:rsidRDefault="007838C2" w:rsidP="00D31F38">
      <w:pPr>
        <w:pStyle w:val="CommentText"/>
      </w:pPr>
      <w:r>
        <w:rPr>
          <w:rStyle w:val="CommentReference"/>
        </w:rPr>
        <w:annotationRef/>
      </w:r>
      <w:r>
        <w:t>needs : at least to indicate breaks in tune</w:t>
      </w:r>
    </w:p>
  </w:comment>
  <w:comment w:id="408" w:author="Windows User" w:date="2015-10-30T08:56:00Z" w:initials="WU">
    <w:p w14:paraId="1F09658E" w14:textId="77777777" w:rsidR="007838C2" w:rsidRDefault="007838C2" w:rsidP="00D31F38">
      <w:pPr>
        <w:pStyle w:val="CommentText"/>
      </w:pPr>
      <w:r>
        <w:rPr>
          <w:rStyle w:val="CommentReference"/>
        </w:rPr>
        <w:annotationRef/>
      </w:r>
      <w:r>
        <w:t>miraculous, or something closer to paradoxical but sounding good?</w:t>
      </w:r>
    </w:p>
  </w:comment>
  <w:comment w:id="409" w:author="Windows User" w:date="2015-10-30T08:56:00Z" w:initials="WU">
    <w:p w14:paraId="4689AC49" w14:textId="77777777" w:rsidR="007838C2" w:rsidRDefault="007838C2" w:rsidP="00D31F38">
      <w:pPr>
        <w:pStyle w:val="CommentText"/>
      </w:pPr>
      <w:r>
        <w:rPr>
          <w:rStyle w:val="CommentReference"/>
        </w:rPr>
        <w:annotationRef/>
      </w:r>
      <w:r>
        <w:t>passed and crossed mean teh same thing... but passed over carries connotation of connection to pass over...</w:t>
      </w:r>
    </w:p>
  </w:comment>
  <w:comment w:id="410" w:author="Windows User" w:date="2015-10-30T08:56:00Z" w:initials="WU">
    <w:p w14:paraId="2AA35319" w14:textId="77777777" w:rsidR="007838C2" w:rsidRDefault="007838C2" w:rsidP="00D31F38">
      <w:pPr>
        <w:pStyle w:val="CommentText"/>
      </w:pPr>
      <w:r>
        <w:rPr>
          <w:rStyle w:val="CommentReference"/>
        </w:rPr>
        <w:annotationRef/>
      </w:r>
      <w:r>
        <w:t>praising or singing?</w:t>
      </w:r>
    </w:p>
  </w:comment>
  <w:comment w:id="411" w:author="Windows User" w:date="2015-10-30T08:56:00Z" w:initials="WU">
    <w:p w14:paraId="56B7B31B" w14:textId="77777777" w:rsidR="007838C2" w:rsidRDefault="007838C2" w:rsidP="00D31F38">
      <w:pPr>
        <w:pStyle w:val="CommentText"/>
      </w:pPr>
      <w:r>
        <w:rPr>
          <w:rStyle w:val="CommentReference"/>
        </w:rPr>
        <w:annotationRef/>
      </w:r>
      <w:r>
        <w:t>I think this should be sing to</w:t>
      </w:r>
    </w:p>
  </w:comment>
  <w:comment w:id="425" w:author="Windows User" w:date="2015-11-21T12:59:00Z" w:initials="WU">
    <w:p w14:paraId="5262F523" w14:textId="77777777" w:rsidR="007838C2" w:rsidRDefault="007838C2" w:rsidP="00344A59">
      <w:pPr>
        <w:pStyle w:val="CommentText"/>
      </w:pPr>
      <w:r>
        <w:rPr>
          <w:rStyle w:val="CommentReference"/>
        </w:rPr>
        <w:annotationRef/>
      </w:r>
      <w:r>
        <w:t>check</w:t>
      </w:r>
    </w:p>
  </w:comment>
  <w:comment w:id="432" w:author="Windows User" w:date="2015-10-30T08:56:00Z" w:initials="BS">
    <w:p w14:paraId="396316C8" w14:textId="77777777" w:rsidR="007838C2" w:rsidRDefault="007838C2" w:rsidP="00344A59">
      <w:pPr>
        <w:pStyle w:val="CommentText"/>
      </w:pPr>
      <w:r>
        <w:rPr>
          <w:rStyle w:val="CommentReference"/>
        </w:rPr>
        <w:annotationRef/>
      </w:r>
      <w:r>
        <w:t>clearly the missing vs above belongs</w:t>
      </w:r>
    </w:p>
  </w:comment>
  <w:comment w:id="444" w:author="Windows User" w:date="2015-10-30T08:56:00Z" w:initials="BS">
    <w:p w14:paraId="19C504AB" w14:textId="77777777" w:rsidR="007838C2" w:rsidRDefault="007838C2" w:rsidP="00D31F38">
      <w:pPr>
        <w:pStyle w:val="CommentText"/>
      </w:pPr>
      <w:r>
        <w:rPr>
          <w:rStyle w:val="CommentReference"/>
        </w:rPr>
        <w:annotationRef/>
      </w:r>
      <w:r>
        <w:t>NETS has blessed is your glorious holy name... but the Coptic seems to be Blessed is the Holy Name of Your glory... is that too literal though?</w:t>
      </w:r>
    </w:p>
  </w:comment>
  <w:comment w:id="445" w:author="Windows User" w:date="2015-10-30T08:56:00Z" w:initials="BS">
    <w:p w14:paraId="3650E160" w14:textId="77777777" w:rsidR="007838C2" w:rsidRDefault="007838C2" w:rsidP="00D31F38">
      <w:pPr>
        <w:pStyle w:val="CommentText"/>
      </w:pPr>
      <w:r>
        <w:rPr>
          <w:rStyle w:val="CommentReference"/>
        </w:rPr>
        <w:annotationRef/>
      </w:r>
      <w:r>
        <w:t>heavens?</w:t>
      </w:r>
    </w:p>
  </w:comment>
  <w:comment w:id="446" w:author="Windows User" w:date="2015-10-30T08:56:00Z" w:initials="BS">
    <w:p w14:paraId="57E2DDC4" w14:textId="77777777" w:rsidR="007838C2" w:rsidRDefault="007838C2" w:rsidP="00D31F38">
      <w:pPr>
        <w:pStyle w:val="CommentText"/>
      </w:pPr>
      <w:r>
        <w:rPr>
          <w:rStyle w:val="CommentReference"/>
        </w:rPr>
        <w:annotationRef/>
      </w:r>
      <w:r>
        <w:t>NETS omits clouds</w:t>
      </w:r>
    </w:p>
  </w:comment>
  <w:comment w:id="447" w:author="Windows User" w:date="2015-10-30T08:56:00Z" w:initials="BS">
    <w:p w14:paraId="35628364" w14:textId="77777777" w:rsidR="007838C2" w:rsidRDefault="007838C2" w:rsidP="00D31F38">
      <w:pPr>
        <w:pStyle w:val="CommentText"/>
      </w:pPr>
      <w:r>
        <w:rPr>
          <w:rStyle w:val="CommentReference"/>
        </w:rPr>
        <w:annotationRef/>
      </w:r>
      <w:r>
        <w:t>NETS omits this vs</w:t>
      </w:r>
    </w:p>
  </w:comment>
  <w:comment w:id="448" w:author="Windows User" w:date="2015-10-30T08:56:00Z" w:initials="BS">
    <w:p w14:paraId="1F576F58" w14:textId="77777777" w:rsidR="007838C2" w:rsidRDefault="007838C2" w:rsidP="00D31F38">
      <w:pPr>
        <w:pStyle w:val="CommentText"/>
      </w:pPr>
      <w:r>
        <w:rPr>
          <w:rStyle w:val="CommentReference"/>
        </w:rPr>
        <w:annotationRef/>
      </w:r>
      <w:r>
        <w:t>NETS has falling snow which matches AI hoar frosts.</w:t>
      </w:r>
    </w:p>
  </w:comment>
  <w:comment w:id="449" w:author="Windows User" w:date="2015-10-30T08:56:00Z" w:initials="BS">
    <w:p w14:paraId="7857388A" w14:textId="77777777" w:rsidR="007838C2" w:rsidRDefault="007838C2" w:rsidP="00D31F38">
      <w:pPr>
        <w:pStyle w:val="CommentText"/>
      </w:pPr>
      <w:r>
        <w:rPr>
          <w:rStyle w:val="CommentReference"/>
        </w:rPr>
        <w:annotationRef/>
      </w:r>
      <w:r>
        <w:t>reversed ice and hoarfrosts of this vs and last to match NETS. Coptic?</w:t>
      </w:r>
    </w:p>
  </w:comment>
  <w:comment w:id="450" w:author="Windows User" w:date="2015-10-30T08:56:00Z" w:initials="BS">
    <w:p w14:paraId="45210177" w14:textId="77777777" w:rsidR="007838C2" w:rsidRDefault="007838C2" w:rsidP="00D31F38">
      <w:pPr>
        <w:pStyle w:val="CommentText"/>
      </w:pPr>
      <w:r>
        <w:rPr>
          <w:rStyle w:val="CommentReference"/>
        </w:rPr>
        <w:annotationRef/>
      </w:r>
      <w:r>
        <w:t>NETS switches this vs with next</w:t>
      </w:r>
    </w:p>
  </w:comment>
  <w:comment w:id="451" w:author="Windows User" w:date="2015-11-04T08:55:00Z" w:initials="WU">
    <w:p w14:paraId="1E420B79" w14:textId="77777777" w:rsidR="007838C2" w:rsidRDefault="007838C2" w:rsidP="00D31F38">
      <w:pPr>
        <w:pStyle w:val="CommentText"/>
      </w:pPr>
      <w:r>
        <w:rPr>
          <w:rStyle w:val="CommentReference"/>
        </w:rPr>
        <w:annotationRef/>
      </w:r>
      <w:r>
        <w:t>Get rid of ye’s!</w:t>
      </w:r>
    </w:p>
  </w:comment>
  <w:comment w:id="452" w:author="Windows User" w:date="2015-10-30T08:56:00Z" w:initials="BS">
    <w:p w14:paraId="66BEE13E" w14:textId="77777777" w:rsidR="007838C2" w:rsidRDefault="007838C2" w:rsidP="00D31F38">
      <w:pPr>
        <w:pStyle w:val="CommentText"/>
      </w:pPr>
      <w:r>
        <w:rPr>
          <w:rStyle w:val="CommentReference"/>
        </w:rPr>
        <w:annotationRef/>
      </w:r>
      <w:r>
        <w:t>NETS has sea-monsters</w:t>
      </w:r>
    </w:p>
  </w:comment>
  <w:comment w:id="453" w:author="Windows User" w:date="2015-10-30T08:56:00Z" w:initials="BS">
    <w:p w14:paraId="43D401E2" w14:textId="77777777" w:rsidR="007838C2" w:rsidRDefault="007838C2" w:rsidP="00D31F38">
      <w:pPr>
        <w:pStyle w:val="CommentText"/>
      </w:pPr>
      <w:r>
        <w:rPr>
          <w:rStyle w:val="CommentReference"/>
        </w:rPr>
        <w:annotationRef/>
      </w:r>
      <w:r>
        <w:t>NETS has four-footed and wild animals of the land</w:t>
      </w:r>
    </w:p>
  </w:comment>
  <w:comment w:id="454" w:author="Windows User" w:date="2015-10-30T08:56:00Z" w:initials="BS">
    <w:p w14:paraId="37590655" w14:textId="77777777" w:rsidR="007838C2" w:rsidRDefault="007838C2" w:rsidP="00D31F38">
      <w:pPr>
        <w:pStyle w:val="CommentText"/>
      </w:pPr>
      <w:r>
        <w:rPr>
          <w:rStyle w:val="CommentReference"/>
        </w:rPr>
        <w:annotationRef/>
      </w:r>
      <w:r>
        <w:t>NETS has all humans on earth</w:t>
      </w:r>
    </w:p>
  </w:comment>
  <w:comment w:id="455" w:author="Windows User" w:date="2015-10-30T08:56:00Z" w:initials="BS">
    <w:p w14:paraId="6D54AC70" w14:textId="77777777" w:rsidR="007838C2" w:rsidRDefault="007838C2" w:rsidP="00D31F38">
      <w:pPr>
        <w:pStyle w:val="CommentText"/>
      </w:pPr>
      <w:r>
        <w:rPr>
          <w:rStyle w:val="CommentReference"/>
        </w:rPr>
        <w:annotationRef/>
      </w:r>
      <w:r>
        <w:t>NETS has "priests, slaves of the Lord", then omits next vs.</w:t>
      </w:r>
    </w:p>
  </w:comment>
  <w:comment w:id="456" w:author="Windows User" w:date="2015-10-30T08:56:00Z" w:initials="BS">
    <w:p w14:paraId="6468426A" w14:textId="77777777" w:rsidR="007838C2" w:rsidRDefault="007838C2" w:rsidP="00D31F38">
      <w:pPr>
        <w:pStyle w:val="CommentText"/>
      </w:pPr>
      <w:r>
        <w:rPr>
          <w:rStyle w:val="CommentReference"/>
        </w:rPr>
        <w:annotationRef/>
      </w:r>
      <w:r>
        <w:t>NETS ends quite differently</w:t>
      </w:r>
    </w:p>
  </w:comment>
  <w:comment w:id="462" w:author="Windows User" w:date="2015-10-30T08:56:00Z" w:initials="BS">
    <w:p w14:paraId="72C14B6E" w14:textId="77777777" w:rsidR="007838C2" w:rsidRDefault="007838C2" w:rsidP="003758F4">
      <w:pPr>
        <w:pStyle w:val="CommentText"/>
      </w:pPr>
      <w:r>
        <w:rPr>
          <w:rStyle w:val="CommentReference"/>
        </w:rPr>
        <w:annotationRef/>
      </w:r>
      <w:r>
        <w:t>NETS has blessed is your glorious holy name... but the Coptic seems to be Blessed is the Holy Name of Your glory... is that too literal though?</w:t>
      </w:r>
    </w:p>
  </w:comment>
  <w:comment w:id="463" w:author="Windows User" w:date="2015-10-30T08:56:00Z" w:initials="BS">
    <w:p w14:paraId="43306FA7" w14:textId="77777777" w:rsidR="007838C2" w:rsidRDefault="007838C2" w:rsidP="003758F4">
      <w:pPr>
        <w:pStyle w:val="CommentText"/>
      </w:pPr>
      <w:r>
        <w:rPr>
          <w:rStyle w:val="CommentReference"/>
        </w:rPr>
        <w:annotationRef/>
      </w:r>
      <w:r>
        <w:t>heavens?</w:t>
      </w:r>
    </w:p>
  </w:comment>
  <w:comment w:id="464" w:author="Windows User" w:date="2015-10-30T08:56:00Z" w:initials="BS">
    <w:p w14:paraId="18B419AF" w14:textId="77777777" w:rsidR="007838C2" w:rsidRDefault="007838C2" w:rsidP="003758F4">
      <w:pPr>
        <w:pStyle w:val="CommentText"/>
      </w:pPr>
      <w:r>
        <w:rPr>
          <w:rStyle w:val="CommentReference"/>
        </w:rPr>
        <w:annotationRef/>
      </w:r>
      <w:r>
        <w:t>NETS has falling snow which matches AI hoar frosts.</w:t>
      </w:r>
    </w:p>
  </w:comment>
  <w:comment w:id="465" w:author="Windows User" w:date="2015-10-30T08:56:00Z" w:initials="BS">
    <w:p w14:paraId="504A050C" w14:textId="77777777" w:rsidR="007838C2" w:rsidRDefault="007838C2" w:rsidP="003758F4">
      <w:pPr>
        <w:pStyle w:val="CommentText"/>
      </w:pPr>
      <w:r>
        <w:rPr>
          <w:rStyle w:val="CommentReference"/>
        </w:rPr>
        <w:annotationRef/>
      </w:r>
      <w:r>
        <w:t>reversed ice and hoarfrosts of this vs and last to match NETS. Coptic?</w:t>
      </w:r>
    </w:p>
  </w:comment>
  <w:comment w:id="466" w:author="Windows User" w:date="2015-10-30T08:56:00Z" w:initials="BS">
    <w:p w14:paraId="42B07939" w14:textId="77777777" w:rsidR="007838C2" w:rsidRDefault="007838C2" w:rsidP="003758F4">
      <w:pPr>
        <w:pStyle w:val="CommentText"/>
      </w:pPr>
      <w:r>
        <w:rPr>
          <w:rStyle w:val="CommentReference"/>
        </w:rPr>
        <w:annotationRef/>
      </w:r>
      <w:r>
        <w:t>NETS switches this vs with next</w:t>
      </w:r>
    </w:p>
  </w:comment>
  <w:comment w:id="467" w:author="Windows User" w:date="2015-10-30T08:56:00Z" w:initials="BS">
    <w:p w14:paraId="0D31DB4D" w14:textId="77777777" w:rsidR="007838C2" w:rsidRDefault="007838C2" w:rsidP="003758F4">
      <w:pPr>
        <w:pStyle w:val="CommentText"/>
      </w:pPr>
      <w:r>
        <w:rPr>
          <w:rStyle w:val="CommentReference"/>
        </w:rPr>
        <w:annotationRef/>
      </w:r>
      <w:r>
        <w:t>NETS has all humans on earth</w:t>
      </w:r>
    </w:p>
  </w:comment>
  <w:comment w:id="468" w:author="Windows User" w:date="2015-10-30T08:56:00Z" w:initials="BS">
    <w:p w14:paraId="4CB6D1D8" w14:textId="77777777" w:rsidR="007838C2" w:rsidRDefault="007838C2" w:rsidP="003758F4">
      <w:pPr>
        <w:pStyle w:val="CommentText"/>
      </w:pPr>
      <w:r>
        <w:rPr>
          <w:rStyle w:val="CommentReference"/>
        </w:rPr>
        <w:annotationRef/>
      </w:r>
      <w:r>
        <w:t>NETS has "priests, slaves of the Lord", then omits next vs.</w:t>
      </w:r>
    </w:p>
  </w:comment>
  <w:comment w:id="469" w:author="Windows User" w:date="2015-10-30T08:56:00Z" w:initials="BS">
    <w:p w14:paraId="1C9D2024" w14:textId="77777777" w:rsidR="007838C2" w:rsidRDefault="007838C2" w:rsidP="003758F4">
      <w:pPr>
        <w:pStyle w:val="CommentText"/>
      </w:pPr>
      <w:r>
        <w:rPr>
          <w:rStyle w:val="CommentReference"/>
        </w:rPr>
        <w:annotationRef/>
      </w:r>
      <w:r>
        <w:t>NETS ends quite differently</w:t>
      </w:r>
    </w:p>
  </w:comment>
  <w:comment w:id="471" w:author="Windows User" w:date="2015-10-30T08:56:00Z" w:initials="BS">
    <w:p w14:paraId="499D113D" w14:textId="77777777" w:rsidR="007838C2" w:rsidRDefault="007838C2" w:rsidP="00D31F38">
      <w:pPr>
        <w:pStyle w:val="CommentText"/>
      </w:pPr>
      <w:r>
        <w:rPr>
          <w:rStyle w:val="CommentReference"/>
        </w:rPr>
        <w:annotationRef/>
      </w:r>
      <w:r>
        <w:t>giver, or maker?</w:t>
      </w:r>
    </w:p>
  </w:comment>
  <w:comment w:id="472" w:author="Windows User" w:date="2015-10-30T08:56:00Z" w:initials="BS">
    <w:p w14:paraId="29AB3125" w14:textId="77777777" w:rsidR="007838C2" w:rsidRDefault="007838C2" w:rsidP="00D31F38">
      <w:pPr>
        <w:pStyle w:val="CommentText"/>
      </w:pPr>
      <w:r>
        <w:rPr>
          <w:rStyle w:val="CommentReference"/>
        </w:rPr>
        <w:annotationRef/>
      </w:r>
      <w:r>
        <w:t>even NETS has Hananias</w:t>
      </w:r>
    </w:p>
  </w:comment>
  <w:comment w:id="473" w:author="Windows User" w:date="2015-10-30T08:56:00Z" w:initials="BS">
    <w:p w14:paraId="27892612" w14:textId="77777777" w:rsidR="007838C2" w:rsidRDefault="007838C2" w:rsidP="00D31F38">
      <w:pPr>
        <w:pStyle w:val="CommentText"/>
      </w:pPr>
      <w:r>
        <w:rPr>
          <w:rStyle w:val="CommentReference"/>
        </w:rPr>
        <w:annotationRef/>
      </w:r>
      <w:r>
        <w:t>does Coptic have evening first?</w:t>
      </w:r>
    </w:p>
  </w:comment>
  <w:comment w:id="474" w:author="Windows User" w:date="2015-10-30T08:56:00Z" w:initials="BS">
    <w:p w14:paraId="53863AE8" w14:textId="77777777" w:rsidR="007838C2" w:rsidRDefault="007838C2" w:rsidP="00D31F38">
      <w:pPr>
        <w:pStyle w:val="CommentText"/>
      </w:pPr>
      <w:r>
        <w:rPr>
          <w:rStyle w:val="CommentReference"/>
        </w:rPr>
        <w:annotationRef/>
      </w:r>
      <w:r>
        <w:t>Coptic doesn't have "Our God"</w:t>
      </w:r>
    </w:p>
  </w:comment>
  <w:comment w:id="475" w:author="Windows User" w:date="2015-10-30T08:56:00Z" w:initials="BS">
    <w:p w14:paraId="5F8EC33A" w14:textId="77777777" w:rsidR="007838C2" w:rsidRDefault="007838C2" w:rsidP="00D31F38">
      <w:pPr>
        <w:pStyle w:val="CommentText"/>
      </w:pPr>
      <w:r>
        <w:rPr>
          <w:rStyle w:val="CommentReference"/>
        </w:rPr>
        <w:annotationRef/>
      </w:r>
      <w:r>
        <w:t>celebrate or proclaim?</w:t>
      </w:r>
    </w:p>
  </w:comment>
  <w:comment w:id="476" w:author="Windows User" w:date="2015-10-30T08:56:00Z" w:initials="BS">
    <w:p w14:paraId="02E465F6" w14:textId="77777777" w:rsidR="007838C2" w:rsidRDefault="007838C2" w:rsidP="00D31F38">
      <w:pPr>
        <w:pStyle w:val="CommentText"/>
      </w:pPr>
      <w:r>
        <w:rPr>
          <w:rStyle w:val="CommentReference"/>
        </w:rPr>
        <w:annotationRef/>
      </w:r>
      <w:r>
        <w:t>persevere or be sober?</w:t>
      </w:r>
    </w:p>
  </w:comment>
  <w:comment w:id="477" w:author="Windows User" w:date="2015-10-30T08:56:00Z" w:initials="BS">
    <w:p w14:paraId="0F283256" w14:textId="77777777" w:rsidR="007838C2" w:rsidRDefault="007838C2" w:rsidP="00D31F38">
      <w:pPr>
        <w:pStyle w:val="CommentText"/>
      </w:pPr>
      <w:r>
        <w:rPr>
          <w:rStyle w:val="CommentReference"/>
        </w:rPr>
        <w:annotationRef/>
      </w:r>
      <w:r>
        <w:t>Coptic has presbyters, not priests (oweeb)</w:t>
      </w:r>
    </w:p>
  </w:comment>
  <w:comment w:id="478" w:author="Windows User" w:date="2015-10-30T08:56:00Z" w:initials="BS">
    <w:p w14:paraId="141FC7EB" w14:textId="77777777" w:rsidR="007838C2" w:rsidRDefault="007838C2" w:rsidP="00D31F38">
      <w:pPr>
        <w:pStyle w:val="CommentText"/>
      </w:pPr>
      <w:r>
        <w:rPr>
          <w:rStyle w:val="CommentReference"/>
        </w:rPr>
        <w:annotationRef/>
      </w:r>
      <w:r>
        <w:t>esmo is bless, not praise...</w:t>
      </w:r>
    </w:p>
  </w:comment>
  <w:comment w:id="479" w:author="Windows User" w:date="2015-10-30T08:56:00Z" w:initials="BS">
    <w:p w14:paraId="22452F1B" w14:textId="77777777" w:rsidR="007838C2" w:rsidRDefault="007838C2" w:rsidP="00D31F38">
      <w:pPr>
        <w:pStyle w:val="CommentText"/>
      </w:pPr>
      <w:r>
        <w:rPr>
          <w:rStyle w:val="CommentReference"/>
        </w:rPr>
        <w:annotationRef/>
      </w:r>
      <w:r>
        <w:t>Coptic doesn't look like day to day... "Until this day" doesn't make as much sense... is there something less literal but closer to the maning?</w:t>
      </w:r>
    </w:p>
  </w:comment>
  <w:comment w:id="480" w:author="Windows User" w:date="2015-10-30T08:56:00Z" w:initials="BS">
    <w:p w14:paraId="532CE324" w14:textId="77777777" w:rsidR="007838C2" w:rsidRDefault="007838C2" w:rsidP="00D31F38">
      <w:pPr>
        <w:pStyle w:val="CommentText"/>
      </w:pPr>
      <w:r>
        <w:rPr>
          <w:rStyle w:val="CommentReference"/>
        </w:rPr>
        <w:annotationRef/>
      </w:r>
      <w:r>
        <w:t>Is LA right with breaths and spirits?</w:t>
      </w:r>
    </w:p>
  </w:comment>
  <w:comment w:id="481" w:author="Windows User" w:date="2015-10-30T08:56:00Z" w:initials="BS">
    <w:p w14:paraId="7C12CF17" w14:textId="77777777" w:rsidR="007838C2" w:rsidRDefault="007838C2" w:rsidP="00D31F38">
      <w:pPr>
        <w:pStyle w:val="CommentText"/>
      </w:pPr>
      <w:r>
        <w:rPr>
          <w:rStyle w:val="CommentReference"/>
        </w:rPr>
        <w:annotationRef/>
      </w:r>
      <w:r>
        <w:t>doesn't look like waters... is it ssea?</w:t>
      </w:r>
    </w:p>
  </w:comment>
  <w:comment w:id="482" w:author="Windows User" w:date="2015-10-30T08:56:00Z" w:initials="BS">
    <w:p w14:paraId="789F9E96" w14:textId="77777777" w:rsidR="007838C2" w:rsidRDefault="007838C2" w:rsidP="00D31F38">
      <w:pPr>
        <w:pStyle w:val="CommentText"/>
      </w:pPr>
      <w:r>
        <w:rPr>
          <w:rStyle w:val="CommentReference"/>
        </w:rPr>
        <w:annotationRef/>
      </w:r>
      <w:r>
        <w:t>I still don't get of all the things we would see after seeing all the praise of nature would be "Bless the Lord you birds".</w:t>
      </w:r>
    </w:p>
  </w:comment>
  <w:comment w:id="483" w:author="Windows User" w:date="2015-10-30T08:56:00Z" w:initials="BS">
    <w:p w14:paraId="1E93DCCD" w14:textId="77777777" w:rsidR="007838C2" w:rsidRDefault="007838C2" w:rsidP="00D31F38">
      <w:pPr>
        <w:pStyle w:val="CommentText"/>
      </w:pPr>
      <w:r>
        <w:rPr>
          <w:rStyle w:val="CommentReference"/>
        </w:rPr>
        <w:annotationRef/>
      </w:r>
      <w:r>
        <w:t>disobedient? heretics?</w:t>
      </w:r>
    </w:p>
  </w:comment>
  <w:comment w:id="484" w:author="Windows User" w:date="2015-10-30T08:56:00Z" w:initials="BS">
    <w:p w14:paraId="298A6523" w14:textId="77777777" w:rsidR="007838C2" w:rsidRDefault="007838C2" w:rsidP="00D31F38">
      <w:pPr>
        <w:pStyle w:val="CommentText"/>
      </w:pPr>
      <w:r>
        <w:rPr>
          <w:rStyle w:val="CommentReference"/>
        </w:rPr>
        <w:annotationRef/>
      </w:r>
      <w:r>
        <w:t>souls or spirits?</w:t>
      </w:r>
    </w:p>
  </w:comment>
  <w:comment w:id="485" w:author="Windows User" w:date="2015-10-30T08:56:00Z" w:initials="BS">
    <w:p w14:paraId="3D56C030" w14:textId="77777777" w:rsidR="007838C2" w:rsidRDefault="007838C2" w:rsidP="00D31F38">
      <w:pPr>
        <w:pStyle w:val="CommentText"/>
      </w:pPr>
      <w:r>
        <w:rPr>
          <w:rStyle w:val="CommentReference"/>
        </w:rPr>
        <w:annotationRef/>
      </w:r>
      <w:r>
        <w:t>humble or contrite?</w:t>
      </w:r>
    </w:p>
  </w:comment>
  <w:comment w:id="486" w:author="Windows User" w:date="2015-10-30T08:56:00Z" w:initials="BS">
    <w:p w14:paraId="4417CE6C" w14:textId="77777777" w:rsidR="007838C2" w:rsidRDefault="007838C2" w:rsidP="00D31F38">
      <w:pPr>
        <w:pStyle w:val="CommentText"/>
      </w:pPr>
      <w:r>
        <w:rPr>
          <w:rStyle w:val="CommentReference"/>
        </w:rPr>
        <w:annotationRef/>
      </w:r>
      <w:r>
        <w:t>hearts?</w:t>
      </w:r>
    </w:p>
  </w:comment>
  <w:comment w:id="487" w:author="Windows User" w:date="2015-10-30T08:56:00Z" w:initials="BS">
    <w:p w14:paraId="6056EF08" w14:textId="77777777" w:rsidR="007838C2" w:rsidRDefault="007838C2" w:rsidP="00D31F38">
      <w:pPr>
        <w:pStyle w:val="CommentText"/>
      </w:pPr>
      <w:r>
        <w:rPr>
          <w:rStyle w:val="CommentReference"/>
        </w:rPr>
        <w:annotationRef/>
      </w:r>
      <w:r>
        <w:t>this or LA?</w:t>
      </w:r>
    </w:p>
  </w:comment>
  <w:comment w:id="488" w:author="Windows User" w:date="2015-10-30T08:56:00Z" w:initials="BS">
    <w:p w14:paraId="021CF208" w14:textId="77777777" w:rsidR="007838C2" w:rsidRDefault="007838C2" w:rsidP="00D31F38">
      <w:pPr>
        <w:pStyle w:val="CommentText"/>
      </w:pPr>
      <w:r>
        <w:rPr>
          <w:rStyle w:val="CommentReference"/>
        </w:rPr>
        <w:annotationRef/>
      </w:r>
      <w:r>
        <w:t>righteous of, or who revere</w:t>
      </w:r>
    </w:p>
  </w:comment>
  <w:comment w:id="489" w:author="Windows User" w:date="2015-10-30T08:56:00Z" w:initials="BS">
    <w:p w14:paraId="2B7DD481" w14:textId="77777777" w:rsidR="007838C2" w:rsidRDefault="007838C2" w:rsidP="00D31F38">
      <w:pPr>
        <w:pStyle w:val="CommentText"/>
      </w:pPr>
      <w:r>
        <w:rPr>
          <w:rStyle w:val="CommentReference"/>
        </w:rPr>
        <w:annotationRef/>
      </w:r>
      <w:r>
        <w:t>this, or accountable? or something else?</w:t>
      </w:r>
    </w:p>
  </w:comment>
  <w:comment w:id="490" w:author="Windows User" w:date="2015-10-30T08:56:00Z" w:initials="BS">
    <w:p w14:paraId="154E2A2A" w14:textId="77777777" w:rsidR="007838C2" w:rsidRDefault="007838C2" w:rsidP="00D31F38">
      <w:pPr>
        <w:pStyle w:val="CommentText"/>
      </w:pPr>
      <w:r>
        <w:rPr>
          <w:rStyle w:val="CommentReference"/>
        </w:rPr>
        <w:annotationRef/>
      </w:r>
      <w:r>
        <w:t>that he may praise and say?</w:t>
      </w:r>
    </w:p>
  </w:comment>
  <w:comment w:id="508" w:author="Windows User" w:date="2015-11-21T13:00:00Z" w:initials="WU">
    <w:p w14:paraId="72B45ACE" w14:textId="77777777" w:rsidR="007838C2" w:rsidRDefault="007838C2" w:rsidP="00D31F38">
      <w:pPr>
        <w:pStyle w:val="CommentText"/>
      </w:pPr>
      <w:r>
        <w:rPr>
          <w:rStyle w:val="CommentReference"/>
        </w:rPr>
        <w:annotationRef/>
      </w:r>
      <w:r>
        <w:t>Check, and 2 above.</w:t>
      </w:r>
    </w:p>
  </w:comment>
  <w:comment w:id="509" w:author="Brett Slote" w:date="2015-10-30T08:56:00Z" w:initials="BS">
    <w:p w14:paraId="0C0C90F8" w14:textId="77777777" w:rsidR="007838C2" w:rsidRDefault="007838C2" w:rsidP="00D31F38">
      <w:pPr>
        <w:pStyle w:val="CommentText"/>
      </w:pPr>
      <w:r>
        <w:rPr>
          <w:rStyle w:val="CommentReference"/>
        </w:rPr>
        <w:annotationRef/>
      </w:r>
      <w:r>
        <w:t>Fred wants 'O' here, saying it matches the Coptic... but it isn't in the Coptic!</w:t>
      </w:r>
    </w:p>
  </w:comment>
  <w:comment w:id="510" w:author="Windows User" w:date="2015-11-21T13:00:00Z" w:initials="WU">
    <w:p w14:paraId="59221E95" w14:textId="77777777" w:rsidR="007838C2" w:rsidRDefault="007838C2" w:rsidP="00D31F38">
      <w:pPr>
        <w:pStyle w:val="CommentText"/>
      </w:pPr>
      <w:r>
        <w:rPr>
          <w:rStyle w:val="CommentReference"/>
        </w:rPr>
        <w:annotationRef/>
      </w:r>
      <w:r>
        <w:t>check</w:t>
      </w:r>
    </w:p>
  </w:comment>
  <w:comment w:id="511" w:author="Windows User" w:date="2015-11-21T13:00:00Z" w:initials="WU">
    <w:p w14:paraId="0CFC2594" w14:textId="77777777" w:rsidR="007838C2" w:rsidRDefault="007838C2" w:rsidP="00D31F38">
      <w:pPr>
        <w:pStyle w:val="CommentText"/>
      </w:pPr>
      <w:r>
        <w:rPr>
          <w:rStyle w:val="CommentReference"/>
        </w:rPr>
        <w:annotationRef/>
      </w:r>
      <w:r>
        <w:t>check</w:t>
      </w:r>
    </w:p>
  </w:comment>
  <w:comment w:id="512" w:author="Windows User" w:date="2015-11-21T13:01:00Z" w:initials="WU">
    <w:p w14:paraId="403A6460" w14:textId="77777777" w:rsidR="007838C2" w:rsidRDefault="007838C2" w:rsidP="00D31F38">
      <w:pPr>
        <w:pStyle w:val="CommentText"/>
      </w:pPr>
      <w:r>
        <w:rPr>
          <w:rStyle w:val="CommentReference"/>
        </w:rPr>
        <w:annotationRef/>
      </w:r>
      <w:r>
        <w:t>check, find Copitic</w:t>
      </w:r>
    </w:p>
  </w:comment>
  <w:comment w:id="513" w:author="Windows User" w:date="2015-10-30T08:56:00Z" w:initials="BS">
    <w:p w14:paraId="1B2986E7" w14:textId="77777777" w:rsidR="007838C2" w:rsidRDefault="007838C2" w:rsidP="00D31F38">
      <w:pPr>
        <w:pStyle w:val="CommentText"/>
      </w:pPr>
      <w:r>
        <w:rPr>
          <w:rStyle w:val="CommentReference"/>
        </w:rPr>
        <w:annotationRef/>
      </w:r>
      <w:r>
        <w:t>why do books not have a vs for the bishop???</w:t>
      </w:r>
    </w:p>
  </w:comment>
  <w:comment w:id="514" w:author="Windows User" w:date="2015-10-30T08:56:00Z" w:initials="BS">
    <w:p w14:paraId="2328FF19" w14:textId="77777777" w:rsidR="007838C2" w:rsidRDefault="007838C2" w:rsidP="00D31F38">
      <w:pPr>
        <w:pStyle w:val="CommentText"/>
      </w:pPr>
      <w:r>
        <w:rPr>
          <w:rStyle w:val="CommentReference"/>
        </w:rPr>
        <w:annotationRef/>
      </w:r>
      <w:r>
        <w:t>add</w:t>
      </w:r>
    </w:p>
  </w:comment>
  <w:comment w:id="517" w:author="Windows User" w:date="2015-10-30T08:56:00Z" w:initials="BS">
    <w:p w14:paraId="76CF17E1" w14:textId="77777777" w:rsidR="007838C2" w:rsidRDefault="007838C2" w:rsidP="00D31F38">
      <w:pPr>
        <w:pStyle w:val="CommentText"/>
      </w:pPr>
      <w:r>
        <w:rPr>
          <w:rStyle w:val="CommentReference"/>
        </w:rPr>
        <w:annotationRef/>
      </w:r>
      <w:r>
        <w:t>the first two sections each have 7 verses. Maybe each section had seven verses and then became inflated? Keeping 7 vs in each section</w:t>
      </w:r>
    </w:p>
  </w:comment>
  <w:comment w:id="518" w:author="Windows User" w:date="2015-10-30T08:56:00Z" w:initials="BS">
    <w:p w14:paraId="01D3FC9E" w14:textId="77777777" w:rsidR="007838C2" w:rsidRDefault="007838C2" w:rsidP="00D31F38">
      <w:pPr>
        <w:pStyle w:val="CommentText"/>
      </w:pPr>
      <w:r>
        <w:rPr>
          <w:rStyle w:val="CommentReference"/>
        </w:rPr>
        <w:annotationRef/>
      </w:r>
      <w:r>
        <w:t>Communion or commemoration?</w:t>
      </w:r>
    </w:p>
  </w:comment>
  <w:comment w:id="519" w:author="Windows User" w:date="2015-11-21T13:01:00Z" w:initials="WU">
    <w:p w14:paraId="3C8EDFD6" w14:textId="77777777" w:rsidR="007838C2" w:rsidRDefault="007838C2" w:rsidP="00D31F38">
      <w:pPr>
        <w:pStyle w:val="CommentText"/>
      </w:pPr>
      <w:r>
        <w:rPr>
          <w:rStyle w:val="CommentReference"/>
        </w:rPr>
        <w:annotationRef/>
      </w:r>
      <w:r>
        <w:t>Check, and 2 above</w:t>
      </w:r>
    </w:p>
  </w:comment>
  <w:comment w:id="520" w:author="Brett Slote" w:date="2015-10-30T08:56:00Z" w:initials="BS">
    <w:p w14:paraId="502DF58D" w14:textId="77777777" w:rsidR="007838C2" w:rsidRDefault="007838C2" w:rsidP="00D31F38">
      <w:pPr>
        <w:pStyle w:val="CommentText"/>
      </w:pPr>
      <w:r>
        <w:rPr>
          <w:rStyle w:val="CommentReference"/>
        </w:rPr>
        <w:annotationRef/>
      </w:r>
      <w:r>
        <w:t>Fred wants 'O' here, saying it matches the Coptic... but it isn't in the Coptic!</w:t>
      </w:r>
    </w:p>
  </w:comment>
  <w:comment w:id="521" w:author="Windows User" w:date="2015-11-21T13:02:00Z" w:initials="WU">
    <w:p w14:paraId="0E3206C8" w14:textId="77777777" w:rsidR="007838C2" w:rsidRDefault="007838C2" w:rsidP="00D31F38">
      <w:pPr>
        <w:pStyle w:val="CommentText"/>
      </w:pPr>
      <w:r>
        <w:rPr>
          <w:rStyle w:val="CommentReference"/>
        </w:rPr>
        <w:annotationRef/>
      </w:r>
      <w:r>
        <w:t>check</w:t>
      </w:r>
    </w:p>
  </w:comment>
  <w:comment w:id="522" w:author="Windows User" w:date="2015-10-30T08:56:00Z" w:initials="BS">
    <w:p w14:paraId="303AD0FE" w14:textId="77777777" w:rsidR="007838C2" w:rsidRDefault="007838C2" w:rsidP="00D31F38">
      <w:pPr>
        <w:pStyle w:val="CommentText"/>
      </w:pPr>
      <w:r>
        <w:rPr>
          <w:rStyle w:val="CommentReference"/>
        </w:rPr>
        <w:annotationRef/>
      </w:r>
      <w:r>
        <w:t>yeah, I made that up.... but it makes more sense than inserting them in the middle of the monks with more later monastic additions after them...</w:t>
      </w:r>
    </w:p>
  </w:comment>
  <w:comment w:id="523" w:author="Windows User" w:date="2015-11-21T13:02:00Z" w:initials="WU">
    <w:p w14:paraId="5B706BCD" w14:textId="77777777" w:rsidR="007838C2" w:rsidRDefault="007838C2" w:rsidP="00D31F38">
      <w:pPr>
        <w:pStyle w:val="CommentText"/>
      </w:pPr>
      <w:r>
        <w:rPr>
          <w:rStyle w:val="CommentReference"/>
        </w:rPr>
        <w:annotationRef/>
      </w:r>
      <w:r>
        <w:t>check.  Add Coptic</w:t>
      </w:r>
    </w:p>
  </w:comment>
  <w:comment w:id="529" w:author="Windows User" w:date="2015-11-02T12:45:00Z" w:initials="BS">
    <w:p w14:paraId="02E474EA" w14:textId="77777777" w:rsidR="007838C2" w:rsidRDefault="007838C2" w:rsidP="00D31F38">
      <w:pPr>
        <w:pStyle w:val="CommentText"/>
      </w:pPr>
      <w:r>
        <w:rPr>
          <w:rStyle w:val="CommentReference"/>
        </w:rPr>
        <w:annotationRef/>
      </w:r>
      <w:r>
        <w:t>Godhead or Divinity?</w:t>
      </w:r>
    </w:p>
  </w:comment>
  <w:comment w:id="530" w:author="Windows User" w:date="2015-10-30T08:56:00Z" w:initials="BS">
    <w:p w14:paraId="1165D588" w14:textId="77777777" w:rsidR="007838C2" w:rsidRDefault="007838C2" w:rsidP="00D31F38">
      <w:pPr>
        <w:pStyle w:val="CommentText"/>
      </w:pPr>
      <w:r>
        <w:rPr>
          <w:rStyle w:val="CommentReference"/>
        </w:rPr>
        <w:annotationRef/>
      </w:r>
      <w:r>
        <w:t>I get why he picked to... for doesn't have the same connotation of filfillling the promise he made to us... but I still think for flows better.</w:t>
      </w:r>
    </w:p>
  </w:comment>
  <w:comment w:id="531" w:author="Windows User" w:date="2015-10-30T08:56:00Z" w:initials="BS">
    <w:p w14:paraId="0ABD6F72" w14:textId="77777777" w:rsidR="007838C2" w:rsidRDefault="007838C2" w:rsidP="00D31F38">
      <w:pPr>
        <w:pStyle w:val="CommentText"/>
      </w:pPr>
      <w:r>
        <w:rPr>
          <w:rStyle w:val="CommentReference"/>
        </w:rPr>
        <w:annotationRef/>
      </w:r>
      <w:r>
        <w:t>faithful or trusted? faithful sounds better as it is her action and not ours, as trusted.</w:t>
      </w:r>
    </w:p>
  </w:comment>
  <w:comment w:id="544" w:author="Windows User" w:date="2015-10-30T08:56:00Z" w:initials="BS">
    <w:p w14:paraId="07EF5E65" w14:textId="77777777" w:rsidR="007838C2" w:rsidRDefault="007838C2" w:rsidP="00D31F38">
      <w:pPr>
        <w:pStyle w:val="CommentText"/>
      </w:pPr>
      <w:r>
        <w:rPr>
          <w:rStyle w:val="CommentReference"/>
        </w:rPr>
        <w:annotationRef/>
      </w:r>
      <w:r>
        <w:t>MT (KJV) and Ra lack. NETS has and so does Coptic.</w:t>
      </w:r>
    </w:p>
  </w:comment>
  <w:comment w:id="545" w:author="Windows User" w:date="2015-11-21T13:03:00Z" w:initials="WU">
    <w:p w14:paraId="0505077C" w14:textId="77777777" w:rsidR="007838C2" w:rsidRDefault="007838C2" w:rsidP="00D31F38">
      <w:pPr>
        <w:pStyle w:val="CommentText"/>
      </w:pPr>
      <w:r>
        <w:rPr>
          <w:rStyle w:val="CommentReference"/>
        </w:rPr>
        <w:annotationRef/>
      </w:r>
      <w:r>
        <w:t>check</w:t>
      </w:r>
    </w:p>
  </w:comment>
  <w:comment w:id="546" w:author="Windows User" w:date="2015-11-21T13:03:00Z" w:initials="WU">
    <w:p w14:paraId="2CFCDBC4" w14:textId="77777777" w:rsidR="007838C2" w:rsidRDefault="007838C2" w:rsidP="00D31F38">
      <w:pPr>
        <w:pStyle w:val="CommentText"/>
      </w:pPr>
      <w:r>
        <w:rPr>
          <w:rStyle w:val="CommentReference"/>
        </w:rPr>
        <w:annotationRef/>
      </w:r>
      <w:r>
        <w:t>check</w:t>
      </w:r>
    </w:p>
  </w:comment>
  <w:comment w:id="547" w:author="Windows User" w:date="2015-11-21T13:04:00Z" w:initials="WU">
    <w:p w14:paraId="7B87BF1F" w14:textId="77777777" w:rsidR="007838C2" w:rsidRDefault="007838C2" w:rsidP="00D31F38">
      <w:pPr>
        <w:pStyle w:val="CommentText"/>
      </w:pPr>
      <w:r>
        <w:rPr>
          <w:rStyle w:val="CommentReference"/>
        </w:rPr>
        <w:annotationRef/>
      </w:r>
      <w:r>
        <w:t>check</w:t>
      </w:r>
    </w:p>
  </w:comment>
  <w:comment w:id="548" w:author="Windows User" w:date="2015-10-30T08:56:00Z" w:initials="BS">
    <w:p w14:paraId="469A8399" w14:textId="77777777" w:rsidR="007838C2" w:rsidRDefault="007838C2" w:rsidP="00D31F38">
      <w:pPr>
        <w:pStyle w:val="CommentText"/>
      </w:pPr>
      <w:r>
        <w:rPr>
          <w:rStyle w:val="CommentReference"/>
        </w:rPr>
        <w:annotationRef/>
      </w:r>
      <w:r>
        <w:t>Coptic varies greatly from NETS</w:t>
      </w:r>
    </w:p>
  </w:comment>
  <w:comment w:id="554" w:author="Windows User" w:date="2015-10-30T08:56:00Z" w:initials="BS">
    <w:p w14:paraId="30B7538F" w14:textId="77777777" w:rsidR="007838C2" w:rsidRDefault="007838C2" w:rsidP="00D31F38">
      <w:pPr>
        <w:pStyle w:val="CommentText"/>
      </w:pPr>
      <w:r>
        <w:rPr>
          <w:rStyle w:val="CommentReference"/>
        </w:rPr>
        <w:annotationRef/>
      </w:r>
      <w:r>
        <w:t>NETS has dance... also drum &amp; harp...</w:t>
      </w:r>
    </w:p>
  </w:comment>
  <w:comment w:id="555" w:author="Windows User" w:date="2015-10-30T08:56:00Z" w:initials="BS">
    <w:p w14:paraId="040D59AA" w14:textId="77777777" w:rsidR="007838C2" w:rsidRDefault="007838C2" w:rsidP="00D31F38">
      <w:pPr>
        <w:pStyle w:val="CommentText"/>
      </w:pPr>
      <w:r>
        <w:rPr>
          <w:rStyle w:val="CommentReference"/>
        </w:rPr>
        <w:annotationRef/>
      </w:r>
      <w:r>
        <w:t>NETS and LA have boast in glory...</w:t>
      </w:r>
    </w:p>
  </w:comment>
  <w:comment w:id="556" w:author="Windows User" w:date="2015-10-30T08:56:00Z" w:initials="BS">
    <w:p w14:paraId="0F357187" w14:textId="77777777" w:rsidR="007838C2" w:rsidRDefault="007838C2" w:rsidP="00D31F38">
      <w:pPr>
        <w:pStyle w:val="CommentText"/>
      </w:pPr>
      <w:r>
        <w:rPr>
          <w:rStyle w:val="CommentReference"/>
        </w:rPr>
        <w:annotationRef/>
      </w:r>
      <w:r>
        <w:t>NETS has rejoice. Coptis looks to me like glorify... Sing aloud? Rejoice?</w:t>
      </w:r>
    </w:p>
  </w:comment>
  <w:comment w:id="557" w:author="Windows User" w:date="2015-10-30T08:56:00Z" w:initials="BS">
    <w:p w14:paraId="10510650" w14:textId="77777777" w:rsidR="007838C2" w:rsidRDefault="007838C2" w:rsidP="00D31F38">
      <w:pPr>
        <w:pStyle w:val="CommentText"/>
      </w:pPr>
      <w:r>
        <w:rPr>
          <w:rStyle w:val="CommentReference"/>
        </w:rPr>
        <w:annotationRef/>
      </w:r>
      <w:r>
        <w:t>NETS has throats too. I'm leaving mouths. Throats is too literal. Not how we say it in English...</w:t>
      </w:r>
    </w:p>
  </w:comment>
  <w:comment w:id="558" w:author="Windows User" w:date="2015-10-30T08:56:00Z" w:initials="BS">
    <w:p w14:paraId="0F6BDC5E" w14:textId="77777777" w:rsidR="007838C2" w:rsidRDefault="007838C2" w:rsidP="00D31F38">
      <w:pPr>
        <w:pStyle w:val="CommentText"/>
      </w:pPr>
      <w:r>
        <w:rPr>
          <w:rStyle w:val="CommentReference"/>
        </w:rPr>
        <w:annotationRef/>
      </w:r>
      <w:r>
        <w:t>NETS has rebukes. punishments?</w:t>
      </w:r>
    </w:p>
  </w:comment>
  <w:comment w:id="564" w:author="Windows User" w:date="2015-10-30T08:56:00Z" w:initials="BS">
    <w:p w14:paraId="37F1C98E" w14:textId="77777777" w:rsidR="007838C2" w:rsidRDefault="007838C2" w:rsidP="00D31F38">
      <w:pPr>
        <w:pStyle w:val="CommentText"/>
      </w:pPr>
      <w:r>
        <w:rPr>
          <w:rStyle w:val="CommentReference"/>
        </w:rPr>
        <w:annotationRef/>
      </w:r>
      <w:r>
        <w:t>psaltry? or lyre?</w:t>
      </w:r>
    </w:p>
  </w:comment>
  <w:comment w:id="565" w:author="Windows User" w:date="2015-10-30T08:56:00Z" w:initials="BS">
    <w:p w14:paraId="51CE2A65" w14:textId="77777777" w:rsidR="007838C2" w:rsidRDefault="007838C2" w:rsidP="00D31F38">
      <w:pPr>
        <w:pStyle w:val="CommentText"/>
      </w:pPr>
      <w:r>
        <w:rPr>
          <w:rStyle w:val="CommentReference"/>
        </w:rPr>
        <w:annotationRef/>
      </w:r>
      <w:r>
        <w:t>NETS has drum and dance.</w:t>
      </w:r>
    </w:p>
  </w:comment>
  <w:comment w:id="578" w:author="Windows User" w:date="2015-11-21T13:04:00Z" w:initials="WU">
    <w:p w14:paraId="43A5D1B1" w14:textId="77777777" w:rsidR="007838C2" w:rsidRDefault="007838C2" w:rsidP="00E35F1F">
      <w:pPr>
        <w:pStyle w:val="CommentText"/>
      </w:pPr>
      <w:r>
        <w:rPr>
          <w:rStyle w:val="CommentReference"/>
        </w:rPr>
        <w:annotationRef/>
      </w:r>
      <w:r>
        <w:t>check</w:t>
      </w:r>
    </w:p>
  </w:comment>
  <w:comment w:id="579" w:author="Windows User" w:date="2015-11-21T13:04:00Z" w:initials="WU">
    <w:p w14:paraId="4B6A4DE4" w14:textId="77777777" w:rsidR="007838C2" w:rsidRDefault="007838C2" w:rsidP="00E35F1F">
      <w:pPr>
        <w:pStyle w:val="CommentText"/>
      </w:pPr>
      <w:r>
        <w:rPr>
          <w:rStyle w:val="CommentReference"/>
        </w:rPr>
        <w:annotationRef/>
      </w:r>
      <w:r>
        <w:t>check</w:t>
      </w:r>
    </w:p>
  </w:comment>
  <w:comment w:id="580" w:author="Windows User" w:date="2015-10-30T08:56:00Z" w:initials="BS">
    <w:p w14:paraId="483AEE75" w14:textId="77777777" w:rsidR="007838C2" w:rsidRDefault="007838C2" w:rsidP="00E35F1F">
      <w:pPr>
        <w:pStyle w:val="CommentText"/>
      </w:pPr>
      <w:r>
        <w:rPr>
          <w:rStyle w:val="CommentReference"/>
        </w:rPr>
        <w:annotationRef/>
      </w:r>
      <w:r>
        <w:t>tense? praise or will praise?</w:t>
      </w:r>
    </w:p>
  </w:comment>
  <w:comment w:id="581" w:author="Windows User" w:date="2015-10-30T08:56:00Z" w:initials="BS">
    <w:p w14:paraId="17DAD50D" w14:textId="77777777" w:rsidR="007838C2" w:rsidRDefault="007838C2" w:rsidP="00E35F1F">
      <w:pPr>
        <w:pStyle w:val="CommentText"/>
      </w:pPr>
      <w:r>
        <w:rPr>
          <w:rStyle w:val="CommentReference"/>
        </w:rPr>
        <w:annotationRef/>
      </w:r>
      <w:r>
        <w:t>earth? land? creation?</w:t>
      </w:r>
    </w:p>
  </w:comment>
  <w:comment w:id="582" w:author="Windows User" w:date="2015-11-21T13:05:00Z" w:initials="WU">
    <w:p w14:paraId="412BFF55" w14:textId="77777777" w:rsidR="007838C2" w:rsidRDefault="007838C2" w:rsidP="00E35F1F">
      <w:pPr>
        <w:pStyle w:val="CommentText"/>
      </w:pPr>
      <w:r>
        <w:rPr>
          <w:rStyle w:val="CommentReference"/>
        </w:rPr>
        <w:annotationRef/>
      </w:r>
      <w:r>
        <w:t>check</w:t>
      </w:r>
    </w:p>
  </w:comment>
  <w:comment w:id="583" w:author="Windows User" w:date="2015-10-30T08:56:00Z" w:initials="BS">
    <w:p w14:paraId="4FEF2EC7" w14:textId="77777777" w:rsidR="007838C2" w:rsidRDefault="007838C2" w:rsidP="00E35F1F">
      <w:pPr>
        <w:pStyle w:val="CommentText"/>
      </w:pPr>
      <w:r>
        <w:rPr>
          <w:rStyle w:val="CommentReference"/>
        </w:rPr>
        <w:annotationRef/>
      </w:r>
      <w:r>
        <w:t>make haste is a little archaic. But hurry is way too colloquial. Quicken doesn't sound right.</w:t>
      </w:r>
    </w:p>
  </w:comment>
  <w:comment w:id="584" w:author="Windows User" w:date="2015-10-30T08:56:00Z" w:initials="BS">
    <w:p w14:paraId="25E26C66" w14:textId="77777777" w:rsidR="007838C2" w:rsidRDefault="007838C2" w:rsidP="00E35F1F">
      <w:pPr>
        <w:pStyle w:val="CommentText"/>
      </w:pPr>
      <w:r>
        <w:rPr>
          <w:rStyle w:val="CommentReference"/>
        </w:rPr>
        <w:annotationRef/>
      </w:r>
      <w:r>
        <w:t>should either be diverse here or different elsewhere</w:t>
      </w:r>
    </w:p>
  </w:comment>
  <w:comment w:id="585" w:author="Windows User" w:date="2015-10-30T08:56:00Z" w:initials="BS">
    <w:p w14:paraId="7A65524D" w14:textId="77777777" w:rsidR="007838C2" w:rsidRDefault="007838C2" w:rsidP="00E35F1F">
      <w:pPr>
        <w:pStyle w:val="CommentText"/>
      </w:pPr>
      <w:r>
        <w:rPr>
          <w:rStyle w:val="CommentReference"/>
        </w:rPr>
        <w:annotationRef/>
      </w:r>
      <w:r>
        <w:t>truth or righteousness? Or justice?</w:t>
      </w:r>
    </w:p>
  </w:comment>
  <w:comment w:id="586" w:author="Windows User" w:date="2015-10-30T08:56:00Z" w:initials="BS">
    <w:p w14:paraId="1C135E98" w14:textId="77777777" w:rsidR="007838C2" w:rsidRDefault="007838C2" w:rsidP="00E35F1F">
      <w:pPr>
        <w:pStyle w:val="CommentText"/>
      </w:pPr>
      <w:r>
        <w:rPr>
          <w:rStyle w:val="CommentReference"/>
        </w:rPr>
        <w:annotationRef/>
      </w:r>
      <w:r>
        <w:t>patience or longsuffering?</w:t>
      </w:r>
    </w:p>
  </w:comment>
  <w:comment w:id="587" w:author="Windows User" w:date="2015-10-30T08:56:00Z" w:initials="BS">
    <w:p w14:paraId="2E20A232" w14:textId="77777777" w:rsidR="007838C2" w:rsidRDefault="007838C2" w:rsidP="00E35F1F">
      <w:pPr>
        <w:pStyle w:val="CommentText"/>
      </w:pPr>
      <w:r>
        <w:rPr>
          <w:rStyle w:val="CommentReference"/>
        </w:rPr>
        <w:annotationRef/>
      </w:r>
      <w:r>
        <w:t>just "at the first watch"?</w:t>
      </w:r>
    </w:p>
  </w:comment>
  <w:comment w:id="588" w:author="Windows User" w:date="2015-10-30T08:56:00Z" w:initials="BS">
    <w:p w14:paraId="34FB1BC0" w14:textId="77777777" w:rsidR="007838C2" w:rsidRDefault="007838C2" w:rsidP="00E35F1F">
      <w:pPr>
        <w:pStyle w:val="CommentText"/>
      </w:pPr>
      <w:r>
        <w:rPr>
          <w:rStyle w:val="CommentReference"/>
        </w:rPr>
        <w:annotationRef/>
      </w:r>
      <w:r>
        <w:t>sweet, or easy?</w:t>
      </w:r>
    </w:p>
  </w:comment>
  <w:comment w:id="589" w:author="Windows User" w:date="2015-10-30T08:56:00Z" w:initials="BS">
    <w:p w14:paraId="20646872" w14:textId="77777777" w:rsidR="007838C2" w:rsidRDefault="007838C2" w:rsidP="00E35F1F">
      <w:pPr>
        <w:pStyle w:val="CommentText"/>
      </w:pPr>
      <w:r>
        <w:rPr>
          <w:rStyle w:val="CommentReference"/>
        </w:rPr>
        <w:annotationRef/>
      </w:r>
      <w:r>
        <w:t>less accurate than beloved, but sounds a lot better..</w:t>
      </w:r>
    </w:p>
  </w:comment>
  <w:comment w:id="590" w:author="Windows User" w:date="2015-10-30T08:56:00Z" w:initials="BS">
    <w:p w14:paraId="4707B322" w14:textId="77777777" w:rsidR="007838C2" w:rsidRDefault="007838C2" w:rsidP="00E35F1F">
      <w:pPr>
        <w:pStyle w:val="CommentText"/>
      </w:pPr>
      <w:r>
        <w:rPr>
          <w:rStyle w:val="CommentReference"/>
        </w:rPr>
        <w:annotationRef/>
      </w:r>
      <w:r>
        <w:t>sound better if omit of?</w:t>
      </w:r>
    </w:p>
  </w:comment>
  <w:comment w:id="591" w:author="Windows User" w:date="2015-10-30T08:56:00Z" w:initials="BS">
    <w:p w14:paraId="0D6FF167" w14:textId="77777777" w:rsidR="007838C2" w:rsidRDefault="007838C2" w:rsidP="00E35F1F">
      <w:pPr>
        <w:pStyle w:val="CommentText"/>
      </w:pPr>
      <w:r>
        <w:rPr>
          <w:rStyle w:val="CommentReference"/>
        </w:rPr>
        <w:annotationRef/>
      </w:r>
      <w:r>
        <w:t>truth, or righteousness?</w:t>
      </w:r>
    </w:p>
  </w:comment>
  <w:comment w:id="592" w:author="Windows User" w:date="2015-10-30T08:56:00Z" w:initials="BS">
    <w:p w14:paraId="1A8CABED" w14:textId="77777777" w:rsidR="007838C2" w:rsidRDefault="007838C2" w:rsidP="00E35F1F">
      <w:pPr>
        <w:pStyle w:val="CommentText"/>
      </w:pPr>
      <w:r>
        <w:rPr>
          <w:rStyle w:val="CommentReference"/>
        </w:rPr>
        <w:annotationRef/>
      </w:r>
      <w:r>
        <w:t>true, or perfecvt?</w:t>
      </w:r>
    </w:p>
  </w:comment>
  <w:comment w:id="593" w:author="Windows User" w:date="2015-10-30T08:56:00Z" w:initials="BS">
    <w:p w14:paraId="21AC5CB8" w14:textId="77777777" w:rsidR="007838C2" w:rsidRDefault="007838C2" w:rsidP="00E35F1F">
      <w:pPr>
        <w:pStyle w:val="CommentText"/>
      </w:pPr>
      <w:r>
        <w:rPr>
          <w:rStyle w:val="CommentReference"/>
        </w:rPr>
        <w:annotationRef/>
      </w:r>
      <w:r>
        <w:t>and?</w:t>
      </w:r>
    </w:p>
  </w:comment>
  <w:comment w:id="594" w:author="Windows User" w:date="2015-10-30T08:56:00Z" w:initials="BS">
    <w:p w14:paraId="6C6DCC78" w14:textId="77777777" w:rsidR="007838C2" w:rsidRDefault="007838C2" w:rsidP="00E35F1F">
      <w:pPr>
        <w:pStyle w:val="CommentText"/>
      </w:pPr>
      <w:r>
        <w:rPr>
          <w:rStyle w:val="CommentReference"/>
        </w:rPr>
        <w:annotationRef/>
      </w:r>
      <w:r>
        <w:t>gather is in first line in Coptic, but tune flows better here..</w:t>
      </w:r>
    </w:p>
  </w:comment>
  <w:comment w:id="595" w:author="Windows User" w:date="2015-10-30T08:56:00Z" w:initials="BS">
    <w:p w14:paraId="4B49F853" w14:textId="77777777" w:rsidR="007838C2" w:rsidRDefault="007838C2" w:rsidP="00E35F1F">
      <w:pPr>
        <w:pStyle w:val="CommentText"/>
      </w:pPr>
      <w:r>
        <w:rPr>
          <w:rStyle w:val="CommentReference"/>
        </w:rPr>
        <w:annotationRef/>
      </w:r>
      <w:r>
        <w:t>will?</w:t>
      </w:r>
    </w:p>
  </w:comment>
  <w:comment w:id="596" w:author="Windows User" w:date="2015-10-30T08:56:00Z" w:initials="BS">
    <w:p w14:paraId="6FC8752C" w14:textId="77777777" w:rsidR="007838C2" w:rsidRDefault="007838C2" w:rsidP="00E35F1F">
      <w:pPr>
        <w:pStyle w:val="CommentText"/>
      </w:pPr>
      <w:r>
        <w:rPr>
          <w:rStyle w:val="CommentReference"/>
        </w:rPr>
        <w:annotationRef/>
      </w:r>
      <w:r>
        <w:t>save? keep? deliver?</w:t>
      </w:r>
    </w:p>
  </w:comment>
  <w:comment w:id="597" w:author="Windows User" w:date="2015-10-30T08:56:00Z" w:initials="BS">
    <w:p w14:paraId="7843FDD6" w14:textId="77777777" w:rsidR="007838C2" w:rsidRDefault="007838C2" w:rsidP="00E35F1F">
      <w:pPr>
        <w:pStyle w:val="CommentText"/>
      </w:pPr>
      <w:r>
        <w:rPr>
          <w:rStyle w:val="CommentReference"/>
        </w:rPr>
        <w:annotationRef/>
      </w:r>
      <w:r>
        <w:t>need a convention for making "ak ee". {}? bold?</w:t>
      </w:r>
    </w:p>
  </w:comment>
  <w:comment w:id="598" w:author="Windows User" w:date="2015-10-30T08:56:00Z" w:initials="BS">
    <w:p w14:paraId="636DE776" w14:textId="77777777" w:rsidR="007838C2" w:rsidRDefault="007838C2" w:rsidP="00E35F1F">
      <w:pPr>
        <w:pStyle w:val="CommentText"/>
      </w:pPr>
      <w:r>
        <w:rPr>
          <w:rStyle w:val="CommentReference"/>
        </w:rPr>
        <w:annotationRef/>
      </w:r>
      <w:r>
        <w:t>I like it better with "be" in... thoughts?</w:t>
      </w:r>
    </w:p>
  </w:comment>
  <w:comment w:id="610" w:author="Windows User" w:date="2015-11-02T12:45:00Z" w:initials="BS">
    <w:p w14:paraId="0A55894A" w14:textId="77777777" w:rsidR="007838C2" w:rsidRDefault="007838C2" w:rsidP="00E35F1F">
      <w:pPr>
        <w:pStyle w:val="CommentText"/>
      </w:pPr>
      <w:r>
        <w:rPr>
          <w:rStyle w:val="CommentReference"/>
        </w:rPr>
        <w:annotationRef/>
      </w:r>
      <w:r>
        <w:t>this splitting of the verses doesn't follow the Coptic... does it really flow much better, or is it just that I'm more used to it?</w:t>
      </w:r>
    </w:p>
  </w:comment>
  <w:comment w:id="611" w:author="Windows User" w:date="2015-10-30T08:56:00Z" w:initials="BS">
    <w:p w14:paraId="0E80932F" w14:textId="77777777" w:rsidR="007838C2" w:rsidRDefault="007838C2" w:rsidP="00E35F1F">
      <w:pPr>
        <w:pStyle w:val="CommentText"/>
      </w:pPr>
      <w:r>
        <w:rPr>
          <w:rStyle w:val="CommentReference"/>
        </w:rPr>
        <w:annotationRef/>
      </w:r>
      <w:r>
        <w:t>does coptic bear out? Feels much more right to me.</w:t>
      </w:r>
    </w:p>
  </w:comment>
  <w:comment w:id="612" w:author="Windows User" w:date="2015-10-30T08:56:00Z" w:initials="BS">
    <w:p w14:paraId="759B277F" w14:textId="77777777" w:rsidR="007838C2" w:rsidRDefault="007838C2" w:rsidP="00E35F1F">
      <w:pPr>
        <w:pStyle w:val="CommentText"/>
      </w:pPr>
      <w:r>
        <w:rPr>
          <w:rStyle w:val="CommentReference"/>
        </w:rPr>
        <w:annotationRef/>
      </w:r>
      <w:r>
        <w:t>tense?</w:t>
      </w:r>
    </w:p>
  </w:comment>
  <w:comment w:id="613" w:author="Windows User" w:date="2015-10-30T08:56:00Z" w:initials="BS">
    <w:p w14:paraId="5C472088" w14:textId="77777777" w:rsidR="007838C2" w:rsidRDefault="007838C2" w:rsidP="00E35F1F">
      <w:pPr>
        <w:pStyle w:val="CommentText"/>
      </w:pPr>
      <w:r>
        <w:rPr>
          <w:rStyle w:val="CommentReference"/>
        </w:rPr>
        <w:annotationRef/>
      </w:r>
      <w:r>
        <w:t>exalt or magnify?</w:t>
      </w:r>
    </w:p>
  </w:comment>
  <w:comment w:id="614" w:author="Windows User" w:date="2015-10-30T08:56:00Z" w:initials="BS">
    <w:p w14:paraId="2FB7E2BD" w14:textId="77777777" w:rsidR="007838C2" w:rsidRDefault="007838C2" w:rsidP="00E35F1F">
      <w:pPr>
        <w:pStyle w:val="CommentText"/>
      </w:pPr>
      <w:r>
        <w:rPr>
          <w:rStyle w:val="CommentReference"/>
        </w:rPr>
        <w:annotationRef/>
      </w:r>
      <w:r>
        <w:t>or iwn?</w:t>
      </w:r>
    </w:p>
  </w:comment>
  <w:comment w:id="618" w:author="Windows User" w:date="2015-10-30T08:56:00Z" w:initials="BS">
    <w:p w14:paraId="3C8244A0" w14:textId="77777777" w:rsidR="007838C2" w:rsidRDefault="007838C2" w:rsidP="00E35F1F">
      <w:pPr>
        <w:pStyle w:val="CommentText"/>
      </w:pPr>
      <w:r>
        <w:rPr>
          <w:rStyle w:val="CommentReference"/>
        </w:rPr>
        <w:annotationRef/>
      </w:r>
      <w:r>
        <w:t>does type capture "it foretold the sign" in more contemporary language than "a figure"</w:t>
      </w:r>
    </w:p>
  </w:comment>
  <w:comment w:id="619" w:author="Windows User" w:date="2015-10-30T08:56:00Z" w:initials="BS">
    <w:p w14:paraId="6C8F9167" w14:textId="77777777" w:rsidR="007838C2" w:rsidRDefault="007838C2" w:rsidP="00E35F1F">
      <w:pPr>
        <w:pStyle w:val="CommentText"/>
      </w:pPr>
      <w:r>
        <w:rPr>
          <w:rStyle w:val="CommentReference"/>
        </w:rPr>
        <w:annotationRef/>
      </w:r>
      <w:r>
        <w:t>correct that no mention of nature?</w:t>
      </w:r>
    </w:p>
  </w:comment>
  <w:comment w:id="620" w:author="Windows User" w:date="2015-10-30T08:56:00Z" w:initials="BS">
    <w:p w14:paraId="5ACA101B" w14:textId="77777777" w:rsidR="007838C2" w:rsidRDefault="007838C2" w:rsidP="00E35F1F">
      <w:pPr>
        <w:pStyle w:val="CommentText"/>
      </w:pPr>
      <w:r>
        <w:rPr>
          <w:rStyle w:val="CommentReference"/>
        </w:rPr>
        <w:annotationRef/>
      </w:r>
      <w:r>
        <w:t>holy or pure? divinity or godhead?</w:t>
      </w:r>
    </w:p>
  </w:comment>
  <w:comment w:id="621" w:author="Windows User" w:date="2015-10-30T08:56:00Z" w:initials="BS">
    <w:p w14:paraId="14D8C709" w14:textId="77777777" w:rsidR="007838C2" w:rsidRDefault="007838C2" w:rsidP="00E35F1F">
      <w:pPr>
        <w:pStyle w:val="CommentText"/>
      </w:pPr>
      <w:r>
        <w:rPr>
          <w:rStyle w:val="CommentReference"/>
        </w:rPr>
        <w:annotationRef/>
      </w:r>
      <w:r>
        <w:t>born or begotten? begotten without seeed or without mixture of substance?</w:t>
      </w:r>
    </w:p>
  </w:comment>
  <w:comment w:id="622" w:author="Windows User" w:date="2015-10-30T08:56:00Z" w:initials="BS">
    <w:p w14:paraId="5B5854F9" w14:textId="77777777" w:rsidR="007838C2" w:rsidRDefault="007838C2" w:rsidP="00E35F1F">
      <w:pPr>
        <w:pStyle w:val="CommentText"/>
      </w:pPr>
      <w:r>
        <w:rPr>
          <w:rStyle w:val="CommentReference"/>
        </w:rPr>
        <w:annotationRef/>
      </w:r>
      <w:r>
        <w:t>coessential or consubstantial?</w:t>
      </w:r>
    </w:p>
  </w:comment>
  <w:comment w:id="623" w:author="Windows User" w:date="2015-10-30T08:56:00Z" w:initials="BS">
    <w:p w14:paraId="66C0B0D7" w14:textId="77777777" w:rsidR="007838C2" w:rsidRDefault="007838C2" w:rsidP="00E35F1F">
      <w:pPr>
        <w:pStyle w:val="CommentText"/>
      </w:pPr>
      <w:r>
        <w:rPr>
          <w:rStyle w:val="CommentReference"/>
        </w:rPr>
        <w:annotationRef/>
      </w:r>
      <w:r>
        <w:t>made one or joined?</w:t>
      </w:r>
    </w:p>
  </w:comment>
  <w:comment w:id="624" w:author="Windows User" w:date="2015-10-30T08:56:00Z" w:initials="BS">
    <w:p w14:paraId="094D26E3" w14:textId="77777777" w:rsidR="007838C2" w:rsidRDefault="007838C2" w:rsidP="00E35F1F">
      <w:pPr>
        <w:pStyle w:val="CommentText"/>
      </w:pPr>
      <w:r>
        <w:rPr>
          <w:rStyle w:val="CommentReference"/>
        </w:rPr>
        <w:annotationRef/>
      </w:r>
      <w:r>
        <w:t>does this rephrasing capture it ok?</w:t>
      </w:r>
    </w:p>
  </w:comment>
  <w:comment w:id="625" w:author="Windows User" w:date="2015-10-30T08:56:00Z" w:initials="BS">
    <w:p w14:paraId="6FD992D3" w14:textId="77777777" w:rsidR="007838C2" w:rsidRDefault="007838C2" w:rsidP="00E35F1F">
      <w:pPr>
        <w:pStyle w:val="CommentText"/>
      </w:pPr>
      <w:r>
        <w:rPr>
          <w:rStyle w:val="CommentReference"/>
        </w:rPr>
        <w:annotationRef/>
      </w:r>
      <w:r>
        <w:t>something clearer than putplue?</w:t>
      </w:r>
    </w:p>
  </w:comment>
  <w:comment w:id="626" w:author="Windows User" w:date="2015-10-30T08:56:00Z" w:initials="BS">
    <w:p w14:paraId="08E2A9FB" w14:textId="77777777" w:rsidR="007838C2" w:rsidRDefault="007838C2" w:rsidP="00E35F1F">
      <w:pPr>
        <w:pStyle w:val="CommentText"/>
      </w:pPr>
      <w:r>
        <w:rPr>
          <w:rStyle w:val="CommentReference"/>
        </w:rPr>
        <w:annotationRef/>
      </w:r>
      <w:r>
        <w:t>woven or fine?</w:t>
      </w:r>
    </w:p>
  </w:comment>
  <w:comment w:id="627" w:author="Windows User" w:date="2015-10-30T08:56:00Z" w:initials="BS">
    <w:p w14:paraId="7A9FC970" w14:textId="77777777" w:rsidR="007838C2" w:rsidRDefault="007838C2" w:rsidP="00E35F1F">
      <w:pPr>
        <w:pStyle w:val="CommentText"/>
      </w:pPr>
      <w:r>
        <w:rPr>
          <w:rStyle w:val="CommentReference"/>
        </w:rPr>
        <w:annotationRef/>
      </w:r>
      <w:r>
        <w:t>palin</w:t>
      </w:r>
    </w:p>
  </w:comment>
  <w:comment w:id="628" w:author="Windows User" w:date="2015-10-30T08:56:00Z" w:initials="BS">
    <w:p w14:paraId="5EFFC3EC" w14:textId="77777777" w:rsidR="007838C2" w:rsidRDefault="007838C2" w:rsidP="00E35F1F">
      <w:pPr>
        <w:pStyle w:val="CommentText"/>
      </w:pPr>
      <w:r>
        <w:rPr>
          <w:rStyle w:val="CommentReference"/>
        </w:rPr>
        <w:annotationRef/>
      </w:r>
      <w:r>
        <w:t>exalt or magnify?</w:t>
      </w:r>
    </w:p>
  </w:comment>
  <w:comment w:id="629" w:author="Windows User" w:date="2015-10-30T08:56:00Z" w:initials="BS">
    <w:p w14:paraId="150C26DA" w14:textId="77777777" w:rsidR="007838C2" w:rsidRDefault="007838C2" w:rsidP="00E35F1F">
      <w:pPr>
        <w:pStyle w:val="CommentText"/>
      </w:pPr>
      <w:r>
        <w:rPr>
          <w:rStyle w:val="CommentReference"/>
        </w:rPr>
        <w:annotationRef/>
      </w:r>
      <w:r>
        <w:t>or iwn?</w:t>
      </w:r>
    </w:p>
  </w:comment>
  <w:comment w:id="633" w:author="Windows User" w:date="2015-10-30T08:56:00Z" w:initials="BS">
    <w:p w14:paraId="0E3B452D" w14:textId="77777777" w:rsidR="007838C2" w:rsidRDefault="007838C2" w:rsidP="00E35F1F">
      <w:pPr>
        <w:pStyle w:val="CommentText"/>
      </w:pPr>
      <w:r>
        <w:rPr>
          <w:rStyle w:val="CommentReference"/>
        </w:rPr>
        <w:annotationRef/>
      </w:r>
      <w:r>
        <w:t>I think cherubs not cherubim, since two cherubs, not many orders of cherubim.... like two fish (individuals), not many fishes (species of f fish)... but I'm just going by intuition</w:t>
      </w:r>
    </w:p>
  </w:comment>
  <w:comment w:id="634" w:author="Windows User" w:date="2015-10-30T08:56:00Z" w:initials="BS">
    <w:p w14:paraId="12D989DF" w14:textId="77777777" w:rsidR="007838C2" w:rsidRDefault="007838C2" w:rsidP="00E35F1F">
      <w:pPr>
        <w:pStyle w:val="CommentText"/>
      </w:pPr>
      <w:r>
        <w:rPr>
          <w:rStyle w:val="CommentReference"/>
        </w:rPr>
        <w:annotationRef/>
      </w:r>
      <w:r>
        <w:t>forged or beaten?</w:t>
      </w:r>
    </w:p>
  </w:comment>
  <w:comment w:id="635" w:author="Windows User" w:date="2015-10-30T08:56:00Z" w:initials="BS">
    <w:p w14:paraId="3E8ADE2B" w14:textId="77777777" w:rsidR="007838C2" w:rsidRDefault="007838C2" w:rsidP="00E35F1F">
      <w:pPr>
        <w:pStyle w:val="CommentText"/>
      </w:pPr>
      <w:r>
        <w:rPr>
          <w:rStyle w:val="CommentReference"/>
        </w:rPr>
        <w:annotationRef/>
      </w:r>
      <w:r>
        <w:t>omit? always and move up mercy seat?</w:t>
      </w:r>
    </w:p>
  </w:comment>
  <w:comment w:id="636" w:author="Windows User" w:date="2015-10-30T08:56:00Z" w:initials="BS">
    <w:p w14:paraId="7079ED43" w14:textId="77777777" w:rsidR="007838C2" w:rsidRDefault="007838C2" w:rsidP="00E35F1F">
      <w:pPr>
        <w:pStyle w:val="CommentText"/>
      </w:pPr>
      <w:r>
        <w:rPr>
          <w:rStyle w:val="CommentReference"/>
        </w:rPr>
        <w:annotationRef/>
      </w:r>
      <w:r>
        <w:t>tense? past makes a lot more sense</w:t>
      </w:r>
    </w:p>
  </w:comment>
  <w:comment w:id="637" w:author="Windows User" w:date="2015-10-30T08:56:00Z" w:initials="BS">
    <w:p w14:paraId="109014C9" w14:textId="77777777" w:rsidR="007838C2" w:rsidRDefault="007838C2" w:rsidP="00E35F1F">
      <w:pPr>
        <w:pStyle w:val="CommentText"/>
      </w:pPr>
      <w:r>
        <w:rPr>
          <w:rStyle w:val="CommentReference"/>
        </w:rPr>
        <w:annotationRef/>
      </w:r>
      <w:r>
        <w:t>why does Abouna omit sin?</w:t>
      </w:r>
    </w:p>
  </w:comment>
  <w:comment w:id="638" w:author="Windows User" w:date="2015-10-30T08:56:00Z" w:initials="BS">
    <w:p w14:paraId="027A16CD" w14:textId="77777777" w:rsidR="007838C2" w:rsidRDefault="007838C2" w:rsidP="00E35F1F">
      <w:pPr>
        <w:pStyle w:val="CommentText"/>
      </w:pPr>
      <w:r>
        <w:rPr>
          <w:rStyle w:val="CommentReference"/>
        </w:rPr>
        <w:annotationRef/>
      </w:r>
      <w:r>
        <w:t>exalt or magnify?</w:t>
      </w:r>
    </w:p>
  </w:comment>
  <w:comment w:id="639" w:author="Windows User" w:date="2015-10-30T08:56:00Z" w:initials="BS">
    <w:p w14:paraId="20C9574B" w14:textId="77777777" w:rsidR="007838C2" w:rsidRDefault="007838C2" w:rsidP="00E35F1F">
      <w:pPr>
        <w:pStyle w:val="CommentText"/>
      </w:pPr>
      <w:r>
        <w:rPr>
          <w:rStyle w:val="CommentReference"/>
        </w:rPr>
        <w:annotationRef/>
      </w:r>
      <w:r>
        <w:t>or iwn?</w:t>
      </w:r>
    </w:p>
  </w:comment>
  <w:comment w:id="643" w:author="Windows User" w:date="2015-10-30T08:56:00Z" w:initials="BS">
    <w:p w14:paraId="6726A127" w14:textId="77777777" w:rsidR="007838C2" w:rsidRDefault="007838C2" w:rsidP="00E35F1F">
      <w:pPr>
        <w:pStyle w:val="CommentText"/>
      </w:pPr>
      <w:r>
        <w:rPr>
          <w:rStyle w:val="CommentReference"/>
        </w:rPr>
        <w:annotationRef/>
      </w:r>
      <w:r>
        <w:t>That your name be called... sounds like an expression that should just be that you be called in english. Thoughts?</w:t>
      </w:r>
    </w:p>
  </w:comment>
  <w:comment w:id="644" w:author="Windows User" w:date="2015-10-30T08:56:00Z" w:initials="BS">
    <w:p w14:paraId="50013BE5" w14:textId="77777777" w:rsidR="007838C2" w:rsidRDefault="007838C2" w:rsidP="00E35F1F">
      <w:pPr>
        <w:pStyle w:val="CommentText"/>
      </w:pPr>
      <w:r>
        <w:rPr>
          <w:rStyle w:val="CommentReference"/>
        </w:rPr>
        <w:annotationRef/>
      </w:r>
      <w:r>
        <w:t>for isn't accurate... but sounds better</w:t>
      </w:r>
    </w:p>
  </w:comment>
  <w:comment w:id="645" w:author="Windows User" w:date="2015-10-30T08:56:00Z" w:initials="BS">
    <w:p w14:paraId="5A639B27" w14:textId="77777777" w:rsidR="007838C2" w:rsidRDefault="007838C2" w:rsidP="00E35F1F">
      <w:pPr>
        <w:pStyle w:val="CommentText"/>
      </w:pPr>
      <w:r>
        <w:rPr>
          <w:rStyle w:val="CommentReference"/>
        </w:rPr>
        <w:annotationRef/>
      </w:r>
      <w:r>
        <w:t>exalt or magnify?</w:t>
      </w:r>
    </w:p>
  </w:comment>
  <w:comment w:id="646" w:author="Windows User" w:date="2015-10-30T08:56:00Z" w:initials="BS">
    <w:p w14:paraId="3A4414A4" w14:textId="77777777" w:rsidR="007838C2" w:rsidRDefault="007838C2" w:rsidP="00E35F1F">
      <w:pPr>
        <w:pStyle w:val="CommentText"/>
      </w:pPr>
      <w:r>
        <w:rPr>
          <w:rStyle w:val="CommentReference"/>
        </w:rPr>
        <w:annotationRef/>
      </w:r>
      <w:r>
        <w:t>or iwn?</w:t>
      </w:r>
    </w:p>
  </w:comment>
  <w:comment w:id="650" w:author="Windows User" w:date="2015-10-30T08:56:00Z" w:initials="BS">
    <w:p w14:paraId="60D89983" w14:textId="77777777" w:rsidR="007838C2" w:rsidRDefault="007838C2" w:rsidP="00E35F1F">
      <w:pPr>
        <w:pStyle w:val="CommentText"/>
      </w:pPr>
      <w:r>
        <w:rPr>
          <w:rStyle w:val="CommentReference"/>
        </w:rPr>
        <w:annotationRef/>
      </w:r>
      <w:r>
        <w:t>perpetual lamp?</w:t>
      </w:r>
    </w:p>
  </w:comment>
  <w:comment w:id="651" w:author="Windows User" w:date="2015-10-30T08:56:00Z" w:initials="BS">
    <w:p w14:paraId="708630CC" w14:textId="77777777" w:rsidR="007838C2" w:rsidRDefault="007838C2" w:rsidP="00E35F1F">
      <w:pPr>
        <w:pStyle w:val="CommentText"/>
      </w:pPr>
      <w:r>
        <w:rPr>
          <w:rStyle w:val="CommentReference"/>
        </w:rPr>
        <w:annotationRef/>
      </w:r>
      <w:r>
        <w:t>parousia?</w:t>
      </w:r>
    </w:p>
  </w:comment>
  <w:comment w:id="652" w:author="Windows User" w:date="2015-10-30T08:56:00Z" w:initials="BS">
    <w:p w14:paraId="670AE5C3" w14:textId="77777777" w:rsidR="007838C2" w:rsidRDefault="007838C2" w:rsidP="00E35F1F">
      <w:pPr>
        <w:pStyle w:val="CommentText"/>
      </w:pPr>
      <w:r>
        <w:rPr>
          <w:rStyle w:val="CommentReference"/>
        </w:rPr>
        <w:annotationRef/>
      </w:r>
      <w:r>
        <w:t>tense?</w:t>
      </w:r>
    </w:p>
  </w:comment>
  <w:comment w:id="653" w:author="Windows User" w:date="2015-10-30T08:56:00Z" w:initials="BS">
    <w:p w14:paraId="281D5A29" w14:textId="77777777" w:rsidR="007838C2" w:rsidRDefault="007838C2" w:rsidP="00E35F1F">
      <w:pPr>
        <w:pStyle w:val="CommentText"/>
      </w:pPr>
      <w:r>
        <w:rPr>
          <w:rStyle w:val="CommentReference"/>
        </w:rPr>
        <w:annotationRef/>
      </w:r>
      <w:r>
        <w:t>enlightens?</w:t>
      </w:r>
    </w:p>
  </w:comment>
  <w:comment w:id="654" w:author="Windows User" w:date="2015-10-30T08:56:00Z" w:initials="BS">
    <w:p w14:paraId="09189517" w14:textId="77777777" w:rsidR="007838C2" w:rsidRDefault="007838C2" w:rsidP="00E35F1F">
      <w:pPr>
        <w:pStyle w:val="CommentText"/>
      </w:pPr>
      <w:r>
        <w:rPr>
          <w:rStyle w:val="CommentReference"/>
        </w:rPr>
        <w:annotationRef/>
      </w:r>
      <w:r>
        <w:t>exalt or magnify?</w:t>
      </w:r>
    </w:p>
  </w:comment>
  <w:comment w:id="655" w:author="Windows User" w:date="2015-10-30T08:56:00Z" w:initials="BS">
    <w:p w14:paraId="0F1C3DB1" w14:textId="77777777" w:rsidR="007838C2" w:rsidRDefault="007838C2" w:rsidP="00E35F1F">
      <w:pPr>
        <w:pStyle w:val="CommentText"/>
      </w:pPr>
      <w:r>
        <w:rPr>
          <w:rStyle w:val="CommentReference"/>
        </w:rPr>
        <w:annotationRef/>
      </w:r>
      <w:r>
        <w:t>or iwn?</w:t>
      </w:r>
    </w:p>
  </w:comment>
  <w:comment w:id="659" w:author="Windows User" w:date="2015-10-30T08:56:00Z" w:initials="BS">
    <w:p w14:paraId="49777AD4" w14:textId="77777777" w:rsidR="007838C2" w:rsidRDefault="007838C2" w:rsidP="00E35F1F">
      <w:pPr>
        <w:pStyle w:val="CommentText"/>
      </w:pPr>
      <w:r>
        <w:rPr>
          <w:rStyle w:val="CommentReference"/>
        </w:rPr>
        <w:annotationRef/>
      </w:r>
      <w:r>
        <w:t>this order better or worse?</w:t>
      </w:r>
    </w:p>
  </w:comment>
  <w:comment w:id="660" w:author="Windows User" w:date="2015-10-30T08:56:00Z" w:initials="BS">
    <w:p w14:paraId="07AFF474" w14:textId="77777777" w:rsidR="007838C2" w:rsidRDefault="007838C2" w:rsidP="00E35F1F">
      <w:pPr>
        <w:pStyle w:val="CommentText"/>
      </w:pPr>
      <w:r>
        <w:rPr>
          <w:rStyle w:val="CommentReference"/>
        </w:rPr>
        <w:annotationRef/>
      </w:r>
      <w:r>
        <w:t>I think upon should stay here</w:t>
      </w:r>
    </w:p>
  </w:comment>
  <w:comment w:id="661" w:author="Windows User" w:date="2015-10-30T08:56:00Z" w:initials="BS">
    <w:p w14:paraId="0441CD07" w14:textId="77777777" w:rsidR="007838C2" w:rsidRDefault="007838C2" w:rsidP="00E35F1F">
      <w:pPr>
        <w:pStyle w:val="CommentText"/>
      </w:pPr>
      <w:r>
        <w:rPr>
          <w:rStyle w:val="CommentReference"/>
        </w:rPr>
        <w:annotationRef/>
      </w:r>
      <w:r>
        <w:t>exalt or magnify?</w:t>
      </w:r>
    </w:p>
  </w:comment>
  <w:comment w:id="662" w:author="Windows User" w:date="2015-10-30T08:56:00Z" w:initials="BS">
    <w:p w14:paraId="6B633293" w14:textId="77777777" w:rsidR="007838C2" w:rsidRDefault="007838C2" w:rsidP="00E35F1F">
      <w:pPr>
        <w:pStyle w:val="CommentText"/>
      </w:pPr>
      <w:r>
        <w:rPr>
          <w:rStyle w:val="CommentReference"/>
        </w:rPr>
        <w:annotationRef/>
      </w:r>
      <w:r>
        <w:t>or iwn?</w:t>
      </w:r>
    </w:p>
  </w:comment>
  <w:comment w:id="670" w:author="Windows User" w:date="2015-10-30T08:56:00Z" w:initials="BS">
    <w:p w14:paraId="5798119C" w14:textId="77777777" w:rsidR="007838C2" w:rsidRDefault="007838C2" w:rsidP="00E35F1F">
      <w:pPr>
        <w:pStyle w:val="CommentText"/>
      </w:pPr>
      <w:r>
        <w:rPr>
          <w:rStyle w:val="CommentReference"/>
        </w:rPr>
        <w:annotationRef/>
      </w:r>
      <w:r>
        <w:t>The phrase is "Our God in truth". Placing a coma before "in truth" makis it sound like "in truth withotu the seed of man"</w:t>
      </w:r>
    </w:p>
  </w:comment>
  <w:comment w:id="671" w:author="Windows User" w:date="2015-10-30T08:56:00Z" w:initials="BS">
    <w:p w14:paraId="7FE87033" w14:textId="77777777" w:rsidR="007838C2" w:rsidRDefault="007838C2" w:rsidP="00E35F1F">
      <w:pPr>
        <w:pStyle w:val="CommentText"/>
      </w:pPr>
      <w:r>
        <w:rPr>
          <w:rStyle w:val="CommentReference"/>
        </w:rPr>
        <w:annotationRef/>
      </w:r>
      <w:r>
        <w:t>While being virgin is correct. But it sounds strange. being a virgin is less accurate. Being virginal?</w:t>
      </w:r>
    </w:p>
  </w:comment>
  <w:comment w:id="672" w:author="Windows User" w:date="2015-10-30T08:56:00Z" w:initials="BS">
    <w:p w14:paraId="13254F43" w14:textId="77777777" w:rsidR="007838C2" w:rsidRDefault="007838C2" w:rsidP="00E35F1F">
      <w:pPr>
        <w:pStyle w:val="CommentText"/>
      </w:pPr>
      <w:r>
        <w:rPr>
          <w:rStyle w:val="CommentReference"/>
        </w:rPr>
        <w:annotationRef/>
      </w:r>
      <w:r>
        <w:t>I like holy better than saint. But it isn't very consistent since Abouna renders it saint everywhere else...</w:t>
      </w:r>
    </w:p>
  </w:comment>
  <w:comment w:id="673" w:author="Windows User" w:date="2015-10-30T08:56:00Z" w:initials="BS">
    <w:p w14:paraId="195E8533" w14:textId="77777777" w:rsidR="007838C2" w:rsidRDefault="007838C2" w:rsidP="00E35F1F">
      <w:pPr>
        <w:pStyle w:val="CommentText"/>
      </w:pPr>
      <w:r>
        <w:rPr>
          <w:rStyle w:val="CommentReference"/>
        </w:rPr>
        <w:annotationRef/>
      </w:r>
      <w:r>
        <w:t>what word works here? dwelling doesn't. it would have to be dwelling place, which is too long.</w:t>
      </w:r>
    </w:p>
  </w:comment>
  <w:comment w:id="674" w:author="Windows User" w:date="2015-10-30T08:56:00Z" w:initials="BS">
    <w:p w14:paraId="5A28B06B" w14:textId="77777777" w:rsidR="007838C2" w:rsidRDefault="007838C2" w:rsidP="00E35F1F">
      <w:pPr>
        <w:pStyle w:val="CommentText"/>
      </w:pPr>
      <w:r>
        <w:rPr>
          <w:rStyle w:val="CommentReference"/>
        </w:rPr>
        <w:annotationRef/>
      </w:r>
      <w:r>
        <w:t>exalt or magnify?</w:t>
      </w:r>
    </w:p>
  </w:comment>
  <w:comment w:id="675" w:author="Windows User" w:date="2015-10-30T08:56:00Z" w:initials="BS">
    <w:p w14:paraId="6604F03B" w14:textId="77777777" w:rsidR="007838C2" w:rsidRDefault="007838C2" w:rsidP="00E35F1F">
      <w:pPr>
        <w:pStyle w:val="CommentText"/>
      </w:pPr>
      <w:r>
        <w:rPr>
          <w:rStyle w:val="CommentReference"/>
        </w:rPr>
        <w:annotationRef/>
      </w:r>
      <w:r>
        <w:t>or iwn?</w:t>
      </w:r>
    </w:p>
  </w:comment>
  <w:comment w:id="679" w:author="Windows User" w:date="2015-10-30T08:56:00Z" w:initials="BS">
    <w:p w14:paraId="6680EED5" w14:textId="77777777" w:rsidR="007838C2" w:rsidRDefault="007838C2" w:rsidP="00E35F1F">
      <w:pPr>
        <w:pStyle w:val="CommentText"/>
      </w:pPr>
      <w:r>
        <w:rPr>
          <w:rStyle w:val="CommentReference"/>
        </w:rPr>
        <w:annotationRef/>
      </w:r>
      <w:r>
        <w:t>does this work?</w:t>
      </w:r>
    </w:p>
  </w:comment>
  <w:comment w:id="680" w:author="Windows User" w:date="2015-10-30T08:56:00Z" w:initials="BS">
    <w:p w14:paraId="7B5754B1" w14:textId="77777777" w:rsidR="007838C2" w:rsidRDefault="007838C2" w:rsidP="00E35F1F">
      <w:pPr>
        <w:pStyle w:val="CommentText"/>
      </w:pPr>
      <w:r>
        <w:rPr>
          <w:rStyle w:val="CommentReference"/>
        </w:rPr>
        <w:annotationRef/>
      </w:r>
      <w:r>
        <w:t>is this right?</w:t>
      </w:r>
    </w:p>
  </w:comment>
  <w:comment w:id="681" w:author="Windows User" w:date="2015-10-30T08:56:00Z" w:initials="BS">
    <w:p w14:paraId="6058F90B" w14:textId="77777777" w:rsidR="007838C2" w:rsidRDefault="007838C2" w:rsidP="00E35F1F">
      <w:pPr>
        <w:pStyle w:val="CommentText"/>
      </w:pPr>
      <w:r>
        <w:rPr>
          <w:rStyle w:val="CommentReference"/>
        </w:rPr>
        <w:annotationRef/>
      </w:r>
      <w:r>
        <w:t>?</w:t>
      </w:r>
    </w:p>
  </w:comment>
  <w:comment w:id="682" w:author="Windows User" w:date="2015-10-30T08:56:00Z" w:initials="BS">
    <w:p w14:paraId="505706D1" w14:textId="77777777" w:rsidR="007838C2" w:rsidRDefault="007838C2" w:rsidP="00E35F1F">
      <w:pPr>
        <w:pStyle w:val="CommentText"/>
      </w:pPr>
      <w:r>
        <w:rPr>
          <w:rStyle w:val="CommentReference"/>
        </w:rPr>
        <w:annotationRef/>
      </w:r>
      <w:r>
        <w:t>about or to?</w:t>
      </w:r>
    </w:p>
  </w:comment>
  <w:comment w:id="683" w:author="Windows User" w:date="2015-10-30T08:56:00Z" w:initials="BS">
    <w:p w14:paraId="35AD6860" w14:textId="77777777" w:rsidR="007838C2" w:rsidRDefault="007838C2" w:rsidP="00E35F1F">
      <w:pPr>
        <w:pStyle w:val="CommentText"/>
      </w:pPr>
      <w:r>
        <w:rPr>
          <w:rStyle w:val="CommentReference"/>
        </w:rPr>
        <w:annotationRef/>
      </w:r>
      <w:r>
        <w:t>proclaim or cry?</w:t>
      </w:r>
    </w:p>
  </w:comment>
  <w:comment w:id="684" w:author="Windows User" w:date="2015-10-30T08:56:00Z" w:initials="BS">
    <w:p w14:paraId="588A0CA8" w14:textId="77777777" w:rsidR="007838C2" w:rsidRDefault="007838C2" w:rsidP="00E35F1F">
      <w:pPr>
        <w:pStyle w:val="CommentText"/>
      </w:pPr>
      <w:r>
        <w:rPr>
          <w:rStyle w:val="CommentReference"/>
        </w:rPr>
        <w:annotationRef/>
      </w:r>
      <w:r>
        <w:t>??</w:t>
      </w:r>
    </w:p>
  </w:comment>
  <w:comment w:id="685" w:author="Windows User" w:date="2015-10-30T08:56:00Z" w:initials="BS">
    <w:p w14:paraId="43146472" w14:textId="77777777" w:rsidR="007838C2" w:rsidRDefault="007838C2" w:rsidP="00E35F1F">
      <w:pPr>
        <w:pStyle w:val="CommentText"/>
      </w:pPr>
      <w:r>
        <w:rPr>
          <w:rStyle w:val="CommentReference"/>
        </w:rPr>
        <w:annotationRef/>
      </w:r>
      <w:r>
        <w:t>just?</w:t>
      </w:r>
    </w:p>
  </w:comment>
  <w:comment w:id="686" w:author="Windows User" w:date="2015-10-30T08:56:00Z" w:initials="BS">
    <w:p w14:paraId="005E33F9" w14:textId="77777777" w:rsidR="007838C2" w:rsidRDefault="007838C2" w:rsidP="00E35F1F">
      <w:pPr>
        <w:pStyle w:val="CommentText"/>
      </w:pPr>
      <w:r>
        <w:rPr>
          <w:rStyle w:val="CommentReference"/>
        </w:rPr>
        <w:annotationRef/>
      </w:r>
      <w:r>
        <w:t>chaste or meek?</w:t>
      </w:r>
    </w:p>
  </w:comment>
  <w:comment w:id="687" w:author="Windows User" w:date="2015-10-30T08:56:00Z" w:initials="BS">
    <w:p w14:paraId="38FC80AB" w14:textId="77777777" w:rsidR="007838C2" w:rsidRDefault="007838C2" w:rsidP="00E35F1F">
      <w:pPr>
        <w:pStyle w:val="CommentText"/>
      </w:pPr>
      <w:r>
        <w:rPr>
          <w:rStyle w:val="CommentReference"/>
        </w:rPr>
        <w:annotationRef/>
      </w:r>
      <w:r>
        <w:t>St. Isaac? Holy issac?</w:t>
      </w:r>
    </w:p>
  </w:comment>
  <w:comment w:id="688" w:author="Windows User" w:date="2015-10-30T08:56:00Z" w:initials="BS">
    <w:p w14:paraId="49E0F637" w14:textId="77777777" w:rsidR="007838C2" w:rsidRDefault="007838C2" w:rsidP="00E35F1F">
      <w:pPr>
        <w:pStyle w:val="CommentText"/>
      </w:pPr>
      <w:r>
        <w:rPr>
          <w:rStyle w:val="CommentReference"/>
        </w:rPr>
        <w:annotationRef/>
      </w:r>
      <w:r>
        <w:t>ten thousand time?</w:t>
      </w:r>
    </w:p>
  </w:comment>
  <w:comment w:id="689" w:author="Windows User" w:date="2015-10-30T08:56:00Z" w:initials="BS">
    <w:p w14:paraId="565278E4" w14:textId="77777777" w:rsidR="007838C2" w:rsidRDefault="007838C2" w:rsidP="00E35F1F">
      <w:pPr>
        <w:pStyle w:val="CommentText"/>
      </w:pPr>
      <w:r>
        <w:rPr>
          <w:rStyle w:val="CommentReference"/>
        </w:rPr>
        <w:annotationRef/>
      </w:r>
      <w:r>
        <w:t>probably don't want to say despot.</w:t>
      </w:r>
    </w:p>
  </w:comment>
  <w:comment w:id="690" w:author="Windows User" w:date="2015-10-30T08:56:00Z" w:initials="BS">
    <w:p w14:paraId="34F4A5A9" w14:textId="77777777" w:rsidR="007838C2" w:rsidRDefault="007838C2" w:rsidP="00E35F1F">
      <w:pPr>
        <w:pStyle w:val="CommentText"/>
      </w:pPr>
      <w:r>
        <w:rPr>
          <w:rStyle w:val="CommentReference"/>
        </w:rPr>
        <w:annotationRef/>
      </w:r>
      <w:r>
        <w:t>honour or pride?</w:t>
      </w:r>
    </w:p>
  </w:comment>
  <w:comment w:id="691" w:author="Windows User" w:date="2015-10-30T08:56:00Z" w:initials="BS">
    <w:p w14:paraId="28840E47" w14:textId="77777777" w:rsidR="007838C2" w:rsidRDefault="007838C2" w:rsidP="00E35F1F">
      <w:pPr>
        <w:pStyle w:val="CommentText"/>
      </w:pPr>
      <w:r>
        <w:rPr>
          <w:rStyle w:val="CommentReference"/>
        </w:rPr>
        <w:annotationRef/>
      </w:r>
      <w:r>
        <w:t>spouse or friend???</w:t>
      </w:r>
    </w:p>
  </w:comment>
  <w:comment w:id="692" w:author="Windows User" w:date="2015-10-30T08:56:00Z" w:initials="BS">
    <w:p w14:paraId="6D247103" w14:textId="77777777" w:rsidR="007838C2" w:rsidRDefault="007838C2" w:rsidP="00E35F1F">
      <w:pPr>
        <w:pStyle w:val="CommentText"/>
      </w:pPr>
      <w:r>
        <w:rPr>
          <w:rStyle w:val="CommentReference"/>
        </w:rPr>
        <w:annotationRef/>
      </w:r>
      <w:r>
        <w:t>word can be health or salvation... but health would parallel healing in next verse??? should it be salvation?</w:t>
      </w:r>
    </w:p>
  </w:comment>
  <w:comment w:id="693" w:author="Windows User" w:date="2015-10-30T08:56:00Z" w:initials="BS">
    <w:p w14:paraId="2A107B46" w14:textId="77777777" w:rsidR="007838C2" w:rsidRDefault="007838C2" w:rsidP="00E35F1F">
      <w:pPr>
        <w:pStyle w:val="CommentText"/>
      </w:pPr>
      <w:r>
        <w:rPr>
          <w:rStyle w:val="CommentReference"/>
        </w:rPr>
        <w:annotationRef/>
      </w:r>
      <w:r>
        <w:t>unity or oneness? indescribable or unparalleled?</w:t>
      </w:r>
    </w:p>
  </w:comment>
  <w:comment w:id="694" w:author="Windows User" w:date="2015-10-30T08:56:00Z" w:initials="BS">
    <w:p w14:paraId="5555F795" w14:textId="77777777" w:rsidR="007838C2" w:rsidRDefault="007838C2" w:rsidP="00E35F1F">
      <w:pPr>
        <w:pStyle w:val="CommentText"/>
      </w:pPr>
      <w:r>
        <w:rPr>
          <w:rStyle w:val="CommentReference"/>
        </w:rPr>
        <w:annotationRef/>
      </w:r>
      <w:r>
        <w:t>mingling of substance or human seed? kind of a big difference.</w:t>
      </w:r>
    </w:p>
  </w:comment>
  <w:comment w:id="695" w:author="Windows User" w:date="2015-10-30T08:56:00Z" w:initials="BS">
    <w:p w14:paraId="5E07F016" w14:textId="77777777" w:rsidR="007838C2" w:rsidRDefault="007838C2" w:rsidP="00E35F1F">
      <w:pPr>
        <w:pStyle w:val="CommentText"/>
      </w:pPr>
      <w:r>
        <w:rPr>
          <w:rStyle w:val="CommentReference"/>
        </w:rPr>
        <w:annotationRef/>
      </w:r>
      <w:r>
        <w:t>pray or interceed? With or before?</w:t>
      </w:r>
    </w:p>
  </w:comment>
  <w:comment w:id="702" w:author="Windows User" w:date="2015-10-30T08:56:00Z" w:initials="WU">
    <w:p w14:paraId="7192577A" w14:textId="77777777" w:rsidR="007838C2" w:rsidRDefault="007838C2" w:rsidP="00E35F1F">
      <w:pPr>
        <w:pStyle w:val="CommentText"/>
      </w:pPr>
      <w:r>
        <w:rPr>
          <w:rStyle w:val="CommentReference"/>
        </w:rPr>
        <w:annotationRef/>
      </w:r>
      <w:r>
        <w:t>Are exalted abve. Are honoured more. Parallel structure. More honoured doesn’t flow as well because it doesn’t parallel the structure</w:t>
      </w:r>
    </w:p>
  </w:comment>
  <w:comment w:id="703" w:author="Windows User" w:date="2015-10-30T08:56:00Z" w:initials="WU">
    <w:p w14:paraId="1632DB35" w14:textId="77777777" w:rsidR="007838C2" w:rsidRDefault="007838C2" w:rsidP="00E35F1F">
      <w:pPr>
        <w:pStyle w:val="CommentText"/>
      </w:pPr>
      <w:r>
        <w:rPr>
          <w:rStyle w:val="CommentReference"/>
        </w:rPr>
        <w:annotationRef/>
      </w:r>
      <w:r>
        <w:t>Are more honoured?</w:t>
      </w:r>
    </w:p>
  </w:comment>
  <w:comment w:id="704" w:author="Windows User" w:date="2015-10-30T08:56:00Z" w:initials="WU">
    <w:p w14:paraId="38104BB5" w14:textId="77777777" w:rsidR="007838C2" w:rsidRDefault="007838C2" w:rsidP="00E35F1F">
      <w:pPr>
        <w:pStyle w:val="CommentText"/>
      </w:pPr>
      <w:r>
        <w:rPr>
          <w:rStyle w:val="CommentReference"/>
        </w:rPr>
        <w:annotationRef/>
      </w:r>
      <w:r>
        <w:t xml:space="preserve">Means or path? Means with freedom of speech is not a sclear as a way orpath that has a freedom of speech. </w:t>
      </w:r>
    </w:p>
  </w:comment>
  <w:comment w:id="711" w:author="Windows User" w:date="2015-10-30T08:56:00Z" w:initials="WU">
    <w:p w14:paraId="64353538" w14:textId="77777777" w:rsidR="007838C2" w:rsidRDefault="007838C2" w:rsidP="00E35F1F">
      <w:pPr>
        <w:pStyle w:val="CommentText"/>
      </w:pPr>
      <w:r>
        <w:rPr>
          <w:rStyle w:val="CommentReference"/>
        </w:rPr>
        <w:annotationRef/>
      </w:r>
      <w:r>
        <w:t>Above heaven or above the heavens. Not above the heaven.</w:t>
      </w:r>
    </w:p>
  </w:comment>
  <w:comment w:id="712" w:author="Windows User" w:date="2015-10-30T08:56:00Z" w:initials="WU">
    <w:p w14:paraId="684796B5" w14:textId="77777777" w:rsidR="007838C2" w:rsidRDefault="007838C2" w:rsidP="00E35F1F">
      <w:pPr>
        <w:pStyle w:val="CommentText"/>
      </w:pPr>
      <w:r>
        <w:rPr>
          <w:rStyle w:val="CommentReference"/>
        </w:rPr>
        <w:annotationRef/>
      </w:r>
      <w:r>
        <w:t>Reuse of truth is very awkward</w:t>
      </w:r>
    </w:p>
  </w:comment>
  <w:comment w:id="716" w:author="Windows User" w:date="2015-10-30T08:56:00Z" w:initials="WU">
    <w:p w14:paraId="1D6D9724" w14:textId="77777777" w:rsidR="007838C2" w:rsidRDefault="007838C2" w:rsidP="00E35F1F">
      <w:pPr>
        <w:pStyle w:val="CommentText"/>
      </w:pPr>
      <w:r>
        <w:rPr>
          <w:rStyle w:val="CommentReference"/>
        </w:rPr>
        <w:annotationRef/>
      </w:r>
      <w:r>
        <w:t>The Virgin Mary?</w:t>
      </w:r>
    </w:p>
  </w:comment>
  <w:comment w:id="717" w:author="Windows User" w:date="2015-10-30T08:56:00Z" w:initials="WU">
    <w:p w14:paraId="104BFD73" w14:textId="77777777" w:rsidR="007838C2" w:rsidRDefault="007838C2" w:rsidP="00E35F1F">
      <w:pPr>
        <w:pStyle w:val="CommentText"/>
      </w:pPr>
      <w:r>
        <w:rPr>
          <w:rStyle w:val="CommentReference"/>
        </w:rPr>
        <w:annotationRef/>
      </w:r>
      <w:r>
        <w:t>And the Mercy Seat / with the Cherubs? Less literal, but makes more sense.</w:t>
      </w:r>
    </w:p>
  </w:comment>
  <w:comment w:id="718" w:author="Windows User" w:date="2015-10-30T08:56:00Z" w:initials="WU">
    <w:p w14:paraId="4E46CF30" w14:textId="77777777" w:rsidR="007838C2" w:rsidRDefault="007838C2" w:rsidP="00E35F1F">
      <w:pPr>
        <w:pStyle w:val="CommentText"/>
      </w:pPr>
      <w:r>
        <w:rPr>
          <w:rStyle w:val="CommentReference"/>
        </w:rPr>
        <w:annotationRef/>
      </w:r>
      <w:r>
        <w:t>Jar or vessel for the sake of youth who think marijuana?</w:t>
      </w:r>
    </w:p>
  </w:comment>
  <w:comment w:id="719" w:author="Windows User" w:date="2015-10-30T08:56:00Z" w:initials="WU">
    <w:p w14:paraId="0D8736F0" w14:textId="77777777" w:rsidR="007838C2" w:rsidRDefault="007838C2" w:rsidP="00E35F1F">
      <w:pPr>
        <w:pStyle w:val="CommentText"/>
      </w:pPr>
      <w:r>
        <w:rPr>
          <w:rStyle w:val="CommentReference"/>
        </w:rPr>
        <w:annotationRef/>
      </w:r>
      <w:r>
        <w:t>Not lampstand?</w:t>
      </w:r>
    </w:p>
  </w:comment>
  <w:comment w:id="723" w:author="Windows User" w:date="2015-10-30T08:56:00Z" w:initials="WU">
    <w:p w14:paraId="71035455" w14:textId="77777777" w:rsidR="007838C2" w:rsidRDefault="007838C2" w:rsidP="00E35F1F">
      <w:pPr>
        <w:pStyle w:val="CommentText"/>
      </w:pPr>
      <w:r>
        <w:rPr>
          <w:rStyle w:val="CommentReference"/>
        </w:rPr>
        <w:annotationRef/>
      </w:r>
      <w:r>
        <w:t>Need to decide whether to capitalize and be Consistent.</w:t>
      </w:r>
    </w:p>
  </w:comment>
  <w:comment w:id="724" w:author="Windows User" w:date="2015-10-30T08:56:00Z" w:initials="WU">
    <w:p w14:paraId="27C7371E" w14:textId="77777777" w:rsidR="007838C2" w:rsidRDefault="007838C2" w:rsidP="00E35F1F">
      <w:pPr>
        <w:pStyle w:val="CommentText"/>
      </w:pPr>
      <w:r>
        <w:rPr>
          <w:rStyle w:val="CommentReference"/>
        </w:rPr>
        <w:annotationRef/>
      </w:r>
      <w:r>
        <w:t>Slight loss of parallelism to move was down a line makes it flow so much better. Would be better to move in the tabernacle to the end to flow well, but that would sacrifice too much parallel structure with the other vs in the hymn.</w:t>
      </w:r>
    </w:p>
  </w:comment>
  <w:comment w:id="725" w:author="Windows User" w:date="2015-10-30T08:56:00Z" w:initials="WU">
    <w:p w14:paraId="209A45A7" w14:textId="77777777" w:rsidR="007838C2" w:rsidRDefault="007838C2" w:rsidP="00E35F1F">
      <w:pPr>
        <w:pStyle w:val="CommentText"/>
      </w:pPr>
      <w:r>
        <w:rPr>
          <w:rStyle w:val="CommentReference"/>
        </w:rPr>
        <w:annotationRef/>
      </w:r>
      <w:r>
        <w:t>Tense(s) of this vs?</w:t>
      </w:r>
    </w:p>
  </w:comment>
  <w:comment w:id="729" w:author="Windows User" w:date="2015-10-30T08:56:00Z" w:initials="WU">
    <w:p w14:paraId="596EE3A5" w14:textId="77777777" w:rsidR="007838C2" w:rsidRDefault="007838C2" w:rsidP="00E35F1F">
      <w:pPr>
        <w:pStyle w:val="CommentText"/>
      </w:pPr>
      <w:r>
        <w:rPr>
          <w:rStyle w:val="CommentReference"/>
        </w:rPr>
        <w:annotationRef/>
      </w:r>
      <w:r>
        <w:t>If no coma, then that. If coma, then which.</w:t>
      </w:r>
    </w:p>
  </w:comment>
  <w:comment w:id="730" w:author="Windows User" w:date="2015-11-21T13:10:00Z" w:initials="WU">
    <w:p w14:paraId="0E2011D4" w14:textId="77777777" w:rsidR="007838C2" w:rsidRPr="00FA5B8C" w:rsidRDefault="007838C2" w:rsidP="00E35F1F">
      <w:pPr>
        <w:pStyle w:val="CommentText"/>
        <w:rPr>
          <w:rFonts w:ascii="Arial Unicode MS" w:eastAsia="Arial Unicode MS" w:hAnsi="Arial Unicode MS" w:cs="Arial Unicode MS"/>
          <w:lang w:val="en-US"/>
        </w:rPr>
      </w:pPr>
      <w:r>
        <w:rPr>
          <w:rStyle w:val="CommentReference"/>
        </w:rPr>
        <w:annotationRef/>
      </w:r>
      <w:r>
        <w:rPr>
          <w:rFonts w:ascii="Arial Unicode MS" w:eastAsia="Arial Unicode MS" w:hAnsi="Arial Unicode MS" w:cs="Arial Unicode MS"/>
          <w:lang w:val="en-US"/>
        </w:rPr>
        <w:t>check</w:t>
      </w:r>
    </w:p>
  </w:comment>
  <w:comment w:id="731" w:author="Windows User" w:date="2015-10-30T08:56:00Z" w:initials="WU">
    <w:p w14:paraId="7F58A02B" w14:textId="77777777" w:rsidR="007838C2" w:rsidRDefault="007838C2" w:rsidP="00E35F1F">
      <w:pPr>
        <w:pStyle w:val="CommentText"/>
      </w:pPr>
      <w:r>
        <w:rPr>
          <w:rStyle w:val="CommentReference"/>
        </w:rPr>
        <w:annotationRef/>
      </w:r>
      <w:r>
        <w:t>Ok for traditional English. But in current usage hasn’t it narrowed to taste rather than still including smell? Armona?</w:t>
      </w:r>
    </w:p>
  </w:comment>
  <w:comment w:id="732" w:author="Windows User" w:date="2015-10-30T08:56:00Z" w:initials="WU">
    <w:p w14:paraId="06058DA2" w14:textId="77777777" w:rsidR="007838C2" w:rsidRDefault="007838C2" w:rsidP="00E35F1F">
      <w:pPr>
        <w:pStyle w:val="CommentText"/>
      </w:pPr>
      <w:r>
        <w:rPr>
          <w:rStyle w:val="CommentReference"/>
        </w:rPr>
        <w:annotationRef/>
      </w:r>
      <w:r>
        <w:t>This makes little sense. An estate is just a state, a status… you can restore to a first status, but not to a status</w:t>
      </w:r>
    </w:p>
  </w:comment>
  <w:comment w:id="742" w:author="Windows User" w:date="2015-10-30T08:56:00Z" w:initials="WU">
    <w:p w14:paraId="1E1724A5" w14:textId="77777777" w:rsidR="007838C2" w:rsidRDefault="007838C2" w:rsidP="00E35F1F">
      <w:pPr>
        <w:pStyle w:val="CommentText"/>
      </w:pPr>
      <w:r>
        <w:rPr>
          <w:rStyle w:val="CommentReference"/>
        </w:rPr>
        <w:annotationRef/>
      </w:r>
      <w:r>
        <w:t>Care or concern?</w:t>
      </w:r>
    </w:p>
  </w:comment>
  <w:comment w:id="743" w:author="Windows User" w:date="2015-10-30T08:56:00Z" w:initials="WU">
    <w:p w14:paraId="78E58888" w14:textId="77777777" w:rsidR="007838C2" w:rsidRDefault="007838C2" w:rsidP="00E35F1F">
      <w:pPr>
        <w:pStyle w:val="CommentText"/>
      </w:pPr>
      <w:r>
        <w:rPr>
          <w:rStyle w:val="CommentReference"/>
        </w:rPr>
        <w:annotationRef/>
      </w:r>
      <w:r>
        <w:t>Uhm…. ? Coptic clearly says Sabbaton…. But wasn’t it the first day?</w:t>
      </w:r>
    </w:p>
  </w:comment>
  <w:comment w:id="752" w:author="Windows User" w:date="2015-10-30T08:56:00Z" w:initials="WU">
    <w:p w14:paraId="18B3CB42" w14:textId="77777777" w:rsidR="007838C2" w:rsidRDefault="007838C2" w:rsidP="00E35F1F">
      <w:pPr>
        <w:pStyle w:val="CommentText"/>
      </w:pPr>
      <w:r>
        <w:rPr>
          <w:rStyle w:val="CommentReference"/>
        </w:rPr>
        <w:annotationRef/>
      </w:r>
      <w:r>
        <w:t>Exceedingly? Too? So?</w:t>
      </w:r>
    </w:p>
  </w:comment>
  <w:comment w:id="753" w:author="Windows User" w:date="2015-10-30T08:56:00Z" w:initials="WU">
    <w:p w14:paraId="44897493" w14:textId="77777777" w:rsidR="007838C2" w:rsidRDefault="007838C2" w:rsidP="00E35F1F">
      <w:pPr>
        <w:pStyle w:val="CommentText"/>
      </w:pPr>
      <w:r>
        <w:rPr>
          <w:rStyle w:val="CommentReference"/>
        </w:rPr>
        <w:annotationRef/>
      </w:r>
      <w:r>
        <w:t>Count or heed?</w:t>
      </w:r>
    </w:p>
  </w:comment>
  <w:comment w:id="754" w:author="Windows User" w:date="2015-10-30T08:56:00Z" w:initials="WU">
    <w:p w14:paraId="6849FDD2" w14:textId="77777777" w:rsidR="007838C2" w:rsidRDefault="007838C2" w:rsidP="00E35F1F">
      <w:pPr>
        <w:pStyle w:val="CommentText"/>
      </w:pPr>
      <w:r>
        <w:rPr>
          <w:rStyle w:val="CommentReference"/>
        </w:rPr>
        <w:annotationRef/>
      </w:r>
      <w:r>
        <w:t>Ramez, I or me?</w:t>
      </w:r>
    </w:p>
  </w:comment>
  <w:comment w:id="755" w:author="Windows User" w:date="2015-10-30T08:56:00Z" w:initials="WU">
    <w:p w14:paraId="799B59FF" w14:textId="77777777" w:rsidR="007838C2" w:rsidRDefault="007838C2" w:rsidP="00E35F1F">
      <w:pPr>
        <w:pStyle w:val="CommentText"/>
      </w:pPr>
      <w:r>
        <w:rPr>
          <w:rStyle w:val="CommentReference"/>
        </w:rPr>
        <w:annotationRef/>
      </w:r>
      <w:r>
        <w:t>Teach to offer repentance or instruct in repentance?</w:t>
      </w:r>
    </w:p>
  </w:comment>
  <w:comment w:id="756" w:author="Windows User" w:date="2015-10-30T08:56:00Z" w:initials="WU">
    <w:p w14:paraId="57D87D60" w14:textId="77777777" w:rsidR="007838C2" w:rsidRDefault="007838C2" w:rsidP="00E35F1F">
      <w:pPr>
        <w:pStyle w:val="CommentText"/>
      </w:pPr>
      <w:r>
        <w:rPr>
          <w:rStyle w:val="CommentReference"/>
        </w:rPr>
        <w:annotationRef/>
      </w:r>
      <w:r>
        <w:t>That a sinner die would make this consistent.</w:t>
      </w:r>
    </w:p>
  </w:comment>
  <w:comment w:id="757" w:author="Windows User" w:date="2015-10-30T08:56:00Z" w:initials="WU">
    <w:p w14:paraId="274EC1E4" w14:textId="77777777" w:rsidR="007838C2" w:rsidRDefault="007838C2" w:rsidP="00E35F1F">
      <w:pPr>
        <w:pStyle w:val="CommentText"/>
      </w:pPr>
      <w:r>
        <w:rPr>
          <w:rStyle w:val="CommentReference"/>
        </w:rPr>
        <w:annotationRef/>
      </w:r>
      <w:r>
        <w:t>Kind-hearted or merciful?</w:t>
      </w:r>
    </w:p>
  </w:comment>
  <w:comment w:id="758" w:author="Windows User" w:date="2015-10-30T08:56:00Z" w:initials="WU">
    <w:p w14:paraId="1370FE87" w14:textId="77777777" w:rsidR="007838C2" w:rsidRDefault="007838C2" w:rsidP="00E35F1F">
      <w:pPr>
        <w:pStyle w:val="CommentText"/>
      </w:pPr>
      <w:r>
        <w:rPr>
          <w:rStyle w:val="CommentReference"/>
        </w:rPr>
        <w:annotationRef/>
      </w:r>
      <w:r>
        <w:t>Compassions or tender mercies?</w:t>
      </w:r>
    </w:p>
  </w:comment>
  <w:comment w:id="759" w:author="Windows User" w:date="2015-10-30T08:56:00Z" w:initials="WU">
    <w:p w14:paraId="70E14B72" w14:textId="77777777" w:rsidR="007838C2" w:rsidRDefault="007838C2" w:rsidP="00E35F1F">
      <w:pPr>
        <w:pStyle w:val="CommentText"/>
      </w:pPr>
      <w:r>
        <w:rPr>
          <w:rStyle w:val="CommentReference"/>
        </w:rPr>
        <w:annotationRef/>
      </w:r>
      <w:r>
        <w:t>May He or that He may</w:t>
      </w:r>
    </w:p>
  </w:comment>
  <w:comment w:id="771" w:author="Windows User" w:date="2015-10-30T08:56:00Z" w:initials="BS">
    <w:p w14:paraId="1CD83694" w14:textId="77777777" w:rsidR="007838C2" w:rsidRDefault="007838C2" w:rsidP="00E35F1F">
      <w:pPr>
        <w:pStyle w:val="CommentText"/>
      </w:pPr>
      <w:r>
        <w:rPr>
          <w:rStyle w:val="CommentReference"/>
        </w:rPr>
        <w:annotationRef/>
      </w:r>
      <w:r>
        <w:t>very greatly is redundant...</w:t>
      </w:r>
    </w:p>
  </w:comment>
  <w:comment w:id="772" w:author="Windows User" w:date="2015-10-30T08:56:00Z" w:initials="BS">
    <w:p w14:paraId="2DB29619" w14:textId="77777777" w:rsidR="007838C2" w:rsidRDefault="007838C2" w:rsidP="00E35F1F">
      <w:pPr>
        <w:pStyle w:val="CommentText"/>
      </w:pPr>
      <w:r>
        <w:rPr>
          <w:rStyle w:val="CommentReference"/>
        </w:rPr>
        <w:annotationRef/>
      </w:r>
      <w:r>
        <w:t>above? in?</w:t>
      </w:r>
    </w:p>
  </w:comment>
  <w:comment w:id="773" w:author="Windows User" w:date="2015-10-30T08:56:00Z" w:initials="BS">
    <w:p w14:paraId="3734F7C0" w14:textId="77777777" w:rsidR="007838C2" w:rsidRDefault="007838C2" w:rsidP="00E35F1F">
      <w:pPr>
        <w:pStyle w:val="CommentText"/>
      </w:pPr>
      <w:r>
        <w:rPr>
          <w:rStyle w:val="CommentReference"/>
        </w:rPr>
        <w:annotationRef/>
      </w:r>
      <w:r>
        <w:t>dikeos is usually rended 'righteous'. Is there good cause to use 'just' here?</w:t>
      </w:r>
    </w:p>
  </w:comment>
  <w:comment w:id="774" w:author="Windows User" w:date="2015-10-30T08:56:00Z" w:initials="BS">
    <w:p w14:paraId="06116336" w14:textId="77777777" w:rsidR="007838C2" w:rsidRDefault="007838C2" w:rsidP="00E35F1F">
      <w:pPr>
        <w:pStyle w:val="CommentText"/>
      </w:pPr>
      <w:r>
        <w:rPr>
          <w:rStyle w:val="CommentReference"/>
        </w:rPr>
        <w:annotationRef/>
      </w:r>
      <w:r>
        <w:t>mediated or put into practice?</w:t>
      </w:r>
    </w:p>
  </w:comment>
  <w:comment w:id="775" w:author="Windows User" w:date="2015-10-30T08:56:00Z" w:initials="BS">
    <w:p w14:paraId="6417B5A7" w14:textId="77777777" w:rsidR="007838C2" w:rsidRDefault="007838C2" w:rsidP="00E35F1F">
      <w:pPr>
        <w:pStyle w:val="CommentText"/>
      </w:pPr>
      <w:r>
        <w:rPr>
          <w:rStyle w:val="CommentReference"/>
        </w:rPr>
        <w:annotationRef/>
      </w:r>
      <w:r>
        <w:t>on their lips is a common English expression that seems to have the same meaning as "in their mouths"</w:t>
      </w:r>
    </w:p>
  </w:comment>
  <w:comment w:id="776" w:author="Windows User" w:date="2015-10-30T08:56:00Z" w:initials="BS">
    <w:p w14:paraId="7CA0B9DB" w14:textId="77777777" w:rsidR="007838C2" w:rsidRDefault="007838C2" w:rsidP="00E35F1F">
      <w:pPr>
        <w:pStyle w:val="CommentText"/>
      </w:pPr>
      <w:r>
        <w:rPr>
          <w:rStyle w:val="CommentReference"/>
        </w:rPr>
        <w:annotationRef/>
      </w:r>
      <w:r>
        <w:t>The tree of immortality would flow better in English.</w:t>
      </w:r>
    </w:p>
  </w:comment>
  <w:comment w:id="777" w:author="Windows User" w:date="2015-10-30T08:56:00Z" w:initials="BS">
    <w:p w14:paraId="3D06FFDE" w14:textId="77777777" w:rsidR="007838C2" w:rsidRDefault="007838C2" w:rsidP="00E35F1F">
      <w:pPr>
        <w:pStyle w:val="CommentText"/>
      </w:pPr>
      <w:r>
        <w:rPr>
          <w:rStyle w:val="CommentReference"/>
        </w:rPr>
        <w:annotationRef/>
      </w:r>
      <w:r>
        <w:t>thoughts or senses?</w:t>
      </w:r>
    </w:p>
  </w:comment>
  <w:comment w:id="778" w:author="Windows User" w:date="2015-10-30T08:56:00Z" w:initials="BS">
    <w:p w14:paraId="5092C47C" w14:textId="77777777" w:rsidR="007838C2" w:rsidRDefault="007838C2" w:rsidP="00E35F1F">
      <w:pPr>
        <w:pStyle w:val="CommentText"/>
      </w:pPr>
      <w:r>
        <w:rPr>
          <w:rStyle w:val="CommentReference"/>
        </w:rPr>
        <w:annotationRef/>
      </w:r>
      <w:r>
        <w:t>lay? set? cast?</w:t>
      </w:r>
    </w:p>
  </w:comment>
  <w:comment w:id="779" w:author="Windows User" w:date="2015-10-30T08:56:00Z" w:initials="BS">
    <w:p w14:paraId="2988A4E9" w14:textId="77777777" w:rsidR="007838C2" w:rsidRDefault="007838C2" w:rsidP="00E35F1F">
      <w:pPr>
        <w:pStyle w:val="CommentText"/>
      </w:pPr>
      <w:r>
        <w:rPr>
          <w:rStyle w:val="CommentReference"/>
        </w:rPr>
        <w:annotationRef/>
      </w:r>
      <w:r>
        <w:t>more common word... does it capture meaning well enough?</w:t>
      </w:r>
    </w:p>
  </w:comment>
  <w:comment w:id="780" w:author="Windows User" w:date="2015-10-30T08:56:00Z" w:initials="BS">
    <w:p w14:paraId="7A2B4CA4" w14:textId="77777777" w:rsidR="007838C2" w:rsidRDefault="007838C2" w:rsidP="00E35F1F">
      <w:pPr>
        <w:pStyle w:val="CommentText"/>
      </w:pPr>
      <w:r>
        <w:rPr>
          <w:rStyle w:val="CommentReference"/>
        </w:rPr>
        <w:annotationRef/>
      </w:r>
      <w:r>
        <w:t>types?</w:t>
      </w:r>
    </w:p>
  </w:comment>
  <w:comment w:id="789" w:author="Windows User" w:date="2015-10-30T08:56:00Z" w:initials="BS">
    <w:p w14:paraId="6A283326" w14:textId="77777777" w:rsidR="007838C2" w:rsidRDefault="007838C2" w:rsidP="00E35F1F">
      <w:pPr>
        <w:pStyle w:val="CommentText"/>
      </w:pPr>
      <w:r>
        <w:rPr>
          <w:rStyle w:val="CommentReference"/>
        </w:rPr>
        <w:annotationRef/>
      </w:r>
      <w:r>
        <w:t>Coptic clearly says beginning... is there anything in it about authority as the other translations have?</w:t>
      </w:r>
    </w:p>
  </w:comment>
  <w:comment w:id="790" w:author="Windows User" w:date="2015-10-30T08:56:00Z" w:initials="BS">
    <w:p w14:paraId="233F3783" w14:textId="77777777" w:rsidR="007838C2" w:rsidRDefault="007838C2" w:rsidP="00E35F1F">
      <w:pPr>
        <w:pStyle w:val="CommentText"/>
      </w:pPr>
      <w:r>
        <w:rPr>
          <w:rStyle w:val="CommentReference"/>
        </w:rPr>
        <w:annotationRef/>
      </w:r>
      <w:r>
        <w:t>risen, or shone?</w:t>
      </w:r>
    </w:p>
  </w:comment>
  <w:comment w:id="797" w:author="Windows User" w:date="2015-10-30T08:56:00Z" w:initials="BS">
    <w:p w14:paraId="4B4155FC" w14:textId="77777777" w:rsidR="007838C2" w:rsidRDefault="007838C2" w:rsidP="00E35F1F">
      <w:pPr>
        <w:pStyle w:val="CommentText"/>
      </w:pPr>
      <w:r>
        <w:rPr>
          <w:rStyle w:val="CommentReference"/>
        </w:rPr>
        <w:annotationRef/>
      </w:r>
      <w:r>
        <w:t>cap?</w:t>
      </w:r>
    </w:p>
  </w:comment>
  <w:comment w:id="798" w:author="Windows User" w:date="2015-10-30T08:56:00Z" w:initials="BS">
    <w:p w14:paraId="248C83A2" w14:textId="77777777" w:rsidR="007838C2" w:rsidRDefault="007838C2" w:rsidP="00E35F1F">
      <w:pPr>
        <w:pStyle w:val="CommentText"/>
      </w:pPr>
      <w:r>
        <w:rPr>
          <w:rStyle w:val="CommentReference"/>
        </w:rPr>
        <w:annotationRef/>
      </w:r>
      <w:r>
        <w:t>save? redeem?</w:t>
      </w:r>
    </w:p>
  </w:comment>
  <w:comment w:id="802" w:author="Windows User" w:date="2015-11-02T09:17:00Z" w:initials="BS">
    <w:p w14:paraId="3DA2A496" w14:textId="77777777" w:rsidR="007838C2" w:rsidRDefault="007838C2" w:rsidP="00E35F1F">
      <w:pPr>
        <w:pStyle w:val="CommentText"/>
      </w:pPr>
      <w:r>
        <w:rPr>
          <w:rStyle w:val="CommentReference"/>
        </w:rPr>
        <w:annotationRef/>
      </w:r>
      <w:r>
        <w:t>need a policy on names formes. Greek or Hebrew? But Coptic doesn't even have Isaiah... Reordered from next vs... ok.</w:t>
      </w:r>
    </w:p>
  </w:comment>
  <w:comment w:id="803" w:author="Windows User" w:date="2015-10-30T08:56:00Z" w:initials="BS">
    <w:p w14:paraId="2390D3F4" w14:textId="77777777" w:rsidR="007838C2" w:rsidRDefault="007838C2" w:rsidP="00E35F1F">
      <w:pPr>
        <w:pStyle w:val="CommentText"/>
      </w:pPr>
      <w:r>
        <w:rPr>
          <w:rStyle w:val="CommentReference"/>
        </w:rPr>
        <w:annotationRef/>
      </w:r>
      <w:r>
        <w:t>or should " be down here</w:t>
      </w:r>
    </w:p>
  </w:comment>
  <w:comment w:id="807" w:author="Windows User" w:date="2015-10-30T08:56:00Z" w:initials="BS">
    <w:p w14:paraId="061FF9BB" w14:textId="77777777" w:rsidR="007838C2" w:rsidRDefault="007838C2" w:rsidP="00E35F1F">
      <w:pPr>
        <w:pStyle w:val="CommentText"/>
      </w:pPr>
      <w:r>
        <w:rPr>
          <w:rStyle w:val="CommentReference"/>
        </w:rPr>
        <w:annotationRef/>
      </w:r>
      <w:r>
        <w:t>was overcame or did overcome? very different...</w:t>
      </w:r>
    </w:p>
  </w:comment>
  <w:comment w:id="811" w:author="Windows User" w:date="2015-10-30T08:56:00Z" w:initials="BS">
    <w:p w14:paraId="13BC365B" w14:textId="77777777" w:rsidR="007838C2" w:rsidRDefault="007838C2" w:rsidP="00E35F1F">
      <w:pPr>
        <w:pStyle w:val="CommentText"/>
      </w:pPr>
      <w:r>
        <w:rPr>
          <w:rStyle w:val="CommentReference"/>
        </w:rPr>
        <w:annotationRef/>
      </w:r>
      <w:r>
        <w:t>awkward, but changing to a perfect man or man perfectly destroys meaning...</w:t>
      </w:r>
    </w:p>
  </w:comment>
  <w:comment w:id="812" w:author="Windows User" w:date="2015-10-30T08:56:00Z" w:initials="BS">
    <w:p w14:paraId="367DF61C" w14:textId="77777777" w:rsidR="007838C2" w:rsidRDefault="007838C2" w:rsidP="00E35F1F">
      <w:pPr>
        <w:pStyle w:val="CommentText"/>
      </w:pPr>
      <w:r>
        <w:rPr>
          <w:rStyle w:val="CommentReference"/>
        </w:rPr>
        <w:annotationRef/>
      </w:r>
      <w:r>
        <w:t>L.A. is quite different fo rthis vs...</w:t>
      </w:r>
    </w:p>
  </w:comment>
  <w:comment w:id="819" w:author="Windows User" w:date="2015-10-30T08:56:00Z" w:initials="BS">
    <w:p w14:paraId="19575ABA" w14:textId="77777777" w:rsidR="007838C2" w:rsidRDefault="007838C2" w:rsidP="00E35F1F">
      <w:pPr>
        <w:pStyle w:val="CommentText"/>
      </w:pPr>
      <w:r>
        <w:rPr>
          <w:rStyle w:val="CommentReference"/>
        </w:rPr>
        <w:annotationRef/>
      </w:r>
      <w:r>
        <w:t>and goodwill towards men, or towards men of goodwill?</w:t>
      </w:r>
    </w:p>
  </w:comment>
  <w:comment w:id="820" w:author="Windows User" w:date="2015-10-30T08:56:00Z" w:initials="BS">
    <w:p w14:paraId="47406125" w14:textId="77777777" w:rsidR="007838C2" w:rsidRDefault="007838C2" w:rsidP="00E35F1F">
      <w:pPr>
        <w:pStyle w:val="CommentText"/>
      </w:pPr>
      <w:r>
        <w:rPr>
          <w:rStyle w:val="CommentReference"/>
        </w:rPr>
        <w:annotationRef/>
      </w:r>
      <w:r>
        <w:t>dividing wall?</w:t>
      </w:r>
    </w:p>
  </w:comment>
  <w:comment w:id="824" w:author="Windows User" w:date="2015-10-30T08:56:00Z" w:initials="BS">
    <w:p w14:paraId="0BDB9E8A" w14:textId="77777777" w:rsidR="007838C2" w:rsidRDefault="007838C2" w:rsidP="00E35F1F">
      <w:pPr>
        <w:pStyle w:val="CommentText"/>
      </w:pPr>
      <w:r>
        <w:rPr>
          <w:rStyle w:val="CommentReference"/>
        </w:rPr>
        <w:annotationRef/>
      </w:r>
      <w:r>
        <w:t>what does han mean? can we say teh angels of light?</w:t>
      </w:r>
    </w:p>
  </w:comment>
  <w:comment w:id="825" w:author="Windows User" w:date="2015-10-30T08:56:00Z" w:initials="BS">
    <w:p w14:paraId="035DBC4C" w14:textId="77777777" w:rsidR="007838C2" w:rsidRDefault="007838C2" w:rsidP="00E35F1F">
      <w:pPr>
        <w:pStyle w:val="CommentText"/>
      </w:pPr>
      <w:r>
        <w:rPr>
          <w:rStyle w:val="CommentReference"/>
        </w:rPr>
        <w:annotationRef/>
      </w:r>
      <w:r>
        <w:t>sing hymns to be consistent with above?</w:t>
      </w:r>
    </w:p>
  </w:comment>
  <w:comment w:id="826" w:author="Windows User" w:date="2015-10-30T08:56:00Z" w:initials="BS">
    <w:p w14:paraId="3E0D70DF" w14:textId="77777777" w:rsidR="007838C2" w:rsidRDefault="007838C2" w:rsidP="00E35F1F">
      <w:pPr>
        <w:pStyle w:val="CommentText"/>
      </w:pPr>
      <w:r>
        <w:rPr>
          <w:rStyle w:val="CommentReference"/>
        </w:rPr>
        <w:annotationRef/>
      </w:r>
      <w:r>
        <w:t>should be arose to match parallel with next vs... but makes no sense in English. Arose within Mary or shone from Mary.</w:t>
      </w:r>
    </w:p>
  </w:comment>
  <w:comment w:id="827" w:author="Windows User" w:date="2015-10-30T08:56:00Z" w:initials="BS">
    <w:p w14:paraId="24AFFCDF" w14:textId="77777777" w:rsidR="007838C2" w:rsidRDefault="007838C2" w:rsidP="00E35F1F">
      <w:pPr>
        <w:pStyle w:val="CommentText"/>
      </w:pPr>
      <w:r>
        <w:rPr>
          <w:rStyle w:val="CommentReference"/>
        </w:rPr>
        <w:annotationRef/>
      </w:r>
      <w:r>
        <w:t>Is "je" enough justification to prepend 'saying'?</w:t>
      </w:r>
    </w:p>
  </w:comment>
  <w:comment w:id="828" w:author="Windows User" w:date="2015-10-30T08:56:00Z" w:initials="BS">
    <w:p w14:paraId="0E84B308" w14:textId="77777777" w:rsidR="007838C2" w:rsidRDefault="007838C2" w:rsidP="00E35F1F">
      <w:pPr>
        <w:pStyle w:val="CommentText"/>
      </w:pPr>
      <w:r>
        <w:rPr>
          <w:rStyle w:val="CommentReference"/>
        </w:rPr>
        <w:annotationRef/>
      </w:r>
      <w:r>
        <w:t>abouna's doxology of prime has 'that' here I think...</w:t>
      </w:r>
    </w:p>
  </w:comment>
  <w:comment w:id="829" w:author="Windows User" w:date="2015-10-30T08:56:00Z" w:initials="BS">
    <w:p w14:paraId="13D50058" w14:textId="77777777" w:rsidR="007838C2" w:rsidRDefault="007838C2" w:rsidP="00E35F1F">
      <w:pPr>
        <w:pStyle w:val="CommentText"/>
      </w:pPr>
      <w:r>
        <w:rPr>
          <w:rStyle w:val="CommentReference"/>
        </w:rPr>
        <w:annotationRef/>
      </w:r>
      <w:r>
        <w:t>or "sining"?</w:t>
      </w:r>
    </w:p>
  </w:comment>
  <w:comment w:id="834" w:author="Windows User" w:date="2015-10-30T08:56:00Z" w:initials="BS">
    <w:p w14:paraId="1CF8EF29" w14:textId="77777777" w:rsidR="007838C2" w:rsidRDefault="007838C2" w:rsidP="00E35F1F">
      <w:pPr>
        <w:pStyle w:val="CommentText"/>
      </w:pPr>
      <w:r>
        <w:rPr>
          <w:rStyle w:val="CommentReference"/>
        </w:rPr>
        <w:annotationRef/>
      </w:r>
      <w:r>
        <w:t>any sense of authority in coptic?</w:t>
      </w:r>
    </w:p>
  </w:comment>
  <w:comment w:id="835" w:author="Windows User" w:date="2015-11-02T12:45:00Z" w:initials="BS">
    <w:p w14:paraId="14FBB1F8" w14:textId="77777777" w:rsidR="007838C2" w:rsidRDefault="007838C2" w:rsidP="00E35F1F">
      <w:pPr>
        <w:pStyle w:val="CommentText"/>
      </w:pPr>
      <w:r>
        <w:rPr>
          <w:rStyle w:val="CommentReference"/>
        </w:rPr>
        <w:annotationRef/>
      </w:r>
      <w:r>
        <w:t>or saint mary? I prefer the holy... but we should be consistent one way or the other.</w:t>
      </w:r>
    </w:p>
  </w:comment>
  <w:comment w:id="836" w:author="Windows User" w:date="2015-10-30T08:56:00Z" w:initials="BS">
    <w:p w14:paraId="16E721CE" w14:textId="77777777" w:rsidR="007838C2" w:rsidRDefault="007838C2" w:rsidP="00E35F1F">
      <w:pPr>
        <w:pStyle w:val="CommentText"/>
      </w:pPr>
      <w:r>
        <w:rPr>
          <w:rStyle w:val="CommentReference"/>
        </w:rPr>
        <w:annotationRef/>
      </w:r>
      <w:r>
        <w:t>how to express abstract genus of woman or womanhood? race of women doesn't work in modern English, and gender of women doesn't capture it.</w:t>
      </w:r>
    </w:p>
  </w:comment>
  <w:comment w:id="848" w:author="Windows User" w:date="2015-10-30T08:56:00Z" w:initials="BS">
    <w:p w14:paraId="3C08A3D8" w14:textId="77777777" w:rsidR="007838C2" w:rsidRDefault="007838C2" w:rsidP="00E35F1F">
      <w:pPr>
        <w:pStyle w:val="CommentText"/>
      </w:pPr>
      <w:r>
        <w:rPr>
          <w:rStyle w:val="CommentReference"/>
        </w:rPr>
        <w:annotationRef/>
      </w:r>
      <w:r>
        <w:t>tense is flipping so much vs to vs. Any way to make more consistent?</w:t>
      </w:r>
    </w:p>
  </w:comment>
  <w:comment w:id="849" w:author="Windows User" w:date="2015-11-02T12:41:00Z" w:initials="BS">
    <w:p w14:paraId="32825E4D" w14:textId="77777777" w:rsidR="007838C2" w:rsidRDefault="007838C2" w:rsidP="00E35F1F">
      <w:pPr>
        <w:pStyle w:val="CommentText"/>
      </w:pPr>
      <w:r>
        <w:rPr>
          <w:rStyle w:val="CommentReference"/>
        </w:rPr>
        <w:annotationRef/>
      </w:r>
      <w:r>
        <w:t>cold frost? frosty cold? too many ands.</w:t>
      </w:r>
    </w:p>
  </w:comment>
  <w:comment w:id="850" w:author="Windows User" w:date="2015-10-30T08:56:00Z" w:initials="BS">
    <w:p w14:paraId="4E6878BA" w14:textId="77777777" w:rsidR="007838C2" w:rsidRDefault="007838C2" w:rsidP="00E35F1F">
      <w:pPr>
        <w:pStyle w:val="CommentText"/>
      </w:pPr>
      <w:r>
        <w:rPr>
          <w:rStyle w:val="CommentReference"/>
        </w:rPr>
        <w:annotationRef/>
      </w:r>
      <w:r>
        <w:t>In is probably more right... I probably shouldn't have changed that...</w:t>
      </w:r>
    </w:p>
  </w:comment>
  <w:comment w:id="867" w:author="Brett Slote" w:date="2015-10-30T08:56:00Z" w:initials="BS">
    <w:p w14:paraId="18EC5FB9" w14:textId="77777777" w:rsidR="007838C2" w:rsidRDefault="007838C2" w:rsidP="00E35F1F">
      <w:pPr>
        <w:pStyle w:val="CommentText"/>
      </w:pPr>
      <w:r>
        <w:rPr>
          <w:rStyle w:val="CommentReference"/>
        </w:rPr>
        <w:annotationRef/>
      </w:r>
      <w:r>
        <w:t>Received or bought?</w:t>
      </w:r>
    </w:p>
  </w:comment>
  <w:comment w:id="872" w:author="Brett Slote" w:date="2015-10-30T08:56:00Z" w:initials="BS">
    <w:p w14:paraId="705AFE6E" w14:textId="77777777" w:rsidR="007838C2" w:rsidRDefault="007838C2" w:rsidP="00E35F1F">
      <w:pPr>
        <w:pStyle w:val="CommentText"/>
      </w:pPr>
      <w:r>
        <w:rPr>
          <w:rStyle w:val="CommentReference"/>
        </w:rPr>
        <w:annotationRef/>
      </w:r>
      <w:r>
        <w:t>Again ‘a’ perfect man loses meaning, but as is sounds awkward.</w:t>
      </w:r>
    </w:p>
  </w:comment>
  <w:comment w:id="875" w:author="Brett Slote" w:date="2015-10-30T08:56:00Z" w:initials="BS">
    <w:p w14:paraId="6DDFB160" w14:textId="77777777" w:rsidR="007838C2" w:rsidRDefault="007838C2" w:rsidP="00E35F1F">
      <w:pPr>
        <w:pStyle w:val="CommentText"/>
      </w:pPr>
      <w:r>
        <w:rPr>
          <w:rStyle w:val="CommentReference"/>
        </w:rPr>
        <w:annotationRef/>
      </w:r>
      <w:r>
        <w:t>Uncircumscript?</w:t>
      </w:r>
    </w:p>
  </w:comment>
  <w:comment w:id="878" w:author="Brett Slote" w:date="2015-10-30T08:56:00Z" w:initials="BS">
    <w:p w14:paraId="39A4B3F9" w14:textId="77777777" w:rsidR="007838C2" w:rsidRDefault="007838C2" w:rsidP="00E35F1F">
      <w:pPr>
        <w:pStyle w:val="CommentText"/>
      </w:pPr>
      <w:r>
        <w:rPr>
          <w:rStyle w:val="CommentReference"/>
        </w:rPr>
        <w:annotationRef/>
      </w:r>
      <w:r>
        <w:t>Orthodox?</w:t>
      </w:r>
    </w:p>
  </w:comment>
  <w:comment w:id="879" w:author="Brett Slote" w:date="2015-10-30T08:56:00Z" w:initials="BS">
    <w:p w14:paraId="7E993A49" w14:textId="77777777" w:rsidR="007838C2" w:rsidRDefault="007838C2" w:rsidP="00E35F1F">
      <w:pPr>
        <w:pStyle w:val="CommentText"/>
      </w:pPr>
      <w:r>
        <w:rPr>
          <w:rStyle w:val="CommentReference"/>
        </w:rPr>
        <w:annotationRef/>
      </w:r>
      <w:r>
        <w:t>Faith?</w:t>
      </w:r>
    </w:p>
  </w:comment>
  <w:comment w:id="882" w:author="Brett Slote" w:date="2015-10-30T08:56:00Z" w:initials="BS">
    <w:p w14:paraId="575DF2C3" w14:textId="77777777" w:rsidR="007838C2" w:rsidRDefault="007838C2" w:rsidP="00E35F1F">
      <w:pPr>
        <w:pStyle w:val="CommentText"/>
      </w:pPr>
      <w:r>
        <w:rPr>
          <w:rStyle w:val="CommentReference"/>
        </w:rPr>
        <w:annotationRef/>
      </w:r>
      <w:r>
        <w:t>Need a consistent policy</w:t>
      </w:r>
    </w:p>
  </w:comment>
  <w:comment w:id="886" w:author="Brett Slote" w:date="2015-10-30T08:56:00Z" w:initials="BS">
    <w:p w14:paraId="4A370093" w14:textId="77777777" w:rsidR="007838C2" w:rsidRDefault="007838C2" w:rsidP="00E35F1F">
      <w:pPr>
        <w:pStyle w:val="CommentText"/>
      </w:pPr>
      <w:r>
        <w:rPr>
          <w:rStyle w:val="CommentReference"/>
        </w:rPr>
        <w:annotationRef/>
      </w:r>
      <w:r>
        <w:t>Ramez, He or Him?</w:t>
      </w:r>
    </w:p>
  </w:comment>
  <w:comment w:id="887" w:author="Brett Slote" w:date="2015-10-30T08:56:00Z" w:initials="BS">
    <w:p w14:paraId="3B1DEA29" w14:textId="77777777" w:rsidR="007838C2" w:rsidRDefault="007838C2" w:rsidP="00E35F1F">
      <w:pPr>
        <w:pStyle w:val="CommentText"/>
      </w:pPr>
      <w:r>
        <w:rPr>
          <w:rStyle w:val="CommentReference"/>
        </w:rPr>
        <w:annotationRef/>
      </w:r>
      <w:r>
        <w:t>On? By?</w:t>
      </w:r>
    </w:p>
  </w:comment>
  <w:comment w:id="888" w:author="Windows User" w:date="2015-11-21T13:15:00Z" w:initials="WU">
    <w:p w14:paraId="05ACE9CF" w14:textId="77777777" w:rsidR="007838C2" w:rsidRDefault="007838C2" w:rsidP="00E35F1F">
      <w:pPr>
        <w:pStyle w:val="CommentText"/>
      </w:pPr>
      <w:r>
        <w:rPr>
          <w:rStyle w:val="CommentReference"/>
        </w:rPr>
        <w:annotationRef/>
      </w:r>
      <w:r>
        <w:t>check</w:t>
      </w:r>
    </w:p>
  </w:comment>
  <w:comment w:id="896" w:author="Windows User" w:date="2015-10-30T08:56:00Z" w:initials="BS">
    <w:p w14:paraId="5592658B" w14:textId="77777777" w:rsidR="007838C2" w:rsidRDefault="007838C2" w:rsidP="00E35F1F">
      <w:pPr>
        <w:pStyle w:val="CommentText"/>
      </w:pPr>
      <w:r>
        <w:rPr>
          <w:rStyle w:val="CommentReference"/>
        </w:rPr>
        <w:annotationRef/>
      </w:r>
      <w:r>
        <w:t>Are the breaths referring to the inspiration of scripture, as the other translations have, or the breath of creation cf gn 1?</w:t>
      </w:r>
    </w:p>
  </w:comment>
  <w:comment w:id="897" w:author="Windows User" w:date="2015-10-30T08:56:00Z" w:initials="BS">
    <w:p w14:paraId="6C4E59F0" w14:textId="77777777" w:rsidR="007838C2" w:rsidRDefault="007838C2" w:rsidP="00E35F1F">
      <w:pPr>
        <w:pStyle w:val="CommentText"/>
      </w:pPr>
      <w:r>
        <w:rPr>
          <w:rStyle w:val="CommentReference"/>
        </w:rPr>
        <w:annotationRef/>
      </w:r>
      <w:r>
        <w:t>When we love the Name of our Lord Jesus Christ, the Name of Salvation...</w:t>
      </w:r>
    </w:p>
  </w:comment>
  <w:comment w:id="898" w:author="Windows User" w:date="2015-10-30T08:56:00Z" w:initials="BS">
    <w:p w14:paraId="14DD413A" w14:textId="77777777" w:rsidR="007838C2" w:rsidRDefault="007838C2" w:rsidP="00E35F1F">
      <w:pPr>
        <w:pStyle w:val="CommentText"/>
      </w:pPr>
      <w:r>
        <w:rPr>
          <w:rStyle w:val="CommentReference"/>
        </w:rPr>
        <w:annotationRef/>
      </w:r>
      <w:r>
        <w:t>adjective? severe?</w:t>
      </w:r>
    </w:p>
  </w:comment>
  <w:comment w:id="907" w:author="Windows User" w:date="2015-11-21T13:15:00Z" w:initials="WU">
    <w:p w14:paraId="071C1D6C" w14:textId="77777777" w:rsidR="007838C2" w:rsidRDefault="007838C2" w:rsidP="00E35F1F">
      <w:pPr>
        <w:pStyle w:val="CommentText"/>
      </w:pPr>
      <w:r>
        <w:rPr>
          <w:rStyle w:val="CommentReference"/>
        </w:rPr>
        <w:annotationRef/>
      </w:r>
      <w:r>
        <w:t>check</w:t>
      </w:r>
    </w:p>
  </w:comment>
  <w:comment w:id="909" w:author="Windows User" w:date="2015-10-30T08:56:00Z" w:initials="BS">
    <w:p w14:paraId="5CA1796C" w14:textId="77777777" w:rsidR="007838C2" w:rsidRDefault="007838C2" w:rsidP="00E35F1F">
      <w:pPr>
        <w:pStyle w:val="CommentText"/>
      </w:pPr>
      <w:r>
        <w:rPr>
          <w:rStyle w:val="CommentReference"/>
        </w:rPr>
        <w:annotationRef/>
      </w:r>
      <w:r>
        <w:t>too literal?</w:t>
      </w:r>
    </w:p>
  </w:comment>
  <w:comment w:id="912" w:author="Windows User" w:date="2015-10-30T08:56:00Z" w:initials="BS">
    <w:p w14:paraId="39BBFF20" w14:textId="77777777" w:rsidR="007838C2" w:rsidRDefault="007838C2" w:rsidP="00E35F1F">
      <w:pPr>
        <w:pStyle w:val="CommentText"/>
      </w:pPr>
      <w:r>
        <w:rPr>
          <w:rStyle w:val="CommentReference"/>
        </w:rPr>
        <w:annotationRef/>
      </w:r>
      <w:r>
        <w:t>awkward</w:t>
      </w:r>
    </w:p>
  </w:comment>
  <w:comment w:id="913" w:author="Windows User" w:date="2015-10-30T08:56:00Z" w:initials="BS">
    <w:p w14:paraId="7C372EC3" w14:textId="77777777" w:rsidR="007838C2" w:rsidRDefault="007838C2" w:rsidP="00E35F1F">
      <w:pPr>
        <w:pStyle w:val="CommentText"/>
      </w:pPr>
      <w:r>
        <w:rPr>
          <w:rStyle w:val="CommentReference"/>
        </w:rPr>
        <w:annotationRef/>
      </w:r>
      <w:r>
        <w:t>sits, less literal, but more clear?</w:t>
      </w:r>
    </w:p>
  </w:comment>
  <w:comment w:id="914" w:author="Windows User" w:date="2015-10-30T08:56:00Z" w:initials="BS">
    <w:p w14:paraId="6C09DB42" w14:textId="77777777" w:rsidR="007838C2" w:rsidRDefault="007838C2" w:rsidP="00E35F1F">
      <w:pPr>
        <w:pStyle w:val="CommentText"/>
      </w:pPr>
      <w:r>
        <w:rPr>
          <w:rStyle w:val="CommentReference"/>
        </w:rPr>
        <w:annotationRef/>
      </w:r>
      <w:r>
        <w:t>awkward</w:t>
      </w:r>
    </w:p>
  </w:comment>
  <w:comment w:id="916" w:author="Windows User" w:date="2015-10-30T08:56:00Z" w:initials="BS">
    <w:p w14:paraId="512D6CE2" w14:textId="77777777" w:rsidR="007838C2" w:rsidRDefault="007838C2" w:rsidP="00E35F1F">
      <w:pPr>
        <w:pStyle w:val="CommentText"/>
      </w:pPr>
      <w:r>
        <w:rPr>
          <w:rStyle w:val="CommentReference"/>
        </w:rPr>
        <w:annotationRef/>
      </w:r>
      <w:r>
        <w:t>terribly awkward</w:t>
      </w:r>
    </w:p>
  </w:comment>
  <w:comment w:id="917" w:author="Windows User" w:date="2015-11-21T13:16:00Z" w:initials="WU">
    <w:p w14:paraId="56B70852" w14:textId="77777777" w:rsidR="007838C2" w:rsidRDefault="007838C2" w:rsidP="00E35F1F">
      <w:pPr>
        <w:pStyle w:val="CommentText"/>
      </w:pPr>
      <w:r>
        <w:rPr>
          <w:rStyle w:val="CommentReference"/>
        </w:rPr>
        <w:annotationRef/>
      </w:r>
      <w:r>
        <w:t>check</w:t>
      </w:r>
    </w:p>
  </w:comment>
  <w:comment w:id="918" w:author="Windows User" w:date="2015-11-21T13:16:00Z" w:initials="WU">
    <w:p w14:paraId="46C7130C" w14:textId="77777777" w:rsidR="007838C2" w:rsidRDefault="007838C2" w:rsidP="00E35F1F">
      <w:pPr>
        <w:pStyle w:val="CommentText"/>
      </w:pPr>
      <w:r>
        <w:rPr>
          <w:rStyle w:val="CommentReference"/>
        </w:rPr>
        <w:annotationRef/>
      </w:r>
      <w:r>
        <w:t>check</w:t>
      </w:r>
    </w:p>
  </w:comment>
  <w:comment w:id="919" w:author="Windows User" w:date="2015-11-21T13:16:00Z" w:initials="WU">
    <w:p w14:paraId="5E32845B" w14:textId="77777777" w:rsidR="007838C2" w:rsidRDefault="007838C2" w:rsidP="00E35F1F">
      <w:pPr>
        <w:pStyle w:val="CommentText"/>
      </w:pPr>
      <w:r>
        <w:rPr>
          <w:rStyle w:val="CommentReference"/>
        </w:rPr>
        <w:annotationRef/>
      </w:r>
      <w:r>
        <w:t>check</w:t>
      </w:r>
    </w:p>
  </w:comment>
  <w:comment w:id="920" w:author="Windows User" w:date="2015-11-21T13:16:00Z" w:initials="WU">
    <w:p w14:paraId="530C7E75" w14:textId="77777777" w:rsidR="007838C2" w:rsidRDefault="007838C2" w:rsidP="00E35F1F">
      <w:pPr>
        <w:pStyle w:val="CommentText"/>
      </w:pPr>
      <w:r>
        <w:rPr>
          <w:rStyle w:val="CommentReference"/>
        </w:rPr>
        <w:annotationRef/>
      </w:r>
      <w:r>
        <w:t>check</w:t>
      </w:r>
    </w:p>
  </w:comment>
  <w:comment w:id="922" w:author="Windows User" w:date="2015-10-30T08:56:00Z" w:initials="BS">
    <w:p w14:paraId="215C41D2" w14:textId="77777777" w:rsidR="007838C2" w:rsidRDefault="007838C2" w:rsidP="00E35F1F">
      <w:pPr>
        <w:pStyle w:val="CommentText"/>
      </w:pPr>
      <w:r>
        <w:rPr>
          <w:rStyle w:val="CommentReference"/>
        </w:rPr>
        <w:annotationRef/>
      </w:r>
      <w:r>
        <w:t>sat?</w:t>
      </w:r>
    </w:p>
  </w:comment>
  <w:comment w:id="923" w:author="Windows User" w:date="2015-11-21T13:17:00Z" w:initials="WU">
    <w:p w14:paraId="6B55DDAB" w14:textId="77777777" w:rsidR="007838C2" w:rsidRDefault="007838C2" w:rsidP="00E35F1F">
      <w:pPr>
        <w:pStyle w:val="CommentText"/>
      </w:pPr>
      <w:r>
        <w:rPr>
          <w:rStyle w:val="CommentReference"/>
        </w:rPr>
        <w:annotationRef/>
      </w:r>
      <w:r>
        <w:t>check</w:t>
      </w:r>
    </w:p>
  </w:comment>
  <w:comment w:id="924" w:author="Windows User" w:date="2015-11-21T13:17:00Z" w:initials="WU">
    <w:p w14:paraId="5825D4CB" w14:textId="77777777" w:rsidR="007838C2" w:rsidRDefault="007838C2" w:rsidP="00E35F1F">
      <w:pPr>
        <w:pStyle w:val="CommentText"/>
      </w:pPr>
      <w:r>
        <w:rPr>
          <w:rStyle w:val="CommentReference"/>
        </w:rPr>
        <w:annotationRef/>
      </w:r>
      <w:r>
        <w:t>check</w:t>
      </w:r>
    </w:p>
  </w:comment>
  <w:comment w:id="927" w:author="Windows User" w:date="2015-10-30T08:56:00Z" w:initials="BS">
    <w:p w14:paraId="3E614A56" w14:textId="77777777" w:rsidR="007838C2" w:rsidRDefault="007838C2" w:rsidP="00E35F1F">
      <w:pPr>
        <w:pStyle w:val="CommentText"/>
      </w:pPr>
      <w:r>
        <w:rPr>
          <w:rStyle w:val="CommentReference"/>
        </w:rPr>
        <w:annotationRef/>
      </w:r>
      <w:r>
        <w:t>entered and come forth, or entered through it?</w:t>
      </w:r>
    </w:p>
  </w:comment>
  <w:comment w:id="928" w:author="Windows User" w:date="2015-10-30T08:56:00Z" w:initials="BS">
    <w:p w14:paraId="356D8FDF" w14:textId="77777777" w:rsidR="007838C2" w:rsidRDefault="007838C2" w:rsidP="00E35F1F">
      <w:pPr>
        <w:pStyle w:val="CommentText"/>
      </w:pPr>
      <w:r>
        <w:rPr>
          <w:rStyle w:val="CommentReference"/>
        </w:rPr>
        <w:annotationRef/>
      </w:r>
      <w:r>
        <w:t>appearing?</w:t>
      </w:r>
    </w:p>
  </w:comment>
  <w:comment w:id="929" w:author="Windows User" w:date="2015-10-30T08:56:00Z" w:initials="BS">
    <w:p w14:paraId="4735348E" w14:textId="77777777" w:rsidR="007838C2" w:rsidRDefault="007838C2" w:rsidP="00E35F1F">
      <w:pPr>
        <w:pStyle w:val="CommentText"/>
      </w:pPr>
      <w:r>
        <w:rPr>
          <w:rStyle w:val="CommentReference"/>
        </w:rPr>
        <w:annotationRef/>
      </w:r>
      <w:r>
        <w:t>He</w:t>
      </w:r>
    </w:p>
  </w:comment>
  <w:comment w:id="936" w:author="Windows User" w:date="2015-10-30T08:56:00Z" w:initials="BS">
    <w:p w14:paraId="5F2DFD8E" w14:textId="77777777" w:rsidR="007838C2" w:rsidRDefault="007838C2" w:rsidP="00E35F1F">
      <w:pPr>
        <w:pStyle w:val="CommentText"/>
      </w:pPr>
      <w:r>
        <w:rPr>
          <w:rStyle w:val="CommentReference"/>
        </w:rPr>
        <w:annotationRef/>
      </w:r>
      <w:r>
        <w:t>I feel like upon sounds better here and below</w:t>
      </w:r>
    </w:p>
  </w:comment>
  <w:comment w:id="937" w:author="Windows User" w:date="2015-10-30T08:56:00Z" w:initials="BS">
    <w:p w14:paraId="026525DA" w14:textId="77777777" w:rsidR="007838C2" w:rsidRDefault="007838C2" w:rsidP="00E35F1F">
      <w:pPr>
        <w:pStyle w:val="CommentText"/>
      </w:pPr>
      <w:r>
        <w:rPr>
          <w:rStyle w:val="CommentReference"/>
        </w:rPr>
        <w:annotationRef/>
      </w:r>
      <w:r>
        <w:t>For forty days</w:t>
      </w:r>
    </w:p>
  </w:comment>
  <w:comment w:id="938" w:author="Windows User" w:date="2015-10-30T08:56:00Z" w:initials="BS">
    <w:p w14:paraId="7D69D9EF" w14:textId="77777777" w:rsidR="007838C2" w:rsidRDefault="007838C2" w:rsidP="00E35F1F">
      <w:pPr>
        <w:pStyle w:val="CommentText"/>
      </w:pPr>
      <w:r>
        <w:rPr>
          <w:rStyle w:val="CommentReference"/>
        </w:rPr>
        <w:annotationRef/>
      </w:r>
      <w:r>
        <w:t>awkward. Crush under our feet or crush within us? Even if feet not literally there, needed to complete the implied thought in english.</w:t>
      </w:r>
    </w:p>
  </w:comment>
  <w:comment w:id="946" w:author="Windows User" w:date="2015-10-30T08:56:00Z" w:initials="BS">
    <w:p w14:paraId="60DA9970" w14:textId="77777777" w:rsidR="007838C2" w:rsidRDefault="007838C2" w:rsidP="00E35F1F">
      <w:pPr>
        <w:pStyle w:val="CommentText"/>
      </w:pPr>
      <w:r>
        <w:rPr>
          <w:rStyle w:val="CommentReference"/>
        </w:rPr>
        <w:annotationRef/>
      </w:r>
      <w:r>
        <w:t>a? I know virgin doesn't sound right. Nor virginal. But a virgin seems to cheapen the thought...</w:t>
      </w:r>
    </w:p>
  </w:comment>
  <w:comment w:id="948" w:author="Windows User" w:date="2015-10-30T08:56:00Z" w:initials="BS">
    <w:p w14:paraId="3D3D58F2" w14:textId="77777777" w:rsidR="007838C2" w:rsidRDefault="007838C2" w:rsidP="00E35F1F">
      <w:pPr>
        <w:pStyle w:val="CommentText"/>
      </w:pPr>
      <w:r>
        <w:rPr>
          <w:rStyle w:val="CommentReference"/>
        </w:rPr>
        <w:annotationRef/>
      </w:r>
      <w:r>
        <w:t>annulled has connotation from catholicism of never having been. I like abolished better. Sounds more poetic like too.</w:t>
      </w:r>
    </w:p>
  </w:comment>
  <w:comment w:id="951" w:author="Windows User" w:date="2015-10-30T08:56:00Z" w:initials="BS">
    <w:p w14:paraId="758A0E08" w14:textId="77777777" w:rsidR="007838C2" w:rsidRDefault="007838C2" w:rsidP="00E35F1F">
      <w:pPr>
        <w:pStyle w:val="CommentText"/>
      </w:pPr>
      <w:r>
        <w:rPr>
          <w:rStyle w:val="CommentReference"/>
        </w:rPr>
        <w:annotationRef/>
      </w:r>
      <w:r>
        <w:t>yes, it is a continuous thought. But this and next are complete sentences in themselves.</w:t>
      </w:r>
    </w:p>
  </w:comment>
  <w:comment w:id="952" w:author="Windows User" w:date="2015-10-30T08:56:00Z" w:initials="BS">
    <w:p w14:paraId="4C494C1B" w14:textId="77777777" w:rsidR="007838C2" w:rsidRDefault="007838C2" w:rsidP="00E35F1F">
      <w:pPr>
        <w:pStyle w:val="CommentText"/>
      </w:pPr>
      <w:r>
        <w:rPr>
          <w:rStyle w:val="CommentReference"/>
        </w:rPr>
        <w:annotationRef/>
      </w:r>
      <w:r>
        <w:t>revealed almost makes sense here... but not with the next line having "said"</w:t>
      </w:r>
    </w:p>
  </w:comment>
  <w:comment w:id="953" w:author="Windows User" w:date="2015-10-30T08:56:00Z" w:initials="BS">
    <w:p w14:paraId="32F983BF" w14:textId="77777777" w:rsidR="007838C2" w:rsidRDefault="007838C2" w:rsidP="00E35F1F">
      <w:pPr>
        <w:pStyle w:val="CommentText"/>
      </w:pPr>
      <w:r>
        <w:rPr>
          <w:rStyle w:val="CommentReference"/>
        </w:rPr>
        <w:annotationRef/>
      </w:r>
      <w:r>
        <w:t>repeat quotes or contiguious?</w:t>
      </w:r>
    </w:p>
  </w:comment>
  <w:comment w:id="954" w:author="Windows User" w:date="2015-10-30T08:56:00Z" w:initials="BS">
    <w:p w14:paraId="29400B5B" w14:textId="77777777" w:rsidR="007838C2" w:rsidRDefault="007838C2" w:rsidP="00E35F1F">
      <w:pPr>
        <w:pStyle w:val="CommentText"/>
      </w:pPr>
      <w:r>
        <w:rPr>
          <w:rStyle w:val="CommentReference"/>
        </w:rPr>
        <w:annotationRef/>
      </w:r>
      <w:r>
        <w:t>in strength?</w:t>
      </w:r>
    </w:p>
  </w:comment>
  <w:comment w:id="955" w:author="Windows User" w:date="2015-10-30T08:56:00Z" w:initials="BS">
    <w:p w14:paraId="19007B27" w14:textId="77777777" w:rsidR="007838C2" w:rsidRDefault="007838C2" w:rsidP="00E35F1F">
      <w:pPr>
        <w:pStyle w:val="CommentText"/>
      </w:pPr>
      <w:r>
        <w:rPr>
          <w:rStyle w:val="CommentReference"/>
        </w:rPr>
        <w:annotationRef/>
      </w:r>
      <w:r>
        <w:t>in the tune it just sounds more emphatic dropping the "both"</w:t>
      </w:r>
    </w:p>
  </w:comment>
  <w:comment w:id="957" w:author="Windows User" w:date="2015-10-30T08:56:00Z" w:initials="BS">
    <w:p w14:paraId="42813985" w14:textId="77777777" w:rsidR="007838C2" w:rsidRDefault="007838C2" w:rsidP="00E35F1F">
      <w:pPr>
        <w:pStyle w:val="CommentText"/>
      </w:pPr>
      <w:r>
        <w:rPr>
          <w:rStyle w:val="CommentReference"/>
        </w:rPr>
        <w:annotationRef/>
      </w:r>
      <w:r>
        <w:t>theotokos, not mav em ef Nooti</w:t>
      </w:r>
    </w:p>
  </w:comment>
  <w:comment w:id="958" w:author="Windows User" w:date="2015-10-30T08:56:00Z" w:initials="BS">
    <w:p w14:paraId="72887F8D" w14:textId="77777777" w:rsidR="007838C2" w:rsidRDefault="007838C2" w:rsidP="00E35F1F">
      <w:pPr>
        <w:pStyle w:val="CommentText"/>
      </w:pPr>
      <w:r>
        <w:rPr>
          <w:rStyle w:val="CommentReference"/>
        </w:rPr>
        <w:annotationRef/>
      </w:r>
      <w:r>
        <w:t>in?</w:t>
      </w:r>
    </w:p>
  </w:comment>
  <w:comment w:id="960" w:author="Windows User" w:date="2015-10-30T08:56:00Z" w:initials="BS">
    <w:p w14:paraId="79923510" w14:textId="77777777" w:rsidR="007838C2" w:rsidRDefault="007838C2" w:rsidP="00E35F1F">
      <w:pPr>
        <w:pStyle w:val="CommentText"/>
      </w:pPr>
      <w:r>
        <w:rPr>
          <w:rStyle w:val="CommentReference"/>
        </w:rPr>
        <w:annotationRef/>
      </w:r>
      <w:r>
        <w:t>it's literally "And" but that leaves too much grammatical ambiguity that tends towards nonsensical parsing.</w:t>
      </w:r>
    </w:p>
  </w:comment>
  <w:comment w:id="961" w:author="Windows User" w:date="2015-10-30T08:56:00Z" w:initials="BS">
    <w:p w14:paraId="790A95EE" w14:textId="77777777" w:rsidR="007838C2" w:rsidRDefault="007838C2" w:rsidP="00E35F1F">
      <w:pPr>
        <w:pStyle w:val="CommentText"/>
      </w:pPr>
      <w:r>
        <w:rPr>
          <w:rStyle w:val="CommentReference"/>
        </w:rPr>
        <w:annotationRef/>
      </w:r>
      <w:r>
        <w:t>tense?</w:t>
      </w:r>
    </w:p>
  </w:comment>
  <w:comment w:id="963" w:author="Windows User" w:date="2015-10-30T08:56:00Z" w:initials="BS">
    <w:p w14:paraId="2626B3B0" w14:textId="77777777" w:rsidR="007838C2" w:rsidRDefault="007838C2" w:rsidP="00E35F1F">
      <w:pPr>
        <w:pStyle w:val="CommentText"/>
      </w:pPr>
      <w:r>
        <w:rPr>
          <w:rStyle w:val="CommentReference"/>
        </w:rPr>
        <w:annotationRef/>
      </w:r>
      <w:r>
        <w:t>too far for a pronoun</w:t>
      </w:r>
    </w:p>
  </w:comment>
  <w:comment w:id="964" w:author="Windows User" w:date="2015-10-30T08:56:00Z" w:initials="BS">
    <w:p w14:paraId="35C833E4" w14:textId="77777777" w:rsidR="007838C2" w:rsidRDefault="007838C2" w:rsidP="00E35F1F">
      <w:pPr>
        <w:pStyle w:val="CommentText"/>
      </w:pPr>
      <w:r>
        <w:rPr>
          <w:rStyle w:val="CommentReference"/>
        </w:rPr>
        <w:annotationRef/>
      </w:r>
      <w:r>
        <w:t>deemed or made?</w:t>
      </w:r>
    </w:p>
  </w:comment>
  <w:comment w:id="966" w:author="Windows User" w:date="2015-10-30T08:56:00Z" w:initials="BS">
    <w:p w14:paraId="5C7B7A35" w14:textId="77777777" w:rsidR="007838C2" w:rsidRDefault="007838C2" w:rsidP="00E35F1F">
      <w:pPr>
        <w:pStyle w:val="CommentText"/>
      </w:pPr>
      <w:r>
        <w:rPr>
          <w:rStyle w:val="CommentReference"/>
        </w:rPr>
        <w:annotationRef/>
      </w:r>
      <w:r>
        <w:t>coptic is heavens of heavens, but we usually say heaven of heavens.</w:t>
      </w:r>
    </w:p>
  </w:comment>
  <w:comment w:id="968" w:author="Windows User" w:date="2015-10-30T08:56:00Z" w:initials="BS">
    <w:p w14:paraId="080C2EEE" w14:textId="77777777" w:rsidR="007838C2" w:rsidRDefault="007838C2" w:rsidP="00E35F1F">
      <w:pPr>
        <w:pStyle w:val="CommentText"/>
      </w:pPr>
      <w:r>
        <w:rPr>
          <w:rStyle w:val="CommentReference"/>
        </w:rPr>
        <w:annotationRef/>
      </w:r>
      <w:r>
        <w:t>rises or shines?</w:t>
      </w:r>
    </w:p>
  </w:comment>
  <w:comment w:id="971" w:author="Windows User" w:date="2015-10-30T08:56:00Z" w:initials="BS">
    <w:p w14:paraId="5671149C" w14:textId="77777777" w:rsidR="007838C2" w:rsidRDefault="007838C2" w:rsidP="00E35F1F">
      <w:pPr>
        <w:pStyle w:val="CommentText"/>
      </w:pPr>
      <w:r>
        <w:rPr>
          <w:rStyle w:val="CommentReference"/>
        </w:rPr>
        <w:annotationRef/>
      </w:r>
      <w:r>
        <w:t>destroyed or damaged?</w:t>
      </w:r>
    </w:p>
  </w:comment>
  <w:comment w:id="979" w:author="Windows User" w:date="2015-10-30T08:56:00Z" w:initials="BS">
    <w:p w14:paraId="4B308EB2" w14:textId="77777777" w:rsidR="007838C2" w:rsidRDefault="007838C2" w:rsidP="00E35F1F">
      <w:pPr>
        <w:pStyle w:val="CommentText"/>
      </w:pPr>
      <w:r>
        <w:rPr>
          <w:rStyle w:val="CommentReference"/>
        </w:rPr>
        <w:annotationRef/>
      </w:r>
      <w:r>
        <w:t>servant, or slave?</w:t>
      </w:r>
    </w:p>
  </w:comment>
  <w:comment w:id="980" w:author="Windows User" w:date="2015-10-30T08:56:00Z" w:initials="BS">
    <w:p w14:paraId="20DF1D54" w14:textId="77777777" w:rsidR="007838C2" w:rsidRDefault="007838C2" w:rsidP="00E35F1F">
      <w:pPr>
        <w:pStyle w:val="CommentText"/>
      </w:pPr>
      <w:r>
        <w:rPr>
          <w:rStyle w:val="CommentReference"/>
        </w:rPr>
        <w:annotationRef/>
      </w:r>
      <w:r>
        <w:t>Feels way too literal</w:t>
      </w:r>
    </w:p>
  </w:comment>
  <w:comment w:id="981" w:author="Windows User" w:date="2015-11-21T13:18:00Z" w:initials="WU">
    <w:p w14:paraId="2A74F11D" w14:textId="77777777" w:rsidR="007838C2" w:rsidRDefault="007838C2" w:rsidP="00E35F1F">
      <w:pPr>
        <w:pStyle w:val="CommentText"/>
      </w:pPr>
      <w:r>
        <w:rPr>
          <w:rStyle w:val="CommentReference"/>
        </w:rPr>
        <w:annotationRef/>
      </w:r>
      <w:r>
        <w:t>check</w:t>
      </w:r>
    </w:p>
  </w:comment>
  <w:comment w:id="989" w:author="Windows User" w:date="2015-10-30T08:56:00Z" w:initials="BS">
    <w:p w14:paraId="6352B7F4" w14:textId="77777777" w:rsidR="007838C2" w:rsidRDefault="007838C2" w:rsidP="00E35F1F">
      <w:pPr>
        <w:pStyle w:val="CommentText"/>
      </w:pPr>
      <w:r>
        <w:rPr>
          <w:rStyle w:val="CommentReference"/>
        </w:rPr>
        <w:annotationRef/>
      </w:r>
      <w:r>
        <w:t>You can't say blessed is your fruit in today's english. This is obviously the vs it was inspired by, and abbreviated appropriately in the Coptic. That abbreviation is not appropriate in English.</w:t>
      </w:r>
    </w:p>
  </w:comment>
  <w:comment w:id="991" w:author="Windows User" w:date="2015-10-30T08:56:00Z" w:initials="BS">
    <w:p w14:paraId="77680459" w14:textId="77777777" w:rsidR="007838C2" w:rsidRDefault="007838C2" w:rsidP="00E35F1F">
      <w:pPr>
        <w:pStyle w:val="CommentText"/>
      </w:pPr>
      <w:r>
        <w:rPr>
          <w:rStyle w:val="CommentReference"/>
        </w:rPr>
        <w:annotationRef/>
      </w:r>
      <w:r>
        <w:t>was incarnate or took flesh? Need a decision for this common phrase.</w:t>
      </w:r>
    </w:p>
  </w:comment>
  <w:comment w:id="993" w:author="Windows User" w:date="2015-10-30T08:56:00Z" w:initials="BS">
    <w:p w14:paraId="6C7BBC12" w14:textId="77777777" w:rsidR="007838C2" w:rsidRDefault="007838C2" w:rsidP="00E35F1F">
      <w:pPr>
        <w:pStyle w:val="CommentText"/>
      </w:pPr>
      <w:r>
        <w:rPr>
          <w:rStyle w:val="CommentReference"/>
        </w:rPr>
        <w:annotationRef/>
      </w:r>
      <w:r>
        <w:t>It's O the Virgin, the Mother of God. Virgin is not a descriptor here, not a kind of Mother of God, but two titles. Repeating the O breaks it appropriately while fitting better.</w:t>
      </w:r>
    </w:p>
  </w:comment>
  <w:comment w:id="998" w:author="Windows User" w:date="2015-10-30T08:56:00Z" w:initials="BS">
    <w:p w14:paraId="61EAF48D" w14:textId="77777777" w:rsidR="007838C2" w:rsidRDefault="007838C2" w:rsidP="00E35F1F">
      <w:pPr>
        <w:pStyle w:val="CommentText"/>
      </w:pPr>
      <w:r>
        <w:rPr>
          <w:rStyle w:val="CommentReference"/>
        </w:rPr>
        <w:annotationRef/>
      </w:r>
      <w:r>
        <w:t>Altar/The place where the Sacrifice is offered, is clearly not right. But Temple? Or Holy of Holies?</w:t>
      </w:r>
    </w:p>
  </w:comment>
  <w:comment w:id="1001" w:author="Windows User" w:date="2015-10-30T08:56:00Z" w:initials="BS">
    <w:p w14:paraId="0DB4A25D" w14:textId="77777777" w:rsidR="007838C2" w:rsidRDefault="007838C2" w:rsidP="00E35F1F">
      <w:pPr>
        <w:pStyle w:val="CommentText"/>
      </w:pPr>
      <w:r>
        <w:rPr>
          <w:rStyle w:val="CommentReference"/>
        </w:rPr>
        <w:annotationRef/>
      </w:r>
      <w:r>
        <w:t>I think infinite captures the meaning of uncircumscript in a more approachable way.</w:t>
      </w:r>
    </w:p>
  </w:comment>
  <w:comment w:id="1002" w:author="Windows User" w:date="2015-10-30T08:56:00Z" w:initials="BS">
    <w:p w14:paraId="65C574CB" w14:textId="77777777" w:rsidR="007838C2" w:rsidRDefault="007838C2" w:rsidP="00E35F1F">
      <w:pPr>
        <w:pStyle w:val="CommentText"/>
      </w:pPr>
      <w:r>
        <w:rPr>
          <w:rStyle w:val="CommentReference"/>
        </w:rPr>
        <w:annotationRef/>
      </w:r>
      <w:r>
        <w:t>net or hook?</w:t>
      </w:r>
    </w:p>
  </w:comment>
  <w:comment w:id="1003" w:author="Windows User" w:date="2015-10-30T08:56:00Z" w:initials="BS">
    <w:p w14:paraId="631E73A0" w14:textId="77777777" w:rsidR="007838C2" w:rsidRDefault="007838C2" w:rsidP="00E35F1F">
      <w:pPr>
        <w:pStyle w:val="CommentText"/>
      </w:pPr>
      <w:r>
        <w:rPr>
          <w:rStyle w:val="CommentReference"/>
        </w:rPr>
        <w:annotationRef/>
      </w:r>
      <w:r>
        <w:t>Instructing them in the worship?</w:t>
      </w:r>
    </w:p>
  </w:comment>
  <w:comment w:id="1004" w:author="Windows User" w:date="2015-10-30T08:56:00Z" w:initials="BS">
    <w:p w14:paraId="22469FD6" w14:textId="77777777" w:rsidR="007838C2" w:rsidRDefault="007838C2" w:rsidP="00E35F1F">
      <w:pPr>
        <w:pStyle w:val="CommentText"/>
      </w:pPr>
      <w:r>
        <w:rPr>
          <w:rStyle w:val="CommentReference"/>
        </w:rPr>
        <w:annotationRef/>
      </w:r>
      <w:r>
        <w:t>what does this mean?</w:t>
      </w:r>
    </w:p>
  </w:comment>
  <w:comment w:id="1005" w:author="Windows User" w:date="2015-10-30T08:56:00Z" w:initials="BS">
    <w:p w14:paraId="0A6E9F00" w14:textId="77777777" w:rsidR="007838C2" w:rsidRDefault="007838C2" w:rsidP="00E35F1F">
      <w:pPr>
        <w:pStyle w:val="CommentText"/>
      </w:pPr>
      <w:r>
        <w:rPr>
          <w:rStyle w:val="CommentReference"/>
        </w:rPr>
        <w:annotationRef/>
      </w:r>
      <w:r>
        <w:t>Path? Or Way? i.e. Christ?</w:t>
      </w:r>
    </w:p>
  </w:comment>
  <w:comment w:id="1006" w:author="Windows User" w:date="2015-10-30T08:56:00Z" w:initials="BS">
    <w:p w14:paraId="50D676B3" w14:textId="77777777" w:rsidR="007838C2" w:rsidRDefault="007838C2" w:rsidP="00E35F1F">
      <w:pPr>
        <w:pStyle w:val="CommentText"/>
      </w:pPr>
      <w:r>
        <w:rPr>
          <w:rStyle w:val="CommentReference"/>
        </w:rPr>
        <w:annotationRef/>
      </w:r>
      <w:r>
        <w:t>forward to? Or towards?</w:t>
      </w:r>
    </w:p>
  </w:comment>
  <w:comment w:id="1007" w:author="Windows User" w:date="2015-10-30T08:56:00Z" w:initials="BS">
    <w:p w14:paraId="4E94979B" w14:textId="77777777" w:rsidR="007838C2" w:rsidRDefault="007838C2" w:rsidP="00E35F1F">
      <w:pPr>
        <w:pStyle w:val="CommentText"/>
      </w:pPr>
      <w:r>
        <w:rPr>
          <w:rStyle w:val="CommentReference"/>
        </w:rPr>
        <w:annotationRef/>
      </w:r>
      <w:r>
        <w:t>gladness</w:t>
      </w:r>
    </w:p>
  </w:comment>
  <w:comment w:id="1015" w:author="Windows User" w:date="2015-10-30T08:56:00Z" w:initials="BS">
    <w:p w14:paraId="3588E256" w14:textId="77777777" w:rsidR="007838C2" w:rsidRDefault="007838C2" w:rsidP="00E35F1F">
      <w:pPr>
        <w:pStyle w:val="CommentText"/>
      </w:pPr>
      <w:r>
        <w:rPr>
          <w:rStyle w:val="CommentReference"/>
        </w:rPr>
        <w:annotationRef/>
      </w:r>
      <w:r>
        <w:t>Inclined to switch to L.A. ordering, but probably better to be consistent with Black.</w:t>
      </w:r>
    </w:p>
  </w:comment>
  <w:comment w:id="1016" w:author="Windows User" w:date="2015-10-30T08:56:00Z" w:initials="BS">
    <w:p w14:paraId="5F5FCC97" w14:textId="77777777" w:rsidR="007838C2" w:rsidRDefault="007838C2" w:rsidP="00E35F1F">
      <w:pPr>
        <w:pStyle w:val="CommentText"/>
      </w:pPr>
      <w:r>
        <w:rPr>
          <w:rStyle w:val="CommentReference"/>
        </w:rPr>
        <w:annotationRef/>
      </w:r>
      <w:r>
        <w:t>Everyday or a day?</w:t>
      </w:r>
    </w:p>
  </w:comment>
  <w:comment w:id="1017" w:author="Windows User" w:date="2015-10-30T08:56:00Z" w:initials="BS">
    <w:p w14:paraId="7938A467" w14:textId="77777777" w:rsidR="007838C2" w:rsidRDefault="007838C2" w:rsidP="00E35F1F">
      <w:pPr>
        <w:pStyle w:val="CommentText"/>
      </w:pPr>
      <w:r>
        <w:rPr>
          <w:rStyle w:val="CommentReference"/>
        </w:rPr>
        <w:annotationRef/>
      </w:r>
      <w:r>
        <w:t>not delight. Maybe joy instead of esctasy?</w:t>
      </w:r>
    </w:p>
  </w:comment>
  <w:comment w:id="1018" w:author="Windows User" w:date="2015-10-30T08:56:00Z" w:initials="BS">
    <w:p w14:paraId="0D0804AC" w14:textId="77777777" w:rsidR="007838C2" w:rsidRDefault="007838C2" w:rsidP="00E35F1F">
      <w:pPr>
        <w:pStyle w:val="CommentText"/>
      </w:pPr>
      <w:r>
        <w:rPr>
          <w:rStyle w:val="CommentReference"/>
        </w:rPr>
        <w:annotationRef/>
      </w:r>
      <w:r>
        <w:t>glory, splendor or beauty?</w:t>
      </w:r>
    </w:p>
  </w:comment>
  <w:comment w:id="1019" w:author="Windows User" w:date="2015-10-30T08:56:00Z" w:initials="BS">
    <w:p w14:paraId="07A7FAB4" w14:textId="77777777" w:rsidR="007838C2" w:rsidRDefault="007838C2" w:rsidP="00E35F1F">
      <w:pPr>
        <w:pStyle w:val="CommentText"/>
      </w:pPr>
      <w:r>
        <w:rPr>
          <w:rStyle w:val="CommentReference"/>
        </w:rPr>
        <w:annotationRef/>
      </w:r>
      <w:r>
        <w:t>from or and?</w:t>
      </w:r>
    </w:p>
  </w:comment>
  <w:comment w:id="1020" w:author="Windows User" w:date="2015-10-30T08:56:00Z" w:initials="BS">
    <w:p w14:paraId="5249720E" w14:textId="77777777" w:rsidR="007838C2" w:rsidRDefault="007838C2" w:rsidP="00E35F1F">
      <w:pPr>
        <w:pStyle w:val="CommentText"/>
      </w:pPr>
      <w:r>
        <w:rPr>
          <w:rStyle w:val="CommentReference"/>
        </w:rPr>
        <w:annotationRef/>
      </w:r>
      <w:r>
        <w:t>What prophet? Why did abouna redact this?</w:t>
      </w:r>
    </w:p>
  </w:comment>
  <w:comment w:id="1021" w:author="Windows User" w:date="2015-10-30T08:56:00Z" w:initials="BS">
    <w:p w14:paraId="66A9526F" w14:textId="77777777" w:rsidR="007838C2" w:rsidRDefault="007838C2" w:rsidP="00E35F1F">
      <w:pPr>
        <w:pStyle w:val="CommentText"/>
      </w:pPr>
      <w:r>
        <w:rPr>
          <w:rStyle w:val="CommentReference"/>
        </w:rPr>
        <w:annotationRef/>
      </w:r>
      <w:r>
        <w:t>Doesn't this say you are beyond beginning, or something to that effect? Beyond the beginning from which even time arose?</w:t>
      </w:r>
    </w:p>
  </w:comment>
  <w:comment w:id="1022" w:author="Windows User" w:date="2015-10-30T08:56:00Z" w:initials="BS">
    <w:p w14:paraId="08CC53E1" w14:textId="77777777" w:rsidR="007838C2" w:rsidRDefault="007838C2" w:rsidP="00E35F1F">
      <w:pPr>
        <w:pStyle w:val="CommentText"/>
      </w:pPr>
      <w:r>
        <w:rPr>
          <w:rStyle w:val="CommentReference"/>
        </w:rPr>
        <w:annotationRef/>
      </w:r>
      <w:r>
        <w:t>is this right?</w:t>
      </w:r>
    </w:p>
  </w:comment>
  <w:comment w:id="1023" w:author="Windows User" w:date="2015-10-30T08:56:00Z" w:initials="BS">
    <w:p w14:paraId="21BA9344" w14:textId="77777777" w:rsidR="007838C2" w:rsidRDefault="007838C2" w:rsidP="00E35F1F">
      <w:pPr>
        <w:pStyle w:val="CommentText"/>
      </w:pPr>
      <w:r>
        <w:rPr>
          <w:rStyle w:val="CommentReference"/>
        </w:rPr>
        <w:annotationRef/>
      </w:r>
      <w:r>
        <w:t>isn't it of?</w:t>
      </w:r>
    </w:p>
  </w:comment>
  <w:comment w:id="1024" w:author="Windows User" w:date="2015-10-30T08:56:00Z" w:initials="BS">
    <w:p w14:paraId="0DB057D8" w14:textId="77777777" w:rsidR="007838C2" w:rsidRDefault="007838C2" w:rsidP="00E35F1F">
      <w:pPr>
        <w:pStyle w:val="CommentText"/>
      </w:pPr>
      <w:r>
        <w:rPr>
          <w:rStyle w:val="CommentReference"/>
        </w:rPr>
        <w:annotationRef/>
      </w:r>
      <w:r>
        <w:t>isn't it blesses?</w:t>
      </w:r>
    </w:p>
  </w:comment>
  <w:comment w:id="1025" w:author="Windows User" w:date="2015-10-30T08:56:00Z" w:initials="BS">
    <w:p w14:paraId="4126BF87" w14:textId="77777777" w:rsidR="007838C2" w:rsidRDefault="007838C2" w:rsidP="00E35F1F">
      <w:pPr>
        <w:pStyle w:val="CommentText"/>
      </w:pPr>
      <w:r>
        <w:rPr>
          <w:rStyle w:val="CommentReference"/>
        </w:rPr>
        <w:annotationRef/>
      </w:r>
      <w:r>
        <w:t>blessing or blessing?</w:t>
      </w:r>
    </w:p>
  </w:comment>
  <w:comment w:id="1026" w:author="Windows User" w:date="2015-10-30T08:56:00Z" w:initials="BS">
    <w:p w14:paraId="068E7184" w14:textId="77777777" w:rsidR="007838C2" w:rsidRDefault="007838C2" w:rsidP="00E35F1F">
      <w:pPr>
        <w:pStyle w:val="CommentText"/>
      </w:pPr>
      <w:r>
        <w:rPr>
          <w:rStyle w:val="CommentReference"/>
        </w:rPr>
        <w:annotationRef/>
      </w:r>
      <w:r>
        <w:t>the other translations seem not to like abouna's contractions...</w:t>
      </w:r>
    </w:p>
  </w:comment>
  <w:comment w:id="1027" w:author="Windows User" w:date="2015-10-30T08:56:00Z" w:initials="BS">
    <w:p w14:paraId="21A595C5" w14:textId="77777777" w:rsidR="007838C2" w:rsidRDefault="007838C2" w:rsidP="00E35F1F">
      <w:pPr>
        <w:pStyle w:val="CommentText"/>
      </w:pPr>
      <w:r>
        <w:rPr>
          <w:rStyle w:val="CommentReference"/>
        </w:rPr>
        <w:annotationRef/>
      </w:r>
      <w:r>
        <w:t>perfect or true?</w:t>
      </w:r>
    </w:p>
  </w:comment>
  <w:comment w:id="1030" w:author="Windows User" w:date="2015-11-21T13:21:00Z" w:initials="WU">
    <w:p w14:paraId="686F5E9C" w14:textId="77777777" w:rsidR="007838C2" w:rsidRDefault="007838C2" w:rsidP="00E35F1F">
      <w:pPr>
        <w:pStyle w:val="CommentText"/>
      </w:pPr>
      <w:r>
        <w:rPr>
          <w:rStyle w:val="CommentReference"/>
        </w:rPr>
        <w:annotationRef/>
      </w:r>
    </w:p>
  </w:comment>
  <w:comment w:id="1037" w:author="Windows User" w:date="2015-10-30T08:56:00Z" w:initials="BS">
    <w:p w14:paraId="138D81C8" w14:textId="77777777" w:rsidR="007838C2" w:rsidRDefault="007838C2" w:rsidP="00E35F1F">
      <w:pPr>
        <w:pStyle w:val="CommentText"/>
      </w:pPr>
      <w:r>
        <w:rPr>
          <w:rStyle w:val="CommentReference"/>
        </w:rPr>
        <w:annotationRef/>
      </w:r>
      <w:r>
        <w:t>which word is right?</w:t>
      </w:r>
    </w:p>
  </w:comment>
  <w:comment w:id="1038" w:author="Windows User" w:date="2015-10-30T08:56:00Z" w:initials="BS">
    <w:p w14:paraId="36B899D8" w14:textId="77777777" w:rsidR="007838C2" w:rsidRDefault="007838C2" w:rsidP="00E35F1F">
      <w:pPr>
        <w:pStyle w:val="CommentText"/>
      </w:pPr>
      <w:r>
        <w:rPr>
          <w:rStyle w:val="CommentReference"/>
        </w:rPr>
        <w:annotationRef/>
      </w:r>
      <w:r>
        <w:t>wise?</w:t>
      </w:r>
    </w:p>
  </w:comment>
  <w:comment w:id="1040" w:author="Windows User" w:date="2015-10-30T08:56:00Z" w:initials="BS">
    <w:p w14:paraId="62F2B22F" w14:textId="77777777" w:rsidR="007838C2" w:rsidRDefault="007838C2" w:rsidP="00E35F1F">
      <w:pPr>
        <w:pStyle w:val="CommentText"/>
      </w:pPr>
      <w:r>
        <w:rPr>
          <w:rStyle w:val="CommentReference"/>
        </w:rPr>
        <w:annotationRef/>
      </w:r>
      <w:r>
        <w:t>bride, or bridal chamber?</w:t>
      </w:r>
    </w:p>
  </w:comment>
  <w:comment w:id="1041" w:author="Windows User" w:date="2015-10-30T08:56:00Z" w:initials="BS">
    <w:p w14:paraId="13AA9031" w14:textId="77777777" w:rsidR="007838C2" w:rsidRDefault="007838C2" w:rsidP="00E35F1F">
      <w:pPr>
        <w:pStyle w:val="CommentText"/>
      </w:pPr>
      <w:r>
        <w:rPr>
          <w:rStyle w:val="CommentReference"/>
        </w:rPr>
        <w:annotationRef/>
      </w:r>
      <w:r>
        <w:t>truth, logos, or true logos?</w:t>
      </w:r>
    </w:p>
  </w:comment>
  <w:comment w:id="1042" w:author="Windows User" w:date="2015-10-30T08:56:00Z" w:initials="BS">
    <w:p w14:paraId="116A567C" w14:textId="77777777" w:rsidR="007838C2" w:rsidRDefault="007838C2" w:rsidP="00E35F1F">
      <w:pPr>
        <w:pStyle w:val="CommentText"/>
      </w:pPr>
      <w:r>
        <w:rPr>
          <w:rStyle w:val="CommentReference"/>
        </w:rPr>
        <w:annotationRef/>
      </w:r>
      <w:r>
        <w:t>redeemed or saved?</w:t>
      </w:r>
    </w:p>
  </w:comment>
  <w:comment w:id="1044" w:author="Windows User" w:date="2015-10-30T08:56:00Z" w:initials="BS">
    <w:p w14:paraId="37848CBE" w14:textId="77777777" w:rsidR="007838C2" w:rsidRDefault="007838C2" w:rsidP="00E35F1F">
      <w:pPr>
        <w:pStyle w:val="CommentText"/>
      </w:pPr>
      <w:r>
        <w:rPr>
          <w:rStyle w:val="CommentReference"/>
        </w:rPr>
        <w:annotationRef/>
      </w:r>
      <w:r>
        <w:t>for us or unto us?</w:t>
      </w:r>
    </w:p>
  </w:comment>
  <w:comment w:id="1047" w:author="Windows User" w:date="2015-10-30T08:56:00Z" w:initials="BS">
    <w:p w14:paraId="7318299D" w14:textId="77777777" w:rsidR="007838C2" w:rsidRDefault="007838C2" w:rsidP="00E35F1F">
      <w:pPr>
        <w:pStyle w:val="CommentText"/>
      </w:pPr>
      <w:r>
        <w:rPr>
          <w:rStyle w:val="CommentReference"/>
        </w:rPr>
        <w:annotationRef/>
      </w:r>
      <w:r>
        <w:t>what does eshleelooi mean?</w:t>
      </w:r>
    </w:p>
  </w:comment>
  <w:comment w:id="1048" w:author="Windows User" w:date="2015-10-30T08:56:00Z" w:initials="BS">
    <w:p w14:paraId="01016F04" w14:textId="77777777" w:rsidR="007838C2" w:rsidRDefault="007838C2" w:rsidP="00E35F1F">
      <w:pPr>
        <w:pStyle w:val="CommentText"/>
      </w:pPr>
      <w:r>
        <w:rPr>
          <w:rStyle w:val="CommentReference"/>
        </w:rPr>
        <w:annotationRef/>
      </w:r>
      <w:r>
        <w:t>save or redeem?</w:t>
      </w:r>
    </w:p>
  </w:comment>
  <w:comment w:id="1050" w:author="Windows User" w:date="2015-10-30T08:56:00Z" w:initials="BS">
    <w:p w14:paraId="2F0C8D0C" w14:textId="77777777" w:rsidR="007838C2" w:rsidRDefault="007838C2" w:rsidP="00E35F1F">
      <w:pPr>
        <w:pStyle w:val="CommentText"/>
      </w:pPr>
      <w:r>
        <w:rPr>
          <w:rStyle w:val="CommentReference"/>
        </w:rPr>
        <w:annotationRef/>
      </w:r>
      <w:r>
        <w:t>paradoxically or miraculously?</w:t>
      </w:r>
    </w:p>
  </w:comment>
  <w:comment w:id="1051" w:author="Windows User" w:date="2015-10-30T08:56:00Z" w:initials="BS">
    <w:p w14:paraId="0F8BDFBA" w14:textId="77777777" w:rsidR="007838C2" w:rsidRDefault="007838C2" w:rsidP="00E35F1F">
      <w:pPr>
        <w:pStyle w:val="CommentText"/>
      </w:pPr>
      <w:r>
        <w:rPr>
          <w:rStyle w:val="CommentReference"/>
        </w:rPr>
        <w:annotationRef/>
      </w:r>
      <w:r>
        <w:t>I get that this is perfectly valid English without 'is'. But too hard to follow fast.</w:t>
      </w:r>
    </w:p>
  </w:comment>
  <w:comment w:id="1053" w:author="Windows User" w:date="2015-10-30T08:56:00Z" w:initials="BS">
    <w:p w14:paraId="0412A3CD" w14:textId="77777777" w:rsidR="007838C2" w:rsidRDefault="007838C2" w:rsidP="00E35F1F">
      <w:pPr>
        <w:pStyle w:val="CommentText"/>
      </w:pPr>
      <w:r>
        <w:rPr>
          <w:rStyle w:val="CommentReference"/>
        </w:rPr>
        <w:annotationRef/>
      </w:r>
      <w:r>
        <w:t>this seems to be parallel to gold on all sides rather than gold roundabout it.</w:t>
      </w:r>
    </w:p>
  </w:comment>
  <w:comment w:id="1054" w:author="Windows User" w:date="2015-10-30T08:56:00Z" w:initials="BS">
    <w:p w14:paraId="5A22944C" w14:textId="77777777" w:rsidR="007838C2" w:rsidRDefault="007838C2" w:rsidP="00E35F1F">
      <w:pPr>
        <w:pStyle w:val="CommentText"/>
      </w:pPr>
      <w:r>
        <w:rPr>
          <w:rStyle w:val="CommentReference"/>
        </w:rPr>
        <w:annotationRef/>
      </w:r>
      <w:r>
        <w:t>Saviour or redeemer?</w:t>
      </w:r>
    </w:p>
  </w:comment>
  <w:comment w:id="1056" w:author="Windows User" w:date="2015-10-30T08:56:00Z" w:initials="BS">
    <w:p w14:paraId="7BA01F3B" w14:textId="77777777" w:rsidR="007838C2" w:rsidRDefault="007838C2" w:rsidP="00E35F1F">
      <w:pPr>
        <w:pStyle w:val="CommentText"/>
      </w:pPr>
      <w:r>
        <w:rPr>
          <w:rStyle w:val="CommentReference"/>
        </w:rPr>
        <w:annotationRef/>
      </w:r>
      <w:r>
        <w:t>isn't this compassion? not nishti nai...</w:t>
      </w:r>
    </w:p>
  </w:comment>
  <w:comment w:id="1059" w:author="Windows User" w:date="2015-10-30T08:56:00Z" w:initials="BS">
    <w:p w14:paraId="48DB0714" w14:textId="77777777" w:rsidR="007838C2" w:rsidRDefault="007838C2" w:rsidP="00E35F1F">
      <w:pPr>
        <w:pStyle w:val="CommentText"/>
      </w:pPr>
      <w:r>
        <w:rPr>
          <w:rStyle w:val="CommentReference"/>
        </w:rPr>
        <w:annotationRef/>
      </w:r>
      <w:r>
        <w:t>Shouldn't this be Sanctuary? Or Altar is more proper for what we call Sanctuary with Altar Table being what we call Altar... But if we put altar people will think Table, so maybe Sanctuary best? But I don't think temple? I think Sanctuary with a foot note saying should be altar with an explanation.</w:t>
      </w:r>
    </w:p>
  </w:comment>
  <w:comment w:id="1060" w:author="Windows User" w:date="2015-10-30T08:56:00Z" w:initials="BS">
    <w:p w14:paraId="15AB72CB" w14:textId="77777777" w:rsidR="007838C2" w:rsidRDefault="007838C2" w:rsidP="00E35F1F">
      <w:pPr>
        <w:pStyle w:val="CommentText"/>
      </w:pPr>
      <w:r>
        <w:rPr>
          <w:rStyle w:val="CommentReference"/>
        </w:rPr>
        <w:annotationRef/>
      </w:r>
      <w:r>
        <w:t>should be lampstand, not candle stick, here and throughout.</w:t>
      </w:r>
    </w:p>
  </w:comment>
  <w:comment w:id="1061" w:author="Windows User" w:date="2015-10-30T08:56:00Z" w:initials="BS">
    <w:p w14:paraId="6D5F9821" w14:textId="77777777" w:rsidR="007838C2" w:rsidRDefault="007838C2" w:rsidP="00E35F1F">
      <w:pPr>
        <w:pStyle w:val="CommentText"/>
      </w:pPr>
      <w:r>
        <w:rPr>
          <w:rStyle w:val="CommentReference"/>
        </w:rPr>
        <w:annotationRef/>
      </w:r>
      <w:r>
        <w:t>Ok, not saluted... Greeted, or I would prefer hailed...</w:t>
      </w:r>
    </w:p>
  </w:comment>
  <w:comment w:id="1062" w:author="Windows User" w:date="2015-10-30T08:56:00Z" w:initials="BS">
    <w:p w14:paraId="075C27A6" w14:textId="77777777" w:rsidR="007838C2" w:rsidRDefault="007838C2" w:rsidP="00E35F1F">
      <w:pPr>
        <w:pStyle w:val="CommentText"/>
      </w:pPr>
      <w:r>
        <w:rPr>
          <w:rStyle w:val="CommentReference"/>
        </w:rPr>
        <w:annotationRef/>
      </w:r>
      <w:r>
        <w:t>The Father was overjoyed, in your conception????</w:t>
      </w:r>
    </w:p>
  </w:comment>
  <w:comment w:id="1063" w:author="Windows User" w:date="2015-10-30T08:56:00Z" w:initials="BS">
    <w:p w14:paraId="7569AFF1" w14:textId="77777777" w:rsidR="007838C2" w:rsidRDefault="007838C2" w:rsidP="00E35F1F">
      <w:pPr>
        <w:pStyle w:val="CommentText"/>
      </w:pPr>
      <w:r>
        <w:rPr>
          <w:rStyle w:val="CommentReference"/>
        </w:rPr>
        <w:annotationRef/>
      </w:r>
      <w:r>
        <w:t>appearing doesn't sound right for parousia... coming or advent?</w:t>
      </w:r>
    </w:p>
  </w:comment>
  <w:comment w:id="1064" w:author="Windows User" w:date="2015-11-21T13:22:00Z" w:initials="WU">
    <w:p w14:paraId="728FA9EF" w14:textId="77777777" w:rsidR="007838C2" w:rsidRDefault="007838C2" w:rsidP="00E35F1F">
      <w:pPr>
        <w:pStyle w:val="CommentText"/>
      </w:pPr>
      <w:r>
        <w:rPr>
          <w:rStyle w:val="CommentReference"/>
        </w:rPr>
        <w:annotationRef/>
      </w:r>
      <w:r w:rsidRPr="00582AD7">
        <w:t>(ⲡⲉⲥⲱⲙⲁ??)</w:t>
      </w:r>
    </w:p>
  </w:comment>
  <w:comment w:id="1065" w:author="Windows User" w:date="2015-10-30T08:56:00Z" w:initials="BS">
    <w:p w14:paraId="0C77198F" w14:textId="77777777" w:rsidR="007838C2" w:rsidRDefault="007838C2" w:rsidP="00E35F1F">
      <w:pPr>
        <w:pStyle w:val="CommentText"/>
      </w:pPr>
      <w:r>
        <w:rPr>
          <w:rStyle w:val="CommentReference"/>
        </w:rPr>
        <w:annotationRef/>
      </w:r>
      <w:r>
        <w:t>kinda funny in English to switch pronoun from Lord to Virgin in one scentence.</w:t>
      </w:r>
    </w:p>
  </w:comment>
  <w:comment w:id="1068" w:author="Windows User" w:date="2015-10-30T08:56:00Z" w:initials="BS">
    <w:p w14:paraId="501C2D6F" w14:textId="77777777" w:rsidR="007838C2" w:rsidRDefault="007838C2" w:rsidP="00E35F1F">
      <w:pPr>
        <w:pStyle w:val="CommentText"/>
      </w:pPr>
      <w:r>
        <w:rPr>
          <w:rStyle w:val="CommentReference"/>
        </w:rPr>
        <w:annotationRef/>
      </w:r>
      <w:r>
        <w:t>I really didn't like preached... Is this to literal though? Maybe L.A. is better.</w:t>
      </w:r>
    </w:p>
  </w:comment>
  <w:comment w:id="1069" w:author="Windows User" w:date="2015-10-30T08:56:00Z" w:initials="BS">
    <w:p w14:paraId="6407D4C9" w14:textId="77777777" w:rsidR="007838C2" w:rsidRDefault="007838C2" w:rsidP="00E35F1F">
      <w:pPr>
        <w:pStyle w:val="CommentText"/>
      </w:pPr>
      <w:r>
        <w:rPr>
          <w:rStyle w:val="CommentReference"/>
        </w:rPr>
        <w:annotationRef/>
      </w:r>
      <w:r>
        <w:t>these thereofs are so awkward... but I can't think of a better phrasing right now.</w:t>
      </w:r>
    </w:p>
  </w:comment>
  <w:comment w:id="1070" w:author="Windows User" w:date="2015-11-21T13:23:00Z" w:initials="WU">
    <w:p w14:paraId="1B7B1E94" w14:textId="77777777" w:rsidR="007838C2" w:rsidRDefault="007838C2" w:rsidP="00E35F1F">
      <w:pPr>
        <w:pStyle w:val="CommentText"/>
      </w:pPr>
      <w:r>
        <w:rPr>
          <w:rStyle w:val="CommentReference"/>
        </w:rPr>
        <w:annotationRef/>
      </w:r>
      <w:r>
        <w:t>review</w:t>
      </w:r>
    </w:p>
  </w:comment>
  <w:comment w:id="1079" w:author="Windows User" w:date="2015-10-30T08:56:00Z" w:initials="BS">
    <w:p w14:paraId="5D50DB65" w14:textId="77777777" w:rsidR="007838C2" w:rsidRDefault="007838C2" w:rsidP="00E35F1F">
      <w:pPr>
        <w:pStyle w:val="CommentText"/>
      </w:pPr>
      <w:r>
        <w:rPr>
          <w:rStyle w:val="CommentReference"/>
        </w:rPr>
        <w:annotationRef/>
      </w:r>
      <w:r>
        <w:t>this seems kind of loose... is it ok?</w:t>
      </w:r>
    </w:p>
  </w:comment>
  <w:comment w:id="1080" w:author="Windows User" w:date="2015-10-30T08:56:00Z" w:initials="BS">
    <w:p w14:paraId="01FDA469" w14:textId="77777777" w:rsidR="007838C2" w:rsidRDefault="007838C2" w:rsidP="00E35F1F">
      <w:pPr>
        <w:pStyle w:val="CommentText"/>
      </w:pPr>
      <w:r>
        <w:rPr>
          <w:rStyle w:val="CommentReference"/>
        </w:rPr>
        <w:annotationRef/>
      </w:r>
      <w:r>
        <w:t>works or deeds?</w:t>
      </w:r>
    </w:p>
  </w:comment>
  <w:comment w:id="1081" w:author="Windows User" w:date="2015-11-21T13:24:00Z" w:initials="WU">
    <w:p w14:paraId="7A990723" w14:textId="77777777" w:rsidR="007838C2" w:rsidRDefault="007838C2" w:rsidP="00E35F1F">
      <w:pPr>
        <w:pStyle w:val="CommentText"/>
      </w:pPr>
      <w:r>
        <w:rPr>
          <w:rStyle w:val="CommentReference"/>
        </w:rPr>
        <w:annotationRef/>
      </w:r>
      <w:r>
        <w:t>review</w:t>
      </w:r>
    </w:p>
  </w:comment>
  <w:comment w:id="1082" w:author="Windows User" w:date="2015-10-30T08:56:00Z" w:initials="BS">
    <w:p w14:paraId="5BB3D65B" w14:textId="77777777" w:rsidR="007838C2" w:rsidRDefault="007838C2" w:rsidP="00E35F1F">
      <w:pPr>
        <w:pStyle w:val="CommentText"/>
      </w:pPr>
      <w:r>
        <w:rPr>
          <w:rStyle w:val="CommentReference"/>
        </w:rPr>
        <w:annotationRef/>
      </w:r>
      <w:r>
        <w:t>does Coptic have 'high'?</w:t>
      </w:r>
    </w:p>
  </w:comment>
  <w:comment w:id="1083" w:author="Windows User" w:date="2015-11-21T13:24:00Z" w:initials="WU">
    <w:p w14:paraId="1D334F95" w14:textId="77777777" w:rsidR="007838C2" w:rsidRDefault="007838C2" w:rsidP="00E35F1F">
      <w:pPr>
        <w:pStyle w:val="CommentText"/>
      </w:pPr>
      <w:r>
        <w:rPr>
          <w:rStyle w:val="CommentReference"/>
        </w:rPr>
        <w:annotationRef/>
      </w:r>
      <w:r>
        <w:t>review, add variant</w:t>
      </w:r>
    </w:p>
  </w:comment>
  <w:comment w:id="1084" w:author="Windows User" w:date="2015-10-30T08:56:00Z" w:initials="BS">
    <w:p w14:paraId="5480B788" w14:textId="77777777" w:rsidR="007838C2" w:rsidRDefault="007838C2" w:rsidP="00E35F1F">
      <w:pPr>
        <w:pStyle w:val="CommentText"/>
      </w:pPr>
      <w:r>
        <w:rPr>
          <w:rStyle w:val="CommentReference"/>
        </w:rPr>
        <w:annotationRef/>
      </w:r>
      <w:r>
        <w:t>bless or praise? inconsistent rendering of esmo</w:t>
      </w:r>
    </w:p>
  </w:comment>
  <w:comment w:id="1089" w:author="Windows User" w:date="2015-10-30T08:56:00Z" w:initials="WU">
    <w:p w14:paraId="326EFA42" w14:textId="77777777" w:rsidR="007838C2" w:rsidRDefault="007838C2" w:rsidP="006869EE">
      <w:pPr>
        <w:pStyle w:val="CommentText"/>
      </w:pPr>
      <w:r>
        <w:rPr>
          <w:rStyle w:val="CommentReference"/>
        </w:rPr>
        <w:annotationRef/>
      </w:r>
      <w:r>
        <w:t>Add notes where to insert Doxology of Prime… And Vespers Prase?</w:t>
      </w:r>
    </w:p>
  </w:comment>
  <w:comment w:id="1093" w:author="Windows User" w:date="2015-10-30T08:56:00Z" w:initials="WU">
    <w:p w14:paraId="66837344" w14:textId="77777777" w:rsidR="007838C2" w:rsidRDefault="007838C2" w:rsidP="006869EE">
      <w:pPr>
        <w:pStyle w:val="CommentText"/>
      </w:pPr>
      <w:r>
        <w:rPr>
          <w:rStyle w:val="CommentReference"/>
        </w:rPr>
        <w:annotationRef/>
      </w:r>
      <w:r>
        <w:t>May He or that He may</w:t>
      </w:r>
    </w:p>
  </w:comment>
  <w:comment w:id="1095" w:author="Windows User" w:date="2015-10-30T08:56:00Z" w:initials="BS">
    <w:p w14:paraId="5BE9E7DF" w14:textId="77777777" w:rsidR="007838C2" w:rsidRDefault="007838C2" w:rsidP="006869EE">
      <w:pPr>
        <w:pStyle w:val="CommentText"/>
      </w:pPr>
      <w:r>
        <w:rPr>
          <w:rStyle w:val="CommentReference"/>
        </w:rPr>
        <w:annotationRef/>
      </w:r>
      <w:r>
        <w:t>protopresbyters?</w:t>
      </w:r>
    </w:p>
  </w:comment>
  <w:comment w:id="1096" w:author="Windows User" w:date="2015-10-30T08:56:00Z" w:initials="BS">
    <w:p w14:paraId="37712CA1" w14:textId="77777777" w:rsidR="007838C2" w:rsidRDefault="007838C2" w:rsidP="006869EE">
      <w:pPr>
        <w:pStyle w:val="CommentText"/>
      </w:pPr>
      <w:r>
        <w:rPr>
          <w:rStyle w:val="CommentReference"/>
        </w:rPr>
        <w:annotationRef/>
      </w:r>
      <w:r>
        <w:t>those who?</w:t>
      </w:r>
    </w:p>
  </w:comment>
  <w:comment w:id="1097" w:author="Windows User" w:date="2015-10-30T08:56:00Z" w:initials="BS">
    <w:p w14:paraId="0BC9F56F" w14:textId="77777777" w:rsidR="007838C2" w:rsidRDefault="007838C2" w:rsidP="006869EE">
      <w:pPr>
        <w:pStyle w:val="CommentText"/>
      </w:pPr>
      <w:r>
        <w:rPr>
          <w:rStyle w:val="CommentReference"/>
        </w:rPr>
        <w:annotationRef/>
      </w:r>
      <w:r>
        <w:t>Yourself?</w:t>
      </w:r>
    </w:p>
  </w:comment>
  <w:comment w:id="1101" w:author="Windows User" w:date="2015-11-27T20:09:00Z" w:initials="WU">
    <w:p w14:paraId="5DD947BD" w14:textId="77777777" w:rsidR="007838C2" w:rsidRDefault="007838C2" w:rsidP="006869EE">
      <w:pPr>
        <w:pStyle w:val="CommentText"/>
      </w:pPr>
      <w:r>
        <w:rPr>
          <w:rStyle w:val="CommentReference"/>
        </w:rPr>
        <w:annotationRef/>
      </w:r>
      <w:r>
        <w:t>Confess to the Lord or confess the Lord?</w:t>
      </w:r>
    </w:p>
  </w:comment>
  <w:comment w:id="1110" w:author="Windows User" w:date="2015-10-30T08:56:00Z" w:initials="WU">
    <w:p w14:paraId="73A20223" w14:textId="77777777" w:rsidR="007838C2" w:rsidRDefault="007838C2" w:rsidP="006869EE">
      <w:pPr>
        <w:pStyle w:val="CommentText"/>
      </w:pPr>
      <w:r>
        <w:rPr>
          <w:rStyle w:val="CommentReference"/>
        </w:rPr>
        <w:annotationRef/>
      </w:r>
      <w:r>
        <w:t>Funny just to have declared here with nothing else.</w:t>
      </w:r>
    </w:p>
  </w:comment>
  <w:comment w:id="1111" w:author="Windows User" w:date="2015-10-30T08:56:00Z" w:initials="WU">
    <w:p w14:paraId="2938E8CF" w14:textId="77777777" w:rsidR="007838C2" w:rsidRDefault="007838C2" w:rsidP="006869EE">
      <w:pPr>
        <w:pStyle w:val="CommentText"/>
      </w:pPr>
      <w:r>
        <w:rPr>
          <w:rStyle w:val="CommentReference"/>
        </w:rPr>
        <w:annotationRef/>
      </w:r>
      <w:r>
        <w:t>Good News or Glad Tidings?</w:t>
      </w:r>
    </w:p>
  </w:comment>
  <w:comment w:id="1112" w:author="Windows User" w:date="2015-10-30T08:56:00Z" w:initials="WU">
    <w:p w14:paraId="07481CDA" w14:textId="77777777" w:rsidR="007838C2" w:rsidRDefault="007838C2" w:rsidP="006869EE">
      <w:pPr>
        <w:pStyle w:val="CommentText"/>
      </w:pPr>
      <w:r>
        <w:rPr>
          <w:rStyle w:val="CommentReference"/>
        </w:rPr>
        <w:annotationRef/>
      </w:r>
      <w:r>
        <w:t>Which is it? Advocate or watch over us?</w:t>
      </w:r>
    </w:p>
  </w:comment>
  <w:comment w:id="1113" w:author="Windows User" w:date="2015-10-30T08:56:00Z" w:initials="WU">
    <w:p w14:paraId="74878DE4" w14:textId="77777777" w:rsidR="007838C2" w:rsidRDefault="007838C2" w:rsidP="006869EE">
      <w:pPr>
        <w:pStyle w:val="CommentText"/>
      </w:pPr>
      <w:r>
        <w:rPr>
          <w:rStyle w:val="CommentReference"/>
        </w:rPr>
        <w:annotationRef/>
      </w:r>
      <w:r>
        <w:t>Coptic doesn’t seem to have “Mary”</w:t>
      </w:r>
    </w:p>
  </w:comment>
  <w:comment w:id="1116" w:author="Windows User" w:date="2015-10-30T08:56:00Z" w:initials="WU">
    <w:p w14:paraId="0F5B5499" w14:textId="77777777" w:rsidR="007838C2" w:rsidRDefault="007838C2" w:rsidP="006869EE">
      <w:pPr>
        <w:pStyle w:val="CommentText"/>
      </w:pPr>
      <w:r>
        <w:rPr>
          <w:rStyle w:val="CommentReference"/>
        </w:rPr>
        <w:annotationRef/>
      </w:r>
      <w:r>
        <w:t>Add footnote of what this is</w:t>
      </w:r>
    </w:p>
  </w:comment>
  <w:comment w:id="1123" w:author="Windows User" w:date="2016-02-10T12:41:00Z" w:initials="WU">
    <w:p w14:paraId="67A8D0BB" w14:textId="77777777" w:rsidR="007838C2" w:rsidRDefault="007838C2" w:rsidP="00CA3D47">
      <w:pPr>
        <w:pStyle w:val="CommentText"/>
      </w:pPr>
      <w:r>
        <w:rPr>
          <w:rStyle w:val="CommentReference"/>
        </w:rPr>
        <w:annotationRef/>
      </w:r>
      <w:r>
        <w:t>May He or that He may</w:t>
      </w:r>
    </w:p>
  </w:comment>
  <w:comment w:id="1133" w:author="Windows User" w:date="2015-10-30T08:56:00Z" w:initials="WU">
    <w:p w14:paraId="6841EDAF" w14:textId="77777777" w:rsidR="007838C2" w:rsidRDefault="007838C2">
      <w:pPr>
        <w:pStyle w:val="CommentText"/>
      </w:pPr>
      <w:r>
        <w:rPr>
          <w:rStyle w:val="CommentReference"/>
        </w:rPr>
        <w:annotationRef/>
      </w:r>
      <w:r>
        <w:t>Isn’t this one more faithful?</w:t>
      </w:r>
    </w:p>
  </w:comment>
  <w:comment w:id="1134" w:author="Windows User" w:date="2015-10-30T08:56:00Z" w:initials="WU">
    <w:p w14:paraId="44483F5F" w14:textId="77777777" w:rsidR="007838C2" w:rsidRDefault="007838C2">
      <w:pPr>
        <w:pStyle w:val="CommentText"/>
      </w:pPr>
      <w:r>
        <w:rPr>
          <w:rStyle w:val="CommentReference"/>
        </w:rPr>
        <w:annotationRef/>
      </w:r>
      <w:r>
        <w:t>Which one(s) are/is right?</w:t>
      </w:r>
    </w:p>
  </w:comment>
  <w:comment w:id="1135" w:author="Windows User" w:date="2015-10-30T08:56:00Z" w:initials="WU">
    <w:p w14:paraId="22B3EF76" w14:textId="77777777" w:rsidR="007838C2" w:rsidRDefault="007838C2">
      <w:pPr>
        <w:pStyle w:val="CommentText"/>
      </w:pPr>
      <w:r>
        <w:rPr>
          <w:rStyle w:val="CommentReference"/>
        </w:rPr>
        <w:annotationRef/>
      </w:r>
      <w:r>
        <w:t>Coptic doesn’t seem to have “O Lord”</w:t>
      </w:r>
    </w:p>
  </w:comment>
  <w:comment w:id="1139" w:author="Windows User" w:date="2015-10-30T08:56:00Z" w:initials="WU">
    <w:p w14:paraId="6BF65470" w14:textId="77777777" w:rsidR="007838C2" w:rsidRDefault="007838C2">
      <w:pPr>
        <w:pStyle w:val="CommentText"/>
      </w:pPr>
      <w:r>
        <w:rPr>
          <w:rStyle w:val="CommentReference"/>
        </w:rPr>
        <w:annotationRef/>
      </w:r>
      <w:r>
        <w:t>Called or named?</w:t>
      </w:r>
    </w:p>
  </w:comment>
  <w:comment w:id="1140" w:author="Windows User" w:date="2015-10-30T08:56:00Z" w:initials="WU">
    <w:p w14:paraId="64122CF8" w14:textId="77777777" w:rsidR="007838C2" w:rsidRDefault="007838C2">
      <w:pPr>
        <w:pStyle w:val="CommentText"/>
      </w:pPr>
      <w:r>
        <w:rPr>
          <w:rStyle w:val="CommentReference"/>
        </w:rPr>
        <w:annotationRef/>
      </w:r>
      <w:r>
        <w:t>John loved the Lord, or the Lord loved John?</w:t>
      </w:r>
    </w:p>
  </w:comment>
  <w:comment w:id="1142" w:author="Windows User" w:date="2015-10-30T08:56:00Z" w:initials="WU">
    <w:p w14:paraId="28540FAB" w14:textId="77777777" w:rsidR="007838C2" w:rsidRDefault="007838C2">
      <w:pPr>
        <w:pStyle w:val="CommentText"/>
      </w:pPr>
      <w:r>
        <w:rPr>
          <w:rStyle w:val="CommentReference"/>
        </w:rPr>
        <w:annotationRef/>
      </w:r>
      <w:r>
        <w:t>Not the Lord?</w:t>
      </w:r>
    </w:p>
  </w:comment>
  <w:comment w:id="1143" w:author="Windows User" w:date="2015-10-30T08:56:00Z" w:initials="WU">
    <w:p w14:paraId="3BE9EA57" w14:textId="77777777" w:rsidR="007838C2" w:rsidRDefault="007838C2">
      <w:pPr>
        <w:pStyle w:val="CommentText"/>
      </w:pPr>
      <w:r>
        <w:rPr>
          <w:rStyle w:val="CommentReference"/>
        </w:rPr>
        <w:annotationRef/>
      </w:r>
      <w:r>
        <w:t>The rest missing?</w:t>
      </w:r>
    </w:p>
  </w:comment>
  <w:comment w:id="1144" w:author="Windows User" w:date="2015-10-30T08:56:00Z" w:initials="WU">
    <w:p w14:paraId="17CFCF91" w14:textId="77777777" w:rsidR="007838C2" w:rsidRDefault="007838C2">
      <w:pPr>
        <w:pStyle w:val="CommentText"/>
      </w:pPr>
      <w:r>
        <w:rPr>
          <w:rStyle w:val="CommentReference"/>
        </w:rPr>
        <w:annotationRef/>
      </w:r>
      <w:r>
        <w:t>Completely different…</w:t>
      </w:r>
    </w:p>
  </w:comment>
  <w:comment w:id="1145" w:author="Windows User" w:date="2015-10-30T08:56:00Z" w:initials="WU">
    <w:p w14:paraId="1A5ABDDA" w14:textId="77777777" w:rsidR="007838C2" w:rsidRDefault="007838C2">
      <w:pPr>
        <w:pStyle w:val="CommentText"/>
      </w:pPr>
      <w:r>
        <w:rPr>
          <w:rStyle w:val="CommentReference"/>
        </w:rPr>
        <w:annotationRef/>
      </w:r>
      <w:r>
        <w:t>Sound or voices?</w:t>
      </w:r>
    </w:p>
  </w:comment>
  <w:comment w:id="1147" w:author="Windows User" w:date="2015-10-30T08:56:00Z" w:initials="WU">
    <w:p w14:paraId="2632154F" w14:textId="77777777" w:rsidR="007838C2" w:rsidRDefault="007838C2">
      <w:pPr>
        <w:pStyle w:val="CommentText"/>
      </w:pPr>
      <w:r>
        <w:rPr>
          <w:rStyle w:val="CommentReference"/>
        </w:rPr>
        <w:annotationRef/>
      </w:r>
      <w:r>
        <w:t>AAP has divinely inspired.</w:t>
      </w:r>
    </w:p>
  </w:comment>
  <w:comment w:id="1149" w:author="Windows User" w:date="2015-10-30T08:56:00Z" w:initials="WU">
    <w:p w14:paraId="6A684B9E" w14:textId="77777777" w:rsidR="007838C2" w:rsidRDefault="007838C2">
      <w:pPr>
        <w:pStyle w:val="CommentText"/>
      </w:pPr>
      <w:r>
        <w:rPr>
          <w:rStyle w:val="CommentReference"/>
        </w:rPr>
        <w:annotationRef/>
      </w:r>
      <w:r>
        <w:t>This one needs looking at.</w:t>
      </w:r>
    </w:p>
  </w:comment>
  <w:comment w:id="1150" w:author="Windows User" w:date="2015-10-30T08:56:00Z" w:initials="WU">
    <w:p w14:paraId="3E29D706" w14:textId="77777777" w:rsidR="007838C2" w:rsidRDefault="007838C2">
      <w:pPr>
        <w:pStyle w:val="CommentText"/>
      </w:pPr>
      <w:r>
        <w:rPr>
          <w:rStyle w:val="CommentReference"/>
        </w:rPr>
        <w:annotationRef/>
      </w:r>
      <w:r>
        <w:t>Partners?</w:t>
      </w:r>
    </w:p>
  </w:comment>
  <w:comment w:id="1155" w:author="Windows User" w:date="2015-10-30T08:56:00Z" w:initials="WU">
    <w:p w14:paraId="662AC6DC" w14:textId="77777777" w:rsidR="007838C2" w:rsidRDefault="007838C2">
      <w:pPr>
        <w:pStyle w:val="CommentText"/>
      </w:pPr>
      <w:r>
        <w:rPr>
          <w:rStyle w:val="CommentReference"/>
        </w:rPr>
        <w:annotationRef/>
      </w:r>
      <w:r>
        <w:t>What land?</w:t>
      </w:r>
    </w:p>
  </w:comment>
  <w:comment w:id="1157" w:author="Windows User" w:date="2015-10-30T08:56:00Z" w:initials="WU">
    <w:p w14:paraId="121BE348" w14:textId="77777777" w:rsidR="007838C2" w:rsidRDefault="007838C2">
      <w:pPr>
        <w:pStyle w:val="CommentText"/>
      </w:pPr>
      <w:r>
        <w:rPr>
          <w:rStyle w:val="CommentReference"/>
        </w:rPr>
        <w:annotationRef/>
      </w:r>
      <w:r>
        <w:t>Or englighten?</w:t>
      </w:r>
    </w:p>
  </w:comment>
  <w:comment w:id="1171" w:author="Windows User" w:date="2015-10-30T08:56:00Z" w:initials="WU">
    <w:p w14:paraId="52EAF036" w14:textId="77777777" w:rsidR="007838C2" w:rsidRDefault="007838C2">
      <w:pPr>
        <w:pStyle w:val="CommentText"/>
      </w:pPr>
      <w:r>
        <w:rPr>
          <w:rStyle w:val="CommentReference"/>
        </w:rPr>
        <w:annotationRef/>
      </w:r>
      <w:r>
        <w:t>What should this verse be?</w:t>
      </w:r>
    </w:p>
  </w:comment>
  <w:comment w:id="1182" w:author="Windows User" w:date="2015-10-30T08:56:00Z" w:initials="BS">
    <w:p w14:paraId="1A0E2428" w14:textId="77777777" w:rsidR="007838C2" w:rsidRDefault="007838C2">
      <w:pPr>
        <w:pStyle w:val="CommentText"/>
      </w:pPr>
      <w:r>
        <w:rPr>
          <w:rStyle w:val="CommentReference"/>
        </w:rPr>
        <w:annotationRef/>
      </w:r>
      <w:r>
        <w:t>wiles or snares?</w:t>
      </w:r>
    </w:p>
  </w:comment>
  <w:comment w:id="1184" w:author="Windows User" w:date="2015-10-30T08:56:00Z" w:initials="BS">
    <w:p w14:paraId="2B8DD286" w14:textId="77777777" w:rsidR="007838C2" w:rsidRDefault="007838C2">
      <w:pPr>
        <w:pStyle w:val="CommentText"/>
      </w:pPr>
      <w:r>
        <w:rPr>
          <w:rStyle w:val="CommentReference"/>
        </w:rPr>
        <w:annotationRef/>
      </w:r>
      <w:r>
        <w:t>I typed this Coptic... so it will have typos..</w:t>
      </w:r>
    </w:p>
  </w:comment>
  <w:comment w:id="1185" w:author="Windows User" w:date="2015-10-30T08:56:00Z" w:initials="WU">
    <w:p w14:paraId="7AD216CC" w14:textId="77777777" w:rsidR="007838C2" w:rsidRDefault="007838C2">
      <w:pPr>
        <w:pStyle w:val="CommentText"/>
      </w:pPr>
      <w:r>
        <w:rPr>
          <w:rStyle w:val="CommentReference"/>
        </w:rPr>
        <w:annotationRef/>
      </w:r>
      <w:r>
        <w:t>You reign? The dominion is yours? Yours is the dominion?</w:t>
      </w:r>
    </w:p>
  </w:comment>
  <w:comment w:id="1187" w:author="Windows User" w:date="2015-10-30T08:56:00Z" w:initials="BS">
    <w:p w14:paraId="68C1922F" w14:textId="77777777" w:rsidR="007838C2" w:rsidRDefault="007838C2">
      <w:pPr>
        <w:pStyle w:val="CommentText"/>
      </w:pPr>
      <w:r>
        <w:rPr>
          <w:rStyle w:val="CommentReference"/>
        </w:rPr>
        <w:annotationRef/>
      </w:r>
      <w:r>
        <w:t>omit 'be' in contemporary?</w:t>
      </w:r>
    </w:p>
  </w:comment>
  <w:comment w:id="1188" w:author="Windows User" w:date="2015-10-30T08:56:00Z" w:initials="BS">
    <w:p w14:paraId="6511FB80" w14:textId="77777777" w:rsidR="007838C2" w:rsidRDefault="007838C2">
      <w:pPr>
        <w:pStyle w:val="CommentText"/>
      </w:pPr>
      <w:r>
        <w:rPr>
          <w:rStyle w:val="CommentReference"/>
        </w:rPr>
        <w:annotationRef/>
      </w:r>
      <w:r>
        <w:t>Abouna Antony: I typed this Coptic from the black book. Jenkims were very unclear. Please proof for typos.</w:t>
      </w:r>
    </w:p>
  </w:comment>
  <w:comment w:id="1189" w:author="Windows User" w:date="2015-10-30T08:56:00Z" w:initials="BS">
    <w:p w14:paraId="7DEA42F3" w14:textId="77777777" w:rsidR="007838C2" w:rsidRDefault="007838C2">
      <w:pPr>
        <w:pStyle w:val="CommentText"/>
      </w:pPr>
      <w:r>
        <w:rPr>
          <w:rStyle w:val="CommentReference"/>
        </w:rPr>
        <w:annotationRef/>
      </w:r>
      <w:r>
        <w:t>"is" before "the King" would make this whole vs flow as a sentence...</w:t>
      </w:r>
    </w:p>
  </w:comment>
  <w:comment w:id="1190" w:author="Windows User" w:date="2015-10-30T08:56:00Z" w:initials="BS">
    <w:p w14:paraId="1F17623C" w14:textId="77777777" w:rsidR="007838C2" w:rsidRDefault="007838C2">
      <w:pPr>
        <w:pStyle w:val="CommentText"/>
      </w:pPr>
      <w:r>
        <w:rPr>
          <w:rStyle w:val="CommentReference"/>
        </w:rPr>
        <w:annotationRef/>
      </w:r>
      <w:r>
        <w:t>ask more modern than entreat... but not quite right?</w:t>
      </w:r>
    </w:p>
  </w:comment>
  <w:comment w:id="1209" w:author="Windows User" w:date="2015-10-30T08:56:00Z" w:initials="WU">
    <w:p w14:paraId="5F20584F" w14:textId="77777777" w:rsidR="007838C2" w:rsidRDefault="007838C2">
      <w:pPr>
        <w:pStyle w:val="CommentText"/>
      </w:pPr>
      <w:r>
        <w:rPr>
          <w:rStyle w:val="CommentReference"/>
        </w:rPr>
        <w:annotationRef/>
      </w:r>
      <w:r>
        <w:t>Needs work.</w:t>
      </w:r>
    </w:p>
  </w:comment>
  <w:comment w:id="1214" w:author="Windows User" w:date="2015-10-30T08:56:00Z" w:initials="WU">
    <w:p w14:paraId="76E8B799" w14:textId="77777777" w:rsidR="007838C2" w:rsidRDefault="007838C2">
      <w:pPr>
        <w:pStyle w:val="CommentText"/>
      </w:pPr>
      <w:r>
        <w:rPr>
          <w:rStyle w:val="CommentReference"/>
        </w:rPr>
        <w:annotationRef/>
      </w:r>
      <w:r>
        <w:t>Should this be tho-out 5? Or 25?</w:t>
      </w:r>
    </w:p>
  </w:comment>
  <w:comment w:id="1221" w:author="Windows User" w:date="2015-11-11T11:06:00Z" w:initials="WU">
    <w:p w14:paraId="58D84DCF" w14:textId="77777777" w:rsidR="007838C2" w:rsidRDefault="007838C2">
      <w:pPr>
        <w:pStyle w:val="CommentText"/>
      </w:pPr>
      <w:r>
        <w:rPr>
          <w:rStyle w:val="CommentReference"/>
        </w:rPr>
        <w:annotationRef/>
      </w:r>
      <w:r>
        <w:t>Should this be last age or something?</w:t>
      </w:r>
    </w:p>
  </w:comment>
  <w:comment w:id="1223" w:author="Windows User" w:date="2015-11-11T11:00:00Z" w:initials="WU">
    <w:p w14:paraId="7D2DE752" w14:textId="77777777" w:rsidR="007838C2" w:rsidRDefault="007838C2">
      <w:pPr>
        <w:pStyle w:val="CommentText"/>
      </w:pPr>
      <w:r>
        <w:rPr>
          <w:rStyle w:val="CommentReference"/>
        </w:rPr>
        <w:annotationRef/>
      </w:r>
      <w:r>
        <w:t>This needs reviewing!</w:t>
      </w:r>
    </w:p>
  </w:comment>
  <w:comment w:id="1224" w:author="Windows User" w:date="2015-11-11T11:00:00Z" w:initials="WU">
    <w:p w14:paraId="65102EEC" w14:textId="77777777" w:rsidR="007838C2" w:rsidRDefault="007838C2">
      <w:pPr>
        <w:pStyle w:val="CommentText"/>
      </w:pPr>
      <w:r>
        <w:rPr>
          <w:rStyle w:val="CommentReference"/>
        </w:rPr>
        <w:annotationRef/>
      </w:r>
      <w:r>
        <w:t xml:space="preserve">This is probably wrong. God on high? </w:t>
      </w:r>
    </w:p>
  </w:comment>
  <w:comment w:id="1229" w:author="Windows User" w:date="2015-10-30T08:56:00Z" w:initials="WU">
    <w:p w14:paraId="38E4F092" w14:textId="77777777" w:rsidR="007838C2" w:rsidRDefault="007838C2">
      <w:pPr>
        <w:pStyle w:val="CommentText"/>
      </w:pPr>
      <w:r>
        <w:rPr>
          <w:rStyle w:val="CommentReference"/>
        </w:rPr>
        <w:annotationRef/>
      </w:r>
      <w:r>
        <w:t>Confirmed?</w:t>
      </w:r>
    </w:p>
  </w:comment>
  <w:comment w:id="1240" w:author="Windows User" w:date="2015-10-30T08:56:00Z" w:initials="WU">
    <w:p w14:paraId="41EDECE7" w14:textId="77777777" w:rsidR="007838C2" w:rsidRDefault="007838C2">
      <w:pPr>
        <w:pStyle w:val="CommentText"/>
      </w:pPr>
      <w:r>
        <w:rPr>
          <w:rStyle w:val="CommentReference"/>
        </w:rPr>
        <w:annotationRef/>
      </w:r>
      <w:r>
        <w:t>Heroes, or athletes?</w:t>
      </w:r>
    </w:p>
  </w:comment>
  <w:comment w:id="1267" w:author="Windows User" w:date="2015-10-30T08:56:00Z" w:initials="WU">
    <w:p w14:paraId="5FA627EB" w14:textId="77777777" w:rsidR="007838C2" w:rsidRDefault="007838C2">
      <w:pPr>
        <w:pStyle w:val="CommentText"/>
      </w:pPr>
      <w:r>
        <w:rPr>
          <w:rStyle w:val="CommentReference"/>
        </w:rPr>
        <w:annotationRef/>
      </w:r>
      <w:r>
        <w:t>Beasts or creatures?</w:t>
      </w:r>
    </w:p>
  </w:comment>
  <w:comment w:id="1268" w:author="Windows User" w:date="2015-10-30T08:56:00Z" w:initials="WU">
    <w:p w14:paraId="04563F96" w14:textId="77777777" w:rsidR="007838C2" w:rsidRDefault="007838C2">
      <w:pPr>
        <w:pStyle w:val="CommentText"/>
      </w:pPr>
      <w:r>
        <w:rPr>
          <w:rStyle w:val="CommentReference"/>
        </w:rPr>
        <w:annotationRef/>
      </w:r>
      <w:r>
        <w:t>Incessant? Or unceasing?</w:t>
      </w:r>
    </w:p>
  </w:comment>
  <w:comment w:id="1269" w:author="Windows User" w:date="2015-10-30T08:56:00Z" w:initials="WU">
    <w:p w14:paraId="7BD20F77" w14:textId="77777777" w:rsidR="007838C2" w:rsidRDefault="007838C2">
      <w:pPr>
        <w:pStyle w:val="CommentText"/>
      </w:pPr>
      <w:r>
        <w:rPr>
          <w:rStyle w:val="CommentReference"/>
        </w:rPr>
        <w:annotationRef/>
      </w:r>
      <w:r>
        <w:t>Flames of fire or fervent as fire?</w:t>
      </w:r>
    </w:p>
  </w:comment>
  <w:comment w:id="1273" w:author="Windows User" w:date="2015-10-30T08:56:00Z" w:initials="WU">
    <w:p w14:paraId="44A84E5A" w14:textId="77777777" w:rsidR="007838C2" w:rsidRDefault="007838C2">
      <w:pPr>
        <w:pStyle w:val="CommentText"/>
      </w:pPr>
      <w:r>
        <w:rPr>
          <w:rStyle w:val="CommentReference"/>
        </w:rPr>
        <w:annotationRef/>
      </w:r>
      <w:r>
        <w:t>Serving the Lord, or serving before the Lord?</w:t>
      </w:r>
    </w:p>
  </w:comment>
  <w:comment w:id="1287" w:author="Windows User" w:date="2015-10-30T08:56:00Z" w:initials="WU">
    <w:p w14:paraId="07D2B1EF" w14:textId="77777777" w:rsidR="007838C2" w:rsidRDefault="007838C2">
      <w:pPr>
        <w:pStyle w:val="CommentText"/>
      </w:pPr>
      <w:r>
        <w:rPr>
          <w:rStyle w:val="CommentReference"/>
        </w:rPr>
        <w:annotationRef/>
      </w:r>
      <w:r>
        <w:t>Or voice of God?</w:t>
      </w:r>
    </w:p>
  </w:comment>
  <w:comment w:id="1288" w:author="Windows User" w:date="2015-10-30T08:56:00Z" w:initials="WU">
    <w:p w14:paraId="3900CC21" w14:textId="77777777" w:rsidR="007838C2" w:rsidRDefault="007838C2">
      <w:pPr>
        <w:pStyle w:val="CommentText"/>
      </w:pPr>
      <w:r>
        <w:rPr>
          <w:rStyle w:val="CommentReference"/>
        </w:rPr>
        <w:annotationRef/>
      </w:r>
      <w:r>
        <w:t>Received or accepted?</w:t>
      </w:r>
    </w:p>
  </w:comment>
  <w:comment w:id="1293" w:author="Windows User" w:date="2015-11-06T08:39:00Z" w:initials="WU">
    <w:p w14:paraId="6EA3F191" w14:textId="77777777" w:rsidR="007838C2" w:rsidRDefault="007838C2">
      <w:pPr>
        <w:pStyle w:val="CommentText"/>
      </w:pPr>
      <w:r>
        <w:rPr>
          <w:rStyle w:val="CommentReference"/>
        </w:rPr>
        <w:annotationRef/>
      </w:r>
      <w:r>
        <w:t>Is this the right St. Theodore?</w:t>
      </w:r>
    </w:p>
  </w:comment>
  <w:comment w:id="1298" w:author="Windows User" w:date="2015-10-30T08:56:00Z" w:initials="WU">
    <w:p w14:paraId="227730E1" w14:textId="77777777" w:rsidR="007838C2" w:rsidRDefault="007838C2">
      <w:pPr>
        <w:pStyle w:val="CommentText"/>
      </w:pPr>
      <w:r>
        <w:rPr>
          <w:rStyle w:val="CommentReference"/>
        </w:rPr>
        <w:annotationRef/>
      </w:r>
      <w:r>
        <w:t>Prabios or Arabius? Doctors and physicians or physicians and well learned?</w:t>
      </w:r>
    </w:p>
  </w:comment>
  <w:comment w:id="1299" w:author="Windows User" w:date="2015-10-30T08:56:00Z" w:initials="WU">
    <w:p w14:paraId="519ADC1D" w14:textId="77777777" w:rsidR="007838C2" w:rsidRDefault="007838C2">
      <w:pPr>
        <w:pStyle w:val="CommentText"/>
      </w:pPr>
      <w:r>
        <w:rPr>
          <w:rStyle w:val="CommentReference"/>
        </w:rPr>
        <w:annotationRef/>
      </w:r>
      <w:r>
        <w:t>Building them upon the Name?</w:t>
      </w:r>
    </w:p>
  </w:comment>
  <w:comment w:id="1309" w:author="Windows User" w:date="2015-10-30T08:56:00Z" w:initials="WU">
    <w:p w14:paraId="3CFB1D1A" w14:textId="77777777" w:rsidR="007838C2" w:rsidRDefault="007838C2">
      <w:pPr>
        <w:pStyle w:val="CommentText"/>
      </w:pPr>
      <w:r>
        <w:rPr>
          <w:rStyle w:val="CommentReference"/>
        </w:rPr>
        <w:annotationRef/>
      </w:r>
      <w:r>
        <w:t>Placed or established?</w:t>
      </w:r>
    </w:p>
  </w:comment>
  <w:comment w:id="1310" w:author="Windows User" w:date="2015-10-30T08:56:00Z" w:initials="WU">
    <w:p w14:paraId="08983CC0" w14:textId="77777777" w:rsidR="007838C2" w:rsidRDefault="007838C2">
      <w:pPr>
        <w:pStyle w:val="CommentText"/>
      </w:pPr>
      <w:r>
        <w:rPr>
          <w:rStyle w:val="CommentReference"/>
        </w:rPr>
        <w:annotationRef/>
      </w:r>
      <w:r>
        <w:t>Or refused?</w:t>
      </w:r>
    </w:p>
  </w:comment>
  <w:comment w:id="1316" w:author="Windows User" w:date="2015-10-30T08:56:00Z" w:initials="WU">
    <w:p w14:paraId="535F3E1B" w14:textId="77777777" w:rsidR="007838C2" w:rsidRDefault="007838C2">
      <w:pPr>
        <w:pStyle w:val="CommentText"/>
      </w:pPr>
      <w:r>
        <w:rPr>
          <w:rStyle w:val="CommentReference"/>
        </w:rPr>
        <w:annotationRef/>
      </w:r>
      <w:r>
        <w:t>Sprung forth? Came forth? Blossomed?</w:t>
      </w:r>
    </w:p>
  </w:comment>
  <w:comment w:id="1328" w:author="Windows User" w:date="2015-10-30T08:56:00Z" w:initials="BS">
    <w:p w14:paraId="07DE8008" w14:textId="77777777" w:rsidR="007838C2" w:rsidRDefault="007838C2">
      <w:pPr>
        <w:pStyle w:val="CommentText"/>
      </w:pPr>
      <w:r>
        <w:rPr>
          <w:rStyle w:val="CommentReference"/>
        </w:rPr>
        <w:annotationRef/>
      </w:r>
      <w:r>
        <w:t>what does this mean?</w:t>
      </w:r>
    </w:p>
  </w:comment>
  <w:comment w:id="1329" w:author="Windows User" w:date="2015-10-30T08:56:00Z" w:initials="BS">
    <w:p w14:paraId="7DE26DCC" w14:textId="77777777" w:rsidR="007838C2" w:rsidRDefault="007838C2">
      <w:pPr>
        <w:pStyle w:val="CommentText"/>
      </w:pPr>
      <w:r>
        <w:rPr>
          <w:rStyle w:val="CommentReference"/>
        </w:rPr>
        <w:annotationRef/>
      </w:r>
      <w:r>
        <w:t>announced or proclaimed?</w:t>
      </w:r>
    </w:p>
  </w:comment>
  <w:comment w:id="1333" w:author="Windows User" w:date="2015-10-30T08:56:00Z" w:initials="WU">
    <w:p w14:paraId="729B2278" w14:textId="77777777" w:rsidR="007838C2" w:rsidRDefault="007838C2">
      <w:pPr>
        <w:pStyle w:val="CommentText"/>
      </w:pPr>
      <w:r>
        <w:rPr>
          <w:rStyle w:val="CommentReference"/>
        </w:rPr>
        <w:annotationRef/>
      </w:r>
      <w:r>
        <w:t>?</w:t>
      </w:r>
    </w:p>
  </w:comment>
  <w:comment w:id="1334" w:author="Windows User" w:date="2015-10-30T08:56:00Z" w:initials="WU">
    <w:p w14:paraId="44863D12" w14:textId="77777777" w:rsidR="007838C2" w:rsidRDefault="007838C2">
      <w:pPr>
        <w:pStyle w:val="CommentText"/>
      </w:pPr>
      <w:r>
        <w:rPr>
          <w:rStyle w:val="CommentReference"/>
        </w:rPr>
        <w:annotationRef/>
      </w:r>
      <w:r>
        <w:t>Bride, no, not bridegroom?</w:t>
      </w:r>
    </w:p>
  </w:comment>
  <w:comment w:id="1337" w:author="Windows User" w:date="2015-10-30T08:56:00Z" w:initials="WU">
    <w:p w14:paraId="6CE1AF88" w14:textId="77777777" w:rsidR="007838C2" w:rsidRDefault="007838C2">
      <w:pPr>
        <w:pStyle w:val="CommentText"/>
      </w:pPr>
      <w:r>
        <w:rPr>
          <w:rStyle w:val="CommentReference"/>
        </w:rPr>
        <w:annotationRef/>
      </w:r>
      <w:r>
        <w:t>Return?</w:t>
      </w:r>
    </w:p>
  </w:comment>
  <w:comment w:id="1338" w:author="Windows User" w:date="2015-10-30T08:56:00Z" w:initials="WU">
    <w:p w14:paraId="2917E600" w14:textId="77777777" w:rsidR="007838C2" w:rsidRDefault="007838C2">
      <w:pPr>
        <w:pStyle w:val="CommentText"/>
      </w:pPr>
      <w:r>
        <w:rPr>
          <w:rStyle w:val="CommentReference"/>
        </w:rPr>
        <w:annotationRef/>
      </w:r>
      <w:r>
        <w:t>Establishment? Building up?</w:t>
      </w:r>
    </w:p>
  </w:comment>
  <w:comment w:id="1340" w:author="Windows User" w:date="2015-10-30T08:56:00Z" w:initials="WU">
    <w:p w14:paraId="14DF4F91" w14:textId="77777777" w:rsidR="007838C2" w:rsidRDefault="007838C2">
      <w:pPr>
        <w:pStyle w:val="CommentText"/>
      </w:pPr>
      <w:r>
        <w:rPr>
          <w:rStyle w:val="CommentReference"/>
        </w:rPr>
        <w:annotationRef/>
      </w:r>
      <w:r>
        <w:t>Heavenly evangelist? Good tidings? Glad tidings? Good news?</w:t>
      </w:r>
    </w:p>
  </w:comment>
  <w:comment w:id="1341" w:author="Windows User" w:date="2015-10-30T08:56:00Z" w:initials="WU">
    <w:p w14:paraId="55FC1EAE" w14:textId="77777777" w:rsidR="007838C2" w:rsidRDefault="007838C2">
      <w:pPr>
        <w:pStyle w:val="CommentText"/>
      </w:pPr>
      <w:r>
        <w:rPr>
          <w:rStyle w:val="CommentReference"/>
        </w:rPr>
        <w:annotationRef/>
      </w:r>
      <w:r>
        <w:t>I don’t see “the Lord is with you” in the Coptic</w:t>
      </w:r>
    </w:p>
    <w:p w14:paraId="4431CB1C" w14:textId="77777777" w:rsidR="007838C2" w:rsidRDefault="007838C2">
      <w:pPr>
        <w:pStyle w:val="CommentText"/>
      </w:pPr>
    </w:p>
  </w:comment>
  <w:comment w:id="1342" w:author="Windows User" w:date="2015-10-30T08:56:00Z" w:initials="WU">
    <w:p w14:paraId="4549B91A" w14:textId="77777777" w:rsidR="007838C2" w:rsidRDefault="007838C2">
      <w:pPr>
        <w:pStyle w:val="CommentText"/>
      </w:pPr>
      <w:r>
        <w:rPr>
          <w:rStyle w:val="CommentReference"/>
        </w:rPr>
        <w:annotationRef/>
      </w:r>
      <w:r>
        <w:t>Heavenly herald of Good News?</w:t>
      </w:r>
    </w:p>
    <w:p w14:paraId="384F02AC" w14:textId="77777777" w:rsidR="007838C2" w:rsidRDefault="007838C2">
      <w:pPr>
        <w:pStyle w:val="CommentText"/>
      </w:pPr>
    </w:p>
  </w:comment>
  <w:comment w:id="1349" w:author="Windows User" w:date="2015-10-30T08:56:00Z" w:initials="WU">
    <w:p w14:paraId="4A264D5C" w14:textId="77777777" w:rsidR="007838C2" w:rsidRDefault="007838C2">
      <w:pPr>
        <w:pStyle w:val="CommentText"/>
      </w:pPr>
      <w:r>
        <w:rPr>
          <w:rStyle w:val="CommentReference"/>
        </w:rPr>
        <w:annotationRef/>
      </w:r>
      <w:r>
        <w:t>I think we’re doing holy for ethowab, but saint for agios… open to discussion though.</w:t>
      </w:r>
    </w:p>
  </w:comment>
  <w:comment w:id="1371" w:author="Windows User" w:date="2015-10-30T08:56:00Z" w:initials="BS">
    <w:p w14:paraId="20FFD670" w14:textId="77777777" w:rsidR="007838C2" w:rsidRDefault="007838C2" w:rsidP="006A0382">
      <w:pPr>
        <w:pStyle w:val="CommentText"/>
      </w:pPr>
      <w:r>
        <w:rPr>
          <w:rStyle w:val="CommentReference"/>
        </w:rPr>
        <w:annotationRef/>
      </w:r>
      <w:r>
        <w:t>theotokos, not mav em ef Nooti</w:t>
      </w:r>
    </w:p>
  </w:comment>
  <w:comment w:id="1374" w:author="Windows User" w:date="2015-10-30T08:56:00Z" w:initials="WU">
    <w:p w14:paraId="3A72AA33" w14:textId="77777777" w:rsidR="007838C2" w:rsidRDefault="007838C2">
      <w:pPr>
        <w:pStyle w:val="CommentText"/>
      </w:pPr>
      <w:r>
        <w:rPr>
          <w:rStyle w:val="CommentReference"/>
        </w:rPr>
        <w:annotationRef/>
      </w:r>
      <w:r>
        <w:t>Redeemed?</w:t>
      </w:r>
    </w:p>
  </w:comment>
  <w:comment w:id="1375" w:author="Windows User" w:date="2015-10-30T08:56:00Z" w:initials="WU">
    <w:p w14:paraId="5BF82FF5" w14:textId="77777777" w:rsidR="007838C2" w:rsidRDefault="007838C2">
      <w:pPr>
        <w:pStyle w:val="CommentText"/>
      </w:pPr>
      <w:r>
        <w:rPr>
          <w:rStyle w:val="CommentReference"/>
        </w:rPr>
        <w:annotationRef/>
      </w:r>
      <w:r>
        <w:t>For? So?</w:t>
      </w:r>
    </w:p>
  </w:comment>
  <w:comment w:id="1380" w:author="Windows User" w:date="2015-10-30T08:56:00Z" w:initials="WU">
    <w:p w14:paraId="5B54A424" w14:textId="77777777" w:rsidR="007838C2" w:rsidRDefault="007838C2">
      <w:pPr>
        <w:pStyle w:val="CommentText"/>
      </w:pPr>
      <w:r>
        <w:rPr>
          <w:rStyle w:val="CommentReference"/>
        </w:rPr>
        <w:annotationRef/>
      </w:r>
      <w:r>
        <w:t>Or did shine and did illuminate</w:t>
      </w:r>
    </w:p>
  </w:comment>
  <w:comment w:id="1381" w:author="Windows User" w:date="2015-10-30T08:56:00Z" w:initials="WU">
    <w:p w14:paraId="5929E69F" w14:textId="77777777" w:rsidR="007838C2" w:rsidRDefault="007838C2">
      <w:pPr>
        <w:pStyle w:val="CommentText"/>
      </w:pPr>
      <w:r>
        <w:rPr>
          <w:rStyle w:val="CommentReference"/>
        </w:rPr>
        <w:annotationRef/>
      </w:r>
      <w:r>
        <w:t>What should this verse be?</w:t>
      </w:r>
    </w:p>
  </w:comment>
  <w:comment w:id="1382" w:author="Windows User" w:date="2015-10-30T08:56:00Z" w:initials="WU">
    <w:p w14:paraId="37815108" w14:textId="77777777" w:rsidR="007838C2" w:rsidRDefault="007838C2">
      <w:pPr>
        <w:pStyle w:val="CommentText"/>
      </w:pPr>
      <w:r>
        <w:rPr>
          <w:rStyle w:val="CommentReference"/>
        </w:rPr>
        <w:annotationRef/>
      </w:r>
      <w:r>
        <w:t>Uhm… does this mean something else, because saying the seal of the door Ezekiel saw was raised seems really bad …</w:t>
      </w:r>
    </w:p>
  </w:comment>
  <w:comment w:id="1383" w:author="Windows User" w:date="2015-10-30T08:56:00Z" w:initials="WU">
    <w:p w14:paraId="770E6FA0" w14:textId="77777777" w:rsidR="007838C2" w:rsidRDefault="007838C2">
      <w:pPr>
        <w:pStyle w:val="CommentText"/>
      </w:pPr>
      <w:r>
        <w:rPr>
          <w:rStyle w:val="CommentReference"/>
        </w:rPr>
        <w:annotationRef/>
      </w:r>
      <w:r>
        <w:t>Who?</w:t>
      </w:r>
    </w:p>
  </w:comment>
  <w:comment w:id="1384" w:author="Windows User" w:date="2015-10-30T08:56:00Z" w:initials="WU">
    <w:p w14:paraId="7FDD5784" w14:textId="77777777" w:rsidR="007838C2" w:rsidRDefault="007838C2">
      <w:pPr>
        <w:pStyle w:val="CommentText"/>
      </w:pPr>
      <w:r>
        <w:rPr>
          <w:rStyle w:val="CommentReference"/>
        </w:rPr>
        <w:annotationRef/>
      </w:r>
      <w:r>
        <w:t>Different adjective</w:t>
      </w:r>
    </w:p>
  </w:comment>
  <w:comment w:id="1385" w:author="Windows User" w:date="2015-10-30T08:56:00Z" w:initials="WU">
    <w:p w14:paraId="69734FAC" w14:textId="77777777" w:rsidR="007838C2" w:rsidRDefault="007838C2">
      <w:pPr>
        <w:pStyle w:val="CommentText"/>
      </w:pPr>
      <w:r>
        <w:rPr>
          <w:rStyle w:val="CommentReference"/>
        </w:rPr>
        <w:annotationRef/>
      </w:r>
      <w:r>
        <w:t>Sickness?</w:t>
      </w:r>
    </w:p>
  </w:comment>
  <w:comment w:id="1388" w:author="Windows User" w:date="2015-10-30T08:56:00Z" w:initials="BS">
    <w:p w14:paraId="07C468E8" w14:textId="77777777" w:rsidR="007838C2" w:rsidRDefault="007838C2">
      <w:pPr>
        <w:pStyle w:val="CommentText"/>
      </w:pPr>
      <w:r>
        <w:rPr>
          <w:rStyle w:val="CommentReference"/>
        </w:rPr>
        <w:annotationRef/>
      </w:r>
      <w:r w:rsidRPr="00EB7E31">
        <w:t>For unto us a child is born, unto us a son is given: and the government shall be upon his shoulder: and his name shall be called Wonderful, Counseller, The mighty God, The everlasting Father, The Prince of Peace.</w:t>
      </w:r>
    </w:p>
  </w:comment>
  <w:comment w:id="1391" w:author="Windows User" w:date="2015-10-30T08:56:00Z" w:initials="WU">
    <w:p w14:paraId="14F94395" w14:textId="77777777" w:rsidR="007838C2" w:rsidRDefault="007838C2">
      <w:pPr>
        <w:pStyle w:val="CommentText"/>
      </w:pPr>
      <w:r>
        <w:rPr>
          <w:rStyle w:val="CommentReference"/>
        </w:rPr>
        <w:annotationRef/>
      </w:r>
      <w:r>
        <w:t>What?</w:t>
      </w:r>
    </w:p>
  </w:comment>
  <w:comment w:id="1400" w:author="Windows User" w:date="2015-10-30T08:56:00Z" w:initials="WU">
    <w:p w14:paraId="39A2608E" w14:textId="77777777" w:rsidR="007838C2" w:rsidRDefault="007838C2">
      <w:pPr>
        <w:pStyle w:val="CommentText"/>
      </w:pPr>
      <w:r>
        <w:rPr>
          <w:rStyle w:val="CommentReference"/>
        </w:rPr>
        <w:annotationRef/>
      </w:r>
    </w:p>
  </w:comment>
  <w:comment w:id="1411" w:author="Windows User" w:date="2015-10-30T08:56:00Z" w:initials="WU">
    <w:p w14:paraId="255EEE9F" w14:textId="77777777" w:rsidR="007838C2" w:rsidRDefault="007838C2">
      <w:pPr>
        <w:pStyle w:val="CommentText"/>
      </w:pPr>
      <w:r>
        <w:rPr>
          <w:rStyle w:val="CommentReference"/>
        </w:rPr>
        <w:annotationRef/>
      </w:r>
      <w:r>
        <w:t>Is abouna going by a different version of the Coptic?</w:t>
      </w:r>
    </w:p>
    <w:p w14:paraId="45F504BB" w14:textId="77777777" w:rsidR="007838C2" w:rsidRDefault="007838C2">
      <w:pPr>
        <w:pStyle w:val="CommentText"/>
      </w:pPr>
    </w:p>
  </w:comment>
  <w:comment w:id="1413" w:author="Windows User" w:date="2015-10-30T08:56:00Z" w:initials="WU">
    <w:p w14:paraId="63C351E6" w14:textId="77777777" w:rsidR="007838C2" w:rsidRDefault="007838C2">
      <w:pPr>
        <w:pStyle w:val="CommentText"/>
      </w:pPr>
      <w:r>
        <w:rPr>
          <w:rStyle w:val="CommentReference"/>
        </w:rPr>
        <w:annotationRef/>
      </w:r>
      <w:r>
        <w:t>Praise and victory doesn’t make sense.</w:t>
      </w:r>
    </w:p>
  </w:comment>
  <w:comment w:id="1415" w:author="Windows User" w:date="2015-10-30T08:56:00Z" w:initials="WU">
    <w:p w14:paraId="5729C7D5" w14:textId="77777777" w:rsidR="007838C2" w:rsidRDefault="007838C2">
      <w:pPr>
        <w:pStyle w:val="CommentText"/>
      </w:pPr>
      <w:r>
        <w:rPr>
          <w:rStyle w:val="CommentReference"/>
        </w:rPr>
        <w:annotationRef/>
      </w:r>
      <w:r>
        <w:t>Godhead?</w:t>
      </w:r>
    </w:p>
  </w:comment>
  <w:comment w:id="1424" w:author="Windows User" w:date="2015-10-30T08:56:00Z" w:initials="WU">
    <w:p w14:paraId="78E42A11" w14:textId="77777777" w:rsidR="007838C2" w:rsidRDefault="007838C2">
      <w:pPr>
        <w:pStyle w:val="CommentText"/>
      </w:pPr>
      <w:r>
        <w:rPr>
          <w:rStyle w:val="CommentReference"/>
        </w:rPr>
        <w:annotationRef/>
      </w:r>
      <w:r>
        <w:t>Establish?</w:t>
      </w:r>
    </w:p>
  </w:comment>
  <w:comment w:id="1425" w:author="Windows User" w:date="2015-10-30T08:56:00Z" w:initials="WU">
    <w:p w14:paraId="642EB965" w14:textId="77777777" w:rsidR="007838C2" w:rsidRDefault="007838C2">
      <w:pPr>
        <w:pStyle w:val="CommentText"/>
      </w:pPr>
      <w:r>
        <w:rPr>
          <w:rStyle w:val="CommentReference"/>
        </w:rPr>
        <w:annotationRef/>
      </w:r>
      <w:r>
        <w:t>Check another source… missing puncuation</w:t>
      </w:r>
    </w:p>
  </w:comment>
  <w:comment w:id="1426" w:author="Windows User" w:date="2015-10-30T08:56:00Z" w:initials="WU">
    <w:p w14:paraId="6F8B5532" w14:textId="77777777" w:rsidR="007838C2" w:rsidRDefault="007838C2">
      <w:pPr>
        <w:pStyle w:val="CommentText"/>
      </w:pPr>
      <w:r>
        <w:rPr>
          <w:rStyle w:val="CommentReference"/>
        </w:rPr>
        <w:annotationRef/>
      </w:r>
      <w:r>
        <w:t>Worked?</w:t>
      </w:r>
    </w:p>
  </w:comment>
  <w:comment w:id="1427" w:author="Windows User" w:date="2015-10-30T08:56:00Z" w:initials="WU">
    <w:p w14:paraId="4F504285" w14:textId="77777777" w:rsidR="007838C2" w:rsidRDefault="007838C2">
      <w:pPr>
        <w:pStyle w:val="CommentText"/>
      </w:pPr>
      <w:r>
        <w:rPr>
          <w:rStyle w:val="CommentReference"/>
        </w:rPr>
        <w:annotationRef/>
      </w:r>
      <w:r>
        <w:t>Thrice holy or Trisagion?</w:t>
      </w:r>
    </w:p>
  </w:comment>
  <w:comment w:id="1429" w:author="Windows User" w:date="2015-10-30T08:56:00Z" w:initials="WU">
    <w:p w14:paraId="5514BCC2" w14:textId="77777777" w:rsidR="007838C2" w:rsidRPr="00936DE7" w:rsidRDefault="007838C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 in their Coptic?</w:t>
      </w:r>
    </w:p>
  </w:comment>
  <w:comment w:id="1430" w:author="Windows User" w:date="2015-10-30T08:56:00Z" w:initials="WU">
    <w:p w14:paraId="179A5384" w14:textId="77777777" w:rsidR="007838C2" w:rsidRDefault="007838C2">
      <w:pPr>
        <w:pStyle w:val="CommentText"/>
      </w:pPr>
      <w:r>
        <w:rPr>
          <w:rStyle w:val="CommentReference"/>
        </w:rPr>
        <w:annotationRef/>
      </w:r>
      <w:r>
        <w:t>Right translation?</w:t>
      </w:r>
    </w:p>
  </w:comment>
  <w:comment w:id="1432" w:author="Windows User" w:date="2015-10-30T08:56:00Z" w:initials="WU">
    <w:p w14:paraId="1682BE28" w14:textId="77777777" w:rsidR="007838C2" w:rsidRDefault="007838C2">
      <w:pPr>
        <w:pStyle w:val="CommentText"/>
      </w:pPr>
      <w:r>
        <w:rPr>
          <w:rStyle w:val="CommentReference"/>
        </w:rPr>
        <w:annotationRef/>
      </w:r>
      <w:r>
        <w:t>What does this mean?</w:t>
      </w:r>
    </w:p>
  </w:comment>
  <w:comment w:id="1433" w:author="Windows User" w:date="2015-10-30T08:56:00Z" w:initials="WU">
    <w:p w14:paraId="30C5B7C9" w14:textId="77777777" w:rsidR="007838C2" w:rsidRDefault="007838C2">
      <w:pPr>
        <w:pStyle w:val="CommentText"/>
      </w:pPr>
      <w:r>
        <w:rPr>
          <w:rStyle w:val="CommentReference"/>
        </w:rPr>
        <w:annotationRef/>
      </w:r>
      <w:r>
        <w:t>To the end?</w:t>
      </w:r>
    </w:p>
  </w:comment>
  <w:comment w:id="1438" w:author="Windows User" w:date="2015-10-30T08:56:00Z" w:initials="WU">
    <w:p w14:paraId="2C2856CA" w14:textId="77777777" w:rsidR="007838C2" w:rsidRDefault="007838C2">
      <w:pPr>
        <w:pStyle w:val="CommentText"/>
      </w:pPr>
      <w:r>
        <w:rPr>
          <w:rStyle w:val="CommentReference"/>
        </w:rPr>
        <w:annotationRef/>
      </w:r>
      <w:r>
        <w:t>Or freedom?</w:t>
      </w:r>
    </w:p>
  </w:comment>
  <w:comment w:id="1439" w:author="Windows User" w:date="2015-10-30T08:56:00Z" w:initials="WU">
    <w:p w14:paraId="229642C6" w14:textId="77777777" w:rsidR="007838C2" w:rsidRDefault="007838C2">
      <w:pPr>
        <w:pStyle w:val="CommentText"/>
      </w:pPr>
      <w:r>
        <w:rPr>
          <w:rStyle w:val="CommentReference"/>
        </w:rPr>
        <w:annotationRef/>
      </w:r>
      <w:r>
        <w:t>Or establish?</w:t>
      </w:r>
    </w:p>
  </w:comment>
  <w:comment w:id="1447" w:author="Windows User" w:date="2015-10-30T08:56:00Z" w:initials="WU">
    <w:p w14:paraId="798C7307" w14:textId="77777777" w:rsidR="007838C2" w:rsidRDefault="007838C2">
      <w:pPr>
        <w:pStyle w:val="CommentText"/>
      </w:pPr>
      <w:r>
        <w:rPr>
          <w:rStyle w:val="CommentReference"/>
        </w:rPr>
        <w:annotationRef/>
      </w:r>
      <w:r>
        <w:t>Is this the correct date?</w:t>
      </w:r>
    </w:p>
  </w:comment>
  <w:comment w:id="1539" w:author="Windows User" w:date="2015-10-30T08:56:00Z" w:initials="WU">
    <w:p w14:paraId="1C25D03A" w14:textId="77777777" w:rsidR="007838C2" w:rsidRDefault="007838C2">
      <w:pPr>
        <w:pStyle w:val="CommentText"/>
      </w:pPr>
      <w:r>
        <w:rPr>
          <w:rStyle w:val="CommentReference"/>
        </w:rPr>
        <w:annotationRef/>
      </w:r>
      <w:r>
        <w:t>Can this be reworded?</w:t>
      </w:r>
    </w:p>
  </w:comment>
  <w:comment w:id="1541" w:author="Windows User" w:date="2015-10-30T08:56:00Z" w:initials="WU">
    <w:p w14:paraId="71B1FE22" w14:textId="77777777" w:rsidR="007838C2" w:rsidRDefault="007838C2">
      <w:pPr>
        <w:pStyle w:val="CommentText"/>
      </w:pPr>
      <w:r>
        <w:rPr>
          <w:rStyle w:val="CommentReference"/>
        </w:rPr>
        <w:annotationRef/>
      </w:r>
      <w:r>
        <w:t>Check other books for alternate word here.</w:t>
      </w:r>
    </w:p>
  </w:comment>
  <w:comment w:id="1542" w:author="Windows User" w:date="2015-10-30T08:56:00Z" w:initials="WU">
    <w:p w14:paraId="546F5FFA" w14:textId="77777777" w:rsidR="007838C2" w:rsidRDefault="007838C2">
      <w:pPr>
        <w:pStyle w:val="CommentText"/>
      </w:pPr>
      <w:r>
        <w:rPr>
          <w:rStyle w:val="CommentReference"/>
        </w:rPr>
        <w:annotationRef/>
      </w:r>
      <w:r>
        <w:t>Nations or peoples?</w:t>
      </w:r>
    </w:p>
  </w:comment>
  <w:comment w:id="1543" w:author="Windows User" w:date="2015-10-30T08:56:00Z" w:initials="WU">
    <w:p w14:paraId="4FC1DCF3" w14:textId="77777777" w:rsidR="007838C2" w:rsidRDefault="007838C2">
      <w:pPr>
        <w:pStyle w:val="CommentText"/>
      </w:pPr>
      <w:r>
        <w:rPr>
          <w:rStyle w:val="CommentReference"/>
        </w:rPr>
        <w:annotationRef/>
      </w:r>
      <w:r>
        <w:t>Burned or consumed?</w:t>
      </w:r>
    </w:p>
  </w:comment>
  <w:comment w:id="1544" w:author="Windows User" w:date="2015-10-30T08:56:00Z" w:initials="WU">
    <w:p w14:paraId="5B463C07" w14:textId="77777777" w:rsidR="007838C2" w:rsidRDefault="007838C2">
      <w:pPr>
        <w:pStyle w:val="CommentText"/>
      </w:pPr>
      <w:r>
        <w:rPr>
          <w:rStyle w:val="CommentReference"/>
        </w:rPr>
        <w:annotationRef/>
      </w:r>
      <w:r>
        <w:t>?</w:t>
      </w:r>
    </w:p>
  </w:comment>
  <w:comment w:id="1545" w:author="Windows User" w:date="2015-10-30T08:56:00Z" w:initials="WU">
    <w:p w14:paraId="3079CC02" w14:textId="77777777" w:rsidR="007838C2" w:rsidRPr="0098028B" w:rsidRDefault="007838C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556" w:author="Windows User" w:date="2015-10-30T08:56:00Z" w:initials="WU">
    <w:p w14:paraId="4B943F0B" w14:textId="77777777" w:rsidR="007838C2" w:rsidRDefault="007838C2">
      <w:pPr>
        <w:pStyle w:val="CommentText"/>
      </w:pPr>
      <w:r>
        <w:rPr>
          <w:rStyle w:val="CommentReference"/>
        </w:rPr>
        <w:annotationRef/>
      </w:r>
      <w:r>
        <w:t>Synaxarium has St. James dying twice… likely one of them should be St. John!</w:t>
      </w:r>
    </w:p>
  </w:comment>
  <w:comment w:id="1589" w:author="Windows User" w:date="2015-10-30T08:56:00Z" w:initials="WU">
    <w:p w14:paraId="11436C6E" w14:textId="77777777" w:rsidR="007838C2" w:rsidRDefault="007838C2">
      <w:pPr>
        <w:pStyle w:val="CommentText"/>
      </w:pPr>
      <w:r>
        <w:rPr>
          <w:rStyle w:val="CommentReference"/>
        </w:rPr>
        <w:annotationRef/>
      </w:r>
      <w:r>
        <w:t>Ramez says print synacarium may have him in july</w:t>
      </w:r>
    </w:p>
  </w:comment>
  <w:comment w:id="1600" w:author="Windows User" w:date="2015-10-30T08:56:00Z" w:initials="WU">
    <w:p w14:paraId="62A36CDC" w14:textId="77777777" w:rsidR="007838C2" w:rsidRDefault="007838C2">
      <w:pPr>
        <w:pStyle w:val="CommentText"/>
      </w:pPr>
      <w:r>
        <w:rPr>
          <w:rStyle w:val="CommentReference"/>
        </w:rPr>
        <w:annotationRef/>
      </w:r>
      <w:r>
        <w:t>Approached? What does this vs mean?</w:t>
      </w:r>
    </w:p>
  </w:comment>
  <w:comment w:id="1601" w:author="Windows User" w:date="2015-10-30T08:56:00Z" w:initials="WU">
    <w:p w14:paraId="329416E7" w14:textId="77777777" w:rsidR="007838C2" w:rsidRPr="00035775" w:rsidRDefault="007838C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Fok, not thok?</w:t>
      </w:r>
    </w:p>
  </w:comment>
  <w:comment w:id="1607" w:author="Windows User" w:date="2015-10-30T08:56:00Z" w:initials="WU">
    <w:p w14:paraId="763F73BB" w14:textId="77777777" w:rsidR="007838C2" w:rsidRDefault="007838C2">
      <w:pPr>
        <w:pStyle w:val="CommentText"/>
      </w:pPr>
      <w:r>
        <w:rPr>
          <w:rStyle w:val="CommentReference"/>
        </w:rPr>
        <w:annotationRef/>
      </w:r>
      <w:r>
        <w:t>Thoughts?</w:t>
      </w:r>
    </w:p>
  </w:comment>
  <w:comment w:id="1628" w:author="Windows User" w:date="2015-10-30T08:56:00Z" w:initials="WU">
    <w:p w14:paraId="7B47C8A3" w14:textId="77777777" w:rsidR="007838C2" w:rsidRDefault="007838C2">
      <w:pPr>
        <w:pStyle w:val="CommentText"/>
      </w:pPr>
      <w:r>
        <w:rPr>
          <w:rStyle w:val="CommentReference"/>
        </w:rPr>
        <w:annotationRef/>
      </w:r>
      <w:r>
        <w:t>Is this just a generic, out of place “remember the poor” with no context, like Sunday school prayers… Or is the poor referring to us, we who need to be counted with the faithful?</w:t>
      </w:r>
    </w:p>
  </w:comment>
  <w:comment w:id="1663" w:author="Windows User" w:date="2015-10-30T08:56:00Z" w:initials="WU">
    <w:p w14:paraId="0BE9113A" w14:textId="77777777" w:rsidR="007838C2" w:rsidRDefault="007838C2">
      <w:pPr>
        <w:pStyle w:val="CommentText"/>
      </w:pPr>
      <w:r>
        <w:rPr>
          <w:rStyle w:val="CommentReference"/>
        </w:rPr>
        <w:annotationRef/>
      </w:r>
      <w:r>
        <w:t>Completely different.</w:t>
      </w:r>
    </w:p>
  </w:comment>
  <w:comment w:id="1664" w:author="Windows User" w:date="2015-10-30T08:56:00Z" w:initials="WU">
    <w:p w14:paraId="074682DD" w14:textId="77777777" w:rsidR="007838C2" w:rsidRDefault="007838C2">
      <w:pPr>
        <w:pStyle w:val="CommentText"/>
      </w:pPr>
      <w:r>
        <w:rPr>
          <w:rStyle w:val="CommentReference"/>
        </w:rPr>
        <w:annotationRef/>
      </w:r>
      <w:r>
        <w:t>With or in?</w:t>
      </w:r>
    </w:p>
  </w:comment>
  <w:comment w:id="1665" w:author="Windows User" w:date="2015-10-30T08:56:00Z" w:initials="WU">
    <w:p w14:paraId="371712E1" w14:textId="77777777" w:rsidR="007838C2" w:rsidRDefault="007838C2">
      <w:pPr>
        <w:pStyle w:val="CommentText"/>
      </w:pPr>
      <w:r>
        <w:rPr>
          <w:rStyle w:val="CommentReference"/>
        </w:rPr>
        <w:annotationRef/>
      </w:r>
    </w:p>
  </w:comment>
  <w:comment w:id="1666" w:author="Windows User" w:date="2015-10-30T08:56:00Z" w:initials="WU">
    <w:p w14:paraId="0B3C1D3B" w14:textId="77777777" w:rsidR="007838C2" w:rsidRDefault="007838C2">
      <w:pPr>
        <w:pStyle w:val="CommentText"/>
      </w:pPr>
      <w:r>
        <w:rPr>
          <w:rStyle w:val="CommentReference"/>
        </w:rPr>
        <w:annotationRef/>
      </w:r>
      <w:r>
        <w:t>Sound or voice?</w:t>
      </w:r>
    </w:p>
  </w:comment>
  <w:comment w:id="1668" w:author="Windows User" w:date="2015-10-30T08:56:00Z" w:initials="WU">
    <w:p w14:paraId="1C3A0B98" w14:textId="77777777" w:rsidR="007838C2" w:rsidRDefault="007838C2">
      <w:pPr>
        <w:pStyle w:val="CommentText"/>
      </w:pPr>
      <w:r>
        <w:rPr>
          <w:rStyle w:val="CommentReference"/>
        </w:rPr>
        <w:annotationRef/>
      </w:r>
      <w:r>
        <w:t>Open to suggetions.</w:t>
      </w:r>
    </w:p>
  </w:comment>
  <w:comment w:id="1669" w:author="Windows User" w:date="2015-10-30T08:56:00Z" w:initials="WU">
    <w:p w14:paraId="79DB91AB" w14:textId="77777777" w:rsidR="007838C2" w:rsidRDefault="007838C2">
      <w:pPr>
        <w:pStyle w:val="CommentText"/>
      </w:pPr>
      <w:r>
        <w:rPr>
          <w:rStyle w:val="CommentReference"/>
        </w:rPr>
        <w:annotationRef/>
      </w:r>
      <w:r>
        <w:t>Before?</w:t>
      </w:r>
    </w:p>
  </w:comment>
  <w:comment w:id="1670" w:author="Windows User" w:date="2015-10-30T08:56:00Z" w:initials="WU">
    <w:p w14:paraId="777049F3" w14:textId="77777777" w:rsidR="007838C2" w:rsidRDefault="007838C2">
      <w:pPr>
        <w:pStyle w:val="CommentText"/>
      </w:pPr>
      <w:r>
        <w:rPr>
          <w:rStyle w:val="CommentReference"/>
        </w:rPr>
        <w:annotationRef/>
      </w:r>
      <w:r>
        <w:t>Nations?</w:t>
      </w:r>
    </w:p>
  </w:comment>
  <w:comment w:id="1671" w:author="Windows User" w:date="2015-10-30T08:56:00Z" w:initials="WU">
    <w:p w14:paraId="29D1E0CC" w14:textId="77777777" w:rsidR="007838C2" w:rsidRDefault="007838C2">
      <w:pPr>
        <w:pStyle w:val="CommentText"/>
      </w:pPr>
      <w:r>
        <w:rPr>
          <w:rStyle w:val="CommentReference"/>
        </w:rPr>
        <w:annotationRef/>
      </w:r>
      <w:r>
        <w:t>?</w:t>
      </w:r>
    </w:p>
  </w:comment>
  <w:comment w:id="1712" w:author="Windows User" w:date="2015-10-30T08:56:00Z" w:initials="WU">
    <w:p w14:paraId="73A9ACC7" w14:textId="77777777" w:rsidR="007838C2" w:rsidRDefault="007838C2">
      <w:pPr>
        <w:pStyle w:val="CommentText"/>
      </w:pPr>
      <w:r>
        <w:rPr>
          <w:rStyle w:val="CommentReference"/>
        </w:rPr>
        <w:annotationRef/>
      </w:r>
      <w:r>
        <w:t>?</w:t>
      </w:r>
    </w:p>
  </w:comment>
  <w:comment w:id="1719" w:author="Windows User" w:date="2015-10-30T08:56:00Z" w:initials="WU">
    <w:p w14:paraId="4F5630C0" w14:textId="77777777" w:rsidR="007838C2" w:rsidRDefault="007838C2">
      <w:pPr>
        <w:pStyle w:val="CommentText"/>
      </w:pPr>
      <w:r>
        <w:rPr>
          <w:rStyle w:val="CommentReference"/>
        </w:rPr>
        <w:annotationRef/>
      </w:r>
      <w:r>
        <w:t>Abba Noub, abanoub, Apa Noub, Apnoub?</w:t>
      </w:r>
    </w:p>
  </w:comment>
  <w:comment w:id="1720" w:author="Windows User" w:date="2015-10-30T08:56:00Z" w:initials="WU">
    <w:p w14:paraId="3899034D" w14:textId="77777777" w:rsidR="007838C2" w:rsidRDefault="007838C2">
      <w:pPr>
        <w:pStyle w:val="CommentText"/>
      </w:pPr>
      <w:r>
        <w:rPr>
          <w:rStyle w:val="CommentReference"/>
        </w:rPr>
        <w:annotationRef/>
      </w:r>
      <w:r>
        <w:t>Upright, or orthodox?</w:t>
      </w:r>
    </w:p>
  </w:comment>
  <w:comment w:id="1729" w:author="Windows User" w:date="2015-10-30T08:56:00Z" w:initials="WU">
    <w:p w14:paraId="61207ABC" w14:textId="77777777" w:rsidR="007838C2" w:rsidRDefault="007838C2">
      <w:pPr>
        <w:pStyle w:val="CommentText"/>
      </w:pPr>
      <w:r>
        <w:rPr>
          <w:rStyle w:val="CommentReference"/>
        </w:rPr>
        <w:annotationRef/>
      </w:r>
      <w:r>
        <w:t>Are we going with ti agia = saint and ti ethowab = the holy?</w:t>
      </w:r>
    </w:p>
  </w:comment>
  <w:comment w:id="1751" w:author="Windows User" w:date="2015-11-18T20:43:00Z" w:initials="WU">
    <w:p w14:paraId="08613E46" w14:textId="00F90E8C" w:rsidR="007838C2" w:rsidRDefault="007838C2">
      <w:pPr>
        <w:pStyle w:val="CommentText"/>
      </w:pPr>
      <w:r>
        <w:rPr>
          <w:rStyle w:val="CommentReference"/>
        </w:rPr>
        <w:annotationRef/>
      </w:r>
      <w:r>
        <w:t>Is this for Adam days? Or just Sundays?</w:t>
      </w:r>
    </w:p>
  </w:comment>
  <w:comment w:id="1752" w:author="Windows User" w:date="2015-11-18T20:38:00Z" w:initials="WU">
    <w:p w14:paraId="43F9C3B7" w14:textId="77777777" w:rsidR="007838C2" w:rsidRDefault="007838C2">
      <w:pPr>
        <w:pStyle w:val="CommentText"/>
      </w:pPr>
      <w:r>
        <w:rPr>
          <w:rStyle w:val="CommentReference"/>
        </w:rPr>
        <w:annotationRef/>
      </w:r>
      <w:r>
        <w:t>What does this mean? I feel like we put something else somewhere else</w:t>
      </w:r>
    </w:p>
  </w:comment>
  <w:comment w:id="1754" w:author="Windows User" w:date="2015-11-19T22:12:00Z" w:initials="WU">
    <w:p w14:paraId="79F037D4" w14:textId="77777777" w:rsidR="007838C2" w:rsidRDefault="007838C2">
      <w:pPr>
        <w:pStyle w:val="CommentText"/>
      </w:pPr>
      <w:r>
        <w:rPr>
          <w:rStyle w:val="CommentReference"/>
        </w:rPr>
        <w:annotationRef/>
      </w:r>
      <w:r>
        <w:t>Theotokos forever, or ever-Theotokos?</w:t>
      </w:r>
    </w:p>
  </w:comment>
  <w:comment w:id="1755" w:author="Windows User" w:date="2015-11-19T22:12:00Z" w:initials="WU">
    <w:p w14:paraId="7E2C6DDB" w14:textId="77777777" w:rsidR="007838C2" w:rsidRDefault="007838C2">
      <w:pPr>
        <w:pStyle w:val="CommentText"/>
      </w:pPr>
      <w:r>
        <w:rPr>
          <w:rStyle w:val="CommentReference"/>
        </w:rPr>
        <w:annotationRef/>
      </w:r>
      <w:r>
        <w:t>What does this mean?</w:t>
      </w:r>
    </w:p>
  </w:comment>
  <w:comment w:id="1756" w:author="Windows User" w:date="2015-11-19T22:12:00Z" w:initials="WU">
    <w:p w14:paraId="71146019" w14:textId="77777777" w:rsidR="007838C2" w:rsidRDefault="007838C2">
      <w:pPr>
        <w:pStyle w:val="CommentText"/>
      </w:pPr>
      <w:r>
        <w:rPr>
          <w:rStyle w:val="CommentReference"/>
        </w:rPr>
        <w:annotationRef/>
      </w:r>
      <w:r>
        <w:t>What does this mean?</w:t>
      </w:r>
    </w:p>
  </w:comment>
  <w:comment w:id="1757" w:author="Windows User" w:date="2015-11-19T22:12:00Z" w:initials="WU">
    <w:p w14:paraId="24E4F57A" w14:textId="77777777" w:rsidR="007838C2" w:rsidRDefault="007838C2">
      <w:pPr>
        <w:pStyle w:val="CommentText"/>
      </w:pPr>
      <w:r>
        <w:rPr>
          <w:rStyle w:val="CommentReference"/>
        </w:rPr>
        <w:annotationRef/>
      </w:r>
      <w:r>
        <w:t>Praying or interceding?</w:t>
      </w:r>
    </w:p>
  </w:comment>
  <w:comment w:id="1775" w:author="Windows User" w:date="2015-10-30T08:56:00Z" w:initials="WU">
    <w:p w14:paraId="36116F5D" w14:textId="77777777" w:rsidR="007838C2" w:rsidRPr="00F905FE" w:rsidRDefault="007838C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Typo?</w:t>
      </w:r>
    </w:p>
  </w:comment>
  <w:comment w:id="1776" w:author="Windows User" w:date="2015-10-30T08:56:00Z" w:initials="WU">
    <w:p w14:paraId="55EA204B" w14:textId="77777777" w:rsidR="007838C2" w:rsidRDefault="007838C2">
      <w:pPr>
        <w:pStyle w:val="CommentText"/>
      </w:pPr>
      <w:r>
        <w:rPr>
          <w:rStyle w:val="CommentReference"/>
        </w:rPr>
        <w:annotationRef/>
      </w:r>
      <w:r>
        <w:t>Typo?</w:t>
      </w:r>
    </w:p>
  </w:comment>
  <w:comment w:id="1797" w:author="Windows User" w:date="2015-10-30T08:56:00Z" w:initials="WU">
    <w:p w14:paraId="11E5D177" w14:textId="77777777" w:rsidR="007838C2" w:rsidRPr="00DD5DBC" w:rsidRDefault="007838C2">
      <w:pPr>
        <w:pStyle w:val="CommentText"/>
        <w:rPr>
          <w:rFonts w:ascii="Arial Unicode MS" w:eastAsia="Arial Unicode MS" w:hAnsi="Arial Unicode MS" w:cs="Arial Unicode MS"/>
        </w:rPr>
      </w:pPr>
      <w:r>
        <w:rPr>
          <w:rStyle w:val="CommentReference"/>
        </w:rPr>
        <w:annotationRef/>
      </w:r>
      <w:r>
        <w:rPr>
          <w:rFonts w:ascii="Arial Unicode MS" w:eastAsia="Arial Unicode MS" w:hAnsi="Arial Unicode MS" w:cs="Arial Unicode MS"/>
        </w:rPr>
        <w:t>Is this a typo?</w:t>
      </w:r>
    </w:p>
  </w:comment>
  <w:comment w:id="1799" w:author="Windows User" w:date="2015-10-30T08:56:00Z" w:initials="WU">
    <w:p w14:paraId="38A16B24" w14:textId="77777777" w:rsidR="007838C2" w:rsidRDefault="007838C2">
      <w:pPr>
        <w:pStyle w:val="CommentText"/>
      </w:pPr>
      <w:r>
        <w:rPr>
          <w:rStyle w:val="CommentReference"/>
        </w:rPr>
        <w:annotationRef/>
      </w:r>
      <w:r>
        <w:t>What does the Coptic say?</w:t>
      </w:r>
    </w:p>
  </w:comment>
  <w:comment w:id="1800" w:author="Windows User" w:date="2015-10-30T08:56:00Z" w:initials="WU">
    <w:p w14:paraId="239824AA" w14:textId="77777777" w:rsidR="007838C2" w:rsidRDefault="007838C2">
      <w:pPr>
        <w:pStyle w:val="CommentText"/>
      </w:pPr>
      <w:r>
        <w:rPr>
          <w:rStyle w:val="CommentReference"/>
        </w:rPr>
        <w:annotationRef/>
      </w:r>
      <w:r>
        <w:t>What is being quoted? 2Cor 5?</w:t>
      </w:r>
    </w:p>
  </w:comment>
  <w:comment w:id="1803" w:author="Windows User" w:date="2015-10-30T08:56:00Z" w:initials="WU">
    <w:p w14:paraId="1EC34668" w14:textId="77777777" w:rsidR="007838C2" w:rsidRDefault="007838C2">
      <w:pPr>
        <w:pStyle w:val="CommentText"/>
      </w:pPr>
      <w:r>
        <w:rPr>
          <w:rStyle w:val="CommentReference"/>
        </w:rPr>
        <w:annotationRef/>
      </w:r>
      <w:r>
        <w:t>This is clearly a late composition, bastardizing other hymns. “our father in heaven, the sinless one, with your good father…” right.</w:t>
      </w:r>
    </w:p>
  </w:comment>
  <w:comment w:id="1804" w:author="Windows User" w:date="2015-10-30T08:56:00Z" w:initials="WU">
    <w:p w14:paraId="4470C38C" w14:textId="77777777" w:rsidR="007838C2" w:rsidRDefault="007838C2">
      <w:pPr>
        <w:pStyle w:val="CommentText"/>
      </w:pPr>
      <w:r>
        <w:rPr>
          <w:rStyle w:val="CommentReference"/>
        </w:rPr>
        <w:annotationRef/>
      </w:r>
      <w:r>
        <w:t>Coptic is different from previous verse. What should English be?</w:t>
      </w:r>
    </w:p>
  </w:comment>
  <w:comment w:id="1805" w:author="Windows User" w:date="2015-10-30T08:56:00Z" w:initials="WU">
    <w:p w14:paraId="350A9B71" w14:textId="77777777" w:rsidR="007838C2" w:rsidRDefault="007838C2">
      <w:pPr>
        <w:pStyle w:val="CommentText"/>
      </w:pPr>
      <w:r>
        <w:rPr>
          <w:rStyle w:val="CommentReference"/>
        </w:rPr>
        <w:annotationRef/>
      </w:r>
      <w:r>
        <w:t>Or athletes? Or athletic martyrs?</w:t>
      </w:r>
    </w:p>
  </w:comment>
  <w:comment w:id="1806" w:author="Windows User" w:date="2015-10-30T08:56:00Z" w:initials="WU">
    <w:p w14:paraId="72F9FFC3" w14:textId="77777777" w:rsidR="007838C2" w:rsidRDefault="007838C2">
      <w:pPr>
        <w:pStyle w:val="CommentText"/>
      </w:pPr>
      <w:r>
        <w:rPr>
          <w:rStyle w:val="CommentReference"/>
        </w:rPr>
        <w:annotationRef/>
      </w:r>
      <w:r>
        <w:t>Or of the martyrs?</w:t>
      </w:r>
    </w:p>
  </w:comment>
  <w:comment w:id="1807" w:author="Windows User" w:date="2015-10-30T08:56:00Z" w:initials="WU">
    <w:p w14:paraId="7BD5C124" w14:textId="77777777" w:rsidR="007838C2" w:rsidRDefault="007838C2">
      <w:pPr>
        <w:pStyle w:val="CommentText"/>
      </w:pPr>
      <w:r>
        <w:rPr>
          <w:rStyle w:val="CommentReference"/>
        </w:rPr>
        <w:annotationRef/>
      </w:r>
      <w:r>
        <w:t>Carries or lifts?</w:t>
      </w:r>
    </w:p>
  </w:comment>
  <w:comment w:id="1808" w:author="Windows User" w:date="2015-10-30T08:56:00Z" w:initials="WU">
    <w:p w14:paraId="525F7218" w14:textId="77777777" w:rsidR="007838C2" w:rsidRDefault="007838C2">
      <w:pPr>
        <w:pStyle w:val="CommentText"/>
      </w:pPr>
      <w:r>
        <w:rPr>
          <w:rStyle w:val="CommentReference"/>
        </w:rPr>
        <w:annotationRef/>
      </w:r>
      <w:r>
        <w:t>Churches?</w:t>
      </w:r>
    </w:p>
    <w:p w14:paraId="32A8F1D7" w14:textId="77777777" w:rsidR="007838C2" w:rsidRDefault="007838C2">
      <w:pPr>
        <w:pStyle w:val="CommentText"/>
      </w:pPr>
    </w:p>
  </w:comment>
  <w:comment w:id="1809" w:author="Windows User" w:date="2015-10-30T08:56:00Z" w:initials="WU">
    <w:p w14:paraId="165286E5" w14:textId="77777777" w:rsidR="007838C2" w:rsidRDefault="007838C2">
      <w:pPr>
        <w:pStyle w:val="CommentText"/>
      </w:pPr>
      <w:r>
        <w:rPr>
          <w:rStyle w:val="CommentReference"/>
        </w:rPr>
        <w:annotationRef/>
      </w:r>
      <w:r>
        <w:t>End?</w:t>
      </w:r>
    </w:p>
  </w:comment>
  <w:comment w:id="1818" w:author="Windows User" w:date="2015-10-30T08:56:00Z" w:initials="WU">
    <w:p w14:paraId="770DC519" w14:textId="77777777" w:rsidR="007838C2" w:rsidRDefault="007838C2">
      <w:pPr>
        <w:pStyle w:val="CommentText"/>
      </w:pPr>
      <w:r>
        <w:rPr>
          <w:rStyle w:val="CommentReference"/>
        </w:rPr>
        <w:annotationRef/>
      </w:r>
      <w:r>
        <w:t>Or full stop. You are worthy of the glory,</w:t>
      </w:r>
    </w:p>
  </w:comment>
  <w:comment w:id="1824" w:author="Windows User" w:date="2015-10-30T08:56:00Z" w:initials="WU">
    <w:p w14:paraId="664F3BFA" w14:textId="77777777" w:rsidR="007838C2" w:rsidRDefault="007838C2">
      <w:pPr>
        <w:pStyle w:val="CommentText"/>
      </w:pPr>
      <w:r>
        <w:rPr>
          <w:rStyle w:val="CommentReference"/>
        </w:rPr>
        <w:annotationRef/>
      </w:r>
      <w:r>
        <w:t>?</w:t>
      </w:r>
    </w:p>
  </w:comment>
  <w:comment w:id="1827" w:author="Windows User" w:date="2015-10-30T08:56:00Z" w:initials="WU">
    <w:p w14:paraId="08BCD53E" w14:textId="77777777" w:rsidR="007838C2" w:rsidRDefault="007838C2">
      <w:pPr>
        <w:pStyle w:val="CommentText"/>
      </w:pPr>
      <w:r>
        <w:rPr>
          <w:rStyle w:val="CommentReference"/>
        </w:rPr>
        <w:annotationRef/>
      </w:r>
      <w:r>
        <w:t>Is? Or will be? Exalted, or highly exalted?</w:t>
      </w:r>
    </w:p>
  </w:comment>
  <w:comment w:id="1829" w:author="Windows User" w:date="2015-10-30T08:56:00Z" w:initials="WU">
    <w:p w14:paraId="4F4D62D2" w14:textId="77777777" w:rsidR="007838C2" w:rsidRDefault="007838C2">
      <w:pPr>
        <w:pStyle w:val="CommentText"/>
      </w:pPr>
      <w:r>
        <w:rPr>
          <w:rStyle w:val="CommentReference"/>
        </w:rPr>
        <w:annotationRef/>
      </w:r>
      <w:r>
        <w:t>Bring or offer</w:t>
      </w:r>
    </w:p>
  </w:comment>
  <w:comment w:id="1830" w:author="Windows User" w:date="2015-10-30T08:56:00Z" w:initials="WU">
    <w:p w14:paraId="66D4EE13" w14:textId="77777777" w:rsidR="007838C2" w:rsidRDefault="007838C2">
      <w:pPr>
        <w:pStyle w:val="CommentText"/>
      </w:pPr>
      <w:r>
        <w:rPr>
          <w:rStyle w:val="CommentReference"/>
        </w:rPr>
        <w:annotationRef/>
      </w:r>
      <w:r>
        <w:t>Spelling?</w:t>
      </w:r>
    </w:p>
  </w:comment>
  <w:comment w:id="1836" w:author="Windows User" w:date="2015-11-17T22:12:00Z" w:initials="WU">
    <w:p w14:paraId="412F0631" w14:textId="77777777" w:rsidR="007838C2" w:rsidRDefault="007838C2">
      <w:pPr>
        <w:pStyle w:val="CommentText"/>
      </w:pPr>
      <w:r>
        <w:rPr>
          <w:rStyle w:val="CommentReference"/>
        </w:rPr>
        <w:annotationRef/>
      </w:r>
      <w:r>
        <w:t>Literally trampled, right? Or crushed?</w:t>
      </w:r>
    </w:p>
  </w:comment>
  <w:comment w:id="1837" w:author="Windows User" w:date="2015-11-17T22:12:00Z" w:initials="WU">
    <w:p w14:paraId="135DCC31" w14:textId="77777777" w:rsidR="007838C2" w:rsidRDefault="007838C2">
      <w:pPr>
        <w:pStyle w:val="CommentText"/>
      </w:pPr>
      <w:r>
        <w:rPr>
          <w:rStyle w:val="CommentReference"/>
        </w:rPr>
        <w:annotationRef/>
      </w:r>
      <w:r>
        <w:t>Authority? Might? Reign?</w:t>
      </w:r>
    </w:p>
  </w:comment>
  <w:comment w:id="1840" w:author="Windows User" w:date="2015-10-30T08:56:00Z" w:initials="WU">
    <w:p w14:paraId="11BE3C4D" w14:textId="77777777" w:rsidR="007838C2" w:rsidRDefault="007838C2">
      <w:pPr>
        <w:pStyle w:val="CommentText"/>
      </w:pPr>
      <w:r>
        <w:rPr>
          <w:rStyle w:val="CommentReference"/>
        </w:rPr>
        <w:annotationRef/>
      </w:r>
      <w:r>
        <w:t>Name or Holy Name?</w:t>
      </w:r>
    </w:p>
  </w:comment>
  <w:comment w:id="1850" w:author="Windows User" w:date="2015-10-30T08:56:00Z" w:initials="WU">
    <w:p w14:paraId="4A1C10F1" w14:textId="77777777" w:rsidR="007838C2" w:rsidRDefault="007838C2">
      <w:pPr>
        <w:pStyle w:val="CommentText"/>
      </w:pPr>
      <w:r>
        <w:rPr>
          <w:rStyle w:val="CommentReference"/>
        </w:rPr>
        <w:annotationRef/>
      </w:r>
      <w:r>
        <w:t>Christ or Jesus Christ?</w:t>
      </w:r>
    </w:p>
  </w:comment>
  <w:comment w:id="1856" w:author="Windows User" w:date="2015-10-30T08:56:00Z" w:initials="WU">
    <w:p w14:paraId="31C2C585" w14:textId="77777777" w:rsidR="007838C2" w:rsidRDefault="007838C2">
      <w:pPr>
        <w:pStyle w:val="CommentText"/>
      </w:pPr>
      <w:r>
        <w:rPr>
          <w:rStyle w:val="CommentReference"/>
        </w:rPr>
        <w:annotationRef/>
      </w:r>
      <w:r>
        <w:t>Name or Holy Name?</w:t>
      </w:r>
    </w:p>
  </w:comment>
  <w:comment w:id="1857" w:author="Windows User" w:date="2015-10-30T08:56:00Z" w:initials="WU">
    <w:p w14:paraId="18203C3C" w14:textId="77777777" w:rsidR="007838C2" w:rsidRDefault="007838C2">
      <w:pPr>
        <w:pStyle w:val="CommentText"/>
      </w:pPr>
      <w:r>
        <w:rPr>
          <w:rStyle w:val="CommentReference"/>
        </w:rPr>
        <w:annotationRef/>
      </w:r>
      <w:r>
        <w:t>To Him? Or by His might/power?</w:t>
      </w:r>
    </w:p>
  </w:comment>
  <w:comment w:id="1858" w:author="Windows User" w:date="2015-10-30T08:56:00Z" w:initials="WU">
    <w:p w14:paraId="27B39720" w14:textId="77777777" w:rsidR="007838C2" w:rsidRDefault="007838C2">
      <w:pPr>
        <w:pStyle w:val="CommentText"/>
      </w:pPr>
      <w:r>
        <w:rPr>
          <w:rStyle w:val="CommentReference"/>
        </w:rPr>
        <w:annotationRef/>
      </w:r>
      <w:r>
        <w:t>Might, or may?</w:t>
      </w:r>
    </w:p>
  </w:comment>
  <w:comment w:id="1859" w:author="Windows User" w:date="2015-10-30T08:56:00Z" w:initials="WU">
    <w:p w14:paraId="2FB96B7C" w14:textId="77777777" w:rsidR="007838C2" w:rsidRDefault="007838C2" w:rsidP="00F77A5B">
      <w:pPr>
        <w:pStyle w:val="CommentText"/>
      </w:pPr>
      <w:r>
        <w:rPr>
          <w:rStyle w:val="CommentReference"/>
        </w:rPr>
        <w:annotationRef/>
      </w:r>
      <w:r>
        <w:t>Christ or Jesus Christ?</w:t>
      </w:r>
    </w:p>
  </w:comment>
  <w:comment w:id="1862" w:author="Windows User" w:date="2015-10-30T08:56:00Z" w:initials="WU">
    <w:p w14:paraId="775D4B1C" w14:textId="77777777" w:rsidR="007838C2" w:rsidRDefault="007838C2">
      <w:pPr>
        <w:pStyle w:val="CommentText"/>
      </w:pPr>
      <w:r>
        <w:rPr>
          <w:rStyle w:val="CommentReference"/>
        </w:rPr>
        <w:annotationRef/>
      </w:r>
      <w:r>
        <w:t>Miracles?</w:t>
      </w:r>
    </w:p>
  </w:comment>
  <w:comment w:id="1868" w:author="Windows User" w:date="2015-10-30T08:56:00Z" w:initials="WU">
    <w:p w14:paraId="511773EC" w14:textId="77777777" w:rsidR="007838C2" w:rsidRDefault="007838C2">
      <w:pPr>
        <w:pStyle w:val="CommentText"/>
      </w:pPr>
      <w:r>
        <w:rPr>
          <w:rStyle w:val="CommentReference"/>
        </w:rPr>
        <w:annotationRef/>
      </w:r>
      <w:r>
        <w:t>Name or Holy Name?</w:t>
      </w:r>
    </w:p>
  </w:comment>
  <w:comment w:id="1869" w:author="Windows User" w:date="2015-10-30T08:56:00Z" w:initials="WU">
    <w:p w14:paraId="0BC6FD3A" w14:textId="77777777" w:rsidR="007838C2" w:rsidRDefault="007838C2">
      <w:pPr>
        <w:pStyle w:val="CommentText"/>
      </w:pPr>
      <w:r>
        <w:rPr>
          <w:rStyle w:val="CommentReference"/>
        </w:rPr>
        <w:annotationRef/>
      </w:r>
      <w:r>
        <w:t>To Him? Or by His might/power?</w:t>
      </w:r>
    </w:p>
  </w:comment>
  <w:comment w:id="1870" w:author="Windows User" w:date="2015-10-30T08:56:00Z" w:initials="WU">
    <w:p w14:paraId="6BED6166" w14:textId="77777777" w:rsidR="007838C2" w:rsidRDefault="007838C2">
      <w:pPr>
        <w:pStyle w:val="CommentText"/>
      </w:pPr>
      <w:r>
        <w:rPr>
          <w:rStyle w:val="CommentReference"/>
        </w:rPr>
        <w:annotationRef/>
      </w:r>
      <w:r>
        <w:t>Might, or may?</w:t>
      </w:r>
    </w:p>
  </w:comment>
  <w:comment w:id="1875" w:author="Brett Slote" w:date="2016-05-06T20:19:00Z" w:initials="BS">
    <w:p w14:paraId="184BF56F" w14:textId="0C1ED1E8" w:rsidR="007838C2" w:rsidRDefault="007838C2">
      <w:pPr>
        <w:pStyle w:val="CommentText"/>
      </w:pPr>
      <w:r>
        <w:rPr>
          <w:rStyle w:val="CommentReference"/>
        </w:rPr>
        <w:annotationRef/>
      </w:r>
      <w:r>
        <w:t>Check that this and next aren’t 101</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3405E79" w15:done="0"/>
  <w15:commentEx w15:paraId="0D2C8A12" w15:done="0"/>
  <w15:commentEx w15:paraId="00B9961B" w15:done="0"/>
  <w15:commentEx w15:paraId="218998C8" w15:done="0"/>
  <w15:commentEx w15:paraId="6AC03ACF" w15:done="0"/>
  <w15:commentEx w15:paraId="6B9D0F75" w15:done="0"/>
  <w15:commentEx w15:paraId="0366F544" w15:done="0"/>
  <w15:commentEx w15:paraId="1FDBEBA0" w15:done="0"/>
  <w15:commentEx w15:paraId="6A57FE90" w15:done="0"/>
  <w15:commentEx w15:paraId="3B320D18" w15:done="0"/>
  <w15:commentEx w15:paraId="0A2D24D1" w15:done="0"/>
  <w15:commentEx w15:paraId="00EA2A44" w15:done="0"/>
  <w15:commentEx w15:paraId="326418FE" w15:done="0"/>
  <w15:commentEx w15:paraId="451F9B25" w15:done="0"/>
  <w15:commentEx w15:paraId="688FBBBC" w15:done="0"/>
  <w15:commentEx w15:paraId="0DA71926" w15:done="0"/>
  <w15:commentEx w15:paraId="36599FA2" w15:done="0"/>
  <w15:commentEx w15:paraId="274DD96D" w15:done="0"/>
  <w15:commentEx w15:paraId="057654D4" w15:done="0"/>
  <w15:commentEx w15:paraId="27A10A48" w15:done="0"/>
  <w15:commentEx w15:paraId="681427A6" w15:done="0"/>
  <w15:commentEx w15:paraId="37A50849" w15:done="0"/>
  <w15:commentEx w15:paraId="7D99A743" w15:done="0"/>
  <w15:commentEx w15:paraId="0AB2ABCE" w15:done="0"/>
  <w15:commentEx w15:paraId="0375B80F" w15:done="0"/>
  <w15:commentEx w15:paraId="5622D018" w15:done="0"/>
  <w15:commentEx w15:paraId="10960ED9" w15:done="0"/>
  <w15:commentEx w15:paraId="67C46469" w15:done="0"/>
  <w15:commentEx w15:paraId="744CF838" w15:done="0"/>
  <w15:commentEx w15:paraId="47DB61A6" w15:done="0"/>
  <w15:commentEx w15:paraId="463DE6F6" w15:done="0"/>
  <w15:commentEx w15:paraId="4FD2340C" w15:done="0"/>
  <w15:commentEx w15:paraId="4E23918A" w15:done="0"/>
  <w15:commentEx w15:paraId="45934B86" w15:done="0"/>
  <w15:commentEx w15:paraId="3EC53F34" w15:done="0"/>
  <w15:commentEx w15:paraId="30167A78" w15:done="0"/>
  <w15:commentEx w15:paraId="6965197E" w15:done="0"/>
  <w15:commentEx w15:paraId="668FF70C" w15:done="0"/>
  <w15:commentEx w15:paraId="3C05865D" w15:done="0"/>
  <w15:commentEx w15:paraId="3B00730E" w15:done="0"/>
  <w15:commentEx w15:paraId="1B4AAEB0" w15:done="0"/>
  <w15:commentEx w15:paraId="1B1C5E2C" w15:done="0"/>
  <w15:commentEx w15:paraId="2A55755C" w15:done="0"/>
  <w15:commentEx w15:paraId="2B8406D1" w15:done="0"/>
  <w15:commentEx w15:paraId="5E20C97F" w15:done="0"/>
  <w15:commentEx w15:paraId="2ADF0207" w15:done="0"/>
  <w15:commentEx w15:paraId="472FCBB1" w15:done="0"/>
  <w15:commentEx w15:paraId="0FA627AF" w15:done="0"/>
  <w15:commentEx w15:paraId="744D2B01" w15:done="0"/>
  <w15:commentEx w15:paraId="4F77BBAD" w15:done="0"/>
  <w15:commentEx w15:paraId="3F67AE7E" w15:done="0"/>
  <w15:commentEx w15:paraId="079DFF07" w15:done="0"/>
  <w15:commentEx w15:paraId="534D6E8F" w15:done="0"/>
  <w15:commentEx w15:paraId="5C973492" w15:done="0"/>
  <w15:commentEx w15:paraId="2FC8AFF7" w15:done="0"/>
  <w15:commentEx w15:paraId="411351ED" w15:done="0"/>
  <w15:commentEx w15:paraId="1D3AB79C" w15:done="0"/>
  <w15:commentEx w15:paraId="70A28C39" w15:done="0"/>
  <w15:commentEx w15:paraId="26EA5B86" w15:done="0"/>
  <w15:commentEx w15:paraId="07C5DE0D" w15:done="0"/>
  <w15:commentEx w15:paraId="4CE45F4E" w15:done="0"/>
  <w15:commentEx w15:paraId="70291138" w15:done="0"/>
  <w15:commentEx w15:paraId="72868208" w15:done="0"/>
  <w15:commentEx w15:paraId="2D37744E" w15:done="0"/>
  <w15:commentEx w15:paraId="1035793C" w15:done="0"/>
  <w15:commentEx w15:paraId="6E78BA80" w15:done="0"/>
  <w15:commentEx w15:paraId="2897BA2F" w15:done="0"/>
  <w15:commentEx w15:paraId="5FCE7650" w15:done="0"/>
  <w15:commentEx w15:paraId="0E9DC1B8" w15:done="0"/>
  <w15:commentEx w15:paraId="551D5D79" w15:done="0"/>
  <w15:commentEx w15:paraId="6297DC8C" w15:done="0"/>
  <w15:commentEx w15:paraId="76F4CEC8" w15:done="0"/>
  <w15:commentEx w15:paraId="28ADCC63" w15:done="0"/>
  <w15:commentEx w15:paraId="2E86C403" w15:done="0"/>
  <w15:commentEx w15:paraId="031A7CF6" w15:done="0"/>
  <w15:commentEx w15:paraId="7025F405" w15:done="0"/>
  <w15:commentEx w15:paraId="2A38A2FD" w15:done="0"/>
  <w15:commentEx w15:paraId="57C92C81" w15:done="0"/>
  <w15:commentEx w15:paraId="5BBD34BE" w15:done="0"/>
  <w15:commentEx w15:paraId="049D3BBD" w15:done="0"/>
  <w15:commentEx w15:paraId="1F09658E" w15:done="0"/>
  <w15:commentEx w15:paraId="4689AC49" w15:done="0"/>
  <w15:commentEx w15:paraId="2AA35319" w15:done="0"/>
  <w15:commentEx w15:paraId="56B7B31B" w15:done="0"/>
  <w15:commentEx w15:paraId="5262F523" w15:done="0"/>
  <w15:commentEx w15:paraId="396316C8" w15:done="0"/>
  <w15:commentEx w15:paraId="19C504AB" w15:done="0"/>
  <w15:commentEx w15:paraId="3650E160" w15:done="0"/>
  <w15:commentEx w15:paraId="57E2DDC4" w15:done="0"/>
  <w15:commentEx w15:paraId="35628364" w15:done="0"/>
  <w15:commentEx w15:paraId="1F576F58" w15:done="0"/>
  <w15:commentEx w15:paraId="7857388A" w15:done="0"/>
  <w15:commentEx w15:paraId="45210177" w15:done="0"/>
  <w15:commentEx w15:paraId="1E420B79" w15:done="0"/>
  <w15:commentEx w15:paraId="66BEE13E" w15:done="0"/>
  <w15:commentEx w15:paraId="43D401E2" w15:done="0"/>
  <w15:commentEx w15:paraId="37590655" w15:done="0"/>
  <w15:commentEx w15:paraId="6D54AC70" w15:done="0"/>
  <w15:commentEx w15:paraId="6468426A" w15:done="0"/>
  <w15:commentEx w15:paraId="72C14B6E" w15:done="0"/>
  <w15:commentEx w15:paraId="43306FA7" w15:done="0"/>
  <w15:commentEx w15:paraId="18B419AF" w15:done="0"/>
  <w15:commentEx w15:paraId="504A050C" w15:done="0"/>
  <w15:commentEx w15:paraId="42B07939" w15:done="0"/>
  <w15:commentEx w15:paraId="0D31DB4D" w15:done="0"/>
  <w15:commentEx w15:paraId="4CB6D1D8" w15:done="0"/>
  <w15:commentEx w15:paraId="1C9D2024" w15:done="0"/>
  <w15:commentEx w15:paraId="499D113D" w15:done="0"/>
  <w15:commentEx w15:paraId="29AB3125" w15:done="0"/>
  <w15:commentEx w15:paraId="27892612" w15:done="0"/>
  <w15:commentEx w15:paraId="53863AE8" w15:done="0"/>
  <w15:commentEx w15:paraId="5F8EC33A" w15:done="0"/>
  <w15:commentEx w15:paraId="02E465F6" w15:done="0"/>
  <w15:commentEx w15:paraId="0F283256" w15:done="0"/>
  <w15:commentEx w15:paraId="141FC7EB" w15:done="0"/>
  <w15:commentEx w15:paraId="22452F1B" w15:done="0"/>
  <w15:commentEx w15:paraId="532CE324" w15:done="0"/>
  <w15:commentEx w15:paraId="7C12CF17" w15:done="0"/>
  <w15:commentEx w15:paraId="789F9E96" w15:done="0"/>
  <w15:commentEx w15:paraId="1E93DCCD" w15:done="0"/>
  <w15:commentEx w15:paraId="298A6523" w15:done="0"/>
  <w15:commentEx w15:paraId="3D56C030" w15:done="0"/>
  <w15:commentEx w15:paraId="4417CE6C" w15:done="0"/>
  <w15:commentEx w15:paraId="6056EF08" w15:done="0"/>
  <w15:commentEx w15:paraId="021CF208" w15:done="0"/>
  <w15:commentEx w15:paraId="2B7DD481" w15:done="0"/>
  <w15:commentEx w15:paraId="154E2A2A" w15:done="0"/>
  <w15:commentEx w15:paraId="72B45ACE" w15:done="0"/>
  <w15:commentEx w15:paraId="0C0C90F8" w15:done="0"/>
  <w15:commentEx w15:paraId="59221E95" w15:done="0"/>
  <w15:commentEx w15:paraId="0CFC2594" w15:done="0"/>
  <w15:commentEx w15:paraId="403A6460" w15:done="0"/>
  <w15:commentEx w15:paraId="1B2986E7" w15:done="0"/>
  <w15:commentEx w15:paraId="2328FF19" w15:done="0"/>
  <w15:commentEx w15:paraId="76CF17E1" w15:done="0"/>
  <w15:commentEx w15:paraId="01D3FC9E" w15:done="0"/>
  <w15:commentEx w15:paraId="3C8EDFD6" w15:done="0"/>
  <w15:commentEx w15:paraId="502DF58D" w15:done="0"/>
  <w15:commentEx w15:paraId="0E3206C8" w15:done="0"/>
  <w15:commentEx w15:paraId="303AD0FE" w15:done="0"/>
  <w15:commentEx w15:paraId="5B706BCD" w15:done="0"/>
  <w15:commentEx w15:paraId="02E474EA" w15:done="0"/>
  <w15:commentEx w15:paraId="1165D588" w15:done="0"/>
  <w15:commentEx w15:paraId="0ABD6F72" w15:done="0"/>
  <w15:commentEx w15:paraId="07EF5E65" w15:done="0"/>
  <w15:commentEx w15:paraId="0505077C" w15:done="0"/>
  <w15:commentEx w15:paraId="2CFCDBC4" w15:done="0"/>
  <w15:commentEx w15:paraId="7B87BF1F" w15:done="0"/>
  <w15:commentEx w15:paraId="469A8399" w15:done="0"/>
  <w15:commentEx w15:paraId="30B7538F" w15:done="0"/>
  <w15:commentEx w15:paraId="040D59AA" w15:done="0"/>
  <w15:commentEx w15:paraId="0F357187" w15:done="0"/>
  <w15:commentEx w15:paraId="10510650" w15:done="0"/>
  <w15:commentEx w15:paraId="0F6BDC5E" w15:done="0"/>
  <w15:commentEx w15:paraId="37F1C98E" w15:done="0"/>
  <w15:commentEx w15:paraId="51CE2A65" w15:done="0"/>
  <w15:commentEx w15:paraId="43A5D1B1" w15:done="0"/>
  <w15:commentEx w15:paraId="4B6A4DE4" w15:done="0"/>
  <w15:commentEx w15:paraId="483AEE75" w15:done="0"/>
  <w15:commentEx w15:paraId="17DAD50D" w15:done="0"/>
  <w15:commentEx w15:paraId="412BFF55" w15:done="0"/>
  <w15:commentEx w15:paraId="4FEF2EC7" w15:done="0"/>
  <w15:commentEx w15:paraId="25E26C66" w15:done="0"/>
  <w15:commentEx w15:paraId="7A65524D" w15:done="0"/>
  <w15:commentEx w15:paraId="1C135E98" w15:done="0"/>
  <w15:commentEx w15:paraId="2E20A232" w15:done="0"/>
  <w15:commentEx w15:paraId="34FB1BC0" w15:done="0"/>
  <w15:commentEx w15:paraId="20646872" w15:done="0"/>
  <w15:commentEx w15:paraId="4707B322" w15:done="0"/>
  <w15:commentEx w15:paraId="0D6FF167" w15:done="0"/>
  <w15:commentEx w15:paraId="1A8CABED" w15:done="0"/>
  <w15:commentEx w15:paraId="21AC5CB8" w15:done="0"/>
  <w15:commentEx w15:paraId="6C6DCC78" w15:done="0"/>
  <w15:commentEx w15:paraId="4B49F853" w15:done="0"/>
  <w15:commentEx w15:paraId="6FC8752C" w15:done="0"/>
  <w15:commentEx w15:paraId="7843FDD6" w15:done="0"/>
  <w15:commentEx w15:paraId="636DE776" w15:done="0"/>
  <w15:commentEx w15:paraId="0A55894A" w15:done="0"/>
  <w15:commentEx w15:paraId="0E80932F" w15:done="0"/>
  <w15:commentEx w15:paraId="759B277F" w15:done="0"/>
  <w15:commentEx w15:paraId="5C472088" w15:done="0"/>
  <w15:commentEx w15:paraId="2FB7E2BD" w15:done="0"/>
  <w15:commentEx w15:paraId="3C8244A0" w15:done="0"/>
  <w15:commentEx w15:paraId="6C8F9167" w15:done="0"/>
  <w15:commentEx w15:paraId="5ACA101B" w15:done="0"/>
  <w15:commentEx w15:paraId="14D8C709" w15:done="0"/>
  <w15:commentEx w15:paraId="5B5854F9" w15:done="0"/>
  <w15:commentEx w15:paraId="66C0B0D7" w15:done="0"/>
  <w15:commentEx w15:paraId="094D26E3" w15:done="0"/>
  <w15:commentEx w15:paraId="6FD992D3" w15:done="0"/>
  <w15:commentEx w15:paraId="08E2A9FB" w15:done="0"/>
  <w15:commentEx w15:paraId="7A9FC970" w15:done="0"/>
  <w15:commentEx w15:paraId="5EFFC3EC" w15:done="0"/>
  <w15:commentEx w15:paraId="150C26DA" w15:done="0"/>
  <w15:commentEx w15:paraId="0E3B452D" w15:done="0"/>
  <w15:commentEx w15:paraId="12D989DF" w15:done="0"/>
  <w15:commentEx w15:paraId="3E8ADE2B" w15:done="0"/>
  <w15:commentEx w15:paraId="7079ED43" w15:done="0"/>
  <w15:commentEx w15:paraId="109014C9" w15:done="0"/>
  <w15:commentEx w15:paraId="027A16CD" w15:done="0"/>
  <w15:commentEx w15:paraId="20C9574B" w15:done="0"/>
  <w15:commentEx w15:paraId="6726A127" w15:done="0"/>
  <w15:commentEx w15:paraId="50013BE5" w15:done="0"/>
  <w15:commentEx w15:paraId="5A639B27" w15:done="0"/>
  <w15:commentEx w15:paraId="3A4414A4" w15:done="0"/>
  <w15:commentEx w15:paraId="60D89983" w15:done="0"/>
  <w15:commentEx w15:paraId="708630CC" w15:done="0"/>
  <w15:commentEx w15:paraId="670AE5C3" w15:done="0"/>
  <w15:commentEx w15:paraId="281D5A29" w15:done="0"/>
  <w15:commentEx w15:paraId="09189517" w15:done="0"/>
  <w15:commentEx w15:paraId="0F1C3DB1" w15:done="0"/>
  <w15:commentEx w15:paraId="49777AD4" w15:done="0"/>
  <w15:commentEx w15:paraId="07AFF474" w15:done="0"/>
  <w15:commentEx w15:paraId="0441CD07" w15:done="0"/>
  <w15:commentEx w15:paraId="6B633293" w15:done="0"/>
  <w15:commentEx w15:paraId="5798119C" w15:done="0"/>
  <w15:commentEx w15:paraId="7FE87033" w15:done="0"/>
  <w15:commentEx w15:paraId="13254F43" w15:done="0"/>
  <w15:commentEx w15:paraId="195E8533" w15:done="0"/>
  <w15:commentEx w15:paraId="5A28B06B" w15:done="0"/>
  <w15:commentEx w15:paraId="6604F03B" w15:done="0"/>
  <w15:commentEx w15:paraId="6680EED5" w15:done="0"/>
  <w15:commentEx w15:paraId="7B5754B1" w15:done="0"/>
  <w15:commentEx w15:paraId="6058F90B" w15:done="0"/>
  <w15:commentEx w15:paraId="505706D1" w15:done="0"/>
  <w15:commentEx w15:paraId="35AD6860" w15:done="0"/>
  <w15:commentEx w15:paraId="588A0CA8" w15:done="0"/>
  <w15:commentEx w15:paraId="43146472" w15:done="0"/>
  <w15:commentEx w15:paraId="005E33F9" w15:done="0"/>
  <w15:commentEx w15:paraId="38FC80AB" w15:done="0"/>
  <w15:commentEx w15:paraId="49E0F637" w15:done="0"/>
  <w15:commentEx w15:paraId="565278E4" w15:done="0"/>
  <w15:commentEx w15:paraId="34F4A5A9" w15:done="0"/>
  <w15:commentEx w15:paraId="28840E47" w15:done="0"/>
  <w15:commentEx w15:paraId="6D247103" w15:done="0"/>
  <w15:commentEx w15:paraId="2A107B46" w15:done="0"/>
  <w15:commentEx w15:paraId="5555F795" w15:done="0"/>
  <w15:commentEx w15:paraId="5E07F016" w15:done="0"/>
  <w15:commentEx w15:paraId="7192577A" w15:done="0"/>
  <w15:commentEx w15:paraId="1632DB35" w15:done="0"/>
  <w15:commentEx w15:paraId="38104BB5" w15:done="0"/>
  <w15:commentEx w15:paraId="64353538" w15:done="0"/>
  <w15:commentEx w15:paraId="684796B5" w15:done="0"/>
  <w15:commentEx w15:paraId="1D6D9724" w15:done="0"/>
  <w15:commentEx w15:paraId="104BFD73" w15:done="0"/>
  <w15:commentEx w15:paraId="4E46CF30" w15:done="0"/>
  <w15:commentEx w15:paraId="0D8736F0" w15:done="0"/>
  <w15:commentEx w15:paraId="71035455" w15:done="0"/>
  <w15:commentEx w15:paraId="27C7371E" w15:done="0"/>
  <w15:commentEx w15:paraId="209A45A7" w15:done="0"/>
  <w15:commentEx w15:paraId="596EE3A5" w15:done="0"/>
  <w15:commentEx w15:paraId="0E2011D4" w15:done="0"/>
  <w15:commentEx w15:paraId="7F58A02B" w15:done="0"/>
  <w15:commentEx w15:paraId="06058DA2" w15:done="0"/>
  <w15:commentEx w15:paraId="1E1724A5" w15:done="0"/>
  <w15:commentEx w15:paraId="78E58888" w15:done="0"/>
  <w15:commentEx w15:paraId="18B3CB42" w15:done="0"/>
  <w15:commentEx w15:paraId="44897493" w15:done="0"/>
  <w15:commentEx w15:paraId="6849FDD2" w15:done="0"/>
  <w15:commentEx w15:paraId="799B59FF" w15:done="0"/>
  <w15:commentEx w15:paraId="57D87D60" w15:done="0"/>
  <w15:commentEx w15:paraId="274EC1E4" w15:done="0"/>
  <w15:commentEx w15:paraId="1370FE87" w15:done="0"/>
  <w15:commentEx w15:paraId="70E14B72" w15:done="0"/>
  <w15:commentEx w15:paraId="1CD83694" w15:done="0"/>
  <w15:commentEx w15:paraId="2DB29619" w15:done="0"/>
  <w15:commentEx w15:paraId="3734F7C0" w15:done="0"/>
  <w15:commentEx w15:paraId="06116336" w15:done="0"/>
  <w15:commentEx w15:paraId="6417B5A7" w15:done="0"/>
  <w15:commentEx w15:paraId="7CA0B9DB" w15:done="0"/>
  <w15:commentEx w15:paraId="3D06FFDE" w15:done="0"/>
  <w15:commentEx w15:paraId="5092C47C" w15:done="0"/>
  <w15:commentEx w15:paraId="2988A4E9" w15:done="0"/>
  <w15:commentEx w15:paraId="7A2B4CA4" w15:done="0"/>
  <w15:commentEx w15:paraId="6A283326" w15:done="0"/>
  <w15:commentEx w15:paraId="233F3783" w15:done="0"/>
  <w15:commentEx w15:paraId="4B4155FC" w15:done="0"/>
  <w15:commentEx w15:paraId="248C83A2" w15:done="0"/>
  <w15:commentEx w15:paraId="3DA2A496" w15:done="0"/>
  <w15:commentEx w15:paraId="2390D3F4" w15:done="0"/>
  <w15:commentEx w15:paraId="061FF9BB" w15:done="0"/>
  <w15:commentEx w15:paraId="13BC365B" w15:done="0"/>
  <w15:commentEx w15:paraId="367DF61C" w15:done="0"/>
  <w15:commentEx w15:paraId="19575ABA" w15:done="0"/>
  <w15:commentEx w15:paraId="47406125" w15:done="0"/>
  <w15:commentEx w15:paraId="0BDB9E8A" w15:done="0"/>
  <w15:commentEx w15:paraId="035DBC4C" w15:done="0"/>
  <w15:commentEx w15:paraId="3E0D70DF" w15:done="0"/>
  <w15:commentEx w15:paraId="24AFFCDF" w15:done="0"/>
  <w15:commentEx w15:paraId="0E84B308" w15:done="0"/>
  <w15:commentEx w15:paraId="13D50058" w15:done="0"/>
  <w15:commentEx w15:paraId="1CF8EF29" w15:done="0"/>
  <w15:commentEx w15:paraId="14FBB1F8" w15:done="0"/>
  <w15:commentEx w15:paraId="16E721CE" w15:done="0"/>
  <w15:commentEx w15:paraId="3C08A3D8" w15:done="0"/>
  <w15:commentEx w15:paraId="32825E4D" w15:done="0"/>
  <w15:commentEx w15:paraId="4E6878BA" w15:done="0"/>
  <w15:commentEx w15:paraId="18EC5FB9" w15:done="0"/>
  <w15:commentEx w15:paraId="705AFE6E" w15:done="0"/>
  <w15:commentEx w15:paraId="6DDFB160" w15:done="0"/>
  <w15:commentEx w15:paraId="39A4B3F9" w15:done="0"/>
  <w15:commentEx w15:paraId="7E993A49" w15:done="0"/>
  <w15:commentEx w15:paraId="575DF2C3" w15:done="0"/>
  <w15:commentEx w15:paraId="4A370093" w15:done="0"/>
  <w15:commentEx w15:paraId="3B1DEA29" w15:done="0"/>
  <w15:commentEx w15:paraId="05ACE9CF" w15:done="0"/>
  <w15:commentEx w15:paraId="5592658B" w15:done="0"/>
  <w15:commentEx w15:paraId="6C4E59F0" w15:done="0"/>
  <w15:commentEx w15:paraId="14DD413A" w15:done="0"/>
  <w15:commentEx w15:paraId="071C1D6C" w15:done="0"/>
  <w15:commentEx w15:paraId="5CA1796C" w15:done="0"/>
  <w15:commentEx w15:paraId="39BBFF20" w15:done="0"/>
  <w15:commentEx w15:paraId="7C372EC3" w15:done="0"/>
  <w15:commentEx w15:paraId="6C09DB42" w15:done="0"/>
  <w15:commentEx w15:paraId="512D6CE2" w15:done="0"/>
  <w15:commentEx w15:paraId="56B70852" w15:done="0"/>
  <w15:commentEx w15:paraId="46C7130C" w15:done="0"/>
  <w15:commentEx w15:paraId="5E32845B" w15:done="0"/>
  <w15:commentEx w15:paraId="530C7E75" w15:done="0"/>
  <w15:commentEx w15:paraId="215C41D2" w15:done="0"/>
  <w15:commentEx w15:paraId="6B55DDAB" w15:done="0"/>
  <w15:commentEx w15:paraId="5825D4CB" w15:done="0"/>
  <w15:commentEx w15:paraId="3E614A56" w15:done="0"/>
  <w15:commentEx w15:paraId="356D8FDF" w15:done="0"/>
  <w15:commentEx w15:paraId="4735348E" w15:done="0"/>
  <w15:commentEx w15:paraId="5F2DFD8E" w15:done="0"/>
  <w15:commentEx w15:paraId="026525DA" w15:done="0"/>
  <w15:commentEx w15:paraId="7D69D9EF" w15:done="0"/>
  <w15:commentEx w15:paraId="60DA9970" w15:done="0"/>
  <w15:commentEx w15:paraId="3D3D58F2" w15:done="0"/>
  <w15:commentEx w15:paraId="758A0E08" w15:done="0"/>
  <w15:commentEx w15:paraId="4C494C1B" w15:done="0"/>
  <w15:commentEx w15:paraId="32F983BF" w15:done="0"/>
  <w15:commentEx w15:paraId="29400B5B" w15:done="0"/>
  <w15:commentEx w15:paraId="19007B27" w15:done="0"/>
  <w15:commentEx w15:paraId="42813985" w15:done="0"/>
  <w15:commentEx w15:paraId="72887F8D" w15:done="0"/>
  <w15:commentEx w15:paraId="79923510" w15:done="0"/>
  <w15:commentEx w15:paraId="790A95EE" w15:done="0"/>
  <w15:commentEx w15:paraId="2626B3B0" w15:done="0"/>
  <w15:commentEx w15:paraId="35C833E4" w15:done="0"/>
  <w15:commentEx w15:paraId="5C7B7A35" w15:done="0"/>
  <w15:commentEx w15:paraId="080C2EEE" w15:done="0"/>
  <w15:commentEx w15:paraId="5671149C" w15:done="0"/>
  <w15:commentEx w15:paraId="4B308EB2" w15:done="0"/>
  <w15:commentEx w15:paraId="20DF1D54" w15:done="0"/>
  <w15:commentEx w15:paraId="2A74F11D" w15:done="0"/>
  <w15:commentEx w15:paraId="6352B7F4" w15:done="0"/>
  <w15:commentEx w15:paraId="77680459" w15:done="0"/>
  <w15:commentEx w15:paraId="6C7BBC12" w15:done="0"/>
  <w15:commentEx w15:paraId="61EAF48D" w15:done="0"/>
  <w15:commentEx w15:paraId="0DB4A25D" w15:done="0"/>
  <w15:commentEx w15:paraId="65C574CB" w15:done="0"/>
  <w15:commentEx w15:paraId="631E73A0" w15:done="0"/>
  <w15:commentEx w15:paraId="22469FD6" w15:done="0"/>
  <w15:commentEx w15:paraId="0A6E9F00" w15:done="0"/>
  <w15:commentEx w15:paraId="50D676B3" w15:done="0"/>
  <w15:commentEx w15:paraId="4E94979B" w15:done="0"/>
  <w15:commentEx w15:paraId="3588E256" w15:done="0"/>
  <w15:commentEx w15:paraId="5F5FCC97" w15:done="0"/>
  <w15:commentEx w15:paraId="7938A467" w15:done="0"/>
  <w15:commentEx w15:paraId="0D0804AC" w15:done="0"/>
  <w15:commentEx w15:paraId="07A7FAB4" w15:done="0"/>
  <w15:commentEx w15:paraId="5249720E" w15:done="0"/>
  <w15:commentEx w15:paraId="66A9526F" w15:done="0"/>
  <w15:commentEx w15:paraId="08CC53E1" w15:done="0"/>
  <w15:commentEx w15:paraId="21BA9344" w15:done="0"/>
  <w15:commentEx w15:paraId="0DB057D8" w15:done="0"/>
  <w15:commentEx w15:paraId="4126BF87" w15:done="0"/>
  <w15:commentEx w15:paraId="068E7184" w15:done="0"/>
  <w15:commentEx w15:paraId="21A595C5" w15:done="0"/>
  <w15:commentEx w15:paraId="686F5E9C" w15:done="0"/>
  <w15:commentEx w15:paraId="138D81C8" w15:done="0"/>
  <w15:commentEx w15:paraId="36B899D8" w15:done="0"/>
  <w15:commentEx w15:paraId="62F2B22F" w15:done="0"/>
  <w15:commentEx w15:paraId="13AA9031" w15:done="0"/>
  <w15:commentEx w15:paraId="116A567C" w15:done="0"/>
  <w15:commentEx w15:paraId="37848CBE" w15:done="0"/>
  <w15:commentEx w15:paraId="7318299D" w15:done="0"/>
  <w15:commentEx w15:paraId="01016F04" w15:done="0"/>
  <w15:commentEx w15:paraId="2F0C8D0C" w15:done="0"/>
  <w15:commentEx w15:paraId="0F8BDFBA" w15:done="0"/>
  <w15:commentEx w15:paraId="0412A3CD" w15:done="0"/>
  <w15:commentEx w15:paraId="5A22944C" w15:done="0"/>
  <w15:commentEx w15:paraId="7BA01F3B" w15:done="0"/>
  <w15:commentEx w15:paraId="48DB0714" w15:done="0"/>
  <w15:commentEx w15:paraId="15AB72CB" w15:done="0"/>
  <w15:commentEx w15:paraId="6D5F9821" w15:done="0"/>
  <w15:commentEx w15:paraId="075C27A6" w15:done="0"/>
  <w15:commentEx w15:paraId="7569AFF1" w15:done="0"/>
  <w15:commentEx w15:paraId="728FA9EF" w15:done="0"/>
  <w15:commentEx w15:paraId="0C77198F" w15:done="0"/>
  <w15:commentEx w15:paraId="501C2D6F" w15:done="0"/>
  <w15:commentEx w15:paraId="6407D4C9" w15:done="0"/>
  <w15:commentEx w15:paraId="1B7B1E94" w15:done="0"/>
  <w15:commentEx w15:paraId="5D50DB65" w15:done="0"/>
  <w15:commentEx w15:paraId="01FDA469" w15:done="0"/>
  <w15:commentEx w15:paraId="7A990723" w15:done="0"/>
  <w15:commentEx w15:paraId="5BB3D65B" w15:done="0"/>
  <w15:commentEx w15:paraId="1D334F95" w15:done="0"/>
  <w15:commentEx w15:paraId="5480B788" w15:done="0"/>
  <w15:commentEx w15:paraId="326EFA42" w15:done="0"/>
  <w15:commentEx w15:paraId="66837344" w15:done="0"/>
  <w15:commentEx w15:paraId="5BE9E7DF" w15:done="0"/>
  <w15:commentEx w15:paraId="37712CA1" w15:done="0"/>
  <w15:commentEx w15:paraId="0BC9F56F" w15:done="0"/>
  <w15:commentEx w15:paraId="5DD947BD" w15:done="0"/>
  <w15:commentEx w15:paraId="73A20223" w15:done="0"/>
  <w15:commentEx w15:paraId="2938E8CF" w15:done="0"/>
  <w15:commentEx w15:paraId="07481CDA" w15:done="0"/>
  <w15:commentEx w15:paraId="74878DE4" w15:done="0"/>
  <w15:commentEx w15:paraId="0F5B5499" w15:done="0"/>
  <w15:commentEx w15:paraId="67A8D0BB" w15:done="0"/>
  <w15:commentEx w15:paraId="6841EDAF" w15:done="0"/>
  <w15:commentEx w15:paraId="44483F5F" w15:done="0"/>
  <w15:commentEx w15:paraId="22B3EF76" w15:done="0"/>
  <w15:commentEx w15:paraId="6BF65470" w15:done="0"/>
  <w15:commentEx w15:paraId="64122CF8" w15:done="0"/>
  <w15:commentEx w15:paraId="28540FAB" w15:done="0"/>
  <w15:commentEx w15:paraId="3BE9EA57" w15:done="0"/>
  <w15:commentEx w15:paraId="17CFCF91" w15:done="0"/>
  <w15:commentEx w15:paraId="1A5ABDDA" w15:done="0"/>
  <w15:commentEx w15:paraId="2632154F" w15:done="0"/>
  <w15:commentEx w15:paraId="6A684B9E" w15:done="0"/>
  <w15:commentEx w15:paraId="3E29D706" w15:done="0"/>
  <w15:commentEx w15:paraId="662AC6DC" w15:done="0"/>
  <w15:commentEx w15:paraId="121BE348" w15:done="0"/>
  <w15:commentEx w15:paraId="52EAF036" w15:done="0"/>
  <w15:commentEx w15:paraId="1A0E2428" w15:done="0"/>
  <w15:commentEx w15:paraId="2B8DD286" w15:done="0"/>
  <w15:commentEx w15:paraId="7AD216CC" w15:done="0"/>
  <w15:commentEx w15:paraId="68C1922F" w15:done="0"/>
  <w15:commentEx w15:paraId="6511FB80" w15:done="0"/>
  <w15:commentEx w15:paraId="7DEA42F3" w15:done="0"/>
  <w15:commentEx w15:paraId="1F17623C" w15:done="0"/>
  <w15:commentEx w15:paraId="5F20584F" w15:done="0"/>
  <w15:commentEx w15:paraId="76E8B799" w15:done="0"/>
  <w15:commentEx w15:paraId="58D84DCF" w15:done="0"/>
  <w15:commentEx w15:paraId="7D2DE752" w15:done="0"/>
  <w15:commentEx w15:paraId="65102EEC" w15:done="0"/>
  <w15:commentEx w15:paraId="38E4F092" w15:done="0"/>
  <w15:commentEx w15:paraId="41EDECE7" w15:done="0"/>
  <w15:commentEx w15:paraId="5FA627EB" w15:done="0"/>
  <w15:commentEx w15:paraId="04563F96" w15:done="0"/>
  <w15:commentEx w15:paraId="7BD20F77" w15:done="0"/>
  <w15:commentEx w15:paraId="44A84E5A" w15:done="0"/>
  <w15:commentEx w15:paraId="07D2B1EF" w15:done="0"/>
  <w15:commentEx w15:paraId="3900CC21" w15:done="0"/>
  <w15:commentEx w15:paraId="6EA3F191" w15:done="0"/>
  <w15:commentEx w15:paraId="227730E1" w15:done="0"/>
  <w15:commentEx w15:paraId="519ADC1D" w15:done="0"/>
  <w15:commentEx w15:paraId="3CFB1D1A" w15:done="0"/>
  <w15:commentEx w15:paraId="08983CC0" w15:done="0"/>
  <w15:commentEx w15:paraId="535F3E1B" w15:done="0"/>
  <w15:commentEx w15:paraId="07DE8008" w15:done="0"/>
  <w15:commentEx w15:paraId="7DE26DCC" w15:done="0"/>
  <w15:commentEx w15:paraId="729B2278" w15:done="0"/>
  <w15:commentEx w15:paraId="44863D12" w15:done="0"/>
  <w15:commentEx w15:paraId="6CE1AF88" w15:done="0"/>
  <w15:commentEx w15:paraId="2917E600" w15:done="0"/>
  <w15:commentEx w15:paraId="14DF4F91" w15:done="0"/>
  <w15:commentEx w15:paraId="4431CB1C" w15:done="0"/>
  <w15:commentEx w15:paraId="384F02AC" w15:done="0"/>
  <w15:commentEx w15:paraId="4A264D5C" w15:done="0"/>
  <w15:commentEx w15:paraId="20FFD670" w15:done="0"/>
  <w15:commentEx w15:paraId="3A72AA33" w15:done="0"/>
  <w15:commentEx w15:paraId="5BF82FF5" w15:done="0"/>
  <w15:commentEx w15:paraId="5B54A424" w15:done="0"/>
  <w15:commentEx w15:paraId="5929E69F" w15:done="0"/>
  <w15:commentEx w15:paraId="37815108" w15:done="0"/>
  <w15:commentEx w15:paraId="770E6FA0" w15:done="0"/>
  <w15:commentEx w15:paraId="7FDD5784" w15:done="0"/>
  <w15:commentEx w15:paraId="69734FAC" w15:done="0"/>
  <w15:commentEx w15:paraId="07C468E8" w15:done="0"/>
  <w15:commentEx w15:paraId="14F94395" w15:done="0"/>
  <w15:commentEx w15:paraId="39A2608E" w15:done="0"/>
  <w15:commentEx w15:paraId="45F504BB" w15:done="0"/>
  <w15:commentEx w15:paraId="63C351E6" w15:done="0"/>
  <w15:commentEx w15:paraId="5729C7D5" w15:done="0"/>
  <w15:commentEx w15:paraId="78E42A11" w15:done="0"/>
  <w15:commentEx w15:paraId="642EB965" w15:done="0"/>
  <w15:commentEx w15:paraId="6F8B5532" w15:done="0"/>
  <w15:commentEx w15:paraId="4F504285" w15:done="0"/>
  <w15:commentEx w15:paraId="5514BCC2" w15:done="0"/>
  <w15:commentEx w15:paraId="179A5384" w15:done="0"/>
  <w15:commentEx w15:paraId="1682BE28" w15:done="0"/>
  <w15:commentEx w15:paraId="30C5B7C9" w15:done="0"/>
  <w15:commentEx w15:paraId="2C2856CA" w15:done="0"/>
  <w15:commentEx w15:paraId="229642C6" w15:done="0"/>
  <w15:commentEx w15:paraId="798C7307" w15:done="0"/>
  <w15:commentEx w15:paraId="1C25D03A" w15:done="0"/>
  <w15:commentEx w15:paraId="71B1FE22" w15:done="0"/>
  <w15:commentEx w15:paraId="546F5FFA" w15:done="0"/>
  <w15:commentEx w15:paraId="4FC1DCF3" w15:done="0"/>
  <w15:commentEx w15:paraId="5B463C07" w15:done="0"/>
  <w15:commentEx w15:paraId="3079CC02" w15:done="0"/>
  <w15:commentEx w15:paraId="4B943F0B" w15:done="0"/>
  <w15:commentEx w15:paraId="11436C6E" w15:done="0"/>
  <w15:commentEx w15:paraId="62A36CDC" w15:done="0"/>
  <w15:commentEx w15:paraId="329416E7" w15:done="0"/>
  <w15:commentEx w15:paraId="763F73BB" w15:done="0"/>
  <w15:commentEx w15:paraId="7B47C8A3" w15:done="0"/>
  <w15:commentEx w15:paraId="0BE9113A" w15:done="0"/>
  <w15:commentEx w15:paraId="074682DD" w15:done="0"/>
  <w15:commentEx w15:paraId="371712E1" w15:done="0"/>
  <w15:commentEx w15:paraId="0B3C1D3B" w15:done="0"/>
  <w15:commentEx w15:paraId="1C3A0B98" w15:done="0"/>
  <w15:commentEx w15:paraId="79DB91AB" w15:done="0"/>
  <w15:commentEx w15:paraId="777049F3" w15:done="0"/>
  <w15:commentEx w15:paraId="29D1E0CC" w15:done="0"/>
  <w15:commentEx w15:paraId="73A9ACC7" w15:done="0"/>
  <w15:commentEx w15:paraId="4F5630C0" w15:done="0"/>
  <w15:commentEx w15:paraId="3899034D" w15:done="0"/>
  <w15:commentEx w15:paraId="61207ABC" w15:done="0"/>
  <w15:commentEx w15:paraId="08613E46" w15:done="0"/>
  <w15:commentEx w15:paraId="43F9C3B7" w15:done="0"/>
  <w15:commentEx w15:paraId="79F037D4" w15:done="0"/>
  <w15:commentEx w15:paraId="7E2C6DDB" w15:done="0"/>
  <w15:commentEx w15:paraId="71146019" w15:done="0"/>
  <w15:commentEx w15:paraId="24E4F57A" w15:done="0"/>
  <w15:commentEx w15:paraId="36116F5D" w15:done="0"/>
  <w15:commentEx w15:paraId="55EA204B" w15:done="0"/>
  <w15:commentEx w15:paraId="11E5D177" w15:done="0"/>
  <w15:commentEx w15:paraId="38A16B24" w15:done="0"/>
  <w15:commentEx w15:paraId="239824AA" w15:done="0"/>
  <w15:commentEx w15:paraId="1EC34668" w15:done="0"/>
  <w15:commentEx w15:paraId="4470C38C" w15:done="0"/>
  <w15:commentEx w15:paraId="350A9B71" w15:done="0"/>
  <w15:commentEx w15:paraId="72F9FFC3" w15:done="0"/>
  <w15:commentEx w15:paraId="7BD5C124" w15:done="0"/>
  <w15:commentEx w15:paraId="32A8F1D7" w15:done="0"/>
  <w15:commentEx w15:paraId="165286E5" w15:done="0"/>
  <w15:commentEx w15:paraId="770DC519" w15:done="0"/>
  <w15:commentEx w15:paraId="664F3BFA" w15:done="0"/>
  <w15:commentEx w15:paraId="08BCD53E" w15:done="0"/>
  <w15:commentEx w15:paraId="4F4D62D2" w15:done="0"/>
  <w15:commentEx w15:paraId="66D4EE13" w15:done="0"/>
  <w15:commentEx w15:paraId="412F0631" w15:done="0"/>
  <w15:commentEx w15:paraId="135DCC31" w15:done="0"/>
  <w15:commentEx w15:paraId="11BE3C4D" w15:done="0"/>
  <w15:commentEx w15:paraId="4A1C10F1" w15:done="0"/>
  <w15:commentEx w15:paraId="31C2C585" w15:done="0"/>
  <w15:commentEx w15:paraId="18203C3C" w15:done="0"/>
  <w15:commentEx w15:paraId="27B39720" w15:done="0"/>
  <w15:commentEx w15:paraId="2FB96B7C" w15:done="0"/>
  <w15:commentEx w15:paraId="775D4B1C" w15:done="0"/>
  <w15:commentEx w15:paraId="511773EC" w15:done="0"/>
  <w15:commentEx w15:paraId="0BC6FD3A" w15:done="0"/>
  <w15:commentEx w15:paraId="6BED6166" w15:done="0"/>
  <w15:commentEx w15:paraId="184BF56F"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82B9FF" w14:textId="77777777" w:rsidR="00090C7F" w:rsidRDefault="00090C7F" w:rsidP="006D61CA">
      <w:pPr>
        <w:spacing w:after="0" w:line="240" w:lineRule="auto"/>
      </w:pPr>
      <w:r>
        <w:separator/>
      </w:r>
    </w:p>
  </w:endnote>
  <w:endnote w:type="continuationSeparator" w:id="0">
    <w:p w14:paraId="529424D7" w14:textId="77777777" w:rsidR="00090C7F" w:rsidRDefault="00090C7F" w:rsidP="006D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Garamond">
    <w:panose1 w:val="02020404030301010803"/>
    <w:charset w:val="00"/>
    <w:family w:val="auto"/>
    <w:pitch w:val="variable"/>
    <w:sig w:usb0="00000287" w:usb1="00000000" w:usb2="00000000" w:usb3="00000000" w:csb0="0000009F" w:csb1="00000000"/>
  </w:font>
  <w:font w:name="Castellar">
    <w:altName w:val="Seravek Medium"/>
    <w:charset w:val="00"/>
    <w:family w:val="roman"/>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FreeSerifAvvaShenouda">
    <w:charset w:val="00"/>
    <w:family w:val="auto"/>
    <w:pitch w:val="variable"/>
    <w:sig w:usb0="E5B3AAFF" w:usb1="D007FDFF" w:usb2="00000B28" w:usb3="00000000" w:csb0="000300FF" w:csb1="00000000"/>
  </w:font>
  <w:font w:name="CS Avva Shenouda">
    <w:panose1 w:val="020B7200000000000000"/>
    <w:charset w:val="00"/>
    <w:family w:val="auto"/>
    <w:pitch w:val="variable"/>
    <w:sig w:usb0="80000003" w:usb1="00000000" w:usb2="00000000" w:usb3="00000000" w:csb0="00000001" w:csb1="00000000"/>
  </w:font>
  <w:font w:name="Tahoma">
    <w:panose1 w:val="020B0604030504040204"/>
    <w:charset w:val="00"/>
    <w:family w:val="auto"/>
    <w:pitch w:val="variable"/>
    <w:sig w:usb0="E1002EFF" w:usb1="C000605B" w:usb2="00000029" w:usb3="00000000" w:csb0="000101FF" w:csb1="00000000"/>
  </w:font>
  <w:font w:name="ＭＳ 明朝">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Book Antiqua">
    <w:panose1 w:val="02040602050305030304"/>
    <w:charset w:val="00"/>
    <w:family w:val="auto"/>
    <w:pitch w:val="variable"/>
    <w:sig w:usb0="00000287" w:usb1="00000000" w:usb2="00000000" w:usb3="00000000" w:csb0="0000009F" w:csb1="00000000"/>
  </w:font>
  <w:font w:name="Lucida Grande">
    <w:altName w:val="Times New Roman"/>
    <w:panose1 w:val="020B0600040502020204"/>
    <w:charset w:val="00"/>
    <w:family w:val="auto"/>
    <w:pitch w:val="variable"/>
    <w:sig w:usb0="E1000AEF" w:usb1="5000A1FF" w:usb2="00000000" w:usb3="00000000" w:csb0="000001BF" w:csb1="00000000"/>
  </w:font>
  <w:font w:name="Segoe Script">
    <w:panose1 w:val="020B0804020000000003"/>
    <w:charset w:val="00"/>
    <w:family w:val="auto"/>
    <w:pitch w:val="variable"/>
    <w:sig w:usb0="0000028F" w:usb1="00000000" w:usb2="00000000" w:usb3="00000000" w:csb0="0000009F" w:csb1="00000000"/>
  </w:font>
  <w:font w:name="@MingLiU">
    <w:charset w:val="88"/>
    <w:family w:val="auto"/>
    <w:pitch w:val="variable"/>
    <w:sig w:usb0="A00002FF" w:usb1="28CFFCFA" w:usb2="00000016" w:usb3="00000000" w:csb0="00100001"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NotoSansCoptic">
    <w:altName w:val="Times New Roman"/>
    <w:panose1 w:val="00000000000000000000"/>
    <w:charset w:val="00"/>
    <w:family w:val="roman"/>
    <w:notTrueType/>
    <w:pitch w:val="default"/>
  </w:font>
  <w:font w:name="MS Gothic">
    <w:panose1 w:val="020B0609070205080204"/>
    <w:charset w:val="80"/>
    <w:family w:val="auto"/>
    <w:pitch w:val="variable"/>
    <w:sig w:usb0="E00002FF" w:usb1="6AC7FDFB" w:usb2="08000012" w:usb3="00000000" w:csb0="0002009F" w:csb1="00000000"/>
  </w:font>
  <w:font w:name="Antonious">
    <w:altName w:val="Arial"/>
    <w:charset w:val="00"/>
    <w:family w:val="swiss"/>
    <w:pitch w:val="variable"/>
  </w:font>
  <w:font w:name="Antonious Normal">
    <w:altName w:val="Devanagari Sangam MN"/>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4FFE5C" w14:textId="2447278F" w:rsidR="007838C2" w:rsidRPr="004D6538" w:rsidRDefault="007838C2" w:rsidP="004D6538">
    <w:pPr>
      <w:pStyle w:val="Footer"/>
      <w:jc w:val="center"/>
      <w:rPr>
        <w:lang w:val="en-US"/>
      </w:rPr>
    </w:pPr>
    <w:r w:rsidRPr="00044A4C">
      <w:rPr>
        <w:lang w:val="en-US"/>
      </w:rPr>
      <w:fldChar w:fldCharType="begin"/>
    </w:r>
    <w:r w:rsidRPr="00044A4C">
      <w:rPr>
        <w:lang w:val="en-US"/>
      </w:rPr>
      <w:instrText xml:space="preserve"> PAGE   \* MERGEFORMAT </w:instrText>
    </w:r>
    <w:r w:rsidRPr="00044A4C">
      <w:rPr>
        <w:lang w:val="en-US"/>
      </w:rPr>
      <w:fldChar w:fldCharType="separate"/>
    </w:r>
    <w:r w:rsidR="00F52F50">
      <w:rPr>
        <w:noProof/>
        <w:lang w:val="en-US"/>
      </w:rPr>
      <w:t>236</w:t>
    </w:r>
    <w:r w:rsidRPr="00044A4C">
      <w:rPr>
        <w:noProof/>
        <w:lang w:val="en-US"/>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3805AF" w14:textId="071ACFB1" w:rsidR="007838C2" w:rsidRPr="009654EE" w:rsidRDefault="007838C2" w:rsidP="009654EE">
    <w:pPr>
      <w:pStyle w:val="Footer"/>
      <w:jc w:val="center"/>
      <w:rPr>
        <w:lang w:val="en-US"/>
      </w:rP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CBAE5" w14:textId="0B093EA5" w:rsidR="007838C2" w:rsidRPr="009654EE" w:rsidRDefault="007838C2" w:rsidP="009654EE">
    <w:pPr>
      <w:pStyle w:val="Footer"/>
      <w:jc w:val="center"/>
      <w:rPr>
        <w:lang w:val="en-US"/>
      </w:rPr>
    </w:pPr>
    <w:r w:rsidRPr="009654EE">
      <w:rPr>
        <w:lang w:val="en-US"/>
      </w:rPr>
      <w:fldChar w:fldCharType="begin"/>
    </w:r>
    <w:r w:rsidRPr="009654EE">
      <w:rPr>
        <w:lang w:val="en-US"/>
      </w:rPr>
      <w:instrText xml:space="preserve"> PAGE   \* MERGEFORMAT </w:instrText>
    </w:r>
    <w:r w:rsidRPr="009654EE">
      <w:rPr>
        <w:lang w:val="en-US"/>
      </w:rPr>
      <w:fldChar w:fldCharType="separate"/>
    </w:r>
    <w:r w:rsidR="00F52F50">
      <w:rPr>
        <w:noProof/>
        <w:lang w:val="en-US"/>
      </w:rPr>
      <w:t>3</w:t>
    </w:r>
    <w:r w:rsidRPr="009654EE">
      <w:rPr>
        <w:lang w:val="en-US"/>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13B656" w14:textId="6DE8A83A" w:rsidR="007838C2" w:rsidRPr="006D61CA" w:rsidRDefault="007838C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52F50">
      <w:rPr>
        <w:noProof/>
        <w:lang w:val="en-US"/>
      </w:rPr>
      <w:t>235</w:t>
    </w:r>
    <w:r w:rsidRPr="006D61CA">
      <w:rPr>
        <w:lang w:val="en-US"/>
      </w:rPr>
      <w:fldChar w:fldCharType="end"/>
    </w:r>
  </w:p>
  <w:p w14:paraId="1546C8BA" w14:textId="77777777" w:rsidR="007838C2" w:rsidRDefault="007838C2"/>
  <w:p w14:paraId="578F45FC" w14:textId="77777777" w:rsidR="007838C2" w:rsidRDefault="007838C2"/>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C3C9D" w14:textId="050E71A5" w:rsidR="007838C2" w:rsidRPr="006D61CA" w:rsidRDefault="007838C2" w:rsidP="006D61CA">
    <w:pPr>
      <w:pStyle w:val="Footer"/>
      <w:jc w:val="center"/>
      <w:rPr>
        <w:lang w:val="en-US"/>
      </w:rPr>
    </w:pPr>
    <w:r w:rsidRPr="006D61CA">
      <w:rPr>
        <w:lang w:val="en-US"/>
      </w:rPr>
      <w:fldChar w:fldCharType="begin"/>
    </w:r>
    <w:r w:rsidRPr="006D61CA">
      <w:rPr>
        <w:lang w:val="en-US"/>
      </w:rPr>
      <w:instrText xml:space="preserve"> PAGE   \* MERGEFORMAT </w:instrText>
    </w:r>
    <w:r w:rsidRPr="006D61CA">
      <w:rPr>
        <w:lang w:val="en-US"/>
      </w:rPr>
      <w:fldChar w:fldCharType="separate"/>
    </w:r>
    <w:r w:rsidR="00F52F50">
      <w:rPr>
        <w:noProof/>
        <w:lang w:val="en-US"/>
      </w:rPr>
      <w:t>1135</w:t>
    </w:r>
    <w:r w:rsidRPr="006D61CA">
      <w:rPr>
        <w:lang w:val="en-US"/>
      </w:rPr>
      <w:fldChar w:fldCharType="end"/>
    </w:r>
  </w:p>
  <w:p w14:paraId="6E3E0469" w14:textId="77777777" w:rsidR="007838C2" w:rsidRDefault="007838C2"/>
  <w:p w14:paraId="5C3C24E2" w14:textId="77777777" w:rsidR="007838C2" w:rsidRDefault="007838C2"/>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28569" w14:textId="104888C6" w:rsidR="007838C2" w:rsidRPr="004D6538" w:rsidRDefault="007838C2" w:rsidP="004D6538">
    <w:pPr>
      <w:pStyle w:val="Footer"/>
      <w:jc w:val="center"/>
      <w:rPr>
        <w:lang w:val="en-US"/>
      </w:rPr>
    </w:pPr>
    <w:r w:rsidRPr="004D6538">
      <w:rPr>
        <w:lang w:val="en-US"/>
      </w:rPr>
      <w:fldChar w:fldCharType="begin"/>
    </w:r>
    <w:r w:rsidRPr="004D6538">
      <w:rPr>
        <w:lang w:val="en-US"/>
      </w:rPr>
      <w:instrText xml:space="preserve"> PAGE   \* MERGEFORMAT </w:instrText>
    </w:r>
    <w:r w:rsidRPr="004D6538">
      <w:rPr>
        <w:lang w:val="en-US"/>
      </w:rPr>
      <w:fldChar w:fldCharType="separate"/>
    </w:r>
    <w:r w:rsidR="00F52F50">
      <w:rPr>
        <w:noProof/>
        <w:lang w:val="en-US"/>
      </w:rPr>
      <w:t>1134</w:t>
    </w:r>
    <w:r w:rsidRPr="004D6538">
      <w:rPr>
        <w:noProof/>
        <w:lang w:val="en-US"/>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ACB1AA" w14:textId="77777777" w:rsidR="00090C7F" w:rsidRDefault="00090C7F" w:rsidP="006D61CA">
      <w:pPr>
        <w:spacing w:after="0" w:line="240" w:lineRule="auto"/>
      </w:pPr>
      <w:r>
        <w:separator/>
      </w:r>
    </w:p>
  </w:footnote>
  <w:footnote w:type="continuationSeparator" w:id="0">
    <w:p w14:paraId="3910917D" w14:textId="77777777" w:rsidR="00090C7F" w:rsidRDefault="00090C7F" w:rsidP="006D61CA">
      <w:pPr>
        <w:spacing w:after="0" w:line="240" w:lineRule="auto"/>
      </w:pPr>
      <w:r>
        <w:continuationSeparator/>
      </w:r>
    </w:p>
  </w:footnote>
  <w:footnote w:id="1">
    <w:p w14:paraId="1854ACC6" w14:textId="57C6305A" w:rsidR="007838C2" w:rsidRDefault="007838C2" w:rsidP="00BA4F06">
      <w:pPr>
        <w:pStyle w:val="footnote"/>
      </w:pPr>
      <w:r>
        <w:rPr>
          <w:rStyle w:val="FootnoteReference"/>
        </w:rPr>
        <w:footnoteRef/>
      </w:r>
      <w:r>
        <w:t xml:space="preserve"> Not that His Name (presence, self) is not holy, but we petition that we might see It as such, and that His holiness might be manifested in the world.</w:t>
      </w:r>
    </w:p>
  </w:footnote>
  <w:footnote w:id="2">
    <w:p w14:paraId="525741D5" w14:textId="22489CEA" w:rsidR="007838C2" w:rsidRDefault="007838C2" w:rsidP="00F94412">
      <w:pPr>
        <w:pStyle w:val="footnote"/>
      </w:pPr>
      <w:r>
        <w:rPr>
          <w:rStyle w:val="FootnoteReference"/>
        </w:rPr>
        <w:footnoteRef/>
      </w:r>
      <w:r>
        <w:t xml:space="preserve"> [JS] or “assemblies”</w:t>
      </w:r>
    </w:p>
  </w:footnote>
  <w:footnote w:id="3">
    <w:p w14:paraId="5E4DFE5E" w14:textId="69B73039" w:rsidR="007838C2" w:rsidRPr="00926B87" w:rsidRDefault="007838C2" w:rsidP="00926B87">
      <w:pPr>
        <w:jc w:val="left"/>
      </w:pPr>
      <w:r>
        <w:rPr>
          <w:rStyle w:val="FootnoteReference"/>
        </w:rPr>
        <w:footnoteRef/>
      </w:r>
      <w:r>
        <w:t xml:space="preserve"> </w:t>
      </w:r>
      <w:r w:rsidRPr="00926B87">
        <w:rPr>
          <w:rFonts w:eastAsia="Times New Roman" w:cs="Times New Roman"/>
          <w:sz w:val="18"/>
          <w:lang w:val="en-US"/>
        </w:rPr>
        <w:t>Originally "Lord have mercy" was recited 50 times. Under the influence of Roman Catholic missionaries, this came to be 41 times for the 39 lashes, crown of thorns, and sword pierced side. Cf</w:t>
      </w:r>
      <w:r>
        <w:t xml:space="preserve">. </w:t>
      </w:r>
      <w:r w:rsidRPr="00926B87">
        <w:rPr>
          <w:rFonts w:eastAsia="Times New Roman" w:cs="Times New Roman"/>
          <w:sz w:val="18"/>
          <w:lang w:val="en-US"/>
        </w:rPr>
        <w:t>Burmester, O.H.E. “The Horologion of the Egyptian Church : Coptic and Arabic text from a mediaeval manuscript”. Edizioni del Centro Francescano di Studi Orientali Cristiani. Cairo: 1973</w:t>
      </w:r>
    </w:p>
    <w:p w14:paraId="0E848071" w14:textId="1A64254E" w:rsidR="007838C2" w:rsidRDefault="007838C2" w:rsidP="00031314">
      <w:pPr>
        <w:pStyle w:val="footnote"/>
      </w:pPr>
    </w:p>
  </w:footnote>
  <w:footnote w:id="4">
    <w:p w14:paraId="5EDE2D3A" w14:textId="77777777" w:rsidR="007838C2" w:rsidRDefault="007838C2" w:rsidP="00323889">
      <w:pPr>
        <w:pStyle w:val="footnote"/>
      </w:pPr>
      <w:r>
        <w:rPr>
          <w:rStyle w:val="FootnoteReference"/>
        </w:rPr>
        <w:footnoteRef/>
      </w:r>
      <w:r>
        <w:t xml:space="preserve"> This hour is often referred to as “Compline”, the Latin term for the 12</w:t>
      </w:r>
      <w:r w:rsidRPr="00291F95">
        <w:rPr>
          <w:vertAlign w:val="superscript"/>
        </w:rPr>
        <w:t>th</w:t>
      </w:r>
      <w:r>
        <w:t xml:space="preserve"> hour. This is inappropriate, as the meaning of “Compline” is completion, i.e. it is the completion of the hours of the day. However, in the Eastern rite, Vespers is the beginning of the new day, and the 12</w:t>
      </w:r>
      <w:r w:rsidRPr="00291F95">
        <w:rPr>
          <w:vertAlign w:val="superscript"/>
        </w:rPr>
        <w:t>th</w:t>
      </w:r>
      <w:r>
        <w:t xml:space="preserve"> hour is firmly in the new day. The </w:t>
      </w:r>
      <w:r w:rsidRPr="00291F95">
        <w:t xml:space="preserve">Greek </w:t>
      </w:r>
      <w:r>
        <w:t>“A</w:t>
      </w:r>
      <w:r w:rsidRPr="00291F95">
        <w:t>podeipnon”</w:t>
      </w:r>
      <w:r>
        <w:t>,</w:t>
      </w:r>
      <w:r w:rsidRPr="00291F95">
        <w:t xml:space="preserve"> literally means “after supper”, and “Asheya”</w:t>
      </w:r>
      <w:r>
        <w:t xml:space="preserve"> in Arabic</w:t>
      </w:r>
      <w:r w:rsidRPr="00291F95">
        <w:t xml:space="preserve"> has the root word of Asha, meaning </w:t>
      </w:r>
      <w:r>
        <w:t>“</w:t>
      </w:r>
      <w:r w:rsidRPr="00291F95">
        <w:t>dinner/supper</w:t>
      </w:r>
      <w:r>
        <w:t>”. This hour is said by families after dinner, and before sleeping.</w:t>
      </w:r>
    </w:p>
  </w:footnote>
  <w:footnote w:id="5">
    <w:p w14:paraId="0C79E5F0" w14:textId="77777777" w:rsidR="007838C2" w:rsidRDefault="007838C2" w:rsidP="00323889">
      <w:pPr>
        <w:pStyle w:val="footnote"/>
      </w:pPr>
      <w:r>
        <w:rPr>
          <w:rStyle w:val="FootnoteReference"/>
        </w:rPr>
        <w:footnoteRef/>
      </w:r>
      <w:r>
        <w:t xml:space="preserve"> Or “The Lord’s Annointed”</w:t>
      </w:r>
    </w:p>
  </w:footnote>
  <w:footnote w:id="6">
    <w:p w14:paraId="31BBF667" w14:textId="77777777" w:rsidR="007838C2" w:rsidRPr="00926B87" w:rsidRDefault="007838C2" w:rsidP="00926B87">
      <w:pPr>
        <w:pStyle w:val="footnote"/>
        <w:rPr>
          <w:rFonts w:eastAsiaTheme="minorHAnsi" w:cstheme="minorBidi"/>
          <w:szCs w:val="22"/>
          <w:lang w:val="en-CA"/>
        </w:rPr>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p w14:paraId="3B76CFD3" w14:textId="73AC3D63" w:rsidR="007838C2" w:rsidRDefault="007838C2" w:rsidP="00441BAC">
      <w:pPr>
        <w:pStyle w:val="footnote"/>
      </w:pPr>
    </w:p>
  </w:footnote>
  <w:footnote w:id="7">
    <w:p w14:paraId="580FAEDD" w14:textId="77777777" w:rsidR="007838C2" w:rsidRDefault="007838C2" w:rsidP="00130E47">
      <w:pPr>
        <w:pStyle w:val="footnote"/>
      </w:pPr>
      <w:r>
        <w:rPr>
          <w:rStyle w:val="FootnoteReference"/>
        </w:rPr>
        <w:footnoteRef/>
      </w:r>
      <w:r>
        <w:t xml:space="preserve"> Or “The Lord’s Annointed”</w:t>
      </w:r>
    </w:p>
  </w:footnote>
  <w:footnote w:id="8">
    <w:p w14:paraId="74D64774" w14:textId="4A8F239B" w:rsidR="007838C2" w:rsidRDefault="007838C2" w:rsidP="00541EC1">
      <w:pPr>
        <w:pStyle w:val="footnote"/>
      </w:pPr>
      <w:r>
        <w:rPr>
          <w:rStyle w:val="FootnoteReference"/>
        </w:rPr>
        <w:footnoteRef/>
      </w:r>
      <w:r>
        <w:t xml:space="preserve"> Perhaps “O My Lord, Jesus Christ, the Son of God, have mercy on me, the sinner” would be more consistent with modern practice.</w:t>
      </w:r>
    </w:p>
  </w:footnote>
  <w:footnote w:id="9">
    <w:p w14:paraId="6CB42CA0" w14:textId="488CBE5E" w:rsidR="007838C2" w:rsidRDefault="007838C2" w:rsidP="00CE19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0">
    <w:p w14:paraId="5720D5E2" w14:textId="77777777" w:rsidR="007838C2" w:rsidRDefault="007838C2" w:rsidP="006A0403">
      <w:pPr>
        <w:spacing w:after="110"/>
        <w:ind w:left="720" w:right="720"/>
        <w:rPr>
          <w:rFonts w:cs="@MingLiU"/>
          <w:sz w:val="18"/>
          <w:szCs w:val="18"/>
        </w:rPr>
      </w:pPr>
      <w:r>
        <w:rPr>
          <w:rStyle w:val="FootnoteReference"/>
          <w:rFonts w:cs="@MingLiU"/>
          <w:sz w:val="18"/>
          <w:szCs w:val="18"/>
        </w:rPr>
        <w:footnoteRef/>
      </w:r>
      <w:r w:rsidRPr="00C869C3">
        <w:rPr>
          <w:rFonts w:ascii="Book Antiqua" w:hAnsi="Book Antiqua" w:cs="@MingLiU"/>
          <w:sz w:val="18"/>
          <w:szCs w:val="18"/>
        </w:rPr>
        <w:t xml:space="preserve">Literally, </w:t>
      </w:r>
      <w:r w:rsidRPr="00C869C3">
        <w:rPr>
          <w:rFonts w:ascii="Book Antiqua" w:hAnsi="Book Antiqua" w:cs="@MingLiU"/>
          <w:i/>
          <w:iCs/>
          <w:sz w:val="18"/>
          <w:szCs w:val="18"/>
        </w:rPr>
        <w:t>expectancy of the Bridegroom</w:t>
      </w:r>
    </w:p>
  </w:footnote>
  <w:footnote w:id="11">
    <w:p w14:paraId="21BA1E56" w14:textId="77777777" w:rsidR="007838C2" w:rsidRDefault="007838C2" w:rsidP="00485E0C">
      <w:pPr>
        <w:pStyle w:val="footnote"/>
      </w:pPr>
      <w:r>
        <w:rPr>
          <w:rStyle w:val="FootnoteReference"/>
          <w:rFonts w:cs="@MingLiU"/>
          <w:szCs w:val="18"/>
        </w:rPr>
        <w:footnoteRef/>
      </w:r>
      <w:r w:rsidRPr="003C6041">
        <w:t>Literally, unbroken fence</w:t>
      </w:r>
    </w:p>
  </w:footnote>
  <w:footnote w:id="12">
    <w:p w14:paraId="7C2A9DE8" w14:textId="15E62972" w:rsidR="007838C2" w:rsidRDefault="007838C2" w:rsidP="000526E5">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3">
    <w:p w14:paraId="09F8D73A" w14:textId="16300F8E" w:rsidR="007838C2" w:rsidRDefault="007838C2" w:rsidP="00EC590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4">
    <w:p w14:paraId="2A658EFC" w14:textId="19BD2A62" w:rsidR="007838C2" w:rsidRDefault="007838C2" w:rsidP="00F87651">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5">
    <w:p w14:paraId="152B14E5" w14:textId="77777777" w:rsidR="007838C2" w:rsidRDefault="007838C2" w:rsidP="009D062A">
      <w:pPr>
        <w:pStyle w:val="footnote"/>
      </w:pPr>
      <w:r>
        <w:rPr>
          <w:rStyle w:val="FootnoteReference"/>
        </w:rPr>
        <w:footnoteRef/>
      </w:r>
      <w:r>
        <w:t xml:space="preserve"> “Overcome” or “comprehended” I.e. gotten a grip on (the literal meaning of comprehend), but in this case getting a grip on an enemy to defeat him.</w:t>
      </w:r>
    </w:p>
  </w:footnote>
  <w:footnote w:id="16">
    <w:p w14:paraId="30CD4346" w14:textId="77777777" w:rsidR="007838C2" w:rsidRDefault="007838C2" w:rsidP="006800D4">
      <w:pPr>
        <w:pStyle w:val="footnote"/>
      </w:pPr>
      <w:r>
        <w:rPr>
          <w:rStyle w:val="FootnoteReference"/>
        </w:rPr>
        <w:footnoteRef/>
      </w:r>
      <w:r>
        <w:t xml:space="preserve"> Or ‘Unique’</w:t>
      </w:r>
    </w:p>
  </w:footnote>
  <w:footnote w:id="17">
    <w:p w14:paraId="4D9AA31B" w14:textId="77777777" w:rsidR="007838C2" w:rsidRDefault="007838C2" w:rsidP="006800D4">
      <w:pPr>
        <w:pStyle w:val="footnote"/>
      </w:pPr>
      <w:r>
        <w:rPr>
          <w:rStyle w:val="FootnoteReference"/>
        </w:rPr>
        <w:footnoteRef/>
      </w:r>
      <w:r>
        <w:t xml:space="preserve"> The alternative, shorter Gospel reading is suppressed in current practice</w:t>
      </w:r>
    </w:p>
  </w:footnote>
  <w:footnote w:id="18">
    <w:p w14:paraId="40701202" w14:textId="3A9866C8" w:rsidR="007838C2" w:rsidRDefault="007838C2" w:rsidP="00AB3348">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19">
    <w:p w14:paraId="55E6A2D2" w14:textId="54BBD7DD" w:rsidR="007838C2" w:rsidRDefault="007838C2" w:rsidP="00D17FB1">
      <w:pPr>
        <w:pStyle w:val="footnote"/>
      </w:pPr>
      <w:r>
        <w:rPr>
          <w:rStyle w:val="FootnoteReference"/>
        </w:rPr>
        <w:footnoteRef/>
      </w:r>
      <w:r>
        <w:t xml:space="preserve"> The Morning star refers to Venus (or less commonly, Sirius, or Mercury), when it appears brightly towards the East, just before Sunrise. I.e. St. George shone brightly and directed us towards Christ. This title is much more commonly used for St. John the Baptist.</w:t>
      </w:r>
    </w:p>
  </w:footnote>
  <w:footnote w:id="20">
    <w:p w14:paraId="70D46626" w14:textId="108AFFBE" w:rsidR="007838C2" w:rsidRDefault="007838C2" w:rsidP="00D17FB1">
      <w:pPr>
        <w:pStyle w:val="footnote"/>
      </w:pPr>
      <w:r>
        <w:rPr>
          <w:rStyle w:val="FootnoteReference"/>
        </w:rPr>
        <w:footnoteRef/>
      </w:r>
      <w:r>
        <w:t xml:space="preserve"> </w:t>
      </w:r>
      <w:r w:rsidRPr="00D17FB1">
        <w:rPr>
          <w:rFonts w:ascii="FreeSerifAvvaShenouda" w:hAnsi="FreeSerifAvvaShenouda" w:cs="FreeSerifAvvaShenouda"/>
        </w:rPr>
        <w:t>ⲛ̀ⲛⲉϥⲉⲣϩⲉⲙⲓ</w:t>
      </w:r>
      <w:r>
        <w:t xml:space="preserve"> means guide, which can be taken as prelate, i.e. the first Archbishop or leader of the Church in Alexandria, or as herald, i.e. the one who guided the Egyptians to Christ. Since there was never a concept of a Pope over the whole land of Egypt before modern times (rather the Archbishop and Pope of Alexandria was an elder brother to the bishops of the Churches throughout Egypt), and since herald is consistent with enlightening or evangelizing which is also mentioned in this verse, we believe the latter to be the correct rendering.</w:t>
      </w:r>
    </w:p>
  </w:footnote>
  <w:footnote w:id="21">
    <w:p w14:paraId="266FB058" w14:textId="7088DF92" w:rsidR="007838C2" w:rsidRDefault="007838C2" w:rsidP="009407CD">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2">
    <w:p w14:paraId="52EF2EE1" w14:textId="5A872874" w:rsidR="007838C2" w:rsidRDefault="007838C2" w:rsidP="00E32AAC">
      <w:pPr>
        <w:pStyle w:val="footnote"/>
      </w:pPr>
      <w:r>
        <w:rPr>
          <w:rStyle w:val="FootnoteReference"/>
        </w:rPr>
        <w:footnoteRef/>
      </w:r>
      <w:r>
        <w:t xml:space="preserve"> “we bow down” i.e. ten-oosht, elsewhere rendered “we worship”, but encompassing the physical act. One would assume this prayer is made before an icon of the cross. I.e. “we bow down before Your icon”, or image of Christ (the incorruptible Image of the Father). The Coptic does have “form” rather than image, but the Coptic is a translation of the Greek, which has “image” or “icon”. It seems though that the Copts generally interpreted this troparion as saying, “We worship Your incorruptible Person, O Good One.” The Byzantine rite has “we venerate Your immaculate icon, O Good one,” and is also prayed at the 6</w:t>
      </w:r>
      <w:r w:rsidRPr="0039433D">
        <w:rPr>
          <w:vertAlign w:val="superscript"/>
        </w:rPr>
        <w:t>th</w:t>
      </w:r>
      <w:r>
        <w:t xml:space="preserve"> hour, but only during Lent.</w:t>
      </w:r>
    </w:p>
  </w:footnote>
  <w:footnote w:id="23">
    <w:p w14:paraId="25CCDCBD" w14:textId="698D5AF2" w:rsidR="007838C2" w:rsidRDefault="007838C2" w:rsidP="00FD3543">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4">
    <w:p w14:paraId="3F3CFE0D" w14:textId="2B4C27CA" w:rsidR="007838C2" w:rsidRDefault="007838C2" w:rsidP="00D35FC0">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25">
    <w:p w14:paraId="21EB05D3" w14:textId="3E0DE2CA" w:rsidR="007838C2" w:rsidRPr="004A3E27" w:rsidRDefault="007838C2" w:rsidP="00A91B17">
      <w:pPr>
        <w:pStyle w:val="footnote"/>
      </w:pPr>
      <w:r w:rsidRPr="004A3E27">
        <w:rPr>
          <w:rStyle w:val="FootnoteReference"/>
        </w:rPr>
        <w:footnoteRef/>
      </w:r>
      <w:r w:rsidRPr="004A3E27">
        <w:t xml:space="preserve"> Not to be known by God spells death… With God to know is to love, so that knowledge partakes of being; to be unknown is to cease to exist’ (St. Augustine). </w:t>
      </w:r>
      <w:r>
        <w:t>cf</w:t>
      </w:r>
      <w:r w:rsidRPr="004A3E27">
        <w:t>. Habakkuk 1:13; 1 Cor. 8:3; 13:2; Mt. 7:23.</w:t>
      </w:r>
    </w:p>
  </w:footnote>
  <w:footnote w:id="26">
    <w:p w14:paraId="504B45F8" w14:textId="77777777" w:rsidR="007838C2" w:rsidRPr="004A3E27" w:rsidRDefault="007838C2" w:rsidP="00A91B17">
      <w:pPr>
        <w:pStyle w:val="footnote"/>
      </w:pPr>
      <w:r w:rsidRPr="004A3E27">
        <w:rPr>
          <w:rStyle w:val="FootnoteReference"/>
        </w:rPr>
        <w:footnoteRef/>
      </w:r>
      <w:r w:rsidRPr="004A3E27">
        <w:t xml:space="preserve"> ‘An allusion to our Lord’s persecutors mentioned in Acts 4:26’ (St. Augustine).</w:t>
      </w:r>
    </w:p>
  </w:footnote>
  <w:footnote w:id="27">
    <w:p w14:paraId="72C81E85" w14:textId="34D1DBFF" w:rsidR="007838C2" w:rsidRPr="004A3E27" w:rsidRDefault="007838C2" w:rsidP="0019410A">
      <w:pPr>
        <w:pStyle w:val="footnote"/>
      </w:pPr>
      <w:r w:rsidRPr="004A3E27">
        <w:rPr>
          <w:rStyle w:val="FootnoteReference"/>
        </w:rPr>
        <w:footnoteRef/>
      </w:r>
      <w:r w:rsidRPr="004A3E27">
        <w:t xml:space="preserve"> If Zion denotes contemplation, we can apply it to nothing more aptly than the Church whose members are urged to rise daily to the contemplation of God’s glory: </w:t>
      </w:r>
      <w:r w:rsidRPr="004A3E27">
        <w:rPr>
          <w:i/>
        </w:rPr>
        <w:t>We all beholding the glory of the Lord’</w:t>
      </w:r>
      <w:r w:rsidRPr="004A3E27">
        <w:t xml:space="preserve"> (St. Augustine, </w:t>
      </w:r>
      <w:r>
        <w:t>cf</w:t>
      </w:r>
      <w:r w:rsidRPr="004A3E27">
        <w:t>. 2 Cor. 3:18).</w:t>
      </w:r>
    </w:p>
  </w:footnote>
  <w:footnote w:id="28">
    <w:p w14:paraId="0247D5F2" w14:textId="77777777" w:rsidR="007838C2" w:rsidRPr="004A3E27" w:rsidRDefault="007838C2" w:rsidP="0019410A">
      <w:pPr>
        <w:pStyle w:val="footnote"/>
      </w:pPr>
      <w:r w:rsidRPr="004A3E27">
        <w:rPr>
          <w:rStyle w:val="FootnoteReference"/>
        </w:rPr>
        <w:footnoteRef/>
      </w:r>
      <w:r w:rsidRPr="004A3E27">
        <w:t xml:space="preserve"> ‘In this phrase orthodox catholic belief proclaims the eternal generation of the Power and Wisdom of God Who is the only-begotten Son of God’ (St. Augustine). Also Resurrection = new birthday (Acts 13:33).</w:t>
      </w:r>
    </w:p>
  </w:footnote>
  <w:footnote w:id="29">
    <w:p w14:paraId="2DC440F6" w14:textId="40E142B7" w:rsidR="007838C2" w:rsidRDefault="007838C2" w:rsidP="0070002E">
      <w:pPr>
        <w:pStyle w:val="footnote"/>
      </w:pPr>
      <w:r>
        <w:rPr>
          <w:rStyle w:val="FootnoteReference"/>
        </w:rPr>
        <w:footnoteRef/>
      </w:r>
      <w:r>
        <w:t xml:space="preserve"> [JS] Fr. Athanasius translates this from Coptic, “and Thy dominion to the ends of the earth”</w:t>
      </w:r>
    </w:p>
  </w:footnote>
  <w:footnote w:id="30">
    <w:p w14:paraId="18E761AF" w14:textId="77777777" w:rsidR="007838C2" w:rsidRPr="004A3E27" w:rsidRDefault="007838C2" w:rsidP="0019410A">
      <w:pPr>
        <w:pStyle w:val="footnote"/>
      </w:pPr>
      <w:r w:rsidRPr="004A3E27">
        <w:rPr>
          <w:rStyle w:val="FootnoteReference"/>
        </w:rPr>
        <w:footnoteRef/>
      </w:r>
      <w:r w:rsidRPr="004A3E27">
        <w:t xml:space="preserve"> Revelation 2:27; 12:5; 19:15. The rod of iron is the Roman rule, the fourth kingdom of Daniel 2:40 (St. Theodoret). Also means laws of nature.</w:t>
      </w:r>
    </w:p>
  </w:footnote>
  <w:footnote w:id="31">
    <w:p w14:paraId="5A601DD3" w14:textId="77777777" w:rsidR="007838C2" w:rsidRPr="004A3E27" w:rsidRDefault="007838C2" w:rsidP="006D65F6">
      <w:pPr>
        <w:pStyle w:val="footnote"/>
      </w:pPr>
      <w:r w:rsidRPr="004A3E27">
        <w:rPr>
          <w:rStyle w:val="FootnoteReference"/>
        </w:rPr>
        <w:footnoteRef/>
      </w:r>
      <w:r w:rsidRPr="004A3E27">
        <w:t xml:space="preserve"> ‘rulers’: </w:t>
      </w:r>
      <w:r w:rsidRPr="004A3E27">
        <w:rPr>
          <w:i/>
        </w:rPr>
        <w:t>or</w:t>
      </w:r>
      <w:r w:rsidRPr="004A3E27">
        <w:t>, Judges. Judges and rulers were identical in Hebrew thought.</w:t>
      </w:r>
    </w:p>
  </w:footnote>
  <w:footnote w:id="32">
    <w:p w14:paraId="007228D7" w14:textId="77777777" w:rsidR="007838C2" w:rsidRPr="004A3E27" w:rsidRDefault="007838C2" w:rsidP="00C06875">
      <w:pPr>
        <w:pStyle w:val="footnote"/>
      </w:pPr>
      <w:r w:rsidRPr="004A3E27">
        <w:rPr>
          <w:rStyle w:val="FootnoteReference"/>
        </w:rPr>
        <w:footnoteRef/>
      </w:r>
      <w:r w:rsidRPr="004A3E27">
        <w:t xml:space="preserve"> Pause a moment and give that a little thought.</w:t>
      </w:r>
    </w:p>
  </w:footnote>
  <w:footnote w:id="33">
    <w:p w14:paraId="2B340A5C" w14:textId="4488FF0C" w:rsidR="007838C2" w:rsidRDefault="007838C2" w:rsidP="00AC01E8">
      <w:pPr>
        <w:pStyle w:val="footnote"/>
      </w:pPr>
      <w:r>
        <w:rPr>
          <w:rStyle w:val="FootnoteReference"/>
        </w:rPr>
        <w:footnoteRef/>
      </w:r>
      <w:r>
        <w:t xml:space="preserve"> [JS] or “enlarged me”</w:t>
      </w:r>
    </w:p>
  </w:footnote>
  <w:footnote w:id="34">
    <w:p w14:paraId="369566FF" w14:textId="769E6598" w:rsidR="007838C2" w:rsidRPr="004A3E27" w:rsidRDefault="007838C2" w:rsidP="00C06875">
      <w:pPr>
        <w:pStyle w:val="footnote"/>
      </w:pPr>
      <w:r w:rsidRPr="004A3E27">
        <w:rPr>
          <w:rStyle w:val="FootnoteReference"/>
        </w:rPr>
        <w:footnoteRef/>
      </w:r>
      <w:r w:rsidRPr="004A3E27">
        <w:t xml:space="preserve"> heavy-hearted’: weighed down with earthly cares, instead of rising to divine contemplation (St. John Chrysostom. </w:t>
      </w:r>
      <w:r>
        <w:t>cf</w:t>
      </w:r>
      <w:r w:rsidRPr="004A3E27">
        <w:t>. Lk. 21:34).</w:t>
      </w:r>
    </w:p>
  </w:footnote>
  <w:footnote w:id="35">
    <w:p w14:paraId="1C9D0288" w14:textId="77777777" w:rsidR="007838C2" w:rsidRPr="004A3E27" w:rsidRDefault="007838C2" w:rsidP="00C06875">
      <w:pPr>
        <w:pStyle w:val="footnote"/>
      </w:pPr>
      <w:r w:rsidRPr="004A3E27">
        <w:rPr>
          <w:rStyle w:val="FootnoteReference"/>
        </w:rPr>
        <w:footnoteRef/>
      </w:r>
      <w:r w:rsidRPr="004A3E27">
        <w:t xml:space="preserve"> Ephes. 4:26. Be angry at sin, but love the sinner. ‘If you do give way to anger, lead it into silence with silent compunction of heart’ (St. Athanasius the Great).</w:t>
      </w:r>
    </w:p>
  </w:footnote>
  <w:footnote w:id="36">
    <w:p w14:paraId="4E76DBB2" w14:textId="77777777" w:rsidR="007838C2" w:rsidRPr="004A3E27" w:rsidRDefault="007838C2" w:rsidP="00C06875">
      <w:pPr>
        <w:pStyle w:val="footnote"/>
      </w:pPr>
      <w:r w:rsidRPr="004A3E27">
        <w:rPr>
          <w:rStyle w:val="FootnoteReference"/>
        </w:rPr>
        <w:footnoteRef/>
      </w:r>
      <w:r w:rsidRPr="004A3E27">
        <w:t xml:space="preserve"> ‘This relates to the widening of the heart required to receive the inpouring of love through the Holy Spirit’ (St. Augustine).</w:t>
      </w:r>
    </w:p>
  </w:footnote>
  <w:footnote w:id="37">
    <w:p w14:paraId="40D70FA9" w14:textId="77777777" w:rsidR="007838C2" w:rsidRPr="004A3E27" w:rsidRDefault="007838C2" w:rsidP="00C06875">
      <w:pPr>
        <w:pStyle w:val="footnote"/>
      </w:pPr>
      <w:r w:rsidRPr="004A3E27">
        <w:rPr>
          <w:rStyle w:val="FootnoteReference"/>
        </w:rPr>
        <w:footnoteRef/>
      </w:r>
      <w:r w:rsidRPr="004A3E27">
        <w:t xml:space="preserve"> Obtain righteousness, do righteousness, and offer it in sacrifice to God’ (St. Athanasius). See also Ps. 16:1, 30:2 and footnotes there.</w:t>
      </w:r>
    </w:p>
  </w:footnote>
  <w:footnote w:id="38">
    <w:p w14:paraId="6A551E57" w14:textId="51EAA316" w:rsidR="007838C2" w:rsidRDefault="007838C2" w:rsidP="00AC01E8">
      <w:pPr>
        <w:pStyle w:val="footnote"/>
      </w:pPr>
      <w:r>
        <w:rPr>
          <w:rStyle w:val="FootnoteReference"/>
        </w:rPr>
        <w:footnoteRef/>
      </w:r>
      <w:r>
        <w:t xml:space="preserve"> [JS] literally, “face”</w:t>
      </w:r>
    </w:p>
  </w:footnote>
  <w:footnote w:id="39">
    <w:p w14:paraId="4A85A605" w14:textId="3B66CCF4" w:rsidR="007838C2" w:rsidRDefault="007838C2" w:rsidP="0054429F">
      <w:pPr>
        <w:pStyle w:val="footnote"/>
      </w:pPr>
      <w:r>
        <w:rPr>
          <w:rStyle w:val="FootnoteReference"/>
        </w:rPr>
        <w:footnoteRef/>
      </w:r>
      <w:r>
        <w:t xml:space="preserve"> [JS] or “You have put gladness in my heart; From their season of wheat, wine, and oil they were multiplied.”</w:t>
      </w:r>
    </w:p>
  </w:footnote>
  <w:footnote w:id="40">
    <w:p w14:paraId="158091A0" w14:textId="77777777" w:rsidR="007838C2" w:rsidRPr="004A3E27" w:rsidRDefault="007838C2" w:rsidP="00C06875">
      <w:pPr>
        <w:pStyle w:val="footnote"/>
      </w:pPr>
      <w:r w:rsidRPr="004A3E27">
        <w:rPr>
          <w:rStyle w:val="FootnoteReference"/>
        </w:rPr>
        <w:footnoteRef/>
      </w:r>
      <w:r w:rsidRPr="004A3E27">
        <w:t xml:space="preserve"> Or: I rest in peace and fall asleep at once.</w:t>
      </w:r>
    </w:p>
  </w:footnote>
  <w:footnote w:id="41">
    <w:p w14:paraId="005F68B1" w14:textId="1D86BB98" w:rsidR="007838C2" w:rsidRPr="004A3E27" w:rsidRDefault="007838C2" w:rsidP="00C06875">
      <w:pPr>
        <w:pStyle w:val="footnote"/>
      </w:pPr>
      <w:r w:rsidRPr="004A3E27">
        <w:rPr>
          <w:rStyle w:val="FootnoteReference"/>
        </w:rPr>
        <w:footnoteRef/>
      </w:r>
      <w:r w:rsidRPr="004A3E27">
        <w:t xml:space="preserve"> Following the Ethiopian version, which is based on the Septuagint</w:t>
      </w:r>
      <w:r>
        <w:t>, “for You, Lord, enable me to live trustfully alone.”</w:t>
      </w:r>
      <w:r w:rsidRPr="004A3E27">
        <w:t>.</w:t>
      </w:r>
    </w:p>
  </w:footnote>
  <w:footnote w:id="42">
    <w:p w14:paraId="7607908E" w14:textId="06A72B5C" w:rsidR="007838C2" w:rsidRDefault="007838C2" w:rsidP="00FE33CB">
      <w:pPr>
        <w:pStyle w:val="footnote"/>
      </w:pPr>
      <w:r>
        <w:rPr>
          <w:rStyle w:val="FootnoteReference"/>
        </w:rPr>
        <w:footnoteRef/>
      </w:r>
      <w:r>
        <w:t xml:space="preserve"> [JS] or “and You will see me.”</w:t>
      </w:r>
    </w:p>
  </w:footnote>
  <w:footnote w:id="43">
    <w:p w14:paraId="2738F1D2" w14:textId="121829F4" w:rsidR="007838C2" w:rsidRDefault="007838C2" w:rsidP="00DC2AAA">
      <w:pPr>
        <w:pStyle w:val="footnote"/>
      </w:pPr>
      <w:r>
        <w:rPr>
          <w:rStyle w:val="FootnoteReference"/>
        </w:rPr>
        <w:footnoteRef/>
      </w:r>
      <w:r>
        <w:t xml:space="preserve"> [JS] or lawlessness</w:t>
      </w:r>
    </w:p>
  </w:footnote>
  <w:footnote w:id="44">
    <w:p w14:paraId="0C722E17" w14:textId="0C245CCD" w:rsidR="007838C2" w:rsidRDefault="007838C2" w:rsidP="00423962">
      <w:pPr>
        <w:pStyle w:val="footnote"/>
      </w:pPr>
      <w:r>
        <w:rPr>
          <w:rStyle w:val="FootnoteReference"/>
        </w:rPr>
        <w:footnoteRef/>
      </w:r>
      <w:r>
        <w:t xml:space="preserve"> [JS] “do obeisance”, “worship”, referring to the physical act</w:t>
      </w:r>
    </w:p>
  </w:footnote>
  <w:footnote w:id="45">
    <w:p w14:paraId="673FFF4D" w14:textId="4AC67C07" w:rsidR="007838C2" w:rsidRPr="004A3E27" w:rsidRDefault="007838C2" w:rsidP="00C06875">
      <w:pPr>
        <w:pStyle w:val="footnote"/>
      </w:pPr>
      <w:r w:rsidRPr="004A3E27">
        <w:rPr>
          <w:rStyle w:val="FootnoteReference"/>
        </w:rPr>
        <w:footnoteRef/>
      </w:r>
      <w:r w:rsidRPr="004A3E27">
        <w:t xml:space="preserve"> </w:t>
      </w:r>
      <w:r>
        <w:t>cf</w:t>
      </w:r>
      <w:r w:rsidRPr="004A3E27">
        <w:t>. John 14:20, 23; 17:23; Rom. 8:9, 11: Gal. 2:20: Eph. 3:17; Col. 1:27; 1 John 3:24; Rev. 3:20; 1 Cor. 3:16; 6:19; 2 Cor. 6:16.</w:t>
      </w:r>
      <w:r>
        <w:t xml:space="preserve"> [JS] or “among them”</w:t>
      </w:r>
    </w:p>
  </w:footnote>
  <w:footnote w:id="46">
    <w:p w14:paraId="071C992F" w14:textId="3411D0F6" w:rsidR="007838C2" w:rsidRDefault="007838C2" w:rsidP="00DA5133">
      <w:pPr>
        <w:pStyle w:val="footnote"/>
      </w:pPr>
      <w:r>
        <w:rPr>
          <w:rStyle w:val="FootnoteReference"/>
        </w:rPr>
        <w:footnoteRef/>
      </w:r>
      <w:r>
        <w:t xml:space="preserve"> [JS] St. Gregory the Theologian explains the Octave as Easter, both the 1</w:t>
      </w:r>
      <w:r w:rsidRPr="00DA5133">
        <w:rPr>
          <w:vertAlign w:val="superscript"/>
        </w:rPr>
        <w:t>st</w:t>
      </w:r>
      <w:r>
        <w:t xml:space="preserve"> day and the 8</w:t>
      </w:r>
      <w:r w:rsidRPr="00DA5133">
        <w:rPr>
          <w:vertAlign w:val="superscript"/>
        </w:rPr>
        <w:t>th</w:t>
      </w:r>
      <w:r>
        <w:t xml:space="preserve"> day, when all creation is fully restored. I.e. the 8</w:t>
      </w:r>
      <w:r w:rsidRPr="00DA5133">
        <w:rPr>
          <w:vertAlign w:val="superscript"/>
        </w:rPr>
        <w:t>th</w:t>
      </w:r>
      <w:r>
        <w:t xml:space="preserve"> day, Sunday, refers to eternity.</w:t>
      </w:r>
    </w:p>
  </w:footnote>
  <w:footnote w:id="47">
    <w:p w14:paraId="1D32253D" w14:textId="125A513D" w:rsidR="007838C2" w:rsidRPr="004A3E27" w:rsidRDefault="007838C2" w:rsidP="00C06875">
      <w:pPr>
        <w:pStyle w:val="footnote"/>
      </w:pPr>
      <w:r w:rsidRPr="004A3E27">
        <w:rPr>
          <w:rStyle w:val="FootnoteReference"/>
        </w:rPr>
        <w:footnoteRef/>
      </w:r>
      <w:r w:rsidRPr="004A3E27">
        <w:t xml:space="preserve"> </w:t>
      </w:r>
      <w:r>
        <w:t>cf</w:t>
      </w:r>
      <w:r w:rsidRPr="004A3E27">
        <w:t>. Psalm 37:2; Jeremiah 10:24.</w:t>
      </w:r>
    </w:p>
  </w:footnote>
  <w:footnote w:id="48">
    <w:p w14:paraId="27CB451E" w14:textId="0CFB2FE9" w:rsidR="007838C2" w:rsidRPr="004A3E27" w:rsidRDefault="007838C2" w:rsidP="00C06875">
      <w:pPr>
        <w:pStyle w:val="footnote"/>
      </w:pPr>
      <w:r w:rsidRPr="004A3E27">
        <w:rPr>
          <w:rStyle w:val="FootnoteReference"/>
        </w:rPr>
        <w:footnoteRef/>
      </w:r>
      <w:r w:rsidRPr="004A3E27">
        <w:t xml:space="preserve"> </w:t>
      </w:r>
      <w:r>
        <w:t>Literally “But You</w:t>
      </w:r>
      <w:r w:rsidRPr="00AB1781">
        <w:t>, O Lord, how long?</w:t>
      </w:r>
      <w:r>
        <w:t>”</w:t>
      </w:r>
      <w:r w:rsidRPr="004A3E27">
        <w:t xml:space="preserve"> </w:t>
      </w:r>
      <w:r>
        <w:t>cf</w:t>
      </w:r>
      <w:r w:rsidRPr="004A3E27">
        <w:t xml:space="preserve">. Rev. 6:10. ‘How long, O sovereign Lord, holy and true, must it be before </w:t>
      </w:r>
      <w:r>
        <w:t>You</w:t>
      </w:r>
      <w:r w:rsidRPr="004A3E27">
        <w:t xml:space="preserve"> wilt judge and punish the inhabitants of the earth for our blood?’</w:t>
      </w:r>
    </w:p>
  </w:footnote>
  <w:footnote w:id="49">
    <w:p w14:paraId="191F4176" w14:textId="002666CD" w:rsidR="007838C2" w:rsidRDefault="007838C2" w:rsidP="00530F84">
      <w:pPr>
        <w:pStyle w:val="footnote"/>
      </w:pPr>
      <w:r>
        <w:rPr>
          <w:rStyle w:val="FootnoteReference"/>
        </w:rPr>
        <w:footnoteRef/>
      </w:r>
      <w:r>
        <w:t xml:space="preserve"> [JS] or “give thanks”. The word conveys “thankfully confess with praise”</w:t>
      </w:r>
    </w:p>
  </w:footnote>
  <w:footnote w:id="50">
    <w:p w14:paraId="3C274CF7" w14:textId="753C99BC" w:rsidR="007838C2" w:rsidRPr="004A3E27" w:rsidRDefault="007838C2" w:rsidP="00C06875">
      <w:pPr>
        <w:pStyle w:val="footnote"/>
      </w:pPr>
      <w:r w:rsidRPr="004A3E27">
        <w:rPr>
          <w:rStyle w:val="FootnoteReference"/>
        </w:rPr>
        <w:footnoteRef/>
      </w:r>
      <w:r w:rsidRPr="004A3E27">
        <w:t xml:space="preserve"> </w:t>
      </w:r>
      <w:r>
        <w:t>cf</w:t>
      </w:r>
      <w:r w:rsidRPr="004A3E27">
        <w:t>. Mt. 7:23.</w:t>
      </w:r>
      <w:r>
        <w:t xml:space="preserve"> [JS] iniquity, or lawlessness</w:t>
      </w:r>
    </w:p>
  </w:footnote>
  <w:footnote w:id="51">
    <w:p w14:paraId="426DCAC0" w14:textId="3C0A3857" w:rsidR="007838C2" w:rsidRDefault="007838C2" w:rsidP="00530F84">
      <w:pPr>
        <w:pStyle w:val="footnote"/>
      </w:pPr>
      <w:r>
        <w:rPr>
          <w:rStyle w:val="FootnoteReference"/>
        </w:rPr>
        <w:footnoteRef/>
      </w:r>
      <w:r>
        <w:t xml:space="preserve"> [JS] Fr. Lazarus and Brenton interpolate “my enemy”</w:t>
      </w:r>
    </w:p>
  </w:footnote>
  <w:footnote w:id="52">
    <w:p w14:paraId="4AC07AFE" w14:textId="206B4893" w:rsidR="007838C2" w:rsidRPr="004A3E27" w:rsidRDefault="007838C2" w:rsidP="00C06875">
      <w:pPr>
        <w:pStyle w:val="footnote"/>
      </w:pPr>
      <w:r w:rsidRPr="004A3E27">
        <w:rPr>
          <w:rStyle w:val="FootnoteReference"/>
        </w:rPr>
        <w:footnoteRef/>
      </w:r>
      <w:r w:rsidRPr="004A3E27">
        <w:t xml:space="preserve"> </w:t>
      </w:r>
      <w:r>
        <w:t>cf</w:t>
      </w:r>
      <w:r w:rsidRPr="004A3E27">
        <w:t>. 1 Pet. 5:8.</w:t>
      </w:r>
    </w:p>
  </w:footnote>
  <w:footnote w:id="53">
    <w:p w14:paraId="553B4541" w14:textId="77777777" w:rsidR="007838C2" w:rsidRPr="004A3E27" w:rsidRDefault="007838C2" w:rsidP="00C06875">
      <w:pPr>
        <w:pStyle w:val="footnote"/>
      </w:pPr>
      <w:r w:rsidRPr="004A3E27">
        <w:rPr>
          <w:rStyle w:val="FootnoteReference"/>
        </w:rPr>
        <w:footnoteRef/>
      </w:r>
      <w:r w:rsidRPr="004A3E27">
        <w:t xml:space="preserve"> Empties fall (Ephes. 5:18).</w:t>
      </w:r>
    </w:p>
  </w:footnote>
  <w:footnote w:id="54">
    <w:p w14:paraId="5DDCA66E" w14:textId="77777777" w:rsidR="007838C2" w:rsidRPr="004A3E27" w:rsidRDefault="007838C2" w:rsidP="00C06875">
      <w:pPr>
        <w:pStyle w:val="footnote"/>
      </w:pPr>
      <w:r w:rsidRPr="004A3E27">
        <w:rPr>
          <w:rStyle w:val="FootnoteReference"/>
        </w:rPr>
        <w:footnoteRef/>
      </w:r>
      <w:r w:rsidRPr="004A3E27">
        <w:t xml:space="preserve"> </w:t>
      </w:r>
      <w:r w:rsidRPr="004A3E27">
        <w:rPr>
          <w:i/>
        </w:rPr>
        <w:t>Pause</w:t>
      </w:r>
      <w:r w:rsidRPr="004A3E27">
        <w:t xml:space="preserve"> a while. Calmly think it over.</w:t>
      </w:r>
    </w:p>
  </w:footnote>
  <w:footnote w:id="55">
    <w:p w14:paraId="3FBE71C1" w14:textId="749D259D" w:rsidR="007838C2" w:rsidRDefault="007838C2" w:rsidP="00741EF6">
      <w:pPr>
        <w:pStyle w:val="footnote"/>
      </w:pPr>
      <w:r>
        <w:rPr>
          <w:rStyle w:val="FootnoteReference"/>
        </w:rPr>
        <w:footnoteRef/>
      </w:r>
      <w:r>
        <w:t xml:space="preserve"> [JS] or “give thanks to”, or “thankfully confess the Lord with Praise”</w:t>
      </w:r>
    </w:p>
  </w:footnote>
  <w:footnote w:id="56">
    <w:p w14:paraId="74E99F4D" w14:textId="77777777" w:rsidR="007838C2" w:rsidRPr="004A3E27" w:rsidRDefault="007838C2" w:rsidP="00C06875">
      <w:pPr>
        <w:pStyle w:val="footnote"/>
      </w:pPr>
      <w:r w:rsidRPr="004A3E27">
        <w:rPr>
          <w:rStyle w:val="FootnoteReference"/>
        </w:rPr>
        <w:footnoteRef/>
      </w:r>
      <w:r w:rsidRPr="004A3E27">
        <w:t xml:space="preserve"> ‘By His name death is destroyed, demons are bound, heaven is revealed, the gates of paradise are opened, the Spirit is bestowed’ (St Chrysostom).</w:t>
      </w:r>
    </w:p>
  </w:footnote>
  <w:footnote w:id="57">
    <w:p w14:paraId="419148E7" w14:textId="77777777" w:rsidR="007838C2" w:rsidRPr="004A3E27" w:rsidRDefault="007838C2" w:rsidP="00C06875">
      <w:pPr>
        <w:pStyle w:val="footnote"/>
      </w:pPr>
      <w:r w:rsidRPr="004A3E27">
        <w:rPr>
          <w:rStyle w:val="FootnoteReference"/>
        </w:rPr>
        <w:footnoteRef/>
      </w:r>
      <w:r w:rsidRPr="004A3E27">
        <w:t xml:space="preserve"> Mt. 21:16.</w:t>
      </w:r>
    </w:p>
  </w:footnote>
  <w:footnote w:id="58">
    <w:p w14:paraId="263154A0" w14:textId="77777777" w:rsidR="007838C2" w:rsidRPr="004A3E27" w:rsidRDefault="007838C2" w:rsidP="00741EF6">
      <w:pPr>
        <w:pStyle w:val="footnote"/>
      </w:pPr>
      <w:r w:rsidRPr="004A3E27">
        <w:rPr>
          <w:rStyle w:val="FootnoteReference"/>
        </w:rPr>
        <w:footnoteRef/>
      </w:r>
      <w:r w:rsidRPr="004A3E27">
        <w:t xml:space="preserve"> poised: </w:t>
      </w:r>
      <w:r w:rsidRPr="004A3E27">
        <w:rPr>
          <w:i/>
        </w:rPr>
        <w:t>lit</w:t>
      </w:r>
      <w:r w:rsidRPr="004A3E27">
        <w:t>. fixed.</w:t>
      </w:r>
    </w:p>
  </w:footnote>
  <w:footnote w:id="59">
    <w:p w14:paraId="7ECF8A2D" w14:textId="77777777" w:rsidR="007838C2" w:rsidRPr="004A3E27" w:rsidRDefault="007838C2" w:rsidP="00C06875">
      <w:pPr>
        <w:pStyle w:val="footnote"/>
      </w:pPr>
      <w:r w:rsidRPr="004A3E27">
        <w:rPr>
          <w:rStyle w:val="FootnoteReference"/>
        </w:rPr>
        <w:footnoteRef/>
      </w:r>
      <w:r w:rsidRPr="004A3E27">
        <w:t xml:space="preserve"> Heb. 2:6-8. The Sovereignty of the Son of Man (Messiah).</w:t>
      </w:r>
    </w:p>
  </w:footnote>
  <w:footnote w:id="60">
    <w:p w14:paraId="04C11CE1" w14:textId="67416AE0" w:rsidR="007838C2" w:rsidRDefault="007838C2" w:rsidP="00741EF6">
      <w:pPr>
        <w:pStyle w:val="footnote"/>
      </w:pPr>
      <w:r>
        <w:rPr>
          <w:rStyle w:val="FootnoteReference"/>
        </w:rPr>
        <w:footnoteRef/>
      </w:r>
      <w:r>
        <w:t xml:space="preserve"> [JS] or “thank”, “I will thankfully confess You with praise”</w:t>
      </w:r>
    </w:p>
  </w:footnote>
  <w:footnote w:id="61">
    <w:p w14:paraId="4A64FA1B" w14:textId="245FE10B" w:rsidR="007838C2" w:rsidRDefault="007838C2" w:rsidP="005C7C41">
      <w:pPr>
        <w:pStyle w:val="footnote"/>
      </w:pPr>
      <w:r>
        <w:rPr>
          <w:rStyle w:val="FootnoteReference"/>
        </w:rPr>
        <w:footnoteRef/>
      </w:r>
      <w:r>
        <w:t xml:space="preserve"> [JS] Or, “I will confess You with thanksgiving”</w:t>
      </w:r>
    </w:p>
  </w:footnote>
  <w:footnote w:id="62">
    <w:p w14:paraId="70996BAC" w14:textId="67EDD120" w:rsidR="007838C2" w:rsidRDefault="007838C2" w:rsidP="00741EF6">
      <w:pPr>
        <w:pStyle w:val="footnote"/>
      </w:pPr>
      <w:r>
        <w:rPr>
          <w:rStyle w:val="FootnoteReference"/>
        </w:rPr>
        <w:footnoteRef/>
      </w:r>
      <w:r>
        <w:t xml:space="preserve"> [JS] literally, “from before Your face”</w:t>
      </w:r>
    </w:p>
  </w:footnote>
  <w:footnote w:id="63">
    <w:p w14:paraId="1EEFD7A1" w14:textId="55BF803F" w:rsidR="007838C2" w:rsidRPr="004A3E27" w:rsidRDefault="007838C2" w:rsidP="00E8746A">
      <w:pPr>
        <w:pStyle w:val="footnote"/>
      </w:pPr>
      <w:r w:rsidRPr="004A3E27">
        <w:rPr>
          <w:rStyle w:val="FootnoteReference"/>
          <w:rFonts w:ascii="Book Antiqua" w:hAnsi="Book Antiqua"/>
        </w:rPr>
        <w:footnoteRef/>
      </w:r>
      <w:r w:rsidRPr="004A3E27">
        <w:t xml:space="preserve"> ‘This refers to the coming destruction of the dev</w:t>
      </w:r>
      <w:r>
        <w:t>il’ (St. Athanasius the Great).</w:t>
      </w:r>
    </w:p>
  </w:footnote>
  <w:footnote w:id="64">
    <w:p w14:paraId="722FF076" w14:textId="77777777" w:rsidR="007838C2" w:rsidRPr="004A3E27" w:rsidRDefault="007838C2" w:rsidP="00BD5BBE">
      <w:pPr>
        <w:pStyle w:val="footnote"/>
      </w:pPr>
      <w:r w:rsidRPr="004A3E27">
        <w:rPr>
          <w:rStyle w:val="FootnoteReference"/>
        </w:rPr>
        <w:footnoteRef/>
      </w:r>
      <w:r w:rsidRPr="004A3E27">
        <w:t xml:space="preserve"> ‘While eager to butcher bodies they were inflicting death on their own souls’ (St. Augustine).</w:t>
      </w:r>
    </w:p>
  </w:footnote>
  <w:footnote w:id="65">
    <w:p w14:paraId="3428C8D1" w14:textId="77777777" w:rsidR="007838C2" w:rsidRPr="004A3E27" w:rsidRDefault="007838C2" w:rsidP="00BD5BBE">
      <w:pPr>
        <w:pStyle w:val="footnote"/>
      </w:pPr>
      <w:r w:rsidRPr="004A3E27">
        <w:rPr>
          <w:rStyle w:val="FootnoteReference"/>
        </w:rPr>
        <w:footnoteRef/>
      </w:r>
      <w:r w:rsidRPr="004A3E27">
        <w:t xml:space="preserve"> ‘The foot typifies the soul’s affection, which when depraved is termed lust or cupidity, but when upright is love or charity. Love is the magnet which draws the soul towards its goal. When sinners try to set their affection on God, they suffer as they would in trying to free their foot from a fetter. So they prefer not to sever themselves from their pleasures’ (</w:t>
      </w:r>
      <w:r w:rsidRPr="004A3E27">
        <w:rPr>
          <w:i/>
        </w:rPr>
        <w:t>ibid</w:t>
      </w:r>
      <w:r w:rsidRPr="004A3E27">
        <w:t>).</w:t>
      </w:r>
    </w:p>
  </w:footnote>
  <w:footnote w:id="66">
    <w:p w14:paraId="1BACCDC6" w14:textId="77777777" w:rsidR="007838C2" w:rsidRPr="004A3E27" w:rsidRDefault="007838C2" w:rsidP="00BD5BBE">
      <w:pPr>
        <w:pStyle w:val="footnote"/>
      </w:pPr>
      <w:r w:rsidRPr="004A3E27">
        <w:rPr>
          <w:rStyle w:val="FootnoteReference"/>
        </w:rPr>
        <w:footnoteRef/>
      </w:r>
      <w:r w:rsidRPr="004A3E27">
        <w:t xml:space="preserve"> Pain and passion: </w:t>
      </w:r>
      <w:r w:rsidRPr="004A3E27">
        <w:rPr>
          <w:i/>
        </w:rPr>
        <w:t>or</w:t>
      </w:r>
      <w:r w:rsidRPr="004A3E27">
        <w:t>, trouble and anger.</w:t>
      </w:r>
    </w:p>
  </w:footnote>
  <w:footnote w:id="67">
    <w:p w14:paraId="35D4643B" w14:textId="1AD327CF" w:rsidR="007838C2" w:rsidRDefault="007838C2" w:rsidP="00AF711D">
      <w:pPr>
        <w:pStyle w:val="footnote"/>
      </w:pPr>
      <w:r>
        <w:rPr>
          <w:rStyle w:val="FootnoteReference"/>
        </w:rPr>
        <w:footnoteRef/>
      </w:r>
      <w:r>
        <w:t xml:space="preserve"> [JS] literally, “arm”</w:t>
      </w:r>
    </w:p>
  </w:footnote>
  <w:footnote w:id="68">
    <w:p w14:paraId="4F5EE238" w14:textId="67FB8443" w:rsidR="007838C2" w:rsidRPr="004A3E27" w:rsidRDefault="007838C2" w:rsidP="00BD5BBE">
      <w:pPr>
        <w:pStyle w:val="footnote"/>
      </w:pPr>
      <w:r w:rsidRPr="004A3E27">
        <w:rPr>
          <w:rStyle w:val="FootnoteReference"/>
        </w:rPr>
        <w:footnoteRef/>
      </w:r>
      <w:r w:rsidRPr="004A3E27">
        <w:t xml:space="preserve"> </w:t>
      </w:r>
      <w:r>
        <w:t>cf</w:t>
      </w:r>
      <w:r w:rsidRPr="004A3E27">
        <w:t>. 2 Cor. 6:16; 1 Cor. 6:19.</w:t>
      </w:r>
    </w:p>
  </w:footnote>
  <w:footnote w:id="69">
    <w:p w14:paraId="06196E84" w14:textId="25C20E1B" w:rsidR="007838C2" w:rsidRPr="004A3E27" w:rsidRDefault="007838C2" w:rsidP="00BD5BBE">
      <w:pPr>
        <w:pStyle w:val="footnote"/>
      </w:pPr>
      <w:r w:rsidRPr="004A3E27">
        <w:rPr>
          <w:rStyle w:val="FootnoteReference"/>
        </w:rPr>
        <w:footnoteRef/>
      </w:r>
      <w:r w:rsidRPr="004A3E27">
        <w:t xml:space="preserve"> </w:t>
      </w:r>
      <w:r>
        <w:t>[JS] OSB has “I will declare it boldly”. NETS has “I will speak freely against it”. Fr. Lazarus has “and speak plainly in him”: cf</w:t>
      </w:r>
      <w:r w:rsidRPr="004A3E27">
        <w:t>. Mt. 10:19, 20; Luke 21:12-19.</w:t>
      </w:r>
    </w:p>
  </w:footnote>
  <w:footnote w:id="70">
    <w:p w14:paraId="18B16E36" w14:textId="67403665" w:rsidR="007838C2" w:rsidRPr="004A3E27" w:rsidRDefault="007838C2" w:rsidP="00BD5BBE">
      <w:pPr>
        <w:pStyle w:val="footnote"/>
      </w:pPr>
      <w:r w:rsidRPr="004A3E27">
        <w:rPr>
          <w:rStyle w:val="FootnoteReference"/>
        </w:rPr>
        <w:footnoteRef/>
      </w:r>
      <w:r w:rsidRPr="004A3E27">
        <w:t xml:space="preserve"> Psalm 13 differs only slightly from Psalm 52. </w:t>
      </w:r>
      <w:r>
        <w:t>cf</w:t>
      </w:r>
      <w:r w:rsidRPr="004A3E27">
        <w:t>. Romans 1:20-25.</w:t>
      </w:r>
    </w:p>
  </w:footnote>
  <w:footnote w:id="71">
    <w:p w14:paraId="11679EA7" w14:textId="08137300" w:rsidR="007838C2" w:rsidRDefault="007838C2" w:rsidP="00177A6C">
      <w:pPr>
        <w:pStyle w:val="footnote"/>
      </w:pPr>
      <w:r>
        <w:rPr>
          <w:rStyle w:val="FootnoteReference"/>
        </w:rPr>
        <w:footnoteRef/>
      </w:r>
      <w:r>
        <w:t xml:space="preserve"> [JS] Section in [] missing in Fr. Lazarus, the Psalter According to the Seventy, the Paslter for Prayer, NETS, and MT, but found in Coptic, OSB and Brenton.</w:t>
      </w:r>
    </w:p>
  </w:footnote>
  <w:footnote w:id="72">
    <w:p w14:paraId="6D7546C6" w14:textId="173E810C" w:rsidR="007838C2" w:rsidRDefault="007838C2" w:rsidP="003F1DDB">
      <w:pPr>
        <w:pStyle w:val="footnote"/>
      </w:pPr>
      <w:r>
        <w:rPr>
          <w:rStyle w:val="FootnoteReference"/>
        </w:rPr>
        <w:footnoteRef/>
      </w:r>
      <w:r>
        <w:t xml:space="preserve"> [JS] from Fr. Athanasius</w:t>
      </w:r>
    </w:p>
  </w:footnote>
  <w:footnote w:id="73">
    <w:p w14:paraId="69DDC031" w14:textId="072B35A0" w:rsidR="007838C2" w:rsidRPr="004A3E27" w:rsidRDefault="007838C2" w:rsidP="00BD5BBE">
      <w:pPr>
        <w:pStyle w:val="footnote"/>
      </w:pPr>
      <w:r w:rsidRPr="004A3E27">
        <w:rPr>
          <w:rStyle w:val="FootnoteReference"/>
        </w:rPr>
        <w:footnoteRef/>
      </w:r>
      <w:r w:rsidRPr="004A3E27">
        <w:t xml:space="preserve"> Salvation puts us in that state in which God’s eternal life becomes ours, according to the normal right of succession to an inheritance (</w:t>
      </w:r>
      <w:r>
        <w:t>cf</w:t>
      </w:r>
      <w:r w:rsidRPr="004A3E27">
        <w:t>. Rom. 8:17, ‘heirs of God and joint-heirs with Christ’).</w:t>
      </w:r>
    </w:p>
  </w:footnote>
  <w:footnote w:id="74">
    <w:p w14:paraId="7B2308F0" w14:textId="163ED086" w:rsidR="007838C2" w:rsidRPr="004A3E27" w:rsidRDefault="007838C2" w:rsidP="00BD5BBE">
      <w:pPr>
        <w:pStyle w:val="footnote"/>
      </w:pPr>
      <w:r w:rsidRPr="004A3E27">
        <w:rPr>
          <w:rStyle w:val="FootnoteReference"/>
        </w:rPr>
        <w:footnoteRef/>
      </w:r>
      <w:r w:rsidRPr="004A3E27">
        <w:t xml:space="preserve"> heart: </w:t>
      </w:r>
      <w:r w:rsidRPr="004A3E27">
        <w:rPr>
          <w:i/>
        </w:rPr>
        <w:t>lit</w:t>
      </w:r>
      <w:r w:rsidRPr="004A3E27">
        <w:t xml:space="preserve">. kidneys. The unconscious mind. </w:t>
      </w:r>
      <w:r>
        <w:t>cf</w:t>
      </w:r>
      <w:r w:rsidRPr="004A3E27">
        <w:t>. Psalm 138:13 and footnote.</w:t>
      </w:r>
    </w:p>
  </w:footnote>
  <w:footnote w:id="75">
    <w:p w14:paraId="0A1AEA09" w14:textId="719947E0" w:rsidR="007838C2" w:rsidRPr="004A3E27" w:rsidRDefault="007838C2" w:rsidP="00BD5BBE">
      <w:pPr>
        <w:pStyle w:val="footnote"/>
      </w:pPr>
      <w:r w:rsidRPr="004A3E27">
        <w:rPr>
          <w:rStyle w:val="FootnoteReference"/>
        </w:rPr>
        <w:footnoteRef/>
      </w:r>
      <w:r w:rsidRPr="004A3E27">
        <w:t xml:space="preserve"> Verses 8-11b are quoted verbatim by St. Peter in Acts 2:25-23, and are explained in Acts 2:31. St. Paul quotes 1 verse, Acts 13:35 </w:t>
      </w:r>
      <w:r>
        <w:t>cf</w:t>
      </w:r>
      <w:r w:rsidRPr="004A3E27">
        <w:t>. Jn. 2:22.</w:t>
      </w:r>
    </w:p>
  </w:footnote>
  <w:footnote w:id="76">
    <w:p w14:paraId="4590FEB6" w14:textId="77777777" w:rsidR="007838C2" w:rsidRPr="004A3E27" w:rsidRDefault="007838C2" w:rsidP="00BD5BBE">
      <w:pPr>
        <w:pStyle w:val="footnote"/>
      </w:pPr>
      <w:r w:rsidRPr="004A3E27">
        <w:rPr>
          <w:rStyle w:val="FootnoteReference"/>
        </w:rPr>
        <w:footnoteRef/>
      </w:r>
      <w:r w:rsidRPr="004A3E27">
        <w:t xml:space="preserve"> At: </w:t>
      </w:r>
      <w:r w:rsidRPr="004A3E27">
        <w:rPr>
          <w:i/>
        </w:rPr>
        <w:t>or</w:t>
      </w:r>
      <w:r w:rsidRPr="004A3E27">
        <w:t>, In.</w:t>
      </w:r>
    </w:p>
  </w:footnote>
  <w:footnote w:id="77">
    <w:p w14:paraId="668862BB" w14:textId="77777777" w:rsidR="007838C2" w:rsidRPr="004A3E27" w:rsidRDefault="007838C2" w:rsidP="00BD5BBE">
      <w:pPr>
        <w:pStyle w:val="footnote"/>
      </w:pPr>
      <w:r w:rsidRPr="004A3E27">
        <w:rPr>
          <w:rStyle w:val="FootnoteReference"/>
        </w:rPr>
        <w:footnoteRef/>
      </w:r>
      <w:r w:rsidRPr="004A3E27">
        <w:t xml:space="preserve"> i.e. Hear Christ who intercedes on our behalf (1 Cor. 1:30; Rom. 8: 34).</w:t>
      </w:r>
    </w:p>
  </w:footnote>
  <w:footnote w:id="78">
    <w:p w14:paraId="6CFE3221" w14:textId="05261702" w:rsidR="007838C2" w:rsidRPr="004A3E27" w:rsidRDefault="007838C2" w:rsidP="007C28F0">
      <w:pPr>
        <w:pStyle w:val="footnote"/>
      </w:pPr>
      <w:r w:rsidRPr="004A3E27">
        <w:rPr>
          <w:rStyle w:val="FootnoteReference"/>
        </w:rPr>
        <w:footnoteRef/>
      </w:r>
      <w:r w:rsidRPr="004A3E27">
        <w:t xml:space="preserve"> </w:t>
      </w:r>
      <w:r>
        <w:t>cf</w:t>
      </w:r>
      <w:r w:rsidRPr="004A3E27">
        <w:t>. 2 Tim. 2:3, 12.</w:t>
      </w:r>
    </w:p>
  </w:footnote>
  <w:footnote w:id="79">
    <w:p w14:paraId="5F29B1F0" w14:textId="77777777" w:rsidR="007838C2" w:rsidRPr="004A3E27" w:rsidRDefault="007838C2" w:rsidP="00BD5BBE">
      <w:pPr>
        <w:pStyle w:val="footnote"/>
      </w:pPr>
      <w:r w:rsidRPr="004A3E27">
        <w:rPr>
          <w:rStyle w:val="FootnoteReference"/>
        </w:rPr>
        <w:footnoteRef/>
      </w:r>
      <w:r w:rsidRPr="004A3E27">
        <w:t xml:space="preserve"> apple: </w:t>
      </w:r>
      <w:r w:rsidRPr="004A3E27">
        <w:rPr>
          <w:i/>
        </w:rPr>
        <w:t>or</w:t>
      </w:r>
      <w:r w:rsidRPr="004A3E27">
        <w:t>, pupil. Enshrined in its tiny temple, the eye can shut out the cares and vanities of the world. It cannot bear the smallest speck of dust. So the Christian should hate the least stain of sin.</w:t>
      </w:r>
    </w:p>
  </w:footnote>
  <w:footnote w:id="80">
    <w:p w14:paraId="5D9C28AA" w14:textId="77777777" w:rsidR="007838C2" w:rsidRPr="004A3E27" w:rsidRDefault="007838C2" w:rsidP="00BD5BBE">
      <w:pPr>
        <w:pStyle w:val="footnote"/>
      </w:pPr>
      <w:r w:rsidRPr="004A3E27">
        <w:rPr>
          <w:rStyle w:val="FootnoteReference"/>
        </w:rPr>
        <w:footnoteRef/>
      </w:r>
      <w:r w:rsidRPr="004A3E27">
        <w:t xml:space="preserve"> ‘They cast Me out of their city and now surround Me on the cross’ (St. Augustine).</w:t>
      </w:r>
    </w:p>
  </w:footnote>
  <w:footnote w:id="81">
    <w:p w14:paraId="664E4599" w14:textId="27F6D76B" w:rsidR="007838C2" w:rsidRDefault="007838C2" w:rsidP="00453A38">
      <w:pPr>
        <w:pStyle w:val="footnote"/>
      </w:pPr>
      <w:r>
        <w:rPr>
          <w:rStyle w:val="FootnoteReference"/>
        </w:rPr>
        <w:footnoteRef/>
      </w:r>
      <w:r>
        <w:t xml:space="preserve"> [JS] Coptic has “They have satisfied themselves with swine, and have left the remnants to their infants”. See the Vespers Gospel of Monday of the Preparation Week of Great Lent.</w:t>
      </w:r>
    </w:p>
  </w:footnote>
  <w:footnote w:id="82">
    <w:p w14:paraId="4AD0F1DA" w14:textId="77777777" w:rsidR="007838C2" w:rsidRPr="004A3E27" w:rsidRDefault="007838C2" w:rsidP="00BD5BBE">
      <w:pPr>
        <w:pStyle w:val="footnote"/>
      </w:pPr>
      <w:r w:rsidRPr="004A3E27">
        <w:rPr>
          <w:rStyle w:val="FootnoteReference"/>
        </w:rPr>
        <w:footnoteRef/>
      </w:r>
      <w:r w:rsidRPr="004A3E27">
        <w:t xml:space="preserve"> This Psalm, with slight variations, is also found in 2 Kings 22 (2 Samuel 22). It is a war-song of Christ the Warrior-King, fighting His way through a rebellious world with the weapons of His faith and love alone, until He comes into His Kingdom and gathers all to Himself.</w:t>
      </w:r>
    </w:p>
  </w:footnote>
  <w:footnote w:id="83">
    <w:p w14:paraId="1D6BB5F1" w14:textId="7BEDD296" w:rsidR="007838C2" w:rsidRDefault="007838C2" w:rsidP="00D47452">
      <w:pPr>
        <w:pStyle w:val="footnote"/>
      </w:pPr>
      <w:r>
        <w:rPr>
          <w:rStyle w:val="FootnoteReference"/>
        </w:rPr>
        <w:footnoteRef/>
      </w:r>
      <w:r>
        <w:t xml:space="preserve"> [JS] or “foundation”</w:t>
      </w:r>
    </w:p>
  </w:footnote>
  <w:footnote w:id="84">
    <w:p w14:paraId="3C5663F2" w14:textId="2A9D9C12" w:rsidR="007838C2" w:rsidRDefault="007838C2" w:rsidP="00D47452">
      <w:pPr>
        <w:pStyle w:val="footnote"/>
      </w:pPr>
      <w:r>
        <w:rPr>
          <w:rStyle w:val="FootnoteReference"/>
        </w:rPr>
        <w:footnoteRef/>
      </w:r>
      <w:r>
        <w:t xml:space="preserve"> [JS] Fr. Lazarus has “my saviour”. I.e. the power of my salvation, or the One with power to save me.</w:t>
      </w:r>
    </w:p>
  </w:footnote>
  <w:footnote w:id="85">
    <w:p w14:paraId="4CDB07D8" w14:textId="14188044" w:rsidR="007838C2" w:rsidRPr="004A3E27" w:rsidRDefault="007838C2" w:rsidP="00BD5BBE">
      <w:pPr>
        <w:pStyle w:val="footnote"/>
      </w:pPr>
      <w:r w:rsidRPr="004A3E27">
        <w:rPr>
          <w:rStyle w:val="FootnoteReference"/>
        </w:rPr>
        <w:footnoteRef/>
      </w:r>
      <w:r w:rsidRPr="004A3E27">
        <w:t xml:space="preserve"> </w:t>
      </w:r>
      <w:r>
        <w:t>Cf</w:t>
      </w:r>
      <w:r w:rsidRPr="004A3E27">
        <w:t>. Acts 2:24.</w:t>
      </w:r>
    </w:p>
  </w:footnote>
  <w:footnote w:id="86">
    <w:p w14:paraId="09C8C689" w14:textId="5B1E38B7" w:rsidR="007838C2" w:rsidRPr="004A3E27" w:rsidRDefault="007838C2" w:rsidP="00BD5BBE">
      <w:pPr>
        <w:pStyle w:val="footnote"/>
      </w:pPr>
      <w:r w:rsidRPr="004A3E27">
        <w:rPr>
          <w:rStyle w:val="FootnoteReference"/>
        </w:rPr>
        <w:footnoteRef/>
      </w:r>
      <w:r w:rsidRPr="004A3E27">
        <w:t xml:space="preserve"> </w:t>
      </w:r>
      <w:r>
        <w:t>cf</w:t>
      </w:r>
      <w:r w:rsidRPr="004A3E27">
        <w:t>. Exodus 9:23.</w:t>
      </w:r>
    </w:p>
  </w:footnote>
  <w:footnote w:id="87">
    <w:p w14:paraId="1AF95C05" w14:textId="4DAED5F3" w:rsidR="007838C2" w:rsidRDefault="007838C2" w:rsidP="00D47452">
      <w:pPr>
        <w:pStyle w:val="footnote"/>
      </w:pPr>
      <w:r>
        <w:rPr>
          <w:rStyle w:val="FootnoteReference"/>
        </w:rPr>
        <w:footnoteRef/>
      </w:r>
      <w:r>
        <w:t xml:space="preserve"> [JS] literally, “then the sptrings of water were seen/appeared”</w:t>
      </w:r>
    </w:p>
  </w:footnote>
  <w:footnote w:id="88">
    <w:p w14:paraId="767519CF" w14:textId="3A0C4171" w:rsidR="007838C2" w:rsidRPr="004A3E27" w:rsidRDefault="007838C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Acts 4:31; 12:5-12; 16:24-26.</w:t>
      </w:r>
    </w:p>
  </w:footnote>
  <w:footnote w:id="89">
    <w:p w14:paraId="056C0234" w14:textId="77777777" w:rsidR="007838C2" w:rsidRPr="004A3E27" w:rsidRDefault="007838C2" w:rsidP="00BD5BBE">
      <w:pPr>
        <w:pStyle w:val="footnote"/>
      </w:pPr>
      <w:r w:rsidRPr="004A3E27">
        <w:rPr>
          <w:rStyle w:val="FootnoteReference"/>
        </w:rPr>
        <w:footnoteRef/>
      </w:r>
      <w:r w:rsidRPr="004A3E27">
        <w:t xml:space="preserve"> Twist and wrestle (Gen. 32: 4). And he will untwist the twister and the twisted (144:15).</w:t>
      </w:r>
    </w:p>
  </w:footnote>
  <w:footnote w:id="90">
    <w:p w14:paraId="1B9D3CDD" w14:textId="1592BE4E" w:rsidR="007838C2" w:rsidRPr="004A3E27" w:rsidRDefault="007838C2" w:rsidP="00BD5BBE">
      <w:pPr>
        <w:pStyle w:val="footnote"/>
      </w:pPr>
      <w:r w:rsidRPr="004A3E27">
        <w:rPr>
          <w:rStyle w:val="FootnoteReference"/>
        </w:rPr>
        <w:footnoteRef/>
      </w:r>
      <w:r w:rsidRPr="004A3E27">
        <w:t xml:space="preserve"> </w:t>
      </w:r>
      <w:r>
        <w:t>cf</w:t>
      </w:r>
      <w:r w:rsidRPr="004A3E27">
        <w:t>. Rev. 21:23.</w:t>
      </w:r>
    </w:p>
  </w:footnote>
  <w:footnote w:id="91">
    <w:p w14:paraId="7A34B80F" w14:textId="77777777" w:rsidR="007838C2" w:rsidRPr="004A3E27" w:rsidRDefault="007838C2" w:rsidP="00BD5BBE">
      <w:pPr>
        <w:pStyle w:val="footnote"/>
      </w:pPr>
      <w:r w:rsidRPr="004A3E27">
        <w:rPr>
          <w:rStyle w:val="FootnoteReference"/>
        </w:rPr>
        <w:footnoteRef/>
      </w:r>
      <w:r w:rsidRPr="004A3E27">
        <w:t xml:space="preserve"> </w:t>
      </w:r>
      <w:r w:rsidRPr="004A3E27">
        <w:rPr>
          <w:i/>
        </w:rPr>
        <w:t>or</w:t>
      </w:r>
      <w:r w:rsidRPr="004A3E27">
        <w:t xml:space="preserve">, ‘made room for (widened) my steps under me.’ ‘By removing snares and stumbling-blocks prepared by enemies. </w:t>
      </w:r>
      <w:r>
        <w:t>You</w:t>
      </w:r>
      <w:r w:rsidRPr="004A3E27">
        <w:t xml:space="preserve"> </w:t>
      </w:r>
      <w:r>
        <w:t>have</w:t>
      </w:r>
      <w:r w:rsidRPr="004A3E27">
        <w:t xml:space="preserve"> cleared the way for me’ (St. Athanasius).</w:t>
      </w:r>
    </w:p>
  </w:footnote>
  <w:footnote w:id="92">
    <w:p w14:paraId="5386061E" w14:textId="77777777" w:rsidR="007838C2" w:rsidRPr="004A3E27" w:rsidRDefault="007838C2" w:rsidP="00BD5BBE">
      <w:pPr>
        <w:pStyle w:val="footnote"/>
      </w:pPr>
      <w:r w:rsidRPr="004A3E27">
        <w:rPr>
          <w:rStyle w:val="FootnoteReference"/>
        </w:rPr>
        <w:footnoteRef/>
      </w:r>
      <w:r w:rsidRPr="004A3E27">
        <w:t xml:space="preserve"> The strange children are the alienated Jews, whom Christ wished to make young through the New Covenant but who remained their old selves (Jn.8:34-59).</w:t>
      </w:r>
    </w:p>
  </w:footnote>
  <w:footnote w:id="93">
    <w:p w14:paraId="7F859200" w14:textId="0E8BB508" w:rsidR="007838C2" w:rsidRDefault="007838C2" w:rsidP="006303CE">
      <w:pPr>
        <w:pStyle w:val="footnote"/>
      </w:pPr>
      <w:r>
        <w:rPr>
          <w:rStyle w:val="FootnoteReference"/>
        </w:rPr>
        <w:footnoteRef/>
      </w:r>
      <w:r>
        <w:t xml:space="preserve"> [JS] or “give thanks to You”, or “thankfully confess You with praise”</w:t>
      </w:r>
    </w:p>
  </w:footnote>
  <w:footnote w:id="94">
    <w:p w14:paraId="57A591AD" w14:textId="5B4F539E" w:rsidR="007838C2" w:rsidRPr="004A3E27" w:rsidRDefault="007838C2" w:rsidP="00BD5BBE">
      <w:pPr>
        <w:pStyle w:val="footnote"/>
      </w:pPr>
      <w:r w:rsidRPr="004A3E27">
        <w:rPr>
          <w:rStyle w:val="FootnoteReference"/>
        </w:rPr>
        <w:footnoteRef/>
      </w:r>
      <w:r w:rsidRPr="004A3E27">
        <w:t xml:space="preserve"> Rom. 15:9. Christ in David, Apostles, nations. (</w:t>
      </w:r>
      <w:r>
        <w:t>cf</w:t>
      </w:r>
      <w:r w:rsidRPr="004A3E27">
        <w:t>. Ps. 66:2-6).</w:t>
      </w:r>
    </w:p>
  </w:footnote>
  <w:footnote w:id="95">
    <w:p w14:paraId="05D27F74" w14:textId="77777777" w:rsidR="007838C2" w:rsidRPr="004A3E27" w:rsidRDefault="007838C2" w:rsidP="00BD5BBE">
      <w:pPr>
        <w:pStyle w:val="footnote"/>
      </w:pPr>
      <w:r w:rsidRPr="004A3E27">
        <w:rPr>
          <w:rStyle w:val="FootnoteReference"/>
        </w:rPr>
        <w:footnoteRef/>
      </w:r>
      <w:r w:rsidRPr="004A3E27">
        <w:t xml:space="preserve"> Son: </w:t>
      </w:r>
      <w:r w:rsidRPr="004A3E27">
        <w:rPr>
          <w:i/>
        </w:rPr>
        <w:t>Lit</w:t>
      </w:r>
      <w:r w:rsidRPr="004A3E27">
        <w:t>. seed. David’s Son who inherits David’s throne is Christ (Lk. 1:32, 33). ‘Whatever words in this Psalm cannot be adapted to our Lord Himself as Head of the Church apply to the Church. For the words spoken are those of the whole Christ, of Christ united to His members’ (St. Augustine).</w:t>
      </w:r>
    </w:p>
  </w:footnote>
  <w:footnote w:id="96">
    <w:p w14:paraId="07D44CE8" w14:textId="682DE898" w:rsidR="007838C2" w:rsidRDefault="007838C2" w:rsidP="00D019CA">
      <w:pPr>
        <w:pStyle w:val="footnote"/>
      </w:pPr>
      <w:r>
        <w:rPr>
          <w:rStyle w:val="FootnoteReference"/>
        </w:rPr>
        <w:footnoteRef/>
      </w:r>
      <w:r>
        <w:t xml:space="preserve"> [JS] lit. day to day</w:t>
      </w:r>
    </w:p>
  </w:footnote>
  <w:footnote w:id="97">
    <w:p w14:paraId="4D739E0B" w14:textId="0FB443F5" w:rsidR="007838C2" w:rsidRDefault="007838C2" w:rsidP="00D019CA">
      <w:pPr>
        <w:pStyle w:val="footnote"/>
      </w:pPr>
      <w:r>
        <w:rPr>
          <w:rStyle w:val="FootnoteReference"/>
        </w:rPr>
        <w:footnoteRef/>
      </w:r>
      <w:r>
        <w:t xml:space="preserve"> [JS] Fr. Lazarus has “and no sound of them is heard.” And then prepends “yet” to the next vs.</w:t>
      </w:r>
    </w:p>
  </w:footnote>
  <w:footnote w:id="98">
    <w:p w14:paraId="7770444D" w14:textId="77777777" w:rsidR="007838C2" w:rsidRPr="004A3E27" w:rsidRDefault="007838C2" w:rsidP="00BD5BBE">
      <w:pPr>
        <w:pStyle w:val="footnote"/>
      </w:pPr>
      <w:r w:rsidRPr="004A3E27">
        <w:rPr>
          <w:rStyle w:val="FootnoteReference"/>
        </w:rPr>
        <w:footnoteRef/>
      </w:r>
      <w:r w:rsidRPr="004A3E27">
        <w:t xml:space="preserve"> Rom. 10:18.</w:t>
      </w:r>
    </w:p>
  </w:footnote>
  <w:footnote w:id="99">
    <w:p w14:paraId="774F183E" w14:textId="35452E5D" w:rsidR="007838C2" w:rsidRDefault="007838C2" w:rsidP="005E2409">
      <w:pPr>
        <w:pStyle w:val="footnote"/>
      </w:pPr>
      <w:r>
        <w:rPr>
          <w:rStyle w:val="FootnoteReference"/>
        </w:rPr>
        <w:footnoteRef/>
      </w:r>
      <w:r>
        <w:t xml:space="preserve"> [JS] Fr. Lazarus has “sanctuary”</w:t>
      </w:r>
    </w:p>
  </w:footnote>
  <w:footnote w:id="100">
    <w:p w14:paraId="28F942E6" w14:textId="353F357B" w:rsidR="007838C2" w:rsidRPr="004A3E27" w:rsidRDefault="007838C2" w:rsidP="00BD5BBE">
      <w:pPr>
        <w:pStyle w:val="footnote"/>
      </w:pPr>
      <w:r w:rsidRPr="004A3E27">
        <w:rPr>
          <w:rStyle w:val="FootnoteReference"/>
        </w:rPr>
        <w:footnoteRef/>
      </w:r>
      <w:r w:rsidRPr="004A3E27">
        <w:t xml:space="preserve"> </w:t>
      </w:r>
      <w:r>
        <w:t>cf</w:t>
      </w:r>
      <w:r w:rsidRPr="004A3E27">
        <w:t>. Ps. 88:38.</w:t>
      </w:r>
    </w:p>
  </w:footnote>
  <w:footnote w:id="101">
    <w:p w14:paraId="2DBF8356" w14:textId="76DCF8DE" w:rsidR="007838C2" w:rsidRDefault="007838C2" w:rsidP="005E2409">
      <w:pPr>
        <w:pStyle w:val="footnote"/>
      </w:pPr>
      <w:r>
        <w:rPr>
          <w:rStyle w:val="FootnoteReference"/>
        </w:rPr>
        <w:footnoteRef/>
      </w:r>
      <w:r>
        <w:t xml:space="preserve"> [JS] literally “giant”</w:t>
      </w:r>
    </w:p>
  </w:footnote>
  <w:footnote w:id="102">
    <w:p w14:paraId="4D5F61F1" w14:textId="397EFA8A" w:rsidR="007838C2" w:rsidRDefault="007838C2" w:rsidP="005E2409">
      <w:pPr>
        <w:pStyle w:val="footnote"/>
      </w:pPr>
      <w:r>
        <w:rPr>
          <w:rStyle w:val="FootnoteReference"/>
        </w:rPr>
        <w:footnoteRef/>
      </w:r>
      <w:r>
        <w:t xml:space="preserve"> [JS] or “it”</w:t>
      </w:r>
    </w:p>
  </w:footnote>
  <w:footnote w:id="103">
    <w:p w14:paraId="7D882E05" w14:textId="2F32DF97" w:rsidR="007838C2" w:rsidRPr="004A3E27" w:rsidRDefault="007838C2" w:rsidP="00BD5BBE">
      <w:pPr>
        <w:pStyle w:val="footnote"/>
      </w:pPr>
      <w:r w:rsidRPr="004A3E27">
        <w:rPr>
          <w:rStyle w:val="FootnoteReference"/>
        </w:rPr>
        <w:footnoteRef/>
      </w:r>
      <w:r w:rsidRPr="004A3E27">
        <w:t xml:space="preserve"> </w:t>
      </w:r>
      <w:r>
        <w:t>cf</w:t>
      </w:r>
      <w:r w:rsidRPr="004A3E27">
        <w:t>. Ps. 118:72.</w:t>
      </w:r>
    </w:p>
  </w:footnote>
  <w:footnote w:id="104">
    <w:p w14:paraId="6C5A660E" w14:textId="77777777" w:rsidR="007838C2" w:rsidRPr="004A3E27" w:rsidRDefault="007838C2" w:rsidP="00BD5BBE">
      <w:pPr>
        <w:pStyle w:val="footnote"/>
      </w:pPr>
      <w:r w:rsidRPr="004A3E27">
        <w:rPr>
          <w:rStyle w:val="FootnoteReference"/>
        </w:rPr>
        <w:footnoteRef/>
      </w:r>
      <w:r w:rsidRPr="004A3E27">
        <w:t xml:space="preserve"> As darkness blinds the eyes, so sins blind the soul and rob it of self-knowledge’ (St. Augustine).</w:t>
      </w:r>
    </w:p>
  </w:footnote>
  <w:footnote w:id="105">
    <w:p w14:paraId="630A2B2F" w14:textId="0471B728" w:rsidR="007838C2" w:rsidRPr="004A3E27" w:rsidRDefault="007838C2" w:rsidP="00BD5BBE">
      <w:pPr>
        <w:pStyle w:val="footnote"/>
      </w:pPr>
      <w:r w:rsidRPr="004A3E27">
        <w:rPr>
          <w:rStyle w:val="FootnoteReference"/>
        </w:rPr>
        <w:footnoteRef/>
      </w:r>
      <w:r w:rsidRPr="004A3E27">
        <w:t xml:space="preserve"> </w:t>
      </w:r>
      <w:r>
        <w:t xml:space="preserve">[JS] Fr. Lazarus has “And from strange gods spare Your servant.” OSB has “And spare your servants from unnatural sins”, and Fr. Athanasius agrees with this, “From those that are not mine spare Thy servant”. [Fr. Lazarus:] </w:t>
      </w:r>
      <w:r w:rsidRPr="004A3E27">
        <w:t xml:space="preserve">Strange gods: </w:t>
      </w:r>
      <w:r w:rsidRPr="004A3E27">
        <w:rPr>
          <w:i/>
        </w:rPr>
        <w:t>or</w:t>
      </w:r>
      <w:r w:rsidRPr="004A3E27">
        <w:t xml:space="preserve"> hostile spirits. Psalm 95:5 says all national and tribal gods are demons. ‘Not only thoughts surround us, but hordes of demons also besiege us. He rightly calls them strange (gods), since they are malevolent aliens and enemies’ (St. Athanasius).</w:t>
      </w:r>
    </w:p>
  </w:footnote>
  <w:footnote w:id="106">
    <w:p w14:paraId="5268EBEE" w14:textId="2E7234AE" w:rsidR="007838C2" w:rsidRDefault="007838C2" w:rsidP="00223CB5">
      <w:pPr>
        <w:pStyle w:val="footnote"/>
      </w:pPr>
      <w:r>
        <w:rPr>
          <w:rStyle w:val="FootnoteReference"/>
        </w:rPr>
        <w:footnoteRef/>
      </w:r>
      <w:r>
        <w:t xml:space="preserve"> [JS] literally “holy place”.</w:t>
      </w:r>
    </w:p>
  </w:footnote>
  <w:footnote w:id="107">
    <w:p w14:paraId="383B4369" w14:textId="77D437E1" w:rsidR="007838C2" w:rsidRDefault="007838C2" w:rsidP="005A7201">
      <w:pPr>
        <w:pStyle w:val="footnote"/>
      </w:pPr>
      <w:r>
        <w:rPr>
          <w:rStyle w:val="FootnoteReference"/>
        </w:rPr>
        <w:footnoteRef/>
      </w:r>
      <w:r>
        <w:t xml:space="preserve"> Fr. Athanasius has “We will confess to You, O Lord in Thy salvation, and in the Name of our God we shall grow: the Lord will fulfil all your petitions.</w:t>
      </w:r>
    </w:p>
  </w:footnote>
  <w:footnote w:id="108">
    <w:p w14:paraId="18278CE8" w14:textId="798A67A6" w:rsidR="007838C2" w:rsidRPr="004A3E27" w:rsidRDefault="007838C2" w:rsidP="00BD5BBE">
      <w:pPr>
        <w:pStyle w:val="footnote"/>
      </w:pPr>
      <w:r w:rsidRPr="004A3E27">
        <w:rPr>
          <w:rStyle w:val="FootnoteReference"/>
        </w:rPr>
        <w:footnoteRef/>
      </w:r>
      <w:r w:rsidRPr="004A3E27">
        <w:t xml:space="preserve"> Christ: </w:t>
      </w:r>
      <w:r w:rsidRPr="004A3E27">
        <w:rPr>
          <w:i/>
        </w:rPr>
        <w:t>or</w:t>
      </w:r>
      <w:r w:rsidRPr="004A3E27">
        <w:t xml:space="preserve"> Anointed. ‘God saved Christ by raising Him from the dead’ (St. Athanasius). </w:t>
      </w:r>
      <w:r>
        <w:t>Cf</w:t>
      </w:r>
      <w:r w:rsidRPr="004A3E27">
        <w:t>. Acts 2:22-24; 3:15, 26; 5:30; 17:31; Rom. 8:11 &amp;c.</w:t>
      </w:r>
    </w:p>
  </w:footnote>
  <w:footnote w:id="109">
    <w:p w14:paraId="0EFF903C" w14:textId="6B531BF6" w:rsidR="007838C2" w:rsidRDefault="007838C2" w:rsidP="002E647A">
      <w:pPr>
        <w:pStyle w:val="footnote"/>
      </w:pPr>
      <w:r>
        <w:rPr>
          <w:rStyle w:val="FootnoteReference"/>
        </w:rPr>
        <w:footnoteRef/>
      </w:r>
      <w:r>
        <w:t xml:space="preserve"> [JS] or “gone before him”, Fr. Athanasius has “overtaken him” (Liturgy of Tobi 1)</w:t>
      </w:r>
    </w:p>
  </w:footnote>
  <w:footnote w:id="110">
    <w:p w14:paraId="1559CF30" w14:textId="345B8878" w:rsidR="007838C2" w:rsidRDefault="007838C2" w:rsidP="00A10A86">
      <w:pPr>
        <w:pStyle w:val="footnote"/>
      </w:pPr>
      <w:r>
        <w:rPr>
          <w:rStyle w:val="FootnoteReference"/>
        </w:rPr>
        <w:footnoteRef/>
      </w:r>
      <w:r>
        <w:t xml:space="preserve"> [JS] or “his glory is great by your salvation/deliverance”</w:t>
      </w:r>
    </w:p>
  </w:footnote>
  <w:footnote w:id="111">
    <w:p w14:paraId="40556A29" w14:textId="77777777" w:rsidR="007838C2" w:rsidRPr="004A3E27" w:rsidRDefault="007838C2" w:rsidP="00BD5BBE">
      <w:pPr>
        <w:pStyle w:val="footnote"/>
      </w:pPr>
      <w:r w:rsidRPr="004A3E27">
        <w:rPr>
          <w:rStyle w:val="FootnoteReference"/>
        </w:rPr>
        <w:footnoteRef/>
      </w:r>
      <w:r w:rsidRPr="004A3E27">
        <w:t xml:space="preserve"> presence: </w:t>
      </w:r>
      <w:r w:rsidRPr="004A3E27">
        <w:rPr>
          <w:i/>
        </w:rPr>
        <w:t>or</w:t>
      </w:r>
      <w:r w:rsidRPr="004A3E27">
        <w:t xml:space="preserve"> face, countenance. (Gen (16:13).</w:t>
      </w:r>
    </w:p>
  </w:footnote>
  <w:footnote w:id="112">
    <w:p w14:paraId="27D6847B" w14:textId="77777777" w:rsidR="007838C2" w:rsidRPr="004A3E27" w:rsidRDefault="007838C2" w:rsidP="00BD5BBE">
      <w:pPr>
        <w:pStyle w:val="footnote"/>
      </w:pPr>
      <w:r w:rsidRPr="004A3E27">
        <w:rPr>
          <w:rStyle w:val="FootnoteReference"/>
        </w:rPr>
        <w:footnoteRef/>
      </w:r>
      <w:r w:rsidRPr="004A3E27">
        <w:t xml:space="preserve"> ‘Christ died that we might live’ (1 Thess. 5:10; 1 Pet. 2:24).</w:t>
      </w:r>
    </w:p>
  </w:footnote>
  <w:footnote w:id="113">
    <w:p w14:paraId="6BA53780" w14:textId="3A4D561C" w:rsidR="007838C2" w:rsidRPr="004A3E27" w:rsidRDefault="007838C2" w:rsidP="00BD5BBE">
      <w:pPr>
        <w:pStyle w:val="footnote"/>
      </w:pPr>
      <w:r w:rsidRPr="004A3E27">
        <w:rPr>
          <w:rStyle w:val="FootnoteReference"/>
        </w:rPr>
        <w:footnoteRef/>
      </w:r>
      <w:r w:rsidRPr="004A3E27">
        <w:t xml:space="preserve"> Dawn is one of Christ’s names (</w:t>
      </w:r>
      <w:r>
        <w:t>cf</w:t>
      </w:r>
      <w:r w:rsidRPr="004A3E27">
        <w:t>. Lk. 1:78; Mal. 4:2).</w:t>
      </w:r>
    </w:p>
  </w:footnote>
  <w:footnote w:id="114">
    <w:p w14:paraId="3C4F1B04" w14:textId="0B824CBF" w:rsidR="007838C2" w:rsidRPr="004A3E27" w:rsidRDefault="007838C2" w:rsidP="00BD5BBE">
      <w:pPr>
        <w:pStyle w:val="footnote"/>
      </w:pPr>
      <w:r w:rsidRPr="004A3E27">
        <w:rPr>
          <w:rStyle w:val="FootnoteReference"/>
        </w:rPr>
        <w:footnoteRef/>
      </w:r>
      <w:r w:rsidRPr="004A3E27">
        <w:t xml:space="preserve"> </w:t>
      </w:r>
      <w:r>
        <w:t>cf</w:t>
      </w:r>
      <w:r w:rsidRPr="004A3E27">
        <w:t>. Isaiah 54:7. ‘For a brief moment I forsook you, but with great mercy I will compassionate you. In brief displeasure I turned away My face from you, but with eternal love I will have mercy on you’ (</w:t>
      </w:r>
      <w:r>
        <w:t>cf</w:t>
      </w:r>
      <w:r w:rsidRPr="004A3E27">
        <w:t>. Mt. 27:46; Mk. 15:34).</w:t>
      </w:r>
    </w:p>
  </w:footnote>
  <w:footnote w:id="115">
    <w:p w14:paraId="49AF07F8" w14:textId="1ADD3608" w:rsidR="007838C2" w:rsidRDefault="007838C2" w:rsidP="00614947">
      <w:pPr>
        <w:pStyle w:val="footnote"/>
      </w:pPr>
      <w:r>
        <w:rPr>
          <w:rStyle w:val="FootnoteReference"/>
        </w:rPr>
        <w:footnoteRef/>
      </w:r>
      <w:r>
        <w:t xml:space="preserve"> [JS] Fr. Lazarus has “dwell in the holy place”.</w:t>
      </w:r>
    </w:p>
  </w:footnote>
  <w:footnote w:id="116">
    <w:p w14:paraId="41CC497C" w14:textId="77777777" w:rsidR="007838C2" w:rsidRPr="004A3E27" w:rsidRDefault="007838C2" w:rsidP="00BD5BBE">
      <w:pPr>
        <w:pStyle w:val="footnote"/>
      </w:pPr>
      <w:r w:rsidRPr="004A3E27">
        <w:rPr>
          <w:rStyle w:val="FootnoteReference"/>
        </w:rPr>
        <w:footnoteRef/>
      </w:r>
      <w:r w:rsidRPr="004A3E27">
        <w:t xml:space="preserve"> Mt. 27:39,43; Wis. 2:12-20.</w:t>
      </w:r>
    </w:p>
  </w:footnote>
  <w:footnote w:id="117">
    <w:p w14:paraId="552BFC80" w14:textId="77777777" w:rsidR="007838C2" w:rsidRPr="004A3E27" w:rsidRDefault="007838C2" w:rsidP="00BD5BBE">
      <w:pPr>
        <w:pStyle w:val="footnote"/>
      </w:pPr>
      <w:r w:rsidRPr="004A3E27">
        <w:rPr>
          <w:rStyle w:val="FootnoteReference"/>
        </w:rPr>
        <w:footnoteRef/>
      </w:r>
      <w:r w:rsidRPr="004A3E27">
        <w:t xml:space="preserve"> Lam. 2:16; 3:46.</w:t>
      </w:r>
    </w:p>
  </w:footnote>
  <w:footnote w:id="118">
    <w:p w14:paraId="1382AE44" w14:textId="77777777" w:rsidR="007838C2" w:rsidRPr="004A3E27" w:rsidRDefault="007838C2" w:rsidP="00BD5BBE">
      <w:pPr>
        <w:pStyle w:val="footnote"/>
      </w:pPr>
      <w:r w:rsidRPr="004A3E27">
        <w:rPr>
          <w:rStyle w:val="FootnoteReference"/>
        </w:rPr>
        <w:footnoteRef/>
      </w:r>
      <w:r w:rsidRPr="004A3E27">
        <w:t xml:space="preserve"> Jn. 19:37.</w:t>
      </w:r>
    </w:p>
  </w:footnote>
  <w:footnote w:id="119">
    <w:p w14:paraId="17643289" w14:textId="77777777" w:rsidR="007838C2" w:rsidRPr="004A3E27" w:rsidRDefault="007838C2" w:rsidP="00BD5BBE">
      <w:pPr>
        <w:pStyle w:val="footnote"/>
      </w:pPr>
      <w:r w:rsidRPr="004A3E27">
        <w:rPr>
          <w:rStyle w:val="FootnoteReference"/>
        </w:rPr>
        <w:footnoteRef/>
      </w:r>
      <w:r w:rsidRPr="004A3E27">
        <w:t xml:space="preserve"> Jn. 19:24.</w:t>
      </w:r>
    </w:p>
  </w:footnote>
  <w:footnote w:id="120">
    <w:p w14:paraId="79F35E59" w14:textId="3371DADA" w:rsidR="007838C2" w:rsidRPr="004A3E27" w:rsidRDefault="007838C2" w:rsidP="00BD5BBE">
      <w:pPr>
        <w:pStyle w:val="footnote"/>
      </w:pPr>
      <w:r w:rsidRPr="004A3E27">
        <w:rPr>
          <w:rStyle w:val="FootnoteReference"/>
        </w:rPr>
        <w:footnoteRef/>
      </w:r>
      <w:r w:rsidRPr="004A3E27">
        <w:t xml:space="preserve"> His only one is His Bride, the Church, that He holds in His arms. </w:t>
      </w:r>
      <w:r>
        <w:t>cf</w:t>
      </w:r>
      <w:r w:rsidRPr="004A3E27">
        <w:t>. Jn. 3:29. ‘He who holds the bride is the Bridegroom.’</w:t>
      </w:r>
      <w:r>
        <w:t xml:space="preserve"> [JS] Copitc has “only-begotten”. See the Ninth Hour of the Eve of Wednesday of Holy Week.</w:t>
      </w:r>
    </w:p>
  </w:footnote>
  <w:footnote w:id="121">
    <w:p w14:paraId="17B5651D" w14:textId="24ADEBC4" w:rsidR="007838C2" w:rsidRDefault="007838C2" w:rsidP="00ED0D70">
      <w:pPr>
        <w:pStyle w:val="footnote"/>
      </w:pPr>
      <w:r>
        <w:rPr>
          <w:rStyle w:val="FootnoteReference"/>
        </w:rPr>
        <w:footnoteRef/>
      </w:r>
      <w:r>
        <w:t xml:space="preserve"> [JS]Others have “and my only-begotten from the hand of the dog.”</w:t>
      </w:r>
    </w:p>
  </w:footnote>
  <w:footnote w:id="122">
    <w:p w14:paraId="18C385E9" w14:textId="2415B4A3" w:rsidR="007838C2" w:rsidRDefault="007838C2" w:rsidP="00ED0D70">
      <w:pPr>
        <w:pStyle w:val="footnote"/>
      </w:pPr>
      <w:r>
        <w:rPr>
          <w:rStyle w:val="FootnoteReference"/>
        </w:rPr>
        <w:footnoteRef/>
      </w:r>
      <w:r>
        <w:t xml:space="preserve"> [JS] Fr. Lazarus has “the rhinoceros.”</w:t>
      </w:r>
    </w:p>
  </w:footnote>
  <w:footnote w:id="123">
    <w:p w14:paraId="08777F76" w14:textId="77777777" w:rsidR="007838C2" w:rsidRPr="004A3E27" w:rsidRDefault="007838C2" w:rsidP="00BD5BBE">
      <w:pPr>
        <w:pStyle w:val="footnote"/>
      </w:pPr>
      <w:r w:rsidRPr="004A3E27">
        <w:rPr>
          <w:rStyle w:val="FootnoteReference"/>
        </w:rPr>
        <w:footnoteRef/>
      </w:r>
      <w:r w:rsidRPr="004A3E27">
        <w:t xml:space="preserve"> Hebrews 2:12.</w:t>
      </w:r>
    </w:p>
  </w:footnote>
  <w:footnote w:id="124">
    <w:p w14:paraId="1C395EA2" w14:textId="6F37561F" w:rsidR="007838C2" w:rsidRDefault="007838C2" w:rsidP="000651AA">
      <w:pPr>
        <w:pStyle w:val="footnote"/>
      </w:pPr>
      <w:r>
        <w:rPr>
          <w:rStyle w:val="FootnoteReference"/>
        </w:rPr>
        <w:footnoteRef/>
      </w:r>
      <w:r>
        <w:t xml:space="preserve"> [JS] literally “all you seed of Jacob”</w:t>
      </w:r>
    </w:p>
  </w:footnote>
  <w:footnote w:id="125">
    <w:p w14:paraId="077193E5" w14:textId="6727B2C9" w:rsidR="007838C2" w:rsidRDefault="007838C2" w:rsidP="007A2D16">
      <w:pPr>
        <w:pStyle w:val="footnote"/>
      </w:pPr>
      <w:r>
        <w:rPr>
          <w:rStyle w:val="FootnoteReference"/>
        </w:rPr>
        <w:footnoteRef/>
      </w:r>
      <w:r>
        <w:t xml:space="preserve"> [JS] Congregation or assembly, not building.</w:t>
      </w:r>
    </w:p>
  </w:footnote>
  <w:footnote w:id="126">
    <w:p w14:paraId="332BD906" w14:textId="38FB3FF8" w:rsidR="007838C2" w:rsidRDefault="007838C2" w:rsidP="007A2D16">
      <w:pPr>
        <w:pStyle w:val="footnote"/>
      </w:pPr>
      <w:r>
        <w:rPr>
          <w:rStyle w:val="FootnoteReference"/>
        </w:rPr>
        <w:footnoteRef/>
      </w:r>
      <w:r>
        <w:t xml:space="preserve"> [JS] or “give thanks to”</w:t>
      </w:r>
    </w:p>
  </w:footnote>
  <w:footnote w:id="127">
    <w:p w14:paraId="5B6174F4" w14:textId="35F5BA44" w:rsidR="007838C2" w:rsidRDefault="007838C2" w:rsidP="000651AA">
      <w:pPr>
        <w:pStyle w:val="footnote"/>
      </w:pPr>
      <w:r>
        <w:rPr>
          <w:rStyle w:val="FootnoteReference"/>
        </w:rPr>
        <w:footnoteRef/>
      </w:r>
      <w:r>
        <w:t xml:space="preserve"> [JS] did obeisance, i.e. the physical act of bowing down.</w:t>
      </w:r>
    </w:p>
  </w:footnote>
  <w:footnote w:id="128">
    <w:p w14:paraId="6B61808C" w14:textId="77777777" w:rsidR="007838C2" w:rsidRPr="004A3E27" w:rsidRDefault="007838C2" w:rsidP="00BD5BBE">
      <w:pPr>
        <w:pStyle w:val="footnote"/>
      </w:pPr>
      <w:r w:rsidRPr="004A3E27">
        <w:rPr>
          <w:rStyle w:val="FootnoteReference"/>
        </w:rPr>
        <w:footnoteRef/>
      </w:r>
      <w:r w:rsidRPr="004A3E27">
        <w:t xml:space="preserve"> my children: </w:t>
      </w:r>
      <w:r w:rsidRPr="004A3E27">
        <w:rPr>
          <w:i/>
        </w:rPr>
        <w:t>Lit</w:t>
      </w:r>
      <w:r w:rsidRPr="004A3E27">
        <w:t>. my seed.</w:t>
      </w:r>
    </w:p>
  </w:footnote>
  <w:footnote w:id="129">
    <w:p w14:paraId="168D5AEC" w14:textId="77777777" w:rsidR="007838C2" w:rsidRPr="004A3E27" w:rsidRDefault="007838C2" w:rsidP="00BD5BBE">
      <w:pPr>
        <w:pStyle w:val="footnote"/>
      </w:pPr>
      <w:r w:rsidRPr="004A3E27">
        <w:rPr>
          <w:rStyle w:val="FootnoteReference"/>
        </w:rPr>
        <w:footnoteRef/>
      </w:r>
      <w:r w:rsidRPr="004A3E27">
        <w:t xml:space="preserve"> Romans 3:24-26; John 17:4; 19:30.</w:t>
      </w:r>
    </w:p>
  </w:footnote>
  <w:footnote w:id="130">
    <w:p w14:paraId="47E5BE1D" w14:textId="6D6B1127" w:rsidR="007838C2" w:rsidRPr="004A3E27" w:rsidRDefault="007838C2" w:rsidP="00BD5BBE">
      <w:pPr>
        <w:pStyle w:val="footnote"/>
      </w:pPr>
      <w:r w:rsidRPr="004A3E27">
        <w:rPr>
          <w:rStyle w:val="FootnoteReference"/>
        </w:rPr>
        <w:footnoteRef/>
      </w:r>
      <w:r w:rsidRPr="004A3E27">
        <w:t xml:space="preserve"> ‘He raises, rears and feeds me on the water of baptism, which restores health and strength to those who have lost them’ (St. Augustine). </w:t>
      </w:r>
      <w:r>
        <w:t>cf</w:t>
      </w:r>
      <w:r w:rsidRPr="004A3E27">
        <w:t>. John 7:37-39.</w:t>
      </w:r>
      <w:r>
        <w:t xml:space="preserve"> [JS] Fr. Lazarus has “they will tell of the salvation the Lord has accomplished.” NETS has “because the Lord acted.”</w:t>
      </w:r>
    </w:p>
  </w:footnote>
  <w:footnote w:id="131">
    <w:p w14:paraId="53BB4915" w14:textId="013E80AC" w:rsidR="007838C2" w:rsidRPr="004A3E27" w:rsidRDefault="007838C2" w:rsidP="00BD5BBE">
      <w:pPr>
        <w:pStyle w:val="footnote"/>
      </w:pPr>
      <w:r w:rsidRPr="004A3E27">
        <w:rPr>
          <w:rStyle w:val="FootnoteReference"/>
        </w:rPr>
        <w:footnoteRef/>
      </w:r>
      <w:r w:rsidRPr="004A3E27">
        <w:t xml:space="preserve"> </w:t>
      </w:r>
      <w:r>
        <w:t>cf</w:t>
      </w:r>
      <w:r w:rsidRPr="004A3E27">
        <w:t>. Ephes. 5:18.</w:t>
      </w:r>
      <w:r>
        <w:t xml:space="preserve"> [JS] others have “Your cup runs over.”</w:t>
      </w:r>
    </w:p>
  </w:footnote>
  <w:footnote w:id="132">
    <w:p w14:paraId="52EF8FB5" w14:textId="7D5C89FB" w:rsidR="007838C2" w:rsidRPr="004A3E27" w:rsidRDefault="007838C2" w:rsidP="00BD5BBE">
      <w:pPr>
        <w:pStyle w:val="footnote"/>
      </w:pPr>
      <w:r w:rsidRPr="004A3E27">
        <w:rPr>
          <w:rStyle w:val="FootnoteReference"/>
        </w:rPr>
        <w:footnoteRef/>
      </w:r>
      <w:r w:rsidRPr="004A3E27">
        <w:t xml:space="preserve"> </w:t>
      </w:r>
      <w:r>
        <w:t>cf</w:t>
      </w:r>
      <w:r w:rsidRPr="004A3E27">
        <w:t>. Ps. 26:4.</w:t>
      </w:r>
    </w:p>
  </w:footnote>
  <w:footnote w:id="133">
    <w:p w14:paraId="4B68EDDE" w14:textId="12EE5F02" w:rsidR="007838C2" w:rsidRPr="004A3E27" w:rsidRDefault="007838C2" w:rsidP="00BD5BBE">
      <w:pPr>
        <w:pStyle w:val="footnote"/>
      </w:pPr>
      <w:r w:rsidRPr="004A3E27">
        <w:rPr>
          <w:rStyle w:val="FootnoteReference"/>
        </w:rPr>
        <w:footnoteRef/>
      </w:r>
      <w:r w:rsidRPr="004A3E27">
        <w:t xml:space="preserve"> 1 Cor. 10:26-28; </w:t>
      </w:r>
      <w:r>
        <w:t>cf</w:t>
      </w:r>
      <w:r w:rsidRPr="004A3E27">
        <w:t>. Psalm 49:12.</w:t>
      </w:r>
    </w:p>
  </w:footnote>
  <w:footnote w:id="134">
    <w:p w14:paraId="137A32B2" w14:textId="77777777" w:rsidR="007838C2" w:rsidRPr="004A3E27" w:rsidRDefault="007838C2" w:rsidP="00BD5BBE">
      <w:pPr>
        <w:pStyle w:val="footnote"/>
      </w:pPr>
      <w:r w:rsidRPr="004A3E27">
        <w:rPr>
          <w:rStyle w:val="FootnoteReference"/>
        </w:rPr>
        <w:footnoteRef/>
      </w:r>
      <w:r w:rsidRPr="004A3E27">
        <w:t xml:space="preserve"> Is. 2:2; Dan. 2:35; 1 Cor. 10:4.</w:t>
      </w:r>
    </w:p>
  </w:footnote>
  <w:footnote w:id="135">
    <w:p w14:paraId="51F7905C" w14:textId="09ECCFBD" w:rsidR="007838C2" w:rsidRPr="004A3E27" w:rsidRDefault="007838C2" w:rsidP="00BD5BBE">
      <w:pPr>
        <w:pStyle w:val="footnote"/>
      </w:pPr>
      <w:r w:rsidRPr="004A3E27">
        <w:rPr>
          <w:rStyle w:val="FootnoteReference"/>
        </w:rPr>
        <w:footnoteRef/>
      </w:r>
      <w:r w:rsidRPr="004A3E27">
        <w:t xml:space="preserve"> ‘The Psalter indicates beforehand the Saviour’s bodily Ascension into heaven’, </w:t>
      </w:r>
      <w:r>
        <w:t>cf</w:t>
      </w:r>
      <w:r w:rsidRPr="004A3E27">
        <w:t>. also 46:6 (St. Athanasius the Great). The angels in attendance at the Lord’s ascension call to the angelic rulers or princes in charge of the gatekeepers to open the heavenly gates so that the King of Glory may enter. and they also address the actual doors that open into eternity (Rev. 3:20).</w:t>
      </w:r>
    </w:p>
  </w:footnote>
  <w:footnote w:id="136">
    <w:p w14:paraId="0F1013A6" w14:textId="0E2531F6" w:rsidR="007838C2" w:rsidRDefault="007838C2" w:rsidP="006B605B">
      <w:pPr>
        <w:pStyle w:val="footnote"/>
      </w:pPr>
      <w:r>
        <w:rPr>
          <w:rStyle w:val="FootnoteReference"/>
        </w:rPr>
        <w:footnoteRef/>
      </w:r>
      <w:r>
        <w:t xml:space="preserve"> [JS] [] found in Coptic. See the Ninth Hour of Tuesday of Holy Week.</w:t>
      </w:r>
    </w:p>
  </w:footnote>
  <w:footnote w:id="137">
    <w:p w14:paraId="7B989AF7" w14:textId="411DE777" w:rsidR="007838C2" w:rsidRDefault="007838C2" w:rsidP="005A5E13">
      <w:pPr>
        <w:pStyle w:val="footnote"/>
      </w:pPr>
      <w:r>
        <w:rPr>
          <w:rStyle w:val="FootnoteReference"/>
        </w:rPr>
        <w:footnoteRef/>
      </w:r>
      <w:r>
        <w:t xml:space="preserve"> [JS] literally: “because they are from of old”.</w:t>
      </w:r>
    </w:p>
  </w:footnote>
  <w:footnote w:id="138">
    <w:p w14:paraId="78816607" w14:textId="60AD0FEA" w:rsidR="007838C2" w:rsidRDefault="007838C2" w:rsidP="00055722">
      <w:pPr>
        <w:pStyle w:val="footnote"/>
      </w:pPr>
      <w:r>
        <w:rPr>
          <w:rStyle w:val="FootnoteReference"/>
        </w:rPr>
        <w:footnoteRef/>
      </w:r>
      <w:r>
        <w:t xml:space="preserve"> [JS] literally, “so He sets a law for those who sin in the way.”</w:t>
      </w:r>
    </w:p>
  </w:footnote>
  <w:footnote w:id="139">
    <w:p w14:paraId="2169EE05" w14:textId="77777777" w:rsidR="007838C2" w:rsidRPr="004A3E27" w:rsidRDefault="007838C2" w:rsidP="00BD5BBE">
      <w:pPr>
        <w:pStyle w:val="footnote"/>
      </w:pPr>
      <w:r w:rsidRPr="004A3E27">
        <w:rPr>
          <w:rStyle w:val="FootnoteReference"/>
        </w:rPr>
        <w:footnoteRef/>
      </w:r>
      <w:r w:rsidRPr="004A3E27">
        <w:t xml:space="preserve"> seek: </w:t>
      </w:r>
      <w:r w:rsidRPr="004A3E27">
        <w:rPr>
          <w:i/>
        </w:rPr>
        <w:t>Heb</w:t>
      </w:r>
      <w:r w:rsidRPr="004A3E27">
        <w:t>. keep</w:t>
      </w:r>
    </w:p>
  </w:footnote>
  <w:footnote w:id="140">
    <w:p w14:paraId="77DCEC10" w14:textId="465E547A" w:rsidR="007838C2" w:rsidRPr="004A3E27" w:rsidRDefault="007838C2" w:rsidP="00BD5BBE">
      <w:pPr>
        <w:pStyle w:val="footnote"/>
      </w:pPr>
      <w:r w:rsidRPr="004A3E27">
        <w:rPr>
          <w:rStyle w:val="FootnoteReference"/>
        </w:rPr>
        <w:footnoteRef/>
      </w:r>
      <w:r w:rsidRPr="004A3E27">
        <w:t xml:space="preserve"> </w:t>
      </w:r>
      <w:r>
        <w:t xml:space="preserve">[JS] Fr. Lazarus has “laws”: [Fr. Lazarus] </w:t>
      </w:r>
      <w:r w:rsidRPr="004A3E27">
        <w:t xml:space="preserve">laws: </w:t>
      </w:r>
      <w:r w:rsidRPr="004A3E27">
        <w:rPr>
          <w:i/>
        </w:rPr>
        <w:t>or</w:t>
      </w:r>
      <w:r w:rsidRPr="004A3E27">
        <w:t>, testimonies; witnesses (Ps. 118:2)</w:t>
      </w:r>
    </w:p>
  </w:footnote>
  <w:footnote w:id="141">
    <w:p w14:paraId="10589304" w14:textId="75C5928C" w:rsidR="007838C2" w:rsidRDefault="007838C2" w:rsidP="00055722">
      <w:pPr>
        <w:pStyle w:val="footnote"/>
      </w:pPr>
      <w:r>
        <w:rPr>
          <w:rStyle w:val="FootnoteReference"/>
        </w:rPr>
        <w:footnoteRef/>
      </w:r>
      <w:r>
        <w:t xml:space="preserve"> [JS] NETS and Fr. Athanasius have “You will”</w:t>
      </w:r>
    </w:p>
  </w:footnote>
  <w:footnote w:id="142">
    <w:p w14:paraId="71590F21" w14:textId="77777777" w:rsidR="007838C2" w:rsidRPr="004A3E27" w:rsidRDefault="007838C2" w:rsidP="00BD5BBE">
      <w:pPr>
        <w:pStyle w:val="footnote"/>
      </w:pPr>
      <w:r w:rsidRPr="004A3E27">
        <w:rPr>
          <w:rStyle w:val="FootnoteReference"/>
        </w:rPr>
        <w:footnoteRef/>
      </w:r>
      <w:r w:rsidRPr="004A3E27">
        <w:t xml:space="preserve"> children: </w:t>
      </w:r>
      <w:r w:rsidRPr="004A3E27">
        <w:rPr>
          <w:i/>
        </w:rPr>
        <w:t>lit</w:t>
      </w:r>
      <w:r w:rsidRPr="004A3E27">
        <w:t>. seed.</w:t>
      </w:r>
    </w:p>
  </w:footnote>
  <w:footnote w:id="143">
    <w:p w14:paraId="42C6F902" w14:textId="27671EF5" w:rsidR="007838C2" w:rsidRDefault="007838C2" w:rsidP="003B7D97">
      <w:pPr>
        <w:pStyle w:val="footnote"/>
      </w:pPr>
      <w:r>
        <w:rPr>
          <w:rStyle w:val="FootnoteReference"/>
        </w:rPr>
        <w:footnoteRef/>
      </w:r>
      <w:r>
        <w:t xml:space="preserve"> Present in Fr. Athanasius and OSB.</w:t>
      </w:r>
    </w:p>
  </w:footnote>
  <w:footnote w:id="144">
    <w:p w14:paraId="00A665CB" w14:textId="42EDEB47" w:rsidR="007838C2" w:rsidRPr="004A3E27" w:rsidRDefault="007838C2" w:rsidP="00BD5BBE">
      <w:pPr>
        <w:pStyle w:val="footnote"/>
      </w:pPr>
      <w:r w:rsidRPr="004A3E27">
        <w:rPr>
          <w:rStyle w:val="FootnoteReference"/>
        </w:rPr>
        <w:footnoteRef/>
      </w:r>
      <w:r w:rsidRPr="004A3E27">
        <w:t xml:space="preserve"> Strength is renewed by love—(blood)—transfusion. ‘My love for you will never fail; nor will the covenant of your peace ever cease’ (Isa. 54:10). ‘This is My blood of the new covenant’ (Mt. 26:28; </w:t>
      </w:r>
      <w:r>
        <w:t>cf</w:t>
      </w:r>
      <w:r w:rsidRPr="004A3E27">
        <w:t>. Prov. 3:6).</w:t>
      </w:r>
    </w:p>
  </w:footnote>
  <w:footnote w:id="145">
    <w:p w14:paraId="3EE7CB91" w14:textId="1CBB3112" w:rsidR="007838C2" w:rsidRDefault="007838C2" w:rsidP="003B7D97">
      <w:pPr>
        <w:pStyle w:val="footnote"/>
      </w:pPr>
      <w:r>
        <w:rPr>
          <w:rStyle w:val="FootnoteReference"/>
        </w:rPr>
        <w:footnoteRef/>
      </w:r>
      <w:r>
        <w:t xml:space="preserve"> Fr. Lazarus has “lonely and poor”. Fr. Athanasius has “an only son”. Others have “only-begotten and poor”</w:t>
      </w:r>
    </w:p>
  </w:footnote>
  <w:footnote w:id="146">
    <w:p w14:paraId="0A9BD984" w14:textId="77777777" w:rsidR="007838C2" w:rsidRPr="004A3E27" w:rsidRDefault="007838C2" w:rsidP="00BD5BBE">
      <w:pPr>
        <w:pStyle w:val="footnote"/>
      </w:pPr>
      <w:r w:rsidRPr="004A3E27">
        <w:rPr>
          <w:rStyle w:val="FootnoteReference"/>
        </w:rPr>
        <w:footnoteRef/>
      </w:r>
      <w:r w:rsidRPr="004A3E27">
        <w:t xml:space="preserve"> </w:t>
      </w:r>
      <w:r w:rsidRPr="004A3E27">
        <w:rPr>
          <w:i/>
        </w:rPr>
        <w:t>Or:</w:t>
      </w:r>
      <w:r w:rsidRPr="004A3E27">
        <w:t xml:space="preserve"> O relieve me of my afflictions.</w:t>
      </w:r>
    </w:p>
  </w:footnote>
  <w:footnote w:id="147">
    <w:p w14:paraId="17F45C59" w14:textId="65DF2916" w:rsidR="007838C2" w:rsidRPr="004A3E27" w:rsidRDefault="007838C2" w:rsidP="00BD5BBE">
      <w:pPr>
        <w:pStyle w:val="footnote"/>
      </w:pPr>
      <w:r w:rsidRPr="004A3E27">
        <w:rPr>
          <w:rStyle w:val="FootnoteReference"/>
        </w:rPr>
        <w:footnoteRef/>
      </w:r>
      <w:r w:rsidRPr="004A3E27">
        <w:t xml:space="preserve"> (a) The voice of the Holy Spirit in the Church’s praises ‘to teach me how to praise </w:t>
      </w:r>
      <w:r>
        <w:t>You</w:t>
      </w:r>
      <w:r w:rsidRPr="004A3E27">
        <w:t xml:space="preserve">’ (St; Augustine); (b) To hear God does not mean to catch audible sounds. How many are deaf to God! You should so hear the voice of praise as never to praise yourself, however good you may be. Humility made you good, pride makes you sinful’ (St. Augustine). ‘Keep your mind in an expectant frame to hear God’s praises’ (Tukaram). </w:t>
      </w:r>
      <w:r>
        <w:t>cf</w:t>
      </w:r>
      <w:r w:rsidRPr="004A3E27">
        <w:t>. Ps. 21:26.</w:t>
      </w:r>
    </w:p>
  </w:footnote>
  <w:footnote w:id="148">
    <w:p w14:paraId="14877493" w14:textId="77777777" w:rsidR="007838C2" w:rsidRPr="004A3E27" w:rsidRDefault="007838C2" w:rsidP="00BD5BBE">
      <w:pPr>
        <w:pStyle w:val="footnote"/>
      </w:pPr>
      <w:r w:rsidRPr="004A3E27">
        <w:rPr>
          <w:rStyle w:val="FootnoteReference"/>
        </w:rPr>
        <w:footnoteRef/>
      </w:r>
      <w:r w:rsidRPr="004A3E27">
        <w:t xml:space="preserve"> ‘God’s house means the ark. because the temple was not yet built’ (St. Theodoret). ‘The beauty of the house is those in the Church who are adorned with the beauty of holiness’ (St. Athanasius).</w:t>
      </w:r>
    </w:p>
  </w:footnote>
  <w:footnote w:id="149">
    <w:p w14:paraId="489B5950" w14:textId="37592C41" w:rsidR="007838C2" w:rsidRDefault="007838C2" w:rsidP="00550F3A">
      <w:pPr>
        <w:pStyle w:val="footnote"/>
      </w:pPr>
      <w:r>
        <w:rPr>
          <w:rStyle w:val="FootnoteReference"/>
        </w:rPr>
        <w:footnoteRef/>
      </w:r>
      <w:r>
        <w:t xml:space="preserve"> [JS] literally, “place”</w:t>
      </w:r>
    </w:p>
  </w:footnote>
  <w:footnote w:id="150">
    <w:p w14:paraId="2B8FEA02" w14:textId="77777777" w:rsidR="007838C2" w:rsidRPr="004A3E27" w:rsidRDefault="007838C2" w:rsidP="00BD5BBE">
      <w:pPr>
        <w:pStyle w:val="footnote"/>
      </w:pPr>
      <w:r w:rsidRPr="004A3E27">
        <w:rPr>
          <w:rStyle w:val="FootnoteReference"/>
        </w:rPr>
        <w:footnoteRef/>
      </w:r>
      <w:r w:rsidRPr="004A3E27">
        <w:t xml:space="preserve"> churches: assemblies, gatherings, congregations (not buildings).</w:t>
      </w:r>
    </w:p>
  </w:footnote>
  <w:footnote w:id="151">
    <w:p w14:paraId="4B110C34" w14:textId="6E0E41E0" w:rsidR="007838C2" w:rsidRPr="004A3E27" w:rsidRDefault="007838C2" w:rsidP="00BD5BBE">
      <w:pPr>
        <w:pStyle w:val="footnote"/>
      </w:pPr>
      <w:r w:rsidRPr="004A3E27">
        <w:rPr>
          <w:rStyle w:val="FootnoteReference"/>
        </w:rPr>
        <w:footnoteRef/>
      </w:r>
      <w:r w:rsidRPr="004A3E27">
        <w:t xml:space="preserve"> go round: </w:t>
      </w:r>
      <w:r w:rsidRPr="004A3E27">
        <w:rPr>
          <w:i/>
        </w:rPr>
        <w:t>or</w:t>
      </w:r>
      <w:r w:rsidRPr="004A3E27">
        <w:t xml:space="preserve"> encircle the altar (</w:t>
      </w:r>
      <w:r>
        <w:t>cf</w:t>
      </w:r>
      <w:r w:rsidRPr="004A3E27">
        <w:t>. 25:6).</w:t>
      </w:r>
    </w:p>
  </w:footnote>
  <w:footnote w:id="152">
    <w:p w14:paraId="680E154C" w14:textId="77777777" w:rsidR="007838C2" w:rsidRPr="004A3E27" w:rsidRDefault="007838C2" w:rsidP="00BD5BBE">
      <w:pPr>
        <w:pStyle w:val="footnote"/>
      </w:pPr>
      <w:r w:rsidRPr="004A3E27">
        <w:rPr>
          <w:rStyle w:val="FootnoteReference"/>
        </w:rPr>
        <w:footnoteRef/>
      </w:r>
      <w:r w:rsidRPr="004A3E27">
        <w:t xml:space="preserve"> ‘Marvellous is it that man is not always praising, since everything continually invites praise’ (St. Gregory).</w:t>
      </w:r>
    </w:p>
    <w:p w14:paraId="7F53E411" w14:textId="77777777" w:rsidR="007838C2" w:rsidRPr="004A3E27" w:rsidRDefault="007838C2" w:rsidP="00BD5BBE">
      <w:pPr>
        <w:pStyle w:val="footnote"/>
      </w:pPr>
      <w:r w:rsidRPr="004A3E27">
        <w:tab/>
        <w:t>‘No sweeter fragrance than to follow Christ,</w:t>
      </w:r>
    </w:p>
    <w:p w14:paraId="506149C0" w14:textId="77777777" w:rsidR="007838C2" w:rsidRPr="004A3E27" w:rsidRDefault="007838C2" w:rsidP="00BD5BBE">
      <w:pPr>
        <w:pStyle w:val="footnote"/>
      </w:pPr>
      <w:r w:rsidRPr="004A3E27">
        <w:tab/>
        <w:t>when man makes offerings of a holy life,</w:t>
      </w:r>
    </w:p>
    <w:p w14:paraId="3F57220B" w14:textId="77777777" w:rsidR="007838C2" w:rsidRPr="004A3E27" w:rsidRDefault="007838C2" w:rsidP="00BD5BBE">
      <w:pPr>
        <w:pStyle w:val="footnote"/>
      </w:pPr>
      <w:r w:rsidRPr="004A3E27">
        <w:tab/>
        <w:t>and offers golden deeds in sacrifice’ (St. Prosper).</w:t>
      </w:r>
    </w:p>
  </w:footnote>
  <w:footnote w:id="153">
    <w:p w14:paraId="0CC1CAEE" w14:textId="1E5BC75B" w:rsidR="007838C2" w:rsidRPr="004A3E27" w:rsidRDefault="007838C2" w:rsidP="00BD5BBE">
      <w:pPr>
        <w:pStyle w:val="footnote"/>
      </w:pPr>
      <w:r w:rsidRPr="004A3E27">
        <w:rPr>
          <w:rStyle w:val="FootnoteReference"/>
        </w:rPr>
        <w:footnoteRef/>
      </w:r>
      <w:r w:rsidRPr="004A3E27">
        <w:t xml:space="preserve"> </w:t>
      </w:r>
      <w:r>
        <w:t>cf</w:t>
      </w:r>
      <w:r w:rsidRPr="004A3E27">
        <w:t>. Psalm 21:11.</w:t>
      </w:r>
    </w:p>
  </w:footnote>
  <w:footnote w:id="154">
    <w:p w14:paraId="0192B227" w14:textId="50425B88" w:rsidR="007838C2" w:rsidRPr="004A3E27" w:rsidRDefault="007838C2" w:rsidP="00BD5BBE">
      <w:pPr>
        <w:pStyle w:val="footnote"/>
      </w:pPr>
      <w:r w:rsidRPr="004A3E27">
        <w:rPr>
          <w:rStyle w:val="FootnoteReference"/>
        </w:rPr>
        <w:footnoteRef/>
      </w:r>
      <w:r w:rsidRPr="004A3E27">
        <w:t xml:space="preserve"> </w:t>
      </w:r>
      <w:r>
        <w:t>cf</w:t>
      </w:r>
      <w:r w:rsidRPr="004A3E27">
        <w:t>. Isaiah 5:12.</w:t>
      </w:r>
    </w:p>
  </w:footnote>
  <w:footnote w:id="155">
    <w:p w14:paraId="20F0DD6B" w14:textId="4B10F54B" w:rsidR="007838C2" w:rsidRDefault="007838C2" w:rsidP="005922FD">
      <w:pPr>
        <w:pStyle w:val="footnote"/>
      </w:pPr>
      <w:r>
        <w:rPr>
          <w:rStyle w:val="FootnoteReference"/>
        </w:rPr>
        <w:footnoteRef/>
      </w:r>
      <w:r>
        <w:t xml:space="preserve"> [JS] confess: or “give thanks to”, or “thankfully confess”</w:t>
      </w:r>
    </w:p>
  </w:footnote>
  <w:footnote w:id="156">
    <w:p w14:paraId="73C943A7" w14:textId="0F5D3F1A" w:rsidR="007838C2" w:rsidRPr="004A3E27" w:rsidRDefault="007838C2" w:rsidP="00BD5BBE">
      <w:pPr>
        <w:pStyle w:val="footnote"/>
      </w:pPr>
      <w:r w:rsidRPr="004A3E27">
        <w:rPr>
          <w:rStyle w:val="FootnoteReference"/>
        </w:rPr>
        <w:footnoteRef/>
      </w:r>
      <w:r w:rsidRPr="004A3E27">
        <w:t xml:space="preserve"> </w:t>
      </w:r>
      <w:r>
        <w:t>Cf</w:t>
      </w:r>
      <w:r w:rsidRPr="004A3E27">
        <w:t>. Isaiah 40:11; John 10:11.</w:t>
      </w:r>
    </w:p>
  </w:footnote>
  <w:footnote w:id="157">
    <w:p w14:paraId="73195CDE" w14:textId="44A40FB8" w:rsidR="007838C2" w:rsidRDefault="007838C2" w:rsidP="008A40DF">
      <w:pPr>
        <w:pStyle w:val="footnote"/>
      </w:pPr>
      <w:r>
        <w:rPr>
          <w:rStyle w:val="FootnoteReference"/>
        </w:rPr>
        <w:footnoteRef/>
      </w:r>
      <w:r>
        <w:t xml:space="preserve"> [JS] “do obeisance”, i.e. a physical act.</w:t>
      </w:r>
    </w:p>
  </w:footnote>
  <w:footnote w:id="158">
    <w:p w14:paraId="0B35546F" w14:textId="519CF713" w:rsidR="007838C2" w:rsidRPr="004A3E27" w:rsidRDefault="007838C2" w:rsidP="00BD5BBE">
      <w:pPr>
        <w:pStyle w:val="footnote"/>
      </w:pPr>
      <w:r w:rsidRPr="004A3E27">
        <w:rPr>
          <w:rStyle w:val="FootnoteReference"/>
        </w:rPr>
        <w:footnoteRef/>
      </w:r>
      <w:r w:rsidRPr="004A3E27">
        <w:t xml:space="preserve"> </w:t>
      </w:r>
      <w:r>
        <w:t>Cf</w:t>
      </w:r>
      <w:r w:rsidRPr="004A3E27">
        <w:t>. Exodus 9:23. In thunderstorms deer often cast their young.</w:t>
      </w:r>
    </w:p>
  </w:footnote>
  <w:footnote w:id="159">
    <w:p w14:paraId="17F4E198" w14:textId="77777777" w:rsidR="007838C2" w:rsidRPr="004A3E27" w:rsidRDefault="007838C2" w:rsidP="00BD5BBE">
      <w:pPr>
        <w:pStyle w:val="footnote"/>
      </w:pPr>
      <w:r w:rsidRPr="004A3E27">
        <w:rPr>
          <w:rStyle w:val="FootnoteReference"/>
        </w:rPr>
        <w:footnoteRef/>
      </w:r>
      <w:r w:rsidRPr="004A3E27">
        <w:t xml:space="preserve"> While storms rage on earth, all heavens sing God’s glories. The storm of judgment clears the air for the Messianic age of peace (Shalom).</w:t>
      </w:r>
    </w:p>
  </w:footnote>
  <w:footnote w:id="160">
    <w:p w14:paraId="287F51B2" w14:textId="77777777" w:rsidR="007838C2" w:rsidRPr="004A3E27" w:rsidRDefault="007838C2" w:rsidP="00BD5BBE">
      <w:pPr>
        <w:pStyle w:val="footnote"/>
      </w:pPr>
      <w:r w:rsidRPr="004A3E27">
        <w:rPr>
          <w:rStyle w:val="FootnoteReference"/>
        </w:rPr>
        <w:footnoteRef/>
      </w:r>
      <w:r w:rsidRPr="004A3E27">
        <w:t xml:space="preserve"> By angering and displeasing God, we incur wrath and retribution, ‘for the wages of sin is death’ (Rom. 6:23). By doing God’s will we find life, health and happiness (1 Jn. 2:17; 3:14; Rom. 14:17).</w:t>
      </w:r>
    </w:p>
  </w:footnote>
  <w:footnote w:id="161">
    <w:p w14:paraId="2176FBEA" w14:textId="6410B03B" w:rsidR="007838C2" w:rsidRDefault="007838C2" w:rsidP="00BF6550">
      <w:pPr>
        <w:pStyle w:val="footnote"/>
      </w:pPr>
      <w:r>
        <w:rPr>
          <w:rStyle w:val="FootnoteReference"/>
        </w:rPr>
        <w:footnoteRef/>
      </w:r>
      <w:r>
        <w:t xml:space="preserve"> [JS] or “You have granted”</w:t>
      </w:r>
    </w:p>
  </w:footnote>
  <w:footnote w:id="162">
    <w:p w14:paraId="376DEC76" w14:textId="77777777" w:rsidR="007838C2" w:rsidRPr="004A3E27" w:rsidRDefault="007838C2" w:rsidP="00BD5BBE">
      <w:pPr>
        <w:pStyle w:val="footnote"/>
      </w:pPr>
      <w:r w:rsidRPr="004A3E27">
        <w:rPr>
          <w:rStyle w:val="FootnoteReference"/>
        </w:rPr>
        <w:footnoteRef/>
      </w:r>
      <w:r w:rsidRPr="004A3E27">
        <w:t xml:space="preserve"> ‘Although I was beautiful by nature, I became feeble because I was deadened by sin through the malice of the serpent. So too the beauty I received from </w:t>
      </w:r>
      <w:r>
        <w:t>You</w:t>
      </w:r>
      <w:r w:rsidRPr="004A3E27">
        <w:t xml:space="preserve"> when I was first created. </w:t>
      </w:r>
      <w:r>
        <w:t>You</w:t>
      </w:r>
      <w:r w:rsidRPr="004A3E27">
        <w:t xml:space="preserve"> </w:t>
      </w:r>
      <w:r>
        <w:t>have</w:t>
      </w:r>
      <w:r w:rsidRPr="004A3E27">
        <w:t xml:space="preserve"> added power to do </w:t>
      </w:r>
      <w:r>
        <w:t>Your</w:t>
      </w:r>
      <w:r w:rsidRPr="004A3E27">
        <w:t xml:space="preserve"> will’ (St. Basil the Great).</w:t>
      </w:r>
    </w:p>
  </w:footnote>
  <w:footnote w:id="163">
    <w:p w14:paraId="0F1539B2" w14:textId="75077CCC" w:rsidR="007838C2" w:rsidRPr="004A3E27" w:rsidRDefault="007838C2" w:rsidP="00BD5BBE">
      <w:pPr>
        <w:pStyle w:val="footnote"/>
      </w:pPr>
      <w:r w:rsidRPr="004A3E27">
        <w:rPr>
          <w:rStyle w:val="FootnoteReference"/>
        </w:rPr>
        <w:footnoteRef/>
      </w:r>
      <w:r w:rsidRPr="004A3E27">
        <w:t xml:space="preserve"> Blood signifies death (</w:t>
      </w:r>
      <w:r>
        <w:t>cf</w:t>
      </w:r>
      <w:r w:rsidRPr="004A3E27">
        <w:t>. Lev. 17:14).</w:t>
      </w:r>
    </w:p>
  </w:footnote>
  <w:footnote w:id="164">
    <w:p w14:paraId="3C531870" w14:textId="77777777" w:rsidR="007838C2" w:rsidRPr="004A3E27" w:rsidRDefault="007838C2" w:rsidP="00BD5BBE">
      <w:pPr>
        <w:pStyle w:val="footnote"/>
      </w:pPr>
      <w:r w:rsidRPr="004A3E27">
        <w:rPr>
          <w:rStyle w:val="FootnoteReference"/>
        </w:rPr>
        <w:footnoteRef/>
      </w:r>
      <w:r w:rsidRPr="004A3E27">
        <w:t xml:space="preserve"> </w:t>
      </w:r>
      <w:r w:rsidRPr="004A3E27">
        <w:rPr>
          <w:i/>
        </w:rPr>
        <w:t>glory:</w:t>
      </w:r>
      <w:r w:rsidRPr="004A3E27">
        <w:t xml:space="preserve"> ‘The glory of a righteous man is the Spirit in him’ (St. Basil the Great).</w:t>
      </w:r>
    </w:p>
  </w:footnote>
  <w:footnote w:id="165">
    <w:p w14:paraId="14F5D59E" w14:textId="2CBEB04C" w:rsidR="007838C2" w:rsidRDefault="007838C2" w:rsidP="00643BB8">
      <w:pPr>
        <w:pStyle w:val="footnote"/>
      </w:pPr>
      <w:r>
        <w:rPr>
          <w:rStyle w:val="FootnoteReference"/>
        </w:rPr>
        <w:footnoteRef/>
      </w:r>
      <w:r>
        <w:t xml:space="preserve"> [JS] or “give thanks to You”, or “thankfully confess You with praise”</w:t>
      </w:r>
    </w:p>
  </w:footnote>
  <w:footnote w:id="166">
    <w:p w14:paraId="5ADD520F" w14:textId="77777777" w:rsidR="007838C2" w:rsidRPr="004A3E27" w:rsidRDefault="007838C2" w:rsidP="00BD5BBE">
      <w:pPr>
        <w:pStyle w:val="footnote"/>
      </w:pPr>
      <w:r w:rsidRPr="004A3E27">
        <w:rPr>
          <w:rStyle w:val="FootnoteReference"/>
        </w:rPr>
        <w:footnoteRef/>
      </w:r>
      <w:r w:rsidRPr="004A3E27">
        <w:t xml:space="preserve"> Christ is our righteousness and holiness (1 Cor. 1: 30). ‘If anyone is in Christ, he is a new creation; the past is dead and gone, everything has become new’ (2 Cor. 5:17).</w:t>
      </w:r>
    </w:p>
  </w:footnote>
  <w:footnote w:id="167">
    <w:p w14:paraId="77A1ED53" w14:textId="77777777" w:rsidR="007838C2" w:rsidRPr="004A3E27" w:rsidRDefault="007838C2" w:rsidP="00BD5BBE">
      <w:pPr>
        <w:pStyle w:val="footnote"/>
      </w:pPr>
      <w:r w:rsidRPr="004A3E27">
        <w:rPr>
          <w:rStyle w:val="FootnoteReference"/>
        </w:rPr>
        <w:footnoteRef/>
      </w:r>
      <w:r w:rsidRPr="004A3E27">
        <w:t xml:space="preserve"> Luke 23:46.</w:t>
      </w:r>
    </w:p>
  </w:footnote>
  <w:footnote w:id="168">
    <w:p w14:paraId="1A1A8E3A" w14:textId="6D5B65DB" w:rsidR="007838C2" w:rsidRPr="004A3E27" w:rsidRDefault="007838C2" w:rsidP="00BD5BBE">
      <w:pPr>
        <w:pStyle w:val="footnote"/>
      </w:pPr>
      <w:r w:rsidRPr="004A3E27">
        <w:rPr>
          <w:rStyle w:val="FootnoteReference"/>
        </w:rPr>
        <w:footnoteRef/>
      </w:r>
      <w:r w:rsidRPr="004A3E27">
        <w:t xml:space="preserve"> ‘By </w:t>
      </w:r>
      <w:r>
        <w:t>vanities</w:t>
      </w:r>
      <w:r w:rsidRPr="004A3E27">
        <w:t xml:space="preserve"> he means distractions of the present life, by occupying ourselves with which we labour in vain’ (St. Athanasius). By Biblical usage ‘empty </w:t>
      </w:r>
      <w:r>
        <w:t>vanities</w:t>
      </w:r>
      <w:r w:rsidRPr="004A3E27">
        <w:t xml:space="preserve"> could also refer to idolatry (</w:t>
      </w:r>
      <w:r>
        <w:t>cf</w:t>
      </w:r>
      <w:r w:rsidRPr="004A3E27">
        <w:t>. Syriac: ‘false worship’).</w:t>
      </w:r>
    </w:p>
  </w:footnote>
  <w:footnote w:id="169">
    <w:p w14:paraId="563369D6" w14:textId="1BFB942F" w:rsidR="007838C2" w:rsidRDefault="007838C2" w:rsidP="00237BCB">
      <w:pPr>
        <w:pStyle w:val="footnote"/>
      </w:pPr>
      <w:r>
        <w:rPr>
          <w:rStyle w:val="FootnoteReference"/>
        </w:rPr>
        <w:footnoteRef/>
      </w:r>
      <w:r>
        <w:t xml:space="preserve"> [JS] Fr. Athanasius has “slander”. See the Sixth Hour of Maundy Thursday.</w:t>
      </w:r>
    </w:p>
  </w:footnote>
  <w:footnote w:id="170">
    <w:p w14:paraId="07CF1154" w14:textId="0A7B732E" w:rsidR="007838C2" w:rsidRPr="004A3E27" w:rsidRDefault="007838C2" w:rsidP="00BD5BBE">
      <w:pPr>
        <w:pStyle w:val="footnote"/>
      </w:pPr>
      <w:r w:rsidRPr="004A3E27">
        <w:rPr>
          <w:rStyle w:val="FootnoteReference"/>
        </w:rPr>
        <w:footnoteRef/>
      </w:r>
      <w:r w:rsidRPr="004A3E27">
        <w:t xml:space="preserve"> Supreme Goodness, God, Heaven is hidden in all things. Seek (See) and you will find. The apparent defeat and shame of the Cross is the supreme victory, blessing and grace of eternal Redemption (</w:t>
      </w:r>
      <w:r>
        <w:t>cf</w:t>
      </w:r>
      <w:r w:rsidRPr="004A3E27">
        <w:t>. Ps. 73:12; 110:9).</w:t>
      </w:r>
    </w:p>
  </w:footnote>
  <w:footnote w:id="171">
    <w:p w14:paraId="5BAFF231" w14:textId="34FCFC7D" w:rsidR="007838C2" w:rsidRDefault="007838C2" w:rsidP="00110257">
      <w:pPr>
        <w:pStyle w:val="footnote"/>
      </w:pPr>
      <w:r>
        <w:rPr>
          <w:rStyle w:val="FootnoteReference"/>
        </w:rPr>
        <w:footnoteRef/>
      </w:r>
      <w:r>
        <w:t xml:space="preserve"> [JS] Fr. Lazarus has “madness”. NETS has “alarm”. OSB and Psalter  According to the Seventy have “ecstasy”. Psalter for prayer has “confusion”.</w:t>
      </w:r>
    </w:p>
  </w:footnote>
  <w:footnote w:id="172">
    <w:p w14:paraId="2DD87738" w14:textId="77777777" w:rsidR="007838C2" w:rsidRPr="004A3E27" w:rsidRDefault="007838C2" w:rsidP="00BD5BBE">
      <w:pPr>
        <w:pStyle w:val="footnote"/>
      </w:pPr>
      <w:r w:rsidRPr="004A3E27">
        <w:rPr>
          <w:rStyle w:val="FootnoteReference"/>
        </w:rPr>
        <w:footnoteRef/>
      </w:r>
      <w:r w:rsidRPr="004A3E27">
        <w:t xml:space="preserve"> The sense of separation from God is the great illusion and madness.</w:t>
      </w:r>
    </w:p>
  </w:footnote>
  <w:footnote w:id="173">
    <w:p w14:paraId="585E1DF2" w14:textId="7DBE80A8" w:rsidR="007838C2" w:rsidRDefault="007838C2" w:rsidP="00E87C17">
      <w:pPr>
        <w:pStyle w:val="footnote"/>
      </w:pPr>
      <w:r>
        <w:rPr>
          <w:rStyle w:val="FootnoteReference"/>
        </w:rPr>
        <w:footnoteRef/>
      </w:r>
      <w:r>
        <w:t xml:space="preserve"> [JS] or “seeks out”</w:t>
      </w:r>
    </w:p>
  </w:footnote>
  <w:footnote w:id="174">
    <w:p w14:paraId="33F185A4" w14:textId="0A48A721" w:rsidR="007838C2" w:rsidRDefault="007838C2" w:rsidP="007F2564">
      <w:pPr>
        <w:pStyle w:val="footnote"/>
      </w:pPr>
      <w:r w:rsidRPr="003C363D">
        <w:rPr>
          <w:rStyle w:val="FootnoteReference"/>
        </w:rPr>
        <w:footnoteRef/>
      </w:r>
      <w:r>
        <w:rPr>
          <w:rStyle w:val="FootnoteReference"/>
        </w:rPr>
        <w:t xml:space="preserve"> </w:t>
      </w:r>
      <w:r>
        <w:t>[</w:t>
      </w:r>
      <w:r w:rsidRPr="003C363D">
        <w:rPr>
          <w:szCs w:val="18"/>
        </w:rPr>
        <w:t>JS</w:t>
      </w:r>
      <w:r>
        <w:t>] Fr. Athanasius has, “for the Lord preserves the faithful” (Matins Gospel of the 1</w:t>
      </w:r>
      <w:r w:rsidRPr="007F2564">
        <w:t>st</w:t>
      </w:r>
      <w:r>
        <w:t xml:space="preserve"> Sunday of Epip, but not so Mesori 26)</w:t>
      </w:r>
    </w:p>
  </w:footnote>
  <w:footnote w:id="175">
    <w:p w14:paraId="64625F8E" w14:textId="77777777" w:rsidR="007838C2" w:rsidRPr="004A3E27" w:rsidRDefault="007838C2" w:rsidP="00BD5BBE">
      <w:pPr>
        <w:pStyle w:val="footnote"/>
      </w:pPr>
      <w:r w:rsidRPr="004A3E27">
        <w:rPr>
          <w:rStyle w:val="FootnoteReference"/>
        </w:rPr>
        <w:footnoteRef/>
      </w:r>
      <w:r w:rsidRPr="004A3E27">
        <w:t xml:space="preserve"> </w:t>
      </w:r>
      <w:r w:rsidRPr="004A3E27">
        <w:rPr>
          <w:i/>
        </w:rPr>
        <w:t>Or:</w:t>
      </w:r>
      <w:r w:rsidRPr="004A3E27">
        <w:t xml:space="preserve"> and repays those who act with excessive pride.</w:t>
      </w:r>
    </w:p>
  </w:footnote>
  <w:footnote w:id="176">
    <w:p w14:paraId="2CF8BDFA" w14:textId="519D5556" w:rsidR="007838C2" w:rsidRPr="004A3E27" w:rsidRDefault="007838C2" w:rsidP="00BD5BBE">
      <w:pPr>
        <w:pStyle w:val="footnote"/>
      </w:pPr>
      <w:r w:rsidRPr="004A3E27">
        <w:rPr>
          <w:rStyle w:val="FootnoteReference"/>
        </w:rPr>
        <w:footnoteRef/>
      </w:r>
      <w:r w:rsidRPr="004A3E27">
        <w:t xml:space="preserve"> Rom. 4:7,8. verbatim, </w:t>
      </w:r>
      <w:r>
        <w:t>cf</w:t>
      </w:r>
      <w:r w:rsidRPr="004A3E27">
        <w:t>. ‘Love covers a multitude of sins’ (1 Pet. 4:8). ‘Such liberality God shows to sinners, that He not only forgives, but obliterates their sins, so that not the smallest vestige remains’ (St. Theodoret). See also Ps. 84:3.</w:t>
      </w:r>
    </w:p>
  </w:footnote>
  <w:footnote w:id="177">
    <w:p w14:paraId="5D9CEF2B" w14:textId="77777777" w:rsidR="007838C2" w:rsidRPr="004A3E27" w:rsidRDefault="007838C2" w:rsidP="00BD5BBE">
      <w:pPr>
        <w:pStyle w:val="footnote"/>
      </w:pPr>
      <w:r w:rsidRPr="004A3E27">
        <w:rPr>
          <w:rStyle w:val="FootnoteReference"/>
        </w:rPr>
        <w:footnoteRef/>
      </w:r>
      <w:r w:rsidRPr="004A3E27">
        <w:t xml:space="preserve"> ‘When I was unable to confess’ (St. Athanasius). A year passed before David confessed his two sins to Nathan (2 Sam. 12).</w:t>
      </w:r>
    </w:p>
  </w:footnote>
  <w:footnote w:id="178">
    <w:p w14:paraId="7E0CD043" w14:textId="6EF6BE7F" w:rsidR="007838C2" w:rsidRDefault="007838C2" w:rsidP="00DE3F89">
      <w:pPr>
        <w:pStyle w:val="footnote"/>
      </w:pPr>
      <w:r>
        <w:rPr>
          <w:rStyle w:val="FootnoteReference"/>
        </w:rPr>
        <w:footnoteRef/>
      </w:r>
      <w:r>
        <w:t xml:space="preserve"> [JS] Coptic has “because I kept silent, my bones grew old”. See Tues of the 2</w:t>
      </w:r>
      <w:r w:rsidRPr="00DE3F89">
        <w:rPr>
          <w:vertAlign w:val="superscript"/>
        </w:rPr>
        <w:t>nd</w:t>
      </w:r>
      <w:r>
        <w:t xml:space="preserve"> (3</w:t>
      </w:r>
      <w:r w:rsidRPr="00DE3F89">
        <w:rPr>
          <w:vertAlign w:val="superscript"/>
        </w:rPr>
        <w:t>rd</w:t>
      </w:r>
      <w:r>
        <w:t>) week of Lent.</w:t>
      </w:r>
    </w:p>
  </w:footnote>
  <w:footnote w:id="179">
    <w:p w14:paraId="6173F75B" w14:textId="6720A6F1" w:rsidR="007838C2" w:rsidRDefault="007838C2" w:rsidP="00E87C17">
      <w:pPr>
        <w:pStyle w:val="footnote"/>
      </w:pPr>
      <w:r>
        <w:rPr>
          <w:rStyle w:val="FootnoteReference"/>
        </w:rPr>
        <w:footnoteRef/>
      </w:r>
      <w:r>
        <w:t xml:space="preserve"> [JS] or, “boast”</w:t>
      </w:r>
    </w:p>
  </w:footnote>
  <w:footnote w:id="180">
    <w:p w14:paraId="68902C2B" w14:textId="73BB21C7" w:rsidR="007838C2" w:rsidRPr="004A3E27" w:rsidRDefault="007838C2" w:rsidP="00BD5BBE">
      <w:pPr>
        <w:pStyle w:val="footnote"/>
      </w:pPr>
      <w:r w:rsidRPr="004A3E27">
        <w:rPr>
          <w:rStyle w:val="FootnoteReference"/>
        </w:rPr>
        <w:footnoteRef/>
      </w:r>
      <w:r w:rsidRPr="004A3E27">
        <w:t xml:space="preserve"> Man is made for happiness, fruit of grace, forgiveness, right relations, holiness.</w:t>
      </w:r>
      <w:r>
        <w:t xml:space="preserve"> [JS] Coptic has “in His holy Name” in place of “all you upright in heart”. See Vespers of Athor 9.</w:t>
      </w:r>
    </w:p>
  </w:footnote>
  <w:footnote w:id="181">
    <w:p w14:paraId="556A07DE" w14:textId="42C5306E" w:rsidR="007838C2" w:rsidRDefault="007838C2" w:rsidP="00E87C17">
      <w:pPr>
        <w:pStyle w:val="footnote"/>
      </w:pPr>
      <w:r>
        <w:rPr>
          <w:rStyle w:val="FootnoteReference"/>
        </w:rPr>
        <w:footnoteRef/>
      </w:r>
      <w:r>
        <w:t xml:space="preserve"> [JS] or “give thanks to”, or “thankfully confess the Lord with praise with the lyre”</w:t>
      </w:r>
    </w:p>
  </w:footnote>
  <w:footnote w:id="182">
    <w:p w14:paraId="2DE8E71A" w14:textId="43288821" w:rsidR="007838C2" w:rsidRDefault="007838C2" w:rsidP="00643986">
      <w:pPr>
        <w:pStyle w:val="footnote"/>
      </w:pPr>
      <w:r>
        <w:rPr>
          <w:rStyle w:val="FootnoteReference"/>
        </w:rPr>
        <w:footnoteRef/>
      </w:r>
      <w:r>
        <w:t xml:space="preserve"> [JS] or “Confess the Lord with the harp.</w:t>
      </w:r>
    </w:p>
  </w:footnote>
  <w:footnote w:id="183">
    <w:p w14:paraId="7DFB6EDE" w14:textId="2BE29A55" w:rsidR="007838C2" w:rsidRPr="004A3E27" w:rsidRDefault="007838C2" w:rsidP="00BD5BBE">
      <w:pPr>
        <w:pStyle w:val="footnote"/>
      </w:pPr>
      <w:r w:rsidRPr="004A3E27">
        <w:rPr>
          <w:rStyle w:val="FootnoteReference"/>
        </w:rPr>
        <w:footnoteRef/>
      </w:r>
      <w:r w:rsidRPr="004A3E27">
        <w:t xml:space="preserve"> Breath: </w:t>
      </w:r>
      <w:r w:rsidRPr="004A3E27">
        <w:rPr>
          <w:i/>
        </w:rPr>
        <w:t>or</w:t>
      </w:r>
      <w:r w:rsidRPr="004A3E27">
        <w:t xml:space="preserve"> Spirit, </w:t>
      </w:r>
      <w:r>
        <w:t>cf</w:t>
      </w:r>
      <w:r w:rsidRPr="004A3E27">
        <w:t>. Gen. 6:3; 6:17; 7:15. ‘Here a glimpse of the Holy Trinity is revealed’ (St. Athanasius).</w:t>
      </w:r>
    </w:p>
  </w:footnote>
  <w:footnote w:id="184">
    <w:p w14:paraId="31D94784" w14:textId="1209EEE8" w:rsidR="007838C2" w:rsidRPr="004A3E27" w:rsidRDefault="007838C2" w:rsidP="00BD5BBE">
      <w:pPr>
        <w:pStyle w:val="footnote"/>
      </w:pPr>
      <w:r w:rsidRPr="004A3E27">
        <w:rPr>
          <w:rStyle w:val="FootnoteReference"/>
        </w:rPr>
        <w:footnoteRef/>
      </w:r>
      <w:r w:rsidRPr="004A3E27">
        <w:t xml:space="preserve"> </w:t>
      </w:r>
      <w:r>
        <w:t>cf</w:t>
      </w:r>
      <w:r w:rsidRPr="004A3E27">
        <w:t>. Ezek. 38:20; Hag. 2:6-7; Amos 9:9. ‘I will shake the house of Israel among all the nations as one shakes with a sieve, but not a grain shall fall on the ground’ (</w:t>
      </w:r>
      <w:r>
        <w:t>cf</w:t>
      </w:r>
      <w:r w:rsidRPr="004A3E27">
        <w:t>. Lk. 21:18, ‘Not a hair of your head will be lost’). ‘May all living on earth be shaken from their former state in which they served idols’ (St. Athanasius the Great).</w:t>
      </w:r>
    </w:p>
  </w:footnote>
  <w:footnote w:id="185">
    <w:p w14:paraId="77995902" w14:textId="77777777" w:rsidR="007838C2" w:rsidRPr="004A3E27" w:rsidRDefault="007838C2" w:rsidP="00BD5BBE">
      <w:pPr>
        <w:pStyle w:val="footnote"/>
      </w:pPr>
      <w:r w:rsidRPr="004A3E27">
        <w:rPr>
          <w:rStyle w:val="FootnoteReference"/>
        </w:rPr>
        <w:footnoteRef/>
      </w:r>
      <w:r w:rsidRPr="004A3E27">
        <w:t xml:space="preserve"> Naturally and spiritually (Jn. 3:3-6).</w:t>
      </w:r>
    </w:p>
  </w:footnote>
  <w:footnote w:id="186">
    <w:p w14:paraId="21961A60" w14:textId="0C801544" w:rsidR="007838C2" w:rsidRDefault="007838C2" w:rsidP="002C27B3">
      <w:pPr>
        <w:pStyle w:val="footnote"/>
      </w:pPr>
      <w:r>
        <w:rPr>
          <w:rStyle w:val="FootnoteReference"/>
        </w:rPr>
        <w:footnoteRef/>
      </w:r>
      <w:r>
        <w:t xml:space="preserve"> [JS] Fr. Lazarus has “plans”</w:t>
      </w:r>
    </w:p>
  </w:footnote>
  <w:footnote w:id="187">
    <w:p w14:paraId="13FB143C" w14:textId="0A8A9BB8" w:rsidR="007838C2" w:rsidRDefault="007838C2" w:rsidP="00831460">
      <w:pPr>
        <w:pStyle w:val="footnote"/>
      </w:pPr>
      <w:r>
        <w:rPr>
          <w:rStyle w:val="FootnoteReference"/>
        </w:rPr>
        <w:footnoteRef/>
      </w:r>
      <w:r>
        <w:t xml:space="preserve"> [JS] or “fashioned”</w:t>
      </w:r>
    </w:p>
  </w:footnote>
  <w:footnote w:id="188">
    <w:p w14:paraId="1CA3C8B8" w14:textId="7384D6BF" w:rsidR="007838C2" w:rsidRDefault="007838C2" w:rsidP="00366380">
      <w:pPr>
        <w:pStyle w:val="footnote"/>
      </w:pPr>
      <w:r>
        <w:rPr>
          <w:rStyle w:val="FootnoteReference"/>
        </w:rPr>
        <w:footnoteRef/>
      </w:r>
      <w:r>
        <w:t xml:space="preserve"> Fr. Athanasius has “My soul shall make her boast in the Lord”</w:t>
      </w:r>
    </w:p>
  </w:footnote>
  <w:footnote w:id="189">
    <w:p w14:paraId="50F89B8F" w14:textId="77777777" w:rsidR="007838C2" w:rsidRPr="004A3E27" w:rsidRDefault="007838C2" w:rsidP="00BD5BBE">
      <w:pPr>
        <w:pStyle w:val="footnote"/>
      </w:pPr>
      <w:r w:rsidRPr="004A3E27">
        <w:rPr>
          <w:rStyle w:val="FootnoteReference"/>
        </w:rPr>
        <w:footnoteRef/>
      </w:r>
      <w:r w:rsidRPr="004A3E27">
        <w:t xml:space="preserve"> </w:t>
      </w:r>
      <w:r w:rsidRPr="004A3E27">
        <w:rPr>
          <w:i/>
        </w:rPr>
        <w:t>rich:</w:t>
      </w:r>
      <w:r w:rsidRPr="004A3E27">
        <w:t xml:space="preserve"> opposite of Mt 5:3; i.e., proud, fallen, apostate men.</w:t>
      </w:r>
    </w:p>
  </w:footnote>
  <w:footnote w:id="190">
    <w:p w14:paraId="6C74A446" w14:textId="6A369907" w:rsidR="007838C2" w:rsidRPr="004A3E27" w:rsidRDefault="007838C2" w:rsidP="00BD5BBE">
      <w:pPr>
        <w:pStyle w:val="footnote"/>
      </w:pPr>
      <w:r w:rsidRPr="004A3E27">
        <w:rPr>
          <w:rStyle w:val="FootnoteReference"/>
        </w:rPr>
        <w:footnoteRef/>
      </w:r>
      <w:r w:rsidRPr="004A3E27">
        <w:t xml:space="preserve"> ‘The land of the living.’</w:t>
      </w:r>
      <w:r>
        <w:t xml:space="preserve"> [JS] Others have “earth”</w:t>
      </w:r>
    </w:p>
  </w:footnote>
  <w:footnote w:id="191">
    <w:p w14:paraId="2D88893B" w14:textId="5E64FA88" w:rsidR="007838C2" w:rsidRDefault="007838C2" w:rsidP="00E42174">
      <w:pPr>
        <w:pStyle w:val="footnote"/>
      </w:pPr>
      <w:r>
        <w:rPr>
          <w:rStyle w:val="FootnoteReference"/>
        </w:rPr>
        <w:footnoteRef/>
      </w:r>
      <w:r>
        <w:t xml:space="preserve"> [JS] or “contrite in heart”</w:t>
      </w:r>
    </w:p>
  </w:footnote>
  <w:footnote w:id="192">
    <w:p w14:paraId="7E58A13C" w14:textId="1AC06A85" w:rsidR="007838C2" w:rsidRDefault="007838C2" w:rsidP="00F803AB">
      <w:pPr>
        <w:pStyle w:val="footnote"/>
      </w:pPr>
      <w:r>
        <w:rPr>
          <w:rStyle w:val="FootnoteReference"/>
        </w:rPr>
        <w:footnoteRef/>
      </w:r>
      <w:r>
        <w:t xml:space="preserve"> [JS] Coptic has “eat their hearts”, which Fr. Athanasius renders, “regret”</w:t>
      </w:r>
    </w:p>
  </w:footnote>
  <w:footnote w:id="193">
    <w:p w14:paraId="54D93979" w14:textId="34E7EB30" w:rsidR="007838C2" w:rsidRDefault="007838C2" w:rsidP="00F803AB">
      <w:pPr>
        <w:pStyle w:val="footnote"/>
      </w:pPr>
      <w:r>
        <w:rPr>
          <w:rStyle w:val="FootnoteReference"/>
        </w:rPr>
        <w:footnoteRef/>
      </w:r>
      <w:r>
        <w:t xml:space="preserve"> [JS] or regret.</w:t>
      </w:r>
    </w:p>
  </w:footnote>
  <w:footnote w:id="194">
    <w:p w14:paraId="51CEFDC6" w14:textId="77777777" w:rsidR="007838C2" w:rsidRPr="004A3E27" w:rsidRDefault="007838C2" w:rsidP="00BD5BBE">
      <w:pPr>
        <w:pStyle w:val="footnote"/>
      </w:pPr>
      <w:r w:rsidRPr="004A3E27">
        <w:rPr>
          <w:rStyle w:val="FootnoteReference"/>
        </w:rPr>
        <w:footnoteRef/>
      </w:r>
      <w:r w:rsidRPr="004A3E27">
        <w:t xml:space="preserve"> ‘Look, the heavens are opened, and I can see the Son of Man standing at the right hand of God’ (Acts 7:56).</w:t>
      </w:r>
    </w:p>
  </w:footnote>
  <w:footnote w:id="195">
    <w:p w14:paraId="703EC24D" w14:textId="0A8D7841" w:rsidR="007838C2" w:rsidRDefault="007838C2" w:rsidP="00442FE7">
      <w:pPr>
        <w:pStyle w:val="footnote"/>
      </w:pPr>
      <w:r>
        <w:rPr>
          <w:rStyle w:val="FootnoteReference"/>
        </w:rPr>
        <w:footnoteRef/>
      </w:r>
      <w:r>
        <w:t xml:space="preserve"> [JS] literally “and my soul with barrenness/childlessness.”</w:t>
      </w:r>
    </w:p>
  </w:footnote>
  <w:footnote w:id="196">
    <w:p w14:paraId="0CEA87F3" w14:textId="77777777" w:rsidR="007838C2" w:rsidRPr="004A3E27" w:rsidRDefault="007838C2" w:rsidP="00BD5BBE">
      <w:pPr>
        <w:pStyle w:val="footnote"/>
      </w:pPr>
      <w:r w:rsidRPr="004A3E27">
        <w:rPr>
          <w:rStyle w:val="FootnoteReference"/>
        </w:rPr>
        <w:footnoteRef/>
      </w:r>
      <w:r w:rsidRPr="004A3E27">
        <w:t xml:space="preserve"> John 19:1; Mt. 27:26.</w:t>
      </w:r>
    </w:p>
  </w:footnote>
  <w:footnote w:id="197">
    <w:p w14:paraId="1C6E21CA" w14:textId="4A1BFD04" w:rsidR="007838C2" w:rsidRPr="004A3E27" w:rsidRDefault="007838C2" w:rsidP="00BD5BBE">
      <w:pPr>
        <w:pStyle w:val="footnote"/>
      </w:pPr>
      <w:r w:rsidRPr="004A3E27">
        <w:rPr>
          <w:rStyle w:val="FootnoteReference"/>
        </w:rPr>
        <w:footnoteRef/>
      </w:r>
      <w:r w:rsidRPr="004A3E27">
        <w:t xml:space="preserve"> </w:t>
      </w:r>
      <w:r>
        <w:t>cf</w:t>
      </w:r>
      <w:r w:rsidRPr="004A3E27">
        <w:t>. Psalm 21:21.</w:t>
      </w:r>
    </w:p>
  </w:footnote>
  <w:footnote w:id="198">
    <w:p w14:paraId="7BC55212" w14:textId="5213FE4B" w:rsidR="007838C2" w:rsidRDefault="007838C2" w:rsidP="004E0429">
      <w:pPr>
        <w:pStyle w:val="footnote"/>
      </w:pPr>
      <w:r>
        <w:rPr>
          <w:rStyle w:val="FootnoteReference"/>
        </w:rPr>
        <w:footnoteRef/>
      </w:r>
      <w:r>
        <w:t xml:space="preserve"> [JS] or “give thanks to You,” or “thankfully confess You with praise in the great Church”</w:t>
      </w:r>
    </w:p>
  </w:footnote>
  <w:footnote w:id="199">
    <w:p w14:paraId="5E06AF48" w14:textId="4CED25A0" w:rsidR="007838C2" w:rsidRDefault="007838C2" w:rsidP="00E14083">
      <w:pPr>
        <w:pStyle w:val="footnote"/>
      </w:pPr>
      <w:r>
        <w:rPr>
          <w:rStyle w:val="FootnoteReference"/>
        </w:rPr>
        <w:footnoteRef/>
      </w:r>
      <w:r>
        <w:t xml:space="preserve"> [JS] [] found in Coptic</w:t>
      </w:r>
    </w:p>
  </w:footnote>
  <w:footnote w:id="200">
    <w:p w14:paraId="4812F1D0" w14:textId="6C4603E2" w:rsidR="007838C2" w:rsidRPr="004A3E27" w:rsidRDefault="007838C2" w:rsidP="00BD5BBE">
      <w:pPr>
        <w:pStyle w:val="footnote"/>
      </w:pPr>
      <w:r w:rsidRPr="004A3E27">
        <w:rPr>
          <w:rStyle w:val="FootnoteReference"/>
        </w:rPr>
        <w:footnoteRef/>
      </w:r>
      <w:r w:rsidRPr="004A3E27">
        <w:t xml:space="preserve"> </w:t>
      </w:r>
      <w:r>
        <w:t>cf</w:t>
      </w:r>
      <w:r w:rsidRPr="004A3E27">
        <w:t>. John 15:25.</w:t>
      </w:r>
    </w:p>
  </w:footnote>
  <w:footnote w:id="201">
    <w:p w14:paraId="2072EB12" w14:textId="0F03BC61" w:rsidR="007838C2" w:rsidRDefault="007838C2" w:rsidP="004E0429">
      <w:pPr>
        <w:pStyle w:val="footnote"/>
      </w:pPr>
      <w:r>
        <w:rPr>
          <w:rStyle w:val="FootnoteReference"/>
        </w:rPr>
        <w:footnoteRef/>
      </w:r>
      <w:r>
        <w:t xml:space="preserve"> [JS] or “Aha! Aha!” Or “Well done! Well done!”</w:t>
      </w:r>
    </w:p>
  </w:footnote>
  <w:footnote w:id="202">
    <w:p w14:paraId="55852630" w14:textId="48050399" w:rsidR="007838C2" w:rsidRDefault="007838C2" w:rsidP="004D4897">
      <w:pPr>
        <w:pStyle w:val="footnote"/>
      </w:pPr>
      <w:r>
        <w:rPr>
          <w:rStyle w:val="FootnoteReference"/>
        </w:rPr>
        <w:footnoteRef/>
      </w:r>
      <w:r>
        <w:t xml:space="preserve"> [JS] others have “righteousness”. NETS has “vindication”. Fr. Athanasius has “let them who delight in Thy salvation say continually, “Let the LORD be magnified.” See Vespers of Paoni 2.</w:t>
      </w:r>
    </w:p>
  </w:footnote>
  <w:footnote w:id="203">
    <w:p w14:paraId="5AE758E3" w14:textId="591B2CD9" w:rsidR="007838C2" w:rsidRDefault="007838C2" w:rsidP="004E0429">
      <w:pPr>
        <w:pStyle w:val="footnote"/>
      </w:pPr>
      <w:r>
        <w:rPr>
          <w:rStyle w:val="FootnoteReference"/>
        </w:rPr>
        <w:footnoteRef/>
      </w:r>
      <w:r>
        <w:t xml:space="preserve"> [JS] Fr. Lazarus has, “towering mountains”</w:t>
      </w:r>
    </w:p>
  </w:footnote>
  <w:footnote w:id="204">
    <w:p w14:paraId="6484AC83" w14:textId="6D53CC8C" w:rsidR="007838C2" w:rsidRPr="004A3E27" w:rsidRDefault="007838C2" w:rsidP="00BD5BBE">
      <w:pPr>
        <w:pStyle w:val="footnote"/>
      </w:pPr>
      <w:r w:rsidRPr="004A3E27">
        <w:rPr>
          <w:rStyle w:val="FootnoteReference"/>
        </w:rPr>
        <w:footnoteRef/>
      </w:r>
      <w:r w:rsidRPr="004A3E27">
        <w:t xml:space="preserve"> </w:t>
      </w:r>
      <w:r>
        <w:t>cf</w:t>
      </w:r>
      <w:r w:rsidRPr="004A3E27">
        <w:t>. Psalm 109:7.</w:t>
      </w:r>
    </w:p>
  </w:footnote>
  <w:footnote w:id="205">
    <w:p w14:paraId="4449FD0E" w14:textId="7B6566B0" w:rsidR="007838C2" w:rsidRDefault="007838C2" w:rsidP="00090695">
      <w:pPr>
        <w:pStyle w:val="footnote"/>
      </w:pPr>
      <w:r>
        <w:rPr>
          <w:rStyle w:val="FootnoteReference"/>
        </w:rPr>
        <w:footnoteRef/>
      </w:r>
      <w:r>
        <w:t xml:space="preserve"> [JS] OSB has “many waters”</w:t>
      </w:r>
    </w:p>
  </w:footnote>
  <w:footnote w:id="206">
    <w:p w14:paraId="50DAFDF2" w14:textId="77777777" w:rsidR="007838C2" w:rsidRPr="004A3E27" w:rsidRDefault="007838C2" w:rsidP="00BD5BBE">
      <w:pPr>
        <w:pStyle w:val="footnote"/>
      </w:pPr>
      <w:r w:rsidRPr="004A3E27">
        <w:rPr>
          <w:rStyle w:val="FootnoteReference"/>
        </w:rPr>
        <w:footnoteRef/>
      </w:r>
      <w:r w:rsidRPr="004A3E27">
        <w:t xml:space="preserve"> No one can illumine himself; all light comes from above, from ‘the Spirit of truth Who proceeds from the Father’ (Jn. 15:26). In the light of the Spirit we see the Son and Word in Whom we see the Father: ‘To see Me is to see Him Who sent Me’ (Jn. 12:45). When light dawns in the dark heart of man, he sees his own deformity and need of salvation and at the same time ‘the light of the glorious Gospel…in the person of Jesus Christ’ (2 Cor. 4:3-6).</w:t>
      </w:r>
    </w:p>
  </w:footnote>
  <w:footnote w:id="207">
    <w:p w14:paraId="7C4D1D61" w14:textId="77777777" w:rsidR="007838C2" w:rsidRPr="004A3E27" w:rsidRDefault="007838C2" w:rsidP="00BD5BBE">
      <w:pPr>
        <w:pStyle w:val="footnote"/>
      </w:pPr>
      <w:r w:rsidRPr="004A3E27">
        <w:rPr>
          <w:rStyle w:val="FootnoteReference"/>
        </w:rPr>
        <w:footnoteRef/>
      </w:r>
      <w:r w:rsidRPr="004A3E27">
        <w:t xml:space="preserve"> ‘The Prophet asks to be free from passion’ (St. Athanasius).</w:t>
      </w:r>
    </w:p>
  </w:footnote>
  <w:footnote w:id="208">
    <w:p w14:paraId="356D04BB" w14:textId="77777777" w:rsidR="007838C2" w:rsidRPr="004A3E27" w:rsidRDefault="007838C2" w:rsidP="00BD5BBE">
      <w:pPr>
        <w:pStyle w:val="footnote"/>
      </w:pPr>
      <w:r w:rsidRPr="004A3E27">
        <w:rPr>
          <w:rStyle w:val="FootnoteReference"/>
        </w:rPr>
        <w:footnoteRef/>
      </w:r>
      <w:r w:rsidRPr="004A3E27">
        <w:t xml:space="preserve"> Prov. 24:19.</w:t>
      </w:r>
    </w:p>
  </w:footnote>
  <w:footnote w:id="209">
    <w:p w14:paraId="325B4264" w14:textId="77777777" w:rsidR="007838C2" w:rsidRPr="004A3E27" w:rsidRDefault="007838C2" w:rsidP="00BD5BBE">
      <w:pPr>
        <w:pStyle w:val="footnote"/>
      </w:pPr>
      <w:r w:rsidRPr="004A3E27">
        <w:rPr>
          <w:rStyle w:val="FootnoteReference"/>
        </w:rPr>
        <w:footnoteRef/>
      </w:r>
      <w:r w:rsidRPr="004A3E27">
        <w:t xml:space="preserve"> ‘The land of the living’ (St. Jerome). ‘Our home is in Heaven’ (Phil. 3:20). ‘Live in My love’ (Jn. 15:9).</w:t>
      </w:r>
    </w:p>
  </w:footnote>
  <w:footnote w:id="210">
    <w:p w14:paraId="720EC29A" w14:textId="0B7E8B17" w:rsidR="007838C2" w:rsidRPr="004A3E27" w:rsidRDefault="007838C2" w:rsidP="00BD5BBE">
      <w:pPr>
        <w:pStyle w:val="footnote"/>
      </w:pPr>
      <w:r w:rsidRPr="004A3E27">
        <w:rPr>
          <w:rStyle w:val="FootnoteReference"/>
        </w:rPr>
        <w:footnoteRef/>
      </w:r>
      <w:r w:rsidRPr="004A3E27">
        <w:t xml:space="preserve"> ‘Wealth’. This is the only gold that satisfies without aggravating the desire which it seems to allay (</w:t>
      </w:r>
      <w:r>
        <w:t>cf</w:t>
      </w:r>
      <w:r w:rsidRPr="004A3E27">
        <w:t>. Rev. 21:21).</w:t>
      </w:r>
    </w:p>
  </w:footnote>
  <w:footnote w:id="211">
    <w:p w14:paraId="3B4C8AB4" w14:textId="77777777" w:rsidR="007838C2" w:rsidRPr="004A3E27" w:rsidRDefault="007838C2" w:rsidP="00BD5BBE">
      <w:pPr>
        <w:pStyle w:val="footnote"/>
      </w:pPr>
      <w:r w:rsidRPr="004A3E27">
        <w:rPr>
          <w:rStyle w:val="FootnoteReference"/>
        </w:rPr>
        <w:footnoteRef/>
      </w:r>
      <w:r w:rsidRPr="004A3E27">
        <w:t xml:space="preserve"> We delight in the Lord by seeing and contemplating God through His works, by living in His love, and by finding all our joy and happiness in Him.</w:t>
      </w:r>
    </w:p>
  </w:footnote>
  <w:footnote w:id="212">
    <w:p w14:paraId="6BB4D62E" w14:textId="6D468D83" w:rsidR="007838C2" w:rsidRDefault="007838C2" w:rsidP="00402CB0">
      <w:pPr>
        <w:pStyle w:val="footnote"/>
      </w:pPr>
      <w:r>
        <w:rPr>
          <w:rStyle w:val="FootnoteReference"/>
        </w:rPr>
        <w:footnoteRef/>
      </w:r>
      <w:r>
        <w:t xml:space="preserve"> [JS] or “judgment”</w:t>
      </w:r>
    </w:p>
  </w:footnote>
  <w:footnote w:id="213">
    <w:p w14:paraId="0271DF81" w14:textId="5DFB25DB" w:rsidR="007838C2" w:rsidRPr="004A3E27" w:rsidRDefault="007838C2" w:rsidP="00BD5BBE">
      <w:pPr>
        <w:pStyle w:val="footnote"/>
      </w:pPr>
      <w:r w:rsidRPr="004A3E27">
        <w:rPr>
          <w:rStyle w:val="FootnoteReference"/>
        </w:rPr>
        <w:footnoteRef/>
      </w:r>
      <w:r w:rsidRPr="004A3E27">
        <w:t xml:space="preserve"> ‘There are ways that seem right to a man, but they lead to the bottom of hell’ (Prov. 16:25). </w:t>
      </w:r>
      <w:r>
        <w:t>cf</w:t>
      </w:r>
      <w:r w:rsidRPr="004A3E27">
        <w:t>. Heb. 4:10; Is. 28:12; 30:15; Jn. 4:34; 6:38.</w:t>
      </w:r>
    </w:p>
  </w:footnote>
  <w:footnote w:id="214">
    <w:p w14:paraId="20ECCFFC" w14:textId="001E9B2E" w:rsidR="007838C2" w:rsidRDefault="007838C2" w:rsidP="00402CB0">
      <w:pPr>
        <w:pStyle w:val="footnote"/>
      </w:pPr>
      <w:r>
        <w:rPr>
          <w:rStyle w:val="FootnoteReference"/>
        </w:rPr>
        <w:footnoteRef/>
      </w:r>
      <w:r>
        <w:t xml:space="preserve"> [JS] or “fret”</w:t>
      </w:r>
    </w:p>
  </w:footnote>
  <w:footnote w:id="215">
    <w:p w14:paraId="0F35B29D" w14:textId="57DF774F" w:rsidR="007838C2" w:rsidRDefault="007838C2" w:rsidP="00414006">
      <w:pPr>
        <w:pStyle w:val="footnote"/>
      </w:pPr>
      <w:r>
        <w:rPr>
          <w:rStyle w:val="FootnoteReference"/>
        </w:rPr>
        <w:footnoteRef/>
      </w:r>
      <w:r>
        <w:t xml:space="preserve"> [JS] or “land”</w:t>
      </w:r>
    </w:p>
  </w:footnote>
  <w:footnote w:id="216">
    <w:p w14:paraId="65980F9C" w14:textId="79143A5A" w:rsidR="007838C2" w:rsidRPr="004A3E27" w:rsidRDefault="007838C2" w:rsidP="00BD5BBE">
      <w:pPr>
        <w:pStyle w:val="footnote"/>
      </w:pPr>
      <w:r w:rsidRPr="004A3E27">
        <w:rPr>
          <w:rStyle w:val="FootnoteReference"/>
        </w:rPr>
        <w:footnoteRef/>
      </w:r>
      <w:r w:rsidRPr="004A3E27">
        <w:t xml:space="preserve"> </w:t>
      </w:r>
      <w:r>
        <w:t>[JS] Fr. Lazarus has “land”: cf</w:t>
      </w:r>
      <w:r w:rsidRPr="004A3E27">
        <w:t xml:space="preserve">. Mt. 5:5. ‘Land’: </w:t>
      </w:r>
      <w:r w:rsidRPr="004A3E27">
        <w:rPr>
          <w:i/>
        </w:rPr>
        <w:t>or</w:t>
      </w:r>
      <w:r w:rsidRPr="004A3E27">
        <w:t xml:space="preserve"> earth. ‘The land of the living.’</w:t>
      </w:r>
    </w:p>
  </w:footnote>
  <w:footnote w:id="217">
    <w:p w14:paraId="159BB2E9" w14:textId="77777777" w:rsidR="007838C2" w:rsidRPr="004A3E27" w:rsidRDefault="007838C2" w:rsidP="00BD5BBE">
      <w:pPr>
        <w:pStyle w:val="footnote"/>
      </w:pPr>
      <w:r w:rsidRPr="004A3E27">
        <w:rPr>
          <w:rStyle w:val="FootnoteReference"/>
        </w:rPr>
        <w:footnoteRef/>
      </w:r>
      <w:r w:rsidRPr="004A3E27">
        <w:t xml:space="preserve"> </w:t>
      </w:r>
      <w:r w:rsidRPr="004A3E27">
        <w:rPr>
          <w:i/>
        </w:rPr>
        <w:t>coming:</w:t>
      </w:r>
      <w:r w:rsidRPr="004A3E27">
        <w:t xml:space="preserve"> ‘We need not despair of anyone; so long as there is life. If we remember what we have been, we shall not despair of those who are now what we once were’ (St. Augustine).</w:t>
      </w:r>
    </w:p>
  </w:footnote>
  <w:footnote w:id="218">
    <w:p w14:paraId="031AB7AD" w14:textId="155ED80A" w:rsidR="007838C2" w:rsidRDefault="007838C2" w:rsidP="00090695">
      <w:pPr>
        <w:pStyle w:val="footnote"/>
      </w:pPr>
      <w:r>
        <w:rPr>
          <w:rStyle w:val="FootnoteReference"/>
        </w:rPr>
        <w:footnoteRef/>
      </w:r>
      <w:r>
        <w:t xml:space="preserve"> [JS] literally, “seed”, here and throughout</w:t>
      </w:r>
    </w:p>
  </w:footnote>
  <w:footnote w:id="219">
    <w:p w14:paraId="112B59F5" w14:textId="77777777" w:rsidR="007838C2" w:rsidRPr="004A3E27" w:rsidRDefault="007838C2" w:rsidP="00BD5BBE">
      <w:pPr>
        <w:pStyle w:val="footnote"/>
      </w:pPr>
      <w:r w:rsidRPr="004A3E27">
        <w:rPr>
          <w:rStyle w:val="FootnoteReference"/>
        </w:rPr>
        <w:footnoteRef/>
      </w:r>
      <w:r w:rsidRPr="004A3E27">
        <w:t xml:space="preserve"> ‘Remove sin, and then whatever you see in man is of God’ (St. Augustine)</w:t>
      </w:r>
    </w:p>
  </w:footnote>
  <w:footnote w:id="220">
    <w:p w14:paraId="4726C027" w14:textId="77777777" w:rsidR="007838C2" w:rsidRPr="004A3E27" w:rsidRDefault="007838C2" w:rsidP="00BD5BBE">
      <w:pPr>
        <w:pStyle w:val="footnote"/>
      </w:pPr>
      <w:r w:rsidRPr="004A3E27">
        <w:rPr>
          <w:rStyle w:val="FootnoteReference"/>
        </w:rPr>
        <w:footnoteRef/>
      </w:r>
      <w:r w:rsidRPr="004A3E27">
        <w:t xml:space="preserve"> Compare Ps. 36:1, 37 with Proverbs 24: 19-20 (RSV) and Mt. 5:5-9.</w:t>
      </w:r>
    </w:p>
  </w:footnote>
  <w:footnote w:id="221">
    <w:p w14:paraId="34A68231" w14:textId="7DBC6A92" w:rsidR="007838C2" w:rsidRPr="004A3E27" w:rsidRDefault="007838C2" w:rsidP="00BD5BBE">
      <w:pPr>
        <w:pStyle w:val="footnote"/>
      </w:pPr>
      <w:r w:rsidRPr="004A3E27">
        <w:rPr>
          <w:rStyle w:val="FootnoteReference"/>
        </w:rPr>
        <w:footnoteRef/>
      </w:r>
      <w:r w:rsidRPr="004A3E27">
        <w:t xml:space="preserve"> </w:t>
      </w:r>
      <w:r>
        <w:t>cf</w:t>
      </w:r>
      <w:r w:rsidRPr="004A3E27">
        <w:t>. Heb. 12:5-13. Psalm 6:2 is identical with 37:2.</w:t>
      </w:r>
    </w:p>
  </w:footnote>
  <w:footnote w:id="222">
    <w:p w14:paraId="247EFE9B" w14:textId="072BF8DF" w:rsidR="007838C2" w:rsidRDefault="007838C2" w:rsidP="003F50A7">
      <w:pPr>
        <w:pStyle w:val="footnote"/>
      </w:pPr>
      <w:r>
        <w:rPr>
          <w:rStyle w:val="FootnoteReference"/>
        </w:rPr>
        <w:footnoteRef/>
      </w:r>
      <w:r>
        <w:t xml:space="preserve"> [JS] literally “with a sad face”</w:t>
      </w:r>
    </w:p>
  </w:footnote>
  <w:footnote w:id="223">
    <w:p w14:paraId="18445857" w14:textId="0B799012" w:rsidR="007838C2" w:rsidRDefault="007838C2" w:rsidP="003F50A7">
      <w:pPr>
        <w:pStyle w:val="footnote"/>
      </w:pPr>
      <w:r>
        <w:rPr>
          <w:rStyle w:val="FootnoteReference"/>
        </w:rPr>
        <w:footnoteRef/>
      </w:r>
      <w:r>
        <w:t xml:space="preserve"> [JS] literally “loins”</w:t>
      </w:r>
    </w:p>
  </w:footnote>
  <w:footnote w:id="224">
    <w:p w14:paraId="2C58A5A6" w14:textId="65232F52" w:rsidR="007838C2" w:rsidRDefault="007838C2" w:rsidP="0017625A">
      <w:pPr>
        <w:pStyle w:val="footnote"/>
      </w:pPr>
      <w:r>
        <w:rPr>
          <w:rStyle w:val="FootnoteReference"/>
        </w:rPr>
        <w:footnoteRef/>
      </w:r>
      <w:r>
        <w:t xml:space="preserve"> [JS] [] from the Sixth Hour of Great and Holy Friday.</w:t>
      </w:r>
    </w:p>
  </w:footnote>
  <w:footnote w:id="225">
    <w:p w14:paraId="72DD6C76" w14:textId="7D200E30" w:rsidR="007838C2" w:rsidRPr="004A3E27" w:rsidRDefault="007838C2" w:rsidP="00BD5BBE">
      <w:pPr>
        <w:pStyle w:val="footnote"/>
      </w:pPr>
      <w:r w:rsidRPr="004A3E27">
        <w:rPr>
          <w:rStyle w:val="FootnoteReference"/>
        </w:rPr>
        <w:footnoteRef/>
      </w:r>
      <w:r w:rsidRPr="004A3E27">
        <w:t xml:space="preserve"> </w:t>
      </w:r>
      <w:r>
        <w:t>cf</w:t>
      </w:r>
      <w:r w:rsidRPr="004A3E27">
        <w:t>. Mt. 19:20. ‘One thing you lack’ (Mk. 10:21).</w:t>
      </w:r>
    </w:p>
  </w:footnote>
  <w:footnote w:id="226">
    <w:p w14:paraId="78445EFB" w14:textId="5C9ECAC5" w:rsidR="007838C2" w:rsidRDefault="007838C2" w:rsidP="002538F7">
      <w:pPr>
        <w:pStyle w:val="footnote"/>
      </w:pPr>
      <w:r>
        <w:rPr>
          <w:rStyle w:val="FootnoteReference"/>
        </w:rPr>
        <w:footnoteRef/>
      </w:r>
      <w:r>
        <w:t xml:space="preserve"> [JS] or “walks about like a phantom”</w:t>
      </w:r>
    </w:p>
  </w:footnote>
  <w:footnote w:id="227">
    <w:p w14:paraId="3396E2D4" w14:textId="4AC28F88" w:rsidR="007838C2" w:rsidRPr="004A3E27" w:rsidRDefault="007838C2" w:rsidP="00BD5BBE">
      <w:pPr>
        <w:pStyle w:val="footnote"/>
      </w:pPr>
      <w:r w:rsidRPr="004A3E27">
        <w:rPr>
          <w:rStyle w:val="FootnoteReference"/>
        </w:rPr>
        <w:footnoteRef/>
      </w:r>
      <w:r w:rsidRPr="004A3E27">
        <w:t xml:space="preserve"> </w:t>
      </w:r>
      <w:r>
        <w:t xml:space="preserve">[JS] Fr. Lazarus had “patience”: </w:t>
      </w:r>
      <w:r w:rsidRPr="004A3E27">
        <w:rPr>
          <w:i/>
        </w:rPr>
        <w:t>patience:</w:t>
      </w:r>
      <w:r w:rsidRPr="004A3E27">
        <w:t xml:space="preserve"> endurance, perseverance, persistence (Lk. 21:19).</w:t>
      </w:r>
    </w:p>
  </w:footnote>
  <w:footnote w:id="228">
    <w:p w14:paraId="3E88B183" w14:textId="77777777" w:rsidR="007838C2" w:rsidRPr="004A3E27" w:rsidRDefault="007838C2" w:rsidP="00BD5BBE">
      <w:pPr>
        <w:pStyle w:val="footnote"/>
      </w:pPr>
      <w:r w:rsidRPr="004A3E27">
        <w:rPr>
          <w:rStyle w:val="FootnoteReference"/>
        </w:rPr>
        <w:footnoteRef/>
      </w:r>
      <w:r w:rsidRPr="004A3E27">
        <w:t xml:space="preserve"> ‘Nothing so sustains and strengthens Christian souls as persevering and untiring praise of God’ (St. Leo the Great).</w:t>
      </w:r>
    </w:p>
  </w:footnote>
  <w:footnote w:id="229">
    <w:p w14:paraId="1D0EC7E8" w14:textId="072DDC66" w:rsidR="007838C2" w:rsidRPr="004A3E27" w:rsidRDefault="007838C2" w:rsidP="00BD5BBE">
      <w:pPr>
        <w:pStyle w:val="footnote"/>
      </w:pPr>
      <w:r w:rsidRPr="004A3E27">
        <w:rPr>
          <w:rStyle w:val="FootnoteReference"/>
        </w:rPr>
        <w:footnoteRef/>
      </w:r>
      <w:r w:rsidRPr="004A3E27">
        <w:t xml:space="preserve"> </w:t>
      </w:r>
      <w:r>
        <w:t>cf</w:t>
      </w:r>
      <w:r w:rsidRPr="004A3E27">
        <w:t>. 1 Sam. 15:22. Love shown in obedience is the true sacrifice.</w:t>
      </w:r>
    </w:p>
  </w:footnote>
  <w:footnote w:id="230">
    <w:p w14:paraId="5B17D689" w14:textId="77777777" w:rsidR="007838C2" w:rsidRPr="004A3E27" w:rsidRDefault="007838C2" w:rsidP="00BD5BBE">
      <w:pPr>
        <w:pStyle w:val="footnote"/>
      </w:pPr>
      <w:r w:rsidRPr="004A3E27">
        <w:rPr>
          <w:rStyle w:val="FootnoteReference"/>
        </w:rPr>
        <w:footnoteRef/>
      </w:r>
      <w:r w:rsidRPr="004A3E27">
        <w:t xml:space="preserve"> Heb. 10:3-10; Lk. 4:16-21; Lk. 24:44; Jn. 4:34; Rom. 7:22. ‘The Jews still keep their Scriptures in scrolls’ (St. Theodoret).</w:t>
      </w:r>
    </w:p>
  </w:footnote>
  <w:footnote w:id="231">
    <w:p w14:paraId="3C8E3C02" w14:textId="38940012" w:rsidR="007838C2" w:rsidRPr="004A3E27" w:rsidRDefault="007838C2" w:rsidP="00BD5BBE">
      <w:pPr>
        <w:pStyle w:val="footnote"/>
      </w:pPr>
      <w:r w:rsidRPr="004A3E27">
        <w:rPr>
          <w:rStyle w:val="FootnoteReference"/>
        </w:rPr>
        <w:footnoteRef/>
      </w:r>
      <w:r w:rsidRPr="004A3E27">
        <w:t xml:space="preserve"> The great universal Church (</w:t>
      </w:r>
      <w:r>
        <w:t>cf</w:t>
      </w:r>
      <w:r w:rsidRPr="004A3E27">
        <w:t>. St. Athanasius).</w:t>
      </w:r>
    </w:p>
  </w:footnote>
  <w:footnote w:id="232">
    <w:p w14:paraId="33B520D7" w14:textId="67F93C2C" w:rsidR="007838C2" w:rsidRDefault="007838C2" w:rsidP="000F12A5">
      <w:pPr>
        <w:pStyle w:val="footnote"/>
      </w:pPr>
      <w:r>
        <w:rPr>
          <w:rStyle w:val="FootnoteReference"/>
        </w:rPr>
        <w:footnoteRef/>
      </w:r>
      <w:r>
        <w:t xml:space="preserve"> Fr. Athanasius adds here “my truth”. See Matins of the 12 Day of Paopi.</w:t>
      </w:r>
    </w:p>
  </w:footnote>
  <w:footnote w:id="233">
    <w:p w14:paraId="215A183B" w14:textId="1FC8DE97" w:rsidR="007838C2" w:rsidRDefault="007838C2" w:rsidP="005B3452">
      <w:pPr>
        <w:pStyle w:val="footnote"/>
      </w:pPr>
      <w:r>
        <w:rPr>
          <w:rStyle w:val="FootnoteReference"/>
        </w:rPr>
        <w:footnoteRef/>
      </w:r>
      <w:r>
        <w:t xml:space="preserve"> [JS] or “Aha! Aha!” or “Well done! Well done!”</w:t>
      </w:r>
    </w:p>
  </w:footnote>
  <w:footnote w:id="234">
    <w:p w14:paraId="37A0E454" w14:textId="77777777" w:rsidR="007838C2" w:rsidRPr="004A3E27" w:rsidRDefault="007838C2" w:rsidP="00BD5BBE">
      <w:pPr>
        <w:pStyle w:val="footnote"/>
      </w:pPr>
      <w:r w:rsidRPr="004A3E27">
        <w:rPr>
          <w:rStyle w:val="FootnoteReference"/>
        </w:rPr>
        <w:footnoteRef/>
      </w:r>
      <w:r w:rsidRPr="004A3E27">
        <w:t xml:space="preserve"> John 13:30.</w:t>
      </w:r>
    </w:p>
  </w:footnote>
  <w:footnote w:id="235">
    <w:p w14:paraId="32644EEC" w14:textId="77777777" w:rsidR="007838C2" w:rsidRPr="004A3E27" w:rsidRDefault="007838C2" w:rsidP="00BD5BBE">
      <w:pPr>
        <w:pStyle w:val="footnote"/>
      </w:pPr>
      <w:r w:rsidRPr="004A3E27">
        <w:rPr>
          <w:rStyle w:val="FootnoteReference"/>
        </w:rPr>
        <w:footnoteRef/>
      </w:r>
      <w:r w:rsidRPr="004A3E27">
        <w:t xml:space="preserve"> ‘Do you think to conquer Life by death? Death is merely sleep, and I will rise again’ (St Athanasius).</w:t>
      </w:r>
    </w:p>
  </w:footnote>
  <w:footnote w:id="236">
    <w:p w14:paraId="4D34767F" w14:textId="77777777" w:rsidR="007838C2" w:rsidRPr="004A3E27" w:rsidRDefault="007838C2" w:rsidP="00BD5BBE">
      <w:pPr>
        <w:pStyle w:val="footnote"/>
      </w:pPr>
      <w:r w:rsidRPr="004A3E27">
        <w:rPr>
          <w:rStyle w:val="FootnoteReference"/>
        </w:rPr>
        <w:footnoteRef/>
      </w:r>
      <w:r w:rsidRPr="004A3E27">
        <w:t xml:space="preserve"> John 13:18. Just as Ahitophel turned against David and then hanged himself, so Judas turned against Jesus (2 Sam. 17:1,2,23).</w:t>
      </w:r>
    </w:p>
  </w:footnote>
  <w:footnote w:id="237">
    <w:p w14:paraId="70B2B9E7" w14:textId="77777777" w:rsidR="007838C2" w:rsidRPr="004A3E27" w:rsidRDefault="007838C2" w:rsidP="00BD5BBE">
      <w:pPr>
        <w:pStyle w:val="footnote"/>
      </w:pPr>
      <w:r w:rsidRPr="004A3E27">
        <w:rPr>
          <w:rStyle w:val="FootnoteReference"/>
        </w:rPr>
        <w:footnoteRef/>
      </w:r>
      <w:r w:rsidRPr="004A3E27">
        <w:t xml:space="preserve"> With the Gospel of forgiveness (1 Sam. 24:17-20; Lk. 23:34).</w:t>
      </w:r>
    </w:p>
  </w:footnote>
  <w:footnote w:id="238">
    <w:p w14:paraId="276D5CC0" w14:textId="69BE5264" w:rsidR="007838C2" w:rsidRDefault="007838C2" w:rsidP="008612F3">
      <w:pPr>
        <w:pStyle w:val="footnote"/>
      </w:pPr>
      <w:r>
        <w:rPr>
          <w:rStyle w:val="FootnoteReference"/>
        </w:rPr>
        <w:footnoteRef/>
      </w:r>
      <w:r>
        <w:t xml:space="preserve"> [JS] or “from age to age. So be it! So be it!”</w:t>
      </w:r>
    </w:p>
  </w:footnote>
  <w:footnote w:id="239">
    <w:p w14:paraId="2B9F5A56" w14:textId="77777777" w:rsidR="007838C2" w:rsidRPr="004A3E27" w:rsidRDefault="007838C2" w:rsidP="0058107C">
      <w:pPr>
        <w:pStyle w:val="footnote"/>
      </w:pPr>
      <w:r w:rsidRPr="004A3E27">
        <w:rPr>
          <w:rStyle w:val="FootnoteReference"/>
        </w:rPr>
        <w:footnoteRef/>
      </w:r>
      <w:r w:rsidRPr="004A3E27">
        <w:t xml:space="preserve"> In Palestine which is rainless for 9 months of the year, springs, wells and aqueducts are kept covered. Deer come and stand over the water, braying and languishing for the hidden treasure below. With this psalm in His heart Christ said, ‘I thirst’ (Jn. 19:28).</w:t>
      </w:r>
    </w:p>
  </w:footnote>
  <w:footnote w:id="240">
    <w:p w14:paraId="7C55B28F" w14:textId="7EC58CB5" w:rsidR="007838C2" w:rsidRDefault="007838C2" w:rsidP="005B3452">
      <w:pPr>
        <w:pStyle w:val="footnote"/>
      </w:pPr>
      <w:r>
        <w:rPr>
          <w:rStyle w:val="FootnoteReference"/>
        </w:rPr>
        <w:footnoteRef/>
      </w:r>
      <w:r>
        <w:t xml:space="preserve"> [JS] or “thanksgiving”, or “thankful confession with praise”</w:t>
      </w:r>
    </w:p>
  </w:footnote>
  <w:footnote w:id="241">
    <w:p w14:paraId="53A5AE10" w14:textId="0674C819" w:rsidR="007838C2" w:rsidRDefault="007838C2" w:rsidP="008A1194">
      <w:pPr>
        <w:pStyle w:val="footnote"/>
      </w:pPr>
      <w:r>
        <w:rPr>
          <w:rStyle w:val="FootnoteReference"/>
        </w:rPr>
        <w:footnoteRef/>
      </w:r>
      <w:r>
        <w:t xml:space="preserve"> [JS] or “for I will give thanks to Him,” or “I will thankfully confess Him with praise”</w:t>
      </w:r>
    </w:p>
  </w:footnote>
  <w:footnote w:id="242">
    <w:p w14:paraId="2A3805B8" w14:textId="42A42089" w:rsidR="007838C2" w:rsidRDefault="007838C2" w:rsidP="0054429F">
      <w:pPr>
        <w:pStyle w:val="footnote"/>
      </w:pPr>
      <w:r>
        <w:rPr>
          <w:rStyle w:val="FootnoteReference"/>
        </w:rPr>
        <w:footnoteRef/>
      </w:r>
      <w:r>
        <w:t xml:space="preserve"> [JS] literally confess to Him, i.e. give thankful prase to Him by confessing Him.</w:t>
      </w:r>
    </w:p>
  </w:footnote>
  <w:footnote w:id="243">
    <w:p w14:paraId="3BCC68DE" w14:textId="1191DE34" w:rsidR="007838C2" w:rsidRDefault="007838C2" w:rsidP="00AD1AC9">
      <w:pPr>
        <w:pStyle w:val="footnote"/>
      </w:pPr>
      <w:r>
        <w:rPr>
          <w:rStyle w:val="FootnoteReference"/>
        </w:rPr>
        <w:footnoteRef/>
      </w:r>
      <w:r>
        <w:t xml:space="preserve"> [JS] Fr. Lazarus has “dwelling”</w:t>
      </w:r>
    </w:p>
  </w:footnote>
  <w:footnote w:id="244">
    <w:p w14:paraId="03275919" w14:textId="77777777" w:rsidR="007838C2" w:rsidRPr="004A3E27" w:rsidRDefault="007838C2" w:rsidP="00BD5BBE">
      <w:pPr>
        <w:pStyle w:val="footnote"/>
      </w:pPr>
      <w:r w:rsidRPr="004A3E27">
        <w:rPr>
          <w:rStyle w:val="FootnoteReference"/>
          <w:rFonts w:ascii="Book Antiqua" w:hAnsi="Book Antiqua"/>
        </w:rPr>
        <w:footnoteRef/>
      </w:r>
      <w:r w:rsidRPr="004A3E27">
        <w:t xml:space="preserve"> The way to God is the way of the altar of the cross (Heb. 4:16; 13:10). God is the joy of the new man born crucified. J</w:t>
      </w:r>
      <w:r>
        <w:t>oy renews life. (St Athanasius)</w:t>
      </w:r>
    </w:p>
  </w:footnote>
  <w:footnote w:id="245">
    <w:p w14:paraId="6E7F4F1E" w14:textId="416FA7A8" w:rsidR="007838C2" w:rsidRDefault="007838C2" w:rsidP="005B3452">
      <w:pPr>
        <w:pStyle w:val="footnote"/>
      </w:pPr>
      <w:r>
        <w:rPr>
          <w:rStyle w:val="FootnoteReference"/>
        </w:rPr>
        <w:footnoteRef/>
      </w:r>
      <w:r>
        <w:t xml:space="preserve"> [JS] “I will give thanks to You on the lyre”, or “I will thankfully confess You with praise with the lyre”</w:t>
      </w:r>
    </w:p>
  </w:footnote>
  <w:footnote w:id="246">
    <w:p w14:paraId="0FDCCB36" w14:textId="0CCB7207" w:rsidR="007838C2" w:rsidRDefault="007838C2" w:rsidP="006C1793">
      <w:pPr>
        <w:pStyle w:val="footnote"/>
      </w:pPr>
      <w:r>
        <w:rPr>
          <w:rStyle w:val="FootnoteReference"/>
        </w:rPr>
        <w:footnoteRef/>
      </w:r>
      <w:r>
        <w:t xml:space="preserve"> [JS] or “I will give thanks to Him,” or “I will thankfully confess Him with praies”</w:t>
      </w:r>
    </w:p>
  </w:footnote>
  <w:footnote w:id="247">
    <w:p w14:paraId="1791CAEF" w14:textId="44F0ADBF" w:rsidR="007838C2" w:rsidRPr="004A3E27" w:rsidRDefault="007838C2" w:rsidP="00BD5BBE">
      <w:pPr>
        <w:pStyle w:val="footnote"/>
      </w:pPr>
      <w:r w:rsidRPr="004A3E27">
        <w:rPr>
          <w:rStyle w:val="FootnoteReference"/>
        </w:rPr>
        <w:footnoteRef/>
      </w:r>
      <w:r w:rsidRPr="004A3E27">
        <w:t xml:space="preserve"> </w:t>
      </w:r>
      <w:r>
        <w:t>cf</w:t>
      </w:r>
      <w:r w:rsidRPr="004A3E27">
        <w:t xml:space="preserve">. 2 Macc. 1:29, ‘Plant </w:t>
      </w:r>
      <w:r>
        <w:t>Your</w:t>
      </w:r>
      <w:r w:rsidRPr="004A3E27">
        <w:t xml:space="preserve"> people in </w:t>
      </w:r>
      <w:r>
        <w:t>Your</w:t>
      </w:r>
      <w:r w:rsidRPr="004A3E27">
        <w:t xml:space="preserve"> sanctuary, as Moses said’ (Dt. 30:5; Ex. 15:17).</w:t>
      </w:r>
    </w:p>
  </w:footnote>
  <w:footnote w:id="248">
    <w:p w14:paraId="75A6D655" w14:textId="0B7DAC2D" w:rsidR="007838C2" w:rsidRDefault="007838C2" w:rsidP="006C1793">
      <w:pPr>
        <w:pStyle w:val="footnote"/>
      </w:pPr>
      <w:r>
        <w:rPr>
          <w:rStyle w:val="FootnoteReference"/>
        </w:rPr>
        <w:footnoteRef/>
      </w:r>
      <w:r>
        <w:t xml:space="preserve"> [JS] or “presence”</w:t>
      </w:r>
    </w:p>
  </w:footnote>
  <w:footnote w:id="249">
    <w:p w14:paraId="14C8DE9A" w14:textId="1AF2328A" w:rsidR="007838C2" w:rsidRDefault="007838C2" w:rsidP="006C1793">
      <w:pPr>
        <w:pStyle w:val="footnote"/>
      </w:pPr>
      <w:r>
        <w:rPr>
          <w:rStyle w:val="FootnoteReference"/>
        </w:rPr>
        <w:footnoteRef/>
      </w:r>
      <w:r>
        <w:t xml:space="preserve"> [JS] or “boast in” or “praise”</w:t>
      </w:r>
    </w:p>
  </w:footnote>
  <w:footnote w:id="250">
    <w:p w14:paraId="66A26B87" w14:textId="54FC310A" w:rsidR="007838C2" w:rsidRDefault="007838C2" w:rsidP="006C1793">
      <w:pPr>
        <w:pStyle w:val="footnote"/>
      </w:pPr>
      <w:r>
        <w:rPr>
          <w:rStyle w:val="FootnoteReference"/>
        </w:rPr>
        <w:footnoteRef/>
      </w:r>
      <w:r>
        <w:t xml:space="preserve"> [JS] or “give thanks to”, or “thankfully confess Your Name with praise”</w:t>
      </w:r>
    </w:p>
  </w:footnote>
  <w:footnote w:id="251">
    <w:p w14:paraId="4F22E4CE" w14:textId="77777777" w:rsidR="007838C2" w:rsidRPr="004A3E27" w:rsidRDefault="007838C2" w:rsidP="00BD5BBE">
      <w:pPr>
        <w:pStyle w:val="footnote"/>
      </w:pPr>
      <w:r w:rsidRPr="004A3E27">
        <w:rPr>
          <w:rStyle w:val="FootnoteReference"/>
        </w:rPr>
        <w:footnoteRef/>
      </w:r>
      <w:r w:rsidRPr="004A3E27">
        <w:t xml:space="preserve"> Yahweh = He Who is. The name implies the nature which demands the love of the whole man, to the exclusion of all other objects of adoration (Acts 4:12; Ex. 3:13-15).</w:t>
      </w:r>
    </w:p>
  </w:footnote>
  <w:footnote w:id="252">
    <w:p w14:paraId="08B0833D" w14:textId="77777777" w:rsidR="007838C2" w:rsidRPr="004A3E27" w:rsidRDefault="007838C2" w:rsidP="00BD5BBE">
      <w:pPr>
        <w:pStyle w:val="footnote"/>
      </w:pPr>
      <w:r w:rsidRPr="004A3E27">
        <w:rPr>
          <w:rStyle w:val="FootnoteReference"/>
        </w:rPr>
        <w:footnoteRef/>
      </w:r>
      <w:r w:rsidRPr="004A3E27">
        <w:t xml:space="preserve"> Rom. 8:36 ‘It is possible to die many times in a day. For he who is always ready to die keeps receiving his full reward’ (St. Chrysostom).</w:t>
      </w:r>
    </w:p>
  </w:footnote>
  <w:footnote w:id="253">
    <w:p w14:paraId="76A76AD0" w14:textId="77777777" w:rsidR="007838C2" w:rsidRPr="004A3E27" w:rsidRDefault="007838C2" w:rsidP="00BD5BBE">
      <w:pPr>
        <w:pStyle w:val="footnote"/>
      </w:pPr>
      <w:r w:rsidRPr="004A3E27">
        <w:rPr>
          <w:rStyle w:val="FootnoteReference"/>
        </w:rPr>
        <w:footnoteRef/>
      </w:r>
      <w:r w:rsidRPr="004A3E27">
        <w:t xml:space="preserve"> ‘Refers to the intellectual faculty of the soul, because of all the ideas that are constantly bubbling and welling up. He who fixes his gaze on the infinite beauty of God is constantly discovering something new. And as God continues to reveal Himself, man continues to wonder.’ (St. Gregory of Nyssa).</w:t>
      </w:r>
    </w:p>
  </w:footnote>
  <w:footnote w:id="254">
    <w:p w14:paraId="1CFC6A89" w14:textId="0F4C8BEE" w:rsidR="007838C2" w:rsidRDefault="007838C2" w:rsidP="00676E6A">
      <w:pPr>
        <w:pStyle w:val="footnote"/>
      </w:pPr>
      <w:r>
        <w:rPr>
          <w:rStyle w:val="FootnoteReference"/>
        </w:rPr>
        <w:footnoteRef/>
      </w:r>
      <w:r>
        <w:t xml:space="preserve"> [JS] or “grace was poured out on Your lips”</w:t>
      </w:r>
    </w:p>
  </w:footnote>
  <w:footnote w:id="255">
    <w:p w14:paraId="0FB99B7C" w14:textId="516B1CB2" w:rsidR="007838C2" w:rsidRPr="004A3E27" w:rsidRDefault="007838C2" w:rsidP="00BD5BBE">
      <w:pPr>
        <w:pStyle w:val="footnote"/>
      </w:pPr>
      <w:r w:rsidRPr="004A3E27">
        <w:rPr>
          <w:rStyle w:val="FootnoteReference"/>
        </w:rPr>
        <w:footnoteRef/>
      </w:r>
      <w:r w:rsidRPr="004A3E27">
        <w:t xml:space="preserve"> </w:t>
      </w:r>
      <w:r>
        <w:t>cf</w:t>
      </w:r>
      <w:r w:rsidRPr="004A3E27">
        <w:t>. Rev. 19:11-16.</w:t>
      </w:r>
    </w:p>
  </w:footnote>
  <w:footnote w:id="256">
    <w:p w14:paraId="5E8EA981" w14:textId="77777777" w:rsidR="007838C2" w:rsidRPr="004A3E27" w:rsidRDefault="007838C2" w:rsidP="00BD5BBE">
      <w:pPr>
        <w:pStyle w:val="footnote"/>
      </w:pPr>
      <w:r w:rsidRPr="004A3E27">
        <w:rPr>
          <w:rStyle w:val="FootnoteReference"/>
        </w:rPr>
        <w:footnoteRef/>
      </w:r>
      <w:r w:rsidRPr="004A3E27">
        <w:t xml:space="preserve"> The arrows of divine love wound the hearts of God’s enemies and turn them into lovers.</w:t>
      </w:r>
    </w:p>
  </w:footnote>
  <w:footnote w:id="257">
    <w:p w14:paraId="2209A251" w14:textId="77777777" w:rsidR="007838C2" w:rsidRPr="004A3E27" w:rsidRDefault="007838C2" w:rsidP="00BD5BBE">
      <w:pPr>
        <w:pStyle w:val="footnote"/>
      </w:pPr>
      <w:r w:rsidRPr="004A3E27">
        <w:rPr>
          <w:rStyle w:val="FootnoteReference"/>
        </w:rPr>
        <w:footnoteRef/>
      </w:r>
      <w:r w:rsidRPr="004A3E27">
        <w:t xml:space="preserve"> Heb. 1:8;9. ‘The coming of Messiah is mentioned first and foremost in Psalm 44’ (St. Athanasius the Great).</w:t>
      </w:r>
    </w:p>
  </w:footnote>
  <w:footnote w:id="258">
    <w:p w14:paraId="1503C91E" w14:textId="77777777" w:rsidR="007838C2" w:rsidRDefault="007838C2" w:rsidP="005E56A9">
      <w:pPr>
        <w:pStyle w:val="footnote"/>
      </w:pPr>
      <w:r>
        <w:rPr>
          <w:rStyle w:val="FootnoteReference"/>
        </w:rPr>
        <w:footnoteRef/>
      </w:r>
      <w:r>
        <w:t xml:space="preserve"> [JS] myrrh: resin for incense; stacte: a component of the Temple incense; cassia: cinnamon.</w:t>
      </w:r>
    </w:p>
  </w:footnote>
  <w:footnote w:id="259">
    <w:p w14:paraId="5BF4F4E3" w14:textId="0D86ACD7" w:rsidR="007838C2" w:rsidRDefault="007838C2" w:rsidP="00E10FAF">
      <w:pPr>
        <w:pStyle w:val="footnote"/>
      </w:pPr>
      <w:r>
        <w:rPr>
          <w:rStyle w:val="FootnoteReference"/>
        </w:rPr>
        <w:footnoteRef/>
      </w:r>
      <w:r>
        <w:t xml:space="preserve"> [JS] literally “do obeisance”, i.e. “bow down to”</w:t>
      </w:r>
    </w:p>
  </w:footnote>
  <w:footnote w:id="260">
    <w:p w14:paraId="66A4B8D8" w14:textId="2A1C62C8" w:rsidR="007838C2" w:rsidRPr="004A3E27" w:rsidRDefault="007838C2" w:rsidP="00BD5BBE">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261">
    <w:p w14:paraId="3B2B6F3D" w14:textId="77777777" w:rsidR="007838C2" w:rsidRPr="004A3E27" w:rsidRDefault="007838C2" w:rsidP="00714A98">
      <w:pPr>
        <w:pStyle w:val="footnote"/>
      </w:pPr>
      <w:r w:rsidRPr="004A3E27">
        <w:rPr>
          <w:rStyle w:val="FootnoteReference"/>
        </w:rPr>
        <w:footnoteRef/>
      </w:r>
      <w:r w:rsidRPr="004A3E27">
        <w:t xml:space="preserve"> Rev. 22:1.</w:t>
      </w:r>
    </w:p>
  </w:footnote>
  <w:footnote w:id="262">
    <w:p w14:paraId="0C57446A" w14:textId="77777777" w:rsidR="007838C2" w:rsidRDefault="007838C2" w:rsidP="00714A98">
      <w:pPr>
        <w:pStyle w:val="footnote"/>
      </w:pPr>
      <w:r>
        <w:rPr>
          <w:rStyle w:val="FootnoteReference"/>
        </w:rPr>
        <w:footnoteRef/>
      </w:r>
      <w:r>
        <w:t xml:space="preserve"> Fr. Lazarus has “dwelling-place”</w:t>
      </w:r>
    </w:p>
  </w:footnote>
  <w:footnote w:id="263">
    <w:p w14:paraId="77903F63" w14:textId="77777777" w:rsidR="007838C2" w:rsidRDefault="007838C2" w:rsidP="00714A98">
      <w:pPr>
        <w:pStyle w:val="footnote"/>
      </w:pPr>
      <w:r>
        <w:rPr>
          <w:rStyle w:val="FootnoteReference"/>
        </w:rPr>
        <w:footnoteRef/>
      </w:r>
      <w:r>
        <w:t xml:space="preserve"> [JS] the city’s</w:t>
      </w:r>
    </w:p>
  </w:footnote>
  <w:footnote w:id="264">
    <w:p w14:paraId="73DCC24E" w14:textId="7E226D89" w:rsidR="007838C2" w:rsidRPr="004A3E27" w:rsidRDefault="007838C2" w:rsidP="00714A98">
      <w:pPr>
        <w:pStyle w:val="footnote"/>
      </w:pPr>
      <w:r w:rsidRPr="004A3E27">
        <w:rPr>
          <w:rStyle w:val="FootnoteReference"/>
        </w:rPr>
        <w:footnoteRef/>
      </w:r>
      <w:r w:rsidRPr="004A3E27">
        <w:t xml:space="preserve"> Security of citizens of the Holy City. Break of Dawn is Christ’s death. (</w:t>
      </w:r>
      <w:r>
        <w:t>cf</w:t>
      </w:r>
      <w:r w:rsidRPr="004A3E27">
        <w:t>. Is. 30:26).</w:t>
      </w:r>
    </w:p>
  </w:footnote>
  <w:footnote w:id="265">
    <w:p w14:paraId="0D6388ED" w14:textId="683F8CF0" w:rsidR="007838C2" w:rsidRPr="004A3E27" w:rsidRDefault="007838C2" w:rsidP="00714A98">
      <w:pPr>
        <w:pStyle w:val="footnote"/>
      </w:pPr>
      <w:r w:rsidRPr="004A3E27">
        <w:rPr>
          <w:rStyle w:val="FootnoteReference"/>
        </w:rPr>
        <w:footnoteRef/>
      </w:r>
      <w:r w:rsidRPr="004A3E27">
        <w:t xml:space="preserve"> </w:t>
      </w:r>
      <w:r>
        <w:t>cf</w:t>
      </w:r>
      <w:r w:rsidRPr="004A3E27">
        <w:t>. 75:4; Is. 2:4; 11:9; 65:25; Hos. 2:18; Zac. 9:10.</w:t>
      </w:r>
    </w:p>
  </w:footnote>
  <w:footnote w:id="266">
    <w:p w14:paraId="739DF71C" w14:textId="7B9E3A9D" w:rsidR="007838C2" w:rsidRPr="004A3E27" w:rsidRDefault="007838C2" w:rsidP="00714A98">
      <w:pPr>
        <w:pStyle w:val="footnote"/>
      </w:pPr>
      <w:r w:rsidRPr="004A3E27">
        <w:rPr>
          <w:rStyle w:val="FootnoteReference"/>
        </w:rPr>
        <w:footnoteRef/>
      </w:r>
      <w:r w:rsidRPr="004A3E27">
        <w:t xml:space="preserve"> </w:t>
      </w:r>
      <w:r>
        <w:t>Cf</w:t>
      </w:r>
      <w:r w:rsidRPr="004A3E27">
        <w:t xml:space="preserve">. Jn. 3:14; 8:28; 12:32. ‘I will be lifted up on the cross’ (St. Basil the Great). </w:t>
      </w:r>
      <w:r w:rsidRPr="004A3E27">
        <w:rPr>
          <w:i/>
        </w:rPr>
        <w:t>Scholasate</w:t>
      </w:r>
      <w:r w:rsidRPr="004A3E27">
        <w:t xml:space="preserve"> = ‘Be still, all ears and attention.’</w:t>
      </w:r>
    </w:p>
  </w:footnote>
  <w:footnote w:id="267">
    <w:p w14:paraId="341712F2" w14:textId="77777777" w:rsidR="007838C2" w:rsidRPr="004A3E27" w:rsidRDefault="007838C2" w:rsidP="00BD5BBE">
      <w:pPr>
        <w:pStyle w:val="footnote"/>
      </w:pPr>
      <w:r w:rsidRPr="004A3E27">
        <w:rPr>
          <w:rStyle w:val="FootnoteReference"/>
        </w:rPr>
        <w:footnoteRef/>
      </w:r>
      <w:r w:rsidRPr="004A3E27">
        <w:t xml:space="preserve"> ‘The calling of the Gentiles is to be understood, as in 71:9’ (St. Athanasius).</w:t>
      </w:r>
    </w:p>
  </w:footnote>
  <w:footnote w:id="268">
    <w:p w14:paraId="743E9AAD" w14:textId="55C8741B" w:rsidR="007838C2" w:rsidRPr="004A3E27" w:rsidRDefault="007838C2" w:rsidP="00BD5BBE">
      <w:pPr>
        <w:pStyle w:val="footnote"/>
      </w:pPr>
      <w:r w:rsidRPr="004A3E27">
        <w:rPr>
          <w:rStyle w:val="FootnoteReference"/>
        </w:rPr>
        <w:footnoteRef/>
      </w:r>
      <w:r w:rsidRPr="004A3E27">
        <w:t xml:space="preserve"> </w:t>
      </w:r>
      <w:r>
        <w:t>Cf</w:t>
      </w:r>
      <w:r w:rsidRPr="004A3E27">
        <w:t>. Heb. 12:28,29; Deut. 4:24; 9:3; 10:17-21; Neh. 1:5; Zeph. 2:11.</w:t>
      </w:r>
    </w:p>
  </w:footnote>
  <w:footnote w:id="269">
    <w:p w14:paraId="20C0CF5B" w14:textId="605C1673" w:rsidR="007838C2" w:rsidRPr="004A3E27" w:rsidRDefault="007838C2" w:rsidP="00BD5BBE">
      <w:pPr>
        <w:pStyle w:val="footnote"/>
      </w:pPr>
      <w:r w:rsidRPr="004A3E27">
        <w:rPr>
          <w:rStyle w:val="FootnoteReference"/>
        </w:rPr>
        <w:footnoteRef/>
      </w:r>
      <w:r w:rsidRPr="004A3E27">
        <w:t xml:space="preserve"> </w:t>
      </w:r>
      <w:r>
        <w:t>Cf</w:t>
      </w:r>
      <w:r w:rsidRPr="004A3E27">
        <w:t>. Ex. 15:17; Is. 58:14: I Pet. 1:4.</w:t>
      </w:r>
    </w:p>
  </w:footnote>
  <w:footnote w:id="270">
    <w:p w14:paraId="1FDF9287" w14:textId="77777777" w:rsidR="007838C2" w:rsidRPr="004A3E27" w:rsidRDefault="007838C2" w:rsidP="00BD5BBE">
      <w:pPr>
        <w:pStyle w:val="footnote"/>
      </w:pPr>
      <w:r w:rsidRPr="004A3E27">
        <w:rPr>
          <w:rStyle w:val="FootnoteReference"/>
        </w:rPr>
        <w:footnoteRef/>
      </w:r>
      <w:r w:rsidRPr="004A3E27">
        <w:t xml:space="preserve"> ‘Who are God’s strong men? They are the Apostles and all the faithful. They are strong because they faced the whole world, they overcame all, and nothing could defeat them’ (St. Chrysostom).</w:t>
      </w:r>
    </w:p>
  </w:footnote>
  <w:footnote w:id="271">
    <w:p w14:paraId="3490B998" w14:textId="1EB3F17C" w:rsidR="007838C2" w:rsidRDefault="007838C2" w:rsidP="008C19B4">
      <w:pPr>
        <w:pStyle w:val="footnote"/>
      </w:pPr>
      <w:r>
        <w:rPr>
          <w:rStyle w:val="FootnoteReference"/>
        </w:rPr>
        <w:footnoteRef/>
      </w:r>
      <w:r>
        <w:t xml:space="preserve"> [JS] or “beautifully situated”</w:t>
      </w:r>
    </w:p>
  </w:footnote>
  <w:footnote w:id="272">
    <w:p w14:paraId="5F050EEC" w14:textId="7F9EDEA1" w:rsidR="007838C2" w:rsidRPr="004A3E27" w:rsidRDefault="007838C2" w:rsidP="00BD5BBE">
      <w:pPr>
        <w:pStyle w:val="footnote"/>
      </w:pPr>
      <w:r w:rsidRPr="004A3E27">
        <w:rPr>
          <w:rStyle w:val="FootnoteReference"/>
        </w:rPr>
        <w:footnoteRef/>
      </w:r>
      <w:r w:rsidRPr="004A3E27">
        <w:t xml:space="preserve"> ‘Jerusalem is the city of the great King’ (Mt. 5:35). </w:t>
      </w:r>
      <w:r>
        <w:t>cf</w:t>
      </w:r>
      <w:r w:rsidRPr="004A3E27">
        <w:t>. Lam. 2:15.</w:t>
      </w:r>
    </w:p>
  </w:footnote>
  <w:footnote w:id="273">
    <w:p w14:paraId="51B5ACBD" w14:textId="77777777" w:rsidR="007838C2" w:rsidRPr="004A3E27" w:rsidRDefault="007838C2" w:rsidP="008C19B4">
      <w:pPr>
        <w:pStyle w:val="footnote"/>
      </w:pPr>
      <w:r w:rsidRPr="004A3E27">
        <w:rPr>
          <w:rStyle w:val="FootnoteReference"/>
        </w:rPr>
        <w:footnoteRef/>
      </w:r>
      <w:r w:rsidRPr="004A3E27">
        <w:t xml:space="preserve"> Tarshish: in Ceylon. The words used for ivory, apes and peacocks brought from Tarshish are Singhalese Tamil (II Chron. 9:21).</w:t>
      </w:r>
    </w:p>
  </w:footnote>
  <w:footnote w:id="274">
    <w:p w14:paraId="6CAE8B9B" w14:textId="5A8E6334" w:rsidR="007838C2" w:rsidRPr="004A3E27" w:rsidRDefault="007838C2" w:rsidP="00BD5BBE">
      <w:pPr>
        <w:pStyle w:val="footnote"/>
      </w:pPr>
      <w:r w:rsidRPr="004A3E27">
        <w:rPr>
          <w:rStyle w:val="FootnoteReference"/>
        </w:rPr>
        <w:footnoteRef/>
      </w:r>
      <w:r w:rsidRPr="004A3E27">
        <w:t xml:space="preserve"> </w:t>
      </w:r>
      <w:r>
        <w:t>cf</w:t>
      </w:r>
      <w:r w:rsidRPr="004A3E27">
        <w:t>. Ps. 71:10. ‘What we heard, we have seen in actual fact, namely victories, triumphs, God’s providential care, astounding miracles’ (St. Chrysostom).</w:t>
      </w:r>
    </w:p>
  </w:footnote>
  <w:footnote w:id="275">
    <w:p w14:paraId="1586EC07" w14:textId="381B84AF" w:rsidR="007838C2" w:rsidRDefault="007838C2" w:rsidP="00183599">
      <w:pPr>
        <w:pStyle w:val="footnote"/>
      </w:pPr>
      <w:r>
        <w:rPr>
          <w:rStyle w:val="FootnoteReference"/>
        </w:rPr>
        <w:footnoteRef/>
      </w:r>
      <w:r>
        <w:t xml:space="preserve"> [JS] Fr. Lazarus adds “justice and right judgment” to “righteousness”</w:t>
      </w:r>
    </w:p>
  </w:footnote>
  <w:footnote w:id="276">
    <w:p w14:paraId="7F2EAAD2" w14:textId="77777777" w:rsidR="007838C2" w:rsidRPr="004A3E27" w:rsidRDefault="007838C2" w:rsidP="00BD5BBE">
      <w:pPr>
        <w:pStyle w:val="footnote"/>
      </w:pPr>
      <w:r w:rsidRPr="004A3E27">
        <w:rPr>
          <w:rStyle w:val="FootnoteReference"/>
        </w:rPr>
        <w:footnoteRef/>
      </w:r>
      <w:r w:rsidRPr="004A3E27">
        <w:t xml:space="preserve"> After the victory, there is a tour of inspection. Perhaps this Psalm was sung as the procession went round the city walls.</w:t>
      </w:r>
    </w:p>
  </w:footnote>
  <w:footnote w:id="277">
    <w:p w14:paraId="3C5C41AF" w14:textId="77777777" w:rsidR="007838C2" w:rsidRPr="004A3E27" w:rsidRDefault="007838C2" w:rsidP="00BD5BBE">
      <w:pPr>
        <w:pStyle w:val="footnote"/>
      </w:pPr>
      <w:r w:rsidRPr="004A3E27">
        <w:rPr>
          <w:rStyle w:val="FootnoteReference"/>
        </w:rPr>
        <w:footnoteRef/>
      </w:r>
      <w:r w:rsidRPr="004A3E27">
        <w:t xml:space="preserve"> </w:t>
      </w:r>
      <w:r w:rsidRPr="004A3E27">
        <w:rPr>
          <w:i/>
        </w:rPr>
        <w:t>Lit</w:t>
      </w:r>
      <w:r w:rsidRPr="004A3E27">
        <w:t>. Set your hearts on her power.</w:t>
      </w:r>
    </w:p>
  </w:footnote>
  <w:footnote w:id="278">
    <w:p w14:paraId="55E3C647" w14:textId="417C46F1" w:rsidR="007838C2" w:rsidRDefault="007838C2" w:rsidP="00183599">
      <w:pPr>
        <w:pStyle w:val="footnote"/>
      </w:pPr>
      <w:r>
        <w:rPr>
          <w:rStyle w:val="FootnoteReference"/>
        </w:rPr>
        <w:footnoteRef/>
      </w:r>
      <w:r>
        <w:t xml:space="preserve"> [JS] or “eternally”</w:t>
      </w:r>
    </w:p>
  </w:footnote>
  <w:footnote w:id="279">
    <w:p w14:paraId="398A65D2" w14:textId="3A913DFE" w:rsidR="007838C2" w:rsidRDefault="007838C2" w:rsidP="0057450D">
      <w:pPr>
        <w:pStyle w:val="footnote"/>
      </w:pPr>
      <w:r>
        <w:rPr>
          <w:rStyle w:val="FootnoteReference"/>
        </w:rPr>
        <w:footnoteRef/>
      </w:r>
      <w:r>
        <w:t xml:space="preserve"> [JS] Fr. Lazarus interprets this, rendering it, “clods of earth and men of worth”. I.e. worthless men and men of worth. The others leave it as it literally is, “both earthborn and sons of men”. NETS interprets this as primeval men and the sons of men. Adam is born of the earth, and we are his sons, sons of men. I.e. everyone, the whole human race.</w:t>
      </w:r>
    </w:p>
  </w:footnote>
  <w:footnote w:id="280">
    <w:p w14:paraId="2DAC0755" w14:textId="21183A3B" w:rsidR="007838C2" w:rsidRDefault="007838C2" w:rsidP="00183599">
      <w:pPr>
        <w:pStyle w:val="footnote"/>
      </w:pPr>
      <w:r>
        <w:rPr>
          <w:rStyle w:val="FootnoteReference"/>
        </w:rPr>
        <w:footnoteRef/>
      </w:r>
      <w:r>
        <w:t xml:space="preserve"> [JS] or “workers of iniquity”</w:t>
      </w:r>
    </w:p>
  </w:footnote>
  <w:footnote w:id="281">
    <w:p w14:paraId="3A50B91B" w14:textId="77777777" w:rsidR="007838C2" w:rsidRPr="004A3E27" w:rsidRDefault="007838C2" w:rsidP="00BD5BBE">
      <w:pPr>
        <w:pStyle w:val="footnote"/>
      </w:pPr>
      <w:r w:rsidRPr="004A3E27">
        <w:rPr>
          <w:rStyle w:val="FootnoteReference"/>
        </w:rPr>
        <w:footnoteRef/>
      </w:r>
      <w:r w:rsidRPr="004A3E27">
        <w:t xml:space="preserve"> Yes, when that man is also the Eternal Son and Word and Wisdom of God, ‘the one Mediator between God and men, the man Christ Jesus’ (1 Tim. 2:5; Jn. 1:1; etc.)</w:t>
      </w:r>
    </w:p>
  </w:footnote>
  <w:footnote w:id="282">
    <w:p w14:paraId="4E4A30D1" w14:textId="62ED497C" w:rsidR="007838C2" w:rsidRDefault="007838C2" w:rsidP="00183599">
      <w:pPr>
        <w:pStyle w:val="footnote"/>
      </w:pPr>
      <w:r>
        <w:rPr>
          <w:rStyle w:val="FootnoteReference"/>
        </w:rPr>
        <w:footnoteRef/>
      </w:r>
      <w:r>
        <w:t xml:space="preserve"> [JS] or “ransom”</w:t>
      </w:r>
    </w:p>
  </w:footnote>
  <w:footnote w:id="283">
    <w:p w14:paraId="058ED3C9" w14:textId="6776EDA1" w:rsidR="007838C2" w:rsidRDefault="007838C2" w:rsidP="001B710E">
      <w:pPr>
        <w:pStyle w:val="footnote"/>
      </w:pPr>
      <w:r>
        <w:rPr>
          <w:rStyle w:val="FootnoteReference"/>
        </w:rPr>
        <w:footnoteRef/>
      </w:r>
      <w:r>
        <w:t xml:space="preserve"> [JS] or tabernacles.</w:t>
      </w:r>
    </w:p>
  </w:footnote>
  <w:footnote w:id="284">
    <w:p w14:paraId="329608F2" w14:textId="7CC39845" w:rsidR="007838C2" w:rsidRDefault="007838C2" w:rsidP="00183599">
      <w:pPr>
        <w:pStyle w:val="footnote"/>
      </w:pPr>
      <w:r>
        <w:rPr>
          <w:rStyle w:val="FootnoteReference"/>
        </w:rPr>
        <w:footnoteRef/>
      </w:r>
      <w:r>
        <w:t xml:space="preserve"> [JS] or “acknowledge,” or “thank,” or “thankfully confess You with praise when…”</w:t>
      </w:r>
    </w:p>
  </w:footnote>
  <w:footnote w:id="285">
    <w:p w14:paraId="25D034C3" w14:textId="2662C64E" w:rsidR="007838C2" w:rsidRDefault="007838C2" w:rsidP="005E4259">
      <w:pPr>
        <w:pStyle w:val="footnote"/>
      </w:pPr>
      <w:r>
        <w:rPr>
          <w:rStyle w:val="FootnoteReference"/>
        </w:rPr>
        <w:footnoteRef/>
      </w:r>
      <w:r>
        <w:t xml:space="preserve"> [JS] or “I will not find fault with your sacrifices”</w:t>
      </w:r>
    </w:p>
  </w:footnote>
  <w:footnote w:id="286">
    <w:p w14:paraId="45DA152E" w14:textId="77777777" w:rsidR="007838C2" w:rsidRPr="004A3E27" w:rsidRDefault="007838C2" w:rsidP="00A6346F">
      <w:pPr>
        <w:pStyle w:val="FootnoteText"/>
      </w:pPr>
      <w:r w:rsidRPr="004A3E27">
        <w:rPr>
          <w:rStyle w:val="FootnoteReference"/>
        </w:rPr>
        <w:footnoteRef/>
      </w:r>
      <w:r w:rsidRPr="004A3E27">
        <w:t xml:space="preserve"> </w:t>
      </w:r>
      <w:r w:rsidRPr="00BD5BBE">
        <w:rPr>
          <w:rStyle w:val="footnoteChar"/>
        </w:rPr>
        <w:t>words: In the first place the Ten Words or Commandments, three of which are named here: stealing, adultery and blasting instead of blessing (false witness). The commandments are correctives (verse 17a).</w:t>
      </w:r>
    </w:p>
  </w:footnote>
  <w:footnote w:id="287">
    <w:p w14:paraId="43CC2ABF" w14:textId="536DD164" w:rsidR="007838C2" w:rsidRDefault="007838C2" w:rsidP="007E0330">
      <w:pPr>
        <w:pStyle w:val="footnote"/>
      </w:pPr>
      <w:r>
        <w:rPr>
          <w:rStyle w:val="FootnoteReference"/>
        </w:rPr>
        <w:footnoteRef/>
      </w:r>
      <w:r>
        <w:t xml:space="preserve"> [JS] [] found in Coptic</w:t>
      </w:r>
    </w:p>
  </w:footnote>
  <w:footnote w:id="288">
    <w:p w14:paraId="5A6B4D6B" w14:textId="65293C06" w:rsidR="007838C2" w:rsidRPr="004A3E27" w:rsidRDefault="007838C2" w:rsidP="00BD5BBE">
      <w:pPr>
        <w:pStyle w:val="footnote"/>
      </w:pPr>
      <w:r w:rsidRPr="004A3E27">
        <w:rPr>
          <w:rStyle w:val="FootnoteReference"/>
        </w:rPr>
        <w:footnoteRef/>
      </w:r>
      <w:r w:rsidRPr="004A3E27">
        <w:t xml:space="preserve"> Men accuse God of various wrongs. So God is thought of as under trial. But when a man admits his guilt, God is acquitted and wins His case, so to speak, and incidentally wins the heart and soul of His child (</w:t>
      </w:r>
      <w:r>
        <w:t>cf</w:t>
      </w:r>
      <w:r w:rsidRPr="004A3E27">
        <w:t xml:space="preserve"> Lk 23:39-43).</w:t>
      </w:r>
    </w:p>
  </w:footnote>
  <w:footnote w:id="289">
    <w:p w14:paraId="7D7FC96A" w14:textId="1FA8AB7E" w:rsidR="007838C2" w:rsidRDefault="007838C2" w:rsidP="007E0330">
      <w:pPr>
        <w:pStyle w:val="footnote"/>
      </w:pPr>
      <w:r>
        <w:rPr>
          <w:rStyle w:val="FootnoteReference"/>
        </w:rPr>
        <w:footnoteRef/>
      </w:r>
      <w:r>
        <w:t xml:space="preserve"> [JS] “showed me” or “made known to me”</w:t>
      </w:r>
    </w:p>
  </w:footnote>
  <w:footnote w:id="290">
    <w:p w14:paraId="6185D531" w14:textId="77777777" w:rsidR="007838C2" w:rsidRPr="004A3E27" w:rsidRDefault="007838C2" w:rsidP="00BD5BBE">
      <w:pPr>
        <w:pStyle w:val="footnote"/>
      </w:pPr>
      <w:r w:rsidRPr="004A3E27">
        <w:rPr>
          <w:rStyle w:val="FootnoteReference"/>
        </w:rPr>
        <w:footnoteRef/>
      </w:r>
      <w:r w:rsidRPr="004A3E27">
        <w:t xml:space="preserve"> Exodus 12:22; John 19:29; Hebrews 9:19.</w:t>
      </w:r>
    </w:p>
  </w:footnote>
  <w:footnote w:id="291">
    <w:p w14:paraId="3533F1BB" w14:textId="71B96EA6" w:rsidR="007838C2" w:rsidRDefault="007838C2" w:rsidP="007E0330">
      <w:pPr>
        <w:pStyle w:val="footnote"/>
      </w:pPr>
      <w:r>
        <w:rPr>
          <w:rStyle w:val="FootnoteReference"/>
        </w:rPr>
        <w:footnoteRef/>
      </w:r>
      <w:r>
        <w:t xml:space="preserve"> [JS] literally “face”.</w:t>
      </w:r>
    </w:p>
  </w:footnote>
  <w:footnote w:id="292">
    <w:p w14:paraId="1F9FC60F" w14:textId="3E919970" w:rsidR="007838C2" w:rsidRDefault="007838C2" w:rsidP="005E4259">
      <w:pPr>
        <w:pStyle w:val="footnote"/>
      </w:pPr>
      <w:r>
        <w:rPr>
          <w:rStyle w:val="FootnoteReference"/>
        </w:rPr>
        <w:footnoteRef/>
      </w:r>
      <w:r>
        <w:t xml:space="preserve"> [JS] or “blood-guiltiness”</w:t>
      </w:r>
    </w:p>
  </w:footnote>
  <w:footnote w:id="293">
    <w:p w14:paraId="202128F8" w14:textId="4DFF74D6" w:rsidR="007838C2" w:rsidRDefault="007838C2" w:rsidP="00284568">
      <w:pPr>
        <w:pStyle w:val="footnote"/>
      </w:pPr>
      <w:r>
        <w:rPr>
          <w:rStyle w:val="FootnoteReference"/>
        </w:rPr>
        <w:footnoteRef/>
      </w:r>
      <w:r>
        <w:t xml:space="preserve"> [JS] or “gives thanks to,” or “thankfully confess You with praise”</w:t>
      </w:r>
    </w:p>
  </w:footnote>
  <w:footnote w:id="294">
    <w:p w14:paraId="6650920A" w14:textId="4D441CB0" w:rsidR="007838C2" w:rsidRPr="004A3E27" w:rsidRDefault="007838C2" w:rsidP="00BD5BBE">
      <w:pPr>
        <w:pStyle w:val="footnote"/>
      </w:pPr>
      <w:r w:rsidRPr="004A3E27">
        <w:rPr>
          <w:rStyle w:val="FootnoteReference"/>
        </w:rPr>
        <w:footnoteRef/>
      </w:r>
      <w:r w:rsidRPr="004A3E27">
        <w:t xml:space="preserve"> ‘The suffering of the Prophet David is a type of the Passion of our Lord Jesus Christ. By the power of God’s judgment human weakness is rescued to bear God’s name and nature … as the reward of His obedience He is exalted to the saving protection of God’s name. The Son of Man was to have the name and power of the Son of God restored to Him by the power of judgment’ (St. Hilary). </w:t>
      </w:r>
      <w:r>
        <w:t>Cf</w:t>
      </w:r>
      <w:r w:rsidRPr="004A3E27">
        <w:t>. Rom. 1:2-4.</w:t>
      </w:r>
    </w:p>
  </w:footnote>
  <w:footnote w:id="295">
    <w:p w14:paraId="3BFF7049" w14:textId="77777777" w:rsidR="007838C2" w:rsidRPr="004A3E27" w:rsidRDefault="007838C2" w:rsidP="00BD5BBE">
      <w:pPr>
        <w:pStyle w:val="footnote"/>
      </w:pPr>
      <w:r w:rsidRPr="004A3E27">
        <w:rPr>
          <w:rStyle w:val="FootnoteReference"/>
        </w:rPr>
        <w:footnoteRef/>
      </w:r>
      <w:r w:rsidRPr="004A3E27">
        <w:t xml:space="preserve"> ‘They found, in ruin and destruction by famine and war, their reward for crucifying God and condemning the Lord of Life to death … The Truth of God destroyed them when He rose to resume the majesty of His Father’s glory’ (St. Hilary).</w:t>
      </w:r>
    </w:p>
  </w:footnote>
  <w:footnote w:id="296">
    <w:p w14:paraId="45B1AA56" w14:textId="765C7C37" w:rsidR="007838C2" w:rsidRDefault="007838C2" w:rsidP="00284568">
      <w:pPr>
        <w:pStyle w:val="footnote"/>
      </w:pPr>
      <w:r>
        <w:rPr>
          <w:rStyle w:val="FootnoteReference"/>
        </w:rPr>
        <w:footnoteRef/>
      </w:r>
      <w:r>
        <w:t xml:space="preserve"> [JS] or “give thanks to You,” or “thankfully confess You with praise”</w:t>
      </w:r>
    </w:p>
  </w:footnote>
  <w:footnote w:id="297">
    <w:p w14:paraId="51837483" w14:textId="77777777" w:rsidR="007838C2" w:rsidRPr="004A3E27" w:rsidRDefault="007838C2" w:rsidP="00BD5BBE">
      <w:pPr>
        <w:pStyle w:val="footnote"/>
      </w:pPr>
      <w:r w:rsidRPr="004A3E27">
        <w:rPr>
          <w:rStyle w:val="FootnoteReference"/>
        </w:rPr>
        <w:footnoteRef/>
      </w:r>
      <w:r w:rsidRPr="004A3E27">
        <w:t xml:space="preserve"> We rejoice in praising God because God is our joy and to praise Him is itself a joy.</w:t>
      </w:r>
    </w:p>
  </w:footnote>
  <w:footnote w:id="298">
    <w:p w14:paraId="3B19B72F" w14:textId="77777777" w:rsidR="007838C2" w:rsidRPr="004A3E27" w:rsidRDefault="007838C2" w:rsidP="00BD5BBE">
      <w:pPr>
        <w:pStyle w:val="footnote"/>
      </w:pPr>
      <w:r w:rsidRPr="004A3E27">
        <w:rPr>
          <w:rStyle w:val="FootnoteReference"/>
        </w:rPr>
        <w:footnoteRef/>
      </w:r>
      <w:r w:rsidRPr="004A3E27">
        <w:t xml:space="preserve"> Lk. 10:18; 2 Thess. 1:6.</w:t>
      </w:r>
    </w:p>
  </w:footnote>
  <w:footnote w:id="299">
    <w:p w14:paraId="649547A2" w14:textId="77777777" w:rsidR="007838C2" w:rsidRPr="004A3E27" w:rsidRDefault="007838C2" w:rsidP="00BD5BBE">
      <w:pPr>
        <w:pStyle w:val="footnote"/>
      </w:pPr>
      <w:r w:rsidRPr="004A3E27">
        <w:rPr>
          <w:rStyle w:val="FootnoteReference"/>
        </w:rPr>
        <w:footnoteRef/>
      </w:r>
      <w:r w:rsidRPr="004A3E27">
        <w:t xml:space="preserve"> I will fly by activity and be at rest by contemplation and humility.’ (St. John Climacus, Ladder 4:1)</w:t>
      </w:r>
    </w:p>
  </w:footnote>
  <w:footnote w:id="300">
    <w:p w14:paraId="4184D201" w14:textId="3A3901AE" w:rsidR="007838C2" w:rsidRDefault="007838C2" w:rsidP="00125EB7">
      <w:pPr>
        <w:pStyle w:val="footnote"/>
      </w:pPr>
      <w:r>
        <w:rPr>
          <w:rStyle w:val="FootnoteReference"/>
        </w:rPr>
        <w:footnoteRef/>
      </w:r>
      <w:r>
        <w:t xml:space="preserve"> [JS] “it” refers to the iniquity and strife.</w:t>
      </w:r>
    </w:p>
  </w:footnote>
  <w:footnote w:id="301">
    <w:p w14:paraId="4DEA0F95" w14:textId="27D8C248" w:rsidR="007838C2" w:rsidRPr="004A3E27" w:rsidRDefault="007838C2" w:rsidP="00BD5BBE">
      <w:pPr>
        <w:pStyle w:val="footnote"/>
      </w:pPr>
      <w:r w:rsidRPr="004A3E27">
        <w:rPr>
          <w:rStyle w:val="FootnoteReference"/>
        </w:rPr>
        <w:footnoteRef/>
      </w:r>
      <w:r w:rsidRPr="004A3E27">
        <w:t xml:space="preserve"> </w:t>
      </w:r>
      <w:r>
        <w:t>cf</w:t>
      </w:r>
      <w:r w:rsidRPr="004A3E27">
        <w:t>. 1 Peter 5:7.</w:t>
      </w:r>
    </w:p>
  </w:footnote>
  <w:footnote w:id="302">
    <w:p w14:paraId="27649907" w14:textId="3BE538AE" w:rsidR="007838C2" w:rsidRPr="004A3E27" w:rsidRDefault="007838C2" w:rsidP="00BD5BBE">
      <w:pPr>
        <w:pStyle w:val="footnote"/>
      </w:pPr>
      <w:r w:rsidRPr="004A3E27">
        <w:rPr>
          <w:rStyle w:val="FootnoteReference"/>
        </w:rPr>
        <w:footnoteRef/>
      </w:r>
      <w:r w:rsidRPr="004A3E27">
        <w:t xml:space="preserve"> </w:t>
      </w:r>
      <w:r>
        <w:t>cf</w:t>
      </w:r>
      <w:r w:rsidRPr="004A3E27">
        <w:t>. Ephes 6:12; 1 Tim 4:1; Rev. 16:14.</w:t>
      </w:r>
    </w:p>
  </w:footnote>
  <w:footnote w:id="303">
    <w:p w14:paraId="2999B88D" w14:textId="4A88AAD6" w:rsidR="007838C2" w:rsidRDefault="007838C2" w:rsidP="00A8553A">
      <w:pPr>
        <w:pStyle w:val="footnote"/>
      </w:pPr>
      <w:r>
        <w:rPr>
          <w:rStyle w:val="FootnoteReference"/>
        </w:rPr>
        <w:footnoteRef/>
      </w:r>
      <w:r>
        <w:t xml:space="preserve"> [JS] NETS omits “not”</w:t>
      </w:r>
    </w:p>
  </w:footnote>
  <w:footnote w:id="304">
    <w:p w14:paraId="594F6979" w14:textId="77777777" w:rsidR="007838C2" w:rsidRPr="004A3E27" w:rsidRDefault="007838C2" w:rsidP="00BD5BBE">
      <w:pPr>
        <w:pStyle w:val="footnote"/>
      </w:pPr>
      <w:r w:rsidRPr="004A3E27">
        <w:rPr>
          <w:rStyle w:val="FootnoteReference"/>
        </w:rPr>
        <w:footnoteRef/>
      </w:r>
      <w:r w:rsidRPr="004A3E27">
        <w:t xml:space="preserve"> Any false light or life will be saved only to be extinguished later if there is no change or repentance.</w:t>
      </w:r>
    </w:p>
  </w:footnote>
  <w:footnote w:id="305">
    <w:p w14:paraId="568E2F2E" w14:textId="77777777" w:rsidR="007838C2" w:rsidRPr="004A3E27" w:rsidRDefault="007838C2" w:rsidP="00BD5BBE">
      <w:pPr>
        <w:pStyle w:val="footnote"/>
      </w:pPr>
      <w:r w:rsidRPr="004A3E27">
        <w:rPr>
          <w:rStyle w:val="FootnoteReference"/>
        </w:rPr>
        <w:footnoteRef/>
      </w:r>
      <w:r w:rsidRPr="004A3E27">
        <w:t xml:space="preserve"> Saul incurred reproach when he fell into David’s hands in the cave, for David did not injure him but merely cut off the tip of his cloak (1 Sam. 24).</w:t>
      </w:r>
    </w:p>
  </w:footnote>
  <w:footnote w:id="306">
    <w:p w14:paraId="6DBE026F" w14:textId="65E17A50" w:rsidR="007838C2" w:rsidRDefault="007838C2" w:rsidP="003E4AFE">
      <w:pPr>
        <w:pStyle w:val="footnote"/>
      </w:pPr>
      <w:r>
        <w:rPr>
          <w:rStyle w:val="FootnoteReference"/>
        </w:rPr>
        <w:footnoteRef/>
      </w:r>
      <w:r>
        <w:t xml:space="preserve"> [JS] or “I will sing and praise,” or “I will sing and make music”</w:t>
      </w:r>
    </w:p>
  </w:footnote>
  <w:footnote w:id="307">
    <w:p w14:paraId="5EA08A63" w14:textId="7ED730C0" w:rsidR="007838C2" w:rsidRDefault="007838C2" w:rsidP="003E4AFE">
      <w:pPr>
        <w:pStyle w:val="footnote"/>
      </w:pPr>
      <w:r>
        <w:rPr>
          <w:rStyle w:val="FootnoteReference"/>
        </w:rPr>
        <w:footnoteRef/>
      </w:r>
      <w:r>
        <w:t xml:space="preserve"> [JS] or “I will give thanks to You,” or “I will thankfully confess You with praise”</w:t>
      </w:r>
    </w:p>
  </w:footnote>
  <w:footnote w:id="308">
    <w:p w14:paraId="2EF83620" w14:textId="1732A893" w:rsidR="007838C2" w:rsidRDefault="007838C2" w:rsidP="005C1F97">
      <w:pPr>
        <w:pStyle w:val="footnote"/>
      </w:pPr>
      <w:r>
        <w:rPr>
          <w:rStyle w:val="FootnoteReference"/>
        </w:rPr>
        <w:footnoteRef/>
      </w:r>
      <w:r>
        <w:t xml:space="preserve"> [JS] Coptic has “Name” in place of “mercy”.</w:t>
      </w:r>
    </w:p>
  </w:footnote>
  <w:footnote w:id="309">
    <w:p w14:paraId="62A6540D" w14:textId="77777777" w:rsidR="007838C2" w:rsidRPr="004A3E27" w:rsidRDefault="007838C2" w:rsidP="00BD5BBE">
      <w:pPr>
        <w:pStyle w:val="footnote"/>
      </w:pPr>
      <w:r w:rsidRPr="004A3E27">
        <w:rPr>
          <w:rStyle w:val="FootnoteReference"/>
        </w:rPr>
        <w:footnoteRef/>
      </w:r>
      <w:r w:rsidRPr="004A3E27">
        <w:t xml:space="preserve"> Verses 8-12 are repeated almost verbatim in Ps. 107:2-6.</w:t>
      </w:r>
    </w:p>
  </w:footnote>
  <w:footnote w:id="310">
    <w:p w14:paraId="3A60B5BF" w14:textId="4103FFA5" w:rsidR="007838C2" w:rsidRDefault="007838C2" w:rsidP="0080248C">
      <w:pPr>
        <w:pStyle w:val="footnote"/>
      </w:pPr>
      <w:r>
        <w:rPr>
          <w:rStyle w:val="FootnoteReference"/>
        </w:rPr>
        <w:footnoteRef/>
      </w:r>
      <w:r>
        <w:t xml:space="preserve"> [JS] or “the lawless,” or “those that do wickedness”</w:t>
      </w:r>
    </w:p>
  </w:footnote>
  <w:footnote w:id="311">
    <w:p w14:paraId="21F36685" w14:textId="77777777" w:rsidR="007838C2" w:rsidRPr="004A3E27" w:rsidRDefault="007838C2" w:rsidP="00BD5BBE">
      <w:pPr>
        <w:pStyle w:val="footnote"/>
      </w:pPr>
      <w:r w:rsidRPr="004A3E27">
        <w:rPr>
          <w:rStyle w:val="FootnoteReference"/>
        </w:rPr>
        <w:footnoteRef/>
      </w:r>
      <w:r w:rsidRPr="004A3E27">
        <w:t xml:space="preserve"> Mercy: love (Luke 10:37).</w:t>
      </w:r>
    </w:p>
  </w:footnote>
  <w:footnote w:id="312">
    <w:p w14:paraId="6EFF888C" w14:textId="1261A193" w:rsidR="007838C2" w:rsidRPr="004A3E27" w:rsidRDefault="007838C2" w:rsidP="003D0DAD">
      <w:pPr>
        <w:pStyle w:val="footnote"/>
      </w:pPr>
      <w:r w:rsidRPr="004A3E27">
        <w:rPr>
          <w:rStyle w:val="FootnoteReference"/>
        </w:rPr>
        <w:footnoteRef/>
      </w:r>
      <w:r w:rsidRPr="004A3E27">
        <w:t xml:space="preserve"> </w:t>
      </w:r>
      <w:r>
        <w:t>cf</w:t>
      </w:r>
      <w:r w:rsidRPr="004A3E27">
        <w:t>. Lk. 21:20-24. Warning signals were lit on mountain tops in times of danger.</w:t>
      </w:r>
      <w:r>
        <w:t xml:space="preserve"> [JS] or, “sign”</w:t>
      </w:r>
    </w:p>
  </w:footnote>
  <w:footnote w:id="313">
    <w:p w14:paraId="42604FE7" w14:textId="77777777" w:rsidR="007838C2" w:rsidRPr="004A3E27" w:rsidRDefault="007838C2" w:rsidP="00BD5BBE">
      <w:pPr>
        <w:pStyle w:val="footnote"/>
      </w:pPr>
      <w:r w:rsidRPr="004A3E27">
        <w:rPr>
          <w:rStyle w:val="FootnoteReference"/>
        </w:rPr>
        <w:footnoteRef/>
      </w:r>
      <w:r w:rsidRPr="004A3E27">
        <w:t xml:space="preserve"> Washbowl: i.e. reduced to the most menial servitude.</w:t>
      </w:r>
    </w:p>
  </w:footnote>
  <w:footnote w:id="314">
    <w:p w14:paraId="03E619D4" w14:textId="1339E3A3" w:rsidR="007838C2" w:rsidRPr="004A3E27" w:rsidRDefault="007838C2" w:rsidP="00BD5BBE">
      <w:pPr>
        <w:pStyle w:val="footnote"/>
      </w:pPr>
      <w:r w:rsidRPr="004A3E27">
        <w:rPr>
          <w:rStyle w:val="FootnoteReference"/>
        </w:rPr>
        <w:footnoteRef/>
      </w:r>
      <w:r w:rsidRPr="004A3E27">
        <w:t xml:space="preserve"> Extend my sway: </w:t>
      </w:r>
      <w:r w:rsidRPr="004A3E27">
        <w:rPr>
          <w:i/>
        </w:rPr>
        <w:t>lit</w:t>
      </w:r>
      <w:r w:rsidRPr="004A3E27">
        <w:t>. stretch my shoe (</w:t>
      </w:r>
      <w:r>
        <w:t>cf</w:t>
      </w:r>
      <w:r w:rsidRPr="004A3E27">
        <w:t>. Deut. 11:24). Psalm 59:7-14 differs only in 3 words from 107:7-14.</w:t>
      </w:r>
    </w:p>
  </w:footnote>
  <w:footnote w:id="315">
    <w:p w14:paraId="2D798361" w14:textId="77777777" w:rsidR="007838C2" w:rsidRPr="004A3E27" w:rsidRDefault="007838C2" w:rsidP="00BD5BBE">
      <w:pPr>
        <w:pStyle w:val="footnote"/>
      </w:pPr>
      <w:r w:rsidRPr="004A3E27">
        <w:rPr>
          <w:rStyle w:val="FootnoteReference"/>
        </w:rPr>
        <w:footnoteRef/>
      </w:r>
      <w:r w:rsidRPr="004A3E27">
        <w:t xml:space="preserve"> win a mighty victory: </w:t>
      </w:r>
      <w:r w:rsidRPr="004A3E27">
        <w:rPr>
          <w:i/>
        </w:rPr>
        <w:t>lit</w:t>
      </w:r>
      <w:r w:rsidRPr="004A3E27">
        <w:t xml:space="preserve">. create power </w:t>
      </w:r>
      <w:r w:rsidRPr="004A3E27">
        <w:rPr>
          <w:i/>
        </w:rPr>
        <w:t>or</w:t>
      </w:r>
      <w:r w:rsidRPr="004A3E27">
        <w:t xml:space="preserve"> work a miracle </w:t>
      </w:r>
      <w:r w:rsidRPr="004A3E27">
        <w:rPr>
          <w:i/>
        </w:rPr>
        <w:t>or</w:t>
      </w:r>
      <w:r w:rsidRPr="004A3E27">
        <w:t xml:space="preserve"> do a mighty work.</w:t>
      </w:r>
    </w:p>
  </w:footnote>
  <w:footnote w:id="316">
    <w:p w14:paraId="7F655844" w14:textId="452019EB" w:rsidR="007838C2" w:rsidRDefault="007838C2" w:rsidP="002820F7">
      <w:pPr>
        <w:pStyle w:val="footnote"/>
      </w:pPr>
      <w:r>
        <w:rPr>
          <w:rStyle w:val="FootnoteReference"/>
        </w:rPr>
        <w:footnoteRef/>
      </w:r>
      <w:r>
        <w:t xml:space="preserve"> [JS] Coptic has “I will never be shaken”. See the First Hour of the Eve of Tuesday of Holy Week. Though this may be confused with verse 7.</w:t>
      </w:r>
    </w:p>
  </w:footnote>
  <w:footnote w:id="317">
    <w:p w14:paraId="29B1DDE8" w14:textId="45FA342F" w:rsidR="007838C2" w:rsidRPr="004A3E27" w:rsidRDefault="007838C2" w:rsidP="00BD5BBE">
      <w:pPr>
        <w:pStyle w:val="footnote"/>
      </w:pPr>
      <w:r w:rsidRPr="004A3E27">
        <w:rPr>
          <w:rStyle w:val="FootnoteReference"/>
        </w:rPr>
        <w:footnoteRef/>
      </w:r>
      <w:r w:rsidRPr="004A3E27">
        <w:t xml:space="preserve"> </w:t>
      </w:r>
      <w:r>
        <w:t>Cf</w:t>
      </w:r>
      <w:r w:rsidRPr="004A3E27">
        <w:t>. Lev. 19:35-37; Deut. 25:13-16; Ezek.45:10; Mic. 6:10,11; Prov. 11:1.</w:t>
      </w:r>
    </w:p>
  </w:footnote>
  <w:footnote w:id="318">
    <w:p w14:paraId="279AD391" w14:textId="274C1C9A" w:rsidR="007838C2" w:rsidRPr="004A3E27" w:rsidRDefault="007838C2" w:rsidP="00BD5BBE">
      <w:pPr>
        <w:pStyle w:val="footnote"/>
      </w:pPr>
      <w:r w:rsidRPr="004A3E27">
        <w:rPr>
          <w:rStyle w:val="FootnoteReference"/>
        </w:rPr>
        <w:footnoteRef/>
      </w:r>
      <w:r w:rsidRPr="004A3E27">
        <w:t xml:space="preserve"> </w:t>
      </w:r>
      <w:r>
        <w:t>Cf</w:t>
      </w:r>
      <w:r w:rsidRPr="004A3E27">
        <w:t>. ‘brood of vipers’ (Matt. 12:34; 23:33).</w:t>
      </w:r>
      <w:r>
        <w:t xml:space="preserve"> [JS] other translations omit “the whole brood”</w:t>
      </w:r>
    </w:p>
  </w:footnote>
  <w:footnote w:id="319">
    <w:p w14:paraId="7753865A" w14:textId="3B559F98" w:rsidR="007838C2" w:rsidRDefault="007838C2" w:rsidP="009C1AC4">
      <w:pPr>
        <w:pStyle w:val="footnote"/>
      </w:pPr>
      <w:r>
        <w:rPr>
          <w:rStyle w:val="FootnoteReference"/>
        </w:rPr>
        <w:footnoteRef/>
      </w:r>
      <w:r>
        <w:t xml:space="preserve"> [JS] OSB has, “they are altogether useless.” NETS has “they together derive from vanity.</w:t>
      </w:r>
    </w:p>
  </w:footnote>
  <w:footnote w:id="320">
    <w:p w14:paraId="20ED6838" w14:textId="77777777" w:rsidR="007838C2" w:rsidRPr="004A3E27" w:rsidRDefault="007838C2" w:rsidP="009C1AC4">
      <w:pPr>
        <w:pStyle w:val="footnote"/>
      </w:pPr>
      <w:r w:rsidRPr="004A3E27">
        <w:rPr>
          <w:rStyle w:val="FootnoteReference"/>
        </w:rPr>
        <w:footnoteRef/>
      </w:r>
      <w:r w:rsidRPr="004A3E27">
        <w:t xml:space="preserve"> Job. 33:14.</w:t>
      </w:r>
    </w:p>
  </w:footnote>
  <w:footnote w:id="321">
    <w:p w14:paraId="08AF7E67" w14:textId="06320022" w:rsidR="007838C2" w:rsidRDefault="007838C2" w:rsidP="00A22869">
      <w:pPr>
        <w:pStyle w:val="footnote"/>
      </w:pPr>
      <w:r>
        <w:rPr>
          <w:rStyle w:val="FootnoteReference"/>
        </w:rPr>
        <w:footnoteRef/>
      </w:r>
      <w:r>
        <w:t xml:space="preserve"> [JS] [] lacking in Greek. Fr. Athanasius has “That my flesh may blossom for Thee in a barren land and an untrodden place, a place without water.</w:t>
      </w:r>
    </w:p>
  </w:footnote>
  <w:footnote w:id="322">
    <w:p w14:paraId="3F4DF601" w14:textId="362CF8F1" w:rsidR="007838C2" w:rsidRDefault="007838C2" w:rsidP="004F49CE">
      <w:pPr>
        <w:pStyle w:val="footnote"/>
      </w:pPr>
      <w:r>
        <w:rPr>
          <w:rStyle w:val="FootnoteReference"/>
        </w:rPr>
        <w:footnoteRef/>
      </w:r>
      <w:r>
        <w:t xml:space="preserve"> [JS] literally, “holy place”</w:t>
      </w:r>
    </w:p>
  </w:footnote>
  <w:footnote w:id="323">
    <w:p w14:paraId="686CF1C0" w14:textId="1BBF228C" w:rsidR="007838C2" w:rsidRPr="004A3E27" w:rsidRDefault="007838C2" w:rsidP="00BD5BBE">
      <w:pPr>
        <w:pStyle w:val="footnote"/>
      </w:pPr>
      <w:r w:rsidRPr="004A3E27">
        <w:rPr>
          <w:rStyle w:val="FootnoteReference"/>
        </w:rPr>
        <w:footnoteRef/>
      </w:r>
      <w:r w:rsidRPr="004A3E27">
        <w:t xml:space="preserve"> </w:t>
      </w:r>
      <w:r>
        <w:t xml:space="preserve">[JS] Fr. Lazarus has “My soul is glued to You”: </w:t>
      </w:r>
      <w:r w:rsidRPr="004A3E27">
        <w:t>‘What is this glue? It is love.’ says St. Augustine.</w:t>
      </w:r>
    </w:p>
  </w:footnote>
  <w:footnote w:id="324">
    <w:p w14:paraId="4BD1F676" w14:textId="28A76380" w:rsidR="007838C2" w:rsidRDefault="007838C2" w:rsidP="00C0729B">
      <w:pPr>
        <w:pStyle w:val="footnote"/>
      </w:pPr>
      <w:r>
        <w:rPr>
          <w:rStyle w:val="FootnoteReference"/>
        </w:rPr>
        <w:footnoteRef/>
      </w:r>
      <w:r>
        <w:t xml:space="preserve"> [JS] Fr. Athanasius’ translation from the Coptic has “shall glory”</w:t>
      </w:r>
    </w:p>
  </w:footnote>
  <w:footnote w:id="325">
    <w:p w14:paraId="33DDB994" w14:textId="5E62FF5E" w:rsidR="007838C2" w:rsidRDefault="007838C2" w:rsidP="00627006">
      <w:pPr>
        <w:pStyle w:val="footnote"/>
      </w:pPr>
      <w:r>
        <w:rPr>
          <w:rStyle w:val="FootnoteReference"/>
        </w:rPr>
        <w:footnoteRef/>
      </w:r>
      <w:r>
        <w:t xml:space="preserve"> All but Fr. Athanasius’ translation from the Coptic have “and a vow will be paid to You in Jerusalem”</w:t>
      </w:r>
    </w:p>
  </w:footnote>
  <w:footnote w:id="326">
    <w:p w14:paraId="7806F1DC" w14:textId="6D5F9E7B" w:rsidR="007838C2" w:rsidRDefault="007838C2" w:rsidP="00722B95">
      <w:pPr>
        <w:pStyle w:val="footnote"/>
      </w:pPr>
      <w:r>
        <w:rPr>
          <w:rStyle w:val="FootnoteReference"/>
        </w:rPr>
        <w:footnoteRef/>
      </w:r>
      <w:r>
        <w:t xml:space="preserve"> [] Found in Fr. Athanasius’ translation from the Coptic</w:t>
      </w:r>
    </w:p>
  </w:footnote>
  <w:footnote w:id="327">
    <w:p w14:paraId="7625453A" w14:textId="042835EA" w:rsidR="007838C2" w:rsidRDefault="007838C2" w:rsidP="005E733D">
      <w:pPr>
        <w:pStyle w:val="footnote"/>
      </w:pPr>
      <w:r>
        <w:rPr>
          <w:rStyle w:val="FootnoteReference"/>
        </w:rPr>
        <w:footnoteRef/>
      </w:r>
      <w:r>
        <w:t xml:space="preserve"> [JS] [] found in Coptic, see Vespers of Pashons 20.</w:t>
      </w:r>
    </w:p>
  </w:footnote>
  <w:footnote w:id="328">
    <w:p w14:paraId="36833249" w14:textId="34120CF1" w:rsidR="007838C2" w:rsidRPr="004A3E27" w:rsidRDefault="007838C2" w:rsidP="00BD5BBE">
      <w:pPr>
        <w:pStyle w:val="footnote"/>
      </w:pPr>
      <w:r w:rsidRPr="004A3E27">
        <w:rPr>
          <w:rStyle w:val="FootnoteReference"/>
        </w:rPr>
        <w:footnoteRef/>
      </w:r>
      <w:r w:rsidRPr="004A3E27">
        <w:t xml:space="preserve"> </w:t>
      </w:r>
      <w:r>
        <w:t xml:space="preserve">[JS] Fr. Lazarus has, “wonderful in holiness”: </w:t>
      </w:r>
      <w:r w:rsidRPr="004A3E27">
        <w:rPr>
          <w:i/>
        </w:rPr>
        <w:t>Lit</w:t>
      </w:r>
      <w:r w:rsidRPr="004A3E27">
        <w:t xml:space="preserve">. wonderful in righteousness (but </w:t>
      </w:r>
      <w:r>
        <w:t>cf</w:t>
      </w:r>
      <w:r w:rsidRPr="004A3E27">
        <w:t>. Exod. 15:11).</w:t>
      </w:r>
    </w:p>
  </w:footnote>
  <w:footnote w:id="329">
    <w:p w14:paraId="622CE4B2" w14:textId="77777777" w:rsidR="007838C2" w:rsidRPr="004A3E27" w:rsidRDefault="007838C2" w:rsidP="00BD5BBE">
      <w:pPr>
        <w:pStyle w:val="footnote"/>
      </w:pPr>
      <w:r w:rsidRPr="004A3E27">
        <w:rPr>
          <w:rStyle w:val="FootnoteReference"/>
        </w:rPr>
        <w:footnoteRef/>
      </w:r>
      <w:r w:rsidRPr="004A3E27">
        <w:t xml:space="preserve"> So the Slavonic (Greek often omits ‘stillest’).</w:t>
      </w:r>
    </w:p>
  </w:footnote>
  <w:footnote w:id="330">
    <w:p w14:paraId="0BA13A66" w14:textId="54830EC5" w:rsidR="007838C2" w:rsidRDefault="007838C2" w:rsidP="005438BF">
      <w:pPr>
        <w:pStyle w:val="footnote"/>
      </w:pPr>
      <w:r>
        <w:rPr>
          <w:rStyle w:val="FootnoteReference"/>
        </w:rPr>
        <w:footnoteRef/>
      </w:r>
      <w:r>
        <w:t xml:space="preserve"> [JS] lit, “filled with fatness.”</w:t>
      </w:r>
    </w:p>
  </w:footnote>
  <w:footnote w:id="331">
    <w:p w14:paraId="6F4E7A1F" w14:textId="704DC134" w:rsidR="007838C2" w:rsidRPr="004A3E27" w:rsidRDefault="007838C2" w:rsidP="00BD5BBE">
      <w:pPr>
        <w:pStyle w:val="footnote"/>
      </w:pPr>
      <w:r w:rsidRPr="004A3E27">
        <w:rPr>
          <w:rStyle w:val="FootnoteReference"/>
        </w:rPr>
        <w:footnoteRef/>
      </w:r>
      <w:r w:rsidRPr="004A3E27">
        <w:t xml:space="preserve"> </w:t>
      </w:r>
      <w:r>
        <w:t xml:space="preserve">[JS] Fr. Lazarus has “Shout the song of victory to God, all the earth”: </w:t>
      </w:r>
      <w:r w:rsidRPr="004A3E27">
        <w:t>The return from the Babylonian captivity to Jerusalem; and then the return of every soul from sin to grace and virtue.</w:t>
      </w:r>
    </w:p>
  </w:footnote>
  <w:footnote w:id="332">
    <w:p w14:paraId="30AFE1F6" w14:textId="77777777" w:rsidR="007838C2" w:rsidRPr="004A3E27" w:rsidRDefault="007838C2" w:rsidP="00BD5BBE">
      <w:pPr>
        <w:pStyle w:val="footnote"/>
      </w:pPr>
      <w:r w:rsidRPr="004A3E27">
        <w:rPr>
          <w:rStyle w:val="FootnoteReference"/>
        </w:rPr>
        <w:footnoteRef/>
      </w:r>
      <w:r w:rsidRPr="004A3E27">
        <w:t xml:space="preserve"> A prophecy of the conversion of the Gentiles. ‘Just as the Jews were delivered from slavery to the Babylonians, so by the incarnation of the Saviour all peoples were delivered from the cruel power of the devil’ (Theodoret).</w:t>
      </w:r>
    </w:p>
  </w:footnote>
  <w:footnote w:id="333">
    <w:p w14:paraId="667C6704" w14:textId="77777777" w:rsidR="007838C2" w:rsidRPr="004A3E27" w:rsidRDefault="007838C2" w:rsidP="00BD5BBE">
      <w:pPr>
        <w:pStyle w:val="footnote"/>
      </w:pPr>
      <w:r w:rsidRPr="004A3E27">
        <w:rPr>
          <w:rStyle w:val="FootnoteReference"/>
        </w:rPr>
        <w:footnoteRef/>
      </w:r>
      <w:r w:rsidRPr="004A3E27">
        <w:t xml:space="preserve"> play false: o</w:t>
      </w:r>
      <w:r w:rsidRPr="004A3E27">
        <w:rPr>
          <w:i/>
        </w:rPr>
        <w:t>r</w:t>
      </w:r>
      <w:r w:rsidRPr="004A3E27">
        <w:t xml:space="preserve"> lie. It may mean they kow-tow or submit in pretence, acting a lie.</w:t>
      </w:r>
    </w:p>
  </w:footnote>
  <w:footnote w:id="334">
    <w:p w14:paraId="4D88FDB0" w14:textId="77777777" w:rsidR="007838C2" w:rsidRPr="004A3E27" w:rsidRDefault="007838C2" w:rsidP="00BD5BBE">
      <w:pPr>
        <w:pStyle w:val="footnote"/>
      </w:pPr>
      <w:r w:rsidRPr="004A3E27">
        <w:rPr>
          <w:rStyle w:val="FootnoteReference"/>
        </w:rPr>
        <w:footnoteRef/>
      </w:r>
      <w:r w:rsidRPr="004A3E27">
        <w:t xml:space="preserve"> See footnote 62. &lt;2 previously&gt;</w:t>
      </w:r>
    </w:p>
  </w:footnote>
  <w:footnote w:id="335">
    <w:p w14:paraId="520E1D4D" w14:textId="70DD6036" w:rsidR="007838C2" w:rsidRDefault="007838C2" w:rsidP="000E01D1">
      <w:pPr>
        <w:pStyle w:val="footnote"/>
      </w:pPr>
      <w:r>
        <w:rPr>
          <w:rStyle w:val="FootnoteReference"/>
        </w:rPr>
        <w:footnoteRef/>
      </w:r>
      <w:r>
        <w:t xml:space="preserve"> [JS], “do obeisance”, i.e. prostrate, not just an attitude, but an act</w:t>
      </w:r>
    </w:p>
  </w:footnote>
  <w:footnote w:id="336">
    <w:p w14:paraId="1B791EBC" w14:textId="77777777" w:rsidR="007838C2" w:rsidRPr="004A3E27" w:rsidRDefault="007838C2" w:rsidP="00BD5BBE">
      <w:pPr>
        <w:pStyle w:val="footnote"/>
      </w:pPr>
      <w:r w:rsidRPr="004A3E27">
        <w:rPr>
          <w:rStyle w:val="FootnoteReference"/>
        </w:rPr>
        <w:footnoteRef/>
      </w:r>
      <w:r w:rsidRPr="004A3E27">
        <w:t xml:space="preserve"> ‘He Who did signs and wonders when He came in the flesh is the same God Who of old dried up the Red Sea and divided the streams of Jordan so that the Israelites could pass through on dry land’ (St Athanasius the Great).</w:t>
      </w:r>
    </w:p>
  </w:footnote>
  <w:footnote w:id="337">
    <w:p w14:paraId="109CC4F4" w14:textId="77777777" w:rsidR="007838C2" w:rsidRPr="004A3E27" w:rsidRDefault="007838C2" w:rsidP="00BD5BBE">
      <w:pPr>
        <w:pStyle w:val="footnote"/>
      </w:pPr>
      <w:r w:rsidRPr="004A3E27">
        <w:rPr>
          <w:rStyle w:val="FootnoteReference"/>
        </w:rPr>
        <w:footnoteRef/>
      </w:r>
      <w:r w:rsidRPr="004A3E27">
        <w:t xml:space="preserve"> ‘What God has planned for His lovers’ (1 Cor. 2:9).</w:t>
      </w:r>
    </w:p>
  </w:footnote>
  <w:footnote w:id="338">
    <w:p w14:paraId="096C8EE6" w14:textId="40879E1D" w:rsidR="007838C2" w:rsidRDefault="007838C2" w:rsidP="000E01D1">
      <w:pPr>
        <w:pStyle w:val="footnote"/>
      </w:pPr>
      <w:r>
        <w:rPr>
          <w:rStyle w:val="FootnoteReference"/>
        </w:rPr>
        <w:footnoteRef/>
      </w:r>
      <w:r>
        <w:t xml:space="preserve"> [JS] Fr. Lazarus has, “for”</w:t>
      </w:r>
    </w:p>
  </w:footnote>
  <w:footnote w:id="339">
    <w:p w14:paraId="693C7006" w14:textId="4BAA4AB8" w:rsidR="007838C2" w:rsidRPr="004A3E27" w:rsidRDefault="007838C2" w:rsidP="00BD5BBE">
      <w:pPr>
        <w:pStyle w:val="footnote"/>
      </w:pPr>
      <w:r w:rsidRPr="004A3E27">
        <w:rPr>
          <w:rStyle w:val="FootnoteReference"/>
        </w:rPr>
        <w:footnoteRef/>
      </w:r>
      <w:r w:rsidRPr="004A3E27">
        <w:t xml:space="preserve"> The Shepherd of Israel watches over His human flock as shepherds were watching their flocks when the same good Shepherd was born in Bethlehem (Lk. 2:8).</w:t>
      </w:r>
    </w:p>
  </w:footnote>
  <w:footnote w:id="340">
    <w:p w14:paraId="4EA27689" w14:textId="41C52921" w:rsidR="007838C2" w:rsidRPr="004A3E27" w:rsidRDefault="007838C2" w:rsidP="00BD5BBE">
      <w:pPr>
        <w:pStyle w:val="footnote"/>
      </w:pPr>
      <w:r w:rsidRPr="004A3E27">
        <w:rPr>
          <w:rStyle w:val="FootnoteReference"/>
        </w:rPr>
        <w:footnoteRef/>
      </w:r>
      <w:r w:rsidRPr="004A3E27">
        <w:t xml:space="preserve"> Captivity to hostile powers is the devil’s trap. </w:t>
      </w:r>
      <w:r>
        <w:t>Cf</w:t>
      </w:r>
      <w:r w:rsidRPr="004A3E27">
        <w:t>. Matt. 6:13, ‘Do not bring us to trial or temptation.’</w:t>
      </w:r>
    </w:p>
  </w:footnote>
  <w:footnote w:id="341">
    <w:p w14:paraId="49AA563D" w14:textId="77777777" w:rsidR="007838C2" w:rsidRPr="004A3E27" w:rsidRDefault="007838C2" w:rsidP="00BD5BBE">
      <w:pPr>
        <w:pStyle w:val="footnote"/>
      </w:pPr>
      <w:r w:rsidRPr="004A3E27">
        <w:rPr>
          <w:rStyle w:val="FootnoteReference"/>
        </w:rPr>
        <w:footnoteRef/>
      </w:r>
      <w:r w:rsidRPr="004A3E27">
        <w:t xml:space="preserve"> No sooner had I cried to God vocally than I was mentally praising and thanking Him for answering me.</w:t>
      </w:r>
    </w:p>
  </w:footnote>
  <w:footnote w:id="342">
    <w:p w14:paraId="26BB2E4A" w14:textId="256060DE" w:rsidR="007838C2" w:rsidRPr="004A3E27" w:rsidRDefault="007838C2" w:rsidP="00BD5BBE">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343">
    <w:p w14:paraId="7DEE92CE" w14:textId="409EAD51" w:rsidR="007838C2" w:rsidRDefault="007838C2" w:rsidP="00F81502">
      <w:pPr>
        <w:pStyle w:val="footnote"/>
      </w:pPr>
      <w:r>
        <w:rPr>
          <w:rStyle w:val="FootnoteReference"/>
        </w:rPr>
        <w:footnoteRef/>
      </w:r>
      <w:r>
        <w:t xml:space="preserve"> [JS] or “give thanks to You” or “thankfully confess You with praise”</w:t>
      </w:r>
    </w:p>
  </w:footnote>
  <w:footnote w:id="344">
    <w:p w14:paraId="29F3A7DD" w14:textId="66A81F41" w:rsidR="007838C2" w:rsidRDefault="007838C2" w:rsidP="00F81502">
      <w:pPr>
        <w:pStyle w:val="footnote"/>
      </w:pPr>
      <w:r>
        <w:rPr>
          <w:rStyle w:val="FootnoteReference"/>
        </w:rPr>
        <w:footnoteRef/>
      </w:r>
      <w:r>
        <w:t xml:space="preserve"> [JS] or “praise You” or “give thanks to You” or “thankfully confess You with praise”</w:t>
      </w:r>
    </w:p>
  </w:footnote>
  <w:footnote w:id="345">
    <w:p w14:paraId="75EB9556" w14:textId="77777777" w:rsidR="007838C2" w:rsidRPr="004A3E27" w:rsidRDefault="007838C2" w:rsidP="00BD5BBE">
      <w:pPr>
        <w:pStyle w:val="footnote"/>
      </w:pPr>
      <w:r w:rsidRPr="004A3E27">
        <w:rPr>
          <w:rStyle w:val="FootnoteReference"/>
        </w:rPr>
        <w:footnoteRef/>
      </w:r>
      <w:r w:rsidRPr="004A3E27">
        <w:t xml:space="preserve"> Mary has borne Jesus. ‘</w:t>
      </w:r>
      <w:r>
        <w:t>You</w:t>
      </w:r>
      <w:r w:rsidRPr="004A3E27">
        <w:t xml:space="preserve"> </w:t>
      </w:r>
      <w:r>
        <w:t>have</w:t>
      </w:r>
      <w:r w:rsidRPr="004A3E27">
        <w:t xml:space="preserve"> been seen, O soil untilled, bearing the corn of life’ (Oktoechos).</w:t>
      </w:r>
    </w:p>
  </w:footnote>
  <w:footnote w:id="346">
    <w:p w14:paraId="69CCF6E1" w14:textId="734C2AF2" w:rsidR="007838C2" w:rsidRPr="004A3E27" w:rsidRDefault="007838C2" w:rsidP="00BD5BBE">
      <w:pPr>
        <w:pStyle w:val="footnote"/>
      </w:pPr>
      <w:r w:rsidRPr="004A3E27">
        <w:rPr>
          <w:rStyle w:val="FootnoteReference"/>
        </w:rPr>
        <w:footnoteRef/>
      </w:r>
      <w:r w:rsidRPr="004A3E27">
        <w:t xml:space="preserve"> Numbers 10:35. </w:t>
      </w:r>
      <w:r>
        <w:t>Cf</w:t>
      </w:r>
      <w:r w:rsidRPr="004A3E27">
        <w:t>. Exodus 14.</w:t>
      </w:r>
    </w:p>
  </w:footnote>
  <w:footnote w:id="347">
    <w:p w14:paraId="772812A4" w14:textId="77777777" w:rsidR="007838C2" w:rsidRPr="004A3E27" w:rsidRDefault="007838C2" w:rsidP="00BD5BBE">
      <w:pPr>
        <w:pStyle w:val="footnote"/>
      </w:pPr>
      <w:r w:rsidRPr="004A3E27">
        <w:rPr>
          <w:rStyle w:val="FootnoteReference"/>
        </w:rPr>
        <w:footnoteRef/>
      </w:r>
      <w:r w:rsidRPr="004A3E27">
        <w:t xml:space="preserve"> The sunset is His own death, over which He rose by His Resurrection (St Gregory the Dialogist, Mor. 19:3).</w:t>
      </w:r>
    </w:p>
  </w:footnote>
  <w:footnote w:id="348">
    <w:p w14:paraId="648336FE" w14:textId="679542B0" w:rsidR="007838C2" w:rsidRDefault="007838C2" w:rsidP="00A66BCD">
      <w:pPr>
        <w:pStyle w:val="footnote"/>
      </w:pPr>
      <w:r>
        <w:rPr>
          <w:rStyle w:val="FootnoteReference"/>
        </w:rPr>
        <w:footnoteRef/>
      </w:r>
      <w:r>
        <w:t xml:space="preserve"> [JS] literally, “before the face of”</w:t>
      </w:r>
    </w:p>
  </w:footnote>
  <w:footnote w:id="349">
    <w:p w14:paraId="576015E9" w14:textId="7C434A30" w:rsidR="007838C2" w:rsidRPr="004A3E27" w:rsidRDefault="007838C2" w:rsidP="00BD5BBE">
      <w:pPr>
        <w:pStyle w:val="footnote"/>
      </w:pPr>
      <w:r w:rsidRPr="004A3E27">
        <w:rPr>
          <w:rStyle w:val="FootnoteReference"/>
        </w:rPr>
        <w:footnoteRef/>
      </w:r>
      <w:r w:rsidRPr="004A3E27">
        <w:t xml:space="preserve"> Luke 4:32.</w:t>
      </w:r>
      <w:r>
        <w:t xml:space="preserve"> [JS] or “with great power,” in place of “to a great company”.</w:t>
      </w:r>
    </w:p>
  </w:footnote>
  <w:footnote w:id="350">
    <w:p w14:paraId="528CA841" w14:textId="6B333BD0" w:rsidR="007838C2" w:rsidRDefault="007838C2" w:rsidP="003863C1">
      <w:pPr>
        <w:pStyle w:val="footnote"/>
      </w:pPr>
      <w:r>
        <w:rPr>
          <w:rStyle w:val="FootnoteReference"/>
        </w:rPr>
        <w:footnoteRef/>
      </w:r>
      <w:r>
        <w:t xml:space="preserve"> [JS] literally “hosts”</w:t>
      </w:r>
    </w:p>
  </w:footnote>
  <w:footnote w:id="351">
    <w:p w14:paraId="65E1E4C5" w14:textId="144C5288" w:rsidR="007838C2" w:rsidRDefault="007838C2" w:rsidP="000D1AC2">
      <w:pPr>
        <w:pStyle w:val="footnote"/>
      </w:pPr>
      <w:r>
        <w:rPr>
          <w:rStyle w:val="FootnoteReference"/>
        </w:rPr>
        <w:footnoteRef/>
      </w:r>
      <w:r>
        <w:t xml:space="preserve"> [JS] or “is the Beloved”, and then “And in the beauty of the house of the Beloved divide the spoils. See the Liturgy of Paopi 12.</w:t>
      </w:r>
    </w:p>
  </w:footnote>
  <w:footnote w:id="352">
    <w:p w14:paraId="1C35810F" w14:textId="7EDB3A13" w:rsidR="007838C2" w:rsidRPr="004A3E27" w:rsidRDefault="007838C2" w:rsidP="00BD5BBE">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353">
    <w:p w14:paraId="182BF5C1" w14:textId="77B0A7B7" w:rsidR="007838C2" w:rsidRDefault="007838C2" w:rsidP="0080282E">
      <w:pPr>
        <w:pStyle w:val="footnote"/>
      </w:pPr>
      <w:r>
        <w:rPr>
          <w:rStyle w:val="FootnoteReference"/>
        </w:rPr>
        <w:footnoteRef/>
      </w:r>
      <w:r>
        <w:t xml:space="preserve"> [JS] literally, “ten-thousand fold”</w:t>
      </w:r>
    </w:p>
  </w:footnote>
  <w:footnote w:id="354">
    <w:p w14:paraId="1238C848" w14:textId="7921E5DF" w:rsidR="007838C2" w:rsidRDefault="007838C2" w:rsidP="0008590B">
      <w:pPr>
        <w:pStyle w:val="footnote"/>
      </w:pPr>
      <w:r>
        <w:rPr>
          <w:rStyle w:val="FootnoteReference"/>
        </w:rPr>
        <w:footnoteRef/>
      </w:r>
      <w:r>
        <w:t xml:space="preserve"> [JS] [] found in the Vespers Psalm for Athor 8, and then “God” is in place of “the Lord” in this next line.</w:t>
      </w:r>
    </w:p>
  </w:footnote>
  <w:footnote w:id="355">
    <w:p w14:paraId="4BA4E820" w14:textId="74DEA970" w:rsidR="007838C2" w:rsidRPr="004A3E27" w:rsidRDefault="007838C2" w:rsidP="00BD5BBE">
      <w:pPr>
        <w:pStyle w:val="footnote"/>
      </w:pPr>
      <w:r w:rsidRPr="004A3E27">
        <w:rPr>
          <w:rStyle w:val="FootnoteReference"/>
        </w:rPr>
        <w:footnoteRef/>
      </w:r>
      <w:r w:rsidRPr="004A3E27">
        <w:t xml:space="preserve"> </w:t>
      </w:r>
      <w:r>
        <w:t>Cf</w:t>
      </w:r>
      <w:r w:rsidRPr="004A3E27">
        <w:t>. Ephes. 4:8.</w:t>
      </w:r>
    </w:p>
  </w:footnote>
  <w:footnote w:id="356">
    <w:p w14:paraId="27BEB11F" w14:textId="620450D8" w:rsidR="007838C2" w:rsidRDefault="007838C2" w:rsidP="004F47C2">
      <w:pPr>
        <w:pStyle w:val="footnote"/>
      </w:pPr>
      <w:r>
        <w:rPr>
          <w:rStyle w:val="FootnoteReference"/>
        </w:rPr>
        <w:footnoteRef/>
      </w:r>
      <w:r>
        <w:t xml:space="preserve"> [JS] Coptic has “will prepare our way for us.” See the Liturgy of Mesori 29.</w:t>
      </w:r>
    </w:p>
  </w:footnote>
  <w:footnote w:id="357">
    <w:p w14:paraId="6F7FE73D" w14:textId="3ED6EBEB" w:rsidR="007838C2" w:rsidRDefault="007838C2" w:rsidP="00AC3180">
      <w:pPr>
        <w:pStyle w:val="footnote"/>
      </w:pPr>
      <w:r>
        <w:rPr>
          <w:rStyle w:val="FootnoteReference"/>
        </w:rPr>
        <w:footnoteRef/>
      </w:r>
      <w:r>
        <w:t xml:space="preserve"> [JS] “assemblies” or “congregations”</w:t>
      </w:r>
    </w:p>
  </w:footnote>
  <w:footnote w:id="358">
    <w:p w14:paraId="1069FF00" w14:textId="77777777" w:rsidR="007838C2" w:rsidRPr="004A3E27" w:rsidRDefault="007838C2" w:rsidP="00BD5BBE">
      <w:pPr>
        <w:pStyle w:val="footnote"/>
      </w:pPr>
      <w:r w:rsidRPr="004A3E27">
        <w:rPr>
          <w:rStyle w:val="FootnoteReference"/>
        </w:rPr>
        <w:footnoteRef/>
      </w:r>
      <w:r w:rsidRPr="004A3E27">
        <w:t xml:space="preserve"> Desire wars: </w:t>
      </w:r>
      <w:r w:rsidRPr="004A3E27">
        <w:rPr>
          <w:i/>
        </w:rPr>
        <w:t>or</w:t>
      </w:r>
      <w:r w:rsidRPr="004A3E27">
        <w:t xml:space="preserve"> delight in wars.</w:t>
      </w:r>
    </w:p>
  </w:footnote>
  <w:footnote w:id="359">
    <w:p w14:paraId="4D6861A4" w14:textId="02C1FF85" w:rsidR="007838C2" w:rsidRPr="004A3E27" w:rsidRDefault="007838C2" w:rsidP="00BD5BBE">
      <w:pPr>
        <w:pStyle w:val="footnote"/>
      </w:pPr>
      <w:r w:rsidRPr="004A3E27">
        <w:rPr>
          <w:rStyle w:val="FootnoteReference"/>
        </w:rPr>
        <w:footnoteRef/>
      </w:r>
      <w:r w:rsidRPr="004A3E27">
        <w:t xml:space="preserve"> Thunderous sound: </w:t>
      </w:r>
      <w:r w:rsidRPr="004A3E27">
        <w:rPr>
          <w:i/>
        </w:rPr>
        <w:t>Lit</w:t>
      </w:r>
      <w:r w:rsidRPr="004A3E27">
        <w:t>. sound of power.</w:t>
      </w:r>
    </w:p>
  </w:footnote>
  <w:footnote w:id="360">
    <w:p w14:paraId="41F9D5E1" w14:textId="215B8BCD" w:rsidR="007838C2" w:rsidRDefault="007838C2" w:rsidP="00B045F9">
      <w:pPr>
        <w:pStyle w:val="footnote"/>
      </w:pPr>
      <w:r>
        <w:rPr>
          <w:rStyle w:val="FootnoteReference"/>
        </w:rPr>
        <w:footnoteRef/>
      </w:r>
      <w:r>
        <w:t xml:space="preserve"> [JS] Coptic has “mire of death”. See the Ninth Hour of Great Friday.</w:t>
      </w:r>
    </w:p>
  </w:footnote>
  <w:footnote w:id="361">
    <w:p w14:paraId="3876A4B9" w14:textId="77777777" w:rsidR="007838C2" w:rsidRPr="004A3E27" w:rsidRDefault="007838C2" w:rsidP="00BD5BBE">
      <w:pPr>
        <w:pStyle w:val="footnote"/>
      </w:pPr>
      <w:r w:rsidRPr="004A3E27">
        <w:rPr>
          <w:rStyle w:val="FootnoteReference"/>
        </w:rPr>
        <w:footnoteRef/>
      </w:r>
      <w:r w:rsidRPr="004A3E27">
        <w:t xml:space="preserve"> </w:t>
      </w:r>
      <w:r w:rsidRPr="004A3E27">
        <w:rPr>
          <w:i/>
        </w:rPr>
        <w:t>Hypostasis</w:t>
      </w:r>
      <w:r w:rsidRPr="004A3E27">
        <w:t xml:space="preserve"> = substance, standing-ground.</w:t>
      </w:r>
    </w:p>
  </w:footnote>
  <w:footnote w:id="362">
    <w:p w14:paraId="3A9A265F" w14:textId="622FDAFA" w:rsidR="007838C2" w:rsidRPr="004A3E27" w:rsidRDefault="007838C2" w:rsidP="00BD5BBE">
      <w:pPr>
        <w:pStyle w:val="footnote"/>
      </w:pPr>
      <w:r w:rsidRPr="004A3E27">
        <w:rPr>
          <w:rStyle w:val="FootnoteReference"/>
        </w:rPr>
        <w:footnoteRef/>
      </w:r>
      <w:r w:rsidRPr="004A3E27">
        <w:t xml:space="preserve"> ‘He did not die as being Himself liable to death. He suffered for us… as Isaiah </w:t>
      </w:r>
      <w:r>
        <w:t>says: “He bore our sicknesses"’</w:t>
      </w:r>
      <w:r w:rsidRPr="004A3E27">
        <w:t xml:space="preserve"> (St. Athanasius the Great).</w:t>
      </w:r>
    </w:p>
  </w:footnote>
  <w:footnote w:id="363">
    <w:p w14:paraId="46BEEA32" w14:textId="77777777" w:rsidR="007838C2" w:rsidRPr="004A3E27" w:rsidRDefault="007838C2" w:rsidP="00BD5BBE">
      <w:pPr>
        <w:pStyle w:val="footnote"/>
      </w:pPr>
      <w:r w:rsidRPr="004A3E27">
        <w:rPr>
          <w:rStyle w:val="FootnoteReference"/>
        </w:rPr>
        <w:footnoteRef/>
      </w:r>
      <w:r w:rsidRPr="004A3E27">
        <w:t xml:space="preserve"> Mk. 15:29; Jn. 2:17; Rom. 15:3.</w:t>
      </w:r>
    </w:p>
  </w:footnote>
  <w:footnote w:id="364">
    <w:p w14:paraId="252B5848" w14:textId="77777777" w:rsidR="007838C2" w:rsidRPr="004A3E27" w:rsidRDefault="007838C2" w:rsidP="00BD5BBE">
      <w:pPr>
        <w:pStyle w:val="footnote"/>
      </w:pPr>
      <w:r w:rsidRPr="004A3E27">
        <w:rPr>
          <w:rStyle w:val="FootnoteReference"/>
        </w:rPr>
        <w:footnoteRef/>
      </w:r>
      <w:r w:rsidRPr="004A3E27">
        <w:t xml:space="preserve"> The elders and chief priests.</w:t>
      </w:r>
    </w:p>
  </w:footnote>
  <w:footnote w:id="365">
    <w:p w14:paraId="0AE68D03" w14:textId="77777777" w:rsidR="007838C2" w:rsidRPr="004A3E27" w:rsidRDefault="007838C2" w:rsidP="00BD5BBE">
      <w:pPr>
        <w:pStyle w:val="footnote"/>
      </w:pPr>
      <w:r w:rsidRPr="004A3E27">
        <w:rPr>
          <w:rStyle w:val="FootnoteReference"/>
        </w:rPr>
        <w:footnoteRef/>
      </w:r>
      <w:r w:rsidRPr="004A3E27">
        <w:t xml:space="preserve"> The soldiers at the Crucifixion drank themselves the spiced wine prepared for the sufferers to deaden the pain, and substituted vinegar. (v. 22). This psalm is a good example of interpenetration, the figure of the Divine Saviour showing through the human figure of the psalmist, whose sufferings are seen as a foreshadowing of Christ’s Passion, (</w:t>
      </w:r>
      <w:r w:rsidRPr="004A3E27">
        <w:rPr>
          <w:i/>
        </w:rPr>
        <w:t>verse</w:t>
      </w:r>
      <w:r w:rsidRPr="004A3E27">
        <w:t xml:space="preserve"> </w:t>
      </w:r>
      <w:r w:rsidRPr="004A3E27">
        <w:rPr>
          <w:b/>
        </w:rPr>
        <w:t>5</w:t>
      </w:r>
      <w:r w:rsidRPr="004A3E27">
        <w:t xml:space="preserve"> = Jn. 15:25; </w:t>
      </w:r>
      <w:r w:rsidRPr="004A3E27">
        <w:rPr>
          <w:b/>
        </w:rPr>
        <w:t>13</w:t>
      </w:r>
      <w:r w:rsidRPr="004A3E27">
        <w:t xml:space="preserve"> = Jn. 2:17; </w:t>
      </w:r>
      <w:r w:rsidRPr="004A3E27">
        <w:rPr>
          <w:b/>
        </w:rPr>
        <w:t>23-4</w:t>
      </w:r>
      <w:r w:rsidRPr="004A3E27">
        <w:t xml:space="preserve"> = Rom. 11:9,10; </w:t>
      </w:r>
      <w:r w:rsidRPr="004A3E27">
        <w:rPr>
          <w:b/>
        </w:rPr>
        <w:t>26</w:t>
      </w:r>
      <w:r w:rsidRPr="004A3E27">
        <w:t xml:space="preserve"> = Acts 1:20).</w:t>
      </w:r>
    </w:p>
  </w:footnote>
  <w:footnote w:id="366">
    <w:p w14:paraId="16B42B6B" w14:textId="7782C183" w:rsidR="007838C2" w:rsidRDefault="007838C2" w:rsidP="00E77B85">
      <w:pPr>
        <w:pStyle w:val="footnote"/>
      </w:pPr>
      <w:r>
        <w:rPr>
          <w:rStyle w:val="FootnoteReference"/>
        </w:rPr>
        <w:footnoteRef/>
      </w:r>
      <w:r>
        <w:t xml:space="preserve"> [JS] Greek has “servant,” but Coptic has “child.” See the Eleventh Hour of Wednesday of Holy Week. However, the sense is of boy-servant, so servant is the more accurate rendering today, with, of course, Christ being the Suffering Servant, and the Son of God.</w:t>
      </w:r>
    </w:p>
  </w:footnote>
  <w:footnote w:id="367">
    <w:p w14:paraId="49BC712C" w14:textId="77777777" w:rsidR="007838C2" w:rsidRPr="004A3E27" w:rsidRDefault="007838C2" w:rsidP="00BD5BBE">
      <w:pPr>
        <w:pStyle w:val="footnote"/>
      </w:pPr>
      <w:r w:rsidRPr="004A3E27">
        <w:rPr>
          <w:rStyle w:val="FootnoteReference"/>
        </w:rPr>
        <w:footnoteRef/>
      </w:r>
      <w:r w:rsidRPr="004A3E27">
        <w:t xml:space="preserve"> Mt. 16:21; Mk. 8:31.</w:t>
      </w:r>
    </w:p>
  </w:footnote>
  <w:footnote w:id="368">
    <w:p w14:paraId="5D4E90F4" w14:textId="77777777" w:rsidR="007838C2" w:rsidRPr="004A3E27" w:rsidRDefault="007838C2" w:rsidP="00BD5BBE">
      <w:pPr>
        <w:pStyle w:val="footnote"/>
      </w:pPr>
      <w:r w:rsidRPr="004A3E27">
        <w:rPr>
          <w:rStyle w:val="FootnoteReference"/>
        </w:rPr>
        <w:footnoteRef/>
      </w:r>
      <w:r w:rsidRPr="004A3E27">
        <w:t xml:space="preserve"> Mt. 27:34.</w:t>
      </w:r>
    </w:p>
  </w:footnote>
  <w:footnote w:id="369">
    <w:p w14:paraId="2A1BD707" w14:textId="2E0A380E" w:rsidR="007838C2" w:rsidRPr="004A3E27" w:rsidRDefault="007838C2" w:rsidP="00BD5BBE">
      <w:pPr>
        <w:pStyle w:val="footnote"/>
      </w:pPr>
      <w:r w:rsidRPr="004A3E27">
        <w:rPr>
          <w:rStyle w:val="FootnoteReference"/>
        </w:rPr>
        <w:footnoteRef/>
      </w:r>
      <w:r w:rsidRPr="004A3E27">
        <w:t xml:space="preserve"> </w:t>
      </w:r>
      <w:r>
        <w:t>Cf</w:t>
      </w:r>
      <w:r w:rsidRPr="004A3E27">
        <w:t>. Rom. 11:9,10.</w:t>
      </w:r>
    </w:p>
  </w:footnote>
  <w:footnote w:id="370">
    <w:p w14:paraId="09150116" w14:textId="70A37D6F" w:rsidR="007838C2" w:rsidRPr="004A3E27" w:rsidRDefault="007838C2" w:rsidP="00BD5BBE">
      <w:pPr>
        <w:pStyle w:val="footnote"/>
      </w:pPr>
      <w:r w:rsidRPr="004A3E27">
        <w:rPr>
          <w:rStyle w:val="FootnoteReference"/>
        </w:rPr>
        <w:footnoteRef/>
      </w:r>
      <w:r w:rsidRPr="004A3E27">
        <w:t xml:space="preserve"> </w:t>
      </w:r>
      <w:r>
        <w:t xml:space="preserve">[JS] literally “slaves”, as Fr. Lazarus has: </w:t>
      </w:r>
      <w:r w:rsidRPr="004A3E27">
        <w:t>Thus, by the miracle and mystery of redemption, Saul of Tarsus was changed from a fanatical Pharisee into a devoted slave of the Lord Jesus.</w:t>
      </w:r>
    </w:p>
  </w:footnote>
  <w:footnote w:id="371">
    <w:p w14:paraId="05D75ECB" w14:textId="77777777" w:rsidR="007838C2" w:rsidRPr="004A3E27" w:rsidRDefault="007838C2" w:rsidP="00BD5BBE">
      <w:pPr>
        <w:pStyle w:val="footnote"/>
      </w:pPr>
      <w:r w:rsidRPr="004A3E27">
        <w:rPr>
          <w:rStyle w:val="FootnoteReference"/>
        </w:rPr>
        <w:footnoteRef/>
      </w:r>
      <w:r w:rsidRPr="004A3E27">
        <w:t xml:space="preserve"> Ps. 69:3-7 differs only slightly from Ps. 39:15-18.</w:t>
      </w:r>
    </w:p>
  </w:footnote>
  <w:footnote w:id="372">
    <w:p w14:paraId="3C5E1D6F" w14:textId="58735F32" w:rsidR="007838C2" w:rsidRDefault="007838C2" w:rsidP="004F3DCD">
      <w:pPr>
        <w:pStyle w:val="footnote"/>
      </w:pPr>
      <w:r>
        <w:rPr>
          <w:rStyle w:val="FootnoteReference"/>
        </w:rPr>
        <w:footnoteRef/>
      </w:r>
      <w:r>
        <w:t xml:space="preserve"> [JS] “Good! Good!”, or “Aha! Aha!”, or “Well done! Well done!” what one says when they think they have beaten their opponent.</w:t>
      </w:r>
    </w:p>
  </w:footnote>
  <w:footnote w:id="373">
    <w:p w14:paraId="325C5542" w14:textId="77777777" w:rsidR="007838C2" w:rsidRPr="004A3E27" w:rsidRDefault="007838C2" w:rsidP="00BD5BBE">
      <w:pPr>
        <w:pStyle w:val="footnote"/>
      </w:pPr>
      <w:r w:rsidRPr="004A3E27">
        <w:rPr>
          <w:rStyle w:val="FootnoteReference"/>
        </w:rPr>
        <w:footnoteRef/>
      </w:r>
      <w:r w:rsidRPr="004A3E27">
        <w:t xml:space="preserve"> The first three lines of Psalms 70 and 30 are identical. See footnote there.</w:t>
      </w:r>
    </w:p>
  </w:footnote>
  <w:footnote w:id="374">
    <w:p w14:paraId="1B3F91B5" w14:textId="58F71B16" w:rsidR="007838C2" w:rsidRPr="004A3E27" w:rsidRDefault="007838C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Psalm 131:5 and footnote there.</w:t>
      </w:r>
    </w:p>
  </w:footnote>
  <w:footnote w:id="375">
    <w:p w14:paraId="1479583A" w14:textId="0156B220" w:rsidR="007838C2" w:rsidRDefault="007838C2" w:rsidP="00C614C7">
      <w:pPr>
        <w:pStyle w:val="footnote"/>
      </w:pPr>
      <w:r>
        <w:rPr>
          <w:rStyle w:val="FootnoteReference"/>
        </w:rPr>
        <w:footnoteRef/>
      </w:r>
      <w:r>
        <w:t xml:space="preserve"> [JS] literally, “arm”.</w:t>
      </w:r>
    </w:p>
  </w:footnote>
  <w:footnote w:id="376">
    <w:p w14:paraId="523E76EA" w14:textId="77777777" w:rsidR="007838C2" w:rsidRPr="004A3E27" w:rsidRDefault="007838C2" w:rsidP="00C614C7">
      <w:pPr>
        <w:pStyle w:val="footnote"/>
      </w:pPr>
      <w:r w:rsidRPr="004A3E27">
        <w:rPr>
          <w:rStyle w:val="FootnoteReference"/>
        </w:rPr>
        <w:footnoteRef/>
      </w:r>
      <w:r w:rsidRPr="004A3E27">
        <w:t xml:space="preserve"> Ephes. 3:10; 4:8.</w:t>
      </w:r>
    </w:p>
  </w:footnote>
  <w:footnote w:id="377">
    <w:p w14:paraId="65732174" w14:textId="7AFAEA7C" w:rsidR="007838C2" w:rsidRDefault="007838C2" w:rsidP="00E269C1">
      <w:pPr>
        <w:pStyle w:val="footnote"/>
      </w:pPr>
      <w:r>
        <w:rPr>
          <w:rStyle w:val="FootnoteReference"/>
        </w:rPr>
        <w:footnoteRef/>
      </w:r>
      <w:r>
        <w:t xml:space="preserve"> [JS] or “praise Your” or “acknowledge You”, or “thankfully confess with praise [for Your]”</w:t>
      </w:r>
    </w:p>
  </w:footnote>
  <w:footnote w:id="378">
    <w:p w14:paraId="63D5291B" w14:textId="120CBC18" w:rsidR="007838C2" w:rsidRPr="004A3E27" w:rsidRDefault="007838C2" w:rsidP="00BD5BBE">
      <w:pPr>
        <w:pStyle w:val="footnote"/>
      </w:pPr>
      <w:r w:rsidRPr="004A3E27">
        <w:rPr>
          <w:rStyle w:val="FootnoteReference"/>
        </w:rPr>
        <w:footnoteRef/>
      </w:r>
      <w:r w:rsidRPr="004A3E27">
        <w:t xml:space="preserve"> The true Solomon or Peacemaker is Jesus Christ Son of King David, to whom alone verses 5-19 truly apply (</w:t>
      </w:r>
      <w:r>
        <w:t>cf</w:t>
      </w:r>
      <w:r w:rsidRPr="004A3E27">
        <w:t>. Ephes. 2:14; Col. 1:20; Mt. 5:9).</w:t>
      </w:r>
    </w:p>
  </w:footnote>
  <w:footnote w:id="379">
    <w:p w14:paraId="0396CA5A" w14:textId="2DEA52B7" w:rsidR="007838C2" w:rsidRPr="004A3E27" w:rsidRDefault="007838C2" w:rsidP="00BD5BBE">
      <w:pPr>
        <w:pStyle w:val="footnote"/>
      </w:pPr>
      <w:r w:rsidRPr="004A3E27">
        <w:rPr>
          <w:rStyle w:val="FootnoteReference"/>
        </w:rPr>
        <w:footnoteRef/>
      </w:r>
      <w:r w:rsidRPr="004A3E27">
        <w:t xml:space="preserve"> Judging and ruling are fused in Hebrew thought (</w:t>
      </w:r>
      <w:r>
        <w:t>cf</w:t>
      </w:r>
      <w:r w:rsidRPr="004A3E27">
        <w:t>; 2 Sam. 7:7; 1 Chron. 17:6). The King is the Messiah and the King’s Son is the same person.</w:t>
      </w:r>
    </w:p>
  </w:footnote>
  <w:footnote w:id="380">
    <w:p w14:paraId="145DE01A" w14:textId="6D6C89A5" w:rsidR="007838C2" w:rsidRDefault="007838C2" w:rsidP="00733705">
      <w:pPr>
        <w:pStyle w:val="footnote"/>
      </w:pPr>
      <w:r>
        <w:rPr>
          <w:rStyle w:val="FootnoteReference"/>
        </w:rPr>
        <w:footnoteRef/>
      </w:r>
      <w:r>
        <w:t xml:space="preserve"> [JS] literally “He will judge the poor of the people.”</w:t>
      </w:r>
    </w:p>
  </w:footnote>
  <w:footnote w:id="381">
    <w:p w14:paraId="4ADD947E" w14:textId="3381547D" w:rsidR="007838C2" w:rsidRPr="004A3E27" w:rsidRDefault="007838C2" w:rsidP="00BD5BBE">
      <w:pPr>
        <w:pStyle w:val="footnote"/>
      </w:pPr>
      <w:r w:rsidRPr="004A3E27">
        <w:rPr>
          <w:rStyle w:val="FootnoteReference"/>
        </w:rPr>
        <w:footnoteRef/>
      </w:r>
      <w:r w:rsidRPr="004A3E27">
        <w:t xml:space="preserve"> Silently as rain falling on wool or a drop of dew on the earth, the Word became the Son of Man (Jn. 1:14). </w:t>
      </w:r>
      <w:r>
        <w:t>Cf</w:t>
      </w:r>
      <w:r w:rsidRPr="004A3E27">
        <w:t>. Job 29:23; Acts 2:17; Jn. 7:39.</w:t>
      </w:r>
    </w:p>
  </w:footnote>
  <w:footnote w:id="382">
    <w:p w14:paraId="31968FA6" w14:textId="77777777" w:rsidR="007838C2" w:rsidRPr="004A3E27" w:rsidRDefault="007838C2" w:rsidP="00BD5BBE">
      <w:pPr>
        <w:pStyle w:val="footnote"/>
      </w:pPr>
      <w:r w:rsidRPr="004A3E27">
        <w:rPr>
          <w:rStyle w:val="FootnoteReference"/>
        </w:rPr>
        <w:footnoteRef/>
      </w:r>
      <w:r w:rsidRPr="004A3E27">
        <w:t xml:space="preserve"> Rivers: Tigris and Euphrates.</w:t>
      </w:r>
    </w:p>
  </w:footnote>
  <w:footnote w:id="383">
    <w:p w14:paraId="7811A007" w14:textId="64EFDFFD" w:rsidR="007838C2" w:rsidRPr="004A3E27" w:rsidRDefault="007838C2" w:rsidP="00BD5BBE">
      <w:pPr>
        <w:pStyle w:val="footnote"/>
      </w:pPr>
      <w:r w:rsidRPr="004A3E27">
        <w:rPr>
          <w:rStyle w:val="FootnoteReference"/>
        </w:rPr>
        <w:footnoteRef/>
      </w:r>
      <w:r w:rsidRPr="004A3E27">
        <w:t xml:space="preserve"> </w:t>
      </w:r>
      <w:r>
        <w:t>Cf</w:t>
      </w:r>
      <w:r w:rsidRPr="004A3E27">
        <w:t>. Ps. 47:8.</w:t>
      </w:r>
    </w:p>
  </w:footnote>
  <w:footnote w:id="384">
    <w:p w14:paraId="34781B0F" w14:textId="1A0B612C" w:rsidR="007838C2" w:rsidRDefault="007838C2" w:rsidP="00E269C1">
      <w:pPr>
        <w:pStyle w:val="footnote"/>
      </w:pPr>
      <w:r>
        <w:rPr>
          <w:rStyle w:val="FootnoteReference"/>
        </w:rPr>
        <w:footnoteRef/>
      </w:r>
      <w:r>
        <w:t xml:space="preserve"> [JS] literally “do obeisance to”, i.e. the physical act of prostrating or bowing down.</w:t>
      </w:r>
    </w:p>
  </w:footnote>
  <w:footnote w:id="385">
    <w:p w14:paraId="57352CBF" w14:textId="0D12012F" w:rsidR="007838C2" w:rsidRPr="004A3E27" w:rsidRDefault="007838C2" w:rsidP="00BD5BBE">
      <w:pPr>
        <w:pStyle w:val="footnote"/>
      </w:pPr>
      <w:r w:rsidRPr="004A3E27">
        <w:rPr>
          <w:rStyle w:val="FootnoteReference"/>
        </w:rPr>
        <w:footnoteRef/>
      </w:r>
      <w:r w:rsidRPr="004A3E27">
        <w:t xml:space="preserve"> </w:t>
      </w:r>
      <w:r>
        <w:t>Cf</w:t>
      </w:r>
      <w:r w:rsidRPr="004A3E27">
        <w:t>. Rev. 1:18; Heb. 7:25; Num. 14:28.</w:t>
      </w:r>
    </w:p>
  </w:footnote>
  <w:footnote w:id="386">
    <w:p w14:paraId="2E026D23" w14:textId="77777777" w:rsidR="007838C2" w:rsidRPr="004A3E27" w:rsidRDefault="007838C2" w:rsidP="00BD5BBE">
      <w:pPr>
        <w:pStyle w:val="footnote"/>
      </w:pPr>
      <w:r w:rsidRPr="004A3E27">
        <w:rPr>
          <w:rStyle w:val="FootnoteReference"/>
        </w:rPr>
        <w:footnoteRef/>
      </w:r>
      <w:r w:rsidRPr="004A3E27">
        <w:t xml:space="preserve"> ‘Men will name Him in their prayers and ask that through Him the Father will grant His gifts and blessings’ (St Athanasius the Great).</w:t>
      </w:r>
    </w:p>
  </w:footnote>
  <w:footnote w:id="387">
    <w:p w14:paraId="549B615A" w14:textId="3D5483AF" w:rsidR="007838C2" w:rsidRDefault="007838C2" w:rsidP="004B572C">
      <w:pPr>
        <w:pStyle w:val="footnote"/>
      </w:pPr>
      <w:r>
        <w:rPr>
          <w:rStyle w:val="FootnoteReference"/>
        </w:rPr>
        <w:footnoteRef/>
      </w:r>
      <w:r>
        <w:t xml:space="preserve"> [JS] Fr. Athanasius has, “all nations shall glorify Him.</w:t>
      </w:r>
    </w:p>
  </w:footnote>
  <w:footnote w:id="388">
    <w:p w14:paraId="135F0D5A" w14:textId="315C03B7" w:rsidR="007838C2" w:rsidRDefault="007838C2" w:rsidP="0003418A">
      <w:pPr>
        <w:pStyle w:val="footnote"/>
      </w:pPr>
      <w:r>
        <w:rPr>
          <w:rStyle w:val="FootnoteReference"/>
        </w:rPr>
        <w:footnoteRef/>
      </w:r>
      <w:r>
        <w:t xml:space="preserve"> [JS] found in Copitc. See the First Hour of Monday of Holy Week.</w:t>
      </w:r>
    </w:p>
  </w:footnote>
  <w:footnote w:id="389">
    <w:p w14:paraId="550199CE" w14:textId="322C0FE5" w:rsidR="007838C2" w:rsidRDefault="007838C2" w:rsidP="005B5466">
      <w:pPr>
        <w:pStyle w:val="footnote"/>
      </w:pPr>
      <w:r>
        <w:rPr>
          <w:rStyle w:val="FootnoteReference"/>
        </w:rPr>
        <w:footnoteRef/>
      </w:r>
      <w:r>
        <w:t xml:space="preserve"> [JS] or, “So be it! So be it!”</w:t>
      </w:r>
    </w:p>
  </w:footnote>
  <w:footnote w:id="390">
    <w:p w14:paraId="2E2191B6" w14:textId="77777777" w:rsidR="007838C2" w:rsidRPr="004A3E27" w:rsidRDefault="007838C2" w:rsidP="00BD5BBE">
      <w:pPr>
        <w:pStyle w:val="footnote"/>
      </w:pPr>
      <w:r w:rsidRPr="004A3E27">
        <w:rPr>
          <w:rStyle w:val="FootnoteReference"/>
        </w:rPr>
        <w:footnoteRef/>
      </w:r>
      <w:r w:rsidRPr="004A3E27">
        <w:t xml:space="preserve"> peace: Heb; </w:t>
      </w:r>
      <w:r w:rsidRPr="004A3E27">
        <w:rPr>
          <w:i/>
        </w:rPr>
        <w:t>shalom</w:t>
      </w:r>
      <w:r w:rsidRPr="004A3E27">
        <w:t xml:space="preserve"> = well-being, success, prosperity, security, happiness.</w:t>
      </w:r>
    </w:p>
  </w:footnote>
  <w:footnote w:id="391">
    <w:p w14:paraId="58DFBD38" w14:textId="77777777" w:rsidR="007838C2" w:rsidRPr="004A3E27" w:rsidRDefault="007838C2" w:rsidP="00BD5BBE">
      <w:pPr>
        <w:pStyle w:val="footnote"/>
      </w:pPr>
      <w:r w:rsidRPr="004A3E27">
        <w:rPr>
          <w:rStyle w:val="FootnoteReference"/>
        </w:rPr>
        <w:footnoteRef/>
      </w:r>
      <w:r w:rsidRPr="004A3E27">
        <w:t xml:space="preserve"> objection: They do not object to dying in sin and they offer no resistance to the devil. (</w:t>
      </w:r>
      <w:r w:rsidRPr="004A3E27">
        <w:rPr>
          <w:i/>
        </w:rPr>
        <w:t>Variant reading:</w:t>
      </w:r>
      <w:r w:rsidRPr="004A3E27">
        <w:t xml:space="preserve"> revival). Hebrew of verse 4 seems to mean:</w:t>
      </w:r>
    </w:p>
    <w:p w14:paraId="1A6AFFD6" w14:textId="77777777" w:rsidR="007838C2" w:rsidRPr="004A3E27" w:rsidRDefault="007838C2" w:rsidP="00BD5BBE">
      <w:pPr>
        <w:pStyle w:val="footnote"/>
      </w:pPr>
      <w:r w:rsidRPr="004A3E27">
        <w:tab/>
        <w:t>For them there are no pains;</w:t>
      </w:r>
    </w:p>
    <w:p w14:paraId="15E57D33" w14:textId="77777777" w:rsidR="007838C2" w:rsidRPr="004A3E27" w:rsidRDefault="007838C2" w:rsidP="00BD5BBE">
      <w:pPr>
        <w:pStyle w:val="footnote"/>
      </w:pPr>
      <w:r w:rsidRPr="004A3E27">
        <w:tab/>
        <w:t>fit and strong are their bodies.</w:t>
      </w:r>
    </w:p>
  </w:footnote>
  <w:footnote w:id="392">
    <w:p w14:paraId="2000D9CE" w14:textId="77777777" w:rsidR="007838C2" w:rsidRPr="004A3E27" w:rsidRDefault="007838C2" w:rsidP="00BD5BBE">
      <w:pPr>
        <w:pStyle w:val="footnote"/>
      </w:pPr>
      <w:r w:rsidRPr="004A3E27">
        <w:rPr>
          <w:rStyle w:val="FootnoteReference"/>
        </w:rPr>
        <w:footnoteRef/>
      </w:r>
      <w:r w:rsidRPr="004A3E27">
        <w:t xml:space="preserve"> The apparent success and prosperity of the godless is transitory and short-lived.</w:t>
      </w:r>
    </w:p>
  </w:footnote>
  <w:footnote w:id="393">
    <w:p w14:paraId="5BB08A3A" w14:textId="77777777" w:rsidR="007838C2" w:rsidRPr="004A3E27" w:rsidRDefault="007838C2" w:rsidP="00BD5BBE">
      <w:pPr>
        <w:pStyle w:val="footnote"/>
      </w:pPr>
      <w:r w:rsidRPr="004A3E27">
        <w:rPr>
          <w:rStyle w:val="FootnoteReference"/>
        </w:rPr>
        <w:footnoteRef/>
      </w:r>
      <w:r w:rsidRPr="004A3E27">
        <w:t xml:space="preserve"> The death of the body is powerless to break the love-forged links of a soul’s union with God.</w:t>
      </w:r>
    </w:p>
  </w:footnote>
  <w:footnote w:id="394">
    <w:p w14:paraId="1EB3BD79" w14:textId="77777777" w:rsidR="007838C2" w:rsidRPr="004A3E27" w:rsidRDefault="007838C2" w:rsidP="00BD5BBE">
      <w:pPr>
        <w:pStyle w:val="footnote"/>
      </w:pPr>
      <w:r w:rsidRPr="004A3E27">
        <w:rPr>
          <w:rStyle w:val="FootnoteReference"/>
        </w:rPr>
        <w:footnoteRef/>
      </w:r>
      <w:r w:rsidRPr="004A3E27">
        <w:t xml:space="preserve"> ‘unfaithful’: </w:t>
      </w:r>
      <w:r w:rsidRPr="004A3E27">
        <w:rPr>
          <w:i/>
        </w:rPr>
        <w:t>or</w:t>
      </w:r>
      <w:r w:rsidRPr="004A3E27">
        <w:t xml:space="preserve">, ‘who play the wanton from </w:t>
      </w:r>
      <w:r>
        <w:t>You</w:t>
      </w:r>
      <w:r w:rsidRPr="004A3E27">
        <w:t>.’ Idolatry is adultery or infidelity. Love brooks no rivals (Jas. 4:4-8; Dt. 5:9; Mt. 6:24).</w:t>
      </w:r>
    </w:p>
  </w:footnote>
  <w:footnote w:id="395">
    <w:p w14:paraId="70787BBC" w14:textId="7DA1EC54" w:rsidR="007838C2" w:rsidRPr="004A3E27" w:rsidRDefault="007838C2" w:rsidP="00BD5BBE">
      <w:pPr>
        <w:pStyle w:val="footnote"/>
      </w:pPr>
      <w:r w:rsidRPr="004A3E27">
        <w:rPr>
          <w:rStyle w:val="FootnoteReference"/>
        </w:rPr>
        <w:footnoteRef/>
      </w:r>
      <w:r w:rsidRPr="004A3E27">
        <w:t xml:space="preserve"> Hebrew: ‘The nearness of God is my good.’ </w:t>
      </w:r>
      <w:r>
        <w:t>Cf</w:t>
      </w:r>
      <w:r w:rsidRPr="004A3E27">
        <w:t>. Wisdom 3:9; Ecclesiasticus 2:3.</w:t>
      </w:r>
    </w:p>
  </w:footnote>
  <w:footnote w:id="396">
    <w:p w14:paraId="592FBEA7" w14:textId="77777777" w:rsidR="007838C2" w:rsidRPr="004A3E27" w:rsidRDefault="007838C2" w:rsidP="00BD5BBE">
      <w:pPr>
        <w:pStyle w:val="footnote"/>
      </w:pPr>
      <w:r w:rsidRPr="004A3E27">
        <w:rPr>
          <w:rStyle w:val="FootnoteReference"/>
        </w:rPr>
        <w:footnoteRef/>
      </w:r>
      <w:r w:rsidRPr="004A3E27">
        <w:t xml:space="preserve"> ‘The daughter of Zion’ is the New Jerusalem which is born of Old Zion. The Church of the New Covenant sprang from the Old Covenant Church (Gal. 4:26).</w:t>
      </w:r>
    </w:p>
  </w:footnote>
  <w:footnote w:id="397">
    <w:p w14:paraId="17B1E11D" w14:textId="77777777" w:rsidR="007838C2" w:rsidRPr="004A3E27" w:rsidRDefault="007838C2" w:rsidP="00BD5BBE">
      <w:pPr>
        <w:pStyle w:val="footnote"/>
      </w:pPr>
      <w:r w:rsidRPr="004A3E27">
        <w:rPr>
          <w:rStyle w:val="FootnoteReference"/>
        </w:rPr>
        <w:footnoteRef/>
      </w:r>
      <w:r w:rsidRPr="004A3E27">
        <w:t xml:space="preserve"> The salvation of the world was accomplished by the Savior’s death, that is the destruction of Christ’s bodily temple, foreshadowed in the destruction of the Temple at Jerusalem (Jn. 2:19-22; 2 Cor. 5:14-21; Rev. 5:9 &amp;c).</w:t>
      </w:r>
    </w:p>
  </w:footnote>
  <w:footnote w:id="398">
    <w:p w14:paraId="1E15E436" w14:textId="77777777" w:rsidR="007838C2" w:rsidRPr="004A3E27" w:rsidRDefault="007838C2" w:rsidP="00BD5BBE">
      <w:pPr>
        <w:pStyle w:val="footnote"/>
      </w:pPr>
      <w:r w:rsidRPr="004A3E27">
        <w:rPr>
          <w:rStyle w:val="FootnoteReference"/>
        </w:rPr>
        <w:footnoteRef/>
      </w:r>
      <w:r w:rsidRPr="004A3E27">
        <w:t xml:space="preserve"> </w:t>
      </w:r>
      <w:r w:rsidRPr="004A3E27">
        <w:rPr>
          <w:i/>
        </w:rPr>
        <w:t>Gk</w:t>
      </w:r>
      <w:r w:rsidRPr="004A3E27">
        <w:t>. synagogue = congregation etc.</w:t>
      </w:r>
    </w:p>
  </w:footnote>
  <w:footnote w:id="399">
    <w:p w14:paraId="52B2065B" w14:textId="28E7781C" w:rsidR="007838C2" w:rsidRDefault="007838C2" w:rsidP="004B0577">
      <w:pPr>
        <w:pStyle w:val="footnote"/>
      </w:pPr>
      <w:r>
        <w:rPr>
          <w:rStyle w:val="FootnoteReference"/>
        </w:rPr>
        <w:footnoteRef/>
      </w:r>
      <w:r>
        <w:t xml:space="preserve"> [JS] holy places, could refer to a place, or people, i.e. “among Your saints”.</w:t>
      </w:r>
    </w:p>
  </w:footnote>
  <w:footnote w:id="400">
    <w:p w14:paraId="3D3DC9BD" w14:textId="4BA8FE39" w:rsidR="007838C2" w:rsidRDefault="007838C2" w:rsidP="004B0577">
      <w:pPr>
        <w:pStyle w:val="footnote"/>
      </w:pPr>
      <w:r>
        <w:rPr>
          <w:rStyle w:val="FootnoteReference"/>
        </w:rPr>
        <w:footnoteRef/>
      </w:r>
      <w:r>
        <w:t xml:space="preserve"> [JS] or emblems.</w:t>
      </w:r>
    </w:p>
  </w:footnote>
  <w:footnote w:id="401">
    <w:p w14:paraId="48E0BAD1" w14:textId="77777777" w:rsidR="007838C2" w:rsidRPr="004A3E27" w:rsidRDefault="007838C2" w:rsidP="00BD5BBE">
      <w:pPr>
        <w:pStyle w:val="footnote"/>
      </w:pPr>
      <w:r w:rsidRPr="004A3E27">
        <w:rPr>
          <w:rStyle w:val="FootnoteReference"/>
        </w:rPr>
        <w:footnoteRef/>
      </w:r>
      <w:r w:rsidRPr="004A3E27">
        <w:t xml:space="preserve"> Signs and miracles of God’s presence, protection and deliverance.</w:t>
      </w:r>
    </w:p>
  </w:footnote>
  <w:footnote w:id="402">
    <w:p w14:paraId="706BBD8A" w14:textId="77777777" w:rsidR="007838C2" w:rsidRPr="004A3E27" w:rsidRDefault="007838C2" w:rsidP="00BD5BBE">
      <w:pPr>
        <w:pStyle w:val="footnote"/>
      </w:pPr>
      <w:r w:rsidRPr="004A3E27">
        <w:rPr>
          <w:rStyle w:val="FootnoteReference"/>
        </w:rPr>
        <w:footnoteRef/>
      </w:r>
      <w:r w:rsidRPr="004A3E27">
        <w:t xml:space="preserve"> Swollen rivers: </w:t>
      </w:r>
      <w:r w:rsidRPr="004A3E27">
        <w:rPr>
          <w:i/>
        </w:rPr>
        <w:t>lit</w:t>
      </w:r>
      <w:r w:rsidRPr="004A3E27">
        <w:t>. rivers (of) Etham. Fathers seem to refer it to the Jordan (Joshua 3:13-17).</w:t>
      </w:r>
    </w:p>
  </w:footnote>
  <w:footnote w:id="403">
    <w:p w14:paraId="70533A43" w14:textId="77777777" w:rsidR="007838C2" w:rsidRPr="004A3E27" w:rsidRDefault="007838C2" w:rsidP="00BD5BBE">
      <w:pPr>
        <w:pStyle w:val="footnote"/>
      </w:pPr>
      <w:r w:rsidRPr="004A3E27">
        <w:rPr>
          <w:rStyle w:val="FootnoteReference"/>
        </w:rPr>
        <w:footnoteRef/>
      </w:r>
      <w:r w:rsidRPr="004A3E27">
        <w:t xml:space="preserve"> </w:t>
      </w:r>
      <w:r w:rsidRPr="004A3E27">
        <w:rPr>
          <w:i/>
        </w:rPr>
        <w:t>Variant:</w:t>
      </w:r>
      <w:r w:rsidRPr="004A3E27">
        <w:t xml:space="preserve"> </w:t>
      </w:r>
      <w:r>
        <w:t>You</w:t>
      </w:r>
      <w:r w:rsidRPr="004A3E27">
        <w:t xml:space="preserve"> </w:t>
      </w:r>
      <w:r>
        <w:t>have</w:t>
      </w:r>
      <w:r w:rsidRPr="004A3E27">
        <w:t xml:space="preserve"> made all the beautiful things of the earth.</w:t>
      </w:r>
    </w:p>
  </w:footnote>
  <w:footnote w:id="404">
    <w:p w14:paraId="78FF1B50" w14:textId="32D86D96" w:rsidR="007838C2" w:rsidRPr="005B2E82" w:rsidRDefault="007838C2">
      <w:pPr>
        <w:pStyle w:val="FootnoteText"/>
        <w:rPr>
          <w:rFonts w:ascii="Garamond" w:hAnsi="Garamond"/>
          <w:sz w:val="18"/>
        </w:rPr>
      </w:pPr>
      <w:r>
        <w:rPr>
          <w:rStyle w:val="FootnoteReference"/>
        </w:rPr>
        <w:footnoteRef/>
      </w:r>
      <w:r>
        <w:t xml:space="preserve"> </w:t>
      </w:r>
      <w:r w:rsidRPr="005B2E82">
        <w:rPr>
          <w:rFonts w:ascii="Garamond" w:hAnsi="Garamond"/>
          <w:sz w:val="18"/>
        </w:rPr>
        <w:t xml:space="preserve">Brenton and Fr. Athanasius </w:t>
      </w:r>
      <w:r>
        <w:rPr>
          <w:rFonts w:ascii="Garamond" w:hAnsi="Garamond"/>
          <w:sz w:val="18"/>
        </w:rPr>
        <w:t>(Matins of the 3</w:t>
      </w:r>
      <w:r w:rsidRPr="005B2E82">
        <w:rPr>
          <w:rFonts w:ascii="Garamond" w:hAnsi="Garamond"/>
          <w:sz w:val="18"/>
          <w:vertAlign w:val="superscript"/>
        </w:rPr>
        <w:t>rd</w:t>
      </w:r>
      <w:r>
        <w:rPr>
          <w:rFonts w:ascii="Garamond" w:hAnsi="Garamond"/>
          <w:sz w:val="18"/>
        </w:rPr>
        <w:t xml:space="preserve"> Sunday of Pashons) </w:t>
      </w:r>
      <w:r w:rsidRPr="005B2E82">
        <w:rPr>
          <w:rFonts w:ascii="Garamond" w:hAnsi="Garamond"/>
          <w:sz w:val="18"/>
        </w:rPr>
        <w:t>add here “Thy creation”</w:t>
      </w:r>
    </w:p>
  </w:footnote>
  <w:footnote w:id="405">
    <w:p w14:paraId="2451EBE5" w14:textId="284A8300" w:rsidR="007838C2" w:rsidRDefault="007838C2" w:rsidP="00E269C1">
      <w:pPr>
        <w:pStyle w:val="footnote"/>
      </w:pPr>
      <w:r>
        <w:rPr>
          <w:rStyle w:val="FootnoteReference"/>
        </w:rPr>
        <w:footnoteRef/>
      </w:r>
      <w:r>
        <w:t xml:space="preserve"> [JS] or “give thanks to You” or “thankfully confess you with praise”</w:t>
      </w:r>
    </w:p>
  </w:footnote>
  <w:footnote w:id="406">
    <w:p w14:paraId="13B7F9F8" w14:textId="32B2D2FD" w:rsidR="007838C2" w:rsidRDefault="007838C2" w:rsidP="00220BA1">
      <w:pPr>
        <w:pStyle w:val="footnote"/>
      </w:pPr>
      <w:r>
        <w:rPr>
          <w:rStyle w:val="FootnoteReference"/>
        </w:rPr>
        <w:footnoteRef/>
      </w:r>
      <w:r>
        <w:t xml:space="preserve"> [JS] literally “from egress nor from setting” (NETS). OSB has “from the sunrise nor the sunset.”</w:t>
      </w:r>
    </w:p>
  </w:footnote>
  <w:footnote w:id="407">
    <w:p w14:paraId="5A7D4EBB" w14:textId="6C2E1ACC" w:rsidR="007838C2" w:rsidRDefault="007838C2" w:rsidP="00220BA1">
      <w:pPr>
        <w:pStyle w:val="footnote"/>
      </w:pPr>
      <w:r>
        <w:rPr>
          <w:rStyle w:val="FootnoteReference"/>
        </w:rPr>
        <w:footnoteRef/>
      </w:r>
      <w:r>
        <w:t xml:space="preserve"> [JS] literally “horn”, here and below.</w:t>
      </w:r>
    </w:p>
  </w:footnote>
  <w:footnote w:id="408">
    <w:p w14:paraId="43EF022B" w14:textId="270DF778" w:rsidR="007838C2" w:rsidRPr="004A3E27" w:rsidRDefault="007838C2" w:rsidP="00BD5BBE">
      <w:pPr>
        <w:pStyle w:val="footnote"/>
      </w:pPr>
      <w:r w:rsidRPr="004A3E27">
        <w:rPr>
          <w:rStyle w:val="FootnoteReference"/>
        </w:rPr>
        <w:footnoteRef/>
      </w:r>
      <w:r w:rsidRPr="004A3E27">
        <w:t xml:space="preserve"> sanctuary: </w:t>
      </w:r>
      <w:r w:rsidRPr="004A3E27">
        <w:rPr>
          <w:i/>
        </w:rPr>
        <w:t>lit</w:t>
      </w:r>
      <w:r w:rsidRPr="004A3E27">
        <w:t xml:space="preserve">. place; </w:t>
      </w:r>
      <w:r>
        <w:t>Cf</w:t>
      </w:r>
      <w:r w:rsidRPr="004A3E27">
        <w:t xml:space="preserve">. Psalm 131:5 and footnote there. </w:t>
      </w:r>
      <w:r>
        <w:t>Cf</w:t>
      </w:r>
      <w:r w:rsidRPr="004A3E27">
        <w:t>. 72:3.</w:t>
      </w:r>
    </w:p>
  </w:footnote>
  <w:footnote w:id="409">
    <w:p w14:paraId="4332FFC4" w14:textId="6C5875B6" w:rsidR="007838C2" w:rsidRPr="004A3E27" w:rsidRDefault="007838C2" w:rsidP="00BD5BBE">
      <w:pPr>
        <w:pStyle w:val="footnote"/>
      </w:pPr>
      <w:r w:rsidRPr="004A3E27">
        <w:rPr>
          <w:rStyle w:val="FootnoteReference"/>
        </w:rPr>
        <w:footnoteRef/>
      </w:r>
      <w:r w:rsidRPr="004A3E27">
        <w:t xml:space="preserve"> </w:t>
      </w:r>
      <w:r>
        <w:t>Cf</w:t>
      </w:r>
      <w:r w:rsidRPr="004A3E27">
        <w:t>. Ps. 45:10; Is. 2:4; 11:9; 65:25; Hos. 2:18; Zac. 9:10.</w:t>
      </w:r>
    </w:p>
  </w:footnote>
  <w:footnote w:id="410">
    <w:p w14:paraId="168ADB5F" w14:textId="77777777" w:rsidR="007838C2" w:rsidRPr="004A3E27" w:rsidRDefault="007838C2" w:rsidP="00BD5BBE">
      <w:pPr>
        <w:pStyle w:val="footnote"/>
      </w:pPr>
      <w:r w:rsidRPr="004A3E27">
        <w:rPr>
          <w:rStyle w:val="FootnoteReference"/>
        </w:rPr>
        <w:footnoteRef/>
      </w:r>
      <w:r w:rsidRPr="004A3E27">
        <w:t xml:space="preserve"> Sinai and Zion, Moses and Christ, the Law and the Gospel enlighten the earth.</w:t>
      </w:r>
    </w:p>
  </w:footnote>
  <w:footnote w:id="411">
    <w:p w14:paraId="680E84D4" w14:textId="51AC975C" w:rsidR="007838C2" w:rsidRPr="004A3E27" w:rsidRDefault="007838C2" w:rsidP="00BD5BBE">
      <w:pPr>
        <w:pStyle w:val="footnote"/>
      </w:pPr>
      <w:r w:rsidRPr="004A3E27">
        <w:rPr>
          <w:rStyle w:val="FootnoteReference"/>
        </w:rPr>
        <w:footnoteRef/>
      </w:r>
      <w:r w:rsidRPr="004A3E27">
        <w:t xml:space="preserve"> ‘Every thought will be confessed to God at judgment. </w:t>
      </w:r>
      <w:r w:rsidRPr="004A3E27">
        <w:rPr>
          <w:i/>
        </w:rPr>
        <w:t>The remains of thought</w:t>
      </w:r>
      <w:r w:rsidRPr="004A3E27">
        <w:t xml:space="preserve"> is thought brought to purity by what is left of the grace of choice. So far as thought is pure, it shares </w:t>
      </w:r>
      <w:r>
        <w:t>Your</w:t>
      </w:r>
      <w:r w:rsidRPr="004A3E27">
        <w:t xml:space="preserve"> festivity. (St Athanasius. </w:t>
      </w:r>
      <w:r>
        <w:t>Cf</w:t>
      </w:r>
      <w:r w:rsidRPr="004A3E27">
        <w:t xml:space="preserve">. 1 Cor. 5:8); </w:t>
      </w:r>
      <w:r w:rsidRPr="004A3E27">
        <w:rPr>
          <w:i/>
        </w:rPr>
        <w:t>Heb</w:t>
      </w:r>
      <w:r w:rsidRPr="004A3E27">
        <w:t xml:space="preserve">. Surely the wrath of man </w:t>
      </w:r>
      <w:r>
        <w:t>will</w:t>
      </w:r>
      <w:r w:rsidRPr="004A3E27">
        <w:t xml:space="preserve"> praise </w:t>
      </w:r>
      <w:r>
        <w:t>you</w:t>
      </w:r>
      <w:r w:rsidRPr="004A3E27">
        <w:t>.</w:t>
      </w:r>
    </w:p>
  </w:footnote>
  <w:footnote w:id="412">
    <w:p w14:paraId="100AB77F" w14:textId="77777777" w:rsidR="007838C2" w:rsidRPr="004A3E27" w:rsidRDefault="007838C2" w:rsidP="00BD5BBE">
      <w:pPr>
        <w:pStyle w:val="footnote"/>
      </w:pPr>
      <w:r w:rsidRPr="004A3E27">
        <w:rPr>
          <w:rStyle w:val="FootnoteReference"/>
        </w:rPr>
        <w:footnoteRef/>
      </w:r>
      <w:r w:rsidRPr="004A3E27">
        <w:t xml:space="preserve"> tyrants: </w:t>
      </w:r>
      <w:r w:rsidRPr="004A3E27">
        <w:rPr>
          <w:i/>
        </w:rPr>
        <w:t>or</w:t>
      </w:r>
      <w:r w:rsidRPr="004A3E27">
        <w:t xml:space="preserve"> kings.</w:t>
      </w:r>
    </w:p>
  </w:footnote>
  <w:footnote w:id="413">
    <w:p w14:paraId="19D36410" w14:textId="52AB6CF1" w:rsidR="007838C2" w:rsidRDefault="007838C2" w:rsidP="001E7CE9">
      <w:pPr>
        <w:pStyle w:val="footnote"/>
      </w:pPr>
      <w:r>
        <w:rPr>
          <w:rStyle w:val="FootnoteReference"/>
        </w:rPr>
        <w:footnoteRef/>
      </w:r>
      <w:r>
        <w:t xml:space="preserve"> [JS] OSB has, “I stayed awake </w:t>
      </w:r>
      <w:r w:rsidRPr="001E7CE9">
        <w:rPr>
          <w:i/>
        </w:rPr>
        <w:t>thorugh</w:t>
      </w:r>
      <w:r>
        <w:t xml:space="preserve"> all the watches of the night”</w:t>
      </w:r>
    </w:p>
  </w:footnote>
  <w:footnote w:id="414">
    <w:p w14:paraId="2AEE0DC8" w14:textId="2C9926C9" w:rsidR="007838C2" w:rsidRDefault="007838C2" w:rsidP="0077116C">
      <w:pPr>
        <w:pStyle w:val="footnote"/>
      </w:pPr>
      <w:r>
        <w:rPr>
          <w:rStyle w:val="FootnoteReference"/>
        </w:rPr>
        <w:footnoteRef/>
      </w:r>
      <w:r>
        <w:t xml:space="preserve"> [JS] literally, “their voice”</w:t>
      </w:r>
    </w:p>
  </w:footnote>
  <w:footnote w:id="415">
    <w:p w14:paraId="691BE305" w14:textId="638D6FB9" w:rsidR="007838C2" w:rsidRDefault="007838C2" w:rsidP="0077116C">
      <w:pPr>
        <w:pStyle w:val="footnote"/>
      </w:pPr>
      <w:r>
        <w:rPr>
          <w:rStyle w:val="FootnoteReference"/>
        </w:rPr>
        <w:footnoteRef/>
      </w:r>
      <w:r>
        <w:t xml:space="preserve"> [JS] literally, “arrows”</w:t>
      </w:r>
    </w:p>
  </w:footnote>
  <w:footnote w:id="416">
    <w:p w14:paraId="02B0A65D" w14:textId="5AC6E269" w:rsidR="007838C2" w:rsidRDefault="007838C2" w:rsidP="0077116C">
      <w:pPr>
        <w:pStyle w:val="footnote"/>
      </w:pPr>
      <w:r>
        <w:rPr>
          <w:rStyle w:val="FootnoteReference"/>
        </w:rPr>
        <w:footnoteRef/>
      </w:r>
      <w:r>
        <w:t xml:space="preserve"> [JS] literally, “voice”</w:t>
      </w:r>
    </w:p>
  </w:footnote>
  <w:footnote w:id="417">
    <w:p w14:paraId="23F3A799" w14:textId="20EBC598" w:rsidR="007838C2" w:rsidRDefault="007838C2" w:rsidP="00E21183">
      <w:pPr>
        <w:pStyle w:val="footnote"/>
      </w:pPr>
      <w:r>
        <w:rPr>
          <w:rStyle w:val="FootnoteReference"/>
        </w:rPr>
        <w:footnoteRef/>
      </w:r>
      <w:r>
        <w:t xml:space="preserve"> [JS] [] found in Coptic, in the Vespers Gospel of the Third Sunday of Tobi.</w:t>
      </w:r>
    </w:p>
  </w:footnote>
  <w:footnote w:id="418">
    <w:p w14:paraId="062E4DFE" w14:textId="77777777" w:rsidR="007838C2" w:rsidRDefault="007838C2" w:rsidP="00BD5BBE">
      <w:pPr>
        <w:pStyle w:val="footnote"/>
      </w:pPr>
      <w:r>
        <w:rPr>
          <w:rStyle w:val="FootnoteReference"/>
        </w:rPr>
        <w:footnoteRef/>
      </w:r>
      <w:r>
        <w:t xml:space="preserve"> The Word Who is the open door and light and key to the riddles of the universe quotes the first line of this verse verbatim and the second line with slight verbal changes thus (Matt. 13:35):</w:t>
      </w:r>
    </w:p>
    <w:p w14:paraId="3972CE5C" w14:textId="77777777" w:rsidR="007838C2" w:rsidRDefault="007838C2" w:rsidP="00BD5BBE">
      <w:pPr>
        <w:pStyle w:val="footnote"/>
      </w:pPr>
      <w:r>
        <w:tab/>
        <w:t>‘I will speak My mind in parables,</w:t>
      </w:r>
    </w:p>
    <w:p w14:paraId="04636509" w14:textId="5081AB06" w:rsidR="007838C2" w:rsidRDefault="007838C2" w:rsidP="00BD5BBE">
      <w:pPr>
        <w:pStyle w:val="footnote"/>
      </w:pPr>
      <w:r>
        <w:tab/>
        <w:t>divulge secrets hidden since creation’ (cf. Rev. 3:14).</w:t>
      </w:r>
    </w:p>
  </w:footnote>
  <w:footnote w:id="419">
    <w:p w14:paraId="7427B3ED" w14:textId="77777777" w:rsidR="007838C2" w:rsidRDefault="007838C2" w:rsidP="00BD5BBE">
      <w:pPr>
        <w:pStyle w:val="footnote"/>
      </w:pPr>
      <w:r>
        <w:rPr>
          <w:rStyle w:val="FootnoteReference"/>
        </w:rPr>
        <w:footnoteRef/>
      </w:r>
      <w:r>
        <w:t xml:space="preserve"> The Ark of Witness or Testimony, containing the Law which testified to God’s will for men, revealing the way of life (Ex. 25:16; 31:18).</w:t>
      </w:r>
    </w:p>
  </w:footnote>
  <w:footnote w:id="420">
    <w:p w14:paraId="322E8B00" w14:textId="45C17DD9" w:rsidR="007838C2" w:rsidRDefault="007838C2" w:rsidP="00BD5BBE">
      <w:pPr>
        <w:pStyle w:val="footnote"/>
      </w:pPr>
      <w:r>
        <w:rPr>
          <w:rStyle w:val="FootnoteReference"/>
        </w:rPr>
        <w:footnoteRef/>
      </w:r>
      <w:r>
        <w:t xml:space="preserve"> Ephraim = Israel (cf. Hos. 7; Num. 14; 1 Sam. 4).</w:t>
      </w:r>
    </w:p>
  </w:footnote>
  <w:footnote w:id="421">
    <w:p w14:paraId="0E4A044E" w14:textId="4F6EBBCE" w:rsidR="007838C2" w:rsidRDefault="007838C2" w:rsidP="008A536F">
      <w:pPr>
        <w:pStyle w:val="footnote"/>
      </w:pPr>
      <w:r>
        <w:rPr>
          <w:rStyle w:val="FootnoteReference"/>
        </w:rPr>
        <w:footnoteRef/>
      </w:r>
      <w:r>
        <w:t xml:space="preserve"> [JS] literally, “a waterless land”</w:t>
      </w:r>
    </w:p>
  </w:footnote>
  <w:footnote w:id="422">
    <w:p w14:paraId="3B847EA8" w14:textId="49A093A4" w:rsidR="007838C2" w:rsidRDefault="007838C2" w:rsidP="00544441">
      <w:pPr>
        <w:pStyle w:val="footnote"/>
      </w:pPr>
      <w:r>
        <w:rPr>
          <w:rStyle w:val="FootnoteReference"/>
        </w:rPr>
        <w:footnoteRef/>
      </w:r>
      <w:r>
        <w:t xml:space="preserve"> [JS] Fr. Athanasius has “and the valleys flowed with water.” “wadis” is probably accurate.</w:t>
      </w:r>
    </w:p>
  </w:footnote>
  <w:footnote w:id="423">
    <w:p w14:paraId="3E975B3D" w14:textId="77777777" w:rsidR="007838C2" w:rsidRDefault="007838C2" w:rsidP="00BD5BBE">
      <w:pPr>
        <w:pStyle w:val="footnote"/>
      </w:pPr>
      <w:r>
        <w:rPr>
          <w:rStyle w:val="FootnoteReference"/>
        </w:rPr>
        <w:footnoteRef/>
      </w:r>
      <w:r>
        <w:t xml:space="preserve"> He deferred giving them the promised food and the Promised Land.</w:t>
      </w:r>
    </w:p>
  </w:footnote>
  <w:footnote w:id="424">
    <w:p w14:paraId="0FFCC018" w14:textId="5FB43138" w:rsidR="007838C2" w:rsidRDefault="007838C2" w:rsidP="0020150A">
      <w:pPr>
        <w:pStyle w:val="footnote"/>
      </w:pPr>
      <w:r>
        <w:rPr>
          <w:rStyle w:val="FootnoteReference"/>
        </w:rPr>
        <w:footnoteRef/>
      </w:r>
      <w:r>
        <w:t xml:space="preserve"> [JS] all but NETS choose “spirit” rather than “breath”, which is normally correct, but in this context breath seems to fit much better.</w:t>
      </w:r>
    </w:p>
  </w:footnote>
  <w:footnote w:id="425">
    <w:p w14:paraId="7932D42F" w14:textId="0C4D29DA" w:rsidR="007838C2" w:rsidRDefault="007838C2" w:rsidP="00287CDE">
      <w:pPr>
        <w:pStyle w:val="footnote"/>
      </w:pPr>
      <w:r>
        <w:rPr>
          <w:rStyle w:val="FootnoteReference"/>
        </w:rPr>
        <w:footnoteRef/>
      </w:r>
      <w:r>
        <w:t xml:space="preserve"> [JS] Fr. Lazarus has “recovered from wine”</w:t>
      </w:r>
    </w:p>
  </w:footnote>
  <w:footnote w:id="426">
    <w:p w14:paraId="4F93FDA3" w14:textId="658833C3" w:rsidR="007838C2" w:rsidRDefault="007838C2" w:rsidP="00BD5BBE">
      <w:pPr>
        <w:pStyle w:val="footnote"/>
      </w:pPr>
      <w:r>
        <w:rPr>
          <w:rStyle w:val="FootnoteReference"/>
        </w:rPr>
        <w:footnoteRef/>
      </w:r>
      <w:r>
        <w:t xml:space="preserve"> [JS] Fr. Lazarus has “rhinoceros”: ‘The rhinoceros is an invincible animal, because it has on its forehead a sharp horn with which it kills every beast. So the Psalmist says that when God’s temple was built, all the nations submitted and yielded to the power that dwelt in it’ (St Athanasius).</w:t>
      </w:r>
    </w:p>
  </w:footnote>
  <w:footnote w:id="427">
    <w:p w14:paraId="7B76452E" w14:textId="635C6B00" w:rsidR="007838C2" w:rsidRDefault="007838C2" w:rsidP="00BD5BBE">
      <w:pPr>
        <w:pStyle w:val="footnote"/>
      </w:pPr>
      <w:r>
        <w:rPr>
          <w:rStyle w:val="FootnoteReference"/>
        </w:rPr>
        <w:footnoteRef/>
      </w:r>
      <w:r>
        <w:t xml:space="preserve"> sanctuary: </w:t>
      </w:r>
      <w:r w:rsidRPr="00636EF6">
        <w:rPr>
          <w:i/>
        </w:rPr>
        <w:t>lit</w:t>
      </w:r>
      <w:r>
        <w:t>. place. Cf. Psalm 131:5 and footnote there.</w:t>
      </w:r>
    </w:p>
  </w:footnote>
  <w:footnote w:id="428">
    <w:p w14:paraId="0348F64B" w14:textId="77777777" w:rsidR="007838C2" w:rsidRDefault="007838C2" w:rsidP="00BD5BBE">
      <w:pPr>
        <w:pStyle w:val="footnote"/>
      </w:pPr>
      <w:r>
        <w:rPr>
          <w:rStyle w:val="FootnoteReference"/>
        </w:rPr>
        <w:footnoteRef/>
      </w:r>
      <w:r>
        <w:t xml:space="preserve"> John 15.</w:t>
      </w:r>
    </w:p>
  </w:footnote>
  <w:footnote w:id="429">
    <w:p w14:paraId="211D4309" w14:textId="77777777" w:rsidR="007838C2" w:rsidRDefault="007838C2" w:rsidP="00BD5BBE">
      <w:pPr>
        <w:pStyle w:val="footnote"/>
      </w:pPr>
      <w:r>
        <w:rPr>
          <w:rStyle w:val="FootnoteReference"/>
        </w:rPr>
        <w:footnoteRef/>
      </w:r>
      <w:r>
        <w:t xml:space="preserve"> Joseph = Israel (Gen. 40:23; 48:15; Amos 6:6).</w:t>
      </w:r>
    </w:p>
  </w:footnote>
  <w:footnote w:id="430">
    <w:p w14:paraId="7AA1750E" w14:textId="77777777" w:rsidR="007838C2" w:rsidRDefault="007838C2" w:rsidP="00BD5BBE">
      <w:pPr>
        <w:pStyle w:val="footnote"/>
      </w:pPr>
      <w:r>
        <w:rPr>
          <w:rStyle w:val="FootnoteReference"/>
        </w:rPr>
        <w:footnoteRef/>
      </w:r>
      <w:r>
        <w:t xml:space="preserve"> 2 Sam. 6:2 (LXX).</w:t>
      </w:r>
    </w:p>
  </w:footnote>
  <w:footnote w:id="431">
    <w:p w14:paraId="4A2B3530" w14:textId="5B5CF4B9" w:rsidR="007838C2" w:rsidRDefault="007838C2" w:rsidP="006B0A9B">
      <w:pPr>
        <w:pStyle w:val="footnote"/>
      </w:pPr>
      <w:r>
        <w:rPr>
          <w:rStyle w:val="FootnoteReference"/>
        </w:rPr>
        <w:footnoteRef/>
      </w:r>
      <w:r>
        <w:t xml:space="preserve"> [JS] or “appear” or “reveal Yourself”</w:t>
      </w:r>
    </w:p>
  </w:footnote>
  <w:footnote w:id="432">
    <w:p w14:paraId="502F316B" w14:textId="0CF056C9" w:rsidR="007838C2" w:rsidRDefault="007838C2" w:rsidP="00542B9B">
      <w:pPr>
        <w:pStyle w:val="footnote"/>
      </w:pPr>
      <w:r>
        <w:rPr>
          <w:rStyle w:val="FootnoteReference"/>
        </w:rPr>
        <w:footnoteRef/>
      </w:r>
      <w:r>
        <w:t xml:space="preserve"> [JS] or “reveal Your face”.</w:t>
      </w:r>
    </w:p>
  </w:footnote>
  <w:footnote w:id="433">
    <w:p w14:paraId="7E586EB7" w14:textId="12BBDF20" w:rsidR="007838C2" w:rsidRDefault="007838C2" w:rsidP="007747BE">
      <w:pPr>
        <w:pStyle w:val="footnote"/>
      </w:pPr>
      <w:r>
        <w:rPr>
          <w:rStyle w:val="FootnoteReference"/>
        </w:rPr>
        <w:footnoteRef/>
      </w:r>
      <w:r>
        <w:t xml:space="preserve"> [JS] in Fr. Athanasius’ translation of the Matins Psalm of the 4</w:t>
      </w:r>
      <w:r w:rsidRPr="007747BE">
        <w:rPr>
          <w:vertAlign w:val="superscript"/>
        </w:rPr>
        <w:t>th</w:t>
      </w:r>
      <w:r>
        <w:t xml:space="preserve"> Sunday of Tobi.</w:t>
      </w:r>
    </w:p>
  </w:footnote>
  <w:footnote w:id="434">
    <w:p w14:paraId="1F148131" w14:textId="7C16470D" w:rsidR="007838C2" w:rsidRDefault="007838C2" w:rsidP="00BD5BBE">
      <w:pPr>
        <w:pStyle w:val="footnote"/>
      </w:pPr>
      <w:r>
        <w:rPr>
          <w:rStyle w:val="FootnoteReference"/>
        </w:rPr>
        <w:footnoteRef/>
      </w:r>
      <w:r>
        <w:t xml:space="preserve"> ‘Who is the Son of Man if not our Lord Himself Who so calls Himself in the Gospels?’ (St.Athanasius). But in verse 18 the same title can refer to the human leader building the Temple or Church of God (cf. Ezra 5:2). See Ps. 126 and footnote there.</w:t>
      </w:r>
    </w:p>
  </w:footnote>
  <w:footnote w:id="435">
    <w:p w14:paraId="70ACE5E0" w14:textId="77777777" w:rsidR="007838C2" w:rsidRDefault="007838C2" w:rsidP="00BD5BBE">
      <w:pPr>
        <w:pStyle w:val="footnote"/>
      </w:pPr>
      <w:r>
        <w:rPr>
          <w:rStyle w:val="FootnoteReference"/>
        </w:rPr>
        <w:footnoteRef/>
      </w:r>
      <w:r>
        <w:t xml:space="preserve"> ‘What tongue? The voice of God’ (St Athanasius).</w:t>
      </w:r>
    </w:p>
  </w:footnote>
  <w:footnote w:id="436">
    <w:p w14:paraId="33FBC19B" w14:textId="77777777" w:rsidR="007838C2" w:rsidRDefault="007838C2" w:rsidP="00BD5BBE">
      <w:pPr>
        <w:pStyle w:val="footnote"/>
      </w:pPr>
      <w:r>
        <w:rPr>
          <w:rStyle w:val="FootnoteReference"/>
        </w:rPr>
        <w:footnoteRef/>
      </w:r>
      <w:r>
        <w:t xml:space="preserve"> Exodus 9:23; 19:16.</w:t>
      </w:r>
    </w:p>
  </w:footnote>
  <w:footnote w:id="437">
    <w:p w14:paraId="5C3F1B44" w14:textId="608ECC60" w:rsidR="007838C2" w:rsidRDefault="007838C2" w:rsidP="00BD5BBE">
      <w:pPr>
        <w:pStyle w:val="footnote"/>
      </w:pPr>
      <w:r>
        <w:rPr>
          <w:rStyle w:val="FootnoteReference"/>
        </w:rPr>
        <w:footnoteRef/>
      </w:r>
      <w:r>
        <w:t xml:space="preserve"> ‘You have always been deaf to His voice, blind to the vision of Him’ (Jn. 5:37; cf. Deut. 18:16; Isaiah 48:18).</w:t>
      </w:r>
    </w:p>
  </w:footnote>
  <w:footnote w:id="438">
    <w:p w14:paraId="7C05F63D" w14:textId="2961204D" w:rsidR="007838C2" w:rsidRDefault="007838C2" w:rsidP="00BD5BBE">
      <w:pPr>
        <w:pStyle w:val="footnote"/>
      </w:pPr>
      <w:r>
        <w:rPr>
          <w:rStyle w:val="FootnoteReference"/>
        </w:rPr>
        <w:footnoteRef/>
      </w:r>
      <w:r>
        <w:t xml:space="preserve"> </w:t>
      </w:r>
      <w:r w:rsidRPr="003111C9">
        <w:rPr>
          <w:i/>
        </w:rPr>
        <w:t>Lit</w:t>
      </w:r>
      <w:r>
        <w:t>. gods. In the O.T. judges and rulers are called ‘gods’ (= lords) because they act for God and in His name (cf. Ex. 21:6; 22:9,28; Deut. 1:17; 19:17; Ps. 57; John 10:34-35). In verse 6 God says: You are My representatives, clothed with My power, to administer justice to all alike. But your high office is no guarantee of immortality; if you sin. you die (verse 7).</w:t>
      </w:r>
    </w:p>
  </w:footnote>
  <w:footnote w:id="439">
    <w:p w14:paraId="0BC469A4" w14:textId="77777777" w:rsidR="007838C2" w:rsidRDefault="007838C2" w:rsidP="00BD5BBE">
      <w:pPr>
        <w:pStyle w:val="footnote"/>
      </w:pPr>
      <w:r>
        <w:rPr>
          <w:rStyle w:val="FootnoteReference"/>
        </w:rPr>
        <w:footnoteRef/>
      </w:r>
      <w:r>
        <w:t xml:space="preserve"> </w:t>
      </w:r>
      <w:r>
        <w:rPr>
          <w:i/>
        </w:rPr>
        <w:t>See the previous footnote</w:t>
      </w:r>
      <w:r>
        <w:t>.</w:t>
      </w:r>
    </w:p>
  </w:footnote>
  <w:footnote w:id="440">
    <w:p w14:paraId="09156637" w14:textId="44D0701B" w:rsidR="007838C2" w:rsidRDefault="007838C2" w:rsidP="00BD5BBE">
      <w:pPr>
        <w:pStyle w:val="footnote"/>
      </w:pPr>
      <w:r>
        <w:rPr>
          <w:rStyle w:val="FootnoteReference"/>
        </w:rPr>
        <w:footnoteRef/>
      </w:r>
      <w:r>
        <w:t xml:space="preserve"> Cf. Isaiah 36:6; 2 Chron. 32:8; 1 Tim. 6:17; Ps. 74:4; Gal. 2:9; 1 Sam. 2:8.</w:t>
      </w:r>
    </w:p>
  </w:footnote>
  <w:footnote w:id="441">
    <w:p w14:paraId="14FEF0D9" w14:textId="77777777" w:rsidR="007838C2" w:rsidRDefault="007838C2" w:rsidP="00BD5BBE">
      <w:pPr>
        <w:pStyle w:val="footnote"/>
      </w:pPr>
      <w:r>
        <w:rPr>
          <w:rStyle w:val="FootnoteReference"/>
        </w:rPr>
        <w:footnoteRef/>
      </w:r>
      <w:r>
        <w:t xml:space="preserve"> John 10:34-36.</w:t>
      </w:r>
    </w:p>
  </w:footnote>
  <w:footnote w:id="442">
    <w:p w14:paraId="136A7666" w14:textId="77777777" w:rsidR="007838C2" w:rsidRDefault="007838C2" w:rsidP="00BD5BBE">
      <w:pPr>
        <w:pStyle w:val="footnote"/>
      </w:pPr>
      <w:r>
        <w:rPr>
          <w:rStyle w:val="FootnoteReference"/>
        </w:rPr>
        <w:footnoteRef/>
      </w:r>
      <w:r>
        <w:t xml:space="preserve"> This prayer is already answered (John 3:18; 9:39; 12:31; Acts 17:31).</w:t>
      </w:r>
    </w:p>
  </w:footnote>
  <w:footnote w:id="443">
    <w:p w14:paraId="764CD80E" w14:textId="77777777" w:rsidR="007838C2" w:rsidRDefault="007838C2" w:rsidP="00BD5BBE">
      <w:pPr>
        <w:pStyle w:val="footnote"/>
      </w:pPr>
      <w:r>
        <w:rPr>
          <w:rStyle w:val="FootnoteReference"/>
        </w:rPr>
        <w:footnoteRef/>
      </w:r>
      <w:r>
        <w:t xml:space="preserve"> </w:t>
      </w:r>
      <w:r w:rsidRPr="003111C9">
        <w:rPr>
          <w:i/>
        </w:rPr>
        <w:t>Lit</w:t>
      </w:r>
      <w:r>
        <w:t>. ‘How beloved are Your dwellings.’</w:t>
      </w:r>
    </w:p>
  </w:footnote>
  <w:footnote w:id="444">
    <w:p w14:paraId="7D098958" w14:textId="77777777" w:rsidR="007838C2" w:rsidRDefault="007838C2" w:rsidP="00BD5BBE">
      <w:pPr>
        <w:pStyle w:val="footnote"/>
      </w:pPr>
      <w:r>
        <w:rPr>
          <w:rStyle w:val="FootnoteReference"/>
        </w:rPr>
        <w:footnoteRef/>
      </w:r>
      <w:r>
        <w:t xml:space="preserve"> Man has made a mess of the earth (Gen. 3; Isaiah 24:4-6 etc.)</w:t>
      </w:r>
    </w:p>
  </w:footnote>
  <w:footnote w:id="445">
    <w:p w14:paraId="65885EA4" w14:textId="7CFB9AA8" w:rsidR="007838C2" w:rsidRDefault="007838C2" w:rsidP="00C7094F">
      <w:pPr>
        <w:pStyle w:val="footnote"/>
      </w:pPr>
      <w:r>
        <w:rPr>
          <w:rStyle w:val="FootnoteReference"/>
        </w:rPr>
        <w:footnoteRef/>
      </w:r>
      <w:r>
        <w:t xml:space="preserve"> [JS] or “anointed”</w:t>
      </w:r>
    </w:p>
  </w:footnote>
  <w:footnote w:id="446">
    <w:p w14:paraId="71E6E356" w14:textId="3B6C4C62" w:rsidR="007838C2" w:rsidRDefault="007838C2" w:rsidP="00BD5BBE">
      <w:pPr>
        <w:pStyle w:val="footnote"/>
      </w:pPr>
      <w:r>
        <w:rPr>
          <w:rStyle w:val="FootnoteReference"/>
        </w:rPr>
        <w:footnoteRef/>
      </w:r>
      <w:r>
        <w:t xml:space="preserve"> Cf. Lk. 13:25; Mk. 4:11; Col. 4:5; Rev. 22:15.</w:t>
      </w:r>
    </w:p>
  </w:footnote>
  <w:footnote w:id="447">
    <w:p w14:paraId="39C94F4B" w14:textId="0B87A78E" w:rsidR="007838C2" w:rsidRDefault="007838C2" w:rsidP="006B0A9B">
      <w:pPr>
        <w:pStyle w:val="footnote"/>
      </w:pPr>
      <w:r>
        <w:rPr>
          <w:rStyle w:val="FootnoteReference"/>
        </w:rPr>
        <w:footnoteRef/>
      </w:r>
      <w:r>
        <w:t xml:space="preserve"> [JS] or “transgressions”</w:t>
      </w:r>
    </w:p>
  </w:footnote>
  <w:footnote w:id="448">
    <w:p w14:paraId="41AC4983" w14:textId="77777777" w:rsidR="007838C2" w:rsidRDefault="007838C2" w:rsidP="00BD5BBE">
      <w:pPr>
        <w:pStyle w:val="footnote"/>
      </w:pPr>
      <w:r>
        <w:rPr>
          <w:rStyle w:val="FootnoteReference"/>
        </w:rPr>
        <w:footnoteRef/>
      </w:r>
      <w:r>
        <w:t xml:space="preserve"> God is love. Love covers all sins (see 1 Jn. 4:16; 1 Pet. 4:8; Prov. 10:12; Jas. 5:20; Lk. 7:47).</w:t>
      </w:r>
    </w:p>
  </w:footnote>
  <w:footnote w:id="449">
    <w:p w14:paraId="3B0173D6" w14:textId="15DA3620" w:rsidR="007838C2" w:rsidRDefault="007838C2" w:rsidP="009745F6">
      <w:pPr>
        <w:pStyle w:val="footnote"/>
      </w:pPr>
      <w:r>
        <w:rPr>
          <w:rStyle w:val="FootnoteReference"/>
        </w:rPr>
        <w:footnoteRef/>
      </w:r>
      <w:r>
        <w:t xml:space="preserve"> [JS] Fr. Lazarus has, “convert us”</w:t>
      </w:r>
    </w:p>
  </w:footnote>
  <w:footnote w:id="450">
    <w:p w14:paraId="5359A239" w14:textId="2D06041F" w:rsidR="007838C2" w:rsidRDefault="007838C2" w:rsidP="009745F6">
      <w:pPr>
        <w:pStyle w:val="footnote"/>
      </w:pPr>
      <w:r>
        <w:rPr>
          <w:rStyle w:val="FootnoteReference"/>
        </w:rPr>
        <w:footnoteRef/>
      </w:r>
      <w:r>
        <w:t xml:space="preserve"> [JS] or “sprouted”</w:t>
      </w:r>
    </w:p>
  </w:footnote>
  <w:footnote w:id="451">
    <w:p w14:paraId="098CF664" w14:textId="4B2C526D" w:rsidR="007838C2" w:rsidRDefault="007838C2" w:rsidP="00BD5BBE">
      <w:pPr>
        <w:pStyle w:val="footnote"/>
      </w:pPr>
      <w:r>
        <w:rPr>
          <w:rStyle w:val="FootnoteReference"/>
        </w:rPr>
        <w:footnoteRef/>
      </w:r>
      <w:r>
        <w:t xml:space="preserve"> holy: cf. 1 Cor. 3:16,17; 6:15-19; Heb. 3:1; 12:10; 1 Pet. 1:15,16; 2 Pet. 1-4.</w:t>
      </w:r>
    </w:p>
  </w:footnote>
  <w:footnote w:id="452">
    <w:p w14:paraId="7FD51EF5" w14:textId="77777777" w:rsidR="007838C2" w:rsidRDefault="007838C2" w:rsidP="00BD5BBE">
      <w:pPr>
        <w:pStyle w:val="footnote"/>
      </w:pPr>
      <w:r>
        <w:rPr>
          <w:rStyle w:val="FootnoteReference"/>
        </w:rPr>
        <w:footnoteRef/>
      </w:r>
      <w:r>
        <w:t xml:space="preserve"> Powers of the soul are will, desire, intellect, understanding, memory, imagination.</w:t>
      </w:r>
    </w:p>
  </w:footnote>
  <w:footnote w:id="453">
    <w:p w14:paraId="5045F193" w14:textId="6C847ECE" w:rsidR="007838C2" w:rsidRDefault="007838C2" w:rsidP="00751701">
      <w:pPr>
        <w:pStyle w:val="footnote"/>
      </w:pPr>
      <w:r>
        <w:rPr>
          <w:rStyle w:val="FootnoteReference"/>
        </w:rPr>
        <w:footnoteRef/>
      </w:r>
      <w:r>
        <w:t xml:space="preserve"> [JS] literally, “voice”</w:t>
      </w:r>
    </w:p>
  </w:footnote>
  <w:footnote w:id="454">
    <w:p w14:paraId="3DAD2C70" w14:textId="080A36FD" w:rsidR="007838C2" w:rsidRDefault="007838C2" w:rsidP="00C32C04">
      <w:pPr>
        <w:pStyle w:val="footnote"/>
      </w:pPr>
      <w:r>
        <w:rPr>
          <w:rStyle w:val="FootnoteReference"/>
        </w:rPr>
        <w:footnoteRef/>
      </w:r>
      <w:r>
        <w:t xml:space="preserve"> [JS] Literally, “do obeisance”, i.e. physically bow down</w:t>
      </w:r>
    </w:p>
  </w:footnote>
  <w:footnote w:id="455">
    <w:p w14:paraId="2E11ABE5" w14:textId="77777777" w:rsidR="007838C2" w:rsidRDefault="007838C2" w:rsidP="00BD5BBE">
      <w:pPr>
        <w:pStyle w:val="footnote"/>
      </w:pPr>
      <w:r>
        <w:rPr>
          <w:rStyle w:val="FootnoteReference"/>
        </w:rPr>
        <w:footnoteRef/>
      </w:r>
      <w:r>
        <w:t xml:space="preserve"> ‘The song of the Lamb.’ (Rev. 15:3-5; John 12:32).</w:t>
      </w:r>
    </w:p>
  </w:footnote>
  <w:footnote w:id="456">
    <w:p w14:paraId="7112E84B" w14:textId="2D3BBD84" w:rsidR="007838C2" w:rsidRDefault="007838C2" w:rsidP="00C32C04">
      <w:pPr>
        <w:pStyle w:val="footnote"/>
      </w:pPr>
      <w:r>
        <w:rPr>
          <w:rStyle w:val="FootnoteReference"/>
        </w:rPr>
        <w:footnoteRef/>
      </w:r>
      <w:r>
        <w:t xml:space="preserve"> [JS] Or “I will give thanks to You,” or “I will thankfully confess You with praise”</w:t>
      </w:r>
    </w:p>
  </w:footnote>
  <w:footnote w:id="457">
    <w:p w14:paraId="108052F0" w14:textId="2ED40FDD" w:rsidR="007838C2" w:rsidRDefault="007838C2" w:rsidP="00C32C04">
      <w:pPr>
        <w:pStyle w:val="footnote"/>
      </w:pPr>
      <w:r>
        <w:rPr>
          <w:rStyle w:val="FootnoteReference"/>
        </w:rPr>
        <w:footnoteRef/>
      </w:r>
      <w:r>
        <w:t xml:space="preserve"> [JS] or “lawless”</w:t>
      </w:r>
    </w:p>
  </w:footnote>
  <w:footnote w:id="458">
    <w:p w14:paraId="76D459DC" w14:textId="1D5E39F2" w:rsidR="007838C2" w:rsidRDefault="007838C2" w:rsidP="004A5192">
      <w:pPr>
        <w:pStyle w:val="footnote"/>
      </w:pPr>
      <w:r>
        <w:rPr>
          <w:rStyle w:val="FootnoteReference"/>
        </w:rPr>
        <w:footnoteRef/>
      </w:r>
      <w:r>
        <w:t xml:space="preserve"> [JS] Or, “band”, “gathering”, or “synagogue”</w:t>
      </w:r>
    </w:p>
  </w:footnote>
  <w:footnote w:id="459">
    <w:p w14:paraId="664DD95E" w14:textId="08E445BA" w:rsidR="007838C2" w:rsidRDefault="007838C2" w:rsidP="004A5192">
      <w:pPr>
        <w:pStyle w:val="footnote"/>
      </w:pPr>
      <w:r>
        <w:rPr>
          <w:rStyle w:val="FootnoteReference"/>
        </w:rPr>
        <w:footnoteRef/>
      </w:r>
      <w:r>
        <w:t xml:space="preserve"> [JS] or “pitful”, or “full of pity”, but that has a different connotation in English today.</w:t>
      </w:r>
    </w:p>
  </w:footnote>
  <w:footnote w:id="460">
    <w:p w14:paraId="76FC32A6" w14:textId="12211DCE" w:rsidR="007838C2" w:rsidRDefault="007838C2" w:rsidP="00BD5BBE">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461">
    <w:p w14:paraId="44300EEE" w14:textId="77777777" w:rsidR="007838C2" w:rsidRDefault="007838C2" w:rsidP="00BD5BBE">
      <w:pPr>
        <w:pStyle w:val="footnote"/>
      </w:pPr>
      <w:r>
        <w:rPr>
          <w:rStyle w:val="FootnoteReference"/>
        </w:rPr>
        <w:footnoteRef/>
      </w:r>
      <w:r>
        <w:t xml:space="preserve"> Rahab (</w:t>
      </w:r>
      <w:r w:rsidRPr="00180F6F">
        <w:rPr>
          <w:i/>
        </w:rPr>
        <w:t>Heb</w:t>
      </w:r>
      <w:r>
        <w:t>.) = Pride. Mythical monger of chaos at creation (Job 24:12) and at redemption from Egypt (Is. 51:9). Poetic synonym for Egypt (Is. 30:7).</w:t>
      </w:r>
    </w:p>
  </w:footnote>
  <w:footnote w:id="462">
    <w:p w14:paraId="585E74D4" w14:textId="33BA106A" w:rsidR="007838C2" w:rsidRDefault="007838C2" w:rsidP="00ED7AD3">
      <w:pPr>
        <w:pStyle w:val="footnote"/>
      </w:pPr>
      <w:r>
        <w:rPr>
          <w:rStyle w:val="FootnoteReference"/>
        </w:rPr>
        <w:footnoteRef/>
      </w:r>
      <w:r>
        <w:t xml:space="preserve"> [JS] or “Mother Zion will say,”</w:t>
      </w:r>
    </w:p>
  </w:footnote>
  <w:footnote w:id="463">
    <w:p w14:paraId="2178F99A" w14:textId="083F0AD6" w:rsidR="007838C2" w:rsidRDefault="007838C2" w:rsidP="00ED7AD3">
      <w:pPr>
        <w:pStyle w:val="footnote"/>
      </w:pPr>
      <w:r>
        <w:rPr>
          <w:rStyle w:val="FootnoteReference"/>
        </w:rPr>
        <w:footnoteRef/>
      </w:r>
      <w:r>
        <w:t xml:space="preserve"> [JS] Coptic has, “that a man and a man dwelt in her”</w:t>
      </w:r>
    </w:p>
  </w:footnote>
  <w:footnote w:id="464">
    <w:p w14:paraId="00496924" w14:textId="19753A18" w:rsidR="007838C2" w:rsidRDefault="007838C2" w:rsidP="00641372">
      <w:pPr>
        <w:pStyle w:val="footnote"/>
      </w:pPr>
      <w:r>
        <w:rPr>
          <w:rStyle w:val="FootnoteReference"/>
        </w:rPr>
        <w:footnoteRef/>
      </w:r>
      <w:r>
        <w:t xml:space="preserve"> [JS] Coptic has, “established her forever”</w:t>
      </w:r>
    </w:p>
  </w:footnote>
  <w:footnote w:id="465">
    <w:p w14:paraId="02B9876C" w14:textId="07273293" w:rsidR="007838C2" w:rsidRDefault="007838C2" w:rsidP="00BD5BBE">
      <w:pPr>
        <w:pStyle w:val="footnote"/>
      </w:pPr>
      <w:r>
        <w:rPr>
          <w:rStyle w:val="FootnoteReference"/>
        </w:rPr>
        <w:footnoteRef/>
      </w:r>
      <w:r>
        <w:t xml:space="preserve"> ‘Whatever God now gives us, He himself will be to us in place of His gift.... Our joy, our peace, our rest, the end of all our troubles, is none but God’ (St. Augustine). [JS] or “As it were, the dwelling of all who rejoice is in Thee” See Pashosn 1, Vespers.</w:t>
      </w:r>
    </w:p>
  </w:footnote>
  <w:footnote w:id="466">
    <w:p w14:paraId="6A0707A1" w14:textId="1AC8DF0B" w:rsidR="007838C2" w:rsidRDefault="007838C2" w:rsidP="004E2A9B">
      <w:pPr>
        <w:pStyle w:val="footnote"/>
      </w:pPr>
      <w:r>
        <w:rPr>
          <w:rStyle w:val="FootnoteReference"/>
        </w:rPr>
        <w:footnoteRef/>
      </w:r>
      <w:r>
        <w:t xml:space="preserve"> [JS] or, “corpses”</w:t>
      </w:r>
    </w:p>
  </w:footnote>
  <w:footnote w:id="467">
    <w:p w14:paraId="228CEE3D" w14:textId="77777777" w:rsidR="007838C2" w:rsidRDefault="007838C2" w:rsidP="00BD5BBE">
      <w:pPr>
        <w:pStyle w:val="footnote"/>
      </w:pPr>
      <w:r>
        <w:rPr>
          <w:rStyle w:val="FootnoteReference"/>
        </w:rPr>
        <w:footnoteRef/>
      </w:r>
      <w:r>
        <w:t xml:space="preserve"> ‘The Lord suffered, not for His own sake, but for ours… He suffered </w:t>
      </w:r>
      <w:r w:rsidRPr="0090411D">
        <w:rPr>
          <w:i/>
        </w:rPr>
        <w:t>for us</w:t>
      </w:r>
      <w:r>
        <w:t>, and bore in Himself the wrath that was the penalty of our sin’ (St. Athanasius).</w:t>
      </w:r>
    </w:p>
  </w:footnote>
  <w:footnote w:id="468">
    <w:p w14:paraId="462F1208" w14:textId="4D992D60" w:rsidR="007838C2" w:rsidRDefault="007838C2" w:rsidP="004E2A9B">
      <w:pPr>
        <w:pStyle w:val="footnote"/>
      </w:pPr>
      <w:r>
        <w:rPr>
          <w:rStyle w:val="FootnoteReference"/>
        </w:rPr>
        <w:footnoteRef/>
      </w:r>
      <w:r>
        <w:t xml:space="preserve"> [JS] or “billows”</w:t>
      </w:r>
    </w:p>
  </w:footnote>
  <w:footnote w:id="469">
    <w:p w14:paraId="5ACFD856" w14:textId="14632015" w:rsidR="007838C2" w:rsidRDefault="007838C2" w:rsidP="00FF46D1">
      <w:pPr>
        <w:pStyle w:val="footnote"/>
      </w:pPr>
      <w:r>
        <w:rPr>
          <w:rStyle w:val="FootnoteReference"/>
        </w:rPr>
        <w:footnoteRef/>
      </w:r>
      <w:r>
        <w:t xml:space="preserve"> [JS] “they” refers to “the dead”, not to “physicians”</w:t>
      </w:r>
    </w:p>
  </w:footnote>
  <w:footnote w:id="470">
    <w:p w14:paraId="0E2F399B" w14:textId="26144FDB" w:rsidR="007838C2" w:rsidRDefault="007838C2" w:rsidP="00F06A9C">
      <w:pPr>
        <w:pStyle w:val="footnote"/>
      </w:pPr>
      <w:r>
        <w:rPr>
          <w:rStyle w:val="FootnoteReference"/>
        </w:rPr>
        <w:footnoteRef/>
      </w:r>
      <w:r>
        <w:t xml:space="preserve"> [JS] or “acknowledge You,” or “praise You,” or “thankfully confess You with praise”</w:t>
      </w:r>
    </w:p>
  </w:footnote>
  <w:footnote w:id="471">
    <w:p w14:paraId="73BB560B" w14:textId="3F96747B" w:rsidR="007838C2" w:rsidRDefault="007838C2" w:rsidP="00FF46D1">
      <w:pPr>
        <w:pStyle w:val="footnote"/>
      </w:pPr>
      <w:r>
        <w:rPr>
          <w:rStyle w:val="FootnoteReference"/>
        </w:rPr>
        <w:footnoteRef/>
      </w:r>
      <w:r>
        <w:t xml:space="preserve"> [JS] Fr. Lazarus has “the land of oblivion”. Being forgotten by God means death, being remembered by God means life.</w:t>
      </w:r>
    </w:p>
  </w:footnote>
  <w:footnote w:id="472">
    <w:p w14:paraId="139C4FE4" w14:textId="05D71ED0" w:rsidR="007838C2" w:rsidRDefault="007838C2" w:rsidP="00BD5BBE">
      <w:pPr>
        <w:pStyle w:val="footnote"/>
      </w:pPr>
      <w:r>
        <w:rPr>
          <w:rStyle w:val="FootnoteReference"/>
        </w:rPr>
        <w:footnoteRef/>
      </w:r>
      <w:r>
        <w:t xml:space="preserve"> ‘No eye has seen, no ear has heard... what God has planned for His lovers’ (1 Cor. 2:9).</w:t>
      </w:r>
    </w:p>
  </w:footnote>
  <w:footnote w:id="473">
    <w:p w14:paraId="6EB18B02" w14:textId="77777777" w:rsidR="007838C2" w:rsidRDefault="007838C2" w:rsidP="00BD5BBE">
      <w:pPr>
        <w:pStyle w:val="footnote"/>
      </w:pPr>
      <w:r>
        <w:rPr>
          <w:rStyle w:val="FootnoteReference"/>
        </w:rPr>
        <w:footnoteRef/>
      </w:r>
      <w:r>
        <w:t xml:space="preserve"> ‘God’s mercy is the salvation and grace granted by Christ’ (St. Athanasius).</w:t>
      </w:r>
    </w:p>
  </w:footnote>
  <w:footnote w:id="474">
    <w:p w14:paraId="2C2EB9DF" w14:textId="77777777" w:rsidR="007838C2" w:rsidRDefault="007838C2" w:rsidP="00BD5BBE">
      <w:pPr>
        <w:pStyle w:val="footnote"/>
      </w:pPr>
      <w:r>
        <w:rPr>
          <w:rStyle w:val="FootnoteReference"/>
        </w:rPr>
        <w:footnoteRef/>
      </w:r>
      <w:r>
        <w:t xml:space="preserve"> Son: </w:t>
      </w:r>
      <w:r w:rsidRPr="0090411D">
        <w:rPr>
          <w:i/>
        </w:rPr>
        <w:t>lit</w:t>
      </w:r>
      <w:r>
        <w:t>. ‘seed’. God will prepare the son of David to be the Messiah King.</w:t>
      </w:r>
    </w:p>
  </w:footnote>
  <w:footnote w:id="475">
    <w:p w14:paraId="0AA4687D" w14:textId="4D39510D" w:rsidR="007838C2" w:rsidRDefault="007838C2" w:rsidP="006D6CF8">
      <w:pPr>
        <w:pStyle w:val="footnote"/>
      </w:pPr>
      <w:r>
        <w:rPr>
          <w:rStyle w:val="FootnoteReference"/>
        </w:rPr>
        <w:footnoteRef/>
      </w:r>
      <w:r>
        <w:t xml:space="preserve"> [JS] Fr. Lazarus has, “for an eternal reign”</w:t>
      </w:r>
    </w:p>
  </w:footnote>
  <w:footnote w:id="476">
    <w:p w14:paraId="71813680" w14:textId="7D3BCF59" w:rsidR="007838C2" w:rsidRDefault="007838C2" w:rsidP="006D6CF8">
      <w:pPr>
        <w:pStyle w:val="footnote"/>
      </w:pPr>
      <w:r>
        <w:rPr>
          <w:rStyle w:val="FootnoteReference"/>
        </w:rPr>
        <w:footnoteRef/>
      </w:r>
      <w:r>
        <w:t xml:space="preserve"> [JS] Fr. Lazarus has, “for all generations.”</w:t>
      </w:r>
    </w:p>
  </w:footnote>
  <w:footnote w:id="477">
    <w:p w14:paraId="3E8CA221" w14:textId="7ED1052D" w:rsidR="007838C2" w:rsidRDefault="007838C2" w:rsidP="00962B09">
      <w:pPr>
        <w:pStyle w:val="footnote"/>
      </w:pPr>
      <w:r>
        <w:rPr>
          <w:rStyle w:val="FootnoteReference"/>
        </w:rPr>
        <w:footnoteRef/>
      </w:r>
      <w:r>
        <w:t xml:space="preserve"> [JS] in this case, most translations agree on “confess,” “acknowledge,” or “declare.” But Fr. Lazarus renders it “praise,” and it is the same word throught noted to mean something along the sense of “thankfully confess with praise,” which most translations render “give thanks” in most cases..</w:t>
      </w:r>
    </w:p>
  </w:footnote>
  <w:footnote w:id="478">
    <w:p w14:paraId="033CDC5C" w14:textId="2A3450CF" w:rsidR="007838C2" w:rsidRDefault="007838C2" w:rsidP="006D6CF8">
      <w:pPr>
        <w:pStyle w:val="footnote"/>
      </w:pPr>
      <w:r>
        <w:rPr>
          <w:rStyle w:val="FootnoteReference"/>
        </w:rPr>
        <w:footnoteRef/>
      </w:r>
      <w:r>
        <w:t xml:space="preserve"> [JS] literally, “an assembly of holy ones”</w:t>
      </w:r>
    </w:p>
  </w:footnote>
  <w:footnote w:id="479">
    <w:p w14:paraId="2A65B69B" w14:textId="51CE4DFD" w:rsidR="007838C2" w:rsidRDefault="007838C2" w:rsidP="003C363D">
      <w:pPr>
        <w:pStyle w:val="footnote"/>
      </w:pPr>
      <w:r>
        <w:rPr>
          <w:rStyle w:val="FootnoteReference"/>
        </w:rPr>
        <w:footnoteRef/>
      </w:r>
      <w:r>
        <w:t xml:space="preserve"> [</w:t>
      </w:r>
      <w:r w:rsidRPr="003C363D">
        <w:t>JS] Fr. Athanasius and Fr. Lazarus have, “above”</w:t>
      </w:r>
    </w:p>
  </w:footnote>
  <w:footnote w:id="480">
    <w:p w14:paraId="6F2C2B7E" w14:textId="7E83EAF6" w:rsidR="007838C2" w:rsidRDefault="007838C2" w:rsidP="00CC373E">
      <w:pPr>
        <w:pStyle w:val="footnote"/>
      </w:pPr>
      <w:r>
        <w:rPr>
          <w:rStyle w:val="FootnoteReference"/>
        </w:rPr>
        <w:footnoteRef/>
      </w:r>
      <w:r>
        <w:t xml:space="preserve"> [JS] OSB inserts “wind” here.</w:t>
      </w:r>
    </w:p>
  </w:footnote>
  <w:footnote w:id="481">
    <w:p w14:paraId="179D7A74" w14:textId="04A38D47" w:rsidR="007838C2" w:rsidRDefault="007838C2" w:rsidP="00BD5BBE">
      <w:pPr>
        <w:pStyle w:val="footnote"/>
      </w:pPr>
      <w:r>
        <w:rPr>
          <w:rStyle w:val="FootnoteReference"/>
        </w:rPr>
        <w:footnoteRef/>
      </w:r>
      <w:r>
        <w:t xml:space="preserve"> ‘This means the four parts of the globe: North means the land of the midnight sun; sea means the West’ (St. Athanasius). On the West of Palestine lies the Mediterranean sea, so the Bible calls the West the Sea.</w:t>
      </w:r>
    </w:p>
  </w:footnote>
  <w:footnote w:id="482">
    <w:p w14:paraId="1EEEE9FB" w14:textId="52125690" w:rsidR="007838C2" w:rsidRDefault="007838C2" w:rsidP="001626CD">
      <w:pPr>
        <w:pStyle w:val="footnote"/>
      </w:pPr>
      <w:r>
        <w:rPr>
          <w:rStyle w:val="FootnoteReference"/>
        </w:rPr>
        <w:footnoteRef/>
      </w:r>
      <w:r>
        <w:t xml:space="preserve"> [JS] Fr. Lazarus has, “will pave the way for Your presence”</w:t>
      </w:r>
    </w:p>
  </w:footnote>
  <w:footnote w:id="483">
    <w:p w14:paraId="6DF491B9" w14:textId="2435757B" w:rsidR="007838C2" w:rsidRDefault="007838C2" w:rsidP="001626CD">
      <w:pPr>
        <w:pStyle w:val="footnote"/>
      </w:pPr>
      <w:r>
        <w:rPr>
          <w:rStyle w:val="FootnoteReference"/>
        </w:rPr>
        <w:footnoteRef/>
      </w:r>
      <w:r>
        <w:t xml:space="preserve"> [JS] or “face”</w:t>
      </w:r>
    </w:p>
  </w:footnote>
  <w:footnote w:id="484">
    <w:p w14:paraId="1815409B" w14:textId="50184218" w:rsidR="007838C2" w:rsidRDefault="007838C2" w:rsidP="00B5373A">
      <w:pPr>
        <w:pStyle w:val="footnote"/>
      </w:pPr>
      <w:r>
        <w:rPr>
          <w:rStyle w:val="FootnoteReference"/>
        </w:rPr>
        <w:footnoteRef/>
      </w:r>
      <w:r>
        <w:t xml:space="preserve"> [JS] Fr. Lazrus has “we are raised to power”</w:t>
      </w:r>
    </w:p>
  </w:footnote>
  <w:footnote w:id="485">
    <w:p w14:paraId="0F6F70D6" w14:textId="1994D705" w:rsidR="007838C2" w:rsidRDefault="007838C2" w:rsidP="00BD5BBE">
      <w:pPr>
        <w:pStyle w:val="footnote"/>
      </w:pPr>
      <w:r>
        <w:rPr>
          <w:rStyle w:val="FootnoteReference"/>
        </w:rPr>
        <w:footnoteRef/>
      </w:r>
      <w:r>
        <w:t xml:space="preserve"> Cf. 2 Samuel 7:4-17; 1 Chron. 17:3-14.</w:t>
      </w:r>
    </w:p>
  </w:footnote>
  <w:footnote w:id="486">
    <w:p w14:paraId="4FF1211C" w14:textId="57A861DB" w:rsidR="007838C2" w:rsidRDefault="007838C2" w:rsidP="00962B09">
      <w:pPr>
        <w:pStyle w:val="footnote"/>
      </w:pPr>
      <w:r>
        <w:rPr>
          <w:rStyle w:val="FootnoteReference"/>
        </w:rPr>
        <w:footnoteRef/>
      </w:r>
      <w:r>
        <w:t xml:space="preserve"> [JS] or “lawlessness,” or “transgression</w:t>
      </w:r>
    </w:p>
  </w:footnote>
  <w:footnote w:id="487">
    <w:p w14:paraId="192FE4A3" w14:textId="102CEBCC" w:rsidR="007838C2" w:rsidRDefault="007838C2" w:rsidP="00D72FDC">
      <w:pPr>
        <w:pStyle w:val="footnote"/>
      </w:pPr>
      <w:r>
        <w:rPr>
          <w:rStyle w:val="FootnoteReference"/>
        </w:rPr>
        <w:footnoteRef/>
      </w:r>
      <w:r>
        <w:t xml:space="preserve"> [JS] Coptic has “faithfulness”. See Matins of Mesori 3</w:t>
      </w:r>
    </w:p>
  </w:footnote>
  <w:footnote w:id="488">
    <w:p w14:paraId="5008AA97" w14:textId="7C635360" w:rsidR="007838C2" w:rsidRDefault="007838C2" w:rsidP="00B5373A">
      <w:pPr>
        <w:pStyle w:val="footnote"/>
      </w:pPr>
      <w:r>
        <w:rPr>
          <w:rStyle w:val="FootnoteReference"/>
        </w:rPr>
        <w:footnoteRef/>
      </w:r>
      <w:r>
        <w:t xml:space="preserve"> [JS] literally, “his horn will be exalted”</w:t>
      </w:r>
    </w:p>
  </w:footnote>
  <w:footnote w:id="489">
    <w:p w14:paraId="2D768480" w14:textId="725D7BB3" w:rsidR="007838C2" w:rsidRDefault="007838C2" w:rsidP="00B5373A">
      <w:pPr>
        <w:pStyle w:val="footnote"/>
      </w:pPr>
      <w:r>
        <w:rPr>
          <w:rStyle w:val="FootnoteReference"/>
        </w:rPr>
        <w:footnoteRef/>
      </w:r>
      <w:r>
        <w:t xml:space="preserve"> [JS] Fr. Lazarus has, “I will extend his power over the sea”</w:t>
      </w:r>
    </w:p>
  </w:footnote>
  <w:footnote w:id="490">
    <w:p w14:paraId="41487A2A" w14:textId="014FBA23" w:rsidR="007838C2" w:rsidRDefault="007838C2" w:rsidP="00C544D6">
      <w:pPr>
        <w:pStyle w:val="footnote"/>
      </w:pPr>
      <w:r>
        <w:rPr>
          <w:rStyle w:val="FootnoteReference"/>
        </w:rPr>
        <w:footnoteRef/>
      </w:r>
      <w:r>
        <w:t xml:space="preserve"> </w:t>
      </w:r>
      <w:r w:rsidRPr="0090411D">
        <w:rPr>
          <w:i/>
        </w:rPr>
        <w:t>Firstborn</w:t>
      </w:r>
      <w:r>
        <w:t xml:space="preserve"> = Christ in David. Cf. Heb. 1:6; Rom. 8:29; Col. 1:13-18; Rev. 1:5; 3:14; Matt. 1:25; Exod. 4:22; Heb. 12:23.</w:t>
      </w:r>
    </w:p>
  </w:footnote>
  <w:footnote w:id="491">
    <w:p w14:paraId="73031B5F" w14:textId="4F21879A" w:rsidR="007838C2" w:rsidRDefault="007838C2" w:rsidP="00962B09">
      <w:pPr>
        <w:pStyle w:val="footnote"/>
      </w:pPr>
      <w:r>
        <w:rPr>
          <w:rStyle w:val="FootnoteReference"/>
        </w:rPr>
        <w:footnoteRef/>
      </w:r>
      <w:r>
        <w:t xml:space="preserve"> [JS] Fr. Lazarus renders this, “dynasty”</w:t>
      </w:r>
    </w:p>
  </w:footnote>
  <w:footnote w:id="492">
    <w:p w14:paraId="11323AA1" w14:textId="77777777" w:rsidR="007838C2" w:rsidRDefault="007838C2" w:rsidP="00C544D6">
      <w:pPr>
        <w:pStyle w:val="footnote"/>
      </w:pPr>
      <w:r>
        <w:rPr>
          <w:rStyle w:val="FootnoteReference"/>
        </w:rPr>
        <w:footnoteRef/>
      </w:r>
      <w:r>
        <w:t xml:space="preserve"> In Hebrew thought, truth, troth and fidelity are inseparable concepts. To be true is to be faithful. True life is the relationship of obedient and mutual love (Jn. 14:15; 15:10; Mk. 3:35).</w:t>
      </w:r>
    </w:p>
  </w:footnote>
  <w:footnote w:id="493">
    <w:p w14:paraId="1FBA801A" w14:textId="38FE3F54" w:rsidR="007838C2" w:rsidRDefault="007838C2" w:rsidP="00B5373A">
      <w:pPr>
        <w:pStyle w:val="footnote"/>
      </w:pPr>
      <w:r>
        <w:rPr>
          <w:rStyle w:val="FootnoteReference"/>
        </w:rPr>
        <w:footnoteRef/>
      </w:r>
      <w:r>
        <w:t xml:space="preserve"> [JS] or “in my holy place”</w:t>
      </w:r>
    </w:p>
  </w:footnote>
  <w:footnote w:id="494">
    <w:p w14:paraId="4C1D0FC5" w14:textId="77777777" w:rsidR="007838C2" w:rsidRDefault="007838C2" w:rsidP="00C544D6">
      <w:pPr>
        <w:pStyle w:val="footnote"/>
      </w:pPr>
      <w:r>
        <w:rPr>
          <w:rStyle w:val="FootnoteReference"/>
        </w:rPr>
        <w:footnoteRef/>
      </w:r>
      <w:r>
        <w:t xml:space="preserve"> Rev. 1:5; 3:14.</w:t>
      </w:r>
    </w:p>
  </w:footnote>
  <w:footnote w:id="495">
    <w:p w14:paraId="0B7D22CC" w14:textId="391FD3DE" w:rsidR="007838C2" w:rsidRDefault="007838C2" w:rsidP="00B5373A">
      <w:pPr>
        <w:pStyle w:val="footnote"/>
      </w:pPr>
      <w:r>
        <w:rPr>
          <w:rStyle w:val="FootnoteReference"/>
        </w:rPr>
        <w:footnoteRef/>
      </w:r>
      <w:r>
        <w:t xml:space="preserve"> [JS] “anointed”</w:t>
      </w:r>
    </w:p>
  </w:footnote>
  <w:footnote w:id="496">
    <w:p w14:paraId="2C6B21AE" w14:textId="0FBCD630" w:rsidR="007838C2" w:rsidRDefault="007838C2" w:rsidP="00B5373A">
      <w:pPr>
        <w:pStyle w:val="footnote"/>
      </w:pPr>
      <w:r>
        <w:rPr>
          <w:rStyle w:val="FootnoteReference"/>
        </w:rPr>
        <w:footnoteRef/>
      </w:r>
      <w:r>
        <w:t xml:space="preserve"> [JS] OSB has, “wherewith they scored the change of Your anointed.” NETS has, “with which they reproached what had been exchanged for your anointed.”</w:t>
      </w:r>
    </w:p>
  </w:footnote>
  <w:footnote w:id="497">
    <w:p w14:paraId="5FCDABAE" w14:textId="06014163" w:rsidR="007838C2" w:rsidRDefault="007838C2" w:rsidP="00B5373A">
      <w:pPr>
        <w:pStyle w:val="footnote"/>
      </w:pPr>
      <w:r>
        <w:rPr>
          <w:rStyle w:val="FootnoteReference"/>
        </w:rPr>
        <w:footnoteRef/>
      </w:r>
      <w:r>
        <w:t xml:space="preserve"> [JS] “So be it! So be it!” or “May it be! May it be!”</w:t>
      </w:r>
    </w:p>
  </w:footnote>
  <w:footnote w:id="498">
    <w:p w14:paraId="33FEA89E" w14:textId="6A510F2C" w:rsidR="007838C2" w:rsidRDefault="007838C2" w:rsidP="006236CC">
      <w:pPr>
        <w:pStyle w:val="footnote"/>
      </w:pPr>
      <w:r>
        <w:rPr>
          <w:rStyle w:val="FootnoteReference"/>
        </w:rPr>
        <w:footnoteRef/>
      </w:r>
      <w:r>
        <w:t xml:space="preserve"> [JS] or “expired”</w:t>
      </w:r>
    </w:p>
  </w:footnote>
  <w:footnote w:id="499">
    <w:p w14:paraId="11F2D9AD" w14:textId="77777777" w:rsidR="007838C2" w:rsidRDefault="007838C2" w:rsidP="00C544D6">
      <w:pPr>
        <w:pStyle w:val="footnote"/>
      </w:pPr>
      <w:r>
        <w:rPr>
          <w:rStyle w:val="FootnoteReference"/>
        </w:rPr>
        <w:footnoteRef/>
      </w:r>
      <w:r>
        <w:t xml:space="preserve"> From Egypt to the Promised Land was only a matter of days (Dt. 1:2), yet Israel wandered for 40 years and most of them died in the wilderness without entering it. So we today wander in the wilderness of unbelief and disobedience without entering by faith and love into the rest and resources of the Kingdom (Heb. 4; Num. 14:26-35).</w:t>
      </w:r>
    </w:p>
  </w:footnote>
  <w:footnote w:id="500">
    <w:p w14:paraId="7DBCCA76" w14:textId="0938027F" w:rsidR="007838C2" w:rsidRDefault="007838C2" w:rsidP="00DB082B">
      <w:pPr>
        <w:pStyle w:val="footnote"/>
      </w:pPr>
      <w:r>
        <w:rPr>
          <w:rStyle w:val="FootnoteReference"/>
        </w:rPr>
        <w:footnoteRef/>
      </w:r>
      <w:r>
        <w:t xml:space="preserve"> [JS] or “chastened”</w:t>
      </w:r>
    </w:p>
  </w:footnote>
  <w:footnote w:id="501">
    <w:p w14:paraId="2C9584E9" w14:textId="0BF57A67" w:rsidR="007838C2" w:rsidRDefault="007838C2" w:rsidP="00C544D6">
      <w:pPr>
        <w:pStyle w:val="footnote"/>
      </w:pPr>
      <w:r>
        <w:rPr>
          <w:rStyle w:val="FootnoteReference"/>
        </w:rPr>
        <w:footnoteRef/>
      </w:r>
      <w:r>
        <w:t xml:space="preserve"> Make known to me Christ the Wisdom and Power of God (1 Cor. 1:24), and make known to me Your Saints whose hearts are disciplined by Him (cf. St. Athanasius).</w:t>
      </w:r>
    </w:p>
  </w:footnote>
  <w:footnote w:id="502">
    <w:p w14:paraId="7F18A7EC" w14:textId="77777777" w:rsidR="007838C2" w:rsidRDefault="007838C2" w:rsidP="00C544D6">
      <w:pPr>
        <w:pStyle w:val="footnote"/>
      </w:pPr>
      <w:r>
        <w:rPr>
          <w:rStyle w:val="FootnoteReference"/>
        </w:rPr>
        <w:footnoteRef/>
      </w:r>
      <w:r>
        <w:t xml:space="preserve"> That is, in the Kingdom (1 Cor. 4:20).</w:t>
      </w:r>
    </w:p>
  </w:footnote>
  <w:footnote w:id="503">
    <w:p w14:paraId="6FEEFB4C" w14:textId="77777777" w:rsidR="007838C2" w:rsidRDefault="007838C2" w:rsidP="00C544D6">
      <w:pPr>
        <w:pStyle w:val="footnote"/>
      </w:pPr>
      <w:r>
        <w:rPr>
          <w:rStyle w:val="FootnoteReference"/>
        </w:rPr>
        <w:footnoteRef/>
      </w:r>
      <w:r>
        <w:t xml:space="preserve"> Verses 11 and 12 were quoted by Satan to tempt Christ (Matt. 4:6; Lk. 4:10).</w:t>
      </w:r>
    </w:p>
  </w:footnote>
  <w:footnote w:id="504">
    <w:p w14:paraId="48783A18" w14:textId="295C4491" w:rsidR="007838C2" w:rsidRDefault="007838C2" w:rsidP="00D72FDC">
      <w:pPr>
        <w:pStyle w:val="footnote"/>
      </w:pPr>
      <w:r>
        <w:rPr>
          <w:rStyle w:val="FootnoteReference"/>
        </w:rPr>
        <w:footnoteRef/>
      </w:r>
      <w:r>
        <w:t xml:space="preserve"> [JS] Coptic may mean “bruise” rather than “trample”</w:t>
      </w:r>
    </w:p>
  </w:footnote>
  <w:footnote w:id="505">
    <w:p w14:paraId="3E2B8879" w14:textId="77777777" w:rsidR="007838C2" w:rsidRDefault="007838C2" w:rsidP="00C544D6">
      <w:pPr>
        <w:pStyle w:val="footnote"/>
      </w:pPr>
      <w:r>
        <w:rPr>
          <w:rStyle w:val="FootnoteReference"/>
        </w:rPr>
        <w:footnoteRef/>
      </w:r>
      <w:r>
        <w:t xml:space="preserve"> dragon: </w:t>
      </w:r>
      <w:r w:rsidRPr="0090411D">
        <w:rPr>
          <w:i/>
        </w:rPr>
        <w:t>or</w:t>
      </w:r>
      <w:r>
        <w:t xml:space="preserve"> serpent.</w:t>
      </w:r>
    </w:p>
  </w:footnote>
  <w:footnote w:id="506">
    <w:p w14:paraId="26EABD4D" w14:textId="6258FE51" w:rsidR="007838C2" w:rsidRDefault="007838C2" w:rsidP="003E7D85">
      <w:pPr>
        <w:pStyle w:val="footnote"/>
      </w:pPr>
      <w:r>
        <w:rPr>
          <w:rStyle w:val="FootnoteReference"/>
        </w:rPr>
        <w:footnoteRef/>
      </w:r>
      <w:r>
        <w:t xml:space="preserve"> [JS] or “to give thanks to the Lord,” or “to thankfully confess the Lord with praise”</w:t>
      </w:r>
    </w:p>
  </w:footnote>
  <w:footnote w:id="507">
    <w:p w14:paraId="0718D3EE" w14:textId="7B8EE1BA" w:rsidR="007838C2" w:rsidRDefault="007838C2" w:rsidP="00B74D74">
      <w:pPr>
        <w:pStyle w:val="footnote"/>
      </w:pPr>
      <w:r>
        <w:rPr>
          <w:rStyle w:val="FootnoteReference"/>
        </w:rPr>
        <w:footnoteRef/>
      </w:r>
      <w:r>
        <w:t xml:space="preserve"> [JS] Or “ode”</w:t>
      </w:r>
    </w:p>
  </w:footnote>
  <w:footnote w:id="508">
    <w:p w14:paraId="4C277098" w14:textId="02C8A24D" w:rsidR="007838C2" w:rsidRDefault="007838C2" w:rsidP="00B74D74">
      <w:pPr>
        <w:pStyle w:val="footnote"/>
      </w:pPr>
      <w:r>
        <w:rPr>
          <w:rStyle w:val="FootnoteReference"/>
        </w:rPr>
        <w:footnoteRef/>
      </w:r>
      <w:r>
        <w:t xml:space="preserve"> [JS] or “forever and ever.”</w:t>
      </w:r>
    </w:p>
  </w:footnote>
  <w:footnote w:id="509">
    <w:p w14:paraId="3BE1818B" w14:textId="556FC717" w:rsidR="007838C2" w:rsidRDefault="007838C2" w:rsidP="00B74D74">
      <w:pPr>
        <w:pStyle w:val="footnote"/>
      </w:pPr>
      <w:r>
        <w:rPr>
          <w:rStyle w:val="FootnoteReference"/>
        </w:rPr>
        <w:footnoteRef/>
      </w:r>
      <w:r>
        <w:t xml:space="preserve"> [JS] literally, “And my horn will be exalted like a unicorn’s”</w:t>
      </w:r>
    </w:p>
  </w:footnote>
  <w:footnote w:id="510">
    <w:p w14:paraId="0EA8E9DE" w14:textId="575E16F4" w:rsidR="007838C2" w:rsidRDefault="007838C2" w:rsidP="00325B16">
      <w:pPr>
        <w:pStyle w:val="footnote"/>
      </w:pPr>
      <w:r>
        <w:rPr>
          <w:rStyle w:val="FootnoteReference"/>
        </w:rPr>
        <w:footnoteRef/>
      </w:r>
      <w:r>
        <w:t xml:space="preserve"> [JS] finest oil: or “thick oil”, i.e. “rich mercy”. To refresh: It is  literally just “and my old age with thick oil,” probably, “and my old age will be blessed with rich mercy.”</w:t>
      </w:r>
    </w:p>
  </w:footnote>
  <w:footnote w:id="511">
    <w:p w14:paraId="271F5928" w14:textId="77777777" w:rsidR="007838C2" w:rsidRDefault="007838C2" w:rsidP="00C544D6">
      <w:pPr>
        <w:pStyle w:val="footnote"/>
      </w:pPr>
      <w:r>
        <w:rPr>
          <w:rStyle w:val="FootnoteReference"/>
        </w:rPr>
        <w:footnoteRef/>
      </w:r>
      <w:r>
        <w:t xml:space="preserve"> House—Home, Family, Church, Kingdom: where God’s will is done (1 Tim. 3:15; Heb. 3:2-6; Lk. 2:49; Mt. 6:10).</w:t>
      </w:r>
    </w:p>
  </w:footnote>
  <w:footnote w:id="512">
    <w:p w14:paraId="646109EB" w14:textId="4D40DAE6" w:rsidR="007838C2" w:rsidRDefault="007838C2" w:rsidP="00325B16">
      <w:pPr>
        <w:pStyle w:val="footnote"/>
      </w:pPr>
      <w:r>
        <w:rPr>
          <w:rStyle w:val="FootnoteReference"/>
        </w:rPr>
        <w:footnoteRef/>
      </w:r>
      <w:r>
        <w:t xml:space="preserve"> [JS] literally “still increase”</w:t>
      </w:r>
    </w:p>
  </w:footnote>
  <w:footnote w:id="513">
    <w:p w14:paraId="5C5C66FF" w14:textId="1F74D241" w:rsidR="007838C2" w:rsidRDefault="007838C2" w:rsidP="00325B16">
      <w:pPr>
        <w:pStyle w:val="footnote"/>
      </w:pPr>
      <w:r>
        <w:rPr>
          <w:rStyle w:val="FootnoteReference"/>
        </w:rPr>
        <w:footnoteRef/>
      </w:r>
      <w:r>
        <w:t xml:space="preserve"> [JS] literally, “rich” or “prosperous”</w:t>
      </w:r>
    </w:p>
  </w:footnote>
  <w:footnote w:id="514">
    <w:p w14:paraId="78AC2D24" w14:textId="77777777" w:rsidR="007838C2" w:rsidRDefault="007838C2" w:rsidP="00C544D6">
      <w:pPr>
        <w:pStyle w:val="footnote"/>
      </w:pPr>
      <w:r>
        <w:rPr>
          <w:rStyle w:val="FootnoteReference"/>
        </w:rPr>
        <w:footnoteRef/>
      </w:r>
      <w:r>
        <w:t xml:space="preserve"> John 7:38.</w:t>
      </w:r>
    </w:p>
  </w:footnote>
  <w:footnote w:id="515">
    <w:p w14:paraId="65FE19C9" w14:textId="6CEBCB66" w:rsidR="007838C2" w:rsidRDefault="007838C2" w:rsidP="00BC5328">
      <w:pPr>
        <w:pStyle w:val="footnote"/>
      </w:pPr>
      <w:r>
        <w:rPr>
          <w:rStyle w:val="FootnoteReference"/>
        </w:rPr>
        <w:footnoteRef/>
      </w:r>
      <w:r>
        <w:t xml:space="preserve"> Coptic has “it” here, and “beauty” in place of majesty.</w:t>
      </w:r>
    </w:p>
  </w:footnote>
  <w:footnote w:id="516">
    <w:p w14:paraId="5CC1789B" w14:textId="24DCEA5C" w:rsidR="007838C2" w:rsidRDefault="007838C2" w:rsidP="00F96AD0">
      <w:pPr>
        <w:pStyle w:val="footnote"/>
      </w:pPr>
      <w:r>
        <w:rPr>
          <w:rStyle w:val="FootnoteReference"/>
        </w:rPr>
        <w:footnoteRef/>
      </w:r>
      <w:r>
        <w:t xml:space="preserve"> [JS] Found in Coptic, Vespers of the 5</w:t>
      </w:r>
      <w:r w:rsidRPr="00F96AD0">
        <w:rPr>
          <w:vertAlign w:val="superscript"/>
        </w:rPr>
        <w:t>th</w:t>
      </w:r>
      <w:r>
        <w:t xml:space="preserve"> Sunday at the end of the year</w:t>
      </w:r>
    </w:p>
  </w:footnote>
  <w:footnote w:id="517">
    <w:p w14:paraId="6ED6A617" w14:textId="771AAD68" w:rsidR="007838C2" w:rsidRDefault="007838C2" w:rsidP="00350BD4">
      <w:pPr>
        <w:pStyle w:val="footnote"/>
      </w:pPr>
      <w:r>
        <w:rPr>
          <w:rStyle w:val="FootnoteReference"/>
        </w:rPr>
        <w:footnoteRef/>
      </w:r>
      <w:r>
        <w:t xml:space="preserve"> [JS] or “forever”</w:t>
      </w:r>
    </w:p>
  </w:footnote>
  <w:footnote w:id="518">
    <w:p w14:paraId="004CC793" w14:textId="74A20F1B" w:rsidR="007838C2" w:rsidRDefault="007838C2" w:rsidP="00C544D6">
      <w:pPr>
        <w:pStyle w:val="footnote"/>
      </w:pPr>
      <w:r>
        <w:rPr>
          <w:rStyle w:val="FootnoteReference"/>
        </w:rPr>
        <w:footnoteRef/>
      </w:r>
      <w:r>
        <w:t xml:space="preserve"> justice: </w:t>
      </w:r>
      <w:r w:rsidRPr="0090411D">
        <w:rPr>
          <w:i/>
        </w:rPr>
        <w:t>or</w:t>
      </w:r>
      <w:r>
        <w:t xml:space="preserve"> vengeance. Vengeance left to God culminates in Christ’s Passion. Cf. Deut. 32:35; Heb. 10:30; Rom. 3:5; 12:19.</w:t>
      </w:r>
    </w:p>
  </w:footnote>
  <w:footnote w:id="519">
    <w:p w14:paraId="7B4C2DB0" w14:textId="39648656" w:rsidR="007838C2" w:rsidRDefault="007838C2" w:rsidP="0002098A">
      <w:pPr>
        <w:pStyle w:val="footnote"/>
      </w:pPr>
      <w:r>
        <w:rPr>
          <w:rStyle w:val="FootnoteReference"/>
        </w:rPr>
        <w:footnoteRef/>
      </w:r>
      <w:r>
        <w:t xml:space="preserve"> [JS] resident alien</w:t>
      </w:r>
    </w:p>
  </w:footnote>
  <w:footnote w:id="520">
    <w:p w14:paraId="1C9111DE" w14:textId="17A2009E" w:rsidR="007838C2" w:rsidRDefault="007838C2" w:rsidP="00C544D6">
      <w:pPr>
        <w:pStyle w:val="footnote"/>
      </w:pPr>
      <w:r>
        <w:rPr>
          <w:rStyle w:val="FootnoteReference"/>
        </w:rPr>
        <w:footnoteRef/>
      </w:r>
      <w:r>
        <w:t xml:space="preserve"> Cf. 1 Cor. 3:20, ‘The Lord knows the thoughts of the wise…’</w:t>
      </w:r>
    </w:p>
  </w:footnote>
  <w:footnote w:id="521">
    <w:p w14:paraId="63074263" w14:textId="3DCC4808" w:rsidR="007838C2" w:rsidRDefault="007838C2" w:rsidP="003E7D85">
      <w:pPr>
        <w:pStyle w:val="footnote"/>
      </w:pPr>
      <w:r>
        <w:rPr>
          <w:rStyle w:val="FootnoteReference"/>
        </w:rPr>
        <w:footnoteRef/>
      </w:r>
      <w:r>
        <w:t xml:space="preserve"> [JS] or “lawless,” or “the throne of iniquity”</w:t>
      </w:r>
    </w:p>
  </w:footnote>
  <w:footnote w:id="522">
    <w:p w14:paraId="31260F30" w14:textId="198F9DB4" w:rsidR="007838C2" w:rsidRDefault="007838C2" w:rsidP="000470D3">
      <w:pPr>
        <w:pStyle w:val="footnote"/>
      </w:pPr>
      <w:r>
        <w:rPr>
          <w:rStyle w:val="FootnoteReference"/>
        </w:rPr>
        <w:footnoteRef/>
      </w:r>
      <w:r>
        <w:t xml:space="preserve"> [JS] i.e. presence</w:t>
      </w:r>
    </w:p>
  </w:footnote>
  <w:footnote w:id="523">
    <w:p w14:paraId="3F261962" w14:textId="2EC29D9D" w:rsidR="007838C2" w:rsidRDefault="007838C2" w:rsidP="000470D3">
      <w:pPr>
        <w:pStyle w:val="footnote"/>
      </w:pPr>
      <w:r>
        <w:rPr>
          <w:rStyle w:val="FootnoteReference"/>
        </w:rPr>
        <w:footnoteRef/>
      </w:r>
      <w:r>
        <w:t xml:space="preserve"> [JS] or thanksgiving, as in “awknowledgment”. Perhaps, “let us enter His presence and thankfully confess Him,” or “praise”</w:t>
      </w:r>
    </w:p>
  </w:footnote>
  <w:footnote w:id="524">
    <w:p w14:paraId="27D55A36" w14:textId="056A9076" w:rsidR="007838C2" w:rsidRDefault="007838C2" w:rsidP="000470D3">
      <w:pPr>
        <w:pStyle w:val="footnote"/>
      </w:pPr>
      <w:r>
        <w:rPr>
          <w:rStyle w:val="FootnoteReference"/>
        </w:rPr>
        <w:footnoteRef/>
      </w:r>
      <w:r>
        <w:t xml:space="preserve"> [JS] or melody</w:t>
      </w:r>
    </w:p>
  </w:footnote>
  <w:footnote w:id="525">
    <w:p w14:paraId="6606F51D" w14:textId="294AC06E" w:rsidR="007838C2" w:rsidRDefault="007838C2" w:rsidP="002A2713">
      <w:pPr>
        <w:pStyle w:val="footnote"/>
      </w:pPr>
      <w:r>
        <w:rPr>
          <w:rStyle w:val="FootnoteReference"/>
        </w:rPr>
        <w:footnoteRef/>
      </w:r>
      <w:r>
        <w:t xml:space="preserve"> [JS] “do obeisance”</w:t>
      </w:r>
    </w:p>
  </w:footnote>
  <w:footnote w:id="526">
    <w:p w14:paraId="23B88AAA" w14:textId="4D5A6129" w:rsidR="007838C2" w:rsidRDefault="007838C2" w:rsidP="002A2713">
      <w:pPr>
        <w:pStyle w:val="footnote"/>
      </w:pPr>
      <w:r>
        <w:rPr>
          <w:rStyle w:val="FootnoteReference"/>
        </w:rPr>
        <w:footnoteRef/>
      </w:r>
      <w:r>
        <w:t xml:space="preserve"> [JS] “prostrate”</w:t>
      </w:r>
    </w:p>
  </w:footnote>
  <w:footnote w:id="527">
    <w:p w14:paraId="0242B10E" w14:textId="597B77DF" w:rsidR="007838C2" w:rsidRDefault="007838C2" w:rsidP="002A2713">
      <w:pPr>
        <w:pStyle w:val="footnote"/>
      </w:pPr>
      <w:r>
        <w:rPr>
          <w:rStyle w:val="FootnoteReference"/>
        </w:rPr>
        <w:footnoteRef/>
      </w:r>
      <w:r>
        <w:t xml:space="preserve"> [JS] OSB has, “Rebellion,” NETS has “embittering”</w:t>
      </w:r>
    </w:p>
  </w:footnote>
  <w:footnote w:id="528">
    <w:p w14:paraId="046745B9" w14:textId="77777777" w:rsidR="007838C2" w:rsidRDefault="007838C2" w:rsidP="00C544D6">
      <w:pPr>
        <w:pStyle w:val="footnote"/>
      </w:pPr>
      <w:r>
        <w:rPr>
          <w:rStyle w:val="FootnoteReference"/>
        </w:rPr>
        <w:footnoteRef/>
      </w:r>
      <w:r>
        <w:t xml:space="preserve"> Ex. 17:1-7.</w:t>
      </w:r>
    </w:p>
  </w:footnote>
  <w:footnote w:id="529">
    <w:p w14:paraId="64AAAD4A" w14:textId="25E6F9F0" w:rsidR="007838C2" w:rsidRDefault="007838C2" w:rsidP="002A2713">
      <w:pPr>
        <w:pStyle w:val="footnote"/>
      </w:pPr>
      <w:r>
        <w:rPr>
          <w:rStyle w:val="FootnoteReference"/>
        </w:rPr>
        <w:footnoteRef/>
      </w:r>
      <w:r>
        <w:t xml:space="preserve"> [JS] or “tempted”</w:t>
      </w:r>
    </w:p>
  </w:footnote>
  <w:footnote w:id="530">
    <w:p w14:paraId="08EA846E" w14:textId="77777777" w:rsidR="007838C2" w:rsidRDefault="007838C2" w:rsidP="00C544D6">
      <w:pPr>
        <w:pStyle w:val="footnote"/>
      </w:pPr>
      <w:r>
        <w:rPr>
          <w:rStyle w:val="FootnoteReference"/>
        </w:rPr>
        <w:footnoteRef/>
      </w:r>
      <w:r>
        <w:t xml:space="preserve"> Num. 14:32-34.</w:t>
      </w:r>
    </w:p>
  </w:footnote>
  <w:footnote w:id="531">
    <w:p w14:paraId="27E7289C" w14:textId="49B8D2B5" w:rsidR="007838C2" w:rsidRDefault="007838C2" w:rsidP="00C544D6">
      <w:pPr>
        <w:pStyle w:val="footnote"/>
      </w:pPr>
      <w:r>
        <w:rPr>
          <w:rStyle w:val="FootnoteReference"/>
        </w:rPr>
        <w:footnoteRef/>
      </w:r>
      <w:r>
        <w:t xml:space="preserve"> Cf. Heb.3:7-11; 4:10.</w:t>
      </w:r>
    </w:p>
  </w:footnote>
  <w:footnote w:id="532">
    <w:p w14:paraId="6A0DA86F" w14:textId="27B2622D" w:rsidR="007838C2" w:rsidRDefault="007838C2" w:rsidP="00C544D6">
      <w:pPr>
        <w:pStyle w:val="footnote"/>
      </w:pPr>
      <w:r>
        <w:rPr>
          <w:rStyle w:val="FootnoteReference"/>
        </w:rPr>
        <w:footnoteRef/>
      </w:r>
      <w:r>
        <w:t xml:space="preserve"> Cf. Deut. 32:17; 1 Cor. 10:20; Psalm 105:36-38; 1 Chron. 16:26.</w:t>
      </w:r>
    </w:p>
  </w:footnote>
  <w:footnote w:id="533">
    <w:p w14:paraId="20A46088" w14:textId="101D0C08" w:rsidR="007838C2" w:rsidRDefault="007838C2" w:rsidP="00363583">
      <w:pPr>
        <w:pStyle w:val="footnote"/>
      </w:pPr>
      <w:r>
        <w:rPr>
          <w:rStyle w:val="FootnoteReference"/>
        </w:rPr>
        <w:footnoteRef/>
      </w:r>
      <w:r>
        <w:t xml:space="preserve"> [JS] or “thanksgiving”, or “praise”. Really, “thankful confession with praise”.</w:t>
      </w:r>
    </w:p>
  </w:footnote>
  <w:footnote w:id="534">
    <w:p w14:paraId="4CE9E737" w14:textId="37ADED0C" w:rsidR="007838C2" w:rsidRDefault="007838C2" w:rsidP="00363583">
      <w:pPr>
        <w:pStyle w:val="footnote"/>
      </w:pPr>
      <w:r>
        <w:rPr>
          <w:rStyle w:val="FootnoteReference"/>
        </w:rPr>
        <w:footnoteRef/>
      </w:r>
      <w:r>
        <w:t xml:space="preserve"> [JS] literally, “holy place”</w:t>
      </w:r>
    </w:p>
  </w:footnote>
  <w:footnote w:id="535">
    <w:p w14:paraId="0D26CC38" w14:textId="563291CA" w:rsidR="007838C2" w:rsidRDefault="007838C2" w:rsidP="00363583">
      <w:pPr>
        <w:pStyle w:val="footnote"/>
      </w:pPr>
      <w:r>
        <w:rPr>
          <w:rStyle w:val="FootnoteReference"/>
        </w:rPr>
        <w:footnoteRef/>
      </w:r>
      <w:r>
        <w:t xml:space="preserve"> [JS] or, “sacrifices”</w:t>
      </w:r>
    </w:p>
  </w:footnote>
  <w:footnote w:id="536">
    <w:p w14:paraId="3B6D0020" w14:textId="12CB55F6" w:rsidR="007838C2" w:rsidRDefault="007838C2" w:rsidP="00363583">
      <w:pPr>
        <w:pStyle w:val="footnote"/>
      </w:pPr>
      <w:r>
        <w:rPr>
          <w:rStyle w:val="FootnoteReference"/>
        </w:rPr>
        <w:footnoteRef/>
      </w:r>
      <w:r>
        <w:t xml:space="preserve"> [JS] “do obeisance”</w:t>
      </w:r>
    </w:p>
  </w:footnote>
  <w:footnote w:id="537">
    <w:p w14:paraId="0223F21B" w14:textId="2545193C" w:rsidR="007838C2" w:rsidRDefault="007838C2" w:rsidP="00445570">
      <w:pPr>
        <w:pStyle w:val="footnote"/>
      </w:pPr>
      <w:r>
        <w:rPr>
          <w:rStyle w:val="FootnoteReference"/>
        </w:rPr>
        <w:footnoteRef/>
      </w:r>
      <w:r>
        <w:t xml:space="preserve"> [JS], manuscripts of the LXX existant today lack “from the Tree”. However, both the Coptic and Ethiopiac have it, and its authenticity is attested to by St. Justin Martyr, and St. Augustine. In general, the Coptic, while introducing another layer of translation, is a translation from an earlier form of the LXX than exists today. It seems that this phrase is authentic, but has been lost. The Coptic literally has, “from a Wood”.</w:t>
      </w:r>
    </w:p>
  </w:footnote>
  <w:footnote w:id="538">
    <w:p w14:paraId="717DF0F4" w14:textId="601B218D" w:rsidR="007838C2" w:rsidRDefault="007838C2" w:rsidP="00445570">
      <w:pPr>
        <w:pStyle w:val="footnote"/>
      </w:pPr>
      <w:r>
        <w:rPr>
          <w:rStyle w:val="FootnoteReference"/>
        </w:rPr>
        <w:footnoteRef/>
      </w:r>
      <w:r>
        <w:t xml:space="preserve"> [JS] literally, “set right the world”.</w:t>
      </w:r>
    </w:p>
  </w:footnote>
  <w:footnote w:id="539">
    <w:p w14:paraId="29039A45" w14:textId="77777777" w:rsidR="007838C2" w:rsidRDefault="007838C2" w:rsidP="00C544D6">
      <w:pPr>
        <w:pStyle w:val="footnote"/>
      </w:pPr>
      <w:r>
        <w:rPr>
          <w:rStyle w:val="FootnoteReference"/>
        </w:rPr>
        <w:footnoteRef/>
      </w:r>
      <w:r>
        <w:t xml:space="preserve"> i.e. Let the sea dance and roar in thunderous applause as the King of Glory appears. (This line is identical with 97:7a).</w:t>
      </w:r>
    </w:p>
  </w:footnote>
  <w:footnote w:id="540">
    <w:p w14:paraId="0578D96E" w14:textId="3735D823" w:rsidR="007838C2" w:rsidRDefault="007838C2" w:rsidP="00445570">
      <w:pPr>
        <w:pStyle w:val="footnote"/>
      </w:pPr>
      <w:r>
        <w:rPr>
          <w:rStyle w:val="FootnoteReference"/>
        </w:rPr>
        <w:footnoteRef/>
      </w:r>
      <w:r>
        <w:t xml:space="preserve"> [JS] or “exult.”</w:t>
      </w:r>
    </w:p>
  </w:footnote>
  <w:footnote w:id="541">
    <w:p w14:paraId="027E6C5C" w14:textId="07849C22" w:rsidR="007838C2" w:rsidRDefault="007838C2" w:rsidP="00445570">
      <w:pPr>
        <w:pStyle w:val="footnote"/>
      </w:pPr>
      <w:r>
        <w:rPr>
          <w:rStyle w:val="FootnoteReference"/>
        </w:rPr>
        <w:footnoteRef/>
      </w:r>
      <w:r>
        <w:t xml:space="preserve"> [JS] i.e. “the the presence of the Lord”</w:t>
      </w:r>
    </w:p>
  </w:footnote>
  <w:footnote w:id="542">
    <w:p w14:paraId="502B0E29" w14:textId="363AF83B" w:rsidR="007838C2" w:rsidRDefault="007838C2" w:rsidP="00AF055B">
      <w:pPr>
        <w:pStyle w:val="footnote"/>
      </w:pPr>
      <w:r>
        <w:rPr>
          <w:rStyle w:val="FootnoteReference"/>
        </w:rPr>
        <w:footnoteRef/>
      </w:r>
      <w:r>
        <w:t xml:space="preserve"> [JS] or “keep His throne straight.”</w:t>
      </w:r>
    </w:p>
  </w:footnote>
  <w:footnote w:id="543">
    <w:p w14:paraId="0A420AC8" w14:textId="0E9B7FA2" w:rsidR="007838C2" w:rsidRDefault="007838C2" w:rsidP="00C544D6">
      <w:pPr>
        <w:pStyle w:val="footnote"/>
      </w:pPr>
      <w:r>
        <w:rPr>
          <w:rStyle w:val="FootnoteReference"/>
        </w:rPr>
        <w:footnoteRef/>
      </w:r>
      <w:r>
        <w:t xml:space="preserve"> Cf. Pss. 32:5b; 84:10b. Rom. 1:19-21; 2 Cor. 4:6; Jn. 1:14; 6:40; 17:22-24.</w:t>
      </w:r>
    </w:p>
  </w:footnote>
  <w:footnote w:id="544">
    <w:p w14:paraId="7B92C494" w14:textId="3893728C" w:rsidR="007838C2" w:rsidRDefault="007838C2" w:rsidP="00AF055B">
      <w:pPr>
        <w:pStyle w:val="footnote"/>
      </w:pPr>
      <w:r>
        <w:rPr>
          <w:rStyle w:val="FootnoteReference"/>
        </w:rPr>
        <w:footnoteRef/>
      </w:r>
      <w:r>
        <w:t xml:space="preserve"> [JS] “do obeisance to”</w:t>
      </w:r>
    </w:p>
  </w:footnote>
  <w:footnote w:id="545">
    <w:p w14:paraId="3C69AEE3" w14:textId="2FCFF9DA" w:rsidR="007838C2" w:rsidRDefault="007838C2" w:rsidP="00AF055B">
      <w:pPr>
        <w:pStyle w:val="footnote"/>
      </w:pPr>
      <w:r>
        <w:rPr>
          <w:rStyle w:val="FootnoteReference"/>
        </w:rPr>
        <w:footnoteRef/>
      </w:r>
      <w:r>
        <w:t xml:space="preserve"> [JS] “do obeisance to”</w:t>
      </w:r>
    </w:p>
  </w:footnote>
  <w:footnote w:id="546">
    <w:p w14:paraId="7E0327B2" w14:textId="516E0233" w:rsidR="007838C2" w:rsidRDefault="007838C2" w:rsidP="00AF055B">
      <w:pPr>
        <w:pStyle w:val="footnote"/>
      </w:pPr>
      <w:r>
        <w:rPr>
          <w:rStyle w:val="FootnoteReference"/>
        </w:rPr>
        <w:footnoteRef/>
      </w:r>
      <w:r>
        <w:t xml:space="preserve"> [JS] Fr. Lazarus has “lives”</w:t>
      </w:r>
    </w:p>
  </w:footnote>
  <w:footnote w:id="547">
    <w:p w14:paraId="202D3E03" w14:textId="48C7AC7B" w:rsidR="007838C2" w:rsidRDefault="007838C2" w:rsidP="00AF055B">
      <w:pPr>
        <w:pStyle w:val="footnote"/>
      </w:pPr>
      <w:r>
        <w:rPr>
          <w:rStyle w:val="FootnoteReference"/>
        </w:rPr>
        <w:footnoteRef/>
      </w:r>
      <w:r>
        <w:t xml:space="preserve"> [JS] the word includes the concepts of confessing Him, thanking Him, and praising Him. “Thankfully confess with praise at the remembrance….”</w:t>
      </w:r>
    </w:p>
  </w:footnote>
  <w:footnote w:id="548">
    <w:p w14:paraId="22A45999" w14:textId="660B33F2" w:rsidR="007838C2" w:rsidRDefault="007838C2" w:rsidP="00C544D6">
      <w:pPr>
        <w:pStyle w:val="footnote"/>
      </w:pPr>
      <w:r>
        <w:rPr>
          <w:rStyle w:val="FootnoteReference"/>
        </w:rPr>
        <w:footnoteRef/>
      </w:r>
      <w:r>
        <w:t xml:space="preserve"> Christ was saved from corruption and rose from the dead by His own power and holiness;. </w:t>
      </w:r>
      <w:r w:rsidRPr="00A80C80">
        <w:rPr>
          <w:i/>
        </w:rPr>
        <w:t>Variant reading:</w:t>
      </w:r>
      <w:r>
        <w:t xml:space="preserve"> ‘have saved (men) for Him.’ [JS] Fr. Lazarua has “saved”.</w:t>
      </w:r>
    </w:p>
  </w:footnote>
  <w:footnote w:id="549">
    <w:p w14:paraId="160E0C3D" w14:textId="77777777" w:rsidR="007838C2" w:rsidRDefault="007838C2" w:rsidP="00C544D6">
      <w:pPr>
        <w:pStyle w:val="footnote"/>
      </w:pPr>
      <w:r>
        <w:rPr>
          <w:rStyle w:val="FootnoteReference"/>
        </w:rPr>
        <w:footnoteRef/>
      </w:r>
      <w:r>
        <w:t xml:space="preserve"> Rev. 4:6, Ezek. 1:5-10.</w:t>
      </w:r>
    </w:p>
  </w:footnote>
  <w:footnote w:id="550">
    <w:p w14:paraId="2C987C7D" w14:textId="7DA14E0E" w:rsidR="007838C2" w:rsidRDefault="007838C2" w:rsidP="006263C2">
      <w:pPr>
        <w:pStyle w:val="footnote"/>
      </w:pPr>
      <w:r>
        <w:rPr>
          <w:rStyle w:val="FootnoteReference"/>
        </w:rPr>
        <w:footnoteRef/>
      </w:r>
      <w:r>
        <w:t xml:space="preserve"> [JS] The word conveys both confessing Him and thanking or praising Him.</w:t>
      </w:r>
    </w:p>
  </w:footnote>
  <w:footnote w:id="551">
    <w:p w14:paraId="5846482D" w14:textId="3A662ECC" w:rsidR="007838C2" w:rsidRDefault="007838C2" w:rsidP="006263C2">
      <w:pPr>
        <w:pStyle w:val="footnote"/>
      </w:pPr>
      <w:r>
        <w:rPr>
          <w:rStyle w:val="FootnoteReference"/>
        </w:rPr>
        <w:footnoteRef/>
      </w:r>
      <w:r>
        <w:t xml:space="preserve"> [JS] Fr. Lazarus has “laws”</w:t>
      </w:r>
    </w:p>
  </w:footnote>
  <w:footnote w:id="552">
    <w:p w14:paraId="2FC019B3" w14:textId="70AAB5D0" w:rsidR="007838C2" w:rsidRDefault="007838C2" w:rsidP="006263C2">
      <w:pPr>
        <w:pStyle w:val="footnote"/>
      </w:pPr>
      <w:r>
        <w:rPr>
          <w:rStyle w:val="FootnoteReference"/>
        </w:rPr>
        <w:footnoteRef/>
      </w:r>
      <w:r>
        <w:t xml:space="preserve"> [JS] “do obeisance”, commonly rendered “worship”</w:t>
      </w:r>
    </w:p>
  </w:footnote>
  <w:footnote w:id="553">
    <w:p w14:paraId="7386C0B1" w14:textId="0080D811" w:rsidR="007838C2" w:rsidRDefault="007838C2" w:rsidP="004A1997">
      <w:pPr>
        <w:pStyle w:val="footnote"/>
      </w:pPr>
      <w:r>
        <w:rPr>
          <w:rStyle w:val="FootnoteReference"/>
        </w:rPr>
        <w:footnoteRef/>
      </w:r>
      <w:r>
        <w:t xml:space="preserve"> [JS] Fr. Lazarus has “correcting”</w:t>
      </w:r>
    </w:p>
  </w:footnote>
  <w:footnote w:id="554">
    <w:p w14:paraId="273EA178" w14:textId="4DFF2FD9" w:rsidR="007838C2" w:rsidRDefault="007838C2" w:rsidP="004A1997">
      <w:pPr>
        <w:pStyle w:val="footnote"/>
      </w:pPr>
      <w:r>
        <w:rPr>
          <w:rStyle w:val="FootnoteReference"/>
        </w:rPr>
        <w:footnoteRef/>
      </w:r>
      <w:r>
        <w:t xml:space="preserve"> [JS] “do obeisance” or “fall down”</w:t>
      </w:r>
    </w:p>
  </w:footnote>
  <w:footnote w:id="555">
    <w:p w14:paraId="6E38F9F7" w14:textId="307328EF" w:rsidR="007838C2" w:rsidRDefault="007838C2" w:rsidP="0016307C">
      <w:pPr>
        <w:pStyle w:val="footnote"/>
      </w:pPr>
      <w:r>
        <w:rPr>
          <w:rStyle w:val="FootnoteReference"/>
        </w:rPr>
        <w:footnoteRef/>
      </w:r>
      <w:r>
        <w:t xml:space="preserve"> [JS] as in “acknowledging”, or “thankfully confessing Him with praise”, not “confessing sins”</w:t>
      </w:r>
    </w:p>
  </w:footnote>
  <w:footnote w:id="556">
    <w:p w14:paraId="346D7C50" w14:textId="6DED6982" w:rsidR="007838C2" w:rsidRDefault="007838C2" w:rsidP="0016307C">
      <w:pPr>
        <w:pStyle w:val="footnote"/>
      </w:pPr>
      <w:r>
        <w:rPr>
          <w:rStyle w:val="FootnoteReference"/>
        </w:rPr>
        <w:footnoteRef/>
      </w:r>
      <w:r>
        <w:t xml:space="preserve"> [JS] or, “and not we Him”</w:t>
      </w:r>
    </w:p>
  </w:footnote>
  <w:footnote w:id="557">
    <w:p w14:paraId="14022FB6" w14:textId="4CE3B2A5" w:rsidR="007838C2" w:rsidRDefault="007838C2" w:rsidP="0016307C">
      <w:pPr>
        <w:pStyle w:val="footnote"/>
      </w:pPr>
      <w:r>
        <w:rPr>
          <w:rStyle w:val="FootnoteReference"/>
        </w:rPr>
        <w:footnoteRef/>
      </w:r>
      <w:r>
        <w:t xml:space="preserve"> [JS] not confession of sins, but confessing Him, with thanksgiving and praise.</w:t>
      </w:r>
    </w:p>
  </w:footnote>
  <w:footnote w:id="558">
    <w:p w14:paraId="74BE8AB4" w14:textId="15E7B0AD" w:rsidR="007838C2" w:rsidRDefault="007838C2" w:rsidP="00C050C7">
      <w:pPr>
        <w:pStyle w:val="footnote"/>
      </w:pPr>
      <w:r>
        <w:rPr>
          <w:rStyle w:val="FootnoteReference"/>
        </w:rPr>
        <w:footnoteRef/>
      </w:r>
      <w:r>
        <w:t xml:space="preserve"> [JS] or “do wrong,” or “the workers of iniquity”</w:t>
      </w:r>
    </w:p>
  </w:footnote>
  <w:footnote w:id="559">
    <w:p w14:paraId="4E28D6F6" w14:textId="75DDD646" w:rsidR="007838C2" w:rsidRDefault="007838C2" w:rsidP="00CD361B">
      <w:pPr>
        <w:pStyle w:val="footnote"/>
      </w:pPr>
      <w:r>
        <w:rPr>
          <w:rStyle w:val="FootnoteReference"/>
        </w:rPr>
        <w:footnoteRef/>
      </w:r>
      <w:r>
        <w:t xml:space="preserve"> [JS] or proud/haughty eyes.</w:t>
      </w:r>
    </w:p>
  </w:footnote>
  <w:footnote w:id="560">
    <w:p w14:paraId="33F848D7" w14:textId="77777777" w:rsidR="007838C2" w:rsidRDefault="007838C2" w:rsidP="00C544D6">
      <w:pPr>
        <w:pStyle w:val="footnote"/>
      </w:pPr>
      <w:r>
        <w:rPr>
          <w:rStyle w:val="FootnoteReference"/>
        </w:rPr>
        <w:footnoteRef/>
      </w:r>
      <w:r>
        <w:t xml:space="preserve"> Daily I pray for the lost. Sinners are slain by conversion into believers, saints, friends and lovers.</w:t>
      </w:r>
    </w:p>
  </w:footnote>
  <w:footnote w:id="561">
    <w:p w14:paraId="570F4149" w14:textId="77777777" w:rsidR="007838C2" w:rsidRDefault="007838C2" w:rsidP="00C544D6">
      <w:pPr>
        <w:pStyle w:val="footnote"/>
      </w:pPr>
      <w:r>
        <w:rPr>
          <w:rStyle w:val="FootnoteReference"/>
        </w:rPr>
        <w:footnoteRef/>
      </w:r>
      <w:r>
        <w:t xml:space="preserve"> Peter praised and confessed Christ, yet later he swore he did not know Him (Mt. 26:74; Mk. 14:71).</w:t>
      </w:r>
    </w:p>
  </w:footnote>
  <w:footnote w:id="562">
    <w:p w14:paraId="7F487DE9" w14:textId="1D877FA2" w:rsidR="007838C2" w:rsidRDefault="007838C2" w:rsidP="00C544D6">
      <w:pPr>
        <w:pStyle w:val="footnote"/>
      </w:pPr>
      <w:r>
        <w:rPr>
          <w:rStyle w:val="FootnoteReference"/>
        </w:rPr>
        <w:footnoteRef/>
      </w:r>
      <w:r>
        <w:t xml:space="preserve"> Cf. Ps. 38:7a.</w:t>
      </w:r>
    </w:p>
  </w:footnote>
  <w:footnote w:id="563">
    <w:p w14:paraId="1B133F2B" w14:textId="56FE4EC3" w:rsidR="007838C2" w:rsidRDefault="007838C2" w:rsidP="00C544D6">
      <w:pPr>
        <w:pStyle w:val="footnote"/>
      </w:pPr>
      <w:r>
        <w:rPr>
          <w:rStyle w:val="FootnoteReference"/>
        </w:rPr>
        <w:footnoteRef/>
      </w:r>
      <w:r>
        <w:t xml:space="preserve"> Though Zion is in ruins, to her servants every stone and even her dust is precious. ‘</w:t>
      </w:r>
      <w:r w:rsidRPr="00A80C80">
        <w:rPr>
          <w:i/>
        </w:rPr>
        <w:t>Stones</w:t>
      </w:r>
      <w:r>
        <w:t xml:space="preserve"> are believers in Christ (1 Pet. 2:5; Zac. 9:16), </w:t>
      </w:r>
      <w:r w:rsidRPr="00A80C80">
        <w:rPr>
          <w:i/>
        </w:rPr>
        <w:t>servants</w:t>
      </w:r>
      <w:r>
        <w:rPr>
          <w:i/>
        </w:rPr>
        <w:t xml:space="preserve"> </w:t>
      </w:r>
      <w:r>
        <w:t xml:space="preserve">are apostles, </w:t>
      </w:r>
      <w:r w:rsidRPr="00A80C80">
        <w:rPr>
          <w:i/>
        </w:rPr>
        <w:t>dust</w:t>
      </w:r>
      <w:r>
        <w:t xml:space="preserve"> is earthlings, unbelievers’ (St. Athanasius). Cf. Ps. 102:14.</w:t>
      </w:r>
    </w:p>
  </w:footnote>
  <w:footnote w:id="564">
    <w:p w14:paraId="4C6B2146" w14:textId="77777777" w:rsidR="007838C2" w:rsidRDefault="007838C2" w:rsidP="00C544D6">
      <w:pPr>
        <w:pStyle w:val="footnote"/>
      </w:pPr>
      <w:r>
        <w:rPr>
          <w:rStyle w:val="FootnoteReference"/>
        </w:rPr>
        <w:footnoteRef/>
      </w:r>
      <w:r>
        <w:t xml:space="preserve"> descendants: </w:t>
      </w:r>
      <w:r w:rsidRPr="00A80C80">
        <w:rPr>
          <w:i/>
        </w:rPr>
        <w:t>lit</w:t>
      </w:r>
      <w:r>
        <w:t>. seed. Verses 26-28 are quoted at Heb. 1:10-12; 13:8.</w:t>
      </w:r>
    </w:p>
  </w:footnote>
  <w:footnote w:id="565">
    <w:p w14:paraId="44E84D4D" w14:textId="77777777" w:rsidR="007838C2" w:rsidRDefault="007838C2" w:rsidP="00C544D6">
      <w:pPr>
        <w:pStyle w:val="footnote"/>
      </w:pPr>
      <w:r>
        <w:rPr>
          <w:rStyle w:val="FootnoteReference"/>
        </w:rPr>
        <w:footnoteRef/>
      </w:r>
      <w:r>
        <w:t xml:space="preserve"> ‘God is love’ (1 John 4:8,16).</w:t>
      </w:r>
    </w:p>
  </w:footnote>
  <w:footnote w:id="566">
    <w:p w14:paraId="169A7896" w14:textId="77777777" w:rsidR="007838C2" w:rsidRDefault="007838C2" w:rsidP="00C37403">
      <w:pPr>
        <w:pStyle w:val="footnote"/>
      </w:pPr>
      <w:r>
        <w:rPr>
          <w:rStyle w:val="FootnoteReference"/>
        </w:rPr>
        <w:footnoteRef/>
      </w:r>
      <w:r>
        <w:t xml:space="preserve"> [JS] NETS has “who is very conciliatory towards all your acts of lawlessness”</w:t>
      </w:r>
    </w:p>
  </w:footnote>
  <w:footnote w:id="567">
    <w:p w14:paraId="1EEA58C5" w14:textId="195647BB" w:rsidR="007838C2" w:rsidRDefault="007838C2" w:rsidP="00C544D6">
      <w:pPr>
        <w:pStyle w:val="footnote"/>
      </w:pPr>
      <w:r>
        <w:rPr>
          <w:rStyle w:val="FootnoteReference"/>
        </w:rPr>
        <w:footnoteRef/>
      </w:r>
      <w:r>
        <w:t xml:space="preserve"> Cf. Ps. 147:8.</w:t>
      </w:r>
    </w:p>
  </w:footnote>
  <w:footnote w:id="568">
    <w:p w14:paraId="10DD3F1E" w14:textId="3BA67187" w:rsidR="007838C2" w:rsidRDefault="007838C2" w:rsidP="00B513C1">
      <w:pPr>
        <w:pStyle w:val="footnote"/>
      </w:pPr>
      <w:r>
        <w:rPr>
          <w:rStyle w:val="FootnoteReference"/>
        </w:rPr>
        <w:footnoteRef/>
      </w:r>
      <w:r>
        <w:t xml:space="preserve"> [JS] or “long-suffering”</w:t>
      </w:r>
    </w:p>
  </w:footnote>
  <w:footnote w:id="569">
    <w:p w14:paraId="3C4F2E7D" w14:textId="704C8BBC" w:rsidR="007838C2" w:rsidRDefault="007838C2" w:rsidP="001566BD">
      <w:pPr>
        <w:pStyle w:val="footnote"/>
      </w:pPr>
      <w:r>
        <w:rPr>
          <w:rStyle w:val="FootnoteReference"/>
        </w:rPr>
        <w:footnoteRef/>
      </w:r>
      <w:r>
        <w:t xml:space="preserve"> [JS] or “transgressions”</w:t>
      </w:r>
    </w:p>
  </w:footnote>
  <w:footnote w:id="570">
    <w:p w14:paraId="1F5C3038" w14:textId="77777777" w:rsidR="007838C2" w:rsidRDefault="007838C2" w:rsidP="00C544D6">
      <w:pPr>
        <w:pStyle w:val="footnote"/>
      </w:pPr>
      <w:r>
        <w:rPr>
          <w:rStyle w:val="FootnoteReference"/>
        </w:rPr>
        <w:footnoteRef/>
      </w:r>
      <w:r>
        <w:t xml:space="preserve"> East and West intersecting heaven and earth forms the Cross to which our sins were nailed (Col. 1:20; 2:14).</w:t>
      </w:r>
    </w:p>
  </w:footnote>
  <w:footnote w:id="571">
    <w:p w14:paraId="091111BB" w14:textId="79454437" w:rsidR="007838C2" w:rsidRDefault="007838C2" w:rsidP="00417F44">
      <w:pPr>
        <w:pStyle w:val="footnote"/>
      </w:pPr>
      <w:r>
        <w:rPr>
          <w:rStyle w:val="FootnoteReference"/>
        </w:rPr>
        <w:footnoteRef/>
      </w:r>
      <w:r>
        <w:t xml:space="preserve"> [JS] wind, or breath, spirit. The analogy is to “as the spirit passes from man, and he does not exist.”</w:t>
      </w:r>
    </w:p>
  </w:footnote>
  <w:footnote w:id="572">
    <w:p w14:paraId="2EB2A618" w14:textId="77777777" w:rsidR="007838C2" w:rsidRDefault="007838C2" w:rsidP="00C544D6">
      <w:pPr>
        <w:pStyle w:val="footnote"/>
      </w:pPr>
      <w:r>
        <w:rPr>
          <w:rStyle w:val="FootnoteReference"/>
        </w:rPr>
        <w:footnoteRef/>
      </w:r>
      <w:r>
        <w:t xml:space="preserve"> embraces all: </w:t>
      </w:r>
      <w:r w:rsidRPr="00A80C80">
        <w:rPr>
          <w:i/>
        </w:rPr>
        <w:t>or</w:t>
      </w:r>
      <w:r>
        <w:t>, ‘rules over all.’</w:t>
      </w:r>
    </w:p>
  </w:footnote>
  <w:footnote w:id="573">
    <w:p w14:paraId="74ECADBE" w14:textId="66332B8C" w:rsidR="007838C2" w:rsidRDefault="007838C2" w:rsidP="00342E73">
      <w:pPr>
        <w:pStyle w:val="footnote"/>
      </w:pPr>
      <w:r>
        <w:rPr>
          <w:rStyle w:val="FootnoteReference"/>
        </w:rPr>
        <w:footnoteRef/>
      </w:r>
      <w:r>
        <w:t xml:space="preserve"> [JS] Fr. Lazarus has “very great”</w:t>
      </w:r>
    </w:p>
  </w:footnote>
  <w:footnote w:id="574">
    <w:p w14:paraId="4F7FE92C" w14:textId="411FA40A" w:rsidR="007838C2" w:rsidRDefault="007838C2" w:rsidP="00342E73">
      <w:pPr>
        <w:pStyle w:val="footnote"/>
      </w:pPr>
      <w:r>
        <w:rPr>
          <w:rStyle w:val="FootnoteReference"/>
        </w:rPr>
        <w:footnoteRef/>
      </w:r>
      <w:r>
        <w:t xml:space="preserve"> [JS] or “thanksgiving,” or “thankful confession with praise”</w:t>
      </w:r>
    </w:p>
  </w:footnote>
  <w:footnote w:id="575">
    <w:p w14:paraId="169AA0B7" w14:textId="592F3FAF" w:rsidR="007838C2" w:rsidRDefault="007838C2" w:rsidP="00C544D6">
      <w:pPr>
        <w:pStyle w:val="footnote"/>
      </w:pPr>
      <w:r>
        <w:rPr>
          <w:rStyle w:val="FootnoteReference"/>
        </w:rPr>
        <w:footnoteRef/>
      </w:r>
      <w:r>
        <w:t xml:space="preserve"> He Whose hands stretch out the sky like a skin now stretches out His healing hands on the cross to draw all to Himself (cf. Is. 45:12; 65:2; Rom. 10:21; Jn. 12:32; 21:18: Acts 4:30; 1 Pet. 2:24).</w:t>
      </w:r>
    </w:p>
  </w:footnote>
  <w:footnote w:id="576">
    <w:p w14:paraId="6BB1365A" w14:textId="27497F37" w:rsidR="007838C2" w:rsidRDefault="007838C2" w:rsidP="00342E73">
      <w:pPr>
        <w:pStyle w:val="footnote"/>
      </w:pPr>
      <w:r>
        <w:rPr>
          <w:rStyle w:val="FootnoteReference"/>
        </w:rPr>
        <w:footnoteRef/>
      </w:r>
      <w:r>
        <w:t xml:space="preserve"> [JS] or “makes the clouds His chariot”</w:t>
      </w:r>
    </w:p>
  </w:footnote>
  <w:footnote w:id="577">
    <w:p w14:paraId="62DF6E81" w14:textId="51054D24" w:rsidR="007838C2" w:rsidRDefault="007838C2" w:rsidP="00342E73">
      <w:pPr>
        <w:pStyle w:val="footnote"/>
      </w:pPr>
      <w:r>
        <w:rPr>
          <w:rStyle w:val="FootnoteReference"/>
        </w:rPr>
        <w:footnoteRef/>
      </w:r>
      <w:r>
        <w:t xml:space="preserve"> [JS] or “messengers”</w:t>
      </w:r>
    </w:p>
  </w:footnote>
  <w:footnote w:id="578">
    <w:p w14:paraId="168D3C90" w14:textId="7FDCEE0D" w:rsidR="007838C2" w:rsidRDefault="007838C2" w:rsidP="00342E73">
      <w:pPr>
        <w:pStyle w:val="footnote"/>
      </w:pPr>
      <w:r>
        <w:rPr>
          <w:rStyle w:val="FootnoteReference"/>
        </w:rPr>
        <w:footnoteRef/>
      </w:r>
      <w:r>
        <w:t xml:space="preserve"> [JS] Fr. Lazarus has “servants”</w:t>
      </w:r>
    </w:p>
  </w:footnote>
  <w:footnote w:id="579">
    <w:p w14:paraId="45145696" w14:textId="77777777" w:rsidR="007838C2" w:rsidRDefault="007838C2" w:rsidP="00C544D6">
      <w:pPr>
        <w:pStyle w:val="footnote"/>
      </w:pPr>
      <w:r>
        <w:rPr>
          <w:rStyle w:val="FootnoteReference"/>
        </w:rPr>
        <w:footnoteRef/>
      </w:r>
      <w:r>
        <w:t xml:space="preserve"> Heb. 1:7; Ezek. 1:14; 2 Esdras 8:22.</w:t>
      </w:r>
    </w:p>
  </w:footnote>
  <w:footnote w:id="580">
    <w:p w14:paraId="0185F645" w14:textId="47FC8356" w:rsidR="007838C2" w:rsidRDefault="007838C2" w:rsidP="00342E73">
      <w:pPr>
        <w:pStyle w:val="footnote"/>
      </w:pPr>
      <w:r>
        <w:rPr>
          <w:rStyle w:val="FootnoteReference"/>
        </w:rPr>
        <w:footnoteRef/>
      </w:r>
      <w:r>
        <w:t xml:space="preserve"> [JS] Fr. Lazarus has “axis”</w:t>
      </w:r>
    </w:p>
  </w:footnote>
  <w:footnote w:id="581">
    <w:p w14:paraId="62442F76" w14:textId="4CE61300" w:rsidR="007838C2" w:rsidRDefault="007838C2" w:rsidP="00342E73">
      <w:pPr>
        <w:pStyle w:val="footnote"/>
      </w:pPr>
      <w:r>
        <w:rPr>
          <w:rStyle w:val="FootnoteReference"/>
        </w:rPr>
        <w:footnoteRef/>
      </w:r>
      <w:r>
        <w:t xml:space="preserve"> [JS] Fr. Lazarus has “wander”. NETS has “be tilted”</w:t>
      </w:r>
    </w:p>
  </w:footnote>
  <w:footnote w:id="582">
    <w:p w14:paraId="1733D904" w14:textId="3B68C5C6" w:rsidR="007838C2" w:rsidRDefault="007838C2" w:rsidP="006A0F54">
      <w:pPr>
        <w:pStyle w:val="footnote"/>
      </w:pPr>
      <w:r>
        <w:rPr>
          <w:rStyle w:val="FootnoteReference"/>
        </w:rPr>
        <w:footnoteRef/>
      </w:r>
      <w:r>
        <w:t xml:space="preserve"> [JS] literally, “founded”</w:t>
      </w:r>
    </w:p>
  </w:footnote>
  <w:footnote w:id="583">
    <w:p w14:paraId="2075EA79" w14:textId="5E6B474F" w:rsidR="007838C2" w:rsidRDefault="007838C2" w:rsidP="006A0F54">
      <w:pPr>
        <w:pStyle w:val="footnote"/>
      </w:pPr>
      <w:r>
        <w:rPr>
          <w:rStyle w:val="FootnoteReference"/>
        </w:rPr>
        <w:footnoteRef/>
      </w:r>
      <w:r>
        <w:t xml:space="preserve"> [JS] or “takes the lead among them”</w:t>
      </w:r>
    </w:p>
  </w:footnote>
  <w:footnote w:id="584">
    <w:p w14:paraId="28E7BE34" w14:textId="16676F65" w:rsidR="007838C2" w:rsidRDefault="007838C2" w:rsidP="001566BD">
      <w:pPr>
        <w:pStyle w:val="footnote"/>
      </w:pPr>
      <w:r>
        <w:rPr>
          <w:rStyle w:val="FootnoteReference"/>
        </w:rPr>
        <w:footnoteRef/>
      </w:r>
      <w:r>
        <w:t xml:space="preserve"> [JS] or “serpent”</w:t>
      </w:r>
    </w:p>
  </w:footnote>
  <w:footnote w:id="585">
    <w:p w14:paraId="11DE9B53" w14:textId="0A5609C6" w:rsidR="007838C2" w:rsidRDefault="007838C2" w:rsidP="00915FD3">
      <w:pPr>
        <w:pStyle w:val="footnote"/>
      </w:pPr>
      <w:r>
        <w:rPr>
          <w:rStyle w:val="FootnoteReference"/>
        </w:rPr>
        <w:footnoteRef/>
      </w:r>
      <w:r>
        <w:t xml:space="preserve"> [JS] or, “the universe”</w:t>
      </w:r>
    </w:p>
  </w:footnote>
  <w:footnote w:id="586">
    <w:p w14:paraId="74093DC5" w14:textId="1E09F0AA" w:rsidR="007838C2" w:rsidRDefault="007838C2" w:rsidP="00915FD3">
      <w:pPr>
        <w:pStyle w:val="footnote"/>
      </w:pPr>
      <w:r>
        <w:rPr>
          <w:rStyle w:val="FootnoteReference"/>
        </w:rPr>
        <w:footnoteRef/>
      </w:r>
      <w:r>
        <w:t xml:space="preserve"> [JS] or, “breath”</w:t>
      </w:r>
    </w:p>
  </w:footnote>
  <w:footnote w:id="587">
    <w:p w14:paraId="7147B16E" w14:textId="621A8A9E" w:rsidR="007838C2" w:rsidRDefault="007838C2" w:rsidP="001566BD">
      <w:pPr>
        <w:pStyle w:val="footnote"/>
      </w:pPr>
      <w:r>
        <w:rPr>
          <w:rStyle w:val="FootnoteReference"/>
        </w:rPr>
        <w:footnoteRef/>
      </w:r>
      <w:r>
        <w:t xml:space="preserve"> [JS] Fr. Lazarus has, “meditation”</w:t>
      </w:r>
    </w:p>
  </w:footnote>
  <w:footnote w:id="588">
    <w:p w14:paraId="384A849F" w14:textId="641C79E3" w:rsidR="007838C2" w:rsidRDefault="007838C2" w:rsidP="00C544D6">
      <w:pPr>
        <w:pStyle w:val="footnote"/>
      </w:pPr>
      <w:r>
        <w:rPr>
          <w:rStyle w:val="FootnoteReference"/>
        </w:rPr>
        <w:footnoteRef/>
      </w:r>
      <w:r>
        <w:t xml:space="preserve"> Much of Psalm 104 occurs almost verbatim in 1 Chron. 16:8-22 (cf. vv. 7:36).</w:t>
      </w:r>
    </w:p>
  </w:footnote>
  <w:footnote w:id="589">
    <w:p w14:paraId="3905FF41" w14:textId="613F8D2E" w:rsidR="007838C2" w:rsidRDefault="007838C2" w:rsidP="00321F6F">
      <w:pPr>
        <w:pStyle w:val="footnote"/>
      </w:pPr>
      <w:r>
        <w:rPr>
          <w:rStyle w:val="FootnoteReference"/>
        </w:rPr>
        <w:footnoteRef/>
      </w:r>
      <w:r>
        <w:t xml:space="preserve"> [JS] or “give thanks to”. “Thankfully confess with praise”</w:t>
      </w:r>
    </w:p>
  </w:footnote>
  <w:footnote w:id="590">
    <w:p w14:paraId="01463307" w14:textId="64E551BC" w:rsidR="007838C2" w:rsidRDefault="007838C2" w:rsidP="00321F6F">
      <w:pPr>
        <w:pStyle w:val="footnote"/>
      </w:pPr>
      <w:r>
        <w:rPr>
          <w:rStyle w:val="FootnoteReference"/>
        </w:rPr>
        <w:footnoteRef/>
      </w:r>
      <w:r>
        <w:t xml:space="preserve"> [JS] or “make music to”</w:t>
      </w:r>
    </w:p>
  </w:footnote>
  <w:footnote w:id="591">
    <w:p w14:paraId="2B9E23B4" w14:textId="03FD2FE2" w:rsidR="007838C2" w:rsidRDefault="007838C2" w:rsidP="00321F6F">
      <w:pPr>
        <w:pStyle w:val="footnote"/>
      </w:pPr>
      <w:r>
        <w:rPr>
          <w:rStyle w:val="FootnoteReference"/>
        </w:rPr>
        <w:footnoteRef/>
      </w:r>
      <w:r>
        <w:t xml:space="preserve"> [JS] i.e. presence</w:t>
      </w:r>
    </w:p>
  </w:footnote>
  <w:footnote w:id="592">
    <w:p w14:paraId="2E47F8D1" w14:textId="0F7E414C" w:rsidR="007838C2" w:rsidRDefault="007838C2" w:rsidP="00F60F42">
      <w:pPr>
        <w:pStyle w:val="footnote"/>
      </w:pPr>
      <w:r>
        <w:rPr>
          <w:rStyle w:val="FootnoteReference"/>
        </w:rPr>
        <w:footnoteRef/>
      </w:r>
      <w:r>
        <w:t xml:space="preserve"> [JS] [] From Fr. Athanasius’ translation from the Coptic. See Mesori 28. However, other quotes of this Psalm in the Copitc lectionary lack this.</w:t>
      </w:r>
    </w:p>
  </w:footnote>
  <w:footnote w:id="593">
    <w:p w14:paraId="661C891F" w14:textId="3A70284B" w:rsidR="007838C2" w:rsidRDefault="007838C2" w:rsidP="00321F6F">
      <w:pPr>
        <w:pStyle w:val="footnote"/>
      </w:pPr>
      <w:r>
        <w:rPr>
          <w:rStyle w:val="FootnoteReference"/>
        </w:rPr>
        <w:footnoteRef/>
      </w:r>
      <w:r>
        <w:t xml:space="preserve"> [JS] literally, “seed”</w:t>
      </w:r>
    </w:p>
  </w:footnote>
  <w:footnote w:id="594">
    <w:p w14:paraId="329D8569" w14:textId="5DC45E53" w:rsidR="007838C2" w:rsidRDefault="007838C2" w:rsidP="00321F6F">
      <w:pPr>
        <w:pStyle w:val="footnote"/>
      </w:pPr>
      <w:r>
        <w:rPr>
          <w:rStyle w:val="FootnoteReference"/>
        </w:rPr>
        <w:footnoteRef/>
      </w:r>
      <w:r>
        <w:t xml:space="preserve"> [JS] literally, “He remembered His covenant forever”</w:t>
      </w:r>
    </w:p>
  </w:footnote>
  <w:footnote w:id="595">
    <w:p w14:paraId="6010B733" w14:textId="6B64E095" w:rsidR="007838C2" w:rsidRDefault="007838C2" w:rsidP="00321F6F">
      <w:pPr>
        <w:pStyle w:val="footnote"/>
      </w:pPr>
      <w:r>
        <w:rPr>
          <w:rStyle w:val="FootnoteReference"/>
        </w:rPr>
        <w:footnoteRef/>
      </w:r>
      <w:r>
        <w:t xml:space="preserve"> [JS] i.e. the covenant</w:t>
      </w:r>
    </w:p>
  </w:footnote>
  <w:footnote w:id="596">
    <w:p w14:paraId="301BA381" w14:textId="3C68C9E1" w:rsidR="007838C2" w:rsidRDefault="007838C2" w:rsidP="00280E2D">
      <w:pPr>
        <w:pStyle w:val="footnote"/>
      </w:pPr>
      <w:r>
        <w:rPr>
          <w:rStyle w:val="FootnoteReference"/>
        </w:rPr>
        <w:footnoteRef/>
      </w:r>
      <w:r>
        <w:t xml:space="preserve"> [JS] or foreigners, resident aliens.</w:t>
      </w:r>
    </w:p>
  </w:footnote>
  <w:footnote w:id="597">
    <w:p w14:paraId="1DCE9038" w14:textId="77777777" w:rsidR="007838C2" w:rsidRDefault="007838C2" w:rsidP="00C544D6">
      <w:pPr>
        <w:pStyle w:val="footnote"/>
      </w:pPr>
      <w:r>
        <w:rPr>
          <w:rStyle w:val="FootnoteReference"/>
        </w:rPr>
        <w:footnoteRef/>
      </w:r>
      <w:r>
        <w:t xml:space="preserve"> ‘You have an anointing from the Holy One’ (1 Jn. 2:20; Ex. 19:6; Is. 61:6; Rev. 1:6; 1 Pet. 2:5-9). </w:t>
      </w:r>
      <w:r w:rsidRPr="00A80C80">
        <w:rPr>
          <w:i/>
        </w:rPr>
        <w:t>Lit</w:t>
      </w:r>
      <w:r>
        <w:t>. ‘Touch not My Christs.’</w:t>
      </w:r>
    </w:p>
  </w:footnote>
  <w:footnote w:id="598">
    <w:p w14:paraId="187F80A0" w14:textId="77777777" w:rsidR="007838C2" w:rsidRDefault="007838C2" w:rsidP="00C544D6">
      <w:pPr>
        <w:pStyle w:val="footnote"/>
      </w:pPr>
      <w:r>
        <w:rPr>
          <w:rStyle w:val="FootnoteReference"/>
        </w:rPr>
        <w:footnoteRef/>
      </w:r>
      <w:r>
        <w:t xml:space="preserve"> caterpillars: larva of the locust.</w:t>
      </w:r>
    </w:p>
  </w:footnote>
  <w:footnote w:id="599">
    <w:p w14:paraId="6E762A27" w14:textId="77777777" w:rsidR="007838C2" w:rsidRDefault="007838C2" w:rsidP="00C544D6">
      <w:pPr>
        <w:pStyle w:val="footnote"/>
      </w:pPr>
      <w:r>
        <w:rPr>
          <w:rStyle w:val="FootnoteReference"/>
        </w:rPr>
        <w:footnoteRef/>
      </w:r>
      <w:r>
        <w:t xml:space="preserve"> Ex. 16:12-15; Jn. 6:31-35.</w:t>
      </w:r>
    </w:p>
  </w:footnote>
  <w:footnote w:id="600">
    <w:p w14:paraId="49AE41C2" w14:textId="50246779" w:rsidR="007838C2" w:rsidRDefault="007838C2" w:rsidP="00E46516">
      <w:pPr>
        <w:pStyle w:val="footnote"/>
      </w:pPr>
      <w:r>
        <w:rPr>
          <w:rStyle w:val="FootnoteReference"/>
        </w:rPr>
        <w:footnoteRef/>
      </w:r>
      <w:r>
        <w:t xml:space="preserve"> [JS] or “promise”</w:t>
      </w:r>
    </w:p>
  </w:footnote>
  <w:footnote w:id="601">
    <w:p w14:paraId="463C0491" w14:textId="77777777" w:rsidR="007838C2" w:rsidRDefault="007838C2" w:rsidP="00C544D6">
      <w:pPr>
        <w:pStyle w:val="footnote"/>
      </w:pPr>
      <w:r>
        <w:rPr>
          <w:rStyle w:val="FootnoteReference"/>
        </w:rPr>
        <w:footnoteRef/>
      </w:r>
      <w:r>
        <w:t xml:space="preserve"> Gen. 15:14.</w:t>
      </w:r>
    </w:p>
  </w:footnote>
  <w:footnote w:id="602">
    <w:p w14:paraId="078805D2" w14:textId="5FA9820B" w:rsidR="007838C2" w:rsidRDefault="007838C2" w:rsidP="00C544D6">
      <w:pPr>
        <w:pStyle w:val="footnote"/>
      </w:pPr>
      <w:r>
        <w:rPr>
          <w:rStyle w:val="FootnoteReference"/>
        </w:rPr>
        <w:footnoteRef/>
      </w:r>
      <w:r>
        <w:t xml:space="preserve"> Law (Torah) meant scripture. ‘Torah planted in our midst eternal life’ says the Jewish Prayer Book. Study of the Law was the centre of Jewish life (cf. Jn. 5:39).</w:t>
      </w:r>
    </w:p>
  </w:footnote>
  <w:footnote w:id="603">
    <w:p w14:paraId="6557E8C2" w14:textId="00E953DA" w:rsidR="007838C2" w:rsidRDefault="007838C2" w:rsidP="00854B91">
      <w:pPr>
        <w:pStyle w:val="footnote"/>
      </w:pPr>
      <w:r>
        <w:rPr>
          <w:rStyle w:val="FootnoteReference"/>
        </w:rPr>
        <w:footnoteRef/>
      </w:r>
      <w:r>
        <w:t xml:space="preserve"> [JS] or “give thanks to”. “Thankfully confess with praise”</w:t>
      </w:r>
    </w:p>
  </w:footnote>
  <w:footnote w:id="604">
    <w:p w14:paraId="08540649" w14:textId="77777777" w:rsidR="007838C2" w:rsidRDefault="007838C2" w:rsidP="00C544D6">
      <w:pPr>
        <w:pStyle w:val="footnote"/>
      </w:pPr>
      <w:r>
        <w:rPr>
          <w:rStyle w:val="FootnoteReference"/>
        </w:rPr>
        <w:footnoteRef/>
      </w:r>
      <w:r>
        <w:t xml:space="preserve"> mercy: </w:t>
      </w:r>
      <w:r w:rsidRPr="00B246C1">
        <w:rPr>
          <w:i/>
        </w:rPr>
        <w:t>or</w:t>
      </w:r>
      <w:r>
        <w:t xml:space="preserve"> love.</w:t>
      </w:r>
    </w:p>
  </w:footnote>
  <w:footnote w:id="605">
    <w:p w14:paraId="471071BF" w14:textId="61D7EC3C" w:rsidR="007838C2" w:rsidRDefault="007838C2" w:rsidP="00854B91">
      <w:pPr>
        <w:pStyle w:val="footnote"/>
      </w:pPr>
      <w:r>
        <w:rPr>
          <w:rStyle w:val="FootnoteReference"/>
        </w:rPr>
        <w:footnoteRef/>
      </w:r>
      <w:r>
        <w:t xml:space="preserve"> [JS] or “observe justice”</w:t>
      </w:r>
    </w:p>
  </w:footnote>
  <w:footnote w:id="606">
    <w:p w14:paraId="03E9E4DD" w14:textId="395B2D3C" w:rsidR="007838C2" w:rsidRDefault="007838C2" w:rsidP="00854B91">
      <w:pPr>
        <w:pStyle w:val="footnote"/>
      </w:pPr>
      <w:r>
        <w:rPr>
          <w:rStyle w:val="FootnoteReference"/>
        </w:rPr>
        <w:footnoteRef/>
      </w:r>
      <w:r>
        <w:t xml:space="preserve"> [JS] literally, “do”</w:t>
      </w:r>
    </w:p>
  </w:footnote>
  <w:footnote w:id="607">
    <w:p w14:paraId="5B7ACE2B" w14:textId="78E5BEF3" w:rsidR="007838C2" w:rsidRDefault="007838C2" w:rsidP="00854B91">
      <w:pPr>
        <w:pStyle w:val="footnote"/>
      </w:pPr>
      <w:r>
        <w:rPr>
          <w:rStyle w:val="FootnoteReference"/>
        </w:rPr>
        <w:footnoteRef/>
      </w:r>
      <w:r>
        <w:t xml:space="preserve"> [JS] or “because of the good will of Your people”</w:t>
      </w:r>
    </w:p>
  </w:footnote>
  <w:footnote w:id="608">
    <w:p w14:paraId="1A81CC74" w14:textId="6EC9F596" w:rsidR="007838C2" w:rsidRDefault="007838C2" w:rsidP="00C544D6">
      <w:pPr>
        <w:pStyle w:val="footnote"/>
      </w:pPr>
      <w:r>
        <w:rPr>
          <w:rStyle w:val="FootnoteReference"/>
        </w:rPr>
        <w:footnoteRef/>
      </w:r>
      <w:r>
        <w:t xml:space="preserve"> Cf. Mark 8:17-21; Matthew 16:9-12.</w:t>
      </w:r>
    </w:p>
  </w:footnote>
  <w:footnote w:id="609">
    <w:p w14:paraId="6D8403EE" w14:textId="7911CBB2" w:rsidR="007838C2" w:rsidRDefault="007838C2" w:rsidP="00FF4329">
      <w:pPr>
        <w:pStyle w:val="footnote"/>
      </w:pPr>
      <w:r>
        <w:rPr>
          <w:rStyle w:val="FootnoteReference"/>
        </w:rPr>
        <w:footnoteRef/>
      </w:r>
      <w:r>
        <w:t xml:space="preserve"> [JS] Fr. Lazarus has “will”</w:t>
      </w:r>
    </w:p>
  </w:footnote>
  <w:footnote w:id="610">
    <w:p w14:paraId="008D3EE2" w14:textId="77777777" w:rsidR="007838C2" w:rsidRDefault="007838C2" w:rsidP="00C544D6">
      <w:pPr>
        <w:pStyle w:val="footnote"/>
      </w:pPr>
      <w:r>
        <w:rPr>
          <w:rStyle w:val="FootnoteReference"/>
        </w:rPr>
        <w:footnoteRef/>
      </w:r>
      <w:r>
        <w:t xml:space="preserve"> Num. 11:34.</w:t>
      </w:r>
    </w:p>
  </w:footnote>
  <w:footnote w:id="611">
    <w:p w14:paraId="45B2152E" w14:textId="77777777" w:rsidR="007838C2" w:rsidRDefault="007838C2" w:rsidP="00C544D6">
      <w:pPr>
        <w:pStyle w:val="footnote"/>
      </w:pPr>
      <w:r>
        <w:rPr>
          <w:rStyle w:val="FootnoteReference"/>
        </w:rPr>
        <w:footnoteRef/>
      </w:r>
      <w:r>
        <w:t xml:space="preserve"> Num. 16:32.</w:t>
      </w:r>
    </w:p>
  </w:footnote>
  <w:footnote w:id="612">
    <w:p w14:paraId="4E447E07" w14:textId="714805BD" w:rsidR="007838C2" w:rsidRDefault="007838C2" w:rsidP="00FF4329">
      <w:pPr>
        <w:pStyle w:val="footnote"/>
      </w:pPr>
      <w:r>
        <w:rPr>
          <w:rStyle w:val="FootnoteReference"/>
        </w:rPr>
        <w:footnoteRef/>
      </w:r>
      <w:r>
        <w:t xml:space="preserve"> [JS] “did obeisance”. “bowed down to”.</w:t>
      </w:r>
    </w:p>
  </w:footnote>
  <w:footnote w:id="613">
    <w:p w14:paraId="74DDF551" w14:textId="7993EDFC" w:rsidR="007838C2" w:rsidRDefault="007838C2" w:rsidP="00FF4329">
      <w:pPr>
        <w:pStyle w:val="footnote"/>
      </w:pPr>
      <w:r>
        <w:rPr>
          <w:rStyle w:val="FootnoteReference"/>
        </w:rPr>
        <w:footnoteRef/>
      </w:r>
      <w:r>
        <w:t xml:space="preserve"> [JS] or fearful, terrible.</w:t>
      </w:r>
    </w:p>
  </w:footnote>
  <w:footnote w:id="614">
    <w:p w14:paraId="5BE35E93" w14:textId="77777777" w:rsidR="007838C2" w:rsidRDefault="007838C2" w:rsidP="00C544D6">
      <w:pPr>
        <w:pStyle w:val="footnote"/>
      </w:pPr>
      <w:r>
        <w:rPr>
          <w:rStyle w:val="FootnoteReference"/>
        </w:rPr>
        <w:footnoteRef/>
      </w:r>
      <w:r>
        <w:t xml:space="preserve"> children: </w:t>
      </w:r>
      <w:r w:rsidRPr="00B246C1">
        <w:rPr>
          <w:i/>
        </w:rPr>
        <w:t>lit</w:t>
      </w:r>
      <w:r>
        <w:t>. seed.</w:t>
      </w:r>
    </w:p>
  </w:footnote>
  <w:footnote w:id="615">
    <w:p w14:paraId="2898F4BB" w14:textId="7CD287CA" w:rsidR="007838C2" w:rsidRDefault="007838C2" w:rsidP="00335B68">
      <w:pPr>
        <w:pStyle w:val="footnote"/>
      </w:pPr>
      <w:r>
        <w:rPr>
          <w:rStyle w:val="FootnoteReference"/>
        </w:rPr>
        <w:footnoteRef/>
      </w:r>
      <w:r>
        <w:t xml:space="preserve"> [JS] or, “destruction”</w:t>
      </w:r>
    </w:p>
  </w:footnote>
  <w:footnote w:id="616">
    <w:p w14:paraId="6145EAB5" w14:textId="4C75086F" w:rsidR="007838C2" w:rsidRDefault="007838C2" w:rsidP="00335B68">
      <w:pPr>
        <w:pStyle w:val="footnote"/>
      </w:pPr>
      <w:r>
        <w:rPr>
          <w:rStyle w:val="FootnoteReference"/>
        </w:rPr>
        <w:footnoteRef/>
      </w:r>
      <w:r>
        <w:t xml:space="preserve"> [JS] or “the breach abated”</w:t>
      </w:r>
    </w:p>
  </w:footnote>
  <w:footnote w:id="617">
    <w:p w14:paraId="7BC84269" w14:textId="5FF802CF" w:rsidR="007838C2" w:rsidRDefault="007838C2" w:rsidP="00335B68">
      <w:pPr>
        <w:pStyle w:val="footnote"/>
      </w:pPr>
      <w:r>
        <w:rPr>
          <w:rStyle w:val="FootnoteReference"/>
        </w:rPr>
        <w:footnoteRef/>
      </w:r>
      <w:r>
        <w:t xml:space="preserve"> [JS] or “reckoned”</w:t>
      </w:r>
    </w:p>
  </w:footnote>
  <w:footnote w:id="618">
    <w:p w14:paraId="7C896B79" w14:textId="22421F6C" w:rsidR="007838C2" w:rsidRDefault="007838C2" w:rsidP="00335B68">
      <w:pPr>
        <w:pStyle w:val="footnote"/>
      </w:pPr>
      <w:r>
        <w:rPr>
          <w:rStyle w:val="FootnoteReference"/>
        </w:rPr>
        <w:footnoteRef/>
      </w:r>
      <w:r>
        <w:t xml:space="preserve"> [JS] literally “mingled” and “works”</w:t>
      </w:r>
    </w:p>
  </w:footnote>
  <w:footnote w:id="619">
    <w:p w14:paraId="642B0591" w14:textId="225C9085" w:rsidR="007838C2" w:rsidRDefault="007838C2" w:rsidP="00F208ED">
      <w:pPr>
        <w:pStyle w:val="footnote"/>
      </w:pPr>
      <w:r>
        <w:rPr>
          <w:rStyle w:val="FootnoteReference"/>
        </w:rPr>
        <w:footnoteRef/>
      </w:r>
      <w:r>
        <w:t xml:space="preserve"> [JS] or “give thanks to”, “thankfully confess with praise”</w:t>
      </w:r>
    </w:p>
  </w:footnote>
  <w:footnote w:id="620">
    <w:p w14:paraId="1D020CD0" w14:textId="190B32B1" w:rsidR="007838C2" w:rsidRDefault="007838C2" w:rsidP="00A87777">
      <w:pPr>
        <w:pStyle w:val="footnote"/>
      </w:pPr>
      <w:r>
        <w:rPr>
          <w:rStyle w:val="FootnoteReference"/>
        </w:rPr>
        <w:footnoteRef/>
      </w:r>
      <w:r>
        <w:t xml:space="preserve"> [JS] or “age to age”</w:t>
      </w:r>
    </w:p>
  </w:footnote>
  <w:footnote w:id="621">
    <w:p w14:paraId="0B2ABDB6" w14:textId="66F5B000" w:rsidR="007838C2" w:rsidRDefault="007838C2" w:rsidP="00F208ED">
      <w:pPr>
        <w:pStyle w:val="footnote"/>
      </w:pPr>
      <w:r>
        <w:rPr>
          <w:rStyle w:val="FootnoteReference"/>
        </w:rPr>
        <w:footnoteRef/>
      </w:r>
      <w:r>
        <w:t xml:space="preserve"> [JS] or “May it be! May it be” or “So be it! So be it!”</w:t>
      </w:r>
    </w:p>
  </w:footnote>
  <w:footnote w:id="622">
    <w:p w14:paraId="04C140F9" w14:textId="166D1F53" w:rsidR="007838C2" w:rsidRDefault="007838C2" w:rsidP="005843FD">
      <w:pPr>
        <w:pStyle w:val="footnote"/>
      </w:pPr>
      <w:r>
        <w:rPr>
          <w:rStyle w:val="FootnoteReference"/>
        </w:rPr>
        <w:footnoteRef/>
      </w:r>
      <w:r>
        <w:t xml:space="preserve"> [JS] or “give thanks to”, “thankfully confess with praise”</w:t>
      </w:r>
    </w:p>
  </w:footnote>
  <w:footnote w:id="623">
    <w:p w14:paraId="338DEC03" w14:textId="41CA3C59" w:rsidR="007838C2" w:rsidRDefault="007838C2" w:rsidP="005843FD">
      <w:pPr>
        <w:pStyle w:val="footnote"/>
      </w:pPr>
      <w:r>
        <w:rPr>
          <w:rStyle w:val="FootnoteReference"/>
        </w:rPr>
        <w:footnoteRef/>
      </w:r>
      <w:r>
        <w:t xml:space="preserve"> [JS] NETS and Fr. Lazarus have “sea” in place of “south”</w:t>
      </w:r>
    </w:p>
  </w:footnote>
  <w:footnote w:id="624">
    <w:p w14:paraId="6197905E" w14:textId="37F1FE6C" w:rsidR="007838C2" w:rsidRDefault="007838C2" w:rsidP="005843FD">
      <w:pPr>
        <w:pStyle w:val="footnote"/>
      </w:pPr>
      <w:r>
        <w:rPr>
          <w:rStyle w:val="FootnoteReference"/>
        </w:rPr>
        <w:footnoteRef/>
      </w:r>
      <w:r>
        <w:t xml:space="preserve"> [JS] or “praise and thank”, “thankfully confess with praise”</w:t>
      </w:r>
    </w:p>
  </w:footnote>
  <w:footnote w:id="625">
    <w:p w14:paraId="2927C9DC" w14:textId="30BA0C90" w:rsidR="007838C2" w:rsidRDefault="007838C2" w:rsidP="008B5FD0">
      <w:pPr>
        <w:pStyle w:val="footnote"/>
      </w:pPr>
      <w:r>
        <w:rPr>
          <w:rStyle w:val="FootnoteReference"/>
        </w:rPr>
        <w:footnoteRef/>
      </w:r>
      <w:r>
        <w:t xml:space="preserve"> [JS] or “praise and thank”, “thankfully confess with praise.”</w:t>
      </w:r>
    </w:p>
  </w:footnote>
  <w:footnote w:id="626">
    <w:p w14:paraId="6B4B3E8B" w14:textId="1A47DD82" w:rsidR="007838C2" w:rsidRDefault="007838C2" w:rsidP="005D0282">
      <w:pPr>
        <w:pStyle w:val="footnote"/>
      </w:pPr>
      <w:r>
        <w:rPr>
          <w:rStyle w:val="FootnoteReference"/>
        </w:rPr>
        <w:footnoteRef/>
      </w:r>
      <w:r>
        <w:t xml:space="preserve"> [JS] or “He helped them out of the way of their iniquity”</w:t>
      </w:r>
    </w:p>
  </w:footnote>
  <w:footnote w:id="627">
    <w:p w14:paraId="3CB0230A" w14:textId="77777777" w:rsidR="007838C2" w:rsidRDefault="007838C2" w:rsidP="00C544D6">
      <w:pPr>
        <w:pStyle w:val="footnote"/>
      </w:pPr>
      <w:r>
        <w:rPr>
          <w:rStyle w:val="FootnoteReference"/>
        </w:rPr>
        <w:footnoteRef/>
      </w:r>
      <w:r>
        <w:t xml:space="preserve"> ‘Not even venomous serpents’ teeth vanquished Your sons, for Your mercy came to their help and healed them. No herb or poultice cured them, but it was Your Word, O Lord, that heals all men.’ (Wisdom 16:10-12; Num. 21:6-9; Heb.4:2).</w:t>
      </w:r>
    </w:p>
  </w:footnote>
  <w:footnote w:id="628">
    <w:p w14:paraId="4C3C4DC6" w14:textId="4D9A8A9A" w:rsidR="007838C2" w:rsidRDefault="007838C2" w:rsidP="008B5FD0">
      <w:pPr>
        <w:pStyle w:val="footnote"/>
      </w:pPr>
      <w:r>
        <w:rPr>
          <w:rStyle w:val="FootnoteReference"/>
        </w:rPr>
        <w:footnoteRef/>
      </w:r>
      <w:r>
        <w:t xml:space="preserve"> [JS] or “praise and thank”, “thankfully confess with praise”</w:t>
      </w:r>
    </w:p>
  </w:footnote>
  <w:footnote w:id="629">
    <w:p w14:paraId="678ED315" w14:textId="00F5D3AB" w:rsidR="007838C2" w:rsidRDefault="007838C2" w:rsidP="0048178C">
      <w:pPr>
        <w:pStyle w:val="footnote"/>
      </w:pPr>
      <w:r>
        <w:rPr>
          <w:rStyle w:val="FootnoteReference"/>
        </w:rPr>
        <w:footnoteRef/>
      </w:r>
      <w:r>
        <w:t xml:space="preserve"> [JS] Fr. Lazarus has “all their skill was scuttled.”</w:t>
      </w:r>
    </w:p>
  </w:footnote>
  <w:footnote w:id="630">
    <w:p w14:paraId="34CCA381" w14:textId="4D43FBED" w:rsidR="007838C2" w:rsidRDefault="007838C2" w:rsidP="0048178C">
      <w:pPr>
        <w:pStyle w:val="footnote"/>
      </w:pPr>
      <w:r>
        <w:rPr>
          <w:rStyle w:val="FootnoteReference"/>
        </w:rPr>
        <w:footnoteRef/>
      </w:r>
      <w:r>
        <w:t xml:space="preserve"> [JS] or “praise and thank”, “thankfully confess with praise”</w:t>
      </w:r>
    </w:p>
  </w:footnote>
  <w:footnote w:id="631">
    <w:p w14:paraId="4C3D1737" w14:textId="77777777" w:rsidR="007838C2" w:rsidRDefault="007838C2" w:rsidP="00C544D6">
      <w:pPr>
        <w:pStyle w:val="footnote"/>
      </w:pPr>
      <w:r>
        <w:rPr>
          <w:rStyle w:val="FootnoteReference"/>
        </w:rPr>
        <w:footnoteRef/>
      </w:r>
      <w:r>
        <w:t xml:space="preserve"> ‘mercies of the Lord’: </w:t>
      </w:r>
      <w:r w:rsidRPr="00B246C1">
        <w:rPr>
          <w:i/>
        </w:rPr>
        <w:t>or</w:t>
      </w:r>
      <w:r>
        <w:t>, the Lord’s love.</w:t>
      </w:r>
    </w:p>
  </w:footnote>
  <w:footnote w:id="632">
    <w:p w14:paraId="0ED7A10C" w14:textId="45E3CDC2" w:rsidR="007838C2" w:rsidRDefault="007838C2" w:rsidP="00F56D7A">
      <w:pPr>
        <w:pStyle w:val="footnote"/>
      </w:pPr>
      <w:r>
        <w:rPr>
          <w:rStyle w:val="FootnoteReference"/>
        </w:rPr>
        <w:footnoteRef/>
      </w:r>
      <w:r>
        <w:t xml:space="preserve"> [JS] NETS has, “make music”, OSB, “give praise”</w:t>
      </w:r>
    </w:p>
  </w:footnote>
  <w:footnote w:id="633">
    <w:p w14:paraId="004CF885" w14:textId="714969FE" w:rsidR="007838C2" w:rsidRDefault="007838C2" w:rsidP="00F56D7A">
      <w:pPr>
        <w:pStyle w:val="footnote"/>
      </w:pPr>
      <w:r>
        <w:rPr>
          <w:rStyle w:val="FootnoteReference"/>
        </w:rPr>
        <w:footnoteRef/>
      </w:r>
      <w:r>
        <w:t xml:space="preserve"> [JS] “thankfully confess You with praise”</w:t>
      </w:r>
    </w:p>
  </w:footnote>
  <w:footnote w:id="634">
    <w:p w14:paraId="5EB077FD" w14:textId="77777777" w:rsidR="007838C2" w:rsidRDefault="007838C2" w:rsidP="00C544D6">
      <w:pPr>
        <w:pStyle w:val="footnote"/>
      </w:pPr>
      <w:r>
        <w:rPr>
          <w:rStyle w:val="FootnoteReference"/>
        </w:rPr>
        <w:footnoteRef/>
      </w:r>
      <w:r>
        <w:t xml:space="preserve"> The first 6 verses of this Psalm are almost identical with Psalm 56:8-12, and the rest only differ in 3 words from 59:7-14.</w:t>
      </w:r>
    </w:p>
  </w:footnote>
  <w:footnote w:id="635">
    <w:p w14:paraId="56236551" w14:textId="3FD3F8AE" w:rsidR="007838C2" w:rsidRDefault="007838C2" w:rsidP="00F56D7A">
      <w:pPr>
        <w:pStyle w:val="footnote"/>
      </w:pPr>
      <w:r>
        <w:rPr>
          <w:rStyle w:val="FootnoteReference"/>
        </w:rPr>
        <w:footnoteRef/>
      </w:r>
      <w:r>
        <w:t xml:space="preserve"> [JS] “holy place.”</w:t>
      </w:r>
    </w:p>
  </w:footnote>
  <w:footnote w:id="636">
    <w:p w14:paraId="32F80B0A" w14:textId="77777777" w:rsidR="007838C2" w:rsidRDefault="007838C2" w:rsidP="00C544D6">
      <w:pPr>
        <w:pStyle w:val="footnote"/>
      </w:pPr>
      <w:r>
        <w:rPr>
          <w:rStyle w:val="FootnoteReference"/>
        </w:rPr>
        <w:footnoteRef/>
      </w:r>
      <w:r>
        <w:t xml:space="preserve"> See Psalm 59:10 and footnote.</w:t>
      </w:r>
    </w:p>
  </w:footnote>
  <w:footnote w:id="637">
    <w:p w14:paraId="70CC4836" w14:textId="77777777" w:rsidR="007838C2" w:rsidRDefault="007838C2" w:rsidP="00C544D6">
      <w:pPr>
        <w:pStyle w:val="footnote"/>
      </w:pPr>
      <w:r>
        <w:rPr>
          <w:rStyle w:val="FootnoteReference"/>
        </w:rPr>
        <w:footnoteRef/>
      </w:r>
      <w:r>
        <w:t xml:space="preserve"> </w:t>
      </w:r>
      <w:r w:rsidRPr="00B246C1">
        <w:rPr>
          <w:i/>
        </w:rPr>
        <w:t>Or</w:t>
      </w:r>
      <w:r>
        <w:t xml:space="preserve"> episcopate, oversight, superintendence. Acts 1:20-25.</w:t>
      </w:r>
    </w:p>
  </w:footnote>
  <w:footnote w:id="638">
    <w:p w14:paraId="38EEC6DA" w14:textId="0ACCF4C3" w:rsidR="007838C2" w:rsidRDefault="007838C2" w:rsidP="00814FC4">
      <w:pPr>
        <w:pStyle w:val="footnote"/>
      </w:pPr>
      <w:r>
        <w:rPr>
          <w:rStyle w:val="FootnoteReference"/>
        </w:rPr>
        <w:footnoteRef/>
      </w:r>
      <w:r>
        <w:t xml:space="preserve"> [JS] or “lawlessness”</w:t>
      </w:r>
    </w:p>
  </w:footnote>
  <w:footnote w:id="639">
    <w:p w14:paraId="67FB27B1" w14:textId="3F7103C4" w:rsidR="007838C2" w:rsidRDefault="007838C2" w:rsidP="00C544D6">
      <w:pPr>
        <w:pStyle w:val="footnote"/>
      </w:pPr>
      <w:r>
        <w:rPr>
          <w:rStyle w:val="FootnoteReference"/>
        </w:rPr>
        <w:footnoteRef/>
      </w:r>
      <w:r>
        <w:t xml:space="preserve"> Cf. Num. 5:22.</w:t>
      </w:r>
    </w:p>
  </w:footnote>
  <w:footnote w:id="640">
    <w:p w14:paraId="292E96AE" w14:textId="77777777" w:rsidR="007838C2" w:rsidRDefault="007838C2" w:rsidP="00C544D6">
      <w:pPr>
        <w:pStyle w:val="footnote"/>
      </w:pPr>
      <w:r>
        <w:rPr>
          <w:rStyle w:val="FootnoteReference"/>
        </w:rPr>
        <w:footnoteRef/>
      </w:r>
      <w:r>
        <w:t xml:space="preserve"> Mt. 27:39.</w:t>
      </w:r>
    </w:p>
  </w:footnote>
  <w:footnote w:id="641">
    <w:p w14:paraId="151268C5" w14:textId="656FFD88" w:rsidR="007838C2" w:rsidRDefault="007838C2" w:rsidP="003A31BD">
      <w:pPr>
        <w:pStyle w:val="footnote"/>
      </w:pPr>
      <w:r>
        <w:rPr>
          <w:rStyle w:val="FootnoteReference"/>
        </w:rPr>
        <w:footnoteRef/>
      </w:r>
      <w:r>
        <w:t xml:space="preserve"> [JS] or “give thanks to”. “thankfully confess with praise”</w:t>
      </w:r>
    </w:p>
  </w:footnote>
  <w:footnote w:id="642">
    <w:p w14:paraId="7B5761D5" w14:textId="1159D032" w:rsidR="007838C2" w:rsidRDefault="007838C2" w:rsidP="00C544D6">
      <w:pPr>
        <w:pStyle w:val="footnote"/>
      </w:pPr>
      <w:r>
        <w:rPr>
          <w:rStyle w:val="FootnoteReference"/>
        </w:rPr>
        <w:footnoteRef/>
      </w:r>
      <w:r>
        <w:t xml:space="preserve"> ‘Can you wonder that David’s Son is his Lord when you see that Mary was the Mother of her Lord? He is David’s Lord as being God the Lord of all and David’s Son as being the Son of Man. At once Lord and Son’ (St. Augustine. Cf. Mt. 22:43-45).</w:t>
      </w:r>
    </w:p>
  </w:footnote>
  <w:footnote w:id="643">
    <w:p w14:paraId="6251134D" w14:textId="77777777" w:rsidR="007838C2" w:rsidRDefault="007838C2" w:rsidP="00C544D6">
      <w:pPr>
        <w:pStyle w:val="footnote"/>
      </w:pPr>
      <w:r>
        <w:rPr>
          <w:rStyle w:val="FootnoteReference"/>
        </w:rPr>
        <w:footnoteRef/>
      </w:r>
      <w:r>
        <w:t xml:space="preserve"> The power of the Gospel, the power of the Cross, which is the power of the Holy Spirit given at Pentecost (St. Athanasius).</w:t>
      </w:r>
    </w:p>
  </w:footnote>
  <w:footnote w:id="644">
    <w:p w14:paraId="09E5E6C1" w14:textId="13B68B37" w:rsidR="007838C2" w:rsidRDefault="007838C2" w:rsidP="00AB05E1">
      <w:pPr>
        <w:pStyle w:val="footnote"/>
      </w:pPr>
      <w:r>
        <w:rPr>
          <w:rStyle w:val="FootnoteReference"/>
        </w:rPr>
        <w:footnoteRef/>
      </w:r>
      <w:r>
        <w:t xml:space="preserve"> [JS] “with You is the dominion/rule in the day of Your power”</w:t>
      </w:r>
    </w:p>
  </w:footnote>
  <w:footnote w:id="645">
    <w:p w14:paraId="5B5E529A" w14:textId="5149157C" w:rsidR="007838C2" w:rsidRDefault="007838C2" w:rsidP="00C544D6">
      <w:pPr>
        <w:pStyle w:val="footnote"/>
      </w:pPr>
      <w:r>
        <w:rPr>
          <w:rStyle w:val="FootnoteReference"/>
        </w:rPr>
        <w:footnoteRef/>
      </w:r>
      <w:r>
        <w:t xml:space="preserve"> Cf. 1 Cor. 15:41-43.</w:t>
      </w:r>
    </w:p>
  </w:footnote>
  <w:footnote w:id="646">
    <w:p w14:paraId="58BF3DF2" w14:textId="33BF2504" w:rsidR="007838C2" w:rsidRDefault="007838C2" w:rsidP="00AB05E1">
      <w:pPr>
        <w:pStyle w:val="footnote"/>
      </w:pPr>
      <w:r>
        <w:rPr>
          <w:rStyle w:val="FootnoteReference"/>
        </w:rPr>
        <w:footnoteRef/>
      </w:r>
      <w:r>
        <w:t xml:space="preserve"> [JS] literally “morning star”</w:t>
      </w:r>
    </w:p>
  </w:footnote>
  <w:footnote w:id="647">
    <w:p w14:paraId="4C93D1C9" w14:textId="77777777" w:rsidR="007838C2" w:rsidRDefault="007838C2" w:rsidP="00C544D6">
      <w:pPr>
        <w:pStyle w:val="footnote"/>
      </w:pPr>
      <w:r>
        <w:rPr>
          <w:rStyle w:val="FootnoteReference"/>
        </w:rPr>
        <w:footnoteRef/>
      </w:r>
      <w:r>
        <w:t xml:space="preserve"> Before the dawn of creation, before time began, the Son is eternally begotten of the Father. He never left His Father’s bosom even as a man on earth (Jn. 1:18; 3:13).</w:t>
      </w:r>
    </w:p>
  </w:footnote>
  <w:footnote w:id="648">
    <w:p w14:paraId="1E1E10F2" w14:textId="52211208" w:rsidR="007838C2" w:rsidRDefault="007838C2" w:rsidP="00AB05E1">
      <w:pPr>
        <w:pStyle w:val="footnote"/>
      </w:pPr>
      <w:r>
        <w:rPr>
          <w:rStyle w:val="FootnoteReference"/>
        </w:rPr>
        <w:footnoteRef/>
      </w:r>
      <w:r>
        <w:t xml:space="preserve"> [JS] Fr. Lazarus renders “repent” as “change His mind”</w:t>
      </w:r>
    </w:p>
  </w:footnote>
  <w:footnote w:id="649">
    <w:p w14:paraId="5DE3DED0" w14:textId="77777777" w:rsidR="007838C2" w:rsidRDefault="007838C2" w:rsidP="00C544D6">
      <w:pPr>
        <w:pStyle w:val="footnote"/>
      </w:pPr>
      <w:r>
        <w:rPr>
          <w:rStyle w:val="FootnoteReference"/>
        </w:rPr>
        <w:footnoteRef/>
      </w:r>
      <w:r>
        <w:t xml:space="preserve"> Heb. 7:21.</w:t>
      </w:r>
    </w:p>
  </w:footnote>
  <w:footnote w:id="650">
    <w:p w14:paraId="09E7C6C1" w14:textId="5A2E3633" w:rsidR="007838C2" w:rsidRDefault="007838C2" w:rsidP="00C544D6">
      <w:pPr>
        <w:pStyle w:val="footnote"/>
      </w:pPr>
      <w:r>
        <w:rPr>
          <w:rStyle w:val="FootnoteReference"/>
        </w:rPr>
        <w:footnoteRef/>
      </w:r>
      <w:r>
        <w:t xml:space="preserve"> ‘Showing His active and frugal way of life, Christ spent most of His time in mountains and deserts, not only by day, but also by night’ (St. Chrysostom). Dt. 8:7. Brook: </w:t>
      </w:r>
      <w:r w:rsidRPr="003259D3">
        <w:rPr>
          <w:i/>
        </w:rPr>
        <w:t>lit</w:t>
      </w:r>
      <w:r>
        <w:t>. torrent. Cf. Ps. 35:9.</w:t>
      </w:r>
    </w:p>
  </w:footnote>
  <w:footnote w:id="651">
    <w:p w14:paraId="5F67B7A9" w14:textId="253D54A9" w:rsidR="007838C2" w:rsidRDefault="007838C2" w:rsidP="003C200D">
      <w:pPr>
        <w:pStyle w:val="footnote"/>
      </w:pPr>
      <w:r>
        <w:rPr>
          <w:rStyle w:val="FootnoteReference"/>
        </w:rPr>
        <w:footnoteRef/>
      </w:r>
      <w:r>
        <w:t xml:space="preserve"> [JS] or “give thanks,” or “thankfully confess with praise”</w:t>
      </w:r>
    </w:p>
  </w:footnote>
  <w:footnote w:id="652">
    <w:p w14:paraId="71D97FF3" w14:textId="5ADB40B3" w:rsidR="007838C2" w:rsidRDefault="007838C2" w:rsidP="00680987">
      <w:pPr>
        <w:pStyle w:val="footnote"/>
      </w:pPr>
      <w:r>
        <w:rPr>
          <w:rStyle w:val="FootnoteReference"/>
        </w:rPr>
        <w:footnoteRef/>
      </w:r>
      <w:r>
        <w:t xml:space="preserve"> [JS] or “assembly”</w:t>
      </w:r>
    </w:p>
  </w:footnote>
  <w:footnote w:id="653">
    <w:p w14:paraId="794D19AF" w14:textId="3FB23375" w:rsidR="007838C2" w:rsidRDefault="007838C2" w:rsidP="00680987">
      <w:pPr>
        <w:pStyle w:val="footnote"/>
      </w:pPr>
      <w:r>
        <w:rPr>
          <w:rStyle w:val="FootnoteReference"/>
        </w:rPr>
        <w:footnoteRef/>
      </w:r>
      <w:r>
        <w:t xml:space="preserve"> [JS] or “sought out in all things according to His will.”</w:t>
      </w:r>
    </w:p>
  </w:footnote>
  <w:footnote w:id="654">
    <w:p w14:paraId="20B5E251" w14:textId="0958B144" w:rsidR="007838C2" w:rsidRDefault="007838C2" w:rsidP="003C200D">
      <w:pPr>
        <w:pStyle w:val="footnote"/>
      </w:pPr>
      <w:r>
        <w:rPr>
          <w:rStyle w:val="FootnoteReference"/>
        </w:rPr>
        <w:footnoteRef/>
      </w:r>
      <w:r>
        <w:t xml:space="preserve"> [JS] or “thanksgiving,” or “thankful confession with praise”</w:t>
      </w:r>
    </w:p>
  </w:footnote>
  <w:footnote w:id="655">
    <w:p w14:paraId="1BC090E3" w14:textId="77777777" w:rsidR="007838C2" w:rsidRDefault="007838C2" w:rsidP="00C544D6">
      <w:pPr>
        <w:pStyle w:val="footnote"/>
      </w:pPr>
      <w:r>
        <w:rPr>
          <w:rStyle w:val="FootnoteReference"/>
        </w:rPr>
        <w:footnoteRef/>
      </w:r>
      <w:r>
        <w:t xml:space="preserve"> Ex. 12:14-27; 1 Cor. 11:23-30; Mt. 26:28. This Psalm names some of the wonders: the manna, redemption from Egypt, the law-giving, the gift of the promised land.</w:t>
      </w:r>
    </w:p>
  </w:footnote>
  <w:footnote w:id="656">
    <w:p w14:paraId="458325D6" w14:textId="77777777" w:rsidR="007838C2" w:rsidRDefault="007838C2" w:rsidP="00C544D6">
      <w:pPr>
        <w:pStyle w:val="footnote"/>
      </w:pPr>
      <w:r>
        <w:rPr>
          <w:rStyle w:val="FootnoteReference"/>
        </w:rPr>
        <w:footnoteRef/>
      </w:r>
      <w:r>
        <w:t xml:space="preserve"> Gen. 6:18; 9:9f; 15; 17; Ex. 19:5; Mk. 14:24; Lk. 22:20,29,30.</w:t>
      </w:r>
    </w:p>
  </w:footnote>
  <w:footnote w:id="657">
    <w:p w14:paraId="37902716" w14:textId="6DF49123" w:rsidR="007838C2" w:rsidRDefault="007838C2" w:rsidP="001F0BA8">
      <w:pPr>
        <w:pStyle w:val="footnote"/>
      </w:pPr>
      <w:r>
        <w:rPr>
          <w:rStyle w:val="FootnoteReference"/>
        </w:rPr>
        <w:footnoteRef/>
      </w:r>
      <w:r>
        <w:t xml:space="preserve"> [JS] or “awesome”, “terrible”</w:t>
      </w:r>
    </w:p>
  </w:footnote>
  <w:footnote w:id="658">
    <w:p w14:paraId="534F669F" w14:textId="77777777" w:rsidR="007838C2" w:rsidRDefault="007838C2" w:rsidP="00C544D6">
      <w:pPr>
        <w:pStyle w:val="footnote"/>
      </w:pPr>
      <w:r>
        <w:rPr>
          <w:rStyle w:val="FootnoteReference"/>
        </w:rPr>
        <w:footnoteRef/>
      </w:r>
      <w:r>
        <w:t xml:space="preserve"> </w:t>
      </w:r>
      <w:r w:rsidRPr="00DC02D9">
        <w:rPr>
          <w:i/>
        </w:rPr>
        <w:t>Or:</w:t>
      </w:r>
      <w:r>
        <w:t xml:space="preserve"> source, fount, spring, sum, essential principle (Prov. 1:7).</w:t>
      </w:r>
    </w:p>
  </w:footnote>
  <w:footnote w:id="659">
    <w:p w14:paraId="2820C079" w14:textId="019C661F" w:rsidR="007838C2" w:rsidRDefault="007838C2" w:rsidP="00C544D6">
      <w:pPr>
        <w:pStyle w:val="footnote"/>
      </w:pPr>
      <w:r>
        <w:rPr>
          <w:rStyle w:val="FootnoteReference"/>
        </w:rPr>
        <w:footnoteRef/>
      </w:r>
      <w:r>
        <w:t xml:space="preserve"> To cultivate this fear is to practice living in the presence of God, which is the height of wisdom and understanding.</w:t>
      </w:r>
    </w:p>
  </w:footnote>
  <w:footnote w:id="660">
    <w:p w14:paraId="4EC2A81B" w14:textId="24C25CFD" w:rsidR="007838C2" w:rsidRDefault="007838C2" w:rsidP="009717D4">
      <w:pPr>
        <w:pStyle w:val="footnote"/>
      </w:pPr>
      <w:r>
        <w:rPr>
          <w:rStyle w:val="FootnoteReference"/>
        </w:rPr>
        <w:footnoteRef/>
      </w:r>
      <w:r>
        <w:t xml:space="preserve"> [JS] or “endures forever and ever”</w:t>
      </w:r>
    </w:p>
  </w:footnote>
  <w:footnote w:id="661">
    <w:p w14:paraId="6ED31546" w14:textId="32850D5D" w:rsidR="007838C2" w:rsidRDefault="007838C2" w:rsidP="00081087">
      <w:pPr>
        <w:pStyle w:val="footnote"/>
      </w:pPr>
      <w:r>
        <w:rPr>
          <w:rStyle w:val="FootnoteReference"/>
        </w:rPr>
        <w:footnoteRef/>
      </w:r>
      <w:r>
        <w:t xml:space="preserve"> [JS] or “dawned”</w:t>
      </w:r>
    </w:p>
  </w:footnote>
  <w:footnote w:id="662">
    <w:p w14:paraId="56F05B01" w14:textId="70E648CE" w:rsidR="007838C2" w:rsidRDefault="007838C2" w:rsidP="00081087">
      <w:pPr>
        <w:pStyle w:val="footnote"/>
      </w:pPr>
      <w:r>
        <w:rPr>
          <w:rStyle w:val="FootnoteReference"/>
        </w:rPr>
        <w:footnoteRef/>
      </w:r>
      <w:r>
        <w:t xml:space="preserve"> [JS] NETS interprets this as “He scattered [His enemies]”</w:t>
      </w:r>
    </w:p>
  </w:footnote>
  <w:footnote w:id="663">
    <w:p w14:paraId="246FBDEA" w14:textId="2D78AE51" w:rsidR="007838C2" w:rsidRDefault="007838C2" w:rsidP="00081087">
      <w:pPr>
        <w:pStyle w:val="footnote"/>
      </w:pPr>
      <w:r>
        <w:rPr>
          <w:rStyle w:val="FootnoteReference"/>
        </w:rPr>
        <w:footnoteRef/>
      </w:r>
      <w:r>
        <w:t xml:space="preserve"> [JS] or “contines forever and ever”</w:t>
      </w:r>
    </w:p>
  </w:footnote>
  <w:footnote w:id="664">
    <w:p w14:paraId="58019E44" w14:textId="02459B25" w:rsidR="007838C2" w:rsidRDefault="007838C2" w:rsidP="00081087">
      <w:pPr>
        <w:pStyle w:val="footnote"/>
      </w:pPr>
      <w:r>
        <w:rPr>
          <w:rStyle w:val="FootnoteReference"/>
        </w:rPr>
        <w:footnoteRef/>
      </w:r>
      <w:r>
        <w:t xml:space="preserve"> [JS] or “he will be raised to power and glory.”</w:t>
      </w:r>
    </w:p>
  </w:footnote>
  <w:footnote w:id="665">
    <w:p w14:paraId="0B84AC37" w14:textId="74BB2C6D" w:rsidR="007838C2" w:rsidRDefault="007838C2" w:rsidP="00C544D6">
      <w:pPr>
        <w:pStyle w:val="footnote"/>
      </w:pPr>
      <w:r>
        <w:rPr>
          <w:rStyle w:val="FootnoteReference"/>
        </w:rPr>
        <w:footnoteRef/>
      </w:r>
      <w:r>
        <w:t xml:space="preserve"> ‘The world is passing away, and the desire for it; but anyone who does the will of God lives forever’ (1 Jn. 2:17).</w:t>
      </w:r>
    </w:p>
  </w:footnote>
  <w:footnote w:id="666">
    <w:p w14:paraId="7BCF6DAD" w14:textId="145C36D2" w:rsidR="007838C2" w:rsidRDefault="007838C2" w:rsidP="00C544D6">
      <w:pPr>
        <w:pStyle w:val="footnote"/>
      </w:pPr>
      <w:r>
        <w:rPr>
          <w:rStyle w:val="FootnoteReference"/>
        </w:rPr>
        <w:footnoteRef/>
      </w:r>
      <w:r>
        <w:t xml:space="preserve"> Psalms 112-117 form the </w:t>
      </w:r>
      <w:r w:rsidRPr="00DC02D9">
        <w:rPr>
          <w:i/>
        </w:rPr>
        <w:t>Hallel</w:t>
      </w:r>
      <w:r>
        <w:t xml:space="preserve"> sung in the Temple at Passover, Pentecost, Tabernacles, Dedication, and the New Moons. At the domestic celebration of the Passover, 112-113:8 were sung before and 113:9-117 after the supper (cf. Mt. 26:30; Mk. 14:26).</w:t>
      </w:r>
    </w:p>
  </w:footnote>
  <w:footnote w:id="667">
    <w:p w14:paraId="5B7D718A" w14:textId="55E58CE6" w:rsidR="007838C2" w:rsidRDefault="007838C2" w:rsidP="00694704">
      <w:pPr>
        <w:pStyle w:val="footnote"/>
      </w:pPr>
      <w:r>
        <w:rPr>
          <w:rStyle w:val="FootnoteReference"/>
        </w:rPr>
        <w:footnoteRef/>
      </w:r>
      <w:r>
        <w:t xml:space="preserve"> [JS] all others have “servants”, but Fr. Athanasius from the Coptic has “children”, which Fr. Lazarus has as well.</w:t>
      </w:r>
    </w:p>
  </w:footnote>
  <w:footnote w:id="668">
    <w:p w14:paraId="5FAF92C9" w14:textId="77777777" w:rsidR="007838C2" w:rsidRDefault="007838C2" w:rsidP="00C544D6">
      <w:pPr>
        <w:pStyle w:val="footnote"/>
      </w:pPr>
      <w:r>
        <w:rPr>
          <w:rStyle w:val="FootnoteReference"/>
        </w:rPr>
        <w:footnoteRef/>
      </w:r>
      <w:r>
        <w:t xml:space="preserve"> Ex. 19:6; 29:43-46; Deut. 27:9; Is. 63:18,19; Jer. 2:3; 2 Cor. 6:16.</w:t>
      </w:r>
    </w:p>
  </w:footnote>
  <w:footnote w:id="669">
    <w:p w14:paraId="6D9F1C7B" w14:textId="0AA2BDBF" w:rsidR="007838C2" w:rsidRDefault="007838C2" w:rsidP="00C544D6">
      <w:pPr>
        <w:pStyle w:val="footnote"/>
      </w:pPr>
      <w:r>
        <w:rPr>
          <w:rStyle w:val="FootnoteReference"/>
        </w:rPr>
        <w:footnoteRef/>
      </w:r>
      <w:r>
        <w:t xml:space="preserve"> Israel saw God save him (Gen. 32:30). The sea saw what Israel saw and shrank from the vision of God (Cf. Ex. 14:21; Josh. 3:13-16; Ps. 76:17). Israel was saved to serve both as sanctuary or house and as domain or kingdom, </w:t>
      </w:r>
      <w:r w:rsidRPr="00DC02D9">
        <w:rPr>
          <w:i/>
        </w:rPr>
        <w:t>Isra</w:t>
      </w:r>
      <w:r>
        <w:t xml:space="preserve"> = ruled, </w:t>
      </w:r>
      <w:r w:rsidRPr="00DC02D9">
        <w:rPr>
          <w:i/>
        </w:rPr>
        <w:t>El</w:t>
      </w:r>
      <w:r>
        <w:t xml:space="preserve"> = by God: Ruled-by-God (Gen. 32:28).</w:t>
      </w:r>
    </w:p>
  </w:footnote>
  <w:footnote w:id="670">
    <w:p w14:paraId="0C14975E" w14:textId="016BE0A8" w:rsidR="007838C2" w:rsidRDefault="007838C2" w:rsidP="00C544D6">
      <w:pPr>
        <w:pStyle w:val="footnote"/>
      </w:pPr>
      <w:r>
        <w:rPr>
          <w:rStyle w:val="FootnoteReference"/>
        </w:rPr>
        <w:footnoteRef/>
      </w:r>
      <w:r>
        <w:t xml:space="preserve"> Earth rocked and rolled in travail at the birth of a nation (cf. Jn. 16:20-22).</w:t>
      </w:r>
    </w:p>
  </w:footnote>
  <w:footnote w:id="671">
    <w:p w14:paraId="57A4E776" w14:textId="40FC4D7E" w:rsidR="007838C2" w:rsidRDefault="007838C2" w:rsidP="004446FE">
      <w:pPr>
        <w:pStyle w:val="footnote"/>
      </w:pPr>
      <w:r>
        <w:rPr>
          <w:rStyle w:val="FootnoteReference"/>
        </w:rPr>
        <w:footnoteRef/>
      </w:r>
      <w:r>
        <w:t xml:space="preserve"> [JS] or “presence”</w:t>
      </w:r>
    </w:p>
  </w:footnote>
  <w:footnote w:id="672">
    <w:p w14:paraId="0CFFAE38" w14:textId="5E3C02BC" w:rsidR="007838C2" w:rsidRDefault="007838C2" w:rsidP="00C544D6">
      <w:pPr>
        <w:pStyle w:val="footnote"/>
      </w:pPr>
      <w:r>
        <w:rPr>
          <w:rStyle w:val="FootnoteReference"/>
        </w:rPr>
        <w:footnoteRef/>
      </w:r>
      <w:r>
        <w:t xml:space="preserve"> Cf. John 1:18; 3:13; Wisdom 18:16.</w:t>
      </w:r>
    </w:p>
  </w:footnote>
  <w:footnote w:id="673">
    <w:p w14:paraId="47CB4F3E" w14:textId="77777777" w:rsidR="007838C2" w:rsidRDefault="007838C2" w:rsidP="00C544D6">
      <w:pPr>
        <w:pStyle w:val="footnote"/>
      </w:pPr>
      <w:r>
        <w:rPr>
          <w:rStyle w:val="FootnoteReference"/>
        </w:rPr>
        <w:footnoteRef/>
      </w:r>
      <w:r>
        <w:t xml:space="preserve"> Gk. </w:t>
      </w:r>
      <w:r w:rsidRPr="00DC02D9">
        <w:rPr>
          <w:i/>
        </w:rPr>
        <w:t>hades:</w:t>
      </w:r>
      <w:r>
        <w:t xml:space="preserve"> the abode of the dead or departed (and so elsewhere).</w:t>
      </w:r>
    </w:p>
  </w:footnote>
  <w:footnote w:id="674">
    <w:p w14:paraId="30F48768" w14:textId="75F7FA85" w:rsidR="007838C2" w:rsidRDefault="007838C2" w:rsidP="00BD138C">
      <w:pPr>
        <w:pStyle w:val="footnote"/>
      </w:pPr>
      <w:r>
        <w:rPr>
          <w:rStyle w:val="FootnoteReference"/>
        </w:rPr>
        <w:footnoteRef/>
      </w:r>
      <w:r>
        <w:t xml:space="preserve"> [JS] or “from now and forevermore.”</w:t>
      </w:r>
    </w:p>
  </w:footnote>
  <w:footnote w:id="675">
    <w:p w14:paraId="5DABE081" w14:textId="210E3418" w:rsidR="007838C2" w:rsidRDefault="007838C2" w:rsidP="00C544D6">
      <w:pPr>
        <w:pStyle w:val="footnote"/>
      </w:pPr>
      <w:r>
        <w:rPr>
          <w:rStyle w:val="FootnoteReference"/>
        </w:rPr>
        <w:footnoteRef/>
      </w:r>
      <w:r>
        <w:t xml:space="preserve"> ‘Who did he love? The Lord God wilh all his heart .... and as a reward for his love, he received the answers to his prayers’ says St. Athanasius the Great (cf. 1 John 4:19). Gk. </w:t>
      </w:r>
      <w:r>
        <w:rPr>
          <w:i/>
        </w:rPr>
        <w:t>ēgapē</w:t>
      </w:r>
      <w:r w:rsidRPr="00DC02D9">
        <w:rPr>
          <w:i/>
        </w:rPr>
        <w:t>sa</w:t>
      </w:r>
      <w:r>
        <w:t xml:space="preserve"> can also mean: I am overjoyed or delighted. [JS] translations besides Fr. Lazarus do not have “him, just “I have loved because”</w:t>
      </w:r>
    </w:p>
  </w:footnote>
  <w:footnote w:id="676">
    <w:p w14:paraId="4FB65011" w14:textId="5A457A03" w:rsidR="007838C2" w:rsidRDefault="007838C2" w:rsidP="00D27B1F">
      <w:pPr>
        <w:pStyle w:val="footnote"/>
      </w:pPr>
      <w:r>
        <w:rPr>
          <w:rStyle w:val="FootnoteReference"/>
        </w:rPr>
        <w:footnoteRef/>
      </w:r>
      <w:r>
        <w:t xml:space="preserve"> [JS] or “cry”</w:t>
      </w:r>
    </w:p>
  </w:footnote>
  <w:footnote w:id="677">
    <w:p w14:paraId="181149B5" w14:textId="32524C88" w:rsidR="007838C2" w:rsidRDefault="007838C2" w:rsidP="00D27B1F">
      <w:pPr>
        <w:pStyle w:val="footnote"/>
      </w:pPr>
      <w:r>
        <w:rPr>
          <w:rStyle w:val="FootnoteReference"/>
        </w:rPr>
        <w:footnoteRef/>
      </w:r>
      <w:r>
        <w:t xml:space="preserve"> [JS] or “rescue”, i.e. “O Lord, rescue me!”</w:t>
      </w:r>
    </w:p>
  </w:footnote>
  <w:footnote w:id="678">
    <w:p w14:paraId="25D08CAE" w14:textId="420582EC" w:rsidR="007838C2" w:rsidRDefault="007838C2" w:rsidP="00C544D6">
      <w:pPr>
        <w:pStyle w:val="footnote"/>
      </w:pPr>
      <w:r>
        <w:rPr>
          <w:rStyle w:val="FootnoteReference"/>
        </w:rPr>
        <w:footnoteRef/>
      </w:r>
      <w:r>
        <w:t xml:space="preserve"> cf. Heb. 4:10; Phil. 2:12; Mt. 11:28,29; Jer. 6:16.</w:t>
      </w:r>
    </w:p>
  </w:footnote>
  <w:footnote w:id="679">
    <w:p w14:paraId="05F0C10B" w14:textId="6BC266D9" w:rsidR="007838C2" w:rsidRDefault="007838C2" w:rsidP="0099246B">
      <w:pPr>
        <w:pStyle w:val="footnote"/>
      </w:pPr>
      <w:r>
        <w:rPr>
          <w:rStyle w:val="FootnoteReference"/>
        </w:rPr>
        <w:footnoteRef/>
      </w:r>
      <w:r>
        <w:t xml:space="preserve"> [JS] Fr. Lazarus has, “I will live to please the Lord”</w:t>
      </w:r>
    </w:p>
  </w:footnote>
  <w:footnote w:id="680">
    <w:p w14:paraId="4CB1C48E" w14:textId="77777777" w:rsidR="007838C2" w:rsidRDefault="007838C2" w:rsidP="00C544D6">
      <w:pPr>
        <w:pStyle w:val="footnote"/>
      </w:pPr>
      <w:r>
        <w:rPr>
          <w:rStyle w:val="FootnoteReference"/>
        </w:rPr>
        <w:footnoteRef/>
      </w:r>
      <w:r>
        <w:t xml:space="preserve"> 2 Cor. 4:13.</w:t>
      </w:r>
    </w:p>
  </w:footnote>
  <w:footnote w:id="681">
    <w:p w14:paraId="3BB26747" w14:textId="6DF70EDA" w:rsidR="007838C2" w:rsidRDefault="007838C2" w:rsidP="00040C56">
      <w:pPr>
        <w:pStyle w:val="footnote"/>
      </w:pPr>
      <w:r>
        <w:rPr>
          <w:rStyle w:val="FootnoteReference"/>
        </w:rPr>
        <w:footnoteRef/>
      </w:r>
      <w:r>
        <w:t xml:space="preserve"> [JS] or “brought very low”</w:t>
      </w:r>
    </w:p>
  </w:footnote>
  <w:footnote w:id="682">
    <w:p w14:paraId="14C69153" w14:textId="7E1050DE" w:rsidR="007838C2" w:rsidRDefault="007838C2" w:rsidP="00B403A1">
      <w:pPr>
        <w:pStyle w:val="footnote"/>
      </w:pPr>
      <w:r>
        <w:rPr>
          <w:rStyle w:val="FootnoteReference"/>
        </w:rPr>
        <w:footnoteRef/>
      </w:r>
      <w:r>
        <w:t xml:space="preserve"> [JS] OSB has, “ecstasy,” Fr. Lazarus has “madness,” Brenton has “amazement.”</w:t>
      </w:r>
    </w:p>
  </w:footnote>
  <w:footnote w:id="683">
    <w:p w14:paraId="01F55DAD" w14:textId="6E588482" w:rsidR="007838C2" w:rsidRDefault="007838C2" w:rsidP="00B403A1">
      <w:pPr>
        <w:pStyle w:val="footnote"/>
      </w:pPr>
      <w:r>
        <w:rPr>
          <w:rStyle w:val="FootnoteReference"/>
        </w:rPr>
        <w:footnoteRef/>
      </w:r>
      <w:r>
        <w:t xml:space="preserve"> [JS] NETS and OSB omit vs. 5.</w:t>
      </w:r>
    </w:p>
  </w:footnote>
  <w:footnote w:id="684">
    <w:p w14:paraId="0273528E" w14:textId="77777777" w:rsidR="007838C2" w:rsidRDefault="007838C2" w:rsidP="00F01C0B">
      <w:pPr>
        <w:pStyle w:val="footnote"/>
      </w:pPr>
      <w:r>
        <w:rPr>
          <w:rStyle w:val="FootnoteReference"/>
        </w:rPr>
        <w:footnoteRef/>
      </w:r>
      <w:r>
        <w:t xml:space="preserve"> [JS] literally, “holy ones.”</w:t>
      </w:r>
    </w:p>
  </w:footnote>
  <w:footnote w:id="685">
    <w:p w14:paraId="536B616C" w14:textId="77777777" w:rsidR="007838C2" w:rsidRDefault="007838C2" w:rsidP="00F01C0B">
      <w:pPr>
        <w:pStyle w:val="footnote"/>
      </w:pPr>
      <w:r>
        <w:rPr>
          <w:rStyle w:val="FootnoteReference"/>
        </w:rPr>
        <w:footnoteRef/>
      </w:r>
      <w:r>
        <w:t xml:space="preserve"> </w:t>
      </w:r>
      <w:r w:rsidRPr="00DC02D9">
        <w:rPr>
          <w:i/>
        </w:rPr>
        <w:t>Or:</w:t>
      </w:r>
      <w:r>
        <w:t xml:space="preserve"> costly (Wisdom 1:13-16).</w:t>
      </w:r>
    </w:p>
  </w:footnote>
  <w:footnote w:id="686">
    <w:p w14:paraId="6DE0E1BC" w14:textId="28145809" w:rsidR="007838C2" w:rsidRDefault="007838C2" w:rsidP="00B403A1">
      <w:pPr>
        <w:pStyle w:val="footnote"/>
      </w:pPr>
      <w:r>
        <w:rPr>
          <w:rStyle w:val="FootnoteReference"/>
        </w:rPr>
        <w:footnoteRef/>
      </w:r>
      <w:r>
        <w:t xml:space="preserve"> [JS] litearlly, “slave”.</w:t>
      </w:r>
    </w:p>
  </w:footnote>
  <w:footnote w:id="687">
    <w:p w14:paraId="74CEF705" w14:textId="6A24290B" w:rsidR="007838C2" w:rsidRDefault="007838C2" w:rsidP="00B403A1">
      <w:pPr>
        <w:pStyle w:val="footnote"/>
      </w:pPr>
      <w:r>
        <w:rPr>
          <w:rStyle w:val="FootnoteReference"/>
        </w:rPr>
        <w:footnoteRef/>
      </w:r>
      <w:r>
        <w:t xml:space="preserve"> [JS] [] lacking in NETS and OSB.</w:t>
      </w:r>
    </w:p>
  </w:footnote>
  <w:footnote w:id="688">
    <w:p w14:paraId="380C2FA4" w14:textId="77777777" w:rsidR="007838C2" w:rsidRDefault="007838C2" w:rsidP="00C544D6">
      <w:pPr>
        <w:pStyle w:val="footnote"/>
      </w:pPr>
      <w:r>
        <w:rPr>
          <w:rStyle w:val="FootnoteReference"/>
        </w:rPr>
        <w:footnoteRef/>
      </w:r>
      <w:r>
        <w:t xml:space="preserve"> Rom. 15:11.</w:t>
      </w:r>
    </w:p>
  </w:footnote>
  <w:footnote w:id="689">
    <w:p w14:paraId="62277668" w14:textId="3F273B69" w:rsidR="007838C2" w:rsidRDefault="007838C2" w:rsidP="00A63B10">
      <w:pPr>
        <w:pStyle w:val="footnote"/>
      </w:pPr>
      <w:r>
        <w:rPr>
          <w:rStyle w:val="FootnoteReference"/>
        </w:rPr>
        <w:footnoteRef/>
      </w:r>
      <w:r>
        <w:t xml:space="preserve"> [JS] Fr. Lazarus has “is strong” NETS has “became strong towards us,” OSB has “rules over us.”</w:t>
      </w:r>
    </w:p>
  </w:footnote>
  <w:footnote w:id="690">
    <w:p w14:paraId="5730A607" w14:textId="6F7B9D5F" w:rsidR="007838C2" w:rsidRDefault="007838C2" w:rsidP="00407DA2">
      <w:pPr>
        <w:pStyle w:val="footnote"/>
      </w:pPr>
      <w:r>
        <w:rPr>
          <w:rStyle w:val="FootnoteReference"/>
        </w:rPr>
        <w:footnoteRef/>
      </w:r>
      <w:r>
        <w:t xml:space="preserve"> [JS] “thankfully confess the Lord with praise,” here and throughout</w:t>
      </w:r>
    </w:p>
  </w:footnote>
  <w:footnote w:id="691">
    <w:p w14:paraId="468C84B0" w14:textId="77777777" w:rsidR="007838C2" w:rsidRDefault="007838C2" w:rsidP="00C544D6">
      <w:pPr>
        <w:pStyle w:val="footnote"/>
      </w:pPr>
      <w:r>
        <w:rPr>
          <w:rStyle w:val="FootnoteReference"/>
        </w:rPr>
        <w:footnoteRef/>
      </w:r>
      <w:r>
        <w:t xml:space="preserve"> Mercy </w:t>
      </w:r>
      <w:r w:rsidRPr="00DC02D9">
        <w:rPr>
          <w:i/>
        </w:rPr>
        <w:t>or</w:t>
      </w:r>
      <w:r>
        <w:t xml:space="preserve"> love.</w:t>
      </w:r>
    </w:p>
  </w:footnote>
  <w:footnote w:id="692">
    <w:p w14:paraId="17CB332D" w14:textId="77777777" w:rsidR="007838C2" w:rsidRPr="00C544D6" w:rsidRDefault="007838C2" w:rsidP="00C544D6">
      <w:pPr>
        <w:pStyle w:val="footnote"/>
      </w:pPr>
      <w:r w:rsidRPr="00C544D6">
        <w:rPr>
          <w:rStyle w:val="FootnoteReference"/>
          <w:vertAlign w:val="baseline"/>
        </w:rPr>
        <w:footnoteRef/>
      </w:r>
      <w:r w:rsidRPr="00C544D6">
        <w:t xml:space="preserve"> Heb. 13:6.</w:t>
      </w:r>
    </w:p>
  </w:footnote>
  <w:footnote w:id="693">
    <w:p w14:paraId="0D5076CD" w14:textId="11027FF0" w:rsidR="007838C2" w:rsidRDefault="007838C2" w:rsidP="00C13781">
      <w:pPr>
        <w:pStyle w:val="footnote"/>
      </w:pPr>
      <w:r>
        <w:rPr>
          <w:rStyle w:val="FootnoteReference"/>
        </w:rPr>
        <w:footnoteRef/>
      </w:r>
      <w:r>
        <w:t xml:space="preserve"> [JS] Fr. Lazarus has “see the fall of”</w:t>
      </w:r>
    </w:p>
  </w:footnote>
  <w:footnote w:id="694">
    <w:p w14:paraId="6976F3A7" w14:textId="5D43CA43" w:rsidR="007838C2" w:rsidRDefault="007838C2" w:rsidP="00C544D6">
      <w:pPr>
        <w:pStyle w:val="footnote"/>
      </w:pPr>
      <w:r w:rsidRPr="00C544D6">
        <w:rPr>
          <w:rStyle w:val="FootnoteReference"/>
          <w:vertAlign w:val="baseline"/>
        </w:rPr>
        <w:footnoteRef/>
      </w:r>
      <w:r w:rsidRPr="00C544D6">
        <w:t xml:space="preserve"> Or exerts power or works a miracle or creates power; (</w:t>
      </w:r>
      <w:r>
        <w:t>Cf</w:t>
      </w:r>
      <w:r w:rsidRPr="00C544D6">
        <w:t>. Ps. 59:14)</w:t>
      </w:r>
    </w:p>
  </w:footnote>
  <w:footnote w:id="695">
    <w:p w14:paraId="54F1DDA3" w14:textId="7FA1559F" w:rsidR="007838C2" w:rsidRDefault="007838C2" w:rsidP="00283E41">
      <w:pPr>
        <w:pStyle w:val="footnote"/>
      </w:pPr>
      <w:r>
        <w:rPr>
          <w:rStyle w:val="FootnoteReference"/>
        </w:rPr>
        <w:footnoteRef/>
      </w:r>
      <w:r>
        <w:t xml:space="preserve"> [JS] or “give thanks to”, “thankfully confess with praise”</w:t>
      </w:r>
    </w:p>
  </w:footnote>
  <w:footnote w:id="696">
    <w:p w14:paraId="6FF61961" w14:textId="48C00F3F" w:rsidR="007838C2" w:rsidRDefault="007838C2" w:rsidP="00283E41">
      <w:pPr>
        <w:pStyle w:val="footnote"/>
      </w:pPr>
      <w:r>
        <w:rPr>
          <w:rStyle w:val="FootnoteReference"/>
        </w:rPr>
        <w:footnoteRef/>
      </w:r>
      <w:r>
        <w:t xml:space="preserve"> [JS] or “praise and thank,” “thankfully confess with praise”</w:t>
      </w:r>
    </w:p>
  </w:footnote>
  <w:footnote w:id="697">
    <w:p w14:paraId="136E3140" w14:textId="77777777" w:rsidR="007838C2" w:rsidRDefault="007838C2" w:rsidP="00C544D6">
      <w:pPr>
        <w:pStyle w:val="footnote"/>
      </w:pPr>
      <w:r>
        <w:rPr>
          <w:rStyle w:val="FootnoteReference"/>
        </w:rPr>
        <w:footnoteRef/>
      </w:r>
      <w:r>
        <w:t xml:space="preserve"> Mt. 21:42; Acts 4:11; 1 Pet 2:7; Eph. 2:20; Is. 28:16; Zach. 4:7. Not a keystone of an arch, but a corner-stone uniting two walls and all walls.</w:t>
      </w:r>
    </w:p>
  </w:footnote>
  <w:footnote w:id="698">
    <w:p w14:paraId="130CB8A8" w14:textId="3314BD86" w:rsidR="007838C2" w:rsidRDefault="007838C2" w:rsidP="00283E41">
      <w:pPr>
        <w:pStyle w:val="footnote"/>
      </w:pPr>
      <w:r>
        <w:rPr>
          <w:rStyle w:val="FootnoteReference"/>
        </w:rPr>
        <w:footnoteRef/>
      </w:r>
      <w:r>
        <w:t xml:space="preserve"> [JS] or “prosper us”</w:t>
      </w:r>
    </w:p>
  </w:footnote>
  <w:footnote w:id="699">
    <w:p w14:paraId="7A2D9627" w14:textId="696F8531" w:rsidR="007838C2" w:rsidRDefault="007838C2" w:rsidP="00407DA2">
      <w:pPr>
        <w:pStyle w:val="footnote"/>
      </w:pPr>
      <w:r>
        <w:rPr>
          <w:rStyle w:val="FootnoteReference"/>
        </w:rPr>
        <w:footnoteRef/>
      </w:r>
      <w:r>
        <w:t xml:space="preserve"> [JS] or “revealed Himself to us” or, as Fr. Athanasius has it, “has shone upone us.”</w:t>
      </w:r>
    </w:p>
  </w:footnote>
  <w:footnote w:id="700">
    <w:p w14:paraId="05642717" w14:textId="78CE3F15" w:rsidR="007838C2" w:rsidRDefault="007838C2" w:rsidP="00C544D6">
      <w:pPr>
        <w:pStyle w:val="footnote"/>
      </w:pPr>
      <w:r>
        <w:rPr>
          <w:rStyle w:val="FootnoteReference"/>
        </w:rPr>
        <w:footnoteRef/>
      </w:r>
      <w:r>
        <w:t xml:space="preserve"> </w:t>
      </w:r>
      <w:r w:rsidRPr="00566893">
        <w:rPr>
          <w:i/>
        </w:rPr>
        <w:t>Heorte</w:t>
      </w:r>
      <w:r>
        <w:t xml:space="preserve"> = festal victim or sacrifice. The 4 corners of the altar were shaped like horns (Ex. 27:2). Christ was bound to the horns of the altar of the cross by the cords of love (cf. Hos. 11:4; Jn. 10:18).</w:t>
      </w:r>
    </w:p>
  </w:footnote>
  <w:footnote w:id="701">
    <w:p w14:paraId="27685407" w14:textId="50DBBE13" w:rsidR="007838C2" w:rsidRDefault="007838C2" w:rsidP="00407DA2">
      <w:pPr>
        <w:pStyle w:val="footnote"/>
      </w:pPr>
      <w:r>
        <w:rPr>
          <w:rStyle w:val="FootnoteReference"/>
        </w:rPr>
        <w:footnoteRef/>
      </w:r>
      <w:r>
        <w:t xml:space="preserve"> [JS] Fr. Athanasius has, “Ordain a feast, in those who reach unto the horns of the altar.” OSB has, “appoint a feast for yourselves, decked with branches, even to the hrons of the altar.” NETS has, “Arrange a feast with thick ones, up to the horns of the altar.”</w:t>
      </w:r>
    </w:p>
  </w:footnote>
  <w:footnote w:id="702">
    <w:p w14:paraId="10B6A538" w14:textId="218D14D9" w:rsidR="007838C2" w:rsidRDefault="007838C2" w:rsidP="00407DA2">
      <w:pPr>
        <w:pStyle w:val="footnote"/>
      </w:pPr>
      <w:r>
        <w:rPr>
          <w:rStyle w:val="FootnoteReference"/>
        </w:rPr>
        <w:footnoteRef/>
      </w:r>
      <w:r>
        <w:t xml:space="preserve"> [JS] “thankfully confess You with praise”</w:t>
      </w:r>
    </w:p>
  </w:footnote>
  <w:footnote w:id="703">
    <w:p w14:paraId="327B2E03" w14:textId="17966534" w:rsidR="007838C2" w:rsidRDefault="007838C2" w:rsidP="00407DA2">
      <w:pPr>
        <w:pStyle w:val="footnote"/>
      </w:pPr>
      <w:r>
        <w:rPr>
          <w:rStyle w:val="FootnoteReference"/>
        </w:rPr>
        <w:footnoteRef/>
      </w:r>
      <w:r>
        <w:t xml:space="preserve"> [JS] “thankfully confess You with praise”</w:t>
      </w:r>
    </w:p>
  </w:footnote>
  <w:footnote w:id="704">
    <w:p w14:paraId="6E3C51BA" w14:textId="77777777" w:rsidR="007838C2" w:rsidRDefault="007838C2" w:rsidP="00C544D6">
      <w:pPr>
        <w:pStyle w:val="footnote"/>
      </w:pPr>
      <w:r>
        <w:rPr>
          <w:rStyle w:val="FootnoteReference"/>
        </w:rPr>
        <w:footnoteRef/>
      </w:r>
      <w:r>
        <w:t xml:space="preserve"> ‘The new and living way’ (Heb. 10:19) of love (1 Cor. 12:31), peace with all (Heb. 12:14), holiness (Is. 35:8), ‘the way of God’ (Mt. 22:16), righteousness (2 Pet. 2:21), truth (2 Pet. 2:2), salvation (Acts 16:17), perfection (Mt. 5:48; 19:21; 1 Jn. 2:5) ‘the King’s Highway’ (Num. 20:17), the way of life (Mt. 7:14) revealed by God Who said, ‘l am the Way’ (Jn. 14:6). The one law (Gal. 5:14; Rom. 13:10) is the all-embracing love of God: ‘Live in love, as Christ love us’ (Eph.5:2).</w:t>
      </w:r>
    </w:p>
  </w:footnote>
  <w:footnote w:id="705">
    <w:p w14:paraId="1B184B80" w14:textId="77777777" w:rsidR="007838C2" w:rsidRDefault="007838C2" w:rsidP="00C544D6">
      <w:pPr>
        <w:pStyle w:val="footnote"/>
      </w:pPr>
      <w:r>
        <w:rPr>
          <w:rStyle w:val="FootnoteReference"/>
        </w:rPr>
        <w:footnoteRef/>
      </w:r>
      <w:r>
        <w:t xml:space="preserve"> Rom. 10:5; Gal. 3:12; Lev. 18:5; Luke 10:25-28.</w:t>
      </w:r>
    </w:p>
  </w:footnote>
  <w:footnote w:id="706">
    <w:p w14:paraId="0E153BF4" w14:textId="77777777" w:rsidR="007838C2" w:rsidRDefault="007838C2" w:rsidP="00C544D6">
      <w:pPr>
        <w:pStyle w:val="footnote"/>
      </w:pPr>
      <w:r>
        <w:rPr>
          <w:rStyle w:val="FootnoteReference"/>
        </w:rPr>
        <w:footnoteRef/>
      </w:r>
      <w:r>
        <w:t xml:space="preserve"> </w:t>
      </w:r>
      <w:r w:rsidRPr="0002544A">
        <w:rPr>
          <w:i/>
        </w:rPr>
        <w:t>Testimonies</w:t>
      </w:r>
      <w:r>
        <w:t xml:space="preserve"> are God’s works and creations through which we see and know God (Rom. 1:19-24), the Tabernacle, Ark and Mercy-Seat, the Covenant, His words and commandments, the whole Bible, the Church and Mysteries (Jn. 5:39), especially the Decalogue Laws, abiding testimonies of the Covenant, called the Testimony (Ex. 25:16; 27:21).</w:t>
      </w:r>
    </w:p>
  </w:footnote>
  <w:footnote w:id="707">
    <w:p w14:paraId="5FA9B9EF" w14:textId="77777777" w:rsidR="007838C2" w:rsidRDefault="007838C2" w:rsidP="00C544D6">
      <w:pPr>
        <w:pStyle w:val="footnote"/>
      </w:pPr>
      <w:r>
        <w:rPr>
          <w:rStyle w:val="FootnoteReference"/>
        </w:rPr>
        <w:footnoteRef/>
      </w:r>
      <w:r>
        <w:t xml:space="preserve"> Man has lost sight of God through sin. We are to seek Him by repentance. in truth, by praver and fasting, in His word, for Himself alone, through His Son, and in His Holy Spirit (Jn. 14:6-26).</w:t>
      </w:r>
    </w:p>
  </w:footnote>
  <w:footnote w:id="708">
    <w:p w14:paraId="253864F1" w14:textId="16AD5912" w:rsidR="007838C2" w:rsidRDefault="007838C2" w:rsidP="00E869A6">
      <w:pPr>
        <w:pStyle w:val="footnote"/>
      </w:pPr>
      <w:r>
        <w:rPr>
          <w:rStyle w:val="FootnoteReference"/>
        </w:rPr>
        <w:footnoteRef/>
      </w:r>
      <w:r>
        <w:t xml:space="preserve"> [JS] or “ordinances”. Fr. Athanasius has, “truths”. Literally something engraved or inscribed.</w:t>
      </w:r>
    </w:p>
  </w:footnote>
  <w:footnote w:id="709">
    <w:p w14:paraId="18017E7A" w14:textId="699B3F0B" w:rsidR="007838C2" w:rsidRDefault="007838C2" w:rsidP="00E869A6">
      <w:pPr>
        <w:pStyle w:val="footnote"/>
      </w:pPr>
      <w:r>
        <w:rPr>
          <w:rStyle w:val="FootnoteReference"/>
        </w:rPr>
        <w:footnoteRef/>
      </w:r>
      <w:r>
        <w:t xml:space="preserve"> [JS] Fr. Lazarus has “praise and thank”. Could be rendered, “thankfully confess You with praise”.</w:t>
      </w:r>
    </w:p>
  </w:footnote>
  <w:footnote w:id="710">
    <w:p w14:paraId="6175A855" w14:textId="57690D3E" w:rsidR="007838C2" w:rsidRDefault="007838C2" w:rsidP="00C57482">
      <w:pPr>
        <w:pStyle w:val="footnote"/>
      </w:pPr>
      <w:r>
        <w:rPr>
          <w:rStyle w:val="FootnoteReference"/>
        </w:rPr>
        <w:footnoteRef/>
      </w:r>
      <w:r>
        <w:t xml:space="preserve"> [JS] or “sayings,” or “teachings”</w:t>
      </w:r>
    </w:p>
  </w:footnote>
  <w:footnote w:id="711">
    <w:p w14:paraId="798DF7BE" w14:textId="68962B07" w:rsidR="007838C2" w:rsidRDefault="007838C2" w:rsidP="00BE75D2">
      <w:pPr>
        <w:pStyle w:val="footnote"/>
      </w:pPr>
      <w:r>
        <w:rPr>
          <w:rStyle w:val="FootnoteReference"/>
        </w:rPr>
        <w:footnoteRef/>
      </w:r>
      <w:r>
        <w:t xml:space="preserve"> [JS] Fr. Athanasius has, “repaly,” Brenton has “recompense”</w:t>
      </w:r>
    </w:p>
  </w:footnote>
  <w:footnote w:id="712">
    <w:p w14:paraId="0D4EEBCE" w14:textId="0AC85059" w:rsidR="007838C2" w:rsidRDefault="007838C2" w:rsidP="00C544D6">
      <w:pPr>
        <w:pStyle w:val="footnote"/>
      </w:pPr>
      <w:r>
        <w:rPr>
          <w:rStyle w:val="FootnoteReference"/>
        </w:rPr>
        <w:footnoteRef/>
      </w:r>
      <w:r>
        <w:t xml:space="preserve"> He does not dare to say he wants God’s judgments (cf. Ps.53:3), but he longs to be so pure in heart and action that he welcomes them at all times (St. Hilary).</w:t>
      </w:r>
    </w:p>
  </w:footnote>
  <w:footnote w:id="713">
    <w:p w14:paraId="27B8F97B" w14:textId="77777777" w:rsidR="007838C2" w:rsidRDefault="007838C2" w:rsidP="00C544D6">
      <w:pPr>
        <w:pStyle w:val="footnote"/>
      </w:pPr>
      <w:r>
        <w:rPr>
          <w:rStyle w:val="FootnoteReference"/>
        </w:rPr>
        <w:footnoteRef/>
      </w:r>
      <w:r>
        <w:t xml:space="preserve"> God rebuked proud Satan when he was cast from heaven, and proud man when he was banished from Eden; likewise Pharaoh, Saul, Nebuchadnezzar etc. He rebukes the proud and gives grace to the humble. The eternal law is stated in Deut. 28.</w:t>
      </w:r>
    </w:p>
  </w:footnote>
  <w:footnote w:id="714">
    <w:p w14:paraId="7E47ADA2" w14:textId="77777777" w:rsidR="007838C2" w:rsidRDefault="007838C2" w:rsidP="00C544D6">
      <w:pPr>
        <w:pStyle w:val="footnote"/>
      </w:pPr>
      <w:r>
        <w:rPr>
          <w:rStyle w:val="FootnoteReference"/>
        </w:rPr>
        <w:footnoteRef/>
      </w:r>
      <w:r>
        <w:t xml:space="preserve"> Everything is a testimony, witness, word of the living God. But the chief are the Saviour’s Birth, Death, Descent into Hell, Resurrection, Ascension, Gift of the Spirit, Second Corning: the 7 seals of the Book only He could open (Rev. 5:5).</w:t>
      </w:r>
    </w:p>
  </w:footnote>
  <w:footnote w:id="715">
    <w:p w14:paraId="1EDD2AC5" w14:textId="77777777" w:rsidR="007838C2" w:rsidRDefault="007838C2" w:rsidP="00C544D6">
      <w:pPr>
        <w:pStyle w:val="footnote"/>
      </w:pPr>
      <w:r>
        <w:rPr>
          <w:rStyle w:val="FootnoteReference"/>
        </w:rPr>
        <w:footnoteRef/>
      </w:r>
      <w:r>
        <w:t xml:space="preserve"> sloth: </w:t>
      </w:r>
      <w:r w:rsidRPr="0002544A">
        <w:rPr>
          <w:i/>
        </w:rPr>
        <w:t>or:</w:t>
      </w:r>
      <w:r>
        <w:t xml:space="preserve"> accidie.</w:t>
      </w:r>
    </w:p>
  </w:footnote>
  <w:footnote w:id="716">
    <w:p w14:paraId="35335E72" w14:textId="703A0471" w:rsidR="007838C2" w:rsidRDefault="007838C2" w:rsidP="005E7419">
      <w:pPr>
        <w:pStyle w:val="footnote"/>
      </w:pPr>
      <w:r>
        <w:rPr>
          <w:rStyle w:val="FootnoteReference"/>
        </w:rPr>
        <w:footnoteRef/>
      </w:r>
      <w:r>
        <w:t xml:space="preserve"> [JS] or “establish,” “confirm”</w:t>
      </w:r>
    </w:p>
  </w:footnote>
  <w:footnote w:id="717">
    <w:p w14:paraId="2E991C7E" w14:textId="4933BF85" w:rsidR="007838C2" w:rsidRDefault="007838C2" w:rsidP="00B5676D">
      <w:pPr>
        <w:pStyle w:val="footnote"/>
      </w:pPr>
      <w:r>
        <w:rPr>
          <w:rStyle w:val="FootnoteReference"/>
        </w:rPr>
        <w:footnoteRef/>
      </w:r>
      <w:r>
        <w:t xml:space="preserve"> [JS] or “covetousness”</w:t>
      </w:r>
    </w:p>
  </w:footnote>
  <w:footnote w:id="718">
    <w:p w14:paraId="25BE986A" w14:textId="2129563B" w:rsidR="007838C2" w:rsidRDefault="007838C2" w:rsidP="00C544D6">
      <w:pPr>
        <w:pStyle w:val="footnote"/>
      </w:pPr>
      <w:r>
        <w:rPr>
          <w:rStyle w:val="FootnoteReference"/>
        </w:rPr>
        <w:footnoteRef/>
      </w:r>
      <w:r>
        <w:t xml:space="preserve"> Eyes were given us that we might see in creatures our Creator (St Athanasius). [JS] Fr. Athanasius has “grief” in place of “sloth,” OSB has “listlessness,” NETS has “exhaustion”</w:t>
      </w:r>
    </w:p>
  </w:footnote>
  <w:footnote w:id="719">
    <w:p w14:paraId="1BE9F3FA" w14:textId="704CDB82" w:rsidR="007838C2" w:rsidRDefault="007838C2" w:rsidP="00C544D6">
      <w:pPr>
        <w:pStyle w:val="footnote"/>
      </w:pPr>
      <w:r>
        <w:rPr>
          <w:rStyle w:val="FootnoteReference"/>
        </w:rPr>
        <w:footnoteRef/>
      </w:r>
      <w:r>
        <w:t xml:space="preserve"> Christ is our way and our righteousness (cf. Jn. 14:6; 1 Cor 1:30; Ephes. 2:5-7).</w:t>
      </w:r>
    </w:p>
  </w:footnote>
  <w:footnote w:id="720">
    <w:p w14:paraId="79416CA6" w14:textId="027AF494" w:rsidR="007838C2" w:rsidRDefault="007838C2" w:rsidP="00C544D6">
      <w:pPr>
        <w:pStyle w:val="footnote"/>
      </w:pPr>
      <w:r>
        <w:rPr>
          <w:rStyle w:val="FootnoteReference"/>
        </w:rPr>
        <w:footnoteRef/>
      </w:r>
      <w:r>
        <w:t xml:space="preserve"> The house of wisdom can be built only if the fear of God is rooted deeply in the soul (cf. St Ambrose).</w:t>
      </w:r>
    </w:p>
  </w:footnote>
  <w:footnote w:id="721">
    <w:p w14:paraId="5DF20A4C" w14:textId="42D6EF77" w:rsidR="007838C2" w:rsidRDefault="007838C2" w:rsidP="00C544D6">
      <w:pPr>
        <w:pStyle w:val="footnote"/>
      </w:pPr>
      <w:r>
        <w:rPr>
          <w:rStyle w:val="FootnoteReference"/>
        </w:rPr>
        <w:footnoteRef/>
      </w:r>
      <w:r>
        <w:t xml:space="preserve"> Christ is our way and our righteousness (cf. Jn. 14:6; 1 Cor 1:30; Ephes. 2:5-7). &lt;see 2 footnotes above&gt;</w:t>
      </w:r>
    </w:p>
  </w:footnote>
  <w:footnote w:id="722">
    <w:p w14:paraId="2981F854" w14:textId="7B631D2E" w:rsidR="007838C2" w:rsidRDefault="007838C2" w:rsidP="00C544D6">
      <w:pPr>
        <w:pStyle w:val="footnote"/>
      </w:pPr>
      <w:r>
        <w:rPr>
          <w:rStyle w:val="FootnoteReference"/>
        </w:rPr>
        <w:footnoteRef/>
      </w:r>
      <w:r>
        <w:t xml:space="preserve"> </w:t>
      </w:r>
      <w:r w:rsidRPr="0002544A">
        <w:rPr>
          <w:i/>
        </w:rPr>
        <w:t>Lit</w:t>
      </w:r>
      <w:r>
        <w:t>. Face: a Hebraism for ‘favor’. (Cf. Psalm 44:13).</w:t>
      </w:r>
    </w:p>
  </w:footnote>
  <w:footnote w:id="723">
    <w:p w14:paraId="38605490" w14:textId="30AFC73A" w:rsidR="007838C2" w:rsidRDefault="007838C2" w:rsidP="00D305E3">
      <w:pPr>
        <w:pStyle w:val="footnote"/>
      </w:pPr>
      <w:r>
        <w:rPr>
          <w:rStyle w:val="FootnoteReference"/>
        </w:rPr>
        <w:footnoteRef/>
      </w:r>
      <w:r>
        <w:t xml:space="preserve"> [JS] or “thank,” “thankfully confess You with praise”</w:t>
      </w:r>
    </w:p>
  </w:footnote>
  <w:footnote w:id="724">
    <w:p w14:paraId="7A206583" w14:textId="77777777" w:rsidR="007838C2" w:rsidRDefault="007838C2" w:rsidP="00C544D6">
      <w:pPr>
        <w:pStyle w:val="footnote"/>
      </w:pPr>
      <w:r>
        <w:rPr>
          <w:rStyle w:val="FootnoteReference"/>
        </w:rPr>
        <w:footnoteRef/>
      </w:r>
      <w:r>
        <w:t xml:space="preserve"> When Christ dwells in the heart, while others complain of poverty, want and suffering, the saints see love and mercy everywhere. ‘Everything has become new’ (2 Cor. 5:17). See also Psalms 32:5; 117:1.</w:t>
      </w:r>
    </w:p>
  </w:footnote>
  <w:footnote w:id="725">
    <w:p w14:paraId="47E338DE" w14:textId="77777777" w:rsidR="007838C2" w:rsidRDefault="007838C2" w:rsidP="00C544D6">
      <w:pPr>
        <w:pStyle w:val="footnote"/>
      </w:pPr>
      <w:r>
        <w:rPr>
          <w:rStyle w:val="FootnoteReference"/>
        </w:rPr>
        <w:footnoteRef/>
      </w:r>
      <w:r>
        <w:t xml:space="preserve"> Curdled with scorn, anger and fear.</w:t>
      </w:r>
    </w:p>
  </w:footnote>
  <w:footnote w:id="726">
    <w:p w14:paraId="7309743D" w14:textId="0EE8ABB9" w:rsidR="007838C2" w:rsidRDefault="007838C2" w:rsidP="00C544D6">
      <w:pPr>
        <w:pStyle w:val="footnote"/>
      </w:pPr>
      <w:r>
        <w:rPr>
          <w:rStyle w:val="FootnoteReference"/>
        </w:rPr>
        <w:footnoteRef/>
      </w:r>
      <w:r>
        <w:t xml:space="preserve"> Was St. Peter poor when he had no gold and silver for the cripple? They are not currency in Canaan (cf. St. Chrysostom).</w:t>
      </w:r>
    </w:p>
  </w:footnote>
  <w:footnote w:id="727">
    <w:p w14:paraId="093B35A7" w14:textId="6379C8CD" w:rsidR="007838C2" w:rsidRDefault="007838C2" w:rsidP="00C936FC">
      <w:pPr>
        <w:pStyle w:val="footnote"/>
      </w:pPr>
      <w:r>
        <w:rPr>
          <w:rStyle w:val="FootnoteReference"/>
        </w:rPr>
        <w:footnoteRef/>
      </w:r>
      <w:r>
        <w:t xml:space="preserve"> [JS] literally, “my soul fails for”, I.e. “I am dying for your salvation,” not as in literal death, but as in the common colloquial expression of great longing.</w:t>
      </w:r>
    </w:p>
  </w:footnote>
  <w:footnote w:id="728">
    <w:p w14:paraId="66EEA7F3" w14:textId="2655C0E8" w:rsidR="007838C2" w:rsidRDefault="007838C2" w:rsidP="00C936FC">
      <w:pPr>
        <w:pStyle w:val="footnote"/>
      </w:pPr>
      <w:r>
        <w:rPr>
          <w:rStyle w:val="FootnoteReference"/>
        </w:rPr>
        <w:footnoteRef/>
      </w:r>
      <w:r>
        <w:t xml:space="preserve"> [JS] i.e. my eyes were straigned looking for your word.</w:t>
      </w:r>
    </w:p>
  </w:footnote>
  <w:footnote w:id="729">
    <w:p w14:paraId="4CBD2EF6" w14:textId="212825E8" w:rsidR="007838C2" w:rsidRDefault="007838C2" w:rsidP="00C544D6">
      <w:pPr>
        <w:pStyle w:val="footnote"/>
      </w:pPr>
      <w:r>
        <w:rPr>
          <w:rStyle w:val="FootnoteReference"/>
        </w:rPr>
        <w:footnoteRef/>
      </w:r>
      <w:r>
        <w:t xml:space="preserve"> ‘When will You comfort me?’ = When will You send Your Comforter, so that I may be filled with Your Spirit, Comforter, Paraclete? (cf. Ephes. 5:18).</w:t>
      </w:r>
    </w:p>
  </w:footnote>
  <w:footnote w:id="730">
    <w:p w14:paraId="10BF754D" w14:textId="77777777" w:rsidR="007838C2" w:rsidRDefault="007838C2" w:rsidP="00C544D6">
      <w:pPr>
        <w:pStyle w:val="footnote"/>
      </w:pPr>
      <w:r>
        <w:rPr>
          <w:rStyle w:val="FootnoteReference"/>
        </w:rPr>
        <w:footnoteRef/>
      </w:r>
      <w:r>
        <w:t xml:space="preserve"> Sprinkled with hoar-frost, a wineskin is like the greying head of an old man.</w:t>
      </w:r>
    </w:p>
  </w:footnote>
  <w:footnote w:id="731">
    <w:p w14:paraId="297C1D16" w14:textId="55FFB7CB" w:rsidR="007838C2" w:rsidRDefault="007838C2" w:rsidP="00D9575C">
      <w:pPr>
        <w:pStyle w:val="footnote"/>
      </w:pPr>
      <w:r>
        <w:rPr>
          <w:rStyle w:val="FootnoteReference"/>
        </w:rPr>
        <w:footnoteRef/>
      </w:r>
      <w:r>
        <w:t xml:space="preserve"> [JS] revive, “give me life”</w:t>
      </w:r>
    </w:p>
  </w:footnote>
  <w:footnote w:id="732">
    <w:p w14:paraId="43860D7B" w14:textId="0D5C0E48" w:rsidR="007838C2" w:rsidRDefault="007838C2" w:rsidP="00D9575C">
      <w:pPr>
        <w:pStyle w:val="footnote"/>
      </w:pPr>
      <w:r>
        <w:rPr>
          <w:rStyle w:val="FootnoteReference"/>
        </w:rPr>
        <w:footnoteRef/>
      </w:r>
      <w:r>
        <w:t xml:space="preserve"> [JS] “all things together”, i.e. “all the universe”</w:t>
      </w:r>
    </w:p>
  </w:footnote>
  <w:footnote w:id="733">
    <w:p w14:paraId="1C03CDF6" w14:textId="6210968E" w:rsidR="007838C2" w:rsidRDefault="007838C2" w:rsidP="00C544D6">
      <w:pPr>
        <w:pStyle w:val="footnote"/>
      </w:pPr>
      <w:r>
        <w:rPr>
          <w:rStyle w:val="FootnoteReference"/>
        </w:rPr>
        <w:footnoteRef/>
      </w:r>
      <w:r>
        <w:t xml:space="preserve"> The commandment to love God, our neighbor and our enemy, is infinitely broad because all-inclusive; it contains the sum of all our perfection, and is the crowning experience (cf. St Basil).</w:t>
      </w:r>
    </w:p>
  </w:footnote>
  <w:footnote w:id="734">
    <w:p w14:paraId="590118AD" w14:textId="77777777" w:rsidR="007838C2" w:rsidRDefault="007838C2" w:rsidP="00C544D6">
      <w:pPr>
        <w:pStyle w:val="footnote"/>
      </w:pPr>
      <w:r>
        <w:rPr>
          <w:rStyle w:val="FootnoteReference"/>
        </w:rPr>
        <w:footnoteRef/>
      </w:r>
      <w:r>
        <w:t xml:space="preserve"> hear: </w:t>
      </w:r>
      <w:r w:rsidRPr="0002544A">
        <w:rPr>
          <w:i/>
        </w:rPr>
        <w:t>lit</w:t>
      </w:r>
      <w:r>
        <w:t>. gullet, throat, larynx.</w:t>
      </w:r>
    </w:p>
  </w:footnote>
  <w:footnote w:id="735">
    <w:p w14:paraId="1A1C9B89" w14:textId="77777777" w:rsidR="007838C2" w:rsidRDefault="007838C2" w:rsidP="00C544D6">
      <w:pPr>
        <w:pStyle w:val="footnote"/>
      </w:pPr>
      <w:r>
        <w:rPr>
          <w:rStyle w:val="FootnoteReference"/>
        </w:rPr>
        <w:footnoteRef/>
      </w:r>
      <w:r>
        <w:t xml:space="preserve"> ‘The rays of the Word are eternally ready to shine wherever the windows of the soul are opened in simple faith’ (St. Hilary).</w:t>
      </w:r>
    </w:p>
  </w:footnote>
  <w:footnote w:id="736">
    <w:p w14:paraId="608F88F3" w14:textId="5EEF24C6" w:rsidR="007838C2" w:rsidRDefault="007838C2" w:rsidP="004D36A2">
      <w:pPr>
        <w:pStyle w:val="footnote"/>
      </w:pPr>
      <w:r>
        <w:rPr>
          <w:rStyle w:val="FootnoteReference"/>
        </w:rPr>
        <w:footnoteRef/>
      </w:r>
      <w:r>
        <w:t xml:space="preserve"> [JS] probably “forever for a reward”, rather than “for an eternal reward”</w:t>
      </w:r>
    </w:p>
  </w:footnote>
  <w:footnote w:id="737">
    <w:p w14:paraId="5687A5D1" w14:textId="12E6D97D" w:rsidR="007838C2" w:rsidRDefault="007838C2" w:rsidP="00C544D6">
      <w:pPr>
        <w:pStyle w:val="footnote"/>
      </w:pPr>
      <w:r>
        <w:rPr>
          <w:rStyle w:val="FootnoteReference"/>
        </w:rPr>
        <w:footnoteRef/>
      </w:r>
      <w:r>
        <w:t xml:space="preserve"> ‘In wicked men we rightly hate the evil, but love the creature’ (St. Prosper). [JS] Fr. Lazarus interprets “evildoers” here as “evil spirits”</w:t>
      </w:r>
    </w:p>
  </w:footnote>
  <w:footnote w:id="738">
    <w:p w14:paraId="2CF134F8" w14:textId="13011A8D" w:rsidR="007838C2" w:rsidRDefault="007838C2" w:rsidP="00C544D6">
      <w:pPr>
        <w:pStyle w:val="footnote"/>
      </w:pPr>
      <w:r>
        <w:rPr>
          <w:rStyle w:val="FootnoteReference"/>
        </w:rPr>
        <w:footnoteRef/>
      </w:r>
      <w:r>
        <w:t xml:space="preserve"> [JS] Fr. Lazarus has “outcasts”: The world’s real outcasts are those who deliberately exclude themselves by sin from the realm of grace and glory. Cf. Ps. 50:13. ‘Cast me not out of Your Presence, from a sense of Your grace and favor, from the vision of Your Face.’ Cf. Ps. 21:7; Mt. 25:30; Jn. 15:6; 6:37.</w:t>
      </w:r>
    </w:p>
  </w:footnote>
  <w:footnote w:id="739">
    <w:p w14:paraId="3C89D31A" w14:textId="188553A2" w:rsidR="007838C2" w:rsidRDefault="007838C2" w:rsidP="00C544D6">
      <w:pPr>
        <w:pStyle w:val="footnote"/>
      </w:pPr>
      <w:r>
        <w:rPr>
          <w:rStyle w:val="FootnoteReference"/>
        </w:rPr>
        <w:footnoteRef/>
      </w:r>
      <w:r>
        <w:t xml:space="preserve"> Be surety </w:t>
      </w:r>
      <w:r w:rsidRPr="007B4ADE">
        <w:rPr>
          <w:i/>
        </w:rPr>
        <w:t>or</w:t>
      </w:r>
      <w:r>
        <w:t xml:space="preserve"> bail (</w:t>
      </w:r>
      <w:r w:rsidRPr="007B4ADE">
        <w:rPr>
          <w:i/>
        </w:rPr>
        <w:t>Lat</w:t>
      </w:r>
      <w:r>
        <w:t>. Bajulus = burden-bearer), as Judah was answerable for the welfare and safety of Benjamin (Gen. 43:9). Cf. Hezekiah’s prayer: ‘O Lord, I am oppressed. Undertake for me’ (Isaiah 38:14).</w:t>
      </w:r>
    </w:p>
  </w:footnote>
  <w:footnote w:id="740">
    <w:p w14:paraId="0E747174" w14:textId="77777777" w:rsidR="007838C2" w:rsidRDefault="007838C2" w:rsidP="00C544D6">
      <w:pPr>
        <w:pStyle w:val="footnote"/>
      </w:pPr>
      <w:r>
        <w:rPr>
          <w:rStyle w:val="FootnoteReference"/>
        </w:rPr>
        <w:footnoteRef/>
      </w:r>
      <w:r>
        <w:t xml:space="preserve"> These words are repeated by the deacon at the beginning of the Divine Liturgy.</w:t>
      </w:r>
    </w:p>
  </w:footnote>
  <w:footnote w:id="741">
    <w:p w14:paraId="24311CED" w14:textId="1E1A85CD" w:rsidR="007838C2" w:rsidRDefault="007838C2" w:rsidP="00C544D6">
      <w:pPr>
        <w:pStyle w:val="footnote"/>
      </w:pPr>
      <w:r>
        <w:rPr>
          <w:rStyle w:val="FootnoteReference"/>
        </w:rPr>
        <w:footnoteRef/>
      </w:r>
      <w:r>
        <w:t xml:space="preserve"> ‘When the commandments are loved more than gold or precious stones (cf. 18:11), all earthly reward compared with the commandments themselves is trivial; then no other human blessings can compare with those good gifts and laws by which man himself is made good’ (St. Augustine).</w:t>
      </w:r>
    </w:p>
  </w:footnote>
  <w:footnote w:id="742">
    <w:p w14:paraId="31DA08D1" w14:textId="75A07B30" w:rsidR="007838C2" w:rsidRDefault="007838C2" w:rsidP="00027E51">
      <w:pPr>
        <w:pStyle w:val="footnote"/>
      </w:pPr>
      <w:r>
        <w:rPr>
          <w:rStyle w:val="FootnoteReference"/>
        </w:rPr>
        <w:footnoteRef/>
      </w:r>
      <w:r>
        <w:t xml:space="preserve"> [JS] or “I directed myself towards”</w:t>
      </w:r>
    </w:p>
  </w:footnote>
  <w:footnote w:id="743">
    <w:p w14:paraId="0B2F62E7" w14:textId="0CF252B5" w:rsidR="007838C2" w:rsidRDefault="007838C2" w:rsidP="00C544D6">
      <w:pPr>
        <w:pStyle w:val="footnote"/>
      </w:pPr>
      <w:r>
        <w:rPr>
          <w:rStyle w:val="FootnoteReference"/>
        </w:rPr>
        <w:footnoteRef/>
      </w:r>
      <w:r>
        <w:t xml:space="preserve"> Cf. Lk. 24:27,32,45.</w:t>
      </w:r>
    </w:p>
  </w:footnote>
  <w:footnote w:id="744">
    <w:p w14:paraId="081BE299" w14:textId="0DC86D26" w:rsidR="007838C2" w:rsidRDefault="007838C2" w:rsidP="00027E51">
      <w:pPr>
        <w:pStyle w:val="footnote"/>
      </w:pPr>
      <w:r>
        <w:rPr>
          <w:rStyle w:val="FootnoteReference"/>
        </w:rPr>
        <w:footnoteRef/>
      </w:r>
      <w:r>
        <w:t xml:space="preserve"> [JS] Fr. Lazarus and Fr. Athanasius interpret this as “the Spirit” or “a Spirit”, (breath and spirit being the same word)</w:t>
      </w:r>
    </w:p>
  </w:footnote>
  <w:footnote w:id="745">
    <w:p w14:paraId="33F1F13D" w14:textId="77777777" w:rsidR="007838C2" w:rsidRDefault="007838C2" w:rsidP="00C544D6">
      <w:pPr>
        <w:pStyle w:val="footnote"/>
      </w:pPr>
      <w:r>
        <w:rPr>
          <w:rStyle w:val="FootnoteReference"/>
        </w:rPr>
        <w:footnoteRef/>
      </w:r>
      <w:r>
        <w:t xml:space="preserve"> Just as we who claim to love God judge it right to show mercy, so we can expect the divine mercy (Mt. 5:7).</w:t>
      </w:r>
    </w:p>
  </w:footnote>
  <w:footnote w:id="746">
    <w:p w14:paraId="63C08946" w14:textId="7EC52CFB" w:rsidR="007838C2" w:rsidRDefault="007838C2" w:rsidP="00C544D6">
      <w:pPr>
        <w:pStyle w:val="footnote"/>
      </w:pPr>
      <w:r>
        <w:rPr>
          <w:rStyle w:val="FootnoteReference"/>
        </w:rPr>
        <w:footnoteRef/>
      </w:r>
      <w:r>
        <w:t xml:space="preserve"> pure: </w:t>
      </w:r>
      <w:r w:rsidRPr="007B4ADE">
        <w:rPr>
          <w:i/>
        </w:rPr>
        <w:t>lit</w:t>
      </w:r>
      <w:r>
        <w:t>. burnt, fired: hence refined and pure (cf. Psalm 11:7).</w:t>
      </w:r>
    </w:p>
  </w:footnote>
  <w:footnote w:id="747">
    <w:p w14:paraId="6C5F33A5" w14:textId="77777777" w:rsidR="007838C2" w:rsidRDefault="007838C2" w:rsidP="00C544D6">
      <w:pPr>
        <w:pStyle w:val="footnote"/>
      </w:pPr>
      <w:r>
        <w:rPr>
          <w:rStyle w:val="FootnoteReference"/>
        </w:rPr>
        <w:footnoteRef/>
      </w:r>
      <w:r>
        <w:t xml:space="preserve"> ‘No athlete enters a contest unless he has first been trained. Let us anoint the arms of our soul with the oil of reading, and have regular exercise day and night in the gymnasium of Holy Scripture’ (St. Ambrose).</w:t>
      </w:r>
    </w:p>
  </w:footnote>
  <w:footnote w:id="748">
    <w:p w14:paraId="1B4D2C64" w14:textId="77376B3B" w:rsidR="007838C2" w:rsidRDefault="007838C2" w:rsidP="00C544D6">
      <w:pPr>
        <w:pStyle w:val="footnote"/>
      </w:pPr>
      <w:r>
        <w:rPr>
          <w:rStyle w:val="FootnoteReference"/>
        </w:rPr>
        <w:footnoteRef/>
      </w:r>
      <w:r>
        <w:t xml:space="preserve"> ‘It is a grim outlook if the rising sun finds you in bed weighed down with snoring sloth! You owe the daily first-fruits of your heart and voice to God. The Lord Jesus spent nights in prayer that you might learn to pray. Give Him what He paid for you.’ (St. Ambrose, cf. Mk. 13:35-37).</w:t>
      </w:r>
    </w:p>
  </w:footnote>
  <w:footnote w:id="749">
    <w:p w14:paraId="7AACBE15" w14:textId="544AAC0D" w:rsidR="007838C2" w:rsidRDefault="007838C2" w:rsidP="00C544D6">
      <w:pPr>
        <w:pStyle w:val="footnote"/>
      </w:pPr>
      <w:r>
        <w:rPr>
          <w:rStyle w:val="FootnoteReference"/>
        </w:rPr>
        <w:footnoteRef/>
      </w:r>
      <w:r>
        <w:t xml:space="preserve"> Words: Gk. </w:t>
      </w:r>
      <w:r w:rsidRPr="007B4ADE">
        <w:rPr>
          <w:i/>
        </w:rPr>
        <w:t>logia</w:t>
      </w:r>
      <w:r>
        <w:t xml:space="preserve"> = oracles, utterances, sayings, promises (cf. Rom. 3:2; Acts 7:38; Heb. 5:12; 1 Pet. :11).</w:t>
      </w:r>
    </w:p>
  </w:footnote>
  <w:footnote w:id="750">
    <w:p w14:paraId="316360CF" w14:textId="52D1E6E8" w:rsidR="007838C2" w:rsidRDefault="007838C2" w:rsidP="00330381">
      <w:pPr>
        <w:pStyle w:val="footnote"/>
      </w:pPr>
      <w:r>
        <w:rPr>
          <w:rStyle w:val="FootnoteReference"/>
        </w:rPr>
        <w:footnoteRef/>
      </w:r>
      <w:r>
        <w:t xml:space="preserve"> [JS] or “wickedness”</w:t>
      </w:r>
    </w:p>
  </w:footnote>
  <w:footnote w:id="751">
    <w:p w14:paraId="50052FF4" w14:textId="1790CFD6" w:rsidR="007838C2" w:rsidRDefault="007838C2" w:rsidP="00C544D6">
      <w:pPr>
        <w:pStyle w:val="footnote"/>
      </w:pPr>
      <w:r>
        <w:rPr>
          <w:rStyle w:val="FootnoteReference"/>
        </w:rPr>
        <w:footnoteRef/>
      </w:r>
      <w:r>
        <w:t xml:space="preserve"> Cf. Ps. 110:10.</w:t>
      </w:r>
    </w:p>
  </w:footnote>
  <w:footnote w:id="752">
    <w:p w14:paraId="720D7516" w14:textId="1A9EC268" w:rsidR="007838C2" w:rsidRDefault="007838C2" w:rsidP="00C544D6">
      <w:pPr>
        <w:pStyle w:val="footnote"/>
      </w:pPr>
      <w:r>
        <w:rPr>
          <w:rStyle w:val="FootnoteReference"/>
        </w:rPr>
        <w:footnoteRef/>
      </w:r>
      <w:r>
        <w:t xml:space="preserve"> ‘I do not fear my enemies, but I dread to be dead to Your word’ (St. Athanasius). Cf. Psalm 80:12-14 and footnote there. Cf. Rom. 6:11-13. [JS] others have “beginning”</w:t>
      </w:r>
    </w:p>
  </w:footnote>
  <w:footnote w:id="753">
    <w:p w14:paraId="7BCCBEE9" w14:textId="2E070483" w:rsidR="007838C2" w:rsidRDefault="007838C2" w:rsidP="00922B79">
      <w:pPr>
        <w:pStyle w:val="footnote"/>
      </w:pPr>
      <w:r>
        <w:rPr>
          <w:rStyle w:val="FootnoteReference"/>
        </w:rPr>
        <w:footnoteRef/>
      </w:r>
      <w:r>
        <w:t xml:space="preserve"> [JS] Coptic has, “Name”.</w:t>
      </w:r>
    </w:p>
  </w:footnote>
  <w:footnote w:id="754">
    <w:p w14:paraId="6758F0AB" w14:textId="1B97FFBE" w:rsidR="007838C2" w:rsidRDefault="007838C2" w:rsidP="00922B79">
      <w:pPr>
        <w:pStyle w:val="footnote"/>
      </w:pPr>
      <w:r>
        <w:rPr>
          <w:rStyle w:val="FootnoteReference"/>
        </w:rPr>
        <w:footnoteRef/>
      </w:r>
      <w:r>
        <w:t xml:space="preserve"> [JS] or “word,” or “teachings</w:t>
      </w:r>
    </w:p>
  </w:footnote>
  <w:footnote w:id="755">
    <w:p w14:paraId="323379C4" w14:textId="4014F861" w:rsidR="007838C2" w:rsidRDefault="007838C2" w:rsidP="00DA5B2D">
      <w:pPr>
        <w:pStyle w:val="footnote"/>
      </w:pPr>
      <w:r>
        <w:rPr>
          <w:rStyle w:val="FootnoteReference"/>
        </w:rPr>
        <w:footnoteRef/>
      </w:r>
      <w:r>
        <w:t xml:space="preserve"> [JS] [] found in Coptic. See the First Hour of Tuesday of Holy Week.</w:t>
      </w:r>
    </w:p>
  </w:footnote>
  <w:footnote w:id="756">
    <w:p w14:paraId="6F9983BE" w14:textId="25FEB91F" w:rsidR="007838C2" w:rsidRDefault="007838C2" w:rsidP="00881117">
      <w:pPr>
        <w:pStyle w:val="footnote"/>
      </w:pPr>
      <w:r>
        <w:rPr>
          <w:rStyle w:val="FootnoteReference"/>
        </w:rPr>
        <w:footnoteRef/>
      </w:r>
      <w:r>
        <w:t xml:space="preserve"> [JS] Fr. Athanaius has “or what shall be added unto you, by a deceitful ltongue?”</w:t>
      </w:r>
    </w:p>
  </w:footnote>
  <w:footnote w:id="757">
    <w:p w14:paraId="0951B7D8" w14:textId="2424F68A" w:rsidR="007838C2" w:rsidRDefault="007838C2" w:rsidP="00C544D6">
      <w:pPr>
        <w:pStyle w:val="footnote"/>
      </w:pPr>
      <w:r>
        <w:rPr>
          <w:rStyle w:val="FootnoteReference"/>
        </w:rPr>
        <w:footnoteRef/>
      </w:r>
      <w:r>
        <w:t xml:space="preserve"> Cf. Psalm 139:11; Rom. 12:20. ‘Coals of hell’. For desolation as the equivalent of hell, see Mark 13:14.</w:t>
      </w:r>
    </w:p>
  </w:footnote>
  <w:footnote w:id="758">
    <w:p w14:paraId="1F068DD9" w14:textId="40950119" w:rsidR="007838C2" w:rsidRDefault="007838C2" w:rsidP="00C544D6">
      <w:pPr>
        <w:pStyle w:val="footnote"/>
      </w:pPr>
      <w:r>
        <w:rPr>
          <w:rStyle w:val="FootnoteReference"/>
        </w:rPr>
        <w:footnoteRef/>
      </w:r>
      <w:r>
        <w:t xml:space="preserve"> Cf. Jeremiah 3:23. I look through the hills to their unseen Maker.</w:t>
      </w:r>
    </w:p>
  </w:footnote>
  <w:footnote w:id="759">
    <w:p w14:paraId="597C7008" w14:textId="630EBDA2" w:rsidR="007838C2" w:rsidRDefault="007838C2" w:rsidP="00C544D6">
      <w:pPr>
        <w:pStyle w:val="footnote"/>
      </w:pPr>
      <w:r>
        <w:rPr>
          <w:rStyle w:val="FootnoteReference"/>
        </w:rPr>
        <w:footnoteRef/>
      </w:r>
      <w:r>
        <w:t xml:space="preserve"> Cf. Matthew 8:24-27. ‘Lord, save us, we are sinking.’ Prayer rouses God to action and prevents the illusion of His being asleep.</w:t>
      </w:r>
    </w:p>
  </w:footnote>
  <w:footnote w:id="760">
    <w:p w14:paraId="17B7D2D5" w14:textId="062D6F27" w:rsidR="007838C2" w:rsidRDefault="007838C2" w:rsidP="00CE55B0">
      <w:pPr>
        <w:pStyle w:val="footnote"/>
      </w:pPr>
      <w:r>
        <w:rPr>
          <w:rStyle w:val="FootnoteReference"/>
        </w:rPr>
        <w:footnoteRef/>
      </w:r>
      <w:r>
        <w:t xml:space="preserve"> [JS] Fr. Athanasius has, “Jerusalem is built as a city: her good pleasure is in this and that:”</w:t>
      </w:r>
    </w:p>
  </w:footnote>
  <w:footnote w:id="761">
    <w:p w14:paraId="15E2D793" w14:textId="77777777" w:rsidR="007838C2" w:rsidRDefault="007838C2" w:rsidP="00C544D6">
      <w:pPr>
        <w:pStyle w:val="footnote"/>
      </w:pPr>
      <w:r>
        <w:rPr>
          <w:rStyle w:val="FootnoteReference"/>
        </w:rPr>
        <w:footnoteRef/>
      </w:r>
      <w:r>
        <w:t xml:space="preserve"> The law of worship requiring the triannual ascent of males to the holy mountain was a witness and acknowledgement of God’s liberation of Israel, and a means of attesting their loyalty and claiming the consequent privileges of the Covenant (Deut. 16:16-20; Ex. 23:14-17).</w:t>
      </w:r>
    </w:p>
  </w:footnote>
  <w:footnote w:id="762">
    <w:p w14:paraId="15A2BE54" w14:textId="760CD576" w:rsidR="007838C2" w:rsidRDefault="007838C2" w:rsidP="00CE55B0">
      <w:pPr>
        <w:pStyle w:val="footnote"/>
      </w:pPr>
      <w:r>
        <w:rPr>
          <w:rStyle w:val="FootnoteReference"/>
        </w:rPr>
        <w:footnoteRef/>
      </w:r>
      <w:r>
        <w:t xml:space="preserve"> [JS] or “thank and praise”, “thankfully confess with praise”</w:t>
      </w:r>
    </w:p>
  </w:footnote>
  <w:footnote w:id="763">
    <w:p w14:paraId="351045EF" w14:textId="461615AB" w:rsidR="007838C2" w:rsidRDefault="007838C2" w:rsidP="0033276B">
      <w:pPr>
        <w:pStyle w:val="footnote"/>
      </w:pPr>
      <w:r>
        <w:rPr>
          <w:rStyle w:val="FootnoteReference"/>
        </w:rPr>
        <w:footnoteRef/>
      </w:r>
      <w:r>
        <w:t xml:space="preserve"> [JS] or “pray” or “ask after” “that which pertains to the pace of Jesrusalem”</w:t>
      </w:r>
    </w:p>
  </w:footnote>
  <w:footnote w:id="764">
    <w:p w14:paraId="3A74CEC3" w14:textId="7502B3A2" w:rsidR="007838C2" w:rsidRDefault="007838C2" w:rsidP="00C544D6">
      <w:pPr>
        <w:pStyle w:val="footnote"/>
      </w:pPr>
      <w:r>
        <w:rPr>
          <w:rStyle w:val="FootnoteReference"/>
        </w:rPr>
        <w:footnoteRef/>
      </w:r>
      <w:r>
        <w:t xml:space="preserve"> Abundance (cf. John 10:10). Pray for pardon and peace before the King comes as Judge with thousands of His holy ones (Lk. 14:32; Jude 14).</w:t>
      </w:r>
    </w:p>
  </w:footnote>
  <w:footnote w:id="765">
    <w:p w14:paraId="2E2CD6B3" w14:textId="77777777" w:rsidR="007838C2" w:rsidRDefault="007838C2" w:rsidP="00C544D6">
      <w:pPr>
        <w:pStyle w:val="footnote"/>
      </w:pPr>
      <w:r>
        <w:rPr>
          <w:rStyle w:val="FootnoteReference"/>
        </w:rPr>
        <w:footnoteRef/>
      </w:r>
      <w:r>
        <w:t xml:space="preserve"> Hebrews 11:26; 13:13.</w:t>
      </w:r>
    </w:p>
  </w:footnote>
  <w:footnote w:id="766">
    <w:p w14:paraId="09354BED" w14:textId="77777777" w:rsidR="007838C2" w:rsidRDefault="007838C2" w:rsidP="00C544D6">
      <w:pPr>
        <w:pStyle w:val="footnote"/>
      </w:pPr>
      <w:r>
        <w:rPr>
          <w:rStyle w:val="FootnoteReference"/>
        </w:rPr>
        <w:footnoteRef/>
      </w:r>
      <w:r>
        <w:t xml:space="preserve"> Heaven is here (Mt. 4:17; Lk. 17:21; Prov. 17:24).</w:t>
      </w:r>
    </w:p>
  </w:footnote>
  <w:footnote w:id="767">
    <w:p w14:paraId="70E4A917" w14:textId="510327E2" w:rsidR="007838C2" w:rsidRDefault="007838C2" w:rsidP="0017251E">
      <w:pPr>
        <w:pStyle w:val="footnote"/>
      </w:pPr>
      <w:r>
        <w:rPr>
          <w:rStyle w:val="FootnoteReference"/>
        </w:rPr>
        <w:footnoteRef/>
      </w:r>
      <w:r>
        <w:t xml:space="preserve"> [JS] Fr. Lazarus and NETS have “irresistible”, OSB has “overwhelming”</w:t>
      </w:r>
    </w:p>
  </w:footnote>
  <w:footnote w:id="768">
    <w:p w14:paraId="045830C0" w14:textId="3777C1FD" w:rsidR="007838C2" w:rsidRDefault="007838C2" w:rsidP="00330381">
      <w:pPr>
        <w:pStyle w:val="footnote"/>
      </w:pPr>
      <w:r>
        <w:rPr>
          <w:rStyle w:val="FootnoteReference"/>
        </w:rPr>
        <w:footnoteRef/>
      </w:r>
      <w:r>
        <w:t xml:space="preserve"> [JS] or “evildoers”</w:t>
      </w:r>
    </w:p>
  </w:footnote>
  <w:footnote w:id="769">
    <w:p w14:paraId="09C30AE4" w14:textId="6C02AB51" w:rsidR="007838C2" w:rsidRDefault="007838C2" w:rsidP="00511459">
      <w:pPr>
        <w:pStyle w:val="footnote"/>
      </w:pPr>
      <w:r>
        <w:rPr>
          <w:rStyle w:val="FootnoteReference"/>
        </w:rPr>
        <w:footnoteRef/>
      </w:r>
      <w:r>
        <w:t xml:space="preserve"> [JS] Fr. Athanasius has, “the Lord has magnified His doings with them.”</w:t>
      </w:r>
    </w:p>
  </w:footnote>
  <w:footnote w:id="770">
    <w:p w14:paraId="5CAE6DBB" w14:textId="77777777" w:rsidR="007838C2" w:rsidRDefault="007838C2" w:rsidP="00C544D6">
      <w:pPr>
        <w:pStyle w:val="footnote"/>
      </w:pPr>
      <w:r>
        <w:rPr>
          <w:rStyle w:val="FootnoteReference"/>
        </w:rPr>
        <w:footnoteRef/>
      </w:r>
      <w:r>
        <w:t xml:space="preserve"> ‘South’: </w:t>
      </w:r>
      <w:r w:rsidRPr="00783CA0">
        <w:rPr>
          <w:i/>
        </w:rPr>
        <w:t>Heb</w:t>
      </w:r>
      <w:r>
        <w:t>. Negeb. The Negeb is dry for about 9 months, but in winter the rocky watercourses become rushing torrents.</w:t>
      </w:r>
    </w:p>
  </w:footnote>
  <w:footnote w:id="771">
    <w:p w14:paraId="2AB48656" w14:textId="77777777" w:rsidR="007838C2" w:rsidRDefault="007838C2" w:rsidP="00C544D6">
      <w:pPr>
        <w:pStyle w:val="footnote"/>
      </w:pPr>
      <w:r>
        <w:rPr>
          <w:rStyle w:val="FootnoteReference"/>
        </w:rPr>
        <w:footnoteRef/>
      </w:r>
      <w:r>
        <w:t xml:space="preserve"> The house God builds and keeps is the temple made of living stones (1 Pet. 2:5). ‘We are His house’ and ‘the Builder of all things is God’ (Heb. 3:4-6). ‘Apart from Me you can do nothing’ (Jn. 15:5). The Church is God’s House, Temple, City (Eph. 2:19f; 1 Cor. 3:9-17).</w:t>
      </w:r>
    </w:p>
  </w:footnote>
  <w:footnote w:id="772">
    <w:p w14:paraId="7602D33B" w14:textId="34E014EA" w:rsidR="007838C2" w:rsidRDefault="007838C2" w:rsidP="003169DD">
      <w:pPr>
        <w:pStyle w:val="footnote"/>
      </w:pPr>
      <w:r>
        <w:rPr>
          <w:rStyle w:val="FootnoteReference"/>
        </w:rPr>
        <w:footnoteRef/>
      </w:r>
      <w:r>
        <w:t xml:space="preserve"> [JS] “from your rest”, literally, “after sitting”</w:t>
      </w:r>
    </w:p>
  </w:footnote>
  <w:footnote w:id="773">
    <w:p w14:paraId="2EF38BE0" w14:textId="36D5D79C" w:rsidR="007838C2" w:rsidRDefault="007838C2" w:rsidP="003169DD">
      <w:pPr>
        <w:pStyle w:val="footnote"/>
      </w:pPr>
      <w:r>
        <w:rPr>
          <w:rStyle w:val="FootnoteReference"/>
        </w:rPr>
        <w:footnoteRef/>
      </w:r>
      <w:r>
        <w:t xml:space="preserve"> [JS] Fr. Athanasius has, “the children of those who have been awakened.”</w:t>
      </w:r>
    </w:p>
  </w:footnote>
  <w:footnote w:id="774">
    <w:p w14:paraId="40FE15BF" w14:textId="13C73A63" w:rsidR="007838C2" w:rsidRDefault="007838C2" w:rsidP="008D24A6">
      <w:pPr>
        <w:pStyle w:val="footnote"/>
      </w:pPr>
      <w:r>
        <w:rPr>
          <w:rStyle w:val="FootnoteReference"/>
        </w:rPr>
        <w:footnoteRef/>
      </w:r>
      <w:r>
        <w:t xml:space="preserve"> [JS] Fr. Lazarus has, “such exiles”</w:t>
      </w:r>
    </w:p>
  </w:footnote>
  <w:footnote w:id="775">
    <w:p w14:paraId="48D4D6D3" w14:textId="3C1F801B" w:rsidR="007838C2" w:rsidRDefault="007838C2" w:rsidP="00087D9B">
      <w:pPr>
        <w:pStyle w:val="footnote"/>
      </w:pPr>
      <w:r>
        <w:rPr>
          <w:rStyle w:val="FootnoteReference"/>
        </w:rPr>
        <w:footnoteRef/>
      </w:r>
      <w:r>
        <w:t xml:space="preserve"> [JS] Fr. Athanasius has, “You will be blessed”</w:t>
      </w:r>
    </w:p>
  </w:footnote>
  <w:footnote w:id="776">
    <w:p w14:paraId="3AE714F7" w14:textId="7F960624" w:rsidR="007838C2" w:rsidRDefault="007838C2" w:rsidP="00537702">
      <w:pPr>
        <w:pStyle w:val="footnote"/>
      </w:pPr>
      <w:r>
        <w:rPr>
          <w:rStyle w:val="FootnoteReference"/>
        </w:rPr>
        <w:footnoteRef/>
      </w:r>
      <w:r>
        <w:t xml:space="preserve"> [JS] Fr. Athanasius has “the Lord will bless,” and “you will see the joys”</w:t>
      </w:r>
    </w:p>
  </w:footnote>
  <w:footnote w:id="777">
    <w:p w14:paraId="7A7A17DB" w14:textId="31683221" w:rsidR="007838C2" w:rsidRDefault="007838C2" w:rsidP="00087D9B">
      <w:pPr>
        <w:pStyle w:val="footnote"/>
      </w:pPr>
      <w:r>
        <w:rPr>
          <w:rStyle w:val="FootnoteReference"/>
        </w:rPr>
        <w:footnoteRef/>
      </w:r>
      <w:r>
        <w:t xml:space="preserve"> [JS]. Fr. Athanasius has, “you will,” instead of “may you”, throughout these last two vs. Lit. “sonss’ sons”</w:t>
      </w:r>
    </w:p>
  </w:footnote>
  <w:footnote w:id="778">
    <w:p w14:paraId="60A69A9F" w14:textId="2E477841" w:rsidR="007838C2" w:rsidRDefault="007838C2" w:rsidP="0061464A">
      <w:pPr>
        <w:pStyle w:val="footnote"/>
      </w:pPr>
      <w:r>
        <w:rPr>
          <w:rStyle w:val="FootnoteReference"/>
        </w:rPr>
        <w:footnoteRef/>
      </w:r>
      <w:r>
        <w:t xml:space="preserve"> [JS] OSB has “schemed behind my back,” NETS has, “On my back the sinners were practicing hteir skill”</w:t>
      </w:r>
    </w:p>
  </w:footnote>
  <w:footnote w:id="779">
    <w:p w14:paraId="74FF21CF" w14:textId="3FFF46C5" w:rsidR="007838C2" w:rsidRDefault="007838C2" w:rsidP="0061464A">
      <w:pPr>
        <w:pStyle w:val="footnote"/>
      </w:pPr>
      <w:r>
        <w:rPr>
          <w:rStyle w:val="FootnoteReference"/>
        </w:rPr>
        <w:footnoteRef/>
      </w:r>
      <w:r>
        <w:t xml:space="preserve"> [JS] or “lawlessness”</w:t>
      </w:r>
    </w:p>
  </w:footnote>
  <w:footnote w:id="780">
    <w:p w14:paraId="6A925E31" w14:textId="50F1CD8D" w:rsidR="007838C2" w:rsidRDefault="007838C2" w:rsidP="00C544D6">
      <w:pPr>
        <w:pStyle w:val="footnote"/>
      </w:pPr>
      <w:r>
        <w:rPr>
          <w:rStyle w:val="FootnoteReference"/>
        </w:rPr>
        <w:footnoteRef/>
      </w:r>
      <w:r>
        <w:t xml:space="preserve"> We can cry from the depths only when we go down to the depths. To suffer is to live deeply. The cross is the secret of the heart-cry. Will holy God be attentive if we are not attentive ourselves? When we cry out of the depths of our need, we can be sure of the divine response (cf. Mt. 15:8).</w:t>
      </w:r>
    </w:p>
  </w:footnote>
  <w:footnote w:id="781">
    <w:p w14:paraId="0FC01CF2" w14:textId="3C79D2D9" w:rsidR="007838C2" w:rsidRDefault="007838C2" w:rsidP="00714F88">
      <w:pPr>
        <w:pStyle w:val="footnote"/>
      </w:pPr>
      <w:r>
        <w:rPr>
          <w:rStyle w:val="FootnoteReference"/>
        </w:rPr>
        <w:footnoteRef/>
      </w:r>
      <w:r>
        <w:t xml:space="preserve"> [JS] or “transgressions” or “acts of lawlessness”, throughout.</w:t>
      </w:r>
    </w:p>
  </w:footnote>
  <w:footnote w:id="782">
    <w:p w14:paraId="0461F9AD" w14:textId="6F28CA37" w:rsidR="007838C2" w:rsidRDefault="007838C2" w:rsidP="00714F88">
      <w:pPr>
        <w:pStyle w:val="footnote"/>
      </w:pPr>
      <w:r>
        <w:rPr>
          <w:rStyle w:val="FootnoteReference"/>
        </w:rPr>
        <w:footnoteRef/>
      </w:r>
      <w:r>
        <w:t xml:space="preserve"> [JS] or “forgiveness”</w:t>
      </w:r>
    </w:p>
  </w:footnote>
  <w:footnote w:id="783">
    <w:p w14:paraId="0C346C8C" w14:textId="77777777" w:rsidR="007838C2" w:rsidRDefault="007838C2" w:rsidP="00C544D6">
      <w:pPr>
        <w:pStyle w:val="footnote"/>
      </w:pPr>
      <w:r>
        <w:rPr>
          <w:rStyle w:val="FootnoteReference"/>
        </w:rPr>
        <w:footnoteRef/>
      </w:r>
      <w:r>
        <w:t xml:space="preserve"> For Your name’s sake: </w:t>
      </w:r>
      <w:r w:rsidRPr="00783CA0">
        <w:rPr>
          <w:i/>
        </w:rPr>
        <w:t>variant reading</w:t>
      </w:r>
      <w:r>
        <w:t>, For the sake of Your law. The law contained the word or promise of forgiveness (Is. 43:25: Jer. 31:34).</w:t>
      </w:r>
    </w:p>
  </w:footnote>
  <w:footnote w:id="784">
    <w:p w14:paraId="5234FC2B" w14:textId="0EBBDCE3" w:rsidR="007838C2" w:rsidRDefault="007838C2" w:rsidP="00C544D6">
      <w:pPr>
        <w:pStyle w:val="footnote"/>
      </w:pPr>
      <w:r>
        <w:rPr>
          <w:rStyle w:val="FootnoteReference"/>
        </w:rPr>
        <w:footnoteRef/>
      </w:r>
      <w:r>
        <w:t xml:space="preserve"> Cf. Titus 2:14.</w:t>
      </w:r>
    </w:p>
  </w:footnote>
  <w:footnote w:id="785">
    <w:p w14:paraId="55BAD822" w14:textId="77777777" w:rsidR="007838C2" w:rsidRDefault="007838C2" w:rsidP="00C544D6">
      <w:pPr>
        <w:pStyle w:val="footnote"/>
      </w:pPr>
      <w:r>
        <w:rPr>
          <w:rStyle w:val="FootnoteReference"/>
        </w:rPr>
        <w:footnoteRef/>
      </w:r>
      <w:r>
        <w:t xml:space="preserve"> Prov. 29:1; 2 Kings 17:14; Neh. 9:16; Dt. 9:6.</w:t>
      </w:r>
    </w:p>
  </w:footnote>
  <w:footnote w:id="786">
    <w:p w14:paraId="4E2F71A4" w14:textId="2CCCE707" w:rsidR="007838C2" w:rsidRDefault="007838C2" w:rsidP="00C0758B">
      <w:pPr>
        <w:pStyle w:val="footnote"/>
      </w:pPr>
      <w:r>
        <w:rPr>
          <w:rStyle w:val="FootnoteReference"/>
        </w:rPr>
        <w:footnoteRef/>
      </w:r>
      <w:r>
        <w:t xml:space="preserve"> [JS] literally “the tabernacle of my house”</w:t>
      </w:r>
    </w:p>
  </w:footnote>
  <w:footnote w:id="787">
    <w:p w14:paraId="7C027A5F" w14:textId="25B43E29" w:rsidR="007838C2" w:rsidRDefault="007838C2" w:rsidP="00C544D6">
      <w:pPr>
        <w:pStyle w:val="footnote"/>
      </w:pPr>
      <w:r>
        <w:rPr>
          <w:rStyle w:val="FootnoteReference"/>
        </w:rPr>
        <w:footnoteRef/>
      </w:r>
      <w:r>
        <w:t xml:space="preserve"> sanctuary: </w:t>
      </w:r>
      <w:r w:rsidRPr="00783CA0">
        <w:rPr>
          <w:i/>
        </w:rPr>
        <w:t>lit.</w:t>
      </w:r>
      <w:r>
        <w:t xml:space="preserve"> place. David confessed this vow to Nathan (2 Sam. 7). Cf. ‘The Romans will come and destroy both our sanctuary and our nation’ (Jn. 11:48). Christ was born at Ephrata (cf. Jn. 2:19).</w:t>
      </w:r>
    </w:p>
  </w:footnote>
  <w:footnote w:id="788">
    <w:p w14:paraId="061D8F8B" w14:textId="29FA4A55" w:rsidR="007838C2" w:rsidRDefault="007838C2" w:rsidP="00C544D6">
      <w:pPr>
        <w:pStyle w:val="footnote"/>
      </w:pPr>
      <w:r>
        <w:rPr>
          <w:rStyle w:val="FootnoteReference"/>
        </w:rPr>
        <w:footnoteRef/>
      </w:r>
      <w:r>
        <w:t xml:space="preserve"> Cf. 1 Kings 6:21 (1 Sam. 6:21).</w:t>
      </w:r>
    </w:p>
  </w:footnote>
  <w:footnote w:id="789">
    <w:p w14:paraId="7A5052C0" w14:textId="161D9B7D" w:rsidR="007838C2" w:rsidRDefault="007838C2" w:rsidP="00023B09">
      <w:pPr>
        <w:pStyle w:val="footnote"/>
      </w:pPr>
      <w:r>
        <w:rPr>
          <w:rStyle w:val="FootnoteReference"/>
        </w:rPr>
        <w:footnoteRef/>
      </w:r>
      <w:r>
        <w:t xml:space="preserve"> [JS] “do obeisance”, i.e. literally “bow down”</w:t>
      </w:r>
    </w:p>
  </w:footnote>
  <w:footnote w:id="790">
    <w:p w14:paraId="7B1B3D1C" w14:textId="1A224FFE" w:rsidR="007838C2" w:rsidRDefault="007838C2" w:rsidP="00023B09">
      <w:pPr>
        <w:pStyle w:val="footnote"/>
      </w:pPr>
      <w:r>
        <w:rPr>
          <w:rStyle w:val="FootnoteReference"/>
        </w:rPr>
        <w:footnoteRef/>
      </w:r>
      <w:r>
        <w:t xml:space="preserve"> [JS] Fr. Lazarus has “resting-place”</w:t>
      </w:r>
    </w:p>
  </w:footnote>
  <w:footnote w:id="791">
    <w:p w14:paraId="57742C2B" w14:textId="024D8554" w:rsidR="007838C2" w:rsidRDefault="007838C2" w:rsidP="00023B09">
      <w:pPr>
        <w:pStyle w:val="footnote"/>
      </w:pPr>
      <w:r>
        <w:rPr>
          <w:rStyle w:val="FootnoteReference"/>
        </w:rPr>
        <w:footnoteRef/>
      </w:r>
      <w:r>
        <w:t xml:space="preserve"> [JS] or “the ark of Your holiness”</w:t>
      </w:r>
    </w:p>
  </w:footnote>
  <w:footnote w:id="792">
    <w:p w14:paraId="371872E1" w14:textId="77777777" w:rsidR="007838C2" w:rsidRDefault="007838C2" w:rsidP="00C544D6">
      <w:pPr>
        <w:pStyle w:val="footnote"/>
      </w:pPr>
      <w:r>
        <w:rPr>
          <w:rStyle w:val="FootnoteReference"/>
        </w:rPr>
        <w:footnoteRef/>
      </w:r>
      <w:r>
        <w:t xml:space="preserve"> Ps. 131:8-10 = 2 Chron. 6:41-42.</w:t>
      </w:r>
    </w:p>
  </w:footnote>
  <w:footnote w:id="793">
    <w:p w14:paraId="3FFC0219" w14:textId="77777777" w:rsidR="007838C2" w:rsidRDefault="007838C2" w:rsidP="00C544D6">
      <w:pPr>
        <w:pStyle w:val="footnote"/>
      </w:pPr>
      <w:r>
        <w:rPr>
          <w:rStyle w:val="FootnoteReference"/>
        </w:rPr>
        <w:footnoteRef/>
      </w:r>
      <w:r>
        <w:t xml:space="preserve"> I Chron. 17:11-14; Acts 2:30-33.</w:t>
      </w:r>
    </w:p>
  </w:footnote>
  <w:footnote w:id="794">
    <w:p w14:paraId="750994E1" w14:textId="39B5FB55" w:rsidR="007838C2" w:rsidRDefault="007838C2" w:rsidP="00631963">
      <w:pPr>
        <w:pStyle w:val="footnote"/>
      </w:pPr>
      <w:r>
        <w:rPr>
          <w:rStyle w:val="FootnoteReference"/>
        </w:rPr>
        <w:footnoteRef/>
      </w:r>
      <w:r>
        <w:t xml:space="preserve"> [JS] Coptic has “widow”.</w:t>
      </w:r>
    </w:p>
  </w:footnote>
  <w:footnote w:id="795">
    <w:p w14:paraId="20533A22" w14:textId="760F6E73" w:rsidR="007838C2" w:rsidRDefault="007838C2" w:rsidP="00631963">
      <w:pPr>
        <w:pStyle w:val="footnote"/>
      </w:pPr>
      <w:r>
        <w:rPr>
          <w:rStyle w:val="FootnoteReference"/>
        </w:rPr>
        <w:footnoteRef/>
      </w:r>
      <w:r>
        <w:t xml:space="preserve"> [JS] or “rejoice with rejoicing”</w:t>
      </w:r>
    </w:p>
  </w:footnote>
  <w:footnote w:id="796">
    <w:p w14:paraId="41E94330" w14:textId="77777777" w:rsidR="007838C2" w:rsidRDefault="007838C2" w:rsidP="00C544D6">
      <w:pPr>
        <w:pStyle w:val="footnote"/>
      </w:pPr>
      <w:r>
        <w:rPr>
          <w:rStyle w:val="FootnoteReference"/>
        </w:rPr>
        <w:footnoteRef/>
      </w:r>
      <w:r>
        <w:t xml:space="preserve"> stock: </w:t>
      </w:r>
      <w:r w:rsidRPr="00783CA0">
        <w:rPr>
          <w:i/>
        </w:rPr>
        <w:t>lit</w:t>
      </w:r>
      <w:r>
        <w:t>. horn.</w:t>
      </w:r>
    </w:p>
  </w:footnote>
  <w:footnote w:id="797">
    <w:p w14:paraId="2CC35491" w14:textId="77777777" w:rsidR="007838C2" w:rsidRDefault="007838C2" w:rsidP="00C544D6">
      <w:pPr>
        <w:pStyle w:val="footnote"/>
      </w:pPr>
      <w:r>
        <w:rPr>
          <w:rStyle w:val="FootnoteReference"/>
        </w:rPr>
        <w:footnoteRef/>
      </w:r>
      <w:r>
        <w:t xml:space="preserve"> lamp: ‘the word of prophecy’ (2 Pet. 1:19) culminating in St. John the Baptist, of whom Christ said, ‘He was a burning and shining lamp* (Jn. 5:35).</w:t>
      </w:r>
    </w:p>
  </w:footnote>
  <w:footnote w:id="798">
    <w:p w14:paraId="5C900721" w14:textId="77777777" w:rsidR="007838C2" w:rsidRDefault="007838C2" w:rsidP="00C544D6">
      <w:pPr>
        <w:pStyle w:val="footnote"/>
      </w:pPr>
      <w:r>
        <w:rPr>
          <w:rStyle w:val="FootnoteReference"/>
        </w:rPr>
        <w:footnoteRef/>
      </w:r>
      <w:r>
        <w:t xml:space="preserve"> As oil falls first on the priest’s head and then runs to the edge of his clothing, and as dew falls first on the highest mountain and then the hill of Zion, so God’s blessings flow from Zion to all the land.</w:t>
      </w:r>
    </w:p>
  </w:footnote>
  <w:footnote w:id="799">
    <w:p w14:paraId="1C6E6FA2" w14:textId="77777777" w:rsidR="007838C2" w:rsidRDefault="007838C2" w:rsidP="00C544D6">
      <w:pPr>
        <w:pStyle w:val="footnote"/>
      </w:pPr>
      <w:r>
        <w:rPr>
          <w:rStyle w:val="FootnoteReference"/>
        </w:rPr>
        <w:footnoteRef/>
      </w:r>
      <w:r>
        <w:t xml:space="preserve"> There: ‘among brothers living together in unity on Zion, for there on the holy Apostles was sent down the life-giving dew of the All-Holy Spirit, from Whom all believers reap eternal blessing’ (St Athanasius).</w:t>
      </w:r>
    </w:p>
  </w:footnote>
  <w:footnote w:id="800">
    <w:p w14:paraId="53BD49E1" w14:textId="53C59812" w:rsidR="007838C2" w:rsidRDefault="007838C2" w:rsidP="00C544D6">
      <w:pPr>
        <w:pStyle w:val="footnote"/>
      </w:pPr>
      <w:r>
        <w:rPr>
          <w:rStyle w:val="FootnoteReference"/>
        </w:rPr>
        <w:footnoteRef/>
      </w:r>
      <w:r>
        <w:t xml:space="preserve"> A suppressed </w:t>
      </w:r>
      <w:r w:rsidRPr="00783CA0">
        <w:rPr>
          <w:i/>
        </w:rPr>
        <w:t>tōn hagiōn</w:t>
      </w:r>
      <w:r>
        <w:t xml:space="preserve"> is to be understood here (cf. Heb. 8:2; 9:3,8,12,24,25, wrongly translated ‘holy place’ in R.V. etc.) In the liturgy of St Basil and in the church services God is addressed as the ‘Holy of Holies.’ (1 Tim. 2:8).</w:t>
      </w:r>
    </w:p>
  </w:footnote>
  <w:footnote w:id="801">
    <w:p w14:paraId="6C27778C" w14:textId="276CBE19" w:rsidR="007838C2" w:rsidRDefault="007838C2" w:rsidP="008B199B">
      <w:pPr>
        <w:pStyle w:val="footnote"/>
      </w:pPr>
      <w:r>
        <w:rPr>
          <w:rStyle w:val="FootnoteReference"/>
        </w:rPr>
        <w:footnoteRef/>
      </w:r>
      <w:r>
        <w:t xml:space="preserve"> [JS] literally, “slaves”</w:t>
      </w:r>
    </w:p>
  </w:footnote>
  <w:footnote w:id="802">
    <w:p w14:paraId="1FC82724" w14:textId="77777777" w:rsidR="007838C2" w:rsidRDefault="007838C2" w:rsidP="00C544D6">
      <w:pPr>
        <w:pStyle w:val="footnote"/>
      </w:pPr>
      <w:r>
        <w:rPr>
          <w:rStyle w:val="FootnoteReference"/>
        </w:rPr>
        <w:footnoteRef/>
      </w:r>
      <w:r>
        <w:t xml:space="preserve"> The kingdoms of this world have become the kingdoms of our Lord and of His Christ’ (Rev. 11:15).</w:t>
      </w:r>
    </w:p>
  </w:footnote>
  <w:footnote w:id="803">
    <w:p w14:paraId="5C9240DB" w14:textId="77777777" w:rsidR="007838C2" w:rsidRDefault="007838C2" w:rsidP="00C544D6">
      <w:pPr>
        <w:pStyle w:val="footnote"/>
      </w:pPr>
      <w:r>
        <w:rPr>
          <w:rStyle w:val="FootnoteReference"/>
        </w:rPr>
        <w:footnoteRef/>
      </w:r>
      <w:r>
        <w:t xml:space="preserve"> Deut. 32:36.</w:t>
      </w:r>
    </w:p>
  </w:footnote>
  <w:footnote w:id="804">
    <w:p w14:paraId="6CA454B0" w14:textId="699660A9" w:rsidR="007838C2" w:rsidRDefault="007838C2" w:rsidP="009F1DA0">
      <w:pPr>
        <w:pStyle w:val="footnote"/>
      </w:pPr>
      <w:r>
        <w:rPr>
          <w:rStyle w:val="FootnoteReference"/>
        </w:rPr>
        <w:footnoteRef/>
      </w:r>
      <w:r>
        <w:t xml:space="preserve"> [JS] [] lacking in all but OSB</w:t>
      </w:r>
    </w:p>
  </w:footnote>
  <w:footnote w:id="805">
    <w:p w14:paraId="71CEF4E9" w14:textId="77777777" w:rsidR="007838C2" w:rsidRDefault="007838C2" w:rsidP="00C544D6">
      <w:pPr>
        <w:pStyle w:val="footnote"/>
      </w:pPr>
      <w:r>
        <w:rPr>
          <w:rStyle w:val="FootnoteReference"/>
        </w:rPr>
        <w:footnoteRef/>
      </w:r>
      <w:r>
        <w:t xml:space="preserve"> This Psalm is called ‘The Great Hallel’ or Hymn of Praise in the Talmud, and is still used by the Jewish people in their daily worship.</w:t>
      </w:r>
    </w:p>
  </w:footnote>
  <w:footnote w:id="806">
    <w:p w14:paraId="6639BD0B" w14:textId="45AA87DA" w:rsidR="007838C2" w:rsidRDefault="007838C2" w:rsidP="009F1DA0">
      <w:pPr>
        <w:pStyle w:val="footnote"/>
      </w:pPr>
      <w:r>
        <w:rPr>
          <w:rStyle w:val="FootnoteReference"/>
        </w:rPr>
        <w:footnoteRef/>
      </w:r>
      <w:r>
        <w:t xml:space="preserve"> Or “give thanks to”, or “thankfully confess with praise”. “Praise the Lord” is probably the most accurate way to put it here. But “Confess the Lord” is more literal, and is accurate if we sing it understanding that we confess Him by praising Him.</w:t>
      </w:r>
    </w:p>
  </w:footnote>
  <w:footnote w:id="807">
    <w:p w14:paraId="2B96894E" w14:textId="6C468A01" w:rsidR="007838C2" w:rsidRDefault="007838C2" w:rsidP="00C544D6">
      <w:pPr>
        <w:pStyle w:val="footnote"/>
      </w:pPr>
      <w:r>
        <w:rPr>
          <w:rStyle w:val="FootnoteReference"/>
        </w:rPr>
        <w:footnoteRef/>
      </w:r>
      <w:r>
        <w:t xml:space="preserve"> mercy: </w:t>
      </w:r>
      <w:r w:rsidRPr="007F3CE8">
        <w:rPr>
          <w:i/>
        </w:rPr>
        <w:t>or</w:t>
      </w:r>
      <w:r>
        <w:t xml:space="preserve"> love. Cf. Lk. 10:37.</w:t>
      </w:r>
    </w:p>
  </w:footnote>
  <w:footnote w:id="808">
    <w:p w14:paraId="08E6A124" w14:textId="11CACB93" w:rsidR="007838C2" w:rsidRDefault="007838C2" w:rsidP="001D5562">
      <w:pPr>
        <w:pStyle w:val="footnote"/>
      </w:pPr>
      <w:r>
        <w:rPr>
          <w:rStyle w:val="FootnoteReference"/>
        </w:rPr>
        <w:footnoteRef/>
      </w:r>
      <w:r>
        <w:t xml:space="preserve"> [JS]. The Greek does contain “To Him”. If the first verses are rendered “O give thanks unto the Lrod, for He is good…”, then it flows grammatically to say, “</w:t>
      </w:r>
      <w:r>
        <w:rPr>
          <w:b/>
        </w:rPr>
        <w:t>To Him</w:t>
      </w:r>
      <w:r>
        <w:t xml:space="preserve"> who alone does great wonders”. If the first verses are rendered “thankfully confess with praise” or “O confess the Lord for He is good…”, which is more accurate, then to be grammatically correct, the “To Him” in each verse must be omitted. Clearly, thankfully confessing with praise is something done “to Him”, just as “giving thanks” is something done “to Him”, but such a construct doesn’t flow in English. </w:t>
      </w:r>
    </w:p>
  </w:footnote>
  <w:footnote w:id="809">
    <w:p w14:paraId="39412F7E" w14:textId="1E04020D" w:rsidR="007838C2" w:rsidRDefault="007838C2" w:rsidP="00AE1E0F">
      <w:pPr>
        <w:pStyle w:val="footnote"/>
      </w:pPr>
      <w:r>
        <w:rPr>
          <w:rStyle w:val="FootnoteReference"/>
        </w:rPr>
        <w:footnoteRef/>
      </w:r>
      <w:r>
        <w:t xml:space="preserve"> [JS] or “and shook of Pharaoh and his army into the Red sea,”</w:t>
      </w:r>
    </w:p>
  </w:footnote>
  <w:footnote w:id="810">
    <w:p w14:paraId="0B96BC12" w14:textId="30893C5B" w:rsidR="007838C2" w:rsidRDefault="007838C2" w:rsidP="00AE1E0F">
      <w:pPr>
        <w:pStyle w:val="footnote"/>
      </w:pPr>
      <w:r>
        <w:rPr>
          <w:rStyle w:val="FootnoteReference"/>
        </w:rPr>
        <w:footnoteRef/>
      </w:r>
      <w:r>
        <w:t xml:space="preserve"> [JS] or “slew”</w:t>
      </w:r>
    </w:p>
  </w:footnote>
  <w:footnote w:id="811">
    <w:p w14:paraId="0DA78EFF" w14:textId="6EE98942" w:rsidR="007838C2" w:rsidRDefault="007838C2" w:rsidP="00AE1E0F">
      <w:pPr>
        <w:pStyle w:val="footnote"/>
      </w:pPr>
      <w:r>
        <w:rPr>
          <w:rStyle w:val="FootnoteReference"/>
        </w:rPr>
        <w:footnoteRef/>
      </w:r>
      <w:r>
        <w:t xml:space="preserve"> [JS] [] lacking in all but the Copitc. This verse and 16b lacking in most translations.</w:t>
      </w:r>
    </w:p>
  </w:footnote>
  <w:footnote w:id="812">
    <w:p w14:paraId="491E3626" w14:textId="77777777" w:rsidR="007838C2" w:rsidRDefault="007838C2" w:rsidP="00C544D6">
      <w:pPr>
        <w:pStyle w:val="footnote"/>
      </w:pPr>
      <w:r>
        <w:rPr>
          <w:rStyle w:val="FootnoteReference"/>
        </w:rPr>
        <w:footnoteRef/>
      </w:r>
      <w:r>
        <w:t xml:space="preserve"> Jerusalem and Zion are types of the Church, the bride of Christ. ‘Christ loved the Church and gave Himself up for her’ (Ephes. 5:25f).</w:t>
      </w:r>
    </w:p>
  </w:footnote>
  <w:footnote w:id="813">
    <w:p w14:paraId="27102E37" w14:textId="01E87A4E" w:rsidR="007838C2" w:rsidRDefault="007838C2" w:rsidP="00C544D6">
      <w:pPr>
        <w:pStyle w:val="footnote"/>
      </w:pPr>
      <w:r>
        <w:rPr>
          <w:rStyle w:val="FootnoteReference"/>
        </w:rPr>
        <w:footnoteRef/>
      </w:r>
      <w:r>
        <w:t xml:space="preserve"> See previous footnote.</w:t>
      </w:r>
    </w:p>
  </w:footnote>
  <w:footnote w:id="814">
    <w:p w14:paraId="32C9C8BA" w14:textId="1283C1AE" w:rsidR="007838C2" w:rsidRDefault="007838C2" w:rsidP="00C544D6">
      <w:pPr>
        <w:pStyle w:val="footnote"/>
      </w:pPr>
      <w:r>
        <w:rPr>
          <w:rStyle w:val="FootnoteReference"/>
        </w:rPr>
        <w:footnoteRef/>
      </w:r>
      <w:r>
        <w:t xml:space="preserve"> Babylon signifies the flesh. Blessed is he who subdues it with fasts and deprives it of joys, as it dealt with the soul, and who dashes incipient evil thoughts, while still weak, against the Rock which is Christ (1 Cor. 10:4; Mt. 21:44; Rev. 18). [JS] Fr. Athanasius has “and bury them beside the rock”</w:t>
      </w:r>
    </w:p>
  </w:footnote>
  <w:footnote w:id="815">
    <w:p w14:paraId="1CAEC73A" w14:textId="2CFEA53A" w:rsidR="007838C2" w:rsidRDefault="007838C2" w:rsidP="00AC3281">
      <w:pPr>
        <w:pStyle w:val="footnote"/>
      </w:pPr>
      <w:r>
        <w:rPr>
          <w:rStyle w:val="FootnoteReference"/>
        </w:rPr>
        <w:footnoteRef/>
      </w:r>
      <w:r>
        <w:t xml:space="preserve"> [JS] or “thank”, or “thankfully confess with praise”</w:t>
      </w:r>
    </w:p>
  </w:footnote>
  <w:footnote w:id="816">
    <w:p w14:paraId="02264BC2" w14:textId="77777777" w:rsidR="007838C2" w:rsidRDefault="007838C2" w:rsidP="00C544D6">
      <w:pPr>
        <w:pStyle w:val="footnote"/>
      </w:pPr>
      <w:r>
        <w:rPr>
          <w:rStyle w:val="FootnoteReference"/>
        </w:rPr>
        <w:footnoteRef/>
      </w:r>
      <w:r>
        <w:t xml:space="preserve"> </w:t>
      </w:r>
      <w:r w:rsidRPr="007F3CE8">
        <w:rPr>
          <w:i/>
        </w:rPr>
        <w:t>heart:</w:t>
      </w:r>
      <w:r>
        <w:t xml:space="preserve"> ‘My whole heart I lay on the altar of Your praise, a sacrifice of praise I offer to You. May the name of Your love set on fire my whole heart; may nothing in me be left to me, nothing in which I can look to myself, but may I wholly burn with You, be wholly on fire, wholly love You, as though set aflame by You’ (St Augustine).</w:t>
      </w:r>
    </w:p>
  </w:footnote>
  <w:footnote w:id="817">
    <w:p w14:paraId="474A88D1" w14:textId="00155028" w:rsidR="007838C2" w:rsidRDefault="007838C2" w:rsidP="00AC3281">
      <w:pPr>
        <w:pStyle w:val="footnote"/>
      </w:pPr>
      <w:r>
        <w:rPr>
          <w:rStyle w:val="FootnoteReference"/>
        </w:rPr>
        <w:footnoteRef/>
      </w:r>
      <w:r>
        <w:t xml:space="preserve"> [JS] “do obeisance”, elsewhere rendered “worship’, but referring to the physical act.</w:t>
      </w:r>
    </w:p>
  </w:footnote>
  <w:footnote w:id="818">
    <w:p w14:paraId="1B1D5002" w14:textId="29B07E11" w:rsidR="007838C2" w:rsidRDefault="007838C2" w:rsidP="00C1761F">
      <w:pPr>
        <w:pStyle w:val="footnote"/>
      </w:pPr>
      <w:r>
        <w:rPr>
          <w:rStyle w:val="FootnoteReference"/>
        </w:rPr>
        <w:footnoteRef/>
      </w:r>
      <w:r>
        <w:t xml:space="preserve"> [JS] or “give thanks to,” or “prase,” or “thankfully confess Your Name with praise”</w:t>
      </w:r>
    </w:p>
  </w:footnote>
  <w:footnote w:id="819">
    <w:p w14:paraId="12351032" w14:textId="637DDCD6" w:rsidR="007838C2" w:rsidRDefault="007838C2" w:rsidP="00C544D6">
      <w:pPr>
        <w:pStyle w:val="footnote"/>
      </w:pPr>
      <w:r>
        <w:rPr>
          <w:rStyle w:val="FootnoteReference"/>
        </w:rPr>
        <w:footnoteRef/>
      </w:r>
      <w:r>
        <w:t xml:space="preserve"> Cf. Phil. 2:9-11. </w:t>
      </w:r>
      <w:r w:rsidRPr="007F3CE8">
        <w:rPr>
          <w:i/>
        </w:rPr>
        <w:t>Heb</w:t>
      </w:r>
      <w:r>
        <w:t>. You have magnified Your word above all Your name. [JS] others have “You magnified your teaching/saying agove every name”</w:t>
      </w:r>
    </w:p>
  </w:footnote>
  <w:footnote w:id="820">
    <w:p w14:paraId="00F8589A" w14:textId="3079BAC3" w:rsidR="007838C2" w:rsidRDefault="007838C2" w:rsidP="00C1761F">
      <w:pPr>
        <w:pStyle w:val="footnote"/>
      </w:pPr>
      <w:r>
        <w:rPr>
          <w:rStyle w:val="FootnoteReference"/>
        </w:rPr>
        <w:footnoteRef/>
      </w:r>
      <w:r>
        <w:t xml:space="preserve"> [JS] or “acknowledge,” or “give thanks to,” or “thankfully confess with praise”</w:t>
      </w:r>
    </w:p>
  </w:footnote>
  <w:footnote w:id="821">
    <w:p w14:paraId="18BB02EB" w14:textId="33FE7177" w:rsidR="007838C2" w:rsidRDefault="007838C2" w:rsidP="00C544D6">
      <w:pPr>
        <w:pStyle w:val="footnote"/>
      </w:pPr>
      <w:r>
        <w:rPr>
          <w:rStyle w:val="FootnoteReference"/>
        </w:rPr>
        <w:footnoteRef/>
      </w:r>
      <w:r>
        <w:t xml:space="preserve"> ways: </w:t>
      </w:r>
      <w:r>
        <w:rPr>
          <w:i/>
        </w:rPr>
        <w:t>variant reading</w:t>
      </w:r>
      <w:r w:rsidRPr="007F3CE8">
        <w:rPr>
          <w:i/>
        </w:rPr>
        <w:t>:</w:t>
      </w:r>
      <w:r>
        <w:t xml:space="preserve"> songs.</w:t>
      </w:r>
    </w:p>
  </w:footnote>
  <w:footnote w:id="822">
    <w:p w14:paraId="333B0F0E" w14:textId="4D89FC4A" w:rsidR="007838C2" w:rsidRDefault="007838C2" w:rsidP="00FF6795">
      <w:pPr>
        <w:pStyle w:val="footnote"/>
      </w:pPr>
      <w:r>
        <w:rPr>
          <w:rStyle w:val="FootnoteReference"/>
        </w:rPr>
        <w:footnoteRef/>
      </w:r>
      <w:r>
        <w:t xml:space="preserve"> [JS] literally “those who are exalted” or “the high things”</w:t>
      </w:r>
    </w:p>
  </w:footnote>
  <w:footnote w:id="823">
    <w:p w14:paraId="596BB70E" w14:textId="27F87B4A" w:rsidR="007838C2" w:rsidRDefault="007838C2" w:rsidP="00C544D6">
      <w:pPr>
        <w:pStyle w:val="footnote"/>
      </w:pPr>
      <w:r>
        <w:rPr>
          <w:rStyle w:val="FootnoteReference"/>
        </w:rPr>
        <w:footnoteRef/>
      </w:r>
      <w:r>
        <w:t xml:space="preserve"> The Spirit of the Lord fills the world (Wisdom 1:7). [JS] presence: literally “face”</w:t>
      </w:r>
    </w:p>
  </w:footnote>
  <w:footnote w:id="824">
    <w:p w14:paraId="7AB3BB43" w14:textId="5D02016E" w:rsidR="007838C2" w:rsidRDefault="007838C2" w:rsidP="00485563">
      <w:pPr>
        <w:pStyle w:val="footnote"/>
      </w:pPr>
      <w:r>
        <w:rPr>
          <w:rStyle w:val="FootnoteReference"/>
        </w:rPr>
        <w:footnoteRef/>
      </w:r>
      <w:r>
        <w:t xml:space="preserve"> [JS] or “possess”</w:t>
      </w:r>
    </w:p>
  </w:footnote>
  <w:footnote w:id="825">
    <w:p w14:paraId="145A6B15" w14:textId="77777777" w:rsidR="007838C2" w:rsidRDefault="007838C2" w:rsidP="00C544D6">
      <w:pPr>
        <w:pStyle w:val="footnote"/>
      </w:pPr>
      <w:r>
        <w:rPr>
          <w:rStyle w:val="FootnoteReference"/>
        </w:rPr>
        <w:footnoteRef/>
      </w:r>
      <w:r>
        <w:t xml:space="preserve"> heart: </w:t>
      </w:r>
      <w:r w:rsidRPr="007F3CE8">
        <w:rPr>
          <w:i/>
        </w:rPr>
        <w:t>lit</w:t>
      </w:r>
      <w:r>
        <w:t>. kidneys (seat of the affections in Hebrew thought).</w:t>
      </w:r>
    </w:p>
  </w:footnote>
  <w:footnote w:id="826">
    <w:p w14:paraId="5EA66D53" w14:textId="1C1D5AB6" w:rsidR="007838C2" w:rsidRDefault="007838C2" w:rsidP="00485563">
      <w:pPr>
        <w:pStyle w:val="footnote"/>
      </w:pPr>
      <w:r>
        <w:rPr>
          <w:rStyle w:val="FootnoteReference"/>
        </w:rPr>
        <w:footnoteRef/>
      </w:r>
      <w:r>
        <w:t xml:space="preserve"> [JS] or “give thanks,” or “thankfully confess You with praise”</w:t>
      </w:r>
    </w:p>
  </w:footnote>
  <w:footnote w:id="827">
    <w:p w14:paraId="42F762F1" w14:textId="43ABB4D6" w:rsidR="007838C2" w:rsidRDefault="007838C2" w:rsidP="00676E6A">
      <w:pPr>
        <w:pStyle w:val="footnote"/>
      </w:pPr>
      <w:r>
        <w:rPr>
          <w:rStyle w:val="FootnoteReference"/>
        </w:rPr>
        <w:footnoteRef/>
      </w:r>
      <w:r>
        <w:t xml:space="preserve"> [JS] or “authorities” or “powers”</w:t>
      </w:r>
    </w:p>
  </w:footnote>
  <w:footnote w:id="828">
    <w:p w14:paraId="4E73646F" w14:textId="549C13C9" w:rsidR="007838C2" w:rsidRDefault="007838C2" w:rsidP="00EB72A3">
      <w:pPr>
        <w:pStyle w:val="footnote"/>
      </w:pPr>
      <w:r>
        <w:rPr>
          <w:rStyle w:val="FootnoteReference"/>
        </w:rPr>
        <w:footnoteRef/>
      </w:r>
      <w:r>
        <w:t xml:space="preserve"> [JS] or “and do I not waste away because of my enemies?”</w:t>
      </w:r>
    </w:p>
  </w:footnote>
  <w:footnote w:id="829">
    <w:p w14:paraId="4CC16564" w14:textId="262FCF3B" w:rsidR="007838C2" w:rsidRDefault="007838C2" w:rsidP="00814FC4">
      <w:pPr>
        <w:pStyle w:val="footnote"/>
      </w:pPr>
      <w:r>
        <w:rPr>
          <w:rStyle w:val="FootnoteReference"/>
        </w:rPr>
        <w:footnoteRef/>
      </w:r>
      <w:r>
        <w:t xml:space="preserve"> [JS] or “way of iniquity”</w:t>
      </w:r>
    </w:p>
  </w:footnote>
  <w:footnote w:id="830">
    <w:p w14:paraId="6BCAB3AE" w14:textId="77777777" w:rsidR="007838C2" w:rsidRDefault="007838C2" w:rsidP="00C544D6">
      <w:pPr>
        <w:pStyle w:val="footnote"/>
      </w:pPr>
      <w:r>
        <w:rPr>
          <w:rStyle w:val="FootnoteReference"/>
        </w:rPr>
        <w:footnoteRef/>
      </w:r>
      <w:r>
        <w:t xml:space="preserve"> ‘He gives songs in the night’ (Job. 35:10).</w:t>
      </w:r>
    </w:p>
  </w:footnote>
  <w:footnote w:id="831">
    <w:p w14:paraId="6FFB8AE3" w14:textId="30159915" w:rsidR="007838C2" w:rsidRDefault="007838C2" w:rsidP="00FF4A4F">
      <w:pPr>
        <w:pStyle w:val="footnote"/>
      </w:pPr>
      <w:r>
        <w:rPr>
          <w:rStyle w:val="FootnoteReference"/>
        </w:rPr>
        <w:footnoteRef/>
      </w:r>
      <w:r>
        <w:t xml:space="preserve"> Literally “voice”</w:t>
      </w:r>
    </w:p>
  </w:footnote>
  <w:footnote w:id="832">
    <w:p w14:paraId="1995E6B7" w14:textId="70D38F62" w:rsidR="007838C2" w:rsidRDefault="007838C2" w:rsidP="00EB72A3">
      <w:pPr>
        <w:pStyle w:val="footnote"/>
      </w:pPr>
      <w:r>
        <w:rPr>
          <w:rStyle w:val="FootnoteReference"/>
        </w:rPr>
        <w:footnoteRef/>
      </w:r>
      <w:r>
        <w:t xml:space="preserve"> [JS] or “praise,” or “give thanks to,” or “thankfully confess with praise”</w:t>
      </w:r>
    </w:p>
  </w:footnote>
  <w:footnote w:id="833">
    <w:p w14:paraId="7EBC0985" w14:textId="77777777" w:rsidR="007838C2" w:rsidRDefault="007838C2" w:rsidP="00784373">
      <w:pPr>
        <w:pStyle w:val="footnote"/>
      </w:pPr>
      <w:r>
        <w:rPr>
          <w:rStyle w:val="FootnoteReference"/>
        </w:rPr>
        <w:footnoteRef/>
      </w:r>
      <w:r>
        <w:t xml:space="preserve"> [JS] or “Hades”.</w:t>
      </w:r>
    </w:p>
  </w:footnote>
  <w:footnote w:id="834">
    <w:p w14:paraId="5A5C1D1C" w14:textId="586EEB89" w:rsidR="007838C2" w:rsidRDefault="007838C2" w:rsidP="00C544D6">
      <w:pPr>
        <w:pStyle w:val="footnote"/>
      </w:pPr>
      <w:r>
        <w:rPr>
          <w:rStyle w:val="FootnoteReference"/>
        </w:rPr>
        <w:footnoteRef/>
      </w:r>
      <w:r>
        <w:t xml:space="preserve"> Jesus trod the winepress alone (Is. 63). ‘I (Christ) am alone, with no one to help or understand, till I pass over, till that Passover comes, when I shall depart from the world to my Father’ (St. Augustine). A Christian ‘keeps himself apart from the world and walks forever with God alone’ (St. Symeon the New Theologian), in isolation from sin and idols (1 Jn. 5:21).</w:t>
      </w:r>
    </w:p>
  </w:footnote>
  <w:footnote w:id="835">
    <w:p w14:paraId="1AD5A19A" w14:textId="77777777" w:rsidR="007838C2" w:rsidRDefault="007838C2" w:rsidP="00C544D6">
      <w:pPr>
        <w:pStyle w:val="footnote"/>
      </w:pPr>
      <w:r>
        <w:rPr>
          <w:rStyle w:val="FootnoteReference"/>
        </w:rPr>
        <w:footnoteRef/>
      </w:r>
      <w:r>
        <w:t xml:space="preserve"> this way: the confession of Christ (2 Tim. 3:12).</w:t>
      </w:r>
    </w:p>
  </w:footnote>
  <w:footnote w:id="836">
    <w:p w14:paraId="1B4DA4D8" w14:textId="4D3CDF72" w:rsidR="007838C2" w:rsidRDefault="007838C2" w:rsidP="00EB72A3">
      <w:pPr>
        <w:pStyle w:val="footnote"/>
      </w:pPr>
      <w:r>
        <w:rPr>
          <w:rStyle w:val="FootnoteReference"/>
        </w:rPr>
        <w:footnoteRef/>
      </w:r>
      <w:r>
        <w:t xml:space="preserve"> [JS] or “praise” or “thive thanks to,” or “thankfully confess with praise”</w:t>
      </w:r>
    </w:p>
  </w:footnote>
  <w:footnote w:id="837">
    <w:p w14:paraId="10A5500A" w14:textId="77777777" w:rsidR="007838C2" w:rsidRDefault="007838C2" w:rsidP="00C544D6">
      <w:pPr>
        <w:pStyle w:val="footnote"/>
      </w:pPr>
      <w:r>
        <w:rPr>
          <w:rStyle w:val="FootnoteReference"/>
        </w:rPr>
        <w:footnoteRef/>
      </w:r>
      <w:r>
        <w:t xml:space="preserve"> These two lines are identical with Lamentations 3:6.</w:t>
      </w:r>
    </w:p>
  </w:footnote>
  <w:footnote w:id="838">
    <w:p w14:paraId="30FC40DD" w14:textId="11119DF6" w:rsidR="007838C2" w:rsidRDefault="007838C2" w:rsidP="00C544D6">
      <w:pPr>
        <w:pStyle w:val="footnote"/>
      </w:pPr>
      <w:r>
        <w:rPr>
          <w:rStyle w:val="FootnoteReference"/>
        </w:rPr>
        <w:footnoteRef/>
      </w:r>
      <w:r>
        <w:t xml:space="preserve"> Cf. Rev. 10:5; Ezek. 20:23,28,42; Deut. 32:14.</w:t>
      </w:r>
    </w:p>
  </w:footnote>
  <w:footnote w:id="839">
    <w:p w14:paraId="58511EB9" w14:textId="77777777" w:rsidR="007838C2" w:rsidRDefault="007838C2" w:rsidP="00C544D6">
      <w:pPr>
        <w:pStyle w:val="footnote"/>
      </w:pPr>
      <w:r>
        <w:rPr>
          <w:rStyle w:val="FootnoteReference"/>
        </w:rPr>
        <w:footnoteRef/>
      </w:r>
      <w:r>
        <w:t xml:space="preserve"> evil sword: </w:t>
      </w:r>
      <w:r w:rsidRPr="007F3CE8">
        <w:rPr>
          <w:i/>
        </w:rPr>
        <w:t>or</w:t>
      </w:r>
      <w:r>
        <w:t xml:space="preserve"> sword of an evil man (Title indicates Goliath). It can also mean ‘the sword of judgment’ (2 Chron. 20:9). War is evil (Jas. 4; Mt. 5:9).</w:t>
      </w:r>
    </w:p>
  </w:footnote>
  <w:footnote w:id="840">
    <w:p w14:paraId="3B148124" w14:textId="77777777" w:rsidR="007838C2" w:rsidRDefault="007838C2" w:rsidP="00C544D6">
      <w:pPr>
        <w:pStyle w:val="footnote"/>
      </w:pPr>
      <w:r>
        <w:rPr>
          <w:rStyle w:val="FootnoteReference"/>
        </w:rPr>
        <w:footnoteRef/>
      </w:r>
      <w:r>
        <w:t xml:space="preserve"> ‘It seems to me the Prophet means people estranged from God and alienated from the truth, whose lives are full of bad habits, who love falsehood, and who talk a lot of nonsense’ (St. John Chrysostom).</w:t>
      </w:r>
    </w:p>
  </w:footnote>
  <w:footnote w:id="841">
    <w:p w14:paraId="1CAB0511" w14:textId="43E4190B" w:rsidR="007838C2" w:rsidRDefault="007838C2" w:rsidP="00C544D6">
      <w:pPr>
        <w:pStyle w:val="footnote"/>
      </w:pPr>
      <w:r>
        <w:rPr>
          <w:rStyle w:val="FootnoteReference"/>
        </w:rPr>
        <w:footnoteRef/>
      </w:r>
      <w:r>
        <w:t xml:space="preserve"> Cf. ‘If I am lifted up from the earth, I will draw all men to Me’ (Jn. 12:32). See also Psalm 45:11 and the note there.</w:t>
      </w:r>
    </w:p>
  </w:footnote>
  <w:footnote w:id="842">
    <w:p w14:paraId="13B01E95" w14:textId="737A6D70" w:rsidR="007838C2" w:rsidRDefault="007838C2" w:rsidP="00F53108">
      <w:pPr>
        <w:pStyle w:val="footnote"/>
      </w:pPr>
      <w:r>
        <w:rPr>
          <w:rStyle w:val="FootnoteReference"/>
        </w:rPr>
        <w:footnoteRef/>
      </w:r>
      <w:r>
        <w:t xml:space="preserve"> [JS] or “gush forth”, “overflow”</w:t>
      </w:r>
    </w:p>
  </w:footnote>
  <w:footnote w:id="843">
    <w:p w14:paraId="291B5302" w14:textId="22414254" w:rsidR="007838C2" w:rsidRDefault="007838C2" w:rsidP="00F53108">
      <w:pPr>
        <w:pStyle w:val="footnote"/>
      </w:pPr>
      <w:r>
        <w:rPr>
          <w:rStyle w:val="FootnoteReference"/>
        </w:rPr>
        <w:footnoteRef/>
      </w:r>
      <w:r>
        <w:t xml:space="preserve"> [JS] or “thankfully confess You with praise”, or “praise”, or “give thanks to”</w:t>
      </w:r>
    </w:p>
  </w:footnote>
  <w:footnote w:id="844">
    <w:p w14:paraId="7FEF7BE1" w14:textId="0F451A05" w:rsidR="007838C2" w:rsidRDefault="007838C2" w:rsidP="008D3680">
      <w:pPr>
        <w:pStyle w:val="footnote"/>
      </w:pPr>
      <w:r>
        <w:rPr>
          <w:rStyle w:val="FootnoteReference"/>
        </w:rPr>
        <w:footnoteRef/>
      </w:r>
      <w:r>
        <w:t xml:space="preserve"> [JS] literally “holy ones”</w:t>
      </w:r>
    </w:p>
  </w:footnote>
  <w:footnote w:id="845">
    <w:p w14:paraId="67EE1F7C" w14:textId="1AC854C4" w:rsidR="007838C2" w:rsidRDefault="007838C2" w:rsidP="00C544D6">
      <w:pPr>
        <w:pStyle w:val="footnote"/>
      </w:pPr>
      <w:r>
        <w:rPr>
          <w:rStyle w:val="FootnoteReference"/>
        </w:rPr>
        <w:footnoteRef/>
      </w:r>
      <w:r>
        <w:t xml:space="preserve"> ‘Not all flesh is the same flesh, but men are one kind, beasts another, fish another, birds another’ (1 Cor. 15:39). Cf. Psalm 148:10.</w:t>
      </w:r>
    </w:p>
  </w:footnote>
  <w:footnote w:id="846">
    <w:p w14:paraId="353ACEBC" w14:textId="59328CB4" w:rsidR="007838C2" w:rsidRDefault="007838C2" w:rsidP="00C544D6">
      <w:pPr>
        <w:pStyle w:val="footnote"/>
      </w:pPr>
      <w:r>
        <w:rPr>
          <w:rStyle w:val="FootnoteReference"/>
        </w:rPr>
        <w:footnoteRef/>
      </w:r>
      <w:r>
        <w:t xml:space="preserve"> Cf. Ps. 145:2 with Ps. 103:33. Only verbs differ.</w:t>
      </w:r>
    </w:p>
  </w:footnote>
  <w:footnote w:id="847">
    <w:p w14:paraId="35C0C4DD" w14:textId="71AC6682" w:rsidR="007838C2" w:rsidRDefault="007838C2" w:rsidP="007F50FD">
      <w:pPr>
        <w:pStyle w:val="footnote"/>
      </w:pPr>
      <w:r>
        <w:rPr>
          <w:rStyle w:val="FootnoteReference"/>
        </w:rPr>
        <w:footnoteRef/>
      </w:r>
      <w:r>
        <w:t xml:space="preserve"> [JS] or “spirit”</w:t>
      </w:r>
    </w:p>
  </w:footnote>
  <w:footnote w:id="848">
    <w:p w14:paraId="23EB32F2" w14:textId="235BD424" w:rsidR="007838C2" w:rsidRDefault="007838C2" w:rsidP="007F50FD">
      <w:pPr>
        <w:pStyle w:val="footnote"/>
      </w:pPr>
      <w:r>
        <w:rPr>
          <w:rStyle w:val="FootnoteReference"/>
        </w:rPr>
        <w:footnoteRef/>
      </w:r>
      <w:r>
        <w:t xml:space="preserve"> [JS] thoughts, or designs, plans, projects</w:t>
      </w:r>
    </w:p>
  </w:footnote>
  <w:footnote w:id="849">
    <w:p w14:paraId="1E480973" w14:textId="3F051D55" w:rsidR="007838C2" w:rsidRDefault="007838C2" w:rsidP="007F50FD">
      <w:pPr>
        <w:pStyle w:val="footnote"/>
      </w:pPr>
      <w:r>
        <w:rPr>
          <w:rStyle w:val="FootnoteReference"/>
        </w:rPr>
        <w:footnoteRef/>
      </w:r>
      <w:r>
        <w:t xml:space="preserve"> [JS] or “guards”</w:t>
      </w:r>
    </w:p>
  </w:footnote>
  <w:footnote w:id="850">
    <w:p w14:paraId="6A1BF79E" w14:textId="2C42AEE5" w:rsidR="007838C2" w:rsidRDefault="007838C2" w:rsidP="007F50FD">
      <w:pPr>
        <w:pStyle w:val="footnote"/>
      </w:pPr>
      <w:r>
        <w:rPr>
          <w:rStyle w:val="FootnoteReference"/>
        </w:rPr>
        <w:footnoteRef/>
      </w:r>
      <w:r>
        <w:t xml:space="preserve"> [JS] or “frees the prisoners”</w:t>
      </w:r>
    </w:p>
  </w:footnote>
  <w:footnote w:id="851">
    <w:p w14:paraId="5D5111FF" w14:textId="66B6F812" w:rsidR="007838C2" w:rsidRDefault="007838C2" w:rsidP="007F50FD">
      <w:pPr>
        <w:pStyle w:val="footnote"/>
      </w:pPr>
      <w:r>
        <w:rPr>
          <w:rStyle w:val="FootnoteReference"/>
        </w:rPr>
        <w:footnoteRef/>
      </w:r>
      <w:r>
        <w:t xml:space="preserve"> [JS] or “bent”</w:t>
      </w:r>
    </w:p>
  </w:footnote>
  <w:footnote w:id="852">
    <w:p w14:paraId="4090A924" w14:textId="68E30641" w:rsidR="007838C2" w:rsidRDefault="007838C2" w:rsidP="007F50FD">
      <w:pPr>
        <w:pStyle w:val="footnote"/>
      </w:pPr>
      <w:r>
        <w:rPr>
          <w:rStyle w:val="FootnoteReference"/>
        </w:rPr>
        <w:footnoteRef/>
      </w:r>
      <w:r>
        <w:t xml:space="preserve"> [JS] or “skill”</w:t>
      </w:r>
    </w:p>
  </w:footnote>
  <w:footnote w:id="853">
    <w:p w14:paraId="6F819BD3" w14:textId="78976808" w:rsidR="007838C2" w:rsidRDefault="007838C2" w:rsidP="007F50FD">
      <w:pPr>
        <w:pStyle w:val="footnote"/>
      </w:pPr>
      <w:r>
        <w:rPr>
          <w:rStyle w:val="FootnoteReference"/>
        </w:rPr>
        <w:footnoteRef/>
      </w:r>
      <w:r>
        <w:t xml:space="preserve"> [JS] or “foreigners”</w:t>
      </w:r>
    </w:p>
  </w:footnote>
  <w:footnote w:id="854">
    <w:p w14:paraId="78560DE2" w14:textId="6759CA05" w:rsidR="007838C2" w:rsidRDefault="007838C2" w:rsidP="007F50FD">
      <w:pPr>
        <w:pStyle w:val="footnote"/>
      </w:pPr>
      <w:r>
        <w:rPr>
          <w:rStyle w:val="FootnoteReference"/>
        </w:rPr>
        <w:footnoteRef/>
      </w:r>
      <w:r>
        <w:t xml:space="preserve"> [JS] or a psalm, or a melody</w:t>
      </w:r>
    </w:p>
  </w:footnote>
  <w:footnote w:id="855">
    <w:p w14:paraId="2C19D159" w14:textId="3C9E27D5" w:rsidR="007838C2" w:rsidRDefault="007838C2" w:rsidP="00F258B1">
      <w:pPr>
        <w:pStyle w:val="footnote"/>
      </w:pPr>
      <w:r>
        <w:rPr>
          <w:rStyle w:val="FootnoteReference"/>
        </w:rPr>
        <w:footnoteRef/>
      </w:r>
      <w:r>
        <w:t xml:space="preserve"> </w:t>
      </w:r>
      <w:r w:rsidRPr="00D813A7">
        <w:rPr>
          <w:i/>
        </w:rPr>
        <w:t>Lit</w:t>
      </w:r>
      <w:r>
        <w:t>. ‘dispersions’. Cf. Mt. 24:31.</w:t>
      </w:r>
    </w:p>
  </w:footnote>
  <w:footnote w:id="856">
    <w:p w14:paraId="7AC7AD8B" w14:textId="5BFFD4CA" w:rsidR="007838C2" w:rsidRDefault="007838C2" w:rsidP="007F50FD">
      <w:pPr>
        <w:pStyle w:val="footnote"/>
      </w:pPr>
      <w:r>
        <w:rPr>
          <w:rStyle w:val="FootnoteReference"/>
        </w:rPr>
        <w:footnoteRef/>
      </w:r>
      <w:r>
        <w:t xml:space="preserve"> [JS] “begin with thankfully confessing the Lord with praise.” The word conveys first confession (not of sins, but of Him), but also essentially thanksgiving and praise.</w:t>
      </w:r>
    </w:p>
  </w:footnote>
  <w:footnote w:id="857">
    <w:p w14:paraId="1F0F4402" w14:textId="056F6B42" w:rsidR="007838C2" w:rsidRDefault="007838C2" w:rsidP="00CD1E61">
      <w:pPr>
        <w:pStyle w:val="footnote"/>
      </w:pPr>
      <w:r>
        <w:rPr>
          <w:rStyle w:val="FootnoteReference"/>
        </w:rPr>
        <w:footnoteRef/>
      </w:r>
      <w:r>
        <w:t xml:space="preserve"> [JS] or word, or teaching</w:t>
      </w:r>
    </w:p>
  </w:footnote>
  <w:footnote w:id="858">
    <w:p w14:paraId="407F2DDB" w14:textId="624657B1" w:rsidR="007838C2" w:rsidRDefault="007838C2" w:rsidP="00DE04F0">
      <w:pPr>
        <w:pStyle w:val="footnote"/>
      </w:pPr>
      <w:r>
        <w:rPr>
          <w:rStyle w:val="FootnoteReference"/>
        </w:rPr>
        <w:footnoteRef/>
      </w:r>
      <w:r>
        <w:t xml:space="preserve"> ‘a law’. Cf. Jeremiah 31 (38):36,37. Break Life’s laws and you strike and break yourself with an iron rod (Rev. 19:15; Ps. 2:9; Jer. 2:9; Prov. 3:10-19).</w:t>
      </w:r>
    </w:p>
  </w:footnote>
  <w:footnote w:id="859">
    <w:p w14:paraId="35167DCD" w14:textId="373FC63F" w:rsidR="007838C2" w:rsidRDefault="007838C2" w:rsidP="00DE04F0">
      <w:pPr>
        <w:pStyle w:val="footnote"/>
      </w:pPr>
      <w:r>
        <w:rPr>
          <w:rStyle w:val="FootnoteReference"/>
        </w:rPr>
        <w:footnoteRef/>
      </w:r>
      <w:r>
        <w:t xml:space="preserve"> [JS] or “stormy wind”</w:t>
      </w:r>
    </w:p>
  </w:footnote>
  <w:footnote w:id="860">
    <w:p w14:paraId="596CA46F" w14:textId="3CE69ED5" w:rsidR="007838C2" w:rsidRDefault="007838C2" w:rsidP="00DE04F0">
      <w:pPr>
        <w:pStyle w:val="footnote"/>
      </w:pPr>
      <w:r>
        <w:rPr>
          <w:rStyle w:val="FootnoteReference"/>
        </w:rPr>
        <w:footnoteRef/>
      </w:r>
      <w:r>
        <w:t xml:space="preserve"> [JS] or “maidens,” or “unmarried women”</w:t>
      </w:r>
    </w:p>
  </w:footnote>
  <w:footnote w:id="861">
    <w:p w14:paraId="302477DE" w14:textId="111432A8" w:rsidR="007838C2" w:rsidRDefault="007838C2" w:rsidP="007039A0">
      <w:pPr>
        <w:pStyle w:val="footnote"/>
      </w:pPr>
      <w:r>
        <w:rPr>
          <w:rStyle w:val="FootnoteReference"/>
        </w:rPr>
        <w:footnoteRef/>
      </w:r>
      <w:r>
        <w:t xml:space="preserve"> [JS] “Thankful confession of Him with praise is above/in the earth and heaven.” Coptic has “His glory is above the earth and heaven”</w:t>
      </w:r>
    </w:p>
  </w:footnote>
  <w:footnote w:id="862">
    <w:p w14:paraId="33D71E70" w14:textId="2D5394E7" w:rsidR="007838C2" w:rsidRDefault="007838C2" w:rsidP="007039A0">
      <w:pPr>
        <w:pStyle w:val="footnote"/>
      </w:pPr>
      <w:r>
        <w:rPr>
          <w:rStyle w:val="FootnoteReference"/>
        </w:rPr>
        <w:footnoteRef/>
      </w:r>
      <w:r>
        <w:t xml:space="preserve"> [JS] literally, “And He will raise/exalt the horn of His people”</w:t>
      </w:r>
    </w:p>
  </w:footnote>
  <w:footnote w:id="863">
    <w:p w14:paraId="43AD805B" w14:textId="6DFE2128" w:rsidR="007838C2" w:rsidRDefault="007838C2" w:rsidP="007039A0">
      <w:pPr>
        <w:pStyle w:val="footnote"/>
      </w:pPr>
      <w:r>
        <w:rPr>
          <w:rStyle w:val="FootnoteReference"/>
        </w:rPr>
        <w:footnoteRef/>
      </w:r>
      <w:r>
        <w:t xml:space="preserve"> [JS] “assembly”</w:t>
      </w:r>
    </w:p>
  </w:footnote>
  <w:footnote w:id="864">
    <w:p w14:paraId="0C277B75" w14:textId="51E0F674" w:rsidR="007838C2" w:rsidRDefault="007838C2" w:rsidP="007039A0">
      <w:pPr>
        <w:pStyle w:val="footnote"/>
      </w:pPr>
      <w:r>
        <w:rPr>
          <w:rStyle w:val="FootnoteReference"/>
        </w:rPr>
        <w:footnoteRef/>
      </w:r>
      <w:r>
        <w:t xml:space="preserve"> [JS] Coptic has “in the chorus”</w:t>
      </w:r>
    </w:p>
  </w:footnote>
  <w:footnote w:id="865">
    <w:p w14:paraId="195C17E1" w14:textId="7FE4BA09" w:rsidR="007838C2" w:rsidRDefault="007838C2" w:rsidP="00704A33">
      <w:pPr>
        <w:pStyle w:val="footnote"/>
      </w:pPr>
      <w:r>
        <w:rPr>
          <w:rStyle w:val="FootnoteReference"/>
        </w:rPr>
        <w:footnoteRef/>
      </w:r>
      <w:r>
        <w:t xml:space="preserve"> [JS] Fr. Athanasius has “exalt,” See the Liturgy of Mesori 26)</w:t>
      </w:r>
    </w:p>
  </w:footnote>
  <w:footnote w:id="866">
    <w:p w14:paraId="7329AB19" w14:textId="77777777" w:rsidR="007838C2" w:rsidRDefault="007838C2" w:rsidP="00F258B1">
      <w:pPr>
        <w:pStyle w:val="footnote"/>
      </w:pPr>
      <w:r>
        <w:rPr>
          <w:rStyle w:val="FootnoteReference"/>
        </w:rPr>
        <w:footnoteRef/>
      </w:r>
      <w:r>
        <w:t xml:space="preserve"> two-edged sword: praise which conquers Amalek (St. Chrysostom).</w:t>
      </w:r>
    </w:p>
  </w:footnote>
  <w:footnote w:id="867">
    <w:p w14:paraId="2095C32A" w14:textId="77777777" w:rsidR="007838C2" w:rsidRDefault="007838C2" w:rsidP="00F258B1">
      <w:pPr>
        <w:pStyle w:val="footnote"/>
      </w:pPr>
      <w:r>
        <w:rPr>
          <w:rStyle w:val="FootnoteReference"/>
        </w:rPr>
        <w:footnoteRef/>
      </w:r>
      <w:r>
        <w:t xml:space="preserve"> ‘Holiness of life is the mother of glory’ (St Theodoret).</w:t>
      </w:r>
    </w:p>
  </w:footnote>
  <w:footnote w:id="868">
    <w:p w14:paraId="4C5EFC08" w14:textId="6D588D58" w:rsidR="007838C2" w:rsidRDefault="007838C2" w:rsidP="00AE5C5A">
      <w:pPr>
        <w:pStyle w:val="footnote"/>
      </w:pPr>
      <w:r>
        <w:rPr>
          <w:rStyle w:val="FootnoteReference"/>
        </w:rPr>
        <w:footnoteRef/>
      </w:r>
      <w:r>
        <w:t xml:space="preserve"> [JS] variant reading, “harp and lyre”</w:t>
      </w:r>
    </w:p>
  </w:footnote>
  <w:footnote w:id="869">
    <w:p w14:paraId="34B39967" w14:textId="2F98E45D" w:rsidR="007838C2" w:rsidRDefault="007838C2" w:rsidP="00AE5C5A">
      <w:pPr>
        <w:pStyle w:val="footnote"/>
      </w:pPr>
      <w:r>
        <w:rPr>
          <w:rStyle w:val="FootnoteReference"/>
        </w:rPr>
        <w:footnoteRef/>
      </w:r>
      <w:r>
        <w:t xml:space="preserve"> [JS] Coptic has “chorus” in place of “dance”</w:t>
      </w:r>
    </w:p>
  </w:footnote>
  <w:footnote w:id="870">
    <w:p w14:paraId="3F01F63D" w14:textId="7FB71CE4" w:rsidR="007838C2" w:rsidRDefault="007838C2" w:rsidP="00FB1741">
      <w:pPr>
        <w:pStyle w:val="footnote"/>
      </w:pPr>
      <w:r>
        <w:rPr>
          <w:rStyle w:val="FootnoteReference"/>
        </w:rPr>
        <w:footnoteRef/>
      </w:r>
      <w:r>
        <w:t xml:space="preserve"> [JS] or “allophyle”, which means “foreigner”, but specificially in reference to Philistines.</w:t>
      </w:r>
    </w:p>
  </w:footnote>
  <w:footnote w:id="871">
    <w:p w14:paraId="234F96D1" w14:textId="322FE18B" w:rsidR="007838C2" w:rsidRDefault="007838C2" w:rsidP="00865C59">
      <w:pPr>
        <w:pStyle w:val="footnote"/>
      </w:pPr>
      <w:r>
        <w:rPr>
          <w:rStyle w:val="FootnoteReference"/>
        </w:rPr>
        <w:footnoteRef/>
      </w:r>
      <w:r>
        <w:t xml:space="preserve"> Or “Spirit”</w:t>
      </w:r>
    </w:p>
  </w:footnote>
  <w:footnote w:id="872">
    <w:p w14:paraId="296DD30B" w14:textId="77777777" w:rsidR="007838C2" w:rsidRDefault="007838C2" w:rsidP="00344A59">
      <w:pPr>
        <w:pStyle w:val="footnote"/>
      </w:pPr>
      <w:r>
        <w:rPr>
          <w:rStyle w:val="FootnoteReference"/>
        </w:rPr>
        <w:footnoteRef/>
      </w:r>
      <w:r>
        <w:t xml:space="preserve"> Or “Give thanks unto,” or “praise,” or “thankfully confess the Lord with praise”. Confession here should not be separated in concept from praise.</w:t>
      </w:r>
    </w:p>
  </w:footnote>
  <w:footnote w:id="873">
    <w:p w14:paraId="75462569" w14:textId="77777777" w:rsidR="007838C2" w:rsidRDefault="007838C2" w:rsidP="00344A59">
      <w:pPr>
        <w:pStyle w:val="footnote"/>
      </w:pPr>
      <w:r>
        <w:rPr>
          <w:rStyle w:val="FootnoteReference"/>
        </w:rPr>
        <w:footnoteRef/>
      </w:r>
      <w:r>
        <w:t xml:space="preserve"> The “alleluia” in each vs is inserted into each verse of the Psalm</w:t>
      </w:r>
    </w:p>
  </w:footnote>
  <w:footnote w:id="874">
    <w:p w14:paraId="1F1613E0" w14:textId="77777777" w:rsidR="007838C2" w:rsidRDefault="007838C2" w:rsidP="00344A59">
      <w:pPr>
        <w:pStyle w:val="footnote"/>
      </w:pPr>
      <w:r>
        <w:rPr>
          <w:rStyle w:val="FootnoteReference"/>
        </w:rPr>
        <w:footnoteRef/>
      </w:r>
      <w:r>
        <w:t xml:space="preserve"> “To Him” occurs at the start of these verses. If you are singing “Give thanks unto the Lord”, then following with “to Him Who…” is grammatically correct. However, if singing the more accurate “confess the Lord,” then it is grammatically correct to omit “to Him,” and continue “Who alone does great wonders” etc. I.e. the most accurate way to sing it would be “Give thankful confession in praise unto the Lord,” and to follow “to Him who alone does great wonders”. However, that does not flow to sing, and is misleading by rendering one word with three to bring out its fuller meaning. Therefore we recommend singing “Confess the Lord,” or at least “praise the Lord”, and omitting the “to Him” in order to accommodate English grammar.</w:t>
      </w:r>
    </w:p>
  </w:footnote>
  <w:footnote w:id="875">
    <w:p w14:paraId="001DC1B4" w14:textId="77777777" w:rsidR="007838C2" w:rsidRDefault="007838C2" w:rsidP="00A7333E">
      <w:pPr>
        <w:pStyle w:val="footnote"/>
      </w:pPr>
      <w:r>
        <w:rPr>
          <w:rStyle w:val="FootnoteReference"/>
        </w:rPr>
        <w:footnoteRef/>
      </w:r>
      <w:r>
        <w:t xml:space="preserve"> Do obiesance</w:t>
      </w:r>
    </w:p>
  </w:footnote>
  <w:footnote w:id="876">
    <w:p w14:paraId="109CBDA9" w14:textId="77777777" w:rsidR="007838C2" w:rsidRDefault="007838C2" w:rsidP="00A7333E">
      <w:pPr>
        <w:pStyle w:val="footnote"/>
      </w:pPr>
      <w:r>
        <w:rPr>
          <w:rStyle w:val="FootnoteReference"/>
        </w:rPr>
        <w:footnoteRef/>
      </w:r>
      <w:r>
        <w:t xml:space="preserve"> Literally, “horn”</w:t>
      </w:r>
    </w:p>
  </w:footnote>
  <w:footnote w:id="877">
    <w:p w14:paraId="6824A765" w14:textId="77777777" w:rsidR="007838C2" w:rsidRDefault="007838C2" w:rsidP="00A7333E">
      <w:pPr>
        <w:pStyle w:val="footnote"/>
      </w:pPr>
      <w:r>
        <w:rPr>
          <w:rStyle w:val="FootnoteReference"/>
        </w:rPr>
        <w:footnoteRef/>
      </w:r>
      <w:r>
        <w:t xml:space="preserve"> Or, “ways”</w:t>
      </w:r>
    </w:p>
  </w:footnote>
  <w:footnote w:id="878">
    <w:p w14:paraId="6136C7AC" w14:textId="77777777" w:rsidR="007838C2" w:rsidRDefault="007838C2" w:rsidP="00A7333E">
      <w:pPr>
        <w:pStyle w:val="footnote"/>
      </w:pPr>
      <w:r>
        <w:rPr>
          <w:rStyle w:val="FootnoteReference"/>
        </w:rPr>
        <w:footnoteRef/>
      </w:r>
      <w:r>
        <w:t xml:space="preserve"> Literally, “exalt the horn”</w:t>
      </w:r>
    </w:p>
  </w:footnote>
  <w:footnote w:id="879">
    <w:p w14:paraId="0D97069A" w14:textId="77777777" w:rsidR="007838C2" w:rsidRDefault="007838C2" w:rsidP="00A7333E">
      <w:pPr>
        <w:pStyle w:val="footnote"/>
      </w:pPr>
      <w:r>
        <w:rPr>
          <w:rStyle w:val="FootnoteReference"/>
        </w:rPr>
        <w:footnoteRef/>
      </w:r>
      <w:r>
        <w:t xml:space="preserve"> Or “christs”</w:t>
      </w:r>
    </w:p>
  </w:footnote>
  <w:footnote w:id="880">
    <w:p w14:paraId="75E4F1BF" w14:textId="77777777" w:rsidR="007838C2" w:rsidRDefault="007838C2" w:rsidP="00A7333E">
      <w:pPr>
        <w:pStyle w:val="footnote"/>
      </w:pPr>
      <w:r>
        <w:rPr>
          <w:rStyle w:val="FootnoteReference"/>
        </w:rPr>
        <w:footnoteRef/>
      </w:r>
      <w:r>
        <w:t xml:space="preserve"> Or “workers of iniquity”</w:t>
      </w:r>
    </w:p>
  </w:footnote>
  <w:footnote w:id="881">
    <w:p w14:paraId="6B1B283E" w14:textId="77777777" w:rsidR="007838C2" w:rsidRDefault="007838C2" w:rsidP="00A7333E">
      <w:pPr>
        <w:pStyle w:val="footnote"/>
      </w:pPr>
      <w:r>
        <w:rPr>
          <w:rStyle w:val="FootnoteReference"/>
        </w:rPr>
        <w:footnoteRef/>
      </w:r>
      <w:r>
        <w:t xml:space="preserve"> Confession of the Lord, not confession of sin. I.e. confess the Lord thankfully with praise, or give a thankful confession of praise to the Lord</w:t>
      </w:r>
    </w:p>
  </w:footnote>
  <w:footnote w:id="882">
    <w:p w14:paraId="0BE3B61B" w14:textId="77777777" w:rsidR="007838C2" w:rsidRDefault="007838C2" w:rsidP="00A7333E">
      <w:pPr>
        <w:pStyle w:val="footnote"/>
      </w:pPr>
      <w:r>
        <w:rPr>
          <w:rStyle w:val="FootnoteReference"/>
        </w:rPr>
        <w:footnoteRef/>
      </w:r>
      <w:r>
        <w:t xml:space="preserve"> or “blessing”</w:t>
      </w:r>
    </w:p>
  </w:footnote>
  <w:footnote w:id="883">
    <w:p w14:paraId="39CDECB8" w14:textId="77777777" w:rsidR="007838C2" w:rsidRDefault="007838C2" w:rsidP="00A7333E">
      <w:pPr>
        <w:pStyle w:val="footnote"/>
      </w:pPr>
      <w:r>
        <w:rPr>
          <w:rStyle w:val="FootnoteReference"/>
        </w:rPr>
        <w:footnoteRef/>
      </w:r>
      <w:r>
        <w:t xml:space="preserve"> Or “Thy holy Name we do utter”</w:t>
      </w:r>
    </w:p>
  </w:footnote>
  <w:footnote w:id="884">
    <w:p w14:paraId="2BFF308D" w14:textId="77777777" w:rsidR="007838C2" w:rsidRDefault="007838C2" w:rsidP="00A7333E">
      <w:pPr>
        <w:pStyle w:val="footnote"/>
      </w:pPr>
      <w:r>
        <w:rPr>
          <w:rStyle w:val="FootnoteReference"/>
        </w:rPr>
        <w:footnoteRef/>
      </w:r>
      <w:r>
        <w:t xml:space="preserve"> Or “May it be so, Lord!”</w:t>
      </w:r>
    </w:p>
  </w:footnote>
  <w:footnote w:id="885">
    <w:p w14:paraId="7211B02A" w14:textId="77777777" w:rsidR="007838C2" w:rsidRDefault="007838C2" w:rsidP="008A378B">
      <w:pPr>
        <w:pStyle w:val="footnote"/>
      </w:pPr>
      <w:r>
        <w:rPr>
          <w:rStyle w:val="FootnoteReference"/>
        </w:rPr>
        <w:footnoteRef/>
      </w:r>
      <w:r>
        <w:t xml:space="preserve"> Or “thankfully confess You with praise”</w:t>
      </w:r>
    </w:p>
  </w:footnote>
  <w:footnote w:id="886">
    <w:p w14:paraId="693B122B" w14:textId="28D696D4" w:rsidR="007838C2" w:rsidRDefault="007838C2" w:rsidP="00680B91">
      <w:pPr>
        <w:pStyle w:val="footnote"/>
      </w:pPr>
      <w:r>
        <w:rPr>
          <w:rStyle w:val="FootnoteReference"/>
        </w:rPr>
        <w:footnoteRef/>
      </w:r>
      <w:r>
        <w:t xml:space="preserve"> These readings are identical to those dispersed between the Sunday Theotokia during the month of Koiak. They are also the Eight Canticle in the Byzantine Rite (plus Simeon’s Prayer).</w:t>
      </w:r>
    </w:p>
  </w:footnote>
  <w:footnote w:id="887">
    <w:p w14:paraId="7672FC08" w14:textId="77777777" w:rsidR="007838C2" w:rsidRDefault="007838C2" w:rsidP="00A7333E">
      <w:pPr>
        <w:pStyle w:val="footnote"/>
      </w:pPr>
      <w:r>
        <w:rPr>
          <w:rStyle w:val="FootnoteReference"/>
        </w:rPr>
        <w:footnoteRef/>
      </w:r>
      <w:r>
        <w:t xml:space="preserve"> Latria</w:t>
      </w:r>
    </w:p>
  </w:footnote>
  <w:footnote w:id="888">
    <w:p w14:paraId="6A1BE515" w14:textId="5E13A526" w:rsidR="007838C2" w:rsidRDefault="007838C2" w:rsidP="00426715">
      <w:pPr>
        <w:pStyle w:val="footnote"/>
      </w:pPr>
      <w:r>
        <w:rPr>
          <w:rStyle w:val="FootnoteReference"/>
        </w:rPr>
        <w:footnoteRef/>
      </w:r>
      <w:r>
        <w:t xml:space="preserve"> Or, “Sing a hymn to Him, and exalt Him beyond measure unto the ages.”</w:t>
      </w:r>
    </w:p>
  </w:footnote>
  <w:footnote w:id="889">
    <w:p w14:paraId="68D0AB21" w14:textId="61EA66CA" w:rsidR="007838C2" w:rsidRDefault="007838C2" w:rsidP="00426715">
      <w:pPr>
        <w:pStyle w:val="footnote"/>
      </w:pPr>
      <w:r>
        <w:rPr>
          <w:rStyle w:val="FootnoteReference"/>
        </w:rPr>
        <w:footnoteRef/>
      </w:r>
      <w:r>
        <w:t xml:space="preserve"> This verse is lacking in the Greek.</w:t>
      </w:r>
    </w:p>
  </w:footnote>
  <w:footnote w:id="890">
    <w:p w14:paraId="26544D11" w14:textId="10502CC8" w:rsidR="007838C2" w:rsidRDefault="007838C2" w:rsidP="007757C9">
      <w:pPr>
        <w:pStyle w:val="footnote"/>
      </w:pPr>
      <w:r>
        <w:rPr>
          <w:rStyle w:val="FootnoteReference"/>
        </w:rPr>
        <w:footnoteRef/>
      </w:r>
      <w:r>
        <w:t xml:space="preserve"> In Greek this verse breaks the pattern and has “Let the earth bless the Lord…”</w:t>
      </w:r>
    </w:p>
  </w:footnote>
  <w:footnote w:id="891">
    <w:p w14:paraId="00301B8D" w14:textId="27445427" w:rsidR="007838C2" w:rsidRDefault="007838C2" w:rsidP="007757C9">
      <w:pPr>
        <w:pStyle w:val="footnote"/>
      </w:pPr>
      <w:r>
        <w:rPr>
          <w:rStyle w:val="FootnoteReference"/>
        </w:rPr>
        <w:footnoteRef/>
      </w:r>
      <w:r>
        <w:t xml:space="preserve"> Greek has “sea-monsters”</w:t>
      </w:r>
    </w:p>
  </w:footnote>
  <w:footnote w:id="892">
    <w:p w14:paraId="0ECD7B50" w14:textId="7593729A" w:rsidR="007838C2" w:rsidRDefault="007838C2" w:rsidP="007757C9">
      <w:pPr>
        <w:pStyle w:val="footnote"/>
      </w:pPr>
      <w:r>
        <w:rPr>
          <w:rStyle w:val="FootnoteReference"/>
        </w:rPr>
        <w:footnoteRef/>
      </w:r>
      <w:r>
        <w:t xml:space="preserve"> [] not found in Gk.</w:t>
      </w:r>
    </w:p>
  </w:footnote>
  <w:footnote w:id="893">
    <w:p w14:paraId="0A00818E" w14:textId="6F9A1D3E" w:rsidR="007838C2" w:rsidRDefault="007838C2" w:rsidP="007757C9">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4">
    <w:p w14:paraId="4C080563" w14:textId="076FB7DA" w:rsidR="007838C2" w:rsidRDefault="007838C2" w:rsidP="003641E3">
      <w:pPr>
        <w:pStyle w:val="footnote"/>
      </w:pPr>
      <w:r>
        <w:rPr>
          <w:rStyle w:val="FootnoteReference"/>
        </w:rPr>
        <w:footnoteRef/>
      </w:r>
      <w:r>
        <w:t xml:space="preserve"> Following the example of the Byzantine rite which merges pairs of verses, halfing the refrains, but using the Coptic canticle, inlcluding the vereses at the start omitted in the Byzantine rite, and without the verses added to the end in the Byzantine rite.</w:t>
      </w:r>
    </w:p>
  </w:footnote>
  <w:footnote w:id="895">
    <w:p w14:paraId="52E6C24B" w14:textId="77777777" w:rsidR="007838C2" w:rsidRDefault="007838C2" w:rsidP="003758F4">
      <w:pPr>
        <w:pStyle w:val="footnote"/>
      </w:pPr>
      <w:r>
        <w:rPr>
          <w:rStyle w:val="FootnoteReference"/>
        </w:rPr>
        <w:footnoteRef/>
      </w:r>
      <w:r>
        <w:t xml:space="preserve"> Or, “Sing a hymn to Him, and exalt Him beyond measure unto the ages.”</w:t>
      </w:r>
    </w:p>
  </w:footnote>
  <w:footnote w:id="896">
    <w:p w14:paraId="3AF01027" w14:textId="77777777" w:rsidR="007838C2" w:rsidRDefault="007838C2" w:rsidP="003758F4">
      <w:pPr>
        <w:pStyle w:val="footnote"/>
      </w:pPr>
      <w:r>
        <w:rPr>
          <w:rStyle w:val="FootnoteReference"/>
        </w:rPr>
        <w:footnoteRef/>
      </w:r>
      <w:r>
        <w:t xml:space="preserve"> In Greek this verse breaks the pattern and has “Let the earth bless the Lord…”</w:t>
      </w:r>
    </w:p>
  </w:footnote>
  <w:footnote w:id="897">
    <w:p w14:paraId="29625A78" w14:textId="77777777" w:rsidR="007838C2" w:rsidRDefault="007838C2" w:rsidP="003758F4">
      <w:pPr>
        <w:pStyle w:val="footnote"/>
      </w:pPr>
      <w:r>
        <w:rPr>
          <w:rStyle w:val="FootnoteReference"/>
        </w:rPr>
        <w:footnoteRef/>
      </w:r>
      <w:r>
        <w:t xml:space="preserve"> [] not found in Gk.</w:t>
      </w:r>
    </w:p>
  </w:footnote>
  <w:footnote w:id="898">
    <w:p w14:paraId="3D357C32" w14:textId="77777777" w:rsidR="007838C2" w:rsidRDefault="007838C2" w:rsidP="003758F4">
      <w:pPr>
        <w:pStyle w:val="footnote"/>
      </w:pPr>
      <w:r>
        <w:rPr>
          <w:rStyle w:val="FootnoteReference"/>
        </w:rPr>
        <w:footnoteRef/>
      </w:r>
      <w:r>
        <w:t xml:space="preserve"> In the Biblical text, this verse continues “For He has delivered us from Hades, and saved us from the hand of death. He has delivered us from the midst of the fiery furnace and saved us from the midst of the fire.” The following verse is also omitted from the hymn: “Confess the Lord, for He is good, for His mercy endures forever.”</w:t>
      </w:r>
    </w:p>
  </w:footnote>
  <w:footnote w:id="899">
    <w:p w14:paraId="206912E7" w14:textId="77777777" w:rsidR="007838C2" w:rsidRDefault="007838C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0">
    <w:p w14:paraId="7A06DB04" w14:textId="77777777" w:rsidR="007838C2" w:rsidRDefault="007838C2" w:rsidP="00D31F3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1">
    <w:p w14:paraId="28892EF0" w14:textId="6E1CE2C1" w:rsidR="007838C2" w:rsidRPr="008D5F3D" w:rsidRDefault="007838C2" w:rsidP="008D5F3D">
      <w:pPr>
        <w:pStyle w:val="footnote"/>
      </w:pPr>
      <w:r>
        <w:rPr>
          <w:rStyle w:val="FootnoteReference"/>
        </w:rPr>
        <w:footnoteRef/>
      </w:r>
      <w:r>
        <w:t xml:space="preserve"> [JS] Greek has “stars and light,” while Coptic has “stars of light”</w:t>
      </w:r>
    </w:p>
  </w:footnote>
  <w:footnote w:id="902">
    <w:p w14:paraId="6888EF75" w14:textId="7291EAAC" w:rsidR="007838C2" w:rsidRDefault="007838C2" w:rsidP="00A17656">
      <w:pPr>
        <w:pStyle w:val="footnote"/>
      </w:pPr>
      <w:r>
        <w:rPr>
          <w:rStyle w:val="FootnoteReference"/>
        </w:rPr>
        <w:footnoteRef/>
      </w:r>
      <w:r>
        <w:t xml:space="preserve"> [JS] Gk has “confession/praise of Him is in the earth and heaven”</w:t>
      </w:r>
    </w:p>
  </w:footnote>
  <w:footnote w:id="903">
    <w:p w14:paraId="0C9270F2" w14:textId="14BEF321" w:rsidR="007838C2" w:rsidRDefault="007838C2" w:rsidP="00A17656">
      <w:pPr>
        <w:pStyle w:val="footnote"/>
      </w:pPr>
      <w:r>
        <w:rPr>
          <w:rStyle w:val="FootnoteReference"/>
        </w:rPr>
        <w:footnoteRef/>
      </w:r>
      <w:r>
        <w:t xml:space="preserve"> [JS] literally, “And He will exalt the horn of His people”</w:t>
      </w:r>
    </w:p>
  </w:footnote>
  <w:footnote w:id="904">
    <w:p w14:paraId="2890F7AF" w14:textId="127DC52C" w:rsidR="007838C2" w:rsidRDefault="007838C2" w:rsidP="008A107E">
      <w:pPr>
        <w:pStyle w:val="footnote"/>
      </w:pPr>
      <w:r>
        <w:rPr>
          <w:rStyle w:val="FootnoteReference"/>
        </w:rPr>
        <w:footnoteRef/>
      </w:r>
      <w:r>
        <w:t xml:space="preserve"> or “statutes.” The meaning is the same as in Ps 118: statutes, ordinances, or truths. Literally, “engraved things”</w:t>
      </w:r>
    </w:p>
  </w:footnote>
  <w:footnote w:id="905">
    <w:p w14:paraId="1BA5672C" w14:textId="77777777" w:rsidR="007838C2" w:rsidRDefault="007838C2" w:rsidP="00680B91">
      <w:pPr>
        <w:pStyle w:val="footnote"/>
      </w:pPr>
      <w:r>
        <w:rPr>
          <w:rStyle w:val="FootnoteReference"/>
        </w:rPr>
        <w:footnoteRef/>
      </w:r>
      <w:r>
        <w:t xml:space="preserve"> Latria</w:t>
      </w:r>
    </w:p>
  </w:footnote>
  <w:footnote w:id="906">
    <w:p w14:paraId="690DC348" w14:textId="77777777" w:rsidR="007838C2" w:rsidRDefault="007838C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7">
    <w:p w14:paraId="0E195254" w14:textId="3469BAAE" w:rsidR="007838C2" w:rsidRDefault="007838C2" w:rsidP="008B7CFC">
      <w:pPr>
        <w:pStyle w:val="footnote"/>
      </w:pPr>
      <w:r>
        <w:rPr>
          <w:rStyle w:val="FootnoteReference"/>
        </w:rPr>
        <w:footnoteRef/>
      </w:r>
      <w:r>
        <w:t xml:space="preserve"> The womb of women in general was under judgement to bring forth children in anguish, and that same womb of woman became a fountain of immortality by bringing Emmanuel to us. This is meditating on the fall and salvation coming from woman, of Mary being the new Eve. It does not imply that the Theotokos suffered anguish in bringing forth Christ, which is clearly denied in Part 5, below.</w:t>
      </w:r>
    </w:p>
  </w:footnote>
  <w:footnote w:id="908">
    <w:p w14:paraId="50098A0E" w14:textId="77777777" w:rsidR="007838C2" w:rsidRDefault="007838C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09">
    <w:p w14:paraId="19022051" w14:textId="77777777" w:rsidR="007838C2" w:rsidRDefault="007838C2" w:rsidP="00E35F1F">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0">
    <w:p w14:paraId="3DC9334B" w14:textId="77777777" w:rsidR="007838C2" w:rsidRDefault="007838C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t>All calmness / In the world / Comes by the prayers / Of the Holy Virgin Mary.</w:t>
      </w:r>
    </w:p>
  </w:footnote>
  <w:footnote w:id="911">
    <w:p w14:paraId="6AC1A98C" w14:textId="77777777" w:rsidR="007838C2" w:rsidRPr="00260CA9" w:rsidRDefault="007838C2" w:rsidP="006869EE">
      <w:pPr>
        <w:pStyle w:val="footnote"/>
      </w:pPr>
      <w:r>
        <w:rPr>
          <w:rStyle w:val="FootnoteReference"/>
        </w:rPr>
        <w:footnoteRef/>
      </w:r>
      <w:r>
        <w:t xml:space="preserve"> </w:t>
      </w:r>
      <w:r>
        <w:rPr>
          <w:rFonts w:eastAsia="Arial Unicode MS"/>
        </w:rPr>
        <w:t xml:space="preserve">In current practice, the following verse is added (but is a transcription error and does not belong here:) </w:t>
      </w:r>
      <w:r w:rsidRPr="00C45608">
        <w:rPr>
          <w:rFonts w:ascii="FreeSerifAvvaShenouda" w:hAnsi="FreeSerifAvvaShenouda" w:cs="FreeSerifAvvaShenouda"/>
        </w:rPr>
        <w:t>Ⲟⲩⲟⲛ ⲟⲩⲙⲉⲧⲥⲉⲙⲛⲟⲥ: ⲛ̀ϩ̀ⲣⲏⲓ ϧⲉⲛ ⲡⲓⲕⲟⲥⲙⲟⲥ ⲉ̀ⲃⲟⲗ: ϩⲓⲧⲉⲛ ⲡⲓϣ̀ⲗⲏⲗ: ⲛ̀ⲧⲉ ϯⲁⲅⲓⲁ ⲙ̄ⲁⲣⲓⲁ̀ Ϯⲡⲁⲣⲑⲉⲛⲟⲥ.</w:t>
      </w:r>
    </w:p>
  </w:footnote>
  <w:footnote w:id="912">
    <w:p w14:paraId="22924FE1" w14:textId="77777777" w:rsidR="007838C2" w:rsidRDefault="007838C2" w:rsidP="006869EE">
      <w:pPr>
        <w:pStyle w:val="footnote"/>
      </w:pPr>
      <w:r>
        <w:rPr>
          <w:rStyle w:val="FootnoteReference"/>
        </w:rPr>
        <w:footnoteRef/>
      </w:r>
      <w:r>
        <w:t xml:space="preserve"> Literally “hegoumens”, as the monastic and priestly orders have been thoroughly confused.</w:t>
      </w:r>
    </w:p>
  </w:footnote>
  <w:footnote w:id="913">
    <w:p w14:paraId="620F336B" w14:textId="77777777" w:rsidR="007838C2" w:rsidRDefault="007838C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4">
    <w:p w14:paraId="7C34710D" w14:textId="77777777" w:rsidR="007838C2" w:rsidRDefault="007838C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5">
    <w:p w14:paraId="02E1F01F" w14:textId="77777777" w:rsidR="007838C2" w:rsidRDefault="007838C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6">
    <w:p w14:paraId="30C5740F" w14:textId="77777777" w:rsidR="007838C2" w:rsidRDefault="007838C2" w:rsidP="006869EE">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17">
    <w:p w14:paraId="22023008" w14:textId="77777777" w:rsidR="007838C2" w:rsidRPr="00B021F8" w:rsidRDefault="007838C2" w:rsidP="006869EE">
      <w:pPr>
        <w:pStyle w:val="footnote"/>
        <w:rPr>
          <w:rFonts w:eastAsia="Arial Unicode MS"/>
        </w:rPr>
      </w:pPr>
      <w:r>
        <w:rPr>
          <w:rStyle w:val="FootnoteReference"/>
        </w:rPr>
        <w:footnoteRef/>
      </w:r>
      <w:r>
        <w:t xml:space="preserve"> </w:t>
      </w:r>
      <w:r>
        <w:rPr>
          <w:rFonts w:eastAsia="Arial Unicode MS"/>
        </w:rPr>
        <w:t>This section is simply an embellishment of the 41 (or 50) Kyries</w:t>
      </w:r>
    </w:p>
  </w:footnote>
  <w:footnote w:id="918">
    <w:p w14:paraId="48F95F73" w14:textId="77777777" w:rsidR="007838C2" w:rsidRDefault="007838C2" w:rsidP="006869EE">
      <w:pPr>
        <w:pStyle w:val="footnote"/>
      </w:pPr>
      <w:r>
        <w:rPr>
          <w:rStyle w:val="FootnoteReference"/>
        </w:rPr>
        <w:footnoteRef/>
      </w:r>
      <w:r>
        <w:t xml:space="preserve"> Originally, this litany belonged to the Deacon, not the Presbyter. However, it has shifted given the rarity of that order.</w:t>
      </w:r>
    </w:p>
  </w:footnote>
  <w:footnote w:id="919">
    <w:p w14:paraId="525C7D42" w14:textId="77777777" w:rsidR="007838C2" w:rsidRDefault="007838C2" w:rsidP="00CA3D47">
      <w:pPr>
        <w:pStyle w:val="footnote"/>
      </w:pPr>
      <w:r>
        <w:rPr>
          <w:rStyle w:val="FootnoteReference"/>
        </w:rPr>
        <w:footnoteRef/>
      </w:r>
      <w:r>
        <w:t xml:space="preserve"> Originally "Lord have mercy" was recited 50 times. Under the influence of Roman Catholic missionaries, this came to be 41 times for the 39 lashes, crown of thorns, and sword pierced side. Cf. </w:t>
      </w:r>
      <w:r w:rsidRPr="00926B87">
        <w:t>Burmester, O.H.E. “The Horologion of the Egyptian Church : Coptic and Arabic text from a mediaeval manuscript”. Edizioni del Centro Francescano di Studi Orientali Cristiani. Cairo: 1973</w:t>
      </w:r>
    </w:p>
  </w:footnote>
  <w:footnote w:id="920">
    <w:p w14:paraId="413E3953" w14:textId="77777777" w:rsidR="007838C2" w:rsidRDefault="007838C2" w:rsidP="00CA3D47">
      <w:pPr>
        <w:pStyle w:val="footnote"/>
      </w:pPr>
      <w:r>
        <w:rPr>
          <w:rStyle w:val="FootnoteReference"/>
        </w:rPr>
        <w:footnoteRef/>
      </w:r>
      <w:r>
        <w:t xml:space="preserve"> From Paoni 12 to Paopi 19: “Bless the waters of the river this year”.</w:t>
      </w:r>
    </w:p>
    <w:p w14:paraId="0B29F1A8" w14:textId="77777777" w:rsidR="007838C2" w:rsidRDefault="007838C2" w:rsidP="00CA3D47">
      <w:pPr>
        <w:pStyle w:val="footnote"/>
      </w:pPr>
      <w:r>
        <w:t>From Paopi 10 to Tobi 10: “Bless the herbs and the plants”.</w:t>
      </w:r>
    </w:p>
    <w:p w14:paraId="63287EF7" w14:textId="77777777" w:rsidR="007838C2" w:rsidRDefault="007838C2" w:rsidP="00CA3D47">
      <w:pPr>
        <w:pStyle w:val="footnote"/>
      </w:pPr>
      <w:r>
        <w:t>From Tobi 11 to paoni 18: “Bless the air of heaven”.</w:t>
      </w:r>
    </w:p>
  </w:footnote>
  <w:footnote w:id="921">
    <w:p w14:paraId="2C6CD715" w14:textId="77777777" w:rsidR="007838C2" w:rsidRDefault="007838C2">
      <w:pPr>
        <w:pStyle w:val="FootnoteText"/>
      </w:pPr>
      <w:r>
        <w:rPr>
          <w:rStyle w:val="FootnoteReference"/>
        </w:rPr>
        <w:footnoteRef/>
      </w:r>
      <w:r>
        <w:t xml:space="preserve"> Acts 7:60</w:t>
      </w:r>
    </w:p>
  </w:footnote>
  <w:footnote w:id="922">
    <w:p w14:paraId="66841CA4" w14:textId="77777777" w:rsidR="007838C2" w:rsidRDefault="007838C2" w:rsidP="006B061A">
      <w:pPr>
        <w:pStyle w:val="Footnote0"/>
      </w:pPr>
      <w:r>
        <w:rPr>
          <w:rStyle w:val="FootnoteReference"/>
        </w:rPr>
        <w:footnoteRef/>
      </w:r>
      <w:r>
        <w:t xml:space="preserve"> Literally “virgin monastic”. The traditional English term for a female monastic is not “nun”, but “virgin”.</w:t>
      </w:r>
    </w:p>
  </w:footnote>
  <w:footnote w:id="923">
    <w:p w14:paraId="4603A540" w14:textId="757615F9" w:rsidR="007838C2" w:rsidRDefault="007838C2" w:rsidP="00B52F78">
      <w:pPr>
        <w:pStyle w:val="footnote"/>
      </w:pPr>
      <w:r>
        <w:rPr>
          <w:rStyle w:val="FootnoteReference"/>
        </w:rPr>
        <w:footnoteRef/>
      </w:r>
      <w:r>
        <w:t xml:space="preserve"> Composed in English by Heg. Fr. Athanasius Iskander, of Kitchener, Ontario, Canada.</w:t>
      </w:r>
    </w:p>
  </w:footnote>
  <w:footnote w:id="924">
    <w:p w14:paraId="754B9B83" w14:textId="77777777" w:rsidR="007838C2" w:rsidRDefault="007838C2">
      <w:pPr>
        <w:pStyle w:val="footnote"/>
        <w:rPr>
          <w:ins w:id="1162" w:author="Brett Slote" w:date="2011-07-21T19:13:00Z"/>
        </w:rPr>
        <w:pPrChange w:id="1163" w:author="Brett Slote" w:date="2011-07-21T20:05:00Z">
          <w:pPr>
            <w:pStyle w:val="FootnoteText"/>
          </w:pPr>
        </w:pPrChange>
      </w:pPr>
      <w:ins w:id="1164" w:author="Brett Slote" w:date="2011-07-21T19:13:00Z">
        <w:r>
          <w:rPr>
            <w:rStyle w:val="FootnoteReference"/>
          </w:rPr>
          <w:footnoteRef/>
        </w:r>
        <w:r>
          <w:t xml:space="preserve"> Numbers 12:7-8</w:t>
        </w:r>
      </w:ins>
    </w:p>
  </w:footnote>
  <w:footnote w:id="925">
    <w:p w14:paraId="7099EBEB" w14:textId="77777777" w:rsidR="007838C2" w:rsidRDefault="007838C2">
      <w:pPr>
        <w:pStyle w:val="footnote"/>
        <w:rPr>
          <w:ins w:id="1165" w:author="Brett Slote" w:date="2011-07-21T19:13:00Z"/>
        </w:rPr>
        <w:pPrChange w:id="1166" w:author="Brett Slote" w:date="2011-07-21T20:05:00Z">
          <w:pPr>
            <w:pStyle w:val="FootnoteText"/>
          </w:pPr>
        </w:pPrChange>
      </w:pPr>
      <w:ins w:id="1167" w:author="Brett Slote" w:date="2011-07-21T19:13:00Z">
        <w:r>
          <w:rPr>
            <w:rStyle w:val="FootnoteReference"/>
          </w:rPr>
          <w:footnoteRef/>
        </w:r>
        <w:r>
          <w:t xml:space="preserve"> Exodus 28:1</w:t>
        </w:r>
      </w:ins>
    </w:p>
  </w:footnote>
  <w:footnote w:id="926">
    <w:p w14:paraId="5BFC95F9" w14:textId="77777777" w:rsidR="007838C2" w:rsidRDefault="007838C2">
      <w:pPr>
        <w:pStyle w:val="footnote"/>
        <w:rPr>
          <w:ins w:id="1168" w:author="Brett Slote" w:date="2011-07-21T19:13:00Z"/>
        </w:rPr>
        <w:pPrChange w:id="1169" w:author="Brett Slote" w:date="2011-07-21T20:05:00Z">
          <w:pPr>
            <w:pStyle w:val="FootnoteText"/>
          </w:pPr>
        </w:pPrChange>
      </w:pPr>
      <w:ins w:id="1170" w:author="Brett Slote" w:date="2011-07-21T19:13:00Z">
        <w:r>
          <w:rPr>
            <w:rStyle w:val="FootnoteReference"/>
          </w:rPr>
          <w:footnoteRef/>
        </w:r>
        <w:r>
          <w:t xml:space="preserve"> Matthew 16:18</w:t>
        </w:r>
      </w:ins>
    </w:p>
  </w:footnote>
  <w:footnote w:id="927">
    <w:p w14:paraId="04125830" w14:textId="77777777" w:rsidR="007838C2" w:rsidRDefault="007838C2">
      <w:pPr>
        <w:pStyle w:val="footnote"/>
        <w:rPr>
          <w:ins w:id="1172" w:author="Brett Slote" w:date="2011-07-21T19:13:00Z"/>
        </w:rPr>
        <w:pPrChange w:id="1173" w:author="Brett Slote" w:date="2011-07-21T20:05:00Z">
          <w:pPr>
            <w:pStyle w:val="FootnoteText"/>
          </w:pPr>
        </w:pPrChange>
      </w:pPr>
      <w:ins w:id="1174" w:author="Brett Slote" w:date="2011-07-21T19:13:00Z">
        <w:r>
          <w:rPr>
            <w:rStyle w:val="FootnoteReference"/>
          </w:rPr>
          <w:footnoteRef/>
        </w:r>
        <w:r>
          <w:t xml:space="preserve"> Psalms 110:4, Hebrews 5:6,10</w:t>
        </w:r>
      </w:ins>
    </w:p>
  </w:footnote>
  <w:footnote w:id="928">
    <w:p w14:paraId="4ECDDE09" w14:textId="77777777" w:rsidR="007838C2" w:rsidRDefault="007838C2" w:rsidP="008C4D26">
      <w:pPr>
        <w:pStyle w:val="footnote"/>
      </w:pPr>
      <w:r>
        <w:rPr>
          <w:rStyle w:val="FootnoteReference"/>
        </w:rPr>
        <w:footnoteRef/>
      </w:r>
      <w:r>
        <w:t xml:space="preserve"> St. Phoebe does not have a feast on the Coptic Calendar, however, the Byzantine and Roman Catholic calendars agree on September 3</w:t>
      </w:r>
      <w:r w:rsidRPr="008C4D26">
        <w:rPr>
          <w:vertAlign w:val="superscript"/>
        </w:rPr>
        <w:t>rd</w:t>
      </w:r>
      <w:r>
        <w:t>, so an entry is added here.</w:t>
      </w:r>
    </w:p>
  </w:footnote>
  <w:footnote w:id="929">
    <w:p w14:paraId="4ACBECBD" w14:textId="77777777" w:rsidR="007838C2" w:rsidRDefault="007838C2" w:rsidP="00C0205C">
      <w:pPr>
        <w:pStyle w:val="footnote"/>
      </w:pPr>
      <w:r>
        <w:rPr>
          <w:rStyle w:val="FootnoteReference"/>
          <w:rFonts w:eastAsiaTheme="majorEastAsia"/>
        </w:rPr>
        <w:footnoteRef/>
      </w:r>
      <w:r>
        <w:t xml:space="preserve"> Ps 96:10. Modern translations omit “from a tree”, but St. Justin Martyr and St. Augustine attest to the authenticity of this phrase which is still found in the Coptic, but has been omitted from the LXX.</w:t>
      </w:r>
    </w:p>
  </w:footnote>
  <w:footnote w:id="930">
    <w:p w14:paraId="0C45F6F7" w14:textId="77777777" w:rsidR="007838C2" w:rsidRDefault="007838C2" w:rsidP="00C0205C">
      <w:pPr>
        <w:pStyle w:val="footnote"/>
      </w:pPr>
      <w:r>
        <w:rPr>
          <w:rStyle w:val="FootnoteReference"/>
          <w:rFonts w:eastAsiaTheme="majorEastAsia"/>
        </w:rPr>
        <w:footnoteRef/>
      </w:r>
      <w:r>
        <w:t xml:space="preserve"> Ps 72:10</w:t>
      </w:r>
    </w:p>
  </w:footnote>
  <w:footnote w:id="931">
    <w:p w14:paraId="73200F36" w14:textId="77777777" w:rsidR="007838C2" w:rsidRDefault="007838C2">
      <w:pPr>
        <w:pStyle w:val="FootnoteText"/>
      </w:pPr>
      <w:r>
        <w:rPr>
          <w:rStyle w:val="FootnoteReference"/>
        </w:rPr>
        <w:footnoteRef/>
      </w:r>
      <w:r>
        <w:t xml:space="preserve"> Pope Dioscorus can but substituted here to use this doxology on his feast.</w:t>
      </w:r>
    </w:p>
  </w:footnote>
  <w:footnote w:id="932">
    <w:p w14:paraId="2FF46E46" w14:textId="77777777" w:rsidR="007838C2" w:rsidRDefault="007838C2" w:rsidP="003D4209">
      <w:pPr>
        <w:pStyle w:val="footnote"/>
      </w:pPr>
      <w:r>
        <w:rPr>
          <w:rStyle w:val="FootnoteReference"/>
        </w:rPr>
        <w:footnoteRef/>
      </w:r>
      <w:r>
        <w:t xml:space="preserve"> Dan 12:3</w:t>
      </w:r>
    </w:p>
  </w:footnote>
  <w:footnote w:id="933">
    <w:p w14:paraId="4F373D62" w14:textId="77777777" w:rsidR="007838C2" w:rsidRDefault="007838C2" w:rsidP="003D4209">
      <w:pPr>
        <w:pStyle w:val="footnote"/>
      </w:pPr>
      <w:r>
        <w:rPr>
          <w:rStyle w:val="FootnoteReference"/>
        </w:rPr>
        <w:footnoteRef/>
      </w:r>
      <w:r>
        <w:t xml:space="preserve"> The Scetis Valley in Egypt, from which the word “ascetic” comes. Sheheet means “measure of the heart.”</w:t>
      </w:r>
    </w:p>
  </w:footnote>
  <w:footnote w:id="934">
    <w:p w14:paraId="153ABD29" w14:textId="77777777" w:rsidR="007838C2" w:rsidRDefault="007838C2" w:rsidP="003D4209">
      <w:pPr>
        <w:pStyle w:val="footnote"/>
      </w:pPr>
      <w:r>
        <w:rPr>
          <w:rStyle w:val="FootnoteReference"/>
        </w:rPr>
        <w:footnoteRef/>
      </w:r>
      <w:r>
        <w:t xml:space="preserve"> Cf Lk 22:30, Mt</w:t>
      </w:r>
      <w:r w:rsidRPr="003D4209">
        <w:rPr>
          <w:rStyle w:val="footnoteChar"/>
        </w:rPr>
        <w:t xml:space="preserve"> </w:t>
      </w:r>
      <w:r>
        <w:t>19:20</w:t>
      </w:r>
    </w:p>
  </w:footnote>
  <w:footnote w:id="935">
    <w:p w14:paraId="0977783C" w14:textId="77777777" w:rsidR="007838C2" w:rsidRDefault="007838C2">
      <w:pPr>
        <w:pStyle w:val="FootnoteText"/>
      </w:pPr>
      <w:r>
        <w:rPr>
          <w:rStyle w:val="FootnoteReference"/>
        </w:rPr>
        <w:footnoteRef/>
      </w:r>
      <w:r>
        <w:t xml:space="preserve"> Rev 4:6</w:t>
      </w:r>
    </w:p>
  </w:footnote>
  <w:footnote w:id="936">
    <w:p w14:paraId="474C3AF6" w14:textId="77777777" w:rsidR="007838C2" w:rsidRDefault="007838C2" w:rsidP="00C14556">
      <w:pPr>
        <w:pStyle w:val="footnote"/>
        <w:rPr>
          <w:ins w:id="1274" w:author="Brett Slote" w:date="2011-07-19T15:43:00Z"/>
        </w:rPr>
      </w:pPr>
      <w:ins w:id="1275" w:author="Brett Slote" w:date="2011-07-19T15:43:00Z">
        <w:r>
          <w:rPr>
            <w:rStyle w:val="FootnoteReference"/>
          </w:rPr>
          <w:footnoteRef/>
        </w:r>
        <w:r>
          <w:t xml:space="preserve"> or supplications/intercessions</w:t>
        </w:r>
      </w:ins>
    </w:p>
  </w:footnote>
  <w:footnote w:id="937">
    <w:p w14:paraId="527ECCCD" w14:textId="77777777" w:rsidR="007838C2" w:rsidRDefault="007838C2">
      <w:pPr>
        <w:pStyle w:val="footnote"/>
        <w:rPr>
          <w:ins w:id="1276" w:author="Brett Slote" w:date="2011-07-19T15:43:00Z"/>
        </w:rPr>
        <w:pPrChange w:id="1277" w:author="Brett Slote" w:date="2011-07-21T19:56:00Z">
          <w:pPr>
            <w:pStyle w:val="FootnoteText"/>
          </w:pPr>
        </w:pPrChange>
      </w:pPr>
      <w:ins w:id="1278" w:author="Brett Slote" w:date="2011-07-19T15:43:00Z">
        <w:r>
          <w:rPr>
            <w:rStyle w:val="FootnoteReference"/>
          </w:rPr>
          <w:footnoteRef/>
        </w:r>
        <w:r>
          <w:t xml:space="preserve"> Joel 3:13 – but I’m trying to remember something that says “the harvest is full and the wheat plentiful”</w:t>
        </w:r>
      </w:ins>
    </w:p>
  </w:footnote>
  <w:footnote w:id="938">
    <w:p w14:paraId="6583C1B7" w14:textId="77777777" w:rsidR="007838C2" w:rsidRDefault="007838C2">
      <w:pPr>
        <w:pStyle w:val="footnote"/>
        <w:rPr>
          <w:ins w:id="1279" w:author="Brett Slote" w:date="2011-07-19T15:43:00Z"/>
          <w:rFonts w:ascii="Antonious" w:hAnsi="Antonious" w:cs="Antonious"/>
        </w:rPr>
        <w:pPrChange w:id="1280" w:author="Brett Slote" w:date="2011-07-21T19:56:00Z">
          <w:pPr>
            <w:widowControl w:val="0"/>
            <w:autoSpaceDE w:val="0"/>
            <w:autoSpaceDN w:val="0"/>
            <w:adjustRightInd w:val="0"/>
          </w:pPr>
        </w:pPrChange>
      </w:pPr>
      <w:ins w:id="1281" w:author="Brett Slote" w:date="2011-07-19T15:43:00Z">
        <w:r>
          <w:rPr>
            <w:rStyle w:val="FootnoteReference"/>
          </w:rPr>
          <w:footnoteRef/>
        </w:r>
        <w:r>
          <w:t xml:space="preserve"> James 1:17: </w:t>
        </w:r>
        <w:r>
          <w:rPr>
            <w:rFonts w:ascii="Antonious" w:hAnsi="Antonious" w:cs="Antonious"/>
          </w:rPr>
          <w:t xml:space="preserve">taio niben eynaneu nem dwron niben etj/k ebol hanebol mpswi ne eun/ou epec/t ebol hiten viwt nte niouwini </w:t>
        </w:r>
      </w:ins>
    </w:p>
  </w:footnote>
  <w:footnote w:id="939">
    <w:p w14:paraId="3A76C60E" w14:textId="214D0337" w:rsidR="007838C2" w:rsidRDefault="007838C2" w:rsidP="00056020">
      <w:pPr>
        <w:pStyle w:val="footnote"/>
      </w:pPr>
      <w:r>
        <w:rPr>
          <w:rStyle w:val="FootnoteReference"/>
        </w:rPr>
        <w:footnoteRef/>
      </w:r>
      <w:r>
        <w:t xml:space="preserve"> This Doxology was composed in A.D. 2016 in the English language for the Mission of St. Martin, in St. George’s Ministry to the English people. </w:t>
      </w:r>
    </w:p>
  </w:footnote>
  <w:footnote w:id="940">
    <w:p w14:paraId="0AAB833E" w14:textId="77777777" w:rsidR="007838C2" w:rsidRDefault="007838C2" w:rsidP="00935F13">
      <w:pPr>
        <w:pStyle w:val="footnote"/>
      </w:pPr>
      <w:r>
        <w:rPr>
          <w:rStyle w:val="FootnoteReference"/>
        </w:rPr>
        <w:footnoteRef/>
      </w:r>
      <w:r>
        <w:t xml:space="preserve"> Rev 4:4</w:t>
      </w:r>
    </w:p>
  </w:footnote>
  <w:footnote w:id="941">
    <w:p w14:paraId="70D69B5E" w14:textId="77777777" w:rsidR="007838C2" w:rsidRDefault="007838C2" w:rsidP="00935F13">
      <w:pPr>
        <w:pStyle w:val="footnote"/>
      </w:pPr>
      <w:r>
        <w:rPr>
          <w:rStyle w:val="FootnoteReference"/>
        </w:rPr>
        <w:footnoteRef/>
      </w:r>
      <w:r>
        <w:t xml:space="preserve"> Rev 5:8</w:t>
      </w:r>
    </w:p>
  </w:footnote>
  <w:footnote w:id="942">
    <w:p w14:paraId="741347AD" w14:textId="77777777" w:rsidR="007838C2" w:rsidRDefault="007838C2">
      <w:pPr>
        <w:pStyle w:val="footnote"/>
        <w:rPr>
          <w:ins w:id="1305" w:author="Brett Slote" w:date="2011-07-19T18:33:00Z"/>
        </w:rPr>
        <w:pPrChange w:id="1306" w:author="Brett Slote" w:date="2011-07-21T19:58:00Z">
          <w:pPr>
            <w:pStyle w:val="FootnoteText"/>
          </w:pPr>
        </w:pPrChange>
      </w:pPr>
      <w:ins w:id="1307" w:author="Brett Slote" w:date="2011-07-19T18:33:00Z">
        <w:r w:rsidRPr="00C96A85">
          <w:rPr>
            <w:rStyle w:val="FootnoteReference"/>
            <w:vertAlign w:val="baseline"/>
          </w:rPr>
          <w:footnoteRef/>
        </w:r>
        <w:r w:rsidRPr="00C96A85">
          <w:t xml:space="preserve"> Ephesians 6:11</w:t>
        </w:r>
      </w:ins>
      <w:r>
        <w:t xml:space="preserve"> </w:t>
      </w:r>
      <w:ins w:id="1308" w:author="Brett Slote" w:date="2011-07-19T18:33:00Z">
        <w:r w:rsidRPr="00C96A85">
          <w:t>(Literally: “all the girding”)</w:t>
        </w:r>
      </w:ins>
    </w:p>
  </w:footnote>
  <w:footnote w:id="943">
    <w:p w14:paraId="22B1B2A8" w14:textId="77777777" w:rsidR="007838C2" w:rsidRDefault="007838C2">
      <w:pPr>
        <w:pStyle w:val="footnote"/>
        <w:rPr>
          <w:ins w:id="1311" w:author="Brett Slote" w:date="2011-07-19T18:34:00Z"/>
        </w:rPr>
        <w:pPrChange w:id="1312" w:author="Brett Slote" w:date="2011-07-21T19:58:00Z">
          <w:pPr>
            <w:pStyle w:val="FootnoteText"/>
          </w:pPr>
        </w:pPrChange>
      </w:pPr>
      <w:ins w:id="1313" w:author="Brett Slote" w:date="2011-07-19T18:34:00Z">
        <w:r>
          <w:rPr>
            <w:rStyle w:val="FootnoteReference"/>
          </w:rPr>
          <w:footnoteRef/>
        </w:r>
        <w:r>
          <w:t xml:space="preserve"> Col 3:1</w:t>
        </w:r>
      </w:ins>
    </w:p>
  </w:footnote>
  <w:footnote w:id="944">
    <w:p w14:paraId="515A7079" w14:textId="77777777" w:rsidR="007838C2" w:rsidRDefault="007838C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5">
    <w:p w14:paraId="11CE8A3A" w14:textId="77777777" w:rsidR="007838C2" w:rsidRDefault="007838C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6">
    <w:p w14:paraId="40B3C553" w14:textId="77777777" w:rsidR="007838C2" w:rsidRDefault="007838C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47">
    <w:p w14:paraId="161FA5C9" w14:textId="726A1A97" w:rsidR="007838C2" w:rsidRDefault="007838C2" w:rsidP="00F416C6">
      <w:pPr>
        <w:pStyle w:val="footnote"/>
      </w:pPr>
      <w:r>
        <w:rPr>
          <w:rStyle w:val="FootnoteReference"/>
        </w:rPr>
        <w:footnoteRef/>
      </w:r>
      <w:r>
        <w:t xml:space="preserve"> The stories of St. Abraam and St. Simon are connected. St. Abraam has a feast date, but no doxology, and St. Simon has a doxology (though clearly a later Arabic composition), but not a feast date.</w:t>
      </w:r>
    </w:p>
  </w:footnote>
  <w:footnote w:id="948">
    <w:p w14:paraId="5727BFD3" w14:textId="77777777" w:rsidR="007838C2" w:rsidRDefault="007838C2" w:rsidP="00F416C6">
      <w:pPr>
        <w:pStyle w:val="footnote"/>
      </w:pPr>
      <w:r>
        <w:rPr>
          <w:rStyle w:val="FootnoteReference"/>
        </w:rPr>
        <w:footnoteRef/>
      </w:r>
      <w:r>
        <w:t xml:space="preserve"> Babylon was a Roman fortress in what is today known as Old Cairo, not to be confused with the city of the same name mentioned in the Bible.</w:t>
      </w:r>
    </w:p>
  </w:footnote>
  <w:footnote w:id="949">
    <w:p w14:paraId="5AA889F2" w14:textId="77777777" w:rsidR="007838C2" w:rsidRDefault="007838C2">
      <w:pPr>
        <w:pStyle w:val="footnote"/>
        <w:rPr>
          <w:ins w:id="1356" w:author="Brett Slote" w:date="2011-07-21T19:00:00Z"/>
        </w:rPr>
        <w:pPrChange w:id="1357" w:author="Brett Slote" w:date="2011-07-21T20:03:00Z">
          <w:pPr>
            <w:pStyle w:val="FootnoteText"/>
          </w:pPr>
        </w:pPrChange>
      </w:pPr>
      <w:ins w:id="1358" w:author="Brett Slote" w:date="2011-07-21T19:00:00Z">
        <w:r>
          <w:rPr>
            <w:rStyle w:val="FootnoteReference"/>
          </w:rPr>
          <w:footnoteRef/>
        </w:r>
        <w:r>
          <w:t xml:space="preserve"> Need to do some research into the name of this man in English</w:t>
        </w:r>
      </w:ins>
    </w:p>
  </w:footnote>
  <w:footnote w:id="950">
    <w:p w14:paraId="4DD173AD" w14:textId="50F9B05A" w:rsidR="007838C2" w:rsidRDefault="007838C2" w:rsidP="00B52F78">
      <w:pPr>
        <w:pStyle w:val="footnote"/>
      </w:pPr>
      <w:r>
        <w:rPr>
          <w:rStyle w:val="FootnoteReference"/>
        </w:rPr>
        <w:footnoteRef/>
      </w:r>
      <w:r>
        <w:t xml:space="preserve"> Though not found on the Coptic Calendar, as one of the 318 gathered at Nicaea, it is fitting to venerate St. Spyridon.</w:t>
      </w:r>
    </w:p>
  </w:footnote>
  <w:footnote w:id="951">
    <w:p w14:paraId="0EC0EB26" w14:textId="77777777" w:rsidR="007838C2" w:rsidRDefault="007838C2" w:rsidP="00233501">
      <w:r>
        <w:rPr>
          <w:rStyle w:val="FootnoteReference"/>
        </w:rPr>
        <w:footnoteRef/>
      </w:r>
      <w:r>
        <w:t xml:space="preserve"> </w:t>
      </w:r>
      <w:r w:rsidRPr="00233501">
        <w:t>Or</w:t>
      </w:r>
      <w:r>
        <w:t xml:space="preserve">: </w:t>
      </w:r>
      <w:r w:rsidRPr="00233501">
        <w:t>The day of</w:t>
      </w:r>
      <w:r>
        <w:t xml:space="preserve"> / </w:t>
      </w:r>
      <w:r w:rsidRPr="00233501">
        <w:t>The feast of Nativity</w:t>
      </w:r>
      <w:r>
        <w:t xml:space="preserve"> / </w:t>
      </w:r>
      <w:r w:rsidRPr="00233501">
        <w:t>Is the twenty-fifth</w:t>
      </w:r>
      <w:r>
        <w:t xml:space="preserve"> / </w:t>
      </w:r>
      <w:r w:rsidRPr="00233501">
        <w:t>Of December</w:t>
      </w:r>
    </w:p>
  </w:footnote>
  <w:footnote w:id="952">
    <w:p w14:paraId="1A09C94E" w14:textId="77777777" w:rsidR="007838C2" w:rsidRDefault="007838C2" w:rsidP="00073003">
      <w:pPr>
        <w:pStyle w:val="footnote"/>
      </w:pPr>
      <w:r>
        <w:rPr>
          <w:rStyle w:val="FootnoteReference"/>
        </w:rPr>
        <w:footnoteRef/>
      </w:r>
      <w:r>
        <w:t xml:space="preserve"> Revelation 7:2</w:t>
      </w:r>
    </w:p>
  </w:footnote>
  <w:footnote w:id="953">
    <w:p w14:paraId="047C672B" w14:textId="77777777" w:rsidR="007838C2" w:rsidRDefault="007838C2" w:rsidP="00073003">
      <w:pPr>
        <w:pStyle w:val="footnote"/>
      </w:pPr>
      <w:r>
        <w:rPr>
          <w:rStyle w:val="FootnoteReference"/>
        </w:rPr>
        <w:footnoteRef/>
      </w:r>
      <w:r>
        <w:t xml:space="preserve"> Revelation 7:3</w:t>
      </w:r>
    </w:p>
  </w:footnote>
  <w:footnote w:id="954">
    <w:p w14:paraId="338E8815" w14:textId="77777777" w:rsidR="007838C2" w:rsidRDefault="007838C2" w:rsidP="00BC160E">
      <w:pPr>
        <w:pStyle w:val="footnote"/>
      </w:pPr>
      <w:r>
        <w:rPr>
          <w:rStyle w:val="FootnoteReference"/>
        </w:rPr>
        <w:footnoteRef/>
      </w:r>
      <w:r>
        <w:t xml:space="preserve"> Other traditions have St. John belonging to the tribe of Levi, which would explain why he stopped short and St. Peter passed him: Levites would not enter a tomb. It would also explain the setting of the Book of the Revelation in the Temple. As an alternative, recommend merging the first two verses to yield: “Christ chose John the celibate/the son of Zebedee/ to be his Disciple and Apostle/and loved him greatly”</w:t>
      </w:r>
    </w:p>
  </w:footnote>
  <w:footnote w:id="955">
    <w:p w14:paraId="7E074E97" w14:textId="77777777" w:rsidR="007838C2" w:rsidRDefault="007838C2" w:rsidP="00BC160E">
      <w:pPr>
        <w:pStyle w:val="footnote"/>
      </w:pPr>
      <w:r>
        <w:rPr>
          <w:rStyle w:val="FootnoteReference"/>
        </w:rPr>
        <w:footnoteRef/>
      </w:r>
      <w:r>
        <w:t xml:space="preserve"> John 13:25</w:t>
      </w:r>
    </w:p>
  </w:footnote>
  <w:footnote w:id="956">
    <w:p w14:paraId="0E087572" w14:textId="27E962C9" w:rsidR="007838C2" w:rsidRDefault="007838C2" w:rsidP="008A378B">
      <w:pPr>
        <w:pStyle w:val="footnote"/>
      </w:pPr>
      <w:r>
        <w:rPr>
          <w:rStyle w:val="FootnoteReference"/>
        </w:rPr>
        <w:footnoteRef/>
      </w:r>
      <w:r>
        <w:t xml:space="preserve"> The Morning star refers to Venus (or less commonly, Sirius, or Mercury), when it appears brightly towards the East, just before Sunrise. I.e. St. John shone brightly and directed us towards Christ.</w:t>
      </w:r>
    </w:p>
  </w:footnote>
  <w:footnote w:id="957">
    <w:p w14:paraId="795EE333" w14:textId="77777777" w:rsidR="007838C2" w:rsidRDefault="007838C2" w:rsidP="00B53E05">
      <w:pPr>
        <w:pStyle w:val="footnote"/>
      </w:pPr>
      <w:r>
        <w:rPr>
          <w:rStyle w:val="FootnoteReference"/>
        </w:rPr>
        <w:footnoteRef/>
      </w:r>
      <w:r>
        <w:t xml:space="preserve"> Normally reserved for the Theotokos.</w:t>
      </w:r>
    </w:p>
  </w:footnote>
  <w:footnote w:id="958">
    <w:p w14:paraId="483F0E8B" w14:textId="77777777" w:rsidR="007838C2" w:rsidRDefault="007838C2" w:rsidP="00B53E05">
      <w:pPr>
        <w:pStyle w:val="footnote"/>
      </w:pPr>
      <w:r>
        <w:rPr>
          <w:rStyle w:val="FootnoteReference"/>
        </w:rPr>
        <w:footnoteRef/>
      </w:r>
      <w:r>
        <w:t xml:space="preserve"> The law of righteousness, not the Law of the Old Covenant.</w:t>
      </w:r>
    </w:p>
  </w:footnote>
  <w:footnote w:id="959">
    <w:p w14:paraId="361DBD71" w14:textId="77777777" w:rsidR="007838C2" w:rsidRDefault="007838C2" w:rsidP="00662600">
      <w:pPr>
        <w:pStyle w:val="footnote"/>
      </w:pPr>
      <w:r>
        <w:rPr>
          <w:rStyle w:val="FootnoteReference"/>
        </w:rPr>
        <w:footnoteRef/>
      </w:r>
      <w:r>
        <w:t xml:space="preserve"> Or image</w:t>
      </w:r>
    </w:p>
  </w:footnote>
  <w:footnote w:id="960">
    <w:p w14:paraId="2DF974D0" w14:textId="77777777" w:rsidR="007838C2" w:rsidRDefault="007838C2">
      <w:pPr>
        <w:pStyle w:val="footnote"/>
        <w:rPr>
          <w:ins w:id="1460" w:author="Brett Slote" w:date="2011-07-21T18:57:00Z"/>
        </w:rPr>
        <w:pPrChange w:id="1461" w:author="Brett Slote" w:date="2011-07-21T20:03:00Z">
          <w:pPr>
            <w:pStyle w:val="FootnoteText"/>
          </w:pPr>
        </w:pPrChange>
      </w:pPr>
      <w:ins w:id="1462" w:author="Brett Slote" w:date="2011-07-21T18:57:00Z">
        <w:r>
          <w:rPr>
            <w:rStyle w:val="FootnoteReference"/>
          </w:rPr>
          <w:footnoteRef/>
        </w:r>
        <w:r>
          <w:t xml:space="preserve"> Colossians 3:14</w:t>
        </w:r>
      </w:ins>
    </w:p>
  </w:footnote>
  <w:footnote w:id="961">
    <w:p w14:paraId="371983D9" w14:textId="0B3CAEFE" w:rsidR="007838C2" w:rsidRDefault="007838C2" w:rsidP="006035EE">
      <w:pPr>
        <w:pStyle w:val="footnote"/>
      </w:pPr>
      <w:r>
        <w:rPr>
          <w:rStyle w:val="FootnoteReference"/>
        </w:rPr>
        <w:footnoteRef/>
      </w:r>
      <w:r>
        <w:t xml:space="preserve"> Composed in A.D. 2016 in English for St. George’s Ministry to the British people.</w:t>
      </w:r>
    </w:p>
  </w:footnote>
  <w:footnote w:id="962">
    <w:p w14:paraId="56032475" w14:textId="77777777" w:rsidR="007838C2" w:rsidRDefault="007838C2" w:rsidP="00E22010">
      <w:pPr>
        <w:pStyle w:val="footnote"/>
      </w:pPr>
      <w:r>
        <w:rPr>
          <w:rStyle w:val="FootnoteReference"/>
        </w:rPr>
        <w:footnoteRef/>
      </w:r>
      <w:r>
        <w:t xml:space="preserve"> 2 Tim 4:7</w:t>
      </w:r>
    </w:p>
  </w:footnote>
  <w:footnote w:id="963">
    <w:p w14:paraId="519A6EA0" w14:textId="77777777" w:rsidR="007838C2" w:rsidRDefault="007838C2" w:rsidP="00E22010">
      <w:pPr>
        <w:pStyle w:val="footnote"/>
      </w:pPr>
      <w:r>
        <w:rPr>
          <w:rStyle w:val="FootnoteReference"/>
        </w:rPr>
        <w:footnoteRef/>
      </w:r>
      <w:r>
        <w:t xml:space="preserve"> 2 Tim 4:8</w:t>
      </w:r>
    </w:p>
  </w:footnote>
  <w:footnote w:id="964">
    <w:p w14:paraId="2C92CCF6" w14:textId="77777777" w:rsidR="007838C2" w:rsidRDefault="007838C2" w:rsidP="001779C0">
      <w:pPr>
        <w:pStyle w:val="footnote"/>
      </w:pPr>
      <w:r>
        <w:rPr>
          <w:rStyle w:val="FootnoteReference"/>
        </w:rPr>
        <w:footnoteRef/>
      </w:r>
      <w:r>
        <w:t xml:space="preserve"> Composed in Coptic and Arabic by H.G. Bishop Demetrius of Malawi circa A.D. 2000.</w:t>
      </w:r>
    </w:p>
  </w:footnote>
  <w:footnote w:id="965">
    <w:p w14:paraId="16CDD53B" w14:textId="77777777" w:rsidR="007838C2" w:rsidRDefault="007838C2" w:rsidP="00C10113">
      <w:pPr>
        <w:pStyle w:val="footnote"/>
      </w:pPr>
      <w:r>
        <w:rPr>
          <w:rStyle w:val="FootnoteReference"/>
        </w:rPr>
        <w:footnoteRef/>
      </w:r>
      <w:r>
        <w:t xml:space="preserve"> Not found on the Coptic Orthodox Calendar, but venerated as a local saint by the British Orthodox Church, later the British Mission of the Coptic Orthodox Church. Doxology composed in A.D. 2015 for that community.</w:t>
      </w:r>
    </w:p>
  </w:footnote>
  <w:footnote w:id="966">
    <w:p w14:paraId="717A066E" w14:textId="77777777" w:rsidR="007838C2" w:rsidRDefault="007838C2">
      <w:pPr>
        <w:pStyle w:val="footnote"/>
        <w:rPr>
          <w:ins w:id="1525" w:author="Brett Slote" w:date="2011-07-21T18:45:00Z"/>
        </w:rPr>
        <w:pPrChange w:id="1526" w:author="Brett Slote" w:date="2011-07-21T20:01:00Z">
          <w:pPr>
            <w:pStyle w:val="FootnoteText"/>
          </w:pPr>
        </w:pPrChange>
      </w:pPr>
      <w:ins w:id="1527" w:author="Brett Slote" w:date="2011-07-21T18:45:00Z">
        <w:r>
          <w:rPr>
            <w:rStyle w:val="FootnoteReference"/>
          </w:rPr>
          <w:footnoteRef/>
        </w:r>
        <w:r>
          <w:t xml:space="preserve"> Daniel 12:3</w:t>
        </w:r>
      </w:ins>
    </w:p>
  </w:footnote>
  <w:footnote w:id="967">
    <w:p w14:paraId="7155AD88" w14:textId="77777777" w:rsidR="007838C2" w:rsidRDefault="007838C2">
      <w:pPr>
        <w:pStyle w:val="footnote"/>
        <w:rPr>
          <w:ins w:id="1528" w:author="Brett Slote" w:date="2011-07-21T18:46:00Z"/>
        </w:rPr>
        <w:pPrChange w:id="1529" w:author="Brett Slote" w:date="2011-07-21T20:01:00Z">
          <w:pPr>
            <w:pStyle w:val="FootnoteText"/>
          </w:pPr>
        </w:pPrChange>
      </w:pPr>
      <w:ins w:id="1530" w:author="Brett Slote" w:date="2011-07-21T18:46:00Z">
        <w:r>
          <w:rPr>
            <w:rStyle w:val="FootnoteReference"/>
          </w:rPr>
          <w:footnoteRef/>
        </w:r>
        <w:r>
          <w:t xml:space="preserve"> Literally: all you monastic folk</w:t>
        </w:r>
      </w:ins>
    </w:p>
  </w:footnote>
  <w:footnote w:id="968">
    <w:p w14:paraId="7EEF391B" w14:textId="77777777" w:rsidR="007838C2" w:rsidRDefault="007838C2">
      <w:pPr>
        <w:pStyle w:val="FootnoteText"/>
      </w:pPr>
      <w:r>
        <w:rPr>
          <w:rStyle w:val="FootnoteReference"/>
        </w:rPr>
        <w:footnoteRef/>
      </w:r>
      <w:r>
        <w:t xml:space="preserve"> Published by Abouna Matta El-Maskeen of St. Macarius’ Monastery.</w:t>
      </w:r>
    </w:p>
  </w:footnote>
  <w:footnote w:id="969">
    <w:p w14:paraId="6BC2BFA9" w14:textId="77777777" w:rsidR="007838C2" w:rsidRDefault="007838C2" w:rsidP="00D15008">
      <w:pPr>
        <w:pStyle w:val="footnote"/>
      </w:pPr>
      <w:r>
        <w:rPr>
          <w:rStyle w:val="FootnoteReference"/>
        </w:rPr>
        <w:footnoteRef/>
      </w:r>
      <w:r>
        <w:t xml:space="preserve"> Literally “The very and true Queen”. This Coptic expression literally means “the really true Queen.” The former is meaningless in English, and the latter sounds juvenile, so “the true Queen” is sufficient.</w:t>
      </w:r>
    </w:p>
  </w:footnote>
  <w:footnote w:id="970">
    <w:p w14:paraId="3A6EC701" w14:textId="77777777" w:rsidR="007838C2" w:rsidRDefault="007838C2" w:rsidP="00670C79">
      <w:pPr>
        <w:pStyle w:val="footnote"/>
      </w:pPr>
      <w:r>
        <w:rPr>
          <w:rStyle w:val="FootnoteReference"/>
        </w:rPr>
        <w:footnoteRef/>
      </w:r>
      <w:r>
        <w:t xml:space="preserve"> Modern day Ethiopia and Eritrea.</w:t>
      </w:r>
    </w:p>
  </w:footnote>
  <w:footnote w:id="971">
    <w:p w14:paraId="46D5577E" w14:textId="77777777" w:rsidR="007838C2" w:rsidRDefault="007838C2" w:rsidP="0047441D">
      <w:pPr>
        <w:pStyle w:val="footnote"/>
      </w:pPr>
      <w:r>
        <w:rPr>
          <w:rStyle w:val="FootnoteReference"/>
        </w:rPr>
        <w:footnoteRef/>
      </w:r>
      <w:r>
        <w:t xml:space="preserve"> St. F</w:t>
      </w:r>
      <w:r w:rsidRPr="006422C6">
        <w:t>rumentius</w:t>
      </w:r>
      <w:r>
        <w:t>, whom the Ethiopians called “Abune Selama.”</w:t>
      </w:r>
    </w:p>
  </w:footnote>
  <w:footnote w:id="972">
    <w:p w14:paraId="2F5E6ED4" w14:textId="52CEBBCB" w:rsidR="007838C2" w:rsidRDefault="007838C2" w:rsidP="00BD2B3F">
      <w:pPr>
        <w:pStyle w:val="footnote"/>
      </w:pPr>
      <w:r>
        <w:rPr>
          <w:rStyle w:val="FootnoteReference"/>
        </w:rPr>
        <w:footnoteRef/>
      </w:r>
      <w:r>
        <w:t xml:space="preserve"> Adapted from the hymn of St. Severus of Antioch, in 2015 in English.</w:t>
      </w:r>
    </w:p>
  </w:footnote>
  <w:footnote w:id="973">
    <w:p w14:paraId="018A465B" w14:textId="77777777" w:rsidR="007838C2" w:rsidRDefault="007838C2">
      <w:pPr>
        <w:pStyle w:val="footnote"/>
        <w:rPr>
          <w:ins w:id="1616" w:author="Brett Slote" w:date="2011-07-21T19:11:00Z"/>
        </w:rPr>
        <w:pPrChange w:id="1617" w:author="Brett Slote" w:date="2011-07-21T20:05:00Z">
          <w:pPr>
            <w:pStyle w:val="FootnoteText"/>
          </w:pPr>
        </w:pPrChange>
      </w:pPr>
      <w:ins w:id="1618" w:author="Brett Slote" w:date="2011-07-21T19:11:00Z">
        <w:r>
          <w:rPr>
            <w:rStyle w:val="FootnoteReference"/>
          </w:rPr>
          <w:footnoteRef/>
        </w:r>
        <w:r>
          <w:t xml:space="preserve"> Psalm 41:1</w:t>
        </w:r>
      </w:ins>
    </w:p>
  </w:footnote>
  <w:footnote w:id="974">
    <w:p w14:paraId="30B9D2C6" w14:textId="77777777" w:rsidR="007838C2" w:rsidRDefault="007838C2" w:rsidP="00321264">
      <w:pPr>
        <w:pStyle w:val="footnote"/>
      </w:pPr>
      <w:r>
        <w:rPr>
          <w:rStyle w:val="FootnoteReference"/>
        </w:rPr>
        <w:footnoteRef/>
      </w:r>
      <w:r>
        <w:t xml:space="preserve"> Daniel 12:5 “And I, Daniel, saw, and lo, two others stood, one on this side of the stream and one on the other.” (NETS) “And they said to the one wearing linen, ‘O Sir, when then will you do the consummation of the wonders and the purification of these things which you have told?’” (NETS Daniel 12:6)</w:t>
      </w:r>
    </w:p>
  </w:footnote>
  <w:footnote w:id="975">
    <w:p w14:paraId="63D7B4DE" w14:textId="77777777" w:rsidR="007838C2" w:rsidRDefault="007838C2" w:rsidP="00321264">
      <w:pPr>
        <w:pStyle w:val="footnote"/>
      </w:pPr>
      <w:r>
        <w:rPr>
          <w:rStyle w:val="FootnoteReference"/>
        </w:rPr>
        <w:footnoteRef/>
      </w:r>
      <w:r>
        <w:t xml:space="preserve"> Daniel 12:7a “And I heard the one wearing linen, who was above the water of the stream: ‘Until the time of consummation.’ And he raised the right hand and left hand towards heaven, and he swore by God, who lives foriever,” (NETS)</w:t>
      </w:r>
    </w:p>
  </w:footnote>
  <w:footnote w:id="976">
    <w:p w14:paraId="6542A42A" w14:textId="77777777" w:rsidR="007838C2" w:rsidRDefault="007838C2" w:rsidP="00321264">
      <w:pPr>
        <w:pStyle w:val="footnote"/>
      </w:pPr>
      <w:r>
        <w:rPr>
          <w:rStyle w:val="FootnoteReference"/>
        </w:rPr>
        <w:footnoteRef/>
      </w:r>
      <w:r>
        <w:t xml:space="preserve"> Daniel 12:7b “‘The consummation of the power for the release of the holy people will be at a time and times andhalf a time, and all thse things will be accomplished.’” (NETS)</w:t>
      </w:r>
    </w:p>
  </w:footnote>
  <w:footnote w:id="977">
    <w:p w14:paraId="48A0DCFD" w14:textId="77777777" w:rsidR="007838C2" w:rsidRDefault="007838C2" w:rsidP="006D27E4">
      <w:pPr>
        <w:pStyle w:val="Footnote0"/>
      </w:pPr>
      <w:r>
        <w:rPr>
          <w:rStyle w:val="FootnoteReference"/>
        </w:rPr>
        <w:footnoteRef/>
      </w:r>
      <w:r>
        <w:t xml:space="preserve"> In modern day Libya</w:t>
      </w:r>
    </w:p>
  </w:footnote>
  <w:footnote w:id="978">
    <w:p w14:paraId="5E4AA7CE" w14:textId="77777777" w:rsidR="007838C2" w:rsidRDefault="007838C2">
      <w:pPr>
        <w:pStyle w:val="footnote"/>
        <w:rPr>
          <w:ins w:id="1643" w:author="Brett Slote" w:date="2011-07-21T18:49:00Z"/>
        </w:rPr>
        <w:pPrChange w:id="1644" w:author="Brett Slote" w:date="2011-07-21T20:02:00Z">
          <w:pPr>
            <w:pStyle w:val="FootnoteText"/>
          </w:pPr>
        </w:pPrChange>
      </w:pPr>
      <w:ins w:id="1645" w:author="Brett Slote" w:date="2011-07-21T18:49:00Z">
        <w:r>
          <w:rPr>
            <w:rStyle w:val="FootnoteReference"/>
          </w:rPr>
          <w:footnoteRef/>
        </w:r>
        <w:r>
          <w:t xml:space="preserve"> Note that </w:t>
        </w:r>
        <w:r w:rsidRPr="003A78C2">
          <w:rPr>
            <w:rFonts w:ascii="CS Avva Shenouda" w:hAnsi="CS Avva Shenouda"/>
            <w:rPrChange w:id="1646" w:author="Brett Slote" w:date="2011-07-21T20:02:00Z">
              <w:rPr>
                <w:rFonts w:ascii="Antonious Normal" w:hAnsi="Antonious Normal"/>
              </w:rPr>
            </w:rPrChange>
          </w:rPr>
          <w:t>twou</w:t>
        </w:r>
        <w:r>
          <w:t xml:space="preserve"> is used as mountain and desert interchangeably in Coptic monastic literature</w:t>
        </w:r>
      </w:ins>
    </w:p>
  </w:footnote>
  <w:footnote w:id="979">
    <w:p w14:paraId="71147821" w14:textId="77777777" w:rsidR="007838C2" w:rsidRDefault="007838C2">
      <w:pPr>
        <w:pStyle w:val="footnote"/>
        <w:rPr>
          <w:ins w:id="1647" w:author="Brett Slote" w:date="2011-07-21T18:50:00Z"/>
        </w:rPr>
        <w:pPrChange w:id="1648" w:author="Brett Slote" w:date="2011-07-21T20:02:00Z">
          <w:pPr>
            <w:pStyle w:val="FootnoteText"/>
          </w:pPr>
        </w:pPrChange>
      </w:pPr>
      <w:ins w:id="1649" w:author="Brett Slote" w:date="2011-07-21T18:50:00Z">
        <w:r>
          <w:rPr>
            <w:rStyle w:val="FootnoteReference"/>
          </w:rPr>
          <w:footnoteRef/>
        </w:r>
        <w:r>
          <w:t xml:space="preserve"> US book has “travails of torment” – but it’s not possessive.</w:t>
        </w:r>
      </w:ins>
    </w:p>
  </w:footnote>
  <w:footnote w:id="980">
    <w:p w14:paraId="39517237" w14:textId="77777777" w:rsidR="007838C2" w:rsidRDefault="007838C2">
      <w:pPr>
        <w:pStyle w:val="footnote"/>
        <w:rPr>
          <w:ins w:id="1650" w:author="Brett Slote" w:date="2011-07-21T18:49:00Z"/>
        </w:rPr>
        <w:pPrChange w:id="1651" w:author="Brett Slote" w:date="2011-07-21T20:02:00Z">
          <w:pPr>
            <w:pStyle w:val="FootnoteText"/>
          </w:pPr>
        </w:pPrChange>
      </w:pPr>
      <w:ins w:id="1652" w:author="Brett Slote" w:date="2011-07-21T18:49:00Z">
        <w:r>
          <w:rPr>
            <w:rStyle w:val="FootnoteReference"/>
          </w:rPr>
          <w:footnoteRef/>
        </w:r>
        <w:r>
          <w:t xml:space="preserve"> 1 Peter 1:4</w:t>
        </w:r>
      </w:ins>
    </w:p>
  </w:footnote>
  <w:footnote w:id="981">
    <w:p w14:paraId="049774F0" w14:textId="77777777" w:rsidR="007838C2" w:rsidRDefault="007838C2" w:rsidP="00E77C68">
      <w:pPr>
        <w:pStyle w:val="footnote"/>
      </w:pPr>
      <w:r>
        <w:rPr>
          <w:rStyle w:val="FootnoteReference"/>
        </w:rPr>
        <w:footnoteRef/>
      </w:r>
      <w:r>
        <w:t xml:space="preserve"> The Coptic has “Three names, one God,” which is the heresy of modalism, and certainly was not said at Ephesus.</w:t>
      </w:r>
    </w:p>
  </w:footnote>
  <w:footnote w:id="982">
    <w:p w14:paraId="416DBD35" w14:textId="77777777" w:rsidR="007838C2" w:rsidRDefault="007838C2" w:rsidP="00E77C68">
      <w:pPr>
        <w:pStyle w:val="footnote"/>
      </w:pPr>
      <w:r>
        <w:rPr>
          <w:rStyle w:val="FootnoteReference"/>
        </w:rPr>
        <w:footnoteRef/>
      </w:r>
      <w:r>
        <w:t xml:space="preserve"> This line is heretical.</w:t>
      </w:r>
    </w:p>
  </w:footnote>
  <w:footnote w:id="983">
    <w:p w14:paraId="2A005F90" w14:textId="77777777" w:rsidR="007838C2" w:rsidRDefault="007838C2">
      <w:pPr>
        <w:pStyle w:val="footnote"/>
        <w:rPr>
          <w:ins w:id="1687" w:author="Brett Slote" w:date="2011-07-21T18:55:00Z"/>
        </w:rPr>
        <w:pPrChange w:id="1688" w:author="Brett Slote" w:date="2011-07-21T20:02:00Z">
          <w:pPr>
            <w:pStyle w:val="FootnoteText"/>
          </w:pPr>
        </w:pPrChange>
      </w:pPr>
      <w:ins w:id="1689" w:author="Brett Slote" w:date="2011-07-21T18:55:00Z">
        <w:r>
          <w:rPr>
            <w:rStyle w:val="FootnoteReference"/>
          </w:rPr>
          <w:footnoteRef/>
        </w:r>
        <w:r>
          <w:t xml:space="preserve"> Hallow or consecrate – this was, according to a tradition, when he formerly became an archimandrite</w:t>
        </w:r>
      </w:ins>
    </w:p>
  </w:footnote>
  <w:footnote w:id="984">
    <w:p w14:paraId="6B5EF1D3" w14:textId="77777777" w:rsidR="007838C2" w:rsidRDefault="007838C2">
      <w:pPr>
        <w:pStyle w:val="footnote"/>
        <w:rPr>
          <w:ins w:id="1695" w:author="Brett Slote" w:date="2011-07-21T18:52:00Z"/>
        </w:rPr>
        <w:pPrChange w:id="1696" w:author="Brett Slote" w:date="2011-07-21T20:02:00Z">
          <w:pPr/>
        </w:pPrChange>
      </w:pPr>
      <w:ins w:id="1697" w:author="Brett Slote" w:date="2011-07-21T18:52:00Z">
        <w:r w:rsidRPr="00FB36D8">
          <w:rPr>
            <w:rStyle w:val="FootnoteReference"/>
            <w:vertAlign w:val="baseline"/>
          </w:rPr>
          <w:footnoteRef/>
        </w:r>
        <w:r w:rsidRPr="00FB36D8">
          <w:t xml:space="preserve"> This line is literally “because the hope of the good”</w:t>
        </w:r>
      </w:ins>
    </w:p>
  </w:footnote>
  <w:footnote w:id="985">
    <w:p w14:paraId="347015AD" w14:textId="77777777" w:rsidR="007838C2" w:rsidRPr="00A20ACC" w:rsidRDefault="007838C2">
      <w:pPr>
        <w:pStyle w:val="footnote"/>
        <w:rPr>
          <w:ins w:id="1698" w:author="Brett Slote" w:date="2011-07-21T18:52:00Z"/>
          <w:rFonts w:ascii="CS Avva Shenouda" w:hAnsi="CS Avva Shenouda"/>
          <w:color w:val="FF0000"/>
          <w:rPrChange w:id="1699" w:author="Brett Slote" w:date="2011-07-21T20:02:00Z">
            <w:rPr>
              <w:ins w:id="1700" w:author="Brett Slote" w:date="2011-07-21T18:52:00Z"/>
              <w:color w:val="FF0000"/>
            </w:rPr>
          </w:rPrChange>
        </w:rPr>
        <w:pPrChange w:id="1701" w:author="Brett Slote" w:date="2011-07-21T20:02:00Z">
          <w:pPr/>
        </w:pPrChange>
      </w:pPr>
      <w:ins w:id="1702" w:author="Brett Slote" w:date="2011-07-21T18:52:00Z">
        <w:r w:rsidRPr="00FB36D8">
          <w:rPr>
            <w:rStyle w:val="FootnoteReference"/>
            <w:vertAlign w:val="baseline"/>
          </w:rPr>
          <w:footnoteRef/>
        </w:r>
        <w:r w:rsidRPr="00FB36D8">
          <w:t xml:space="preserve"> </w:t>
        </w:r>
        <w:r w:rsidRPr="003A78C2">
          <w:rPr>
            <w:rPrChange w:id="1703" w:author="Brett Slote" w:date="2011-07-21T20:02:00Z">
              <w:rPr>
                <w:rFonts w:ascii="Antonious Normal" w:hAnsi="Antonious Normal"/>
                <w:color w:val="FF0000"/>
              </w:rPr>
            </w:rPrChange>
          </w:rPr>
          <w:t>qen hanhwd/ nem han'almoc</w:t>
        </w:r>
      </w:ins>
    </w:p>
  </w:footnote>
  <w:footnote w:id="986">
    <w:p w14:paraId="4AFC6896" w14:textId="77777777" w:rsidR="007838C2" w:rsidRDefault="007838C2">
      <w:pPr>
        <w:pStyle w:val="FootnoteText"/>
      </w:pPr>
      <w:r>
        <w:rPr>
          <w:rStyle w:val="FootnoteReference"/>
        </w:rPr>
        <w:footnoteRef/>
      </w:r>
      <w:r>
        <w:t xml:space="preserve"> Matthew 1:20</w:t>
      </w:r>
    </w:p>
  </w:footnote>
  <w:footnote w:id="987">
    <w:p w14:paraId="0E9CA519" w14:textId="77777777" w:rsidR="007838C2" w:rsidRDefault="007838C2" w:rsidP="00662A48">
      <w:pPr>
        <w:pStyle w:val="footnote"/>
      </w:pPr>
      <w:r>
        <w:rPr>
          <w:rStyle w:val="FootnoteReference"/>
          <w:rFonts w:eastAsiaTheme="majorEastAsia"/>
        </w:rPr>
        <w:footnoteRef/>
      </w:r>
      <w:r>
        <w:t xml:space="preserve"> All-holy</w:t>
      </w:r>
    </w:p>
  </w:footnote>
  <w:footnote w:id="988">
    <w:p w14:paraId="50451B0F" w14:textId="77777777" w:rsidR="007838C2" w:rsidRDefault="007838C2">
      <w:pPr>
        <w:pStyle w:val="footnote"/>
        <w:rPr>
          <w:ins w:id="1772" w:author="Brett Slote" w:date="2011-07-21T19:04:00Z"/>
        </w:rPr>
        <w:pPrChange w:id="1773" w:author="Brett Slote" w:date="2011-07-21T20:04:00Z">
          <w:pPr>
            <w:pStyle w:val="FootnoteText"/>
          </w:pPr>
        </w:pPrChange>
      </w:pPr>
      <w:ins w:id="1774" w:author="Brett Slote" w:date="2011-07-21T19:04:00Z">
        <w:r>
          <w:rPr>
            <w:rStyle w:val="FootnoteReference"/>
          </w:rPr>
          <w:footnoteRef/>
        </w:r>
        <w:r>
          <w:t xml:space="preserve"> literal is disregarded</w:t>
        </w:r>
      </w:ins>
    </w:p>
  </w:footnote>
  <w:footnote w:id="989">
    <w:p w14:paraId="062BDCC1" w14:textId="77777777" w:rsidR="007838C2" w:rsidRDefault="007838C2">
      <w:pPr>
        <w:pStyle w:val="FootnoteText"/>
      </w:pPr>
      <w:r>
        <w:rPr>
          <w:rStyle w:val="FootnoteReference"/>
        </w:rPr>
        <w:footnoteRef/>
      </w:r>
      <w:r>
        <w:t xml:space="preserve"> Ps 8:2</w:t>
      </w:r>
    </w:p>
  </w:footnote>
  <w:footnote w:id="990">
    <w:p w14:paraId="5BC08478" w14:textId="77777777" w:rsidR="007838C2" w:rsidRPr="000C76BB" w:rsidRDefault="007838C2" w:rsidP="00811C7D">
      <w:pPr>
        <w:pStyle w:val="EngInd"/>
        <w:rPr>
          <w:rFonts w:eastAsia="Arial Unicode MS"/>
        </w:rPr>
      </w:pPr>
      <w:r>
        <w:rPr>
          <w:rStyle w:val="FootnoteReference"/>
        </w:rPr>
        <w:footnoteRef/>
      </w:r>
      <w:r>
        <w:t xml:space="preserve"> Source has “</w:t>
      </w:r>
      <w:r w:rsidRPr="001E02AC">
        <w:rPr>
          <w:rFonts w:ascii="FreeSerifAvvaShenouda" w:hAnsi="FreeSerifAvvaShenouda" w:cs="FreeSerifAvvaShenouda"/>
        </w:rPr>
        <w:t>ϩ</w:t>
      </w:r>
      <w:r w:rsidRPr="001E02AC">
        <w:rPr>
          <w:rFonts w:ascii="FreeSerifAvvaShenouda" w:eastAsia="Arial Unicode MS" w:hAnsi="FreeSerifAvvaShenouda" w:cs="FreeSerifAvvaShenouda"/>
        </w:rPr>
        <w:t>ⲱⲟⲩ</w:t>
      </w:r>
      <w:r>
        <w:rPr>
          <w:rFonts w:eastAsia="Arial Unicode MS"/>
        </w:rPr>
        <w:t>”, meaning “wicked”, which is likely a typo. “</w:t>
      </w:r>
      <w:r w:rsidRPr="001E02AC">
        <w:rPr>
          <w:rFonts w:ascii="FreeSerifAvvaShenouda" w:hAnsi="FreeSerifAvvaShenouda" w:cs="FreeSerifAvvaShenouda"/>
        </w:rPr>
        <w:t>ϩⲱⲟⲩⲧ</w:t>
      </w:r>
      <w:r>
        <w:rPr>
          <w:rFonts w:eastAsia="Arial Unicode MS"/>
        </w:rPr>
        <w:t>” can mean godly.</w:t>
      </w:r>
    </w:p>
  </w:footnote>
  <w:footnote w:id="991">
    <w:p w14:paraId="03A6DDD1" w14:textId="77777777" w:rsidR="007838C2" w:rsidRDefault="007838C2">
      <w:pPr>
        <w:pStyle w:val="FootnoteText"/>
      </w:pPr>
      <w:r>
        <w:rPr>
          <w:rStyle w:val="FootnoteReference"/>
        </w:rPr>
        <w:footnoteRef/>
      </w:r>
      <w:r>
        <w:t xml:space="preserve"> Matthew 28:6</w:t>
      </w:r>
    </w:p>
  </w:footnote>
  <w:footnote w:id="992">
    <w:p w14:paraId="339855D2" w14:textId="77777777" w:rsidR="007838C2" w:rsidRDefault="007838C2">
      <w:pPr>
        <w:pStyle w:val="FootnoteText"/>
      </w:pPr>
      <w:r>
        <w:rPr>
          <w:rStyle w:val="FootnoteReference"/>
        </w:rPr>
        <w:footnoteRef/>
      </w:r>
      <w:r>
        <w:t xml:space="preserve"> Matthew 28:7,6</w:t>
      </w:r>
    </w:p>
  </w:footnote>
  <w:footnote w:id="993">
    <w:p w14:paraId="76212A49" w14:textId="77777777" w:rsidR="007838C2" w:rsidRDefault="007838C2">
      <w:pPr>
        <w:pStyle w:val="FootnoteText"/>
      </w:pPr>
      <w:r>
        <w:rPr>
          <w:rStyle w:val="FootnoteReference"/>
        </w:rPr>
        <w:footnoteRef/>
      </w:r>
      <w:r>
        <w:t xml:space="preserve"> Matthew 28:7</w:t>
      </w:r>
    </w:p>
  </w:footnote>
  <w:footnote w:id="994">
    <w:p w14:paraId="716019EB" w14:textId="77777777" w:rsidR="007838C2" w:rsidRDefault="007838C2">
      <w:pPr>
        <w:pStyle w:val="FootnoteText"/>
      </w:pPr>
      <w:r>
        <w:rPr>
          <w:rStyle w:val="FootnoteReference"/>
        </w:rPr>
        <w:footnoteRef/>
      </w:r>
      <w:r>
        <w:t xml:space="preserve"> John 20:27</w:t>
      </w:r>
    </w:p>
  </w:footnote>
  <w:footnote w:id="995">
    <w:p w14:paraId="0ECF3FB0" w14:textId="77777777" w:rsidR="007838C2" w:rsidRDefault="007838C2">
      <w:pPr>
        <w:pStyle w:val="FootnoteText"/>
      </w:pPr>
      <w:r>
        <w:rPr>
          <w:rStyle w:val="FootnoteReference"/>
        </w:rPr>
        <w:footnoteRef/>
      </w:r>
      <w:r>
        <w:t xml:space="preserve"> John 20:28</w:t>
      </w:r>
    </w:p>
  </w:footnote>
  <w:footnote w:id="996">
    <w:p w14:paraId="3FCB0B65" w14:textId="77777777" w:rsidR="007838C2" w:rsidRDefault="007838C2">
      <w:pPr>
        <w:pStyle w:val="FootnoteText"/>
      </w:pPr>
      <w:r>
        <w:rPr>
          <w:rStyle w:val="FootnoteReference"/>
        </w:rPr>
        <w:footnoteRef/>
      </w:r>
      <w:r>
        <w:t xml:space="preserve"> John 20:29</w:t>
      </w:r>
    </w:p>
  </w:footnote>
  <w:footnote w:id="997">
    <w:p w14:paraId="6B80EDF7" w14:textId="77777777" w:rsidR="007838C2" w:rsidRDefault="007838C2">
      <w:pPr>
        <w:pStyle w:val="FootnoteText"/>
      </w:pPr>
      <w:r>
        <w:rPr>
          <w:rStyle w:val="FootnoteReference"/>
        </w:rPr>
        <w:footnoteRef/>
      </w:r>
      <w:r>
        <w:t xml:space="preserve"> John 20:29</w:t>
      </w:r>
    </w:p>
  </w:footnote>
  <w:footnote w:id="998">
    <w:p w14:paraId="09E4919D" w14:textId="77777777" w:rsidR="007838C2" w:rsidRDefault="007838C2" w:rsidP="00134DB2">
      <w:pPr>
        <w:pStyle w:val="footnote"/>
      </w:pPr>
      <w:r>
        <w:rPr>
          <w:rStyle w:val="FootnoteReference"/>
        </w:rPr>
        <w:footnoteRef/>
      </w:r>
      <w:r>
        <w:t xml:space="preserve"> Fr. Athanasius has “My soul shall make her boast in the Lord”</w:t>
      </w:r>
    </w:p>
  </w:footnote>
  <w:footnote w:id="999">
    <w:p w14:paraId="60AC8686" w14:textId="77777777" w:rsidR="007838C2" w:rsidRDefault="007838C2" w:rsidP="00134DB2">
      <w:pPr>
        <w:pStyle w:val="footnote"/>
      </w:pPr>
      <w:r>
        <w:rPr>
          <w:rStyle w:val="FootnoteReference"/>
        </w:rPr>
        <w:footnoteRef/>
      </w:r>
      <w:r>
        <w:t xml:space="preserve"> 2 Sam. 6:2 (LXX).</w:t>
      </w:r>
    </w:p>
  </w:footnote>
  <w:footnote w:id="1000">
    <w:p w14:paraId="55B1ADAD" w14:textId="77777777" w:rsidR="007838C2" w:rsidRDefault="007838C2" w:rsidP="00134DB2">
      <w:pPr>
        <w:pStyle w:val="footnote"/>
      </w:pPr>
      <w:r>
        <w:rPr>
          <w:rStyle w:val="FootnoteReference"/>
        </w:rPr>
        <w:footnoteRef/>
      </w:r>
      <w:r>
        <w:t xml:space="preserve"> [JS] or “appear” or “reveal Yourself”</w:t>
      </w:r>
    </w:p>
  </w:footnote>
  <w:footnote w:id="1001">
    <w:p w14:paraId="469FEDC5" w14:textId="77777777" w:rsidR="007838C2" w:rsidRDefault="007838C2" w:rsidP="001F4F1A">
      <w:pPr>
        <w:pStyle w:val="footnote"/>
      </w:pPr>
      <w:r>
        <w:rPr>
          <w:rStyle w:val="FootnoteReference"/>
        </w:rPr>
        <w:footnoteRef/>
      </w:r>
      <w:r>
        <w:t xml:space="preserve"> [JS] or “reveal Your face”.</w:t>
      </w:r>
    </w:p>
  </w:footnote>
  <w:footnote w:id="1002">
    <w:p w14:paraId="0AB37BC4" w14:textId="77777777" w:rsidR="007838C2" w:rsidRPr="004A3E27" w:rsidRDefault="007838C2" w:rsidP="001F4F1A">
      <w:pPr>
        <w:pStyle w:val="footnote"/>
      </w:pPr>
      <w:r w:rsidRPr="004A3E27">
        <w:rPr>
          <w:rStyle w:val="FootnoteReference"/>
        </w:rPr>
        <w:footnoteRef/>
      </w:r>
      <w:r w:rsidRPr="004A3E27">
        <w:t xml:space="preserve"> </w:t>
      </w:r>
      <w:r w:rsidRPr="004A3E27">
        <w:rPr>
          <w:i/>
        </w:rPr>
        <w:t>Or:</w:t>
      </w:r>
      <w:r w:rsidRPr="004A3E27">
        <w:t xml:space="preserve"> ‘Even though you have slept among the allotments.’ Hebrew may mean: ‘camp fire-places.’ The passage is obscure, but may refer to the Reubenite slackers who stayed on their farms and refused to fight (Judges 5:16). The beauty or beauties of verse 13 are the women with whom the spoils were shared.</w:t>
      </w:r>
      <w:r>
        <w:t xml:space="preserve"> [JS]: Fr. Lazarus has “with the beauty” rather than “for the beauty”.</w:t>
      </w:r>
    </w:p>
  </w:footnote>
  <w:footnote w:id="1003">
    <w:p w14:paraId="5A1ACC0E" w14:textId="77777777" w:rsidR="007838C2" w:rsidRDefault="007838C2" w:rsidP="001F4F1A">
      <w:pPr>
        <w:pStyle w:val="footnote"/>
      </w:pPr>
      <w:r>
        <w:rPr>
          <w:rStyle w:val="FootnoteReference"/>
        </w:rPr>
        <w:footnoteRef/>
      </w:r>
      <w:r>
        <w:t xml:space="preserve"> [JS] literally “do obeisance”, i.e. “bow down to”</w:t>
      </w:r>
    </w:p>
  </w:footnote>
  <w:footnote w:id="1004">
    <w:p w14:paraId="51131512" w14:textId="77777777" w:rsidR="007838C2" w:rsidRPr="004A3E27" w:rsidRDefault="007838C2" w:rsidP="001F4F1A">
      <w:pPr>
        <w:pStyle w:val="footnote"/>
      </w:pPr>
      <w:r w:rsidRPr="004A3E27">
        <w:rPr>
          <w:rStyle w:val="FootnoteReference"/>
        </w:rPr>
        <w:footnoteRef/>
      </w:r>
      <w:r w:rsidRPr="004A3E27">
        <w:t xml:space="preserve"> Favor: </w:t>
      </w:r>
      <w:r w:rsidRPr="004A3E27">
        <w:rPr>
          <w:i/>
        </w:rPr>
        <w:t>Lit.</w:t>
      </w:r>
      <w:r w:rsidRPr="004A3E27">
        <w:t xml:space="preserve"> Face. A Hebraism. </w:t>
      </w:r>
      <w:r>
        <w:t>cf</w:t>
      </w:r>
      <w:r w:rsidRPr="004A3E27">
        <w:t>. Psalm 118:58.</w:t>
      </w:r>
    </w:p>
  </w:footnote>
  <w:footnote w:id="1005">
    <w:p w14:paraId="6AFC128D" w14:textId="77777777" w:rsidR="007838C2" w:rsidRDefault="007838C2" w:rsidP="001F4F1A">
      <w:pPr>
        <w:pStyle w:val="footnote"/>
      </w:pPr>
      <w:r>
        <w:rPr>
          <w:rStyle w:val="FootnoteReference"/>
        </w:rPr>
        <w:footnoteRef/>
      </w:r>
      <w:r>
        <w:t xml:space="preserve"> [JS] or “beautifully situated”</w:t>
      </w:r>
    </w:p>
  </w:footnote>
  <w:footnote w:id="1006">
    <w:p w14:paraId="63608FED" w14:textId="77777777" w:rsidR="007838C2" w:rsidRPr="004A3E27" w:rsidRDefault="007838C2" w:rsidP="001F4F1A">
      <w:pPr>
        <w:pStyle w:val="footnote"/>
      </w:pPr>
      <w:r w:rsidRPr="004A3E27">
        <w:rPr>
          <w:rStyle w:val="FootnoteReference"/>
        </w:rPr>
        <w:footnoteRef/>
      </w:r>
      <w:r w:rsidRPr="004A3E27">
        <w:t xml:space="preserve"> ‘Jerusalem is the city of the great King’ (Mt. 5:35). </w:t>
      </w:r>
      <w:r>
        <w:t>cf</w:t>
      </w:r>
      <w:r w:rsidRPr="004A3E27">
        <w:t>. Lam. 2:15.</w:t>
      </w:r>
    </w:p>
  </w:footnote>
  <w:footnote w:id="1007">
    <w:p w14:paraId="0D47DD48" w14:textId="77777777" w:rsidR="007838C2" w:rsidRDefault="007838C2" w:rsidP="00394CC7">
      <w:pPr>
        <w:pStyle w:val="footnote"/>
      </w:pPr>
      <w:r>
        <w:rPr>
          <w:rStyle w:val="FootnoteReference"/>
        </w:rPr>
        <w:footnoteRef/>
      </w:r>
      <w:r>
        <w:t xml:space="preserve"> Zion is a type of the Church; the dwellings of Jacob signify life under the law (cf. St. Athanasius). Happy are they who are born of water and the Spirit and whose home is the heavenly Zion! (cf. Jn; 3:3-5). See also Ps. 136 and footnotes. ‘His foundations’ (Ephes. 2:20: Isaiah 28:16).</w:t>
      </w:r>
    </w:p>
  </w:footnote>
  <w:footnote w:id="1008">
    <w:p w14:paraId="3F2156F8" w14:textId="77777777" w:rsidR="007838C2" w:rsidRDefault="007838C2" w:rsidP="00394CC7">
      <w:pPr>
        <w:pStyle w:val="footnote"/>
      </w:pPr>
      <w:r>
        <w:rPr>
          <w:rStyle w:val="FootnoteReference"/>
        </w:rPr>
        <w:footnoteRef/>
      </w:r>
      <w:r>
        <w:t xml:space="preserve"> [JS] or “Mother Zion will say,”</w:t>
      </w:r>
    </w:p>
  </w:footnote>
  <w:footnote w:id="1009">
    <w:p w14:paraId="7D124560" w14:textId="77777777" w:rsidR="007838C2" w:rsidRDefault="007838C2" w:rsidP="00394CC7">
      <w:pPr>
        <w:pStyle w:val="footnote"/>
      </w:pPr>
      <w:r>
        <w:rPr>
          <w:rStyle w:val="FootnoteReference"/>
        </w:rPr>
        <w:footnoteRef/>
      </w:r>
      <w:r>
        <w:t xml:space="preserve"> [JS] Coptic has, “that a man and a man dwelt in her”</w:t>
      </w:r>
    </w:p>
  </w:footnote>
  <w:footnote w:id="1010">
    <w:p w14:paraId="19F3F5FF" w14:textId="77777777" w:rsidR="007838C2" w:rsidRDefault="007838C2" w:rsidP="00394CC7">
      <w:pPr>
        <w:pStyle w:val="footnote"/>
      </w:pPr>
      <w:r>
        <w:rPr>
          <w:rStyle w:val="FootnoteReference"/>
        </w:rPr>
        <w:footnoteRef/>
      </w:r>
      <w:r>
        <w:t xml:space="preserve"> [JS] or “messengers”</w:t>
      </w:r>
    </w:p>
  </w:footnote>
  <w:footnote w:id="1011">
    <w:p w14:paraId="3F310231" w14:textId="77777777" w:rsidR="007838C2" w:rsidRDefault="007838C2" w:rsidP="00394CC7">
      <w:pPr>
        <w:pStyle w:val="footnote"/>
      </w:pPr>
      <w:r>
        <w:rPr>
          <w:rStyle w:val="FootnoteReference"/>
        </w:rPr>
        <w:footnoteRef/>
      </w:r>
      <w:r>
        <w:t xml:space="preserve"> [JS] Fr. Lazarus has “servants”</w:t>
      </w:r>
    </w:p>
  </w:footnote>
  <w:footnote w:id="1012">
    <w:p w14:paraId="562DE160" w14:textId="77777777" w:rsidR="007838C2" w:rsidRDefault="007838C2" w:rsidP="00394CC7">
      <w:pPr>
        <w:pStyle w:val="footnote"/>
      </w:pPr>
      <w:r>
        <w:rPr>
          <w:rStyle w:val="FootnoteReference"/>
        </w:rPr>
        <w:footnoteRef/>
      </w:r>
      <w:r>
        <w:t xml:space="preserve"> Heb. 1:7; Ezek. 1:14; 2 Esdras 8:22.</w:t>
      </w:r>
    </w:p>
  </w:footnote>
  <w:footnote w:id="1013">
    <w:p w14:paraId="2349FFF8" w14:textId="77777777" w:rsidR="007838C2" w:rsidRDefault="007838C2" w:rsidP="00394CC7">
      <w:pPr>
        <w:pStyle w:val="footnote"/>
      </w:pPr>
      <w:r>
        <w:rPr>
          <w:rStyle w:val="FootnoteReference"/>
        </w:rPr>
        <w:footnoteRef/>
      </w:r>
      <w:r>
        <w:t xml:space="preserve"> [JS] or “makes the clouds His chariot”</w:t>
      </w:r>
    </w:p>
  </w:footnote>
  <w:footnote w:id="1014">
    <w:p w14:paraId="69FA1866" w14:textId="77777777" w:rsidR="007838C2" w:rsidRDefault="007838C2" w:rsidP="00394CC7">
      <w:pPr>
        <w:pStyle w:val="footnote"/>
      </w:pPr>
      <w:r>
        <w:rPr>
          <w:rStyle w:val="FootnoteReference"/>
        </w:rPr>
        <w:footnoteRef/>
      </w:r>
      <w:r>
        <w:t xml:space="preserve"> [JS] “do obeisance”, elsewhere rendered “worship’, but referring to the physical act.</w:t>
      </w:r>
    </w:p>
  </w:footnote>
  <w:footnote w:id="1015">
    <w:p w14:paraId="6E6EA07D" w14:textId="77777777" w:rsidR="007838C2" w:rsidRDefault="007838C2" w:rsidP="00486BA4">
      <w:pPr>
        <w:pStyle w:val="footnote"/>
      </w:pPr>
      <w:r>
        <w:rPr>
          <w:rStyle w:val="FootnoteReference"/>
        </w:rPr>
        <w:footnoteRef/>
      </w:r>
      <w:r>
        <w:t xml:space="preserve"> [JS] lit. day to day</w:t>
      </w:r>
    </w:p>
  </w:footnote>
  <w:footnote w:id="1016">
    <w:p w14:paraId="15A4CA87" w14:textId="77777777" w:rsidR="007838C2" w:rsidRPr="004A3E27" w:rsidRDefault="007838C2" w:rsidP="00486BA4">
      <w:pPr>
        <w:pStyle w:val="footnote"/>
      </w:pPr>
      <w:r w:rsidRPr="004A3E27">
        <w:rPr>
          <w:rStyle w:val="FootnoteReference"/>
        </w:rPr>
        <w:footnoteRef/>
      </w:r>
      <w:r w:rsidRPr="004A3E27">
        <w:t xml:space="preserve"> Luke 4:32.</w:t>
      </w:r>
    </w:p>
  </w:footnote>
  <w:footnote w:id="1017">
    <w:p w14:paraId="0F743031" w14:textId="77777777" w:rsidR="007838C2" w:rsidRDefault="007838C2" w:rsidP="00486BA4">
      <w:pPr>
        <w:pStyle w:val="footnote"/>
      </w:pPr>
      <w:r>
        <w:rPr>
          <w:rStyle w:val="FootnoteReference"/>
        </w:rPr>
        <w:footnoteRef/>
      </w:r>
      <w:r>
        <w:t xml:space="preserve"> [JS] or “give thanks to”. “Thankfully confess with praise”</w:t>
      </w:r>
    </w:p>
  </w:footnote>
  <w:footnote w:id="1018">
    <w:p w14:paraId="5EFEDAB8" w14:textId="77777777" w:rsidR="007838C2" w:rsidRDefault="007838C2" w:rsidP="00486BA4">
      <w:pPr>
        <w:pStyle w:val="footnote"/>
      </w:pPr>
      <w:r>
        <w:rPr>
          <w:rStyle w:val="FootnoteReference"/>
        </w:rPr>
        <w:footnoteRef/>
      </w:r>
      <w:r>
        <w:t xml:space="preserve"> [JS] literally, “holy ones.”</w:t>
      </w:r>
    </w:p>
  </w:footnote>
  <w:footnote w:id="1019">
    <w:p w14:paraId="7219A2E0" w14:textId="77777777" w:rsidR="007838C2" w:rsidRDefault="007838C2" w:rsidP="00486BA4">
      <w:pPr>
        <w:pStyle w:val="footnote"/>
      </w:pPr>
      <w:r>
        <w:rPr>
          <w:rStyle w:val="FootnoteReference"/>
        </w:rPr>
        <w:footnoteRef/>
      </w:r>
      <w:r>
        <w:t xml:space="preserve"> </w:t>
      </w:r>
      <w:r w:rsidRPr="00DC02D9">
        <w:rPr>
          <w:i/>
        </w:rPr>
        <w:t>Or:</w:t>
      </w:r>
      <w:r>
        <w:t xml:space="preserve"> costly (Wisdom 1:13-16).</w:t>
      </w:r>
    </w:p>
  </w:footnote>
  <w:footnote w:id="1020">
    <w:p w14:paraId="1C209EBB" w14:textId="77777777" w:rsidR="007838C2" w:rsidRDefault="007838C2" w:rsidP="00486BA4">
      <w:pPr>
        <w:pStyle w:val="footnote"/>
      </w:pPr>
      <w:r>
        <w:rPr>
          <w:rStyle w:val="FootnoteReference"/>
        </w:rPr>
        <w:footnoteRef/>
      </w:r>
      <w:r>
        <w:t xml:space="preserve"> [JS] litearlly, “slave”.</w:t>
      </w:r>
    </w:p>
  </w:footnote>
  <w:footnote w:id="1021">
    <w:p w14:paraId="116A3C7A" w14:textId="77777777" w:rsidR="007838C2" w:rsidRPr="004A3E27" w:rsidRDefault="007838C2" w:rsidP="0058686F">
      <w:pPr>
        <w:pStyle w:val="footnote"/>
      </w:pPr>
      <w:r w:rsidRPr="004A3E27">
        <w:rPr>
          <w:rStyle w:val="FootnoteReference"/>
        </w:rPr>
        <w:footnoteRef/>
      </w:r>
      <w:r w:rsidRPr="004A3E27">
        <w:t xml:space="preserve"> </w:t>
      </w:r>
      <w:r>
        <w:t>cf</w:t>
      </w:r>
      <w:r w:rsidRPr="004A3E27">
        <w:t>. Rev. 19:11-16.</w:t>
      </w:r>
    </w:p>
  </w:footnote>
  <w:footnote w:id="1022">
    <w:p w14:paraId="0237698A" w14:textId="77777777" w:rsidR="007838C2" w:rsidRDefault="007838C2" w:rsidP="0058686F">
      <w:pPr>
        <w:pStyle w:val="footnote"/>
      </w:pPr>
      <w:r>
        <w:rPr>
          <w:rStyle w:val="FootnoteReference"/>
        </w:rPr>
        <w:footnoteRef/>
      </w:r>
      <w:r>
        <w:t xml:space="preserve"> dragon: </w:t>
      </w:r>
      <w:r w:rsidRPr="0090411D">
        <w:rPr>
          <w:i/>
        </w:rPr>
        <w:t>or</w:t>
      </w:r>
      <w:r>
        <w:t xml:space="preserve"> serpent.</w:t>
      </w:r>
    </w:p>
  </w:footnote>
  <w:footnote w:id="1023">
    <w:p w14:paraId="23515252" w14:textId="77777777" w:rsidR="007838C2" w:rsidRDefault="007838C2" w:rsidP="00C502E3">
      <w:pPr>
        <w:pStyle w:val="footnote"/>
      </w:pPr>
      <w:r>
        <w:rPr>
          <w:rStyle w:val="FootnoteReference"/>
        </w:rPr>
        <w:footnoteRef/>
      </w:r>
      <w:r>
        <w:t xml:space="preserve"> [JS] the word includes the concepts of confessing Him, thanking Him, and praising Him. “Thankfully confess with praise at the remembrance….”</w:t>
      </w:r>
    </w:p>
  </w:footnote>
  <w:footnote w:id="1024">
    <w:p w14:paraId="45DF34E0" w14:textId="77777777" w:rsidR="007838C2" w:rsidRDefault="007838C2" w:rsidP="00C502E3">
      <w:pPr>
        <w:pStyle w:val="footnote"/>
      </w:pPr>
      <w:r>
        <w:rPr>
          <w:rStyle w:val="FootnoteReference"/>
        </w:rPr>
        <w:footnoteRef/>
      </w:r>
      <w:r>
        <w:t xml:space="preserve"> House—Home, Family, Church, Kingdom: where God’s will is done (1 Tim. 3:15; Heb. 3:2-6; Lk. 2:49; Mt. 6:10).</w:t>
      </w:r>
    </w:p>
  </w:footnote>
  <w:footnote w:id="1025">
    <w:p w14:paraId="6FA6EE36" w14:textId="77777777" w:rsidR="007838C2" w:rsidRDefault="007838C2" w:rsidP="00C502E3">
      <w:pPr>
        <w:pStyle w:val="footnote"/>
      </w:pPr>
      <w:r>
        <w:rPr>
          <w:rStyle w:val="FootnoteReference"/>
        </w:rPr>
        <w:footnoteRef/>
      </w:r>
      <w:r>
        <w:t xml:space="preserve"> [JS] or, “boast”</w:t>
      </w:r>
    </w:p>
  </w:footnote>
  <w:footnote w:id="1026">
    <w:p w14:paraId="720D83C7" w14:textId="77777777" w:rsidR="007838C2" w:rsidRPr="004A3E27" w:rsidRDefault="007838C2" w:rsidP="00C502E3">
      <w:pPr>
        <w:pStyle w:val="footnote"/>
      </w:pPr>
      <w:r w:rsidRPr="004A3E27">
        <w:rPr>
          <w:rStyle w:val="FootnoteReference"/>
        </w:rPr>
        <w:footnoteRef/>
      </w:r>
      <w:r w:rsidRPr="004A3E27">
        <w:t xml:space="preserve"> Man is made for happiness, fruit of grace, forgiveness, right relations, holiness.</w:t>
      </w:r>
    </w:p>
  </w:footnote>
  <w:footnote w:id="1027">
    <w:p w14:paraId="7DB48AE1" w14:textId="77777777" w:rsidR="007838C2" w:rsidRDefault="007838C2" w:rsidP="00743D2C">
      <w:pPr>
        <w:pStyle w:val="footnote"/>
      </w:pPr>
      <w:r>
        <w:rPr>
          <w:rStyle w:val="FootnoteReference"/>
        </w:rPr>
        <w:footnoteRef/>
      </w:r>
      <w:r>
        <w:t xml:space="preserve"> [JS] Fr. Lazarus renders “repent” as “change His mind”</w:t>
      </w:r>
    </w:p>
  </w:footnote>
  <w:footnote w:id="1028">
    <w:p w14:paraId="1240DC44" w14:textId="77777777" w:rsidR="007838C2" w:rsidRDefault="007838C2" w:rsidP="00743D2C">
      <w:pPr>
        <w:pStyle w:val="footnote"/>
      </w:pPr>
      <w:r>
        <w:rPr>
          <w:rStyle w:val="FootnoteReference"/>
        </w:rPr>
        <w:footnoteRef/>
      </w:r>
      <w:r>
        <w:t xml:space="preserve"> Heb. 7:21.</w:t>
      </w:r>
    </w:p>
  </w:footnote>
  <w:footnote w:id="1029">
    <w:p w14:paraId="4D23E76D" w14:textId="77777777" w:rsidR="007838C2" w:rsidRPr="004A3E27" w:rsidRDefault="007838C2" w:rsidP="00743D2C">
      <w:pPr>
        <w:pStyle w:val="footnote"/>
      </w:pPr>
      <w:r w:rsidRPr="004A3E27">
        <w:rPr>
          <w:rStyle w:val="FootnoteReference"/>
        </w:rPr>
        <w:footnoteRef/>
      </w:r>
      <w:r w:rsidRPr="004A3E27">
        <w:t xml:space="preserve"> </w:t>
      </w:r>
      <w:r>
        <w:t xml:space="preserve">[JS] Fr. Lazarus has “and may He manifest He presence to us”: </w:t>
      </w:r>
      <w:r w:rsidRPr="004A3E27">
        <w:t xml:space="preserve">Presence: </w:t>
      </w:r>
      <w:r w:rsidRPr="004A3E27">
        <w:rPr>
          <w:i/>
        </w:rPr>
        <w:t>or</w:t>
      </w:r>
      <w:r w:rsidRPr="004A3E27">
        <w:t>, face. The face of the Father is the Son. ‘He who has seen Me has seen the Father’ (John 14:9). Thus, this psalm is a prayer for the incarnation (</w:t>
      </w:r>
      <w:r>
        <w:t>cf</w:t>
      </w:r>
      <w:r w:rsidRPr="004A3E27">
        <w:t>. 2 Cor. 4:6).</w:t>
      </w:r>
    </w:p>
  </w:footnote>
  <w:footnote w:id="1030">
    <w:p w14:paraId="4CCF0C2B" w14:textId="77777777" w:rsidR="007838C2" w:rsidRPr="004A3E27" w:rsidRDefault="007838C2" w:rsidP="00743D2C">
      <w:pPr>
        <w:pStyle w:val="footnote"/>
      </w:pPr>
      <w:r w:rsidRPr="004A3E27">
        <w:rPr>
          <w:rStyle w:val="FootnoteReference"/>
        </w:rPr>
        <w:footnoteRef/>
      </w:r>
      <w:r w:rsidRPr="004A3E27">
        <w:t xml:space="preserve"> </w:t>
      </w:r>
      <w:r>
        <w:t>Cf</w:t>
      </w:r>
      <w:r w:rsidRPr="004A3E27">
        <w:t>. Isaiah 40:11; John 10:11.</w:t>
      </w:r>
    </w:p>
  </w:footnote>
  <w:footnote w:id="1031">
    <w:p w14:paraId="19A1BCB8" w14:textId="77777777" w:rsidR="007838C2" w:rsidRDefault="007838C2" w:rsidP="00743D2C">
      <w:pPr>
        <w:pStyle w:val="footnote"/>
      </w:pPr>
      <w:r>
        <w:rPr>
          <w:rStyle w:val="FootnoteReference"/>
        </w:rPr>
        <w:footnoteRef/>
      </w:r>
      <w:r>
        <w:t xml:space="preserve"> ‘mercies of the Lord’: </w:t>
      </w:r>
      <w:r w:rsidRPr="00B246C1">
        <w:rPr>
          <w:i/>
        </w:rPr>
        <w:t>or</w:t>
      </w:r>
      <w:r>
        <w:t>, the Lord’s love.</w:t>
      </w:r>
    </w:p>
  </w:footnote>
  <w:footnote w:id="1032">
    <w:p w14:paraId="4162CF7C" w14:textId="190E974A" w:rsidR="007838C2" w:rsidRDefault="007838C2" w:rsidP="00E25E68">
      <w:pPr>
        <w:pStyle w:val="footnote"/>
      </w:pPr>
      <w:r>
        <w:rPr>
          <w:rStyle w:val="FootnoteReference"/>
        </w:rPr>
        <w:footnoteRef/>
      </w:r>
      <w:r>
        <w:t xml:space="preserve"> This column is the version abridged by Fr. Athanasius Iskander.</w:t>
      </w:r>
    </w:p>
  </w:footnote>
  <w:footnote w:id="1033">
    <w:p w14:paraId="73FD763A" w14:textId="5EEBDC02" w:rsidR="007838C2" w:rsidRDefault="007838C2" w:rsidP="005008DD">
      <w:pPr>
        <w:pStyle w:val="footnote"/>
      </w:pPr>
      <w:r>
        <w:rPr>
          <w:rStyle w:val="FootnoteReference"/>
        </w:rPr>
        <w:footnoteRef/>
      </w:r>
      <w:r>
        <w:t xml:space="preserve"> At this point most of the first Canticle is repeated, which doesn’t make sense in a hymn meditating on the first Canticle, immediately after the first Canticle, and so is omitted here.</w:t>
      </w:r>
    </w:p>
  </w:footnote>
  <w:footnote w:id="1034">
    <w:p w14:paraId="65C1221D" w14:textId="58B0B75A" w:rsidR="007838C2" w:rsidRDefault="007838C2" w:rsidP="005008DD">
      <w:pPr>
        <w:pStyle w:val="footnote"/>
      </w:pPr>
      <w:r>
        <w:rPr>
          <w:rStyle w:val="FootnoteReference"/>
        </w:rPr>
        <w:footnoteRef/>
      </w:r>
      <w:r>
        <w:t xml:space="preserve"> Here Fr. Athanasius Iskander replaces the remainder with a short conclusion based on the ending of the First Canticle.</w:t>
      </w:r>
    </w:p>
  </w:footnote>
  <w:footnote w:id="1035">
    <w:p w14:paraId="694B1AEF" w14:textId="6CD120E4" w:rsidR="007838C2" w:rsidRDefault="007838C2" w:rsidP="0061474D">
      <w:pPr>
        <w:pStyle w:val="footnote"/>
      </w:pPr>
      <w:r>
        <w:rPr>
          <w:rStyle w:val="FootnoteReference"/>
        </w:rPr>
        <w:footnoteRef/>
      </w:r>
      <w:r>
        <w:t xml:space="preserve"> Verses marked with (*) appear in the abridged version of Fr. Athanasius Iskander</w:t>
      </w:r>
    </w:p>
  </w:footnote>
  <w:footnote w:id="1036">
    <w:p w14:paraId="77C597C4" w14:textId="77777777" w:rsidR="007838C2" w:rsidRDefault="007838C2" w:rsidP="000608B8">
      <w:pPr>
        <w:pStyle w:val="footnote"/>
      </w:pPr>
      <w:r>
        <w:rPr>
          <w:rStyle w:val="FootnoteReference"/>
        </w:rPr>
        <w:footnoteRef/>
      </w:r>
      <w:r>
        <w:t xml:space="preserve"> From this verse on, a decidedly inferior character is shown, indicating perhaps a later addition to this late addition. At times it becomes so vile and foreign to Orthodox thought, especially in terms of ecclesiology, that it is far better to conclude on the previous verse.</w:t>
      </w:r>
    </w:p>
  </w:footnote>
  <w:footnote w:id="1037">
    <w:p w14:paraId="725C3ADA" w14:textId="77777777" w:rsidR="007838C2" w:rsidRDefault="007838C2" w:rsidP="000608B8">
      <w:pPr>
        <w:pStyle w:val="footnote"/>
      </w:pPr>
      <w:r>
        <w:rPr>
          <w:rStyle w:val="FootnoteReference"/>
        </w:rPr>
        <w:footnoteRef/>
      </w:r>
      <w:r>
        <w:t xml:space="preserve"> Clearly a late addition given the Roman Catholic ecclesiology, foreign to Orthodoxy, found in these verses.</w:t>
      </w:r>
    </w:p>
  </w:footnote>
  <w:footnote w:id="1038">
    <w:p w14:paraId="04C754F3" w14:textId="52CD574F" w:rsidR="007838C2" w:rsidRDefault="007838C2" w:rsidP="00837AED">
      <w:pPr>
        <w:pStyle w:val="footnote"/>
      </w:pPr>
      <w:r>
        <w:rPr>
          <w:rStyle w:val="FootnoteReference"/>
        </w:rPr>
        <w:footnoteRef/>
      </w:r>
      <w:r>
        <w:t xml:space="preserve"> Meaning of “o-ti eros tattis etenhoot” unclear.</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EEFE63" w14:textId="4CAD4F6E" w:rsidR="007838C2" w:rsidRPr="00E00D27" w:rsidRDefault="007838C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2F50">
      <w:rPr>
        <w:noProof/>
        <w:sz w:val="20"/>
        <w:szCs w:val="20"/>
      </w:rPr>
      <w:t>Midnight</w:t>
    </w:r>
    <w:r w:rsidRPr="00E00D27">
      <w:rPr>
        <w:sz w:val="20"/>
        <w:szCs w:val="20"/>
      </w:rPr>
      <w:fldChar w:fldCharType="end"/>
    </w: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A70D96" w14:textId="59C0FECB" w:rsidR="007838C2" w:rsidRPr="00E00D27" w:rsidRDefault="007838C2" w:rsidP="00E00D27">
    <w:pPr>
      <w:pStyle w:val="Header"/>
      <w:jc w:val="center"/>
      <w:rPr>
        <w:sz w:val="20"/>
        <w:szCs w:val="20"/>
      </w:rPr>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8A2E82" w14:textId="2DF1C795" w:rsidR="007838C2" w:rsidRPr="00E00D27" w:rsidRDefault="007838C2" w:rsidP="00686912">
    <w:pPr>
      <w:pStyle w:val="Header"/>
      <w:jc w:val="center"/>
      <w:rPr>
        <w:sz w:val="20"/>
        <w:szCs w:val="20"/>
      </w:rPr>
    </w:pPr>
  </w:p>
  <w:p w14:paraId="022704DA" w14:textId="77777777" w:rsidR="007838C2" w:rsidRPr="00686912" w:rsidRDefault="007838C2" w:rsidP="0068691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BAF3966" w14:textId="6A863D87" w:rsidR="007838C2" w:rsidRPr="00E00D27" w:rsidRDefault="007838C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52F50">
      <w:rPr>
        <w:noProof/>
        <w:sz w:val="20"/>
        <w:szCs w:val="20"/>
      </w:rPr>
      <w:t>The Midnight Praise</w:t>
    </w:r>
    <w:r>
      <w:rPr>
        <w:sz w:val="20"/>
        <w:szCs w:val="20"/>
      </w:rPr>
      <w:fldChar w:fldCharType="end"/>
    </w:r>
  </w:p>
  <w:p w14:paraId="199CF7F3" w14:textId="77777777" w:rsidR="007838C2" w:rsidRPr="00E00D27" w:rsidRDefault="007838C2" w:rsidP="00E00D27">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3DF7B2" w14:textId="0626BA32" w:rsidR="007838C2" w:rsidRPr="00E00D27" w:rsidRDefault="007838C2" w:rsidP="00044A4C">
    <w:pPr>
      <w:pStyle w:val="Header"/>
      <w:jc w:val="center"/>
      <w:rPr>
        <w:sz w:val="20"/>
        <w:szCs w:val="20"/>
      </w:rPr>
    </w:pPr>
    <w:r>
      <w:rPr>
        <w:sz w:val="20"/>
        <w:szCs w:val="20"/>
      </w:rPr>
      <w:fldChar w:fldCharType="begin"/>
    </w:r>
    <w:r>
      <w:rPr>
        <w:sz w:val="20"/>
        <w:szCs w:val="20"/>
      </w:rPr>
      <w:instrText xml:space="preserve"> STYLEREF  "Heading 3"  \* MERGEFORMAT </w:instrText>
    </w:r>
    <w:r>
      <w:rPr>
        <w:sz w:val="20"/>
        <w:szCs w:val="20"/>
      </w:rPr>
      <w:fldChar w:fldCharType="separate"/>
    </w:r>
    <w:r w:rsidR="00F52F50">
      <w:rPr>
        <w:noProof/>
        <w:sz w:val="20"/>
        <w:szCs w:val="20"/>
      </w:rPr>
      <w:t>Kathisma 13</w:t>
    </w:r>
    <w:r>
      <w:rPr>
        <w:sz w:val="20"/>
        <w:szCs w:val="20"/>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9C38A0" w14:textId="0306A94D" w:rsidR="007838C2" w:rsidRPr="00E00D27" w:rsidRDefault="007838C2" w:rsidP="00044A4C">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2F50">
      <w:rPr>
        <w:noProof/>
        <w:sz w:val="20"/>
        <w:szCs w:val="20"/>
      </w:rPr>
      <w:t>The Psalms</w:t>
    </w:r>
    <w:r w:rsidRPr="00E00D27">
      <w:rPr>
        <w:sz w:val="20"/>
        <w:szCs w:val="20"/>
      </w:rPr>
      <w:fldChar w:fldCharType="end"/>
    </w:r>
  </w:p>
  <w:p w14:paraId="48CF3F9A" w14:textId="245E316D" w:rsidR="007838C2" w:rsidRPr="00686912" w:rsidRDefault="007838C2" w:rsidP="00686912">
    <w:pPr>
      <w:pStyle w:val="Header"/>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CF8FA1" w14:textId="13A04544" w:rsidR="007838C2" w:rsidRPr="00E00D27" w:rsidRDefault="007838C2" w:rsidP="00E00D27">
    <w:pPr>
      <w:pStyle w:val="Header"/>
      <w:jc w:val="center"/>
      <w:rPr>
        <w:sz w:val="20"/>
        <w:szCs w:val="20"/>
      </w:rPr>
    </w:pPr>
    <w:r w:rsidRPr="00E00D27">
      <w:rPr>
        <w:sz w:val="20"/>
        <w:szCs w:val="20"/>
      </w:rPr>
      <w:fldChar w:fldCharType="begin"/>
    </w:r>
    <w:r w:rsidRPr="00E00D27">
      <w:rPr>
        <w:sz w:val="20"/>
        <w:szCs w:val="20"/>
      </w:rPr>
      <w:instrText xml:space="preserve"> STYLEREF  "Heading 2"  \* MERGEFORMAT </w:instrText>
    </w:r>
    <w:r w:rsidRPr="00E00D27">
      <w:rPr>
        <w:sz w:val="20"/>
        <w:szCs w:val="20"/>
      </w:rPr>
      <w:fldChar w:fldCharType="separate"/>
    </w:r>
    <w:r w:rsidR="00F52F50">
      <w:rPr>
        <w:noProof/>
        <w:sz w:val="20"/>
        <w:szCs w:val="20"/>
      </w:rPr>
      <w:t xml:space="preserve">Hymns for </w:t>
    </w:r>
    <w:r w:rsidR="00F52F50" w:rsidRPr="00F52F50">
      <w:rPr>
        <w:rFonts w:ascii="NotoSansCoptic" w:eastAsia="NotoSansCoptic" w:hAnsi="NotoSansCoptic" w:cs="NotoSansCoptic"/>
        <w:noProof/>
        <w:sz w:val="20"/>
        <w:szCs w:val="20"/>
      </w:rPr>
      <w:t>Koiak</w:t>
    </w:r>
    <w:r w:rsidRPr="00E00D27">
      <w:rPr>
        <w:sz w:val="20"/>
        <w:szCs w:val="20"/>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60640C" w14:textId="18C3001E" w:rsidR="007838C2" w:rsidRPr="00E00D27" w:rsidRDefault="007838C2" w:rsidP="00E00D27">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2F50">
      <w:rPr>
        <w:noProof/>
        <w:sz w:val="20"/>
        <w:szCs w:val="20"/>
      </w:rPr>
      <w:t>Mid-Morning (Terce) with the Readings for the Day</w:t>
    </w:r>
    <w:r w:rsidRPr="00E00D27">
      <w:rPr>
        <w:sz w:val="20"/>
        <w:szCs w:val="20"/>
      </w:rP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1834C5" w14:textId="7981B5CD" w:rsidR="007838C2" w:rsidRPr="00E00D27" w:rsidRDefault="007838C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2F50">
      <w:rPr>
        <w:noProof/>
        <w:sz w:val="20"/>
        <w:szCs w:val="20"/>
      </w:rPr>
      <w:t>Prayer for the Church</w:t>
    </w:r>
    <w:r w:rsidRPr="00E00D27">
      <w:rPr>
        <w:sz w:val="20"/>
        <w:szCs w:val="20"/>
      </w:rPr>
      <w:fldChar w:fldCharType="end"/>
    </w:r>
  </w:p>
  <w:p w14:paraId="1DAD4C8D" w14:textId="77777777" w:rsidR="007838C2" w:rsidRPr="00686912" w:rsidRDefault="007838C2" w:rsidP="00686912">
    <w:pPr>
      <w:pStyle w:val="Header"/>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B5680" w14:textId="77777777" w:rsidR="007838C2" w:rsidRPr="00686912" w:rsidRDefault="007838C2" w:rsidP="00686912">
    <w:pPr>
      <w:pStyle w:val="Header"/>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3AA101" w14:textId="4929D0A4" w:rsidR="007838C2" w:rsidRPr="00E00D27" w:rsidRDefault="007838C2" w:rsidP="00686912">
    <w:pPr>
      <w:pStyle w:val="Header"/>
      <w:jc w:val="center"/>
      <w:rPr>
        <w:sz w:val="20"/>
        <w:szCs w:val="20"/>
      </w:rPr>
    </w:pPr>
    <w:r w:rsidRPr="00E00D27">
      <w:rPr>
        <w:sz w:val="20"/>
        <w:szCs w:val="20"/>
      </w:rPr>
      <w:fldChar w:fldCharType="begin"/>
    </w:r>
    <w:r w:rsidRPr="00E00D27">
      <w:rPr>
        <w:sz w:val="20"/>
        <w:szCs w:val="20"/>
      </w:rPr>
      <w:instrText xml:space="preserve"> STYLEREF  "Heading 3"  \* MERGEFORMAT </w:instrText>
    </w:r>
    <w:r w:rsidRPr="00E00D27">
      <w:rPr>
        <w:sz w:val="20"/>
        <w:szCs w:val="20"/>
      </w:rPr>
      <w:fldChar w:fldCharType="separate"/>
    </w:r>
    <w:r w:rsidR="00F52F50">
      <w:rPr>
        <w:noProof/>
        <w:sz w:val="20"/>
        <w:szCs w:val="20"/>
      </w:rPr>
      <w:t>Hymn on the Friday Theotokia</w:t>
    </w:r>
    <w:r w:rsidRPr="00E00D27">
      <w:rPr>
        <w:sz w:val="20"/>
        <w:szCs w:val="20"/>
      </w:rPr>
      <w:fldChar w:fldCharType="end"/>
    </w:r>
  </w:p>
  <w:p w14:paraId="7E9EFC1B" w14:textId="77777777" w:rsidR="007838C2" w:rsidRPr="00686912" w:rsidRDefault="007838C2" w:rsidP="00686912">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6571C"/>
    <w:multiLevelType w:val="hybridMultilevel"/>
    <w:tmpl w:val="10004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EEF14A0"/>
    <w:multiLevelType w:val="hybridMultilevel"/>
    <w:tmpl w:val="F8E06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ett Slote">
    <w15:presenceInfo w15:providerId="AD" w15:userId="S-1-5-21-2116825684-2010480077-1094980219-294452"/>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hideSpellingErrors/>
  <w:hideGrammaticalErrors/>
  <w:activeWritingStyle w:appName="MSWord" w:lang="en-US" w:vendorID="64" w:dllVersion="131078" w:nlCheck="1" w:checkStyle="0"/>
  <w:activeWritingStyle w:appName="MSWord" w:lang="en-CA" w:vendorID="64" w:dllVersion="131078" w:nlCheck="1" w:checkStyle="0"/>
  <w:activeWritingStyle w:appName="MSWord" w:lang="en-GB" w:vendorID="64" w:dllVersion="131078" w:nlCheck="1" w:checkStyle="0"/>
  <w:activeWritingStyle w:appName="MSWord" w:lang="fr-CA" w:vendorID="64" w:dllVersion="131078" w:nlCheck="1" w:checkStyle="0"/>
  <w:defaultTabStop w:val="720"/>
  <w:autoHyphenation/>
  <w:hyphenationZone w:val="864"/>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43753"/>
    <w:rsid w:val="000004B4"/>
    <w:rsid w:val="000010C9"/>
    <w:rsid w:val="000015D0"/>
    <w:rsid w:val="000018CD"/>
    <w:rsid w:val="00001DFD"/>
    <w:rsid w:val="000029E8"/>
    <w:rsid w:val="00004671"/>
    <w:rsid w:val="00004AD4"/>
    <w:rsid w:val="00004BA4"/>
    <w:rsid w:val="00006239"/>
    <w:rsid w:val="00006CCF"/>
    <w:rsid w:val="000100FF"/>
    <w:rsid w:val="000106F6"/>
    <w:rsid w:val="00010BD3"/>
    <w:rsid w:val="00012A04"/>
    <w:rsid w:val="00012B38"/>
    <w:rsid w:val="0001312D"/>
    <w:rsid w:val="000134A2"/>
    <w:rsid w:val="00013EB0"/>
    <w:rsid w:val="0001770F"/>
    <w:rsid w:val="000207B4"/>
    <w:rsid w:val="0002098A"/>
    <w:rsid w:val="00023B09"/>
    <w:rsid w:val="00023E8D"/>
    <w:rsid w:val="000265CA"/>
    <w:rsid w:val="0002731A"/>
    <w:rsid w:val="000274A5"/>
    <w:rsid w:val="000278EC"/>
    <w:rsid w:val="00027E51"/>
    <w:rsid w:val="00027E5B"/>
    <w:rsid w:val="000304C8"/>
    <w:rsid w:val="00031314"/>
    <w:rsid w:val="00032280"/>
    <w:rsid w:val="00032338"/>
    <w:rsid w:val="00032F17"/>
    <w:rsid w:val="0003418A"/>
    <w:rsid w:val="00035647"/>
    <w:rsid w:val="00035AAE"/>
    <w:rsid w:val="00040C56"/>
    <w:rsid w:val="000419EE"/>
    <w:rsid w:val="00042555"/>
    <w:rsid w:val="0004278F"/>
    <w:rsid w:val="0004283A"/>
    <w:rsid w:val="00042E9B"/>
    <w:rsid w:val="0004345A"/>
    <w:rsid w:val="00043BEF"/>
    <w:rsid w:val="00043C52"/>
    <w:rsid w:val="00044A4C"/>
    <w:rsid w:val="00046257"/>
    <w:rsid w:val="00046281"/>
    <w:rsid w:val="00047025"/>
    <w:rsid w:val="000470D3"/>
    <w:rsid w:val="00047140"/>
    <w:rsid w:val="00050534"/>
    <w:rsid w:val="00050F75"/>
    <w:rsid w:val="000516D8"/>
    <w:rsid w:val="000526E5"/>
    <w:rsid w:val="00052ECF"/>
    <w:rsid w:val="000530F9"/>
    <w:rsid w:val="000532F4"/>
    <w:rsid w:val="00054249"/>
    <w:rsid w:val="00055722"/>
    <w:rsid w:val="00056020"/>
    <w:rsid w:val="00057E53"/>
    <w:rsid w:val="0006025B"/>
    <w:rsid w:val="000608B8"/>
    <w:rsid w:val="000647BA"/>
    <w:rsid w:val="000651AA"/>
    <w:rsid w:val="000656EF"/>
    <w:rsid w:val="00065700"/>
    <w:rsid w:val="000668BD"/>
    <w:rsid w:val="0006697F"/>
    <w:rsid w:val="00066C2D"/>
    <w:rsid w:val="000676C7"/>
    <w:rsid w:val="00067C4E"/>
    <w:rsid w:val="00071107"/>
    <w:rsid w:val="00071464"/>
    <w:rsid w:val="00072285"/>
    <w:rsid w:val="00072324"/>
    <w:rsid w:val="000727EB"/>
    <w:rsid w:val="00073003"/>
    <w:rsid w:val="00073574"/>
    <w:rsid w:val="00075B6A"/>
    <w:rsid w:val="00075EAD"/>
    <w:rsid w:val="000768DF"/>
    <w:rsid w:val="00077C52"/>
    <w:rsid w:val="00081087"/>
    <w:rsid w:val="00082C25"/>
    <w:rsid w:val="000847B6"/>
    <w:rsid w:val="0008590B"/>
    <w:rsid w:val="00085F4C"/>
    <w:rsid w:val="000860AE"/>
    <w:rsid w:val="00086AEC"/>
    <w:rsid w:val="00086B05"/>
    <w:rsid w:val="00086BCC"/>
    <w:rsid w:val="00087D9B"/>
    <w:rsid w:val="00087FCC"/>
    <w:rsid w:val="00090695"/>
    <w:rsid w:val="00090C7F"/>
    <w:rsid w:val="000916B3"/>
    <w:rsid w:val="00091E10"/>
    <w:rsid w:val="00091E79"/>
    <w:rsid w:val="0009364C"/>
    <w:rsid w:val="00094BF8"/>
    <w:rsid w:val="00097AE9"/>
    <w:rsid w:val="000A01F5"/>
    <w:rsid w:val="000A2340"/>
    <w:rsid w:val="000A27D1"/>
    <w:rsid w:val="000A2EEC"/>
    <w:rsid w:val="000A3742"/>
    <w:rsid w:val="000A3F6F"/>
    <w:rsid w:val="000A4FB2"/>
    <w:rsid w:val="000A5E47"/>
    <w:rsid w:val="000B1450"/>
    <w:rsid w:val="000B1D6D"/>
    <w:rsid w:val="000C0A06"/>
    <w:rsid w:val="000C2C94"/>
    <w:rsid w:val="000C3062"/>
    <w:rsid w:val="000C36E0"/>
    <w:rsid w:val="000C38C3"/>
    <w:rsid w:val="000C461C"/>
    <w:rsid w:val="000C61F2"/>
    <w:rsid w:val="000C6C77"/>
    <w:rsid w:val="000C7DE2"/>
    <w:rsid w:val="000D0A3F"/>
    <w:rsid w:val="000D107E"/>
    <w:rsid w:val="000D19CA"/>
    <w:rsid w:val="000D1AC2"/>
    <w:rsid w:val="000D4F35"/>
    <w:rsid w:val="000D7EED"/>
    <w:rsid w:val="000E01D1"/>
    <w:rsid w:val="000E062A"/>
    <w:rsid w:val="000E0CD4"/>
    <w:rsid w:val="000E138E"/>
    <w:rsid w:val="000E219A"/>
    <w:rsid w:val="000E2846"/>
    <w:rsid w:val="000E2F61"/>
    <w:rsid w:val="000E34BC"/>
    <w:rsid w:val="000E523D"/>
    <w:rsid w:val="000E5D9B"/>
    <w:rsid w:val="000E610E"/>
    <w:rsid w:val="000F12A5"/>
    <w:rsid w:val="000F1929"/>
    <w:rsid w:val="000F1C8D"/>
    <w:rsid w:val="000F2DC4"/>
    <w:rsid w:val="000F34DF"/>
    <w:rsid w:val="000F6316"/>
    <w:rsid w:val="000F7D85"/>
    <w:rsid w:val="001008EB"/>
    <w:rsid w:val="00100928"/>
    <w:rsid w:val="00101406"/>
    <w:rsid w:val="001040C8"/>
    <w:rsid w:val="00104A9B"/>
    <w:rsid w:val="00105139"/>
    <w:rsid w:val="00105B31"/>
    <w:rsid w:val="00110257"/>
    <w:rsid w:val="0011093B"/>
    <w:rsid w:val="00112857"/>
    <w:rsid w:val="00113E24"/>
    <w:rsid w:val="00115025"/>
    <w:rsid w:val="001158B6"/>
    <w:rsid w:val="00116C98"/>
    <w:rsid w:val="001170B2"/>
    <w:rsid w:val="00117FDD"/>
    <w:rsid w:val="00121720"/>
    <w:rsid w:val="001225FA"/>
    <w:rsid w:val="00123302"/>
    <w:rsid w:val="00124408"/>
    <w:rsid w:val="0012459F"/>
    <w:rsid w:val="00124ADD"/>
    <w:rsid w:val="00125EB7"/>
    <w:rsid w:val="001261D3"/>
    <w:rsid w:val="00130E47"/>
    <w:rsid w:val="001341D0"/>
    <w:rsid w:val="00134DB2"/>
    <w:rsid w:val="00135AF7"/>
    <w:rsid w:val="00136F2D"/>
    <w:rsid w:val="00137929"/>
    <w:rsid w:val="001432F3"/>
    <w:rsid w:val="00143944"/>
    <w:rsid w:val="00143C5A"/>
    <w:rsid w:val="0014584F"/>
    <w:rsid w:val="00145EE7"/>
    <w:rsid w:val="00146067"/>
    <w:rsid w:val="001502C6"/>
    <w:rsid w:val="00154D4E"/>
    <w:rsid w:val="001566BD"/>
    <w:rsid w:val="001604CF"/>
    <w:rsid w:val="00160C25"/>
    <w:rsid w:val="00160DE3"/>
    <w:rsid w:val="00161998"/>
    <w:rsid w:val="001626CD"/>
    <w:rsid w:val="0016307C"/>
    <w:rsid w:val="00163A7A"/>
    <w:rsid w:val="00163DA5"/>
    <w:rsid w:val="00164E69"/>
    <w:rsid w:val="0016512E"/>
    <w:rsid w:val="001654B8"/>
    <w:rsid w:val="0016662B"/>
    <w:rsid w:val="00166B35"/>
    <w:rsid w:val="0016784B"/>
    <w:rsid w:val="00170FFC"/>
    <w:rsid w:val="0017251E"/>
    <w:rsid w:val="00173F9C"/>
    <w:rsid w:val="001744DD"/>
    <w:rsid w:val="001761FA"/>
    <w:rsid w:val="0017625A"/>
    <w:rsid w:val="001779C0"/>
    <w:rsid w:val="00177A6C"/>
    <w:rsid w:val="00180AE1"/>
    <w:rsid w:val="001822EB"/>
    <w:rsid w:val="00182A92"/>
    <w:rsid w:val="001834E6"/>
    <w:rsid w:val="00183599"/>
    <w:rsid w:val="00184565"/>
    <w:rsid w:val="00190650"/>
    <w:rsid w:val="00190F9E"/>
    <w:rsid w:val="00191A26"/>
    <w:rsid w:val="0019202B"/>
    <w:rsid w:val="00192066"/>
    <w:rsid w:val="001923BE"/>
    <w:rsid w:val="0019301C"/>
    <w:rsid w:val="0019410A"/>
    <w:rsid w:val="00195761"/>
    <w:rsid w:val="00196385"/>
    <w:rsid w:val="001A0083"/>
    <w:rsid w:val="001A05D1"/>
    <w:rsid w:val="001A1C26"/>
    <w:rsid w:val="001A38AB"/>
    <w:rsid w:val="001A77D7"/>
    <w:rsid w:val="001B4E41"/>
    <w:rsid w:val="001B6BC6"/>
    <w:rsid w:val="001B710E"/>
    <w:rsid w:val="001B72C0"/>
    <w:rsid w:val="001B7A47"/>
    <w:rsid w:val="001C0428"/>
    <w:rsid w:val="001C29B4"/>
    <w:rsid w:val="001C3021"/>
    <w:rsid w:val="001C41A6"/>
    <w:rsid w:val="001C5073"/>
    <w:rsid w:val="001C6BDC"/>
    <w:rsid w:val="001D0F72"/>
    <w:rsid w:val="001D2DF6"/>
    <w:rsid w:val="001D3211"/>
    <w:rsid w:val="001D3B45"/>
    <w:rsid w:val="001D3B4D"/>
    <w:rsid w:val="001D3F20"/>
    <w:rsid w:val="001D5562"/>
    <w:rsid w:val="001D5E3B"/>
    <w:rsid w:val="001D6FCA"/>
    <w:rsid w:val="001D7080"/>
    <w:rsid w:val="001E2E1C"/>
    <w:rsid w:val="001E2F2E"/>
    <w:rsid w:val="001E3208"/>
    <w:rsid w:val="001E3A06"/>
    <w:rsid w:val="001E3D2D"/>
    <w:rsid w:val="001E47D1"/>
    <w:rsid w:val="001E58F5"/>
    <w:rsid w:val="001E5E16"/>
    <w:rsid w:val="001E7CE9"/>
    <w:rsid w:val="001F0BA8"/>
    <w:rsid w:val="001F1C8F"/>
    <w:rsid w:val="001F1F82"/>
    <w:rsid w:val="001F277E"/>
    <w:rsid w:val="001F30FC"/>
    <w:rsid w:val="001F411A"/>
    <w:rsid w:val="001F4F1A"/>
    <w:rsid w:val="001F5511"/>
    <w:rsid w:val="001F6249"/>
    <w:rsid w:val="001F77D1"/>
    <w:rsid w:val="001F77F4"/>
    <w:rsid w:val="0020150A"/>
    <w:rsid w:val="002015E6"/>
    <w:rsid w:val="00205EA4"/>
    <w:rsid w:val="0020672C"/>
    <w:rsid w:val="00207AB0"/>
    <w:rsid w:val="00207F10"/>
    <w:rsid w:val="00213271"/>
    <w:rsid w:val="00214049"/>
    <w:rsid w:val="002147AA"/>
    <w:rsid w:val="00214BCC"/>
    <w:rsid w:val="00217857"/>
    <w:rsid w:val="00220BA1"/>
    <w:rsid w:val="00220DFD"/>
    <w:rsid w:val="0022268F"/>
    <w:rsid w:val="00222DBA"/>
    <w:rsid w:val="00223CB5"/>
    <w:rsid w:val="002245DB"/>
    <w:rsid w:val="00224925"/>
    <w:rsid w:val="00224A73"/>
    <w:rsid w:val="002275C0"/>
    <w:rsid w:val="00227ED7"/>
    <w:rsid w:val="00227F52"/>
    <w:rsid w:val="002315D6"/>
    <w:rsid w:val="00231798"/>
    <w:rsid w:val="00232EAB"/>
    <w:rsid w:val="00232F08"/>
    <w:rsid w:val="00233501"/>
    <w:rsid w:val="00233CE3"/>
    <w:rsid w:val="002345EA"/>
    <w:rsid w:val="00234DAF"/>
    <w:rsid w:val="00235C40"/>
    <w:rsid w:val="0023608C"/>
    <w:rsid w:val="00236E2B"/>
    <w:rsid w:val="0023720F"/>
    <w:rsid w:val="00237BCB"/>
    <w:rsid w:val="00237D47"/>
    <w:rsid w:val="002409EF"/>
    <w:rsid w:val="002411ED"/>
    <w:rsid w:val="00241C85"/>
    <w:rsid w:val="00243F73"/>
    <w:rsid w:val="002455DF"/>
    <w:rsid w:val="0024743B"/>
    <w:rsid w:val="00251DB9"/>
    <w:rsid w:val="00252B76"/>
    <w:rsid w:val="002538F7"/>
    <w:rsid w:val="00253C5F"/>
    <w:rsid w:val="00253DD3"/>
    <w:rsid w:val="0025418E"/>
    <w:rsid w:val="00254945"/>
    <w:rsid w:val="00254E27"/>
    <w:rsid w:val="00255BFA"/>
    <w:rsid w:val="00257627"/>
    <w:rsid w:val="00257A38"/>
    <w:rsid w:val="0026211D"/>
    <w:rsid w:val="002629AC"/>
    <w:rsid w:val="002631A9"/>
    <w:rsid w:val="002663FA"/>
    <w:rsid w:val="00267F42"/>
    <w:rsid w:val="00270C57"/>
    <w:rsid w:val="00270FEC"/>
    <w:rsid w:val="00274233"/>
    <w:rsid w:val="00280E2D"/>
    <w:rsid w:val="00281C51"/>
    <w:rsid w:val="002820F7"/>
    <w:rsid w:val="0028222B"/>
    <w:rsid w:val="00283E41"/>
    <w:rsid w:val="00284568"/>
    <w:rsid w:val="00285979"/>
    <w:rsid w:val="00287CDE"/>
    <w:rsid w:val="002904CF"/>
    <w:rsid w:val="002922F9"/>
    <w:rsid w:val="00294542"/>
    <w:rsid w:val="00296539"/>
    <w:rsid w:val="002A0A20"/>
    <w:rsid w:val="002A17CA"/>
    <w:rsid w:val="002A21FB"/>
    <w:rsid w:val="002A2713"/>
    <w:rsid w:val="002A4D37"/>
    <w:rsid w:val="002B038E"/>
    <w:rsid w:val="002B0C7C"/>
    <w:rsid w:val="002B1371"/>
    <w:rsid w:val="002B1624"/>
    <w:rsid w:val="002B46CE"/>
    <w:rsid w:val="002B7A04"/>
    <w:rsid w:val="002C2599"/>
    <w:rsid w:val="002C27B3"/>
    <w:rsid w:val="002C5AAF"/>
    <w:rsid w:val="002C70CC"/>
    <w:rsid w:val="002C75EC"/>
    <w:rsid w:val="002D09C5"/>
    <w:rsid w:val="002D1484"/>
    <w:rsid w:val="002D29F8"/>
    <w:rsid w:val="002D4349"/>
    <w:rsid w:val="002D610D"/>
    <w:rsid w:val="002D678B"/>
    <w:rsid w:val="002D71F0"/>
    <w:rsid w:val="002E06A7"/>
    <w:rsid w:val="002E0709"/>
    <w:rsid w:val="002E1524"/>
    <w:rsid w:val="002E270D"/>
    <w:rsid w:val="002E365D"/>
    <w:rsid w:val="002E3EA3"/>
    <w:rsid w:val="002E4881"/>
    <w:rsid w:val="002E495E"/>
    <w:rsid w:val="002E5DB0"/>
    <w:rsid w:val="002E647A"/>
    <w:rsid w:val="002E67A0"/>
    <w:rsid w:val="002E7061"/>
    <w:rsid w:val="002F0AE8"/>
    <w:rsid w:val="002F106A"/>
    <w:rsid w:val="002F1229"/>
    <w:rsid w:val="002F1988"/>
    <w:rsid w:val="002F1C09"/>
    <w:rsid w:val="002F2287"/>
    <w:rsid w:val="002F7B19"/>
    <w:rsid w:val="002F7CF2"/>
    <w:rsid w:val="003007A0"/>
    <w:rsid w:val="00301FFE"/>
    <w:rsid w:val="0030209C"/>
    <w:rsid w:val="00302274"/>
    <w:rsid w:val="003032D8"/>
    <w:rsid w:val="003037B8"/>
    <w:rsid w:val="0030414A"/>
    <w:rsid w:val="0030497C"/>
    <w:rsid w:val="00304D59"/>
    <w:rsid w:val="00305E1E"/>
    <w:rsid w:val="00306181"/>
    <w:rsid w:val="0031014B"/>
    <w:rsid w:val="00310979"/>
    <w:rsid w:val="003151BD"/>
    <w:rsid w:val="0031634B"/>
    <w:rsid w:val="003165F4"/>
    <w:rsid w:val="00316961"/>
    <w:rsid w:val="003169DD"/>
    <w:rsid w:val="003204E4"/>
    <w:rsid w:val="003209AF"/>
    <w:rsid w:val="00320BDD"/>
    <w:rsid w:val="00321264"/>
    <w:rsid w:val="0032141D"/>
    <w:rsid w:val="00321B47"/>
    <w:rsid w:val="00321F6F"/>
    <w:rsid w:val="00323889"/>
    <w:rsid w:val="00324F9C"/>
    <w:rsid w:val="00325916"/>
    <w:rsid w:val="00325B16"/>
    <w:rsid w:val="00326024"/>
    <w:rsid w:val="00327730"/>
    <w:rsid w:val="00330381"/>
    <w:rsid w:val="00330C24"/>
    <w:rsid w:val="00330C37"/>
    <w:rsid w:val="00331627"/>
    <w:rsid w:val="00332598"/>
    <w:rsid w:val="00332736"/>
    <w:rsid w:val="0033276B"/>
    <w:rsid w:val="00332876"/>
    <w:rsid w:val="00332CD2"/>
    <w:rsid w:val="00333F46"/>
    <w:rsid w:val="0033558A"/>
    <w:rsid w:val="00335B68"/>
    <w:rsid w:val="00336170"/>
    <w:rsid w:val="00336E3C"/>
    <w:rsid w:val="00336FAA"/>
    <w:rsid w:val="0034203B"/>
    <w:rsid w:val="00342E73"/>
    <w:rsid w:val="00343753"/>
    <w:rsid w:val="00343C20"/>
    <w:rsid w:val="00344A59"/>
    <w:rsid w:val="00345655"/>
    <w:rsid w:val="003457C0"/>
    <w:rsid w:val="00345FE6"/>
    <w:rsid w:val="00345FED"/>
    <w:rsid w:val="00346189"/>
    <w:rsid w:val="0034799C"/>
    <w:rsid w:val="00347CB5"/>
    <w:rsid w:val="00350536"/>
    <w:rsid w:val="00350BD4"/>
    <w:rsid w:val="00351A43"/>
    <w:rsid w:val="00355A71"/>
    <w:rsid w:val="00356D1B"/>
    <w:rsid w:val="003576F9"/>
    <w:rsid w:val="00360CD6"/>
    <w:rsid w:val="00362443"/>
    <w:rsid w:val="00363583"/>
    <w:rsid w:val="003641E3"/>
    <w:rsid w:val="00365B9E"/>
    <w:rsid w:val="00366380"/>
    <w:rsid w:val="003663F9"/>
    <w:rsid w:val="003678BC"/>
    <w:rsid w:val="00370846"/>
    <w:rsid w:val="003711A9"/>
    <w:rsid w:val="00372152"/>
    <w:rsid w:val="003737D6"/>
    <w:rsid w:val="00373AE1"/>
    <w:rsid w:val="00374358"/>
    <w:rsid w:val="00374FB7"/>
    <w:rsid w:val="003758F4"/>
    <w:rsid w:val="00377DA6"/>
    <w:rsid w:val="00377E51"/>
    <w:rsid w:val="0038151E"/>
    <w:rsid w:val="00382A9C"/>
    <w:rsid w:val="00382E0C"/>
    <w:rsid w:val="00384A2C"/>
    <w:rsid w:val="00384B7C"/>
    <w:rsid w:val="00385969"/>
    <w:rsid w:val="00385CB8"/>
    <w:rsid w:val="003863C1"/>
    <w:rsid w:val="00386527"/>
    <w:rsid w:val="00387902"/>
    <w:rsid w:val="00390294"/>
    <w:rsid w:val="00390B7C"/>
    <w:rsid w:val="003918CB"/>
    <w:rsid w:val="00391D88"/>
    <w:rsid w:val="0039433D"/>
    <w:rsid w:val="00394CC7"/>
    <w:rsid w:val="0039635A"/>
    <w:rsid w:val="003A13C0"/>
    <w:rsid w:val="003A263E"/>
    <w:rsid w:val="003A2F52"/>
    <w:rsid w:val="003A2FF4"/>
    <w:rsid w:val="003A31BD"/>
    <w:rsid w:val="003A6AE0"/>
    <w:rsid w:val="003A7286"/>
    <w:rsid w:val="003A78C2"/>
    <w:rsid w:val="003A7FE0"/>
    <w:rsid w:val="003B0313"/>
    <w:rsid w:val="003B2150"/>
    <w:rsid w:val="003B3082"/>
    <w:rsid w:val="003B3803"/>
    <w:rsid w:val="003B45D1"/>
    <w:rsid w:val="003B4CB7"/>
    <w:rsid w:val="003B7D97"/>
    <w:rsid w:val="003C1002"/>
    <w:rsid w:val="003C150D"/>
    <w:rsid w:val="003C1C36"/>
    <w:rsid w:val="003C200D"/>
    <w:rsid w:val="003C363D"/>
    <w:rsid w:val="003C3B1A"/>
    <w:rsid w:val="003C3DAA"/>
    <w:rsid w:val="003C6EF9"/>
    <w:rsid w:val="003C757D"/>
    <w:rsid w:val="003C7D3F"/>
    <w:rsid w:val="003D0D65"/>
    <w:rsid w:val="003D0DAD"/>
    <w:rsid w:val="003D1190"/>
    <w:rsid w:val="003D4209"/>
    <w:rsid w:val="003D4656"/>
    <w:rsid w:val="003D520A"/>
    <w:rsid w:val="003D6ABB"/>
    <w:rsid w:val="003D6ADC"/>
    <w:rsid w:val="003D6CE4"/>
    <w:rsid w:val="003E07B4"/>
    <w:rsid w:val="003E106D"/>
    <w:rsid w:val="003E30B1"/>
    <w:rsid w:val="003E4AFE"/>
    <w:rsid w:val="003E6DC3"/>
    <w:rsid w:val="003E70F4"/>
    <w:rsid w:val="003E72E2"/>
    <w:rsid w:val="003E7329"/>
    <w:rsid w:val="003E7D85"/>
    <w:rsid w:val="003F1C4C"/>
    <w:rsid w:val="003F1DDB"/>
    <w:rsid w:val="003F24AF"/>
    <w:rsid w:val="003F50A7"/>
    <w:rsid w:val="003F614F"/>
    <w:rsid w:val="003F75FD"/>
    <w:rsid w:val="004000A4"/>
    <w:rsid w:val="00402B8B"/>
    <w:rsid w:val="00402CB0"/>
    <w:rsid w:val="00402CDA"/>
    <w:rsid w:val="00402D26"/>
    <w:rsid w:val="0040319E"/>
    <w:rsid w:val="00407DA2"/>
    <w:rsid w:val="00411441"/>
    <w:rsid w:val="00411FC0"/>
    <w:rsid w:val="00412DAA"/>
    <w:rsid w:val="00414006"/>
    <w:rsid w:val="00416092"/>
    <w:rsid w:val="00417B7F"/>
    <w:rsid w:val="00417F44"/>
    <w:rsid w:val="00420011"/>
    <w:rsid w:val="00420CFA"/>
    <w:rsid w:val="00420EC3"/>
    <w:rsid w:val="004210A0"/>
    <w:rsid w:val="00423962"/>
    <w:rsid w:val="004246C3"/>
    <w:rsid w:val="00426715"/>
    <w:rsid w:val="004271C3"/>
    <w:rsid w:val="004278F5"/>
    <w:rsid w:val="00430630"/>
    <w:rsid w:val="0043158C"/>
    <w:rsid w:val="00431ABD"/>
    <w:rsid w:val="00432095"/>
    <w:rsid w:val="00433DDB"/>
    <w:rsid w:val="00434A64"/>
    <w:rsid w:val="00435953"/>
    <w:rsid w:val="00435BD3"/>
    <w:rsid w:val="00436BDD"/>
    <w:rsid w:val="00436EA0"/>
    <w:rsid w:val="004373DB"/>
    <w:rsid w:val="004377F2"/>
    <w:rsid w:val="00437FBE"/>
    <w:rsid w:val="00441BAC"/>
    <w:rsid w:val="00442FE7"/>
    <w:rsid w:val="004443C1"/>
    <w:rsid w:val="004446FE"/>
    <w:rsid w:val="00444FA5"/>
    <w:rsid w:val="00445570"/>
    <w:rsid w:val="0044639B"/>
    <w:rsid w:val="00447CAB"/>
    <w:rsid w:val="004512C4"/>
    <w:rsid w:val="00452817"/>
    <w:rsid w:val="004528F4"/>
    <w:rsid w:val="00453724"/>
    <w:rsid w:val="004537C7"/>
    <w:rsid w:val="00453A38"/>
    <w:rsid w:val="0045450A"/>
    <w:rsid w:val="0045646F"/>
    <w:rsid w:val="004568B8"/>
    <w:rsid w:val="0046338D"/>
    <w:rsid w:val="00463A2B"/>
    <w:rsid w:val="0046481B"/>
    <w:rsid w:val="00464893"/>
    <w:rsid w:val="00465DA5"/>
    <w:rsid w:val="0046728E"/>
    <w:rsid w:val="004710FF"/>
    <w:rsid w:val="00472C36"/>
    <w:rsid w:val="00473009"/>
    <w:rsid w:val="00474242"/>
    <w:rsid w:val="0047441D"/>
    <w:rsid w:val="004750F8"/>
    <w:rsid w:val="00480956"/>
    <w:rsid w:val="0048178C"/>
    <w:rsid w:val="00481AE5"/>
    <w:rsid w:val="00483016"/>
    <w:rsid w:val="004847AA"/>
    <w:rsid w:val="00484AEF"/>
    <w:rsid w:val="00485437"/>
    <w:rsid w:val="00485563"/>
    <w:rsid w:val="00485E0C"/>
    <w:rsid w:val="00486BA4"/>
    <w:rsid w:val="00487B43"/>
    <w:rsid w:val="00492EDF"/>
    <w:rsid w:val="00494693"/>
    <w:rsid w:val="00494E09"/>
    <w:rsid w:val="00494FE4"/>
    <w:rsid w:val="00495F1A"/>
    <w:rsid w:val="0049637C"/>
    <w:rsid w:val="00496723"/>
    <w:rsid w:val="00497E1E"/>
    <w:rsid w:val="004A17C2"/>
    <w:rsid w:val="004A1997"/>
    <w:rsid w:val="004A1B8E"/>
    <w:rsid w:val="004A1F5C"/>
    <w:rsid w:val="004A323C"/>
    <w:rsid w:val="004A37A7"/>
    <w:rsid w:val="004A38E3"/>
    <w:rsid w:val="004A5192"/>
    <w:rsid w:val="004A51E7"/>
    <w:rsid w:val="004A623E"/>
    <w:rsid w:val="004A636F"/>
    <w:rsid w:val="004A6C94"/>
    <w:rsid w:val="004B0577"/>
    <w:rsid w:val="004B18E6"/>
    <w:rsid w:val="004B1952"/>
    <w:rsid w:val="004B3CE3"/>
    <w:rsid w:val="004B42B4"/>
    <w:rsid w:val="004B5519"/>
    <w:rsid w:val="004B572C"/>
    <w:rsid w:val="004B7C80"/>
    <w:rsid w:val="004B7EF3"/>
    <w:rsid w:val="004C0CA2"/>
    <w:rsid w:val="004C259F"/>
    <w:rsid w:val="004C2945"/>
    <w:rsid w:val="004C3E3E"/>
    <w:rsid w:val="004C506F"/>
    <w:rsid w:val="004C54B4"/>
    <w:rsid w:val="004C5B70"/>
    <w:rsid w:val="004C7925"/>
    <w:rsid w:val="004C7F73"/>
    <w:rsid w:val="004D0005"/>
    <w:rsid w:val="004D086A"/>
    <w:rsid w:val="004D20FB"/>
    <w:rsid w:val="004D23BC"/>
    <w:rsid w:val="004D342B"/>
    <w:rsid w:val="004D36A2"/>
    <w:rsid w:val="004D4897"/>
    <w:rsid w:val="004D4E73"/>
    <w:rsid w:val="004D5E47"/>
    <w:rsid w:val="004D601A"/>
    <w:rsid w:val="004D6538"/>
    <w:rsid w:val="004D6AF7"/>
    <w:rsid w:val="004D7BA8"/>
    <w:rsid w:val="004E0429"/>
    <w:rsid w:val="004E04E2"/>
    <w:rsid w:val="004E070B"/>
    <w:rsid w:val="004E0D33"/>
    <w:rsid w:val="004E1167"/>
    <w:rsid w:val="004E1800"/>
    <w:rsid w:val="004E27AE"/>
    <w:rsid w:val="004E2A9B"/>
    <w:rsid w:val="004E3199"/>
    <w:rsid w:val="004E4B2B"/>
    <w:rsid w:val="004E5EA7"/>
    <w:rsid w:val="004E71A7"/>
    <w:rsid w:val="004E7308"/>
    <w:rsid w:val="004F0CEB"/>
    <w:rsid w:val="004F1990"/>
    <w:rsid w:val="004F26F0"/>
    <w:rsid w:val="004F3DCD"/>
    <w:rsid w:val="004F47C2"/>
    <w:rsid w:val="004F49CE"/>
    <w:rsid w:val="004F58D6"/>
    <w:rsid w:val="004F5F5E"/>
    <w:rsid w:val="004F62E4"/>
    <w:rsid w:val="004F6652"/>
    <w:rsid w:val="004F6A43"/>
    <w:rsid w:val="004F72BF"/>
    <w:rsid w:val="00500162"/>
    <w:rsid w:val="005008DD"/>
    <w:rsid w:val="00500C24"/>
    <w:rsid w:val="00500D86"/>
    <w:rsid w:val="00502CB3"/>
    <w:rsid w:val="00502F77"/>
    <w:rsid w:val="00503995"/>
    <w:rsid w:val="00503DF7"/>
    <w:rsid w:val="0050416B"/>
    <w:rsid w:val="00504BD9"/>
    <w:rsid w:val="00504C44"/>
    <w:rsid w:val="00510795"/>
    <w:rsid w:val="005108B2"/>
    <w:rsid w:val="005110F9"/>
    <w:rsid w:val="00511194"/>
    <w:rsid w:val="00511398"/>
    <w:rsid w:val="00511459"/>
    <w:rsid w:val="005114E8"/>
    <w:rsid w:val="005118C5"/>
    <w:rsid w:val="00511A14"/>
    <w:rsid w:val="00511F32"/>
    <w:rsid w:val="00512F3E"/>
    <w:rsid w:val="005130A7"/>
    <w:rsid w:val="00513539"/>
    <w:rsid w:val="00516E6B"/>
    <w:rsid w:val="00520302"/>
    <w:rsid w:val="00520531"/>
    <w:rsid w:val="00522CF1"/>
    <w:rsid w:val="005230DE"/>
    <w:rsid w:val="00523190"/>
    <w:rsid w:val="005242D1"/>
    <w:rsid w:val="00524D23"/>
    <w:rsid w:val="00530F84"/>
    <w:rsid w:val="005329C1"/>
    <w:rsid w:val="00532D2C"/>
    <w:rsid w:val="00533100"/>
    <w:rsid w:val="00534D41"/>
    <w:rsid w:val="00536F48"/>
    <w:rsid w:val="00537354"/>
    <w:rsid w:val="00537702"/>
    <w:rsid w:val="00540B24"/>
    <w:rsid w:val="00541EC1"/>
    <w:rsid w:val="00542B9B"/>
    <w:rsid w:val="00542C2E"/>
    <w:rsid w:val="00542DE2"/>
    <w:rsid w:val="00542F6B"/>
    <w:rsid w:val="005438BF"/>
    <w:rsid w:val="005440D7"/>
    <w:rsid w:val="0054429F"/>
    <w:rsid w:val="00544441"/>
    <w:rsid w:val="00544CE4"/>
    <w:rsid w:val="005453DF"/>
    <w:rsid w:val="00545EC8"/>
    <w:rsid w:val="00546E20"/>
    <w:rsid w:val="00547D3E"/>
    <w:rsid w:val="00550889"/>
    <w:rsid w:val="00550F3A"/>
    <w:rsid w:val="0055185C"/>
    <w:rsid w:val="00552687"/>
    <w:rsid w:val="00554484"/>
    <w:rsid w:val="00556387"/>
    <w:rsid w:val="00556D8A"/>
    <w:rsid w:val="00557012"/>
    <w:rsid w:val="00557D05"/>
    <w:rsid w:val="005603B8"/>
    <w:rsid w:val="0056261A"/>
    <w:rsid w:val="00563645"/>
    <w:rsid w:val="005651AF"/>
    <w:rsid w:val="005652AE"/>
    <w:rsid w:val="0056662E"/>
    <w:rsid w:val="005676F5"/>
    <w:rsid w:val="0057017E"/>
    <w:rsid w:val="00571956"/>
    <w:rsid w:val="00571ACC"/>
    <w:rsid w:val="0057450D"/>
    <w:rsid w:val="00574763"/>
    <w:rsid w:val="00574B14"/>
    <w:rsid w:val="0057749F"/>
    <w:rsid w:val="0058107C"/>
    <w:rsid w:val="00581458"/>
    <w:rsid w:val="00581BBE"/>
    <w:rsid w:val="00582AD7"/>
    <w:rsid w:val="005832A1"/>
    <w:rsid w:val="005843FD"/>
    <w:rsid w:val="005854B5"/>
    <w:rsid w:val="0058686F"/>
    <w:rsid w:val="00586DFB"/>
    <w:rsid w:val="00590171"/>
    <w:rsid w:val="0059083D"/>
    <w:rsid w:val="0059166B"/>
    <w:rsid w:val="005922FD"/>
    <w:rsid w:val="005925C4"/>
    <w:rsid w:val="00592E38"/>
    <w:rsid w:val="005933C4"/>
    <w:rsid w:val="00593780"/>
    <w:rsid w:val="00593877"/>
    <w:rsid w:val="00595AF3"/>
    <w:rsid w:val="00595D0A"/>
    <w:rsid w:val="00596AC8"/>
    <w:rsid w:val="00597158"/>
    <w:rsid w:val="005A1198"/>
    <w:rsid w:val="005A333A"/>
    <w:rsid w:val="005A34F0"/>
    <w:rsid w:val="005A44CB"/>
    <w:rsid w:val="005A56CB"/>
    <w:rsid w:val="005A57E3"/>
    <w:rsid w:val="005A5E13"/>
    <w:rsid w:val="005A60B9"/>
    <w:rsid w:val="005A7201"/>
    <w:rsid w:val="005A728E"/>
    <w:rsid w:val="005B0FAB"/>
    <w:rsid w:val="005B2E82"/>
    <w:rsid w:val="005B3239"/>
    <w:rsid w:val="005B3452"/>
    <w:rsid w:val="005B5466"/>
    <w:rsid w:val="005B5515"/>
    <w:rsid w:val="005B716A"/>
    <w:rsid w:val="005B777F"/>
    <w:rsid w:val="005B785B"/>
    <w:rsid w:val="005C0BF7"/>
    <w:rsid w:val="005C1F97"/>
    <w:rsid w:val="005C5BE0"/>
    <w:rsid w:val="005C6405"/>
    <w:rsid w:val="005C6B53"/>
    <w:rsid w:val="005C7C41"/>
    <w:rsid w:val="005C7FAD"/>
    <w:rsid w:val="005D0282"/>
    <w:rsid w:val="005D1244"/>
    <w:rsid w:val="005D1250"/>
    <w:rsid w:val="005D3005"/>
    <w:rsid w:val="005D70D8"/>
    <w:rsid w:val="005E019E"/>
    <w:rsid w:val="005E131A"/>
    <w:rsid w:val="005E2409"/>
    <w:rsid w:val="005E263F"/>
    <w:rsid w:val="005E37D0"/>
    <w:rsid w:val="005E4259"/>
    <w:rsid w:val="005E56A9"/>
    <w:rsid w:val="005E5B7E"/>
    <w:rsid w:val="005E733D"/>
    <w:rsid w:val="005E7419"/>
    <w:rsid w:val="005F1CE0"/>
    <w:rsid w:val="005F3B89"/>
    <w:rsid w:val="005F3BE1"/>
    <w:rsid w:val="005F5CA1"/>
    <w:rsid w:val="005F65CE"/>
    <w:rsid w:val="005F72E7"/>
    <w:rsid w:val="005F78D8"/>
    <w:rsid w:val="005F7989"/>
    <w:rsid w:val="005F7A68"/>
    <w:rsid w:val="00600016"/>
    <w:rsid w:val="006003C4"/>
    <w:rsid w:val="00601ED3"/>
    <w:rsid w:val="006033A2"/>
    <w:rsid w:val="006035EE"/>
    <w:rsid w:val="006039B1"/>
    <w:rsid w:val="006108FD"/>
    <w:rsid w:val="006128E9"/>
    <w:rsid w:val="006145E0"/>
    <w:rsid w:val="0061464A"/>
    <w:rsid w:val="0061474D"/>
    <w:rsid w:val="00614947"/>
    <w:rsid w:val="00617485"/>
    <w:rsid w:val="006174EF"/>
    <w:rsid w:val="00617655"/>
    <w:rsid w:val="00617AE1"/>
    <w:rsid w:val="00622CF3"/>
    <w:rsid w:val="006236CC"/>
    <w:rsid w:val="00625164"/>
    <w:rsid w:val="006263C2"/>
    <w:rsid w:val="00627006"/>
    <w:rsid w:val="00630182"/>
    <w:rsid w:val="006303CE"/>
    <w:rsid w:val="00630A24"/>
    <w:rsid w:val="0063128B"/>
    <w:rsid w:val="00631963"/>
    <w:rsid w:val="00633619"/>
    <w:rsid w:val="00634364"/>
    <w:rsid w:val="00641372"/>
    <w:rsid w:val="00641A23"/>
    <w:rsid w:val="00643986"/>
    <w:rsid w:val="00643995"/>
    <w:rsid w:val="00643B80"/>
    <w:rsid w:val="00643BB8"/>
    <w:rsid w:val="006440A1"/>
    <w:rsid w:val="0064489B"/>
    <w:rsid w:val="00644B46"/>
    <w:rsid w:val="0064541C"/>
    <w:rsid w:val="006458F1"/>
    <w:rsid w:val="00645C3A"/>
    <w:rsid w:val="00646263"/>
    <w:rsid w:val="00646349"/>
    <w:rsid w:val="00646A59"/>
    <w:rsid w:val="00646FB9"/>
    <w:rsid w:val="0064784C"/>
    <w:rsid w:val="006506E4"/>
    <w:rsid w:val="0065118F"/>
    <w:rsid w:val="00654789"/>
    <w:rsid w:val="00654C55"/>
    <w:rsid w:val="0065732B"/>
    <w:rsid w:val="006575CE"/>
    <w:rsid w:val="00660688"/>
    <w:rsid w:val="006606A0"/>
    <w:rsid w:val="00660E8D"/>
    <w:rsid w:val="00662600"/>
    <w:rsid w:val="0066285A"/>
    <w:rsid w:val="00662A48"/>
    <w:rsid w:val="006643E5"/>
    <w:rsid w:val="00670C79"/>
    <w:rsid w:val="006721DF"/>
    <w:rsid w:val="006738A3"/>
    <w:rsid w:val="006738A5"/>
    <w:rsid w:val="006768D5"/>
    <w:rsid w:val="00676A76"/>
    <w:rsid w:val="00676E6A"/>
    <w:rsid w:val="006800D4"/>
    <w:rsid w:val="00680987"/>
    <w:rsid w:val="00680B91"/>
    <w:rsid w:val="00681432"/>
    <w:rsid w:val="00683A35"/>
    <w:rsid w:val="00683D9F"/>
    <w:rsid w:val="006841DC"/>
    <w:rsid w:val="00686912"/>
    <w:rsid w:val="006869EE"/>
    <w:rsid w:val="0069088C"/>
    <w:rsid w:val="00691C22"/>
    <w:rsid w:val="0069406C"/>
    <w:rsid w:val="00694704"/>
    <w:rsid w:val="00694CDD"/>
    <w:rsid w:val="006952B5"/>
    <w:rsid w:val="00695B43"/>
    <w:rsid w:val="006974C9"/>
    <w:rsid w:val="006A0382"/>
    <w:rsid w:val="006A0403"/>
    <w:rsid w:val="006A0D7C"/>
    <w:rsid w:val="006A0F54"/>
    <w:rsid w:val="006A140A"/>
    <w:rsid w:val="006A2C42"/>
    <w:rsid w:val="006A37A6"/>
    <w:rsid w:val="006A3815"/>
    <w:rsid w:val="006A3D5A"/>
    <w:rsid w:val="006A4A82"/>
    <w:rsid w:val="006A6323"/>
    <w:rsid w:val="006A6C21"/>
    <w:rsid w:val="006A78B4"/>
    <w:rsid w:val="006B061A"/>
    <w:rsid w:val="006B0A9B"/>
    <w:rsid w:val="006B2563"/>
    <w:rsid w:val="006B31BA"/>
    <w:rsid w:val="006B3289"/>
    <w:rsid w:val="006B398E"/>
    <w:rsid w:val="006B44CE"/>
    <w:rsid w:val="006B5040"/>
    <w:rsid w:val="006B605B"/>
    <w:rsid w:val="006C07E3"/>
    <w:rsid w:val="006C0C59"/>
    <w:rsid w:val="006C0CBB"/>
    <w:rsid w:val="006C0F49"/>
    <w:rsid w:val="006C1793"/>
    <w:rsid w:val="006C1B94"/>
    <w:rsid w:val="006C7684"/>
    <w:rsid w:val="006C781B"/>
    <w:rsid w:val="006D16F9"/>
    <w:rsid w:val="006D27E4"/>
    <w:rsid w:val="006D2E5E"/>
    <w:rsid w:val="006D2FE5"/>
    <w:rsid w:val="006D46AA"/>
    <w:rsid w:val="006D61CA"/>
    <w:rsid w:val="006D6577"/>
    <w:rsid w:val="006D65F6"/>
    <w:rsid w:val="006D69AF"/>
    <w:rsid w:val="006D6CF8"/>
    <w:rsid w:val="006D7387"/>
    <w:rsid w:val="006E04C1"/>
    <w:rsid w:val="006E2CEB"/>
    <w:rsid w:val="006E35FE"/>
    <w:rsid w:val="006E370D"/>
    <w:rsid w:val="006E3E75"/>
    <w:rsid w:val="006E4199"/>
    <w:rsid w:val="006E4762"/>
    <w:rsid w:val="006F0694"/>
    <w:rsid w:val="006F0E3B"/>
    <w:rsid w:val="006F18F6"/>
    <w:rsid w:val="006F20A6"/>
    <w:rsid w:val="006F2203"/>
    <w:rsid w:val="006F2298"/>
    <w:rsid w:val="006F3226"/>
    <w:rsid w:val="006F4187"/>
    <w:rsid w:val="006F5235"/>
    <w:rsid w:val="006F5C01"/>
    <w:rsid w:val="006F62CB"/>
    <w:rsid w:val="006F6972"/>
    <w:rsid w:val="006F7233"/>
    <w:rsid w:val="0070002E"/>
    <w:rsid w:val="00701049"/>
    <w:rsid w:val="007010B8"/>
    <w:rsid w:val="007039A0"/>
    <w:rsid w:val="00703BF0"/>
    <w:rsid w:val="0070445E"/>
    <w:rsid w:val="007047B8"/>
    <w:rsid w:val="007048F2"/>
    <w:rsid w:val="00704A33"/>
    <w:rsid w:val="00706450"/>
    <w:rsid w:val="0070722E"/>
    <w:rsid w:val="00707AA9"/>
    <w:rsid w:val="007116DC"/>
    <w:rsid w:val="0071249B"/>
    <w:rsid w:val="0071365A"/>
    <w:rsid w:val="007141CE"/>
    <w:rsid w:val="00714A98"/>
    <w:rsid w:val="00714EC1"/>
    <w:rsid w:val="00714F88"/>
    <w:rsid w:val="00720645"/>
    <w:rsid w:val="00721305"/>
    <w:rsid w:val="00721BE5"/>
    <w:rsid w:val="00722B95"/>
    <w:rsid w:val="007246F6"/>
    <w:rsid w:val="007272D5"/>
    <w:rsid w:val="007279E5"/>
    <w:rsid w:val="00727B3C"/>
    <w:rsid w:val="00730C77"/>
    <w:rsid w:val="00731432"/>
    <w:rsid w:val="00733705"/>
    <w:rsid w:val="007348FF"/>
    <w:rsid w:val="00734D9B"/>
    <w:rsid w:val="007356BF"/>
    <w:rsid w:val="00740C6C"/>
    <w:rsid w:val="00740E19"/>
    <w:rsid w:val="00741DFE"/>
    <w:rsid w:val="00741EF6"/>
    <w:rsid w:val="00742591"/>
    <w:rsid w:val="00743166"/>
    <w:rsid w:val="00743CE8"/>
    <w:rsid w:val="00743D2C"/>
    <w:rsid w:val="00745193"/>
    <w:rsid w:val="0074534F"/>
    <w:rsid w:val="0074650C"/>
    <w:rsid w:val="00747E7D"/>
    <w:rsid w:val="00751433"/>
    <w:rsid w:val="00751701"/>
    <w:rsid w:val="00751B8B"/>
    <w:rsid w:val="00751E7F"/>
    <w:rsid w:val="0075473C"/>
    <w:rsid w:val="00754B88"/>
    <w:rsid w:val="00757303"/>
    <w:rsid w:val="00757692"/>
    <w:rsid w:val="00757E19"/>
    <w:rsid w:val="00760C78"/>
    <w:rsid w:val="00762D11"/>
    <w:rsid w:val="0076363B"/>
    <w:rsid w:val="00767D1E"/>
    <w:rsid w:val="00770265"/>
    <w:rsid w:val="0077116C"/>
    <w:rsid w:val="007725BE"/>
    <w:rsid w:val="00773777"/>
    <w:rsid w:val="007747BE"/>
    <w:rsid w:val="007757C9"/>
    <w:rsid w:val="00777816"/>
    <w:rsid w:val="0078100C"/>
    <w:rsid w:val="007838C2"/>
    <w:rsid w:val="00783F3E"/>
    <w:rsid w:val="00784373"/>
    <w:rsid w:val="0078548F"/>
    <w:rsid w:val="00785FC6"/>
    <w:rsid w:val="00786515"/>
    <w:rsid w:val="00790C3A"/>
    <w:rsid w:val="00790D8D"/>
    <w:rsid w:val="00791469"/>
    <w:rsid w:val="00791ACB"/>
    <w:rsid w:val="00792A78"/>
    <w:rsid w:val="0079328E"/>
    <w:rsid w:val="00794C68"/>
    <w:rsid w:val="00794F01"/>
    <w:rsid w:val="007955D9"/>
    <w:rsid w:val="007955F4"/>
    <w:rsid w:val="0079572F"/>
    <w:rsid w:val="00795C2B"/>
    <w:rsid w:val="00795EE1"/>
    <w:rsid w:val="007964E0"/>
    <w:rsid w:val="007A058B"/>
    <w:rsid w:val="007A1A59"/>
    <w:rsid w:val="007A2178"/>
    <w:rsid w:val="007A2236"/>
    <w:rsid w:val="007A2D16"/>
    <w:rsid w:val="007A34CD"/>
    <w:rsid w:val="007A4A34"/>
    <w:rsid w:val="007A5907"/>
    <w:rsid w:val="007A6E4F"/>
    <w:rsid w:val="007A72D2"/>
    <w:rsid w:val="007B0380"/>
    <w:rsid w:val="007B5B09"/>
    <w:rsid w:val="007B7F2F"/>
    <w:rsid w:val="007C28F0"/>
    <w:rsid w:val="007C3F83"/>
    <w:rsid w:val="007C4181"/>
    <w:rsid w:val="007C43C4"/>
    <w:rsid w:val="007C6673"/>
    <w:rsid w:val="007D05C6"/>
    <w:rsid w:val="007D1AEA"/>
    <w:rsid w:val="007D1FEC"/>
    <w:rsid w:val="007D2663"/>
    <w:rsid w:val="007D2678"/>
    <w:rsid w:val="007D3043"/>
    <w:rsid w:val="007D4114"/>
    <w:rsid w:val="007D439A"/>
    <w:rsid w:val="007D6C69"/>
    <w:rsid w:val="007D76F8"/>
    <w:rsid w:val="007D773B"/>
    <w:rsid w:val="007D7757"/>
    <w:rsid w:val="007E0330"/>
    <w:rsid w:val="007E1EE7"/>
    <w:rsid w:val="007E1F78"/>
    <w:rsid w:val="007E24D4"/>
    <w:rsid w:val="007E24F9"/>
    <w:rsid w:val="007E3D46"/>
    <w:rsid w:val="007E439A"/>
    <w:rsid w:val="007E4DF6"/>
    <w:rsid w:val="007E5EC8"/>
    <w:rsid w:val="007F2564"/>
    <w:rsid w:val="007F4C9C"/>
    <w:rsid w:val="007F50FD"/>
    <w:rsid w:val="007F516C"/>
    <w:rsid w:val="007F571C"/>
    <w:rsid w:val="0080104F"/>
    <w:rsid w:val="008016CF"/>
    <w:rsid w:val="0080248C"/>
    <w:rsid w:val="0080282E"/>
    <w:rsid w:val="00802CCC"/>
    <w:rsid w:val="00803E3E"/>
    <w:rsid w:val="008047A6"/>
    <w:rsid w:val="00806AA6"/>
    <w:rsid w:val="00806BA0"/>
    <w:rsid w:val="00807492"/>
    <w:rsid w:val="00810F04"/>
    <w:rsid w:val="00810FF2"/>
    <w:rsid w:val="00811432"/>
    <w:rsid w:val="00811539"/>
    <w:rsid w:val="00811C7D"/>
    <w:rsid w:val="00812614"/>
    <w:rsid w:val="008148B0"/>
    <w:rsid w:val="00814FC4"/>
    <w:rsid w:val="0081710C"/>
    <w:rsid w:val="008172B5"/>
    <w:rsid w:val="0082304E"/>
    <w:rsid w:val="00823768"/>
    <w:rsid w:val="00823E69"/>
    <w:rsid w:val="0082425A"/>
    <w:rsid w:val="008242AB"/>
    <w:rsid w:val="0082523C"/>
    <w:rsid w:val="00830E10"/>
    <w:rsid w:val="00831460"/>
    <w:rsid w:val="0083275D"/>
    <w:rsid w:val="00832ECA"/>
    <w:rsid w:val="00835884"/>
    <w:rsid w:val="00837292"/>
    <w:rsid w:val="00837AED"/>
    <w:rsid w:val="00837F89"/>
    <w:rsid w:val="008424B3"/>
    <w:rsid w:val="00843320"/>
    <w:rsid w:val="008454DD"/>
    <w:rsid w:val="00850941"/>
    <w:rsid w:val="00850BB5"/>
    <w:rsid w:val="00852DD0"/>
    <w:rsid w:val="00853000"/>
    <w:rsid w:val="008547B0"/>
    <w:rsid w:val="00854B91"/>
    <w:rsid w:val="00855550"/>
    <w:rsid w:val="008577A3"/>
    <w:rsid w:val="00860765"/>
    <w:rsid w:val="00860FCB"/>
    <w:rsid w:val="008612F3"/>
    <w:rsid w:val="008617A2"/>
    <w:rsid w:val="00862553"/>
    <w:rsid w:val="00862BEC"/>
    <w:rsid w:val="00863A26"/>
    <w:rsid w:val="008644DA"/>
    <w:rsid w:val="00864DF9"/>
    <w:rsid w:val="0086556F"/>
    <w:rsid w:val="00865C59"/>
    <w:rsid w:val="00865FD4"/>
    <w:rsid w:val="00866C14"/>
    <w:rsid w:val="0086732E"/>
    <w:rsid w:val="00867E5F"/>
    <w:rsid w:val="0087032A"/>
    <w:rsid w:val="008719A1"/>
    <w:rsid w:val="00871D97"/>
    <w:rsid w:val="00872A1C"/>
    <w:rsid w:val="008742AE"/>
    <w:rsid w:val="00874A4E"/>
    <w:rsid w:val="00875DB6"/>
    <w:rsid w:val="008762FF"/>
    <w:rsid w:val="00877BCD"/>
    <w:rsid w:val="008807F5"/>
    <w:rsid w:val="00881117"/>
    <w:rsid w:val="00881801"/>
    <w:rsid w:val="00883CD7"/>
    <w:rsid w:val="0088413A"/>
    <w:rsid w:val="008852D2"/>
    <w:rsid w:val="00887722"/>
    <w:rsid w:val="0088779A"/>
    <w:rsid w:val="00890702"/>
    <w:rsid w:val="00894A63"/>
    <w:rsid w:val="00894E50"/>
    <w:rsid w:val="00895112"/>
    <w:rsid w:val="0089583B"/>
    <w:rsid w:val="008A107E"/>
    <w:rsid w:val="008A1194"/>
    <w:rsid w:val="008A378B"/>
    <w:rsid w:val="008A3F9A"/>
    <w:rsid w:val="008A40DF"/>
    <w:rsid w:val="008A506B"/>
    <w:rsid w:val="008A536F"/>
    <w:rsid w:val="008A70BC"/>
    <w:rsid w:val="008A76D3"/>
    <w:rsid w:val="008B199B"/>
    <w:rsid w:val="008B1AA6"/>
    <w:rsid w:val="008B351A"/>
    <w:rsid w:val="008B4095"/>
    <w:rsid w:val="008B531C"/>
    <w:rsid w:val="008B5978"/>
    <w:rsid w:val="008B5AA7"/>
    <w:rsid w:val="008B5FD0"/>
    <w:rsid w:val="008B7CFC"/>
    <w:rsid w:val="008C0462"/>
    <w:rsid w:val="008C0538"/>
    <w:rsid w:val="008C19B4"/>
    <w:rsid w:val="008C4469"/>
    <w:rsid w:val="008C4D26"/>
    <w:rsid w:val="008D031F"/>
    <w:rsid w:val="008D16B1"/>
    <w:rsid w:val="008D24A6"/>
    <w:rsid w:val="008D3204"/>
    <w:rsid w:val="008D3680"/>
    <w:rsid w:val="008D3689"/>
    <w:rsid w:val="008D36EC"/>
    <w:rsid w:val="008D5CF4"/>
    <w:rsid w:val="008D5F3D"/>
    <w:rsid w:val="008D67CA"/>
    <w:rsid w:val="008D6DBB"/>
    <w:rsid w:val="008D7C77"/>
    <w:rsid w:val="008E0C10"/>
    <w:rsid w:val="008E14B2"/>
    <w:rsid w:val="008E2712"/>
    <w:rsid w:val="008E406C"/>
    <w:rsid w:val="008E4B27"/>
    <w:rsid w:val="008E59B4"/>
    <w:rsid w:val="008E7A71"/>
    <w:rsid w:val="008F2923"/>
    <w:rsid w:val="008F48F6"/>
    <w:rsid w:val="008F6302"/>
    <w:rsid w:val="008F6435"/>
    <w:rsid w:val="00900F68"/>
    <w:rsid w:val="0090348C"/>
    <w:rsid w:val="009038B2"/>
    <w:rsid w:val="00904213"/>
    <w:rsid w:val="009043B3"/>
    <w:rsid w:val="00904A47"/>
    <w:rsid w:val="00906079"/>
    <w:rsid w:val="009061A3"/>
    <w:rsid w:val="00906C25"/>
    <w:rsid w:val="0090738E"/>
    <w:rsid w:val="00912170"/>
    <w:rsid w:val="0091298D"/>
    <w:rsid w:val="00914E21"/>
    <w:rsid w:val="00914F1B"/>
    <w:rsid w:val="00915F9F"/>
    <w:rsid w:val="00915FD3"/>
    <w:rsid w:val="0091792C"/>
    <w:rsid w:val="00920A8C"/>
    <w:rsid w:val="009216DA"/>
    <w:rsid w:val="009229D6"/>
    <w:rsid w:val="00922B79"/>
    <w:rsid w:val="00924D0C"/>
    <w:rsid w:val="00924E6C"/>
    <w:rsid w:val="00925626"/>
    <w:rsid w:val="0092592B"/>
    <w:rsid w:val="00926472"/>
    <w:rsid w:val="00926985"/>
    <w:rsid w:val="00926B87"/>
    <w:rsid w:val="00934B8D"/>
    <w:rsid w:val="009350ED"/>
    <w:rsid w:val="00935C72"/>
    <w:rsid w:val="00935D4B"/>
    <w:rsid w:val="00935F13"/>
    <w:rsid w:val="00936BAA"/>
    <w:rsid w:val="009370A9"/>
    <w:rsid w:val="009403E6"/>
    <w:rsid w:val="00940761"/>
    <w:rsid w:val="009407CD"/>
    <w:rsid w:val="009424FE"/>
    <w:rsid w:val="009442B3"/>
    <w:rsid w:val="009448D2"/>
    <w:rsid w:val="009448DA"/>
    <w:rsid w:val="00945E5C"/>
    <w:rsid w:val="00947656"/>
    <w:rsid w:val="00950468"/>
    <w:rsid w:val="009506A5"/>
    <w:rsid w:val="00950837"/>
    <w:rsid w:val="00951605"/>
    <w:rsid w:val="00952359"/>
    <w:rsid w:val="00953CB8"/>
    <w:rsid w:val="00955075"/>
    <w:rsid w:val="00956C08"/>
    <w:rsid w:val="009576CF"/>
    <w:rsid w:val="009576EE"/>
    <w:rsid w:val="0096008D"/>
    <w:rsid w:val="00960235"/>
    <w:rsid w:val="009609D3"/>
    <w:rsid w:val="00961B17"/>
    <w:rsid w:val="00962B09"/>
    <w:rsid w:val="00964F23"/>
    <w:rsid w:val="009654EE"/>
    <w:rsid w:val="00967153"/>
    <w:rsid w:val="00971481"/>
    <w:rsid w:val="009717D4"/>
    <w:rsid w:val="00973AE1"/>
    <w:rsid w:val="0097428E"/>
    <w:rsid w:val="009745F6"/>
    <w:rsid w:val="009800DB"/>
    <w:rsid w:val="00980D21"/>
    <w:rsid w:val="00980D99"/>
    <w:rsid w:val="00982F99"/>
    <w:rsid w:val="00984A78"/>
    <w:rsid w:val="00984BF3"/>
    <w:rsid w:val="00984EE6"/>
    <w:rsid w:val="00985EC5"/>
    <w:rsid w:val="009905E2"/>
    <w:rsid w:val="00991BD2"/>
    <w:rsid w:val="0099246B"/>
    <w:rsid w:val="00993EBA"/>
    <w:rsid w:val="00994707"/>
    <w:rsid w:val="00996B65"/>
    <w:rsid w:val="009970EB"/>
    <w:rsid w:val="009A11DD"/>
    <w:rsid w:val="009A25DD"/>
    <w:rsid w:val="009A461A"/>
    <w:rsid w:val="009A65C4"/>
    <w:rsid w:val="009A75FD"/>
    <w:rsid w:val="009B2259"/>
    <w:rsid w:val="009B2A54"/>
    <w:rsid w:val="009B3D2D"/>
    <w:rsid w:val="009C13E9"/>
    <w:rsid w:val="009C1989"/>
    <w:rsid w:val="009C1AC4"/>
    <w:rsid w:val="009C1C97"/>
    <w:rsid w:val="009C2EC7"/>
    <w:rsid w:val="009C47FE"/>
    <w:rsid w:val="009C4DF5"/>
    <w:rsid w:val="009C594D"/>
    <w:rsid w:val="009D062A"/>
    <w:rsid w:val="009D0B24"/>
    <w:rsid w:val="009D3C8B"/>
    <w:rsid w:val="009D45BB"/>
    <w:rsid w:val="009D481A"/>
    <w:rsid w:val="009D58BD"/>
    <w:rsid w:val="009D6F61"/>
    <w:rsid w:val="009E143A"/>
    <w:rsid w:val="009E261C"/>
    <w:rsid w:val="009E31CF"/>
    <w:rsid w:val="009E3E9E"/>
    <w:rsid w:val="009E429D"/>
    <w:rsid w:val="009E5BA0"/>
    <w:rsid w:val="009E64DA"/>
    <w:rsid w:val="009E6CAF"/>
    <w:rsid w:val="009E7111"/>
    <w:rsid w:val="009F1DA0"/>
    <w:rsid w:val="009F2782"/>
    <w:rsid w:val="009F4351"/>
    <w:rsid w:val="009F45DC"/>
    <w:rsid w:val="009F46B0"/>
    <w:rsid w:val="009F4B1A"/>
    <w:rsid w:val="009F4DF5"/>
    <w:rsid w:val="009F60F1"/>
    <w:rsid w:val="009F6942"/>
    <w:rsid w:val="009F6E07"/>
    <w:rsid w:val="009F7FB6"/>
    <w:rsid w:val="00A0015F"/>
    <w:rsid w:val="00A01420"/>
    <w:rsid w:val="00A02728"/>
    <w:rsid w:val="00A042F4"/>
    <w:rsid w:val="00A043A7"/>
    <w:rsid w:val="00A04AB0"/>
    <w:rsid w:val="00A055D8"/>
    <w:rsid w:val="00A05722"/>
    <w:rsid w:val="00A057C5"/>
    <w:rsid w:val="00A063D0"/>
    <w:rsid w:val="00A07916"/>
    <w:rsid w:val="00A10925"/>
    <w:rsid w:val="00A10A86"/>
    <w:rsid w:val="00A1257B"/>
    <w:rsid w:val="00A17120"/>
    <w:rsid w:val="00A17656"/>
    <w:rsid w:val="00A20ACC"/>
    <w:rsid w:val="00A21818"/>
    <w:rsid w:val="00A22869"/>
    <w:rsid w:val="00A22F02"/>
    <w:rsid w:val="00A23F04"/>
    <w:rsid w:val="00A2562D"/>
    <w:rsid w:val="00A25E58"/>
    <w:rsid w:val="00A268DE"/>
    <w:rsid w:val="00A26D78"/>
    <w:rsid w:val="00A275F4"/>
    <w:rsid w:val="00A300B0"/>
    <w:rsid w:val="00A30ECA"/>
    <w:rsid w:val="00A31CA5"/>
    <w:rsid w:val="00A31D9C"/>
    <w:rsid w:val="00A3278B"/>
    <w:rsid w:val="00A33B60"/>
    <w:rsid w:val="00A36961"/>
    <w:rsid w:val="00A37A1B"/>
    <w:rsid w:val="00A37BB6"/>
    <w:rsid w:val="00A37EDC"/>
    <w:rsid w:val="00A458C3"/>
    <w:rsid w:val="00A460AD"/>
    <w:rsid w:val="00A477BF"/>
    <w:rsid w:val="00A507A8"/>
    <w:rsid w:val="00A50C6D"/>
    <w:rsid w:val="00A50FC7"/>
    <w:rsid w:val="00A53CAD"/>
    <w:rsid w:val="00A54CB1"/>
    <w:rsid w:val="00A5501F"/>
    <w:rsid w:val="00A57656"/>
    <w:rsid w:val="00A618D2"/>
    <w:rsid w:val="00A61DAE"/>
    <w:rsid w:val="00A6346F"/>
    <w:rsid w:val="00A63B10"/>
    <w:rsid w:val="00A66A9A"/>
    <w:rsid w:val="00A66BCD"/>
    <w:rsid w:val="00A66FD9"/>
    <w:rsid w:val="00A7333E"/>
    <w:rsid w:val="00A741EE"/>
    <w:rsid w:val="00A742AC"/>
    <w:rsid w:val="00A75013"/>
    <w:rsid w:val="00A7568A"/>
    <w:rsid w:val="00A75BD4"/>
    <w:rsid w:val="00A7759D"/>
    <w:rsid w:val="00A8396B"/>
    <w:rsid w:val="00A84808"/>
    <w:rsid w:val="00A84E81"/>
    <w:rsid w:val="00A8553A"/>
    <w:rsid w:val="00A873DD"/>
    <w:rsid w:val="00A87408"/>
    <w:rsid w:val="00A87480"/>
    <w:rsid w:val="00A87777"/>
    <w:rsid w:val="00A87E3E"/>
    <w:rsid w:val="00A91873"/>
    <w:rsid w:val="00A91B17"/>
    <w:rsid w:val="00A92AB7"/>
    <w:rsid w:val="00A92C3E"/>
    <w:rsid w:val="00A92D01"/>
    <w:rsid w:val="00A935C3"/>
    <w:rsid w:val="00A93CE8"/>
    <w:rsid w:val="00A942F5"/>
    <w:rsid w:val="00A95330"/>
    <w:rsid w:val="00A96087"/>
    <w:rsid w:val="00A96394"/>
    <w:rsid w:val="00A96CF8"/>
    <w:rsid w:val="00A97438"/>
    <w:rsid w:val="00A978DB"/>
    <w:rsid w:val="00AA0119"/>
    <w:rsid w:val="00AA030B"/>
    <w:rsid w:val="00AA267C"/>
    <w:rsid w:val="00AA5202"/>
    <w:rsid w:val="00AA6F55"/>
    <w:rsid w:val="00AB0582"/>
    <w:rsid w:val="00AB05E1"/>
    <w:rsid w:val="00AB219C"/>
    <w:rsid w:val="00AB3348"/>
    <w:rsid w:val="00AB365B"/>
    <w:rsid w:val="00AB40CE"/>
    <w:rsid w:val="00AB4248"/>
    <w:rsid w:val="00AB50AF"/>
    <w:rsid w:val="00AB5DB4"/>
    <w:rsid w:val="00AB78C6"/>
    <w:rsid w:val="00AB7D27"/>
    <w:rsid w:val="00AC01E8"/>
    <w:rsid w:val="00AC03E3"/>
    <w:rsid w:val="00AC129F"/>
    <w:rsid w:val="00AC19C5"/>
    <w:rsid w:val="00AC2F2D"/>
    <w:rsid w:val="00AC3180"/>
    <w:rsid w:val="00AC3253"/>
    <w:rsid w:val="00AC3281"/>
    <w:rsid w:val="00AC55D9"/>
    <w:rsid w:val="00AD1AC9"/>
    <w:rsid w:val="00AD3852"/>
    <w:rsid w:val="00AD5835"/>
    <w:rsid w:val="00AD65EF"/>
    <w:rsid w:val="00AE1E0F"/>
    <w:rsid w:val="00AE1E8D"/>
    <w:rsid w:val="00AE250E"/>
    <w:rsid w:val="00AE3BA1"/>
    <w:rsid w:val="00AE5C5A"/>
    <w:rsid w:val="00AE6D2A"/>
    <w:rsid w:val="00AF055B"/>
    <w:rsid w:val="00AF1044"/>
    <w:rsid w:val="00AF2A00"/>
    <w:rsid w:val="00AF4B5C"/>
    <w:rsid w:val="00AF56AD"/>
    <w:rsid w:val="00AF5DAD"/>
    <w:rsid w:val="00AF6B9E"/>
    <w:rsid w:val="00AF6D10"/>
    <w:rsid w:val="00AF6F9B"/>
    <w:rsid w:val="00AF711D"/>
    <w:rsid w:val="00AF78B0"/>
    <w:rsid w:val="00AF7B91"/>
    <w:rsid w:val="00B021F8"/>
    <w:rsid w:val="00B034C1"/>
    <w:rsid w:val="00B04094"/>
    <w:rsid w:val="00B045F9"/>
    <w:rsid w:val="00B102EF"/>
    <w:rsid w:val="00B12824"/>
    <w:rsid w:val="00B12E2D"/>
    <w:rsid w:val="00B12F04"/>
    <w:rsid w:val="00B139A8"/>
    <w:rsid w:val="00B1406C"/>
    <w:rsid w:val="00B14853"/>
    <w:rsid w:val="00B14DB7"/>
    <w:rsid w:val="00B15BD5"/>
    <w:rsid w:val="00B21270"/>
    <w:rsid w:val="00B23B31"/>
    <w:rsid w:val="00B23D50"/>
    <w:rsid w:val="00B24F7C"/>
    <w:rsid w:val="00B25DCF"/>
    <w:rsid w:val="00B2668D"/>
    <w:rsid w:val="00B268A8"/>
    <w:rsid w:val="00B30AC1"/>
    <w:rsid w:val="00B311C5"/>
    <w:rsid w:val="00B31899"/>
    <w:rsid w:val="00B32610"/>
    <w:rsid w:val="00B34520"/>
    <w:rsid w:val="00B355C7"/>
    <w:rsid w:val="00B35B25"/>
    <w:rsid w:val="00B4005A"/>
    <w:rsid w:val="00B403A1"/>
    <w:rsid w:val="00B411C9"/>
    <w:rsid w:val="00B417AF"/>
    <w:rsid w:val="00B437A3"/>
    <w:rsid w:val="00B45901"/>
    <w:rsid w:val="00B46E6E"/>
    <w:rsid w:val="00B4736D"/>
    <w:rsid w:val="00B4739C"/>
    <w:rsid w:val="00B47C81"/>
    <w:rsid w:val="00B50C35"/>
    <w:rsid w:val="00B50F2A"/>
    <w:rsid w:val="00B513C1"/>
    <w:rsid w:val="00B52763"/>
    <w:rsid w:val="00B52D77"/>
    <w:rsid w:val="00B52F78"/>
    <w:rsid w:val="00B5373A"/>
    <w:rsid w:val="00B53E05"/>
    <w:rsid w:val="00B54D8D"/>
    <w:rsid w:val="00B5582D"/>
    <w:rsid w:val="00B5676D"/>
    <w:rsid w:val="00B56E83"/>
    <w:rsid w:val="00B57319"/>
    <w:rsid w:val="00B57847"/>
    <w:rsid w:val="00B609A7"/>
    <w:rsid w:val="00B60A95"/>
    <w:rsid w:val="00B60AB0"/>
    <w:rsid w:val="00B61064"/>
    <w:rsid w:val="00B6371D"/>
    <w:rsid w:val="00B637D8"/>
    <w:rsid w:val="00B65D4D"/>
    <w:rsid w:val="00B67D5C"/>
    <w:rsid w:val="00B701CF"/>
    <w:rsid w:val="00B706B3"/>
    <w:rsid w:val="00B70E96"/>
    <w:rsid w:val="00B71205"/>
    <w:rsid w:val="00B72A74"/>
    <w:rsid w:val="00B73AC4"/>
    <w:rsid w:val="00B73F37"/>
    <w:rsid w:val="00B74D74"/>
    <w:rsid w:val="00B76226"/>
    <w:rsid w:val="00B765E5"/>
    <w:rsid w:val="00B769A1"/>
    <w:rsid w:val="00B817C0"/>
    <w:rsid w:val="00B82753"/>
    <w:rsid w:val="00B83964"/>
    <w:rsid w:val="00B83B7C"/>
    <w:rsid w:val="00B84AC6"/>
    <w:rsid w:val="00B84B62"/>
    <w:rsid w:val="00B86BDB"/>
    <w:rsid w:val="00B8739D"/>
    <w:rsid w:val="00B91869"/>
    <w:rsid w:val="00B91DCB"/>
    <w:rsid w:val="00B920BC"/>
    <w:rsid w:val="00B92165"/>
    <w:rsid w:val="00B9433A"/>
    <w:rsid w:val="00B95914"/>
    <w:rsid w:val="00B9702C"/>
    <w:rsid w:val="00BA23BD"/>
    <w:rsid w:val="00BA3F86"/>
    <w:rsid w:val="00BA43BA"/>
    <w:rsid w:val="00BA48D1"/>
    <w:rsid w:val="00BA4F06"/>
    <w:rsid w:val="00BA5CEF"/>
    <w:rsid w:val="00BB3B58"/>
    <w:rsid w:val="00BB50F9"/>
    <w:rsid w:val="00BB5D46"/>
    <w:rsid w:val="00BB65AA"/>
    <w:rsid w:val="00BB7C50"/>
    <w:rsid w:val="00BC0AF3"/>
    <w:rsid w:val="00BC0B75"/>
    <w:rsid w:val="00BC0BB7"/>
    <w:rsid w:val="00BC160E"/>
    <w:rsid w:val="00BC3E53"/>
    <w:rsid w:val="00BC5328"/>
    <w:rsid w:val="00BC6081"/>
    <w:rsid w:val="00BC7374"/>
    <w:rsid w:val="00BC7D0A"/>
    <w:rsid w:val="00BD0A9A"/>
    <w:rsid w:val="00BD138C"/>
    <w:rsid w:val="00BD1732"/>
    <w:rsid w:val="00BD2048"/>
    <w:rsid w:val="00BD21C4"/>
    <w:rsid w:val="00BD252D"/>
    <w:rsid w:val="00BD2B3F"/>
    <w:rsid w:val="00BD2BE0"/>
    <w:rsid w:val="00BD31CA"/>
    <w:rsid w:val="00BD5BBE"/>
    <w:rsid w:val="00BD61DC"/>
    <w:rsid w:val="00BD6485"/>
    <w:rsid w:val="00BD6AE2"/>
    <w:rsid w:val="00BD7E24"/>
    <w:rsid w:val="00BE1043"/>
    <w:rsid w:val="00BE273A"/>
    <w:rsid w:val="00BE6654"/>
    <w:rsid w:val="00BE6B4D"/>
    <w:rsid w:val="00BE705A"/>
    <w:rsid w:val="00BE75D2"/>
    <w:rsid w:val="00BE768B"/>
    <w:rsid w:val="00BE7BA2"/>
    <w:rsid w:val="00BF0205"/>
    <w:rsid w:val="00BF0AF7"/>
    <w:rsid w:val="00BF240D"/>
    <w:rsid w:val="00BF2674"/>
    <w:rsid w:val="00BF5582"/>
    <w:rsid w:val="00BF6550"/>
    <w:rsid w:val="00BF77D7"/>
    <w:rsid w:val="00C00539"/>
    <w:rsid w:val="00C0205C"/>
    <w:rsid w:val="00C02B48"/>
    <w:rsid w:val="00C050C7"/>
    <w:rsid w:val="00C05A5B"/>
    <w:rsid w:val="00C06875"/>
    <w:rsid w:val="00C0729B"/>
    <w:rsid w:val="00C0758B"/>
    <w:rsid w:val="00C10113"/>
    <w:rsid w:val="00C104A1"/>
    <w:rsid w:val="00C11B31"/>
    <w:rsid w:val="00C12C57"/>
    <w:rsid w:val="00C13781"/>
    <w:rsid w:val="00C140A9"/>
    <w:rsid w:val="00C140D7"/>
    <w:rsid w:val="00C14556"/>
    <w:rsid w:val="00C1536B"/>
    <w:rsid w:val="00C15BE8"/>
    <w:rsid w:val="00C165C8"/>
    <w:rsid w:val="00C1759A"/>
    <w:rsid w:val="00C1761F"/>
    <w:rsid w:val="00C217A9"/>
    <w:rsid w:val="00C21A20"/>
    <w:rsid w:val="00C222BF"/>
    <w:rsid w:val="00C241B0"/>
    <w:rsid w:val="00C255C6"/>
    <w:rsid w:val="00C27083"/>
    <w:rsid w:val="00C277E8"/>
    <w:rsid w:val="00C30039"/>
    <w:rsid w:val="00C30529"/>
    <w:rsid w:val="00C30EC1"/>
    <w:rsid w:val="00C311E1"/>
    <w:rsid w:val="00C325FC"/>
    <w:rsid w:val="00C32C04"/>
    <w:rsid w:val="00C33504"/>
    <w:rsid w:val="00C33BEB"/>
    <w:rsid w:val="00C34F64"/>
    <w:rsid w:val="00C370EE"/>
    <w:rsid w:val="00C37403"/>
    <w:rsid w:val="00C37A4A"/>
    <w:rsid w:val="00C42508"/>
    <w:rsid w:val="00C4275B"/>
    <w:rsid w:val="00C45608"/>
    <w:rsid w:val="00C46B09"/>
    <w:rsid w:val="00C46FC1"/>
    <w:rsid w:val="00C4750A"/>
    <w:rsid w:val="00C475A1"/>
    <w:rsid w:val="00C502E3"/>
    <w:rsid w:val="00C538E1"/>
    <w:rsid w:val="00C544D6"/>
    <w:rsid w:val="00C55DED"/>
    <w:rsid w:val="00C56BFD"/>
    <w:rsid w:val="00C57482"/>
    <w:rsid w:val="00C614C7"/>
    <w:rsid w:val="00C61C1A"/>
    <w:rsid w:val="00C62DDA"/>
    <w:rsid w:val="00C654F7"/>
    <w:rsid w:val="00C66B19"/>
    <w:rsid w:val="00C7094F"/>
    <w:rsid w:val="00C726EC"/>
    <w:rsid w:val="00C74BAE"/>
    <w:rsid w:val="00C750BA"/>
    <w:rsid w:val="00C81797"/>
    <w:rsid w:val="00C8291D"/>
    <w:rsid w:val="00C83ECE"/>
    <w:rsid w:val="00C8447A"/>
    <w:rsid w:val="00C8505F"/>
    <w:rsid w:val="00C879D4"/>
    <w:rsid w:val="00C909CB"/>
    <w:rsid w:val="00C90EBA"/>
    <w:rsid w:val="00C93047"/>
    <w:rsid w:val="00C936FC"/>
    <w:rsid w:val="00C93FD6"/>
    <w:rsid w:val="00C94339"/>
    <w:rsid w:val="00C94684"/>
    <w:rsid w:val="00C94977"/>
    <w:rsid w:val="00C94EE0"/>
    <w:rsid w:val="00C96A85"/>
    <w:rsid w:val="00C9792F"/>
    <w:rsid w:val="00CA0029"/>
    <w:rsid w:val="00CA0AB7"/>
    <w:rsid w:val="00CA3D47"/>
    <w:rsid w:val="00CA4042"/>
    <w:rsid w:val="00CA5F55"/>
    <w:rsid w:val="00CA7465"/>
    <w:rsid w:val="00CB0036"/>
    <w:rsid w:val="00CB04AB"/>
    <w:rsid w:val="00CB069B"/>
    <w:rsid w:val="00CB0E54"/>
    <w:rsid w:val="00CB1B46"/>
    <w:rsid w:val="00CB2D55"/>
    <w:rsid w:val="00CB37C0"/>
    <w:rsid w:val="00CB3E69"/>
    <w:rsid w:val="00CB63B1"/>
    <w:rsid w:val="00CB65D3"/>
    <w:rsid w:val="00CB700D"/>
    <w:rsid w:val="00CB797F"/>
    <w:rsid w:val="00CC066E"/>
    <w:rsid w:val="00CC09DA"/>
    <w:rsid w:val="00CC1CA8"/>
    <w:rsid w:val="00CC373E"/>
    <w:rsid w:val="00CD0EDA"/>
    <w:rsid w:val="00CD0F97"/>
    <w:rsid w:val="00CD1E61"/>
    <w:rsid w:val="00CD361B"/>
    <w:rsid w:val="00CD4BB2"/>
    <w:rsid w:val="00CD753B"/>
    <w:rsid w:val="00CE1951"/>
    <w:rsid w:val="00CE29B0"/>
    <w:rsid w:val="00CE2B8D"/>
    <w:rsid w:val="00CE3852"/>
    <w:rsid w:val="00CE55B0"/>
    <w:rsid w:val="00CE58CE"/>
    <w:rsid w:val="00CE5C77"/>
    <w:rsid w:val="00CE7C3C"/>
    <w:rsid w:val="00CE7ECC"/>
    <w:rsid w:val="00CF15BA"/>
    <w:rsid w:val="00CF35A1"/>
    <w:rsid w:val="00CF4119"/>
    <w:rsid w:val="00CF61B8"/>
    <w:rsid w:val="00CF7C3F"/>
    <w:rsid w:val="00D00AE0"/>
    <w:rsid w:val="00D01133"/>
    <w:rsid w:val="00D016DC"/>
    <w:rsid w:val="00D019CA"/>
    <w:rsid w:val="00D019E6"/>
    <w:rsid w:val="00D01BB0"/>
    <w:rsid w:val="00D022EE"/>
    <w:rsid w:val="00D050AA"/>
    <w:rsid w:val="00D06333"/>
    <w:rsid w:val="00D06AFD"/>
    <w:rsid w:val="00D15008"/>
    <w:rsid w:val="00D16E1F"/>
    <w:rsid w:val="00D175BB"/>
    <w:rsid w:val="00D17FB1"/>
    <w:rsid w:val="00D20A28"/>
    <w:rsid w:val="00D2194E"/>
    <w:rsid w:val="00D226AB"/>
    <w:rsid w:val="00D228F6"/>
    <w:rsid w:val="00D23F8F"/>
    <w:rsid w:val="00D24FE1"/>
    <w:rsid w:val="00D2739E"/>
    <w:rsid w:val="00D27B1F"/>
    <w:rsid w:val="00D27C4B"/>
    <w:rsid w:val="00D305E3"/>
    <w:rsid w:val="00D30804"/>
    <w:rsid w:val="00D30D2D"/>
    <w:rsid w:val="00D30FFF"/>
    <w:rsid w:val="00D31016"/>
    <w:rsid w:val="00D31F38"/>
    <w:rsid w:val="00D325F5"/>
    <w:rsid w:val="00D33640"/>
    <w:rsid w:val="00D33B3C"/>
    <w:rsid w:val="00D34CF8"/>
    <w:rsid w:val="00D34FBD"/>
    <w:rsid w:val="00D351CF"/>
    <w:rsid w:val="00D35FC0"/>
    <w:rsid w:val="00D364A6"/>
    <w:rsid w:val="00D41CC7"/>
    <w:rsid w:val="00D42FE5"/>
    <w:rsid w:val="00D43BF4"/>
    <w:rsid w:val="00D440DC"/>
    <w:rsid w:val="00D44900"/>
    <w:rsid w:val="00D4541F"/>
    <w:rsid w:val="00D45D33"/>
    <w:rsid w:val="00D462A4"/>
    <w:rsid w:val="00D46726"/>
    <w:rsid w:val="00D47452"/>
    <w:rsid w:val="00D47957"/>
    <w:rsid w:val="00D513BF"/>
    <w:rsid w:val="00D51613"/>
    <w:rsid w:val="00D52034"/>
    <w:rsid w:val="00D52F54"/>
    <w:rsid w:val="00D54A29"/>
    <w:rsid w:val="00D552F6"/>
    <w:rsid w:val="00D60575"/>
    <w:rsid w:val="00D61071"/>
    <w:rsid w:val="00D62D3B"/>
    <w:rsid w:val="00D6341A"/>
    <w:rsid w:val="00D64891"/>
    <w:rsid w:val="00D65F5D"/>
    <w:rsid w:val="00D663BD"/>
    <w:rsid w:val="00D70EFF"/>
    <w:rsid w:val="00D71939"/>
    <w:rsid w:val="00D7225D"/>
    <w:rsid w:val="00D72DC0"/>
    <w:rsid w:val="00D72FDC"/>
    <w:rsid w:val="00D74BC5"/>
    <w:rsid w:val="00D74F7B"/>
    <w:rsid w:val="00D80125"/>
    <w:rsid w:val="00D807EF"/>
    <w:rsid w:val="00D84210"/>
    <w:rsid w:val="00D85D42"/>
    <w:rsid w:val="00D90AA0"/>
    <w:rsid w:val="00D90FE0"/>
    <w:rsid w:val="00D9137E"/>
    <w:rsid w:val="00D93633"/>
    <w:rsid w:val="00D94A4F"/>
    <w:rsid w:val="00D9575C"/>
    <w:rsid w:val="00D9682B"/>
    <w:rsid w:val="00D96A5F"/>
    <w:rsid w:val="00D96B69"/>
    <w:rsid w:val="00D972E7"/>
    <w:rsid w:val="00DA021C"/>
    <w:rsid w:val="00DA18ED"/>
    <w:rsid w:val="00DA3673"/>
    <w:rsid w:val="00DA3C0A"/>
    <w:rsid w:val="00DA5133"/>
    <w:rsid w:val="00DA5B2D"/>
    <w:rsid w:val="00DA5C08"/>
    <w:rsid w:val="00DA6717"/>
    <w:rsid w:val="00DA78B2"/>
    <w:rsid w:val="00DB082B"/>
    <w:rsid w:val="00DB0D56"/>
    <w:rsid w:val="00DB1B7F"/>
    <w:rsid w:val="00DB1FC6"/>
    <w:rsid w:val="00DB3F67"/>
    <w:rsid w:val="00DB5470"/>
    <w:rsid w:val="00DB5AC8"/>
    <w:rsid w:val="00DB5C12"/>
    <w:rsid w:val="00DC02BA"/>
    <w:rsid w:val="00DC1C91"/>
    <w:rsid w:val="00DC2AAA"/>
    <w:rsid w:val="00DC3A65"/>
    <w:rsid w:val="00DC3D34"/>
    <w:rsid w:val="00DC4810"/>
    <w:rsid w:val="00DC4A15"/>
    <w:rsid w:val="00DC7630"/>
    <w:rsid w:val="00DC76DC"/>
    <w:rsid w:val="00DD31B9"/>
    <w:rsid w:val="00DD3799"/>
    <w:rsid w:val="00DD4C22"/>
    <w:rsid w:val="00DD5136"/>
    <w:rsid w:val="00DD5994"/>
    <w:rsid w:val="00DD62FE"/>
    <w:rsid w:val="00DD682C"/>
    <w:rsid w:val="00DD6B29"/>
    <w:rsid w:val="00DE00C0"/>
    <w:rsid w:val="00DE04F0"/>
    <w:rsid w:val="00DE055F"/>
    <w:rsid w:val="00DE2F02"/>
    <w:rsid w:val="00DE3296"/>
    <w:rsid w:val="00DE3F89"/>
    <w:rsid w:val="00DE4425"/>
    <w:rsid w:val="00DE5308"/>
    <w:rsid w:val="00DF095B"/>
    <w:rsid w:val="00DF0E61"/>
    <w:rsid w:val="00DF3A55"/>
    <w:rsid w:val="00DF43CA"/>
    <w:rsid w:val="00DF5EEF"/>
    <w:rsid w:val="00DF7709"/>
    <w:rsid w:val="00DF782C"/>
    <w:rsid w:val="00DF7B7C"/>
    <w:rsid w:val="00E00D27"/>
    <w:rsid w:val="00E03D24"/>
    <w:rsid w:val="00E04602"/>
    <w:rsid w:val="00E051A0"/>
    <w:rsid w:val="00E064B4"/>
    <w:rsid w:val="00E06712"/>
    <w:rsid w:val="00E102A0"/>
    <w:rsid w:val="00E10FAF"/>
    <w:rsid w:val="00E11362"/>
    <w:rsid w:val="00E12666"/>
    <w:rsid w:val="00E12AEC"/>
    <w:rsid w:val="00E139DD"/>
    <w:rsid w:val="00E14083"/>
    <w:rsid w:val="00E14E6C"/>
    <w:rsid w:val="00E16FE9"/>
    <w:rsid w:val="00E20FB4"/>
    <w:rsid w:val="00E21183"/>
    <w:rsid w:val="00E212FD"/>
    <w:rsid w:val="00E21EA3"/>
    <w:rsid w:val="00E22010"/>
    <w:rsid w:val="00E25E68"/>
    <w:rsid w:val="00E26788"/>
    <w:rsid w:val="00E269C1"/>
    <w:rsid w:val="00E276C1"/>
    <w:rsid w:val="00E27B27"/>
    <w:rsid w:val="00E302BD"/>
    <w:rsid w:val="00E30E2D"/>
    <w:rsid w:val="00E315A4"/>
    <w:rsid w:val="00E32AAC"/>
    <w:rsid w:val="00E3362E"/>
    <w:rsid w:val="00E33756"/>
    <w:rsid w:val="00E34ACE"/>
    <w:rsid w:val="00E35F1F"/>
    <w:rsid w:val="00E35FF0"/>
    <w:rsid w:val="00E42174"/>
    <w:rsid w:val="00E4457A"/>
    <w:rsid w:val="00E46516"/>
    <w:rsid w:val="00E46608"/>
    <w:rsid w:val="00E4687D"/>
    <w:rsid w:val="00E47504"/>
    <w:rsid w:val="00E51A97"/>
    <w:rsid w:val="00E52848"/>
    <w:rsid w:val="00E532CC"/>
    <w:rsid w:val="00E532DA"/>
    <w:rsid w:val="00E53F67"/>
    <w:rsid w:val="00E54229"/>
    <w:rsid w:val="00E54261"/>
    <w:rsid w:val="00E570CB"/>
    <w:rsid w:val="00E6009C"/>
    <w:rsid w:val="00E611C7"/>
    <w:rsid w:val="00E61537"/>
    <w:rsid w:val="00E6304C"/>
    <w:rsid w:val="00E66140"/>
    <w:rsid w:val="00E66583"/>
    <w:rsid w:val="00E67F94"/>
    <w:rsid w:val="00E7123D"/>
    <w:rsid w:val="00E7161D"/>
    <w:rsid w:val="00E717C1"/>
    <w:rsid w:val="00E71B14"/>
    <w:rsid w:val="00E71BA2"/>
    <w:rsid w:val="00E72FD3"/>
    <w:rsid w:val="00E7435F"/>
    <w:rsid w:val="00E7448F"/>
    <w:rsid w:val="00E76A2E"/>
    <w:rsid w:val="00E76B49"/>
    <w:rsid w:val="00E771E3"/>
    <w:rsid w:val="00E77B85"/>
    <w:rsid w:val="00E77C68"/>
    <w:rsid w:val="00E80F0D"/>
    <w:rsid w:val="00E813F4"/>
    <w:rsid w:val="00E8288B"/>
    <w:rsid w:val="00E836C9"/>
    <w:rsid w:val="00E869A6"/>
    <w:rsid w:val="00E8746A"/>
    <w:rsid w:val="00E87C17"/>
    <w:rsid w:val="00E87FBF"/>
    <w:rsid w:val="00E91BAB"/>
    <w:rsid w:val="00E9209F"/>
    <w:rsid w:val="00E94460"/>
    <w:rsid w:val="00E97A49"/>
    <w:rsid w:val="00EA0E43"/>
    <w:rsid w:val="00EA3BFB"/>
    <w:rsid w:val="00EA4CF1"/>
    <w:rsid w:val="00EA558A"/>
    <w:rsid w:val="00EA7F2F"/>
    <w:rsid w:val="00EB2F8F"/>
    <w:rsid w:val="00EB4284"/>
    <w:rsid w:val="00EB47EB"/>
    <w:rsid w:val="00EB5542"/>
    <w:rsid w:val="00EB656B"/>
    <w:rsid w:val="00EB661B"/>
    <w:rsid w:val="00EB72A3"/>
    <w:rsid w:val="00EC012F"/>
    <w:rsid w:val="00EC2AEB"/>
    <w:rsid w:val="00EC501B"/>
    <w:rsid w:val="00EC5805"/>
    <w:rsid w:val="00EC5901"/>
    <w:rsid w:val="00EC5CBB"/>
    <w:rsid w:val="00EC728E"/>
    <w:rsid w:val="00EC7709"/>
    <w:rsid w:val="00ED0102"/>
    <w:rsid w:val="00ED0D70"/>
    <w:rsid w:val="00ED1D04"/>
    <w:rsid w:val="00ED3B3E"/>
    <w:rsid w:val="00ED43BA"/>
    <w:rsid w:val="00ED51F1"/>
    <w:rsid w:val="00ED565F"/>
    <w:rsid w:val="00ED7AD3"/>
    <w:rsid w:val="00EE2E1D"/>
    <w:rsid w:val="00EE5324"/>
    <w:rsid w:val="00EE572E"/>
    <w:rsid w:val="00EE657B"/>
    <w:rsid w:val="00EF067E"/>
    <w:rsid w:val="00EF0D59"/>
    <w:rsid w:val="00EF25F9"/>
    <w:rsid w:val="00EF6322"/>
    <w:rsid w:val="00F0002C"/>
    <w:rsid w:val="00F00811"/>
    <w:rsid w:val="00F0133D"/>
    <w:rsid w:val="00F0177A"/>
    <w:rsid w:val="00F017CA"/>
    <w:rsid w:val="00F01C0B"/>
    <w:rsid w:val="00F0351E"/>
    <w:rsid w:val="00F03BF6"/>
    <w:rsid w:val="00F05173"/>
    <w:rsid w:val="00F060DE"/>
    <w:rsid w:val="00F06A9C"/>
    <w:rsid w:val="00F07F3A"/>
    <w:rsid w:val="00F1032B"/>
    <w:rsid w:val="00F11EF4"/>
    <w:rsid w:val="00F1296D"/>
    <w:rsid w:val="00F14AA6"/>
    <w:rsid w:val="00F14DB7"/>
    <w:rsid w:val="00F15256"/>
    <w:rsid w:val="00F208ED"/>
    <w:rsid w:val="00F20BBD"/>
    <w:rsid w:val="00F2102D"/>
    <w:rsid w:val="00F213BA"/>
    <w:rsid w:val="00F21DF2"/>
    <w:rsid w:val="00F2238C"/>
    <w:rsid w:val="00F224C9"/>
    <w:rsid w:val="00F230A2"/>
    <w:rsid w:val="00F23E7F"/>
    <w:rsid w:val="00F24607"/>
    <w:rsid w:val="00F25227"/>
    <w:rsid w:val="00F2548A"/>
    <w:rsid w:val="00F258B1"/>
    <w:rsid w:val="00F25C4D"/>
    <w:rsid w:val="00F26510"/>
    <w:rsid w:val="00F31CD1"/>
    <w:rsid w:val="00F33D72"/>
    <w:rsid w:val="00F34953"/>
    <w:rsid w:val="00F35822"/>
    <w:rsid w:val="00F35AEA"/>
    <w:rsid w:val="00F36A13"/>
    <w:rsid w:val="00F370C5"/>
    <w:rsid w:val="00F4017C"/>
    <w:rsid w:val="00F416C6"/>
    <w:rsid w:val="00F41AFA"/>
    <w:rsid w:val="00F4219E"/>
    <w:rsid w:val="00F4300E"/>
    <w:rsid w:val="00F431B1"/>
    <w:rsid w:val="00F43F54"/>
    <w:rsid w:val="00F456A1"/>
    <w:rsid w:val="00F47062"/>
    <w:rsid w:val="00F47488"/>
    <w:rsid w:val="00F47E49"/>
    <w:rsid w:val="00F525F0"/>
    <w:rsid w:val="00F52F50"/>
    <w:rsid w:val="00F53108"/>
    <w:rsid w:val="00F54100"/>
    <w:rsid w:val="00F54714"/>
    <w:rsid w:val="00F56D7A"/>
    <w:rsid w:val="00F5755B"/>
    <w:rsid w:val="00F60A0D"/>
    <w:rsid w:val="00F60C8A"/>
    <w:rsid w:val="00F60F42"/>
    <w:rsid w:val="00F611E4"/>
    <w:rsid w:val="00F61B29"/>
    <w:rsid w:val="00F6464C"/>
    <w:rsid w:val="00F6575E"/>
    <w:rsid w:val="00F66BB3"/>
    <w:rsid w:val="00F67B16"/>
    <w:rsid w:val="00F67B89"/>
    <w:rsid w:val="00F71C56"/>
    <w:rsid w:val="00F73D78"/>
    <w:rsid w:val="00F74201"/>
    <w:rsid w:val="00F74CDD"/>
    <w:rsid w:val="00F74D12"/>
    <w:rsid w:val="00F75260"/>
    <w:rsid w:val="00F76618"/>
    <w:rsid w:val="00F76CFB"/>
    <w:rsid w:val="00F77A5B"/>
    <w:rsid w:val="00F803AB"/>
    <w:rsid w:val="00F806E7"/>
    <w:rsid w:val="00F80F0E"/>
    <w:rsid w:val="00F81077"/>
    <w:rsid w:val="00F814FD"/>
    <w:rsid w:val="00F81502"/>
    <w:rsid w:val="00F82FC0"/>
    <w:rsid w:val="00F843B9"/>
    <w:rsid w:val="00F849AD"/>
    <w:rsid w:val="00F85297"/>
    <w:rsid w:val="00F865A1"/>
    <w:rsid w:val="00F872C6"/>
    <w:rsid w:val="00F87627"/>
    <w:rsid w:val="00F87651"/>
    <w:rsid w:val="00F92A67"/>
    <w:rsid w:val="00F933DE"/>
    <w:rsid w:val="00F94412"/>
    <w:rsid w:val="00F95476"/>
    <w:rsid w:val="00F967BD"/>
    <w:rsid w:val="00F96AD0"/>
    <w:rsid w:val="00F970EE"/>
    <w:rsid w:val="00F977F1"/>
    <w:rsid w:val="00F97AD6"/>
    <w:rsid w:val="00F97FFA"/>
    <w:rsid w:val="00FA1244"/>
    <w:rsid w:val="00FA139D"/>
    <w:rsid w:val="00FA20D1"/>
    <w:rsid w:val="00FA3C4C"/>
    <w:rsid w:val="00FA4F1D"/>
    <w:rsid w:val="00FA5B8C"/>
    <w:rsid w:val="00FA61CD"/>
    <w:rsid w:val="00FA6653"/>
    <w:rsid w:val="00FA680B"/>
    <w:rsid w:val="00FB0D52"/>
    <w:rsid w:val="00FB1741"/>
    <w:rsid w:val="00FB2563"/>
    <w:rsid w:val="00FB2A69"/>
    <w:rsid w:val="00FB308B"/>
    <w:rsid w:val="00FB36D8"/>
    <w:rsid w:val="00FB486F"/>
    <w:rsid w:val="00FB4D39"/>
    <w:rsid w:val="00FB5ACB"/>
    <w:rsid w:val="00FB5E62"/>
    <w:rsid w:val="00FB6528"/>
    <w:rsid w:val="00FB7BD2"/>
    <w:rsid w:val="00FC1BD5"/>
    <w:rsid w:val="00FC2A6F"/>
    <w:rsid w:val="00FC30EB"/>
    <w:rsid w:val="00FC3537"/>
    <w:rsid w:val="00FC3604"/>
    <w:rsid w:val="00FC4180"/>
    <w:rsid w:val="00FD0422"/>
    <w:rsid w:val="00FD175B"/>
    <w:rsid w:val="00FD25B7"/>
    <w:rsid w:val="00FD2B37"/>
    <w:rsid w:val="00FD2E69"/>
    <w:rsid w:val="00FD3543"/>
    <w:rsid w:val="00FD37EA"/>
    <w:rsid w:val="00FD3FDA"/>
    <w:rsid w:val="00FD4D14"/>
    <w:rsid w:val="00FD687B"/>
    <w:rsid w:val="00FE024F"/>
    <w:rsid w:val="00FE0AE4"/>
    <w:rsid w:val="00FE33CB"/>
    <w:rsid w:val="00FE4DBB"/>
    <w:rsid w:val="00FE5353"/>
    <w:rsid w:val="00FE7431"/>
    <w:rsid w:val="00FE7FB3"/>
    <w:rsid w:val="00FF006C"/>
    <w:rsid w:val="00FF016A"/>
    <w:rsid w:val="00FF04D9"/>
    <w:rsid w:val="00FF1C35"/>
    <w:rsid w:val="00FF3339"/>
    <w:rsid w:val="00FF3502"/>
    <w:rsid w:val="00FF4329"/>
    <w:rsid w:val="00FF46D1"/>
    <w:rsid w:val="00FF4A4F"/>
    <w:rsid w:val="00FF5FF3"/>
    <w:rsid w:val="00FF6795"/>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05A906E"/>
  <w15:docId w15:val="{28CCA72A-FA57-464E-B4E2-A8312C6AAA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252D"/>
    <w:pPr>
      <w:jc w:val="both"/>
    </w:pPr>
    <w:rPr>
      <w:rFonts w:ascii="Garamond" w:hAnsi="Garamond"/>
      <w:sz w:val="24"/>
    </w:rPr>
  </w:style>
  <w:style w:type="paragraph" w:styleId="Heading1">
    <w:name w:val="heading 1"/>
    <w:basedOn w:val="Normal"/>
    <w:next w:val="Normal"/>
    <w:link w:val="Heading1Char"/>
    <w:uiPriority w:val="9"/>
    <w:qFormat/>
    <w:rsid w:val="00CA3D47"/>
    <w:pPr>
      <w:keepNext/>
      <w:keepLines/>
      <w:pageBreakBefore/>
      <w:spacing w:before="3360" w:after="0"/>
      <w:jc w:val="center"/>
      <w:outlineLvl w:val="0"/>
    </w:pPr>
    <w:rPr>
      <w:rFonts w:ascii="Castellar" w:eastAsiaTheme="majorEastAsia" w:hAnsi="Castellar" w:cstheme="majorBidi"/>
      <w:b/>
      <w:bCs/>
      <w:color w:val="000000" w:themeColor="text1"/>
      <w:sz w:val="56"/>
      <w:szCs w:val="56"/>
    </w:rPr>
  </w:style>
  <w:style w:type="paragraph" w:styleId="Heading2">
    <w:name w:val="heading 2"/>
    <w:basedOn w:val="Normal"/>
    <w:next w:val="Normal"/>
    <w:link w:val="Heading2Char"/>
    <w:uiPriority w:val="9"/>
    <w:unhideWhenUsed/>
    <w:qFormat/>
    <w:rsid w:val="00A50FC7"/>
    <w:pPr>
      <w:keepNext/>
      <w:keepLines/>
      <w:pageBreakBefore/>
      <w:spacing w:before="200" w:after="360"/>
      <w:jc w:val="center"/>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175BB"/>
    <w:pPr>
      <w:keepNext/>
      <w:keepLines/>
      <w:spacing w:before="240" w:after="240"/>
      <w:jc w:val="center"/>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39635A"/>
    <w:pPr>
      <w:keepNext/>
      <w:keepLines/>
      <w:spacing w:before="240" w:after="240"/>
      <w:jc w:val="center"/>
      <w:outlineLvl w:val="3"/>
    </w:pPr>
    <w:rPr>
      <w:rFonts w:eastAsiaTheme="majorEastAsia" w:cstheme="majorBidi"/>
      <w:b/>
      <w:bCs/>
      <w:iCs/>
      <w:color w:val="000000" w:themeColor="text1"/>
      <w:sz w:val="28"/>
    </w:rPr>
  </w:style>
  <w:style w:type="paragraph" w:styleId="Heading5">
    <w:name w:val="heading 5"/>
    <w:basedOn w:val="Normal"/>
    <w:next w:val="Normal"/>
    <w:link w:val="Heading5Char"/>
    <w:uiPriority w:val="9"/>
    <w:unhideWhenUsed/>
    <w:qFormat/>
    <w:rsid w:val="00BF0205"/>
    <w:pPr>
      <w:keepNext/>
      <w:keepLines/>
      <w:spacing w:before="200" w:after="0"/>
      <w:jc w:val="center"/>
      <w:outlineLvl w:val="4"/>
    </w:pPr>
    <w:rPr>
      <w:rFonts w:eastAsiaTheme="majorEastAsia" w:cstheme="majorBidi"/>
      <w:sz w:val="28"/>
    </w:rPr>
  </w:style>
  <w:style w:type="paragraph" w:styleId="Heading6">
    <w:name w:val="heading 6"/>
    <w:basedOn w:val="Normal"/>
    <w:next w:val="Normal"/>
    <w:link w:val="Heading6Char"/>
    <w:uiPriority w:val="9"/>
    <w:unhideWhenUsed/>
    <w:qFormat/>
    <w:rsid w:val="005832A1"/>
    <w:pPr>
      <w:keepNext/>
      <w:keepLines/>
      <w:spacing w:before="200" w:after="0"/>
      <w:jc w:val="center"/>
      <w:outlineLvl w:val="5"/>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3753"/>
    <w:pPr>
      <w:framePr w:wrap="around" w:vAnchor="text" w:hAnchor="text" w:y="1"/>
      <w:pBdr>
        <w:bottom w:val="single" w:sz="8" w:space="4" w:color="4F81BD" w:themeColor="accent1"/>
      </w:pBdr>
      <w:spacing w:after="300" w:line="480" w:lineRule="auto"/>
      <w:contextualSpacing/>
      <w:jc w:val="center"/>
    </w:pPr>
    <w:rPr>
      <w:rFonts w:asciiTheme="majorHAnsi" w:eastAsiaTheme="majorEastAsia" w:hAnsiTheme="majorHAnsi" w:cstheme="majorBidi"/>
      <w:spacing w:val="5"/>
      <w:kern w:val="28"/>
      <w:sz w:val="52"/>
      <w:szCs w:val="52"/>
    </w:rPr>
  </w:style>
  <w:style w:type="character" w:customStyle="1" w:styleId="TitleChar">
    <w:name w:val="Title Char"/>
    <w:basedOn w:val="DefaultParagraphFont"/>
    <w:link w:val="Title"/>
    <w:uiPriority w:val="10"/>
    <w:rsid w:val="00343753"/>
    <w:rPr>
      <w:rFonts w:asciiTheme="majorHAnsi" w:eastAsiaTheme="majorEastAsia" w:hAnsiTheme="majorHAnsi" w:cstheme="majorBidi"/>
      <w:spacing w:val="5"/>
      <w:kern w:val="28"/>
      <w:sz w:val="52"/>
      <w:szCs w:val="52"/>
    </w:rPr>
  </w:style>
  <w:style w:type="character" w:customStyle="1" w:styleId="Heading2Char">
    <w:name w:val="Heading 2 Char"/>
    <w:basedOn w:val="DefaultParagraphFont"/>
    <w:link w:val="Heading2"/>
    <w:uiPriority w:val="9"/>
    <w:rsid w:val="00A50FC7"/>
    <w:rPr>
      <w:rFonts w:ascii="Garamond" w:eastAsiaTheme="majorEastAsia" w:hAnsi="Garamond" w:cstheme="majorBidi"/>
      <w:b/>
      <w:bCs/>
      <w:sz w:val="32"/>
      <w:szCs w:val="26"/>
    </w:rPr>
  </w:style>
  <w:style w:type="paragraph" w:styleId="TOC2">
    <w:name w:val="toc 2"/>
    <w:basedOn w:val="Normal"/>
    <w:next w:val="Normal"/>
    <w:autoRedefine/>
    <w:uiPriority w:val="39"/>
    <w:unhideWhenUsed/>
    <w:qFormat/>
    <w:rsid w:val="00343753"/>
    <w:pPr>
      <w:spacing w:after="100"/>
      <w:ind w:left="220"/>
    </w:pPr>
  </w:style>
  <w:style w:type="character" w:styleId="Hyperlink">
    <w:name w:val="Hyperlink"/>
    <w:basedOn w:val="DefaultParagraphFont"/>
    <w:uiPriority w:val="99"/>
    <w:unhideWhenUsed/>
    <w:rsid w:val="00343753"/>
    <w:rPr>
      <w:color w:val="0000FF" w:themeColor="hyperlink"/>
      <w:u w:val="single"/>
    </w:rPr>
  </w:style>
  <w:style w:type="table" w:styleId="TableGrid">
    <w:name w:val="Table Grid"/>
    <w:basedOn w:val="TableNormal"/>
    <w:uiPriority w:val="59"/>
    <w:rsid w:val="0034375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pticVerse">
    <w:name w:val="Coptic Verse"/>
    <w:basedOn w:val="Normal"/>
    <w:link w:val="CopticVerseChar"/>
    <w:qFormat/>
    <w:rsid w:val="005B777F"/>
    <w:pPr>
      <w:spacing w:after="240" w:line="360" w:lineRule="exact"/>
    </w:pPr>
    <w:rPr>
      <w:rFonts w:ascii="FreeSerifAvvaShenouda" w:hAnsi="FreeSerifAvvaShenouda" w:cs="Calibri"/>
      <w:noProof/>
      <w:lang w:val="en-US"/>
    </w:rPr>
  </w:style>
  <w:style w:type="paragraph" w:customStyle="1" w:styleId="EngHangEnd">
    <w:name w:val="EngHangEnd"/>
    <w:basedOn w:val="Normal"/>
    <w:link w:val="EngHangEndChar"/>
    <w:qFormat/>
    <w:rsid w:val="00D513BF"/>
    <w:pPr>
      <w:spacing w:after="360" w:line="360" w:lineRule="exact"/>
      <w:ind w:left="432" w:hanging="432"/>
      <w:jc w:val="left"/>
    </w:pPr>
    <w:rPr>
      <w:rFonts w:eastAsia="Times New Roman" w:cs="Times New Roman"/>
      <w:color w:val="000000"/>
      <w:szCs w:val="24"/>
      <w:lang w:val="en-US"/>
    </w:rPr>
  </w:style>
  <w:style w:type="character" w:customStyle="1" w:styleId="CopticVerseChar">
    <w:name w:val="Coptic Verse Char"/>
    <w:basedOn w:val="DefaultParagraphFont"/>
    <w:link w:val="CopticVerse"/>
    <w:rsid w:val="005B777F"/>
    <w:rPr>
      <w:rFonts w:ascii="FreeSerifAvvaShenouda" w:hAnsi="FreeSerifAvvaShenouda" w:cs="Calibri"/>
      <w:noProof/>
      <w:sz w:val="24"/>
      <w:lang w:val="en-US"/>
    </w:rPr>
  </w:style>
  <w:style w:type="paragraph" w:customStyle="1" w:styleId="CopticCross">
    <w:name w:val="Coptic Cross"/>
    <w:basedOn w:val="Normal"/>
    <w:link w:val="CopticCrossChar"/>
    <w:qFormat/>
    <w:rsid w:val="001F77D1"/>
    <w:pPr>
      <w:spacing w:after="0" w:line="360" w:lineRule="exact"/>
      <w:jc w:val="right"/>
    </w:pPr>
    <w:rPr>
      <w:rFonts w:ascii="CS Avva Shenouda" w:hAnsi="CS Avva Shenouda"/>
      <w:lang w:val="en-US"/>
    </w:rPr>
  </w:style>
  <w:style w:type="character" w:customStyle="1" w:styleId="EngHangEndChar">
    <w:name w:val="EngHangEnd Char"/>
    <w:basedOn w:val="DefaultParagraphFont"/>
    <w:link w:val="EngHangEnd"/>
    <w:rsid w:val="00D513BF"/>
    <w:rPr>
      <w:rFonts w:ascii="Garamond" w:eastAsia="Times New Roman" w:hAnsi="Garamond" w:cs="Times New Roman"/>
      <w:color w:val="000000"/>
      <w:sz w:val="24"/>
      <w:szCs w:val="24"/>
      <w:lang w:val="en-US"/>
    </w:rPr>
  </w:style>
  <w:style w:type="character" w:customStyle="1" w:styleId="Heading1Char">
    <w:name w:val="Heading 1 Char"/>
    <w:basedOn w:val="DefaultParagraphFont"/>
    <w:link w:val="Heading1"/>
    <w:uiPriority w:val="9"/>
    <w:rsid w:val="00CA3D47"/>
    <w:rPr>
      <w:rFonts w:ascii="Castellar" w:eastAsiaTheme="majorEastAsia" w:hAnsi="Castellar" w:cstheme="majorBidi"/>
      <w:b/>
      <w:bCs/>
      <w:color w:val="000000" w:themeColor="text1"/>
      <w:sz w:val="56"/>
      <w:szCs w:val="56"/>
    </w:rPr>
  </w:style>
  <w:style w:type="character" w:customStyle="1" w:styleId="CopticCrossChar">
    <w:name w:val="Coptic Cross Char"/>
    <w:basedOn w:val="DefaultParagraphFont"/>
    <w:link w:val="CopticCross"/>
    <w:rsid w:val="001F77D1"/>
    <w:rPr>
      <w:rFonts w:ascii="CS Avva Shenouda" w:hAnsi="CS Avva Shenouda"/>
      <w:sz w:val="24"/>
      <w:lang w:val="en-US"/>
    </w:rPr>
  </w:style>
  <w:style w:type="paragraph" w:styleId="TOCHeading">
    <w:name w:val="TOC Heading"/>
    <w:basedOn w:val="Heading1"/>
    <w:next w:val="Normal"/>
    <w:uiPriority w:val="39"/>
    <w:unhideWhenUsed/>
    <w:qFormat/>
    <w:rsid w:val="00503995"/>
    <w:pPr>
      <w:outlineLvl w:val="9"/>
    </w:pPr>
    <w:rPr>
      <w:lang w:val="en-US"/>
    </w:rPr>
  </w:style>
  <w:style w:type="paragraph" w:styleId="TOC1">
    <w:name w:val="toc 1"/>
    <w:basedOn w:val="Normal"/>
    <w:next w:val="Normal"/>
    <w:autoRedefine/>
    <w:uiPriority w:val="39"/>
    <w:unhideWhenUsed/>
    <w:qFormat/>
    <w:rsid w:val="00503995"/>
    <w:pPr>
      <w:spacing w:after="100"/>
    </w:pPr>
  </w:style>
  <w:style w:type="paragraph" w:styleId="BalloonText">
    <w:name w:val="Balloon Text"/>
    <w:basedOn w:val="Normal"/>
    <w:link w:val="BalloonTextChar"/>
    <w:uiPriority w:val="99"/>
    <w:semiHidden/>
    <w:unhideWhenUsed/>
    <w:rsid w:val="005039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03995"/>
    <w:rPr>
      <w:rFonts w:ascii="Tahoma" w:hAnsi="Tahoma" w:cs="Tahoma"/>
      <w:sz w:val="16"/>
      <w:szCs w:val="16"/>
    </w:rPr>
  </w:style>
  <w:style w:type="paragraph" w:styleId="TOC6">
    <w:name w:val="toc 6"/>
    <w:basedOn w:val="Normal"/>
    <w:next w:val="Normal"/>
    <w:autoRedefine/>
    <w:uiPriority w:val="39"/>
    <w:unhideWhenUsed/>
    <w:rsid w:val="00503995"/>
    <w:pPr>
      <w:spacing w:after="100"/>
      <w:ind w:left="1100"/>
    </w:pPr>
  </w:style>
  <w:style w:type="character" w:customStyle="1" w:styleId="Heading3Char">
    <w:name w:val="Heading 3 Char"/>
    <w:basedOn w:val="DefaultParagraphFont"/>
    <w:link w:val="Heading3"/>
    <w:uiPriority w:val="9"/>
    <w:rsid w:val="00D175BB"/>
    <w:rPr>
      <w:rFonts w:ascii="Garamond" w:eastAsiaTheme="majorEastAsia" w:hAnsi="Garamond" w:cstheme="majorBidi"/>
      <w:b/>
      <w:bCs/>
      <w:sz w:val="28"/>
    </w:rPr>
  </w:style>
  <w:style w:type="paragraph" w:styleId="TOC3">
    <w:name w:val="toc 3"/>
    <w:basedOn w:val="Normal"/>
    <w:next w:val="Normal"/>
    <w:autoRedefine/>
    <w:uiPriority w:val="39"/>
    <w:unhideWhenUsed/>
    <w:qFormat/>
    <w:rsid w:val="006D61CA"/>
    <w:pPr>
      <w:spacing w:after="100"/>
      <w:ind w:left="440"/>
    </w:pPr>
  </w:style>
  <w:style w:type="paragraph" w:customStyle="1" w:styleId="Heading2non-TOC">
    <w:name w:val="Heading 2 non-TOC"/>
    <w:basedOn w:val="Heading2"/>
    <w:link w:val="Heading2non-TOCChar"/>
    <w:qFormat/>
    <w:rsid w:val="00042E9B"/>
    <w:pPr>
      <w:pageBreakBefore w:val="0"/>
      <w:spacing w:before="0"/>
      <w:outlineLvl w:val="9"/>
    </w:pPr>
    <w:rPr>
      <w:rFonts w:ascii="FreeSerifAvvaShenouda" w:hAnsi="FreeSerifAvvaShenouda" w:cs="FreeSerifAvvaShenouda"/>
      <w:noProof/>
    </w:rPr>
  </w:style>
  <w:style w:type="paragraph" w:customStyle="1" w:styleId="Heading3non-TOC">
    <w:name w:val="Heading 3 non-TOC"/>
    <w:basedOn w:val="Heading3"/>
    <w:link w:val="Heading3non-TOCChar"/>
    <w:qFormat/>
    <w:rsid w:val="006D61CA"/>
    <w:pPr>
      <w:spacing w:before="0"/>
      <w:outlineLvl w:val="9"/>
    </w:pPr>
    <w:rPr>
      <w:rFonts w:ascii="FreeSerifAvvaShenouda" w:hAnsi="FreeSerifAvvaShenouda" w:cs="FreeSerifAvvaShenouda"/>
    </w:rPr>
  </w:style>
  <w:style w:type="character" w:customStyle="1" w:styleId="Heading2non-TOCChar">
    <w:name w:val="Heading 2 non-TOC Char"/>
    <w:basedOn w:val="Heading2Char"/>
    <w:link w:val="Heading2non-TOC"/>
    <w:rsid w:val="00042E9B"/>
    <w:rPr>
      <w:rFonts w:ascii="FreeSerifAvvaShenouda" w:eastAsiaTheme="majorEastAsia" w:hAnsi="FreeSerifAvvaShenouda" w:cs="FreeSerifAvvaShenouda"/>
      <w:b/>
      <w:bCs/>
      <w:noProof/>
      <w:sz w:val="32"/>
      <w:szCs w:val="26"/>
    </w:rPr>
  </w:style>
  <w:style w:type="paragraph" w:styleId="Header">
    <w:name w:val="header"/>
    <w:basedOn w:val="Normal"/>
    <w:link w:val="HeaderChar"/>
    <w:uiPriority w:val="99"/>
    <w:unhideWhenUsed/>
    <w:rsid w:val="006D61CA"/>
    <w:pPr>
      <w:tabs>
        <w:tab w:val="center" w:pos="4680"/>
        <w:tab w:val="right" w:pos="9360"/>
      </w:tabs>
      <w:spacing w:after="0" w:line="240" w:lineRule="auto"/>
    </w:pPr>
  </w:style>
  <w:style w:type="character" w:customStyle="1" w:styleId="Heading3non-TOCChar">
    <w:name w:val="Heading 3 non-TOC Char"/>
    <w:basedOn w:val="Heading3Char"/>
    <w:link w:val="Heading3non-TOC"/>
    <w:rsid w:val="006D61CA"/>
    <w:rPr>
      <w:rFonts w:ascii="FreeSerifAvvaShenouda" w:eastAsiaTheme="majorEastAsia" w:hAnsi="FreeSerifAvvaShenouda" w:cs="FreeSerifAvvaShenouda"/>
      <w:b/>
      <w:bCs/>
      <w:sz w:val="28"/>
    </w:rPr>
  </w:style>
  <w:style w:type="character" w:customStyle="1" w:styleId="HeaderChar">
    <w:name w:val="Header Char"/>
    <w:basedOn w:val="DefaultParagraphFont"/>
    <w:link w:val="Header"/>
    <w:uiPriority w:val="99"/>
    <w:rsid w:val="006D61CA"/>
    <w:rPr>
      <w:rFonts w:ascii="Garamond" w:hAnsi="Garamond"/>
    </w:rPr>
  </w:style>
  <w:style w:type="paragraph" w:styleId="Footer">
    <w:name w:val="footer"/>
    <w:basedOn w:val="Normal"/>
    <w:link w:val="FooterChar"/>
    <w:uiPriority w:val="99"/>
    <w:unhideWhenUsed/>
    <w:rsid w:val="006D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61CA"/>
    <w:rPr>
      <w:rFonts w:ascii="Garamond" w:hAnsi="Garamond"/>
    </w:rPr>
  </w:style>
  <w:style w:type="character" w:styleId="CommentReference">
    <w:name w:val="annotation reference"/>
    <w:basedOn w:val="DefaultParagraphFont"/>
    <w:uiPriority w:val="99"/>
    <w:semiHidden/>
    <w:unhideWhenUsed/>
    <w:rsid w:val="00484AEF"/>
    <w:rPr>
      <w:sz w:val="16"/>
      <w:szCs w:val="16"/>
    </w:rPr>
  </w:style>
  <w:style w:type="paragraph" w:styleId="CommentText">
    <w:name w:val="annotation text"/>
    <w:basedOn w:val="Normal"/>
    <w:link w:val="CommentTextChar"/>
    <w:uiPriority w:val="99"/>
    <w:semiHidden/>
    <w:unhideWhenUsed/>
    <w:rsid w:val="00484AEF"/>
    <w:pPr>
      <w:spacing w:line="240" w:lineRule="auto"/>
    </w:pPr>
    <w:rPr>
      <w:sz w:val="20"/>
      <w:szCs w:val="20"/>
    </w:rPr>
  </w:style>
  <w:style w:type="character" w:customStyle="1" w:styleId="CommentTextChar">
    <w:name w:val="Comment Text Char"/>
    <w:basedOn w:val="DefaultParagraphFont"/>
    <w:link w:val="CommentText"/>
    <w:uiPriority w:val="99"/>
    <w:semiHidden/>
    <w:rsid w:val="00484AEF"/>
    <w:rPr>
      <w:rFonts w:ascii="Garamond" w:hAnsi="Garamond"/>
      <w:sz w:val="20"/>
      <w:szCs w:val="20"/>
    </w:rPr>
  </w:style>
  <w:style w:type="paragraph" w:styleId="CommentSubject">
    <w:name w:val="annotation subject"/>
    <w:basedOn w:val="CommentText"/>
    <w:next w:val="CommentText"/>
    <w:link w:val="CommentSubjectChar"/>
    <w:uiPriority w:val="99"/>
    <w:semiHidden/>
    <w:unhideWhenUsed/>
    <w:rsid w:val="00484AEF"/>
    <w:rPr>
      <w:b/>
      <w:bCs/>
    </w:rPr>
  </w:style>
  <w:style w:type="character" w:customStyle="1" w:styleId="CommentSubjectChar">
    <w:name w:val="Comment Subject Char"/>
    <w:basedOn w:val="CommentTextChar"/>
    <w:link w:val="CommentSubject"/>
    <w:uiPriority w:val="99"/>
    <w:semiHidden/>
    <w:rsid w:val="00484AEF"/>
    <w:rPr>
      <w:rFonts w:ascii="Garamond" w:hAnsi="Garamond"/>
      <w:b/>
      <w:bCs/>
      <w:sz w:val="20"/>
      <w:szCs w:val="20"/>
    </w:rPr>
  </w:style>
  <w:style w:type="paragraph" w:customStyle="1" w:styleId="EngHang">
    <w:name w:val="EngHang"/>
    <w:basedOn w:val="EngHangEnd"/>
    <w:link w:val="EngHangChar"/>
    <w:qFormat/>
    <w:rsid w:val="00EC012F"/>
    <w:pPr>
      <w:spacing w:after="0"/>
      <w:contextualSpacing/>
    </w:pPr>
  </w:style>
  <w:style w:type="paragraph" w:customStyle="1" w:styleId="Separator">
    <w:name w:val="Separator"/>
    <w:basedOn w:val="Normal"/>
    <w:link w:val="SeparatorChar"/>
    <w:qFormat/>
    <w:rsid w:val="00A742AC"/>
    <w:pPr>
      <w:spacing w:before="240" w:after="240"/>
      <w:jc w:val="center"/>
    </w:pPr>
    <w:rPr>
      <w:rFonts w:ascii="CS Avva Shenouda" w:hAnsi="CS Avva Shenouda"/>
    </w:rPr>
  </w:style>
  <w:style w:type="character" w:customStyle="1" w:styleId="EngHangChar">
    <w:name w:val="EngHang Char"/>
    <w:basedOn w:val="EngHangEndChar"/>
    <w:link w:val="EngHang"/>
    <w:rsid w:val="00EC012F"/>
    <w:rPr>
      <w:rFonts w:ascii="Garamond" w:eastAsia="Times New Roman" w:hAnsi="Garamond" w:cs="Times New Roman"/>
      <w:color w:val="000000"/>
      <w:sz w:val="24"/>
      <w:szCs w:val="24"/>
      <w:lang w:val="en-US"/>
    </w:rPr>
  </w:style>
  <w:style w:type="character" w:customStyle="1" w:styleId="SeparatorChar">
    <w:name w:val="Separator Char"/>
    <w:basedOn w:val="DefaultParagraphFont"/>
    <w:link w:val="Separator"/>
    <w:rsid w:val="00A742AC"/>
    <w:rPr>
      <w:rFonts w:ascii="CS Avva Shenouda" w:hAnsi="CS Avva Shenouda"/>
    </w:rPr>
  </w:style>
  <w:style w:type="paragraph" w:customStyle="1" w:styleId="CopticVersemulti-line">
    <w:name w:val="Coptic Verse multi-line"/>
    <w:basedOn w:val="CopticVerse"/>
    <w:link w:val="CopticVersemulti-lineChar"/>
    <w:qFormat/>
    <w:rsid w:val="00A91873"/>
    <w:pPr>
      <w:spacing w:after="0"/>
      <w:ind w:left="432" w:hanging="432"/>
      <w:jc w:val="left"/>
    </w:pPr>
  </w:style>
  <w:style w:type="paragraph" w:styleId="Revision">
    <w:name w:val="Revision"/>
    <w:hidden/>
    <w:uiPriority w:val="99"/>
    <w:semiHidden/>
    <w:rsid w:val="002E5DB0"/>
    <w:pPr>
      <w:spacing w:after="0" w:line="240" w:lineRule="auto"/>
    </w:pPr>
    <w:rPr>
      <w:rFonts w:ascii="Garamond" w:hAnsi="Garamond"/>
    </w:rPr>
  </w:style>
  <w:style w:type="character" w:customStyle="1" w:styleId="CopticVersemulti-lineChar">
    <w:name w:val="Coptic Verse multi-line Char"/>
    <w:basedOn w:val="CopticVerseChar"/>
    <w:link w:val="CopticVersemulti-line"/>
    <w:rsid w:val="00A91873"/>
    <w:rPr>
      <w:rFonts w:ascii="FreeSerifAvvaShenouda" w:hAnsi="FreeSerifAvvaShenouda" w:cs="Calibri"/>
      <w:noProof/>
      <w:sz w:val="24"/>
      <w:lang w:val="en-US"/>
    </w:rPr>
  </w:style>
  <w:style w:type="character" w:styleId="FootnoteReference">
    <w:name w:val="footnote reference"/>
    <w:basedOn w:val="DefaultParagraphFont"/>
    <w:uiPriority w:val="99"/>
    <w:rsid w:val="00F54100"/>
    <w:rPr>
      <w:vertAlign w:val="superscript"/>
    </w:rPr>
  </w:style>
  <w:style w:type="paragraph" w:customStyle="1" w:styleId="EnglishHangVerse">
    <w:name w:val="English Hang Verse"/>
    <w:basedOn w:val="EngHangEnd"/>
    <w:link w:val="EnglishHangVerseChar"/>
    <w:qFormat/>
    <w:rsid w:val="00714EC1"/>
    <w:rPr>
      <w:rFonts w:eastAsiaTheme="minorHAnsi"/>
    </w:rPr>
  </w:style>
  <w:style w:type="paragraph" w:customStyle="1" w:styleId="CopticHangingVerse">
    <w:name w:val="Coptic Hanging Verse"/>
    <w:basedOn w:val="CopticVerse"/>
    <w:link w:val="CopticHangingVerseChar"/>
    <w:qFormat/>
    <w:rsid w:val="00EC012F"/>
    <w:pPr>
      <w:ind w:left="432" w:hanging="432"/>
    </w:pPr>
  </w:style>
  <w:style w:type="character" w:customStyle="1" w:styleId="EnglishHangVerseChar">
    <w:name w:val="English Hang Verse Char"/>
    <w:basedOn w:val="EngHangEndChar"/>
    <w:link w:val="EnglishHangVerse"/>
    <w:rsid w:val="00714EC1"/>
    <w:rPr>
      <w:rFonts w:ascii="Garamond" w:eastAsia="Times New Roman" w:hAnsi="Garamond" w:cs="Times New Roman"/>
      <w:color w:val="000000"/>
      <w:sz w:val="24"/>
      <w:szCs w:val="24"/>
      <w:lang w:val="en-US"/>
    </w:rPr>
  </w:style>
  <w:style w:type="character" w:customStyle="1" w:styleId="CopticHangingVerseChar">
    <w:name w:val="Coptic Hanging Verse Char"/>
    <w:basedOn w:val="CopticVerseChar"/>
    <w:link w:val="CopticHangingVerse"/>
    <w:rsid w:val="00EC012F"/>
    <w:rPr>
      <w:rFonts w:ascii="FreeSerifAvvaShenouda" w:hAnsi="FreeSerifAvvaShenouda" w:cs="Calibri"/>
      <w:noProof/>
      <w:sz w:val="24"/>
      <w:lang w:val="en-US"/>
    </w:rPr>
  </w:style>
  <w:style w:type="paragraph" w:customStyle="1" w:styleId="EngEnd">
    <w:name w:val="EngEnd"/>
    <w:basedOn w:val="EngHangEnd"/>
    <w:link w:val="EngEndChar"/>
    <w:qFormat/>
    <w:rsid w:val="008B531C"/>
    <w:pPr>
      <w:ind w:left="0" w:firstLine="0"/>
      <w:jc w:val="both"/>
    </w:pPr>
  </w:style>
  <w:style w:type="paragraph" w:customStyle="1" w:styleId="EngInd">
    <w:name w:val="EngInd"/>
    <w:basedOn w:val="EngHang"/>
    <w:link w:val="EngIndChar"/>
    <w:qFormat/>
    <w:rsid w:val="00511194"/>
    <w:pPr>
      <w:ind w:left="0" w:firstLine="144"/>
    </w:pPr>
  </w:style>
  <w:style w:type="character" w:customStyle="1" w:styleId="EngEndChar">
    <w:name w:val="EngEnd Char"/>
    <w:basedOn w:val="EngHangEndChar"/>
    <w:link w:val="EngEnd"/>
    <w:rsid w:val="008B531C"/>
    <w:rPr>
      <w:rFonts w:ascii="Garamond" w:eastAsia="Times New Roman" w:hAnsi="Garamond" w:cs="Times New Roman"/>
      <w:color w:val="000000"/>
      <w:sz w:val="24"/>
      <w:szCs w:val="24"/>
      <w:lang w:val="en-US"/>
    </w:rPr>
  </w:style>
  <w:style w:type="paragraph" w:customStyle="1" w:styleId="EngIndEnd">
    <w:name w:val="EngIndEnd"/>
    <w:basedOn w:val="EnglishHangVerse"/>
    <w:link w:val="EngIndEndChar"/>
    <w:qFormat/>
    <w:rsid w:val="00511194"/>
    <w:pPr>
      <w:ind w:left="0" w:firstLine="144"/>
    </w:pPr>
  </w:style>
  <w:style w:type="character" w:customStyle="1" w:styleId="EngIndChar">
    <w:name w:val="EngInd Char"/>
    <w:basedOn w:val="EngHangChar"/>
    <w:link w:val="EngInd"/>
    <w:rsid w:val="00511194"/>
    <w:rPr>
      <w:rFonts w:ascii="Garamond" w:eastAsia="Times New Roman" w:hAnsi="Garamond" w:cs="Times New Roman"/>
      <w:color w:val="000000"/>
      <w:sz w:val="24"/>
      <w:szCs w:val="24"/>
      <w:lang w:val="en-US"/>
    </w:rPr>
  </w:style>
  <w:style w:type="character" w:customStyle="1" w:styleId="EngIndEndChar">
    <w:name w:val="EngIndEnd Char"/>
    <w:basedOn w:val="EnglishHangVerseChar"/>
    <w:link w:val="EngIndEnd"/>
    <w:rsid w:val="00511194"/>
    <w:rPr>
      <w:rFonts w:ascii="Garamond" w:eastAsia="Times New Roman" w:hAnsi="Garamond" w:cs="Times New Roman"/>
      <w:color w:val="000000"/>
      <w:sz w:val="24"/>
      <w:szCs w:val="24"/>
      <w:lang w:val="en-US"/>
    </w:rPr>
  </w:style>
  <w:style w:type="paragraph" w:styleId="TOC4">
    <w:name w:val="toc 4"/>
    <w:basedOn w:val="Normal"/>
    <w:next w:val="Normal"/>
    <w:autoRedefine/>
    <w:uiPriority w:val="39"/>
    <w:unhideWhenUsed/>
    <w:rsid w:val="009A11DD"/>
    <w:pPr>
      <w:spacing w:after="100"/>
      <w:ind w:left="660"/>
      <w:jc w:val="left"/>
    </w:pPr>
    <w:rPr>
      <w:rFonts w:asciiTheme="minorHAnsi" w:eastAsiaTheme="minorEastAsia" w:hAnsiTheme="minorHAnsi"/>
      <w:lang w:eastAsia="en-CA"/>
    </w:rPr>
  </w:style>
  <w:style w:type="paragraph" w:styleId="TOC5">
    <w:name w:val="toc 5"/>
    <w:basedOn w:val="Normal"/>
    <w:next w:val="Normal"/>
    <w:autoRedefine/>
    <w:uiPriority w:val="39"/>
    <w:unhideWhenUsed/>
    <w:rsid w:val="009A11DD"/>
    <w:pPr>
      <w:spacing w:after="100"/>
      <w:ind w:left="880"/>
      <w:jc w:val="left"/>
    </w:pPr>
    <w:rPr>
      <w:rFonts w:asciiTheme="minorHAnsi" w:eastAsiaTheme="minorEastAsia" w:hAnsiTheme="minorHAnsi"/>
      <w:lang w:eastAsia="en-CA"/>
    </w:rPr>
  </w:style>
  <w:style w:type="paragraph" w:styleId="TOC7">
    <w:name w:val="toc 7"/>
    <w:basedOn w:val="Normal"/>
    <w:next w:val="Normal"/>
    <w:autoRedefine/>
    <w:uiPriority w:val="39"/>
    <w:unhideWhenUsed/>
    <w:rsid w:val="009A11DD"/>
    <w:pPr>
      <w:spacing w:after="100"/>
      <w:ind w:left="1320"/>
      <w:jc w:val="left"/>
    </w:pPr>
    <w:rPr>
      <w:rFonts w:asciiTheme="minorHAnsi" w:eastAsiaTheme="minorEastAsia" w:hAnsiTheme="minorHAnsi"/>
      <w:lang w:eastAsia="en-CA"/>
    </w:rPr>
  </w:style>
  <w:style w:type="paragraph" w:styleId="TOC8">
    <w:name w:val="toc 8"/>
    <w:basedOn w:val="Normal"/>
    <w:next w:val="Normal"/>
    <w:autoRedefine/>
    <w:uiPriority w:val="39"/>
    <w:unhideWhenUsed/>
    <w:rsid w:val="009A11DD"/>
    <w:pPr>
      <w:spacing w:after="100"/>
      <w:ind w:left="1540"/>
      <w:jc w:val="left"/>
    </w:pPr>
    <w:rPr>
      <w:rFonts w:asciiTheme="minorHAnsi" w:eastAsiaTheme="minorEastAsia" w:hAnsiTheme="minorHAnsi"/>
      <w:lang w:eastAsia="en-CA"/>
    </w:rPr>
  </w:style>
  <w:style w:type="paragraph" w:styleId="TOC9">
    <w:name w:val="toc 9"/>
    <w:basedOn w:val="Normal"/>
    <w:next w:val="Normal"/>
    <w:autoRedefine/>
    <w:uiPriority w:val="39"/>
    <w:unhideWhenUsed/>
    <w:rsid w:val="009A11DD"/>
    <w:pPr>
      <w:spacing w:after="100"/>
      <w:ind w:left="1760"/>
      <w:jc w:val="left"/>
    </w:pPr>
    <w:rPr>
      <w:rFonts w:asciiTheme="minorHAnsi" w:eastAsiaTheme="minorEastAsia" w:hAnsiTheme="minorHAnsi"/>
      <w:lang w:eastAsia="en-CA"/>
    </w:rPr>
  </w:style>
  <w:style w:type="character" w:customStyle="1" w:styleId="Heading4Char">
    <w:name w:val="Heading 4 Char"/>
    <w:basedOn w:val="DefaultParagraphFont"/>
    <w:link w:val="Heading4"/>
    <w:uiPriority w:val="9"/>
    <w:rsid w:val="0039635A"/>
    <w:rPr>
      <w:rFonts w:ascii="Garamond" w:eastAsiaTheme="majorEastAsia" w:hAnsi="Garamond" w:cstheme="majorBidi"/>
      <w:b/>
      <w:bCs/>
      <w:iCs/>
      <w:color w:val="000000" w:themeColor="text1"/>
      <w:sz w:val="28"/>
    </w:rPr>
  </w:style>
  <w:style w:type="paragraph" w:customStyle="1" w:styleId="hymn">
    <w:name w:val="hymn"/>
    <w:basedOn w:val="Normal"/>
    <w:link w:val="hymnChar"/>
    <w:qFormat/>
    <w:rsid w:val="00DD4C22"/>
    <w:pPr>
      <w:keepNext/>
      <w:keepLines/>
      <w:spacing w:after="0" w:line="240" w:lineRule="auto"/>
      <w:ind w:left="720" w:hanging="720"/>
      <w:contextualSpacing/>
      <w:jc w:val="left"/>
    </w:pPr>
    <w:rPr>
      <w:rFonts w:eastAsia="Times New Roman" w:cs="Arial"/>
      <w:lang w:val="en-US"/>
    </w:rPr>
  </w:style>
  <w:style w:type="paragraph" w:customStyle="1" w:styleId="hymnEnd">
    <w:name w:val="hymnEnd"/>
    <w:basedOn w:val="Normal"/>
    <w:link w:val="hymnEndChar"/>
    <w:qFormat/>
    <w:rsid w:val="00DD4C22"/>
    <w:pPr>
      <w:spacing w:after="360" w:line="240" w:lineRule="auto"/>
      <w:contextualSpacing/>
      <w:jc w:val="left"/>
    </w:pPr>
    <w:rPr>
      <w:rFonts w:eastAsia="Times New Roman" w:cs="Arial"/>
      <w:lang w:val="en-US"/>
    </w:rPr>
  </w:style>
  <w:style w:type="character" w:customStyle="1" w:styleId="hymnChar">
    <w:name w:val="hymn Char"/>
    <w:link w:val="hymn"/>
    <w:locked/>
    <w:rsid w:val="00DD4C22"/>
    <w:rPr>
      <w:rFonts w:ascii="Garamond" w:eastAsia="Times New Roman" w:hAnsi="Garamond" w:cs="Arial"/>
      <w:sz w:val="24"/>
      <w:lang w:val="en-US"/>
    </w:rPr>
  </w:style>
  <w:style w:type="character" w:customStyle="1" w:styleId="hymnEndChar">
    <w:name w:val="hymnEnd Char"/>
    <w:basedOn w:val="DefaultParagraphFont"/>
    <w:link w:val="hymnEnd"/>
    <w:locked/>
    <w:rsid w:val="00DD4C22"/>
    <w:rPr>
      <w:rFonts w:ascii="Garamond" w:eastAsia="Times New Roman" w:hAnsi="Garamond" w:cs="Arial"/>
      <w:sz w:val="24"/>
      <w:lang w:val="en-US"/>
    </w:rPr>
  </w:style>
  <w:style w:type="paragraph" w:styleId="FootnoteText">
    <w:name w:val="footnote text"/>
    <w:basedOn w:val="Normal"/>
    <w:link w:val="FootnoteTextChar"/>
    <w:rsid w:val="00DD4C22"/>
    <w:pPr>
      <w:widowControl w:val="0"/>
      <w:spacing w:after="0" w:line="240" w:lineRule="auto"/>
      <w:jc w:val="left"/>
    </w:pPr>
    <w:rPr>
      <w:rFonts w:ascii="Cambria" w:eastAsia="Times New Roman" w:hAnsi="Cambria" w:cs="Times New Roman"/>
      <w:szCs w:val="20"/>
      <w:lang w:val="en-US"/>
    </w:rPr>
  </w:style>
  <w:style w:type="character" w:customStyle="1" w:styleId="FootnoteTextChar">
    <w:name w:val="Footnote Text Char"/>
    <w:basedOn w:val="DefaultParagraphFont"/>
    <w:link w:val="FootnoteText"/>
    <w:rsid w:val="008D5F3D"/>
    <w:rPr>
      <w:rFonts w:ascii="Cambria" w:eastAsia="Times New Roman" w:hAnsi="Cambria" w:cs="Times New Roman"/>
      <w:sz w:val="24"/>
      <w:szCs w:val="20"/>
      <w:lang w:val="en-US"/>
    </w:rPr>
  </w:style>
  <w:style w:type="paragraph" w:customStyle="1" w:styleId="footnote">
    <w:name w:val="footnote"/>
    <w:basedOn w:val="FootnoteText"/>
    <w:link w:val="footnoteChar"/>
    <w:qFormat/>
    <w:rsid w:val="008D5F3D"/>
    <w:pPr>
      <w:jc w:val="both"/>
    </w:pPr>
    <w:rPr>
      <w:rFonts w:ascii="Garamond" w:hAnsi="Garamond"/>
      <w:sz w:val="18"/>
    </w:rPr>
  </w:style>
  <w:style w:type="character" w:customStyle="1" w:styleId="footnoteChar">
    <w:name w:val="footnote Char"/>
    <w:basedOn w:val="FootnoteTextChar"/>
    <w:link w:val="footnote"/>
    <w:rsid w:val="008D5F3D"/>
    <w:rPr>
      <w:rFonts w:ascii="Garamond" w:eastAsia="Times New Roman" w:hAnsi="Garamond" w:cs="Times New Roman"/>
      <w:sz w:val="18"/>
      <w:szCs w:val="20"/>
      <w:lang w:val="en-US"/>
    </w:rPr>
  </w:style>
  <w:style w:type="paragraph" w:customStyle="1" w:styleId="CopticInd">
    <w:name w:val="CopticInd"/>
    <w:basedOn w:val="CopticVersemulti-line"/>
    <w:link w:val="CopticIndChar"/>
    <w:qFormat/>
    <w:rsid w:val="001C29B4"/>
    <w:pPr>
      <w:ind w:left="0" w:firstLine="144"/>
    </w:pPr>
  </w:style>
  <w:style w:type="paragraph" w:customStyle="1" w:styleId="CoptIndEnd">
    <w:name w:val="CoptIndEnd"/>
    <w:basedOn w:val="CopticVersemulti-line"/>
    <w:link w:val="CoptIndEndChar"/>
    <w:qFormat/>
    <w:rsid w:val="001C29B4"/>
    <w:pPr>
      <w:spacing w:after="360"/>
      <w:ind w:left="0" w:firstLine="144"/>
    </w:pPr>
  </w:style>
  <w:style w:type="character" w:customStyle="1" w:styleId="CopticIndChar">
    <w:name w:val="CopticInd Char"/>
    <w:basedOn w:val="CopticVersemulti-lineChar"/>
    <w:link w:val="CopticInd"/>
    <w:rsid w:val="001C29B4"/>
    <w:rPr>
      <w:rFonts w:ascii="FreeSerifAvvaShenouda" w:hAnsi="FreeSerifAvvaShenouda" w:cs="Calibri"/>
      <w:noProof/>
      <w:sz w:val="24"/>
      <w:lang w:val="en-US"/>
    </w:rPr>
  </w:style>
  <w:style w:type="character" w:customStyle="1" w:styleId="CoptIndEndChar">
    <w:name w:val="CoptIndEnd Char"/>
    <w:basedOn w:val="CopticVersemulti-lineChar"/>
    <w:link w:val="CoptIndEnd"/>
    <w:rsid w:val="001C29B4"/>
    <w:rPr>
      <w:rFonts w:ascii="FreeSerifAvvaShenouda" w:hAnsi="FreeSerifAvvaShenouda" w:cs="Calibri"/>
      <w:noProof/>
      <w:sz w:val="24"/>
      <w:lang w:val="en-US"/>
    </w:rPr>
  </w:style>
  <w:style w:type="character" w:customStyle="1" w:styleId="Heading5Char">
    <w:name w:val="Heading 5 Char"/>
    <w:basedOn w:val="DefaultParagraphFont"/>
    <w:link w:val="Heading5"/>
    <w:uiPriority w:val="9"/>
    <w:rsid w:val="00BF0205"/>
    <w:rPr>
      <w:rFonts w:ascii="Garamond" w:eastAsiaTheme="majorEastAsia" w:hAnsi="Garamond" w:cstheme="majorBidi"/>
      <w:sz w:val="28"/>
    </w:rPr>
  </w:style>
  <w:style w:type="paragraph" w:customStyle="1" w:styleId="Rubric">
    <w:name w:val="Rubric"/>
    <w:basedOn w:val="Normal"/>
    <w:qFormat/>
    <w:rsid w:val="00964F23"/>
    <w:rPr>
      <w:i/>
    </w:rPr>
  </w:style>
  <w:style w:type="paragraph" w:customStyle="1" w:styleId="Heading4non-TOC">
    <w:name w:val="Heading 4 non-TOC"/>
    <w:basedOn w:val="Heading4"/>
    <w:link w:val="Heading4non-TOCChar"/>
    <w:qFormat/>
    <w:rsid w:val="00DE5308"/>
    <w:pPr>
      <w:outlineLvl w:val="9"/>
    </w:pPr>
    <w:rPr>
      <w:rFonts w:ascii="FreeSerifAvvaShenouda" w:hAnsi="FreeSerifAvvaShenouda"/>
    </w:rPr>
  </w:style>
  <w:style w:type="character" w:customStyle="1" w:styleId="Heading4non-TOCChar">
    <w:name w:val="Heading 4 non-TOC Char"/>
    <w:basedOn w:val="Heading4Char"/>
    <w:link w:val="Heading4non-TOC"/>
    <w:rsid w:val="00DE5308"/>
    <w:rPr>
      <w:rFonts w:ascii="FreeSerifAvvaShenouda" w:eastAsiaTheme="majorEastAsia" w:hAnsi="FreeSerifAvvaShenouda" w:cstheme="majorBidi"/>
      <w:b/>
      <w:bCs/>
      <w:iCs/>
      <w:color w:val="000000" w:themeColor="text1"/>
      <w:sz w:val="28"/>
    </w:rPr>
  </w:style>
  <w:style w:type="character" w:customStyle="1" w:styleId="Heading6Char">
    <w:name w:val="Heading 6 Char"/>
    <w:basedOn w:val="DefaultParagraphFont"/>
    <w:link w:val="Heading6"/>
    <w:uiPriority w:val="9"/>
    <w:rsid w:val="005832A1"/>
    <w:rPr>
      <w:rFonts w:asciiTheme="majorHAnsi" w:eastAsiaTheme="majorEastAsia" w:hAnsiTheme="majorHAnsi" w:cstheme="majorBidi"/>
      <w:iCs/>
      <w:sz w:val="24"/>
    </w:rPr>
  </w:style>
  <w:style w:type="paragraph" w:customStyle="1" w:styleId="Heading5non-TOC">
    <w:name w:val="Heading 5 non-TOC"/>
    <w:basedOn w:val="Heading5"/>
    <w:link w:val="Heading5non-TOCChar"/>
    <w:qFormat/>
    <w:rsid w:val="005E263F"/>
    <w:pPr>
      <w:outlineLvl w:val="9"/>
    </w:pPr>
    <w:rPr>
      <w:rFonts w:ascii="FreeSerifAvvaShenouda" w:hAnsi="FreeSerifAvvaShenouda"/>
    </w:rPr>
  </w:style>
  <w:style w:type="character" w:customStyle="1" w:styleId="Heading5non-TOCChar">
    <w:name w:val="Heading 5 non-TOC Char"/>
    <w:basedOn w:val="Heading5Char"/>
    <w:link w:val="Heading5non-TOC"/>
    <w:rsid w:val="005E263F"/>
    <w:rPr>
      <w:rFonts w:ascii="FreeSerifAvvaShenouda" w:eastAsiaTheme="majorEastAsia" w:hAnsi="FreeSerifAvvaShenouda" w:cstheme="majorBidi"/>
      <w:sz w:val="28"/>
    </w:rPr>
  </w:style>
  <w:style w:type="paragraph" w:customStyle="1" w:styleId="Psalms">
    <w:name w:val="Psalms"/>
    <w:basedOn w:val="Normal"/>
    <w:uiPriority w:val="99"/>
    <w:rsid w:val="00980D99"/>
    <w:pPr>
      <w:widowControl w:val="0"/>
      <w:autoSpaceDE w:val="0"/>
      <w:autoSpaceDN w:val="0"/>
      <w:adjustRightInd w:val="0"/>
      <w:spacing w:after="0" w:line="240" w:lineRule="auto"/>
      <w:ind w:left="540" w:hanging="540"/>
      <w:jc w:val="left"/>
    </w:pPr>
    <w:rPr>
      <w:rFonts w:ascii="Book Antiqua" w:eastAsia="Times New Roman" w:hAnsi="Book Antiqua" w:cs="Lucida Grande"/>
      <w:szCs w:val="24"/>
      <w:lang w:val="en-US"/>
    </w:rPr>
  </w:style>
  <w:style w:type="paragraph" w:customStyle="1" w:styleId="EnglishHangEndNoCoptic">
    <w:name w:val="English Hang End No Coptic"/>
    <w:basedOn w:val="EngHangEnd"/>
    <w:qFormat/>
    <w:rsid w:val="00510795"/>
    <w:pPr>
      <w:spacing w:after="240" w:line="240" w:lineRule="auto"/>
    </w:pPr>
  </w:style>
  <w:style w:type="paragraph" w:customStyle="1" w:styleId="EnglishHangNoCoptic">
    <w:name w:val="English Hang No Coptic"/>
    <w:basedOn w:val="EnglishHangVerse"/>
    <w:qFormat/>
    <w:rsid w:val="00AC2F2D"/>
    <w:pPr>
      <w:keepNext/>
      <w:spacing w:after="0" w:line="240" w:lineRule="auto"/>
    </w:pPr>
  </w:style>
  <w:style w:type="paragraph" w:customStyle="1" w:styleId="RUBRICS">
    <w:name w:val="RUBRICS"/>
    <w:basedOn w:val="Normal"/>
    <w:uiPriority w:val="99"/>
    <w:rsid w:val="001A38AB"/>
    <w:pPr>
      <w:widowControl w:val="0"/>
      <w:autoSpaceDE w:val="0"/>
      <w:autoSpaceDN w:val="0"/>
      <w:adjustRightInd w:val="0"/>
      <w:spacing w:after="0" w:line="240" w:lineRule="auto"/>
      <w:jc w:val="left"/>
    </w:pPr>
    <w:rPr>
      <w:rFonts w:ascii="Segoe Script" w:eastAsia="@MingLiU" w:hAnsi="Segoe Script" w:cs="Segoe Script"/>
      <w:color w:val="000000"/>
      <w:sz w:val="22"/>
      <w:lang w:val="en-US"/>
    </w:rPr>
  </w:style>
  <w:style w:type="paragraph" w:customStyle="1" w:styleId="Footnote0">
    <w:name w:val="Footnote"/>
    <w:basedOn w:val="Normal"/>
    <w:uiPriority w:val="99"/>
    <w:rsid w:val="00435BD3"/>
    <w:pPr>
      <w:widowControl w:val="0"/>
      <w:autoSpaceDE w:val="0"/>
      <w:autoSpaceDN w:val="0"/>
      <w:adjustRightInd w:val="0"/>
      <w:spacing w:after="0" w:line="240" w:lineRule="auto"/>
    </w:pPr>
    <w:rPr>
      <w:rFonts w:ascii="Lucida Grande" w:eastAsia="Times New Roman" w:hAnsi="Lucida Grande" w:cs="Lucida Grande"/>
      <w:sz w:val="20"/>
      <w:szCs w:val="24"/>
      <w:lang w:val="en-US"/>
    </w:rPr>
  </w:style>
  <w:style w:type="paragraph" w:customStyle="1" w:styleId="Prose">
    <w:name w:val="Prose"/>
    <w:basedOn w:val="Normal"/>
    <w:qFormat/>
    <w:rsid w:val="00BD252D"/>
    <w:pPr>
      <w:ind w:firstLine="360"/>
      <w:contextualSpacing/>
    </w:pPr>
    <w:rPr>
      <w:lang w:val="en-GB"/>
    </w:rPr>
  </w:style>
  <w:style w:type="paragraph" w:customStyle="1" w:styleId="rdnghdng">
    <w:name w:val="rdnghdng"/>
    <w:basedOn w:val="Normal"/>
    <w:uiPriority w:val="99"/>
    <w:rsid w:val="006A0403"/>
    <w:pPr>
      <w:widowControl w:val="0"/>
      <w:autoSpaceDE w:val="0"/>
      <w:autoSpaceDN w:val="0"/>
      <w:adjustRightInd w:val="0"/>
      <w:spacing w:after="0" w:line="240" w:lineRule="auto"/>
      <w:jc w:val="left"/>
    </w:pPr>
    <w:rPr>
      <w:rFonts w:ascii="Segoe Script" w:eastAsia="@MingLiU" w:hAnsi="Segoe Script" w:cs="Segoe Script"/>
      <w:b/>
      <w:bCs/>
      <w:color w:val="000000"/>
      <w:sz w:val="22"/>
      <w:lang w:val="en-US"/>
    </w:rPr>
  </w:style>
  <w:style w:type="paragraph" w:customStyle="1" w:styleId="Coptic">
    <w:name w:val="Coptic"/>
    <w:basedOn w:val="Normal"/>
    <w:link w:val="CopticChar"/>
    <w:qFormat/>
    <w:rsid w:val="00CE58CE"/>
    <w:pPr>
      <w:spacing w:line="320" w:lineRule="exact"/>
    </w:pPr>
    <w:rPr>
      <w:rFonts w:ascii="FreeSerifAvvaShenouda" w:hAnsi="FreeSerifAvvaShenouda"/>
      <w:sz w:val="22"/>
      <w:lang w:val="en-US"/>
    </w:rPr>
  </w:style>
  <w:style w:type="character" w:customStyle="1" w:styleId="CopticChar">
    <w:name w:val="Coptic Char"/>
    <w:basedOn w:val="DefaultParagraphFont"/>
    <w:link w:val="Coptic"/>
    <w:rsid w:val="00CE58CE"/>
    <w:rPr>
      <w:rFonts w:ascii="FreeSerifAvvaShenouda" w:hAnsi="FreeSerifAvvaShenouda"/>
      <w:lang w:val="en-US"/>
    </w:rPr>
  </w:style>
  <w:style w:type="paragraph" w:customStyle="1" w:styleId="Priest">
    <w:name w:val="Priest"/>
    <w:basedOn w:val="Normal"/>
    <w:link w:val="PriestChar"/>
    <w:qFormat/>
    <w:rsid w:val="000D107E"/>
    <w:pPr>
      <w:keepNext/>
      <w:spacing w:after="0" w:line="240" w:lineRule="auto"/>
      <w:contextualSpacing/>
      <w:jc w:val="left"/>
    </w:pPr>
    <w:rPr>
      <w:b/>
      <w:lang w:val="en-US"/>
    </w:rPr>
  </w:style>
  <w:style w:type="paragraph" w:customStyle="1" w:styleId="Body">
    <w:name w:val="Body"/>
    <w:basedOn w:val="Normal"/>
    <w:link w:val="BodyChar"/>
    <w:qFormat/>
    <w:rsid w:val="000D107E"/>
    <w:pPr>
      <w:spacing w:after="240" w:line="240" w:lineRule="auto"/>
      <w:ind w:firstLine="360"/>
      <w:contextualSpacing/>
    </w:pPr>
    <w:rPr>
      <w:lang w:val="en-US"/>
    </w:rPr>
  </w:style>
  <w:style w:type="character" w:customStyle="1" w:styleId="PriestChar">
    <w:name w:val="Priest Char"/>
    <w:basedOn w:val="DefaultParagraphFont"/>
    <w:link w:val="Priest"/>
    <w:rsid w:val="000D107E"/>
    <w:rPr>
      <w:rFonts w:ascii="Garamond" w:hAnsi="Garamond"/>
      <w:b/>
      <w:sz w:val="24"/>
      <w:lang w:val="en-US"/>
    </w:rPr>
  </w:style>
  <w:style w:type="character" w:customStyle="1" w:styleId="BodyChar">
    <w:name w:val="Body Char"/>
    <w:basedOn w:val="DefaultParagraphFont"/>
    <w:link w:val="Body"/>
    <w:rsid w:val="000D107E"/>
    <w:rPr>
      <w:rFonts w:ascii="Garamond" w:hAnsi="Garamond"/>
      <w:sz w:val="24"/>
      <w:lang w:val="en-US"/>
    </w:rPr>
  </w:style>
  <w:style w:type="paragraph" w:customStyle="1" w:styleId="RubricsInBody">
    <w:name w:val="RubricsInBody"/>
    <w:basedOn w:val="Body"/>
    <w:link w:val="RubricsInBodyChar"/>
    <w:qFormat/>
    <w:rsid w:val="00A02728"/>
    <w:rPr>
      <w:i/>
    </w:rPr>
  </w:style>
  <w:style w:type="paragraph" w:customStyle="1" w:styleId="Rubrics0">
    <w:name w:val="Rubrics"/>
    <w:basedOn w:val="Body"/>
    <w:link w:val="RubricsChar"/>
    <w:qFormat/>
    <w:rsid w:val="00A02728"/>
    <w:pPr>
      <w:keepNext/>
      <w:spacing w:before="240" w:after="360"/>
      <w:ind w:firstLine="0"/>
    </w:pPr>
    <w:rPr>
      <w:i/>
    </w:rPr>
  </w:style>
  <w:style w:type="character" w:customStyle="1" w:styleId="RubricsInBodyChar">
    <w:name w:val="RubricsInBody Char"/>
    <w:basedOn w:val="BodyChar"/>
    <w:link w:val="RubricsInBody"/>
    <w:rsid w:val="00A02728"/>
    <w:rPr>
      <w:rFonts w:ascii="Garamond" w:hAnsi="Garamond"/>
      <w:i/>
      <w:sz w:val="24"/>
      <w:lang w:val="en-US"/>
    </w:rPr>
  </w:style>
  <w:style w:type="character" w:customStyle="1" w:styleId="RubricsChar">
    <w:name w:val="Rubrics Char"/>
    <w:basedOn w:val="BodyChar"/>
    <w:link w:val="Rubrics0"/>
    <w:rsid w:val="00A02728"/>
    <w:rPr>
      <w:rFonts w:ascii="Garamond" w:hAnsi="Garamond"/>
      <w:i/>
      <w:sz w:val="24"/>
      <w:lang w:val="en-US"/>
    </w:rPr>
  </w:style>
  <w:style w:type="paragraph" w:customStyle="1" w:styleId="BodyNoIndent">
    <w:name w:val="BodyNoIndent"/>
    <w:basedOn w:val="Body"/>
    <w:link w:val="BodyNoIndentChar"/>
    <w:qFormat/>
    <w:rsid w:val="00A02728"/>
    <w:pPr>
      <w:keepLines/>
      <w:ind w:firstLine="0"/>
    </w:pPr>
  </w:style>
  <w:style w:type="character" w:customStyle="1" w:styleId="BodyNoIndentChar">
    <w:name w:val="BodyNoIndent Char"/>
    <w:basedOn w:val="BodyChar"/>
    <w:link w:val="BodyNoIndent"/>
    <w:rsid w:val="00A02728"/>
    <w:rPr>
      <w:rFonts w:ascii="Garamond" w:hAnsi="Garamond"/>
      <w:sz w:val="24"/>
      <w:lang w:val="en-US"/>
    </w:rPr>
  </w:style>
  <w:style w:type="paragraph" w:customStyle="1" w:styleId="myHeader">
    <w:name w:val="myHeader"/>
    <w:basedOn w:val="Header"/>
    <w:link w:val="myHeaderChar"/>
    <w:qFormat/>
    <w:rsid w:val="0016512E"/>
    <w:pPr>
      <w:tabs>
        <w:tab w:val="clear" w:pos="4680"/>
        <w:tab w:val="clear" w:pos="9360"/>
        <w:tab w:val="center" w:pos="3510"/>
        <w:tab w:val="right" w:pos="7027"/>
      </w:tabs>
      <w:spacing w:line="480" w:lineRule="auto"/>
      <w:contextualSpacing/>
      <w:jc w:val="left"/>
    </w:pPr>
    <w:rPr>
      <w:sz w:val="20"/>
      <w:lang w:val="en-US"/>
    </w:rPr>
  </w:style>
  <w:style w:type="character" w:customStyle="1" w:styleId="myHeaderChar">
    <w:name w:val="myHeader Char"/>
    <w:basedOn w:val="HeaderChar"/>
    <w:link w:val="myHeader"/>
    <w:rsid w:val="0016512E"/>
    <w:rPr>
      <w:rFonts w:ascii="Garamond" w:hAnsi="Garamond"/>
      <w:sz w:val="20"/>
      <w:lang w:val="en-US"/>
    </w:rPr>
  </w:style>
  <w:style w:type="paragraph" w:styleId="DocumentMap">
    <w:name w:val="Document Map"/>
    <w:basedOn w:val="Normal"/>
    <w:link w:val="DocumentMapChar"/>
    <w:uiPriority w:val="99"/>
    <w:semiHidden/>
    <w:unhideWhenUsed/>
    <w:rsid w:val="00C62DDA"/>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62DDA"/>
    <w:rPr>
      <w:rFonts w:ascii="Tahoma" w:hAnsi="Tahoma" w:cs="Tahoma"/>
      <w:sz w:val="16"/>
      <w:szCs w:val="16"/>
    </w:rPr>
  </w:style>
  <w:style w:type="character" w:customStyle="1" w:styleId="apple-converted-space">
    <w:name w:val="apple-converted-space"/>
    <w:basedOn w:val="DefaultParagraphFont"/>
    <w:rsid w:val="006A140A"/>
  </w:style>
  <w:style w:type="paragraph" w:styleId="EndnoteText">
    <w:name w:val="endnote text"/>
    <w:basedOn w:val="Normal"/>
    <w:link w:val="EndnoteTextChar"/>
    <w:uiPriority w:val="99"/>
    <w:semiHidden/>
    <w:unhideWhenUsed/>
    <w:rsid w:val="00F5310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53108"/>
    <w:rPr>
      <w:rFonts w:ascii="Garamond" w:hAnsi="Garamond"/>
      <w:sz w:val="20"/>
      <w:szCs w:val="20"/>
    </w:rPr>
  </w:style>
  <w:style w:type="character" w:styleId="EndnoteReference">
    <w:name w:val="endnote reference"/>
    <w:basedOn w:val="DefaultParagraphFont"/>
    <w:uiPriority w:val="99"/>
    <w:semiHidden/>
    <w:unhideWhenUsed/>
    <w:rsid w:val="00F5310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92699">
      <w:bodyDiv w:val="1"/>
      <w:marLeft w:val="0"/>
      <w:marRight w:val="0"/>
      <w:marTop w:val="0"/>
      <w:marBottom w:val="0"/>
      <w:divBdr>
        <w:top w:val="none" w:sz="0" w:space="0" w:color="auto"/>
        <w:left w:val="none" w:sz="0" w:space="0" w:color="auto"/>
        <w:bottom w:val="none" w:sz="0" w:space="0" w:color="auto"/>
        <w:right w:val="none" w:sz="0" w:space="0" w:color="auto"/>
      </w:divBdr>
    </w:div>
    <w:div w:id="28922059">
      <w:bodyDiv w:val="1"/>
      <w:marLeft w:val="0"/>
      <w:marRight w:val="0"/>
      <w:marTop w:val="0"/>
      <w:marBottom w:val="0"/>
      <w:divBdr>
        <w:top w:val="none" w:sz="0" w:space="0" w:color="auto"/>
        <w:left w:val="none" w:sz="0" w:space="0" w:color="auto"/>
        <w:bottom w:val="none" w:sz="0" w:space="0" w:color="auto"/>
        <w:right w:val="none" w:sz="0" w:space="0" w:color="auto"/>
      </w:divBdr>
    </w:div>
    <w:div w:id="41563711">
      <w:bodyDiv w:val="1"/>
      <w:marLeft w:val="0"/>
      <w:marRight w:val="0"/>
      <w:marTop w:val="0"/>
      <w:marBottom w:val="0"/>
      <w:divBdr>
        <w:top w:val="none" w:sz="0" w:space="0" w:color="auto"/>
        <w:left w:val="none" w:sz="0" w:space="0" w:color="auto"/>
        <w:bottom w:val="none" w:sz="0" w:space="0" w:color="auto"/>
        <w:right w:val="none" w:sz="0" w:space="0" w:color="auto"/>
      </w:divBdr>
    </w:div>
    <w:div w:id="45875759">
      <w:bodyDiv w:val="1"/>
      <w:marLeft w:val="0"/>
      <w:marRight w:val="0"/>
      <w:marTop w:val="0"/>
      <w:marBottom w:val="0"/>
      <w:divBdr>
        <w:top w:val="none" w:sz="0" w:space="0" w:color="auto"/>
        <w:left w:val="none" w:sz="0" w:space="0" w:color="auto"/>
        <w:bottom w:val="none" w:sz="0" w:space="0" w:color="auto"/>
        <w:right w:val="none" w:sz="0" w:space="0" w:color="auto"/>
      </w:divBdr>
    </w:div>
    <w:div w:id="51197691">
      <w:bodyDiv w:val="1"/>
      <w:marLeft w:val="0"/>
      <w:marRight w:val="0"/>
      <w:marTop w:val="0"/>
      <w:marBottom w:val="0"/>
      <w:divBdr>
        <w:top w:val="none" w:sz="0" w:space="0" w:color="auto"/>
        <w:left w:val="none" w:sz="0" w:space="0" w:color="auto"/>
        <w:bottom w:val="none" w:sz="0" w:space="0" w:color="auto"/>
        <w:right w:val="none" w:sz="0" w:space="0" w:color="auto"/>
      </w:divBdr>
    </w:div>
    <w:div w:id="72898869">
      <w:bodyDiv w:val="1"/>
      <w:marLeft w:val="0"/>
      <w:marRight w:val="0"/>
      <w:marTop w:val="0"/>
      <w:marBottom w:val="0"/>
      <w:divBdr>
        <w:top w:val="none" w:sz="0" w:space="0" w:color="auto"/>
        <w:left w:val="none" w:sz="0" w:space="0" w:color="auto"/>
        <w:bottom w:val="none" w:sz="0" w:space="0" w:color="auto"/>
        <w:right w:val="none" w:sz="0" w:space="0" w:color="auto"/>
      </w:divBdr>
    </w:div>
    <w:div w:id="74137367">
      <w:bodyDiv w:val="1"/>
      <w:marLeft w:val="0"/>
      <w:marRight w:val="0"/>
      <w:marTop w:val="0"/>
      <w:marBottom w:val="0"/>
      <w:divBdr>
        <w:top w:val="none" w:sz="0" w:space="0" w:color="auto"/>
        <w:left w:val="none" w:sz="0" w:space="0" w:color="auto"/>
        <w:bottom w:val="none" w:sz="0" w:space="0" w:color="auto"/>
        <w:right w:val="none" w:sz="0" w:space="0" w:color="auto"/>
      </w:divBdr>
    </w:div>
    <w:div w:id="112329492">
      <w:bodyDiv w:val="1"/>
      <w:marLeft w:val="0"/>
      <w:marRight w:val="0"/>
      <w:marTop w:val="0"/>
      <w:marBottom w:val="0"/>
      <w:divBdr>
        <w:top w:val="none" w:sz="0" w:space="0" w:color="auto"/>
        <w:left w:val="none" w:sz="0" w:space="0" w:color="auto"/>
        <w:bottom w:val="none" w:sz="0" w:space="0" w:color="auto"/>
        <w:right w:val="none" w:sz="0" w:space="0" w:color="auto"/>
      </w:divBdr>
    </w:div>
    <w:div w:id="117649194">
      <w:bodyDiv w:val="1"/>
      <w:marLeft w:val="0"/>
      <w:marRight w:val="0"/>
      <w:marTop w:val="0"/>
      <w:marBottom w:val="0"/>
      <w:divBdr>
        <w:top w:val="none" w:sz="0" w:space="0" w:color="auto"/>
        <w:left w:val="none" w:sz="0" w:space="0" w:color="auto"/>
        <w:bottom w:val="none" w:sz="0" w:space="0" w:color="auto"/>
        <w:right w:val="none" w:sz="0" w:space="0" w:color="auto"/>
      </w:divBdr>
    </w:div>
    <w:div w:id="119306357">
      <w:bodyDiv w:val="1"/>
      <w:marLeft w:val="0"/>
      <w:marRight w:val="0"/>
      <w:marTop w:val="0"/>
      <w:marBottom w:val="0"/>
      <w:divBdr>
        <w:top w:val="none" w:sz="0" w:space="0" w:color="auto"/>
        <w:left w:val="none" w:sz="0" w:space="0" w:color="auto"/>
        <w:bottom w:val="none" w:sz="0" w:space="0" w:color="auto"/>
        <w:right w:val="none" w:sz="0" w:space="0" w:color="auto"/>
      </w:divBdr>
    </w:div>
    <w:div w:id="123236758">
      <w:bodyDiv w:val="1"/>
      <w:marLeft w:val="0"/>
      <w:marRight w:val="0"/>
      <w:marTop w:val="0"/>
      <w:marBottom w:val="0"/>
      <w:divBdr>
        <w:top w:val="none" w:sz="0" w:space="0" w:color="auto"/>
        <w:left w:val="none" w:sz="0" w:space="0" w:color="auto"/>
        <w:bottom w:val="none" w:sz="0" w:space="0" w:color="auto"/>
        <w:right w:val="none" w:sz="0" w:space="0" w:color="auto"/>
      </w:divBdr>
    </w:div>
    <w:div w:id="127743159">
      <w:bodyDiv w:val="1"/>
      <w:marLeft w:val="0"/>
      <w:marRight w:val="0"/>
      <w:marTop w:val="0"/>
      <w:marBottom w:val="0"/>
      <w:divBdr>
        <w:top w:val="none" w:sz="0" w:space="0" w:color="auto"/>
        <w:left w:val="none" w:sz="0" w:space="0" w:color="auto"/>
        <w:bottom w:val="none" w:sz="0" w:space="0" w:color="auto"/>
        <w:right w:val="none" w:sz="0" w:space="0" w:color="auto"/>
      </w:divBdr>
    </w:div>
    <w:div w:id="155730568">
      <w:bodyDiv w:val="1"/>
      <w:marLeft w:val="0"/>
      <w:marRight w:val="0"/>
      <w:marTop w:val="0"/>
      <w:marBottom w:val="0"/>
      <w:divBdr>
        <w:top w:val="none" w:sz="0" w:space="0" w:color="auto"/>
        <w:left w:val="none" w:sz="0" w:space="0" w:color="auto"/>
        <w:bottom w:val="none" w:sz="0" w:space="0" w:color="auto"/>
        <w:right w:val="none" w:sz="0" w:space="0" w:color="auto"/>
      </w:divBdr>
    </w:div>
    <w:div w:id="180897276">
      <w:bodyDiv w:val="1"/>
      <w:marLeft w:val="0"/>
      <w:marRight w:val="0"/>
      <w:marTop w:val="0"/>
      <w:marBottom w:val="0"/>
      <w:divBdr>
        <w:top w:val="none" w:sz="0" w:space="0" w:color="auto"/>
        <w:left w:val="none" w:sz="0" w:space="0" w:color="auto"/>
        <w:bottom w:val="none" w:sz="0" w:space="0" w:color="auto"/>
        <w:right w:val="none" w:sz="0" w:space="0" w:color="auto"/>
      </w:divBdr>
    </w:div>
    <w:div w:id="195168424">
      <w:bodyDiv w:val="1"/>
      <w:marLeft w:val="0"/>
      <w:marRight w:val="0"/>
      <w:marTop w:val="0"/>
      <w:marBottom w:val="0"/>
      <w:divBdr>
        <w:top w:val="none" w:sz="0" w:space="0" w:color="auto"/>
        <w:left w:val="none" w:sz="0" w:space="0" w:color="auto"/>
        <w:bottom w:val="none" w:sz="0" w:space="0" w:color="auto"/>
        <w:right w:val="none" w:sz="0" w:space="0" w:color="auto"/>
      </w:divBdr>
    </w:div>
    <w:div w:id="196234655">
      <w:bodyDiv w:val="1"/>
      <w:marLeft w:val="0"/>
      <w:marRight w:val="0"/>
      <w:marTop w:val="0"/>
      <w:marBottom w:val="0"/>
      <w:divBdr>
        <w:top w:val="none" w:sz="0" w:space="0" w:color="auto"/>
        <w:left w:val="none" w:sz="0" w:space="0" w:color="auto"/>
        <w:bottom w:val="none" w:sz="0" w:space="0" w:color="auto"/>
        <w:right w:val="none" w:sz="0" w:space="0" w:color="auto"/>
      </w:divBdr>
    </w:div>
    <w:div w:id="259220271">
      <w:bodyDiv w:val="1"/>
      <w:marLeft w:val="0"/>
      <w:marRight w:val="0"/>
      <w:marTop w:val="0"/>
      <w:marBottom w:val="0"/>
      <w:divBdr>
        <w:top w:val="none" w:sz="0" w:space="0" w:color="auto"/>
        <w:left w:val="none" w:sz="0" w:space="0" w:color="auto"/>
        <w:bottom w:val="none" w:sz="0" w:space="0" w:color="auto"/>
        <w:right w:val="none" w:sz="0" w:space="0" w:color="auto"/>
      </w:divBdr>
    </w:div>
    <w:div w:id="272637855">
      <w:bodyDiv w:val="1"/>
      <w:marLeft w:val="0"/>
      <w:marRight w:val="0"/>
      <w:marTop w:val="0"/>
      <w:marBottom w:val="0"/>
      <w:divBdr>
        <w:top w:val="none" w:sz="0" w:space="0" w:color="auto"/>
        <w:left w:val="none" w:sz="0" w:space="0" w:color="auto"/>
        <w:bottom w:val="none" w:sz="0" w:space="0" w:color="auto"/>
        <w:right w:val="none" w:sz="0" w:space="0" w:color="auto"/>
      </w:divBdr>
    </w:div>
    <w:div w:id="276983673">
      <w:bodyDiv w:val="1"/>
      <w:marLeft w:val="0"/>
      <w:marRight w:val="0"/>
      <w:marTop w:val="0"/>
      <w:marBottom w:val="0"/>
      <w:divBdr>
        <w:top w:val="none" w:sz="0" w:space="0" w:color="auto"/>
        <w:left w:val="none" w:sz="0" w:space="0" w:color="auto"/>
        <w:bottom w:val="none" w:sz="0" w:space="0" w:color="auto"/>
        <w:right w:val="none" w:sz="0" w:space="0" w:color="auto"/>
      </w:divBdr>
    </w:div>
    <w:div w:id="288585021">
      <w:bodyDiv w:val="1"/>
      <w:marLeft w:val="0"/>
      <w:marRight w:val="0"/>
      <w:marTop w:val="0"/>
      <w:marBottom w:val="0"/>
      <w:divBdr>
        <w:top w:val="none" w:sz="0" w:space="0" w:color="auto"/>
        <w:left w:val="none" w:sz="0" w:space="0" w:color="auto"/>
        <w:bottom w:val="none" w:sz="0" w:space="0" w:color="auto"/>
        <w:right w:val="none" w:sz="0" w:space="0" w:color="auto"/>
      </w:divBdr>
      <w:divsChild>
        <w:div w:id="178353693">
          <w:marLeft w:val="0"/>
          <w:marRight w:val="0"/>
          <w:marTop w:val="0"/>
          <w:marBottom w:val="0"/>
          <w:divBdr>
            <w:top w:val="none" w:sz="0" w:space="0" w:color="auto"/>
            <w:left w:val="none" w:sz="0" w:space="0" w:color="auto"/>
            <w:bottom w:val="none" w:sz="0" w:space="0" w:color="auto"/>
            <w:right w:val="none" w:sz="0" w:space="0" w:color="auto"/>
          </w:divBdr>
          <w:divsChild>
            <w:div w:id="14058377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0949310">
          <w:marLeft w:val="0"/>
          <w:marRight w:val="0"/>
          <w:marTop w:val="0"/>
          <w:marBottom w:val="0"/>
          <w:divBdr>
            <w:top w:val="none" w:sz="0" w:space="0" w:color="auto"/>
            <w:left w:val="none" w:sz="0" w:space="0" w:color="auto"/>
            <w:bottom w:val="none" w:sz="0" w:space="0" w:color="auto"/>
            <w:right w:val="none" w:sz="0" w:space="0" w:color="auto"/>
          </w:divBdr>
          <w:divsChild>
            <w:div w:id="13735791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04278">
          <w:marLeft w:val="0"/>
          <w:marRight w:val="0"/>
          <w:marTop w:val="0"/>
          <w:marBottom w:val="0"/>
          <w:divBdr>
            <w:top w:val="none" w:sz="0" w:space="0" w:color="auto"/>
            <w:left w:val="none" w:sz="0" w:space="0" w:color="auto"/>
            <w:bottom w:val="none" w:sz="0" w:space="0" w:color="auto"/>
            <w:right w:val="none" w:sz="0" w:space="0" w:color="auto"/>
          </w:divBdr>
          <w:divsChild>
            <w:div w:id="15061635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8708572">
          <w:marLeft w:val="0"/>
          <w:marRight w:val="0"/>
          <w:marTop w:val="0"/>
          <w:marBottom w:val="0"/>
          <w:divBdr>
            <w:top w:val="none" w:sz="0" w:space="0" w:color="auto"/>
            <w:left w:val="none" w:sz="0" w:space="0" w:color="auto"/>
            <w:bottom w:val="none" w:sz="0" w:space="0" w:color="auto"/>
            <w:right w:val="none" w:sz="0" w:space="0" w:color="auto"/>
          </w:divBdr>
          <w:divsChild>
            <w:div w:id="7708565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2212642">
          <w:marLeft w:val="0"/>
          <w:marRight w:val="0"/>
          <w:marTop w:val="0"/>
          <w:marBottom w:val="0"/>
          <w:divBdr>
            <w:top w:val="none" w:sz="0" w:space="0" w:color="auto"/>
            <w:left w:val="none" w:sz="0" w:space="0" w:color="auto"/>
            <w:bottom w:val="none" w:sz="0" w:space="0" w:color="auto"/>
            <w:right w:val="none" w:sz="0" w:space="0" w:color="auto"/>
          </w:divBdr>
          <w:divsChild>
            <w:div w:id="5636115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8210612">
          <w:marLeft w:val="0"/>
          <w:marRight w:val="0"/>
          <w:marTop w:val="0"/>
          <w:marBottom w:val="0"/>
          <w:divBdr>
            <w:top w:val="none" w:sz="0" w:space="0" w:color="auto"/>
            <w:left w:val="none" w:sz="0" w:space="0" w:color="auto"/>
            <w:bottom w:val="none" w:sz="0" w:space="0" w:color="auto"/>
            <w:right w:val="none" w:sz="0" w:space="0" w:color="auto"/>
          </w:divBdr>
          <w:divsChild>
            <w:div w:id="19750622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607845">
          <w:marLeft w:val="0"/>
          <w:marRight w:val="0"/>
          <w:marTop w:val="0"/>
          <w:marBottom w:val="0"/>
          <w:divBdr>
            <w:top w:val="none" w:sz="0" w:space="0" w:color="auto"/>
            <w:left w:val="none" w:sz="0" w:space="0" w:color="auto"/>
            <w:bottom w:val="none" w:sz="0" w:space="0" w:color="auto"/>
            <w:right w:val="none" w:sz="0" w:space="0" w:color="auto"/>
          </w:divBdr>
          <w:divsChild>
            <w:div w:id="5705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5048233">
          <w:marLeft w:val="0"/>
          <w:marRight w:val="0"/>
          <w:marTop w:val="0"/>
          <w:marBottom w:val="0"/>
          <w:divBdr>
            <w:top w:val="none" w:sz="0" w:space="0" w:color="auto"/>
            <w:left w:val="none" w:sz="0" w:space="0" w:color="auto"/>
            <w:bottom w:val="none" w:sz="0" w:space="0" w:color="auto"/>
            <w:right w:val="none" w:sz="0" w:space="0" w:color="auto"/>
          </w:divBdr>
          <w:divsChild>
            <w:div w:id="13422458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824230">
          <w:marLeft w:val="0"/>
          <w:marRight w:val="0"/>
          <w:marTop w:val="0"/>
          <w:marBottom w:val="0"/>
          <w:divBdr>
            <w:top w:val="none" w:sz="0" w:space="0" w:color="auto"/>
            <w:left w:val="none" w:sz="0" w:space="0" w:color="auto"/>
            <w:bottom w:val="none" w:sz="0" w:space="0" w:color="auto"/>
            <w:right w:val="none" w:sz="0" w:space="0" w:color="auto"/>
          </w:divBdr>
          <w:divsChild>
            <w:div w:id="2609137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051986">
          <w:marLeft w:val="0"/>
          <w:marRight w:val="0"/>
          <w:marTop w:val="0"/>
          <w:marBottom w:val="0"/>
          <w:divBdr>
            <w:top w:val="none" w:sz="0" w:space="0" w:color="auto"/>
            <w:left w:val="none" w:sz="0" w:space="0" w:color="auto"/>
            <w:bottom w:val="none" w:sz="0" w:space="0" w:color="auto"/>
            <w:right w:val="none" w:sz="0" w:space="0" w:color="auto"/>
          </w:divBdr>
          <w:divsChild>
            <w:div w:id="10681868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0855198">
          <w:marLeft w:val="0"/>
          <w:marRight w:val="0"/>
          <w:marTop w:val="0"/>
          <w:marBottom w:val="0"/>
          <w:divBdr>
            <w:top w:val="none" w:sz="0" w:space="0" w:color="auto"/>
            <w:left w:val="none" w:sz="0" w:space="0" w:color="auto"/>
            <w:bottom w:val="none" w:sz="0" w:space="0" w:color="auto"/>
            <w:right w:val="none" w:sz="0" w:space="0" w:color="auto"/>
          </w:divBdr>
          <w:divsChild>
            <w:div w:id="11898747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1645243">
          <w:marLeft w:val="0"/>
          <w:marRight w:val="0"/>
          <w:marTop w:val="0"/>
          <w:marBottom w:val="0"/>
          <w:divBdr>
            <w:top w:val="none" w:sz="0" w:space="0" w:color="auto"/>
            <w:left w:val="none" w:sz="0" w:space="0" w:color="auto"/>
            <w:bottom w:val="none" w:sz="0" w:space="0" w:color="auto"/>
            <w:right w:val="none" w:sz="0" w:space="0" w:color="auto"/>
          </w:divBdr>
          <w:divsChild>
            <w:div w:id="1390960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1596861">
          <w:marLeft w:val="0"/>
          <w:marRight w:val="0"/>
          <w:marTop w:val="0"/>
          <w:marBottom w:val="0"/>
          <w:divBdr>
            <w:top w:val="none" w:sz="0" w:space="0" w:color="auto"/>
            <w:left w:val="none" w:sz="0" w:space="0" w:color="auto"/>
            <w:bottom w:val="none" w:sz="0" w:space="0" w:color="auto"/>
            <w:right w:val="none" w:sz="0" w:space="0" w:color="auto"/>
          </w:divBdr>
          <w:divsChild>
            <w:div w:id="976421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0850895">
          <w:marLeft w:val="0"/>
          <w:marRight w:val="0"/>
          <w:marTop w:val="0"/>
          <w:marBottom w:val="0"/>
          <w:divBdr>
            <w:top w:val="none" w:sz="0" w:space="0" w:color="auto"/>
            <w:left w:val="none" w:sz="0" w:space="0" w:color="auto"/>
            <w:bottom w:val="none" w:sz="0" w:space="0" w:color="auto"/>
            <w:right w:val="none" w:sz="0" w:space="0" w:color="auto"/>
          </w:divBdr>
          <w:divsChild>
            <w:div w:id="1368870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1202586">
          <w:marLeft w:val="0"/>
          <w:marRight w:val="0"/>
          <w:marTop w:val="0"/>
          <w:marBottom w:val="0"/>
          <w:divBdr>
            <w:top w:val="none" w:sz="0" w:space="0" w:color="auto"/>
            <w:left w:val="none" w:sz="0" w:space="0" w:color="auto"/>
            <w:bottom w:val="none" w:sz="0" w:space="0" w:color="auto"/>
            <w:right w:val="none" w:sz="0" w:space="0" w:color="auto"/>
          </w:divBdr>
          <w:divsChild>
            <w:div w:id="318000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07516129">
          <w:marLeft w:val="0"/>
          <w:marRight w:val="0"/>
          <w:marTop w:val="0"/>
          <w:marBottom w:val="0"/>
          <w:divBdr>
            <w:top w:val="none" w:sz="0" w:space="0" w:color="auto"/>
            <w:left w:val="none" w:sz="0" w:space="0" w:color="auto"/>
            <w:bottom w:val="none" w:sz="0" w:space="0" w:color="auto"/>
            <w:right w:val="none" w:sz="0" w:space="0" w:color="auto"/>
          </w:divBdr>
          <w:divsChild>
            <w:div w:id="5565526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565676">
          <w:marLeft w:val="0"/>
          <w:marRight w:val="0"/>
          <w:marTop w:val="0"/>
          <w:marBottom w:val="0"/>
          <w:divBdr>
            <w:top w:val="none" w:sz="0" w:space="0" w:color="auto"/>
            <w:left w:val="none" w:sz="0" w:space="0" w:color="auto"/>
            <w:bottom w:val="none" w:sz="0" w:space="0" w:color="auto"/>
            <w:right w:val="none" w:sz="0" w:space="0" w:color="auto"/>
          </w:divBdr>
          <w:divsChild>
            <w:div w:id="1559324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0493013">
          <w:marLeft w:val="0"/>
          <w:marRight w:val="0"/>
          <w:marTop w:val="0"/>
          <w:marBottom w:val="0"/>
          <w:divBdr>
            <w:top w:val="none" w:sz="0" w:space="0" w:color="auto"/>
            <w:left w:val="none" w:sz="0" w:space="0" w:color="auto"/>
            <w:bottom w:val="none" w:sz="0" w:space="0" w:color="auto"/>
            <w:right w:val="none" w:sz="0" w:space="0" w:color="auto"/>
          </w:divBdr>
          <w:divsChild>
            <w:div w:id="6435796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7563762">
          <w:marLeft w:val="0"/>
          <w:marRight w:val="0"/>
          <w:marTop w:val="240"/>
          <w:marBottom w:val="0"/>
          <w:divBdr>
            <w:top w:val="none" w:sz="0" w:space="0" w:color="auto"/>
            <w:left w:val="none" w:sz="0" w:space="0" w:color="auto"/>
            <w:bottom w:val="none" w:sz="0" w:space="0" w:color="auto"/>
            <w:right w:val="none" w:sz="0" w:space="0" w:color="auto"/>
          </w:divBdr>
          <w:divsChild>
            <w:div w:id="16068129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3877745">
          <w:marLeft w:val="0"/>
          <w:marRight w:val="0"/>
          <w:marTop w:val="0"/>
          <w:marBottom w:val="0"/>
          <w:divBdr>
            <w:top w:val="none" w:sz="0" w:space="0" w:color="auto"/>
            <w:left w:val="none" w:sz="0" w:space="0" w:color="auto"/>
            <w:bottom w:val="none" w:sz="0" w:space="0" w:color="auto"/>
            <w:right w:val="none" w:sz="0" w:space="0" w:color="auto"/>
          </w:divBdr>
          <w:divsChild>
            <w:div w:id="16297010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78869">
          <w:marLeft w:val="0"/>
          <w:marRight w:val="0"/>
          <w:marTop w:val="0"/>
          <w:marBottom w:val="0"/>
          <w:divBdr>
            <w:top w:val="none" w:sz="0" w:space="0" w:color="auto"/>
            <w:left w:val="none" w:sz="0" w:space="0" w:color="auto"/>
            <w:bottom w:val="none" w:sz="0" w:space="0" w:color="auto"/>
            <w:right w:val="none" w:sz="0" w:space="0" w:color="auto"/>
          </w:divBdr>
          <w:divsChild>
            <w:div w:id="2001884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9414206">
          <w:marLeft w:val="0"/>
          <w:marRight w:val="0"/>
          <w:marTop w:val="0"/>
          <w:marBottom w:val="0"/>
          <w:divBdr>
            <w:top w:val="none" w:sz="0" w:space="0" w:color="auto"/>
            <w:left w:val="none" w:sz="0" w:space="0" w:color="auto"/>
            <w:bottom w:val="none" w:sz="0" w:space="0" w:color="auto"/>
            <w:right w:val="none" w:sz="0" w:space="0" w:color="auto"/>
          </w:divBdr>
          <w:divsChild>
            <w:div w:id="13746490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35445267">
          <w:marLeft w:val="0"/>
          <w:marRight w:val="0"/>
          <w:marTop w:val="0"/>
          <w:marBottom w:val="0"/>
          <w:divBdr>
            <w:top w:val="none" w:sz="0" w:space="0" w:color="auto"/>
            <w:left w:val="none" w:sz="0" w:space="0" w:color="auto"/>
            <w:bottom w:val="none" w:sz="0" w:space="0" w:color="auto"/>
            <w:right w:val="none" w:sz="0" w:space="0" w:color="auto"/>
          </w:divBdr>
          <w:divsChild>
            <w:div w:id="1788158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55785614">
          <w:marLeft w:val="0"/>
          <w:marRight w:val="0"/>
          <w:marTop w:val="0"/>
          <w:marBottom w:val="0"/>
          <w:divBdr>
            <w:top w:val="none" w:sz="0" w:space="0" w:color="auto"/>
            <w:left w:val="none" w:sz="0" w:space="0" w:color="auto"/>
            <w:bottom w:val="none" w:sz="0" w:space="0" w:color="auto"/>
            <w:right w:val="none" w:sz="0" w:space="0" w:color="auto"/>
          </w:divBdr>
          <w:divsChild>
            <w:div w:id="19589019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6365515">
          <w:marLeft w:val="0"/>
          <w:marRight w:val="0"/>
          <w:marTop w:val="0"/>
          <w:marBottom w:val="0"/>
          <w:divBdr>
            <w:top w:val="none" w:sz="0" w:space="0" w:color="auto"/>
            <w:left w:val="none" w:sz="0" w:space="0" w:color="auto"/>
            <w:bottom w:val="none" w:sz="0" w:space="0" w:color="auto"/>
            <w:right w:val="none" w:sz="0" w:space="0" w:color="auto"/>
          </w:divBdr>
          <w:divsChild>
            <w:div w:id="2086679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89911">
          <w:marLeft w:val="0"/>
          <w:marRight w:val="0"/>
          <w:marTop w:val="0"/>
          <w:marBottom w:val="0"/>
          <w:divBdr>
            <w:top w:val="none" w:sz="0" w:space="0" w:color="auto"/>
            <w:left w:val="none" w:sz="0" w:space="0" w:color="auto"/>
            <w:bottom w:val="none" w:sz="0" w:space="0" w:color="auto"/>
            <w:right w:val="none" w:sz="0" w:space="0" w:color="auto"/>
          </w:divBdr>
          <w:divsChild>
            <w:div w:id="1732193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5041568">
          <w:marLeft w:val="0"/>
          <w:marRight w:val="0"/>
          <w:marTop w:val="0"/>
          <w:marBottom w:val="0"/>
          <w:divBdr>
            <w:top w:val="none" w:sz="0" w:space="0" w:color="auto"/>
            <w:left w:val="none" w:sz="0" w:space="0" w:color="auto"/>
            <w:bottom w:val="none" w:sz="0" w:space="0" w:color="auto"/>
            <w:right w:val="none" w:sz="0" w:space="0" w:color="auto"/>
          </w:divBdr>
          <w:divsChild>
            <w:div w:id="15903847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8190412">
          <w:marLeft w:val="0"/>
          <w:marRight w:val="0"/>
          <w:marTop w:val="0"/>
          <w:marBottom w:val="0"/>
          <w:divBdr>
            <w:top w:val="none" w:sz="0" w:space="0" w:color="auto"/>
            <w:left w:val="none" w:sz="0" w:space="0" w:color="auto"/>
            <w:bottom w:val="none" w:sz="0" w:space="0" w:color="auto"/>
            <w:right w:val="none" w:sz="0" w:space="0" w:color="auto"/>
          </w:divBdr>
          <w:divsChild>
            <w:div w:id="17193521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8426752">
          <w:marLeft w:val="0"/>
          <w:marRight w:val="0"/>
          <w:marTop w:val="0"/>
          <w:marBottom w:val="0"/>
          <w:divBdr>
            <w:top w:val="none" w:sz="0" w:space="0" w:color="auto"/>
            <w:left w:val="none" w:sz="0" w:space="0" w:color="auto"/>
            <w:bottom w:val="none" w:sz="0" w:space="0" w:color="auto"/>
            <w:right w:val="none" w:sz="0" w:space="0" w:color="auto"/>
          </w:divBdr>
          <w:divsChild>
            <w:div w:id="20693738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906359">
          <w:marLeft w:val="0"/>
          <w:marRight w:val="0"/>
          <w:marTop w:val="0"/>
          <w:marBottom w:val="0"/>
          <w:divBdr>
            <w:top w:val="none" w:sz="0" w:space="0" w:color="auto"/>
            <w:left w:val="none" w:sz="0" w:space="0" w:color="auto"/>
            <w:bottom w:val="none" w:sz="0" w:space="0" w:color="auto"/>
            <w:right w:val="none" w:sz="0" w:space="0" w:color="auto"/>
          </w:divBdr>
          <w:divsChild>
            <w:div w:id="1970934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441113">
          <w:marLeft w:val="0"/>
          <w:marRight w:val="0"/>
          <w:marTop w:val="0"/>
          <w:marBottom w:val="0"/>
          <w:divBdr>
            <w:top w:val="none" w:sz="0" w:space="0" w:color="auto"/>
            <w:left w:val="none" w:sz="0" w:space="0" w:color="auto"/>
            <w:bottom w:val="none" w:sz="0" w:space="0" w:color="auto"/>
            <w:right w:val="none" w:sz="0" w:space="0" w:color="auto"/>
          </w:divBdr>
          <w:divsChild>
            <w:div w:id="2050641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83339338">
          <w:marLeft w:val="0"/>
          <w:marRight w:val="0"/>
          <w:marTop w:val="0"/>
          <w:marBottom w:val="0"/>
          <w:divBdr>
            <w:top w:val="none" w:sz="0" w:space="0" w:color="auto"/>
            <w:left w:val="none" w:sz="0" w:space="0" w:color="auto"/>
            <w:bottom w:val="none" w:sz="0" w:space="0" w:color="auto"/>
            <w:right w:val="none" w:sz="0" w:space="0" w:color="auto"/>
          </w:divBdr>
          <w:divsChild>
            <w:div w:id="1047330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7568909">
          <w:marLeft w:val="0"/>
          <w:marRight w:val="0"/>
          <w:marTop w:val="0"/>
          <w:marBottom w:val="0"/>
          <w:divBdr>
            <w:top w:val="none" w:sz="0" w:space="0" w:color="auto"/>
            <w:left w:val="none" w:sz="0" w:space="0" w:color="auto"/>
            <w:bottom w:val="none" w:sz="0" w:space="0" w:color="auto"/>
            <w:right w:val="none" w:sz="0" w:space="0" w:color="auto"/>
          </w:divBdr>
          <w:divsChild>
            <w:div w:id="1266886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3993089">
          <w:marLeft w:val="0"/>
          <w:marRight w:val="0"/>
          <w:marTop w:val="0"/>
          <w:marBottom w:val="0"/>
          <w:divBdr>
            <w:top w:val="none" w:sz="0" w:space="0" w:color="auto"/>
            <w:left w:val="none" w:sz="0" w:space="0" w:color="auto"/>
            <w:bottom w:val="none" w:sz="0" w:space="0" w:color="auto"/>
            <w:right w:val="none" w:sz="0" w:space="0" w:color="auto"/>
          </w:divBdr>
          <w:divsChild>
            <w:div w:id="20361501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266731">
          <w:marLeft w:val="0"/>
          <w:marRight w:val="0"/>
          <w:marTop w:val="0"/>
          <w:marBottom w:val="0"/>
          <w:divBdr>
            <w:top w:val="none" w:sz="0" w:space="0" w:color="auto"/>
            <w:left w:val="none" w:sz="0" w:space="0" w:color="auto"/>
            <w:bottom w:val="none" w:sz="0" w:space="0" w:color="auto"/>
            <w:right w:val="none" w:sz="0" w:space="0" w:color="auto"/>
          </w:divBdr>
          <w:divsChild>
            <w:div w:id="2070499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6301690">
          <w:marLeft w:val="0"/>
          <w:marRight w:val="0"/>
          <w:marTop w:val="0"/>
          <w:marBottom w:val="0"/>
          <w:divBdr>
            <w:top w:val="none" w:sz="0" w:space="0" w:color="auto"/>
            <w:left w:val="none" w:sz="0" w:space="0" w:color="auto"/>
            <w:bottom w:val="none" w:sz="0" w:space="0" w:color="auto"/>
            <w:right w:val="none" w:sz="0" w:space="0" w:color="auto"/>
          </w:divBdr>
          <w:divsChild>
            <w:div w:id="6884119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4579925">
          <w:marLeft w:val="0"/>
          <w:marRight w:val="0"/>
          <w:marTop w:val="0"/>
          <w:marBottom w:val="0"/>
          <w:divBdr>
            <w:top w:val="none" w:sz="0" w:space="0" w:color="auto"/>
            <w:left w:val="none" w:sz="0" w:space="0" w:color="auto"/>
            <w:bottom w:val="none" w:sz="0" w:space="0" w:color="auto"/>
            <w:right w:val="none" w:sz="0" w:space="0" w:color="auto"/>
          </w:divBdr>
          <w:divsChild>
            <w:div w:id="16689044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2225118">
          <w:marLeft w:val="0"/>
          <w:marRight w:val="0"/>
          <w:marTop w:val="0"/>
          <w:marBottom w:val="0"/>
          <w:divBdr>
            <w:top w:val="none" w:sz="0" w:space="0" w:color="auto"/>
            <w:left w:val="none" w:sz="0" w:space="0" w:color="auto"/>
            <w:bottom w:val="none" w:sz="0" w:space="0" w:color="auto"/>
            <w:right w:val="none" w:sz="0" w:space="0" w:color="auto"/>
          </w:divBdr>
          <w:divsChild>
            <w:div w:id="12471542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3303037">
          <w:marLeft w:val="0"/>
          <w:marRight w:val="0"/>
          <w:marTop w:val="0"/>
          <w:marBottom w:val="0"/>
          <w:divBdr>
            <w:top w:val="none" w:sz="0" w:space="0" w:color="auto"/>
            <w:left w:val="none" w:sz="0" w:space="0" w:color="auto"/>
            <w:bottom w:val="none" w:sz="0" w:space="0" w:color="auto"/>
            <w:right w:val="none" w:sz="0" w:space="0" w:color="auto"/>
          </w:divBdr>
          <w:divsChild>
            <w:div w:id="21128938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316425188">
      <w:bodyDiv w:val="1"/>
      <w:marLeft w:val="0"/>
      <w:marRight w:val="0"/>
      <w:marTop w:val="0"/>
      <w:marBottom w:val="0"/>
      <w:divBdr>
        <w:top w:val="none" w:sz="0" w:space="0" w:color="auto"/>
        <w:left w:val="none" w:sz="0" w:space="0" w:color="auto"/>
        <w:bottom w:val="none" w:sz="0" w:space="0" w:color="auto"/>
        <w:right w:val="none" w:sz="0" w:space="0" w:color="auto"/>
      </w:divBdr>
    </w:div>
    <w:div w:id="317223974">
      <w:bodyDiv w:val="1"/>
      <w:marLeft w:val="0"/>
      <w:marRight w:val="0"/>
      <w:marTop w:val="0"/>
      <w:marBottom w:val="0"/>
      <w:divBdr>
        <w:top w:val="none" w:sz="0" w:space="0" w:color="auto"/>
        <w:left w:val="none" w:sz="0" w:space="0" w:color="auto"/>
        <w:bottom w:val="none" w:sz="0" w:space="0" w:color="auto"/>
        <w:right w:val="none" w:sz="0" w:space="0" w:color="auto"/>
      </w:divBdr>
    </w:div>
    <w:div w:id="346833265">
      <w:bodyDiv w:val="1"/>
      <w:marLeft w:val="0"/>
      <w:marRight w:val="0"/>
      <w:marTop w:val="0"/>
      <w:marBottom w:val="0"/>
      <w:divBdr>
        <w:top w:val="none" w:sz="0" w:space="0" w:color="auto"/>
        <w:left w:val="none" w:sz="0" w:space="0" w:color="auto"/>
        <w:bottom w:val="none" w:sz="0" w:space="0" w:color="auto"/>
        <w:right w:val="none" w:sz="0" w:space="0" w:color="auto"/>
      </w:divBdr>
      <w:divsChild>
        <w:div w:id="348531739">
          <w:marLeft w:val="135"/>
          <w:marRight w:val="135"/>
          <w:marTop w:val="0"/>
          <w:marBottom w:val="90"/>
          <w:divBdr>
            <w:top w:val="none" w:sz="0" w:space="0" w:color="auto"/>
            <w:left w:val="none" w:sz="0" w:space="0" w:color="auto"/>
            <w:bottom w:val="none" w:sz="0" w:space="0" w:color="auto"/>
            <w:right w:val="none" w:sz="0" w:space="0" w:color="auto"/>
          </w:divBdr>
        </w:div>
        <w:div w:id="724720538">
          <w:marLeft w:val="135"/>
          <w:marRight w:val="135"/>
          <w:marTop w:val="0"/>
          <w:marBottom w:val="90"/>
          <w:divBdr>
            <w:top w:val="none" w:sz="0" w:space="0" w:color="auto"/>
            <w:left w:val="none" w:sz="0" w:space="0" w:color="auto"/>
            <w:bottom w:val="none" w:sz="0" w:space="0" w:color="auto"/>
            <w:right w:val="none" w:sz="0" w:space="0" w:color="auto"/>
          </w:divBdr>
        </w:div>
        <w:div w:id="1038043645">
          <w:marLeft w:val="135"/>
          <w:marRight w:val="135"/>
          <w:marTop w:val="0"/>
          <w:marBottom w:val="90"/>
          <w:divBdr>
            <w:top w:val="none" w:sz="0" w:space="0" w:color="auto"/>
            <w:left w:val="none" w:sz="0" w:space="0" w:color="auto"/>
            <w:bottom w:val="none" w:sz="0" w:space="0" w:color="auto"/>
            <w:right w:val="none" w:sz="0" w:space="0" w:color="auto"/>
          </w:divBdr>
        </w:div>
        <w:div w:id="2078552495">
          <w:marLeft w:val="135"/>
          <w:marRight w:val="135"/>
          <w:marTop w:val="0"/>
          <w:marBottom w:val="90"/>
          <w:divBdr>
            <w:top w:val="none" w:sz="0" w:space="0" w:color="auto"/>
            <w:left w:val="none" w:sz="0" w:space="0" w:color="auto"/>
            <w:bottom w:val="none" w:sz="0" w:space="0" w:color="auto"/>
            <w:right w:val="none" w:sz="0" w:space="0" w:color="auto"/>
          </w:divBdr>
        </w:div>
      </w:divsChild>
    </w:div>
    <w:div w:id="347831715">
      <w:bodyDiv w:val="1"/>
      <w:marLeft w:val="0"/>
      <w:marRight w:val="0"/>
      <w:marTop w:val="0"/>
      <w:marBottom w:val="0"/>
      <w:divBdr>
        <w:top w:val="none" w:sz="0" w:space="0" w:color="auto"/>
        <w:left w:val="none" w:sz="0" w:space="0" w:color="auto"/>
        <w:bottom w:val="none" w:sz="0" w:space="0" w:color="auto"/>
        <w:right w:val="none" w:sz="0" w:space="0" w:color="auto"/>
      </w:divBdr>
    </w:div>
    <w:div w:id="348795330">
      <w:bodyDiv w:val="1"/>
      <w:marLeft w:val="0"/>
      <w:marRight w:val="0"/>
      <w:marTop w:val="0"/>
      <w:marBottom w:val="0"/>
      <w:divBdr>
        <w:top w:val="none" w:sz="0" w:space="0" w:color="auto"/>
        <w:left w:val="none" w:sz="0" w:space="0" w:color="auto"/>
        <w:bottom w:val="none" w:sz="0" w:space="0" w:color="auto"/>
        <w:right w:val="none" w:sz="0" w:space="0" w:color="auto"/>
      </w:divBdr>
    </w:div>
    <w:div w:id="363025549">
      <w:bodyDiv w:val="1"/>
      <w:marLeft w:val="0"/>
      <w:marRight w:val="0"/>
      <w:marTop w:val="0"/>
      <w:marBottom w:val="0"/>
      <w:divBdr>
        <w:top w:val="none" w:sz="0" w:space="0" w:color="auto"/>
        <w:left w:val="none" w:sz="0" w:space="0" w:color="auto"/>
        <w:bottom w:val="none" w:sz="0" w:space="0" w:color="auto"/>
        <w:right w:val="none" w:sz="0" w:space="0" w:color="auto"/>
      </w:divBdr>
    </w:div>
    <w:div w:id="364985281">
      <w:bodyDiv w:val="1"/>
      <w:marLeft w:val="0"/>
      <w:marRight w:val="0"/>
      <w:marTop w:val="0"/>
      <w:marBottom w:val="0"/>
      <w:divBdr>
        <w:top w:val="none" w:sz="0" w:space="0" w:color="auto"/>
        <w:left w:val="none" w:sz="0" w:space="0" w:color="auto"/>
        <w:bottom w:val="none" w:sz="0" w:space="0" w:color="auto"/>
        <w:right w:val="none" w:sz="0" w:space="0" w:color="auto"/>
      </w:divBdr>
    </w:div>
    <w:div w:id="374622759">
      <w:bodyDiv w:val="1"/>
      <w:marLeft w:val="0"/>
      <w:marRight w:val="0"/>
      <w:marTop w:val="0"/>
      <w:marBottom w:val="0"/>
      <w:divBdr>
        <w:top w:val="none" w:sz="0" w:space="0" w:color="auto"/>
        <w:left w:val="none" w:sz="0" w:space="0" w:color="auto"/>
        <w:bottom w:val="none" w:sz="0" w:space="0" w:color="auto"/>
        <w:right w:val="none" w:sz="0" w:space="0" w:color="auto"/>
      </w:divBdr>
    </w:div>
    <w:div w:id="386032777">
      <w:bodyDiv w:val="1"/>
      <w:marLeft w:val="0"/>
      <w:marRight w:val="0"/>
      <w:marTop w:val="0"/>
      <w:marBottom w:val="0"/>
      <w:divBdr>
        <w:top w:val="none" w:sz="0" w:space="0" w:color="auto"/>
        <w:left w:val="none" w:sz="0" w:space="0" w:color="auto"/>
        <w:bottom w:val="none" w:sz="0" w:space="0" w:color="auto"/>
        <w:right w:val="none" w:sz="0" w:space="0" w:color="auto"/>
      </w:divBdr>
    </w:div>
    <w:div w:id="391738235">
      <w:bodyDiv w:val="1"/>
      <w:marLeft w:val="0"/>
      <w:marRight w:val="0"/>
      <w:marTop w:val="0"/>
      <w:marBottom w:val="0"/>
      <w:divBdr>
        <w:top w:val="none" w:sz="0" w:space="0" w:color="auto"/>
        <w:left w:val="none" w:sz="0" w:space="0" w:color="auto"/>
        <w:bottom w:val="none" w:sz="0" w:space="0" w:color="auto"/>
        <w:right w:val="none" w:sz="0" w:space="0" w:color="auto"/>
      </w:divBdr>
    </w:div>
    <w:div w:id="401099062">
      <w:bodyDiv w:val="1"/>
      <w:marLeft w:val="0"/>
      <w:marRight w:val="0"/>
      <w:marTop w:val="0"/>
      <w:marBottom w:val="0"/>
      <w:divBdr>
        <w:top w:val="none" w:sz="0" w:space="0" w:color="auto"/>
        <w:left w:val="none" w:sz="0" w:space="0" w:color="auto"/>
        <w:bottom w:val="none" w:sz="0" w:space="0" w:color="auto"/>
        <w:right w:val="none" w:sz="0" w:space="0" w:color="auto"/>
      </w:divBdr>
    </w:div>
    <w:div w:id="403380158">
      <w:bodyDiv w:val="1"/>
      <w:marLeft w:val="0"/>
      <w:marRight w:val="0"/>
      <w:marTop w:val="0"/>
      <w:marBottom w:val="0"/>
      <w:divBdr>
        <w:top w:val="none" w:sz="0" w:space="0" w:color="auto"/>
        <w:left w:val="none" w:sz="0" w:space="0" w:color="auto"/>
        <w:bottom w:val="none" w:sz="0" w:space="0" w:color="auto"/>
        <w:right w:val="none" w:sz="0" w:space="0" w:color="auto"/>
      </w:divBdr>
    </w:div>
    <w:div w:id="424226838">
      <w:bodyDiv w:val="1"/>
      <w:marLeft w:val="0"/>
      <w:marRight w:val="0"/>
      <w:marTop w:val="0"/>
      <w:marBottom w:val="0"/>
      <w:divBdr>
        <w:top w:val="none" w:sz="0" w:space="0" w:color="auto"/>
        <w:left w:val="none" w:sz="0" w:space="0" w:color="auto"/>
        <w:bottom w:val="none" w:sz="0" w:space="0" w:color="auto"/>
        <w:right w:val="none" w:sz="0" w:space="0" w:color="auto"/>
      </w:divBdr>
    </w:div>
    <w:div w:id="437605201">
      <w:bodyDiv w:val="1"/>
      <w:marLeft w:val="0"/>
      <w:marRight w:val="0"/>
      <w:marTop w:val="0"/>
      <w:marBottom w:val="0"/>
      <w:divBdr>
        <w:top w:val="none" w:sz="0" w:space="0" w:color="auto"/>
        <w:left w:val="none" w:sz="0" w:space="0" w:color="auto"/>
        <w:bottom w:val="none" w:sz="0" w:space="0" w:color="auto"/>
        <w:right w:val="none" w:sz="0" w:space="0" w:color="auto"/>
      </w:divBdr>
    </w:div>
    <w:div w:id="453183803">
      <w:bodyDiv w:val="1"/>
      <w:marLeft w:val="0"/>
      <w:marRight w:val="0"/>
      <w:marTop w:val="0"/>
      <w:marBottom w:val="0"/>
      <w:divBdr>
        <w:top w:val="none" w:sz="0" w:space="0" w:color="auto"/>
        <w:left w:val="none" w:sz="0" w:space="0" w:color="auto"/>
        <w:bottom w:val="none" w:sz="0" w:space="0" w:color="auto"/>
        <w:right w:val="none" w:sz="0" w:space="0" w:color="auto"/>
      </w:divBdr>
    </w:div>
    <w:div w:id="478228309">
      <w:bodyDiv w:val="1"/>
      <w:marLeft w:val="0"/>
      <w:marRight w:val="0"/>
      <w:marTop w:val="0"/>
      <w:marBottom w:val="0"/>
      <w:divBdr>
        <w:top w:val="none" w:sz="0" w:space="0" w:color="auto"/>
        <w:left w:val="none" w:sz="0" w:space="0" w:color="auto"/>
        <w:bottom w:val="none" w:sz="0" w:space="0" w:color="auto"/>
        <w:right w:val="none" w:sz="0" w:space="0" w:color="auto"/>
      </w:divBdr>
      <w:divsChild>
        <w:div w:id="1114133151">
          <w:marLeft w:val="0"/>
          <w:marRight w:val="0"/>
          <w:marTop w:val="240"/>
          <w:marBottom w:val="0"/>
          <w:divBdr>
            <w:top w:val="none" w:sz="0" w:space="0" w:color="auto"/>
            <w:left w:val="none" w:sz="0" w:space="0" w:color="auto"/>
            <w:bottom w:val="none" w:sz="0" w:space="0" w:color="auto"/>
            <w:right w:val="none" w:sz="0" w:space="0" w:color="auto"/>
          </w:divBdr>
          <w:divsChild>
            <w:div w:id="3384281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0623878">
          <w:marLeft w:val="0"/>
          <w:marRight w:val="0"/>
          <w:marTop w:val="0"/>
          <w:marBottom w:val="0"/>
          <w:divBdr>
            <w:top w:val="none" w:sz="0" w:space="0" w:color="auto"/>
            <w:left w:val="none" w:sz="0" w:space="0" w:color="auto"/>
            <w:bottom w:val="none" w:sz="0" w:space="0" w:color="auto"/>
            <w:right w:val="none" w:sz="0" w:space="0" w:color="auto"/>
          </w:divBdr>
          <w:divsChild>
            <w:div w:id="10903516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12652511">
      <w:bodyDiv w:val="1"/>
      <w:marLeft w:val="0"/>
      <w:marRight w:val="0"/>
      <w:marTop w:val="0"/>
      <w:marBottom w:val="0"/>
      <w:divBdr>
        <w:top w:val="none" w:sz="0" w:space="0" w:color="auto"/>
        <w:left w:val="none" w:sz="0" w:space="0" w:color="auto"/>
        <w:bottom w:val="none" w:sz="0" w:space="0" w:color="auto"/>
        <w:right w:val="none" w:sz="0" w:space="0" w:color="auto"/>
      </w:divBdr>
      <w:divsChild>
        <w:div w:id="1212036350">
          <w:marLeft w:val="0"/>
          <w:marRight w:val="0"/>
          <w:marTop w:val="0"/>
          <w:marBottom w:val="0"/>
          <w:divBdr>
            <w:top w:val="none" w:sz="0" w:space="0" w:color="auto"/>
            <w:left w:val="none" w:sz="0" w:space="0" w:color="auto"/>
            <w:bottom w:val="none" w:sz="0" w:space="0" w:color="auto"/>
            <w:right w:val="none" w:sz="0" w:space="0" w:color="auto"/>
          </w:divBdr>
          <w:divsChild>
            <w:div w:id="1453613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230068">
          <w:marLeft w:val="0"/>
          <w:marRight w:val="0"/>
          <w:marTop w:val="0"/>
          <w:marBottom w:val="0"/>
          <w:divBdr>
            <w:top w:val="none" w:sz="0" w:space="0" w:color="auto"/>
            <w:left w:val="none" w:sz="0" w:space="0" w:color="auto"/>
            <w:bottom w:val="none" w:sz="0" w:space="0" w:color="auto"/>
            <w:right w:val="none" w:sz="0" w:space="0" w:color="auto"/>
          </w:divBdr>
          <w:divsChild>
            <w:div w:id="256459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2767423">
          <w:marLeft w:val="0"/>
          <w:marRight w:val="0"/>
          <w:marTop w:val="0"/>
          <w:marBottom w:val="0"/>
          <w:divBdr>
            <w:top w:val="none" w:sz="0" w:space="0" w:color="auto"/>
            <w:left w:val="none" w:sz="0" w:space="0" w:color="auto"/>
            <w:bottom w:val="none" w:sz="0" w:space="0" w:color="auto"/>
            <w:right w:val="none" w:sz="0" w:space="0" w:color="auto"/>
          </w:divBdr>
          <w:divsChild>
            <w:div w:id="1698116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2487932">
          <w:marLeft w:val="0"/>
          <w:marRight w:val="0"/>
          <w:marTop w:val="0"/>
          <w:marBottom w:val="0"/>
          <w:divBdr>
            <w:top w:val="none" w:sz="0" w:space="0" w:color="auto"/>
            <w:left w:val="none" w:sz="0" w:space="0" w:color="auto"/>
            <w:bottom w:val="none" w:sz="0" w:space="0" w:color="auto"/>
            <w:right w:val="none" w:sz="0" w:space="0" w:color="auto"/>
          </w:divBdr>
          <w:divsChild>
            <w:div w:id="3617892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8424660">
          <w:marLeft w:val="0"/>
          <w:marRight w:val="0"/>
          <w:marTop w:val="0"/>
          <w:marBottom w:val="0"/>
          <w:divBdr>
            <w:top w:val="none" w:sz="0" w:space="0" w:color="auto"/>
            <w:left w:val="none" w:sz="0" w:space="0" w:color="auto"/>
            <w:bottom w:val="none" w:sz="0" w:space="0" w:color="auto"/>
            <w:right w:val="none" w:sz="0" w:space="0" w:color="auto"/>
          </w:divBdr>
          <w:divsChild>
            <w:div w:id="12917446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350482">
          <w:marLeft w:val="0"/>
          <w:marRight w:val="0"/>
          <w:marTop w:val="0"/>
          <w:marBottom w:val="0"/>
          <w:divBdr>
            <w:top w:val="none" w:sz="0" w:space="0" w:color="auto"/>
            <w:left w:val="none" w:sz="0" w:space="0" w:color="auto"/>
            <w:bottom w:val="none" w:sz="0" w:space="0" w:color="auto"/>
            <w:right w:val="none" w:sz="0" w:space="0" w:color="auto"/>
          </w:divBdr>
          <w:divsChild>
            <w:div w:id="1295791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19667241">
          <w:marLeft w:val="0"/>
          <w:marRight w:val="0"/>
          <w:marTop w:val="0"/>
          <w:marBottom w:val="0"/>
          <w:divBdr>
            <w:top w:val="none" w:sz="0" w:space="0" w:color="auto"/>
            <w:left w:val="none" w:sz="0" w:space="0" w:color="auto"/>
            <w:bottom w:val="none" w:sz="0" w:space="0" w:color="auto"/>
            <w:right w:val="none" w:sz="0" w:space="0" w:color="auto"/>
          </w:divBdr>
          <w:divsChild>
            <w:div w:id="1283464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73854967">
      <w:bodyDiv w:val="1"/>
      <w:marLeft w:val="0"/>
      <w:marRight w:val="0"/>
      <w:marTop w:val="0"/>
      <w:marBottom w:val="0"/>
      <w:divBdr>
        <w:top w:val="none" w:sz="0" w:space="0" w:color="auto"/>
        <w:left w:val="none" w:sz="0" w:space="0" w:color="auto"/>
        <w:bottom w:val="none" w:sz="0" w:space="0" w:color="auto"/>
        <w:right w:val="none" w:sz="0" w:space="0" w:color="auto"/>
      </w:divBdr>
    </w:div>
    <w:div w:id="575432170">
      <w:bodyDiv w:val="1"/>
      <w:marLeft w:val="0"/>
      <w:marRight w:val="0"/>
      <w:marTop w:val="0"/>
      <w:marBottom w:val="0"/>
      <w:divBdr>
        <w:top w:val="none" w:sz="0" w:space="0" w:color="auto"/>
        <w:left w:val="none" w:sz="0" w:space="0" w:color="auto"/>
        <w:bottom w:val="none" w:sz="0" w:space="0" w:color="auto"/>
        <w:right w:val="none" w:sz="0" w:space="0" w:color="auto"/>
      </w:divBdr>
    </w:div>
    <w:div w:id="576087507">
      <w:bodyDiv w:val="1"/>
      <w:marLeft w:val="0"/>
      <w:marRight w:val="0"/>
      <w:marTop w:val="0"/>
      <w:marBottom w:val="0"/>
      <w:divBdr>
        <w:top w:val="none" w:sz="0" w:space="0" w:color="auto"/>
        <w:left w:val="none" w:sz="0" w:space="0" w:color="auto"/>
        <w:bottom w:val="none" w:sz="0" w:space="0" w:color="auto"/>
        <w:right w:val="none" w:sz="0" w:space="0" w:color="auto"/>
      </w:divBdr>
    </w:div>
    <w:div w:id="576943242">
      <w:bodyDiv w:val="1"/>
      <w:marLeft w:val="0"/>
      <w:marRight w:val="0"/>
      <w:marTop w:val="0"/>
      <w:marBottom w:val="0"/>
      <w:divBdr>
        <w:top w:val="none" w:sz="0" w:space="0" w:color="auto"/>
        <w:left w:val="none" w:sz="0" w:space="0" w:color="auto"/>
        <w:bottom w:val="none" w:sz="0" w:space="0" w:color="auto"/>
        <w:right w:val="none" w:sz="0" w:space="0" w:color="auto"/>
      </w:divBdr>
    </w:div>
    <w:div w:id="579877337">
      <w:bodyDiv w:val="1"/>
      <w:marLeft w:val="0"/>
      <w:marRight w:val="0"/>
      <w:marTop w:val="0"/>
      <w:marBottom w:val="0"/>
      <w:divBdr>
        <w:top w:val="none" w:sz="0" w:space="0" w:color="auto"/>
        <w:left w:val="none" w:sz="0" w:space="0" w:color="auto"/>
        <w:bottom w:val="none" w:sz="0" w:space="0" w:color="auto"/>
        <w:right w:val="none" w:sz="0" w:space="0" w:color="auto"/>
      </w:divBdr>
    </w:div>
    <w:div w:id="610936929">
      <w:bodyDiv w:val="1"/>
      <w:marLeft w:val="0"/>
      <w:marRight w:val="0"/>
      <w:marTop w:val="0"/>
      <w:marBottom w:val="0"/>
      <w:divBdr>
        <w:top w:val="none" w:sz="0" w:space="0" w:color="auto"/>
        <w:left w:val="none" w:sz="0" w:space="0" w:color="auto"/>
        <w:bottom w:val="none" w:sz="0" w:space="0" w:color="auto"/>
        <w:right w:val="none" w:sz="0" w:space="0" w:color="auto"/>
      </w:divBdr>
    </w:div>
    <w:div w:id="640577703">
      <w:bodyDiv w:val="1"/>
      <w:marLeft w:val="0"/>
      <w:marRight w:val="0"/>
      <w:marTop w:val="0"/>
      <w:marBottom w:val="0"/>
      <w:divBdr>
        <w:top w:val="none" w:sz="0" w:space="0" w:color="auto"/>
        <w:left w:val="none" w:sz="0" w:space="0" w:color="auto"/>
        <w:bottom w:val="none" w:sz="0" w:space="0" w:color="auto"/>
        <w:right w:val="none" w:sz="0" w:space="0" w:color="auto"/>
      </w:divBdr>
    </w:div>
    <w:div w:id="679771055">
      <w:bodyDiv w:val="1"/>
      <w:marLeft w:val="0"/>
      <w:marRight w:val="0"/>
      <w:marTop w:val="0"/>
      <w:marBottom w:val="0"/>
      <w:divBdr>
        <w:top w:val="none" w:sz="0" w:space="0" w:color="auto"/>
        <w:left w:val="none" w:sz="0" w:space="0" w:color="auto"/>
        <w:bottom w:val="none" w:sz="0" w:space="0" w:color="auto"/>
        <w:right w:val="none" w:sz="0" w:space="0" w:color="auto"/>
      </w:divBdr>
    </w:div>
    <w:div w:id="683678033">
      <w:bodyDiv w:val="1"/>
      <w:marLeft w:val="0"/>
      <w:marRight w:val="0"/>
      <w:marTop w:val="0"/>
      <w:marBottom w:val="0"/>
      <w:divBdr>
        <w:top w:val="none" w:sz="0" w:space="0" w:color="auto"/>
        <w:left w:val="none" w:sz="0" w:space="0" w:color="auto"/>
        <w:bottom w:val="none" w:sz="0" w:space="0" w:color="auto"/>
        <w:right w:val="none" w:sz="0" w:space="0" w:color="auto"/>
      </w:divBdr>
    </w:div>
    <w:div w:id="700741261">
      <w:bodyDiv w:val="1"/>
      <w:marLeft w:val="0"/>
      <w:marRight w:val="0"/>
      <w:marTop w:val="0"/>
      <w:marBottom w:val="0"/>
      <w:divBdr>
        <w:top w:val="none" w:sz="0" w:space="0" w:color="auto"/>
        <w:left w:val="none" w:sz="0" w:space="0" w:color="auto"/>
        <w:bottom w:val="none" w:sz="0" w:space="0" w:color="auto"/>
        <w:right w:val="none" w:sz="0" w:space="0" w:color="auto"/>
      </w:divBdr>
    </w:div>
    <w:div w:id="714738007">
      <w:bodyDiv w:val="1"/>
      <w:marLeft w:val="0"/>
      <w:marRight w:val="0"/>
      <w:marTop w:val="0"/>
      <w:marBottom w:val="0"/>
      <w:divBdr>
        <w:top w:val="none" w:sz="0" w:space="0" w:color="auto"/>
        <w:left w:val="none" w:sz="0" w:space="0" w:color="auto"/>
        <w:bottom w:val="none" w:sz="0" w:space="0" w:color="auto"/>
        <w:right w:val="none" w:sz="0" w:space="0" w:color="auto"/>
      </w:divBdr>
    </w:div>
    <w:div w:id="740761848">
      <w:bodyDiv w:val="1"/>
      <w:marLeft w:val="0"/>
      <w:marRight w:val="0"/>
      <w:marTop w:val="0"/>
      <w:marBottom w:val="0"/>
      <w:divBdr>
        <w:top w:val="none" w:sz="0" w:space="0" w:color="auto"/>
        <w:left w:val="none" w:sz="0" w:space="0" w:color="auto"/>
        <w:bottom w:val="none" w:sz="0" w:space="0" w:color="auto"/>
        <w:right w:val="none" w:sz="0" w:space="0" w:color="auto"/>
      </w:divBdr>
    </w:div>
    <w:div w:id="764034165">
      <w:bodyDiv w:val="1"/>
      <w:marLeft w:val="0"/>
      <w:marRight w:val="0"/>
      <w:marTop w:val="0"/>
      <w:marBottom w:val="0"/>
      <w:divBdr>
        <w:top w:val="none" w:sz="0" w:space="0" w:color="auto"/>
        <w:left w:val="none" w:sz="0" w:space="0" w:color="auto"/>
        <w:bottom w:val="none" w:sz="0" w:space="0" w:color="auto"/>
        <w:right w:val="none" w:sz="0" w:space="0" w:color="auto"/>
      </w:divBdr>
    </w:div>
    <w:div w:id="781456792">
      <w:bodyDiv w:val="1"/>
      <w:marLeft w:val="0"/>
      <w:marRight w:val="0"/>
      <w:marTop w:val="0"/>
      <w:marBottom w:val="0"/>
      <w:divBdr>
        <w:top w:val="none" w:sz="0" w:space="0" w:color="auto"/>
        <w:left w:val="none" w:sz="0" w:space="0" w:color="auto"/>
        <w:bottom w:val="none" w:sz="0" w:space="0" w:color="auto"/>
        <w:right w:val="none" w:sz="0" w:space="0" w:color="auto"/>
      </w:divBdr>
    </w:div>
    <w:div w:id="786316391">
      <w:bodyDiv w:val="1"/>
      <w:marLeft w:val="0"/>
      <w:marRight w:val="0"/>
      <w:marTop w:val="0"/>
      <w:marBottom w:val="0"/>
      <w:divBdr>
        <w:top w:val="none" w:sz="0" w:space="0" w:color="auto"/>
        <w:left w:val="none" w:sz="0" w:space="0" w:color="auto"/>
        <w:bottom w:val="none" w:sz="0" w:space="0" w:color="auto"/>
        <w:right w:val="none" w:sz="0" w:space="0" w:color="auto"/>
      </w:divBdr>
    </w:div>
    <w:div w:id="812870688">
      <w:bodyDiv w:val="1"/>
      <w:marLeft w:val="0"/>
      <w:marRight w:val="0"/>
      <w:marTop w:val="0"/>
      <w:marBottom w:val="0"/>
      <w:divBdr>
        <w:top w:val="none" w:sz="0" w:space="0" w:color="auto"/>
        <w:left w:val="none" w:sz="0" w:space="0" w:color="auto"/>
        <w:bottom w:val="none" w:sz="0" w:space="0" w:color="auto"/>
        <w:right w:val="none" w:sz="0" w:space="0" w:color="auto"/>
      </w:divBdr>
    </w:div>
    <w:div w:id="819880701">
      <w:bodyDiv w:val="1"/>
      <w:marLeft w:val="0"/>
      <w:marRight w:val="0"/>
      <w:marTop w:val="0"/>
      <w:marBottom w:val="0"/>
      <w:divBdr>
        <w:top w:val="none" w:sz="0" w:space="0" w:color="auto"/>
        <w:left w:val="none" w:sz="0" w:space="0" w:color="auto"/>
        <w:bottom w:val="none" w:sz="0" w:space="0" w:color="auto"/>
        <w:right w:val="none" w:sz="0" w:space="0" w:color="auto"/>
      </w:divBdr>
    </w:div>
    <w:div w:id="853766799">
      <w:bodyDiv w:val="1"/>
      <w:marLeft w:val="0"/>
      <w:marRight w:val="0"/>
      <w:marTop w:val="0"/>
      <w:marBottom w:val="0"/>
      <w:divBdr>
        <w:top w:val="none" w:sz="0" w:space="0" w:color="auto"/>
        <w:left w:val="none" w:sz="0" w:space="0" w:color="auto"/>
        <w:bottom w:val="none" w:sz="0" w:space="0" w:color="auto"/>
        <w:right w:val="none" w:sz="0" w:space="0" w:color="auto"/>
      </w:divBdr>
    </w:div>
    <w:div w:id="873809974">
      <w:bodyDiv w:val="1"/>
      <w:marLeft w:val="0"/>
      <w:marRight w:val="0"/>
      <w:marTop w:val="0"/>
      <w:marBottom w:val="0"/>
      <w:divBdr>
        <w:top w:val="none" w:sz="0" w:space="0" w:color="auto"/>
        <w:left w:val="none" w:sz="0" w:space="0" w:color="auto"/>
        <w:bottom w:val="none" w:sz="0" w:space="0" w:color="auto"/>
        <w:right w:val="none" w:sz="0" w:space="0" w:color="auto"/>
      </w:divBdr>
    </w:div>
    <w:div w:id="882980325">
      <w:bodyDiv w:val="1"/>
      <w:marLeft w:val="0"/>
      <w:marRight w:val="0"/>
      <w:marTop w:val="0"/>
      <w:marBottom w:val="0"/>
      <w:divBdr>
        <w:top w:val="none" w:sz="0" w:space="0" w:color="auto"/>
        <w:left w:val="none" w:sz="0" w:space="0" w:color="auto"/>
        <w:bottom w:val="none" w:sz="0" w:space="0" w:color="auto"/>
        <w:right w:val="none" w:sz="0" w:space="0" w:color="auto"/>
      </w:divBdr>
    </w:div>
    <w:div w:id="885337871">
      <w:bodyDiv w:val="1"/>
      <w:marLeft w:val="0"/>
      <w:marRight w:val="0"/>
      <w:marTop w:val="0"/>
      <w:marBottom w:val="0"/>
      <w:divBdr>
        <w:top w:val="none" w:sz="0" w:space="0" w:color="auto"/>
        <w:left w:val="none" w:sz="0" w:space="0" w:color="auto"/>
        <w:bottom w:val="none" w:sz="0" w:space="0" w:color="auto"/>
        <w:right w:val="none" w:sz="0" w:space="0" w:color="auto"/>
      </w:divBdr>
    </w:div>
    <w:div w:id="891497706">
      <w:bodyDiv w:val="1"/>
      <w:marLeft w:val="0"/>
      <w:marRight w:val="0"/>
      <w:marTop w:val="0"/>
      <w:marBottom w:val="0"/>
      <w:divBdr>
        <w:top w:val="none" w:sz="0" w:space="0" w:color="auto"/>
        <w:left w:val="none" w:sz="0" w:space="0" w:color="auto"/>
        <w:bottom w:val="none" w:sz="0" w:space="0" w:color="auto"/>
        <w:right w:val="none" w:sz="0" w:space="0" w:color="auto"/>
      </w:divBdr>
    </w:div>
    <w:div w:id="900559296">
      <w:bodyDiv w:val="1"/>
      <w:marLeft w:val="0"/>
      <w:marRight w:val="0"/>
      <w:marTop w:val="0"/>
      <w:marBottom w:val="0"/>
      <w:divBdr>
        <w:top w:val="none" w:sz="0" w:space="0" w:color="auto"/>
        <w:left w:val="none" w:sz="0" w:space="0" w:color="auto"/>
        <w:bottom w:val="none" w:sz="0" w:space="0" w:color="auto"/>
        <w:right w:val="none" w:sz="0" w:space="0" w:color="auto"/>
      </w:divBdr>
    </w:div>
    <w:div w:id="913244289">
      <w:bodyDiv w:val="1"/>
      <w:marLeft w:val="0"/>
      <w:marRight w:val="0"/>
      <w:marTop w:val="0"/>
      <w:marBottom w:val="0"/>
      <w:divBdr>
        <w:top w:val="none" w:sz="0" w:space="0" w:color="auto"/>
        <w:left w:val="none" w:sz="0" w:space="0" w:color="auto"/>
        <w:bottom w:val="none" w:sz="0" w:space="0" w:color="auto"/>
        <w:right w:val="none" w:sz="0" w:space="0" w:color="auto"/>
      </w:divBdr>
    </w:div>
    <w:div w:id="927230403">
      <w:bodyDiv w:val="1"/>
      <w:marLeft w:val="0"/>
      <w:marRight w:val="0"/>
      <w:marTop w:val="0"/>
      <w:marBottom w:val="0"/>
      <w:divBdr>
        <w:top w:val="none" w:sz="0" w:space="0" w:color="auto"/>
        <w:left w:val="none" w:sz="0" w:space="0" w:color="auto"/>
        <w:bottom w:val="none" w:sz="0" w:space="0" w:color="auto"/>
        <w:right w:val="none" w:sz="0" w:space="0" w:color="auto"/>
      </w:divBdr>
    </w:div>
    <w:div w:id="927691795">
      <w:bodyDiv w:val="1"/>
      <w:marLeft w:val="0"/>
      <w:marRight w:val="0"/>
      <w:marTop w:val="0"/>
      <w:marBottom w:val="0"/>
      <w:divBdr>
        <w:top w:val="none" w:sz="0" w:space="0" w:color="auto"/>
        <w:left w:val="none" w:sz="0" w:space="0" w:color="auto"/>
        <w:bottom w:val="none" w:sz="0" w:space="0" w:color="auto"/>
        <w:right w:val="none" w:sz="0" w:space="0" w:color="auto"/>
      </w:divBdr>
    </w:div>
    <w:div w:id="943272671">
      <w:bodyDiv w:val="1"/>
      <w:marLeft w:val="0"/>
      <w:marRight w:val="0"/>
      <w:marTop w:val="0"/>
      <w:marBottom w:val="0"/>
      <w:divBdr>
        <w:top w:val="none" w:sz="0" w:space="0" w:color="auto"/>
        <w:left w:val="none" w:sz="0" w:space="0" w:color="auto"/>
        <w:bottom w:val="none" w:sz="0" w:space="0" w:color="auto"/>
        <w:right w:val="none" w:sz="0" w:space="0" w:color="auto"/>
      </w:divBdr>
    </w:div>
    <w:div w:id="950631084">
      <w:bodyDiv w:val="1"/>
      <w:marLeft w:val="0"/>
      <w:marRight w:val="0"/>
      <w:marTop w:val="0"/>
      <w:marBottom w:val="0"/>
      <w:divBdr>
        <w:top w:val="none" w:sz="0" w:space="0" w:color="auto"/>
        <w:left w:val="none" w:sz="0" w:space="0" w:color="auto"/>
        <w:bottom w:val="none" w:sz="0" w:space="0" w:color="auto"/>
        <w:right w:val="none" w:sz="0" w:space="0" w:color="auto"/>
      </w:divBdr>
    </w:div>
    <w:div w:id="951664502">
      <w:bodyDiv w:val="1"/>
      <w:marLeft w:val="0"/>
      <w:marRight w:val="0"/>
      <w:marTop w:val="0"/>
      <w:marBottom w:val="0"/>
      <w:divBdr>
        <w:top w:val="none" w:sz="0" w:space="0" w:color="auto"/>
        <w:left w:val="none" w:sz="0" w:space="0" w:color="auto"/>
        <w:bottom w:val="none" w:sz="0" w:space="0" w:color="auto"/>
        <w:right w:val="none" w:sz="0" w:space="0" w:color="auto"/>
      </w:divBdr>
      <w:divsChild>
        <w:div w:id="880095676">
          <w:marLeft w:val="0"/>
          <w:marRight w:val="0"/>
          <w:marTop w:val="240"/>
          <w:marBottom w:val="0"/>
          <w:divBdr>
            <w:top w:val="none" w:sz="0" w:space="0" w:color="auto"/>
            <w:left w:val="none" w:sz="0" w:space="0" w:color="auto"/>
            <w:bottom w:val="none" w:sz="0" w:space="0" w:color="auto"/>
            <w:right w:val="none" w:sz="0" w:space="0" w:color="auto"/>
          </w:divBdr>
          <w:divsChild>
            <w:div w:id="12109910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689745">
          <w:marLeft w:val="0"/>
          <w:marRight w:val="0"/>
          <w:marTop w:val="0"/>
          <w:marBottom w:val="0"/>
          <w:divBdr>
            <w:top w:val="none" w:sz="0" w:space="0" w:color="auto"/>
            <w:left w:val="none" w:sz="0" w:space="0" w:color="auto"/>
            <w:bottom w:val="none" w:sz="0" w:space="0" w:color="auto"/>
            <w:right w:val="none" w:sz="0" w:space="0" w:color="auto"/>
          </w:divBdr>
          <w:divsChild>
            <w:div w:id="258296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2006937">
          <w:marLeft w:val="0"/>
          <w:marRight w:val="0"/>
          <w:marTop w:val="0"/>
          <w:marBottom w:val="0"/>
          <w:divBdr>
            <w:top w:val="none" w:sz="0" w:space="0" w:color="auto"/>
            <w:left w:val="none" w:sz="0" w:space="0" w:color="auto"/>
            <w:bottom w:val="none" w:sz="0" w:space="0" w:color="auto"/>
            <w:right w:val="none" w:sz="0" w:space="0" w:color="auto"/>
          </w:divBdr>
          <w:divsChild>
            <w:div w:id="7015889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61423594">
      <w:bodyDiv w:val="1"/>
      <w:marLeft w:val="0"/>
      <w:marRight w:val="0"/>
      <w:marTop w:val="0"/>
      <w:marBottom w:val="0"/>
      <w:divBdr>
        <w:top w:val="none" w:sz="0" w:space="0" w:color="auto"/>
        <w:left w:val="none" w:sz="0" w:space="0" w:color="auto"/>
        <w:bottom w:val="none" w:sz="0" w:space="0" w:color="auto"/>
        <w:right w:val="none" w:sz="0" w:space="0" w:color="auto"/>
      </w:divBdr>
    </w:div>
    <w:div w:id="976569107">
      <w:bodyDiv w:val="1"/>
      <w:marLeft w:val="0"/>
      <w:marRight w:val="0"/>
      <w:marTop w:val="0"/>
      <w:marBottom w:val="0"/>
      <w:divBdr>
        <w:top w:val="none" w:sz="0" w:space="0" w:color="auto"/>
        <w:left w:val="none" w:sz="0" w:space="0" w:color="auto"/>
        <w:bottom w:val="none" w:sz="0" w:space="0" w:color="auto"/>
        <w:right w:val="none" w:sz="0" w:space="0" w:color="auto"/>
      </w:divBdr>
      <w:divsChild>
        <w:div w:id="788821151">
          <w:marLeft w:val="0"/>
          <w:marRight w:val="0"/>
          <w:marTop w:val="0"/>
          <w:marBottom w:val="0"/>
          <w:divBdr>
            <w:top w:val="none" w:sz="0" w:space="0" w:color="auto"/>
            <w:left w:val="none" w:sz="0" w:space="0" w:color="auto"/>
            <w:bottom w:val="none" w:sz="0" w:space="0" w:color="auto"/>
            <w:right w:val="none" w:sz="0" w:space="0" w:color="auto"/>
          </w:divBdr>
          <w:divsChild>
            <w:div w:id="1529202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7092705">
          <w:marLeft w:val="0"/>
          <w:marRight w:val="0"/>
          <w:marTop w:val="0"/>
          <w:marBottom w:val="0"/>
          <w:divBdr>
            <w:top w:val="none" w:sz="0" w:space="0" w:color="auto"/>
            <w:left w:val="none" w:sz="0" w:space="0" w:color="auto"/>
            <w:bottom w:val="none" w:sz="0" w:space="0" w:color="auto"/>
            <w:right w:val="none" w:sz="0" w:space="0" w:color="auto"/>
          </w:divBdr>
          <w:divsChild>
            <w:div w:id="42985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899539">
          <w:marLeft w:val="0"/>
          <w:marRight w:val="0"/>
          <w:marTop w:val="0"/>
          <w:marBottom w:val="0"/>
          <w:divBdr>
            <w:top w:val="none" w:sz="0" w:space="0" w:color="auto"/>
            <w:left w:val="none" w:sz="0" w:space="0" w:color="auto"/>
            <w:bottom w:val="none" w:sz="0" w:space="0" w:color="auto"/>
            <w:right w:val="none" w:sz="0" w:space="0" w:color="auto"/>
          </w:divBdr>
          <w:divsChild>
            <w:div w:id="50529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5620548">
          <w:marLeft w:val="0"/>
          <w:marRight w:val="0"/>
          <w:marTop w:val="0"/>
          <w:marBottom w:val="0"/>
          <w:divBdr>
            <w:top w:val="none" w:sz="0" w:space="0" w:color="auto"/>
            <w:left w:val="none" w:sz="0" w:space="0" w:color="auto"/>
            <w:bottom w:val="none" w:sz="0" w:space="0" w:color="auto"/>
            <w:right w:val="none" w:sz="0" w:space="0" w:color="auto"/>
          </w:divBdr>
          <w:divsChild>
            <w:div w:id="8854151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6414543">
          <w:marLeft w:val="0"/>
          <w:marRight w:val="0"/>
          <w:marTop w:val="0"/>
          <w:marBottom w:val="0"/>
          <w:divBdr>
            <w:top w:val="none" w:sz="0" w:space="0" w:color="auto"/>
            <w:left w:val="none" w:sz="0" w:space="0" w:color="auto"/>
            <w:bottom w:val="none" w:sz="0" w:space="0" w:color="auto"/>
            <w:right w:val="none" w:sz="0" w:space="0" w:color="auto"/>
          </w:divBdr>
          <w:divsChild>
            <w:div w:id="16850881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35311844">
          <w:marLeft w:val="0"/>
          <w:marRight w:val="0"/>
          <w:marTop w:val="0"/>
          <w:marBottom w:val="0"/>
          <w:divBdr>
            <w:top w:val="none" w:sz="0" w:space="0" w:color="auto"/>
            <w:left w:val="none" w:sz="0" w:space="0" w:color="auto"/>
            <w:bottom w:val="none" w:sz="0" w:space="0" w:color="auto"/>
            <w:right w:val="none" w:sz="0" w:space="0" w:color="auto"/>
          </w:divBdr>
          <w:divsChild>
            <w:div w:id="111275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4046485">
          <w:marLeft w:val="0"/>
          <w:marRight w:val="0"/>
          <w:marTop w:val="0"/>
          <w:marBottom w:val="0"/>
          <w:divBdr>
            <w:top w:val="none" w:sz="0" w:space="0" w:color="auto"/>
            <w:left w:val="none" w:sz="0" w:space="0" w:color="auto"/>
            <w:bottom w:val="none" w:sz="0" w:space="0" w:color="auto"/>
            <w:right w:val="none" w:sz="0" w:space="0" w:color="auto"/>
          </w:divBdr>
          <w:divsChild>
            <w:div w:id="12593704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3762460">
          <w:marLeft w:val="0"/>
          <w:marRight w:val="0"/>
          <w:marTop w:val="0"/>
          <w:marBottom w:val="0"/>
          <w:divBdr>
            <w:top w:val="none" w:sz="0" w:space="0" w:color="auto"/>
            <w:left w:val="none" w:sz="0" w:space="0" w:color="auto"/>
            <w:bottom w:val="none" w:sz="0" w:space="0" w:color="auto"/>
            <w:right w:val="none" w:sz="0" w:space="0" w:color="auto"/>
          </w:divBdr>
          <w:divsChild>
            <w:div w:id="17392813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2077638">
          <w:marLeft w:val="0"/>
          <w:marRight w:val="0"/>
          <w:marTop w:val="0"/>
          <w:marBottom w:val="0"/>
          <w:divBdr>
            <w:top w:val="none" w:sz="0" w:space="0" w:color="auto"/>
            <w:left w:val="none" w:sz="0" w:space="0" w:color="auto"/>
            <w:bottom w:val="none" w:sz="0" w:space="0" w:color="auto"/>
            <w:right w:val="none" w:sz="0" w:space="0" w:color="auto"/>
          </w:divBdr>
          <w:divsChild>
            <w:div w:id="1548296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4548321">
          <w:marLeft w:val="0"/>
          <w:marRight w:val="0"/>
          <w:marTop w:val="0"/>
          <w:marBottom w:val="0"/>
          <w:divBdr>
            <w:top w:val="none" w:sz="0" w:space="0" w:color="auto"/>
            <w:left w:val="none" w:sz="0" w:space="0" w:color="auto"/>
            <w:bottom w:val="none" w:sz="0" w:space="0" w:color="auto"/>
            <w:right w:val="none" w:sz="0" w:space="0" w:color="auto"/>
          </w:divBdr>
          <w:divsChild>
            <w:div w:id="21092771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0292977">
          <w:marLeft w:val="0"/>
          <w:marRight w:val="0"/>
          <w:marTop w:val="0"/>
          <w:marBottom w:val="0"/>
          <w:divBdr>
            <w:top w:val="none" w:sz="0" w:space="0" w:color="auto"/>
            <w:left w:val="none" w:sz="0" w:space="0" w:color="auto"/>
            <w:bottom w:val="none" w:sz="0" w:space="0" w:color="auto"/>
            <w:right w:val="none" w:sz="0" w:space="0" w:color="auto"/>
          </w:divBdr>
          <w:divsChild>
            <w:div w:id="1733033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3481343">
          <w:marLeft w:val="0"/>
          <w:marRight w:val="0"/>
          <w:marTop w:val="0"/>
          <w:marBottom w:val="0"/>
          <w:divBdr>
            <w:top w:val="none" w:sz="0" w:space="0" w:color="auto"/>
            <w:left w:val="none" w:sz="0" w:space="0" w:color="auto"/>
            <w:bottom w:val="none" w:sz="0" w:space="0" w:color="auto"/>
            <w:right w:val="none" w:sz="0" w:space="0" w:color="auto"/>
          </w:divBdr>
          <w:divsChild>
            <w:div w:id="6236563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0879373">
          <w:marLeft w:val="0"/>
          <w:marRight w:val="0"/>
          <w:marTop w:val="0"/>
          <w:marBottom w:val="0"/>
          <w:divBdr>
            <w:top w:val="none" w:sz="0" w:space="0" w:color="auto"/>
            <w:left w:val="none" w:sz="0" w:space="0" w:color="auto"/>
            <w:bottom w:val="none" w:sz="0" w:space="0" w:color="auto"/>
            <w:right w:val="none" w:sz="0" w:space="0" w:color="auto"/>
          </w:divBdr>
          <w:divsChild>
            <w:div w:id="16096570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885878">
          <w:marLeft w:val="0"/>
          <w:marRight w:val="0"/>
          <w:marTop w:val="0"/>
          <w:marBottom w:val="0"/>
          <w:divBdr>
            <w:top w:val="none" w:sz="0" w:space="0" w:color="auto"/>
            <w:left w:val="none" w:sz="0" w:space="0" w:color="auto"/>
            <w:bottom w:val="none" w:sz="0" w:space="0" w:color="auto"/>
            <w:right w:val="none" w:sz="0" w:space="0" w:color="auto"/>
          </w:divBdr>
          <w:divsChild>
            <w:div w:id="15496092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20928385">
          <w:marLeft w:val="0"/>
          <w:marRight w:val="0"/>
          <w:marTop w:val="0"/>
          <w:marBottom w:val="0"/>
          <w:divBdr>
            <w:top w:val="none" w:sz="0" w:space="0" w:color="auto"/>
            <w:left w:val="none" w:sz="0" w:space="0" w:color="auto"/>
            <w:bottom w:val="none" w:sz="0" w:space="0" w:color="auto"/>
            <w:right w:val="none" w:sz="0" w:space="0" w:color="auto"/>
          </w:divBdr>
          <w:divsChild>
            <w:div w:id="15337606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2566574">
          <w:marLeft w:val="0"/>
          <w:marRight w:val="0"/>
          <w:marTop w:val="0"/>
          <w:marBottom w:val="0"/>
          <w:divBdr>
            <w:top w:val="none" w:sz="0" w:space="0" w:color="auto"/>
            <w:left w:val="none" w:sz="0" w:space="0" w:color="auto"/>
            <w:bottom w:val="none" w:sz="0" w:space="0" w:color="auto"/>
            <w:right w:val="none" w:sz="0" w:space="0" w:color="auto"/>
          </w:divBdr>
          <w:divsChild>
            <w:div w:id="503536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4971810">
          <w:marLeft w:val="0"/>
          <w:marRight w:val="0"/>
          <w:marTop w:val="0"/>
          <w:marBottom w:val="0"/>
          <w:divBdr>
            <w:top w:val="none" w:sz="0" w:space="0" w:color="auto"/>
            <w:left w:val="none" w:sz="0" w:space="0" w:color="auto"/>
            <w:bottom w:val="none" w:sz="0" w:space="0" w:color="auto"/>
            <w:right w:val="none" w:sz="0" w:space="0" w:color="auto"/>
          </w:divBdr>
          <w:divsChild>
            <w:div w:id="330257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37512760">
          <w:marLeft w:val="0"/>
          <w:marRight w:val="0"/>
          <w:marTop w:val="0"/>
          <w:marBottom w:val="0"/>
          <w:divBdr>
            <w:top w:val="none" w:sz="0" w:space="0" w:color="auto"/>
            <w:left w:val="none" w:sz="0" w:space="0" w:color="auto"/>
            <w:bottom w:val="none" w:sz="0" w:space="0" w:color="auto"/>
            <w:right w:val="none" w:sz="0" w:space="0" w:color="auto"/>
          </w:divBdr>
          <w:divsChild>
            <w:div w:id="19795350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13547148">
          <w:marLeft w:val="0"/>
          <w:marRight w:val="0"/>
          <w:marTop w:val="0"/>
          <w:marBottom w:val="0"/>
          <w:divBdr>
            <w:top w:val="none" w:sz="0" w:space="0" w:color="auto"/>
            <w:left w:val="none" w:sz="0" w:space="0" w:color="auto"/>
            <w:bottom w:val="none" w:sz="0" w:space="0" w:color="auto"/>
            <w:right w:val="none" w:sz="0" w:space="0" w:color="auto"/>
          </w:divBdr>
          <w:divsChild>
            <w:div w:id="1161626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256360">
          <w:marLeft w:val="0"/>
          <w:marRight w:val="0"/>
          <w:marTop w:val="0"/>
          <w:marBottom w:val="0"/>
          <w:divBdr>
            <w:top w:val="none" w:sz="0" w:space="0" w:color="auto"/>
            <w:left w:val="none" w:sz="0" w:space="0" w:color="auto"/>
            <w:bottom w:val="none" w:sz="0" w:space="0" w:color="auto"/>
            <w:right w:val="none" w:sz="0" w:space="0" w:color="auto"/>
          </w:divBdr>
          <w:divsChild>
            <w:div w:id="67079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8427921">
          <w:marLeft w:val="0"/>
          <w:marRight w:val="0"/>
          <w:marTop w:val="0"/>
          <w:marBottom w:val="0"/>
          <w:divBdr>
            <w:top w:val="none" w:sz="0" w:space="0" w:color="auto"/>
            <w:left w:val="none" w:sz="0" w:space="0" w:color="auto"/>
            <w:bottom w:val="none" w:sz="0" w:space="0" w:color="auto"/>
            <w:right w:val="none" w:sz="0" w:space="0" w:color="auto"/>
          </w:divBdr>
          <w:divsChild>
            <w:div w:id="17222442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7850797">
          <w:marLeft w:val="0"/>
          <w:marRight w:val="0"/>
          <w:marTop w:val="0"/>
          <w:marBottom w:val="0"/>
          <w:divBdr>
            <w:top w:val="none" w:sz="0" w:space="0" w:color="auto"/>
            <w:left w:val="none" w:sz="0" w:space="0" w:color="auto"/>
            <w:bottom w:val="none" w:sz="0" w:space="0" w:color="auto"/>
            <w:right w:val="none" w:sz="0" w:space="0" w:color="auto"/>
          </w:divBdr>
          <w:divsChild>
            <w:div w:id="2312319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422667">
          <w:marLeft w:val="0"/>
          <w:marRight w:val="0"/>
          <w:marTop w:val="0"/>
          <w:marBottom w:val="0"/>
          <w:divBdr>
            <w:top w:val="none" w:sz="0" w:space="0" w:color="auto"/>
            <w:left w:val="none" w:sz="0" w:space="0" w:color="auto"/>
            <w:bottom w:val="none" w:sz="0" w:space="0" w:color="auto"/>
            <w:right w:val="none" w:sz="0" w:space="0" w:color="auto"/>
          </w:divBdr>
          <w:divsChild>
            <w:div w:id="3672676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6512489">
          <w:marLeft w:val="0"/>
          <w:marRight w:val="0"/>
          <w:marTop w:val="0"/>
          <w:marBottom w:val="0"/>
          <w:divBdr>
            <w:top w:val="none" w:sz="0" w:space="0" w:color="auto"/>
            <w:left w:val="none" w:sz="0" w:space="0" w:color="auto"/>
            <w:bottom w:val="none" w:sz="0" w:space="0" w:color="auto"/>
            <w:right w:val="none" w:sz="0" w:space="0" w:color="auto"/>
          </w:divBdr>
          <w:divsChild>
            <w:div w:id="3847674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5831493">
          <w:marLeft w:val="0"/>
          <w:marRight w:val="0"/>
          <w:marTop w:val="0"/>
          <w:marBottom w:val="0"/>
          <w:divBdr>
            <w:top w:val="none" w:sz="0" w:space="0" w:color="auto"/>
            <w:left w:val="none" w:sz="0" w:space="0" w:color="auto"/>
            <w:bottom w:val="none" w:sz="0" w:space="0" w:color="auto"/>
            <w:right w:val="none" w:sz="0" w:space="0" w:color="auto"/>
          </w:divBdr>
          <w:divsChild>
            <w:div w:id="21115816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043987">
          <w:marLeft w:val="0"/>
          <w:marRight w:val="0"/>
          <w:marTop w:val="0"/>
          <w:marBottom w:val="0"/>
          <w:divBdr>
            <w:top w:val="none" w:sz="0" w:space="0" w:color="auto"/>
            <w:left w:val="none" w:sz="0" w:space="0" w:color="auto"/>
            <w:bottom w:val="none" w:sz="0" w:space="0" w:color="auto"/>
            <w:right w:val="none" w:sz="0" w:space="0" w:color="auto"/>
          </w:divBdr>
          <w:divsChild>
            <w:div w:id="140761019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29011250">
          <w:marLeft w:val="0"/>
          <w:marRight w:val="0"/>
          <w:marTop w:val="0"/>
          <w:marBottom w:val="0"/>
          <w:divBdr>
            <w:top w:val="none" w:sz="0" w:space="0" w:color="auto"/>
            <w:left w:val="none" w:sz="0" w:space="0" w:color="auto"/>
            <w:bottom w:val="none" w:sz="0" w:space="0" w:color="auto"/>
            <w:right w:val="none" w:sz="0" w:space="0" w:color="auto"/>
          </w:divBdr>
          <w:divsChild>
            <w:div w:id="2267216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687894">
          <w:marLeft w:val="0"/>
          <w:marRight w:val="0"/>
          <w:marTop w:val="0"/>
          <w:marBottom w:val="0"/>
          <w:divBdr>
            <w:top w:val="none" w:sz="0" w:space="0" w:color="auto"/>
            <w:left w:val="none" w:sz="0" w:space="0" w:color="auto"/>
            <w:bottom w:val="none" w:sz="0" w:space="0" w:color="auto"/>
            <w:right w:val="none" w:sz="0" w:space="0" w:color="auto"/>
          </w:divBdr>
          <w:divsChild>
            <w:div w:id="15875690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1246114">
          <w:marLeft w:val="0"/>
          <w:marRight w:val="0"/>
          <w:marTop w:val="0"/>
          <w:marBottom w:val="0"/>
          <w:divBdr>
            <w:top w:val="none" w:sz="0" w:space="0" w:color="auto"/>
            <w:left w:val="none" w:sz="0" w:space="0" w:color="auto"/>
            <w:bottom w:val="none" w:sz="0" w:space="0" w:color="auto"/>
            <w:right w:val="none" w:sz="0" w:space="0" w:color="auto"/>
          </w:divBdr>
          <w:divsChild>
            <w:div w:id="13947436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96377427">
          <w:marLeft w:val="0"/>
          <w:marRight w:val="0"/>
          <w:marTop w:val="0"/>
          <w:marBottom w:val="0"/>
          <w:divBdr>
            <w:top w:val="none" w:sz="0" w:space="0" w:color="auto"/>
            <w:left w:val="none" w:sz="0" w:space="0" w:color="auto"/>
            <w:bottom w:val="none" w:sz="0" w:space="0" w:color="auto"/>
            <w:right w:val="none" w:sz="0" w:space="0" w:color="auto"/>
          </w:divBdr>
          <w:divsChild>
            <w:div w:id="1312253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177422">
          <w:marLeft w:val="0"/>
          <w:marRight w:val="0"/>
          <w:marTop w:val="0"/>
          <w:marBottom w:val="0"/>
          <w:divBdr>
            <w:top w:val="none" w:sz="0" w:space="0" w:color="auto"/>
            <w:left w:val="none" w:sz="0" w:space="0" w:color="auto"/>
            <w:bottom w:val="none" w:sz="0" w:space="0" w:color="auto"/>
            <w:right w:val="none" w:sz="0" w:space="0" w:color="auto"/>
          </w:divBdr>
          <w:divsChild>
            <w:div w:id="1740736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18889218">
          <w:marLeft w:val="0"/>
          <w:marRight w:val="0"/>
          <w:marTop w:val="0"/>
          <w:marBottom w:val="0"/>
          <w:divBdr>
            <w:top w:val="none" w:sz="0" w:space="0" w:color="auto"/>
            <w:left w:val="none" w:sz="0" w:space="0" w:color="auto"/>
            <w:bottom w:val="none" w:sz="0" w:space="0" w:color="auto"/>
            <w:right w:val="none" w:sz="0" w:space="0" w:color="auto"/>
          </w:divBdr>
          <w:divsChild>
            <w:div w:id="7935969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0900452">
          <w:marLeft w:val="0"/>
          <w:marRight w:val="0"/>
          <w:marTop w:val="0"/>
          <w:marBottom w:val="0"/>
          <w:divBdr>
            <w:top w:val="none" w:sz="0" w:space="0" w:color="auto"/>
            <w:left w:val="none" w:sz="0" w:space="0" w:color="auto"/>
            <w:bottom w:val="none" w:sz="0" w:space="0" w:color="auto"/>
            <w:right w:val="none" w:sz="0" w:space="0" w:color="auto"/>
          </w:divBdr>
          <w:divsChild>
            <w:div w:id="18181038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072575">
          <w:marLeft w:val="0"/>
          <w:marRight w:val="0"/>
          <w:marTop w:val="0"/>
          <w:marBottom w:val="0"/>
          <w:divBdr>
            <w:top w:val="none" w:sz="0" w:space="0" w:color="auto"/>
            <w:left w:val="none" w:sz="0" w:space="0" w:color="auto"/>
            <w:bottom w:val="none" w:sz="0" w:space="0" w:color="auto"/>
            <w:right w:val="none" w:sz="0" w:space="0" w:color="auto"/>
          </w:divBdr>
          <w:divsChild>
            <w:div w:id="2046253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2370835">
          <w:marLeft w:val="0"/>
          <w:marRight w:val="0"/>
          <w:marTop w:val="0"/>
          <w:marBottom w:val="0"/>
          <w:divBdr>
            <w:top w:val="none" w:sz="0" w:space="0" w:color="auto"/>
            <w:left w:val="none" w:sz="0" w:space="0" w:color="auto"/>
            <w:bottom w:val="none" w:sz="0" w:space="0" w:color="auto"/>
            <w:right w:val="none" w:sz="0" w:space="0" w:color="auto"/>
          </w:divBdr>
          <w:divsChild>
            <w:div w:id="14950301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79651577">
      <w:bodyDiv w:val="1"/>
      <w:marLeft w:val="0"/>
      <w:marRight w:val="0"/>
      <w:marTop w:val="0"/>
      <w:marBottom w:val="0"/>
      <w:divBdr>
        <w:top w:val="none" w:sz="0" w:space="0" w:color="auto"/>
        <w:left w:val="none" w:sz="0" w:space="0" w:color="auto"/>
        <w:bottom w:val="none" w:sz="0" w:space="0" w:color="auto"/>
        <w:right w:val="none" w:sz="0" w:space="0" w:color="auto"/>
      </w:divBdr>
    </w:div>
    <w:div w:id="994795040">
      <w:bodyDiv w:val="1"/>
      <w:marLeft w:val="0"/>
      <w:marRight w:val="0"/>
      <w:marTop w:val="0"/>
      <w:marBottom w:val="0"/>
      <w:divBdr>
        <w:top w:val="none" w:sz="0" w:space="0" w:color="auto"/>
        <w:left w:val="none" w:sz="0" w:space="0" w:color="auto"/>
        <w:bottom w:val="none" w:sz="0" w:space="0" w:color="auto"/>
        <w:right w:val="none" w:sz="0" w:space="0" w:color="auto"/>
      </w:divBdr>
    </w:div>
    <w:div w:id="1015423635">
      <w:bodyDiv w:val="1"/>
      <w:marLeft w:val="0"/>
      <w:marRight w:val="0"/>
      <w:marTop w:val="0"/>
      <w:marBottom w:val="0"/>
      <w:divBdr>
        <w:top w:val="none" w:sz="0" w:space="0" w:color="auto"/>
        <w:left w:val="none" w:sz="0" w:space="0" w:color="auto"/>
        <w:bottom w:val="none" w:sz="0" w:space="0" w:color="auto"/>
        <w:right w:val="none" w:sz="0" w:space="0" w:color="auto"/>
      </w:divBdr>
    </w:div>
    <w:div w:id="1022706859">
      <w:bodyDiv w:val="1"/>
      <w:marLeft w:val="0"/>
      <w:marRight w:val="0"/>
      <w:marTop w:val="0"/>
      <w:marBottom w:val="0"/>
      <w:divBdr>
        <w:top w:val="none" w:sz="0" w:space="0" w:color="auto"/>
        <w:left w:val="none" w:sz="0" w:space="0" w:color="auto"/>
        <w:bottom w:val="none" w:sz="0" w:space="0" w:color="auto"/>
        <w:right w:val="none" w:sz="0" w:space="0" w:color="auto"/>
      </w:divBdr>
      <w:divsChild>
        <w:div w:id="207030949">
          <w:marLeft w:val="0"/>
          <w:marRight w:val="0"/>
          <w:marTop w:val="0"/>
          <w:marBottom w:val="0"/>
          <w:divBdr>
            <w:top w:val="none" w:sz="0" w:space="0" w:color="auto"/>
            <w:left w:val="none" w:sz="0" w:space="0" w:color="auto"/>
            <w:bottom w:val="none" w:sz="0" w:space="0" w:color="auto"/>
            <w:right w:val="none" w:sz="0" w:space="0" w:color="auto"/>
          </w:divBdr>
          <w:divsChild>
            <w:div w:id="1064909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1826807">
          <w:marLeft w:val="0"/>
          <w:marRight w:val="0"/>
          <w:marTop w:val="0"/>
          <w:marBottom w:val="0"/>
          <w:divBdr>
            <w:top w:val="none" w:sz="0" w:space="0" w:color="auto"/>
            <w:left w:val="none" w:sz="0" w:space="0" w:color="auto"/>
            <w:bottom w:val="none" w:sz="0" w:space="0" w:color="auto"/>
            <w:right w:val="none" w:sz="0" w:space="0" w:color="auto"/>
          </w:divBdr>
          <w:divsChild>
            <w:div w:id="15729574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9522562">
      <w:bodyDiv w:val="1"/>
      <w:marLeft w:val="0"/>
      <w:marRight w:val="0"/>
      <w:marTop w:val="0"/>
      <w:marBottom w:val="0"/>
      <w:divBdr>
        <w:top w:val="none" w:sz="0" w:space="0" w:color="auto"/>
        <w:left w:val="none" w:sz="0" w:space="0" w:color="auto"/>
        <w:bottom w:val="none" w:sz="0" w:space="0" w:color="auto"/>
        <w:right w:val="none" w:sz="0" w:space="0" w:color="auto"/>
      </w:divBdr>
    </w:div>
    <w:div w:id="1065254096">
      <w:bodyDiv w:val="1"/>
      <w:marLeft w:val="0"/>
      <w:marRight w:val="0"/>
      <w:marTop w:val="0"/>
      <w:marBottom w:val="0"/>
      <w:divBdr>
        <w:top w:val="none" w:sz="0" w:space="0" w:color="auto"/>
        <w:left w:val="none" w:sz="0" w:space="0" w:color="auto"/>
        <w:bottom w:val="none" w:sz="0" w:space="0" w:color="auto"/>
        <w:right w:val="none" w:sz="0" w:space="0" w:color="auto"/>
      </w:divBdr>
    </w:div>
    <w:div w:id="1073700549">
      <w:bodyDiv w:val="1"/>
      <w:marLeft w:val="0"/>
      <w:marRight w:val="0"/>
      <w:marTop w:val="0"/>
      <w:marBottom w:val="0"/>
      <w:divBdr>
        <w:top w:val="none" w:sz="0" w:space="0" w:color="auto"/>
        <w:left w:val="none" w:sz="0" w:space="0" w:color="auto"/>
        <w:bottom w:val="none" w:sz="0" w:space="0" w:color="auto"/>
        <w:right w:val="none" w:sz="0" w:space="0" w:color="auto"/>
      </w:divBdr>
    </w:div>
    <w:div w:id="1082995889">
      <w:bodyDiv w:val="1"/>
      <w:marLeft w:val="0"/>
      <w:marRight w:val="0"/>
      <w:marTop w:val="0"/>
      <w:marBottom w:val="0"/>
      <w:divBdr>
        <w:top w:val="none" w:sz="0" w:space="0" w:color="auto"/>
        <w:left w:val="none" w:sz="0" w:space="0" w:color="auto"/>
        <w:bottom w:val="none" w:sz="0" w:space="0" w:color="auto"/>
        <w:right w:val="none" w:sz="0" w:space="0" w:color="auto"/>
      </w:divBdr>
    </w:div>
    <w:div w:id="1087842861">
      <w:bodyDiv w:val="1"/>
      <w:marLeft w:val="0"/>
      <w:marRight w:val="0"/>
      <w:marTop w:val="0"/>
      <w:marBottom w:val="0"/>
      <w:divBdr>
        <w:top w:val="none" w:sz="0" w:space="0" w:color="auto"/>
        <w:left w:val="none" w:sz="0" w:space="0" w:color="auto"/>
        <w:bottom w:val="none" w:sz="0" w:space="0" w:color="auto"/>
        <w:right w:val="none" w:sz="0" w:space="0" w:color="auto"/>
      </w:divBdr>
    </w:div>
    <w:div w:id="1096175570">
      <w:bodyDiv w:val="1"/>
      <w:marLeft w:val="0"/>
      <w:marRight w:val="0"/>
      <w:marTop w:val="0"/>
      <w:marBottom w:val="0"/>
      <w:divBdr>
        <w:top w:val="none" w:sz="0" w:space="0" w:color="auto"/>
        <w:left w:val="none" w:sz="0" w:space="0" w:color="auto"/>
        <w:bottom w:val="none" w:sz="0" w:space="0" w:color="auto"/>
        <w:right w:val="none" w:sz="0" w:space="0" w:color="auto"/>
      </w:divBdr>
      <w:divsChild>
        <w:div w:id="894779358">
          <w:marLeft w:val="0"/>
          <w:marRight w:val="0"/>
          <w:marTop w:val="0"/>
          <w:marBottom w:val="0"/>
          <w:divBdr>
            <w:top w:val="none" w:sz="0" w:space="0" w:color="auto"/>
            <w:left w:val="none" w:sz="0" w:space="0" w:color="auto"/>
            <w:bottom w:val="none" w:sz="0" w:space="0" w:color="auto"/>
            <w:right w:val="none" w:sz="0" w:space="0" w:color="auto"/>
          </w:divBdr>
          <w:divsChild>
            <w:div w:id="11798487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7912798">
          <w:marLeft w:val="0"/>
          <w:marRight w:val="0"/>
          <w:marTop w:val="0"/>
          <w:marBottom w:val="0"/>
          <w:divBdr>
            <w:top w:val="none" w:sz="0" w:space="0" w:color="auto"/>
            <w:left w:val="none" w:sz="0" w:space="0" w:color="auto"/>
            <w:bottom w:val="none" w:sz="0" w:space="0" w:color="auto"/>
            <w:right w:val="none" w:sz="0" w:space="0" w:color="auto"/>
          </w:divBdr>
          <w:divsChild>
            <w:div w:id="13760028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99447581">
      <w:bodyDiv w:val="1"/>
      <w:marLeft w:val="0"/>
      <w:marRight w:val="0"/>
      <w:marTop w:val="0"/>
      <w:marBottom w:val="0"/>
      <w:divBdr>
        <w:top w:val="none" w:sz="0" w:space="0" w:color="auto"/>
        <w:left w:val="none" w:sz="0" w:space="0" w:color="auto"/>
        <w:bottom w:val="none" w:sz="0" w:space="0" w:color="auto"/>
        <w:right w:val="none" w:sz="0" w:space="0" w:color="auto"/>
      </w:divBdr>
    </w:div>
    <w:div w:id="1113087096">
      <w:bodyDiv w:val="1"/>
      <w:marLeft w:val="0"/>
      <w:marRight w:val="0"/>
      <w:marTop w:val="0"/>
      <w:marBottom w:val="0"/>
      <w:divBdr>
        <w:top w:val="none" w:sz="0" w:space="0" w:color="auto"/>
        <w:left w:val="none" w:sz="0" w:space="0" w:color="auto"/>
        <w:bottom w:val="none" w:sz="0" w:space="0" w:color="auto"/>
        <w:right w:val="none" w:sz="0" w:space="0" w:color="auto"/>
      </w:divBdr>
    </w:div>
    <w:div w:id="1129784931">
      <w:bodyDiv w:val="1"/>
      <w:marLeft w:val="0"/>
      <w:marRight w:val="0"/>
      <w:marTop w:val="0"/>
      <w:marBottom w:val="0"/>
      <w:divBdr>
        <w:top w:val="none" w:sz="0" w:space="0" w:color="auto"/>
        <w:left w:val="none" w:sz="0" w:space="0" w:color="auto"/>
        <w:bottom w:val="none" w:sz="0" w:space="0" w:color="auto"/>
        <w:right w:val="none" w:sz="0" w:space="0" w:color="auto"/>
      </w:divBdr>
    </w:div>
    <w:div w:id="1133981001">
      <w:bodyDiv w:val="1"/>
      <w:marLeft w:val="0"/>
      <w:marRight w:val="0"/>
      <w:marTop w:val="0"/>
      <w:marBottom w:val="0"/>
      <w:divBdr>
        <w:top w:val="none" w:sz="0" w:space="0" w:color="auto"/>
        <w:left w:val="none" w:sz="0" w:space="0" w:color="auto"/>
        <w:bottom w:val="none" w:sz="0" w:space="0" w:color="auto"/>
        <w:right w:val="none" w:sz="0" w:space="0" w:color="auto"/>
      </w:divBdr>
    </w:div>
    <w:div w:id="1142574836">
      <w:bodyDiv w:val="1"/>
      <w:marLeft w:val="0"/>
      <w:marRight w:val="0"/>
      <w:marTop w:val="0"/>
      <w:marBottom w:val="0"/>
      <w:divBdr>
        <w:top w:val="none" w:sz="0" w:space="0" w:color="auto"/>
        <w:left w:val="none" w:sz="0" w:space="0" w:color="auto"/>
        <w:bottom w:val="none" w:sz="0" w:space="0" w:color="auto"/>
        <w:right w:val="none" w:sz="0" w:space="0" w:color="auto"/>
      </w:divBdr>
    </w:div>
    <w:div w:id="1179352446">
      <w:bodyDiv w:val="1"/>
      <w:marLeft w:val="0"/>
      <w:marRight w:val="0"/>
      <w:marTop w:val="0"/>
      <w:marBottom w:val="0"/>
      <w:divBdr>
        <w:top w:val="none" w:sz="0" w:space="0" w:color="auto"/>
        <w:left w:val="none" w:sz="0" w:space="0" w:color="auto"/>
        <w:bottom w:val="none" w:sz="0" w:space="0" w:color="auto"/>
        <w:right w:val="none" w:sz="0" w:space="0" w:color="auto"/>
      </w:divBdr>
    </w:div>
    <w:div w:id="1205872476">
      <w:bodyDiv w:val="1"/>
      <w:marLeft w:val="0"/>
      <w:marRight w:val="0"/>
      <w:marTop w:val="0"/>
      <w:marBottom w:val="0"/>
      <w:divBdr>
        <w:top w:val="none" w:sz="0" w:space="0" w:color="auto"/>
        <w:left w:val="none" w:sz="0" w:space="0" w:color="auto"/>
        <w:bottom w:val="none" w:sz="0" w:space="0" w:color="auto"/>
        <w:right w:val="none" w:sz="0" w:space="0" w:color="auto"/>
      </w:divBdr>
      <w:divsChild>
        <w:div w:id="1382249928">
          <w:marLeft w:val="0"/>
          <w:marRight w:val="0"/>
          <w:marTop w:val="0"/>
          <w:marBottom w:val="0"/>
          <w:divBdr>
            <w:top w:val="none" w:sz="0" w:space="0" w:color="auto"/>
            <w:left w:val="none" w:sz="0" w:space="0" w:color="auto"/>
            <w:bottom w:val="none" w:sz="0" w:space="0" w:color="auto"/>
            <w:right w:val="none" w:sz="0" w:space="0" w:color="auto"/>
          </w:divBdr>
        </w:div>
        <w:div w:id="406921756">
          <w:marLeft w:val="0"/>
          <w:marRight w:val="0"/>
          <w:marTop w:val="0"/>
          <w:marBottom w:val="0"/>
          <w:divBdr>
            <w:top w:val="none" w:sz="0" w:space="0" w:color="auto"/>
            <w:left w:val="none" w:sz="0" w:space="0" w:color="auto"/>
            <w:bottom w:val="none" w:sz="0" w:space="0" w:color="auto"/>
            <w:right w:val="none" w:sz="0" w:space="0" w:color="auto"/>
          </w:divBdr>
        </w:div>
        <w:div w:id="416439604">
          <w:marLeft w:val="0"/>
          <w:marRight w:val="0"/>
          <w:marTop w:val="0"/>
          <w:marBottom w:val="0"/>
          <w:divBdr>
            <w:top w:val="none" w:sz="0" w:space="0" w:color="auto"/>
            <w:left w:val="none" w:sz="0" w:space="0" w:color="auto"/>
            <w:bottom w:val="none" w:sz="0" w:space="0" w:color="auto"/>
            <w:right w:val="none" w:sz="0" w:space="0" w:color="auto"/>
          </w:divBdr>
        </w:div>
        <w:div w:id="1224440742">
          <w:marLeft w:val="0"/>
          <w:marRight w:val="0"/>
          <w:marTop w:val="0"/>
          <w:marBottom w:val="0"/>
          <w:divBdr>
            <w:top w:val="none" w:sz="0" w:space="0" w:color="auto"/>
            <w:left w:val="none" w:sz="0" w:space="0" w:color="auto"/>
            <w:bottom w:val="none" w:sz="0" w:space="0" w:color="auto"/>
            <w:right w:val="none" w:sz="0" w:space="0" w:color="auto"/>
          </w:divBdr>
        </w:div>
      </w:divsChild>
    </w:div>
    <w:div w:id="1227104160">
      <w:bodyDiv w:val="1"/>
      <w:marLeft w:val="0"/>
      <w:marRight w:val="0"/>
      <w:marTop w:val="0"/>
      <w:marBottom w:val="0"/>
      <w:divBdr>
        <w:top w:val="none" w:sz="0" w:space="0" w:color="auto"/>
        <w:left w:val="none" w:sz="0" w:space="0" w:color="auto"/>
        <w:bottom w:val="none" w:sz="0" w:space="0" w:color="auto"/>
        <w:right w:val="none" w:sz="0" w:space="0" w:color="auto"/>
      </w:divBdr>
    </w:div>
    <w:div w:id="1229534118">
      <w:bodyDiv w:val="1"/>
      <w:marLeft w:val="0"/>
      <w:marRight w:val="0"/>
      <w:marTop w:val="0"/>
      <w:marBottom w:val="0"/>
      <w:divBdr>
        <w:top w:val="none" w:sz="0" w:space="0" w:color="auto"/>
        <w:left w:val="none" w:sz="0" w:space="0" w:color="auto"/>
        <w:bottom w:val="none" w:sz="0" w:space="0" w:color="auto"/>
        <w:right w:val="none" w:sz="0" w:space="0" w:color="auto"/>
      </w:divBdr>
    </w:div>
    <w:div w:id="1233616604">
      <w:bodyDiv w:val="1"/>
      <w:marLeft w:val="0"/>
      <w:marRight w:val="0"/>
      <w:marTop w:val="0"/>
      <w:marBottom w:val="0"/>
      <w:divBdr>
        <w:top w:val="none" w:sz="0" w:space="0" w:color="auto"/>
        <w:left w:val="none" w:sz="0" w:space="0" w:color="auto"/>
        <w:bottom w:val="none" w:sz="0" w:space="0" w:color="auto"/>
        <w:right w:val="none" w:sz="0" w:space="0" w:color="auto"/>
      </w:divBdr>
    </w:div>
    <w:div w:id="1234586586">
      <w:bodyDiv w:val="1"/>
      <w:marLeft w:val="0"/>
      <w:marRight w:val="0"/>
      <w:marTop w:val="0"/>
      <w:marBottom w:val="0"/>
      <w:divBdr>
        <w:top w:val="none" w:sz="0" w:space="0" w:color="auto"/>
        <w:left w:val="none" w:sz="0" w:space="0" w:color="auto"/>
        <w:bottom w:val="none" w:sz="0" w:space="0" w:color="auto"/>
        <w:right w:val="none" w:sz="0" w:space="0" w:color="auto"/>
      </w:divBdr>
    </w:div>
    <w:div w:id="1237936258">
      <w:bodyDiv w:val="1"/>
      <w:marLeft w:val="0"/>
      <w:marRight w:val="0"/>
      <w:marTop w:val="0"/>
      <w:marBottom w:val="0"/>
      <w:divBdr>
        <w:top w:val="none" w:sz="0" w:space="0" w:color="auto"/>
        <w:left w:val="none" w:sz="0" w:space="0" w:color="auto"/>
        <w:bottom w:val="none" w:sz="0" w:space="0" w:color="auto"/>
        <w:right w:val="none" w:sz="0" w:space="0" w:color="auto"/>
      </w:divBdr>
    </w:div>
    <w:div w:id="1239710294">
      <w:bodyDiv w:val="1"/>
      <w:marLeft w:val="0"/>
      <w:marRight w:val="0"/>
      <w:marTop w:val="0"/>
      <w:marBottom w:val="0"/>
      <w:divBdr>
        <w:top w:val="none" w:sz="0" w:space="0" w:color="auto"/>
        <w:left w:val="none" w:sz="0" w:space="0" w:color="auto"/>
        <w:bottom w:val="none" w:sz="0" w:space="0" w:color="auto"/>
        <w:right w:val="none" w:sz="0" w:space="0" w:color="auto"/>
      </w:divBdr>
    </w:div>
    <w:div w:id="1239826734">
      <w:bodyDiv w:val="1"/>
      <w:marLeft w:val="0"/>
      <w:marRight w:val="0"/>
      <w:marTop w:val="0"/>
      <w:marBottom w:val="0"/>
      <w:divBdr>
        <w:top w:val="none" w:sz="0" w:space="0" w:color="auto"/>
        <w:left w:val="none" w:sz="0" w:space="0" w:color="auto"/>
        <w:bottom w:val="none" w:sz="0" w:space="0" w:color="auto"/>
        <w:right w:val="none" w:sz="0" w:space="0" w:color="auto"/>
      </w:divBdr>
    </w:div>
    <w:div w:id="1241331877">
      <w:bodyDiv w:val="1"/>
      <w:marLeft w:val="0"/>
      <w:marRight w:val="0"/>
      <w:marTop w:val="0"/>
      <w:marBottom w:val="0"/>
      <w:divBdr>
        <w:top w:val="none" w:sz="0" w:space="0" w:color="auto"/>
        <w:left w:val="none" w:sz="0" w:space="0" w:color="auto"/>
        <w:bottom w:val="none" w:sz="0" w:space="0" w:color="auto"/>
        <w:right w:val="none" w:sz="0" w:space="0" w:color="auto"/>
      </w:divBdr>
    </w:div>
    <w:div w:id="1267154363">
      <w:bodyDiv w:val="1"/>
      <w:marLeft w:val="0"/>
      <w:marRight w:val="0"/>
      <w:marTop w:val="0"/>
      <w:marBottom w:val="0"/>
      <w:divBdr>
        <w:top w:val="none" w:sz="0" w:space="0" w:color="auto"/>
        <w:left w:val="none" w:sz="0" w:space="0" w:color="auto"/>
        <w:bottom w:val="none" w:sz="0" w:space="0" w:color="auto"/>
        <w:right w:val="none" w:sz="0" w:space="0" w:color="auto"/>
      </w:divBdr>
    </w:div>
    <w:div w:id="1298804469">
      <w:bodyDiv w:val="1"/>
      <w:marLeft w:val="0"/>
      <w:marRight w:val="0"/>
      <w:marTop w:val="0"/>
      <w:marBottom w:val="0"/>
      <w:divBdr>
        <w:top w:val="none" w:sz="0" w:space="0" w:color="auto"/>
        <w:left w:val="none" w:sz="0" w:space="0" w:color="auto"/>
        <w:bottom w:val="none" w:sz="0" w:space="0" w:color="auto"/>
        <w:right w:val="none" w:sz="0" w:space="0" w:color="auto"/>
      </w:divBdr>
    </w:div>
    <w:div w:id="1338771589">
      <w:bodyDiv w:val="1"/>
      <w:marLeft w:val="0"/>
      <w:marRight w:val="0"/>
      <w:marTop w:val="0"/>
      <w:marBottom w:val="0"/>
      <w:divBdr>
        <w:top w:val="none" w:sz="0" w:space="0" w:color="auto"/>
        <w:left w:val="none" w:sz="0" w:space="0" w:color="auto"/>
        <w:bottom w:val="none" w:sz="0" w:space="0" w:color="auto"/>
        <w:right w:val="none" w:sz="0" w:space="0" w:color="auto"/>
      </w:divBdr>
    </w:div>
    <w:div w:id="1346400747">
      <w:bodyDiv w:val="1"/>
      <w:marLeft w:val="0"/>
      <w:marRight w:val="0"/>
      <w:marTop w:val="0"/>
      <w:marBottom w:val="0"/>
      <w:divBdr>
        <w:top w:val="none" w:sz="0" w:space="0" w:color="auto"/>
        <w:left w:val="none" w:sz="0" w:space="0" w:color="auto"/>
        <w:bottom w:val="none" w:sz="0" w:space="0" w:color="auto"/>
        <w:right w:val="none" w:sz="0" w:space="0" w:color="auto"/>
      </w:divBdr>
    </w:div>
    <w:div w:id="1390378892">
      <w:bodyDiv w:val="1"/>
      <w:marLeft w:val="0"/>
      <w:marRight w:val="0"/>
      <w:marTop w:val="0"/>
      <w:marBottom w:val="0"/>
      <w:divBdr>
        <w:top w:val="none" w:sz="0" w:space="0" w:color="auto"/>
        <w:left w:val="none" w:sz="0" w:space="0" w:color="auto"/>
        <w:bottom w:val="none" w:sz="0" w:space="0" w:color="auto"/>
        <w:right w:val="none" w:sz="0" w:space="0" w:color="auto"/>
      </w:divBdr>
    </w:div>
    <w:div w:id="1394086718">
      <w:bodyDiv w:val="1"/>
      <w:marLeft w:val="0"/>
      <w:marRight w:val="0"/>
      <w:marTop w:val="0"/>
      <w:marBottom w:val="0"/>
      <w:divBdr>
        <w:top w:val="none" w:sz="0" w:space="0" w:color="auto"/>
        <w:left w:val="none" w:sz="0" w:space="0" w:color="auto"/>
        <w:bottom w:val="none" w:sz="0" w:space="0" w:color="auto"/>
        <w:right w:val="none" w:sz="0" w:space="0" w:color="auto"/>
      </w:divBdr>
    </w:div>
    <w:div w:id="1403793226">
      <w:bodyDiv w:val="1"/>
      <w:marLeft w:val="0"/>
      <w:marRight w:val="0"/>
      <w:marTop w:val="0"/>
      <w:marBottom w:val="0"/>
      <w:divBdr>
        <w:top w:val="none" w:sz="0" w:space="0" w:color="auto"/>
        <w:left w:val="none" w:sz="0" w:space="0" w:color="auto"/>
        <w:bottom w:val="none" w:sz="0" w:space="0" w:color="auto"/>
        <w:right w:val="none" w:sz="0" w:space="0" w:color="auto"/>
      </w:divBdr>
    </w:div>
    <w:div w:id="1406148205">
      <w:bodyDiv w:val="1"/>
      <w:marLeft w:val="0"/>
      <w:marRight w:val="0"/>
      <w:marTop w:val="0"/>
      <w:marBottom w:val="0"/>
      <w:divBdr>
        <w:top w:val="none" w:sz="0" w:space="0" w:color="auto"/>
        <w:left w:val="none" w:sz="0" w:space="0" w:color="auto"/>
        <w:bottom w:val="none" w:sz="0" w:space="0" w:color="auto"/>
        <w:right w:val="none" w:sz="0" w:space="0" w:color="auto"/>
      </w:divBdr>
    </w:div>
    <w:div w:id="1415736838">
      <w:bodyDiv w:val="1"/>
      <w:marLeft w:val="0"/>
      <w:marRight w:val="0"/>
      <w:marTop w:val="0"/>
      <w:marBottom w:val="0"/>
      <w:divBdr>
        <w:top w:val="none" w:sz="0" w:space="0" w:color="auto"/>
        <w:left w:val="none" w:sz="0" w:space="0" w:color="auto"/>
        <w:bottom w:val="none" w:sz="0" w:space="0" w:color="auto"/>
        <w:right w:val="none" w:sz="0" w:space="0" w:color="auto"/>
      </w:divBdr>
    </w:div>
    <w:div w:id="1433673081">
      <w:bodyDiv w:val="1"/>
      <w:marLeft w:val="0"/>
      <w:marRight w:val="0"/>
      <w:marTop w:val="0"/>
      <w:marBottom w:val="0"/>
      <w:divBdr>
        <w:top w:val="none" w:sz="0" w:space="0" w:color="auto"/>
        <w:left w:val="none" w:sz="0" w:space="0" w:color="auto"/>
        <w:bottom w:val="none" w:sz="0" w:space="0" w:color="auto"/>
        <w:right w:val="none" w:sz="0" w:space="0" w:color="auto"/>
      </w:divBdr>
      <w:divsChild>
        <w:div w:id="876817198">
          <w:marLeft w:val="0"/>
          <w:marRight w:val="0"/>
          <w:marTop w:val="240"/>
          <w:marBottom w:val="0"/>
          <w:divBdr>
            <w:top w:val="none" w:sz="0" w:space="0" w:color="auto"/>
            <w:left w:val="none" w:sz="0" w:space="0" w:color="auto"/>
            <w:bottom w:val="none" w:sz="0" w:space="0" w:color="auto"/>
            <w:right w:val="none" w:sz="0" w:space="0" w:color="auto"/>
          </w:divBdr>
          <w:divsChild>
            <w:div w:id="8913054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56924584">
          <w:marLeft w:val="0"/>
          <w:marRight w:val="0"/>
          <w:marTop w:val="0"/>
          <w:marBottom w:val="0"/>
          <w:divBdr>
            <w:top w:val="none" w:sz="0" w:space="0" w:color="auto"/>
            <w:left w:val="none" w:sz="0" w:space="0" w:color="auto"/>
            <w:bottom w:val="none" w:sz="0" w:space="0" w:color="auto"/>
            <w:right w:val="none" w:sz="0" w:space="0" w:color="auto"/>
          </w:divBdr>
          <w:divsChild>
            <w:div w:id="6536864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5080921">
          <w:marLeft w:val="0"/>
          <w:marRight w:val="0"/>
          <w:marTop w:val="0"/>
          <w:marBottom w:val="0"/>
          <w:divBdr>
            <w:top w:val="none" w:sz="0" w:space="0" w:color="auto"/>
            <w:left w:val="none" w:sz="0" w:space="0" w:color="auto"/>
            <w:bottom w:val="none" w:sz="0" w:space="0" w:color="auto"/>
            <w:right w:val="none" w:sz="0" w:space="0" w:color="auto"/>
          </w:divBdr>
          <w:divsChild>
            <w:div w:id="9487802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549395">
          <w:marLeft w:val="0"/>
          <w:marRight w:val="0"/>
          <w:marTop w:val="0"/>
          <w:marBottom w:val="0"/>
          <w:divBdr>
            <w:top w:val="none" w:sz="0" w:space="0" w:color="auto"/>
            <w:left w:val="none" w:sz="0" w:space="0" w:color="auto"/>
            <w:bottom w:val="none" w:sz="0" w:space="0" w:color="auto"/>
            <w:right w:val="none" w:sz="0" w:space="0" w:color="auto"/>
          </w:divBdr>
          <w:divsChild>
            <w:div w:id="6634353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1960375">
          <w:marLeft w:val="0"/>
          <w:marRight w:val="0"/>
          <w:marTop w:val="0"/>
          <w:marBottom w:val="0"/>
          <w:divBdr>
            <w:top w:val="none" w:sz="0" w:space="0" w:color="auto"/>
            <w:left w:val="none" w:sz="0" w:space="0" w:color="auto"/>
            <w:bottom w:val="none" w:sz="0" w:space="0" w:color="auto"/>
            <w:right w:val="none" w:sz="0" w:space="0" w:color="auto"/>
          </w:divBdr>
          <w:divsChild>
            <w:div w:id="14167833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12914">
          <w:marLeft w:val="0"/>
          <w:marRight w:val="0"/>
          <w:marTop w:val="0"/>
          <w:marBottom w:val="0"/>
          <w:divBdr>
            <w:top w:val="none" w:sz="0" w:space="0" w:color="auto"/>
            <w:left w:val="none" w:sz="0" w:space="0" w:color="auto"/>
            <w:bottom w:val="none" w:sz="0" w:space="0" w:color="auto"/>
            <w:right w:val="none" w:sz="0" w:space="0" w:color="auto"/>
          </w:divBdr>
          <w:divsChild>
            <w:div w:id="13205004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804179">
          <w:marLeft w:val="0"/>
          <w:marRight w:val="0"/>
          <w:marTop w:val="0"/>
          <w:marBottom w:val="0"/>
          <w:divBdr>
            <w:top w:val="none" w:sz="0" w:space="0" w:color="auto"/>
            <w:left w:val="none" w:sz="0" w:space="0" w:color="auto"/>
            <w:bottom w:val="none" w:sz="0" w:space="0" w:color="auto"/>
            <w:right w:val="none" w:sz="0" w:space="0" w:color="auto"/>
          </w:divBdr>
          <w:divsChild>
            <w:div w:id="4922627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9017154">
          <w:marLeft w:val="0"/>
          <w:marRight w:val="0"/>
          <w:marTop w:val="0"/>
          <w:marBottom w:val="0"/>
          <w:divBdr>
            <w:top w:val="none" w:sz="0" w:space="0" w:color="auto"/>
            <w:left w:val="none" w:sz="0" w:space="0" w:color="auto"/>
            <w:bottom w:val="none" w:sz="0" w:space="0" w:color="auto"/>
            <w:right w:val="none" w:sz="0" w:space="0" w:color="auto"/>
          </w:divBdr>
          <w:divsChild>
            <w:div w:id="91960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3359665">
          <w:marLeft w:val="0"/>
          <w:marRight w:val="0"/>
          <w:marTop w:val="0"/>
          <w:marBottom w:val="0"/>
          <w:divBdr>
            <w:top w:val="none" w:sz="0" w:space="0" w:color="auto"/>
            <w:left w:val="none" w:sz="0" w:space="0" w:color="auto"/>
            <w:bottom w:val="none" w:sz="0" w:space="0" w:color="auto"/>
            <w:right w:val="none" w:sz="0" w:space="0" w:color="auto"/>
          </w:divBdr>
          <w:divsChild>
            <w:div w:id="1489097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4560181">
          <w:marLeft w:val="0"/>
          <w:marRight w:val="0"/>
          <w:marTop w:val="0"/>
          <w:marBottom w:val="0"/>
          <w:divBdr>
            <w:top w:val="none" w:sz="0" w:space="0" w:color="auto"/>
            <w:left w:val="none" w:sz="0" w:space="0" w:color="auto"/>
            <w:bottom w:val="none" w:sz="0" w:space="0" w:color="auto"/>
            <w:right w:val="none" w:sz="0" w:space="0" w:color="auto"/>
          </w:divBdr>
          <w:divsChild>
            <w:div w:id="477842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635500">
          <w:marLeft w:val="0"/>
          <w:marRight w:val="0"/>
          <w:marTop w:val="0"/>
          <w:marBottom w:val="0"/>
          <w:divBdr>
            <w:top w:val="none" w:sz="0" w:space="0" w:color="auto"/>
            <w:left w:val="none" w:sz="0" w:space="0" w:color="auto"/>
            <w:bottom w:val="none" w:sz="0" w:space="0" w:color="auto"/>
            <w:right w:val="none" w:sz="0" w:space="0" w:color="auto"/>
          </w:divBdr>
          <w:divsChild>
            <w:div w:id="1707236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34102973">
          <w:marLeft w:val="0"/>
          <w:marRight w:val="0"/>
          <w:marTop w:val="0"/>
          <w:marBottom w:val="0"/>
          <w:divBdr>
            <w:top w:val="none" w:sz="0" w:space="0" w:color="auto"/>
            <w:left w:val="none" w:sz="0" w:space="0" w:color="auto"/>
            <w:bottom w:val="none" w:sz="0" w:space="0" w:color="auto"/>
            <w:right w:val="none" w:sz="0" w:space="0" w:color="auto"/>
          </w:divBdr>
          <w:divsChild>
            <w:div w:id="10258673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774004">
          <w:marLeft w:val="0"/>
          <w:marRight w:val="0"/>
          <w:marTop w:val="240"/>
          <w:marBottom w:val="0"/>
          <w:divBdr>
            <w:top w:val="none" w:sz="0" w:space="0" w:color="auto"/>
            <w:left w:val="none" w:sz="0" w:space="0" w:color="auto"/>
            <w:bottom w:val="none" w:sz="0" w:space="0" w:color="auto"/>
            <w:right w:val="none" w:sz="0" w:space="0" w:color="auto"/>
          </w:divBdr>
          <w:divsChild>
            <w:div w:id="19835806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6777031">
          <w:marLeft w:val="0"/>
          <w:marRight w:val="0"/>
          <w:marTop w:val="0"/>
          <w:marBottom w:val="0"/>
          <w:divBdr>
            <w:top w:val="none" w:sz="0" w:space="0" w:color="auto"/>
            <w:left w:val="none" w:sz="0" w:space="0" w:color="auto"/>
            <w:bottom w:val="none" w:sz="0" w:space="0" w:color="auto"/>
            <w:right w:val="none" w:sz="0" w:space="0" w:color="auto"/>
          </w:divBdr>
          <w:divsChild>
            <w:div w:id="64123058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679548">
          <w:marLeft w:val="0"/>
          <w:marRight w:val="0"/>
          <w:marTop w:val="0"/>
          <w:marBottom w:val="0"/>
          <w:divBdr>
            <w:top w:val="none" w:sz="0" w:space="0" w:color="auto"/>
            <w:left w:val="none" w:sz="0" w:space="0" w:color="auto"/>
            <w:bottom w:val="none" w:sz="0" w:space="0" w:color="auto"/>
            <w:right w:val="none" w:sz="0" w:space="0" w:color="auto"/>
          </w:divBdr>
          <w:divsChild>
            <w:div w:id="20938152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5813860">
          <w:marLeft w:val="0"/>
          <w:marRight w:val="0"/>
          <w:marTop w:val="0"/>
          <w:marBottom w:val="0"/>
          <w:divBdr>
            <w:top w:val="none" w:sz="0" w:space="0" w:color="auto"/>
            <w:left w:val="none" w:sz="0" w:space="0" w:color="auto"/>
            <w:bottom w:val="none" w:sz="0" w:space="0" w:color="auto"/>
            <w:right w:val="none" w:sz="0" w:space="0" w:color="auto"/>
          </w:divBdr>
          <w:divsChild>
            <w:div w:id="19373213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7026886">
          <w:marLeft w:val="0"/>
          <w:marRight w:val="0"/>
          <w:marTop w:val="0"/>
          <w:marBottom w:val="0"/>
          <w:divBdr>
            <w:top w:val="none" w:sz="0" w:space="0" w:color="auto"/>
            <w:left w:val="none" w:sz="0" w:space="0" w:color="auto"/>
            <w:bottom w:val="none" w:sz="0" w:space="0" w:color="auto"/>
            <w:right w:val="none" w:sz="0" w:space="0" w:color="auto"/>
          </w:divBdr>
          <w:divsChild>
            <w:div w:id="7668467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656630">
          <w:marLeft w:val="0"/>
          <w:marRight w:val="0"/>
          <w:marTop w:val="0"/>
          <w:marBottom w:val="0"/>
          <w:divBdr>
            <w:top w:val="none" w:sz="0" w:space="0" w:color="auto"/>
            <w:left w:val="none" w:sz="0" w:space="0" w:color="auto"/>
            <w:bottom w:val="none" w:sz="0" w:space="0" w:color="auto"/>
            <w:right w:val="none" w:sz="0" w:space="0" w:color="auto"/>
          </w:divBdr>
          <w:divsChild>
            <w:div w:id="10215184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3337272">
          <w:marLeft w:val="0"/>
          <w:marRight w:val="0"/>
          <w:marTop w:val="240"/>
          <w:marBottom w:val="0"/>
          <w:divBdr>
            <w:top w:val="none" w:sz="0" w:space="0" w:color="auto"/>
            <w:left w:val="none" w:sz="0" w:space="0" w:color="auto"/>
            <w:bottom w:val="none" w:sz="0" w:space="0" w:color="auto"/>
            <w:right w:val="none" w:sz="0" w:space="0" w:color="auto"/>
          </w:divBdr>
          <w:divsChild>
            <w:div w:id="34494142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77938484">
          <w:marLeft w:val="0"/>
          <w:marRight w:val="0"/>
          <w:marTop w:val="0"/>
          <w:marBottom w:val="0"/>
          <w:divBdr>
            <w:top w:val="none" w:sz="0" w:space="0" w:color="auto"/>
            <w:left w:val="none" w:sz="0" w:space="0" w:color="auto"/>
            <w:bottom w:val="none" w:sz="0" w:space="0" w:color="auto"/>
            <w:right w:val="none" w:sz="0" w:space="0" w:color="auto"/>
          </w:divBdr>
          <w:divsChild>
            <w:div w:id="990332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6599531">
          <w:marLeft w:val="0"/>
          <w:marRight w:val="0"/>
          <w:marTop w:val="0"/>
          <w:marBottom w:val="0"/>
          <w:divBdr>
            <w:top w:val="none" w:sz="0" w:space="0" w:color="auto"/>
            <w:left w:val="none" w:sz="0" w:space="0" w:color="auto"/>
            <w:bottom w:val="none" w:sz="0" w:space="0" w:color="auto"/>
            <w:right w:val="none" w:sz="0" w:space="0" w:color="auto"/>
          </w:divBdr>
          <w:divsChild>
            <w:div w:id="588778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8347916">
          <w:marLeft w:val="0"/>
          <w:marRight w:val="0"/>
          <w:marTop w:val="0"/>
          <w:marBottom w:val="0"/>
          <w:divBdr>
            <w:top w:val="none" w:sz="0" w:space="0" w:color="auto"/>
            <w:left w:val="none" w:sz="0" w:space="0" w:color="auto"/>
            <w:bottom w:val="none" w:sz="0" w:space="0" w:color="auto"/>
            <w:right w:val="none" w:sz="0" w:space="0" w:color="auto"/>
          </w:divBdr>
          <w:divsChild>
            <w:div w:id="8359177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1657212">
          <w:marLeft w:val="0"/>
          <w:marRight w:val="0"/>
          <w:marTop w:val="0"/>
          <w:marBottom w:val="0"/>
          <w:divBdr>
            <w:top w:val="none" w:sz="0" w:space="0" w:color="auto"/>
            <w:left w:val="none" w:sz="0" w:space="0" w:color="auto"/>
            <w:bottom w:val="none" w:sz="0" w:space="0" w:color="auto"/>
            <w:right w:val="none" w:sz="0" w:space="0" w:color="auto"/>
          </w:divBdr>
          <w:divsChild>
            <w:div w:id="458189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9231666">
          <w:marLeft w:val="0"/>
          <w:marRight w:val="0"/>
          <w:marTop w:val="0"/>
          <w:marBottom w:val="0"/>
          <w:divBdr>
            <w:top w:val="none" w:sz="0" w:space="0" w:color="auto"/>
            <w:left w:val="none" w:sz="0" w:space="0" w:color="auto"/>
            <w:bottom w:val="none" w:sz="0" w:space="0" w:color="auto"/>
            <w:right w:val="none" w:sz="0" w:space="0" w:color="auto"/>
          </w:divBdr>
          <w:divsChild>
            <w:div w:id="10429410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94777553">
          <w:marLeft w:val="0"/>
          <w:marRight w:val="0"/>
          <w:marTop w:val="0"/>
          <w:marBottom w:val="0"/>
          <w:divBdr>
            <w:top w:val="none" w:sz="0" w:space="0" w:color="auto"/>
            <w:left w:val="none" w:sz="0" w:space="0" w:color="auto"/>
            <w:bottom w:val="none" w:sz="0" w:space="0" w:color="auto"/>
            <w:right w:val="none" w:sz="0" w:space="0" w:color="auto"/>
          </w:divBdr>
          <w:divsChild>
            <w:div w:id="13376118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77505428">
          <w:marLeft w:val="0"/>
          <w:marRight w:val="0"/>
          <w:marTop w:val="0"/>
          <w:marBottom w:val="0"/>
          <w:divBdr>
            <w:top w:val="none" w:sz="0" w:space="0" w:color="auto"/>
            <w:left w:val="none" w:sz="0" w:space="0" w:color="auto"/>
            <w:bottom w:val="none" w:sz="0" w:space="0" w:color="auto"/>
            <w:right w:val="none" w:sz="0" w:space="0" w:color="auto"/>
          </w:divBdr>
          <w:divsChild>
            <w:div w:id="34934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1760627">
          <w:marLeft w:val="0"/>
          <w:marRight w:val="0"/>
          <w:marTop w:val="0"/>
          <w:marBottom w:val="0"/>
          <w:divBdr>
            <w:top w:val="none" w:sz="0" w:space="0" w:color="auto"/>
            <w:left w:val="none" w:sz="0" w:space="0" w:color="auto"/>
            <w:bottom w:val="none" w:sz="0" w:space="0" w:color="auto"/>
            <w:right w:val="none" w:sz="0" w:space="0" w:color="auto"/>
          </w:divBdr>
          <w:divsChild>
            <w:div w:id="16650395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9194940">
          <w:marLeft w:val="0"/>
          <w:marRight w:val="0"/>
          <w:marTop w:val="0"/>
          <w:marBottom w:val="0"/>
          <w:divBdr>
            <w:top w:val="none" w:sz="0" w:space="0" w:color="auto"/>
            <w:left w:val="none" w:sz="0" w:space="0" w:color="auto"/>
            <w:bottom w:val="none" w:sz="0" w:space="0" w:color="auto"/>
            <w:right w:val="none" w:sz="0" w:space="0" w:color="auto"/>
          </w:divBdr>
          <w:divsChild>
            <w:div w:id="8713064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9827899">
          <w:marLeft w:val="0"/>
          <w:marRight w:val="0"/>
          <w:marTop w:val="240"/>
          <w:marBottom w:val="0"/>
          <w:divBdr>
            <w:top w:val="none" w:sz="0" w:space="0" w:color="auto"/>
            <w:left w:val="none" w:sz="0" w:space="0" w:color="auto"/>
            <w:bottom w:val="none" w:sz="0" w:space="0" w:color="auto"/>
            <w:right w:val="none" w:sz="0" w:space="0" w:color="auto"/>
          </w:divBdr>
          <w:divsChild>
            <w:div w:id="10567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87252687">
          <w:marLeft w:val="0"/>
          <w:marRight w:val="0"/>
          <w:marTop w:val="0"/>
          <w:marBottom w:val="0"/>
          <w:divBdr>
            <w:top w:val="none" w:sz="0" w:space="0" w:color="auto"/>
            <w:left w:val="none" w:sz="0" w:space="0" w:color="auto"/>
            <w:bottom w:val="none" w:sz="0" w:space="0" w:color="auto"/>
            <w:right w:val="none" w:sz="0" w:space="0" w:color="auto"/>
          </w:divBdr>
          <w:divsChild>
            <w:div w:id="15523072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3505246">
          <w:marLeft w:val="0"/>
          <w:marRight w:val="0"/>
          <w:marTop w:val="0"/>
          <w:marBottom w:val="0"/>
          <w:divBdr>
            <w:top w:val="none" w:sz="0" w:space="0" w:color="auto"/>
            <w:left w:val="none" w:sz="0" w:space="0" w:color="auto"/>
            <w:bottom w:val="none" w:sz="0" w:space="0" w:color="auto"/>
            <w:right w:val="none" w:sz="0" w:space="0" w:color="auto"/>
          </w:divBdr>
          <w:divsChild>
            <w:div w:id="3141405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5969379">
          <w:marLeft w:val="0"/>
          <w:marRight w:val="0"/>
          <w:marTop w:val="0"/>
          <w:marBottom w:val="0"/>
          <w:divBdr>
            <w:top w:val="none" w:sz="0" w:space="0" w:color="auto"/>
            <w:left w:val="none" w:sz="0" w:space="0" w:color="auto"/>
            <w:bottom w:val="none" w:sz="0" w:space="0" w:color="auto"/>
            <w:right w:val="none" w:sz="0" w:space="0" w:color="auto"/>
          </w:divBdr>
          <w:divsChild>
            <w:div w:id="12633031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943874">
          <w:marLeft w:val="0"/>
          <w:marRight w:val="0"/>
          <w:marTop w:val="0"/>
          <w:marBottom w:val="0"/>
          <w:divBdr>
            <w:top w:val="none" w:sz="0" w:space="0" w:color="auto"/>
            <w:left w:val="none" w:sz="0" w:space="0" w:color="auto"/>
            <w:bottom w:val="none" w:sz="0" w:space="0" w:color="auto"/>
            <w:right w:val="none" w:sz="0" w:space="0" w:color="auto"/>
          </w:divBdr>
          <w:divsChild>
            <w:div w:id="12897752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35895">
          <w:marLeft w:val="0"/>
          <w:marRight w:val="0"/>
          <w:marTop w:val="0"/>
          <w:marBottom w:val="0"/>
          <w:divBdr>
            <w:top w:val="none" w:sz="0" w:space="0" w:color="auto"/>
            <w:left w:val="none" w:sz="0" w:space="0" w:color="auto"/>
            <w:bottom w:val="none" w:sz="0" w:space="0" w:color="auto"/>
            <w:right w:val="none" w:sz="0" w:space="0" w:color="auto"/>
          </w:divBdr>
          <w:divsChild>
            <w:div w:id="9234192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41753637">
      <w:bodyDiv w:val="1"/>
      <w:marLeft w:val="0"/>
      <w:marRight w:val="0"/>
      <w:marTop w:val="0"/>
      <w:marBottom w:val="0"/>
      <w:divBdr>
        <w:top w:val="none" w:sz="0" w:space="0" w:color="auto"/>
        <w:left w:val="none" w:sz="0" w:space="0" w:color="auto"/>
        <w:bottom w:val="none" w:sz="0" w:space="0" w:color="auto"/>
        <w:right w:val="none" w:sz="0" w:space="0" w:color="auto"/>
      </w:divBdr>
    </w:div>
    <w:div w:id="1473331192">
      <w:bodyDiv w:val="1"/>
      <w:marLeft w:val="0"/>
      <w:marRight w:val="0"/>
      <w:marTop w:val="0"/>
      <w:marBottom w:val="0"/>
      <w:divBdr>
        <w:top w:val="none" w:sz="0" w:space="0" w:color="auto"/>
        <w:left w:val="none" w:sz="0" w:space="0" w:color="auto"/>
        <w:bottom w:val="none" w:sz="0" w:space="0" w:color="auto"/>
        <w:right w:val="none" w:sz="0" w:space="0" w:color="auto"/>
      </w:divBdr>
    </w:div>
    <w:div w:id="1482382649">
      <w:bodyDiv w:val="1"/>
      <w:marLeft w:val="0"/>
      <w:marRight w:val="0"/>
      <w:marTop w:val="0"/>
      <w:marBottom w:val="0"/>
      <w:divBdr>
        <w:top w:val="none" w:sz="0" w:space="0" w:color="auto"/>
        <w:left w:val="none" w:sz="0" w:space="0" w:color="auto"/>
        <w:bottom w:val="none" w:sz="0" w:space="0" w:color="auto"/>
        <w:right w:val="none" w:sz="0" w:space="0" w:color="auto"/>
      </w:divBdr>
    </w:div>
    <w:div w:id="1507552412">
      <w:bodyDiv w:val="1"/>
      <w:marLeft w:val="0"/>
      <w:marRight w:val="0"/>
      <w:marTop w:val="0"/>
      <w:marBottom w:val="0"/>
      <w:divBdr>
        <w:top w:val="none" w:sz="0" w:space="0" w:color="auto"/>
        <w:left w:val="none" w:sz="0" w:space="0" w:color="auto"/>
        <w:bottom w:val="none" w:sz="0" w:space="0" w:color="auto"/>
        <w:right w:val="none" w:sz="0" w:space="0" w:color="auto"/>
      </w:divBdr>
    </w:div>
    <w:div w:id="1514298451">
      <w:bodyDiv w:val="1"/>
      <w:marLeft w:val="0"/>
      <w:marRight w:val="0"/>
      <w:marTop w:val="0"/>
      <w:marBottom w:val="0"/>
      <w:divBdr>
        <w:top w:val="none" w:sz="0" w:space="0" w:color="auto"/>
        <w:left w:val="none" w:sz="0" w:space="0" w:color="auto"/>
        <w:bottom w:val="none" w:sz="0" w:space="0" w:color="auto"/>
        <w:right w:val="none" w:sz="0" w:space="0" w:color="auto"/>
      </w:divBdr>
    </w:div>
    <w:div w:id="1517575504">
      <w:bodyDiv w:val="1"/>
      <w:marLeft w:val="0"/>
      <w:marRight w:val="0"/>
      <w:marTop w:val="0"/>
      <w:marBottom w:val="0"/>
      <w:divBdr>
        <w:top w:val="none" w:sz="0" w:space="0" w:color="auto"/>
        <w:left w:val="none" w:sz="0" w:space="0" w:color="auto"/>
        <w:bottom w:val="none" w:sz="0" w:space="0" w:color="auto"/>
        <w:right w:val="none" w:sz="0" w:space="0" w:color="auto"/>
      </w:divBdr>
    </w:div>
    <w:div w:id="1541933579">
      <w:bodyDiv w:val="1"/>
      <w:marLeft w:val="0"/>
      <w:marRight w:val="0"/>
      <w:marTop w:val="0"/>
      <w:marBottom w:val="0"/>
      <w:divBdr>
        <w:top w:val="none" w:sz="0" w:space="0" w:color="auto"/>
        <w:left w:val="none" w:sz="0" w:space="0" w:color="auto"/>
        <w:bottom w:val="none" w:sz="0" w:space="0" w:color="auto"/>
        <w:right w:val="none" w:sz="0" w:space="0" w:color="auto"/>
      </w:divBdr>
    </w:div>
    <w:div w:id="1573271431">
      <w:bodyDiv w:val="1"/>
      <w:marLeft w:val="0"/>
      <w:marRight w:val="0"/>
      <w:marTop w:val="0"/>
      <w:marBottom w:val="0"/>
      <w:divBdr>
        <w:top w:val="none" w:sz="0" w:space="0" w:color="auto"/>
        <w:left w:val="none" w:sz="0" w:space="0" w:color="auto"/>
        <w:bottom w:val="none" w:sz="0" w:space="0" w:color="auto"/>
        <w:right w:val="none" w:sz="0" w:space="0" w:color="auto"/>
      </w:divBdr>
    </w:div>
    <w:div w:id="1598565071">
      <w:bodyDiv w:val="1"/>
      <w:marLeft w:val="0"/>
      <w:marRight w:val="0"/>
      <w:marTop w:val="0"/>
      <w:marBottom w:val="0"/>
      <w:divBdr>
        <w:top w:val="none" w:sz="0" w:space="0" w:color="auto"/>
        <w:left w:val="none" w:sz="0" w:space="0" w:color="auto"/>
        <w:bottom w:val="none" w:sz="0" w:space="0" w:color="auto"/>
        <w:right w:val="none" w:sz="0" w:space="0" w:color="auto"/>
      </w:divBdr>
    </w:div>
    <w:div w:id="1604386845">
      <w:bodyDiv w:val="1"/>
      <w:marLeft w:val="0"/>
      <w:marRight w:val="0"/>
      <w:marTop w:val="0"/>
      <w:marBottom w:val="0"/>
      <w:divBdr>
        <w:top w:val="none" w:sz="0" w:space="0" w:color="auto"/>
        <w:left w:val="none" w:sz="0" w:space="0" w:color="auto"/>
        <w:bottom w:val="none" w:sz="0" w:space="0" w:color="auto"/>
        <w:right w:val="none" w:sz="0" w:space="0" w:color="auto"/>
      </w:divBdr>
    </w:div>
    <w:div w:id="1613437195">
      <w:bodyDiv w:val="1"/>
      <w:marLeft w:val="0"/>
      <w:marRight w:val="0"/>
      <w:marTop w:val="0"/>
      <w:marBottom w:val="0"/>
      <w:divBdr>
        <w:top w:val="none" w:sz="0" w:space="0" w:color="auto"/>
        <w:left w:val="none" w:sz="0" w:space="0" w:color="auto"/>
        <w:bottom w:val="none" w:sz="0" w:space="0" w:color="auto"/>
        <w:right w:val="none" w:sz="0" w:space="0" w:color="auto"/>
      </w:divBdr>
    </w:div>
    <w:div w:id="1679195919">
      <w:bodyDiv w:val="1"/>
      <w:marLeft w:val="0"/>
      <w:marRight w:val="0"/>
      <w:marTop w:val="0"/>
      <w:marBottom w:val="0"/>
      <w:divBdr>
        <w:top w:val="none" w:sz="0" w:space="0" w:color="auto"/>
        <w:left w:val="none" w:sz="0" w:space="0" w:color="auto"/>
        <w:bottom w:val="none" w:sz="0" w:space="0" w:color="auto"/>
        <w:right w:val="none" w:sz="0" w:space="0" w:color="auto"/>
      </w:divBdr>
    </w:div>
    <w:div w:id="1681732183">
      <w:bodyDiv w:val="1"/>
      <w:marLeft w:val="0"/>
      <w:marRight w:val="0"/>
      <w:marTop w:val="0"/>
      <w:marBottom w:val="0"/>
      <w:divBdr>
        <w:top w:val="none" w:sz="0" w:space="0" w:color="auto"/>
        <w:left w:val="none" w:sz="0" w:space="0" w:color="auto"/>
        <w:bottom w:val="none" w:sz="0" w:space="0" w:color="auto"/>
        <w:right w:val="none" w:sz="0" w:space="0" w:color="auto"/>
      </w:divBdr>
    </w:div>
    <w:div w:id="1689217579">
      <w:bodyDiv w:val="1"/>
      <w:marLeft w:val="0"/>
      <w:marRight w:val="0"/>
      <w:marTop w:val="0"/>
      <w:marBottom w:val="0"/>
      <w:divBdr>
        <w:top w:val="none" w:sz="0" w:space="0" w:color="auto"/>
        <w:left w:val="none" w:sz="0" w:space="0" w:color="auto"/>
        <w:bottom w:val="none" w:sz="0" w:space="0" w:color="auto"/>
        <w:right w:val="none" w:sz="0" w:space="0" w:color="auto"/>
      </w:divBdr>
    </w:div>
    <w:div w:id="1704133717">
      <w:bodyDiv w:val="1"/>
      <w:marLeft w:val="0"/>
      <w:marRight w:val="0"/>
      <w:marTop w:val="0"/>
      <w:marBottom w:val="0"/>
      <w:divBdr>
        <w:top w:val="none" w:sz="0" w:space="0" w:color="auto"/>
        <w:left w:val="none" w:sz="0" w:space="0" w:color="auto"/>
        <w:bottom w:val="none" w:sz="0" w:space="0" w:color="auto"/>
        <w:right w:val="none" w:sz="0" w:space="0" w:color="auto"/>
      </w:divBdr>
    </w:div>
    <w:div w:id="1712655361">
      <w:bodyDiv w:val="1"/>
      <w:marLeft w:val="0"/>
      <w:marRight w:val="0"/>
      <w:marTop w:val="0"/>
      <w:marBottom w:val="0"/>
      <w:divBdr>
        <w:top w:val="none" w:sz="0" w:space="0" w:color="auto"/>
        <w:left w:val="none" w:sz="0" w:space="0" w:color="auto"/>
        <w:bottom w:val="none" w:sz="0" w:space="0" w:color="auto"/>
        <w:right w:val="none" w:sz="0" w:space="0" w:color="auto"/>
      </w:divBdr>
    </w:div>
    <w:div w:id="1718898536">
      <w:bodyDiv w:val="1"/>
      <w:marLeft w:val="0"/>
      <w:marRight w:val="0"/>
      <w:marTop w:val="0"/>
      <w:marBottom w:val="0"/>
      <w:divBdr>
        <w:top w:val="none" w:sz="0" w:space="0" w:color="auto"/>
        <w:left w:val="none" w:sz="0" w:space="0" w:color="auto"/>
        <w:bottom w:val="none" w:sz="0" w:space="0" w:color="auto"/>
        <w:right w:val="none" w:sz="0" w:space="0" w:color="auto"/>
      </w:divBdr>
      <w:divsChild>
        <w:div w:id="1212772213">
          <w:marLeft w:val="0"/>
          <w:marRight w:val="0"/>
          <w:marTop w:val="240"/>
          <w:marBottom w:val="0"/>
          <w:divBdr>
            <w:top w:val="none" w:sz="0" w:space="0" w:color="auto"/>
            <w:left w:val="none" w:sz="0" w:space="0" w:color="auto"/>
            <w:bottom w:val="none" w:sz="0" w:space="0" w:color="auto"/>
            <w:right w:val="none" w:sz="0" w:space="0" w:color="auto"/>
          </w:divBdr>
          <w:divsChild>
            <w:div w:id="3821028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7224671">
          <w:marLeft w:val="0"/>
          <w:marRight w:val="0"/>
          <w:marTop w:val="0"/>
          <w:marBottom w:val="0"/>
          <w:divBdr>
            <w:top w:val="none" w:sz="0" w:space="0" w:color="auto"/>
            <w:left w:val="none" w:sz="0" w:space="0" w:color="auto"/>
            <w:bottom w:val="none" w:sz="0" w:space="0" w:color="auto"/>
            <w:right w:val="none" w:sz="0" w:space="0" w:color="auto"/>
          </w:divBdr>
          <w:divsChild>
            <w:div w:id="2557467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58820207">
      <w:bodyDiv w:val="1"/>
      <w:marLeft w:val="0"/>
      <w:marRight w:val="0"/>
      <w:marTop w:val="0"/>
      <w:marBottom w:val="0"/>
      <w:divBdr>
        <w:top w:val="none" w:sz="0" w:space="0" w:color="auto"/>
        <w:left w:val="none" w:sz="0" w:space="0" w:color="auto"/>
        <w:bottom w:val="none" w:sz="0" w:space="0" w:color="auto"/>
        <w:right w:val="none" w:sz="0" w:space="0" w:color="auto"/>
      </w:divBdr>
    </w:div>
    <w:div w:id="1768308272">
      <w:bodyDiv w:val="1"/>
      <w:marLeft w:val="0"/>
      <w:marRight w:val="0"/>
      <w:marTop w:val="0"/>
      <w:marBottom w:val="0"/>
      <w:divBdr>
        <w:top w:val="none" w:sz="0" w:space="0" w:color="auto"/>
        <w:left w:val="none" w:sz="0" w:space="0" w:color="auto"/>
        <w:bottom w:val="none" w:sz="0" w:space="0" w:color="auto"/>
        <w:right w:val="none" w:sz="0" w:space="0" w:color="auto"/>
      </w:divBdr>
    </w:div>
    <w:div w:id="1776437400">
      <w:bodyDiv w:val="1"/>
      <w:marLeft w:val="0"/>
      <w:marRight w:val="0"/>
      <w:marTop w:val="0"/>
      <w:marBottom w:val="0"/>
      <w:divBdr>
        <w:top w:val="none" w:sz="0" w:space="0" w:color="auto"/>
        <w:left w:val="none" w:sz="0" w:space="0" w:color="auto"/>
        <w:bottom w:val="none" w:sz="0" w:space="0" w:color="auto"/>
        <w:right w:val="none" w:sz="0" w:space="0" w:color="auto"/>
      </w:divBdr>
    </w:div>
    <w:div w:id="1780834559">
      <w:bodyDiv w:val="1"/>
      <w:marLeft w:val="0"/>
      <w:marRight w:val="0"/>
      <w:marTop w:val="0"/>
      <w:marBottom w:val="0"/>
      <w:divBdr>
        <w:top w:val="none" w:sz="0" w:space="0" w:color="auto"/>
        <w:left w:val="none" w:sz="0" w:space="0" w:color="auto"/>
        <w:bottom w:val="none" w:sz="0" w:space="0" w:color="auto"/>
        <w:right w:val="none" w:sz="0" w:space="0" w:color="auto"/>
      </w:divBdr>
      <w:divsChild>
        <w:div w:id="1698892761">
          <w:marLeft w:val="0"/>
          <w:marRight w:val="0"/>
          <w:marTop w:val="0"/>
          <w:marBottom w:val="0"/>
          <w:divBdr>
            <w:top w:val="none" w:sz="0" w:space="0" w:color="auto"/>
            <w:left w:val="none" w:sz="0" w:space="0" w:color="auto"/>
            <w:bottom w:val="none" w:sz="0" w:space="0" w:color="auto"/>
            <w:right w:val="none" w:sz="0" w:space="0" w:color="auto"/>
          </w:divBdr>
          <w:divsChild>
            <w:div w:id="13059359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93116789">
          <w:marLeft w:val="0"/>
          <w:marRight w:val="0"/>
          <w:marTop w:val="240"/>
          <w:marBottom w:val="0"/>
          <w:divBdr>
            <w:top w:val="none" w:sz="0" w:space="0" w:color="auto"/>
            <w:left w:val="none" w:sz="0" w:space="0" w:color="auto"/>
            <w:bottom w:val="none" w:sz="0" w:space="0" w:color="auto"/>
            <w:right w:val="none" w:sz="0" w:space="0" w:color="auto"/>
          </w:divBdr>
          <w:divsChild>
            <w:div w:id="20329518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9578334">
          <w:marLeft w:val="0"/>
          <w:marRight w:val="0"/>
          <w:marTop w:val="0"/>
          <w:marBottom w:val="0"/>
          <w:divBdr>
            <w:top w:val="none" w:sz="0" w:space="0" w:color="auto"/>
            <w:left w:val="none" w:sz="0" w:space="0" w:color="auto"/>
            <w:bottom w:val="none" w:sz="0" w:space="0" w:color="auto"/>
            <w:right w:val="none" w:sz="0" w:space="0" w:color="auto"/>
          </w:divBdr>
          <w:divsChild>
            <w:div w:id="1193618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0742676">
          <w:marLeft w:val="0"/>
          <w:marRight w:val="0"/>
          <w:marTop w:val="0"/>
          <w:marBottom w:val="0"/>
          <w:divBdr>
            <w:top w:val="none" w:sz="0" w:space="0" w:color="auto"/>
            <w:left w:val="none" w:sz="0" w:space="0" w:color="auto"/>
            <w:bottom w:val="none" w:sz="0" w:space="0" w:color="auto"/>
            <w:right w:val="none" w:sz="0" w:space="0" w:color="auto"/>
          </w:divBdr>
          <w:divsChild>
            <w:div w:id="12643137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48166836">
          <w:marLeft w:val="0"/>
          <w:marRight w:val="0"/>
          <w:marTop w:val="0"/>
          <w:marBottom w:val="0"/>
          <w:divBdr>
            <w:top w:val="none" w:sz="0" w:space="0" w:color="auto"/>
            <w:left w:val="none" w:sz="0" w:space="0" w:color="auto"/>
            <w:bottom w:val="none" w:sz="0" w:space="0" w:color="auto"/>
            <w:right w:val="none" w:sz="0" w:space="0" w:color="auto"/>
          </w:divBdr>
          <w:divsChild>
            <w:div w:id="1469855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47496636">
          <w:marLeft w:val="0"/>
          <w:marRight w:val="0"/>
          <w:marTop w:val="0"/>
          <w:marBottom w:val="0"/>
          <w:divBdr>
            <w:top w:val="none" w:sz="0" w:space="0" w:color="auto"/>
            <w:left w:val="none" w:sz="0" w:space="0" w:color="auto"/>
            <w:bottom w:val="none" w:sz="0" w:space="0" w:color="auto"/>
            <w:right w:val="none" w:sz="0" w:space="0" w:color="auto"/>
          </w:divBdr>
          <w:divsChild>
            <w:div w:id="16390698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67031850">
          <w:marLeft w:val="0"/>
          <w:marRight w:val="0"/>
          <w:marTop w:val="0"/>
          <w:marBottom w:val="0"/>
          <w:divBdr>
            <w:top w:val="none" w:sz="0" w:space="0" w:color="auto"/>
            <w:left w:val="none" w:sz="0" w:space="0" w:color="auto"/>
            <w:bottom w:val="none" w:sz="0" w:space="0" w:color="auto"/>
            <w:right w:val="none" w:sz="0" w:space="0" w:color="auto"/>
          </w:divBdr>
          <w:divsChild>
            <w:div w:id="382852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6095474">
          <w:marLeft w:val="0"/>
          <w:marRight w:val="0"/>
          <w:marTop w:val="0"/>
          <w:marBottom w:val="0"/>
          <w:divBdr>
            <w:top w:val="none" w:sz="0" w:space="0" w:color="auto"/>
            <w:left w:val="none" w:sz="0" w:space="0" w:color="auto"/>
            <w:bottom w:val="none" w:sz="0" w:space="0" w:color="auto"/>
            <w:right w:val="none" w:sz="0" w:space="0" w:color="auto"/>
          </w:divBdr>
          <w:divsChild>
            <w:div w:id="10180481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5369693">
          <w:marLeft w:val="0"/>
          <w:marRight w:val="0"/>
          <w:marTop w:val="0"/>
          <w:marBottom w:val="0"/>
          <w:divBdr>
            <w:top w:val="none" w:sz="0" w:space="0" w:color="auto"/>
            <w:left w:val="none" w:sz="0" w:space="0" w:color="auto"/>
            <w:bottom w:val="none" w:sz="0" w:space="0" w:color="auto"/>
            <w:right w:val="none" w:sz="0" w:space="0" w:color="auto"/>
          </w:divBdr>
          <w:divsChild>
            <w:div w:id="69176224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901669">
          <w:marLeft w:val="0"/>
          <w:marRight w:val="0"/>
          <w:marTop w:val="0"/>
          <w:marBottom w:val="0"/>
          <w:divBdr>
            <w:top w:val="none" w:sz="0" w:space="0" w:color="auto"/>
            <w:left w:val="none" w:sz="0" w:space="0" w:color="auto"/>
            <w:bottom w:val="none" w:sz="0" w:space="0" w:color="auto"/>
            <w:right w:val="none" w:sz="0" w:space="0" w:color="auto"/>
          </w:divBdr>
          <w:divsChild>
            <w:div w:id="14340120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791032">
          <w:marLeft w:val="0"/>
          <w:marRight w:val="0"/>
          <w:marTop w:val="0"/>
          <w:marBottom w:val="0"/>
          <w:divBdr>
            <w:top w:val="none" w:sz="0" w:space="0" w:color="auto"/>
            <w:left w:val="none" w:sz="0" w:space="0" w:color="auto"/>
            <w:bottom w:val="none" w:sz="0" w:space="0" w:color="auto"/>
            <w:right w:val="none" w:sz="0" w:space="0" w:color="auto"/>
          </w:divBdr>
          <w:divsChild>
            <w:div w:id="243031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0512099">
          <w:marLeft w:val="0"/>
          <w:marRight w:val="0"/>
          <w:marTop w:val="0"/>
          <w:marBottom w:val="0"/>
          <w:divBdr>
            <w:top w:val="none" w:sz="0" w:space="0" w:color="auto"/>
            <w:left w:val="none" w:sz="0" w:space="0" w:color="auto"/>
            <w:bottom w:val="none" w:sz="0" w:space="0" w:color="auto"/>
            <w:right w:val="none" w:sz="0" w:space="0" w:color="auto"/>
          </w:divBdr>
          <w:divsChild>
            <w:div w:id="610283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5736610">
          <w:marLeft w:val="0"/>
          <w:marRight w:val="0"/>
          <w:marTop w:val="0"/>
          <w:marBottom w:val="0"/>
          <w:divBdr>
            <w:top w:val="none" w:sz="0" w:space="0" w:color="auto"/>
            <w:left w:val="none" w:sz="0" w:space="0" w:color="auto"/>
            <w:bottom w:val="none" w:sz="0" w:space="0" w:color="auto"/>
            <w:right w:val="none" w:sz="0" w:space="0" w:color="auto"/>
          </w:divBdr>
          <w:divsChild>
            <w:div w:id="14203678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4981825">
          <w:marLeft w:val="0"/>
          <w:marRight w:val="0"/>
          <w:marTop w:val="0"/>
          <w:marBottom w:val="0"/>
          <w:divBdr>
            <w:top w:val="none" w:sz="0" w:space="0" w:color="auto"/>
            <w:left w:val="none" w:sz="0" w:space="0" w:color="auto"/>
            <w:bottom w:val="none" w:sz="0" w:space="0" w:color="auto"/>
            <w:right w:val="none" w:sz="0" w:space="0" w:color="auto"/>
          </w:divBdr>
          <w:divsChild>
            <w:div w:id="16870955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3908534">
          <w:marLeft w:val="0"/>
          <w:marRight w:val="0"/>
          <w:marTop w:val="0"/>
          <w:marBottom w:val="0"/>
          <w:divBdr>
            <w:top w:val="none" w:sz="0" w:space="0" w:color="auto"/>
            <w:left w:val="none" w:sz="0" w:space="0" w:color="auto"/>
            <w:bottom w:val="none" w:sz="0" w:space="0" w:color="auto"/>
            <w:right w:val="none" w:sz="0" w:space="0" w:color="auto"/>
          </w:divBdr>
          <w:divsChild>
            <w:div w:id="108291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1448209">
          <w:marLeft w:val="0"/>
          <w:marRight w:val="0"/>
          <w:marTop w:val="0"/>
          <w:marBottom w:val="0"/>
          <w:divBdr>
            <w:top w:val="none" w:sz="0" w:space="0" w:color="auto"/>
            <w:left w:val="none" w:sz="0" w:space="0" w:color="auto"/>
            <w:bottom w:val="none" w:sz="0" w:space="0" w:color="auto"/>
            <w:right w:val="none" w:sz="0" w:space="0" w:color="auto"/>
          </w:divBdr>
          <w:divsChild>
            <w:div w:id="14133131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409840">
          <w:marLeft w:val="0"/>
          <w:marRight w:val="0"/>
          <w:marTop w:val="0"/>
          <w:marBottom w:val="0"/>
          <w:divBdr>
            <w:top w:val="none" w:sz="0" w:space="0" w:color="auto"/>
            <w:left w:val="none" w:sz="0" w:space="0" w:color="auto"/>
            <w:bottom w:val="none" w:sz="0" w:space="0" w:color="auto"/>
            <w:right w:val="none" w:sz="0" w:space="0" w:color="auto"/>
          </w:divBdr>
          <w:divsChild>
            <w:div w:id="659959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9720983">
          <w:marLeft w:val="0"/>
          <w:marRight w:val="0"/>
          <w:marTop w:val="0"/>
          <w:marBottom w:val="0"/>
          <w:divBdr>
            <w:top w:val="none" w:sz="0" w:space="0" w:color="auto"/>
            <w:left w:val="none" w:sz="0" w:space="0" w:color="auto"/>
            <w:bottom w:val="none" w:sz="0" w:space="0" w:color="auto"/>
            <w:right w:val="none" w:sz="0" w:space="0" w:color="auto"/>
          </w:divBdr>
          <w:divsChild>
            <w:div w:id="1382553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5355336">
          <w:marLeft w:val="0"/>
          <w:marRight w:val="0"/>
          <w:marTop w:val="240"/>
          <w:marBottom w:val="0"/>
          <w:divBdr>
            <w:top w:val="none" w:sz="0" w:space="0" w:color="auto"/>
            <w:left w:val="none" w:sz="0" w:space="0" w:color="auto"/>
            <w:bottom w:val="none" w:sz="0" w:space="0" w:color="auto"/>
            <w:right w:val="none" w:sz="0" w:space="0" w:color="auto"/>
          </w:divBdr>
          <w:divsChild>
            <w:div w:id="1915360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8344607">
          <w:marLeft w:val="0"/>
          <w:marRight w:val="0"/>
          <w:marTop w:val="0"/>
          <w:marBottom w:val="0"/>
          <w:divBdr>
            <w:top w:val="none" w:sz="0" w:space="0" w:color="auto"/>
            <w:left w:val="none" w:sz="0" w:space="0" w:color="auto"/>
            <w:bottom w:val="none" w:sz="0" w:space="0" w:color="auto"/>
            <w:right w:val="none" w:sz="0" w:space="0" w:color="auto"/>
          </w:divBdr>
          <w:divsChild>
            <w:div w:id="18846300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33373974">
          <w:marLeft w:val="0"/>
          <w:marRight w:val="0"/>
          <w:marTop w:val="0"/>
          <w:marBottom w:val="0"/>
          <w:divBdr>
            <w:top w:val="none" w:sz="0" w:space="0" w:color="auto"/>
            <w:left w:val="none" w:sz="0" w:space="0" w:color="auto"/>
            <w:bottom w:val="none" w:sz="0" w:space="0" w:color="auto"/>
            <w:right w:val="none" w:sz="0" w:space="0" w:color="auto"/>
          </w:divBdr>
          <w:divsChild>
            <w:div w:id="2803862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53290704">
          <w:marLeft w:val="0"/>
          <w:marRight w:val="0"/>
          <w:marTop w:val="0"/>
          <w:marBottom w:val="0"/>
          <w:divBdr>
            <w:top w:val="none" w:sz="0" w:space="0" w:color="auto"/>
            <w:left w:val="none" w:sz="0" w:space="0" w:color="auto"/>
            <w:bottom w:val="none" w:sz="0" w:space="0" w:color="auto"/>
            <w:right w:val="none" w:sz="0" w:space="0" w:color="auto"/>
          </w:divBdr>
          <w:divsChild>
            <w:div w:id="17205450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420880">
          <w:marLeft w:val="0"/>
          <w:marRight w:val="0"/>
          <w:marTop w:val="0"/>
          <w:marBottom w:val="0"/>
          <w:divBdr>
            <w:top w:val="none" w:sz="0" w:space="0" w:color="auto"/>
            <w:left w:val="none" w:sz="0" w:space="0" w:color="auto"/>
            <w:bottom w:val="none" w:sz="0" w:space="0" w:color="auto"/>
            <w:right w:val="none" w:sz="0" w:space="0" w:color="auto"/>
          </w:divBdr>
          <w:divsChild>
            <w:div w:id="4473558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9928265">
          <w:marLeft w:val="0"/>
          <w:marRight w:val="0"/>
          <w:marTop w:val="0"/>
          <w:marBottom w:val="0"/>
          <w:divBdr>
            <w:top w:val="none" w:sz="0" w:space="0" w:color="auto"/>
            <w:left w:val="none" w:sz="0" w:space="0" w:color="auto"/>
            <w:bottom w:val="none" w:sz="0" w:space="0" w:color="auto"/>
            <w:right w:val="none" w:sz="0" w:space="0" w:color="auto"/>
          </w:divBdr>
          <w:divsChild>
            <w:div w:id="5493893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711788">
          <w:marLeft w:val="0"/>
          <w:marRight w:val="0"/>
          <w:marTop w:val="0"/>
          <w:marBottom w:val="0"/>
          <w:divBdr>
            <w:top w:val="none" w:sz="0" w:space="0" w:color="auto"/>
            <w:left w:val="none" w:sz="0" w:space="0" w:color="auto"/>
            <w:bottom w:val="none" w:sz="0" w:space="0" w:color="auto"/>
            <w:right w:val="none" w:sz="0" w:space="0" w:color="auto"/>
          </w:divBdr>
          <w:divsChild>
            <w:div w:id="5685406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6251272">
          <w:marLeft w:val="0"/>
          <w:marRight w:val="0"/>
          <w:marTop w:val="0"/>
          <w:marBottom w:val="0"/>
          <w:divBdr>
            <w:top w:val="none" w:sz="0" w:space="0" w:color="auto"/>
            <w:left w:val="none" w:sz="0" w:space="0" w:color="auto"/>
            <w:bottom w:val="none" w:sz="0" w:space="0" w:color="auto"/>
            <w:right w:val="none" w:sz="0" w:space="0" w:color="auto"/>
          </w:divBdr>
          <w:divsChild>
            <w:div w:id="3349634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14660727">
          <w:marLeft w:val="0"/>
          <w:marRight w:val="0"/>
          <w:marTop w:val="0"/>
          <w:marBottom w:val="0"/>
          <w:divBdr>
            <w:top w:val="none" w:sz="0" w:space="0" w:color="auto"/>
            <w:left w:val="none" w:sz="0" w:space="0" w:color="auto"/>
            <w:bottom w:val="none" w:sz="0" w:space="0" w:color="auto"/>
            <w:right w:val="none" w:sz="0" w:space="0" w:color="auto"/>
          </w:divBdr>
          <w:divsChild>
            <w:div w:id="1849052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3252331">
          <w:marLeft w:val="0"/>
          <w:marRight w:val="0"/>
          <w:marTop w:val="240"/>
          <w:marBottom w:val="0"/>
          <w:divBdr>
            <w:top w:val="none" w:sz="0" w:space="0" w:color="auto"/>
            <w:left w:val="none" w:sz="0" w:space="0" w:color="auto"/>
            <w:bottom w:val="none" w:sz="0" w:space="0" w:color="auto"/>
            <w:right w:val="none" w:sz="0" w:space="0" w:color="auto"/>
          </w:divBdr>
          <w:divsChild>
            <w:div w:id="16978028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25789838">
          <w:marLeft w:val="0"/>
          <w:marRight w:val="0"/>
          <w:marTop w:val="0"/>
          <w:marBottom w:val="0"/>
          <w:divBdr>
            <w:top w:val="none" w:sz="0" w:space="0" w:color="auto"/>
            <w:left w:val="none" w:sz="0" w:space="0" w:color="auto"/>
            <w:bottom w:val="none" w:sz="0" w:space="0" w:color="auto"/>
            <w:right w:val="none" w:sz="0" w:space="0" w:color="auto"/>
          </w:divBdr>
          <w:divsChild>
            <w:div w:id="15669919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0979785">
          <w:marLeft w:val="0"/>
          <w:marRight w:val="0"/>
          <w:marTop w:val="0"/>
          <w:marBottom w:val="0"/>
          <w:divBdr>
            <w:top w:val="none" w:sz="0" w:space="0" w:color="auto"/>
            <w:left w:val="none" w:sz="0" w:space="0" w:color="auto"/>
            <w:bottom w:val="none" w:sz="0" w:space="0" w:color="auto"/>
            <w:right w:val="none" w:sz="0" w:space="0" w:color="auto"/>
          </w:divBdr>
          <w:divsChild>
            <w:div w:id="17602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4022355">
          <w:marLeft w:val="0"/>
          <w:marRight w:val="0"/>
          <w:marTop w:val="0"/>
          <w:marBottom w:val="0"/>
          <w:divBdr>
            <w:top w:val="none" w:sz="0" w:space="0" w:color="auto"/>
            <w:left w:val="none" w:sz="0" w:space="0" w:color="auto"/>
            <w:bottom w:val="none" w:sz="0" w:space="0" w:color="auto"/>
            <w:right w:val="none" w:sz="0" w:space="0" w:color="auto"/>
          </w:divBdr>
          <w:divsChild>
            <w:div w:id="705898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16505919">
          <w:marLeft w:val="0"/>
          <w:marRight w:val="0"/>
          <w:marTop w:val="0"/>
          <w:marBottom w:val="0"/>
          <w:divBdr>
            <w:top w:val="none" w:sz="0" w:space="0" w:color="auto"/>
            <w:left w:val="none" w:sz="0" w:space="0" w:color="auto"/>
            <w:bottom w:val="none" w:sz="0" w:space="0" w:color="auto"/>
            <w:right w:val="none" w:sz="0" w:space="0" w:color="auto"/>
          </w:divBdr>
          <w:divsChild>
            <w:div w:id="4189077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0169929">
          <w:marLeft w:val="0"/>
          <w:marRight w:val="0"/>
          <w:marTop w:val="0"/>
          <w:marBottom w:val="0"/>
          <w:divBdr>
            <w:top w:val="none" w:sz="0" w:space="0" w:color="auto"/>
            <w:left w:val="none" w:sz="0" w:space="0" w:color="auto"/>
            <w:bottom w:val="none" w:sz="0" w:space="0" w:color="auto"/>
            <w:right w:val="none" w:sz="0" w:space="0" w:color="auto"/>
          </w:divBdr>
          <w:divsChild>
            <w:div w:id="12888537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10949692">
          <w:marLeft w:val="0"/>
          <w:marRight w:val="0"/>
          <w:marTop w:val="0"/>
          <w:marBottom w:val="0"/>
          <w:divBdr>
            <w:top w:val="none" w:sz="0" w:space="0" w:color="auto"/>
            <w:left w:val="none" w:sz="0" w:space="0" w:color="auto"/>
            <w:bottom w:val="none" w:sz="0" w:space="0" w:color="auto"/>
            <w:right w:val="none" w:sz="0" w:space="0" w:color="auto"/>
          </w:divBdr>
          <w:divsChild>
            <w:div w:id="931350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99716629">
      <w:bodyDiv w:val="1"/>
      <w:marLeft w:val="0"/>
      <w:marRight w:val="0"/>
      <w:marTop w:val="0"/>
      <w:marBottom w:val="0"/>
      <w:divBdr>
        <w:top w:val="none" w:sz="0" w:space="0" w:color="auto"/>
        <w:left w:val="none" w:sz="0" w:space="0" w:color="auto"/>
        <w:bottom w:val="none" w:sz="0" w:space="0" w:color="auto"/>
        <w:right w:val="none" w:sz="0" w:space="0" w:color="auto"/>
      </w:divBdr>
    </w:div>
    <w:div w:id="1813325796">
      <w:bodyDiv w:val="1"/>
      <w:marLeft w:val="0"/>
      <w:marRight w:val="0"/>
      <w:marTop w:val="0"/>
      <w:marBottom w:val="0"/>
      <w:divBdr>
        <w:top w:val="none" w:sz="0" w:space="0" w:color="auto"/>
        <w:left w:val="none" w:sz="0" w:space="0" w:color="auto"/>
        <w:bottom w:val="none" w:sz="0" w:space="0" w:color="auto"/>
        <w:right w:val="none" w:sz="0" w:space="0" w:color="auto"/>
      </w:divBdr>
    </w:div>
    <w:div w:id="1820069594">
      <w:bodyDiv w:val="1"/>
      <w:marLeft w:val="0"/>
      <w:marRight w:val="0"/>
      <w:marTop w:val="0"/>
      <w:marBottom w:val="0"/>
      <w:divBdr>
        <w:top w:val="none" w:sz="0" w:space="0" w:color="auto"/>
        <w:left w:val="none" w:sz="0" w:space="0" w:color="auto"/>
        <w:bottom w:val="none" w:sz="0" w:space="0" w:color="auto"/>
        <w:right w:val="none" w:sz="0" w:space="0" w:color="auto"/>
      </w:divBdr>
    </w:div>
    <w:div w:id="1855805049">
      <w:bodyDiv w:val="1"/>
      <w:marLeft w:val="0"/>
      <w:marRight w:val="0"/>
      <w:marTop w:val="0"/>
      <w:marBottom w:val="0"/>
      <w:divBdr>
        <w:top w:val="none" w:sz="0" w:space="0" w:color="auto"/>
        <w:left w:val="none" w:sz="0" w:space="0" w:color="auto"/>
        <w:bottom w:val="none" w:sz="0" w:space="0" w:color="auto"/>
        <w:right w:val="none" w:sz="0" w:space="0" w:color="auto"/>
      </w:divBdr>
    </w:div>
    <w:div w:id="1860851292">
      <w:bodyDiv w:val="1"/>
      <w:marLeft w:val="0"/>
      <w:marRight w:val="0"/>
      <w:marTop w:val="0"/>
      <w:marBottom w:val="0"/>
      <w:divBdr>
        <w:top w:val="none" w:sz="0" w:space="0" w:color="auto"/>
        <w:left w:val="none" w:sz="0" w:space="0" w:color="auto"/>
        <w:bottom w:val="none" w:sz="0" w:space="0" w:color="auto"/>
        <w:right w:val="none" w:sz="0" w:space="0" w:color="auto"/>
      </w:divBdr>
    </w:div>
    <w:div w:id="1871340378">
      <w:bodyDiv w:val="1"/>
      <w:marLeft w:val="0"/>
      <w:marRight w:val="0"/>
      <w:marTop w:val="0"/>
      <w:marBottom w:val="0"/>
      <w:divBdr>
        <w:top w:val="none" w:sz="0" w:space="0" w:color="auto"/>
        <w:left w:val="none" w:sz="0" w:space="0" w:color="auto"/>
        <w:bottom w:val="none" w:sz="0" w:space="0" w:color="auto"/>
        <w:right w:val="none" w:sz="0" w:space="0" w:color="auto"/>
      </w:divBdr>
    </w:div>
    <w:div w:id="1881505292">
      <w:bodyDiv w:val="1"/>
      <w:marLeft w:val="0"/>
      <w:marRight w:val="0"/>
      <w:marTop w:val="0"/>
      <w:marBottom w:val="0"/>
      <w:divBdr>
        <w:top w:val="none" w:sz="0" w:space="0" w:color="auto"/>
        <w:left w:val="none" w:sz="0" w:space="0" w:color="auto"/>
        <w:bottom w:val="none" w:sz="0" w:space="0" w:color="auto"/>
        <w:right w:val="none" w:sz="0" w:space="0" w:color="auto"/>
      </w:divBdr>
    </w:div>
    <w:div w:id="1896356095">
      <w:bodyDiv w:val="1"/>
      <w:marLeft w:val="0"/>
      <w:marRight w:val="0"/>
      <w:marTop w:val="0"/>
      <w:marBottom w:val="0"/>
      <w:divBdr>
        <w:top w:val="none" w:sz="0" w:space="0" w:color="auto"/>
        <w:left w:val="none" w:sz="0" w:space="0" w:color="auto"/>
        <w:bottom w:val="none" w:sz="0" w:space="0" w:color="auto"/>
        <w:right w:val="none" w:sz="0" w:space="0" w:color="auto"/>
      </w:divBdr>
    </w:div>
    <w:div w:id="1903759077">
      <w:bodyDiv w:val="1"/>
      <w:marLeft w:val="0"/>
      <w:marRight w:val="0"/>
      <w:marTop w:val="0"/>
      <w:marBottom w:val="0"/>
      <w:divBdr>
        <w:top w:val="none" w:sz="0" w:space="0" w:color="auto"/>
        <w:left w:val="none" w:sz="0" w:space="0" w:color="auto"/>
        <w:bottom w:val="none" w:sz="0" w:space="0" w:color="auto"/>
        <w:right w:val="none" w:sz="0" w:space="0" w:color="auto"/>
      </w:divBdr>
      <w:divsChild>
        <w:div w:id="1713311282">
          <w:marLeft w:val="0"/>
          <w:marRight w:val="0"/>
          <w:marTop w:val="0"/>
          <w:marBottom w:val="0"/>
          <w:divBdr>
            <w:top w:val="none" w:sz="0" w:space="0" w:color="auto"/>
            <w:left w:val="none" w:sz="0" w:space="0" w:color="auto"/>
            <w:bottom w:val="none" w:sz="0" w:space="0" w:color="auto"/>
            <w:right w:val="none" w:sz="0" w:space="0" w:color="auto"/>
          </w:divBdr>
          <w:divsChild>
            <w:div w:id="11903356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903665">
          <w:marLeft w:val="0"/>
          <w:marRight w:val="0"/>
          <w:marTop w:val="0"/>
          <w:marBottom w:val="0"/>
          <w:divBdr>
            <w:top w:val="none" w:sz="0" w:space="0" w:color="auto"/>
            <w:left w:val="none" w:sz="0" w:space="0" w:color="auto"/>
            <w:bottom w:val="none" w:sz="0" w:space="0" w:color="auto"/>
            <w:right w:val="none" w:sz="0" w:space="0" w:color="auto"/>
          </w:divBdr>
          <w:divsChild>
            <w:div w:id="8346072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15964595">
      <w:bodyDiv w:val="1"/>
      <w:marLeft w:val="0"/>
      <w:marRight w:val="0"/>
      <w:marTop w:val="0"/>
      <w:marBottom w:val="0"/>
      <w:divBdr>
        <w:top w:val="none" w:sz="0" w:space="0" w:color="auto"/>
        <w:left w:val="none" w:sz="0" w:space="0" w:color="auto"/>
        <w:bottom w:val="none" w:sz="0" w:space="0" w:color="auto"/>
        <w:right w:val="none" w:sz="0" w:space="0" w:color="auto"/>
      </w:divBdr>
    </w:div>
    <w:div w:id="1925063242">
      <w:bodyDiv w:val="1"/>
      <w:marLeft w:val="0"/>
      <w:marRight w:val="0"/>
      <w:marTop w:val="0"/>
      <w:marBottom w:val="0"/>
      <w:divBdr>
        <w:top w:val="none" w:sz="0" w:space="0" w:color="auto"/>
        <w:left w:val="none" w:sz="0" w:space="0" w:color="auto"/>
        <w:bottom w:val="none" w:sz="0" w:space="0" w:color="auto"/>
        <w:right w:val="none" w:sz="0" w:space="0" w:color="auto"/>
      </w:divBdr>
    </w:div>
    <w:div w:id="1951280627">
      <w:bodyDiv w:val="1"/>
      <w:marLeft w:val="0"/>
      <w:marRight w:val="0"/>
      <w:marTop w:val="0"/>
      <w:marBottom w:val="0"/>
      <w:divBdr>
        <w:top w:val="none" w:sz="0" w:space="0" w:color="auto"/>
        <w:left w:val="none" w:sz="0" w:space="0" w:color="auto"/>
        <w:bottom w:val="none" w:sz="0" w:space="0" w:color="auto"/>
        <w:right w:val="none" w:sz="0" w:space="0" w:color="auto"/>
      </w:divBdr>
    </w:div>
    <w:div w:id="1961185177">
      <w:bodyDiv w:val="1"/>
      <w:marLeft w:val="0"/>
      <w:marRight w:val="0"/>
      <w:marTop w:val="0"/>
      <w:marBottom w:val="0"/>
      <w:divBdr>
        <w:top w:val="none" w:sz="0" w:space="0" w:color="auto"/>
        <w:left w:val="none" w:sz="0" w:space="0" w:color="auto"/>
        <w:bottom w:val="none" w:sz="0" w:space="0" w:color="auto"/>
        <w:right w:val="none" w:sz="0" w:space="0" w:color="auto"/>
      </w:divBdr>
    </w:div>
    <w:div w:id="1985088465">
      <w:bodyDiv w:val="1"/>
      <w:marLeft w:val="0"/>
      <w:marRight w:val="0"/>
      <w:marTop w:val="0"/>
      <w:marBottom w:val="0"/>
      <w:divBdr>
        <w:top w:val="none" w:sz="0" w:space="0" w:color="auto"/>
        <w:left w:val="none" w:sz="0" w:space="0" w:color="auto"/>
        <w:bottom w:val="none" w:sz="0" w:space="0" w:color="auto"/>
        <w:right w:val="none" w:sz="0" w:space="0" w:color="auto"/>
      </w:divBdr>
    </w:div>
    <w:div w:id="1988433467">
      <w:bodyDiv w:val="1"/>
      <w:marLeft w:val="0"/>
      <w:marRight w:val="0"/>
      <w:marTop w:val="0"/>
      <w:marBottom w:val="0"/>
      <w:divBdr>
        <w:top w:val="none" w:sz="0" w:space="0" w:color="auto"/>
        <w:left w:val="none" w:sz="0" w:space="0" w:color="auto"/>
        <w:bottom w:val="none" w:sz="0" w:space="0" w:color="auto"/>
        <w:right w:val="none" w:sz="0" w:space="0" w:color="auto"/>
      </w:divBdr>
    </w:div>
    <w:div w:id="1991867430">
      <w:bodyDiv w:val="1"/>
      <w:marLeft w:val="0"/>
      <w:marRight w:val="0"/>
      <w:marTop w:val="0"/>
      <w:marBottom w:val="0"/>
      <w:divBdr>
        <w:top w:val="none" w:sz="0" w:space="0" w:color="auto"/>
        <w:left w:val="none" w:sz="0" w:space="0" w:color="auto"/>
        <w:bottom w:val="none" w:sz="0" w:space="0" w:color="auto"/>
        <w:right w:val="none" w:sz="0" w:space="0" w:color="auto"/>
      </w:divBdr>
    </w:div>
    <w:div w:id="1993677678">
      <w:bodyDiv w:val="1"/>
      <w:marLeft w:val="0"/>
      <w:marRight w:val="0"/>
      <w:marTop w:val="0"/>
      <w:marBottom w:val="0"/>
      <w:divBdr>
        <w:top w:val="none" w:sz="0" w:space="0" w:color="auto"/>
        <w:left w:val="none" w:sz="0" w:space="0" w:color="auto"/>
        <w:bottom w:val="none" w:sz="0" w:space="0" w:color="auto"/>
        <w:right w:val="none" w:sz="0" w:space="0" w:color="auto"/>
      </w:divBdr>
    </w:div>
    <w:div w:id="2015838669">
      <w:bodyDiv w:val="1"/>
      <w:marLeft w:val="0"/>
      <w:marRight w:val="0"/>
      <w:marTop w:val="0"/>
      <w:marBottom w:val="0"/>
      <w:divBdr>
        <w:top w:val="none" w:sz="0" w:space="0" w:color="auto"/>
        <w:left w:val="none" w:sz="0" w:space="0" w:color="auto"/>
        <w:bottom w:val="none" w:sz="0" w:space="0" w:color="auto"/>
        <w:right w:val="none" w:sz="0" w:space="0" w:color="auto"/>
      </w:divBdr>
      <w:divsChild>
        <w:div w:id="1305961392">
          <w:marLeft w:val="0"/>
          <w:marRight w:val="0"/>
          <w:marTop w:val="0"/>
          <w:marBottom w:val="0"/>
          <w:divBdr>
            <w:top w:val="none" w:sz="0" w:space="0" w:color="auto"/>
            <w:left w:val="none" w:sz="0" w:space="0" w:color="auto"/>
            <w:bottom w:val="none" w:sz="0" w:space="0" w:color="auto"/>
            <w:right w:val="none" w:sz="0" w:space="0" w:color="auto"/>
          </w:divBdr>
        </w:div>
        <w:div w:id="1783960432">
          <w:marLeft w:val="0"/>
          <w:marRight w:val="0"/>
          <w:marTop w:val="0"/>
          <w:marBottom w:val="0"/>
          <w:divBdr>
            <w:top w:val="none" w:sz="0" w:space="0" w:color="auto"/>
            <w:left w:val="none" w:sz="0" w:space="0" w:color="auto"/>
            <w:bottom w:val="none" w:sz="0" w:space="0" w:color="auto"/>
            <w:right w:val="none" w:sz="0" w:space="0" w:color="auto"/>
          </w:divBdr>
        </w:div>
        <w:div w:id="756053370">
          <w:marLeft w:val="0"/>
          <w:marRight w:val="0"/>
          <w:marTop w:val="0"/>
          <w:marBottom w:val="0"/>
          <w:divBdr>
            <w:top w:val="none" w:sz="0" w:space="0" w:color="auto"/>
            <w:left w:val="none" w:sz="0" w:space="0" w:color="auto"/>
            <w:bottom w:val="none" w:sz="0" w:space="0" w:color="auto"/>
            <w:right w:val="none" w:sz="0" w:space="0" w:color="auto"/>
          </w:divBdr>
        </w:div>
        <w:div w:id="23529696">
          <w:marLeft w:val="0"/>
          <w:marRight w:val="0"/>
          <w:marTop w:val="0"/>
          <w:marBottom w:val="0"/>
          <w:divBdr>
            <w:top w:val="none" w:sz="0" w:space="0" w:color="auto"/>
            <w:left w:val="none" w:sz="0" w:space="0" w:color="auto"/>
            <w:bottom w:val="none" w:sz="0" w:space="0" w:color="auto"/>
            <w:right w:val="none" w:sz="0" w:space="0" w:color="auto"/>
          </w:divBdr>
        </w:div>
      </w:divsChild>
    </w:div>
    <w:div w:id="2060395080">
      <w:bodyDiv w:val="1"/>
      <w:marLeft w:val="0"/>
      <w:marRight w:val="0"/>
      <w:marTop w:val="0"/>
      <w:marBottom w:val="0"/>
      <w:divBdr>
        <w:top w:val="none" w:sz="0" w:space="0" w:color="auto"/>
        <w:left w:val="none" w:sz="0" w:space="0" w:color="auto"/>
        <w:bottom w:val="none" w:sz="0" w:space="0" w:color="auto"/>
        <w:right w:val="none" w:sz="0" w:space="0" w:color="auto"/>
      </w:divBdr>
      <w:divsChild>
        <w:div w:id="1158688498">
          <w:marLeft w:val="0"/>
          <w:marRight w:val="0"/>
          <w:marTop w:val="0"/>
          <w:marBottom w:val="0"/>
          <w:divBdr>
            <w:top w:val="none" w:sz="0" w:space="0" w:color="auto"/>
            <w:left w:val="none" w:sz="0" w:space="0" w:color="auto"/>
            <w:bottom w:val="none" w:sz="0" w:space="0" w:color="auto"/>
            <w:right w:val="none" w:sz="0" w:space="0" w:color="auto"/>
          </w:divBdr>
          <w:divsChild>
            <w:div w:id="75983157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2793014">
          <w:marLeft w:val="0"/>
          <w:marRight w:val="0"/>
          <w:marTop w:val="0"/>
          <w:marBottom w:val="0"/>
          <w:divBdr>
            <w:top w:val="none" w:sz="0" w:space="0" w:color="auto"/>
            <w:left w:val="none" w:sz="0" w:space="0" w:color="auto"/>
            <w:bottom w:val="none" w:sz="0" w:space="0" w:color="auto"/>
            <w:right w:val="none" w:sz="0" w:space="0" w:color="auto"/>
          </w:divBdr>
          <w:divsChild>
            <w:div w:id="444933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71804132">
      <w:bodyDiv w:val="1"/>
      <w:marLeft w:val="0"/>
      <w:marRight w:val="0"/>
      <w:marTop w:val="0"/>
      <w:marBottom w:val="0"/>
      <w:divBdr>
        <w:top w:val="none" w:sz="0" w:space="0" w:color="auto"/>
        <w:left w:val="none" w:sz="0" w:space="0" w:color="auto"/>
        <w:bottom w:val="none" w:sz="0" w:space="0" w:color="auto"/>
        <w:right w:val="none" w:sz="0" w:space="0" w:color="auto"/>
      </w:divBdr>
      <w:divsChild>
        <w:div w:id="1022705884">
          <w:marLeft w:val="0"/>
          <w:marRight w:val="0"/>
          <w:marTop w:val="0"/>
          <w:marBottom w:val="0"/>
          <w:divBdr>
            <w:top w:val="none" w:sz="0" w:space="0" w:color="auto"/>
            <w:left w:val="none" w:sz="0" w:space="0" w:color="auto"/>
            <w:bottom w:val="none" w:sz="0" w:space="0" w:color="auto"/>
            <w:right w:val="none" w:sz="0" w:space="0" w:color="auto"/>
          </w:divBdr>
        </w:div>
        <w:div w:id="1588734666">
          <w:marLeft w:val="0"/>
          <w:marRight w:val="0"/>
          <w:marTop w:val="0"/>
          <w:marBottom w:val="0"/>
          <w:divBdr>
            <w:top w:val="none" w:sz="0" w:space="0" w:color="auto"/>
            <w:left w:val="none" w:sz="0" w:space="0" w:color="auto"/>
            <w:bottom w:val="none" w:sz="0" w:space="0" w:color="auto"/>
            <w:right w:val="none" w:sz="0" w:space="0" w:color="auto"/>
          </w:divBdr>
        </w:div>
        <w:div w:id="193617529">
          <w:marLeft w:val="0"/>
          <w:marRight w:val="0"/>
          <w:marTop w:val="0"/>
          <w:marBottom w:val="0"/>
          <w:divBdr>
            <w:top w:val="none" w:sz="0" w:space="0" w:color="auto"/>
            <w:left w:val="none" w:sz="0" w:space="0" w:color="auto"/>
            <w:bottom w:val="none" w:sz="0" w:space="0" w:color="auto"/>
            <w:right w:val="none" w:sz="0" w:space="0" w:color="auto"/>
          </w:divBdr>
        </w:div>
        <w:div w:id="2091270912">
          <w:marLeft w:val="0"/>
          <w:marRight w:val="0"/>
          <w:marTop w:val="0"/>
          <w:marBottom w:val="0"/>
          <w:divBdr>
            <w:top w:val="none" w:sz="0" w:space="0" w:color="auto"/>
            <w:left w:val="none" w:sz="0" w:space="0" w:color="auto"/>
            <w:bottom w:val="none" w:sz="0" w:space="0" w:color="auto"/>
            <w:right w:val="none" w:sz="0" w:space="0" w:color="auto"/>
          </w:divBdr>
        </w:div>
      </w:divsChild>
    </w:div>
    <w:div w:id="2076853812">
      <w:bodyDiv w:val="1"/>
      <w:marLeft w:val="0"/>
      <w:marRight w:val="0"/>
      <w:marTop w:val="0"/>
      <w:marBottom w:val="0"/>
      <w:divBdr>
        <w:top w:val="none" w:sz="0" w:space="0" w:color="auto"/>
        <w:left w:val="none" w:sz="0" w:space="0" w:color="auto"/>
        <w:bottom w:val="none" w:sz="0" w:space="0" w:color="auto"/>
        <w:right w:val="none" w:sz="0" w:space="0" w:color="auto"/>
      </w:divBdr>
      <w:divsChild>
        <w:div w:id="1097597254">
          <w:marLeft w:val="0"/>
          <w:marRight w:val="0"/>
          <w:marTop w:val="0"/>
          <w:marBottom w:val="0"/>
          <w:divBdr>
            <w:top w:val="none" w:sz="0" w:space="0" w:color="auto"/>
            <w:left w:val="none" w:sz="0" w:space="0" w:color="auto"/>
            <w:bottom w:val="none" w:sz="0" w:space="0" w:color="auto"/>
            <w:right w:val="none" w:sz="0" w:space="0" w:color="auto"/>
          </w:divBdr>
        </w:div>
        <w:div w:id="1499660959">
          <w:marLeft w:val="0"/>
          <w:marRight w:val="0"/>
          <w:marTop w:val="0"/>
          <w:marBottom w:val="0"/>
          <w:divBdr>
            <w:top w:val="none" w:sz="0" w:space="0" w:color="auto"/>
            <w:left w:val="none" w:sz="0" w:space="0" w:color="auto"/>
            <w:bottom w:val="none" w:sz="0" w:space="0" w:color="auto"/>
            <w:right w:val="none" w:sz="0" w:space="0" w:color="auto"/>
          </w:divBdr>
        </w:div>
        <w:div w:id="439841095">
          <w:marLeft w:val="0"/>
          <w:marRight w:val="0"/>
          <w:marTop w:val="0"/>
          <w:marBottom w:val="0"/>
          <w:divBdr>
            <w:top w:val="none" w:sz="0" w:space="0" w:color="auto"/>
            <w:left w:val="none" w:sz="0" w:space="0" w:color="auto"/>
            <w:bottom w:val="none" w:sz="0" w:space="0" w:color="auto"/>
            <w:right w:val="none" w:sz="0" w:space="0" w:color="auto"/>
          </w:divBdr>
        </w:div>
        <w:div w:id="1231620834">
          <w:marLeft w:val="0"/>
          <w:marRight w:val="0"/>
          <w:marTop w:val="0"/>
          <w:marBottom w:val="0"/>
          <w:divBdr>
            <w:top w:val="none" w:sz="0" w:space="0" w:color="auto"/>
            <w:left w:val="none" w:sz="0" w:space="0" w:color="auto"/>
            <w:bottom w:val="none" w:sz="0" w:space="0" w:color="auto"/>
            <w:right w:val="none" w:sz="0" w:space="0" w:color="auto"/>
          </w:divBdr>
        </w:div>
      </w:divsChild>
    </w:div>
    <w:div w:id="2142335376">
      <w:bodyDiv w:val="1"/>
      <w:marLeft w:val="0"/>
      <w:marRight w:val="0"/>
      <w:marTop w:val="0"/>
      <w:marBottom w:val="0"/>
      <w:divBdr>
        <w:top w:val="none" w:sz="0" w:space="0" w:color="auto"/>
        <w:left w:val="none" w:sz="0" w:space="0" w:color="auto"/>
        <w:bottom w:val="none" w:sz="0" w:space="0" w:color="auto"/>
        <w:right w:val="none" w:sz="0" w:space="0" w:color="auto"/>
      </w:divBdr>
    </w:div>
    <w:div w:id="2142648948">
      <w:bodyDiv w:val="1"/>
      <w:marLeft w:val="0"/>
      <w:marRight w:val="0"/>
      <w:marTop w:val="0"/>
      <w:marBottom w:val="0"/>
      <w:divBdr>
        <w:top w:val="none" w:sz="0" w:space="0" w:color="auto"/>
        <w:left w:val="none" w:sz="0" w:space="0" w:color="auto"/>
        <w:bottom w:val="none" w:sz="0" w:space="0" w:color="auto"/>
        <w:right w:val="none" w:sz="0" w:space="0" w:color="auto"/>
      </w:divBdr>
    </w:div>
    <w:div w:id="2147159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endnotes" Target="endnotes.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header" Target="header6.xml"/><Relationship Id="rId23" Type="http://schemas.openxmlformats.org/officeDocument/2006/relationships/footer" Target="footer6.xml"/><Relationship Id="rId24" Type="http://schemas.openxmlformats.org/officeDocument/2006/relationships/header" Target="header7.xml"/><Relationship Id="rId25" Type="http://schemas.openxmlformats.org/officeDocument/2006/relationships/header" Target="header8.xml"/><Relationship Id="rId26" Type="http://schemas.openxmlformats.org/officeDocument/2006/relationships/header" Target="head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fontTable" Target="fontTable.xml"/><Relationship Id="rId30" Type="http://schemas.microsoft.com/office/2011/relationships/people" Target="people.xml"/><Relationship Id="rId31"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1.xml"/><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comments" Target="comments.xml"/><Relationship Id="rId16" Type="http://schemas.microsoft.com/office/2011/relationships/commentsExtended" Target="commentsExtended.xml"/><Relationship Id="rId17" Type="http://schemas.openxmlformats.org/officeDocument/2006/relationships/footer" Target="footer4.xml"/><Relationship Id="rId18" Type="http://schemas.openxmlformats.org/officeDocument/2006/relationships/header" Target="header3.xml"/><Relationship Id="rId19" Type="http://schemas.openxmlformats.org/officeDocument/2006/relationships/header" Target="header4.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4DD4AB-2C1A-5940-AEE4-2FBE2369D2AA}">
  <ds:schemaRefs>
    <ds:schemaRef ds:uri="http://schemas.openxmlformats.org/officeDocument/2006/bibliography"/>
  </ds:schemaRefs>
</ds:datastoreItem>
</file>

<file path=customXml/itemProps2.xml><?xml version="1.0" encoding="utf-8"?>
<ds:datastoreItem xmlns:ds="http://schemas.openxmlformats.org/officeDocument/2006/customXml" ds:itemID="{596B49C5-0188-F648-B97E-9D9325AB6EB7}">
  <ds:schemaRefs>
    <ds:schemaRef ds:uri="http://schemas.openxmlformats.org/officeDocument/2006/bibliography"/>
  </ds:schemaRefs>
</ds:datastoreItem>
</file>

<file path=customXml/itemProps3.xml><?xml version="1.0" encoding="utf-8"?>
<ds:datastoreItem xmlns:ds="http://schemas.openxmlformats.org/officeDocument/2006/customXml" ds:itemID="{393A36A0-F15A-1D4B-940C-C136650E25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31412</TotalTime>
  <Pages>1135</Pages>
  <Words>218701</Words>
  <Characters>1246599</Characters>
  <Application>Microsoft Macintosh Word</Application>
  <DocSecurity>0</DocSecurity>
  <Lines>10388</Lines>
  <Paragraphs>2924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1462376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Brett Slote</dc:creator>
  <cp:lastModifiedBy>Microsoft Office User</cp:lastModifiedBy>
  <cp:revision>691</cp:revision>
  <cp:lastPrinted>2016-07-01T02:20:00Z</cp:lastPrinted>
  <dcterms:created xsi:type="dcterms:W3CDTF">2014-10-30T02:06:00Z</dcterms:created>
  <dcterms:modified xsi:type="dcterms:W3CDTF">2016-07-09T01:21:00Z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1Dg9sm-NtIW4ggpLRJLUyMfPVaHs5Fwpj8sGSOlpijNc</vt:lpwstr>
  </property>
  <property fmtid="{D5CDD505-2E9C-101B-9397-08002B2CF9AE}" pid="4" name="Google.Documents.RevisionId">
    <vt:lpwstr>16284080899327954081</vt:lpwstr>
  </property>
  <property fmtid="{D5CDD505-2E9C-101B-9397-08002B2CF9AE}" pid="5" name="Google.Documents.PreviousRevisionId">
    <vt:lpwstr>18034828153106611866</vt:lpwstr>
  </property>
  <property fmtid="{D5CDD505-2E9C-101B-9397-08002B2CF9AE}" pid="6" name="Google.Documents.PluginVersion">
    <vt:lpwstr>2.0.2424.7283</vt:lpwstr>
  </property>
  <property fmtid="{D5CDD505-2E9C-101B-9397-08002B2CF9AE}" pid="7" name="Google.Documents.MergeIncapabilityFlags">
    <vt:i4>0</vt:i4>
  </property>
</Properties>
</file>